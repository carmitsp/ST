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71450C" w14:textId="77777777" w:rsidR="00E56F86" w:rsidRDefault="00E56F86" w:rsidP="0031551B">
      <w:pPr>
        <w:pStyle w:val="BodyTextIndent"/>
        <w:rPr>
          <w:rtl/>
        </w:rPr>
      </w:pPr>
    </w:p>
    <w:p w14:paraId="6B72AA29" w14:textId="1A912394" w:rsidR="00335555" w:rsidRPr="007A71E0" w:rsidRDefault="009017F6" w:rsidP="00F976F7">
      <w:pPr>
        <w:pStyle w:val="Title"/>
        <w:jc w:val="center"/>
        <w:rPr>
          <w:rStyle w:val="BookTitle"/>
          <w:bCs w:val="0"/>
          <w:smallCaps w:val="0"/>
          <w:color w:val="4F81BD" w:themeColor="accent1"/>
          <w:spacing w:val="0"/>
          <w:sz w:val="144"/>
          <w:szCs w:val="144"/>
          <w:rtl/>
          <w14:glow w14:rad="63500">
            <w14:schemeClr w14:val="accent5">
              <w14:alpha w14:val="40000"/>
              <w14:lumMod w14:val="20000"/>
              <w14:lumOff w14:val="80000"/>
            </w14:schemeClr>
          </w14:glow>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pPr>
      <w:r w:rsidRPr="007A71E0">
        <w:rPr>
          <w:rStyle w:val="BookTitle"/>
          <w:rFonts w:hint="cs"/>
          <w:bCs w:val="0"/>
          <w:smallCaps w:val="0"/>
          <w:color w:val="4F81BD" w:themeColor="accent1"/>
          <w:spacing w:val="0"/>
          <w:sz w:val="144"/>
          <w:szCs w:val="144"/>
          <w:rtl/>
          <w14:glow w14:rad="63500">
            <w14:schemeClr w14:val="accent5">
              <w14:alpha w14:val="40000"/>
              <w14:lumMod w14:val="20000"/>
              <w14:lumOff w14:val="80000"/>
            </w14:schemeClr>
          </w14:glow>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t xml:space="preserve">תורת </w:t>
      </w:r>
      <w:r w:rsidR="00864EC9" w:rsidRPr="006716BA">
        <w:rPr>
          <w:rStyle w:val="BookTitle"/>
          <w:rFonts w:hint="cs"/>
          <w:bCs w:val="0"/>
          <w:smallCaps w:val="0"/>
          <w:color w:val="4F81BD" w:themeColor="accent1"/>
          <w:spacing w:val="0"/>
          <w:sz w:val="144"/>
          <w:szCs w:val="144"/>
          <w:rtl/>
          <w14:glow w14:rad="63500">
            <w14:schemeClr w14:val="accent5">
              <w14:alpha w14:val="40000"/>
              <w14:lumMod w14:val="20000"/>
              <w14:lumOff w14:val="80000"/>
            </w14:schemeClr>
          </w14:glow>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t>ה</w:t>
      </w:r>
      <w:r w:rsidR="00480085">
        <w:rPr>
          <w:rStyle w:val="BookTitle"/>
          <w:rFonts w:hint="cs"/>
          <w:bCs w:val="0"/>
          <w:smallCaps w:val="0"/>
          <w:color w:val="4F81BD" w:themeColor="accent1"/>
          <w:spacing w:val="0"/>
          <w:sz w:val="144"/>
          <w:szCs w:val="144"/>
          <w:rtl/>
          <w14:glow w14:rad="63500">
            <w14:schemeClr w14:val="accent5">
              <w14:alpha w14:val="40000"/>
              <w14:lumMod w14:val="20000"/>
              <w14:lumOff w14:val="80000"/>
            </w14:schemeClr>
          </w14:glow>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t>ק</w:t>
      </w:r>
      <w:r w:rsidR="00864EC9">
        <w:rPr>
          <w:rStyle w:val="BookTitle"/>
          <w:rFonts w:hint="cs"/>
          <w:bCs w:val="0"/>
          <w:smallCaps w:val="0"/>
          <w:color w:val="4F81BD" w:themeColor="accent1"/>
          <w:spacing w:val="0"/>
          <w:sz w:val="144"/>
          <w:szCs w:val="144"/>
          <w:rtl/>
          <w14:glow w14:rad="63500">
            <w14:schemeClr w14:val="accent5">
              <w14:alpha w14:val="40000"/>
              <w14:lumMod w14:val="20000"/>
              <w14:lumOff w14:val="80000"/>
            </w14:schemeClr>
          </w14:glow>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t>בו</w:t>
      </w:r>
      <w:r w:rsidR="00480085">
        <w:rPr>
          <w:rStyle w:val="BookTitle"/>
          <w:rFonts w:hint="cs"/>
          <w:bCs w:val="0"/>
          <w:smallCaps w:val="0"/>
          <w:color w:val="4F81BD" w:themeColor="accent1"/>
          <w:spacing w:val="0"/>
          <w:sz w:val="144"/>
          <w:szCs w:val="144"/>
          <w:rtl/>
          <w14:glow w14:rad="63500">
            <w14:schemeClr w14:val="accent5">
              <w14:alpha w14:val="40000"/>
              <w14:lumMod w14:val="20000"/>
              <w14:lumOff w14:val="80000"/>
            </w14:schemeClr>
          </w14:glow>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t>צ</w:t>
      </w:r>
      <w:r w:rsidR="00864EC9" w:rsidRPr="006716BA">
        <w:rPr>
          <w:rStyle w:val="BookTitle"/>
          <w:rFonts w:hint="cs"/>
          <w:bCs w:val="0"/>
          <w:smallCaps w:val="0"/>
          <w:color w:val="4F81BD" w:themeColor="accent1"/>
          <w:spacing w:val="0"/>
          <w:sz w:val="144"/>
          <w:szCs w:val="144"/>
          <w:rtl/>
          <w14:glow w14:rad="63500">
            <w14:schemeClr w14:val="accent5">
              <w14:alpha w14:val="40000"/>
              <w14:lumMod w14:val="20000"/>
              <w14:lumOff w14:val="80000"/>
            </w14:schemeClr>
          </w14:glow>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t>ות</w:t>
      </w:r>
    </w:p>
    <w:p w14:paraId="255A024A" w14:textId="77777777" w:rsidR="0031551B" w:rsidRPr="0031551B" w:rsidRDefault="0031551B" w:rsidP="0031551B">
      <w:pPr>
        <w:pStyle w:val="BodyTextIndent"/>
        <w:bidi w:val="0"/>
        <w:rPr>
          <w:rtl/>
        </w:rPr>
      </w:pPr>
    </w:p>
    <w:p w14:paraId="1F31ACFF" w14:textId="77777777" w:rsidR="00E56F86" w:rsidRDefault="002019D2" w:rsidP="00E56F86">
      <w:pPr>
        <w:pStyle w:val="Heading1"/>
        <w:rPr>
          <w:rtl/>
        </w:rPr>
      </w:pPr>
      <w:r>
        <w:rPr>
          <w:rtl/>
        </w:rPr>
        <w:t>קָטֹן-קָטָן</w:t>
      </w:r>
    </w:p>
    <w:p w14:paraId="4FC68249" w14:textId="77777777" w:rsidR="00E56F86" w:rsidRDefault="00E56F86" w:rsidP="00250000">
      <w:pPr>
        <w:rPr>
          <w:rtl/>
        </w:rPr>
      </w:pPr>
      <w:bookmarkStart w:id="0" w:name="_Toc299168545"/>
    </w:p>
    <w:p w14:paraId="0D810795" w14:textId="21E02309" w:rsidR="003632CC" w:rsidRDefault="00C76ED9" w:rsidP="00250000">
      <w:pPr>
        <w:rPr>
          <w:rtl/>
        </w:rPr>
      </w:pPr>
      <w:r>
        <w:rPr>
          <w:rFonts w:hint="cs"/>
          <w:rtl/>
        </w:rPr>
        <w:t>[</w:t>
      </w:r>
      <w:r w:rsidR="003632CC">
        <w:rPr>
          <w:rtl/>
        </w:rPr>
        <w:t>לִי יֵשׁ יָדִיד, וּשְׁמוֹ טִנְטָן,</w:t>
      </w:r>
    </w:p>
    <w:p w14:paraId="2A0CA989" w14:textId="77777777" w:rsidR="003632CC" w:rsidRDefault="003632CC" w:rsidP="00250000">
      <w:pPr>
        <w:rPr>
          <w:rtl/>
        </w:rPr>
      </w:pPr>
      <w:r>
        <w:rPr>
          <w:rtl/>
        </w:rPr>
        <w:t>וְהוּא קָטָן, קָטֹן-קָטָן</w:t>
      </w:r>
    </w:p>
    <w:p w14:paraId="42D0AE68" w14:textId="54EBF1EB" w:rsidR="003632CC" w:rsidRDefault="003632CC" w:rsidP="00250000">
      <w:pPr>
        <w:rPr>
          <w:rtl/>
        </w:rPr>
      </w:pPr>
      <w:r>
        <w:rPr>
          <w:rtl/>
        </w:rPr>
        <w:t>וְהוּא קָטָן</w:t>
      </w:r>
      <w:r w:rsidR="00E567A7">
        <w:rPr>
          <w:rtl/>
        </w:rPr>
        <w:t xml:space="preserve"> מאוד, מאוד,</w:t>
      </w:r>
    </w:p>
    <w:p w14:paraId="5ABFAA1D" w14:textId="77777777" w:rsidR="003632CC" w:rsidRDefault="003632CC" w:rsidP="00250000">
      <w:pPr>
        <w:rPr>
          <w:rtl/>
        </w:rPr>
      </w:pPr>
      <w:r>
        <w:rPr>
          <w:rtl/>
        </w:rPr>
        <w:t>וְהוּא שֶׁלִּי, וְהוּא – בְּסוֹד.</w:t>
      </w:r>
    </w:p>
    <w:p w14:paraId="05EE0EAE" w14:textId="77777777" w:rsidR="003632CC" w:rsidRDefault="003632CC" w:rsidP="00250000">
      <w:pPr>
        <w:rPr>
          <w:rtl/>
        </w:rPr>
      </w:pPr>
    </w:p>
    <w:p w14:paraId="18B5CB28" w14:textId="77777777" w:rsidR="003632CC" w:rsidRDefault="003632CC" w:rsidP="00250000">
      <w:pPr>
        <w:rPr>
          <w:rtl/>
        </w:rPr>
      </w:pPr>
      <w:r>
        <w:rPr>
          <w:rtl/>
        </w:rPr>
        <w:t>אַךְ הוּא יָשֵׁן בְּמִיטָּתִי,</w:t>
      </w:r>
    </w:p>
    <w:p w14:paraId="113F7BE0" w14:textId="77777777" w:rsidR="003632CC" w:rsidRDefault="003632CC" w:rsidP="00250000">
      <w:pPr>
        <w:rPr>
          <w:rtl/>
        </w:rPr>
      </w:pPr>
      <w:r>
        <w:rPr>
          <w:rtl/>
        </w:rPr>
        <w:t>וְהוּא אוֹכֵל מִצַּלַּחְתִּי,</w:t>
      </w:r>
    </w:p>
    <w:p w14:paraId="4B7FF8A5" w14:textId="77777777" w:rsidR="003632CC" w:rsidRDefault="003632CC" w:rsidP="00250000">
      <w:pPr>
        <w:rPr>
          <w:rtl/>
        </w:rPr>
      </w:pPr>
      <w:r>
        <w:rPr>
          <w:rtl/>
        </w:rPr>
        <w:t xml:space="preserve">וְהוּא תָּמִיד, תָּמִיד אִתִּי – </w:t>
      </w:r>
    </w:p>
    <w:p w14:paraId="0772BB98" w14:textId="77777777" w:rsidR="003632CC" w:rsidRDefault="003632CC" w:rsidP="00250000">
      <w:pPr>
        <w:rPr>
          <w:rtl/>
        </w:rPr>
      </w:pPr>
      <w:r>
        <w:rPr>
          <w:rtl/>
        </w:rPr>
        <w:t xml:space="preserve">יְדִידִי </w:t>
      </w:r>
    </w:p>
    <w:p w14:paraId="57936E0A" w14:textId="77777777" w:rsidR="003632CC" w:rsidRDefault="003632CC" w:rsidP="00250000">
      <w:pPr>
        <w:rPr>
          <w:rtl/>
        </w:rPr>
      </w:pPr>
      <w:r>
        <w:rPr>
          <w:rtl/>
        </w:rPr>
        <w:t>טִנְטָן.</w:t>
      </w:r>
    </w:p>
    <w:p w14:paraId="4DF15BD6" w14:textId="77777777" w:rsidR="003632CC" w:rsidRDefault="003632CC" w:rsidP="00250000">
      <w:pPr>
        <w:rPr>
          <w:rtl/>
        </w:rPr>
      </w:pPr>
    </w:p>
    <w:p w14:paraId="3F5CF14A" w14:textId="5B914312" w:rsidR="003632CC" w:rsidRDefault="003632CC" w:rsidP="00250000">
      <w:pPr>
        <w:rPr>
          <w:rtl/>
        </w:rPr>
      </w:pPr>
      <w:r>
        <w:rPr>
          <w:rtl/>
        </w:rPr>
        <w:t>וְאִישׁ עוֹד לֹא רָאָה אוֹתוֹ,</w:t>
      </w:r>
    </w:p>
    <w:p w14:paraId="6BA187D6" w14:textId="77777777" w:rsidR="003632CC" w:rsidRDefault="003632CC" w:rsidP="00250000">
      <w:pPr>
        <w:rPr>
          <w:rtl/>
        </w:rPr>
      </w:pPr>
      <w:r>
        <w:rPr>
          <w:rtl/>
        </w:rPr>
        <w:t xml:space="preserve">וְאִיש עוֹד לֹא שָׁמַע אוֹתוֹ – </w:t>
      </w:r>
    </w:p>
    <w:p w14:paraId="2EE5026C" w14:textId="02855775" w:rsidR="003632CC" w:rsidRDefault="003632CC" w:rsidP="00250000">
      <w:pPr>
        <w:rPr>
          <w:rtl/>
        </w:rPr>
      </w:pPr>
      <w:r>
        <w:rPr>
          <w:rtl/>
        </w:rPr>
        <w:t xml:space="preserve">לֹא </w:t>
      </w:r>
      <w:r w:rsidR="001C5A04">
        <w:rPr>
          <w:rtl/>
        </w:rPr>
        <w:t>אימא</w:t>
      </w:r>
      <w:r>
        <w:rPr>
          <w:rtl/>
        </w:rPr>
        <w:t xml:space="preserve"> וְלֹא אַבָּא,</w:t>
      </w:r>
    </w:p>
    <w:p w14:paraId="229AAF72" w14:textId="77777777" w:rsidR="003632CC" w:rsidRDefault="003632CC" w:rsidP="00250000">
      <w:pPr>
        <w:rPr>
          <w:rtl/>
        </w:rPr>
      </w:pPr>
      <w:r>
        <w:rPr>
          <w:rtl/>
        </w:rPr>
        <w:t>לֹא סַבְתָּא וְלֹא סַבָּא.</w:t>
      </w:r>
    </w:p>
    <w:p w14:paraId="23496376" w14:textId="77777777" w:rsidR="003632CC" w:rsidRDefault="003632CC" w:rsidP="00250000">
      <w:pPr>
        <w:rPr>
          <w:rtl/>
        </w:rPr>
      </w:pPr>
    </w:p>
    <w:p w14:paraId="51795E70" w14:textId="77777777" w:rsidR="003632CC" w:rsidRDefault="003632CC" w:rsidP="00250000">
      <w:pPr>
        <w:rPr>
          <w:rtl/>
        </w:rPr>
      </w:pPr>
      <w:r>
        <w:rPr>
          <w:rtl/>
        </w:rPr>
        <w:t>וּכְשֶׁאֲנִי שׁוֹכֵב לִישׁוֹן</w:t>
      </w:r>
    </w:p>
    <w:p w14:paraId="3828CDD9" w14:textId="77777777" w:rsidR="003632CC" w:rsidRDefault="003632CC" w:rsidP="00250000">
      <w:pPr>
        <w:rPr>
          <w:rtl/>
        </w:rPr>
      </w:pPr>
      <w:r>
        <w:rPr>
          <w:rtl/>
        </w:rPr>
        <w:t>הוּא מְסַפֵּר לִי עַל שִׁמְשׁוֹן.</w:t>
      </w:r>
    </w:p>
    <w:p w14:paraId="106DCB89" w14:textId="77777777" w:rsidR="003632CC" w:rsidRDefault="003632CC" w:rsidP="00250000">
      <w:pPr>
        <w:rPr>
          <w:rtl/>
        </w:rPr>
      </w:pPr>
      <w:r>
        <w:rPr>
          <w:rtl/>
        </w:rPr>
        <w:t>שִׁמְשׁוֹן הָיָה גָדוֹל, עֲנָק,</w:t>
      </w:r>
    </w:p>
    <w:p w14:paraId="5F26081B" w14:textId="77777777" w:rsidR="003632CC" w:rsidRDefault="003632CC" w:rsidP="00250000">
      <w:pPr>
        <w:rPr>
          <w:rtl/>
        </w:rPr>
      </w:pPr>
      <w:r>
        <w:rPr>
          <w:rtl/>
        </w:rPr>
        <w:t>שִׁמְשׁוֹן הָיָה גִבּוֹר חָזָק.</w:t>
      </w:r>
    </w:p>
    <w:p w14:paraId="5111DCA2" w14:textId="77777777" w:rsidR="003632CC" w:rsidRDefault="003632CC" w:rsidP="00250000">
      <w:pPr>
        <w:rPr>
          <w:rtl/>
        </w:rPr>
      </w:pPr>
    </w:p>
    <w:p w14:paraId="354A111D" w14:textId="77777777" w:rsidR="003632CC" w:rsidRDefault="003632CC" w:rsidP="00250000">
      <w:pPr>
        <w:rPr>
          <w:rtl/>
        </w:rPr>
      </w:pPr>
      <w:r>
        <w:rPr>
          <w:rtl/>
        </w:rPr>
        <w:t xml:space="preserve">וְגַם טִנְטָן שֶׁלִּי גִּבּוֹר – </w:t>
      </w:r>
    </w:p>
    <w:p w14:paraId="757F4C57" w14:textId="77777777" w:rsidR="003632CC" w:rsidRDefault="003632CC" w:rsidP="00250000">
      <w:pPr>
        <w:rPr>
          <w:rtl/>
        </w:rPr>
      </w:pPr>
      <w:r>
        <w:rPr>
          <w:rtl/>
        </w:rPr>
        <w:t>אֵינוֹ פּוֹחֵד לִישׁוֹן בְּלִי אוֹר,</w:t>
      </w:r>
    </w:p>
    <w:p w14:paraId="2FA09866" w14:textId="77777777" w:rsidR="003632CC" w:rsidRDefault="003632CC" w:rsidP="00250000">
      <w:pPr>
        <w:rPr>
          <w:rtl/>
        </w:rPr>
      </w:pPr>
      <w:r>
        <w:rPr>
          <w:rtl/>
        </w:rPr>
        <w:t>אֵינוֹ פּוֹחֵד מִשּׁוּם דָּבַר, –</w:t>
      </w:r>
    </w:p>
    <w:p w14:paraId="3F033F05" w14:textId="77777777" w:rsidR="003632CC" w:rsidRDefault="003632CC" w:rsidP="00250000">
      <w:pPr>
        <w:rPr>
          <w:rtl/>
        </w:rPr>
      </w:pPr>
      <w:r>
        <w:rPr>
          <w:rtl/>
        </w:rPr>
        <w:lastRenderedPageBreak/>
        <w:t>אֵינוֹ פּוֹחֵד מִפְּנַי עַכְבָּר!..</w:t>
      </w:r>
    </w:p>
    <w:p w14:paraId="7A9584F8" w14:textId="77777777" w:rsidR="003632CC" w:rsidRDefault="003632CC" w:rsidP="00250000">
      <w:pPr>
        <w:rPr>
          <w:rtl/>
        </w:rPr>
      </w:pPr>
    </w:p>
    <w:p w14:paraId="551B1C59" w14:textId="77777777" w:rsidR="003632CC" w:rsidRDefault="003632CC" w:rsidP="00250000">
      <w:pPr>
        <w:rPr>
          <w:rtl/>
        </w:rPr>
      </w:pPr>
      <w:r>
        <w:rPr>
          <w:rtl/>
        </w:rPr>
        <w:t>אַךְ יֵשׁ וְרַע הוּא, רַע – אֵין גְּבוּל!</w:t>
      </w:r>
    </w:p>
    <w:p w14:paraId="0C1B5EB9" w14:textId="77777777" w:rsidR="003632CC" w:rsidRDefault="003632CC" w:rsidP="00250000">
      <w:pPr>
        <w:rPr>
          <w:rtl/>
        </w:rPr>
      </w:pPr>
      <w:r>
        <w:rPr>
          <w:rtl/>
        </w:rPr>
        <w:t>מוֹשֵׁךְ זְנָבוֹ שֶׁל הֶחָתוּל,</w:t>
      </w:r>
    </w:p>
    <w:p w14:paraId="110D9143" w14:textId="77777777" w:rsidR="003632CC" w:rsidRDefault="003632CC" w:rsidP="00250000">
      <w:pPr>
        <w:rPr>
          <w:rtl/>
        </w:rPr>
      </w:pPr>
      <w:r>
        <w:rPr>
          <w:rtl/>
        </w:rPr>
        <w:t>וְהַבֵּיצָה אֵינוֹ אוֹכֵל,</w:t>
      </w:r>
    </w:p>
    <w:p w14:paraId="508A77B4" w14:textId="77777777" w:rsidR="003632CC" w:rsidRDefault="003632CC" w:rsidP="00250000">
      <w:pPr>
        <w:rPr>
          <w:rtl/>
        </w:rPr>
      </w:pPr>
      <w:r>
        <w:rPr>
          <w:rtl/>
        </w:rPr>
        <w:t>וְרַק צוֹעֵק וּמִשְׁתּוֹלֵל!</w:t>
      </w:r>
    </w:p>
    <w:p w14:paraId="6B1F0F5A" w14:textId="77777777" w:rsidR="003632CC" w:rsidRDefault="003632CC" w:rsidP="00250000">
      <w:pPr>
        <w:rPr>
          <w:rtl/>
        </w:rPr>
      </w:pPr>
    </w:p>
    <w:p w14:paraId="219CDD2B" w14:textId="0AD9C85E" w:rsidR="003632CC" w:rsidRDefault="003632CC" w:rsidP="00250000">
      <w:pPr>
        <w:rPr>
          <w:rtl/>
        </w:rPr>
      </w:pPr>
      <w:r>
        <w:rPr>
          <w:rtl/>
        </w:rPr>
        <w:t>וְאָז</w:t>
      </w:r>
      <w:r w:rsidR="00483BB1">
        <w:rPr>
          <w:rtl/>
        </w:rPr>
        <w:t xml:space="preserve"> הכול </w:t>
      </w:r>
      <w:r>
        <w:rPr>
          <w:rtl/>
        </w:rPr>
        <w:t>רוֹגְזִים עָלַי,</w:t>
      </w:r>
    </w:p>
    <w:p w14:paraId="19DD7CA3" w14:textId="763BB7B0" w:rsidR="003632CC" w:rsidRDefault="003632CC" w:rsidP="00250000">
      <w:pPr>
        <w:rPr>
          <w:rtl/>
        </w:rPr>
      </w:pPr>
      <w:r>
        <w:rPr>
          <w:rtl/>
        </w:rPr>
        <w:t>וְאָז</w:t>
      </w:r>
      <w:r w:rsidR="00483BB1">
        <w:rPr>
          <w:rtl/>
        </w:rPr>
        <w:t xml:space="preserve"> הכול </w:t>
      </w:r>
      <w:r>
        <w:rPr>
          <w:rtl/>
        </w:rPr>
        <w:t>קוֹבְלִים עָלַי,</w:t>
      </w:r>
    </w:p>
    <w:p w14:paraId="61032DAA" w14:textId="77777777" w:rsidR="003632CC" w:rsidRDefault="003632CC" w:rsidP="00250000">
      <w:pPr>
        <w:rPr>
          <w:rtl/>
        </w:rPr>
      </w:pPr>
      <w:r>
        <w:rPr>
          <w:rtl/>
        </w:rPr>
        <w:t>אוֹי, דָּנִי-דָנִי-דָן!</w:t>
      </w:r>
    </w:p>
    <w:p w14:paraId="51FBB24A" w14:textId="77777777" w:rsidR="003632CC" w:rsidRDefault="003632CC" w:rsidP="00250000">
      <w:pPr>
        <w:rPr>
          <w:rtl/>
        </w:rPr>
      </w:pPr>
      <w:r>
        <w:rPr>
          <w:rtl/>
        </w:rPr>
        <w:t xml:space="preserve">וְאֵין יוֹדְעִים כִּי זֶה טִנְטָן – </w:t>
      </w:r>
    </w:p>
    <w:p w14:paraId="3FF3B16D" w14:textId="77777777" w:rsidR="003632CC" w:rsidRDefault="003632CC" w:rsidP="00250000">
      <w:pPr>
        <w:rPr>
          <w:rtl/>
        </w:rPr>
      </w:pPr>
      <w:r>
        <w:rPr>
          <w:rtl/>
        </w:rPr>
        <w:t>יְדִידִי טִנְטָן.</w:t>
      </w:r>
    </w:p>
    <w:p w14:paraId="02EA75B2" w14:textId="392856A8" w:rsidR="003632CC" w:rsidRDefault="003632CC" w:rsidP="00250000">
      <w:pPr>
        <w:rPr>
          <w:rtl/>
        </w:rPr>
      </w:pPr>
    </w:p>
    <w:p w14:paraId="77B1F1FF" w14:textId="77777777" w:rsidR="003632CC" w:rsidRDefault="003632CC" w:rsidP="00250000">
      <w:pPr>
        <w:rPr>
          <w:rtl/>
        </w:rPr>
      </w:pPr>
      <w:r>
        <w:rPr>
          <w:rtl/>
        </w:rPr>
        <w:t>כִּי אִישׁ עוֹד לֹא רָאָה אוֹתוֹ</w:t>
      </w:r>
    </w:p>
    <w:p w14:paraId="009DB6A8" w14:textId="77777777" w:rsidR="003632CC" w:rsidRDefault="003632CC" w:rsidP="00250000">
      <w:pPr>
        <w:rPr>
          <w:rtl/>
        </w:rPr>
      </w:pPr>
      <w:r>
        <w:rPr>
          <w:rtl/>
        </w:rPr>
        <w:t xml:space="preserve">וְאִיש עוֹד לֹא שָׁמַע אוֹתוֹ – </w:t>
      </w:r>
    </w:p>
    <w:p w14:paraId="3D750E8B" w14:textId="43D6EFA6" w:rsidR="003632CC" w:rsidRDefault="003632CC" w:rsidP="00250000">
      <w:pPr>
        <w:rPr>
          <w:rtl/>
        </w:rPr>
      </w:pPr>
      <w:r>
        <w:rPr>
          <w:rtl/>
        </w:rPr>
        <w:t xml:space="preserve">לֹא </w:t>
      </w:r>
      <w:r w:rsidR="001C5A04">
        <w:rPr>
          <w:rtl/>
        </w:rPr>
        <w:t>אימא</w:t>
      </w:r>
      <w:r>
        <w:rPr>
          <w:rtl/>
        </w:rPr>
        <w:t xml:space="preserve"> וְלֹא אַבָּא,</w:t>
      </w:r>
    </w:p>
    <w:p w14:paraId="4EBBB739" w14:textId="77777777" w:rsidR="003632CC" w:rsidRDefault="003632CC" w:rsidP="00250000">
      <w:pPr>
        <w:rPr>
          <w:rtl/>
        </w:rPr>
      </w:pPr>
      <w:r>
        <w:rPr>
          <w:rtl/>
        </w:rPr>
        <w:t>לֹא סַבְתָּא וְלֹא סַבָּא.</w:t>
      </w:r>
    </w:p>
    <w:p w14:paraId="1270EB03" w14:textId="77777777" w:rsidR="003632CC" w:rsidRDefault="003632CC" w:rsidP="00250000">
      <w:pPr>
        <w:rPr>
          <w:rtl/>
        </w:rPr>
      </w:pPr>
    </w:p>
    <w:p w14:paraId="10F49BBF" w14:textId="77777777" w:rsidR="003632CC" w:rsidRDefault="003632CC" w:rsidP="00250000">
      <w:pPr>
        <w:rPr>
          <w:rtl/>
        </w:rPr>
      </w:pPr>
      <w:r>
        <w:rPr>
          <w:rtl/>
        </w:rPr>
        <w:t>וְהוּא שֶׁלִּי, וְהוּא – בְּסוֹד.</w:t>
      </w:r>
    </w:p>
    <w:p w14:paraId="1307B712" w14:textId="4CB9BE38" w:rsidR="003632CC" w:rsidRDefault="003632CC" w:rsidP="00250000">
      <w:pPr>
        <w:rPr>
          <w:rtl/>
        </w:rPr>
      </w:pPr>
      <w:r>
        <w:rPr>
          <w:rtl/>
        </w:rPr>
        <w:t>וְהוּא כֻּלּוֹ קָטֹן</w:t>
      </w:r>
      <w:r w:rsidR="00E567A7">
        <w:rPr>
          <w:rtl/>
        </w:rPr>
        <w:t xml:space="preserve"> מאוד,</w:t>
      </w:r>
    </w:p>
    <w:p w14:paraId="2A06E85C" w14:textId="77777777" w:rsidR="003632CC" w:rsidRDefault="003632CC" w:rsidP="00250000">
      <w:pPr>
        <w:rPr>
          <w:rtl/>
        </w:rPr>
      </w:pPr>
      <w:r>
        <w:rPr>
          <w:rtl/>
        </w:rPr>
        <w:t xml:space="preserve">וְהוּא נֶחְבָּא בְּכַף יָדִי – </w:t>
      </w:r>
    </w:p>
    <w:p w14:paraId="660CDB73" w14:textId="77777777" w:rsidR="003632CC" w:rsidRDefault="003632CC" w:rsidP="00250000">
      <w:pPr>
        <w:rPr>
          <w:rtl/>
        </w:rPr>
      </w:pPr>
      <w:r>
        <w:rPr>
          <w:rtl/>
        </w:rPr>
        <w:t>יְדִידִי</w:t>
      </w:r>
    </w:p>
    <w:p w14:paraId="164BB64D" w14:textId="77777777" w:rsidR="003632CC" w:rsidRDefault="003632CC" w:rsidP="00250000">
      <w:pPr>
        <w:rPr>
          <w:rtl/>
        </w:rPr>
      </w:pPr>
      <w:r>
        <w:rPr>
          <w:rtl/>
        </w:rPr>
        <w:t>טִנְטָן.</w:t>
      </w:r>
    </w:p>
    <w:p w14:paraId="719D748C" w14:textId="77777777" w:rsidR="003632CC" w:rsidRDefault="003632CC" w:rsidP="00250000">
      <w:pPr>
        <w:rPr>
          <w:rtl/>
        </w:rPr>
      </w:pPr>
    </w:p>
    <w:p w14:paraId="408D1120" w14:textId="77777777" w:rsidR="00E8351F" w:rsidRPr="0097111B" w:rsidRDefault="00E8351F" w:rsidP="00E8351F">
      <w:pPr>
        <w:rPr>
          <w:rtl/>
        </w:rPr>
      </w:pPr>
      <w:r w:rsidRPr="0097111B">
        <w:rPr>
          <w:rtl/>
        </w:rPr>
        <w:t>מרים ילן שטקליס</w:t>
      </w:r>
    </w:p>
    <w:p w14:paraId="7ED6D29C" w14:textId="2EACE05F" w:rsidR="00E8351F" w:rsidRDefault="00C76ED9" w:rsidP="00250000">
      <w:pPr>
        <w:rPr>
          <w:rtl/>
        </w:rPr>
      </w:pPr>
      <w:r>
        <w:rPr>
          <w:rFonts w:hint="cs"/>
          <w:rtl/>
        </w:rPr>
        <w:t>]</w:t>
      </w:r>
    </w:p>
    <w:p w14:paraId="3C377B17" w14:textId="77777777" w:rsidR="00974F9A" w:rsidRDefault="00974F9A" w:rsidP="00250000">
      <w:pPr>
        <w:rPr>
          <w:rtl/>
        </w:rPr>
      </w:pPr>
    </w:p>
    <w:bookmarkEnd w:id="0"/>
    <w:p w14:paraId="25CAF2E0" w14:textId="75D44E8B" w:rsidR="00715FCD" w:rsidRDefault="00715FCD" w:rsidP="00715FCD">
      <w:pPr>
        <w:pStyle w:val="BodyTextIndent"/>
      </w:pPr>
      <w:r>
        <w:t>]</w:t>
      </w:r>
    </w:p>
    <w:p w14:paraId="3779F055" w14:textId="0EBA8D49" w:rsidR="005815A8" w:rsidRDefault="00C962D0" w:rsidP="00715FCD">
      <w:pPr>
        <w:pStyle w:val="BodyTextIndent"/>
        <w:rPr>
          <w:rtl/>
        </w:rPr>
      </w:pPr>
      <w:r>
        <w:rPr>
          <w:rFonts w:hint="cs"/>
          <w:rtl/>
        </w:rPr>
        <w:t>גלות</w:t>
      </w:r>
    </w:p>
    <w:p w14:paraId="491FA605" w14:textId="77777777" w:rsidR="00433982" w:rsidRPr="00433982" w:rsidRDefault="00433982" w:rsidP="00433982">
      <w:pPr>
        <w:rPr>
          <w:i/>
          <w:iCs/>
          <w:rtl/>
        </w:rPr>
      </w:pPr>
      <w:r w:rsidRPr="00433982">
        <w:rPr>
          <w:i/>
          <w:iCs/>
          <w:rtl/>
        </w:rPr>
        <w:t>בתחילה קרום פוקע, פתח זעיר נפער. היציאה מתחילה ברעם: חלש אבל מתגבר.</w:t>
      </w:r>
    </w:p>
    <w:p w14:paraId="5E30D8AB" w14:textId="77777777" w:rsidR="00433982" w:rsidRPr="00433982" w:rsidRDefault="00433982" w:rsidP="00433982">
      <w:pPr>
        <w:rPr>
          <w:i/>
          <w:iCs/>
          <w:rtl/>
        </w:rPr>
      </w:pPr>
      <w:r w:rsidRPr="00433982">
        <w:rPr>
          <w:i/>
          <w:iCs/>
          <w:rtl/>
        </w:rPr>
        <w:t>קילוח של מים זולף בתחילה, וניגר.</w:t>
      </w:r>
    </w:p>
    <w:p w14:paraId="12F50392" w14:textId="32DAFCB8" w:rsidR="00433982" w:rsidRPr="00433982" w:rsidRDefault="00F00496" w:rsidP="00433982">
      <w:pPr>
        <w:rPr>
          <w:i/>
          <w:iCs/>
          <w:rtl/>
        </w:rPr>
      </w:pPr>
      <w:r>
        <w:rPr>
          <w:rFonts w:hint="cs"/>
          <w:i/>
          <w:iCs/>
          <w:rtl/>
        </w:rPr>
        <w:t>[</w:t>
      </w:r>
      <w:r w:rsidR="00433982" w:rsidRPr="00433982">
        <w:rPr>
          <w:i/>
          <w:iCs/>
          <w:rtl/>
        </w:rPr>
        <w:t>זה נפתח זה הבשיל, ויגיע להפרדות מלאה.</w:t>
      </w:r>
      <w:r>
        <w:rPr>
          <w:rFonts w:hint="cs"/>
          <w:i/>
          <w:iCs/>
          <w:rtl/>
        </w:rPr>
        <w:t>]</w:t>
      </w:r>
    </w:p>
    <w:p w14:paraId="5C96BDA5" w14:textId="3667D3F6" w:rsidR="00433982" w:rsidRPr="00433982" w:rsidRDefault="00433982" w:rsidP="00433982">
      <w:pPr>
        <w:rPr>
          <w:rtl/>
        </w:rPr>
      </w:pPr>
      <w:r w:rsidRPr="00433982">
        <w:rPr>
          <w:rtl/>
        </w:rPr>
        <w:t xml:space="preserve">בחוץ סופה משתוללת, בחוץ מטר כבד </w:t>
      </w:r>
      <w:r w:rsidR="008C7253">
        <w:rPr>
          <w:rFonts w:hint="cs"/>
          <w:rtl/>
        </w:rPr>
        <w:t>ו</w:t>
      </w:r>
      <w:r w:rsidRPr="00433982">
        <w:rPr>
          <w:rtl/>
        </w:rPr>
        <w:t xml:space="preserve">שלג נמס. </w:t>
      </w:r>
    </w:p>
    <w:p w14:paraId="18374F2F" w14:textId="017F936C" w:rsidR="006B0496" w:rsidRPr="00433982" w:rsidRDefault="006B0496" w:rsidP="00433982">
      <w:pPr>
        <w:rPr>
          <w:i/>
          <w:iCs/>
          <w:rtl/>
        </w:rPr>
      </w:pPr>
      <w:r w:rsidRPr="006B0496">
        <w:rPr>
          <w:rFonts w:cs="Times New Roman"/>
          <w:i/>
          <w:iCs/>
          <w:rtl/>
        </w:rPr>
        <w:t>קירות המנהרה מתכווצים</w:t>
      </w:r>
      <w:r w:rsidR="00F90398">
        <w:rPr>
          <w:rFonts w:cs="Times New Roman" w:hint="cs"/>
          <w:i/>
          <w:iCs/>
          <w:rtl/>
        </w:rPr>
        <w:t>,</w:t>
      </w:r>
      <w:r w:rsidRPr="006B0496">
        <w:rPr>
          <w:rFonts w:cs="Times New Roman"/>
          <w:i/>
          <w:iCs/>
          <w:rtl/>
        </w:rPr>
        <w:t xml:space="preserve"> נ</w:t>
      </w:r>
      <w:r>
        <w:rPr>
          <w:rFonts w:cs="Times New Roman" w:hint="cs"/>
          <w:i/>
          <w:iCs/>
          <w:rtl/>
        </w:rPr>
        <w:t>פרם</w:t>
      </w:r>
      <w:r w:rsidRPr="006B0496">
        <w:rPr>
          <w:rFonts w:cs="Times New Roman"/>
          <w:i/>
          <w:iCs/>
          <w:rtl/>
        </w:rPr>
        <w:t xml:space="preserve"> שם משהו</w:t>
      </w:r>
      <w:r>
        <w:rPr>
          <w:rFonts w:cs="Times New Roman" w:hint="cs"/>
          <w:i/>
          <w:iCs/>
          <w:rtl/>
        </w:rPr>
        <w:t xml:space="preserve"> ונמחק</w:t>
      </w:r>
      <w:r w:rsidRPr="006B0496">
        <w:rPr>
          <w:rFonts w:cs="Times New Roman"/>
          <w:i/>
          <w:iCs/>
          <w:rtl/>
        </w:rPr>
        <w:t>, כמעט נ</w:t>
      </w:r>
      <w:r>
        <w:rPr>
          <w:rFonts w:cs="Times New Roman" w:hint="cs"/>
          <w:i/>
          <w:iCs/>
          <w:rtl/>
        </w:rPr>
        <w:t>יתק</w:t>
      </w:r>
      <w:r w:rsidRPr="006B0496">
        <w:rPr>
          <w:rFonts w:cs="Times New Roman"/>
          <w:i/>
          <w:iCs/>
          <w:rtl/>
        </w:rPr>
        <w:t xml:space="preserve"> –</w:t>
      </w:r>
    </w:p>
    <w:p w14:paraId="0ECDC50F" w14:textId="77777777" w:rsidR="00433982" w:rsidRPr="00433982" w:rsidRDefault="00433982" w:rsidP="00433982">
      <w:pPr>
        <w:rPr>
          <w:i/>
          <w:iCs/>
          <w:rtl/>
        </w:rPr>
      </w:pPr>
      <w:r w:rsidRPr="00433982">
        <w:rPr>
          <w:i/>
          <w:iCs/>
          <w:rtl/>
        </w:rPr>
        <w:lastRenderedPageBreak/>
        <w:t>לחישות ומישהו זוחל בחשיכה, המעבר צפוף. המבצע בעיצומו.</w:t>
      </w:r>
    </w:p>
    <w:p w14:paraId="452BE9B5" w14:textId="77777777" w:rsidR="00F00496" w:rsidRDefault="00433982" w:rsidP="00433982">
      <w:pPr>
        <w:rPr>
          <w:rtl/>
        </w:rPr>
      </w:pPr>
      <w:r w:rsidRPr="00433982">
        <w:rPr>
          <w:rtl/>
        </w:rPr>
        <w:t>עליה להתמסר בחוץ, נשיפה בלומה: שאיפה הלומה</w:t>
      </w:r>
      <w:r w:rsidR="00F00496">
        <w:rPr>
          <w:rFonts w:hint="cs"/>
          <w:rtl/>
        </w:rPr>
        <w:t>.</w:t>
      </w:r>
      <w:r w:rsidRPr="00433982">
        <w:rPr>
          <w:rtl/>
        </w:rPr>
        <w:t xml:space="preserve"> </w:t>
      </w:r>
    </w:p>
    <w:p w14:paraId="0D9CDAF4" w14:textId="2D307B24" w:rsidR="00F00496" w:rsidRDefault="00433982" w:rsidP="00433982">
      <w:pPr>
        <w:rPr>
          <w:rtl/>
        </w:rPr>
      </w:pPr>
      <w:r w:rsidRPr="00433982">
        <w:rPr>
          <w:rtl/>
        </w:rPr>
        <w:t>להחזיק מעמד, להתגבר</w:t>
      </w:r>
      <w:r w:rsidR="00F00496">
        <w:rPr>
          <w:rFonts w:hint="cs"/>
          <w:rtl/>
        </w:rPr>
        <w:t>.</w:t>
      </w:r>
    </w:p>
    <w:p w14:paraId="070D8640" w14:textId="558885C6" w:rsidR="00433982" w:rsidRPr="00433982" w:rsidRDefault="00433982" w:rsidP="00433982">
      <w:pPr>
        <w:rPr>
          <w:rtl/>
        </w:rPr>
      </w:pPr>
      <w:r w:rsidRPr="00433982">
        <w:rPr>
          <w:rtl/>
        </w:rPr>
        <w:t>היא נסחפת בסערה, היא נחשפת היא חשופה.</w:t>
      </w:r>
    </w:p>
    <w:p w14:paraId="2CE408C3" w14:textId="77777777" w:rsidR="00433982" w:rsidRPr="00433982" w:rsidRDefault="00433982" w:rsidP="00433982">
      <w:pPr>
        <w:rPr>
          <w:i/>
          <w:iCs/>
          <w:rtl/>
        </w:rPr>
      </w:pPr>
      <w:r w:rsidRPr="00433982">
        <w:rPr>
          <w:i/>
          <w:iCs/>
          <w:rtl/>
        </w:rPr>
        <w:t xml:space="preserve">אין מחסום, אין חומה שלא יוכל להבקיע, השסתום משתחרר. אין גדר. </w:t>
      </w:r>
    </w:p>
    <w:p w14:paraId="4330ED91" w14:textId="274C7158" w:rsidR="00433982" w:rsidRPr="00433982" w:rsidRDefault="00433982" w:rsidP="00433982">
      <w:pPr>
        <w:rPr>
          <w:i/>
          <w:iCs/>
          <w:rtl/>
        </w:rPr>
      </w:pPr>
      <w:r w:rsidRPr="00433982">
        <w:rPr>
          <w:i/>
          <w:iCs/>
          <w:rtl/>
        </w:rPr>
        <w:t>זה כב</w:t>
      </w:r>
      <w:r w:rsidR="00F00496">
        <w:rPr>
          <w:rFonts w:hint="cs"/>
          <w:i/>
          <w:iCs/>
          <w:rtl/>
        </w:rPr>
        <w:t>ד,</w:t>
      </w:r>
      <w:r w:rsidRPr="00433982">
        <w:rPr>
          <w:i/>
          <w:iCs/>
          <w:rtl/>
        </w:rPr>
        <w:t xml:space="preserve"> הוא דוחף </w:t>
      </w:r>
      <w:r w:rsidR="00F00496">
        <w:rPr>
          <w:rFonts w:hint="cs"/>
          <w:i/>
          <w:iCs/>
          <w:rtl/>
        </w:rPr>
        <w:t>גולש. מתנדנד</w:t>
      </w:r>
    </w:p>
    <w:p w14:paraId="4C0B72A0" w14:textId="77777777" w:rsidR="00433982" w:rsidRPr="00433982" w:rsidRDefault="00433982" w:rsidP="00433982">
      <w:pPr>
        <w:rPr>
          <w:rtl/>
        </w:rPr>
      </w:pPr>
      <w:r w:rsidRPr="00433982">
        <w:rPr>
          <w:rtl/>
        </w:rPr>
        <w:t>בחוץ בחילות ורעד, זיעה קרה, בחוץ טלטלה.</w:t>
      </w:r>
    </w:p>
    <w:p w14:paraId="6E393D83" w14:textId="77777777" w:rsidR="00433982" w:rsidRPr="00433982" w:rsidRDefault="00433982" w:rsidP="00433982">
      <w:pPr>
        <w:rPr>
          <w:i/>
          <w:iCs/>
          <w:rtl/>
        </w:rPr>
      </w:pPr>
      <w:r w:rsidRPr="00433982">
        <w:rPr>
          <w:i/>
          <w:iCs/>
          <w:rtl/>
        </w:rPr>
        <w:t>התפוצצויות בדרכים הסלולות והתנועה עדיין זורמת</w:t>
      </w:r>
    </w:p>
    <w:p w14:paraId="24F9BF2E" w14:textId="3789287D" w:rsidR="00433982" w:rsidRPr="00433982" w:rsidRDefault="00433982" w:rsidP="00433982">
      <w:pPr>
        <w:rPr>
          <w:rtl/>
        </w:rPr>
      </w:pPr>
      <w:r w:rsidRPr="00433982">
        <w:rPr>
          <w:rtl/>
        </w:rPr>
        <w:t>דבר לא נהרס, רק נפתח, נמתח מעבר ליכולת. נקרע או נחתך – מאולחש.</w:t>
      </w:r>
    </w:p>
    <w:p w14:paraId="1C281377" w14:textId="73B2193D" w:rsidR="00433982" w:rsidRPr="00433982" w:rsidRDefault="00433982" w:rsidP="00433982">
      <w:pPr>
        <w:rPr>
          <w:i/>
          <w:iCs/>
          <w:rtl/>
        </w:rPr>
      </w:pPr>
      <w:r w:rsidRPr="00433982">
        <w:rPr>
          <w:i/>
          <w:iCs/>
          <w:rtl/>
        </w:rPr>
        <w:t>הוא יורד ב</w:t>
      </w:r>
      <w:r w:rsidR="008C7253">
        <w:rPr>
          <w:rFonts w:hint="cs"/>
          <w:i/>
          <w:iCs/>
          <w:rtl/>
        </w:rPr>
        <w:t>מחי</w:t>
      </w:r>
      <w:r w:rsidRPr="00433982">
        <w:rPr>
          <w:i/>
          <w:iCs/>
          <w:rtl/>
        </w:rPr>
        <w:t>לה, נלחץ בכוח בלתי ניתן לעצירה, משתפשף על זיזי עצמות.</w:t>
      </w:r>
    </w:p>
    <w:p w14:paraId="487F8835" w14:textId="77777777" w:rsidR="00433982" w:rsidRPr="00433982" w:rsidRDefault="00433982" w:rsidP="00433982">
      <w:pPr>
        <w:rPr>
          <w:rtl/>
        </w:rPr>
      </w:pPr>
      <w:r w:rsidRPr="00433982">
        <w:rPr>
          <w:rtl/>
        </w:rPr>
        <w:t xml:space="preserve">היא נעטפת תחושת גלות ובדידות אנושה, אין איש יודע את המורא השוטף אותה ואת ייאושה. </w:t>
      </w:r>
    </w:p>
    <w:p w14:paraId="374948E7" w14:textId="77777777" w:rsidR="008C7253" w:rsidRPr="008C7253" w:rsidRDefault="008C7253" w:rsidP="008C7253">
      <w:pPr>
        <w:rPr>
          <w:i/>
          <w:iCs/>
          <w:rtl/>
        </w:rPr>
      </w:pPr>
      <w:r w:rsidRPr="008C7253">
        <w:rPr>
          <w:rFonts w:cs="Times New Roman"/>
          <w:i/>
          <w:iCs/>
          <w:rtl/>
        </w:rPr>
        <w:t xml:space="preserve">זה דחף בלתי נשלט זה, הכורח להמשיך במסע </w:t>
      </w:r>
    </w:p>
    <w:p w14:paraId="6DF8D3AD" w14:textId="77777777" w:rsidR="008C7253" w:rsidRDefault="008C7253" w:rsidP="008C7253">
      <w:pPr>
        <w:rPr>
          <w:rFonts w:cs="Times New Roman"/>
          <w:i/>
          <w:iCs/>
          <w:rtl/>
        </w:rPr>
      </w:pPr>
      <w:r w:rsidRPr="008C7253">
        <w:rPr>
          <w:rFonts w:cs="Times New Roman"/>
          <w:i/>
          <w:iCs/>
          <w:rtl/>
        </w:rPr>
        <w:t xml:space="preserve">הוא נסחט הוא מתקדם, הדפנות סוגרות עליו, סנטרו מתהדק לגופו </w:t>
      </w:r>
    </w:p>
    <w:p w14:paraId="14994471" w14:textId="46B0AA04" w:rsidR="00433982" w:rsidRPr="00433982" w:rsidRDefault="00433982" w:rsidP="008C7253">
      <w:pPr>
        <w:rPr>
          <w:rtl/>
        </w:rPr>
      </w:pPr>
      <w:r w:rsidRPr="00433982">
        <w:rPr>
          <w:rtl/>
        </w:rPr>
        <w:t>היא נדרכת למרות בהלתה, היא מתכנסת על</w:t>
      </w:r>
      <w:r w:rsidR="001777EB">
        <w:rPr>
          <w:rFonts w:hint="cs"/>
          <w:rtl/>
        </w:rPr>
        <w:t xml:space="preserve"> </w:t>
      </w:r>
      <w:r w:rsidRPr="00433982">
        <w:rPr>
          <w:rtl/>
        </w:rPr>
        <w:t xml:space="preserve">אף </w:t>
      </w:r>
      <w:r w:rsidR="001777EB">
        <w:rPr>
          <w:rFonts w:hint="cs"/>
          <w:rtl/>
        </w:rPr>
        <w:t xml:space="preserve">[חרף?] </w:t>
      </w:r>
      <w:r w:rsidRPr="00433982">
        <w:rPr>
          <w:rtl/>
        </w:rPr>
        <w:t xml:space="preserve">אובדן עשתונותיה. ופעימות ליבה המדודות עדיין זורמות </w:t>
      </w:r>
      <w:r w:rsidRPr="00433982">
        <w:rPr>
          <w:rFonts w:hint="eastAsia"/>
          <w:rtl/>
        </w:rPr>
        <w:t>לאורכו</w:t>
      </w:r>
      <w:r w:rsidRPr="00433982">
        <w:rPr>
          <w:rtl/>
        </w:rPr>
        <w:t xml:space="preserve"> </w:t>
      </w:r>
      <w:r w:rsidRPr="00433982">
        <w:rPr>
          <w:rFonts w:hint="eastAsia"/>
          <w:rtl/>
        </w:rPr>
        <w:t>של</w:t>
      </w:r>
      <w:r w:rsidRPr="00433982">
        <w:rPr>
          <w:rtl/>
        </w:rPr>
        <w:t xml:space="preserve"> החבל.</w:t>
      </w:r>
    </w:p>
    <w:p w14:paraId="56E36E21" w14:textId="77777777" w:rsidR="00433982" w:rsidRPr="00433982" w:rsidRDefault="00433982" w:rsidP="00433982">
      <w:pPr>
        <w:rPr>
          <w:i/>
          <w:iCs/>
          <w:rtl/>
        </w:rPr>
      </w:pPr>
      <w:r w:rsidRPr="00433982">
        <w:rPr>
          <w:i/>
          <w:iCs/>
          <w:rtl/>
        </w:rPr>
        <w:t xml:space="preserve">הוא מתפתל, הוא מתברג במעבר ההולך ונמתח, הולך ונפתח, </w:t>
      </w:r>
      <w:r w:rsidRPr="00433982">
        <w:rPr>
          <w:rFonts w:hint="eastAsia"/>
          <w:i/>
          <w:iCs/>
          <w:rtl/>
        </w:rPr>
        <w:t>הוא</w:t>
      </w:r>
      <w:r w:rsidRPr="00433982">
        <w:rPr>
          <w:i/>
          <w:iCs/>
          <w:rtl/>
        </w:rPr>
        <w:t xml:space="preserve"> מוכרח</w:t>
      </w:r>
    </w:p>
    <w:p w14:paraId="6E04C1FA" w14:textId="77777777" w:rsidR="00433982" w:rsidRPr="00433982" w:rsidRDefault="00433982" w:rsidP="00433982">
      <w:pPr>
        <w:rPr>
          <w:i/>
          <w:iCs/>
          <w:rtl/>
        </w:rPr>
      </w:pPr>
      <w:r w:rsidRPr="00433982">
        <w:rPr>
          <w:i/>
          <w:iCs/>
          <w:rtl/>
        </w:rPr>
        <w:t>אי אפשר לעצור את זה, אף אחד לא יכול.</w:t>
      </w:r>
    </w:p>
    <w:p w14:paraId="4792736E" w14:textId="722F5C93" w:rsidR="00433982" w:rsidRPr="00433982" w:rsidRDefault="00433982" w:rsidP="00433982">
      <w:pPr>
        <w:rPr>
          <w:rtl/>
        </w:rPr>
      </w:pPr>
      <w:r w:rsidRPr="00433982">
        <w:rPr>
          <w:rtl/>
        </w:rPr>
        <w:t>קרע בשכבת העננים בחוץ</w:t>
      </w:r>
      <w:r w:rsidR="001B1643">
        <w:rPr>
          <w:rFonts w:hint="cs"/>
          <w:rtl/>
        </w:rPr>
        <w:t>,</w:t>
      </w:r>
      <w:r w:rsidRPr="00433982">
        <w:rPr>
          <w:rtl/>
        </w:rPr>
        <w:t xml:space="preserve"> קשת עולה בשמיים</w:t>
      </w:r>
      <w:r w:rsidR="001B1643">
        <w:rPr>
          <w:rFonts w:hint="cs"/>
          <w:rtl/>
        </w:rPr>
        <w:t>.</w:t>
      </w:r>
      <w:r w:rsidRPr="00433982">
        <w:rPr>
          <w:rtl/>
        </w:rPr>
        <w:t xml:space="preserve"> בחוץ ציפור, טיפות טופחות על עלי כותרת. אין זמן אין זמן</w:t>
      </w:r>
    </w:p>
    <w:p w14:paraId="5863141B" w14:textId="77777777" w:rsidR="00433982" w:rsidRPr="00433982" w:rsidRDefault="00433982" w:rsidP="00433982">
      <w:pPr>
        <w:rPr>
          <w:i/>
          <w:iCs/>
          <w:rtl/>
        </w:rPr>
      </w:pPr>
      <w:r w:rsidRPr="00433982">
        <w:rPr>
          <w:i/>
          <w:iCs/>
          <w:rtl/>
        </w:rPr>
        <w:t>כמו גוף שנלכד בחילופי אש</w:t>
      </w:r>
    </w:p>
    <w:p w14:paraId="6C074525" w14:textId="77777777" w:rsidR="00433982" w:rsidRPr="00433982" w:rsidRDefault="00433982" w:rsidP="00433982">
      <w:pPr>
        <w:rPr>
          <w:i/>
          <w:iCs/>
          <w:rtl/>
        </w:rPr>
      </w:pPr>
      <w:r w:rsidRPr="00433982">
        <w:rPr>
          <w:i/>
          <w:iCs/>
          <w:rtl/>
        </w:rPr>
        <w:t xml:space="preserve">ומחליק </w:t>
      </w:r>
    </w:p>
    <w:p w14:paraId="6DF48783" w14:textId="77777777" w:rsidR="00433982" w:rsidRPr="008C7253" w:rsidRDefault="00433982" w:rsidP="00433982">
      <w:pPr>
        <w:rPr>
          <w:i/>
          <w:iCs/>
          <w:rtl/>
        </w:rPr>
      </w:pPr>
      <w:r w:rsidRPr="008C7253">
        <w:rPr>
          <w:i/>
          <w:iCs/>
          <w:rtl/>
        </w:rPr>
        <w:t>אי אפשר לעצור את זה</w:t>
      </w:r>
    </w:p>
    <w:p w14:paraId="58FF9C28" w14:textId="102E2150" w:rsidR="00433982" w:rsidRPr="00433982" w:rsidRDefault="00F00496" w:rsidP="00433982">
      <w:pPr>
        <w:rPr>
          <w:rtl/>
        </w:rPr>
      </w:pPr>
      <w:r>
        <w:rPr>
          <w:rFonts w:hint="cs"/>
          <w:rtl/>
        </w:rPr>
        <w:t>[</w:t>
      </w:r>
      <w:r w:rsidR="00433982" w:rsidRPr="00433982">
        <w:rPr>
          <w:rtl/>
        </w:rPr>
        <w:t>נקב קטנטן, סגלגל בצורתו, ייסגר עוד מעט, יחסם לעד.</w:t>
      </w:r>
      <w:r>
        <w:rPr>
          <w:rFonts w:hint="cs"/>
          <w:rtl/>
        </w:rPr>
        <w:t>]</w:t>
      </w:r>
    </w:p>
    <w:p w14:paraId="7E1A86FC" w14:textId="6CD61C29" w:rsidR="00433982" w:rsidRDefault="00715FCD" w:rsidP="00105562">
      <w:pPr>
        <w:rPr>
          <w:rtl/>
        </w:rPr>
      </w:pPr>
      <w:r>
        <w:t>[</w:t>
      </w:r>
    </w:p>
    <w:p w14:paraId="14BE41FC" w14:textId="77777777" w:rsidR="00433982" w:rsidRDefault="00433982" w:rsidP="00105562">
      <w:pPr>
        <w:rPr>
          <w:rtl/>
        </w:rPr>
      </w:pPr>
    </w:p>
    <w:p w14:paraId="1A412362" w14:textId="35C5423D" w:rsidR="002C42F5" w:rsidRDefault="004D5210" w:rsidP="00F93F63">
      <w:pPr>
        <w:pStyle w:val="Heading2"/>
        <w:rPr>
          <w:rtl/>
        </w:rPr>
      </w:pPr>
      <w:r>
        <w:rPr>
          <w:rFonts w:hint="cs"/>
          <w:rtl/>
        </w:rPr>
        <w:t>כנפיים שקופות</w:t>
      </w:r>
      <w:r w:rsidR="002E13EE">
        <w:rPr>
          <w:rFonts w:hint="cs"/>
          <w:rtl/>
        </w:rPr>
        <w:t xml:space="preserve"> [אלכס בן 10, מארק בן 8, סופי בת 12 לפחות, תיאו בן 0]</w:t>
      </w:r>
    </w:p>
    <w:p w14:paraId="7A01E1CF" w14:textId="77777777" w:rsidR="00F93F63" w:rsidRDefault="001F1543" w:rsidP="00F97A34">
      <w:pPr>
        <w:ind w:firstLine="0"/>
        <w:rPr>
          <w:rtl/>
        </w:rPr>
      </w:pPr>
      <w:r>
        <w:rPr>
          <w:rFonts w:hint="cs"/>
          <w:rtl/>
        </w:rPr>
        <w:t xml:space="preserve">חושך </w:t>
      </w:r>
      <w:r w:rsidR="00C76ED9">
        <w:rPr>
          <w:rFonts w:hint="cs"/>
          <w:rtl/>
        </w:rPr>
        <w:t>עמד</w:t>
      </w:r>
      <w:r>
        <w:rPr>
          <w:rFonts w:hint="cs"/>
          <w:rtl/>
        </w:rPr>
        <w:t xml:space="preserve"> בחדר, לקראת בואו של התינוק הרביעי</w:t>
      </w:r>
      <w:r w:rsidR="00F93F63">
        <w:rPr>
          <w:rFonts w:hint="cs"/>
          <w:rtl/>
        </w:rPr>
        <w:t>.</w:t>
      </w:r>
    </w:p>
    <w:p w14:paraId="5C05B196" w14:textId="79E27581" w:rsidR="001F1543" w:rsidRDefault="00760877" w:rsidP="009F3488">
      <w:pPr>
        <w:rPr>
          <w:rtl/>
        </w:rPr>
      </w:pPr>
      <w:r>
        <w:rPr>
          <w:rFonts w:hint="cs"/>
          <w:rtl/>
        </w:rPr>
        <w:t xml:space="preserve">ביום הקר ביותר בשנה, יומו הראשון של האביב, כשהשלגים שנערמו בחורף </w:t>
      </w:r>
      <w:r w:rsidR="00893E48">
        <w:rPr>
          <w:rFonts w:hint="cs"/>
          <w:rtl/>
        </w:rPr>
        <w:t>ה</w:t>
      </w:r>
      <w:r>
        <w:rPr>
          <w:rFonts w:hint="cs"/>
          <w:rtl/>
        </w:rPr>
        <w:t>לונדוני החלו לה</w:t>
      </w:r>
      <w:r w:rsidR="001C5A04">
        <w:rPr>
          <w:rFonts w:hint="cs"/>
          <w:rtl/>
        </w:rPr>
        <w:t>י</w:t>
      </w:r>
      <w:r>
        <w:rPr>
          <w:rFonts w:hint="cs"/>
          <w:rtl/>
        </w:rPr>
        <w:t>מס ו</w:t>
      </w:r>
      <w:r w:rsidR="007A768B">
        <w:rPr>
          <w:rFonts w:hint="cs"/>
          <w:rtl/>
        </w:rPr>
        <w:t>מצצו</w:t>
      </w:r>
      <w:r>
        <w:rPr>
          <w:rFonts w:hint="cs"/>
          <w:rtl/>
        </w:rPr>
        <w:t xml:space="preserve"> את החום מכפות רגליים על אבני המדרכת הקשות</w:t>
      </w:r>
      <w:r w:rsidR="001C5A04">
        <w:rPr>
          <w:rFonts w:hint="cs"/>
          <w:rtl/>
        </w:rPr>
        <w:t xml:space="preserve"> </w:t>
      </w:r>
      <w:r w:rsidR="001C5A04">
        <w:rPr>
          <w:rtl/>
        </w:rPr>
        <w:t>–</w:t>
      </w:r>
      <w:r>
        <w:rPr>
          <w:rFonts w:hint="cs"/>
          <w:rtl/>
        </w:rPr>
        <w:t xml:space="preserve"> </w:t>
      </w:r>
      <w:r w:rsidR="00536685">
        <w:rPr>
          <w:rFonts w:hint="cs"/>
          <w:rtl/>
        </w:rPr>
        <w:t xml:space="preserve">אבנים </w:t>
      </w:r>
      <w:r>
        <w:rPr>
          <w:rFonts w:hint="cs"/>
          <w:rtl/>
        </w:rPr>
        <w:t xml:space="preserve">חלקלקות </w:t>
      </w:r>
      <w:r w:rsidR="001F49D2">
        <w:rPr>
          <w:rFonts w:hint="cs"/>
          <w:rtl/>
        </w:rPr>
        <w:t>מ</w:t>
      </w:r>
      <w:r w:rsidR="004D5210">
        <w:rPr>
          <w:rFonts w:hint="cs"/>
          <w:rtl/>
        </w:rPr>
        <w:t xml:space="preserve">כוסות </w:t>
      </w:r>
      <w:r>
        <w:rPr>
          <w:rFonts w:hint="cs"/>
          <w:rtl/>
        </w:rPr>
        <w:t>שכבות</w:t>
      </w:r>
      <w:r w:rsidR="007625C3">
        <w:rPr>
          <w:rFonts w:hint="cs"/>
          <w:rtl/>
        </w:rPr>
        <w:t xml:space="preserve"> על שכבות</w:t>
      </w:r>
      <w:r>
        <w:rPr>
          <w:rFonts w:hint="cs"/>
          <w:rtl/>
        </w:rPr>
        <w:t xml:space="preserve"> של שלג </w:t>
      </w:r>
      <w:r w:rsidR="00772969">
        <w:rPr>
          <w:rFonts w:hint="cs"/>
          <w:rtl/>
        </w:rPr>
        <w:t>דחוס [</w:t>
      </w:r>
      <w:r>
        <w:t>compacted</w:t>
      </w:r>
      <w:r w:rsidR="00772969">
        <w:rPr>
          <w:rFonts w:hint="cs"/>
          <w:rtl/>
        </w:rPr>
        <w:t>]</w:t>
      </w:r>
      <w:r w:rsidR="001C5A04">
        <w:rPr>
          <w:rFonts w:hint="cs"/>
          <w:rtl/>
        </w:rPr>
        <w:t xml:space="preserve"> </w:t>
      </w:r>
      <w:r w:rsidR="001C5A04">
        <w:rPr>
          <w:rtl/>
        </w:rPr>
        <w:t>–</w:t>
      </w:r>
      <w:r>
        <w:rPr>
          <w:rFonts w:hint="cs"/>
          <w:rtl/>
        </w:rPr>
        <w:t xml:space="preserve"> </w:t>
      </w:r>
      <w:r w:rsidR="007A768B">
        <w:rPr>
          <w:rFonts w:hint="cs"/>
          <w:rtl/>
        </w:rPr>
        <w:t xml:space="preserve">היא עשתה </w:t>
      </w:r>
      <w:r w:rsidR="009F3488">
        <w:rPr>
          <w:rFonts w:hint="cs"/>
          <w:rtl/>
        </w:rPr>
        <w:t>את ה</w:t>
      </w:r>
      <w:r>
        <w:rPr>
          <w:rFonts w:hint="cs"/>
          <w:rtl/>
        </w:rPr>
        <w:t xml:space="preserve">דרך </w:t>
      </w:r>
      <w:r w:rsidR="00893E48">
        <w:rPr>
          <w:rFonts w:hint="cs"/>
          <w:rtl/>
        </w:rPr>
        <w:t xml:space="preserve">הקצרה </w:t>
      </w:r>
      <w:r>
        <w:rPr>
          <w:rFonts w:hint="cs"/>
          <w:rtl/>
        </w:rPr>
        <w:t>מהחניה לפתחו של בית</w:t>
      </w:r>
      <w:r w:rsidR="001C5A04">
        <w:rPr>
          <w:rFonts w:hint="cs"/>
          <w:rtl/>
        </w:rPr>
        <w:t>-</w:t>
      </w:r>
      <w:r>
        <w:rPr>
          <w:rFonts w:hint="cs"/>
          <w:rtl/>
        </w:rPr>
        <w:t>החולים</w:t>
      </w:r>
      <w:r w:rsidR="009F3488">
        <w:rPr>
          <w:rFonts w:hint="cs"/>
          <w:rtl/>
        </w:rPr>
        <w:t xml:space="preserve">. </w:t>
      </w:r>
      <w:r w:rsidR="004D5210">
        <w:rPr>
          <w:rFonts w:hint="cs"/>
          <w:rtl/>
        </w:rPr>
        <w:t>[</w:t>
      </w:r>
      <w:r w:rsidR="00335891">
        <w:rPr>
          <w:rFonts w:hint="cs"/>
          <w:rtl/>
        </w:rPr>
        <w:t>ב</w:t>
      </w:r>
      <w:r w:rsidR="00082465">
        <w:rPr>
          <w:rFonts w:hint="cs"/>
          <w:rtl/>
        </w:rPr>
        <w:t>עלה</w:t>
      </w:r>
      <w:r w:rsidR="00335891">
        <w:rPr>
          <w:rFonts w:hint="cs"/>
          <w:rtl/>
        </w:rPr>
        <w:t xml:space="preserve"> עוד יזדקק לכל ימי החופש שיוכל לגרד בשביל לטפל בשלושת הגדולים</w:t>
      </w:r>
      <w:r w:rsidR="009F3488">
        <w:rPr>
          <w:rFonts w:hint="cs"/>
          <w:rtl/>
        </w:rPr>
        <w:t>. בימים אלה</w:t>
      </w:r>
      <w:r w:rsidR="00C5009B">
        <w:rPr>
          <w:rFonts w:hint="cs"/>
          <w:rtl/>
        </w:rPr>
        <w:t xml:space="preserve"> היה שקוע ב</w:t>
      </w:r>
      <w:r w:rsidR="00772969">
        <w:rPr>
          <w:rFonts w:hint="cs"/>
          <w:rtl/>
        </w:rPr>
        <w:t xml:space="preserve">הגשת מכרז </w:t>
      </w:r>
      <w:r w:rsidR="009F3488">
        <w:rPr>
          <w:rFonts w:hint="cs"/>
          <w:rtl/>
        </w:rPr>
        <w:t>ל</w:t>
      </w:r>
      <w:r w:rsidR="00772969">
        <w:rPr>
          <w:rFonts w:hint="cs"/>
          <w:rtl/>
        </w:rPr>
        <w:t xml:space="preserve">פרוייקט אוניות-משא ועתה נדרש </w:t>
      </w:r>
      <w:r w:rsidR="00C5009B">
        <w:rPr>
          <w:rFonts w:hint="cs"/>
          <w:rtl/>
        </w:rPr>
        <w:t xml:space="preserve">שרטוט מחודש, לשם תיקון איזון המשקל של חדר </w:t>
      </w:r>
      <w:r w:rsidR="00772969">
        <w:rPr>
          <w:rFonts w:hint="cs"/>
          <w:rtl/>
        </w:rPr>
        <w:t>ה</w:t>
      </w:r>
      <w:r w:rsidR="00C5009B">
        <w:rPr>
          <w:rFonts w:hint="cs"/>
          <w:rtl/>
        </w:rPr>
        <w:t>מנועים, והלקוח הסינגפורי לא סבל עיכובים</w:t>
      </w:r>
      <w:r w:rsidR="001F1543">
        <w:rPr>
          <w:rFonts w:hint="cs"/>
          <w:rtl/>
        </w:rPr>
        <w:t>.</w:t>
      </w:r>
      <w:r w:rsidR="004D5210">
        <w:rPr>
          <w:rFonts w:hint="cs"/>
          <w:rtl/>
        </w:rPr>
        <w:t>]</w:t>
      </w:r>
    </w:p>
    <w:p w14:paraId="617AB6FC" w14:textId="38331FBA" w:rsidR="00250F08" w:rsidRPr="00CD067C" w:rsidRDefault="00250F08" w:rsidP="00C76ED9">
      <w:pPr>
        <w:rPr>
          <w:rtl/>
        </w:rPr>
      </w:pPr>
      <w:r w:rsidRPr="00CD067C">
        <w:rPr>
          <w:rtl/>
        </w:rPr>
        <w:lastRenderedPageBreak/>
        <w:t xml:space="preserve">מארק היה אומר: </w:t>
      </w:r>
      <w:r w:rsidR="00536685">
        <w:rPr>
          <w:rFonts w:hint="cs"/>
          <w:rtl/>
        </w:rPr>
        <w:t>"</w:t>
      </w:r>
      <w:r w:rsidRPr="00CD067C">
        <w:rPr>
          <w:rtl/>
        </w:rPr>
        <w:t>אחד לא שווה לשתיים לא שווה לשלוש לא שווה לארבע</w:t>
      </w:r>
      <w:r w:rsidR="008C7253">
        <w:rPr>
          <w:rFonts w:hint="cs"/>
          <w:rtl/>
        </w:rPr>
        <w:t>,</w:t>
      </w:r>
      <w:r w:rsidR="00536685">
        <w:rPr>
          <w:rFonts w:hint="cs"/>
          <w:rtl/>
        </w:rPr>
        <w:t>"</w:t>
      </w:r>
      <w:r w:rsidRPr="00CD067C">
        <w:rPr>
          <w:rtl/>
        </w:rPr>
        <w:t xml:space="preserve"> וכותב:</w:t>
      </w:r>
      <w:r w:rsidR="001C5A04" w:rsidRPr="001C5A04">
        <w:rPr>
          <w:rtl/>
        </w:rPr>
        <w:t xml:space="preserve"> </w:t>
      </w:r>
      <w:r w:rsidR="001C5A04" w:rsidRPr="001C5A04">
        <w:rPr>
          <w:rFonts w:cs="Times New Roman"/>
          <w:rtl/>
        </w:rPr>
        <w:t>4 ≠ 3 ≠ 2 ≠ 1</w:t>
      </w:r>
      <w:r w:rsidRPr="00CD067C">
        <w:rPr>
          <w:rtl/>
        </w:rPr>
        <w:t xml:space="preserve">. </w:t>
      </w:r>
      <w:r w:rsidR="00A20CD5">
        <w:rPr>
          <w:rFonts w:hint="cs"/>
          <w:rtl/>
        </w:rPr>
        <w:t>הוא אהב להדגיש את אי</w:t>
      </w:r>
      <w:r w:rsidR="001C5A04">
        <w:rPr>
          <w:rFonts w:hint="cs"/>
          <w:rtl/>
        </w:rPr>
        <w:t>-</w:t>
      </w:r>
      <w:r w:rsidR="00A20CD5">
        <w:rPr>
          <w:rFonts w:hint="cs"/>
          <w:rtl/>
        </w:rPr>
        <w:t xml:space="preserve">השוויון </w:t>
      </w:r>
      <w:r w:rsidR="001C5A04" w:rsidRPr="001C5A04">
        <w:rPr>
          <w:rFonts w:cs="Times New Roman"/>
          <w:rtl/>
        </w:rPr>
        <w:t>3 ≠ 2</w:t>
      </w:r>
      <w:r w:rsidR="00A20CD5">
        <w:rPr>
          <w:rFonts w:hint="cs"/>
          <w:rtl/>
        </w:rPr>
        <w:t xml:space="preserve"> שהיה </w:t>
      </w:r>
      <w:r w:rsidR="00B84D34">
        <w:rPr>
          <w:rFonts w:hint="cs"/>
          <w:rtl/>
        </w:rPr>
        <w:t>כל</w:t>
      </w:r>
      <w:r w:rsidR="001C5A04">
        <w:rPr>
          <w:rFonts w:hint="cs"/>
          <w:rtl/>
        </w:rPr>
        <w:t xml:space="preserve"> </w:t>
      </w:r>
      <w:r w:rsidR="00B84D34">
        <w:rPr>
          <w:rFonts w:hint="cs"/>
          <w:rtl/>
        </w:rPr>
        <w:t>כך</w:t>
      </w:r>
      <w:r w:rsidR="00A20CD5">
        <w:rPr>
          <w:rFonts w:hint="cs"/>
          <w:rtl/>
        </w:rPr>
        <w:t xml:space="preserve"> ברור</w:t>
      </w:r>
      <w:r w:rsidR="009F3488">
        <w:rPr>
          <w:rFonts w:hint="cs"/>
          <w:rtl/>
        </w:rPr>
        <w:t>,</w:t>
      </w:r>
      <w:r w:rsidR="00A20CD5">
        <w:rPr>
          <w:rFonts w:hint="cs"/>
          <w:rtl/>
        </w:rPr>
        <w:t xml:space="preserve"> כי </w:t>
      </w:r>
      <w:r w:rsidR="00C76ED9">
        <w:rPr>
          <w:rFonts w:hint="cs"/>
          <w:rtl/>
        </w:rPr>
        <w:t>שתיים הוא לבן כמובן, בעוד ששלוש</w:t>
      </w:r>
      <w:r w:rsidR="00A20CD5">
        <w:rPr>
          <w:rFonts w:hint="cs"/>
          <w:rtl/>
        </w:rPr>
        <w:t xml:space="preserve"> כחול. </w:t>
      </w:r>
      <w:r w:rsidR="00C76ED9">
        <w:rPr>
          <w:rFonts w:hint="cs"/>
          <w:rtl/>
        </w:rPr>
        <w:t>ארבע</w:t>
      </w:r>
      <w:r w:rsidR="00A20CD5">
        <w:rPr>
          <w:rFonts w:hint="cs"/>
          <w:rtl/>
        </w:rPr>
        <w:t xml:space="preserve">, אגב, ירוק לגמרי. </w:t>
      </w:r>
      <w:r w:rsidRPr="00CD067C">
        <w:rPr>
          <w:rFonts w:hint="cs"/>
          <w:rtl/>
        </w:rPr>
        <w:t xml:space="preserve">מגיל צעיר </w:t>
      </w:r>
      <w:r w:rsidR="0087235D">
        <w:rPr>
          <w:rtl/>
        </w:rPr>
        <w:t>הי</w:t>
      </w:r>
      <w:r w:rsidR="001C5A04">
        <w:rPr>
          <w:rFonts w:hint="cs"/>
          <w:rtl/>
        </w:rPr>
        <w:t>י</w:t>
      </w:r>
      <w:r w:rsidR="0087235D">
        <w:rPr>
          <w:rtl/>
        </w:rPr>
        <w:t xml:space="preserve">תה לו </w:t>
      </w:r>
      <w:r w:rsidRPr="00CD067C">
        <w:rPr>
          <w:rtl/>
        </w:rPr>
        <w:t>גישה ל</w:t>
      </w:r>
      <w:r w:rsidR="001C5A04">
        <w:rPr>
          <w:rtl/>
        </w:rPr>
        <w:t>מתמטיקה</w:t>
      </w:r>
      <w:r w:rsidRPr="00CD067C">
        <w:rPr>
          <w:rtl/>
        </w:rPr>
        <w:t xml:space="preserve"> </w:t>
      </w:r>
      <w:r w:rsidRPr="00CD067C">
        <w:rPr>
          <w:rFonts w:hint="cs"/>
          <w:rtl/>
        </w:rPr>
        <w:t>ו</w:t>
      </w:r>
      <w:r w:rsidR="0087235D">
        <w:rPr>
          <w:rtl/>
        </w:rPr>
        <w:t>עליה הוטל לטפח אותה.</w:t>
      </w:r>
    </w:p>
    <w:p w14:paraId="3BCAC62D" w14:textId="51A0B841" w:rsidR="00250F08" w:rsidRPr="00CD067C" w:rsidRDefault="00250F08" w:rsidP="00250000">
      <w:pPr>
        <w:rPr>
          <w:rtl/>
        </w:rPr>
      </w:pPr>
      <w:r w:rsidRPr="00CD067C">
        <w:rPr>
          <w:rtl/>
        </w:rPr>
        <w:t xml:space="preserve">מחובותיה של </w:t>
      </w:r>
      <w:r w:rsidR="001C5A04">
        <w:rPr>
          <w:rtl/>
        </w:rPr>
        <w:t>אימא</w:t>
      </w:r>
      <w:r w:rsidRPr="00CD067C">
        <w:rPr>
          <w:rtl/>
        </w:rPr>
        <w:t>:</w:t>
      </w:r>
    </w:p>
    <w:p w14:paraId="6D218403" w14:textId="1C70013A" w:rsidR="00250F08" w:rsidRPr="00CD067C" w:rsidRDefault="00893E48" w:rsidP="00793950">
      <w:pPr>
        <w:rPr>
          <w:rtl/>
        </w:rPr>
      </w:pPr>
      <w:r>
        <w:rPr>
          <w:rFonts w:hint="cs"/>
          <w:rtl/>
        </w:rPr>
        <w:t>הואיל</w:t>
      </w:r>
      <w:r w:rsidRPr="00CD067C">
        <w:rPr>
          <w:rtl/>
        </w:rPr>
        <w:t xml:space="preserve"> </w:t>
      </w:r>
      <w:r>
        <w:rPr>
          <w:rFonts w:hint="cs"/>
          <w:rtl/>
        </w:rPr>
        <w:t>ו</w:t>
      </w:r>
      <w:r w:rsidR="00250F08" w:rsidRPr="00CD067C">
        <w:rPr>
          <w:rtl/>
        </w:rPr>
        <w:t>קיבלה ילד</w:t>
      </w:r>
      <w:r w:rsidR="00E14522">
        <w:rPr>
          <w:rFonts w:hint="cs"/>
          <w:rtl/>
        </w:rPr>
        <w:t>ים</w:t>
      </w:r>
      <w:r w:rsidR="00250F08" w:rsidRPr="00CD067C">
        <w:rPr>
          <w:rtl/>
        </w:rPr>
        <w:t xml:space="preserve"> עם גישה, </w:t>
      </w:r>
      <w:r w:rsidR="00793950">
        <w:rPr>
          <w:rFonts w:hint="cs"/>
          <w:rtl/>
        </w:rPr>
        <w:t>עליה</w:t>
      </w:r>
      <w:r w:rsidR="00250F08" w:rsidRPr="00CD067C">
        <w:rPr>
          <w:rtl/>
        </w:rPr>
        <w:t xml:space="preserve"> לטפח את הגישה</w:t>
      </w:r>
      <w:r>
        <w:rPr>
          <w:rFonts w:hint="cs"/>
          <w:rtl/>
        </w:rPr>
        <w:t xml:space="preserve"> </w:t>
      </w:r>
      <w:r>
        <w:rPr>
          <w:rtl/>
        </w:rPr>
        <w:t>–</w:t>
      </w:r>
      <w:r>
        <w:rPr>
          <w:rFonts w:hint="cs"/>
          <w:rtl/>
        </w:rPr>
        <w:t xml:space="preserve"> אין הנחות, אין דרך מילוט</w:t>
      </w:r>
      <w:r w:rsidR="00250F08" w:rsidRPr="00CD067C">
        <w:rPr>
          <w:rtl/>
        </w:rPr>
        <w:t>.</w:t>
      </w:r>
    </w:p>
    <w:p w14:paraId="39D254DC" w14:textId="714B4594" w:rsidR="00250F08" w:rsidRPr="00CD067C" w:rsidRDefault="00C76ED9" w:rsidP="009F3488">
      <w:pPr>
        <w:rPr>
          <w:rtl/>
        </w:rPr>
      </w:pPr>
      <w:r>
        <w:rPr>
          <w:rFonts w:hint="cs"/>
          <w:rtl/>
        </w:rPr>
        <w:t>ו</w:t>
      </w:r>
      <w:r w:rsidR="00250F08" w:rsidRPr="00CD067C">
        <w:rPr>
          <w:rtl/>
        </w:rPr>
        <w:t xml:space="preserve">היא </w:t>
      </w:r>
      <w:r>
        <w:rPr>
          <w:rFonts w:hint="cs"/>
          <w:rtl/>
        </w:rPr>
        <w:t xml:space="preserve">אכן </w:t>
      </w:r>
      <w:r w:rsidR="00250F08" w:rsidRPr="00CD067C">
        <w:rPr>
          <w:rtl/>
        </w:rPr>
        <w:t>השתדלה</w:t>
      </w:r>
      <w:r w:rsidR="006B0496">
        <w:rPr>
          <w:rFonts w:hint="cs"/>
          <w:rtl/>
        </w:rPr>
        <w:t xml:space="preserve"> ל</w:t>
      </w:r>
      <w:r w:rsidR="00DE53AC">
        <w:rPr>
          <w:rFonts w:hint="cs"/>
          <w:rtl/>
        </w:rPr>
        <w:t>מצא בתוכה</w:t>
      </w:r>
      <w:r w:rsidR="00250F08" w:rsidRPr="00CD067C">
        <w:rPr>
          <w:rtl/>
        </w:rPr>
        <w:t xml:space="preserve"> </w:t>
      </w:r>
      <w:r>
        <w:rPr>
          <w:rFonts w:hint="cs"/>
          <w:rtl/>
        </w:rPr>
        <w:t>די</w:t>
      </w:r>
      <w:r w:rsidR="00250F08" w:rsidRPr="00CD067C">
        <w:rPr>
          <w:rtl/>
        </w:rPr>
        <w:t xml:space="preserve"> מן הד</w:t>
      </w:r>
      <w:r w:rsidR="00DE53AC">
        <w:rPr>
          <w:rtl/>
        </w:rPr>
        <w:t>רוש לטיפוח גישות</w:t>
      </w:r>
      <w:r w:rsidR="00E14522">
        <w:rPr>
          <w:rFonts w:hint="cs"/>
          <w:rtl/>
        </w:rPr>
        <w:t>יהם</w:t>
      </w:r>
      <w:r w:rsidR="00DE53AC">
        <w:rPr>
          <w:rtl/>
        </w:rPr>
        <w:t xml:space="preserve"> </w:t>
      </w:r>
      <w:r w:rsidR="00C5365D">
        <w:rPr>
          <w:rFonts w:hint="cs"/>
          <w:rtl/>
        </w:rPr>
        <w:t>[</w:t>
      </w:r>
      <w:r w:rsidR="00E14522">
        <w:rPr>
          <w:rFonts w:hint="cs"/>
          <w:rtl/>
        </w:rPr>
        <w:t>/מאיימות / עמוקות / זוהרות / נוצצות</w:t>
      </w:r>
      <w:r w:rsidR="00DE53AC">
        <w:rPr>
          <w:rtl/>
        </w:rPr>
        <w:t xml:space="preserve"> </w:t>
      </w:r>
      <w:r w:rsidR="00E14522">
        <w:rPr>
          <w:rFonts w:hint="cs"/>
          <w:rtl/>
        </w:rPr>
        <w:t xml:space="preserve">/ יותר מדי / </w:t>
      </w:r>
      <w:r w:rsidR="00C5365D">
        <w:rPr>
          <w:rFonts w:hint="cs"/>
          <w:rtl/>
        </w:rPr>
        <w:t>ה</w:t>
      </w:r>
      <w:r w:rsidR="00E14522">
        <w:rPr>
          <w:rFonts w:hint="cs"/>
          <w:rtl/>
        </w:rPr>
        <w:t>מופלאות</w:t>
      </w:r>
      <w:r w:rsidR="00C5365D">
        <w:rPr>
          <w:rFonts w:hint="cs"/>
          <w:rtl/>
        </w:rPr>
        <w:t>]הנוצצות</w:t>
      </w:r>
      <w:r w:rsidR="00E14522">
        <w:rPr>
          <w:rFonts w:hint="cs"/>
          <w:rtl/>
        </w:rPr>
        <w:t xml:space="preserve"> </w:t>
      </w:r>
      <w:r w:rsidR="00DE53AC">
        <w:rPr>
          <w:rtl/>
        </w:rPr>
        <w:t>של ילדי</w:t>
      </w:r>
      <w:r w:rsidR="00DE53AC">
        <w:rPr>
          <w:rFonts w:hint="cs"/>
          <w:rtl/>
        </w:rPr>
        <w:t>ה</w:t>
      </w:r>
      <w:r w:rsidR="00E14522">
        <w:rPr>
          <w:rFonts w:hint="cs"/>
          <w:rtl/>
        </w:rPr>
        <w:t xml:space="preserve"> </w:t>
      </w:r>
      <w:r w:rsidR="00E14522">
        <w:rPr>
          <w:rtl/>
        </w:rPr>
        <w:t>–</w:t>
      </w:r>
      <w:r w:rsidR="00E14522">
        <w:rPr>
          <w:rFonts w:hint="cs"/>
          <w:rtl/>
        </w:rPr>
        <w:t xml:space="preserve"> </w:t>
      </w:r>
      <w:r w:rsidR="008B1B44" w:rsidRPr="008B1B44">
        <w:rPr>
          <w:rFonts w:cs="Times New Roman"/>
          <w:rtl/>
        </w:rPr>
        <w:t>סוֹפִי</w:t>
      </w:r>
      <w:r w:rsidR="00E14522">
        <w:rPr>
          <w:rFonts w:hint="cs"/>
          <w:rtl/>
        </w:rPr>
        <w:t xml:space="preserve"> ה</w:t>
      </w:r>
      <w:r w:rsidR="00C5365D">
        <w:rPr>
          <w:rFonts w:hint="cs"/>
          <w:rtl/>
        </w:rPr>
        <w:t>טובה</w:t>
      </w:r>
      <w:r w:rsidR="00E14522">
        <w:rPr>
          <w:rFonts w:hint="cs"/>
          <w:rtl/>
        </w:rPr>
        <w:t xml:space="preserve"> וגישתה ל</w:t>
      </w:r>
      <w:r w:rsidR="001C5A04">
        <w:rPr>
          <w:rFonts w:hint="cs"/>
          <w:rtl/>
        </w:rPr>
        <w:t>מוזיקה</w:t>
      </w:r>
      <w:r w:rsidR="00E14522">
        <w:rPr>
          <w:rFonts w:hint="cs"/>
          <w:rtl/>
        </w:rPr>
        <w:t>, ש</w:t>
      </w:r>
      <w:r w:rsidR="00FE27E9" w:rsidRPr="00FE27E9">
        <w:rPr>
          <w:rFonts w:cs="Times New Roman"/>
          <w:rtl/>
        </w:rPr>
        <w:t>עוד בטרם מלאו לה שתים</w:t>
      </w:r>
      <w:r w:rsidR="008F6270">
        <w:rPr>
          <w:rFonts w:cs="Times New Roman" w:hint="cs"/>
          <w:rtl/>
        </w:rPr>
        <w:t>-</w:t>
      </w:r>
      <w:r w:rsidR="00FE27E9" w:rsidRPr="00FE27E9">
        <w:rPr>
          <w:rFonts w:cs="Times New Roman"/>
          <w:rtl/>
        </w:rPr>
        <w:t xml:space="preserve">עשרה </w:t>
      </w:r>
      <w:r w:rsidR="00E14522">
        <w:rPr>
          <w:rFonts w:hint="cs"/>
          <w:rtl/>
        </w:rPr>
        <w:t xml:space="preserve">הובילה את המשפחה לגבהים נשגבים </w:t>
      </w:r>
      <w:r w:rsidR="009F3488">
        <w:rPr>
          <w:rFonts w:hint="cs"/>
          <w:rtl/>
        </w:rPr>
        <w:t xml:space="preserve">כמו </w:t>
      </w:r>
      <w:r w:rsidR="00E14522">
        <w:rPr>
          <w:rFonts w:hint="cs"/>
          <w:rtl/>
        </w:rPr>
        <w:t>גם למעמקים</w:t>
      </w:r>
      <w:r w:rsidR="00FE27E9">
        <w:rPr>
          <w:rFonts w:hint="cs"/>
          <w:rtl/>
        </w:rPr>
        <w:t>[</w:t>
      </w:r>
      <w:r w:rsidR="00E14522">
        <w:rPr>
          <w:rFonts w:hint="cs"/>
          <w:rtl/>
        </w:rPr>
        <w:t xml:space="preserve">, </w:t>
      </w:r>
      <w:r w:rsidR="009F3488">
        <w:rPr>
          <w:rFonts w:hint="cs"/>
          <w:rtl/>
        </w:rPr>
        <w:t xml:space="preserve">שנחלה </w:t>
      </w:r>
      <w:r w:rsidR="00E14522">
        <w:rPr>
          <w:rFonts w:hint="cs"/>
          <w:rtl/>
        </w:rPr>
        <w:t xml:space="preserve">מפחי נפש צורבים עוד לפני שמלאו לה </w:t>
      </w:r>
      <w:r w:rsidR="00C5365D">
        <w:rPr>
          <w:rFonts w:hint="cs"/>
          <w:rtl/>
        </w:rPr>
        <w:t>שתים-עשרה</w:t>
      </w:r>
      <w:r w:rsidR="00FE27E9">
        <w:rPr>
          <w:rFonts w:hint="cs"/>
          <w:rtl/>
        </w:rPr>
        <w:t>]</w:t>
      </w:r>
      <w:r w:rsidR="009F3488">
        <w:rPr>
          <w:rFonts w:hint="cs"/>
          <w:rtl/>
        </w:rPr>
        <w:t>;</w:t>
      </w:r>
      <w:r w:rsidR="00E14522">
        <w:rPr>
          <w:rFonts w:hint="cs"/>
          <w:rtl/>
        </w:rPr>
        <w:t xml:space="preserve"> מארק וגישתו מרקיעת השחקים ל</w:t>
      </w:r>
      <w:r w:rsidR="001C5A04">
        <w:rPr>
          <w:rFonts w:hint="cs"/>
          <w:rtl/>
        </w:rPr>
        <w:t>מתמטיקה</w:t>
      </w:r>
      <w:r w:rsidR="00E14522">
        <w:rPr>
          <w:rFonts w:hint="cs"/>
          <w:rtl/>
        </w:rPr>
        <w:t xml:space="preserve"> והוא עדיין לא בן </w:t>
      </w:r>
      <w:r w:rsidR="008C7253">
        <w:rPr>
          <w:rFonts w:hint="cs"/>
          <w:rtl/>
        </w:rPr>
        <w:t>תשע</w:t>
      </w:r>
      <w:r w:rsidR="002950E0">
        <w:rPr>
          <w:rFonts w:hint="cs"/>
          <w:rtl/>
        </w:rPr>
        <w:t>;</w:t>
      </w:r>
      <w:r w:rsidR="00E14522">
        <w:rPr>
          <w:rFonts w:hint="cs"/>
          <w:rtl/>
        </w:rPr>
        <w:t xml:space="preserve"> ואלכס</w:t>
      </w:r>
      <w:r w:rsidR="00536685">
        <w:rPr>
          <w:rFonts w:hint="cs"/>
          <w:rtl/>
        </w:rPr>
        <w:t>,</w:t>
      </w:r>
      <w:r w:rsidR="00E14522">
        <w:rPr>
          <w:rFonts w:hint="cs"/>
          <w:rtl/>
        </w:rPr>
        <w:t xml:space="preserve"> </w:t>
      </w:r>
      <w:r w:rsidR="009F3488">
        <w:rPr>
          <w:rFonts w:hint="cs"/>
          <w:rtl/>
        </w:rPr>
        <w:t xml:space="preserve">בנה </w:t>
      </w:r>
      <w:r w:rsidR="00E14522">
        <w:rPr>
          <w:rFonts w:hint="cs"/>
          <w:rtl/>
        </w:rPr>
        <w:t>האמצעי</w:t>
      </w:r>
      <w:r w:rsidR="00536685">
        <w:rPr>
          <w:rFonts w:hint="cs"/>
          <w:rtl/>
        </w:rPr>
        <w:t>,</w:t>
      </w:r>
      <w:r w:rsidR="00E14522">
        <w:rPr>
          <w:rFonts w:hint="cs"/>
          <w:rtl/>
        </w:rPr>
        <w:t xml:space="preserve"> </w:t>
      </w:r>
      <w:r w:rsidR="00C5365D">
        <w:rPr>
          <w:rFonts w:hint="cs"/>
          <w:rtl/>
        </w:rPr>
        <w:t>וגישתו לשמיים. או לגשם ה</w:t>
      </w:r>
      <w:r w:rsidR="00536685">
        <w:rPr>
          <w:rFonts w:hint="cs"/>
          <w:rtl/>
        </w:rPr>
        <w:t>יורד</w:t>
      </w:r>
      <w:r w:rsidR="00C5365D">
        <w:rPr>
          <w:rFonts w:hint="cs"/>
          <w:rtl/>
        </w:rPr>
        <w:t xml:space="preserve"> מ</w:t>
      </w:r>
      <w:r w:rsidR="00E14522">
        <w:rPr>
          <w:rFonts w:hint="cs"/>
          <w:rtl/>
        </w:rPr>
        <w:t>שמיים. לאדמה, ובעיקר לבוץ. לכדורים הנבעטים חזק מדי, מהר מדי. יש גישות ש</w:t>
      </w:r>
      <w:r w:rsidR="004D5210">
        <w:rPr>
          <w:rFonts w:hint="cs"/>
          <w:rtl/>
        </w:rPr>
        <w:t>מ</w:t>
      </w:r>
      <w:r w:rsidR="00E14522">
        <w:rPr>
          <w:rFonts w:hint="cs"/>
          <w:rtl/>
        </w:rPr>
        <w:t>תפקידה של אם לחנוק</w:t>
      </w:r>
      <w:r w:rsidR="00250F08" w:rsidRPr="00CD067C">
        <w:rPr>
          <w:rtl/>
        </w:rPr>
        <w:t xml:space="preserve">. </w:t>
      </w:r>
      <w:r w:rsidR="00EA779C">
        <w:rPr>
          <w:rFonts w:hint="cs"/>
          <w:rtl/>
        </w:rPr>
        <w:t>[</w:t>
      </w:r>
      <w:r w:rsidR="00250F08" w:rsidRPr="00CD067C">
        <w:rPr>
          <w:rtl/>
        </w:rPr>
        <w:t xml:space="preserve">ובכלל, </w:t>
      </w:r>
      <w:r w:rsidR="00250F08" w:rsidRPr="003632CC">
        <w:rPr>
          <w:rtl/>
        </w:rPr>
        <w:t xml:space="preserve">היא כבר מזמן לא </w:t>
      </w:r>
      <w:r w:rsidR="00DE53AC">
        <w:rPr>
          <w:rFonts w:hint="cs"/>
          <w:rtl/>
        </w:rPr>
        <w:t xml:space="preserve">מילאה </w:t>
      </w:r>
      <w:r w:rsidR="00250F08" w:rsidRPr="003632CC">
        <w:rPr>
          <w:rtl/>
        </w:rPr>
        <w:t xml:space="preserve">את </w:t>
      </w:r>
      <w:r w:rsidR="00DE53AC">
        <w:rPr>
          <w:rFonts w:hint="cs"/>
          <w:rtl/>
        </w:rPr>
        <w:t>מטלותיה</w:t>
      </w:r>
      <w:r w:rsidR="00250F08" w:rsidRPr="003632CC">
        <w:rPr>
          <w:rtl/>
        </w:rPr>
        <w:t>, מאז שהטילה על עצמה להיכנס להריון בפעם הרביעית</w:t>
      </w:r>
      <w:r w:rsidR="00250F08" w:rsidRPr="00CD067C">
        <w:rPr>
          <w:rtl/>
        </w:rPr>
        <w:t xml:space="preserve">. </w:t>
      </w:r>
      <w:r w:rsidR="00EA779C">
        <w:rPr>
          <w:rFonts w:hint="cs"/>
          <w:rtl/>
        </w:rPr>
        <w:t>]</w:t>
      </w:r>
    </w:p>
    <w:p w14:paraId="550E59CE" w14:textId="45A03C04" w:rsidR="00250F08" w:rsidRPr="00CD067C" w:rsidRDefault="00250F08" w:rsidP="00EA779C">
      <w:pPr>
        <w:rPr>
          <w:rtl/>
        </w:rPr>
      </w:pPr>
      <w:r w:rsidRPr="00CD067C">
        <w:rPr>
          <w:rtl/>
        </w:rPr>
        <w:t>מארק היה אומר</w:t>
      </w:r>
      <w:r w:rsidR="00FE27E9">
        <w:rPr>
          <w:rFonts w:hint="cs"/>
          <w:rtl/>
        </w:rPr>
        <w:t>:</w:t>
      </w:r>
      <w:r w:rsidRPr="00CD067C">
        <w:rPr>
          <w:rtl/>
        </w:rPr>
        <w:t xml:space="preserve"> </w:t>
      </w:r>
      <w:r w:rsidR="00536685">
        <w:rPr>
          <w:rFonts w:hint="cs"/>
          <w:rtl/>
        </w:rPr>
        <w:t>"</w:t>
      </w:r>
      <w:r w:rsidR="001F49D2">
        <w:rPr>
          <w:rFonts w:hint="cs"/>
          <w:rtl/>
        </w:rPr>
        <w:t>שתיים</w:t>
      </w:r>
      <w:r w:rsidRPr="00CD067C">
        <w:rPr>
          <w:rtl/>
        </w:rPr>
        <w:t xml:space="preserve"> באמת לא שווה לש</w:t>
      </w:r>
      <w:r w:rsidR="001F49D2">
        <w:rPr>
          <w:rFonts w:hint="cs"/>
          <w:rtl/>
        </w:rPr>
        <w:t>לוש</w:t>
      </w:r>
      <w:r w:rsidRPr="00CD067C">
        <w:rPr>
          <w:rtl/>
        </w:rPr>
        <w:t xml:space="preserve"> אבל </w:t>
      </w:r>
      <w:r w:rsidRPr="00CD067C">
        <w:rPr>
          <w:rFonts w:hint="cs"/>
          <w:rtl/>
        </w:rPr>
        <w:t>הם בעלי אמת</w:t>
      </w:r>
      <w:r w:rsidR="00793950">
        <w:rPr>
          <w:rFonts w:hint="cs"/>
          <w:rtl/>
        </w:rPr>
        <w:t>-</w:t>
      </w:r>
      <w:r w:rsidRPr="00CD067C">
        <w:rPr>
          <w:rFonts w:hint="cs"/>
          <w:rtl/>
        </w:rPr>
        <w:t xml:space="preserve">מידה משותפת ולכן </w:t>
      </w:r>
      <w:r w:rsidRPr="00CD067C">
        <w:rPr>
          <w:rtl/>
        </w:rPr>
        <w:t>ניתן לערוך ביניהם השוואה –</w:t>
      </w:r>
      <w:r w:rsidRPr="00CD067C">
        <w:rPr>
          <w:rFonts w:hint="cs"/>
          <w:rtl/>
        </w:rPr>
        <w:t xml:space="preserve"> </w:t>
      </w:r>
      <w:r w:rsidR="009F3488">
        <w:rPr>
          <w:rFonts w:hint="cs"/>
          <w:rtl/>
        </w:rPr>
        <w:t xml:space="preserve">לחקור </w:t>
      </w:r>
      <w:r w:rsidRPr="00CD067C">
        <w:rPr>
          <w:rFonts w:hint="cs"/>
          <w:rtl/>
        </w:rPr>
        <w:t>מה חסר ב</w:t>
      </w:r>
      <w:r w:rsidR="001F49D2">
        <w:rPr>
          <w:rFonts w:hint="cs"/>
          <w:rtl/>
        </w:rPr>
        <w:t>שתיים</w:t>
      </w:r>
      <w:r w:rsidRPr="00CD067C">
        <w:rPr>
          <w:rFonts w:hint="cs"/>
          <w:rtl/>
        </w:rPr>
        <w:t xml:space="preserve"> לעומת ש</w:t>
      </w:r>
      <w:r w:rsidR="001F49D2">
        <w:rPr>
          <w:rFonts w:hint="cs"/>
          <w:rtl/>
        </w:rPr>
        <w:t>לוש</w:t>
      </w:r>
      <w:r w:rsidRPr="00CD067C">
        <w:rPr>
          <w:rFonts w:hint="cs"/>
          <w:rtl/>
        </w:rPr>
        <w:t xml:space="preserve">. </w:t>
      </w:r>
      <w:r w:rsidR="001F49D2">
        <w:rPr>
          <w:rFonts w:hint="cs"/>
          <w:rtl/>
        </w:rPr>
        <w:t>שלוש</w:t>
      </w:r>
      <w:r w:rsidRPr="00CD067C">
        <w:rPr>
          <w:rtl/>
        </w:rPr>
        <w:t xml:space="preserve"> דומה לשתיים הרבה יותר מאשר לכל דבר אחר בעולם, הרבה יותר</w:t>
      </w:r>
      <w:r w:rsidR="00793950">
        <w:rPr>
          <w:rtl/>
        </w:rPr>
        <w:t xml:space="preserve"> מאשר</w:t>
      </w:r>
      <w:r w:rsidR="00B40BDC">
        <w:rPr>
          <w:rtl/>
        </w:rPr>
        <w:t xml:space="preserve"> </w:t>
      </w:r>
      <w:r w:rsidR="00793950">
        <w:rPr>
          <w:rtl/>
        </w:rPr>
        <w:t>ל</w:t>
      </w:r>
      <w:r w:rsidR="004D5210">
        <w:rPr>
          <w:rFonts w:hint="cs"/>
          <w:rtl/>
        </w:rPr>
        <w:t>תינוק</w:t>
      </w:r>
      <w:r w:rsidR="00793950">
        <w:rPr>
          <w:rtl/>
        </w:rPr>
        <w:t xml:space="preserve">, או </w:t>
      </w:r>
      <w:r w:rsidR="00793950">
        <w:rPr>
          <w:rFonts w:hint="cs"/>
          <w:rtl/>
        </w:rPr>
        <w:t>ל</w:t>
      </w:r>
      <w:r w:rsidR="00EA779C">
        <w:rPr>
          <w:rFonts w:hint="cs"/>
          <w:rtl/>
        </w:rPr>
        <w:t>ארמון בקינגה</w:t>
      </w:r>
      <w:r w:rsidR="008F6270">
        <w:rPr>
          <w:rFonts w:hint="cs"/>
          <w:rtl/>
        </w:rPr>
        <w:t>א</w:t>
      </w:r>
      <w:r w:rsidR="00EA779C">
        <w:rPr>
          <w:rFonts w:hint="cs"/>
          <w:rtl/>
        </w:rPr>
        <w:t>ם</w:t>
      </w:r>
      <w:r w:rsidRPr="00CD067C">
        <w:rPr>
          <w:rtl/>
        </w:rPr>
        <w:t>, או ל</w:t>
      </w:r>
      <w:r w:rsidR="00EA779C">
        <w:rPr>
          <w:rFonts w:hint="cs"/>
          <w:rtl/>
        </w:rPr>
        <w:t>אתמול</w:t>
      </w:r>
      <w:r w:rsidRPr="00CD067C">
        <w:rPr>
          <w:rtl/>
        </w:rPr>
        <w:t>.</w:t>
      </w:r>
      <w:r w:rsidR="00536685">
        <w:rPr>
          <w:rFonts w:hint="cs"/>
          <w:rtl/>
        </w:rPr>
        <w:t>"</w:t>
      </w:r>
    </w:p>
    <w:p w14:paraId="22982488" w14:textId="266A909B" w:rsidR="00250F08" w:rsidRPr="00CD067C" w:rsidRDefault="00250F08" w:rsidP="00432765">
      <w:pPr>
        <w:rPr>
          <w:rtl/>
        </w:rPr>
      </w:pPr>
      <w:r w:rsidRPr="00CD067C">
        <w:rPr>
          <w:rtl/>
        </w:rPr>
        <w:t>הלידה הראשונה והבת הראשונה היו אלה שקבעו את אמת</w:t>
      </w:r>
      <w:r w:rsidR="00793950">
        <w:rPr>
          <w:rFonts w:hint="cs"/>
          <w:rtl/>
        </w:rPr>
        <w:t>-</w:t>
      </w:r>
      <w:r w:rsidRPr="00CD067C">
        <w:rPr>
          <w:rtl/>
        </w:rPr>
        <w:t>המידה ש</w:t>
      </w:r>
      <w:r w:rsidR="00C76ED9">
        <w:rPr>
          <w:rFonts w:hint="cs"/>
          <w:rtl/>
        </w:rPr>
        <w:t>מולה נמדדו</w:t>
      </w:r>
      <w:r w:rsidR="00A06902" w:rsidRPr="00CD067C">
        <w:rPr>
          <w:rtl/>
        </w:rPr>
        <w:t xml:space="preserve"> </w:t>
      </w:r>
      <w:r w:rsidRPr="00CD067C">
        <w:rPr>
          <w:rtl/>
        </w:rPr>
        <w:t>כל האחרים</w:t>
      </w:r>
      <w:r w:rsidR="00240FEE">
        <w:rPr>
          <w:rFonts w:hint="cs"/>
          <w:rtl/>
        </w:rPr>
        <w:t>.</w:t>
      </w:r>
      <w:r w:rsidRPr="00CD067C">
        <w:rPr>
          <w:rtl/>
        </w:rPr>
        <w:t xml:space="preserve"> </w:t>
      </w:r>
      <w:r w:rsidRPr="00F93F63">
        <w:rPr>
          <w:rtl/>
        </w:rPr>
        <w:t>כש</w:t>
      </w:r>
      <w:r w:rsidR="008B1B44">
        <w:rPr>
          <w:rFonts w:hint="cs"/>
          <w:rtl/>
        </w:rPr>
        <w:t>סופי</w:t>
      </w:r>
      <w:r w:rsidRPr="00CD067C">
        <w:rPr>
          <w:rtl/>
        </w:rPr>
        <w:t xml:space="preserve"> נולדה, ה</w:t>
      </w:r>
      <w:r w:rsidR="00793950">
        <w:rPr>
          <w:rtl/>
        </w:rPr>
        <w:t>חדר נמלא באור</w:t>
      </w:r>
      <w:r w:rsidR="004F7F26">
        <w:rPr>
          <w:rFonts w:hint="cs"/>
          <w:rtl/>
        </w:rPr>
        <w:t xml:space="preserve"> ורדרד, </w:t>
      </w:r>
      <w:r w:rsidR="00536685">
        <w:rPr>
          <w:rFonts w:hint="cs"/>
          <w:rtl/>
        </w:rPr>
        <w:t>כמ</w:t>
      </w:r>
      <w:r w:rsidR="00432765">
        <w:rPr>
          <w:rFonts w:hint="cs"/>
          <w:rtl/>
        </w:rPr>
        <w:t xml:space="preserve">שתקף </w:t>
      </w:r>
      <w:r w:rsidR="004F7F26">
        <w:rPr>
          <w:rFonts w:hint="cs"/>
          <w:rtl/>
        </w:rPr>
        <w:t xml:space="preserve">מבעד לאיבר חמים </w:t>
      </w:r>
      <w:r w:rsidR="006B0496">
        <w:rPr>
          <w:rFonts w:hint="cs"/>
          <w:rtl/>
        </w:rPr>
        <w:t>ה</w:t>
      </w:r>
      <w:r w:rsidR="004F7F26">
        <w:rPr>
          <w:rFonts w:hint="cs"/>
          <w:rtl/>
        </w:rPr>
        <w:t>מוזן בדם</w:t>
      </w:r>
      <w:r w:rsidR="00793950">
        <w:rPr>
          <w:rtl/>
        </w:rPr>
        <w:t>. הן היו לבדן ב</w:t>
      </w:r>
      <w:r w:rsidRPr="00CD067C">
        <w:rPr>
          <w:rtl/>
        </w:rPr>
        <w:t xml:space="preserve">עולם, במיטה על גבעה מבודדת, על קליפה של ביצה. היא </w:t>
      </w:r>
      <w:r w:rsidR="001C5A04">
        <w:rPr>
          <w:rtl/>
        </w:rPr>
        <w:t>הייתה</w:t>
      </w:r>
      <w:r w:rsidRPr="00CD067C">
        <w:rPr>
          <w:rtl/>
        </w:rPr>
        <w:t xml:space="preserve"> </w:t>
      </w:r>
      <w:r w:rsidR="004F7F26">
        <w:rPr>
          <w:rFonts w:hint="cs"/>
          <w:rtl/>
        </w:rPr>
        <w:t>מתעוררת אל</w:t>
      </w:r>
      <w:r w:rsidRPr="00CD067C">
        <w:rPr>
          <w:rtl/>
        </w:rPr>
        <w:t xml:space="preserve"> </w:t>
      </w:r>
      <w:r w:rsidR="00CE5EE7">
        <w:rPr>
          <w:rFonts w:hint="cs"/>
          <w:rtl/>
        </w:rPr>
        <w:t>ב</w:t>
      </w:r>
      <w:r w:rsidR="00432765">
        <w:rPr>
          <w:rFonts w:hint="cs"/>
          <w:rtl/>
        </w:rPr>
        <w:t xml:space="preserve">תהּ </w:t>
      </w:r>
      <w:r w:rsidR="0010033B">
        <w:rPr>
          <w:rFonts w:hint="cs"/>
          <w:rtl/>
        </w:rPr>
        <w:t>ה</w:t>
      </w:r>
      <w:r w:rsidRPr="00CD067C">
        <w:rPr>
          <w:rtl/>
        </w:rPr>
        <w:t>שוכבת בעריס</w:t>
      </w:r>
      <w:r w:rsidR="00D775FF">
        <w:rPr>
          <w:rFonts w:hint="cs"/>
          <w:rtl/>
        </w:rPr>
        <w:t>ת</w:t>
      </w:r>
      <w:r w:rsidRPr="00CD067C">
        <w:rPr>
          <w:rtl/>
        </w:rPr>
        <w:t>ה</w:t>
      </w:r>
      <w:r w:rsidR="00240FEE">
        <w:rPr>
          <w:rFonts w:hint="cs"/>
          <w:rtl/>
        </w:rPr>
        <w:t>, משתאה ו</w:t>
      </w:r>
      <w:r w:rsidR="001F49D2">
        <w:rPr>
          <w:rFonts w:hint="cs"/>
          <w:rtl/>
        </w:rPr>
        <w:t>נוכחת</w:t>
      </w:r>
      <w:r w:rsidR="00240FEE">
        <w:rPr>
          <w:rFonts w:hint="cs"/>
          <w:rtl/>
        </w:rPr>
        <w:t>,</w:t>
      </w:r>
      <w:r w:rsidRPr="00CD067C">
        <w:rPr>
          <w:rtl/>
        </w:rPr>
        <w:t xml:space="preserve"> זה לא חלום. </w:t>
      </w:r>
    </w:p>
    <w:p w14:paraId="41BE3013" w14:textId="38EBD38A" w:rsidR="00250F08" w:rsidRPr="00CD067C" w:rsidRDefault="009F3488" w:rsidP="00CE66F0">
      <w:pPr>
        <w:rPr>
          <w:rtl/>
        </w:rPr>
      </w:pPr>
      <w:r>
        <w:rPr>
          <w:rFonts w:hint="cs"/>
          <w:rtl/>
        </w:rPr>
        <w:t xml:space="preserve">ילד </w:t>
      </w:r>
      <w:r w:rsidR="00250F08" w:rsidRPr="00CD067C">
        <w:rPr>
          <w:rtl/>
        </w:rPr>
        <w:t xml:space="preserve">מספר שתיים </w:t>
      </w:r>
      <w:r w:rsidR="00240FEE">
        <w:rPr>
          <w:rFonts w:hint="cs"/>
          <w:rtl/>
        </w:rPr>
        <w:t>נמדד</w:t>
      </w:r>
      <w:r w:rsidR="00250F08" w:rsidRPr="00CD067C">
        <w:rPr>
          <w:rtl/>
        </w:rPr>
        <w:t xml:space="preserve"> בהשוואה ל</w:t>
      </w:r>
      <w:r w:rsidR="008B1B44">
        <w:rPr>
          <w:rtl/>
        </w:rPr>
        <w:t>סופי</w:t>
      </w:r>
      <w:r w:rsidR="00250F08" w:rsidRPr="00CD067C">
        <w:rPr>
          <w:rtl/>
        </w:rPr>
        <w:t xml:space="preserve">. </w:t>
      </w:r>
      <w:r w:rsidR="00432765">
        <w:rPr>
          <w:rFonts w:hint="cs"/>
          <w:rtl/>
        </w:rPr>
        <w:t xml:space="preserve">אלכס נולד </w:t>
      </w:r>
      <w:r w:rsidR="00250F08" w:rsidRPr="00CD067C">
        <w:rPr>
          <w:rtl/>
        </w:rPr>
        <w:t xml:space="preserve">לא </w:t>
      </w:r>
      <w:r w:rsidR="00432765">
        <w:rPr>
          <w:rFonts w:hint="cs"/>
          <w:rtl/>
        </w:rPr>
        <w:t>ב</w:t>
      </w:r>
      <w:r w:rsidR="00250F08" w:rsidRPr="00CD067C">
        <w:rPr>
          <w:rtl/>
        </w:rPr>
        <w:t xml:space="preserve">אור ולא </w:t>
      </w:r>
      <w:r w:rsidR="00432765">
        <w:rPr>
          <w:rFonts w:hint="cs"/>
          <w:rtl/>
        </w:rPr>
        <w:t>ב</w:t>
      </w:r>
      <w:r w:rsidR="00250F08" w:rsidRPr="00CD067C">
        <w:rPr>
          <w:rtl/>
        </w:rPr>
        <w:t>חלום</w:t>
      </w:r>
      <w:r w:rsidR="001F49D2">
        <w:rPr>
          <w:rFonts w:hint="cs"/>
          <w:rtl/>
        </w:rPr>
        <w:t>.</w:t>
      </w:r>
      <w:r w:rsidR="00250F08" w:rsidRPr="00CD067C">
        <w:rPr>
          <w:rtl/>
        </w:rPr>
        <w:t xml:space="preserve"> </w:t>
      </w:r>
      <w:r w:rsidR="00793950">
        <w:rPr>
          <w:rtl/>
        </w:rPr>
        <w:t xml:space="preserve">עוד </w:t>
      </w:r>
      <w:r w:rsidR="00F93F63">
        <w:rPr>
          <w:rFonts w:hint="cs"/>
          <w:rtl/>
        </w:rPr>
        <w:t>בזמן הה</w:t>
      </w:r>
      <w:r w:rsidR="008F6270">
        <w:rPr>
          <w:rFonts w:hint="cs"/>
          <w:rtl/>
        </w:rPr>
        <w:t>י</w:t>
      </w:r>
      <w:r w:rsidR="00F93F63">
        <w:rPr>
          <w:rFonts w:hint="cs"/>
          <w:rtl/>
        </w:rPr>
        <w:t xml:space="preserve">ריון </w:t>
      </w:r>
      <w:r w:rsidR="002364DF">
        <w:rPr>
          <w:rFonts w:hint="cs"/>
          <w:rtl/>
        </w:rPr>
        <w:t xml:space="preserve">התבשרה </w:t>
      </w:r>
      <w:r w:rsidR="008C7253" w:rsidRPr="008C7253">
        <w:rPr>
          <w:rFonts w:cs="Times New Roman"/>
          <w:rtl/>
        </w:rPr>
        <w:t>על כישלונה להצמיח אותו, על הכישלון שלו לשגשג בתוכה</w:t>
      </w:r>
      <w:r w:rsidR="004F7F26">
        <w:rPr>
          <w:rFonts w:hint="cs"/>
          <w:rtl/>
        </w:rPr>
        <w:t>:</w:t>
      </w:r>
      <w:r w:rsidR="00250F08" w:rsidRPr="00CD067C">
        <w:rPr>
          <w:rtl/>
        </w:rPr>
        <w:t xml:space="preserve"> </w:t>
      </w:r>
      <w:r w:rsidR="002364DF">
        <w:rPr>
          <w:rFonts w:hint="cs"/>
          <w:rtl/>
        </w:rPr>
        <w:t>ה</w:t>
      </w:r>
      <w:r w:rsidR="00F93F63">
        <w:rPr>
          <w:rFonts w:hint="cs"/>
          <w:rtl/>
        </w:rPr>
        <w:t>וא</w:t>
      </w:r>
      <w:r w:rsidR="002364DF">
        <w:rPr>
          <w:rFonts w:hint="cs"/>
          <w:rtl/>
        </w:rPr>
        <w:t xml:space="preserve"> </w:t>
      </w:r>
      <w:r w:rsidR="00250F08" w:rsidRPr="00CD067C">
        <w:rPr>
          <w:rtl/>
        </w:rPr>
        <w:t xml:space="preserve">נולד </w:t>
      </w:r>
      <w:r w:rsidR="00DE53AC">
        <w:rPr>
          <w:rFonts w:hint="cs"/>
          <w:rtl/>
        </w:rPr>
        <w:t>ב</w:t>
      </w:r>
      <w:r w:rsidR="00793950">
        <w:rPr>
          <w:rFonts w:hint="cs"/>
          <w:rtl/>
        </w:rPr>
        <w:t>ְּ</w:t>
      </w:r>
      <w:r w:rsidR="00DE53AC">
        <w:rPr>
          <w:rFonts w:hint="cs"/>
          <w:rtl/>
        </w:rPr>
        <w:t>ע</w:t>
      </w:r>
      <w:r w:rsidR="00793950">
        <w:rPr>
          <w:rFonts w:hint="cs"/>
          <w:rtl/>
        </w:rPr>
        <w:t>ִ</w:t>
      </w:r>
      <w:r w:rsidR="00DE53AC">
        <w:rPr>
          <w:rFonts w:hint="cs"/>
          <w:rtl/>
        </w:rPr>
        <w:t xml:space="preserve">יתו אך </w:t>
      </w:r>
      <w:r w:rsidR="00250F08" w:rsidRPr="00CD067C">
        <w:rPr>
          <w:rtl/>
        </w:rPr>
        <w:t>בגודל פג</w:t>
      </w:r>
      <w:r>
        <w:rPr>
          <w:rFonts w:hint="cs"/>
          <w:rtl/>
        </w:rPr>
        <w:t xml:space="preserve">. </w:t>
      </w:r>
      <w:r w:rsidR="00250F08" w:rsidRPr="00CD067C">
        <w:rPr>
          <w:rtl/>
        </w:rPr>
        <w:t>זעיר, כחוש ושקט. אלכס הפך אותה מ</w:t>
      </w:r>
      <w:r w:rsidR="001C5A04">
        <w:rPr>
          <w:rtl/>
        </w:rPr>
        <w:t>אימא</w:t>
      </w:r>
      <w:r w:rsidR="00250F08" w:rsidRPr="00CD067C">
        <w:rPr>
          <w:rtl/>
        </w:rPr>
        <w:t xml:space="preserve"> של ילדה מושלמת, יפהפי</w:t>
      </w:r>
      <w:r w:rsidR="008F6270">
        <w:rPr>
          <w:rFonts w:hint="cs"/>
          <w:rtl/>
        </w:rPr>
        <w:t>י</w:t>
      </w:r>
      <w:r w:rsidR="00250F08" w:rsidRPr="00CD067C">
        <w:rPr>
          <w:rtl/>
        </w:rPr>
        <w:t>ה ומו</w:t>
      </w:r>
      <w:r w:rsidR="008F6270">
        <w:rPr>
          <w:rFonts w:hint="cs"/>
          <w:rtl/>
        </w:rPr>
        <w:t>ז</w:t>
      </w:r>
      <w:r w:rsidR="00250F08" w:rsidRPr="00CD067C">
        <w:rPr>
          <w:rtl/>
        </w:rPr>
        <w:t>יקלית</w:t>
      </w:r>
      <w:r w:rsidR="00536685">
        <w:rPr>
          <w:rFonts w:hint="cs"/>
          <w:rtl/>
        </w:rPr>
        <w:t>,</w:t>
      </w:r>
      <w:r w:rsidR="00250F08" w:rsidRPr="00CD067C">
        <w:rPr>
          <w:rtl/>
        </w:rPr>
        <w:t xml:space="preserve"> ל</w:t>
      </w:r>
      <w:r w:rsidR="001C5A04">
        <w:rPr>
          <w:rtl/>
        </w:rPr>
        <w:t>אימא</w:t>
      </w:r>
      <w:r w:rsidR="00250F08" w:rsidRPr="00CD067C">
        <w:rPr>
          <w:rtl/>
        </w:rPr>
        <w:t xml:space="preserve"> אחרת. </w:t>
      </w:r>
      <w:r w:rsidR="002364DF" w:rsidRPr="00CD067C">
        <w:rPr>
          <w:rtl/>
        </w:rPr>
        <w:t>מאז שהיה תינוק בן יומו</w:t>
      </w:r>
      <w:r w:rsidR="002364DF">
        <w:rPr>
          <w:rFonts w:hint="cs"/>
          <w:rtl/>
        </w:rPr>
        <w:t xml:space="preserve">, </w:t>
      </w:r>
      <w:r w:rsidR="008F6270" w:rsidRPr="00CD067C">
        <w:rPr>
          <w:rtl/>
        </w:rPr>
        <w:t xml:space="preserve">עקב אחריה </w:t>
      </w:r>
      <w:r w:rsidR="002364DF">
        <w:rPr>
          <w:rFonts w:hint="cs"/>
          <w:rtl/>
        </w:rPr>
        <w:t>מבטו</w:t>
      </w:r>
      <w:r w:rsidR="001F49D2">
        <w:rPr>
          <w:rFonts w:hint="cs"/>
          <w:rtl/>
        </w:rPr>
        <w:t xml:space="preserve"> מבין ריסיו הסמיכים</w:t>
      </w:r>
      <w:r w:rsidR="00250F08" w:rsidRPr="00CD067C">
        <w:rPr>
          <w:rtl/>
        </w:rPr>
        <w:t xml:space="preserve">. </w:t>
      </w:r>
      <w:r w:rsidR="00D377F7" w:rsidRPr="00CD067C">
        <w:rPr>
          <w:rtl/>
        </w:rPr>
        <w:t xml:space="preserve">אני </w:t>
      </w:r>
      <w:r w:rsidR="001305F1">
        <w:rPr>
          <w:rFonts w:hint="cs"/>
          <w:rtl/>
        </w:rPr>
        <w:t>מכיר אותך</w:t>
      </w:r>
      <w:r w:rsidR="002364DF">
        <w:rPr>
          <w:rFonts w:hint="cs"/>
          <w:rtl/>
        </w:rPr>
        <w:t>,</w:t>
      </w:r>
      <w:r w:rsidR="00D377F7" w:rsidRPr="00CD067C">
        <w:rPr>
          <w:rtl/>
        </w:rPr>
        <w:t xml:space="preserve"> הוא אמר לה ללא קול, אני מבין כל תא בגופך, כל מחשבה</w:t>
      </w:r>
      <w:r w:rsidR="001B1643">
        <w:rPr>
          <w:rFonts w:hint="cs"/>
          <w:rtl/>
        </w:rPr>
        <w:t xml:space="preserve"> </w:t>
      </w:r>
      <w:r w:rsidR="001B1643">
        <w:rPr>
          <w:rtl/>
        </w:rPr>
        <w:t>–</w:t>
      </w:r>
      <w:r w:rsidR="00D377F7">
        <w:rPr>
          <w:rFonts w:hint="cs"/>
          <w:rtl/>
        </w:rPr>
        <w:t xml:space="preserve"> </w:t>
      </w:r>
      <w:r w:rsidR="004D5210">
        <w:rPr>
          <w:rFonts w:hint="cs"/>
          <w:rtl/>
        </w:rPr>
        <w:t>ו</w:t>
      </w:r>
      <w:r w:rsidR="00D377F7">
        <w:rPr>
          <w:rFonts w:hint="cs"/>
          <w:rtl/>
        </w:rPr>
        <w:t xml:space="preserve">היא </w:t>
      </w:r>
      <w:r w:rsidR="00E114FC">
        <w:rPr>
          <w:rFonts w:hint="cs"/>
          <w:rtl/>
        </w:rPr>
        <w:t xml:space="preserve">כלל </w:t>
      </w:r>
      <w:r w:rsidR="00D377F7">
        <w:rPr>
          <w:rFonts w:hint="cs"/>
          <w:rtl/>
        </w:rPr>
        <w:t xml:space="preserve">לא </w:t>
      </w:r>
      <w:r w:rsidR="004F7F26">
        <w:rPr>
          <w:rFonts w:hint="cs"/>
          <w:rtl/>
        </w:rPr>
        <w:t>הכירה את</w:t>
      </w:r>
      <w:r w:rsidR="00D377F7">
        <w:rPr>
          <w:rFonts w:hint="cs"/>
          <w:rtl/>
        </w:rPr>
        <w:t xml:space="preserve"> היצור </w:t>
      </w:r>
      <w:r w:rsidR="00E114FC">
        <w:rPr>
          <w:rFonts w:hint="cs"/>
          <w:rtl/>
        </w:rPr>
        <w:t>הזה</w:t>
      </w:r>
      <w:r w:rsidR="001B1643">
        <w:rPr>
          <w:rFonts w:hint="cs"/>
          <w:rtl/>
        </w:rPr>
        <w:t>.</w:t>
      </w:r>
      <w:r w:rsidR="00D377F7">
        <w:rPr>
          <w:rFonts w:hint="cs"/>
          <w:rtl/>
        </w:rPr>
        <w:t xml:space="preserve"> תשעה חודשים </w:t>
      </w:r>
      <w:r w:rsidR="002364DF">
        <w:rPr>
          <w:rFonts w:hint="cs"/>
          <w:rtl/>
        </w:rPr>
        <w:t xml:space="preserve">שט </w:t>
      </w:r>
      <w:r w:rsidR="00D377F7">
        <w:rPr>
          <w:rFonts w:hint="cs"/>
          <w:rtl/>
        </w:rPr>
        <w:t>במימיה</w:t>
      </w:r>
      <w:r w:rsidR="002364DF">
        <w:rPr>
          <w:rFonts w:hint="cs"/>
          <w:rtl/>
        </w:rPr>
        <w:t xml:space="preserve"> והיא</w:t>
      </w:r>
      <w:r w:rsidR="00DE53AC">
        <w:rPr>
          <w:rFonts w:hint="cs"/>
          <w:rtl/>
        </w:rPr>
        <w:t xml:space="preserve"> </w:t>
      </w:r>
      <w:r w:rsidR="00E114FC">
        <w:rPr>
          <w:rFonts w:hint="cs"/>
          <w:rtl/>
        </w:rPr>
        <w:t>לא ידעה</w:t>
      </w:r>
      <w:r w:rsidR="00CA661A">
        <w:rPr>
          <w:rFonts w:hint="cs"/>
          <w:rtl/>
        </w:rPr>
        <w:t xml:space="preserve"> </w:t>
      </w:r>
      <w:r w:rsidR="004D5210">
        <w:rPr>
          <w:rFonts w:hint="cs"/>
          <w:rtl/>
        </w:rPr>
        <w:t>איך ת</w:t>
      </w:r>
      <w:r w:rsidR="006B0496">
        <w:rPr>
          <w:rFonts w:hint="cs"/>
          <w:rtl/>
        </w:rPr>
        <w:t xml:space="preserve">פתה אותו </w:t>
      </w:r>
      <w:r w:rsidR="002950E0">
        <w:rPr>
          <w:rFonts w:hint="cs"/>
          <w:rtl/>
        </w:rPr>
        <w:t>לה</w:t>
      </w:r>
      <w:r w:rsidR="00514BDE">
        <w:rPr>
          <w:rFonts w:hint="cs"/>
          <w:rtl/>
        </w:rPr>
        <w:t>תפעל מהעולם</w:t>
      </w:r>
      <w:r w:rsidR="00CA661A">
        <w:rPr>
          <w:rFonts w:hint="cs"/>
          <w:rtl/>
        </w:rPr>
        <w:t>, במה תעניין את נשמתו הזרה לה לאין שיעור</w:t>
      </w:r>
      <w:r w:rsidR="001B1643">
        <w:rPr>
          <w:rFonts w:hint="cs"/>
          <w:rtl/>
        </w:rPr>
        <w:t>.</w:t>
      </w:r>
      <w:r w:rsidR="00CA661A">
        <w:rPr>
          <w:rFonts w:hint="cs"/>
          <w:rtl/>
        </w:rPr>
        <w:t xml:space="preserve"> אולי </w:t>
      </w:r>
      <w:r>
        <w:rPr>
          <w:rFonts w:hint="cs"/>
          <w:rtl/>
        </w:rPr>
        <w:t>ב</w:t>
      </w:r>
      <w:r w:rsidR="00B87493">
        <w:rPr>
          <w:rFonts w:hint="cs"/>
          <w:rtl/>
        </w:rPr>
        <w:t>זרם חשמלי.</w:t>
      </w:r>
      <w:r w:rsidR="00CA661A">
        <w:rPr>
          <w:rFonts w:hint="cs"/>
          <w:rtl/>
        </w:rPr>
        <w:t xml:space="preserve"> אבל ה</w:t>
      </w:r>
      <w:r w:rsidR="00D62D32">
        <w:rPr>
          <w:rFonts w:hint="cs"/>
          <w:rtl/>
        </w:rPr>
        <w:t>וא עצמו</w:t>
      </w:r>
      <w:r w:rsidR="00CA661A">
        <w:rPr>
          <w:rFonts w:hint="cs"/>
          <w:rtl/>
        </w:rPr>
        <w:t xml:space="preserve"> </w:t>
      </w:r>
      <w:r w:rsidR="00514BDE">
        <w:rPr>
          <w:rFonts w:hint="cs"/>
          <w:rtl/>
        </w:rPr>
        <w:t>נשא</w:t>
      </w:r>
      <w:r w:rsidR="00CA661A">
        <w:rPr>
          <w:rFonts w:hint="cs"/>
          <w:rtl/>
        </w:rPr>
        <w:t xml:space="preserve"> </w:t>
      </w:r>
      <w:r w:rsidR="00D62D32">
        <w:rPr>
          <w:rFonts w:hint="cs"/>
          <w:rtl/>
        </w:rPr>
        <w:t>מטען</w:t>
      </w:r>
      <w:r w:rsidR="00CA661A">
        <w:rPr>
          <w:rFonts w:hint="cs"/>
          <w:rtl/>
        </w:rPr>
        <w:t xml:space="preserve"> מחשמל, </w:t>
      </w:r>
      <w:r w:rsidR="00514BDE">
        <w:rPr>
          <w:rFonts w:hint="cs"/>
          <w:rtl/>
        </w:rPr>
        <w:t>הוא היה</w:t>
      </w:r>
      <w:r w:rsidR="00D8562B">
        <w:rPr>
          <w:rFonts w:hint="cs"/>
          <w:rtl/>
        </w:rPr>
        <w:t xml:space="preserve"> </w:t>
      </w:r>
      <w:r w:rsidR="00D62D32">
        <w:rPr>
          <w:rFonts w:hint="cs"/>
          <w:rtl/>
        </w:rPr>
        <w:t>מקור של שדה מגנטי</w:t>
      </w:r>
      <w:r w:rsidR="00CA661A">
        <w:rPr>
          <w:rFonts w:hint="cs"/>
          <w:rtl/>
        </w:rPr>
        <w:t>.</w:t>
      </w:r>
      <w:r w:rsidR="00D62D32">
        <w:rPr>
          <w:rFonts w:hint="cs"/>
          <w:rtl/>
        </w:rPr>
        <w:t xml:space="preserve"> היא תספר לו על</w:t>
      </w:r>
      <w:r w:rsidR="00B87493">
        <w:rPr>
          <w:rFonts w:hint="cs"/>
          <w:rtl/>
        </w:rPr>
        <w:t xml:space="preserve"> חרטו</w:t>
      </w:r>
      <w:r w:rsidR="006D193F">
        <w:rPr>
          <w:rFonts w:hint="cs"/>
          <w:rtl/>
        </w:rPr>
        <w:t>מה</w:t>
      </w:r>
      <w:r w:rsidR="00B87493">
        <w:rPr>
          <w:rFonts w:hint="cs"/>
          <w:rtl/>
        </w:rPr>
        <w:t xml:space="preserve"> המחודד של</w:t>
      </w:r>
      <w:r w:rsidR="00793950">
        <w:rPr>
          <w:rFonts w:hint="cs"/>
          <w:rtl/>
        </w:rPr>
        <w:t xml:space="preserve"> </w:t>
      </w:r>
      <w:r w:rsidR="00B87493">
        <w:rPr>
          <w:rFonts w:hint="cs"/>
          <w:rtl/>
        </w:rPr>
        <w:t>מכונית-</w:t>
      </w:r>
      <w:r w:rsidR="00793950">
        <w:rPr>
          <w:rtl/>
        </w:rPr>
        <w:t>מרוץ</w:t>
      </w:r>
      <w:r w:rsidR="00D377F7" w:rsidRPr="00CD067C">
        <w:rPr>
          <w:rtl/>
        </w:rPr>
        <w:t xml:space="preserve">. </w:t>
      </w:r>
      <w:r w:rsidR="00B87493">
        <w:rPr>
          <w:rFonts w:hint="cs"/>
          <w:rtl/>
        </w:rPr>
        <w:t>ו</w:t>
      </w:r>
      <w:r w:rsidR="00DE53AC">
        <w:rPr>
          <w:rFonts w:hint="cs"/>
          <w:rtl/>
        </w:rPr>
        <w:t>מה עוד?</w:t>
      </w:r>
      <w:r w:rsidR="00D377F7" w:rsidRPr="00CD067C">
        <w:rPr>
          <w:rtl/>
        </w:rPr>
        <w:t xml:space="preserve"> צפרדע האמזונס הכחולה?</w:t>
      </w:r>
      <w:r w:rsidR="004F7F26">
        <w:rPr>
          <w:rFonts w:hint="cs"/>
          <w:rtl/>
        </w:rPr>
        <w:t xml:space="preserve"> הרבה לפני שחייו החלו,</w:t>
      </w:r>
      <w:r w:rsidR="00A15820" w:rsidRPr="00A15820">
        <w:rPr>
          <w:rtl/>
        </w:rPr>
        <w:t xml:space="preserve"> </w:t>
      </w:r>
      <w:r w:rsidR="00A15820">
        <w:rPr>
          <w:rtl/>
        </w:rPr>
        <w:t>תינוק</w:t>
      </w:r>
      <w:r w:rsidR="00A15820" w:rsidRPr="00CD067C">
        <w:rPr>
          <w:rtl/>
        </w:rPr>
        <w:t>ה</w:t>
      </w:r>
      <w:r w:rsidR="00A15820">
        <w:rPr>
          <w:rFonts w:hint="cs"/>
          <w:rtl/>
        </w:rPr>
        <w:t>ּ</w:t>
      </w:r>
      <w:r w:rsidR="00A15820" w:rsidRPr="00CD067C">
        <w:rPr>
          <w:rtl/>
        </w:rPr>
        <w:t xml:space="preserve"> </w:t>
      </w:r>
      <w:r w:rsidR="00A15820">
        <w:rPr>
          <w:rFonts w:hint="cs"/>
          <w:rtl/>
        </w:rPr>
        <w:t>הזעיר היה</w:t>
      </w:r>
      <w:r w:rsidR="004F7F26">
        <w:rPr>
          <w:rFonts w:hint="cs"/>
          <w:rtl/>
        </w:rPr>
        <w:t xml:space="preserve"> </w:t>
      </w:r>
      <w:r w:rsidR="00D377F7" w:rsidRPr="00CD067C">
        <w:rPr>
          <w:rtl/>
        </w:rPr>
        <w:t>דגיג וצפרדע ולט</w:t>
      </w:r>
      <w:r w:rsidR="00DE53AC">
        <w:rPr>
          <w:rtl/>
        </w:rPr>
        <w:t>אה וציפור ואולי לרגע</w:t>
      </w:r>
      <w:r w:rsidR="00D377F7" w:rsidRPr="00CD067C">
        <w:rPr>
          <w:rtl/>
        </w:rPr>
        <w:t xml:space="preserve"> היה גם פרח</w:t>
      </w:r>
      <w:r w:rsidR="00A15820">
        <w:rPr>
          <w:rFonts w:hint="cs"/>
          <w:rtl/>
        </w:rPr>
        <w:t>.</w:t>
      </w:r>
      <w:r w:rsidR="00D377F7" w:rsidRPr="00CD067C">
        <w:rPr>
          <w:rtl/>
        </w:rPr>
        <w:t xml:space="preserve"> </w:t>
      </w:r>
      <w:r w:rsidR="00D8562B">
        <w:rPr>
          <w:rFonts w:hint="cs"/>
          <w:rtl/>
        </w:rPr>
        <w:t>כשנולד</w:t>
      </w:r>
      <w:r w:rsidR="00D377F7" w:rsidRPr="00CD067C">
        <w:rPr>
          <w:rtl/>
        </w:rPr>
        <w:t xml:space="preserve"> היה קטנטון, פרפרון</w:t>
      </w:r>
      <w:r w:rsidR="00F97A34">
        <w:rPr>
          <w:rFonts w:hint="cs"/>
          <w:rtl/>
        </w:rPr>
        <w:t>,</w:t>
      </w:r>
      <w:r w:rsidR="00D8562B">
        <w:rPr>
          <w:rFonts w:hint="cs"/>
          <w:rtl/>
        </w:rPr>
        <w:t xml:space="preserve"> וגם </w:t>
      </w:r>
      <w:r w:rsidR="00F06A3F">
        <w:rPr>
          <w:rFonts w:hint="cs"/>
          <w:rtl/>
        </w:rPr>
        <w:t>עכשיו</w:t>
      </w:r>
      <w:r w:rsidR="008F6270">
        <w:rPr>
          <w:rFonts w:hint="cs"/>
          <w:rtl/>
        </w:rPr>
        <w:t>,</w:t>
      </w:r>
      <w:r w:rsidR="00340ED5">
        <w:rPr>
          <w:rFonts w:hint="cs"/>
          <w:rtl/>
        </w:rPr>
        <w:t xml:space="preserve"> </w:t>
      </w:r>
      <w:r w:rsidR="00536685">
        <w:rPr>
          <w:rFonts w:hint="cs"/>
          <w:rtl/>
        </w:rPr>
        <w:t xml:space="preserve">כשהוא </w:t>
      </w:r>
      <w:r w:rsidR="00340ED5">
        <w:rPr>
          <w:rFonts w:hint="cs"/>
          <w:rtl/>
        </w:rPr>
        <w:t>בן עשר</w:t>
      </w:r>
      <w:r w:rsidR="00536685">
        <w:rPr>
          <w:rFonts w:hint="cs"/>
          <w:rtl/>
        </w:rPr>
        <w:t>,</w:t>
      </w:r>
      <w:r w:rsidR="00D8562B">
        <w:rPr>
          <w:rFonts w:hint="cs"/>
          <w:rtl/>
        </w:rPr>
        <w:t xml:space="preserve"> אלכס היה רק ילד קטנטן</w:t>
      </w:r>
      <w:r w:rsidR="00D377F7" w:rsidRPr="00CD067C">
        <w:rPr>
          <w:rtl/>
        </w:rPr>
        <w:t>.</w:t>
      </w:r>
    </w:p>
    <w:p w14:paraId="38472B5C" w14:textId="236B0F54" w:rsidR="00250F08" w:rsidRPr="00CD067C" w:rsidRDefault="00250F08" w:rsidP="009F3488">
      <w:pPr>
        <w:rPr>
          <w:rtl/>
        </w:rPr>
      </w:pPr>
      <w:r w:rsidRPr="00CD067C">
        <w:rPr>
          <w:rtl/>
        </w:rPr>
        <w:t>מספר שלוש היה מארק</w:t>
      </w:r>
      <w:r w:rsidR="009F3488">
        <w:rPr>
          <w:rFonts w:hint="cs"/>
          <w:rtl/>
        </w:rPr>
        <w:t>.</w:t>
      </w:r>
      <w:r w:rsidRPr="00CD067C">
        <w:rPr>
          <w:rtl/>
        </w:rPr>
        <w:t xml:space="preserve"> </w:t>
      </w:r>
      <w:r w:rsidRPr="00CD067C">
        <w:rPr>
          <w:rFonts w:hint="cs"/>
          <w:rtl/>
        </w:rPr>
        <w:t>הוא</w:t>
      </w:r>
      <w:r w:rsidRPr="00CD067C">
        <w:rPr>
          <w:rtl/>
        </w:rPr>
        <w:t xml:space="preserve"> היה </w:t>
      </w:r>
      <w:r w:rsidR="00B84090">
        <w:rPr>
          <w:rFonts w:hint="cs"/>
          <w:rtl/>
        </w:rPr>
        <w:t>ח</w:t>
      </w:r>
      <w:r w:rsidR="00D8562B">
        <w:rPr>
          <w:rFonts w:hint="cs"/>
          <w:rtl/>
        </w:rPr>
        <w:t>מי</w:t>
      </w:r>
      <w:r w:rsidR="00B84090">
        <w:rPr>
          <w:rFonts w:hint="cs"/>
          <w:rtl/>
        </w:rPr>
        <w:t xml:space="preserve">ם </w:t>
      </w:r>
      <w:r w:rsidRPr="00CD067C">
        <w:rPr>
          <w:rFonts w:hint="cs"/>
          <w:rtl/>
        </w:rPr>
        <w:t>ועגלגל</w:t>
      </w:r>
      <w:r w:rsidR="00A15820" w:rsidRPr="00A15820">
        <w:rPr>
          <w:rtl/>
        </w:rPr>
        <w:t xml:space="preserve"> </w:t>
      </w:r>
      <w:r w:rsidR="00A15820" w:rsidRPr="00CD067C">
        <w:rPr>
          <w:rtl/>
        </w:rPr>
        <w:t>כשיצא</w:t>
      </w:r>
      <w:r w:rsidR="00A15820">
        <w:rPr>
          <w:rFonts w:hint="cs"/>
          <w:rtl/>
        </w:rPr>
        <w:t xml:space="preserve"> מבטנה</w:t>
      </w:r>
      <w:r w:rsidR="00B87493">
        <w:rPr>
          <w:rFonts w:hint="cs"/>
          <w:rtl/>
        </w:rPr>
        <w:t>, כמו תיבת</w:t>
      </w:r>
      <w:r w:rsidR="008F6270">
        <w:rPr>
          <w:rFonts w:hint="cs"/>
          <w:rtl/>
        </w:rPr>
        <w:t xml:space="preserve"> </w:t>
      </w:r>
      <w:r w:rsidR="00B87493">
        <w:rPr>
          <w:rFonts w:hint="cs"/>
          <w:rtl/>
        </w:rPr>
        <w:t xml:space="preserve">אוצר שנשלפה מחופו של אי טרופי </w:t>
      </w:r>
      <w:r w:rsidR="008F6270">
        <w:rPr>
          <w:rFonts w:hint="cs"/>
          <w:rtl/>
        </w:rPr>
        <w:t xml:space="preserve">שהוטמנה </w:t>
      </w:r>
      <w:r w:rsidR="008C7253">
        <w:rPr>
          <w:rFonts w:hint="cs"/>
          <w:rtl/>
        </w:rPr>
        <w:t>בו</w:t>
      </w:r>
      <w:r w:rsidR="00B87493">
        <w:rPr>
          <w:rFonts w:hint="cs"/>
          <w:rtl/>
        </w:rPr>
        <w:t xml:space="preserve"> לפני עידנים, </w:t>
      </w:r>
      <w:r w:rsidR="00C5732A">
        <w:rPr>
          <w:rFonts w:hint="cs"/>
          <w:rtl/>
        </w:rPr>
        <w:t>מוגנת ב</w:t>
      </w:r>
      <w:r w:rsidR="00B87493">
        <w:rPr>
          <w:rFonts w:hint="cs"/>
          <w:rtl/>
        </w:rPr>
        <w:t>שבועות ולחשים</w:t>
      </w:r>
      <w:r w:rsidRPr="00CD067C">
        <w:rPr>
          <w:rtl/>
        </w:rPr>
        <w:t>.</w:t>
      </w:r>
    </w:p>
    <w:p w14:paraId="70E594EE" w14:textId="63DA3F4F" w:rsidR="009C7057" w:rsidRDefault="00250F08" w:rsidP="009F3488">
      <w:pPr>
        <w:rPr>
          <w:rtl/>
        </w:rPr>
      </w:pPr>
      <w:r w:rsidRPr="00CD067C">
        <w:rPr>
          <w:rtl/>
        </w:rPr>
        <w:t>מארק היה אומר – אבל היא לא ידעה מה יגיד. לא היה לה פנ</w:t>
      </w:r>
      <w:r w:rsidR="00793950">
        <w:rPr>
          <w:rtl/>
        </w:rPr>
        <w:t xml:space="preserve">אי </w:t>
      </w:r>
      <w:r w:rsidR="001B1643" w:rsidRPr="001B1643">
        <w:rPr>
          <w:rFonts w:cs="Times New Roman"/>
          <w:rtl/>
        </w:rPr>
        <w:t xml:space="preserve">להאזין </w:t>
      </w:r>
      <w:r w:rsidR="00793950">
        <w:rPr>
          <w:rtl/>
        </w:rPr>
        <w:t xml:space="preserve">כבר שנים, </w:t>
      </w:r>
      <w:r w:rsidR="008C7253" w:rsidRPr="008C7253">
        <w:rPr>
          <w:rFonts w:cs="Times New Roman"/>
          <w:rtl/>
        </w:rPr>
        <w:t>היא עסקה בחובות שהטילה על עצמה</w:t>
      </w:r>
      <w:r w:rsidR="001B1643">
        <w:rPr>
          <w:rFonts w:cs="Times New Roman" w:hint="cs"/>
          <w:rtl/>
        </w:rPr>
        <w:t>.</w:t>
      </w:r>
      <w:r w:rsidR="008C7253" w:rsidRPr="008C7253">
        <w:rPr>
          <w:rFonts w:cs="Times New Roman"/>
          <w:rtl/>
        </w:rPr>
        <w:t xml:space="preserve"> כל </w:t>
      </w:r>
      <w:r w:rsidR="001B1643">
        <w:rPr>
          <w:rFonts w:cs="Times New Roman" w:hint="cs"/>
          <w:rtl/>
        </w:rPr>
        <w:t>חובה</w:t>
      </w:r>
      <w:r w:rsidR="008C7253" w:rsidRPr="008C7253">
        <w:rPr>
          <w:rFonts w:cs="Times New Roman"/>
          <w:rtl/>
        </w:rPr>
        <w:t xml:space="preserve"> נוספה למלאכה הנשגבה והנכבדת מכולן</w:t>
      </w:r>
      <w:r w:rsidR="00F4319D" w:rsidRPr="008C7253">
        <w:rPr>
          <w:rFonts w:cs="Times New Roman"/>
          <w:rtl/>
        </w:rPr>
        <w:t xml:space="preserve"> </w:t>
      </w:r>
      <w:r w:rsidR="008C7253" w:rsidRPr="008C7253">
        <w:rPr>
          <w:rFonts w:cs="Times New Roman"/>
          <w:rtl/>
        </w:rPr>
        <w:t>[צו ליבה,]</w:t>
      </w:r>
      <w:r w:rsidR="00F4319D">
        <w:rPr>
          <w:rFonts w:cs="Times New Roman" w:hint="cs"/>
          <w:rtl/>
        </w:rPr>
        <w:t xml:space="preserve"> </w:t>
      </w:r>
      <w:r w:rsidR="00F4319D">
        <w:rPr>
          <w:rFonts w:cs="Times New Roman"/>
          <w:rtl/>
        </w:rPr>
        <w:t>–</w:t>
      </w:r>
      <w:r w:rsidR="00F4319D">
        <w:rPr>
          <w:rFonts w:cs="Times New Roman" w:hint="cs"/>
          <w:rtl/>
        </w:rPr>
        <w:t xml:space="preserve"> </w:t>
      </w:r>
      <w:r w:rsidR="008C7253" w:rsidRPr="008C7253">
        <w:rPr>
          <w:rFonts w:cs="Times New Roman"/>
          <w:rtl/>
        </w:rPr>
        <w:t>מלאכת הליקוט, אחת לאחת</w:t>
      </w:r>
      <w:r w:rsidR="008F6270">
        <w:rPr>
          <w:rFonts w:cs="Times New Roman" w:hint="cs"/>
          <w:rtl/>
        </w:rPr>
        <w:t>,</w:t>
      </w:r>
      <w:r w:rsidR="008C7253" w:rsidRPr="008C7253">
        <w:rPr>
          <w:rFonts w:cs="Times New Roman"/>
          <w:rtl/>
        </w:rPr>
        <w:t xml:space="preserve"> של המילים שחוברו בשפת בראשית, השפה האבודה שמלפני המצאת הכתב. גם היא</w:t>
      </w:r>
      <w:r w:rsidR="001B1643">
        <w:rPr>
          <w:rFonts w:cs="Times New Roman" w:hint="cs"/>
          <w:rtl/>
        </w:rPr>
        <w:t>,</w:t>
      </w:r>
      <w:r w:rsidR="008C7253" w:rsidRPr="008C7253">
        <w:rPr>
          <w:rFonts w:cs="Times New Roman"/>
          <w:rtl/>
        </w:rPr>
        <w:t xml:space="preserve"> בג</w:t>
      </w:r>
      <w:r w:rsidR="008F6270">
        <w:rPr>
          <w:rFonts w:cs="Times New Roman" w:hint="cs"/>
          <w:rtl/>
        </w:rPr>
        <w:t>ו</w:t>
      </w:r>
      <w:r w:rsidR="008C7253" w:rsidRPr="008C7253">
        <w:rPr>
          <w:rFonts w:cs="Times New Roman"/>
          <w:rtl/>
        </w:rPr>
        <w:t xml:space="preserve"> שחוח כאותן נשים ניאוליתיות בסְטֶפָּה האירואסיאתית</w:t>
      </w:r>
      <w:r w:rsidR="00F97A34">
        <w:rPr>
          <w:rFonts w:cs="Times New Roman" w:hint="cs"/>
          <w:rtl/>
        </w:rPr>
        <w:t>,</w:t>
      </w:r>
      <w:r w:rsidR="008C7253" w:rsidRPr="008C7253">
        <w:rPr>
          <w:rFonts w:cs="Times New Roman"/>
          <w:rtl/>
        </w:rPr>
        <w:t xml:space="preserve"> שם </w:t>
      </w:r>
      <w:r w:rsidR="00483BB1">
        <w:rPr>
          <w:rFonts w:cs="Times New Roman"/>
          <w:rtl/>
        </w:rPr>
        <w:t>הכול</w:t>
      </w:r>
      <w:r w:rsidR="008C7253" w:rsidRPr="008C7253">
        <w:rPr>
          <w:rFonts w:cs="Times New Roman"/>
          <w:rtl/>
        </w:rPr>
        <w:t xml:space="preserve"> החל, משם </w:t>
      </w:r>
      <w:r w:rsidR="00483BB1">
        <w:rPr>
          <w:rFonts w:cs="Times New Roman"/>
          <w:rtl/>
        </w:rPr>
        <w:t>הכול</w:t>
      </w:r>
      <w:r w:rsidR="008C7253" w:rsidRPr="008C7253">
        <w:rPr>
          <w:rFonts w:cs="Times New Roman"/>
          <w:rtl/>
        </w:rPr>
        <w:t xml:space="preserve"> נבע</w:t>
      </w:r>
      <w:r w:rsidR="00F97A34">
        <w:rPr>
          <w:rFonts w:cs="Times New Roman" w:hint="cs"/>
          <w:rtl/>
        </w:rPr>
        <w:t>.</w:t>
      </w:r>
      <w:r w:rsidR="008C7253" w:rsidRPr="008C7253">
        <w:rPr>
          <w:rFonts w:cs="Times New Roman"/>
          <w:rtl/>
        </w:rPr>
        <w:t xml:space="preserve"> היא חצבה ולשה את המילים הקדמוניות שהתגלגלו מאותם שדות</w:t>
      </w:r>
      <w:r w:rsidR="00F97A34">
        <w:rPr>
          <w:rFonts w:cs="Times New Roman" w:hint="cs"/>
          <w:rtl/>
        </w:rPr>
        <w:t xml:space="preserve"> </w:t>
      </w:r>
      <w:r w:rsidR="008C7253" w:rsidRPr="008C7253">
        <w:rPr>
          <w:rFonts w:cs="Times New Roman"/>
          <w:rtl/>
        </w:rPr>
        <w:t>שלף מזרחה ומערבה בגל דיבור אדיר שהרעיד את היבשת</w:t>
      </w:r>
      <w:r w:rsidR="008C7253">
        <w:rPr>
          <w:rFonts w:cs="Times New Roman" w:hint="cs"/>
          <w:rtl/>
        </w:rPr>
        <w:t>.</w:t>
      </w:r>
    </w:p>
    <w:p w14:paraId="2B08511E" w14:textId="00D840EC" w:rsidR="00900C0A" w:rsidRDefault="00900C0A" w:rsidP="00CA661A">
      <w:pPr>
        <w:rPr>
          <w:rtl/>
        </w:rPr>
      </w:pPr>
      <w:r>
        <w:rPr>
          <w:rFonts w:hint="cs"/>
          <w:rtl/>
        </w:rPr>
        <w:t>[</w:t>
      </w:r>
      <w:hyperlink r:id="rId8" w:history="1">
        <w:r w:rsidRPr="00900C0A">
          <w:rPr>
            <w:rStyle w:val="Hyperlink"/>
            <w:rFonts w:hint="cs"/>
            <w:rtl/>
          </w:rPr>
          <w:t>ערבה</w:t>
        </w:r>
      </w:hyperlink>
      <w:r>
        <w:rPr>
          <w:rFonts w:hint="cs"/>
          <w:rtl/>
        </w:rPr>
        <w:t xml:space="preserve">, </w:t>
      </w:r>
      <w:hyperlink r:id="rId9" w:history="1">
        <w:r w:rsidRPr="00900C0A">
          <w:rPr>
            <w:rStyle w:val="Hyperlink"/>
            <w:rFonts w:hint="cs"/>
            <w:rtl/>
          </w:rPr>
          <w:t>פרוטו-</w:t>
        </w:r>
        <w:r w:rsidR="00963284">
          <w:rPr>
            <w:rStyle w:val="Hyperlink"/>
            <w:rFonts w:hint="cs"/>
            <w:rtl/>
          </w:rPr>
          <w:t>הו</w:t>
        </w:r>
        <w:r>
          <w:rPr>
            <w:rStyle w:val="Hyperlink"/>
            <w:rFonts w:hint="cs"/>
            <w:rtl/>
          </w:rPr>
          <w:t>ד</w:t>
        </w:r>
        <w:r w:rsidRPr="00900C0A">
          <w:rPr>
            <w:rStyle w:val="Hyperlink"/>
            <w:rFonts w:hint="cs"/>
            <w:rtl/>
          </w:rPr>
          <w:t>ו-אירופאית</w:t>
        </w:r>
      </w:hyperlink>
      <w:r>
        <w:rPr>
          <w:rFonts w:hint="cs"/>
          <w:rtl/>
        </w:rPr>
        <w:t>]</w:t>
      </w:r>
    </w:p>
    <w:p w14:paraId="1D5735D3" w14:textId="4167C96D" w:rsidR="00250F08" w:rsidRPr="00CD067C" w:rsidRDefault="0053501B" w:rsidP="008A79DF">
      <w:pPr>
        <w:rPr>
          <w:rtl/>
        </w:rPr>
      </w:pPr>
      <w:r>
        <w:rPr>
          <w:rFonts w:hint="cs"/>
          <w:rtl/>
        </w:rPr>
        <w:lastRenderedPageBreak/>
        <w:t>[</w:t>
      </w:r>
      <w:r w:rsidR="00760B30">
        <w:rPr>
          <w:rFonts w:hint="cs"/>
          <w:rtl/>
        </w:rPr>
        <w:t>הרגע קרב ו</w:t>
      </w:r>
      <w:r w:rsidR="009C7057">
        <w:rPr>
          <w:rFonts w:hint="cs"/>
          <w:rtl/>
        </w:rPr>
        <w:t>ב</w:t>
      </w:r>
      <w:r w:rsidR="00082465">
        <w:rPr>
          <w:rFonts w:hint="cs"/>
          <w:rtl/>
        </w:rPr>
        <w:t>עלה</w:t>
      </w:r>
      <w:r w:rsidR="009C7057">
        <w:rPr>
          <w:rFonts w:hint="cs"/>
          <w:rtl/>
        </w:rPr>
        <w:t xml:space="preserve"> הוז</w:t>
      </w:r>
      <w:r w:rsidR="00760B30">
        <w:rPr>
          <w:rFonts w:hint="cs"/>
          <w:rtl/>
        </w:rPr>
        <w:t xml:space="preserve">עק. </w:t>
      </w:r>
      <w:r w:rsidR="009F3488">
        <w:rPr>
          <w:rFonts w:hint="cs"/>
          <w:rtl/>
        </w:rPr>
        <w:t xml:space="preserve">בעלה </w:t>
      </w:r>
      <w:r w:rsidR="00760B30">
        <w:rPr>
          <w:rFonts w:hint="cs"/>
          <w:rtl/>
        </w:rPr>
        <w:t xml:space="preserve">התפעל מהחידושים הטכנולוגיים שצצו בחדר-הלידה </w:t>
      </w:r>
      <w:r w:rsidR="009F3488">
        <w:rPr>
          <w:rFonts w:hint="cs"/>
          <w:rtl/>
        </w:rPr>
        <w:t>ב</w:t>
      </w:r>
      <w:r w:rsidR="00760B30">
        <w:rPr>
          <w:rFonts w:hint="cs"/>
          <w:rtl/>
        </w:rPr>
        <w:t xml:space="preserve">עשר </w:t>
      </w:r>
      <w:r w:rsidR="009F3488">
        <w:rPr>
          <w:rFonts w:hint="cs"/>
          <w:rtl/>
        </w:rPr>
        <w:t>ה</w:t>
      </w:r>
      <w:r w:rsidR="00760B30">
        <w:rPr>
          <w:rFonts w:hint="cs"/>
          <w:rtl/>
        </w:rPr>
        <w:t>שנים</w:t>
      </w:r>
      <w:r w:rsidR="009F3488">
        <w:rPr>
          <w:rFonts w:hint="cs"/>
          <w:rtl/>
        </w:rPr>
        <w:t xml:space="preserve"> שחלפו</w:t>
      </w:r>
      <w:r w:rsidR="00760B30">
        <w:rPr>
          <w:rFonts w:hint="cs"/>
          <w:rtl/>
        </w:rPr>
        <w:t>, הביט בערגה ב</w:t>
      </w:r>
      <w:r w:rsidR="00C45B28">
        <w:rPr>
          <w:rFonts w:hint="cs"/>
          <w:rtl/>
        </w:rPr>
        <w:t>טלוויז</w:t>
      </w:r>
      <w:r w:rsidR="00760B30">
        <w:rPr>
          <w:rFonts w:hint="cs"/>
          <w:rtl/>
        </w:rPr>
        <w:t>יה הכבויה אבל לא העז לבקש להדליק אותה, אף</w:t>
      </w:r>
      <w:r w:rsidR="00297D38">
        <w:rPr>
          <w:rFonts w:hint="cs"/>
          <w:rtl/>
        </w:rPr>
        <w:t xml:space="preserve"> על פ</w:t>
      </w:r>
      <w:r w:rsidR="00760B30">
        <w:rPr>
          <w:rFonts w:hint="cs"/>
          <w:rtl/>
        </w:rPr>
        <w:t>י ש</w:t>
      </w:r>
      <w:r w:rsidR="008A79DF">
        <w:rPr>
          <w:rFonts w:hint="cs"/>
          <w:rtl/>
        </w:rPr>
        <w:t>שודר</w:t>
      </w:r>
      <w:r w:rsidR="00760B30">
        <w:rPr>
          <w:rFonts w:hint="cs"/>
          <w:rtl/>
        </w:rPr>
        <w:t xml:space="preserve"> משחק ראווה של ארסנל נגד ב</w:t>
      </w:r>
      <w:r w:rsidR="008A79DF">
        <w:rPr>
          <w:rFonts w:hint="cs"/>
          <w:rtl/>
        </w:rPr>
        <w:t>א</w:t>
      </w:r>
      <w:r w:rsidR="00760B30">
        <w:rPr>
          <w:rFonts w:hint="cs"/>
          <w:rtl/>
        </w:rPr>
        <w:t xml:space="preserve">יירן. אלכס </w:t>
      </w:r>
      <w:r w:rsidR="007A7BEC">
        <w:rPr>
          <w:rFonts w:hint="cs"/>
          <w:rtl/>
        </w:rPr>
        <w:t>יוכל</w:t>
      </w:r>
      <w:r w:rsidR="00EE6A4B">
        <w:rPr>
          <w:rFonts w:hint="cs"/>
          <w:rtl/>
        </w:rPr>
        <w:t xml:space="preserve"> לתאר לו</w:t>
      </w:r>
      <w:r w:rsidR="00760B30">
        <w:rPr>
          <w:rFonts w:hint="cs"/>
          <w:rtl/>
        </w:rPr>
        <w:t xml:space="preserve"> את כל החלקים המעניינים</w:t>
      </w:r>
      <w:r w:rsidR="005577CC">
        <w:rPr>
          <w:rFonts w:hint="cs"/>
          <w:rtl/>
        </w:rPr>
        <w:t xml:space="preserve">, לפחות </w:t>
      </w:r>
      <w:r w:rsidR="00821B83">
        <w:rPr>
          <w:rFonts w:hint="cs"/>
          <w:rtl/>
        </w:rPr>
        <w:t>לזה היה לו כישרון</w:t>
      </w:r>
      <w:r w:rsidR="00760B30">
        <w:rPr>
          <w:rFonts w:hint="cs"/>
          <w:rtl/>
        </w:rPr>
        <w:t>.</w:t>
      </w:r>
      <w:r>
        <w:rPr>
          <w:rFonts w:hint="cs"/>
          <w:rtl/>
        </w:rPr>
        <w:t>]</w:t>
      </w:r>
    </w:p>
    <w:p w14:paraId="35B8AB7B" w14:textId="68BA233D" w:rsidR="00D377F7" w:rsidRDefault="00250F08" w:rsidP="008A79DF">
      <w:pPr>
        <w:rPr>
          <w:rtl/>
        </w:rPr>
      </w:pPr>
      <w:r w:rsidRPr="00CD067C">
        <w:rPr>
          <w:rtl/>
        </w:rPr>
        <w:t>ו</w:t>
      </w:r>
      <w:r w:rsidR="00F06A3F">
        <w:rPr>
          <w:rFonts w:hint="cs"/>
          <w:rtl/>
        </w:rPr>
        <w:t>עכשיו</w:t>
      </w:r>
      <w:r w:rsidR="00760B30">
        <w:rPr>
          <w:rFonts w:hint="cs"/>
          <w:rtl/>
        </w:rPr>
        <w:t xml:space="preserve"> </w:t>
      </w:r>
      <w:r w:rsidR="008C7253" w:rsidRPr="008C7253">
        <w:rPr>
          <w:rFonts w:cs="Times New Roman"/>
          <w:rtl/>
        </w:rPr>
        <w:t xml:space="preserve">התינוק </w:t>
      </w:r>
      <w:r w:rsidRPr="00CD067C">
        <w:rPr>
          <w:rtl/>
        </w:rPr>
        <w:t>הרביעי</w:t>
      </w:r>
      <w:r w:rsidR="008A79DF">
        <w:rPr>
          <w:rFonts w:hint="cs"/>
          <w:rtl/>
        </w:rPr>
        <w:t>.</w:t>
      </w:r>
      <w:r w:rsidRPr="00CD067C">
        <w:rPr>
          <w:rtl/>
        </w:rPr>
        <w:t xml:space="preserve"> הוא </w:t>
      </w:r>
      <w:r w:rsidR="00760B30">
        <w:rPr>
          <w:rFonts w:hint="cs"/>
          <w:rtl/>
        </w:rPr>
        <w:t>הגיח</w:t>
      </w:r>
      <w:r w:rsidRPr="00CD067C">
        <w:rPr>
          <w:rtl/>
        </w:rPr>
        <w:t xml:space="preserve"> ל</w:t>
      </w:r>
      <w:r w:rsidR="004C59E0">
        <w:rPr>
          <w:rtl/>
        </w:rPr>
        <w:t>אוויר</w:t>
      </w:r>
      <w:r w:rsidRPr="00CD067C">
        <w:rPr>
          <w:rtl/>
        </w:rPr>
        <w:t xml:space="preserve"> העולם</w:t>
      </w:r>
      <w:r w:rsidR="007F0EDC">
        <w:rPr>
          <w:rtl/>
        </w:rPr>
        <w:t xml:space="preserve"> </w:t>
      </w:r>
      <w:r w:rsidRPr="00CD067C">
        <w:rPr>
          <w:rtl/>
        </w:rPr>
        <w:t xml:space="preserve">ומייד הושם בחיקה. </w:t>
      </w:r>
    </w:p>
    <w:p w14:paraId="089760A2" w14:textId="43E78C38" w:rsidR="00250F08" w:rsidRDefault="00250F08" w:rsidP="00B84090">
      <w:pPr>
        <w:rPr>
          <w:rtl/>
        </w:rPr>
      </w:pPr>
      <w:r w:rsidRPr="00CD067C">
        <w:rPr>
          <w:rtl/>
        </w:rPr>
        <w:t>בחדר הלידה האפלולי היא הביטה אל תוך עיניו הענקיות, הפעורות לרווחה, בשעה שהמיילדת פרש</w:t>
      </w:r>
      <w:r w:rsidR="00F97A34">
        <w:rPr>
          <w:rFonts w:hint="cs"/>
          <w:rtl/>
        </w:rPr>
        <w:t>ׂ</w:t>
      </w:r>
      <w:r w:rsidRPr="00CD067C">
        <w:rPr>
          <w:rtl/>
        </w:rPr>
        <w:t xml:space="preserve">ה את השליה על מצע </w:t>
      </w:r>
      <w:r w:rsidR="00B84090">
        <w:rPr>
          <w:rFonts w:hint="cs"/>
          <w:rtl/>
        </w:rPr>
        <w:t xml:space="preserve">של </w:t>
      </w:r>
      <w:r w:rsidRPr="00CD067C">
        <w:rPr>
          <w:rtl/>
        </w:rPr>
        <w:t>קטיפה</w:t>
      </w:r>
      <w:r w:rsidR="001B7390" w:rsidRPr="001B7390">
        <w:rPr>
          <w:rFonts w:hint="cs"/>
          <w:rtl/>
        </w:rPr>
        <w:t xml:space="preserve"> </w:t>
      </w:r>
      <w:r w:rsidR="001B7390">
        <w:rPr>
          <w:rFonts w:hint="cs"/>
          <w:rtl/>
        </w:rPr>
        <w:t>שחורה</w:t>
      </w:r>
      <w:r w:rsidRPr="00CD067C">
        <w:rPr>
          <w:rtl/>
        </w:rPr>
        <w:t xml:space="preserve">. </w:t>
      </w:r>
    </w:p>
    <w:p w14:paraId="3262DD40" w14:textId="77777777" w:rsidR="00D377F7" w:rsidRPr="00CD067C" w:rsidRDefault="00D377F7" w:rsidP="00250000">
      <w:pPr>
        <w:rPr>
          <w:rtl/>
        </w:rPr>
      </w:pPr>
      <w:r>
        <w:rPr>
          <w:rFonts w:hint="cs"/>
          <w:rtl/>
        </w:rPr>
        <w:t xml:space="preserve">[עם תיאו כל מה שקורה זה שאין לה בכלל כוחות נפשיים. היא </w:t>
      </w:r>
      <w:r>
        <w:t>drained</w:t>
      </w:r>
      <w:r>
        <w:rPr>
          <w:rFonts w:hint="cs"/>
          <w:rtl/>
        </w:rPr>
        <w:t xml:space="preserve"> לגמרי, וכך גם הדם האוזל מגופה.]</w:t>
      </w:r>
    </w:p>
    <w:p w14:paraId="15CEB526" w14:textId="0C7EAE04" w:rsidR="00250F08" w:rsidRPr="00CD067C" w:rsidRDefault="0053501B" w:rsidP="00B84090">
      <w:pPr>
        <w:rPr>
          <w:rtl/>
        </w:rPr>
      </w:pPr>
      <w:r>
        <w:rPr>
          <w:rFonts w:hint="cs"/>
          <w:rtl/>
        </w:rPr>
        <w:t>[</w:t>
      </w:r>
      <w:r w:rsidR="00250F08" w:rsidRPr="00CD067C">
        <w:rPr>
          <w:rtl/>
        </w:rPr>
        <w:t xml:space="preserve">היא </w:t>
      </w:r>
      <w:r w:rsidR="001C5A04">
        <w:rPr>
          <w:rFonts w:hint="cs"/>
          <w:rtl/>
        </w:rPr>
        <w:t>הייתה</w:t>
      </w:r>
      <w:r w:rsidR="00250F08" w:rsidRPr="00CD067C">
        <w:rPr>
          <w:rtl/>
        </w:rPr>
        <w:t xml:space="preserve"> </w:t>
      </w:r>
      <w:r w:rsidR="0005255A">
        <w:rPr>
          <w:rFonts w:hint="cs"/>
          <w:rtl/>
        </w:rPr>
        <w:t xml:space="preserve">עייפה, </w:t>
      </w:r>
      <w:r w:rsidR="00B84090">
        <w:rPr>
          <w:rFonts w:hint="cs"/>
          <w:rtl/>
        </w:rPr>
        <w:t>ובכל זאת היה עליה</w:t>
      </w:r>
      <w:r w:rsidR="0005255A">
        <w:rPr>
          <w:rFonts w:hint="cs"/>
          <w:rtl/>
        </w:rPr>
        <w:t xml:space="preserve"> להרים את </w:t>
      </w:r>
      <w:r w:rsidR="00792781">
        <w:rPr>
          <w:rFonts w:hint="cs"/>
          <w:rtl/>
        </w:rPr>
        <w:t>עצמה</w:t>
      </w:r>
      <w:r w:rsidR="0005255A">
        <w:rPr>
          <w:rFonts w:hint="cs"/>
          <w:rtl/>
        </w:rPr>
        <w:t xml:space="preserve"> לשלב הבא, להרים את </w:t>
      </w:r>
      <w:r w:rsidR="00792781">
        <w:rPr>
          <w:rFonts w:hint="cs"/>
          <w:rtl/>
        </w:rPr>
        <w:t xml:space="preserve">היד, את </w:t>
      </w:r>
      <w:r w:rsidR="00793950">
        <w:rPr>
          <w:rFonts w:hint="cs"/>
          <w:rtl/>
        </w:rPr>
        <w:t xml:space="preserve">הרגל, שקט </w:t>
      </w:r>
      <w:r w:rsidR="00F97A34">
        <w:rPr>
          <w:rFonts w:hint="cs"/>
          <w:rtl/>
        </w:rPr>
        <w:t>כל כך</w:t>
      </w:r>
      <w:r w:rsidR="0005255A">
        <w:rPr>
          <w:rFonts w:hint="cs"/>
          <w:rtl/>
        </w:rPr>
        <w:t xml:space="preserve"> בחדר הלידה המיוזע </w:t>
      </w:r>
      <w:r w:rsidR="00E11122">
        <w:rPr>
          <w:rFonts w:hint="cs"/>
          <w:rtl/>
        </w:rPr>
        <w:t>והרווי</w:t>
      </w:r>
      <w:r w:rsidR="0005255A">
        <w:rPr>
          <w:rFonts w:hint="cs"/>
          <w:rtl/>
        </w:rPr>
        <w:t xml:space="preserve"> הזה ב</w:t>
      </w:r>
      <w:r w:rsidR="00B87493">
        <w:rPr>
          <w:rFonts w:hint="cs"/>
          <w:rtl/>
        </w:rPr>
        <w:t>עיצומו של</w:t>
      </w:r>
      <w:r w:rsidR="0005255A">
        <w:rPr>
          <w:rFonts w:hint="cs"/>
          <w:rtl/>
        </w:rPr>
        <w:t xml:space="preserve"> לילה. הוא לא כמו מארק, התינוק החדש הזה, </w:t>
      </w:r>
      <w:r w:rsidR="00760B30">
        <w:rPr>
          <w:rFonts w:hint="cs"/>
          <w:rtl/>
        </w:rPr>
        <w:t xml:space="preserve">לא חמים ולא עגלגל, </w:t>
      </w:r>
      <w:r w:rsidR="0005255A">
        <w:rPr>
          <w:rFonts w:hint="cs"/>
          <w:rtl/>
        </w:rPr>
        <w:t xml:space="preserve">היא </w:t>
      </w:r>
      <w:r w:rsidR="001C5A04">
        <w:rPr>
          <w:rFonts w:hint="cs"/>
          <w:rtl/>
        </w:rPr>
        <w:t>הייתה</w:t>
      </w:r>
      <w:r w:rsidR="00793950">
        <w:rPr>
          <w:rFonts w:hint="cs"/>
          <w:rtl/>
        </w:rPr>
        <w:t xml:space="preserve"> צריכה להתאמץ יותר</w:t>
      </w:r>
      <w:r w:rsidR="00DC7EF0">
        <w:rPr>
          <w:rFonts w:hint="cs"/>
          <w:rtl/>
        </w:rPr>
        <w:t>.</w:t>
      </w:r>
      <w:r>
        <w:rPr>
          <w:rFonts w:hint="cs"/>
          <w:rtl/>
        </w:rPr>
        <w:t>]</w:t>
      </w:r>
    </w:p>
    <w:p w14:paraId="36081E90" w14:textId="77777777" w:rsidR="00250F08" w:rsidRPr="00CD067C" w:rsidRDefault="00792781" w:rsidP="00250000">
      <w:pPr>
        <w:rPr>
          <w:rtl/>
        </w:rPr>
      </w:pPr>
      <w:r>
        <w:rPr>
          <w:rFonts w:hint="cs"/>
          <w:rtl/>
        </w:rPr>
        <w:t>[</w:t>
      </w:r>
      <w:r w:rsidR="0005255A">
        <w:rPr>
          <w:rFonts w:hint="cs"/>
          <w:rtl/>
        </w:rPr>
        <w:t xml:space="preserve">למעלה, </w:t>
      </w:r>
      <w:r w:rsidR="00250F08" w:rsidRPr="00CD067C">
        <w:rPr>
          <w:rtl/>
        </w:rPr>
        <w:t>איך היא תצליח?</w:t>
      </w:r>
      <w:r>
        <w:rPr>
          <w:rFonts w:hint="cs"/>
          <w:rtl/>
        </w:rPr>
        <w:t>]</w:t>
      </w:r>
    </w:p>
    <w:p w14:paraId="70895725" w14:textId="1950C78E" w:rsidR="00B73043" w:rsidRDefault="0053501B" w:rsidP="00B73043">
      <w:pPr>
        <w:rPr>
          <w:rtl/>
        </w:rPr>
      </w:pPr>
      <w:r>
        <w:rPr>
          <w:rFonts w:hint="cs"/>
          <w:rtl/>
        </w:rPr>
        <w:t xml:space="preserve">זה לא היה כמו פעם, התינוק לא חמים ולא עגלגל </w:t>
      </w:r>
      <w:r w:rsidRPr="00CD067C">
        <w:rPr>
          <w:rtl/>
        </w:rPr>
        <w:t xml:space="preserve">(היא </w:t>
      </w:r>
      <w:r w:rsidR="008C7253">
        <w:rPr>
          <w:rFonts w:hint="cs"/>
          <w:rtl/>
        </w:rPr>
        <w:t>דח</w:t>
      </w:r>
      <w:r w:rsidRPr="00CD067C">
        <w:rPr>
          <w:rtl/>
        </w:rPr>
        <w:t xml:space="preserve">תה </w:t>
      </w:r>
      <w:r>
        <w:rPr>
          <w:rFonts w:hint="cs"/>
          <w:rtl/>
        </w:rPr>
        <w:t xml:space="preserve">שנים </w:t>
      </w:r>
      <w:r w:rsidR="008C7253">
        <w:rPr>
          <w:rFonts w:hint="cs"/>
          <w:rtl/>
        </w:rPr>
        <w:t>רב</w:t>
      </w:r>
      <w:r>
        <w:rPr>
          <w:rFonts w:hint="cs"/>
          <w:rtl/>
        </w:rPr>
        <w:t>ות</w:t>
      </w:r>
      <w:r w:rsidRPr="00CD067C">
        <w:rPr>
          <w:rtl/>
        </w:rPr>
        <w:t xml:space="preserve"> מדי</w:t>
      </w:r>
      <w:r w:rsidRPr="00CD067C">
        <w:rPr>
          <w:rFonts w:hint="cs"/>
          <w:rtl/>
        </w:rPr>
        <w:t xml:space="preserve"> </w:t>
      </w:r>
      <w:r w:rsidR="008C7253">
        <w:rPr>
          <w:rFonts w:hint="cs"/>
          <w:rtl/>
        </w:rPr>
        <w:t xml:space="preserve">את </w:t>
      </w:r>
      <w:r w:rsidRPr="00CD067C">
        <w:rPr>
          <w:rFonts w:hint="cs"/>
          <w:rtl/>
        </w:rPr>
        <w:t>ה</w:t>
      </w:r>
      <w:r w:rsidR="008C7253">
        <w:rPr>
          <w:rFonts w:hint="cs"/>
          <w:rtl/>
        </w:rPr>
        <w:t>ה</w:t>
      </w:r>
      <w:r w:rsidR="00F97A34">
        <w:rPr>
          <w:rFonts w:hint="cs"/>
          <w:rtl/>
        </w:rPr>
        <w:t>י</w:t>
      </w:r>
      <w:r w:rsidRPr="00CD067C">
        <w:rPr>
          <w:rFonts w:hint="cs"/>
          <w:rtl/>
        </w:rPr>
        <w:t>ריון ה</w:t>
      </w:r>
      <w:r w:rsidR="008C7253">
        <w:rPr>
          <w:rFonts w:hint="cs"/>
          <w:rtl/>
        </w:rPr>
        <w:t>אחרון</w:t>
      </w:r>
      <w:r w:rsidRPr="00CD067C">
        <w:rPr>
          <w:rtl/>
        </w:rPr>
        <w:t>!)</w:t>
      </w:r>
      <w:r>
        <w:rPr>
          <w:rFonts w:hint="cs"/>
          <w:rtl/>
        </w:rPr>
        <w:t>,</w:t>
      </w:r>
      <w:r w:rsidRPr="00CD067C">
        <w:rPr>
          <w:rtl/>
        </w:rPr>
        <w:t xml:space="preserve"> </w:t>
      </w:r>
      <w:r>
        <w:rPr>
          <w:rFonts w:hint="cs"/>
          <w:rtl/>
        </w:rPr>
        <w:t>ו</w:t>
      </w:r>
      <w:r w:rsidR="00250F08" w:rsidRPr="00CD067C">
        <w:rPr>
          <w:rtl/>
        </w:rPr>
        <w:t xml:space="preserve">המיילדת </w:t>
      </w:r>
      <w:r>
        <w:rPr>
          <w:rFonts w:hint="cs"/>
          <w:rtl/>
        </w:rPr>
        <w:t>אמרה בשקט ש</w:t>
      </w:r>
      <w:r w:rsidR="00B73043">
        <w:rPr>
          <w:rtl/>
        </w:rPr>
        <w:t>משהו</w:t>
      </w:r>
      <w:r w:rsidR="00B84090">
        <w:rPr>
          <w:rFonts w:hint="cs"/>
          <w:rtl/>
        </w:rPr>
        <w:t xml:space="preserve"> </w:t>
      </w:r>
      <w:r w:rsidR="00B73043">
        <w:rPr>
          <w:rtl/>
        </w:rPr>
        <w:t>לא בסדר עם השליה.</w:t>
      </w:r>
    </w:p>
    <w:p w14:paraId="5FE128AA" w14:textId="114CA88A" w:rsidR="00250F08" w:rsidRPr="00CD067C" w:rsidRDefault="0005255A" w:rsidP="00760B30">
      <w:pPr>
        <w:rPr>
          <w:rtl/>
        </w:rPr>
      </w:pPr>
      <w:r>
        <w:rPr>
          <w:rFonts w:hint="cs"/>
          <w:rtl/>
        </w:rPr>
        <w:t xml:space="preserve">[ לשנות... </w:t>
      </w:r>
      <w:r w:rsidR="00250F08" w:rsidRPr="00CD067C">
        <w:rPr>
          <w:rtl/>
        </w:rPr>
        <w:t xml:space="preserve">היא מוכרחה למצא דבר מה חדש שתוכל ללמדו. אולי על זרם חשמלי? אבל התינוק כולו המה ופעפע זרם חשמלי שנשפך לתוך. </w:t>
      </w:r>
      <w:r>
        <w:rPr>
          <w:rFonts w:hint="cs"/>
          <w:rtl/>
        </w:rPr>
        <w:t>]</w:t>
      </w:r>
    </w:p>
    <w:p w14:paraId="5BE1F645" w14:textId="2E2AF105" w:rsidR="00250F08" w:rsidRPr="00CD067C" w:rsidRDefault="00250F08" w:rsidP="00EE6A4B">
      <w:pPr>
        <w:rPr>
          <w:rtl/>
        </w:rPr>
      </w:pPr>
      <w:r w:rsidRPr="00CD067C">
        <w:rPr>
          <w:rtl/>
        </w:rPr>
        <w:t xml:space="preserve">"אני לא מרגישה </w:t>
      </w:r>
      <w:r w:rsidR="00F97A34">
        <w:rPr>
          <w:rFonts w:hint="cs"/>
          <w:rtl/>
        </w:rPr>
        <w:t>כל כך</w:t>
      </w:r>
      <w:r w:rsidR="00792781">
        <w:rPr>
          <w:rFonts w:hint="cs"/>
          <w:rtl/>
        </w:rPr>
        <w:t xml:space="preserve"> </w:t>
      </w:r>
      <w:r w:rsidRPr="00CD067C">
        <w:rPr>
          <w:rtl/>
        </w:rPr>
        <w:t xml:space="preserve">טוב," היא </w:t>
      </w:r>
      <w:r w:rsidR="004B13B3">
        <w:rPr>
          <w:rFonts w:hint="cs"/>
          <w:rtl/>
        </w:rPr>
        <w:t>נאנחה</w:t>
      </w:r>
      <w:r w:rsidR="002E35AE">
        <w:rPr>
          <w:rFonts w:hint="cs"/>
          <w:rtl/>
        </w:rPr>
        <w:t>,</w:t>
      </w:r>
      <w:r w:rsidRPr="00CD067C">
        <w:rPr>
          <w:rtl/>
        </w:rPr>
        <w:t xml:space="preserve"> ו</w:t>
      </w:r>
      <w:r w:rsidR="00760B30">
        <w:rPr>
          <w:rFonts w:hint="cs"/>
          <w:rtl/>
        </w:rPr>
        <w:t>ב</w:t>
      </w:r>
      <w:r w:rsidR="00082465">
        <w:rPr>
          <w:rFonts w:hint="cs"/>
          <w:rtl/>
        </w:rPr>
        <w:t>עלה</w:t>
      </w:r>
      <w:r w:rsidR="00760B30">
        <w:rPr>
          <w:rFonts w:hint="cs"/>
          <w:rtl/>
        </w:rPr>
        <w:t xml:space="preserve"> לקח את ה</w:t>
      </w:r>
      <w:r w:rsidR="008C7253" w:rsidRPr="008C7253">
        <w:rPr>
          <w:rFonts w:cs="Times New Roman"/>
          <w:rtl/>
        </w:rPr>
        <w:t>מטלה החדשה</w:t>
      </w:r>
      <w:r w:rsidR="00760B30">
        <w:rPr>
          <w:rFonts w:hint="cs"/>
          <w:rtl/>
        </w:rPr>
        <w:t xml:space="preserve"> מ</w:t>
      </w:r>
      <w:r w:rsidR="00760B30" w:rsidRPr="00CD067C">
        <w:rPr>
          <w:rtl/>
        </w:rPr>
        <w:t>זרועותיה המלבינות</w:t>
      </w:r>
      <w:r w:rsidR="00EE6A4B">
        <w:rPr>
          <w:rtl/>
        </w:rPr>
        <w:t xml:space="preserve">, </w:t>
      </w:r>
      <w:r w:rsidR="002E35AE">
        <w:rPr>
          <w:rFonts w:hint="cs"/>
          <w:rtl/>
        </w:rPr>
        <w:t>מ</w:t>
      </w:r>
      <w:r w:rsidR="00EE6A4B">
        <w:rPr>
          <w:rtl/>
        </w:rPr>
        <w:t>זרועותיה ההולכות ומתרחקות</w:t>
      </w:r>
      <w:r w:rsidR="002E35AE">
        <w:rPr>
          <w:rFonts w:hint="cs"/>
          <w:rtl/>
        </w:rPr>
        <w:t>,</w:t>
      </w:r>
      <w:r w:rsidR="00760B30" w:rsidRPr="00CD067C">
        <w:rPr>
          <w:rtl/>
        </w:rPr>
        <w:t xml:space="preserve"> </w:t>
      </w:r>
      <w:r w:rsidR="00760B30">
        <w:rPr>
          <w:rFonts w:hint="cs"/>
          <w:rtl/>
        </w:rPr>
        <w:t>ו</w:t>
      </w:r>
      <w:r w:rsidR="004C59E0">
        <w:rPr>
          <w:rtl/>
        </w:rPr>
        <w:t>פתאום</w:t>
      </w:r>
      <w:r w:rsidRPr="00CD067C">
        <w:rPr>
          <w:rtl/>
        </w:rPr>
        <w:t xml:space="preserve"> הסדין היה רטוב מתחתיה, </w:t>
      </w:r>
      <w:r w:rsidR="00B73043">
        <w:rPr>
          <w:rFonts w:hint="cs"/>
          <w:rtl/>
        </w:rPr>
        <w:t>נחשול</w:t>
      </w:r>
      <w:r w:rsidRPr="00CD067C">
        <w:rPr>
          <w:rtl/>
        </w:rPr>
        <w:t xml:space="preserve"> של דם </w:t>
      </w:r>
      <w:r w:rsidR="00792781">
        <w:rPr>
          <w:rFonts w:hint="cs"/>
          <w:rtl/>
        </w:rPr>
        <w:t>נ</w:t>
      </w:r>
      <w:r w:rsidR="00A15820">
        <w:rPr>
          <w:rFonts w:hint="cs"/>
          <w:rtl/>
        </w:rPr>
        <w:t>יתז</w:t>
      </w:r>
      <w:r w:rsidRPr="00CD067C">
        <w:rPr>
          <w:rtl/>
        </w:rPr>
        <w:t xml:space="preserve"> </w:t>
      </w:r>
      <w:r w:rsidR="00792781">
        <w:rPr>
          <w:rFonts w:hint="cs"/>
          <w:rtl/>
        </w:rPr>
        <w:t>על</w:t>
      </w:r>
      <w:r w:rsidRPr="00CD067C">
        <w:rPr>
          <w:rtl/>
        </w:rPr>
        <w:t xml:space="preserve"> הסדין ו</w:t>
      </w:r>
      <w:r w:rsidR="00792781">
        <w:rPr>
          <w:rFonts w:hint="cs"/>
          <w:rtl/>
        </w:rPr>
        <w:t>זלג ל</w:t>
      </w:r>
      <w:r w:rsidR="004C59E0">
        <w:rPr>
          <w:rtl/>
        </w:rPr>
        <w:t>רצפה</w:t>
      </w:r>
      <w:r w:rsidRPr="00CD067C">
        <w:rPr>
          <w:rtl/>
        </w:rPr>
        <w:t xml:space="preserve">, </w:t>
      </w:r>
      <w:r w:rsidR="004B13B3">
        <w:rPr>
          <w:rFonts w:hint="cs"/>
          <w:rtl/>
        </w:rPr>
        <w:t xml:space="preserve">דם </w:t>
      </w:r>
      <w:r w:rsidR="00792781">
        <w:rPr>
          <w:rFonts w:hint="cs"/>
          <w:rtl/>
        </w:rPr>
        <w:t>ה</w:t>
      </w:r>
      <w:r w:rsidRPr="00CD067C">
        <w:rPr>
          <w:rtl/>
        </w:rPr>
        <w:t>תיז על הקירות.</w:t>
      </w:r>
    </w:p>
    <w:p w14:paraId="06B1A038" w14:textId="688A00C6" w:rsidR="00250F08" w:rsidRPr="00CD067C" w:rsidRDefault="00792781" w:rsidP="00760B30">
      <w:pPr>
        <w:rPr>
          <w:rtl/>
        </w:rPr>
      </w:pPr>
      <w:r>
        <w:rPr>
          <w:rFonts w:hint="cs"/>
          <w:rtl/>
        </w:rPr>
        <w:t xml:space="preserve">כך בא </w:t>
      </w:r>
      <w:r w:rsidR="00CA634C">
        <w:rPr>
          <w:rFonts w:hint="cs"/>
          <w:rtl/>
        </w:rPr>
        <w:t>התינוק הרביעי</w:t>
      </w:r>
      <w:r>
        <w:rPr>
          <w:rFonts w:hint="cs"/>
          <w:rtl/>
        </w:rPr>
        <w:t xml:space="preserve"> </w:t>
      </w:r>
      <w:r>
        <w:rPr>
          <w:rtl/>
        </w:rPr>
        <w:t>לעולם</w:t>
      </w:r>
      <w:r>
        <w:rPr>
          <w:rFonts w:hint="cs"/>
          <w:rtl/>
        </w:rPr>
        <w:t xml:space="preserve">, </w:t>
      </w:r>
      <w:r w:rsidR="00B84090">
        <w:rPr>
          <w:rFonts w:hint="cs"/>
          <w:rtl/>
        </w:rPr>
        <w:t>ו</w:t>
      </w:r>
      <w:r>
        <w:rPr>
          <w:rFonts w:hint="cs"/>
          <w:rtl/>
        </w:rPr>
        <w:t>רוקן אותה בבת אחת.</w:t>
      </w:r>
    </w:p>
    <w:p w14:paraId="675C2E14" w14:textId="1B1B6901" w:rsidR="00250F08" w:rsidRPr="00CD067C" w:rsidRDefault="0053501B" w:rsidP="00524EEB">
      <w:pPr>
        <w:rPr>
          <w:rtl/>
        </w:rPr>
      </w:pPr>
      <w:r>
        <w:rPr>
          <w:rFonts w:hint="cs"/>
          <w:rtl/>
        </w:rPr>
        <w:t>[</w:t>
      </w:r>
      <w:r w:rsidR="00250F08" w:rsidRPr="00CD067C">
        <w:rPr>
          <w:rtl/>
        </w:rPr>
        <w:t>ימים ארוכים</w:t>
      </w:r>
      <w:r w:rsidR="004B13B3">
        <w:rPr>
          <w:rFonts w:hint="cs"/>
          <w:rtl/>
        </w:rPr>
        <w:t xml:space="preserve"> שהתה איתו</w:t>
      </w:r>
      <w:r w:rsidR="00250F08" w:rsidRPr="00CD067C">
        <w:rPr>
          <w:rtl/>
        </w:rPr>
        <w:t xml:space="preserve"> בבית</w:t>
      </w:r>
      <w:r w:rsidR="00793950">
        <w:rPr>
          <w:rFonts w:hint="cs"/>
          <w:rtl/>
        </w:rPr>
        <w:t>-</w:t>
      </w:r>
      <w:r w:rsidR="00250F08" w:rsidRPr="00CD067C">
        <w:rPr>
          <w:rtl/>
        </w:rPr>
        <w:t xml:space="preserve">החולים. בתוך המולת היולדות האחרות והאחיות והכללים והעקרונות שהשתנו מאז הלידה השלישית </w:t>
      </w:r>
      <w:r w:rsidR="00CA634C">
        <w:rPr>
          <w:rtl/>
        </w:rPr>
        <w:t>לגמרי</w:t>
      </w:r>
      <w:r w:rsidR="00524EEB">
        <w:rPr>
          <w:rFonts w:hint="cs"/>
          <w:rtl/>
        </w:rPr>
        <w:t xml:space="preserve"> לבדה</w:t>
      </w:r>
      <w:r w:rsidR="00CA634C">
        <w:rPr>
          <w:rtl/>
        </w:rPr>
        <w:t xml:space="preserve"> עם </w:t>
      </w:r>
      <w:r w:rsidR="00CA634C">
        <w:rPr>
          <w:rFonts w:hint="cs"/>
          <w:rtl/>
        </w:rPr>
        <w:t>התינוק</w:t>
      </w:r>
      <w:r w:rsidR="00250F08" w:rsidRPr="00CD067C">
        <w:rPr>
          <w:rtl/>
        </w:rPr>
        <w:t xml:space="preserve"> הקטן והחדש שלה, עם ציפורניו הארוכות הדקיקות ועיניו הגדולות, העגולות.</w:t>
      </w:r>
      <w:r>
        <w:rPr>
          <w:rFonts w:hint="cs"/>
          <w:rtl/>
        </w:rPr>
        <w:t>]</w:t>
      </w:r>
    </w:p>
    <w:p w14:paraId="566095C6" w14:textId="77777777" w:rsidR="00250F08" w:rsidRPr="00CD067C" w:rsidRDefault="00250F08" w:rsidP="00250000">
      <w:pPr>
        <w:rPr>
          <w:rtl/>
        </w:rPr>
      </w:pPr>
    </w:p>
    <w:p w14:paraId="525EA4F8" w14:textId="39079D29" w:rsidR="00250F08" w:rsidRDefault="00B84090" w:rsidP="00F35280">
      <w:pPr>
        <w:rPr>
          <w:rtl/>
        </w:rPr>
      </w:pPr>
      <w:r>
        <w:rPr>
          <w:rFonts w:hint="cs"/>
          <w:rtl/>
        </w:rPr>
        <w:t>[</w:t>
      </w:r>
      <w:r w:rsidR="00250F08" w:rsidRPr="00CD067C">
        <w:rPr>
          <w:rtl/>
        </w:rPr>
        <w:t xml:space="preserve">שבועות לאחר הלידה, עדיין היו </w:t>
      </w:r>
      <w:r w:rsidR="00F35280">
        <w:rPr>
          <w:rFonts w:hint="cs"/>
          <w:rtl/>
        </w:rPr>
        <w:t>מגיחים מתוכה</w:t>
      </w:r>
      <w:r w:rsidR="00250F08" w:rsidRPr="00CD067C">
        <w:rPr>
          <w:rtl/>
        </w:rPr>
        <w:t xml:space="preserve"> דברים. ברגעים הקצרים והנדירים שהתקלחה היא </w:t>
      </w:r>
      <w:r w:rsidR="001C5A04">
        <w:rPr>
          <w:rtl/>
        </w:rPr>
        <w:t>הייתה</w:t>
      </w:r>
      <w:r w:rsidR="00250F08" w:rsidRPr="00CD067C">
        <w:rPr>
          <w:rtl/>
        </w:rPr>
        <w:t xml:space="preserve"> משפריצה לשם מים, והקילוח שנזל ממנה הכיל קרישי דם קטנים, פתילים, מיתרים ריריים, והיא </w:t>
      </w:r>
      <w:r w:rsidR="001C5A04">
        <w:rPr>
          <w:rtl/>
        </w:rPr>
        <w:t>הייתה</w:t>
      </w:r>
      <w:r w:rsidR="00250F08" w:rsidRPr="00CD067C">
        <w:rPr>
          <w:rtl/>
        </w:rPr>
        <w:t xml:space="preserve"> מנגבת ומנגבת ומנגבת ונמלאת בתחושת סיפוק קצרה</w:t>
      </w:r>
      <w:r w:rsidR="00E567A7">
        <w:rPr>
          <w:rtl/>
        </w:rPr>
        <w:t xml:space="preserve"> מאוד,</w:t>
      </w:r>
      <w:r w:rsidR="00250F08" w:rsidRPr="00CD067C">
        <w:rPr>
          <w:rtl/>
        </w:rPr>
        <w:t xml:space="preserve"> כי תמיד </w:t>
      </w:r>
      <w:r w:rsidR="001C5A04">
        <w:rPr>
          <w:rtl/>
        </w:rPr>
        <w:t>הייתה</w:t>
      </w:r>
      <w:r w:rsidR="00250F08" w:rsidRPr="00CD067C">
        <w:rPr>
          <w:rtl/>
        </w:rPr>
        <w:t xml:space="preserve"> מחכה להפרשה הבאה, להפרשה האולטימטיבית שתוציא את </w:t>
      </w:r>
      <w:r w:rsidR="00483BB1">
        <w:rPr>
          <w:rtl/>
        </w:rPr>
        <w:t>הכול</w:t>
      </w:r>
      <w:r w:rsidR="00250F08" w:rsidRPr="00CD067C">
        <w:rPr>
          <w:rtl/>
        </w:rPr>
        <w:t xml:space="preserve">, שתטהר אותה </w:t>
      </w:r>
      <w:r w:rsidR="00793950">
        <w:rPr>
          <w:rFonts w:hint="cs"/>
          <w:rtl/>
        </w:rPr>
        <w:t>ותשיבהּ</w:t>
      </w:r>
      <w:r w:rsidR="00250F08" w:rsidRPr="00CD067C">
        <w:rPr>
          <w:rtl/>
        </w:rPr>
        <w:t>.</w:t>
      </w:r>
      <w:r>
        <w:rPr>
          <w:rFonts w:hint="cs"/>
          <w:rtl/>
        </w:rPr>
        <w:t>]</w:t>
      </w:r>
    </w:p>
    <w:p w14:paraId="13EBA858" w14:textId="622FA796" w:rsidR="0096709E" w:rsidRDefault="0096709E" w:rsidP="00250000">
      <w:pPr>
        <w:rPr>
          <w:rtl/>
        </w:rPr>
      </w:pPr>
      <w:r>
        <w:rPr>
          <w:rFonts w:hint="cs"/>
          <w:rtl/>
        </w:rPr>
        <w:t>[לעשות משהו שיראה ש</w:t>
      </w:r>
      <w:r w:rsidR="001C5A04">
        <w:rPr>
          <w:rFonts w:hint="cs"/>
          <w:rtl/>
        </w:rPr>
        <w:t>אימא</w:t>
      </w:r>
      <w:r>
        <w:rPr>
          <w:rFonts w:hint="cs"/>
          <w:rtl/>
        </w:rPr>
        <w:t xml:space="preserve"> של אלכס לא בלתי חכמה אלא</w:t>
      </w:r>
      <w:r w:rsidR="00C90C6C">
        <w:rPr>
          <w:rFonts w:hint="cs"/>
          <w:rtl/>
        </w:rPr>
        <w:t xml:space="preserve"> מאוד </w:t>
      </w:r>
      <w:r>
        <w:rPr>
          <w:rFonts w:hint="cs"/>
          <w:rtl/>
        </w:rPr>
        <w:t xml:space="preserve">חכמה אבל בלי כוחות נפשיים </w:t>
      </w:r>
      <w:r>
        <w:rPr>
          <w:rtl/>
        </w:rPr>
        <w:t>–</w:t>
      </w:r>
      <w:r>
        <w:rPr>
          <w:rFonts w:hint="cs"/>
          <w:rtl/>
        </w:rPr>
        <w:t xml:space="preserve"> </w:t>
      </w:r>
      <w:r>
        <w:t>drained</w:t>
      </w:r>
      <w:r w:rsidR="00B84090">
        <w:rPr>
          <w:rFonts w:hint="cs"/>
          <w:rtl/>
        </w:rPr>
        <w:t xml:space="preserve"> אולי היא פרופ</w:t>
      </w:r>
      <w:r>
        <w:rPr>
          <w:rFonts w:hint="cs"/>
          <w:rtl/>
        </w:rPr>
        <w:t>סור ל</w:t>
      </w:r>
      <w:r w:rsidR="004147AD">
        <w:rPr>
          <w:rFonts w:hint="cs"/>
          <w:rtl/>
        </w:rPr>
        <w:t>מוזיק</w:t>
      </w:r>
      <w:r>
        <w:rPr>
          <w:rFonts w:hint="cs"/>
          <w:rtl/>
        </w:rPr>
        <w:t>ולוגיה.</w:t>
      </w:r>
    </w:p>
    <w:p w14:paraId="52A6012C" w14:textId="77777777" w:rsidR="0096709E" w:rsidRPr="00CD067C" w:rsidRDefault="0096709E" w:rsidP="00250000">
      <w:pPr>
        <w:rPr>
          <w:rtl/>
        </w:rPr>
      </w:pPr>
      <w:r>
        <w:rPr>
          <w:rFonts w:hint="cs"/>
          <w:rtl/>
        </w:rPr>
        <w:t>להדגיש שאיבוד הדם בלידה של תיאו מקביל לכך שהיא איבדה את כל המשאבים הנפשיים שלה.]</w:t>
      </w:r>
    </w:p>
    <w:p w14:paraId="4587E095" w14:textId="77777777" w:rsidR="00250F08" w:rsidRPr="00CD067C" w:rsidRDefault="00250F08" w:rsidP="00250000">
      <w:pPr>
        <w:rPr>
          <w:rtl/>
        </w:rPr>
      </w:pPr>
    </w:p>
    <w:p w14:paraId="4890276D" w14:textId="05F623A9" w:rsidR="004A5C30" w:rsidRDefault="00312E65" w:rsidP="002E35AE">
      <w:pPr>
        <w:ind w:firstLine="0"/>
        <w:rPr>
          <w:rtl/>
        </w:rPr>
      </w:pPr>
      <w:r>
        <w:rPr>
          <w:rtl/>
        </w:rPr>
        <w:t xml:space="preserve">מאז </w:t>
      </w:r>
      <w:r w:rsidR="00524EEB">
        <w:rPr>
          <w:rFonts w:hint="cs"/>
          <w:rtl/>
        </w:rPr>
        <w:t>הולדת אחיהם הצעיר</w:t>
      </w:r>
      <w:r w:rsidR="00250F08" w:rsidRPr="00CD067C">
        <w:rPr>
          <w:rtl/>
        </w:rPr>
        <w:t xml:space="preserve">, אלכס ומארק </w:t>
      </w:r>
      <w:r w:rsidR="009D304F">
        <w:rPr>
          <w:rFonts w:hint="cs"/>
          <w:rtl/>
        </w:rPr>
        <w:t>הת</w:t>
      </w:r>
      <w:r w:rsidR="00250F08" w:rsidRPr="00CD067C">
        <w:rPr>
          <w:rtl/>
        </w:rPr>
        <w:t>ג</w:t>
      </w:r>
      <w:r w:rsidR="009D304F">
        <w:rPr>
          <w:rFonts w:hint="cs"/>
          <w:rtl/>
        </w:rPr>
        <w:t>ור</w:t>
      </w:r>
      <w:r w:rsidR="00250F08" w:rsidRPr="00CD067C">
        <w:rPr>
          <w:rtl/>
        </w:rPr>
        <w:t>רו אצל סבתא</w:t>
      </w:r>
      <w:r w:rsidR="00CD79FC">
        <w:rPr>
          <w:rFonts w:hint="cs"/>
          <w:rtl/>
        </w:rPr>
        <w:t xml:space="preserve"> </w:t>
      </w:r>
      <w:r w:rsidR="009D304F">
        <w:rPr>
          <w:rFonts w:hint="cs"/>
          <w:rtl/>
        </w:rPr>
        <w:t>בכפר הקטן הֶנדו</w:t>
      </w:r>
      <w:r w:rsidR="002E35AE">
        <w:rPr>
          <w:rFonts w:hint="cs"/>
          <w:rtl/>
        </w:rPr>
        <w:t>ֹ</w:t>
      </w:r>
      <w:r w:rsidR="009D304F">
        <w:rPr>
          <w:rFonts w:hint="cs"/>
          <w:rtl/>
        </w:rPr>
        <w:t xml:space="preserve">ן, </w:t>
      </w:r>
      <w:r w:rsidR="002E35AE">
        <w:rPr>
          <w:rFonts w:hint="cs"/>
          <w:rtl/>
        </w:rPr>
        <w:t>מ</w:t>
      </w:r>
      <w:r w:rsidR="00CD56CC">
        <w:rPr>
          <w:rFonts w:hint="cs"/>
          <w:rtl/>
        </w:rPr>
        <w:t>צפון-</w:t>
      </w:r>
      <w:r w:rsidR="009D304F">
        <w:rPr>
          <w:rFonts w:hint="cs"/>
          <w:rtl/>
        </w:rPr>
        <w:t>מערב ללונדון. בבקרים נסע</w:t>
      </w:r>
      <w:r w:rsidR="007625C3">
        <w:rPr>
          <w:rFonts w:hint="cs"/>
          <w:rtl/>
        </w:rPr>
        <w:t>ו</w:t>
      </w:r>
      <w:r w:rsidR="009D304F">
        <w:rPr>
          <w:rFonts w:hint="cs"/>
          <w:rtl/>
        </w:rPr>
        <w:t xml:space="preserve"> ברכבת </w:t>
      </w:r>
      <w:r w:rsidR="0053501B">
        <w:rPr>
          <w:rFonts w:hint="cs"/>
          <w:rtl/>
        </w:rPr>
        <w:t>פרוורים</w:t>
      </w:r>
      <w:r w:rsidR="001B7390">
        <w:rPr>
          <w:rFonts w:hint="cs"/>
          <w:rtl/>
        </w:rPr>
        <w:t xml:space="preserve"> </w:t>
      </w:r>
      <w:r w:rsidR="009D304F">
        <w:rPr>
          <w:rFonts w:hint="cs"/>
          <w:rtl/>
        </w:rPr>
        <w:t xml:space="preserve">מרחק של חמש תחנות </w:t>
      </w:r>
      <w:r w:rsidR="0053501B">
        <w:rPr>
          <w:rFonts w:hint="cs"/>
          <w:rtl/>
        </w:rPr>
        <w:t>מביתה ו</w:t>
      </w:r>
      <w:r w:rsidR="009D304F">
        <w:rPr>
          <w:rFonts w:hint="cs"/>
          <w:rtl/>
        </w:rPr>
        <w:t xml:space="preserve">עד </w:t>
      </w:r>
      <w:r w:rsidR="00C5732A">
        <w:rPr>
          <w:rFonts w:hint="cs"/>
          <w:rtl/>
        </w:rPr>
        <w:t>ל</w:t>
      </w:r>
      <w:r w:rsidR="009D304F">
        <w:rPr>
          <w:rFonts w:hint="cs"/>
          <w:rtl/>
        </w:rPr>
        <w:t>מרכז לונדון</w:t>
      </w:r>
      <w:r w:rsidR="002E35AE">
        <w:rPr>
          <w:rFonts w:hint="cs"/>
          <w:rtl/>
        </w:rPr>
        <w:t>,</w:t>
      </w:r>
      <w:r w:rsidR="009D304F">
        <w:rPr>
          <w:rFonts w:hint="cs"/>
          <w:rtl/>
        </w:rPr>
        <w:t xml:space="preserve"> ומשם עוד שבע תחנות ברכבת התחתית</w:t>
      </w:r>
      <w:r w:rsidR="0053501B">
        <w:rPr>
          <w:rFonts w:hint="cs"/>
          <w:rtl/>
        </w:rPr>
        <w:t xml:space="preserve"> לבית</w:t>
      </w:r>
      <w:r w:rsidR="002E35AE">
        <w:rPr>
          <w:rFonts w:hint="cs"/>
          <w:rtl/>
        </w:rPr>
        <w:t>-</w:t>
      </w:r>
      <w:r w:rsidR="0053501B">
        <w:rPr>
          <w:rFonts w:hint="cs"/>
          <w:rtl/>
        </w:rPr>
        <w:t>הספר</w:t>
      </w:r>
      <w:r w:rsidR="00250F08" w:rsidRPr="00CD067C">
        <w:rPr>
          <w:rtl/>
        </w:rPr>
        <w:t xml:space="preserve">. </w:t>
      </w:r>
      <w:r w:rsidR="009D304F">
        <w:rPr>
          <w:rFonts w:hint="cs"/>
          <w:rtl/>
        </w:rPr>
        <w:t xml:space="preserve">בסיום </w:t>
      </w:r>
      <w:r w:rsidR="0053501B">
        <w:rPr>
          <w:rFonts w:hint="cs"/>
          <w:rtl/>
        </w:rPr>
        <w:t>הלימודים</w:t>
      </w:r>
      <w:r w:rsidR="009D304F">
        <w:rPr>
          <w:rFonts w:hint="cs"/>
          <w:rtl/>
        </w:rPr>
        <w:t xml:space="preserve"> אבא הסיע את מארק בחזרה לסבתא, ואלכס נסע לבדו לאימוני </w:t>
      </w:r>
      <w:r w:rsidR="00C90C6C">
        <w:rPr>
          <w:rFonts w:hint="cs"/>
          <w:rtl/>
        </w:rPr>
        <w:t>שחייה</w:t>
      </w:r>
      <w:r w:rsidR="009D304F">
        <w:rPr>
          <w:rFonts w:hint="cs"/>
          <w:rtl/>
        </w:rPr>
        <w:t xml:space="preserve">, וטניס, ורוגבי. לא תמיד זכר לקחת את הציוד המתאים </w:t>
      </w:r>
      <w:r w:rsidR="00DA18B8">
        <w:rPr>
          <w:rFonts w:hint="cs"/>
          <w:rtl/>
        </w:rPr>
        <w:t>ואז היה עליו ל</w:t>
      </w:r>
      <w:r w:rsidR="00CD56CC">
        <w:rPr>
          <w:rFonts w:hint="cs"/>
          <w:rtl/>
        </w:rPr>
        <w:t>שאול מחבריו או לנבּור</w:t>
      </w:r>
      <w:r w:rsidR="00DA18B8">
        <w:rPr>
          <w:rFonts w:hint="cs"/>
          <w:rtl/>
        </w:rPr>
        <w:t xml:space="preserve"> </w:t>
      </w:r>
      <w:r w:rsidR="00CD56CC">
        <w:rPr>
          <w:rFonts w:hint="cs"/>
          <w:rtl/>
        </w:rPr>
        <w:t>בארגזי האבדות ולהסתפק ב</w:t>
      </w:r>
      <w:r w:rsidR="00DA18B8">
        <w:rPr>
          <w:rFonts w:hint="cs"/>
          <w:rtl/>
        </w:rPr>
        <w:t xml:space="preserve">משקפי </w:t>
      </w:r>
      <w:r w:rsidR="00C90C6C">
        <w:rPr>
          <w:rFonts w:hint="cs"/>
          <w:rtl/>
        </w:rPr>
        <w:t>שחייה</w:t>
      </w:r>
      <w:r w:rsidR="00DA18B8">
        <w:rPr>
          <w:rFonts w:hint="cs"/>
          <w:rtl/>
        </w:rPr>
        <w:t xml:space="preserve"> שרוט</w:t>
      </w:r>
      <w:r w:rsidR="00C5732A">
        <w:rPr>
          <w:rFonts w:hint="cs"/>
          <w:rtl/>
        </w:rPr>
        <w:t>ים</w:t>
      </w:r>
      <w:r w:rsidR="00DA18B8">
        <w:rPr>
          <w:rFonts w:hint="cs"/>
          <w:rtl/>
        </w:rPr>
        <w:t xml:space="preserve">, </w:t>
      </w:r>
      <w:r w:rsidR="00CD56CC">
        <w:rPr>
          <w:rFonts w:hint="cs"/>
          <w:rtl/>
        </w:rPr>
        <w:t>או ב</w:t>
      </w:r>
      <w:r w:rsidR="00DA18B8">
        <w:rPr>
          <w:rFonts w:hint="cs"/>
          <w:rtl/>
        </w:rPr>
        <w:t>מחבט כבד מדי וגדו</w:t>
      </w:r>
      <w:r w:rsidR="00CD56CC">
        <w:rPr>
          <w:rFonts w:hint="cs"/>
          <w:rtl/>
        </w:rPr>
        <w:t>ל ממידתו</w:t>
      </w:r>
      <w:r w:rsidR="009D304F">
        <w:rPr>
          <w:rFonts w:hint="cs"/>
          <w:rtl/>
        </w:rPr>
        <w:t xml:space="preserve">. </w:t>
      </w:r>
      <w:r w:rsidR="008C7253" w:rsidRPr="008C7253">
        <w:rPr>
          <w:rFonts w:cs="Times New Roman"/>
          <w:rtl/>
        </w:rPr>
        <w:t xml:space="preserve">הוא חזר לבדו לבית </w:t>
      </w:r>
      <w:r w:rsidR="00587E26">
        <w:rPr>
          <w:rFonts w:cs="Times New Roman" w:hint="cs"/>
          <w:rtl/>
        </w:rPr>
        <w:t xml:space="preserve">של </w:t>
      </w:r>
      <w:r w:rsidR="008C7253" w:rsidRPr="008C7253">
        <w:rPr>
          <w:rFonts w:cs="Times New Roman"/>
          <w:rtl/>
        </w:rPr>
        <w:t xml:space="preserve">סבתא, וכבר גילה שאחרי שמונה בערב לא היה שומר ביציאה מהתחנה, ואפשר היה לחסוך </w:t>
      </w:r>
      <w:r w:rsidR="008C7253" w:rsidRPr="008C7253">
        <w:rPr>
          <w:rFonts w:cs="Times New Roman"/>
          <w:rtl/>
        </w:rPr>
        <w:lastRenderedPageBreak/>
        <w:t xml:space="preserve">את דמי הכרטיס ולקנות ארוחת ערב במזנון עם דלפק הפורמייקה הדביק: צ'יפס </w:t>
      </w:r>
      <w:r w:rsidR="001B1643">
        <w:rPr>
          <w:rFonts w:cs="Times New Roman" w:hint="cs"/>
          <w:rtl/>
        </w:rPr>
        <w:t xml:space="preserve">עם </w:t>
      </w:r>
      <w:r w:rsidR="008C7253" w:rsidRPr="008C7253">
        <w:rPr>
          <w:rFonts w:cs="Times New Roman"/>
          <w:rtl/>
        </w:rPr>
        <w:t xml:space="preserve">דג מרובע לבן ורך שהמזנונאי </w:t>
      </w:r>
      <w:r w:rsidR="006B0496">
        <w:rPr>
          <w:rFonts w:cs="Times New Roman" w:hint="cs"/>
          <w:rtl/>
        </w:rPr>
        <w:t>הצהיר</w:t>
      </w:r>
      <w:r w:rsidR="008C7253" w:rsidRPr="008C7253">
        <w:rPr>
          <w:rFonts w:cs="Times New Roman"/>
          <w:rtl/>
        </w:rPr>
        <w:t xml:space="preserve"> כי הוא 'בקלה', או</w:t>
      </w:r>
      <w:r w:rsidR="001B1643">
        <w:rPr>
          <w:rFonts w:cs="Times New Roman" w:hint="cs"/>
          <w:rtl/>
        </w:rPr>
        <w:t xml:space="preserve"> עם</w:t>
      </w:r>
      <w:r w:rsidR="008C7253" w:rsidRPr="008C7253">
        <w:rPr>
          <w:rFonts w:cs="Times New Roman"/>
          <w:rtl/>
        </w:rPr>
        <w:t xml:space="preserve"> דג מוארך שמנוני שבשרו כגומי וכּוּנה 'האדו</w:t>
      </w:r>
      <w:r w:rsidR="00587E26">
        <w:rPr>
          <w:rFonts w:cs="Times New Roman" w:hint="cs"/>
          <w:rtl/>
        </w:rPr>
        <w:t>ֹ</w:t>
      </w:r>
      <w:r w:rsidR="008C7253" w:rsidRPr="008C7253">
        <w:rPr>
          <w:rFonts w:cs="Times New Roman"/>
          <w:rtl/>
        </w:rPr>
        <w:t>ק'</w:t>
      </w:r>
      <w:r w:rsidR="008C7253">
        <w:rPr>
          <w:rFonts w:cs="Times New Roman" w:hint="cs"/>
          <w:rtl/>
        </w:rPr>
        <w:t xml:space="preserve"> </w:t>
      </w:r>
      <w:r w:rsidR="00C5732A">
        <w:rPr>
          <w:rFonts w:hint="cs"/>
          <w:rtl/>
        </w:rPr>
        <w:t>[</w:t>
      </w:r>
      <w:r w:rsidR="00DE5B7B">
        <w:rPr>
          <w:rFonts w:hint="cs"/>
          <w:rtl/>
        </w:rPr>
        <w:t xml:space="preserve">, ולפעמים </w:t>
      </w:r>
      <w:r w:rsidR="00CD56CC">
        <w:rPr>
          <w:rFonts w:hint="cs"/>
          <w:rtl/>
        </w:rPr>
        <w:t xml:space="preserve">קנה </w:t>
      </w:r>
      <w:r w:rsidR="009D304F">
        <w:rPr>
          <w:rFonts w:hint="cs"/>
          <w:rtl/>
        </w:rPr>
        <w:t xml:space="preserve">נקנקיית </w:t>
      </w:r>
      <w:r w:rsidR="00DE5B7B">
        <w:rPr>
          <w:rFonts w:hint="cs"/>
          <w:rtl/>
        </w:rPr>
        <w:t>סאבלוי פיקנטית</w:t>
      </w:r>
      <w:r w:rsidR="00C5732A">
        <w:rPr>
          <w:rFonts w:hint="cs"/>
          <w:rtl/>
        </w:rPr>
        <w:t>]</w:t>
      </w:r>
      <w:r w:rsidR="009D304F">
        <w:rPr>
          <w:rFonts w:hint="cs"/>
          <w:rtl/>
        </w:rPr>
        <w:t xml:space="preserve">. </w:t>
      </w:r>
      <w:r w:rsidR="008C7253">
        <w:rPr>
          <w:rFonts w:hint="cs"/>
          <w:rtl/>
        </w:rPr>
        <w:t>ל</w:t>
      </w:r>
      <w:r w:rsidR="001B0B96">
        <w:rPr>
          <w:rFonts w:hint="cs"/>
          <w:rtl/>
        </w:rPr>
        <w:t>אחר אימונים מפרכים הוא העדיף את ארוחת הערב הזאת, ש</w:t>
      </w:r>
      <w:r w:rsidR="00C5732A">
        <w:rPr>
          <w:rFonts w:hint="cs"/>
          <w:rtl/>
        </w:rPr>
        <w:t>אותה</w:t>
      </w:r>
      <w:r w:rsidR="001B0B96">
        <w:rPr>
          <w:rFonts w:hint="cs"/>
          <w:rtl/>
        </w:rPr>
        <w:t xml:space="preserve"> </w:t>
      </w:r>
      <w:r w:rsidR="00C5732A">
        <w:rPr>
          <w:rFonts w:hint="cs"/>
          <w:rtl/>
        </w:rPr>
        <w:t>ה</w:t>
      </w:r>
      <w:r w:rsidR="001B7390">
        <w:rPr>
          <w:rFonts w:hint="cs"/>
          <w:rtl/>
        </w:rPr>
        <w:t>זדרז לסיים</w:t>
      </w:r>
      <w:r w:rsidR="001B0B96">
        <w:rPr>
          <w:rFonts w:hint="cs"/>
          <w:rtl/>
        </w:rPr>
        <w:t xml:space="preserve"> </w:t>
      </w:r>
      <w:r w:rsidR="00C5732A">
        <w:rPr>
          <w:rFonts w:hint="cs"/>
          <w:rtl/>
        </w:rPr>
        <w:t xml:space="preserve">בהליכה </w:t>
      </w:r>
      <w:r w:rsidR="00CD56CC">
        <w:rPr>
          <w:rFonts w:hint="cs"/>
          <w:rtl/>
        </w:rPr>
        <w:t xml:space="preserve">ברחובות האפלים </w:t>
      </w:r>
      <w:r w:rsidR="001B0B96">
        <w:rPr>
          <w:rFonts w:hint="cs"/>
          <w:rtl/>
        </w:rPr>
        <w:t xml:space="preserve">מהתחנה לבית סבתא, ילקוט </w:t>
      </w:r>
      <w:r w:rsidR="001B7390">
        <w:rPr>
          <w:rFonts w:hint="cs"/>
          <w:rtl/>
        </w:rPr>
        <w:t xml:space="preserve">בית-הספר </w:t>
      </w:r>
      <w:r w:rsidR="001B0B96">
        <w:rPr>
          <w:rFonts w:hint="cs"/>
          <w:rtl/>
        </w:rPr>
        <w:t xml:space="preserve">נחבט על גבו ותיק ספורט משתלשל מכתפו. </w:t>
      </w:r>
    </w:p>
    <w:p w14:paraId="68C0EAAE" w14:textId="6C0B1572" w:rsidR="00574CEA" w:rsidRDefault="008C7253" w:rsidP="00031CBC">
      <w:pPr>
        <w:rPr>
          <w:rtl/>
        </w:rPr>
      </w:pPr>
      <w:bookmarkStart w:id="1" w:name="_Hlk529027839"/>
      <w:r w:rsidRPr="008C7253">
        <w:rPr>
          <w:rFonts w:cs="Times New Roman"/>
          <w:rtl/>
        </w:rPr>
        <w:t xml:space="preserve">סבתא הסבירה להם, ואלכס תרגם למארק, </w:t>
      </w:r>
      <w:r w:rsidR="00A15820">
        <w:rPr>
          <w:rFonts w:cs="Times New Roman" w:hint="cs"/>
          <w:rtl/>
        </w:rPr>
        <w:t>ש</w:t>
      </w:r>
      <w:r w:rsidRPr="008C7253">
        <w:rPr>
          <w:rFonts w:cs="Times New Roman"/>
          <w:rtl/>
        </w:rPr>
        <w:t>אימם איבדה הרבה דם, לכן אסור לבקר אותה עדיין וגם לא את התינוק החדש שנולד</w:t>
      </w:r>
      <w:r w:rsidR="00F5692C">
        <w:rPr>
          <w:rFonts w:cs="Times New Roman" w:hint="cs"/>
          <w:rtl/>
        </w:rPr>
        <w:t>.</w:t>
      </w:r>
      <w:r w:rsidRPr="008C7253">
        <w:rPr>
          <w:rFonts w:cs="Times New Roman"/>
          <w:rtl/>
        </w:rPr>
        <w:t xml:space="preserve"> </w:t>
      </w:r>
      <w:r w:rsidR="00861200">
        <w:rPr>
          <w:rFonts w:cs="Times New Roman" w:hint="cs"/>
          <w:rtl/>
        </w:rPr>
        <w:t>"</w:t>
      </w:r>
      <w:r w:rsidR="00F5692C" w:rsidRPr="008C7253">
        <w:rPr>
          <w:rFonts w:cs="Times New Roman"/>
        </w:rPr>
        <w:t>Viel</w:t>
      </w:r>
      <w:r w:rsidRPr="008C7253">
        <w:rPr>
          <w:rFonts w:cs="Times New Roman"/>
        </w:rPr>
        <w:t xml:space="preserve"> Blut</w:t>
      </w:r>
      <w:r w:rsidR="0034257D">
        <w:rPr>
          <w:rFonts w:cs="Times New Roman"/>
        </w:rPr>
        <w:t>,</w:t>
      </w:r>
      <w:r w:rsidR="00861200">
        <w:rPr>
          <w:rFonts w:cs="Times New Roman" w:hint="cs"/>
          <w:rtl/>
        </w:rPr>
        <w:t>"</w:t>
      </w:r>
      <w:r w:rsidRPr="008C7253">
        <w:rPr>
          <w:rFonts w:cs="Times New Roman"/>
          <w:rtl/>
        </w:rPr>
        <w:t xml:space="preserve"> סבתא אמרה</w:t>
      </w:r>
      <w:r w:rsidR="0007458E">
        <w:rPr>
          <w:rFonts w:cs="Times New Roman" w:hint="cs"/>
          <w:rtl/>
        </w:rPr>
        <w:t>.</w:t>
      </w:r>
      <w:r w:rsidRPr="008C7253">
        <w:rPr>
          <w:rFonts w:cs="Times New Roman"/>
          <w:rtl/>
        </w:rPr>
        <w:t xml:space="preserve"> דם נשפך וניגר</w:t>
      </w:r>
      <w:r w:rsidR="0007458E">
        <w:rPr>
          <w:rFonts w:cs="Times New Roman" w:hint="cs"/>
          <w:rtl/>
        </w:rPr>
        <w:t>,</w:t>
      </w:r>
      <w:r w:rsidRPr="008C7253">
        <w:rPr>
          <w:rFonts w:cs="Times New Roman"/>
          <w:rtl/>
        </w:rPr>
        <w:t xml:space="preserve"> ואלכס ידע </w:t>
      </w:r>
      <w:r w:rsidR="001B1643">
        <w:rPr>
          <w:rFonts w:cs="Times New Roman" w:hint="cs"/>
          <w:rtl/>
        </w:rPr>
        <w:t xml:space="preserve">בדיוק </w:t>
      </w:r>
      <w:r w:rsidRPr="008C7253">
        <w:rPr>
          <w:rFonts w:cs="Times New Roman"/>
          <w:rtl/>
        </w:rPr>
        <w:t>איך התרחש המבצע הנועז, ההתפוצצויות בדרכים והזחילה במעברים צפופים תחת אש חיה</w:t>
      </w:r>
      <w:r w:rsidR="005A4B5D" w:rsidRPr="00574CEA">
        <w:rPr>
          <w:rFonts w:cs="Times New Roman"/>
          <w:rtl/>
        </w:rPr>
        <w:t>,</w:t>
      </w:r>
      <w:r w:rsidR="005A4B5D">
        <w:rPr>
          <w:rFonts w:cs="Times New Roman" w:hint="cs"/>
          <w:rtl/>
        </w:rPr>
        <w:t xml:space="preserve"> כש</w:t>
      </w:r>
      <w:r w:rsidR="00686085">
        <w:rPr>
          <w:rFonts w:hint="cs"/>
          <w:rtl/>
        </w:rPr>
        <w:t xml:space="preserve">אחיו </w:t>
      </w:r>
      <w:r w:rsidR="00995B61">
        <w:rPr>
          <w:rFonts w:hint="cs"/>
          <w:rtl/>
        </w:rPr>
        <w:t>החדש [</w:t>
      </w:r>
      <w:r w:rsidR="00686085">
        <w:rPr>
          <w:rFonts w:hint="cs"/>
          <w:rtl/>
        </w:rPr>
        <w:t xml:space="preserve">ואולי </w:t>
      </w:r>
      <w:r w:rsidR="00686085">
        <w:t>ultimately</w:t>
      </w:r>
      <w:r w:rsidR="00686085">
        <w:rPr>
          <w:rFonts w:hint="cs"/>
          <w:rtl/>
        </w:rPr>
        <w:t xml:space="preserve"> </w:t>
      </w:r>
      <w:r w:rsidR="00811842">
        <w:rPr>
          <w:rFonts w:hint="cs"/>
          <w:rtl/>
        </w:rPr>
        <w:t xml:space="preserve">גם </w:t>
      </w:r>
      <w:r w:rsidR="00686085">
        <w:rPr>
          <w:rFonts w:hint="cs"/>
          <w:rtl/>
        </w:rPr>
        <w:t>א</w:t>
      </w:r>
      <w:r w:rsidR="005949E9">
        <w:rPr>
          <w:rFonts w:hint="cs"/>
          <w:rtl/>
        </w:rPr>
        <w:t>לכס</w:t>
      </w:r>
      <w:r w:rsidR="00686085">
        <w:rPr>
          <w:rFonts w:hint="cs"/>
          <w:rtl/>
        </w:rPr>
        <w:t xml:space="preserve"> עצמו,</w:t>
      </w:r>
      <w:r w:rsidR="005949E9">
        <w:rPr>
          <w:rFonts w:hint="cs"/>
          <w:rtl/>
        </w:rPr>
        <w:t>]</w:t>
      </w:r>
      <w:r w:rsidR="00686085">
        <w:rPr>
          <w:rFonts w:hint="cs"/>
          <w:rtl/>
        </w:rPr>
        <w:t xml:space="preserve"> פ</w:t>
      </w:r>
      <w:r w:rsidR="00995B61">
        <w:rPr>
          <w:rFonts w:hint="cs"/>
          <w:rtl/>
        </w:rPr>
        <w:t>י</w:t>
      </w:r>
      <w:r w:rsidR="00686085">
        <w:rPr>
          <w:rFonts w:hint="cs"/>
          <w:rtl/>
        </w:rPr>
        <w:t>לס את דרכו מתוך היולדת הזאת ו</w:t>
      </w:r>
      <w:r w:rsidR="00995B61">
        <w:rPr>
          <w:rFonts w:hint="cs"/>
          <w:rtl/>
        </w:rPr>
        <w:t>ה</w:t>
      </w:r>
      <w:r w:rsidR="00686085">
        <w:rPr>
          <w:rFonts w:hint="cs"/>
          <w:rtl/>
        </w:rPr>
        <w:t xml:space="preserve">גיח </w:t>
      </w:r>
      <w:r w:rsidR="00995B61">
        <w:rPr>
          <w:rFonts w:hint="cs"/>
          <w:rtl/>
        </w:rPr>
        <w:t>ל</w:t>
      </w:r>
      <w:r w:rsidR="00686085">
        <w:rPr>
          <w:rFonts w:hint="cs"/>
          <w:rtl/>
        </w:rPr>
        <w:t>עולם.</w:t>
      </w:r>
      <w:bookmarkEnd w:id="1"/>
    </w:p>
    <w:p w14:paraId="6AE7F9D8" w14:textId="77777777" w:rsidR="00BC709B" w:rsidRDefault="00534102" w:rsidP="001B0B96">
      <w:pPr>
        <w:rPr>
          <w:rFonts w:cs="Times New Roman"/>
          <w:rtl/>
        </w:rPr>
      </w:pPr>
      <w:r>
        <w:rPr>
          <w:rFonts w:cs="Times New Roman" w:hint="cs"/>
          <w:rtl/>
        </w:rPr>
        <w:t>[</w:t>
      </w:r>
      <w:r w:rsidRPr="00534102">
        <w:rPr>
          <w:rFonts w:cs="Times New Roman"/>
        </w:rPr>
        <w:t>https://en.m.wikipedia.org/wiki/Hendon</w:t>
      </w:r>
    </w:p>
    <w:p w14:paraId="7C7EA3DD" w14:textId="5C5C3BE0" w:rsidR="00BC709B" w:rsidRDefault="00EE3076" w:rsidP="001B0B96">
      <w:pPr>
        <w:rPr>
          <w:rFonts w:cs="Times New Roman"/>
          <w:rtl/>
        </w:rPr>
      </w:pPr>
      <w:hyperlink r:id="rId10" w:history="1">
        <w:r w:rsidR="00BC709B" w:rsidRPr="002F694E">
          <w:rPr>
            <w:rStyle w:val="Hyperlink"/>
            <w:rFonts w:cs="Times New Roman"/>
          </w:rPr>
          <w:t>https://en.m.wikipedia.org/wiki/Saveloy</w:t>
        </w:r>
      </w:hyperlink>
    </w:p>
    <w:p w14:paraId="3F9A2279" w14:textId="30973394" w:rsidR="00BC709B" w:rsidRDefault="00EE3076" w:rsidP="001B0B96">
      <w:pPr>
        <w:rPr>
          <w:rtl/>
        </w:rPr>
      </w:pPr>
      <w:hyperlink r:id="rId11" w:history="1">
        <w:r w:rsidR="00BC709B" w:rsidRPr="002F694E">
          <w:rPr>
            <w:rStyle w:val="Hyperlink"/>
          </w:rPr>
          <w:t>https://www.youtube.com/watch?v=Goad-d2FqRM</w:t>
        </w:r>
      </w:hyperlink>
    </w:p>
    <w:p w14:paraId="21828EE7" w14:textId="1729654D" w:rsidR="00534102" w:rsidRDefault="00534102" w:rsidP="001B0B96">
      <w:pPr>
        <w:rPr>
          <w:rtl/>
        </w:rPr>
      </w:pPr>
      <w:r>
        <w:rPr>
          <w:rFonts w:cs="Times New Roman" w:hint="cs"/>
          <w:rtl/>
        </w:rPr>
        <w:t>]</w:t>
      </w:r>
    </w:p>
    <w:p w14:paraId="250F532C" w14:textId="276B6A50" w:rsidR="00250F08" w:rsidRPr="00CD067C" w:rsidRDefault="00E11122" w:rsidP="008A79DF">
      <w:pPr>
        <w:rPr>
          <w:rtl/>
        </w:rPr>
      </w:pPr>
      <w:r>
        <w:rPr>
          <w:rtl/>
        </w:rPr>
        <w:t xml:space="preserve">סבתא </w:t>
      </w:r>
      <w:r w:rsidR="0064737D">
        <w:rPr>
          <w:rFonts w:hint="cs"/>
          <w:rtl/>
        </w:rPr>
        <w:t>הצליחה בעיקר ב</w:t>
      </w:r>
      <w:r>
        <w:rPr>
          <w:rtl/>
        </w:rPr>
        <w:t>הכנ</w:t>
      </w:r>
      <w:r w:rsidR="0064737D">
        <w:rPr>
          <w:rFonts w:hint="cs"/>
          <w:rtl/>
        </w:rPr>
        <w:t>ת</w:t>
      </w:r>
      <w:r>
        <w:rPr>
          <w:rtl/>
        </w:rPr>
        <w:t xml:space="preserve"> ארוחות</w:t>
      </w:r>
      <w:r w:rsidR="0007458E">
        <w:rPr>
          <w:rFonts w:hint="cs"/>
          <w:rtl/>
        </w:rPr>
        <w:t xml:space="preserve"> </w:t>
      </w:r>
      <w:r w:rsidR="00250F08" w:rsidRPr="00CD067C">
        <w:rPr>
          <w:rtl/>
        </w:rPr>
        <w:t>ערביים</w:t>
      </w:r>
      <w:r w:rsidR="0064737D">
        <w:rPr>
          <w:rFonts w:hint="cs"/>
          <w:rtl/>
        </w:rPr>
        <w:t>,</w:t>
      </w:r>
      <w:r w:rsidR="00250F08" w:rsidRPr="00CD067C">
        <w:rPr>
          <w:rtl/>
        </w:rPr>
        <w:t xml:space="preserve"> ש</w:t>
      </w:r>
      <w:r>
        <w:rPr>
          <w:rFonts w:hint="cs"/>
          <w:rtl/>
        </w:rPr>
        <w:t>נשאה</w:t>
      </w:r>
      <w:r w:rsidR="00B73043">
        <w:rPr>
          <w:rFonts w:hint="cs"/>
          <w:rtl/>
        </w:rPr>
        <w:t xml:space="preserve"> אליהם</w:t>
      </w:r>
      <w:r w:rsidR="00250F08" w:rsidRPr="00CD067C">
        <w:rPr>
          <w:rtl/>
        </w:rPr>
        <w:t xml:space="preserve"> לסלון</w:t>
      </w:r>
      <w:r w:rsidR="008A79DF" w:rsidRPr="008A79DF">
        <w:rPr>
          <w:rtl/>
        </w:rPr>
        <w:t xml:space="preserve"> </w:t>
      </w:r>
      <w:r w:rsidR="008A79DF" w:rsidRPr="00CD067C">
        <w:rPr>
          <w:rtl/>
        </w:rPr>
        <w:t xml:space="preserve">על </w:t>
      </w:r>
      <w:r w:rsidR="008A79DF">
        <w:rPr>
          <w:rFonts w:hint="cs"/>
          <w:rtl/>
        </w:rPr>
        <w:t xml:space="preserve">גבי </w:t>
      </w:r>
      <w:r w:rsidR="008A79DF" w:rsidRPr="00CD067C">
        <w:rPr>
          <w:rtl/>
        </w:rPr>
        <w:t>מגשים אישיים</w:t>
      </w:r>
      <w:r w:rsidR="0008592D">
        <w:rPr>
          <w:rFonts w:hint="cs"/>
          <w:rtl/>
        </w:rPr>
        <w:t>:</w:t>
      </w:r>
      <w:r w:rsidR="00250F08" w:rsidRPr="00CD067C">
        <w:rPr>
          <w:rtl/>
        </w:rPr>
        <w:t xml:space="preserve"> קערית בוטנים </w:t>
      </w:r>
      <w:r w:rsidR="008C7253" w:rsidRPr="008C7253">
        <w:rPr>
          <w:rFonts w:cs="Times New Roman"/>
          <w:rtl/>
        </w:rPr>
        <w:t>לכל אחד</w:t>
      </w:r>
      <w:r w:rsidR="006B6AAA">
        <w:rPr>
          <w:rFonts w:cs="Times New Roman"/>
          <w:rtl/>
        </w:rPr>
        <w:t xml:space="preserve"> </w:t>
      </w:r>
      <w:r w:rsidR="00250F08" w:rsidRPr="00CD067C">
        <w:rPr>
          <w:rtl/>
        </w:rPr>
        <w:t xml:space="preserve">וכוס </w:t>
      </w:r>
      <w:r>
        <w:rPr>
          <w:rFonts w:hint="cs"/>
          <w:rtl/>
        </w:rPr>
        <w:t>מ</w:t>
      </w:r>
      <w:r w:rsidR="00250F08" w:rsidRPr="00CD067C">
        <w:rPr>
          <w:rtl/>
        </w:rPr>
        <w:t>יץ</w:t>
      </w:r>
      <w:r w:rsidR="0007458E">
        <w:rPr>
          <w:rFonts w:hint="cs"/>
          <w:rtl/>
        </w:rPr>
        <w:t xml:space="preserve"> </w:t>
      </w:r>
      <w:r w:rsidR="00250F08" w:rsidRPr="00CD067C">
        <w:rPr>
          <w:rtl/>
        </w:rPr>
        <w:t>תפוזים משומר, עם קש פלסטיק צבעוני ש</w:t>
      </w:r>
      <w:r w:rsidR="00792781">
        <w:rPr>
          <w:rtl/>
        </w:rPr>
        <w:t xml:space="preserve">שטפה והשתמשה בו שוב </w:t>
      </w:r>
      <w:r w:rsidR="00792781">
        <w:rPr>
          <w:rFonts w:hint="cs"/>
          <w:rtl/>
        </w:rPr>
        <w:t xml:space="preserve">ושוב </w:t>
      </w:r>
      <w:r w:rsidR="00792781">
        <w:rPr>
          <w:rtl/>
        </w:rPr>
        <w:t>ו</w:t>
      </w:r>
      <w:r w:rsidR="00B12AD0">
        <w:rPr>
          <w:rFonts w:hint="cs"/>
          <w:rtl/>
        </w:rPr>
        <w:t>תוכו</w:t>
      </w:r>
      <w:r w:rsidR="00792781">
        <w:rPr>
          <w:rtl/>
        </w:rPr>
        <w:t xml:space="preserve"> </w:t>
      </w:r>
      <w:r w:rsidR="001B1643">
        <w:rPr>
          <w:rFonts w:hint="cs"/>
          <w:rtl/>
        </w:rPr>
        <w:t xml:space="preserve">כבר </w:t>
      </w:r>
      <w:r w:rsidR="00792781">
        <w:rPr>
          <w:rtl/>
        </w:rPr>
        <w:t>השח</w:t>
      </w:r>
      <w:r w:rsidR="00792781">
        <w:rPr>
          <w:rFonts w:hint="cs"/>
          <w:rtl/>
        </w:rPr>
        <w:t>י</w:t>
      </w:r>
      <w:r w:rsidR="00250F08" w:rsidRPr="00CD067C">
        <w:rPr>
          <w:rtl/>
        </w:rPr>
        <w:t>ר משכבות של לכלוך.</w:t>
      </w:r>
    </w:p>
    <w:p w14:paraId="57F68F75" w14:textId="3019AEA7" w:rsidR="000D49EF" w:rsidRDefault="008C7253" w:rsidP="00BC709B">
      <w:pPr>
        <w:rPr>
          <w:rFonts w:cs="Times New Roman"/>
          <w:rtl/>
        </w:rPr>
      </w:pPr>
      <w:r w:rsidRPr="008C7253">
        <w:rPr>
          <w:rFonts w:cs="Times New Roman"/>
          <w:rtl/>
        </w:rPr>
        <w:t xml:space="preserve">שאר הארוחות לא עלו כה יפה בידה. </w:t>
      </w:r>
      <w:r w:rsidR="000D49EF">
        <w:rPr>
          <w:rFonts w:cs="Times New Roman"/>
          <w:rtl/>
        </w:rPr>
        <w:t xml:space="preserve">היא לא החזיקה בביתה </w:t>
      </w:r>
      <w:r w:rsidR="000D49EF">
        <w:rPr>
          <w:rFonts w:cs="Times New Roman" w:hint="cs"/>
          <w:rtl/>
        </w:rPr>
        <w:t xml:space="preserve">לא </w:t>
      </w:r>
      <w:r w:rsidR="000D49EF">
        <w:rPr>
          <w:rFonts w:cs="Times New Roman"/>
          <w:rtl/>
        </w:rPr>
        <w:t>תנור</w:t>
      </w:r>
      <w:r w:rsidR="0007458E">
        <w:rPr>
          <w:rFonts w:cs="Times New Roman" w:hint="cs"/>
          <w:rtl/>
        </w:rPr>
        <w:t xml:space="preserve"> </w:t>
      </w:r>
      <w:r w:rsidR="000D49EF">
        <w:rPr>
          <w:rFonts w:cs="Times New Roman"/>
          <w:rtl/>
        </w:rPr>
        <w:t xml:space="preserve">בישול ולא כיריים, </w:t>
      </w:r>
      <w:r w:rsidR="001B1643">
        <w:rPr>
          <w:rFonts w:cs="Times New Roman" w:hint="cs"/>
          <w:rtl/>
        </w:rPr>
        <w:t xml:space="preserve">אלא </w:t>
      </w:r>
      <w:r w:rsidR="000D49EF">
        <w:rPr>
          <w:rFonts w:cs="Times New Roman"/>
          <w:rtl/>
        </w:rPr>
        <w:t>רק פתילי</w:t>
      </w:r>
      <w:r w:rsidR="0007458E">
        <w:rPr>
          <w:rFonts w:cs="Times New Roman" w:hint="cs"/>
          <w:rtl/>
        </w:rPr>
        <w:t>י</w:t>
      </w:r>
      <w:r w:rsidR="000D49EF">
        <w:rPr>
          <w:rFonts w:cs="Times New Roman"/>
          <w:rtl/>
        </w:rPr>
        <w:t xml:space="preserve">ה בעלת להבה עמומה </w:t>
      </w:r>
      <w:r w:rsidR="00C5732A">
        <w:rPr>
          <w:rFonts w:cs="Times New Roman" w:hint="cs"/>
          <w:rtl/>
        </w:rPr>
        <w:t>ש</w:t>
      </w:r>
      <w:r w:rsidRPr="008C7253">
        <w:rPr>
          <w:rFonts w:cs="Times New Roman"/>
          <w:rtl/>
        </w:rPr>
        <w:t xml:space="preserve">הפיצה ריח מעופש </w:t>
      </w:r>
      <w:r w:rsidR="000D49EF">
        <w:rPr>
          <w:rFonts w:cs="Times New Roman"/>
          <w:rtl/>
        </w:rPr>
        <w:t>בהיותה דלוקה</w:t>
      </w:r>
      <w:r w:rsidR="000D49EF">
        <w:rPr>
          <w:rFonts w:cs="Times New Roman" w:hint="cs"/>
          <w:rtl/>
        </w:rPr>
        <w:t xml:space="preserve"> וכבויה כאחד,</w:t>
      </w:r>
      <w:r w:rsidR="000D49EF">
        <w:rPr>
          <w:rFonts w:cs="Times New Roman"/>
          <w:rtl/>
        </w:rPr>
        <w:t xml:space="preserve"> </w:t>
      </w:r>
      <w:r w:rsidR="0023558D">
        <w:rPr>
          <w:rFonts w:cs="Times New Roman" w:hint="cs"/>
          <w:rtl/>
        </w:rPr>
        <w:t>ו</w:t>
      </w:r>
      <w:r w:rsidR="00B614AE">
        <w:rPr>
          <w:rFonts w:cs="Times New Roman" w:hint="cs"/>
          <w:rtl/>
        </w:rPr>
        <w:t>תנורון</w:t>
      </w:r>
      <w:r w:rsidR="000D49EF">
        <w:rPr>
          <w:rFonts w:cs="Times New Roman"/>
          <w:rtl/>
        </w:rPr>
        <w:t xml:space="preserve"> שזמזם ב</w:t>
      </w:r>
      <w:r w:rsidR="003C2933">
        <w:rPr>
          <w:rFonts w:cs="Times New Roman" w:hint="cs"/>
          <w:rtl/>
        </w:rPr>
        <w:t>רוגז</w:t>
      </w:r>
      <w:r w:rsidR="000D49EF">
        <w:rPr>
          <w:rFonts w:cs="Times New Roman"/>
          <w:rtl/>
        </w:rPr>
        <w:t xml:space="preserve"> ו</w:t>
      </w:r>
      <w:r w:rsidR="005B5008">
        <w:rPr>
          <w:rFonts w:cs="Times New Roman" w:hint="cs"/>
          <w:rtl/>
        </w:rPr>
        <w:t>הפי</w:t>
      </w:r>
      <w:r w:rsidR="00C5732A">
        <w:rPr>
          <w:rFonts w:cs="Times New Roman" w:hint="cs"/>
          <w:rtl/>
        </w:rPr>
        <w:t>ק</w:t>
      </w:r>
      <w:r w:rsidR="005B5008">
        <w:rPr>
          <w:rFonts w:cs="Times New Roman" w:hint="cs"/>
          <w:rtl/>
        </w:rPr>
        <w:t xml:space="preserve"> חום דל,</w:t>
      </w:r>
      <w:r w:rsidR="000D49EF">
        <w:rPr>
          <w:rFonts w:cs="Times New Roman"/>
          <w:rtl/>
        </w:rPr>
        <w:t xml:space="preserve"> רק מעט יותר מהרדיאטורים הפושרים </w:t>
      </w:r>
      <w:r w:rsidR="005B5008">
        <w:rPr>
          <w:rFonts w:cs="Times New Roman" w:hint="cs"/>
          <w:rtl/>
        </w:rPr>
        <w:t>ש</w:t>
      </w:r>
      <w:r w:rsidR="005B5008">
        <w:rPr>
          <w:rFonts w:cs="Times New Roman"/>
          <w:rtl/>
        </w:rPr>
        <w:t>דלק</w:t>
      </w:r>
      <w:r w:rsidR="005B5008">
        <w:rPr>
          <w:rFonts w:cs="Times New Roman" w:hint="cs"/>
          <w:rtl/>
        </w:rPr>
        <w:t>ו בביתה</w:t>
      </w:r>
      <w:r w:rsidR="000D49EF">
        <w:rPr>
          <w:rFonts w:cs="Times New Roman"/>
          <w:rtl/>
        </w:rPr>
        <w:t xml:space="preserve"> יו</w:t>
      </w:r>
      <w:r w:rsidR="000D49EF">
        <w:rPr>
          <w:rFonts w:cs="Times New Roman" w:hint="cs"/>
          <w:rtl/>
        </w:rPr>
        <w:t>מ</w:t>
      </w:r>
      <w:r w:rsidR="000D49EF">
        <w:rPr>
          <w:rFonts w:cs="Times New Roman"/>
          <w:rtl/>
        </w:rPr>
        <w:t>ם ולילה, קיץ וחורף</w:t>
      </w:r>
      <w:r w:rsidR="000D49EF">
        <w:rPr>
          <w:rFonts w:cs="Times New Roman" w:hint="cs"/>
          <w:rtl/>
        </w:rPr>
        <w:t>. הירקות ש</w:t>
      </w:r>
      <w:r w:rsidR="000D49EF">
        <w:rPr>
          <w:rFonts w:hint="cs"/>
          <w:rtl/>
        </w:rPr>
        <w:t>ח</w:t>
      </w:r>
      <w:r w:rsidR="005B5008">
        <w:rPr>
          <w:rFonts w:hint="cs"/>
          <w:rtl/>
        </w:rPr>
        <w:t>י</w:t>
      </w:r>
      <w:r w:rsidR="000D49EF">
        <w:rPr>
          <w:rFonts w:hint="cs"/>
          <w:rtl/>
        </w:rPr>
        <w:t>ממ</w:t>
      </w:r>
      <w:r w:rsidR="005B5008">
        <w:rPr>
          <w:rFonts w:hint="cs"/>
          <w:rtl/>
        </w:rPr>
        <w:t>ה עבורם</w:t>
      </w:r>
      <w:r w:rsidR="000D49EF">
        <w:rPr>
          <w:rFonts w:hint="cs"/>
          <w:rtl/>
        </w:rPr>
        <w:t xml:space="preserve"> ב</w:t>
      </w:r>
      <w:r w:rsidR="00B614AE">
        <w:rPr>
          <w:rFonts w:hint="cs"/>
          <w:rtl/>
        </w:rPr>
        <w:t xml:space="preserve">תנורון </w:t>
      </w:r>
      <w:r w:rsidR="000D49EF">
        <w:rPr>
          <w:rFonts w:hint="cs"/>
          <w:rtl/>
        </w:rPr>
        <w:t>היו רטובים וסיביים, אבל אלכס</w:t>
      </w:r>
      <w:r w:rsidR="0007458E">
        <w:rPr>
          <w:rFonts w:hint="cs"/>
          <w:rtl/>
        </w:rPr>
        <w:t>,</w:t>
      </w:r>
      <w:r w:rsidR="000D49EF">
        <w:rPr>
          <w:rFonts w:hint="cs"/>
          <w:rtl/>
        </w:rPr>
        <w:t xml:space="preserve"> שלעיתים רחוקות </w:t>
      </w:r>
      <w:r w:rsidR="005B5008">
        <w:rPr>
          <w:rFonts w:hint="cs"/>
          <w:rtl/>
        </w:rPr>
        <w:t>הסכים ל</w:t>
      </w:r>
      <w:r w:rsidR="000D49EF">
        <w:rPr>
          <w:rFonts w:hint="cs"/>
          <w:rtl/>
        </w:rPr>
        <w:t>אכ</w:t>
      </w:r>
      <w:r w:rsidR="005B5008">
        <w:rPr>
          <w:rFonts w:hint="cs"/>
          <w:rtl/>
        </w:rPr>
        <w:t>ו</w:t>
      </w:r>
      <w:r w:rsidR="000D49EF">
        <w:rPr>
          <w:rFonts w:hint="cs"/>
          <w:rtl/>
        </w:rPr>
        <w:t>ל משהו שלא הגיע עם צעצוע פלסטיק</w:t>
      </w:r>
      <w:r w:rsidR="000D49EF" w:rsidRPr="000D49EF">
        <w:rPr>
          <w:rFonts w:hint="cs"/>
          <w:rtl/>
        </w:rPr>
        <w:t xml:space="preserve"> </w:t>
      </w:r>
      <w:r w:rsidR="005B5008">
        <w:rPr>
          <w:rFonts w:hint="cs"/>
          <w:rtl/>
        </w:rPr>
        <w:t>כ</w:t>
      </w:r>
      <w:r w:rsidR="000D49EF">
        <w:rPr>
          <w:rFonts w:hint="cs"/>
          <w:rtl/>
        </w:rPr>
        <w:t xml:space="preserve">הפתעה, </w:t>
      </w:r>
      <w:r w:rsidR="005B5008">
        <w:rPr>
          <w:rFonts w:hint="cs"/>
          <w:rtl/>
        </w:rPr>
        <w:t>ל</w:t>
      </w:r>
      <w:r w:rsidR="000D49EF">
        <w:rPr>
          <w:rFonts w:hint="cs"/>
          <w:rtl/>
        </w:rPr>
        <w:t>עס את גושי התאית האלו</w:t>
      </w:r>
      <w:r w:rsidR="005B5008">
        <w:rPr>
          <w:rFonts w:hint="cs"/>
          <w:rtl/>
        </w:rPr>
        <w:t>,</w:t>
      </w:r>
      <w:r w:rsidR="000D49EF">
        <w:rPr>
          <w:rFonts w:hint="cs"/>
          <w:rtl/>
        </w:rPr>
        <w:t xml:space="preserve"> המתבוססים בשלוליותם</w:t>
      </w:r>
      <w:r w:rsidR="005B5008">
        <w:rPr>
          <w:rFonts w:hint="cs"/>
          <w:rtl/>
        </w:rPr>
        <w:t>,</w:t>
      </w:r>
      <w:r w:rsidR="000D49EF">
        <w:rPr>
          <w:rFonts w:hint="cs"/>
          <w:rtl/>
        </w:rPr>
        <w:t xml:space="preserve"> ללא תלונה</w:t>
      </w:r>
      <w:r w:rsidRPr="008C7253">
        <w:rPr>
          <w:rFonts w:cs="Times New Roman"/>
          <w:rtl/>
        </w:rPr>
        <w:t xml:space="preserve"> – </w:t>
      </w:r>
      <w:r w:rsidR="0023558D">
        <w:rPr>
          <w:rFonts w:hint="cs"/>
          <w:rtl/>
        </w:rPr>
        <w:t xml:space="preserve">בעיקר </w:t>
      </w:r>
      <w:r w:rsidR="0053501B">
        <w:rPr>
          <w:rFonts w:hint="cs"/>
          <w:rtl/>
        </w:rPr>
        <w:t>בזכות</w:t>
      </w:r>
      <w:r w:rsidR="0023558D">
        <w:rPr>
          <w:rFonts w:hint="cs"/>
          <w:rtl/>
        </w:rPr>
        <w:t xml:space="preserve"> </w:t>
      </w:r>
      <w:r w:rsidR="00BC709B" w:rsidRPr="00E710B7">
        <w:rPr>
          <w:rFonts w:cs="Times New Roman"/>
          <w:rtl/>
        </w:rPr>
        <w:t>צלחות החרסינה של סבתא</w:t>
      </w:r>
      <w:r w:rsidR="0023558D">
        <w:rPr>
          <w:rFonts w:cs="Times New Roman" w:hint="cs"/>
          <w:rtl/>
        </w:rPr>
        <w:t>,</w:t>
      </w:r>
      <w:r w:rsidR="00BC709B" w:rsidRPr="00E710B7">
        <w:rPr>
          <w:rFonts w:cs="Times New Roman"/>
          <w:rtl/>
        </w:rPr>
        <w:t xml:space="preserve"> </w:t>
      </w:r>
      <w:r w:rsidR="0023558D">
        <w:rPr>
          <w:rFonts w:cs="Times New Roman" w:hint="cs"/>
          <w:rtl/>
        </w:rPr>
        <w:t>ה</w:t>
      </w:r>
      <w:r w:rsidR="00BC709B" w:rsidRPr="00E710B7">
        <w:rPr>
          <w:rFonts w:cs="Times New Roman"/>
          <w:rtl/>
        </w:rPr>
        <w:t xml:space="preserve">מקושטות בציפורים ופרפרים מארצות נכר, צבעוניים ונחמדים </w:t>
      </w:r>
      <w:r w:rsidR="00F97A34">
        <w:rPr>
          <w:rFonts w:cs="Times New Roman"/>
          <w:rtl/>
        </w:rPr>
        <w:t>כל כך</w:t>
      </w:r>
      <w:r w:rsidR="00BC709B" w:rsidRPr="00E710B7">
        <w:rPr>
          <w:rFonts w:cs="Times New Roman"/>
          <w:rtl/>
        </w:rPr>
        <w:t>.</w:t>
      </w:r>
    </w:p>
    <w:p w14:paraId="73412CD9" w14:textId="00E0F8BD" w:rsidR="00C5732A" w:rsidRDefault="0023558D" w:rsidP="001858F4">
      <w:pPr>
        <w:rPr>
          <w:rFonts w:cs="Times New Roman"/>
          <w:rtl/>
        </w:rPr>
      </w:pPr>
      <w:r w:rsidRPr="00022EA3">
        <w:rPr>
          <w:rFonts w:cs="Times New Roman" w:hint="eastAsia"/>
          <w:rtl/>
        </w:rPr>
        <w:t>לצד</w:t>
      </w:r>
      <w:r w:rsidRPr="00022EA3">
        <w:rPr>
          <w:rFonts w:cs="Times New Roman"/>
          <w:rtl/>
        </w:rPr>
        <w:t xml:space="preserve"> הירקות הופיעו לפעמים </w:t>
      </w:r>
      <w:r w:rsidR="00C5732A">
        <w:rPr>
          <w:rFonts w:cs="Times New Roman" w:hint="cs"/>
          <w:rtl/>
        </w:rPr>
        <w:t xml:space="preserve">על צלחתו </w:t>
      </w:r>
      <w:r w:rsidRPr="00022EA3">
        <w:rPr>
          <w:rFonts w:cs="Times New Roman"/>
          <w:rtl/>
        </w:rPr>
        <w:t xml:space="preserve">פרוסות בשר מבושלות ברוטב, שסבתא </w:t>
      </w:r>
      <w:r w:rsidR="008C7253" w:rsidRPr="008C7253">
        <w:rPr>
          <w:rFonts w:cs="Times New Roman"/>
          <w:rtl/>
        </w:rPr>
        <w:t>כינתה</w:t>
      </w:r>
      <w:r w:rsidRPr="00022EA3">
        <w:rPr>
          <w:rFonts w:cs="Times New Roman"/>
          <w:rtl/>
        </w:rPr>
        <w:t xml:space="preserve"> 'שניצל ציידים' </w:t>
      </w:r>
      <w:r w:rsidR="0007458E">
        <w:rPr>
          <w:rFonts w:cs="Times New Roman" w:hint="cs"/>
          <w:rtl/>
        </w:rPr>
        <w:t xml:space="preserve">אם </w:t>
      </w:r>
      <w:r w:rsidR="0053501B" w:rsidRPr="00022EA3">
        <w:rPr>
          <w:rFonts w:cs="Times New Roman" w:hint="eastAsia"/>
          <w:rtl/>
        </w:rPr>
        <w:t>ה</w:t>
      </w:r>
      <w:r w:rsidRPr="00022EA3">
        <w:rPr>
          <w:rFonts w:cs="Times New Roman" w:hint="eastAsia"/>
          <w:rtl/>
        </w:rPr>
        <w:t>רוטב</w:t>
      </w:r>
      <w:r w:rsidRPr="00022EA3">
        <w:rPr>
          <w:rFonts w:cs="Times New Roman"/>
          <w:rtl/>
        </w:rPr>
        <w:t xml:space="preserve"> </w:t>
      </w:r>
      <w:r w:rsidR="0007458E">
        <w:rPr>
          <w:rFonts w:cs="Times New Roman" w:hint="cs"/>
          <w:rtl/>
        </w:rPr>
        <w:t xml:space="preserve">היה </w:t>
      </w:r>
      <w:r w:rsidRPr="00022EA3">
        <w:rPr>
          <w:rFonts w:cs="Times New Roman"/>
          <w:rtl/>
        </w:rPr>
        <w:t xml:space="preserve">חום ו'שניצל צוענים' </w:t>
      </w:r>
      <w:r w:rsidR="0053501B" w:rsidRPr="00022EA3">
        <w:rPr>
          <w:rFonts w:cs="Times New Roman" w:hint="eastAsia"/>
          <w:rtl/>
        </w:rPr>
        <w:t>אם</w:t>
      </w:r>
      <w:r w:rsidR="0053501B" w:rsidRPr="00022EA3">
        <w:rPr>
          <w:rFonts w:cs="Times New Roman"/>
          <w:rtl/>
        </w:rPr>
        <w:t xml:space="preserve"> </w:t>
      </w:r>
      <w:r w:rsidR="0007458E">
        <w:rPr>
          <w:rFonts w:cs="Times New Roman" w:hint="cs"/>
          <w:rtl/>
        </w:rPr>
        <w:t>היה</w:t>
      </w:r>
      <w:r w:rsidRPr="00022EA3">
        <w:rPr>
          <w:rFonts w:cs="Times New Roman"/>
          <w:rtl/>
        </w:rPr>
        <w:t xml:space="preserve"> </w:t>
      </w:r>
      <w:r w:rsidRPr="00022EA3">
        <w:rPr>
          <w:rFonts w:cs="Times New Roman" w:hint="eastAsia"/>
          <w:rtl/>
        </w:rPr>
        <w:t>אדום</w:t>
      </w:r>
      <w:r w:rsidR="00821B83" w:rsidRPr="00022EA3">
        <w:rPr>
          <w:rFonts w:cs="Times New Roman"/>
          <w:rtl/>
        </w:rPr>
        <w:t>.</w:t>
      </w:r>
      <w:r w:rsidRPr="00022EA3">
        <w:rPr>
          <w:rFonts w:cs="Times New Roman"/>
          <w:rtl/>
        </w:rPr>
        <w:t xml:space="preserve"> </w:t>
      </w:r>
    </w:p>
    <w:p w14:paraId="7B271561" w14:textId="26627E1D" w:rsidR="001858F4" w:rsidRDefault="00C5732A" w:rsidP="001858F4">
      <w:pPr>
        <w:rPr>
          <w:rtl/>
        </w:rPr>
      </w:pPr>
      <w:r>
        <w:rPr>
          <w:rFonts w:cs="Times New Roman" w:hint="cs"/>
          <w:rtl/>
        </w:rPr>
        <w:t>[</w:t>
      </w:r>
      <w:r w:rsidR="001858F4" w:rsidRPr="00022EA3">
        <w:rPr>
          <w:rFonts w:cs="Times New Roman"/>
          <w:rtl/>
        </w:rPr>
        <w:t xml:space="preserve">מי שחשקה נפשו ללחלח את גרונו בירק כלשהו התכבד ליטול </w:t>
      </w:r>
      <w:r w:rsidR="00821B83" w:rsidRPr="00022EA3">
        <w:rPr>
          <w:rFonts w:cs="Times New Roman"/>
          <w:rtl/>
        </w:rPr>
        <w:t xml:space="preserve">מקערית-חרסינה וורודה </w:t>
      </w:r>
      <w:r w:rsidR="001858F4" w:rsidRPr="00022EA3">
        <w:rPr>
          <w:rFonts w:cs="Times New Roman"/>
          <w:rtl/>
        </w:rPr>
        <w:t>מלפפון כבוש בהרבה שמיר</w:t>
      </w:r>
      <w:r w:rsidR="00AB1CD1" w:rsidRPr="00022EA3">
        <w:rPr>
          <w:rFonts w:cs="Times New Roman"/>
          <w:rtl/>
        </w:rPr>
        <w:t>,</w:t>
      </w:r>
      <w:r w:rsidR="001858F4" w:rsidRPr="00022EA3">
        <w:rPr>
          <w:rFonts w:cs="Times New Roman"/>
          <w:rtl/>
        </w:rPr>
        <w:t xml:space="preserve"> וגם מקומו של כרוב כבוש תוצרת בית לא נפקד.</w:t>
      </w:r>
    </w:p>
    <w:p w14:paraId="4099AEE6" w14:textId="2B8CECFD" w:rsidR="001858F4" w:rsidRDefault="001858F4" w:rsidP="001858F4">
      <w:r>
        <w:t>Jägerschnitzel (hunter’s schnitzel) is a schnitzel with mushroom sauce</w:t>
      </w:r>
      <w:r>
        <w:rPr>
          <w:rFonts w:cs="Times New Roman"/>
          <w:rtl/>
        </w:rPr>
        <w:t>.</w:t>
      </w:r>
    </w:p>
    <w:p w14:paraId="036908BC" w14:textId="77777777" w:rsidR="001858F4" w:rsidRDefault="001858F4" w:rsidP="001858F4">
      <w:r>
        <w:t>Zigeunerschnitzel (gypsy schnitzel) is a schnitzel with a zigeuner sauce containing tomato, bell peppers, and onion slices. This schnitzel is also called Paprikaschnitzel (bell pepper schnitzel)</w:t>
      </w:r>
      <w:r>
        <w:rPr>
          <w:rFonts w:cs="Times New Roman"/>
          <w:rtl/>
        </w:rPr>
        <w:t>.</w:t>
      </w:r>
    </w:p>
    <w:p w14:paraId="28D6B4CE" w14:textId="77777777" w:rsidR="001858F4" w:rsidRDefault="001858F4" w:rsidP="001858F4">
      <w:r>
        <w:t>https://matadornetwork.com/abroad/14-signs-youre-married-german</w:t>
      </w:r>
    </w:p>
    <w:p w14:paraId="77CA5329" w14:textId="21546B3A" w:rsidR="001858F4" w:rsidRDefault="001858F4" w:rsidP="001858F4">
      <w:pPr>
        <w:rPr>
          <w:rFonts w:cs="Times New Roman"/>
          <w:rtl/>
        </w:rPr>
      </w:pPr>
      <w:r>
        <w:rPr>
          <w:rFonts w:cs="Times New Roman"/>
          <w:rtl/>
        </w:rPr>
        <w:t>מס' 5 ו-7.</w:t>
      </w:r>
    </w:p>
    <w:p w14:paraId="3EA25082" w14:textId="2051A97A" w:rsidR="00AB1CD1" w:rsidRDefault="00AB1CD1" w:rsidP="001858F4">
      <w:pPr>
        <w:rPr>
          <w:rtl/>
        </w:rPr>
      </w:pPr>
      <w:r>
        <w:rPr>
          <w:rFonts w:hint="cs"/>
          <w:rtl/>
        </w:rPr>
        <w:t>]</w:t>
      </w:r>
    </w:p>
    <w:p w14:paraId="391C1ED5" w14:textId="1954028F" w:rsidR="00E710B7" w:rsidRDefault="00250F08" w:rsidP="009D304F">
      <w:pPr>
        <w:rPr>
          <w:rtl/>
        </w:rPr>
      </w:pPr>
      <w:r w:rsidRPr="00CD067C">
        <w:rPr>
          <w:rtl/>
        </w:rPr>
        <w:t xml:space="preserve">סבתא </w:t>
      </w:r>
      <w:r w:rsidR="00821B83">
        <w:rPr>
          <w:rFonts w:hint="cs"/>
          <w:rtl/>
        </w:rPr>
        <w:t xml:space="preserve">יצקה כף </w:t>
      </w:r>
      <w:r w:rsidR="00821B83">
        <w:rPr>
          <w:rFonts w:cs="Times New Roman" w:hint="cs"/>
          <w:rtl/>
        </w:rPr>
        <w:t>של</w:t>
      </w:r>
      <w:r w:rsidR="00821B83">
        <w:rPr>
          <w:rFonts w:cs="Times New Roman"/>
          <w:rtl/>
        </w:rPr>
        <w:t xml:space="preserve"> סלט תפוחי אדמה באחת מעשרות גרסאות שונות שהכירה</w:t>
      </w:r>
      <w:r w:rsidR="00821B83">
        <w:rPr>
          <w:rFonts w:hint="cs"/>
          <w:rtl/>
        </w:rPr>
        <w:t xml:space="preserve"> לצלחתו של</w:t>
      </w:r>
      <w:r w:rsidRPr="00CD067C">
        <w:rPr>
          <w:rtl/>
        </w:rPr>
        <w:t xml:space="preserve"> סאשה</w:t>
      </w:r>
      <w:r w:rsidR="00821B83">
        <w:rPr>
          <w:rFonts w:hint="cs"/>
          <w:rtl/>
        </w:rPr>
        <w:t xml:space="preserve"> שלה</w:t>
      </w:r>
      <w:bookmarkStart w:id="2" w:name="_Hlk532495368"/>
      <w:r w:rsidR="007D2442">
        <w:rPr>
          <w:rFonts w:hint="cs"/>
          <w:rtl/>
        </w:rPr>
        <w:t>, זה</w:t>
      </w:r>
      <w:r w:rsidR="0095151E">
        <w:rPr>
          <w:rFonts w:hint="cs"/>
          <w:rtl/>
        </w:rPr>
        <w:t>ו</w:t>
      </w:r>
      <w:r w:rsidR="007D2442">
        <w:rPr>
          <w:rFonts w:hint="cs"/>
          <w:rtl/>
        </w:rPr>
        <w:t xml:space="preserve"> אלכס </w:t>
      </w:r>
      <w:r w:rsidR="0095151E">
        <w:rPr>
          <w:rFonts w:hint="cs"/>
          <w:rtl/>
        </w:rPr>
        <w:t>ש</w:t>
      </w:r>
      <w:r w:rsidR="001B1643" w:rsidRPr="001B1643">
        <w:rPr>
          <w:rFonts w:cs="Times New Roman"/>
          <w:rtl/>
        </w:rPr>
        <w:t>חדלה לכנותו סתם</w:t>
      </w:r>
      <w:r w:rsidR="0095151E">
        <w:rPr>
          <w:rFonts w:hint="cs"/>
          <w:rtl/>
        </w:rPr>
        <w:t xml:space="preserve"> </w:t>
      </w:r>
      <w:r w:rsidR="0007458E" w:rsidRPr="0007458E">
        <w:rPr>
          <w:rFonts w:cs="Times New Roman"/>
          <w:rtl/>
        </w:rPr>
        <w:t>'אינְגָלֶה'</w:t>
      </w:r>
      <w:r w:rsidR="0095151E">
        <w:rPr>
          <w:rFonts w:hint="cs"/>
          <w:rtl/>
        </w:rPr>
        <w:t xml:space="preserve"> מאז ש</w:t>
      </w:r>
      <w:r w:rsidR="008C7253" w:rsidRPr="008C7253">
        <w:rPr>
          <w:rFonts w:cs="Times New Roman"/>
          <w:rtl/>
        </w:rPr>
        <w:t>נעתר ו</w:t>
      </w:r>
      <w:r w:rsidR="0095151E">
        <w:rPr>
          <w:rFonts w:hint="cs"/>
          <w:rtl/>
        </w:rPr>
        <w:t>עבר לדבר איתה בגרמנית</w:t>
      </w:r>
      <w:bookmarkEnd w:id="2"/>
      <w:r w:rsidR="00792781">
        <w:rPr>
          <w:rFonts w:hint="cs"/>
          <w:rtl/>
        </w:rPr>
        <w:t>[</w:t>
      </w:r>
      <w:r w:rsidRPr="00CD067C">
        <w:rPr>
          <w:rtl/>
        </w:rPr>
        <w:t>, כמו בעלה הראשון שמת אצל הנאצים</w:t>
      </w:r>
      <w:r w:rsidR="00CE5E62">
        <w:rPr>
          <w:rFonts w:hint="cs"/>
          <w:rtl/>
        </w:rPr>
        <w:t xml:space="preserve"> /</w:t>
      </w:r>
      <w:r w:rsidR="002A34A6">
        <w:rPr>
          <w:rFonts w:hint="cs"/>
          <w:rtl/>
        </w:rPr>
        <w:t xml:space="preserve"> אבא שלה</w:t>
      </w:r>
      <w:r w:rsidR="00CE5E62">
        <w:rPr>
          <w:rFonts w:hint="cs"/>
          <w:rtl/>
        </w:rPr>
        <w:t xml:space="preserve">, האבוד לה לעד מאז ילדותה, תמיד </w:t>
      </w:r>
      <w:r w:rsidR="00CE5E62">
        <w:t>absent</w:t>
      </w:r>
      <w:r w:rsidR="00CE5E62">
        <w:rPr>
          <w:rFonts w:hint="cs"/>
          <w:rtl/>
        </w:rPr>
        <w:t>, לעד היא נידונה לגעגוע וגו'.</w:t>
      </w:r>
      <w:r w:rsidR="000524B3">
        <w:rPr>
          <w:rFonts w:hint="cs"/>
          <w:rtl/>
        </w:rPr>
        <w:t xml:space="preserve"> גם בית הילדות שלה</w:t>
      </w:r>
      <w:r w:rsidR="000E0929">
        <w:rPr>
          <w:rFonts w:hint="cs"/>
          <w:rtl/>
        </w:rPr>
        <w:t xml:space="preserve">, </w:t>
      </w:r>
      <w:r w:rsidR="00957121">
        <w:rPr>
          <w:rFonts w:hint="cs"/>
          <w:rtl/>
        </w:rPr>
        <w:t>בניין עירוני לבן יפה שמסגרת / קורות העץ של השלד שלו חשופים מבצבצים וגו'</w:t>
      </w:r>
      <w:r w:rsidR="000524B3">
        <w:rPr>
          <w:rFonts w:hint="cs"/>
          <w:rtl/>
        </w:rPr>
        <w:t xml:space="preserve"> ברחוב </w:t>
      </w:r>
      <w:r w:rsidR="00957121">
        <w:rPr>
          <w:rFonts w:hint="cs"/>
          <w:rtl/>
        </w:rPr>
        <w:t xml:space="preserve">שקט, </w:t>
      </w:r>
      <w:r w:rsidR="000524B3">
        <w:rPr>
          <w:rFonts w:hint="cs"/>
          <w:rtl/>
        </w:rPr>
        <w:t xml:space="preserve">מרוצף אבן </w:t>
      </w:r>
      <w:r w:rsidR="00C61FB3">
        <w:rPr>
          <w:rFonts w:hint="cs"/>
          <w:rtl/>
        </w:rPr>
        <w:t>לא רחוק מ</w:t>
      </w:r>
      <w:r w:rsidR="00C61FB3">
        <w:rPr>
          <w:rFonts w:hint="cs"/>
        </w:rPr>
        <w:t>XXX</w:t>
      </w:r>
      <w:r w:rsidR="00C61FB3">
        <w:rPr>
          <w:rFonts w:hint="cs"/>
          <w:rtl/>
        </w:rPr>
        <w:t xml:space="preserve"> </w:t>
      </w:r>
      <w:r w:rsidR="00C61FB3">
        <w:rPr>
          <w:rtl/>
        </w:rPr>
        <w:t>–</w:t>
      </w:r>
      <w:r w:rsidR="00C61FB3">
        <w:rPr>
          <w:rFonts w:hint="cs"/>
          <w:rtl/>
        </w:rPr>
        <w:t xml:space="preserve"> משהו שיש בהנובר</w:t>
      </w:r>
      <w:r w:rsidR="00CE5E62">
        <w:rPr>
          <w:rFonts w:hint="cs"/>
          <w:rtl/>
        </w:rPr>
        <w:t>]</w:t>
      </w:r>
      <w:r w:rsidRPr="00CD067C">
        <w:rPr>
          <w:rtl/>
        </w:rPr>
        <w:t>. מארק</w:t>
      </w:r>
      <w:r w:rsidR="00C31886">
        <w:rPr>
          <w:rFonts w:hint="cs"/>
          <w:rtl/>
        </w:rPr>
        <w:t>,</w:t>
      </w:r>
      <w:r w:rsidRPr="00CD067C">
        <w:rPr>
          <w:rtl/>
        </w:rPr>
        <w:t xml:space="preserve"> </w:t>
      </w:r>
      <w:r w:rsidR="00821B83">
        <w:rPr>
          <w:rFonts w:hint="cs"/>
          <w:rtl/>
        </w:rPr>
        <w:lastRenderedPageBreak/>
        <w:t>ש</w:t>
      </w:r>
      <w:r w:rsidR="006B0496" w:rsidRPr="006B0496">
        <w:rPr>
          <w:rFonts w:cs="Times New Roman"/>
          <w:rtl/>
        </w:rPr>
        <w:t>נותר 'אינגלה'</w:t>
      </w:r>
      <w:r w:rsidR="00C8082A">
        <w:rPr>
          <w:rFonts w:hint="cs"/>
          <w:rtl/>
        </w:rPr>
        <w:t>,</w:t>
      </w:r>
      <w:r w:rsidR="00821B83">
        <w:rPr>
          <w:rFonts w:hint="cs"/>
          <w:rtl/>
        </w:rPr>
        <w:t xml:space="preserve"> </w:t>
      </w:r>
      <w:r w:rsidRPr="00CD067C">
        <w:rPr>
          <w:rtl/>
        </w:rPr>
        <w:t>הביט בה פגוע</w:t>
      </w:r>
      <w:r w:rsidR="00C31886">
        <w:rPr>
          <w:rFonts w:hint="cs"/>
          <w:rtl/>
        </w:rPr>
        <w:t>,</w:t>
      </w:r>
      <w:r w:rsidR="009564E3">
        <w:rPr>
          <w:rtl/>
        </w:rPr>
        <w:t xml:space="preserve"> </w:t>
      </w:r>
      <w:r w:rsidRPr="00CD067C">
        <w:rPr>
          <w:rtl/>
        </w:rPr>
        <w:t>ואלכס, לראשונה בחייו המועדף, נמ</w:t>
      </w:r>
      <w:r w:rsidR="00792781">
        <w:rPr>
          <w:rFonts w:hint="cs"/>
          <w:rtl/>
        </w:rPr>
        <w:t>עך</w:t>
      </w:r>
      <w:r w:rsidRPr="00CD067C">
        <w:rPr>
          <w:rtl/>
        </w:rPr>
        <w:t xml:space="preserve"> בבחילה מתוקה</w:t>
      </w:r>
      <w:r w:rsidR="00B12AD0">
        <w:rPr>
          <w:rFonts w:hint="cs"/>
          <w:rtl/>
        </w:rPr>
        <w:t>.</w:t>
      </w:r>
      <w:r w:rsidRPr="00CD067C">
        <w:rPr>
          <w:rtl/>
        </w:rPr>
        <w:t xml:space="preserve"> </w:t>
      </w:r>
      <w:r w:rsidR="00E11122">
        <w:rPr>
          <w:rFonts w:hint="cs"/>
          <w:rtl/>
        </w:rPr>
        <w:t>[</w:t>
      </w:r>
      <w:r w:rsidRPr="00CD067C">
        <w:rPr>
          <w:rtl/>
        </w:rPr>
        <w:t>הוא רצה לצאת מהעור שלו ולברוח, להשאיר את העור הריק שלו מול קערית הבוטנים,</w:t>
      </w:r>
      <w:r w:rsidR="00E11122">
        <w:rPr>
          <w:rFonts w:hint="cs"/>
          <w:rtl/>
        </w:rPr>
        <w:t>]</w:t>
      </w:r>
      <w:r w:rsidRPr="00CD067C">
        <w:rPr>
          <w:rtl/>
        </w:rPr>
        <w:t xml:space="preserve"> הוא ניסה להימלט מפניה</w:t>
      </w:r>
      <w:r w:rsidR="008C7253">
        <w:rPr>
          <w:rFonts w:hint="cs"/>
          <w:rtl/>
        </w:rPr>
        <w:t xml:space="preserve"> </w:t>
      </w:r>
      <w:r w:rsidRPr="00CD067C">
        <w:rPr>
          <w:rtl/>
        </w:rPr>
        <w:t>המתבהרות, לא לזכות מן ההפקר ברוך בעיניה, ב</w:t>
      </w:r>
      <w:r w:rsidR="00B12AD0">
        <w:rPr>
          <w:rFonts w:hint="cs"/>
          <w:rtl/>
        </w:rPr>
        <w:t xml:space="preserve">זוך </w:t>
      </w:r>
      <w:r w:rsidR="00C31886">
        <w:rPr>
          <w:rFonts w:hint="cs"/>
          <w:rtl/>
        </w:rPr>
        <w:t>שנבע מ</w:t>
      </w:r>
      <w:r w:rsidRPr="00CD067C">
        <w:rPr>
          <w:rtl/>
        </w:rPr>
        <w:t>קמטוטים ע</w:t>
      </w:r>
      <w:r w:rsidR="00E11122">
        <w:rPr>
          <w:rtl/>
        </w:rPr>
        <w:t xml:space="preserve">מוקים </w:t>
      </w:r>
      <w:r w:rsidR="00B12AD0">
        <w:rPr>
          <w:rFonts w:hint="cs"/>
          <w:rtl/>
        </w:rPr>
        <w:t>ש</w:t>
      </w:r>
      <w:r w:rsidR="00E11122">
        <w:rPr>
          <w:rtl/>
        </w:rPr>
        <w:t>נעלמ</w:t>
      </w:r>
      <w:r w:rsidR="00B12AD0">
        <w:rPr>
          <w:rFonts w:hint="cs"/>
          <w:rtl/>
        </w:rPr>
        <w:t>ו</w:t>
      </w:r>
      <w:r w:rsidR="00E11122">
        <w:rPr>
          <w:rtl/>
        </w:rPr>
        <w:t xml:space="preserve"> מעיניה כשקרא</w:t>
      </w:r>
      <w:r w:rsidR="00E11122">
        <w:rPr>
          <w:rFonts w:hint="cs"/>
          <w:rtl/>
        </w:rPr>
        <w:t>ה</w:t>
      </w:r>
      <w:r w:rsidRPr="00CD067C">
        <w:rPr>
          <w:rtl/>
        </w:rPr>
        <w:t xml:space="preserve"> לו סאשה.</w:t>
      </w:r>
    </w:p>
    <w:p w14:paraId="41519D36" w14:textId="4CD5D315" w:rsidR="00250F08" w:rsidRDefault="00250F08" w:rsidP="00250000">
      <w:pPr>
        <w:rPr>
          <w:rtl/>
        </w:rPr>
      </w:pPr>
      <w:r>
        <w:rPr>
          <w:rFonts w:hint="cs"/>
          <w:rtl/>
        </w:rPr>
        <w:t>"בוא אלכס, הטוסט קפץ," מארק קרא.</w:t>
      </w:r>
    </w:p>
    <w:p w14:paraId="7308E65F" w14:textId="2A97988B" w:rsidR="00250F08" w:rsidRDefault="00250F08" w:rsidP="00B12AD0">
      <w:pPr>
        <w:rPr>
          <w:rtl/>
        </w:rPr>
      </w:pPr>
      <w:r>
        <w:rPr>
          <w:rFonts w:hint="cs"/>
          <w:rtl/>
        </w:rPr>
        <w:t>"אני יודע, שמעתי אותו קופץ," אלכס נכנס למטבח. "אני יכול לשמוע כל דבר</w:t>
      </w:r>
      <w:r w:rsidR="00792781">
        <w:rPr>
          <w:rFonts w:hint="cs"/>
          <w:rtl/>
        </w:rPr>
        <w:t xml:space="preserve"> קופץ, </w:t>
      </w:r>
      <w:r w:rsidR="00C31886">
        <w:rPr>
          <w:rFonts w:hint="cs"/>
          <w:rtl/>
        </w:rPr>
        <w:t>גם</w:t>
      </w:r>
      <w:r w:rsidR="00792781">
        <w:rPr>
          <w:rFonts w:hint="cs"/>
          <w:rtl/>
        </w:rPr>
        <w:t xml:space="preserve"> א</w:t>
      </w:r>
      <w:r w:rsidR="00B12AD0">
        <w:rPr>
          <w:rFonts w:hint="cs"/>
          <w:rtl/>
        </w:rPr>
        <w:t>ותי</w:t>
      </w:r>
      <w:r w:rsidR="00792781">
        <w:rPr>
          <w:rFonts w:hint="cs"/>
          <w:rtl/>
        </w:rPr>
        <w:t>." והוא ניתר ניתור</w:t>
      </w:r>
      <w:r>
        <w:rPr>
          <w:rFonts w:hint="cs"/>
          <w:rtl/>
        </w:rPr>
        <w:t xml:space="preserve"> קט</w:t>
      </w:r>
      <w:r w:rsidR="00792781">
        <w:rPr>
          <w:rFonts w:hint="cs"/>
          <w:rtl/>
        </w:rPr>
        <w:t>ן</w:t>
      </w:r>
      <w:r w:rsidR="00C8082A">
        <w:rPr>
          <w:rFonts w:hint="cs"/>
          <w:rtl/>
        </w:rPr>
        <w:t>, בגרמינית</w:t>
      </w:r>
      <w:r>
        <w:rPr>
          <w:rFonts w:hint="cs"/>
          <w:rtl/>
        </w:rPr>
        <w:t>.</w:t>
      </w:r>
    </w:p>
    <w:p w14:paraId="377ACED6" w14:textId="0B072B81" w:rsidR="00250F08" w:rsidRDefault="00B12AD0" w:rsidP="00B12AD0">
      <w:pPr>
        <w:rPr>
          <w:rtl/>
        </w:rPr>
      </w:pPr>
      <w:r>
        <w:rPr>
          <w:rFonts w:hint="cs"/>
          <w:rtl/>
        </w:rPr>
        <w:t>הוא ידע</w:t>
      </w:r>
      <w:r w:rsidR="00E11122">
        <w:rPr>
          <w:rFonts w:hint="cs"/>
          <w:rtl/>
        </w:rPr>
        <w:t xml:space="preserve"> שסבתא לא תצחק מ</w:t>
      </w:r>
      <w:r w:rsidR="0007458E">
        <w:rPr>
          <w:rFonts w:hint="cs"/>
          <w:rtl/>
        </w:rPr>
        <w:t>ה</w:t>
      </w:r>
      <w:r w:rsidR="00E11122">
        <w:rPr>
          <w:rFonts w:hint="cs"/>
          <w:rtl/>
        </w:rPr>
        <w:t xml:space="preserve">מימרה </w:t>
      </w:r>
      <w:r w:rsidR="0007458E">
        <w:rPr>
          <w:rFonts w:hint="cs"/>
          <w:rtl/>
        </w:rPr>
        <w:t>ה</w:t>
      </w:r>
      <w:r w:rsidR="00E11122">
        <w:rPr>
          <w:rFonts w:hint="cs"/>
          <w:rtl/>
        </w:rPr>
        <w:t>ז</w:t>
      </w:r>
      <w:r w:rsidR="00DC7EF0">
        <w:rPr>
          <w:rFonts w:hint="cs"/>
          <w:rtl/>
        </w:rPr>
        <w:t>ו</w:t>
      </w:r>
      <w:r w:rsidR="00E11122">
        <w:rPr>
          <w:rFonts w:hint="cs"/>
          <w:rtl/>
        </w:rPr>
        <w:t>, ש</w:t>
      </w:r>
      <w:r>
        <w:rPr>
          <w:rFonts w:hint="cs"/>
          <w:rtl/>
        </w:rPr>
        <w:t xml:space="preserve">לא </w:t>
      </w:r>
      <w:r w:rsidR="001C5A04">
        <w:rPr>
          <w:rFonts w:hint="cs"/>
          <w:rtl/>
        </w:rPr>
        <w:t>הייתה</w:t>
      </w:r>
      <w:r w:rsidR="00250F08">
        <w:rPr>
          <w:rFonts w:hint="cs"/>
          <w:rtl/>
        </w:rPr>
        <w:t xml:space="preserve"> ראוי</w:t>
      </w:r>
      <w:r w:rsidR="00E11122">
        <w:rPr>
          <w:rFonts w:hint="cs"/>
          <w:rtl/>
        </w:rPr>
        <w:t>ה</w:t>
      </w:r>
      <w:r w:rsidR="00250F08">
        <w:rPr>
          <w:rFonts w:hint="cs"/>
          <w:rtl/>
        </w:rPr>
        <w:t xml:space="preserve"> אפילו להיקרא הלצה, אבל אלכס ה</w:t>
      </w:r>
      <w:r>
        <w:rPr>
          <w:rFonts w:hint="cs"/>
          <w:rtl/>
        </w:rPr>
        <w:t>אמין</w:t>
      </w:r>
      <w:r w:rsidR="00250F08">
        <w:rPr>
          <w:rFonts w:hint="cs"/>
          <w:rtl/>
        </w:rPr>
        <w:t xml:space="preserve"> שצללים מסוימים על פניה העתיקו מושבם מ</w:t>
      </w:r>
      <w:r w:rsidR="00E11122">
        <w:rPr>
          <w:rFonts w:hint="cs"/>
          <w:rtl/>
        </w:rPr>
        <w:t>המרכז לקצוות</w:t>
      </w:r>
      <w:r w:rsidR="001B1643">
        <w:rPr>
          <w:rFonts w:hint="cs"/>
          <w:rtl/>
        </w:rPr>
        <w:t>.</w:t>
      </w:r>
      <w:r w:rsidR="00E11122">
        <w:rPr>
          <w:rFonts w:hint="cs"/>
          <w:rtl/>
        </w:rPr>
        <w:t xml:space="preserve"> אולי</w:t>
      </w:r>
      <w:r w:rsidR="001B1643">
        <w:rPr>
          <w:rFonts w:hint="cs"/>
          <w:rtl/>
        </w:rPr>
        <w:t>,</w:t>
      </w:r>
      <w:r w:rsidR="00E11122">
        <w:rPr>
          <w:rFonts w:hint="cs"/>
          <w:rtl/>
        </w:rPr>
        <w:t xml:space="preserve"> בעזרת כוחות-</w:t>
      </w:r>
      <w:r w:rsidR="000B661C">
        <w:rPr>
          <w:rFonts w:hint="cs"/>
          <w:rtl/>
        </w:rPr>
        <w:t>סאשה מיוחדים ש</w:t>
      </w:r>
      <w:r>
        <w:rPr>
          <w:rFonts w:hint="cs"/>
          <w:rtl/>
        </w:rPr>
        <w:t xml:space="preserve">רק </w:t>
      </w:r>
      <w:r w:rsidR="000B661C">
        <w:rPr>
          <w:rFonts w:hint="cs"/>
          <w:rtl/>
        </w:rPr>
        <w:t>היא א</w:t>
      </w:r>
      <w:r>
        <w:rPr>
          <w:rFonts w:hint="cs"/>
          <w:rtl/>
        </w:rPr>
        <w:t>יתרה</w:t>
      </w:r>
      <w:r w:rsidR="00250F08">
        <w:rPr>
          <w:rFonts w:hint="cs"/>
          <w:rtl/>
        </w:rPr>
        <w:t xml:space="preserve"> אצלו</w:t>
      </w:r>
      <w:r w:rsidR="000B661C">
        <w:rPr>
          <w:rFonts w:hint="cs"/>
          <w:rtl/>
        </w:rPr>
        <w:t>,</w:t>
      </w:r>
      <w:r w:rsidR="00250F08">
        <w:rPr>
          <w:rFonts w:hint="cs"/>
          <w:rtl/>
        </w:rPr>
        <w:t xml:space="preserve"> הו</w:t>
      </w:r>
      <w:r w:rsidR="007F0EDC">
        <w:rPr>
          <w:rFonts w:hint="cs"/>
          <w:rtl/>
        </w:rPr>
        <w:t>א עוד י</w:t>
      </w:r>
      <w:r w:rsidR="000B661C">
        <w:rPr>
          <w:rFonts w:hint="cs"/>
          <w:rtl/>
        </w:rPr>
        <w:t>צליח</w:t>
      </w:r>
      <w:r w:rsidR="007F0EDC">
        <w:rPr>
          <w:rFonts w:hint="cs"/>
          <w:rtl/>
        </w:rPr>
        <w:t xml:space="preserve"> לגרש את הצללים אל מא</w:t>
      </w:r>
      <w:r w:rsidR="00250F08">
        <w:rPr>
          <w:rFonts w:hint="cs"/>
          <w:rtl/>
        </w:rPr>
        <w:t>חורי ה</w:t>
      </w:r>
      <w:r w:rsidR="00C90C6C">
        <w:rPr>
          <w:rFonts w:hint="cs"/>
          <w:rtl/>
        </w:rPr>
        <w:t>אוזניים</w:t>
      </w:r>
      <w:r w:rsidR="00250F08">
        <w:rPr>
          <w:rFonts w:hint="cs"/>
          <w:rtl/>
        </w:rPr>
        <w:t xml:space="preserve"> שלה, אל תוך השיער </w:t>
      </w:r>
      <w:r w:rsidR="008C7253">
        <w:rPr>
          <w:rFonts w:hint="cs"/>
          <w:rtl/>
        </w:rPr>
        <w:t xml:space="preserve">הדק, </w:t>
      </w:r>
      <w:r w:rsidR="00250F08">
        <w:rPr>
          <w:rFonts w:hint="cs"/>
          <w:rtl/>
        </w:rPr>
        <w:t>הארוך</w:t>
      </w:r>
      <w:r w:rsidR="0007458E">
        <w:rPr>
          <w:rFonts w:hint="cs"/>
          <w:rtl/>
        </w:rPr>
        <w:t>,</w:t>
      </w:r>
      <w:r>
        <w:rPr>
          <w:rFonts w:hint="cs"/>
          <w:rtl/>
        </w:rPr>
        <w:t xml:space="preserve"> </w:t>
      </w:r>
      <w:r w:rsidR="00250F08">
        <w:rPr>
          <w:rFonts w:hint="cs"/>
          <w:rtl/>
        </w:rPr>
        <w:t>של</w:t>
      </w:r>
      <w:r w:rsidR="001B1643">
        <w:rPr>
          <w:rFonts w:hint="cs"/>
          <w:rtl/>
        </w:rPr>
        <w:t>יפפה</w:t>
      </w:r>
      <w:r w:rsidR="00250F08">
        <w:rPr>
          <w:rFonts w:hint="cs"/>
          <w:rtl/>
        </w:rPr>
        <w:t xml:space="preserve"> באופנים מסובכים על קודקודה. </w:t>
      </w:r>
      <w:r>
        <w:rPr>
          <w:rFonts w:hint="cs"/>
          <w:rtl/>
        </w:rPr>
        <w:t xml:space="preserve">אבל </w:t>
      </w:r>
      <w:r w:rsidR="00250F08" w:rsidRPr="00CD067C">
        <w:rPr>
          <w:rFonts w:hint="cs"/>
          <w:rtl/>
        </w:rPr>
        <w:t>היא לא צחקה כשערך עם עצמו קרב יריות משעשע ביותר.</w:t>
      </w:r>
    </w:p>
    <w:p w14:paraId="4F4A69BE" w14:textId="4BE579D8" w:rsidR="00E41852" w:rsidRDefault="00E41852" w:rsidP="00E41852">
      <w:pPr>
        <w:rPr>
          <w:rtl/>
        </w:rPr>
      </w:pPr>
      <w:r>
        <w:rPr>
          <w:rFonts w:cs="Times New Roman"/>
          <w:rtl/>
        </w:rPr>
        <w:t xml:space="preserve">הבית של סבתא היה </w:t>
      </w:r>
      <w:r w:rsidR="001B1643" w:rsidRPr="001B1643">
        <w:rPr>
          <w:rFonts w:cs="Times New Roman"/>
          <w:rtl/>
        </w:rPr>
        <w:t>גדוש</w:t>
      </w:r>
      <w:r w:rsidR="001B1643">
        <w:rPr>
          <w:rFonts w:cs="Times New Roman" w:hint="cs"/>
          <w:rtl/>
        </w:rPr>
        <w:t xml:space="preserve"> </w:t>
      </w:r>
      <w:r>
        <w:rPr>
          <w:rFonts w:cs="Times New Roman"/>
          <w:rtl/>
        </w:rPr>
        <w:t xml:space="preserve">באוצרות. אלכס הפיח עננים ארגמניים של פודרה מקופסת מתכת מוזהבת, ושעות אחר כך חדר השינה של סבתו היה עדיין </w:t>
      </w:r>
      <w:r w:rsidR="008C7253" w:rsidRPr="008C7253">
        <w:rPr>
          <w:rFonts w:cs="Times New Roman"/>
          <w:rtl/>
        </w:rPr>
        <w:t>אפוף</w:t>
      </w:r>
      <w:r w:rsidR="008C7253">
        <w:rPr>
          <w:rFonts w:cs="Times New Roman" w:hint="cs"/>
          <w:rtl/>
        </w:rPr>
        <w:t xml:space="preserve"> </w:t>
      </w:r>
      <w:r>
        <w:rPr>
          <w:rFonts w:cs="Times New Roman"/>
          <w:rtl/>
        </w:rPr>
        <w:t xml:space="preserve">ערפל </w:t>
      </w:r>
      <w:r w:rsidR="00315008">
        <w:rPr>
          <w:rFonts w:cs="Times New Roman"/>
          <w:rtl/>
        </w:rPr>
        <w:t>ורוד</w:t>
      </w:r>
      <w:r w:rsidR="00315008">
        <w:rPr>
          <w:rFonts w:cs="Times New Roman" w:hint="cs"/>
          <w:rtl/>
        </w:rPr>
        <w:t xml:space="preserve"> </w:t>
      </w:r>
      <w:r>
        <w:rPr>
          <w:rFonts w:cs="Times New Roman"/>
          <w:rtl/>
        </w:rPr>
        <w:t>שמנוני. הם חיו בתוך עננה ענקית של פודרה ורודה שנועדה ללחיים קמוטות.</w:t>
      </w:r>
    </w:p>
    <w:p w14:paraId="468679E6" w14:textId="3D803207" w:rsidR="00C8082A" w:rsidRDefault="00E41852" w:rsidP="00E41852">
      <w:pPr>
        <w:rPr>
          <w:rFonts w:cs="Times New Roman"/>
          <w:rtl/>
        </w:rPr>
      </w:pPr>
      <w:r>
        <w:rPr>
          <w:rFonts w:cs="Times New Roman"/>
          <w:rtl/>
        </w:rPr>
        <w:t xml:space="preserve">אלכס הקפיץ סדן מתכת קטן על מדרגות העץ. בשולי המדרגות, שלא </w:t>
      </w:r>
      <w:r w:rsidR="001B1643" w:rsidRPr="001B1643">
        <w:rPr>
          <w:rFonts w:cs="Times New Roman"/>
          <w:rtl/>
        </w:rPr>
        <w:t>היו מכוסות</w:t>
      </w:r>
      <w:r w:rsidR="001B1643">
        <w:rPr>
          <w:rFonts w:cs="Times New Roman" w:hint="cs"/>
          <w:rtl/>
        </w:rPr>
        <w:t xml:space="preserve"> </w:t>
      </w:r>
      <w:r>
        <w:rPr>
          <w:rFonts w:cs="Times New Roman"/>
          <w:rtl/>
        </w:rPr>
        <w:t>בשטיח, הסדן השאיר חריצים</w:t>
      </w:r>
      <w:r w:rsidR="00315008">
        <w:rPr>
          <w:rFonts w:cs="Times New Roman" w:hint="cs"/>
          <w:rtl/>
        </w:rPr>
        <w:t>,</w:t>
      </w:r>
      <w:r>
        <w:rPr>
          <w:rFonts w:cs="Times New Roman"/>
          <w:rtl/>
        </w:rPr>
        <w:t xml:space="preserve"> אבל סבתא לא גערה בו כי אלכס היה סאשה שלה. </w:t>
      </w:r>
    </w:p>
    <w:p w14:paraId="74C77FA7" w14:textId="691079AF" w:rsidR="00E41852" w:rsidRDefault="008C7253" w:rsidP="00E41852">
      <w:pPr>
        <w:rPr>
          <w:rtl/>
        </w:rPr>
      </w:pPr>
      <w:r w:rsidRPr="008C7253">
        <w:rPr>
          <w:rFonts w:cs="Times New Roman"/>
          <w:rtl/>
        </w:rPr>
        <w:t xml:space="preserve">רק לסאשה </w:t>
      </w:r>
      <w:r w:rsidR="006B0496" w:rsidRPr="008C7253">
        <w:rPr>
          <w:rFonts w:cs="Times New Roman"/>
          <w:rtl/>
        </w:rPr>
        <w:t xml:space="preserve">הראתה </w:t>
      </w:r>
      <w:r w:rsidRPr="008C7253">
        <w:rPr>
          <w:rFonts w:cs="Times New Roman"/>
          <w:rtl/>
        </w:rPr>
        <w:t xml:space="preserve">סבתא קופסת אבנים צבעוניות, ספיר </w:t>
      </w:r>
      <w:r w:rsidR="0035250A" w:rsidRPr="0035250A">
        <w:rPr>
          <w:rFonts w:cs="Times New Roman"/>
          <w:rtl/>
        </w:rPr>
        <w:t xml:space="preserve">ואוֹפּל </w:t>
      </w:r>
      <w:r w:rsidRPr="008C7253">
        <w:rPr>
          <w:rFonts w:cs="Times New Roman"/>
          <w:rtl/>
        </w:rPr>
        <w:t>ואַחְלָמָה מלוטשות</w:t>
      </w:r>
      <w:r w:rsidR="001B1643">
        <w:rPr>
          <w:rFonts w:cs="Times New Roman" w:hint="cs"/>
          <w:rtl/>
        </w:rPr>
        <w:t>,</w:t>
      </w:r>
      <w:r w:rsidRPr="008C7253">
        <w:rPr>
          <w:rFonts w:cs="Times New Roman"/>
          <w:rtl/>
        </w:rPr>
        <w:t xml:space="preserve"> מוכנות לשיבוץ </w:t>
      </w:r>
      <w:r w:rsidR="001B1643">
        <w:rPr>
          <w:rFonts w:cs="Times New Roman" w:hint="cs"/>
          <w:rtl/>
        </w:rPr>
        <w:t>ב</w:t>
      </w:r>
      <w:r w:rsidRPr="008C7253">
        <w:rPr>
          <w:rFonts w:cs="Times New Roman"/>
          <w:rtl/>
        </w:rPr>
        <w:t>כתרי</w:t>
      </w:r>
      <w:r w:rsidR="00315008">
        <w:rPr>
          <w:rFonts w:cs="Times New Roman" w:hint="cs"/>
          <w:rtl/>
        </w:rPr>
        <w:t xml:space="preserve"> </w:t>
      </w:r>
      <w:r w:rsidRPr="008C7253">
        <w:rPr>
          <w:rFonts w:cs="Times New Roman"/>
          <w:rtl/>
        </w:rPr>
        <w:t xml:space="preserve">מלכים, </w:t>
      </w:r>
      <w:r w:rsidR="001B1643">
        <w:rPr>
          <w:rFonts w:cs="Times New Roman" w:hint="cs"/>
          <w:rtl/>
        </w:rPr>
        <w:t>ב</w:t>
      </w:r>
      <w:r w:rsidRPr="008C7253">
        <w:rPr>
          <w:rFonts w:cs="Times New Roman"/>
          <w:rtl/>
        </w:rPr>
        <w:t>גביעי נסיכים, סיכות-דש של רוזנות. רק לסאשה הרשתה לקחת אבן</w:t>
      </w:r>
      <w:r w:rsidR="001B1643" w:rsidRPr="001B1643">
        <w:rPr>
          <w:rFonts w:cs="Times New Roman"/>
          <w:rtl/>
        </w:rPr>
        <w:t>, אחת</w:t>
      </w:r>
      <w:r w:rsidRPr="008C7253">
        <w:rPr>
          <w:rFonts w:cs="Times New Roman"/>
          <w:rtl/>
        </w:rPr>
        <w:t xml:space="preserve"> </w:t>
      </w:r>
      <w:r w:rsidR="001B1643">
        <w:rPr>
          <w:rFonts w:cs="Times New Roman" w:hint="cs"/>
          <w:rtl/>
        </w:rPr>
        <w:t>ו</w:t>
      </w:r>
      <w:r w:rsidRPr="008C7253">
        <w:rPr>
          <w:rFonts w:cs="Times New Roman"/>
          <w:rtl/>
        </w:rPr>
        <w:t>יחידה</w:t>
      </w:r>
      <w:r w:rsidR="00C8082A" w:rsidRPr="00C8082A">
        <w:rPr>
          <w:rFonts w:cs="Times New Roman"/>
          <w:rtl/>
        </w:rPr>
        <w:t xml:space="preserve">. אלכס </w:t>
      </w:r>
      <w:r w:rsidR="00E41852">
        <w:rPr>
          <w:rFonts w:cs="Times New Roman"/>
          <w:rtl/>
        </w:rPr>
        <w:t>בחר [את ה-</w:t>
      </w:r>
      <w:r w:rsidR="00E41852">
        <w:t>most prized possession</w:t>
      </w:r>
      <w:r w:rsidR="00E41852">
        <w:rPr>
          <w:rFonts w:cs="Times New Roman"/>
          <w:rtl/>
        </w:rPr>
        <w:t xml:space="preserve"> שלה] אבן ענבר שבקרבה לכודה מחציתו של חרק קדום, מוארך כשפירית, כנפיו שקופות.</w:t>
      </w:r>
    </w:p>
    <w:p w14:paraId="24791D82" w14:textId="1A4DEEB2" w:rsidR="00E41852" w:rsidRDefault="00E41852" w:rsidP="00E41852">
      <w:pPr>
        <w:rPr>
          <w:rtl/>
        </w:rPr>
      </w:pPr>
      <w:r>
        <w:rPr>
          <w:rFonts w:cs="Times New Roman"/>
          <w:rtl/>
        </w:rPr>
        <w:t>היו לסבתא כדורים רבים במג</w:t>
      </w:r>
      <w:r w:rsidR="00315008">
        <w:rPr>
          <w:rFonts w:cs="Times New Roman" w:hint="cs"/>
          <w:rtl/>
        </w:rPr>
        <w:t>י</w:t>
      </w:r>
      <w:r>
        <w:rPr>
          <w:rFonts w:cs="Times New Roman"/>
          <w:rtl/>
        </w:rPr>
        <w:t>רת התרופות, נתונים בג</w:t>
      </w:r>
      <w:r w:rsidR="00315008">
        <w:rPr>
          <w:rFonts w:cs="Times New Roman" w:hint="cs"/>
          <w:rtl/>
        </w:rPr>
        <w:t>י</w:t>
      </w:r>
      <w:r>
        <w:rPr>
          <w:rFonts w:cs="Times New Roman"/>
          <w:rtl/>
        </w:rPr>
        <w:t>ליונות פלסטיק ואלומ</w:t>
      </w:r>
      <w:r w:rsidR="001B1643">
        <w:rPr>
          <w:rFonts w:cs="Times New Roman" w:hint="cs"/>
          <w:rtl/>
        </w:rPr>
        <w:t>י</w:t>
      </w:r>
      <w:r>
        <w:rPr>
          <w:rFonts w:cs="Times New Roman"/>
          <w:rtl/>
        </w:rPr>
        <w:t xml:space="preserve">ניום. [חלקם עם הצד של החריץ למעלה, וחלקם עם הצד של הסמל.] במספריים לציפורניים אלכס גזר את כל החלקים הריקים, אלה שהכדורים שהיו בהם כבר נבלעו. כשנותר רק חלק קטן מהגליון היא כבר לא הצליחה לשחזר את שם הכדור, אבל </w:t>
      </w:r>
      <w:r w:rsidR="00A15820">
        <w:rPr>
          <w:rFonts w:cs="Times New Roman" w:hint="cs"/>
          <w:rtl/>
        </w:rPr>
        <w:t>היא</w:t>
      </w:r>
      <w:r>
        <w:rPr>
          <w:rFonts w:cs="Times New Roman"/>
          <w:rtl/>
        </w:rPr>
        <w:t xml:space="preserve"> מעולם לא כעסה על סאשה שלה. [והוא ניצל את זה, הוא הסתיר ממנה שהוא לא באמת סאשה שלה, הוא לא סאשה האמיתי.]</w:t>
      </w:r>
    </w:p>
    <w:p w14:paraId="686B6747" w14:textId="77777777" w:rsidR="00E41852" w:rsidRDefault="00E41852" w:rsidP="00E41852">
      <w:pPr>
        <w:rPr>
          <w:rFonts w:cs="Times New Roman"/>
          <w:rtl/>
        </w:rPr>
      </w:pPr>
      <w:r>
        <w:rPr>
          <w:rFonts w:cs="Times New Roman"/>
          <w:rtl/>
        </w:rPr>
        <w:t xml:space="preserve">[אלכס לא קרוי ע"ש בעלה של סבתא אלא אבא שלה או מישהו בשם סאשה שעזר לה והציל אותה בתקופת השואה ואח"כ בגיל 27 מת איכשהו. כך גם אלכס מרגיש באופן </w:t>
      </w:r>
      <w:r>
        <w:t>clumsy</w:t>
      </w:r>
      <w:r>
        <w:rPr>
          <w:rFonts w:cs="Times New Roman"/>
          <w:rtl/>
        </w:rPr>
        <w:t xml:space="preserve"> שהוא אמור לדאוג לסבתא שלו ולהציל אותה, אבל הוא מבין עד כמה הוא </w:t>
      </w:r>
      <w:r>
        <w:t>inadequate</w:t>
      </w:r>
      <w:r>
        <w:rPr>
          <w:rFonts w:cs="Times New Roman"/>
          <w:rtl/>
        </w:rPr>
        <w:t xml:space="preserve"> לתפקיד הזה ומרגיש חסר אונים בשל כך. בכל אופן, יש לאלכס יעד ברור בחיים – גיל 27.]</w:t>
      </w:r>
    </w:p>
    <w:p w14:paraId="7D5DB930" w14:textId="46C2C4A0" w:rsidR="00250F08" w:rsidRDefault="000B661C" w:rsidP="00E41852">
      <w:pPr>
        <w:rPr>
          <w:rtl/>
        </w:rPr>
      </w:pPr>
      <w:r>
        <w:rPr>
          <w:rFonts w:hint="cs"/>
          <w:rtl/>
        </w:rPr>
        <w:t>"מה את אוכלת לארוחת</w:t>
      </w:r>
      <w:r w:rsidR="00315008">
        <w:rPr>
          <w:rFonts w:hint="cs"/>
          <w:rtl/>
        </w:rPr>
        <w:t xml:space="preserve"> </w:t>
      </w:r>
      <w:r w:rsidR="00250F08">
        <w:rPr>
          <w:rFonts w:hint="cs"/>
          <w:rtl/>
        </w:rPr>
        <w:t>בוקר</w:t>
      </w:r>
      <w:r>
        <w:rPr>
          <w:rFonts w:hint="cs"/>
          <w:rtl/>
        </w:rPr>
        <w:t>,</w:t>
      </w:r>
      <w:r w:rsidR="00250F08">
        <w:rPr>
          <w:rFonts w:hint="cs"/>
          <w:rtl/>
        </w:rPr>
        <w:t xml:space="preserve"> סבתא?"</w:t>
      </w:r>
    </w:p>
    <w:p w14:paraId="0F96514A" w14:textId="6C09EF7D" w:rsidR="00250F08" w:rsidRDefault="00250F08" w:rsidP="00250000">
      <w:pPr>
        <w:rPr>
          <w:rtl/>
        </w:rPr>
      </w:pPr>
      <w:r>
        <w:rPr>
          <w:rFonts w:hint="cs"/>
          <w:rtl/>
        </w:rPr>
        <w:t>הוא מעולם לא ראה אותה אוכלת דבר.</w:t>
      </w:r>
    </w:p>
    <w:p w14:paraId="14B93843" w14:textId="302289BD" w:rsidR="00250F08" w:rsidRDefault="00250F08" w:rsidP="000B661C">
      <w:pPr>
        <w:rPr>
          <w:rtl/>
        </w:rPr>
      </w:pPr>
      <w:r>
        <w:rPr>
          <w:rFonts w:hint="cs"/>
          <w:rtl/>
        </w:rPr>
        <w:t xml:space="preserve">היו לו סוכריות בכיס, </w:t>
      </w:r>
      <w:r w:rsidR="005B5008">
        <w:rPr>
          <w:rFonts w:hint="cs"/>
          <w:rtl/>
        </w:rPr>
        <w:t xml:space="preserve">סוכריות </w:t>
      </w:r>
      <w:r>
        <w:rPr>
          <w:rFonts w:hint="cs"/>
          <w:rtl/>
        </w:rPr>
        <w:t xml:space="preserve">דביקות שנמסו </w:t>
      </w:r>
      <w:r w:rsidR="00A15820">
        <w:rPr>
          <w:rFonts w:hint="cs"/>
          <w:rtl/>
        </w:rPr>
        <w:t>ב</w:t>
      </w:r>
      <w:r>
        <w:rPr>
          <w:rFonts w:hint="cs"/>
          <w:rtl/>
        </w:rPr>
        <w:t xml:space="preserve">חום גופו. הירוקה </w:t>
      </w:r>
      <w:r>
        <w:rPr>
          <w:rtl/>
        </w:rPr>
        <w:t>–</w:t>
      </w:r>
      <w:r>
        <w:rPr>
          <w:rFonts w:hint="cs"/>
          <w:rtl/>
        </w:rPr>
        <w:t xml:space="preserve"> סוכרי</w:t>
      </w:r>
      <w:r w:rsidR="00315008">
        <w:rPr>
          <w:rFonts w:hint="cs"/>
          <w:rtl/>
        </w:rPr>
        <w:t>י</w:t>
      </w:r>
      <w:r>
        <w:rPr>
          <w:rFonts w:hint="cs"/>
          <w:rtl/>
        </w:rPr>
        <w:t xml:space="preserve">ה בטעם קרפד, הלבנה (שסיבים ולכלוך שדבקו בה הפכו אותה לאפורה) </w:t>
      </w:r>
      <w:r>
        <w:rPr>
          <w:rtl/>
        </w:rPr>
        <w:t>–</w:t>
      </w:r>
      <w:r>
        <w:rPr>
          <w:rFonts w:hint="cs"/>
          <w:rtl/>
        </w:rPr>
        <w:t xml:space="preserve"> בטעם ממותה, והצהובה </w:t>
      </w:r>
      <w:r w:rsidR="00315008">
        <w:rPr>
          <w:rtl/>
        </w:rPr>
        <w:t>–</w:t>
      </w:r>
      <w:r w:rsidR="00315008">
        <w:rPr>
          <w:rFonts w:hint="cs"/>
          <w:rtl/>
        </w:rPr>
        <w:t xml:space="preserve"> </w:t>
      </w:r>
      <w:r>
        <w:rPr>
          <w:rFonts w:hint="cs"/>
          <w:rtl/>
        </w:rPr>
        <w:t>בטעם פ</w:t>
      </w:r>
      <w:r w:rsidR="00E724DB">
        <w:rPr>
          <w:rFonts w:hint="cs"/>
          <w:rtl/>
        </w:rPr>
        <w:t>ּ</w:t>
      </w:r>
      <w:r>
        <w:rPr>
          <w:rFonts w:hint="cs"/>
          <w:rtl/>
        </w:rPr>
        <w:t xml:space="preserve">יש. הוא אפילו לא ניסה </w:t>
      </w:r>
      <w:r w:rsidR="0053501B">
        <w:rPr>
          <w:rFonts w:hint="cs"/>
          <w:rtl/>
        </w:rPr>
        <w:t>לספר לה</w:t>
      </w:r>
      <w:r w:rsidR="00821B83">
        <w:rPr>
          <w:rFonts w:hint="cs"/>
          <w:rtl/>
        </w:rPr>
        <w:t xml:space="preserve"> </w:t>
      </w:r>
      <w:r>
        <w:rPr>
          <w:rFonts w:hint="cs"/>
          <w:rtl/>
        </w:rPr>
        <w:t>את הבדיחה הזאת, יש בדיחות שלא נ</w:t>
      </w:r>
      <w:r w:rsidR="004836EC">
        <w:rPr>
          <w:rFonts w:hint="cs"/>
          <w:rtl/>
        </w:rPr>
        <w:t>ועדו לסבתות שאוכלות רק כשאיש אי</w:t>
      </w:r>
      <w:r>
        <w:rPr>
          <w:rFonts w:hint="cs"/>
          <w:rtl/>
        </w:rPr>
        <w:t>נו רואה.</w:t>
      </w:r>
    </w:p>
    <w:p w14:paraId="20B0148B" w14:textId="005D369A" w:rsidR="00112158" w:rsidRDefault="00112158" w:rsidP="00B12AD0">
      <w:pPr>
        <w:rPr>
          <w:rtl/>
        </w:rPr>
      </w:pPr>
      <w:r>
        <w:rPr>
          <w:rFonts w:hint="cs"/>
          <w:rtl/>
        </w:rPr>
        <w:t>היא חולה ב-</w:t>
      </w:r>
      <w:r>
        <w:t>Weltschmerz</w:t>
      </w:r>
      <w:r>
        <w:rPr>
          <w:rFonts w:hint="cs"/>
          <w:rtl/>
        </w:rPr>
        <w:t xml:space="preserve">, עד כאן הוא הצליח לגלות. אלכס רצה </w:t>
      </w:r>
      <w:r w:rsidR="000B661C">
        <w:rPr>
          <w:rFonts w:hint="cs"/>
          <w:rtl/>
        </w:rPr>
        <w:t xml:space="preserve">גם הוא </w:t>
      </w:r>
      <w:r>
        <w:rPr>
          <w:rFonts w:hint="cs"/>
          <w:rtl/>
        </w:rPr>
        <w:t>ללקות ב</w:t>
      </w:r>
      <w:r w:rsidR="00B12AD0">
        <w:rPr>
          <w:rFonts w:hint="cs"/>
          <w:rtl/>
        </w:rPr>
        <w:t>צער העולם</w:t>
      </w:r>
      <w:r>
        <w:rPr>
          <w:rFonts w:hint="cs"/>
          <w:rtl/>
        </w:rPr>
        <w:t>, בשביל לדעת א</w:t>
      </w:r>
      <w:r w:rsidR="0087235D">
        <w:rPr>
          <w:rFonts w:hint="cs"/>
          <w:rtl/>
        </w:rPr>
        <w:t>י</w:t>
      </w:r>
      <w:r>
        <w:rPr>
          <w:rFonts w:hint="cs"/>
          <w:rtl/>
        </w:rPr>
        <w:t>פה זה הכי כואב.</w:t>
      </w:r>
    </w:p>
    <w:p w14:paraId="13FD0215" w14:textId="525151F0" w:rsidR="00144D65" w:rsidRDefault="008C7253" w:rsidP="00A801C3">
      <w:pPr>
        <w:rPr>
          <w:rtl/>
        </w:rPr>
      </w:pPr>
      <w:r w:rsidRPr="008C7253">
        <w:rPr>
          <w:rFonts w:cs="Times New Roman"/>
          <w:rtl/>
        </w:rPr>
        <w:t>אלכס התגרה במארק עם המשפטים הארוכים ביותר בגרמנית שהצליח ל</w:t>
      </w:r>
      <w:r w:rsidR="006B0496" w:rsidRPr="006B0496">
        <w:rPr>
          <w:rFonts w:cs="Times New Roman"/>
          <w:rtl/>
        </w:rPr>
        <w:t>חבר</w:t>
      </w:r>
      <w:r w:rsidRPr="008C7253">
        <w:rPr>
          <w:rFonts w:cs="Times New Roman"/>
          <w:rtl/>
        </w:rPr>
        <w:t xml:space="preserve">, </w:t>
      </w:r>
      <w:r w:rsidR="001B1643">
        <w:rPr>
          <w:rFonts w:hint="cs"/>
          <w:rtl/>
        </w:rPr>
        <w:t>ש</w:t>
      </w:r>
      <w:r w:rsidR="00250F08" w:rsidRPr="00A42784">
        <w:rPr>
          <w:rtl/>
        </w:rPr>
        <w:t>סו</w:t>
      </w:r>
      <w:r w:rsidR="00250F08" w:rsidRPr="00A42784">
        <w:rPr>
          <w:rFonts w:hint="cs"/>
          <w:rtl/>
        </w:rPr>
        <w:t>פ</w:t>
      </w:r>
      <w:r w:rsidR="00C8082A">
        <w:rPr>
          <w:rFonts w:hint="cs"/>
          <w:rtl/>
        </w:rPr>
        <w:t>ם</w:t>
      </w:r>
      <w:r w:rsidR="001B1643" w:rsidRPr="001B1643">
        <w:rPr>
          <w:rFonts w:cs="Times New Roman"/>
          <w:rtl/>
        </w:rPr>
        <w:t xml:space="preserve"> </w:t>
      </w:r>
      <w:r w:rsidR="001B1643" w:rsidRPr="008C7253">
        <w:rPr>
          <w:rFonts w:cs="Times New Roman"/>
          <w:rtl/>
        </w:rPr>
        <w:t>הפתעה</w:t>
      </w:r>
      <w:r w:rsidR="00E0035A">
        <w:rPr>
          <w:rFonts w:hint="cs"/>
          <w:rtl/>
        </w:rPr>
        <w:t xml:space="preserve"> שנבעה מחוקי התחביר והדקדוק</w:t>
      </w:r>
      <w:r w:rsidR="00C8082A">
        <w:rPr>
          <w:rFonts w:hint="cs"/>
          <w:rtl/>
        </w:rPr>
        <w:t>.</w:t>
      </w:r>
      <w:r w:rsidR="00E0035A">
        <w:rPr>
          <w:rFonts w:hint="cs"/>
          <w:rtl/>
        </w:rPr>
        <w:t xml:space="preserve"> </w:t>
      </w:r>
      <w:r w:rsidR="00E0035A" w:rsidRPr="00022EA3">
        <w:rPr>
          <w:rtl/>
        </w:rPr>
        <w:t>"</w:t>
      </w:r>
      <w:r w:rsidR="00130F48" w:rsidRPr="00022EA3">
        <w:rPr>
          <w:rFonts w:hint="eastAsia"/>
          <w:rtl/>
        </w:rPr>
        <w:t>אני</w:t>
      </w:r>
      <w:r w:rsidR="00130F48" w:rsidRPr="00022EA3">
        <w:rPr>
          <w:rtl/>
        </w:rPr>
        <w:t xml:space="preserve"> </w:t>
      </w:r>
      <w:r w:rsidR="00130F48" w:rsidRPr="00022EA3">
        <w:rPr>
          <w:rFonts w:hint="eastAsia"/>
          <w:rtl/>
        </w:rPr>
        <w:t>רוצה</w:t>
      </w:r>
      <w:r w:rsidR="00E0035A" w:rsidRPr="00022EA3">
        <w:rPr>
          <w:rtl/>
        </w:rPr>
        <w:t>...</w:t>
      </w:r>
      <w:r w:rsidR="00130F48" w:rsidRPr="00022EA3">
        <w:rPr>
          <w:rtl/>
        </w:rPr>
        <w:t xml:space="preserve"> למארק מחר בבוקר</w:t>
      </w:r>
      <w:r w:rsidR="00E0035A" w:rsidRPr="00022EA3">
        <w:rPr>
          <w:rtl/>
        </w:rPr>
        <w:t>...</w:t>
      </w:r>
      <w:r w:rsidR="00130F48" w:rsidRPr="00022EA3">
        <w:rPr>
          <w:rtl/>
        </w:rPr>
        <w:t xml:space="preserve"> בגינה הקדמית עם מחבט הטניס</w:t>
      </w:r>
      <w:r w:rsidR="00E0035A" w:rsidRPr="00022EA3">
        <w:rPr>
          <w:rtl/>
        </w:rPr>
        <w:t xml:space="preserve">... (כאן ברור לגמרי מה הוא באמת רוצה, גם </w:t>
      </w:r>
      <w:r w:rsidR="00E0035A" w:rsidRPr="00022EA3">
        <w:t>treffen</w:t>
      </w:r>
      <w:r w:rsidR="00315008">
        <w:rPr>
          <w:rFonts w:hint="cs"/>
          <w:rtl/>
        </w:rPr>
        <w:t>,</w:t>
      </w:r>
      <w:r w:rsidR="00E0035A" w:rsidRPr="00022EA3">
        <w:rPr>
          <w:rtl/>
        </w:rPr>
        <w:t xml:space="preserve"> </w:t>
      </w:r>
      <w:r w:rsidR="00C31886">
        <w:rPr>
          <w:rFonts w:hint="cs"/>
          <w:rtl/>
        </w:rPr>
        <w:t xml:space="preserve">להרביץ </w:t>
      </w:r>
      <w:r w:rsidR="00E0035A" w:rsidRPr="00022EA3">
        <w:rPr>
          <w:rtl/>
        </w:rPr>
        <w:t xml:space="preserve">וגם </w:t>
      </w:r>
      <w:r w:rsidR="00E0035A" w:rsidRPr="00022EA3">
        <w:t>schlagen</w:t>
      </w:r>
      <w:r w:rsidR="00315008">
        <w:rPr>
          <w:rFonts w:hint="cs"/>
          <w:rtl/>
        </w:rPr>
        <w:t>,</w:t>
      </w:r>
      <w:r w:rsidR="00984943">
        <w:rPr>
          <w:rFonts w:hint="cs"/>
          <w:rtl/>
        </w:rPr>
        <w:t xml:space="preserve"> להכות</w:t>
      </w:r>
      <w:r w:rsidR="00E0035A" w:rsidRPr="00022EA3">
        <w:rPr>
          <w:rtl/>
        </w:rPr>
        <w:t xml:space="preserve">, </w:t>
      </w:r>
      <w:r w:rsidR="00E0035A" w:rsidRPr="00022EA3">
        <w:rPr>
          <w:rFonts w:hint="eastAsia"/>
          <w:rtl/>
        </w:rPr>
        <w:t>ואם</w:t>
      </w:r>
      <w:r w:rsidR="00E0035A" w:rsidRPr="00022EA3">
        <w:rPr>
          <w:rtl/>
        </w:rPr>
        <w:t xml:space="preserve"> </w:t>
      </w:r>
      <w:r w:rsidR="00E0035A" w:rsidRPr="00022EA3">
        <w:rPr>
          <w:rFonts w:hint="eastAsia"/>
          <w:rtl/>
        </w:rPr>
        <w:t>אפשר</w:t>
      </w:r>
      <w:r w:rsidR="00E0035A" w:rsidRPr="00022EA3">
        <w:rPr>
          <w:rtl/>
        </w:rPr>
        <w:t xml:space="preserve"> </w:t>
      </w:r>
      <w:r w:rsidR="00E0035A" w:rsidRPr="00022EA3">
        <w:rPr>
          <w:rFonts w:hint="eastAsia"/>
          <w:rtl/>
        </w:rPr>
        <w:t>ביחד</w:t>
      </w:r>
      <w:r w:rsidR="00E0035A" w:rsidRPr="00022EA3">
        <w:rPr>
          <w:rtl/>
        </w:rPr>
        <w:t>)</w:t>
      </w:r>
      <w:r w:rsidR="00130F48" w:rsidRPr="00022EA3">
        <w:rPr>
          <w:rtl/>
        </w:rPr>
        <w:t xml:space="preserve"> לה</w:t>
      </w:r>
      <w:r w:rsidR="00E0035A" w:rsidRPr="00022EA3">
        <w:rPr>
          <w:rFonts w:hint="eastAsia"/>
          <w:rtl/>
        </w:rPr>
        <w:t>צחיק</w:t>
      </w:r>
      <w:r w:rsidR="00130F48" w:rsidRPr="00022EA3">
        <w:rPr>
          <w:rtl/>
        </w:rPr>
        <w:t>!!</w:t>
      </w:r>
      <w:r w:rsidR="00E0035A" w:rsidRPr="00022EA3">
        <w:rPr>
          <w:rtl/>
        </w:rPr>
        <w:t>"</w:t>
      </w:r>
      <w:r w:rsidR="00984943">
        <w:rPr>
          <w:rFonts w:hint="cs"/>
          <w:rtl/>
        </w:rPr>
        <w:t xml:space="preserve"> </w:t>
      </w:r>
      <w:r w:rsidR="000804EF">
        <w:rPr>
          <w:rFonts w:hint="cs"/>
          <w:rtl/>
        </w:rPr>
        <w:t>המשפט</w:t>
      </w:r>
      <w:r w:rsidR="009564E3">
        <w:rPr>
          <w:rFonts w:hint="cs"/>
          <w:rtl/>
        </w:rPr>
        <w:t xml:space="preserve"> </w:t>
      </w:r>
      <w:r w:rsidR="000804EF">
        <w:rPr>
          <w:rFonts w:hint="cs"/>
          <w:rtl/>
        </w:rPr>
        <w:t xml:space="preserve">נחל </w:t>
      </w:r>
      <w:r w:rsidR="00250F08">
        <w:rPr>
          <w:rFonts w:hint="cs"/>
          <w:rtl/>
        </w:rPr>
        <w:t xml:space="preserve">הצלחה כבירה </w:t>
      </w:r>
      <w:r w:rsidR="00250F08">
        <w:rPr>
          <w:rtl/>
        </w:rPr>
        <w:t>–</w:t>
      </w:r>
      <w:r w:rsidR="000804EF">
        <w:rPr>
          <w:rFonts w:hint="cs"/>
          <w:rtl/>
        </w:rPr>
        <w:t xml:space="preserve"> סבתא חייכה.</w:t>
      </w:r>
    </w:p>
    <w:p w14:paraId="764578C7" w14:textId="764BCB31" w:rsidR="00144D65" w:rsidRDefault="00130F48" w:rsidP="00A801C3">
      <w:pPr>
        <w:rPr>
          <w:rtl/>
        </w:rPr>
      </w:pPr>
      <w:r>
        <w:rPr>
          <w:rFonts w:hint="cs"/>
          <w:rtl/>
        </w:rPr>
        <w:lastRenderedPageBreak/>
        <w:t>[</w:t>
      </w:r>
    </w:p>
    <w:p w14:paraId="48EF4B80" w14:textId="1C3BFAB2" w:rsidR="00130F48" w:rsidRDefault="00130F48" w:rsidP="00130F48">
      <w:pPr>
        <w:bidi w:val="0"/>
        <w:rPr>
          <w:rtl/>
        </w:rPr>
      </w:pPr>
      <w:r w:rsidRPr="00130F48">
        <w:t>Ich will Mark morgen auf dem Rasen vor dem Tennisschläger treffen</w:t>
      </w:r>
    </w:p>
    <w:p w14:paraId="65101A23" w14:textId="77777777" w:rsidR="00E0035A" w:rsidRDefault="00E0035A" w:rsidP="00E0035A">
      <w:pPr>
        <w:bidi w:val="0"/>
        <w:rPr>
          <w:rtl/>
        </w:rPr>
      </w:pPr>
      <w:r w:rsidRPr="00130F48">
        <w:t>I want to hit Mark tomorrow on the front lawn with the tennis racket</w:t>
      </w:r>
      <w:r w:rsidRPr="00E0035A">
        <w:t xml:space="preserve"> </w:t>
      </w:r>
    </w:p>
    <w:p w14:paraId="440D3DD4" w14:textId="352B9C18" w:rsidR="00E0035A" w:rsidRDefault="00E0035A" w:rsidP="00E0035A">
      <w:pPr>
        <w:bidi w:val="0"/>
        <w:rPr>
          <w:rtl/>
        </w:rPr>
      </w:pPr>
      <w:r w:rsidRPr="00E0035A">
        <w:t>Ich möchte Mark morgen auf dem Rasen vor dem Tennisschläger meckern</w:t>
      </w:r>
    </w:p>
    <w:p w14:paraId="2177102E" w14:textId="77777777" w:rsidR="00E0035A" w:rsidRDefault="003D52E5" w:rsidP="00130F48">
      <w:pPr>
        <w:bidi w:val="0"/>
        <w:rPr>
          <w:rtl/>
        </w:rPr>
      </w:pPr>
      <w:r w:rsidRPr="003D52E5">
        <w:t>I want to kid Mark tomorrow on the front lawn with the tennis racket</w:t>
      </w:r>
    </w:p>
    <w:p w14:paraId="283F682B" w14:textId="27453BCF" w:rsidR="00130F48" w:rsidRPr="00130F48" w:rsidRDefault="00130F48" w:rsidP="00E0035A">
      <w:pPr>
        <w:bidi w:val="0"/>
        <w:rPr>
          <w:rtl/>
        </w:rPr>
      </w:pPr>
    </w:p>
    <w:p w14:paraId="1E10E6CC" w14:textId="78F4F74C" w:rsidR="00250F08" w:rsidRDefault="004239A2" w:rsidP="00A801C3">
      <w:r>
        <w:rPr>
          <w:rFonts w:hint="cs"/>
          <w:rtl/>
        </w:rPr>
        <w:t>אני אוהב תמיד כשיורד גשם, בלי גרביים ובלי נעליים ובלי מטריה ישר לתוך השלולית</w:t>
      </w:r>
      <w:r w:rsidR="00495419">
        <w:rPr>
          <w:rFonts w:hint="cs"/>
          <w:rtl/>
        </w:rPr>
        <w:t>.</w:t>
      </w:r>
      <w:r>
        <w:rPr>
          <w:rFonts w:hint="cs"/>
          <w:rtl/>
        </w:rPr>
        <w:t xml:space="preserve">.. לקפוץ! לא, </w:t>
      </w:r>
    </w:p>
    <w:p w14:paraId="085284FE" w14:textId="2D49A28F" w:rsidR="005C2A51" w:rsidRDefault="005C2A51" w:rsidP="00A801C3">
      <w:pPr>
        <w:rPr>
          <w:rtl/>
        </w:rPr>
      </w:pPr>
      <w:r>
        <w:rPr>
          <w:rFonts w:hint="cs"/>
          <w:rtl/>
        </w:rPr>
        <w:t xml:space="preserve">אני לא רוצה... ביום גשום.... בלי מטרייה.... מהחדר שלי.... לקפוץ! </w:t>
      </w:r>
    </w:p>
    <w:p w14:paraId="0E05F391" w14:textId="66B21129" w:rsidR="00055A37" w:rsidRDefault="00055A37" w:rsidP="00A801C3">
      <w:pPr>
        <w:rPr>
          <w:rtl/>
        </w:rPr>
      </w:pPr>
      <w:r>
        <w:rPr>
          <w:rFonts w:hint="cs"/>
          <w:rtl/>
        </w:rPr>
        <w:t>אני רוצה בחורף לא בלי מעיל לקפוץ בשלולית</w:t>
      </w:r>
    </w:p>
    <w:p w14:paraId="58492DC1" w14:textId="7B135ED2" w:rsidR="00055A37" w:rsidRDefault="00055A37" w:rsidP="00144D65">
      <w:pPr>
        <w:bidi w:val="0"/>
        <w:rPr>
          <w:rtl/>
        </w:rPr>
      </w:pPr>
      <w:r w:rsidRPr="00055A37">
        <w:t>i don't want to jump in a puddle without a coat in the winter</w:t>
      </w:r>
    </w:p>
    <w:p w14:paraId="31299593" w14:textId="7B70CAA5" w:rsidR="00055A37" w:rsidRDefault="00055A37" w:rsidP="00144D65">
      <w:pPr>
        <w:bidi w:val="0"/>
        <w:rPr>
          <w:rtl/>
        </w:rPr>
      </w:pPr>
      <w:r w:rsidRPr="00055A37">
        <w:t>Ich will im Winter nicht ohne Mantel in eine Pfütze springen</w:t>
      </w:r>
    </w:p>
    <w:p w14:paraId="311B0CDC" w14:textId="6F2C3E49" w:rsidR="00055A37" w:rsidRDefault="00055A37" w:rsidP="00144D65">
      <w:pPr>
        <w:bidi w:val="0"/>
        <w:rPr>
          <w:rtl/>
        </w:rPr>
      </w:pPr>
    </w:p>
    <w:p w14:paraId="0F5E5EC0" w14:textId="212E2101" w:rsidR="00055A37" w:rsidRDefault="00055A37" w:rsidP="00144D65">
      <w:pPr>
        <w:bidi w:val="0"/>
        <w:rPr>
          <w:rtl/>
        </w:rPr>
      </w:pPr>
      <w:r w:rsidRPr="00055A37">
        <w:t>i don't want to fly from my bedroom in a rainy day without an umbrella</w:t>
      </w:r>
    </w:p>
    <w:p w14:paraId="01B4E4EE" w14:textId="5DA27FC2" w:rsidR="00055A37" w:rsidRDefault="00055A37" w:rsidP="00144D65">
      <w:pPr>
        <w:bidi w:val="0"/>
        <w:rPr>
          <w:rtl/>
        </w:rPr>
      </w:pPr>
      <w:r w:rsidRPr="00055A37">
        <w:t>Ich möchte nicht an einem regnerischen Tag ohne Regenschirm aus meinem Schlafzimmer fliegen</w:t>
      </w:r>
    </w:p>
    <w:p w14:paraId="3E0C1C34" w14:textId="5E3699FE" w:rsidR="00055A37" w:rsidRDefault="00055A37" w:rsidP="00144D65">
      <w:pPr>
        <w:bidi w:val="0"/>
        <w:rPr>
          <w:rtl/>
        </w:rPr>
      </w:pPr>
    </w:p>
    <w:p w14:paraId="6FBE87CD" w14:textId="35ECCAB7" w:rsidR="00055A37" w:rsidRDefault="00055A37" w:rsidP="00144D65">
      <w:pPr>
        <w:bidi w:val="0"/>
        <w:rPr>
          <w:rtl/>
        </w:rPr>
      </w:pPr>
      <w:r w:rsidRPr="00055A37">
        <w:t>i don't want to hit Mark from my bedroom in a rainy day without an umbrella</w:t>
      </w:r>
    </w:p>
    <w:p w14:paraId="5829AFE3" w14:textId="1F642633" w:rsidR="00055A37" w:rsidRDefault="00055A37" w:rsidP="00B64C67">
      <w:pPr>
        <w:bidi w:val="0"/>
      </w:pPr>
      <w:r w:rsidRPr="00055A37">
        <w:t xml:space="preserve">Ich will Mark an einem regnerischen Tag ohne Regenschirm nicht aus meinem Schlafzimmer </w:t>
      </w:r>
      <w:r w:rsidR="00B64C67">
        <w:t>treffen</w:t>
      </w:r>
      <w:r w:rsidR="005C2A51">
        <w:t xml:space="preserve"> / </w:t>
      </w:r>
      <w:r w:rsidR="005C2A51" w:rsidRPr="005C2A51">
        <w:t>schlagen</w:t>
      </w:r>
    </w:p>
    <w:p w14:paraId="412EE85A" w14:textId="41FD717B" w:rsidR="004540B2" w:rsidRDefault="004540B2" w:rsidP="004540B2">
      <w:pPr>
        <w:bidi w:val="0"/>
      </w:pPr>
    </w:p>
    <w:p w14:paraId="32F751DA" w14:textId="13E52A8A" w:rsidR="004540B2" w:rsidRDefault="004540B2" w:rsidP="004540B2">
      <w:pPr>
        <w:bidi w:val="0"/>
      </w:pPr>
    </w:p>
    <w:p w14:paraId="599DB84A" w14:textId="4414B9E5" w:rsidR="004540B2" w:rsidRDefault="004540B2" w:rsidP="004540B2">
      <w:pPr>
        <w:bidi w:val="0"/>
      </w:pPr>
      <w:r w:rsidRPr="004540B2">
        <w:t>Ich will Mark an einem regnerischen Tag ohne Regenschirm nicht aus meinem Schlafzimmer treffen</w:t>
      </w:r>
      <w:r w:rsidR="005C2A51">
        <w:t xml:space="preserve"> / </w:t>
      </w:r>
      <w:r w:rsidR="005C2A51" w:rsidRPr="005C2A51">
        <w:t>schlagen</w:t>
      </w:r>
    </w:p>
    <w:p w14:paraId="515C5D3A" w14:textId="09692D91" w:rsidR="00C639C2" w:rsidRDefault="00C639C2" w:rsidP="002C42F5">
      <w:pPr>
        <w:bidi w:val="0"/>
        <w:rPr>
          <w:rtl/>
        </w:rPr>
      </w:pPr>
      <w:r w:rsidRPr="00C639C2">
        <w:t>I do not want to hit Mark out of my bedroom on a rainy day without an umbrella</w:t>
      </w:r>
    </w:p>
    <w:p w14:paraId="2BBC7582" w14:textId="2F2F469B" w:rsidR="00055A37" w:rsidRDefault="00130F48" w:rsidP="00A801C3">
      <w:pPr>
        <w:rPr>
          <w:rtl/>
        </w:rPr>
      </w:pPr>
      <w:r>
        <w:rPr>
          <w:rFonts w:hint="cs"/>
          <w:rtl/>
        </w:rPr>
        <w:t>]</w:t>
      </w:r>
    </w:p>
    <w:p w14:paraId="7ECE8BD9" w14:textId="3FA43D1E" w:rsidR="008C7253" w:rsidRDefault="008C7253" w:rsidP="00A801C3">
      <w:pPr>
        <w:rPr>
          <w:rFonts w:cs="Times New Roman"/>
          <w:rtl/>
        </w:rPr>
      </w:pPr>
      <w:r w:rsidRPr="008C7253">
        <w:rPr>
          <w:rFonts w:cs="Times New Roman"/>
          <w:rtl/>
        </w:rPr>
        <w:t>אלכס השתפר מאוד בגרמנית ב</w:t>
      </w:r>
      <w:r w:rsidR="00A15820">
        <w:rPr>
          <w:rFonts w:cs="Times New Roman" w:hint="cs"/>
          <w:rtl/>
        </w:rPr>
        <w:t>זמן</w:t>
      </w:r>
      <w:r w:rsidRPr="008C7253">
        <w:rPr>
          <w:rFonts w:cs="Times New Roman"/>
          <w:rtl/>
        </w:rPr>
        <w:t xml:space="preserve"> סדרת ה</w:t>
      </w:r>
      <w:r w:rsidR="00A15820" w:rsidRPr="00A15820">
        <w:rPr>
          <w:rFonts w:cs="Times New Roman"/>
          <w:rtl/>
        </w:rPr>
        <w:t>קונצרטים</w:t>
      </w:r>
      <w:r w:rsidRPr="008C7253">
        <w:rPr>
          <w:rFonts w:cs="Times New Roman"/>
          <w:rtl/>
        </w:rPr>
        <w:t xml:space="preserve"> של </w:t>
      </w:r>
      <w:r w:rsidR="00A15820" w:rsidRPr="008C7253">
        <w:rPr>
          <w:rFonts w:cs="Times New Roman"/>
          <w:rtl/>
        </w:rPr>
        <w:t xml:space="preserve">סופי </w:t>
      </w:r>
      <w:r w:rsidRPr="008C7253">
        <w:rPr>
          <w:rFonts w:cs="Times New Roman"/>
          <w:rtl/>
        </w:rPr>
        <w:t>אחותם הבכורה</w:t>
      </w:r>
      <w:r w:rsidR="001B1643">
        <w:rPr>
          <w:rFonts w:cs="Times New Roman" w:hint="cs"/>
          <w:rtl/>
        </w:rPr>
        <w:t>,</w:t>
      </w:r>
      <w:r w:rsidRPr="008C7253">
        <w:rPr>
          <w:rFonts w:cs="Times New Roman"/>
          <w:rtl/>
        </w:rPr>
        <w:t xml:space="preserve"> בברלין בקיץ הקודם וגם בחורף, בחברת השמרטף של מארק ושלו, בנו של הקונסול האוסטרלי. אותו בן הקונסול למד</w:t>
      </w:r>
      <w:r w:rsidR="00A15820">
        <w:rPr>
          <w:rFonts w:cs="Times New Roman" w:hint="cs"/>
          <w:rtl/>
        </w:rPr>
        <w:t xml:space="preserve"> [</w:t>
      </w:r>
      <w:r w:rsidR="001B1643">
        <w:rPr>
          <w:rFonts w:cs="Times New Roman" w:hint="cs"/>
          <w:rtl/>
        </w:rPr>
        <w:t>,</w:t>
      </w:r>
      <w:r w:rsidRPr="008C7253">
        <w:rPr>
          <w:rFonts w:cs="Times New Roman"/>
          <w:rtl/>
        </w:rPr>
        <w:t xml:space="preserve"> לא כשאר בני השליחים באחד מבתי הספר הבינלאומיים, </w:t>
      </w:r>
      <w:r w:rsidR="001B1643" w:rsidRPr="001B1643">
        <w:rPr>
          <w:rFonts w:cs="Times New Roman"/>
          <w:rtl/>
        </w:rPr>
        <w:t>אלא</w:t>
      </w:r>
      <w:r w:rsidR="00A15820">
        <w:rPr>
          <w:rFonts w:cs="Times New Roman" w:hint="cs"/>
          <w:rtl/>
        </w:rPr>
        <w:t>]</w:t>
      </w:r>
      <w:r w:rsidR="001B1643" w:rsidRPr="001B1643">
        <w:rPr>
          <w:rFonts w:cs="Times New Roman"/>
          <w:rtl/>
        </w:rPr>
        <w:t xml:space="preserve"> בגימנזיום מקומי, </w:t>
      </w:r>
      <w:r w:rsidRPr="008C7253">
        <w:rPr>
          <w:rFonts w:cs="Times New Roman"/>
          <w:rtl/>
        </w:rPr>
        <w:t>ופטפט עם חבריו בגרמנית מהירה</w:t>
      </w:r>
      <w:r w:rsidR="00A15820">
        <w:rPr>
          <w:rFonts w:cs="Times New Roman" w:hint="cs"/>
          <w:rtl/>
        </w:rPr>
        <w:t>.</w:t>
      </w:r>
      <w:r w:rsidRPr="008C7253">
        <w:rPr>
          <w:rFonts w:cs="Times New Roman"/>
          <w:rtl/>
        </w:rPr>
        <w:t xml:space="preserve"> בעוד מארק התעמק במספרים קרדינל</w:t>
      </w:r>
      <w:r w:rsidR="00315008">
        <w:rPr>
          <w:rFonts w:cs="Times New Roman" w:hint="cs"/>
          <w:rtl/>
        </w:rPr>
        <w:t>י</w:t>
      </w:r>
      <w:r w:rsidRPr="008C7253">
        <w:rPr>
          <w:rFonts w:cs="Times New Roman"/>
          <w:rtl/>
        </w:rPr>
        <w:t>ים ובמספרים אורדינלי</w:t>
      </w:r>
      <w:r w:rsidR="00315008">
        <w:rPr>
          <w:rFonts w:cs="Times New Roman" w:hint="cs"/>
          <w:rtl/>
        </w:rPr>
        <w:t>י</w:t>
      </w:r>
      <w:r w:rsidRPr="008C7253">
        <w:rPr>
          <w:rFonts w:cs="Times New Roman"/>
          <w:rtl/>
        </w:rPr>
        <w:t>ם, לאלכס לא נותרה ברירה אלא ל</w:t>
      </w:r>
      <w:r w:rsidR="006B0496">
        <w:rPr>
          <w:rFonts w:cs="Times New Roman" w:hint="cs"/>
          <w:rtl/>
        </w:rPr>
        <w:t>השת</w:t>
      </w:r>
      <w:r w:rsidR="00A15820">
        <w:rPr>
          <w:rFonts w:cs="Times New Roman" w:hint="cs"/>
          <w:rtl/>
        </w:rPr>
        <w:t>לם</w:t>
      </w:r>
      <w:r w:rsidR="006B0496">
        <w:rPr>
          <w:rFonts w:cs="Times New Roman" w:hint="cs"/>
          <w:rtl/>
        </w:rPr>
        <w:t xml:space="preserve"> ב</w:t>
      </w:r>
      <w:r w:rsidRPr="008C7253">
        <w:rPr>
          <w:rFonts w:cs="Times New Roman"/>
          <w:rtl/>
        </w:rPr>
        <w:t xml:space="preserve">שפה. </w:t>
      </w:r>
    </w:p>
    <w:p w14:paraId="2C8E5BD8" w14:textId="05607B96" w:rsidR="00055A37" w:rsidRPr="00055A37" w:rsidRDefault="00C8082A" w:rsidP="00A801C3">
      <w:pPr>
        <w:rPr>
          <w:rtl/>
        </w:rPr>
      </w:pPr>
      <w:r w:rsidRPr="00C8082A">
        <w:rPr>
          <w:rFonts w:cs="Times New Roman"/>
          <w:rtl/>
        </w:rPr>
        <w:t xml:space="preserve">הגרמנית של קבוצת הנערים </w:t>
      </w:r>
      <w:r w:rsidR="008C7253" w:rsidRPr="008C7253">
        <w:rPr>
          <w:rFonts w:cs="Times New Roman"/>
          <w:rtl/>
        </w:rPr>
        <w:t xml:space="preserve">בברלין </w:t>
      </w:r>
      <w:r w:rsidRPr="00C8082A">
        <w:rPr>
          <w:rFonts w:cs="Times New Roman"/>
          <w:rtl/>
        </w:rPr>
        <w:t>כללה בעיקר את המילים הנדרשות לגלישה בסקייטבורד, ולתיאור מעלותיהם של איברי גוף</w:t>
      </w:r>
      <w:r w:rsidR="00A15820">
        <w:rPr>
          <w:rFonts w:cs="Times New Roman" w:hint="cs"/>
          <w:rtl/>
        </w:rPr>
        <w:t>,</w:t>
      </w:r>
      <w:r w:rsidR="001B1643" w:rsidRPr="008C7253">
        <w:rPr>
          <w:rFonts w:cs="Times New Roman"/>
          <w:rtl/>
        </w:rPr>
        <w:t xml:space="preserve"> גרמנית שונה</w:t>
      </w:r>
      <w:r w:rsidR="00C90C6C">
        <w:rPr>
          <w:rFonts w:cs="Times New Roman"/>
          <w:rtl/>
        </w:rPr>
        <w:t xml:space="preserve"> מאוד </w:t>
      </w:r>
      <w:r w:rsidR="001B1643" w:rsidRPr="008C7253">
        <w:rPr>
          <w:rFonts w:cs="Times New Roman"/>
          <w:rtl/>
        </w:rPr>
        <w:t>מזו של המשפטים האיטיים שסבתא חלקה איתם</w:t>
      </w:r>
      <w:r w:rsidR="00315008">
        <w:rPr>
          <w:rFonts w:cs="Times New Roman" w:hint="cs"/>
          <w:rtl/>
        </w:rPr>
        <w:t xml:space="preserve"> </w:t>
      </w:r>
      <w:r w:rsidR="00315008">
        <w:rPr>
          <w:rFonts w:cs="Times New Roman"/>
          <w:rtl/>
        </w:rPr>
        <w:t>–</w:t>
      </w:r>
      <w:r w:rsidR="001B1643" w:rsidRPr="00C8082A">
        <w:rPr>
          <w:rFonts w:cs="Times New Roman"/>
          <w:rtl/>
        </w:rPr>
        <w:t xml:space="preserve"> 'אתה לא יודע כמה טוב לך, אינגלה,' [</w:t>
      </w:r>
      <w:r w:rsidR="001B1643" w:rsidRPr="00C8082A">
        <w:t>Du weist gar nicht wie gut du es hast</w:t>
      </w:r>
      <w:r w:rsidR="001B1643" w:rsidRPr="00C8082A">
        <w:rPr>
          <w:rFonts w:cs="Times New Roman"/>
          <w:rtl/>
        </w:rPr>
        <w:t>.]</w:t>
      </w:r>
      <w:r w:rsidR="00315008">
        <w:rPr>
          <w:rFonts w:cs="Times New Roman" w:hint="cs"/>
          <w:rtl/>
        </w:rPr>
        <w:t xml:space="preserve"> </w:t>
      </w:r>
      <w:r w:rsidR="00315008">
        <w:rPr>
          <w:rFonts w:cs="Times New Roman"/>
          <w:rtl/>
        </w:rPr>
        <w:t>–</w:t>
      </w:r>
      <w:r w:rsidR="00315008">
        <w:rPr>
          <w:rFonts w:cs="Times New Roman" w:hint="cs"/>
          <w:rtl/>
        </w:rPr>
        <w:t xml:space="preserve"> </w:t>
      </w:r>
      <w:r w:rsidR="001B1643" w:rsidRPr="00C8082A">
        <w:rPr>
          <w:rFonts w:cs="Times New Roman"/>
          <w:rtl/>
        </w:rPr>
        <w:t xml:space="preserve">או </w:t>
      </w:r>
      <w:r w:rsidR="00A15820">
        <w:rPr>
          <w:rFonts w:cs="Times New Roman" w:hint="cs"/>
          <w:rtl/>
        </w:rPr>
        <w:t>מ</w:t>
      </w:r>
      <w:r w:rsidR="001B1643" w:rsidRPr="00C8082A">
        <w:rPr>
          <w:rFonts w:cs="Times New Roman"/>
          <w:rtl/>
        </w:rPr>
        <w:t xml:space="preserve">דברי הנזיפה שאבא ירק בשעת כעס </w:t>
      </w:r>
      <w:r w:rsidR="001B1643" w:rsidRPr="008C7253">
        <w:rPr>
          <w:rFonts w:cs="Times New Roman"/>
          <w:rtl/>
        </w:rPr>
        <w:t>כשלא הצליח לבטא שום מילה מ</w:t>
      </w:r>
      <w:r w:rsidR="00A15820">
        <w:rPr>
          <w:rFonts w:cs="Times New Roman" w:hint="cs"/>
          <w:rtl/>
        </w:rPr>
        <w:t xml:space="preserve">לבד </w:t>
      </w:r>
      <w:r w:rsidR="00143DCC">
        <w:rPr>
          <w:rFonts w:cs="Times New Roman" w:hint="cs"/>
          <w:rtl/>
        </w:rPr>
        <w:t>ב</w:t>
      </w:r>
      <w:r w:rsidR="001B1643" w:rsidRPr="008C7253">
        <w:rPr>
          <w:rFonts w:cs="Times New Roman"/>
          <w:rtl/>
        </w:rPr>
        <w:t>שפת אימו</w:t>
      </w:r>
      <w:r w:rsidR="001B1643" w:rsidRPr="00C8082A">
        <w:rPr>
          <w:rFonts w:cs="Times New Roman"/>
          <w:rtl/>
        </w:rPr>
        <w:t>.</w:t>
      </w:r>
      <w:r w:rsidRPr="00C8082A">
        <w:rPr>
          <w:rFonts w:cs="Times New Roman"/>
          <w:rtl/>
        </w:rPr>
        <w:t xml:space="preserve"> אבל אל נפתולי התחביר של השפה הגרמנית התוודע אלכס דווקא דרך ע</w:t>
      </w:r>
      <w:r w:rsidR="00315008">
        <w:rPr>
          <w:rFonts w:cs="Times New Roman" w:hint="cs"/>
          <w:rtl/>
        </w:rPr>
        <w:t>י</w:t>
      </w:r>
      <w:r w:rsidRPr="00C8082A">
        <w:rPr>
          <w:rFonts w:cs="Times New Roman"/>
          <w:rtl/>
        </w:rPr>
        <w:t xml:space="preserve">וותי הלשון </w:t>
      </w:r>
      <w:r w:rsidR="008C7253" w:rsidRPr="008C7253">
        <w:rPr>
          <w:rFonts w:cs="Times New Roman"/>
          <w:rtl/>
        </w:rPr>
        <w:t xml:space="preserve">שלהם כשהתאמצו לדבר </w:t>
      </w:r>
      <w:r w:rsidR="008C7253" w:rsidRPr="008C7253">
        <w:rPr>
          <w:rFonts w:cs="Times New Roman"/>
          <w:rtl/>
        </w:rPr>
        <w:lastRenderedPageBreak/>
        <w:t xml:space="preserve">איתו באנגלית. </w:t>
      </w:r>
      <w:r w:rsidR="00315008" w:rsidRPr="008C7253">
        <w:rPr>
          <w:rFonts w:cs="Times New Roman"/>
          <w:rtl/>
        </w:rPr>
        <w:t xml:space="preserve">כשאלכס היסס לגבי בקבוק הבירה שהושט לו, </w:t>
      </w:r>
      <w:r w:rsidR="008C7253" w:rsidRPr="008C7253">
        <w:rPr>
          <w:rFonts w:cs="Times New Roman"/>
          <w:rtl/>
        </w:rPr>
        <w:t xml:space="preserve">אחד מהם אמר לו, </w:t>
      </w:r>
      <w:r w:rsidR="00315008">
        <w:rPr>
          <w:rFonts w:cs="Times New Roman" w:hint="cs"/>
          <w:rtl/>
        </w:rPr>
        <w:t>"</w:t>
      </w:r>
      <w:r w:rsidR="008C7253" w:rsidRPr="008C7253">
        <w:rPr>
          <w:rFonts w:cs="Times New Roman"/>
          <w:rtl/>
        </w:rPr>
        <w:t>אני השתכרתי עם שתים-עשרה ולא קיבלתי אלכוהוליסט,</w:t>
      </w:r>
      <w:r w:rsidR="00315008">
        <w:rPr>
          <w:rFonts w:cs="Times New Roman" w:hint="cs"/>
          <w:rtl/>
        </w:rPr>
        <w:t>"</w:t>
      </w:r>
      <w:r w:rsidR="008C7253" w:rsidRPr="008C7253">
        <w:rPr>
          <w:rFonts w:cs="Times New Roman"/>
          <w:rtl/>
        </w:rPr>
        <w:t xml:space="preserve"> והגרמנית נערתה לקרבו בטבעיות, יחד עם הנוזל המר</w:t>
      </w:r>
      <w:r w:rsidRPr="00C8082A">
        <w:rPr>
          <w:rFonts w:cs="Times New Roman"/>
          <w:rtl/>
        </w:rPr>
        <w:t>.</w:t>
      </w:r>
    </w:p>
    <w:p w14:paraId="0972F2D5" w14:textId="32D3F035" w:rsidR="00250F08" w:rsidRDefault="00250F08" w:rsidP="00B73043">
      <w:pPr>
        <w:rPr>
          <w:rtl/>
        </w:rPr>
      </w:pPr>
      <w:r>
        <w:rPr>
          <w:rFonts w:hint="cs"/>
          <w:rtl/>
        </w:rPr>
        <w:t>"כ</w:t>
      </w:r>
      <w:r w:rsidR="00B73043">
        <w:rPr>
          <w:rFonts w:hint="cs"/>
          <w:rtl/>
        </w:rPr>
        <w:t>ש</w:t>
      </w:r>
      <w:r>
        <w:rPr>
          <w:rFonts w:hint="cs"/>
          <w:rtl/>
        </w:rPr>
        <w:t>אגדל אני אהיה מנחה בת</w:t>
      </w:r>
      <w:r w:rsidR="00315008">
        <w:rPr>
          <w:rFonts w:hint="cs"/>
          <w:rtl/>
        </w:rPr>
        <w:t>ו</w:t>
      </w:r>
      <w:r>
        <w:rPr>
          <w:rFonts w:hint="cs"/>
          <w:rtl/>
        </w:rPr>
        <w:t xml:space="preserve">כנית </w:t>
      </w:r>
      <w:r w:rsidR="00315008">
        <w:rPr>
          <w:rFonts w:hint="cs"/>
          <w:rtl/>
        </w:rPr>
        <w:t>'</w:t>
      </w:r>
      <w:r>
        <w:rPr>
          <w:rFonts w:hint="cs"/>
          <w:rtl/>
        </w:rPr>
        <w:t>ב</w:t>
      </w:r>
      <w:r w:rsidR="00315008">
        <w:rPr>
          <w:rFonts w:hint="cs"/>
          <w:rtl/>
        </w:rPr>
        <w:t>ְּ</w:t>
      </w:r>
      <w:r>
        <w:rPr>
          <w:rFonts w:hint="cs"/>
          <w:rtl/>
        </w:rPr>
        <w:t>דיחי עם א---לכס</w:t>
      </w:r>
      <w:r w:rsidR="00315008">
        <w:rPr>
          <w:rFonts w:hint="cs"/>
          <w:rtl/>
        </w:rPr>
        <w:t>'</w:t>
      </w:r>
      <w:r>
        <w:rPr>
          <w:rFonts w:hint="cs"/>
          <w:rtl/>
        </w:rPr>
        <w:t>!" אלכס זמרר</w:t>
      </w:r>
      <w:r w:rsidR="006B0496" w:rsidRPr="006B0496">
        <w:rPr>
          <w:rFonts w:cs="Times New Roman"/>
          <w:rtl/>
        </w:rPr>
        <w:t xml:space="preserve"> בסלון ביתה של סבתא</w:t>
      </w:r>
      <w:r>
        <w:rPr>
          <w:rFonts w:hint="cs"/>
          <w:rtl/>
        </w:rPr>
        <w:t>.</w:t>
      </w:r>
    </w:p>
    <w:p w14:paraId="19DA9D3D" w14:textId="5EC643FC" w:rsidR="00250F08" w:rsidRDefault="00250F08" w:rsidP="00A801C3">
      <w:pPr>
        <w:rPr>
          <w:rtl/>
        </w:rPr>
      </w:pPr>
      <w:r>
        <w:rPr>
          <w:rFonts w:hint="cs"/>
          <w:rtl/>
        </w:rPr>
        <w:t>"אתה תהיה מנחה בת</w:t>
      </w:r>
      <w:r w:rsidR="00315008">
        <w:rPr>
          <w:rFonts w:hint="cs"/>
          <w:rtl/>
        </w:rPr>
        <w:t>ו</w:t>
      </w:r>
      <w:r>
        <w:rPr>
          <w:rFonts w:hint="cs"/>
          <w:rtl/>
        </w:rPr>
        <w:t xml:space="preserve">כנית </w:t>
      </w:r>
      <w:r w:rsidR="00315008">
        <w:rPr>
          <w:rFonts w:hint="cs"/>
          <w:rtl/>
        </w:rPr>
        <w:t>'</w:t>
      </w:r>
      <w:r>
        <w:rPr>
          <w:rFonts w:hint="cs"/>
          <w:rtl/>
        </w:rPr>
        <w:t>אלכס צורח וצווח</w:t>
      </w:r>
      <w:r w:rsidR="00315008">
        <w:rPr>
          <w:rFonts w:hint="cs"/>
          <w:rtl/>
        </w:rPr>
        <w:t>'</w:t>
      </w:r>
      <w:r>
        <w:rPr>
          <w:rFonts w:hint="cs"/>
          <w:rtl/>
        </w:rPr>
        <w:t xml:space="preserve">," מארק </w:t>
      </w:r>
      <w:r w:rsidR="00A801C3">
        <w:rPr>
          <w:rFonts w:hint="cs"/>
          <w:rtl/>
        </w:rPr>
        <w:t xml:space="preserve">בישר לו </w:t>
      </w:r>
      <w:r w:rsidR="00D7621E">
        <w:rPr>
          <w:rFonts w:hint="cs"/>
          <w:rtl/>
        </w:rPr>
        <w:t>בנחת</w:t>
      </w:r>
      <w:r>
        <w:rPr>
          <w:rFonts w:hint="cs"/>
          <w:rtl/>
        </w:rPr>
        <w:t>.</w:t>
      </w:r>
    </w:p>
    <w:p w14:paraId="72CEE80D" w14:textId="02233139" w:rsidR="00250F08" w:rsidRDefault="007F0EDC" w:rsidP="00250000">
      <w:pPr>
        <w:rPr>
          <w:rtl/>
        </w:rPr>
      </w:pPr>
      <w:r>
        <w:rPr>
          <w:rFonts w:hint="cs"/>
          <w:rtl/>
        </w:rPr>
        <w:t xml:space="preserve">מארק </w:t>
      </w:r>
      <w:r w:rsidR="008C7253">
        <w:rPr>
          <w:rFonts w:hint="cs"/>
          <w:rtl/>
        </w:rPr>
        <w:t xml:space="preserve">נדד </w:t>
      </w:r>
      <w:r>
        <w:rPr>
          <w:rFonts w:hint="cs"/>
          <w:rtl/>
        </w:rPr>
        <w:t xml:space="preserve">באותם ימים </w:t>
      </w:r>
      <w:r w:rsidR="00250F08">
        <w:rPr>
          <w:rFonts w:hint="cs"/>
          <w:rtl/>
        </w:rPr>
        <w:t xml:space="preserve">במשעוליה הנפלאים של משוואת אוילר, </w:t>
      </w:r>
      <m:oMath>
        <m:sSup>
          <m:sSupPr>
            <m:ctrlPr>
              <w:rPr>
                <w:rFonts w:ascii="Cambria Math" w:hAnsi="Cambria Math"/>
                <w:i/>
              </w:rPr>
            </m:ctrlPr>
          </m:sSupPr>
          <m:e>
            <m:r>
              <w:rPr>
                <w:rFonts w:ascii="Cambria Math" w:hAnsi="Cambria Math"/>
              </w:rPr>
              <m:t>e</m:t>
            </m:r>
          </m:e>
          <m:sup>
            <m:r>
              <w:rPr>
                <w:rFonts w:ascii="Cambria Math" w:hAnsi="Cambria Math"/>
              </w:rPr>
              <m:t>iπ</m:t>
            </m:r>
          </m:sup>
        </m:sSup>
        <m:r>
          <w:rPr>
            <w:rFonts w:ascii="Cambria Math" w:hAnsi="Cambria Math"/>
          </w:rPr>
          <m:t>+1=0</m:t>
        </m:r>
      </m:oMath>
      <w:r w:rsidR="00250F08">
        <w:rPr>
          <w:rFonts w:hint="cs"/>
          <w:rtl/>
        </w:rPr>
        <w:t xml:space="preserve"> הבלתי אפשרית ביופי</w:t>
      </w:r>
      <w:r w:rsidR="000D6A0A">
        <w:rPr>
          <w:rFonts w:hint="cs"/>
          <w:rtl/>
        </w:rPr>
        <w:t>י</w:t>
      </w:r>
      <w:r w:rsidR="00250F08">
        <w:rPr>
          <w:rFonts w:hint="cs"/>
          <w:rtl/>
        </w:rPr>
        <w:t>ה. הוא ידע מה</w:t>
      </w:r>
      <w:r w:rsidR="0006086B">
        <w:rPr>
          <w:rFonts w:hint="cs"/>
          <w:rtl/>
        </w:rPr>
        <w:t>ו</w:t>
      </w:r>
      <w:r w:rsidR="00250F08">
        <w:rPr>
          <w:rFonts w:hint="cs"/>
          <w:rtl/>
        </w:rPr>
        <w:t xml:space="preserve"> </w:t>
      </w:r>
      <w:r w:rsidR="00250F08">
        <w:rPr>
          <w:rtl/>
        </w:rPr>
        <w:t>π</w:t>
      </w:r>
      <w:r w:rsidR="008054DF">
        <w:rPr>
          <w:rFonts w:hint="cs"/>
          <w:rtl/>
        </w:rPr>
        <w:t xml:space="preserve"> (</w:t>
      </w:r>
      <w:r w:rsidR="001C5A04">
        <w:rPr>
          <w:rFonts w:hint="cs"/>
          <w:rtl/>
        </w:rPr>
        <w:t>הייתה</w:t>
      </w:r>
      <w:r w:rsidR="008054DF">
        <w:rPr>
          <w:rFonts w:hint="cs"/>
          <w:rtl/>
        </w:rPr>
        <w:t xml:space="preserve"> תקופה שנטה חסד דווקא ל-</w:t>
      </w:r>
      <w:r w:rsidR="008054DF">
        <w:rPr>
          <w:rtl/>
        </w:rPr>
        <w:t>τ</w:t>
      </w:r>
      <w:r w:rsidR="008054DF">
        <w:rPr>
          <w:rFonts w:hint="cs"/>
          <w:rtl/>
        </w:rPr>
        <w:t>)</w:t>
      </w:r>
      <w:r w:rsidR="00250F08">
        <w:rPr>
          <w:rFonts w:hint="cs"/>
          <w:rtl/>
        </w:rPr>
        <w:t>, הוא ידע מה</w:t>
      </w:r>
      <w:r w:rsidR="0006086B">
        <w:rPr>
          <w:rFonts w:hint="cs"/>
          <w:rtl/>
        </w:rPr>
        <w:t>ו</w:t>
      </w:r>
      <w:r w:rsidR="00250F08">
        <w:rPr>
          <w:rFonts w:hint="cs"/>
          <w:rtl/>
        </w:rPr>
        <w:t xml:space="preserve"> </w:t>
      </w:r>
      <w:r w:rsidR="00250F08">
        <w:t>e</w:t>
      </w:r>
      <w:r w:rsidR="00250F08">
        <w:rPr>
          <w:rFonts w:hint="cs"/>
          <w:rtl/>
        </w:rPr>
        <w:t xml:space="preserve">, הוא הכיר את שניהם </w:t>
      </w:r>
      <w:r w:rsidR="00E045B8">
        <w:rPr>
          <w:rFonts w:hint="cs"/>
          <w:rtl/>
        </w:rPr>
        <w:t xml:space="preserve">בעל פה </w:t>
      </w:r>
      <w:r w:rsidR="00250F08">
        <w:rPr>
          <w:rFonts w:hint="cs"/>
          <w:rtl/>
        </w:rPr>
        <w:t xml:space="preserve">עד הספרה העשרים ויותר </w:t>
      </w:r>
      <w:r w:rsidR="00250F08">
        <w:rPr>
          <w:rtl/>
        </w:rPr>
        <w:t>–</w:t>
      </w:r>
      <w:r w:rsidR="00250F08">
        <w:rPr>
          <w:rFonts w:hint="cs"/>
          <w:rtl/>
        </w:rPr>
        <w:t xml:space="preserve"> אבל מה הם עושים ביחד</w:t>
      </w:r>
      <w:r w:rsidR="008C7253" w:rsidRPr="008C7253">
        <w:rPr>
          <w:rFonts w:cs="Times New Roman"/>
          <w:rtl/>
        </w:rPr>
        <w:t xml:space="preserve"> באותה משוואה</w:t>
      </w:r>
      <w:r w:rsidR="00E045B8">
        <w:rPr>
          <w:rFonts w:hint="cs"/>
          <w:rtl/>
        </w:rPr>
        <w:t xml:space="preserve">, האחד </w:t>
      </w:r>
      <w:r w:rsidR="0006086B">
        <w:rPr>
          <w:rFonts w:hint="cs"/>
          <w:rtl/>
        </w:rPr>
        <w:t>או</w:t>
      </w:r>
      <w:r w:rsidR="00E045B8">
        <w:rPr>
          <w:rFonts w:hint="cs"/>
          <w:rtl/>
        </w:rPr>
        <w:t xml:space="preserve">חז </w:t>
      </w:r>
      <w:r w:rsidR="0006086B">
        <w:rPr>
          <w:rFonts w:hint="cs"/>
          <w:rtl/>
        </w:rPr>
        <w:t>ב</w:t>
      </w:r>
      <w:r w:rsidR="00E045B8">
        <w:rPr>
          <w:rFonts w:hint="cs"/>
          <w:rtl/>
        </w:rPr>
        <w:t>שני</w:t>
      </w:r>
      <w:r w:rsidR="00250F08">
        <w:rPr>
          <w:rFonts w:hint="cs"/>
          <w:rtl/>
        </w:rPr>
        <w:t xml:space="preserve">? </w:t>
      </w:r>
      <w:r w:rsidR="00984943">
        <w:rPr>
          <w:rFonts w:hint="cs"/>
          <w:rtl/>
        </w:rPr>
        <w:t>"</w:t>
      </w:r>
      <w:r w:rsidR="00250F08">
        <w:rPr>
          <w:rFonts w:hint="cs"/>
          <w:rtl/>
        </w:rPr>
        <w:t>מספר טרנס</w:t>
      </w:r>
      <w:r w:rsidR="005D4C38">
        <w:rPr>
          <w:rFonts w:hint="cs"/>
          <w:rtl/>
        </w:rPr>
        <w:t>צ</w:t>
      </w:r>
      <w:r w:rsidR="00250F08">
        <w:rPr>
          <w:rFonts w:hint="cs"/>
          <w:rtl/>
        </w:rPr>
        <w:t>נדנטלי,</w:t>
      </w:r>
      <w:r w:rsidR="00984943">
        <w:rPr>
          <w:rFonts w:hint="cs"/>
          <w:rtl/>
        </w:rPr>
        <w:t>"</w:t>
      </w:r>
      <w:r w:rsidR="00250F08">
        <w:rPr>
          <w:rFonts w:hint="cs"/>
          <w:rtl/>
        </w:rPr>
        <w:t xml:space="preserve"> הוא אמר לאלכס.</w:t>
      </w:r>
    </w:p>
    <w:p w14:paraId="62E7C309" w14:textId="41B9AEC6" w:rsidR="00130F48" w:rsidRDefault="00130F48" w:rsidP="00130F48">
      <w:pPr>
        <w:rPr>
          <w:rtl/>
        </w:rPr>
      </w:pPr>
      <w:r>
        <w:rPr>
          <w:rFonts w:hint="cs"/>
          <w:rtl/>
        </w:rPr>
        <w:t xml:space="preserve">מארק שמח שסבתא שלו נולדה בעיר שבה חי לייבניץ. אם כי אולי היה מעדיף עיר אחרת, גדולה יותר, שאכלסה יותר </w:t>
      </w:r>
      <w:r w:rsidR="00C90C6C">
        <w:rPr>
          <w:rFonts w:hint="cs"/>
          <w:rtl/>
        </w:rPr>
        <w:t>מתמטיק</w:t>
      </w:r>
      <w:r>
        <w:rPr>
          <w:rFonts w:hint="cs"/>
          <w:rtl/>
        </w:rPr>
        <w:t xml:space="preserve">אים, וסבתא </w:t>
      </w:r>
      <w:r w:rsidR="0006086B">
        <w:rPr>
          <w:rFonts w:hint="cs"/>
          <w:rtl/>
        </w:rPr>
        <w:t>ה</w:t>
      </w:r>
      <w:r>
        <w:rPr>
          <w:rFonts w:hint="cs"/>
          <w:rtl/>
        </w:rPr>
        <w:t xml:space="preserve">סכימה </w:t>
      </w:r>
      <w:r>
        <w:rPr>
          <w:rtl/>
        </w:rPr>
        <w:t>–</w:t>
      </w:r>
      <w:r>
        <w:rPr>
          <w:rFonts w:hint="cs"/>
          <w:rtl/>
        </w:rPr>
        <w:t xml:space="preserve"> עדיפה אפילו יבשת אחרת.</w:t>
      </w:r>
    </w:p>
    <w:p w14:paraId="7E2ECF9A" w14:textId="2374003E" w:rsidR="0006086B" w:rsidRDefault="00C17568" w:rsidP="00DA18B8">
      <w:pPr>
        <w:rPr>
          <w:rFonts w:cs="Times New Roman"/>
          <w:rtl/>
        </w:rPr>
      </w:pPr>
      <w:r>
        <w:rPr>
          <w:rFonts w:hint="cs"/>
          <w:rtl/>
        </w:rPr>
        <w:t xml:space="preserve">לסבתא </w:t>
      </w:r>
      <w:r w:rsidR="00130F48">
        <w:rPr>
          <w:rFonts w:hint="cs"/>
          <w:rtl/>
        </w:rPr>
        <w:t xml:space="preserve">היו </w:t>
      </w:r>
      <w:r>
        <w:rPr>
          <w:rFonts w:hint="cs"/>
          <w:rtl/>
        </w:rPr>
        <w:t>כתמים של זקנים על הזרוע,</w:t>
      </w:r>
      <w:r w:rsidR="001E6C84">
        <w:rPr>
          <w:rFonts w:hint="cs"/>
          <w:rtl/>
        </w:rPr>
        <w:t xml:space="preserve"> </w:t>
      </w:r>
      <w:r w:rsidR="008C7253">
        <w:rPr>
          <w:rFonts w:hint="cs"/>
          <w:rtl/>
        </w:rPr>
        <w:t>ו</w:t>
      </w:r>
      <w:r w:rsidR="001E6C84">
        <w:rPr>
          <w:rFonts w:hint="cs"/>
          <w:rtl/>
        </w:rPr>
        <w:t>מ</w:t>
      </w:r>
      <w:r>
        <w:rPr>
          <w:rFonts w:hint="cs"/>
          <w:rtl/>
        </w:rPr>
        <w:t xml:space="preserve">ספר </w:t>
      </w:r>
      <w:r w:rsidR="00DD711F">
        <w:rPr>
          <w:rFonts w:hint="cs"/>
          <w:rtl/>
        </w:rPr>
        <w:t>כתוב בדיו כחולה-</w:t>
      </w:r>
      <w:r>
        <w:rPr>
          <w:rFonts w:hint="cs"/>
          <w:rtl/>
        </w:rPr>
        <w:t>מטושטשת</w:t>
      </w:r>
      <w:r w:rsidR="000D6A0A">
        <w:rPr>
          <w:rFonts w:hint="cs"/>
          <w:rtl/>
        </w:rPr>
        <w:t>, שהיה</w:t>
      </w:r>
      <w:r w:rsidR="00B40BDC">
        <w:rPr>
          <w:rFonts w:hint="cs"/>
          <w:rtl/>
        </w:rPr>
        <w:t xml:space="preserve"> </w:t>
      </w:r>
      <w:r w:rsidR="008C7253" w:rsidRPr="008C7253">
        <w:rPr>
          <w:rFonts w:cs="Times New Roman"/>
          <w:rtl/>
        </w:rPr>
        <w:t>מורכב</w:t>
      </w:r>
      <w:r>
        <w:rPr>
          <w:rFonts w:hint="cs"/>
          <w:rtl/>
        </w:rPr>
        <w:t xml:space="preserve"> </w:t>
      </w:r>
      <w:r w:rsidR="008C7253">
        <w:rPr>
          <w:rFonts w:hint="cs"/>
          <w:rtl/>
        </w:rPr>
        <w:t>מ</w:t>
      </w:r>
      <w:r w:rsidR="00E443EB" w:rsidRPr="00193850">
        <w:rPr>
          <w:rFonts w:hint="cs"/>
          <w:rtl/>
        </w:rPr>
        <w:t>כל הספרות הצבעוניות, הילדותיות,</w:t>
      </w:r>
      <w:r w:rsidR="00B40BDC">
        <w:rPr>
          <w:rFonts w:hint="cs"/>
          <w:rtl/>
        </w:rPr>
        <w:t xml:space="preserve"> </w:t>
      </w:r>
      <w:r w:rsidR="00E57371">
        <w:rPr>
          <w:rFonts w:hint="cs"/>
          <w:rtl/>
        </w:rPr>
        <w:t xml:space="preserve">240467 </w:t>
      </w:r>
      <w:r w:rsidR="00DA18B8">
        <w:rPr>
          <w:rFonts w:hint="cs"/>
          <w:rtl/>
        </w:rPr>
        <w:t>אלא שה-4 השני ה</w:t>
      </w:r>
      <w:r w:rsidR="00143DCC">
        <w:rPr>
          <w:rFonts w:hint="cs"/>
          <w:rtl/>
        </w:rPr>
        <w:t>יה</w:t>
      </w:r>
      <w:r w:rsidR="00DA18B8">
        <w:rPr>
          <w:rFonts w:hint="cs"/>
          <w:rtl/>
        </w:rPr>
        <w:t xml:space="preserve"> ספק 9</w:t>
      </w:r>
      <w:r w:rsidR="00E443EB" w:rsidRPr="00193850">
        <w:rPr>
          <w:rFonts w:hint="cs"/>
          <w:rtl/>
        </w:rPr>
        <w:t xml:space="preserve">, </w:t>
      </w:r>
      <w:r w:rsidR="00E443EB">
        <w:rPr>
          <w:rFonts w:hint="cs"/>
          <w:rtl/>
        </w:rPr>
        <w:t>אי אפשר לדעת</w:t>
      </w:r>
      <w:r w:rsidR="00E443EB" w:rsidRPr="00193850">
        <w:rPr>
          <w:rFonts w:hint="cs"/>
          <w:rtl/>
        </w:rPr>
        <w:t xml:space="preserve"> </w:t>
      </w:r>
      <w:r w:rsidR="001E6C84">
        <w:rPr>
          <w:rFonts w:hint="cs"/>
          <w:rtl/>
        </w:rPr>
        <w:t>בשל התקמטות העור וגם מפני ש</w:t>
      </w:r>
      <w:r w:rsidR="00E443EB" w:rsidRPr="00193850">
        <w:rPr>
          <w:rFonts w:hint="cs"/>
          <w:rtl/>
        </w:rPr>
        <w:t xml:space="preserve">הספרות </w:t>
      </w:r>
      <w:r w:rsidR="00E443EB">
        <w:rPr>
          <w:rFonts w:hint="cs"/>
          <w:rtl/>
        </w:rPr>
        <w:t>צוירו</w:t>
      </w:r>
      <w:r w:rsidR="00E443EB" w:rsidRPr="00193850">
        <w:rPr>
          <w:rFonts w:hint="cs"/>
          <w:rtl/>
        </w:rPr>
        <w:t xml:space="preserve"> באופן </w:t>
      </w:r>
      <w:r w:rsidR="00CF224F">
        <w:rPr>
          <w:rFonts w:hint="cs"/>
          <w:rtl/>
        </w:rPr>
        <w:t>מרושל</w:t>
      </w:r>
      <w:r>
        <w:rPr>
          <w:rFonts w:hint="cs"/>
          <w:rtl/>
        </w:rPr>
        <w:t xml:space="preserve"> </w:t>
      </w:r>
      <w:r w:rsidR="00A15820" w:rsidRPr="00A15820">
        <w:rPr>
          <w:rFonts w:cs="Times New Roman"/>
          <w:rtl/>
        </w:rPr>
        <w:t>כשהייתה ילדה קטנה</w:t>
      </w:r>
      <w:r w:rsidR="00E443EB" w:rsidRPr="00193850">
        <w:rPr>
          <w:rFonts w:hint="cs"/>
          <w:rtl/>
        </w:rPr>
        <w:t>.</w:t>
      </w:r>
    </w:p>
    <w:p w14:paraId="06A93216" w14:textId="3C6F7B79" w:rsidR="00E443EB" w:rsidRDefault="005B5008" w:rsidP="00DA18B8">
      <w:pPr>
        <w:rPr>
          <w:rtl/>
        </w:rPr>
      </w:pPr>
      <w:r>
        <w:rPr>
          <w:rFonts w:cs="Times New Roman" w:hint="cs"/>
          <w:rtl/>
        </w:rPr>
        <w:t xml:space="preserve">פעם היה בעולם </w:t>
      </w:r>
      <w:r>
        <w:rPr>
          <w:rFonts w:hint="cs"/>
          <w:rtl/>
        </w:rPr>
        <w:t xml:space="preserve">סאשה </w:t>
      </w:r>
      <w:r w:rsidR="001E6C84">
        <w:rPr>
          <w:rFonts w:hint="cs"/>
          <w:rtl/>
        </w:rPr>
        <w:t>אמיתי</w:t>
      </w:r>
      <w:r>
        <w:rPr>
          <w:rFonts w:hint="cs"/>
          <w:rtl/>
        </w:rPr>
        <w:t>,</w:t>
      </w:r>
      <w:r w:rsidR="001E6C84">
        <w:rPr>
          <w:rFonts w:hint="cs"/>
          <w:rtl/>
        </w:rPr>
        <w:t xml:space="preserve"> </w:t>
      </w:r>
      <w:r w:rsidR="00A801C3">
        <w:rPr>
          <w:rFonts w:hint="cs"/>
          <w:rtl/>
        </w:rPr>
        <w:t>[</w:t>
      </w:r>
      <w:r w:rsidR="00CE3D45">
        <w:rPr>
          <w:rFonts w:hint="cs"/>
          <w:rtl/>
        </w:rPr>
        <w:t>וסבתא בטוחה ש</w:t>
      </w:r>
      <w:r w:rsidR="001C5A04">
        <w:rPr>
          <w:rFonts w:hint="cs"/>
          <w:rtl/>
        </w:rPr>
        <w:t>הייתה</w:t>
      </w:r>
      <w:r w:rsidR="00CE3D45">
        <w:rPr>
          <w:rFonts w:hint="cs"/>
          <w:rtl/>
        </w:rPr>
        <w:t xml:space="preserve"> לו פעם חליפה גם (אף על פי שראתה אותו רק עם חולצת פסים</w:t>
      </w:r>
      <w:r w:rsidR="002352C2">
        <w:rPr>
          <w:rFonts w:hint="cs"/>
          <w:rtl/>
        </w:rPr>
        <w:t xml:space="preserve"> אפורה, לא מחממת</w:t>
      </w:r>
      <w:r w:rsidR="00CE3D45">
        <w:rPr>
          <w:rFonts w:hint="cs"/>
          <w:rtl/>
        </w:rPr>
        <w:t>)</w:t>
      </w:r>
      <w:r w:rsidR="00A801C3">
        <w:rPr>
          <w:rFonts w:hint="cs"/>
          <w:rtl/>
        </w:rPr>
        <w:t>]</w:t>
      </w:r>
      <w:r w:rsidR="00EA30FC">
        <w:rPr>
          <w:rFonts w:hint="cs"/>
          <w:rtl/>
        </w:rPr>
        <w:t xml:space="preserve"> </w:t>
      </w:r>
      <w:r w:rsidR="002352C2">
        <w:rPr>
          <w:rFonts w:hint="cs"/>
          <w:rtl/>
        </w:rPr>
        <w:t xml:space="preserve">הוא אפילו </w:t>
      </w:r>
      <w:r w:rsidR="00EA30FC">
        <w:rPr>
          <w:rFonts w:hint="cs"/>
          <w:rtl/>
        </w:rPr>
        <w:t xml:space="preserve">היה </w:t>
      </w:r>
      <w:r w:rsidR="002352C2">
        <w:rPr>
          <w:rFonts w:hint="cs"/>
          <w:rtl/>
        </w:rPr>
        <w:t>אבא</w:t>
      </w:r>
      <w:r w:rsidR="00C8082A">
        <w:rPr>
          <w:rFonts w:hint="cs"/>
          <w:rtl/>
        </w:rPr>
        <w:t xml:space="preserve"> של מישהו</w:t>
      </w:r>
      <w:r w:rsidR="00EA30FC">
        <w:rPr>
          <w:rFonts w:hint="cs"/>
          <w:rtl/>
        </w:rPr>
        <w:t>,</w:t>
      </w:r>
      <w:r w:rsidR="002352C2">
        <w:rPr>
          <w:rFonts w:hint="cs"/>
          <w:rtl/>
        </w:rPr>
        <w:t xml:space="preserve"> אבל כשסבתא פגשה אותו כבר לא</w:t>
      </w:r>
      <w:r w:rsidR="00EA30FC">
        <w:rPr>
          <w:rFonts w:hint="cs"/>
          <w:rtl/>
        </w:rPr>
        <w:t xml:space="preserve"> היה.</w:t>
      </w:r>
      <w:r w:rsidR="00CE3D45">
        <w:rPr>
          <w:rFonts w:hint="cs"/>
          <w:rtl/>
        </w:rPr>
        <w:t xml:space="preserve"> </w:t>
      </w:r>
      <w:r w:rsidR="0006086B">
        <w:rPr>
          <w:rFonts w:hint="cs"/>
          <w:rtl/>
        </w:rPr>
        <w:t>[</w:t>
      </w:r>
      <w:r w:rsidR="00A801C3">
        <w:rPr>
          <w:rFonts w:hint="cs"/>
          <w:rtl/>
        </w:rPr>
        <w:t>ומזמן הוא מת</w:t>
      </w:r>
      <w:r w:rsidR="001E6C84">
        <w:rPr>
          <w:rFonts w:hint="cs"/>
          <w:rtl/>
        </w:rPr>
        <w:t xml:space="preserve"> בגיל 3</w:t>
      </w:r>
      <w:r w:rsidR="00CE3D45">
        <w:rPr>
          <w:rFonts w:hint="cs"/>
          <w:rtl/>
        </w:rPr>
        <w:t>]</w:t>
      </w:r>
      <w:r w:rsidR="001E6C84">
        <w:rPr>
          <w:rFonts w:hint="cs"/>
          <w:rtl/>
        </w:rPr>
        <w:t xml:space="preserve"> </w:t>
      </w:r>
      <w:r>
        <w:rPr>
          <w:rFonts w:hint="cs"/>
          <w:rtl/>
        </w:rPr>
        <w:t>הסאשה ההוא</w:t>
      </w:r>
      <w:r w:rsidR="00984943">
        <w:rPr>
          <w:rFonts w:hint="cs"/>
          <w:rtl/>
        </w:rPr>
        <w:t>, שאיננו,</w:t>
      </w:r>
      <w:r w:rsidR="001E6C84">
        <w:rPr>
          <w:rFonts w:hint="cs"/>
          <w:rtl/>
        </w:rPr>
        <w:t xml:space="preserve"> אצלו </w:t>
      </w:r>
      <w:r w:rsidR="00DD711F">
        <w:rPr>
          <w:rFonts w:hint="cs"/>
          <w:rtl/>
        </w:rPr>
        <w:t>ה</w:t>
      </w:r>
      <w:r w:rsidR="00EA30FC">
        <w:rPr>
          <w:rFonts w:hint="cs"/>
          <w:rtl/>
        </w:rPr>
        <w:t>הקפדה</w:t>
      </w:r>
      <w:r w:rsidR="00DD711F">
        <w:rPr>
          <w:rFonts w:hint="cs"/>
          <w:rtl/>
        </w:rPr>
        <w:t xml:space="preserve"> בחריטת הספרות</w:t>
      </w:r>
      <w:r w:rsidR="00EA30FC">
        <w:rPr>
          <w:rFonts w:hint="cs"/>
          <w:rtl/>
        </w:rPr>
        <w:t xml:space="preserve"> לא </w:t>
      </w:r>
      <w:r w:rsidR="001C5A04">
        <w:rPr>
          <w:rFonts w:hint="cs"/>
          <w:rtl/>
        </w:rPr>
        <w:t>הייתה</w:t>
      </w:r>
      <w:r w:rsidR="00EA30FC">
        <w:rPr>
          <w:rFonts w:hint="cs"/>
          <w:rtl/>
        </w:rPr>
        <w:t xml:space="preserve"> </w:t>
      </w:r>
      <w:r w:rsidR="00130F48">
        <w:rPr>
          <w:rFonts w:hint="cs"/>
          <w:rtl/>
        </w:rPr>
        <w:t>חשובה</w:t>
      </w:r>
      <w:r w:rsidR="00EA30FC">
        <w:rPr>
          <w:rFonts w:hint="cs"/>
          <w:rtl/>
        </w:rPr>
        <w:t>.</w:t>
      </w:r>
      <w:r w:rsidR="001E6C84">
        <w:rPr>
          <w:rFonts w:hint="cs"/>
          <w:rtl/>
        </w:rPr>
        <w:t xml:space="preserve"> אבל</w:t>
      </w:r>
      <w:r w:rsidR="00B40E40">
        <w:rPr>
          <w:rFonts w:hint="cs"/>
          <w:rtl/>
        </w:rPr>
        <w:t>]</w:t>
      </w:r>
      <w:r w:rsidR="001E6C84">
        <w:rPr>
          <w:rFonts w:hint="cs"/>
          <w:rtl/>
        </w:rPr>
        <w:t xml:space="preserve"> </w:t>
      </w:r>
      <w:r w:rsidR="00EA30FC">
        <w:rPr>
          <w:rFonts w:hint="cs"/>
          <w:rtl/>
        </w:rPr>
        <w:t>סבתא</w:t>
      </w:r>
      <w:r w:rsidR="001E6C84">
        <w:rPr>
          <w:rFonts w:hint="cs"/>
          <w:rtl/>
        </w:rPr>
        <w:t xml:space="preserve"> חיה כבר שלוש פעמים </w:t>
      </w:r>
      <w:r w:rsidR="0006086B">
        <w:rPr>
          <w:rFonts w:hint="cs"/>
          <w:rtl/>
        </w:rPr>
        <w:t>יותר</w:t>
      </w:r>
      <w:r>
        <w:rPr>
          <w:rFonts w:hint="cs"/>
          <w:rtl/>
        </w:rPr>
        <w:t xml:space="preserve"> </w:t>
      </w:r>
      <w:r w:rsidR="0006086B">
        <w:rPr>
          <w:rFonts w:hint="cs"/>
          <w:rtl/>
        </w:rPr>
        <w:t>מ</w:t>
      </w:r>
      <w:r w:rsidR="001E6C84">
        <w:rPr>
          <w:rFonts w:hint="cs"/>
          <w:rtl/>
        </w:rPr>
        <w:t>סאשה האמיתי, או</w:t>
      </w:r>
      <w:r w:rsidR="00EA30FC">
        <w:rPr>
          <w:rFonts w:hint="cs"/>
          <w:rtl/>
        </w:rPr>
        <w:t>לי אפילו</w:t>
      </w:r>
      <w:r w:rsidR="001E6C84">
        <w:rPr>
          <w:rFonts w:hint="cs"/>
          <w:rtl/>
        </w:rPr>
        <w:t xml:space="preserve"> ארבע</w:t>
      </w:r>
      <w:r w:rsidR="00D7621E">
        <w:rPr>
          <w:rFonts w:hint="cs"/>
          <w:rtl/>
        </w:rPr>
        <w:t xml:space="preserve"> פעמים</w:t>
      </w:r>
      <w:r w:rsidR="00130F48">
        <w:rPr>
          <w:rFonts w:hint="cs"/>
          <w:rtl/>
        </w:rPr>
        <w:t>.</w:t>
      </w:r>
      <w:r w:rsidR="001E6C84">
        <w:rPr>
          <w:rFonts w:hint="cs"/>
          <w:rtl/>
        </w:rPr>
        <w:t xml:space="preserve"> </w:t>
      </w:r>
      <w:r w:rsidR="0006086B">
        <w:rPr>
          <w:rFonts w:hint="cs"/>
          <w:rtl/>
        </w:rPr>
        <w:t xml:space="preserve">אלכס לא הבין מדוע </w:t>
      </w:r>
      <w:r w:rsidR="001E6C84">
        <w:rPr>
          <w:rFonts w:hint="cs"/>
          <w:rtl/>
        </w:rPr>
        <w:t>אצלה ל</w:t>
      </w:r>
      <w:r w:rsidR="0006086B">
        <w:rPr>
          <w:rFonts w:hint="cs"/>
          <w:rtl/>
        </w:rPr>
        <w:t xml:space="preserve">א </w:t>
      </w:r>
      <w:r w:rsidR="00984943">
        <w:rPr>
          <w:rFonts w:hint="cs"/>
          <w:rtl/>
        </w:rPr>
        <w:t>השתדלו</w:t>
      </w:r>
      <w:r w:rsidR="001E6C84">
        <w:rPr>
          <w:rFonts w:hint="cs"/>
          <w:rtl/>
        </w:rPr>
        <w:t xml:space="preserve"> יותר</w:t>
      </w:r>
      <w:r w:rsidR="00B40E40" w:rsidRPr="00B40E40">
        <w:rPr>
          <w:rFonts w:cs="Times New Roman"/>
          <w:rtl/>
        </w:rPr>
        <w:t xml:space="preserve"> ברישום הספרות</w:t>
      </w:r>
      <w:r w:rsidR="001E6C84">
        <w:rPr>
          <w:rFonts w:hint="cs"/>
          <w:rtl/>
        </w:rPr>
        <w:t>.</w:t>
      </w:r>
    </w:p>
    <w:p w14:paraId="23F3371B" w14:textId="2768766A" w:rsidR="00E443EB" w:rsidRPr="00CD067C" w:rsidRDefault="00E443EB" w:rsidP="00EA654A">
      <w:pPr>
        <w:rPr>
          <w:rtl/>
        </w:rPr>
      </w:pPr>
      <w:r>
        <w:rPr>
          <w:rFonts w:hint="cs"/>
          <w:rtl/>
        </w:rPr>
        <w:t>מארק אמר ש</w:t>
      </w:r>
      <w:r w:rsidR="001B1643">
        <w:rPr>
          <w:rFonts w:hint="cs"/>
          <w:rtl/>
        </w:rPr>
        <w:t>ה</w:t>
      </w:r>
      <w:r>
        <w:rPr>
          <w:rFonts w:hint="cs"/>
          <w:rtl/>
        </w:rPr>
        <w:t>מספר</w:t>
      </w:r>
      <w:r w:rsidR="00C8082A">
        <w:rPr>
          <w:rFonts w:hint="cs"/>
          <w:rtl/>
        </w:rPr>
        <w:t xml:space="preserve"> </w:t>
      </w:r>
      <w:r>
        <w:rPr>
          <w:rFonts w:hint="cs"/>
          <w:rtl/>
        </w:rPr>
        <w:t xml:space="preserve">של סאשה </w:t>
      </w:r>
      <w:r w:rsidR="001E6C84">
        <w:rPr>
          <w:rFonts w:hint="cs"/>
          <w:rtl/>
        </w:rPr>
        <w:t xml:space="preserve">האמיתי </w:t>
      </w:r>
      <w:r>
        <w:rPr>
          <w:rtl/>
        </w:rPr>
        <w:t>–</w:t>
      </w:r>
      <w:r>
        <w:rPr>
          <w:rFonts w:hint="cs"/>
          <w:rtl/>
        </w:rPr>
        <w:t xml:space="preserve"> 70110, ה</w:t>
      </w:r>
      <w:r w:rsidR="001B1643">
        <w:rPr>
          <w:rFonts w:hint="cs"/>
          <w:rtl/>
        </w:rPr>
        <w:t>וא</w:t>
      </w:r>
      <w:r>
        <w:rPr>
          <w:rFonts w:hint="cs"/>
          <w:rtl/>
        </w:rPr>
        <w:t xml:space="preserve"> יבש</w:t>
      </w:r>
      <w:r w:rsidR="00352290">
        <w:rPr>
          <w:rFonts w:hint="cs"/>
          <w:rtl/>
        </w:rPr>
        <w:t xml:space="preserve"> מאוד.</w:t>
      </w:r>
      <w:r>
        <w:rPr>
          <w:rFonts w:hint="cs"/>
          <w:rtl/>
        </w:rPr>
        <w:t xml:space="preserve"> </w:t>
      </w:r>
      <w:r w:rsidR="00EA654A">
        <w:rPr>
          <w:rFonts w:hint="cs"/>
          <w:rtl/>
        </w:rPr>
        <w:t>כש</w:t>
      </w:r>
      <w:r w:rsidR="008C7253" w:rsidRPr="008C7253">
        <w:rPr>
          <w:rFonts w:cs="Times New Roman"/>
          <w:rtl/>
        </w:rPr>
        <w:t>הגה את המספר</w:t>
      </w:r>
      <w:r w:rsidR="00EA654A">
        <w:rPr>
          <w:rFonts w:hint="cs"/>
          <w:rtl/>
        </w:rPr>
        <w:t xml:space="preserve"> </w:t>
      </w:r>
      <w:r>
        <w:rPr>
          <w:rFonts w:hint="cs"/>
          <w:rtl/>
        </w:rPr>
        <w:t xml:space="preserve">הפה שלו </w:t>
      </w:r>
      <w:r w:rsidR="001B1643">
        <w:rPr>
          <w:rFonts w:hint="cs"/>
          <w:rtl/>
        </w:rPr>
        <w:t>נ</w:t>
      </w:r>
      <w:r w:rsidR="00EA654A">
        <w:rPr>
          <w:rFonts w:hint="cs"/>
          <w:rtl/>
        </w:rPr>
        <w:t xml:space="preserve">היה </w:t>
      </w:r>
      <w:r>
        <w:rPr>
          <w:rFonts w:hint="cs"/>
          <w:rtl/>
        </w:rPr>
        <w:t>צחיח</w:t>
      </w:r>
      <w:r w:rsidR="00EA654A">
        <w:rPr>
          <w:rFonts w:hint="cs"/>
          <w:rtl/>
        </w:rPr>
        <w:t>,</w:t>
      </w:r>
      <w:r>
        <w:rPr>
          <w:rFonts w:hint="cs"/>
          <w:rtl/>
        </w:rPr>
        <w:t xml:space="preserve"> </w:t>
      </w:r>
      <w:r w:rsidR="00EA654A">
        <w:rPr>
          <w:rFonts w:hint="cs"/>
          <w:rtl/>
        </w:rPr>
        <w:t>גם של אלכס</w:t>
      </w:r>
      <w:r>
        <w:rPr>
          <w:rFonts w:hint="cs"/>
          <w:rtl/>
        </w:rPr>
        <w:t xml:space="preserve">. </w:t>
      </w:r>
      <w:r w:rsidR="00B40E40">
        <w:rPr>
          <w:rFonts w:hint="cs"/>
          <w:rtl/>
        </w:rPr>
        <w:t>[</w:t>
      </w:r>
      <w:r>
        <w:rPr>
          <w:rFonts w:hint="cs"/>
          <w:rtl/>
        </w:rPr>
        <w:t xml:space="preserve">מארק </w:t>
      </w:r>
      <w:r w:rsidR="00130F48">
        <w:rPr>
          <w:rFonts w:hint="cs"/>
          <w:rtl/>
        </w:rPr>
        <w:t>ה</w:t>
      </w:r>
      <w:r>
        <w:rPr>
          <w:rFonts w:hint="cs"/>
          <w:rtl/>
        </w:rPr>
        <w:t>וסיף פה ושם את הספרות 2, 9 אבל זה לא עזר: רק ספרות הילדות</w:t>
      </w:r>
      <w:r w:rsidR="009F2992">
        <w:rPr>
          <w:rFonts w:hint="cs"/>
          <w:rtl/>
        </w:rPr>
        <w:t>,</w:t>
      </w:r>
      <w:r>
        <w:rPr>
          <w:rFonts w:hint="cs"/>
          <w:rtl/>
        </w:rPr>
        <w:t xml:space="preserve"> 3, 4, 5, 6 מלחלחות ומרטיבות את המספר / </w:t>
      </w:r>
      <w:r w:rsidR="00130F48">
        <w:rPr>
          <w:rFonts w:hint="cs"/>
          <w:rtl/>
        </w:rPr>
        <w:t>ה</w:t>
      </w:r>
      <w:r>
        <w:rPr>
          <w:rFonts w:hint="cs"/>
          <w:rtl/>
        </w:rPr>
        <w:t>פיחו במספר היבש הזה עסיס</w:t>
      </w:r>
      <w:r w:rsidR="005D6D97">
        <w:rPr>
          <w:rFonts w:hint="cs"/>
          <w:rtl/>
        </w:rPr>
        <w:t>-</w:t>
      </w:r>
      <w:r>
        <w:rPr>
          <w:rFonts w:hint="cs"/>
          <w:rtl/>
        </w:rPr>
        <w:t>חיים.</w:t>
      </w:r>
      <w:r w:rsidR="00B40E40">
        <w:rPr>
          <w:rFonts w:hint="cs"/>
          <w:rtl/>
        </w:rPr>
        <w:t>]</w:t>
      </w:r>
    </w:p>
    <w:p w14:paraId="4495DABA" w14:textId="77777777" w:rsidR="005D6D97" w:rsidRPr="005D6D97" w:rsidRDefault="00A801C3" w:rsidP="005D6D97">
      <w:pPr>
        <w:rPr>
          <w:rtl/>
        </w:rPr>
      </w:pPr>
      <w:r>
        <w:rPr>
          <w:rFonts w:cs="Times New Roman" w:hint="cs"/>
          <w:rtl/>
        </w:rPr>
        <w:t>[</w:t>
      </w:r>
      <w:r w:rsidR="005D6D97">
        <w:rPr>
          <w:rFonts w:cs="Times New Roman" w:hint="cs"/>
          <w:rtl/>
        </w:rPr>
        <w:t xml:space="preserve">כך היה הדבר בעת ההיא, </w:t>
      </w:r>
      <w:r w:rsidR="005D6D97">
        <w:rPr>
          <w:rFonts w:cs="Times New Roman"/>
          <w:rtl/>
        </w:rPr>
        <w:t>אל</w:t>
      </w:r>
      <w:r w:rsidR="005D6D97">
        <w:rPr>
          <w:rFonts w:cs="Times New Roman" w:hint="cs"/>
          <w:rtl/>
        </w:rPr>
        <w:t>ו</w:t>
      </w:r>
      <w:r w:rsidR="005D6D97" w:rsidRPr="005D6D97">
        <w:rPr>
          <w:rFonts w:cs="Times New Roman"/>
          <w:rtl/>
        </w:rPr>
        <w:t xml:space="preserve"> היו תקופות קדומות מן הסתם שבהן ציפו מילדים רכים לעצמאות רבה מדי וכך קרה מה שקרה. מזל שסאשה האמיתי נקרה בדרכה</w:t>
      </w:r>
      <w:r w:rsidR="005D6D97">
        <w:rPr>
          <w:rFonts w:cs="Times New Roman" w:hint="cs"/>
          <w:rtl/>
        </w:rPr>
        <w:t>,</w:t>
      </w:r>
      <w:r w:rsidR="005D6D97" w:rsidRPr="005D6D97">
        <w:rPr>
          <w:rFonts w:cs="Times New Roman"/>
          <w:rtl/>
        </w:rPr>
        <w:t xml:space="preserve"> להגן ולשמור עליה.</w:t>
      </w:r>
      <w:r>
        <w:rPr>
          <w:rFonts w:cs="Times New Roman" w:hint="cs"/>
          <w:rtl/>
        </w:rPr>
        <w:t>]</w:t>
      </w:r>
    </w:p>
    <w:p w14:paraId="287BCFD9" w14:textId="4E7236E8" w:rsidR="00250F08" w:rsidRDefault="001B1643" w:rsidP="00C9333D">
      <w:pPr>
        <w:rPr>
          <w:rtl/>
        </w:rPr>
      </w:pPr>
      <w:r w:rsidRPr="001B1643">
        <w:rPr>
          <w:rFonts w:cs="Times New Roman"/>
          <w:rtl/>
        </w:rPr>
        <w:t>בהפוגה ב</w:t>
      </w:r>
      <w:r w:rsidR="007D4FA6" w:rsidRPr="007D4FA6">
        <w:rPr>
          <w:rFonts w:cs="Times New Roman"/>
          <w:rtl/>
        </w:rPr>
        <w:t>גשם סבתא לקחה אותם לפארק</w:t>
      </w:r>
      <w:r w:rsidR="00250F08">
        <w:rPr>
          <w:rFonts w:hint="cs"/>
          <w:rtl/>
        </w:rPr>
        <w:t xml:space="preserve"> [איזו גינה יש ב</w:t>
      </w:r>
      <w:r w:rsidR="00271F95">
        <w:rPr>
          <w:rFonts w:hint="cs"/>
          <w:rtl/>
        </w:rPr>
        <w:t>אזור</w:t>
      </w:r>
      <w:r w:rsidR="00250F08">
        <w:rPr>
          <w:rFonts w:hint="cs"/>
          <w:rtl/>
        </w:rPr>
        <w:t>] ואלכס חיפש בדיחה שתצחיק סבתות</w:t>
      </w:r>
      <w:r w:rsidR="00C9333D">
        <w:rPr>
          <w:rFonts w:hint="cs"/>
          <w:rtl/>
        </w:rPr>
        <w:t>.</w:t>
      </w:r>
      <w:r w:rsidR="00250F08">
        <w:rPr>
          <w:rFonts w:hint="cs"/>
          <w:rtl/>
        </w:rPr>
        <w:t xml:space="preserve"> חוש ההומור שלו באותם ימים התמצה </w:t>
      </w:r>
      <w:r w:rsidR="00792781">
        <w:rPr>
          <w:rFonts w:hint="cs"/>
          <w:rtl/>
        </w:rPr>
        <w:t>[</w:t>
      </w:r>
      <w:r w:rsidR="00250F08">
        <w:rPr>
          <w:rFonts w:hint="cs"/>
          <w:rtl/>
        </w:rPr>
        <w:t xml:space="preserve">בהכנסת </w:t>
      </w:r>
      <w:r w:rsidR="00BC50FA">
        <w:rPr>
          <w:rFonts w:hint="cs"/>
          <w:rtl/>
        </w:rPr>
        <w:t>/</w:t>
      </w:r>
      <w:r w:rsidR="00792781">
        <w:rPr>
          <w:rFonts w:hint="cs"/>
          <w:rtl/>
        </w:rPr>
        <w:t>]</w:t>
      </w:r>
      <w:r w:rsidR="00BC50FA">
        <w:rPr>
          <w:rFonts w:hint="cs"/>
          <w:rtl/>
        </w:rPr>
        <w:t xml:space="preserve"> </w:t>
      </w:r>
      <w:r w:rsidR="00792781">
        <w:rPr>
          <w:rFonts w:hint="cs"/>
          <w:rtl/>
        </w:rPr>
        <w:t>ב</w:t>
      </w:r>
      <w:r w:rsidR="00BC50FA">
        <w:rPr>
          <w:rFonts w:hint="cs"/>
          <w:rtl/>
        </w:rPr>
        <w:t xml:space="preserve">החדרת </w:t>
      </w:r>
      <w:r w:rsidR="00250F08">
        <w:rPr>
          <w:rFonts w:hint="cs"/>
          <w:rtl/>
        </w:rPr>
        <w:t>המילה 'עכוז' לכל מ</w:t>
      </w:r>
      <w:r w:rsidR="0006086B">
        <w:rPr>
          <w:rFonts w:hint="cs"/>
          <w:rtl/>
        </w:rPr>
        <w:t>שפט</w:t>
      </w:r>
      <w:r w:rsidR="00250F08">
        <w:rPr>
          <w:rFonts w:hint="cs"/>
          <w:rtl/>
        </w:rPr>
        <w:t xml:space="preserve"> </w:t>
      </w:r>
      <w:r w:rsidR="00792781">
        <w:rPr>
          <w:rFonts w:hint="cs"/>
          <w:rtl/>
        </w:rPr>
        <w:t>[</w:t>
      </w:r>
      <w:r w:rsidR="00250F08">
        <w:rPr>
          <w:rFonts w:hint="cs"/>
          <w:rtl/>
        </w:rPr>
        <w:t xml:space="preserve">האינטואיציה אמרה לו </w:t>
      </w:r>
      <w:r w:rsidR="00BC50FA">
        <w:rPr>
          <w:rFonts w:hint="cs"/>
          <w:rtl/>
        </w:rPr>
        <w:t>/</w:t>
      </w:r>
      <w:r w:rsidR="00792781">
        <w:rPr>
          <w:rFonts w:hint="cs"/>
          <w:rtl/>
        </w:rPr>
        <w:t>]</w:t>
      </w:r>
      <w:r w:rsidR="000804EF">
        <w:rPr>
          <w:rFonts w:hint="cs"/>
          <w:rtl/>
        </w:rPr>
        <w:t xml:space="preserve"> </w:t>
      </w:r>
      <w:r w:rsidR="00C8082A">
        <w:rPr>
          <w:rFonts w:hint="cs"/>
          <w:rtl/>
        </w:rPr>
        <w:t>ו</w:t>
      </w:r>
      <w:r w:rsidR="000804EF">
        <w:rPr>
          <w:rFonts w:hint="cs"/>
          <w:rtl/>
        </w:rPr>
        <w:t xml:space="preserve">בעצמו </w:t>
      </w:r>
      <w:r w:rsidR="00BC50FA">
        <w:rPr>
          <w:rFonts w:hint="cs"/>
          <w:rtl/>
        </w:rPr>
        <w:t xml:space="preserve">הבין </w:t>
      </w:r>
      <w:r w:rsidR="00250F08">
        <w:rPr>
          <w:rFonts w:hint="cs"/>
          <w:rtl/>
        </w:rPr>
        <w:t>ש</w:t>
      </w:r>
      <w:r w:rsidR="00B40E40">
        <w:rPr>
          <w:rFonts w:hint="cs"/>
          <w:rtl/>
        </w:rPr>
        <w:t xml:space="preserve">הפעם </w:t>
      </w:r>
      <w:r w:rsidR="00250F08">
        <w:rPr>
          <w:rFonts w:hint="cs"/>
          <w:rtl/>
        </w:rPr>
        <w:t>זה</w:t>
      </w:r>
      <w:r w:rsidR="000804EF">
        <w:rPr>
          <w:rFonts w:hint="cs"/>
          <w:rtl/>
        </w:rPr>
        <w:t xml:space="preserve"> לא יתאים</w:t>
      </w:r>
      <w:r w:rsidR="00C9333D">
        <w:rPr>
          <w:rFonts w:hint="cs"/>
          <w:rtl/>
        </w:rPr>
        <w:t>.</w:t>
      </w:r>
      <w:r w:rsidR="000804EF">
        <w:rPr>
          <w:rFonts w:hint="cs"/>
          <w:rtl/>
        </w:rPr>
        <w:t xml:space="preserve"> </w:t>
      </w:r>
      <w:r w:rsidR="00250F08">
        <w:rPr>
          <w:rFonts w:hint="cs"/>
          <w:rtl/>
        </w:rPr>
        <w:t xml:space="preserve">מארק </w:t>
      </w:r>
      <w:r w:rsidR="00C8082A">
        <w:rPr>
          <w:rFonts w:hint="cs"/>
          <w:rtl/>
        </w:rPr>
        <w:t xml:space="preserve">בינתיים </w:t>
      </w:r>
      <w:r w:rsidR="00250F08">
        <w:rPr>
          <w:rFonts w:hint="cs"/>
          <w:rtl/>
        </w:rPr>
        <w:t>לא הפסיק לה</w:t>
      </w:r>
      <w:r w:rsidR="00A801C3">
        <w:rPr>
          <w:rFonts w:hint="cs"/>
          <w:rtl/>
        </w:rPr>
        <w:t>תפייט</w:t>
      </w:r>
      <w:r w:rsidR="00250F08">
        <w:rPr>
          <w:rFonts w:hint="cs"/>
          <w:rtl/>
        </w:rPr>
        <w:t>, מספר טרנס</w:t>
      </w:r>
      <w:r w:rsidR="005D4C38">
        <w:rPr>
          <w:rFonts w:hint="cs"/>
          <w:rtl/>
        </w:rPr>
        <w:t>צ</w:t>
      </w:r>
      <w:r w:rsidR="00250F08">
        <w:rPr>
          <w:rFonts w:hint="cs"/>
          <w:rtl/>
        </w:rPr>
        <w:t>נדנטלי בחזקת מספר טרנס</w:t>
      </w:r>
      <w:r w:rsidR="005D4C38">
        <w:rPr>
          <w:rFonts w:hint="cs"/>
          <w:rtl/>
        </w:rPr>
        <w:t>צ</w:t>
      </w:r>
      <w:r w:rsidR="00250F08">
        <w:rPr>
          <w:rFonts w:hint="cs"/>
          <w:rtl/>
        </w:rPr>
        <w:t>נדנטלי.</w:t>
      </w:r>
      <w:r w:rsidR="00627487">
        <w:rPr>
          <w:rFonts w:hint="cs"/>
          <w:rtl/>
        </w:rPr>
        <w:t xml:space="preserve"> </w:t>
      </w:r>
      <w:r w:rsidR="000804EF">
        <w:rPr>
          <w:rFonts w:hint="cs"/>
          <w:rtl/>
        </w:rPr>
        <w:t>אלכס ניסה לסתום את פיו בכ</w:t>
      </w:r>
      <w:r w:rsidR="00C9333D">
        <w:rPr>
          <w:rFonts w:hint="cs"/>
          <w:rtl/>
        </w:rPr>
        <w:t>ו</w:t>
      </w:r>
      <w:r w:rsidR="000804EF">
        <w:rPr>
          <w:rFonts w:hint="cs"/>
          <w:rtl/>
        </w:rPr>
        <w:t xml:space="preserve">ח אבל מארק </w:t>
      </w:r>
      <w:r w:rsidR="00477717">
        <w:rPr>
          <w:rFonts w:hint="cs"/>
          <w:rtl/>
        </w:rPr>
        <w:t xml:space="preserve">היה </w:t>
      </w:r>
      <w:r w:rsidR="000804EF">
        <w:rPr>
          <w:rFonts w:hint="cs"/>
          <w:rtl/>
        </w:rPr>
        <w:t>חזק ממנו</w:t>
      </w:r>
      <w:r w:rsidR="000D6A0A">
        <w:rPr>
          <w:rFonts w:hint="cs"/>
          <w:rtl/>
        </w:rPr>
        <w:t>.</w:t>
      </w:r>
      <w:r w:rsidR="000804EF">
        <w:rPr>
          <w:rFonts w:hint="cs"/>
          <w:rtl/>
        </w:rPr>
        <w:t xml:space="preserve"> </w:t>
      </w:r>
      <w:r w:rsidR="00984943">
        <w:rPr>
          <w:rFonts w:hint="cs"/>
          <w:rtl/>
        </w:rPr>
        <w:t>"</w:t>
      </w:r>
      <w:r w:rsidR="00627487">
        <w:rPr>
          <w:rFonts w:hint="cs"/>
          <w:rtl/>
        </w:rPr>
        <w:t>אתה לא מבין כלום</w:t>
      </w:r>
      <w:r w:rsidR="00984943">
        <w:rPr>
          <w:rFonts w:hint="cs"/>
          <w:rtl/>
        </w:rPr>
        <w:t>,</w:t>
      </w:r>
      <w:r w:rsidR="00627487">
        <w:rPr>
          <w:rFonts w:hint="cs"/>
          <w:rtl/>
        </w:rPr>
        <w:t xml:space="preserve"> אלכס,</w:t>
      </w:r>
      <w:r w:rsidR="00984943">
        <w:rPr>
          <w:rFonts w:hint="cs"/>
          <w:rtl/>
        </w:rPr>
        <w:t>"</w:t>
      </w:r>
      <w:r w:rsidR="00627487">
        <w:rPr>
          <w:rFonts w:hint="cs"/>
          <w:rtl/>
        </w:rPr>
        <w:t xml:space="preserve"> </w:t>
      </w:r>
      <w:r w:rsidR="000804EF">
        <w:rPr>
          <w:rFonts w:hint="cs"/>
          <w:rtl/>
        </w:rPr>
        <w:t xml:space="preserve">הוא </w:t>
      </w:r>
      <w:r w:rsidR="00627487">
        <w:rPr>
          <w:rFonts w:hint="cs"/>
          <w:rtl/>
        </w:rPr>
        <w:t>ה</w:t>
      </w:r>
      <w:r w:rsidR="00F7503D">
        <w:rPr>
          <w:rFonts w:hint="cs"/>
          <w:rtl/>
        </w:rPr>
        <w:t>סביר</w:t>
      </w:r>
      <w:r w:rsidR="000804EF">
        <w:rPr>
          <w:rFonts w:hint="cs"/>
          <w:rtl/>
        </w:rPr>
        <w:t xml:space="preserve"> בנחת</w:t>
      </w:r>
      <w:r w:rsidR="00F7503D">
        <w:rPr>
          <w:rFonts w:hint="cs"/>
          <w:rtl/>
        </w:rPr>
        <w:t xml:space="preserve">, </w:t>
      </w:r>
      <w:r w:rsidR="00984943">
        <w:rPr>
          <w:rFonts w:hint="cs"/>
          <w:rtl/>
        </w:rPr>
        <w:t>"</w:t>
      </w:r>
      <w:r w:rsidR="00F7503D">
        <w:rPr>
          <w:rFonts w:hint="cs"/>
          <w:rtl/>
        </w:rPr>
        <w:t xml:space="preserve">הם יושבים להם שם על ציר המספרים, אין להם </w:t>
      </w:r>
      <w:r w:rsidR="000965A1">
        <w:rPr>
          <w:rFonts w:hint="cs"/>
          <w:rtl/>
        </w:rPr>
        <w:t>כיסא</w:t>
      </w:r>
      <w:r w:rsidR="00F7503D">
        <w:rPr>
          <w:rFonts w:hint="cs"/>
          <w:rtl/>
        </w:rPr>
        <w:t xml:space="preserve"> של כבוד כמו למס</w:t>
      </w:r>
      <w:r w:rsidR="000804EF">
        <w:rPr>
          <w:rFonts w:hint="cs"/>
          <w:rtl/>
        </w:rPr>
        <w:t>פרים השלמים, הם כלום, הם סתם</w:t>
      </w:r>
      <w:r w:rsidR="00F7503D">
        <w:rPr>
          <w:rFonts w:hint="cs"/>
          <w:rtl/>
        </w:rPr>
        <w:t xml:space="preserve">, בקלות </w:t>
      </w:r>
      <w:r w:rsidR="000804EF">
        <w:rPr>
          <w:rFonts w:hint="cs"/>
          <w:rtl/>
        </w:rPr>
        <w:t>ניתן</w:t>
      </w:r>
      <w:r w:rsidR="00F7503D">
        <w:rPr>
          <w:rFonts w:hint="cs"/>
          <w:rtl/>
        </w:rPr>
        <w:t xml:space="preserve"> היה להחמיץ </w:t>
      </w:r>
      <w:r w:rsidRPr="001B1643">
        <w:rPr>
          <w:rFonts w:cs="Times New Roman"/>
          <w:rtl/>
        </w:rPr>
        <w:t xml:space="preserve">את </w:t>
      </w:r>
      <w:r w:rsidRPr="001B1643">
        <w:t>e</w:t>
      </w:r>
      <w:r w:rsidRPr="001B1643">
        <w:rPr>
          <w:rFonts w:cs="Times New Roman"/>
          <w:rtl/>
        </w:rPr>
        <w:t xml:space="preserve"> בין 2 ל-3, את </w:t>
      </w:r>
      <w:r w:rsidRPr="001B1643">
        <w:t>π</w:t>
      </w:r>
      <w:r w:rsidRPr="001B1643">
        <w:rPr>
          <w:rFonts w:cs="Times New Roman"/>
          <w:rtl/>
        </w:rPr>
        <w:t xml:space="preserve"> בין</w:t>
      </w:r>
      <w:r w:rsidR="00F7503D">
        <w:rPr>
          <w:rFonts w:hint="cs"/>
          <w:rtl/>
        </w:rPr>
        <w:t xml:space="preserve"> 3 ל-4. </w:t>
      </w:r>
      <w:r w:rsidR="00C9333D">
        <w:rPr>
          <w:rFonts w:hint="cs"/>
          <w:rtl/>
        </w:rPr>
        <w:t xml:space="preserve">יש </w:t>
      </w:r>
      <w:r w:rsidR="00F7503D">
        <w:rPr>
          <w:rFonts w:hint="cs"/>
          <w:rtl/>
        </w:rPr>
        <w:t>אינסוף מספרים מימינם, אינסוף</w:t>
      </w:r>
      <w:r w:rsidR="00091F8A">
        <w:rPr>
          <w:rFonts w:hint="cs"/>
          <w:rtl/>
        </w:rPr>
        <w:t xml:space="preserve"> מספרים</w:t>
      </w:r>
      <w:r w:rsidR="00F7503D">
        <w:rPr>
          <w:rFonts w:hint="cs"/>
          <w:rtl/>
        </w:rPr>
        <w:t xml:space="preserve"> משמאלם</w:t>
      </w:r>
      <w:r w:rsidR="00091F8A">
        <w:rPr>
          <w:rFonts w:hint="cs"/>
          <w:rtl/>
        </w:rPr>
        <w:t>,</w:t>
      </w:r>
      <w:r w:rsidR="00F7503D">
        <w:rPr>
          <w:rFonts w:hint="cs"/>
          <w:rtl/>
        </w:rPr>
        <w:t xml:space="preserve"> </w:t>
      </w:r>
      <w:r w:rsidR="00091F8A">
        <w:rPr>
          <w:rFonts w:hint="cs"/>
          <w:rtl/>
        </w:rPr>
        <w:t xml:space="preserve">כולם </w:t>
      </w:r>
      <w:r w:rsidR="00627487">
        <w:rPr>
          <w:rFonts w:hint="cs"/>
          <w:rtl/>
        </w:rPr>
        <w:t>אנונימיים ועזובים</w:t>
      </w:r>
      <w:r w:rsidR="00F7503D">
        <w:rPr>
          <w:rFonts w:hint="cs"/>
          <w:rtl/>
        </w:rPr>
        <w:t>, ורק הם יושבים להם שם וצוחקים, כי יש ביניהם הקשר הכי מיוחד וסודי שאין לאף מספר אחר, הם החברים הכי טובים.</w:t>
      </w:r>
      <w:r w:rsidR="00984943">
        <w:rPr>
          <w:rFonts w:hint="cs"/>
          <w:rtl/>
        </w:rPr>
        <w:t>"</w:t>
      </w:r>
    </w:p>
    <w:p w14:paraId="30E18ED3" w14:textId="648A027D" w:rsidR="00F7503D" w:rsidRDefault="000804EF" w:rsidP="00F209FA">
      <w:pPr>
        <w:rPr>
          <w:rtl/>
        </w:rPr>
      </w:pPr>
      <w:r>
        <w:rPr>
          <w:rFonts w:hint="cs"/>
          <w:rtl/>
        </w:rPr>
        <w:t>מארק</w:t>
      </w:r>
      <w:r w:rsidR="00BC709B">
        <w:rPr>
          <w:rFonts w:hint="cs"/>
          <w:rtl/>
        </w:rPr>
        <w:t>,</w:t>
      </w:r>
      <w:r>
        <w:rPr>
          <w:rFonts w:hint="cs"/>
          <w:rtl/>
        </w:rPr>
        <w:t xml:space="preserve"> </w:t>
      </w:r>
      <w:r w:rsidR="00250F08">
        <w:rPr>
          <w:rFonts w:hint="cs"/>
          <w:rtl/>
        </w:rPr>
        <w:t>ש</w:t>
      </w:r>
      <w:r w:rsidR="00984943">
        <w:rPr>
          <w:rFonts w:hint="cs"/>
          <w:rtl/>
        </w:rPr>
        <w:t xml:space="preserve">בגיל </w:t>
      </w:r>
      <w:r w:rsidR="00C8082A">
        <w:rPr>
          <w:rFonts w:hint="cs"/>
          <w:rtl/>
        </w:rPr>
        <w:t>שמונה</w:t>
      </w:r>
      <w:r w:rsidR="00984943">
        <w:rPr>
          <w:rFonts w:hint="cs"/>
          <w:rtl/>
        </w:rPr>
        <w:t xml:space="preserve"> </w:t>
      </w:r>
      <w:r w:rsidR="00250F08">
        <w:rPr>
          <w:rFonts w:hint="cs"/>
          <w:rtl/>
        </w:rPr>
        <w:t xml:space="preserve">הקדיש את </w:t>
      </w:r>
      <w:r>
        <w:rPr>
          <w:rFonts w:hint="cs"/>
          <w:rtl/>
        </w:rPr>
        <w:t>עיתותיו</w:t>
      </w:r>
      <w:r w:rsidR="00250F08">
        <w:rPr>
          <w:rFonts w:hint="cs"/>
          <w:rtl/>
        </w:rPr>
        <w:t xml:space="preserve"> להבנת </w:t>
      </w:r>
      <w:r w:rsidR="00091F8A">
        <w:rPr>
          <w:rFonts w:hint="cs"/>
          <w:rtl/>
        </w:rPr>
        <w:t>סימטריות נסתרות הקושרות בין המספרים</w:t>
      </w:r>
      <w:r w:rsidR="00B40E40">
        <w:rPr>
          <w:rFonts w:hint="cs"/>
          <w:rtl/>
        </w:rPr>
        <w:t>,</w:t>
      </w:r>
      <w:r w:rsidR="00C9333D">
        <w:rPr>
          <w:rFonts w:hint="cs"/>
          <w:rtl/>
        </w:rPr>
        <w:t xml:space="preserve"> לא התבייש </w:t>
      </w:r>
      <w:r w:rsidR="00B40E40">
        <w:rPr>
          <w:rFonts w:hint="cs"/>
          <w:rtl/>
        </w:rPr>
        <w:t>ו</w:t>
      </w:r>
      <w:r>
        <w:rPr>
          <w:rFonts w:hint="cs"/>
          <w:rtl/>
        </w:rPr>
        <w:t>התחנן</w:t>
      </w:r>
      <w:r w:rsidR="00250F08">
        <w:rPr>
          <w:rFonts w:hint="cs"/>
          <w:rtl/>
        </w:rPr>
        <w:t xml:space="preserve"> </w:t>
      </w:r>
      <w:r w:rsidR="00E75E1F">
        <w:rPr>
          <w:rFonts w:hint="cs"/>
          <w:rtl/>
        </w:rPr>
        <w:t xml:space="preserve">שיקנו לו </w:t>
      </w:r>
      <w:r w:rsidR="00A02AD0">
        <w:rPr>
          <w:rFonts w:hint="cs"/>
          <w:rtl/>
        </w:rPr>
        <w:t>בלון אלומ</w:t>
      </w:r>
      <w:r w:rsidR="000D6A0A">
        <w:rPr>
          <w:rFonts w:hint="cs"/>
          <w:rtl/>
        </w:rPr>
        <w:t>י</w:t>
      </w:r>
      <w:r w:rsidR="00A02AD0">
        <w:rPr>
          <w:rFonts w:hint="cs"/>
          <w:rtl/>
        </w:rPr>
        <w:t>ניום של טוויטי</w:t>
      </w:r>
      <w:r w:rsidR="00C9333D">
        <w:rPr>
          <w:rFonts w:hint="cs"/>
          <w:rtl/>
        </w:rPr>
        <w:t>.</w:t>
      </w:r>
      <w:r w:rsidR="00A02AD0">
        <w:rPr>
          <w:rFonts w:hint="cs"/>
          <w:rtl/>
        </w:rPr>
        <w:t xml:space="preserve"> [בקשות ובא בדרישות] </w:t>
      </w:r>
      <w:r w:rsidR="00E75E1F">
        <w:rPr>
          <w:rFonts w:hint="cs"/>
          <w:rtl/>
        </w:rPr>
        <w:t xml:space="preserve">סבתא פתחה </w:t>
      </w:r>
      <w:r w:rsidR="00627487">
        <w:rPr>
          <w:rFonts w:hint="cs"/>
          <w:rtl/>
        </w:rPr>
        <w:t>[</w:t>
      </w:r>
      <w:r w:rsidR="00E75E1F">
        <w:t>unclasped</w:t>
      </w:r>
      <w:r w:rsidR="00627487">
        <w:rPr>
          <w:rFonts w:hint="cs"/>
          <w:rtl/>
        </w:rPr>
        <w:t>]</w:t>
      </w:r>
      <w:r>
        <w:rPr>
          <w:rFonts w:hint="cs"/>
          <w:rtl/>
        </w:rPr>
        <w:t xml:space="preserve"> את הארנק דמוי</w:t>
      </w:r>
      <w:r w:rsidR="000D6A0A">
        <w:rPr>
          <w:rFonts w:hint="cs"/>
          <w:rtl/>
        </w:rPr>
        <w:t xml:space="preserve"> </w:t>
      </w:r>
      <w:r w:rsidR="00E75E1F">
        <w:rPr>
          <w:rFonts w:hint="cs"/>
          <w:rtl/>
        </w:rPr>
        <w:t>העור שלה</w:t>
      </w:r>
      <w:r w:rsidR="00091F8A">
        <w:rPr>
          <w:rFonts w:hint="cs"/>
          <w:rtl/>
        </w:rPr>
        <w:t>,</w:t>
      </w:r>
      <w:r w:rsidR="00C9333D">
        <w:rPr>
          <w:rFonts w:hint="cs"/>
          <w:rtl/>
        </w:rPr>
        <w:t xml:space="preserve"> </w:t>
      </w:r>
      <w:r w:rsidR="007D4FA6">
        <w:rPr>
          <w:rFonts w:hint="cs"/>
          <w:rtl/>
        </w:rPr>
        <w:t>עם</w:t>
      </w:r>
      <w:r w:rsidR="00E75E1F">
        <w:rPr>
          <w:rFonts w:hint="cs"/>
          <w:rtl/>
        </w:rPr>
        <w:t xml:space="preserve"> סדקי</w:t>
      </w:r>
      <w:r w:rsidR="000D6A0A">
        <w:rPr>
          <w:rFonts w:hint="cs"/>
          <w:rtl/>
        </w:rPr>
        <w:t xml:space="preserve"> </w:t>
      </w:r>
      <w:r w:rsidR="00E75E1F">
        <w:rPr>
          <w:rFonts w:hint="cs"/>
          <w:rtl/>
        </w:rPr>
        <w:t>בלאי לבנים סביב הידיות</w:t>
      </w:r>
      <w:r w:rsidR="009D701B">
        <w:rPr>
          <w:rFonts w:hint="cs"/>
          <w:rtl/>
        </w:rPr>
        <w:t xml:space="preserve">. </w:t>
      </w:r>
      <w:r w:rsidR="00D02DAD">
        <w:rPr>
          <w:rFonts w:hint="cs"/>
          <w:rtl/>
        </w:rPr>
        <w:t>היא לא מצאה</w:t>
      </w:r>
      <w:r w:rsidR="00E75E1F">
        <w:rPr>
          <w:rFonts w:hint="cs"/>
          <w:rtl/>
        </w:rPr>
        <w:t xml:space="preserve"> מספיק כסף</w:t>
      </w:r>
      <w:r w:rsidR="0051301D">
        <w:rPr>
          <w:rFonts w:hint="cs"/>
          <w:rtl/>
        </w:rPr>
        <w:t>,</w:t>
      </w:r>
      <w:r w:rsidR="00E75E1F">
        <w:rPr>
          <w:rFonts w:hint="cs"/>
          <w:rtl/>
        </w:rPr>
        <w:t xml:space="preserve"> אבל </w:t>
      </w:r>
      <w:r w:rsidR="00CE5EE7">
        <w:rPr>
          <w:rFonts w:hint="cs"/>
          <w:rtl/>
        </w:rPr>
        <w:t>כמה</w:t>
      </w:r>
      <w:r w:rsidR="00E75E1F">
        <w:rPr>
          <w:rFonts w:hint="cs"/>
          <w:rtl/>
        </w:rPr>
        <w:t xml:space="preserve"> מטבעות התגלגלו דרך קרע בבט</w:t>
      </w:r>
      <w:r w:rsidR="009D701B">
        <w:rPr>
          <w:rFonts w:hint="cs"/>
          <w:rtl/>
        </w:rPr>
        <w:t>נת</w:t>
      </w:r>
      <w:r w:rsidR="000D6A0A">
        <w:rPr>
          <w:rFonts w:hint="cs"/>
          <w:rtl/>
        </w:rPr>
        <w:t xml:space="preserve"> </w:t>
      </w:r>
      <w:r w:rsidR="009D701B">
        <w:rPr>
          <w:rFonts w:hint="cs"/>
          <w:rtl/>
        </w:rPr>
        <w:t xml:space="preserve">המשי </w:t>
      </w:r>
      <w:r w:rsidR="00627487">
        <w:rPr>
          <w:rFonts w:hint="cs"/>
          <w:rtl/>
        </w:rPr>
        <w:t>[הבלויה]</w:t>
      </w:r>
      <w:r w:rsidR="00CE5EE7">
        <w:rPr>
          <w:rFonts w:hint="cs"/>
          <w:rtl/>
        </w:rPr>
        <w:t xml:space="preserve"> עם הדפס </w:t>
      </w:r>
      <w:r w:rsidR="003C25C6">
        <w:rPr>
          <w:rFonts w:hint="cs"/>
          <w:rtl/>
        </w:rPr>
        <w:t>ה</w:t>
      </w:r>
      <w:r w:rsidR="00CE5EE7">
        <w:rPr>
          <w:rFonts w:hint="cs"/>
          <w:rtl/>
        </w:rPr>
        <w:t xml:space="preserve">תבלולים בצבעים של פצע, </w:t>
      </w:r>
      <w:r w:rsidR="0051301D">
        <w:rPr>
          <w:rFonts w:hint="cs"/>
          <w:rtl/>
        </w:rPr>
        <w:t>ומארק ליקט</w:t>
      </w:r>
      <w:r w:rsidR="00E75E1F">
        <w:rPr>
          <w:rFonts w:hint="cs"/>
          <w:rtl/>
        </w:rPr>
        <w:t xml:space="preserve"> את המטבעות </w:t>
      </w:r>
      <w:r w:rsidR="003B4AFA">
        <w:rPr>
          <w:rtl/>
        </w:rPr>
        <w:t>–</w:t>
      </w:r>
      <w:r w:rsidR="003B4AFA">
        <w:rPr>
          <w:rFonts w:hint="cs"/>
          <w:rtl/>
        </w:rPr>
        <w:t xml:space="preserve"> אפשר היה עדיין למצ</w:t>
      </w:r>
      <w:r w:rsidR="00984943">
        <w:rPr>
          <w:rFonts w:hint="cs"/>
          <w:rtl/>
        </w:rPr>
        <w:t>ו</w:t>
      </w:r>
      <w:r w:rsidR="003B4AFA">
        <w:rPr>
          <w:rFonts w:hint="cs"/>
          <w:rtl/>
        </w:rPr>
        <w:t xml:space="preserve">א שם כמה מטבעות של שילינג ואם חיטטת עמוק מספיק, גם מטבע </w:t>
      </w:r>
      <w:r w:rsidR="00CD04EC">
        <w:rPr>
          <w:rFonts w:hint="cs"/>
          <w:rtl/>
        </w:rPr>
        <w:t>נדיר, בעל תריסר צלעות</w:t>
      </w:r>
      <w:r w:rsidR="007C6A54">
        <w:rPr>
          <w:rFonts w:hint="cs"/>
          <w:rtl/>
        </w:rPr>
        <w:t>,</w:t>
      </w:r>
      <w:r w:rsidR="003B4AFA">
        <w:rPr>
          <w:rFonts w:hint="cs"/>
          <w:rtl/>
        </w:rPr>
        <w:t xml:space="preserve"> של </w:t>
      </w:r>
      <w:r w:rsidR="00CD04EC">
        <w:rPr>
          <w:rFonts w:hint="cs"/>
          <w:rtl/>
        </w:rPr>
        <w:t>שלושה פני</w:t>
      </w:r>
      <w:r w:rsidR="00CF224F" w:rsidRPr="00CF224F">
        <w:rPr>
          <w:rFonts w:cs="Times New Roman"/>
          <w:rtl/>
        </w:rPr>
        <w:t xml:space="preserve"> שכבר מזמן יצא מהמחזור</w:t>
      </w:r>
      <w:r w:rsidR="00CD04EC">
        <w:rPr>
          <w:rFonts w:hint="cs"/>
          <w:rtl/>
        </w:rPr>
        <w:t xml:space="preserve"> </w:t>
      </w:r>
      <w:r w:rsidR="00CD04EC">
        <w:rPr>
          <w:rtl/>
        </w:rPr>
        <w:t>–</w:t>
      </w:r>
      <w:r w:rsidR="003B4AFA">
        <w:rPr>
          <w:rFonts w:hint="cs"/>
          <w:rtl/>
        </w:rPr>
        <w:t xml:space="preserve"> </w:t>
      </w:r>
      <w:r w:rsidR="00E75E1F">
        <w:rPr>
          <w:rFonts w:hint="cs"/>
          <w:rtl/>
        </w:rPr>
        <w:t>ו</w:t>
      </w:r>
      <w:r w:rsidR="00D02DAD">
        <w:rPr>
          <w:rFonts w:hint="cs"/>
          <w:rtl/>
        </w:rPr>
        <w:t xml:space="preserve">הוא </w:t>
      </w:r>
      <w:r w:rsidR="00477717">
        <w:rPr>
          <w:rFonts w:hint="cs"/>
          <w:rtl/>
        </w:rPr>
        <w:t>חש</w:t>
      </w:r>
      <w:r w:rsidR="00E75E1F">
        <w:rPr>
          <w:rFonts w:hint="cs"/>
          <w:rtl/>
        </w:rPr>
        <w:t xml:space="preserve"> בוגר ועצמאי כשהלך </w:t>
      </w:r>
      <w:r w:rsidR="00477717">
        <w:rPr>
          <w:rFonts w:hint="cs"/>
          <w:rtl/>
        </w:rPr>
        <w:t xml:space="preserve">לבדו </w:t>
      </w:r>
      <w:r w:rsidR="00E75E1F">
        <w:rPr>
          <w:rFonts w:hint="cs"/>
          <w:rtl/>
        </w:rPr>
        <w:t>לקנות בלון. אלכס נשאר עם סבתא,</w:t>
      </w:r>
      <w:r w:rsidR="00B716A1">
        <w:rPr>
          <w:rFonts w:hint="cs"/>
          <w:rtl/>
        </w:rPr>
        <w:t xml:space="preserve"> </w:t>
      </w:r>
      <w:r w:rsidR="00D02DAD">
        <w:rPr>
          <w:rFonts w:hint="cs"/>
          <w:rtl/>
        </w:rPr>
        <w:t xml:space="preserve">וליבו התכווץ כי </w:t>
      </w:r>
      <w:r w:rsidR="00B716A1">
        <w:rPr>
          <w:rFonts w:hint="cs"/>
          <w:rtl/>
        </w:rPr>
        <w:t xml:space="preserve">שערה הארוך האסוף </w:t>
      </w:r>
      <w:r w:rsidR="00091F8A">
        <w:rPr>
          <w:rFonts w:hint="cs"/>
          <w:rtl/>
        </w:rPr>
        <w:t>ב</w:t>
      </w:r>
      <w:r w:rsidR="00B716A1">
        <w:rPr>
          <w:rFonts w:hint="cs"/>
          <w:rtl/>
        </w:rPr>
        <w:t xml:space="preserve">קפידה היה דליל </w:t>
      </w:r>
      <w:r w:rsidR="00F97A34">
        <w:rPr>
          <w:rFonts w:hint="cs"/>
          <w:rtl/>
        </w:rPr>
        <w:t>כל כך</w:t>
      </w:r>
      <w:r w:rsidR="00D02DAD">
        <w:rPr>
          <w:rFonts w:hint="cs"/>
          <w:rtl/>
        </w:rPr>
        <w:t>,</w:t>
      </w:r>
      <w:r w:rsidR="0051301D">
        <w:rPr>
          <w:rFonts w:hint="cs"/>
          <w:rtl/>
        </w:rPr>
        <w:t xml:space="preserve"> הקרקפת שלה </w:t>
      </w:r>
      <w:r w:rsidR="001C5A04">
        <w:rPr>
          <w:rFonts w:cs="Times New Roman"/>
          <w:rtl/>
        </w:rPr>
        <w:lastRenderedPageBreak/>
        <w:t>הייתה</w:t>
      </w:r>
      <w:r w:rsidR="00DF5A65" w:rsidRPr="00DF5A65">
        <w:rPr>
          <w:rFonts w:cs="Times New Roman"/>
          <w:rtl/>
        </w:rPr>
        <w:t xml:space="preserve"> </w:t>
      </w:r>
      <w:r w:rsidR="0051301D">
        <w:rPr>
          <w:rFonts w:hint="cs"/>
          <w:rtl/>
        </w:rPr>
        <w:t>חש</w:t>
      </w:r>
      <w:r w:rsidR="007D4FA6">
        <w:rPr>
          <w:rFonts w:hint="cs"/>
          <w:rtl/>
        </w:rPr>
        <w:t>ו</w:t>
      </w:r>
      <w:r w:rsidR="0051301D">
        <w:rPr>
          <w:rFonts w:hint="cs"/>
          <w:rtl/>
        </w:rPr>
        <w:t>פה לעין כ</w:t>
      </w:r>
      <w:r w:rsidR="000D6A0A">
        <w:rPr>
          <w:rFonts w:hint="cs"/>
          <w:rtl/>
        </w:rPr>
        <w:t>ו</w:t>
      </w:r>
      <w:r w:rsidR="0051301D">
        <w:rPr>
          <w:rFonts w:hint="cs"/>
          <w:rtl/>
        </w:rPr>
        <w:t>ל.</w:t>
      </w:r>
      <w:r w:rsidR="00BC50FA">
        <w:rPr>
          <w:rFonts w:hint="cs"/>
          <w:rtl/>
        </w:rPr>
        <w:t xml:space="preserve"> </w:t>
      </w:r>
      <w:r w:rsidR="00F7503D">
        <w:rPr>
          <w:rFonts w:hint="cs"/>
          <w:rtl/>
        </w:rPr>
        <w:t xml:space="preserve">היא לא הסתפרה מעולם, מאז </w:t>
      </w:r>
      <w:r w:rsidR="006714B2">
        <w:rPr>
          <w:rFonts w:hint="cs"/>
          <w:rtl/>
        </w:rPr>
        <w:t xml:space="preserve">שחתכו את שערה במכשיר קהה </w:t>
      </w:r>
      <w:r w:rsidR="00477717">
        <w:rPr>
          <w:rFonts w:hint="cs"/>
          <w:rtl/>
        </w:rPr>
        <w:t>[</w:t>
      </w:r>
      <w:r w:rsidR="006714B2">
        <w:rPr>
          <w:rFonts w:hint="cs"/>
          <w:rtl/>
        </w:rPr>
        <w:t xml:space="preserve">ומייד אחר כך </w:t>
      </w:r>
      <w:r w:rsidR="00F7503D">
        <w:rPr>
          <w:rFonts w:hint="cs"/>
          <w:rtl/>
        </w:rPr>
        <w:t>אימה מתה</w:t>
      </w:r>
      <w:r w:rsidR="00F7503D" w:rsidRPr="00CD067C">
        <w:rPr>
          <w:rtl/>
        </w:rPr>
        <w:t xml:space="preserve">, </w:t>
      </w:r>
      <w:r w:rsidR="001C5A04">
        <w:rPr>
          <w:rFonts w:hint="cs"/>
          <w:rtl/>
        </w:rPr>
        <w:t>אימא</w:t>
      </w:r>
      <w:r w:rsidR="006714B2">
        <w:rPr>
          <w:rFonts w:hint="cs"/>
          <w:rtl/>
        </w:rPr>
        <w:t xml:space="preserve"> ש</w:t>
      </w:r>
      <w:r w:rsidR="006714B2">
        <w:rPr>
          <w:rtl/>
        </w:rPr>
        <w:t xml:space="preserve">כל ילדותה </w:t>
      </w:r>
      <w:r w:rsidR="001C5A04">
        <w:rPr>
          <w:rtl/>
        </w:rPr>
        <w:t>הייתה</w:t>
      </w:r>
      <w:r w:rsidR="00F7503D" w:rsidRPr="00CD067C">
        <w:rPr>
          <w:rtl/>
        </w:rPr>
        <w:t xml:space="preserve"> מגלח</w:t>
      </w:r>
      <w:r w:rsidR="006714B2">
        <w:rPr>
          <w:rFonts w:hint="cs"/>
          <w:rtl/>
        </w:rPr>
        <w:t>ת</w:t>
      </w:r>
      <w:r w:rsidR="00F7503D">
        <w:rPr>
          <w:rFonts w:hint="cs"/>
          <w:rtl/>
        </w:rPr>
        <w:t xml:space="preserve"> </w:t>
      </w:r>
      <w:r w:rsidR="00F7503D" w:rsidRPr="00CD067C">
        <w:rPr>
          <w:rtl/>
        </w:rPr>
        <w:t>את ראשה בשביל ש</w:t>
      </w:r>
      <w:r w:rsidR="00F7503D" w:rsidRPr="00CD067C">
        <w:rPr>
          <w:rFonts w:hint="cs"/>
          <w:rtl/>
        </w:rPr>
        <w:t xml:space="preserve">שיער הפשתן שלה </w:t>
      </w:r>
      <w:r w:rsidR="00F7503D" w:rsidRPr="00CD067C">
        <w:rPr>
          <w:rtl/>
        </w:rPr>
        <w:t>יצמח</w:t>
      </w:r>
      <w:r w:rsidR="00F7503D">
        <w:rPr>
          <w:rtl/>
        </w:rPr>
        <w:t xml:space="preserve"> וי</w:t>
      </w:r>
      <w:r w:rsidR="006714B2">
        <w:rPr>
          <w:rFonts w:hint="cs"/>
          <w:rtl/>
        </w:rPr>
        <w:t>ת</w:t>
      </w:r>
      <w:r w:rsidR="00F7503D">
        <w:rPr>
          <w:rtl/>
        </w:rPr>
        <w:t xml:space="preserve">כהה מהר, והיא תיראה פחות </w:t>
      </w:r>
      <w:r w:rsidR="00F7503D" w:rsidRPr="00CD067C">
        <w:rPr>
          <w:rtl/>
        </w:rPr>
        <w:t>גויה</w:t>
      </w:r>
      <w:r w:rsidR="009D701B">
        <w:rPr>
          <w:rFonts w:hint="cs"/>
          <w:rtl/>
        </w:rPr>
        <w:t>]</w:t>
      </w:r>
      <w:r w:rsidR="00F7503D" w:rsidRPr="00CD067C">
        <w:rPr>
          <w:rtl/>
        </w:rPr>
        <w:t xml:space="preserve">. </w:t>
      </w:r>
      <w:r w:rsidR="00477717">
        <w:rPr>
          <w:rFonts w:hint="cs"/>
          <w:rtl/>
        </w:rPr>
        <w:t>[</w:t>
      </w:r>
      <w:r w:rsidR="006714B2">
        <w:rPr>
          <w:rFonts w:hint="cs"/>
          <w:rtl/>
        </w:rPr>
        <w:t>מכשיר קהה,</w:t>
      </w:r>
      <w:r w:rsidR="00477717">
        <w:rPr>
          <w:rFonts w:hint="cs"/>
          <w:rtl/>
        </w:rPr>
        <w:t>]</w:t>
      </w:r>
      <w:r w:rsidR="006714B2">
        <w:rPr>
          <w:rFonts w:hint="cs"/>
          <w:rtl/>
        </w:rPr>
        <w:t xml:space="preserve"> אלכס לא ידע שחותכים שיער ב-</w:t>
      </w:r>
      <w:r w:rsidR="008C7C9F">
        <w:t xml:space="preserve">stumpfe </w:t>
      </w:r>
      <w:r w:rsidR="00E443EB">
        <w:t>Scheren</w:t>
      </w:r>
      <w:r w:rsidR="006714B2">
        <w:rPr>
          <w:rFonts w:hint="cs"/>
          <w:rtl/>
        </w:rPr>
        <w:t xml:space="preserve">, </w:t>
      </w:r>
      <w:r w:rsidR="009D701B">
        <w:rPr>
          <w:rFonts w:hint="cs"/>
          <w:rtl/>
        </w:rPr>
        <w:t xml:space="preserve">ובאמת היא לא </w:t>
      </w:r>
      <w:r w:rsidR="001C5A04">
        <w:rPr>
          <w:rFonts w:hint="cs"/>
          <w:rtl/>
        </w:rPr>
        <w:t>הייתה</w:t>
      </w:r>
      <w:r w:rsidR="009D701B">
        <w:rPr>
          <w:rFonts w:hint="cs"/>
          <w:rtl/>
        </w:rPr>
        <w:t xml:space="preserve"> מסכימה לכך לו </w:t>
      </w:r>
      <w:r w:rsidR="001C5A04">
        <w:rPr>
          <w:rFonts w:hint="cs"/>
          <w:rtl/>
        </w:rPr>
        <w:t>הייתה</w:t>
      </w:r>
      <w:r w:rsidR="009D701B">
        <w:rPr>
          <w:rFonts w:hint="cs"/>
          <w:rtl/>
        </w:rPr>
        <w:t xml:space="preserve"> לה ברירה, </w:t>
      </w:r>
      <w:r w:rsidR="00B40E40">
        <w:rPr>
          <w:rFonts w:hint="cs"/>
          <w:rtl/>
        </w:rPr>
        <w:t xml:space="preserve">כן, </w:t>
      </w:r>
      <w:r w:rsidR="00E443EB">
        <w:rPr>
          <w:rFonts w:hint="cs"/>
          <w:rtl/>
        </w:rPr>
        <w:t>זה באמת כאב</w:t>
      </w:r>
      <w:r w:rsidR="00B40E40">
        <w:rPr>
          <w:rFonts w:hint="cs"/>
          <w:rtl/>
        </w:rPr>
        <w:t>,</w:t>
      </w:r>
      <w:r w:rsidR="00E443EB">
        <w:rPr>
          <w:rFonts w:hint="cs"/>
          <w:rtl/>
        </w:rPr>
        <w:t xml:space="preserve"> </w:t>
      </w:r>
      <w:r w:rsidR="008C7C9F">
        <w:rPr>
          <w:rFonts w:hint="cs"/>
          <w:rtl/>
        </w:rPr>
        <w:t xml:space="preserve">אבל סאשה האמיתי הציל אותה </w:t>
      </w:r>
      <w:r w:rsidR="00E443EB">
        <w:rPr>
          <w:rFonts w:hint="cs"/>
          <w:rtl/>
        </w:rPr>
        <w:t>ו</w:t>
      </w:r>
      <w:r w:rsidR="00F06A3F">
        <w:rPr>
          <w:rFonts w:hint="cs"/>
          <w:rtl/>
        </w:rPr>
        <w:t>עכשיו</w:t>
      </w:r>
      <w:r w:rsidR="00E443EB">
        <w:rPr>
          <w:rFonts w:hint="cs"/>
          <w:rtl/>
        </w:rPr>
        <w:t xml:space="preserve"> </w:t>
      </w:r>
      <w:r w:rsidR="00346866">
        <w:rPr>
          <w:rFonts w:hint="cs"/>
          <w:rtl/>
        </w:rPr>
        <w:t xml:space="preserve">אין עוד צורך לחתוך </w:t>
      </w:r>
      <w:r w:rsidR="00091F8A">
        <w:rPr>
          <w:rFonts w:hint="cs"/>
          <w:rtl/>
        </w:rPr>
        <w:t xml:space="preserve">את </w:t>
      </w:r>
      <w:r w:rsidR="00346866">
        <w:rPr>
          <w:rFonts w:hint="cs"/>
          <w:rtl/>
        </w:rPr>
        <w:t>שער</w:t>
      </w:r>
      <w:r w:rsidR="00091F8A">
        <w:rPr>
          <w:rFonts w:hint="cs"/>
          <w:rtl/>
        </w:rPr>
        <w:t>ה</w:t>
      </w:r>
      <w:r w:rsidR="00346866">
        <w:rPr>
          <w:rFonts w:hint="cs"/>
          <w:rtl/>
        </w:rPr>
        <w:t>, אין דפנות של צוללות לבו</w:t>
      </w:r>
      <w:r w:rsidR="00E443EB">
        <w:rPr>
          <w:rFonts w:hint="cs"/>
          <w:rtl/>
        </w:rPr>
        <w:t>דד, או בטנות מעיליהם של חיילים</w:t>
      </w:r>
      <w:r w:rsidR="00E30D20">
        <w:rPr>
          <w:rFonts w:hint="cs"/>
          <w:rtl/>
        </w:rPr>
        <w:t>.</w:t>
      </w:r>
      <w:r w:rsidR="00E443EB">
        <w:rPr>
          <w:rFonts w:hint="cs"/>
          <w:rtl/>
        </w:rPr>
        <w:t xml:space="preserve"> גם את א</w:t>
      </w:r>
      <w:r w:rsidR="00E443EB" w:rsidRPr="00CD067C">
        <w:rPr>
          <w:rtl/>
        </w:rPr>
        <w:t xml:space="preserve">לכס ומארק </w:t>
      </w:r>
      <w:r w:rsidR="00E443EB">
        <w:rPr>
          <w:rFonts w:hint="cs"/>
          <w:rtl/>
        </w:rPr>
        <w:t>לא לקח</w:t>
      </w:r>
      <w:r w:rsidR="00091F8A">
        <w:rPr>
          <w:rFonts w:hint="cs"/>
          <w:rtl/>
        </w:rPr>
        <w:t>ה</w:t>
      </w:r>
      <w:r w:rsidR="00E443EB">
        <w:rPr>
          <w:rFonts w:hint="cs"/>
          <w:rtl/>
        </w:rPr>
        <w:t xml:space="preserve"> לה</w:t>
      </w:r>
      <w:r w:rsidR="00E443EB" w:rsidRPr="00CD067C">
        <w:rPr>
          <w:rtl/>
        </w:rPr>
        <w:t>ס</w:t>
      </w:r>
      <w:r w:rsidR="00E443EB">
        <w:rPr>
          <w:rFonts w:hint="cs"/>
          <w:rtl/>
        </w:rPr>
        <w:t>ת</w:t>
      </w:r>
      <w:r w:rsidR="00E443EB">
        <w:rPr>
          <w:rtl/>
        </w:rPr>
        <w:t>פר</w:t>
      </w:r>
      <w:r w:rsidR="00E443EB" w:rsidRPr="00CD067C">
        <w:rPr>
          <w:rtl/>
        </w:rPr>
        <w:t xml:space="preserve"> </w:t>
      </w:r>
      <w:r w:rsidR="00E443EB">
        <w:rPr>
          <w:rFonts w:hint="cs"/>
          <w:rtl/>
        </w:rPr>
        <w:t xml:space="preserve">ולאף אחד זה לא </w:t>
      </w:r>
      <w:r w:rsidR="00091F8A">
        <w:rPr>
          <w:rFonts w:hint="cs"/>
          <w:rtl/>
        </w:rPr>
        <w:t>ה</w:t>
      </w:r>
      <w:r w:rsidR="00E443EB">
        <w:rPr>
          <w:rFonts w:hint="cs"/>
          <w:rtl/>
        </w:rPr>
        <w:t>פריע, רק לעיניים כשהפוני נפל עליהן.</w:t>
      </w:r>
    </w:p>
    <w:p w14:paraId="4A771BF1" w14:textId="08FD2CEA" w:rsidR="00CD04EC" w:rsidRDefault="00D66551" w:rsidP="00250000">
      <w:pPr>
        <w:rPr>
          <w:rtl/>
        </w:rPr>
      </w:pPr>
      <w:r>
        <w:rPr>
          <w:rFonts w:hint="cs"/>
          <w:rtl/>
        </w:rPr>
        <w:t>[</w:t>
      </w:r>
      <w:hyperlink r:id="rId12" w:history="1">
        <w:r w:rsidR="00CD04EC" w:rsidRPr="00CD04EC">
          <w:rPr>
            <w:rStyle w:val="Hyperlink"/>
            <w:rFonts w:hint="cs"/>
            <w:rtl/>
          </w:rPr>
          <w:t>מטבעות</w:t>
        </w:r>
      </w:hyperlink>
      <w:r w:rsidR="00CD04EC">
        <w:rPr>
          <w:rFonts w:hint="cs"/>
          <w:rtl/>
        </w:rPr>
        <w:t xml:space="preserve"> </w:t>
      </w:r>
      <w:r w:rsidR="00CD04EC">
        <w:rPr>
          <w:rtl/>
        </w:rPr>
        <w:t>–</w:t>
      </w:r>
      <w:r w:rsidR="00CD04EC">
        <w:rPr>
          <w:rFonts w:hint="cs"/>
          <w:rtl/>
        </w:rPr>
        <w:t xml:space="preserve"> לא הוטבעו אחרי 1970 אבל השילינג הוצא מתפוצה רק ב-1990</w:t>
      </w:r>
    </w:p>
    <w:p w14:paraId="6C5C3113" w14:textId="5677C2DE" w:rsidR="00460D05" w:rsidRPr="00CD067C" w:rsidRDefault="00460D05" w:rsidP="00250000">
      <w:pPr>
        <w:rPr>
          <w:rtl/>
        </w:rPr>
      </w:pPr>
      <w:r>
        <w:rPr>
          <w:rFonts w:hint="cs"/>
          <w:rtl/>
        </w:rPr>
        <w:t>אולי זאת המחלה שלה, אולי ה-</w:t>
      </w:r>
      <w:r w:rsidRPr="00E75E1F">
        <w:t xml:space="preserve"> </w:t>
      </w:r>
      <w:r>
        <w:t>Weltschmerz</w:t>
      </w:r>
      <w:r>
        <w:rPr>
          <w:rFonts w:hint="cs"/>
          <w:rtl/>
        </w:rPr>
        <w:t>שמונעת מבעדה לשמוח בעיר מולדתה, מונעת מבעדה לקנות תיק חדש.</w:t>
      </w:r>
      <w:r w:rsidR="00D66551">
        <w:rPr>
          <w:rFonts w:hint="cs"/>
          <w:rtl/>
        </w:rPr>
        <w:t>]</w:t>
      </w:r>
    </w:p>
    <w:p w14:paraId="54D0157E" w14:textId="51854E8C" w:rsidR="00C9333D" w:rsidRDefault="00CB6B04" w:rsidP="00C9333D">
      <w:pPr>
        <w:rPr>
          <w:rtl/>
        </w:rPr>
      </w:pPr>
      <w:r>
        <w:rPr>
          <w:rFonts w:hint="cs"/>
          <w:rtl/>
        </w:rPr>
        <w:t xml:space="preserve">בדרך חזרה לבית </w:t>
      </w:r>
      <w:r w:rsidR="000D6A0A">
        <w:rPr>
          <w:rFonts w:hint="cs"/>
          <w:rtl/>
        </w:rPr>
        <w:t xml:space="preserve">של </w:t>
      </w:r>
      <w:r>
        <w:rPr>
          <w:rFonts w:hint="cs"/>
          <w:rtl/>
        </w:rPr>
        <w:t>סבתא</w:t>
      </w:r>
      <w:r w:rsidR="00984943">
        <w:rPr>
          <w:rFonts w:hint="cs"/>
          <w:rtl/>
        </w:rPr>
        <w:t>,</w:t>
      </w:r>
      <w:r w:rsidR="00BC50FA">
        <w:rPr>
          <w:rFonts w:hint="cs"/>
          <w:rtl/>
        </w:rPr>
        <w:t xml:space="preserve"> מארק </w:t>
      </w:r>
      <w:r w:rsidR="00C9333D">
        <w:rPr>
          <w:rFonts w:hint="cs"/>
          <w:rtl/>
        </w:rPr>
        <w:t>הבוגר והעצמאי א</w:t>
      </w:r>
      <w:r w:rsidR="009D701B">
        <w:rPr>
          <w:rFonts w:hint="cs"/>
          <w:rtl/>
        </w:rPr>
        <w:t>חז בבלון של טוויטי ו</w:t>
      </w:r>
      <w:r w:rsidR="00C9333D">
        <w:rPr>
          <w:rFonts w:hint="cs"/>
          <w:rtl/>
        </w:rPr>
        <w:t>ה</w:t>
      </w:r>
      <w:r w:rsidR="00D02DAD">
        <w:rPr>
          <w:rFonts w:hint="cs"/>
          <w:rtl/>
        </w:rPr>
        <w:t>רצה לאלכס על</w:t>
      </w:r>
      <w:r w:rsidR="00BC50FA">
        <w:rPr>
          <w:rFonts w:hint="cs"/>
          <w:rtl/>
        </w:rPr>
        <w:t xml:space="preserve"> </w:t>
      </w:r>
      <w:r w:rsidR="00BC50FA">
        <w:t>e</w:t>
      </w:r>
      <w:r w:rsidR="00BC50FA">
        <w:rPr>
          <w:rFonts w:hint="cs"/>
          <w:rtl/>
        </w:rPr>
        <w:t xml:space="preserve"> </w:t>
      </w:r>
      <w:r w:rsidR="00091F8A">
        <w:rPr>
          <w:rFonts w:hint="cs"/>
          <w:rtl/>
        </w:rPr>
        <w:t>הטרנס</w:t>
      </w:r>
      <w:r w:rsidR="005D4C38">
        <w:rPr>
          <w:rFonts w:hint="cs"/>
          <w:rtl/>
        </w:rPr>
        <w:t>צ</w:t>
      </w:r>
      <w:r w:rsidR="00091F8A">
        <w:rPr>
          <w:rFonts w:hint="cs"/>
          <w:rtl/>
        </w:rPr>
        <w:t>נדנטלי</w:t>
      </w:r>
      <w:r w:rsidR="00D02DAD">
        <w:rPr>
          <w:rFonts w:hint="cs"/>
          <w:rtl/>
        </w:rPr>
        <w:t>, ש</w:t>
      </w:r>
      <w:r w:rsidR="00091F8A">
        <w:rPr>
          <w:rFonts w:hint="cs"/>
          <w:rtl/>
        </w:rPr>
        <w:t>שייך ל</w:t>
      </w:r>
      <w:r w:rsidR="00BC50FA">
        <w:rPr>
          <w:rFonts w:hint="cs"/>
          <w:rtl/>
        </w:rPr>
        <w:t xml:space="preserve">עולם </w:t>
      </w:r>
      <w:r w:rsidR="00D02DAD">
        <w:rPr>
          <w:rFonts w:hint="cs"/>
          <w:rtl/>
        </w:rPr>
        <w:t xml:space="preserve">שבו </w:t>
      </w:r>
      <w:r w:rsidR="00483BB1">
        <w:rPr>
          <w:rFonts w:hint="cs"/>
          <w:rtl/>
        </w:rPr>
        <w:t>הכול</w:t>
      </w:r>
      <w:r w:rsidR="00D02DAD">
        <w:rPr>
          <w:rFonts w:hint="cs"/>
          <w:rtl/>
        </w:rPr>
        <w:t xml:space="preserve"> נורא</w:t>
      </w:r>
      <w:r w:rsidR="005A1E5E">
        <w:rPr>
          <w:rFonts w:hint="cs"/>
          <w:rtl/>
        </w:rPr>
        <w:t>-</w:t>
      </w:r>
      <w:r w:rsidR="00D02DAD">
        <w:rPr>
          <w:rFonts w:hint="cs"/>
          <w:rtl/>
        </w:rPr>
        <w:t xml:space="preserve">נורא קטן, </w:t>
      </w:r>
      <w:r w:rsidR="00483BB1">
        <w:rPr>
          <w:rFonts w:hint="cs"/>
          <w:rtl/>
        </w:rPr>
        <w:t>הכול</w:t>
      </w:r>
      <w:r w:rsidR="00D02DAD">
        <w:rPr>
          <w:rFonts w:hint="cs"/>
          <w:rtl/>
        </w:rPr>
        <w:t xml:space="preserve"> זערורי ממש, עולם </w:t>
      </w:r>
      <w:r w:rsidR="00BC50FA">
        <w:rPr>
          <w:rFonts w:hint="cs"/>
          <w:rtl/>
        </w:rPr>
        <w:t xml:space="preserve">אינפיניטסימלי </w:t>
      </w:r>
      <w:r w:rsidR="00CF224F">
        <w:rPr>
          <w:rFonts w:hint="cs"/>
          <w:rtl/>
        </w:rPr>
        <w:t>[</w:t>
      </w:r>
      <w:r w:rsidR="00A02AD0">
        <w:rPr>
          <w:rFonts w:hint="cs"/>
          <w:rtl/>
        </w:rPr>
        <w:t>שקיים במציאות</w:t>
      </w:r>
      <w:r w:rsidR="00CF224F">
        <w:rPr>
          <w:rFonts w:hint="cs"/>
          <w:rtl/>
        </w:rPr>
        <w:t>]</w:t>
      </w:r>
      <w:r w:rsidR="00984943">
        <w:rPr>
          <w:rFonts w:hint="cs"/>
          <w:rtl/>
        </w:rPr>
        <w:t xml:space="preserve"> </w:t>
      </w:r>
      <w:r w:rsidR="00A02AD0">
        <w:rPr>
          <w:rFonts w:hint="cs"/>
          <w:rtl/>
        </w:rPr>
        <w:t>ו-</w:t>
      </w:r>
      <w:r w:rsidR="00A02AD0">
        <w:t>e</w:t>
      </w:r>
      <w:r w:rsidR="00A02AD0">
        <w:rPr>
          <w:rFonts w:hint="cs"/>
          <w:rtl/>
        </w:rPr>
        <w:t xml:space="preserve"> חי שם וצוחק כי הוא </w:t>
      </w:r>
      <w:r w:rsidR="00D02DAD">
        <w:rPr>
          <w:rFonts w:hint="cs"/>
          <w:rtl/>
        </w:rPr>
        <w:t xml:space="preserve">נותר קבוע </w:t>
      </w:r>
      <w:r w:rsidR="00CF224F">
        <w:rPr>
          <w:rFonts w:hint="cs"/>
          <w:rtl/>
        </w:rPr>
        <w:t xml:space="preserve">גם </w:t>
      </w:r>
      <w:r w:rsidR="00D02DAD">
        <w:rPr>
          <w:rFonts w:hint="cs"/>
          <w:rtl/>
        </w:rPr>
        <w:t xml:space="preserve">בשעה </w:t>
      </w:r>
      <w:r w:rsidR="00C9333D">
        <w:rPr>
          <w:rFonts w:hint="cs"/>
          <w:rtl/>
        </w:rPr>
        <w:t>ש</w:t>
      </w:r>
      <w:r w:rsidR="009D701B">
        <w:rPr>
          <w:rFonts w:hint="cs"/>
          <w:rtl/>
        </w:rPr>
        <w:t xml:space="preserve">כל </w:t>
      </w:r>
      <w:r w:rsidR="00A02AD0">
        <w:rPr>
          <w:rFonts w:hint="cs"/>
          <w:rtl/>
        </w:rPr>
        <w:t>האחרים נחתכים, נגזרים, ניתכים</w:t>
      </w:r>
      <w:r w:rsidR="006714B2">
        <w:rPr>
          <w:rFonts w:hint="cs"/>
          <w:rtl/>
        </w:rPr>
        <w:t>,</w:t>
      </w:r>
      <w:r w:rsidR="00A02AD0">
        <w:rPr>
          <w:rFonts w:hint="cs"/>
          <w:rtl/>
        </w:rPr>
        <w:t xml:space="preserve"> לכן הוא הדבר הגמיש והעגול ביותר בעולם. </w:t>
      </w:r>
    </w:p>
    <w:p w14:paraId="27D38C42" w14:textId="2AB81FD5" w:rsidR="00250F08" w:rsidRDefault="00C9333D" w:rsidP="00C9333D">
      <w:pPr>
        <w:rPr>
          <w:rtl/>
        </w:rPr>
      </w:pPr>
      <w:r>
        <w:rPr>
          <w:rFonts w:hint="cs"/>
          <w:rtl/>
        </w:rPr>
        <w:t>"</w:t>
      </w:r>
      <w:r w:rsidR="00A02AD0">
        <w:rPr>
          <w:rFonts w:hint="cs"/>
          <w:rtl/>
        </w:rPr>
        <w:t>אפשר לבעוט בו?</w:t>
      </w:r>
      <w:r>
        <w:rPr>
          <w:rFonts w:hint="cs"/>
          <w:rtl/>
        </w:rPr>
        <w:t>" אלכס ש</w:t>
      </w:r>
      <w:r w:rsidR="00A02AD0">
        <w:rPr>
          <w:rFonts w:hint="cs"/>
          <w:rtl/>
        </w:rPr>
        <w:t xml:space="preserve">אל. הוא לא רצה לגזור אף אחד, </w:t>
      </w:r>
      <w:r w:rsidR="007D4FA6">
        <w:rPr>
          <w:rFonts w:hint="cs"/>
          <w:rtl/>
        </w:rPr>
        <w:t>הוא</w:t>
      </w:r>
      <w:r w:rsidR="00A02AD0">
        <w:rPr>
          <w:rFonts w:hint="cs"/>
          <w:rtl/>
        </w:rPr>
        <w:t xml:space="preserve"> רצה לבעוט חזק. </w:t>
      </w:r>
      <w:r w:rsidR="00D02DAD">
        <w:rPr>
          <w:rFonts w:hint="cs"/>
          <w:rtl/>
        </w:rPr>
        <w:t>אבל את דלת ביתה של סבתא הוא פתח בעדינות.</w:t>
      </w:r>
    </w:p>
    <w:p w14:paraId="06CB1750" w14:textId="77777777" w:rsidR="00C82095" w:rsidRDefault="00C82095" w:rsidP="00C9333D">
      <w:pPr>
        <w:rPr>
          <w:rtl/>
        </w:rPr>
      </w:pPr>
    </w:p>
    <w:p w14:paraId="6B670204" w14:textId="77777777" w:rsidR="007D4FA6" w:rsidRDefault="00250F08" w:rsidP="005A1E5E">
      <w:pPr>
        <w:ind w:firstLine="0"/>
        <w:rPr>
          <w:rtl/>
        </w:rPr>
      </w:pPr>
      <w:r>
        <w:rPr>
          <w:rFonts w:hint="cs"/>
          <w:rtl/>
        </w:rPr>
        <w:t>"מה אתה עושה, אלכס?" מארק</w:t>
      </w:r>
      <w:r w:rsidR="00493095">
        <w:rPr>
          <w:rFonts w:hint="cs"/>
          <w:rtl/>
        </w:rPr>
        <w:t xml:space="preserve"> </w:t>
      </w:r>
      <w:r w:rsidR="007D4FA6">
        <w:rPr>
          <w:rFonts w:hint="cs"/>
          <w:rtl/>
        </w:rPr>
        <w:t>נזף</w:t>
      </w:r>
      <w:r>
        <w:rPr>
          <w:rFonts w:hint="cs"/>
          <w:rtl/>
        </w:rPr>
        <w:t xml:space="preserve">. </w:t>
      </w:r>
    </w:p>
    <w:p w14:paraId="34E9F289" w14:textId="7EEA4A42" w:rsidR="00250F08" w:rsidRDefault="00493095" w:rsidP="001B5E22">
      <w:pPr>
        <w:rPr>
          <w:rtl/>
        </w:rPr>
      </w:pPr>
      <w:r>
        <w:rPr>
          <w:rFonts w:hint="cs"/>
          <w:rtl/>
        </w:rPr>
        <w:t xml:space="preserve">אלכס </w:t>
      </w:r>
      <w:r w:rsidR="001B5E22">
        <w:rPr>
          <w:rFonts w:hint="cs"/>
          <w:rtl/>
        </w:rPr>
        <w:t>ה</w:t>
      </w:r>
      <w:r w:rsidR="00DF5A65">
        <w:rPr>
          <w:rFonts w:hint="cs"/>
          <w:rtl/>
        </w:rPr>
        <w:t>טיל</w:t>
      </w:r>
      <w:r>
        <w:rPr>
          <w:rFonts w:hint="cs"/>
          <w:rtl/>
        </w:rPr>
        <w:t xml:space="preserve"> </w:t>
      </w:r>
      <w:r w:rsidR="007D4FA6" w:rsidRPr="007D4FA6">
        <w:rPr>
          <w:rFonts w:cs="Times New Roman"/>
          <w:rtl/>
        </w:rPr>
        <w:t>שוב ושוב</w:t>
      </w:r>
      <w:r w:rsidR="007D4FA6" w:rsidRPr="007D4FA6">
        <w:rPr>
          <w:rFonts w:cs="Times New Roman" w:hint="cs"/>
          <w:rtl/>
        </w:rPr>
        <w:t xml:space="preserve"> </w:t>
      </w:r>
      <w:r w:rsidR="00984943">
        <w:rPr>
          <w:rFonts w:hint="cs"/>
          <w:rtl/>
        </w:rPr>
        <w:t xml:space="preserve">את </w:t>
      </w:r>
      <w:r>
        <w:rPr>
          <w:rFonts w:hint="cs"/>
          <w:rtl/>
        </w:rPr>
        <w:t>קצה</w:t>
      </w:r>
      <w:r w:rsidR="00984943">
        <w:rPr>
          <w:rFonts w:hint="cs"/>
          <w:rtl/>
        </w:rPr>
        <w:t>ו של</w:t>
      </w:r>
      <w:r>
        <w:rPr>
          <w:rFonts w:hint="cs"/>
          <w:rtl/>
        </w:rPr>
        <w:t xml:space="preserve"> חבל</w:t>
      </w:r>
      <w:r w:rsidR="005A1E5E">
        <w:rPr>
          <w:rFonts w:hint="cs"/>
          <w:rtl/>
        </w:rPr>
        <w:t xml:space="preserve"> </w:t>
      </w:r>
      <w:r w:rsidR="00250F08">
        <w:rPr>
          <w:rFonts w:hint="cs"/>
          <w:rtl/>
        </w:rPr>
        <w:t xml:space="preserve">קפיצה לעבר סבתא </w:t>
      </w:r>
      <w:r w:rsidR="001B5E22">
        <w:rPr>
          <w:rFonts w:hint="cs"/>
          <w:rtl/>
        </w:rPr>
        <w:t>שישבה על כורס</w:t>
      </w:r>
      <w:r w:rsidR="00CF224F">
        <w:rPr>
          <w:rFonts w:hint="cs"/>
          <w:rtl/>
        </w:rPr>
        <w:t>ת</w:t>
      </w:r>
      <w:r w:rsidR="001B5E22">
        <w:rPr>
          <w:rFonts w:hint="cs"/>
          <w:rtl/>
        </w:rPr>
        <w:t xml:space="preserve">ה </w:t>
      </w:r>
      <w:r w:rsidR="00CF224F">
        <w:rPr>
          <w:rFonts w:hint="cs"/>
          <w:rtl/>
        </w:rPr>
        <w:t xml:space="preserve">הקבועה </w:t>
      </w:r>
      <w:r w:rsidR="00250F08">
        <w:rPr>
          <w:rFonts w:hint="cs"/>
          <w:rtl/>
        </w:rPr>
        <w:t>בחדר המגורים האפלולי. היא נענ</w:t>
      </w:r>
      <w:r>
        <w:rPr>
          <w:rFonts w:hint="cs"/>
          <w:rtl/>
        </w:rPr>
        <w:t xml:space="preserve">עה בראשה </w:t>
      </w:r>
      <w:r w:rsidR="005A1E5E">
        <w:rPr>
          <w:rFonts w:hint="cs"/>
          <w:rtl/>
        </w:rPr>
        <w:t>כמה</w:t>
      </w:r>
      <w:r>
        <w:rPr>
          <w:rFonts w:hint="cs"/>
          <w:rtl/>
        </w:rPr>
        <w:t xml:space="preserve"> פעמים, אבל </w:t>
      </w:r>
      <w:r w:rsidR="00250F08">
        <w:rPr>
          <w:rFonts w:hint="cs"/>
          <w:rtl/>
        </w:rPr>
        <w:t xml:space="preserve">לא </w:t>
      </w:r>
      <w:r w:rsidR="007D4FA6" w:rsidRPr="007D4FA6">
        <w:rPr>
          <w:rFonts w:cs="Times New Roman"/>
          <w:rtl/>
        </w:rPr>
        <w:t>נתנה דעתה</w:t>
      </w:r>
      <w:r w:rsidR="00C25A87" w:rsidRPr="00C25A87">
        <w:rPr>
          <w:rFonts w:hint="cs"/>
          <w:rtl/>
        </w:rPr>
        <w:t xml:space="preserve"> </w:t>
      </w:r>
      <w:r w:rsidR="00D02DAD">
        <w:rPr>
          <w:rFonts w:hint="cs"/>
          <w:rtl/>
        </w:rPr>
        <w:t>ל</w:t>
      </w:r>
      <w:r w:rsidR="00C25A87">
        <w:rPr>
          <w:rFonts w:hint="cs"/>
          <w:rtl/>
        </w:rPr>
        <w:t>נעשה</w:t>
      </w:r>
      <w:r w:rsidR="00250F08">
        <w:rPr>
          <w:rFonts w:hint="cs"/>
          <w:rtl/>
        </w:rPr>
        <w:t>.</w:t>
      </w:r>
    </w:p>
    <w:p w14:paraId="0E0A501C" w14:textId="2EA7E63D" w:rsidR="00250F08" w:rsidRDefault="00B50DE0" w:rsidP="00250000">
      <w:pPr>
        <w:rPr>
          <w:rtl/>
        </w:rPr>
      </w:pPr>
      <w:r>
        <w:rPr>
          <w:rFonts w:hint="cs"/>
          <w:rtl/>
        </w:rPr>
        <w:t>"</w:t>
      </w:r>
      <w:r w:rsidR="00D02DAD">
        <w:rPr>
          <w:rFonts w:hint="cs"/>
          <w:rtl/>
        </w:rPr>
        <w:t xml:space="preserve">את רואה </w:t>
      </w:r>
      <w:r>
        <w:rPr>
          <w:rFonts w:hint="cs"/>
          <w:rtl/>
        </w:rPr>
        <w:t xml:space="preserve">מה הוא עושה, סבתא?" </w:t>
      </w:r>
      <w:r w:rsidR="00250F08">
        <w:rPr>
          <w:rFonts w:hint="cs"/>
          <w:rtl/>
        </w:rPr>
        <w:t>מארק</w:t>
      </w:r>
      <w:r>
        <w:rPr>
          <w:rFonts w:hint="cs"/>
          <w:rtl/>
        </w:rPr>
        <w:t xml:space="preserve"> </w:t>
      </w:r>
      <w:r w:rsidR="00477717">
        <w:rPr>
          <w:rFonts w:hint="cs"/>
          <w:rtl/>
        </w:rPr>
        <w:t>ה</w:t>
      </w:r>
      <w:r w:rsidR="00D02DAD">
        <w:rPr>
          <w:rFonts w:hint="cs"/>
          <w:rtl/>
        </w:rPr>
        <w:t>לשין</w:t>
      </w:r>
      <w:r w:rsidR="00250F08">
        <w:rPr>
          <w:rFonts w:hint="cs"/>
          <w:rtl/>
        </w:rPr>
        <w:t>. אלכס החטיא כחוט השערה פסלון חרסינה ורוד. "את מרשה לו לעשות את זה?"</w:t>
      </w:r>
    </w:p>
    <w:p w14:paraId="3CAFE996" w14:textId="77777777" w:rsidR="00250F08" w:rsidRDefault="00250F08" w:rsidP="00250000">
      <w:pPr>
        <w:rPr>
          <w:rtl/>
        </w:rPr>
      </w:pPr>
      <w:r>
        <w:rPr>
          <w:rFonts w:hint="cs"/>
          <w:rtl/>
        </w:rPr>
        <w:t>"אני מנסה לדוג את סבתא ולא מצליח."</w:t>
      </w:r>
    </w:p>
    <w:p w14:paraId="43A0E7CC" w14:textId="3D299B5F" w:rsidR="00250F08" w:rsidRDefault="00250F08" w:rsidP="00CE66F0">
      <w:pPr>
        <w:rPr>
          <w:rtl/>
        </w:rPr>
      </w:pPr>
      <w:r>
        <w:rPr>
          <w:rFonts w:hint="cs"/>
          <w:rtl/>
        </w:rPr>
        <w:t>"אתה תשבור את האיילות שלה</w:t>
      </w:r>
      <w:r w:rsidR="00CE66F0">
        <w:rPr>
          <w:rFonts w:hint="cs"/>
          <w:rtl/>
        </w:rPr>
        <w:t>!</w:t>
      </w:r>
      <w:r>
        <w:rPr>
          <w:rFonts w:hint="cs"/>
          <w:rtl/>
        </w:rPr>
        <w:t>"</w:t>
      </w:r>
    </w:p>
    <w:p w14:paraId="0EE961D1" w14:textId="6C9864DE" w:rsidR="00250F08" w:rsidRDefault="00250F08" w:rsidP="00CE66F0">
      <w:pPr>
        <w:rPr>
          <w:rtl/>
        </w:rPr>
      </w:pPr>
      <w:r>
        <w:rPr>
          <w:rFonts w:hint="cs"/>
          <w:rtl/>
        </w:rPr>
        <w:t xml:space="preserve">אלכס </w:t>
      </w:r>
      <w:r w:rsidR="00B72FE1">
        <w:rPr>
          <w:rFonts w:hint="cs"/>
          <w:rtl/>
        </w:rPr>
        <w:t>מיהר ל</w:t>
      </w:r>
      <w:r>
        <w:rPr>
          <w:rFonts w:hint="cs"/>
          <w:rtl/>
        </w:rPr>
        <w:t>ה</w:t>
      </w:r>
      <w:r w:rsidR="00D02DAD">
        <w:rPr>
          <w:rFonts w:hint="cs"/>
          <w:rtl/>
        </w:rPr>
        <w:t>ביט ב</w:t>
      </w:r>
      <w:r>
        <w:rPr>
          <w:rFonts w:hint="cs"/>
          <w:rtl/>
        </w:rPr>
        <w:t xml:space="preserve">ה. </w:t>
      </w:r>
      <w:r w:rsidR="00B72FE1">
        <w:rPr>
          <w:rFonts w:hint="cs"/>
          <w:rtl/>
        </w:rPr>
        <w:t xml:space="preserve">באור העכור </w:t>
      </w:r>
      <w:r>
        <w:rPr>
          <w:rFonts w:hint="cs"/>
          <w:rtl/>
        </w:rPr>
        <w:t>קשה היה להבחין בהבעתה, האם היא כועסת, האם שמעה אותו בכלל. "</w:t>
      </w:r>
      <w:r w:rsidR="00F06A3F">
        <w:rPr>
          <w:rFonts w:hint="cs"/>
          <w:rtl/>
        </w:rPr>
        <w:t>עכשיו</w:t>
      </w:r>
      <w:r>
        <w:rPr>
          <w:rFonts w:hint="cs"/>
          <w:rtl/>
        </w:rPr>
        <w:t xml:space="preserve"> אני אלך ישר לים," הוא אמר</w:t>
      </w:r>
      <w:r w:rsidR="00271B12">
        <w:rPr>
          <w:rFonts w:hint="cs"/>
          <w:rtl/>
        </w:rPr>
        <w:t xml:space="preserve"> ו</w:t>
      </w:r>
      <w:r>
        <w:rPr>
          <w:rFonts w:hint="cs"/>
          <w:rtl/>
        </w:rPr>
        <w:t>חזר</w:t>
      </w:r>
      <w:r w:rsidR="00984943">
        <w:rPr>
          <w:rFonts w:hint="cs"/>
          <w:rtl/>
        </w:rPr>
        <w:t xml:space="preserve"> על המשפט</w:t>
      </w:r>
      <w:r w:rsidR="005A1E5E">
        <w:rPr>
          <w:rFonts w:hint="cs"/>
          <w:rtl/>
        </w:rPr>
        <w:t xml:space="preserve"> בגרמנית</w:t>
      </w:r>
      <w:r>
        <w:rPr>
          <w:rFonts w:hint="cs"/>
          <w:rtl/>
        </w:rPr>
        <w:t xml:space="preserve">, </w:t>
      </w:r>
      <w:r w:rsidR="00CE66F0">
        <w:t>“</w:t>
      </w:r>
      <w:r w:rsidR="00FF74CB" w:rsidRPr="00FF74CB">
        <w:t>Jetzt werde ich sofort ans Meer gehen</w:t>
      </w:r>
      <w:r w:rsidR="005A1E5E">
        <w:t>,</w:t>
      </w:r>
      <w:r w:rsidR="00CE66F0">
        <w:t>”</w:t>
      </w:r>
      <w:r w:rsidR="00271B12" w:rsidRPr="00271B12">
        <w:rPr>
          <w:rFonts w:cs="Times New Roman"/>
          <w:rtl/>
        </w:rPr>
        <w:t xml:space="preserve"> גם אם מארק אולי לא יבין.</w:t>
      </w:r>
    </w:p>
    <w:p w14:paraId="2A5A4733" w14:textId="7A762F24" w:rsidR="00250F08" w:rsidRDefault="00521193" w:rsidP="00EA654A">
      <w:pPr>
        <w:rPr>
          <w:rtl/>
        </w:rPr>
      </w:pPr>
      <w:r>
        <w:rPr>
          <w:rFonts w:hint="cs"/>
          <w:rtl/>
        </w:rPr>
        <w:t>סבתא</w:t>
      </w:r>
      <w:r w:rsidR="00250F08">
        <w:rPr>
          <w:rFonts w:hint="cs"/>
          <w:rtl/>
        </w:rPr>
        <w:t xml:space="preserve"> הביטה בו. </w:t>
      </w:r>
      <w:r w:rsidR="00EA654A">
        <w:rPr>
          <w:rFonts w:hint="cs"/>
          <w:rtl/>
        </w:rPr>
        <w:t>האם</w:t>
      </w:r>
      <w:r w:rsidR="00250F08">
        <w:rPr>
          <w:rFonts w:hint="cs"/>
          <w:rtl/>
        </w:rPr>
        <w:t xml:space="preserve"> חייכה?</w:t>
      </w:r>
    </w:p>
    <w:p w14:paraId="646A32D0" w14:textId="7473A794" w:rsidR="00250F08" w:rsidRDefault="00250F08" w:rsidP="00EA654A">
      <w:pPr>
        <w:rPr>
          <w:rtl/>
        </w:rPr>
      </w:pPr>
      <w:r>
        <w:rPr>
          <w:rFonts w:hint="cs"/>
          <w:rtl/>
        </w:rPr>
        <w:t>הוא זחל מתחת לשולחן הפינתי</w:t>
      </w:r>
      <w:r w:rsidR="00EA654A">
        <w:rPr>
          <w:rFonts w:hint="cs"/>
          <w:rtl/>
        </w:rPr>
        <w:t>,</w:t>
      </w:r>
      <w:r>
        <w:rPr>
          <w:rFonts w:hint="cs"/>
          <w:rtl/>
        </w:rPr>
        <w:t xml:space="preserve"> עשה את עצמו שרוי במערבולת. "טבעתי," הוא אמר. הוא המשיך בגרמנית</w:t>
      </w:r>
      <w:r w:rsidR="002855BD">
        <w:rPr>
          <w:rFonts w:hint="cs"/>
          <w:rtl/>
        </w:rPr>
        <w:t>, מותח את ידיעותיו עד קצה גבול היכולת. "טבעתי בקרקרית הים."</w:t>
      </w:r>
    </w:p>
    <w:p w14:paraId="13F0DB38" w14:textId="64344C77" w:rsidR="004F1A54" w:rsidRDefault="006133AE" w:rsidP="00EA654A">
      <w:pPr>
        <w:rPr>
          <w:rtl/>
        </w:rPr>
      </w:pPr>
      <w:bookmarkStart w:id="3" w:name="_Hlk502577458"/>
      <w:r>
        <w:rPr>
          <w:rFonts w:hint="cs"/>
          <w:rtl/>
        </w:rPr>
        <w:t xml:space="preserve">את </w:t>
      </w:r>
      <w:r w:rsidR="00871626" w:rsidRPr="00E456CB">
        <w:rPr>
          <w:rFonts w:hint="eastAsia"/>
          <w:rtl/>
        </w:rPr>
        <w:t>קערת</w:t>
      </w:r>
      <w:r w:rsidR="00871626" w:rsidRPr="00E456CB">
        <w:rPr>
          <w:rtl/>
        </w:rPr>
        <w:t xml:space="preserve"> </w:t>
      </w:r>
      <w:r>
        <w:rPr>
          <w:rFonts w:hint="cs"/>
          <w:rtl/>
        </w:rPr>
        <w:t>ה</w:t>
      </w:r>
      <w:r w:rsidR="00871626" w:rsidRPr="00E456CB">
        <w:rPr>
          <w:rtl/>
        </w:rPr>
        <w:t xml:space="preserve">חרסינה, מזכרת מעשרים וחמש שנים לשלטון המלכה, אלכס הניח במרכז הסלון </w:t>
      </w:r>
      <w:r w:rsidR="009747A8" w:rsidRPr="00E456CB">
        <w:rPr>
          <w:rFonts w:hint="eastAsia"/>
          <w:rtl/>
        </w:rPr>
        <w:t>שתשמש</w:t>
      </w:r>
      <w:r w:rsidR="009747A8" w:rsidRPr="00E456CB">
        <w:rPr>
          <w:rtl/>
        </w:rPr>
        <w:t xml:space="preserve"> </w:t>
      </w:r>
      <w:r w:rsidR="00871626" w:rsidRPr="00E456CB">
        <w:rPr>
          <w:rFonts w:hint="eastAsia"/>
          <w:rtl/>
        </w:rPr>
        <w:t>בתור</w:t>
      </w:r>
      <w:r w:rsidR="00871626" w:rsidRPr="00E456CB">
        <w:rPr>
          <w:rtl/>
        </w:rPr>
        <w:t xml:space="preserve"> </w:t>
      </w:r>
      <w:r w:rsidR="00623A3F" w:rsidRPr="00E456CB">
        <w:rPr>
          <w:rFonts w:hint="eastAsia"/>
          <w:rtl/>
        </w:rPr>
        <w:t>הבּוֹר</w:t>
      </w:r>
      <w:r w:rsidR="00623A3F" w:rsidRPr="00E456CB">
        <w:rPr>
          <w:rtl/>
        </w:rPr>
        <w:t xml:space="preserve"> של </w:t>
      </w:r>
      <w:r w:rsidR="004F1A54" w:rsidRPr="00E456CB">
        <w:rPr>
          <w:rFonts w:hint="eastAsia"/>
          <w:rtl/>
        </w:rPr>
        <w:t>סבתא</w:t>
      </w:r>
      <w:r>
        <w:rPr>
          <w:rFonts w:hint="cs"/>
          <w:rtl/>
        </w:rPr>
        <w:t>.</w:t>
      </w:r>
      <w:r w:rsidR="00623A3F" w:rsidRPr="00E456CB">
        <w:rPr>
          <w:rtl/>
        </w:rPr>
        <w:t xml:space="preserve"> נחשים ארסיים </w:t>
      </w:r>
      <w:r w:rsidR="003B2366" w:rsidRPr="00E456CB">
        <w:rPr>
          <w:rFonts w:hint="eastAsia"/>
          <w:rtl/>
        </w:rPr>
        <w:t>ה</w:t>
      </w:r>
      <w:r w:rsidR="007D4FA6" w:rsidRPr="007D4FA6">
        <w:rPr>
          <w:rFonts w:cs="Times New Roman"/>
          <w:rtl/>
        </w:rPr>
        <w:t>גיחו</w:t>
      </w:r>
      <w:r w:rsidR="00623A3F" w:rsidRPr="00E456CB">
        <w:rPr>
          <w:rtl/>
        </w:rPr>
        <w:t xml:space="preserve"> ממנו, ולפעמים צרעות. לכן אלכס ב</w:t>
      </w:r>
      <w:r w:rsidR="009747A8" w:rsidRPr="00E456CB">
        <w:rPr>
          <w:rFonts w:hint="eastAsia"/>
          <w:rtl/>
        </w:rPr>
        <w:t>י</w:t>
      </w:r>
      <w:r w:rsidR="00623A3F" w:rsidRPr="00E456CB">
        <w:rPr>
          <w:rFonts w:hint="eastAsia"/>
          <w:rtl/>
        </w:rPr>
        <w:t>צע</w:t>
      </w:r>
      <w:r w:rsidR="00623A3F" w:rsidRPr="00E456CB">
        <w:rPr>
          <w:rtl/>
        </w:rPr>
        <w:t xml:space="preserve"> עיקוף גדול</w:t>
      </w:r>
      <w:r w:rsidR="00C90C6C">
        <w:rPr>
          <w:rtl/>
        </w:rPr>
        <w:t xml:space="preserve"> מאוד </w:t>
      </w:r>
      <w:r w:rsidR="00623A3F" w:rsidRPr="00E456CB">
        <w:rPr>
          <w:rtl/>
        </w:rPr>
        <w:t>בדר</w:t>
      </w:r>
      <w:r>
        <w:rPr>
          <w:rFonts w:hint="cs"/>
          <w:rtl/>
        </w:rPr>
        <w:t>כו</w:t>
      </w:r>
      <w:r w:rsidR="00623A3F" w:rsidRPr="00E456CB">
        <w:rPr>
          <w:rtl/>
        </w:rPr>
        <w:t xml:space="preserve"> ממעמקי הים אל </w:t>
      </w:r>
      <w:r w:rsidR="009747A8" w:rsidRPr="00E456CB">
        <w:rPr>
          <w:rFonts w:hint="eastAsia"/>
          <w:rtl/>
        </w:rPr>
        <w:t>סבתא</w:t>
      </w:r>
      <w:r w:rsidR="009747A8" w:rsidRPr="00E456CB">
        <w:rPr>
          <w:rtl/>
        </w:rPr>
        <w:t xml:space="preserve"> </w:t>
      </w:r>
      <w:r w:rsidR="00143DCC">
        <w:rPr>
          <w:rFonts w:hint="cs"/>
          <w:rtl/>
        </w:rPr>
        <w:t>על ה</w:t>
      </w:r>
      <w:r w:rsidR="00623A3F" w:rsidRPr="00E456CB">
        <w:rPr>
          <w:rFonts w:hint="eastAsia"/>
          <w:rtl/>
        </w:rPr>
        <w:t>חוף</w:t>
      </w:r>
      <w:r w:rsidR="00623A3F" w:rsidRPr="00E456CB">
        <w:rPr>
          <w:rtl/>
        </w:rPr>
        <w:t xml:space="preserve">. </w:t>
      </w:r>
      <w:r w:rsidR="00623A3F" w:rsidRPr="00E456CB">
        <w:rPr>
          <w:rFonts w:hint="eastAsia"/>
          <w:rtl/>
        </w:rPr>
        <w:t>לעיתים</w:t>
      </w:r>
      <w:r w:rsidR="00623A3F" w:rsidRPr="00E456CB">
        <w:rPr>
          <w:rtl/>
        </w:rPr>
        <w:t xml:space="preserve"> </w:t>
      </w:r>
      <w:r w:rsidR="00623A3F" w:rsidRPr="00E456CB">
        <w:rPr>
          <w:rFonts w:hint="eastAsia"/>
          <w:rtl/>
        </w:rPr>
        <w:t>בקע</w:t>
      </w:r>
      <w:r w:rsidR="00271B12">
        <w:rPr>
          <w:rFonts w:hint="cs"/>
          <w:rtl/>
        </w:rPr>
        <w:t>ו</w:t>
      </w:r>
      <w:r w:rsidR="00623A3F" w:rsidRPr="00E456CB">
        <w:rPr>
          <w:rtl/>
        </w:rPr>
        <w:t xml:space="preserve"> מהבור </w:t>
      </w:r>
      <w:r w:rsidR="00271B12">
        <w:rPr>
          <w:rFonts w:hint="cs"/>
          <w:rtl/>
        </w:rPr>
        <w:t xml:space="preserve">דרקונים קטנים עם קוצים על גבם </w:t>
      </w:r>
      <w:r w:rsidR="00623A3F" w:rsidRPr="00E456CB">
        <w:rPr>
          <w:rtl/>
        </w:rPr>
        <w:t>ואז</w:t>
      </w:r>
      <w:r w:rsidR="00041E49">
        <w:rPr>
          <w:rFonts w:hint="cs"/>
          <w:rtl/>
        </w:rPr>
        <w:t xml:space="preserve"> הוא</w:t>
      </w:r>
      <w:r w:rsidR="00623A3F" w:rsidRPr="00E456CB">
        <w:rPr>
          <w:rtl/>
        </w:rPr>
        <w:t xml:space="preserve"> </w:t>
      </w:r>
      <w:r w:rsidR="009747A8" w:rsidRPr="00E456CB">
        <w:rPr>
          <w:rFonts w:hint="eastAsia"/>
          <w:rtl/>
        </w:rPr>
        <w:t>נ</w:t>
      </w:r>
      <w:r w:rsidR="00623A3F" w:rsidRPr="00E456CB">
        <w:rPr>
          <w:rFonts w:hint="eastAsia"/>
          <w:rtl/>
        </w:rPr>
        <w:t>מלט</w:t>
      </w:r>
      <w:r w:rsidR="00623A3F" w:rsidRPr="00E456CB">
        <w:rPr>
          <w:rtl/>
        </w:rPr>
        <w:t xml:space="preserve"> </w:t>
      </w:r>
      <w:r w:rsidR="00623A3F" w:rsidRPr="00E456CB">
        <w:rPr>
          <w:rFonts w:hint="eastAsia"/>
          <w:rtl/>
        </w:rPr>
        <w:t>על</w:t>
      </w:r>
      <w:r w:rsidR="00623A3F" w:rsidRPr="00E456CB">
        <w:rPr>
          <w:rtl/>
        </w:rPr>
        <w:t xml:space="preserve"> </w:t>
      </w:r>
      <w:r w:rsidR="00623A3F" w:rsidRPr="00E456CB">
        <w:rPr>
          <w:rFonts w:hint="eastAsia"/>
          <w:rtl/>
        </w:rPr>
        <w:t>נפש</w:t>
      </w:r>
      <w:r w:rsidR="009747A8" w:rsidRPr="00E456CB">
        <w:rPr>
          <w:rFonts w:hint="eastAsia"/>
          <w:rtl/>
        </w:rPr>
        <w:t>ו</w:t>
      </w:r>
      <w:r w:rsidR="00623A3F" w:rsidRPr="00E456CB">
        <w:rPr>
          <w:rtl/>
        </w:rPr>
        <w:t xml:space="preserve"> – אבל לא רחוק מדי, שסבתא לא תדאג.</w:t>
      </w:r>
      <w:bookmarkEnd w:id="3"/>
      <w:r w:rsidR="00B40BDC">
        <w:rPr>
          <w:rFonts w:hint="cs"/>
          <w:rtl/>
        </w:rPr>
        <w:t xml:space="preserve"> </w:t>
      </w:r>
    </w:p>
    <w:p w14:paraId="0FCA0C98" w14:textId="1680942D" w:rsidR="00250F08" w:rsidRDefault="00250F08" w:rsidP="00EA654A">
      <w:pPr>
        <w:rPr>
          <w:rtl/>
        </w:rPr>
      </w:pPr>
      <w:r>
        <w:rPr>
          <w:rFonts w:hint="cs"/>
          <w:rtl/>
        </w:rPr>
        <w:t>"</w:t>
      </w:r>
      <w:r w:rsidR="00F06A3F">
        <w:rPr>
          <w:rFonts w:hint="cs"/>
          <w:rtl/>
        </w:rPr>
        <w:t>עכשיו</w:t>
      </w:r>
      <w:r>
        <w:rPr>
          <w:rFonts w:hint="cs"/>
          <w:rtl/>
        </w:rPr>
        <w:t xml:space="preserve"> את רוצה לדוג איתי?" </w:t>
      </w:r>
      <w:r w:rsidR="00B50DE0">
        <w:rPr>
          <w:rFonts w:hint="cs"/>
          <w:rtl/>
        </w:rPr>
        <w:t>הוא העמיד פנים שהוא הנכד הגרמני שלה, ובאמת הרגיש כמו ילד אחר</w:t>
      </w:r>
      <w:r w:rsidR="00590133">
        <w:rPr>
          <w:rFonts w:hint="cs"/>
          <w:rtl/>
        </w:rPr>
        <w:t xml:space="preserve">, שונה לגמרי, בוודאי לא </w:t>
      </w:r>
      <w:r w:rsidR="00274B6F">
        <w:rPr>
          <w:rFonts w:hint="cs"/>
          <w:rtl/>
        </w:rPr>
        <w:t xml:space="preserve">כמו </w:t>
      </w:r>
      <w:r w:rsidR="00590133">
        <w:rPr>
          <w:rFonts w:hint="cs"/>
          <w:rtl/>
        </w:rPr>
        <w:t>ילד שמתגעגע ל</w:t>
      </w:r>
      <w:r w:rsidR="001C5A04">
        <w:rPr>
          <w:rFonts w:hint="cs"/>
          <w:rtl/>
        </w:rPr>
        <w:t>אימא</w:t>
      </w:r>
      <w:r w:rsidR="00590133">
        <w:rPr>
          <w:rFonts w:hint="cs"/>
          <w:rtl/>
        </w:rPr>
        <w:t xml:space="preserve">, לא </w:t>
      </w:r>
      <w:r w:rsidR="00493095">
        <w:rPr>
          <w:rFonts w:hint="cs"/>
          <w:rtl/>
        </w:rPr>
        <w:t>סאשה</w:t>
      </w:r>
      <w:r w:rsidR="00590133">
        <w:rPr>
          <w:rFonts w:hint="cs"/>
          <w:rtl/>
        </w:rPr>
        <w:t xml:space="preserve"> </w:t>
      </w:r>
      <w:r w:rsidR="00C75015">
        <w:rPr>
          <w:rFonts w:hint="cs"/>
          <w:rtl/>
        </w:rPr>
        <w:t xml:space="preserve">קטנצ'יק </w:t>
      </w:r>
      <w:r w:rsidR="00493095">
        <w:rPr>
          <w:rFonts w:hint="cs"/>
          <w:rtl/>
        </w:rPr>
        <w:t>ש</w:t>
      </w:r>
      <w:r w:rsidR="00590133">
        <w:rPr>
          <w:rFonts w:hint="cs"/>
          <w:rtl/>
        </w:rPr>
        <w:t>מסתפק רק בלהצחיק את סבתא במקום להציל אותה</w:t>
      </w:r>
      <w:r w:rsidR="00B50DE0">
        <w:rPr>
          <w:rFonts w:hint="cs"/>
          <w:rtl/>
        </w:rPr>
        <w:t xml:space="preserve">. </w:t>
      </w:r>
      <w:r w:rsidR="00590133">
        <w:rPr>
          <w:rFonts w:hint="cs"/>
          <w:rtl/>
        </w:rPr>
        <w:t>"נדוג ביחד?"</w:t>
      </w:r>
      <w:r w:rsidR="00B50DE0">
        <w:rPr>
          <w:rFonts w:hint="cs"/>
          <w:rtl/>
        </w:rPr>
        <w:t xml:space="preserve"> </w:t>
      </w:r>
    </w:p>
    <w:p w14:paraId="5551CD67" w14:textId="77777777" w:rsidR="00250F08" w:rsidRDefault="00250F08" w:rsidP="00250000">
      <w:pPr>
        <w:rPr>
          <w:rtl/>
        </w:rPr>
      </w:pPr>
      <w:r>
        <w:rPr>
          <w:rFonts w:hint="cs"/>
          <w:rtl/>
        </w:rPr>
        <w:t>"בסדר."</w:t>
      </w:r>
    </w:p>
    <w:p w14:paraId="3E41CC5F" w14:textId="06035755" w:rsidR="00250F08" w:rsidRDefault="00250F08" w:rsidP="00910F78">
      <w:pPr>
        <w:rPr>
          <w:rtl/>
        </w:rPr>
      </w:pPr>
      <w:r>
        <w:rPr>
          <w:rFonts w:hint="cs"/>
          <w:rtl/>
        </w:rPr>
        <w:lastRenderedPageBreak/>
        <w:t>"לכי לשם, תביאי</w:t>
      </w:r>
      <w:r w:rsidR="00493095">
        <w:rPr>
          <w:rFonts w:hint="cs"/>
          <w:rtl/>
        </w:rPr>
        <w:t xml:space="preserve"> כמה פ</w:t>
      </w:r>
      <w:r w:rsidR="00041E49">
        <w:rPr>
          <w:rFonts w:hint="cs"/>
          <w:rtl/>
        </w:rPr>
        <w:t>י</w:t>
      </w:r>
      <w:r w:rsidR="00493095">
        <w:rPr>
          <w:rFonts w:hint="cs"/>
          <w:rtl/>
        </w:rPr>
        <w:t xml:space="preserve">תיונות," הוא </w:t>
      </w:r>
      <w:r w:rsidR="00EA654A">
        <w:rPr>
          <w:rFonts w:hint="cs"/>
          <w:rtl/>
        </w:rPr>
        <w:t>המשיך בגרמנית ו</w:t>
      </w:r>
      <w:r w:rsidR="00493095">
        <w:rPr>
          <w:rFonts w:hint="cs"/>
          <w:rtl/>
        </w:rPr>
        <w:t xml:space="preserve">הצביע על דלי </w:t>
      </w:r>
      <w:r w:rsidR="00EA654A">
        <w:rPr>
          <w:rFonts w:hint="cs"/>
          <w:rtl/>
        </w:rPr>
        <w:t>ובו</w:t>
      </w:r>
      <w:r>
        <w:rPr>
          <w:rFonts w:hint="cs"/>
          <w:rtl/>
        </w:rPr>
        <w:t xml:space="preserve"> חיות </w:t>
      </w:r>
      <w:r w:rsidR="00B50DE0">
        <w:rPr>
          <w:rFonts w:hint="cs"/>
          <w:rtl/>
        </w:rPr>
        <w:t xml:space="preserve">פלסטיק </w:t>
      </w:r>
      <w:r>
        <w:rPr>
          <w:rFonts w:hint="cs"/>
          <w:rtl/>
        </w:rPr>
        <w:t>קטנות</w:t>
      </w:r>
      <w:r w:rsidR="00493095">
        <w:rPr>
          <w:rFonts w:hint="cs"/>
          <w:rtl/>
        </w:rPr>
        <w:t>,</w:t>
      </w:r>
      <w:r>
        <w:rPr>
          <w:rFonts w:hint="cs"/>
          <w:rtl/>
        </w:rPr>
        <w:t xml:space="preserve"> שקנתה </w:t>
      </w:r>
      <w:r w:rsidR="00493095">
        <w:rPr>
          <w:rFonts w:hint="cs"/>
          <w:rtl/>
        </w:rPr>
        <w:t xml:space="preserve">עבור </w:t>
      </w:r>
      <w:r w:rsidR="009A1DD0">
        <w:rPr>
          <w:rFonts w:hint="cs"/>
          <w:rtl/>
        </w:rPr>
        <w:t xml:space="preserve">ביקורי </w:t>
      </w:r>
      <w:r w:rsidR="00493095">
        <w:rPr>
          <w:rFonts w:hint="cs"/>
          <w:rtl/>
        </w:rPr>
        <w:t>ה</w:t>
      </w:r>
      <w:r>
        <w:rPr>
          <w:rFonts w:hint="cs"/>
          <w:rtl/>
        </w:rPr>
        <w:t>נכדים</w:t>
      </w:r>
      <w:r w:rsidR="006133AE">
        <w:rPr>
          <w:rFonts w:hint="cs"/>
          <w:rtl/>
        </w:rPr>
        <w:t xml:space="preserve"> </w:t>
      </w:r>
      <w:r w:rsidR="009747A8">
        <w:rPr>
          <w:rFonts w:hint="cs"/>
          <w:rtl/>
        </w:rPr>
        <w:t>וש</w:t>
      </w:r>
      <w:r>
        <w:rPr>
          <w:rFonts w:hint="cs"/>
          <w:rtl/>
        </w:rPr>
        <w:t xml:space="preserve">רובן כבר נעלמו. "את יכולה להביא </w:t>
      </w:r>
      <w:r w:rsidR="00910F78">
        <w:rPr>
          <w:rFonts w:hint="cs"/>
          <w:rtl/>
        </w:rPr>
        <w:t>איזה</w:t>
      </w:r>
      <w:r>
        <w:rPr>
          <w:rFonts w:hint="cs"/>
          <w:rtl/>
        </w:rPr>
        <w:t xml:space="preserve"> פ</w:t>
      </w:r>
      <w:r w:rsidR="005A4FDA">
        <w:rPr>
          <w:rFonts w:hint="cs"/>
          <w:rtl/>
        </w:rPr>
        <w:t>י</w:t>
      </w:r>
      <w:r>
        <w:rPr>
          <w:rFonts w:hint="cs"/>
          <w:rtl/>
        </w:rPr>
        <w:t xml:space="preserve">תיונות שאת רוצה." </w:t>
      </w:r>
      <w:r w:rsidR="00DC0AE4">
        <w:rPr>
          <w:rFonts w:hint="cs"/>
          <w:rtl/>
        </w:rPr>
        <w:t>הוא</w:t>
      </w:r>
      <w:r>
        <w:rPr>
          <w:rFonts w:hint="cs"/>
          <w:rtl/>
        </w:rPr>
        <w:t xml:space="preserve"> שמח </w:t>
      </w:r>
      <w:r w:rsidR="0087235D">
        <w:rPr>
          <w:rFonts w:hint="cs"/>
          <w:rtl/>
        </w:rPr>
        <w:t xml:space="preserve">על </w:t>
      </w:r>
      <w:r>
        <w:rPr>
          <w:rFonts w:hint="cs"/>
          <w:rtl/>
        </w:rPr>
        <w:t>שהלך לדוג עם החברים בקיץ בברלין. מארק</w:t>
      </w:r>
      <w:r w:rsidR="006133AE">
        <w:rPr>
          <w:rFonts w:hint="cs"/>
          <w:rtl/>
        </w:rPr>
        <w:t>,</w:t>
      </w:r>
      <w:r>
        <w:rPr>
          <w:rFonts w:hint="cs"/>
          <w:rtl/>
        </w:rPr>
        <w:t xml:space="preserve"> ש</w:t>
      </w:r>
      <w:r w:rsidR="00DC0AE4">
        <w:rPr>
          <w:rFonts w:hint="cs"/>
          <w:rtl/>
        </w:rPr>
        <w:t xml:space="preserve">העדיף </w:t>
      </w:r>
      <w:r w:rsidR="00EB6FFE">
        <w:rPr>
          <w:rFonts w:hint="cs"/>
          <w:rtl/>
        </w:rPr>
        <w:t>לה</w:t>
      </w:r>
      <w:r w:rsidR="005A4FDA">
        <w:rPr>
          <w:rFonts w:hint="cs"/>
          <w:rtl/>
        </w:rPr>
        <w:t>י</w:t>
      </w:r>
      <w:r w:rsidR="00EB6FFE">
        <w:rPr>
          <w:rFonts w:hint="cs"/>
          <w:rtl/>
        </w:rPr>
        <w:t xml:space="preserve">שאר </w:t>
      </w:r>
      <w:r w:rsidR="00DF5A65" w:rsidRPr="00DF5A65">
        <w:rPr>
          <w:rFonts w:cs="Times New Roman"/>
          <w:rtl/>
        </w:rPr>
        <w:t xml:space="preserve">עם ההורים, </w:t>
      </w:r>
      <w:r w:rsidR="00DC0AE4">
        <w:rPr>
          <w:rFonts w:hint="cs"/>
          <w:rtl/>
        </w:rPr>
        <w:t>בחזרות</w:t>
      </w:r>
      <w:r w:rsidR="007D4FA6">
        <w:rPr>
          <w:rFonts w:hint="cs"/>
          <w:rtl/>
        </w:rPr>
        <w:t>יה</w:t>
      </w:r>
      <w:r w:rsidR="00DC0AE4">
        <w:rPr>
          <w:rFonts w:hint="cs"/>
          <w:rtl/>
        </w:rPr>
        <w:t xml:space="preserve"> של </w:t>
      </w:r>
      <w:r w:rsidR="008B1B44">
        <w:rPr>
          <w:rFonts w:hint="cs"/>
          <w:rtl/>
        </w:rPr>
        <w:t>סופי</w:t>
      </w:r>
      <w:r>
        <w:rPr>
          <w:rFonts w:hint="cs"/>
          <w:rtl/>
        </w:rPr>
        <w:t xml:space="preserve"> </w:t>
      </w:r>
      <w:r w:rsidR="00EB6FFE">
        <w:rPr>
          <w:rFonts w:hint="cs"/>
          <w:rtl/>
        </w:rPr>
        <w:t>בפסנתר</w:t>
      </w:r>
      <w:r w:rsidR="006133AE">
        <w:rPr>
          <w:rFonts w:hint="cs"/>
          <w:rtl/>
        </w:rPr>
        <w:t xml:space="preserve">, </w:t>
      </w:r>
      <w:r>
        <w:rPr>
          <w:rFonts w:hint="cs"/>
          <w:rtl/>
        </w:rPr>
        <w:t>לא הכיר את המילים ה</w:t>
      </w:r>
      <w:r w:rsidR="00910F78">
        <w:rPr>
          <w:rFonts w:hint="cs"/>
          <w:rtl/>
        </w:rPr>
        <w:t>אלה.</w:t>
      </w:r>
    </w:p>
    <w:p w14:paraId="7D4A3E30" w14:textId="1D064EC8" w:rsidR="00250F08" w:rsidRDefault="00250F08" w:rsidP="00250000">
      <w:pPr>
        <w:rPr>
          <w:rtl/>
        </w:rPr>
      </w:pPr>
      <w:r>
        <w:rPr>
          <w:rFonts w:hint="cs"/>
          <w:rtl/>
        </w:rPr>
        <w:t>סבתא הביאה ל</w:t>
      </w:r>
      <w:r w:rsidR="007D4FA6">
        <w:rPr>
          <w:rFonts w:hint="cs"/>
          <w:rtl/>
        </w:rPr>
        <w:t>אלכס</w:t>
      </w:r>
      <w:r>
        <w:rPr>
          <w:rFonts w:hint="cs"/>
          <w:rtl/>
        </w:rPr>
        <w:t xml:space="preserve"> צפרדע פלסטיק קטנטונת.</w:t>
      </w:r>
    </w:p>
    <w:p w14:paraId="2440A3F0" w14:textId="355CD5A8" w:rsidR="00250F08" w:rsidRDefault="00250F08" w:rsidP="00910F78">
      <w:pPr>
        <w:rPr>
          <w:rtl/>
        </w:rPr>
      </w:pPr>
      <w:r>
        <w:rPr>
          <w:rFonts w:hint="cs"/>
          <w:rtl/>
        </w:rPr>
        <w:t>"אני אלחם בחכה הזאת כמו שאני נלחם בצפרדעים!" ה</w:t>
      </w:r>
      <w:r w:rsidR="00910F78">
        <w:rPr>
          <w:rFonts w:hint="cs"/>
          <w:rtl/>
        </w:rPr>
        <w:t>וא הרים מהרצפה את בלון הטוויטי ש</w:t>
      </w:r>
      <w:r>
        <w:rPr>
          <w:rFonts w:hint="cs"/>
          <w:rtl/>
        </w:rPr>
        <w:t>ל</w:t>
      </w:r>
      <w:r w:rsidR="00910F78">
        <w:rPr>
          <w:rFonts w:hint="cs"/>
          <w:rtl/>
        </w:rPr>
        <w:t xml:space="preserve"> </w:t>
      </w:r>
      <w:r>
        <w:rPr>
          <w:rFonts w:hint="cs"/>
          <w:rtl/>
        </w:rPr>
        <w:t>מארק. "אנחנו ניתן לצפרדע סטירות</w:t>
      </w:r>
      <w:r w:rsidR="00910F78">
        <w:rPr>
          <w:rFonts w:hint="cs"/>
          <w:rtl/>
        </w:rPr>
        <w:t>!</w:t>
      </w:r>
      <w:r>
        <w:rPr>
          <w:rFonts w:hint="cs"/>
          <w:rtl/>
        </w:rPr>
        <w:t xml:space="preserve"> ככה!"</w:t>
      </w:r>
    </w:p>
    <w:p w14:paraId="5EDDE243" w14:textId="46F1E6F8" w:rsidR="00250F08" w:rsidRDefault="00250F08" w:rsidP="00910F78">
      <w:pPr>
        <w:rPr>
          <w:rtl/>
        </w:rPr>
      </w:pPr>
      <w:r>
        <w:rPr>
          <w:rFonts w:hint="cs"/>
          <w:rtl/>
        </w:rPr>
        <w:t>סבתא הביאה פ</w:t>
      </w:r>
      <w:r w:rsidR="005A4FDA">
        <w:rPr>
          <w:rFonts w:hint="cs"/>
          <w:rtl/>
        </w:rPr>
        <w:t>י</w:t>
      </w:r>
      <w:r>
        <w:rPr>
          <w:rFonts w:hint="cs"/>
          <w:rtl/>
        </w:rPr>
        <w:t>תיונות</w:t>
      </w:r>
      <w:r w:rsidR="00910F78">
        <w:rPr>
          <w:rFonts w:hint="cs"/>
          <w:rtl/>
        </w:rPr>
        <w:t xml:space="preserve"> נוספים</w:t>
      </w:r>
      <w:r>
        <w:rPr>
          <w:rFonts w:hint="cs"/>
          <w:rtl/>
        </w:rPr>
        <w:t>.</w:t>
      </w:r>
    </w:p>
    <w:p w14:paraId="013E0766" w14:textId="15FD964D" w:rsidR="00250F08" w:rsidRDefault="00250F08" w:rsidP="00250000">
      <w:pPr>
        <w:rPr>
          <w:rtl/>
        </w:rPr>
      </w:pPr>
      <w:r>
        <w:rPr>
          <w:rFonts w:hint="cs"/>
          <w:rtl/>
        </w:rPr>
        <w:t xml:space="preserve">"כפית סגולה! </w:t>
      </w:r>
      <w:r w:rsidR="00910F78" w:rsidRPr="00910F78">
        <w:rPr>
          <w:rFonts w:cs="Times New Roman"/>
          <w:rtl/>
        </w:rPr>
        <w:t xml:space="preserve">באמת! </w:t>
      </w:r>
      <w:r>
        <w:rPr>
          <w:rFonts w:hint="cs"/>
          <w:rtl/>
        </w:rPr>
        <w:t xml:space="preserve">ואיפה הצפרדע? טוויטי, תמצא לי אותה!" הוא סרק את השטיח בעזרת הבלון. </w:t>
      </w:r>
    </w:p>
    <w:p w14:paraId="43AE8C7A" w14:textId="0D8868DB" w:rsidR="00250F08" w:rsidRDefault="00250F08" w:rsidP="00493095">
      <w:pPr>
        <w:rPr>
          <w:rtl/>
        </w:rPr>
      </w:pPr>
      <w:r>
        <w:rPr>
          <w:rFonts w:hint="cs"/>
          <w:rtl/>
        </w:rPr>
        <w:t xml:space="preserve">"מאחורי הרגל שלך," מארק </w:t>
      </w:r>
      <w:r w:rsidR="007C6A54">
        <w:rPr>
          <w:rFonts w:hint="cs"/>
          <w:rtl/>
        </w:rPr>
        <w:t>ענה</w:t>
      </w:r>
      <w:r w:rsidR="00493095">
        <w:rPr>
          <w:rFonts w:hint="cs"/>
          <w:rtl/>
        </w:rPr>
        <w:t xml:space="preserve"> </w:t>
      </w:r>
      <w:r>
        <w:rPr>
          <w:rFonts w:hint="cs"/>
          <w:rtl/>
        </w:rPr>
        <w:t>באנגלית.</w:t>
      </w:r>
    </w:p>
    <w:p w14:paraId="1A4FF58C" w14:textId="5A543924" w:rsidR="00250F08" w:rsidRDefault="00250F08" w:rsidP="00250000">
      <w:pPr>
        <w:rPr>
          <w:rtl/>
        </w:rPr>
      </w:pPr>
      <w:r>
        <w:rPr>
          <w:rFonts w:hint="cs"/>
          <w:rtl/>
        </w:rPr>
        <w:t>"</w:t>
      </w:r>
      <w:r w:rsidR="009747A8">
        <w:rPr>
          <w:rFonts w:hint="cs"/>
          <w:rtl/>
        </w:rPr>
        <w:t xml:space="preserve">מאחורי הרגל! </w:t>
      </w:r>
      <w:r w:rsidR="00F06A3F">
        <w:rPr>
          <w:rFonts w:hint="cs"/>
          <w:rtl/>
        </w:rPr>
        <w:t>עכשיו</w:t>
      </w:r>
      <w:r>
        <w:rPr>
          <w:rFonts w:hint="cs"/>
          <w:rtl/>
        </w:rPr>
        <w:t xml:space="preserve"> את תנסי," אלכס אמר </w:t>
      </w:r>
      <w:r w:rsidR="009747A8">
        <w:rPr>
          <w:rFonts w:hint="cs"/>
          <w:rtl/>
        </w:rPr>
        <w:t xml:space="preserve">בגרמנית </w:t>
      </w:r>
      <w:r>
        <w:rPr>
          <w:rFonts w:hint="cs"/>
          <w:rtl/>
        </w:rPr>
        <w:t>ונתן לסבתא את קצה החבל. "נסי להטיל את החכה בלי כלום. זה יצליח לך, את תצליחי לדוג משהו."</w:t>
      </w:r>
    </w:p>
    <w:p w14:paraId="088BB6E8" w14:textId="77777777" w:rsidR="00250F08" w:rsidRDefault="00250F08" w:rsidP="00250000">
      <w:pPr>
        <w:rPr>
          <w:rtl/>
        </w:rPr>
      </w:pPr>
      <w:r>
        <w:rPr>
          <w:rFonts w:hint="cs"/>
          <w:rtl/>
        </w:rPr>
        <w:t>היא השליכה ביד רפה.</w:t>
      </w:r>
    </w:p>
    <w:p w14:paraId="72F49AD9" w14:textId="77777777" w:rsidR="00250F08" w:rsidRDefault="00250F08" w:rsidP="00493095">
      <w:pPr>
        <w:rPr>
          <w:rtl/>
        </w:rPr>
      </w:pPr>
      <w:r>
        <w:rPr>
          <w:rFonts w:hint="cs"/>
          <w:rtl/>
        </w:rPr>
        <w:t xml:space="preserve">"אל תמשכי את זה מייד, רק כשאת </w:t>
      </w:r>
      <w:r w:rsidR="00493095">
        <w:rPr>
          <w:rFonts w:hint="cs"/>
          <w:rtl/>
        </w:rPr>
        <w:t>מרגישה</w:t>
      </w:r>
      <w:r>
        <w:rPr>
          <w:rFonts w:hint="cs"/>
          <w:rtl/>
        </w:rPr>
        <w:t xml:space="preserve"> משהו מושך. רגע! רגע!"</w:t>
      </w:r>
    </w:p>
    <w:p w14:paraId="2CE57C5B" w14:textId="77777777" w:rsidR="00250F08" w:rsidRDefault="00250F08" w:rsidP="00250000">
      <w:pPr>
        <w:rPr>
          <w:rtl/>
        </w:rPr>
      </w:pPr>
      <w:r>
        <w:rPr>
          <w:rFonts w:hint="cs"/>
          <w:rtl/>
        </w:rPr>
        <w:t>היא נאנחה. "די, סאשה."</w:t>
      </w:r>
    </w:p>
    <w:p w14:paraId="443BD8CA" w14:textId="77777777" w:rsidR="005A4FDA" w:rsidRDefault="005A4FDA" w:rsidP="00FF3823">
      <w:pPr>
        <w:rPr>
          <w:rtl/>
        </w:rPr>
      </w:pPr>
    </w:p>
    <w:p w14:paraId="1124C5EC" w14:textId="5A39BD17" w:rsidR="00250F08" w:rsidRDefault="00250F08" w:rsidP="005A4FDA">
      <w:pPr>
        <w:ind w:firstLine="0"/>
        <w:rPr>
          <w:rtl/>
        </w:rPr>
      </w:pPr>
      <w:r>
        <w:rPr>
          <w:rFonts w:hint="cs"/>
          <w:rtl/>
        </w:rPr>
        <w:t>בסופו של דבר אלכס הצליח לגרום לה לצחוק</w:t>
      </w:r>
      <w:r w:rsidR="00DF5A65">
        <w:rPr>
          <w:rFonts w:hint="cs"/>
          <w:rtl/>
        </w:rPr>
        <w:t>:</w:t>
      </w:r>
      <w:r>
        <w:rPr>
          <w:rFonts w:hint="cs"/>
          <w:rtl/>
        </w:rPr>
        <w:t xml:space="preserve"> מארק מילא </w:t>
      </w:r>
      <w:r w:rsidR="009747A8">
        <w:rPr>
          <w:rFonts w:hint="cs"/>
          <w:rtl/>
        </w:rPr>
        <w:t>צלוחית</w:t>
      </w:r>
      <w:r>
        <w:rPr>
          <w:rFonts w:hint="cs"/>
          <w:rtl/>
        </w:rPr>
        <w:t xml:space="preserve"> בחלב </w:t>
      </w:r>
      <w:r w:rsidR="009A1DD0">
        <w:rPr>
          <w:rFonts w:hint="cs"/>
          <w:rtl/>
        </w:rPr>
        <w:t>והוריד מעל המקרר קופסת</w:t>
      </w:r>
      <w:r>
        <w:rPr>
          <w:rFonts w:hint="cs"/>
          <w:rtl/>
        </w:rPr>
        <w:t xml:space="preserve"> קורנפלקס </w:t>
      </w:r>
      <w:r w:rsidR="007D4FA6" w:rsidRPr="007D4FA6">
        <w:rPr>
          <w:rFonts w:cs="Times New Roman"/>
          <w:rtl/>
        </w:rPr>
        <w:t>ללא צבעי מאכל</w:t>
      </w:r>
      <w:r>
        <w:rPr>
          <w:rFonts w:hint="cs"/>
          <w:rtl/>
        </w:rPr>
        <w:t xml:space="preserve"> ש</w:t>
      </w:r>
      <w:r w:rsidR="00CF224F">
        <w:rPr>
          <w:rFonts w:hint="cs"/>
          <w:rtl/>
        </w:rPr>
        <w:t>ה</w:t>
      </w:r>
      <w:r w:rsidR="00CF224F" w:rsidRPr="00CF224F">
        <w:rPr>
          <w:rFonts w:cs="Times New Roman"/>
          <w:rtl/>
        </w:rPr>
        <w:t xml:space="preserve">אחים </w:t>
      </w:r>
      <w:r>
        <w:rPr>
          <w:rFonts w:hint="cs"/>
          <w:rtl/>
        </w:rPr>
        <w:t>ה</w:t>
      </w:r>
      <w:r w:rsidR="00FF3823">
        <w:rPr>
          <w:rFonts w:hint="cs"/>
          <w:rtl/>
        </w:rPr>
        <w:t>עדיפו פחות</w:t>
      </w:r>
      <w:r w:rsidR="007F0EDC">
        <w:rPr>
          <w:rFonts w:hint="cs"/>
          <w:rtl/>
        </w:rPr>
        <w:t>,</w:t>
      </w:r>
      <w:r>
        <w:rPr>
          <w:rFonts w:hint="cs"/>
          <w:rtl/>
        </w:rPr>
        <w:t xml:space="preserve"> אבל את הסוגים האחרים </w:t>
      </w:r>
      <w:r w:rsidR="005A4FDA">
        <w:rPr>
          <w:rFonts w:hint="cs"/>
          <w:rtl/>
        </w:rPr>
        <w:t xml:space="preserve">הם </w:t>
      </w:r>
      <w:r>
        <w:rPr>
          <w:rFonts w:hint="cs"/>
          <w:rtl/>
        </w:rPr>
        <w:t xml:space="preserve">כבר חיסלו. </w:t>
      </w:r>
      <w:r w:rsidR="0054611A">
        <w:rPr>
          <w:rFonts w:hint="cs"/>
          <w:rtl/>
        </w:rPr>
        <w:t>מארק</w:t>
      </w:r>
      <w:r>
        <w:rPr>
          <w:rFonts w:hint="cs"/>
          <w:rtl/>
        </w:rPr>
        <w:t xml:space="preserve"> הכניס את ידו לשקית וגרף קורנפלקס לקערה. </w:t>
      </w:r>
    </w:p>
    <w:p w14:paraId="4AC9A91A" w14:textId="0C155CF2" w:rsidR="00250F08" w:rsidRDefault="00250F08" w:rsidP="0054611A">
      <w:pPr>
        <w:rPr>
          <w:rtl/>
        </w:rPr>
      </w:pPr>
      <w:r>
        <w:rPr>
          <w:rFonts w:hint="cs"/>
          <w:rtl/>
        </w:rPr>
        <w:t>אוי הזוועה! פרפר עש עצום התעופף לו מערימת הקורנפלקס</w:t>
      </w:r>
      <w:r w:rsidR="0054611A">
        <w:rPr>
          <w:rFonts w:hint="cs"/>
          <w:rtl/>
        </w:rPr>
        <w:t>.</w:t>
      </w:r>
      <w:r>
        <w:rPr>
          <w:rFonts w:hint="cs"/>
          <w:rtl/>
        </w:rPr>
        <w:t xml:space="preserve"> ב</w:t>
      </w:r>
      <w:r w:rsidR="009747A8">
        <w:rPr>
          <w:rFonts w:hint="cs"/>
          <w:rtl/>
        </w:rPr>
        <w:t>צלוחית</w:t>
      </w:r>
      <w:r>
        <w:rPr>
          <w:rFonts w:hint="cs"/>
          <w:rtl/>
        </w:rPr>
        <w:t xml:space="preserve"> נות</w:t>
      </w:r>
      <w:r w:rsidR="00493095">
        <w:rPr>
          <w:rFonts w:hint="cs"/>
          <w:rtl/>
        </w:rPr>
        <w:t xml:space="preserve">רו עשרות זחלים </w:t>
      </w:r>
      <w:r w:rsidR="00065D63" w:rsidRPr="00065D63">
        <w:rPr>
          <w:rFonts w:cs="Times New Roman"/>
          <w:rtl/>
        </w:rPr>
        <w:t>מפַרפּרים[ניקוד בדוק, פ שני עם צירה]</w:t>
      </w:r>
      <w:r>
        <w:rPr>
          <w:rFonts w:hint="cs"/>
          <w:rtl/>
        </w:rPr>
        <w:t xml:space="preserve">, </w:t>
      </w:r>
      <w:r w:rsidR="00493095">
        <w:rPr>
          <w:rFonts w:hint="cs"/>
          <w:rtl/>
        </w:rPr>
        <w:t>מטפסים [</w:t>
      </w:r>
      <w:r>
        <w:rPr>
          <w:rFonts w:hint="cs"/>
          <w:rtl/>
        </w:rPr>
        <w:t xml:space="preserve">זוחלים </w:t>
      </w:r>
      <w:r w:rsidR="00BC50FA">
        <w:rPr>
          <w:rFonts w:hint="cs"/>
          <w:rtl/>
        </w:rPr>
        <w:t xml:space="preserve">מילה אחרת] </w:t>
      </w:r>
      <w:r w:rsidR="00493095">
        <w:rPr>
          <w:rFonts w:hint="cs"/>
          <w:rtl/>
        </w:rPr>
        <w:t>זה על זה</w:t>
      </w:r>
      <w:r>
        <w:rPr>
          <w:rFonts w:hint="cs"/>
          <w:rtl/>
        </w:rPr>
        <w:t xml:space="preserve"> ועל ערימת </w:t>
      </w:r>
      <w:r w:rsidR="00493095">
        <w:rPr>
          <w:rFonts w:hint="cs"/>
          <w:rtl/>
        </w:rPr>
        <w:t>פתיתי</w:t>
      </w:r>
      <w:r w:rsidR="005A4FDA">
        <w:rPr>
          <w:rFonts w:hint="cs"/>
          <w:rtl/>
        </w:rPr>
        <w:t xml:space="preserve"> </w:t>
      </w:r>
      <w:r w:rsidR="00E443EB">
        <w:rPr>
          <w:rFonts w:hint="cs"/>
          <w:rtl/>
        </w:rPr>
        <w:t>דגנים</w:t>
      </w:r>
      <w:r>
        <w:rPr>
          <w:rFonts w:hint="cs"/>
          <w:rtl/>
        </w:rPr>
        <w:t xml:space="preserve"> מכורסמים, טובעים בחל</w:t>
      </w:r>
      <w:r w:rsidR="00BC50FA">
        <w:rPr>
          <w:rFonts w:hint="cs"/>
          <w:rtl/>
        </w:rPr>
        <w:t>ב. זרועו של מארק ה</w:t>
      </w:r>
      <w:r w:rsidR="00EB6FFE">
        <w:rPr>
          <w:rFonts w:hint="cs"/>
          <w:rtl/>
        </w:rPr>
        <w:t>ת</w:t>
      </w:r>
      <w:r w:rsidR="00BC50FA">
        <w:rPr>
          <w:rFonts w:hint="cs"/>
          <w:rtl/>
        </w:rPr>
        <w:t>כס</w:t>
      </w:r>
      <w:r w:rsidR="00EB6FFE">
        <w:rPr>
          <w:rFonts w:hint="cs"/>
          <w:rtl/>
        </w:rPr>
        <w:t>ת</w:t>
      </w:r>
      <w:r w:rsidR="00BC50FA">
        <w:rPr>
          <w:rFonts w:hint="cs"/>
          <w:rtl/>
        </w:rPr>
        <w:t>ה בזחלים האלה</w:t>
      </w:r>
      <w:r>
        <w:rPr>
          <w:rFonts w:hint="cs"/>
          <w:rtl/>
        </w:rPr>
        <w:t xml:space="preserve">, </w:t>
      </w:r>
      <w:r w:rsidR="009747A8">
        <w:rPr>
          <w:rFonts w:hint="cs"/>
          <w:rtl/>
        </w:rPr>
        <w:t xml:space="preserve">הצעירים שביניהם </w:t>
      </w:r>
      <w:r>
        <w:rPr>
          <w:rFonts w:hint="cs"/>
          <w:rtl/>
        </w:rPr>
        <w:t xml:space="preserve">לבנים ודקים, </w:t>
      </w:r>
      <w:r w:rsidR="009747A8">
        <w:rPr>
          <w:rFonts w:hint="cs"/>
          <w:rtl/>
        </w:rPr>
        <w:t>הבוגרים</w:t>
      </w:r>
      <w:r>
        <w:rPr>
          <w:rFonts w:hint="cs"/>
          <w:rtl/>
        </w:rPr>
        <w:t xml:space="preserve"> חומים ועבים. אלכס צחק, וככל שמארק צרח יותר כ</w:t>
      </w:r>
      <w:r w:rsidR="00DC0AE4">
        <w:rPr>
          <w:rFonts w:hint="cs"/>
          <w:rtl/>
        </w:rPr>
        <w:t>ן</w:t>
      </w:r>
      <w:r w:rsidR="00DC0AE4" w:rsidRPr="00DC0AE4">
        <w:rPr>
          <w:rFonts w:hint="cs"/>
          <w:rtl/>
        </w:rPr>
        <w:t xml:space="preserve"> </w:t>
      </w:r>
      <w:r w:rsidR="00DC0AE4">
        <w:rPr>
          <w:rFonts w:hint="cs"/>
          <w:rtl/>
        </w:rPr>
        <w:t>גבר</w:t>
      </w:r>
      <w:r>
        <w:rPr>
          <w:rFonts w:hint="cs"/>
          <w:rtl/>
        </w:rPr>
        <w:t xml:space="preserve"> צחוקו</w:t>
      </w:r>
      <w:r w:rsidR="00DC0AE4">
        <w:rPr>
          <w:rFonts w:hint="cs"/>
          <w:rtl/>
        </w:rPr>
        <w:t>, עד</w:t>
      </w:r>
      <w:r w:rsidR="009564E3">
        <w:rPr>
          <w:rFonts w:hint="cs"/>
          <w:rtl/>
        </w:rPr>
        <w:t xml:space="preserve"> </w:t>
      </w:r>
      <w:r w:rsidR="00DC0AE4">
        <w:rPr>
          <w:rFonts w:hint="cs"/>
          <w:rtl/>
        </w:rPr>
        <w:t>ש</w:t>
      </w:r>
      <w:r>
        <w:rPr>
          <w:rFonts w:hint="cs"/>
          <w:rtl/>
        </w:rPr>
        <w:t>פניו האדימו ודמעות זלגו על לחייו</w:t>
      </w:r>
      <w:r w:rsidR="0054611A">
        <w:rPr>
          <w:rFonts w:hint="cs"/>
          <w:rtl/>
        </w:rPr>
        <w:t>.</w:t>
      </w:r>
      <w:r>
        <w:rPr>
          <w:rFonts w:hint="cs"/>
          <w:rtl/>
        </w:rPr>
        <w:t xml:space="preserve"> </w:t>
      </w:r>
      <w:r w:rsidR="00DC0AE4" w:rsidRPr="00CE03C4">
        <w:rPr>
          <w:rFonts w:hint="cs"/>
          <w:rtl/>
        </w:rPr>
        <w:t>הוא הסיר את הזחלים אחד</w:t>
      </w:r>
      <w:r w:rsidR="005A4FDA">
        <w:rPr>
          <w:rFonts w:hint="cs"/>
          <w:rtl/>
        </w:rPr>
        <w:t>-</w:t>
      </w:r>
      <w:r w:rsidR="00DC0AE4" w:rsidRPr="00CE03C4">
        <w:rPr>
          <w:rFonts w:hint="cs"/>
          <w:rtl/>
        </w:rPr>
        <w:t xml:space="preserve">אחד מזרועו של </w:t>
      </w:r>
      <w:r>
        <w:rPr>
          <w:rFonts w:hint="cs"/>
          <w:rtl/>
        </w:rPr>
        <w:t xml:space="preserve">מארק וספר אותם ומארק </w:t>
      </w:r>
      <w:r w:rsidR="00065D63">
        <w:rPr>
          <w:rFonts w:hint="cs"/>
          <w:rtl/>
        </w:rPr>
        <w:t>ייבב</w:t>
      </w:r>
      <w:r>
        <w:rPr>
          <w:rFonts w:hint="cs"/>
          <w:rtl/>
        </w:rPr>
        <w:t xml:space="preserve">, וסבתא צחקה גם היא. היא עזרה לו לספור </w:t>
      </w:r>
      <w:r>
        <w:rPr>
          <w:rtl/>
        </w:rPr>
        <w:t>–</w:t>
      </w:r>
      <w:r>
        <w:rPr>
          <w:rFonts w:hint="cs"/>
          <w:rtl/>
        </w:rPr>
        <w:t xml:space="preserve"> "ארבע</w:t>
      </w:r>
      <w:r w:rsidR="005A4FDA">
        <w:rPr>
          <w:rFonts w:hint="cs"/>
          <w:rtl/>
        </w:rPr>
        <w:t>-</w:t>
      </w:r>
      <w:r>
        <w:rPr>
          <w:rFonts w:hint="cs"/>
          <w:rtl/>
        </w:rPr>
        <w:t>עשרה, חמש</w:t>
      </w:r>
      <w:r w:rsidR="005A4FDA">
        <w:rPr>
          <w:rFonts w:hint="cs"/>
          <w:rtl/>
        </w:rPr>
        <w:t>-</w:t>
      </w:r>
      <w:r>
        <w:rPr>
          <w:rFonts w:hint="cs"/>
          <w:rtl/>
        </w:rPr>
        <w:t>עשרה, שש</w:t>
      </w:r>
      <w:r w:rsidR="005A4FDA">
        <w:rPr>
          <w:rFonts w:hint="cs"/>
          <w:rtl/>
        </w:rPr>
        <w:t>-</w:t>
      </w:r>
      <w:r>
        <w:rPr>
          <w:rFonts w:hint="cs"/>
          <w:rtl/>
        </w:rPr>
        <w:t>עשרה! שש</w:t>
      </w:r>
      <w:r w:rsidR="005A4FDA">
        <w:rPr>
          <w:rFonts w:hint="cs"/>
          <w:rtl/>
        </w:rPr>
        <w:t>-</w:t>
      </w:r>
      <w:r>
        <w:rPr>
          <w:rFonts w:hint="cs"/>
          <w:rtl/>
        </w:rPr>
        <w:t>עשרה תולעים מארק! שש</w:t>
      </w:r>
      <w:r w:rsidR="005A4FDA">
        <w:rPr>
          <w:rFonts w:hint="cs"/>
          <w:rtl/>
        </w:rPr>
        <w:t>-</w:t>
      </w:r>
      <w:r>
        <w:rPr>
          <w:rFonts w:hint="cs"/>
          <w:rtl/>
        </w:rPr>
        <w:t xml:space="preserve">עשרה תולעים!" </w:t>
      </w:r>
      <w:r w:rsidR="0054611A" w:rsidRPr="0054611A">
        <w:rPr>
          <w:rFonts w:cs="Times New Roman"/>
          <w:rtl/>
        </w:rPr>
        <w:t xml:space="preserve">היא צחקה </w:t>
      </w:r>
      <w:r>
        <w:rPr>
          <w:rFonts w:hint="cs"/>
          <w:rtl/>
        </w:rPr>
        <w:t xml:space="preserve">עד שזחלים </w:t>
      </w:r>
      <w:r w:rsidR="00493095">
        <w:rPr>
          <w:rFonts w:hint="cs"/>
          <w:rtl/>
        </w:rPr>
        <w:t xml:space="preserve">נוספים </w:t>
      </w:r>
      <w:r>
        <w:rPr>
          <w:rFonts w:hint="cs"/>
          <w:rtl/>
        </w:rPr>
        <w:t xml:space="preserve">החלו </w:t>
      </w:r>
      <w:r w:rsidR="009747A8">
        <w:rPr>
          <w:rFonts w:hint="cs"/>
          <w:rtl/>
        </w:rPr>
        <w:t>לב</w:t>
      </w:r>
      <w:r w:rsidR="00DC0AE4">
        <w:rPr>
          <w:rFonts w:hint="cs"/>
          <w:rtl/>
        </w:rPr>
        <w:t>צב</w:t>
      </w:r>
      <w:r w:rsidR="009747A8">
        <w:rPr>
          <w:rFonts w:hint="cs"/>
          <w:rtl/>
        </w:rPr>
        <w:t>ץ</w:t>
      </w:r>
      <w:r>
        <w:rPr>
          <w:rFonts w:hint="cs"/>
          <w:rtl/>
        </w:rPr>
        <w:t xml:space="preserve"> מ</w:t>
      </w:r>
      <w:r w:rsidR="00D7621E">
        <w:rPr>
          <w:rFonts w:hint="cs"/>
          <w:rtl/>
        </w:rPr>
        <w:t>ה</w:t>
      </w:r>
      <w:r>
        <w:rPr>
          <w:rFonts w:hint="cs"/>
          <w:rtl/>
        </w:rPr>
        <w:t>קופסה. המחשבה על מטבח מכוסה ב</w:t>
      </w:r>
      <w:r w:rsidR="00EB6FFE" w:rsidRPr="00EB6FFE">
        <w:rPr>
          <w:rFonts w:cs="Times New Roman"/>
          <w:rtl/>
        </w:rPr>
        <w:t>רמשים הרוחשים</w:t>
      </w:r>
      <w:r>
        <w:rPr>
          <w:rFonts w:hint="cs"/>
          <w:rtl/>
        </w:rPr>
        <w:t xml:space="preserve"> היה למעלה מכוחותיה, ואלכס הכניס </w:t>
      </w:r>
      <w:r w:rsidR="00483BB1">
        <w:rPr>
          <w:rFonts w:hint="cs"/>
          <w:rtl/>
        </w:rPr>
        <w:t>הכול</w:t>
      </w:r>
      <w:r>
        <w:rPr>
          <w:rFonts w:hint="cs"/>
          <w:rtl/>
        </w:rPr>
        <w:t xml:space="preserve"> לשקית בתוך שקית בתוך שקית ורץ לזרוק בפח הזבל של השכנים.</w:t>
      </w:r>
    </w:p>
    <w:p w14:paraId="35693764" w14:textId="77777777" w:rsidR="00250F08" w:rsidRDefault="00250F08" w:rsidP="00250000">
      <w:pPr>
        <w:rPr>
          <w:rtl/>
        </w:rPr>
      </w:pPr>
    </w:p>
    <w:p w14:paraId="207ED537" w14:textId="77777777" w:rsidR="00460D05" w:rsidRDefault="00590133" w:rsidP="00250000">
      <w:pPr>
        <w:rPr>
          <w:rtl/>
        </w:rPr>
      </w:pPr>
      <w:r>
        <w:rPr>
          <w:rFonts w:hint="cs"/>
          <w:rtl/>
        </w:rPr>
        <w:t>[לאורך כל הילדות:</w:t>
      </w:r>
    </w:p>
    <w:p w14:paraId="3CC6694F" w14:textId="77777777" w:rsidR="00460D05" w:rsidRDefault="00460D05" w:rsidP="00250000">
      <w:pPr>
        <w:rPr>
          <w:rtl/>
        </w:rPr>
      </w:pPr>
      <w:r>
        <w:rPr>
          <w:rFonts w:hint="cs"/>
          <w:rtl/>
        </w:rPr>
        <w:t xml:space="preserve">אלכס מעמיד פנים שהוא מישהו אחר. למשל </w:t>
      </w:r>
      <w:r>
        <w:rPr>
          <w:rtl/>
        </w:rPr>
        <w:t>–</w:t>
      </w:r>
      <w:r>
        <w:rPr>
          <w:rFonts w:hint="cs"/>
          <w:rtl/>
        </w:rPr>
        <w:t xml:space="preserve"> באנגליה מעמיד פנים שהוא גרמני, הוא אוהב להסתובב ברחוב ולדבר עם מארק או עם סבתא שלו בגרמנית, ולהעמיד פנים שהוא גרמני.</w:t>
      </w:r>
    </w:p>
    <w:p w14:paraId="22C2DCBC" w14:textId="46A7B6A3" w:rsidR="00460D05" w:rsidRDefault="00460D05" w:rsidP="00250000">
      <w:pPr>
        <w:rPr>
          <w:rtl/>
        </w:rPr>
      </w:pPr>
      <w:r>
        <w:rPr>
          <w:rFonts w:hint="cs"/>
          <w:rtl/>
        </w:rPr>
        <w:t xml:space="preserve">בישראל </w:t>
      </w:r>
      <w:r>
        <w:rPr>
          <w:rtl/>
        </w:rPr>
        <w:t>–</w:t>
      </w:r>
      <w:r>
        <w:rPr>
          <w:rFonts w:hint="cs"/>
          <w:rtl/>
        </w:rPr>
        <w:t xml:space="preserve"> להעמיד פנים שהוא אנגלי (כשהוא בן 16 וכבר "ישראלי") עם יסמין, או </w:t>
      </w:r>
      <w:r w:rsidR="008901F1">
        <w:rPr>
          <w:rFonts w:hint="cs"/>
          <w:rtl/>
        </w:rPr>
        <w:t>לדבר איתה באנגלית במבטא אמריקאי</w:t>
      </w:r>
      <w:r>
        <w:rPr>
          <w:rFonts w:hint="cs"/>
          <w:rtl/>
        </w:rPr>
        <w:t xml:space="preserve"> ולהעמיד פנים שהוא אמריקאי (והיא צוחקת עליו שהמבטא שלו הוא כמו של כושי. היא אומרת </w:t>
      </w:r>
      <w:r>
        <w:rPr>
          <w:rtl/>
        </w:rPr>
        <w:t>–</w:t>
      </w:r>
      <w:r>
        <w:rPr>
          <w:rFonts w:hint="cs"/>
          <w:rtl/>
        </w:rPr>
        <w:t xml:space="preserve"> אתה באמת אנגלי. הוא </w:t>
      </w:r>
      <w:r>
        <w:rPr>
          <w:rtl/>
        </w:rPr>
        <w:t>–</w:t>
      </w:r>
      <w:r>
        <w:rPr>
          <w:rFonts w:hint="cs"/>
          <w:rtl/>
        </w:rPr>
        <w:t xml:space="preserve"> לא, אני ישראלי, אני רק מעמיד פנים </w:t>
      </w:r>
      <w:r w:rsidR="00F06A3F">
        <w:rPr>
          <w:rFonts w:hint="cs"/>
          <w:rtl/>
        </w:rPr>
        <w:t>עכשיו</w:t>
      </w:r>
      <w:r>
        <w:rPr>
          <w:rFonts w:hint="cs"/>
          <w:rtl/>
        </w:rPr>
        <w:t>.</w:t>
      </w:r>
    </w:p>
    <w:p w14:paraId="289AD464" w14:textId="77777777" w:rsidR="00460D05" w:rsidRDefault="00460D05" w:rsidP="00250000">
      <w:pPr>
        <w:rPr>
          <w:rtl/>
        </w:rPr>
      </w:pPr>
      <w:r>
        <w:rPr>
          <w:rFonts w:hint="cs"/>
          <w:rtl/>
        </w:rPr>
        <w:t>ובכל פעם שהוא מעמיד פנים הוא חושב שהוא קצת לא מעמיד פנים כי זה באמת נכון שהוא קצת אנגלי גם כשהוא בישראל, הוא קצת ישראלי גם כשהוא גר באנגליה, הוא גם קצת גרמני כי הוא קצת כמו סאשה האמיתי וכו'.</w:t>
      </w:r>
      <w:r w:rsidR="00590133">
        <w:rPr>
          <w:rFonts w:hint="cs"/>
          <w:rtl/>
        </w:rPr>
        <w:t xml:space="preserve">.. </w:t>
      </w:r>
      <w:r w:rsidR="005B15CC">
        <w:rPr>
          <w:rFonts w:hint="cs"/>
          <w:rtl/>
        </w:rPr>
        <w:t>(</w:t>
      </w:r>
      <w:r w:rsidR="00590133">
        <w:rPr>
          <w:rFonts w:hint="cs"/>
          <w:rtl/>
        </w:rPr>
        <w:t>אבל סאשה האמיתי היה רוסי...</w:t>
      </w:r>
      <w:r w:rsidR="005B15CC">
        <w:rPr>
          <w:rFonts w:hint="cs"/>
          <w:rtl/>
        </w:rPr>
        <w:t>??)</w:t>
      </w:r>
    </w:p>
    <w:p w14:paraId="56D2CDBA" w14:textId="73F9BEB1" w:rsidR="00460D05" w:rsidRDefault="00460D05" w:rsidP="00250000">
      <w:pPr>
        <w:rPr>
          <w:rtl/>
        </w:rPr>
      </w:pPr>
      <w:r>
        <w:rPr>
          <w:rFonts w:hint="cs"/>
          <w:rtl/>
        </w:rPr>
        <w:lastRenderedPageBreak/>
        <w:t xml:space="preserve">ולכן אח"כ עם איילה כשמתברר לו שהיא </w:t>
      </w:r>
      <w:r w:rsidR="001C5A04">
        <w:rPr>
          <w:rFonts w:hint="cs"/>
          <w:rtl/>
        </w:rPr>
        <w:t>הייתה</w:t>
      </w:r>
      <w:r>
        <w:rPr>
          <w:rFonts w:hint="cs"/>
          <w:rtl/>
        </w:rPr>
        <w:t xml:space="preserve"> מעמידה פנים שהיא דתיה, הוא מזדהה עם זה.</w:t>
      </w:r>
      <w:r w:rsidR="00590133">
        <w:rPr>
          <w:rFonts w:hint="cs"/>
          <w:rtl/>
        </w:rPr>
        <w:t>]</w:t>
      </w:r>
    </w:p>
    <w:p w14:paraId="702B4AC2" w14:textId="77777777" w:rsidR="00460D05" w:rsidRDefault="00460D05" w:rsidP="00250000">
      <w:pPr>
        <w:rPr>
          <w:rtl/>
        </w:rPr>
      </w:pPr>
    </w:p>
    <w:p w14:paraId="47DFEDC9" w14:textId="77777777" w:rsidR="00AE4359" w:rsidRDefault="002E1175" w:rsidP="00250000">
      <w:pPr>
        <w:rPr>
          <w:rtl/>
        </w:rPr>
      </w:pPr>
      <w:r>
        <w:rPr>
          <w:rFonts w:hint="cs"/>
          <w:rtl/>
        </w:rPr>
        <w:t>[ארקדי</w:t>
      </w:r>
      <w:r w:rsidR="00AE4359">
        <w:rPr>
          <w:rFonts w:hint="cs"/>
          <w:rtl/>
        </w:rPr>
        <w:t xml:space="preserve"> לאורך כל הילדות:]</w:t>
      </w:r>
    </w:p>
    <w:p w14:paraId="74B214DA" w14:textId="77777777" w:rsidR="00AE4359" w:rsidRDefault="00AE4359" w:rsidP="00250000">
      <w:pPr>
        <w:rPr>
          <w:rtl/>
        </w:rPr>
      </w:pPr>
      <w:r>
        <w:rPr>
          <w:rFonts w:hint="cs"/>
          <w:rtl/>
        </w:rPr>
        <w:t>הוא רואה אנשים ורוצה להיות בדיוק כמותם.</w:t>
      </w:r>
    </w:p>
    <w:p w14:paraId="6ED6F16B" w14:textId="77777777" w:rsidR="00AE4359" w:rsidRDefault="00AE4359" w:rsidP="00250000">
      <w:pPr>
        <w:rPr>
          <w:rtl/>
        </w:rPr>
      </w:pPr>
      <w:r>
        <w:rPr>
          <w:rFonts w:hint="cs"/>
          <w:rtl/>
        </w:rPr>
        <w:t xml:space="preserve">כמו </w:t>
      </w:r>
      <w:r w:rsidR="002E1175">
        <w:rPr>
          <w:rFonts w:hint="cs"/>
          <w:rtl/>
        </w:rPr>
        <w:t>האיש שביקר אצלם בבית</w:t>
      </w:r>
      <w:r>
        <w:rPr>
          <w:rFonts w:hint="cs"/>
          <w:rtl/>
        </w:rPr>
        <w:t xml:space="preserve"> </w:t>
      </w:r>
      <w:r>
        <w:rPr>
          <w:rtl/>
        </w:rPr>
        <w:t>–</w:t>
      </w:r>
      <w:r>
        <w:rPr>
          <w:rFonts w:hint="cs"/>
          <w:rtl/>
        </w:rPr>
        <w:t xml:space="preserve"> לנגן על גיטרה.</w:t>
      </w:r>
    </w:p>
    <w:p w14:paraId="46F88A62" w14:textId="77777777" w:rsidR="00AE4359" w:rsidRDefault="00AE4359" w:rsidP="00250000">
      <w:pPr>
        <w:rPr>
          <w:rtl/>
        </w:rPr>
      </w:pPr>
      <w:r>
        <w:rPr>
          <w:rFonts w:hint="cs"/>
          <w:rtl/>
        </w:rPr>
        <w:t xml:space="preserve">כמו </w:t>
      </w:r>
      <w:r w:rsidR="002E1175">
        <w:rPr>
          <w:rFonts w:hint="cs"/>
          <w:rtl/>
        </w:rPr>
        <w:t>אלכס</w:t>
      </w:r>
      <w:r>
        <w:rPr>
          <w:rFonts w:hint="cs"/>
          <w:rtl/>
        </w:rPr>
        <w:t xml:space="preserve"> </w:t>
      </w:r>
      <w:r>
        <w:rPr>
          <w:rtl/>
        </w:rPr>
        <w:t>–</w:t>
      </w:r>
      <w:r>
        <w:rPr>
          <w:rFonts w:hint="cs"/>
          <w:rtl/>
        </w:rPr>
        <w:t xml:space="preserve"> לרכב על סקייטבורד.</w:t>
      </w:r>
    </w:p>
    <w:p w14:paraId="47E1BCD3" w14:textId="77777777" w:rsidR="00AE4359" w:rsidRDefault="00AE4359" w:rsidP="00250000">
      <w:pPr>
        <w:rPr>
          <w:rtl/>
        </w:rPr>
      </w:pPr>
      <w:r>
        <w:rPr>
          <w:rFonts w:hint="cs"/>
          <w:rtl/>
        </w:rPr>
        <w:t xml:space="preserve">כמו </w:t>
      </w:r>
      <w:r>
        <w:rPr>
          <w:rFonts w:hint="cs"/>
        </w:rPr>
        <w:t>X</w:t>
      </w:r>
      <w:r>
        <w:rPr>
          <w:rFonts w:hint="cs"/>
          <w:rtl/>
        </w:rPr>
        <w:t xml:space="preserve"> </w:t>
      </w:r>
      <w:r>
        <w:rPr>
          <w:rtl/>
        </w:rPr>
        <w:t>–</w:t>
      </w:r>
      <w:r>
        <w:rPr>
          <w:rFonts w:hint="cs"/>
          <w:rtl/>
        </w:rPr>
        <w:t xml:space="preserve"> להיות שחקן </w:t>
      </w:r>
      <w:r w:rsidR="002E1175">
        <w:rPr>
          <w:rFonts w:hint="cs"/>
          <w:rtl/>
        </w:rPr>
        <w:t>כדורסל</w:t>
      </w:r>
      <w:r>
        <w:rPr>
          <w:rFonts w:hint="cs"/>
          <w:rtl/>
        </w:rPr>
        <w:t>.</w:t>
      </w:r>
    </w:p>
    <w:p w14:paraId="3A15C1B8" w14:textId="77777777" w:rsidR="00AE4359" w:rsidRDefault="002E1175" w:rsidP="00250000">
      <w:pPr>
        <w:rPr>
          <w:rtl/>
        </w:rPr>
      </w:pPr>
      <w:r>
        <w:rPr>
          <w:rFonts w:hint="cs"/>
          <w:rtl/>
        </w:rPr>
        <w:t xml:space="preserve">כמו ?? </w:t>
      </w:r>
      <w:r>
        <w:rPr>
          <w:rtl/>
        </w:rPr>
        <w:t>–</w:t>
      </w:r>
      <w:r>
        <w:rPr>
          <w:rFonts w:hint="cs"/>
          <w:rtl/>
        </w:rPr>
        <w:t xml:space="preserve"> </w:t>
      </w:r>
      <w:r w:rsidR="00AE4359">
        <w:rPr>
          <w:rFonts w:hint="cs"/>
          <w:rtl/>
        </w:rPr>
        <w:t>הוא רוצה להיות מטפס הרים.</w:t>
      </w:r>
    </w:p>
    <w:p w14:paraId="6FB58C3A" w14:textId="77777777" w:rsidR="00AE4359" w:rsidRDefault="00AE4359" w:rsidP="00250000">
      <w:pPr>
        <w:rPr>
          <w:rtl/>
        </w:rPr>
      </w:pPr>
      <w:r>
        <w:rPr>
          <w:rFonts w:hint="cs"/>
          <w:rtl/>
        </w:rPr>
        <w:t xml:space="preserve">ובכל פעם הוא חושב </w:t>
      </w:r>
      <w:r>
        <w:rPr>
          <w:rtl/>
        </w:rPr>
        <w:t>–</w:t>
      </w:r>
      <w:r>
        <w:rPr>
          <w:rFonts w:hint="cs"/>
          <w:rtl/>
        </w:rPr>
        <w:t xml:space="preserve"> ומה עם החלום הקודם?</w:t>
      </w:r>
    </w:p>
    <w:p w14:paraId="22D18BDA" w14:textId="77777777" w:rsidR="00AE4359" w:rsidRDefault="00AE4359" w:rsidP="00250000">
      <w:pPr>
        <w:rPr>
          <w:rtl/>
        </w:rPr>
      </w:pPr>
      <w:r>
        <w:rPr>
          <w:rFonts w:hint="cs"/>
          <w:rtl/>
        </w:rPr>
        <w:t xml:space="preserve">ואז </w:t>
      </w:r>
      <w:r>
        <w:rPr>
          <w:rtl/>
        </w:rPr>
        <w:t>–</w:t>
      </w:r>
      <w:r>
        <w:rPr>
          <w:rFonts w:hint="cs"/>
          <w:rtl/>
        </w:rPr>
        <w:t xml:space="preserve"> מתי גם החלום הנוכחי יאבד מטעמו / מקסמו?</w:t>
      </w:r>
    </w:p>
    <w:p w14:paraId="5BEEEA8F" w14:textId="77777777" w:rsidR="00AE4359" w:rsidRDefault="00AE4359" w:rsidP="00250000">
      <w:pPr>
        <w:rPr>
          <w:rtl/>
        </w:rPr>
      </w:pPr>
      <w:r>
        <w:rPr>
          <w:rFonts w:hint="cs"/>
          <w:rtl/>
        </w:rPr>
        <w:t>אבל החלום שתמיד נשאר הוא חלום הסכינאות.</w:t>
      </w:r>
    </w:p>
    <w:p w14:paraId="77A94AE9" w14:textId="77777777" w:rsidR="00AE4359" w:rsidRDefault="00AE4359" w:rsidP="00250000">
      <w:pPr>
        <w:rPr>
          <w:rtl/>
        </w:rPr>
      </w:pPr>
      <w:r>
        <w:rPr>
          <w:rFonts w:hint="cs"/>
          <w:rtl/>
        </w:rPr>
        <w:t xml:space="preserve">יש רק אדם אחד שכמוהו הוא מעולם לא רצה להיות </w:t>
      </w:r>
      <w:r>
        <w:rPr>
          <w:rtl/>
        </w:rPr>
        <w:t>–</w:t>
      </w:r>
      <w:r>
        <w:rPr>
          <w:rFonts w:hint="cs"/>
          <w:rtl/>
        </w:rPr>
        <w:t xml:space="preserve"> פסנתרן קלאסי. מעולם לא. </w:t>
      </w:r>
      <w:r w:rsidR="002E1175">
        <w:rPr>
          <w:rFonts w:hint="cs"/>
          <w:rtl/>
        </w:rPr>
        <w:t>וגם</w:t>
      </w:r>
      <w:r>
        <w:rPr>
          <w:rFonts w:hint="cs"/>
          <w:rtl/>
        </w:rPr>
        <w:t xml:space="preserve"> לא "ילד פלא".</w:t>
      </w:r>
    </w:p>
    <w:p w14:paraId="34ABBA1E" w14:textId="77777777" w:rsidR="002E1175" w:rsidRDefault="002E1175" w:rsidP="00250000">
      <w:pPr>
        <w:rPr>
          <w:rtl/>
        </w:rPr>
      </w:pPr>
      <w:r>
        <w:rPr>
          <w:rFonts w:hint="cs"/>
          <w:rtl/>
        </w:rPr>
        <w:t>ומכיוון שהפחד שלו היה קבוע והחלום שלו השתנה, הוא האמין בפחד, ולא בחלום.</w:t>
      </w:r>
    </w:p>
    <w:p w14:paraId="3B0FD2E9" w14:textId="77777777" w:rsidR="00AE4359" w:rsidRDefault="00AE4359" w:rsidP="00250000">
      <w:pPr>
        <w:rPr>
          <w:rtl/>
        </w:rPr>
      </w:pPr>
      <w:r>
        <w:rPr>
          <w:rFonts w:hint="cs"/>
          <w:rtl/>
        </w:rPr>
        <w:t>[זה בעצם ארקדי]</w:t>
      </w:r>
    </w:p>
    <w:p w14:paraId="691B0F75" w14:textId="77777777" w:rsidR="00AE4359" w:rsidRPr="00CD067C" w:rsidRDefault="00AE4359" w:rsidP="00250000">
      <w:pPr>
        <w:rPr>
          <w:rtl/>
        </w:rPr>
      </w:pPr>
    </w:p>
    <w:p w14:paraId="4E2CDB09" w14:textId="6F238AD0" w:rsidR="00250F08" w:rsidRPr="00CD067C" w:rsidRDefault="00DC5B03" w:rsidP="005A4FDA">
      <w:pPr>
        <w:ind w:firstLine="0"/>
      </w:pPr>
      <w:r>
        <w:rPr>
          <w:rFonts w:hint="cs"/>
          <w:rtl/>
        </w:rPr>
        <w:t>סבתא עייפה מההמולה בביתה, ואלכס הצליח לשכנע את אב</w:t>
      </w:r>
      <w:r w:rsidR="00CF224F">
        <w:rPr>
          <w:rFonts w:hint="cs"/>
          <w:rtl/>
        </w:rPr>
        <w:t>יהם</w:t>
      </w:r>
      <w:r>
        <w:rPr>
          <w:rFonts w:hint="cs"/>
          <w:rtl/>
        </w:rPr>
        <w:t xml:space="preserve"> ש</w:t>
      </w:r>
      <w:r w:rsidR="00DF5A65" w:rsidRPr="00DF5A65">
        <w:rPr>
          <w:rFonts w:cs="Times New Roman"/>
          <w:rtl/>
        </w:rPr>
        <w:t>הם בוגרים מספיק ו</w:t>
      </w:r>
      <w:r>
        <w:rPr>
          <w:rFonts w:hint="cs"/>
          <w:rtl/>
        </w:rPr>
        <w:t>יוכלו להסתדר בביתם ללא השגחה</w:t>
      </w:r>
      <w:r w:rsidR="0054611A">
        <w:rPr>
          <w:rFonts w:hint="cs"/>
          <w:rtl/>
        </w:rPr>
        <w:t xml:space="preserve">. </w:t>
      </w:r>
      <w:r w:rsidR="00250F08" w:rsidRPr="00CD067C">
        <w:rPr>
          <w:rtl/>
        </w:rPr>
        <w:t xml:space="preserve">לעיתים </w:t>
      </w:r>
      <w:r w:rsidR="00322957">
        <w:rPr>
          <w:rFonts w:hint="cs"/>
          <w:rtl/>
        </w:rPr>
        <w:t>סבתא באה ל</w:t>
      </w:r>
      <w:r w:rsidR="00DF5A65" w:rsidRPr="00DF5A65">
        <w:rPr>
          <w:rFonts w:cs="Times New Roman"/>
          <w:rtl/>
        </w:rPr>
        <w:t>השגיח</w:t>
      </w:r>
      <w:r w:rsidR="00322957">
        <w:rPr>
          <w:rFonts w:hint="cs"/>
          <w:rtl/>
        </w:rPr>
        <w:t xml:space="preserve"> עליהם</w:t>
      </w:r>
      <w:r w:rsidR="00250F08" w:rsidRPr="00CD067C">
        <w:rPr>
          <w:rtl/>
        </w:rPr>
        <w:t xml:space="preserve"> ואלכס </w:t>
      </w:r>
      <w:r w:rsidR="005B15CC">
        <w:rPr>
          <w:rFonts w:hint="cs"/>
          <w:rtl/>
        </w:rPr>
        <w:t>ה</w:t>
      </w:r>
      <w:r w:rsidR="00250F08" w:rsidRPr="00CD067C">
        <w:rPr>
          <w:rtl/>
        </w:rPr>
        <w:t>קר</w:t>
      </w:r>
      <w:r w:rsidR="005B15CC">
        <w:rPr>
          <w:rFonts w:hint="cs"/>
          <w:rtl/>
        </w:rPr>
        <w:t>י</w:t>
      </w:r>
      <w:r w:rsidR="00250F08" w:rsidRPr="00CD067C">
        <w:rPr>
          <w:rtl/>
        </w:rPr>
        <w:t xml:space="preserve">א </w:t>
      </w:r>
      <w:r w:rsidR="005B15CC">
        <w:rPr>
          <w:rFonts w:hint="cs"/>
          <w:rtl/>
        </w:rPr>
        <w:t xml:space="preserve">לה </w:t>
      </w:r>
      <w:r w:rsidR="00250F08" w:rsidRPr="00CD067C">
        <w:rPr>
          <w:rtl/>
        </w:rPr>
        <w:t xml:space="preserve">את </w:t>
      </w:r>
      <w:r w:rsidR="00BE1366">
        <w:rPr>
          <w:rFonts w:hint="cs"/>
          <w:rtl/>
        </w:rPr>
        <w:t xml:space="preserve">[עדיף: ג'ק לונדון] </w:t>
      </w:r>
      <w:r w:rsidR="005A4FDA">
        <w:rPr>
          <w:rFonts w:hint="cs"/>
          <w:rtl/>
        </w:rPr>
        <w:t>'</w:t>
      </w:r>
      <w:r w:rsidR="00250F08" w:rsidRPr="00CD067C">
        <w:rPr>
          <w:rtl/>
        </w:rPr>
        <w:t>בילבי בת גרב</w:t>
      </w:r>
      <w:r w:rsidR="005A4FDA">
        <w:rPr>
          <w:rFonts w:hint="cs"/>
          <w:rtl/>
        </w:rPr>
        <w:t>'</w:t>
      </w:r>
      <w:r w:rsidR="005B15CC">
        <w:rPr>
          <w:rFonts w:hint="cs"/>
          <w:rtl/>
        </w:rPr>
        <w:t xml:space="preserve">, </w:t>
      </w:r>
      <w:r w:rsidR="0054611A">
        <w:rPr>
          <w:rFonts w:hint="cs"/>
          <w:rtl/>
        </w:rPr>
        <w:t xml:space="preserve">כדי </w:t>
      </w:r>
      <w:r w:rsidR="005B15CC">
        <w:rPr>
          <w:rFonts w:hint="cs"/>
          <w:rtl/>
        </w:rPr>
        <w:t>לשפר את האנגלית שלה</w:t>
      </w:r>
      <w:r w:rsidR="00250F08" w:rsidRPr="00CD067C">
        <w:rPr>
          <w:rtl/>
        </w:rPr>
        <w:t>. הוא ידע לאיזו אישה הפכה בילבי הילדה החזקה והנדיבה ביותר בעולם כשגדלה – ל</w:t>
      </w:r>
      <w:r w:rsidR="001C5A04">
        <w:rPr>
          <w:rtl/>
        </w:rPr>
        <w:t>אימא</w:t>
      </w:r>
      <w:r w:rsidR="00250F08" w:rsidRPr="00CD067C">
        <w:rPr>
          <w:rtl/>
        </w:rPr>
        <w:t xml:space="preserve"> ש</w:t>
      </w:r>
      <w:r w:rsidR="00E30D20">
        <w:rPr>
          <w:rtl/>
        </w:rPr>
        <w:t>לו. הוא חיכה בכ</w:t>
      </w:r>
      <w:r w:rsidR="005A4FDA">
        <w:rPr>
          <w:rFonts w:hint="cs"/>
          <w:rtl/>
        </w:rPr>
        <w:t>י</w:t>
      </w:r>
      <w:r w:rsidR="00E30D20">
        <w:rPr>
          <w:rtl/>
        </w:rPr>
        <w:t>ליון עיניים ש</w:t>
      </w:r>
      <w:r w:rsidR="00250F08" w:rsidRPr="00CD067C">
        <w:rPr>
          <w:rtl/>
        </w:rPr>
        <w:t>תשתחרר מבית</w:t>
      </w:r>
      <w:r w:rsidR="005A4FDA">
        <w:rPr>
          <w:rFonts w:hint="cs"/>
          <w:rtl/>
        </w:rPr>
        <w:t>-</w:t>
      </w:r>
      <w:r w:rsidR="00250F08" w:rsidRPr="00CD067C">
        <w:rPr>
          <w:rtl/>
        </w:rPr>
        <w:t>החולים.</w:t>
      </w:r>
    </w:p>
    <w:p w14:paraId="29DBD8D0" w14:textId="128EB01E" w:rsidR="00250F08" w:rsidRPr="00CD067C" w:rsidRDefault="00250F08" w:rsidP="0054611A">
      <w:pPr>
        <w:rPr>
          <w:rtl/>
        </w:rPr>
      </w:pPr>
      <w:r w:rsidRPr="00CD067C">
        <w:rPr>
          <w:rtl/>
        </w:rPr>
        <w:t xml:space="preserve">הם אכלו לראשונה בחייהם עוף </w:t>
      </w:r>
      <w:r w:rsidR="004D5358">
        <w:rPr>
          <w:rFonts w:hint="cs"/>
          <w:rtl/>
        </w:rPr>
        <w:t>רוטיסרי</w:t>
      </w:r>
      <w:r w:rsidRPr="00CD067C">
        <w:rPr>
          <w:rtl/>
        </w:rPr>
        <w:t xml:space="preserve"> </w:t>
      </w:r>
      <w:r w:rsidR="004D5358">
        <w:rPr>
          <w:rFonts w:hint="cs"/>
          <w:rtl/>
        </w:rPr>
        <w:t>[</w:t>
      </w:r>
      <w:r w:rsidR="004D5358">
        <w:t>rotisserie chicken</w:t>
      </w:r>
      <w:r w:rsidR="004D5358">
        <w:rPr>
          <w:rFonts w:hint="cs"/>
          <w:rtl/>
        </w:rPr>
        <w:t xml:space="preserve">] </w:t>
      </w:r>
      <w:r w:rsidRPr="00CD067C">
        <w:rPr>
          <w:rtl/>
        </w:rPr>
        <w:t xml:space="preserve">שאבא קנה בדרך הביתה, </w:t>
      </w:r>
      <w:r w:rsidR="0054611A">
        <w:rPr>
          <w:rFonts w:hint="cs"/>
          <w:rtl/>
        </w:rPr>
        <w:t>לצד</w:t>
      </w:r>
      <w:r w:rsidRPr="00CD067C">
        <w:rPr>
          <w:rtl/>
        </w:rPr>
        <w:t xml:space="preserve"> צ'יפס</w:t>
      </w:r>
      <w:r w:rsidR="005A4FDA">
        <w:rPr>
          <w:rFonts w:hint="cs"/>
          <w:rtl/>
        </w:rPr>
        <w:t>ים</w:t>
      </w:r>
      <w:r w:rsidRPr="00CD067C">
        <w:rPr>
          <w:rtl/>
        </w:rPr>
        <w:t xml:space="preserve"> פרוס</w:t>
      </w:r>
      <w:r w:rsidR="005A4FDA">
        <w:rPr>
          <w:rFonts w:hint="cs"/>
          <w:rtl/>
        </w:rPr>
        <w:t>ים</w:t>
      </w:r>
      <w:r w:rsidRPr="00CD067C">
        <w:rPr>
          <w:rtl/>
        </w:rPr>
        <w:t xml:space="preserve"> לפרוסות דקיקות</w:t>
      </w:r>
      <w:r w:rsidR="0054611A">
        <w:rPr>
          <w:rFonts w:hint="cs"/>
          <w:rtl/>
        </w:rPr>
        <w:t xml:space="preserve"> של</w:t>
      </w:r>
      <w:r w:rsidRPr="00CD067C">
        <w:rPr>
          <w:rtl/>
        </w:rPr>
        <w:t xml:space="preserve"> שתי וערב.</w:t>
      </w:r>
    </w:p>
    <w:p w14:paraId="721976A8" w14:textId="77777777" w:rsidR="00250F08" w:rsidRPr="00CD067C" w:rsidRDefault="00493095" w:rsidP="00250000">
      <w:pPr>
        <w:rPr>
          <w:rtl/>
        </w:rPr>
      </w:pPr>
      <w:r>
        <w:rPr>
          <w:rtl/>
        </w:rPr>
        <w:t>"תרא</w:t>
      </w:r>
      <w:r>
        <w:rPr>
          <w:rFonts w:hint="cs"/>
          <w:rtl/>
        </w:rPr>
        <w:t>ו</w:t>
      </w:r>
      <w:r w:rsidR="00250F08" w:rsidRPr="00CD067C">
        <w:rPr>
          <w:rtl/>
        </w:rPr>
        <w:t xml:space="preserve"> מה אני יכול לעשות!" אמר אלכס.</w:t>
      </w:r>
    </w:p>
    <w:p w14:paraId="55E9F5BA" w14:textId="526DD842" w:rsidR="00250F08" w:rsidRPr="00CD067C" w:rsidRDefault="00250F08" w:rsidP="00FF3823">
      <w:pPr>
        <w:rPr>
          <w:rtl/>
        </w:rPr>
      </w:pPr>
      <w:r w:rsidRPr="00CD067C">
        <w:rPr>
          <w:rtl/>
        </w:rPr>
        <w:t>"ששש..." היסו אותו</w:t>
      </w:r>
      <w:r w:rsidR="005A4FDA">
        <w:rPr>
          <w:rFonts w:hint="cs"/>
          <w:rtl/>
        </w:rPr>
        <w:t>,</w:t>
      </w:r>
      <w:r w:rsidRPr="00CD067C">
        <w:rPr>
          <w:rtl/>
        </w:rPr>
        <w:t xml:space="preserve"> כי </w:t>
      </w:r>
      <w:r w:rsidR="008B1B44">
        <w:rPr>
          <w:rtl/>
        </w:rPr>
        <w:t>סופי</w:t>
      </w:r>
      <w:r w:rsidRPr="00CD067C">
        <w:rPr>
          <w:rtl/>
        </w:rPr>
        <w:t xml:space="preserve"> ניגנה. היא התאמנה </w:t>
      </w:r>
      <w:r w:rsidR="006133AE">
        <w:rPr>
          <w:rFonts w:hint="cs"/>
          <w:rtl/>
        </w:rPr>
        <w:t xml:space="preserve">בסלון </w:t>
      </w:r>
      <w:r w:rsidRPr="00CD067C">
        <w:rPr>
          <w:rtl/>
        </w:rPr>
        <w:t xml:space="preserve">על יצירה עדינה וענוגה – </w:t>
      </w:r>
      <w:r w:rsidR="005A4FDA">
        <w:rPr>
          <w:rFonts w:hint="cs"/>
          <w:rtl/>
        </w:rPr>
        <w:t>'</w:t>
      </w:r>
      <w:r w:rsidRPr="00CD067C">
        <w:rPr>
          <w:rtl/>
        </w:rPr>
        <w:t>הברבור</w:t>
      </w:r>
      <w:r w:rsidR="005A4FDA">
        <w:rPr>
          <w:rFonts w:hint="cs"/>
          <w:rtl/>
        </w:rPr>
        <w:t>'</w:t>
      </w:r>
      <w:r w:rsidRPr="00CD067C">
        <w:rPr>
          <w:rtl/>
        </w:rPr>
        <w:t xml:space="preserve"> של סן-סנס.</w:t>
      </w:r>
    </w:p>
    <w:p w14:paraId="0B84D397" w14:textId="6A1B5B8F" w:rsidR="00250F08" w:rsidRPr="00CD067C" w:rsidRDefault="00250F08" w:rsidP="00FC1F1C">
      <w:pPr>
        <w:rPr>
          <w:rtl/>
        </w:rPr>
      </w:pPr>
      <w:r w:rsidRPr="00CD067C">
        <w:rPr>
          <w:rtl/>
        </w:rPr>
        <w:t>אבל הישג</w:t>
      </w:r>
      <w:r w:rsidR="00335FBE">
        <w:rPr>
          <w:rFonts w:hint="cs"/>
          <w:rtl/>
        </w:rPr>
        <w:t>ו</w:t>
      </w:r>
      <w:r w:rsidRPr="00CD067C">
        <w:rPr>
          <w:rtl/>
        </w:rPr>
        <w:t xml:space="preserve"> של אלכס </w:t>
      </w:r>
      <w:r w:rsidRPr="00CD067C">
        <w:rPr>
          <w:rFonts w:hint="cs"/>
          <w:rtl/>
        </w:rPr>
        <w:t xml:space="preserve">היה </w:t>
      </w:r>
      <w:r w:rsidRPr="00CD067C">
        <w:rPr>
          <w:rtl/>
        </w:rPr>
        <w:t xml:space="preserve">לא פחות מרשים – הוא הצליח להעמיד </w:t>
      </w:r>
      <w:r w:rsidR="00335FBE">
        <w:rPr>
          <w:rFonts w:hint="cs"/>
          <w:rtl/>
        </w:rPr>
        <w:t>[</w:t>
      </w:r>
      <w:r w:rsidRPr="00CD067C">
        <w:rPr>
          <w:rtl/>
        </w:rPr>
        <w:t>עלה</w:t>
      </w:r>
      <w:r w:rsidR="00335FBE">
        <w:rPr>
          <w:rFonts w:hint="cs"/>
          <w:rtl/>
        </w:rPr>
        <w:t>]</w:t>
      </w:r>
      <w:r w:rsidRPr="00CD067C">
        <w:rPr>
          <w:rtl/>
        </w:rPr>
        <w:t xml:space="preserve"> צ'יפס </w:t>
      </w:r>
      <w:r w:rsidR="006133AE">
        <w:rPr>
          <w:rFonts w:hint="cs"/>
          <w:rtl/>
        </w:rPr>
        <w:t xml:space="preserve">בודד, </w:t>
      </w:r>
      <w:r w:rsidRPr="00CD067C">
        <w:rPr>
          <w:rtl/>
        </w:rPr>
        <w:t>דקיק ופריך</w:t>
      </w:r>
      <w:r w:rsidR="006133AE">
        <w:rPr>
          <w:rFonts w:hint="cs"/>
          <w:rtl/>
        </w:rPr>
        <w:t>,</w:t>
      </w:r>
      <w:r w:rsidRPr="00CD067C">
        <w:rPr>
          <w:rtl/>
        </w:rPr>
        <w:t xml:space="preserve"> על כף ידו. כפות ידיו </w:t>
      </w:r>
      <w:r w:rsidR="00335FBE">
        <w:rPr>
          <w:rFonts w:hint="cs"/>
          <w:rtl/>
        </w:rPr>
        <w:t>היו</w:t>
      </w:r>
      <w:r w:rsidRPr="00CD067C">
        <w:rPr>
          <w:rFonts w:hint="cs"/>
          <w:rtl/>
        </w:rPr>
        <w:t xml:space="preserve"> </w:t>
      </w:r>
      <w:r w:rsidRPr="00CD067C">
        <w:rPr>
          <w:rtl/>
        </w:rPr>
        <w:t xml:space="preserve">דביקות </w:t>
      </w:r>
      <w:r w:rsidR="00335FBE">
        <w:rPr>
          <w:rFonts w:hint="cs"/>
          <w:rtl/>
        </w:rPr>
        <w:t xml:space="preserve">תמיד </w:t>
      </w:r>
      <w:r w:rsidRPr="00CD067C">
        <w:rPr>
          <w:rtl/>
        </w:rPr>
        <w:t>מחפירה בבוץ, ממ</w:t>
      </w:r>
      <w:r w:rsidR="007F0EDC">
        <w:rPr>
          <w:rFonts w:hint="cs"/>
          <w:rtl/>
        </w:rPr>
        <w:t>י</w:t>
      </w:r>
      <w:r w:rsidRPr="00CD067C">
        <w:rPr>
          <w:rtl/>
        </w:rPr>
        <w:t xml:space="preserve">שוש </w:t>
      </w:r>
      <w:r w:rsidR="00FC1F1C">
        <w:rPr>
          <w:rtl/>
        </w:rPr>
        <w:t>מרקם</w:t>
      </w:r>
      <w:r w:rsidR="00FC1F1C">
        <w:rPr>
          <w:rFonts w:hint="cs"/>
          <w:rtl/>
        </w:rPr>
        <w:t xml:space="preserve"> </w:t>
      </w:r>
      <w:r w:rsidRPr="00CD067C">
        <w:rPr>
          <w:rtl/>
        </w:rPr>
        <w:t xml:space="preserve">הסבון בחדר של </w:t>
      </w:r>
      <w:r w:rsidR="001C5A04">
        <w:rPr>
          <w:rtl/>
        </w:rPr>
        <w:t>אימא</w:t>
      </w:r>
      <w:r w:rsidRPr="00CD067C">
        <w:rPr>
          <w:rtl/>
        </w:rPr>
        <w:t xml:space="preserve"> ב</w:t>
      </w:r>
      <w:r w:rsidR="00322957">
        <w:rPr>
          <w:rtl/>
        </w:rPr>
        <w:t>בית</w:t>
      </w:r>
      <w:r w:rsidR="005A4FDA">
        <w:rPr>
          <w:rFonts w:hint="cs"/>
          <w:rtl/>
        </w:rPr>
        <w:t>-</w:t>
      </w:r>
      <w:r w:rsidR="00322957">
        <w:rPr>
          <w:rtl/>
        </w:rPr>
        <w:t>החולים, מזחילה במסדרו</w:t>
      </w:r>
      <w:r w:rsidR="005B15CC">
        <w:rPr>
          <w:rFonts w:hint="cs"/>
          <w:rtl/>
        </w:rPr>
        <w:t>נות מכוסי המרבדים ש</w:t>
      </w:r>
      <w:r w:rsidR="00322957">
        <w:rPr>
          <w:rFonts w:hint="cs"/>
          <w:rtl/>
        </w:rPr>
        <w:t xml:space="preserve">לא </w:t>
      </w:r>
      <w:r w:rsidR="005B15CC">
        <w:rPr>
          <w:rFonts w:hint="cs"/>
          <w:rtl/>
        </w:rPr>
        <w:t>נ</w:t>
      </w:r>
      <w:r w:rsidR="00322957">
        <w:rPr>
          <w:rFonts w:hint="cs"/>
          <w:rtl/>
        </w:rPr>
        <w:t>שאב</w:t>
      </w:r>
      <w:r w:rsidR="005B15CC">
        <w:rPr>
          <w:rFonts w:hint="cs"/>
          <w:rtl/>
        </w:rPr>
        <w:t>ו</w:t>
      </w:r>
      <w:r w:rsidR="00322957">
        <w:rPr>
          <w:rFonts w:hint="cs"/>
          <w:rtl/>
        </w:rPr>
        <w:t xml:space="preserve"> כבר חודשים</w:t>
      </w:r>
      <w:r w:rsidR="00FC1F1C">
        <w:rPr>
          <w:rFonts w:hint="cs"/>
          <w:rtl/>
        </w:rPr>
        <w:t>,</w:t>
      </w:r>
      <w:r w:rsidRPr="00CD067C">
        <w:rPr>
          <w:rtl/>
        </w:rPr>
        <w:t xml:space="preserve"> ב</w:t>
      </w:r>
      <w:r w:rsidR="00C75015">
        <w:rPr>
          <w:rFonts w:hint="cs"/>
          <w:rtl/>
        </w:rPr>
        <w:t>התחקות</w:t>
      </w:r>
      <w:r w:rsidRPr="00CD067C">
        <w:rPr>
          <w:rtl/>
        </w:rPr>
        <w:t xml:space="preserve"> אחר אויבים.</w:t>
      </w:r>
    </w:p>
    <w:p w14:paraId="01B5F45E" w14:textId="7E35538F" w:rsidR="00250F08" w:rsidRDefault="00250F08" w:rsidP="00335FBE">
      <w:pPr>
        <w:rPr>
          <w:rtl/>
        </w:rPr>
      </w:pPr>
      <w:r w:rsidRPr="00CD067C">
        <w:rPr>
          <w:rFonts w:hint="cs"/>
          <w:rtl/>
        </w:rPr>
        <w:t>אלכס הראה לסבתא</w:t>
      </w:r>
      <w:r w:rsidR="00F40E7E">
        <w:rPr>
          <w:rFonts w:hint="cs"/>
          <w:rtl/>
        </w:rPr>
        <w:t xml:space="preserve"> </w:t>
      </w:r>
      <w:r w:rsidRPr="00CD067C">
        <w:rPr>
          <w:rFonts w:hint="cs"/>
          <w:rtl/>
        </w:rPr>
        <w:t xml:space="preserve">איך הוא </w:t>
      </w:r>
      <w:r w:rsidR="005B15CC">
        <w:rPr>
          <w:rFonts w:hint="cs"/>
          <w:rtl/>
        </w:rPr>
        <w:t>מעיף את הצ'יפסים ב</w:t>
      </w:r>
      <w:r w:rsidR="004C59E0">
        <w:rPr>
          <w:rFonts w:hint="cs"/>
          <w:rtl/>
        </w:rPr>
        <w:t>אוויר</w:t>
      </w:r>
      <w:r w:rsidRPr="00CD067C">
        <w:rPr>
          <w:rFonts w:hint="cs"/>
          <w:rtl/>
        </w:rPr>
        <w:t xml:space="preserve"> </w:t>
      </w:r>
      <w:r w:rsidR="004167FC">
        <w:rPr>
          <w:rFonts w:hint="cs"/>
          <w:rtl/>
        </w:rPr>
        <w:t>בזה אחר זה</w:t>
      </w:r>
      <w:r w:rsidRPr="00CD067C">
        <w:rPr>
          <w:rFonts w:hint="cs"/>
          <w:rtl/>
        </w:rPr>
        <w:t>, ות</w:t>
      </w:r>
      <w:r w:rsidR="005B15CC">
        <w:rPr>
          <w:rFonts w:hint="cs"/>
          <w:rtl/>
        </w:rPr>
        <w:t>ו</w:t>
      </w:r>
      <w:r w:rsidRPr="00CD067C">
        <w:rPr>
          <w:rFonts w:hint="cs"/>
          <w:rtl/>
        </w:rPr>
        <w:t xml:space="preserve">פס את רובם. היא אפילו לא חייכה. היא </w:t>
      </w:r>
      <w:r w:rsidR="00E30D20">
        <w:rPr>
          <w:rFonts w:hint="cs"/>
          <w:rtl/>
        </w:rPr>
        <w:t xml:space="preserve">המשיכה לחתוך למארק את מנת העוף שלו </w:t>
      </w:r>
      <w:r w:rsidR="00964298">
        <w:rPr>
          <w:rFonts w:hint="cs"/>
          <w:rtl/>
        </w:rPr>
        <w:t xml:space="preserve">ולהפריד את הגידים, אחרת לא </w:t>
      </w:r>
      <w:r w:rsidR="009747A8">
        <w:rPr>
          <w:rFonts w:hint="cs"/>
          <w:rtl/>
        </w:rPr>
        <w:t>י</w:t>
      </w:r>
      <w:r w:rsidR="00964298">
        <w:rPr>
          <w:rFonts w:hint="cs"/>
          <w:rtl/>
        </w:rPr>
        <w:t>אכל</w:t>
      </w:r>
      <w:r w:rsidRPr="00CD067C">
        <w:rPr>
          <w:rFonts w:hint="cs"/>
          <w:rtl/>
        </w:rPr>
        <w:t>.</w:t>
      </w:r>
    </w:p>
    <w:p w14:paraId="261B2BC9" w14:textId="32FE21BF" w:rsidR="00730D37" w:rsidRDefault="00964298" w:rsidP="00FF3823">
      <w:pPr>
        <w:rPr>
          <w:rtl/>
        </w:rPr>
      </w:pPr>
      <w:r>
        <w:rPr>
          <w:rFonts w:hint="cs"/>
          <w:rtl/>
        </w:rPr>
        <w:t>ביום לפני ש</w:t>
      </w:r>
      <w:r w:rsidR="001C5A04">
        <w:rPr>
          <w:rFonts w:hint="cs"/>
          <w:rtl/>
        </w:rPr>
        <w:t>אימא</w:t>
      </w:r>
      <w:r>
        <w:rPr>
          <w:rFonts w:hint="cs"/>
          <w:rtl/>
        </w:rPr>
        <w:t xml:space="preserve"> חזרה, </w:t>
      </w:r>
      <w:r w:rsidR="00371453">
        <w:rPr>
          <w:rtl/>
        </w:rPr>
        <w:t>אבא לקח אותם ל</w:t>
      </w:r>
      <w:r w:rsidR="00371453">
        <w:rPr>
          <w:rFonts w:hint="cs"/>
          <w:rtl/>
        </w:rPr>
        <w:t>קנ</w:t>
      </w:r>
      <w:r w:rsidR="00250F08" w:rsidRPr="00CD067C">
        <w:rPr>
          <w:rtl/>
        </w:rPr>
        <w:t>ו</w:t>
      </w:r>
      <w:r w:rsidR="00371453">
        <w:rPr>
          <w:rFonts w:hint="cs"/>
          <w:rtl/>
        </w:rPr>
        <w:t>ת</w:t>
      </w:r>
      <w:r w:rsidR="00250F08" w:rsidRPr="00CD067C">
        <w:rPr>
          <w:rtl/>
        </w:rPr>
        <w:t xml:space="preserve"> חיתולים ומוצצים </w:t>
      </w:r>
      <w:r w:rsidR="00250F08" w:rsidRPr="00CD067C">
        <w:rPr>
          <w:rFonts w:hint="cs"/>
          <w:rtl/>
        </w:rPr>
        <w:t xml:space="preserve">לתינוק החדש </w:t>
      </w:r>
      <w:r w:rsidR="00250F08" w:rsidRPr="00CD067C">
        <w:rPr>
          <w:rtl/>
        </w:rPr>
        <w:t xml:space="preserve">בסניף </w:t>
      </w:r>
      <w:r w:rsidR="00826434">
        <w:rPr>
          <w:rFonts w:hint="cs"/>
          <w:rtl/>
        </w:rPr>
        <w:t>[</w:t>
      </w:r>
      <w:r w:rsidR="00250F08" w:rsidRPr="00CD067C">
        <w:t>Boots</w:t>
      </w:r>
      <w:r w:rsidR="00826434">
        <w:rPr>
          <w:rFonts w:hint="cs"/>
          <w:rtl/>
        </w:rPr>
        <w:t xml:space="preserve">] </w:t>
      </w:r>
      <w:r w:rsidR="00826434" w:rsidRPr="00826434">
        <w:rPr>
          <w:rFonts w:cs="Times New Roman"/>
          <w:rtl/>
        </w:rPr>
        <w:t>בּוּטְס</w:t>
      </w:r>
      <w:r w:rsidR="00250F08" w:rsidRPr="00CD067C">
        <w:rPr>
          <w:rtl/>
        </w:rPr>
        <w:t xml:space="preserve"> במרכז העיר</w:t>
      </w:r>
      <w:r w:rsidR="00F4319D" w:rsidRPr="00F4319D">
        <w:rPr>
          <w:rFonts w:cs="Times New Roman"/>
          <w:rtl/>
        </w:rPr>
        <w:t>, ליד המשרד שלו</w:t>
      </w:r>
      <w:r w:rsidR="00250F08" w:rsidRPr="00CD067C">
        <w:rPr>
          <w:rtl/>
        </w:rPr>
        <w:t xml:space="preserve">. אחר כך פנו לרחוב שקט שעצי דולב </w:t>
      </w:r>
      <w:r w:rsidR="00FF3823">
        <w:rPr>
          <w:rFonts w:hint="cs"/>
          <w:rtl/>
        </w:rPr>
        <w:t>ה</w:t>
      </w:r>
      <w:r w:rsidR="005A4FDA">
        <w:rPr>
          <w:rFonts w:hint="cs"/>
          <w:rtl/>
        </w:rPr>
        <w:t>י</w:t>
      </w:r>
      <w:r w:rsidR="00FF3823">
        <w:rPr>
          <w:rFonts w:hint="cs"/>
          <w:rtl/>
        </w:rPr>
        <w:t>ת</w:t>
      </w:r>
      <w:r w:rsidR="00DC5B03">
        <w:rPr>
          <w:rFonts w:hint="cs"/>
          <w:rtl/>
        </w:rPr>
        <w:t>מרו</w:t>
      </w:r>
      <w:r w:rsidR="00250F08" w:rsidRPr="00CD067C">
        <w:rPr>
          <w:rtl/>
        </w:rPr>
        <w:t xml:space="preserve"> משני צ</w:t>
      </w:r>
      <w:r w:rsidR="005A4FDA">
        <w:rPr>
          <w:rFonts w:hint="cs"/>
          <w:rtl/>
        </w:rPr>
        <w:t>י</w:t>
      </w:r>
      <w:r w:rsidR="00250F08" w:rsidRPr="00CD067C">
        <w:rPr>
          <w:rtl/>
        </w:rPr>
        <w:t>דיו, עליהם הגדולים בולעים את המול</w:t>
      </w:r>
      <w:r w:rsidR="00D7621E">
        <w:rPr>
          <w:rFonts w:hint="cs"/>
          <w:rtl/>
        </w:rPr>
        <w:t>ת</w:t>
      </w:r>
      <w:r w:rsidR="00250F08" w:rsidRPr="00CD067C">
        <w:rPr>
          <w:rtl/>
        </w:rPr>
        <w:t xml:space="preserve"> הרחובות הסמוכים. בחנות </w:t>
      </w:r>
      <w:r w:rsidR="00FC1F1C">
        <w:rPr>
          <w:rFonts w:hint="cs"/>
          <w:rtl/>
        </w:rPr>
        <w:t>ה</w:t>
      </w:r>
      <w:r w:rsidR="00250F08" w:rsidRPr="00CD067C">
        <w:rPr>
          <w:rtl/>
        </w:rPr>
        <w:t>קפה אבא בחר</w:t>
      </w:r>
      <w:r w:rsidR="00FC1F1C">
        <w:rPr>
          <w:rFonts w:hint="cs"/>
          <w:rtl/>
        </w:rPr>
        <w:t>,</w:t>
      </w:r>
      <w:r w:rsidR="00250F08" w:rsidRPr="00CD067C">
        <w:rPr>
          <w:rtl/>
        </w:rPr>
        <w:t xml:space="preserve"> מ</w:t>
      </w:r>
      <w:r w:rsidR="00FC1F1C">
        <w:rPr>
          <w:rFonts w:hint="cs"/>
          <w:rtl/>
        </w:rPr>
        <w:t>בין</w:t>
      </w:r>
      <w:r w:rsidR="00250F08" w:rsidRPr="00CD067C">
        <w:rPr>
          <w:rtl/>
        </w:rPr>
        <w:t xml:space="preserve"> עשרות סוגים שונים</w:t>
      </w:r>
      <w:r w:rsidR="00FC1F1C">
        <w:rPr>
          <w:rFonts w:hint="cs"/>
          <w:rtl/>
        </w:rPr>
        <w:t>,</w:t>
      </w:r>
      <w:r w:rsidR="00250F08" w:rsidRPr="00CD067C">
        <w:rPr>
          <w:rtl/>
        </w:rPr>
        <w:t xml:space="preserve"> זן של גרג</w:t>
      </w:r>
      <w:r w:rsidR="005A4FDA">
        <w:rPr>
          <w:rFonts w:hint="cs"/>
          <w:rtl/>
        </w:rPr>
        <w:t>י</w:t>
      </w:r>
      <w:r w:rsidR="00250F08" w:rsidRPr="00CD067C">
        <w:rPr>
          <w:rtl/>
        </w:rPr>
        <w:t>רים בצבע חום עמוק ועוד זן של גרג</w:t>
      </w:r>
      <w:r w:rsidR="005A4FDA">
        <w:rPr>
          <w:rFonts w:hint="cs"/>
          <w:rtl/>
        </w:rPr>
        <w:t>י</w:t>
      </w:r>
      <w:r w:rsidR="00250F08" w:rsidRPr="00CD067C">
        <w:rPr>
          <w:rtl/>
        </w:rPr>
        <w:t>רים גדולים ובהירים ואלכס הריח והריח</w:t>
      </w:r>
      <w:r w:rsidR="00FC1F1C">
        <w:rPr>
          <w:rFonts w:hint="cs"/>
          <w:rtl/>
        </w:rPr>
        <w:t>.</w:t>
      </w:r>
      <w:r w:rsidR="00250F08" w:rsidRPr="00CD067C">
        <w:rPr>
          <w:rtl/>
        </w:rPr>
        <w:t xml:space="preserve"> מכונת הטחינה טרטרה ו</w:t>
      </w:r>
      <w:r w:rsidR="00FC1F1C">
        <w:rPr>
          <w:rtl/>
        </w:rPr>
        <w:t xml:space="preserve">האבקה החומה </w:t>
      </w:r>
      <w:r w:rsidR="00FC1F1C">
        <w:rPr>
          <w:rFonts w:hint="cs"/>
          <w:rtl/>
        </w:rPr>
        <w:t xml:space="preserve">הכהה ואחריה החומה הבהירה </w:t>
      </w:r>
      <w:r w:rsidR="00FC1F1C">
        <w:rPr>
          <w:rtl/>
        </w:rPr>
        <w:t>נ</w:t>
      </w:r>
      <w:r w:rsidR="00FC1F1C">
        <w:rPr>
          <w:rFonts w:hint="cs"/>
          <w:rtl/>
        </w:rPr>
        <w:t>וצקו</w:t>
      </w:r>
      <w:r w:rsidR="00FC1F1C">
        <w:rPr>
          <w:rtl/>
        </w:rPr>
        <w:t xml:space="preserve"> לשקי</w:t>
      </w:r>
      <w:r w:rsidR="00DC5B03">
        <w:rPr>
          <w:rFonts w:hint="cs"/>
          <w:rtl/>
        </w:rPr>
        <w:t>ו</w:t>
      </w:r>
      <w:r w:rsidR="00FC1F1C">
        <w:rPr>
          <w:rtl/>
        </w:rPr>
        <w:t>ת אטומ</w:t>
      </w:r>
      <w:r w:rsidR="00DC5B03">
        <w:rPr>
          <w:rFonts w:hint="cs"/>
          <w:rtl/>
        </w:rPr>
        <w:t>ות</w:t>
      </w:r>
      <w:r w:rsidR="00FC1F1C">
        <w:rPr>
          <w:rtl/>
        </w:rPr>
        <w:t xml:space="preserve">. </w:t>
      </w:r>
      <w:r w:rsidR="00250F08" w:rsidRPr="00CD067C">
        <w:rPr>
          <w:rtl/>
        </w:rPr>
        <w:t>בח</w:t>
      </w:r>
      <w:r w:rsidR="00FC1F1C">
        <w:rPr>
          <w:rtl/>
        </w:rPr>
        <w:t>נות השוקולד הסמוכה אבא קנה ל</w:t>
      </w:r>
      <w:r w:rsidR="009747A8">
        <w:rPr>
          <w:rFonts w:hint="cs"/>
          <w:rtl/>
        </w:rPr>
        <w:t>הם לכבוד בואו של התינוק החדש</w:t>
      </w:r>
      <w:r w:rsidR="00250F08" w:rsidRPr="00CD067C">
        <w:rPr>
          <w:rtl/>
        </w:rPr>
        <w:t xml:space="preserve"> ארנבוני שוקולד עטופים בנייר כסף צבעוני.</w:t>
      </w:r>
      <w:r w:rsidR="00FC1F1C">
        <w:rPr>
          <w:rFonts w:hint="cs"/>
          <w:rtl/>
        </w:rPr>
        <w:t xml:space="preserve"> </w:t>
      </w:r>
      <w:r w:rsidR="00730D37">
        <w:rPr>
          <w:rFonts w:hint="cs"/>
          <w:rtl/>
        </w:rPr>
        <w:t xml:space="preserve">סבתא </w:t>
      </w:r>
      <w:r w:rsidR="00DF5A65" w:rsidRPr="00DF5A65">
        <w:rPr>
          <w:rFonts w:cs="Times New Roman"/>
          <w:rtl/>
        </w:rPr>
        <w:lastRenderedPageBreak/>
        <w:t>דרשה</w:t>
      </w:r>
      <w:r w:rsidR="00730D37">
        <w:rPr>
          <w:rFonts w:hint="cs"/>
          <w:rtl/>
        </w:rPr>
        <w:t xml:space="preserve"> שיקנה לאלכס נעלי</w:t>
      </w:r>
      <w:r w:rsidR="005A4FDA">
        <w:rPr>
          <w:rFonts w:hint="cs"/>
          <w:rtl/>
        </w:rPr>
        <w:t xml:space="preserve"> </w:t>
      </w:r>
      <w:r w:rsidR="00730D37">
        <w:rPr>
          <w:rFonts w:hint="cs"/>
          <w:rtl/>
        </w:rPr>
        <w:t>עור טובות, ש</w:t>
      </w:r>
      <w:r w:rsidR="00065D63" w:rsidRPr="00065D63">
        <w:rPr>
          <w:rFonts w:cs="Times New Roman"/>
          <w:rtl/>
        </w:rPr>
        <w:t xml:space="preserve">היא </w:t>
      </w:r>
      <w:r w:rsidR="00DC5B03">
        <w:rPr>
          <w:rFonts w:hint="cs"/>
          <w:rtl/>
        </w:rPr>
        <w:t>עצמה</w:t>
      </w:r>
      <w:r w:rsidR="005A4FDA">
        <w:rPr>
          <w:rFonts w:hint="cs"/>
          <w:rtl/>
        </w:rPr>
        <w:t xml:space="preserve"> בחרה </w:t>
      </w:r>
      <w:r w:rsidR="005A4FDA" w:rsidRPr="00065D63">
        <w:rPr>
          <w:rFonts w:cs="Times New Roman"/>
          <w:rtl/>
        </w:rPr>
        <w:t>לו</w:t>
      </w:r>
      <w:r w:rsidR="00730D37">
        <w:rPr>
          <w:rFonts w:hint="cs"/>
          <w:rtl/>
        </w:rPr>
        <w:t>. נעליים</w:t>
      </w:r>
      <w:r w:rsidR="00FC1F1C">
        <w:rPr>
          <w:rFonts w:hint="cs"/>
          <w:rtl/>
        </w:rPr>
        <w:t>,</w:t>
      </w:r>
      <w:r w:rsidR="00730D37">
        <w:rPr>
          <w:rFonts w:hint="cs"/>
          <w:rtl/>
        </w:rPr>
        <w:t xml:space="preserve"> באותו דגם כמעט</w:t>
      </w:r>
      <w:r w:rsidR="00FC1F1C">
        <w:rPr>
          <w:rFonts w:hint="cs"/>
          <w:rtl/>
        </w:rPr>
        <w:t>,</w:t>
      </w:r>
      <w:r w:rsidR="00730D37">
        <w:rPr>
          <w:rFonts w:hint="cs"/>
          <w:rtl/>
        </w:rPr>
        <w:t xml:space="preserve"> נמצאות בכלובי</w:t>
      </w:r>
      <w:r w:rsidR="005A4FDA">
        <w:rPr>
          <w:rFonts w:hint="cs"/>
          <w:rtl/>
        </w:rPr>
        <w:t xml:space="preserve"> </w:t>
      </w:r>
      <w:r w:rsidR="00730D37">
        <w:rPr>
          <w:rFonts w:hint="cs"/>
          <w:rtl/>
        </w:rPr>
        <w:t>הנעליים באחד מביתני העץ במוזיאון לאומי בפאתיה המזרחיים של לובלין</w:t>
      </w:r>
      <w:r w:rsidR="00143DCC" w:rsidRPr="00143DCC">
        <w:rPr>
          <w:rFonts w:hint="cs"/>
          <w:rtl/>
        </w:rPr>
        <w:t xml:space="preserve"> </w:t>
      </w:r>
      <w:r w:rsidR="00143DCC">
        <w:rPr>
          <w:rFonts w:hint="cs"/>
          <w:rtl/>
        </w:rPr>
        <w:t>העיר.</w:t>
      </w:r>
      <w:r w:rsidR="00730D37">
        <w:rPr>
          <w:rFonts w:hint="cs"/>
          <w:rtl/>
        </w:rPr>
        <w:t xml:space="preserve"> באמת, האתר פתוח לקהל והכניסה </w:t>
      </w:r>
      <w:r w:rsidR="00FE2992">
        <w:rPr>
          <w:rFonts w:hint="cs"/>
          <w:rtl/>
        </w:rPr>
        <w:t>חופשי</w:t>
      </w:r>
      <w:r w:rsidR="00730D37">
        <w:rPr>
          <w:rFonts w:hint="cs"/>
          <w:rtl/>
        </w:rPr>
        <w:t>ת.</w:t>
      </w:r>
    </w:p>
    <w:p w14:paraId="7B6B8067" w14:textId="77777777" w:rsidR="00250F08" w:rsidRPr="00CD067C" w:rsidRDefault="00250F08" w:rsidP="00D7621E">
      <w:pPr>
        <w:rPr>
          <w:rtl/>
        </w:rPr>
      </w:pPr>
    </w:p>
    <w:p w14:paraId="6629ED12" w14:textId="77777777" w:rsidR="00250F08" w:rsidRPr="00CD067C" w:rsidRDefault="00250F08" w:rsidP="00250000">
      <w:pPr>
        <w:rPr>
          <w:rtl/>
        </w:rPr>
      </w:pPr>
    </w:p>
    <w:p w14:paraId="7178BCE7" w14:textId="448CCD7F" w:rsidR="00842F16" w:rsidRDefault="003E5E58" w:rsidP="00D14A18">
      <w:pPr>
        <w:pStyle w:val="Heading2"/>
        <w:rPr>
          <w:rtl/>
        </w:rPr>
      </w:pPr>
      <w:bookmarkStart w:id="4" w:name="_Toc408762807"/>
      <w:r>
        <w:rPr>
          <w:rFonts w:hint="cs"/>
          <w:rtl/>
        </w:rPr>
        <w:t>פְּריסקוּס</w:t>
      </w:r>
      <w:bookmarkEnd w:id="4"/>
      <w:r w:rsidR="00E41159">
        <w:rPr>
          <w:rFonts w:hint="cs"/>
          <w:rtl/>
        </w:rPr>
        <w:t xml:space="preserve"> </w:t>
      </w:r>
      <w:r w:rsidR="00E41159" w:rsidRPr="00E41159">
        <w:rPr>
          <w:rtl/>
        </w:rPr>
        <w:t>וּוֶרוּס</w:t>
      </w:r>
    </w:p>
    <w:p w14:paraId="3FF3E34D" w14:textId="77777777" w:rsidR="003E5E58" w:rsidRDefault="003E5E58" w:rsidP="00250000">
      <w:pPr>
        <w:rPr>
          <w:rtl/>
        </w:rPr>
      </w:pPr>
      <w:r>
        <w:rPr>
          <w:rFonts w:hint="cs"/>
          <w:rtl/>
        </w:rPr>
        <w:t>[</w:t>
      </w:r>
      <w:r w:rsidRPr="004B0822">
        <w:t>Hic et ubique</w:t>
      </w:r>
      <w:r>
        <w:rPr>
          <w:rFonts w:hint="cs"/>
          <w:rtl/>
        </w:rPr>
        <w:t xml:space="preserve"> אני רוצה להיות שם]</w:t>
      </w:r>
    </w:p>
    <w:p w14:paraId="0A63E4B5" w14:textId="66114DEF" w:rsidR="00842F16" w:rsidRDefault="003C7919" w:rsidP="00FC1F1C">
      <w:pPr>
        <w:rPr>
          <w:rtl/>
        </w:rPr>
      </w:pPr>
      <w:r>
        <w:rPr>
          <w:rFonts w:hint="cs"/>
          <w:rtl/>
        </w:rPr>
        <w:t xml:space="preserve">אלכס </w:t>
      </w:r>
      <w:r w:rsidR="00842F16">
        <w:rPr>
          <w:rFonts w:hint="cs"/>
          <w:rtl/>
        </w:rPr>
        <w:t>חיכה ל</w:t>
      </w:r>
      <w:r w:rsidR="001C5A04">
        <w:rPr>
          <w:rFonts w:hint="cs"/>
          <w:rtl/>
        </w:rPr>
        <w:t>אימא</w:t>
      </w:r>
      <w:r w:rsidR="00FC1F1C">
        <w:rPr>
          <w:rFonts w:hint="cs"/>
          <w:rtl/>
        </w:rPr>
        <w:t xml:space="preserve"> מחוץ לבית</w:t>
      </w:r>
      <w:r w:rsidR="00065D63" w:rsidRPr="00065D63">
        <w:rPr>
          <w:rFonts w:cs="Times New Roman"/>
          <w:rtl/>
        </w:rPr>
        <w:t xml:space="preserve">ם </w:t>
      </w:r>
      <w:r w:rsidR="00B40E40">
        <w:rPr>
          <w:rFonts w:cs="Times New Roman" w:hint="cs"/>
          <w:rtl/>
        </w:rPr>
        <w:t>הבנוי</w:t>
      </w:r>
      <w:r w:rsidR="00065D63" w:rsidRPr="00065D63">
        <w:rPr>
          <w:rFonts w:cs="Times New Roman"/>
          <w:rtl/>
        </w:rPr>
        <w:t xml:space="preserve"> </w:t>
      </w:r>
      <w:r w:rsidR="00FC1F1C">
        <w:rPr>
          <w:rFonts w:hint="cs"/>
          <w:rtl/>
        </w:rPr>
        <w:t xml:space="preserve">לבנים אדומות, </w:t>
      </w:r>
      <w:r w:rsidR="00B40E40">
        <w:rPr>
          <w:rFonts w:hint="cs"/>
          <w:rtl/>
        </w:rPr>
        <w:t>ככל ה</w:t>
      </w:r>
      <w:r w:rsidR="00FC1F1C">
        <w:rPr>
          <w:rFonts w:hint="cs"/>
          <w:rtl/>
        </w:rPr>
        <w:t xml:space="preserve">בתים </w:t>
      </w:r>
      <w:r w:rsidR="005915AE">
        <w:rPr>
          <w:rFonts w:hint="cs"/>
          <w:rtl/>
        </w:rPr>
        <w:t xml:space="preserve">האחרים </w:t>
      </w:r>
      <w:r w:rsidR="00FC1F1C">
        <w:rPr>
          <w:rFonts w:hint="cs"/>
          <w:rtl/>
        </w:rPr>
        <w:t>ברחוב השומם</w:t>
      </w:r>
      <w:r w:rsidR="00927922">
        <w:rPr>
          <w:rFonts w:hint="cs"/>
          <w:rtl/>
        </w:rPr>
        <w:t>. האביב</w:t>
      </w:r>
      <w:r w:rsidR="00842F16">
        <w:rPr>
          <w:rFonts w:hint="cs"/>
          <w:rtl/>
        </w:rPr>
        <w:t xml:space="preserve"> היה קר, הרוחות </w:t>
      </w:r>
      <w:r w:rsidR="00B40E40" w:rsidRPr="00B40E40">
        <w:rPr>
          <w:rFonts w:cs="Times New Roman"/>
          <w:rtl/>
        </w:rPr>
        <w:t>צולפות</w:t>
      </w:r>
      <w:r w:rsidR="00842F16">
        <w:rPr>
          <w:rFonts w:hint="cs"/>
          <w:rtl/>
        </w:rPr>
        <w:t>.</w:t>
      </w:r>
    </w:p>
    <w:p w14:paraId="35499E2A" w14:textId="160C1C77" w:rsidR="00842F16" w:rsidRDefault="00842F16" w:rsidP="00FC1F1C">
      <w:pPr>
        <w:rPr>
          <w:rtl/>
        </w:rPr>
      </w:pPr>
      <w:r>
        <w:rPr>
          <w:rFonts w:hint="cs"/>
          <w:rtl/>
        </w:rPr>
        <w:t xml:space="preserve">"אני רוצה להיות שם," אמר הילד בעל הברכיים הבולטות. </w:t>
      </w:r>
      <w:r w:rsidR="00FC1F1C">
        <w:rPr>
          <w:rFonts w:hint="cs"/>
          <w:rtl/>
        </w:rPr>
        <w:t>מלבדו</w:t>
      </w:r>
      <w:r>
        <w:rPr>
          <w:rFonts w:hint="cs"/>
          <w:rtl/>
        </w:rPr>
        <w:t xml:space="preserve"> היו ברחוב רק עלים </w:t>
      </w:r>
      <w:r w:rsidR="00CF224F" w:rsidRPr="00CF224F">
        <w:rPr>
          <w:rFonts w:cs="Times New Roman"/>
          <w:rtl/>
        </w:rPr>
        <w:t>ירוק</w:t>
      </w:r>
      <w:r>
        <w:rPr>
          <w:rFonts w:hint="cs"/>
          <w:rtl/>
        </w:rPr>
        <w:t>ים</w:t>
      </w:r>
      <w:r w:rsidR="00065D63">
        <w:rPr>
          <w:rFonts w:hint="cs"/>
          <w:rtl/>
        </w:rPr>
        <w:t>,</w:t>
      </w:r>
      <w:r w:rsidR="005915AE">
        <w:rPr>
          <w:rFonts w:hint="cs"/>
          <w:rtl/>
        </w:rPr>
        <w:t xml:space="preserve"> מעופפים</w:t>
      </w:r>
      <w:r>
        <w:rPr>
          <w:rFonts w:hint="cs"/>
          <w:rtl/>
        </w:rPr>
        <w:t xml:space="preserve"> </w:t>
      </w:r>
      <w:r w:rsidR="006133AE">
        <w:rPr>
          <w:rFonts w:hint="cs"/>
          <w:rtl/>
        </w:rPr>
        <w:t xml:space="preserve">ברוח </w:t>
      </w:r>
      <w:r>
        <w:rPr>
          <w:rFonts w:hint="cs"/>
          <w:rtl/>
        </w:rPr>
        <w:t>וטיפות תועות</w:t>
      </w:r>
      <w:r w:rsidR="00FC1F1C">
        <w:rPr>
          <w:rFonts w:hint="cs"/>
          <w:rtl/>
        </w:rPr>
        <w:t xml:space="preserve"> של גשם</w:t>
      </w:r>
      <w:r>
        <w:rPr>
          <w:rFonts w:hint="cs"/>
          <w:rtl/>
        </w:rPr>
        <w:t>.</w:t>
      </w:r>
    </w:p>
    <w:p w14:paraId="644583C1" w14:textId="6A818133" w:rsidR="00842F16" w:rsidRDefault="00842F16" w:rsidP="00FC1F1C">
      <w:pPr>
        <w:rPr>
          <w:rtl/>
        </w:rPr>
      </w:pPr>
      <w:r>
        <w:rPr>
          <w:rFonts w:hint="cs"/>
          <w:rtl/>
        </w:rPr>
        <w:t>"אני לא כאן," אמר הילד שנעל מגפיים צהו</w:t>
      </w:r>
      <w:r w:rsidR="00FC1F1C">
        <w:rPr>
          <w:rFonts w:hint="cs"/>
          <w:rtl/>
        </w:rPr>
        <w:t>בים</w:t>
      </w:r>
      <w:r>
        <w:rPr>
          <w:rFonts w:hint="cs"/>
          <w:rtl/>
        </w:rPr>
        <w:t xml:space="preserve"> ו</w:t>
      </w:r>
      <w:r w:rsidR="005B15CC">
        <w:rPr>
          <w:rFonts w:hint="cs"/>
          <w:rtl/>
        </w:rPr>
        <w:t xml:space="preserve">לבש </w:t>
      </w:r>
      <w:r>
        <w:rPr>
          <w:rFonts w:hint="cs"/>
          <w:rtl/>
        </w:rPr>
        <w:t>מכנסיים קצר</w:t>
      </w:r>
      <w:r w:rsidR="00FC1F1C">
        <w:rPr>
          <w:rFonts w:hint="cs"/>
          <w:rtl/>
        </w:rPr>
        <w:t>ים</w:t>
      </w:r>
      <w:r>
        <w:rPr>
          <w:rFonts w:hint="cs"/>
          <w:rtl/>
        </w:rPr>
        <w:t xml:space="preserve"> ו</w:t>
      </w:r>
      <w:r w:rsidR="00FC1F1C">
        <w:rPr>
          <w:rFonts w:hint="cs"/>
          <w:rtl/>
        </w:rPr>
        <w:t>ב</w:t>
      </w:r>
      <w:r w:rsidR="00335FBE">
        <w:rPr>
          <w:rFonts w:hint="cs"/>
          <w:rtl/>
        </w:rPr>
        <w:t>רכיו החשופות</w:t>
      </w:r>
      <w:r>
        <w:rPr>
          <w:rFonts w:hint="cs"/>
          <w:rtl/>
        </w:rPr>
        <w:t xml:space="preserve"> האד</w:t>
      </w:r>
      <w:r w:rsidR="00335FBE">
        <w:rPr>
          <w:rFonts w:hint="cs"/>
          <w:rtl/>
        </w:rPr>
        <w:t>ימו</w:t>
      </w:r>
      <w:r>
        <w:rPr>
          <w:rFonts w:hint="cs"/>
          <w:rtl/>
        </w:rPr>
        <w:t xml:space="preserve"> מקור.</w:t>
      </w:r>
    </w:p>
    <w:p w14:paraId="14351922" w14:textId="4985082B" w:rsidR="00DF5A65" w:rsidRDefault="00DF5A65" w:rsidP="00FC1F1C">
      <w:pPr>
        <w:rPr>
          <w:rFonts w:cs="Times New Roman"/>
          <w:rtl/>
        </w:rPr>
      </w:pPr>
      <w:r w:rsidRPr="00DF5A65">
        <w:rPr>
          <w:rFonts w:cs="Times New Roman"/>
          <w:rtl/>
        </w:rPr>
        <w:t>הוא היה יכול להעמיד פני נכד גרמני, אף עובר</w:t>
      </w:r>
      <w:r w:rsidR="001B250A">
        <w:rPr>
          <w:rFonts w:cs="Times New Roman" w:hint="cs"/>
          <w:rtl/>
        </w:rPr>
        <w:t xml:space="preserve"> </w:t>
      </w:r>
      <w:r w:rsidRPr="00DF5A65">
        <w:rPr>
          <w:rFonts w:cs="Times New Roman"/>
          <w:rtl/>
        </w:rPr>
        <w:t>אורח לא ידע את האמת. אבל הוא היה לבדו ברחוב.</w:t>
      </w:r>
    </w:p>
    <w:p w14:paraId="59DC5C6D" w14:textId="5A059BDC" w:rsidR="00842F16" w:rsidRDefault="00335FBE" w:rsidP="00FC1F1C">
      <w:pPr>
        <w:rPr>
          <w:rtl/>
        </w:rPr>
      </w:pPr>
      <w:r>
        <w:rPr>
          <w:rFonts w:hint="cs"/>
          <w:rtl/>
        </w:rPr>
        <w:t>"איפה אתה</w:t>
      </w:r>
      <w:r w:rsidR="001B250A">
        <w:rPr>
          <w:rFonts w:hint="cs"/>
          <w:rtl/>
        </w:rPr>
        <w:t>,</w:t>
      </w:r>
      <w:r>
        <w:rPr>
          <w:rFonts w:hint="cs"/>
          <w:rtl/>
        </w:rPr>
        <w:t xml:space="preserve"> אלכס?" </w:t>
      </w:r>
      <w:r w:rsidR="008B1B44">
        <w:rPr>
          <w:rFonts w:hint="cs"/>
          <w:rtl/>
        </w:rPr>
        <w:t>סופי</w:t>
      </w:r>
      <w:r w:rsidR="00842F16">
        <w:rPr>
          <w:rFonts w:hint="cs"/>
          <w:rtl/>
        </w:rPr>
        <w:t xml:space="preserve"> קראה מחלון חדרה שפנה לרחוב. היא אחזה ב</w:t>
      </w:r>
      <w:r w:rsidR="00FC1F1C">
        <w:rPr>
          <w:rFonts w:hint="cs"/>
          <w:rtl/>
        </w:rPr>
        <w:t xml:space="preserve">מסגרת החלון שלא </w:t>
      </w:r>
      <w:r w:rsidR="001B250A">
        <w:rPr>
          <w:rFonts w:hint="cs"/>
          <w:rtl/>
        </w:rPr>
        <w:t>י</w:t>
      </w:r>
      <w:r w:rsidR="00842F16">
        <w:rPr>
          <w:rFonts w:hint="cs"/>
          <w:rtl/>
        </w:rPr>
        <w:t>יטרק</w:t>
      </w:r>
      <w:r w:rsidR="00FC1F1C">
        <w:rPr>
          <w:rFonts w:hint="cs"/>
          <w:rtl/>
        </w:rPr>
        <w:t xml:space="preserve"> </w:t>
      </w:r>
      <w:r w:rsidR="00EB6FFE">
        <w:rPr>
          <w:rFonts w:hint="cs"/>
          <w:rtl/>
        </w:rPr>
        <w:t>ב</w:t>
      </w:r>
      <w:r w:rsidR="00FC1F1C">
        <w:rPr>
          <w:rFonts w:hint="cs"/>
          <w:rtl/>
        </w:rPr>
        <w:t>רוח</w:t>
      </w:r>
      <w:r w:rsidR="00842F16">
        <w:rPr>
          <w:rFonts w:hint="cs"/>
          <w:rtl/>
        </w:rPr>
        <w:t>.</w:t>
      </w:r>
    </w:p>
    <w:p w14:paraId="09ADC487" w14:textId="17E17CB9" w:rsidR="00DF5A65" w:rsidRDefault="00DF5A65" w:rsidP="00DF5A65">
      <w:pPr>
        <w:rPr>
          <w:rtl/>
        </w:rPr>
      </w:pPr>
      <w:r>
        <w:rPr>
          <w:rFonts w:hint="cs"/>
          <w:rtl/>
        </w:rPr>
        <w:t xml:space="preserve">הוא יבקש כלב. הוא ידרוש כלב. דווקא </w:t>
      </w:r>
      <w:r w:rsidR="00F06A3F">
        <w:rPr>
          <w:rFonts w:hint="cs"/>
          <w:rtl/>
        </w:rPr>
        <w:t>עכשיו</w:t>
      </w:r>
      <w:r>
        <w:rPr>
          <w:rFonts w:hint="cs"/>
          <w:rtl/>
        </w:rPr>
        <w:t xml:space="preserve"> כשמביאים את התינוק.</w:t>
      </w:r>
    </w:p>
    <w:p w14:paraId="2E98C738" w14:textId="354E2687" w:rsidR="00842F16" w:rsidRDefault="00842F16" w:rsidP="00C5178B">
      <w:pPr>
        <w:rPr>
          <w:rtl/>
        </w:rPr>
      </w:pPr>
      <w:r>
        <w:rPr>
          <w:rFonts w:hint="cs"/>
          <w:rtl/>
        </w:rPr>
        <w:t xml:space="preserve">"אלכס, אתה למעלה?" </w:t>
      </w:r>
      <w:r w:rsidR="008B1B44">
        <w:rPr>
          <w:rFonts w:hint="cs"/>
          <w:rtl/>
        </w:rPr>
        <w:t>סופי</w:t>
      </w:r>
      <w:r>
        <w:rPr>
          <w:rFonts w:hint="cs"/>
          <w:rtl/>
        </w:rPr>
        <w:t xml:space="preserve"> קראה בקול גבוה. הרוח ערבלה את הקול שלה, הרוח עשתה שמות בחדר</w:t>
      </w:r>
      <w:r w:rsidR="00654F58">
        <w:rPr>
          <w:rFonts w:hint="cs"/>
          <w:rtl/>
        </w:rPr>
        <w:t>ה</w:t>
      </w:r>
      <w:r>
        <w:rPr>
          <w:rFonts w:hint="cs"/>
          <w:rtl/>
        </w:rPr>
        <w:t xml:space="preserve"> המסודר.</w:t>
      </w:r>
    </w:p>
    <w:p w14:paraId="70C23A0F" w14:textId="4AE29C06" w:rsidR="003C7919" w:rsidRDefault="003C7919" w:rsidP="00250000">
      <w:pPr>
        <w:rPr>
          <w:rtl/>
        </w:rPr>
      </w:pPr>
      <w:r>
        <w:rPr>
          <w:rFonts w:hint="cs"/>
          <w:rtl/>
        </w:rPr>
        <w:t xml:space="preserve">לתינוק </w:t>
      </w:r>
      <w:r w:rsidR="004B0822">
        <w:rPr>
          <w:rFonts w:hint="cs"/>
          <w:rtl/>
        </w:rPr>
        <w:t xml:space="preserve">יבחרו שם </w:t>
      </w:r>
      <w:r>
        <w:rPr>
          <w:rFonts w:hint="cs"/>
          <w:rtl/>
        </w:rPr>
        <w:t>מתוך אותו אוצר שמות</w:t>
      </w:r>
      <w:r w:rsidR="005B15CC">
        <w:rPr>
          <w:rFonts w:hint="cs"/>
          <w:rtl/>
        </w:rPr>
        <w:t xml:space="preserve"> של אנשים </w:t>
      </w:r>
      <w:r w:rsidR="00335FBE">
        <w:rPr>
          <w:rFonts w:hint="cs"/>
          <w:rtl/>
        </w:rPr>
        <w:t xml:space="preserve">מתים </w:t>
      </w:r>
      <w:r w:rsidR="005B15CC">
        <w:rPr>
          <w:rFonts w:hint="cs"/>
          <w:rtl/>
        </w:rPr>
        <w:t>שאת חלקם אפילו סבתא לא הכירה</w:t>
      </w:r>
      <w:r>
        <w:rPr>
          <w:rFonts w:hint="cs"/>
          <w:rtl/>
        </w:rPr>
        <w:t>. אם</w:t>
      </w:r>
      <w:r w:rsidR="00C5178B" w:rsidRPr="00C5178B">
        <w:rPr>
          <w:rtl/>
        </w:rPr>
        <w:t xml:space="preserve"> </w:t>
      </w:r>
      <w:r w:rsidR="00C5178B" w:rsidRPr="00C5178B">
        <w:rPr>
          <w:rFonts w:cs="Times New Roman"/>
          <w:rtl/>
        </w:rPr>
        <w:t xml:space="preserve">אחיו </w:t>
      </w:r>
      <w:r w:rsidR="00B40E40">
        <w:rPr>
          <w:rFonts w:cs="Times New Roman" w:hint="cs"/>
          <w:rtl/>
        </w:rPr>
        <w:t>י</w:t>
      </w:r>
      <w:r w:rsidR="00C5178B" w:rsidRPr="00C5178B">
        <w:rPr>
          <w:rFonts w:cs="Times New Roman"/>
          <w:rtl/>
        </w:rPr>
        <w:t>יקרא</w:t>
      </w:r>
      <w:r>
        <w:rPr>
          <w:rFonts w:hint="cs"/>
          <w:rtl/>
        </w:rPr>
        <w:t xml:space="preserve"> ברונו, </w:t>
      </w:r>
      <w:r w:rsidR="00B40E40">
        <w:rPr>
          <w:rFonts w:hint="cs"/>
          <w:rtl/>
        </w:rPr>
        <w:t>אלכס</w:t>
      </w:r>
      <w:r>
        <w:rPr>
          <w:rFonts w:hint="cs"/>
          <w:rtl/>
        </w:rPr>
        <w:t xml:space="preserve"> יקרא לכלב תיאודור, </w:t>
      </w:r>
      <w:r w:rsidR="005915AE">
        <w:rPr>
          <w:rFonts w:hint="cs"/>
          <w:rtl/>
        </w:rPr>
        <w:t>לא היה</w:t>
      </w:r>
      <w:r>
        <w:rPr>
          <w:rFonts w:hint="cs"/>
          <w:rtl/>
        </w:rPr>
        <w:t xml:space="preserve"> לו ספק בכך.</w:t>
      </w:r>
    </w:p>
    <w:p w14:paraId="663A3254" w14:textId="42926C6F" w:rsidR="003C7919" w:rsidRDefault="003C7919" w:rsidP="00250000">
      <w:pPr>
        <w:rPr>
          <w:rtl/>
        </w:rPr>
      </w:pPr>
      <w:r>
        <w:rPr>
          <w:rFonts w:hint="cs"/>
          <w:rtl/>
        </w:rPr>
        <w:t xml:space="preserve">"אלכס, אתה למטה?" </w:t>
      </w:r>
      <w:r w:rsidR="008B1B44">
        <w:rPr>
          <w:rFonts w:hint="cs"/>
          <w:rtl/>
        </w:rPr>
        <w:t>סופי</w:t>
      </w:r>
      <w:r w:rsidR="008442D7">
        <w:rPr>
          <w:rFonts w:hint="cs"/>
          <w:rtl/>
        </w:rPr>
        <w:t xml:space="preserve"> קראה </w:t>
      </w:r>
      <w:r>
        <w:rPr>
          <w:rFonts w:hint="cs"/>
          <w:rtl/>
        </w:rPr>
        <w:t>בקול עבה ונמוך. היא צחקה.</w:t>
      </w:r>
    </w:p>
    <w:p w14:paraId="61A9BB79" w14:textId="51681EFE" w:rsidR="003C7919" w:rsidRDefault="00C5178B" w:rsidP="00C5178B">
      <w:pPr>
        <w:rPr>
          <w:rtl/>
        </w:rPr>
      </w:pPr>
      <w:r>
        <w:rPr>
          <w:rFonts w:hint="cs"/>
          <w:rtl/>
        </w:rPr>
        <w:t xml:space="preserve">ברחוב עמד </w:t>
      </w:r>
      <w:r w:rsidR="003C7919">
        <w:rPr>
          <w:rFonts w:hint="cs"/>
          <w:rtl/>
        </w:rPr>
        <w:t>ילד קטן עם עניב</w:t>
      </w:r>
      <w:r w:rsidR="00DF5A65">
        <w:rPr>
          <w:rFonts w:hint="cs"/>
          <w:rtl/>
        </w:rPr>
        <w:t>ת</w:t>
      </w:r>
      <w:r w:rsidR="003C7919">
        <w:rPr>
          <w:rFonts w:hint="cs"/>
          <w:rtl/>
        </w:rPr>
        <w:t xml:space="preserve"> פסים </w:t>
      </w:r>
      <w:r w:rsidR="00DF5A65">
        <w:rPr>
          <w:rFonts w:hint="cs"/>
          <w:rtl/>
        </w:rPr>
        <w:t>כחולים</w:t>
      </w:r>
      <w:r w:rsidR="003C7919">
        <w:rPr>
          <w:rFonts w:hint="cs"/>
          <w:rtl/>
        </w:rPr>
        <w:t>.</w:t>
      </w:r>
    </w:p>
    <w:p w14:paraId="4789ED91" w14:textId="7FCBBE9D" w:rsidR="003C7919" w:rsidRDefault="003C7919" w:rsidP="00250000">
      <w:pPr>
        <w:rPr>
          <w:rtl/>
        </w:rPr>
      </w:pPr>
      <w:r>
        <w:rPr>
          <w:rFonts w:hint="cs"/>
          <w:rtl/>
        </w:rPr>
        <w:t>ברק ה</w:t>
      </w:r>
      <w:r w:rsidR="00B40E40" w:rsidRPr="00B40E40">
        <w:rPr>
          <w:rFonts w:cs="Times New Roman"/>
          <w:rtl/>
        </w:rPr>
        <w:t>בריק</w:t>
      </w:r>
      <w:r w:rsidR="00927922">
        <w:rPr>
          <w:rFonts w:hint="cs"/>
          <w:rtl/>
        </w:rPr>
        <w:t xml:space="preserve"> ב</w:t>
      </w:r>
      <w:r w:rsidR="00EE553A">
        <w:rPr>
          <w:rFonts w:hint="cs"/>
          <w:rtl/>
        </w:rPr>
        <w:t>שמיים</w:t>
      </w:r>
      <w:r w:rsidR="00927922">
        <w:rPr>
          <w:rFonts w:hint="cs"/>
          <w:rtl/>
        </w:rPr>
        <w:t xml:space="preserve"> ואחריו רעמים התגלגלו,</w:t>
      </w:r>
      <w:r>
        <w:rPr>
          <w:rFonts w:hint="cs"/>
          <w:rtl/>
        </w:rPr>
        <w:t xml:space="preserve"> התגלגלו.</w:t>
      </w:r>
      <w:bookmarkStart w:id="5" w:name="_Hlk502577542"/>
      <w:r w:rsidR="00DE3686">
        <w:rPr>
          <w:rFonts w:hint="cs"/>
          <w:rtl/>
        </w:rPr>
        <w:t xml:space="preserve"> </w:t>
      </w:r>
      <w:bookmarkEnd w:id="5"/>
    </w:p>
    <w:p w14:paraId="116BC100" w14:textId="19B10B36" w:rsidR="003C7919" w:rsidRDefault="003C7919" w:rsidP="008E2AE7">
      <w:pPr>
        <w:rPr>
          <w:rtl/>
        </w:rPr>
      </w:pPr>
      <w:r>
        <w:rPr>
          <w:rFonts w:hint="cs"/>
          <w:rtl/>
        </w:rPr>
        <w:t xml:space="preserve">טיפות גשם נטפו </w:t>
      </w:r>
      <w:r w:rsidR="00C5178B">
        <w:rPr>
          <w:rFonts w:hint="cs"/>
          <w:rtl/>
        </w:rPr>
        <w:t xml:space="preserve">ונקוו </w:t>
      </w:r>
      <w:r>
        <w:rPr>
          <w:rFonts w:hint="cs"/>
          <w:rtl/>
        </w:rPr>
        <w:t xml:space="preserve">בשלוליות </w:t>
      </w:r>
      <w:r w:rsidR="00654F58">
        <w:rPr>
          <w:rFonts w:hint="cs"/>
          <w:rtl/>
        </w:rPr>
        <w:t xml:space="preserve">על הכביש </w:t>
      </w:r>
      <w:r>
        <w:rPr>
          <w:rFonts w:hint="cs"/>
          <w:rtl/>
        </w:rPr>
        <w:t>ושברו עיגולי</w:t>
      </w:r>
      <w:r w:rsidR="002949AA">
        <w:rPr>
          <w:rFonts w:hint="cs"/>
          <w:rtl/>
        </w:rPr>
        <w:t xml:space="preserve"> דלק</w:t>
      </w:r>
      <w:r>
        <w:rPr>
          <w:rFonts w:hint="cs"/>
          <w:rtl/>
        </w:rPr>
        <w:t xml:space="preserve"> צבעוניים</w:t>
      </w:r>
      <w:r w:rsidR="008E2AE7">
        <w:rPr>
          <w:rFonts w:hint="cs"/>
          <w:rtl/>
        </w:rPr>
        <w:t xml:space="preserve"> </w:t>
      </w:r>
      <w:r w:rsidR="008E2AE7">
        <w:rPr>
          <w:rtl/>
        </w:rPr>
        <w:t>–</w:t>
      </w:r>
      <w:r w:rsidR="008E2AE7">
        <w:rPr>
          <w:rFonts w:hint="cs"/>
          <w:rtl/>
        </w:rPr>
        <w:t xml:space="preserve"> </w:t>
      </w:r>
      <w:r>
        <w:rPr>
          <w:rFonts w:hint="cs"/>
          <w:rtl/>
        </w:rPr>
        <w:t xml:space="preserve">כחול וירוק, לפעמים סגול. </w:t>
      </w:r>
      <w:r w:rsidR="008442D7">
        <w:rPr>
          <w:rFonts w:hint="cs"/>
          <w:rtl/>
        </w:rPr>
        <w:t>לאן</w:t>
      </w:r>
      <w:r>
        <w:rPr>
          <w:rFonts w:hint="cs"/>
          <w:rtl/>
        </w:rPr>
        <w:t xml:space="preserve"> </w:t>
      </w:r>
      <w:r w:rsidR="00FE66FE">
        <w:rPr>
          <w:rFonts w:hint="cs"/>
          <w:rtl/>
        </w:rPr>
        <w:t xml:space="preserve">נעלמו </w:t>
      </w:r>
      <w:r>
        <w:rPr>
          <w:rFonts w:hint="cs"/>
          <w:rtl/>
        </w:rPr>
        <w:t>שאר צבעי</w:t>
      </w:r>
      <w:r w:rsidR="008442D7">
        <w:rPr>
          <w:rFonts w:hint="cs"/>
          <w:rtl/>
        </w:rPr>
        <w:t xml:space="preserve"> הנפיצה</w:t>
      </w:r>
      <w:r>
        <w:rPr>
          <w:rFonts w:hint="cs"/>
          <w:rtl/>
        </w:rPr>
        <w:t xml:space="preserve"> ש</w:t>
      </w:r>
      <w:r w:rsidR="008442D7">
        <w:rPr>
          <w:rFonts w:hint="cs"/>
          <w:rtl/>
        </w:rPr>
        <w:t>ל ה</w:t>
      </w:r>
      <w:r>
        <w:rPr>
          <w:rFonts w:hint="cs"/>
          <w:rtl/>
        </w:rPr>
        <w:t>אור</w:t>
      </w:r>
      <w:r w:rsidR="008442D7">
        <w:rPr>
          <w:rFonts w:hint="cs"/>
          <w:rtl/>
        </w:rPr>
        <w:t>,</w:t>
      </w:r>
      <w:r>
        <w:rPr>
          <w:rFonts w:hint="cs"/>
          <w:rtl/>
        </w:rPr>
        <w:t xml:space="preserve"> </w:t>
      </w:r>
      <w:r w:rsidR="00964298">
        <w:rPr>
          <w:rFonts w:hint="cs"/>
          <w:rtl/>
        </w:rPr>
        <w:t>[</w:t>
      </w:r>
      <w:r w:rsidR="008442D7">
        <w:rPr>
          <w:rFonts w:hint="cs"/>
          <w:rtl/>
        </w:rPr>
        <w:t xml:space="preserve">מתפרק / </w:t>
      </w:r>
      <w:r w:rsidR="00964298">
        <w:rPr>
          <w:rFonts w:hint="cs"/>
          <w:rtl/>
        </w:rPr>
        <w:t xml:space="preserve">נפיצה </w:t>
      </w:r>
      <w:r>
        <w:rPr>
          <w:rFonts w:hint="cs"/>
          <w:rtl/>
        </w:rPr>
        <w:t>/ מתפצל</w:t>
      </w:r>
      <w:r w:rsidR="00964298">
        <w:rPr>
          <w:rFonts w:hint="cs"/>
          <w:rtl/>
        </w:rPr>
        <w:t>]</w:t>
      </w:r>
      <w:r>
        <w:rPr>
          <w:rFonts w:hint="cs"/>
          <w:rtl/>
        </w:rPr>
        <w:t xml:space="preserve"> את זה </w:t>
      </w:r>
      <w:r w:rsidR="00335FBE">
        <w:rPr>
          <w:rFonts w:hint="cs"/>
          <w:rtl/>
        </w:rPr>
        <w:t xml:space="preserve">בוודאי </w:t>
      </w:r>
      <w:r>
        <w:rPr>
          <w:rFonts w:hint="cs"/>
          <w:rtl/>
        </w:rPr>
        <w:t xml:space="preserve">מארק </w:t>
      </w:r>
      <w:r w:rsidR="007849D6">
        <w:rPr>
          <w:rFonts w:hint="cs"/>
          <w:rtl/>
        </w:rPr>
        <w:t>י</w:t>
      </w:r>
      <w:r>
        <w:rPr>
          <w:rFonts w:hint="cs"/>
          <w:rtl/>
        </w:rPr>
        <w:t>דע.</w:t>
      </w:r>
    </w:p>
    <w:p w14:paraId="6DD7D0FF" w14:textId="77777777" w:rsidR="00335FBE" w:rsidRDefault="00335FBE" w:rsidP="00335FBE">
      <w:r>
        <w:rPr>
          <w:rFonts w:hint="cs"/>
          <w:rtl/>
        </w:rPr>
        <w:t>[</w:t>
      </w:r>
    </w:p>
    <w:p w14:paraId="0B79C917" w14:textId="77777777" w:rsidR="00371453" w:rsidRDefault="00371453" w:rsidP="00250000">
      <w:pPr>
        <w:rPr>
          <w:rtl/>
        </w:rPr>
      </w:pPr>
      <w:r>
        <w:rPr>
          <w:rFonts w:hint="cs"/>
          <w:rtl/>
        </w:rPr>
        <w:t xml:space="preserve">[לבדוק האם הבא הוא באמת </w:t>
      </w:r>
      <w:r>
        <w:t>pretentious crap</w:t>
      </w:r>
      <w:r>
        <w:rPr>
          <w:rFonts w:hint="cs"/>
          <w:rtl/>
        </w:rPr>
        <w:t xml:space="preserve"> כפי שנראה לי כרגע:]</w:t>
      </w:r>
    </w:p>
    <w:p w14:paraId="5A2433F9" w14:textId="77777777" w:rsidR="00371453" w:rsidRDefault="00964298" w:rsidP="00250000">
      <w:pPr>
        <w:rPr>
          <w:rtl/>
        </w:rPr>
      </w:pPr>
      <w:r>
        <w:rPr>
          <w:rFonts w:hint="cs"/>
          <w:rtl/>
        </w:rPr>
        <w:t>[</w:t>
      </w:r>
      <w:r w:rsidR="00371453">
        <w:rPr>
          <w:rFonts w:hint="cs"/>
          <w:rtl/>
        </w:rPr>
        <w:t>הוא היה עדיין רחוק מהגיל שבו עוצמים עיניים ולא אכפת מי יבוא ומה יקרה. אבל החלומות מתרקמים [?????] ועוד אח נולד והוא כבר כבד. יילוד רך וכבר כבד. [זה דווקא בסדר.]</w:t>
      </w:r>
    </w:p>
    <w:p w14:paraId="39EAAF46" w14:textId="77777777" w:rsidR="00371453" w:rsidRDefault="00371453" w:rsidP="00250000">
      <w:pPr>
        <w:rPr>
          <w:rtl/>
        </w:rPr>
      </w:pPr>
      <w:r>
        <w:rPr>
          <w:rFonts w:hint="cs"/>
          <w:rtl/>
        </w:rPr>
        <w:t>אלכס, עדיין בגיל שבו כל דבר מוכרח להיות במקומו [מה????] אבל עדיין לא יודעים את מקומם הנכון של כל הדברים, ומקומם משתנה מהר מדי. אבל גדול מספיק לדעת מה עומד להתרחש לעיתים, גדול מספיק לנסות / להעז לשנות את המתרחש בגופו / להסיט בגופו את מהלך ההתרחשות.</w:t>
      </w:r>
      <w:r w:rsidR="00964298">
        <w:rPr>
          <w:rFonts w:hint="cs"/>
          <w:rtl/>
        </w:rPr>
        <w:t>]</w:t>
      </w:r>
    </w:p>
    <w:p w14:paraId="7B52E5C5" w14:textId="77777777" w:rsidR="00371453" w:rsidRDefault="00371453" w:rsidP="00250000">
      <w:pPr>
        <w:rPr>
          <w:rtl/>
        </w:rPr>
      </w:pPr>
      <w:r>
        <w:rPr>
          <w:rFonts w:hint="cs"/>
          <w:rtl/>
        </w:rPr>
        <w:t>[מכל הזבלה הייתי משאירה רק אח נולד והוא כבר כבד. יילוד רך וכבר כבד.]</w:t>
      </w:r>
    </w:p>
    <w:p w14:paraId="3645B280" w14:textId="77777777" w:rsidR="00335FBE" w:rsidRDefault="00335FBE" w:rsidP="00250000">
      <w:pPr>
        <w:rPr>
          <w:rtl/>
        </w:rPr>
      </w:pPr>
      <w:r>
        <w:rPr>
          <w:rFonts w:hint="cs"/>
          <w:rtl/>
        </w:rPr>
        <w:t>]</w:t>
      </w:r>
    </w:p>
    <w:p w14:paraId="2ADD9CC3" w14:textId="77777777" w:rsidR="003C7919" w:rsidRDefault="00964298" w:rsidP="00335FBE">
      <w:pPr>
        <w:rPr>
          <w:rtl/>
        </w:rPr>
      </w:pPr>
      <w:r>
        <w:rPr>
          <w:rFonts w:hint="cs"/>
          <w:rtl/>
        </w:rPr>
        <w:t>אח נולד והוא כבד. יילוד רך וכבר כבד.</w:t>
      </w:r>
    </w:p>
    <w:p w14:paraId="12D3AA87" w14:textId="77777777" w:rsidR="00964298" w:rsidRDefault="00964298" w:rsidP="00250000">
      <w:pPr>
        <w:rPr>
          <w:rtl/>
        </w:rPr>
      </w:pPr>
    </w:p>
    <w:p w14:paraId="5D41ADAC" w14:textId="45995EA9" w:rsidR="003C7919" w:rsidRDefault="001C5A04" w:rsidP="00250000">
      <w:pPr>
        <w:rPr>
          <w:rtl/>
        </w:rPr>
      </w:pPr>
      <w:r>
        <w:rPr>
          <w:rtl/>
        </w:rPr>
        <w:lastRenderedPageBreak/>
        <w:t>אימא</w:t>
      </w:r>
      <w:r w:rsidR="003C7919" w:rsidRPr="00CD067C">
        <w:rPr>
          <w:rtl/>
        </w:rPr>
        <w:t xml:space="preserve"> ח</w:t>
      </w:r>
      <w:r w:rsidR="00BD264C">
        <w:rPr>
          <w:rtl/>
        </w:rPr>
        <w:t>זרה מבית</w:t>
      </w:r>
      <w:r w:rsidR="001B250A">
        <w:rPr>
          <w:rFonts w:hint="cs"/>
          <w:rtl/>
        </w:rPr>
        <w:t>-</w:t>
      </w:r>
      <w:r w:rsidR="00BD264C">
        <w:rPr>
          <w:rtl/>
        </w:rPr>
        <w:t xml:space="preserve">החולים ואלכס </w:t>
      </w:r>
      <w:r w:rsidR="00BD264C">
        <w:rPr>
          <w:rFonts w:hint="cs"/>
          <w:rtl/>
        </w:rPr>
        <w:t>המתין</w:t>
      </w:r>
      <w:r w:rsidR="00C5178B">
        <w:rPr>
          <w:rtl/>
        </w:rPr>
        <w:t xml:space="preserve"> ל</w:t>
      </w:r>
      <w:r>
        <w:rPr>
          <w:rtl/>
        </w:rPr>
        <w:t>אימא</w:t>
      </w:r>
      <w:r w:rsidR="00C5178B">
        <w:rPr>
          <w:rtl/>
        </w:rPr>
        <w:t xml:space="preserve"> ש</w:t>
      </w:r>
      <w:r>
        <w:rPr>
          <w:rtl/>
        </w:rPr>
        <w:t>הייתה</w:t>
      </w:r>
      <w:r w:rsidR="00C5178B">
        <w:rPr>
          <w:rtl/>
        </w:rPr>
        <w:t xml:space="preserve"> לו </w:t>
      </w:r>
      <w:r w:rsidR="003C7919" w:rsidRPr="00CD067C">
        <w:rPr>
          <w:rtl/>
        </w:rPr>
        <w:t>לפני שתיאו נולד.</w:t>
      </w:r>
    </w:p>
    <w:p w14:paraId="41EB52B9" w14:textId="3543F12B" w:rsidR="00EB6FFE" w:rsidRDefault="00C5178B" w:rsidP="00EB6FFE">
      <w:pPr>
        <w:rPr>
          <w:rtl/>
        </w:rPr>
      </w:pPr>
      <w:r>
        <w:rPr>
          <w:rFonts w:hint="cs"/>
          <w:rtl/>
        </w:rPr>
        <w:t xml:space="preserve">הוא חיכה </w:t>
      </w:r>
      <w:r w:rsidR="00250F08" w:rsidRPr="00CD067C">
        <w:rPr>
          <w:rtl/>
        </w:rPr>
        <w:t>אפילו ל</w:t>
      </w:r>
      <w:r w:rsidR="001C5A04">
        <w:rPr>
          <w:rtl/>
        </w:rPr>
        <w:t>אימא</w:t>
      </w:r>
      <w:r w:rsidR="00250F08" w:rsidRPr="00CD067C">
        <w:rPr>
          <w:rtl/>
        </w:rPr>
        <w:t xml:space="preserve"> ש</w:t>
      </w:r>
      <w:r w:rsidR="001C5A04">
        <w:rPr>
          <w:rtl/>
        </w:rPr>
        <w:t>הייתה</w:t>
      </w:r>
      <w:r w:rsidR="00250F08" w:rsidRPr="00CD067C">
        <w:rPr>
          <w:rtl/>
        </w:rPr>
        <w:t xml:space="preserve"> בה</w:t>
      </w:r>
      <w:r w:rsidR="001B250A">
        <w:rPr>
          <w:rFonts w:hint="cs"/>
          <w:rtl/>
        </w:rPr>
        <w:t>י</w:t>
      </w:r>
      <w:r w:rsidR="00250F08" w:rsidRPr="00CD067C">
        <w:rPr>
          <w:rtl/>
        </w:rPr>
        <w:t xml:space="preserve">ריון, נפוחה וחסרת סבלנות, </w:t>
      </w:r>
      <w:r w:rsidR="00CF224F">
        <w:rPr>
          <w:rFonts w:hint="cs"/>
          <w:rtl/>
        </w:rPr>
        <w:t xml:space="preserve">תמיד </w:t>
      </w:r>
      <w:r w:rsidR="00250F08" w:rsidRPr="00CD067C">
        <w:rPr>
          <w:rtl/>
        </w:rPr>
        <w:t>כעוסה ורוטנת</w:t>
      </w:r>
      <w:r w:rsidR="00DF5A65">
        <w:rPr>
          <w:rFonts w:hint="cs"/>
          <w:rtl/>
        </w:rPr>
        <w:t xml:space="preserve"> </w:t>
      </w:r>
      <w:r w:rsidR="00B40E40">
        <w:rPr>
          <w:rFonts w:hint="cs"/>
          <w:rtl/>
        </w:rPr>
        <w:t>[</w:t>
      </w:r>
      <w:r w:rsidR="00DF5A65">
        <w:rPr>
          <w:rtl/>
        </w:rPr>
        <w:t>–</w:t>
      </w:r>
      <w:r w:rsidR="00250F08" w:rsidRPr="00CD067C">
        <w:rPr>
          <w:rtl/>
        </w:rPr>
        <w:t xml:space="preserve"> </w:t>
      </w:r>
      <w:r w:rsidR="00CF224F">
        <w:rPr>
          <w:rFonts w:hint="cs"/>
          <w:rtl/>
        </w:rPr>
        <w:t>הוא</w:t>
      </w:r>
      <w:r w:rsidR="009564E3">
        <w:rPr>
          <w:rtl/>
        </w:rPr>
        <w:t xml:space="preserve"> </w:t>
      </w:r>
      <w:r w:rsidR="00250F08" w:rsidRPr="00CD067C">
        <w:rPr>
          <w:rtl/>
        </w:rPr>
        <w:t>בוץ כשנכנס הביתה</w:t>
      </w:r>
      <w:r w:rsidR="00B40E40">
        <w:rPr>
          <w:rFonts w:hint="cs"/>
          <w:rtl/>
        </w:rPr>
        <w:t>]</w:t>
      </w:r>
      <w:r w:rsidR="008853E0">
        <w:rPr>
          <w:rFonts w:hint="cs"/>
          <w:rtl/>
        </w:rPr>
        <w:t>.</w:t>
      </w:r>
      <w:r w:rsidR="00250F08" w:rsidRPr="00CD067C">
        <w:rPr>
          <w:rtl/>
        </w:rPr>
        <w:t xml:space="preserve"> </w:t>
      </w:r>
      <w:r w:rsidR="00FF3823">
        <w:rPr>
          <w:rtl/>
        </w:rPr>
        <w:t xml:space="preserve">את כיסיו </w:t>
      </w:r>
      <w:r w:rsidR="008853E0">
        <w:rPr>
          <w:rFonts w:hint="cs"/>
          <w:rtl/>
        </w:rPr>
        <w:t>נהגה לרוקן</w:t>
      </w:r>
      <w:r w:rsidR="00065D63">
        <w:rPr>
          <w:rFonts w:hint="cs"/>
          <w:rtl/>
        </w:rPr>
        <w:t>,</w:t>
      </w:r>
      <w:r w:rsidR="00250F08" w:rsidRPr="00CD067C">
        <w:rPr>
          <w:rtl/>
        </w:rPr>
        <w:t xml:space="preserve"> </w:t>
      </w:r>
      <w:r w:rsidR="00B40E40">
        <w:rPr>
          <w:rFonts w:hint="cs"/>
          <w:rtl/>
        </w:rPr>
        <w:t xml:space="preserve">את </w:t>
      </w:r>
      <w:r w:rsidR="00250F08" w:rsidRPr="00CD067C">
        <w:rPr>
          <w:rtl/>
        </w:rPr>
        <w:t>כל אוצרותיו – בלוטים וגומות, אבני חן וקוביות לגו, חרוזים מפלסטיק, סיכת ראש ורודה של ילדה סודית מ</w:t>
      </w:r>
      <w:r w:rsidR="002E35AE">
        <w:rPr>
          <w:rtl/>
        </w:rPr>
        <w:t>בית-הספר</w:t>
      </w:r>
      <w:r w:rsidR="001B250A">
        <w:rPr>
          <w:rFonts w:hint="cs"/>
          <w:rtl/>
        </w:rPr>
        <w:t xml:space="preserve"> </w:t>
      </w:r>
      <w:r w:rsidR="001B250A">
        <w:rPr>
          <w:rtl/>
        </w:rPr>
        <w:t>–</w:t>
      </w:r>
      <w:r w:rsidR="00250F08" w:rsidRPr="00CD067C">
        <w:rPr>
          <w:rtl/>
        </w:rPr>
        <w:t xml:space="preserve"> </w:t>
      </w:r>
      <w:r w:rsidR="00483BB1">
        <w:rPr>
          <w:rtl/>
        </w:rPr>
        <w:t>הכול</w:t>
      </w:r>
      <w:r w:rsidR="00250F08" w:rsidRPr="00CD067C">
        <w:rPr>
          <w:rtl/>
        </w:rPr>
        <w:t xml:space="preserve"> השליכה לפח. </w:t>
      </w:r>
      <w:r w:rsidR="00E724DB">
        <w:rPr>
          <w:rFonts w:hint="cs"/>
          <w:rtl/>
        </w:rPr>
        <w:t>הוא הצליח</w:t>
      </w:r>
      <w:r w:rsidR="00335FBE">
        <w:rPr>
          <w:rFonts w:hint="cs"/>
          <w:rtl/>
        </w:rPr>
        <w:t xml:space="preserve"> להציל</w:t>
      </w:r>
      <w:r w:rsidR="00796C87">
        <w:rPr>
          <w:rFonts w:hint="cs"/>
          <w:rtl/>
        </w:rPr>
        <w:t xml:space="preserve"> רק</w:t>
      </w:r>
      <w:r w:rsidR="00335FBE">
        <w:rPr>
          <w:rFonts w:hint="cs"/>
          <w:rtl/>
        </w:rPr>
        <w:t xml:space="preserve"> את הפיסה הקטנה שלו, </w:t>
      </w:r>
      <w:r w:rsidR="00E94EFE">
        <w:rPr>
          <w:rFonts w:hint="cs"/>
          <w:rtl/>
        </w:rPr>
        <w:t xml:space="preserve">פיסת </w:t>
      </w:r>
      <w:r w:rsidR="00E724DB">
        <w:rPr>
          <w:rFonts w:hint="cs"/>
          <w:rtl/>
        </w:rPr>
        <w:t>פרווה</w:t>
      </w:r>
      <w:r w:rsidR="00E94EFE">
        <w:rPr>
          <w:rFonts w:hint="cs"/>
          <w:rtl/>
        </w:rPr>
        <w:t xml:space="preserve"> </w:t>
      </w:r>
      <w:r w:rsidR="00E724DB">
        <w:rPr>
          <w:rFonts w:hint="cs"/>
          <w:rtl/>
        </w:rPr>
        <w:t>כסופ</w:t>
      </w:r>
      <w:r w:rsidR="00DF5A65">
        <w:rPr>
          <w:rFonts w:hint="cs"/>
          <w:rtl/>
        </w:rPr>
        <w:t>ה</w:t>
      </w:r>
      <w:r w:rsidR="00E724DB">
        <w:rPr>
          <w:rFonts w:hint="cs"/>
          <w:rtl/>
        </w:rPr>
        <w:t>-אפור</w:t>
      </w:r>
      <w:r w:rsidR="00DF5A65">
        <w:rPr>
          <w:rFonts w:hint="cs"/>
          <w:rtl/>
        </w:rPr>
        <w:t>ה</w:t>
      </w:r>
      <w:r w:rsidR="00E724DB">
        <w:rPr>
          <w:rFonts w:hint="cs"/>
          <w:rtl/>
        </w:rPr>
        <w:t xml:space="preserve">. </w:t>
      </w:r>
      <w:r w:rsidR="00250F08" w:rsidRPr="00CD067C">
        <w:rPr>
          <w:rtl/>
        </w:rPr>
        <w:t>היא א</w:t>
      </w:r>
      <w:r w:rsidR="006A6DCF">
        <w:rPr>
          <w:rFonts w:hint="cs"/>
          <w:rtl/>
        </w:rPr>
        <w:t>י</w:t>
      </w:r>
      <w:r w:rsidR="006A6DCF">
        <w:rPr>
          <w:rtl/>
        </w:rPr>
        <w:t>בד</w:t>
      </w:r>
      <w:r w:rsidR="006A6DCF">
        <w:rPr>
          <w:rFonts w:hint="cs"/>
          <w:rtl/>
        </w:rPr>
        <w:t>ה</w:t>
      </w:r>
      <w:r w:rsidR="00250F08" w:rsidRPr="00CD067C">
        <w:rPr>
          <w:rtl/>
        </w:rPr>
        <w:t xml:space="preserve"> את סבלנותה כשה</w:t>
      </w:r>
      <w:r w:rsidR="00796C87">
        <w:rPr>
          <w:rFonts w:hint="cs"/>
          <w:rtl/>
        </w:rPr>
        <w:t>כין שיעורים</w:t>
      </w:r>
      <w:r w:rsidR="00250F08" w:rsidRPr="00CD067C">
        <w:rPr>
          <w:rtl/>
        </w:rPr>
        <w:t xml:space="preserve">, </w:t>
      </w:r>
      <w:r w:rsidR="008853E0">
        <w:rPr>
          <w:rFonts w:hint="cs"/>
          <w:rtl/>
        </w:rPr>
        <w:t>"</w:t>
      </w:r>
      <w:r w:rsidR="00250F08" w:rsidRPr="00CD067C">
        <w:rPr>
          <w:rtl/>
        </w:rPr>
        <w:t>זריזות!</w:t>
      </w:r>
      <w:r w:rsidR="008853E0">
        <w:rPr>
          <w:rFonts w:hint="cs"/>
          <w:rtl/>
        </w:rPr>
        <w:t>"</w:t>
      </w:r>
      <w:r w:rsidR="00250F08" w:rsidRPr="00CD067C">
        <w:rPr>
          <w:rtl/>
        </w:rPr>
        <w:t xml:space="preserve"> היא </w:t>
      </w:r>
      <w:r w:rsidR="001C5A04">
        <w:rPr>
          <w:rtl/>
        </w:rPr>
        <w:t>הייתה</w:t>
      </w:r>
      <w:r w:rsidR="00250F08" w:rsidRPr="00CD067C">
        <w:rPr>
          <w:rtl/>
        </w:rPr>
        <w:t xml:space="preserve"> קוטעת אותו כשס</w:t>
      </w:r>
      <w:r w:rsidR="006A6DCF">
        <w:rPr>
          <w:rFonts w:hint="cs"/>
          <w:rtl/>
        </w:rPr>
        <w:t>י</w:t>
      </w:r>
      <w:r w:rsidR="00250F08" w:rsidRPr="00CD067C">
        <w:rPr>
          <w:rtl/>
        </w:rPr>
        <w:t xml:space="preserve">פר לה סיפור, </w:t>
      </w:r>
      <w:r w:rsidR="008853E0">
        <w:rPr>
          <w:rFonts w:hint="cs"/>
          <w:rtl/>
        </w:rPr>
        <w:t>"</w:t>
      </w:r>
      <w:r w:rsidR="00250F08" w:rsidRPr="00CD067C">
        <w:rPr>
          <w:rtl/>
        </w:rPr>
        <w:t>זריזות!</w:t>
      </w:r>
      <w:r w:rsidR="008853E0">
        <w:rPr>
          <w:rFonts w:hint="cs"/>
          <w:rtl/>
        </w:rPr>
        <w:t>"</w:t>
      </w:r>
      <w:r w:rsidR="00EB6FFE" w:rsidRPr="00EB6FFE">
        <w:rPr>
          <w:rtl/>
        </w:rPr>
        <w:t xml:space="preserve"> </w:t>
      </w:r>
    </w:p>
    <w:p w14:paraId="7B819E73" w14:textId="36A5558A" w:rsidR="00250F08" w:rsidRDefault="00EB6FFE" w:rsidP="00EB6FFE">
      <w:pPr>
        <w:rPr>
          <w:rtl/>
        </w:rPr>
      </w:pPr>
      <w:r>
        <w:rPr>
          <w:rFonts w:cs="Times New Roman"/>
          <w:rtl/>
        </w:rPr>
        <w:t>ו</w:t>
      </w:r>
      <w:r w:rsidR="00F06A3F">
        <w:rPr>
          <w:rFonts w:cs="Times New Roman"/>
          <w:rtl/>
        </w:rPr>
        <w:t>עכשיו</w:t>
      </w:r>
      <w:r>
        <w:rPr>
          <w:rFonts w:cs="Times New Roman"/>
          <w:rtl/>
        </w:rPr>
        <w:t xml:space="preserve"> נשא בכיסו את החרק המאובן בענבר.</w:t>
      </w:r>
    </w:p>
    <w:p w14:paraId="678EECBD" w14:textId="77777777" w:rsidR="008853E0" w:rsidRPr="00CD067C" w:rsidRDefault="008853E0" w:rsidP="008853E0">
      <w:pPr>
        <w:rPr>
          <w:rtl/>
        </w:rPr>
      </w:pPr>
    </w:p>
    <w:p w14:paraId="36A8AE7E" w14:textId="77777777" w:rsidR="00250F08" w:rsidRPr="00CD067C" w:rsidRDefault="00335FBE" w:rsidP="00250000">
      <w:pPr>
        <w:rPr>
          <w:rtl/>
        </w:rPr>
      </w:pPr>
      <w:r>
        <w:rPr>
          <w:rtl/>
        </w:rPr>
        <w:t>"מתי אבא יחזור כבר?"</w:t>
      </w:r>
      <w:r w:rsidR="00250F08" w:rsidRPr="00CD067C">
        <w:rPr>
          <w:rtl/>
        </w:rPr>
        <w:t xml:space="preserve"> אלכס</w:t>
      </w:r>
      <w:r>
        <w:rPr>
          <w:rFonts w:hint="cs"/>
          <w:rtl/>
        </w:rPr>
        <w:t xml:space="preserve"> שאל</w:t>
      </w:r>
      <w:r w:rsidR="00250F08" w:rsidRPr="00CD067C">
        <w:rPr>
          <w:rtl/>
        </w:rPr>
        <w:t>.</w:t>
      </w:r>
    </w:p>
    <w:p w14:paraId="6E385928" w14:textId="7B583BFD" w:rsidR="00065D63" w:rsidRDefault="00250F08" w:rsidP="00E94EFE">
      <w:pPr>
        <w:rPr>
          <w:rtl/>
        </w:rPr>
      </w:pPr>
      <w:r w:rsidRPr="00CD067C">
        <w:rPr>
          <w:rtl/>
        </w:rPr>
        <w:t>"</w:t>
      </w:r>
      <w:r w:rsidR="00065D63" w:rsidRPr="00065D63">
        <w:rPr>
          <w:rtl/>
        </w:rPr>
        <w:t xml:space="preserve"> </w:t>
      </w:r>
      <w:r w:rsidR="00065D63" w:rsidRPr="00065D63">
        <w:rPr>
          <w:rFonts w:cs="Times New Roman"/>
          <w:rtl/>
        </w:rPr>
        <w:t>אתה לא יכול בלי אבא?</w:t>
      </w:r>
      <w:r w:rsidRPr="00CD067C">
        <w:rPr>
          <w:rtl/>
        </w:rPr>
        <w:t>" מארק חרץ לו לשון דרך ה</w:t>
      </w:r>
      <w:r w:rsidR="00CF224F">
        <w:rPr>
          <w:rFonts w:hint="cs"/>
          <w:rtl/>
        </w:rPr>
        <w:t>מרווח</w:t>
      </w:r>
      <w:r w:rsidRPr="00CD067C">
        <w:rPr>
          <w:rtl/>
        </w:rPr>
        <w:t xml:space="preserve"> </w:t>
      </w:r>
      <w:r w:rsidR="00CF224F">
        <w:rPr>
          <w:rFonts w:hint="cs"/>
          <w:rtl/>
        </w:rPr>
        <w:t>ב</w:t>
      </w:r>
      <w:r w:rsidRPr="00CD067C">
        <w:rPr>
          <w:rtl/>
        </w:rPr>
        <w:t>חיך העליון שלו, היכן שנשר</w:t>
      </w:r>
      <w:r w:rsidR="00B40E40">
        <w:rPr>
          <w:rFonts w:hint="cs"/>
          <w:rtl/>
        </w:rPr>
        <w:t>ו</w:t>
      </w:r>
      <w:r w:rsidRPr="00CD067C">
        <w:rPr>
          <w:rtl/>
        </w:rPr>
        <w:t xml:space="preserve"> שיני </w:t>
      </w:r>
      <w:r w:rsidR="00B40E40">
        <w:rPr>
          <w:rFonts w:hint="cs"/>
          <w:rtl/>
        </w:rPr>
        <w:t>ה</w:t>
      </w:r>
      <w:r w:rsidRPr="00CD067C">
        <w:rPr>
          <w:rtl/>
        </w:rPr>
        <w:t>חלב. לאלכס לא נשר</w:t>
      </w:r>
      <w:r w:rsidR="00B300B8">
        <w:rPr>
          <w:rFonts w:hint="cs"/>
          <w:rtl/>
        </w:rPr>
        <w:t xml:space="preserve">ה </w:t>
      </w:r>
      <w:r w:rsidR="00DF5A65" w:rsidRPr="00CD067C">
        <w:rPr>
          <w:rtl/>
        </w:rPr>
        <w:t xml:space="preserve">עדיין </w:t>
      </w:r>
      <w:r w:rsidR="00B300B8">
        <w:rPr>
          <w:rFonts w:hint="cs"/>
          <w:rtl/>
        </w:rPr>
        <w:t>ול</w:t>
      </w:r>
      <w:r w:rsidRPr="00CD067C">
        <w:rPr>
          <w:rtl/>
        </w:rPr>
        <w:t>ו</w:t>
      </w:r>
      <w:r w:rsidR="00B300B8">
        <w:rPr>
          <w:rFonts w:hint="cs"/>
          <w:rtl/>
        </w:rPr>
        <w:t xml:space="preserve"> שן אחת ויחידה</w:t>
      </w:r>
      <w:r w:rsidRPr="00CD067C">
        <w:rPr>
          <w:rtl/>
        </w:rPr>
        <w:t>, ואם לא ת</w:t>
      </w:r>
      <w:r w:rsidR="008B661E">
        <w:rPr>
          <w:rFonts w:hint="cs"/>
          <w:rtl/>
        </w:rPr>
        <w:t>חול</w:t>
      </w:r>
      <w:r w:rsidRPr="00CD067C">
        <w:rPr>
          <w:rtl/>
        </w:rPr>
        <w:t xml:space="preserve"> התקדמות עד סוף הקיץ, רופא השיניים </w:t>
      </w:r>
      <w:r w:rsidR="00B300B8">
        <w:rPr>
          <w:rFonts w:hint="cs"/>
          <w:rtl/>
        </w:rPr>
        <w:t>התריע,</w:t>
      </w:r>
      <w:r w:rsidRPr="00CD067C">
        <w:rPr>
          <w:rtl/>
        </w:rPr>
        <w:t xml:space="preserve"> </w:t>
      </w:r>
      <w:r w:rsidR="00E23325">
        <w:rPr>
          <w:rFonts w:hint="cs"/>
          <w:rtl/>
        </w:rPr>
        <w:t>ייאלצו ל</w:t>
      </w:r>
      <w:r w:rsidRPr="00CD067C">
        <w:rPr>
          <w:rtl/>
        </w:rPr>
        <w:t xml:space="preserve">עקור. אלכס היה ילד קטן שלא צומח. </w:t>
      </w:r>
    </w:p>
    <w:p w14:paraId="003AF669" w14:textId="5DE9D25E" w:rsidR="00250F08" w:rsidRDefault="00250F08" w:rsidP="00E94EFE">
      <w:pPr>
        <w:rPr>
          <w:rtl/>
        </w:rPr>
      </w:pPr>
      <w:r w:rsidRPr="00CD067C">
        <w:rPr>
          <w:rtl/>
        </w:rPr>
        <w:t xml:space="preserve">קל היה לצחוק עליו, אבל לא </w:t>
      </w:r>
      <w:r w:rsidR="008853E0">
        <w:rPr>
          <w:rFonts w:hint="cs"/>
          <w:rtl/>
        </w:rPr>
        <w:t xml:space="preserve">קל </w:t>
      </w:r>
      <w:r w:rsidRPr="00CD067C">
        <w:rPr>
          <w:rtl/>
        </w:rPr>
        <w:t>להעליב אותו.</w:t>
      </w:r>
      <w:r w:rsidR="006739EA">
        <w:rPr>
          <w:rFonts w:hint="cs"/>
          <w:rtl/>
        </w:rPr>
        <w:t xml:space="preserve"> </w:t>
      </w:r>
    </w:p>
    <w:p w14:paraId="710BDD6D" w14:textId="1B2C6B2C" w:rsidR="00250F08" w:rsidRPr="00CD067C" w:rsidRDefault="00250F08" w:rsidP="006A6DCF">
      <w:pPr>
        <w:rPr>
          <w:rtl/>
        </w:rPr>
      </w:pPr>
      <w:r w:rsidRPr="00CD067C">
        <w:rPr>
          <w:rtl/>
        </w:rPr>
        <w:t xml:space="preserve">אלכס הכין </w:t>
      </w:r>
      <w:r w:rsidR="006A6DCF">
        <w:rPr>
          <w:rFonts w:hint="cs"/>
          <w:rtl/>
        </w:rPr>
        <w:t xml:space="preserve">לשלושתם </w:t>
      </w:r>
      <w:r w:rsidRPr="00CD067C">
        <w:rPr>
          <w:rtl/>
        </w:rPr>
        <w:t xml:space="preserve">כריכים של </w:t>
      </w:r>
      <w:r w:rsidR="00335FBE">
        <w:rPr>
          <w:rFonts w:hint="cs"/>
          <w:rtl/>
        </w:rPr>
        <w:t>מרמייט [</w:t>
      </w:r>
      <w:r w:rsidRPr="00CD067C">
        <w:t>Marmite</w:t>
      </w:r>
      <w:r w:rsidR="00335FBE">
        <w:rPr>
          <w:rFonts w:hint="cs"/>
          <w:rtl/>
        </w:rPr>
        <w:t>]</w:t>
      </w:r>
      <w:r w:rsidRPr="00CD067C">
        <w:rPr>
          <w:rtl/>
        </w:rPr>
        <w:t xml:space="preserve">. </w:t>
      </w:r>
      <w:r w:rsidRPr="00CD067C">
        <w:rPr>
          <w:rFonts w:hint="cs"/>
          <w:rtl/>
        </w:rPr>
        <w:t xml:space="preserve">בכריך של מארק הוא מרח את שתי הפרוסות, כי </w:t>
      </w:r>
      <w:r w:rsidRPr="00CD067C">
        <w:rPr>
          <w:rtl/>
        </w:rPr>
        <w:t xml:space="preserve">מארק </w:t>
      </w:r>
      <w:r w:rsidR="00335FBE">
        <w:rPr>
          <w:rFonts w:hint="cs"/>
          <w:rtl/>
        </w:rPr>
        <w:t>נהג</w:t>
      </w:r>
      <w:r w:rsidRPr="00CD067C">
        <w:rPr>
          <w:rtl/>
        </w:rPr>
        <w:t xml:space="preserve"> לפתוח את הכריכים ולאכול כל פרוסה </w:t>
      </w:r>
      <w:r w:rsidR="006A6DCF">
        <w:rPr>
          <w:rFonts w:hint="cs"/>
          <w:rtl/>
        </w:rPr>
        <w:t>בנפרד</w:t>
      </w:r>
      <w:r w:rsidRPr="00CD067C">
        <w:rPr>
          <w:rFonts w:hint="cs"/>
          <w:rtl/>
        </w:rPr>
        <w:t>.</w:t>
      </w:r>
    </w:p>
    <w:p w14:paraId="6F3AA325" w14:textId="469C43AC" w:rsidR="00250F08" w:rsidRDefault="00250F08" w:rsidP="00250000">
      <w:pPr>
        <w:rPr>
          <w:rtl/>
        </w:rPr>
      </w:pPr>
      <w:r w:rsidRPr="00CD067C">
        <w:rPr>
          <w:rtl/>
        </w:rPr>
        <w:t>טיפות הגשם ניתכו על הזגוגית ברעש מונוטוני שהתמזג בצרחות התובעניות מלמעלה</w:t>
      </w:r>
      <w:r w:rsidRPr="00CD067C">
        <w:rPr>
          <w:rFonts w:hint="cs"/>
          <w:rtl/>
        </w:rPr>
        <w:t>,</w:t>
      </w:r>
      <w:r w:rsidRPr="00CD067C">
        <w:rPr>
          <w:rtl/>
        </w:rPr>
        <w:t xml:space="preserve"> אפילו נגינת הפסנתר של </w:t>
      </w:r>
      <w:r w:rsidR="008B1B44">
        <w:rPr>
          <w:rtl/>
        </w:rPr>
        <w:t>סופי</w:t>
      </w:r>
      <w:r w:rsidRPr="00CD067C">
        <w:rPr>
          <w:rtl/>
        </w:rPr>
        <w:t xml:space="preserve"> לא התגברה על בכי התינוק.</w:t>
      </w:r>
    </w:p>
    <w:p w14:paraId="63E2FB19" w14:textId="188518AC" w:rsidR="005511F7" w:rsidRDefault="008B1B44" w:rsidP="00250000">
      <w:pPr>
        <w:rPr>
          <w:rFonts w:cs="Times New Roman"/>
          <w:rtl/>
        </w:rPr>
      </w:pPr>
      <w:r>
        <w:rPr>
          <w:rtl/>
        </w:rPr>
        <w:t>סופי</w:t>
      </w:r>
      <w:r w:rsidR="00DF5A65">
        <w:rPr>
          <w:rFonts w:hint="cs"/>
          <w:rtl/>
        </w:rPr>
        <w:t xml:space="preserve"> </w:t>
      </w:r>
      <w:r w:rsidR="00DF5A65" w:rsidRPr="00DF5A65">
        <w:rPr>
          <w:rFonts w:cs="Times New Roman"/>
          <w:rtl/>
        </w:rPr>
        <w:t>ציפתה</w:t>
      </w:r>
      <w:r w:rsidR="00EB6FFE">
        <w:rPr>
          <w:rFonts w:cs="Times New Roman" w:hint="cs"/>
          <w:rtl/>
        </w:rPr>
        <w:t xml:space="preserve"> </w:t>
      </w:r>
      <w:r w:rsidR="0090748A">
        <w:rPr>
          <w:rFonts w:cs="Times New Roman" w:hint="cs"/>
          <w:rtl/>
        </w:rPr>
        <w:t>ל</w:t>
      </w:r>
      <w:r w:rsidR="005511F7" w:rsidRPr="00E456CB">
        <w:rPr>
          <w:rFonts w:cs="Times New Roman"/>
          <w:rtl/>
        </w:rPr>
        <w:t xml:space="preserve">קיץ </w:t>
      </w:r>
      <w:r w:rsidR="0090748A">
        <w:rPr>
          <w:rFonts w:cs="Times New Roman" w:hint="cs"/>
          <w:rtl/>
        </w:rPr>
        <w:t>ה</w:t>
      </w:r>
      <w:r w:rsidR="005511F7" w:rsidRPr="00E456CB">
        <w:rPr>
          <w:rFonts w:cs="Times New Roman"/>
          <w:rtl/>
        </w:rPr>
        <w:t xml:space="preserve">נהדר, הראשון זה שנים </w:t>
      </w:r>
      <w:r w:rsidR="00796C87" w:rsidRPr="00E456CB">
        <w:rPr>
          <w:rFonts w:cs="Times New Roman" w:hint="eastAsia"/>
          <w:rtl/>
        </w:rPr>
        <w:t>ללא</w:t>
      </w:r>
      <w:r w:rsidR="005511F7" w:rsidRPr="00E456CB">
        <w:rPr>
          <w:rFonts w:cs="Times New Roman"/>
          <w:rtl/>
        </w:rPr>
        <w:t xml:space="preserve"> סיבוב הופעות, </w:t>
      </w:r>
      <w:r w:rsidR="00457638" w:rsidRPr="00E456CB">
        <w:rPr>
          <w:rFonts w:cs="Times New Roman" w:hint="eastAsia"/>
          <w:rtl/>
        </w:rPr>
        <w:t>רק</w:t>
      </w:r>
      <w:r w:rsidR="005511F7" w:rsidRPr="00E456CB">
        <w:rPr>
          <w:rFonts w:cs="Times New Roman"/>
          <w:rtl/>
        </w:rPr>
        <w:t xml:space="preserve"> שני קונצרטים ושבוע </w:t>
      </w:r>
      <w:r w:rsidR="00815821" w:rsidRPr="00E456CB">
        <w:rPr>
          <w:rFonts w:cs="Times New Roman" w:hint="eastAsia"/>
          <w:rtl/>
        </w:rPr>
        <w:t>בטירה</w:t>
      </w:r>
      <w:r w:rsidR="00815821" w:rsidRPr="00E456CB">
        <w:rPr>
          <w:rFonts w:cs="Times New Roman"/>
          <w:rtl/>
        </w:rPr>
        <w:t xml:space="preserve"> </w:t>
      </w:r>
      <w:r w:rsidR="00815821" w:rsidRPr="00E456CB">
        <w:rPr>
          <w:rFonts w:cs="Times New Roman" w:hint="eastAsia"/>
          <w:rtl/>
        </w:rPr>
        <w:t>נחמדה</w:t>
      </w:r>
      <w:r w:rsidR="00815821" w:rsidRPr="00E456CB">
        <w:rPr>
          <w:rFonts w:cs="Times New Roman"/>
          <w:rtl/>
        </w:rPr>
        <w:t xml:space="preserve"> </w:t>
      </w:r>
      <w:r w:rsidR="00815821" w:rsidRPr="00E456CB">
        <w:rPr>
          <w:rFonts w:cs="Times New Roman" w:hint="eastAsia"/>
          <w:rtl/>
        </w:rPr>
        <w:t>בסקוטלנד</w:t>
      </w:r>
      <w:r w:rsidR="00815821" w:rsidRPr="00E456CB">
        <w:rPr>
          <w:rFonts w:cs="Times New Roman"/>
          <w:rtl/>
        </w:rPr>
        <w:t>,</w:t>
      </w:r>
      <w:r w:rsidR="00815821" w:rsidRPr="00E456CB">
        <w:rPr>
          <w:rFonts w:cs="Times New Roman"/>
        </w:rPr>
        <w:t xml:space="preserve"> </w:t>
      </w:r>
      <w:r w:rsidR="00815821" w:rsidRPr="00E456CB">
        <w:rPr>
          <w:rFonts w:cs="Times New Roman" w:hint="eastAsia"/>
          <w:rtl/>
        </w:rPr>
        <w:t>ב</w:t>
      </w:r>
      <w:r w:rsidR="00457638" w:rsidRPr="00E456CB">
        <w:rPr>
          <w:rFonts w:cs="Times New Roman" w:hint="eastAsia"/>
          <w:rtl/>
        </w:rPr>
        <w:t>סדנת</w:t>
      </w:r>
      <w:r w:rsidR="00234835" w:rsidRPr="00E456CB">
        <w:rPr>
          <w:rFonts w:cs="Times New Roman"/>
          <w:rtl/>
        </w:rPr>
        <w:t xml:space="preserve"> קיץ</w:t>
      </w:r>
      <w:r w:rsidR="005511F7">
        <w:rPr>
          <w:rFonts w:cs="Times New Roman" w:hint="cs"/>
          <w:rtl/>
        </w:rPr>
        <w:t xml:space="preserve"> </w:t>
      </w:r>
      <w:r w:rsidR="00457638">
        <w:rPr>
          <w:rFonts w:cs="Times New Roman" w:hint="cs"/>
          <w:rtl/>
        </w:rPr>
        <w:t>[</w:t>
      </w:r>
      <w:r w:rsidR="00E025D0">
        <w:rPr>
          <w:rFonts w:cs="Times New Roman" w:hint="cs"/>
          <w:rtl/>
        </w:rPr>
        <w:t>ועוד שבוע של קורס קיץ קרוב</w:t>
      </w:r>
      <w:r w:rsidR="00C90C6C">
        <w:rPr>
          <w:rFonts w:cs="Times New Roman" w:hint="cs"/>
          <w:rtl/>
        </w:rPr>
        <w:t xml:space="preserve"> מאוד </w:t>
      </w:r>
      <w:r w:rsidR="00E025D0">
        <w:rPr>
          <w:rFonts w:cs="Times New Roman" w:hint="cs"/>
          <w:rtl/>
        </w:rPr>
        <w:t>לבית, בצפון לונדון בבית-הספר פורסל (כמה מטובי הפסנתרנים השתתפו ב</w:t>
      </w:r>
      <w:r w:rsidR="00C45B28">
        <w:rPr>
          <w:rFonts w:cs="Times New Roman" w:hint="cs"/>
          <w:rtl/>
        </w:rPr>
        <w:t>תוכני</w:t>
      </w:r>
      <w:r w:rsidR="00E025D0">
        <w:rPr>
          <w:rFonts w:cs="Times New Roman" w:hint="cs"/>
          <w:rtl/>
        </w:rPr>
        <w:t>ת הזאת, בשנים עברו,</w:t>
      </w:r>
      <w:r w:rsidR="00457638">
        <w:rPr>
          <w:rFonts w:cs="Times New Roman" w:hint="cs"/>
          <w:rtl/>
        </w:rPr>
        <w:t>]</w:t>
      </w:r>
      <w:r w:rsidR="002B64D9">
        <w:rPr>
          <w:rFonts w:cs="Times New Roman" w:hint="cs"/>
          <w:rtl/>
        </w:rPr>
        <w:t xml:space="preserve"> </w:t>
      </w:r>
      <w:r w:rsidR="002B64D9" w:rsidRPr="00E456CB">
        <w:rPr>
          <w:rFonts w:cs="Times New Roman" w:hint="eastAsia"/>
          <w:rtl/>
        </w:rPr>
        <w:t>שהתמקד</w:t>
      </w:r>
      <w:r w:rsidR="00457638" w:rsidRPr="00E456CB">
        <w:rPr>
          <w:rFonts w:cs="Times New Roman" w:hint="eastAsia"/>
          <w:rtl/>
        </w:rPr>
        <w:t>ה</w:t>
      </w:r>
      <w:r w:rsidR="002B64D9" w:rsidRPr="00E456CB">
        <w:rPr>
          <w:rFonts w:cs="Times New Roman"/>
          <w:rtl/>
        </w:rPr>
        <w:t xml:space="preserve"> בתקופה הרומנטית ש</w:t>
      </w:r>
      <w:r w:rsidR="001C5A04">
        <w:rPr>
          <w:rFonts w:cs="Times New Roman"/>
          <w:rtl/>
        </w:rPr>
        <w:t>הייתה</w:t>
      </w:r>
      <w:r w:rsidR="00457638" w:rsidRPr="00E456CB">
        <w:rPr>
          <w:rFonts w:cs="Times New Roman"/>
          <w:rtl/>
        </w:rPr>
        <w:t xml:space="preserve"> </w:t>
      </w:r>
      <w:r w:rsidR="00457638" w:rsidRPr="00E456CB">
        <w:rPr>
          <w:rFonts w:cs="Times New Roman" w:hint="eastAsia"/>
          <w:rtl/>
        </w:rPr>
        <w:t>חביבה</w:t>
      </w:r>
      <w:r w:rsidR="00457638" w:rsidRPr="00E456CB">
        <w:rPr>
          <w:rFonts w:cs="Times New Roman"/>
          <w:rtl/>
        </w:rPr>
        <w:t xml:space="preserve"> </w:t>
      </w:r>
      <w:r w:rsidR="00457638" w:rsidRPr="00E456CB">
        <w:rPr>
          <w:rFonts w:cs="Times New Roman" w:hint="eastAsia"/>
          <w:rtl/>
        </w:rPr>
        <w:t>עליה</w:t>
      </w:r>
      <w:r w:rsidR="00457638" w:rsidRPr="00E456CB">
        <w:rPr>
          <w:rFonts w:cs="Times New Roman"/>
          <w:rtl/>
        </w:rPr>
        <w:t>.</w:t>
      </w:r>
      <w:r w:rsidR="00E530D5">
        <w:rPr>
          <w:rFonts w:cs="Times New Roman" w:hint="cs"/>
          <w:rtl/>
        </w:rPr>
        <w:t xml:space="preserve"> </w:t>
      </w:r>
      <w:r w:rsidR="00457638">
        <w:rPr>
          <w:rFonts w:cs="Times New Roman" w:hint="cs"/>
          <w:rtl/>
        </w:rPr>
        <w:t>[</w:t>
      </w:r>
      <w:r w:rsidR="005511F7">
        <w:rPr>
          <w:rFonts w:cs="Times New Roman" w:hint="cs"/>
          <w:rtl/>
        </w:rPr>
        <w:t>אבל את רוב הימים היא מבלה בבית החמים, בלי שום דבר לעשותו שהות ש</w:t>
      </w:r>
      <w:r w:rsidR="001C5A04">
        <w:rPr>
          <w:rFonts w:cs="Times New Roman" w:hint="cs"/>
          <w:rtl/>
        </w:rPr>
        <w:t>הייתה</w:t>
      </w:r>
      <w:r w:rsidR="005511F7">
        <w:rPr>
          <w:rFonts w:cs="Times New Roman" w:hint="cs"/>
          <w:rtl/>
        </w:rPr>
        <w:t xml:space="preserve"> נעימה בהרבה לו היה התינוק בוכה רק מעט פחות </w:t>
      </w:r>
      <w:r w:rsidR="00457638">
        <w:rPr>
          <w:rFonts w:cs="Times New Roman" w:hint="cs"/>
          <w:rtl/>
        </w:rPr>
        <w:t xml:space="preserve">- </w:t>
      </w:r>
      <w:r w:rsidR="005511F7">
        <w:rPr>
          <w:rFonts w:cs="Times New Roman" w:hint="cs"/>
          <w:rtl/>
        </w:rPr>
        <w:t>לשפר דרסטית שזה יהיה יותר מעניין ומתוק]</w:t>
      </w:r>
    </w:p>
    <w:p w14:paraId="0FCF7C8E" w14:textId="77777777" w:rsidR="00076378" w:rsidRDefault="00817375" w:rsidP="00250000">
      <w:pPr>
        <w:rPr>
          <w:rFonts w:cs="Times New Roman"/>
          <w:rtl/>
        </w:rPr>
      </w:pPr>
      <w:r>
        <w:rPr>
          <w:rFonts w:cs="Times New Roman"/>
          <w:rtl/>
        </w:rPr>
        <w:t>[</w:t>
      </w:r>
    </w:p>
    <w:p w14:paraId="50C0F5F2" w14:textId="64C2E513" w:rsidR="00076378" w:rsidRDefault="00076378" w:rsidP="00250000">
      <w:pPr>
        <w:rPr>
          <w:rFonts w:cs="Times New Roman"/>
          <w:rtl/>
        </w:rPr>
      </w:pPr>
      <w:r w:rsidRPr="00076378">
        <w:rPr>
          <w:rFonts w:cs="Times New Roman"/>
        </w:rPr>
        <w:t>http://www.learn-music.com/nlps</w:t>
      </w:r>
      <w:r w:rsidRPr="00076378">
        <w:rPr>
          <w:rFonts w:cs="Times New Roman"/>
          <w:rtl/>
        </w:rPr>
        <w:t>/</w:t>
      </w:r>
    </w:p>
    <w:p w14:paraId="744B8E39" w14:textId="045F22A6" w:rsidR="00817375" w:rsidRDefault="00817375" w:rsidP="00250000">
      <w:pPr>
        <w:rPr>
          <w:rFonts w:cs="Times New Roman"/>
          <w:rtl/>
        </w:rPr>
      </w:pPr>
      <w:r w:rsidRPr="00817375">
        <w:rPr>
          <w:rFonts w:cs="Times New Roman"/>
        </w:rPr>
        <w:t>https://www.google.co.il/search?num=100&amp;dcr=0&amp;biw=1197&amp;bih=643&amp;q=summer+program+for+young+pianists+england&amp;oq=summer+program+for+young+pianists+england&amp;gs_l=psy-ab.3...4639.6948.0.7178.8.8.0.0.0.0.206.955.0j6j1.7.0....0...1.1.64.psy-ab..1.5.684...33i21k1j33i160k1.0.UPWBeXDZPEs</w:t>
      </w:r>
      <w:r>
        <w:rPr>
          <w:rFonts w:cs="Times New Roman"/>
          <w:rtl/>
        </w:rPr>
        <w:t>]</w:t>
      </w:r>
    </w:p>
    <w:p w14:paraId="3F3B3DA4" w14:textId="2DE3BF58" w:rsidR="000E3157" w:rsidRDefault="00A70F36" w:rsidP="00260A60">
      <w:pPr>
        <w:rPr>
          <w:rFonts w:cs="Times New Roman"/>
          <w:rtl/>
        </w:rPr>
      </w:pPr>
      <w:r>
        <w:rPr>
          <w:rFonts w:cs="Times New Roman" w:hint="cs"/>
          <w:rtl/>
        </w:rPr>
        <w:t>[</w:t>
      </w:r>
      <w:r w:rsidR="002B64D9">
        <w:rPr>
          <w:rFonts w:cs="Times New Roman" w:hint="cs"/>
          <w:rtl/>
        </w:rPr>
        <w:t>שאר הזמן היא תישאר בבית ולא תצא כלל, השעות הנחמדות, החביבות של אמצע הבוקר כשדבר עדיין אינו מאוחר וכל היום משתרע ברוגע אינסופי בלה בלה, הגיע הזמן להפסקה לדעתה,</w:t>
      </w:r>
      <w:r>
        <w:rPr>
          <w:rFonts w:cs="Times New Roman" w:hint="cs"/>
          <w:rtl/>
        </w:rPr>
        <w:t>]</w:t>
      </w:r>
      <w:r w:rsidR="002B64D9">
        <w:rPr>
          <w:rFonts w:cs="Times New Roman" w:hint="cs"/>
          <w:rtl/>
        </w:rPr>
        <w:t xml:space="preserve"> </w:t>
      </w:r>
      <w:r w:rsidR="002B64D9" w:rsidRPr="00E456CB">
        <w:rPr>
          <w:rFonts w:cs="Times New Roman" w:hint="eastAsia"/>
          <w:rtl/>
        </w:rPr>
        <w:t>היא</w:t>
      </w:r>
      <w:r w:rsidR="002B64D9" w:rsidRPr="00E456CB">
        <w:rPr>
          <w:rFonts w:cs="Times New Roman"/>
          <w:rtl/>
        </w:rPr>
        <w:t xml:space="preserve"> </w:t>
      </w:r>
      <w:r w:rsidR="0090748A" w:rsidRPr="0090748A">
        <w:rPr>
          <w:rFonts w:cs="Times New Roman"/>
          <w:rtl/>
        </w:rPr>
        <w:t xml:space="preserve">נגסה </w:t>
      </w:r>
      <w:r w:rsidR="0090748A">
        <w:rPr>
          <w:rFonts w:cs="Times New Roman" w:hint="cs"/>
          <w:rtl/>
        </w:rPr>
        <w:t>ב</w:t>
      </w:r>
      <w:r w:rsidR="002B64D9" w:rsidRPr="00E456CB">
        <w:rPr>
          <w:rFonts w:cs="Times New Roman" w:hint="eastAsia"/>
          <w:rtl/>
        </w:rPr>
        <w:t>כריך</w:t>
      </w:r>
      <w:r w:rsidR="002B64D9" w:rsidRPr="00E456CB">
        <w:rPr>
          <w:rFonts w:cs="Times New Roman"/>
          <w:rtl/>
        </w:rPr>
        <w:t xml:space="preserve"> </w:t>
      </w:r>
      <w:r w:rsidR="002B64D9" w:rsidRPr="00E456CB">
        <w:rPr>
          <w:rFonts w:cs="Times New Roman" w:hint="eastAsia"/>
          <w:rtl/>
        </w:rPr>
        <w:t>שאלכס</w:t>
      </w:r>
      <w:r w:rsidR="002B64D9" w:rsidRPr="00E456CB">
        <w:rPr>
          <w:rFonts w:cs="Times New Roman"/>
          <w:rtl/>
        </w:rPr>
        <w:t xml:space="preserve"> </w:t>
      </w:r>
      <w:r w:rsidR="002B64D9" w:rsidRPr="00E456CB">
        <w:rPr>
          <w:rFonts w:cs="Times New Roman" w:hint="eastAsia"/>
          <w:rtl/>
        </w:rPr>
        <w:t>הכין</w:t>
      </w:r>
      <w:r w:rsidR="002B64D9" w:rsidRPr="00E456CB">
        <w:rPr>
          <w:rFonts w:cs="Times New Roman"/>
          <w:rtl/>
        </w:rPr>
        <w:t xml:space="preserve"> </w:t>
      </w:r>
      <w:r w:rsidR="002B64D9" w:rsidRPr="00E456CB">
        <w:rPr>
          <w:rFonts w:cs="Times New Roman" w:hint="eastAsia"/>
          <w:rtl/>
        </w:rPr>
        <w:t>עבורה</w:t>
      </w:r>
      <w:r w:rsidR="002B64D9" w:rsidRPr="00E456CB">
        <w:rPr>
          <w:rFonts w:cs="Times New Roman"/>
          <w:rtl/>
        </w:rPr>
        <w:t xml:space="preserve"> </w:t>
      </w:r>
      <w:r w:rsidR="002B64D9" w:rsidRPr="00E456CB">
        <w:rPr>
          <w:rFonts w:cs="Times New Roman" w:hint="eastAsia"/>
          <w:rtl/>
        </w:rPr>
        <w:t>וה</w:t>
      </w:r>
      <w:r w:rsidR="008853E0">
        <w:rPr>
          <w:rFonts w:cs="Times New Roman" w:hint="cs"/>
          <w:rtl/>
        </w:rPr>
        <w:t>ציצה</w:t>
      </w:r>
      <w:r w:rsidR="002B64D9" w:rsidRPr="00E456CB">
        <w:rPr>
          <w:rFonts w:cs="Times New Roman"/>
          <w:rtl/>
        </w:rPr>
        <w:t xml:space="preserve"> מהחלון. </w:t>
      </w:r>
      <w:r w:rsidR="00815821" w:rsidRPr="00E456CB">
        <w:rPr>
          <w:rFonts w:cs="Times New Roman" w:hint="eastAsia"/>
          <w:rtl/>
        </w:rPr>
        <w:t>בהפוגה</w:t>
      </w:r>
      <w:r w:rsidR="00815821" w:rsidRPr="00E456CB">
        <w:rPr>
          <w:rFonts w:cs="Times New Roman"/>
          <w:rtl/>
        </w:rPr>
        <w:t xml:space="preserve"> </w:t>
      </w:r>
      <w:r w:rsidR="00815821" w:rsidRPr="00E456CB">
        <w:rPr>
          <w:rFonts w:cs="Times New Roman" w:hint="eastAsia"/>
          <w:rtl/>
        </w:rPr>
        <w:t>הקצרה</w:t>
      </w:r>
      <w:r w:rsidR="00815821" w:rsidRPr="00E456CB">
        <w:rPr>
          <w:rFonts w:cs="Times New Roman"/>
          <w:rtl/>
        </w:rPr>
        <w:t xml:space="preserve"> </w:t>
      </w:r>
      <w:r w:rsidR="00815821" w:rsidRPr="00E456CB">
        <w:rPr>
          <w:rFonts w:cs="Times New Roman" w:hint="eastAsia"/>
          <w:rtl/>
        </w:rPr>
        <w:t>בגשם</w:t>
      </w:r>
      <w:r w:rsidR="00457638" w:rsidRPr="00E456CB">
        <w:rPr>
          <w:rFonts w:cs="Times New Roman"/>
          <w:rtl/>
        </w:rPr>
        <w:t xml:space="preserve"> </w:t>
      </w:r>
      <w:r w:rsidR="00796C87" w:rsidRPr="00E456CB">
        <w:rPr>
          <w:rFonts w:cs="Times New Roman" w:hint="eastAsia"/>
          <w:rtl/>
        </w:rPr>
        <w:t>יצא</w:t>
      </w:r>
      <w:r w:rsidR="00796C87" w:rsidRPr="00E456CB">
        <w:rPr>
          <w:rFonts w:cs="Times New Roman"/>
          <w:rtl/>
        </w:rPr>
        <w:t xml:space="preserve"> </w:t>
      </w:r>
      <w:r w:rsidR="00EB6FFE">
        <w:rPr>
          <w:rFonts w:cs="Times New Roman" w:hint="cs"/>
          <w:rtl/>
        </w:rPr>
        <w:t xml:space="preserve">לרחוב </w:t>
      </w:r>
      <w:r w:rsidR="00457638" w:rsidRPr="00E456CB">
        <w:rPr>
          <w:rFonts w:cs="Times New Roman" w:hint="eastAsia"/>
          <w:rtl/>
        </w:rPr>
        <w:t>ה</w:t>
      </w:r>
      <w:r w:rsidR="0090748A" w:rsidRPr="0090748A">
        <w:rPr>
          <w:rFonts w:cs="Times New Roman"/>
          <w:rtl/>
        </w:rPr>
        <w:t>נער</w:t>
      </w:r>
      <w:r w:rsidR="000E3157" w:rsidRPr="00E456CB">
        <w:rPr>
          <w:rFonts w:cs="Times New Roman"/>
          <w:rtl/>
        </w:rPr>
        <w:t xml:space="preserve"> </w:t>
      </w:r>
      <w:r w:rsidR="00975ED6" w:rsidRPr="00E456CB">
        <w:rPr>
          <w:rFonts w:cs="Times New Roman" w:hint="eastAsia"/>
          <w:rtl/>
        </w:rPr>
        <w:t>החדש</w:t>
      </w:r>
      <w:r w:rsidR="000E3157" w:rsidRPr="00E456CB">
        <w:rPr>
          <w:rFonts w:cs="Times New Roman"/>
          <w:rtl/>
        </w:rPr>
        <w:t>, סחוף ומסתורי במידה מסעירה,</w:t>
      </w:r>
      <w:r w:rsidR="00796C87" w:rsidRPr="00E456CB">
        <w:rPr>
          <w:rFonts w:cs="Times New Roman"/>
          <w:rtl/>
        </w:rPr>
        <w:t xml:space="preserve"> </w:t>
      </w:r>
      <w:r w:rsidR="00815821" w:rsidRPr="00E456CB">
        <w:rPr>
          <w:rFonts w:cs="Times New Roman"/>
          <w:rtl/>
        </w:rPr>
        <w:t>להחליק על רולרבליידס</w:t>
      </w:r>
      <w:r w:rsidR="008853E0">
        <w:rPr>
          <w:rFonts w:cs="Times New Roman" w:hint="cs"/>
          <w:rtl/>
        </w:rPr>
        <w:t xml:space="preserve">. </w:t>
      </w:r>
      <w:r w:rsidR="008B661E">
        <w:rPr>
          <w:rFonts w:cs="Times New Roman" w:hint="cs"/>
          <w:rtl/>
        </w:rPr>
        <w:t>הנער</w:t>
      </w:r>
      <w:r w:rsidR="00065D63" w:rsidRPr="00065D63">
        <w:rPr>
          <w:rFonts w:cs="Times New Roman"/>
          <w:rtl/>
        </w:rPr>
        <w:t xml:space="preserve"> היה לבוש </w:t>
      </w:r>
      <w:r w:rsidR="00CF224F">
        <w:rPr>
          <w:rFonts w:cs="Times New Roman" w:hint="cs"/>
          <w:rtl/>
        </w:rPr>
        <w:t>בבגדים</w:t>
      </w:r>
      <w:r w:rsidR="00065D63" w:rsidRPr="00065D63">
        <w:rPr>
          <w:rFonts w:cs="Times New Roman"/>
          <w:rtl/>
        </w:rPr>
        <w:t xml:space="preserve"> שכבר </w:t>
      </w:r>
      <w:r w:rsidR="00CF224F">
        <w:rPr>
          <w:rFonts w:cs="Times New Roman" w:hint="cs"/>
          <w:rtl/>
        </w:rPr>
        <w:t>הכירה</w:t>
      </w:r>
      <w:r w:rsidR="00065D63" w:rsidRPr="00065D63">
        <w:rPr>
          <w:rFonts w:cs="Times New Roman"/>
          <w:rtl/>
        </w:rPr>
        <w:t xml:space="preserve">, </w:t>
      </w:r>
      <w:r w:rsidR="00CF224F">
        <w:rPr>
          <w:rFonts w:cs="Times New Roman" w:hint="cs"/>
          <w:rtl/>
        </w:rPr>
        <w:t>ה</w:t>
      </w:r>
      <w:r w:rsidR="00065D63" w:rsidRPr="00065D63">
        <w:rPr>
          <w:rFonts w:cs="Times New Roman"/>
          <w:rtl/>
        </w:rPr>
        <w:t>ג'ינס הבהיר שלו עם הקרעים, חולצת משבצות פתוחה</w:t>
      </w:r>
      <w:r w:rsidR="00260A60" w:rsidRPr="00E456CB">
        <w:rPr>
          <w:rFonts w:cs="Times New Roman"/>
          <w:rtl/>
        </w:rPr>
        <w:t xml:space="preserve"> </w:t>
      </w:r>
      <w:r w:rsidR="00260A60" w:rsidRPr="00E456CB">
        <w:rPr>
          <w:rFonts w:cs="Times New Roman" w:hint="eastAsia"/>
          <w:rtl/>
        </w:rPr>
        <w:t>ומתחתיה</w:t>
      </w:r>
      <w:r w:rsidR="000E3157" w:rsidRPr="00E456CB">
        <w:rPr>
          <w:rFonts w:cs="Times New Roman"/>
          <w:rtl/>
        </w:rPr>
        <w:t xml:space="preserve"> </w:t>
      </w:r>
      <w:r w:rsidR="00975ED6" w:rsidRPr="00E456CB">
        <w:rPr>
          <w:rFonts w:cs="Times New Roman" w:hint="eastAsia"/>
          <w:rtl/>
        </w:rPr>
        <w:t>חולצת</w:t>
      </w:r>
      <w:r w:rsidR="000E3157" w:rsidRPr="00E456CB">
        <w:rPr>
          <w:rFonts w:cs="Times New Roman"/>
          <w:rtl/>
        </w:rPr>
        <w:t xml:space="preserve"> גולג</w:t>
      </w:r>
      <w:r w:rsidR="001B250A">
        <w:rPr>
          <w:rFonts w:cs="Times New Roman" w:hint="cs"/>
          <w:rtl/>
        </w:rPr>
        <w:t>ו</w:t>
      </w:r>
      <w:r w:rsidR="000E3157" w:rsidRPr="00E456CB">
        <w:rPr>
          <w:rFonts w:cs="Times New Roman"/>
          <w:rtl/>
        </w:rPr>
        <w:t xml:space="preserve">לות </w:t>
      </w:r>
      <w:r w:rsidR="00975ED6" w:rsidRPr="00E456CB">
        <w:rPr>
          <w:rFonts w:cs="Times New Roman" w:hint="eastAsia"/>
          <w:rtl/>
        </w:rPr>
        <w:t>מדממות</w:t>
      </w:r>
      <w:r w:rsidR="000E3157" w:rsidRPr="00E456CB">
        <w:rPr>
          <w:rFonts w:cs="Times New Roman"/>
          <w:rtl/>
        </w:rPr>
        <w:t>.</w:t>
      </w:r>
      <w:r w:rsidR="00B40BDC" w:rsidRPr="00E456CB">
        <w:rPr>
          <w:rFonts w:cs="Times New Roman"/>
          <w:rtl/>
        </w:rPr>
        <w:t xml:space="preserve"> </w:t>
      </w:r>
      <w:r w:rsidR="000E3157" w:rsidRPr="00E456CB">
        <w:rPr>
          <w:rFonts w:cs="Times New Roman"/>
          <w:rtl/>
        </w:rPr>
        <w:t xml:space="preserve">את מארק </w:t>
      </w:r>
      <w:r w:rsidR="008853E0">
        <w:rPr>
          <w:rFonts w:cs="Times New Roman" w:hint="cs"/>
          <w:rtl/>
        </w:rPr>
        <w:t xml:space="preserve">היא </w:t>
      </w:r>
      <w:r w:rsidR="000E3157" w:rsidRPr="00E456CB">
        <w:rPr>
          <w:rFonts w:cs="Times New Roman"/>
          <w:rtl/>
        </w:rPr>
        <w:t>לא תצליח לשכנע ל</w:t>
      </w:r>
      <w:r w:rsidR="00796C87" w:rsidRPr="00E456CB">
        <w:rPr>
          <w:rFonts w:cs="Times New Roman" w:hint="eastAsia"/>
          <w:rtl/>
        </w:rPr>
        <w:t>התלוות</w:t>
      </w:r>
      <w:r w:rsidR="00796C87" w:rsidRPr="00E456CB">
        <w:rPr>
          <w:rFonts w:cs="Times New Roman"/>
          <w:rtl/>
        </w:rPr>
        <w:t xml:space="preserve"> </w:t>
      </w:r>
      <w:r w:rsidR="00796C87" w:rsidRPr="00E456CB">
        <w:rPr>
          <w:rFonts w:cs="Times New Roman" w:hint="eastAsia"/>
          <w:rtl/>
        </w:rPr>
        <w:t>אליה</w:t>
      </w:r>
      <w:r w:rsidR="00D056AB" w:rsidRPr="00E456CB">
        <w:rPr>
          <w:rFonts w:cs="Times New Roman"/>
          <w:rtl/>
        </w:rPr>
        <w:t xml:space="preserve"> </w:t>
      </w:r>
      <w:r w:rsidR="000E3157" w:rsidRPr="00E456CB">
        <w:rPr>
          <w:rFonts w:cs="Times New Roman"/>
          <w:rtl/>
        </w:rPr>
        <w:t>לדבר איתו, אבל אלכס</w:t>
      </w:r>
      <w:r w:rsidR="00826434" w:rsidRPr="00826434">
        <w:rPr>
          <w:rFonts w:cs="Times New Roman"/>
          <w:rtl/>
        </w:rPr>
        <w:t>, שכבר הספיק להתיידד איתו ועם אחיו הקטן מיום שעברו לשם,</w:t>
      </w:r>
      <w:r w:rsidR="000E3157" w:rsidRPr="00E456CB">
        <w:rPr>
          <w:rFonts w:cs="Times New Roman"/>
          <w:rtl/>
        </w:rPr>
        <w:t xml:space="preserve"> אול</w:t>
      </w:r>
      <w:r w:rsidR="008853E0">
        <w:rPr>
          <w:rFonts w:cs="Times New Roman" w:hint="cs"/>
          <w:rtl/>
        </w:rPr>
        <w:t>י יסכים</w:t>
      </w:r>
      <w:r w:rsidR="000E3157" w:rsidRPr="00E456CB">
        <w:rPr>
          <w:rFonts w:cs="Times New Roman"/>
          <w:rtl/>
        </w:rPr>
        <w:t>.</w:t>
      </w:r>
    </w:p>
    <w:p w14:paraId="27BCAAF5" w14:textId="58ACF2CF" w:rsidR="003E0853" w:rsidRDefault="00457638" w:rsidP="00F76FDC">
      <w:pPr>
        <w:rPr>
          <w:rtl/>
        </w:rPr>
      </w:pPr>
      <w:r>
        <w:rPr>
          <w:rFonts w:cs="Times New Roman" w:hint="cs"/>
          <w:rtl/>
        </w:rPr>
        <w:lastRenderedPageBreak/>
        <w:t>[</w:t>
      </w:r>
      <w:r w:rsidR="00F76FDC">
        <w:rPr>
          <w:rFonts w:cs="Times New Roman" w:hint="cs"/>
          <w:rtl/>
        </w:rPr>
        <w:t>היא העירה הערה קטנטנה לגבי כך ש</w:t>
      </w:r>
      <w:r w:rsidR="00F76FDC">
        <w:rPr>
          <w:rFonts w:hint="cs"/>
          <w:rtl/>
        </w:rPr>
        <w:t>הגשם ירד כבר שבוע כמעט ללא הפוגה, ומארק טען שזה כאין וכאפס לעומת הגשמים המצפים להם בקיץ בו יכה אל-ניניו, וסופות השלג בחורף, ולפי הסטטיסטיקה זה יקרה בקרוב, אולי בשנה הבאה</w:t>
      </w:r>
      <w:r w:rsidR="003E0853">
        <w:rPr>
          <w:rFonts w:hint="cs"/>
          <w:rtl/>
        </w:rPr>
        <w:t xml:space="preserve"> אפילו.</w:t>
      </w:r>
    </w:p>
    <w:p w14:paraId="5BD229CF" w14:textId="432EF21B" w:rsidR="00F76FDC" w:rsidRDefault="003E0853" w:rsidP="00F76FDC">
      <w:pPr>
        <w:rPr>
          <w:rtl/>
        </w:rPr>
      </w:pPr>
      <w:r>
        <w:rPr>
          <w:rFonts w:hint="cs"/>
          <w:rtl/>
        </w:rPr>
        <w:t>מארק</w:t>
      </w:r>
      <w:r w:rsidR="00F76FDC">
        <w:rPr>
          <w:rFonts w:hint="cs"/>
          <w:rtl/>
        </w:rPr>
        <w:t xml:space="preserve"> לא ציפה שאיש ישאל אותו לגבי אל ניניו והסביר בלא שנשאל על השינוי בזרמים אוקייניים שגרמו לשינויים עצומים באקלים, לחורפים קשים כפי שלא היו כבר עשר שנים, כלומר אולי רק סופי זוכרת משהו, אבל היא לא זכרה ובכלל ייתכן שבדיוק בזמן פגיעתו של אל-ניניו זאת </w:t>
      </w:r>
      <w:r w:rsidR="001C5A04">
        <w:rPr>
          <w:rFonts w:hint="cs"/>
          <w:rtl/>
        </w:rPr>
        <w:t>הייתה</w:t>
      </w:r>
      <w:r w:rsidR="00F76FDC">
        <w:rPr>
          <w:rFonts w:hint="cs"/>
          <w:rtl/>
        </w:rPr>
        <w:t xml:space="preserve"> התקופה הקצרה שהם גרו בישראל. מארק שנא כל תזכורת של התקופה הזאת כי הוא לא זכר מאז דבר, ונעלב</w:t>
      </w:r>
      <w:r w:rsidR="00C90C6C">
        <w:rPr>
          <w:rFonts w:hint="cs"/>
          <w:rtl/>
        </w:rPr>
        <w:t xml:space="preserve"> מאוד </w:t>
      </w:r>
      <w:r w:rsidR="00F76FDC">
        <w:rPr>
          <w:rFonts w:hint="cs"/>
          <w:rtl/>
        </w:rPr>
        <w:t xml:space="preserve">בשל כך. גם אלכס לא זכר כמעט כלום אבל אהב לדבר על כך עם סופ כאילו הוא זוכר </w:t>
      </w:r>
      <w:r w:rsidR="00483BB1">
        <w:rPr>
          <w:rFonts w:hint="cs"/>
          <w:rtl/>
        </w:rPr>
        <w:t>הכול</w:t>
      </w:r>
      <w:r w:rsidR="00F76FDC">
        <w:rPr>
          <w:rFonts w:hint="cs"/>
          <w:rtl/>
        </w:rPr>
        <w:t>, כאחד הגדולים, שהיו איפה שצריך להיות כשכל הדברים המעניינים קורים ומתרחשים.</w:t>
      </w:r>
    </w:p>
    <w:p w14:paraId="289AC1A4" w14:textId="77777777" w:rsidR="00F76FDC" w:rsidRPr="00CD067C" w:rsidRDefault="00F76FDC" w:rsidP="00F76FDC">
      <w:pPr>
        <w:rPr>
          <w:rtl/>
        </w:rPr>
      </w:pPr>
      <w:r>
        <w:rPr>
          <w:rFonts w:hint="cs"/>
          <w:rtl/>
        </w:rPr>
        <w:t>אז הזרם ה</w:t>
      </w:r>
    </w:p>
    <w:p w14:paraId="5F2CD3A9" w14:textId="12ADB519" w:rsidR="00F76FDC" w:rsidRPr="00CD067C" w:rsidRDefault="00457638" w:rsidP="00260A60">
      <w:pPr>
        <w:rPr>
          <w:rtl/>
        </w:rPr>
      </w:pPr>
      <w:r>
        <w:rPr>
          <w:rFonts w:hint="cs"/>
          <w:rtl/>
        </w:rPr>
        <w:t>]</w:t>
      </w:r>
    </w:p>
    <w:p w14:paraId="3791B71B" w14:textId="515A15FE" w:rsidR="00250F08" w:rsidRPr="00CD067C" w:rsidRDefault="00250F08" w:rsidP="00250000">
      <w:pPr>
        <w:rPr>
          <w:rtl/>
        </w:rPr>
      </w:pPr>
      <w:r w:rsidRPr="00CD067C">
        <w:rPr>
          <w:rtl/>
        </w:rPr>
        <w:t xml:space="preserve">"התינוק </w:t>
      </w:r>
      <w:r w:rsidR="00815821">
        <w:rPr>
          <w:rFonts w:hint="cs"/>
          <w:rtl/>
        </w:rPr>
        <w:t>שוב בוכה</w:t>
      </w:r>
      <w:r w:rsidRPr="00CD067C">
        <w:rPr>
          <w:rtl/>
        </w:rPr>
        <w:t>," אלכס</w:t>
      </w:r>
      <w:r w:rsidR="00654F58">
        <w:rPr>
          <w:rFonts w:hint="cs"/>
          <w:rtl/>
        </w:rPr>
        <w:t xml:space="preserve"> </w:t>
      </w:r>
      <w:r w:rsidR="00654F58" w:rsidRPr="00A8480C">
        <w:rPr>
          <w:rFonts w:hint="cs"/>
          <w:highlight w:val="red"/>
          <w:rtl/>
        </w:rPr>
        <w:t>אמר</w:t>
      </w:r>
      <w:r w:rsidR="00457638" w:rsidRPr="00D827C3">
        <w:rPr>
          <w:rtl/>
        </w:rPr>
        <w:t xml:space="preserve"> כשהבחין במבטה הנוקב</w:t>
      </w:r>
      <w:r w:rsidR="00065D63" w:rsidRPr="00065D63">
        <w:rPr>
          <w:rFonts w:cs="Times New Roman"/>
          <w:rtl/>
        </w:rPr>
        <w:t xml:space="preserve"> המופנה אליו</w:t>
      </w:r>
      <w:r w:rsidR="00457638" w:rsidRPr="00D827C3">
        <w:rPr>
          <w:rtl/>
        </w:rPr>
        <w:t>,</w:t>
      </w:r>
      <w:r w:rsidR="00457638">
        <w:rPr>
          <w:rFonts w:hint="cs"/>
          <w:rtl/>
        </w:rPr>
        <w:t xml:space="preserve"> אבל אם </w:t>
      </w:r>
      <w:r w:rsidR="00815821">
        <w:rPr>
          <w:rFonts w:hint="cs"/>
          <w:rtl/>
        </w:rPr>
        <w:t>קיווה</w:t>
      </w:r>
      <w:r w:rsidR="00457638">
        <w:rPr>
          <w:rFonts w:hint="cs"/>
          <w:rtl/>
        </w:rPr>
        <w:t xml:space="preserve"> ש</w:t>
      </w:r>
      <w:r w:rsidR="00815821">
        <w:rPr>
          <w:rFonts w:hint="cs"/>
          <w:rtl/>
        </w:rPr>
        <w:t>סופי תעשה</w:t>
      </w:r>
      <w:r w:rsidR="00457638">
        <w:rPr>
          <w:rFonts w:hint="cs"/>
          <w:rtl/>
        </w:rPr>
        <w:t xml:space="preserve"> דבר מה בנידון טעה מרות</w:t>
      </w:r>
      <w:r w:rsidRPr="00CD067C">
        <w:rPr>
          <w:rtl/>
        </w:rPr>
        <w:t>.</w:t>
      </w:r>
      <w:r w:rsidR="00815821" w:rsidRPr="00815821">
        <w:rPr>
          <w:rtl/>
        </w:rPr>
        <w:t xml:space="preserve"> </w:t>
      </w:r>
      <w:r w:rsidR="00815821">
        <w:rPr>
          <w:rFonts w:hint="cs"/>
          <w:rtl/>
        </w:rPr>
        <w:t xml:space="preserve">"הוא </w:t>
      </w:r>
      <w:r w:rsidR="00815821" w:rsidRPr="00CD067C">
        <w:rPr>
          <w:rtl/>
        </w:rPr>
        <w:t>בוכה כל הבוקר</w:t>
      </w:r>
      <w:r w:rsidR="00815821">
        <w:rPr>
          <w:rFonts w:hint="cs"/>
          <w:rtl/>
        </w:rPr>
        <w:t>."</w:t>
      </w:r>
    </w:p>
    <w:p w14:paraId="6C2A599A" w14:textId="1F63FA49" w:rsidR="00250F08" w:rsidRPr="00CD067C" w:rsidRDefault="00250F08" w:rsidP="00250000">
      <w:pPr>
        <w:rPr>
          <w:rtl/>
        </w:rPr>
      </w:pPr>
      <w:r w:rsidRPr="00CD067C">
        <w:rPr>
          <w:rtl/>
        </w:rPr>
        <w:t>"</w:t>
      </w:r>
      <w:r w:rsidR="00F76FDC">
        <w:rPr>
          <w:rFonts w:hint="cs"/>
          <w:rtl/>
        </w:rPr>
        <w:t>כי</w:t>
      </w:r>
      <w:r w:rsidRPr="00CD067C">
        <w:rPr>
          <w:rtl/>
        </w:rPr>
        <w:t xml:space="preserve"> ככה זה תינוקות. אתה צריך לדעת..."</w:t>
      </w:r>
    </w:p>
    <w:p w14:paraId="2FBC5E22" w14:textId="6423CB17" w:rsidR="00250F08" w:rsidRPr="00CD067C" w:rsidRDefault="00250F08" w:rsidP="00250000">
      <w:pPr>
        <w:rPr>
          <w:rtl/>
        </w:rPr>
      </w:pPr>
      <w:r w:rsidRPr="00CD067C">
        <w:rPr>
          <w:rtl/>
        </w:rPr>
        <w:t>אלכס עשה ל</w:t>
      </w:r>
      <w:r w:rsidR="00A70F36">
        <w:rPr>
          <w:rFonts w:hint="cs"/>
          <w:rtl/>
        </w:rPr>
        <w:t>מארק</w:t>
      </w:r>
      <w:r w:rsidRPr="00CD067C">
        <w:rPr>
          <w:rtl/>
        </w:rPr>
        <w:t xml:space="preserve"> פרצוף מפחיד, אבל מארק לא התרשם. "עזוב אותי בשקט."</w:t>
      </w:r>
    </w:p>
    <w:p w14:paraId="68741B7C" w14:textId="4E67BC53" w:rsidR="00250F08" w:rsidRPr="00CD067C" w:rsidRDefault="00E23325" w:rsidP="00AD57F3">
      <w:pPr>
        <w:rPr>
          <w:rtl/>
        </w:rPr>
      </w:pPr>
      <w:r>
        <w:rPr>
          <w:rtl/>
        </w:rPr>
        <w:t>"אני עול</w:t>
      </w:r>
      <w:r w:rsidR="00250F08" w:rsidRPr="00CD067C">
        <w:rPr>
          <w:rtl/>
        </w:rPr>
        <w:t>ה לראות אם הם צריכים משהו," אלכס</w:t>
      </w:r>
      <w:r w:rsidR="00AD57F3">
        <w:rPr>
          <w:rFonts w:hint="cs"/>
          <w:rtl/>
        </w:rPr>
        <w:t xml:space="preserve"> ה</w:t>
      </w:r>
      <w:r w:rsidR="005D7EDC">
        <w:rPr>
          <w:rFonts w:hint="cs"/>
          <w:rtl/>
        </w:rPr>
        <w:t>כריז</w:t>
      </w:r>
      <w:r w:rsidR="00250F08" w:rsidRPr="00CD067C">
        <w:rPr>
          <w:rtl/>
        </w:rPr>
        <w:t>.</w:t>
      </w:r>
    </w:p>
    <w:p w14:paraId="60D8C57A" w14:textId="77777777" w:rsidR="00250F08" w:rsidRPr="00CD067C" w:rsidRDefault="00250F08" w:rsidP="00E23325">
      <w:pPr>
        <w:rPr>
          <w:rtl/>
        </w:rPr>
      </w:pPr>
      <w:r w:rsidRPr="00CD067C">
        <w:rPr>
          <w:rtl/>
        </w:rPr>
        <w:t>מארק חזר לאטלס שלו.</w:t>
      </w:r>
    </w:p>
    <w:p w14:paraId="771CC9EF" w14:textId="7EF3DA56" w:rsidR="00250F08" w:rsidRDefault="00250F08" w:rsidP="00250000">
      <w:pPr>
        <w:rPr>
          <w:rtl/>
        </w:rPr>
      </w:pPr>
      <w:r w:rsidRPr="00CD067C">
        <w:rPr>
          <w:rtl/>
        </w:rPr>
        <w:t>אם התינוק צרח מפני שה</w:t>
      </w:r>
      <w:r w:rsidR="00A70F36">
        <w:rPr>
          <w:rFonts w:hint="cs"/>
          <w:rtl/>
        </w:rPr>
        <w:t>יה</w:t>
      </w:r>
      <w:r w:rsidRPr="00CD067C">
        <w:rPr>
          <w:rtl/>
        </w:rPr>
        <w:t xml:space="preserve"> עצוב, אלכס י</w:t>
      </w:r>
      <w:r w:rsidR="00A70F36">
        <w:rPr>
          <w:rFonts w:hint="cs"/>
          <w:rtl/>
        </w:rPr>
        <w:t>ו</w:t>
      </w:r>
      <w:r w:rsidRPr="00CD067C">
        <w:rPr>
          <w:rtl/>
        </w:rPr>
        <w:t>כל להצחיק אותו. ואם ה</w:t>
      </w:r>
      <w:r w:rsidR="00A70F36">
        <w:rPr>
          <w:rFonts w:hint="cs"/>
          <w:rtl/>
        </w:rPr>
        <w:t>יה</w:t>
      </w:r>
      <w:r w:rsidRPr="00CD067C">
        <w:rPr>
          <w:rtl/>
        </w:rPr>
        <w:t xml:space="preserve"> רעב? אלכס הוציא מהמקרר את הבקבוק שאבא הכין לפני שהלך, חימם אותו בסיר עם מים חמימים ועלה</w:t>
      </w:r>
      <w:r w:rsidR="008B661E" w:rsidRPr="008B661E">
        <w:rPr>
          <w:rFonts w:cs="Times New Roman"/>
          <w:rtl/>
        </w:rPr>
        <w:t xml:space="preserve"> במדרגות</w:t>
      </w:r>
      <w:r w:rsidRPr="00CD067C">
        <w:rPr>
          <w:rtl/>
        </w:rPr>
        <w:t>, בכי התינוק מחריש את צעדיו.</w:t>
      </w:r>
    </w:p>
    <w:p w14:paraId="1F5DBFC0" w14:textId="5A617C38" w:rsidR="00065D63" w:rsidRPr="00065D63" w:rsidRDefault="00065D63" w:rsidP="00065D63">
      <w:pPr>
        <w:rPr>
          <w:rFonts w:cs="Times New Roman"/>
          <w:rtl/>
        </w:rPr>
      </w:pPr>
      <w:r w:rsidRPr="00065D63">
        <w:rPr>
          <w:rFonts w:cs="Times New Roman"/>
          <w:rtl/>
        </w:rPr>
        <w:t xml:space="preserve">למעלה, </w:t>
      </w:r>
      <w:r w:rsidR="00CF224F" w:rsidRPr="00CF224F">
        <w:rPr>
          <w:rFonts w:cs="Times New Roman"/>
          <w:rtl/>
        </w:rPr>
        <w:t xml:space="preserve">במסדרון, </w:t>
      </w:r>
      <w:r w:rsidRPr="00065D63">
        <w:rPr>
          <w:rFonts w:cs="Times New Roman"/>
          <w:rtl/>
        </w:rPr>
        <w:t>הוא הניח את הבקבוק על שידה קטנה</w:t>
      </w:r>
      <w:r w:rsidR="0090748A">
        <w:rPr>
          <w:rFonts w:cs="Times New Roman" w:hint="cs"/>
          <w:rtl/>
        </w:rPr>
        <w:t>.</w:t>
      </w:r>
      <w:r w:rsidRPr="00065D63">
        <w:rPr>
          <w:rFonts w:cs="Times New Roman"/>
          <w:rtl/>
        </w:rPr>
        <w:t xml:space="preserve"> מאחוריה תמיד הסתתרו תלתלי אבק</w:t>
      </w:r>
      <w:r w:rsidR="00143DCC">
        <w:rPr>
          <w:rFonts w:cs="Times New Roman" w:hint="cs"/>
          <w:rtl/>
        </w:rPr>
        <w:t>,</w:t>
      </w:r>
      <w:r w:rsidR="008B661E" w:rsidRPr="008B661E">
        <w:rPr>
          <w:rFonts w:cs="Times New Roman"/>
          <w:rtl/>
        </w:rPr>
        <w:t xml:space="preserve"> אפילו</w:t>
      </w:r>
      <w:r w:rsidRPr="00065D63">
        <w:rPr>
          <w:rFonts w:cs="Times New Roman"/>
          <w:rtl/>
        </w:rPr>
        <w:t xml:space="preserve"> כשהבית כולו היה נקי ומסודר – מאורע </w:t>
      </w:r>
      <w:r w:rsidR="008B661E" w:rsidRPr="008B661E">
        <w:rPr>
          <w:rFonts w:cs="Times New Roman"/>
          <w:rtl/>
        </w:rPr>
        <w:t xml:space="preserve">שהפך </w:t>
      </w:r>
      <w:r w:rsidRPr="00065D63">
        <w:rPr>
          <w:rFonts w:cs="Times New Roman"/>
          <w:rtl/>
        </w:rPr>
        <w:t xml:space="preserve">נדיר מאז שאימו </w:t>
      </w:r>
      <w:r w:rsidR="008B661E">
        <w:rPr>
          <w:rFonts w:cs="Times New Roman" w:hint="cs"/>
          <w:rtl/>
        </w:rPr>
        <w:t>התמנתה</w:t>
      </w:r>
      <w:r w:rsidRPr="00065D63">
        <w:rPr>
          <w:rFonts w:cs="Times New Roman"/>
          <w:rtl/>
        </w:rPr>
        <w:t xml:space="preserve"> </w:t>
      </w:r>
      <w:r w:rsidR="008B661E">
        <w:rPr>
          <w:rFonts w:cs="Times New Roman" w:hint="cs"/>
          <w:rtl/>
        </w:rPr>
        <w:t>ל</w:t>
      </w:r>
      <w:r w:rsidRPr="00065D63">
        <w:rPr>
          <w:rFonts w:cs="Times New Roman"/>
          <w:rtl/>
        </w:rPr>
        <w:t>משרת פרופסור</w:t>
      </w:r>
      <w:r w:rsidR="001B250A">
        <w:rPr>
          <w:rFonts w:cs="Times New Roman" w:hint="cs"/>
          <w:rtl/>
        </w:rPr>
        <w:t xml:space="preserve"> </w:t>
      </w:r>
      <w:r w:rsidRPr="00065D63">
        <w:rPr>
          <w:rFonts w:cs="Times New Roman"/>
          <w:rtl/>
        </w:rPr>
        <w:t>חבר.</w:t>
      </w:r>
    </w:p>
    <w:p w14:paraId="18D4468D" w14:textId="4A07A023" w:rsidR="00E456CB" w:rsidRDefault="00065D63" w:rsidP="00065D63">
      <w:pPr>
        <w:rPr>
          <w:rFonts w:cs="Times New Roman"/>
          <w:rtl/>
        </w:rPr>
      </w:pPr>
      <w:r w:rsidRPr="00065D63">
        <w:rPr>
          <w:rFonts w:cs="Times New Roman"/>
          <w:rtl/>
        </w:rPr>
        <w:t xml:space="preserve">הוא הציץ רק לרגע </w:t>
      </w:r>
      <w:r w:rsidR="00143DCC">
        <w:rPr>
          <w:rFonts w:cs="Times New Roman" w:hint="cs"/>
          <w:rtl/>
        </w:rPr>
        <w:t>לתוך</w:t>
      </w:r>
      <w:r w:rsidR="008B661E">
        <w:rPr>
          <w:rFonts w:cs="Times New Roman" w:hint="cs"/>
          <w:rtl/>
        </w:rPr>
        <w:t xml:space="preserve"> </w:t>
      </w:r>
      <w:r w:rsidRPr="00065D63">
        <w:rPr>
          <w:rFonts w:cs="Times New Roman"/>
          <w:rtl/>
        </w:rPr>
        <w:t xml:space="preserve">חדרו, מתלבט אם </w:t>
      </w:r>
      <w:r w:rsidR="0090748A" w:rsidRPr="0090748A">
        <w:rPr>
          <w:rFonts w:cs="Times New Roman"/>
          <w:rtl/>
        </w:rPr>
        <w:t xml:space="preserve">ניתן </w:t>
      </w:r>
      <w:r w:rsidRPr="00065D63">
        <w:rPr>
          <w:rFonts w:cs="Times New Roman"/>
          <w:rtl/>
        </w:rPr>
        <w:t>לשעשע את התינוק</w:t>
      </w:r>
      <w:r w:rsidR="008B661E" w:rsidRPr="008B661E">
        <w:rPr>
          <w:rFonts w:cs="Times New Roman"/>
          <w:rtl/>
        </w:rPr>
        <w:t xml:space="preserve"> באחד מחפציו</w:t>
      </w:r>
      <w:r w:rsidRPr="00065D63">
        <w:rPr>
          <w:rFonts w:cs="Times New Roman"/>
          <w:rtl/>
        </w:rPr>
        <w:t>, ואם מותר לתת לתינוק צעצועים לא מחוטאים, אבל הצרחות קטעו את חיפושיו</w:t>
      </w:r>
      <w:r w:rsidR="0090748A" w:rsidRPr="0090748A">
        <w:rPr>
          <w:rFonts w:cs="Times New Roman"/>
          <w:rtl/>
        </w:rPr>
        <w:t>, והא מיהר לחדר הוריו</w:t>
      </w:r>
      <w:r w:rsidRPr="00065D63">
        <w:rPr>
          <w:rFonts w:cs="Times New Roman"/>
          <w:rtl/>
        </w:rPr>
        <w:t>.</w:t>
      </w:r>
    </w:p>
    <w:p w14:paraId="267BD641" w14:textId="2DFC3F20" w:rsidR="00250F08" w:rsidRPr="00CD067C" w:rsidRDefault="001C5A04" w:rsidP="00E94EFE">
      <w:pPr>
        <w:rPr>
          <w:rtl/>
        </w:rPr>
      </w:pPr>
      <w:r>
        <w:rPr>
          <w:rtl/>
        </w:rPr>
        <w:t>אימא</w:t>
      </w:r>
      <w:r w:rsidR="00250F08" w:rsidRPr="00CD067C">
        <w:rPr>
          <w:rtl/>
        </w:rPr>
        <w:t xml:space="preserve"> </w:t>
      </w:r>
      <w:r>
        <w:rPr>
          <w:rtl/>
        </w:rPr>
        <w:t>הייתה</w:t>
      </w:r>
      <w:r w:rsidR="00250F08" w:rsidRPr="00CD067C">
        <w:rPr>
          <w:rtl/>
        </w:rPr>
        <w:t xml:space="preserve"> ישובה במיטה, מבטה </w:t>
      </w:r>
      <w:r w:rsidR="00303BE1">
        <w:rPr>
          <w:rFonts w:hint="cs"/>
          <w:rtl/>
        </w:rPr>
        <w:t>נעוץ ב</w:t>
      </w:r>
      <w:r w:rsidR="00250F08" w:rsidRPr="00CD067C">
        <w:rPr>
          <w:rtl/>
        </w:rPr>
        <w:t xml:space="preserve">קיר שמולה, התינוק המצווח מונח בזרועותיה כמו ערימת כביסה. אלכס אחז בידית הדלת, </w:t>
      </w:r>
      <w:r w:rsidR="00303BE1">
        <w:rPr>
          <w:rFonts w:hint="cs"/>
          <w:rtl/>
        </w:rPr>
        <w:t>ו</w:t>
      </w:r>
      <w:r w:rsidR="00250F08" w:rsidRPr="00CD067C">
        <w:rPr>
          <w:rtl/>
        </w:rPr>
        <w:t>סובב אותה בהיסח הדעת</w:t>
      </w:r>
      <w:r w:rsidR="001B250A">
        <w:rPr>
          <w:rFonts w:hint="cs"/>
          <w:rtl/>
        </w:rPr>
        <w:t>,</w:t>
      </w:r>
      <w:r w:rsidR="00250F08" w:rsidRPr="00CD067C">
        <w:rPr>
          <w:rtl/>
        </w:rPr>
        <w:t xml:space="preserve"> פְּת</w:t>
      </w:r>
      <w:r w:rsidR="001B250A">
        <w:rPr>
          <w:rFonts w:hint="cs"/>
          <w:rtl/>
        </w:rPr>
        <w:t>ַ</w:t>
      </w:r>
      <w:r w:rsidR="00250F08" w:rsidRPr="00CD067C">
        <w:rPr>
          <w:rtl/>
        </w:rPr>
        <w:t>ח-סְגוֹר, פְּת</w:t>
      </w:r>
      <w:r w:rsidR="001B250A">
        <w:rPr>
          <w:rFonts w:hint="cs"/>
          <w:rtl/>
        </w:rPr>
        <w:t>ַ</w:t>
      </w:r>
      <w:r w:rsidR="00250F08" w:rsidRPr="00CD067C">
        <w:rPr>
          <w:rtl/>
        </w:rPr>
        <w:t>ח-סְגוֹר, פְּת</w:t>
      </w:r>
      <w:r w:rsidR="001B250A">
        <w:rPr>
          <w:rFonts w:hint="cs"/>
          <w:rtl/>
        </w:rPr>
        <w:t>ַ</w:t>
      </w:r>
      <w:r w:rsidR="00250F08" w:rsidRPr="00CD067C">
        <w:rPr>
          <w:rtl/>
        </w:rPr>
        <w:t xml:space="preserve">ח-סְגוֹר. גם כשעלה שעתיים קודם לכן היא </w:t>
      </w:r>
      <w:r w:rsidR="006A6DCF">
        <w:rPr>
          <w:rFonts w:hint="cs"/>
          <w:rtl/>
        </w:rPr>
        <w:t>י</w:t>
      </w:r>
      <w:r w:rsidR="006A6DCF">
        <w:rPr>
          <w:rtl/>
        </w:rPr>
        <w:t>ש</w:t>
      </w:r>
      <w:r w:rsidR="00250F08" w:rsidRPr="00CD067C">
        <w:rPr>
          <w:rtl/>
        </w:rPr>
        <w:t xml:space="preserve">בה ככה, באותה תנוחה. אולי התינוק היה </w:t>
      </w:r>
      <w:r w:rsidR="00B300B8">
        <w:rPr>
          <w:rFonts w:hint="cs"/>
          <w:rtl/>
        </w:rPr>
        <w:t>אחוז</w:t>
      </w:r>
      <w:r w:rsidR="004B0822">
        <w:rPr>
          <w:rFonts w:hint="cs"/>
          <w:rtl/>
        </w:rPr>
        <w:t xml:space="preserve"> </w:t>
      </w:r>
      <w:r w:rsidR="00250F08" w:rsidRPr="00CD067C">
        <w:rPr>
          <w:rtl/>
        </w:rPr>
        <w:t xml:space="preserve">קצת יותר ברכות, אבל גם </w:t>
      </w:r>
      <w:r w:rsidR="00065D63" w:rsidRPr="00065D63">
        <w:rPr>
          <w:rFonts w:cs="Times New Roman"/>
          <w:rtl/>
        </w:rPr>
        <w:t>אז לא שעתה אליו</w:t>
      </w:r>
      <w:r w:rsidR="00250F08" w:rsidRPr="00CD067C">
        <w:rPr>
          <w:rtl/>
        </w:rPr>
        <w:t>.</w:t>
      </w:r>
    </w:p>
    <w:p w14:paraId="77D73BF9" w14:textId="4608CD0F" w:rsidR="00250F08" w:rsidRPr="00CD067C" w:rsidRDefault="006A6DCF" w:rsidP="006A6DCF">
      <w:pPr>
        <w:rPr>
          <w:rtl/>
        </w:rPr>
      </w:pPr>
      <w:r>
        <w:rPr>
          <w:rFonts w:hint="cs"/>
          <w:rtl/>
        </w:rPr>
        <w:t>אלכס</w:t>
      </w:r>
      <w:r w:rsidR="00250F08" w:rsidRPr="00CD067C">
        <w:rPr>
          <w:rtl/>
        </w:rPr>
        <w:t xml:space="preserve"> נעמד לידה, פניה בגובה עיניו. האור האפור, </w:t>
      </w:r>
      <w:r>
        <w:rPr>
          <w:rFonts w:hint="cs"/>
          <w:rtl/>
        </w:rPr>
        <w:t>הלח,</w:t>
      </w:r>
      <w:r w:rsidR="00250F08" w:rsidRPr="00CD067C">
        <w:rPr>
          <w:rtl/>
        </w:rPr>
        <w:t xml:space="preserve"> האיר קמטים חדשים בזוי</w:t>
      </w:r>
      <w:r w:rsidR="00303BE1">
        <w:rPr>
          <w:rFonts w:hint="cs"/>
          <w:rtl/>
        </w:rPr>
        <w:t>ו</w:t>
      </w:r>
      <w:r w:rsidR="00250F08" w:rsidRPr="00CD067C">
        <w:rPr>
          <w:rtl/>
        </w:rPr>
        <w:t>ת פ</w:t>
      </w:r>
      <w:r w:rsidR="00303BE1">
        <w:rPr>
          <w:rFonts w:hint="cs"/>
          <w:rtl/>
        </w:rPr>
        <w:t>י</w:t>
      </w:r>
      <w:r w:rsidR="00250F08" w:rsidRPr="00CD067C">
        <w:rPr>
          <w:rtl/>
        </w:rPr>
        <w:t xml:space="preserve">ה, </w:t>
      </w:r>
      <w:r w:rsidR="002775A6">
        <w:rPr>
          <w:rtl/>
        </w:rPr>
        <w:t xml:space="preserve">מקומות </w:t>
      </w:r>
      <w:r w:rsidR="008B661E">
        <w:rPr>
          <w:rFonts w:hint="cs"/>
          <w:rtl/>
        </w:rPr>
        <w:t>ש</w:t>
      </w:r>
      <w:r w:rsidR="002775A6">
        <w:rPr>
          <w:rtl/>
        </w:rPr>
        <w:t xml:space="preserve">בהם הבשר צנח </w:t>
      </w:r>
      <w:r w:rsidR="002775A6">
        <w:rPr>
          <w:rFonts w:hint="cs"/>
          <w:rtl/>
        </w:rPr>
        <w:t>ב</w:t>
      </w:r>
      <w:r w:rsidR="002775A6">
        <w:rPr>
          <w:rtl/>
        </w:rPr>
        <w:t>עיי</w:t>
      </w:r>
      <w:r w:rsidR="002775A6">
        <w:rPr>
          <w:rFonts w:hint="cs"/>
          <w:rtl/>
        </w:rPr>
        <w:t>פות</w:t>
      </w:r>
      <w:r w:rsidR="00250F08" w:rsidRPr="00CD067C">
        <w:rPr>
          <w:rtl/>
        </w:rPr>
        <w:t xml:space="preserve">. </w:t>
      </w:r>
    </w:p>
    <w:p w14:paraId="1724C0C9" w14:textId="0E223DEC" w:rsidR="00250F08" w:rsidRPr="00CD067C" w:rsidRDefault="00250F08" w:rsidP="00250000">
      <w:pPr>
        <w:rPr>
          <w:rtl/>
        </w:rPr>
      </w:pPr>
      <w:r w:rsidRPr="00CD067C">
        <w:rPr>
          <w:rtl/>
        </w:rPr>
        <w:t>"</w:t>
      </w:r>
      <w:r w:rsidR="001C5A04">
        <w:rPr>
          <w:rtl/>
        </w:rPr>
        <w:t>אימא</w:t>
      </w:r>
      <w:r w:rsidRPr="00CD067C">
        <w:rPr>
          <w:rtl/>
        </w:rPr>
        <w:t>?"</w:t>
      </w:r>
    </w:p>
    <w:p w14:paraId="7804A646" w14:textId="42AF49F8" w:rsidR="00250F08" w:rsidRPr="00CD067C" w:rsidRDefault="00250F08" w:rsidP="006A6DCF">
      <w:pPr>
        <w:rPr>
          <w:rtl/>
        </w:rPr>
      </w:pPr>
      <w:r w:rsidRPr="00CD067C">
        <w:rPr>
          <w:rtl/>
        </w:rPr>
        <w:t>היא לא זזה.</w:t>
      </w:r>
      <w:r w:rsidR="005959AA">
        <w:rPr>
          <w:rFonts w:hint="cs"/>
          <w:rtl/>
        </w:rPr>
        <w:t xml:space="preserve"> ארבעה ליטרים של דם </w:t>
      </w:r>
      <w:r w:rsidR="00E23325">
        <w:rPr>
          <w:rFonts w:hint="cs"/>
          <w:rtl/>
        </w:rPr>
        <w:t>נ</w:t>
      </w:r>
      <w:r w:rsidR="001B250A">
        <w:rPr>
          <w:rFonts w:hint="cs"/>
          <w:rtl/>
        </w:rPr>
        <w:t>ו</w:t>
      </w:r>
      <w:r w:rsidR="00E23325">
        <w:rPr>
          <w:rFonts w:hint="cs"/>
          <w:rtl/>
        </w:rPr>
        <w:t xml:space="preserve">כרי </w:t>
      </w:r>
      <w:r w:rsidR="00946DC8">
        <w:rPr>
          <w:rFonts w:hint="cs"/>
          <w:rtl/>
        </w:rPr>
        <w:t>מצונן</w:t>
      </w:r>
      <w:r w:rsidR="005959AA">
        <w:rPr>
          <w:rFonts w:hint="cs"/>
          <w:rtl/>
        </w:rPr>
        <w:t xml:space="preserve"> הו</w:t>
      </w:r>
      <w:r w:rsidR="00E23325">
        <w:rPr>
          <w:rFonts w:hint="cs"/>
          <w:rtl/>
        </w:rPr>
        <w:t>חדרו</w:t>
      </w:r>
      <w:r w:rsidR="005959AA">
        <w:rPr>
          <w:rFonts w:hint="cs"/>
          <w:rtl/>
        </w:rPr>
        <w:t xml:space="preserve"> </w:t>
      </w:r>
      <w:r w:rsidR="00E23325">
        <w:rPr>
          <w:rFonts w:hint="cs"/>
          <w:rtl/>
        </w:rPr>
        <w:t>אל</w:t>
      </w:r>
      <w:r w:rsidR="005959AA">
        <w:rPr>
          <w:rFonts w:hint="cs"/>
          <w:rtl/>
        </w:rPr>
        <w:t xml:space="preserve"> </w:t>
      </w:r>
      <w:r w:rsidR="00E23325">
        <w:rPr>
          <w:rFonts w:hint="cs"/>
          <w:rtl/>
        </w:rPr>
        <w:t xml:space="preserve">הכתלים שבין </w:t>
      </w:r>
      <w:r w:rsidR="006A6DCF">
        <w:rPr>
          <w:rFonts w:hint="cs"/>
          <w:rtl/>
        </w:rPr>
        <w:t>איבריה. הדם</w:t>
      </w:r>
      <w:r w:rsidR="005959AA">
        <w:rPr>
          <w:rFonts w:hint="cs"/>
          <w:rtl/>
        </w:rPr>
        <w:t xml:space="preserve"> </w:t>
      </w:r>
      <w:r w:rsidR="00927922">
        <w:rPr>
          <w:rFonts w:hint="cs"/>
          <w:rtl/>
        </w:rPr>
        <w:t xml:space="preserve">אולי </w:t>
      </w:r>
      <w:r w:rsidR="006A6DCF">
        <w:rPr>
          <w:rFonts w:hint="cs"/>
          <w:rtl/>
        </w:rPr>
        <w:t>השיב</w:t>
      </w:r>
      <w:r w:rsidR="00927922">
        <w:rPr>
          <w:rFonts w:hint="cs"/>
          <w:rtl/>
        </w:rPr>
        <w:t xml:space="preserve"> אותה לחיים אבל [</w:t>
      </w:r>
      <w:r w:rsidR="005959AA">
        <w:rPr>
          <w:rFonts w:hint="cs"/>
          <w:rtl/>
        </w:rPr>
        <w:t>רק ללא החיות / ללא סגולת ה / נטולי סגולת ה / ארבעה ליטרים</w:t>
      </w:r>
      <w:r w:rsidR="00927922">
        <w:rPr>
          <w:rFonts w:hint="cs"/>
          <w:rtl/>
        </w:rPr>
        <w:t>]</w:t>
      </w:r>
      <w:r w:rsidR="002775A6">
        <w:rPr>
          <w:rFonts w:hint="cs"/>
          <w:rtl/>
        </w:rPr>
        <w:t xml:space="preserve"> </w:t>
      </w:r>
      <w:r w:rsidR="006A6DCF">
        <w:rPr>
          <w:rFonts w:hint="cs"/>
          <w:rtl/>
        </w:rPr>
        <w:t>לא הועיל</w:t>
      </w:r>
      <w:r w:rsidR="005959AA">
        <w:rPr>
          <w:rFonts w:hint="cs"/>
          <w:rtl/>
        </w:rPr>
        <w:t xml:space="preserve"> לתקן </w:t>
      </w:r>
      <w:r w:rsidR="00B300B8">
        <w:rPr>
          <w:rFonts w:hint="cs"/>
          <w:rtl/>
        </w:rPr>
        <w:t>את מה ש</w:t>
      </w:r>
      <w:r w:rsidR="0090748A">
        <w:rPr>
          <w:rFonts w:hint="cs"/>
          <w:rtl/>
        </w:rPr>
        <w:t>נהרס</w:t>
      </w:r>
      <w:r w:rsidR="002775A6">
        <w:rPr>
          <w:rFonts w:hint="cs"/>
          <w:rtl/>
        </w:rPr>
        <w:t>[</w:t>
      </w:r>
      <w:r w:rsidR="005959AA">
        <w:rPr>
          <w:rFonts w:hint="cs"/>
          <w:rtl/>
        </w:rPr>
        <w:t>את הקרן שנשברה</w:t>
      </w:r>
      <w:r w:rsidR="002775A6">
        <w:rPr>
          <w:rFonts w:hint="cs"/>
          <w:rtl/>
        </w:rPr>
        <w:t>]</w:t>
      </w:r>
      <w:r w:rsidR="005959AA">
        <w:rPr>
          <w:rFonts w:hint="cs"/>
          <w:rtl/>
        </w:rPr>
        <w:t>.</w:t>
      </w:r>
    </w:p>
    <w:p w14:paraId="656BC1AA" w14:textId="01665682" w:rsidR="00250F08" w:rsidRPr="00CD067C" w:rsidRDefault="00250F08" w:rsidP="00250000">
      <w:pPr>
        <w:rPr>
          <w:rtl/>
        </w:rPr>
      </w:pPr>
      <w:r w:rsidRPr="00CD067C">
        <w:rPr>
          <w:rtl/>
        </w:rPr>
        <w:t>"</w:t>
      </w:r>
      <w:r w:rsidR="001C5A04">
        <w:rPr>
          <w:rtl/>
        </w:rPr>
        <w:t>אימא</w:t>
      </w:r>
      <w:r w:rsidRPr="00CD067C">
        <w:rPr>
          <w:rtl/>
        </w:rPr>
        <w:t>, אל תחשבי שלא עשיתי. זה היה מלוכלך ורציתי שזה יהיה נקי עד שמארק ידרוך על זה."</w:t>
      </w:r>
    </w:p>
    <w:p w14:paraId="71F188DF" w14:textId="2261C0DF" w:rsidR="00250F08" w:rsidRPr="00CD067C" w:rsidRDefault="00250F08" w:rsidP="006A6DCF">
      <w:pPr>
        <w:rPr>
          <w:rtl/>
        </w:rPr>
      </w:pPr>
      <w:r w:rsidRPr="00CD067C">
        <w:rPr>
          <w:rtl/>
        </w:rPr>
        <w:t>"אין לי מושג על מה אתה מדבר</w:t>
      </w:r>
      <w:r w:rsidR="001B250A">
        <w:rPr>
          <w:rFonts w:hint="cs"/>
          <w:rtl/>
        </w:rPr>
        <w:t>,</w:t>
      </w:r>
      <w:r w:rsidRPr="00CD067C">
        <w:rPr>
          <w:rtl/>
        </w:rPr>
        <w:t xml:space="preserve"> אלכס," היא מלמלה.</w:t>
      </w:r>
      <w:r w:rsidR="00B155E1">
        <w:rPr>
          <w:rFonts w:hint="cs"/>
          <w:rtl/>
        </w:rPr>
        <w:t xml:space="preserve"> קו אדום </w:t>
      </w:r>
      <w:r w:rsidR="00CF0EFA">
        <w:rPr>
          <w:rFonts w:hint="cs"/>
          <w:rtl/>
        </w:rPr>
        <w:t>דקיק נמתח על קצה הקמיצ</w:t>
      </w:r>
      <w:r w:rsidR="00B155E1">
        <w:rPr>
          <w:rFonts w:hint="cs"/>
          <w:rtl/>
        </w:rPr>
        <w:t xml:space="preserve">ה </w:t>
      </w:r>
      <w:r w:rsidR="00CF0EFA">
        <w:rPr>
          <w:rFonts w:hint="cs"/>
          <w:rtl/>
        </w:rPr>
        <w:t>השמאלית</w:t>
      </w:r>
      <w:r w:rsidR="006A6DCF">
        <w:rPr>
          <w:rFonts w:hint="cs"/>
          <w:rtl/>
        </w:rPr>
        <w:t>,</w:t>
      </w:r>
      <w:r w:rsidR="00CF0EFA">
        <w:rPr>
          <w:rFonts w:hint="cs"/>
          <w:rtl/>
        </w:rPr>
        <w:t xml:space="preserve"> </w:t>
      </w:r>
      <w:r w:rsidR="00B155E1">
        <w:rPr>
          <w:rFonts w:hint="cs"/>
          <w:rtl/>
        </w:rPr>
        <w:t>ה</w:t>
      </w:r>
      <w:r w:rsidR="00CF0EFA">
        <w:rPr>
          <w:rFonts w:hint="cs"/>
          <w:rtl/>
        </w:rPr>
        <w:t>פעוטה</w:t>
      </w:r>
      <w:r w:rsidR="006A6DCF">
        <w:rPr>
          <w:rFonts w:hint="cs"/>
          <w:rtl/>
        </w:rPr>
        <w:t>,</w:t>
      </w:r>
      <w:r w:rsidR="00CF0EFA">
        <w:rPr>
          <w:rFonts w:hint="cs"/>
          <w:rtl/>
        </w:rPr>
        <w:t xml:space="preserve"> של התינוק</w:t>
      </w:r>
      <w:r w:rsidR="008B661E">
        <w:rPr>
          <w:rFonts w:hint="cs"/>
          <w:rtl/>
        </w:rPr>
        <w:t>.</w:t>
      </w:r>
      <w:r w:rsidR="00CF0EFA">
        <w:rPr>
          <w:rFonts w:hint="cs"/>
          <w:rtl/>
        </w:rPr>
        <w:t xml:space="preserve"> הי</w:t>
      </w:r>
      <w:r w:rsidR="006A6DCF">
        <w:rPr>
          <w:rFonts w:hint="cs"/>
          <w:rtl/>
        </w:rPr>
        <w:t>א</w:t>
      </w:r>
      <w:r w:rsidR="00CF0EFA">
        <w:rPr>
          <w:rFonts w:hint="cs"/>
          <w:rtl/>
        </w:rPr>
        <w:t xml:space="preserve"> לא נזהרה ו</w:t>
      </w:r>
      <w:r w:rsidR="00D15663">
        <w:rPr>
          <w:rFonts w:hint="cs"/>
          <w:rtl/>
        </w:rPr>
        <w:t>גזרה</w:t>
      </w:r>
      <w:r w:rsidR="00CF0EFA">
        <w:rPr>
          <w:rFonts w:hint="cs"/>
          <w:rtl/>
        </w:rPr>
        <w:t xml:space="preserve"> </w:t>
      </w:r>
      <w:r w:rsidR="006A6DCF">
        <w:rPr>
          <w:rFonts w:hint="cs"/>
          <w:rtl/>
        </w:rPr>
        <w:t>את</w:t>
      </w:r>
      <w:r w:rsidR="00CF0EFA">
        <w:rPr>
          <w:rFonts w:hint="cs"/>
          <w:rtl/>
        </w:rPr>
        <w:t xml:space="preserve"> הציפורן קרוב לבשר. </w:t>
      </w:r>
      <w:r w:rsidR="008853E0">
        <w:rPr>
          <w:rFonts w:hint="cs"/>
          <w:rtl/>
        </w:rPr>
        <w:t>[</w:t>
      </w:r>
      <w:r w:rsidR="00CF0EFA">
        <w:rPr>
          <w:rFonts w:hint="cs"/>
          <w:rtl/>
        </w:rPr>
        <w:t>לא ניתן להחלפה בשל נזק כתוצאה משימוש לקוי,</w:t>
      </w:r>
      <w:r w:rsidR="008853E0">
        <w:rPr>
          <w:rFonts w:hint="cs"/>
          <w:rtl/>
        </w:rPr>
        <w:t>]</w:t>
      </w:r>
      <w:r w:rsidR="00CF0EFA">
        <w:rPr>
          <w:rFonts w:hint="cs"/>
          <w:rtl/>
        </w:rPr>
        <w:t xml:space="preserve"> </w:t>
      </w:r>
      <w:r w:rsidR="008B661E">
        <w:rPr>
          <w:rFonts w:hint="cs"/>
          <w:rtl/>
        </w:rPr>
        <w:t xml:space="preserve">עוד </w:t>
      </w:r>
      <w:r w:rsidR="00CF0EFA">
        <w:rPr>
          <w:rFonts w:hint="cs"/>
          <w:rtl/>
        </w:rPr>
        <w:t>לא בן שלושה חודשים וכבר פגעה בשלמותו.</w:t>
      </w:r>
    </w:p>
    <w:p w14:paraId="5A1CC55A" w14:textId="0D982629" w:rsidR="00250F08" w:rsidRPr="00CD067C" w:rsidRDefault="00250F08" w:rsidP="00E23325">
      <w:pPr>
        <w:rPr>
          <w:rtl/>
        </w:rPr>
      </w:pPr>
      <w:r w:rsidRPr="00CD067C">
        <w:rPr>
          <w:rtl/>
        </w:rPr>
        <w:lastRenderedPageBreak/>
        <w:t>"</w:t>
      </w:r>
      <w:r w:rsidR="001C5A04">
        <w:rPr>
          <w:rFonts w:hint="cs"/>
          <w:rtl/>
        </w:rPr>
        <w:t>אימא</w:t>
      </w:r>
      <w:r w:rsidR="00E23325">
        <w:rPr>
          <w:rFonts w:hint="cs"/>
          <w:rtl/>
        </w:rPr>
        <w:t xml:space="preserve"> </w:t>
      </w:r>
      <w:r w:rsidRPr="00CD067C">
        <w:rPr>
          <w:rtl/>
        </w:rPr>
        <w:t>את יודעת שיש..."</w:t>
      </w:r>
    </w:p>
    <w:p w14:paraId="5E34A4FB" w14:textId="1B30F472" w:rsidR="00CF224F" w:rsidRDefault="00CF224F" w:rsidP="00250000">
      <w:pPr>
        <w:rPr>
          <w:rFonts w:cs="Times New Roman"/>
          <w:rtl/>
        </w:rPr>
      </w:pPr>
      <w:r w:rsidRPr="00CF224F">
        <w:rPr>
          <w:rFonts w:cs="Times New Roman"/>
          <w:rtl/>
        </w:rPr>
        <w:t>היא הביטה לעבר החלון</w:t>
      </w:r>
      <w:r w:rsidR="008B661E">
        <w:rPr>
          <w:rFonts w:cs="Times New Roman" w:hint="cs"/>
          <w:rtl/>
        </w:rPr>
        <w:t>.</w:t>
      </w:r>
      <w:r w:rsidRPr="00CF224F">
        <w:rPr>
          <w:rFonts w:cs="Times New Roman"/>
          <w:rtl/>
        </w:rPr>
        <w:t xml:space="preserve"> עד ש</w:t>
      </w:r>
      <w:r w:rsidR="0090748A" w:rsidRPr="0090748A">
        <w:rPr>
          <w:rFonts w:cs="Times New Roman"/>
          <w:rtl/>
        </w:rPr>
        <w:t>תשוב ו</w:t>
      </w:r>
      <w:r w:rsidRPr="00CF224F">
        <w:rPr>
          <w:rFonts w:cs="Times New Roman"/>
          <w:rtl/>
        </w:rPr>
        <w:t>תפנה את מבטה אליו, אלכס סרק את ספריה שעמדו על כוננית סמוך למיטתה. על שדרותיהם היו מודפסות מילים ארוכות, מקצועיות[השדרות</w:t>
      </w:r>
      <w:r w:rsidR="006B6AAA">
        <w:rPr>
          <w:rFonts w:cs="Times New Roman"/>
          <w:rtl/>
        </w:rPr>
        <w:t xml:space="preserve"> </w:t>
      </w:r>
      <w:r w:rsidRPr="00CF224F">
        <w:t>spines</w:t>
      </w:r>
      <w:r w:rsidRPr="00CF224F">
        <w:rPr>
          <w:rFonts w:cs="Times New Roman"/>
          <w:rtl/>
        </w:rPr>
        <w:t xml:space="preserve">]. </w:t>
      </w:r>
      <w:r w:rsidR="008B661E" w:rsidRPr="00CF224F">
        <w:rPr>
          <w:rFonts w:cs="Times New Roman"/>
          <w:rtl/>
        </w:rPr>
        <w:t xml:space="preserve">לפעמים </w:t>
      </w:r>
      <w:r w:rsidR="008B661E">
        <w:rPr>
          <w:rFonts w:cs="Times New Roman" w:hint="cs"/>
          <w:rtl/>
        </w:rPr>
        <w:t>נהג ל</w:t>
      </w:r>
      <w:r w:rsidRPr="00CF224F">
        <w:rPr>
          <w:rFonts w:cs="Times New Roman"/>
          <w:rtl/>
        </w:rPr>
        <w:t>דפדף בהם [באחדים היו תצלומים של נופי-ערבה, תרשימים, הוא דיפדף בהם פעם, הם נועדו לאנשים משכילים. הוא אהב] ולדמיין את אימו [המלומדת]</w:t>
      </w:r>
      <w:r w:rsidRPr="00CF224F">
        <w:rPr>
          <w:rtl/>
        </w:rPr>
        <w:t xml:space="preserve"> </w:t>
      </w:r>
      <w:r w:rsidRPr="00CF224F">
        <w:rPr>
          <w:rFonts w:cs="Times New Roman"/>
          <w:rtl/>
        </w:rPr>
        <w:t>במצבים נפלאים של לבלוב ו</w:t>
      </w:r>
      <w:r w:rsidR="0090748A" w:rsidRPr="0090748A">
        <w:rPr>
          <w:rFonts w:cs="Times New Roman"/>
          <w:rtl/>
        </w:rPr>
        <w:t xml:space="preserve">יצירתיות </w:t>
      </w:r>
      <w:r w:rsidR="0090748A">
        <w:rPr>
          <w:rFonts w:cs="Times New Roman" w:hint="cs"/>
          <w:rtl/>
        </w:rPr>
        <w:t>ו</w:t>
      </w:r>
      <w:r w:rsidRPr="00CF224F">
        <w:rPr>
          <w:rFonts w:cs="Times New Roman"/>
          <w:rtl/>
        </w:rPr>
        <w:t>ריכוז עילאי, כ</w:t>
      </w:r>
      <w:r w:rsidR="008B661E">
        <w:rPr>
          <w:rFonts w:cs="Times New Roman" w:hint="cs"/>
          <w:rtl/>
        </w:rPr>
        <w:t xml:space="preserve">י </w:t>
      </w:r>
      <w:r w:rsidRPr="00CF224F">
        <w:rPr>
          <w:rFonts w:cs="Times New Roman"/>
          <w:rtl/>
        </w:rPr>
        <w:t xml:space="preserve">רק אדם בעל השכלה ומומחיות </w:t>
      </w:r>
      <w:r w:rsidR="0090748A">
        <w:rPr>
          <w:rFonts w:cs="Times New Roman" w:hint="cs"/>
          <w:rtl/>
        </w:rPr>
        <w:t>[</w:t>
      </w:r>
      <w:r w:rsidRPr="00CF224F">
        <w:rPr>
          <w:rFonts w:cs="Times New Roman"/>
          <w:rtl/>
        </w:rPr>
        <w:t>סמכותית, בוטחת</w:t>
      </w:r>
      <w:r w:rsidR="0090748A">
        <w:rPr>
          <w:rFonts w:cs="Times New Roman" w:hint="cs"/>
          <w:rtl/>
        </w:rPr>
        <w:t>]</w:t>
      </w:r>
      <w:r w:rsidRPr="00CF224F">
        <w:rPr>
          <w:rFonts w:cs="Times New Roman"/>
          <w:rtl/>
        </w:rPr>
        <w:t xml:space="preserve"> כשלה יכול להביא </w:t>
      </w:r>
      <w:r w:rsidR="0090748A" w:rsidRPr="0090748A">
        <w:rPr>
          <w:rFonts w:cs="Times New Roman"/>
          <w:rtl/>
        </w:rPr>
        <w:t xml:space="preserve">את הכתוב בספרים המסובכים האלו </w:t>
      </w:r>
      <w:r w:rsidRPr="00CF224F">
        <w:rPr>
          <w:rFonts w:cs="Times New Roman"/>
          <w:rtl/>
        </w:rPr>
        <w:t>לידי שימוש.</w:t>
      </w:r>
      <w:r w:rsidRPr="00CF224F">
        <w:rPr>
          <w:rFonts w:cs="Times New Roman" w:hint="cs"/>
          <w:rtl/>
        </w:rPr>
        <w:t xml:space="preserve"> </w:t>
      </w:r>
    </w:p>
    <w:p w14:paraId="56923806" w14:textId="1A9AF8C0" w:rsidR="001D2B69" w:rsidRDefault="00E23325" w:rsidP="00250000">
      <w:pPr>
        <w:rPr>
          <w:rtl/>
        </w:rPr>
      </w:pPr>
      <w:r>
        <w:rPr>
          <w:rFonts w:hint="cs"/>
          <w:rtl/>
        </w:rPr>
        <w:t>[</w:t>
      </w:r>
      <w:r w:rsidR="001D2B69">
        <w:rPr>
          <w:rFonts w:hint="cs"/>
          <w:rtl/>
        </w:rPr>
        <w:t>"</w:t>
      </w:r>
      <w:r w:rsidR="001C5A04">
        <w:rPr>
          <w:rFonts w:hint="cs"/>
          <w:rtl/>
        </w:rPr>
        <w:t>אימא</w:t>
      </w:r>
      <w:r w:rsidR="001D2B69">
        <w:rPr>
          <w:rFonts w:hint="cs"/>
          <w:rtl/>
        </w:rPr>
        <w:t>, את יודעת שקסטור ופולוקס נולדו מביצה? הם ידעו לרכב על סוסים יותר טוב מכולם והיו הציידים הכי חזקים בעולם."</w:t>
      </w:r>
      <w:r>
        <w:rPr>
          <w:rFonts w:hint="cs"/>
          <w:rtl/>
        </w:rPr>
        <w:t>]</w:t>
      </w:r>
    </w:p>
    <w:p w14:paraId="427C31F2" w14:textId="77594914" w:rsidR="003E5E58" w:rsidRDefault="00A61D04" w:rsidP="006A6DCF">
      <w:pPr>
        <w:rPr>
          <w:rtl/>
        </w:rPr>
      </w:pPr>
      <w:r>
        <w:rPr>
          <w:rFonts w:hint="cs"/>
          <w:rtl/>
        </w:rPr>
        <w:t>"</w:t>
      </w:r>
      <w:r w:rsidR="001C5A04">
        <w:rPr>
          <w:rFonts w:hint="cs"/>
          <w:rtl/>
        </w:rPr>
        <w:t>אימא</w:t>
      </w:r>
      <w:r w:rsidR="001B55B2">
        <w:rPr>
          <w:rFonts w:hint="cs"/>
          <w:rtl/>
        </w:rPr>
        <w:t xml:space="preserve"> את יודעת ש</w:t>
      </w:r>
      <w:r w:rsidR="00123D19">
        <w:rPr>
          <w:rFonts w:hint="cs"/>
          <w:rtl/>
        </w:rPr>
        <w:t xml:space="preserve">פְּריסקוּס </w:t>
      </w:r>
      <w:r w:rsidR="00E41159" w:rsidRPr="00E41159">
        <w:rPr>
          <w:rFonts w:cs="Times New Roman"/>
          <w:rtl/>
        </w:rPr>
        <w:t xml:space="preserve">וּוֶרוּס </w:t>
      </w:r>
      <w:r w:rsidR="00505567">
        <w:rPr>
          <w:rFonts w:hint="cs"/>
          <w:rtl/>
        </w:rPr>
        <w:t>נל</w:t>
      </w:r>
      <w:r w:rsidR="005F047C">
        <w:rPr>
          <w:rFonts w:hint="cs"/>
          <w:rtl/>
        </w:rPr>
        <w:t>חמו אחד בשני בקולו</w:t>
      </w:r>
      <w:r w:rsidR="00505567">
        <w:rPr>
          <w:rFonts w:hint="cs"/>
          <w:rtl/>
        </w:rPr>
        <w:t>ס</w:t>
      </w:r>
      <w:r w:rsidR="005F047C">
        <w:rPr>
          <w:rFonts w:hint="cs"/>
          <w:rtl/>
        </w:rPr>
        <w:t>י</w:t>
      </w:r>
      <w:r w:rsidR="00505567">
        <w:rPr>
          <w:rFonts w:hint="cs"/>
          <w:rtl/>
        </w:rPr>
        <w:t xml:space="preserve">אום? </w:t>
      </w:r>
      <w:r w:rsidR="00E23325">
        <w:rPr>
          <w:rFonts w:hint="cs"/>
          <w:rtl/>
        </w:rPr>
        <w:t>היו להם סכינים</w:t>
      </w:r>
      <w:r w:rsidR="0090628A">
        <w:rPr>
          <w:rFonts w:hint="cs"/>
          <w:rtl/>
        </w:rPr>
        <w:t xml:space="preserve"> ארו</w:t>
      </w:r>
      <w:r w:rsidR="00E23325">
        <w:rPr>
          <w:rFonts w:hint="cs"/>
          <w:rtl/>
        </w:rPr>
        <w:t>כות</w:t>
      </w:r>
      <w:r w:rsidR="0090628A">
        <w:rPr>
          <w:rFonts w:hint="cs"/>
          <w:rtl/>
        </w:rPr>
        <w:t xml:space="preserve"> וחד</w:t>
      </w:r>
      <w:r w:rsidR="00E23325">
        <w:rPr>
          <w:rFonts w:hint="cs"/>
          <w:rtl/>
        </w:rPr>
        <w:t>ות מא</w:t>
      </w:r>
      <w:r w:rsidR="006A6DCF">
        <w:rPr>
          <w:rFonts w:hint="cs"/>
          <w:rtl/>
        </w:rPr>
        <w:t>ו</w:t>
      </w:r>
      <w:r w:rsidR="00E23325">
        <w:rPr>
          <w:rFonts w:hint="cs"/>
          <w:rtl/>
        </w:rPr>
        <w:t>ד</w:t>
      </w:r>
      <w:r w:rsidR="006A6DCF">
        <w:rPr>
          <w:rFonts w:hint="cs"/>
          <w:rtl/>
        </w:rPr>
        <w:t>,</w:t>
      </w:r>
      <w:r w:rsidR="00E23325">
        <w:rPr>
          <w:rFonts w:hint="cs"/>
          <w:rtl/>
        </w:rPr>
        <w:t xml:space="preserve"> שקוראים להן</w:t>
      </w:r>
      <w:r w:rsidR="005448A6">
        <w:rPr>
          <w:rFonts w:hint="cs"/>
          <w:rtl/>
        </w:rPr>
        <w:t xml:space="preserve"> גלדיוס</w:t>
      </w:r>
      <w:r w:rsidR="006A6DCF">
        <w:rPr>
          <w:rFonts w:hint="cs"/>
          <w:rtl/>
        </w:rPr>
        <w:t>,</w:t>
      </w:r>
      <w:r w:rsidR="005448A6">
        <w:rPr>
          <w:rFonts w:hint="cs"/>
          <w:rtl/>
        </w:rPr>
        <w:t xml:space="preserve"> ו</w:t>
      </w:r>
      <w:r w:rsidR="00E23325">
        <w:rPr>
          <w:rFonts w:hint="cs"/>
          <w:rtl/>
        </w:rPr>
        <w:t>הם ל</w:t>
      </w:r>
      <w:r w:rsidR="004010A8">
        <w:rPr>
          <w:rFonts w:hint="cs"/>
          <w:rtl/>
        </w:rPr>
        <w:t>א הצליח</w:t>
      </w:r>
      <w:r w:rsidR="00E23325">
        <w:rPr>
          <w:rFonts w:hint="cs"/>
          <w:rtl/>
        </w:rPr>
        <w:t>ו</w:t>
      </w:r>
      <w:r w:rsidR="004010A8">
        <w:rPr>
          <w:rFonts w:hint="cs"/>
          <w:rtl/>
        </w:rPr>
        <w:t xml:space="preserve"> להכניע </w:t>
      </w:r>
      <w:r w:rsidR="00E23325">
        <w:rPr>
          <w:rFonts w:hint="cs"/>
          <w:rtl/>
        </w:rPr>
        <w:t xml:space="preserve">אחד </w:t>
      </w:r>
      <w:r w:rsidR="004010A8">
        <w:rPr>
          <w:rFonts w:hint="cs"/>
          <w:rtl/>
        </w:rPr>
        <w:t>את השני</w:t>
      </w:r>
      <w:r w:rsidR="005448A6">
        <w:rPr>
          <w:rFonts w:hint="cs"/>
          <w:rtl/>
        </w:rPr>
        <w:t xml:space="preserve">. </w:t>
      </w:r>
      <w:r w:rsidR="0090628A">
        <w:rPr>
          <w:rFonts w:hint="cs"/>
          <w:rtl/>
        </w:rPr>
        <w:t xml:space="preserve">שניהם </w:t>
      </w:r>
      <w:r w:rsidR="004010A8">
        <w:rPr>
          <w:rFonts w:hint="cs"/>
          <w:rtl/>
        </w:rPr>
        <w:t>ביחד ניצחו</w:t>
      </w:r>
      <w:r w:rsidR="0090748A" w:rsidRPr="0090748A">
        <w:rPr>
          <w:rFonts w:cs="Times New Roman"/>
          <w:rtl/>
        </w:rPr>
        <w:t xml:space="preserve"> במאבק</w:t>
      </w:r>
      <w:r w:rsidR="004010A8">
        <w:rPr>
          <w:rFonts w:hint="cs"/>
          <w:rtl/>
        </w:rPr>
        <w:t>, כי</w:t>
      </w:r>
      <w:r w:rsidR="0090628A">
        <w:rPr>
          <w:rFonts w:hint="cs"/>
          <w:rtl/>
        </w:rPr>
        <w:t xml:space="preserve"> </w:t>
      </w:r>
      <w:r w:rsidR="005448A6">
        <w:rPr>
          <w:rFonts w:hint="cs"/>
          <w:rtl/>
        </w:rPr>
        <w:t xml:space="preserve">הם היו שווים בכוחות שלהם, </w:t>
      </w:r>
      <w:r w:rsidR="00E23325">
        <w:rPr>
          <w:rFonts w:hint="cs"/>
          <w:rtl/>
        </w:rPr>
        <w:t>ובתחבולות שלהם,</w:t>
      </w:r>
      <w:r w:rsidR="004010A8">
        <w:rPr>
          <w:rFonts w:hint="cs"/>
          <w:rtl/>
        </w:rPr>
        <w:t xml:space="preserve"> </w:t>
      </w:r>
      <w:r w:rsidR="005448A6">
        <w:rPr>
          <w:rFonts w:hint="cs"/>
          <w:rtl/>
        </w:rPr>
        <w:t xml:space="preserve">בידע </w:t>
      </w:r>
      <w:r w:rsidR="00EF1152">
        <w:rPr>
          <w:rFonts w:hint="cs"/>
          <w:rtl/>
        </w:rPr>
        <w:t xml:space="preserve">שלהם בתורת </w:t>
      </w:r>
      <w:r w:rsidR="005448A6">
        <w:rPr>
          <w:rFonts w:hint="cs"/>
          <w:rtl/>
        </w:rPr>
        <w:t>הלחימה</w:t>
      </w:r>
      <w:r w:rsidR="003E5E58">
        <w:rPr>
          <w:rFonts w:hint="cs"/>
          <w:rtl/>
        </w:rPr>
        <w:t>."</w:t>
      </w:r>
    </w:p>
    <w:p w14:paraId="3194DCBE" w14:textId="22755B65" w:rsidR="003E5E58" w:rsidRDefault="001C5A04" w:rsidP="006A6DCF">
      <w:pPr>
        <w:rPr>
          <w:rtl/>
        </w:rPr>
      </w:pPr>
      <w:r>
        <w:rPr>
          <w:rtl/>
        </w:rPr>
        <w:t>אימא</w:t>
      </w:r>
      <w:r w:rsidR="003E5E58">
        <w:rPr>
          <w:rtl/>
        </w:rPr>
        <w:t xml:space="preserve"> </w:t>
      </w:r>
      <w:r w:rsidR="006A6DCF">
        <w:rPr>
          <w:rFonts w:hint="cs"/>
          <w:rtl/>
        </w:rPr>
        <w:t>ה</w:t>
      </w:r>
      <w:r w:rsidR="006A6DCF">
        <w:rPr>
          <w:rtl/>
        </w:rPr>
        <w:t>ד</w:t>
      </w:r>
      <w:r w:rsidR="006A6DCF">
        <w:rPr>
          <w:rFonts w:hint="cs"/>
          <w:rtl/>
        </w:rPr>
        <w:t>פ</w:t>
      </w:r>
      <w:r w:rsidR="003E5E58">
        <w:rPr>
          <w:rtl/>
        </w:rPr>
        <w:t>ה את ידו</w:t>
      </w:r>
      <w:r w:rsidR="006A6DCF">
        <w:rPr>
          <w:rFonts w:hint="cs"/>
          <w:rtl/>
        </w:rPr>
        <w:t xml:space="preserve"> כדי</w:t>
      </w:r>
      <w:r w:rsidR="003E5E58">
        <w:rPr>
          <w:rtl/>
        </w:rPr>
        <w:t xml:space="preserve"> להגיע לחבילת ה</w:t>
      </w:r>
      <w:r w:rsidR="003E5E58">
        <w:rPr>
          <w:rFonts w:hint="cs"/>
          <w:rtl/>
        </w:rPr>
        <w:t>ממחטות</w:t>
      </w:r>
      <w:r w:rsidR="003E5E58">
        <w:rPr>
          <w:rtl/>
        </w:rPr>
        <w:t xml:space="preserve">. </w:t>
      </w:r>
    </w:p>
    <w:p w14:paraId="36E537F8" w14:textId="780EE321" w:rsidR="00A61D04" w:rsidRDefault="003E5E58" w:rsidP="003E5E58">
      <w:pPr>
        <w:rPr>
          <w:rtl/>
        </w:rPr>
      </w:pPr>
      <w:r>
        <w:rPr>
          <w:rtl/>
        </w:rPr>
        <w:t xml:space="preserve">הוא שלף </w:t>
      </w:r>
      <w:r>
        <w:rPr>
          <w:rFonts w:hint="cs"/>
          <w:rtl/>
        </w:rPr>
        <w:t>עבורה ממחטה והמשיך, "</w:t>
      </w:r>
      <w:r w:rsidR="002775A6">
        <w:rPr>
          <w:rFonts w:hint="cs"/>
          <w:rtl/>
        </w:rPr>
        <w:t>הם</w:t>
      </w:r>
      <w:r w:rsidR="004010A8">
        <w:rPr>
          <w:rFonts w:hint="cs"/>
          <w:rtl/>
        </w:rPr>
        <w:t xml:space="preserve"> </w:t>
      </w:r>
      <w:r w:rsidR="002775A6">
        <w:rPr>
          <w:rFonts w:hint="cs"/>
          <w:rtl/>
        </w:rPr>
        <w:t xml:space="preserve">כנראה למדו </w:t>
      </w:r>
      <w:r w:rsidR="00E2777E">
        <w:rPr>
          <w:rFonts w:hint="cs"/>
          <w:rtl/>
        </w:rPr>
        <w:t>ב</w:t>
      </w:r>
      <w:r w:rsidR="002775A6">
        <w:rPr>
          <w:rFonts w:hint="cs"/>
          <w:rtl/>
        </w:rPr>
        <w:t>אותו בית-</w:t>
      </w:r>
      <w:r w:rsidR="004010A8">
        <w:rPr>
          <w:rFonts w:hint="cs"/>
          <w:rtl/>
        </w:rPr>
        <w:t>ספר,</w:t>
      </w:r>
      <w:r w:rsidR="009564E3">
        <w:rPr>
          <w:rFonts w:hint="cs"/>
          <w:rtl/>
        </w:rPr>
        <w:t xml:space="preserve"> </w:t>
      </w:r>
      <w:r w:rsidR="00EF1152">
        <w:rPr>
          <w:rFonts w:hint="cs"/>
          <w:rtl/>
        </w:rPr>
        <w:t xml:space="preserve">אולי </w:t>
      </w:r>
      <w:r w:rsidR="004010A8">
        <w:rPr>
          <w:rFonts w:hint="cs"/>
          <w:rtl/>
        </w:rPr>
        <w:t>אצל אותו מאמן</w:t>
      </w:r>
      <w:r w:rsidR="002775A6">
        <w:rPr>
          <w:rFonts w:hint="cs"/>
          <w:rtl/>
        </w:rPr>
        <w:t xml:space="preserve">! </w:t>
      </w:r>
      <w:r w:rsidR="00EF1152">
        <w:rPr>
          <w:rFonts w:hint="cs"/>
          <w:rtl/>
        </w:rPr>
        <w:t>אני חושב</w:t>
      </w:r>
      <w:r w:rsidR="002775A6">
        <w:rPr>
          <w:rFonts w:hint="cs"/>
          <w:rtl/>
        </w:rPr>
        <w:t xml:space="preserve"> </w:t>
      </w:r>
      <w:r w:rsidR="00EF1152">
        <w:rPr>
          <w:rFonts w:hint="cs"/>
          <w:rtl/>
        </w:rPr>
        <w:t>ש</w:t>
      </w:r>
      <w:r w:rsidR="002775A6">
        <w:rPr>
          <w:rFonts w:hint="cs"/>
          <w:rtl/>
        </w:rPr>
        <w:t xml:space="preserve">הם היו חברים אפילו. </w:t>
      </w:r>
      <w:r w:rsidR="004010A8">
        <w:rPr>
          <w:rFonts w:hint="cs"/>
          <w:rtl/>
        </w:rPr>
        <w:t xml:space="preserve">הקיסר וכל הצופים </w:t>
      </w:r>
      <w:r w:rsidR="005448A6">
        <w:rPr>
          <w:rFonts w:hint="cs"/>
          <w:rtl/>
        </w:rPr>
        <w:t xml:space="preserve">לא </w:t>
      </w:r>
      <w:r w:rsidR="004010A8">
        <w:rPr>
          <w:rFonts w:hint="cs"/>
          <w:rtl/>
        </w:rPr>
        <w:t>ראו</w:t>
      </w:r>
      <w:r w:rsidR="0090628A">
        <w:rPr>
          <w:rFonts w:hint="cs"/>
          <w:rtl/>
        </w:rPr>
        <w:t xml:space="preserve"> שני לוחמים שהיו </w:t>
      </w:r>
      <w:r w:rsidR="00F97A34">
        <w:rPr>
          <w:rFonts w:hint="cs"/>
          <w:rtl/>
        </w:rPr>
        <w:t>כל כך</w:t>
      </w:r>
      <w:r w:rsidR="0090628A">
        <w:rPr>
          <w:rFonts w:hint="cs"/>
          <w:rtl/>
        </w:rPr>
        <w:t xml:space="preserve"> דומים</w:t>
      </w:r>
      <w:r w:rsidR="00E2777E">
        <w:rPr>
          <w:rFonts w:hint="cs"/>
          <w:rtl/>
        </w:rPr>
        <w:t>, דומים באמת</w:t>
      </w:r>
      <w:r w:rsidR="005448A6">
        <w:rPr>
          <w:rFonts w:hint="cs"/>
          <w:rtl/>
        </w:rPr>
        <w:t xml:space="preserve">, כי הקרב נמשך ונמשך </w:t>
      </w:r>
      <w:r w:rsidR="0090628A">
        <w:rPr>
          <w:rFonts w:hint="cs"/>
          <w:rtl/>
        </w:rPr>
        <w:t>וכל אחד ניסה להרוג את השני ולא הצליח.</w:t>
      </w:r>
      <w:r w:rsidR="005448A6">
        <w:rPr>
          <w:rFonts w:hint="cs"/>
          <w:rtl/>
        </w:rPr>
        <w:t>"</w:t>
      </w:r>
    </w:p>
    <w:p w14:paraId="12A101DC" w14:textId="047DA7E7" w:rsidR="00250F08" w:rsidRDefault="001D2B69" w:rsidP="00250000">
      <w:pPr>
        <w:rPr>
          <w:rtl/>
        </w:rPr>
      </w:pPr>
      <w:r>
        <w:rPr>
          <w:rFonts w:hint="cs"/>
          <w:rtl/>
        </w:rPr>
        <w:t>[</w:t>
      </w:r>
      <w:r w:rsidR="00250F08" w:rsidRPr="00CD067C">
        <w:rPr>
          <w:rtl/>
        </w:rPr>
        <w:t>"</w:t>
      </w:r>
      <w:r w:rsidR="001C5A04">
        <w:rPr>
          <w:rtl/>
        </w:rPr>
        <w:t>אימא</w:t>
      </w:r>
      <w:r w:rsidR="00250F08" w:rsidRPr="00CD067C">
        <w:rPr>
          <w:rtl/>
        </w:rPr>
        <w:t xml:space="preserve"> את יודעת ש</w:t>
      </w:r>
      <w:r w:rsidR="00762822">
        <w:rPr>
          <w:rtl/>
        </w:rPr>
        <w:t>אנכידו</w:t>
      </w:r>
      <w:r w:rsidR="00250F08" w:rsidRPr="00CD067C">
        <w:rPr>
          <w:rtl/>
        </w:rPr>
        <w:t xml:space="preserve"> היה החבר הכי טוב של גילגמש, אפילו שגילגמש היה מלך נורא חזק ואדיר ו</w:t>
      </w:r>
      <w:r w:rsidR="00762822">
        <w:rPr>
          <w:rtl/>
        </w:rPr>
        <w:t>אנכידו</w:t>
      </w:r>
      <w:r w:rsidR="00250F08" w:rsidRPr="00CD067C">
        <w:rPr>
          <w:rtl/>
        </w:rPr>
        <w:t xml:space="preserve"> חי בשדות, יחד עם החיות?"</w:t>
      </w:r>
      <w:r w:rsidR="00BD047D">
        <w:rPr>
          <w:rFonts w:hint="cs"/>
          <w:rtl/>
        </w:rPr>
        <w:t xml:space="preserve"> [לנסות לשנות את זה ל</w:t>
      </w:r>
      <w:r w:rsidR="00AA68C7">
        <w:rPr>
          <w:rFonts w:hint="cs"/>
          <w:rtl/>
        </w:rPr>
        <w:t>לוחמי הזירה / גלדיאטורים מסוגים שונים ברומא העתיקה]</w:t>
      </w:r>
    </w:p>
    <w:p w14:paraId="45D10374" w14:textId="77777777" w:rsidR="00AA68C7" w:rsidRDefault="00AA68C7" w:rsidP="00250000">
      <w:pPr>
        <w:rPr>
          <w:rtl/>
        </w:rPr>
      </w:pPr>
      <w:r>
        <w:rPr>
          <w:rFonts w:hint="cs"/>
          <w:rtl/>
        </w:rPr>
        <w:t xml:space="preserve">רטיארוס </w:t>
      </w:r>
      <w:r>
        <w:rPr>
          <w:rtl/>
        </w:rPr>
        <w:t>–</w:t>
      </w:r>
      <w:r>
        <w:rPr>
          <w:rFonts w:hint="cs"/>
          <w:rtl/>
        </w:rPr>
        <w:t xml:space="preserve"> לוחם במופע גלדיאטורים שכלי נשקו רשת דייגים וקלשון בעל 3 שיניים. [אולי בזה "נלחם" אלכס בציד דגים באלסקה]</w:t>
      </w:r>
    </w:p>
    <w:p w14:paraId="7E7E4B42" w14:textId="77777777" w:rsidR="00AA68C7" w:rsidRDefault="00AA68C7" w:rsidP="00250000">
      <w:pPr>
        <w:rPr>
          <w:rtl/>
        </w:rPr>
      </w:pPr>
      <w:r>
        <w:rPr>
          <w:rFonts w:hint="cs"/>
          <w:rtl/>
        </w:rPr>
        <w:t>השיר שלהם:</w:t>
      </w:r>
    </w:p>
    <w:p w14:paraId="4E1A262D" w14:textId="77777777" w:rsidR="00AA68C7" w:rsidRDefault="00AA68C7" w:rsidP="00250000">
      <w:pPr>
        <w:rPr>
          <w:rtl/>
        </w:rPr>
      </w:pPr>
      <w:r>
        <w:t>Non te, peto, piscem peto, Quis me fugis, Galle?</w:t>
      </w:r>
    </w:p>
    <w:p w14:paraId="5C376849" w14:textId="77777777" w:rsidR="00AA68C7" w:rsidRDefault="00AA68C7" w:rsidP="00250000">
      <w:pPr>
        <w:rPr>
          <w:rtl/>
        </w:rPr>
      </w:pPr>
      <w:r>
        <w:rPr>
          <w:rFonts w:hint="cs"/>
          <w:rtl/>
        </w:rPr>
        <w:t>אינני מחפש אותך, דגים אני מחפש; למה אתה נמלט ממני איש גליה?</w:t>
      </w:r>
    </w:p>
    <w:p w14:paraId="54A88D7D" w14:textId="77777777" w:rsidR="00AA68C7" w:rsidRPr="00CD067C" w:rsidRDefault="00AA68C7" w:rsidP="00250000">
      <w:pPr>
        <w:rPr>
          <w:rtl/>
        </w:rPr>
      </w:pPr>
      <w:r>
        <w:rPr>
          <w:rFonts w:hint="cs"/>
          <w:rtl/>
        </w:rPr>
        <w:t>[קוו ואדיס עמ' 400 פרק 51]</w:t>
      </w:r>
    </w:p>
    <w:p w14:paraId="6148CD80" w14:textId="77777777" w:rsidR="001D2B69" w:rsidRDefault="001D2B69" w:rsidP="00250000">
      <w:pPr>
        <w:rPr>
          <w:rtl/>
        </w:rPr>
      </w:pPr>
      <w:r>
        <w:rPr>
          <w:rFonts w:hint="cs"/>
          <w:rtl/>
        </w:rPr>
        <w:t>]</w:t>
      </w:r>
    </w:p>
    <w:p w14:paraId="41008037" w14:textId="6608F791" w:rsidR="0055180D" w:rsidRDefault="00B507D9" w:rsidP="003E5E58">
      <w:pPr>
        <w:rPr>
          <w:rtl/>
        </w:rPr>
      </w:pPr>
      <w:r>
        <w:rPr>
          <w:rFonts w:hint="cs"/>
          <w:rtl/>
        </w:rPr>
        <w:t>[</w:t>
      </w:r>
      <w:r w:rsidR="00250F08" w:rsidRPr="00CD067C">
        <w:rPr>
          <w:rtl/>
        </w:rPr>
        <w:t xml:space="preserve">ואלכס המשיך לספר בהתלהבות. "ואת יודעת </w:t>
      </w:r>
      <w:r w:rsidR="001C5A04">
        <w:rPr>
          <w:rtl/>
        </w:rPr>
        <w:t>אימא</w:t>
      </w:r>
      <w:r w:rsidR="00250F08" w:rsidRPr="00CD067C">
        <w:rPr>
          <w:rtl/>
        </w:rPr>
        <w:t xml:space="preserve"> שהמלך גילגמש אהב יותר מכל את חברו הטוב </w:t>
      </w:r>
      <w:r w:rsidR="00762822">
        <w:rPr>
          <w:rtl/>
        </w:rPr>
        <w:t>אנכידו</w:t>
      </w:r>
      <w:r w:rsidR="00250F08" w:rsidRPr="00CD067C">
        <w:rPr>
          <w:rtl/>
        </w:rPr>
        <w:t>, ושהם נלחמו ביחד במפלצת ה</w:t>
      </w:r>
      <w:r w:rsidR="00250F08" w:rsidRPr="00CD067C">
        <w:rPr>
          <w:rFonts w:hint="cs"/>
          <w:rtl/>
        </w:rPr>
        <w:t>איומ</w:t>
      </w:r>
      <w:r w:rsidR="00250F08" w:rsidRPr="00CD067C">
        <w:rPr>
          <w:rtl/>
        </w:rPr>
        <w:t>ה חומבבה?"</w:t>
      </w:r>
      <w:r>
        <w:rPr>
          <w:rFonts w:hint="cs"/>
          <w:rtl/>
        </w:rPr>
        <w:t xml:space="preserve">] </w:t>
      </w:r>
    </w:p>
    <w:p w14:paraId="4B439A38" w14:textId="1FF60807" w:rsidR="004010A8" w:rsidRDefault="00B507D9" w:rsidP="00B300B8">
      <w:pPr>
        <w:rPr>
          <w:rtl/>
        </w:rPr>
      </w:pPr>
      <w:r>
        <w:rPr>
          <w:rFonts w:hint="cs"/>
          <w:rtl/>
        </w:rPr>
        <w:t xml:space="preserve">"זה </w:t>
      </w:r>
      <w:r w:rsidR="006A6DCF">
        <w:rPr>
          <w:rFonts w:hint="cs"/>
          <w:rtl/>
        </w:rPr>
        <w:t xml:space="preserve">ממש </w:t>
      </w:r>
      <w:r>
        <w:rPr>
          <w:rFonts w:hint="cs"/>
          <w:rtl/>
        </w:rPr>
        <w:t>מטורף</w:t>
      </w:r>
      <w:r w:rsidR="0055180D">
        <w:rPr>
          <w:rFonts w:hint="cs"/>
          <w:rtl/>
        </w:rPr>
        <w:t>, הלחימה הזאת</w:t>
      </w:r>
      <w:r>
        <w:rPr>
          <w:rFonts w:hint="cs"/>
          <w:rtl/>
        </w:rPr>
        <w:t>.</w:t>
      </w:r>
      <w:r w:rsidR="0055180D">
        <w:rPr>
          <w:rFonts w:hint="cs"/>
          <w:rtl/>
        </w:rPr>
        <w:t xml:space="preserve">" </w:t>
      </w:r>
      <w:r w:rsidR="0055180D">
        <w:rPr>
          <w:rtl/>
        </w:rPr>
        <w:t>היא אחזה את</w:t>
      </w:r>
      <w:r w:rsidR="0055180D">
        <w:rPr>
          <w:rFonts w:hint="cs"/>
          <w:rtl/>
        </w:rPr>
        <w:t xml:space="preserve"> הממחטה</w:t>
      </w:r>
      <w:r w:rsidR="0055180D" w:rsidRPr="00CD067C">
        <w:rPr>
          <w:rtl/>
        </w:rPr>
        <w:t xml:space="preserve"> מתחת ל</w:t>
      </w:r>
      <w:r w:rsidR="00B300B8">
        <w:rPr>
          <w:rFonts w:hint="cs"/>
          <w:rtl/>
        </w:rPr>
        <w:t>שד</w:t>
      </w:r>
      <w:r w:rsidR="0055180D" w:rsidRPr="00CD067C">
        <w:rPr>
          <w:rtl/>
        </w:rPr>
        <w:t xml:space="preserve"> שנטף</w:t>
      </w:r>
      <w:r w:rsidR="00065D63" w:rsidRPr="00065D63">
        <w:rPr>
          <w:rtl/>
        </w:rPr>
        <w:t xml:space="preserve"> </w:t>
      </w:r>
      <w:r w:rsidR="00065D63" w:rsidRPr="00065D63">
        <w:rPr>
          <w:rFonts w:cs="Times New Roman"/>
          <w:rtl/>
        </w:rPr>
        <w:t>טיפות חלב על חולצתה</w:t>
      </w:r>
      <w:r w:rsidR="0055180D">
        <w:rPr>
          <w:rFonts w:hint="cs"/>
          <w:rtl/>
        </w:rPr>
        <w:t>.</w:t>
      </w:r>
      <w:r>
        <w:rPr>
          <w:rFonts w:hint="cs"/>
          <w:rtl/>
        </w:rPr>
        <w:t xml:space="preserve"> </w:t>
      </w:r>
      <w:r w:rsidR="0055180D">
        <w:rPr>
          <w:rFonts w:hint="cs"/>
          <w:rtl/>
        </w:rPr>
        <w:t>"</w:t>
      </w:r>
      <w:r w:rsidR="004010A8">
        <w:rPr>
          <w:rFonts w:hint="cs"/>
          <w:rtl/>
        </w:rPr>
        <w:t>למה ש</w:t>
      </w:r>
      <w:r w:rsidR="00800FF3">
        <w:rPr>
          <w:rFonts w:hint="cs"/>
          <w:rtl/>
        </w:rPr>
        <w:t>חברים</w:t>
      </w:r>
      <w:r w:rsidR="004010A8">
        <w:rPr>
          <w:rFonts w:hint="cs"/>
          <w:rtl/>
        </w:rPr>
        <w:t xml:space="preserve"> י</w:t>
      </w:r>
      <w:r w:rsidR="001B250A">
        <w:rPr>
          <w:rFonts w:hint="cs"/>
          <w:rtl/>
        </w:rPr>
        <w:t>י</w:t>
      </w:r>
      <w:r w:rsidR="004010A8">
        <w:rPr>
          <w:rFonts w:hint="cs"/>
          <w:rtl/>
        </w:rPr>
        <w:t>לחמו ככה?"</w:t>
      </w:r>
    </w:p>
    <w:p w14:paraId="7B8020D2" w14:textId="77777777" w:rsidR="00250F08" w:rsidRPr="00CD067C" w:rsidRDefault="00B507D9" w:rsidP="003E5E58">
      <w:pPr>
        <w:rPr>
          <w:rtl/>
        </w:rPr>
      </w:pPr>
      <w:r>
        <w:rPr>
          <w:rFonts w:hint="cs"/>
          <w:rtl/>
        </w:rPr>
        <w:t>"כי ז</w:t>
      </w:r>
      <w:r w:rsidR="004010A8">
        <w:rPr>
          <w:rFonts w:hint="cs"/>
          <w:rtl/>
        </w:rPr>
        <w:t>ה הנדר</w:t>
      </w:r>
      <w:r w:rsidR="00B300B8">
        <w:rPr>
          <w:rFonts w:hint="cs"/>
          <w:rtl/>
        </w:rPr>
        <w:t xml:space="preserve"> של הלוחמים</w:t>
      </w:r>
      <w:r w:rsidR="004010A8">
        <w:rPr>
          <w:rFonts w:hint="cs"/>
          <w:rtl/>
        </w:rPr>
        <w:t>.</w:t>
      </w:r>
      <w:r>
        <w:rPr>
          <w:rFonts w:hint="cs"/>
          <w:rtl/>
        </w:rPr>
        <w:t xml:space="preserve"> הם נשבעו שיהיו מוכנים לכל כאב. שישרפו אותם, שיכבלו אותם. הם </w:t>
      </w:r>
      <w:r w:rsidR="00D27618">
        <w:rPr>
          <w:rFonts w:hint="cs"/>
          <w:rtl/>
        </w:rPr>
        <w:t>יהיו מוכנים ל</w:t>
      </w:r>
      <w:r w:rsidR="003E5E58">
        <w:rPr>
          <w:rFonts w:hint="cs"/>
          <w:rtl/>
        </w:rPr>
        <w:t>הצלפות</w:t>
      </w:r>
      <w:r w:rsidR="00D27618">
        <w:rPr>
          <w:rFonts w:hint="cs"/>
          <w:rtl/>
        </w:rPr>
        <w:t>, הם יהיו</w:t>
      </w:r>
      <w:r>
        <w:rPr>
          <w:rFonts w:hint="cs"/>
          <w:rtl/>
        </w:rPr>
        <w:t xml:space="preserve"> </w:t>
      </w:r>
      <w:r>
        <w:rPr>
          <w:rtl/>
        </w:rPr>
        <w:t>–</w:t>
      </w:r>
      <w:r>
        <w:rPr>
          <w:rFonts w:hint="cs"/>
          <w:rtl/>
        </w:rPr>
        <w:t xml:space="preserve"> "</w:t>
      </w:r>
    </w:p>
    <w:p w14:paraId="7D780741" w14:textId="79598CA6" w:rsidR="00263CD7" w:rsidRDefault="00250F08" w:rsidP="00250000">
      <w:pPr>
        <w:rPr>
          <w:rtl/>
        </w:rPr>
      </w:pPr>
      <w:r w:rsidRPr="00CD067C">
        <w:rPr>
          <w:rtl/>
        </w:rPr>
        <w:t xml:space="preserve">"אלכס, אלכס, </w:t>
      </w:r>
      <w:r w:rsidR="00303BE1" w:rsidRPr="00303BE1">
        <w:rPr>
          <w:rFonts w:cs="Times New Roman"/>
          <w:rtl/>
        </w:rPr>
        <w:t>באיזה הבלים אתה</w:t>
      </w:r>
      <w:r w:rsidRPr="00CD067C">
        <w:rPr>
          <w:rtl/>
        </w:rPr>
        <w:t xml:space="preserve"> אתה מתעסק</w:t>
      </w:r>
      <w:r w:rsidR="00303BE1">
        <w:rPr>
          <w:rFonts w:hint="cs"/>
          <w:rtl/>
        </w:rPr>
        <w:t>!</w:t>
      </w:r>
      <w:r w:rsidR="00263CD7">
        <w:rPr>
          <w:rFonts w:hint="cs"/>
          <w:rtl/>
        </w:rPr>
        <w:t>"</w:t>
      </w:r>
    </w:p>
    <w:p w14:paraId="00BB4945" w14:textId="44C47507" w:rsidR="00263CD7" w:rsidRDefault="00263CD7" w:rsidP="00B300B8">
      <w:pPr>
        <w:rPr>
          <w:rtl/>
        </w:rPr>
      </w:pPr>
      <w:r>
        <w:rPr>
          <w:rFonts w:hint="cs"/>
          <w:rtl/>
        </w:rPr>
        <w:t xml:space="preserve">אולי לא ניסו להרוג זה את זה אלא רק להכניע, אבל </w:t>
      </w:r>
      <w:r w:rsidR="003E5E58">
        <w:rPr>
          <w:rFonts w:hint="cs"/>
          <w:rtl/>
        </w:rPr>
        <w:t>ללא</w:t>
      </w:r>
      <w:r>
        <w:rPr>
          <w:rFonts w:hint="cs"/>
          <w:rtl/>
        </w:rPr>
        <w:t xml:space="preserve"> סיפור דרמטי </w:t>
      </w:r>
      <w:r w:rsidR="0055180D">
        <w:rPr>
          <w:rFonts w:hint="cs"/>
          <w:rtl/>
        </w:rPr>
        <w:t xml:space="preserve">וחרב חדה </w:t>
      </w:r>
      <w:r>
        <w:rPr>
          <w:rFonts w:hint="cs"/>
          <w:rtl/>
        </w:rPr>
        <w:t>א</w:t>
      </w:r>
      <w:r w:rsidR="0055180D">
        <w:rPr>
          <w:rFonts w:hint="cs"/>
          <w:rtl/>
        </w:rPr>
        <w:t xml:space="preserve">לכס לא </w:t>
      </w:r>
      <w:r w:rsidR="003E5E58">
        <w:rPr>
          <w:rFonts w:hint="cs"/>
          <w:rtl/>
        </w:rPr>
        <w:t>האמין ש</w:t>
      </w:r>
      <w:r w:rsidR="0055180D">
        <w:rPr>
          <w:rFonts w:hint="cs"/>
          <w:rtl/>
        </w:rPr>
        <w:t>יצליח ללכוד</w:t>
      </w:r>
      <w:r>
        <w:rPr>
          <w:rFonts w:hint="cs"/>
          <w:rtl/>
        </w:rPr>
        <w:t xml:space="preserve"> את תשומת ליבה.</w:t>
      </w:r>
    </w:p>
    <w:p w14:paraId="2BF68AE6" w14:textId="77777777" w:rsidR="00250F08" w:rsidRPr="00CD067C" w:rsidRDefault="00263CD7" w:rsidP="00250000">
      <w:pPr>
        <w:rPr>
          <w:rtl/>
        </w:rPr>
      </w:pPr>
      <w:r>
        <w:rPr>
          <w:rFonts w:hint="cs"/>
          <w:rtl/>
        </w:rPr>
        <w:t>"</w:t>
      </w:r>
      <w:r w:rsidR="00250F08" w:rsidRPr="00CD067C">
        <w:rPr>
          <w:rtl/>
        </w:rPr>
        <w:t>למה שלא תתעניין יותר בלימודים שלך, תהיה יותר כמו מארק."</w:t>
      </w:r>
    </w:p>
    <w:p w14:paraId="2C3B6130" w14:textId="01C6581C" w:rsidR="00250F08" w:rsidRPr="00CD067C" w:rsidRDefault="00250F08" w:rsidP="00B300B8">
      <w:pPr>
        <w:rPr>
          <w:rtl/>
        </w:rPr>
      </w:pPr>
      <w:r w:rsidRPr="00CD067C">
        <w:rPr>
          <w:rtl/>
        </w:rPr>
        <w:lastRenderedPageBreak/>
        <w:t>"</w:t>
      </w:r>
      <w:r w:rsidR="00B507D9">
        <w:rPr>
          <w:rFonts w:hint="cs"/>
          <w:rtl/>
        </w:rPr>
        <w:t>מארק</w:t>
      </w:r>
      <w:r w:rsidRPr="00CD067C">
        <w:rPr>
          <w:rtl/>
        </w:rPr>
        <w:t xml:space="preserve"> הוא </w:t>
      </w:r>
      <w:r w:rsidR="00B507D9">
        <w:rPr>
          <w:rFonts w:hint="cs"/>
          <w:rtl/>
        </w:rPr>
        <w:t xml:space="preserve">התלמיד </w:t>
      </w:r>
      <w:r w:rsidRPr="00CD067C">
        <w:rPr>
          <w:rtl/>
        </w:rPr>
        <w:t xml:space="preserve">הכי </w:t>
      </w:r>
      <w:r w:rsidR="00832EA1">
        <w:rPr>
          <w:rFonts w:hint="cs"/>
          <w:rtl/>
        </w:rPr>
        <w:t>טוב</w:t>
      </w:r>
      <w:r w:rsidRPr="00CD067C">
        <w:rPr>
          <w:rtl/>
        </w:rPr>
        <w:t xml:space="preserve"> ב</w:t>
      </w:r>
      <w:r w:rsidR="002E35AE">
        <w:rPr>
          <w:rFonts w:hint="cs"/>
          <w:rtl/>
        </w:rPr>
        <w:t>בית-הספר</w:t>
      </w:r>
      <w:r w:rsidRPr="00CD067C">
        <w:rPr>
          <w:rtl/>
        </w:rPr>
        <w:t>,</w:t>
      </w:r>
      <w:r w:rsidR="00CF224F">
        <w:rPr>
          <w:rFonts w:hint="cs"/>
          <w:rtl/>
        </w:rPr>
        <w:t xml:space="preserve"> </w:t>
      </w:r>
      <w:r w:rsidR="00BC58B3">
        <w:rPr>
          <w:rFonts w:hint="cs"/>
          <w:rtl/>
        </w:rPr>
        <w:t>איך אני</w:t>
      </w:r>
      <w:r w:rsidR="00BC58B3">
        <w:rPr>
          <w:rtl/>
        </w:rPr>
        <w:t xml:space="preserve"> יכול להיות כמו מארק</w:t>
      </w:r>
      <w:r w:rsidR="00BC58B3">
        <w:rPr>
          <w:rFonts w:hint="cs"/>
          <w:rtl/>
        </w:rPr>
        <w:t>?"</w:t>
      </w:r>
      <w:r w:rsidR="00CF224F" w:rsidRPr="00CD067C">
        <w:rPr>
          <w:rtl/>
        </w:rPr>
        <w:t xml:space="preserve"> אלכס</w:t>
      </w:r>
      <w:r w:rsidR="00CF224F">
        <w:rPr>
          <w:rFonts w:hint="cs"/>
          <w:rtl/>
        </w:rPr>
        <w:t xml:space="preserve"> מלמל</w:t>
      </w:r>
      <w:r w:rsidR="00CF224F" w:rsidRPr="00CD067C">
        <w:rPr>
          <w:rtl/>
        </w:rPr>
        <w:t>.</w:t>
      </w:r>
    </w:p>
    <w:p w14:paraId="7D0C464A" w14:textId="1CFD4137" w:rsidR="00250F08" w:rsidRPr="00CD067C" w:rsidRDefault="00250F08" w:rsidP="00250000">
      <w:pPr>
        <w:rPr>
          <w:rtl/>
        </w:rPr>
      </w:pPr>
      <w:r w:rsidRPr="00CD067C">
        <w:rPr>
          <w:rtl/>
        </w:rPr>
        <w:t>"</w:t>
      </w:r>
      <w:r w:rsidR="00BC58B3">
        <w:rPr>
          <w:rtl/>
        </w:rPr>
        <w:t xml:space="preserve">במקום </w:t>
      </w:r>
      <w:r w:rsidR="00BC58B3">
        <w:rPr>
          <w:rFonts w:hint="cs"/>
          <w:rtl/>
        </w:rPr>
        <w:t>שטויות</w:t>
      </w:r>
      <w:r w:rsidR="00BC58B3">
        <w:rPr>
          <w:rtl/>
        </w:rPr>
        <w:t xml:space="preserve"> </w:t>
      </w:r>
      <w:r w:rsidR="00BC58B3">
        <w:rPr>
          <w:rFonts w:hint="cs"/>
          <w:rtl/>
        </w:rPr>
        <w:t>ו</w:t>
      </w:r>
      <w:r w:rsidR="00BC58B3">
        <w:rPr>
          <w:rtl/>
        </w:rPr>
        <w:t>דמיו</w:t>
      </w:r>
      <w:r w:rsidR="00BC58B3">
        <w:rPr>
          <w:rFonts w:hint="cs"/>
          <w:rtl/>
        </w:rPr>
        <w:t>נות</w:t>
      </w:r>
      <w:r w:rsidRPr="00CD067C">
        <w:rPr>
          <w:rtl/>
        </w:rPr>
        <w:t>, תפתח את ספר ההיסטוריה שלך, ת</w:t>
      </w:r>
      <w:r w:rsidR="00303BE1">
        <w:rPr>
          <w:rFonts w:hint="cs"/>
          <w:rtl/>
        </w:rPr>
        <w:t xml:space="preserve">שנן </w:t>
      </w:r>
      <w:r w:rsidRPr="00CD067C">
        <w:rPr>
          <w:rtl/>
        </w:rPr>
        <w:t>מ</w:t>
      </w:r>
      <w:r w:rsidR="00BC58B3">
        <w:rPr>
          <w:rFonts w:hint="cs"/>
          <w:rtl/>
        </w:rPr>
        <w:t>ה שאתה צריך לדעת</w:t>
      </w:r>
      <w:r w:rsidRPr="00CD067C">
        <w:rPr>
          <w:rtl/>
        </w:rPr>
        <w:t>."</w:t>
      </w:r>
    </w:p>
    <w:p w14:paraId="5AF170E4" w14:textId="38F091A1" w:rsidR="00D27618" w:rsidRPr="00CD067C" w:rsidRDefault="003E5E58" w:rsidP="006C10A9">
      <w:pPr>
        <w:rPr>
          <w:rtl/>
        </w:rPr>
      </w:pPr>
      <w:r>
        <w:rPr>
          <w:rFonts w:hint="cs"/>
          <w:rtl/>
        </w:rPr>
        <w:t>אלכס ידע ש</w:t>
      </w:r>
      <w:r w:rsidR="00065D63" w:rsidRPr="00065D63">
        <w:rPr>
          <w:rFonts w:cs="Times New Roman"/>
          <w:rtl/>
        </w:rPr>
        <w:t>הוריו שוקלים להעביר את מארק ואותו</w:t>
      </w:r>
      <w:r w:rsidR="00D27618">
        <w:rPr>
          <w:rFonts w:hint="cs"/>
          <w:rtl/>
        </w:rPr>
        <w:t xml:space="preserve"> מ</w:t>
      </w:r>
      <w:r w:rsidR="002E35AE">
        <w:rPr>
          <w:rFonts w:hint="cs"/>
          <w:rtl/>
        </w:rPr>
        <w:t>בית-הספר</w:t>
      </w:r>
      <w:r w:rsidR="00D27618">
        <w:rPr>
          <w:rFonts w:hint="cs"/>
          <w:rtl/>
        </w:rPr>
        <w:t xml:space="preserve"> היהודי</w:t>
      </w:r>
      <w:r w:rsidR="00B300B8">
        <w:rPr>
          <w:rFonts w:hint="cs"/>
          <w:rtl/>
        </w:rPr>
        <w:t xml:space="preserve"> </w:t>
      </w:r>
      <w:r w:rsidR="00EF1152">
        <w:rPr>
          <w:rFonts w:hint="cs"/>
          <w:rtl/>
        </w:rPr>
        <w:t xml:space="preserve">שהיה </w:t>
      </w:r>
      <w:r w:rsidR="00B300B8">
        <w:rPr>
          <w:rFonts w:hint="cs"/>
          <w:rtl/>
        </w:rPr>
        <w:t>יקר</w:t>
      </w:r>
      <w:r w:rsidR="00D27618">
        <w:rPr>
          <w:rFonts w:hint="cs"/>
          <w:rtl/>
        </w:rPr>
        <w:t xml:space="preserve"> </w:t>
      </w:r>
      <w:r w:rsidR="00EF1152">
        <w:rPr>
          <w:rFonts w:hint="cs"/>
          <w:rtl/>
        </w:rPr>
        <w:t xml:space="preserve">מדי </w:t>
      </w:r>
      <w:r w:rsidR="00B300B8">
        <w:rPr>
          <w:rFonts w:hint="cs"/>
          <w:rtl/>
        </w:rPr>
        <w:t>ומ</w:t>
      </w:r>
      <w:r w:rsidR="00D27618">
        <w:rPr>
          <w:rFonts w:hint="cs"/>
          <w:rtl/>
        </w:rPr>
        <w:t>ר</w:t>
      </w:r>
      <w:r w:rsidR="00B300B8">
        <w:rPr>
          <w:rFonts w:hint="cs"/>
          <w:rtl/>
        </w:rPr>
        <w:t>ו</w:t>
      </w:r>
      <w:r w:rsidR="00D27618">
        <w:rPr>
          <w:rFonts w:hint="cs"/>
          <w:rtl/>
        </w:rPr>
        <w:t>חק</w:t>
      </w:r>
      <w:r w:rsidR="006C10A9">
        <w:rPr>
          <w:rFonts w:hint="cs"/>
          <w:rtl/>
        </w:rPr>
        <w:t>,</w:t>
      </w:r>
      <w:r w:rsidR="00927922">
        <w:rPr>
          <w:rFonts w:hint="cs"/>
          <w:rtl/>
        </w:rPr>
        <w:t xml:space="preserve"> </w:t>
      </w:r>
      <w:r w:rsidR="00505567">
        <w:rPr>
          <w:rFonts w:hint="cs"/>
          <w:rtl/>
        </w:rPr>
        <w:t>[</w:t>
      </w:r>
      <w:r w:rsidR="00D27618">
        <w:rPr>
          <w:rFonts w:hint="cs"/>
          <w:rtl/>
        </w:rPr>
        <w:t>בשביל שמועמדותם תישקל</w:t>
      </w:r>
      <w:r w:rsidR="00505567">
        <w:rPr>
          <w:rFonts w:hint="cs"/>
          <w:rtl/>
        </w:rPr>
        <w:t>]</w:t>
      </w:r>
      <w:r w:rsidR="0055180D">
        <w:rPr>
          <w:rFonts w:hint="cs"/>
          <w:rtl/>
        </w:rPr>
        <w:t xml:space="preserve"> ל</w:t>
      </w:r>
      <w:r w:rsidR="002E35AE">
        <w:rPr>
          <w:rFonts w:hint="cs"/>
          <w:rtl/>
        </w:rPr>
        <w:t>בית-ספר</w:t>
      </w:r>
      <w:r w:rsidR="00065D63">
        <w:rPr>
          <w:rFonts w:hint="cs"/>
          <w:rtl/>
        </w:rPr>
        <w:t xml:space="preserve"> ציבורי</w:t>
      </w:r>
      <w:r w:rsidR="00D27618">
        <w:rPr>
          <w:rFonts w:hint="cs"/>
          <w:rtl/>
        </w:rPr>
        <w:t xml:space="preserve"> </w:t>
      </w:r>
      <w:r w:rsidR="00065D63">
        <w:rPr>
          <w:rFonts w:hint="cs"/>
          <w:rtl/>
        </w:rPr>
        <w:t>[</w:t>
      </w:r>
      <w:r w:rsidR="0055180D">
        <w:rPr>
          <w:rFonts w:hint="cs"/>
          <w:rtl/>
        </w:rPr>
        <w:t>סמוך</w:t>
      </w:r>
      <w:r w:rsidR="00303BE1">
        <w:rPr>
          <w:rFonts w:hint="cs"/>
          <w:rtl/>
        </w:rPr>
        <w:t>,</w:t>
      </w:r>
      <w:r w:rsidR="00D27618">
        <w:rPr>
          <w:rFonts w:hint="cs"/>
          <w:rtl/>
        </w:rPr>
        <w:t xml:space="preserve"> שהיה </w:t>
      </w:r>
      <w:r w:rsidR="00505567">
        <w:rPr>
          <w:rFonts w:hint="cs"/>
          <w:rtl/>
        </w:rPr>
        <w:t xml:space="preserve">למרבה הצער </w:t>
      </w:r>
      <w:r w:rsidR="00D27618">
        <w:rPr>
          <w:rFonts w:hint="cs"/>
          <w:rtl/>
        </w:rPr>
        <w:t>מבוקש</w:t>
      </w:r>
      <w:r w:rsidR="00505567">
        <w:rPr>
          <w:rFonts w:hint="cs"/>
          <w:rtl/>
        </w:rPr>
        <w:t>,</w:t>
      </w:r>
      <w:r w:rsidR="00D27618">
        <w:rPr>
          <w:rFonts w:hint="cs"/>
          <w:rtl/>
        </w:rPr>
        <w:t xml:space="preserve"> </w:t>
      </w:r>
      <w:r w:rsidR="00505567">
        <w:rPr>
          <w:rFonts w:hint="cs"/>
          <w:rtl/>
        </w:rPr>
        <w:t>ודרש מהמועמדים</w:t>
      </w:r>
      <w:r w:rsidR="00D27618">
        <w:rPr>
          <w:rFonts w:hint="cs"/>
          <w:rtl/>
        </w:rPr>
        <w:t xml:space="preserve"> בחינות </w:t>
      </w:r>
      <w:r w:rsidR="00505567">
        <w:rPr>
          <w:rFonts w:hint="cs"/>
          <w:rtl/>
        </w:rPr>
        <w:t xml:space="preserve">קבלה, </w:t>
      </w:r>
      <w:r w:rsidR="006C10A9">
        <w:rPr>
          <w:rFonts w:hint="cs"/>
          <w:rtl/>
        </w:rPr>
        <w:t>בדומה לאלו</w:t>
      </w:r>
      <w:r w:rsidR="00505567">
        <w:rPr>
          <w:rFonts w:hint="cs"/>
          <w:rtl/>
        </w:rPr>
        <w:t xml:space="preserve"> </w:t>
      </w:r>
      <w:r w:rsidR="00505567">
        <w:t>11-plus</w:t>
      </w:r>
      <w:r w:rsidR="00505567">
        <w:rPr>
          <w:rFonts w:hint="cs"/>
          <w:rtl/>
        </w:rPr>
        <w:t xml:space="preserve"> שהיו נהוגות </w:t>
      </w:r>
      <w:r w:rsidR="00B300B8">
        <w:rPr>
          <w:rFonts w:hint="cs"/>
          <w:rtl/>
        </w:rPr>
        <w:t>בעבר</w:t>
      </w:r>
      <w:r w:rsidR="00505567">
        <w:rPr>
          <w:rFonts w:hint="cs"/>
          <w:rtl/>
        </w:rPr>
        <w:t xml:space="preserve"> בכל בתי הספר בארץ</w:t>
      </w:r>
      <w:r w:rsidR="008853E0">
        <w:rPr>
          <w:rFonts w:hint="cs"/>
          <w:rtl/>
        </w:rPr>
        <w:t>]</w:t>
      </w:r>
      <w:r w:rsidR="008455AF">
        <w:rPr>
          <w:rFonts w:hint="cs"/>
          <w:rtl/>
        </w:rPr>
        <w:t xml:space="preserve">, </w:t>
      </w:r>
      <w:r w:rsidR="008455AF" w:rsidRPr="008455AF">
        <w:rPr>
          <w:rFonts w:cs="Times New Roman"/>
          <w:rtl/>
        </w:rPr>
        <w:t>ו</w:t>
      </w:r>
      <w:r w:rsidR="0090748A" w:rsidRPr="0090748A">
        <w:rPr>
          <w:rFonts w:cs="Times New Roman"/>
          <w:rtl/>
        </w:rPr>
        <w:t>חיכה לשעת הכושר כדי</w:t>
      </w:r>
      <w:r w:rsidR="008455AF" w:rsidRPr="008455AF">
        <w:rPr>
          <w:rFonts w:cs="Times New Roman"/>
          <w:rtl/>
        </w:rPr>
        <w:t xml:space="preserve"> להשקיט את דעתה, אין זה גורל כה אכזר כפי שאולי סברה, הוא ישרוד גם שם</w:t>
      </w:r>
      <w:r w:rsidR="00505567">
        <w:rPr>
          <w:rFonts w:hint="cs"/>
          <w:rtl/>
        </w:rPr>
        <w:t>.</w:t>
      </w:r>
    </w:p>
    <w:p w14:paraId="7B84C18D" w14:textId="27E05B70" w:rsidR="00250F08" w:rsidRPr="00CD067C" w:rsidRDefault="00250F08" w:rsidP="006C10A9">
      <w:pPr>
        <w:rPr>
          <w:rtl/>
        </w:rPr>
      </w:pPr>
      <w:r w:rsidRPr="00CD067C">
        <w:rPr>
          <w:rtl/>
        </w:rPr>
        <w:t>"</w:t>
      </w:r>
      <w:r w:rsidR="008455AF">
        <w:rPr>
          <w:rFonts w:hint="cs"/>
          <w:rtl/>
        </w:rPr>
        <w:t>ת</w:t>
      </w:r>
      <w:r w:rsidR="008455AF" w:rsidRPr="00CD067C">
        <w:rPr>
          <w:rtl/>
        </w:rPr>
        <w:t>שתדל יותר</w:t>
      </w:r>
      <w:r w:rsidR="008455AF">
        <w:rPr>
          <w:rFonts w:hint="cs"/>
          <w:rtl/>
        </w:rPr>
        <w:t xml:space="preserve"> בלימודים</w:t>
      </w:r>
      <w:r w:rsidR="008455AF" w:rsidRPr="00CD067C">
        <w:rPr>
          <w:rtl/>
        </w:rPr>
        <w:t xml:space="preserve">, </w:t>
      </w:r>
      <w:r w:rsidR="008455AF">
        <w:rPr>
          <w:rFonts w:hint="cs"/>
          <w:rtl/>
        </w:rPr>
        <w:t xml:space="preserve">תהיה </w:t>
      </w:r>
      <w:r w:rsidR="008455AF" w:rsidRPr="00CD067C">
        <w:rPr>
          <w:rtl/>
        </w:rPr>
        <w:t xml:space="preserve">כמו </w:t>
      </w:r>
      <w:r w:rsidR="008455AF" w:rsidRPr="00CD067C">
        <w:rPr>
          <w:rFonts w:hint="cs"/>
          <w:rtl/>
        </w:rPr>
        <w:t>האחים שלך</w:t>
      </w:r>
      <w:r w:rsidR="008455AF" w:rsidRPr="00CD067C">
        <w:rPr>
          <w:rtl/>
        </w:rPr>
        <w:t>.</w:t>
      </w:r>
      <w:r w:rsidR="006C10A9" w:rsidRPr="006C10A9">
        <w:rPr>
          <w:rFonts w:cs="Times New Roman"/>
          <w:rtl/>
        </w:rPr>
        <w:t xml:space="preserve"> למה אני צריכה לדאוג</w:t>
      </w:r>
      <w:r w:rsidRPr="00CD067C">
        <w:rPr>
          <w:rtl/>
        </w:rPr>
        <w:t xml:space="preserve"> </w:t>
      </w:r>
      <w:r w:rsidR="00303BE1">
        <w:rPr>
          <w:rFonts w:hint="cs"/>
          <w:rtl/>
        </w:rPr>
        <w:t xml:space="preserve">כל הזמן </w:t>
      </w:r>
      <w:r w:rsidRPr="00CD067C">
        <w:rPr>
          <w:rtl/>
        </w:rPr>
        <w:t>שלא י</w:t>
      </w:r>
      <w:r w:rsidR="001B250A">
        <w:rPr>
          <w:rFonts w:hint="cs"/>
          <w:rtl/>
        </w:rPr>
        <w:t>י</w:t>
      </w:r>
      <w:r w:rsidRPr="00CD067C">
        <w:rPr>
          <w:rtl/>
        </w:rPr>
        <w:t>צא ממך כלום</w:t>
      </w:r>
      <w:r w:rsidR="006C10A9">
        <w:rPr>
          <w:rFonts w:hint="cs"/>
          <w:rtl/>
        </w:rPr>
        <w:t>?</w:t>
      </w:r>
      <w:r w:rsidRPr="00CD067C">
        <w:rPr>
          <w:rtl/>
        </w:rPr>
        <w:t xml:space="preserve"> </w:t>
      </w:r>
      <w:r w:rsidR="008455AF" w:rsidRPr="00303BE1">
        <w:rPr>
          <w:rFonts w:cs="Times New Roman"/>
          <w:rtl/>
        </w:rPr>
        <w:t>אין לי מספיק דאגות</w:t>
      </w:r>
      <w:r w:rsidR="008455AF" w:rsidRPr="006C10A9">
        <w:rPr>
          <w:rFonts w:cs="Times New Roman"/>
          <w:rtl/>
        </w:rPr>
        <w:t>?</w:t>
      </w:r>
      <w:r w:rsidRPr="00CD067C">
        <w:rPr>
          <w:rtl/>
        </w:rPr>
        <w:t>"</w:t>
      </w:r>
    </w:p>
    <w:p w14:paraId="3453FBD0" w14:textId="3172A349" w:rsidR="00065D63" w:rsidRDefault="003E5E58" w:rsidP="0094597D">
      <w:pPr>
        <w:rPr>
          <w:rtl/>
        </w:rPr>
      </w:pPr>
      <w:r>
        <w:rPr>
          <w:rtl/>
        </w:rPr>
        <w:t>אלכס</w:t>
      </w:r>
      <w:r w:rsidR="00250F08" w:rsidRPr="00CD067C">
        <w:rPr>
          <w:rtl/>
        </w:rPr>
        <w:t xml:space="preserve"> תקע את פטמת הבקבוק בפיו הפעור של התינוק. </w:t>
      </w:r>
      <w:r>
        <w:rPr>
          <w:rFonts w:hint="cs"/>
          <w:rtl/>
        </w:rPr>
        <w:t xml:space="preserve">תיאו הפעוט לפת </w:t>
      </w:r>
      <w:r w:rsidR="00087994" w:rsidRPr="00087994">
        <w:rPr>
          <w:rFonts w:cs="Times New Roman"/>
          <w:rtl/>
        </w:rPr>
        <w:t xml:space="preserve">את הפטמה </w:t>
      </w:r>
      <w:r>
        <w:rPr>
          <w:rFonts w:hint="cs"/>
          <w:rtl/>
        </w:rPr>
        <w:t>ב</w:t>
      </w:r>
      <w:r w:rsidR="00250F08" w:rsidRPr="00CD067C">
        <w:rPr>
          <w:rtl/>
        </w:rPr>
        <w:t>מקורו הרך והדשן, ידיו השמנמנות מתנפנפות ב</w:t>
      </w:r>
      <w:r w:rsidR="004C59E0">
        <w:rPr>
          <w:rtl/>
        </w:rPr>
        <w:t>אוויר</w:t>
      </w:r>
      <w:r w:rsidR="00250F08" w:rsidRPr="00CD067C">
        <w:rPr>
          <w:rtl/>
        </w:rPr>
        <w:t>, משתנק ו</w:t>
      </w:r>
      <w:r>
        <w:rPr>
          <w:rtl/>
        </w:rPr>
        <w:t>משתעל</w:t>
      </w:r>
      <w:r w:rsidR="00250F08" w:rsidRPr="00CD067C">
        <w:rPr>
          <w:rtl/>
        </w:rPr>
        <w:t xml:space="preserve">, יונק ובולע, יונק ובולע, טיפות חלב ניגרות </w:t>
      </w:r>
      <w:r>
        <w:rPr>
          <w:rFonts w:hint="cs"/>
          <w:rtl/>
        </w:rPr>
        <w:t>ע</w:t>
      </w:r>
      <w:r w:rsidR="00250F08" w:rsidRPr="00CD067C">
        <w:rPr>
          <w:rtl/>
        </w:rPr>
        <w:t>ל סנטרו ו</w:t>
      </w:r>
      <w:r w:rsidR="006C10A9">
        <w:rPr>
          <w:rFonts w:hint="cs"/>
          <w:rtl/>
        </w:rPr>
        <w:t xml:space="preserve">על </w:t>
      </w:r>
      <w:r w:rsidR="00250F08" w:rsidRPr="00CD067C">
        <w:rPr>
          <w:rtl/>
        </w:rPr>
        <w:t xml:space="preserve">חליפת הדובונים הדהויה שלבש. </w:t>
      </w:r>
    </w:p>
    <w:p w14:paraId="2F023F8D" w14:textId="37A7C301" w:rsidR="00250F08" w:rsidRPr="00CD067C" w:rsidRDefault="00250F08" w:rsidP="0094597D">
      <w:pPr>
        <w:rPr>
          <w:rtl/>
        </w:rPr>
      </w:pPr>
      <w:r w:rsidRPr="00CD067C">
        <w:rPr>
          <w:rtl/>
        </w:rPr>
        <w:t>כש</w:t>
      </w:r>
      <w:r w:rsidR="0094597D">
        <w:rPr>
          <w:rFonts w:hint="cs"/>
          <w:rtl/>
        </w:rPr>
        <w:t>ה</w:t>
      </w:r>
      <w:r w:rsidRPr="00CD067C">
        <w:rPr>
          <w:rtl/>
        </w:rPr>
        <w:t>אודם החל להתפוגג ממצחו ומלחי</w:t>
      </w:r>
      <w:r w:rsidR="007F0EDC">
        <w:rPr>
          <w:rFonts w:hint="cs"/>
          <w:rtl/>
        </w:rPr>
        <w:t>י</w:t>
      </w:r>
      <w:r w:rsidRPr="00CD067C">
        <w:rPr>
          <w:rtl/>
        </w:rPr>
        <w:t>ו</w:t>
      </w:r>
      <w:r w:rsidR="007F0EDC">
        <w:rPr>
          <w:rFonts w:hint="cs"/>
          <w:rtl/>
        </w:rPr>
        <w:t>,</w:t>
      </w:r>
      <w:r w:rsidRPr="00CD067C">
        <w:rPr>
          <w:rtl/>
        </w:rPr>
        <w:t xml:space="preserve"> פניו</w:t>
      </w:r>
      <w:r w:rsidR="0094597D">
        <w:rPr>
          <w:rFonts w:hint="cs"/>
          <w:rtl/>
        </w:rPr>
        <w:t xml:space="preserve"> </w:t>
      </w:r>
      <w:r w:rsidRPr="00CD067C">
        <w:rPr>
          <w:rtl/>
        </w:rPr>
        <w:t>ה</w:t>
      </w:r>
      <w:r w:rsidR="00EA08E1">
        <w:rPr>
          <w:rFonts w:hint="cs"/>
          <w:rtl/>
        </w:rPr>
        <w:t>פציעו</w:t>
      </w:r>
      <w:r w:rsidRPr="00CD067C">
        <w:rPr>
          <w:rtl/>
        </w:rPr>
        <w:t xml:space="preserve"> במל</w:t>
      </w:r>
      <w:r w:rsidR="0094597D">
        <w:rPr>
          <w:rFonts w:hint="cs"/>
          <w:rtl/>
        </w:rPr>
        <w:t>ו</w:t>
      </w:r>
      <w:r w:rsidRPr="00CD067C">
        <w:rPr>
          <w:rtl/>
        </w:rPr>
        <w:t xml:space="preserve">א אפרוחיותן, </w:t>
      </w:r>
      <w:r w:rsidR="00303BE1">
        <w:rPr>
          <w:rFonts w:hint="cs"/>
          <w:rtl/>
        </w:rPr>
        <w:t>ו</w:t>
      </w:r>
      <w:r w:rsidRPr="00CD067C">
        <w:rPr>
          <w:rtl/>
        </w:rPr>
        <w:t>ריח מתוק וחמצמץ</w:t>
      </w:r>
      <w:r w:rsidR="0055180D">
        <w:rPr>
          <w:rFonts w:hint="cs"/>
          <w:rtl/>
        </w:rPr>
        <w:t xml:space="preserve"> </w:t>
      </w:r>
      <w:r w:rsidR="0055180D" w:rsidRPr="00CD067C">
        <w:rPr>
          <w:rtl/>
        </w:rPr>
        <w:t>נדף ממנו</w:t>
      </w:r>
      <w:r w:rsidR="00065D63" w:rsidRPr="00065D63">
        <w:rPr>
          <w:rFonts w:cs="Times New Roman"/>
          <w:rtl/>
        </w:rPr>
        <w:t xml:space="preserve"> –</w:t>
      </w:r>
      <w:r w:rsidR="003E5E58">
        <w:rPr>
          <w:rtl/>
        </w:rPr>
        <w:t xml:space="preserve"> אולי הגיע</w:t>
      </w:r>
      <w:r w:rsidR="00F00BCF">
        <w:rPr>
          <w:rFonts w:hint="cs"/>
          <w:rtl/>
        </w:rPr>
        <w:t>ה</w:t>
      </w:r>
      <w:r w:rsidR="003E5E58">
        <w:rPr>
          <w:rtl/>
        </w:rPr>
        <w:t xml:space="preserve"> ה</w:t>
      </w:r>
      <w:r w:rsidR="00087994">
        <w:rPr>
          <w:rFonts w:hint="cs"/>
          <w:rtl/>
        </w:rPr>
        <w:t>עת</w:t>
      </w:r>
      <w:r w:rsidR="003E5E58">
        <w:rPr>
          <w:rtl/>
        </w:rPr>
        <w:t xml:space="preserve"> להחליף </w:t>
      </w:r>
      <w:r w:rsidR="00EA08E1">
        <w:rPr>
          <w:rFonts w:hint="cs"/>
          <w:rtl/>
        </w:rPr>
        <w:t xml:space="preserve">לו </w:t>
      </w:r>
      <w:r w:rsidRPr="00CD067C">
        <w:rPr>
          <w:rtl/>
        </w:rPr>
        <w:t>חיתול. גם פני</w:t>
      </w:r>
      <w:r w:rsidR="008B661E">
        <w:rPr>
          <w:rFonts w:hint="cs"/>
          <w:rtl/>
        </w:rPr>
        <w:t xml:space="preserve"> </w:t>
      </w:r>
      <w:r w:rsidRPr="00CD067C">
        <w:rPr>
          <w:rtl/>
        </w:rPr>
        <w:t>אימו התרככו.</w:t>
      </w:r>
    </w:p>
    <w:p w14:paraId="646BF2F1" w14:textId="46C1D016" w:rsidR="000B1DC8" w:rsidRDefault="00250F08" w:rsidP="0094597D">
      <w:pPr>
        <w:rPr>
          <w:rtl/>
        </w:rPr>
      </w:pPr>
      <w:r w:rsidRPr="00CD067C">
        <w:rPr>
          <w:rtl/>
        </w:rPr>
        <w:t>ה</w:t>
      </w:r>
      <w:r w:rsidR="0055180D">
        <w:rPr>
          <w:rFonts w:hint="cs"/>
          <w:rtl/>
        </w:rPr>
        <w:t>בקבוק התרוקן</w:t>
      </w:r>
      <w:r w:rsidRPr="00CD067C">
        <w:rPr>
          <w:rtl/>
        </w:rPr>
        <w:t xml:space="preserve"> </w:t>
      </w:r>
      <w:r w:rsidR="00314FB2">
        <w:rPr>
          <w:rFonts w:hint="cs"/>
          <w:rtl/>
        </w:rPr>
        <w:t>ו</w:t>
      </w:r>
      <w:r w:rsidRPr="00CD067C">
        <w:rPr>
          <w:rtl/>
        </w:rPr>
        <w:t xml:space="preserve">אלכס </w:t>
      </w:r>
      <w:r w:rsidR="00EA08E1">
        <w:rPr>
          <w:rFonts w:hint="cs"/>
          <w:rtl/>
        </w:rPr>
        <w:t>שלף</w:t>
      </w:r>
      <w:r w:rsidRPr="00CD067C">
        <w:rPr>
          <w:rtl/>
        </w:rPr>
        <w:t xml:space="preserve"> </w:t>
      </w:r>
      <w:r w:rsidR="00314FB2" w:rsidRPr="00CD067C">
        <w:rPr>
          <w:rtl/>
        </w:rPr>
        <w:t xml:space="preserve">בזהירות </w:t>
      </w:r>
      <w:r w:rsidRPr="00CD067C">
        <w:rPr>
          <w:rtl/>
        </w:rPr>
        <w:t xml:space="preserve">את </w:t>
      </w:r>
      <w:r w:rsidR="0055180D">
        <w:rPr>
          <w:rFonts w:hint="cs"/>
          <w:rtl/>
        </w:rPr>
        <w:t>הפטמה</w:t>
      </w:r>
      <w:r w:rsidRPr="00CD067C">
        <w:rPr>
          <w:rtl/>
        </w:rPr>
        <w:t xml:space="preserve"> מפי</w:t>
      </w:r>
      <w:r w:rsidR="00314FB2">
        <w:rPr>
          <w:rFonts w:hint="cs"/>
          <w:rtl/>
        </w:rPr>
        <w:t xml:space="preserve"> התינוק המתנמנם</w:t>
      </w:r>
      <w:r w:rsidRPr="00CD067C">
        <w:rPr>
          <w:rtl/>
        </w:rPr>
        <w:t>.</w:t>
      </w:r>
      <w:r w:rsidR="00314FB2" w:rsidRPr="00CD067C" w:rsidDel="00314FB2">
        <w:rPr>
          <w:rtl/>
        </w:rPr>
        <w:t xml:space="preserve"> </w:t>
      </w:r>
    </w:p>
    <w:p w14:paraId="1126FD8F" w14:textId="5B16F2AF" w:rsidR="00250F08" w:rsidRPr="00CD067C" w:rsidRDefault="00250F08" w:rsidP="00314FB2">
      <w:pPr>
        <w:rPr>
          <w:rtl/>
        </w:rPr>
      </w:pPr>
      <w:r w:rsidRPr="00CD067C">
        <w:rPr>
          <w:rtl/>
        </w:rPr>
        <w:t>"הוא נרדם,</w:t>
      </w:r>
      <w:r w:rsidR="00314FB2">
        <w:rPr>
          <w:rFonts w:hint="cs"/>
          <w:rtl/>
        </w:rPr>
        <w:t xml:space="preserve"> </w:t>
      </w:r>
      <w:r w:rsidRPr="00CD067C">
        <w:rPr>
          <w:rtl/>
        </w:rPr>
        <w:t>הוא לא יפריע לך לנוח."</w:t>
      </w:r>
    </w:p>
    <w:p w14:paraId="1FDA228E" w14:textId="12E98246" w:rsidR="00250F08" w:rsidRPr="00CD067C" w:rsidRDefault="0094597D" w:rsidP="00250000">
      <w:pPr>
        <w:rPr>
          <w:rtl/>
        </w:rPr>
      </w:pPr>
      <w:r>
        <w:rPr>
          <w:rtl/>
        </w:rPr>
        <w:t>א</w:t>
      </w:r>
      <w:r w:rsidR="00F00BCF">
        <w:rPr>
          <w:rFonts w:hint="cs"/>
          <w:rtl/>
        </w:rPr>
        <w:t>י</w:t>
      </w:r>
      <w:r w:rsidR="00250F08" w:rsidRPr="00CD067C">
        <w:rPr>
          <w:rFonts w:hint="cs"/>
          <w:rtl/>
        </w:rPr>
        <w:t>מו לא הגיבה</w:t>
      </w:r>
      <w:r w:rsidR="00250F08" w:rsidRPr="00CD067C">
        <w:rPr>
          <w:rtl/>
        </w:rPr>
        <w:t>.</w:t>
      </w:r>
    </w:p>
    <w:p w14:paraId="0E6C5FA1" w14:textId="77777777" w:rsidR="00250F08" w:rsidRPr="00CD067C" w:rsidRDefault="00250F08" w:rsidP="00250000">
      <w:pPr>
        <w:rPr>
          <w:rtl/>
        </w:rPr>
      </w:pPr>
      <w:r w:rsidRPr="00CD067C">
        <w:rPr>
          <w:rtl/>
        </w:rPr>
        <w:t>"אולי אפשר להניח אותו בעריסה."</w:t>
      </w:r>
    </w:p>
    <w:p w14:paraId="6E9D663F" w14:textId="23376A62" w:rsidR="00250F08" w:rsidRPr="00CD067C" w:rsidRDefault="0094597D" w:rsidP="00A139F0">
      <w:pPr>
        <w:rPr>
          <w:rtl/>
        </w:rPr>
      </w:pPr>
      <w:r>
        <w:rPr>
          <w:rtl/>
        </w:rPr>
        <w:t>א</w:t>
      </w:r>
      <w:r w:rsidR="00F00BCF">
        <w:rPr>
          <w:rFonts w:hint="cs"/>
          <w:rtl/>
        </w:rPr>
        <w:t>י</w:t>
      </w:r>
      <w:r w:rsidR="00A139F0">
        <w:rPr>
          <w:rtl/>
        </w:rPr>
        <w:t xml:space="preserve">מו נראתה עייפה </w:t>
      </w:r>
      <w:r w:rsidR="00F97A34">
        <w:rPr>
          <w:rtl/>
        </w:rPr>
        <w:t>כל כך</w:t>
      </w:r>
      <w:r w:rsidR="00A139F0">
        <w:rPr>
          <w:rFonts w:hint="cs"/>
          <w:rtl/>
        </w:rPr>
        <w:t>, הוא לא העז להרים את התינוק מחיקה.</w:t>
      </w:r>
    </w:p>
    <w:p w14:paraId="27687906" w14:textId="413D4348" w:rsidR="00250F08" w:rsidRPr="00CD067C" w:rsidRDefault="00250F08" w:rsidP="0094597D">
      <w:pPr>
        <w:rPr>
          <w:rtl/>
        </w:rPr>
      </w:pPr>
      <w:r w:rsidRPr="00CD067C">
        <w:rPr>
          <w:rtl/>
        </w:rPr>
        <w:t xml:space="preserve">"את רוצה שמיכה? אולי </w:t>
      </w:r>
      <w:r w:rsidR="0094597D">
        <w:rPr>
          <w:rFonts w:hint="cs"/>
          <w:rtl/>
        </w:rPr>
        <w:t>להכין</w:t>
      </w:r>
      <w:r w:rsidR="003E5E58">
        <w:rPr>
          <w:rtl/>
        </w:rPr>
        <w:t xml:space="preserve"> לך תה?" הוא עקב אחר מבטה</w:t>
      </w:r>
      <w:r w:rsidRPr="00CD067C">
        <w:rPr>
          <w:rtl/>
        </w:rPr>
        <w:t xml:space="preserve">. "סיגריה?" הוא </w:t>
      </w:r>
      <w:r w:rsidR="0094597D">
        <w:rPr>
          <w:rFonts w:hint="cs"/>
          <w:rtl/>
        </w:rPr>
        <w:t>שלף</w:t>
      </w:r>
      <w:r w:rsidRPr="00CD067C">
        <w:rPr>
          <w:rtl/>
        </w:rPr>
        <w:t xml:space="preserve"> סיגריה מהחפיסה ו</w:t>
      </w:r>
      <w:r w:rsidR="00065D63">
        <w:rPr>
          <w:rFonts w:hint="cs"/>
          <w:rtl/>
        </w:rPr>
        <w:t>תקע</w:t>
      </w:r>
      <w:r w:rsidR="0055180D">
        <w:rPr>
          <w:rtl/>
        </w:rPr>
        <w:t xml:space="preserve"> בפיה, הצית ביד </w:t>
      </w:r>
      <w:r w:rsidR="0055180D">
        <w:rPr>
          <w:rFonts w:hint="cs"/>
          <w:rtl/>
        </w:rPr>
        <w:t>בלתי</w:t>
      </w:r>
      <w:r w:rsidRPr="00CD067C">
        <w:rPr>
          <w:rtl/>
        </w:rPr>
        <w:t xml:space="preserve"> מאומנת, חורך מעט את הנייר הלבן. היא עישנה כמו ה</w:t>
      </w:r>
      <w:r w:rsidR="003E5E58">
        <w:rPr>
          <w:rtl/>
        </w:rPr>
        <w:t xml:space="preserve">חיילים הגוססים על אלונקה בסרטי </w:t>
      </w:r>
      <w:r w:rsidRPr="00CD067C">
        <w:rPr>
          <w:rtl/>
        </w:rPr>
        <w:t xml:space="preserve">מלחמה. פעמיים הוא </w:t>
      </w:r>
      <w:r w:rsidR="00065D63" w:rsidRPr="00065D63">
        <w:rPr>
          <w:rFonts w:cs="Times New Roman"/>
          <w:rtl/>
        </w:rPr>
        <w:t>עקר</w:t>
      </w:r>
      <w:r w:rsidRPr="00CD067C">
        <w:rPr>
          <w:rtl/>
        </w:rPr>
        <w:t xml:space="preserve"> את הסיגריה מפיה, ניער במאפרה.</w:t>
      </w:r>
    </w:p>
    <w:p w14:paraId="6DF791A6" w14:textId="2381B46A" w:rsidR="00250F08" w:rsidRPr="00CD067C" w:rsidRDefault="00250F08" w:rsidP="0094597D">
      <w:pPr>
        <w:rPr>
          <w:rtl/>
        </w:rPr>
      </w:pPr>
      <w:r w:rsidRPr="00CD067C">
        <w:rPr>
          <w:rtl/>
        </w:rPr>
        <w:t>"את רוצה עוד אחת?" הוא שאל כשהגיעה לקצה הפילטר ומחץ את הבדל במאפרה. "לא?"</w:t>
      </w:r>
    </w:p>
    <w:p w14:paraId="4D9B8F88" w14:textId="26B2D786" w:rsidR="00250F08" w:rsidRPr="00CD067C" w:rsidRDefault="00250F08" w:rsidP="00250000">
      <w:pPr>
        <w:rPr>
          <w:rtl/>
        </w:rPr>
      </w:pPr>
      <w:r w:rsidRPr="00CD067C">
        <w:rPr>
          <w:rtl/>
        </w:rPr>
        <w:t xml:space="preserve">היא נראתה כמעט נינוחה. </w:t>
      </w:r>
      <w:r w:rsidR="00832EA1">
        <w:rPr>
          <w:rFonts w:hint="cs"/>
          <w:rtl/>
        </w:rPr>
        <w:t>"עזוב כבר, אלכס."</w:t>
      </w:r>
    </w:p>
    <w:p w14:paraId="63DE228E" w14:textId="7BCF70E3" w:rsidR="00250F08" w:rsidRPr="00CD067C" w:rsidRDefault="00250F08" w:rsidP="0094597D">
      <w:pPr>
        <w:rPr>
          <w:rtl/>
        </w:rPr>
      </w:pPr>
      <w:r w:rsidRPr="00CD067C">
        <w:rPr>
          <w:rtl/>
        </w:rPr>
        <w:t xml:space="preserve">אולי </w:t>
      </w:r>
      <w:r w:rsidR="00F06A3F">
        <w:rPr>
          <w:rtl/>
        </w:rPr>
        <w:t>עכשיו</w:t>
      </w:r>
      <w:r w:rsidR="00087994">
        <w:rPr>
          <w:rFonts w:hint="cs"/>
          <w:rtl/>
        </w:rPr>
        <w:t xml:space="preserve"> ישובו</w:t>
      </w:r>
      <w:r w:rsidRPr="00CD067C">
        <w:rPr>
          <w:rtl/>
        </w:rPr>
        <w:t xml:space="preserve"> החיים למסלולם</w:t>
      </w:r>
      <w:r w:rsidR="0094597D">
        <w:rPr>
          <w:rFonts w:hint="cs"/>
          <w:rtl/>
        </w:rPr>
        <w:t xml:space="preserve">, </w:t>
      </w:r>
      <w:r w:rsidRPr="00CD067C">
        <w:rPr>
          <w:rtl/>
        </w:rPr>
        <w:t>ליבו פרפר בחזהו. הוא</w:t>
      </w:r>
      <w:r w:rsidR="006B6AAA">
        <w:rPr>
          <w:rtl/>
        </w:rPr>
        <w:t xml:space="preserve"> </w:t>
      </w:r>
      <w:r w:rsidRPr="00CD067C">
        <w:rPr>
          <w:rtl/>
        </w:rPr>
        <w:t xml:space="preserve">טיפס </w:t>
      </w:r>
      <w:r w:rsidR="00697AD2">
        <w:rPr>
          <w:rFonts w:hint="cs"/>
          <w:rtl/>
        </w:rPr>
        <w:t>ל</w:t>
      </w:r>
      <w:r w:rsidRPr="00CD067C">
        <w:rPr>
          <w:rtl/>
        </w:rPr>
        <w:t>מיטה לידה</w:t>
      </w:r>
      <w:r w:rsidR="00F00BCF">
        <w:rPr>
          <w:rFonts w:hint="cs"/>
          <w:rtl/>
        </w:rPr>
        <w:t>.</w:t>
      </w:r>
      <w:r w:rsidRPr="00CD067C">
        <w:rPr>
          <w:rtl/>
        </w:rPr>
        <w:t xml:space="preserve"> "אני רוצה לטעום את האוזן של תיאו. מממ</w:t>
      </w:r>
      <w:r w:rsidR="0094597D">
        <w:rPr>
          <w:rFonts w:hint="cs"/>
          <w:rtl/>
        </w:rPr>
        <w:t>מ</w:t>
      </w:r>
      <w:r w:rsidR="00F00BCF">
        <w:rPr>
          <w:rFonts w:hint="cs"/>
          <w:rtl/>
        </w:rPr>
        <w:t>,</w:t>
      </w:r>
      <w:r w:rsidRPr="00CD067C">
        <w:rPr>
          <w:rtl/>
        </w:rPr>
        <w:t xml:space="preserve"> זה טעים. </w:t>
      </w:r>
      <w:r w:rsidR="00F06A3F">
        <w:rPr>
          <w:rtl/>
        </w:rPr>
        <w:t>עכשיו</w:t>
      </w:r>
      <w:r w:rsidRPr="00CD067C">
        <w:rPr>
          <w:rtl/>
        </w:rPr>
        <w:t xml:space="preserve"> אני רוצה לטעום את היד של תיאו. ממממ</w:t>
      </w:r>
      <w:r w:rsidR="00F00BCF">
        <w:rPr>
          <w:rFonts w:hint="cs"/>
          <w:rtl/>
        </w:rPr>
        <w:t>,</w:t>
      </w:r>
      <w:r w:rsidRPr="00CD067C">
        <w:rPr>
          <w:rtl/>
        </w:rPr>
        <w:t xml:space="preserve"> זה מתוק." תיאו ישן בשלו</w:t>
      </w:r>
      <w:r w:rsidR="00F00BCF">
        <w:rPr>
          <w:rFonts w:hint="cs"/>
          <w:rtl/>
        </w:rPr>
        <w:t>ו</w:t>
      </w:r>
      <w:r w:rsidRPr="00CD067C">
        <w:rPr>
          <w:rtl/>
        </w:rPr>
        <w:t>ה, בקרוב אימו תניח אותו בעריסה ותרד להכין ל</w:t>
      </w:r>
      <w:r w:rsidR="00A139F0">
        <w:rPr>
          <w:rtl/>
        </w:rPr>
        <w:t xml:space="preserve">הם ארוחת צהריים. היא תראה את </w:t>
      </w:r>
      <w:r w:rsidRPr="00CD067C">
        <w:rPr>
          <w:rtl/>
        </w:rPr>
        <w:t xml:space="preserve">הכלים </w:t>
      </w:r>
      <w:r w:rsidR="00314FB2" w:rsidRPr="00CD067C">
        <w:rPr>
          <w:rtl/>
        </w:rPr>
        <w:t>שהדיח</w:t>
      </w:r>
      <w:r w:rsidR="00314FB2">
        <w:rPr>
          <w:rFonts w:hint="cs"/>
          <w:rtl/>
        </w:rPr>
        <w:t xml:space="preserve"> </w:t>
      </w:r>
      <w:r w:rsidR="00A139F0">
        <w:rPr>
          <w:rFonts w:hint="cs"/>
          <w:rtl/>
        </w:rPr>
        <w:t>מארוחת</w:t>
      </w:r>
      <w:r w:rsidR="00F00BCF">
        <w:rPr>
          <w:rFonts w:hint="cs"/>
          <w:rtl/>
        </w:rPr>
        <w:t xml:space="preserve"> </w:t>
      </w:r>
      <w:r w:rsidR="00A139F0">
        <w:rPr>
          <w:rFonts w:hint="cs"/>
          <w:rtl/>
        </w:rPr>
        <w:t xml:space="preserve">הבוקר </w:t>
      </w:r>
      <w:r w:rsidRPr="00CD067C">
        <w:rPr>
          <w:rtl/>
        </w:rPr>
        <w:t>ות</w:t>
      </w:r>
      <w:r w:rsidR="0055180D">
        <w:rPr>
          <w:rFonts w:hint="cs"/>
          <w:rtl/>
        </w:rPr>
        <w:t>ת</w:t>
      </w:r>
      <w:r w:rsidRPr="00CD067C">
        <w:rPr>
          <w:rtl/>
        </w:rPr>
        <w:t>גאה</w:t>
      </w:r>
      <w:r w:rsidR="0055180D">
        <w:rPr>
          <w:rFonts w:hint="cs"/>
          <w:rtl/>
        </w:rPr>
        <w:t xml:space="preserve"> בו</w:t>
      </w:r>
      <w:r w:rsidRPr="00CD067C">
        <w:rPr>
          <w:rtl/>
        </w:rPr>
        <w:t xml:space="preserve">. "אבל </w:t>
      </w:r>
      <w:r w:rsidR="00F06A3F">
        <w:rPr>
          <w:rtl/>
        </w:rPr>
        <w:t>עכשיו</w:t>
      </w:r>
      <w:r w:rsidRPr="00CD067C">
        <w:rPr>
          <w:rtl/>
        </w:rPr>
        <w:t xml:space="preserve"> אני לא מסכים בלי זה," הוא נישק את רגלה החשופה, "ובלי זה," הפשיל מעט את הגרב </w:t>
      </w:r>
      <w:r w:rsidR="00697AD2">
        <w:rPr>
          <w:rFonts w:hint="cs"/>
          <w:rtl/>
        </w:rPr>
        <w:t xml:space="preserve">שלה </w:t>
      </w:r>
      <w:r w:rsidRPr="00CD067C">
        <w:rPr>
          <w:rtl/>
        </w:rPr>
        <w:t>ונשק את הסימנים הגליים ש</w:t>
      </w:r>
      <w:r w:rsidR="0055180D">
        <w:rPr>
          <w:rFonts w:hint="cs"/>
          <w:rtl/>
        </w:rPr>
        <w:t xml:space="preserve">הגרב </w:t>
      </w:r>
      <w:r w:rsidRPr="00CD067C">
        <w:rPr>
          <w:rtl/>
        </w:rPr>
        <w:t>חר</w:t>
      </w:r>
      <w:r w:rsidR="0094597D">
        <w:rPr>
          <w:rFonts w:hint="cs"/>
          <w:rtl/>
        </w:rPr>
        <w:t>ץ</w:t>
      </w:r>
      <w:r w:rsidRPr="00CD067C">
        <w:rPr>
          <w:rtl/>
        </w:rPr>
        <w:t xml:space="preserve"> בבשרה. </w:t>
      </w:r>
    </w:p>
    <w:p w14:paraId="5BE08CBB" w14:textId="77777777" w:rsidR="00250F08" w:rsidRPr="00CD067C" w:rsidRDefault="00250F08" w:rsidP="00250000">
      <w:pPr>
        <w:rPr>
          <w:rtl/>
        </w:rPr>
      </w:pPr>
      <w:r w:rsidRPr="00CD067C">
        <w:rPr>
          <w:rtl/>
        </w:rPr>
        <w:t xml:space="preserve">"די!" </w:t>
      </w:r>
    </w:p>
    <w:p w14:paraId="5083D865" w14:textId="77777777" w:rsidR="00250F08" w:rsidRPr="00CD067C" w:rsidRDefault="00250F08" w:rsidP="00250000">
      <w:pPr>
        <w:rPr>
          <w:rtl/>
        </w:rPr>
      </w:pPr>
      <w:r w:rsidRPr="00CD067C">
        <w:rPr>
          <w:rtl/>
        </w:rPr>
        <w:t>"ובלי</w:t>
      </w:r>
      <w:r w:rsidR="00A139F0">
        <w:rPr>
          <w:rtl/>
        </w:rPr>
        <w:t xml:space="preserve"> זה,"</w:t>
      </w:r>
      <w:r w:rsidR="00A139F0">
        <w:rPr>
          <w:rFonts w:hint="cs"/>
          <w:rtl/>
        </w:rPr>
        <w:t xml:space="preserve"> הוא נגע בשרוולה.</w:t>
      </w:r>
    </w:p>
    <w:p w14:paraId="6D117B32" w14:textId="77777777" w:rsidR="00250F08" w:rsidRPr="00CD067C" w:rsidRDefault="00250F08" w:rsidP="00250000">
      <w:pPr>
        <w:rPr>
          <w:rtl/>
        </w:rPr>
      </w:pPr>
      <w:r w:rsidRPr="00CD067C">
        <w:rPr>
          <w:rtl/>
        </w:rPr>
        <w:t xml:space="preserve">"לא, די! לך מפה כבר!" </w:t>
      </w:r>
    </w:p>
    <w:p w14:paraId="52B02B91" w14:textId="77777777" w:rsidR="00250F08" w:rsidRPr="00CD067C" w:rsidRDefault="00250F08" w:rsidP="00250000">
      <w:pPr>
        <w:rPr>
          <w:rtl/>
        </w:rPr>
      </w:pPr>
      <w:r w:rsidRPr="00CD067C">
        <w:rPr>
          <w:rtl/>
        </w:rPr>
        <w:t xml:space="preserve">"אני רק רוצה – " </w:t>
      </w:r>
    </w:p>
    <w:p w14:paraId="4B844400" w14:textId="77777777" w:rsidR="00250F08" w:rsidRPr="00CD067C" w:rsidRDefault="00250F08" w:rsidP="00250000">
      <w:pPr>
        <w:rPr>
          <w:rtl/>
        </w:rPr>
      </w:pPr>
      <w:r w:rsidRPr="00CD067C">
        <w:rPr>
          <w:rtl/>
        </w:rPr>
        <w:t>"לך, לך! לך מפה!"</w:t>
      </w:r>
    </w:p>
    <w:p w14:paraId="56F3549B" w14:textId="602AB69D" w:rsidR="00065D63" w:rsidRDefault="00F01D3C" w:rsidP="00065D63">
      <w:pPr>
        <w:rPr>
          <w:rtl/>
        </w:rPr>
      </w:pPr>
      <w:r w:rsidRPr="00F01D3C">
        <w:rPr>
          <w:rFonts w:cs="Times New Roman"/>
          <w:rtl/>
        </w:rPr>
        <w:lastRenderedPageBreak/>
        <w:t>מבוהל מע</w:t>
      </w:r>
      <w:r w:rsidR="00F00BCF">
        <w:rPr>
          <w:rFonts w:cs="Times New Roman" w:hint="cs"/>
          <w:rtl/>
        </w:rPr>
        <w:t>ו</w:t>
      </w:r>
      <w:r w:rsidRPr="00F01D3C">
        <w:rPr>
          <w:rFonts w:cs="Times New Roman"/>
          <w:rtl/>
        </w:rPr>
        <w:t>צמת הצעקה הוא נפל מ</w:t>
      </w:r>
      <w:r w:rsidR="00087994">
        <w:rPr>
          <w:rFonts w:cs="Times New Roman" w:hint="cs"/>
          <w:rtl/>
        </w:rPr>
        <w:t>ה</w:t>
      </w:r>
      <w:r w:rsidRPr="00F01D3C">
        <w:rPr>
          <w:rFonts w:cs="Times New Roman"/>
          <w:rtl/>
        </w:rPr>
        <w:t>מיט</w:t>
      </w:r>
      <w:r w:rsidR="00087994">
        <w:rPr>
          <w:rFonts w:cs="Times New Roman" w:hint="cs"/>
          <w:rtl/>
        </w:rPr>
        <w:t>ה</w:t>
      </w:r>
      <w:r w:rsidRPr="00F01D3C">
        <w:rPr>
          <w:rFonts w:cs="Times New Roman"/>
          <w:rtl/>
        </w:rPr>
        <w:t xml:space="preserve"> ל</w:t>
      </w:r>
      <w:r w:rsidR="004C59E0">
        <w:rPr>
          <w:rFonts w:cs="Times New Roman"/>
          <w:rtl/>
        </w:rPr>
        <w:t>רצפה</w:t>
      </w:r>
      <w:r w:rsidRPr="00F01D3C">
        <w:rPr>
          <w:rFonts w:cs="Times New Roman"/>
          <w:rtl/>
        </w:rPr>
        <w:t>, ואולי נוספה גם הדיפה שסייעה לנפילתו</w:t>
      </w:r>
      <w:r w:rsidR="00065D63">
        <w:rPr>
          <w:rFonts w:cs="Times New Roman"/>
          <w:rtl/>
        </w:rPr>
        <w:t>. החבטה נשמעה בכל</w:t>
      </w:r>
      <w:r w:rsidR="008B661E">
        <w:rPr>
          <w:rFonts w:cs="Times New Roman" w:hint="cs"/>
          <w:rtl/>
        </w:rPr>
        <w:t xml:space="preserve"> רחבי</w:t>
      </w:r>
      <w:r w:rsidR="00065D63">
        <w:rPr>
          <w:rFonts w:cs="Times New Roman"/>
          <w:rtl/>
        </w:rPr>
        <w:t xml:space="preserve"> הבית, ונגינת הפסנתר נקטעה.</w:t>
      </w:r>
    </w:p>
    <w:p w14:paraId="5001A8DB" w14:textId="03EB404D" w:rsidR="00065D63" w:rsidRDefault="00065D63" w:rsidP="00065D63">
      <w:pPr>
        <w:rPr>
          <w:rtl/>
        </w:rPr>
      </w:pPr>
      <w:r>
        <w:rPr>
          <w:rFonts w:cs="Times New Roman"/>
          <w:rtl/>
        </w:rPr>
        <w:t>"תראה למה גרמת! אנחנו מפריעים ל</w:t>
      </w:r>
      <w:r w:rsidR="008B1B44">
        <w:rPr>
          <w:rFonts w:cs="Times New Roman"/>
          <w:rtl/>
        </w:rPr>
        <w:t>סופי</w:t>
      </w:r>
      <w:r>
        <w:rPr>
          <w:rFonts w:cs="Times New Roman"/>
          <w:rtl/>
        </w:rPr>
        <w:t xml:space="preserve"> להתאמן."</w:t>
      </w:r>
    </w:p>
    <w:p w14:paraId="6AB7BEA2" w14:textId="77777777" w:rsidR="00065D63" w:rsidRDefault="00065D63" w:rsidP="00065D63">
      <w:pPr>
        <w:rPr>
          <w:rtl/>
        </w:rPr>
      </w:pPr>
      <w:r>
        <w:rPr>
          <w:rFonts w:cs="Times New Roman"/>
          <w:rtl/>
        </w:rPr>
        <w:t>אבא הופיע בפתח החדר. "מה קורה פה?"</w:t>
      </w:r>
    </w:p>
    <w:p w14:paraId="3CB58EA5" w14:textId="221E021E" w:rsidR="00250F08" w:rsidRPr="00CD067C" w:rsidRDefault="00065D63" w:rsidP="00065D63">
      <w:pPr>
        <w:rPr>
          <w:rtl/>
        </w:rPr>
      </w:pPr>
      <w:r>
        <w:rPr>
          <w:rFonts w:cs="Times New Roman"/>
          <w:rtl/>
        </w:rPr>
        <w:t xml:space="preserve">אלכס התרומם בקושי. פְּריסקוּס </w:t>
      </w:r>
      <w:r w:rsidR="00E41159" w:rsidRPr="00E41159">
        <w:rPr>
          <w:rFonts w:cs="Times New Roman"/>
          <w:rtl/>
        </w:rPr>
        <w:t xml:space="preserve">וּוֶרוּס </w:t>
      </w:r>
      <w:r>
        <w:rPr>
          <w:rFonts w:cs="Times New Roman"/>
          <w:rtl/>
        </w:rPr>
        <w:t>נדרו שי</w:t>
      </w:r>
      <w:r w:rsidR="00F00BCF">
        <w:rPr>
          <w:rFonts w:cs="Times New Roman" w:hint="cs"/>
          <w:rtl/>
        </w:rPr>
        <w:t>י</w:t>
      </w:r>
      <w:r>
        <w:rPr>
          <w:rFonts w:cs="Times New Roman"/>
          <w:rtl/>
        </w:rPr>
        <w:t>לחמו עד מוות, ואילו הוא, דמעות נקוו בעיניו.</w:t>
      </w:r>
    </w:p>
    <w:p w14:paraId="1C2E2CA1" w14:textId="77777777" w:rsidR="00250F08" w:rsidRPr="00CD067C" w:rsidRDefault="00250F08" w:rsidP="00250000">
      <w:pPr>
        <w:rPr>
          <w:rtl/>
        </w:rPr>
      </w:pPr>
      <w:r w:rsidRPr="00CD067C">
        <w:rPr>
          <w:rtl/>
        </w:rPr>
        <w:t>"מה אתה עושה פה?"</w:t>
      </w:r>
    </w:p>
    <w:p w14:paraId="3272EA6A" w14:textId="2C2263F2" w:rsidR="00250F08" w:rsidRPr="00CD067C" w:rsidRDefault="00250F08" w:rsidP="00250000">
      <w:pPr>
        <w:rPr>
          <w:rtl/>
        </w:rPr>
      </w:pPr>
      <w:r w:rsidRPr="00CD067C">
        <w:rPr>
          <w:rtl/>
        </w:rPr>
        <w:t>"רציתי להאכיל את התינוק." הוא גישש ברגליו</w:t>
      </w:r>
      <w:r w:rsidR="00905F11">
        <w:rPr>
          <w:rFonts w:hint="cs"/>
          <w:rtl/>
        </w:rPr>
        <w:t xml:space="preserve"> </w:t>
      </w:r>
      <w:r w:rsidR="00EF1152">
        <w:rPr>
          <w:rFonts w:hint="cs"/>
          <w:rtl/>
        </w:rPr>
        <w:t xml:space="preserve">למצא </w:t>
      </w:r>
      <w:r w:rsidR="00905F11">
        <w:rPr>
          <w:rFonts w:hint="cs"/>
          <w:rtl/>
        </w:rPr>
        <w:t xml:space="preserve">את </w:t>
      </w:r>
      <w:r w:rsidRPr="00CD067C">
        <w:rPr>
          <w:rtl/>
        </w:rPr>
        <w:t>נעלי הבית</w:t>
      </w:r>
      <w:r w:rsidR="00EF055F">
        <w:rPr>
          <w:rFonts w:hint="cs"/>
          <w:rtl/>
        </w:rPr>
        <w:t>, לשו</w:t>
      </w:r>
      <w:r w:rsidR="00F00BCF">
        <w:rPr>
          <w:rFonts w:hint="cs"/>
          <w:rtl/>
        </w:rPr>
        <w:t>ו</w:t>
      </w:r>
      <w:r w:rsidR="00EF055F">
        <w:rPr>
          <w:rFonts w:hint="cs"/>
          <w:rtl/>
        </w:rPr>
        <w:t>א</w:t>
      </w:r>
      <w:r w:rsidRPr="00CD067C">
        <w:rPr>
          <w:rtl/>
        </w:rPr>
        <w:t>.</w:t>
      </w:r>
    </w:p>
    <w:p w14:paraId="7D97BABF" w14:textId="0660CE8C" w:rsidR="00250F08" w:rsidRDefault="00250F08" w:rsidP="00314FB2">
      <w:pPr>
        <w:rPr>
          <w:rtl/>
        </w:rPr>
      </w:pPr>
      <w:r w:rsidRPr="00CD067C">
        <w:rPr>
          <w:rFonts w:hint="cs"/>
          <w:rtl/>
        </w:rPr>
        <w:t>"אתה לא יכול לטפס על</w:t>
      </w:r>
      <w:r w:rsidR="007F0EDC">
        <w:rPr>
          <w:rFonts w:hint="cs"/>
          <w:rtl/>
        </w:rPr>
        <w:t>י</w:t>
      </w:r>
      <w:r w:rsidRPr="00CD067C">
        <w:rPr>
          <w:rFonts w:hint="cs"/>
          <w:rtl/>
        </w:rPr>
        <w:t>י כל הזמן,</w:t>
      </w:r>
      <w:r w:rsidR="00927922">
        <w:rPr>
          <w:rFonts w:hint="cs"/>
          <w:rtl/>
        </w:rPr>
        <w:t>" הא</w:t>
      </w:r>
      <w:r w:rsidR="00314FB2">
        <w:rPr>
          <w:rFonts w:hint="cs"/>
          <w:rtl/>
        </w:rPr>
        <w:t>ם</w:t>
      </w:r>
      <w:r w:rsidR="00927922">
        <w:rPr>
          <w:rFonts w:hint="cs"/>
          <w:rtl/>
        </w:rPr>
        <w:t xml:space="preserve"> רטנה,</w:t>
      </w:r>
      <w:r w:rsidRPr="00CD067C">
        <w:rPr>
          <w:rFonts w:hint="cs"/>
          <w:rtl/>
        </w:rPr>
        <w:t xml:space="preserve"> </w:t>
      </w:r>
      <w:r w:rsidR="00927922">
        <w:rPr>
          <w:rFonts w:hint="cs"/>
          <w:rtl/>
        </w:rPr>
        <w:t>"</w:t>
      </w:r>
      <w:r w:rsidRPr="00CD067C">
        <w:rPr>
          <w:rFonts w:hint="cs"/>
          <w:rtl/>
        </w:rPr>
        <w:t xml:space="preserve">אתה שומע?" </w:t>
      </w:r>
    </w:p>
    <w:p w14:paraId="4AE09352" w14:textId="19984CC9" w:rsidR="004E0209" w:rsidRPr="00E456CB" w:rsidRDefault="004549BA" w:rsidP="00314FB2">
      <w:pPr>
        <w:rPr>
          <w:rtl/>
        </w:rPr>
      </w:pPr>
      <w:r w:rsidRPr="004549BA">
        <w:rPr>
          <w:rFonts w:cs="Times New Roman"/>
          <w:rtl/>
        </w:rPr>
        <w:t>הוא שמע</w:t>
      </w:r>
      <w:r w:rsidR="00087994">
        <w:rPr>
          <w:rFonts w:cs="Times New Roman" w:hint="cs"/>
          <w:rtl/>
        </w:rPr>
        <w:t xml:space="preserve"> </w:t>
      </w:r>
      <w:r w:rsidR="00483BB1">
        <w:rPr>
          <w:rFonts w:cs="Times New Roman" w:hint="cs"/>
          <w:rtl/>
        </w:rPr>
        <w:t>הכול</w:t>
      </w:r>
      <w:r w:rsidRPr="004549BA">
        <w:rPr>
          <w:rFonts w:cs="Times New Roman"/>
          <w:rtl/>
        </w:rPr>
        <w:t>, הן לא ניתן לעמוד ב</w:t>
      </w:r>
      <w:r w:rsidR="00087994">
        <w:rPr>
          <w:rFonts w:cs="Times New Roman" w:hint="cs"/>
          <w:rtl/>
        </w:rPr>
        <w:t>המייה</w:t>
      </w:r>
      <w:r w:rsidRPr="004549BA">
        <w:rPr>
          <w:rFonts w:cs="Times New Roman"/>
          <w:rtl/>
        </w:rPr>
        <w:t xml:space="preserve"> הכביר</w:t>
      </w:r>
      <w:r w:rsidR="00087994">
        <w:rPr>
          <w:rFonts w:cs="Times New Roman" w:hint="cs"/>
          <w:rtl/>
        </w:rPr>
        <w:t>ה</w:t>
      </w:r>
      <w:r w:rsidRPr="004549BA">
        <w:rPr>
          <w:rFonts w:cs="Times New Roman"/>
          <w:rtl/>
        </w:rPr>
        <w:t xml:space="preserve"> שמילא</w:t>
      </w:r>
      <w:r w:rsidR="00087994">
        <w:rPr>
          <w:rFonts w:cs="Times New Roman" w:hint="cs"/>
          <w:rtl/>
        </w:rPr>
        <w:t>ה</w:t>
      </w:r>
      <w:r w:rsidRPr="004549BA">
        <w:rPr>
          <w:rFonts w:cs="Times New Roman"/>
          <w:rtl/>
        </w:rPr>
        <w:t xml:space="preserve"> את העולם, </w:t>
      </w:r>
      <w:r w:rsidR="00087994" w:rsidRPr="00087994">
        <w:rPr>
          <w:rFonts w:cs="Times New Roman"/>
          <w:rtl/>
        </w:rPr>
        <w:t>סואנת ב</w:t>
      </w:r>
      <w:r w:rsidR="00087994">
        <w:rPr>
          <w:rFonts w:cs="Times New Roman" w:hint="cs"/>
          <w:rtl/>
        </w:rPr>
        <w:t>תוקף</w:t>
      </w:r>
      <w:r w:rsidR="00143DCC">
        <w:rPr>
          <w:rFonts w:cs="Times New Roman" w:hint="cs"/>
          <w:rtl/>
        </w:rPr>
        <w:t>,</w:t>
      </w:r>
      <w:r w:rsidR="00087994">
        <w:rPr>
          <w:rFonts w:cs="Times New Roman" w:hint="cs"/>
          <w:rtl/>
        </w:rPr>
        <w:t xml:space="preserve"> [תקיפות</w:t>
      </w:r>
      <w:r w:rsidR="00087994" w:rsidRPr="00087994">
        <w:rPr>
          <w:rFonts w:cs="Times New Roman"/>
          <w:rtl/>
        </w:rPr>
        <w:t xml:space="preserve"> בוטחת</w:t>
      </w:r>
      <w:r w:rsidRPr="004549BA">
        <w:rPr>
          <w:rFonts w:cs="Times New Roman"/>
          <w:rtl/>
        </w:rPr>
        <w:t xml:space="preserve"> </w:t>
      </w:r>
      <w:r w:rsidR="00087994" w:rsidRPr="00087994">
        <w:rPr>
          <w:rFonts w:cs="Times New Roman"/>
          <w:rtl/>
        </w:rPr>
        <w:t>סמכותיות</w:t>
      </w:r>
      <w:r w:rsidR="00087994">
        <w:rPr>
          <w:rFonts w:cs="Times New Roman" w:hint="cs"/>
          <w:rtl/>
        </w:rPr>
        <w:t xml:space="preserve">, </w:t>
      </w:r>
      <w:r w:rsidRPr="004549BA">
        <w:rPr>
          <w:rFonts w:cs="Times New Roman"/>
          <w:rtl/>
        </w:rPr>
        <w:t>בתוקף,] ש</w:t>
      </w:r>
      <w:r w:rsidR="00143DCC">
        <w:rPr>
          <w:rFonts w:cs="Times New Roman" w:hint="cs"/>
          <w:rtl/>
        </w:rPr>
        <w:t>ו</w:t>
      </w:r>
      <w:r w:rsidRPr="004549BA">
        <w:rPr>
          <w:rFonts w:cs="Times New Roman"/>
          <w:rtl/>
        </w:rPr>
        <w:t>לט</w:t>
      </w:r>
      <w:r w:rsidR="00143DCC">
        <w:rPr>
          <w:rFonts w:cs="Times New Roman" w:hint="cs"/>
          <w:rtl/>
        </w:rPr>
        <w:t>ת</w:t>
      </w:r>
      <w:r w:rsidRPr="004549BA">
        <w:rPr>
          <w:rFonts w:cs="Times New Roman"/>
          <w:rtl/>
        </w:rPr>
        <w:t xml:space="preserve"> ללא עוררין, כי האוקיינוס </w:t>
      </w:r>
      <w:r w:rsidR="00087994">
        <w:rPr>
          <w:rFonts w:cs="Times New Roman" w:hint="cs"/>
          <w:rtl/>
        </w:rPr>
        <w:t>ענקי</w:t>
      </w:r>
      <w:r w:rsidRPr="004549BA">
        <w:rPr>
          <w:rFonts w:cs="Times New Roman"/>
          <w:rtl/>
        </w:rPr>
        <w:t xml:space="preserve"> הוא</w:t>
      </w:r>
      <w:r w:rsidR="00087994">
        <w:rPr>
          <w:rFonts w:cs="Times New Roman" w:hint="cs"/>
          <w:rtl/>
        </w:rPr>
        <w:t xml:space="preserve"> </w:t>
      </w:r>
      <w:r w:rsidR="00F01D3C" w:rsidRPr="004549BA">
        <w:rPr>
          <w:rFonts w:cs="Times New Roman"/>
          <w:rtl/>
        </w:rPr>
        <w:t>(יותר מ</w:t>
      </w:r>
      <w:r w:rsidR="001C5A04">
        <w:rPr>
          <w:rFonts w:cs="Times New Roman"/>
          <w:rtl/>
        </w:rPr>
        <w:t>אימא</w:t>
      </w:r>
      <w:r w:rsidR="00F01D3C" w:rsidRPr="004549BA">
        <w:rPr>
          <w:rFonts w:cs="Times New Roman"/>
          <w:rtl/>
        </w:rPr>
        <w:t>)</w:t>
      </w:r>
      <w:r w:rsidRPr="004549BA">
        <w:rPr>
          <w:rFonts w:cs="Times New Roman"/>
          <w:rtl/>
        </w:rPr>
        <w:t xml:space="preserve"> </w:t>
      </w:r>
      <w:r w:rsidR="00087994">
        <w:rPr>
          <w:rFonts w:cs="Times New Roman" w:hint="cs"/>
          <w:rtl/>
        </w:rPr>
        <w:t>רב</w:t>
      </w:r>
      <w:r w:rsidR="00F00BCF">
        <w:rPr>
          <w:rFonts w:cs="Times New Roman" w:hint="cs"/>
          <w:rtl/>
        </w:rPr>
        <w:t xml:space="preserve"> </w:t>
      </w:r>
      <w:r w:rsidR="00087994">
        <w:rPr>
          <w:rFonts w:cs="Times New Roman" w:hint="cs"/>
          <w:rtl/>
        </w:rPr>
        <w:t xml:space="preserve">מידות </w:t>
      </w:r>
      <w:r w:rsidRPr="004549BA">
        <w:rPr>
          <w:rFonts w:cs="Times New Roman"/>
          <w:rtl/>
        </w:rPr>
        <w:t>וחסר כל גבול</w:t>
      </w:r>
      <w:r w:rsidR="00173ED3" w:rsidRPr="00E456CB">
        <w:rPr>
          <w:rFonts w:cs="Times New Roman"/>
          <w:rtl/>
        </w:rPr>
        <w:t xml:space="preserve">, מערבולות אדירות </w:t>
      </w:r>
      <w:r w:rsidR="00D54C3E">
        <w:rPr>
          <w:rFonts w:cs="Times New Roman"/>
          <w:rtl/>
        </w:rPr>
        <w:t>ממד</w:t>
      </w:r>
      <w:r w:rsidR="00173ED3" w:rsidRPr="00E456CB">
        <w:rPr>
          <w:rFonts w:cs="Times New Roman"/>
          <w:rtl/>
        </w:rPr>
        <w:t>ים</w:t>
      </w:r>
      <w:r w:rsidR="004E0209" w:rsidRPr="00E456CB">
        <w:rPr>
          <w:rFonts w:cs="Times New Roman"/>
          <w:rtl/>
        </w:rPr>
        <w:t xml:space="preserve"> </w:t>
      </w:r>
      <w:r w:rsidR="00173ED3" w:rsidRPr="00E456CB">
        <w:rPr>
          <w:rFonts w:cs="Times New Roman"/>
          <w:rtl/>
        </w:rPr>
        <w:t xml:space="preserve">(יותר ממה שתוכל היא אי פעם להקים), </w:t>
      </w:r>
      <w:r w:rsidR="004E0209" w:rsidRPr="00E456CB">
        <w:rPr>
          <w:rFonts w:cs="Times New Roman"/>
          <w:rtl/>
        </w:rPr>
        <w:t>ויש בו גל. לא כגלים הקטנים הנשברים בשצף</w:t>
      </w:r>
      <w:r w:rsidR="00F00BCF">
        <w:rPr>
          <w:rFonts w:cs="Times New Roman" w:hint="cs"/>
          <w:rtl/>
        </w:rPr>
        <w:t xml:space="preserve"> </w:t>
      </w:r>
      <w:r w:rsidR="004E0209" w:rsidRPr="00E456CB">
        <w:rPr>
          <w:rFonts w:cs="Times New Roman"/>
          <w:rtl/>
        </w:rPr>
        <w:t>קצף ורוב עמל אלי חוף, אלא גל! גל אוקייני עצום, והוא שט. אי</w:t>
      </w:r>
      <w:r w:rsidR="00EF055F" w:rsidRPr="00E456CB">
        <w:rPr>
          <w:rFonts w:cs="Times New Roman" w:hint="eastAsia"/>
          <w:rtl/>
        </w:rPr>
        <w:t>ן</w:t>
      </w:r>
      <w:r w:rsidR="00EF055F" w:rsidRPr="00E456CB">
        <w:rPr>
          <w:rFonts w:cs="Times New Roman"/>
          <w:rtl/>
        </w:rPr>
        <w:t xml:space="preserve"> </w:t>
      </w:r>
      <w:r w:rsidR="00EF055F" w:rsidRPr="00E456CB">
        <w:rPr>
          <w:rFonts w:cs="Times New Roman" w:hint="eastAsia"/>
          <w:rtl/>
        </w:rPr>
        <w:t>הוא</w:t>
      </w:r>
      <w:r w:rsidR="004E0209" w:rsidRPr="00E456CB">
        <w:rPr>
          <w:rFonts w:cs="Times New Roman"/>
          <w:rtl/>
        </w:rPr>
        <w:t xml:space="preserve"> מבקש את ק</w:t>
      </w:r>
      <w:r w:rsidR="00E62044">
        <w:rPr>
          <w:rFonts w:cs="Times New Roman" w:hint="cs"/>
          <w:rtl/>
        </w:rPr>
        <w:t>י</w:t>
      </w:r>
      <w:r w:rsidR="004E0209" w:rsidRPr="00E456CB">
        <w:rPr>
          <w:rFonts w:cs="Times New Roman"/>
          <w:rtl/>
        </w:rPr>
        <w:t xml:space="preserve">רבת האדם, לא לו תפנוקיה של קרקע יציבה. עמוק בלב-ליבו של האוקיינוס, רק השמיים ממעל מארחים לו חברה, וקרני השמש, ובלילה אורם הבהיר הכסוף של אינספור כוכבים. </w:t>
      </w:r>
      <w:r w:rsidR="00697AD2">
        <w:rPr>
          <w:rFonts w:cs="Times New Roman" w:hint="cs"/>
          <w:rtl/>
        </w:rPr>
        <w:t>דבר</w:t>
      </w:r>
      <w:r w:rsidR="004E0209" w:rsidRPr="00E456CB">
        <w:rPr>
          <w:rFonts w:cs="Times New Roman"/>
          <w:rtl/>
        </w:rPr>
        <w:t xml:space="preserve"> </w:t>
      </w:r>
      <w:r w:rsidR="00942298">
        <w:rPr>
          <w:rFonts w:cs="Times New Roman" w:hint="cs"/>
          <w:rtl/>
        </w:rPr>
        <w:t xml:space="preserve">אינו </w:t>
      </w:r>
      <w:r w:rsidR="004E0209" w:rsidRPr="00E456CB">
        <w:rPr>
          <w:rFonts w:cs="Times New Roman"/>
          <w:rtl/>
        </w:rPr>
        <w:t>דור</w:t>
      </w:r>
      <w:r w:rsidR="00697AD2">
        <w:rPr>
          <w:rFonts w:cs="Times New Roman" w:hint="cs"/>
          <w:rtl/>
        </w:rPr>
        <w:t>ש הגל</w:t>
      </w:r>
      <w:r w:rsidR="004E0209" w:rsidRPr="00E456CB">
        <w:rPr>
          <w:rFonts w:cs="Times New Roman"/>
          <w:rtl/>
        </w:rPr>
        <w:t>, באוקיינוס רחב</w:t>
      </w:r>
      <w:r w:rsidR="00F00BCF">
        <w:rPr>
          <w:rFonts w:cs="Times New Roman" w:hint="cs"/>
          <w:rtl/>
        </w:rPr>
        <w:t xml:space="preserve"> </w:t>
      </w:r>
      <w:r w:rsidR="004E0209" w:rsidRPr="00E456CB">
        <w:rPr>
          <w:rFonts w:cs="Times New Roman"/>
          <w:rtl/>
        </w:rPr>
        <w:t>הידיים</w:t>
      </w:r>
      <w:r>
        <w:rPr>
          <w:rFonts w:cs="Times New Roman" w:hint="cs"/>
          <w:rtl/>
        </w:rPr>
        <w:t xml:space="preserve"> עד</w:t>
      </w:r>
      <w:r w:rsidR="004E0209" w:rsidRPr="00E456CB">
        <w:rPr>
          <w:rFonts w:cs="Times New Roman"/>
          <w:rtl/>
        </w:rPr>
        <w:t xml:space="preserve"> לאין שיעור הוא נד. ולו</w:t>
      </w:r>
      <w:r w:rsidR="004E0209" w:rsidRPr="00E456CB">
        <w:rPr>
          <w:rFonts w:cs="Times New Roman" w:hint="eastAsia"/>
          <w:rtl/>
        </w:rPr>
        <w:t>ּ</w:t>
      </w:r>
      <w:r w:rsidR="004E0209" w:rsidRPr="00E456CB">
        <w:rPr>
          <w:rFonts w:cs="Times New Roman"/>
          <w:rtl/>
        </w:rPr>
        <w:t xml:space="preserve"> ישאלנו אי</w:t>
      </w:r>
      <w:r w:rsidR="00F00BCF">
        <w:rPr>
          <w:rFonts w:cs="Times New Roman" w:hint="cs"/>
          <w:rtl/>
        </w:rPr>
        <w:t xml:space="preserve"> </w:t>
      </w:r>
      <w:r w:rsidR="004E0209" w:rsidRPr="00E456CB">
        <w:rPr>
          <w:rFonts w:cs="Times New Roman"/>
          <w:rtl/>
        </w:rPr>
        <w:t>מי – לאן, גל? ומנין? אנה מועדות פניך? [הוא לא ישיב דבר, כי הרי אין מה ל</w:t>
      </w:r>
      <w:r w:rsidR="00EF055F" w:rsidRPr="00E456CB">
        <w:rPr>
          <w:rFonts w:cs="Times New Roman"/>
          <w:rtl/>
        </w:rPr>
        <w:t>השיב,</w:t>
      </w:r>
      <w:r w:rsidR="004E0209" w:rsidRPr="00E456CB">
        <w:rPr>
          <w:rFonts w:cs="Times New Roman"/>
          <w:rtl/>
        </w:rPr>
        <w:t>] צילו של חיוך חלף כהרף עין על פניו של אלכס, וכבה. הוא שט</w:t>
      </w:r>
      <w:r w:rsidR="00F01D3C" w:rsidRPr="00F01D3C">
        <w:rPr>
          <w:rFonts w:cs="Times New Roman"/>
          <w:rtl/>
        </w:rPr>
        <w:t xml:space="preserve"> </w:t>
      </w:r>
      <w:r w:rsidR="00F01D3C" w:rsidRPr="00E456CB">
        <w:rPr>
          <w:rFonts w:cs="Times New Roman"/>
          <w:rtl/>
        </w:rPr>
        <w:t>לבד</w:t>
      </w:r>
      <w:r w:rsidR="004E0209" w:rsidRPr="00E456CB">
        <w:rPr>
          <w:rFonts w:cs="Times New Roman"/>
          <w:rtl/>
        </w:rPr>
        <w:t xml:space="preserve"> הרי, כראות עיניו</w:t>
      </w:r>
      <w:r w:rsidR="00942298">
        <w:rPr>
          <w:rFonts w:cs="Times New Roman" w:hint="cs"/>
          <w:rtl/>
        </w:rPr>
        <w:t>,</w:t>
      </w:r>
      <w:r w:rsidR="00EF055F" w:rsidRPr="00E456CB">
        <w:rPr>
          <w:rFonts w:cs="Times New Roman"/>
          <w:rtl/>
        </w:rPr>
        <w:t xml:space="preserve"> </w:t>
      </w:r>
      <w:r w:rsidR="00942298">
        <w:rPr>
          <w:rFonts w:cs="Times New Roman" w:hint="cs"/>
          <w:rtl/>
        </w:rPr>
        <w:t>[</w:t>
      </w:r>
      <w:r w:rsidR="00EF055F" w:rsidRPr="00E456CB">
        <w:rPr>
          <w:rFonts w:hint="eastAsia"/>
          <w:rtl/>
        </w:rPr>
        <w:t>האוקיינוס</w:t>
      </w:r>
      <w:r w:rsidR="00EF055F" w:rsidRPr="00E456CB">
        <w:rPr>
          <w:rtl/>
        </w:rPr>
        <w:t xml:space="preserve"> </w:t>
      </w:r>
      <w:r w:rsidR="00EF055F" w:rsidRPr="00E456CB">
        <w:rPr>
          <w:rFonts w:hint="eastAsia"/>
          <w:rtl/>
        </w:rPr>
        <w:t>מתנפח</w:t>
      </w:r>
      <w:r w:rsidR="00EF055F" w:rsidRPr="00E456CB">
        <w:rPr>
          <w:rtl/>
        </w:rPr>
        <w:t xml:space="preserve"> </w:t>
      </w:r>
      <w:r w:rsidR="00EF055F" w:rsidRPr="00E456CB">
        <w:rPr>
          <w:rFonts w:hint="eastAsia"/>
          <w:rtl/>
        </w:rPr>
        <w:t>כשהגל</w:t>
      </w:r>
      <w:r w:rsidR="00EF055F" w:rsidRPr="00E456CB">
        <w:rPr>
          <w:rtl/>
        </w:rPr>
        <w:t xml:space="preserve"> </w:t>
      </w:r>
      <w:r w:rsidR="00EF055F" w:rsidRPr="00E456CB">
        <w:rPr>
          <w:rFonts w:hint="eastAsia"/>
          <w:rtl/>
        </w:rPr>
        <w:t>חולף</w:t>
      </w:r>
      <w:r w:rsidR="00EF055F" w:rsidRPr="00E456CB">
        <w:rPr>
          <w:rtl/>
        </w:rPr>
        <w:t xml:space="preserve"> </w:t>
      </w:r>
      <w:r w:rsidR="00297D38">
        <w:rPr>
          <w:rFonts w:hint="eastAsia"/>
          <w:rtl/>
        </w:rPr>
        <w:t>על פ</w:t>
      </w:r>
      <w:r w:rsidR="00EF055F" w:rsidRPr="00E456CB">
        <w:rPr>
          <w:rtl/>
        </w:rPr>
        <w:t xml:space="preserve">ניו, </w:t>
      </w:r>
      <w:r w:rsidR="00EF055F" w:rsidRPr="00E456CB">
        <w:rPr>
          <w:rFonts w:hint="eastAsia"/>
          <w:rtl/>
        </w:rPr>
        <w:t>כמויות</w:t>
      </w:r>
      <w:r w:rsidR="00EF055F" w:rsidRPr="00E456CB">
        <w:rPr>
          <w:rtl/>
        </w:rPr>
        <w:t xml:space="preserve"> </w:t>
      </w:r>
      <w:r w:rsidR="00EF055F" w:rsidRPr="00E456CB">
        <w:rPr>
          <w:rFonts w:hint="eastAsia"/>
          <w:rtl/>
        </w:rPr>
        <w:t>אדירות</w:t>
      </w:r>
      <w:r w:rsidR="00EF055F" w:rsidRPr="00E456CB">
        <w:rPr>
          <w:rtl/>
        </w:rPr>
        <w:t xml:space="preserve"> </w:t>
      </w:r>
      <w:r w:rsidR="00EF055F" w:rsidRPr="00E456CB">
        <w:rPr>
          <w:rFonts w:hint="eastAsia"/>
          <w:rtl/>
        </w:rPr>
        <w:t>של</w:t>
      </w:r>
      <w:r w:rsidR="00EF055F" w:rsidRPr="00E456CB">
        <w:rPr>
          <w:rtl/>
        </w:rPr>
        <w:t xml:space="preserve"> </w:t>
      </w:r>
      <w:r w:rsidR="00EF055F" w:rsidRPr="00E456CB">
        <w:rPr>
          <w:rFonts w:hint="eastAsia"/>
          <w:rtl/>
        </w:rPr>
        <w:t>מים</w:t>
      </w:r>
      <w:r w:rsidR="00EF055F" w:rsidRPr="00E456CB">
        <w:rPr>
          <w:rtl/>
        </w:rPr>
        <w:t xml:space="preserve"> </w:t>
      </w:r>
      <w:r w:rsidR="00EF055F" w:rsidRPr="00E456CB">
        <w:rPr>
          <w:rFonts w:hint="eastAsia"/>
          <w:rtl/>
        </w:rPr>
        <w:t>ממהרות</w:t>
      </w:r>
      <w:r w:rsidR="00EF055F" w:rsidRPr="00E456CB">
        <w:rPr>
          <w:rtl/>
        </w:rPr>
        <w:t xml:space="preserve">, </w:t>
      </w:r>
      <w:r w:rsidR="00EF055F" w:rsidRPr="00E456CB">
        <w:rPr>
          <w:rFonts w:hint="eastAsia"/>
          <w:rtl/>
        </w:rPr>
        <w:t>מושיטות</w:t>
      </w:r>
      <w:r w:rsidR="00EF055F" w:rsidRPr="00E456CB">
        <w:rPr>
          <w:rtl/>
        </w:rPr>
        <w:t xml:space="preserve"> </w:t>
      </w:r>
      <w:r w:rsidR="00EF055F" w:rsidRPr="00E456CB">
        <w:rPr>
          <w:rFonts w:hint="eastAsia"/>
          <w:rtl/>
        </w:rPr>
        <w:t>עצמן</w:t>
      </w:r>
      <w:r w:rsidR="00EF055F" w:rsidRPr="00E456CB">
        <w:rPr>
          <w:rtl/>
        </w:rPr>
        <w:t xml:space="preserve">, </w:t>
      </w:r>
      <w:r w:rsidR="00EF055F" w:rsidRPr="00E456CB">
        <w:rPr>
          <w:rFonts w:hint="eastAsia"/>
          <w:rtl/>
        </w:rPr>
        <w:t>מתמסרות</w:t>
      </w:r>
      <w:r w:rsidR="00EF055F" w:rsidRPr="00E456CB">
        <w:rPr>
          <w:rtl/>
        </w:rPr>
        <w:t xml:space="preserve"> </w:t>
      </w:r>
      <w:r w:rsidR="00EF055F" w:rsidRPr="00E456CB">
        <w:rPr>
          <w:rFonts w:hint="eastAsia"/>
          <w:rtl/>
        </w:rPr>
        <w:t>אליו</w:t>
      </w:r>
      <w:r w:rsidR="00EF055F" w:rsidRPr="00E456CB">
        <w:rPr>
          <w:rtl/>
        </w:rPr>
        <w:t>.</w:t>
      </w:r>
      <w:r w:rsidR="00942298">
        <w:rPr>
          <w:rFonts w:hint="cs"/>
          <w:rtl/>
        </w:rPr>
        <w:t>]</w:t>
      </w:r>
    </w:p>
    <w:p w14:paraId="40E43436" w14:textId="6A359226" w:rsidR="00250F08" w:rsidRPr="00CD067C" w:rsidRDefault="00942298" w:rsidP="0094597D">
      <w:pPr>
        <w:rPr>
          <w:rtl/>
        </w:rPr>
      </w:pPr>
      <w:r>
        <w:rPr>
          <w:rFonts w:hint="cs"/>
          <w:rtl/>
        </w:rPr>
        <w:t>[</w:t>
      </w:r>
      <w:r w:rsidR="00B16C71" w:rsidRPr="00E456CB">
        <w:rPr>
          <w:rFonts w:hint="eastAsia"/>
          <w:rtl/>
        </w:rPr>
        <w:t>והגל</w:t>
      </w:r>
      <w:r w:rsidR="00B16C71" w:rsidRPr="00E456CB">
        <w:rPr>
          <w:rtl/>
        </w:rPr>
        <w:t xml:space="preserve"> שט, </w:t>
      </w:r>
      <w:r w:rsidR="00173ED3" w:rsidRPr="00E456CB">
        <w:rPr>
          <w:rFonts w:hint="eastAsia"/>
          <w:rtl/>
        </w:rPr>
        <w:t>הוא</w:t>
      </w:r>
      <w:r w:rsidR="00173ED3" w:rsidRPr="00E456CB">
        <w:rPr>
          <w:rtl/>
        </w:rPr>
        <w:t xml:space="preserve"> בודד,</w:t>
      </w:r>
      <w:r>
        <w:rPr>
          <w:rFonts w:hint="cs"/>
          <w:rtl/>
        </w:rPr>
        <w:t>]</w:t>
      </w:r>
      <w:r w:rsidR="00173ED3" w:rsidRPr="00E456CB">
        <w:rPr>
          <w:rtl/>
        </w:rPr>
        <w:t xml:space="preserve"> </w:t>
      </w:r>
      <w:r w:rsidR="00B16C71" w:rsidRPr="00E456CB">
        <w:rPr>
          <w:rFonts w:hint="eastAsia"/>
          <w:rtl/>
        </w:rPr>
        <w:t>כה</w:t>
      </w:r>
      <w:r w:rsidR="00B16C71" w:rsidRPr="00E456CB">
        <w:rPr>
          <w:rtl/>
        </w:rPr>
        <w:t xml:space="preserve"> </w:t>
      </w:r>
      <w:r w:rsidR="00B16C71" w:rsidRPr="00E456CB">
        <w:rPr>
          <w:rFonts w:hint="eastAsia"/>
          <w:rtl/>
        </w:rPr>
        <w:t>רחוק</w:t>
      </w:r>
      <w:r w:rsidR="00B16C71" w:rsidRPr="00E456CB">
        <w:rPr>
          <w:rtl/>
        </w:rPr>
        <w:t xml:space="preserve"> </w:t>
      </w:r>
      <w:r w:rsidR="00B16C71" w:rsidRPr="00E456CB">
        <w:rPr>
          <w:rFonts w:hint="eastAsia"/>
          <w:rtl/>
        </w:rPr>
        <w:t>מאלכס</w:t>
      </w:r>
      <w:r w:rsidR="00AF2AF7" w:rsidRPr="00E456CB">
        <w:rPr>
          <w:rtl/>
        </w:rPr>
        <w:t xml:space="preserve"> </w:t>
      </w:r>
      <w:r w:rsidR="00173ED3" w:rsidRPr="00E456CB">
        <w:rPr>
          <w:rFonts w:hint="eastAsia"/>
          <w:rtl/>
        </w:rPr>
        <w:t>שזקוק</w:t>
      </w:r>
      <w:r w:rsidR="00173ED3" w:rsidRPr="00E456CB">
        <w:rPr>
          <w:rtl/>
        </w:rPr>
        <w:t xml:space="preserve"> לו </w:t>
      </w:r>
      <w:r w:rsidR="00F06A3F">
        <w:rPr>
          <w:rtl/>
        </w:rPr>
        <w:t>עכשיו</w:t>
      </w:r>
      <w:r w:rsidR="00173ED3" w:rsidRPr="00E456CB">
        <w:rPr>
          <w:rtl/>
        </w:rPr>
        <w:t xml:space="preserve">, </w:t>
      </w:r>
      <w:r w:rsidR="00AF2AF7" w:rsidRPr="00E456CB">
        <w:rPr>
          <w:rFonts w:hint="eastAsia"/>
          <w:rtl/>
        </w:rPr>
        <w:t>מגופו</w:t>
      </w:r>
      <w:r w:rsidR="00AF2AF7" w:rsidRPr="00E456CB">
        <w:rPr>
          <w:rtl/>
        </w:rPr>
        <w:t xml:space="preserve"> </w:t>
      </w:r>
      <w:r w:rsidR="00173ED3" w:rsidRPr="00E456CB">
        <w:rPr>
          <w:rFonts w:hint="eastAsia"/>
          <w:rtl/>
        </w:rPr>
        <w:t>הקטן</w:t>
      </w:r>
      <w:r w:rsidR="00173ED3" w:rsidRPr="00E456CB">
        <w:rPr>
          <w:rtl/>
        </w:rPr>
        <w:t xml:space="preserve"> </w:t>
      </w:r>
      <w:r w:rsidR="004549BA">
        <w:rPr>
          <w:rFonts w:hint="cs"/>
          <w:rtl/>
        </w:rPr>
        <w:t>ה</w:t>
      </w:r>
      <w:r w:rsidR="00AF2AF7" w:rsidRPr="00E456CB">
        <w:rPr>
          <w:rFonts w:hint="eastAsia"/>
          <w:rtl/>
        </w:rPr>
        <w:t>נחבט</w:t>
      </w:r>
      <w:r w:rsidR="00AF2AF7" w:rsidRPr="00E456CB">
        <w:rPr>
          <w:rtl/>
        </w:rPr>
        <w:t xml:space="preserve"> </w:t>
      </w:r>
      <w:r w:rsidR="00AF2AF7" w:rsidRPr="00E456CB">
        <w:rPr>
          <w:rFonts w:hint="eastAsia"/>
          <w:rtl/>
        </w:rPr>
        <w:t>ב</w:t>
      </w:r>
      <w:r w:rsidR="004C59E0">
        <w:rPr>
          <w:rFonts w:hint="eastAsia"/>
          <w:rtl/>
        </w:rPr>
        <w:t>רצפה</w:t>
      </w:r>
      <w:r>
        <w:rPr>
          <w:rFonts w:hint="cs"/>
          <w:rtl/>
        </w:rPr>
        <w:t>[</w:t>
      </w:r>
      <w:r w:rsidR="00B16C71" w:rsidRPr="00E456CB">
        <w:rPr>
          <w:rtl/>
        </w:rPr>
        <w:t>,</w:t>
      </w:r>
      <w:r w:rsidR="00B16C71">
        <w:rPr>
          <w:rFonts w:hint="cs"/>
          <w:rtl/>
        </w:rPr>
        <w:t xml:space="preserve"> </w:t>
      </w:r>
      <w:r w:rsidR="00250F08" w:rsidRPr="00CD067C">
        <w:rPr>
          <w:rtl/>
        </w:rPr>
        <w:t>חללים בתו</w:t>
      </w:r>
      <w:r w:rsidR="00B16C71">
        <w:rPr>
          <w:rFonts w:hint="cs"/>
          <w:rtl/>
        </w:rPr>
        <w:t>כו</w:t>
      </w:r>
      <w:r w:rsidR="00250F08" w:rsidRPr="00CD067C">
        <w:rPr>
          <w:rtl/>
        </w:rPr>
        <w:t xml:space="preserve"> חייכו </w:t>
      </w:r>
      <w:r w:rsidR="00A139F0">
        <w:rPr>
          <w:rFonts w:hint="cs"/>
          <w:rtl/>
        </w:rPr>
        <w:t>חיוך חסר-</w:t>
      </w:r>
      <w:r w:rsidR="00905F11">
        <w:rPr>
          <w:rFonts w:hint="cs"/>
          <w:rtl/>
        </w:rPr>
        <w:t>שיניים</w:t>
      </w:r>
      <w:r w:rsidR="0094597D">
        <w:rPr>
          <w:rFonts w:hint="cs"/>
          <w:rtl/>
        </w:rPr>
        <w:t>,</w:t>
      </w:r>
      <w:r w:rsidR="00905F11">
        <w:rPr>
          <w:rFonts w:hint="cs"/>
          <w:rtl/>
        </w:rPr>
        <w:t xml:space="preserve"> שאנן</w:t>
      </w:r>
      <w:r w:rsidR="0094597D">
        <w:rPr>
          <w:rFonts w:hint="cs"/>
          <w:rtl/>
        </w:rPr>
        <w:t>,</w:t>
      </w:r>
      <w:r w:rsidR="00905F11">
        <w:rPr>
          <w:rtl/>
        </w:rPr>
        <w:t xml:space="preserve"> איש לא ידאג למלאם</w:t>
      </w:r>
      <w:r w:rsidR="00250F08" w:rsidRPr="00CD067C">
        <w:rPr>
          <w:rtl/>
        </w:rPr>
        <w:t xml:space="preserve"> לעולם</w:t>
      </w:r>
      <w:r>
        <w:rPr>
          <w:rFonts w:hint="cs"/>
          <w:rtl/>
        </w:rPr>
        <w:t>]</w:t>
      </w:r>
      <w:r w:rsidR="00250F08" w:rsidRPr="00CD067C">
        <w:rPr>
          <w:rtl/>
        </w:rPr>
        <w:t>.</w:t>
      </w:r>
    </w:p>
    <w:p w14:paraId="0DB3DB27" w14:textId="0A55485F" w:rsidR="00250F08" w:rsidRPr="00CD067C" w:rsidRDefault="00250F08" w:rsidP="00250000">
      <w:pPr>
        <w:rPr>
          <w:rtl/>
        </w:rPr>
      </w:pPr>
      <w:r w:rsidRPr="00CD067C">
        <w:rPr>
          <w:rtl/>
        </w:rPr>
        <w:t>"אמרתי לך לא להיכנס לחדר!</w:t>
      </w:r>
      <w:r w:rsidR="00697AD2">
        <w:rPr>
          <w:rFonts w:hint="cs"/>
          <w:rtl/>
        </w:rPr>
        <w:t xml:space="preserve"> </w:t>
      </w:r>
      <w:r w:rsidR="00697AD2" w:rsidRPr="00697AD2">
        <w:rPr>
          <w:rFonts w:cs="Times New Roman"/>
          <w:rtl/>
        </w:rPr>
        <w:t>לך כבר,</w:t>
      </w:r>
      <w:r w:rsidRPr="00CD067C">
        <w:rPr>
          <w:rtl/>
        </w:rPr>
        <w:t xml:space="preserve"> צא מפה."</w:t>
      </w:r>
    </w:p>
    <w:p w14:paraId="47EB3159" w14:textId="77777777" w:rsidR="00250F08" w:rsidRPr="00CD067C" w:rsidRDefault="00250F08" w:rsidP="00250000">
      <w:pPr>
        <w:rPr>
          <w:rtl/>
        </w:rPr>
      </w:pPr>
      <w:r w:rsidRPr="00CD067C">
        <w:rPr>
          <w:rtl/>
        </w:rPr>
        <w:t xml:space="preserve">יחף הוא נסוג בצליעה, חולף בחשש סמוך לאביו ויורד </w:t>
      </w:r>
      <w:r w:rsidRPr="00CD067C">
        <w:rPr>
          <w:rFonts w:hint="cs"/>
          <w:rtl/>
        </w:rPr>
        <w:t>ב</w:t>
      </w:r>
      <w:r w:rsidRPr="00CD067C">
        <w:rPr>
          <w:rtl/>
        </w:rPr>
        <w:t>מדרגות לצלילי הפסנתר שהתחדשו.</w:t>
      </w:r>
    </w:p>
    <w:p w14:paraId="24D0F66E" w14:textId="41B0A6E4" w:rsidR="00250F08" w:rsidRPr="00CD067C" w:rsidRDefault="00250F08" w:rsidP="00314FB2">
      <w:pPr>
        <w:rPr>
          <w:rtl/>
        </w:rPr>
      </w:pPr>
      <w:r w:rsidRPr="00CD067C">
        <w:rPr>
          <w:rtl/>
        </w:rPr>
        <w:t>"מה קרה?" מארק</w:t>
      </w:r>
      <w:r w:rsidR="00314FB2" w:rsidRPr="00314FB2">
        <w:rPr>
          <w:rtl/>
        </w:rPr>
        <w:t xml:space="preserve"> </w:t>
      </w:r>
      <w:r w:rsidR="00314FB2" w:rsidRPr="00CD067C">
        <w:rPr>
          <w:rtl/>
        </w:rPr>
        <w:t>שאל</w:t>
      </w:r>
      <w:r w:rsidRPr="00CD067C">
        <w:rPr>
          <w:rtl/>
        </w:rPr>
        <w:t>.</w:t>
      </w:r>
    </w:p>
    <w:p w14:paraId="7F8A9E4B" w14:textId="2C4B3476" w:rsidR="00250F08" w:rsidRPr="00CD067C" w:rsidRDefault="00250F08" w:rsidP="00250000">
      <w:pPr>
        <w:rPr>
          <w:rtl/>
        </w:rPr>
      </w:pPr>
      <w:r w:rsidRPr="00E456CB">
        <w:rPr>
          <w:rtl/>
        </w:rPr>
        <w:t>"נפלתי מהמיטה."</w:t>
      </w:r>
      <w:bookmarkStart w:id="6" w:name="_Hlk502577865"/>
      <w:r w:rsidR="005B0AB7" w:rsidRPr="00E456CB">
        <w:rPr>
          <w:rtl/>
        </w:rPr>
        <w:t xml:space="preserve"> הוא חיבק את כלבלבוני בחזקה. היה קר בחוץ, ובכל זאת י</w:t>
      </w:r>
      <w:r w:rsidR="00F00BCF">
        <w:rPr>
          <w:rFonts w:hint="cs"/>
          <w:rtl/>
        </w:rPr>
        <w:t>י</w:t>
      </w:r>
      <w:r w:rsidR="005B0AB7" w:rsidRPr="00E456CB">
        <w:rPr>
          <w:rtl/>
        </w:rPr>
        <w:t xml:space="preserve">קח אותו לסיבוב, </w:t>
      </w:r>
      <w:r w:rsidR="00AF2AF7" w:rsidRPr="00E456CB">
        <w:rPr>
          <w:rFonts w:hint="eastAsia"/>
          <w:rtl/>
        </w:rPr>
        <w:t>ארוך</w:t>
      </w:r>
      <w:r w:rsidR="00C90C6C">
        <w:rPr>
          <w:rtl/>
        </w:rPr>
        <w:t xml:space="preserve"> מאוד </w:t>
      </w:r>
      <w:r w:rsidR="00AF2AF7" w:rsidRPr="00E456CB">
        <w:rPr>
          <w:rtl/>
        </w:rPr>
        <w:t xml:space="preserve">הפעם, </w:t>
      </w:r>
      <w:r w:rsidR="005B0AB7" w:rsidRPr="00E456CB">
        <w:rPr>
          <w:rFonts w:hint="eastAsia"/>
          <w:rtl/>
        </w:rPr>
        <w:t>אולי</w:t>
      </w:r>
      <w:r w:rsidR="005B0AB7" w:rsidRPr="00E456CB">
        <w:rPr>
          <w:rtl/>
        </w:rPr>
        <w:t xml:space="preserve"> </w:t>
      </w:r>
      <w:r w:rsidR="005B0AB7" w:rsidRPr="00E456CB">
        <w:rPr>
          <w:rFonts w:hint="eastAsia"/>
          <w:rtl/>
        </w:rPr>
        <w:t>יחזיקו</w:t>
      </w:r>
      <w:r w:rsidR="005B0AB7" w:rsidRPr="00E456CB">
        <w:rPr>
          <w:rtl/>
        </w:rPr>
        <w:t xml:space="preserve"> </w:t>
      </w:r>
      <w:r w:rsidR="005B0AB7" w:rsidRPr="00E456CB">
        <w:rPr>
          <w:rFonts w:hint="eastAsia"/>
          <w:rtl/>
        </w:rPr>
        <w:t>בזרועותיו</w:t>
      </w:r>
      <w:r w:rsidR="005B0AB7" w:rsidRPr="00E456CB">
        <w:rPr>
          <w:rtl/>
        </w:rPr>
        <w:t xml:space="preserve"> </w:t>
      </w:r>
      <w:r w:rsidR="005B0AB7" w:rsidRPr="00E456CB">
        <w:rPr>
          <w:rFonts w:hint="eastAsia"/>
          <w:rtl/>
        </w:rPr>
        <w:t>ויעט</w:t>
      </w:r>
      <w:r w:rsidR="005C22C7" w:rsidRPr="00E456CB">
        <w:rPr>
          <w:rFonts w:hint="eastAsia"/>
          <w:rtl/>
        </w:rPr>
        <w:t>פהו</w:t>
      </w:r>
      <w:r w:rsidR="005B0AB7" w:rsidRPr="00E456CB">
        <w:rPr>
          <w:rtl/>
        </w:rPr>
        <w:t xml:space="preserve"> במעילו</w:t>
      </w:r>
      <w:r w:rsidR="00087994">
        <w:rPr>
          <w:rFonts w:hint="cs"/>
          <w:rtl/>
        </w:rPr>
        <w:t>,</w:t>
      </w:r>
      <w:r w:rsidR="005B0AB7" w:rsidRPr="00E456CB">
        <w:rPr>
          <w:rtl/>
        </w:rPr>
        <w:t xml:space="preserve"> שלא יצטנן הכלבלבון.</w:t>
      </w:r>
      <w:r w:rsidR="005B0AB7">
        <w:rPr>
          <w:rFonts w:hint="cs"/>
          <w:rtl/>
        </w:rPr>
        <w:t xml:space="preserve"> </w:t>
      </w:r>
    </w:p>
    <w:bookmarkEnd w:id="6"/>
    <w:p w14:paraId="03E79644" w14:textId="77777777" w:rsidR="00250F08" w:rsidRPr="00CD067C" w:rsidRDefault="00250F08" w:rsidP="00250000">
      <w:pPr>
        <w:rPr>
          <w:rtl/>
        </w:rPr>
      </w:pPr>
      <w:r w:rsidRPr="00CD067C">
        <w:rPr>
          <w:rtl/>
        </w:rPr>
        <w:t>"איך נפלת? אתה כזה טמבל!"</w:t>
      </w:r>
    </w:p>
    <w:p w14:paraId="667C5B49" w14:textId="113542EB" w:rsidR="00250F08" w:rsidRDefault="00250F08" w:rsidP="00250000">
      <w:pPr>
        <w:rPr>
          <w:rtl/>
        </w:rPr>
      </w:pPr>
      <w:r w:rsidRPr="00CD067C">
        <w:rPr>
          <w:rtl/>
        </w:rPr>
        <w:t xml:space="preserve">אלכס </w:t>
      </w:r>
      <w:r w:rsidR="00905F11">
        <w:rPr>
          <w:rFonts w:hint="cs"/>
          <w:rtl/>
        </w:rPr>
        <w:t>ה</w:t>
      </w:r>
      <w:r w:rsidRPr="00CD067C">
        <w:rPr>
          <w:rtl/>
        </w:rPr>
        <w:t xml:space="preserve">עווה את פניו – הוא דרך </w:t>
      </w:r>
      <w:r w:rsidR="00905F11">
        <w:rPr>
          <w:rFonts w:hint="cs"/>
          <w:rtl/>
        </w:rPr>
        <w:t xml:space="preserve">ברגל חשופה </w:t>
      </w:r>
      <w:r w:rsidRPr="00CD067C">
        <w:rPr>
          <w:rtl/>
        </w:rPr>
        <w:t>על חייל ממשחק מונופול שהתגלגל על ה</w:t>
      </w:r>
      <w:r w:rsidR="004C59E0">
        <w:rPr>
          <w:rtl/>
        </w:rPr>
        <w:t>רצפה</w:t>
      </w:r>
      <w:r w:rsidRPr="00CD067C">
        <w:rPr>
          <w:rtl/>
        </w:rPr>
        <w:t>.</w:t>
      </w:r>
    </w:p>
    <w:p w14:paraId="404E4135" w14:textId="4DCF9CA0" w:rsidR="000351B8" w:rsidRPr="00CD067C" w:rsidRDefault="00B16C71" w:rsidP="00250000">
      <w:pPr>
        <w:rPr>
          <w:rtl/>
        </w:rPr>
      </w:pPr>
      <w:r>
        <w:rPr>
          <w:rFonts w:hint="cs"/>
          <w:rtl/>
        </w:rPr>
        <w:t>[</w:t>
      </w:r>
      <w:r w:rsidR="000351B8">
        <w:rPr>
          <w:rFonts w:hint="cs"/>
          <w:rtl/>
        </w:rPr>
        <w:t xml:space="preserve">ב'הרמז' הם לא שיחקו, מאחר ואלס היה פותר את </w:t>
      </w:r>
      <w:r w:rsidR="00896D7C">
        <w:rPr>
          <w:rFonts w:hint="cs"/>
          <w:rtl/>
        </w:rPr>
        <w:t>הרצח כעבור לא יותר מארבעה ולעיתים שלושה תורות, עוד לפני שמארק היה מספיק לעבור מהחממה ל---[לבדוק], וב'סיכון' מארק סירב לשחק מאז שהצליח לכבוש, דרך דרום אמריקה, בכמה קרבות אכזריים ו</w:t>
      </w:r>
      <w:r w:rsidR="00896D7C">
        <w:t>bloody</w:t>
      </w:r>
      <w:r w:rsidR="00896D7C">
        <w:rPr>
          <w:rFonts w:hint="cs"/>
          <w:rtl/>
        </w:rPr>
        <w:t xml:space="preserve"> במיוחד את צפון אמריקה ומשם תוך כדי גיוס גדודים וחילות פרשים בכמות בלתי מבוטלת את אפריקה ומשם את שאר העולם</w:t>
      </w:r>
      <w:r w:rsidR="007E319F">
        <w:rPr>
          <w:rFonts w:hint="cs"/>
          <w:rtl/>
        </w:rPr>
        <w:t xml:space="preserve"> [לבדוק את כל זה]</w:t>
      </w:r>
      <w:r w:rsidR="00896D7C">
        <w:rPr>
          <w:rFonts w:hint="cs"/>
          <w:rtl/>
        </w:rPr>
        <w:t xml:space="preserve"> באכזריות אין קץ ואלכס לא הסכים להמשיך לשחק עד שמארק אחיו הקטן יחסל סופית את שארית צבאותיו המדולדלים, שלו ושל עוד שני חברים מכיתתו.</w:t>
      </w:r>
    </w:p>
    <w:p w14:paraId="43A0E38B" w14:textId="77777777" w:rsidR="00B16C71" w:rsidRDefault="00B16C71" w:rsidP="00250000">
      <w:pPr>
        <w:rPr>
          <w:rtl/>
        </w:rPr>
      </w:pPr>
      <w:r>
        <w:rPr>
          <w:rFonts w:hint="cs"/>
          <w:rtl/>
        </w:rPr>
        <w:t>]</w:t>
      </w:r>
    </w:p>
    <w:p w14:paraId="4BC6DC48" w14:textId="5C285673" w:rsidR="00250F08" w:rsidRPr="00CD067C" w:rsidRDefault="00250F08" w:rsidP="00250000">
      <w:pPr>
        <w:rPr>
          <w:rtl/>
        </w:rPr>
      </w:pPr>
      <w:r w:rsidRPr="00CD067C">
        <w:rPr>
          <w:rtl/>
        </w:rPr>
        <w:t xml:space="preserve">"למה עישנת </w:t>
      </w:r>
      <w:r w:rsidR="004549BA" w:rsidRPr="00CD067C">
        <w:rPr>
          <w:rtl/>
        </w:rPr>
        <w:t xml:space="preserve">פה </w:t>
      </w:r>
      <w:r w:rsidRPr="00CD067C">
        <w:rPr>
          <w:rtl/>
        </w:rPr>
        <w:t xml:space="preserve">עם התינוק?" הם שמעו את קולו של אביהם </w:t>
      </w:r>
      <w:r w:rsidR="00F01D3C" w:rsidRPr="00F01D3C">
        <w:rPr>
          <w:rFonts w:cs="Times New Roman"/>
          <w:rtl/>
        </w:rPr>
        <w:t xml:space="preserve">רועם בגרמנית </w:t>
      </w:r>
      <w:r w:rsidRPr="00CD067C">
        <w:rPr>
          <w:rtl/>
        </w:rPr>
        <w:t>מלמעלה</w:t>
      </w:r>
      <w:r w:rsidR="00F01D3C" w:rsidRPr="00F01D3C">
        <w:rPr>
          <w:rFonts w:cs="Times New Roman"/>
          <w:rtl/>
        </w:rPr>
        <w:t xml:space="preserve"> (רק אלכס הבין את דבריו)</w:t>
      </w:r>
      <w:r w:rsidRPr="00CD067C">
        <w:rPr>
          <w:rtl/>
        </w:rPr>
        <w:t>. "לא יכ</w:t>
      </w:r>
      <w:r w:rsidR="00F00BCF">
        <w:rPr>
          <w:rFonts w:hint="cs"/>
          <w:rtl/>
        </w:rPr>
        <w:t>ו</w:t>
      </w:r>
      <w:r w:rsidRPr="00CD067C">
        <w:rPr>
          <w:rtl/>
        </w:rPr>
        <w:t>לת להתאפק עד שאחזור?" דלת החדר נ</w:t>
      </w:r>
      <w:r w:rsidR="00B16C71">
        <w:rPr>
          <w:rFonts w:hint="cs"/>
          <w:rtl/>
        </w:rPr>
        <w:t>טרק</w:t>
      </w:r>
      <w:r w:rsidRPr="00CD067C">
        <w:rPr>
          <w:rtl/>
        </w:rPr>
        <w:t>ה.</w:t>
      </w:r>
    </w:p>
    <w:p w14:paraId="26FD8B0D" w14:textId="0CA7C532" w:rsidR="00250F08" w:rsidRDefault="00250F08" w:rsidP="006B6F39">
      <w:pPr>
        <w:rPr>
          <w:rtl/>
        </w:rPr>
      </w:pPr>
      <w:r w:rsidRPr="00CD067C">
        <w:rPr>
          <w:rtl/>
        </w:rPr>
        <w:lastRenderedPageBreak/>
        <w:t xml:space="preserve">יומיים לאחר מכן, מארק ואלכס נשלחו לבלות את </w:t>
      </w:r>
      <w:r w:rsidRPr="00CD067C">
        <w:rPr>
          <w:rFonts w:hint="cs"/>
          <w:rtl/>
        </w:rPr>
        <w:t xml:space="preserve">שארית </w:t>
      </w:r>
      <w:r w:rsidRPr="00CD067C">
        <w:rPr>
          <w:rtl/>
        </w:rPr>
        <w:t>חופשת הקיץ</w:t>
      </w:r>
      <w:r w:rsidR="00314FB2">
        <w:rPr>
          <w:rFonts w:hint="cs"/>
          <w:rtl/>
        </w:rPr>
        <w:t xml:space="preserve"> אצל הדודים</w:t>
      </w:r>
      <w:r w:rsidRPr="00CD067C">
        <w:rPr>
          <w:rtl/>
        </w:rPr>
        <w:t xml:space="preserve"> בישראל </w:t>
      </w:r>
      <w:r w:rsidR="00B16C71">
        <w:rPr>
          <w:rFonts w:hint="cs"/>
          <w:rtl/>
        </w:rPr>
        <w:t>ו</w:t>
      </w:r>
      <w:r w:rsidR="008B1B44">
        <w:rPr>
          <w:rtl/>
        </w:rPr>
        <w:t>סופי</w:t>
      </w:r>
      <w:r w:rsidRPr="00CD067C">
        <w:rPr>
          <w:rtl/>
        </w:rPr>
        <w:t xml:space="preserve"> עברה </w:t>
      </w:r>
      <w:r w:rsidR="004B0822">
        <w:rPr>
          <w:rFonts w:hint="cs"/>
          <w:rtl/>
        </w:rPr>
        <w:t xml:space="preserve">[להתגורר במשך היום??] </w:t>
      </w:r>
      <w:r w:rsidRPr="00CD067C">
        <w:rPr>
          <w:rtl/>
        </w:rPr>
        <w:t>ל</w:t>
      </w:r>
      <w:r w:rsidR="00A139F0">
        <w:rPr>
          <w:rFonts w:hint="cs"/>
          <w:rtl/>
        </w:rPr>
        <w:t xml:space="preserve">התאמן </w:t>
      </w:r>
      <w:r w:rsidR="00C64E47">
        <w:rPr>
          <w:rFonts w:hint="cs"/>
          <w:rtl/>
        </w:rPr>
        <w:t>בבית</w:t>
      </w:r>
      <w:r w:rsidR="00A139F0">
        <w:rPr>
          <w:rFonts w:hint="cs"/>
          <w:rtl/>
        </w:rPr>
        <w:t xml:space="preserve"> ה</w:t>
      </w:r>
      <w:r w:rsidRPr="00CD067C">
        <w:rPr>
          <w:rtl/>
        </w:rPr>
        <w:t>שכנים</w:t>
      </w:r>
      <w:r w:rsidR="00B16C71">
        <w:rPr>
          <w:rFonts w:hint="cs"/>
          <w:rtl/>
        </w:rPr>
        <w:t>.</w:t>
      </w:r>
      <w:r w:rsidRPr="00CD067C">
        <w:rPr>
          <w:rtl/>
        </w:rPr>
        <w:t xml:space="preserve"> </w:t>
      </w:r>
    </w:p>
    <w:p w14:paraId="27528238" w14:textId="4BD775C5" w:rsidR="001017A2" w:rsidRDefault="001017A2" w:rsidP="00C64E47">
      <w:pPr>
        <w:rPr>
          <w:rtl/>
        </w:rPr>
      </w:pPr>
      <w:r>
        <w:rPr>
          <w:rFonts w:hint="cs"/>
          <w:rtl/>
        </w:rPr>
        <w:t xml:space="preserve">[מתוך </w:t>
      </w:r>
      <w:hyperlink r:id="rId13" w:history="1">
        <w:r w:rsidRPr="001017A2">
          <w:rPr>
            <w:rStyle w:val="Hyperlink"/>
            <w:rFonts w:hint="cs"/>
            <w:rtl/>
          </w:rPr>
          <w:t>פורום</w:t>
        </w:r>
      </w:hyperlink>
    </w:p>
    <w:p w14:paraId="1F6D5497" w14:textId="0142B6BF" w:rsidR="001017A2" w:rsidRDefault="001017A2" w:rsidP="001017A2">
      <w:pPr>
        <w:bidi w:val="0"/>
        <w:rPr>
          <w:rtl/>
        </w:rPr>
      </w:pPr>
      <w:r w:rsidRPr="001017A2">
        <w:t>I've owned two English uprights in my life - a 1953 Challen, and a 1984 Knight. The Knight was solidly built, but it was always too bright, and the tone, frankly, was never that good. I had it from 1996 until 2002. The Challen I have had since 1992 and actually it's still in my parents house. While I wouldn't call it the greatest, or even a great piano (which I reserve for the likes of Fazioli or Steinway), it has a rounded warm and clear tone, holds its tuning and has a well balanced action. Well, it did have but I played it out, and it now needs an action overhaul and regulation. The string work is still OK, and the tone is still good. I'm not actually about to spend money on it because I have two excellent grand pianos</w:t>
      </w:r>
      <w:r w:rsidRPr="001017A2">
        <w:rPr>
          <w:rFonts w:cs="Times New Roman"/>
          <w:rtl/>
        </w:rPr>
        <w:t>.</w:t>
      </w:r>
    </w:p>
    <w:p w14:paraId="5C82E5A1" w14:textId="24B0421C" w:rsidR="001017A2" w:rsidRDefault="001017A2" w:rsidP="00C64E47">
      <w:pPr>
        <w:rPr>
          <w:rtl/>
        </w:rPr>
      </w:pPr>
      <w:r>
        <w:rPr>
          <w:rFonts w:hint="cs"/>
          <w:rtl/>
        </w:rPr>
        <w:t>]</w:t>
      </w:r>
    </w:p>
    <w:p w14:paraId="67CC43D8" w14:textId="77777777" w:rsidR="00F40E7E" w:rsidRPr="00CD067C" w:rsidRDefault="00F40E7E" w:rsidP="00250000">
      <w:pPr>
        <w:rPr>
          <w:rtl/>
        </w:rPr>
      </w:pPr>
      <w:r>
        <w:rPr>
          <w:rFonts w:hint="cs"/>
          <w:rtl/>
        </w:rPr>
        <w:t>[</w:t>
      </w:r>
      <w:r w:rsidR="00152247">
        <w:rPr>
          <w:rFonts w:hint="cs"/>
          <w:rtl/>
        </w:rPr>
        <w:t xml:space="preserve">תזכורת </w:t>
      </w:r>
      <w:r w:rsidR="00152247">
        <w:rPr>
          <w:rtl/>
        </w:rPr>
        <w:t>–</w:t>
      </w:r>
      <w:r w:rsidR="00152247">
        <w:rPr>
          <w:rFonts w:hint="cs"/>
          <w:rtl/>
        </w:rPr>
        <w:t xml:space="preserve"> </w:t>
      </w:r>
      <w:r>
        <w:rPr>
          <w:rFonts w:hint="cs"/>
          <w:rtl/>
        </w:rPr>
        <w:t xml:space="preserve">תיאו נולד </w:t>
      </w:r>
      <w:r w:rsidR="00314FB2">
        <w:rPr>
          <w:rFonts w:hint="cs"/>
          <w:rtl/>
        </w:rPr>
        <w:t>ב-</w:t>
      </w:r>
      <w:r w:rsidR="00152247">
        <w:t>spring equinox</w:t>
      </w:r>
      <w:r w:rsidR="00152247">
        <w:rPr>
          <w:rFonts w:hint="cs"/>
          <w:rtl/>
        </w:rPr>
        <w:t>.</w:t>
      </w:r>
      <w:r>
        <w:rPr>
          <w:rFonts w:hint="cs"/>
          <w:rtl/>
        </w:rPr>
        <w:t>]</w:t>
      </w:r>
    </w:p>
    <w:p w14:paraId="2253924F" w14:textId="77777777" w:rsidR="00250F08" w:rsidRPr="00250F08" w:rsidRDefault="00250F08" w:rsidP="00250000">
      <w:pPr>
        <w:rPr>
          <w:rtl/>
        </w:rPr>
      </w:pPr>
    </w:p>
    <w:p w14:paraId="7B209632" w14:textId="64B8A1B9" w:rsidR="00AF5247" w:rsidRPr="0044357B" w:rsidRDefault="004B27C9" w:rsidP="00D14A18">
      <w:pPr>
        <w:pStyle w:val="Heading2"/>
        <w:rPr>
          <w:rtl/>
        </w:rPr>
      </w:pPr>
      <w:bookmarkStart w:id="7" w:name="_Toc266704601"/>
      <w:bookmarkStart w:id="8" w:name="_Toc299168546"/>
      <w:bookmarkStart w:id="9" w:name="_Toc322023083"/>
      <w:bookmarkStart w:id="10" w:name="_Toc299174369"/>
      <w:bookmarkStart w:id="11" w:name="_Toc408762808"/>
      <w:r>
        <w:rPr>
          <w:rFonts w:hint="cs"/>
          <w:rtl/>
        </w:rPr>
        <w:t>ה</w:t>
      </w:r>
      <w:r w:rsidR="00E62044">
        <w:rPr>
          <w:rFonts w:hint="cs"/>
          <w:rtl/>
        </w:rPr>
        <w:t>י</w:t>
      </w:r>
      <w:r>
        <w:rPr>
          <w:rFonts w:hint="cs"/>
          <w:rtl/>
        </w:rPr>
        <w:t>נני</w:t>
      </w:r>
      <w:bookmarkEnd w:id="7"/>
      <w:bookmarkEnd w:id="8"/>
      <w:bookmarkEnd w:id="9"/>
      <w:bookmarkEnd w:id="10"/>
      <w:bookmarkEnd w:id="11"/>
      <w:r w:rsidR="00383E07">
        <w:rPr>
          <w:rFonts w:hint="cs"/>
          <w:rtl/>
        </w:rPr>
        <w:t xml:space="preserve"> [אלכס בן </w:t>
      </w:r>
      <w:r w:rsidR="00F16FC2">
        <w:rPr>
          <w:rFonts w:hint="cs"/>
          <w:rtl/>
        </w:rPr>
        <w:t>10.5</w:t>
      </w:r>
      <w:r w:rsidR="00383E07">
        <w:rPr>
          <w:rFonts w:hint="cs"/>
          <w:rtl/>
        </w:rPr>
        <w:t xml:space="preserve"> </w:t>
      </w:r>
      <w:r w:rsidR="00383E07">
        <w:rPr>
          <w:rtl/>
        </w:rPr>
        <w:t>–</w:t>
      </w:r>
      <w:r w:rsidR="00383E07">
        <w:rPr>
          <w:rFonts w:hint="cs"/>
          <w:rtl/>
        </w:rPr>
        <w:t xml:space="preserve"> יליד 1984</w:t>
      </w:r>
      <w:r w:rsidR="00207B04">
        <w:rPr>
          <w:rFonts w:hint="cs"/>
          <w:rtl/>
        </w:rPr>
        <w:t>, קטקה בת 6, ארקדי בן 1</w:t>
      </w:r>
      <w:r w:rsidR="00F16FC2">
        <w:rPr>
          <w:rFonts w:hint="cs"/>
          <w:rtl/>
        </w:rPr>
        <w:t>2</w:t>
      </w:r>
      <w:r w:rsidR="00383E07">
        <w:rPr>
          <w:rFonts w:hint="cs"/>
          <w:rtl/>
        </w:rPr>
        <w:t>]</w:t>
      </w:r>
    </w:p>
    <w:p w14:paraId="2C2EF087" w14:textId="77777777" w:rsidR="00250F08" w:rsidRPr="00CD067C" w:rsidRDefault="00250F08" w:rsidP="00250000">
      <w:pPr>
        <w:rPr>
          <w:rtl/>
        </w:rPr>
      </w:pPr>
      <w:r w:rsidRPr="00CD067C">
        <w:rPr>
          <w:rtl/>
        </w:rPr>
        <w:t>בדיקה:</w:t>
      </w:r>
    </w:p>
    <w:p w14:paraId="1FCE4855" w14:textId="469B13CE" w:rsidR="00250F08" w:rsidRPr="00CD067C" w:rsidRDefault="00250F08" w:rsidP="00250000">
      <w:pPr>
        <w:rPr>
          <w:rtl/>
        </w:rPr>
      </w:pPr>
      <w:r w:rsidRPr="00CD067C">
        <w:rPr>
          <w:rtl/>
        </w:rPr>
        <w:t xml:space="preserve">ארקשה הקטן. </w:t>
      </w:r>
      <w:r w:rsidR="001C5A04">
        <w:rPr>
          <w:rtl/>
        </w:rPr>
        <w:t>אימא</w:t>
      </w:r>
      <w:r w:rsidRPr="00CD067C">
        <w:rPr>
          <w:rtl/>
        </w:rPr>
        <w:t xml:space="preserve"> אוהבת את ארקשה. </w:t>
      </w:r>
      <w:r w:rsidR="001C5A04">
        <w:rPr>
          <w:rtl/>
        </w:rPr>
        <w:t>אימא</w:t>
      </w:r>
      <w:r w:rsidRPr="00CD067C">
        <w:rPr>
          <w:rtl/>
        </w:rPr>
        <w:t xml:space="preserve"> גאה בארקשה.</w:t>
      </w:r>
    </w:p>
    <w:p w14:paraId="47B99DD3" w14:textId="77777777" w:rsidR="00250F08" w:rsidRPr="00CD067C" w:rsidRDefault="00250F08" w:rsidP="00250000">
      <w:pPr>
        <w:rPr>
          <w:rtl/>
        </w:rPr>
      </w:pPr>
      <w:r w:rsidRPr="00CD067C">
        <w:rPr>
          <w:rtl/>
        </w:rPr>
        <w:t>זה עדיין פועל. הדמעות זלגו ללא מעצור.</w:t>
      </w:r>
    </w:p>
    <w:p w14:paraId="36E8834A" w14:textId="5D573760" w:rsidR="00250F08" w:rsidRPr="00CD067C" w:rsidRDefault="00250F08" w:rsidP="00250000">
      <w:pPr>
        <w:rPr>
          <w:rtl/>
        </w:rPr>
      </w:pPr>
      <w:r w:rsidRPr="00CD067C">
        <w:rPr>
          <w:rtl/>
        </w:rPr>
        <w:t xml:space="preserve">הוא לעולם לא ייצא עוד מהבית. הוא ילבש שחורים עד קץ ימיו. </w:t>
      </w:r>
    </w:p>
    <w:p w14:paraId="11018D58" w14:textId="7BA49F5D" w:rsidR="00250F08" w:rsidRPr="00CD067C" w:rsidRDefault="0094597D" w:rsidP="00250000">
      <w:pPr>
        <w:rPr>
          <w:rtl/>
        </w:rPr>
      </w:pPr>
      <w:r>
        <w:rPr>
          <w:rFonts w:hint="cs"/>
          <w:rtl/>
        </w:rPr>
        <w:t>ארקדי</w:t>
      </w:r>
      <w:r w:rsidR="00250F08" w:rsidRPr="00CD067C">
        <w:rPr>
          <w:rtl/>
        </w:rPr>
        <w:t xml:space="preserve"> בכל זאת יצא מהבית, כשאבא לקח אותו לקבר. הוא חבש לראשו כובע בוקרים שחור ולקח איתו צנצנצת</w:t>
      </w:r>
      <w:r w:rsidR="00A139F0">
        <w:rPr>
          <w:rtl/>
        </w:rPr>
        <w:t xml:space="preserve"> מיונז שטופה, </w:t>
      </w:r>
      <w:r>
        <w:rPr>
          <w:rFonts w:hint="cs"/>
          <w:rtl/>
        </w:rPr>
        <w:t>שי</w:t>
      </w:r>
      <w:r w:rsidR="00A139F0">
        <w:rPr>
          <w:rtl/>
        </w:rPr>
        <w:t xml:space="preserve">מלא </w:t>
      </w:r>
      <w:r>
        <w:rPr>
          <w:rFonts w:hint="cs"/>
          <w:rtl/>
        </w:rPr>
        <w:t>בבית</w:t>
      </w:r>
      <w:r w:rsidR="00697AD2">
        <w:rPr>
          <w:rFonts w:hint="cs"/>
          <w:rtl/>
        </w:rPr>
        <w:t>-</w:t>
      </w:r>
      <w:r>
        <w:rPr>
          <w:rFonts w:hint="cs"/>
          <w:rtl/>
        </w:rPr>
        <w:t>העלמין ב</w:t>
      </w:r>
      <w:r w:rsidR="00250F08" w:rsidRPr="00CD067C">
        <w:rPr>
          <w:rtl/>
        </w:rPr>
        <w:t>מי ברז, בשביל לשתות ממנה כמו רוברט רדפורד ב</w:t>
      </w:r>
      <w:r w:rsidR="006A0C67">
        <w:rPr>
          <w:rFonts w:hint="cs"/>
          <w:rtl/>
        </w:rPr>
        <w:t>'</w:t>
      </w:r>
      <w:r w:rsidR="00250F08" w:rsidRPr="00CD067C">
        <w:rPr>
          <w:rtl/>
        </w:rPr>
        <w:t>פרש חשמלי</w:t>
      </w:r>
      <w:r w:rsidR="006A0C67">
        <w:rPr>
          <w:rFonts w:hint="cs"/>
          <w:rtl/>
        </w:rPr>
        <w:t>'</w:t>
      </w:r>
      <w:r w:rsidR="00250F08" w:rsidRPr="00CD067C">
        <w:rPr>
          <w:rtl/>
        </w:rPr>
        <w:t xml:space="preserve">. </w:t>
      </w:r>
    </w:p>
    <w:p w14:paraId="6F494F8D" w14:textId="48E5B17B" w:rsidR="00942298" w:rsidRDefault="00250F08" w:rsidP="00C81D00">
      <w:pPr>
        <w:rPr>
          <w:rtl/>
        </w:rPr>
      </w:pPr>
      <w:r w:rsidRPr="00CD067C">
        <w:rPr>
          <w:rtl/>
        </w:rPr>
        <w:t xml:space="preserve">לו היה לארקדי אומץ, היה שואל את אבא אם כשכיסו את </w:t>
      </w:r>
      <w:r w:rsidR="001C5A04">
        <w:rPr>
          <w:rtl/>
        </w:rPr>
        <w:t>אימא</w:t>
      </w:r>
      <w:r w:rsidRPr="00CD067C">
        <w:rPr>
          <w:rtl/>
        </w:rPr>
        <w:t xml:space="preserve"> בעפר</w:t>
      </w:r>
      <w:r w:rsidR="004C3CB7" w:rsidRPr="004C3CB7">
        <w:rPr>
          <w:rtl/>
        </w:rPr>
        <w:t xml:space="preserve"> </w:t>
      </w:r>
      <w:r w:rsidR="004C3CB7">
        <w:rPr>
          <w:rtl/>
        </w:rPr>
        <w:t>הזדהם</w:t>
      </w:r>
      <w:r w:rsidRPr="00CD067C">
        <w:rPr>
          <w:rtl/>
        </w:rPr>
        <w:t xml:space="preserve"> הפצע </w:t>
      </w:r>
      <w:r w:rsidR="00905F11">
        <w:rPr>
          <w:rtl/>
        </w:rPr>
        <w:t xml:space="preserve">בחזה </w:t>
      </w:r>
      <w:r w:rsidR="004C3CB7">
        <w:rPr>
          <w:rFonts w:hint="cs"/>
          <w:rtl/>
        </w:rPr>
        <w:t>ו</w:t>
      </w:r>
      <w:r w:rsidR="00905F11">
        <w:rPr>
          <w:rtl/>
        </w:rPr>
        <w:t xml:space="preserve">השקע התמלא </w:t>
      </w:r>
      <w:r w:rsidR="00905F11">
        <w:rPr>
          <w:rFonts w:hint="cs"/>
          <w:rtl/>
        </w:rPr>
        <w:t>אדמה</w:t>
      </w:r>
      <w:r w:rsidRPr="00CD067C">
        <w:rPr>
          <w:rtl/>
        </w:rPr>
        <w:t>.</w:t>
      </w:r>
      <w:r w:rsidR="009564E3">
        <w:rPr>
          <w:rtl/>
        </w:rPr>
        <w:t xml:space="preserve"> </w:t>
      </w:r>
      <w:r w:rsidRPr="00CD067C">
        <w:rPr>
          <w:rtl/>
        </w:rPr>
        <w:t xml:space="preserve">הפצע שארקדי התחנן לפניו, הפציר בו, תבע ממנו, </w:t>
      </w:r>
      <w:r w:rsidR="00942298">
        <w:rPr>
          <w:rFonts w:hint="cs"/>
          <w:rtl/>
        </w:rPr>
        <w:t>"</w:t>
      </w:r>
      <w:r w:rsidRPr="00CD067C">
        <w:rPr>
          <w:rtl/>
        </w:rPr>
        <w:t>ה</w:t>
      </w:r>
      <w:r w:rsidR="007F0EDC">
        <w:rPr>
          <w:rFonts w:hint="cs"/>
          <w:rtl/>
        </w:rPr>
        <w:t>י</w:t>
      </w:r>
      <w:r w:rsidRPr="00CD067C">
        <w:rPr>
          <w:rtl/>
        </w:rPr>
        <w:t>סגר! התאחה!</w:t>
      </w:r>
      <w:r w:rsidR="00942298">
        <w:rPr>
          <w:rFonts w:hint="cs"/>
          <w:rtl/>
        </w:rPr>
        <w:t>"</w:t>
      </w:r>
      <w:r w:rsidRPr="00CD067C">
        <w:rPr>
          <w:rtl/>
        </w:rPr>
        <w:t xml:space="preserve"> ו</w:t>
      </w:r>
      <w:r w:rsidR="00800A18">
        <w:rPr>
          <w:rFonts w:hint="cs"/>
          <w:rtl/>
        </w:rPr>
        <w:t>הפצע</w:t>
      </w:r>
      <w:r w:rsidRPr="00CD067C">
        <w:rPr>
          <w:rtl/>
        </w:rPr>
        <w:t xml:space="preserve"> נ</w:t>
      </w:r>
      <w:r w:rsidR="004C3CB7">
        <w:rPr>
          <w:rtl/>
        </w:rPr>
        <w:t xml:space="preserve">ותר </w:t>
      </w:r>
      <w:r w:rsidR="00800A18">
        <w:rPr>
          <w:rFonts w:hint="cs"/>
          <w:rtl/>
        </w:rPr>
        <w:t>סרב</w:t>
      </w:r>
      <w:r w:rsidR="003D131D">
        <w:rPr>
          <w:rFonts w:hint="cs"/>
          <w:rtl/>
        </w:rPr>
        <w:t>ני</w:t>
      </w:r>
      <w:r w:rsidR="00800A18">
        <w:rPr>
          <w:rFonts w:hint="cs"/>
          <w:rtl/>
        </w:rPr>
        <w:t xml:space="preserve">, </w:t>
      </w:r>
      <w:r w:rsidR="004C3CB7">
        <w:rPr>
          <w:rtl/>
        </w:rPr>
        <w:t xml:space="preserve">אדיש ובוטה – עצמות החזה </w:t>
      </w:r>
      <w:r w:rsidRPr="00CD067C">
        <w:rPr>
          <w:rtl/>
        </w:rPr>
        <w:t xml:space="preserve">פרודות, הבשר </w:t>
      </w:r>
      <w:r w:rsidR="00314FB2">
        <w:rPr>
          <w:rFonts w:hint="cs"/>
          <w:rtl/>
        </w:rPr>
        <w:t>ה</w:t>
      </w:r>
      <w:r w:rsidRPr="00CD067C">
        <w:rPr>
          <w:rtl/>
        </w:rPr>
        <w:t xml:space="preserve">אדום </w:t>
      </w:r>
      <w:r w:rsidR="004C3CB7">
        <w:rPr>
          <w:rFonts w:hint="cs"/>
          <w:rtl/>
        </w:rPr>
        <w:t>נ</w:t>
      </w:r>
      <w:r w:rsidR="004C3CB7">
        <w:rPr>
          <w:rtl/>
        </w:rPr>
        <w:t>פער לרווחה בעלבון</w:t>
      </w:r>
      <w:r w:rsidR="004C3CB7">
        <w:rPr>
          <w:rFonts w:hint="cs"/>
          <w:rtl/>
        </w:rPr>
        <w:t>:</w:t>
      </w:r>
      <w:r w:rsidRPr="00CD067C">
        <w:rPr>
          <w:rtl/>
        </w:rPr>
        <w:t xml:space="preserve"> </w:t>
      </w:r>
      <w:r w:rsidR="00314FB2">
        <w:rPr>
          <w:rFonts w:hint="cs"/>
          <w:rtl/>
        </w:rPr>
        <w:t xml:space="preserve">מי לא </w:t>
      </w:r>
      <w:r w:rsidR="008F226D">
        <w:rPr>
          <w:rFonts w:hint="cs"/>
          <w:rtl/>
        </w:rPr>
        <w:t>י</w:t>
      </w:r>
      <w:r w:rsidR="00314FB2">
        <w:rPr>
          <w:rFonts w:hint="cs"/>
          <w:rtl/>
        </w:rPr>
        <w:t xml:space="preserve">רצה </w:t>
      </w:r>
      <w:r w:rsidR="008F226D">
        <w:rPr>
          <w:rFonts w:hint="cs"/>
          <w:rtl/>
        </w:rPr>
        <w:t>ב</w:t>
      </w:r>
      <w:r w:rsidR="00314FB2">
        <w:rPr>
          <w:rFonts w:hint="cs"/>
          <w:rtl/>
        </w:rPr>
        <w:t>י,</w:t>
      </w:r>
      <w:r w:rsidRPr="00CD067C">
        <w:rPr>
          <w:rtl/>
        </w:rPr>
        <w:t xml:space="preserve"> </w:t>
      </w:r>
      <w:r w:rsidR="00E135B3">
        <w:rPr>
          <w:rFonts w:hint="cs"/>
          <w:rtl/>
        </w:rPr>
        <w:t>הריני פה, דווקא כאן</w:t>
      </w:r>
      <w:r w:rsidR="00C81D00">
        <w:rPr>
          <w:rFonts w:hint="cs"/>
          <w:rtl/>
        </w:rPr>
        <w:t xml:space="preserve"> בגוף </w:t>
      </w:r>
      <w:r w:rsidR="006A0C67">
        <w:rPr>
          <w:rFonts w:hint="cs"/>
          <w:rtl/>
        </w:rPr>
        <w:t>ה</w:t>
      </w:r>
      <w:r w:rsidR="00C81D00">
        <w:rPr>
          <w:rFonts w:hint="cs"/>
          <w:rtl/>
        </w:rPr>
        <w:t>זה</w:t>
      </w:r>
      <w:r w:rsidR="00E135B3">
        <w:rPr>
          <w:rFonts w:hint="cs"/>
          <w:rtl/>
        </w:rPr>
        <w:t xml:space="preserve"> הופעתי במלא הדרי... </w:t>
      </w:r>
      <w:r w:rsidRPr="00CD067C">
        <w:rPr>
          <w:rFonts w:hint="cs"/>
          <w:rtl/>
        </w:rPr>
        <w:t>ארקדי</w:t>
      </w:r>
      <w:r w:rsidRPr="00CD067C">
        <w:rPr>
          <w:rtl/>
        </w:rPr>
        <w:t xml:space="preserve"> חיטא ומרח וחבש בעדינות </w:t>
      </w:r>
      <w:r w:rsidR="003D131D" w:rsidRPr="003D131D">
        <w:rPr>
          <w:rFonts w:cs="Times New Roman"/>
          <w:rtl/>
        </w:rPr>
        <w:t>בוקר וערב</w:t>
      </w:r>
      <w:r w:rsidR="00C81D00">
        <w:rPr>
          <w:rFonts w:hint="cs"/>
          <w:rtl/>
        </w:rPr>
        <w:t xml:space="preserve"> את השקע בחזה</w:t>
      </w:r>
      <w:r w:rsidR="008F226D">
        <w:rPr>
          <w:rFonts w:hint="cs"/>
          <w:rtl/>
        </w:rPr>
        <w:t>ּ</w:t>
      </w:r>
      <w:r w:rsidR="00C81D00">
        <w:rPr>
          <w:rFonts w:hint="cs"/>
          <w:rtl/>
        </w:rPr>
        <w:t xml:space="preserve"> של אימו</w:t>
      </w:r>
      <w:r w:rsidRPr="00CD067C">
        <w:rPr>
          <w:rtl/>
        </w:rPr>
        <w:t xml:space="preserve">, </w:t>
      </w:r>
      <w:r w:rsidR="00942298">
        <w:rPr>
          <w:rFonts w:hint="cs"/>
          <w:rtl/>
        </w:rPr>
        <w:t>ה</w:t>
      </w:r>
      <w:r w:rsidRPr="00CD067C">
        <w:rPr>
          <w:rtl/>
        </w:rPr>
        <w:t>קפיד על הסטר</w:t>
      </w:r>
      <w:r w:rsidR="006A0C67">
        <w:rPr>
          <w:rFonts w:hint="cs"/>
          <w:rtl/>
        </w:rPr>
        <w:t>י</w:t>
      </w:r>
      <w:r w:rsidRPr="00CD067C">
        <w:rPr>
          <w:rtl/>
        </w:rPr>
        <w:t>ליות</w:t>
      </w:r>
      <w:r w:rsidR="004B27C9">
        <w:rPr>
          <w:rtl/>
        </w:rPr>
        <w:t>, על הלחות, על הנ</w:t>
      </w:r>
      <w:r w:rsidR="006A0C67">
        <w:rPr>
          <w:rFonts w:hint="cs"/>
          <w:rtl/>
        </w:rPr>
        <w:t>י</w:t>
      </w:r>
      <w:r w:rsidR="004B27C9">
        <w:rPr>
          <w:rtl/>
        </w:rPr>
        <w:t xml:space="preserve">קיון המופתי. </w:t>
      </w:r>
      <w:r w:rsidR="00A83EAB" w:rsidRPr="00CD067C">
        <w:rPr>
          <w:rtl/>
        </w:rPr>
        <w:t xml:space="preserve">עיניו הכחולות התכהו והלכו </w:t>
      </w:r>
      <w:r w:rsidR="00A83EAB">
        <w:rPr>
          <w:rFonts w:hint="cs"/>
          <w:rtl/>
        </w:rPr>
        <w:t xml:space="preserve">תחת </w:t>
      </w:r>
      <w:r w:rsidR="00A83EAB" w:rsidRPr="00CD067C">
        <w:rPr>
          <w:rtl/>
        </w:rPr>
        <w:t>נז</w:t>
      </w:r>
      <w:r w:rsidR="00A83EAB">
        <w:rPr>
          <w:rFonts w:hint="cs"/>
          <w:rtl/>
        </w:rPr>
        <w:t>יפותיה</w:t>
      </w:r>
      <w:r w:rsidR="004549BA">
        <w:rPr>
          <w:rFonts w:hint="cs"/>
          <w:rtl/>
        </w:rPr>
        <w:t>ן</w:t>
      </w:r>
      <w:r w:rsidR="00A83EAB">
        <w:rPr>
          <w:rFonts w:hint="cs"/>
          <w:rtl/>
        </w:rPr>
        <w:t xml:space="preserve"> של</w:t>
      </w:r>
      <w:r w:rsidR="00A83EAB" w:rsidRPr="00CD067C">
        <w:rPr>
          <w:rtl/>
        </w:rPr>
        <w:t xml:space="preserve"> העצמות </w:t>
      </w:r>
      <w:r w:rsidR="009F3E5D">
        <w:rPr>
          <w:rFonts w:hint="cs"/>
          <w:rtl/>
        </w:rPr>
        <w:t xml:space="preserve">המנוסרות </w:t>
      </w:r>
      <w:r w:rsidR="00A83EAB" w:rsidRPr="00CD067C">
        <w:rPr>
          <w:rtl/>
        </w:rPr>
        <w:t>והמוגלה הניגרת</w:t>
      </w:r>
      <w:r w:rsidR="00C81D00">
        <w:rPr>
          <w:rFonts w:hint="cs"/>
          <w:rtl/>
        </w:rPr>
        <w:t>.</w:t>
      </w:r>
      <w:r w:rsidR="00A83EAB">
        <w:rPr>
          <w:rFonts w:hint="cs"/>
          <w:rtl/>
        </w:rPr>
        <w:t xml:space="preserve"> </w:t>
      </w:r>
      <w:r w:rsidR="004B27C9">
        <w:rPr>
          <w:rFonts w:hint="cs"/>
          <w:rtl/>
        </w:rPr>
        <w:t>די</w:t>
      </w:r>
      <w:r w:rsidRPr="00CD067C">
        <w:rPr>
          <w:rtl/>
        </w:rPr>
        <w:t xml:space="preserve"> </w:t>
      </w:r>
      <w:r w:rsidR="004B27C9">
        <w:rPr>
          <w:rFonts w:hint="cs"/>
          <w:rtl/>
        </w:rPr>
        <w:t>ב</w:t>
      </w:r>
      <w:r w:rsidRPr="00CD067C">
        <w:rPr>
          <w:rtl/>
        </w:rPr>
        <w:t>גרג</w:t>
      </w:r>
      <w:r w:rsidR="006A0C67">
        <w:rPr>
          <w:rFonts w:hint="cs"/>
          <w:rtl/>
        </w:rPr>
        <w:t>י</w:t>
      </w:r>
      <w:r w:rsidRPr="00CD067C">
        <w:rPr>
          <w:rtl/>
        </w:rPr>
        <w:t>ר אבק קטן</w:t>
      </w:r>
      <w:r w:rsidR="00E135B3">
        <w:rPr>
          <w:rFonts w:hint="cs"/>
          <w:rtl/>
        </w:rPr>
        <w:t>, במיקרוב מעופף ב</w:t>
      </w:r>
      <w:r w:rsidR="004C59E0">
        <w:rPr>
          <w:rFonts w:hint="cs"/>
          <w:rtl/>
        </w:rPr>
        <w:t>אוויר</w:t>
      </w:r>
      <w:r w:rsidR="00E135B3">
        <w:rPr>
          <w:rFonts w:hint="cs"/>
          <w:rtl/>
        </w:rPr>
        <w:t xml:space="preserve">, בנבג נבזי </w:t>
      </w:r>
      <w:r w:rsidR="00800A18">
        <w:rPr>
          <w:rFonts w:hint="cs"/>
          <w:rtl/>
        </w:rPr>
        <w:t xml:space="preserve">יחיד </w:t>
      </w:r>
      <w:r w:rsidR="00E135B3">
        <w:rPr>
          <w:rFonts w:hint="cs"/>
          <w:rtl/>
        </w:rPr>
        <w:t>כדי</w:t>
      </w:r>
      <w:r w:rsidRPr="00CD067C">
        <w:rPr>
          <w:rtl/>
        </w:rPr>
        <w:t xml:space="preserve"> לעכב את האיחוי </w:t>
      </w:r>
      <w:r w:rsidR="004B27C9">
        <w:rPr>
          <w:rtl/>
        </w:rPr>
        <w:t>–</w:t>
      </w:r>
      <w:r w:rsidR="004B27C9">
        <w:rPr>
          <w:rFonts w:hint="cs"/>
          <w:rtl/>
        </w:rPr>
        <w:t xml:space="preserve"> </w:t>
      </w:r>
      <w:r w:rsidRPr="00CD067C">
        <w:rPr>
          <w:rtl/>
        </w:rPr>
        <w:t>ש</w:t>
      </w:r>
      <w:r w:rsidR="006A0C67">
        <w:rPr>
          <w:rFonts w:hint="cs"/>
          <w:rtl/>
        </w:rPr>
        <w:t>מ</w:t>
      </w:r>
      <w:r w:rsidRPr="00CD067C">
        <w:rPr>
          <w:rtl/>
        </w:rPr>
        <w:t>עולם לא התרחש. כמה סיבים של רקמ</w:t>
      </w:r>
      <w:r w:rsidR="00E135B3">
        <w:rPr>
          <w:rFonts w:hint="cs"/>
          <w:rtl/>
        </w:rPr>
        <w:t>ת</w:t>
      </w:r>
      <w:r w:rsidR="006A0C67">
        <w:rPr>
          <w:rFonts w:hint="cs"/>
          <w:rtl/>
        </w:rPr>
        <w:t xml:space="preserve"> </w:t>
      </w:r>
      <w:r w:rsidR="00E135B3">
        <w:rPr>
          <w:rFonts w:hint="cs"/>
          <w:rtl/>
        </w:rPr>
        <w:t>חיבור</w:t>
      </w:r>
      <w:r w:rsidRPr="00CD067C">
        <w:rPr>
          <w:rtl/>
        </w:rPr>
        <w:t xml:space="preserve">, מהוססים </w:t>
      </w:r>
      <w:r w:rsidR="00E135B3">
        <w:rPr>
          <w:rFonts w:hint="cs"/>
          <w:rtl/>
        </w:rPr>
        <w:t>ו</w:t>
      </w:r>
      <w:r w:rsidRPr="00CD067C">
        <w:rPr>
          <w:rtl/>
        </w:rPr>
        <w:t>ב</w:t>
      </w:r>
      <w:r w:rsidR="006A0C67">
        <w:rPr>
          <w:rFonts w:hint="cs"/>
          <w:rtl/>
        </w:rPr>
        <w:t>י</w:t>
      </w:r>
      <w:r w:rsidRPr="00CD067C">
        <w:rPr>
          <w:rtl/>
        </w:rPr>
        <w:t xml:space="preserve">ישנים, </w:t>
      </w:r>
      <w:r w:rsidR="00AB15B1">
        <w:rPr>
          <w:rFonts w:hint="cs"/>
          <w:rtl/>
        </w:rPr>
        <w:t>אמנם</w:t>
      </w:r>
      <w:r w:rsidR="00C81D00">
        <w:rPr>
          <w:rFonts w:hint="cs"/>
          <w:rtl/>
        </w:rPr>
        <w:t xml:space="preserve"> </w:t>
      </w:r>
      <w:r w:rsidRPr="00CD067C">
        <w:rPr>
          <w:rtl/>
        </w:rPr>
        <w:t>ניסו לסגור על הזוועה הפעורה לרווחה, אך ללא הו</w:t>
      </w:r>
      <w:r w:rsidR="00942298">
        <w:rPr>
          <w:rFonts w:hint="cs"/>
          <w:rtl/>
        </w:rPr>
        <w:t>ע</w:t>
      </w:r>
      <w:r w:rsidRPr="00CD067C">
        <w:rPr>
          <w:rtl/>
        </w:rPr>
        <w:t>יל</w:t>
      </w:r>
      <w:r w:rsidR="00A83EAB">
        <w:rPr>
          <w:rFonts w:hint="cs"/>
          <w:rtl/>
        </w:rPr>
        <w:t xml:space="preserve">: </w:t>
      </w:r>
      <w:r w:rsidR="00A83EAB">
        <w:rPr>
          <w:rtl/>
        </w:rPr>
        <w:t>החתך ס</w:t>
      </w:r>
      <w:r w:rsidR="006A0C67">
        <w:rPr>
          <w:rFonts w:hint="cs"/>
          <w:rtl/>
        </w:rPr>
        <w:t>י</w:t>
      </w:r>
      <w:r w:rsidR="00A83EAB">
        <w:rPr>
          <w:rtl/>
        </w:rPr>
        <w:t xml:space="preserve">רב להגליד, </w:t>
      </w:r>
      <w:r w:rsidR="00A83EAB">
        <w:rPr>
          <w:rFonts w:hint="cs"/>
          <w:rtl/>
        </w:rPr>
        <w:t>ו</w:t>
      </w:r>
      <w:r w:rsidR="00A83EAB">
        <w:rPr>
          <w:rtl/>
        </w:rPr>
        <w:t xml:space="preserve">העור </w:t>
      </w:r>
      <w:r w:rsidR="00A83EAB">
        <w:rPr>
          <w:rFonts w:hint="cs"/>
          <w:rtl/>
        </w:rPr>
        <w:t>נכרך</w:t>
      </w:r>
      <w:r w:rsidR="00A83EAB" w:rsidRPr="00CD067C">
        <w:rPr>
          <w:rtl/>
        </w:rPr>
        <w:t xml:space="preserve"> </w:t>
      </w:r>
      <w:r w:rsidR="00C81D00">
        <w:rPr>
          <w:rFonts w:hint="cs"/>
          <w:rtl/>
        </w:rPr>
        <w:t>כנכלם</w:t>
      </w:r>
      <w:r w:rsidR="00C81D00" w:rsidRPr="00CD067C">
        <w:rPr>
          <w:rtl/>
        </w:rPr>
        <w:t xml:space="preserve"> </w:t>
      </w:r>
      <w:r w:rsidR="00A83EAB" w:rsidRPr="00CD067C">
        <w:rPr>
          <w:rtl/>
        </w:rPr>
        <w:t>סביב החתך</w:t>
      </w:r>
      <w:r w:rsidR="009F3E5D">
        <w:rPr>
          <w:rFonts w:hint="cs"/>
          <w:rtl/>
        </w:rPr>
        <w:t xml:space="preserve"> הזועף</w:t>
      </w:r>
      <w:r w:rsidRPr="00CD067C">
        <w:rPr>
          <w:rtl/>
        </w:rPr>
        <w:t xml:space="preserve">. </w:t>
      </w:r>
    </w:p>
    <w:p w14:paraId="08E3B010" w14:textId="79A8E20C" w:rsidR="004549BA" w:rsidRDefault="00A83EAB" w:rsidP="00C81D00">
      <w:pPr>
        <w:rPr>
          <w:rtl/>
        </w:rPr>
      </w:pPr>
      <w:r w:rsidRPr="00CD067C">
        <w:rPr>
          <w:rFonts w:hint="cs"/>
          <w:rtl/>
        </w:rPr>
        <w:t>באביב</w:t>
      </w:r>
      <w:r w:rsidR="00942298" w:rsidRPr="00942298">
        <w:rPr>
          <w:rtl/>
        </w:rPr>
        <w:t xml:space="preserve"> </w:t>
      </w:r>
      <w:r w:rsidR="00942298" w:rsidRPr="00CD067C">
        <w:rPr>
          <w:rtl/>
        </w:rPr>
        <w:t>מתה</w:t>
      </w:r>
      <w:r w:rsidRPr="00CD067C">
        <w:rPr>
          <w:rtl/>
        </w:rPr>
        <w:t xml:space="preserve"> אימו</w:t>
      </w:r>
      <w:r w:rsidR="00C81D00">
        <w:rPr>
          <w:rFonts w:hint="cs"/>
          <w:rtl/>
        </w:rPr>
        <w:t>.</w:t>
      </w:r>
      <w:r>
        <w:rPr>
          <w:rFonts w:hint="cs"/>
          <w:rtl/>
        </w:rPr>
        <w:t xml:space="preserve"> </w:t>
      </w:r>
      <w:r w:rsidR="00697AD2">
        <w:rPr>
          <w:rFonts w:hint="cs"/>
          <w:rtl/>
        </w:rPr>
        <w:t>ו</w:t>
      </w:r>
      <w:r w:rsidR="00250F08" w:rsidRPr="00CD067C">
        <w:rPr>
          <w:rtl/>
        </w:rPr>
        <w:t xml:space="preserve">כשהורדה בתכריכים </w:t>
      </w:r>
      <w:r w:rsidR="004549BA">
        <w:rPr>
          <w:rFonts w:hint="cs"/>
          <w:rtl/>
        </w:rPr>
        <w:t>א</w:t>
      </w:r>
      <w:r w:rsidR="00250F08" w:rsidRPr="00CD067C">
        <w:rPr>
          <w:rtl/>
        </w:rPr>
        <w:t>ל</w:t>
      </w:r>
      <w:r w:rsidR="004549BA">
        <w:rPr>
          <w:rFonts w:hint="cs"/>
          <w:rtl/>
        </w:rPr>
        <w:t xml:space="preserve"> ה</w:t>
      </w:r>
      <w:r w:rsidR="00250F08" w:rsidRPr="00CD067C">
        <w:rPr>
          <w:rtl/>
        </w:rPr>
        <w:t xml:space="preserve">קבר, איש לא שמר שהפצע לא יזדהם, וכשרגבי האדמה הראשונים נפלו עליה, הם התגלגלו בוודאי לפצע </w:t>
      </w:r>
      <w:r w:rsidR="00E135B3">
        <w:rPr>
          <w:rFonts w:hint="cs"/>
          <w:rtl/>
        </w:rPr>
        <w:t xml:space="preserve">הפתוח </w:t>
      </w:r>
      <w:r w:rsidR="00250F08" w:rsidRPr="00CD067C">
        <w:rPr>
          <w:rtl/>
        </w:rPr>
        <w:t>שבחזה, לעצמות העיקשות, הסרבניות</w:t>
      </w:r>
      <w:r w:rsidR="003D131D">
        <w:rPr>
          <w:rFonts w:hint="cs"/>
          <w:rtl/>
        </w:rPr>
        <w:t>.</w:t>
      </w:r>
      <w:r w:rsidR="00250F08" w:rsidRPr="00CD067C">
        <w:rPr>
          <w:rtl/>
        </w:rPr>
        <w:t xml:space="preserve"> פירורי אדמה דבקו </w:t>
      </w:r>
      <w:r w:rsidR="00942298">
        <w:rPr>
          <w:rFonts w:hint="cs"/>
          <w:rtl/>
        </w:rPr>
        <w:t>ב</w:t>
      </w:r>
      <w:r w:rsidR="00250F08" w:rsidRPr="00CD067C">
        <w:rPr>
          <w:rtl/>
        </w:rPr>
        <w:t>רקמות הקרות</w:t>
      </w:r>
      <w:r w:rsidR="004B27C9">
        <w:rPr>
          <w:rFonts w:hint="cs"/>
          <w:rtl/>
        </w:rPr>
        <w:t>,</w:t>
      </w:r>
      <w:r w:rsidR="00250F08" w:rsidRPr="00CD067C">
        <w:rPr>
          <w:rtl/>
        </w:rPr>
        <w:t xml:space="preserve"> וה</w:t>
      </w:r>
      <w:r w:rsidR="004B27C9">
        <w:rPr>
          <w:rFonts w:hint="cs"/>
          <w:rtl/>
        </w:rPr>
        <w:t>זיהום</w:t>
      </w:r>
      <w:r w:rsidR="00250F08" w:rsidRPr="00CD067C">
        <w:rPr>
          <w:rtl/>
        </w:rPr>
        <w:t xml:space="preserve"> החל</w:t>
      </w:r>
      <w:r w:rsidR="004B27C9">
        <w:rPr>
          <w:rtl/>
        </w:rPr>
        <w:t xml:space="preserve"> בחשכת</w:t>
      </w:r>
      <w:r w:rsidR="006A0C67">
        <w:rPr>
          <w:rFonts w:hint="cs"/>
          <w:rtl/>
        </w:rPr>
        <w:t xml:space="preserve"> </w:t>
      </w:r>
      <w:r w:rsidR="00250F08" w:rsidRPr="00CD067C">
        <w:rPr>
          <w:rtl/>
        </w:rPr>
        <w:t>מעמקים, ללא משגיח.</w:t>
      </w:r>
      <w:r w:rsidR="00942298">
        <w:rPr>
          <w:rFonts w:hint="cs"/>
          <w:rtl/>
        </w:rPr>
        <w:t xml:space="preserve"> </w:t>
      </w:r>
    </w:p>
    <w:p w14:paraId="5E13E96B" w14:textId="473588F7" w:rsidR="00A83EAB" w:rsidRDefault="00A83EAB" w:rsidP="00C81D00">
      <w:pPr>
        <w:rPr>
          <w:rtl/>
        </w:rPr>
      </w:pPr>
      <w:r w:rsidRPr="00CD067C">
        <w:rPr>
          <w:rtl/>
        </w:rPr>
        <w:t>מ</w:t>
      </w:r>
      <w:r>
        <w:rPr>
          <w:rtl/>
        </w:rPr>
        <w:t xml:space="preserve">אותו יום לא יצא </w:t>
      </w:r>
      <w:r w:rsidR="00800A18">
        <w:rPr>
          <w:rtl/>
        </w:rPr>
        <w:t xml:space="preserve">ארקדי </w:t>
      </w:r>
      <w:r>
        <w:rPr>
          <w:rtl/>
        </w:rPr>
        <w:t>מפתח הבית</w:t>
      </w:r>
      <w:r w:rsidR="00C81D00">
        <w:rPr>
          <w:rFonts w:hint="cs"/>
          <w:rtl/>
        </w:rPr>
        <w:t>.</w:t>
      </w:r>
      <w:r w:rsidRPr="00CD067C">
        <w:rPr>
          <w:rtl/>
        </w:rPr>
        <w:t xml:space="preserve"> </w:t>
      </w:r>
      <w:r w:rsidR="00C81D00">
        <w:rPr>
          <w:rFonts w:hint="cs"/>
          <w:rtl/>
        </w:rPr>
        <w:t>רק לבית</w:t>
      </w:r>
      <w:r w:rsidR="006A0C67">
        <w:rPr>
          <w:rFonts w:hint="cs"/>
          <w:rtl/>
        </w:rPr>
        <w:t>-</w:t>
      </w:r>
      <w:r w:rsidR="00C81D00">
        <w:rPr>
          <w:rFonts w:hint="cs"/>
          <w:rtl/>
        </w:rPr>
        <w:t>הקברות הלך.</w:t>
      </w:r>
      <w:r>
        <w:rPr>
          <w:rFonts w:hint="cs"/>
          <w:rtl/>
        </w:rPr>
        <w:t xml:space="preserve"> </w:t>
      </w:r>
      <w:r w:rsidRPr="00CD067C">
        <w:rPr>
          <w:rtl/>
        </w:rPr>
        <w:t xml:space="preserve">במשך הימים </w:t>
      </w:r>
      <w:r w:rsidR="00C81D00">
        <w:rPr>
          <w:rFonts w:hint="cs"/>
          <w:rtl/>
        </w:rPr>
        <w:t xml:space="preserve">שכב </w:t>
      </w:r>
      <w:r w:rsidRPr="00CD067C">
        <w:rPr>
          <w:rtl/>
        </w:rPr>
        <w:t>במיטתה, עטוף בשמיכתה, ובלילות התהלך בין קירות הבית ואביו חסר אונים.</w:t>
      </w:r>
    </w:p>
    <w:p w14:paraId="213E4320" w14:textId="77777777" w:rsidR="00942298" w:rsidRPr="00CD067C" w:rsidRDefault="00942298" w:rsidP="00C81D00">
      <w:pPr>
        <w:rPr>
          <w:rtl/>
        </w:rPr>
      </w:pPr>
    </w:p>
    <w:p w14:paraId="3CEEA47C" w14:textId="2B6DDD32" w:rsidR="00250F08" w:rsidRDefault="00250F08" w:rsidP="00C81D00">
      <w:pPr>
        <w:rPr>
          <w:rtl/>
        </w:rPr>
      </w:pPr>
      <w:r w:rsidRPr="00CD067C">
        <w:rPr>
          <w:rtl/>
        </w:rPr>
        <w:t>ארקדי רוקן את המים מצנצנת המיונז בזרם ארוך ודק</w:t>
      </w:r>
      <w:r w:rsidR="003D131D">
        <w:rPr>
          <w:rFonts w:hint="cs"/>
          <w:rtl/>
        </w:rPr>
        <w:t>,</w:t>
      </w:r>
      <w:r w:rsidR="00087994" w:rsidRPr="00087994">
        <w:rPr>
          <w:rFonts w:cs="Times New Roman"/>
          <w:rtl/>
        </w:rPr>
        <w:t xml:space="preserve"> </w:t>
      </w:r>
      <w:r w:rsidR="003D131D" w:rsidRPr="003D131D">
        <w:rPr>
          <w:rFonts w:cs="Times New Roman"/>
          <w:rtl/>
        </w:rPr>
        <w:t xml:space="preserve">המטירם </w:t>
      </w:r>
      <w:r w:rsidR="00087994" w:rsidRPr="00087994">
        <w:rPr>
          <w:rFonts w:cs="Times New Roman"/>
          <w:rtl/>
        </w:rPr>
        <w:t>על הצמחים סביב הקבר</w:t>
      </w:r>
      <w:r w:rsidRPr="00CD067C">
        <w:rPr>
          <w:rtl/>
        </w:rPr>
        <w:t>, ורץ למלאה</w:t>
      </w:r>
      <w:r w:rsidR="00087994">
        <w:rPr>
          <w:rFonts w:hint="cs"/>
          <w:rtl/>
        </w:rPr>
        <w:t>ּ</w:t>
      </w:r>
      <w:r w:rsidRPr="00CD067C">
        <w:rPr>
          <w:rtl/>
        </w:rPr>
        <w:t xml:space="preserve"> שוב. ב</w:t>
      </w:r>
      <w:r w:rsidR="004549BA" w:rsidRPr="004549BA">
        <w:rPr>
          <w:rFonts w:cs="Times New Roman"/>
          <w:rtl/>
        </w:rPr>
        <w:t>חלומו</w:t>
      </w:r>
      <w:r w:rsidR="00237EF1" w:rsidRPr="00237EF1">
        <w:rPr>
          <w:rFonts w:cs="Times New Roman"/>
          <w:rtl/>
        </w:rPr>
        <w:t>תיו הקצרים, הטרופים,</w:t>
      </w:r>
      <w:r w:rsidR="004549BA">
        <w:rPr>
          <w:rFonts w:cs="Times New Roman" w:hint="cs"/>
          <w:rtl/>
        </w:rPr>
        <w:t xml:space="preserve"> </w:t>
      </w:r>
      <w:r w:rsidRPr="00CD067C">
        <w:rPr>
          <w:rtl/>
        </w:rPr>
        <w:t xml:space="preserve">נדחק בין אברכים </w:t>
      </w:r>
      <w:r w:rsidR="00905F11">
        <w:rPr>
          <w:rFonts w:hint="cs"/>
          <w:rtl/>
        </w:rPr>
        <w:t>עבי</w:t>
      </w:r>
      <w:r w:rsidR="006A0C67">
        <w:rPr>
          <w:rFonts w:hint="cs"/>
          <w:rtl/>
        </w:rPr>
        <w:t xml:space="preserve"> </w:t>
      </w:r>
      <w:r w:rsidR="00905F11">
        <w:rPr>
          <w:rFonts w:hint="cs"/>
          <w:rtl/>
        </w:rPr>
        <w:t>בשר</w:t>
      </w:r>
      <w:r w:rsidRPr="00CD067C">
        <w:rPr>
          <w:rtl/>
        </w:rPr>
        <w:t xml:space="preserve"> בבית</w:t>
      </w:r>
      <w:r w:rsidR="006A0C67">
        <w:rPr>
          <w:rFonts w:hint="cs"/>
          <w:rtl/>
        </w:rPr>
        <w:t>-</w:t>
      </w:r>
      <w:r w:rsidRPr="00CD067C">
        <w:rPr>
          <w:rtl/>
        </w:rPr>
        <w:t>הכנסת, הם פותחים בתפילותיהם המסורתיות, במלמולי</w:t>
      </w:r>
      <w:r w:rsidR="00237EF1">
        <w:rPr>
          <w:rFonts w:hint="cs"/>
          <w:rtl/>
        </w:rPr>
        <w:t>ה</w:t>
      </w:r>
      <w:r w:rsidRPr="00CD067C">
        <w:rPr>
          <w:rtl/>
        </w:rPr>
        <w:t xml:space="preserve">ם </w:t>
      </w:r>
      <w:r w:rsidR="00237EF1">
        <w:rPr>
          <w:rFonts w:hint="cs"/>
          <w:rtl/>
        </w:rPr>
        <w:t>ה</w:t>
      </w:r>
      <w:r w:rsidRPr="00CD067C">
        <w:rPr>
          <w:rtl/>
        </w:rPr>
        <w:t>חרישיים</w:t>
      </w:r>
      <w:r w:rsidR="006A0C67">
        <w:rPr>
          <w:rFonts w:hint="cs"/>
          <w:rtl/>
        </w:rPr>
        <w:t>,</w:t>
      </w:r>
      <w:r w:rsidRPr="00CD067C">
        <w:rPr>
          <w:rtl/>
        </w:rPr>
        <w:t xml:space="preserve"> </w:t>
      </w:r>
      <w:r w:rsidR="00697AD2">
        <w:rPr>
          <w:rFonts w:hint="cs"/>
          <w:rtl/>
        </w:rPr>
        <w:t>וארקדי מ</w:t>
      </w:r>
      <w:r w:rsidRPr="00CD067C">
        <w:rPr>
          <w:rtl/>
        </w:rPr>
        <w:t>טפס על ה</w:t>
      </w:r>
      <w:r w:rsidR="00697AD2">
        <w:rPr>
          <w:rFonts w:hint="cs"/>
          <w:rtl/>
        </w:rPr>
        <w:t>בימה</w:t>
      </w:r>
      <w:r w:rsidRPr="00CD067C">
        <w:rPr>
          <w:rtl/>
        </w:rPr>
        <w:t xml:space="preserve"> ו</w:t>
      </w:r>
      <w:r w:rsidR="00800A18">
        <w:rPr>
          <w:rFonts w:hint="cs"/>
          <w:rtl/>
        </w:rPr>
        <w:t>מכריז</w:t>
      </w:r>
      <w:r w:rsidRPr="00CD067C">
        <w:rPr>
          <w:rtl/>
        </w:rPr>
        <w:t xml:space="preserve"> בקול מעל כולם</w:t>
      </w:r>
      <w:r w:rsidR="006A0C67">
        <w:rPr>
          <w:rFonts w:hint="cs"/>
          <w:rtl/>
        </w:rPr>
        <w:t>,</w:t>
      </w:r>
      <w:r w:rsidRPr="00CD067C">
        <w:rPr>
          <w:rtl/>
        </w:rPr>
        <w:t xml:space="preserve"> "ה</w:t>
      </w:r>
      <w:r w:rsidR="00F35749">
        <w:rPr>
          <w:rFonts w:hint="cs"/>
          <w:rtl/>
        </w:rPr>
        <w:t>י</w:t>
      </w:r>
      <w:r w:rsidRPr="00CD067C">
        <w:rPr>
          <w:rtl/>
        </w:rPr>
        <w:t>נני..." והם מתפללים איתו את תפילת ה</w:t>
      </w:r>
      <w:r w:rsidR="00F35749">
        <w:rPr>
          <w:rFonts w:hint="cs"/>
          <w:rtl/>
        </w:rPr>
        <w:t>י</w:t>
      </w:r>
      <w:r w:rsidRPr="00CD067C">
        <w:rPr>
          <w:rtl/>
        </w:rPr>
        <w:t>נני. "ה</w:t>
      </w:r>
      <w:r w:rsidR="00F35749">
        <w:rPr>
          <w:rFonts w:hint="cs"/>
          <w:rtl/>
        </w:rPr>
        <w:t>י</w:t>
      </w:r>
      <w:r w:rsidRPr="00CD067C">
        <w:rPr>
          <w:rtl/>
        </w:rPr>
        <w:t xml:space="preserve">נני..." </w:t>
      </w:r>
      <w:r w:rsidR="004549BA">
        <w:rPr>
          <w:rFonts w:hint="cs"/>
          <w:rtl/>
        </w:rPr>
        <w:t>ה</w:t>
      </w:r>
      <w:r w:rsidRPr="00CD067C">
        <w:rPr>
          <w:rtl/>
        </w:rPr>
        <w:t>ם חוזרים אחריו, כובעי הלבד השחורים שלהם מתנועעים בתפילה, "ה</w:t>
      </w:r>
      <w:r w:rsidRPr="00CD067C">
        <w:rPr>
          <w:rFonts w:hint="cs"/>
          <w:rtl/>
        </w:rPr>
        <w:t>ִ</w:t>
      </w:r>
      <w:r w:rsidR="00F35749">
        <w:rPr>
          <w:rFonts w:hint="cs"/>
          <w:rtl/>
        </w:rPr>
        <w:t>י</w:t>
      </w:r>
      <w:r w:rsidRPr="00CD067C">
        <w:rPr>
          <w:rtl/>
        </w:rPr>
        <w:t>ני..." ובסוף תפילת ה</w:t>
      </w:r>
      <w:r w:rsidRPr="00CD067C">
        <w:rPr>
          <w:rFonts w:hint="cs"/>
          <w:rtl/>
        </w:rPr>
        <w:t>ִ</w:t>
      </w:r>
      <w:r w:rsidRPr="00CD067C">
        <w:rPr>
          <w:rtl/>
        </w:rPr>
        <w:t xml:space="preserve">נני הוא </w:t>
      </w:r>
      <w:r w:rsidR="00800A18">
        <w:rPr>
          <w:rFonts w:hint="cs"/>
          <w:rtl/>
        </w:rPr>
        <w:t>מכריז</w:t>
      </w:r>
      <w:r w:rsidRPr="00CD067C">
        <w:rPr>
          <w:rtl/>
        </w:rPr>
        <w:t xml:space="preserve"> "ה</w:t>
      </w:r>
      <w:r w:rsidR="00F35749">
        <w:rPr>
          <w:rFonts w:hint="cs"/>
          <w:rtl/>
        </w:rPr>
        <w:t>י</w:t>
      </w:r>
      <w:r w:rsidRPr="00CD067C">
        <w:rPr>
          <w:rtl/>
        </w:rPr>
        <w:t>ננו</w:t>
      </w:r>
      <w:r w:rsidR="004B27C9">
        <w:rPr>
          <w:rFonts w:hint="cs"/>
          <w:rtl/>
        </w:rPr>
        <w:t>ּ</w:t>
      </w:r>
      <w:r w:rsidRPr="00CD067C">
        <w:rPr>
          <w:rtl/>
        </w:rPr>
        <w:t>" והם מתפללים איתו את תפילת ה</w:t>
      </w:r>
      <w:r w:rsidR="00F35749">
        <w:rPr>
          <w:rFonts w:hint="cs"/>
          <w:rtl/>
        </w:rPr>
        <w:t>י</w:t>
      </w:r>
      <w:r w:rsidRPr="00CD067C">
        <w:rPr>
          <w:rtl/>
        </w:rPr>
        <w:t>ננו</w:t>
      </w:r>
      <w:r w:rsidR="004B27C9">
        <w:rPr>
          <w:rFonts w:hint="cs"/>
          <w:rtl/>
        </w:rPr>
        <w:t>ּ</w:t>
      </w:r>
      <w:r w:rsidRPr="00CD067C">
        <w:rPr>
          <w:rtl/>
        </w:rPr>
        <w:t>.</w:t>
      </w:r>
    </w:p>
    <w:p w14:paraId="398BD0D6" w14:textId="38A29A1F" w:rsidR="009D3DC6" w:rsidRPr="00CD067C" w:rsidRDefault="009D3DC6" w:rsidP="00C81D00">
      <w:pPr>
        <w:rPr>
          <w:rtl/>
        </w:rPr>
      </w:pPr>
      <w:r>
        <w:rPr>
          <w:rFonts w:hint="cs"/>
          <w:rtl/>
        </w:rPr>
        <w:t>[</w:t>
      </w:r>
      <w:hyperlink r:id="rId14" w:history="1">
        <w:r w:rsidR="00152E9C">
          <w:rPr>
            <w:rStyle w:val="Hyperlink"/>
            <w:rFonts w:hint="cs"/>
            <w:rtl/>
          </w:rPr>
          <w:t>בימ</w:t>
        </w:r>
        <w:r w:rsidRPr="009D3DC6">
          <w:rPr>
            <w:rStyle w:val="Hyperlink"/>
            <w:rFonts w:hint="cs"/>
            <w:rtl/>
          </w:rPr>
          <w:t xml:space="preserve">ה </w:t>
        </w:r>
        <w:r w:rsidRPr="009D3DC6">
          <w:rPr>
            <w:rStyle w:val="Hyperlink"/>
            <w:rtl/>
          </w:rPr>
          <w:t>–</w:t>
        </w:r>
        <w:r w:rsidRPr="009D3DC6">
          <w:rPr>
            <w:rStyle w:val="Hyperlink"/>
            <w:rFonts w:hint="cs"/>
            <w:rtl/>
          </w:rPr>
          <w:t xml:space="preserve"> מבנה בית כנסת</w:t>
        </w:r>
      </w:hyperlink>
      <w:r>
        <w:rPr>
          <w:rFonts w:hint="cs"/>
          <w:rtl/>
        </w:rPr>
        <w:t>]</w:t>
      </w:r>
    </w:p>
    <w:p w14:paraId="2A28F121" w14:textId="47848C28" w:rsidR="00250F08" w:rsidRPr="00CD067C" w:rsidRDefault="00250F08" w:rsidP="0029159D">
      <w:pPr>
        <w:rPr>
          <w:rtl/>
        </w:rPr>
      </w:pPr>
      <w:r w:rsidRPr="00CD067C">
        <w:rPr>
          <w:rtl/>
        </w:rPr>
        <w:t>המים הותיר</w:t>
      </w:r>
      <w:r w:rsidR="00942298">
        <w:rPr>
          <w:rFonts w:hint="cs"/>
          <w:rtl/>
        </w:rPr>
        <w:t>ו</w:t>
      </w:r>
      <w:r w:rsidRPr="00CD067C">
        <w:rPr>
          <w:rtl/>
        </w:rPr>
        <w:t xml:space="preserve"> טיפות מנצנצות על עלי כות</w:t>
      </w:r>
      <w:r w:rsidR="00C72448">
        <w:rPr>
          <w:rtl/>
        </w:rPr>
        <w:t xml:space="preserve">רת </w:t>
      </w:r>
      <w:r w:rsidR="00905F11">
        <w:rPr>
          <w:rtl/>
        </w:rPr>
        <w:t>כתומים וסגולים. הוא מילא א</w:t>
      </w:r>
      <w:r w:rsidRPr="00CD067C">
        <w:rPr>
          <w:rtl/>
        </w:rPr>
        <w:t>ת</w:t>
      </w:r>
      <w:r w:rsidR="00905F11">
        <w:rPr>
          <w:rFonts w:hint="cs"/>
          <w:rtl/>
        </w:rPr>
        <w:t xml:space="preserve"> </w:t>
      </w:r>
      <w:r w:rsidRPr="00CD067C">
        <w:rPr>
          <w:rtl/>
        </w:rPr>
        <w:t>ה</w:t>
      </w:r>
      <w:r w:rsidR="00905F11">
        <w:rPr>
          <w:rFonts w:hint="cs"/>
          <w:rtl/>
        </w:rPr>
        <w:t>צנצנת</w:t>
      </w:r>
      <w:r w:rsidR="00C72448">
        <w:rPr>
          <w:rtl/>
        </w:rPr>
        <w:t xml:space="preserve"> </w:t>
      </w:r>
      <w:r w:rsidR="0029159D">
        <w:rPr>
          <w:rFonts w:hint="cs"/>
          <w:rtl/>
        </w:rPr>
        <w:t>ב</w:t>
      </w:r>
      <w:r w:rsidR="00C72448">
        <w:rPr>
          <w:rtl/>
        </w:rPr>
        <w:t xml:space="preserve">פעם </w:t>
      </w:r>
      <w:r w:rsidR="0029159D">
        <w:rPr>
          <w:rFonts w:hint="cs"/>
          <w:rtl/>
        </w:rPr>
        <w:t>ה</w:t>
      </w:r>
      <w:r w:rsidR="0029159D">
        <w:rPr>
          <w:rtl/>
        </w:rPr>
        <w:t>אחרונה</w:t>
      </w:r>
      <w:r w:rsidR="00C72448">
        <w:rPr>
          <w:rtl/>
        </w:rPr>
        <w:t xml:space="preserve"> ו</w:t>
      </w:r>
      <w:r w:rsidR="008F226D">
        <w:rPr>
          <w:rFonts w:hint="cs"/>
          <w:rtl/>
        </w:rPr>
        <w:t>הביקור תם.</w:t>
      </w:r>
      <w:r w:rsidRPr="00CD067C">
        <w:rPr>
          <w:rtl/>
        </w:rPr>
        <w:t xml:space="preserve"> בדרך</w:t>
      </w:r>
      <w:r w:rsidR="008F226D">
        <w:rPr>
          <w:rFonts w:hint="cs"/>
          <w:rtl/>
        </w:rPr>
        <w:t xml:space="preserve"> חזרה הביתה</w:t>
      </w:r>
      <w:r w:rsidRPr="00CD067C">
        <w:rPr>
          <w:rtl/>
        </w:rPr>
        <w:t xml:space="preserve"> </w:t>
      </w:r>
      <w:r w:rsidR="00905F11">
        <w:rPr>
          <w:rtl/>
        </w:rPr>
        <w:t>לגם ממי בית</w:t>
      </w:r>
      <w:r w:rsidR="006A0C67">
        <w:rPr>
          <w:rFonts w:hint="cs"/>
          <w:rtl/>
        </w:rPr>
        <w:t>-</w:t>
      </w:r>
      <w:r w:rsidR="00905F11">
        <w:rPr>
          <w:rtl/>
        </w:rPr>
        <w:t>הקברות</w:t>
      </w:r>
      <w:r w:rsidRPr="00CD067C">
        <w:rPr>
          <w:rtl/>
        </w:rPr>
        <w:t>.</w:t>
      </w:r>
      <w:r w:rsidRPr="00CD067C">
        <w:rPr>
          <w:rFonts w:hint="cs"/>
          <w:rtl/>
        </w:rPr>
        <w:t xml:space="preserve"> הם לא היו כמו </w:t>
      </w:r>
      <w:r w:rsidR="00A83EAB">
        <w:rPr>
          <w:rFonts w:hint="cs"/>
          <w:rtl/>
        </w:rPr>
        <w:t xml:space="preserve">נהר </w:t>
      </w:r>
      <w:r w:rsidRPr="00CD067C">
        <w:rPr>
          <w:rFonts w:hint="cs"/>
          <w:rtl/>
        </w:rPr>
        <w:t xml:space="preserve">המים השחורים </w:t>
      </w:r>
      <w:r w:rsidR="00841220">
        <w:rPr>
          <w:rFonts w:hint="cs"/>
          <w:rtl/>
        </w:rPr>
        <w:t>[</w:t>
      </w:r>
      <w:r w:rsidRPr="00CD067C">
        <w:rPr>
          <w:rFonts w:hint="cs"/>
          <w:rtl/>
        </w:rPr>
        <w:t xml:space="preserve">כבר בן </w:t>
      </w:r>
      <w:r w:rsidR="00C72448">
        <w:rPr>
          <w:rFonts w:hint="cs"/>
          <w:rtl/>
        </w:rPr>
        <w:t>שתים-עשרה</w:t>
      </w:r>
      <w:r>
        <w:rPr>
          <w:rFonts w:hint="cs"/>
          <w:rtl/>
        </w:rPr>
        <w:t>,</w:t>
      </w:r>
      <w:r w:rsidR="00F40E7E">
        <w:rPr>
          <w:rFonts w:hint="cs"/>
          <w:rtl/>
        </w:rPr>
        <w:t xml:space="preserve"> גדול מאלכס בשנה ונשאר כיתה </w:t>
      </w:r>
      <w:r w:rsidR="00F40E7E">
        <w:rPr>
          <w:rtl/>
        </w:rPr>
        <w:t>–</w:t>
      </w:r>
      <w:r w:rsidR="00F40E7E">
        <w:rPr>
          <w:rFonts w:hint="cs"/>
          <w:rtl/>
        </w:rPr>
        <w:t xml:space="preserve"> כלומר בן 12]</w:t>
      </w:r>
      <w:r>
        <w:rPr>
          <w:rFonts w:hint="cs"/>
          <w:rtl/>
        </w:rPr>
        <w:t xml:space="preserve"> </w:t>
      </w:r>
      <w:r w:rsidR="008F226D">
        <w:rPr>
          <w:rFonts w:hint="cs"/>
          <w:rtl/>
        </w:rPr>
        <w:t xml:space="preserve">שנשקף </w:t>
      </w:r>
      <w:r>
        <w:rPr>
          <w:rFonts w:hint="cs"/>
          <w:rtl/>
        </w:rPr>
        <w:t>מחלון חדרו הישן</w:t>
      </w:r>
      <w:r w:rsidR="008F226D">
        <w:rPr>
          <w:rFonts w:hint="cs"/>
          <w:rtl/>
        </w:rPr>
        <w:t>, הרחוק</w:t>
      </w:r>
      <w:r w:rsidR="0029159D">
        <w:rPr>
          <w:rFonts w:hint="cs"/>
          <w:rtl/>
        </w:rPr>
        <w:t>[</w:t>
      </w:r>
      <w:r w:rsidRPr="00CD067C">
        <w:rPr>
          <w:rFonts w:hint="cs"/>
          <w:rtl/>
        </w:rPr>
        <w:t>אבל מהמים השחורים הוא עדיין פחד</w:t>
      </w:r>
      <w:r w:rsidR="0029159D">
        <w:rPr>
          <w:rFonts w:hint="cs"/>
          <w:rtl/>
        </w:rPr>
        <w:t>]</w:t>
      </w:r>
      <w:r w:rsidRPr="00CD067C">
        <w:rPr>
          <w:rFonts w:hint="cs"/>
          <w:rtl/>
        </w:rPr>
        <w:t>.</w:t>
      </w:r>
    </w:p>
    <w:p w14:paraId="7FB74EC9" w14:textId="5A97B992" w:rsidR="00250F08" w:rsidRPr="00CD067C" w:rsidRDefault="004549BA" w:rsidP="0029159D">
      <w:pPr>
        <w:rPr>
          <w:rtl/>
        </w:rPr>
      </w:pPr>
      <w:r w:rsidRPr="004549BA">
        <w:rPr>
          <w:rFonts w:cs="Times New Roman"/>
          <w:rtl/>
        </w:rPr>
        <w:t xml:space="preserve">חניה משלהם לא </w:t>
      </w:r>
      <w:r w:rsidR="001C5A04">
        <w:rPr>
          <w:rFonts w:cs="Times New Roman"/>
          <w:rtl/>
        </w:rPr>
        <w:t>הייתה</w:t>
      </w:r>
      <w:r w:rsidRPr="004549BA">
        <w:rPr>
          <w:rFonts w:cs="Times New Roman"/>
          <w:rtl/>
        </w:rPr>
        <w:t xml:space="preserve"> להם מתחת לבניין, כי רכשו את דירתם בהנחה.</w:t>
      </w:r>
      <w:r w:rsidR="00250F08" w:rsidRPr="00CD067C">
        <w:rPr>
          <w:rtl/>
        </w:rPr>
        <w:t xml:space="preserve"> </w:t>
      </w:r>
      <w:r w:rsidR="00FE27E9" w:rsidRPr="00FE27E9">
        <w:rPr>
          <w:rFonts w:cs="Times New Roman"/>
          <w:rtl/>
        </w:rPr>
        <w:t>ילדי השכונה נהגו ללעוג לו על המצוקה הכספית, עד שנבהלו מאדישותו</w:t>
      </w:r>
      <w:r w:rsidR="00250F08" w:rsidRPr="00CD067C">
        <w:rPr>
          <w:rtl/>
        </w:rPr>
        <w:t xml:space="preserve">. הוא עזר לאבא לסחוב </w:t>
      </w:r>
      <w:r w:rsidR="0029159D">
        <w:rPr>
          <w:rFonts w:hint="cs"/>
          <w:rtl/>
        </w:rPr>
        <w:t>את</w:t>
      </w:r>
      <w:r w:rsidR="00250F08" w:rsidRPr="00CD067C">
        <w:rPr>
          <w:rtl/>
        </w:rPr>
        <w:t xml:space="preserve"> שקיות </w:t>
      </w:r>
      <w:r w:rsidR="00116406">
        <w:rPr>
          <w:rFonts w:hint="cs"/>
          <w:rtl/>
        </w:rPr>
        <w:t xml:space="preserve">המצרכים </w:t>
      </w:r>
      <w:r w:rsidR="00250F08" w:rsidRPr="00CD067C">
        <w:rPr>
          <w:rtl/>
        </w:rPr>
        <w:t>מהקני</w:t>
      </w:r>
      <w:r w:rsidR="006A0C67">
        <w:rPr>
          <w:rFonts w:hint="cs"/>
          <w:rtl/>
        </w:rPr>
        <w:t>י</w:t>
      </w:r>
      <w:r w:rsidR="00250F08" w:rsidRPr="00CD067C">
        <w:rPr>
          <w:rtl/>
        </w:rPr>
        <w:t>ה שערך בבוקר. ה</w:t>
      </w:r>
      <w:r w:rsidR="004C59E0">
        <w:rPr>
          <w:rtl/>
        </w:rPr>
        <w:t>אוויר</w:t>
      </w:r>
      <w:r w:rsidR="00250F08" w:rsidRPr="00CD067C">
        <w:rPr>
          <w:rtl/>
        </w:rPr>
        <w:t xml:space="preserve"> לא עניין אותו, ה</w:t>
      </w:r>
      <w:r w:rsidR="00EE553A">
        <w:rPr>
          <w:rtl/>
        </w:rPr>
        <w:t>שמיים</w:t>
      </w:r>
      <w:r w:rsidR="00250F08" w:rsidRPr="00CD067C">
        <w:rPr>
          <w:rtl/>
        </w:rPr>
        <w:t xml:space="preserve"> לא עניינו אותו, הקיץ לא עניין אותו. הוא חצה את הרחוב בלי להסתכל לצדדים</w:t>
      </w:r>
      <w:r w:rsidR="00942298">
        <w:rPr>
          <w:rFonts w:hint="cs"/>
          <w:rtl/>
        </w:rPr>
        <w:t>,</w:t>
      </w:r>
      <w:r w:rsidR="00250F08" w:rsidRPr="00CD067C">
        <w:rPr>
          <w:rtl/>
        </w:rPr>
        <w:t xml:space="preserve"> אבל זה בסדר </w:t>
      </w:r>
      <w:r w:rsidR="001C5A04">
        <w:rPr>
          <w:rtl/>
        </w:rPr>
        <w:t>אימא</w:t>
      </w:r>
      <w:r w:rsidR="00250F08" w:rsidRPr="00CD067C">
        <w:rPr>
          <w:rtl/>
        </w:rPr>
        <w:t>, בערב שבת המכוניות מעטות</w:t>
      </w:r>
      <w:r w:rsidR="00352290">
        <w:rPr>
          <w:rtl/>
        </w:rPr>
        <w:t xml:space="preserve"> מאוד.</w:t>
      </w:r>
      <w:r w:rsidR="00250F08" w:rsidRPr="00CD067C">
        <w:rPr>
          <w:rtl/>
        </w:rPr>
        <w:t xml:space="preserve"> ואז, לפני הכניסה לבנ</w:t>
      </w:r>
      <w:r w:rsidR="006A0C67">
        <w:rPr>
          <w:rFonts w:hint="cs"/>
          <w:rtl/>
        </w:rPr>
        <w:t>י</w:t>
      </w:r>
      <w:r w:rsidR="00250F08" w:rsidRPr="00CD067C">
        <w:rPr>
          <w:rtl/>
        </w:rPr>
        <w:t>ין, הוא נצרב מפגיעת הברק הכי מסנוור, הכי כחול. הוא רצה ל</w:t>
      </w:r>
      <w:r w:rsidR="0029159D">
        <w:rPr>
          <w:rFonts w:hint="cs"/>
          <w:rtl/>
        </w:rPr>
        <w:t>מוש ממקומו</w:t>
      </w:r>
      <w:r w:rsidR="00250F08" w:rsidRPr="00CD067C">
        <w:rPr>
          <w:rtl/>
        </w:rPr>
        <w:t xml:space="preserve"> ולא יכול. </w:t>
      </w:r>
      <w:r w:rsidR="00942298">
        <w:rPr>
          <w:rFonts w:hint="cs"/>
          <w:rtl/>
        </w:rPr>
        <w:t>[</w:t>
      </w:r>
      <w:r w:rsidR="00250F08" w:rsidRPr="00CD067C">
        <w:rPr>
          <w:rtl/>
        </w:rPr>
        <w:t>לו ני</w:t>
      </w:r>
      <w:r w:rsidR="003E2397">
        <w:rPr>
          <w:rtl/>
        </w:rPr>
        <w:t>תן היה יוצא במחול.</w:t>
      </w:r>
      <w:r w:rsidR="00942298">
        <w:rPr>
          <w:rFonts w:hint="cs"/>
          <w:rtl/>
        </w:rPr>
        <w:t>]</w:t>
      </w:r>
      <w:r w:rsidR="003E2397">
        <w:rPr>
          <w:rtl/>
        </w:rPr>
        <w:t xml:space="preserve"> נשימתו נעתקה</w:t>
      </w:r>
      <w:r w:rsidR="00143DCC">
        <w:rPr>
          <w:rFonts w:hint="cs"/>
          <w:rtl/>
        </w:rPr>
        <w:t>,</w:t>
      </w:r>
      <w:r w:rsidR="00250F08" w:rsidRPr="00CD067C">
        <w:rPr>
          <w:rtl/>
        </w:rPr>
        <w:t xml:space="preserve"> עוד מעט </w:t>
      </w:r>
      <w:r w:rsidR="006A0C67">
        <w:rPr>
          <w:rFonts w:hint="cs"/>
          <w:rtl/>
        </w:rPr>
        <w:t>י</w:t>
      </w:r>
      <w:r w:rsidRPr="004549BA">
        <w:rPr>
          <w:rFonts w:cs="Times New Roman"/>
          <w:rtl/>
        </w:rPr>
        <w:t>יפרמו עצמות החזה שלו וליבו</w:t>
      </w:r>
      <w:r w:rsidR="00250F08" w:rsidRPr="00CD067C">
        <w:rPr>
          <w:rtl/>
        </w:rPr>
        <w:t xml:space="preserve"> </w:t>
      </w:r>
      <w:r w:rsidR="006C5A7C">
        <w:rPr>
          <w:rFonts w:hint="cs"/>
          <w:rtl/>
        </w:rPr>
        <w:t>י</w:t>
      </w:r>
      <w:r w:rsidR="00250F08" w:rsidRPr="00CD067C">
        <w:rPr>
          <w:rtl/>
        </w:rPr>
        <w:t>פעם בהיסוס בחשכה הרכה,  שירדה עם ערב על השכונה. אבל ברגע האחרון התעשת וכשל בעקבות אביו במעלה המדרגות.</w:t>
      </w:r>
    </w:p>
    <w:p w14:paraId="36566005" w14:textId="0BF1A2DE" w:rsidR="00424A8C" w:rsidRPr="00CD067C" w:rsidRDefault="00424A8C" w:rsidP="008145D2">
      <w:pPr>
        <w:rPr>
          <w:rtl/>
        </w:rPr>
      </w:pPr>
      <w:r w:rsidRPr="00CD067C">
        <w:rPr>
          <w:rtl/>
        </w:rPr>
        <w:t xml:space="preserve">מי </w:t>
      </w:r>
      <w:r w:rsidR="0029159D">
        <w:rPr>
          <w:rFonts w:hint="cs"/>
          <w:rtl/>
        </w:rPr>
        <w:t>זה ש</w:t>
      </w:r>
      <w:r w:rsidRPr="00CD067C">
        <w:rPr>
          <w:rtl/>
        </w:rPr>
        <w:t xml:space="preserve">העז להפריעו באבלו? </w:t>
      </w:r>
    </w:p>
    <w:p w14:paraId="2AAE61FB" w14:textId="5B06EF6D" w:rsidR="00250F08" w:rsidRPr="00CD067C" w:rsidRDefault="00250F08" w:rsidP="003E2397">
      <w:pPr>
        <w:rPr>
          <w:rtl/>
        </w:rPr>
      </w:pPr>
      <w:r w:rsidRPr="00CD067C">
        <w:rPr>
          <w:rtl/>
        </w:rPr>
        <w:t>ארקדי ידע ש</w:t>
      </w:r>
      <w:r w:rsidR="003E2397">
        <w:rPr>
          <w:rFonts w:hint="cs"/>
          <w:rtl/>
        </w:rPr>
        <w:t>הוא</w:t>
      </w:r>
      <w:r w:rsidRPr="00CD067C">
        <w:rPr>
          <w:rtl/>
        </w:rPr>
        <w:t xml:space="preserve"> בן, </w:t>
      </w:r>
      <w:r w:rsidR="00424A8C">
        <w:rPr>
          <w:rFonts w:hint="cs"/>
          <w:rtl/>
        </w:rPr>
        <w:t xml:space="preserve">לא </w:t>
      </w:r>
      <w:r w:rsidR="00297D38">
        <w:rPr>
          <w:rFonts w:hint="cs"/>
          <w:rtl/>
        </w:rPr>
        <w:t>על פ</w:t>
      </w:r>
      <w:r w:rsidR="00424A8C">
        <w:rPr>
          <w:rFonts w:hint="cs"/>
          <w:rtl/>
        </w:rPr>
        <w:t>י</w:t>
      </w:r>
      <w:r w:rsidRPr="00CD067C">
        <w:rPr>
          <w:rtl/>
        </w:rPr>
        <w:t xml:space="preserve"> השיער הצהוב הארוך </w:t>
      </w:r>
      <w:r w:rsidR="00424A8C">
        <w:rPr>
          <w:rFonts w:hint="cs"/>
          <w:rtl/>
        </w:rPr>
        <w:t>אלא</w:t>
      </w:r>
      <w:r w:rsidRPr="00CD067C">
        <w:rPr>
          <w:rtl/>
        </w:rPr>
        <w:t xml:space="preserve"> </w:t>
      </w:r>
      <w:r w:rsidR="00297D38">
        <w:rPr>
          <w:rFonts w:hint="cs"/>
          <w:rtl/>
        </w:rPr>
        <w:t>על פ</w:t>
      </w:r>
      <w:r w:rsidR="001D47B6">
        <w:rPr>
          <w:rFonts w:hint="cs"/>
          <w:rtl/>
        </w:rPr>
        <w:t xml:space="preserve">י </w:t>
      </w:r>
      <w:r w:rsidR="003E2397">
        <w:rPr>
          <w:rtl/>
        </w:rPr>
        <w:t>העיניים</w:t>
      </w:r>
      <w:r w:rsidR="00942298">
        <w:rPr>
          <w:rFonts w:hint="cs"/>
          <w:rtl/>
        </w:rPr>
        <w:t>.</w:t>
      </w:r>
      <w:r w:rsidR="003E2397">
        <w:rPr>
          <w:rtl/>
        </w:rPr>
        <w:t xml:space="preserve"> הניצוץ הכחול החזק</w:t>
      </w:r>
      <w:r w:rsidR="003E2397">
        <w:rPr>
          <w:rFonts w:hint="cs"/>
          <w:rtl/>
        </w:rPr>
        <w:t xml:space="preserve"> היה</w:t>
      </w:r>
      <w:r w:rsidR="003E2397">
        <w:rPr>
          <w:rtl/>
        </w:rPr>
        <w:t xml:space="preserve"> </w:t>
      </w:r>
      <w:r w:rsidRPr="00CD067C">
        <w:rPr>
          <w:rtl/>
        </w:rPr>
        <w:t>פלדה</w:t>
      </w:r>
      <w:r w:rsidR="004549BA">
        <w:rPr>
          <w:rFonts w:hint="cs"/>
          <w:rtl/>
        </w:rPr>
        <w:t xml:space="preserve"> רושפת</w:t>
      </w:r>
      <w:r w:rsidRPr="00CD067C">
        <w:rPr>
          <w:rtl/>
        </w:rPr>
        <w:t xml:space="preserve">. </w:t>
      </w:r>
    </w:p>
    <w:p w14:paraId="7EF19C91" w14:textId="550C5ED4" w:rsidR="00250F08" w:rsidRPr="00CD067C" w:rsidRDefault="00250F08" w:rsidP="003E2397">
      <w:pPr>
        <w:rPr>
          <w:rtl/>
        </w:rPr>
      </w:pPr>
      <w:r w:rsidRPr="00CD067C">
        <w:rPr>
          <w:rtl/>
        </w:rPr>
        <w:t>ליבה יפהפי</w:t>
      </w:r>
      <w:r w:rsidR="006A0C67">
        <w:rPr>
          <w:rFonts w:hint="cs"/>
          <w:rtl/>
        </w:rPr>
        <w:t>י</w:t>
      </w:r>
      <w:r w:rsidRPr="00CD067C">
        <w:rPr>
          <w:rtl/>
        </w:rPr>
        <w:t xml:space="preserve">ה וזוהרת </w:t>
      </w:r>
      <w:r w:rsidR="001C5A04">
        <w:rPr>
          <w:rtl/>
        </w:rPr>
        <w:t>הייתה</w:t>
      </w:r>
      <w:r w:rsidRPr="00CD067C">
        <w:rPr>
          <w:rtl/>
        </w:rPr>
        <w:t xml:space="preserve"> טמונה </w:t>
      </w:r>
      <w:r w:rsidR="003E2397">
        <w:rPr>
          <w:rFonts w:hint="cs"/>
          <w:rtl/>
        </w:rPr>
        <w:t>בעומק</w:t>
      </w:r>
      <w:r w:rsidRPr="00CD067C">
        <w:rPr>
          <w:rtl/>
        </w:rPr>
        <w:t xml:space="preserve"> גופו של ארקדי, </w:t>
      </w:r>
      <w:r w:rsidR="00087994">
        <w:rPr>
          <w:rFonts w:hint="cs"/>
          <w:rtl/>
        </w:rPr>
        <w:t>ב</w:t>
      </w:r>
      <w:r w:rsidR="003E2397">
        <w:rPr>
          <w:rFonts w:hint="cs"/>
          <w:rtl/>
        </w:rPr>
        <w:t xml:space="preserve">מקום </w:t>
      </w:r>
      <w:r w:rsidR="006A0C67">
        <w:rPr>
          <w:rFonts w:hint="cs"/>
          <w:rtl/>
        </w:rPr>
        <w:t>ש</w:t>
      </w:r>
      <w:r w:rsidR="003E2397">
        <w:rPr>
          <w:rFonts w:hint="cs"/>
          <w:rtl/>
        </w:rPr>
        <w:t xml:space="preserve">אליו </w:t>
      </w:r>
      <w:r w:rsidRPr="00CD067C">
        <w:rPr>
          <w:rtl/>
        </w:rPr>
        <w:t>איש לא יגיע, ליבה עשויה קריסטל טהור. כש</w:t>
      </w:r>
      <w:r w:rsidR="001C5A04">
        <w:rPr>
          <w:rtl/>
        </w:rPr>
        <w:t>אימא</w:t>
      </w:r>
      <w:r w:rsidRPr="00CD067C">
        <w:rPr>
          <w:rtl/>
        </w:rPr>
        <w:t xml:space="preserve"> מתה, הליבה הזכה והצלולה </w:t>
      </w:r>
      <w:r w:rsidR="00424A8C">
        <w:rPr>
          <w:rFonts w:hint="cs"/>
          <w:rtl/>
        </w:rPr>
        <w:t>נעכרה ו</w:t>
      </w:r>
      <w:r w:rsidR="003E2397">
        <w:rPr>
          <w:rtl/>
        </w:rPr>
        <w:t>הפכה לענבר</w:t>
      </w:r>
      <w:r w:rsidR="003E2397">
        <w:rPr>
          <w:rFonts w:hint="cs"/>
          <w:rtl/>
        </w:rPr>
        <w:t>.</w:t>
      </w:r>
      <w:r w:rsidRPr="00CD067C">
        <w:rPr>
          <w:rtl/>
        </w:rPr>
        <w:t xml:space="preserve"> ו</w:t>
      </w:r>
      <w:r w:rsidR="00F06A3F">
        <w:rPr>
          <w:rtl/>
        </w:rPr>
        <w:t>עכשיו</w:t>
      </w:r>
      <w:r w:rsidRPr="00CD067C">
        <w:rPr>
          <w:rtl/>
        </w:rPr>
        <w:t xml:space="preserve"> </w:t>
      </w:r>
      <w:r w:rsidR="001C5A04">
        <w:rPr>
          <w:rtl/>
        </w:rPr>
        <w:t>הייתה</w:t>
      </w:r>
      <w:r w:rsidRPr="00CD067C">
        <w:rPr>
          <w:rtl/>
        </w:rPr>
        <w:t xml:space="preserve"> נגועה. עמוק</w:t>
      </w:r>
      <w:r w:rsidR="006A0C67">
        <w:rPr>
          <w:rFonts w:hint="cs"/>
          <w:rtl/>
        </w:rPr>
        <w:t>-</w:t>
      </w:r>
      <w:r w:rsidRPr="00CD067C">
        <w:rPr>
          <w:rtl/>
        </w:rPr>
        <w:t>עמוק בתוך</w:t>
      </w:r>
      <w:r w:rsidR="00C72448">
        <w:rPr>
          <w:rtl/>
        </w:rPr>
        <w:t xml:space="preserve"> תוכו של ארקדי, ליבת הענבר נ</w:t>
      </w:r>
      <w:r w:rsidR="00C72448">
        <w:rPr>
          <w:rFonts w:hint="cs"/>
          <w:rtl/>
        </w:rPr>
        <w:t>צרבה</w:t>
      </w:r>
      <w:r w:rsidRPr="00CD067C">
        <w:rPr>
          <w:rtl/>
        </w:rPr>
        <w:t xml:space="preserve"> באש כחולה.</w:t>
      </w:r>
    </w:p>
    <w:p w14:paraId="16106455" w14:textId="77777777" w:rsidR="00250F08" w:rsidRPr="00CD067C" w:rsidRDefault="00250F08" w:rsidP="00250000">
      <w:pPr>
        <w:rPr>
          <w:rtl/>
        </w:rPr>
      </w:pPr>
    </w:p>
    <w:p w14:paraId="0DE5DBE3" w14:textId="70B99E94" w:rsidR="00250F08" w:rsidRPr="00CD067C" w:rsidRDefault="00250F08" w:rsidP="003E2397">
      <w:pPr>
        <w:rPr>
          <w:rtl/>
        </w:rPr>
      </w:pPr>
      <w:r w:rsidRPr="00CD067C">
        <w:rPr>
          <w:rtl/>
        </w:rPr>
        <w:t>אבא לא ידע שמרגע ש</w:t>
      </w:r>
      <w:r w:rsidR="003E2397">
        <w:rPr>
          <w:rtl/>
        </w:rPr>
        <w:t>ע</w:t>
      </w:r>
      <w:r w:rsidRPr="00CD067C">
        <w:rPr>
          <w:rtl/>
        </w:rPr>
        <w:t xml:space="preserve">זב </w:t>
      </w:r>
      <w:r w:rsidR="00C72448">
        <w:rPr>
          <w:rFonts w:hint="cs"/>
          <w:rtl/>
        </w:rPr>
        <w:t>את הבית בבקר</w:t>
      </w:r>
      <w:r w:rsidR="003E2397">
        <w:rPr>
          <w:rFonts w:hint="cs"/>
          <w:rtl/>
        </w:rPr>
        <w:t>ים</w:t>
      </w:r>
      <w:r w:rsidRPr="00CD067C">
        <w:rPr>
          <w:rtl/>
        </w:rPr>
        <w:t xml:space="preserve"> ועד שחזר, ארקדי הקטן י</w:t>
      </w:r>
      <w:r w:rsidR="004549BA">
        <w:rPr>
          <w:rFonts w:hint="cs"/>
          <w:rtl/>
        </w:rPr>
        <w:t>ו</w:t>
      </w:r>
      <w:r w:rsidRPr="00CD067C">
        <w:rPr>
          <w:rtl/>
        </w:rPr>
        <w:t xml:space="preserve">שב </w:t>
      </w:r>
      <w:r w:rsidR="008F226D">
        <w:rPr>
          <w:rFonts w:hint="cs"/>
          <w:rtl/>
        </w:rPr>
        <w:t xml:space="preserve">דרוך </w:t>
      </w:r>
      <w:r w:rsidRPr="00CD067C">
        <w:rPr>
          <w:rtl/>
        </w:rPr>
        <w:t xml:space="preserve">במרפסת, </w:t>
      </w:r>
      <w:r w:rsidR="00C72448">
        <w:rPr>
          <w:rtl/>
        </w:rPr>
        <w:t xml:space="preserve">התריסים פתוחים </w:t>
      </w:r>
      <w:r w:rsidR="003E2397">
        <w:rPr>
          <w:rFonts w:hint="cs"/>
          <w:rtl/>
        </w:rPr>
        <w:t xml:space="preserve">רק </w:t>
      </w:r>
      <w:r w:rsidR="00C72448">
        <w:rPr>
          <w:rtl/>
        </w:rPr>
        <w:t>כדי חרך דק, מ</w:t>
      </w:r>
      <w:r w:rsidR="00C72448">
        <w:rPr>
          <w:rFonts w:hint="cs"/>
          <w:rtl/>
        </w:rPr>
        <w:t>תבונן</w:t>
      </w:r>
      <w:r w:rsidRPr="00CD067C">
        <w:rPr>
          <w:rtl/>
        </w:rPr>
        <w:t xml:space="preserve"> </w:t>
      </w:r>
      <w:r w:rsidR="00C72448">
        <w:rPr>
          <w:rFonts w:hint="cs"/>
          <w:rtl/>
        </w:rPr>
        <w:t>ב</w:t>
      </w:r>
      <w:r w:rsidRPr="00CD067C">
        <w:rPr>
          <w:rtl/>
        </w:rPr>
        <w:t xml:space="preserve">כביש, </w:t>
      </w:r>
      <w:r w:rsidR="00C72448">
        <w:rPr>
          <w:rFonts w:hint="cs"/>
          <w:rtl/>
        </w:rPr>
        <w:t>ב</w:t>
      </w:r>
      <w:r w:rsidRPr="00CD067C">
        <w:rPr>
          <w:rtl/>
        </w:rPr>
        <w:t xml:space="preserve">מדרכה ממול, </w:t>
      </w:r>
      <w:r w:rsidR="00C72448">
        <w:rPr>
          <w:rFonts w:hint="cs"/>
          <w:rtl/>
        </w:rPr>
        <w:t>ב</w:t>
      </w:r>
      <w:r w:rsidRPr="00CD067C">
        <w:rPr>
          <w:rtl/>
        </w:rPr>
        <w:t xml:space="preserve">ילדי השכונה </w:t>
      </w:r>
      <w:r w:rsidR="001D47B6">
        <w:rPr>
          <w:rFonts w:hint="cs"/>
          <w:rtl/>
        </w:rPr>
        <w:t>ה</w:t>
      </w:r>
      <w:r w:rsidR="00C72448">
        <w:rPr>
          <w:rFonts w:hint="cs"/>
          <w:rtl/>
        </w:rPr>
        <w:t>משתוללים,</w:t>
      </w:r>
      <w:r w:rsidRPr="00CD067C">
        <w:rPr>
          <w:rtl/>
        </w:rPr>
        <w:t xml:space="preserve"> </w:t>
      </w:r>
      <w:r w:rsidR="003B7AD6">
        <w:rPr>
          <w:rFonts w:hint="cs"/>
          <w:rtl/>
        </w:rPr>
        <w:t>ממתין ל</w:t>
      </w:r>
      <w:r w:rsidRPr="00CD067C">
        <w:rPr>
          <w:rtl/>
        </w:rPr>
        <w:t>מכת הברק ה</w:t>
      </w:r>
      <w:r w:rsidR="003A7E9C">
        <w:rPr>
          <w:rtl/>
        </w:rPr>
        <w:t>שנייה</w:t>
      </w:r>
      <w:r w:rsidRPr="00CD067C">
        <w:rPr>
          <w:rtl/>
        </w:rPr>
        <w:t>.</w:t>
      </w:r>
    </w:p>
    <w:p w14:paraId="4631401F" w14:textId="45F7BF10" w:rsidR="00250F08" w:rsidRPr="00CD067C" w:rsidRDefault="00C72448" w:rsidP="00C72448">
      <w:pPr>
        <w:rPr>
          <w:rtl/>
        </w:rPr>
      </w:pPr>
      <w:r>
        <w:rPr>
          <w:rtl/>
        </w:rPr>
        <w:t>הוא ניסה ל</w:t>
      </w:r>
      <w:r>
        <w:rPr>
          <w:rFonts w:hint="cs"/>
          <w:rtl/>
        </w:rPr>
        <w:t>שוב אל</w:t>
      </w:r>
      <w:r w:rsidR="00250F08" w:rsidRPr="00CD067C">
        <w:rPr>
          <w:rtl/>
        </w:rPr>
        <w:t xml:space="preserve"> </w:t>
      </w:r>
      <w:r>
        <w:rPr>
          <w:rFonts w:hint="cs"/>
          <w:rtl/>
        </w:rPr>
        <w:t>ה</w:t>
      </w:r>
      <w:r>
        <w:rPr>
          <w:rtl/>
        </w:rPr>
        <w:t>קדרות החמימה</w:t>
      </w:r>
      <w:r w:rsidR="00E94EFE">
        <w:rPr>
          <w:rFonts w:hint="cs"/>
          <w:rtl/>
        </w:rPr>
        <w:t xml:space="preserve"> של הבית</w:t>
      </w:r>
      <w:r>
        <w:rPr>
          <w:rtl/>
        </w:rPr>
        <w:t xml:space="preserve"> אבל הכחול </w:t>
      </w:r>
      <w:r>
        <w:rPr>
          <w:rFonts w:hint="cs"/>
          <w:rtl/>
        </w:rPr>
        <w:t xml:space="preserve">חרך </w:t>
      </w:r>
      <w:r w:rsidR="00250F08" w:rsidRPr="00CD067C">
        <w:rPr>
          <w:rtl/>
        </w:rPr>
        <w:t>את קצות עצביו.</w:t>
      </w:r>
    </w:p>
    <w:p w14:paraId="6A75C8FD" w14:textId="25F83FF4" w:rsidR="00250F08" w:rsidRPr="00CD067C" w:rsidRDefault="00087994" w:rsidP="00250000">
      <w:pPr>
        <w:rPr>
          <w:rtl/>
        </w:rPr>
      </w:pPr>
      <w:r w:rsidRPr="00087994">
        <w:rPr>
          <w:rFonts w:cs="Times New Roman"/>
          <w:rtl/>
        </w:rPr>
        <w:t>מתוך הסדקים הדקיקים שבין שלבי התריסים הוא השקיף. הוא סקר. כשהשמש האירה את העיניים הצורבות מז</w:t>
      </w:r>
      <w:r w:rsidR="006A0C67">
        <w:rPr>
          <w:rFonts w:cs="Times New Roman" w:hint="cs"/>
          <w:rtl/>
        </w:rPr>
        <w:t>ו</w:t>
      </w:r>
      <w:r w:rsidRPr="00087994">
        <w:rPr>
          <w:rFonts w:cs="Times New Roman"/>
          <w:rtl/>
        </w:rPr>
        <w:t xml:space="preserve">וית </w:t>
      </w:r>
      <w:r w:rsidR="0007458E">
        <w:rPr>
          <w:rFonts w:cs="Times New Roman"/>
          <w:rtl/>
        </w:rPr>
        <w:t>מסוימ</w:t>
      </w:r>
      <w:r w:rsidRPr="00087994">
        <w:rPr>
          <w:rFonts w:cs="Times New Roman"/>
          <w:rtl/>
        </w:rPr>
        <w:t>ת, הגבות זהרו בניצוצות זהובים, שני פסים גמישים של אור יקרות.</w:t>
      </w:r>
    </w:p>
    <w:p w14:paraId="43AC890C" w14:textId="2F0DB901" w:rsidR="00250F08" w:rsidRPr="00CD067C" w:rsidRDefault="00250F08" w:rsidP="00F40F73">
      <w:pPr>
        <w:rPr>
          <w:rtl/>
        </w:rPr>
      </w:pPr>
      <w:r w:rsidRPr="00CD067C">
        <w:rPr>
          <w:rtl/>
        </w:rPr>
        <w:t xml:space="preserve">הוא לא קם ממקומו, לא פתח את הדלת לאיש. לא לשכנה שהבטיחה לבדוק </w:t>
      </w:r>
      <w:r w:rsidR="006A0C67">
        <w:rPr>
          <w:rFonts w:hint="cs"/>
          <w:rtl/>
        </w:rPr>
        <w:t xml:space="preserve">מה </w:t>
      </w:r>
      <w:r w:rsidR="0043385F">
        <w:rPr>
          <w:rtl/>
        </w:rPr>
        <w:t>שלומו, לא ל</w:t>
      </w:r>
      <w:r w:rsidR="00F40F73">
        <w:rPr>
          <w:rFonts w:hint="cs"/>
          <w:rtl/>
        </w:rPr>
        <w:t>דודה נדיה</w:t>
      </w:r>
      <w:r w:rsidRPr="00CD067C">
        <w:rPr>
          <w:rtl/>
        </w:rPr>
        <w:t xml:space="preserve"> ש</w:t>
      </w:r>
      <w:r w:rsidR="00EA21D7">
        <w:rPr>
          <w:rtl/>
        </w:rPr>
        <w:t xml:space="preserve">באה </w:t>
      </w:r>
      <w:r w:rsidR="003B7AD6" w:rsidRPr="003B7AD6">
        <w:rPr>
          <w:rFonts w:cs="Times New Roman"/>
          <w:rtl/>
        </w:rPr>
        <w:t xml:space="preserve">עם קַטְקָה </w:t>
      </w:r>
      <w:r w:rsidR="005F6E2E" w:rsidRPr="005F6E2E">
        <w:rPr>
          <w:rFonts w:cs="Times New Roman"/>
          <w:rtl/>
        </w:rPr>
        <w:t>[ניקוד בדוק – מתוך השעה לילה עמ' 103]</w:t>
      </w:r>
      <w:r w:rsidR="005F6E2E">
        <w:rPr>
          <w:rFonts w:cs="Times New Roman" w:hint="cs"/>
          <w:rtl/>
        </w:rPr>
        <w:t xml:space="preserve"> </w:t>
      </w:r>
      <w:r w:rsidR="003B7AD6" w:rsidRPr="003B7AD6">
        <w:rPr>
          <w:rFonts w:cs="Times New Roman"/>
          <w:rtl/>
        </w:rPr>
        <w:t xml:space="preserve">שלה </w:t>
      </w:r>
      <w:r w:rsidR="00EA21D7">
        <w:rPr>
          <w:rtl/>
        </w:rPr>
        <w:t>לבשל לפני שאבא חוזר מהעבודה</w:t>
      </w:r>
      <w:r w:rsidR="00EA21D7">
        <w:rPr>
          <w:rFonts w:hint="cs"/>
          <w:rtl/>
        </w:rPr>
        <w:t>.</w:t>
      </w:r>
      <w:r w:rsidRPr="00CD067C">
        <w:rPr>
          <w:rtl/>
        </w:rPr>
        <w:t xml:space="preserve"> </w:t>
      </w:r>
      <w:r w:rsidR="00942298">
        <w:rPr>
          <w:rFonts w:hint="cs"/>
          <w:rtl/>
        </w:rPr>
        <w:t>דודה נדיה</w:t>
      </w:r>
      <w:r w:rsidRPr="00CD067C">
        <w:rPr>
          <w:rtl/>
        </w:rPr>
        <w:t xml:space="preserve"> </w:t>
      </w:r>
      <w:r w:rsidR="001C5A04">
        <w:rPr>
          <w:rFonts w:hint="cs"/>
          <w:rtl/>
        </w:rPr>
        <w:t>הייתה</w:t>
      </w:r>
      <w:r w:rsidRPr="00CD067C">
        <w:rPr>
          <w:rtl/>
        </w:rPr>
        <w:t xml:space="preserve"> מאופרת בכבדות ו</w:t>
      </w:r>
      <w:r w:rsidR="00F40F73">
        <w:rPr>
          <w:rFonts w:hint="cs"/>
          <w:rtl/>
        </w:rPr>
        <w:t>ב</w:t>
      </w:r>
      <w:r w:rsidR="003B7AD6">
        <w:rPr>
          <w:rFonts w:hint="cs"/>
          <w:rtl/>
        </w:rPr>
        <w:t xml:space="preserve">משך </w:t>
      </w:r>
      <w:r w:rsidR="00EA21D7">
        <w:rPr>
          <w:rFonts w:hint="cs"/>
          <w:rtl/>
        </w:rPr>
        <w:t>ביק</w:t>
      </w:r>
      <w:r w:rsidR="003B7AD6">
        <w:rPr>
          <w:rFonts w:hint="cs"/>
          <w:rtl/>
        </w:rPr>
        <w:t>ו</w:t>
      </w:r>
      <w:r w:rsidR="00EA21D7">
        <w:rPr>
          <w:rFonts w:hint="cs"/>
          <w:rtl/>
        </w:rPr>
        <w:t xml:space="preserve">רה </w:t>
      </w:r>
      <w:r w:rsidRPr="00CD067C">
        <w:rPr>
          <w:rtl/>
        </w:rPr>
        <w:t xml:space="preserve">ארקדי </w:t>
      </w:r>
      <w:r w:rsidR="00E135B3">
        <w:rPr>
          <w:rFonts w:hint="cs"/>
          <w:rtl/>
        </w:rPr>
        <w:t>נס</w:t>
      </w:r>
      <w:r w:rsidRPr="00CD067C">
        <w:rPr>
          <w:rtl/>
        </w:rPr>
        <w:t xml:space="preserve"> לחדרו. הוא חיכה </w:t>
      </w:r>
      <w:r w:rsidR="008F226D">
        <w:rPr>
          <w:rFonts w:hint="cs"/>
          <w:rtl/>
        </w:rPr>
        <w:t>ל</w:t>
      </w:r>
      <w:r w:rsidRPr="00CD067C">
        <w:rPr>
          <w:rtl/>
        </w:rPr>
        <w:t xml:space="preserve">אבא </w:t>
      </w:r>
      <w:r w:rsidR="008F226D">
        <w:rPr>
          <w:rFonts w:hint="cs"/>
          <w:rtl/>
        </w:rPr>
        <w:t>ש</w:t>
      </w:r>
      <w:r w:rsidRPr="00CD067C">
        <w:rPr>
          <w:rtl/>
        </w:rPr>
        <w:t xml:space="preserve">ילחש כמו פעם, </w:t>
      </w:r>
      <w:r w:rsidR="00942298">
        <w:rPr>
          <w:rFonts w:hint="cs"/>
          <w:rtl/>
        </w:rPr>
        <w:t>"</w:t>
      </w:r>
      <w:r w:rsidRPr="00CD067C">
        <w:rPr>
          <w:rtl/>
        </w:rPr>
        <w:t>ארקשה, ארקשה,</w:t>
      </w:r>
      <w:r w:rsidR="00942298">
        <w:rPr>
          <w:rFonts w:hint="cs"/>
          <w:rtl/>
        </w:rPr>
        <w:t>"</w:t>
      </w:r>
      <w:r w:rsidRPr="00CD067C">
        <w:rPr>
          <w:rtl/>
        </w:rPr>
        <w:t xml:space="preserve"> ואז יגיח מחדרו כמו שקאובוי מגיח לזירה לאלף את הסוס הפראי ביותר, יזחל </w:t>
      </w:r>
      <w:r w:rsidR="00EA21D7">
        <w:rPr>
          <w:rFonts w:hint="cs"/>
          <w:rtl/>
        </w:rPr>
        <w:t>א</w:t>
      </w:r>
      <w:r w:rsidRPr="00CD067C">
        <w:rPr>
          <w:rtl/>
        </w:rPr>
        <w:t xml:space="preserve">ל ברכי אביו ויספר לו </w:t>
      </w:r>
      <w:r w:rsidR="00483BB1">
        <w:rPr>
          <w:rtl/>
        </w:rPr>
        <w:t>הכול</w:t>
      </w:r>
      <w:r w:rsidRPr="00CD067C">
        <w:rPr>
          <w:rtl/>
        </w:rPr>
        <w:t xml:space="preserve">. </w:t>
      </w:r>
    </w:p>
    <w:p w14:paraId="2F210F6F" w14:textId="2988A984" w:rsidR="009C5120" w:rsidRDefault="00087994" w:rsidP="00CD56CC">
      <w:pPr>
        <w:rPr>
          <w:rtl/>
        </w:rPr>
      </w:pPr>
      <w:r w:rsidRPr="00087994">
        <w:rPr>
          <w:rFonts w:cs="Times New Roman"/>
          <w:rtl/>
        </w:rPr>
        <w:t xml:space="preserve">דודה נדיה </w:t>
      </w:r>
      <w:r w:rsidR="001C5A04">
        <w:rPr>
          <w:rFonts w:cs="Times New Roman"/>
          <w:rtl/>
        </w:rPr>
        <w:t>הייתה</w:t>
      </w:r>
      <w:r w:rsidRPr="00087994">
        <w:rPr>
          <w:rFonts w:cs="Times New Roman"/>
          <w:rtl/>
        </w:rPr>
        <w:t xml:space="preserve"> חברת ילדות של אימו החולנית, ונטלה ככל יכ</w:t>
      </w:r>
      <w:r w:rsidR="006A0C67">
        <w:rPr>
          <w:rFonts w:cs="Times New Roman" w:hint="cs"/>
          <w:rtl/>
        </w:rPr>
        <w:t>ו</w:t>
      </w:r>
      <w:r w:rsidRPr="00087994">
        <w:rPr>
          <w:rFonts w:cs="Times New Roman"/>
          <w:rtl/>
        </w:rPr>
        <w:t xml:space="preserve">לתה חלק בגידולו של ארקדי, אגב התדיינות עם האב אילו </w:t>
      </w:r>
      <w:r w:rsidR="00143DCC">
        <w:rPr>
          <w:rFonts w:cs="Times New Roman" w:hint="cs"/>
          <w:rtl/>
        </w:rPr>
        <w:t>מאכלים</w:t>
      </w:r>
      <w:r w:rsidRPr="00087994">
        <w:rPr>
          <w:rFonts w:cs="Times New Roman"/>
          <w:rtl/>
        </w:rPr>
        <w:t xml:space="preserve"> יביאו לשיפור בתזונתו של הילד, ומה ניתן לעשות בנוגע להתדרדרותו בלימודים. ארקדי השתדל ככל יכ</w:t>
      </w:r>
      <w:r w:rsidR="006A0C67">
        <w:rPr>
          <w:rFonts w:cs="Times New Roman" w:hint="cs"/>
          <w:rtl/>
        </w:rPr>
        <w:t>ו</w:t>
      </w:r>
      <w:r w:rsidRPr="00087994">
        <w:rPr>
          <w:rFonts w:cs="Times New Roman"/>
          <w:rtl/>
        </w:rPr>
        <w:t xml:space="preserve">לתו </w:t>
      </w:r>
      <w:r w:rsidRPr="00087994">
        <w:rPr>
          <w:rFonts w:cs="Times New Roman"/>
          <w:rtl/>
        </w:rPr>
        <w:lastRenderedPageBreak/>
        <w:t>להיות ילד נ</w:t>
      </w:r>
      <w:r w:rsidR="006A0C67">
        <w:rPr>
          <w:rFonts w:cs="Times New Roman" w:hint="cs"/>
          <w:rtl/>
        </w:rPr>
        <w:t>ו</w:t>
      </w:r>
      <w:r w:rsidRPr="00087994">
        <w:rPr>
          <w:rFonts w:cs="Times New Roman"/>
          <w:rtl/>
        </w:rPr>
        <w:t>ח ושקדן שאינו זקוק לשום דיונים ועצות</w:t>
      </w:r>
      <w:r w:rsidR="006A0C67">
        <w:rPr>
          <w:rFonts w:cs="Times New Roman" w:hint="cs"/>
          <w:rtl/>
        </w:rPr>
        <w:t>,</w:t>
      </w:r>
      <w:r w:rsidRPr="00087994">
        <w:rPr>
          <w:rFonts w:cs="Times New Roman"/>
          <w:rtl/>
        </w:rPr>
        <w:t xml:space="preserve"> אבל השיחות הליליות לא התקצרו.</w:t>
      </w:r>
      <w:r w:rsidR="005109CE">
        <w:rPr>
          <w:rFonts w:hint="cs"/>
          <w:rtl/>
        </w:rPr>
        <w:t xml:space="preserve"> </w:t>
      </w:r>
      <w:r w:rsidR="009C5120">
        <w:rPr>
          <w:rFonts w:hint="cs"/>
          <w:rtl/>
        </w:rPr>
        <w:t>[</w:t>
      </w:r>
      <w:r w:rsidR="009C5120" w:rsidRPr="006871B2">
        <w:rPr>
          <w:rFonts w:cs="Times New Roman"/>
          <w:rtl/>
        </w:rPr>
        <w:t xml:space="preserve">לוודא שלא סתם אומרים שנדזדה חשבה איזו משפחה טובה, שברור שהיא </w:t>
      </w:r>
      <w:r w:rsidR="001C5A04">
        <w:rPr>
          <w:rFonts w:cs="Times New Roman"/>
          <w:rtl/>
        </w:rPr>
        <w:t>הייתה</w:t>
      </w:r>
      <w:r w:rsidR="009C5120" w:rsidRPr="006871B2">
        <w:rPr>
          <w:rFonts w:cs="Times New Roman"/>
          <w:rtl/>
        </w:rPr>
        <w:t xml:space="preserve"> מאהבת של אבא של ארקדי הרבה שנים</w:t>
      </w:r>
      <w:r w:rsidR="009C5120">
        <w:rPr>
          <w:rFonts w:cs="Times New Roman" w:hint="cs"/>
          <w:rtl/>
        </w:rPr>
        <w:t>]</w:t>
      </w:r>
    </w:p>
    <w:p w14:paraId="63105855" w14:textId="5F9DF358" w:rsidR="004549BA" w:rsidRDefault="00386AF4" w:rsidP="00CD56CC">
      <w:pPr>
        <w:rPr>
          <w:rtl/>
        </w:rPr>
      </w:pPr>
      <w:r>
        <w:rPr>
          <w:rFonts w:hint="cs"/>
          <w:rtl/>
        </w:rPr>
        <w:t xml:space="preserve">למחייתה עבדה </w:t>
      </w:r>
      <w:r w:rsidR="009C5120">
        <w:rPr>
          <w:rFonts w:hint="cs"/>
          <w:rtl/>
        </w:rPr>
        <w:t xml:space="preserve">דודה נדיה </w:t>
      </w:r>
      <w:r w:rsidR="003B2BDF">
        <w:rPr>
          <w:rFonts w:hint="cs"/>
          <w:rtl/>
        </w:rPr>
        <w:t>כמתורגמנית</w:t>
      </w:r>
      <w:r w:rsidR="00942298">
        <w:rPr>
          <w:rFonts w:hint="cs"/>
          <w:rtl/>
        </w:rPr>
        <w:t>.</w:t>
      </w:r>
      <w:r>
        <w:rPr>
          <w:rFonts w:hint="cs"/>
          <w:rtl/>
        </w:rPr>
        <w:t xml:space="preserve"> למנדרינית</w:t>
      </w:r>
      <w:r w:rsidR="003B2BDF">
        <w:rPr>
          <w:rFonts w:hint="cs"/>
          <w:rtl/>
        </w:rPr>
        <w:t xml:space="preserve"> בעיקר</w:t>
      </w:r>
      <w:r>
        <w:rPr>
          <w:rFonts w:hint="cs"/>
          <w:rtl/>
        </w:rPr>
        <w:t>, אבל גם אנגלית וצרפתית היו שגורות בפיה, ו</w:t>
      </w:r>
      <w:r w:rsidR="003B2BDF">
        <w:rPr>
          <w:rFonts w:hint="cs"/>
          <w:rtl/>
        </w:rPr>
        <w:t xml:space="preserve">היא </w:t>
      </w:r>
      <w:r w:rsidR="004549BA">
        <w:rPr>
          <w:rFonts w:hint="cs"/>
          <w:rtl/>
        </w:rPr>
        <w:t>ה</w:t>
      </w:r>
      <w:r w:rsidR="003B2BDF">
        <w:rPr>
          <w:rFonts w:hint="cs"/>
          <w:rtl/>
        </w:rPr>
        <w:t>צטרפ</w:t>
      </w:r>
      <w:r w:rsidR="004549BA">
        <w:rPr>
          <w:rFonts w:hint="cs"/>
          <w:rtl/>
        </w:rPr>
        <w:t>ה</w:t>
      </w:r>
      <w:r w:rsidR="003B2BDF">
        <w:rPr>
          <w:rFonts w:hint="cs"/>
          <w:rtl/>
        </w:rPr>
        <w:t xml:space="preserve"> כדבר שבשגרה למשתאות וקוקטיילים </w:t>
      </w:r>
      <w:r w:rsidR="00E74D55" w:rsidRPr="00E74D55">
        <w:rPr>
          <w:rFonts w:cs="Times New Roman"/>
          <w:rtl/>
        </w:rPr>
        <w:t>בקונסוליות זרות בפטרבורג</w:t>
      </w:r>
      <w:r w:rsidR="003B2BDF">
        <w:rPr>
          <w:rFonts w:hint="cs"/>
          <w:rtl/>
        </w:rPr>
        <w:t xml:space="preserve">, </w:t>
      </w:r>
      <w:r>
        <w:rPr>
          <w:rFonts w:hint="cs"/>
          <w:rtl/>
        </w:rPr>
        <w:t>התחככה בפקידות הסינית הגבוהה, פגשה סוחרים אמידים ואנשי</w:t>
      </w:r>
      <w:r w:rsidR="006A0C67">
        <w:rPr>
          <w:rFonts w:hint="cs"/>
          <w:rtl/>
        </w:rPr>
        <w:t xml:space="preserve"> </w:t>
      </w:r>
      <w:r>
        <w:rPr>
          <w:rFonts w:hint="cs"/>
          <w:rtl/>
        </w:rPr>
        <w:t>צב</w:t>
      </w:r>
      <w:r w:rsidR="003B2BDF">
        <w:rPr>
          <w:rFonts w:hint="cs"/>
          <w:rtl/>
        </w:rPr>
        <w:t>א רמי</w:t>
      </w:r>
      <w:r w:rsidR="006A0C67">
        <w:rPr>
          <w:rFonts w:hint="cs"/>
          <w:rtl/>
        </w:rPr>
        <w:t xml:space="preserve"> </w:t>
      </w:r>
      <w:r w:rsidR="003B2BDF">
        <w:rPr>
          <w:rFonts w:hint="cs"/>
          <w:rtl/>
        </w:rPr>
        <w:t>מעלה באולמות נשף מפוארים.</w:t>
      </w:r>
      <w:r>
        <w:rPr>
          <w:rFonts w:hint="cs"/>
          <w:rtl/>
        </w:rPr>
        <w:t xml:space="preserve"> </w:t>
      </w:r>
    </w:p>
    <w:p w14:paraId="2253964E" w14:textId="648CB01D" w:rsidR="002B7B8B" w:rsidRDefault="00E74D55" w:rsidP="00CD56CC">
      <w:pPr>
        <w:rPr>
          <w:rtl/>
        </w:rPr>
      </w:pPr>
      <w:r w:rsidRPr="00E74D55">
        <w:rPr>
          <w:rFonts w:cs="Times New Roman"/>
          <w:rtl/>
        </w:rPr>
        <w:t xml:space="preserve">כשמצבה של אימו של ארקדי התדרדר בעקבות ניתוח לב פתוח כושל בבית-החולים האוניברסיטאי, </w:t>
      </w:r>
      <w:r w:rsidR="001C5A04">
        <w:rPr>
          <w:rFonts w:cs="Times New Roman"/>
          <w:rtl/>
        </w:rPr>
        <w:t>הייתה</w:t>
      </w:r>
      <w:r w:rsidRPr="00E74D55">
        <w:rPr>
          <w:rFonts w:cs="Times New Roman"/>
          <w:rtl/>
        </w:rPr>
        <w:t xml:space="preserve"> זו דודה נדיה שהחישה את החלטת המשפחה לעלות ארצה.</w:t>
      </w:r>
      <w:r w:rsidR="00282281">
        <w:rPr>
          <w:rFonts w:cs="Times New Roman"/>
          <w:rtl/>
        </w:rPr>
        <w:t xml:space="preserve"> </w:t>
      </w:r>
      <w:r w:rsidRPr="00E74D55">
        <w:rPr>
          <w:rFonts w:cs="Times New Roman"/>
          <w:rtl/>
        </w:rPr>
        <w:t>לאחר מות האם גם היא עלתה, אף שלא ציפתה לאוזלת</w:t>
      </w:r>
      <w:r w:rsidR="003D2789">
        <w:rPr>
          <w:rFonts w:cs="Times New Roman" w:hint="cs"/>
          <w:rtl/>
        </w:rPr>
        <w:t xml:space="preserve"> </w:t>
      </w:r>
      <w:r w:rsidRPr="00E74D55">
        <w:rPr>
          <w:rFonts w:cs="Times New Roman"/>
          <w:rtl/>
        </w:rPr>
        <w:t>יד כה מאכזבת ממערכת הבריאות המערבית, ואביו של ארקדי הגדיל ופסק – וכי מה? נס היה צריך פה, לא דיאליזה וגם לא דיפיברילטור, כמדומה.</w:t>
      </w:r>
      <w:r w:rsidR="009564E3">
        <w:rPr>
          <w:rtl/>
        </w:rPr>
        <w:t xml:space="preserve"> </w:t>
      </w:r>
    </w:p>
    <w:p w14:paraId="558DA1DF" w14:textId="73AAE5C8" w:rsidR="00250F08" w:rsidRPr="00CD067C" w:rsidRDefault="00386AF4" w:rsidP="00871471">
      <w:pPr>
        <w:rPr>
          <w:rtl/>
        </w:rPr>
      </w:pPr>
      <w:r>
        <w:rPr>
          <w:rFonts w:hint="cs"/>
          <w:rtl/>
        </w:rPr>
        <w:t>היא הקשיבה ב</w:t>
      </w:r>
      <w:r w:rsidR="00092707">
        <w:rPr>
          <w:rFonts w:hint="cs"/>
          <w:rtl/>
        </w:rPr>
        <w:t>אורך</w:t>
      </w:r>
      <w:r w:rsidR="003D2789">
        <w:rPr>
          <w:rFonts w:hint="cs"/>
          <w:rtl/>
        </w:rPr>
        <w:t xml:space="preserve"> </w:t>
      </w:r>
      <w:r w:rsidR="00092707">
        <w:rPr>
          <w:rFonts w:hint="cs"/>
          <w:rtl/>
        </w:rPr>
        <w:t xml:space="preserve">רוח </w:t>
      </w:r>
      <w:r>
        <w:rPr>
          <w:rFonts w:hint="cs"/>
          <w:rtl/>
        </w:rPr>
        <w:t>ל</w:t>
      </w:r>
      <w:r w:rsidR="00092707">
        <w:rPr>
          <w:rFonts w:hint="cs"/>
          <w:rtl/>
        </w:rPr>
        <w:t>אביו של ארקדי</w:t>
      </w:r>
      <w:r w:rsidR="00E66092">
        <w:rPr>
          <w:rFonts w:hint="cs"/>
          <w:rtl/>
        </w:rPr>
        <w:t>,</w:t>
      </w:r>
      <w:r w:rsidR="00092707">
        <w:rPr>
          <w:rFonts w:hint="cs"/>
          <w:rtl/>
        </w:rPr>
        <w:t xml:space="preserve"> </w:t>
      </w:r>
      <w:r>
        <w:rPr>
          <w:rFonts w:hint="cs"/>
          <w:rtl/>
        </w:rPr>
        <w:t>ל</w:t>
      </w:r>
      <w:r w:rsidR="003B7AD6" w:rsidRPr="003B7AD6">
        <w:rPr>
          <w:rFonts w:cs="Times New Roman"/>
          <w:rtl/>
        </w:rPr>
        <w:t>דברי התשבח</w:t>
      </w:r>
      <w:r w:rsidR="003B7AD6">
        <w:rPr>
          <w:rFonts w:cs="Times New Roman" w:hint="cs"/>
          <w:rtl/>
        </w:rPr>
        <w:t>ו</w:t>
      </w:r>
      <w:r w:rsidR="003B7AD6" w:rsidRPr="003B7AD6">
        <w:rPr>
          <w:rFonts w:cs="Times New Roman"/>
          <w:rtl/>
        </w:rPr>
        <w:t>ת</w:t>
      </w:r>
      <w:r w:rsidR="00092707">
        <w:rPr>
          <w:rFonts w:hint="cs"/>
          <w:rtl/>
        </w:rPr>
        <w:t xml:space="preserve"> </w:t>
      </w:r>
      <w:r w:rsidR="004549BA">
        <w:rPr>
          <w:rFonts w:hint="cs"/>
          <w:rtl/>
        </w:rPr>
        <w:t xml:space="preserve">על </w:t>
      </w:r>
      <w:r w:rsidR="00CD56CC">
        <w:rPr>
          <w:rFonts w:hint="cs"/>
          <w:rtl/>
        </w:rPr>
        <w:t xml:space="preserve">בנו האמיץ </w:t>
      </w:r>
      <w:r w:rsidR="00942298">
        <w:rPr>
          <w:rFonts w:hint="cs"/>
          <w:rtl/>
        </w:rPr>
        <w:t>ש</w:t>
      </w:r>
      <w:r w:rsidR="00CD56CC">
        <w:rPr>
          <w:rFonts w:hint="cs"/>
          <w:rtl/>
        </w:rPr>
        <w:t xml:space="preserve">טיפל </w:t>
      </w:r>
      <w:r w:rsidR="00942298">
        <w:rPr>
          <w:rFonts w:hint="cs"/>
          <w:rtl/>
        </w:rPr>
        <w:t xml:space="preserve">במסירות </w:t>
      </w:r>
      <w:r w:rsidR="00CD56CC">
        <w:rPr>
          <w:rFonts w:hint="cs"/>
          <w:rtl/>
        </w:rPr>
        <w:t>באימו</w:t>
      </w:r>
      <w:r w:rsidR="00FD5DB9">
        <w:rPr>
          <w:rFonts w:hint="cs"/>
          <w:rtl/>
        </w:rPr>
        <w:t>.</w:t>
      </w:r>
      <w:r w:rsidR="00250F08" w:rsidRPr="00CD067C">
        <w:rPr>
          <w:rtl/>
        </w:rPr>
        <w:t xml:space="preserve"> </w:t>
      </w:r>
      <w:r w:rsidR="002B7B8B">
        <w:rPr>
          <w:rFonts w:hint="cs"/>
          <w:rtl/>
        </w:rPr>
        <w:t>ל</w:t>
      </w:r>
      <w:r w:rsidR="005F6E2E">
        <w:rPr>
          <w:rFonts w:hint="cs"/>
          <w:rtl/>
        </w:rPr>
        <w:t>קטקה</w:t>
      </w:r>
      <w:r w:rsidR="00C23722">
        <w:rPr>
          <w:rFonts w:hint="cs"/>
          <w:rtl/>
        </w:rPr>
        <w:t xml:space="preserve"> </w:t>
      </w:r>
      <w:r w:rsidR="002B7B8B">
        <w:rPr>
          <w:rFonts w:hint="cs"/>
          <w:rtl/>
        </w:rPr>
        <w:t>שלה זה לא יקרה</w:t>
      </w:r>
      <w:r w:rsidR="00B33F8E">
        <w:rPr>
          <w:rFonts w:hint="cs"/>
          <w:rtl/>
        </w:rPr>
        <w:t>, היא תדאג שחיי</w:t>
      </w:r>
      <w:r w:rsidR="00942298">
        <w:rPr>
          <w:rFonts w:hint="cs"/>
          <w:rtl/>
        </w:rPr>
        <w:t xml:space="preserve"> הילד</w:t>
      </w:r>
      <w:r w:rsidR="00B33F8E">
        <w:rPr>
          <w:rFonts w:hint="cs"/>
          <w:rtl/>
        </w:rPr>
        <w:t xml:space="preserve">ה יהיו חפים מכל טרגדיה... </w:t>
      </w:r>
      <w:r w:rsidR="00237EF1" w:rsidRPr="00237EF1">
        <w:rPr>
          <w:rFonts w:cs="Times New Roman"/>
          <w:rtl/>
        </w:rPr>
        <w:t>הבעתו של ארקדי ה</w:t>
      </w:r>
      <w:r w:rsidR="009E3831" w:rsidRPr="009E3831">
        <w:rPr>
          <w:rFonts w:cs="Times New Roman"/>
          <w:rtl/>
        </w:rPr>
        <w:t>קד</w:t>
      </w:r>
      <w:r w:rsidR="009E3831">
        <w:rPr>
          <w:rFonts w:cs="Times New Roman" w:hint="cs"/>
          <w:rtl/>
        </w:rPr>
        <w:t>י</w:t>
      </w:r>
      <w:r w:rsidR="009E3831" w:rsidRPr="009E3831">
        <w:rPr>
          <w:rFonts w:cs="Times New Roman"/>
          <w:rtl/>
        </w:rPr>
        <w:t>רה</w:t>
      </w:r>
      <w:r w:rsidR="00237EF1" w:rsidRPr="00237EF1">
        <w:rPr>
          <w:rFonts w:cs="Times New Roman"/>
          <w:rtl/>
        </w:rPr>
        <w:t xml:space="preserve"> כאילו קרא את מחשבותיה,</w:t>
      </w:r>
      <w:r w:rsidR="00B33F8E">
        <w:rPr>
          <w:rFonts w:hint="cs"/>
          <w:rtl/>
        </w:rPr>
        <w:t xml:space="preserve"> ולכן מיהרה להנהן</w:t>
      </w:r>
      <w:r w:rsidR="00871471">
        <w:rPr>
          <w:rFonts w:hint="cs"/>
          <w:rtl/>
        </w:rPr>
        <w:t>[לחבר שורות]</w:t>
      </w:r>
      <w:r w:rsidR="00D056AB">
        <w:rPr>
          <w:rFonts w:hint="cs"/>
          <w:rtl/>
        </w:rPr>
        <w:t>:</w:t>
      </w:r>
      <w:r w:rsidR="00BF5F47">
        <w:rPr>
          <w:rFonts w:hint="cs"/>
          <w:rtl/>
        </w:rPr>
        <w:t xml:space="preserve"> כ!ל! ה!כ!ב!ו!ד! א!ר!ק!ש!ה!</w:t>
      </w:r>
      <w:r w:rsidR="00250F08" w:rsidRPr="00CD067C">
        <w:rPr>
          <w:rtl/>
        </w:rPr>
        <w:t xml:space="preserve"> </w:t>
      </w:r>
      <w:r w:rsidR="00EE0A3C">
        <w:rPr>
          <w:rFonts w:hint="cs"/>
          <w:rtl/>
        </w:rPr>
        <w:t xml:space="preserve">וגוּשיש רימל נשר מעפעפיה </w:t>
      </w:r>
      <w:r w:rsidR="009E3831" w:rsidRPr="009E3831">
        <w:rPr>
          <w:rFonts w:cs="Times New Roman"/>
          <w:rtl/>
        </w:rPr>
        <w:t>ודבק</w:t>
      </w:r>
      <w:r w:rsidR="00EE0A3C">
        <w:rPr>
          <w:rFonts w:hint="cs"/>
          <w:rtl/>
        </w:rPr>
        <w:t xml:space="preserve"> </w:t>
      </w:r>
      <w:r w:rsidR="009E3831">
        <w:rPr>
          <w:rFonts w:hint="cs"/>
          <w:rtl/>
        </w:rPr>
        <w:t>ל</w:t>
      </w:r>
      <w:r w:rsidR="00EE0A3C">
        <w:rPr>
          <w:rFonts w:hint="cs"/>
          <w:rtl/>
        </w:rPr>
        <w:t xml:space="preserve">קרם הבסיס </w:t>
      </w:r>
      <w:r w:rsidR="009E3831" w:rsidRPr="009E3831">
        <w:rPr>
          <w:rFonts w:cs="Times New Roman"/>
          <w:rtl/>
        </w:rPr>
        <w:t xml:space="preserve">המרוח בנדיבות </w:t>
      </w:r>
      <w:r w:rsidR="00EE0A3C">
        <w:rPr>
          <w:rFonts w:hint="cs"/>
          <w:rtl/>
        </w:rPr>
        <w:t>על לחייה</w:t>
      </w:r>
      <w:r w:rsidR="00250F08" w:rsidRPr="00CD067C">
        <w:rPr>
          <w:rtl/>
        </w:rPr>
        <w:t>.</w:t>
      </w:r>
    </w:p>
    <w:p w14:paraId="5311A487" w14:textId="413EF738" w:rsidR="009E3831" w:rsidRDefault="009E3831" w:rsidP="00A379B8">
      <w:pPr>
        <w:rPr>
          <w:rFonts w:cs="Times New Roman"/>
          <w:rtl/>
        </w:rPr>
      </w:pPr>
      <w:bookmarkStart w:id="12" w:name="_Hlk502579938"/>
      <w:r w:rsidRPr="009E3831">
        <w:rPr>
          <w:rFonts w:cs="Times New Roman"/>
          <w:rtl/>
        </w:rPr>
        <w:t>אבא מחה את הגושיש באצבע מש</w:t>
      </w:r>
      <w:r w:rsidR="00817A61">
        <w:rPr>
          <w:rFonts w:cs="Times New Roman" w:hint="cs"/>
          <w:rtl/>
        </w:rPr>
        <w:t>ת</w:t>
      </w:r>
      <w:r w:rsidRPr="009E3831">
        <w:rPr>
          <w:rFonts w:cs="Times New Roman"/>
          <w:rtl/>
        </w:rPr>
        <w:t>הה, וארקדי נותר קפוא ב</w:t>
      </w:r>
      <w:r w:rsidR="000965A1">
        <w:rPr>
          <w:rFonts w:cs="Times New Roman"/>
          <w:rtl/>
        </w:rPr>
        <w:t>כיסא</w:t>
      </w:r>
      <w:r w:rsidRPr="009E3831">
        <w:rPr>
          <w:rFonts w:cs="Times New Roman"/>
          <w:rtl/>
        </w:rPr>
        <w:t xml:space="preserve">ו. </w:t>
      </w:r>
      <w:r w:rsidR="005F6E2E" w:rsidRPr="005F6E2E">
        <w:rPr>
          <w:rFonts w:cs="Times New Roman"/>
          <w:rtl/>
        </w:rPr>
        <w:t>קטקה</w:t>
      </w:r>
      <w:r w:rsidRPr="009E3831">
        <w:rPr>
          <w:rFonts w:cs="Times New Roman"/>
          <w:rtl/>
        </w:rPr>
        <w:t>, בתהּ בעלת הצמות של דודה נדיה</w:t>
      </w:r>
      <w:r w:rsidR="009958B6">
        <w:rPr>
          <w:rFonts w:cs="Times New Roman" w:hint="cs"/>
          <w:rtl/>
        </w:rPr>
        <w:t>,</w:t>
      </w:r>
      <w:r w:rsidRPr="009E3831">
        <w:rPr>
          <w:rFonts w:cs="Times New Roman"/>
          <w:rtl/>
        </w:rPr>
        <w:t xml:space="preserve"> המשיכה לאכול בשוויון נפש. </w:t>
      </w:r>
      <w:r w:rsidR="009958B6">
        <w:rPr>
          <w:rFonts w:cs="Times New Roman" w:hint="cs"/>
          <w:rtl/>
        </w:rPr>
        <w:t xml:space="preserve">אפילו </w:t>
      </w:r>
      <w:r w:rsidRPr="009E3831">
        <w:rPr>
          <w:rFonts w:cs="Times New Roman"/>
          <w:rtl/>
        </w:rPr>
        <w:t xml:space="preserve">לא תלמידת </w:t>
      </w:r>
      <w:r w:rsidR="002E35AE">
        <w:rPr>
          <w:rFonts w:cs="Times New Roman"/>
          <w:rtl/>
        </w:rPr>
        <w:t>בית-ספר</w:t>
      </w:r>
      <w:r w:rsidRPr="009E3831">
        <w:rPr>
          <w:rFonts w:cs="Times New Roman"/>
          <w:rtl/>
        </w:rPr>
        <w:t xml:space="preserve"> עדיין – לוּ </w:t>
      </w:r>
      <w:r w:rsidR="001C5A04">
        <w:rPr>
          <w:rFonts w:cs="Times New Roman"/>
          <w:rtl/>
        </w:rPr>
        <w:t>הייתה</w:t>
      </w:r>
      <w:r w:rsidRPr="009E3831">
        <w:rPr>
          <w:rFonts w:cs="Times New Roman"/>
          <w:rtl/>
        </w:rPr>
        <w:t xml:space="preserve"> בוגרת אך בשנים ספורות, לוּ </w:t>
      </w:r>
      <w:r w:rsidR="001C5A04">
        <w:rPr>
          <w:rFonts w:cs="Times New Roman"/>
          <w:rtl/>
        </w:rPr>
        <w:t>הייתה</w:t>
      </w:r>
      <w:r w:rsidRPr="009E3831">
        <w:rPr>
          <w:rFonts w:cs="Times New Roman"/>
          <w:rtl/>
        </w:rPr>
        <w:t xml:space="preserve"> בן, היה מפליא בה ארקדי את מכותיו. בכך לא היה לו ספק.</w:t>
      </w:r>
    </w:p>
    <w:p w14:paraId="08130D56" w14:textId="51C7440C" w:rsidR="004549BA" w:rsidRDefault="00250F08" w:rsidP="00A379B8">
      <w:pPr>
        <w:rPr>
          <w:rFonts w:cs="Times New Roman"/>
          <w:rtl/>
        </w:rPr>
      </w:pPr>
      <w:r w:rsidRPr="00E456CB">
        <w:rPr>
          <w:rtl/>
        </w:rPr>
        <w:t>ה</w:t>
      </w:r>
      <w:r w:rsidR="00332E20" w:rsidRPr="00E456CB">
        <w:rPr>
          <w:rFonts w:hint="cs"/>
          <w:rtl/>
        </w:rPr>
        <w:t>דודה נדיה</w:t>
      </w:r>
      <w:r w:rsidRPr="00E456CB">
        <w:rPr>
          <w:rtl/>
        </w:rPr>
        <w:t xml:space="preserve"> ערמה אוכל על צלחתו</w:t>
      </w:r>
      <w:r w:rsidR="00C72DCF" w:rsidRPr="00E456CB">
        <w:rPr>
          <w:rFonts w:hint="cs"/>
          <w:rtl/>
        </w:rPr>
        <w:t>, מ</w:t>
      </w:r>
      <w:r w:rsidR="00913C61" w:rsidRPr="00E456CB">
        <w:rPr>
          <w:rFonts w:hint="cs"/>
          <w:rtl/>
        </w:rPr>
        <w:t xml:space="preserve">תוך </w:t>
      </w:r>
      <w:r w:rsidR="00C72DCF" w:rsidRPr="00E456CB">
        <w:rPr>
          <w:rFonts w:hint="cs"/>
          <w:rtl/>
        </w:rPr>
        <w:t>אריזות פלסטיק מהמעדנ</w:t>
      </w:r>
      <w:r w:rsidR="00902619">
        <w:rPr>
          <w:rFonts w:hint="cs"/>
          <w:rtl/>
        </w:rPr>
        <w:t>י</w:t>
      </w:r>
      <w:r w:rsidR="00C72DCF" w:rsidRPr="00E456CB">
        <w:rPr>
          <w:rFonts w:hint="cs"/>
          <w:rtl/>
        </w:rPr>
        <w:t>יה</w:t>
      </w:r>
      <w:r w:rsidRPr="00E456CB">
        <w:rPr>
          <w:rtl/>
        </w:rPr>
        <w:t xml:space="preserve">. היא השתדלה יותר </w:t>
      </w:r>
      <w:r w:rsidR="00CC3AEA" w:rsidRPr="00E456CB">
        <w:rPr>
          <w:rtl/>
        </w:rPr>
        <w:t>מדי</w:t>
      </w:r>
      <w:r w:rsidR="00307590" w:rsidRPr="00E456CB">
        <w:rPr>
          <w:rFonts w:hint="cs"/>
          <w:rtl/>
        </w:rPr>
        <w:t xml:space="preserve"> עבורו</w:t>
      </w:r>
      <w:r w:rsidR="00CC3AEA" w:rsidRPr="00E456CB">
        <w:rPr>
          <w:rtl/>
        </w:rPr>
        <w:t xml:space="preserve">, </w:t>
      </w:r>
      <w:r w:rsidR="00307590" w:rsidRPr="00E456CB">
        <w:rPr>
          <w:rFonts w:hint="cs"/>
          <w:rtl/>
        </w:rPr>
        <w:t>ו</w:t>
      </w:r>
      <w:r w:rsidR="00FD5DB9" w:rsidRPr="00E456CB">
        <w:rPr>
          <w:rFonts w:hint="cs"/>
          <w:rtl/>
        </w:rPr>
        <w:t xml:space="preserve">ארקדי </w:t>
      </w:r>
      <w:r w:rsidR="009E3831" w:rsidRPr="009E3831">
        <w:rPr>
          <w:rFonts w:cs="Times New Roman"/>
          <w:rtl/>
        </w:rPr>
        <w:t>לא הצליח להבין</w:t>
      </w:r>
      <w:r w:rsidR="00237EF1">
        <w:rPr>
          <w:rFonts w:hint="cs"/>
          <w:rtl/>
        </w:rPr>
        <w:t xml:space="preserve"> </w:t>
      </w:r>
      <w:r w:rsidR="00FD5DB9" w:rsidRPr="00E456CB">
        <w:rPr>
          <w:rFonts w:hint="cs"/>
          <w:rtl/>
        </w:rPr>
        <w:t xml:space="preserve">איך </w:t>
      </w:r>
      <w:r w:rsidR="002B7B8B" w:rsidRPr="00E456CB">
        <w:rPr>
          <w:rFonts w:hint="cs"/>
          <w:rtl/>
        </w:rPr>
        <w:t>לא אכפת</w:t>
      </w:r>
      <w:r w:rsidR="003B7AD6">
        <w:rPr>
          <w:rFonts w:hint="cs"/>
          <w:rtl/>
        </w:rPr>
        <w:t xml:space="preserve"> לה,</w:t>
      </w:r>
      <w:r w:rsidR="002B7B8B" w:rsidRPr="00E456CB">
        <w:rPr>
          <w:rFonts w:hint="cs"/>
          <w:rtl/>
        </w:rPr>
        <w:t xml:space="preserve"> </w:t>
      </w:r>
      <w:r w:rsidR="00307590" w:rsidRPr="00E456CB">
        <w:rPr>
          <w:rFonts w:hint="cs"/>
          <w:rtl/>
        </w:rPr>
        <w:t>ל</w:t>
      </w:r>
      <w:r w:rsidR="005F6E2E">
        <w:rPr>
          <w:rFonts w:hint="cs"/>
          <w:rtl/>
        </w:rPr>
        <w:t>קטקה</w:t>
      </w:r>
      <w:r w:rsidR="00307590" w:rsidRPr="00E456CB">
        <w:rPr>
          <w:rFonts w:hint="cs"/>
          <w:rtl/>
        </w:rPr>
        <w:t xml:space="preserve"> </w:t>
      </w:r>
      <w:r w:rsidR="002B7B8B" w:rsidRPr="00E456CB">
        <w:rPr>
          <w:rFonts w:hint="cs"/>
          <w:rtl/>
        </w:rPr>
        <w:t>ה</w:t>
      </w:r>
      <w:r w:rsidR="00307590" w:rsidRPr="00E456CB">
        <w:rPr>
          <w:rFonts w:hint="cs"/>
          <w:rtl/>
        </w:rPr>
        <w:t>זאת</w:t>
      </w:r>
      <w:r w:rsidR="009E3831">
        <w:rPr>
          <w:rFonts w:hint="cs"/>
          <w:rtl/>
        </w:rPr>
        <w:t>,</w:t>
      </w:r>
      <w:r w:rsidR="00307590" w:rsidRPr="00E456CB">
        <w:rPr>
          <w:rFonts w:hint="cs"/>
          <w:rtl/>
        </w:rPr>
        <w:t xml:space="preserve"> באיזו קלות ו</w:t>
      </w:r>
      <w:r w:rsidR="00871471" w:rsidRPr="00E456CB">
        <w:rPr>
          <w:rFonts w:hint="cs"/>
          <w:rtl/>
        </w:rPr>
        <w:t>י</w:t>
      </w:r>
      <w:r w:rsidR="00307590" w:rsidRPr="00E456CB">
        <w:rPr>
          <w:rFonts w:hint="cs"/>
          <w:rtl/>
        </w:rPr>
        <w:t>תר</w:t>
      </w:r>
      <w:r w:rsidR="00871471" w:rsidRPr="00E456CB">
        <w:rPr>
          <w:rFonts w:hint="cs"/>
          <w:rtl/>
        </w:rPr>
        <w:t>ה</w:t>
      </w:r>
      <w:r w:rsidR="00307590" w:rsidRPr="00E456CB">
        <w:rPr>
          <w:rFonts w:hint="cs"/>
          <w:rtl/>
        </w:rPr>
        <w:t xml:space="preserve"> על המשאב היקר בעולם</w:t>
      </w:r>
      <w:r w:rsidR="00196091">
        <w:rPr>
          <w:rFonts w:hint="cs"/>
          <w:rtl/>
        </w:rPr>
        <w:t>.</w:t>
      </w:r>
      <w:r w:rsidR="00307590" w:rsidRPr="00E456CB">
        <w:rPr>
          <w:rFonts w:hint="cs"/>
          <w:rtl/>
        </w:rPr>
        <w:t xml:space="preserve"> </w:t>
      </w:r>
      <w:r w:rsidR="00307590" w:rsidRPr="00E456CB">
        <w:rPr>
          <w:rFonts w:cs="Times New Roman"/>
          <w:rtl/>
        </w:rPr>
        <w:t>עיניה האפורות-צוננו</w:t>
      </w:r>
      <w:r w:rsidR="00307590" w:rsidRPr="00E456CB">
        <w:rPr>
          <w:rFonts w:cs="Times New Roman" w:hint="cs"/>
          <w:rtl/>
        </w:rPr>
        <w:t xml:space="preserve">ת </w:t>
      </w:r>
      <w:r w:rsidR="002B7B8B" w:rsidRPr="00E456CB">
        <w:rPr>
          <w:rFonts w:cs="Times New Roman" w:hint="cs"/>
          <w:rtl/>
        </w:rPr>
        <w:t>בחנו</w:t>
      </w:r>
      <w:r w:rsidR="00307590" w:rsidRPr="00E456CB">
        <w:rPr>
          <w:rFonts w:cs="Times New Roman" w:hint="cs"/>
          <w:rtl/>
        </w:rPr>
        <w:t xml:space="preserve"> </w:t>
      </w:r>
      <w:r w:rsidR="004549BA" w:rsidRPr="004549BA">
        <w:rPr>
          <w:rFonts w:cs="Times New Roman"/>
          <w:rtl/>
        </w:rPr>
        <w:t>ללא מורא, בעניין אקדמי גרידא</w:t>
      </w:r>
      <w:r w:rsidR="00902619">
        <w:rPr>
          <w:rFonts w:cs="Times New Roman" w:hint="cs"/>
          <w:rtl/>
        </w:rPr>
        <w:t>,</w:t>
      </w:r>
      <w:r w:rsidR="004549BA" w:rsidRPr="004549BA">
        <w:rPr>
          <w:rFonts w:cs="Times New Roman"/>
          <w:rtl/>
        </w:rPr>
        <w:t xml:space="preserve"> את הצרכים והחוסרים שלו</w:t>
      </w:r>
      <w:r w:rsidR="00307590" w:rsidRPr="00E456CB">
        <w:rPr>
          <w:rFonts w:cs="Times New Roman" w:hint="cs"/>
          <w:rtl/>
        </w:rPr>
        <w:t xml:space="preserve">. </w:t>
      </w:r>
    </w:p>
    <w:p w14:paraId="5B8D45C5" w14:textId="78328BD5" w:rsidR="00307590" w:rsidRPr="00E456CB" w:rsidRDefault="004549BA" w:rsidP="00A379B8">
      <w:pPr>
        <w:rPr>
          <w:rFonts w:cs="Times New Roman"/>
          <w:rtl/>
        </w:rPr>
      </w:pPr>
      <w:r w:rsidRPr="004549BA">
        <w:rPr>
          <w:rFonts w:cs="Times New Roman"/>
          <w:rtl/>
        </w:rPr>
        <w:t xml:space="preserve">אח </w:t>
      </w:r>
      <w:r w:rsidR="005F6E2E">
        <w:rPr>
          <w:rFonts w:cs="Times New Roman"/>
          <w:rtl/>
        </w:rPr>
        <w:t>קטקה</w:t>
      </w:r>
      <w:r w:rsidRPr="004549BA">
        <w:rPr>
          <w:rFonts w:cs="Times New Roman"/>
          <w:rtl/>
        </w:rPr>
        <w:t xml:space="preserve"> </w:t>
      </w:r>
      <w:r w:rsidR="005F6E2E">
        <w:rPr>
          <w:rFonts w:cs="Times New Roman"/>
          <w:rtl/>
        </w:rPr>
        <w:t>קטקה</w:t>
      </w:r>
      <w:r w:rsidRPr="004549BA">
        <w:rPr>
          <w:rFonts w:cs="Times New Roman"/>
          <w:rtl/>
        </w:rPr>
        <w:t xml:space="preserve">. נראה היה לו לארקדי שאין ולו אדם </w:t>
      </w:r>
      <w:r w:rsidR="00237EF1">
        <w:rPr>
          <w:rFonts w:cs="Times New Roman" w:hint="cs"/>
          <w:rtl/>
        </w:rPr>
        <w:t>י</w:t>
      </w:r>
      <w:r w:rsidRPr="004549BA">
        <w:rPr>
          <w:rFonts w:cs="Times New Roman"/>
          <w:rtl/>
        </w:rPr>
        <w:t>ח</w:t>
      </w:r>
      <w:r w:rsidR="00237EF1">
        <w:rPr>
          <w:rFonts w:cs="Times New Roman" w:hint="cs"/>
          <w:rtl/>
        </w:rPr>
        <w:t>י</w:t>
      </w:r>
      <w:r w:rsidRPr="004549BA">
        <w:rPr>
          <w:rFonts w:cs="Times New Roman"/>
          <w:rtl/>
        </w:rPr>
        <w:t xml:space="preserve">ד בעולם כולו שחמתו לא בוערת בו להשחית לנוכח </w:t>
      </w:r>
      <w:r w:rsidR="005F6E2E">
        <w:rPr>
          <w:rFonts w:cs="Times New Roman"/>
          <w:rtl/>
        </w:rPr>
        <w:t>קטקה</w:t>
      </w:r>
      <w:r w:rsidRPr="004549BA">
        <w:rPr>
          <w:rFonts w:cs="Times New Roman"/>
          <w:rtl/>
        </w:rPr>
        <w:t xml:space="preserve"> ז</w:t>
      </w:r>
      <w:r w:rsidR="009958B6">
        <w:rPr>
          <w:rFonts w:cs="Times New Roman" w:hint="cs"/>
          <w:rtl/>
        </w:rPr>
        <w:t>את</w:t>
      </w:r>
      <w:r w:rsidRPr="004549BA">
        <w:rPr>
          <w:rFonts w:cs="Times New Roman"/>
          <w:rtl/>
        </w:rPr>
        <w:t>, באיזו שאננות היא מנדנדת את רגליה הקצרות מתחת ל</w:t>
      </w:r>
      <w:r w:rsidR="000965A1">
        <w:rPr>
          <w:rFonts w:cs="Times New Roman"/>
          <w:rtl/>
        </w:rPr>
        <w:t>כיסא</w:t>
      </w:r>
      <w:r w:rsidRPr="004549BA">
        <w:rPr>
          <w:rFonts w:cs="Times New Roman"/>
          <w:rtl/>
        </w:rPr>
        <w:t>ה,</w:t>
      </w:r>
      <w:r w:rsidR="006B6AAA">
        <w:rPr>
          <w:rFonts w:cs="Times New Roman"/>
          <w:rtl/>
        </w:rPr>
        <w:t xml:space="preserve"> </w:t>
      </w:r>
      <w:r w:rsidRPr="004549BA">
        <w:rPr>
          <w:rFonts w:cs="Times New Roman"/>
          <w:rtl/>
        </w:rPr>
        <w:t xml:space="preserve">איך מצחה המכווץ </w:t>
      </w:r>
      <w:r w:rsidR="00237EF1" w:rsidRPr="00237EF1">
        <w:rPr>
          <w:rFonts w:cs="Times New Roman"/>
          <w:rtl/>
        </w:rPr>
        <w:t>בכובד</w:t>
      </w:r>
      <w:r w:rsidR="00902619">
        <w:rPr>
          <w:rFonts w:cs="Times New Roman" w:hint="cs"/>
          <w:rtl/>
        </w:rPr>
        <w:t xml:space="preserve"> </w:t>
      </w:r>
      <w:r w:rsidR="00237EF1" w:rsidRPr="00237EF1">
        <w:rPr>
          <w:rFonts w:cs="Times New Roman"/>
          <w:rtl/>
        </w:rPr>
        <w:t xml:space="preserve">ראש </w:t>
      </w:r>
      <w:r w:rsidRPr="004549BA">
        <w:rPr>
          <w:rFonts w:cs="Times New Roman"/>
          <w:rtl/>
        </w:rPr>
        <w:t>וצמותיה העבותות המשתלשלות מעבר לשכמותיה מקנים ל</w:t>
      </w:r>
      <w:r w:rsidR="009E3831" w:rsidRPr="009E3831">
        <w:rPr>
          <w:rFonts w:cs="Times New Roman"/>
          <w:rtl/>
        </w:rPr>
        <w:t>פ</w:t>
      </w:r>
      <w:r w:rsidR="00902619">
        <w:rPr>
          <w:rFonts w:cs="Times New Roman" w:hint="cs"/>
          <w:rtl/>
        </w:rPr>
        <w:t>ַ</w:t>
      </w:r>
      <w:r w:rsidR="009E3831" w:rsidRPr="009E3831">
        <w:rPr>
          <w:rFonts w:cs="Times New Roman"/>
          <w:rtl/>
        </w:rPr>
        <w:t>ספוס</w:t>
      </w:r>
      <w:r w:rsidRPr="004549BA">
        <w:rPr>
          <w:rFonts w:cs="Times New Roman"/>
          <w:rtl/>
        </w:rPr>
        <w:t>ה הזאת איזו מתינות,</w:t>
      </w:r>
      <w:r w:rsidR="00237EF1">
        <w:rPr>
          <w:rFonts w:cs="Times New Roman" w:hint="cs"/>
          <w:rtl/>
        </w:rPr>
        <w:t xml:space="preserve"> איזו</w:t>
      </w:r>
      <w:r w:rsidRPr="004549BA">
        <w:rPr>
          <w:rFonts w:cs="Times New Roman"/>
          <w:rtl/>
        </w:rPr>
        <w:t xml:space="preserve"> יציבות שמוציאה אותך מכליך, ו</w:t>
      </w:r>
      <w:r w:rsidR="00237EF1">
        <w:rPr>
          <w:rFonts w:cs="Times New Roman" w:hint="cs"/>
          <w:rtl/>
        </w:rPr>
        <w:t>מדעתך</w:t>
      </w:r>
      <w:r w:rsidRPr="004549BA">
        <w:rPr>
          <w:rFonts w:cs="Times New Roman"/>
          <w:rtl/>
        </w:rPr>
        <w:t>.</w:t>
      </w:r>
    </w:p>
    <w:p w14:paraId="7DD6E26D" w14:textId="498D50CF" w:rsidR="001A11FB" w:rsidRDefault="00FD5DB9" w:rsidP="00A379B8">
      <w:pPr>
        <w:rPr>
          <w:rtl/>
        </w:rPr>
      </w:pPr>
      <w:r w:rsidRPr="00E456CB">
        <w:rPr>
          <w:rFonts w:hint="cs"/>
          <w:rtl/>
        </w:rPr>
        <w:t>ו</w:t>
      </w:r>
      <w:r w:rsidR="00F35E6B" w:rsidRPr="00E456CB">
        <w:rPr>
          <w:rFonts w:hint="cs"/>
          <w:rtl/>
        </w:rPr>
        <w:t xml:space="preserve">דודה נדיה </w:t>
      </w:r>
      <w:r w:rsidR="00F35E6B" w:rsidRPr="00E456CB">
        <w:rPr>
          <w:rtl/>
        </w:rPr>
        <w:t>–</w:t>
      </w:r>
      <w:r w:rsidR="00F35E6B" w:rsidRPr="00E456CB">
        <w:rPr>
          <w:rFonts w:hint="cs"/>
          <w:rtl/>
        </w:rPr>
        <w:t xml:space="preserve"> </w:t>
      </w:r>
      <w:r w:rsidR="00913C61" w:rsidRPr="00E456CB">
        <w:rPr>
          <w:rFonts w:hint="cs"/>
          <w:rtl/>
        </w:rPr>
        <w:t>ארקדי נעץ מבט</w:t>
      </w:r>
      <w:r w:rsidR="00307590" w:rsidRPr="00E456CB">
        <w:rPr>
          <w:rFonts w:hint="cs"/>
          <w:rtl/>
        </w:rPr>
        <w:t xml:space="preserve"> מלא משטמה באם ש</w:t>
      </w:r>
      <w:r w:rsidR="005F6E2E">
        <w:rPr>
          <w:rFonts w:hint="cs"/>
          <w:rtl/>
        </w:rPr>
        <w:t>קטקה</w:t>
      </w:r>
      <w:r w:rsidR="00F35E6B" w:rsidRPr="00E456CB">
        <w:rPr>
          <w:rFonts w:hint="cs"/>
          <w:rtl/>
        </w:rPr>
        <w:t xml:space="preserve"> </w:t>
      </w:r>
      <w:r w:rsidR="00E541BC" w:rsidRPr="00E456CB">
        <w:rPr>
          <w:rFonts w:hint="cs"/>
          <w:rtl/>
        </w:rPr>
        <w:t>הסכימה</w:t>
      </w:r>
      <w:r w:rsidR="00B33F8E" w:rsidRPr="00E456CB">
        <w:rPr>
          <w:rFonts w:hint="cs"/>
          <w:rtl/>
        </w:rPr>
        <w:t xml:space="preserve"> לחלוק</w:t>
      </w:r>
      <w:r w:rsidR="002B7B8B" w:rsidRPr="00E456CB">
        <w:rPr>
          <w:rFonts w:hint="cs"/>
          <w:rtl/>
        </w:rPr>
        <w:t xml:space="preserve"> איתו</w:t>
      </w:r>
      <w:r w:rsidR="00196091" w:rsidRPr="00196091">
        <w:rPr>
          <w:rFonts w:hint="cs"/>
          <w:rtl/>
        </w:rPr>
        <w:t xml:space="preserve"> </w:t>
      </w:r>
      <w:r w:rsidR="00196091" w:rsidRPr="00E456CB">
        <w:rPr>
          <w:rFonts w:hint="cs"/>
          <w:rtl/>
        </w:rPr>
        <w:t>בקלות</w:t>
      </w:r>
      <w:r w:rsidR="00196091">
        <w:rPr>
          <w:rFonts w:hint="cs"/>
          <w:rtl/>
        </w:rPr>
        <w:t xml:space="preserve"> שכזאת</w:t>
      </w:r>
      <w:r w:rsidR="00307590" w:rsidRPr="00E456CB">
        <w:rPr>
          <w:rFonts w:hint="cs"/>
          <w:rtl/>
        </w:rPr>
        <w:t>,</w:t>
      </w:r>
      <w:r w:rsidR="00913C61" w:rsidRPr="00E456CB">
        <w:rPr>
          <w:rFonts w:hint="cs"/>
          <w:rtl/>
        </w:rPr>
        <w:t xml:space="preserve"> </w:t>
      </w:r>
      <w:bookmarkEnd w:id="12"/>
      <w:r w:rsidR="00913C61" w:rsidRPr="00E456CB">
        <w:rPr>
          <w:rFonts w:hint="cs"/>
          <w:rtl/>
        </w:rPr>
        <w:t>ב</w:t>
      </w:r>
      <w:r w:rsidR="00CC3AEA" w:rsidRPr="00E456CB">
        <w:rPr>
          <w:rtl/>
        </w:rPr>
        <w:t xml:space="preserve">צווארון חולצתה </w:t>
      </w:r>
      <w:r w:rsidR="00913C61" w:rsidRPr="00E456CB">
        <w:rPr>
          <w:rFonts w:hint="cs"/>
          <w:rtl/>
        </w:rPr>
        <w:t>ש</w:t>
      </w:r>
      <w:r w:rsidR="00CC3AEA" w:rsidRPr="00E456CB">
        <w:rPr>
          <w:rtl/>
        </w:rPr>
        <w:t>הוכתם במייק</w:t>
      </w:r>
      <w:r w:rsidR="00CC3AEA" w:rsidRPr="00E456CB">
        <w:rPr>
          <w:rFonts w:hint="cs"/>
          <w:rtl/>
        </w:rPr>
        <w:t>-</w:t>
      </w:r>
      <w:r w:rsidR="00250F08" w:rsidRPr="00E456CB">
        <w:rPr>
          <w:rtl/>
        </w:rPr>
        <w:t>אפ נ</w:t>
      </w:r>
      <w:r w:rsidR="003B7AD6">
        <w:rPr>
          <w:rFonts w:hint="cs"/>
          <w:rtl/>
        </w:rPr>
        <w:t>יגר</w:t>
      </w:r>
      <w:r w:rsidR="00902619">
        <w:rPr>
          <w:rFonts w:hint="cs"/>
          <w:rtl/>
        </w:rPr>
        <w:t>,</w:t>
      </w:r>
      <w:r w:rsidR="00250F08" w:rsidRPr="00E456CB">
        <w:rPr>
          <w:rtl/>
        </w:rPr>
        <w:t xml:space="preserve"> </w:t>
      </w:r>
      <w:r w:rsidR="00F35E6B" w:rsidRPr="00E456CB">
        <w:rPr>
          <w:rFonts w:hint="cs"/>
          <w:rtl/>
        </w:rPr>
        <w:t>מעורב</w:t>
      </w:r>
      <w:r w:rsidR="00250F08" w:rsidRPr="00E456CB">
        <w:rPr>
          <w:rtl/>
        </w:rPr>
        <w:t xml:space="preserve"> </w:t>
      </w:r>
      <w:r w:rsidR="00F35E6B" w:rsidRPr="00E456CB">
        <w:rPr>
          <w:rFonts w:hint="cs"/>
          <w:rtl/>
        </w:rPr>
        <w:t>ב</w:t>
      </w:r>
      <w:r w:rsidR="00250F08" w:rsidRPr="00E456CB">
        <w:rPr>
          <w:rtl/>
        </w:rPr>
        <w:t>זיעה.</w:t>
      </w:r>
      <w:r w:rsidR="00C72DCF" w:rsidRPr="00E456CB">
        <w:rPr>
          <w:rFonts w:hint="cs"/>
          <w:rtl/>
        </w:rPr>
        <w:t xml:space="preserve"> </w:t>
      </w:r>
      <w:r w:rsidR="00913C61" w:rsidRPr="00E456CB">
        <w:rPr>
          <w:rFonts w:hint="cs"/>
          <w:rtl/>
        </w:rPr>
        <w:t xml:space="preserve">כל </w:t>
      </w:r>
      <w:r w:rsidR="004D7433">
        <w:rPr>
          <w:rFonts w:hint="cs"/>
          <w:rtl/>
        </w:rPr>
        <w:t>ניסיון</w:t>
      </w:r>
      <w:r w:rsidR="00913C61" w:rsidRPr="00E456CB">
        <w:rPr>
          <w:rFonts w:hint="cs"/>
          <w:rtl/>
        </w:rPr>
        <w:t xml:space="preserve"> שלה לפתוח איתו בשיחה נידון לכישלון</w:t>
      </w:r>
      <w:r w:rsidR="00996ED9" w:rsidRPr="00E456CB">
        <w:rPr>
          <w:rFonts w:hint="cs"/>
          <w:rtl/>
        </w:rPr>
        <w:t>,</w:t>
      </w:r>
      <w:r w:rsidR="00913C61" w:rsidRPr="00E456CB">
        <w:rPr>
          <w:rFonts w:hint="cs"/>
          <w:rtl/>
        </w:rPr>
        <w:t xml:space="preserve"> </w:t>
      </w:r>
      <w:r w:rsidR="00996ED9" w:rsidRPr="00E456CB">
        <w:rPr>
          <w:rFonts w:hint="cs"/>
          <w:rtl/>
        </w:rPr>
        <w:t>היא ציפתה שי</w:t>
      </w:r>
      <w:r w:rsidR="00902619">
        <w:rPr>
          <w:rFonts w:hint="cs"/>
          <w:rtl/>
        </w:rPr>
        <w:t>י</w:t>
      </w:r>
      <w:r w:rsidR="00996ED9" w:rsidRPr="00E456CB">
        <w:rPr>
          <w:rFonts w:hint="cs"/>
          <w:rtl/>
        </w:rPr>
        <w:t xml:space="preserve">שאר אותו ילד </w:t>
      </w:r>
      <w:r w:rsidR="001A11FB" w:rsidRPr="001A11FB">
        <w:rPr>
          <w:rFonts w:cs="Times New Roman"/>
          <w:rtl/>
        </w:rPr>
        <w:t>ממושמע</w:t>
      </w:r>
      <w:r w:rsidR="00996ED9" w:rsidRPr="00E456CB">
        <w:rPr>
          <w:rFonts w:hint="cs"/>
          <w:rtl/>
        </w:rPr>
        <w:t xml:space="preserve"> שהיה אז, בימים הרחוקים כש</w:t>
      </w:r>
      <w:r w:rsidR="005F6E2E">
        <w:rPr>
          <w:rFonts w:hint="cs"/>
          <w:rtl/>
        </w:rPr>
        <w:t>קטקה</w:t>
      </w:r>
      <w:r w:rsidR="00996ED9" w:rsidRPr="00E456CB">
        <w:rPr>
          <w:rFonts w:hint="cs"/>
          <w:rtl/>
        </w:rPr>
        <w:t xml:space="preserve"> </w:t>
      </w:r>
      <w:r w:rsidR="001C5A04">
        <w:rPr>
          <w:rFonts w:hint="cs"/>
          <w:rtl/>
        </w:rPr>
        <w:t>הייתה</w:t>
      </w:r>
      <w:r w:rsidR="00996ED9" w:rsidRPr="00E456CB">
        <w:rPr>
          <w:rFonts w:hint="cs"/>
          <w:rtl/>
        </w:rPr>
        <w:t xml:space="preserve"> תינוקת</w:t>
      </w:r>
      <w:r w:rsidR="001A11FB" w:rsidRPr="001A11FB">
        <w:rPr>
          <w:rtl/>
        </w:rPr>
        <w:t xml:space="preserve"> </w:t>
      </w:r>
      <w:r w:rsidR="001A11FB" w:rsidRPr="001A11FB">
        <w:rPr>
          <w:rFonts w:cs="Times New Roman"/>
          <w:rtl/>
        </w:rPr>
        <w:t>וכפו עליו</w:t>
      </w:r>
      <w:r w:rsidR="00996ED9" w:rsidRPr="00E456CB">
        <w:rPr>
          <w:rFonts w:hint="cs"/>
          <w:rtl/>
        </w:rPr>
        <w:t xml:space="preserve"> לנהוג בה כבאחותו, </w:t>
      </w:r>
      <w:r w:rsidR="00196091">
        <w:rPr>
          <w:rFonts w:hint="cs"/>
          <w:rtl/>
        </w:rPr>
        <w:t>[</w:t>
      </w:r>
      <w:r w:rsidR="00996ED9" w:rsidRPr="00E456CB">
        <w:rPr>
          <w:rFonts w:hint="cs"/>
          <w:rtl/>
        </w:rPr>
        <w:t>או חצי-אחותו,</w:t>
      </w:r>
      <w:r w:rsidR="00196091">
        <w:rPr>
          <w:rFonts w:hint="cs"/>
          <w:rtl/>
        </w:rPr>
        <w:t>]</w:t>
      </w:r>
      <w:r w:rsidR="00996ED9" w:rsidRPr="00E456CB">
        <w:rPr>
          <w:rFonts w:hint="cs"/>
          <w:rtl/>
        </w:rPr>
        <w:t xml:space="preserve"> והוא בלהיטות של ילד</w:t>
      </w:r>
      <w:r w:rsidR="001A11FB" w:rsidRPr="001A11FB">
        <w:rPr>
          <w:rtl/>
        </w:rPr>
        <w:t xml:space="preserve"> </w:t>
      </w:r>
      <w:r w:rsidR="001A11FB" w:rsidRPr="001A11FB">
        <w:rPr>
          <w:rFonts w:cs="Times New Roman"/>
          <w:rtl/>
        </w:rPr>
        <w:t>שאימו חולנית ונעדרת</w:t>
      </w:r>
      <w:r w:rsidR="00237EF1">
        <w:rPr>
          <w:rFonts w:cs="Times New Roman" w:hint="cs"/>
          <w:rtl/>
        </w:rPr>
        <w:t>, ילד</w:t>
      </w:r>
      <w:r w:rsidR="001A11FB" w:rsidRPr="001A11FB">
        <w:rPr>
          <w:rFonts w:cs="Times New Roman"/>
          <w:rtl/>
        </w:rPr>
        <w:t xml:space="preserve"> </w:t>
      </w:r>
      <w:r w:rsidR="00237EF1">
        <w:rPr>
          <w:rFonts w:cs="Times New Roman" w:hint="cs"/>
          <w:rtl/>
        </w:rPr>
        <w:t>ש</w:t>
      </w:r>
      <w:r w:rsidR="001A11FB" w:rsidRPr="001A11FB">
        <w:rPr>
          <w:rFonts w:cs="Times New Roman"/>
          <w:rtl/>
        </w:rPr>
        <w:t>נדיבותו וצייתנותו בכוחם להביא לתיקון, שיתף פעולה בלב חפץ</w:t>
      </w:r>
      <w:r w:rsidR="00996ED9" w:rsidRPr="00E456CB">
        <w:rPr>
          <w:rFonts w:hint="cs"/>
          <w:rtl/>
        </w:rPr>
        <w:t xml:space="preserve">. </w:t>
      </w:r>
    </w:p>
    <w:p w14:paraId="28F47D1E" w14:textId="294F979A" w:rsidR="001A11FB" w:rsidRDefault="00196091" w:rsidP="00A379B8">
      <w:pPr>
        <w:rPr>
          <w:rFonts w:cs="Times New Roman"/>
          <w:rtl/>
        </w:rPr>
      </w:pPr>
      <w:r>
        <w:rPr>
          <w:rFonts w:hint="cs"/>
          <w:rtl/>
        </w:rPr>
        <w:t>"</w:t>
      </w:r>
      <w:r w:rsidR="00996ED9" w:rsidRPr="00E456CB">
        <w:rPr>
          <w:rFonts w:hint="cs"/>
          <w:rtl/>
        </w:rPr>
        <w:t xml:space="preserve">ארקשה נו, </w:t>
      </w:r>
      <w:r w:rsidR="00E541BC" w:rsidRPr="00E456CB">
        <w:rPr>
          <w:rFonts w:hint="cs"/>
          <w:rtl/>
        </w:rPr>
        <w:t>דבר</w:t>
      </w:r>
      <w:r w:rsidR="00996ED9" w:rsidRPr="00E456CB">
        <w:rPr>
          <w:rFonts w:hint="cs"/>
          <w:rtl/>
        </w:rPr>
        <w:t xml:space="preserve"> על </w:t>
      </w:r>
      <w:r w:rsidR="001C5A04">
        <w:rPr>
          <w:rFonts w:hint="cs"/>
          <w:rtl/>
        </w:rPr>
        <w:t>אימא</w:t>
      </w:r>
      <w:r w:rsidR="00996ED9" w:rsidRPr="00E456CB">
        <w:rPr>
          <w:rFonts w:hint="cs"/>
          <w:rtl/>
        </w:rPr>
        <w:t xml:space="preserve"> ארקשה,</w:t>
      </w:r>
      <w:r w:rsidR="00E541BC" w:rsidRPr="00E456CB">
        <w:rPr>
          <w:rFonts w:hint="cs"/>
          <w:rtl/>
        </w:rPr>
        <w:t xml:space="preserve"> תעלה זיכרון אהוב,</w:t>
      </w:r>
      <w:r>
        <w:rPr>
          <w:rFonts w:hint="cs"/>
          <w:rtl/>
        </w:rPr>
        <w:t>"</w:t>
      </w:r>
      <w:r w:rsidR="00996ED9" w:rsidRPr="00E456CB">
        <w:rPr>
          <w:rFonts w:hint="cs"/>
          <w:rtl/>
        </w:rPr>
        <w:t xml:space="preserve"> </w:t>
      </w:r>
      <w:r w:rsidR="001A11FB" w:rsidRPr="001A11FB">
        <w:rPr>
          <w:rFonts w:cs="Times New Roman"/>
          <w:rtl/>
        </w:rPr>
        <w:t>הפצירה דודה נדיה.</w:t>
      </w:r>
    </w:p>
    <w:p w14:paraId="09AB01E0" w14:textId="4819FF58" w:rsidR="001A11FB" w:rsidRDefault="00E541BC" w:rsidP="00A379B8">
      <w:pPr>
        <w:rPr>
          <w:rtl/>
        </w:rPr>
      </w:pPr>
      <w:r w:rsidRPr="00E456CB">
        <w:rPr>
          <w:rFonts w:hint="cs"/>
          <w:rtl/>
        </w:rPr>
        <w:t xml:space="preserve">ארקדי </w:t>
      </w:r>
      <w:r w:rsidR="001A11FB">
        <w:rPr>
          <w:rFonts w:hint="cs"/>
          <w:rtl/>
        </w:rPr>
        <w:t>ה</w:t>
      </w:r>
      <w:r w:rsidRPr="00E456CB">
        <w:rPr>
          <w:rFonts w:hint="cs"/>
          <w:rtl/>
        </w:rPr>
        <w:t>תחלחל באימה ולא ידע לאן ינוס</w:t>
      </w:r>
      <w:r w:rsidR="001A11FB">
        <w:rPr>
          <w:rFonts w:hint="cs"/>
          <w:rtl/>
        </w:rPr>
        <w:t>,</w:t>
      </w:r>
      <w:r w:rsidR="009564E3" w:rsidRPr="00E456CB">
        <w:rPr>
          <w:rFonts w:hint="cs"/>
          <w:rtl/>
        </w:rPr>
        <w:t xml:space="preserve"> </w:t>
      </w:r>
      <w:r w:rsidR="001A11FB" w:rsidRPr="001A11FB">
        <w:rPr>
          <w:rFonts w:cs="Times New Roman"/>
          <w:rtl/>
        </w:rPr>
        <w:t xml:space="preserve">ואביו הציל אותו בציטוט הולם מהשיר הנודע – </w:t>
      </w:r>
      <w:r w:rsidR="00913C61" w:rsidRPr="00E456CB">
        <w:rPr>
          <w:rFonts w:hint="cs"/>
          <w:rtl/>
        </w:rPr>
        <w:t>"</w:t>
      </w:r>
      <w:r w:rsidR="00913C61" w:rsidRPr="00E456CB">
        <w:t>Мысль изречённая есть ль</w:t>
      </w:r>
      <w:r w:rsidR="00F35E6B" w:rsidRPr="00E456CB">
        <w:rPr>
          <w:rFonts w:hint="cs"/>
          <w:rtl/>
        </w:rPr>
        <w:t xml:space="preserve"> </w:t>
      </w:r>
      <w:r w:rsidR="00F35E6B" w:rsidRPr="00E456CB">
        <w:rPr>
          <w:rtl/>
        </w:rPr>
        <w:t>–</w:t>
      </w:r>
      <w:r w:rsidR="00DC3F81">
        <w:rPr>
          <w:rFonts w:hint="cs"/>
          <w:rtl/>
        </w:rPr>
        <w:t xml:space="preserve"> </w:t>
      </w:r>
      <w:r w:rsidR="00913C61" w:rsidRPr="00E456CB">
        <w:rPr>
          <w:rFonts w:hint="cs"/>
          <w:rtl/>
        </w:rPr>
        <w:t>מחשבה המבוטאת בקול הופכת לשקר,</w:t>
      </w:r>
      <w:r w:rsidR="00DC3F81">
        <w:rPr>
          <w:rFonts w:hint="cs"/>
          <w:rtl/>
        </w:rPr>
        <w:t>"</w:t>
      </w:r>
      <w:r w:rsidR="00913C61" w:rsidRPr="00E456CB">
        <w:rPr>
          <w:rFonts w:hint="cs"/>
          <w:rtl/>
        </w:rPr>
        <w:t xml:space="preserve"> וכשארקדי </w:t>
      </w:r>
      <w:r w:rsidR="00CD56CC" w:rsidRPr="00E456CB">
        <w:rPr>
          <w:rFonts w:hint="cs"/>
          <w:rtl/>
        </w:rPr>
        <w:t>האריך ב</w:t>
      </w:r>
      <w:r w:rsidR="00913C61" w:rsidRPr="00E456CB">
        <w:rPr>
          <w:rFonts w:hint="cs"/>
          <w:rtl/>
        </w:rPr>
        <w:t>שת</w:t>
      </w:r>
      <w:r w:rsidR="00CD56CC" w:rsidRPr="00E456CB">
        <w:rPr>
          <w:rFonts w:hint="cs"/>
          <w:rtl/>
        </w:rPr>
        <w:t>י</w:t>
      </w:r>
      <w:r w:rsidR="00913C61" w:rsidRPr="00E456CB">
        <w:rPr>
          <w:rFonts w:hint="cs"/>
          <w:rtl/>
        </w:rPr>
        <w:t>ק</w:t>
      </w:r>
      <w:r w:rsidR="00CD56CC" w:rsidRPr="00E456CB">
        <w:rPr>
          <w:rFonts w:hint="cs"/>
          <w:rtl/>
        </w:rPr>
        <w:t>תו</w:t>
      </w:r>
      <w:r w:rsidR="003B7AD6">
        <w:rPr>
          <w:rFonts w:hint="cs"/>
          <w:rtl/>
        </w:rPr>
        <w:t>,</w:t>
      </w:r>
      <w:r w:rsidR="00913C61" w:rsidRPr="00E456CB">
        <w:rPr>
          <w:rFonts w:hint="cs"/>
          <w:rtl/>
        </w:rPr>
        <w:t xml:space="preserve"> המשיך </w:t>
      </w:r>
      <w:r w:rsidR="00913C61" w:rsidRPr="00E456CB">
        <w:rPr>
          <w:rtl/>
        </w:rPr>
        <w:t>–</w:t>
      </w:r>
      <w:r w:rsidR="00913C61" w:rsidRPr="00E456CB">
        <w:rPr>
          <w:rFonts w:hint="cs"/>
          <w:rtl/>
        </w:rPr>
        <w:t xml:space="preserve"> </w:t>
      </w:r>
      <w:r w:rsidR="00DC3F81">
        <w:rPr>
          <w:rFonts w:hint="cs"/>
          <w:rtl/>
        </w:rPr>
        <w:t>"</w:t>
      </w:r>
      <w:r w:rsidR="00481C3E" w:rsidRPr="00E456CB">
        <w:rPr>
          <w:rFonts w:hint="cs"/>
          <w:rtl/>
        </w:rPr>
        <w:t xml:space="preserve">מי </w:t>
      </w:r>
      <w:r w:rsidR="00913C61" w:rsidRPr="00E456CB">
        <w:rPr>
          <w:rFonts w:hint="cs"/>
          <w:rtl/>
        </w:rPr>
        <w:t>המע</w:t>
      </w:r>
      <w:r w:rsidR="00902619">
        <w:rPr>
          <w:rFonts w:hint="cs"/>
          <w:rtl/>
        </w:rPr>
        <w:t>י</w:t>
      </w:r>
      <w:r w:rsidR="00913C61" w:rsidRPr="00E456CB">
        <w:rPr>
          <w:rFonts w:hint="cs"/>
          <w:rtl/>
        </w:rPr>
        <w:t xml:space="preserve">ין </w:t>
      </w:r>
      <w:r w:rsidR="00A379B8" w:rsidRPr="00E456CB">
        <w:rPr>
          <w:rFonts w:hint="cs"/>
          <w:rtl/>
        </w:rPr>
        <w:t>ה</w:t>
      </w:r>
      <w:r w:rsidR="00913C61" w:rsidRPr="00E456CB">
        <w:rPr>
          <w:rFonts w:hint="cs"/>
          <w:rtl/>
        </w:rPr>
        <w:t>פור</w:t>
      </w:r>
      <w:r w:rsidR="00481C3E" w:rsidRPr="00E456CB">
        <w:rPr>
          <w:rFonts w:hint="cs"/>
          <w:rtl/>
        </w:rPr>
        <w:t>צ</w:t>
      </w:r>
      <w:r w:rsidR="00A379B8" w:rsidRPr="00E456CB">
        <w:rPr>
          <w:rFonts w:hint="cs"/>
          <w:rtl/>
        </w:rPr>
        <w:t>י</w:t>
      </w:r>
      <w:r w:rsidR="00481C3E" w:rsidRPr="00E456CB">
        <w:rPr>
          <w:rFonts w:hint="cs"/>
          <w:rtl/>
        </w:rPr>
        <w:t>ם</w:t>
      </w:r>
      <w:r w:rsidR="00913C61" w:rsidRPr="00E456CB">
        <w:rPr>
          <w:rFonts w:hint="cs"/>
          <w:rtl/>
        </w:rPr>
        <w:t xml:space="preserve"> מ</w:t>
      </w:r>
      <w:r w:rsidR="00481C3E" w:rsidRPr="00E456CB">
        <w:rPr>
          <w:rFonts w:hint="cs"/>
          <w:rtl/>
        </w:rPr>
        <w:t>ה</w:t>
      </w:r>
      <w:r w:rsidR="00913C61" w:rsidRPr="00E456CB">
        <w:rPr>
          <w:rFonts w:hint="cs"/>
          <w:rtl/>
        </w:rPr>
        <w:t>קרקעית מזדה</w:t>
      </w:r>
      <w:r w:rsidR="00481C3E" w:rsidRPr="00E456CB">
        <w:rPr>
          <w:rFonts w:hint="cs"/>
          <w:rtl/>
        </w:rPr>
        <w:t>מי</w:t>
      </w:r>
      <w:r w:rsidR="00913C61" w:rsidRPr="00E456CB">
        <w:rPr>
          <w:rFonts w:hint="cs"/>
          <w:rtl/>
        </w:rPr>
        <w:t>ם.</w:t>
      </w:r>
      <w:r w:rsidR="00DC3F81">
        <w:rPr>
          <w:rFonts w:hint="cs"/>
          <w:rtl/>
        </w:rPr>
        <w:t>"</w:t>
      </w:r>
      <w:r w:rsidR="00481C3E" w:rsidRPr="00E456CB">
        <w:rPr>
          <w:rFonts w:hint="cs"/>
          <w:rtl/>
        </w:rPr>
        <w:t xml:space="preserve"> </w:t>
      </w:r>
    </w:p>
    <w:p w14:paraId="2FEED9AA" w14:textId="6FA5FD1C" w:rsidR="00913C61" w:rsidRPr="00E456CB" w:rsidRDefault="00481C3E" w:rsidP="00A379B8">
      <w:pPr>
        <w:rPr>
          <w:rtl/>
        </w:rPr>
      </w:pPr>
      <w:r w:rsidRPr="00E456CB">
        <w:rPr>
          <w:rFonts w:hint="cs"/>
          <w:rtl/>
        </w:rPr>
        <w:t xml:space="preserve">ארקדי </w:t>
      </w:r>
      <w:r w:rsidR="00E541BC" w:rsidRPr="00E456CB">
        <w:rPr>
          <w:rFonts w:hint="cs"/>
          <w:rtl/>
        </w:rPr>
        <w:t>כשל מ</w:t>
      </w:r>
      <w:r w:rsidR="000965A1">
        <w:rPr>
          <w:rFonts w:hint="cs"/>
          <w:rtl/>
        </w:rPr>
        <w:t>כיסא</w:t>
      </w:r>
      <w:r w:rsidR="00E541BC" w:rsidRPr="00E456CB">
        <w:rPr>
          <w:rFonts w:hint="cs"/>
          <w:rtl/>
        </w:rPr>
        <w:t>ו</w:t>
      </w:r>
      <w:r w:rsidRPr="00E456CB">
        <w:rPr>
          <w:rFonts w:hint="cs"/>
          <w:rtl/>
        </w:rPr>
        <w:t xml:space="preserve"> ונ</w:t>
      </w:r>
      <w:r w:rsidRPr="00E456CB">
        <w:rPr>
          <w:rFonts w:hint="eastAsia"/>
          <w:rtl/>
        </w:rPr>
        <w:t>מלט</w:t>
      </w:r>
      <w:r w:rsidRPr="00E456CB">
        <w:rPr>
          <w:rtl/>
        </w:rPr>
        <w:t xml:space="preserve"> </w:t>
      </w:r>
      <w:r w:rsidRPr="00E456CB">
        <w:rPr>
          <w:rFonts w:hint="eastAsia"/>
          <w:rtl/>
        </w:rPr>
        <w:t>לחדרו</w:t>
      </w:r>
      <w:r w:rsidRPr="00E456CB">
        <w:rPr>
          <w:rtl/>
        </w:rPr>
        <w:t>.</w:t>
      </w:r>
    </w:p>
    <w:p w14:paraId="3F57F865" w14:textId="77777777" w:rsidR="00913C61" w:rsidRPr="00E456CB" w:rsidRDefault="00913C61" w:rsidP="00913C61">
      <w:pPr>
        <w:rPr>
          <w:rtl/>
        </w:rPr>
      </w:pPr>
      <w:r w:rsidRPr="00E456CB">
        <w:rPr>
          <w:rFonts w:hint="cs"/>
          <w:rtl/>
        </w:rPr>
        <w:t>[</w:t>
      </w:r>
      <w:r w:rsidRPr="00E456CB">
        <w:t>https://sites.google.com/site/allasud/4/19</w:t>
      </w:r>
    </w:p>
    <w:p w14:paraId="51CF17B9" w14:textId="473494E2" w:rsidR="00913C61" w:rsidRPr="00E456CB" w:rsidRDefault="00913C61" w:rsidP="00913C61">
      <w:pPr>
        <w:rPr>
          <w:rtl/>
        </w:rPr>
      </w:pPr>
      <w:r w:rsidRPr="00E456CB">
        <w:t>https://www.poemhunter.com/poem/silentium-2</w:t>
      </w:r>
      <w:r w:rsidRPr="00E456CB">
        <w:rPr>
          <w:rFonts w:cs="Times New Roman"/>
          <w:rtl/>
        </w:rPr>
        <w:t>/</w:t>
      </w:r>
    </w:p>
    <w:p w14:paraId="2CB4171F" w14:textId="2CE11428" w:rsidR="00913C61" w:rsidRPr="00E456CB" w:rsidRDefault="00913C61" w:rsidP="00913C61">
      <w:pPr>
        <w:rPr>
          <w:rtl/>
        </w:rPr>
      </w:pPr>
      <w:r w:rsidRPr="00E456CB">
        <w:rPr>
          <w:rFonts w:hint="cs"/>
          <w:rtl/>
        </w:rPr>
        <w:t>]</w:t>
      </w:r>
    </w:p>
    <w:p w14:paraId="25E6769B" w14:textId="5BE45FE0" w:rsidR="001A11FB" w:rsidRDefault="00A379B8" w:rsidP="00A379B8">
      <w:pPr>
        <w:rPr>
          <w:rtl/>
        </w:rPr>
      </w:pPr>
      <w:r w:rsidRPr="00E456CB">
        <w:rPr>
          <w:rFonts w:hint="cs"/>
          <w:rtl/>
        </w:rPr>
        <w:lastRenderedPageBreak/>
        <w:t>נָ</w:t>
      </w:r>
      <w:r w:rsidR="00C44CC5">
        <w:rPr>
          <w:rFonts w:hint="cs"/>
          <w:rtl/>
        </w:rPr>
        <w:t>דֶזְ</w:t>
      </w:r>
      <w:r w:rsidRPr="00E456CB">
        <w:rPr>
          <w:rFonts w:hint="cs"/>
          <w:rtl/>
        </w:rPr>
        <w:t xml:space="preserve">'דָה </w:t>
      </w:r>
      <w:r w:rsidR="00902619" w:rsidRPr="00902619">
        <w:rPr>
          <w:rFonts w:cs="Times New Roman"/>
          <w:rtl/>
        </w:rPr>
        <w:t>סֶמיוֹנוֹבְנָה</w:t>
      </w:r>
      <w:r w:rsidR="00E541BC" w:rsidRPr="00E456CB">
        <w:rPr>
          <w:rFonts w:hint="cs"/>
          <w:rtl/>
        </w:rPr>
        <w:t>,</w:t>
      </w:r>
      <w:r w:rsidR="00913C61" w:rsidRPr="00E456CB">
        <w:rPr>
          <w:rFonts w:hint="cs"/>
          <w:rtl/>
        </w:rPr>
        <w:t xml:space="preserve"> </w:t>
      </w:r>
      <w:r w:rsidR="00963798" w:rsidRPr="00E456CB">
        <w:rPr>
          <w:rFonts w:hint="cs"/>
          <w:rtl/>
        </w:rPr>
        <w:t>[</w:t>
      </w:r>
      <w:r w:rsidR="00963798" w:rsidRPr="00E456CB">
        <w:t>https://en.wikiped</w:t>
      </w:r>
      <w:r w:rsidR="00963798" w:rsidRPr="00963798">
        <w:t>ia.org/wiki/Nadezhda_(given_name)</w:t>
      </w:r>
      <w:r w:rsidR="00963798">
        <w:rPr>
          <w:rFonts w:hint="cs"/>
          <w:rtl/>
        </w:rPr>
        <w:t xml:space="preserve">] </w:t>
      </w:r>
      <w:r w:rsidR="00B0434C">
        <w:rPr>
          <w:rFonts w:hint="cs"/>
          <w:rtl/>
        </w:rPr>
        <w:t xml:space="preserve">היא דודה נדיה, </w:t>
      </w:r>
      <w:r w:rsidR="00481C3E">
        <w:rPr>
          <w:rFonts w:hint="cs"/>
          <w:rtl/>
        </w:rPr>
        <w:t>הצטרפה לאב בדקלום השיר עד תומו</w:t>
      </w:r>
      <w:r w:rsidR="00332E20">
        <w:rPr>
          <w:rFonts w:hint="cs"/>
          <w:rtl/>
        </w:rPr>
        <w:t>,</w:t>
      </w:r>
      <w:bookmarkStart w:id="13" w:name="_Hlk502580214"/>
      <w:r w:rsidR="008348F9">
        <w:rPr>
          <w:rFonts w:hint="cs"/>
          <w:rtl/>
        </w:rPr>
        <w:t xml:space="preserve"> </w:t>
      </w:r>
      <w:r w:rsidR="008348F9" w:rsidRPr="00E456CB">
        <w:rPr>
          <w:rFonts w:hint="eastAsia"/>
          <w:rtl/>
        </w:rPr>
        <w:t>ועודדה</w:t>
      </w:r>
      <w:r w:rsidR="008348F9" w:rsidRPr="00E456CB">
        <w:rPr>
          <w:rtl/>
        </w:rPr>
        <w:t xml:space="preserve"> </w:t>
      </w:r>
      <w:r w:rsidR="008348F9" w:rsidRPr="00E456CB">
        <w:rPr>
          <w:rFonts w:hint="eastAsia"/>
          <w:rtl/>
        </w:rPr>
        <w:t>את</w:t>
      </w:r>
      <w:r w:rsidR="008348F9" w:rsidRPr="00E456CB">
        <w:rPr>
          <w:rtl/>
        </w:rPr>
        <w:t xml:space="preserve"> </w:t>
      </w:r>
      <w:r w:rsidR="005F6E2E">
        <w:rPr>
          <w:rFonts w:hint="eastAsia"/>
          <w:rtl/>
        </w:rPr>
        <w:t>קטקה</w:t>
      </w:r>
      <w:r w:rsidR="008348F9" w:rsidRPr="00E456CB">
        <w:rPr>
          <w:rtl/>
        </w:rPr>
        <w:t xml:space="preserve"> </w:t>
      </w:r>
      <w:r w:rsidR="008348F9" w:rsidRPr="00E456CB">
        <w:rPr>
          <w:rFonts w:hint="eastAsia"/>
          <w:rtl/>
        </w:rPr>
        <w:t>הקטנה</w:t>
      </w:r>
      <w:r w:rsidR="008348F9" w:rsidRPr="00E456CB">
        <w:rPr>
          <w:rtl/>
        </w:rPr>
        <w:t xml:space="preserve"> </w:t>
      </w:r>
      <w:r w:rsidR="008348F9" w:rsidRPr="00E456CB">
        <w:rPr>
          <w:rFonts w:hint="eastAsia"/>
          <w:rtl/>
        </w:rPr>
        <w:t>להצטרף</w:t>
      </w:r>
      <w:r w:rsidR="008348F9" w:rsidRPr="00E456CB">
        <w:rPr>
          <w:rtl/>
        </w:rPr>
        <w:t xml:space="preserve"> </w:t>
      </w:r>
      <w:r w:rsidR="008348F9" w:rsidRPr="00E456CB">
        <w:rPr>
          <w:rFonts w:hint="eastAsia"/>
          <w:rtl/>
        </w:rPr>
        <w:t>אליהם</w:t>
      </w:r>
      <w:r w:rsidR="008348F9" w:rsidRPr="00E456CB">
        <w:rPr>
          <w:rFonts w:hint="cs"/>
          <w:rtl/>
        </w:rPr>
        <w:t xml:space="preserve"> </w:t>
      </w:r>
      <w:r w:rsidR="008348F9" w:rsidRPr="00E456CB">
        <w:rPr>
          <w:rtl/>
        </w:rPr>
        <w:t>–</w:t>
      </w:r>
      <w:r w:rsidR="008348F9" w:rsidRPr="00E456CB">
        <w:rPr>
          <w:rFonts w:hint="cs"/>
          <w:rtl/>
        </w:rPr>
        <w:t xml:space="preserve"> </w:t>
      </w:r>
      <w:r w:rsidR="009E3831" w:rsidRPr="009E3831">
        <w:rPr>
          <w:rFonts w:cs="Times New Roman"/>
          <w:rtl/>
        </w:rPr>
        <w:t>ילדתה המוצלחת הכירה אותו ב</w:t>
      </w:r>
      <w:r w:rsidR="00297D38">
        <w:rPr>
          <w:rFonts w:cs="Times New Roman"/>
          <w:rtl/>
        </w:rPr>
        <w:t>על פ</w:t>
      </w:r>
      <w:r w:rsidR="009E3831" w:rsidRPr="009E3831">
        <w:rPr>
          <w:rFonts w:cs="Times New Roman"/>
          <w:rtl/>
        </w:rPr>
        <w:t>ה כמובן, ודקלמה כשחיוך גאה נסוך על פניה</w:t>
      </w:r>
      <w:r w:rsidR="00481C3E" w:rsidRPr="00E456CB">
        <w:rPr>
          <w:rFonts w:hint="cs"/>
          <w:rtl/>
        </w:rPr>
        <w:t>.</w:t>
      </w:r>
      <w:bookmarkEnd w:id="13"/>
      <w:r w:rsidR="00481C3E" w:rsidRPr="00E456CB">
        <w:rPr>
          <w:rFonts w:hint="cs"/>
          <w:rtl/>
        </w:rPr>
        <w:t xml:space="preserve"> </w:t>
      </w:r>
    </w:p>
    <w:p w14:paraId="33CCE62D" w14:textId="7BAE87A4" w:rsidR="00250F08" w:rsidRPr="00CD067C" w:rsidRDefault="00902619" w:rsidP="00A379B8">
      <w:pPr>
        <w:rPr>
          <w:rtl/>
        </w:rPr>
      </w:pPr>
      <w:r w:rsidRPr="00902619">
        <w:rPr>
          <w:rFonts w:cs="Times New Roman"/>
          <w:rtl/>
        </w:rPr>
        <w:t xml:space="preserve">נדז'דה </w:t>
      </w:r>
      <w:r w:rsidR="009E3831" w:rsidRPr="009E3831">
        <w:rPr>
          <w:rFonts w:cs="Times New Roman"/>
          <w:rtl/>
        </w:rPr>
        <w:t>סמיונובנה גמרה אומר שעליה להשתלם במלאכת הבישול בנוסח הרוסי המסורתי, כי ודאי</w:t>
      </w:r>
      <w:r w:rsidR="009958B6" w:rsidRPr="009958B6">
        <w:rPr>
          <w:rFonts w:cs="Times New Roman"/>
          <w:rtl/>
        </w:rPr>
        <w:t xml:space="preserve"> </w:t>
      </w:r>
      <w:r w:rsidR="009958B6" w:rsidRPr="009E3831">
        <w:rPr>
          <w:rFonts w:cs="Times New Roman"/>
          <w:rtl/>
        </w:rPr>
        <w:t>זה</w:t>
      </w:r>
      <w:r w:rsidR="009E3831" w:rsidRPr="009E3831">
        <w:rPr>
          <w:rFonts w:cs="Times New Roman"/>
          <w:rtl/>
        </w:rPr>
        <w:t xml:space="preserve"> הדבר שחסר לשני הגברים, האב והבן, שבעצם הסתדרו לא רע ביחד. </w:t>
      </w:r>
      <w:r>
        <w:rPr>
          <w:rFonts w:cs="Times New Roman" w:hint="cs"/>
          <w:rtl/>
        </w:rPr>
        <w:t>ב</w:t>
      </w:r>
      <w:r w:rsidR="009E3831" w:rsidRPr="009E3831">
        <w:rPr>
          <w:rFonts w:cs="Times New Roman"/>
          <w:rtl/>
        </w:rPr>
        <w:t>עיני רוחה ראתה את הזקוּסקִי, אותם מתאבנים אשר הכירה ב</w:t>
      </w:r>
      <w:r w:rsidR="00C51519">
        <w:rPr>
          <w:rFonts w:cs="Times New Roman"/>
          <w:rtl/>
        </w:rPr>
        <w:t>גרס</w:t>
      </w:r>
      <w:r w:rsidR="009E3831" w:rsidRPr="009E3831">
        <w:rPr>
          <w:rFonts w:cs="Times New Roman"/>
          <w:rtl/>
        </w:rPr>
        <w:t>אות מרהיבות וססגוניות ממשתאות העבר, מונחים בערימות על טסי כסף. אבל אפשר להתחיל גם במלפפונים משומרים מהפחית ונקניקים שומניים חתוכים לאצבעות, להתקדם לכרוב כבוש ועגבניות מוחמצות מעשה</w:t>
      </w:r>
      <w:r>
        <w:rPr>
          <w:rFonts w:cs="Times New Roman" w:hint="cs"/>
          <w:rtl/>
        </w:rPr>
        <w:t xml:space="preserve"> </w:t>
      </w:r>
      <w:r w:rsidR="009E3831" w:rsidRPr="009E3831">
        <w:rPr>
          <w:rFonts w:cs="Times New Roman"/>
          <w:rtl/>
        </w:rPr>
        <w:t>בית (שורת צנצנות היא תעמיד על אדן החלון, כ</w:t>
      </w:r>
      <w:r w:rsidR="00143DCC">
        <w:rPr>
          <w:rFonts w:cs="Times New Roman" w:hint="cs"/>
          <w:rtl/>
        </w:rPr>
        <w:t>ך</w:t>
      </w:r>
      <w:r w:rsidR="009E3831" w:rsidRPr="009E3831">
        <w:rPr>
          <w:rFonts w:cs="Times New Roman"/>
          <w:rtl/>
        </w:rPr>
        <w:t xml:space="preserve"> שכל הנכנס למטבח לא יוכל שלא להעלותה בעיני רוחו), להוסיף מבחר דגים מעושנים, ומשם להמריא, הגיוון הוא הרי אינסופי. עתה, מש</w:t>
      </w:r>
      <w:r w:rsidR="00C45B28">
        <w:rPr>
          <w:rFonts w:cs="Times New Roman"/>
          <w:rtl/>
        </w:rPr>
        <w:t>תוכני</w:t>
      </w:r>
      <w:r w:rsidR="009E3831" w:rsidRPr="009E3831">
        <w:rPr>
          <w:rFonts w:cs="Times New Roman"/>
          <w:rtl/>
        </w:rPr>
        <w:t>ת מסודרת התרקמה במוחה, היא חייכה והרשתה לעצמה לפתוח את הכפתור האחרון בחולצתה ולשחרר מעט את הבטן.</w:t>
      </w:r>
    </w:p>
    <w:p w14:paraId="13DB23C7" w14:textId="77777777" w:rsidR="00FC78BA" w:rsidRDefault="00FC78BA" w:rsidP="00250000">
      <w:pPr>
        <w:rPr>
          <w:rtl/>
        </w:rPr>
      </w:pPr>
      <w:r>
        <w:rPr>
          <w:rFonts w:hint="cs"/>
          <w:rtl/>
        </w:rPr>
        <w:t>[</w:t>
      </w:r>
      <w:r w:rsidRPr="00FC78BA">
        <w:t>https://en.wikipedia.org/wiki/Zakuski</w:t>
      </w:r>
    </w:p>
    <w:p w14:paraId="74B18949" w14:textId="4B39C23B" w:rsidR="00B07DA3" w:rsidRDefault="00B07DA3" w:rsidP="00250000">
      <w:pPr>
        <w:rPr>
          <w:rtl/>
        </w:rPr>
      </w:pPr>
      <w:r w:rsidRPr="00B07DA3">
        <w:t>Закуски</w:t>
      </w:r>
    </w:p>
    <w:p w14:paraId="7B7BD3FB" w14:textId="306510B5" w:rsidR="00B07DA3" w:rsidRDefault="00B07DA3" w:rsidP="00250000">
      <w:pPr>
        <w:rPr>
          <w:rtl/>
        </w:rPr>
      </w:pPr>
      <w:r w:rsidRPr="00B07DA3">
        <w:t>http://www.npr.org/sections/thesalt/2014/02/14/277043707/drink-vodka-eat-pickles-repeat-mastering-the-zakuski-spread</w:t>
      </w:r>
    </w:p>
    <w:p w14:paraId="6ACFB2E8" w14:textId="58F8349A" w:rsidR="00FC78BA" w:rsidRDefault="00FC78BA" w:rsidP="00250000">
      <w:pPr>
        <w:rPr>
          <w:rtl/>
        </w:rPr>
      </w:pPr>
      <w:r>
        <w:rPr>
          <w:rFonts w:hint="cs"/>
          <w:rtl/>
        </w:rPr>
        <w:t>]</w:t>
      </w:r>
    </w:p>
    <w:p w14:paraId="56A70A63" w14:textId="77777777" w:rsidR="00250F08" w:rsidRPr="00CD067C" w:rsidRDefault="00424A8C" w:rsidP="00250000">
      <w:pPr>
        <w:rPr>
          <w:rtl/>
        </w:rPr>
      </w:pPr>
      <w:r>
        <w:rPr>
          <w:rFonts w:hint="cs"/>
          <w:rtl/>
        </w:rPr>
        <w:t>[</w:t>
      </w:r>
      <w:r w:rsidR="00250F08" w:rsidRPr="00CD067C">
        <w:rPr>
          <w:rtl/>
        </w:rPr>
        <w:t xml:space="preserve">מה הוא עושה כל היום? היא התעניינה בנימוס. האם הוא משחק עם ילדי השכונה? </w:t>
      </w:r>
    </w:p>
    <w:p w14:paraId="61466116" w14:textId="77777777" w:rsidR="00250F08" w:rsidRDefault="00250F08" w:rsidP="00250000">
      <w:pPr>
        <w:rPr>
          <w:rtl/>
        </w:rPr>
      </w:pPr>
      <w:r w:rsidRPr="00CD067C">
        <w:rPr>
          <w:rtl/>
        </w:rPr>
        <w:t>לפני שהצליח לעצור בעצמו, הוא סיפר להם על סאשה.</w:t>
      </w:r>
      <w:r w:rsidR="00424A8C">
        <w:rPr>
          <w:rFonts w:hint="cs"/>
          <w:rtl/>
        </w:rPr>
        <w:t>]</w:t>
      </w:r>
    </w:p>
    <w:p w14:paraId="5877A53F" w14:textId="77777777" w:rsidR="001531C7" w:rsidRDefault="001531C7" w:rsidP="00250000">
      <w:pPr>
        <w:rPr>
          <w:rtl/>
        </w:rPr>
      </w:pPr>
    </w:p>
    <w:p w14:paraId="0071319E" w14:textId="58721FE2" w:rsidR="001A11FB" w:rsidRPr="001A11FB" w:rsidRDefault="00481C3E" w:rsidP="00A92678">
      <w:pPr>
        <w:rPr>
          <w:rFonts w:cs="Times New Roman"/>
          <w:rtl/>
        </w:rPr>
      </w:pPr>
      <w:r>
        <w:rPr>
          <w:rFonts w:hint="cs"/>
          <w:rtl/>
        </w:rPr>
        <w:t xml:space="preserve">בחדרו, ארקדי </w:t>
      </w:r>
      <w:r w:rsidR="001A11FB">
        <w:rPr>
          <w:rFonts w:hint="cs"/>
          <w:rtl/>
        </w:rPr>
        <w:t xml:space="preserve">פתח </w:t>
      </w:r>
      <w:r>
        <w:rPr>
          <w:rFonts w:hint="cs"/>
          <w:rtl/>
        </w:rPr>
        <w:t xml:space="preserve">את </w:t>
      </w:r>
      <w:r w:rsidRPr="001A11FB">
        <w:rPr>
          <w:rFonts w:hint="cs"/>
          <w:rtl/>
        </w:rPr>
        <w:t xml:space="preserve">מקראת השירים הקטנה, הכרוכה בבד קטיפה כחול, שקיבל </w:t>
      </w:r>
      <w:r w:rsidR="009E3831" w:rsidRPr="009E3831">
        <w:rPr>
          <w:rFonts w:cs="Times New Roman"/>
          <w:rtl/>
        </w:rPr>
        <w:t>אי</w:t>
      </w:r>
      <w:r w:rsidR="00902619">
        <w:rPr>
          <w:rFonts w:cs="Times New Roman" w:hint="cs"/>
          <w:rtl/>
        </w:rPr>
        <w:t xml:space="preserve"> </w:t>
      </w:r>
      <w:r w:rsidR="009E3831" w:rsidRPr="009E3831">
        <w:rPr>
          <w:rFonts w:cs="Times New Roman"/>
          <w:rtl/>
        </w:rPr>
        <w:t>אז בפטרבורג,</w:t>
      </w:r>
      <w:r w:rsidR="009E3831">
        <w:rPr>
          <w:rFonts w:cs="Times New Roman" w:hint="cs"/>
          <w:rtl/>
        </w:rPr>
        <w:t xml:space="preserve"> </w:t>
      </w:r>
      <w:r w:rsidRPr="001A11FB">
        <w:rPr>
          <w:rFonts w:hint="cs"/>
          <w:rtl/>
        </w:rPr>
        <w:t>מתנה מ</w:t>
      </w:r>
      <w:r w:rsidR="00082AD7" w:rsidRPr="001A11FB">
        <w:rPr>
          <w:rFonts w:cs="Times New Roman" w:hint="cs"/>
          <w:rtl/>
        </w:rPr>
        <w:t xml:space="preserve">מיכאיל דמיטריוביץ' </w:t>
      </w:r>
      <w:r w:rsidRPr="001A11FB">
        <w:rPr>
          <w:rFonts w:hint="cs"/>
          <w:rtl/>
        </w:rPr>
        <w:t xml:space="preserve">מורו האהוב. </w:t>
      </w:r>
      <w:r w:rsidR="00677049" w:rsidRPr="001A11FB">
        <w:rPr>
          <w:rFonts w:hint="cs"/>
          <w:rtl/>
        </w:rPr>
        <w:t>הנה הוא שיר</w:t>
      </w:r>
      <w:r w:rsidR="00D81454" w:rsidRPr="001A11FB">
        <w:rPr>
          <w:rFonts w:hint="cs"/>
          <w:rtl/>
        </w:rPr>
        <w:t>ו</w:t>
      </w:r>
      <w:r w:rsidR="00677049" w:rsidRPr="001A11FB">
        <w:rPr>
          <w:rFonts w:hint="cs"/>
          <w:rtl/>
        </w:rPr>
        <w:t xml:space="preserve"> </w:t>
      </w:r>
      <w:r w:rsidR="00D77502" w:rsidRPr="001A11FB">
        <w:rPr>
          <w:rFonts w:hint="cs"/>
          <w:rtl/>
        </w:rPr>
        <w:t xml:space="preserve">במפורסם </w:t>
      </w:r>
      <w:r w:rsidR="00677049" w:rsidRPr="001A11FB">
        <w:rPr>
          <w:rFonts w:hint="cs"/>
          <w:rtl/>
        </w:rPr>
        <w:t xml:space="preserve">של </w:t>
      </w:r>
      <w:r w:rsidR="00677049" w:rsidRPr="001A11FB">
        <w:rPr>
          <w:rFonts w:cs="Times New Roman"/>
          <w:rtl/>
        </w:rPr>
        <w:t>טיוּטְצֶ'ב</w:t>
      </w:r>
      <w:r w:rsidR="009A051D" w:rsidRPr="001A11FB">
        <w:rPr>
          <w:rFonts w:cs="Times New Roman" w:hint="cs"/>
          <w:rtl/>
        </w:rPr>
        <w:t>,</w:t>
      </w:r>
      <w:r w:rsidR="00A379B8" w:rsidRPr="001A11FB">
        <w:rPr>
          <w:rFonts w:cs="Times New Roman" w:hint="cs"/>
          <w:rtl/>
        </w:rPr>
        <w:t xml:space="preserve"> </w:t>
      </w:r>
      <w:r w:rsidR="009A051D" w:rsidRPr="001A11FB">
        <w:rPr>
          <w:rFonts w:cs="Times New Roman" w:hint="cs"/>
          <w:rtl/>
        </w:rPr>
        <w:t xml:space="preserve">דוּמָם, </w:t>
      </w:r>
      <w:r w:rsidR="00A379B8" w:rsidRPr="001A11FB">
        <w:rPr>
          <w:rFonts w:cs="Times New Roman" w:hint="cs"/>
          <w:rtl/>
        </w:rPr>
        <w:t xml:space="preserve">שאבא דקלם </w:t>
      </w:r>
      <w:r w:rsidR="009E3831">
        <w:rPr>
          <w:rFonts w:cs="Times New Roman" w:hint="cs"/>
          <w:rtl/>
        </w:rPr>
        <w:t xml:space="preserve">ממנו </w:t>
      </w:r>
      <w:r w:rsidR="00F06A3F">
        <w:rPr>
          <w:rFonts w:cs="Times New Roman" w:hint="cs"/>
          <w:rtl/>
        </w:rPr>
        <w:t>עכשיו</w:t>
      </w:r>
      <w:r w:rsidR="00677049" w:rsidRPr="001A11FB">
        <w:rPr>
          <w:rFonts w:cs="Times New Roman" w:hint="cs"/>
          <w:rtl/>
        </w:rPr>
        <w:t xml:space="preserve">: </w:t>
      </w:r>
    </w:p>
    <w:p w14:paraId="4736E5DC" w14:textId="59E30AD8" w:rsidR="001A11FB" w:rsidRPr="001A11FB" w:rsidRDefault="00902619" w:rsidP="001A11FB">
      <w:pPr>
        <w:ind w:left="2160" w:firstLine="720"/>
        <w:rPr>
          <w:rFonts w:cs="Times New Roman"/>
          <w:rtl/>
        </w:rPr>
      </w:pPr>
      <w:r w:rsidRPr="00902619">
        <w:rPr>
          <w:rFonts w:cs="Times New Roman"/>
          <w:rtl/>
        </w:rPr>
        <w:t>החרֵש</w:t>
      </w:r>
      <w:r w:rsidR="001A11FB" w:rsidRPr="001A11FB">
        <w:rPr>
          <w:rFonts w:cs="Times New Roman" w:hint="cs"/>
          <w:rtl/>
        </w:rPr>
        <w:t xml:space="preserve">, הסתר עמוק, הטמן, </w:t>
      </w:r>
    </w:p>
    <w:p w14:paraId="201CF739" w14:textId="77777777" w:rsidR="001A11FB" w:rsidRPr="001A11FB" w:rsidRDefault="001A11FB" w:rsidP="001A11FB">
      <w:pPr>
        <w:ind w:left="2160" w:firstLine="720"/>
        <w:rPr>
          <w:rFonts w:cs="Times New Roman"/>
          <w:rtl/>
        </w:rPr>
      </w:pPr>
      <w:r w:rsidRPr="001A11FB">
        <w:rPr>
          <w:rFonts w:cs="Times New Roman" w:hint="cs"/>
          <w:rtl/>
        </w:rPr>
        <w:t xml:space="preserve">חלומותיך רגשותיך... </w:t>
      </w:r>
    </w:p>
    <w:p w14:paraId="09B9EFF1" w14:textId="1A1421D8" w:rsidR="009A051D" w:rsidRDefault="00677049" w:rsidP="00A92678">
      <w:pPr>
        <w:rPr>
          <w:rFonts w:cs="Times New Roman"/>
          <w:rtl/>
        </w:rPr>
      </w:pPr>
      <w:r w:rsidRPr="001A11FB">
        <w:rPr>
          <w:rFonts w:cs="Times New Roman" w:hint="cs"/>
          <w:rtl/>
        </w:rPr>
        <w:t>האין זה צו</w:t>
      </w:r>
      <w:r w:rsidR="00902619">
        <w:rPr>
          <w:rFonts w:cs="Times New Roman" w:hint="cs"/>
          <w:rtl/>
        </w:rPr>
        <w:t xml:space="preserve"> </w:t>
      </w:r>
      <w:r w:rsidRPr="001A11FB">
        <w:rPr>
          <w:rFonts w:cs="Times New Roman" w:hint="cs"/>
          <w:rtl/>
        </w:rPr>
        <w:t xml:space="preserve">ליבו של ארקדי? להתחבא, להסתיר. </w:t>
      </w:r>
      <w:r w:rsidR="009E3831" w:rsidRPr="009E3831">
        <w:rPr>
          <w:rFonts w:cs="Times New Roman"/>
          <w:rtl/>
        </w:rPr>
        <w:t>מפגשו האחרון עם</w:t>
      </w:r>
      <w:r w:rsidRPr="001A11FB">
        <w:rPr>
          <w:rFonts w:cs="Times New Roman" w:hint="cs"/>
          <w:rtl/>
        </w:rPr>
        <w:t xml:space="preserve"> מורו </w:t>
      </w:r>
      <w:r w:rsidR="00E541BC" w:rsidRPr="001A11FB">
        <w:rPr>
          <w:rFonts w:cs="Times New Roman" w:hint="cs"/>
          <w:rtl/>
        </w:rPr>
        <w:t>נחקק היטב בליבו</w:t>
      </w:r>
      <w:r w:rsidR="009E3831" w:rsidRPr="009E3831">
        <w:rPr>
          <w:rFonts w:cs="Times New Roman"/>
          <w:rtl/>
        </w:rPr>
        <w:t xml:space="preserve"> –</w:t>
      </w:r>
      <w:r w:rsidRPr="001A11FB">
        <w:rPr>
          <w:rFonts w:cs="Times New Roman" w:hint="cs"/>
          <w:rtl/>
        </w:rPr>
        <w:t xml:space="preserve"> </w:t>
      </w:r>
      <w:r w:rsidR="00B0434C" w:rsidRPr="001A11FB">
        <w:rPr>
          <w:rFonts w:cs="Times New Roman" w:hint="cs"/>
          <w:rtl/>
        </w:rPr>
        <w:t>על גדות נהר הני</w:t>
      </w:r>
      <w:r w:rsidR="00B0434C" w:rsidRPr="001A11FB">
        <w:rPr>
          <w:rFonts w:cs="Times New Roman"/>
          <w:rtl/>
        </w:rPr>
        <w:t>י</w:t>
      </w:r>
      <w:r w:rsidR="00B0434C" w:rsidRPr="001A11FB">
        <w:rPr>
          <w:rFonts w:cs="Times New Roman" w:hint="cs"/>
          <w:rtl/>
        </w:rPr>
        <w:t>ֶ</w:t>
      </w:r>
      <w:r w:rsidR="00B0434C" w:rsidRPr="001A11FB">
        <w:rPr>
          <w:rFonts w:cs="Times New Roman"/>
          <w:rtl/>
        </w:rPr>
        <w:t>ב</w:t>
      </w:r>
      <w:r w:rsidR="00B0434C" w:rsidRPr="001A11FB">
        <w:rPr>
          <w:rFonts w:cs="Times New Roman" w:hint="cs"/>
          <w:rtl/>
        </w:rPr>
        <w:t>ָה הקפוא</w:t>
      </w:r>
      <w:r w:rsidR="000B05E3" w:rsidRPr="001A11FB">
        <w:rPr>
          <w:rFonts w:cs="Times New Roman" w:hint="cs"/>
          <w:rtl/>
        </w:rPr>
        <w:t>,</w:t>
      </w:r>
      <w:r w:rsidR="00B0434C" w:rsidRPr="001A11FB">
        <w:rPr>
          <w:rFonts w:cs="Times New Roman" w:hint="cs"/>
          <w:rtl/>
        </w:rPr>
        <w:t xml:space="preserve"> </w:t>
      </w:r>
      <w:r w:rsidRPr="001A11FB">
        <w:rPr>
          <w:rFonts w:cs="Times New Roman" w:hint="cs"/>
          <w:rtl/>
        </w:rPr>
        <w:t>בחג ההתגלות הראשון</w:t>
      </w:r>
      <w:r w:rsidR="00082AD7" w:rsidRPr="001A11FB">
        <w:rPr>
          <w:rFonts w:cs="Times New Roman" w:hint="cs"/>
          <w:rtl/>
        </w:rPr>
        <w:t xml:space="preserve"> </w:t>
      </w:r>
      <w:r w:rsidR="00B0434C" w:rsidRPr="001A11FB">
        <w:rPr>
          <w:rFonts w:cs="Times New Roman" w:hint="cs"/>
          <w:rtl/>
        </w:rPr>
        <w:t>[</w:t>
      </w:r>
      <w:r w:rsidR="00082AD7" w:rsidRPr="001A11FB">
        <w:rPr>
          <w:rFonts w:cs="Times New Roman" w:hint="cs"/>
          <w:rtl/>
        </w:rPr>
        <w:t>מהפיכת 1989,</w:t>
      </w:r>
      <w:r w:rsidR="00B0434C" w:rsidRPr="001A11FB">
        <w:rPr>
          <w:rFonts w:cs="Times New Roman" w:hint="cs"/>
          <w:rtl/>
        </w:rPr>
        <w:t>]</w:t>
      </w:r>
      <w:r w:rsidRPr="001A11FB">
        <w:rPr>
          <w:rFonts w:cs="Times New Roman" w:hint="cs"/>
          <w:rtl/>
        </w:rPr>
        <w:t xml:space="preserve"> </w:t>
      </w:r>
      <w:r w:rsidR="00D77502" w:rsidRPr="001A11FB">
        <w:rPr>
          <w:rFonts w:cs="Times New Roman" w:hint="cs"/>
          <w:rtl/>
        </w:rPr>
        <w:t>ש</w:t>
      </w:r>
      <w:r w:rsidR="00A734D6">
        <w:rPr>
          <w:rFonts w:cs="Times New Roman" w:hint="cs"/>
          <w:rtl/>
        </w:rPr>
        <w:t>נ</w:t>
      </w:r>
      <w:r w:rsidRPr="001A11FB">
        <w:rPr>
          <w:rFonts w:cs="Times New Roman" w:hint="cs"/>
          <w:rtl/>
        </w:rPr>
        <w:t>חוג ב</w:t>
      </w:r>
      <w:r>
        <w:rPr>
          <w:rFonts w:cs="Times New Roman" w:hint="cs"/>
          <w:rtl/>
        </w:rPr>
        <w:t>גלוי בעיבורו של הכרך הגדול</w:t>
      </w:r>
      <w:r w:rsidR="00D77502">
        <w:rPr>
          <w:rFonts w:cs="Times New Roman" w:hint="cs"/>
          <w:rtl/>
        </w:rPr>
        <w:t>,</w:t>
      </w:r>
      <w:r w:rsidR="00B0434C">
        <w:rPr>
          <w:rFonts w:cs="Times New Roman" w:hint="cs"/>
          <w:rtl/>
        </w:rPr>
        <w:t xml:space="preserve"> לאחר סתיו העמים</w:t>
      </w:r>
      <w:r>
        <w:rPr>
          <w:rFonts w:cs="Times New Roman" w:hint="cs"/>
          <w:rtl/>
        </w:rPr>
        <w:t>. בכפרים וב</w:t>
      </w:r>
      <w:r w:rsidR="00902619">
        <w:rPr>
          <w:rFonts w:cs="Times New Roman" w:hint="cs"/>
          <w:rtl/>
        </w:rPr>
        <w:t>י</w:t>
      </w:r>
      <w:r>
        <w:rPr>
          <w:rFonts w:cs="Times New Roman" w:hint="cs"/>
          <w:rtl/>
        </w:rPr>
        <w:t>ישובים נידחים האמונות והמנהגים הפר</w:t>
      </w:r>
      <w:r w:rsidR="00902619">
        <w:rPr>
          <w:rFonts w:cs="Times New Roman" w:hint="cs"/>
          <w:rtl/>
        </w:rPr>
        <w:t>ב</w:t>
      </w:r>
      <w:r>
        <w:rPr>
          <w:rFonts w:cs="Times New Roman" w:hint="cs"/>
          <w:rtl/>
        </w:rPr>
        <w:t>וסלאבים מעולם לא הוחנקו</w:t>
      </w:r>
      <w:r w:rsidR="00111D17">
        <w:rPr>
          <w:rFonts w:cs="Times New Roman" w:hint="cs"/>
          <w:rtl/>
        </w:rPr>
        <w:t xml:space="preserve">, אבל ארקדי גדל בעיר הגדולה וזה היה החג </w:t>
      </w:r>
      <w:r w:rsidR="00B0434C">
        <w:rPr>
          <w:rFonts w:cs="Times New Roman" w:hint="cs"/>
          <w:rtl/>
        </w:rPr>
        <w:t xml:space="preserve">הדתי </w:t>
      </w:r>
      <w:r w:rsidR="00111D17">
        <w:rPr>
          <w:rFonts w:cs="Times New Roman" w:hint="cs"/>
          <w:rtl/>
        </w:rPr>
        <w:t>הראשון ש</w:t>
      </w:r>
      <w:r w:rsidR="00B0434C">
        <w:rPr>
          <w:rFonts w:cs="Times New Roman" w:hint="cs"/>
          <w:rtl/>
        </w:rPr>
        <w:t>נכח בו</w:t>
      </w:r>
      <w:r w:rsidR="00D77502">
        <w:rPr>
          <w:rFonts w:cs="Times New Roman" w:hint="cs"/>
          <w:rtl/>
        </w:rPr>
        <w:t xml:space="preserve"> מעודו</w:t>
      </w:r>
      <w:r>
        <w:rPr>
          <w:rFonts w:cs="Times New Roman" w:hint="cs"/>
          <w:rtl/>
        </w:rPr>
        <w:t xml:space="preserve">. </w:t>
      </w:r>
      <w:bookmarkStart w:id="14" w:name="_Hlk502581739"/>
      <w:r>
        <w:rPr>
          <w:rFonts w:cs="Times New Roman" w:hint="cs"/>
          <w:rtl/>
        </w:rPr>
        <w:t>בעיצומו של חורף</w:t>
      </w:r>
      <w:r w:rsidR="00111D17">
        <w:rPr>
          <w:rFonts w:cs="Times New Roman" w:hint="cs"/>
          <w:rtl/>
        </w:rPr>
        <w:t>,</w:t>
      </w:r>
      <w:r>
        <w:rPr>
          <w:rFonts w:cs="Times New Roman" w:hint="cs"/>
          <w:rtl/>
        </w:rPr>
        <w:t xml:space="preserve"> </w:t>
      </w:r>
      <w:r w:rsidR="00111D17">
        <w:rPr>
          <w:rFonts w:cs="Times New Roman" w:hint="cs"/>
          <w:rtl/>
        </w:rPr>
        <w:t xml:space="preserve">עטוי </w:t>
      </w:r>
      <w:r>
        <w:rPr>
          <w:rFonts w:cs="Times New Roman" w:hint="cs"/>
          <w:rtl/>
        </w:rPr>
        <w:t xml:space="preserve">גלימת כומר שהתנופפה ברוח ארקטית, </w:t>
      </w:r>
      <w:r w:rsidR="00111D17">
        <w:rPr>
          <w:rFonts w:cs="Times New Roman" w:hint="cs"/>
          <w:rtl/>
        </w:rPr>
        <w:t xml:space="preserve">חבוש </w:t>
      </w:r>
      <w:r>
        <w:rPr>
          <w:rFonts w:cs="Times New Roman" w:hint="cs"/>
          <w:rtl/>
        </w:rPr>
        <w:t>כובע כמרים ישן ואכול</w:t>
      </w:r>
      <w:r w:rsidR="00902619">
        <w:rPr>
          <w:rFonts w:cs="Times New Roman" w:hint="cs"/>
          <w:rtl/>
        </w:rPr>
        <w:t xml:space="preserve"> </w:t>
      </w:r>
      <w:r>
        <w:rPr>
          <w:rFonts w:cs="Times New Roman" w:hint="cs"/>
          <w:rtl/>
        </w:rPr>
        <w:t>עש</w:t>
      </w:r>
      <w:r w:rsidR="005541E6">
        <w:rPr>
          <w:rFonts w:cs="Times New Roman" w:hint="cs"/>
          <w:rtl/>
        </w:rPr>
        <w:t>,</w:t>
      </w:r>
      <w:r>
        <w:rPr>
          <w:rFonts w:cs="Times New Roman" w:hint="cs"/>
          <w:rtl/>
        </w:rPr>
        <w:t xml:space="preserve"> </w:t>
      </w:r>
      <w:r w:rsidR="009E3831" w:rsidRPr="009E3831">
        <w:rPr>
          <w:rFonts w:cs="Times New Roman"/>
          <w:rtl/>
        </w:rPr>
        <w:t>ניצב</w:t>
      </w:r>
      <w:r w:rsidR="009E3831">
        <w:rPr>
          <w:rFonts w:cs="Times New Roman" w:hint="cs"/>
          <w:rtl/>
        </w:rPr>
        <w:t xml:space="preserve"> </w:t>
      </w:r>
      <w:r w:rsidR="00111D17">
        <w:rPr>
          <w:rFonts w:cs="Times New Roman" w:hint="cs"/>
          <w:rtl/>
        </w:rPr>
        <w:t xml:space="preserve">המורה הצעיר, </w:t>
      </w:r>
      <w:r w:rsidR="005541E6" w:rsidRPr="001E6AD4">
        <w:rPr>
          <w:rFonts w:cs="Times New Roman"/>
          <w:rtl/>
        </w:rPr>
        <w:t xml:space="preserve">צלב ולדימיר </w:t>
      </w:r>
      <w:r w:rsidR="004870F0">
        <w:rPr>
          <w:rFonts w:cs="Times New Roman" w:hint="cs"/>
          <w:rtl/>
        </w:rPr>
        <w:t xml:space="preserve">שזה עתה נטבל במי הנהר </w:t>
      </w:r>
      <w:r w:rsidR="00111D17">
        <w:rPr>
          <w:rFonts w:cs="Times New Roman" w:hint="cs"/>
          <w:rtl/>
        </w:rPr>
        <w:t>מ</w:t>
      </w:r>
      <w:r w:rsidR="005541E6" w:rsidRPr="001E6AD4">
        <w:rPr>
          <w:rFonts w:cs="Times New Roman"/>
          <w:rtl/>
        </w:rPr>
        <w:t xml:space="preserve">תנוסס </w:t>
      </w:r>
      <w:r w:rsidR="005541E6">
        <w:rPr>
          <w:rFonts w:cs="Times New Roman" w:hint="cs"/>
          <w:rtl/>
        </w:rPr>
        <w:t>על חזהו</w:t>
      </w:r>
      <w:r w:rsidR="009E3831">
        <w:rPr>
          <w:rFonts w:cs="Times New Roman" w:hint="cs"/>
          <w:rtl/>
        </w:rPr>
        <w:t>,</w:t>
      </w:r>
      <w:r w:rsidR="004870F0">
        <w:rPr>
          <w:rFonts w:cs="Times New Roman" w:hint="cs"/>
          <w:rtl/>
        </w:rPr>
        <w:t xml:space="preserve"> ו</w:t>
      </w:r>
      <w:r w:rsidR="009830E0">
        <w:rPr>
          <w:rFonts w:cs="Times New Roman" w:hint="cs"/>
          <w:rtl/>
        </w:rPr>
        <w:t xml:space="preserve">בידו </w:t>
      </w:r>
      <w:r w:rsidR="004870F0">
        <w:rPr>
          <w:rFonts w:cs="Times New Roman" w:hint="cs"/>
          <w:rtl/>
        </w:rPr>
        <w:t>איקונין</w:t>
      </w:r>
      <w:r w:rsidR="00111D17">
        <w:rPr>
          <w:rFonts w:cs="Times New Roman" w:hint="cs"/>
          <w:rtl/>
        </w:rPr>
        <w:t xml:space="preserve"> </w:t>
      </w:r>
      <w:r w:rsidR="00A734D6" w:rsidRPr="00A734D6">
        <w:rPr>
          <w:rFonts w:cs="Times New Roman"/>
          <w:rtl/>
        </w:rPr>
        <w:t>האפיפניה האורתודוקסית,</w:t>
      </w:r>
      <w:r w:rsidR="006B6AAA">
        <w:rPr>
          <w:rFonts w:cs="Times New Roman"/>
          <w:rtl/>
        </w:rPr>
        <w:t xml:space="preserve"> </w:t>
      </w:r>
      <w:r w:rsidR="009830E0">
        <w:rPr>
          <w:rFonts w:cs="Times New Roman" w:hint="cs"/>
          <w:rtl/>
        </w:rPr>
        <w:t>הטבלת בן האלוהים</w:t>
      </w:r>
      <w:r w:rsidR="005541E6">
        <w:rPr>
          <w:rFonts w:cs="Times New Roman" w:hint="cs"/>
          <w:rtl/>
        </w:rPr>
        <w:t xml:space="preserve">. </w:t>
      </w:r>
      <w:bookmarkEnd w:id="14"/>
      <w:r w:rsidR="00D81454">
        <w:rPr>
          <w:rFonts w:cs="Times New Roman" w:hint="cs"/>
          <w:rtl/>
        </w:rPr>
        <w:t xml:space="preserve">לחייו </w:t>
      </w:r>
      <w:r w:rsidR="00D77502" w:rsidRPr="00D77502">
        <w:rPr>
          <w:rFonts w:cs="Times New Roman"/>
          <w:rtl/>
        </w:rPr>
        <w:t xml:space="preserve">של מיכאיל דמיטריוביץ' </w:t>
      </w:r>
      <w:r w:rsidR="00111D17">
        <w:rPr>
          <w:rFonts w:cs="Times New Roman" w:hint="cs"/>
          <w:rtl/>
        </w:rPr>
        <w:t>נ</w:t>
      </w:r>
      <w:r w:rsidR="00D81454">
        <w:rPr>
          <w:rFonts w:cs="Times New Roman" w:hint="cs"/>
          <w:rtl/>
        </w:rPr>
        <w:t xml:space="preserve">צרבו בכפור, עיניו בערו בלהבה </w:t>
      </w:r>
      <w:r w:rsidR="00111D17">
        <w:rPr>
          <w:rFonts w:cs="Times New Roman" w:hint="cs"/>
          <w:rtl/>
        </w:rPr>
        <w:t>ו</w:t>
      </w:r>
      <w:r>
        <w:rPr>
          <w:rFonts w:cs="Times New Roman" w:hint="cs"/>
          <w:rtl/>
        </w:rPr>
        <w:t>גאווה עזה</w:t>
      </w:r>
      <w:r w:rsidR="00111D17">
        <w:rPr>
          <w:rFonts w:cs="Times New Roman" w:hint="cs"/>
          <w:rtl/>
        </w:rPr>
        <w:t xml:space="preserve"> </w:t>
      </w:r>
      <w:r w:rsidR="001C5A04">
        <w:rPr>
          <w:rFonts w:cs="Times New Roman" w:hint="cs"/>
          <w:rtl/>
        </w:rPr>
        <w:t>הייתה</w:t>
      </w:r>
      <w:r>
        <w:rPr>
          <w:rFonts w:cs="Times New Roman" w:hint="cs"/>
          <w:rtl/>
        </w:rPr>
        <w:t xml:space="preserve"> נסוכה על פניו</w:t>
      </w:r>
      <w:r w:rsidR="00D81454">
        <w:rPr>
          <w:rFonts w:cs="Times New Roman" w:hint="cs"/>
          <w:rtl/>
        </w:rPr>
        <w:t xml:space="preserve">, </w:t>
      </w:r>
      <w:r w:rsidR="00A734D6" w:rsidRPr="00A734D6">
        <w:rPr>
          <w:rFonts w:cs="Times New Roman"/>
          <w:rtl/>
        </w:rPr>
        <w:t>מתחלפת</w:t>
      </w:r>
      <w:r w:rsidR="00A734D6" w:rsidRPr="00A734D6">
        <w:rPr>
          <w:rFonts w:cs="Times New Roman" w:hint="cs"/>
          <w:rtl/>
        </w:rPr>
        <w:t xml:space="preserve"> </w:t>
      </w:r>
      <w:r w:rsidR="00D81454">
        <w:rPr>
          <w:rFonts w:cs="Times New Roman" w:hint="cs"/>
          <w:rtl/>
        </w:rPr>
        <w:t>בב</w:t>
      </w:r>
      <w:r w:rsidR="00902619">
        <w:rPr>
          <w:rFonts w:cs="Times New Roman" w:hint="cs"/>
          <w:rtl/>
        </w:rPr>
        <w:t>י</w:t>
      </w:r>
      <w:r w:rsidR="00D81454">
        <w:rPr>
          <w:rFonts w:cs="Times New Roman" w:hint="cs"/>
          <w:rtl/>
        </w:rPr>
        <w:t>ישנות-פתע</w:t>
      </w:r>
      <w:r w:rsidR="00D77502">
        <w:rPr>
          <w:rFonts w:cs="Times New Roman" w:hint="cs"/>
          <w:rtl/>
        </w:rPr>
        <w:t>,</w:t>
      </w:r>
      <w:r w:rsidR="00D81454">
        <w:rPr>
          <w:rFonts w:cs="Times New Roman" w:hint="cs"/>
          <w:rtl/>
        </w:rPr>
        <w:t xml:space="preserve"> </w:t>
      </w:r>
      <w:r w:rsidR="009A051D">
        <w:rPr>
          <w:rFonts w:cs="Times New Roman" w:hint="cs"/>
          <w:rtl/>
        </w:rPr>
        <w:t>כאילו ביקש להיעלם</w:t>
      </w:r>
      <w:r w:rsidR="00D81454">
        <w:rPr>
          <w:rFonts w:cs="Times New Roman" w:hint="cs"/>
          <w:rtl/>
        </w:rPr>
        <w:t xml:space="preserve"> בתוך זקנו השחור</w:t>
      </w:r>
      <w:r w:rsidR="00D77502">
        <w:rPr>
          <w:rFonts w:cs="Times New Roman" w:hint="cs"/>
          <w:rtl/>
        </w:rPr>
        <w:t>,</w:t>
      </w:r>
      <w:r w:rsidR="00D81454">
        <w:rPr>
          <w:rFonts w:cs="Times New Roman" w:hint="cs"/>
          <w:rtl/>
        </w:rPr>
        <w:t xml:space="preserve"> ואז שוב </w:t>
      </w:r>
      <w:r w:rsidR="00111D17">
        <w:rPr>
          <w:rFonts w:cs="Times New Roman" w:hint="cs"/>
          <w:rtl/>
        </w:rPr>
        <w:t xml:space="preserve">תלה בבאים </w:t>
      </w:r>
      <w:r w:rsidR="00D81454">
        <w:rPr>
          <w:rFonts w:cs="Times New Roman" w:hint="cs"/>
          <w:rtl/>
        </w:rPr>
        <w:t>מב</w:t>
      </w:r>
      <w:r w:rsidR="00902619">
        <w:rPr>
          <w:rFonts w:cs="Times New Roman" w:hint="cs"/>
          <w:rtl/>
        </w:rPr>
        <w:t>ט</w:t>
      </w:r>
      <w:r w:rsidR="00D81454">
        <w:rPr>
          <w:rFonts w:cs="Times New Roman" w:hint="cs"/>
          <w:rtl/>
        </w:rPr>
        <w:t xml:space="preserve"> גאה, מתריס</w:t>
      </w:r>
      <w:r>
        <w:rPr>
          <w:rFonts w:cs="Times New Roman" w:hint="cs"/>
          <w:rtl/>
        </w:rPr>
        <w:t>.</w:t>
      </w:r>
      <w:r w:rsidR="00B464EF">
        <w:rPr>
          <w:rFonts w:cs="Times New Roman" w:hint="cs"/>
          <w:rtl/>
        </w:rPr>
        <w:t xml:space="preserve"> </w:t>
      </w:r>
    </w:p>
    <w:p w14:paraId="0253311F" w14:textId="5E85E363" w:rsidR="00D239DC" w:rsidRDefault="00D239DC" w:rsidP="00A92678">
      <w:pPr>
        <w:rPr>
          <w:rFonts w:cs="Times New Roman"/>
          <w:rtl/>
        </w:rPr>
      </w:pPr>
      <w:r>
        <w:rPr>
          <w:rFonts w:cs="Times New Roman" w:hint="cs"/>
          <w:rtl/>
        </w:rPr>
        <w:t>[</w:t>
      </w:r>
    </w:p>
    <w:p w14:paraId="517122D5" w14:textId="4A6793B1" w:rsidR="00D239DC" w:rsidRDefault="00EE3076" w:rsidP="00A92678">
      <w:pPr>
        <w:rPr>
          <w:rFonts w:cs="Times New Roman"/>
          <w:rtl/>
        </w:rPr>
      </w:pPr>
      <w:hyperlink r:id="rId15" w:history="1">
        <w:r w:rsidR="00D239DC" w:rsidRPr="00D239DC">
          <w:rPr>
            <w:rStyle w:val="Hyperlink"/>
            <w:rFonts w:cs="Times New Roman" w:hint="cs"/>
            <w:rtl/>
          </w:rPr>
          <w:t>אפיפניה</w:t>
        </w:r>
      </w:hyperlink>
      <w:r w:rsidR="00C529BA">
        <w:rPr>
          <w:rFonts w:cs="Times New Roman" w:hint="cs"/>
          <w:rtl/>
        </w:rPr>
        <w:t xml:space="preserve">, </w:t>
      </w:r>
      <w:hyperlink r:id="rId16" w:history="1">
        <w:r w:rsidR="00C529BA" w:rsidRPr="00C529BA">
          <w:rPr>
            <w:rStyle w:val="Hyperlink"/>
            <w:rFonts w:cs="Times New Roman" w:hint="cs"/>
            <w:rtl/>
          </w:rPr>
          <w:t>ברוסית אפיפניה == הטבלה</w:t>
        </w:r>
      </w:hyperlink>
    </w:p>
    <w:p w14:paraId="6D8B0506" w14:textId="094CB344" w:rsidR="00D239DC" w:rsidRDefault="00D239DC" w:rsidP="00A92678">
      <w:pPr>
        <w:rPr>
          <w:rFonts w:cs="Times New Roman"/>
          <w:rtl/>
        </w:rPr>
      </w:pPr>
      <w:r>
        <w:rPr>
          <w:rFonts w:cs="Times New Roman" w:hint="cs"/>
          <w:rtl/>
        </w:rPr>
        <w:t>]</w:t>
      </w:r>
    </w:p>
    <w:p w14:paraId="24AAF57E" w14:textId="125EB1D1" w:rsidR="009E3831" w:rsidRDefault="009958B6" w:rsidP="00A92678">
      <w:pPr>
        <w:rPr>
          <w:rFonts w:cs="Times New Roman"/>
          <w:rtl/>
        </w:rPr>
      </w:pPr>
      <w:r w:rsidRPr="00237EF1">
        <w:rPr>
          <w:rFonts w:cs="Times New Roman"/>
          <w:rtl/>
        </w:rPr>
        <w:t>ב</w:t>
      </w:r>
      <w:r>
        <w:rPr>
          <w:rFonts w:cs="Times New Roman" w:hint="cs"/>
          <w:rtl/>
        </w:rPr>
        <w:t>שעה</w:t>
      </w:r>
      <w:r w:rsidRPr="00237EF1">
        <w:rPr>
          <w:rFonts w:cs="Times New Roman"/>
          <w:rtl/>
        </w:rPr>
        <w:t xml:space="preserve"> שנפתחו השערים</w:t>
      </w:r>
      <w:r>
        <w:rPr>
          <w:rFonts w:cs="Times New Roman" w:hint="cs"/>
          <w:rtl/>
        </w:rPr>
        <w:t>,</w:t>
      </w:r>
      <w:r w:rsidRPr="00237EF1">
        <w:rPr>
          <w:rFonts w:cs="Times New Roman"/>
          <w:rtl/>
        </w:rPr>
        <w:t xml:space="preserve"> היגרה</w:t>
      </w:r>
      <w:r>
        <w:rPr>
          <w:rFonts w:cs="Times New Roman" w:hint="cs"/>
          <w:rtl/>
        </w:rPr>
        <w:t xml:space="preserve"> </w:t>
      </w:r>
      <w:r w:rsidR="00237EF1" w:rsidRPr="00237EF1">
        <w:rPr>
          <w:rFonts w:cs="Times New Roman"/>
          <w:rtl/>
        </w:rPr>
        <w:t>רוב משפחתו של ארקדי לארצות</w:t>
      </w:r>
      <w:r w:rsidR="00902619">
        <w:rPr>
          <w:rFonts w:cs="Times New Roman" w:hint="cs"/>
          <w:rtl/>
        </w:rPr>
        <w:t>-</w:t>
      </w:r>
      <w:r w:rsidR="00237EF1" w:rsidRPr="00237EF1">
        <w:rPr>
          <w:rFonts w:cs="Times New Roman"/>
          <w:rtl/>
        </w:rPr>
        <w:t>הברית. לכן, מיום שחלתה אימו היה ארקדי נודד בערבים בין דירותיה</w:t>
      </w:r>
      <w:r w:rsidR="00902619">
        <w:rPr>
          <w:rFonts w:cs="Times New Roman" w:hint="cs"/>
          <w:rtl/>
        </w:rPr>
        <w:t>ם</w:t>
      </w:r>
      <w:r w:rsidR="00237EF1" w:rsidRPr="00237EF1">
        <w:rPr>
          <w:rFonts w:cs="Times New Roman"/>
          <w:rtl/>
        </w:rPr>
        <w:t xml:space="preserve"> של </w:t>
      </w:r>
      <w:r w:rsidRPr="009958B6">
        <w:rPr>
          <w:rFonts w:cs="Times New Roman"/>
          <w:rtl/>
        </w:rPr>
        <w:t xml:space="preserve">שארי בשר רחוקים, </w:t>
      </w:r>
      <w:r w:rsidR="00237EF1" w:rsidRPr="00237EF1">
        <w:rPr>
          <w:rFonts w:cs="Times New Roman"/>
          <w:rtl/>
        </w:rPr>
        <w:t>סבתות ודודות מבוגרות, שכנים, מכרים ואנשים טובי</w:t>
      </w:r>
      <w:r w:rsidR="00902619">
        <w:rPr>
          <w:rFonts w:cs="Times New Roman" w:hint="cs"/>
          <w:rtl/>
        </w:rPr>
        <w:t xml:space="preserve"> </w:t>
      </w:r>
      <w:r w:rsidR="00237EF1" w:rsidRPr="00237EF1">
        <w:rPr>
          <w:rFonts w:cs="Times New Roman"/>
          <w:rtl/>
        </w:rPr>
        <w:t xml:space="preserve">לב, ואף בדירתו הצפופה </w:t>
      </w:r>
      <w:r w:rsidR="00237EF1" w:rsidRPr="00237EF1">
        <w:rPr>
          <w:rFonts w:cs="Times New Roman"/>
          <w:rtl/>
        </w:rPr>
        <w:lastRenderedPageBreak/>
        <w:t xml:space="preserve">של מיכאיל דמיטריוביץ' שהה לא פעם. </w:t>
      </w:r>
      <w:r w:rsidR="009E3831" w:rsidRPr="009E3831">
        <w:rPr>
          <w:rFonts w:cs="Times New Roman"/>
          <w:rtl/>
        </w:rPr>
        <w:t xml:space="preserve">היה זה המורה שלימד אותם </w:t>
      </w:r>
      <w:r w:rsidR="00237EF1" w:rsidRPr="00237EF1">
        <w:rPr>
          <w:rFonts w:cs="Times New Roman"/>
          <w:rtl/>
        </w:rPr>
        <w:t>בשיעורי מורשת על מעללי תעוזתו של הצאר אלכסיי השקט ובנו הקיסר פיוטר הראשון, שהפכו את ממלכת מוסקוביה הנידחת לאימפריה רוסית רחבת</w:t>
      </w:r>
      <w:r w:rsidR="00902619">
        <w:rPr>
          <w:rFonts w:cs="Times New Roman" w:hint="cs"/>
          <w:rtl/>
        </w:rPr>
        <w:t xml:space="preserve"> </w:t>
      </w:r>
      <w:r w:rsidR="00237EF1" w:rsidRPr="00237EF1">
        <w:rPr>
          <w:rFonts w:cs="Times New Roman"/>
          <w:rtl/>
        </w:rPr>
        <w:t>ידיים. הוא הדריך גם את תנועת</w:t>
      </w:r>
      <w:r w:rsidR="00902619">
        <w:rPr>
          <w:rFonts w:cs="Times New Roman" w:hint="cs"/>
          <w:rtl/>
        </w:rPr>
        <w:t xml:space="preserve"> </w:t>
      </w:r>
      <w:r w:rsidR="00237EF1" w:rsidRPr="00237EF1">
        <w:rPr>
          <w:rFonts w:cs="Times New Roman"/>
          <w:rtl/>
        </w:rPr>
        <w:t>הנוער</w:t>
      </w:r>
      <w:r w:rsidR="00902619">
        <w:rPr>
          <w:rFonts w:cs="Times New Roman" w:hint="cs"/>
          <w:rtl/>
        </w:rPr>
        <w:t>,</w:t>
      </w:r>
      <w:r w:rsidR="00237EF1" w:rsidRPr="00237EF1">
        <w:rPr>
          <w:rFonts w:cs="Times New Roman"/>
          <w:rtl/>
        </w:rPr>
        <w:t xml:space="preserve"> ובזכותו הכיר ארקדי היטב את לנין ו</w:t>
      </w:r>
      <w:r w:rsidR="00902619">
        <w:rPr>
          <w:rFonts w:cs="Times New Roman" w:hint="cs"/>
          <w:rtl/>
        </w:rPr>
        <w:t xml:space="preserve">את </w:t>
      </w:r>
      <w:r w:rsidR="00237EF1" w:rsidRPr="00237EF1">
        <w:rPr>
          <w:rFonts w:cs="Times New Roman"/>
          <w:rtl/>
        </w:rPr>
        <w:t xml:space="preserve">חזונו להצלת האנושות בעזרת מסרים של אהבה, </w:t>
      </w:r>
      <w:r w:rsidR="00902619">
        <w:rPr>
          <w:rFonts w:cs="Times New Roman" w:hint="cs"/>
          <w:rtl/>
        </w:rPr>
        <w:t>ו</w:t>
      </w:r>
      <w:r w:rsidR="009E3831" w:rsidRPr="009E3831">
        <w:rPr>
          <w:rFonts w:cs="Times New Roman"/>
          <w:rtl/>
        </w:rPr>
        <w:t>בשורות ע</w:t>
      </w:r>
      <w:r w:rsidR="00237EF1" w:rsidRPr="00237EF1">
        <w:rPr>
          <w:rFonts w:cs="Times New Roman"/>
          <w:rtl/>
        </w:rPr>
        <w:t xml:space="preserve">ל חברות ואחווה. </w:t>
      </w:r>
    </w:p>
    <w:p w14:paraId="1B18A60D" w14:textId="7FF62C8D" w:rsidR="00BA0695" w:rsidRDefault="00237EF1" w:rsidP="009E3831">
      <w:pPr>
        <w:rPr>
          <w:rFonts w:cs="Times New Roman"/>
          <w:rtl/>
        </w:rPr>
      </w:pPr>
      <w:r w:rsidRPr="00237EF1">
        <w:rPr>
          <w:rFonts w:cs="Times New Roman"/>
          <w:rtl/>
        </w:rPr>
        <w:t xml:space="preserve">מיכאיל דמיטריוביץ' </w:t>
      </w:r>
      <w:r w:rsidR="009E3831" w:rsidRPr="00237EF1">
        <w:rPr>
          <w:rFonts w:cs="Times New Roman"/>
          <w:rtl/>
        </w:rPr>
        <w:t xml:space="preserve">מעולם </w:t>
      </w:r>
      <w:r w:rsidRPr="00237EF1">
        <w:rPr>
          <w:rFonts w:cs="Times New Roman"/>
          <w:rtl/>
        </w:rPr>
        <w:t>לא הזכיר</w:t>
      </w:r>
      <w:r w:rsidR="009E3831">
        <w:rPr>
          <w:rFonts w:cs="Times New Roman" w:hint="cs"/>
          <w:rtl/>
        </w:rPr>
        <w:t xml:space="preserve"> את</w:t>
      </w:r>
      <w:r w:rsidRPr="00237EF1">
        <w:rPr>
          <w:rFonts w:cs="Times New Roman"/>
          <w:rtl/>
        </w:rPr>
        <w:t xml:space="preserve"> אמונתו</w:t>
      </w:r>
      <w:r w:rsidR="009958B6">
        <w:rPr>
          <w:rFonts w:cs="Times New Roman" w:hint="cs"/>
          <w:rtl/>
        </w:rPr>
        <w:t>. א</w:t>
      </w:r>
      <w:r w:rsidRPr="00237EF1">
        <w:rPr>
          <w:rFonts w:cs="Times New Roman"/>
          <w:rtl/>
        </w:rPr>
        <w:t>דיקותו הי</w:t>
      </w:r>
      <w:r w:rsidR="009958B6">
        <w:rPr>
          <w:rFonts w:cs="Times New Roman" w:hint="cs"/>
          <w:rtl/>
        </w:rPr>
        <w:t>ית</w:t>
      </w:r>
      <w:r w:rsidRPr="00237EF1">
        <w:rPr>
          <w:rFonts w:cs="Times New Roman"/>
          <w:rtl/>
        </w:rPr>
        <w:t>ה סוד</w:t>
      </w:r>
      <w:r w:rsidR="009E3831">
        <w:rPr>
          <w:rFonts w:cs="Times New Roman" w:hint="cs"/>
          <w:rtl/>
        </w:rPr>
        <w:t>ו</w:t>
      </w:r>
      <w:r w:rsidRPr="00237EF1">
        <w:rPr>
          <w:rFonts w:cs="Times New Roman"/>
          <w:rtl/>
        </w:rPr>
        <w:t xml:space="preserve"> </w:t>
      </w:r>
      <w:r w:rsidR="009E3831">
        <w:rPr>
          <w:rFonts w:cs="Times New Roman" w:hint="cs"/>
          <w:rtl/>
        </w:rPr>
        <w:t>ה</w:t>
      </w:r>
      <w:r w:rsidRPr="00237EF1">
        <w:rPr>
          <w:rFonts w:cs="Times New Roman"/>
          <w:rtl/>
        </w:rPr>
        <w:t>חרישי, מוסתר</w:t>
      </w:r>
      <w:r w:rsidR="009958B6">
        <w:rPr>
          <w:rFonts w:cs="Times New Roman" w:hint="cs"/>
          <w:rtl/>
        </w:rPr>
        <w:t>ת</w:t>
      </w:r>
      <w:r w:rsidRPr="00237EF1">
        <w:rPr>
          <w:rFonts w:cs="Times New Roman"/>
          <w:rtl/>
        </w:rPr>
        <w:t xml:space="preserve"> במעמקים, והנה – התפרץ </w:t>
      </w:r>
      <w:r w:rsidR="009958B6">
        <w:rPr>
          <w:rFonts w:cs="Times New Roman" w:hint="cs"/>
          <w:rtl/>
        </w:rPr>
        <w:t xml:space="preserve">סודו </w:t>
      </w:r>
      <w:r w:rsidRPr="00237EF1">
        <w:rPr>
          <w:rFonts w:cs="Times New Roman"/>
          <w:rtl/>
        </w:rPr>
        <w:t xml:space="preserve">אל </w:t>
      </w:r>
      <w:r w:rsidR="004C59E0">
        <w:rPr>
          <w:rFonts w:cs="Times New Roman"/>
          <w:rtl/>
        </w:rPr>
        <w:t>אוויר</w:t>
      </w:r>
      <w:r w:rsidRPr="00237EF1">
        <w:rPr>
          <w:rFonts w:cs="Times New Roman"/>
          <w:rtl/>
        </w:rPr>
        <w:t xml:space="preserve"> העולם בחג ההתגלות, ב</w:t>
      </w:r>
      <w:r w:rsidR="009E3831" w:rsidRPr="009E3831">
        <w:rPr>
          <w:rFonts w:cs="Times New Roman"/>
          <w:rtl/>
        </w:rPr>
        <w:t xml:space="preserve">אותה </w:t>
      </w:r>
      <w:r w:rsidRPr="00237EF1">
        <w:rPr>
          <w:rFonts w:cs="Times New Roman"/>
          <w:rtl/>
        </w:rPr>
        <w:t>אפיפניה ראשונה.</w:t>
      </w:r>
      <w:r w:rsidR="00D81454">
        <w:rPr>
          <w:rFonts w:cs="Times New Roman" w:hint="cs"/>
          <w:rtl/>
        </w:rPr>
        <w:t xml:space="preserve"> </w:t>
      </w:r>
      <w:r w:rsidR="009E3831">
        <w:rPr>
          <w:rFonts w:cs="Times New Roman" w:hint="cs"/>
          <w:rtl/>
        </w:rPr>
        <w:t>הוא ניצב</w:t>
      </w:r>
      <w:r w:rsidR="00D81454">
        <w:rPr>
          <w:rFonts w:cs="Times New Roman" w:hint="cs"/>
          <w:rtl/>
        </w:rPr>
        <w:t xml:space="preserve"> </w:t>
      </w:r>
      <w:r w:rsidR="00082AD7">
        <w:rPr>
          <w:rFonts w:cs="Times New Roman" w:hint="cs"/>
          <w:rtl/>
        </w:rPr>
        <w:t xml:space="preserve">בבוקר הקפוא </w:t>
      </w:r>
      <w:r w:rsidR="00D81454">
        <w:rPr>
          <w:rFonts w:cs="Times New Roman" w:hint="cs"/>
          <w:rtl/>
        </w:rPr>
        <w:t>למרגלות חור שחצב בשכבת הקרח העבה שעל הני</w:t>
      </w:r>
      <w:r w:rsidR="00913DF8">
        <w:rPr>
          <w:rFonts w:cs="Times New Roman"/>
          <w:rtl/>
        </w:rPr>
        <w:t>י</w:t>
      </w:r>
      <w:r w:rsidR="00913DF8">
        <w:rPr>
          <w:rFonts w:cs="Times New Roman" w:hint="cs"/>
          <w:rtl/>
        </w:rPr>
        <w:t>ֶ</w:t>
      </w:r>
      <w:r w:rsidR="00913DF8">
        <w:rPr>
          <w:rFonts w:cs="Times New Roman"/>
          <w:rtl/>
        </w:rPr>
        <w:t>ב</w:t>
      </w:r>
      <w:r w:rsidR="00913DF8">
        <w:rPr>
          <w:rFonts w:cs="Times New Roman" w:hint="cs"/>
          <w:rtl/>
        </w:rPr>
        <w:t>ָ</w:t>
      </w:r>
      <w:r w:rsidR="00D81454">
        <w:rPr>
          <w:rFonts w:cs="Times New Roman" w:hint="cs"/>
          <w:rtl/>
        </w:rPr>
        <w:t xml:space="preserve">ה, </w:t>
      </w:r>
      <w:r w:rsidR="00082AD7">
        <w:rPr>
          <w:rFonts w:cs="Times New Roman" w:hint="cs"/>
          <w:rtl/>
        </w:rPr>
        <w:t>הרוח פורעת את זקנו השחור הארוך ומ</w:t>
      </w:r>
      <w:r w:rsidR="009C0339">
        <w:rPr>
          <w:rFonts w:cs="Times New Roman" w:hint="cs"/>
          <w:rtl/>
        </w:rPr>
        <w:t>ותיר</w:t>
      </w:r>
      <w:r w:rsidR="00082AD7">
        <w:rPr>
          <w:rFonts w:cs="Times New Roman" w:hint="cs"/>
          <w:rtl/>
        </w:rPr>
        <w:t>ה בתוכו כמה פת</w:t>
      </w:r>
      <w:r w:rsidR="00B0434C">
        <w:rPr>
          <w:rFonts w:cs="Times New Roman" w:hint="cs"/>
          <w:rtl/>
        </w:rPr>
        <w:t>ו</w:t>
      </w:r>
      <w:r w:rsidR="00082AD7">
        <w:rPr>
          <w:rFonts w:cs="Times New Roman" w:hint="cs"/>
          <w:rtl/>
        </w:rPr>
        <w:t xml:space="preserve">תי שלג מתנוצצים. </w:t>
      </w:r>
      <w:bookmarkStart w:id="15" w:name="_Hlk529030180"/>
      <w:r w:rsidR="00BA0695" w:rsidRPr="00BA0695">
        <w:rPr>
          <w:rFonts w:cs="Times New Roman"/>
          <w:rtl/>
        </w:rPr>
        <w:t>ה</w:t>
      </w:r>
      <w:r w:rsidR="00BA0695">
        <w:rPr>
          <w:rFonts w:cs="Times New Roman" w:hint="cs"/>
          <w:rtl/>
        </w:rPr>
        <w:t>וא</w:t>
      </w:r>
      <w:r w:rsidR="00BA0695" w:rsidRPr="00BA0695">
        <w:rPr>
          <w:rFonts w:cs="Times New Roman"/>
          <w:rtl/>
        </w:rPr>
        <w:t xml:space="preserve"> פתח בשירת 'קול מלאכי השרת' ובליבו של ארקדי, שמעודו כמדומה לא שמע עליהם, נדמו המלאכים כענקים יפי</w:t>
      </w:r>
      <w:r w:rsidR="00902619">
        <w:rPr>
          <w:rFonts w:cs="Times New Roman" w:hint="cs"/>
          <w:rtl/>
        </w:rPr>
        <w:t xml:space="preserve"> </w:t>
      </w:r>
      <w:r w:rsidR="00BA0695" w:rsidRPr="00BA0695">
        <w:rPr>
          <w:rFonts w:cs="Times New Roman"/>
          <w:rtl/>
        </w:rPr>
        <w:t>תואר, שקופי</w:t>
      </w:r>
      <w:r w:rsidR="00902619">
        <w:rPr>
          <w:rFonts w:cs="Times New Roman" w:hint="cs"/>
          <w:rtl/>
        </w:rPr>
        <w:t xml:space="preserve"> </w:t>
      </w:r>
      <w:r w:rsidR="00BA0695" w:rsidRPr="00BA0695">
        <w:rPr>
          <w:rFonts w:cs="Times New Roman"/>
          <w:rtl/>
        </w:rPr>
        <w:t>בשר, שליטפו את תלתליו הרכים, הזנוחים, והילכו בעקבותיו בדממה.</w:t>
      </w:r>
      <w:bookmarkEnd w:id="15"/>
    </w:p>
    <w:p w14:paraId="78159635" w14:textId="66E3ED22" w:rsidR="00E902EA" w:rsidRDefault="00D81454" w:rsidP="001F1C90">
      <w:pPr>
        <w:rPr>
          <w:rFonts w:cs="Times New Roman"/>
          <w:rtl/>
        </w:rPr>
      </w:pPr>
      <w:r>
        <w:rPr>
          <w:rFonts w:cs="Times New Roman" w:hint="cs"/>
          <w:rtl/>
        </w:rPr>
        <w:t>קהל מאמינים קטן החל מתקבץ סביב</w:t>
      </w:r>
      <w:r w:rsidR="00A734D6" w:rsidRPr="00A734D6">
        <w:rPr>
          <w:rFonts w:cs="Times New Roman"/>
          <w:rtl/>
        </w:rPr>
        <w:t xml:space="preserve"> הכומר. ארקדי קרב אליו</w:t>
      </w:r>
      <w:r w:rsidR="004870F0">
        <w:rPr>
          <w:rFonts w:cs="Times New Roman" w:hint="cs"/>
          <w:rtl/>
        </w:rPr>
        <w:t xml:space="preserve"> </w:t>
      </w:r>
      <w:r w:rsidR="00BA0695">
        <w:rPr>
          <w:rFonts w:cs="Times New Roman" w:hint="cs"/>
          <w:rtl/>
        </w:rPr>
        <w:t>כ</w:t>
      </w:r>
      <w:r w:rsidR="00BA0695" w:rsidRPr="00BA0695">
        <w:rPr>
          <w:rFonts w:cs="Times New Roman"/>
          <w:rtl/>
        </w:rPr>
        <w:t>שבוי בקסם</w:t>
      </w:r>
      <w:r w:rsidR="00BA0695">
        <w:rPr>
          <w:rFonts w:cs="Times New Roman" w:hint="cs"/>
          <w:rtl/>
        </w:rPr>
        <w:t xml:space="preserve"> </w:t>
      </w:r>
      <w:r>
        <w:rPr>
          <w:rFonts w:cs="Times New Roman" w:hint="cs"/>
          <w:rtl/>
        </w:rPr>
        <w:t xml:space="preserve">והנה </w:t>
      </w:r>
      <w:r>
        <w:rPr>
          <w:rFonts w:cs="Times New Roman"/>
          <w:rtl/>
        </w:rPr>
        <w:t>–</w:t>
      </w:r>
      <w:r>
        <w:rPr>
          <w:rFonts w:cs="Times New Roman" w:hint="cs"/>
          <w:rtl/>
        </w:rPr>
        <w:t xml:space="preserve"> החור </w:t>
      </w:r>
      <w:r w:rsidR="001C4E25">
        <w:rPr>
          <w:rFonts w:cs="Times New Roman" w:hint="cs"/>
          <w:rtl/>
        </w:rPr>
        <w:t>בנהר הני</w:t>
      </w:r>
      <w:r w:rsidR="001C4E25">
        <w:rPr>
          <w:rFonts w:cs="Times New Roman"/>
          <w:rtl/>
        </w:rPr>
        <w:t>י</w:t>
      </w:r>
      <w:r w:rsidR="001C4E25">
        <w:rPr>
          <w:rFonts w:cs="Times New Roman" w:hint="cs"/>
          <w:rtl/>
        </w:rPr>
        <w:t>ֶ</w:t>
      </w:r>
      <w:r w:rsidR="001C4E25">
        <w:rPr>
          <w:rFonts w:cs="Times New Roman"/>
          <w:rtl/>
        </w:rPr>
        <w:t>ב</w:t>
      </w:r>
      <w:r w:rsidR="001C4E25">
        <w:rPr>
          <w:rFonts w:cs="Times New Roman" w:hint="cs"/>
          <w:rtl/>
        </w:rPr>
        <w:t xml:space="preserve">ָה </w:t>
      </w:r>
      <w:r w:rsidR="009830E0">
        <w:rPr>
          <w:rFonts w:cs="Times New Roman" w:hint="cs"/>
          <w:rtl/>
        </w:rPr>
        <w:t>ה</w:t>
      </w:r>
      <w:r>
        <w:rPr>
          <w:rFonts w:cs="Times New Roman" w:hint="cs"/>
          <w:rtl/>
        </w:rPr>
        <w:t>חצוב בצורת צלב</w:t>
      </w:r>
      <w:r w:rsidR="00082AD7">
        <w:rPr>
          <w:rFonts w:cs="Times New Roman" w:hint="cs"/>
          <w:rtl/>
        </w:rPr>
        <w:t xml:space="preserve"> </w:t>
      </w:r>
      <w:r w:rsidR="009830E0">
        <w:rPr>
          <w:rFonts w:cs="Times New Roman" w:hint="cs"/>
          <w:rtl/>
        </w:rPr>
        <w:t xml:space="preserve">למרגלותיו </w:t>
      </w:r>
      <w:r w:rsidR="00082AD7">
        <w:rPr>
          <w:rFonts w:cs="Times New Roman" w:hint="cs"/>
          <w:rtl/>
        </w:rPr>
        <w:t>חשף את המים הצלולים שמתחת</w:t>
      </w:r>
      <w:r>
        <w:rPr>
          <w:rFonts w:cs="Times New Roman" w:hint="cs"/>
          <w:rtl/>
        </w:rPr>
        <w:t xml:space="preserve">, </w:t>
      </w:r>
      <w:r w:rsidR="00082AD7">
        <w:rPr>
          <w:rFonts w:cs="Times New Roman" w:hint="cs"/>
          <w:rtl/>
        </w:rPr>
        <w:t>את הגלים החרישיים, המטהרים</w:t>
      </w:r>
      <w:r w:rsidR="00F56111">
        <w:rPr>
          <w:rFonts w:cs="Times New Roman" w:hint="cs"/>
          <w:rtl/>
        </w:rPr>
        <w:t>.</w:t>
      </w:r>
      <w:r w:rsidR="00082AD7">
        <w:rPr>
          <w:rFonts w:cs="Times New Roman" w:hint="cs"/>
          <w:rtl/>
        </w:rPr>
        <w:t xml:space="preserve"> </w:t>
      </w:r>
      <w:r w:rsidR="00F56111" w:rsidRPr="00E456CB">
        <w:rPr>
          <w:rFonts w:cs="Times New Roman" w:hint="eastAsia"/>
          <w:rtl/>
        </w:rPr>
        <w:t>מדברי</w:t>
      </w:r>
      <w:r w:rsidR="00F56111" w:rsidRPr="00E456CB">
        <w:rPr>
          <w:rFonts w:cs="Times New Roman"/>
          <w:rtl/>
        </w:rPr>
        <w:t xml:space="preserve"> המורה ו</w:t>
      </w:r>
      <w:r w:rsidR="00A734D6">
        <w:rPr>
          <w:rFonts w:cs="Times New Roman" w:hint="cs"/>
          <w:rtl/>
        </w:rPr>
        <w:t>מ</w:t>
      </w:r>
      <w:r w:rsidR="00F56111" w:rsidRPr="00E456CB">
        <w:rPr>
          <w:rFonts w:cs="Times New Roman"/>
          <w:rtl/>
        </w:rPr>
        <w:t>מילותיו כבדות המשקל</w:t>
      </w:r>
      <w:r w:rsidR="00A734D6">
        <w:rPr>
          <w:rFonts w:cs="Times New Roman" w:hint="cs"/>
          <w:rtl/>
        </w:rPr>
        <w:t>,</w:t>
      </w:r>
      <w:r w:rsidR="00F56111" w:rsidRPr="00E456CB">
        <w:rPr>
          <w:rFonts w:cs="Times New Roman"/>
          <w:rtl/>
        </w:rPr>
        <w:t xml:space="preserve"> שביטא בשכנוע שאין למעלה ממנו, </w:t>
      </w:r>
      <w:r w:rsidR="00E902EA" w:rsidRPr="00E456CB">
        <w:rPr>
          <w:rFonts w:cs="Times New Roman" w:hint="eastAsia"/>
          <w:rtl/>
        </w:rPr>
        <w:t>התברר</w:t>
      </w:r>
      <w:r w:rsidR="00E902EA" w:rsidRPr="00E456CB">
        <w:rPr>
          <w:rFonts w:cs="Times New Roman"/>
          <w:rtl/>
        </w:rPr>
        <w:t xml:space="preserve"> </w:t>
      </w:r>
      <w:r w:rsidR="00E902EA" w:rsidRPr="00E456CB">
        <w:rPr>
          <w:rFonts w:cs="Times New Roman" w:hint="eastAsia"/>
          <w:rtl/>
        </w:rPr>
        <w:t>כי</w:t>
      </w:r>
      <w:r w:rsidR="00E902EA" w:rsidRPr="00E456CB">
        <w:rPr>
          <w:rFonts w:cs="Times New Roman"/>
          <w:rtl/>
        </w:rPr>
        <w:t xml:space="preserve"> </w:t>
      </w:r>
      <w:r w:rsidR="00E902EA" w:rsidRPr="00E456CB">
        <w:rPr>
          <w:rFonts w:cs="Times New Roman" w:hint="eastAsia"/>
          <w:rtl/>
        </w:rPr>
        <w:t>עוד</w:t>
      </w:r>
      <w:r w:rsidR="00E902EA" w:rsidRPr="00E456CB">
        <w:rPr>
          <w:rFonts w:cs="Times New Roman"/>
          <w:rtl/>
        </w:rPr>
        <w:t xml:space="preserve"> </w:t>
      </w:r>
      <w:r w:rsidR="00E902EA" w:rsidRPr="00E456CB">
        <w:rPr>
          <w:rFonts w:cs="Times New Roman" w:hint="eastAsia"/>
          <w:rtl/>
        </w:rPr>
        <w:t>הרבה</w:t>
      </w:r>
      <w:r w:rsidR="00E902EA" w:rsidRPr="00E456CB">
        <w:rPr>
          <w:rFonts w:cs="Times New Roman"/>
          <w:rtl/>
        </w:rPr>
        <w:t xml:space="preserve"> </w:t>
      </w:r>
      <w:r w:rsidR="00E902EA" w:rsidRPr="00E456CB">
        <w:rPr>
          <w:rFonts w:cs="Times New Roman" w:hint="eastAsia"/>
          <w:rtl/>
        </w:rPr>
        <w:t>לפני</w:t>
      </w:r>
      <w:r w:rsidR="00E902EA" w:rsidRPr="00E456CB">
        <w:rPr>
          <w:rFonts w:cs="Times New Roman"/>
          <w:rtl/>
        </w:rPr>
        <w:t xml:space="preserve"> </w:t>
      </w:r>
      <w:r w:rsidR="00E902EA" w:rsidRPr="00E456CB">
        <w:rPr>
          <w:rFonts w:cs="Times New Roman" w:hint="eastAsia"/>
          <w:rtl/>
        </w:rPr>
        <w:t>לנין</w:t>
      </w:r>
      <w:r w:rsidR="00E902EA" w:rsidRPr="00E456CB">
        <w:rPr>
          <w:rFonts w:cs="Times New Roman"/>
          <w:rtl/>
        </w:rPr>
        <w:t xml:space="preserve">, </w:t>
      </w:r>
      <w:r w:rsidR="00E902EA" w:rsidRPr="00E456CB">
        <w:rPr>
          <w:rFonts w:cs="Times New Roman" w:hint="eastAsia"/>
          <w:rtl/>
        </w:rPr>
        <w:t>ובארץ</w:t>
      </w:r>
      <w:r w:rsidR="00E902EA" w:rsidRPr="00E456CB">
        <w:rPr>
          <w:rFonts w:cs="Times New Roman"/>
          <w:rtl/>
        </w:rPr>
        <w:t xml:space="preserve"> </w:t>
      </w:r>
      <w:r w:rsidR="00E902EA" w:rsidRPr="00E456CB">
        <w:rPr>
          <w:rFonts w:cs="Times New Roman" w:hint="eastAsia"/>
          <w:rtl/>
        </w:rPr>
        <w:t>רחוקה</w:t>
      </w:r>
      <w:r w:rsidR="00E567A7">
        <w:rPr>
          <w:rFonts w:cs="Times New Roman"/>
          <w:rtl/>
        </w:rPr>
        <w:t xml:space="preserve"> מאוד,</w:t>
      </w:r>
      <w:r w:rsidR="00E902EA" w:rsidRPr="00E456CB">
        <w:rPr>
          <w:rFonts w:cs="Times New Roman"/>
          <w:rtl/>
        </w:rPr>
        <w:t xml:space="preserve"> </w:t>
      </w:r>
      <w:r w:rsidR="00E902EA" w:rsidRPr="00E456CB">
        <w:rPr>
          <w:rFonts w:cs="Times New Roman" w:hint="eastAsia"/>
          <w:rtl/>
        </w:rPr>
        <w:t>חי</w:t>
      </w:r>
      <w:r w:rsidR="00E902EA" w:rsidRPr="00E456CB">
        <w:rPr>
          <w:rFonts w:cs="Times New Roman"/>
          <w:rtl/>
        </w:rPr>
        <w:t xml:space="preserve"> </w:t>
      </w:r>
      <w:r w:rsidR="00E902EA" w:rsidRPr="00E456CB">
        <w:rPr>
          <w:rFonts w:cs="Times New Roman" w:hint="eastAsia"/>
          <w:rtl/>
        </w:rPr>
        <w:t>אדם</w:t>
      </w:r>
      <w:r w:rsidR="00E902EA" w:rsidRPr="00E456CB">
        <w:rPr>
          <w:rFonts w:cs="Times New Roman"/>
          <w:rtl/>
        </w:rPr>
        <w:t xml:space="preserve"> </w:t>
      </w:r>
      <w:r w:rsidR="00E902EA" w:rsidRPr="00E456CB">
        <w:rPr>
          <w:rFonts w:cs="Times New Roman" w:hint="eastAsia"/>
          <w:rtl/>
        </w:rPr>
        <w:t>שגם</w:t>
      </w:r>
      <w:r w:rsidR="00E902EA" w:rsidRPr="00E456CB">
        <w:rPr>
          <w:rFonts w:cs="Times New Roman"/>
          <w:rtl/>
        </w:rPr>
        <w:t xml:space="preserve"> </w:t>
      </w:r>
      <w:r w:rsidR="00E902EA" w:rsidRPr="00E456CB">
        <w:rPr>
          <w:rFonts w:cs="Times New Roman" w:hint="eastAsia"/>
          <w:rtl/>
        </w:rPr>
        <w:t>מסריו</w:t>
      </w:r>
      <w:r w:rsidR="00E902EA" w:rsidRPr="00E456CB">
        <w:rPr>
          <w:rFonts w:cs="Times New Roman"/>
          <w:rtl/>
        </w:rPr>
        <w:t xml:space="preserve"> </w:t>
      </w:r>
      <w:r w:rsidR="00E902EA" w:rsidRPr="00E456CB">
        <w:rPr>
          <w:rFonts w:cs="Times New Roman" w:hint="eastAsia"/>
          <w:rtl/>
        </w:rPr>
        <w:t>היו</w:t>
      </w:r>
      <w:r w:rsidR="00E902EA" w:rsidRPr="00E456CB">
        <w:rPr>
          <w:rFonts w:cs="Times New Roman"/>
          <w:rtl/>
        </w:rPr>
        <w:t xml:space="preserve"> </w:t>
      </w:r>
      <w:r w:rsidR="00E902EA" w:rsidRPr="00E456CB">
        <w:rPr>
          <w:rFonts w:cs="Times New Roman" w:hint="eastAsia"/>
          <w:rtl/>
        </w:rPr>
        <w:t>אהבה</w:t>
      </w:r>
      <w:r w:rsidR="00E902EA" w:rsidRPr="00E456CB">
        <w:rPr>
          <w:rFonts w:cs="Times New Roman"/>
          <w:rtl/>
        </w:rPr>
        <w:t xml:space="preserve">, </w:t>
      </w:r>
      <w:r w:rsidR="00E902EA" w:rsidRPr="00E456CB">
        <w:rPr>
          <w:rFonts w:cs="Times New Roman" w:hint="eastAsia"/>
          <w:rtl/>
        </w:rPr>
        <w:t>אחווה</w:t>
      </w:r>
      <w:r w:rsidR="00E902EA" w:rsidRPr="00E456CB">
        <w:rPr>
          <w:rFonts w:cs="Times New Roman"/>
          <w:rtl/>
        </w:rPr>
        <w:t xml:space="preserve"> </w:t>
      </w:r>
      <w:r w:rsidR="00E902EA" w:rsidRPr="00E456CB">
        <w:rPr>
          <w:rFonts w:cs="Times New Roman" w:hint="eastAsia"/>
          <w:rtl/>
        </w:rPr>
        <w:t>ואפילו</w:t>
      </w:r>
      <w:r w:rsidR="00E902EA" w:rsidRPr="00E456CB">
        <w:rPr>
          <w:rFonts w:cs="Times New Roman"/>
          <w:rtl/>
        </w:rPr>
        <w:t xml:space="preserve"> </w:t>
      </w:r>
      <w:r w:rsidR="00E902EA" w:rsidRPr="00E456CB">
        <w:rPr>
          <w:rFonts w:cs="Times New Roman" w:hint="eastAsia"/>
          <w:rtl/>
        </w:rPr>
        <w:t>חמלה</w:t>
      </w:r>
      <w:r w:rsidR="00E902EA" w:rsidRPr="00E456CB">
        <w:rPr>
          <w:rFonts w:cs="Times New Roman"/>
          <w:rtl/>
        </w:rPr>
        <w:t xml:space="preserve">, </w:t>
      </w:r>
      <w:r w:rsidR="00E902EA" w:rsidRPr="00E456CB">
        <w:rPr>
          <w:rFonts w:cs="Times New Roman" w:hint="eastAsia"/>
          <w:rtl/>
        </w:rPr>
        <w:t>ואיש</w:t>
      </w:r>
      <w:r w:rsidR="00E902EA" w:rsidRPr="00E456CB">
        <w:rPr>
          <w:rFonts w:cs="Times New Roman"/>
          <w:rtl/>
        </w:rPr>
        <w:t xml:space="preserve"> </w:t>
      </w:r>
      <w:r w:rsidR="00E902EA" w:rsidRPr="00E456CB">
        <w:rPr>
          <w:rFonts w:cs="Times New Roman" w:hint="eastAsia"/>
          <w:rtl/>
        </w:rPr>
        <w:t>זה</w:t>
      </w:r>
      <w:r w:rsidR="00E902EA" w:rsidRPr="00E456CB">
        <w:rPr>
          <w:rFonts w:cs="Times New Roman"/>
          <w:rtl/>
        </w:rPr>
        <w:t xml:space="preserve"> </w:t>
      </w:r>
      <w:r w:rsidR="00E902EA" w:rsidRPr="00E456CB">
        <w:rPr>
          <w:rFonts w:cs="Times New Roman" w:hint="eastAsia"/>
          <w:rtl/>
        </w:rPr>
        <w:t>היה</w:t>
      </w:r>
      <w:r w:rsidR="00E902EA" w:rsidRPr="00E456CB">
        <w:rPr>
          <w:rFonts w:cs="Times New Roman"/>
          <w:rtl/>
        </w:rPr>
        <w:t xml:space="preserve"> </w:t>
      </w:r>
      <w:r w:rsidR="00E902EA" w:rsidRPr="00E456CB">
        <w:rPr>
          <w:rFonts w:cs="Times New Roman" w:hint="eastAsia"/>
          <w:rtl/>
        </w:rPr>
        <w:t>מועדף</w:t>
      </w:r>
      <w:r w:rsidR="00E902EA" w:rsidRPr="00E456CB">
        <w:rPr>
          <w:rFonts w:cs="Times New Roman"/>
          <w:rtl/>
        </w:rPr>
        <w:t xml:space="preserve"> </w:t>
      </w:r>
      <w:r w:rsidR="00E902EA" w:rsidRPr="00E456CB">
        <w:rPr>
          <w:rFonts w:cs="Times New Roman" w:hint="eastAsia"/>
          <w:rtl/>
        </w:rPr>
        <w:t>בעיניו</w:t>
      </w:r>
      <w:r w:rsidR="00E902EA" w:rsidRPr="00E456CB">
        <w:rPr>
          <w:rFonts w:cs="Times New Roman"/>
          <w:rtl/>
        </w:rPr>
        <w:t xml:space="preserve"> </w:t>
      </w:r>
      <w:r w:rsidR="00E902EA" w:rsidRPr="00E456CB">
        <w:rPr>
          <w:rFonts w:cs="Times New Roman" w:hint="eastAsia"/>
          <w:rtl/>
        </w:rPr>
        <w:t>של</w:t>
      </w:r>
      <w:r w:rsidR="00E902EA" w:rsidRPr="00E456CB">
        <w:rPr>
          <w:rFonts w:cs="Times New Roman"/>
          <w:rtl/>
        </w:rPr>
        <w:t xml:space="preserve"> </w:t>
      </w:r>
      <w:r w:rsidR="00E902EA" w:rsidRPr="00E456CB">
        <w:rPr>
          <w:rFonts w:cs="Times New Roman" w:hint="eastAsia"/>
          <w:rtl/>
        </w:rPr>
        <w:t>מיכאיל</w:t>
      </w:r>
      <w:r w:rsidR="00E902EA" w:rsidRPr="00E456CB">
        <w:rPr>
          <w:rFonts w:cs="Times New Roman"/>
          <w:rtl/>
        </w:rPr>
        <w:t xml:space="preserve"> </w:t>
      </w:r>
      <w:r w:rsidR="00E902EA" w:rsidRPr="00E456CB">
        <w:rPr>
          <w:rFonts w:cs="Times New Roman" w:hint="eastAsia"/>
          <w:rtl/>
        </w:rPr>
        <w:t>דמיטריוביץ</w:t>
      </w:r>
      <w:r w:rsidR="00E902EA" w:rsidRPr="00E456CB">
        <w:rPr>
          <w:rFonts w:cs="Times New Roman"/>
          <w:rtl/>
        </w:rPr>
        <w:t xml:space="preserve">' </w:t>
      </w:r>
      <w:r w:rsidR="00E902EA" w:rsidRPr="00E456CB">
        <w:rPr>
          <w:rFonts w:cs="Times New Roman" w:hint="eastAsia"/>
          <w:rtl/>
        </w:rPr>
        <w:t>א</w:t>
      </w:r>
      <w:r w:rsidR="009A051D">
        <w:rPr>
          <w:rFonts w:cs="Times New Roman" w:hint="cs"/>
          <w:rtl/>
        </w:rPr>
        <w:t>פילו</w:t>
      </w:r>
      <w:r w:rsidR="00E902EA" w:rsidRPr="00E456CB">
        <w:rPr>
          <w:rFonts w:cs="Times New Roman"/>
          <w:rtl/>
        </w:rPr>
        <w:t xml:space="preserve"> </w:t>
      </w:r>
      <w:r w:rsidR="00297D38">
        <w:rPr>
          <w:rFonts w:cs="Times New Roman" w:hint="eastAsia"/>
          <w:rtl/>
        </w:rPr>
        <w:t>על פ</w:t>
      </w:r>
      <w:r w:rsidR="00E902EA" w:rsidRPr="00E456CB">
        <w:rPr>
          <w:rFonts w:cs="Times New Roman"/>
          <w:rtl/>
        </w:rPr>
        <w:t>ני</w:t>
      </w:r>
      <w:r w:rsidR="00D77502" w:rsidRPr="00D77502">
        <w:rPr>
          <w:rFonts w:cs="Times New Roman"/>
          <w:rtl/>
        </w:rPr>
        <w:t xml:space="preserve">ו של </w:t>
      </w:r>
      <w:r w:rsidR="00E902EA" w:rsidRPr="00E456CB">
        <w:rPr>
          <w:rFonts w:cs="Times New Roman" w:hint="eastAsia"/>
          <w:rtl/>
        </w:rPr>
        <w:t>לנין</w:t>
      </w:r>
      <w:r w:rsidR="00E902EA" w:rsidRPr="00E456CB">
        <w:rPr>
          <w:rFonts w:cs="Times New Roman"/>
          <w:rtl/>
        </w:rPr>
        <w:t xml:space="preserve"> </w:t>
      </w:r>
      <w:r w:rsidR="00E902EA" w:rsidRPr="00E456CB">
        <w:rPr>
          <w:rFonts w:cs="Times New Roman" w:hint="eastAsia"/>
          <w:rtl/>
        </w:rPr>
        <w:t>עצמו</w:t>
      </w:r>
      <w:r w:rsidR="00E902EA" w:rsidRPr="00E456CB">
        <w:rPr>
          <w:rFonts w:cs="Times New Roman"/>
          <w:rtl/>
        </w:rPr>
        <w:t>.</w:t>
      </w:r>
    </w:p>
    <w:p w14:paraId="6F30662A" w14:textId="77777777" w:rsidR="00E902EA" w:rsidRDefault="00E902EA" w:rsidP="00E902EA">
      <w:pPr>
        <w:rPr>
          <w:rFonts w:cs="Times New Roman"/>
          <w:rtl/>
        </w:rPr>
      </w:pPr>
      <w:r>
        <w:rPr>
          <w:rFonts w:cs="Times New Roman" w:hint="cs"/>
          <w:rtl/>
        </w:rPr>
        <w:t>[</w:t>
      </w:r>
      <w:hyperlink r:id="rId17" w:history="1">
        <w:r w:rsidRPr="00DE4A5C">
          <w:rPr>
            <w:rStyle w:val="Hyperlink"/>
            <w:rFonts w:cs="Times New Roman" w:hint="cs"/>
            <w:rtl/>
          </w:rPr>
          <w:t>מתוך</w:t>
        </w:r>
      </w:hyperlink>
    </w:p>
    <w:p w14:paraId="2ECC3D4A" w14:textId="77777777" w:rsidR="00E902EA" w:rsidRDefault="00E902EA" w:rsidP="00E902EA">
      <w:pPr>
        <w:bidi w:val="0"/>
        <w:rPr>
          <w:rFonts w:cs="Times New Roman"/>
          <w:rtl/>
        </w:rPr>
      </w:pPr>
      <w:r w:rsidRPr="00DE4A5C">
        <w:rPr>
          <w:rFonts w:cs="Times New Roman"/>
        </w:rPr>
        <w:t>What do Vladimir Lenin, founder of the officially atheist Soviet Union, and Jesus Christ have in common? Not much, one would think. Yet according to Gennady Zyuganov, the veteran leader of Russia's modern-day Communist Party, both men sought to "save humanity" with a message of "love, friendship, and brotherhood</w:t>
      </w:r>
      <w:r w:rsidRPr="00DE4A5C">
        <w:rPr>
          <w:rFonts w:cs="Times New Roman"/>
          <w:rtl/>
        </w:rPr>
        <w:t>".</w:t>
      </w:r>
    </w:p>
    <w:p w14:paraId="6C58063D" w14:textId="77777777" w:rsidR="00E902EA" w:rsidRDefault="00E902EA" w:rsidP="00E902EA">
      <w:pPr>
        <w:bidi w:val="0"/>
        <w:rPr>
          <w:rFonts w:cs="Times New Roman"/>
          <w:rtl/>
        </w:rPr>
      </w:pPr>
      <w:r w:rsidRPr="00DE4A5C">
        <w:rPr>
          <w:rFonts w:cs="Times New Roman"/>
        </w:rPr>
        <w:t>Orthodox believers mark Epiphany on January 19 by immersing themselves in icy waters regardless of the weather.</w:t>
      </w:r>
    </w:p>
    <w:p w14:paraId="07F44182" w14:textId="77777777" w:rsidR="00E902EA" w:rsidRDefault="00E902EA" w:rsidP="00E902EA">
      <w:pPr>
        <w:rPr>
          <w:rtl/>
        </w:rPr>
      </w:pPr>
      <w:r>
        <w:rPr>
          <w:rFonts w:cs="Times New Roman" w:hint="cs"/>
          <w:rtl/>
        </w:rPr>
        <w:t>]</w:t>
      </w:r>
    </w:p>
    <w:p w14:paraId="39E78304" w14:textId="5A2199E5" w:rsidR="001531C7" w:rsidRDefault="00D81454" w:rsidP="00A92678">
      <w:pPr>
        <w:rPr>
          <w:rFonts w:cs="Times New Roman"/>
          <w:rtl/>
        </w:rPr>
      </w:pPr>
      <w:r>
        <w:rPr>
          <w:rFonts w:cs="Times New Roman" w:hint="cs"/>
          <w:rtl/>
        </w:rPr>
        <w:t>ואח</w:t>
      </w:r>
      <w:r w:rsidRPr="003B5264">
        <w:rPr>
          <w:rFonts w:cs="Times New Roman" w:hint="cs"/>
          <w:rtl/>
        </w:rPr>
        <w:t xml:space="preserve">ד </w:t>
      </w:r>
      <w:r w:rsidRPr="003B5264">
        <w:rPr>
          <w:rFonts w:cs="Times New Roman" w:hint="eastAsia"/>
          <w:rtl/>
        </w:rPr>
        <w:t>מה</w:t>
      </w:r>
      <w:r w:rsidR="00332E20" w:rsidRPr="003B5264">
        <w:rPr>
          <w:rFonts w:cs="Times New Roman" w:hint="eastAsia"/>
          <w:rtl/>
        </w:rPr>
        <w:t>מתקהלים</w:t>
      </w:r>
      <w:r w:rsidRPr="003B5264">
        <w:rPr>
          <w:rFonts w:cs="Times New Roman" w:hint="cs"/>
          <w:rtl/>
        </w:rPr>
        <w:t xml:space="preserve">, </w:t>
      </w:r>
      <w:r w:rsidR="009A051D">
        <w:rPr>
          <w:rFonts w:cs="Times New Roman" w:hint="cs"/>
          <w:rtl/>
        </w:rPr>
        <w:t>בחור</w:t>
      </w:r>
      <w:r>
        <w:rPr>
          <w:rFonts w:cs="Times New Roman" w:hint="cs"/>
          <w:rtl/>
        </w:rPr>
        <w:t xml:space="preserve"> צעיר, כמעט נער, הסיר את </w:t>
      </w:r>
      <w:r w:rsidR="00A92678">
        <w:rPr>
          <w:rFonts w:cs="Times New Roman" w:hint="cs"/>
          <w:rtl/>
        </w:rPr>
        <w:t xml:space="preserve">מעילו, </w:t>
      </w:r>
      <w:r w:rsidR="00332E20">
        <w:rPr>
          <w:rFonts w:cs="Times New Roman" w:hint="cs"/>
          <w:rtl/>
        </w:rPr>
        <w:t xml:space="preserve">את </w:t>
      </w:r>
      <w:r w:rsidR="00A92678">
        <w:rPr>
          <w:rFonts w:cs="Times New Roman" w:hint="cs"/>
          <w:rtl/>
        </w:rPr>
        <w:t>כובע האושנקה</w:t>
      </w:r>
      <w:r w:rsidR="00B40BDC">
        <w:rPr>
          <w:rFonts w:cs="Times New Roman" w:hint="cs"/>
          <w:rtl/>
        </w:rPr>
        <w:t xml:space="preserve"> </w:t>
      </w:r>
      <w:r w:rsidR="00A734D6">
        <w:rPr>
          <w:rFonts w:cs="Times New Roman" w:hint="cs"/>
          <w:rtl/>
        </w:rPr>
        <w:t xml:space="preserve">שלו </w:t>
      </w:r>
      <w:r w:rsidR="00082AD7">
        <w:rPr>
          <w:rFonts w:cs="Times New Roman" w:hint="cs"/>
          <w:rtl/>
        </w:rPr>
        <w:t>מפרוות</w:t>
      </w:r>
      <w:r w:rsidR="00902619">
        <w:rPr>
          <w:rFonts w:cs="Times New Roman" w:hint="cs"/>
          <w:rtl/>
        </w:rPr>
        <w:t xml:space="preserve"> </w:t>
      </w:r>
      <w:r w:rsidR="00082AD7">
        <w:rPr>
          <w:rFonts w:cs="Times New Roman" w:hint="cs"/>
          <w:rtl/>
        </w:rPr>
        <w:t>ארנבים</w:t>
      </w:r>
      <w:r w:rsidR="00A734D6">
        <w:rPr>
          <w:rFonts w:cs="Times New Roman" w:hint="cs"/>
          <w:rtl/>
        </w:rPr>
        <w:t>,</w:t>
      </w:r>
      <w:r w:rsidR="007421CE">
        <w:rPr>
          <w:rFonts w:cs="Times New Roman" w:hint="cs"/>
          <w:rtl/>
        </w:rPr>
        <w:t xml:space="preserve"> שהיה פרום ב</w:t>
      </w:r>
      <w:r w:rsidR="00271F95">
        <w:rPr>
          <w:rFonts w:cs="Times New Roman" w:hint="cs"/>
          <w:rtl/>
        </w:rPr>
        <w:t>אזור</w:t>
      </w:r>
      <w:r w:rsidR="007421CE">
        <w:rPr>
          <w:rFonts w:cs="Times New Roman" w:hint="cs"/>
          <w:rtl/>
        </w:rPr>
        <w:t xml:space="preserve"> ה</w:t>
      </w:r>
      <w:r w:rsidR="00C90C6C">
        <w:rPr>
          <w:rFonts w:cs="Times New Roman" w:hint="cs"/>
          <w:rtl/>
        </w:rPr>
        <w:t>אוזניים</w:t>
      </w:r>
      <w:r w:rsidR="00A734D6">
        <w:rPr>
          <w:rFonts w:cs="Times New Roman" w:hint="cs"/>
          <w:rtl/>
        </w:rPr>
        <w:t>,</w:t>
      </w:r>
      <w:r>
        <w:rPr>
          <w:rFonts w:cs="Times New Roman" w:hint="cs"/>
          <w:rtl/>
        </w:rPr>
        <w:t xml:space="preserve"> ואז</w:t>
      </w:r>
      <w:r w:rsidR="009958B6">
        <w:rPr>
          <w:rFonts w:cs="Times New Roman" w:hint="cs"/>
          <w:rtl/>
        </w:rPr>
        <w:t>,</w:t>
      </w:r>
      <w:r>
        <w:rPr>
          <w:rFonts w:cs="Times New Roman" w:hint="cs"/>
          <w:rtl/>
        </w:rPr>
        <w:t xml:space="preserve"> ב</w:t>
      </w:r>
      <w:r w:rsidR="009830E0">
        <w:rPr>
          <w:rFonts w:cs="Times New Roman" w:hint="cs"/>
          <w:rtl/>
        </w:rPr>
        <w:t>להט</w:t>
      </w:r>
      <w:r w:rsidR="009958B6">
        <w:rPr>
          <w:rFonts w:cs="Times New Roman" w:hint="cs"/>
          <w:rtl/>
        </w:rPr>
        <w:t>,</w:t>
      </w:r>
      <w:r>
        <w:rPr>
          <w:rFonts w:cs="Times New Roman" w:hint="cs"/>
          <w:rtl/>
        </w:rPr>
        <w:t xml:space="preserve"> </w:t>
      </w:r>
      <w:r w:rsidR="003B5264">
        <w:rPr>
          <w:rFonts w:cs="Times New Roman" w:hint="cs"/>
          <w:rtl/>
        </w:rPr>
        <w:t xml:space="preserve">הסיר </w:t>
      </w:r>
      <w:r>
        <w:rPr>
          <w:rFonts w:cs="Times New Roman" w:hint="cs"/>
          <w:rtl/>
        </w:rPr>
        <w:t xml:space="preserve">את שאר בגדיו </w:t>
      </w:r>
      <w:r w:rsidR="003B5264">
        <w:rPr>
          <w:rFonts w:cs="Times New Roman" w:hint="cs"/>
          <w:rtl/>
        </w:rPr>
        <w:t xml:space="preserve">והניחם </w:t>
      </w:r>
      <w:r>
        <w:rPr>
          <w:rFonts w:cs="Times New Roman" w:hint="cs"/>
          <w:rtl/>
        </w:rPr>
        <w:t xml:space="preserve">למרגלות הצלב, חושף </w:t>
      </w:r>
      <w:r w:rsidR="009A051D">
        <w:rPr>
          <w:rFonts w:cs="Times New Roman" w:hint="cs"/>
          <w:rtl/>
        </w:rPr>
        <w:t xml:space="preserve">את </w:t>
      </w:r>
      <w:r>
        <w:rPr>
          <w:rFonts w:cs="Times New Roman" w:hint="cs"/>
          <w:rtl/>
        </w:rPr>
        <w:t xml:space="preserve">גופו לכפור העז של </w:t>
      </w:r>
      <w:r w:rsidR="009A051D">
        <w:rPr>
          <w:rFonts w:cs="Times New Roman" w:hint="cs"/>
          <w:rtl/>
        </w:rPr>
        <w:t>חודש</w:t>
      </w:r>
      <w:r>
        <w:rPr>
          <w:rFonts w:cs="Times New Roman" w:hint="cs"/>
          <w:rtl/>
        </w:rPr>
        <w:t xml:space="preserve"> ינואר</w:t>
      </w:r>
      <w:r w:rsidR="003B5264">
        <w:rPr>
          <w:rFonts w:cs="Times New Roman" w:hint="cs"/>
          <w:rtl/>
        </w:rPr>
        <w:t>. הנער המעורטל</w:t>
      </w:r>
      <w:r>
        <w:rPr>
          <w:rFonts w:cs="Times New Roman" w:hint="cs"/>
          <w:rtl/>
        </w:rPr>
        <w:t xml:space="preserve"> חזר בטון מהוסס על ברכת</w:t>
      </w:r>
      <w:r w:rsidR="00A734D6" w:rsidRPr="00A734D6">
        <w:rPr>
          <w:rFonts w:cs="Times New Roman"/>
          <w:rtl/>
        </w:rPr>
        <w:t>ו של</w:t>
      </w:r>
      <w:r>
        <w:rPr>
          <w:rFonts w:cs="Times New Roman" w:hint="cs"/>
          <w:rtl/>
        </w:rPr>
        <w:t xml:space="preserve"> הכומר הטרי, הצטלב ביד </w:t>
      </w:r>
      <w:r w:rsidR="007421CE">
        <w:rPr>
          <w:rFonts w:cs="Times New Roman" w:hint="cs"/>
          <w:rtl/>
        </w:rPr>
        <w:t>בלתי מיומנת</w:t>
      </w:r>
      <w:r>
        <w:rPr>
          <w:rFonts w:cs="Times New Roman" w:hint="cs"/>
          <w:rtl/>
        </w:rPr>
        <w:t xml:space="preserve"> (הכומר תיקן את תנועתו</w:t>
      </w:r>
      <w:r w:rsidR="007421CE">
        <w:rPr>
          <w:rFonts w:cs="Times New Roman" w:hint="cs"/>
          <w:rtl/>
        </w:rPr>
        <w:t xml:space="preserve"> ה</w:t>
      </w:r>
      <w:r w:rsidR="00D77502" w:rsidRPr="00D77502">
        <w:rPr>
          <w:rFonts w:cs="Times New Roman"/>
          <w:rtl/>
        </w:rPr>
        <w:t>נבוכה</w:t>
      </w:r>
      <w:r>
        <w:rPr>
          <w:rFonts w:cs="Times New Roman" w:hint="cs"/>
          <w:rtl/>
        </w:rPr>
        <w:t xml:space="preserve"> </w:t>
      </w:r>
      <w:r>
        <w:rPr>
          <w:rFonts w:cs="Times New Roman"/>
          <w:rtl/>
        </w:rPr>
        <w:t>–</w:t>
      </w:r>
      <w:r>
        <w:rPr>
          <w:rFonts w:cs="Times New Roman" w:hint="cs"/>
          <w:rtl/>
        </w:rPr>
        <w:t xml:space="preserve"> </w:t>
      </w:r>
      <w:r w:rsidR="00A92678">
        <w:rPr>
          <w:rFonts w:cs="Times New Roman" w:hint="cs"/>
          <w:rtl/>
        </w:rPr>
        <w:t xml:space="preserve">שלוש האצבעות הראשונות מכווצות לנקודה </w:t>
      </w:r>
      <w:r w:rsidR="009830E0">
        <w:rPr>
          <w:rFonts w:cs="Times New Roman" w:hint="cs"/>
          <w:rtl/>
        </w:rPr>
        <w:t>המ</w:t>
      </w:r>
      <w:r w:rsidR="00A92678">
        <w:rPr>
          <w:rFonts w:cs="Times New Roman" w:hint="cs"/>
          <w:rtl/>
        </w:rPr>
        <w:t>סמל</w:t>
      </w:r>
      <w:r w:rsidR="009830E0">
        <w:rPr>
          <w:rFonts w:cs="Times New Roman" w:hint="cs"/>
          <w:rtl/>
        </w:rPr>
        <w:t>ת</w:t>
      </w:r>
      <w:r w:rsidR="00A92678">
        <w:rPr>
          <w:rFonts w:cs="Times New Roman" w:hint="cs"/>
          <w:rtl/>
        </w:rPr>
        <w:t xml:space="preserve"> את השילוש הקדוש, נגיעה במצח ואז בבטן, כתף </w:t>
      </w:r>
      <w:r>
        <w:rPr>
          <w:rFonts w:cs="Times New Roman" w:hint="cs"/>
          <w:rtl/>
        </w:rPr>
        <w:t xml:space="preserve">ימין </w:t>
      </w:r>
      <w:r w:rsidR="00D77502" w:rsidRPr="00D77502">
        <w:rPr>
          <w:rFonts w:cs="Times New Roman"/>
          <w:rtl/>
        </w:rPr>
        <w:t>קודמת</w:t>
      </w:r>
      <w:r>
        <w:rPr>
          <w:rFonts w:cs="Times New Roman" w:hint="cs"/>
          <w:rtl/>
        </w:rPr>
        <w:t xml:space="preserve"> </w:t>
      </w:r>
      <w:r w:rsidR="00D77502">
        <w:rPr>
          <w:rFonts w:cs="Times New Roman" w:hint="cs"/>
          <w:rtl/>
        </w:rPr>
        <w:t>ל</w:t>
      </w:r>
      <w:r>
        <w:rPr>
          <w:rFonts w:cs="Times New Roman" w:hint="cs"/>
          <w:rtl/>
        </w:rPr>
        <w:t xml:space="preserve">שמאל) </w:t>
      </w:r>
      <w:r w:rsidR="005541E6">
        <w:rPr>
          <w:rFonts w:cs="Times New Roman" w:hint="cs"/>
          <w:rtl/>
        </w:rPr>
        <w:t>וזינק</w:t>
      </w:r>
      <w:r>
        <w:rPr>
          <w:rFonts w:cs="Times New Roman" w:hint="cs"/>
          <w:rtl/>
        </w:rPr>
        <w:t xml:space="preserve"> אל </w:t>
      </w:r>
      <w:r w:rsidR="005541E6">
        <w:rPr>
          <w:rFonts w:cs="Times New Roman" w:hint="cs"/>
          <w:rtl/>
        </w:rPr>
        <w:t xml:space="preserve">תוך </w:t>
      </w:r>
      <w:r>
        <w:rPr>
          <w:rFonts w:cs="Times New Roman" w:hint="cs"/>
          <w:rtl/>
        </w:rPr>
        <w:t>המים הקפואים. הוא הגיח</w:t>
      </w:r>
      <w:r w:rsidR="005541E6">
        <w:rPr>
          <w:rFonts w:cs="Times New Roman" w:hint="cs"/>
          <w:rtl/>
        </w:rPr>
        <w:t xml:space="preserve"> מייד</w:t>
      </w:r>
      <w:r>
        <w:rPr>
          <w:rFonts w:cs="Times New Roman" w:hint="cs"/>
          <w:rtl/>
        </w:rPr>
        <w:t xml:space="preserve"> בצרחות נ</w:t>
      </w:r>
      <w:r w:rsidR="00902619">
        <w:rPr>
          <w:rFonts w:cs="Times New Roman" w:hint="cs"/>
          <w:rtl/>
        </w:rPr>
        <w:t>י</w:t>
      </w:r>
      <w:r>
        <w:rPr>
          <w:rFonts w:cs="Times New Roman" w:hint="cs"/>
          <w:rtl/>
        </w:rPr>
        <w:t>צחון,</w:t>
      </w:r>
      <w:r w:rsidR="004870F0">
        <w:rPr>
          <w:rFonts w:cs="Times New Roman" w:hint="cs"/>
          <w:rtl/>
        </w:rPr>
        <w:t xml:space="preserve"> אבל הכומר הורה לו לה</w:t>
      </w:r>
      <w:r w:rsidR="003B5264">
        <w:rPr>
          <w:rFonts w:cs="Times New Roman" w:hint="cs"/>
          <w:rtl/>
        </w:rPr>
        <w:t>י</w:t>
      </w:r>
      <w:r w:rsidR="004870F0">
        <w:rPr>
          <w:rFonts w:cs="Times New Roman" w:hint="cs"/>
          <w:rtl/>
        </w:rPr>
        <w:t xml:space="preserve">טבל שוב, ורק כשהגיח </w:t>
      </w:r>
      <w:r w:rsidR="009830E0">
        <w:rPr>
          <w:rFonts w:cs="Times New Roman" w:hint="cs"/>
          <w:rtl/>
        </w:rPr>
        <w:t xml:space="preserve">בפעם השלישית, </w:t>
      </w:r>
      <w:r w:rsidR="00EB77CA">
        <w:rPr>
          <w:rFonts w:cs="Times New Roman" w:hint="cs"/>
          <w:rtl/>
        </w:rPr>
        <w:t xml:space="preserve">עצמותיו </w:t>
      </w:r>
      <w:r w:rsidR="004870F0">
        <w:rPr>
          <w:rFonts w:cs="Times New Roman" w:hint="cs"/>
          <w:rtl/>
        </w:rPr>
        <w:t>מקרקש</w:t>
      </w:r>
      <w:r w:rsidR="00EB77CA">
        <w:rPr>
          <w:rFonts w:cs="Times New Roman" w:hint="cs"/>
          <w:rtl/>
        </w:rPr>
        <w:t>ות</w:t>
      </w:r>
      <w:r w:rsidR="004870F0">
        <w:rPr>
          <w:rFonts w:cs="Times New Roman" w:hint="cs"/>
          <w:rtl/>
        </w:rPr>
        <w:t xml:space="preserve"> </w:t>
      </w:r>
      <w:r w:rsidR="00A734D6" w:rsidRPr="00A734D6">
        <w:rPr>
          <w:rFonts w:cs="Times New Roman"/>
          <w:rtl/>
        </w:rPr>
        <w:t>וחיוכו</w:t>
      </w:r>
      <w:r w:rsidR="00EB77CA">
        <w:rPr>
          <w:rFonts w:cs="Times New Roman" w:hint="cs"/>
          <w:rtl/>
        </w:rPr>
        <w:t xml:space="preserve"> </w:t>
      </w:r>
      <w:r w:rsidR="004870F0">
        <w:rPr>
          <w:rFonts w:cs="Times New Roman" w:hint="cs"/>
          <w:rtl/>
        </w:rPr>
        <w:t>זורח</w:t>
      </w:r>
      <w:r w:rsidR="009830E0">
        <w:rPr>
          <w:rFonts w:cs="Times New Roman" w:hint="cs"/>
          <w:rtl/>
        </w:rPr>
        <w:t>, קיבל את הברכה</w:t>
      </w:r>
      <w:r>
        <w:rPr>
          <w:rFonts w:cs="Times New Roman" w:hint="cs"/>
          <w:rtl/>
        </w:rPr>
        <w:t xml:space="preserve"> </w:t>
      </w:r>
      <w:r w:rsidR="004870F0">
        <w:rPr>
          <w:rFonts w:cs="Times New Roman" w:hint="cs"/>
          <w:rtl/>
        </w:rPr>
        <w:t>ו</w:t>
      </w:r>
      <w:r>
        <w:rPr>
          <w:rFonts w:cs="Times New Roman" w:hint="cs"/>
          <w:rtl/>
        </w:rPr>
        <w:t>התעטף במה שנתנו לו</w:t>
      </w:r>
      <w:r w:rsidR="003B5264">
        <w:rPr>
          <w:rFonts w:cs="Times New Roman" w:hint="cs"/>
          <w:rtl/>
        </w:rPr>
        <w:t>.</w:t>
      </w:r>
      <w:r>
        <w:rPr>
          <w:rFonts w:cs="Times New Roman" w:hint="cs"/>
          <w:rtl/>
        </w:rPr>
        <w:t xml:space="preserve"> והנה </w:t>
      </w:r>
      <w:r w:rsidR="00EB77CA">
        <w:rPr>
          <w:rFonts w:cs="Times New Roman" w:hint="cs"/>
          <w:rtl/>
        </w:rPr>
        <w:t>א</w:t>
      </w:r>
      <w:r>
        <w:rPr>
          <w:rFonts w:cs="Times New Roman" w:hint="cs"/>
          <w:rtl/>
        </w:rPr>
        <w:t xml:space="preserve">דם שני </w:t>
      </w:r>
      <w:r w:rsidR="003B5264">
        <w:rPr>
          <w:rFonts w:cs="Times New Roman" w:hint="cs"/>
          <w:rtl/>
        </w:rPr>
        <w:t>ה</w:t>
      </w:r>
      <w:r w:rsidR="001A134A">
        <w:rPr>
          <w:rFonts w:cs="Times New Roman" w:hint="cs"/>
          <w:rtl/>
        </w:rPr>
        <w:t xml:space="preserve">תערטל, ואחריו </w:t>
      </w:r>
      <w:r w:rsidR="00A734D6" w:rsidRPr="00A734D6">
        <w:rPr>
          <w:rFonts w:cs="Times New Roman"/>
          <w:rtl/>
        </w:rPr>
        <w:t xml:space="preserve">הסירה בגדיה </w:t>
      </w:r>
      <w:r w:rsidR="001A134A">
        <w:rPr>
          <w:rFonts w:cs="Times New Roman" w:hint="cs"/>
          <w:rtl/>
        </w:rPr>
        <w:t xml:space="preserve">אישה, </w:t>
      </w:r>
      <w:r w:rsidR="00F56111">
        <w:rPr>
          <w:rFonts w:cs="Times New Roman" w:hint="cs"/>
          <w:rtl/>
        </w:rPr>
        <w:t>מבוגרת אך חסרת מורא</w:t>
      </w:r>
      <w:r w:rsidR="001A134A">
        <w:rPr>
          <w:rFonts w:cs="Times New Roman" w:hint="cs"/>
          <w:rtl/>
        </w:rPr>
        <w:t xml:space="preserve">, וכבר תור נוצר ופני הכומר קרנו </w:t>
      </w:r>
      <w:r w:rsidR="00D77502">
        <w:rPr>
          <w:rFonts w:cs="Times New Roman" w:hint="cs"/>
          <w:rtl/>
        </w:rPr>
        <w:t>ב</w:t>
      </w:r>
      <w:r w:rsidR="001A134A">
        <w:rPr>
          <w:rFonts w:cs="Times New Roman" w:hint="cs"/>
          <w:rtl/>
        </w:rPr>
        <w:t>הוד קדושה.</w:t>
      </w:r>
    </w:p>
    <w:p w14:paraId="2F6D6576" w14:textId="71A92459" w:rsidR="001A134A" w:rsidRDefault="009E3831" w:rsidP="00082AD7">
      <w:pPr>
        <w:rPr>
          <w:rFonts w:cs="Times New Roman"/>
          <w:rtl/>
        </w:rPr>
      </w:pPr>
      <w:r w:rsidRPr="009E3831">
        <w:rPr>
          <w:rFonts w:cs="Times New Roman"/>
          <w:rtl/>
        </w:rPr>
        <w:t>ארקדי השתוקק אף הוא ליטול חלק בטקס, שם בבוקר הנורא לעמוד ע</w:t>
      </w:r>
      <w:r w:rsidR="00902619">
        <w:rPr>
          <w:rFonts w:cs="Times New Roman" w:hint="cs"/>
          <w:rtl/>
        </w:rPr>
        <w:t>י</w:t>
      </w:r>
      <w:r w:rsidRPr="009E3831">
        <w:rPr>
          <w:rFonts w:cs="Times New Roman"/>
          <w:rtl/>
        </w:rPr>
        <w:t>רום ומעורטל בפני כ</w:t>
      </w:r>
      <w:r w:rsidR="00902619">
        <w:rPr>
          <w:rFonts w:cs="Times New Roman" w:hint="cs"/>
          <w:rtl/>
        </w:rPr>
        <w:t>ו</w:t>
      </w:r>
      <w:r w:rsidRPr="009E3831">
        <w:rPr>
          <w:rFonts w:cs="Times New Roman"/>
          <w:rtl/>
        </w:rPr>
        <w:t>ל, להיטהר במים החיים, אפילו הסתפק בכך שצלב יותווה באצבע מקודשת במים על מצחו כשאר הילדים, אבל הכומר לא הרשה כי ארקדי לא שייך. גם ברכה סתם לא יקבל.</w:t>
      </w:r>
    </w:p>
    <w:p w14:paraId="231F3414" w14:textId="5C8E0285" w:rsidR="00D77502" w:rsidRDefault="00EB77CA" w:rsidP="00082AD7">
      <w:pPr>
        <w:rPr>
          <w:rFonts w:cs="Times New Roman"/>
          <w:rtl/>
        </w:rPr>
      </w:pPr>
      <w:r>
        <w:rPr>
          <w:rFonts w:cs="Times New Roman" w:hint="cs"/>
          <w:rtl/>
        </w:rPr>
        <w:t>"</w:t>
      </w:r>
      <w:r w:rsidR="00CF59D2">
        <w:rPr>
          <w:rFonts w:cs="Times New Roman" w:hint="cs"/>
          <w:rtl/>
        </w:rPr>
        <w:t xml:space="preserve">ומה עם </w:t>
      </w:r>
      <w:r w:rsidR="00CF59D2" w:rsidRPr="00CF59D2">
        <w:rPr>
          <w:rFonts w:cs="Times New Roman"/>
        </w:rPr>
        <w:t>Боженька</w:t>
      </w:r>
      <w:r w:rsidR="00CF59D2">
        <w:rPr>
          <w:rFonts w:cs="Times New Roman" w:hint="cs"/>
          <w:rtl/>
        </w:rPr>
        <w:t>, בּוֹזֶ'נְקָה?</w:t>
      </w:r>
      <w:r>
        <w:rPr>
          <w:rFonts w:cs="Times New Roman" w:hint="cs"/>
          <w:rtl/>
        </w:rPr>
        <w:t>"</w:t>
      </w:r>
      <w:r w:rsidR="0092567C">
        <w:rPr>
          <w:rFonts w:cs="Times New Roman" w:hint="cs"/>
          <w:rtl/>
        </w:rPr>
        <w:t xml:space="preserve"> ארקדי הפציר</w:t>
      </w:r>
      <w:bookmarkStart w:id="16" w:name="_Hlk522387679"/>
      <w:r>
        <w:rPr>
          <w:rFonts w:cs="Times New Roman" w:hint="cs"/>
          <w:rtl/>
        </w:rPr>
        <w:t xml:space="preserve">, מגלגל את מילת החיבה לאלוהים שלמד מדודה נדיה, כאילו </w:t>
      </w:r>
      <w:r w:rsidR="001C5A04">
        <w:rPr>
          <w:rFonts w:cs="Times New Roman" w:hint="cs"/>
          <w:rtl/>
        </w:rPr>
        <w:t>הייתה</w:t>
      </w:r>
      <w:r>
        <w:rPr>
          <w:rFonts w:cs="Times New Roman" w:hint="cs"/>
          <w:rtl/>
        </w:rPr>
        <w:t xml:space="preserve"> שגורה בפיו</w:t>
      </w:r>
      <w:bookmarkEnd w:id="16"/>
      <w:r w:rsidR="0092567C">
        <w:rPr>
          <w:rFonts w:cs="Times New Roman" w:hint="cs"/>
          <w:rtl/>
        </w:rPr>
        <w:t>.</w:t>
      </w:r>
      <w:r w:rsidR="00CF59D2">
        <w:rPr>
          <w:rFonts w:cs="Times New Roman" w:hint="cs"/>
          <w:rtl/>
        </w:rPr>
        <w:t xml:space="preserve"> [</w:t>
      </w:r>
      <w:r w:rsidR="00CF59D2" w:rsidRPr="00CF59D2">
        <w:rPr>
          <w:rFonts w:cs="Times New Roman"/>
          <w:rtl/>
        </w:rPr>
        <w:t>מילת חיבה ל-אלוהים ע"י ילדים ברוסית</w:t>
      </w:r>
      <w:r w:rsidR="00CF59D2">
        <w:rPr>
          <w:rFonts w:cs="Times New Roman" w:hint="cs"/>
          <w:rtl/>
        </w:rPr>
        <w:t>. ניקוד לא בדוק]</w:t>
      </w:r>
      <w:bookmarkStart w:id="17" w:name="_Hlk529030243"/>
      <w:r w:rsidR="00BA0695" w:rsidRPr="00BA0695">
        <w:rPr>
          <w:rFonts w:cs="Times New Roman"/>
          <w:rtl/>
        </w:rPr>
        <w:t xml:space="preserve"> </w:t>
      </w:r>
      <w:r w:rsidR="00BA0695">
        <w:rPr>
          <w:rFonts w:cs="Times New Roman"/>
          <w:rtl/>
        </w:rPr>
        <w:t xml:space="preserve">ארקדי לא ידע דבר על האלוהים, ובכל זאת כשדודה נדיה דיברה </w:t>
      </w:r>
      <w:r w:rsidR="00902619">
        <w:rPr>
          <w:rFonts w:cs="Times New Roman" w:hint="cs"/>
          <w:rtl/>
        </w:rPr>
        <w:t xml:space="preserve">על </w:t>
      </w:r>
      <w:r w:rsidR="00BA0695">
        <w:rPr>
          <w:rFonts w:cs="Times New Roman"/>
          <w:rtl/>
        </w:rPr>
        <w:t>אודות ה</w:t>
      </w:r>
      <w:r w:rsidR="00BA0695" w:rsidRPr="00BA0695">
        <w:rPr>
          <w:rFonts w:cs="Times New Roman"/>
          <w:rtl/>
        </w:rPr>
        <w:t>בּוֹזֶ'נְקָה</w:t>
      </w:r>
      <w:r w:rsidR="00BA0695">
        <w:rPr>
          <w:rFonts w:cs="Times New Roman"/>
          <w:rtl/>
        </w:rPr>
        <w:t xml:space="preserve"> ההוא ששומר על הילדים הקטנים ורואה את כל הלכותיהם, </w:t>
      </w:r>
      <w:r w:rsidR="00BA0695">
        <w:rPr>
          <w:rFonts w:cs="Times New Roman" w:hint="cs"/>
          <w:rtl/>
        </w:rPr>
        <w:t>הבין</w:t>
      </w:r>
      <w:r w:rsidR="00BA0695">
        <w:rPr>
          <w:rFonts w:cs="Times New Roman"/>
          <w:rtl/>
        </w:rPr>
        <w:t xml:space="preserve"> מייד. גם מהי קדושה לא </w:t>
      </w:r>
      <w:r w:rsidR="00BA0695">
        <w:rPr>
          <w:rFonts w:cs="Times New Roman"/>
          <w:rtl/>
        </w:rPr>
        <w:lastRenderedPageBreak/>
        <w:t>לימדו</w:t>
      </w:r>
      <w:r w:rsidR="00BA0695">
        <w:rPr>
          <w:rFonts w:cs="Times New Roman" w:hint="cs"/>
          <w:rtl/>
        </w:rPr>
        <w:t>הו</w:t>
      </w:r>
      <w:r w:rsidR="00902619">
        <w:rPr>
          <w:rFonts w:cs="Times New Roman" w:hint="cs"/>
          <w:rtl/>
        </w:rPr>
        <w:t>,</w:t>
      </w:r>
      <w:r w:rsidR="00BA0695">
        <w:rPr>
          <w:rFonts w:cs="Times New Roman"/>
          <w:rtl/>
        </w:rPr>
        <w:t xml:space="preserve"> ואילו עתה</w:t>
      </w:r>
      <w:r w:rsidR="00902619">
        <w:rPr>
          <w:rFonts w:cs="Times New Roman" w:hint="cs"/>
          <w:rtl/>
        </w:rPr>
        <w:t>,</w:t>
      </w:r>
      <w:r w:rsidR="00BA0695">
        <w:rPr>
          <w:rFonts w:cs="Times New Roman"/>
          <w:rtl/>
        </w:rPr>
        <w:t xml:space="preserve"> משהביט בכומר ובשפתיו האומרות תפילה, בידו האוחזת בצלב, </w:t>
      </w:r>
      <w:r w:rsidR="009958B6">
        <w:rPr>
          <w:rFonts w:cs="Times New Roman" w:hint="cs"/>
          <w:rtl/>
        </w:rPr>
        <w:t>[</w:t>
      </w:r>
      <w:r w:rsidR="00BA0695">
        <w:rPr>
          <w:rFonts w:cs="Times New Roman"/>
          <w:rtl/>
        </w:rPr>
        <w:t>חש בהתעלות-רוח והתפעמות בנפשו,</w:t>
      </w:r>
      <w:r w:rsidR="009958B6">
        <w:rPr>
          <w:rFonts w:cs="Times New Roman" w:hint="cs"/>
          <w:rtl/>
        </w:rPr>
        <w:t>]</w:t>
      </w:r>
      <w:r w:rsidR="00BA0695">
        <w:rPr>
          <w:rFonts w:cs="Times New Roman"/>
          <w:rtl/>
        </w:rPr>
        <w:t xml:space="preserve"> כל נימיו וחושיו כמהו להסתופ</w:t>
      </w:r>
      <w:r w:rsidR="00BA0695">
        <w:rPr>
          <w:rFonts w:cs="Times New Roman" w:hint="cs"/>
          <w:rtl/>
        </w:rPr>
        <w:t>ף</w:t>
      </w:r>
      <w:r w:rsidR="00BA0695">
        <w:rPr>
          <w:rFonts w:cs="Times New Roman"/>
          <w:rtl/>
        </w:rPr>
        <w:t xml:space="preserve"> תחת אותה שכינה, </w:t>
      </w:r>
      <w:r w:rsidR="00BA0695">
        <w:rPr>
          <w:rFonts w:cs="Times New Roman" w:hint="cs"/>
          <w:rtl/>
        </w:rPr>
        <w:t>להשתתף ב</w:t>
      </w:r>
      <w:r w:rsidR="00BA0695">
        <w:rPr>
          <w:rFonts w:cs="Times New Roman"/>
          <w:rtl/>
        </w:rPr>
        <w:t>טקסי פולחן, גם אם משמעותם נשגבת מבינתו</w:t>
      </w:r>
      <w:r w:rsidR="00BA0695">
        <w:rPr>
          <w:rFonts w:cs="Times New Roman" w:hint="cs"/>
          <w:rtl/>
        </w:rPr>
        <w:t>.</w:t>
      </w:r>
      <w:r w:rsidR="00BA0695">
        <w:rPr>
          <w:rFonts w:cs="Times New Roman"/>
          <w:rtl/>
        </w:rPr>
        <w:t xml:space="preserve"> הנה הוא עושה את עבודת</w:t>
      </w:r>
      <w:r w:rsidR="00902619">
        <w:rPr>
          <w:rFonts w:cs="Times New Roman" w:hint="cs"/>
          <w:rtl/>
        </w:rPr>
        <w:t xml:space="preserve"> </w:t>
      </w:r>
      <w:r w:rsidR="00BA0695">
        <w:rPr>
          <w:rFonts w:cs="Times New Roman"/>
          <w:rtl/>
        </w:rPr>
        <w:t xml:space="preserve">האלוהים, אמר </w:t>
      </w:r>
      <w:r w:rsidR="00A734D6" w:rsidRPr="00A734D6">
        <w:rPr>
          <w:rFonts w:cs="Times New Roman"/>
          <w:rtl/>
        </w:rPr>
        <w:t>לעצמו</w:t>
      </w:r>
      <w:r w:rsidR="00902619">
        <w:rPr>
          <w:rFonts w:cs="Times New Roman" w:hint="cs"/>
          <w:rtl/>
        </w:rPr>
        <w:t>,</w:t>
      </w:r>
      <w:r w:rsidR="00BA0695">
        <w:rPr>
          <w:rFonts w:cs="Times New Roman"/>
          <w:rtl/>
        </w:rPr>
        <w:t xml:space="preserve"> ויראה סערה בליבו ושמחה נשגב</w:t>
      </w:r>
      <w:r w:rsidR="00D77502">
        <w:rPr>
          <w:rFonts w:cs="Times New Roman" w:hint="cs"/>
          <w:rtl/>
        </w:rPr>
        <w:t>ה</w:t>
      </w:r>
      <w:r w:rsidR="00BA0695">
        <w:rPr>
          <w:rFonts w:cs="Times New Roman"/>
          <w:rtl/>
        </w:rPr>
        <w:t xml:space="preserve"> מילא</w:t>
      </w:r>
      <w:r w:rsidR="00902619">
        <w:rPr>
          <w:rFonts w:cs="Times New Roman" w:hint="cs"/>
          <w:rtl/>
        </w:rPr>
        <w:t>ת</w:t>
      </w:r>
      <w:r w:rsidR="00BA0695">
        <w:rPr>
          <w:rFonts w:cs="Times New Roman"/>
          <w:rtl/>
        </w:rPr>
        <w:t>הו.</w:t>
      </w:r>
      <w:bookmarkEnd w:id="17"/>
    </w:p>
    <w:p w14:paraId="3358C6B5" w14:textId="1E30B196" w:rsidR="00CF59D2" w:rsidRDefault="00CF59D2" w:rsidP="00082AD7">
      <w:pPr>
        <w:rPr>
          <w:rFonts w:cs="Times New Roman"/>
          <w:rtl/>
        </w:rPr>
      </w:pPr>
      <w:r>
        <w:rPr>
          <w:rFonts w:cs="Times New Roman" w:hint="cs"/>
          <w:rtl/>
        </w:rPr>
        <w:t>מבע</w:t>
      </w:r>
      <w:r w:rsidR="0092567C">
        <w:rPr>
          <w:rFonts w:cs="Times New Roman" w:hint="cs"/>
          <w:rtl/>
        </w:rPr>
        <w:t>ו</w:t>
      </w:r>
      <w:r>
        <w:rPr>
          <w:rFonts w:cs="Times New Roman" w:hint="cs"/>
          <w:rtl/>
        </w:rPr>
        <w:t xml:space="preserve"> הקורן של</w:t>
      </w:r>
      <w:r w:rsidR="00EB77CA">
        <w:rPr>
          <w:rFonts w:cs="Times New Roman" w:hint="cs"/>
          <w:rtl/>
        </w:rPr>
        <w:t xml:space="preserve"> מורו האהוב</w:t>
      </w:r>
      <w:r>
        <w:rPr>
          <w:rFonts w:cs="Times New Roman" w:hint="cs"/>
          <w:rtl/>
        </w:rPr>
        <w:t xml:space="preserve"> </w:t>
      </w:r>
      <w:r w:rsidR="0092567C">
        <w:rPr>
          <w:rFonts w:cs="Times New Roman" w:hint="cs"/>
          <w:rtl/>
        </w:rPr>
        <w:t>ה</w:t>
      </w:r>
      <w:r>
        <w:rPr>
          <w:rFonts w:cs="Times New Roman" w:hint="cs"/>
          <w:rtl/>
        </w:rPr>
        <w:t>תקדר וק</w:t>
      </w:r>
      <w:r w:rsidR="00082AD7">
        <w:rPr>
          <w:rFonts w:cs="Times New Roman" w:hint="cs"/>
          <w:rtl/>
        </w:rPr>
        <w:t>פא על פניו</w:t>
      </w:r>
      <w:r>
        <w:rPr>
          <w:rFonts w:cs="Times New Roman" w:hint="cs"/>
          <w:rtl/>
        </w:rPr>
        <w:t xml:space="preserve">. </w:t>
      </w:r>
      <w:r w:rsidR="00EB77CA">
        <w:rPr>
          <w:rFonts w:cs="Times New Roman" w:hint="cs"/>
          <w:rtl/>
        </w:rPr>
        <w:t>"</w:t>
      </w:r>
      <w:r>
        <w:rPr>
          <w:rFonts w:cs="Times New Roman" w:hint="cs"/>
          <w:rtl/>
        </w:rPr>
        <w:t>זה אינו אלוהים שלך. לא לך. לא איתך ולא בתוכך.</w:t>
      </w:r>
      <w:r w:rsidR="00EB77CA">
        <w:rPr>
          <w:rFonts w:cs="Times New Roman" w:hint="cs"/>
          <w:rtl/>
        </w:rPr>
        <w:t>"</w:t>
      </w:r>
      <w:r>
        <w:rPr>
          <w:rFonts w:cs="Times New Roman" w:hint="cs"/>
          <w:rtl/>
        </w:rPr>
        <w:t xml:space="preserve"> </w:t>
      </w:r>
    </w:p>
    <w:p w14:paraId="3CF7E355" w14:textId="2C412219" w:rsidR="00082AD7" w:rsidRDefault="009E3831" w:rsidP="00082AD7">
      <w:pPr>
        <w:rPr>
          <w:rFonts w:cs="Times New Roman"/>
          <w:rtl/>
        </w:rPr>
      </w:pPr>
      <w:r w:rsidRPr="009E3831">
        <w:rPr>
          <w:rFonts w:cs="Times New Roman"/>
          <w:rtl/>
        </w:rPr>
        <w:t>ומי הנהר השחירו.</w:t>
      </w:r>
    </w:p>
    <w:p w14:paraId="47C16BB2" w14:textId="40EDB605" w:rsidR="00575231" w:rsidRPr="003418AB" w:rsidRDefault="0044548C" w:rsidP="005F5B70">
      <w:pPr>
        <w:rPr>
          <w:rFonts w:cs="Times New Roman"/>
          <w:color w:val="A6A6A6" w:themeColor="background1" w:themeShade="A6"/>
          <w:rtl/>
        </w:rPr>
      </w:pPr>
      <w:r w:rsidRPr="003418AB">
        <w:rPr>
          <w:rFonts w:cs="Times New Roman"/>
          <w:color w:val="A6A6A6" w:themeColor="background1" w:themeShade="A6"/>
        </w:rPr>
        <w:t>]</w:t>
      </w:r>
    </w:p>
    <w:p w14:paraId="352F8977" w14:textId="0E6159DF" w:rsidR="005F5B70" w:rsidRPr="003418AB" w:rsidRDefault="005F5B70" w:rsidP="005F5B70">
      <w:pPr>
        <w:rPr>
          <w:color w:val="A6A6A6" w:themeColor="background1" w:themeShade="A6"/>
          <w:rtl/>
        </w:rPr>
      </w:pPr>
      <w:r w:rsidRPr="003418AB">
        <w:rPr>
          <w:rFonts w:cs="Times New Roman"/>
          <w:color w:val="A6A6A6" w:themeColor="background1" w:themeShade="A6"/>
          <w:rtl/>
        </w:rPr>
        <w:t>מאור פנים</w:t>
      </w:r>
    </w:p>
    <w:p w14:paraId="2450C5A0" w14:textId="15B6D876" w:rsidR="005F5B70" w:rsidRPr="003D3E12" w:rsidRDefault="005F5B70" w:rsidP="005F5B70">
      <w:pPr>
        <w:rPr>
          <w:color w:val="A6A6A6" w:themeColor="background1" w:themeShade="A6"/>
          <w:rtl/>
        </w:rPr>
      </w:pPr>
      <w:r w:rsidRPr="003D3E12">
        <w:rPr>
          <w:rFonts w:cs="Times New Roman"/>
          <w:color w:val="A6A6A6" w:themeColor="background1" w:themeShade="A6"/>
          <w:rtl/>
        </w:rPr>
        <w:t>הכומר אמור להצטלב שלוש פעמים!</w:t>
      </w:r>
    </w:p>
    <w:p w14:paraId="12DC92DA" w14:textId="7A6CB687" w:rsidR="003E5229" w:rsidRPr="003D3E12" w:rsidRDefault="003E5229" w:rsidP="00DE5B7B">
      <w:pPr>
        <w:rPr>
          <w:rFonts w:cs="Times New Roman"/>
          <w:color w:val="A6A6A6" w:themeColor="background1" w:themeShade="A6"/>
          <w:rtl/>
        </w:rPr>
      </w:pPr>
    </w:p>
    <w:p w14:paraId="3520F80E" w14:textId="1D6282AE" w:rsidR="00082AD7" w:rsidRPr="003D3E12" w:rsidRDefault="00082AD7" w:rsidP="00DE5B7B">
      <w:pPr>
        <w:rPr>
          <w:rFonts w:cs="Times New Roman"/>
          <w:color w:val="A6A6A6" w:themeColor="background1" w:themeShade="A6"/>
          <w:rtl/>
        </w:rPr>
      </w:pPr>
      <w:r w:rsidRPr="003D3E12">
        <w:rPr>
          <w:rFonts w:cs="Times New Roman"/>
          <w:color w:val="A6A6A6" w:themeColor="background1" w:themeShade="A6"/>
        </w:rPr>
        <w:t>https://en.wikipedia.org/wiki/Ushanka</w:t>
      </w:r>
    </w:p>
    <w:p w14:paraId="4CD90D2C" w14:textId="155E95BC" w:rsidR="00082AD7" w:rsidRPr="003D3E12" w:rsidRDefault="00EE3076" w:rsidP="00DE5B7B">
      <w:pPr>
        <w:rPr>
          <w:rFonts w:cs="Times New Roman"/>
          <w:color w:val="A6A6A6" w:themeColor="background1" w:themeShade="A6"/>
          <w:rtl/>
        </w:rPr>
      </w:pPr>
      <w:hyperlink r:id="rId18" w:history="1">
        <w:r w:rsidR="00A92678" w:rsidRPr="003D3E12">
          <w:rPr>
            <w:rStyle w:val="Hyperlink"/>
            <w:rFonts w:cs="Times New Roman"/>
            <w:color w:val="A6A6A6" w:themeColor="background1" w:themeShade="A6"/>
          </w:rPr>
          <w:t>http://www.orthodox.net/articles/about-crossing-oneself.html</w:t>
        </w:r>
      </w:hyperlink>
    </w:p>
    <w:p w14:paraId="33F1D7C4" w14:textId="77777777" w:rsidR="00A92678" w:rsidRPr="003D3E12" w:rsidRDefault="00A92678" w:rsidP="00DE5B7B">
      <w:pPr>
        <w:rPr>
          <w:rFonts w:cs="Times New Roman"/>
          <w:color w:val="A6A6A6" w:themeColor="background1" w:themeShade="A6"/>
          <w:rtl/>
        </w:rPr>
      </w:pPr>
    </w:p>
    <w:p w14:paraId="025FCA85" w14:textId="32FA709D" w:rsidR="00DE5B7B" w:rsidRPr="003D3E12" w:rsidRDefault="00DE5B7B" w:rsidP="00DE5B7B">
      <w:pPr>
        <w:rPr>
          <w:rFonts w:cs="Times New Roman"/>
          <w:color w:val="A6A6A6" w:themeColor="background1" w:themeShade="A6"/>
          <w:rtl/>
        </w:rPr>
      </w:pPr>
      <w:r w:rsidRPr="003D3E12">
        <w:rPr>
          <w:rFonts w:cs="Times New Roman" w:hint="cs"/>
          <w:color w:val="A6A6A6" w:themeColor="background1" w:themeShade="A6"/>
          <w:rtl/>
        </w:rPr>
        <w:t>רצוץ תחת משא הצלב</w:t>
      </w:r>
    </w:p>
    <w:p w14:paraId="2FE90F8F" w14:textId="77777777" w:rsidR="00DE5B7B" w:rsidRPr="003D3E12" w:rsidRDefault="00DE5B7B" w:rsidP="00DE5B7B">
      <w:pPr>
        <w:rPr>
          <w:rFonts w:cs="Times New Roman"/>
          <w:color w:val="A6A6A6" w:themeColor="background1" w:themeShade="A6"/>
          <w:rtl/>
        </w:rPr>
      </w:pPr>
      <w:r w:rsidRPr="003D3E12">
        <w:rPr>
          <w:rFonts w:cs="Times New Roman" w:hint="cs"/>
          <w:color w:val="A6A6A6" w:themeColor="background1" w:themeShade="A6"/>
          <w:rtl/>
        </w:rPr>
        <w:t>אדון-עולם בדמות של עבד</w:t>
      </w:r>
    </w:p>
    <w:p w14:paraId="1B06A01E" w14:textId="77777777" w:rsidR="00DE5B7B" w:rsidRPr="003D3E12" w:rsidRDefault="00DE5B7B" w:rsidP="00DE5B7B">
      <w:pPr>
        <w:rPr>
          <w:rFonts w:cs="Times New Roman"/>
          <w:color w:val="A6A6A6" w:themeColor="background1" w:themeShade="A6"/>
          <w:rtl/>
        </w:rPr>
      </w:pPr>
      <w:r w:rsidRPr="003D3E12">
        <w:rPr>
          <w:rFonts w:cs="Times New Roman" w:hint="cs"/>
          <w:color w:val="A6A6A6" w:themeColor="background1" w:themeShade="A6"/>
          <w:rtl/>
        </w:rPr>
        <w:t>מסוף הארץ עד סופה</w:t>
      </w:r>
    </w:p>
    <w:p w14:paraId="68396E18" w14:textId="77777777" w:rsidR="00DE5B7B" w:rsidRPr="003D3E12" w:rsidRDefault="00DE5B7B" w:rsidP="00DE5B7B">
      <w:pPr>
        <w:rPr>
          <w:rFonts w:cs="Times New Roman"/>
          <w:color w:val="A6A6A6" w:themeColor="background1" w:themeShade="A6"/>
          <w:rtl/>
        </w:rPr>
      </w:pPr>
      <w:r w:rsidRPr="003D3E12">
        <w:rPr>
          <w:rFonts w:cs="Times New Roman" w:hint="cs"/>
          <w:color w:val="A6A6A6" w:themeColor="background1" w:themeShade="A6"/>
          <w:rtl/>
        </w:rPr>
        <w:t>נדד, בפיו ברכה אוהבת</w:t>
      </w:r>
    </w:p>
    <w:p w14:paraId="7E418EB1" w14:textId="77777777" w:rsidR="00DE5B7B" w:rsidRPr="003D3E12" w:rsidRDefault="00DE5B7B" w:rsidP="00DE5B7B">
      <w:pPr>
        <w:rPr>
          <w:color w:val="A6A6A6" w:themeColor="background1" w:themeShade="A6"/>
          <w:rtl/>
        </w:rPr>
      </w:pPr>
      <w:r w:rsidRPr="003D3E12">
        <w:rPr>
          <w:rFonts w:cs="Times New Roman"/>
          <w:color w:val="A6A6A6" w:themeColor="background1" w:themeShade="A6"/>
          <w:rtl/>
        </w:rPr>
        <w:t>השיר הזה של מגדולי המשוררים הרוסים של המאה ה-19: פיודור טיוּטְצֶ'ב, זה מה שהמורה הנערץ על ארקדי מתחיל ללמד אותם</w:t>
      </w:r>
    </w:p>
    <w:p w14:paraId="340C25CC" w14:textId="77777777" w:rsidR="00DE5B7B" w:rsidRPr="003D3E12" w:rsidRDefault="00DE5B7B" w:rsidP="00DE5B7B">
      <w:pPr>
        <w:rPr>
          <w:color w:val="A6A6A6" w:themeColor="background1" w:themeShade="A6"/>
          <w:rtl/>
        </w:rPr>
      </w:pPr>
      <w:r w:rsidRPr="003D3E12">
        <w:rPr>
          <w:rFonts w:cs="Times New Roman"/>
          <w:color w:val="A6A6A6" w:themeColor="background1" w:themeShade="A6"/>
          <w:rtl/>
        </w:rPr>
        <w:t>האחים קראמזוב ספר 5 פרק 5</w:t>
      </w:r>
    </w:p>
    <w:p w14:paraId="5112C293" w14:textId="77777777" w:rsidR="00DE5B7B" w:rsidRPr="003D3E12" w:rsidRDefault="00DE5B7B" w:rsidP="00DE5B7B">
      <w:pPr>
        <w:rPr>
          <w:color w:val="A6A6A6" w:themeColor="background1" w:themeShade="A6"/>
          <w:rtl/>
        </w:rPr>
      </w:pPr>
    </w:p>
    <w:p w14:paraId="57BF5579" w14:textId="77777777" w:rsidR="00DE5B7B" w:rsidRPr="003D3E12" w:rsidRDefault="00DE5B7B" w:rsidP="00DE5B7B">
      <w:pPr>
        <w:rPr>
          <w:color w:val="A6A6A6" w:themeColor="background1" w:themeShade="A6"/>
        </w:rPr>
      </w:pPr>
      <w:r w:rsidRPr="003D3E12">
        <w:rPr>
          <w:color w:val="A6A6A6" w:themeColor="background1" w:themeShade="A6"/>
        </w:rPr>
        <w:t>Fyodor Tyutchev, whose works are justly considered to be Russian masterpieces found in all school textbooks on Russian literature. Many of Tyutchev's quotes and even whole stanzas have become aphorisms</w:t>
      </w:r>
      <w:r w:rsidRPr="003D3E12">
        <w:rPr>
          <w:rFonts w:cs="Times New Roman"/>
          <w:color w:val="A6A6A6" w:themeColor="background1" w:themeShade="A6"/>
          <w:rtl/>
        </w:rPr>
        <w:t>:</w:t>
      </w:r>
    </w:p>
    <w:p w14:paraId="623ED527" w14:textId="77777777" w:rsidR="00DE5B7B" w:rsidRPr="003D3E12" w:rsidRDefault="00DE5B7B" w:rsidP="00DE5B7B">
      <w:pPr>
        <w:rPr>
          <w:color w:val="A6A6A6" w:themeColor="background1" w:themeShade="A6"/>
          <w:rtl/>
        </w:rPr>
      </w:pPr>
    </w:p>
    <w:p w14:paraId="1F841CFA" w14:textId="77777777" w:rsidR="00DE5B7B" w:rsidRPr="003D3E12" w:rsidRDefault="00DE5B7B" w:rsidP="00DE5B7B">
      <w:pPr>
        <w:rPr>
          <w:color w:val="A6A6A6" w:themeColor="background1" w:themeShade="A6"/>
        </w:rPr>
      </w:pPr>
      <w:r w:rsidRPr="003D3E12">
        <w:rPr>
          <w:color w:val="A6A6A6" w:themeColor="background1" w:themeShade="A6"/>
        </w:rPr>
        <w:t>You will not grasp her with your mind</w:t>
      </w:r>
      <w:r w:rsidRPr="003D3E12">
        <w:rPr>
          <w:rFonts w:cs="Times New Roman"/>
          <w:color w:val="A6A6A6" w:themeColor="background1" w:themeShade="A6"/>
          <w:rtl/>
        </w:rPr>
        <w:t xml:space="preserve">. </w:t>
      </w:r>
    </w:p>
    <w:p w14:paraId="2A585433" w14:textId="77777777" w:rsidR="00DE5B7B" w:rsidRPr="003D3E12" w:rsidRDefault="00DE5B7B" w:rsidP="00DE5B7B">
      <w:pPr>
        <w:rPr>
          <w:color w:val="A6A6A6" w:themeColor="background1" w:themeShade="A6"/>
        </w:rPr>
      </w:pPr>
      <w:r w:rsidRPr="003D3E12">
        <w:rPr>
          <w:color w:val="A6A6A6" w:themeColor="background1" w:themeShade="A6"/>
        </w:rPr>
        <w:t>Or cover with a common label</w:t>
      </w:r>
      <w:r w:rsidRPr="003D3E12">
        <w:rPr>
          <w:rFonts w:cs="Times New Roman"/>
          <w:color w:val="A6A6A6" w:themeColor="background1" w:themeShade="A6"/>
          <w:rtl/>
        </w:rPr>
        <w:t xml:space="preserve">, </w:t>
      </w:r>
    </w:p>
    <w:p w14:paraId="19A2F6E8" w14:textId="77777777" w:rsidR="00DE5B7B" w:rsidRPr="003D3E12" w:rsidRDefault="00DE5B7B" w:rsidP="00DE5B7B">
      <w:pPr>
        <w:rPr>
          <w:color w:val="A6A6A6" w:themeColor="background1" w:themeShade="A6"/>
        </w:rPr>
      </w:pPr>
      <w:r w:rsidRPr="003D3E12">
        <w:rPr>
          <w:color w:val="A6A6A6" w:themeColor="background1" w:themeShade="A6"/>
        </w:rPr>
        <w:t>For Russia is one of a kind</w:t>
      </w:r>
      <w:r w:rsidRPr="003D3E12">
        <w:rPr>
          <w:rFonts w:cs="Times New Roman"/>
          <w:color w:val="A6A6A6" w:themeColor="background1" w:themeShade="A6"/>
          <w:rtl/>
        </w:rPr>
        <w:t xml:space="preserve"> — </w:t>
      </w:r>
    </w:p>
    <w:p w14:paraId="1BE6D59C" w14:textId="77777777" w:rsidR="00DE5B7B" w:rsidRPr="003D3E12" w:rsidRDefault="00DE5B7B" w:rsidP="00DE5B7B">
      <w:pPr>
        <w:rPr>
          <w:color w:val="A6A6A6" w:themeColor="background1" w:themeShade="A6"/>
          <w:rtl/>
        </w:rPr>
      </w:pPr>
      <w:r w:rsidRPr="003D3E12">
        <w:rPr>
          <w:color w:val="A6A6A6" w:themeColor="background1" w:themeShade="A6"/>
        </w:rPr>
        <w:t>Believe in her, if you are able</w:t>
      </w:r>
      <w:r w:rsidRPr="003D3E12">
        <w:rPr>
          <w:rFonts w:cs="Times New Roman"/>
          <w:color w:val="A6A6A6" w:themeColor="background1" w:themeShade="A6"/>
          <w:rtl/>
        </w:rPr>
        <w:t>...</w:t>
      </w:r>
    </w:p>
    <w:p w14:paraId="64078320" w14:textId="400D1C8C" w:rsidR="00250F08" w:rsidRPr="003D3E12" w:rsidRDefault="003E5229" w:rsidP="00250000">
      <w:pPr>
        <w:rPr>
          <w:color w:val="A6A6A6" w:themeColor="background1" w:themeShade="A6"/>
          <w:rtl/>
        </w:rPr>
      </w:pPr>
      <w:r w:rsidRPr="003D3E12">
        <w:rPr>
          <w:rFonts w:hint="cs"/>
          <w:color w:val="A6A6A6" w:themeColor="background1" w:themeShade="A6"/>
          <w:rtl/>
        </w:rPr>
        <w:t>]</w:t>
      </w:r>
    </w:p>
    <w:p w14:paraId="520CFAA1" w14:textId="77777777" w:rsidR="002B6663" w:rsidRPr="00CD067C" w:rsidRDefault="002B6663" w:rsidP="00250000">
      <w:pPr>
        <w:rPr>
          <w:rtl/>
        </w:rPr>
      </w:pPr>
    </w:p>
    <w:p w14:paraId="0F3E3F51" w14:textId="1B07B808" w:rsidR="00A41CAF" w:rsidRDefault="006600D1" w:rsidP="007C29B3">
      <w:pPr>
        <w:rPr>
          <w:rtl/>
        </w:rPr>
      </w:pPr>
      <w:bookmarkStart w:id="18" w:name="_Hlk502582944"/>
      <w:r w:rsidRPr="006600D1">
        <w:rPr>
          <w:rFonts w:cs="Times New Roman"/>
          <w:rtl/>
        </w:rPr>
        <w:t xml:space="preserve">כבר מזמן נמה לה </w:t>
      </w:r>
      <w:r w:rsidR="005F6E2E">
        <w:rPr>
          <w:rFonts w:cs="Times New Roman"/>
          <w:rtl/>
        </w:rPr>
        <w:t>קטקה</w:t>
      </w:r>
      <w:r w:rsidR="006D1C8D">
        <w:rPr>
          <w:rFonts w:hint="cs"/>
          <w:rtl/>
        </w:rPr>
        <w:t xml:space="preserve"> שנת ישרים </w:t>
      </w:r>
      <w:r w:rsidR="002B6663" w:rsidRPr="002B6663">
        <w:rPr>
          <w:rFonts w:cs="Times New Roman"/>
          <w:rtl/>
        </w:rPr>
        <w:t xml:space="preserve">יחד </w:t>
      </w:r>
      <w:r w:rsidR="006D1C8D">
        <w:rPr>
          <w:rFonts w:hint="cs"/>
          <w:rtl/>
        </w:rPr>
        <w:t>עם א</w:t>
      </w:r>
      <w:r w:rsidR="00902619">
        <w:rPr>
          <w:rFonts w:hint="cs"/>
          <w:rtl/>
        </w:rPr>
        <w:t>י</w:t>
      </w:r>
      <w:r w:rsidR="006D1C8D">
        <w:rPr>
          <w:rFonts w:hint="cs"/>
          <w:rtl/>
        </w:rPr>
        <w:t xml:space="preserve">מה על הספה הנפתחת בסלון, אבל </w:t>
      </w:r>
      <w:r w:rsidR="00250F08" w:rsidRPr="00CD067C">
        <w:rPr>
          <w:rtl/>
        </w:rPr>
        <w:t>א</w:t>
      </w:r>
      <w:bookmarkEnd w:id="18"/>
      <w:r w:rsidR="00250F08" w:rsidRPr="00CD067C">
        <w:rPr>
          <w:rtl/>
        </w:rPr>
        <w:t xml:space="preserve">רקדי </w:t>
      </w:r>
      <w:r w:rsidR="00250F08">
        <w:rPr>
          <w:rFonts w:hint="cs"/>
          <w:rtl/>
        </w:rPr>
        <w:t>כ</w:t>
      </w:r>
      <w:r w:rsidR="00F56111">
        <w:rPr>
          <w:rFonts w:hint="cs"/>
          <w:rtl/>
        </w:rPr>
        <w:t>ה</w:t>
      </w:r>
      <w:r w:rsidR="00250F08">
        <w:rPr>
          <w:rFonts w:hint="cs"/>
          <w:rtl/>
        </w:rPr>
        <w:t>רגל</w:t>
      </w:r>
      <w:r w:rsidR="00F56111">
        <w:rPr>
          <w:rFonts w:hint="cs"/>
          <w:rtl/>
        </w:rPr>
        <w:t>ו</w:t>
      </w:r>
      <w:r w:rsidR="00250F08">
        <w:rPr>
          <w:rFonts w:hint="cs"/>
          <w:rtl/>
        </w:rPr>
        <w:t xml:space="preserve"> פחד</w:t>
      </w:r>
      <w:r w:rsidR="00250F08" w:rsidRPr="00CD067C">
        <w:rPr>
          <w:rtl/>
        </w:rPr>
        <w:t xml:space="preserve"> להירדם. </w:t>
      </w:r>
      <w:r w:rsidR="001C5A04">
        <w:rPr>
          <w:rFonts w:hint="cs"/>
          <w:rtl/>
        </w:rPr>
        <w:t>אימא</w:t>
      </w:r>
      <w:r w:rsidR="00250F08">
        <w:rPr>
          <w:rFonts w:hint="cs"/>
          <w:rtl/>
        </w:rPr>
        <w:t xml:space="preserve"> לעולם לא </w:t>
      </w:r>
      <w:r w:rsidR="008145D2">
        <w:rPr>
          <w:rFonts w:hint="cs"/>
          <w:rtl/>
        </w:rPr>
        <w:t>תפחיד אותו</w:t>
      </w:r>
      <w:r w:rsidR="00250F08">
        <w:rPr>
          <w:rFonts w:hint="cs"/>
          <w:rtl/>
        </w:rPr>
        <w:t xml:space="preserve"> בחלום</w:t>
      </w:r>
      <w:r w:rsidR="008E2D93">
        <w:rPr>
          <w:rFonts w:hint="cs"/>
          <w:rtl/>
        </w:rPr>
        <w:t>,</w:t>
      </w:r>
      <w:r w:rsidR="00250F08">
        <w:rPr>
          <w:rFonts w:hint="cs"/>
          <w:rtl/>
        </w:rPr>
        <w:t xml:space="preserve"> לעולם לא </w:t>
      </w:r>
      <w:r w:rsidR="008145D2">
        <w:rPr>
          <w:rFonts w:hint="cs"/>
          <w:rtl/>
        </w:rPr>
        <w:t xml:space="preserve">תופיע </w:t>
      </w:r>
      <w:r w:rsidR="00250F08">
        <w:rPr>
          <w:rFonts w:hint="cs"/>
          <w:rtl/>
        </w:rPr>
        <w:t>בתור זומבי שבשרו מרקיב ומעלה רימה. הוא הסתובב אל הקיר והת</w:t>
      </w:r>
      <w:r w:rsidR="00C543A8">
        <w:rPr>
          <w:rFonts w:hint="cs"/>
          <w:rtl/>
        </w:rPr>
        <w:t xml:space="preserve">כסה בשמיכתו הדקיקה </w:t>
      </w:r>
      <w:r w:rsidR="00F56111">
        <w:rPr>
          <w:rFonts w:hint="cs"/>
          <w:rtl/>
        </w:rPr>
        <w:t xml:space="preserve">עד </w:t>
      </w:r>
      <w:r w:rsidR="00C543A8">
        <w:rPr>
          <w:rFonts w:hint="cs"/>
          <w:rtl/>
        </w:rPr>
        <w:t>מעל הראש. רק</w:t>
      </w:r>
      <w:r w:rsidR="00250F08">
        <w:rPr>
          <w:rFonts w:hint="cs"/>
          <w:rtl/>
        </w:rPr>
        <w:t xml:space="preserve"> אתמול חלם ש</w:t>
      </w:r>
      <w:r w:rsidR="001C5A04">
        <w:rPr>
          <w:rFonts w:hint="cs"/>
          <w:rtl/>
        </w:rPr>
        <w:t>אימא</w:t>
      </w:r>
      <w:r w:rsidR="008E2D93">
        <w:rPr>
          <w:rFonts w:hint="cs"/>
          <w:rtl/>
        </w:rPr>
        <w:t xml:space="preserve"> </w:t>
      </w:r>
      <w:r w:rsidR="00250F08">
        <w:rPr>
          <w:rFonts w:hint="cs"/>
          <w:rtl/>
        </w:rPr>
        <w:t xml:space="preserve">התקשרה </w:t>
      </w:r>
      <w:r w:rsidR="00A83EAB">
        <w:rPr>
          <w:rFonts w:hint="cs"/>
          <w:rtl/>
        </w:rPr>
        <w:t xml:space="preserve">אליו </w:t>
      </w:r>
      <w:r w:rsidR="00250F08">
        <w:rPr>
          <w:rFonts w:hint="cs"/>
          <w:rtl/>
        </w:rPr>
        <w:t>בטלפון,</w:t>
      </w:r>
      <w:r w:rsidR="00A734D6" w:rsidRPr="00A734D6">
        <w:rPr>
          <w:rtl/>
        </w:rPr>
        <w:t xml:space="preserve"> </w:t>
      </w:r>
      <w:r w:rsidR="00A734D6" w:rsidRPr="00A734D6">
        <w:rPr>
          <w:rFonts w:cs="Times New Roman"/>
          <w:rtl/>
        </w:rPr>
        <w:t xml:space="preserve">וגם בחלום ידע שהיא מתה, אבל בישראל, מדינה חדשה שארקדי לא ידע על אורחותיה דבר, אין זה מן הנמנע שדווקא כאן </w:t>
      </w:r>
      <w:r w:rsidRPr="006600D1">
        <w:rPr>
          <w:rFonts w:cs="Times New Roman"/>
          <w:rtl/>
        </w:rPr>
        <w:t>אסור למתים</w:t>
      </w:r>
      <w:r w:rsidR="00A734D6" w:rsidRPr="00A734D6">
        <w:rPr>
          <w:rFonts w:cs="Times New Roman"/>
          <w:rtl/>
        </w:rPr>
        <w:t xml:space="preserve"> להיעלם ללא</w:t>
      </w:r>
      <w:r w:rsidR="00902619">
        <w:rPr>
          <w:rFonts w:cs="Times New Roman" w:hint="cs"/>
          <w:rtl/>
        </w:rPr>
        <w:t xml:space="preserve"> </w:t>
      </w:r>
      <w:r w:rsidR="00A734D6" w:rsidRPr="00A734D6">
        <w:rPr>
          <w:rFonts w:cs="Times New Roman"/>
          <w:rtl/>
        </w:rPr>
        <w:t xml:space="preserve">שוב באותו אופן </w:t>
      </w:r>
      <w:r w:rsidR="00A734D6" w:rsidRPr="00A734D6">
        <w:rPr>
          <w:rFonts w:cs="Times New Roman"/>
          <w:rtl/>
        </w:rPr>
        <w:lastRenderedPageBreak/>
        <w:t>סופי ואכזרי המוכר לו מארץ מולדתו. בחלומו הבין ארקדי שכאן</w:t>
      </w:r>
      <w:r>
        <w:rPr>
          <w:rFonts w:cs="Times New Roman" w:hint="cs"/>
          <w:rtl/>
        </w:rPr>
        <w:t>,</w:t>
      </w:r>
      <w:r w:rsidR="00A734D6" w:rsidRPr="00A734D6">
        <w:rPr>
          <w:rFonts w:cs="Times New Roman"/>
          <w:rtl/>
        </w:rPr>
        <w:t xml:space="preserve"> בארץ שטופת</w:t>
      </w:r>
      <w:r w:rsidR="00902619">
        <w:rPr>
          <w:rFonts w:cs="Times New Roman" w:hint="cs"/>
          <w:rtl/>
        </w:rPr>
        <w:t xml:space="preserve"> </w:t>
      </w:r>
      <w:r w:rsidR="00A734D6" w:rsidRPr="00A734D6">
        <w:rPr>
          <w:rFonts w:cs="Times New Roman"/>
          <w:rtl/>
        </w:rPr>
        <w:t xml:space="preserve">השמש, המתים נוכחים </w:t>
      </w:r>
      <w:r w:rsidRPr="00A734D6">
        <w:rPr>
          <w:rFonts w:cs="Times New Roman"/>
          <w:rtl/>
        </w:rPr>
        <w:t xml:space="preserve">דווקא </w:t>
      </w:r>
      <w:r w:rsidR="00A734D6" w:rsidRPr="00A734D6">
        <w:rPr>
          <w:rFonts w:cs="Times New Roman"/>
          <w:rtl/>
        </w:rPr>
        <w:t>אבל הם מצויים רק בפינות אפלוליות, מקופלים תחת שולחנות או מאחורי שידות כבדות, ונגלים רק לאלו שזקוקים להם יותר מכל. המתים בישראל מסוגלים להתקשר בטלפון – כך נימק זאת בחלום כשאימו התקשרה אליו. מה אמרה לו, זאת לא זכר</w:t>
      </w:r>
      <w:r w:rsidR="00A734D6">
        <w:rPr>
          <w:rFonts w:cs="Times New Roman" w:hint="cs"/>
          <w:rtl/>
        </w:rPr>
        <w:t>.</w:t>
      </w:r>
    </w:p>
    <w:p w14:paraId="620FADFC" w14:textId="5C9370E7" w:rsidR="00250F08" w:rsidRDefault="0043385F" w:rsidP="00EC7266">
      <w:pPr>
        <w:rPr>
          <w:rtl/>
        </w:rPr>
      </w:pPr>
      <w:r>
        <w:rPr>
          <w:rFonts w:hint="cs"/>
          <w:rtl/>
        </w:rPr>
        <w:t>מי</w:t>
      </w:r>
      <w:r w:rsidR="00902619">
        <w:rPr>
          <w:rFonts w:hint="cs"/>
          <w:rtl/>
        </w:rPr>
        <w:t xml:space="preserve"> </w:t>
      </w:r>
      <w:r w:rsidR="00250F08">
        <w:rPr>
          <w:rFonts w:hint="cs"/>
          <w:rtl/>
        </w:rPr>
        <w:t>הנהר המשחירים עם רדת הליל עדיין ז</w:t>
      </w:r>
      <w:r w:rsidR="001D47B6">
        <w:rPr>
          <w:rFonts w:hint="cs"/>
          <w:rtl/>
        </w:rPr>
        <w:t xml:space="preserve">ורמים </w:t>
      </w:r>
      <w:r w:rsidR="00A41CAF">
        <w:rPr>
          <w:rFonts w:hint="cs"/>
          <w:rtl/>
        </w:rPr>
        <w:t>מחוץ לחדר ילדותו</w:t>
      </w:r>
      <w:r w:rsidR="00EC7266">
        <w:rPr>
          <w:rFonts w:hint="cs"/>
          <w:rtl/>
        </w:rPr>
        <w:t>,</w:t>
      </w:r>
      <w:r w:rsidR="001D47B6">
        <w:rPr>
          <w:rFonts w:hint="cs"/>
          <w:rtl/>
        </w:rPr>
        <w:t xml:space="preserve"> </w:t>
      </w:r>
      <w:r w:rsidR="00A41CAF">
        <w:rPr>
          <w:rFonts w:hint="cs"/>
          <w:rtl/>
        </w:rPr>
        <w:t>ה</w:t>
      </w:r>
      <w:r w:rsidR="00EC7266">
        <w:rPr>
          <w:rFonts w:hint="cs"/>
          <w:rtl/>
        </w:rPr>
        <w:t>רח</w:t>
      </w:r>
      <w:r w:rsidR="001D47B6">
        <w:rPr>
          <w:rFonts w:hint="cs"/>
          <w:rtl/>
        </w:rPr>
        <w:t xml:space="preserve">ק מכאן, </w:t>
      </w:r>
      <w:r w:rsidR="00250F08">
        <w:rPr>
          <w:rFonts w:hint="cs"/>
          <w:rtl/>
        </w:rPr>
        <w:t>הם שוטפים את גופת אימו המפעפעת אדים</w:t>
      </w:r>
      <w:r w:rsidR="00EC7266">
        <w:rPr>
          <w:rFonts w:hint="cs"/>
          <w:rtl/>
        </w:rPr>
        <w:t>.</w:t>
      </w:r>
      <w:r w:rsidR="00250F08">
        <w:rPr>
          <w:rFonts w:hint="cs"/>
          <w:rtl/>
        </w:rPr>
        <w:t xml:space="preserve"> ו</w:t>
      </w:r>
      <w:r w:rsidR="00CA1627">
        <w:rPr>
          <w:rFonts w:hint="cs"/>
          <w:rtl/>
        </w:rPr>
        <w:t>ב</w:t>
      </w:r>
      <w:r w:rsidR="00250F08">
        <w:rPr>
          <w:rFonts w:hint="cs"/>
          <w:rtl/>
        </w:rPr>
        <w:t>חלו</w:t>
      </w:r>
      <w:r w:rsidR="00CA1627">
        <w:rPr>
          <w:rFonts w:hint="cs"/>
          <w:rtl/>
        </w:rPr>
        <w:t>מו</w:t>
      </w:r>
      <w:r w:rsidR="009564E3">
        <w:rPr>
          <w:rFonts w:hint="cs"/>
          <w:rtl/>
        </w:rPr>
        <w:t xml:space="preserve"> </w:t>
      </w:r>
      <w:r w:rsidR="006600D1" w:rsidRPr="006600D1">
        <w:rPr>
          <w:rFonts w:cs="Times New Roman"/>
          <w:rtl/>
        </w:rPr>
        <w:t xml:space="preserve">– </w:t>
      </w:r>
      <w:r w:rsidR="00250F08">
        <w:rPr>
          <w:rFonts w:hint="cs"/>
          <w:rtl/>
        </w:rPr>
        <w:t>במקום אצבעה החולפת</w:t>
      </w:r>
      <w:r w:rsidR="006D4DDB">
        <w:rPr>
          <w:rFonts w:hint="cs"/>
          <w:rtl/>
        </w:rPr>
        <w:t>-</w:t>
      </w:r>
      <w:r w:rsidR="00250F08">
        <w:rPr>
          <w:rFonts w:hint="cs"/>
          <w:rtl/>
        </w:rPr>
        <w:t>מרחפת על סנטרו</w:t>
      </w:r>
      <w:r w:rsidR="00EB77CA">
        <w:rPr>
          <w:rFonts w:hint="cs"/>
          <w:rtl/>
        </w:rPr>
        <w:t xml:space="preserve">, </w:t>
      </w:r>
      <w:r w:rsidR="006D4DDB" w:rsidRPr="006D4DDB">
        <w:rPr>
          <w:rFonts w:cs="Times New Roman"/>
          <w:rtl/>
        </w:rPr>
        <w:t>במקום קולה ה</w:t>
      </w:r>
      <w:r w:rsidR="00EB77CA">
        <w:rPr>
          <w:rFonts w:hint="cs"/>
          <w:rtl/>
        </w:rPr>
        <w:t>קורא אליו</w:t>
      </w:r>
      <w:r w:rsidR="00250F08">
        <w:rPr>
          <w:rFonts w:hint="cs"/>
          <w:rtl/>
        </w:rPr>
        <w:t xml:space="preserve"> </w:t>
      </w:r>
      <w:r w:rsidR="00250F08" w:rsidRPr="00394518">
        <w:t>мой умный мальчик</w:t>
      </w:r>
      <w:r w:rsidR="00902619">
        <w:rPr>
          <w:rFonts w:hint="cs"/>
          <w:rtl/>
        </w:rPr>
        <w:t>,</w:t>
      </w:r>
      <w:r w:rsidR="00250F08">
        <w:rPr>
          <w:rFonts w:hint="cs"/>
          <w:rtl/>
        </w:rPr>
        <w:t xml:space="preserve"> </w:t>
      </w:r>
      <w:r w:rsidR="00EC7266">
        <w:rPr>
          <w:rFonts w:hint="cs"/>
          <w:rtl/>
        </w:rPr>
        <w:t>ילדי הנבון</w:t>
      </w:r>
      <w:r w:rsidR="00EB77CA">
        <w:rPr>
          <w:rFonts w:hint="cs"/>
          <w:rtl/>
        </w:rPr>
        <w:t>,</w:t>
      </w:r>
      <w:r w:rsidR="00EC7266">
        <w:rPr>
          <w:rFonts w:hint="cs"/>
          <w:rtl/>
        </w:rPr>
        <w:t xml:space="preserve"> </w:t>
      </w:r>
      <w:r w:rsidR="00250F08">
        <w:rPr>
          <w:rFonts w:hint="cs"/>
          <w:rtl/>
        </w:rPr>
        <w:t>(מאז הניתוח היא חיבקה אותו רק מרחוק. גו</w:t>
      </w:r>
      <w:r w:rsidR="00774997">
        <w:rPr>
          <w:rFonts w:hint="cs"/>
          <w:rtl/>
        </w:rPr>
        <w:t>פו</w:t>
      </w:r>
      <w:r w:rsidR="00250F08">
        <w:rPr>
          <w:rFonts w:hint="cs"/>
          <w:rtl/>
        </w:rPr>
        <w:t xml:space="preserve"> העזוב </w:t>
      </w:r>
      <w:r w:rsidR="00DC427E">
        <w:rPr>
          <w:rFonts w:hint="cs"/>
          <w:rtl/>
        </w:rPr>
        <w:t xml:space="preserve">כבר </w:t>
      </w:r>
      <w:r w:rsidR="00250F08">
        <w:rPr>
          <w:rFonts w:hint="cs"/>
          <w:rtl/>
        </w:rPr>
        <w:t>הכין את עצמו</w:t>
      </w:r>
      <w:r w:rsidR="006600D1">
        <w:rPr>
          <w:rFonts w:hint="cs"/>
          <w:rtl/>
        </w:rPr>
        <w:t xml:space="preserve"> </w:t>
      </w:r>
      <w:r w:rsidR="00250F08">
        <w:rPr>
          <w:rFonts w:hint="cs"/>
          <w:rtl/>
        </w:rPr>
        <w:t>למותה)</w:t>
      </w:r>
      <w:r w:rsidR="00CA1627">
        <w:rPr>
          <w:rFonts w:hint="cs"/>
          <w:rtl/>
        </w:rPr>
        <w:t>,</w:t>
      </w:r>
      <w:r w:rsidR="00CA1627" w:rsidRPr="00CA1627">
        <w:rPr>
          <w:rFonts w:hint="cs"/>
          <w:rtl/>
        </w:rPr>
        <w:t xml:space="preserve"> </w:t>
      </w:r>
      <w:r w:rsidR="00F56111">
        <w:rPr>
          <w:rFonts w:hint="cs"/>
          <w:rtl/>
        </w:rPr>
        <w:t xml:space="preserve">במקום ליטוף של </w:t>
      </w:r>
      <w:r w:rsidR="001C5A04">
        <w:rPr>
          <w:rFonts w:hint="cs"/>
          <w:rtl/>
        </w:rPr>
        <w:t>אימא</w:t>
      </w:r>
      <w:r w:rsidR="00F56111">
        <w:rPr>
          <w:rFonts w:hint="cs"/>
          <w:rtl/>
        </w:rPr>
        <w:t xml:space="preserve"> על עורפו</w:t>
      </w:r>
      <w:r w:rsidR="006600D1" w:rsidRPr="006600D1">
        <w:rPr>
          <w:rFonts w:cs="Times New Roman"/>
          <w:rtl/>
        </w:rPr>
        <w:t xml:space="preserve"> –</w:t>
      </w:r>
      <w:r w:rsidR="00F56111">
        <w:rPr>
          <w:rFonts w:hint="cs"/>
          <w:rtl/>
        </w:rPr>
        <w:t xml:space="preserve"> </w:t>
      </w:r>
      <w:r w:rsidR="00CA1627">
        <w:rPr>
          <w:rFonts w:hint="cs"/>
          <w:rtl/>
        </w:rPr>
        <w:t>חש קילוח של מים שחורים</w:t>
      </w:r>
      <w:r w:rsidR="00EC7266">
        <w:rPr>
          <w:rFonts w:hint="cs"/>
          <w:rtl/>
        </w:rPr>
        <w:t>.</w:t>
      </w:r>
      <w:r w:rsidR="00250F08">
        <w:rPr>
          <w:rFonts w:hint="cs"/>
          <w:rtl/>
        </w:rPr>
        <w:t xml:space="preserve"> </w:t>
      </w:r>
      <w:r w:rsidR="00EC7266">
        <w:rPr>
          <w:rFonts w:hint="cs"/>
          <w:rtl/>
        </w:rPr>
        <w:t xml:space="preserve">היו אלה </w:t>
      </w:r>
      <w:r w:rsidR="00250F08">
        <w:rPr>
          <w:rFonts w:hint="cs"/>
          <w:rtl/>
        </w:rPr>
        <w:t xml:space="preserve">המים </w:t>
      </w:r>
      <w:r w:rsidR="00CA1627">
        <w:rPr>
          <w:rFonts w:hint="cs"/>
          <w:rtl/>
        </w:rPr>
        <w:t>ה</w:t>
      </w:r>
      <w:r w:rsidR="00250F08">
        <w:rPr>
          <w:rFonts w:hint="cs"/>
          <w:rtl/>
        </w:rPr>
        <w:t>שוטפים</w:t>
      </w:r>
      <w:r w:rsidR="00EC7266">
        <w:rPr>
          <w:rFonts w:hint="cs"/>
          <w:rtl/>
        </w:rPr>
        <w:t>.</w:t>
      </w:r>
      <w:r w:rsidR="00250F08">
        <w:rPr>
          <w:rFonts w:hint="cs"/>
          <w:rtl/>
        </w:rPr>
        <w:t xml:space="preserve"> </w:t>
      </w:r>
      <w:r w:rsidR="00774997">
        <w:rPr>
          <w:rFonts w:hint="cs"/>
          <w:rtl/>
        </w:rPr>
        <w:t>ו</w:t>
      </w:r>
      <w:r w:rsidR="00250F08">
        <w:rPr>
          <w:rFonts w:hint="cs"/>
          <w:rtl/>
        </w:rPr>
        <w:t>ה</w:t>
      </w:r>
      <w:r w:rsidR="00EC7266">
        <w:rPr>
          <w:rFonts w:hint="cs"/>
          <w:rtl/>
        </w:rPr>
        <w:t>מי</w:t>
      </w:r>
      <w:r w:rsidR="00250F08">
        <w:rPr>
          <w:rFonts w:hint="cs"/>
          <w:rtl/>
        </w:rPr>
        <w:t>ם שצפ</w:t>
      </w:r>
      <w:r w:rsidR="00EC7266">
        <w:rPr>
          <w:rFonts w:hint="cs"/>
          <w:rtl/>
        </w:rPr>
        <w:t>ו</w:t>
      </w:r>
      <w:r w:rsidR="00250F08">
        <w:rPr>
          <w:rFonts w:hint="cs"/>
          <w:rtl/>
        </w:rPr>
        <w:t>, אפלים וס</w:t>
      </w:r>
      <w:r w:rsidR="00EC7266">
        <w:rPr>
          <w:rFonts w:hint="cs"/>
          <w:rtl/>
        </w:rPr>
        <w:t xml:space="preserve">מיכים, </w:t>
      </w:r>
      <w:r w:rsidR="00F56111">
        <w:rPr>
          <w:rFonts w:hint="cs"/>
          <w:rtl/>
        </w:rPr>
        <w:t>[</w:t>
      </w:r>
      <w:r w:rsidR="00EC7266">
        <w:rPr>
          <w:rFonts w:hint="cs"/>
          <w:rtl/>
        </w:rPr>
        <w:t xml:space="preserve">במקום מבטה הרציני כשהוא </w:t>
      </w:r>
      <w:r w:rsidR="00250F08">
        <w:rPr>
          <w:rFonts w:hint="cs"/>
          <w:rtl/>
        </w:rPr>
        <w:t>ס</w:t>
      </w:r>
      <w:r w:rsidR="00EC7266">
        <w:rPr>
          <w:rFonts w:hint="cs"/>
          <w:rtl/>
        </w:rPr>
        <w:t xml:space="preserve">יפר לה </w:t>
      </w:r>
      <w:r w:rsidR="00483BB1">
        <w:rPr>
          <w:rFonts w:hint="cs"/>
          <w:rtl/>
        </w:rPr>
        <w:t>הכול</w:t>
      </w:r>
      <w:r w:rsidR="00EC7266">
        <w:rPr>
          <w:rFonts w:hint="cs"/>
          <w:rtl/>
        </w:rPr>
        <w:t xml:space="preserve"> ולא ה</w:t>
      </w:r>
      <w:r w:rsidR="00250F08">
        <w:rPr>
          <w:rFonts w:hint="cs"/>
          <w:rtl/>
        </w:rPr>
        <w:t>שמיט דבר</w:t>
      </w:r>
      <w:r w:rsidR="00EC7266">
        <w:rPr>
          <w:rFonts w:hint="cs"/>
          <w:rtl/>
        </w:rPr>
        <w:t>.</w:t>
      </w:r>
      <w:r w:rsidR="00250F08">
        <w:rPr>
          <w:rFonts w:hint="cs"/>
          <w:rtl/>
        </w:rPr>
        <w:t xml:space="preserve"> מאז מותה הוא לא סיפר דבר לאיש, מקופלים יפה בער</w:t>
      </w:r>
      <w:r>
        <w:rPr>
          <w:rFonts w:hint="cs"/>
          <w:rtl/>
        </w:rPr>
        <w:t>י</w:t>
      </w:r>
      <w:r w:rsidR="00250F08">
        <w:rPr>
          <w:rFonts w:hint="cs"/>
          <w:rtl/>
        </w:rPr>
        <w:t>מות ומצהיבים</w:t>
      </w:r>
      <w:r w:rsidR="007F5C22">
        <w:rPr>
          <w:rFonts w:hint="cs"/>
          <w:rtl/>
        </w:rPr>
        <w:t>,</w:t>
      </w:r>
      <w:r w:rsidR="00EC7266">
        <w:rPr>
          <w:rFonts w:hint="cs"/>
          <w:rtl/>
        </w:rPr>
        <w:t xml:space="preserve"> סיפוריו הצטברו בתוכו</w:t>
      </w:r>
      <w:r w:rsidR="00CA1627">
        <w:rPr>
          <w:rFonts w:hint="cs"/>
          <w:rtl/>
        </w:rPr>
        <w:t>]</w:t>
      </w:r>
      <w:r w:rsidR="00250F08">
        <w:rPr>
          <w:rFonts w:hint="cs"/>
          <w:rtl/>
        </w:rPr>
        <w:t xml:space="preserve"> חודרים לבתי השחי, לנחיריו, ל</w:t>
      </w:r>
      <w:r w:rsidR="00271F95">
        <w:rPr>
          <w:rFonts w:hint="cs"/>
          <w:rtl/>
        </w:rPr>
        <w:t>אזור</w:t>
      </w:r>
      <w:r w:rsidR="00250F08">
        <w:rPr>
          <w:rFonts w:hint="cs"/>
          <w:rtl/>
        </w:rPr>
        <w:t xml:space="preserve"> חלציו, לכל נקבובית חמימה פעורה לרווחה.</w:t>
      </w:r>
    </w:p>
    <w:p w14:paraId="0E929928" w14:textId="0FAC4521" w:rsidR="00250F08" w:rsidRDefault="00EC7266" w:rsidP="0043385F">
      <w:pPr>
        <w:rPr>
          <w:rtl/>
        </w:rPr>
      </w:pPr>
      <w:r>
        <w:rPr>
          <w:rFonts w:hint="cs"/>
          <w:rtl/>
        </w:rPr>
        <w:t>הוא עדיין ר</w:t>
      </w:r>
      <w:r w:rsidR="00250F08">
        <w:rPr>
          <w:rFonts w:hint="cs"/>
          <w:rtl/>
        </w:rPr>
        <w:t>עד במיטתו</w:t>
      </w:r>
      <w:r w:rsidR="0043385F">
        <w:rPr>
          <w:rFonts w:hint="cs"/>
          <w:rtl/>
        </w:rPr>
        <w:t>, אף כי</w:t>
      </w:r>
      <w:r w:rsidR="00250F08">
        <w:rPr>
          <w:rFonts w:hint="cs"/>
          <w:rtl/>
        </w:rPr>
        <w:t xml:space="preserve"> אלפי</w:t>
      </w:r>
      <w:r w:rsidR="0043385F">
        <w:rPr>
          <w:rFonts w:hint="cs"/>
          <w:rtl/>
        </w:rPr>
        <w:t xml:space="preserve"> קילומטרים </w:t>
      </w:r>
      <w:r w:rsidR="00CA1627">
        <w:rPr>
          <w:rFonts w:hint="cs"/>
          <w:rtl/>
        </w:rPr>
        <w:t>ה</w:t>
      </w:r>
      <w:r w:rsidR="0043385F">
        <w:rPr>
          <w:rFonts w:hint="cs"/>
          <w:rtl/>
        </w:rPr>
        <w:t>פריד</w:t>
      </w:r>
      <w:r w:rsidR="00CA1627">
        <w:rPr>
          <w:rFonts w:hint="cs"/>
          <w:rtl/>
        </w:rPr>
        <w:t>ו</w:t>
      </w:r>
      <w:r w:rsidR="0043385F">
        <w:rPr>
          <w:rFonts w:hint="cs"/>
          <w:rtl/>
        </w:rPr>
        <w:t xml:space="preserve"> בינו לבין מי</w:t>
      </w:r>
      <w:r w:rsidR="00902619">
        <w:rPr>
          <w:rFonts w:hint="cs"/>
          <w:rtl/>
        </w:rPr>
        <w:t xml:space="preserve"> </w:t>
      </w:r>
      <w:r w:rsidR="00250F08">
        <w:rPr>
          <w:rFonts w:hint="cs"/>
          <w:rtl/>
        </w:rPr>
        <w:t>הנהר השחורים הזורמים ברחש זדוני, זוחלים באוושה שמנונית בעלת אלפי זרועות עיוורות וחורשות רע. ממהרים, ממהרים, עוד הל</w:t>
      </w:r>
      <w:r>
        <w:rPr>
          <w:rFonts w:hint="cs"/>
          <w:rtl/>
        </w:rPr>
        <w:t xml:space="preserve">ילה עליהם להגיע לתהומות, ארקדי </w:t>
      </w:r>
      <w:r w:rsidR="00250F08">
        <w:rPr>
          <w:rFonts w:hint="cs"/>
          <w:rtl/>
        </w:rPr>
        <w:t>ח</w:t>
      </w:r>
      <w:r>
        <w:rPr>
          <w:rFonts w:hint="cs"/>
          <w:rtl/>
        </w:rPr>
        <w:t>י</w:t>
      </w:r>
      <w:r w:rsidR="00250F08">
        <w:rPr>
          <w:rFonts w:hint="cs"/>
          <w:rtl/>
        </w:rPr>
        <w:t xml:space="preserve">בק את הכרית, בקרוב יאלצוהו ללגום מה </w:t>
      </w:r>
      <w:r w:rsidR="00250F08">
        <w:rPr>
          <w:rtl/>
        </w:rPr>
        <w:t>–</w:t>
      </w:r>
    </w:p>
    <w:p w14:paraId="21FF5EE1" w14:textId="10AEC4D9" w:rsidR="00774997" w:rsidRDefault="00250F08" w:rsidP="00EC7266">
      <w:pPr>
        <w:rPr>
          <w:rtl/>
        </w:rPr>
      </w:pPr>
      <w:r w:rsidRPr="00CD067C">
        <w:rPr>
          <w:rtl/>
        </w:rPr>
        <w:t xml:space="preserve">נקישות </w:t>
      </w:r>
      <w:r w:rsidR="00EC7266">
        <w:rPr>
          <w:rFonts w:hint="cs"/>
          <w:rtl/>
        </w:rPr>
        <w:t xml:space="preserve">נשמעו </w:t>
      </w:r>
      <w:r w:rsidRPr="00CD067C">
        <w:rPr>
          <w:rtl/>
        </w:rPr>
        <w:t>על המדר</w:t>
      </w:r>
      <w:r w:rsidR="00424A8C">
        <w:rPr>
          <w:rtl/>
        </w:rPr>
        <w:t>כה בחוץ, מהדהדות ב</w:t>
      </w:r>
      <w:r w:rsidR="004C59E0">
        <w:rPr>
          <w:rtl/>
        </w:rPr>
        <w:t>אוויר</w:t>
      </w:r>
      <w:r w:rsidR="00424A8C">
        <w:rPr>
          <w:rtl/>
        </w:rPr>
        <w:t xml:space="preserve"> השקט. </w:t>
      </w:r>
    </w:p>
    <w:p w14:paraId="290A49A2" w14:textId="24F422A4" w:rsidR="005D7940" w:rsidRDefault="00424A8C" w:rsidP="00EC7266">
      <w:pPr>
        <w:rPr>
          <w:rtl/>
        </w:rPr>
      </w:pPr>
      <w:r>
        <w:rPr>
          <w:rFonts w:hint="cs"/>
          <w:rtl/>
        </w:rPr>
        <w:t>ארקדי</w:t>
      </w:r>
      <w:r w:rsidR="00250F08" w:rsidRPr="00CD067C">
        <w:rPr>
          <w:rtl/>
        </w:rPr>
        <w:t xml:space="preserve"> הציץ דרך הסדקים </w:t>
      </w:r>
      <w:r w:rsidR="00A734D6">
        <w:rPr>
          <w:rFonts w:hint="cs"/>
          <w:rtl/>
        </w:rPr>
        <w:t>ב</w:t>
      </w:r>
      <w:r w:rsidR="00250F08" w:rsidRPr="00CD067C">
        <w:rPr>
          <w:rtl/>
        </w:rPr>
        <w:t>תריס</w:t>
      </w:r>
      <w:r w:rsidR="00EC7266">
        <w:rPr>
          <w:rFonts w:hint="cs"/>
          <w:rtl/>
        </w:rPr>
        <w:t>ים</w:t>
      </w:r>
      <w:r w:rsidR="00250F08" w:rsidRPr="00CD067C">
        <w:rPr>
          <w:rtl/>
        </w:rPr>
        <w:t xml:space="preserve"> – </w:t>
      </w:r>
      <w:r>
        <w:rPr>
          <w:rFonts w:hint="cs"/>
          <w:rtl/>
        </w:rPr>
        <w:t>הוא</w:t>
      </w:r>
      <w:r w:rsidR="00250F08" w:rsidRPr="00CD067C">
        <w:rPr>
          <w:rtl/>
        </w:rPr>
        <w:t xml:space="preserve">. </w:t>
      </w:r>
    </w:p>
    <w:p w14:paraId="0AB784E0" w14:textId="77777777" w:rsidR="005D7940" w:rsidRDefault="005D7940" w:rsidP="005D7940">
      <w:pPr>
        <w:rPr>
          <w:rtl/>
        </w:rPr>
      </w:pPr>
      <w:r>
        <w:rPr>
          <w:rFonts w:hint="cs"/>
          <w:rtl/>
        </w:rPr>
        <w:t>הוא!</w:t>
      </w:r>
    </w:p>
    <w:p w14:paraId="3D71419E" w14:textId="202E6711" w:rsidR="00250F08" w:rsidRPr="00CD067C" w:rsidRDefault="00424A8C" w:rsidP="00B82BEF">
      <w:pPr>
        <w:rPr>
          <w:rtl/>
        </w:rPr>
      </w:pPr>
      <w:r>
        <w:rPr>
          <w:rFonts w:hint="cs"/>
          <w:rtl/>
        </w:rPr>
        <w:t xml:space="preserve">האלכס הזה. </w:t>
      </w:r>
      <w:r w:rsidR="00EB77CA">
        <w:rPr>
          <w:rFonts w:hint="cs"/>
          <w:rtl/>
        </w:rPr>
        <w:t xml:space="preserve">ארקדי </w:t>
      </w:r>
      <w:r w:rsidR="00250F08" w:rsidRPr="00CD067C">
        <w:rPr>
          <w:rtl/>
        </w:rPr>
        <w:t xml:space="preserve">חשב שידע </w:t>
      </w:r>
      <w:r>
        <w:rPr>
          <w:rtl/>
        </w:rPr>
        <w:t xml:space="preserve">עליו </w:t>
      </w:r>
      <w:r w:rsidR="00483BB1">
        <w:rPr>
          <w:rtl/>
        </w:rPr>
        <w:t>הכול</w:t>
      </w:r>
      <w:r>
        <w:rPr>
          <w:rtl/>
        </w:rPr>
        <w:t xml:space="preserve"> והנה</w:t>
      </w:r>
      <w:r w:rsidR="00EB77CA">
        <w:rPr>
          <w:rFonts w:hint="cs"/>
          <w:rtl/>
        </w:rPr>
        <w:t>,</w:t>
      </w:r>
      <w:r>
        <w:rPr>
          <w:rtl/>
        </w:rPr>
        <w:t xml:space="preserve"> את ז</w:t>
      </w:r>
      <w:r w:rsidR="00F56111">
        <w:rPr>
          <w:rFonts w:hint="cs"/>
          <w:rtl/>
        </w:rPr>
        <w:t>את</w:t>
      </w:r>
      <w:r>
        <w:rPr>
          <w:rtl/>
        </w:rPr>
        <w:t xml:space="preserve"> לא ידע. </w:t>
      </w:r>
      <w:r>
        <w:rPr>
          <w:rFonts w:hint="cs"/>
          <w:rtl/>
        </w:rPr>
        <w:t>אלכס</w:t>
      </w:r>
      <w:r w:rsidR="00EC7266">
        <w:rPr>
          <w:rtl/>
        </w:rPr>
        <w:t xml:space="preserve"> </w:t>
      </w:r>
      <w:r w:rsidR="00250F08" w:rsidRPr="00CD067C">
        <w:rPr>
          <w:rtl/>
        </w:rPr>
        <w:t>ה</w:t>
      </w:r>
      <w:r w:rsidR="00F56111">
        <w:rPr>
          <w:rFonts w:hint="cs"/>
          <w:rtl/>
        </w:rPr>
        <w:t>תה</w:t>
      </w:r>
      <w:r w:rsidR="00250F08" w:rsidRPr="00CD067C">
        <w:rPr>
          <w:rtl/>
        </w:rPr>
        <w:t xml:space="preserve">לך לבדו ברחוב בלילה, ידיו </w:t>
      </w:r>
      <w:r w:rsidR="00F56111">
        <w:rPr>
          <w:rFonts w:hint="cs"/>
          <w:rtl/>
        </w:rPr>
        <w:t xml:space="preserve">טמונות </w:t>
      </w:r>
      <w:r w:rsidR="00250F08" w:rsidRPr="00CD067C">
        <w:rPr>
          <w:rtl/>
        </w:rPr>
        <w:t>בכיסי</w:t>
      </w:r>
      <w:r w:rsidR="008145D2">
        <w:rPr>
          <w:rFonts w:hint="cs"/>
          <w:rtl/>
        </w:rPr>
        <w:t>ו</w:t>
      </w:r>
      <w:r w:rsidR="00250F08" w:rsidRPr="00CD067C">
        <w:rPr>
          <w:rtl/>
        </w:rPr>
        <w:t xml:space="preserve"> ומבטו מופנה מעלה, </w:t>
      </w:r>
      <w:r w:rsidR="00F67EBF">
        <w:rPr>
          <w:rFonts w:hint="cs"/>
          <w:rtl/>
        </w:rPr>
        <w:t>ל</w:t>
      </w:r>
      <w:r w:rsidR="00250F08" w:rsidRPr="00CD067C">
        <w:rPr>
          <w:rtl/>
        </w:rPr>
        <w:t>נקודה נסתרת. נ</w:t>
      </w:r>
      <w:r w:rsidR="00EC7266">
        <w:rPr>
          <w:rtl/>
        </w:rPr>
        <w:t>עליו העצומות, נעלי עור מ</w:t>
      </w:r>
      <w:r w:rsidR="00F35749">
        <w:rPr>
          <w:rFonts w:hint="cs"/>
          <w:rtl/>
        </w:rPr>
        <w:t>א</w:t>
      </w:r>
      <w:r w:rsidR="00EC7266">
        <w:rPr>
          <w:rtl/>
        </w:rPr>
        <w:t>סביות</w:t>
      </w:r>
      <w:r w:rsidR="00EC7266">
        <w:rPr>
          <w:rFonts w:hint="cs"/>
          <w:rtl/>
        </w:rPr>
        <w:t>,</w:t>
      </w:r>
      <w:r w:rsidR="00EC7266">
        <w:rPr>
          <w:rtl/>
        </w:rPr>
        <w:t xml:space="preserve"> </w:t>
      </w:r>
      <w:r w:rsidR="001319E0">
        <w:rPr>
          <w:rtl/>
        </w:rPr>
        <w:t>נקש</w:t>
      </w:r>
      <w:r w:rsidR="001319E0">
        <w:rPr>
          <w:rFonts w:hint="cs"/>
          <w:rtl/>
        </w:rPr>
        <w:t>ו</w:t>
      </w:r>
      <w:r w:rsidR="00250F08" w:rsidRPr="00CD067C">
        <w:rPr>
          <w:rtl/>
        </w:rPr>
        <w:t xml:space="preserve"> על מרצפות ה</w:t>
      </w:r>
      <w:r w:rsidR="001D47B6">
        <w:rPr>
          <w:rFonts w:hint="cs"/>
          <w:rtl/>
        </w:rPr>
        <w:t>מדרכת</w:t>
      </w:r>
      <w:r w:rsidR="00250F08" w:rsidRPr="00CD067C">
        <w:rPr>
          <w:rtl/>
        </w:rPr>
        <w:t>. ארקדי</w:t>
      </w:r>
      <w:r w:rsidR="00B40BDC">
        <w:rPr>
          <w:rtl/>
        </w:rPr>
        <w:t xml:space="preserve"> </w:t>
      </w:r>
      <w:r w:rsidR="00005B58">
        <w:rPr>
          <w:rFonts w:hint="cs"/>
          <w:rtl/>
        </w:rPr>
        <w:t>ל</w:t>
      </w:r>
      <w:r w:rsidR="00BB420E">
        <w:rPr>
          <w:rFonts w:hint="cs"/>
          <w:rtl/>
        </w:rPr>
        <w:t>עג</w:t>
      </w:r>
      <w:r w:rsidR="005D7940">
        <w:rPr>
          <w:rFonts w:hint="cs"/>
          <w:rtl/>
        </w:rPr>
        <w:t xml:space="preserve"> </w:t>
      </w:r>
      <w:r w:rsidR="00EB77CA">
        <w:rPr>
          <w:rFonts w:hint="cs"/>
          <w:rtl/>
        </w:rPr>
        <w:t>ל</w:t>
      </w:r>
      <w:r w:rsidR="001319E0">
        <w:rPr>
          <w:rtl/>
        </w:rPr>
        <w:t>נעלי העור של</w:t>
      </w:r>
      <w:r w:rsidR="00B82BEF">
        <w:rPr>
          <w:rFonts w:hint="cs"/>
          <w:rtl/>
        </w:rPr>
        <w:t xml:space="preserve"> אלכס</w:t>
      </w:r>
      <w:r w:rsidR="00250F08" w:rsidRPr="00CD067C">
        <w:rPr>
          <w:rtl/>
        </w:rPr>
        <w:t>, עור קשיח ומרוקע כמו נעלי</w:t>
      </w:r>
      <w:r w:rsidR="00774997">
        <w:rPr>
          <w:rFonts w:hint="cs"/>
          <w:rtl/>
        </w:rPr>
        <w:t>ו</w:t>
      </w:r>
      <w:r w:rsidR="00250F08" w:rsidRPr="00CD067C">
        <w:rPr>
          <w:rtl/>
        </w:rPr>
        <w:t xml:space="preserve"> של</w:t>
      </w:r>
      <w:r w:rsidR="001319E0">
        <w:rPr>
          <w:rFonts w:hint="cs"/>
          <w:rtl/>
        </w:rPr>
        <w:t xml:space="preserve"> המלך</w:t>
      </w:r>
      <w:r w:rsidR="00250F08" w:rsidRPr="00CD067C">
        <w:rPr>
          <w:rtl/>
        </w:rPr>
        <w:t xml:space="preserve"> בבר ושאר הפילים. אבל במקום </w:t>
      </w:r>
      <w:r w:rsidR="00BB420E">
        <w:rPr>
          <w:rFonts w:hint="cs"/>
          <w:rtl/>
        </w:rPr>
        <w:t>לגחך</w:t>
      </w:r>
      <w:r w:rsidR="001319E0">
        <w:rPr>
          <w:rFonts w:hint="cs"/>
          <w:rtl/>
        </w:rPr>
        <w:t xml:space="preserve">, </w:t>
      </w:r>
      <w:r w:rsidR="00A5322B">
        <w:rPr>
          <w:rFonts w:hint="cs"/>
          <w:rtl/>
        </w:rPr>
        <w:t>חלחלה</w:t>
      </w:r>
      <w:r w:rsidR="00250F08" w:rsidRPr="00CD067C">
        <w:rPr>
          <w:rtl/>
        </w:rPr>
        <w:t xml:space="preserve"> </w:t>
      </w:r>
      <w:r w:rsidR="006D4DDB" w:rsidRPr="006D4DDB">
        <w:rPr>
          <w:rFonts w:cs="Times New Roman"/>
          <w:rtl/>
        </w:rPr>
        <w:t>בתוכו</w:t>
      </w:r>
      <w:r w:rsidR="006D4DDB">
        <w:rPr>
          <w:rFonts w:cs="Times New Roman" w:hint="cs"/>
          <w:rtl/>
        </w:rPr>
        <w:t xml:space="preserve"> </w:t>
      </w:r>
      <w:r w:rsidR="00250F08" w:rsidRPr="00CD067C">
        <w:rPr>
          <w:rtl/>
        </w:rPr>
        <w:t xml:space="preserve">העוצמה שבצעדים הרועמים בלילה, יחידים ברחוב ועם זאת כלל לא בודדים. שעה ארוכה עמד ארקדי </w:t>
      </w:r>
      <w:r w:rsidR="00C543A8">
        <w:rPr>
          <w:rFonts w:hint="cs"/>
          <w:rtl/>
        </w:rPr>
        <w:t xml:space="preserve">בחלונו </w:t>
      </w:r>
      <w:r w:rsidR="00250F08" w:rsidRPr="00CD067C">
        <w:rPr>
          <w:rtl/>
        </w:rPr>
        <w:t>והביט ברחוב המוכר</w:t>
      </w:r>
      <w:r w:rsidR="001319E0">
        <w:rPr>
          <w:rFonts w:hint="cs"/>
          <w:rtl/>
        </w:rPr>
        <w:t>,</w:t>
      </w:r>
      <w:r w:rsidR="00250F08" w:rsidRPr="00CD067C">
        <w:rPr>
          <w:rtl/>
        </w:rPr>
        <w:t xml:space="preserve"> שפאר חגיגי ירד עליו </w:t>
      </w:r>
      <w:r w:rsidR="00250F08" w:rsidRPr="00CD067C">
        <w:rPr>
          <w:rFonts w:hint="cs"/>
          <w:rtl/>
        </w:rPr>
        <w:t>ל</w:t>
      </w:r>
      <w:r w:rsidR="00250F08" w:rsidRPr="00CD067C">
        <w:rPr>
          <w:rtl/>
        </w:rPr>
        <w:t xml:space="preserve">פתע </w:t>
      </w:r>
      <w:r w:rsidR="00250F08" w:rsidRPr="00CD067C">
        <w:rPr>
          <w:rFonts w:hint="cs"/>
          <w:rtl/>
        </w:rPr>
        <w:t>ו</w:t>
      </w:r>
      <w:r w:rsidR="00250F08" w:rsidRPr="00CD067C">
        <w:rPr>
          <w:rtl/>
        </w:rPr>
        <w:t xml:space="preserve">עטף אותו. </w:t>
      </w:r>
    </w:p>
    <w:p w14:paraId="3CEF25BD" w14:textId="462F76B7" w:rsidR="00250F08" w:rsidRPr="00CD067C" w:rsidRDefault="006600D1" w:rsidP="00B82BEF">
      <w:pPr>
        <w:rPr>
          <w:rtl/>
        </w:rPr>
      </w:pPr>
      <w:r w:rsidRPr="006600D1">
        <w:rPr>
          <w:rFonts w:cs="Times New Roman"/>
          <w:rtl/>
        </w:rPr>
        <w:t>ארקדי חלם שאלכס עומד בכניסה לחדר</w:t>
      </w:r>
      <w:r w:rsidR="00902619">
        <w:rPr>
          <w:rFonts w:cs="Times New Roman" w:hint="cs"/>
          <w:rtl/>
        </w:rPr>
        <w:t xml:space="preserve"> </w:t>
      </w:r>
      <w:r w:rsidRPr="006600D1">
        <w:rPr>
          <w:rFonts w:cs="Times New Roman"/>
          <w:rtl/>
        </w:rPr>
        <w:t>האוכל ב</w:t>
      </w:r>
      <w:r w:rsidR="002E35AE">
        <w:rPr>
          <w:rFonts w:cs="Times New Roman"/>
          <w:rtl/>
        </w:rPr>
        <w:t>בית-הספר</w:t>
      </w:r>
      <w:r w:rsidRPr="006600D1">
        <w:rPr>
          <w:rFonts w:cs="Times New Roman"/>
          <w:rtl/>
        </w:rPr>
        <w:t xml:space="preserve"> הקודם, שעזב, בפטרבורג. קולות תלמידים הדהדו בין הקירות הגבוהים בחלל הגדול. אלכס שוחח עם קבוצת ילדים ברוסית שוטפת וחייך את חיוכו הממזרי. ארקדי נדהם ממלבושו – חולצת</w:t>
      </w:r>
      <w:r w:rsidR="00902619">
        <w:rPr>
          <w:rFonts w:cs="Times New Roman" w:hint="cs"/>
          <w:rtl/>
        </w:rPr>
        <w:t xml:space="preserve"> </w:t>
      </w:r>
      <w:r w:rsidRPr="006600D1">
        <w:rPr>
          <w:rFonts w:cs="Times New Roman"/>
          <w:rtl/>
        </w:rPr>
        <w:t>צמר בעלת מחשוף גדול בגב, ומפניו – שהיו מרוחות באופן רשלני במייק-אפ כתום, סימני המריחה הגסה ניכרים בב</w:t>
      </w:r>
      <w:r w:rsidR="00902619">
        <w:rPr>
          <w:rFonts w:cs="Times New Roman" w:hint="cs"/>
          <w:rtl/>
        </w:rPr>
        <w:t>י</w:t>
      </w:r>
      <w:r w:rsidRPr="006600D1">
        <w:rPr>
          <w:rFonts w:cs="Times New Roman"/>
          <w:rtl/>
        </w:rPr>
        <w:t>רור על צווארו. ארקדי היה מרוצה מ</w:t>
      </w:r>
      <w:r w:rsidR="004D7433">
        <w:rPr>
          <w:rFonts w:cs="Times New Roman"/>
          <w:rtl/>
        </w:rPr>
        <w:t>ניסיונ</w:t>
      </w:r>
      <w:r w:rsidRPr="006600D1">
        <w:rPr>
          <w:rFonts w:cs="Times New Roman"/>
          <w:rtl/>
        </w:rPr>
        <w:t xml:space="preserve">ו הכושל של אלכס להתגנדר עם מייק-אפ וחולצת צמר סמרטוטית. ארקדי הנבון לא גילה כל עניין ביצור העלוב והלהוט להשביע רצון הזה, האלכס הזה, ולא נתן עליו דעתו. </w:t>
      </w:r>
      <w:r w:rsidR="001C5A04">
        <w:rPr>
          <w:rFonts w:cs="Times New Roman"/>
          <w:rtl/>
        </w:rPr>
        <w:t>אימא</w:t>
      </w:r>
      <w:r w:rsidRPr="006600D1">
        <w:rPr>
          <w:rFonts w:cs="Times New Roman"/>
          <w:rtl/>
        </w:rPr>
        <w:t xml:space="preserve"> תהיה מרוצה. ובחלומו, ארקדי ניסח לעצמו חוק – לעולם לא להתחבר למישהו לפני שיודעים עליו </w:t>
      </w:r>
      <w:r w:rsidR="00483BB1">
        <w:rPr>
          <w:rFonts w:cs="Times New Roman"/>
          <w:rtl/>
        </w:rPr>
        <w:t>הכול</w:t>
      </w:r>
      <w:r w:rsidRPr="006600D1">
        <w:rPr>
          <w:rFonts w:cs="Times New Roman"/>
          <w:rtl/>
        </w:rPr>
        <w:t>.</w:t>
      </w:r>
    </w:p>
    <w:p w14:paraId="24A2CE78" w14:textId="77777777" w:rsidR="00774997" w:rsidRDefault="00250F08" w:rsidP="00250000">
      <w:pPr>
        <w:rPr>
          <w:rtl/>
        </w:rPr>
      </w:pPr>
      <w:r w:rsidRPr="00CD067C">
        <w:rPr>
          <w:rtl/>
        </w:rPr>
        <w:t xml:space="preserve">הוא התעורר שטוף זיעה. ההקלה שחש בחלום התחלפה בחרדה. </w:t>
      </w:r>
    </w:p>
    <w:p w14:paraId="3D87873F" w14:textId="4A5B1E36" w:rsidR="00250F08" w:rsidRDefault="00250F08" w:rsidP="00250000">
      <w:pPr>
        <w:rPr>
          <w:rtl/>
        </w:rPr>
      </w:pPr>
      <w:r w:rsidRPr="00CD067C">
        <w:rPr>
          <w:rtl/>
        </w:rPr>
        <w:t xml:space="preserve">זה </w:t>
      </w:r>
      <w:r w:rsidRPr="00CD067C">
        <w:rPr>
          <w:rFonts w:hint="cs"/>
          <w:rtl/>
        </w:rPr>
        <w:t xml:space="preserve">היה </w:t>
      </w:r>
      <w:r w:rsidRPr="00CD067C">
        <w:rPr>
          <w:rtl/>
        </w:rPr>
        <w:t xml:space="preserve">מאוחר מדי, </w:t>
      </w:r>
      <w:r w:rsidR="00991F7C">
        <w:rPr>
          <w:rFonts w:hint="cs"/>
          <w:rtl/>
        </w:rPr>
        <w:t>מחוץ להישג ידו ו</w:t>
      </w:r>
      <w:r w:rsidRPr="00CD067C">
        <w:rPr>
          <w:rtl/>
        </w:rPr>
        <w:t>מאוחר מדי.</w:t>
      </w:r>
    </w:p>
    <w:p w14:paraId="1DD5FECF" w14:textId="0D43C0D8" w:rsidR="00BD4F00" w:rsidRDefault="00BD4F00" w:rsidP="00250000">
      <w:pPr>
        <w:rPr>
          <w:rtl/>
        </w:rPr>
      </w:pPr>
    </w:p>
    <w:p w14:paraId="7B49D05E" w14:textId="51FEA871" w:rsidR="00BD4F00" w:rsidRPr="00CD067C" w:rsidRDefault="00BD4F00" w:rsidP="00D827C3">
      <w:pPr>
        <w:pStyle w:val="Heading2"/>
        <w:rPr>
          <w:rtl/>
        </w:rPr>
      </w:pPr>
      <w:r>
        <w:rPr>
          <w:rFonts w:hint="cs"/>
          <w:rtl/>
        </w:rPr>
        <w:t xml:space="preserve">הילד </w:t>
      </w:r>
      <w:r w:rsidR="006600D1">
        <w:rPr>
          <w:rFonts w:hint="cs"/>
          <w:rtl/>
        </w:rPr>
        <w:t>(</w:t>
      </w:r>
      <w:r>
        <w:rPr>
          <w:rFonts w:hint="cs"/>
          <w:rtl/>
        </w:rPr>
        <w:t>שהיה בעצם ענק</w:t>
      </w:r>
      <w:r w:rsidR="006600D1">
        <w:rPr>
          <w:rFonts w:hint="cs"/>
          <w:rtl/>
        </w:rPr>
        <w:t>)</w:t>
      </w:r>
      <w:r w:rsidR="00383E07">
        <w:rPr>
          <w:rFonts w:hint="cs"/>
          <w:rtl/>
        </w:rPr>
        <w:t xml:space="preserve"> [אלכס בן 10]</w:t>
      </w:r>
    </w:p>
    <w:p w14:paraId="2F0096E9" w14:textId="10EC9ED6" w:rsidR="00E25FBE" w:rsidRDefault="00F449A9" w:rsidP="001319E0">
      <w:pPr>
        <w:rPr>
          <w:rFonts w:cs="Times New Roman"/>
          <w:rtl/>
        </w:rPr>
      </w:pPr>
      <w:r>
        <w:rPr>
          <w:rFonts w:cs="Times New Roman" w:hint="cs"/>
          <w:rtl/>
        </w:rPr>
        <w:t>"א</w:t>
      </w:r>
      <w:r w:rsidR="00584293">
        <w:rPr>
          <w:rFonts w:cs="Times New Roman" w:hint="cs"/>
          <w:rtl/>
        </w:rPr>
        <w:t>תם זוכרים משהו מאז, כש</w:t>
      </w:r>
      <w:r w:rsidR="003B2CB5">
        <w:rPr>
          <w:rFonts w:cs="Times New Roman" w:hint="cs"/>
          <w:rtl/>
        </w:rPr>
        <w:t>גרנו כאן</w:t>
      </w:r>
      <w:r w:rsidR="00584293">
        <w:rPr>
          <w:rFonts w:cs="Times New Roman" w:hint="cs"/>
          <w:rtl/>
        </w:rPr>
        <w:t xml:space="preserve"> </w:t>
      </w:r>
      <w:r w:rsidR="00756820">
        <w:rPr>
          <w:rFonts w:cs="Times New Roman" w:hint="cs"/>
          <w:rtl/>
        </w:rPr>
        <w:t>ביחד</w:t>
      </w:r>
      <w:r>
        <w:rPr>
          <w:rFonts w:cs="Times New Roman" w:hint="cs"/>
          <w:rtl/>
        </w:rPr>
        <w:t>,</w:t>
      </w:r>
      <w:r w:rsidR="00756820">
        <w:rPr>
          <w:rFonts w:cs="Times New Roman" w:hint="cs"/>
          <w:rtl/>
        </w:rPr>
        <w:t xml:space="preserve"> שתי המשפ</w:t>
      </w:r>
      <w:r w:rsidR="00584293">
        <w:rPr>
          <w:rFonts w:cs="Times New Roman" w:hint="cs"/>
          <w:rtl/>
        </w:rPr>
        <w:t>חות?</w:t>
      </w:r>
      <w:r w:rsidR="00333A9D">
        <w:rPr>
          <w:rFonts w:cs="Times New Roman" w:hint="cs"/>
          <w:rtl/>
        </w:rPr>
        <w:t>" הדודה</w:t>
      </w:r>
      <w:r w:rsidR="00333A9D" w:rsidRPr="00333A9D">
        <w:rPr>
          <w:rFonts w:cs="Times New Roman" w:hint="cs"/>
          <w:rtl/>
        </w:rPr>
        <w:t xml:space="preserve"> </w:t>
      </w:r>
      <w:r w:rsidR="00333A9D">
        <w:rPr>
          <w:rFonts w:cs="Times New Roman" w:hint="cs"/>
          <w:rtl/>
        </w:rPr>
        <w:t xml:space="preserve">מצצה </w:t>
      </w:r>
      <w:r w:rsidR="00756820">
        <w:rPr>
          <w:rFonts w:cs="Times New Roman" w:hint="cs"/>
          <w:rtl/>
        </w:rPr>
        <w:t xml:space="preserve">מאצבעותיה </w:t>
      </w:r>
      <w:r w:rsidR="00333A9D">
        <w:rPr>
          <w:rFonts w:cs="Times New Roman" w:hint="cs"/>
          <w:rtl/>
        </w:rPr>
        <w:t>את ה</w:t>
      </w:r>
      <w:r w:rsidR="00556998">
        <w:rPr>
          <w:rFonts w:cs="Times New Roman" w:hint="cs"/>
          <w:rtl/>
        </w:rPr>
        <w:t xml:space="preserve">סירופ </w:t>
      </w:r>
      <w:r w:rsidR="002A2096">
        <w:rPr>
          <w:rFonts w:cs="Times New Roman" w:hint="cs"/>
          <w:rtl/>
        </w:rPr>
        <w:t xml:space="preserve">השמנוני </w:t>
      </w:r>
      <w:r w:rsidR="00756820">
        <w:rPr>
          <w:rFonts w:cs="Times New Roman" w:hint="cs"/>
          <w:rtl/>
        </w:rPr>
        <w:t xml:space="preserve">של </w:t>
      </w:r>
      <w:r w:rsidR="002A2096">
        <w:rPr>
          <w:rFonts w:cs="Times New Roman" w:hint="cs"/>
          <w:rtl/>
        </w:rPr>
        <w:t>הבקלאווה שאלכס נ</w:t>
      </w:r>
      <w:r w:rsidR="00580A3B">
        <w:rPr>
          <w:rFonts w:cs="Times New Roman" w:hint="cs"/>
          <w:rtl/>
        </w:rPr>
        <w:t>גס</w:t>
      </w:r>
      <w:r w:rsidR="002A2096">
        <w:rPr>
          <w:rFonts w:cs="Times New Roman" w:hint="cs"/>
          <w:rtl/>
        </w:rPr>
        <w:t xml:space="preserve"> בה רק ביס קטן, מהוסס</w:t>
      </w:r>
      <w:r w:rsidR="009952F1">
        <w:rPr>
          <w:rFonts w:cs="Times New Roman" w:hint="cs"/>
          <w:rtl/>
        </w:rPr>
        <w:t>.</w:t>
      </w:r>
      <w:r w:rsidR="002A2096">
        <w:rPr>
          <w:rFonts w:cs="Times New Roman" w:hint="cs"/>
          <w:rtl/>
        </w:rPr>
        <w:t xml:space="preserve"> </w:t>
      </w:r>
      <w:r w:rsidR="00333A9D">
        <w:rPr>
          <w:rFonts w:cs="Times New Roman" w:hint="cs"/>
          <w:rtl/>
        </w:rPr>
        <w:t>"</w:t>
      </w:r>
      <w:r w:rsidR="00584293">
        <w:rPr>
          <w:rFonts w:cs="Times New Roman" w:hint="cs"/>
          <w:rtl/>
        </w:rPr>
        <w:t xml:space="preserve">מארק </w:t>
      </w:r>
      <w:r w:rsidR="00584293">
        <w:rPr>
          <w:rFonts w:cs="Times New Roman"/>
          <w:rtl/>
        </w:rPr>
        <w:t>–</w:t>
      </w:r>
      <w:r w:rsidR="00584293">
        <w:rPr>
          <w:rFonts w:cs="Times New Roman" w:hint="cs"/>
          <w:rtl/>
        </w:rPr>
        <w:t xml:space="preserve"> אתה היית תינוק, </w:t>
      </w:r>
      <w:r w:rsidR="00580A3B">
        <w:rPr>
          <w:rFonts w:cs="Times New Roman" w:hint="cs"/>
          <w:rtl/>
        </w:rPr>
        <w:t>לא ייתכן</w:t>
      </w:r>
      <w:r w:rsidR="00584293">
        <w:rPr>
          <w:rFonts w:cs="Times New Roman" w:hint="cs"/>
          <w:rtl/>
        </w:rPr>
        <w:t xml:space="preserve"> שתזכור משהו, אבל אלכס </w:t>
      </w:r>
      <w:r w:rsidR="00584293">
        <w:rPr>
          <w:rFonts w:cs="Times New Roman"/>
          <w:rtl/>
        </w:rPr>
        <w:t>–</w:t>
      </w:r>
      <w:r w:rsidR="00584293">
        <w:rPr>
          <w:rFonts w:cs="Times New Roman" w:hint="cs"/>
          <w:rtl/>
        </w:rPr>
        <w:t xml:space="preserve"> </w:t>
      </w:r>
      <w:r>
        <w:rPr>
          <w:rFonts w:cs="Times New Roman" w:hint="cs"/>
          <w:rtl/>
        </w:rPr>
        <w:t>בן כמה היית אז? לא יותר משלוש</w:t>
      </w:r>
      <w:r w:rsidRPr="00F449A9">
        <w:rPr>
          <w:rFonts w:cs="Times New Roman"/>
          <w:rtl/>
        </w:rPr>
        <w:t xml:space="preserve">, </w:t>
      </w:r>
      <w:r w:rsidR="00584293">
        <w:rPr>
          <w:rFonts w:cs="Times New Roman" w:hint="cs"/>
          <w:rtl/>
        </w:rPr>
        <w:t xml:space="preserve">אולי פחות אפילו. היה </w:t>
      </w:r>
      <w:r w:rsidR="006600D1">
        <w:rPr>
          <w:rFonts w:cs="Times New Roman" w:hint="cs"/>
          <w:rtl/>
        </w:rPr>
        <w:t xml:space="preserve">אז </w:t>
      </w:r>
      <w:r w:rsidR="00584293">
        <w:rPr>
          <w:rFonts w:cs="Times New Roman" w:hint="cs"/>
          <w:rtl/>
        </w:rPr>
        <w:t xml:space="preserve">קיץ, </w:t>
      </w:r>
      <w:r w:rsidR="00EB77CA">
        <w:rPr>
          <w:rFonts w:cs="Times New Roman" w:hint="cs"/>
          <w:rtl/>
        </w:rPr>
        <w:t xml:space="preserve">בדיוק </w:t>
      </w:r>
      <w:r w:rsidR="00584293">
        <w:rPr>
          <w:rFonts w:cs="Times New Roman" w:hint="cs"/>
          <w:rtl/>
        </w:rPr>
        <w:t xml:space="preserve">כמו </w:t>
      </w:r>
      <w:r w:rsidR="00F06A3F">
        <w:rPr>
          <w:rFonts w:cs="Times New Roman" w:hint="cs"/>
          <w:rtl/>
        </w:rPr>
        <w:t>עכשיו</w:t>
      </w:r>
      <w:r w:rsidR="00584293">
        <w:rPr>
          <w:rFonts w:cs="Times New Roman" w:hint="cs"/>
          <w:rtl/>
        </w:rPr>
        <w:t>, ו</w:t>
      </w:r>
      <w:r>
        <w:rPr>
          <w:rFonts w:cs="Times New Roman"/>
          <w:rtl/>
        </w:rPr>
        <w:t xml:space="preserve">כשהלבישו </w:t>
      </w:r>
      <w:r w:rsidR="00584293">
        <w:rPr>
          <w:rFonts w:cs="Times New Roman" w:hint="cs"/>
          <w:rtl/>
        </w:rPr>
        <w:t>אותך</w:t>
      </w:r>
      <w:r w:rsidRPr="00F449A9">
        <w:rPr>
          <w:rFonts w:cs="Times New Roman"/>
          <w:rtl/>
        </w:rPr>
        <w:t xml:space="preserve"> </w:t>
      </w:r>
      <w:r w:rsidR="00584293">
        <w:rPr>
          <w:rFonts w:cs="Times New Roman" w:hint="cs"/>
          <w:rtl/>
        </w:rPr>
        <w:t>ב</w:t>
      </w:r>
      <w:r w:rsidRPr="00F449A9">
        <w:rPr>
          <w:rFonts w:cs="Times New Roman"/>
          <w:rtl/>
        </w:rPr>
        <w:t>חולצה קצרה</w:t>
      </w:r>
      <w:r w:rsidR="00584293">
        <w:rPr>
          <w:rFonts w:cs="Times New Roman" w:hint="cs"/>
          <w:rtl/>
        </w:rPr>
        <w:t>, ניסית</w:t>
      </w:r>
      <w:r w:rsidRPr="00F449A9">
        <w:rPr>
          <w:rFonts w:cs="Times New Roman"/>
          <w:rtl/>
        </w:rPr>
        <w:t xml:space="preserve"> למשוך </w:t>
      </w:r>
      <w:r w:rsidRPr="00F449A9">
        <w:rPr>
          <w:rFonts w:cs="Times New Roman"/>
          <w:rtl/>
        </w:rPr>
        <w:lastRenderedPageBreak/>
        <w:t xml:space="preserve">את השרוולים </w:t>
      </w:r>
      <w:r w:rsidR="003B2CB5">
        <w:rPr>
          <w:rFonts w:cs="Times New Roman" w:hint="cs"/>
          <w:rtl/>
        </w:rPr>
        <w:t>מעבר למרפקים</w:t>
      </w:r>
      <w:r>
        <w:rPr>
          <w:rFonts w:cs="Times New Roman" w:hint="cs"/>
          <w:rtl/>
        </w:rPr>
        <w:t>,</w:t>
      </w:r>
      <w:r w:rsidRPr="00F449A9">
        <w:rPr>
          <w:rFonts w:cs="Times New Roman"/>
          <w:rtl/>
        </w:rPr>
        <w:t xml:space="preserve"> כי</w:t>
      </w:r>
      <w:r>
        <w:rPr>
          <w:rFonts w:cs="Times New Roman"/>
          <w:rtl/>
        </w:rPr>
        <w:t xml:space="preserve"> </w:t>
      </w:r>
      <w:r w:rsidRPr="00F449A9">
        <w:rPr>
          <w:rFonts w:cs="Times New Roman"/>
          <w:rtl/>
        </w:rPr>
        <w:t>הי</w:t>
      </w:r>
      <w:r>
        <w:rPr>
          <w:rFonts w:cs="Times New Roman" w:hint="cs"/>
          <w:rtl/>
        </w:rPr>
        <w:t>ית</w:t>
      </w:r>
      <w:r w:rsidRPr="00F449A9">
        <w:rPr>
          <w:rFonts w:cs="Times New Roman"/>
          <w:rtl/>
        </w:rPr>
        <w:t xml:space="preserve"> רגיל רק לחולצות עם שרוולים ארוכים</w:t>
      </w:r>
      <w:r w:rsidR="009952F1">
        <w:rPr>
          <w:rFonts w:cs="Times New Roman" w:hint="cs"/>
          <w:rtl/>
        </w:rPr>
        <w:t>.</w:t>
      </w:r>
      <w:r>
        <w:rPr>
          <w:rFonts w:cs="Times New Roman" w:hint="cs"/>
          <w:rtl/>
        </w:rPr>
        <w:t xml:space="preserve">" היא צחקה, </w:t>
      </w:r>
      <w:r w:rsidR="00333A9D">
        <w:rPr>
          <w:rFonts w:cs="Times New Roman" w:hint="cs"/>
          <w:rtl/>
        </w:rPr>
        <w:t>ושתי בנותיה</w:t>
      </w:r>
      <w:r w:rsidR="00460B72">
        <w:rPr>
          <w:rFonts w:cs="Times New Roman" w:hint="cs"/>
          <w:rtl/>
        </w:rPr>
        <w:t>, בת-אל ובת-חן</w:t>
      </w:r>
      <w:r w:rsidR="009952F1">
        <w:rPr>
          <w:rFonts w:cs="Times New Roman" w:hint="cs"/>
          <w:rtl/>
        </w:rPr>
        <w:t>,</w:t>
      </w:r>
      <w:r w:rsidR="00333A9D">
        <w:rPr>
          <w:rFonts w:cs="Times New Roman" w:hint="cs"/>
          <w:rtl/>
        </w:rPr>
        <w:t xml:space="preserve"> צחקו איתה</w:t>
      </w:r>
      <w:r w:rsidR="00EB77CA">
        <w:rPr>
          <w:rFonts w:cs="Times New Roman" w:hint="cs"/>
          <w:rtl/>
        </w:rPr>
        <w:t>.</w:t>
      </w:r>
      <w:r w:rsidR="00333A9D">
        <w:rPr>
          <w:rFonts w:cs="Times New Roman" w:hint="cs"/>
          <w:rtl/>
        </w:rPr>
        <w:t xml:space="preserve"> גם מארק</w:t>
      </w:r>
      <w:r w:rsidR="00460B72">
        <w:rPr>
          <w:rFonts w:cs="Times New Roman" w:hint="cs"/>
          <w:rtl/>
        </w:rPr>
        <w:t xml:space="preserve"> צחק</w:t>
      </w:r>
      <w:r w:rsidR="003B2CB5" w:rsidRPr="003B2CB5">
        <w:rPr>
          <w:rFonts w:cs="Times New Roman" w:hint="cs"/>
          <w:rtl/>
        </w:rPr>
        <w:t xml:space="preserve"> </w:t>
      </w:r>
      <w:r w:rsidR="003B2CB5">
        <w:rPr>
          <w:rFonts w:cs="Times New Roman" w:hint="cs"/>
          <w:rtl/>
        </w:rPr>
        <w:t>והתינוקת בת-גל</w:t>
      </w:r>
      <w:r w:rsidR="00460B72">
        <w:rPr>
          <w:rFonts w:cs="Times New Roman" w:hint="cs"/>
          <w:rtl/>
        </w:rPr>
        <w:t xml:space="preserve"> </w:t>
      </w:r>
      <w:r w:rsidR="003B2CB5">
        <w:rPr>
          <w:rFonts w:cs="Times New Roman" w:hint="cs"/>
          <w:rtl/>
        </w:rPr>
        <w:t>ו</w:t>
      </w:r>
      <w:r w:rsidR="00EB77CA">
        <w:rPr>
          <w:rFonts w:cs="Times New Roman" w:hint="cs"/>
          <w:rtl/>
        </w:rPr>
        <w:t xml:space="preserve">אפילו </w:t>
      </w:r>
      <w:r w:rsidR="00460B72">
        <w:rPr>
          <w:rFonts w:cs="Times New Roman" w:hint="cs"/>
          <w:rtl/>
        </w:rPr>
        <w:t>אלכס</w:t>
      </w:r>
      <w:r w:rsidR="00774CF8">
        <w:rPr>
          <w:rFonts w:cs="Times New Roman" w:hint="cs"/>
          <w:rtl/>
        </w:rPr>
        <w:t>,</w:t>
      </w:r>
      <w:r w:rsidR="00460B72">
        <w:rPr>
          <w:rFonts w:cs="Times New Roman" w:hint="cs"/>
          <w:rtl/>
        </w:rPr>
        <w:t xml:space="preserve"> </w:t>
      </w:r>
      <w:r w:rsidR="003B2CB5">
        <w:rPr>
          <w:rFonts w:cs="Times New Roman" w:hint="cs"/>
          <w:rtl/>
        </w:rPr>
        <w:t xml:space="preserve">אבל </w:t>
      </w:r>
      <w:r w:rsidR="00460B72">
        <w:rPr>
          <w:rFonts w:cs="Times New Roman" w:hint="cs"/>
          <w:rtl/>
        </w:rPr>
        <w:t>לא</w:t>
      </w:r>
      <w:r w:rsidR="00333A9D">
        <w:rPr>
          <w:rFonts w:cs="Times New Roman" w:hint="cs"/>
          <w:rtl/>
        </w:rPr>
        <w:t xml:space="preserve"> ה</w:t>
      </w:r>
      <w:r w:rsidR="00460B72">
        <w:rPr>
          <w:rFonts w:cs="Times New Roman" w:hint="cs"/>
          <w:rtl/>
        </w:rPr>
        <w:t>דוד</w:t>
      </w:r>
      <w:r w:rsidR="00DC427E">
        <w:rPr>
          <w:rFonts w:cs="Times New Roman" w:hint="cs"/>
          <w:rtl/>
        </w:rPr>
        <w:t>,</w:t>
      </w:r>
      <w:r w:rsidR="00333A9D">
        <w:rPr>
          <w:rFonts w:cs="Times New Roman" w:hint="cs"/>
          <w:rtl/>
        </w:rPr>
        <w:t xml:space="preserve"> שסבר שהחשבון לשישה אנשים</w:t>
      </w:r>
      <w:r w:rsidR="00460B72">
        <w:rPr>
          <w:rFonts w:cs="Times New Roman" w:hint="cs"/>
          <w:rtl/>
        </w:rPr>
        <w:t xml:space="preserve">, </w:t>
      </w:r>
      <w:r w:rsidR="00333A9D">
        <w:rPr>
          <w:rFonts w:cs="Times New Roman" w:hint="cs"/>
          <w:rtl/>
        </w:rPr>
        <w:t xml:space="preserve">מתוכם ארבעה </w:t>
      </w:r>
      <w:r w:rsidR="00460B72">
        <w:rPr>
          <w:rFonts w:cs="Times New Roman" w:hint="cs"/>
          <w:rtl/>
        </w:rPr>
        <w:t>ילדים</w:t>
      </w:r>
      <w:r w:rsidR="00EB4A61">
        <w:rPr>
          <w:rFonts w:cs="Times New Roman" w:hint="cs"/>
          <w:rtl/>
        </w:rPr>
        <w:t xml:space="preserve"> (התינוקת לא נחשבה)</w:t>
      </w:r>
      <w:r w:rsidR="00460B72">
        <w:rPr>
          <w:rFonts w:cs="Times New Roman" w:hint="cs"/>
          <w:rtl/>
        </w:rPr>
        <w:t xml:space="preserve"> </w:t>
      </w:r>
      <w:r w:rsidR="00333A9D">
        <w:rPr>
          <w:rFonts w:cs="Times New Roman" w:hint="cs"/>
          <w:rtl/>
        </w:rPr>
        <w:t xml:space="preserve">בסטקייה </w:t>
      </w:r>
      <w:r w:rsidR="00584293">
        <w:rPr>
          <w:rFonts w:cs="Times New Roman" w:hint="cs"/>
          <w:rtl/>
        </w:rPr>
        <w:t>בפאתי</w:t>
      </w:r>
      <w:r w:rsidR="00333A9D">
        <w:rPr>
          <w:rFonts w:cs="Times New Roman" w:hint="cs"/>
          <w:rtl/>
        </w:rPr>
        <w:t xml:space="preserve"> שדה</w:t>
      </w:r>
      <w:r w:rsidR="009952F1">
        <w:rPr>
          <w:rFonts w:cs="Times New Roman" w:hint="cs"/>
          <w:rtl/>
        </w:rPr>
        <w:t xml:space="preserve"> </w:t>
      </w:r>
      <w:r w:rsidR="00333A9D">
        <w:rPr>
          <w:rFonts w:cs="Times New Roman" w:hint="cs"/>
          <w:rtl/>
        </w:rPr>
        <w:t>בור</w:t>
      </w:r>
      <w:r w:rsidR="00460B72">
        <w:rPr>
          <w:rFonts w:cs="Times New Roman" w:hint="cs"/>
          <w:rtl/>
        </w:rPr>
        <w:t>, היה מופקע לכל הדעות.</w:t>
      </w:r>
      <w:r w:rsidRPr="00F449A9">
        <w:rPr>
          <w:rFonts w:cs="Times New Roman"/>
          <w:rtl/>
        </w:rPr>
        <w:t xml:space="preserve"> </w:t>
      </w:r>
    </w:p>
    <w:p w14:paraId="529CED58" w14:textId="28AB73A7" w:rsidR="001319E0" w:rsidRPr="00A734D6" w:rsidRDefault="00333A9D" w:rsidP="001319E0">
      <w:pPr>
        <w:rPr>
          <w:rFonts w:cs="Times New Roman"/>
          <w:rtl/>
        </w:rPr>
      </w:pPr>
      <w:r>
        <w:rPr>
          <w:rFonts w:cs="Times New Roman" w:hint="cs"/>
          <w:rtl/>
        </w:rPr>
        <w:t>"</w:t>
      </w:r>
      <w:r w:rsidR="00F449A9" w:rsidRPr="00F449A9">
        <w:rPr>
          <w:rFonts w:cs="Times New Roman"/>
          <w:rtl/>
        </w:rPr>
        <w:t xml:space="preserve">זה היה </w:t>
      </w:r>
      <w:r w:rsidR="00F97A34">
        <w:rPr>
          <w:rFonts w:cs="Times New Roman" w:hint="cs"/>
          <w:rtl/>
        </w:rPr>
        <w:t>כל כך</w:t>
      </w:r>
      <w:r>
        <w:rPr>
          <w:rFonts w:cs="Times New Roman" w:hint="cs"/>
          <w:rtl/>
        </w:rPr>
        <w:t xml:space="preserve"> </w:t>
      </w:r>
      <w:r w:rsidR="00460B72">
        <w:rPr>
          <w:rFonts w:cs="Times New Roman"/>
          <w:rtl/>
        </w:rPr>
        <w:t>חמוד</w:t>
      </w:r>
      <w:r w:rsidR="00460B72">
        <w:rPr>
          <w:rFonts w:cs="Times New Roman" w:hint="cs"/>
          <w:rtl/>
        </w:rPr>
        <w:t>,</w:t>
      </w:r>
      <w:r>
        <w:rPr>
          <w:rFonts w:cs="Times New Roman" w:hint="cs"/>
          <w:rtl/>
        </w:rPr>
        <w:t xml:space="preserve">" </w:t>
      </w:r>
      <w:r w:rsidR="00460B72">
        <w:rPr>
          <w:rFonts w:cs="Times New Roman" w:hint="cs"/>
          <w:rtl/>
        </w:rPr>
        <w:t>סיכמ</w:t>
      </w:r>
      <w:r w:rsidR="00460B72" w:rsidRPr="00A734D6">
        <w:rPr>
          <w:rFonts w:cs="Times New Roman" w:hint="cs"/>
          <w:rtl/>
        </w:rPr>
        <w:t>ה הדודה ואלכס חשב,</w:t>
      </w:r>
      <w:r w:rsidRPr="00A734D6">
        <w:rPr>
          <w:rFonts w:cs="Times New Roman" w:hint="cs"/>
          <w:rtl/>
        </w:rPr>
        <w:t xml:space="preserve"> מעולם לא שיערתי</w:t>
      </w:r>
      <w:r w:rsidR="00460B72" w:rsidRPr="00A734D6">
        <w:rPr>
          <w:rFonts w:cs="Times New Roman" w:hint="cs"/>
          <w:rtl/>
        </w:rPr>
        <w:t xml:space="preserve"> שזה כך</w:t>
      </w:r>
      <w:r w:rsidRPr="00A734D6">
        <w:rPr>
          <w:rFonts w:cs="Times New Roman" w:hint="cs"/>
          <w:rtl/>
        </w:rPr>
        <w:t>, אבל גם לפה אני שייך.</w:t>
      </w:r>
      <w:r w:rsidR="001319E0" w:rsidRPr="00A734D6">
        <w:rPr>
          <w:rFonts w:cs="Times New Roman" w:hint="cs"/>
          <w:rtl/>
        </w:rPr>
        <w:t xml:space="preserve"> </w:t>
      </w:r>
    </w:p>
    <w:p w14:paraId="479689E5" w14:textId="741C75D5" w:rsidR="007F6A9C" w:rsidRPr="00A734D6" w:rsidRDefault="00A734D6" w:rsidP="007F6A9C">
      <w:pPr>
        <w:rPr>
          <w:rFonts w:cs="Times New Roman"/>
          <w:rtl/>
        </w:rPr>
      </w:pPr>
      <w:bookmarkStart w:id="19" w:name="_Hlk506554410"/>
      <w:r w:rsidRPr="00A734D6">
        <w:rPr>
          <w:rFonts w:cs="Times New Roman"/>
          <w:rtl/>
        </w:rPr>
        <w:t>הדודה דמתה בעיניו</w:t>
      </w:r>
      <w:r w:rsidR="00C90C6C">
        <w:rPr>
          <w:rFonts w:cs="Times New Roman"/>
          <w:rtl/>
        </w:rPr>
        <w:t xml:space="preserve"> מאוד </w:t>
      </w:r>
      <w:r w:rsidRPr="00A734D6">
        <w:rPr>
          <w:rFonts w:cs="Times New Roman"/>
          <w:rtl/>
        </w:rPr>
        <w:t xml:space="preserve">לאימו, בעיקר </w:t>
      </w:r>
      <w:r w:rsidR="006D4DDB" w:rsidRPr="006D4DDB">
        <w:rPr>
          <w:rFonts w:cs="Times New Roman"/>
          <w:rtl/>
        </w:rPr>
        <w:t>בהשוואה ל</w:t>
      </w:r>
      <w:r w:rsidRPr="00A734D6">
        <w:rPr>
          <w:rFonts w:cs="Times New Roman"/>
          <w:rtl/>
        </w:rPr>
        <w:t>נשים ישראליות אחרות</w:t>
      </w:r>
      <w:r w:rsidR="006600D1" w:rsidRPr="006600D1">
        <w:rPr>
          <w:rFonts w:cs="Times New Roman"/>
          <w:rtl/>
        </w:rPr>
        <w:t xml:space="preserve"> –</w:t>
      </w:r>
      <w:r w:rsidRPr="00A734D6">
        <w:rPr>
          <w:rFonts w:cs="Times New Roman"/>
          <w:rtl/>
        </w:rPr>
        <w:t xml:space="preserve"> בשפתיה הדקות, בקומתה הגבוהה, בגופה הצנום – אלא שבתנועותיה </w:t>
      </w:r>
      <w:r w:rsidR="001C5A04">
        <w:rPr>
          <w:rFonts w:cs="Times New Roman"/>
          <w:rtl/>
        </w:rPr>
        <w:t>הייתה</w:t>
      </w:r>
      <w:r w:rsidRPr="00A734D6">
        <w:rPr>
          <w:rFonts w:cs="Times New Roman"/>
          <w:rtl/>
        </w:rPr>
        <w:t xml:space="preserve"> גמישות נעימה, ול</w:t>
      </w:r>
      <w:r w:rsidR="00922255">
        <w:rPr>
          <w:rFonts w:cs="Times New Roman"/>
          <w:rtl/>
        </w:rPr>
        <w:t>שערה</w:t>
      </w:r>
      <w:r w:rsidRPr="00A734D6">
        <w:rPr>
          <w:rFonts w:cs="Times New Roman"/>
          <w:rtl/>
        </w:rPr>
        <w:t xml:space="preserve"> גוון אדמוני בעוד שנדמה היה כי הצבע הסתלק כליל</w:t>
      </w:r>
      <w:r w:rsidR="00091684" w:rsidRPr="00A734D6">
        <w:rPr>
          <w:rFonts w:cs="Times New Roman" w:hint="cs"/>
          <w:rtl/>
        </w:rPr>
        <w:t xml:space="preserve"> [</w:t>
      </w:r>
      <w:r w:rsidR="007F6A9C" w:rsidRPr="00A734D6">
        <w:rPr>
          <w:rFonts w:cs="Times New Roman" w:hint="cs"/>
          <w:rtl/>
        </w:rPr>
        <w:t xml:space="preserve">הובהר </w:t>
      </w:r>
      <w:r w:rsidR="007F6A9C" w:rsidRPr="00A734D6">
        <w:rPr>
          <w:rFonts w:cs="Times New Roman"/>
        </w:rPr>
        <w:t>was bleached</w:t>
      </w:r>
      <w:r w:rsidR="007F6A9C" w:rsidRPr="00A734D6">
        <w:rPr>
          <w:rFonts w:cs="Times New Roman" w:hint="cs"/>
          <w:rtl/>
        </w:rPr>
        <w:t xml:space="preserve">] </w:t>
      </w:r>
      <w:r w:rsidR="000B05E3" w:rsidRPr="00A734D6">
        <w:rPr>
          <w:rFonts w:cs="Times New Roman"/>
          <w:rtl/>
        </w:rPr>
        <w:t>מגופה של האם</w:t>
      </w:r>
      <w:r w:rsidR="007F6A9C" w:rsidRPr="00A734D6">
        <w:rPr>
          <w:rFonts w:cs="Times New Roman" w:hint="cs"/>
          <w:rtl/>
        </w:rPr>
        <w:t>. ה</w:t>
      </w:r>
      <w:r w:rsidR="003B0E88" w:rsidRPr="00A734D6">
        <w:rPr>
          <w:rFonts w:cs="Times New Roman" w:hint="cs"/>
          <w:rtl/>
        </w:rPr>
        <w:t xml:space="preserve">דודה </w:t>
      </w:r>
      <w:r w:rsidR="007F6A9C" w:rsidRPr="00A734D6">
        <w:rPr>
          <w:rFonts w:cs="Times New Roman" w:hint="cs"/>
          <w:rtl/>
        </w:rPr>
        <w:t xml:space="preserve">גילתה אדישות כלפי הנמשים שצצו על פניה, </w:t>
      </w:r>
      <w:r>
        <w:rPr>
          <w:rFonts w:cs="Times New Roman" w:hint="cs"/>
          <w:rtl/>
        </w:rPr>
        <w:t xml:space="preserve">על </w:t>
      </w:r>
      <w:r w:rsidR="007F6A9C" w:rsidRPr="00A734D6">
        <w:rPr>
          <w:rFonts w:cs="Times New Roman" w:hint="cs"/>
          <w:rtl/>
        </w:rPr>
        <w:t>זרועותיה ו</w:t>
      </w:r>
      <w:r w:rsidR="009952F1">
        <w:rPr>
          <w:rFonts w:cs="Times New Roman" w:hint="cs"/>
          <w:rtl/>
        </w:rPr>
        <w:t xml:space="preserve">על </w:t>
      </w:r>
      <w:r w:rsidR="007F6A9C" w:rsidRPr="00A734D6">
        <w:rPr>
          <w:rFonts w:cs="Times New Roman" w:hint="cs"/>
          <w:rtl/>
        </w:rPr>
        <w:t>כל פיסת עור אחרת החשופה לשמש</w:t>
      </w:r>
      <w:r w:rsidR="003B0E88" w:rsidRPr="00A734D6">
        <w:rPr>
          <w:rFonts w:cs="Times New Roman" w:hint="cs"/>
          <w:rtl/>
        </w:rPr>
        <w:t>,</w:t>
      </w:r>
      <w:r w:rsidR="007F6A9C" w:rsidRPr="00A734D6">
        <w:rPr>
          <w:rFonts w:cs="Times New Roman" w:hint="cs"/>
          <w:rtl/>
        </w:rPr>
        <w:t xml:space="preserve"> דבר שבוודאי לא היה מתקבל בהבנה אצל אימו.</w:t>
      </w:r>
    </w:p>
    <w:bookmarkEnd w:id="19"/>
    <w:p w14:paraId="23122958" w14:textId="0FCDE0AB" w:rsidR="007A1303" w:rsidRPr="00A734D6" w:rsidRDefault="00A734D6" w:rsidP="006D4DDB">
      <w:pPr>
        <w:rPr>
          <w:rFonts w:cs="Times New Roman"/>
          <w:rtl/>
        </w:rPr>
      </w:pPr>
      <w:r w:rsidRPr="00A734D6">
        <w:rPr>
          <w:rFonts w:cs="Times New Roman"/>
          <w:rtl/>
        </w:rPr>
        <w:t>הדודה נ</w:t>
      </w:r>
      <w:r w:rsidR="009952F1">
        <w:rPr>
          <w:rFonts w:cs="Times New Roman" w:hint="cs"/>
          <w:rtl/>
        </w:rPr>
        <w:t>י</w:t>
      </w:r>
      <w:r w:rsidRPr="00A734D6">
        <w:rPr>
          <w:rFonts w:cs="Times New Roman"/>
          <w:rtl/>
        </w:rPr>
        <w:t>גנה קלרנית</w:t>
      </w:r>
      <w:r w:rsidR="007B1344" w:rsidRPr="00A734D6">
        <w:rPr>
          <w:rFonts w:cs="Times New Roman"/>
          <w:rtl/>
        </w:rPr>
        <w:t xml:space="preserve"> וקלרנית בס</w:t>
      </w:r>
      <w:r w:rsidRPr="00A734D6">
        <w:rPr>
          <w:rFonts w:cs="Times New Roman"/>
          <w:rtl/>
        </w:rPr>
        <w:t xml:space="preserve"> בתזמורת הסימפונית של רשות השידור. היא נסעה כמעט מדי יום לירושלים לחזרות, ובימים של קונצרט יצאה רק בשעות הצהריים המאוחרות. אין ספק שא</w:t>
      </w:r>
      <w:r w:rsidR="006D4DDB">
        <w:rPr>
          <w:rFonts w:cs="Times New Roman" w:hint="cs"/>
          <w:rtl/>
        </w:rPr>
        <w:t>י</w:t>
      </w:r>
      <w:r w:rsidRPr="00A734D6">
        <w:rPr>
          <w:rFonts w:cs="Times New Roman"/>
          <w:rtl/>
        </w:rPr>
        <w:t>מ</w:t>
      </w:r>
      <w:r w:rsidR="006D4DDB">
        <w:rPr>
          <w:rFonts w:cs="Times New Roman" w:hint="cs"/>
          <w:rtl/>
        </w:rPr>
        <w:t>ו של אלכס</w:t>
      </w:r>
      <w:r w:rsidRPr="00A734D6">
        <w:rPr>
          <w:rFonts w:cs="Times New Roman"/>
          <w:rtl/>
        </w:rPr>
        <w:t xml:space="preserve"> </w:t>
      </w:r>
      <w:r w:rsidR="001C5A04">
        <w:rPr>
          <w:rFonts w:cs="Times New Roman"/>
          <w:rtl/>
        </w:rPr>
        <w:t>הייתה</w:t>
      </w:r>
      <w:r w:rsidRPr="00A734D6">
        <w:rPr>
          <w:rFonts w:cs="Times New Roman"/>
          <w:rtl/>
        </w:rPr>
        <w:t xml:space="preserve"> נערצת בתכלית, </w:t>
      </w:r>
      <w:r w:rsidR="006600D1" w:rsidRPr="006600D1">
        <w:rPr>
          <w:rFonts w:cs="Times New Roman"/>
          <w:rtl/>
        </w:rPr>
        <w:t>היא ידעה ניבים הודיים קדומים ודיברה</w:t>
      </w:r>
      <w:r w:rsidR="009952F1" w:rsidRPr="009952F1">
        <w:rPr>
          <w:rFonts w:cs="Times New Roman"/>
          <w:rtl/>
        </w:rPr>
        <w:t xml:space="preserve"> </w:t>
      </w:r>
      <w:r w:rsidR="009952F1" w:rsidRPr="00A734D6">
        <w:rPr>
          <w:rFonts w:cs="Times New Roman"/>
          <w:rtl/>
        </w:rPr>
        <w:t>ב</w:t>
      </w:r>
      <w:r w:rsidR="009952F1">
        <w:rPr>
          <w:rFonts w:cs="Times New Roman"/>
          <w:rtl/>
        </w:rPr>
        <w:t>חופשי</w:t>
      </w:r>
      <w:r w:rsidR="009952F1" w:rsidRPr="00A734D6">
        <w:rPr>
          <w:rFonts w:cs="Times New Roman"/>
          <w:rtl/>
        </w:rPr>
        <w:t>ות</w:t>
      </w:r>
      <w:r w:rsidR="006600D1" w:rsidRPr="006600D1">
        <w:rPr>
          <w:rFonts w:cs="Times New Roman"/>
          <w:rtl/>
        </w:rPr>
        <w:t xml:space="preserve"> שפות אירופיות, גם נידחות – </w:t>
      </w:r>
      <w:r w:rsidRPr="00A734D6">
        <w:rPr>
          <w:rFonts w:cs="Times New Roman"/>
          <w:rtl/>
        </w:rPr>
        <w:t xml:space="preserve">לטבית וגם פינית ואפילו באסקית, אבל בעיני אלכס </w:t>
      </w:r>
      <w:r w:rsidR="001C5A04">
        <w:rPr>
          <w:rFonts w:cs="Times New Roman"/>
          <w:rtl/>
        </w:rPr>
        <w:t>הייתה</w:t>
      </w:r>
      <w:r w:rsidRPr="00A734D6">
        <w:rPr>
          <w:rFonts w:cs="Times New Roman"/>
          <w:rtl/>
        </w:rPr>
        <w:t xml:space="preserve"> דודתו הברייה המרהיבה בעולם, הצלילים שניגנה היו עולים ומטפסים זה על זה, חלקלקים וחמימים. </w:t>
      </w:r>
      <w:r w:rsidR="006D4DDB">
        <w:rPr>
          <w:rFonts w:cs="Times New Roman" w:hint="cs"/>
          <w:rtl/>
        </w:rPr>
        <w:t>ו</w:t>
      </w:r>
      <w:r w:rsidRPr="00A734D6">
        <w:rPr>
          <w:rFonts w:cs="Times New Roman"/>
          <w:rtl/>
        </w:rPr>
        <w:t>כשהתאמנה בבקרים בסלון או במטבח עם חלון פתוח וקרני השמש מרצדות על כן התו</w:t>
      </w:r>
      <w:r w:rsidR="009952F1">
        <w:rPr>
          <w:rFonts w:cs="Times New Roman" w:hint="cs"/>
          <w:rtl/>
        </w:rPr>
        <w:t>ו</w:t>
      </w:r>
      <w:r w:rsidRPr="00A734D6">
        <w:rPr>
          <w:rFonts w:cs="Times New Roman"/>
          <w:rtl/>
        </w:rPr>
        <w:t>ים, הצלילים נשמעו רכים ובכל זאת אלכס היה מ</w:t>
      </w:r>
      <w:r w:rsidR="006600D1" w:rsidRPr="006600D1">
        <w:rPr>
          <w:rFonts w:cs="Times New Roman"/>
          <w:rtl/>
        </w:rPr>
        <w:t>שוכנע</w:t>
      </w:r>
      <w:r w:rsidRPr="00A734D6">
        <w:rPr>
          <w:rFonts w:cs="Times New Roman"/>
          <w:rtl/>
        </w:rPr>
        <w:t xml:space="preserve"> שבתוך תוכם הם קשים כפלדה. </w:t>
      </w:r>
      <w:r w:rsidR="007A1303" w:rsidRPr="00A734D6">
        <w:rPr>
          <w:rFonts w:cs="Times New Roman"/>
          <w:rtl/>
        </w:rPr>
        <w:t>[</w:t>
      </w:r>
      <w:hyperlink r:id="rId19" w:history="1">
        <w:r w:rsidR="007A1303" w:rsidRPr="00A734D6">
          <w:rPr>
            <w:rStyle w:val="Hyperlink"/>
            <w:rFonts w:cs="Times New Roman" w:hint="eastAsia"/>
            <w:rtl/>
          </w:rPr>
          <w:t>קלרנית</w:t>
        </w:r>
      </w:hyperlink>
      <w:r w:rsidR="007A1303" w:rsidRPr="00A734D6">
        <w:rPr>
          <w:rFonts w:cs="Times New Roman"/>
          <w:rtl/>
        </w:rPr>
        <w:t>]</w:t>
      </w:r>
      <w:bookmarkStart w:id="20" w:name="_Hlk506554455"/>
    </w:p>
    <w:p w14:paraId="1EB2CDB9" w14:textId="77777777" w:rsidR="007B0077" w:rsidRPr="00A734D6" w:rsidRDefault="007B0077" w:rsidP="007F6A9C">
      <w:pPr>
        <w:rPr>
          <w:rFonts w:cs="Times New Roman"/>
          <w:rtl/>
        </w:rPr>
      </w:pPr>
    </w:p>
    <w:bookmarkEnd w:id="20"/>
    <w:p w14:paraId="600BF99D" w14:textId="49CC1010" w:rsidR="00BE49AC" w:rsidRDefault="009E35AA" w:rsidP="00BE49AC">
      <w:pPr>
        <w:rPr>
          <w:rtl/>
        </w:rPr>
      </w:pPr>
      <w:r>
        <w:rPr>
          <w:rFonts w:cs="Times New Roman" w:hint="cs"/>
          <w:rtl/>
        </w:rPr>
        <w:t>[</w:t>
      </w:r>
      <w:r w:rsidR="00BE49AC">
        <w:rPr>
          <w:rFonts w:cs="Times New Roman"/>
          <w:rtl/>
        </w:rPr>
        <w:t>הדוד ש</w:t>
      </w:r>
      <w:r w:rsidR="007421CE">
        <w:rPr>
          <w:rFonts w:cs="Times New Roman"/>
          <w:rtl/>
        </w:rPr>
        <w:t xml:space="preserve">ל אלכס עבד בשירות המטיאורולוגי </w:t>
      </w:r>
      <w:r w:rsidR="007421CE">
        <w:rPr>
          <w:rFonts w:cs="Times New Roman" w:hint="cs"/>
          <w:rtl/>
        </w:rPr>
        <w:t>ב</w:t>
      </w:r>
      <w:r w:rsidR="00BE49AC">
        <w:rPr>
          <w:rFonts w:cs="Times New Roman"/>
          <w:rtl/>
        </w:rPr>
        <w:t>בית דגן????</w:t>
      </w:r>
      <w:r>
        <w:rPr>
          <w:rFonts w:cs="Times New Roman" w:hint="cs"/>
          <w:rtl/>
        </w:rPr>
        <w:t>]</w:t>
      </w:r>
    </w:p>
    <w:p w14:paraId="67627821" w14:textId="10A071E0" w:rsidR="00904B79" w:rsidRPr="00D6657E" w:rsidRDefault="00904B79" w:rsidP="00460B72">
      <w:pPr>
        <w:rPr>
          <w:rtl/>
        </w:rPr>
      </w:pPr>
    </w:p>
    <w:p w14:paraId="72730562" w14:textId="6E3FE6E2" w:rsidR="00890825" w:rsidRPr="00E456CB" w:rsidRDefault="001155B2" w:rsidP="00890825">
      <w:pPr>
        <w:rPr>
          <w:rFonts w:cs="Times New Roman"/>
          <w:rtl/>
        </w:rPr>
      </w:pPr>
      <w:bookmarkStart w:id="21" w:name="_Hlk506554619"/>
      <w:r w:rsidRPr="00E456CB">
        <w:rPr>
          <w:rFonts w:cs="Times New Roman"/>
          <w:rtl/>
        </w:rPr>
        <w:t xml:space="preserve">נעים </w:t>
      </w:r>
      <w:r w:rsidR="006600D1" w:rsidRPr="006600D1">
        <w:rPr>
          <w:rFonts w:cs="Times New Roman"/>
          <w:rtl/>
        </w:rPr>
        <w:t xml:space="preserve">היה לאלכס </w:t>
      </w:r>
      <w:r w:rsidRPr="00E456CB">
        <w:rPr>
          <w:rFonts w:cs="Times New Roman"/>
          <w:rtl/>
        </w:rPr>
        <w:t>להלך ברחובותיה המעושנים, המהבילים עד עילפון</w:t>
      </w:r>
      <w:r w:rsidR="009952F1">
        <w:rPr>
          <w:rFonts w:cs="Times New Roman" w:hint="cs"/>
          <w:rtl/>
        </w:rPr>
        <w:t>,</w:t>
      </w:r>
      <w:r w:rsidRPr="00E456CB">
        <w:rPr>
          <w:rFonts w:cs="Times New Roman"/>
          <w:rtl/>
        </w:rPr>
        <w:t xml:space="preserve"> של העיר, </w:t>
      </w:r>
      <w:r w:rsidR="007154E7" w:rsidRPr="00E456CB">
        <w:rPr>
          <w:rFonts w:cs="Times New Roman" w:hint="cs"/>
          <w:rtl/>
        </w:rPr>
        <w:t>מלווה ב</w:t>
      </w:r>
      <w:r w:rsidR="00FF3BB7" w:rsidRPr="00E456CB">
        <w:rPr>
          <w:rFonts w:cs="Times New Roman" w:hint="cs"/>
          <w:rtl/>
        </w:rPr>
        <w:t xml:space="preserve">טרטור </w:t>
      </w:r>
      <w:r w:rsidR="009E35AA" w:rsidRPr="00E456CB">
        <w:rPr>
          <w:rFonts w:cs="Times New Roman" w:hint="cs"/>
          <w:rtl/>
        </w:rPr>
        <w:t xml:space="preserve">מחריש </w:t>
      </w:r>
      <w:r w:rsidR="00C90C6C">
        <w:rPr>
          <w:rFonts w:cs="Times New Roman" w:hint="cs"/>
          <w:rtl/>
        </w:rPr>
        <w:t>אוזניים</w:t>
      </w:r>
      <w:r w:rsidR="009E35AA" w:rsidRPr="00E456CB">
        <w:rPr>
          <w:rFonts w:cs="Times New Roman" w:hint="cs"/>
          <w:rtl/>
        </w:rPr>
        <w:t xml:space="preserve"> </w:t>
      </w:r>
      <w:r w:rsidR="002C42F5" w:rsidRPr="00E456CB">
        <w:rPr>
          <w:rFonts w:cs="Times New Roman" w:hint="cs"/>
          <w:rtl/>
        </w:rPr>
        <w:t>ש</w:t>
      </w:r>
      <w:r w:rsidR="00AD06A6" w:rsidRPr="00E456CB">
        <w:rPr>
          <w:rFonts w:cs="Times New Roman" w:hint="cs"/>
          <w:rtl/>
        </w:rPr>
        <w:t>אינו פוסק</w:t>
      </w:r>
      <w:r w:rsidR="00FF3BB7" w:rsidRPr="00E456CB">
        <w:rPr>
          <w:rFonts w:cs="Times New Roman" w:hint="cs"/>
          <w:rtl/>
        </w:rPr>
        <w:t>: מכונת</w:t>
      </w:r>
      <w:r w:rsidR="009952F1">
        <w:rPr>
          <w:rFonts w:cs="Times New Roman" w:hint="cs"/>
          <w:rtl/>
        </w:rPr>
        <w:t xml:space="preserve"> </w:t>
      </w:r>
      <w:r w:rsidR="00FF3BB7" w:rsidRPr="00E456CB">
        <w:rPr>
          <w:rFonts w:cs="Times New Roman" w:hint="cs"/>
          <w:rtl/>
        </w:rPr>
        <w:t>שאיבה שרובצת לה מעל פתח ביוב בצומת מרכז</w:t>
      </w:r>
      <w:r w:rsidR="007154E7" w:rsidRPr="00E456CB">
        <w:rPr>
          <w:rFonts w:cs="Times New Roman" w:hint="cs"/>
          <w:rtl/>
        </w:rPr>
        <w:t>י</w:t>
      </w:r>
      <w:r w:rsidR="00FF3BB7" w:rsidRPr="00E456CB">
        <w:rPr>
          <w:rFonts w:cs="Times New Roman" w:hint="cs"/>
          <w:rtl/>
        </w:rPr>
        <w:t>,</w:t>
      </w:r>
      <w:r w:rsidR="00981C98" w:rsidRPr="00E456CB">
        <w:rPr>
          <w:rFonts w:cs="Times New Roman" w:hint="cs"/>
          <w:rtl/>
        </w:rPr>
        <w:t xml:space="preserve"> </w:t>
      </w:r>
      <w:r w:rsidR="007B0077">
        <w:rPr>
          <w:rFonts w:cs="Times New Roman" w:hint="cs"/>
          <w:rtl/>
        </w:rPr>
        <w:t xml:space="preserve">קולם של </w:t>
      </w:r>
      <w:r w:rsidR="00981C98" w:rsidRPr="00E456CB">
        <w:rPr>
          <w:rFonts w:cs="Times New Roman"/>
          <w:rtl/>
        </w:rPr>
        <w:t>מדחסי</w:t>
      </w:r>
      <w:r w:rsidR="002C42F5" w:rsidRPr="00E456CB">
        <w:rPr>
          <w:rFonts w:cs="Times New Roman" w:hint="cs"/>
          <w:rtl/>
        </w:rPr>
        <w:t xml:space="preserve"> מזגנים תעשייתיים</w:t>
      </w:r>
      <w:r w:rsidR="00981C98" w:rsidRPr="00E456CB">
        <w:rPr>
          <w:rFonts w:cs="Times New Roman"/>
          <w:rtl/>
        </w:rPr>
        <w:t xml:space="preserve"> ו</w:t>
      </w:r>
      <w:r w:rsidR="00AD0101" w:rsidRPr="00E456CB">
        <w:rPr>
          <w:rFonts w:cs="Times New Roman" w:hint="cs"/>
          <w:rtl/>
        </w:rPr>
        <w:t xml:space="preserve">רטט </w:t>
      </w:r>
      <w:r w:rsidR="006600D1" w:rsidRPr="006600D1">
        <w:rPr>
          <w:rFonts w:cs="Times New Roman"/>
          <w:rtl/>
        </w:rPr>
        <w:t xml:space="preserve">קבוע כמעט של </w:t>
      </w:r>
      <w:r w:rsidR="00BD00F7" w:rsidRPr="00E456CB">
        <w:rPr>
          <w:rFonts w:cs="Times New Roman" w:hint="cs"/>
          <w:rtl/>
        </w:rPr>
        <w:t xml:space="preserve">פטיש </w:t>
      </w:r>
      <w:r w:rsidR="004C59E0">
        <w:rPr>
          <w:rFonts w:cs="Times New Roman" w:hint="cs"/>
          <w:rtl/>
        </w:rPr>
        <w:t>אוויר</w:t>
      </w:r>
      <w:r w:rsidR="006D4DDB">
        <w:rPr>
          <w:rFonts w:cs="Times New Roman" w:hint="cs"/>
          <w:rtl/>
        </w:rPr>
        <w:t>.</w:t>
      </w:r>
      <w:r w:rsidR="00FF3BB7" w:rsidRPr="00E456CB">
        <w:rPr>
          <w:rFonts w:cs="Times New Roman" w:hint="cs"/>
          <w:rtl/>
        </w:rPr>
        <w:t xml:space="preserve"> </w:t>
      </w:r>
      <w:r w:rsidR="00AD0101" w:rsidRPr="00E456CB">
        <w:rPr>
          <w:rFonts w:cs="Times New Roman" w:hint="cs"/>
          <w:rtl/>
        </w:rPr>
        <w:t>מלג</w:t>
      </w:r>
      <w:r w:rsidR="009952F1">
        <w:rPr>
          <w:rFonts w:cs="Times New Roman" w:hint="cs"/>
          <w:rtl/>
        </w:rPr>
        <w:t>ז</w:t>
      </w:r>
      <w:r w:rsidR="00AD0101" w:rsidRPr="00E456CB">
        <w:rPr>
          <w:rFonts w:cs="Times New Roman" w:hint="cs"/>
          <w:rtl/>
        </w:rPr>
        <w:t xml:space="preserve">ה עמוסת ארגזים </w:t>
      </w:r>
      <w:r w:rsidR="00A734D6" w:rsidRPr="00A734D6">
        <w:rPr>
          <w:rFonts w:cs="Times New Roman"/>
          <w:rtl/>
        </w:rPr>
        <w:t xml:space="preserve">מתנהלת בשאון </w:t>
      </w:r>
      <w:r w:rsidR="00AD0101" w:rsidRPr="00E456CB">
        <w:rPr>
          <w:rFonts w:cs="Times New Roman" w:hint="cs"/>
          <w:rtl/>
        </w:rPr>
        <w:t>על משטח אבנית מחורץ וסדוק [</w:t>
      </w:r>
      <w:r w:rsidR="00AD0101" w:rsidRPr="00E456CB">
        <w:rPr>
          <w:rFonts w:cs="Times New Roman"/>
        </w:rPr>
        <w:t>uneven</w:t>
      </w:r>
      <w:r w:rsidR="00AD0101" w:rsidRPr="00E456CB">
        <w:rPr>
          <w:rFonts w:cs="Times New Roman" w:hint="cs"/>
          <w:rtl/>
        </w:rPr>
        <w:t xml:space="preserve">], </w:t>
      </w:r>
      <w:r w:rsidR="00FF3BB7" w:rsidRPr="00E456CB">
        <w:rPr>
          <w:rFonts w:cs="Times New Roman" w:hint="cs"/>
          <w:rtl/>
        </w:rPr>
        <w:t>חריקות בלמים ועננות אבק מתערבל באדי לחות כבדים</w:t>
      </w:r>
      <w:r w:rsidR="007B0077">
        <w:rPr>
          <w:rFonts w:cs="Times New Roman" w:hint="cs"/>
          <w:rtl/>
        </w:rPr>
        <w:t>,</w:t>
      </w:r>
      <w:r w:rsidR="009E35AA" w:rsidRPr="00E456CB">
        <w:rPr>
          <w:rFonts w:cs="Times New Roman"/>
          <w:rtl/>
        </w:rPr>
        <w:t xml:space="preserve"> והשמש </w:t>
      </w:r>
      <w:r w:rsidR="00143DCC">
        <w:rPr>
          <w:rFonts w:cs="Times New Roman" w:hint="cs"/>
          <w:rtl/>
        </w:rPr>
        <w:t>מ</w:t>
      </w:r>
      <w:r w:rsidR="009E35AA" w:rsidRPr="00E456CB">
        <w:rPr>
          <w:rFonts w:cs="Times New Roman"/>
          <w:rtl/>
        </w:rPr>
        <w:t>טגנ</w:t>
      </w:r>
      <w:r w:rsidR="00143DCC">
        <w:rPr>
          <w:rFonts w:cs="Times New Roman" w:hint="cs"/>
          <w:rtl/>
        </w:rPr>
        <w:t>ת</w:t>
      </w:r>
      <w:r w:rsidR="009E35AA" w:rsidRPr="00E456CB">
        <w:rPr>
          <w:rFonts w:cs="Times New Roman"/>
          <w:rtl/>
        </w:rPr>
        <w:t xml:space="preserve"> את קצה ק</w:t>
      </w:r>
      <w:r w:rsidR="009952F1">
        <w:rPr>
          <w:rFonts w:cs="Times New Roman" w:hint="cs"/>
          <w:rtl/>
        </w:rPr>
        <w:t>ו</w:t>
      </w:r>
      <w:r w:rsidR="009E35AA" w:rsidRPr="00E456CB">
        <w:rPr>
          <w:rFonts w:cs="Times New Roman"/>
          <w:rtl/>
        </w:rPr>
        <w:t>דקוד</w:t>
      </w:r>
      <w:r w:rsidR="00E25FBE">
        <w:rPr>
          <w:rFonts w:cs="Times New Roman" w:hint="cs"/>
          <w:rtl/>
        </w:rPr>
        <w:t>ך</w:t>
      </w:r>
      <w:r w:rsidR="009E35AA" w:rsidRPr="00E456CB">
        <w:rPr>
          <w:rFonts w:cs="Times New Roman"/>
          <w:rtl/>
        </w:rPr>
        <w:t xml:space="preserve"> וח</w:t>
      </w:r>
      <w:r w:rsidR="00143DCC">
        <w:rPr>
          <w:rFonts w:cs="Times New Roman" w:hint="cs"/>
          <w:rtl/>
        </w:rPr>
        <w:t>ו</w:t>
      </w:r>
      <w:r w:rsidR="009E35AA" w:rsidRPr="00E456CB">
        <w:rPr>
          <w:rFonts w:cs="Times New Roman"/>
          <w:rtl/>
        </w:rPr>
        <w:t>פר</w:t>
      </w:r>
      <w:r w:rsidR="00143DCC">
        <w:rPr>
          <w:rFonts w:cs="Times New Roman" w:hint="cs"/>
          <w:rtl/>
        </w:rPr>
        <w:t>ת</w:t>
      </w:r>
      <w:r w:rsidR="009E35AA" w:rsidRPr="00E456CB">
        <w:rPr>
          <w:rFonts w:cs="Times New Roman"/>
          <w:rtl/>
        </w:rPr>
        <w:t xml:space="preserve"> תעלות חדשות בארובות עיני</w:t>
      </w:r>
      <w:r w:rsidR="00E25FBE">
        <w:rPr>
          <w:rFonts w:cs="Times New Roman" w:hint="cs"/>
          <w:rtl/>
        </w:rPr>
        <w:t>ך</w:t>
      </w:r>
      <w:r w:rsidR="009E35AA" w:rsidRPr="00E456CB">
        <w:rPr>
          <w:rFonts w:cs="Times New Roman"/>
          <w:rtl/>
        </w:rPr>
        <w:t>.</w:t>
      </w:r>
      <w:r w:rsidR="00FF3BB7" w:rsidRPr="00E456CB">
        <w:rPr>
          <w:rFonts w:cs="Times New Roman"/>
          <w:rtl/>
        </w:rPr>
        <w:t xml:space="preserve"> ומישהו שלא הכרת מחייך אליך </w:t>
      </w:r>
      <w:r w:rsidR="004C59E0">
        <w:rPr>
          <w:rFonts w:cs="Times New Roman"/>
          <w:rtl/>
        </w:rPr>
        <w:t>פתאום</w:t>
      </w:r>
      <w:r w:rsidR="00FF3BB7" w:rsidRPr="00E456CB">
        <w:rPr>
          <w:rFonts w:cs="Times New Roman"/>
          <w:rtl/>
        </w:rPr>
        <w:t xml:space="preserve">. ובחולפך </w:t>
      </w:r>
      <w:r w:rsidR="00297D38">
        <w:rPr>
          <w:rFonts w:cs="Times New Roman"/>
          <w:rtl/>
        </w:rPr>
        <w:t>על פ</w:t>
      </w:r>
      <w:r w:rsidRPr="00E456CB">
        <w:rPr>
          <w:rFonts w:cs="Times New Roman"/>
          <w:rtl/>
        </w:rPr>
        <w:t>ני פתחו של סניף בנק או בית</w:t>
      </w:r>
      <w:r w:rsidR="009952F1">
        <w:rPr>
          <w:rFonts w:cs="Times New Roman" w:hint="cs"/>
          <w:rtl/>
        </w:rPr>
        <w:t>-</w:t>
      </w:r>
      <w:r w:rsidRPr="00E456CB">
        <w:rPr>
          <w:rFonts w:cs="Times New Roman"/>
          <w:rtl/>
        </w:rPr>
        <w:t>מרקחת</w:t>
      </w:r>
      <w:r w:rsidR="007154E7" w:rsidRPr="00E456CB">
        <w:rPr>
          <w:rFonts w:cs="Times New Roman"/>
          <w:rtl/>
        </w:rPr>
        <w:t>,</w:t>
      </w:r>
      <w:r w:rsidRPr="00E456CB">
        <w:rPr>
          <w:rFonts w:cs="Times New Roman"/>
          <w:rtl/>
        </w:rPr>
        <w:t xml:space="preserve"> נושב עליך הקור מפיח-</w:t>
      </w:r>
      <w:r w:rsidR="007154E7" w:rsidRPr="00E456CB">
        <w:rPr>
          <w:rFonts w:cs="Times New Roman" w:hint="eastAsia"/>
          <w:rtl/>
        </w:rPr>
        <w:t>ה</w:t>
      </w:r>
      <w:r w:rsidRPr="00E456CB">
        <w:rPr>
          <w:rFonts w:cs="Times New Roman"/>
          <w:rtl/>
        </w:rPr>
        <w:t xml:space="preserve">חיים של מזגן </w:t>
      </w:r>
      <w:r w:rsidR="007154E7" w:rsidRPr="00E456CB">
        <w:rPr>
          <w:rFonts w:cs="Times New Roman" w:hint="eastAsia"/>
          <w:rtl/>
        </w:rPr>
        <w:t>ו</w:t>
      </w:r>
      <w:r w:rsidRPr="00E456CB">
        <w:rPr>
          <w:rFonts w:cs="Times New Roman"/>
          <w:rtl/>
        </w:rPr>
        <w:t xml:space="preserve">איתו </w:t>
      </w:r>
      <w:r w:rsidR="00890825" w:rsidRPr="00E456CB">
        <w:rPr>
          <w:rFonts w:cs="Times New Roman"/>
          <w:rtl/>
        </w:rPr>
        <w:t>ריח כ</w:t>
      </w:r>
      <w:r w:rsidR="007B1344">
        <w:rPr>
          <w:rFonts w:cs="Times New Roman" w:hint="cs"/>
          <w:rtl/>
        </w:rPr>
        <w:t>ש</w:t>
      </w:r>
      <w:r w:rsidR="00890825" w:rsidRPr="00E456CB">
        <w:rPr>
          <w:rFonts w:cs="Times New Roman"/>
          <w:rtl/>
        </w:rPr>
        <w:t>ל ארץ רחוקה, אף על פי ש</w:t>
      </w:r>
      <w:r w:rsidR="007154E7" w:rsidRPr="00E456CB">
        <w:rPr>
          <w:rFonts w:cs="Times New Roman" w:hint="eastAsia"/>
          <w:rtl/>
        </w:rPr>
        <w:t>אלכס</w:t>
      </w:r>
      <w:r w:rsidR="00890825" w:rsidRPr="00E456CB">
        <w:rPr>
          <w:rFonts w:cs="Times New Roman"/>
          <w:rtl/>
        </w:rPr>
        <w:t xml:space="preserve"> עצמו הגיע מארץ רחוקה, אף על פי ש</w:t>
      </w:r>
      <w:r w:rsidR="00890825" w:rsidRPr="00E456CB">
        <w:rPr>
          <w:rFonts w:cs="Times New Roman" w:hint="eastAsia"/>
          <w:rtl/>
        </w:rPr>
        <w:t>נמצא</w:t>
      </w:r>
      <w:r w:rsidR="00890825" w:rsidRPr="00E456CB">
        <w:rPr>
          <w:rFonts w:cs="Times New Roman"/>
          <w:rtl/>
        </w:rPr>
        <w:t xml:space="preserve"> </w:t>
      </w:r>
      <w:r w:rsidR="00890825" w:rsidRPr="00E456CB">
        <w:rPr>
          <w:rFonts w:cs="Times New Roman" w:hint="eastAsia"/>
          <w:rtl/>
        </w:rPr>
        <w:t>כעת</w:t>
      </w:r>
      <w:r w:rsidR="00890825" w:rsidRPr="00E456CB">
        <w:rPr>
          <w:rFonts w:cs="Times New Roman"/>
          <w:rtl/>
        </w:rPr>
        <w:t xml:space="preserve"> </w:t>
      </w:r>
      <w:r w:rsidR="00890825" w:rsidRPr="00E456CB">
        <w:rPr>
          <w:rFonts w:cs="Times New Roman" w:hint="eastAsia"/>
          <w:rtl/>
        </w:rPr>
        <w:t>ב</w:t>
      </w:r>
      <w:r w:rsidR="00890825" w:rsidRPr="00E456CB">
        <w:rPr>
          <w:rFonts w:cs="Times New Roman"/>
          <w:rtl/>
        </w:rPr>
        <w:t xml:space="preserve">ארץ רחוקה – היה </w:t>
      </w:r>
      <w:r w:rsidR="00890825" w:rsidRPr="00E456CB">
        <w:rPr>
          <w:rFonts w:cs="Times New Roman" w:hint="eastAsia"/>
          <w:rtl/>
        </w:rPr>
        <w:t>זה</w:t>
      </w:r>
      <w:r w:rsidR="00890825" w:rsidRPr="00E456CB">
        <w:rPr>
          <w:rFonts w:cs="Times New Roman"/>
          <w:rtl/>
        </w:rPr>
        <w:t xml:space="preserve"> </w:t>
      </w:r>
      <w:r w:rsidR="00890825" w:rsidRPr="00E456CB">
        <w:rPr>
          <w:rFonts w:cs="Times New Roman" w:hint="eastAsia"/>
          <w:rtl/>
        </w:rPr>
        <w:t>ר</w:t>
      </w:r>
      <w:r w:rsidR="00890825" w:rsidRPr="00E456CB">
        <w:rPr>
          <w:rFonts w:cs="Times New Roman"/>
          <w:rtl/>
        </w:rPr>
        <w:t>יח של ארץ עוד יותר רחוקה</w:t>
      </w:r>
      <w:r w:rsidR="002C42F5" w:rsidRPr="00E456CB">
        <w:rPr>
          <w:rFonts w:cs="Times New Roman"/>
          <w:rtl/>
        </w:rPr>
        <w:t xml:space="preserve"> אפילו</w:t>
      </w:r>
      <w:r w:rsidR="00890825" w:rsidRPr="00E456CB">
        <w:rPr>
          <w:rFonts w:cs="Times New Roman"/>
          <w:rtl/>
        </w:rPr>
        <w:t xml:space="preserve">, </w:t>
      </w:r>
      <w:r w:rsidR="007154E7" w:rsidRPr="00E456CB">
        <w:rPr>
          <w:rFonts w:cs="Times New Roman" w:hint="eastAsia"/>
          <w:rtl/>
        </w:rPr>
        <w:t>ומובטחת</w:t>
      </w:r>
      <w:r w:rsidR="00890825" w:rsidRPr="00E456CB">
        <w:rPr>
          <w:rFonts w:cs="Times New Roman"/>
          <w:rtl/>
        </w:rPr>
        <w:t>.</w:t>
      </w:r>
    </w:p>
    <w:p w14:paraId="7E659812" w14:textId="559E2127" w:rsidR="00A734D6" w:rsidRDefault="00820B6B" w:rsidP="001155B2">
      <w:pPr>
        <w:rPr>
          <w:rFonts w:cs="Times New Roman"/>
          <w:rtl/>
        </w:rPr>
      </w:pPr>
      <w:r w:rsidRPr="00E456CB">
        <w:rPr>
          <w:rFonts w:cs="Times New Roman" w:hint="eastAsia"/>
          <w:rtl/>
        </w:rPr>
        <w:t>ו</w:t>
      </w:r>
      <w:r w:rsidRPr="00E456CB">
        <w:rPr>
          <w:rFonts w:cs="Times New Roman"/>
          <w:rtl/>
        </w:rPr>
        <w:t>הנה טפטפת פקועה</w:t>
      </w:r>
      <w:r w:rsidR="003D7BC9" w:rsidRPr="00E456CB">
        <w:rPr>
          <w:rFonts w:cs="Times New Roman"/>
          <w:rtl/>
        </w:rPr>
        <w:t xml:space="preserve">, </w:t>
      </w:r>
      <w:r w:rsidR="006D4DDB">
        <w:rPr>
          <w:rFonts w:cs="Times New Roman" w:hint="cs"/>
          <w:rtl/>
        </w:rPr>
        <w:t>והנה</w:t>
      </w:r>
      <w:r w:rsidRPr="00E456CB">
        <w:rPr>
          <w:rFonts w:cs="Times New Roman"/>
          <w:rtl/>
        </w:rPr>
        <w:t xml:space="preserve"> </w:t>
      </w:r>
      <w:r w:rsidR="007154E7" w:rsidRPr="00E456CB">
        <w:rPr>
          <w:rFonts w:cs="Times New Roman" w:hint="eastAsia"/>
          <w:rtl/>
        </w:rPr>
        <w:t>רכב</w:t>
      </w:r>
      <w:r w:rsidR="007154E7" w:rsidRPr="00E456CB">
        <w:rPr>
          <w:rFonts w:cs="Times New Roman"/>
          <w:rtl/>
        </w:rPr>
        <w:t xml:space="preserve"> ניקוי </w:t>
      </w:r>
      <w:r w:rsidR="002C42F5" w:rsidRPr="00E456CB">
        <w:rPr>
          <w:rFonts w:cs="Times New Roman" w:hint="eastAsia"/>
          <w:rtl/>
        </w:rPr>
        <w:t>כבישים</w:t>
      </w:r>
      <w:r w:rsidR="007154E7" w:rsidRPr="00E456CB">
        <w:rPr>
          <w:rFonts w:cs="Times New Roman"/>
          <w:rtl/>
        </w:rPr>
        <w:t xml:space="preserve"> שמזדחל לא</w:t>
      </w:r>
      <w:r w:rsidR="002C42F5" w:rsidRPr="00E456CB">
        <w:rPr>
          <w:rFonts w:cs="Times New Roman" w:hint="eastAsia"/>
          <w:rtl/>
        </w:rPr>
        <w:t>יטו</w:t>
      </w:r>
      <w:r w:rsidR="007154E7" w:rsidRPr="00E456CB">
        <w:rPr>
          <w:rFonts w:cs="Times New Roman"/>
          <w:rtl/>
        </w:rPr>
        <w:t xml:space="preserve"> ויוצק על קרסוליך זרזיף רופס של מי</w:t>
      </w:r>
      <w:r w:rsidR="009952F1">
        <w:rPr>
          <w:rFonts w:cs="Times New Roman" w:hint="cs"/>
          <w:rtl/>
        </w:rPr>
        <w:t xml:space="preserve"> </w:t>
      </w:r>
      <w:r w:rsidR="007154E7" w:rsidRPr="00E456CB">
        <w:rPr>
          <w:rFonts w:cs="Times New Roman"/>
          <w:rtl/>
        </w:rPr>
        <w:t xml:space="preserve">קולחין, </w:t>
      </w:r>
      <w:r w:rsidR="002C42F5" w:rsidRPr="00E456CB">
        <w:rPr>
          <w:rFonts w:cs="Times New Roman" w:hint="eastAsia"/>
          <w:rtl/>
        </w:rPr>
        <w:t>רגלו</w:t>
      </w:r>
      <w:r w:rsidRPr="00E456CB">
        <w:rPr>
          <w:rFonts w:cs="Times New Roman"/>
          <w:rtl/>
        </w:rPr>
        <w:t xml:space="preserve"> השמאלי</w:t>
      </w:r>
      <w:r w:rsidR="002C42F5" w:rsidRPr="00E456CB">
        <w:rPr>
          <w:rFonts w:cs="Times New Roman" w:hint="eastAsia"/>
          <w:rtl/>
        </w:rPr>
        <w:t>ת</w:t>
      </w:r>
      <w:r w:rsidR="002C42F5" w:rsidRPr="00E456CB">
        <w:rPr>
          <w:rFonts w:cs="Times New Roman"/>
          <w:rtl/>
        </w:rPr>
        <w:t xml:space="preserve"> </w:t>
      </w:r>
      <w:r w:rsidR="002C42F5" w:rsidRPr="00E456CB">
        <w:rPr>
          <w:rFonts w:cs="Times New Roman" w:hint="eastAsia"/>
          <w:rtl/>
        </w:rPr>
        <w:t>של</w:t>
      </w:r>
      <w:r w:rsidR="002C42F5" w:rsidRPr="00E456CB">
        <w:rPr>
          <w:rFonts w:cs="Times New Roman"/>
          <w:rtl/>
        </w:rPr>
        <w:t xml:space="preserve"> </w:t>
      </w:r>
      <w:r w:rsidR="002C42F5" w:rsidRPr="00E456CB">
        <w:rPr>
          <w:rFonts w:cs="Times New Roman" w:hint="eastAsia"/>
          <w:rtl/>
        </w:rPr>
        <w:t>אלכס</w:t>
      </w:r>
      <w:r w:rsidRPr="00E456CB">
        <w:rPr>
          <w:rFonts w:cs="Times New Roman"/>
          <w:rtl/>
        </w:rPr>
        <w:t xml:space="preserve"> </w:t>
      </w:r>
      <w:r w:rsidR="009E35AA" w:rsidRPr="00E456CB">
        <w:rPr>
          <w:rFonts w:cs="Times New Roman" w:hint="eastAsia"/>
          <w:rtl/>
        </w:rPr>
        <w:t>ה</w:t>
      </w:r>
      <w:r w:rsidRPr="00E456CB">
        <w:rPr>
          <w:rFonts w:cs="Times New Roman"/>
          <w:rtl/>
        </w:rPr>
        <w:t>תכס</w:t>
      </w:r>
      <w:r w:rsidR="009E35AA" w:rsidRPr="00E456CB">
        <w:rPr>
          <w:rFonts w:cs="Times New Roman" w:hint="eastAsia"/>
          <w:rtl/>
        </w:rPr>
        <w:t>ת</w:t>
      </w:r>
      <w:r w:rsidRPr="00E456CB">
        <w:rPr>
          <w:rFonts w:cs="Times New Roman"/>
          <w:rtl/>
        </w:rPr>
        <w:t>ה טיפות זעירות של מי</w:t>
      </w:r>
      <w:r w:rsidR="00163369" w:rsidRPr="00E456CB">
        <w:rPr>
          <w:rFonts w:cs="Times New Roman"/>
          <w:rtl/>
        </w:rPr>
        <w:t xml:space="preserve">ם </w:t>
      </w:r>
      <w:r w:rsidR="00223935" w:rsidRPr="00E456CB">
        <w:rPr>
          <w:rFonts w:cs="Times New Roman" w:hint="cs"/>
          <w:rtl/>
        </w:rPr>
        <w:t>שאינ</w:t>
      </w:r>
      <w:r w:rsidR="009E35AA" w:rsidRPr="00E456CB">
        <w:rPr>
          <w:rFonts w:cs="Times New Roman" w:hint="cs"/>
          <w:rtl/>
        </w:rPr>
        <w:t>ם</w:t>
      </w:r>
      <w:r w:rsidRPr="00E456CB">
        <w:rPr>
          <w:rFonts w:cs="Times New Roman"/>
          <w:rtl/>
        </w:rPr>
        <w:t xml:space="preserve"> </w:t>
      </w:r>
      <w:r w:rsidR="00705B62" w:rsidRPr="00E456CB">
        <w:rPr>
          <w:rFonts w:cs="Times New Roman" w:hint="cs"/>
          <w:rtl/>
        </w:rPr>
        <w:t>ראוי</w:t>
      </w:r>
      <w:r w:rsidR="009E35AA" w:rsidRPr="00E456CB">
        <w:rPr>
          <w:rFonts w:cs="Times New Roman" w:hint="cs"/>
          <w:rtl/>
        </w:rPr>
        <w:t>ים</w:t>
      </w:r>
      <w:r w:rsidRPr="00E456CB">
        <w:rPr>
          <w:rFonts w:cs="Times New Roman"/>
          <w:rtl/>
        </w:rPr>
        <w:t xml:space="preserve"> לצריכת אדם. </w:t>
      </w:r>
    </w:p>
    <w:p w14:paraId="19F8F8D0" w14:textId="2E369101" w:rsidR="00820B6B" w:rsidRPr="00E456CB" w:rsidRDefault="00820B6B" w:rsidP="001155B2">
      <w:pPr>
        <w:rPr>
          <w:rFonts w:cs="Times New Roman"/>
          <w:rtl/>
        </w:rPr>
      </w:pPr>
      <w:r w:rsidRPr="00E456CB">
        <w:rPr>
          <w:rFonts w:cs="Times New Roman"/>
          <w:rtl/>
        </w:rPr>
        <w:t xml:space="preserve">בכל אופן </w:t>
      </w:r>
      <w:r w:rsidR="00223935" w:rsidRPr="00E456CB">
        <w:rPr>
          <w:rFonts w:cs="Times New Roman"/>
          <w:rtl/>
        </w:rPr>
        <w:t>–</w:t>
      </w:r>
      <w:r w:rsidRPr="00E456CB">
        <w:rPr>
          <w:rFonts w:cs="Times New Roman"/>
          <w:rtl/>
        </w:rPr>
        <w:t xml:space="preserve"> נעים!</w:t>
      </w:r>
    </w:p>
    <w:p w14:paraId="6EF2BEA0" w14:textId="37DCC0D4" w:rsidR="001155B2" w:rsidRDefault="001155B2" w:rsidP="001155B2">
      <w:pPr>
        <w:rPr>
          <w:rtl/>
        </w:rPr>
      </w:pPr>
      <w:r w:rsidRPr="00E456CB">
        <w:rPr>
          <w:rFonts w:cs="Times New Roman"/>
          <w:rtl/>
        </w:rPr>
        <w:t>כה נעים הוא הקיץ!</w:t>
      </w:r>
      <w:bookmarkEnd w:id="21"/>
    </w:p>
    <w:p w14:paraId="2BD0879C" w14:textId="0205C83C" w:rsidR="00250F08" w:rsidRPr="00CD067C" w:rsidRDefault="00250F08" w:rsidP="004E2C07">
      <w:pPr>
        <w:rPr>
          <w:rtl/>
        </w:rPr>
      </w:pPr>
    </w:p>
    <w:p w14:paraId="43173F48" w14:textId="4E472BB5" w:rsidR="006600D1" w:rsidRDefault="006600D1" w:rsidP="00732E6A">
      <w:pPr>
        <w:rPr>
          <w:rFonts w:cs="Times New Roman"/>
          <w:rtl/>
        </w:rPr>
      </w:pPr>
      <w:r w:rsidRPr="006600D1">
        <w:rPr>
          <w:rFonts w:cs="Times New Roman"/>
          <w:rtl/>
        </w:rPr>
        <w:t>גם עם מכמניה של השכונה הקטנה אלכס כבר הספיק להתיידד – המכולת הצפופה, מגרש הכורכר שמאחורי הבניינים, המכבסה המהבילה, העצים המעטים שנאבקו בחום הקיץ, אדי האספלט שזרמו גלים</w:t>
      </w:r>
      <w:r w:rsidR="009952F1">
        <w:rPr>
          <w:rFonts w:cs="Times New Roman" w:hint="cs"/>
          <w:rtl/>
        </w:rPr>
        <w:t>-</w:t>
      </w:r>
      <w:r w:rsidRPr="006600D1">
        <w:rPr>
          <w:rFonts w:cs="Times New Roman"/>
          <w:rtl/>
        </w:rPr>
        <w:t>גלים דרך ה</w:t>
      </w:r>
      <w:r w:rsidR="004C59E0">
        <w:rPr>
          <w:rFonts w:cs="Times New Roman"/>
          <w:rtl/>
        </w:rPr>
        <w:t>אוויר</w:t>
      </w:r>
      <w:r w:rsidRPr="006600D1">
        <w:rPr>
          <w:rFonts w:cs="Times New Roman"/>
          <w:rtl/>
        </w:rPr>
        <w:t xml:space="preserve"> החנוק, המים בברז שלעולם אינם ממש קרים – כמו להב שקהה מעודף שימוש.</w:t>
      </w:r>
    </w:p>
    <w:p w14:paraId="125105D2" w14:textId="58579B68" w:rsidR="006600D1" w:rsidRDefault="004E2C07" w:rsidP="00732E6A">
      <w:pPr>
        <w:rPr>
          <w:rtl/>
        </w:rPr>
      </w:pPr>
      <w:r>
        <w:rPr>
          <w:rFonts w:hint="cs"/>
          <w:rtl/>
        </w:rPr>
        <w:t>הוא</w:t>
      </w:r>
      <w:r w:rsidRPr="00CD067C">
        <w:rPr>
          <w:rtl/>
        </w:rPr>
        <w:t xml:space="preserve"> </w:t>
      </w:r>
      <w:r w:rsidR="00250F08" w:rsidRPr="00CD067C">
        <w:rPr>
          <w:rtl/>
        </w:rPr>
        <w:t xml:space="preserve">התוודע </w:t>
      </w:r>
      <w:r w:rsidR="00874D26">
        <w:rPr>
          <w:rFonts w:hint="cs"/>
          <w:rtl/>
        </w:rPr>
        <w:t>ל</w:t>
      </w:r>
      <w:r w:rsidR="00250F08" w:rsidRPr="00CD067C">
        <w:rPr>
          <w:rtl/>
        </w:rPr>
        <w:t xml:space="preserve">צעקות הילדים המהדהדות, </w:t>
      </w:r>
      <w:r w:rsidR="00C15112">
        <w:rPr>
          <w:rFonts w:hint="cs"/>
          <w:rtl/>
        </w:rPr>
        <w:t>"</w:t>
      </w:r>
      <w:r w:rsidR="00250F08" w:rsidRPr="00CD067C">
        <w:rPr>
          <w:rtl/>
        </w:rPr>
        <w:t>אלכס תמסור לכאן!</w:t>
      </w:r>
      <w:r w:rsidR="00C15112">
        <w:rPr>
          <w:rFonts w:hint="cs"/>
          <w:rtl/>
        </w:rPr>
        <w:t>"</w:t>
      </w:r>
      <w:r w:rsidR="00250F08" w:rsidRPr="00CD067C">
        <w:rPr>
          <w:rtl/>
        </w:rPr>
        <w:t xml:space="preserve"> כ</w:t>
      </w:r>
      <w:r w:rsidR="004B1D79">
        <w:rPr>
          <w:rFonts w:hint="cs"/>
          <w:rtl/>
        </w:rPr>
        <w:t xml:space="preserve">ולם </w:t>
      </w:r>
      <w:r w:rsidR="000D3316">
        <w:rPr>
          <w:rtl/>
        </w:rPr>
        <w:t>ד</w:t>
      </w:r>
      <w:r w:rsidR="00C15112">
        <w:rPr>
          <w:rFonts w:hint="cs"/>
          <w:rtl/>
        </w:rPr>
        <w:t>י</w:t>
      </w:r>
      <w:r w:rsidR="00C15112">
        <w:rPr>
          <w:rtl/>
        </w:rPr>
        <w:t>בר</w:t>
      </w:r>
      <w:r w:rsidR="00C15112">
        <w:rPr>
          <w:rFonts w:hint="cs"/>
          <w:rtl/>
        </w:rPr>
        <w:t>ו</w:t>
      </w:r>
      <w:r w:rsidR="000D3316">
        <w:rPr>
          <w:rtl/>
        </w:rPr>
        <w:t xml:space="preserve"> איתו </w:t>
      </w:r>
      <w:r w:rsidR="00E25FBE" w:rsidRPr="00E25FBE">
        <w:rPr>
          <w:rFonts w:cs="Times New Roman"/>
          <w:rtl/>
        </w:rPr>
        <w:t xml:space="preserve">וגם בינם לבין עצמם </w:t>
      </w:r>
      <w:r w:rsidR="008274D5">
        <w:rPr>
          <w:rtl/>
        </w:rPr>
        <w:t>בשפ</w:t>
      </w:r>
      <w:r w:rsidR="008274D5">
        <w:rPr>
          <w:rFonts w:hint="cs"/>
          <w:rtl/>
        </w:rPr>
        <w:t>תם</w:t>
      </w:r>
      <w:r w:rsidR="008274D5">
        <w:rPr>
          <w:rtl/>
        </w:rPr>
        <w:t xml:space="preserve"> </w:t>
      </w:r>
      <w:r w:rsidR="00250F08" w:rsidRPr="00CD067C">
        <w:rPr>
          <w:rtl/>
        </w:rPr>
        <w:t>הסודית של הילדים הישראלים ב</w:t>
      </w:r>
      <w:r w:rsidR="002E35AE">
        <w:rPr>
          <w:rtl/>
        </w:rPr>
        <w:t>בית-הספר</w:t>
      </w:r>
      <w:r w:rsidR="00250F08" w:rsidRPr="00CD067C">
        <w:rPr>
          <w:rtl/>
        </w:rPr>
        <w:t xml:space="preserve"> היהודי בלונדון, ולכל </w:t>
      </w:r>
      <w:r w:rsidR="004B1D79">
        <w:rPr>
          <w:rFonts w:hint="cs"/>
          <w:rtl/>
        </w:rPr>
        <w:t>פעולה ו</w:t>
      </w:r>
      <w:r w:rsidR="00250F08" w:rsidRPr="00CD067C">
        <w:rPr>
          <w:rtl/>
        </w:rPr>
        <w:t xml:space="preserve">חפץ </w:t>
      </w:r>
      <w:r w:rsidR="00C15112">
        <w:rPr>
          <w:rFonts w:hint="cs"/>
          <w:rtl/>
        </w:rPr>
        <w:t>ניתן</w:t>
      </w:r>
      <w:r w:rsidR="00250F08" w:rsidRPr="00CD067C">
        <w:rPr>
          <w:rtl/>
        </w:rPr>
        <w:t xml:space="preserve"> שם </w:t>
      </w:r>
      <w:r w:rsidR="004B1D79">
        <w:rPr>
          <w:rFonts w:hint="cs"/>
          <w:rtl/>
        </w:rPr>
        <w:t>נוכרי</w:t>
      </w:r>
      <w:r w:rsidR="008D73D8">
        <w:rPr>
          <w:rFonts w:hint="cs"/>
          <w:rtl/>
        </w:rPr>
        <w:t>,</w:t>
      </w:r>
      <w:r w:rsidR="004B1D79">
        <w:rPr>
          <w:rFonts w:hint="cs"/>
          <w:rtl/>
        </w:rPr>
        <w:t xml:space="preserve"> מפליא ומפתיע</w:t>
      </w:r>
      <w:r w:rsidR="00250F08" w:rsidRPr="00CD067C">
        <w:rPr>
          <w:rtl/>
        </w:rPr>
        <w:t>.</w:t>
      </w:r>
      <w:r w:rsidR="004B1D79">
        <w:rPr>
          <w:rtl/>
        </w:rPr>
        <w:t xml:space="preserve"> </w:t>
      </w:r>
    </w:p>
    <w:p w14:paraId="01D6C1EF" w14:textId="1594F1D1" w:rsidR="00732E6A" w:rsidRDefault="00345BE0" w:rsidP="00732E6A">
      <w:pPr>
        <w:rPr>
          <w:rFonts w:cs="Times New Roman"/>
          <w:rtl/>
        </w:rPr>
      </w:pPr>
      <w:r>
        <w:rPr>
          <w:rFonts w:cs="Times New Roman" w:hint="cs"/>
          <w:rtl/>
        </w:rPr>
        <w:lastRenderedPageBreak/>
        <w:t xml:space="preserve">לעיתים </w:t>
      </w:r>
      <w:r w:rsidR="00633372">
        <w:rPr>
          <w:rFonts w:cs="Times New Roman" w:hint="cs"/>
          <w:rtl/>
        </w:rPr>
        <w:t xml:space="preserve">נסעו </w:t>
      </w:r>
      <w:r w:rsidR="00543BCA">
        <w:rPr>
          <w:rFonts w:cs="Times New Roman" w:hint="cs"/>
          <w:rtl/>
        </w:rPr>
        <w:t xml:space="preserve">עם הדודים </w:t>
      </w:r>
      <w:r w:rsidR="00633372">
        <w:rPr>
          <w:rFonts w:cs="Times New Roman" w:hint="cs"/>
          <w:rtl/>
        </w:rPr>
        <w:t xml:space="preserve">לתל-אביב, לבתי-הקפה </w:t>
      </w:r>
      <w:r w:rsidR="00543BCA">
        <w:rPr>
          <w:rFonts w:cs="Times New Roman" w:hint="cs"/>
          <w:rtl/>
        </w:rPr>
        <w:t xml:space="preserve">בשדרות </w:t>
      </w:r>
      <w:r w:rsidR="00633372">
        <w:rPr>
          <w:rFonts w:cs="Times New Roman" w:hint="cs"/>
          <w:rtl/>
        </w:rPr>
        <w:t>ולמסעדות</w:t>
      </w:r>
      <w:r w:rsidR="00543BCA" w:rsidRPr="00543BCA">
        <w:rPr>
          <w:rFonts w:cs="Times New Roman" w:hint="cs"/>
          <w:rtl/>
        </w:rPr>
        <w:t xml:space="preserve"> </w:t>
      </w:r>
      <w:r w:rsidR="00543BCA">
        <w:rPr>
          <w:rFonts w:cs="Times New Roman" w:hint="cs"/>
          <w:rtl/>
        </w:rPr>
        <w:t>בטיילת</w:t>
      </w:r>
      <w:r w:rsidR="00633372">
        <w:rPr>
          <w:rFonts w:cs="Times New Roman" w:hint="cs"/>
          <w:rtl/>
        </w:rPr>
        <w:t xml:space="preserve">, </w:t>
      </w:r>
      <w:r w:rsidR="00732E6A">
        <w:rPr>
          <w:rFonts w:cs="Times New Roman" w:hint="cs"/>
          <w:rtl/>
        </w:rPr>
        <w:t xml:space="preserve">שם </w:t>
      </w:r>
      <w:r w:rsidR="00A734D6">
        <w:rPr>
          <w:rFonts w:cs="Times New Roman" w:hint="cs"/>
          <w:rtl/>
        </w:rPr>
        <w:t>נפגשו</w:t>
      </w:r>
      <w:r w:rsidR="00732E6A">
        <w:rPr>
          <w:rFonts w:cs="Times New Roman" w:hint="cs"/>
          <w:rtl/>
        </w:rPr>
        <w:t xml:space="preserve"> עם </w:t>
      </w:r>
      <w:r w:rsidR="00633372">
        <w:rPr>
          <w:rFonts w:cs="Times New Roman" w:hint="cs"/>
          <w:rtl/>
        </w:rPr>
        <w:t>חברים שהכירו את הורי</w:t>
      </w:r>
      <w:r w:rsidR="00416857">
        <w:rPr>
          <w:rFonts w:cs="Times New Roman" w:hint="cs"/>
          <w:rtl/>
        </w:rPr>
        <w:t>ה</w:t>
      </w:r>
      <w:r w:rsidR="00633372">
        <w:rPr>
          <w:rFonts w:cs="Times New Roman" w:hint="cs"/>
          <w:rtl/>
        </w:rPr>
        <w:t>ם של אלכס ומארק עוד מתקופת העל</w:t>
      </w:r>
      <w:r w:rsidR="009952F1">
        <w:rPr>
          <w:rFonts w:cs="Times New Roman" w:hint="cs"/>
          <w:rtl/>
        </w:rPr>
        <w:t>י</w:t>
      </w:r>
      <w:r w:rsidR="00633372">
        <w:rPr>
          <w:rFonts w:cs="Times New Roman" w:hint="cs"/>
          <w:rtl/>
        </w:rPr>
        <w:t>יה ארצה. המבוגרים יצר</w:t>
      </w:r>
      <w:r w:rsidR="00416857">
        <w:rPr>
          <w:rFonts w:cs="Times New Roman" w:hint="cs"/>
          <w:rtl/>
        </w:rPr>
        <w:t>ו</w:t>
      </w:r>
      <w:r w:rsidR="00633372">
        <w:rPr>
          <w:rFonts w:cs="Times New Roman" w:hint="cs"/>
          <w:rtl/>
        </w:rPr>
        <w:t xml:space="preserve"> אי קטן של אנגלית</w:t>
      </w:r>
      <w:r w:rsidR="00732E6A">
        <w:rPr>
          <w:rFonts w:cs="Times New Roman" w:hint="cs"/>
          <w:rtl/>
        </w:rPr>
        <w:t xml:space="preserve"> </w:t>
      </w:r>
      <w:r w:rsidR="00633372">
        <w:rPr>
          <w:rFonts w:cs="Times New Roman" w:hint="cs"/>
          <w:rtl/>
        </w:rPr>
        <w:t xml:space="preserve">ביתית, והילדים, חבורה גדולה ועליזה, היו משתלטים על הקרוסלה בפינת משחקים סמוכה, או </w:t>
      </w:r>
      <w:r w:rsidR="00732E6A">
        <w:rPr>
          <w:rFonts w:cs="Times New Roman" w:hint="cs"/>
          <w:rtl/>
        </w:rPr>
        <w:t xml:space="preserve">על </w:t>
      </w:r>
      <w:r w:rsidR="00633372">
        <w:rPr>
          <w:rFonts w:cs="Times New Roman" w:hint="cs"/>
          <w:rtl/>
        </w:rPr>
        <w:t>ענפי</w:t>
      </w:r>
      <w:r w:rsidR="006D4DDB" w:rsidRPr="006D4DDB">
        <w:rPr>
          <w:rFonts w:cs="Times New Roman"/>
          <w:rtl/>
        </w:rPr>
        <w:t>ו של</w:t>
      </w:r>
      <w:r w:rsidR="00633372">
        <w:rPr>
          <w:rFonts w:cs="Times New Roman" w:hint="cs"/>
          <w:rtl/>
        </w:rPr>
        <w:t xml:space="preserve"> עץ, מטפסים על רמפה מוארת והופכים אותה לבימה, </w:t>
      </w:r>
      <w:r w:rsidR="00732E6A">
        <w:rPr>
          <w:rFonts w:cs="Times New Roman" w:hint="cs"/>
          <w:rtl/>
        </w:rPr>
        <w:t>ו</w:t>
      </w:r>
      <w:r w:rsidR="00633372">
        <w:rPr>
          <w:rFonts w:cs="Times New Roman" w:hint="cs"/>
          <w:rtl/>
        </w:rPr>
        <w:t xml:space="preserve">לא מרשים לאף מילה בעברית להסתנן למתחם שהקימו, </w:t>
      </w:r>
      <w:r w:rsidR="009952F1">
        <w:rPr>
          <w:rFonts w:cs="Times New Roman" w:hint="cs"/>
          <w:rtl/>
        </w:rPr>
        <w:t>ש</w:t>
      </w:r>
      <w:r w:rsidR="00E95DFE">
        <w:rPr>
          <w:rFonts w:cs="Times New Roman" w:hint="cs"/>
          <w:rtl/>
        </w:rPr>
        <w:t xml:space="preserve">בתוכו </w:t>
      </w:r>
      <w:r w:rsidR="00E00D54">
        <w:rPr>
          <w:rFonts w:cs="Times New Roman" w:hint="cs"/>
          <w:rtl/>
        </w:rPr>
        <w:t>ר</w:t>
      </w:r>
      <w:r>
        <w:rPr>
          <w:rFonts w:cs="Times New Roman" w:hint="cs"/>
          <w:rtl/>
        </w:rPr>
        <w:t>י</w:t>
      </w:r>
      <w:r w:rsidR="00E00D54">
        <w:rPr>
          <w:rFonts w:cs="Times New Roman" w:hint="cs"/>
          <w:rtl/>
        </w:rPr>
        <w:t xml:space="preserve">חפו, </w:t>
      </w:r>
      <w:r w:rsidR="00633372">
        <w:rPr>
          <w:rFonts w:cs="Times New Roman" w:hint="cs"/>
          <w:rtl/>
        </w:rPr>
        <w:t xml:space="preserve">רעשנים, מלוכדים. </w:t>
      </w:r>
    </w:p>
    <w:p w14:paraId="68E5D53A" w14:textId="4FB30B78" w:rsidR="006D4DDB" w:rsidRDefault="00E00D54" w:rsidP="008E069E">
      <w:pPr>
        <w:rPr>
          <w:rFonts w:cs="Times New Roman"/>
          <w:rtl/>
        </w:rPr>
      </w:pPr>
      <w:bookmarkStart w:id="22" w:name="_Hlk506554711"/>
      <w:r>
        <w:rPr>
          <w:rFonts w:cs="Times New Roman" w:hint="cs"/>
          <w:rtl/>
        </w:rPr>
        <w:t xml:space="preserve">על מה </w:t>
      </w:r>
      <w:r w:rsidR="00416857">
        <w:rPr>
          <w:rFonts w:cs="Times New Roman" w:hint="cs"/>
          <w:rtl/>
        </w:rPr>
        <w:t>ה</w:t>
      </w:r>
      <w:r>
        <w:rPr>
          <w:rFonts w:cs="Times New Roman" w:hint="cs"/>
          <w:rtl/>
        </w:rPr>
        <w:t>צח</w:t>
      </w:r>
      <w:r w:rsidR="00416857">
        <w:rPr>
          <w:rFonts w:cs="Times New Roman" w:hint="cs"/>
          <w:rtl/>
        </w:rPr>
        <w:t>ו</w:t>
      </w:r>
      <w:r>
        <w:rPr>
          <w:rFonts w:cs="Times New Roman" w:hint="cs"/>
          <w:rtl/>
        </w:rPr>
        <w:t xml:space="preserve">ק </w:t>
      </w:r>
      <w:r w:rsidR="00F06A3F">
        <w:rPr>
          <w:rFonts w:cs="Times New Roman" w:hint="cs"/>
          <w:rtl/>
        </w:rPr>
        <w:t>עכשיו</w:t>
      </w:r>
      <w:r>
        <w:rPr>
          <w:rFonts w:cs="Times New Roman" w:hint="cs"/>
          <w:rtl/>
        </w:rPr>
        <w:t>?</w:t>
      </w:r>
      <w:r w:rsidR="005A12B9">
        <w:rPr>
          <w:rFonts w:cs="Times New Roman" w:hint="cs"/>
          <w:rtl/>
        </w:rPr>
        <w:t xml:space="preserve"> </w:t>
      </w:r>
    </w:p>
    <w:p w14:paraId="040EA46A" w14:textId="3E4210C8" w:rsidR="006D4DDB" w:rsidRDefault="008E069E" w:rsidP="008E069E">
      <w:pPr>
        <w:rPr>
          <w:rFonts w:cs="Times New Roman"/>
          <w:rtl/>
        </w:rPr>
      </w:pPr>
      <w:r>
        <w:rPr>
          <w:rFonts w:cs="Times New Roman" w:hint="cs"/>
          <w:rtl/>
        </w:rPr>
        <w:t xml:space="preserve">המילים בעברית מוזרות! </w:t>
      </w:r>
    </w:p>
    <w:p w14:paraId="10505F07" w14:textId="44F71F8F" w:rsidR="00E616BB" w:rsidRDefault="00345BE0" w:rsidP="008E069E">
      <w:pPr>
        <w:rPr>
          <w:rFonts w:cs="Times New Roman"/>
          <w:rtl/>
        </w:rPr>
      </w:pPr>
      <w:r>
        <w:rPr>
          <w:rFonts w:cs="Times New Roman" w:hint="cs"/>
          <w:rtl/>
        </w:rPr>
        <w:t>[</w:t>
      </w:r>
      <w:r w:rsidR="008E069E" w:rsidRPr="007028ED">
        <w:rPr>
          <w:rFonts w:cs="Times New Roman"/>
          <w:rtl/>
        </w:rPr>
        <w:t xml:space="preserve">הדודה קיבלה </w:t>
      </w:r>
      <w:r w:rsidR="008E069E">
        <w:rPr>
          <w:rFonts w:cs="Times New Roman" w:hint="cs"/>
          <w:rtl/>
        </w:rPr>
        <w:t>זאת</w:t>
      </w:r>
      <w:r w:rsidR="008E069E" w:rsidRPr="007028ED">
        <w:rPr>
          <w:rFonts w:cs="Times New Roman"/>
          <w:rtl/>
        </w:rPr>
        <w:t xml:space="preserve"> כ</w:t>
      </w:r>
      <w:r w:rsidR="008E069E">
        <w:rPr>
          <w:rFonts w:cs="Times New Roman" w:hint="cs"/>
          <w:rtl/>
        </w:rPr>
        <w:t>[</w:t>
      </w:r>
      <w:r w:rsidR="008E069E" w:rsidRPr="007028ED">
        <w:rPr>
          <w:rFonts w:cs="Times New Roman"/>
        </w:rPr>
        <w:t>personal affront</w:t>
      </w:r>
      <w:r w:rsidR="008E069E" w:rsidRPr="007028ED">
        <w:rPr>
          <w:rFonts w:cs="Times New Roman"/>
          <w:rtl/>
        </w:rPr>
        <w:t xml:space="preserve">, </w:t>
      </w:r>
      <w:r w:rsidR="008E069E">
        <w:rPr>
          <w:rFonts w:cs="Times New Roman" w:hint="cs"/>
          <w:rtl/>
        </w:rPr>
        <w:t>]</w:t>
      </w:r>
      <w:r w:rsidR="008E069E" w:rsidRPr="007028ED">
        <w:rPr>
          <w:rFonts w:cs="Times New Roman"/>
          <w:rtl/>
        </w:rPr>
        <w:t>פגיעה ועלב</w:t>
      </w:r>
      <w:r w:rsidR="008E069E">
        <w:rPr>
          <w:rFonts w:cs="Times New Roman"/>
          <w:rtl/>
        </w:rPr>
        <w:t>ון במפעל הציוני כולו,</w:t>
      </w:r>
      <w:r>
        <w:rPr>
          <w:rFonts w:cs="Times New Roman" w:hint="cs"/>
          <w:rtl/>
        </w:rPr>
        <w:t>]</w:t>
      </w:r>
      <w:r w:rsidR="008E069E">
        <w:rPr>
          <w:rFonts w:cs="Times New Roman"/>
          <w:rtl/>
        </w:rPr>
        <w:t xml:space="preserve"> כשאלכס צח</w:t>
      </w:r>
      <w:r w:rsidR="008E069E">
        <w:rPr>
          <w:rFonts w:cs="Times New Roman" w:hint="cs"/>
          <w:rtl/>
        </w:rPr>
        <w:t>ק</w:t>
      </w:r>
      <w:r w:rsidR="008E069E" w:rsidRPr="007028ED">
        <w:rPr>
          <w:rFonts w:cs="Times New Roman"/>
          <w:rtl/>
        </w:rPr>
        <w:t xml:space="preserve"> מהמילה 'מלקוש'</w:t>
      </w:r>
      <w:r>
        <w:rPr>
          <w:rFonts w:cs="Times New Roman" w:hint="cs"/>
          <w:rtl/>
        </w:rPr>
        <w:t xml:space="preserve">, </w:t>
      </w:r>
      <w:r w:rsidRPr="00345BE0">
        <w:rPr>
          <w:rFonts w:cs="Times New Roman"/>
          <w:rtl/>
        </w:rPr>
        <w:t>הדודה נפגעה בשם המפעל הציוני</w:t>
      </w:r>
      <w:r>
        <w:rPr>
          <w:rFonts w:cs="Times New Roman" w:hint="cs"/>
          <w:rtl/>
        </w:rPr>
        <w:t xml:space="preserve"> כולו</w:t>
      </w:r>
      <w:r w:rsidR="008E069E" w:rsidRPr="007028ED">
        <w:rPr>
          <w:rFonts w:cs="Times New Roman"/>
          <w:rtl/>
        </w:rPr>
        <w:t xml:space="preserve">. </w:t>
      </w:r>
      <w:r w:rsidRPr="00345BE0">
        <w:rPr>
          <w:rFonts w:cs="Times New Roman"/>
          <w:rtl/>
        </w:rPr>
        <w:t xml:space="preserve">אבל אלכס התעקש, </w:t>
      </w:r>
      <w:r w:rsidR="008E069E" w:rsidRPr="007028ED">
        <w:rPr>
          <w:rFonts w:cs="Times New Roman"/>
          <w:rtl/>
        </w:rPr>
        <w:t>לא רק ש</w:t>
      </w:r>
      <w:r w:rsidR="008E069E">
        <w:rPr>
          <w:rFonts w:cs="Times New Roman" w:hint="cs"/>
          <w:rtl/>
        </w:rPr>
        <w:t>ל</w:t>
      </w:r>
      <w:r w:rsidR="008E069E" w:rsidRPr="007028ED">
        <w:rPr>
          <w:rFonts w:cs="Times New Roman"/>
          <w:rtl/>
        </w:rPr>
        <w:t xml:space="preserve">מילה </w:t>
      </w:r>
      <w:r w:rsidR="008E069E">
        <w:rPr>
          <w:rFonts w:cs="Times New Roman" w:hint="cs"/>
          <w:rtl/>
        </w:rPr>
        <w:t>צליל</w:t>
      </w:r>
      <w:r w:rsidR="008E069E" w:rsidRPr="007028ED">
        <w:rPr>
          <w:rFonts w:cs="Times New Roman"/>
          <w:rtl/>
        </w:rPr>
        <w:t xml:space="preserve"> מצחיק, אלא גם משמעות</w:t>
      </w:r>
      <w:r w:rsidR="00E616BB">
        <w:rPr>
          <w:rFonts w:cs="Times New Roman" w:hint="cs"/>
          <w:rtl/>
        </w:rPr>
        <w:t>ה</w:t>
      </w:r>
      <w:r w:rsidR="00357F83">
        <w:rPr>
          <w:rFonts w:cs="Times New Roman" w:hint="cs"/>
          <w:rtl/>
        </w:rPr>
        <w:t>,</w:t>
      </w:r>
      <w:r w:rsidR="008E069E" w:rsidRPr="007028ED">
        <w:rPr>
          <w:rFonts w:cs="Times New Roman"/>
          <w:rtl/>
        </w:rPr>
        <w:t xml:space="preserve"> הגשם האחרון? למה? באיזה מניין הוא </w:t>
      </w:r>
      <w:r w:rsidR="008E069E">
        <w:rPr>
          <w:rFonts w:cs="Times New Roman" w:hint="cs"/>
          <w:rtl/>
        </w:rPr>
        <w:t>ה</w:t>
      </w:r>
      <w:r w:rsidR="008E069E" w:rsidRPr="007028ED">
        <w:rPr>
          <w:rFonts w:cs="Times New Roman"/>
          <w:rtl/>
        </w:rPr>
        <w:t xml:space="preserve">אחרון דווקא? </w:t>
      </w:r>
      <w:r w:rsidR="005A12B9">
        <w:rPr>
          <w:rFonts w:cs="Times New Roman" w:hint="cs"/>
          <w:rtl/>
        </w:rPr>
        <w:t>ו</w:t>
      </w:r>
      <w:r w:rsidR="008E069E">
        <w:rPr>
          <w:rFonts w:cs="Times New Roman" w:hint="cs"/>
          <w:rtl/>
        </w:rPr>
        <w:t>בעודו מתפקע מצחוק</w:t>
      </w:r>
      <w:r w:rsidR="00A734D6">
        <w:rPr>
          <w:rFonts w:cs="Times New Roman" w:hint="cs"/>
          <w:rtl/>
        </w:rPr>
        <w:t xml:space="preserve"> </w:t>
      </w:r>
      <w:r w:rsidR="008E069E" w:rsidRPr="007028ED">
        <w:rPr>
          <w:rFonts w:cs="Times New Roman"/>
          <w:rtl/>
        </w:rPr>
        <w:t xml:space="preserve">קפץ מראש המגלשה </w:t>
      </w:r>
      <w:r w:rsidR="00E616BB">
        <w:rPr>
          <w:rFonts w:cs="Times New Roman" w:hint="cs"/>
          <w:rtl/>
        </w:rPr>
        <w:t>א</w:t>
      </w:r>
      <w:r w:rsidR="008E069E" w:rsidRPr="007028ED">
        <w:rPr>
          <w:rFonts w:cs="Times New Roman"/>
          <w:rtl/>
        </w:rPr>
        <w:t>ל</w:t>
      </w:r>
      <w:r w:rsidR="00E616BB">
        <w:rPr>
          <w:rFonts w:cs="Times New Roman" w:hint="cs"/>
          <w:rtl/>
        </w:rPr>
        <w:t xml:space="preserve"> </w:t>
      </w:r>
      <w:r w:rsidR="008E069E">
        <w:rPr>
          <w:rFonts w:cs="Times New Roman" w:hint="cs"/>
          <w:rtl/>
        </w:rPr>
        <w:t>מרכז ה</w:t>
      </w:r>
      <w:r w:rsidR="008E069E" w:rsidRPr="007028ED">
        <w:rPr>
          <w:rFonts w:cs="Times New Roman"/>
          <w:rtl/>
        </w:rPr>
        <w:t xml:space="preserve">קרוסלה, </w:t>
      </w:r>
      <w:r w:rsidR="008E069E">
        <w:rPr>
          <w:rFonts w:cs="Times New Roman" w:hint="cs"/>
          <w:rtl/>
        </w:rPr>
        <w:t xml:space="preserve">ובתוך כך </w:t>
      </w:r>
      <w:r w:rsidR="008E069E" w:rsidRPr="007028ED">
        <w:rPr>
          <w:rFonts w:cs="Times New Roman"/>
          <w:rtl/>
        </w:rPr>
        <w:t xml:space="preserve">חטף מכה מזעזעת בעצם השוק, אבל חוץ משני כדורוני-דמעות שצצו בעיניו </w:t>
      </w:r>
      <w:r w:rsidR="008E069E">
        <w:rPr>
          <w:rFonts w:cs="Times New Roman" w:hint="cs"/>
          <w:rtl/>
        </w:rPr>
        <w:t xml:space="preserve">דבר לא עצר בעדו. </w:t>
      </w:r>
    </w:p>
    <w:p w14:paraId="66379F00" w14:textId="6183BE9F" w:rsidR="008E069E" w:rsidRDefault="008E069E" w:rsidP="008E069E">
      <w:pPr>
        <w:rPr>
          <w:rFonts w:cs="Times New Roman"/>
          <w:rtl/>
        </w:rPr>
      </w:pPr>
      <w:r>
        <w:rPr>
          <w:rFonts w:cs="Times New Roman" w:hint="cs"/>
          <w:rtl/>
        </w:rPr>
        <w:t>לאחר שבוע של ירידה חדה בפעילות הגופנית האינטנסיבית שהיה מורגל בה</w:t>
      </w:r>
      <w:r w:rsidR="00357F83" w:rsidRPr="00357F83">
        <w:rPr>
          <w:rFonts w:cs="Times New Roman" w:hint="cs"/>
          <w:rtl/>
        </w:rPr>
        <w:t xml:space="preserve"> </w:t>
      </w:r>
      <w:r w:rsidR="00357F83">
        <w:rPr>
          <w:rFonts w:cs="Times New Roman" w:hint="cs"/>
          <w:rtl/>
        </w:rPr>
        <w:t>שרירי גופו רעדו</w:t>
      </w:r>
      <w:r w:rsidR="00416857">
        <w:rPr>
          <w:rFonts w:cs="Times New Roman" w:hint="cs"/>
          <w:rtl/>
        </w:rPr>
        <w:t>,</w:t>
      </w:r>
      <w:r>
        <w:rPr>
          <w:rFonts w:cs="Times New Roman" w:hint="cs"/>
          <w:rtl/>
        </w:rPr>
        <w:t xml:space="preserve"> </w:t>
      </w:r>
      <w:r w:rsidR="00416857">
        <w:rPr>
          <w:rFonts w:cs="Times New Roman" w:hint="cs"/>
          <w:rtl/>
        </w:rPr>
        <w:t>[</w:t>
      </w:r>
      <w:r w:rsidR="00357F83">
        <w:rPr>
          <w:rFonts w:cs="Times New Roman" w:hint="cs"/>
          <w:rtl/>
        </w:rPr>
        <w:t xml:space="preserve">כבר בבוקר סיים </w:t>
      </w:r>
      <w:r>
        <w:rPr>
          <w:rFonts w:cs="Times New Roman" w:hint="cs"/>
          <w:rtl/>
        </w:rPr>
        <w:t>את מכסת האימונים היומית מה</w:t>
      </w:r>
      <w:r w:rsidR="00C45B28">
        <w:rPr>
          <w:rFonts w:cs="Times New Roman" w:hint="cs"/>
          <w:rtl/>
        </w:rPr>
        <w:t>תוכני</w:t>
      </w:r>
      <w:r>
        <w:rPr>
          <w:rFonts w:cs="Times New Roman" w:hint="cs"/>
          <w:rtl/>
        </w:rPr>
        <w:t xml:space="preserve">ת שקיבל ממאמן </w:t>
      </w:r>
      <w:r w:rsidR="006C6CCD">
        <w:rPr>
          <w:rFonts w:cs="Times New Roman" w:hint="cs"/>
          <w:rtl/>
        </w:rPr>
        <w:t xml:space="preserve">הרוגבי </w:t>
      </w:r>
      <w:r>
        <w:rPr>
          <w:rFonts w:cs="Times New Roman" w:hint="cs"/>
          <w:rtl/>
        </w:rPr>
        <w:t>על השטיח בסלון לרקע צליל</w:t>
      </w:r>
      <w:r w:rsidR="001E27AA">
        <w:rPr>
          <w:rFonts w:cs="Times New Roman" w:hint="cs"/>
          <w:rtl/>
        </w:rPr>
        <w:t>י</w:t>
      </w:r>
      <w:r>
        <w:rPr>
          <w:rFonts w:cs="Times New Roman" w:hint="cs"/>
          <w:rtl/>
        </w:rPr>
        <w:t xml:space="preserve"> הסונטה לקלרנית של ברהמס ש</w:t>
      </w:r>
      <w:r w:rsidR="001E27AA">
        <w:rPr>
          <w:rFonts w:cs="Times New Roman" w:hint="cs"/>
          <w:rtl/>
        </w:rPr>
        <w:t xml:space="preserve">הדודה </w:t>
      </w:r>
      <w:r w:rsidR="005A12B9">
        <w:rPr>
          <w:rFonts w:cs="Times New Roman" w:hint="cs"/>
          <w:rtl/>
        </w:rPr>
        <w:t>נגנה</w:t>
      </w:r>
      <w:r w:rsidR="001E27AA">
        <w:rPr>
          <w:rFonts w:cs="Times New Roman" w:hint="cs"/>
          <w:rtl/>
        </w:rPr>
        <w:t xml:space="preserve"> ב</w:t>
      </w:r>
      <w:r>
        <w:rPr>
          <w:rFonts w:cs="Times New Roman" w:hint="cs"/>
          <w:rtl/>
        </w:rPr>
        <w:t>מטבח.</w:t>
      </w:r>
      <w:r w:rsidR="001E27AA">
        <w:rPr>
          <w:rFonts w:cs="Times New Roman" w:hint="cs"/>
          <w:rtl/>
        </w:rPr>
        <w:t xml:space="preserve"> ובאמת</w:t>
      </w:r>
      <w:r w:rsidR="00416857">
        <w:rPr>
          <w:rFonts w:cs="Times New Roman" w:hint="cs"/>
          <w:rtl/>
        </w:rPr>
        <w:t>] אבל</w:t>
      </w:r>
      <w:r>
        <w:rPr>
          <w:rFonts w:cs="Times New Roman" w:hint="cs"/>
          <w:rtl/>
        </w:rPr>
        <w:t xml:space="preserve"> אלכס היה מסוגל להתאמן בכל מקום. </w:t>
      </w:r>
      <w:r w:rsidRPr="00D16A5E">
        <w:rPr>
          <w:rFonts w:cs="Times New Roman"/>
          <w:rtl/>
        </w:rPr>
        <w:t>מי כמו</w:t>
      </w:r>
      <w:r>
        <w:rPr>
          <w:rFonts w:cs="Times New Roman" w:hint="cs"/>
          <w:rtl/>
        </w:rPr>
        <w:t>הו</w:t>
      </w:r>
      <w:r w:rsidRPr="00D16A5E">
        <w:rPr>
          <w:rFonts w:cs="Times New Roman"/>
          <w:rtl/>
        </w:rPr>
        <w:t xml:space="preserve"> ידע </w:t>
      </w:r>
      <w:r>
        <w:rPr>
          <w:rFonts w:cs="Times New Roman" w:hint="cs"/>
          <w:rtl/>
        </w:rPr>
        <w:t>ש</w:t>
      </w:r>
      <w:r w:rsidRPr="00D16A5E">
        <w:rPr>
          <w:rFonts w:cs="Times New Roman"/>
          <w:rtl/>
        </w:rPr>
        <w:t>סולם עץ צנוע באולם ספורט בבית</w:t>
      </w:r>
      <w:r w:rsidR="001E27AA">
        <w:rPr>
          <w:rFonts w:cs="Times New Roman" w:hint="cs"/>
          <w:rtl/>
        </w:rPr>
        <w:t>-</w:t>
      </w:r>
      <w:r w:rsidR="006D4DDB">
        <w:rPr>
          <w:rFonts w:cs="Times New Roman" w:hint="cs"/>
          <w:rtl/>
        </w:rPr>
        <w:t>ה</w:t>
      </w:r>
      <w:r w:rsidRPr="00D16A5E">
        <w:rPr>
          <w:rFonts w:cs="Times New Roman"/>
          <w:rtl/>
        </w:rPr>
        <w:t xml:space="preserve">ספר יכול להפוך למכשיר עינויים, </w:t>
      </w:r>
      <w:r w:rsidR="009952F1">
        <w:rPr>
          <w:rFonts w:cs="Times New Roman" w:hint="cs"/>
          <w:rtl/>
        </w:rPr>
        <w:t>[</w:t>
      </w:r>
      <w:r w:rsidRPr="00D16A5E">
        <w:rPr>
          <w:rFonts w:cs="Times New Roman"/>
          <w:rtl/>
        </w:rPr>
        <w:t xml:space="preserve">כשאתה </w:t>
      </w:r>
      <w:r>
        <w:rPr>
          <w:rFonts w:cs="Times New Roman" w:hint="cs"/>
          <w:rtl/>
        </w:rPr>
        <w:t xml:space="preserve">תקוע </w:t>
      </w:r>
      <w:r w:rsidR="00FF3F13">
        <w:rPr>
          <w:rFonts w:cs="Times New Roman" w:hint="cs"/>
          <w:rtl/>
        </w:rPr>
        <w:t xml:space="preserve">ולעיתים אבוד </w:t>
      </w:r>
      <w:r>
        <w:rPr>
          <w:rFonts w:cs="Times New Roman" w:hint="cs"/>
          <w:rtl/>
        </w:rPr>
        <w:t xml:space="preserve">בעיבורן של </w:t>
      </w:r>
      <w:r w:rsidRPr="00D16A5E">
        <w:rPr>
          <w:rFonts w:cs="Times New Roman"/>
          <w:rtl/>
        </w:rPr>
        <w:t>מדבריות אינסופיות של עשרות שכיבות-סמיכה</w:t>
      </w:r>
      <w:r>
        <w:rPr>
          <w:rFonts w:cs="Times New Roman" w:hint="cs"/>
          <w:rtl/>
        </w:rPr>
        <w:t xml:space="preserve"> ועליות מתח</w:t>
      </w:r>
      <w:r w:rsidRPr="00D16A5E">
        <w:rPr>
          <w:rFonts w:cs="Times New Roman"/>
          <w:rtl/>
        </w:rPr>
        <w:t xml:space="preserve">, מאות כפיפות בטן ואלפי קפיצות </w:t>
      </w:r>
      <w:r w:rsidR="00F21984">
        <w:rPr>
          <w:rFonts w:cs="Times New Roman" w:hint="cs"/>
          <w:rtl/>
        </w:rPr>
        <w:t>ב</w:t>
      </w:r>
      <w:r w:rsidRPr="00D16A5E">
        <w:rPr>
          <w:rFonts w:cs="Times New Roman"/>
          <w:rtl/>
        </w:rPr>
        <w:t>חבל</w:t>
      </w:r>
      <w:r w:rsidR="00F21984">
        <w:rPr>
          <w:rFonts w:cs="Times New Roman" w:hint="cs"/>
          <w:rtl/>
        </w:rPr>
        <w:t xml:space="preserve">, </w:t>
      </w:r>
      <w:r w:rsidR="00EB18E4">
        <w:rPr>
          <w:rFonts w:cs="Times New Roman" w:hint="cs"/>
          <w:rtl/>
        </w:rPr>
        <w:t>רגילות וגם</w:t>
      </w:r>
      <w:r w:rsidR="00F21984">
        <w:rPr>
          <w:rFonts w:cs="Times New Roman" w:hint="cs"/>
          <w:rtl/>
        </w:rPr>
        <w:t xml:space="preserve"> דאבל-אנדרים</w:t>
      </w:r>
      <w:r w:rsidRPr="00D16A5E">
        <w:rPr>
          <w:rFonts w:cs="Times New Roman"/>
          <w:rtl/>
        </w:rPr>
        <w:t>.</w:t>
      </w:r>
      <w:r w:rsidR="00357F83">
        <w:rPr>
          <w:rFonts w:cs="Times New Roman" w:hint="cs"/>
          <w:rtl/>
        </w:rPr>
        <w:t>]</w:t>
      </w:r>
      <w:r>
        <w:rPr>
          <w:rFonts w:cs="Times New Roman" w:hint="cs"/>
          <w:rtl/>
        </w:rPr>
        <w:t xml:space="preserve"> </w:t>
      </w:r>
      <w:r w:rsidR="00D24FAC">
        <w:rPr>
          <w:rFonts w:cs="Times New Roman" w:hint="cs"/>
          <w:rtl/>
        </w:rPr>
        <w:t xml:space="preserve">ובשעת הצורך, </w:t>
      </w:r>
      <w:r w:rsidRPr="00D16A5E">
        <w:rPr>
          <w:rFonts w:cs="Times New Roman"/>
          <w:rtl/>
        </w:rPr>
        <w:t>מ</w:t>
      </w:r>
      <w:r>
        <w:rPr>
          <w:rFonts w:cs="Times New Roman" w:hint="cs"/>
          <w:rtl/>
        </w:rPr>
        <w:t xml:space="preserve">שטח החול המחפה את </w:t>
      </w:r>
      <w:r w:rsidR="00271F95">
        <w:rPr>
          <w:rFonts w:cs="Times New Roman" w:hint="cs"/>
          <w:rtl/>
        </w:rPr>
        <w:t>אזור</w:t>
      </w:r>
      <w:r>
        <w:rPr>
          <w:rFonts w:cs="Times New Roman" w:hint="cs"/>
          <w:rtl/>
        </w:rPr>
        <w:t xml:space="preserve"> מתקני השעשועים יכול להספיק</w:t>
      </w:r>
      <w:r w:rsidR="00745EF9">
        <w:rPr>
          <w:rFonts w:cs="Times New Roman" w:hint="cs"/>
          <w:rtl/>
        </w:rPr>
        <w:t xml:space="preserve"> אף הוא</w:t>
      </w:r>
      <w:r w:rsidR="00D24FAC">
        <w:rPr>
          <w:rFonts w:cs="Times New Roman" w:hint="cs"/>
          <w:rtl/>
        </w:rPr>
        <w:t>.[</w:t>
      </w:r>
      <w:r>
        <w:rPr>
          <w:rFonts w:cs="Times New Roman" w:hint="cs"/>
          <w:rtl/>
        </w:rPr>
        <w:t xml:space="preserve"> והסולם המעוגל.</w:t>
      </w:r>
      <w:r w:rsidRPr="00D16A5E">
        <w:rPr>
          <w:rFonts w:cs="Times New Roman"/>
          <w:rtl/>
        </w:rPr>
        <w:t xml:space="preserve"> </w:t>
      </w:r>
      <w:r>
        <w:rPr>
          <w:rFonts w:cs="Times New Roman" w:hint="cs"/>
          <w:rtl/>
        </w:rPr>
        <w:t>את המדבריות הוא הכיר, ואת חלחלות הקור שחולפות בגו כשמתכלים מאגרי האנרגיה הזמינה</w:t>
      </w:r>
      <w:r w:rsidR="001E27AA">
        <w:rPr>
          <w:rFonts w:cs="Times New Roman" w:hint="cs"/>
          <w:rtl/>
        </w:rPr>
        <w:t xml:space="preserve"> ויש לדחוף את הגוף דרך הלא-נודע</w:t>
      </w:r>
      <w:r>
        <w:rPr>
          <w:rFonts w:cs="Times New Roman" w:hint="cs"/>
          <w:rtl/>
        </w:rPr>
        <w:t>.</w:t>
      </w:r>
      <w:bookmarkEnd w:id="22"/>
      <w:r w:rsidRPr="00AD250F">
        <w:rPr>
          <w:rFonts w:cs="Times New Roman"/>
          <w:rtl/>
        </w:rPr>
        <w:t xml:space="preserve"> ואת העונג </w:t>
      </w:r>
      <w:r>
        <w:rPr>
          <w:rFonts w:cs="Times New Roman" w:hint="cs"/>
          <w:rtl/>
        </w:rPr>
        <w:t xml:space="preserve">ה"לא נדיר כ"כ </w:t>
      </w:r>
      <w:r w:rsidRPr="00AD250F">
        <w:rPr>
          <w:rFonts w:cs="Times New Roman"/>
          <w:rtl/>
        </w:rPr>
        <w:t>בלהיות הראשון החוצה אותם, והולך באופן מופגן לתיק לקחת את בקבוק המים, או יו</w:t>
      </w:r>
      <w:r>
        <w:rPr>
          <w:rFonts w:cs="Times New Roman" w:hint="cs"/>
          <w:rtl/>
        </w:rPr>
        <w:t>ש</w:t>
      </w:r>
      <w:r w:rsidRPr="00AD250F">
        <w:rPr>
          <w:rFonts w:cs="Times New Roman"/>
          <w:rtl/>
        </w:rPr>
        <w:t>ב באופו מופגן על ה</w:t>
      </w:r>
      <w:r w:rsidR="00271F95">
        <w:rPr>
          <w:rFonts w:cs="Times New Roman"/>
          <w:rtl/>
        </w:rPr>
        <w:t>מזרן</w:t>
      </w:r>
      <w:r w:rsidRPr="00AD250F">
        <w:rPr>
          <w:rFonts w:cs="Times New Roman"/>
          <w:rtl/>
        </w:rPr>
        <w:t xml:space="preserve"> בפנים סמוקות, חולצה ספוגה וחזה עולה ויורד...</w:t>
      </w:r>
    </w:p>
    <w:p w14:paraId="7EDBB8C9" w14:textId="5825AACD" w:rsidR="008E069E" w:rsidRDefault="008E069E" w:rsidP="008E069E">
      <w:pPr>
        <w:rPr>
          <w:rFonts w:cs="Times New Roman"/>
        </w:rPr>
      </w:pPr>
      <w:r>
        <w:rPr>
          <w:rFonts w:cs="Times New Roman" w:hint="cs"/>
          <w:rtl/>
        </w:rPr>
        <w:t>המדבריות, ויש צורך לצלוח את צמרמורות הקור האלו ולמצא אנרגיה במקומות אחרים וגו']</w:t>
      </w:r>
    </w:p>
    <w:p w14:paraId="38167295" w14:textId="63DDB747" w:rsidR="00774CF8" w:rsidRDefault="00774CF8" w:rsidP="008E069E">
      <w:pPr>
        <w:rPr>
          <w:rFonts w:cs="Times New Roman"/>
          <w:rtl/>
        </w:rPr>
      </w:pPr>
      <w:r>
        <w:rPr>
          <w:rFonts w:cs="Times New Roman" w:hint="cs"/>
          <w:rtl/>
        </w:rPr>
        <w:t>[להגיד איכשהו: השריטות וסימני הנשיכה הקטנים שברונו הגור השאיר בזרועותיו נרפאו זה מכבר והיטשטשו...]</w:t>
      </w:r>
    </w:p>
    <w:p w14:paraId="4E4CE58A" w14:textId="1634D6D2" w:rsidR="008E069E" w:rsidRPr="00E456CB" w:rsidRDefault="008E069E" w:rsidP="008E069E">
      <w:pPr>
        <w:rPr>
          <w:rFonts w:cs="Times New Roman"/>
          <w:rtl/>
        </w:rPr>
      </w:pPr>
      <w:bookmarkStart w:id="23" w:name="_Hlk506554798"/>
      <w:r w:rsidRPr="00E456CB">
        <w:rPr>
          <w:rFonts w:cs="Times New Roman" w:hint="eastAsia"/>
          <w:rtl/>
        </w:rPr>
        <w:t>אלכס</w:t>
      </w:r>
      <w:r w:rsidRPr="00E456CB">
        <w:rPr>
          <w:rFonts w:cs="Times New Roman"/>
          <w:rtl/>
        </w:rPr>
        <w:t xml:space="preserve"> עשה פירמידה יורדת של סטים</w:t>
      </w:r>
      <w:r w:rsidR="009952F1">
        <w:rPr>
          <w:rFonts w:cs="Times New Roman" w:hint="cs"/>
          <w:rtl/>
        </w:rPr>
        <w:t>,</w:t>
      </w:r>
      <w:r w:rsidRPr="00E456CB">
        <w:rPr>
          <w:rFonts w:cs="Times New Roman"/>
          <w:rtl/>
        </w:rPr>
        <w:t xml:space="preserve"> החל ב-15. </w:t>
      </w:r>
      <w:r w:rsidR="00D24FAC">
        <w:rPr>
          <w:rFonts w:cs="Times New Roman" w:hint="cs"/>
          <w:rtl/>
        </w:rPr>
        <w:t>"</w:t>
      </w:r>
      <w:r w:rsidRPr="00E456CB">
        <w:rPr>
          <w:rFonts w:cs="Times New Roman"/>
          <w:rtl/>
        </w:rPr>
        <w:t>מלקוש!</w:t>
      </w:r>
      <w:r w:rsidR="00D24FAC">
        <w:rPr>
          <w:rFonts w:cs="Times New Roman" w:hint="cs"/>
          <w:rtl/>
        </w:rPr>
        <w:t>"</w:t>
      </w:r>
      <w:r w:rsidRPr="00E456CB">
        <w:rPr>
          <w:rFonts w:cs="Times New Roman"/>
          <w:rtl/>
        </w:rPr>
        <w:t xml:space="preserve"> הוא צרח בפנים מיוזעות </w:t>
      </w:r>
      <w:r w:rsidR="00A734D6">
        <w:rPr>
          <w:rFonts w:cs="Times New Roman" w:hint="cs"/>
          <w:rtl/>
        </w:rPr>
        <w:t>א</w:t>
      </w:r>
      <w:r w:rsidRPr="00E456CB">
        <w:rPr>
          <w:rFonts w:cs="Times New Roman"/>
          <w:rtl/>
        </w:rPr>
        <w:t>ל</w:t>
      </w:r>
      <w:r w:rsidR="00A734D6">
        <w:rPr>
          <w:rFonts w:cs="Times New Roman" w:hint="cs"/>
          <w:rtl/>
        </w:rPr>
        <w:t xml:space="preserve"> </w:t>
      </w:r>
      <w:r w:rsidRPr="00E456CB">
        <w:rPr>
          <w:rFonts w:cs="Times New Roman"/>
          <w:rtl/>
        </w:rPr>
        <w:t>חבורת הילדים</w:t>
      </w:r>
      <w:r w:rsidR="009564E3" w:rsidRPr="00E456CB">
        <w:rPr>
          <w:rFonts w:cs="Times New Roman"/>
          <w:rtl/>
        </w:rPr>
        <w:t xml:space="preserve"> </w:t>
      </w:r>
      <w:r w:rsidRPr="00E456CB">
        <w:rPr>
          <w:rFonts w:cs="Times New Roman"/>
          <w:rtl/>
        </w:rPr>
        <w:t>שנרגעו</w:t>
      </w:r>
      <w:r w:rsidR="00C90C6C">
        <w:rPr>
          <w:rFonts w:cs="Times New Roman"/>
          <w:rtl/>
        </w:rPr>
        <w:t xml:space="preserve"> מאוד </w:t>
      </w:r>
      <w:r w:rsidRPr="00E456CB">
        <w:rPr>
          <w:rFonts w:cs="Times New Roman"/>
          <w:rtl/>
        </w:rPr>
        <w:t xml:space="preserve">מאז שפרש מחברתם. </w:t>
      </w:r>
      <w:r w:rsidR="00345BE0">
        <w:rPr>
          <w:rFonts w:cs="Times New Roman" w:hint="cs"/>
          <w:rtl/>
        </w:rPr>
        <w:t>[</w:t>
      </w:r>
      <w:r w:rsidRPr="00E456CB">
        <w:rPr>
          <w:rFonts w:cs="Times New Roman"/>
          <w:rtl/>
        </w:rPr>
        <w:t>כשהגיע לסט של חמש חזרות, וכמה מהילדים החליטו להצטרף אליו, הוא עבר לפירמידה עולה, קשה ומייאשת בהרבה.</w:t>
      </w:r>
    </w:p>
    <w:p w14:paraId="770EB5F9" w14:textId="6D6F3789" w:rsidR="008E069E" w:rsidRPr="00E456CB" w:rsidRDefault="008E069E" w:rsidP="008E069E">
      <w:pPr>
        <w:rPr>
          <w:rFonts w:cs="Times New Roman"/>
          <w:rtl/>
        </w:rPr>
      </w:pPr>
      <w:r w:rsidRPr="00E456CB">
        <w:rPr>
          <w:rFonts w:cs="Times New Roman"/>
          <w:rtl/>
        </w:rPr>
        <w:t xml:space="preserve">אלכס </w:t>
      </w:r>
      <w:r w:rsidR="00D24FAC" w:rsidRPr="00E456CB">
        <w:rPr>
          <w:rFonts w:cs="Times New Roman"/>
          <w:rtl/>
        </w:rPr>
        <w:t xml:space="preserve">סחרר </w:t>
      </w:r>
      <w:r w:rsidRPr="00E456CB">
        <w:rPr>
          <w:rFonts w:cs="Times New Roman"/>
          <w:rtl/>
        </w:rPr>
        <w:t xml:space="preserve">את הקרוסלה, </w:t>
      </w:r>
      <w:r w:rsidRPr="00E456CB">
        <w:rPr>
          <w:rFonts w:cs="Times New Roman" w:hint="eastAsia"/>
          <w:rtl/>
        </w:rPr>
        <w:t>ו</w:t>
      </w:r>
      <w:r w:rsidRPr="00E456CB">
        <w:rPr>
          <w:rFonts w:cs="Times New Roman"/>
          <w:rtl/>
        </w:rPr>
        <w:t xml:space="preserve">בת-גל המשיכה להתנמנם בעגלה </w:t>
      </w:r>
      <w:r w:rsidR="00D24FAC">
        <w:rPr>
          <w:rFonts w:cs="Times New Roman" w:hint="cs"/>
          <w:rtl/>
        </w:rPr>
        <w:t>מח</w:t>
      </w:r>
      <w:r w:rsidRPr="00E456CB">
        <w:rPr>
          <w:rFonts w:cs="Times New Roman"/>
          <w:rtl/>
        </w:rPr>
        <w:t>ייכ</w:t>
      </w:r>
      <w:r w:rsidR="00D24FAC">
        <w:rPr>
          <w:rFonts w:cs="Times New Roman" w:hint="cs"/>
          <w:rtl/>
        </w:rPr>
        <w:t>ת</w:t>
      </w:r>
      <w:r w:rsidRPr="00E456CB">
        <w:rPr>
          <w:rFonts w:cs="Times New Roman"/>
          <w:rtl/>
        </w:rPr>
        <w:t xml:space="preserve"> מתוך חלום.</w:t>
      </w:r>
      <w:r w:rsidR="00345BE0">
        <w:rPr>
          <w:rFonts w:cs="Times New Roman" w:hint="cs"/>
          <w:rtl/>
        </w:rPr>
        <w:t>]</w:t>
      </w:r>
    </w:p>
    <w:p w14:paraId="0A67FF4E" w14:textId="24FAAB67" w:rsidR="008E069E" w:rsidRPr="00E456CB" w:rsidRDefault="008E069E" w:rsidP="008E069E">
      <w:pPr>
        <w:rPr>
          <w:rFonts w:cs="Times New Roman"/>
          <w:rtl/>
        </w:rPr>
      </w:pPr>
      <w:r w:rsidRPr="00E456CB">
        <w:rPr>
          <w:rFonts w:cs="Times New Roman"/>
          <w:rtl/>
        </w:rPr>
        <w:t>מלקוש! כמה נעים כשהגוף קרוע ומותש</w:t>
      </w:r>
      <w:bookmarkStart w:id="24" w:name="_Hlk526075810"/>
      <w:r w:rsidRPr="00E456CB">
        <w:rPr>
          <w:rFonts w:cs="Times New Roman"/>
          <w:rtl/>
        </w:rPr>
        <w:t>.</w:t>
      </w:r>
      <w:r w:rsidR="00D24FAC">
        <w:rPr>
          <w:rFonts w:cs="Times New Roman" w:hint="cs"/>
          <w:rtl/>
        </w:rPr>
        <w:t xml:space="preserve"> הוא למד מילה חדשה </w:t>
      </w:r>
      <w:r w:rsidR="00BC51CD">
        <w:rPr>
          <w:rFonts w:cs="Times New Roman" w:hint="cs"/>
          <w:rtl/>
        </w:rPr>
        <w:t xml:space="preserve">בעברית </w:t>
      </w:r>
      <w:r w:rsidR="00D24FAC">
        <w:rPr>
          <w:rFonts w:cs="Times New Roman"/>
          <w:rtl/>
        </w:rPr>
        <w:t>–</w:t>
      </w:r>
      <w:r w:rsidR="00D24FAC">
        <w:rPr>
          <w:rFonts w:cs="Times New Roman" w:hint="cs"/>
          <w:rtl/>
        </w:rPr>
        <w:t xml:space="preserve"> ברווז, אבל לא הצליח לה</w:t>
      </w:r>
      <w:r w:rsidR="009952F1">
        <w:rPr>
          <w:rFonts w:cs="Times New Roman" w:hint="cs"/>
          <w:rtl/>
        </w:rPr>
        <w:t>י</w:t>
      </w:r>
      <w:r w:rsidR="00D24FAC">
        <w:rPr>
          <w:rFonts w:cs="Times New Roman" w:hint="cs"/>
          <w:rtl/>
        </w:rPr>
        <w:t>זכר בה אלא כשהגיע המלצר עם סלס</w:t>
      </w:r>
      <w:r w:rsidR="009952F1">
        <w:rPr>
          <w:rFonts w:cs="Times New Roman" w:hint="cs"/>
          <w:rtl/>
        </w:rPr>
        <w:t>י</w:t>
      </w:r>
      <w:r w:rsidR="00D24FAC">
        <w:rPr>
          <w:rFonts w:cs="Times New Roman" w:hint="cs"/>
          <w:rtl/>
        </w:rPr>
        <w:t xml:space="preserve">לת התבלינים לפיצה. כמובן </w:t>
      </w:r>
      <w:r w:rsidR="00D24FAC">
        <w:rPr>
          <w:rFonts w:cs="Times New Roman"/>
          <w:rtl/>
        </w:rPr>
        <w:t>–</w:t>
      </w:r>
      <w:r w:rsidR="00D24FAC">
        <w:rPr>
          <w:rFonts w:cs="Times New Roman" w:hint="cs"/>
          <w:rtl/>
        </w:rPr>
        <w:t xml:space="preserve"> ברווזיליקום, ככה זוכרים מילה חדשה!</w:t>
      </w:r>
    </w:p>
    <w:bookmarkEnd w:id="24"/>
    <w:p w14:paraId="52BA11E6" w14:textId="7E801CFF" w:rsidR="008E069E" w:rsidRPr="00E456CB" w:rsidRDefault="008E069E" w:rsidP="001E27AA">
      <w:pPr>
        <w:rPr>
          <w:rFonts w:cs="Times New Roman"/>
          <w:rtl/>
        </w:rPr>
      </w:pPr>
      <w:r w:rsidRPr="00E456CB">
        <w:rPr>
          <w:rFonts w:cs="Times New Roman"/>
          <w:rtl/>
        </w:rPr>
        <w:t>הדודים תכננ</w:t>
      </w:r>
      <w:r w:rsidRPr="00E456CB">
        <w:rPr>
          <w:rFonts w:cs="Times New Roman" w:hint="eastAsia"/>
          <w:rtl/>
        </w:rPr>
        <w:t>ו</w:t>
      </w:r>
      <w:r w:rsidRPr="00E456CB">
        <w:rPr>
          <w:rFonts w:cs="Times New Roman"/>
          <w:rtl/>
        </w:rPr>
        <w:t xml:space="preserve"> טיול ל</w:t>
      </w:r>
      <w:r w:rsidR="001E27AA" w:rsidRPr="00E456CB">
        <w:rPr>
          <w:rFonts w:cs="Times New Roman" w:hint="eastAsia"/>
          <w:rtl/>
        </w:rPr>
        <w:t>שבת</w:t>
      </w:r>
      <w:r w:rsidR="001E27AA" w:rsidRPr="00E456CB">
        <w:rPr>
          <w:rFonts w:cs="Times New Roman"/>
          <w:rtl/>
        </w:rPr>
        <w:t xml:space="preserve">, </w:t>
      </w:r>
      <w:r w:rsidR="001E27AA" w:rsidRPr="00E456CB">
        <w:rPr>
          <w:rFonts w:cs="Times New Roman" w:hint="eastAsia"/>
          <w:rtl/>
        </w:rPr>
        <w:t>למ</w:t>
      </w:r>
      <w:r w:rsidR="001E27AA" w:rsidRPr="00E456CB">
        <w:rPr>
          <w:rFonts w:cs="Times New Roman" w:hint="cs"/>
          <w:rtl/>
        </w:rPr>
        <w:t xml:space="preserve">ערת הנטיפים </w:t>
      </w:r>
      <w:r w:rsidR="00745EF9" w:rsidRPr="00E456CB">
        <w:rPr>
          <w:rFonts w:cs="Times New Roman" w:hint="cs"/>
          <w:rtl/>
        </w:rPr>
        <w:t xml:space="preserve">ואחריה </w:t>
      </w:r>
      <w:r w:rsidR="00D24FAC">
        <w:rPr>
          <w:rFonts w:cs="Times New Roman" w:hint="cs"/>
          <w:rtl/>
        </w:rPr>
        <w:t>ב</w:t>
      </w:r>
      <w:r w:rsidR="00416857">
        <w:rPr>
          <w:rFonts w:cs="Times New Roman" w:hint="cs"/>
          <w:rtl/>
        </w:rPr>
        <w:t>י</w:t>
      </w:r>
      <w:r w:rsidR="00D24FAC">
        <w:rPr>
          <w:rFonts w:cs="Times New Roman" w:hint="cs"/>
          <w:rtl/>
        </w:rPr>
        <w:t>ק</w:t>
      </w:r>
      <w:r w:rsidR="00416857">
        <w:rPr>
          <w:rFonts w:cs="Times New Roman" w:hint="cs"/>
          <w:rtl/>
        </w:rPr>
        <w:t>ו</w:t>
      </w:r>
      <w:r w:rsidR="00D24FAC">
        <w:rPr>
          <w:rFonts w:cs="Times New Roman" w:hint="cs"/>
          <w:rtl/>
        </w:rPr>
        <w:t>ר ב</w:t>
      </w:r>
      <w:r w:rsidR="00745EF9" w:rsidRPr="00E456CB">
        <w:rPr>
          <w:rFonts w:cs="Times New Roman" w:hint="cs"/>
          <w:rtl/>
        </w:rPr>
        <w:t xml:space="preserve">מסעדה שנפתחה לאחרונה </w:t>
      </w:r>
      <w:r w:rsidR="006D4DDB">
        <w:rPr>
          <w:rFonts w:cs="Times New Roman" w:hint="cs"/>
          <w:rtl/>
        </w:rPr>
        <w:t>ב</w:t>
      </w:r>
      <w:r w:rsidR="001E27AA" w:rsidRPr="00E456CB">
        <w:rPr>
          <w:rFonts w:cs="Times New Roman" w:hint="cs"/>
          <w:rtl/>
        </w:rPr>
        <w:t xml:space="preserve">יקב מומלץ, או אולי </w:t>
      </w:r>
      <w:r w:rsidRPr="00E456CB">
        <w:rPr>
          <w:rFonts w:cs="Times New Roman"/>
          <w:rtl/>
        </w:rPr>
        <w:t>לנחל ערוגות.</w:t>
      </w:r>
    </w:p>
    <w:p w14:paraId="474D9818" w14:textId="4C6E90DA" w:rsidR="008E069E" w:rsidRPr="00E456CB" w:rsidRDefault="00D24FAC" w:rsidP="008E069E">
      <w:pPr>
        <w:rPr>
          <w:rFonts w:cs="Times New Roman"/>
          <w:rtl/>
        </w:rPr>
      </w:pPr>
      <w:r>
        <w:rPr>
          <w:rFonts w:cs="Times New Roman" w:hint="cs"/>
          <w:rtl/>
        </w:rPr>
        <w:t>"</w:t>
      </w:r>
      <w:r w:rsidR="008E069E" w:rsidRPr="00E456CB">
        <w:rPr>
          <w:rFonts w:cs="Times New Roman"/>
          <w:rtl/>
        </w:rPr>
        <w:t>אפשר להביא אוכל לברווזים?</w:t>
      </w:r>
      <w:r>
        <w:rPr>
          <w:rFonts w:cs="Times New Roman" w:hint="cs"/>
          <w:rtl/>
        </w:rPr>
        <w:t>"</w:t>
      </w:r>
      <w:r w:rsidR="008E069E" w:rsidRPr="00E456CB">
        <w:rPr>
          <w:rFonts w:cs="Times New Roman"/>
          <w:rtl/>
        </w:rPr>
        <w:t xml:space="preserve"> אלכס ב</w:t>
      </w:r>
      <w:r w:rsidR="008E069E" w:rsidRPr="00E456CB">
        <w:rPr>
          <w:rFonts w:cs="Times New Roman" w:hint="cs"/>
          <w:rtl/>
        </w:rPr>
        <w:t>י</w:t>
      </w:r>
      <w:r w:rsidR="008E069E" w:rsidRPr="00E456CB">
        <w:rPr>
          <w:rFonts w:cs="Times New Roman"/>
          <w:rtl/>
        </w:rPr>
        <w:t>קש.</w:t>
      </w:r>
    </w:p>
    <w:p w14:paraId="06D0AE02" w14:textId="0D9C9E38" w:rsidR="008E069E" w:rsidRPr="00E456CB" w:rsidRDefault="00D24FAC" w:rsidP="008E069E">
      <w:pPr>
        <w:rPr>
          <w:rFonts w:cs="Times New Roman"/>
          <w:rtl/>
        </w:rPr>
      </w:pPr>
      <w:r>
        <w:rPr>
          <w:rFonts w:cs="Times New Roman" w:hint="cs"/>
          <w:rtl/>
        </w:rPr>
        <w:t>"</w:t>
      </w:r>
      <w:r w:rsidR="008E069E" w:rsidRPr="00E456CB">
        <w:rPr>
          <w:rFonts w:cs="Times New Roman"/>
          <w:rtl/>
        </w:rPr>
        <w:t>איזה ברווזים?</w:t>
      </w:r>
      <w:r>
        <w:rPr>
          <w:rFonts w:cs="Times New Roman" w:hint="cs"/>
          <w:rtl/>
        </w:rPr>
        <w:t>"</w:t>
      </w:r>
    </w:p>
    <w:p w14:paraId="0EB03BAD" w14:textId="617940C7" w:rsidR="008E069E" w:rsidRPr="00E456CB" w:rsidRDefault="00D24FAC" w:rsidP="008E069E">
      <w:pPr>
        <w:rPr>
          <w:rFonts w:cs="Times New Roman"/>
          <w:rtl/>
        </w:rPr>
      </w:pPr>
      <w:r>
        <w:rPr>
          <w:rFonts w:cs="Times New Roman" w:hint="cs"/>
          <w:rtl/>
        </w:rPr>
        <w:t>"</w:t>
      </w:r>
      <w:bookmarkStart w:id="25" w:name="_Hlk526075821"/>
      <w:r w:rsidR="00065BD3">
        <w:rPr>
          <w:rFonts w:cs="Times New Roman" w:hint="cs"/>
          <w:rtl/>
        </w:rPr>
        <w:t>הברווזיליקום!</w:t>
      </w:r>
      <w:r w:rsidR="00BC51CD">
        <w:rPr>
          <w:rFonts w:cs="Times New Roman" w:hint="cs"/>
          <w:rtl/>
        </w:rPr>
        <w:t>" הוא הבהיר בעברית,</w:t>
      </w:r>
      <w:r w:rsidR="00065BD3">
        <w:rPr>
          <w:rFonts w:cs="Times New Roman" w:hint="cs"/>
          <w:rtl/>
        </w:rPr>
        <w:t xml:space="preserve"> </w:t>
      </w:r>
      <w:r w:rsidR="00BC51CD">
        <w:rPr>
          <w:rFonts w:cs="Times New Roman" w:hint="cs"/>
          <w:rtl/>
        </w:rPr>
        <w:t>"</w:t>
      </w:r>
      <w:bookmarkEnd w:id="25"/>
      <w:r w:rsidR="008E069E" w:rsidRPr="00E456CB">
        <w:rPr>
          <w:rFonts w:cs="Times New Roman"/>
          <w:rtl/>
        </w:rPr>
        <w:t>הברווזים שנפגוש בנחל.</w:t>
      </w:r>
      <w:r>
        <w:rPr>
          <w:rFonts w:cs="Times New Roman" w:hint="cs"/>
          <w:rtl/>
        </w:rPr>
        <w:t>"</w:t>
      </w:r>
    </w:p>
    <w:p w14:paraId="19EE1120" w14:textId="5CCEF4C4" w:rsidR="008E069E" w:rsidRPr="00E456CB" w:rsidRDefault="008E069E" w:rsidP="008E069E">
      <w:pPr>
        <w:rPr>
          <w:rFonts w:cs="Times New Roman"/>
          <w:rtl/>
        </w:rPr>
      </w:pPr>
      <w:r w:rsidRPr="00E456CB">
        <w:rPr>
          <w:rFonts w:cs="Times New Roman"/>
          <w:rtl/>
        </w:rPr>
        <w:t xml:space="preserve">זהו זה. הדודה </w:t>
      </w:r>
      <w:r w:rsidRPr="00E456CB">
        <w:rPr>
          <w:rFonts w:cs="Times New Roman" w:hint="cs"/>
          <w:rtl/>
        </w:rPr>
        <w:t xml:space="preserve">החליטה שתהיה </w:t>
      </w:r>
      <w:r w:rsidRPr="00E456CB">
        <w:rPr>
          <w:rFonts w:cs="Times New Roman"/>
          <w:rtl/>
        </w:rPr>
        <w:t xml:space="preserve">מוכנה לכל </w:t>
      </w:r>
      <w:r w:rsidR="009952F1" w:rsidRPr="009952F1">
        <w:rPr>
          <w:rFonts w:cs="Times New Roman"/>
          <w:rtl/>
        </w:rPr>
        <w:t xml:space="preserve">הַקְרבה </w:t>
      </w:r>
      <w:r w:rsidRPr="00E456CB">
        <w:rPr>
          <w:rFonts w:cs="Times New Roman"/>
          <w:rtl/>
        </w:rPr>
        <w:t xml:space="preserve">שתידרש ובתנאי שבני אחותה לא יהיו אירופאים </w:t>
      </w:r>
      <w:r w:rsidR="00F97A34">
        <w:rPr>
          <w:rFonts w:cs="Times New Roman"/>
          <w:rtl/>
        </w:rPr>
        <w:t>כל כך</w:t>
      </w:r>
      <w:r w:rsidRPr="00E456CB">
        <w:rPr>
          <w:rFonts w:cs="Times New Roman"/>
          <w:rtl/>
        </w:rPr>
        <w:t xml:space="preserve">. שיבינו מהו מדבר, </w:t>
      </w:r>
      <w:r w:rsidRPr="00E456CB">
        <w:rPr>
          <w:rFonts w:cs="Times New Roman" w:hint="cs"/>
          <w:rtl/>
        </w:rPr>
        <w:t xml:space="preserve">מהי אדמה חולית שחונה, </w:t>
      </w:r>
      <w:r w:rsidRPr="00E456CB">
        <w:rPr>
          <w:rFonts w:cs="Times New Roman"/>
          <w:rtl/>
        </w:rPr>
        <w:t>מהי תקומה, מה</w:t>
      </w:r>
      <w:r w:rsidRPr="00E456CB">
        <w:rPr>
          <w:rFonts w:cs="Times New Roman" w:hint="cs"/>
          <w:rtl/>
        </w:rPr>
        <w:t>י ארץ חמדת אבות.</w:t>
      </w:r>
    </w:p>
    <w:p w14:paraId="377FB605" w14:textId="0B4DEB81" w:rsidR="006600D1" w:rsidRPr="006600D1" w:rsidRDefault="008E069E" w:rsidP="006600D1">
      <w:pPr>
        <w:rPr>
          <w:rFonts w:cs="Times New Roman"/>
          <w:rtl/>
        </w:rPr>
      </w:pPr>
      <w:r w:rsidRPr="00E456CB">
        <w:rPr>
          <w:rFonts w:cs="Times New Roman" w:hint="cs"/>
          <w:rtl/>
        </w:rPr>
        <w:lastRenderedPageBreak/>
        <w:t>לא שהשלתה את עצמה שיהיה קל</w:t>
      </w:r>
      <w:r w:rsidR="009952F1">
        <w:rPr>
          <w:rFonts w:cs="Times New Roman" w:hint="cs"/>
          <w:rtl/>
        </w:rPr>
        <w:t>,</w:t>
      </w:r>
      <w:r w:rsidRPr="00E456CB">
        <w:rPr>
          <w:rFonts w:cs="Times New Roman" w:hint="cs"/>
          <w:rtl/>
        </w:rPr>
        <w:t xml:space="preserve"> כמובן, אך</w:t>
      </w:r>
      <w:r w:rsidR="00745EF9" w:rsidRPr="00E456CB">
        <w:rPr>
          <w:rFonts w:cs="Times New Roman" w:hint="cs"/>
          <w:rtl/>
        </w:rPr>
        <w:t xml:space="preserve"> </w:t>
      </w:r>
      <w:r w:rsidRPr="00E456CB">
        <w:rPr>
          <w:rFonts w:cs="Times New Roman" w:hint="cs"/>
          <w:rtl/>
        </w:rPr>
        <w:t xml:space="preserve">לנוכח העברית העלובה שלהם וידיעותיהם המתפוגגות והולכות בנושאי מורשת למיניהם, ובעיקר היות </w:t>
      </w:r>
      <w:r w:rsidR="009952F1">
        <w:rPr>
          <w:rFonts w:cs="Times New Roman" w:hint="cs"/>
          <w:rtl/>
        </w:rPr>
        <w:t>ש</w:t>
      </w:r>
      <w:r w:rsidRPr="00E456CB">
        <w:rPr>
          <w:rFonts w:cs="Times New Roman" w:hint="cs"/>
          <w:rtl/>
        </w:rPr>
        <w:t>בשנת הלימודים הקרובה לא י</w:t>
      </w:r>
      <w:r w:rsidR="006600D1" w:rsidRPr="006600D1">
        <w:rPr>
          <w:rFonts w:cs="Times New Roman"/>
          <w:rtl/>
        </w:rPr>
        <w:t>שוב</w:t>
      </w:r>
      <w:r w:rsidR="006600D1">
        <w:rPr>
          <w:rFonts w:cs="Times New Roman" w:hint="cs"/>
          <w:rtl/>
        </w:rPr>
        <w:t>ו</w:t>
      </w:r>
      <w:r w:rsidRPr="00E456CB">
        <w:rPr>
          <w:rFonts w:cs="Times New Roman" w:hint="cs"/>
          <w:rtl/>
        </w:rPr>
        <w:t xml:space="preserve"> ללמוד בבית-הספר היהודי, </w:t>
      </w:r>
      <w:r w:rsidR="00065BD3">
        <w:rPr>
          <w:rFonts w:cs="Times New Roman" w:hint="cs"/>
          <w:rtl/>
        </w:rPr>
        <w:t xml:space="preserve">היה צורך לעשות מעשה. </w:t>
      </w:r>
      <w:r w:rsidRPr="00E456CB">
        <w:rPr>
          <w:rFonts w:cs="Times New Roman" w:hint="cs"/>
          <w:rtl/>
        </w:rPr>
        <w:t>הדודה פסקה כי מעתה</w:t>
      </w:r>
      <w:r w:rsidR="00065BD3">
        <w:rPr>
          <w:rFonts w:cs="Times New Roman" w:hint="cs"/>
          <w:rtl/>
        </w:rPr>
        <w:t xml:space="preserve"> אחייניה הבריטים</w:t>
      </w:r>
      <w:r w:rsidRPr="00E456CB">
        <w:rPr>
          <w:rFonts w:cs="Times New Roman" w:hint="cs"/>
          <w:rtl/>
        </w:rPr>
        <w:t xml:space="preserve"> ישהו מדי קיץ </w:t>
      </w:r>
      <w:r w:rsidR="00065BD3">
        <w:rPr>
          <w:rFonts w:cs="Times New Roman" w:hint="cs"/>
          <w:rtl/>
        </w:rPr>
        <w:t xml:space="preserve">איתם </w:t>
      </w:r>
      <w:r w:rsidRPr="00E456CB">
        <w:rPr>
          <w:rFonts w:cs="Times New Roman" w:hint="cs"/>
          <w:rtl/>
        </w:rPr>
        <w:t>בי</w:t>
      </w:r>
      <w:r w:rsidRPr="00E456CB">
        <w:rPr>
          <w:rFonts w:cs="Times New Roman" w:hint="eastAsia"/>
          <w:rtl/>
        </w:rPr>
        <w:t>שראל</w:t>
      </w:r>
      <w:r w:rsidRPr="00E456CB">
        <w:rPr>
          <w:rFonts w:cs="Times New Roman"/>
          <w:rtl/>
        </w:rPr>
        <w:t>.</w:t>
      </w:r>
      <w:r>
        <w:rPr>
          <w:rFonts w:cs="Times New Roman"/>
          <w:rtl/>
        </w:rPr>
        <w:t xml:space="preserve"> </w:t>
      </w:r>
    </w:p>
    <w:p w14:paraId="3976A0CE" w14:textId="77777777" w:rsidR="006600D1" w:rsidRPr="006600D1" w:rsidRDefault="006600D1" w:rsidP="006600D1">
      <w:pPr>
        <w:rPr>
          <w:rFonts w:cs="Times New Roman"/>
          <w:rtl/>
        </w:rPr>
      </w:pPr>
    </w:p>
    <w:p w14:paraId="1703C126" w14:textId="5CC0311B" w:rsidR="006600D1" w:rsidRPr="006600D1" w:rsidRDefault="006600D1" w:rsidP="006600D1">
      <w:pPr>
        <w:rPr>
          <w:rFonts w:cs="Times New Roman"/>
          <w:rtl/>
        </w:rPr>
      </w:pPr>
      <w:r w:rsidRPr="006600D1">
        <w:rPr>
          <w:rFonts w:cs="Times New Roman"/>
          <w:rtl/>
        </w:rPr>
        <w:t>בשבת התארחו עם הדודים בקיבוץ, אצל נגן חבר של הדודה מהתזמורת. מארק ואלכס ובנות הדודות התרוצצו עם עדת ילדי הקיבוץ בין שדות כותנה למטעי אבוקדו, ולמדו מהם שאוכלים קודם את הוופלים והטופי, ורק לאחר מכן את החטיפים המלוחים המוזרים, הבמבה והביסלי. וכשהגיעה העת לחזור, התברר כי המדשאה המפוארת מול חדר האוכל חבה את עצם קיומה לערב</w:t>
      </w:r>
      <w:r w:rsidR="009952F1">
        <w:rPr>
          <w:rFonts w:cs="Times New Roman" w:hint="cs"/>
          <w:rtl/>
        </w:rPr>
        <w:t xml:space="preserve"> </w:t>
      </w:r>
      <w:r w:rsidRPr="006600D1">
        <w:rPr>
          <w:rFonts w:cs="Times New Roman"/>
          <w:rtl/>
        </w:rPr>
        <w:t>רב של ממטרות צוהלות שאין לעמוד בפניהן. שאר הילדים קפצו בעקבות אלכס לתוך זרם ממטרה, היא חגה והם אחריה</w:t>
      </w:r>
      <w:r w:rsidR="009952F1">
        <w:rPr>
          <w:rFonts w:cs="Times New Roman" w:hint="cs"/>
          <w:rtl/>
        </w:rPr>
        <w:t>,</w:t>
      </w:r>
      <w:r w:rsidRPr="006600D1">
        <w:rPr>
          <w:rFonts w:cs="Times New Roman"/>
          <w:rtl/>
        </w:rPr>
        <w:t xml:space="preserve"> יחפים על הדשא החם. "לא לבוץ, לא לבוץ!" הדודים התחננו</w:t>
      </w:r>
      <w:r w:rsidR="009952F1">
        <w:rPr>
          <w:rFonts w:cs="Times New Roman" w:hint="cs"/>
          <w:rtl/>
        </w:rPr>
        <w:t>,</w:t>
      </w:r>
      <w:r w:rsidRPr="006600D1">
        <w:rPr>
          <w:rFonts w:cs="Times New Roman"/>
          <w:rtl/>
        </w:rPr>
        <w:t xml:space="preserve"> כי הקרחות במדשאה הפכו בעקבות ההשקיה בוציות לגמרי. אבל הילדים, כמעשה השטן, דווקא כן נהרו אל הבוץ השמנוני שאבנים זעירות בו דוקרות את כפות הרגליים בנעימות פריכה</w:t>
      </w:r>
      <w:r w:rsidR="00B21E3C" w:rsidRPr="00B21E3C">
        <w:rPr>
          <w:rFonts w:cs="Times New Roman"/>
          <w:rtl/>
        </w:rPr>
        <w:t>[קראנצ'ית]</w:t>
      </w:r>
      <w:r w:rsidRPr="006600D1">
        <w:rPr>
          <w:rFonts w:cs="Times New Roman"/>
          <w:rtl/>
        </w:rPr>
        <w:t>, רק לבוץ! מארק כבר החליק וגם בת-גל, ושניים מילדי החבר הנגן קפצו גבוה בשטף הנתזים המסתובבים. "לא לבוץ!" הדודים התחננו לשוא – וכי לאן ירוצו הילדים אם לא לשם? לדשא הרטוב ואז שוב לבוץ!</w:t>
      </w:r>
    </w:p>
    <w:p w14:paraId="5D13B1B8" w14:textId="06159F22" w:rsidR="008E069E" w:rsidRDefault="006600D1" w:rsidP="006600D1">
      <w:pPr>
        <w:rPr>
          <w:rtl/>
        </w:rPr>
      </w:pPr>
      <w:r w:rsidRPr="006600D1">
        <w:rPr>
          <w:rFonts w:cs="Times New Roman"/>
          <w:rtl/>
        </w:rPr>
        <w:t>מארק הדף את עצמו על אלכס, ועד מהרה היה גם אלכס מרוח בבוץ כמו שאר הילדים ונשטף איתם בממטרים החגים.</w:t>
      </w:r>
    </w:p>
    <w:bookmarkEnd w:id="23"/>
    <w:p w14:paraId="36035D71" w14:textId="77777777" w:rsidR="008E069E" w:rsidRDefault="008E069E" w:rsidP="00732E6A">
      <w:pPr>
        <w:rPr>
          <w:rFonts w:cs="Times New Roman"/>
          <w:rtl/>
        </w:rPr>
      </w:pPr>
    </w:p>
    <w:p w14:paraId="3FE11B55" w14:textId="44F6CBDA" w:rsidR="00F36109" w:rsidRDefault="00633372" w:rsidP="00732E6A">
      <w:pPr>
        <w:rPr>
          <w:rtl/>
        </w:rPr>
      </w:pPr>
      <w:r>
        <w:rPr>
          <w:rFonts w:cs="Times New Roman" w:hint="cs"/>
          <w:rtl/>
        </w:rPr>
        <w:t xml:space="preserve">בבקרים בשכונה </w:t>
      </w:r>
      <w:r w:rsidR="004B1D79">
        <w:rPr>
          <w:rtl/>
        </w:rPr>
        <w:t>א</w:t>
      </w:r>
      <w:r w:rsidR="001E27AA">
        <w:rPr>
          <w:rFonts w:hint="cs"/>
          <w:rtl/>
        </w:rPr>
        <w:t>לכס</w:t>
      </w:r>
      <w:r w:rsidR="004B1D79">
        <w:rPr>
          <w:rtl/>
        </w:rPr>
        <w:t xml:space="preserve"> למד </w:t>
      </w:r>
      <w:r w:rsidR="00732E6A">
        <w:rPr>
          <w:rFonts w:hint="cs"/>
          <w:rtl/>
        </w:rPr>
        <w:t xml:space="preserve">לשחק </w:t>
      </w:r>
      <w:r w:rsidR="00DD60BF">
        <w:rPr>
          <w:rFonts w:hint="cs"/>
          <w:rtl/>
        </w:rPr>
        <w:t>'</w:t>
      </w:r>
      <w:r w:rsidR="00F36109">
        <w:rPr>
          <w:rFonts w:hint="cs"/>
          <w:rtl/>
        </w:rPr>
        <w:t>מלך השבויים</w:t>
      </w:r>
      <w:r w:rsidR="00DD60BF">
        <w:rPr>
          <w:rFonts w:hint="cs"/>
          <w:rtl/>
        </w:rPr>
        <w:t>'</w:t>
      </w:r>
      <w:r w:rsidR="00250F08" w:rsidRPr="00CD067C">
        <w:rPr>
          <w:rtl/>
        </w:rPr>
        <w:t xml:space="preserve"> </w:t>
      </w:r>
      <w:r w:rsidR="001A3FC2">
        <w:rPr>
          <w:rFonts w:hint="cs"/>
          <w:rtl/>
        </w:rPr>
        <w:t>ו</w:t>
      </w:r>
      <w:r w:rsidR="00DD60BF">
        <w:rPr>
          <w:rFonts w:hint="cs"/>
          <w:rtl/>
        </w:rPr>
        <w:t>'</w:t>
      </w:r>
      <w:r w:rsidR="001A3FC2">
        <w:rPr>
          <w:rFonts w:hint="cs"/>
          <w:rtl/>
        </w:rPr>
        <w:t>ערימת ילדים</w:t>
      </w:r>
      <w:r w:rsidR="00DD60BF">
        <w:rPr>
          <w:rFonts w:hint="cs"/>
          <w:rtl/>
        </w:rPr>
        <w:t>'</w:t>
      </w:r>
      <w:r w:rsidR="001A3FC2">
        <w:rPr>
          <w:rFonts w:hint="cs"/>
          <w:rtl/>
        </w:rPr>
        <w:t xml:space="preserve"> </w:t>
      </w:r>
      <w:r w:rsidR="00250F08" w:rsidRPr="00CD067C">
        <w:rPr>
          <w:rtl/>
        </w:rPr>
        <w:t>ו</w:t>
      </w:r>
      <w:r w:rsidR="00DD60BF">
        <w:rPr>
          <w:rFonts w:hint="cs"/>
          <w:rtl/>
        </w:rPr>
        <w:t>'</w:t>
      </w:r>
      <w:r w:rsidR="00250F08" w:rsidRPr="00CD067C">
        <w:rPr>
          <w:rtl/>
        </w:rPr>
        <w:t>סטנגה</w:t>
      </w:r>
      <w:r w:rsidR="00DD60BF">
        <w:rPr>
          <w:rFonts w:hint="cs"/>
          <w:rtl/>
        </w:rPr>
        <w:t>'</w:t>
      </w:r>
      <w:r w:rsidR="00CC210F">
        <w:rPr>
          <w:rFonts w:hint="cs"/>
          <w:rtl/>
        </w:rPr>
        <w:t xml:space="preserve"> עם כדור </w:t>
      </w:r>
      <w:r w:rsidR="00C13DAB" w:rsidRPr="00CC210F">
        <w:rPr>
          <w:rFonts w:cs="Times New Roman"/>
          <w:rtl/>
        </w:rPr>
        <w:t>מאולתר ממסקנטייפ</w:t>
      </w:r>
      <w:r w:rsidR="00C13DAB">
        <w:rPr>
          <w:rFonts w:cs="Times New Roman" w:hint="cs"/>
          <w:rtl/>
        </w:rPr>
        <w:t xml:space="preserve"> </w:t>
      </w:r>
      <w:r w:rsidR="00732E6A">
        <w:rPr>
          <w:rFonts w:cs="Times New Roman" w:hint="cs"/>
          <w:rtl/>
        </w:rPr>
        <w:t>ש</w:t>
      </w:r>
      <w:r w:rsidR="004554E1">
        <w:rPr>
          <w:rFonts w:cs="Times New Roman" w:hint="cs"/>
          <w:rtl/>
        </w:rPr>
        <w:t xml:space="preserve">לכולם </w:t>
      </w:r>
      <w:r w:rsidR="00732E6A">
        <w:rPr>
          <w:rFonts w:cs="Times New Roman" w:hint="cs"/>
          <w:rtl/>
        </w:rPr>
        <w:t xml:space="preserve">היה </w:t>
      </w:r>
      <w:r w:rsidR="004554E1">
        <w:rPr>
          <w:rFonts w:cs="Times New Roman" w:hint="cs"/>
          <w:rtl/>
        </w:rPr>
        <w:t>בבית בשפע</w:t>
      </w:r>
      <w:r w:rsidR="00C13DAB">
        <w:rPr>
          <w:rFonts w:cs="Times New Roman" w:hint="cs"/>
          <w:rtl/>
        </w:rPr>
        <w:t>.</w:t>
      </w:r>
      <w:r w:rsidR="00250F08" w:rsidRPr="00CD067C">
        <w:rPr>
          <w:rtl/>
        </w:rPr>
        <w:t xml:space="preserve"> </w:t>
      </w:r>
      <w:r w:rsidR="00F36109">
        <w:rPr>
          <w:rFonts w:hint="cs"/>
          <w:rtl/>
        </w:rPr>
        <w:t>ז</w:t>
      </w:r>
      <w:r w:rsidR="009952F1">
        <w:rPr>
          <w:rFonts w:hint="cs"/>
          <w:rtl/>
        </w:rPr>
        <w:t>י</w:t>
      </w:r>
      <w:r w:rsidR="00F36109">
        <w:rPr>
          <w:rFonts w:hint="cs"/>
          <w:rtl/>
        </w:rPr>
        <w:t>כרונות עמומים ה</w:t>
      </w:r>
      <w:r w:rsidR="009952F1">
        <w:rPr>
          <w:rFonts w:hint="cs"/>
          <w:rtl/>
        </w:rPr>
        <w:t>י</w:t>
      </w:r>
      <w:r w:rsidR="00F36109">
        <w:rPr>
          <w:rFonts w:hint="cs"/>
          <w:rtl/>
        </w:rPr>
        <w:t>כו</w:t>
      </w:r>
      <w:r w:rsidR="004E2C07">
        <w:rPr>
          <w:rFonts w:hint="cs"/>
          <w:rtl/>
        </w:rPr>
        <w:t xml:space="preserve"> בו משנת</w:t>
      </w:r>
      <w:r w:rsidR="009952F1">
        <w:rPr>
          <w:rFonts w:hint="cs"/>
          <w:rtl/>
        </w:rPr>
        <w:t xml:space="preserve"> ה</w:t>
      </w:r>
      <w:r w:rsidR="004E2C07">
        <w:rPr>
          <w:rFonts w:hint="cs"/>
          <w:rtl/>
        </w:rPr>
        <w:t>שבתון של אימו ו</w:t>
      </w:r>
      <w:r w:rsidR="004D7433">
        <w:rPr>
          <w:rFonts w:hint="cs"/>
          <w:rtl/>
        </w:rPr>
        <w:t>מ</w:t>
      </w:r>
      <w:r w:rsidR="004E2C07">
        <w:rPr>
          <w:rFonts w:hint="cs"/>
          <w:rtl/>
        </w:rPr>
        <w:t>נ</w:t>
      </w:r>
      <w:r w:rsidR="004D7433">
        <w:rPr>
          <w:rFonts w:hint="cs"/>
          <w:rtl/>
        </w:rPr>
        <w:t>י</w:t>
      </w:r>
      <w:r w:rsidR="004E2C07">
        <w:rPr>
          <w:rFonts w:hint="cs"/>
          <w:rtl/>
        </w:rPr>
        <w:t>סיון-הנפל של המשפחה לעלות ארצה</w:t>
      </w:r>
      <w:r w:rsidR="00F36109">
        <w:rPr>
          <w:rFonts w:hint="cs"/>
          <w:rtl/>
        </w:rPr>
        <w:t>.</w:t>
      </w:r>
      <w:r w:rsidR="00656F93">
        <w:rPr>
          <w:rFonts w:hint="cs"/>
          <w:rtl/>
        </w:rPr>
        <w:t xml:space="preserve"> </w:t>
      </w:r>
      <w:r w:rsidR="00F36109">
        <w:rPr>
          <w:rFonts w:hint="cs"/>
          <w:rtl/>
        </w:rPr>
        <w:t>לדאבו</w:t>
      </w:r>
      <w:r w:rsidR="00745EF9">
        <w:rPr>
          <w:rFonts w:hint="cs"/>
          <w:rtl/>
        </w:rPr>
        <w:t>ן ליבה</w:t>
      </w:r>
      <w:r w:rsidR="00F36109">
        <w:rPr>
          <w:rFonts w:hint="cs"/>
          <w:rtl/>
        </w:rPr>
        <w:t xml:space="preserve"> של </w:t>
      </w:r>
      <w:r w:rsidR="00656F93">
        <w:rPr>
          <w:rFonts w:hint="cs"/>
          <w:rtl/>
        </w:rPr>
        <w:t>א</w:t>
      </w:r>
      <w:r w:rsidR="009952F1">
        <w:rPr>
          <w:rFonts w:hint="cs"/>
          <w:rtl/>
        </w:rPr>
        <w:t>י</w:t>
      </w:r>
      <w:r w:rsidR="00F36109">
        <w:rPr>
          <w:rFonts w:hint="cs"/>
          <w:rtl/>
        </w:rPr>
        <w:t>מ</w:t>
      </w:r>
      <w:r w:rsidR="00656F93">
        <w:rPr>
          <w:rFonts w:hint="cs"/>
          <w:rtl/>
        </w:rPr>
        <w:t>ם לא נמצאו</w:t>
      </w:r>
      <w:r w:rsidR="00774CF8" w:rsidRPr="00774CF8">
        <w:rPr>
          <w:rFonts w:hint="cs"/>
          <w:rtl/>
        </w:rPr>
        <w:t xml:space="preserve"> </w:t>
      </w:r>
      <w:r w:rsidR="00483529" w:rsidRPr="00483529">
        <w:rPr>
          <w:rFonts w:cs="Times New Roman"/>
          <w:rtl/>
        </w:rPr>
        <w:t xml:space="preserve">באותה עת </w:t>
      </w:r>
      <w:r w:rsidR="00656F93">
        <w:rPr>
          <w:rFonts w:hint="cs"/>
          <w:rtl/>
        </w:rPr>
        <w:t xml:space="preserve">די סטודנטים </w:t>
      </w:r>
      <w:r w:rsidR="00483529">
        <w:rPr>
          <w:rFonts w:hint="cs"/>
          <w:rtl/>
        </w:rPr>
        <w:t xml:space="preserve">באוניברסיטה העברית </w:t>
      </w:r>
      <w:r w:rsidR="00656F93">
        <w:rPr>
          <w:rFonts w:hint="cs"/>
          <w:rtl/>
        </w:rPr>
        <w:t>שגילו עניין ב</w:t>
      </w:r>
      <w:r w:rsidR="00065BD3">
        <w:rPr>
          <w:rFonts w:hint="cs"/>
          <w:rtl/>
        </w:rPr>
        <w:t>שפה ה</w:t>
      </w:r>
      <w:r w:rsidR="00656F93">
        <w:rPr>
          <w:rFonts w:hint="cs"/>
          <w:rtl/>
        </w:rPr>
        <w:t>פרוטו-</w:t>
      </w:r>
      <w:r w:rsidR="009A5BC5">
        <w:rPr>
          <w:rFonts w:hint="cs"/>
          <w:rtl/>
        </w:rPr>
        <w:t>הו</w:t>
      </w:r>
      <w:r w:rsidR="00656F93">
        <w:rPr>
          <w:rFonts w:hint="cs"/>
          <w:rtl/>
        </w:rPr>
        <w:t>דו-אירופית</w:t>
      </w:r>
      <w:r>
        <w:rPr>
          <w:rFonts w:hint="cs"/>
          <w:rtl/>
        </w:rPr>
        <w:t xml:space="preserve">, </w:t>
      </w:r>
      <w:r w:rsidR="00FB5F21">
        <w:rPr>
          <w:rFonts w:hint="cs"/>
          <w:rtl/>
        </w:rPr>
        <w:t>ולעומת</w:t>
      </w:r>
      <w:r w:rsidR="00416857">
        <w:rPr>
          <w:rFonts w:hint="cs"/>
          <w:rtl/>
        </w:rPr>
        <w:t xml:space="preserve"> זאת</w:t>
      </w:r>
      <w:r w:rsidR="00FB5F21">
        <w:rPr>
          <w:rFonts w:hint="cs"/>
          <w:rtl/>
        </w:rPr>
        <w:t xml:space="preserve"> רבים התעניינו בבלשנות גנרטיבית ובדקדוק אוניברסלי, שהיה לדעתה </w:t>
      </w:r>
      <w:r w:rsidR="00345BE0">
        <w:rPr>
          <w:rFonts w:hint="cs"/>
          <w:rtl/>
        </w:rPr>
        <w:t>[</w:t>
      </w:r>
      <w:r w:rsidR="00FB5F21">
        <w:rPr>
          <w:rFonts w:hint="cs"/>
          <w:rtl/>
        </w:rPr>
        <w:t xml:space="preserve">בלתי מאופיין במהותו </w:t>
      </w:r>
      <w:r w:rsidR="00DD60BF">
        <w:rPr>
          <w:rFonts w:hint="cs"/>
          <w:rtl/>
        </w:rPr>
        <w:t>ו</w:t>
      </w:r>
      <w:r w:rsidR="00FB5F21">
        <w:rPr>
          <w:rFonts w:hint="cs"/>
          <w:rtl/>
        </w:rPr>
        <w:t>דוגמטי</w:t>
      </w:r>
      <w:r w:rsidR="00416857">
        <w:rPr>
          <w:rFonts w:hint="cs"/>
          <w:rtl/>
        </w:rPr>
        <w:t>, כלומר,</w:t>
      </w:r>
      <w:r w:rsidR="00345BE0">
        <w:rPr>
          <w:rFonts w:hint="cs"/>
          <w:rtl/>
        </w:rPr>
        <w:t>]</w:t>
      </w:r>
      <w:r w:rsidR="00416857">
        <w:rPr>
          <w:rFonts w:hint="cs"/>
          <w:rtl/>
        </w:rPr>
        <w:t xml:space="preserve"> </w:t>
      </w:r>
      <w:r w:rsidR="00FB5F21">
        <w:rPr>
          <w:rFonts w:hint="cs"/>
          <w:rtl/>
        </w:rPr>
        <w:t xml:space="preserve">מתאים יותר כבסיס לאמונה מאשר לתיאוריה מדעית. </w:t>
      </w:r>
      <w:r w:rsidR="007A768B">
        <w:rPr>
          <w:rFonts w:hint="cs"/>
          <w:rtl/>
        </w:rPr>
        <w:t>אביהם</w:t>
      </w:r>
      <w:r w:rsidR="00345BE0">
        <w:rPr>
          <w:rFonts w:hint="cs"/>
          <w:rtl/>
        </w:rPr>
        <w:t>,</w:t>
      </w:r>
      <w:r w:rsidR="006141B9">
        <w:rPr>
          <w:rFonts w:hint="cs"/>
          <w:rtl/>
        </w:rPr>
        <w:t xml:space="preserve"> מצידו</w:t>
      </w:r>
      <w:r w:rsidR="00345BE0">
        <w:rPr>
          <w:rFonts w:hint="cs"/>
          <w:rtl/>
        </w:rPr>
        <w:t>,</w:t>
      </w:r>
      <w:r w:rsidR="00DD60BF">
        <w:rPr>
          <w:rFonts w:hint="cs"/>
          <w:rtl/>
        </w:rPr>
        <w:t xml:space="preserve"> </w:t>
      </w:r>
      <w:r w:rsidR="003D318C">
        <w:rPr>
          <w:rFonts w:hint="cs"/>
          <w:rtl/>
        </w:rPr>
        <w:t>צידד ב</w:t>
      </w:r>
      <w:r w:rsidR="00DD60BF">
        <w:rPr>
          <w:rFonts w:hint="cs"/>
          <w:rtl/>
        </w:rPr>
        <w:t>ש</w:t>
      </w:r>
      <w:r w:rsidR="003D318C">
        <w:rPr>
          <w:rFonts w:hint="cs"/>
          <w:rtl/>
        </w:rPr>
        <w:t>י</w:t>
      </w:r>
      <w:r w:rsidR="00DD60BF">
        <w:rPr>
          <w:rFonts w:hint="cs"/>
          <w:rtl/>
        </w:rPr>
        <w:t>ב</w:t>
      </w:r>
      <w:r w:rsidR="003D318C">
        <w:rPr>
          <w:rFonts w:hint="cs"/>
          <w:rtl/>
        </w:rPr>
        <w:t>ה</w:t>
      </w:r>
      <w:r w:rsidR="00DD60BF">
        <w:rPr>
          <w:rFonts w:hint="cs"/>
          <w:rtl/>
        </w:rPr>
        <w:t xml:space="preserve"> לאנגליה, מאחר</w:t>
      </w:r>
      <w:r w:rsidR="007A768B">
        <w:rPr>
          <w:rFonts w:hint="cs"/>
          <w:rtl/>
        </w:rPr>
        <w:t xml:space="preserve"> </w:t>
      </w:r>
      <w:r w:rsidR="008E6888">
        <w:rPr>
          <w:rFonts w:hint="cs"/>
          <w:rtl/>
        </w:rPr>
        <w:t>ש</w:t>
      </w:r>
      <w:r>
        <w:rPr>
          <w:rFonts w:hint="cs"/>
          <w:rtl/>
        </w:rPr>
        <w:t>מכרז הרכבות הגדול שנועד לשנות את פני התחבורה הציבורית בישראל נכשל</w:t>
      </w:r>
      <w:r w:rsidR="004E2C07">
        <w:rPr>
          <w:rFonts w:hint="cs"/>
          <w:rtl/>
        </w:rPr>
        <w:t xml:space="preserve">. </w:t>
      </w:r>
      <w:r w:rsidR="00745EF9">
        <w:rPr>
          <w:rFonts w:hint="cs"/>
          <w:rtl/>
        </w:rPr>
        <w:t>באותה שנה</w:t>
      </w:r>
      <w:r w:rsidR="00E616BB">
        <w:rPr>
          <w:rFonts w:hint="cs"/>
          <w:rtl/>
        </w:rPr>
        <w:t xml:space="preserve"> הם גרו ב</w:t>
      </w:r>
      <w:r w:rsidR="00A734D6">
        <w:rPr>
          <w:rFonts w:hint="cs"/>
          <w:rtl/>
        </w:rPr>
        <w:t>דירה</w:t>
      </w:r>
      <w:r w:rsidR="00E616BB">
        <w:rPr>
          <w:rFonts w:hint="cs"/>
          <w:rtl/>
        </w:rPr>
        <w:t xml:space="preserve"> שמ</w:t>
      </w:r>
      <w:r w:rsidR="00A734D6">
        <w:rPr>
          <w:rFonts w:hint="cs"/>
          <w:rtl/>
        </w:rPr>
        <w:t>ו</w:t>
      </w:r>
      <w:r w:rsidR="00E616BB">
        <w:rPr>
          <w:rFonts w:hint="cs"/>
          <w:rtl/>
        </w:rPr>
        <w:t xml:space="preserve">ל דירת הדודים, </w:t>
      </w:r>
      <w:r w:rsidR="008E6888">
        <w:rPr>
          <w:rFonts w:hint="cs"/>
          <w:rtl/>
        </w:rPr>
        <w:t xml:space="preserve">אבל </w:t>
      </w:r>
      <w:r w:rsidR="00E616BB">
        <w:rPr>
          <w:rFonts w:hint="cs"/>
          <w:rtl/>
        </w:rPr>
        <w:t>אף</w:t>
      </w:r>
      <w:r w:rsidR="00297D38">
        <w:rPr>
          <w:rFonts w:hint="cs"/>
          <w:rtl/>
        </w:rPr>
        <w:t xml:space="preserve"> על פ</w:t>
      </w:r>
      <w:r w:rsidR="00E616BB">
        <w:rPr>
          <w:rFonts w:hint="cs"/>
          <w:rtl/>
        </w:rPr>
        <w:t>י שהדיירים הנוכחיים ערכו ל</w:t>
      </w:r>
      <w:r w:rsidR="00483529" w:rsidRPr="00483529">
        <w:rPr>
          <w:rFonts w:cs="Times New Roman"/>
          <w:rtl/>
        </w:rPr>
        <w:t>אלכס</w:t>
      </w:r>
      <w:r w:rsidR="00416857">
        <w:rPr>
          <w:rFonts w:hint="cs"/>
          <w:rtl/>
        </w:rPr>
        <w:t xml:space="preserve"> </w:t>
      </w:r>
      <w:r w:rsidR="00E616BB">
        <w:rPr>
          <w:rFonts w:hint="cs"/>
          <w:rtl/>
        </w:rPr>
        <w:t xml:space="preserve">סיור בדירה, </w:t>
      </w:r>
      <w:r w:rsidR="004A3B1F">
        <w:rPr>
          <w:rFonts w:hint="cs"/>
          <w:rtl/>
        </w:rPr>
        <w:t xml:space="preserve">חוץ מהמרפסת </w:t>
      </w:r>
      <w:r w:rsidR="00483529">
        <w:rPr>
          <w:rFonts w:hint="cs"/>
          <w:rtl/>
        </w:rPr>
        <w:t>הוא</w:t>
      </w:r>
      <w:r w:rsidR="00E616BB">
        <w:rPr>
          <w:rFonts w:hint="cs"/>
          <w:rtl/>
        </w:rPr>
        <w:t xml:space="preserve"> לא זכר דבר.</w:t>
      </w:r>
    </w:p>
    <w:p w14:paraId="5A691A23" w14:textId="6FA06982" w:rsidR="00CC210F" w:rsidRDefault="00CC210F" w:rsidP="00F36109">
      <w:pPr>
        <w:rPr>
          <w:rStyle w:val="Hyperlink"/>
          <w:rtl/>
        </w:rPr>
      </w:pPr>
      <w:r>
        <w:rPr>
          <w:rFonts w:hint="cs"/>
          <w:rtl/>
        </w:rPr>
        <w:t>[</w:t>
      </w:r>
      <w:r w:rsidR="00CF2A63">
        <w:rPr>
          <w:rFonts w:hint="cs"/>
          <w:rtl/>
        </w:rPr>
        <w:t xml:space="preserve">קדוואח </w:t>
      </w:r>
      <w:hyperlink r:id="rId20" w:history="1">
        <w:r w:rsidRPr="00CC210F">
          <w:rPr>
            <w:rStyle w:val="Hyperlink"/>
            <w:rFonts w:hint="cs"/>
            <w:rtl/>
          </w:rPr>
          <w:t>מתוך</w:t>
        </w:r>
      </w:hyperlink>
      <w:r>
        <w:rPr>
          <w:rFonts w:hint="cs"/>
          <w:rtl/>
        </w:rPr>
        <w:t xml:space="preserve"> </w:t>
      </w:r>
      <w:hyperlink r:id="rId21" w:history="1">
        <w:r w:rsidR="00950B7A" w:rsidRPr="00950B7A">
          <w:rPr>
            <w:rStyle w:val="Hyperlink"/>
            <w:rFonts w:hint="cs"/>
            <w:rtl/>
          </w:rPr>
          <w:t>החוקים ה</w:t>
        </w:r>
        <w:r w:rsidR="00B833EF">
          <w:rPr>
            <w:rStyle w:val="Hyperlink"/>
            <w:rFonts w:hint="cs"/>
            <w:rtl/>
          </w:rPr>
          <w:t>מדויק</w:t>
        </w:r>
        <w:r w:rsidR="00950B7A" w:rsidRPr="00950B7A">
          <w:rPr>
            <w:rStyle w:val="Hyperlink"/>
            <w:rFonts w:hint="cs"/>
            <w:rtl/>
          </w:rPr>
          <w:t>ים</w:t>
        </w:r>
      </w:hyperlink>
    </w:p>
    <w:p w14:paraId="70FCD80A" w14:textId="77AE6A40" w:rsidR="00F636D2" w:rsidRDefault="00EE3076" w:rsidP="00F36109">
      <w:pPr>
        <w:rPr>
          <w:rtl/>
        </w:rPr>
      </w:pPr>
      <w:hyperlink r:id="rId22" w:history="1">
        <w:r w:rsidR="00F636D2" w:rsidRPr="00792413">
          <w:rPr>
            <w:rStyle w:val="Hyperlink"/>
          </w:rPr>
          <w:t>http://profileengine.com/groups/profile/430806563/----?offset=30</w:t>
        </w:r>
      </w:hyperlink>
    </w:p>
    <w:p w14:paraId="18DF66F5" w14:textId="5468C588" w:rsidR="00F636D2" w:rsidRDefault="00F636D2" w:rsidP="00F36109">
      <w:pPr>
        <w:rPr>
          <w:rtl/>
        </w:rPr>
      </w:pPr>
      <w:r w:rsidRPr="00F636D2">
        <w:t>http://4ever.blue/forum/viewtopic.php?f=5&amp;t=55691</w:t>
      </w:r>
    </w:p>
    <w:p w14:paraId="632277FA" w14:textId="6CF1A9C0" w:rsidR="00CC210F" w:rsidRPr="00CC210F" w:rsidRDefault="00CC210F" w:rsidP="00CC210F">
      <w:pPr>
        <w:rPr>
          <w:rtl/>
        </w:rPr>
      </w:pPr>
      <w:r w:rsidRPr="00CC210F">
        <w:rPr>
          <w:rFonts w:cs="Times New Roman"/>
          <w:rtl/>
        </w:rPr>
        <w:t>כל אחד זוכר את החולות מאחורי ביה"ס ראשונים</w:t>
      </w:r>
      <w:r>
        <w:rPr>
          <w:rFonts w:cs="Times New Roman" w:hint="cs"/>
          <w:rtl/>
        </w:rPr>
        <w:t xml:space="preserve"> </w:t>
      </w:r>
      <w:r w:rsidRPr="00CC210F">
        <w:rPr>
          <w:rFonts w:cs="Times New Roman"/>
          <w:rtl/>
        </w:rPr>
        <w:t>שם מתחילים להבין את החיים בדרך הקשה</w:t>
      </w:r>
      <w:r w:rsidR="00950B7A">
        <w:rPr>
          <w:rFonts w:cs="Times New Roman" w:hint="cs"/>
          <w:rtl/>
        </w:rPr>
        <w:t xml:space="preserve"> </w:t>
      </w:r>
      <w:r w:rsidR="00950B7A">
        <w:rPr>
          <w:rFonts w:cs="Times New Roman"/>
          <w:rtl/>
        </w:rPr>
        <w:t xml:space="preserve">שם בחולות מאחורה </w:t>
      </w:r>
      <w:r w:rsidR="00483BB1">
        <w:rPr>
          <w:rFonts w:cs="Times New Roman"/>
          <w:rtl/>
        </w:rPr>
        <w:t>הכול</w:t>
      </w:r>
      <w:r w:rsidR="00950B7A">
        <w:rPr>
          <w:rFonts w:cs="Times New Roman"/>
          <w:rtl/>
        </w:rPr>
        <w:t xml:space="preserve"> מתחיל</w:t>
      </w:r>
      <w:r w:rsidRPr="00CC210F">
        <w:rPr>
          <w:rFonts w:cs="Times New Roman"/>
          <w:rtl/>
        </w:rPr>
        <w:t>...</w:t>
      </w:r>
      <w:r w:rsidR="00950B7A">
        <w:rPr>
          <w:rFonts w:cs="Times New Roman" w:hint="cs"/>
          <w:rtl/>
        </w:rPr>
        <w:t xml:space="preserve"> </w:t>
      </w:r>
      <w:r w:rsidRPr="00CC210F">
        <w:rPr>
          <w:rFonts w:cs="Times New Roman"/>
          <w:rtl/>
        </w:rPr>
        <w:t>משחקים "קדוואח" הכי קרוב לעץ, חוטפים ומחטיפים אחד לשני, משחקים שבויים עם כדור מלא בעלים בתוך שקית אוכל משומשת, תופסת מכל הסוגים כולל פחית שחורה, כדורגל מכדור מאולתר ממסקנטייפ שנשאר אחרי מלחמת המפרץ. וכמובן זירות דימיוניות לתחרויות איגרוף מזדמנות. כמובן אסור לשכוח את הזקנה מהבניין ממול שלכל מחיאות כפיים הייתה נותנת שואוו עם התריסים וצועקת בקולות מפחידים שהשאירו בכל</w:t>
      </w:r>
      <w:r>
        <w:rPr>
          <w:rFonts w:cs="Times New Roman"/>
          <w:rtl/>
        </w:rPr>
        <w:t xml:space="preserve"> ילד תמים צלקת עד עצם היום הזה.</w:t>
      </w:r>
    </w:p>
    <w:p w14:paraId="35CC6C66" w14:textId="3CB25692" w:rsidR="00CC210F" w:rsidRDefault="00CC210F" w:rsidP="00F36109">
      <w:pPr>
        <w:rPr>
          <w:rtl/>
        </w:rPr>
      </w:pPr>
      <w:r>
        <w:rPr>
          <w:rFonts w:hint="cs"/>
          <w:rtl/>
        </w:rPr>
        <w:t>]</w:t>
      </w:r>
    </w:p>
    <w:p w14:paraId="20AFE519" w14:textId="77777777" w:rsidR="00C415F8" w:rsidRDefault="00C415F8" w:rsidP="00F36109">
      <w:pPr>
        <w:rPr>
          <w:rtl/>
        </w:rPr>
      </w:pPr>
    </w:p>
    <w:p w14:paraId="70B23DC0" w14:textId="49551516" w:rsidR="00F5713C" w:rsidRDefault="00F36109" w:rsidP="00C10B00">
      <w:pPr>
        <w:rPr>
          <w:rtl/>
        </w:rPr>
      </w:pPr>
      <w:r>
        <w:rPr>
          <w:rFonts w:hint="cs"/>
          <w:rtl/>
        </w:rPr>
        <w:t>הוד</w:t>
      </w:r>
      <w:r w:rsidR="00BD2599">
        <w:rPr>
          <w:rFonts w:hint="cs"/>
          <w:rtl/>
        </w:rPr>
        <w:t>,</w:t>
      </w:r>
      <w:r>
        <w:rPr>
          <w:rFonts w:hint="cs"/>
          <w:rtl/>
        </w:rPr>
        <w:t xml:space="preserve"> שהיה גדול מהם, ישב לפעמים על המ</w:t>
      </w:r>
      <w:r w:rsidR="00732E6A">
        <w:rPr>
          <w:rFonts w:hint="cs"/>
          <w:rtl/>
        </w:rPr>
        <w:t>עקה הדקורטיבי בכניסה לבניין שלו</w:t>
      </w:r>
      <w:r>
        <w:rPr>
          <w:rFonts w:hint="cs"/>
          <w:rtl/>
        </w:rPr>
        <w:t xml:space="preserve"> ונ</w:t>
      </w:r>
      <w:r w:rsidR="004E64DF">
        <w:rPr>
          <w:rFonts w:hint="cs"/>
          <w:rtl/>
        </w:rPr>
        <w:t>י</w:t>
      </w:r>
      <w:r>
        <w:rPr>
          <w:rFonts w:hint="cs"/>
          <w:rtl/>
        </w:rPr>
        <w:t xml:space="preserve">גן בגיטרה, "טייק דיז </w:t>
      </w:r>
      <w:r w:rsidR="00732E6A">
        <w:rPr>
          <w:rFonts w:hint="cs"/>
          <w:rtl/>
        </w:rPr>
        <w:t>בחחחחחו</w:t>
      </w:r>
      <w:r w:rsidR="008E6888">
        <w:rPr>
          <w:rFonts w:hint="cs"/>
          <w:rtl/>
        </w:rPr>
        <w:t>ֹ</w:t>
      </w:r>
      <w:r w:rsidR="00732E6A">
        <w:rPr>
          <w:rFonts w:hint="cs"/>
          <w:rtl/>
        </w:rPr>
        <w:t>קן ו</w:t>
      </w:r>
      <w:r w:rsidR="008E6888">
        <w:rPr>
          <w:rFonts w:hint="cs"/>
          <w:rtl/>
        </w:rPr>
        <w:t>ִ</w:t>
      </w:r>
      <w:r w:rsidR="00732E6A">
        <w:rPr>
          <w:rFonts w:hint="cs"/>
          <w:rtl/>
        </w:rPr>
        <w:t>ינגז אנד ל</w:t>
      </w:r>
      <w:r w:rsidR="008E6888">
        <w:rPr>
          <w:rFonts w:hint="cs"/>
          <w:rtl/>
        </w:rPr>
        <w:t>ֶ</w:t>
      </w:r>
      <w:r w:rsidR="00732E6A">
        <w:rPr>
          <w:rFonts w:hint="cs"/>
          <w:rtl/>
        </w:rPr>
        <w:t>ן טו</w:t>
      </w:r>
      <w:r w:rsidR="008E6888">
        <w:rPr>
          <w:rFonts w:hint="cs"/>
          <w:rtl/>
        </w:rPr>
        <w:t>ּ</w:t>
      </w:r>
      <w:r w:rsidR="00732E6A">
        <w:rPr>
          <w:rFonts w:hint="cs"/>
          <w:rtl/>
        </w:rPr>
        <w:t xml:space="preserve"> פ</w:t>
      </w:r>
      <w:r w:rsidR="00753D1B">
        <w:rPr>
          <w:rFonts w:hint="cs"/>
          <w:rtl/>
        </w:rPr>
        <w:t>ְ</w:t>
      </w:r>
      <w:r w:rsidR="00732E6A">
        <w:rPr>
          <w:rFonts w:hint="cs"/>
          <w:rtl/>
        </w:rPr>
        <w:t>ל</w:t>
      </w:r>
      <w:r w:rsidR="003A004F">
        <w:rPr>
          <w:rFonts w:hint="cs"/>
          <w:rtl/>
        </w:rPr>
        <w:t>א</w:t>
      </w:r>
      <w:r w:rsidR="00732E6A">
        <w:rPr>
          <w:rFonts w:hint="cs"/>
          <w:rtl/>
        </w:rPr>
        <w:t>יי.</w:t>
      </w:r>
      <w:r>
        <w:rPr>
          <w:rFonts w:hint="cs"/>
          <w:rtl/>
        </w:rPr>
        <w:t xml:space="preserve">" </w:t>
      </w:r>
    </w:p>
    <w:p w14:paraId="0D7326B2" w14:textId="3944CFBB" w:rsidR="000C5ADC" w:rsidRDefault="0092567C" w:rsidP="00F5713C">
      <w:pPr>
        <w:rPr>
          <w:rtl/>
        </w:rPr>
      </w:pPr>
      <w:r>
        <w:rPr>
          <w:rFonts w:hint="cs"/>
          <w:rtl/>
        </w:rPr>
        <w:lastRenderedPageBreak/>
        <w:t xml:space="preserve">אלכס לא הפסיק ללטוש </w:t>
      </w:r>
      <w:r w:rsidR="003061FC">
        <w:rPr>
          <w:rFonts w:hint="cs"/>
          <w:rtl/>
        </w:rPr>
        <w:t xml:space="preserve">בו </w:t>
      </w:r>
      <w:r>
        <w:rPr>
          <w:rFonts w:hint="cs"/>
          <w:rtl/>
        </w:rPr>
        <w:t xml:space="preserve">עיניים עד שהוד </w:t>
      </w:r>
      <w:r w:rsidR="00C415F8">
        <w:rPr>
          <w:rFonts w:hint="cs"/>
          <w:rtl/>
        </w:rPr>
        <w:t>הזמין</w:t>
      </w:r>
      <w:r>
        <w:rPr>
          <w:rFonts w:hint="cs"/>
          <w:rtl/>
        </w:rPr>
        <w:t xml:space="preserve"> א</w:t>
      </w:r>
      <w:r w:rsidR="00C415F8">
        <w:rPr>
          <w:rFonts w:hint="cs"/>
          <w:rtl/>
        </w:rPr>
        <w:t>ו</w:t>
      </w:r>
      <w:r>
        <w:rPr>
          <w:rFonts w:hint="cs"/>
          <w:rtl/>
        </w:rPr>
        <w:t xml:space="preserve">תו </w:t>
      </w:r>
      <w:r w:rsidR="00C415F8">
        <w:rPr>
          <w:rFonts w:hint="cs"/>
          <w:rtl/>
        </w:rPr>
        <w:t>ל</w:t>
      </w:r>
      <w:r>
        <w:rPr>
          <w:rFonts w:hint="cs"/>
          <w:rtl/>
        </w:rPr>
        <w:t>בית</w:t>
      </w:r>
      <w:r w:rsidR="00C415F8">
        <w:rPr>
          <w:rFonts w:hint="cs"/>
          <w:rtl/>
        </w:rPr>
        <w:t>ו</w:t>
      </w:r>
      <w:r>
        <w:rPr>
          <w:rFonts w:hint="cs"/>
          <w:rtl/>
        </w:rPr>
        <w:t xml:space="preserve"> והראה לו תמונות שלהם ביחד</w:t>
      </w:r>
      <w:r w:rsidR="00D86FAB">
        <w:rPr>
          <w:rFonts w:hint="cs"/>
          <w:rtl/>
        </w:rPr>
        <w:t xml:space="preserve"> </w:t>
      </w:r>
      <w:bookmarkStart w:id="26" w:name="_Hlk524538382"/>
      <w:r w:rsidR="00D86FAB">
        <w:rPr>
          <w:rFonts w:hint="cs"/>
          <w:rtl/>
        </w:rPr>
        <w:t>מלפני שנים</w:t>
      </w:r>
      <w:r>
        <w:rPr>
          <w:rFonts w:hint="cs"/>
          <w:rtl/>
        </w:rPr>
        <w:t xml:space="preserve">, </w:t>
      </w:r>
      <w:r w:rsidR="00135D36">
        <w:rPr>
          <w:rFonts w:hint="cs"/>
          <w:rtl/>
        </w:rPr>
        <w:t>יושבים בשורה מסודרת על מעקה המרפסת בביתם</w:t>
      </w:r>
      <w:r w:rsidR="006C6CCD">
        <w:rPr>
          <w:rFonts w:hint="cs"/>
          <w:rtl/>
        </w:rPr>
        <w:t xml:space="preserve">. </w:t>
      </w:r>
      <w:bookmarkStart w:id="27" w:name="_Hlk526075981"/>
      <w:r w:rsidR="006C6CCD">
        <w:rPr>
          <w:rFonts w:hint="cs"/>
          <w:rtl/>
        </w:rPr>
        <w:t>כולם השתנו מאוד מאז, רק את</w:t>
      </w:r>
      <w:r>
        <w:rPr>
          <w:rFonts w:hint="cs"/>
          <w:rtl/>
        </w:rPr>
        <w:t xml:space="preserve"> </w:t>
      </w:r>
      <w:r w:rsidR="008B1B44">
        <w:rPr>
          <w:rFonts w:hint="cs"/>
          <w:rtl/>
        </w:rPr>
        <w:t>סופי</w:t>
      </w:r>
      <w:r w:rsidR="006C6CCD">
        <w:rPr>
          <w:rFonts w:hint="cs"/>
          <w:rtl/>
        </w:rPr>
        <w:t xml:space="preserve"> הוא זיהה בוודאות</w:t>
      </w:r>
      <w:bookmarkEnd w:id="27"/>
      <w:r>
        <w:rPr>
          <w:rFonts w:hint="cs"/>
          <w:rtl/>
        </w:rPr>
        <w:t>.</w:t>
      </w:r>
      <w:bookmarkEnd w:id="26"/>
      <w:r w:rsidR="00164494">
        <w:rPr>
          <w:rFonts w:hint="cs"/>
          <w:rtl/>
        </w:rPr>
        <w:t xml:space="preserve"> </w:t>
      </w:r>
      <w:r w:rsidR="00BD2599">
        <w:rPr>
          <w:rFonts w:hint="cs"/>
          <w:rtl/>
        </w:rPr>
        <w:t xml:space="preserve">הוד חזר </w:t>
      </w:r>
      <w:r w:rsidR="006D4DDB">
        <w:rPr>
          <w:rFonts w:hint="cs"/>
          <w:rtl/>
        </w:rPr>
        <w:t xml:space="preserve">זה </w:t>
      </w:r>
      <w:r w:rsidR="00F5713C">
        <w:rPr>
          <w:rFonts w:hint="cs"/>
          <w:rtl/>
        </w:rPr>
        <w:t xml:space="preserve">לא מכבר </w:t>
      </w:r>
      <w:r w:rsidR="00BD2599">
        <w:rPr>
          <w:rFonts w:hint="cs"/>
          <w:rtl/>
        </w:rPr>
        <w:t xml:space="preserve">ממשלחת נוער למיניאפוליס, והביא </w:t>
      </w:r>
      <w:r w:rsidR="00C415F8">
        <w:rPr>
          <w:rFonts w:hint="cs"/>
          <w:rtl/>
        </w:rPr>
        <w:t>עימ</w:t>
      </w:r>
      <w:r w:rsidR="00BD2599">
        <w:rPr>
          <w:rFonts w:hint="cs"/>
          <w:rtl/>
        </w:rPr>
        <w:t xml:space="preserve">ו קונסולת משחקים חדשה. </w:t>
      </w:r>
      <w:r w:rsidR="00AB15B1">
        <w:rPr>
          <w:rFonts w:hint="cs"/>
          <w:rtl/>
        </w:rPr>
        <w:t>אמנם</w:t>
      </w:r>
      <w:r w:rsidR="00732E6A">
        <w:rPr>
          <w:rFonts w:hint="cs"/>
          <w:rtl/>
        </w:rPr>
        <w:t xml:space="preserve"> </w:t>
      </w:r>
      <w:r w:rsidR="00BD2599">
        <w:rPr>
          <w:rFonts w:hint="cs"/>
          <w:rtl/>
        </w:rPr>
        <w:t xml:space="preserve">עדיין לא ניתן היה לחבר אותה לחשמל כי היה צורך במתאם, ובכל זאת היו לו תמונות וסיפורים ושקית עצומה של נשיקות הרשיז. </w:t>
      </w:r>
      <w:r w:rsidR="00F36109">
        <w:rPr>
          <w:rFonts w:hint="cs"/>
          <w:rtl/>
        </w:rPr>
        <w:t>אחותו הקטנה</w:t>
      </w:r>
      <w:r w:rsidR="00654AB9">
        <w:rPr>
          <w:rFonts w:hint="cs"/>
          <w:rtl/>
        </w:rPr>
        <w:t xml:space="preserve"> של הוד</w:t>
      </w:r>
      <w:r w:rsidR="00732E6A">
        <w:rPr>
          <w:rFonts w:hint="cs"/>
          <w:rtl/>
        </w:rPr>
        <w:t>,</w:t>
      </w:r>
      <w:r w:rsidR="004E64DF" w:rsidRPr="004E64DF">
        <w:rPr>
          <w:rFonts w:hint="cs"/>
          <w:rtl/>
        </w:rPr>
        <w:t xml:space="preserve"> </w:t>
      </w:r>
      <w:r w:rsidR="004E64DF">
        <w:rPr>
          <w:rFonts w:hint="cs"/>
          <w:rtl/>
        </w:rPr>
        <w:t>הדס</w:t>
      </w:r>
      <w:r w:rsidR="00164494">
        <w:rPr>
          <w:rFonts w:hint="cs"/>
          <w:rtl/>
        </w:rPr>
        <w:t>,</w:t>
      </w:r>
      <w:r w:rsidR="00F36109">
        <w:rPr>
          <w:rFonts w:hint="cs"/>
          <w:rtl/>
        </w:rPr>
        <w:t xml:space="preserve"> </w:t>
      </w:r>
      <w:r w:rsidR="001C5A04">
        <w:rPr>
          <w:rFonts w:hint="cs"/>
          <w:rtl/>
        </w:rPr>
        <w:t>הייתה</w:t>
      </w:r>
      <w:r w:rsidR="00F36109">
        <w:rPr>
          <w:rFonts w:hint="cs"/>
          <w:rtl/>
        </w:rPr>
        <w:t xml:space="preserve"> </w:t>
      </w:r>
      <w:r w:rsidR="00654AB9">
        <w:rPr>
          <w:rFonts w:hint="cs"/>
          <w:rtl/>
        </w:rPr>
        <w:t>ב</w:t>
      </w:r>
      <w:r w:rsidR="004E64DF">
        <w:rPr>
          <w:rFonts w:hint="cs"/>
          <w:rtl/>
        </w:rPr>
        <w:t xml:space="preserve">ת </w:t>
      </w:r>
      <w:r w:rsidR="00654AB9">
        <w:rPr>
          <w:rFonts w:hint="cs"/>
          <w:rtl/>
        </w:rPr>
        <w:t>גילו של אלכס</w:t>
      </w:r>
      <w:r w:rsidR="00F36109">
        <w:rPr>
          <w:rFonts w:hint="cs"/>
          <w:rtl/>
        </w:rPr>
        <w:t xml:space="preserve"> </w:t>
      </w:r>
      <w:r w:rsidR="00732E6A">
        <w:rPr>
          <w:rFonts w:hint="cs"/>
          <w:rtl/>
        </w:rPr>
        <w:t>ו</w:t>
      </w:r>
      <w:r w:rsidR="00F36109">
        <w:rPr>
          <w:rFonts w:hint="cs"/>
          <w:rtl/>
        </w:rPr>
        <w:t xml:space="preserve">היא זו </w:t>
      </w:r>
      <w:r w:rsidR="00732E6A">
        <w:rPr>
          <w:rFonts w:hint="cs"/>
          <w:rtl/>
        </w:rPr>
        <w:t>ש</w:t>
      </w:r>
      <w:r w:rsidR="00483529">
        <w:rPr>
          <w:rFonts w:hint="cs"/>
          <w:rtl/>
        </w:rPr>
        <w:t>שידל</w:t>
      </w:r>
      <w:r w:rsidR="00654AB9">
        <w:rPr>
          <w:rFonts w:hint="cs"/>
          <w:rtl/>
        </w:rPr>
        <w:t>ה את הוד</w:t>
      </w:r>
      <w:r w:rsidR="00F36109">
        <w:rPr>
          <w:rFonts w:hint="cs"/>
          <w:rtl/>
        </w:rPr>
        <w:t xml:space="preserve"> ללמד א</w:t>
      </w:r>
      <w:r w:rsidR="00732E6A">
        <w:rPr>
          <w:rFonts w:hint="cs"/>
          <w:rtl/>
        </w:rPr>
        <w:t>ותו</w:t>
      </w:r>
      <w:r w:rsidR="00F36109">
        <w:rPr>
          <w:rFonts w:hint="cs"/>
          <w:rtl/>
        </w:rPr>
        <w:t xml:space="preserve"> כמה אקורדים </w:t>
      </w:r>
      <w:r w:rsidR="00F5713C">
        <w:rPr>
          <w:rFonts w:hint="cs"/>
          <w:rtl/>
        </w:rPr>
        <w:t>בגיטרה</w:t>
      </w:r>
      <w:r w:rsidR="00F36109">
        <w:rPr>
          <w:rFonts w:hint="cs"/>
          <w:rtl/>
        </w:rPr>
        <w:t xml:space="preserve">. </w:t>
      </w:r>
      <w:r w:rsidR="00922255">
        <w:rPr>
          <w:rFonts w:cs="Times New Roman"/>
          <w:rtl/>
        </w:rPr>
        <w:t>שערה</w:t>
      </w:r>
      <w:r w:rsidR="00C415F8" w:rsidRPr="00C415F8">
        <w:rPr>
          <w:rFonts w:cs="Times New Roman"/>
          <w:rtl/>
        </w:rPr>
        <w:t xml:space="preserve"> הכהה היה מתולתל, ו</w:t>
      </w:r>
      <w:r w:rsidR="004E64DF">
        <w:rPr>
          <w:rFonts w:hint="cs"/>
          <w:rtl/>
        </w:rPr>
        <w:t>מבטה ישיר</w:t>
      </w:r>
      <w:r w:rsidR="00F36109">
        <w:rPr>
          <w:rFonts w:hint="cs"/>
          <w:rtl/>
        </w:rPr>
        <w:t xml:space="preserve"> </w:t>
      </w:r>
      <w:r w:rsidR="004E64DF">
        <w:rPr>
          <w:rFonts w:hint="cs"/>
          <w:rtl/>
        </w:rPr>
        <w:t>ו</w:t>
      </w:r>
      <w:r w:rsidR="00F36109">
        <w:rPr>
          <w:rFonts w:hint="cs"/>
          <w:rtl/>
        </w:rPr>
        <w:t xml:space="preserve">מתריס, ואם </w:t>
      </w:r>
      <w:r w:rsidR="001C5A04">
        <w:rPr>
          <w:rFonts w:hint="cs"/>
          <w:rtl/>
        </w:rPr>
        <w:t>הייתה</w:t>
      </w:r>
      <w:r w:rsidR="00F36109">
        <w:rPr>
          <w:rFonts w:hint="cs"/>
          <w:rtl/>
        </w:rPr>
        <w:t xml:space="preserve"> ב</w:t>
      </w:r>
      <w:r w:rsidR="004D7433">
        <w:rPr>
          <w:rFonts w:hint="cs"/>
          <w:rtl/>
        </w:rPr>
        <w:t>ה</w:t>
      </w:r>
      <w:r w:rsidR="00F36109">
        <w:rPr>
          <w:rFonts w:hint="cs"/>
          <w:rtl/>
        </w:rPr>
        <w:t xml:space="preserve"> מידה של </w:t>
      </w:r>
      <w:r w:rsidR="006D4DDB" w:rsidRPr="006D4DDB">
        <w:rPr>
          <w:rFonts w:cs="Times New Roman"/>
          <w:rtl/>
        </w:rPr>
        <w:t>בוט</w:t>
      </w:r>
      <w:r w:rsidR="00F36109">
        <w:rPr>
          <w:rFonts w:hint="cs"/>
          <w:rtl/>
        </w:rPr>
        <w:t>ות הרי שבעיני</w:t>
      </w:r>
      <w:r w:rsidR="00F13F71">
        <w:rPr>
          <w:rFonts w:hint="cs"/>
          <w:rtl/>
        </w:rPr>
        <w:t>ו של</w:t>
      </w:r>
      <w:r w:rsidR="00F36109">
        <w:rPr>
          <w:rFonts w:hint="cs"/>
          <w:rtl/>
        </w:rPr>
        <w:t xml:space="preserve"> אלכס זה רק נסך </w:t>
      </w:r>
      <w:r w:rsidR="00A734D6">
        <w:rPr>
          <w:rFonts w:hint="cs"/>
          <w:rtl/>
        </w:rPr>
        <w:t>ב</w:t>
      </w:r>
      <w:r w:rsidR="00F13F71">
        <w:rPr>
          <w:rFonts w:hint="cs"/>
          <w:rtl/>
        </w:rPr>
        <w:t>ה</w:t>
      </w:r>
      <w:r w:rsidR="00F36109">
        <w:rPr>
          <w:rFonts w:hint="cs"/>
          <w:rtl/>
        </w:rPr>
        <w:t xml:space="preserve"> נופך של </w:t>
      </w:r>
      <w:r w:rsidR="006C6601">
        <w:rPr>
          <w:rFonts w:hint="cs"/>
          <w:rtl/>
        </w:rPr>
        <w:t>מישהי</w:t>
      </w:r>
      <w:r w:rsidR="00F36109">
        <w:rPr>
          <w:rFonts w:hint="cs"/>
          <w:rtl/>
        </w:rPr>
        <w:t xml:space="preserve"> </w:t>
      </w:r>
      <w:r w:rsidR="006C6601">
        <w:rPr>
          <w:rFonts w:hint="cs"/>
          <w:rtl/>
        </w:rPr>
        <w:t>ה</w:t>
      </w:r>
      <w:r w:rsidR="00F36109">
        <w:rPr>
          <w:rFonts w:hint="cs"/>
          <w:rtl/>
        </w:rPr>
        <w:t>שייכת בתכלית</w:t>
      </w:r>
      <w:r w:rsidR="00BD00F7">
        <w:rPr>
          <w:rFonts w:hint="cs"/>
          <w:rtl/>
        </w:rPr>
        <w:t xml:space="preserve"> ל</w:t>
      </w:r>
      <w:r w:rsidR="0007628E">
        <w:rPr>
          <w:rFonts w:hint="cs"/>
          <w:rtl/>
        </w:rPr>
        <w:t>שכונה ולמגרשיה</w:t>
      </w:r>
      <w:r w:rsidR="00F36109">
        <w:rPr>
          <w:rFonts w:hint="cs"/>
          <w:rtl/>
        </w:rPr>
        <w:t xml:space="preserve">. </w:t>
      </w:r>
      <w:r w:rsidR="00F13F71">
        <w:rPr>
          <w:rFonts w:hint="cs"/>
          <w:rtl/>
        </w:rPr>
        <w:t>[</w:t>
      </w:r>
      <w:r w:rsidR="00922255">
        <w:rPr>
          <w:rFonts w:hint="cs"/>
          <w:rtl/>
        </w:rPr>
        <w:t>שערה</w:t>
      </w:r>
      <w:r w:rsidR="00F36109">
        <w:rPr>
          <w:rFonts w:hint="cs"/>
          <w:rtl/>
        </w:rPr>
        <w:t xml:space="preserve"> הכהה היה מתולתל, אבל </w:t>
      </w:r>
      <w:r w:rsidR="004E64DF">
        <w:rPr>
          <w:rFonts w:hint="cs"/>
          <w:rtl/>
        </w:rPr>
        <w:t>במידה פחותה מ</w:t>
      </w:r>
      <w:r w:rsidR="00F878D3">
        <w:rPr>
          <w:rFonts w:hint="cs"/>
          <w:rtl/>
        </w:rPr>
        <w:t>בעבר</w:t>
      </w:r>
      <w:r w:rsidR="00F36109">
        <w:rPr>
          <w:rFonts w:hint="cs"/>
          <w:rtl/>
        </w:rPr>
        <w:t xml:space="preserve">, כי </w:t>
      </w:r>
      <w:r w:rsidR="006C6601">
        <w:rPr>
          <w:rFonts w:hint="cs"/>
          <w:rtl/>
        </w:rPr>
        <w:t xml:space="preserve">באותם ימים </w:t>
      </w:r>
      <w:r w:rsidR="004E64DF">
        <w:rPr>
          <w:rFonts w:hint="cs"/>
          <w:rtl/>
        </w:rPr>
        <w:t>הרבתה</w:t>
      </w:r>
      <w:r w:rsidR="00F36109">
        <w:rPr>
          <w:rFonts w:hint="cs"/>
          <w:rtl/>
        </w:rPr>
        <w:t xml:space="preserve"> </w:t>
      </w:r>
      <w:r w:rsidR="004E64DF">
        <w:rPr>
          <w:rFonts w:hint="cs"/>
          <w:rtl/>
        </w:rPr>
        <w:t>לה</w:t>
      </w:r>
      <w:r w:rsidR="00F36109">
        <w:rPr>
          <w:rFonts w:hint="cs"/>
          <w:rtl/>
        </w:rPr>
        <w:t>תקל</w:t>
      </w:r>
      <w:r w:rsidR="004E64DF">
        <w:rPr>
          <w:rFonts w:hint="cs"/>
          <w:rtl/>
        </w:rPr>
        <w:t xml:space="preserve">ח </w:t>
      </w:r>
      <w:r w:rsidR="00F5713C">
        <w:rPr>
          <w:rFonts w:hint="cs"/>
          <w:rtl/>
        </w:rPr>
        <w:t>ו</w:t>
      </w:r>
      <w:r w:rsidR="004E64DF">
        <w:rPr>
          <w:rFonts w:hint="cs"/>
          <w:rtl/>
        </w:rPr>
        <w:t>להתקרצף</w:t>
      </w:r>
      <w:r w:rsidR="00F36109">
        <w:rPr>
          <w:rFonts w:hint="cs"/>
          <w:rtl/>
        </w:rPr>
        <w:t>. כשאלכס חזר לאנגליה הוא דיבר עם קולין על השירים ש</w:t>
      </w:r>
      <w:r w:rsidR="00654AB9">
        <w:rPr>
          <w:rFonts w:hint="cs"/>
          <w:rtl/>
        </w:rPr>
        <w:t>הוד</w:t>
      </w:r>
      <w:r w:rsidR="00F36109">
        <w:rPr>
          <w:rFonts w:hint="cs"/>
          <w:rtl/>
        </w:rPr>
        <w:t xml:space="preserve"> לימד אותו]</w:t>
      </w:r>
    </w:p>
    <w:p w14:paraId="47A83B9C" w14:textId="2B2FBF97" w:rsidR="003C1929" w:rsidRPr="00E456CB" w:rsidRDefault="00483529" w:rsidP="003C1929">
      <w:pPr>
        <w:rPr>
          <w:rtl/>
        </w:rPr>
      </w:pPr>
      <w:bookmarkStart w:id="28" w:name="_Hlk506555231"/>
      <w:r w:rsidRPr="00483529">
        <w:rPr>
          <w:rFonts w:cs="Times New Roman"/>
          <w:rtl/>
        </w:rPr>
        <w:t xml:space="preserve">הדס הצליחה לשכנע את אלכס להצטרף לבנות בחבל וגומי וקלאס. בחבל הוא הסתדר מייד, אבל הוא לא ידע לעבור את הגומי בגלגלון, כמותן. הן התאכזבו – </w:t>
      </w:r>
      <w:r w:rsidR="004C59E0">
        <w:rPr>
          <w:rFonts w:cs="Times New Roman"/>
          <w:rtl/>
        </w:rPr>
        <w:t>פתאום</w:t>
      </w:r>
      <w:r w:rsidRPr="00483529">
        <w:rPr>
          <w:rFonts w:cs="Times New Roman"/>
          <w:rtl/>
        </w:rPr>
        <w:t xml:space="preserve"> הגומי בלי אלכס איבד מטעמו. אבל לא אדם כאלכס </w:t>
      </w:r>
      <w:r w:rsidR="00FE27E9">
        <w:rPr>
          <w:rFonts w:cs="Times New Roman" w:hint="cs"/>
          <w:rtl/>
        </w:rPr>
        <w:t>י</w:t>
      </w:r>
      <w:r w:rsidRPr="00483529">
        <w:rPr>
          <w:rFonts w:cs="Times New Roman"/>
          <w:rtl/>
        </w:rPr>
        <w:t>חסר תושי</w:t>
      </w:r>
      <w:r w:rsidR="008E6888">
        <w:rPr>
          <w:rFonts w:cs="Times New Roman" w:hint="cs"/>
          <w:rtl/>
        </w:rPr>
        <w:t>י</w:t>
      </w:r>
      <w:r w:rsidRPr="00483529">
        <w:rPr>
          <w:rFonts w:cs="Times New Roman"/>
          <w:rtl/>
        </w:rPr>
        <w:t>ה כשהדבר מגיע לקפיצות וניתורים</w:t>
      </w:r>
      <w:r w:rsidR="00FE27E9">
        <w:rPr>
          <w:rFonts w:cs="Times New Roman" w:hint="cs"/>
          <w:rtl/>
        </w:rPr>
        <w:t>:</w:t>
      </w:r>
      <w:r w:rsidRPr="00483529">
        <w:rPr>
          <w:rFonts w:cs="Times New Roman"/>
          <w:rtl/>
        </w:rPr>
        <w:t xml:space="preserve"> הוא נעמד על ידיו, התהלך אנה ואנה עד שמצא את הנקודה המדויקת ואז הופ</w:t>
      </w:r>
      <w:r w:rsidR="00345BE0">
        <w:rPr>
          <w:rFonts w:cs="Times New Roman" w:hint="cs"/>
          <w:rtl/>
        </w:rPr>
        <w:t>,</w:t>
      </w:r>
      <w:r w:rsidRPr="00483529">
        <w:rPr>
          <w:rFonts w:cs="Times New Roman"/>
          <w:rtl/>
        </w:rPr>
        <w:t xml:space="preserve"> שתי הרגליים נשלחו לצידו השני של הגומי בנחיתה מושלמת, הוא עבר!</w:t>
      </w:r>
    </w:p>
    <w:p w14:paraId="1C03A65E" w14:textId="464AEC5A" w:rsidR="003C1929" w:rsidRDefault="00F878D3" w:rsidP="003C1929">
      <w:pPr>
        <w:rPr>
          <w:rtl/>
        </w:rPr>
      </w:pPr>
      <w:r>
        <w:rPr>
          <w:rFonts w:cs="Times New Roman" w:hint="cs"/>
          <w:rtl/>
        </w:rPr>
        <w:t>"</w:t>
      </w:r>
      <w:r w:rsidR="003C1929" w:rsidRPr="00E456CB">
        <w:rPr>
          <w:rFonts w:cs="Times New Roman"/>
          <w:rtl/>
        </w:rPr>
        <w:t>אתה ממש מעולה בגומי,</w:t>
      </w:r>
      <w:r>
        <w:rPr>
          <w:rFonts w:cs="Times New Roman" w:hint="cs"/>
          <w:rtl/>
        </w:rPr>
        <w:t>"</w:t>
      </w:r>
      <w:r w:rsidR="003C1929" w:rsidRPr="00E456CB">
        <w:rPr>
          <w:rFonts w:cs="Times New Roman"/>
          <w:rtl/>
        </w:rPr>
        <w:t xml:space="preserve"> הדס </w:t>
      </w:r>
      <w:r w:rsidR="003C1929" w:rsidRPr="00E456CB">
        <w:rPr>
          <w:rFonts w:cs="Times New Roman" w:hint="eastAsia"/>
          <w:rtl/>
        </w:rPr>
        <w:t>התפעלה</w:t>
      </w:r>
      <w:r w:rsidR="003C1929" w:rsidRPr="00E456CB">
        <w:rPr>
          <w:rFonts w:cs="Times New Roman"/>
          <w:rtl/>
        </w:rPr>
        <w:t xml:space="preserve"> והוא </w:t>
      </w:r>
      <w:r>
        <w:rPr>
          <w:rFonts w:cs="Times New Roman" w:hint="cs"/>
          <w:rtl/>
        </w:rPr>
        <w:t>צחק,</w:t>
      </w:r>
      <w:r w:rsidR="003C1929" w:rsidRPr="00E456CB">
        <w:rPr>
          <w:rFonts w:cs="Times New Roman"/>
          <w:rtl/>
        </w:rPr>
        <w:t xml:space="preserve"> </w:t>
      </w:r>
      <w:r>
        <w:rPr>
          <w:rFonts w:cs="Times New Roman" w:hint="cs"/>
          <w:rtl/>
        </w:rPr>
        <w:t>"</w:t>
      </w:r>
      <w:r w:rsidR="003C1929" w:rsidRPr="00E456CB">
        <w:rPr>
          <w:rFonts w:cs="Times New Roman"/>
          <w:rtl/>
        </w:rPr>
        <w:t>מעולה אחושילינג!</w:t>
      </w:r>
      <w:r>
        <w:rPr>
          <w:rFonts w:cs="Times New Roman" w:hint="cs"/>
          <w:rtl/>
        </w:rPr>
        <w:t>"</w:t>
      </w:r>
      <w:r w:rsidR="003C1929" w:rsidRPr="00E456CB">
        <w:rPr>
          <w:rFonts w:cs="Times New Roman"/>
          <w:rtl/>
        </w:rPr>
        <w:t xml:space="preserve"> מילים ארוכות קשה לזכור, אבל לא את זאת ש</w:t>
      </w:r>
      <w:r w:rsidR="00F13F71">
        <w:rPr>
          <w:rFonts w:cs="Times New Roman" w:hint="cs"/>
          <w:rtl/>
        </w:rPr>
        <w:t>נ</w:t>
      </w:r>
      <w:r w:rsidR="003C1929" w:rsidRPr="00E456CB">
        <w:rPr>
          <w:rFonts w:cs="Times New Roman"/>
          <w:rtl/>
        </w:rPr>
        <w:t>תחבבה עליו</w:t>
      </w:r>
      <w:r w:rsidR="00C90C6C">
        <w:rPr>
          <w:rFonts w:cs="Times New Roman"/>
          <w:rtl/>
        </w:rPr>
        <w:t xml:space="preserve"> מאוד </w:t>
      </w:r>
      <w:r w:rsidR="003C1929" w:rsidRPr="00E456CB">
        <w:rPr>
          <w:rFonts w:cs="Times New Roman"/>
          <w:rtl/>
        </w:rPr>
        <w:t>מרגע שהתוודע אליה.</w:t>
      </w:r>
    </w:p>
    <w:bookmarkEnd w:id="28"/>
    <w:p w14:paraId="4AE4244C" w14:textId="7301525E" w:rsidR="003C1929" w:rsidRDefault="003C1929" w:rsidP="00345BE0">
      <w:pPr>
        <w:rPr>
          <w:rtl/>
        </w:rPr>
      </w:pPr>
      <w:r>
        <w:rPr>
          <w:rFonts w:cs="Times New Roman" w:hint="cs"/>
          <w:rtl/>
        </w:rPr>
        <w:t>[</w:t>
      </w:r>
      <w:r w:rsidRPr="003C1929">
        <w:rPr>
          <w:rFonts w:cs="Times New Roman"/>
          <w:rtl/>
        </w:rPr>
        <w:t>אלכס הכיר מהר הרבה מילות סלנג, אבל אהב בעיקר את אחו-שילינג. זה בהיר, זה אחו-שילינג בהיר! הוא היה מצהיר בחדווה. כמובן שנולד הרבה אחרי שהשילינג כבר לא היה מטבע חוקי בבריטניה, ובכל זאת הביטוי הזה מצא חן בעיניו</w:t>
      </w:r>
      <w:r w:rsidR="00C90C6C">
        <w:rPr>
          <w:rFonts w:cs="Times New Roman"/>
          <w:rtl/>
        </w:rPr>
        <w:t xml:space="preserve"> מאוד </w:t>
      </w:r>
      <w:r w:rsidRPr="003C1929">
        <w:rPr>
          <w:rFonts w:cs="Times New Roman"/>
          <w:rtl/>
        </w:rPr>
        <w:t>- אחו שילינג טעים, אחי!</w:t>
      </w:r>
    </w:p>
    <w:p w14:paraId="610BDE68" w14:textId="2E50992F" w:rsidR="00A734D6" w:rsidRDefault="00552971" w:rsidP="00460B72">
      <w:pPr>
        <w:rPr>
          <w:rtl/>
        </w:rPr>
      </w:pPr>
      <w:r>
        <w:rPr>
          <w:rFonts w:hint="cs"/>
          <w:rtl/>
        </w:rPr>
        <w:t xml:space="preserve">הדס לימדה אותו </w:t>
      </w:r>
      <w:r w:rsidR="00483529">
        <w:rPr>
          <w:rFonts w:hint="cs"/>
          <w:rtl/>
        </w:rPr>
        <w:t xml:space="preserve">עוד </w:t>
      </w:r>
      <w:r>
        <w:rPr>
          <w:rFonts w:hint="cs"/>
          <w:rtl/>
        </w:rPr>
        <w:t>מילים בעברית שמצחיק להגיד, כמו שווארמה</w:t>
      </w:r>
      <w:r w:rsidR="00460B72">
        <w:rPr>
          <w:rFonts w:hint="cs"/>
          <w:rtl/>
        </w:rPr>
        <w:t>.</w:t>
      </w:r>
      <w:r>
        <w:rPr>
          <w:rFonts w:hint="cs"/>
          <w:rtl/>
        </w:rPr>
        <w:t xml:space="preserve"> </w:t>
      </w:r>
      <w:r w:rsidR="004E2C07">
        <w:rPr>
          <w:rFonts w:hint="cs"/>
          <w:rtl/>
        </w:rPr>
        <w:t xml:space="preserve">הוא הכיר </w:t>
      </w:r>
      <w:r w:rsidR="00460B72">
        <w:rPr>
          <w:rFonts w:hint="cs"/>
          <w:rtl/>
        </w:rPr>
        <w:t xml:space="preserve">את השווארמה </w:t>
      </w:r>
      <w:r w:rsidR="004E2C07">
        <w:rPr>
          <w:rFonts w:hint="cs"/>
          <w:rtl/>
        </w:rPr>
        <w:t>מאנגליה</w:t>
      </w:r>
      <w:r>
        <w:rPr>
          <w:rFonts w:hint="cs"/>
          <w:rtl/>
        </w:rPr>
        <w:t xml:space="preserve"> </w:t>
      </w:r>
      <w:r w:rsidR="00AB21F0">
        <w:rPr>
          <w:rFonts w:hint="cs"/>
          <w:rtl/>
        </w:rPr>
        <w:t>אבל</w:t>
      </w:r>
      <w:r w:rsidR="004E2C07">
        <w:rPr>
          <w:rFonts w:hint="cs"/>
          <w:rtl/>
        </w:rPr>
        <w:t xml:space="preserve"> </w:t>
      </w:r>
      <w:r w:rsidR="00AB21F0">
        <w:rPr>
          <w:rFonts w:hint="cs"/>
          <w:rtl/>
        </w:rPr>
        <w:t>כש</w:t>
      </w:r>
      <w:r w:rsidR="00460B72">
        <w:rPr>
          <w:rFonts w:hint="cs"/>
          <w:rtl/>
        </w:rPr>
        <w:t xml:space="preserve">הדס </w:t>
      </w:r>
      <w:r w:rsidR="004E2C07">
        <w:rPr>
          <w:rFonts w:hint="cs"/>
          <w:rtl/>
        </w:rPr>
        <w:t>אמרה</w:t>
      </w:r>
      <w:r w:rsidR="00FF232C">
        <w:rPr>
          <w:rFonts w:hint="cs"/>
          <w:rtl/>
        </w:rPr>
        <w:t xml:space="preserve"> שווווארמממה באינפוף</w:t>
      </w:r>
      <w:r w:rsidR="00AB21F0">
        <w:rPr>
          <w:rFonts w:hint="cs"/>
          <w:rtl/>
        </w:rPr>
        <w:t xml:space="preserve">, </w:t>
      </w:r>
      <w:r w:rsidR="00FF232C">
        <w:rPr>
          <w:rFonts w:hint="cs"/>
          <w:rtl/>
        </w:rPr>
        <w:t>הזדרז</w:t>
      </w:r>
      <w:r w:rsidR="004E2C07">
        <w:rPr>
          <w:rFonts w:hint="cs"/>
          <w:rtl/>
        </w:rPr>
        <w:t xml:space="preserve"> </w:t>
      </w:r>
      <w:r w:rsidR="00FF232C">
        <w:rPr>
          <w:rFonts w:hint="cs"/>
          <w:rtl/>
        </w:rPr>
        <w:t>להודות</w:t>
      </w:r>
      <w:r w:rsidR="004E2C07">
        <w:rPr>
          <w:rFonts w:hint="cs"/>
          <w:rtl/>
        </w:rPr>
        <w:t xml:space="preserve"> </w:t>
      </w:r>
      <w:r w:rsidR="00FF232C">
        <w:rPr>
          <w:rFonts w:hint="cs"/>
          <w:rtl/>
        </w:rPr>
        <w:t xml:space="preserve">שזה </w:t>
      </w:r>
      <w:r w:rsidR="004E2C07">
        <w:rPr>
          <w:rFonts w:hint="cs"/>
          <w:rtl/>
        </w:rPr>
        <w:t xml:space="preserve">באמת נשמע נורא מצחיק, </w:t>
      </w:r>
      <w:r>
        <w:rPr>
          <w:rFonts w:hint="cs"/>
          <w:rtl/>
        </w:rPr>
        <w:t>ו</w:t>
      </w:r>
      <w:r w:rsidR="00AB21F0">
        <w:rPr>
          <w:rFonts w:hint="cs"/>
          <w:rtl/>
        </w:rPr>
        <w:t>בתורו</w:t>
      </w:r>
      <w:r>
        <w:rPr>
          <w:rFonts w:hint="cs"/>
          <w:rtl/>
        </w:rPr>
        <w:t xml:space="preserve"> לימד אותה מילים </w:t>
      </w:r>
      <w:r w:rsidR="00185ED1">
        <w:rPr>
          <w:rFonts w:hint="cs"/>
          <w:rtl/>
        </w:rPr>
        <w:t xml:space="preserve">בעלות צליל דומה </w:t>
      </w:r>
      <w:r>
        <w:rPr>
          <w:rFonts w:hint="cs"/>
          <w:rtl/>
        </w:rPr>
        <w:t xml:space="preserve">כמו שרמן, שהוא סוג של טנק בעל שני מנועי דיזל </w:t>
      </w:r>
      <w:r w:rsidR="00A734D6">
        <w:rPr>
          <w:rFonts w:hint="cs"/>
          <w:rtl/>
        </w:rPr>
        <w:t>[</w:t>
      </w:r>
      <w:r>
        <w:rPr>
          <w:rFonts w:hint="cs"/>
          <w:rtl/>
        </w:rPr>
        <w:t xml:space="preserve">בהספק </w:t>
      </w:r>
      <w:r w:rsidR="00AB21F0">
        <w:rPr>
          <w:rFonts w:hint="cs"/>
          <w:rtl/>
        </w:rPr>
        <w:t>375</w:t>
      </w:r>
      <w:r>
        <w:rPr>
          <w:rFonts w:hint="cs"/>
          <w:rtl/>
        </w:rPr>
        <w:t xml:space="preserve"> כוחות סוס</w:t>
      </w:r>
      <w:r w:rsidR="00A734D6">
        <w:rPr>
          <w:rFonts w:hint="cs"/>
          <w:rtl/>
        </w:rPr>
        <w:t>]</w:t>
      </w:r>
      <w:r w:rsidR="00AB21F0">
        <w:rPr>
          <w:rFonts w:hint="cs"/>
          <w:rtl/>
        </w:rPr>
        <w:t xml:space="preserve">, </w:t>
      </w:r>
      <w:r w:rsidR="00667197">
        <w:rPr>
          <w:rFonts w:hint="cs"/>
          <w:rtl/>
        </w:rPr>
        <w:t xml:space="preserve">חימוש בפגזים של 75 מילימטר </w:t>
      </w:r>
      <w:r w:rsidR="00AB21F0">
        <w:rPr>
          <w:rFonts w:hint="cs"/>
          <w:rtl/>
        </w:rPr>
        <w:t xml:space="preserve">וטווח </w:t>
      </w:r>
      <w:r w:rsidR="00667197">
        <w:rPr>
          <w:rFonts w:hint="cs"/>
          <w:rtl/>
        </w:rPr>
        <w:t xml:space="preserve">250 קילומטר, </w:t>
      </w:r>
      <w:r w:rsidR="00AB21F0">
        <w:rPr>
          <w:rFonts w:hint="cs"/>
          <w:rtl/>
        </w:rPr>
        <w:t>תלוי בדגם</w:t>
      </w:r>
      <w:r w:rsidR="00667197">
        <w:rPr>
          <w:rFonts w:hint="cs"/>
          <w:rtl/>
        </w:rPr>
        <w:t>, כי היה גם דגם משודרג ישראלי</w:t>
      </w:r>
      <w:r w:rsidR="00460B72">
        <w:rPr>
          <w:rFonts w:hint="cs"/>
          <w:rtl/>
        </w:rPr>
        <w:t>,</w:t>
      </w:r>
      <w:r w:rsidR="00667197">
        <w:rPr>
          <w:rFonts w:hint="cs"/>
          <w:rtl/>
        </w:rPr>
        <w:t xml:space="preserve"> אבל </w:t>
      </w:r>
      <w:r w:rsidR="00F5713C">
        <w:rPr>
          <w:rFonts w:hint="cs"/>
          <w:rtl/>
        </w:rPr>
        <w:t xml:space="preserve">את רוב מה שאמר </w:t>
      </w:r>
      <w:r w:rsidR="00F13F71">
        <w:rPr>
          <w:rFonts w:hint="cs"/>
          <w:rtl/>
        </w:rPr>
        <w:t xml:space="preserve">היא </w:t>
      </w:r>
      <w:r w:rsidR="00667197">
        <w:rPr>
          <w:rFonts w:hint="cs"/>
          <w:rtl/>
        </w:rPr>
        <w:t>לא הבינה</w:t>
      </w:r>
      <w:r>
        <w:rPr>
          <w:rFonts w:hint="cs"/>
          <w:rtl/>
        </w:rPr>
        <w:t xml:space="preserve">. </w:t>
      </w:r>
    </w:p>
    <w:p w14:paraId="65116ED2" w14:textId="68D56AD1" w:rsidR="00345BE0" w:rsidRDefault="00345BE0" w:rsidP="00460B72">
      <w:pPr>
        <w:rPr>
          <w:rtl/>
        </w:rPr>
      </w:pPr>
      <w:r>
        <w:rPr>
          <w:rFonts w:hint="cs"/>
          <w:rtl/>
        </w:rPr>
        <w:t>]</w:t>
      </w:r>
    </w:p>
    <w:p w14:paraId="7BD9707D" w14:textId="6DE3A792" w:rsidR="00A734D6" w:rsidRDefault="00250F08" w:rsidP="00460B72">
      <w:pPr>
        <w:rPr>
          <w:rtl/>
        </w:rPr>
      </w:pPr>
      <w:r w:rsidRPr="00CD067C">
        <w:rPr>
          <w:rtl/>
        </w:rPr>
        <w:t>הדס הכריחה את</w:t>
      </w:r>
      <w:r w:rsidR="0078744D">
        <w:rPr>
          <w:rFonts w:hint="cs"/>
          <w:rtl/>
        </w:rPr>
        <w:t xml:space="preserve"> הבנות האחרות</w:t>
      </w:r>
      <w:r w:rsidRPr="00CD067C">
        <w:rPr>
          <w:rtl/>
        </w:rPr>
        <w:t xml:space="preserve"> לספור </w:t>
      </w:r>
      <w:r w:rsidR="00BD00F7">
        <w:rPr>
          <w:rFonts w:hint="cs"/>
          <w:rtl/>
        </w:rPr>
        <w:t>ב</w:t>
      </w:r>
      <w:r w:rsidR="0064554E">
        <w:rPr>
          <w:rFonts w:hint="cs"/>
          <w:rtl/>
        </w:rPr>
        <w:t xml:space="preserve">חבל </w:t>
      </w:r>
      <w:r w:rsidR="00460B72">
        <w:rPr>
          <w:rtl/>
        </w:rPr>
        <w:t>באנגלית בשבילו</w:t>
      </w:r>
      <w:r w:rsidR="00460B72">
        <w:rPr>
          <w:rFonts w:hint="cs"/>
          <w:rtl/>
        </w:rPr>
        <w:t>.</w:t>
      </w:r>
      <w:r w:rsidRPr="00CD067C">
        <w:rPr>
          <w:rtl/>
        </w:rPr>
        <w:t xml:space="preserve"> </w:t>
      </w:r>
      <w:r w:rsidR="00122CBE">
        <w:rPr>
          <w:rFonts w:hint="cs"/>
          <w:rtl/>
        </w:rPr>
        <w:t>[</w:t>
      </w:r>
      <w:r w:rsidRPr="00CD067C">
        <w:rPr>
          <w:rtl/>
        </w:rPr>
        <w:t xml:space="preserve">היא </w:t>
      </w:r>
      <w:r w:rsidR="001C5A04">
        <w:rPr>
          <w:rtl/>
        </w:rPr>
        <w:t>הייתה</w:t>
      </w:r>
      <w:r w:rsidRPr="00CD067C">
        <w:rPr>
          <w:rtl/>
        </w:rPr>
        <w:t xml:space="preserve"> מאלצת אותן לשי</w:t>
      </w:r>
      <w:r w:rsidR="00122CBE">
        <w:rPr>
          <w:rtl/>
        </w:rPr>
        <w:t>ר את שירי המשחק שלמדו ב</w:t>
      </w:r>
      <w:r w:rsidR="00122CBE">
        <w:rPr>
          <w:rFonts w:hint="cs"/>
          <w:rtl/>
        </w:rPr>
        <w:t xml:space="preserve">שיעורי </w:t>
      </w:r>
      <w:r w:rsidRPr="00CD067C">
        <w:rPr>
          <w:rtl/>
        </w:rPr>
        <w:t>אנגלית</w:t>
      </w:r>
      <w:r w:rsidR="00122CBE">
        <w:rPr>
          <w:rFonts w:hint="cs"/>
          <w:rtl/>
        </w:rPr>
        <w:t>]</w:t>
      </w:r>
      <w:r w:rsidRPr="00CD067C">
        <w:rPr>
          <w:rtl/>
        </w:rPr>
        <w:t xml:space="preserve"> היא </w:t>
      </w:r>
      <w:r w:rsidR="00F5713C">
        <w:rPr>
          <w:rFonts w:hint="cs"/>
          <w:rtl/>
        </w:rPr>
        <w:t>ה</w:t>
      </w:r>
      <w:r w:rsidR="00F5713C" w:rsidRPr="00CD067C">
        <w:rPr>
          <w:rtl/>
        </w:rPr>
        <w:t>כריחה א</w:t>
      </w:r>
      <w:r w:rsidR="006D4DDB">
        <w:rPr>
          <w:rFonts w:hint="cs"/>
          <w:rtl/>
        </w:rPr>
        <w:t>ו</w:t>
      </w:r>
      <w:r w:rsidR="00F5713C" w:rsidRPr="00CD067C">
        <w:rPr>
          <w:rtl/>
        </w:rPr>
        <w:t>ת</w:t>
      </w:r>
      <w:r w:rsidR="006D4DDB">
        <w:rPr>
          <w:rFonts w:hint="cs"/>
          <w:rtl/>
        </w:rPr>
        <w:t>ן</w:t>
      </w:r>
      <w:r w:rsidR="00F5713C" w:rsidRPr="00CD067C">
        <w:rPr>
          <w:rtl/>
        </w:rPr>
        <w:t xml:space="preserve"> להשתתף</w:t>
      </w:r>
      <w:r w:rsidR="0064554E">
        <w:rPr>
          <w:rtl/>
        </w:rPr>
        <w:t xml:space="preserve"> </w:t>
      </w:r>
      <w:r w:rsidR="00F5713C">
        <w:rPr>
          <w:rFonts w:hint="cs"/>
          <w:rtl/>
        </w:rPr>
        <w:t>ב</w:t>
      </w:r>
      <w:r w:rsidR="00122CBE">
        <w:rPr>
          <w:rFonts w:hint="cs"/>
          <w:rtl/>
        </w:rPr>
        <w:t xml:space="preserve">שירי המשחק </w:t>
      </w:r>
      <w:r w:rsidR="0064554E">
        <w:rPr>
          <w:rtl/>
        </w:rPr>
        <w:t>ש</w:t>
      </w:r>
      <w:r w:rsidRPr="00CD067C">
        <w:rPr>
          <w:rtl/>
        </w:rPr>
        <w:t>למדו בשיעור</w:t>
      </w:r>
      <w:r w:rsidR="00930B6B">
        <w:rPr>
          <w:rFonts w:hint="cs"/>
          <w:rtl/>
        </w:rPr>
        <w:t>י</w:t>
      </w:r>
      <w:r w:rsidR="00460B72">
        <w:rPr>
          <w:rtl/>
        </w:rPr>
        <w:t xml:space="preserve"> אנגלית</w:t>
      </w:r>
      <w:r w:rsidRPr="00CD067C">
        <w:rPr>
          <w:rtl/>
        </w:rPr>
        <w:t xml:space="preserve">. </w:t>
      </w:r>
    </w:p>
    <w:p w14:paraId="79EF2570" w14:textId="1F899302" w:rsidR="003635E8" w:rsidRPr="00CD067C" w:rsidRDefault="00250F08" w:rsidP="00460B72">
      <w:pPr>
        <w:rPr>
          <w:rtl/>
        </w:rPr>
      </w:pPr>
      <w:r w:rsidRPr="00CD067C">
        <w:rPr>
          <w:rtl/>
        </w:rPr>
        <w:t>"זה שיר ילדים קט... קטנים," הוא הצליח להגיד לבסוף, והן צ</w:t>
      </w:r>
      <w:r w:rsidR="00460B72">
        <w:rPr>
          <w:rtl/>
        </w:rPr>
        <w:t>חקו</w:t>
      </w:r>
      <w:r w:rsidR="00460B72">
        <w:rPr>
          <w:rFonts w:hint="cs"/>
          <w:rtl/>
        </w:rPr>
        <w:t>.</w:t>
      </w:r>
      <w:r w:rsidRPr="00CD067C">
        <w:rPr>
          <w:rtl/>
        </w:rPr>
        <w:t xml:space="preserve"> </w:t>
      </w:r>
    </w:p>
    <w:p w14:paraId="4AFA9ACB" w14:textId="1ABAEB60" w:rsidR="00A734D6" w:rsidRDefault="00A734D6" w:rsidP="006C6601">
      <w:pPr>
        <w:rPr>
          <w:rtl/>
        </w:rPr>
      </w:pPr>
      <w:r>
        <w:rPr>
          <w:rFonts w:hint="cs"/>
          <w:rtl/>
        </w:rPr>
        <w:t xml:space="preserve">אלכס ומארק היו </w:t>
      </w:r>
      <w:r w:rsidRPr="00CD067C">
        <w:rPr>
          <w:rtl/>
        </w:rPr>
        <w:t>היחיד</w:t>
      </w:r>
      <w:r>
        <w:rPr>
          <w:rFonts w:hint="cs"/>
          <w:rtl/>
        </w:rPr>
        <w:t>ים</w:t>
      </w:r>
      <w:r w:rsidRPr="00CD067C">
        <w:rPr>
          <w:rtl/>
        </w:rPr>
        <w:t xml:space="preserve"> בשכונה </w:t>
      </w:r>
      <w:r>
        <w:rPr>
          <w:rFonts w:hint="cs"/>
          <w:rtl/>
        </w:rPr>
        <w:t>ללא</w:t>
      </w:r>
      <w:r w:rsidRPr="00CD067C">
        <w:rPr>
          <w:rtl/>
        </w:rPr>
        <w:t xml:space="preserve"> סנדלים או כפכפים</w:t>
      </w:r>
      <w:r w:rsidR="00483529" w:rsidRPr="00483529">
        <w:rPr>
          <w:rFonts w:cs="Times New Roman"/>
          <w:rtl/>
        </w:rPr>
        <w:t xml:space="preserve"> –</w:t>
      </w:r>
      <w:r w:rsidRPr="00CD067C">
        <w:rPr>
          <w:rtl/>
        </w:rPr>
        <w:t xml:space="preserve"> </w:t>
      </w:r>
      <w:r>
        <w:rPr>
          <w:rFonts w:hint="cs"/>
          <w:rtl/>
        </w:rPr>
        <w:t>למארק היו נעלי התעמלות גבוהות ולאלכס</w:t>
      </w:r>
      <w:r>
        <w:rPr>
          <w:rtl/>
        </w:rPr>
        <w:t xml:space="preserve"> נעלי</w:t>
      </w:r>
      <w:r>
        <w:rPr>
          <w:rFonts w:hint="cs"/>
          <w:rtl/>
        </w:rPr>
        <w:t xml:space="preserve"> </w:t>
      </w:r>
      <w:r>
        <w:rPr>
          <w:rtl/>
        </w:rPr>
        <w:t xml:space="preserve">עור </w:t>
      </w:r>
      <w:r>
        <w:rPr>
          <w:rFonts w:hint="cs"/>
          <w:rtl/>
        </w:rPr>
        <w:t xml:space="preserve">מחוררות, </w:t>
      </w:r>
      <w:r>
        <w:rPr>
          <w:rtl/>
        </w:rPr>
        <w:t>מגו</w:t>
      </w:r>
      <w:r w:rsidRPr="00CD067C">
        <w:rPr>
          <w:rtl/>
        </w:rPr>
        <w:t>ח</w:t>
      </w:r>
      <w:r>
        <w:rPr>
          <w:rFonts w:hint="cs"/>
          <w:rtl/>
        </w:rPr>
        <w:t>כ</w:t>
      </w:r>
      <w:r w:rsidRPr="00CD067C">
        <w:rPr>
          <w:rtl/>
        </w:rPr>
        <w:t xml:space="preserve">ות </w:t>
      </w:r>
      <w:r w:rsidR="00345BE0">
        <w:rPr>
          <w:rFonts w:hint="cs"/>
          <w:rtl/>
        </w:rPr>
        <w:t>[</w:t>
      </w:r>
      <w:r w:rsidRPr="00CD067C">
        <w:rPr>
          <w:rtl/>
        </w:rPr>
        <w:t>לא רק ב</w:t>
      </w:r>
      <w:r>
        <w:rPr>
          <w:rFonts w:hint="cs"/>
          <w:rtl/>
        </w:rPr>
        <w:t>של</w:t>
      </w:r>
      <w:r w:rsidRPr="00CD067C">
        <w:rPr>
          <w:rtl/>
        </w:rPr>
        <w:t xml:space="preserve"> עקביהן </w:t>
      </w:r>
      <w:r>
        <w:rPr>
          <w:rFonts w:hint="cs"/>
          <w:rtl/>
        </w:rPr>
        <w:t>ש</w:t>
      </w:r>
      <w:r w:rsidRPr="00CD067C">
        <w:rPr>
          <w:rtl/>
        </w:rPr>
        <w:t>הקישו על מדרכ</w:t>
      </w:r>
      <w:r>
        <w:rPr>
          <w:rtl/>
        </w:rPr>
        <w:t>ת הבטון אלא גם</w:t>
      </w:r>
      <w:r w:rsidR="00345BE0">
        <w:rPr>
          <w:rFonts w:hint="cs"/>
          <w:rtl/>
        </w:rPr>
        <w:t>]</w:t>
      </w:r>
      <w:r>
        <w:rPr>
          <w:rtl/>
        </w:rPr>
        <w:t xml:space="preserve"> </w:t>
      </w:r>
      <w:r>
        <w:rPr>
          <w:rFonts w:hint="cs"/>
          <w:rtl/>
        </w:rPr>
        <w:t>בשל ג</w:t>
      </w:r>
      <w:r w:rsidR="008E6888">
        <w:rPr>
          <w:rFonts w:hint="cs"/>
          <w:rtl/>
        </w:rPr>
        <w:t>ו</w:t>
      </w:r>
      <w:r>
        <w:rPr>
          <w:rFonts w:hint="cs"/>
          <w:rtl/>
        </w:rPr>
        <w:t>דלן העצום</w:t>
      </w:r>
      <w:r w:rsidRPr="00CD067C">
        <w:rPr>
          <w:rtl/>
        </w:rPr>
        <w:t>.</w:t>
      </w:r>
      <w:r>
        <w:rPr>
          <w:rFonts w:hint="cs"/>
          <w:rtl/>
        </w:rPr>
        <w:t xml:space="preserve"> </w:t>
      </w:r>
      <w:r>
        <w:rPr>
          <w:rtl/>
        </w:rPr>
        <w:t xml:space="preserve">גם הבנים </w:t>
      </w:r>
      <w:r>
        <w:rPr>
          <w:rFonts w:hint="cs"/>
          <w:rtl/>
        </w:rPr>
        <w:t>לעגו לו</w:t>
      </w:r>
      <w:r>
        <w:rPr>
          <w:rtl/>
        </w:rPr>
        <w:t xml:space="preserve">, אבל </w:t>
      </w:r>
      <w:r>
        <w:rPr>
          <w:rFonts w:hint="cs"/>
          <w:rtl/>
        </w:rPr>
        <w:t xml:space="preserve">עלבונות </w:t>
      </w:r>
      <w:r>
        <w:rPr>
          <w:rtl/>
        </w:rPr>
        <w:t>בעברית לא ממש נחשב</w:t>
      </w:r>
      <w:r w:rsidR="00D0415C">
        <w:rPr>
          <w:rFonts w:hint="cs"/>
          <w:rtl/>
        </w:rPr>
        <w:t>ים</w:t>
      </w:r>
      <w:r w:rsidRPr="00CD067C">
        <w:rPr>
          <w:rtl/>
        </w:rPr>
        <w:t xml:space="preserve">. </w:t>
      </w:r>
    </w:p>
    <w:p w14:paraId="667C3B9C" w14:textId="2D51D678" w:rsidR="004E2C07" w:rsidRDefault="004E2C07" w:rsidP="00A734D6">
      <w:pPr>
        <w:rPr>
          <w:rtl/>
        </w:rPr>
      </w:pPr>
      <w:r w:rsidRPr="00CD067C">
        <w:rPr>
          <w:rtl/>
        </w:rPr>
        <w:t>בעודו מתרוצץ על אבני ה</w:t>
      </w:r>
      <w:r>
        <w:rPr>
          <w:rtl/>
        </w:rPr>
        <w:t xml:space="preserve">מדרכה השבורות, </w:t>
      </w:r>
      <w:r w:rsidR="00E0488B">
        <w:rPr>
          <w:rFonts w:hint="cs"/>
          <w:rtl/>
        </w:rPr>
        <w:t>ב</w:t>
      </w:r>
      <w:r w:rsidR="00A734D6">
        <w:rPr>
          <w:rFonts w:hint="cs"/>
          <w:rtl/>
        </w:rPr>
        <w:t>זמן</w:t>
      </w:r>
      <w:r w:rsidR="00E0488B">
        <w:rPr>
          <w:rFonts w:hint="cs"/>
          <w:rtl/>
        </w:rPr>
        <w:t xml:space="preserve"> שתלש</w:t>
      </w:r>
      <w:r>
        <w:rPr>
          <w:rtl/>
        </w:rPr>
        <w:t xml:space="preserve"> עלה מאובק מגדר</w:t>
      </w:r>
      <w:r w:rsidR="008E6888">
        <w:rPr>
          <w:rFonts w:hint="cs"/>
          <w:rtl/>
        </w:rPr>
        <w:t xml:space="preserve"> </w:t>
      </w:r>
      <w:r w:rsidRPr="00CD067C">
        <w:rPr>
          <w:rtl/>
        </w:rPr>
        <w:t xml:space="preserve">חיה </w:t>
      </w:r>
      <w:r w:rsidR="00210F58">
        <w:rPr>
          <w:rFonts w:hint="cs"/>
          <w:rtl/>
        </w:rPr>
        <w:t>ו</w:t>
      </w:r>
      <w:r w:rsidR="00A734D6">
        <w:rPr>
          <w:rFonts w:hint="cs"/>
          <w:rtl/>
        </w:rPr>
        <w:t>ה</w:t>
      </w:r>
      <w:r w:rsidR="00210F58">
        <w:rPr>
          <w:rFonts w:hint="cs"/>
          <w:rtl/>
        </w:rPr>
        <w:t>צליח ללמוד את שם הארטיק ש</w:t>
      </w:r>
      <w:r w:rsidR="00483529">
        <w:rPr>
          <w:rFonts w:hint="cs"/>
          <w:rtl/>
        </w:rPr>
        <w:t>העדיף</w:t>
      </w:r>
      <w:r w:rsidR="00210F58">
        <w:rPr>
          <w:rFonts w:hint="cs"/>
          <w:rtl/>
        </w:rPr>
        <w:t xml:space="preserve"> באוטו גלידה</w:t>
      </w:r>
      <w:r w:rsidRPr="00CD067C">
        <w:rPr>
          <w:rtl/>
        </w:rPr>
        <w:t xml:space="preserve">, אלכס לא ידע </w:t>
      </w:r>
      <w:r>
        <w:rPr>
          <w:rFonts w:hint="cs"/>
          <w:rtl/>
        </w:rPr>
        <w:t xml:space="preserve">[ניחש?] </w:t>
      </w:r>
      <w:r w:rsidRPr="00CD067C">
        <w:rPr>
          <w:rFonts w:hint="cs"/>
          <w:rtl/>
        </w:rPr>
        <w:t>דבר</w:t>
      </w:r>
      <w:r w:rsidRPr="00CD067C">
        <w:rPr>
          <w:rtl/>
        </w:rPr>
        <w:t xml:space="preserve"> </w:t>
      </w:r>
      <w:r w:rsidR="008E6888">
        <w:rPr>
          <w:rFonts w:hint="cs"/>
          <w:rtl/>
        </w:rPr>
        <w:t xml:space="preserve">על </w:t>
      </w:r>
      <w:r w:rsidR="00A734D6">
        <w:rPr>
          <w:rFonts w:hint="cs"/>
          <w:rtl/>
        </w:rPr>
        <w:t>אודות</w:t>
      </w:r>
      <w:r w:rsidRPr="00CD067C">
        <w:rPr>
          <w:rtl/>
        </w:rPr>
        <w:t xml:space="preserve"> </w:t>
      </w:r>
      <w:r w:rsidR="006C6601">
        <w:rPr>
          <w:rFonts w:hint="cs"/>
          <w:rtl/>
        </w:rPr>
        <w:t xml:space="preserve">זוג </w:t>
      </w:r>
      <w:r w:rsidRPr="00CD067C">
        <w:rPr>
          <w:rtl/>
        </w:rPr>
        <w:t>עיניים כהות</w:t>
      </w:r>
      <w:r w:rsidR="00F82E85">
        <w:rPr>
          <w:rFonts w:hint="cs"/>
          <w:rtl/>
        </w:rPr>
        <w:t xml:space="preserve"> ש</w:t>
      </w:r>
      <w:r w:rsidR="00345BE0">
        <w:rPr>
          <w:rFonts w:cs="Times New Roman" w:hint="cs"/>
          <w:rtl/>
        </w:rPr>
        <w:t>צפו בו</w:t>
      </w:r>
      <w:r w:rsidR="006C6601">
        <w:rPr>
          <w:rFonts w:hint="cs"/>
          <w:rtl/>
        </w:rPr>
        <w:t>. הן</w:t>
      </w:r>
      <w:r w:rsidRPr="00CD067C">
        <w:rPr>
          <w:rtl/>
        </w:rPr>
        <w:t xml:space="preserve"> עקבו אחריו דרך חרכיו של תריס</w:t>
      </w:r>
      <w:r>
        <w:rPr>
          <w:rtl/>
        </w:rPr>
        <w:t xml:space="preserve"> שהיה פתוח רק מעט, בקומה ה</w:t>
      </w:r>
      <w:r w:rsidR="003A7E9C">
        <w:rPr>
          <w:rFonts w:hint="cs"/>
          <w:rtl/>
        </w:rPr>
        <w:t>ש</w:t>
      </w:r>
      <w:r w:rsidR="00143DCC">
        <w:rPr>
          <w:rFonts w:hint="cs"/>
          <w:rtl/>
        </w:rPr>
        <w:t>לישית</w:t>
      </w:r>
      <w:r w:rsidRPr="00CD067C">
        <w:rPr>
          <w:rtl/>
        </w:rPr>
        <w:t xml:space="preserve"> של הבניין הש</w:t>
      </w:r>
      <w:r w:rsidR="00143DCC">
        <w:rPr>
          <w:rFonts w:hint="cs"/>
          <w:rtl/>
        </w:rPr>
        <w:t>ני</w:t>
      </w:r>
      <w:r w:rsidRPr="00CD067C">
        <w:rPr>
          <w:rtl/>
        </w:rPr>
        <w:t xml:space="preserve"> מקצה הרחוב.</w:t>
      </w:r>
    </w:p>
    <w:p w14:paraId="4707CEAD" w14:textId="143B4F6E" w:rsidR="00250F08" w:rsidRPr="00CD067C" w:rsidRDefault="00250F08" w:rsidP="00AC59B8">
      <w:pPr>
        <w:rPr>
          <w:rtl/>
        </w:rPr>
      </w:pPr>
      <w:r w:rsidRPr="00CD067C">
        <w:rPr>
          <w:rtl/>
        </w:rPr>
        <w:t xml:space="preserve">בתשע בערב </w:t>
      </w:r>
      <w:r w:rsidR="002A5728" w:rsidRPr="00CD067C">
        <w:rPr>
          <w:rtl/>
        </w:rPr>
        <w:t xml:space="preserve">היה </w:t>
      </w:r>
      <w:r w:rsidRPr="00CD067C">
        <w:rPr>
          <w:rtl/>
        </w:rPr>
        <w:t>הרחוב עובר למהדורת החדשות. אור כחול בקע מכל סלון, והשעון על המרקע התקדם בצלילים שהפכו למוכרים, שישה</w:t>
      </w:r>
      <w:r w:rsidR="008E6888">
        <w:rPr>
          <w:rFonts w:hint="cs"/>
          <w:rtl/>
        </w:rPr>
        <w:t>-</w:t>
      </w:r>
      <w:r w:rsidRPr="00CD067C">
        <w:rPr>
          <w:rtl/>
        </w:rPr>
        <w:t>עשר ת</w:t>
      </w:r>
      <w:r w:rsidR="008E6888">
        <w:rPr>
          <w:rFonts w:hint="cs"/>
          <w:rtl/>
        </w:rPr>
        <w:t>ו</w:t>
      </w:r>
      <w:r w:rsidR="003765FF">
        <w:rPr>
          <w:rtl/>
        </w:rPr>
        <w:t xml:space="preserve">וים שבסופם זה מתחיל! חדשות </w:t>
      </w:r>
      <w:r w:rsidR="00345BE0">
        <w:rPr>
          <w:rFonts w:hint="cs"/>
          <w:rtl/>
        </w:rPr>
        <w:t>[</w:t>
      </w:r>
      <w:r w:rsidRPr="00CD067C">
        <w:rPr>
          <w:rtl/>
        </w:rPr>
        <w:t>של גדולים, הוא לא הבין מילה כמעט, אבל</w:t>
      </w:r>
      <w:r w:rsidR="003765FF">
        <w:rPr>
          <w:rFonts w:hint="cs"/>
          <w:rtl/>
        </w:rPr>
        <w:t>]</w:t>
      </w:r>
      <w:r w:rsidRPr="00CD067C">
        <w:rPr>
          <w:rtl/>
        </w:rPr>
        <w:t xml:space="preserve"> חשובות וכבדות</w:t>
      </w:r>
      <w:r w:rsidR="008E6888">
        <w:rPr>
          <w:rFonts w:hint="cs"/>
          <w:rtl/>
        </w:rPr>
        <w:t xml:space="preserve"> </w:t>
      </w:r>
      <w:r w:rsidRPr="00CD067C">
        <w:rPr>
          <w:rtl/>
        </w:rPr>
        <w:lastRenderedPageBreak/>
        <w:t xml:space="preserve">משקל </w:t>
      </w:r>
      <w:r w:rsidR="003765FF">
        <w:rPr>
          <w:rtl/>
        </w:rPr>
        <w:t xml:space="preserve">הרבה </w:t>
      </w:r>
      <w:r w:rsidR="00483529" w:rsidRPr="00483529">
        <w:rPr>
          <w:rFonts w:cs="Times New Roman"/>
          <w:rtl/>
        </w:rPr>
        <w:t xml:space="preserve">יותר </w:t>
      </w:r>
      <w:r w:rsidR="00A734D6" w:rsidRPr="00A734D6">
        <w:rPr>
          <w:rFonts w:cs="Times New Roman"/>
          <w:rtl/>
        </w:rPr>
        <w:t>מטרטור</w:t>
      </w:r>
      <w:r w:rsidR="00D0415C">
        <w:rPr>
          <w:rFonts w:cs="Times New Roman" w:hint="cs"/>
          <w:rtl/>
        </w:rPr>
        <w:t>ו</w:t>
      </w:r>
      <w:r w:rsidR="00A734D6" w:rsidRPr="00A734D6">
        <w:rPr>
          <w:rFonts w:cs="Times New Roman"/>
          <w:rtl/>
        </w:rPr>
        <w:t xml:space="preserve"> של </w:t>
      </w:r>
      <w:bookmarkStart w:id="29" w:name="_Hlk532971837"/>
      <w:r w:rsidR="008E6888" w:rsidRPr="008E6888">
        <w:rPr>
          <w:rFonts w:cs="Times New Roman"/>
          <w:rtl/>
        </w:rPr>
        <w:t xml:space="preserve">הבי-בי-סי </w:t>
      </w:r>
      <w:r w:rsidR="00A734D6">
        <w:rPr>
          <w:rFonts w:cs="Times New Roman" w:hint="cs"/>
          <w:rtl/>
        </w:rPr>
        <w:t xml:space="preserve">על </w:t>
      </w:r>
      <w:bookmarkEnd w:id="29"/>
      <w:r w:rsidR="00D0415C" w:rsidRPr="00D0415C">
        <w:rPr>
          <w:rFonts w:cs="Times New Roman"/>
          <w:rtl/>
        </w:rPr>
        <w:t>אודות האינטריגות האחרונות [</w:t>
      </w:r>
      <w:r w:rsidR="00D0415C" w:rsidRPr="00D0415C">
        <w:rPr>
          <w:rFonts w:cs="Times New Roman"/>
        </w:rPr>
        <w:t>latest exploits</w:t>
      </w:r>
      <w:r w:rsidR="00D0415C" w:rsidRPr="00D0415C">
        <w:rPr>
          <w:rFonts w:cs="Times New Roman"/>
          <w:rtl/>
        </w:rPr>
        <w:t>]</w:t>
      </w:r>
      <w:r w:rsidR="00D0415C">
        <w:rPr>
          <w:rFonts w:cs="Times New Roman" w:hint="cs"/>
          <w:rtl/>
        </w:rPr>
        <w:t xml:space="preserve"> ב</w:t>
      </w:r>
      <w:r w:rsidR="00A734D6" w:rsidRPr="00A734D6">
        <w:rPr>
          <w:rFonts w:cs="Times New Roman"/>
          <w:rtl/>
        </w:rPr>
        <w:t>משפחת המלוכה</w:t>
      </w:r>
      <w:r w:rsidR="003765FF">
        <w:rPr>
          <w:rFonts w:hint="cs"/>
          <w:rtl/>
        </w:rPr>
        <w:t>,</w:t>
      </w:r>
      <w:r w:rsidRPr="00CD067C">
        <w:rPr>
          <w:rtl/>
        </w:rPr>
        <w:t xml:space="preserve"> ובעלות השפעה מכ</w:t>
      </w:r>
      <w:r w:rsidR="003765FF">
        <w:rPr>
          <w:rtl/>
        </w:rPr>
        <w:t>רעת, כך זה נראה לו, על חייו ו</w:t>
      </w:r>
      <w:r w:rsidR="00483529" w:rsidRPr="00483529">
        <w:rPr>
          <w:rFonts w:cs="Times New Roman"/>
          <w:rtl/>
        </w:rPr>
        <w:t xml:space="preserve">על </w:t>
      </w:r>
      <w:r w:rsidRPr="00CD067C">
        <w:rPr>
          <w:rtl/>
        </w:rPr>
        <w:t>חיי הסובבים אותו.</w:t>
      </w:r>
    </w:p>
    <w:p w14:paraId="1190981F" w14:textId="77777777" w:rsidR="00250F08" w:rsidRPr="00CD067C" w:rsidRDefault="00250F08" w:rsidP="00250000">
      <w:pPr>
        <w:rPr>
          <w:rtl/>
        </w:rPr>
      </w:pPr>
      <w:r w:rsidRPr="00CD067C">
        <w:rPr>
          <w:rtl/>
        </w:rPr>
        <w:t>והרי החדשות.</w:t>
      </w:r>
    </w:p>
    <w:p w14:paraId="7328857F" w14:textId="77777777" w:rsidR="00A55CB1" w:rsidRPr="00CD067C" w:rsidRDefault="00A55CB1" w:rsidP="00250000">
      <w:pPr>
        <w:rPr>
          <w:rtl/>
        </w:rPr>
      </w:pPr>
      <w:r w:rsidRPr="00CD067C">
        <w:rPr>
          <w:rtl/>
        </w:rPr>
        <w:t>יידוי האבנים נמשך.</w:t>
      </w:r>
    </w:p>
    <w:p w14:paraId="749647BA" w14:textId="77777777" w:rsidR="00372406" w:rsidRPr="00CD067C" w:rsidRDefault="00372406" w:rsidP="00250000">
      <w:pPr>
        <w:rPr>
          <w:rtl/>
        </w:rPr>
      </w:pPr>
      <w:r w:rsidRPr="00CD067C">
        <w:rPr>
          <w:rtl/>
        </w:rPr>
        <w:t>הרבנות הראשית.</w:t>
      </w:r>
    </w:p>
    <w:p w14:paraId="001BB8F5" w14:textId="37710D89" w:rsidR="00250F08" w:rsidRPr="00CD067C" w:rsidRDefault="00250F08" w:rsidP="00250000">
      <w:pPr>
        <w:rPr>
          <w:rtl/>
        </w:rPr>
      </w:pPr>
      <w:r w:rsidRPr="00CD067C">
        <w:rPr>
          <w:rtl/>
        </w:rPr>
        <w:t>בה</w:t>
      </w:r>
      <w:r w:rsidR="008E6888">
        <w:rPr>
          <w:rFonts w:hint="cs"/>
          <w:rtl/>
        </w:rPr>
        <w:t>י</w:t>
      </w:r>
      <w:r w:rsidRPr="00CD067C">
        <w:rPr>
          <w:rtl/>
        </w:rPr>
        <w:t>תקלות עם מחבלים.</w:t>
      </w:r>
    </w:p>
    <w:p w14:paraId="42933285" w14:textId="3A378BE6" w:rsidR="00250F08" w:rsidRDefault="00210F58" w:rsidP="00250000">
      <w:pPr>
        <w:rPr>
          <w:rtl/>
        </w:rPr>
      </w:pPr>
      <w:r>
        <w:rPr>
          <w:rFonts w:hint="cs"/>
          <w:rtl/>
        </w:rPr>
        <w:t>כ</w:t>
      </w:r>
      <w:r w:rsidR="00F82E85">
        <w:rPr>
          <w:rFonts w:hint="cs"/>
          <w:rtl/>
        </w:rPr>
        <w:t>ו</w:t>
      </w:r>
      <w:r>
        <w:rPr>
          <w:rFonts w:hint="cs"/>
          <w:rtl/>
        </w:rPr>
        <w:t>ח מילואים</w:t>
      </w:r>
      <w:r w:rsidR="00250F08" w:rsidRPr="00CD067C">
        <w:rPr>
          <w:rtl/>
        </w:rPr>
        <w:t>.</w:t>
      </w:r>
    </w:p>
    <w:p w14:paraId="2405F5E8" w14:textId="77777777" w:rsidR="00A55CB1" w:rsidRDefault="00A55CB1" w:rsidP="00250000">
      <w:pPr>
        <w:rPr>
          <w:rtl/>
        </w:rPr>
      </w:pPr>
      <w:r>
        <w:rPr>
          <w:rFonts w:hint="cs"/>
          <w:rtl/>
        </w:rPr>
        <w:t>עומס בכביש החוף.</w:t>
      </w:r>
    </w:p>
    <w:p w14:paraId="13B78220" w14:textId="77777777" w:rsidR="00747826" w:rsidRDefault="00747826" w:rsidP="00250000">
      <w:pPr>
        <w:rPr>
          <w:rtl/>
        </w:rPr>
      </w:pPr>
      <w:r>
        <w:rPr>
          <w:rFonts w:hint="cs"/>
          <w:rtl/>
        </w:rPr>
        <w:t>בכפוף לתקנון.</w:t>
      </w:r>
    </w:p>
    <w:p w14:paraId="0207CBFD" w14:textId="1F025B23" w:rsidR="00E807CB" w:rsidRPr="00CD067C" w:rsidRDefault="001D239A" w:rsidP="00250000">
      <w:pPr>
        <w:rPr>
          <w:rtl/>
        </w:rPr>
      </w:pPr>
      <w:r>
        <w:rPr>
          <w:rFonts w:hint="cs"/>
          <w:rtl/>
        </w:rPr>
        <w:t>[</w:t>
      </w:r>
      <w:r w:rsidR="00E807CB">
        <w:rPr>
          <w:rFonts w:hint="cs"/>
          <w:rtl/>
        </w:rPr>
        <w:t>ומיני אירועים, הנד</w:t>
      </w:r>
      <w:r w:rsidR="00D86578">
        <w:rPr>
          <w:rFonts w:hint="cs"/>
          <w:rtl/>
        </w:rPr>
        <w:t>ְ</w:t>
      </w:r>
      <w:r w:rsidR="00E807CB">
        <w:rPr>
          <w:rFonts w:hint="cs"/>
          <w:rtl/>
        </w:rPr>
        <w:t>חים או מתבטלים ולהיפך, בשל המצב.</w:t>
      </w:r>
      <w:r>
        <w:rPr>
          <w:rFonts w:hint="cs"/>
          <w:rtl/>
        </w:rPr>
        <w:t>]</w:t>
      </w:r>
    </w:p>
    <w:p w14:paraId="357EAFA2" w14:textId="3B0E6119" w:rsidR="00483529" w:rsidRDefault="00483529" w:rsidP="00483529">
      <w:pPr>
        <w:rPr>
          <w:rtl/>
        </w:rPr>
      </w:pPr>
      <w:r>
        <w:rPr>
          <w:rFonts w:cs="Times New Roman"/>
          <w:rtl/>
        </w:rPr>
        <w:t>בא"ש לילה הוד לימד את ילדי השכונה שיטות לה</w:t>
      </w:r>
      <w:r w:rsidR="008E6888">
        <w:rPr>
          <w:rFonts w:cs="Times New Roman" w:hint="cs"/>
          <w:rtl/>
        </w:rPr>
        <w:t>י</w:t>
      </w:r>
      <w:r>
        <w:rPr>
          <w:rFonts w:cs="Times New Roman"/>
          <w:rtl/>
        </w:rPr>
        <w:t>שרדות בשטח. כך מזעיקים עזרה כשאובדים בוואדי: כותבים פתק מילוט. קושרים ארבעה מיתרים במרחקים שווים בפתחה של שקית נילון ואת קצות המיתרים מחברים לפתק. את ה</w:t>
      </w:r>
      <w:r w:rsidR="004C59E0">
        <w:rPr>
          <w:rFonts w:cs="Times New Roman"/>
          <w:rtl/>
        </w:rPr>
        <w:t>אוויר</w:t>
      </w:r>
      <w:r>
        <w:rPr>
          <w:rFonts w:cs="Times New Roman"/>
          <w:rtl/>
        </w:rPr>
        <w:t xml:space="preserve"> שבשקית מחממים בעזרת גז</w:t>
      </w:r>
      <w:r w:rsidR="008E6888">
        <w:rPr>
          <w:rFonts w:cs="Times New Roman" w:hint="cs"/>
          <w:rtl/>
        </w:rPr>
        <w:t>י</w:t>
      </w:r>
      <w:r>
        <w:rPr>
          <w:rFonts w:cs="Times New Roman"/>
          <w:rtl/>
        </w:rPr>
        <w:t>יה בוערת, וכשה</w:t>
      </w:r>
      <w:r w:rsidR="004C59E0">
        <w:rPr>
          <w:rFonts w:cs="Times New Roman"/>
          <w:rtl/>
        </w:rPr>
        <w:t>אוויר</w:t>
      </w:r>
      <w:r>
        <w:rPr>
          <w:rFonts w:cs="Times New Roman"/>
          <w:rtl/>
        </w:rPr>
        <w:t xml:space="preserve"> חם מספיק – העששית פורחת מעלה, מעלה, מעל צמרות הברושים ועד להגעתו לידי צוות החילוץ.</w:t>
      </w:r>
    </w:p>
    <w:p w14:paraId="5824AEF8" w14:textId="77777777" w:rsidR="00483529" w:rsidRDefault="00483529" w:rsidP="00483529">
      <w:pPr>
        <w:rPr>
          <w:rtl/>
        </w:rPr>
      </w:pPr>
      <w:r>
        <w:rPr>
          <w:rFonts w:cs="Times New Roman"/>
          <w:rtl/>
        </w:rPr>
        <w:t>כל זה ברור, אבל איפה הוואדי?</w:t>
      </w:r>
    </w:p>
    <w:p w14:paraId="12594720" w14:textId="3B2F5791" w:rsidR="00483529" w:rsidRDefault="00036092" w:rsidP="00483529">
      <w:pPr>
        <w:rPr>
          <w:rFonts w:cs="Times New Roman"/>
          <w:rtl/>
        </w:rPr>
      </w:pPr>
      <w:r>
        <w:rPr>
          <w:rFonts w:cs="Times New Roman" w:hint="cs"/>
          <w:rtl/>
        </w:rPr>
        <w:t>ו</w:t>
      </w:r>
      <w:r w:rsidR="00483529">
        <w:rPr>
          <w:rFonts w:cs="Times New Roman"/>
          <w:rtl/>
        </w:rPr>
        <w:t>כשהיו מסתתרים ומחכים למרגל שיחזור מבדיקת שטח, הדס נצמדה אליו בחשכה.</w:t>
      </w:r>
    </w:p>
    <w:p w14:paraId="3ED7FE17" w14:textId="7F77853B" w:rsidR="00416857" w:rsidRDefault="00416857" w:rsidP="001D239A">
      <w:pPr>
        <w:rPr>
          <w:rFonts w:cs="Times New Roman"/>
          <w:rtl/>
        </w:rPr>
      </w:pPr>
      <w:r w:rsidRPr="00416857">
        <w:rPr>
          <w:rFonts w:cs="Times New Roman"/>
          <w:rtl/>
        </w:rPr>
        <w:t xml:space="preserve">בשיטוטיו הליליים בשכונה </w:t>
      </w:r>
      <w:r w:rsidR="00A734D6">
        <w:rPr>
          <w:rFonts w:cs="Times New Roman" w:hint="cs"/>
          <w:rtl/>
        </w:rPr>
        <w:t>אלכס</w:t>
      </w:r>
      <w:r w:rsidRPr="00416857">
        <w:rPr>
          <w:rFonts w:cs="Times New Roman"/>
          <w:rtl/>
        </w:rPr>
        <w:t xml:space="preserve"> פגש באב צעיר בעל פנים ארוכות וצרות [כמו מחבט של בייסבול – עוביין לא עלה על עוביו של הצוואר</w:t>
      </w:r>
      <w:r w:rsidR="00345BE0">
        <w:rPr>
          <w:rFonts w:cs="Times New Roman" w:hint="cs"/>
          <w:rtl/>
        </w:rPr>
        <w:t>]</w:t>
      </w:r>
      <w:r w:rsidRPr="00416857">
        <w:rPr>
          <w:rFonts w:cs="Times New Roman"/>
          <w:rtl/>
        </w:rPr>
        <w:t xml:space="preserve">, ובמקום סנטר – רק רמז לסנטר, מעין קפל עדין בעור במקום </w:t>
      </w:r>
      <w:r w:rsidR="008E6888">
        <w:rPr>
          <w:rFonts w:cs="Times New Roman" w:hint="cs"/>
          <w:rtl/>
        </w:rPr>
        <w:t>ש</w:t>
      </w:r>
      <w:r w:rsidRPr="00416857">
        <w:rPr>
          <w:rFonts w:cs="Times New Roman"/>
          <w:rtl/>
        </w:rPr>
        <w:t>בו הסנטר אמור להיות. הוא נשא איתו את תינוקו הצווחן שדמה לתיאו במזגו הזעוף, ו</w:t>
      </w:r>
      <w:r>
        <w:rPr>
          <w:rFonts w:cs="Times New Roman" w:hint="cs"/>
          <w:rtl/>
        </w:rPr>
        <w:t xml:space="preserve">אשר </w:t>
      </w:r>
      <w:r w:rsidRPr="00416857">
        <w:rPr>
          <w:rFonts w:cs="Times New Roman"/>
          <w:rtl/>
        </w:rPr>
        <w:t>נולד כמו תיאו באביב. האב הרשה לאלכס להחזיק לו את הסיגריה כשהעביר את התינוק מהמנשא לעגלה</w:t>
      </w:r>
      <w:r w:rsidR="008E6888">
        <w:rPr>
          <w:rFonts w:cs="Times New Roman" w:hint="cs"/>
          <w:rtl/>
        </w:rPr>
        <w:t>,</w:t>
      </w:r>
      <w:r w:rsidRPr="00416857">
        <w:rPr>
          <w:rFonts w:cs="Times New Roman"/>
          <w:rtl/>
        </w:rPr>
        <w:t xml:space="preserve"> ועיניו ריצדו בחשכה כשאלכס הגניב שאיפה. [זה האבא שאח"כ דרס את ילדו]</w:t>
      </w:r>
    </w:p>
    <w:p w14:paraId="4B4350BD" w14:textId="78811F49" w:rsidR="00250F08" w:rsidRDefault="00F82E85" w:rsidP="001D239A">
      <w:pPr>
        <w:rPr>
          <w:rtl/>
        </w:rPr>
      </w:pPr>
      <w:r>
        <w:rPr>
          <w:rFonts w:hint="cs"/>
          <w:rtl/>
        </w:rPr>
        <w:t>"</w:t>
      </w:r>
      <w:r w:rsidR="00250F08" w:rsidRPr="00CD067C">
        <w:rPr>
          <w:rtl/>
        </w:rPr>
        <w:t>שדאות,</w:t>
      </w:r>
      <w:r>
        <w:rPr>
          <w:rFonts w:hint="cs"/>
          <w:rtl/>
        </w:rPr>
        <w:t>"</w:t>
      </w:r>
      <w:r w:rsidR="00250F08" w:rsidRPr="00CD067C">
        <w:rPr>
          <w:rtl/>
        </w:rPr>
        <w:t xml:space="preserve"> </w:t>
      </w:r>
      <w:r w:rsidR="006C6601">
        <w:rPr>
          <w:rFonts w:hint="cs"/>
          <w:rtl/>
        </w:rPr>
        <w:t xml:space="preserve">אלכס </w:t>
      </w:r>
      <w:r w:rsidR="00210F58">
        <w:rPr>
          <w:rFonts w:hint="cs"/>
          <w:rtl/>
        </w:rPr>
        <w:t xml:space="preserve">אמר </w:t>
      </w:r>
      <w:r w:rsidR="00250F08" w:rsidRPr="00CD067C">
        <w:rPr>
          <w:rtl/>
        </w:rPr>
        <w:t xml:space="preserve">לעצמו </w:t>
      </w:r>
      <w:r w:rsidR="0078744D">
        <w:rPr>
          <w:rFonts w:hint="cs"/>
          <w:rtl/>
        </w:rPr>
        <w:t>על ה</w:t>
      </w:r>
      <w:r w:rsidR="00271F95">
        <w:rPr>
          <w:rFonts w:hint="cs"/>
          <w:rtl/>
        </w:rPr>
        <w:t>מזרן</w:t>
      </w:r>
      <w:r w:rsidR="0078744D">
        <w:rPr>
          <w:rFonts w:hint="cs"/>
          <w:rtl/>
        </w:rPr>
        <w:t xml:space="preserve"> </w:t>
      </w:r>
      <w:r w:rsidR="00D42C39">
        <w:rPr>
          <w:rFonts w:hint="cs"/>
          <w:rtl/>
        </w:rPr>
        <w:t xml:space="preserve">הפרוש </w:t>
      </w:r>
      <w:r w:rsidR="0078744D">
        <w:rPr>
          <w:rFonts w:hint="cs"/>
          <w:rtl/>
        </w:rPr>
        <w:t xml:space="preserve">בסלון </w:t>
      </w:r>
      <w:r w:rsidR="003765FF">
        <w:rPr>
          <w:rFonts w:hint="cs"/>
          <w:rtl/>
        </w:rPr>
        <w:t>דירת</w:t>
      </w:r>
      <w:r w:rsidR="0078744D">
        <w:rPr>
          <w:rFonts w:hint="cs"/>
          <w:rtl/>
        </w:rPr>
        <w:t xml:space="preserve"> דודיו</w:t>
      </w:r>
      <w:r w:rsidR="00250F08" w:rsidRPr="00CD067C">
        <w:rPr>
          <w:rtl/>
        </w:rPr>
        <w:t xml:space="preserve"> לפני שנרדם, </w:t>
      </w:r>
      <w:r>
        <w:rPr>
          <w:rFonts w:hint="cs"/>
          <w:rtl/>
        </w:rPr>
        <w:t>"</w:t>
      </w:r>
      <w:r w:rsidR="008E6888" w:rsidRPr="008E6888">
        <w:rPr>
          <w:rFonts w:cs="Times New Roman"/>
          <w:rtl/>
        </w:rPr>
        <w:t>בֶּטוֹנָדָה</w:t>
      </w:r>
      <w:r w:rsidR="00250F08" w:rsidRPr="00CD067C">
        <w:rPr>
          <w:rtl/>
        </w:rPr>
        <w:t>.</w:t>
      </w:r>
      <w:r>
        <w:rPr>
          <w:rFonts w:hint="cs"/>
          <w:rtl/>
        </w:rPr>
        <w:t>"</w:t>
      </w:r>
      <w:r w:rsidR="00250F08" w:rsidRPr="00CD067C">
        <w:rPr>
          <w:rtl/>
        </w:rPr>
        <w:t xml:space="preserve"> הוא הגה את המילים לאט</w:t>
      </w:r>
      <w:r w:rsidR="001D239A">
        <w:rPr>
          <w:rFonts w:hint="cs"/>
          <w:rtl/>
        </w:rPr>
        <w:t>,</w:t>
      </w:r>
      <w:r w:rsidR="00250F08" w:rsidRPr="00CD067C">
        <w:rPr>
          <w:rtl/>
        </w:rPr>
        <w:t xml:space="preserve"> </w:t>
      </w:r>
      <w:r w:rsidR="00250F08" w:rsidRPr="00CD067C">
        <w:rPr>
          <w:rFonts w:hint="cs"/>
          <w:rtl/>
        </w:rPr>
        <w:t xml:space="preserve">משתדל להפיק </w:t>
      </w:r>
      <w:r w:rsidR="000D3316">
        <w:rPr>
          <w:rtl/>
        </w:rPr>
        <w:t>מבטא</w:t>
      </w:r>
      <w:r w:rsidR="00250F08" w:rsidRPr="00CD067C">
        <w:rPr>
          <w:rtl/>
        </w:rPr>
        <w:t xml:space="preserve"> מושלם</w:t>
      </w:r>
      <w:r w:rsidR="008E6888">
        <w:rPr>
          <w:rFonts w:hint="cs"/>
          <w:rtl/>
        </w:rPr>
        <w:t xml:space="preserve"> </w:t>
      </w:r>
      <w:r w:rsidR="008E6888">
        <w:rPr>
          <w:rtl/>
        </w:rPr>
        <w:t>–</w:t>
      </w:r>
      <w:r w:rsidR="00250F08" w:rsidRPr="00CD067C">
        <w:rPr>
          <w:rtl/>
        </w:rPr>
        <w:t xml:space="preserve"> </w:t>
      </w:r>
      <w:r w:rsidR="008E6888">
        <w:rPr>
          <w:rFonts w:hint="cs"/>
          <w:rtl/>
        </w:rPr>
        <w:t>"</w:t>
      </w:r>
      <w:r w:rsidR="00250F08" w:rsidRPr="00CD067C">
        <w:rPr>
          <w:rtl/>
        </w:rPr>
        <w:t>אחרי השדאות נפגשים בבטונדה</w:t>
      </w:r>
      <w:r w:rsidR="008E6888">
        <w:rPr>
          <w:rFonts w:hint="cs"/>
          <w:rtl/>
        </w:rPr>
        <w:t xml:space="preserve">" </w:t>
      </w:r>
      <w:r w:rsidR="008E6888">
        <w:rPr>
          <w:rtl/>
        </w:rPr>
        <w:t>–</w:t>
      </w:r>
      <w:r w:rsidR="00250F08" w:rsidRPr="00CD067C">
        <w:rPr>
          <w:rtl/>
        </w:rPr>
        <w:t xml:space="preserve"> וטעם בפיו אבק וטיפת זיעה.</w:t>
      </w:r>
    </w:p>
    <w:p w14:paraId="707D3333" w14:textId="77777777" w:rsidR="002A5728" w:rsidRPr="00CD067C" w:rsidRDefault="002A5728" w:rsidP="003765FF">
      <w:pPr>
        <w:rPr>
          <w:rtl/>
        </w:rPr>
      </w:pPr>
    </w:p>
    <w:p w14:paraId="0E222597" w14:textId="708C0675" w:rsidR="00250F08" w:rsidRPr="00CD067C" w:rsidRDefault="00250F08" w:rsidP="00C13DAB">
      <w:pPr>
        <w:rPr>
          <w:rtl/>
        </w:rPr>
      </w:pPr>
      <w:r w:rsidRPr="00CD067C">
        <w:rPr>
          <w:rtl/>
        </w:rPr>
        <w:t xml:space="preserve">הוא קרא את מכתבה של </w:t>
      </w:r>
      <w:r w:rsidR="008B1B44">
        <w:rPr>
          <w:rtl/>
        </w:rPr>
        <w:t>סופי</w:t>
      </w:r>
      <w:r w:rsidR="003765FF">
        <w:rPr>
          <w:rtl/>
        </w:rPr>
        <w:t xml:space="preserve"> הטובה בדרך מ</w:t>
      </w:r>
      <w:r w:rsidR="001D239A">
        <w:rPr>
          <w:rFonts w:hint="cs"/>
          <w:rtl/>
        </w:rPr>
        <w:t xml:space="preserve">סניף </w:t>
      </w:r>
      <w:r w:rsidR="003765FF">
        <w:rPr>
          <w:rtl/>
        </w:rPr>
        <w:t>הדואר לבית דודתו</w:t>
      </w:r>
      <w:r w:rsidR="003765FF">
        <w:rPr>
          <w:rFonts w:hint="cs"/>
          <w:rtl/>
        </w:rPr>
        <w:t>.</w:t>
      </w:r>
      <w:r w:rsidRPr="00CD067C">
        <w:rPr>
          <w:rtl/>
        </w:rPr>
        <w:t xml:space="preserve"> כתב</w:t>
      </w:r>
      <w:r w:rsidR="00C13DAB">
        <w:rPr>
          <w:rtl/>
        </w:rPr>
        <w:t xml:space="preserve"> ידה היה בוגר, חד וצר, דק ונקי</w:t>
      </w:r>
      <w:r w:rsidR="00C13DAB">
        <w:rPr>
          <w:rFonts w:hint="cs"/>
          <w:rtl/>
        </w:rPr>
        <w:t>.</w:t>
      </w:r>
      <w:r w:rsidR="009564E3">
        <w:rPr>
          <w:rtl/>
        </w:rPr>
        <w:t xml:space="preserve"> </w:t>
      </w:r>
      <w:r w:rsidRPr="00CD067C">
        <w:rPr>
          <w:rtl/>
        </w:rPr>
        <w:t xml:space="preserve">בדמיונו </w:t>
      </w:r>
      <w:r w:rsidR="00D42C39">
        <w:rPr>
          <w:rFonts w:hint="cs"/>
          <w:rtl/>
        </w:rPr>
        <w:t xml:space="preserve">שמע </w:t>
      </w:r>
      <w:r w:rsidRPr="00CD067C">
        <w:rPr>
          <w:rtl/>
        </w:rPr>
        <w:t xml:space="preserve">את קול החריטה הנעים של </w:t>
      </w:r>
      <w:r w:rsidR="00F82E85">
        <w:rPr>
          <w:rFonts w:hint="cs"/>
          <w:rtl/>
        </w:rPr>
        <w:t>עט</w:t>
      </w:r>
      <w:r w:rsidRPr="00CD067C">
        <w:rPr>
          <w:rtl/>
        </w:rPr>
        <w:t xml:space="preserve"> הפארקר הדק שלה</w:t>
      </w:r>
      <w:r w:rsidR="00A421DE">
        <w:rPr>
          <w:rFonts w:hint="cs"/>
          <w:rtl/>
        </w:rPr>
        <w:t>,</w:t>
      </w:r>
      <w:r w:rsidRPr="00CD067C">
        <w:rPr>
          <w:rtl/>
        </w:rPr>
        <w:t xml:space="preserve"> גולש על הדף הלבן </w:t>
      </w:r>
      <w:r w:rsidR="00D42C39">
        <w:rPr>
          <w:rFonts w:hint="cs"/>
          <w:rtl/>
        </w:rPr>
        <w:t>שהקפידה להניח</w:t>
      </w:r>
      <w:r w:rsidRPr="00CD067C">
        <w:rPr>
          <w:rtl/>
        </w:rPr>
        <w:t xml:space="preserve"> ישירות על השולחן, למניעת שקערוריות בדף</w:t>
      </w:r>
      <w:r w:rsidR="00C13DAB">
        <w:rPr>
          <w:rFonts w:hint="cs"/>
          <w:rtl/>
        </w:rPr>
        <w:t>.</w:t>
      </w:r>
      <w:r w:rsidRPr="00CD067C">
        <w:rPr>
          <w:rtl/>
        </w:rPr>
        <w:t xml:space="preserve"> </w:t>
      </w:r>
      <w:r w:rsidR="00345BE0" w:rsidRPr="00345BE0">
        <w:rPr>
          <w:rFonts w:cs="Times New Roman"/>
          <w:rtl/>
        </w:rPr>
        <w:t xml:space="preserve">כשהתהלך וקרא </w:t>
      </w:r>
      <w:r w:rsidR="00F13F71">
        <w:rPr>
          <w:rFonts w:hint="cs"/>
          <w:rtl/>
        </w:rPr>
        <w:t xml:space="preserve">אלכס </w:t>
      </w:r>
      <w:r w:rsidRPr="00CD067C">
        <w:rPr>
          <w:rtl/>
        </w:rPr>
        <w:t>לא הרים את מבטו מה</w:t>
      </w:r>
      <w:r w:rsidRPr="00CD067C">
        <w:rPr>
          <w:rFonts w:hint="cs"/>
          <w:rtl/>
        </w:rPr>
        <w:t>מכתב</w:t>
      </w:r>
      <w:r w:rsidR="00E76572">
        <w:rPr>
          <w:rFonts w:hint="cs"/>
          <w:rtl/>
        </w:rPr>
        <w:t>,</w:t>
      </w:r>
      <w:r w:rsidRPr="00CD067C">
        <w:rPr>
          <w:rtl/>
        </w:rPr>
        <w:t xml:space="preserve"> </w:t>
      </w:r>
      <w:r w:rsidR="00F13F71">
        <w:rPr>
          <w:rFonts w:hint="cs"/>
          <w:rtl/>
        </w:rPr>
        <w:t>כי</w:t>
      </w:r>
      <w:r w:rsidRPr="00CD067C">
        <w:rPr>
          <w:rtl/>
        </w:rPr>
        <w:t xml:space="preserve"> </w:t>
      </w:r>
      <w:r w:rsidR="00460308">
        <w:rPr>
          <w:rFonts w:hint="cs"/>
          <w:rtl/>
        </w:rPr>
        <w:t xml:space="preserve">כבר </w:t>
      </w:r>
      <w:r w:rsidRPr="00CD067C">
        <w:rPr>
          <w:rtl/>
        </w:rPr>
        <w:t xml:space="preserve">הכיר את </w:t>
      </w:r>
      <w:r w:rsidR="00C13DAB">
        <w:rPr>
          <w:rFonts w:hint="cs"/>
          <w:rtl/>
        </w:rPr>
        <w:t xml:space="preserve">תוואי </w:t>
      </w:r>
      <w:r w:rsidRPr="00CD067C">
        <w:rPr>
          <w:rtl/>
        </w:rPr>
        <w:t>השכונה היטב</w:t>
      </w:r>
      <w:r w:rsidR="00A734D6">
        <w:rPr>
          <w:rFonts w:hint="cs"/>
          <w:rtl/>
        </w:rPr>
        <w:t>,</w:t>
      </w:r>
      <w:r w:rsidRPr="00CD067C">
        <w:rPr>
          <w:rtl/>
        </w:rPr>
        <w:t xml:space="preserve"> ו</w:t>
      </w:r>
      <w:r w:rsidR="00F13F71">
        <w:rPr>
          <w:rFonts w:hint="cs"/>
          <w:rtl/>
        </w:rPr>
        <w:t xml:space="preserve">אכן </w:t>
      </w:r>
      <w:r w:rsidRPr="00CD067C">
        <w:rPr>
          <w:rtl/>
        </w:rPr>
        <w:t>לא מעד ולו פעם אחת.</w:t>
      </w:r>
    </w:p>
    <w:p w14:paraId="4F08C149" w14:textId="54306F24" w:rsidR="00250F08" w:rsidRPr="00721936" w:rsidRDefault="00250F08" w:rsidP="00C13DAB">
      <w:pPr>
        <w:rPr>
          <w:b/>
          <w:bCs/>
          <w:rtl/>
        </w:rPr>
      </w:pPr>
      <w:r w:rsidRPr="00721936">
        <w:rPr>
          <w:b/>
          <w:bCs/>
          <w:rtl/>
        </w:rPr>
        <w:t>א</w:t>
      </w:r>
      <w:r w:rsidR="003765FF" w:rsidRPr="00721936">
        <w:rPr>
          <w:b/>
          <w:bCs/>
          <w:rtl/>
        </w:rPr>
        <w:t xml:space="preserve">לכס היקר, </w:t>
      </w:r>
      <w:r w:rsidR="003765FF">
        <w:rPr>
          <w:rtl/>
        </w:rPr>
        <w:t xml:space="preserve">היא </w:t>
      </w:r>
      <w:r w:rsidR="00036092" w:rsidRPr="00036092">
        <w:rPr>
          <w:rFonts w:cs="Times New Roman"/>
          <w:rtl/>
        </w:rPr>
        <w:t>פתחה</w:t>
      </w:r>
      <w:r w:rsidR="00036092">
        <w:rPr>
          <w:rFonts w:cs="Times New Roman" w:hint="cs"/>
          <w:rtl/>
        </w:rPr>
        <w:t xml:space="preserve"> </w:t>
      </w:r>
      <w:r w:rsidR="003765FF">
        <w:rPr>
          <w:rtl/>
        </w:rPr>
        <w:t>ברשמיות</w:t>
      </w:r>
      <w:r w:rsidR="00C13DAB">
        <w:rPr>
          <w:rFonts w:hint="cs"/>
          <w:rtl/>
        </w:rPr>
        <w:t>, ממש</w:t>
      </w:r>
      <w:r w:rsidR="003765FF">
        <w:rPr>
          <w:rtl/>
        </w:rPr>
        <w:t xml:space="preserve"> </w:t>
      </w:r>
      <w:r w:rsidR="003765FF">
        <w:rPr>
          <w:rFonts w:hint="cs"/>
          <w:rtl/>
        </w:rPr>
        <w:t>כ</w:t>
      </w:r>
      <w:r w:rsidRPr="00CD067C">
        <w:rPr>
          <w:rtl/>
        </w:rPr>
        <w:t>אליזבת בנט בשעת</w:t>
      </w:r>
      <w:r w:rsidR="00345BE0">
        <w:rPr>
          <w:rFonts w:hint="cs"/>
          <w:rtl/>
        </w:rPr>
        <w:t>ה, [</w:t>
      </w:r>
      <w:r w:rsidRPr="00CD067C">
        <w:rPr>
          <w:rtl/>
        </w:rPr>
        <w:t xml:space="preserve">או </w:t>
      </w:r>
      <w:r w:rsidRPr="00CD067C">
        <w:rPr>
          <w:rFonts w:hint="cs"/>
          <w:rtl/>
        </w:rPr>
        <w:t xml:space="preserve">אולי </w:t>
      </w:r>
      <w:r w:rsidRPr="00CD067C">
        <w:rPr>
          <w:rtl/>
        </w:rPr>
        <w:t>לפחות כך קיוותה,</w:t>
      </w:r>
      <w:r w:rsidR="00345BE0">
        <w:rPr>
          <w:rFonts w:hint="cs"/>
          <w:rtl/>
        </w:rPr>
        <w:t>]</w:t>
      </w:r>
      <w:r w:rsidRPr="00CD067C">
        <w:rPr>
          <w:rtl/>
        </w:rPr>
        <w:t xml:space="preserve"> </w:t>
      </w:r>
      <w:r w:rsidRPr="00721936">
        <w:rPr>
          <w:b/>
          <w:bCs/>
          <w:rtl/>
        </w:rPr>
        <w:t>ה</w:t>
      </w:r>
      <w:r w:rsidR="00F34FE9" w:rsidRPr="00721936">
        <w:rPr>
          <w:rFonts w:hint="cs"/>
          <w:b/>
          <w:bCs/>
          <w:rtl/>
        </w:rPr>
        <w:t>מפיק אתה הנאה</w:t>
      </w:r>
      <w:r w:rsidRPr="00721936">
        <w:rPr>
          <w:b/>
          <w:bCs/>
          <w:rtl/>
        </w:rPr>
        <w:t xml:space="preserve"> מחופשתך בישראל? </w:t>
      </w:r>
      <w:r w:rsidR="00F34FE9" w:rsidRPr="00721936">
        <w:rPr>
          <w:rFonts w:hint="cs"/>
          <w:b/>
          <w:bCs/>
          <w:rtl/>
        </w:rPr>
        <w:t xml:space="preserve">כשלעצמי, </w:t>
      </w:r>
      <w:r w:rsidRPr="00721936">
        <w:rPr>
          <w:b/>
          <w:bCs/>
          <w:rtl/>
        </w:rPr>
        <w:t xml:space="preserve">מבלה </w:t>
      </w:r>
      <w:r w:rsidR="00C13DAB" w:rsidRPr="00721936">
        <w:rPr>
          <w:rFonts w:hint="cs"/>
          <w:b/>
          <w:bCs/>
          <w:rtl/>
        </w:rPr>
        <w:t>אני</w:t>
      </w:r>
      <w:r w:rsidR="00F34FE9" w:rsidRPr="00721936">
        <w:rPr>
          <w:rFonts w:hint="cs"/>
          <w:b/>
          <w:bCs/>
          <w:rtl/>
        </w:rPr>
        <w:t xml:space="preserve"> </w:t>
      </w:r>
      <w:r w:rsidRPr="00721936">
        <w:rPr>
          <w:b/>
          <w:bCs/>
          <w:rtl/>
        </w:rPr>
        <w:t>את ימי</w:t>
      </w:r>
      <w:r w:rsidR="00C13DAB" w:rsidRPr="00721936">
        <w:rPr>
          <w:rFonts w:hint="cs"/>
          <w:b/>
          <w:bCs/>
          <w:rtl/>
        </w:rPr>
        <w:t>י</w:t>
      </w:r>
      <w:r w:rsidRPr="00721936">
        <w:rPr>
          <w:b/>
          <w:bCs/>
          <w:rtl/>
        </w:rPr>
        <w:t xml:space="preserve"> </w:t>
      </w:r>
      <w:r w:rsidR="00AC59B8" w:rsidRPr="00721936">
        <w:rPr>
          <w:rFonts w:hint="cs"/>
          <w:b/>
          <w:bCs/>
          <w:rtl/>
        </w:rPr>
        <w:t>בחברת</w:t>
      </w:r>
      <w:r w:rsidR="00AC59B8" w:rsidRPr="00721936">
        <w:rPr>
          <w:b/>
          <w:bCs/>
          <w:rtl/>
        </w:rPr>
        <w:t xml:space="preserve"> </w:t>
      </w:r>
      <w:r w:rsidRPr="00721936">
        <w:rPr>
          <w:b/>
          <w:bCs/>
          <w:rtl/>
        </w:rPr>
        <w:t>פסנתר</w:t>
      </w:r>
      <w:r w:rsidR="00F34FE9" w:rsidRPr="00721936">
        <w:rPr>
          <w:rFonts w:hint="cs"/>
          <w:b/>
          <w:bCs/>
          <w:rtl/>
        </w:rPr>
        <w:t>ם</w:t>
      </w:r>
      <w:r w:rsidRPr="00721936">
        <w:rPr>
          <w:b/>
          <w:bCs/>
          <w:rtl/>
        </w:rPr>
        <w:t xml:space="preserve"> של השכנים, סטיינווי</w:t>
      </w:r>
      <w:r w:rsidR="00721936" w:rsidRPr="00721936">
        <w:rPr>
          <w:rFonts w:hint="cs"/>
          <w:b/>
          <w:bCs/>
          <w:rtl/>
        </w:rPr>
        <w:t>י</w:t>
      </w:r>
      <w:r w:rsidRPr="00721936">
        <w:rPr>
          <w:b/>
          <w:bCs/>
          <w:rtl/>
        </w:rPr>
        <w:t xml:space="preserve"> עומד </w:t>
      </w:r>
      <w:bookmarkStart w:id="30" w:name="_Hlk506555377"/>
      <w:r w:rsidR="002D2BD9" w:rsidRPr="00721936">
        <w:rPr>
          <w:rFonts w:hint="cs"/>
          <w:b/>
          <w:bCs/>
          <w:rtl/>
        </w:rPr>
        <w:t xml:space="preserve">שלא כוון זה זמן רב. לדאבוני נדרש גם </w:t>
      </w:r>
      <w:r w:rsidR="002D2BD9" w:rsidRPr="00721936">
        <w:rPr>
          <w:rFonts w:cs="Times New Roman"/>
          <w:b/>
          <w:bCs/>
          <w:rtl/>
        </w:rPr>
        <w:t xml:space="preserve">שיוף </w:t>
      </w:r>
      <w:r w:rsidR="002D2BD9" w:rsidRPr="00721936">
        <w:rPr>
          <w:rFonts w:cs="Times New Roman" w:hint="cs"/>
          <w:b/>
          <w:bCs/>
          <w:rtl/>
        </w:rPr>
        <w:t>ה</w:t>
      </w:r>
      <w:r w:rsidR="002D2BD9" w:rsidRPr="00721936">
        <w:rPr>
          <w:rFonts w:cs="Times New Roman"/>
          <w:b/>
          <w:bCs/>
          <w:rtl/>
        </w:rPr>
        <w:t xml:space="preserve">פטישים </w:t>
      </w:r>
      <w:r w:rsidR="002D2BD9" w:rsidRPr="00721936">
        <w:rPr>
          <w:rFonts w:cs="Times New Roman" w:hint="cs"/>
          <w:b/>
          <w:bCs/>
          <w:rtl/>
        </w:rPr>
        <w:t>ו</w:t>
      </w:r>
      <w:r w:rsidR="002D2BD9" w:rsidRPr="00721936">
        <w:rPr>
          <w:rFonts w:cs="Times New Roman"/>
          <w:b/>
          <w:bCs/>
          <w:rtl/>
        </w:rPr>
        <w:t xml:space="preserve">איזון </w:t>
      </w:r>
      <w:r w:rsidR="002D2BD9" w:rsidRPr="00721936">
        <w:rPr>
          <w:rFonts w:cs="Times New Roman" w:hint="cs"/>
          <w:b/>
          <w:bCs/>
          <w:rtl/>
        </w:rPr>
        <w:t>ה</w:t>
      </w:r>
      <w:r w:rsidR="002D2BD9" w:rsidRPr="00721936">
        <w:rPr>
          <w:rFonts w:cs="Times New Roman"/>
          <w:b/>
          <w:bCs/>
          <w:rtl/>
        </w:rPr>
        <w:t>מנגנון,</w:t>
      </w:r>
      <w:r w:rsidR="002D2BD9" w:rsidRPr="00721936">
        <w:rPr>
          <w:rFonts w:cs="Times New Roman" w:hint="cs"/>
          <w:b/>
          <w:bCs/>
          <w:rtl/>
        </w:rPr>
        <w:t xml:space="preserve"> ובינתיים לאחר הראשון משני</w:t>
      </w:r>
      <w:r w:rsidR="002D2BD9" w:rsidRPr="00721936">
        <w:rPr>
          <w:rFonts w:hint="cs"/>
          <w:b/>
          <w:bCs/>
          <w:rtl/>
        </w:rPr>
        <w:t xml:space="preserve"> כוונונים </w:t>
      </w:r>
      <w:r w:rsidR="00345BE0" w:rsidRPr="00721936">
        <w:rPr>
          <w:rFonts w:hint="cs"/>
          <w:b/>
          <w:bCs/>
          <w:rtl/>
        </w:rPr>
        <w:t>[</w:t>
      </w:r>
      <w:r w:rsidR="002D2BD9" w:rsidRPr="00721936">
        <w:rPr>
          <w:rFonts w:hint="cs"/>
          <w:b/>
          <w:bCs/>
          <w:rtl/>
        </w:rPr>
        <w:t>חזקים וגסים</w:t>
      </w:r>
      <w:r w:rsidR="00345BE0" w:rsidRPr="00721936">
        <w:rPr>
          <w:rFonts w:hint="cs"/>
          <w:b/>
          <w:bCs/>
          <w:rtl/>
        </w:rPr>
        <w:t>]</w:t>
      </w:r>
      <w:r w:rsidR="002D2BD9" w:rsidRPr="00721936">
        <w:rPr>
          <w:rFonts w:hint="cs"/>
          <w:b/>
          <w:bCs/>
          <w:rtl/>
        </w:rPr>
        <w:t xml:space="preserve"> </w:t>
      </w:r>
      <w:r w:rsidR="002D2BD9" w:rsidRPr="00721936">
        <w:rPr>
          <w:rFonts w:cs="Times New Roman" w:hint="cs"/>
          <w:b/>
          <w:bCs/>
          <w:rtl/>
        </w:rPr>
        <w:t xml:space="preserve">עדיין מפיק הפסנתר </w:t>
      </w:r>
      <w:bookmarkEnd w:id="30"/>
      <w:r w:rsidR="0059304B" w:rsidRPr="00721936">
        <w:rPr>
          <w:b/>
          <w:bCs/>
          <w:rtl/>
        </w:rPr>
        <w:t xml:space="preserve">צליל חד מדי. קולין </w:t>
      </w:r>
      <w:bookmarkStart w:id="31" w:name="_Hlk506555529"/>
      <w:r w:rsidR="008E6198" w:rsidRPr="00721936">
        <w:rPr>
          <w:b/>
          <w:bCs/>
          <w:rtl/>
        </w:rPr>
        <w:t>–</w:t>
      </w:r>
      <w:r w:rsidR="008E6198" w:rsidRPr="00721936">
        <w:rPr>
          <w:rFonts w:hint="cs"/>
          <w:b/>
          <w:bCs/>
          <w:rtl/>
        </w:rPr>
        <w:t xml:space="preserve"> הרי זוכר אתה ודאי את </w:t>
      </w:r>
      <w:r w:rsidR="00D0415C" w:rsidRPr="00721936">
        <w:rPr>
          <w:rFonts w:cs="Times New Roman"/>
          <w:b/>
          <w:bCs/>
          <w:rtl/>
        </w:rPr>
        <w:t>שכננו החדש שאליו התוודעת לפני נסיעתך</w:t>
      </w:r>
      <w:r w:rsidR="008E6198" w:rsidRPr="00721936">
        <w:rPr>
          <w:rFonts w:hint="cs"/>
          <w:b/>
          <w:bCs/>
          <w:rtl/>
        </w:rPr>
        <w:t xml:space="preserve"> </w:t>
      </w:r>
      <w:r w:rsidR="008E6198" w:rsidRPr="00721936">
        <w:rPr>
          <w:b/>
          <w:bCs/>
          <w:rtl/>
        </w:rPr>
        <w:t>–</w:t>
      </w:r>
      <w:r w:rsidR="008E6198" w:rsidRPr="00721936">
        <w:rPr>
          <w:rFonts w:hint="cs"/>
          <w:b/>
          <w:bCs/>
          <w:rtl/>
        </w:rPr>
        <w:t xml:space="preserve"> </w:t>
      </w:r>
      <w:bookmarkEnd w:id="31"/>
      <w:r w:rsidRPr="00721936">
        <w:rPr>
          <w:b/>
          <w:bCs/>
          <w:rtl/>
        </w:rPr>
        <w:t xml:space="preserve">עזר </w:t>
      </w:r>
      <w:r w:rsidR="003765FF" w:rsidRPr="00721936">
        <w:rPr>
          <w:b/>
          <w:bCs/>
          <w:rtl/>
        </w:rPr>
        <w:t xml:space="preserve">לי </w:t>
      </w:r>
      <w:r w:rsidR="00AC59B8" w:rsidRPr="00721936">
        <w:rPr>
          <w:b/>
          <w:bCs/>
          <w:rtl/>
        </w:rPr>
        <w:t>לה</w:t>
      </w:r>
      <w:r w:rsidR="00AC59B8" w:rsidRPr="00721936">
        <w:rPr>
          <w:rFonts w:hint="cs"/>
          <w:b/>
          <w:bCs/>
          <w:rtl/>
        </w:rPr>
        <w:t>סיט</w:t>
      </w:r>
      <w:r w:rsidR="00AC59B8" w:rsidRPr="00721936">
        <w:rPr>
          <w:b/>
          <w:bCs/>
          <w:rtl/>
        </w:rPr>
        <w:t xml:space="preserve"> </w:t>
      </w:r>
      <w:r w:rsidR="00F34FE9" w:rsidRPr="00721936">
        <w:rPr>
          <w:rFonts w:hint="cs"/>
          <w:b/>
          <w:bCs/>
          <w:rtl/>
        </w:rPr>
        <w:t xml:space="preserve">קמעה </w:t>
      </w:r>
      <w:r w:rsidR="003765FF" w:rsidRPr="00721936">
        <w:rPr>
          <w:b/>
          <w:bCs/>
          <w:rtl/>
        </w:rPr>
        <w:t>את הפסנתר מהקיר ו</w:t>
      </w:r>
      <w:r w:rsidR="003765FF" w:rsidRPr="00721936">
        <w:rPr>
          <w:rFonts w:hint="cs"/>
          <w:b/>
          <w:bCs/>
          <w:rtl/>
        </w:rPr>
        <w:t>עומק</w:t>
      </w:r>
      <w:r w:rsidR="00D42C39" w:rsidRPr="00721936">
        <w:rPr>
          <w:rFonts w:hint="cs"/>
          <w:b/>
          <w:bCs/>
          <w:rtl/>
        </w:rPr>
        <w:t xml:space="preserve"> הצליל</w:t>
      </w:r>
      <w:r w:rsidR="0059304B" w:rsidRPr="00721936">
        <w:rPr>
          <w:b/>
          <w:bCs/>
          <w:rtl/>
        </w:rPr>
        <w:t xml:space="preserve"> </w:t>
      </w:r>
      <w:r w:rsidR="003765FF" w:rsidRPr="00721936">
        <w:rPr>
          <w:rFonts w:hint="cs"/>
          <w:b/>
          <w:bCs/>
          <w:rtl/>
        </w:rPr>
        <w:t>השת</w:t>
      </w:r>
      <w:r w:rsidR="0059304B" w:rsidRPr="00721936">
        <w:rPr>
          <w:rFonts w:hint="cs"/>
          <w:b/>
          <w:bCs/>
          <w:rtl/>
        </w:rPr>
        <w:t>פר</w:t>
      </w:r>
      <w:r w:rsidRPr="00721936">
        <w:rPr>
          <w:b/>
          <w:bCs/>
          <w:rtl/>
        </w:rPr>
        <w:t xml:space="preserve"> מעט.</w:t>
      </w:r>
      <w:bookmarkStart w:id="32" w:name="_Hlk506555587"/>
      <w:r w:rsidR="002D2BD9" w:rsidRPr="00721936">
        <w:rPr>
          <w:rFonts w:hint="cs"/>
          <w:b/>
          <w:bCs/>
          <w:rtl/>
        </w:rPr>
        <w:t xml:space="preserve"> בטוח</w:t>
      </w:r>
      <w:r w:rsidR="006B6F39" w:rsidRPr="00721936">
        <w:rPr>
          <w:rFonts w:hint="cs"/>
          <w:b/>
          <w:bCs/>
          <w:rtl/>
        </w:rPr>
        <w:t>ני כי</w:t>
      </w:r>
      <w:r w:rsidR="002D2BD9" w:rsidRPr="00721936">
        <w:rPr>
          <w:rFonts w:hint="cs"/>
          <w:b/>
          <w:bCs/>
          <w:rtl/>
        </w:rPr>
        <w:t xml:space="preserve"> לאחר הכוונון הסופי, העדין</w:t>
      </w:r>
      <w:r w:rsidR="00D42C39" w:rsidRPr="00721936">
        <w:rPr>
          <w:rFonts w:hint="cs"/>
          <w:b/>
          <w:bCs/>
          <w:rtl/>
        </w:rPr>
        <w:t>,</w:t>
      </w:r>
      <w:r w:rsidR="002D2BD9" w:rsidRPr="00721936">
        <w:rPr>
          <w:rFonts w:cs="Times New Roman" w:hint="cs"/>
          <w:b/>
          <w:bCs/>
          <w:rtl/>
        </w:rPr>
        <w:t xml:space="preserve"> נוכל ל</w:t>
      </w:r>
      <w:r w:rsidR="00A734D6" w:rsidRPr="00721936">
        <w:rPr>
          <w:rFonts w:cs="Times New Roman"/>
          <w:b/>
          <w:bCs/>
          <w:rtl/>
        </w:rPr>
        <w:t>התענג על</w:t>
      </w:r>
      <w:r w:rsidR="002D2BD9" w:rsidRPr="00721936">
        <w:rPr>
          <w:rFonts w:cs="Times New Roman" w:hint="cs"/>
          <w:b/>
          <w:bCs/>
          <w:rtl/>
        </w:rPr>
        <w:t xml:space="preserve"> ה</w:t>
      </w:r>
      <w:r w:rsidR="002D2BD9" w:rsidRPr="00721936">
        <w:rPr>
          <w:rFonts w:cs="Times New Roman"/>
          <w:b/>
          <w:bCs/>
          <w:rtl/>
        </w:rPr>
        <w:t xml:space="preserve">צליל </w:t>
      </w:r>
      <w:r w:rsidR="002D2BD9" w:rsidRPr="00721936">
        <w:rPr>
          <w:rFonts w:cs="Times New Roman" w:hint="cs"/>
          <w:b/>
          <w:bCs/>
          <w:rtl/>
        </w:rPr>
        <w:t>ה</w:t>
      </w:r>
      <w:r w:rsidR="002D2BD9" w:rsidRPr="00721936">
        <w:rPr>
          <w:rFonts w:cs="Times New Roman"/>
          <w:b/>
          <w:bCs/>
          <w:rtl/>
        </w:rPr>
        <w:t>חם</w:t>
      </w:r>
      <w:r w:rsidR="002D2BD9" w:rsidRPr="00721936">
        <w:rPr>
          <w:rFonts w:cs="Times New Roman" w:hint="cs"/>
          <w:b/>
          <w:bCs/>
          <w:rtl/>
        </w:rPr>
        <w:t>,</w:t>
      </w:r>
      <w:r w:rsidR="002D2BD9" w:rsidRPr="00721936">
        <w:rPr>
          <w:rFonts w:cs="Times New Roman"/>
          <w:b/>
          <w:bCs/>
          <w:rtl/>
        </w:rPr>
        <w:t xml:space="preserve"> </w:t>
      </w:r>
      <w:r w:rsidR="002D2BD9" w:rsidRPr="00721936">
        <w:rPr>
          <w:rFonts w:cs="Times New Roman" w:hint="cs"/>
          <w:b/>
          <w:bCs/>
          <w:rtl/>
        </w:rPr>
        <w:t>ה</w:t>
      </w:r>
      <w:r w:rsidR="002D2BD9" w:rsidRPr="00721936">
        <w:rPr>
          <w:rFonts w:cs="Times New Roman"/>
          <w:b/>
          <w:bCs/>
          <w:rtl/>
        </w:rPr>
        <w:t>מעוגל</w:t>
      </w:r>
      <w:r w:rsidR="00721936" w:rsidRPr="00721936">
        <w:rPr>
          <w:rFonts w:cs="Times New Roman" w:hint="cs"/>
          <w:b/>
          <w:bCs/>
          <w:rtl/>
        </w:rPr>
        <w:t>,</w:t>
      </w:r>
      <w:r w:rsidR="002D2BD9" w:rsidRPr="00721936">
        <w:rPr>
          <w:rFonts w:cs="Times New Roman" w:hint="cs"/>
          <w:b/>
          <w:bCs/>
          <w:rtl/>
        </w:rPr>
        <w:t xml:space="preserve"> שנחבא בקרבו.</w:t>
      </w:r>
    </w:p>
    <w:bookmarkEnd w:id="32"/>
    <w:p w14:paraId="1DEBE689" w14:textId="1AA55C16" w:rsidR="00250F08" w:rsidRPr="00721936" w:rsidRDefault="00250F08" w:rsidP="00F34FE9">
      <w:pPr>
        <w:rPr>
          <w:b/>
          <w:bCs/>
          <w:rtl/>
        </w:rPr>
      </w:pPr>
      <w:r w:rsidRPr="00721936">
        <w:rPr>
          <w:b/>
          <w:bCs/>
          <w:rtl/>
        </w:rPr>
        <w:lastRenderedPageBreak/>
        <w:t>מור</w:t>
      </w:r>
      <w:r w:rsidR="00F34FE9" w:rsidRPr="00721936">
        <w:rPr>
          <w:rFonts w:hint="cs"/>
          <w:b/>
          <w:bCs/>
          <w:rtl/>
        </w:rPr>
        <w:t>י</w:t>
      </w:r>
      <w:r w:rsidRPr="00721936">
        <w:rPr>
          <w:b/>
          <w:bCs/>
          <w:rtl/>
        </w:rPr>
        <w:t xml:space="preserve"> החדש, מר פאר</w:t>
      </w:r>
      <w:r w:rsidR="00D0415C" w:rsidRPr="00721936">
        <w:rPr>
          <w:rFonts w:hint="cs"/>
          <w:b/>
          <w:bCs/>
          <w:rtl/>
        </w:rPr>
        <w:t>א</w:t>
      </w:r>
      <w:r w:rsidRPr="00721936">
        <w:rPr>
          <w:b/>
          <w:bCs/>
          <w:rtl/>
        </w:rPr>
        <w:t>דו</w:t>
      </w:r>
      <w:r w:rsidR="008E6888" w:rsidRPr="00721936">
        <w:rPr>
          <w:rFonts w:hint="cs"/>
          <w:b/>
          <w:bCs/>
          <w:rtl/>
        </w:rPr>
        <w:t>,</w:t>
      </w:r>
      <w:r w:rsidR="00466FDF" w:rsidRPr="00721936">
        <w:rPr>
          <w:rFonts w:hint="cs"/>
          <w:b/>
          <w:bCs/>
          <w:rtl/>
        </w:rPr>
        <w:t xml:space="preserve"> </w:t>
      </w:r>
      <w:r w:rsidR="00AC59B8" w:rsidRPr="00721936">
        <w:rPr>
          <w:rFonts w:hint="cs"/>
          <w:b/>
          <w:bCs/>
          <w:rtl/>
        </w:rPr>
        <w:t>מת</w:t>
      </w:r>
      <w:r w:rsidR="00466FDF" w:rsidRPr="00721936">
        <w:rPr>
          <w:rFonts w:hint="cs"/>
          <w:b/>
          <w:bCs/>
          <w:rtl/>
        </w:rPr>
        <w:t>ג</w:t>
      </w:r>
      <w:r w:rsidR="00AC59B8" w:rsidRPr="00721936">
        <w:rPr>
          <w:rFonts w:hint="cs"/>
          <w:b/>
          <w:bCs/>
          <w:rtl/>
        </w:rPr>
        <w:t>ור</w:t>
      </w:r>
      <w:r w:rsidR="00466FDF" w:rsidRPr="00721936">
        <w:rPr>
          <w:rFonts w:hint="cs"/>
          <w:b/>
          <w:bCs/>
          <w:rtl/>
        </w:rPr>
        <w:t xml:space="preserve">ר בקמדן, וקולין </w:t>
      </w:r>
      <w:r w:rsidR="00F34FE9" w:rsidRPr="00721936">
        <w:rPr>
          <w:rFonts w:hint="cs"/>
          <w:b/>
          <w:bCs/>
          <w:rtl/>
        </w:rPr>
        <w:t xml:space="preserve">באדיבותו </w:t>
      </w:r>
      <w:r w:rsidR="00466FDF" w:rsidRPr="00721936">
        <w:rPr>
          <w:rFonts w:hint="cs"/>
          <w:b/>
          <w:bCs/>
          <w:rtl/>
        </w:rPr>
        <w:t>נוהג ל</w:t>
      </w:r>
      <w:r w:rsidR="00A734D6" w:rsidRPr="00721936">
        <w:rPr>
          <w:rFonts w:hint="cs"/>
          <w:b/>
          <w:bCs/>
          <w:rtl/>
        </w:rPr>
        <w:t>ה</w:t>
      </w:r>
      <w:r w:rsidR="00A734D6" w:rsidRPr="00721936">
        <w:rPr>
          <w:rFonts w:cs="Times New Roman"/>
          <w:b/>
          <w:bCs/>
          <w:rtl/>
        </w:rPr>
        <w:t>תלוות</w:t>
      </w:r>
      <w:r w:rsidR="00466FDF" w:rsidRPr="00721936">
        <w:rPr>
          <w:rFonts w:hint="cs"/>
          <w:b/>
          <w:bCs/>
          <w:rtl/>
        </w:rPr>
        <w:t xml:space="preserve"> אל</w:t>
      </w:r>
      <w:r w:rsidR="008E6888" w:rsidRPr="00721936">
        <w:rPr>
          <w:rFonts w:hint="cs"/>
          <w:b/>
          <w:bCs/>
          <w:rtl/>
        </w:rPr>
        <w:t>י</w:t>
      </w:r>
      <w:r w:rsidR="00466FDF" w:rsidRPr="00721936">
        <w:rPr>
          <w:rFonts w:hint="cs"/>
          <w:b/>
          <w:bCs/>
          <w:rtl/>
        </w:rPr>
        <w:t>י ולעיתים אף לה</w:t>
      </w:r>
      <w:r w:rsidR="008E6888" w:rsidRPr="00721936">
        <w:rPr>
          <w:rFonts w:hint="cs"/>
          <w:b/>
          <w:bCs/>
          <w:rtl/>
        </w:rPr>
        <w:t>י</w:t>
      </w:r>
      <w:r w:rsidR="00466FDF" w:rsidRPr="00721936">
        <w:rPr>
          <w:rFonts w:hint="cs"/>
          <w:b/>
          <w:bCs/>
          <w:rtl/>
        </w:rPr>
        <w:t xml:space="preserve">כנס </w:t>
      </w:r>
      <w:r w:rsidR="00036092" w:rsidRPr="00721936">
        <w:rPr>
          <w:rFonts w:hint="cs"/>
          <w:b/>
          <w:bCs/>
          <w:rtl/>
        </w:rPr>
        <w:t xml:space="preserve">עימי </w:t>
      </w:r>
      <w:r w:rsidR="00466FDF" w:rsidRPr="00721936">
        <w:rPr>
          <w:rFonts w:hint="cs"/>
          <w:b/>
          <w:bCs/>
          <w:rtl/>
        </w:rPr>
        <w:t>לשיעורים.</w:t>
      </w:r>
    </w:p>
    <w:p w14:paraId="7DF7E783" w14:textId="54CA7DF9" w:rsidR="00250F08" w:rsidRPr="00721936" w:rsidRDefault="00250F08" w:rsidP="00AC59B8">
      <w:pPr>
        <w:rPr>
          <w:b/>
          <w:bCs/>
          <w:rtl/>
        </w:rPr>
      </w:pPr>
      <w:r w:rsidRPr="00721936">
        <w:rPr>
          <w:b/>
          <w:bCs/>
          <w:rtl/>
        </w:rPr>
        <w:t xml:space="preserve">תיאו </w:t>
      </w:r>
      <w:r w:rsidR="00F34FE9" w:rsidRPr="00721936">
        <w:rPr>
          <w:rFonts w:hint="cs"/>
          <w:b/>
          <w:bCs/>
          <w:rtl/>
        </w:rPr>
        <w:t>הפעוט</w:t>
      </w:r>
      <w:r w:rsidRPr="00721936">
        <w:rPr>
          <w:b/>
          <w:bCs/>
          <w:rtl/>
        </w:rPr>
        <w:t xml:space="preserve"> </w:t>
      </w:r>
      <w:r w:rsidR="00F34FE9" w:rsidRPr="00721936">
        <w:rPr>
          <w:rFonts w:hint="cs"/>
          <w:b/>
          <w:bCs/>
          <w:rtl/>
        </w:rPr>
        <w:t>היקר איננו חדל</w:t>
      </w:r>
      <w:r w:rsidRPr="00721936">
        <w:rPr>
          <w:b/>
          <w:bCs/>
          <w:rtl/>
        </w:rPr>
        <w:t xml:space="preserve"> </w:t>
      </w:r>
      <w:r w:rsidR="00F34FE9" w:rsidRPr="00721936">
        <w:rPr>
          <w:rFonts w:hint="cs"/>
          <w:b/>
          <w:bCs/>
          <w:rtl/>
        </w:rPr>
        <w:t>מ</w:t>
      </w:r>
      <w:r w:rsidRPr="00721936">
        <w:rPr>
          <w:b/>
          <w:bCs/>
          <w:rtl/>
        </w:rPr>
        <w:t>צרח</w:t>
      </w:r>
      <w:r w:rsidR="00F34FE9" w:rsidRPr="00721936">
        <w:rPr>
          <w:rFonts w:hint="cs"/>
          <w:b/>
          <w:bCs/>
          <w:rtl/>
        </w:rPr>
        <w:t>ותיו</w:t>
      </w:r>
      <w:r w:rsidRPr="00721936">
        <w:rPr>
          <w:b/>
          <w:bCs/>
          <w:rtl/>
        </w:rPr>
        <w:t xml:space="preserve">, ומצבה של אימנו </w:t>
      </w:r>
      <w:r w:rsidR="00AC59B8" w:rsidRPr="00721936">
        <w:rPr>
          <w:b/>
          <w:bCs/>
          <w:rtl/>
        </w:rPr>
        <w:t>ה</w:t>
      </w:r>
      <w:r w:rsidR="00AC59B8" w:rsidRPr="00721936">
        <w:rPr>
          <w:rFonts w:hint="cs"/>
          <w:b/>
          <w:bCs/>
          <w:rtl/>
        </w:rPr>
        <w:t>אומלל</w:t>
      </w:r>
      <w:r w:rsidR="00AC59B8" w:rsidRPr="00721936">
        <w:rPr>
          <w:b/>
          <w:bCs/>
          <w:rtl/>
        </w:rPr>
        <w:t xml:space="preserve">ה </w:t>
      </w:r>
      <w:r w:rsidRPr="00721936">
        <w:rPr>
          <w:b/>
          <w:bCs/>
          <w:rtl/>
        </w:rPr>
        <w:t xml:space="preserve">– </w:t>
      </w:r>
    </w:p>
    <w:p w14:paraId="2A799350" w14:textId="77777777" w:rsidR="00250F08" w:rsidRPr="00CD067C" w:rsidRDefault="00250F08" w:rsidP="00250000">
      <w:pPr>
        <w:rPr>
          <w:rtl/>
        </w:rPr>
      </w:pPr>
      <w:r w:rsidRPr="00CD067C">
        <w:rPr>
          <w:rtl/>
        </w:rPr>
        <w:t>"שלום."</w:t>
      </w:r>
    </w:p>
    <w:p w14:paraId="15152E52" w14:textId="7665AFEF" w:rsidR="00250F08" w:rsidRPr="00CD067C" w:rsidRDefault="00250F08" w:rsidP="00D24744">
      <w:pPr>
        <w:rPr>
          <w:rtl/>
        </w:rPr>
      </w:pPr>
      <w:r w:rsidRPr="00CD067C">
        <w:rPr>
          <w:rtl/>
        </w:rPr>
        <w:t xml:space="preserve">אלכס הציץ מעל </w:t>
      </w:r>
      <w:r w:rsidR="00D24744">
        <w:rPr>
          <w:rFonts w:hint="cs"/>
          <w:rtl/>
        </w:rPr>
        <w:t>ל</w:t>
      </w:r>
      <w:r w:rsidRPr="00CD067C">
        <w:rPr>
          <w:rtl/>
        </w:rPr>
        <w:t xml:space="preserve">מכתב </w:t>
      </w:r>
      <w:r w:rsidR="00C13DAB">
        <w:rPr>
          <w:rFonts w:hint="cs"/>
          <w:rtl/>
        </w:rPr>
        <w:t>מ</w:t>
      </w:r>
      <w:r w:rsidRPr="00CD067C">
        <w:rPr>
          <w:rtl/>
        </w:rPr>
        <w:t>בלי להפסיק את צעידתו.</w:t>
      </w:r>
      <w:r w:rsidR="0064554E">
        <w:rPr>
          <w:rtl/>
        </w:rPr>
        <w:t xml:space="preserve"> ילד כהה, גבוה ממנו בראש </w:t>
      </w:r>
      <w:r w:rsidR="0064554E">
        <w:rPr>
          <w:rFonts w:hint="cs"/>
          <w:rtl/>
        </w:rPr>
        <w:t>ו</w:t>
      </w:r>
      <w:r w:rsidRPr="00CD067C">
        <w:rPr>
          <w:rtl/>
        </w:rPr>
        <w:t>יותר</w:t>
      </w:r>
      <w:r w:rsidR="00F82E85">
        <w:rPr>
          <w:rFonts w:hint="cs"/>
          <w:rtl/>
        </w:rPr>
        <w:t>,</w:t>
      </w:r>
      <w:r w:rsidRPr="00CD067C">
        <w:rPr>
          <w:rtl/>
        </w:rPr>
        <w:t xml:space="preserve"> עמד בשילוב ידיים, שעוּן על </w:t>
      </w:r>
      <w:r w:rsidR="006C6601">
        <w:rPr>
          <w:rFonts w:hint="cs"/>
          <w:rtl/>
        </w:rPr>
        <w:t xml:space="preserve">משוכת </w:t>
      </w:r>
      <w:r w:rsidRPr="00CD067C">
        <w:rPr>
          <w:rtl/>
        </w:rPr>
        <w:t xml:space="preserve">הגדר החיה </w:t>
      </w:r>
      <w:r w:rsidR="005127D2">
        <w:rPr>
          <w:rFonts w:hint="cs"/>
          <w:rtl/>
        </w:rPr>
        <w:t>מול אחד הבניינים בתחילת הרחוב</w:t>
      </w:r>
      <w:r w:rsidRPr="00CD067C">
        <w:rPr>
          <w:rtl/>
        </w:rPr>
        <w:t xml:space="preserve">. </w:t>
      </w:r>
      <w:r w:rsidR="004167FC">
        <w:rPr>
          <w:rFonts w:hint="cs"/>
          <w:rtl/>
        </w:rPr>
        <w:t>כולו</w:t>
      </w:r>
      <w:r w:rsidRPr="00CD067C">
        <w:rPr>
          <w:rtl/>
        </w:rPr>
        <w:t xml:space="preserve"> לבוש שחור</w:t>
      </w:r>
      <w:r w:rsidR="00466FDF">
        <w:rPr>
          <w:rFonts w:hint="cs"/>
          <w:rtl/>
        </w:rPr>
        <w:t>ים</w:t>
      </w:r>
      <w:r w:rsidRPr="00CD067C">
        <w:rPr>
          <w:rtl/>
        </w:rPr>
        <w:t xml:space="preserve">, </w:t>
      </w:r>
      <w:r w:rsidR="004167FC" w:rsidRPr="004167FC">
        <w:rPr>
          <w:rFonts w:cs="Times New Roman"/>
          <w:rtl/>
        </w:rPr>
        <w:t xml:space="preserve">על ראשו </w:t>
      </w:r>
      <w:r w:rsidRPr="00CD067C">
        <w:rPr>
          <w:rtl/>
        </w:rPr>
        <w:t>כובע שחור של קאובוי</w:t>
      </w:r>
      <w:r w:rsidR="002D2BD9">
        <w:rPr>
          <w:rFonts w:hint="cs"/>
          <w:rtl/>
        </w:rPr>
        <w:t>,</w:t>
      </w:r>
      <w:r w:rsidR="00D24744">
        <w:rPr>
          <w:rFonts w:hint="cs"/>
          <w:rtl/>
        </w:rPr>
        <w:t xml:space="preserve"> </w:t>
      </w:r>
      <w:r w:rsidR="002D2BD9">
        <w:rPr>
          <w:rFonts w:hint="cs"/>
          <w:rtl/>
        </w:rPr>
        <w:t>ו</w:t>
      </w:r>
      <w:r w:rsidR="008E4F32">
        <w:rPr>
          <w:rFonts w:hint="cs"/>
          <w:rtl/>
        </w:rPr>
        <w:t>מבטא</w:t>
      </w:r>
      <w:r w:rsidR="00B61B47">
        <w:rPr>
          <w:rFonts w:hint="cs"/>
          <w:rtl/>
        </w:rPr>
        <w:t xml:space="preserve">ו </w:t>
      </w:r>
      <w:r w:rsidR="008E4F32">
        <w:rPr>
          <w:rFonts w:hint="cs"/>
          <w:rtl/>
        </w:rPr>
        <w:t>שמנוני ועמוק, טבול בציר של מח עצמות [??] וחמאה מותכת. [??]</w:t>
      </w:r>
    </w:p>
    <w:p w14:paraId="689EB37D" w14:textId="1468D0B0" w:rsidR="00250F08" w:rsidRDefault="00250F08" w:rsidP="00C13DAB">
      <w:pPr>
        <w:rPr>
          <w:rtl/>
        </w:rPr>
      </w:pPr>
      <w:r w:rsidRPr="00CD067C">
        <w:rPr>
          <w:rtl/>
        </w:rPr>
        <w:t xml:space="preserve">ככה זה </w:t>
      </w:r>
      <w:r w:rsidR="00D507BA">
        <w:rPr>
          <w:rFonts w:hint="cs"/>
          <w:rtl/>
        </w:rPr>
        <w:t xml:space="preserve">כאן, </w:t>
      </w:r>
      <w:r w:rsidRPr="00CD067C">
        <w:rPr>
          <w:rtl/>
        </w:rPr>
        <w:t>בישראל, א</w:t>
      </w:r>
      <w:r w:rsidR="0064554E">
        <w:rPr>
          <w:rFonts w:hint="cs"/>
          <w:rtl/>
        </w:rPr>
        <w:t>לכס</w:t>
      </w:r>
      <w:r w:rsidRPr="00CD067C">
        <w:rPr>
          <w:rtl/>
        </w:rPr>
        <w:t xml:space="preserve"> חייך לעצמו. כולם מכירים את כולם,</w:t>
      </w:r>
      <w:r w:rsidR="0059304B">
        <w:rPr>
          <w:rtl/>
        </w:rPr>
        <w:t xml:space="preserve"> כולם חברים של כולם וכולם </w:t>
      </w:r>
      <w:r w:rsidR="0059304B">
        <w:rPr>
          <w:rFonts w:hint="cs"/>
          <w:rtl/>
        </w:rPr>
        <w:t>מברכים</w:t>
      </w:r>
      <w:r w:rsidRPr="00CD067C">
        <w:rPr>
          <w:rtl/>
        </w:rPr>
        <w:t xml:space="preserve"> זה </w:t>
      </w:r>
      <w:r w:rsidR="0059304B">
        <w:rPr>
          <w:rFonts w:hint="cs"/>
          <w:rtl/>
        </w:rPr>
        <w:t xml:space="preserve">את </w:t>
      </w:r>
      <w:r w:rsidRPr="00CD067C">
        <w:rPr>
          <w:rtl/>
        </w:rPr>
        <w:t xml:space="preserve">זה </w:t>
      </w:r>
      <w:r w:rsidR="00CB7748">
        <w:rPr>
          <w:rFonts w:hint="cs"/>
          <w:rtl/>
        </w:rPr>
        <w:t>ל</w:t>
      </w:r>
      <w:r w:rsidR="00C13DAB">
        <w:rPr>
          <w:rtl/>
        </w:rPr>
        <w:t>שלום</w:t>
      </w:r>
      <w:r w:rsidRPr="00CD067C">
        <w:rPr>
          <w:rtl/>
        </w:rPr>
        <w:t>. ארץ ידידותית ומסבי</w:t>
      </w:r>
      <w:r w:rsidR="00466FDF">
        <w:rPr>
          <w:rtl/>
        </w:rPr>
        <w:t>רת פנים</w:t>
      </w:r>
      <w:r w:rsidR="00C13DAB">
        <w:rPr>
          <w:rFonts w:hint="cs"/>
          <w:rtl/>
        </w:rPr>
        <w:t>.</w:t>
      </w:r>
      <w:r w:rsidR="00466FDF">
        <w:rPr>
          <w:rtl/>
        </w:rPr>
        <w:t xml:space="preserve"> </w:t>
      </w:r>
      <w:r w:rsidR="00B61B47">
        <w:rPr>
          <w:rFonts w:hint="cs"/>
          <w:rtl/>
        </w:rPr>
        <w:t xml:space="preserve">הוא </w:t>
      </w:r>
      <w:r w:rsidR="00C13DAB">
        <w:rPr>
          <w:rFonts w:hint="cs"/>
          <w:rtl/>
        </w:rPr>
        <w:t>כבר ני</w:t>
      </w:r>
      <w:r w:rsidR="00D507BA">
        <w:rPr>
          <w:rFonts w:hint="cs"/>
          <w:rtl/>
        </w:rPr>
        <w:t>סח לעצמו</w:t>
      </w:r>
      <w:r w:rsidR="00B61B47">
        <w:rPr>
          <w:rFonts w:hint="cs"/>
          <w:rtl/>
        </w:rPr>
        <w:t xml:space="preserve"> </w:t>
      </w:r>
      <w:r w:rsidR="00B61B47" w:rsidRPr="00B61B47">
        <w:rPr>
          <w:rFonts w:cs="Times New Roman"/>
          <w:rtl/>
        </w:rPr>
        <w:t>מחשבות דומות לאלו</w:t>
      </w:r>
      <w:r w:rsidR="00C13DAB">
        <w:rPr>
          <w:rtl/>
        </w:rPr>
        <w:t xml:space="preserve"> עשרות פעמים קודם לכן</w:t>
      </w:r>
      <w:r w:rsidR="00B61B47">
        <w:rPr>
          <w:rFonts w:hint="cs"/>
          <w:rtl/>
        </w:rPr>
        <w:t>,</w:t>
      </w:r>
      <w:r w:rsidRPr="00CD067C">
        <w:rPr>
          <w:rtl/>
        </w:rPr>
        <w:t xml:space="preserve"> </w:t>
      </w:r>
      <w:r w:rsidR="00B61B47">
        <w:rPr>
          <w:rFonts w:hint="cs"/>
          <w:rtl/>
        </w:rPr>
        <w:t>ו</w:t>
      </w:r>
      <w:r w:rsidRPr="00CD067C">
        <w:rPr>
          <w:rtl/>
        </w:rPr>
        <w:t xml:space="preserve">בעודו </w:t>
      </w:r>
      <w:r w:rsidR="00D507BA">
        <w:rPr>
          <w:rFonts w:hint="cs"/>
          <w:rtl/>
        </w:rPr>
        <w:t>ממשיך ו</w:t>
      </w:r>
      <w:r w:rsidRPr="00CD067C">
        <w:rPr>
          <w:rtl/>
        </w:rPr>
        <w:t xml:space="preserve">צועד, חזרו </w:t>
      </w:r>
      <w:r w:rsidR="00B61B47" w:rsidRPr="00CD067C">
        <w:rPr>
          <w:rtl/>
        </w:rPr>
        <w:t xml:space="preserve">עיניו </w:t>
      </w:r>
      <w:r w:rsidR="00B61B47">
        <w:rPr>
          <w:rFonts w:hint="cs"/>
          <w:rtl/>
        </w:rPr>
        <w:t>ל</w:t>
      </w:r>
      <w:r w:rsidRPr="00CD067C">
        <w:rPr>
          <w:rtl/>
        </w:rPr>
        <w:t xml:space="preserve">דף: </w:t>
      </w:r>
      <w:r w:rsidRPr="00656981">
        <w:rPr>
          <w:b/>
          <w:bCs/>
          <w:rtl/>
        </w:rPr>
        <w:t>...ומצבה של אימנו ה</w:t>
      </w:r>
      <w:r w:rsidR="009B558A" w:rsidRPr="00656981">
        <w:rPr>
          <w:rFonts w:hint="cs"/>
          <w:b/>
          <w:bCs/>
          <w:rtl/>
        </w:rPr>
        <w:t>אומלל</w:t>
      </w:r>
      <w:r w:rsidRPr="00656981">
        <w:rPr>
          <w:b/>
          <w:bCs/>
          <w:rtl/>
        </w:rPr>
        <w:t xml:space="preserve">ה ממשיך להדאיג – </w:t>
      </w:r>
    </w:p>
    <w:p w14:paraId="2B58A8FD" w14:textId="77777777" w:rsidR="00E03BA9" w:rsidRPr="00A8480C" w:rsidRDefault="00E03BA9" w:rsidP="00D507BA">
      <w:pPr>
        <w:rPr>
          <w:highlight w:val="magenta"/>
          <w:rtl/>
        </w:rPr>
      </w:pPr>
      <w:r>
        <w:rPr>
          <w:rFonts w:hint="cs"/>
          <w:rtl/>
        </w:rPr>
        <w:t>[</w:t>
      </w:r>
      <w:r w:rsidRPr="00A8480C">
        <w:rPr>
          <w:rFonts w:hint="eastAsia"/>
          <w:highlight w:val="magenta"/>
          <w:rtl/>
        </w:rPr>
        <w:t>ילד</w:t>
      </w:r>
      <w:r w:rsidRPr="00A8480C">
        <w:rPr>
          <w:highlight w:val="magenta"/>
          <w:rtl/>
        </w:rPr>
        <w:t xml:space="preserve"> </w:t>
      </w:r>
      <w:r w:rsidRPr="00A8480C">
        <w:rPr>
          <w:rFonts w:hint="eastAsia"/>
          <w:highlight w:val="magenta"/>
          <w:rtl/>
        </w:rPr>
        <w:t>נער</w:t>
      </w:r>
      <w:r w:rsidR="00FE067D" w:rsidRPr="00A8480C">
        <w:rPr>
          <w:highlight w:val="magenta"/>
          <w:rtl/>
        </w:rPr>
        <w:t xml:space="preserve"> צעיר</w:t>
      </w:r>
      <w:r w:rsidRPr="00A8480C">
        <w:rPr>
          <w:highlight w:val="magenta"/>
          <w:rtl/>
        </w:rPr>
        <w:t xml:space="preserve"> בחור</w:t>
      </w:r>
      <w:r w:rsidR="00FE067D" w:rsidRPr="00A8480C">
        <w:rPr>
          <w:highlight w:val="magenta"/>
          <w:rtl/>
        </w:rPr>
        <w:t xml:space="preserve"> ברנש</w:t>
      </w:r>
    </w:p>
    <w:p w14:paraId="0357BEF1" w14:textId="77777777" w:rsidR="00E03BA9" w:rsidRPr="00A8480C" w:rsidRDefault="00E03BA9" w:rsidP="00D507BA">
      <w:pPr>
        <w:rPr>
          <w:highlight w:val="magenta"/>
          <w:rtl/>
        </w:rPr>
      </w:pPr>
      <w:r w:rsidRPr="00A8480C">
        <w:rPr>
          <w:rFonts w:hint="eastAsia"/>
          <w:highlight w:val="magenta"/>
          <w:rtl/>
        </w:rPr>
        <w:t>ענק</w:t>
      </w:r>
      <w:r w:rsidR="00FE067D" w:rsidRPr="00A8480C">
        <w:rPr>
          <w:highlight w:val="magenta"/>
          <w:rtl/>
        </w:rPr>
        <w:t xml:space="preserve"> חסון</w:t>
      </w:r>
    </w:p>
    <w:p w14:paraId="5844CC89" w14:textId="77777777" w:rsidR="00E03BA9" w:rsidRPr="00A8480C" w:rsidRDefault="00E03BA9" w:rsidP="00E03BA9">
      <w:pPr>
        <w:rPr>
          <w:highlight w:val="magenta"/>
          <w:rtl/>
        </w:rPr>
      </w:pPr>
      <w:r w:rsidRPr="00A8480C">
        <w:rPr>
          <w:rFonts w:hint="eastAsia"/>
          <w:highlight w:val="magenta"/>
          <w:rtl/>
        </w:rPr>
        <w:t>בריון</w:t>
      </w:r>
      <w:r w:rsidRPr="00A8480C">
        <w:rPr>
          <w:highlight w:val="magenta"/>
          <w:rtl/>
        </w:rPr>
        <w:t xml:space="preserve"> </w:t>
      </w:r>
      <w:r w:rsidRPr="00A8480C">
        <w:rPr>
          <w:rFonts w:hint="eastAsia"/>
          <w:highlight w:val="magenta"/>
          <w:rtl/>
        </w:rPr>
        <w:t>חוליגן</w:t>
      </w:r>
      <w:r w:rsidRPr="00A8480C">
        <w:rPr>
          <w:highlight w:val="magenta"/>
          <w:rtl/>
        </w:rPr>
        <w:t xml:space="preserve"> </w:t>
      </w:r>
      <w:r w:rsidRPr="00A8480C">
        <w:rPr>
          <w:rFonts w:hint="eastAsia"/>
          <w:highlight w:val="magenta"/>
          <w:rtl/>
        </w:rPr>
        <w:t>מתעמר</w:t>
      </w:r>
      <w:r w:rsidRPr="00A8480C">
        <w:rPr>
          <w:highlight w:val="magenta"/>
          <w:rtl/>
        </w:rPr>
        <w:t xml:space="preserve">, </w:t>
      </w:r>
      <w:r w:rsidRPr="00A8480C">
        <w:rPr>
          <w:rFonts w:hint="eastAsia"/>
          <w:highlight w:val="magenta"/>
          <w:rtl/>
        </w:rPr>
        <w:t>פרא</w:t>
      </w:r>
      <w:r w:rsidRPr="00A8480C">
        <w:rPr>
          <w:highlight w:val="magenta"/>
          <w:rtl/>
        </w:rPr>
        <w:t xml:space="preserve"> </w:t>
      </w:r>
      <w:r w:rsidRPr="00A8480C">
        <w:rPr>
          <w:rFonts w:hint="eastAsia"/>
          <w:highlight w:val="magenta"/>
          <w:rtl/>
        </w:rPr>
        <w:t>אדם</w:t>
      </w:r>
      <w:r w:rsidRPr="00A8480C">
        <w:rPr>
          <w:highlight w:val="magenta"/>
          <w:rtl/>
        </w:rPr>
        <w:t xml:space="preserve">, </w:t>
      </w:r>
      <w:r w:rsidRPr="00A8480C">
        <w:rPr>
          <w:rFonts w:hint="eastAsia"/>
          <w:highlight w:val="magenta"/>
          <w:rtl/>
        </w:rPr>
        <w:t>פרחח</w:t>
      </w:r>
      <w:r w:rsidRPr="00A8480C">
        <w:rPr>
          <w:highlight w:val="magenta"/>
          <w:rtl/>
        </w:rPr>
        <w:t xml:space="preserve">, </w:t>
      </w:r>
      <w:r w:rsidRPr="00A8480C">
        <w:rPr>
          <w:rFonts w:hint="eastAsia"/>
          <w:highlight w:val="magenta"/>
          <w:rtl/>
        </w:rPr>
        <w:t>פושע</w:t>
      </w:r>
      <w:r w:rsidRPr="00A8480C">
        <w:rPr>
          <w:highlight w:val="magenta"/>
          <w:rtl/>
        </w:rPr>
        <w:t xml:space="preserve"> </w:t>
      </w:r>
      <w:r w:rsidRPr="00A8480C">
        <w:rPr>
          <w:rFonts w:hint="eastAsia"/>
          <w:highlight w:val="magenta"/>
          <w:rtl/>
        </w:rPr>
        <w:t>מחבל</w:t>
      </w:r>
      <w:r w:rsidRPr="00A8480C">
        <w:rPr>
          <w:highlight w:val="magenta"/>
          <w:rtl/>
        </w:rPr>
        <w:t xml:space="preserve"> </w:t>
      </w:r>
      <w:r w:rsidRPr="00A8480C">
        <w:rPr>
          <w:rFonts w:hint="eastAsia"/>
          <w:highlight w:val="magenta"/>
          <w:rtl/>
        </w:rPr>
        <w:t>תוקפן</w:t>
      </w:r>
      <w:r w:rsidRPr="00A8480C">
        <w:rPr>
          <w:highlight w:val="magenta"/>
          <w:rtl/>
        </w:rPr>
        <w:t xml:space="preserve"> </w:t>
      </w:r>
      <w:r w:rsidRPr="00A8480C">
        <w:rPr>
          <w:rFonts w:hint="eastAsia"/>
          <w:highlight w:val="magenta"/>
          <w:rtl/>
        </w:rPr>
        <w:t>עבריין</w:t>
      </w:r>
      <w:r w:rsidRPr="00A8480C">
        <w:rPr>
          <w:highlight w:val="magenta"/>
          <w:rtl/>
        </w:rPr>
        <w:t xml:space="preserve"> </w:t>
      </w:r>
      <w:r w:rsidRPr="00A8480C">
        <w:rPr>
          <w:rFonts w:hint="eastAsia"/>
          <w:highlight w:val="magenta"/>
          <w:rtl/>
        </w:rPr>
        <w:t>גנגסטר</w:t>
      </w:r>
    </w:p>
    <w:p w14:paraId="1891BD7C" w14:textId="143DEDBC" w:rsidR="009B558A" w:rsidRDefault="009B558A" w:rsidP="00D507BA">
      <w:pPr>
        <w:rPr>
          <w:rtl/>
        </w:rPr>
      </w:pPr>
      <w:r w:rsidRPr="00A8480C">
        <w:rPr>
          <w:rFonts w:hint="eastAsia"/>
          <w:highlight w:val="magenta"/>
          <w:rtl/>
        </w:rPr>
        <w:t>מפלצת</w:t>
      </w:r>
      <w:r w:rsidRPr="00A8480C">
        <w:rPr>
          <w:highlight w:val="magenta"/>
          <w:rtl/>
        </w:rPr>
        <w:t xml:space="preserve"> </w:t>
      </w:r>
      <w:r w:rsidRPr="00A8480C">
        <w:rPr>
          <w:rFonts w:hint="eastAsia"/>
          <w:highlight w:val="magenta"/>
          <w:rtl/>
        </w:rPr>
        <w:t>דרקון</w:t>
      </w:r>
    </w:p>
    <w:p w14:paraId="4D32D077" w14:textId="28C0274F" w:rsidR="00331553" w:rsidRDefault="00331553" w:rsidP="00D507BA">
      <w:pPr>
        <w:rPr>
          <w:rtl/>
        </w:rPr>
      </w:pPr>
      <w:r>
        <w:rPr>
          <w:rFonts w:hint="cs"/>
          <w:rtl/>
        </w:rPr>
        <w:t xml:space="preserve">ילד, נער, בחור, ברנש, </w:t>
      </w:r>
      <w:r w:rsidR="00527EEF">
        <w:rPr>
          <w:rFonts w:hint="cs"/>
          <w:rtl/>
        </w:rPr>
        <w:t xml:space="preserve">בריון, פושע, עבריין מועד, </w:t>
      </w:r>
      <w:r>
        <w:rPr>
          <w:rFonts w:hint="cs"/>
          <w:rtl/>
        </w:rPr>
        <w:t xml:space="preserve">ענק, </w:t>
      </w:r>
      <w:r w:rsidR="00CA6723">
        <w:rPr>
          <w:rFonts w:hint="cs"/>
          <w:rtl/>
        </w:rPr>
        <w:t xml:space="preserve">עוג, </w:t>
      </w:r>
      <w:r>
        <w:rPr>
          <w:rFonts w:hint="cs"/>
          <w:rtl/>
        </w:rPr>
        <w:t>מפלצת, דרקון</w:t>
      </w:r>
    </w:p>
    <w:p w14:paraId="62678B52" w14:textId="77777777" w:rsidR="00E03BA9" w:rsidRPr="00CD067C" w:rsidRDefault="00E03BA9" w:rsidP="00D507BA">
      <w:pPr>
        <w:rPr>
          <w:rtl/>
        </w:rPr>
      </w:pPr>
      <w:r>
        <w:rPr>
          <w:rFonts w:hint="cs"/>
          <w:rtl/>
        </w:rPr>
        <w:t>]</w:t>
      </w:r>
    </w:p>
    <w:p w14:paraId="3958A3AE" w14:textId="34F0BC56" w:rsidR="00250F08" w:rsidRPr="00CD067C" w:rsidRDefault="00250F08" w:rsidP="00C13DAB">
      <w:pPr>
        <w:rPr>
          <w:rtl/>
        </w:rPr>
      </w:pPr>
      <w:r w:rsidRPr="00CD067C">
        <w:rPr>
          <w:rtl/>
        </w:rPr>
        <w:t xml:space="preserve">צעדי ריצה מאחוריו קטעו </w:t>
      </w:r>
      <w:r w:rsidR="00D42C39">
        <w:rPr>
          <w:rFonts w:hint="cs"/>
          <w:rtl/>
        </w:rPr>
        <w:t>בשנית</w:t>
      </w:r>
      <w:r w:rsidR="00D42C39" w:rsidRPr="00CD067C">
        <w:rPr>
          <w:rtl/>
        </w:rPr>
        <w:t xml:space="preserve"> </w:t>
      </w:r>
      <w:r w:rsidRPr="00CD067C">
        <w:rPr>
          <w:rtl/>
        </w:rPr>
        <w:t>את קריאת המכתב. הוא הסתובב</w:t>
      </w:r>
      <w:r w:rsidR="00656981">
        <w:rPr>
          <w:rFonts w:hint="cs"/>
          <w:rtl/>
        </w:rPr>
        <w:t>,</w:t>
      </w:r>
      <w:r w:rsidRPr="00CD067C">
        <w:rPr>
          <w:rtl/>
        </w:rPr>
        <w:t xml:space="preserve"> והבעיטה שכוונ</w:t>
      </w:r>
      <w:r w:rsidR="00F82E85">
        <w:rPr>
          <w:rFonts w:hint="cs"/>
          <w:rtl/>
        </w:rPr>
        <w:t>ה</w:t>
      </w:r>
      <w:r w:rsidRPr="00CD067C">
        <w:rPr>
          <w:rtl/>
        </w:rPr>
        <w:t xml:space="preserve"> לעכוזו נחתה בעוצמה </w:t>
      </w:r>
      <w:r w:rsidR="004167FC">
        <w:rPr>
          <w:rFonts w:hint="cs"/>
          <w:rtl/>
        </w:rPr>
        <w:t>על עצם ה</w:t>
      </w:r>
      <w:r w:rsidRPr="00CD067C">
        <w:rPr>
          <w:rtl/>
        </w:rPr>
        <w:t>אגן.</w:t>
      </w:r>
    </w:p>
    <w:p w14:paraId="188C0A5A" w14:textId="5A119D47" w:rsidR="00250F08" w:rsidRPr="00CD067C" w:rsidRDefault="00250F08" w:rsidP="00250000">
      <w:pPr>
        <w:rPr>
          <w:rtl/>
        </w:rPr>
      </w:pPr>
      <w:r w:rsidRPr="00CD067C">
        <w:rPr>
          <w:rtl/>
        </w:rPr>
        <w:t>"מה?!" מילותיו נבלעו בפיו</w:t>
      </w:r>
      <w:r w:rsidR="00D42C39">
        <w:rPr>
          <w:rFonts w:hint="cs"/>
          <w:rtl/>
        </w:rPr>
        <w:t>:</w:t>
      </w:r>
      <w:r w:rsidRPr="00CD067C">
        <w:rPr>
          <w:rtl/>
        </w:rPr>
        <w:t xml:space="preserve"> </w:t>
      </w:r>
      <w:r w:rsidR="002D2BD9">
        <w:rPr>
          <w:rFonts w:hint="cs"/>
          <w:rtl/>
        </w:rPr>
        <w:t>שום מילה נוספת בעברית לא נחלצה לעזרתו.</w:t>
      </w:r>
    </w:p>
    <w:p w14:paraId="4F75E4C1" w14:textId="2D5BB8CE" w:rsidR="00250F08" w:rsidRPr="00CD067C" w:rsidRDefault="00250F08" w:rsidP="00C13DAB">
      <w:pPr>
        <w:rPr>
          <w:rtl/>
        </w:rPr>
      </w:pPr>
      <w:r w:rsidRPr="00CD067C">
        <w:rPr>
          <w:rtl/>
        </w:rPr>
        <w:t xml:space="preserve">"למה לא אומר שלום?" </w:t>
      </w:r>
      <w:r w:rsidR="00CB7748">
        <w:rPr>
          <w:rFonts w:hint="cs"/>
          <w:rtl/>
        </w:rPr>
        <w:t>הטעים</w:t>
      </w:r>
      <w:r w:rsidRPr="00CD067C">
        <w:rPr>
          <w:rtl/>
        </w:rPr>
        <w:t xml:space="preserve"> </w:t>
      </w:r>
      <w:r w:rsidRPr="00A8480C">
        <w:rPr>
          <w:highlight w:val="magenta"/>
          <w:rtl/>
        </w:rPr>
        <w:t>הילד</w:t>
      </w:r>
      <w:r w:rsidR="0008041B" w:rsidRPr="00A8480C">
        <w:rPr>
          <w:highlight w:val="magenta"/>
          <w:rtl/>
        </w:rPr>
        <w:t xml:space="preserve"> </w:t>
      </w:r>
      <w:r w:rsidR="00036092">
        <w:rPr>
          <w:rFonts w:hint="cs"/>
          <w:highlight w:val="magenta"/>
          <w:rtl/>
        </w:rPr>
        <w:t>(</w:t>
      </w:r>
      <w:r w:rsidR="0008041B" w:rsidRPr="00A8480C">
        <w:rPr>
          <w:highlight w:val="magenta"/>
          <w:rtl/>
        </w:rPr>
        <w:t>שהיה בעצ</w:t>
      </w:r>
      <w:r w:rsidR="0008041B" w:rsidRPr="00A8480C">
        <w:rPr>
          <w:rFonts w:hint="eastAsia"/>
          <w:highlight w:val="magenta"/>
          <w:rtl/>
        </w:rPr>
        <w:t>ם</w:t>
      </w:r>
      <w:r w:rsidR="0008041B" w:rsidRPr="00A8480C">
        <w:rPr>
          <w:highlight w:val="magenta"/>
          <w:rtl/>
        </w:rPr>
        <w:t xml:space="preserve"> </w:t>
      </w:r>
      <w:r w:rsidR="0008041B" w:rsidRPr="00A8480C">
        <w:rPr>
          <w:rFonts w:hint="eastAsia"/>
          <w:highlight w:val="magenta"/>
          <w:rtl/>
        </w:rPr>
        <w:t>נע</w:t>
      </w:r>
      <w:r w:rsidR="00036092">
        <w:rPr>
          <w:rFonts w:hint="cs"/>
          <w:highlight w:val="magenta"/>
          <w:rtl/>
        </w:rPr>
        <w:t>ר)</w:t>
      </w:r>
      <w:r w:rsidR="00036092">
        <w:rPr>
          <w:rFonts w:hint="cs"/>
          <w:rtl/>
        </w:rPr>
        <w:t xml:space="preserve"> </w:t>
      </w:r>
      <w:r w:rsidRPr="00CD067C">
        <w:rPr>
          <w:rtl/>
        </w:rPr>
        <w:t>בקול שקט ומאיים. "מה זה?" הוא חטף מידיו את הדף, מכתים אותו באצבעותיו.</w:t>
      </w:r>
    </w:p>
    <w:p w14:paraId="78D59395" w14:textId="141AAA03" w:rsidR="00250F08" w:rsidRPr="00CD067C" w:rsidRDefault="0096709E" w:rsidP="00250000">
      <w:pPr>
        <w:rPr>
          <w:rtl/>
        </w:rPr>
      </w:pPr>
      <w:r>
        <w:rPr>
          <w:rtl/>
        </w:rPr>
        <w:t>"ת</w:t>
      </w:r>
      <w:r w:rsidR="00656981">
        <w:rPr>
          <w:rFonts w:hint="cs"/>
          <w:rtl/>
        </w:rPr>
        <w:t>י</w:t>
      </w:r>
      <w:r>
        <w:rPr>
          <w:rtl/>
        </w:rPr>
        <w:t xml:space="preserve">תן </w:t>
      </w:r>
      <w:r w:rsidR="00250F08" w:rsidRPr="00CD067C">
        <w:rPr>
          <w:rtl/>
        </w:rPr>
        <w:t>זה!"</w:t>
      </w:r>
    </w:p>
    <w:p w14:paraId="348BA24E" w14:textId="77777777" w:rsidR="00250F08" w:rsidRPr="00CD067C" w:rsidRDefault="00250F08" w:rsidP="00250000">
      <w:pPr>
        <w:rPr>
          <w:rtl/>
        </w:rPr>
      </w:pPr>
      <w:r w:rsidRPr="00CD067C">
        <w:rPr>
          <w:rtl/>
        </w:rPr>
        <w:t>"מה אתה קורא?"</w:t>
      </w:r>
    </w:p>
    <w:p w14:paraId="6BDE68D1" w14:textId="5DF8DFCC" w:rsidR="00250F08" w:rsidRPr="00CD067C" w:rsidRDefault="0096709E" w:rsidP="00250000">
      <w:pPr>
        <w:rPr>
          <w:rtl/>
        </w:rPr>
      </w:pPr>
      <w:r>
        <w:rPr>
          <w:rtl/>
        </w:rPr>
        <w:t>"ת</w:t>
      </w:r>
      <w:r w:rsidR="00656981">
        <w:rPr>
          <w:rFonts w:hint="cs"/>
          <w:rtl/>
        </w:rPr>
        <w:t>י</w:t>
      </w:r>
      <w:r>
        <w:rPr>
          <w:rtl/>
        </w:rPr>
        <w:t xml:space="preserve">תן </w:t>
      </w:r>
      <w:r w:rsidR="00250F08" w:rsidRPr="00CD067C">
        <w:rPr>
          <w:rtl/>
        </w:rPr>
        <w:t>זה!"</w:t>
      </w:r>
      <w:r>
        <w:rPr>
          <w:rFonts w:hint="cs"/>
          <w:rtl/>
        </w:rPr>
        <w:t xml:space="preserve"> [לא "תתן לי זה" </w:t>
      </w:r>
      <w:r>
        <w:rPr>
          <w:rtl/>
        </w:rPr>
        <w:t>–</w:t>
      </w:r>
      <w:r>
        <w:rPr>
          <w:rFonts w:hint="cs"/>
          <w:rtl/>
        </w:rPr>
        <w:t xml:space="preserve"> כי הוא לא יודע את ההבדל בין אני /לי / אותי]</w:t>
      </w:r>
    </w:p>
    <w:p w14:paraId="4E681C00" w14:textId="74672B30" w:rsidR="00250F08" w:rsidRPr="00CD067C" w:rsidRDefault="00250F08" w:rsidP="00C13DAB">
      <w:pPr>
        <w:rPr>
          <w:rtl/>
        </w:rPr>
      </w:pPr>
      <w:r w:rsidRPr="00CD067C">
        <w:rPr>
          <w:rtl/>
        </w:rPr>
        <w:t>"ת</w:t>
      </w:r>
      <w:r w:rsidR="00656981">
        <w:rPr>
          <w:rFonts w:hint="cs"/>
          <w:rtl/>
        </w:rPr>
        <w:t>י</w:t>
      </w:r>
      <w:r w:rsidRPr="00CD067C">
        <w:rPr>
          <w:rtl/>
        </w:rPr>
        <w:t xml:space="preserve">תן זה," </w:t>
      </w:r>
      <w:r w:rsidR="00CB7748" w:rsidRPr="00CB7748">
        <w:rPr>
          <w:rFonts w:cs="Times New Roman"/>
          <w:rtl/>
        </w:rPr>
        <w:t xml:space="preserve">חיקה בלגלוג </w:t>
      </w:r>
      <w:r w:rsidRPr="00A8480C">
        <w:rPr>
          <w:highlight w:val="magenta"/>
          <w:rtl/>
        </w:rPr>
        <w:t>ה</w:t>
      </w:r>
      <w:r w:rsidR="0008041B" w:rsidRPr="00A8480C">
        <w:rPr>
          <w:rFonts w:hint="eastAsia"/>
          <w:highlight w:val="magenta"/>
          <w:rtl/>
        </w:rPr>
        <w:t>נער</w:t>
      </w:r>
      <w:r w:rsidR="0008041B" w:rsidRPr="00A8480C">
        <w:rPr>
          <w:highlight w:val="magenta"/>
          <w:rtl/>
        </w:rPr>
        <w:t xml:space="preserve"> </w:t>
      </w:r>
      <w:r w:rsidR="00036092">
        <w:rPr>
          <w:rFonts w:hint="cs"/>
          <w:highlight w:val="magenta"/>
          <w:rtl/>
        </w:rPr>
        <w:t>(</w:t>
      </w:r>
      <w:r w:rsidR="0008041B" w:rsidRPr="00A8480C">
        <w:rPr>
          <w:highlight w:val="magenta"/>
          <w:rtl/>
        </w:rPr>
        <w:t xml:space="preserve">שהיה בעצם </w:t>
      </w:r>
      <w:r w:rsidR="0008041B" w:rsidRPr="00A8480C">
        <w:rPr>
          <w:rFonts w:hint="eastAsia"/>
          <w:highlight w:val="magenta"/>
          <w:rtl/>
        </w:rPr>
        <w:t>בחו</w:t>
      </w:r>
      <w:r w:rsidR="00036092">
        <w:rPr>
          <w:rFonts w:hint="cs"/>
          <w:highlight w:val="magenta"/>
          <w:rtl/>
        </w:rPr>
        <w:t>ר)</w:t>
      </w:r>
      <w:r w:rsidRPr="00CD067C">
        <w:rPr>
          <w:rtl/>
        </w:rPr>
        <w:t>. "ת</w:t>
      </w:r>
      <w:r w:rsidR="00656981">
        <w:rPr>
          <w:rFonts w:hint="cs"/>
          <w:rtl/>
        </w:rPr>
        <w:t>י</w:t>
      </w:r>
      <w:r w:rsidRPr="00CD067C">
        <w:rPr>
          <w:rtl/>
        </w:rPr>
        <w:t xml:space="preserve">תן זה. לא נותן." הוא תחב את המכתב </w:t>
      </w:r>
      <w:r w:rsidR="00656981">
        <w:rPr>
          <w:rFonts w:hint="cs"/>
          <w:rtl/>
        </w:rPr>
        <w:t>ל</w:t>
      </w:r>
      <w:r w:rsidRPr="00CD067C">
        <w:rPr>
          <w:rtl/>
        </w:rPr>
        <w:t>כיס האחורי של מכנסיו.</w:t>
      </w:r>
    </w:p>
    <w:p w14:paraId="0B07126E" w14:textId="7B7C8A98" w:rsidR="00250F08" w:rsidRPr="00CD067C" w:rsidRDefault="00250F08" w:rsidP="004F16EE">
      <w:pPr>
        <w:rPr>
          <w:rtl/>
        </w:rPr>
      </w:pPr>
      <w:r w:rsidRPr="00CD067C">
        <w:rPr>
          <w:rtl/>
        </w:rPr>
        <w:t xml:space="preserve">"זה של אני!" אלכס התנפל על </w:t>
      </w:r>
      <w:r w:rsidRPr="00A8480C">
        <w:rPr>
          <w:highlight w:val="magenta"/>
          <w:rtl/>
        </w:rPr>
        <w:t>ה</w:t>
      </w:r>
      <w:r w:rsidR="0008041B" w:rsidRPr="00A8480C">
        <w:rPr>
          <w:rFonts w:hint="eastAsia"/>
          <w:highlight w:val="magenta"/>
          <w:rtl/>
        </w:rPr>
        <w:t>בחור</w:t>
      </w:r>
      <w:r w:rsidRPr="00CD067C">
        <w:rPr>
          <w:rtl/>
        </w:rPr>
        <w:t xml:space="preserve"> בעוז רוח, </w:t>
      </w:r>
      <w:r w:rsidR="00CB7748" w:rsidRPr="00CB7748">
        <w:rPr>
          <w:rFonts w:cs="Times New Roman"/>
          <w:rtl/>
        </w:rPr>
        <w:t>ב</w:t>
      </w:r>
      <w:r w:rsidR="004D7433">
        <w:rPr>
          <w:rFonts w:cs="Times New Roman"/>
          <w:rtl/>
        </w:rPr>
        <w:t>ניסיון</w:t>
      </w:r>
      <w:r w:rsidR="00CB7748" w:rsidRPr="00CB7748">
        <w:rPr>
          <w:rFonts w:cs="Times New Roman"/>
          <w:rtl/>
        </w:rPr>
        <w:t xml:space="preserve"> </w:t>
      </w:r>
      <w:r w:rsidRPr="00CD067C">
        <w:rPr>
          <w:rtl/>
        </w:rPr>
        <w:t>להגיע לכיסו.</w:t>
      </w:r>
    </w:p>
    <w:p w14:paraId="6F08805D" w14:textId="640C7DD2" w:rsidR="00B61B47" w:rsidRDefault="00250F08" w:rsidP="006C6601">
      <w:pPr>
        <w:rPr>
          <w:rtl/>
        </w:rPr>
      </w:pPr>
      <w:r w:rsidRPr="00A8480C">
        <w:rPr>
          <w:highlight w:val="magenta"/>
          <w:rtl/>
        </w:rPr>
        <w:t>ה</w:t>
      </w:r>
      <w:r w:rsidR="00CA6723">
        <w:rPr>
          <w:rFonts w:hint="cs"/>
          <w:highlight w:val="magenta"/>
          <w:rtl/>
        </w:rPr>
        <w:t>ב</w:t>
      </w:r>
      <w:r w:rsidR="006C6601">
        <w:rPr>
          <w:rFonts w:hint="cs"/>
          <w:highlight w:val="magenta"/>
          <w:rtl/>
        </w:rPr>
        <w:t>חור</w:t>
      </w:r>
      <w:r w:rsidR="00CA6723">
        <w:rPr>
          <w:rFonts w:hint="cs"/>
          <w:highlight w:val="magenta"/>
          <w:rtl/>
        </w:rPr>
        <w:t xml:space="preserve"> </w:t>
      </w:r>
      <w:r w:rsidR="00036092">
        <w:rPr>
          <w:rFonts w:hint="cs"/>
          <w:highlight w:val="magenta"/>
          <w:rtl/>
        </w:rPr>
        <w:t>(</w:t>
      </w:r>
      <w:r w:rsidR="00CA6723">
        <w:rPr>
          <w:rFonts w:hint="cs"/>
          <w:highlight w:val="magenta"/>
          <w:rtl/>
        </w:rPr>
        <w:t>שהיה בעצם בריו</w:t>
      </w:r>
      <w:r w:rsidR="00036092">
        <w:rPr>
          <w:rFonts w:hint="cs"/>
          <w:highlight w:val="magenta"/>
          <w:rtl/>
        </w:rPr>
        <w:t>ן)</w:t>
      </w:r>
      <w:r w:rsidRPr="00CD067C">
        <w:rPr>
          <w:rtl/>
        </w:rPr>
        <w:t xml:space="preserve"> הדף אותו בקלות. </w:t>
      </w:r>
      <w:r w:rsidR="00D0415C" w:rsidRPr="00D0415C">
        <w:rPr>
          <w:rFonts w:cs="Times New Roman"/>
          <w:rtl/>
        </w:rPr>
        <w:t xml:space="preserve">אלכס לא ויתר, </w:t>
      </w:r>
      <w:r w:rsidR="00036092" w:rsidRPr="00036092">
        <w:rPr>
          <w:rFonts w:cs="Times New Roman"/>
          <w:rtl/>
        </w:rPr>
        <w:t xml:space="preserve">הוא ניסה להגיע למכתב </w:t>
      </w:r>
      <w:r w:rsidR="004167FC">
        <w:rPr>
          <w:rFonts w:cs="Times New Roman" w:hint="cs"/>
          <w:rtl/>
        </w:rPr>
        <w:t>[</w:t>
      </w:r>
      <w:r w:rsidR="00D0415C" w:rsidRPr="00D0415C">
        <w:rPr>
          <w:rFonts w:cs="Times New Roman"/>
          <w:rtl/>
        </w:rPr>
        <w:t xml:space="preserve">באגרופיו, </w:t>
      </w:r>
      <w:r w:rsidR="00036092">
        <w:rPr>
          <w:rFonts w:cs="Times New Roman" w:hint="cs"/>
          <w:rtl/>
        </w:rPr>
        <w:t xml:space="preserve">ניסה </w:t>
      </w:r>
      <w:r w:rsidR="00D0415C" w:rsidRPr="00D0415C">
        <w:rPr>
          <w:rFonts w:cs="Times New Roman"/>
          <w:rtl/>
        </w:rPr>
        <w:t>במרפקיו,</w:t>
      </w:r>
      <w:r w:rsidR="004167FC">
        <w:rPr>
          <w:rFonts w:cs="Times New Roman" w:hint="cs"/>
          <w:rtl/>
        </w:rPr>
        <w:t>]</w:t>
      </w:r>
      <w:r w:rsidR="00D0415C" w:rsidRPr="00D0415C">
        <w:rPr>
          <w:rFonts w:cs="Times New Roman"/>
          <w:rtl/>
        </w:rPr>
        <w:t xml:space="preserve"> והבריון תקף.</w:t>
      </w:r>
    </w:p>
    <w:p w14:paraId="7E3BC579" w14:textId="5DC8755A" w:rsidR="009B558A" w:rsidRDefault="009B558A" w:rsidP="006C6601">
      <w:pPr>
        <w:rPr>
          <w:rtl/>
        </w:rPr>
      </w:pPr>
      <w:r>
        <w:rPr>
          <w:rFonts w:hint="cs"/>
          <w:rtl/>
        </w:rPr>
        <w:t>אלכס הכיר מכות, הוא הכיר התנפלויות</w:t>
      </w:r>
      <w:r w:rsidR="007E7E06">
        <w:rPr>
          <w:rFonts w:hint="cs"/>
          <w:rtl/>
        </w:rPr>
        <w:t>. אמנם</w:t>
      </w:r>
      <w:r>
        <w:rPr>
          <w:rFonts w:hint="cs"/>
          <w:rtl/>
        </w:rPr>
        <w:t xml:space="preserve"> לא </w:t>
      </w:r>
      <w:r w:rsidR="00D42C39">
        <w:rPr>
          <w:rFonts w:hint="cs"/>
          <w:rtl/>
        </w:rPr>
        <w:t>הרבו ל</w:t>
      </w:r>
      <w:r>
        <w:rPr>
          <w:rFonts w:hint="cs"/>
          <w:rtl/>
        </w:rPr>
        <w:t>הרבי</w:t>
      </w:r>
      <w:r w:rsidR="00D42C39">
        <w:rPr>
          <w:rFonts w:hint="cs"/>
          <w:rtl/>
        </w:rPr>
        <w:t>ץ</w:t>
      </w:r>
      <w:r>
        <w:rPr>
          <w:rFonts w:hint="cs"/>
          <w:rtl/>
        </w:rPr>
        <w:t xml:space="preserve"> ב</w:t>
      </w:r>
      <w:r w:rsidR="002E35AE">
        <w:rPr>
          <w:rFonts w:hint="cs"/>
          <w:rtl/>
        </w:rPr>
        <w:t>בית-הספר</w:t>
      </w:r>
      <w:r>
        <w:rPr>
          <w:rFonts w:hint="cs"/>
          <w:rtl/>
        </w:rPr>
        <w:t xml:space="preserve"> היהודי</w:t>
      </w:r>
      <w:r w:rsidR="00D42C39">
        <w:rPr>
          <w:rFonts w:hint="cs"/>
          <w:rtl/>
        </w:rPr>
        <w:t>,</w:t>
      </w:r>
      <w:r>
        <w:rPr>
          <w:rFonts w:hint="cs"/>
          <w:rtl/>
        </w:rPr>
        <w:t xml:space="preserve"> בבחינת</w:t>
      </w:r>
      <w:r w:rsidR="00B61B47">
        <w:rPr>
          <w:rFonts w:hint="cs"/>
          <w:rtl/>
        </w:rPr>
        <w:t xml:space="preserve"> </w:t>
      </w:r>
      <w:r w:rsidR="00530BFF" w:rsidRPr="00530BFF">
        <w:rPr>
          <w:rFonts w:cs="Times New Roman"/>
          <w:rtl/>
        </w:rPr>
        <w:t>[מִחוּץ תְּשַׁכֶּל חֶרֶב]</w:t>
      </w:r>
      <w:r w:rsidR="00530BFF">
        <w:rPr>
          <w:rFonts w:cs="Times New Roman" w:hint="cs"/>
          <w:rtl/>
        </w:rPr>
        <w:t xml:space="preserve"> </w:t>
      </w:r>
      <w:r w:rsidR="00CB7748" w:rsidRPr="00CB7748">
        <w:rPr>
          <w:rFonts w:cs="Times New Roman"/>
          <w:rtl/>
        </w:rPr>
        <w:t>אחד</w:t>
      </w:r>
      <w:r w:rsidR="00DA2F9A">
        <w:rPr>
          <w:rFonts w:cs="Times New Roman" w:hint="cs"/>
          <w:rtl/>
        </w:rPr>
        <w:t>ות</w:t>
      </w:r>
      <w:r w:rsidR="00CB7748" w:rsidRPr="00CB7748">
        <w:rPr>
          <w:rFonts w:cs="Times New Roman"/>
          <w:rtl/>
        </w:rPr>
        <w:t xml:space="preserve"> </w:t>
      </w:r>
      <w:r w:rsidR="00DA2F9A">
        <w:rPr>
          <w:rFonts w:cs="Times New Roman" w:hint="cs"/>
          <w:rtl/>
        </w:rPr>
        <w:t>ל</w:t>
      </w:r>
      <w:r w:rsidR="00085691" w:rsidRPr="00085691">
        <w:rPr>
          <w:rFonts w:cs="Times New Roman"/>
          <w:rtl/>
        </w:rPr>
        <w:t>מול</w:t>
      </w:r>
      <w:r w:rsidR="00CB7748" w:rsidRPr="00CB7748">
        <w:rPr>
          <w:rFonts w:cs="Times New Roman"/>
          <w:rtl/>
        </w:rPr>
        <w:t xml:space="preserve"> האויב האורב </w:t>
      </w:r>
      <w:r>
        <w:rPr>
          <w:rFonts w:hint="cs"/>
          <w:rtl/>
        </w:rPr>
        <w:t>מחוץ לחומות האבן ודלתות הפלדה הכפולות שמיגנו את המבנה סביב-סביב (גם בהסעה היה מאבטח חמוש)</w:t>
      </w:r>
      <w:r w:rsidR="00F82E85">
        <w:rPr>
          <w:rFonts w:hint="cs"/>
          <w:rtl/>
        </w:rPr>
        <w:t>;</w:t>
      </w:r>
      <w:r>
        <w:rPr>
          <w:rFonts w:hint="cs"/>
          <w:rtl/>
        </w:rPr>
        <w:t xml:space="preserve"> אבל</w:t>
      </w:r>
      <w:r w:rsidR="00B40BDC">
        <w:rPr>
          <w:rFonts w:hint="cs"/>
          <w:rtl/>
        </w:rPr>
        <w:t xml:space="preserve"> </w:t>
      </w:r>
      <w:r>
        <w:rPr>
          <w:rFonts w:hint="cs"/>
          <w:rtl/>
        </w:rPr>
        <w:t xml:space="preserve">אלכס, </w:t>
      </w:r>
      <w:r w:rsidR="007E7E06">
        <w:rPr>
          <w:rFonts w:hint="cs"/>
          <w:rtl/>
        </w:rPr>
        <w:t xml:space="preserve">בשל </w:t>
      </w:r>
      <w:r w:rsidR="00D54C3E">
        <w:rPr>
          <w:rFonts w:hint="cs"/>
          <w:rtl/>
        </w:rPr>
        <w:t>ממד</w:t>
      </w:r>
      <w:r w:rsidR="007E7E06">
        <w:rPr>
          <w:rFonts w:hint="cs"/>
          <w:rtl/>
        </w:rPr>
        <w:t>יו הזערוריים</w:t>
      </w:r>
      <w:r w:rsidR="0026277B">
        <w:rPr>
          <w:rFonts w:hint="cs"/>
          <w:rtl/>
        </w:rPr>
        <w:t>,</w:t>
      </w:r>
      <w:r>
        <w:rPr>
          <w:rFonts w:hint="cs"/>
          <w:rtl/>
        </w:rPr>
        <w:t xml:space="preserve"> היה פיתוי שלא ניתן לעמוד בו [</w:t>
      </w:r>
      <w:r>
        <w:t>irresistible</w:t>
      </w:r>
      <w:r>
        <w:rPr>
          <w:rFonts w:hint="cs"/>
          <w:rtl/>
        </w:rPr>
        <w:t>], בעיקר עבור הילדים החלשים והפחדנים יותר. תמיד היה הקטן ביותר, ולא רק</w:t>
      </w:r>
      <w:r w:rsidR="007E7E06">
        <w:rPr>
          <w:rFonts w:hint="cs"/>
          <w:rtl/>
        </w:rPr>
        <w:t xml:space="preserve"> מפני שנולד </w:t>
      </w:r>
      <w:r w:rsidR="00B61B47">
        <w:rPr>
          <w:rFonts w:hint="cs"/>
          <w:rtl/>
        </w:rPr>
        <w:t xml:space="preserve">בדצמבר, </w:t>
      </w:r>
      <w:r w:rsidR="007E7E06">
        <w:rPr>
          <w:rFonts w:hint="cs"/>
          <w:rtl/>
        </w:rPr>
        <w:t>מאוחר מכולם.</w:t>
      </w:r>
      <w:r>
        <w:rPr>
          <w:rFonts w:hint="cs"/>
          <w:rtl/>
        </w:rPr>
        <w:t xml:space="preserve"> </w:t>
      </w:r>
      <w:r w:rsidR="00D42C39">
        <w:rPr>
          <w:rFonts w:hint="cs"/>
          <w:rtl/>
        </w:rPr>
        <w:t>אפילו</w:t>
      </w:r>
      <w:r>
        <w:rPr>
          <w:rFonts w:hint="cs"/>
          <w:rtl/>
        </w:rPr>
        <w:t xml:space="preserve"> מארק</w:t>
      </w:r>
      <w:r w:rsidR="007E7E06">
        <w:rPr>
          <w:rFonts w:hint="cs"/>
          <w:rtl/>
        </w:rPr>
        <w:t>,</w:t>
      </w:r>
      <w:r>
        <w:rPr>
          <w:rFonts w:hint="cs"/>
          <w:rtl/>
        </w:rPr>
        <w:t xml:space="preserve"> הצעיר ממנו בשנה וחצי</w:t>
      </w:r>
      <w:r w:rsidR="007E7E06">
        <w:rPr>
          <w:rFonts w:hint="cs"/>
          <w:rtl/>
        </w:rPr>
        <w:t>,</w:t>
      </w:r>
      <w:r w:rsidR="00BE570D" w:rsidRPr="00BE570D">
        <w:rPr>
          <w:rFonts w:hint="cs"/>
          <w:rtl/>
        </w:rPr>
        <w:t xml:space="preserve"> </w:t>
      </w:r>
      <w:r w:rsidR="00BE570D">
        <w:rPr>
          <w:rFonts w:hint="cs"/>
          <w:rtl/>
        </w:rPr>
        <w:t>עבר אותו</w:t>
      </w:r>
      <w:r>
        <w:rPr>
          <w:rFonts w:hint="cs"/>
          <w:rtl/>
        </w:rPr>
        <w:t xml:space="preserve"> כבר </w:t>
      </w:r>
      <w:r w:rsidR="00B61B47">
        <w:rPr>
          <w:rFonts w:hint="cs"/>
          <w:rtl/>
        </w:rPr>
        <w:t>מזמן</w:t>
      </w:r>
      <w:r>
        <w:rPr>
          <w:rFonts w:hint="cs"/>
          <w:rtl/>
        </w:rPr>
        <w:t xml:space="preserve"> </w:t>
      </w:r>
      <w:r w:rsidR="00B61B47">
        <w:rPr>
          <w:rFonts w:hint="cs"/>
          <w:rtl/>
        </w:rPr>
        <w:t>בגובהו</w:t>
      </w:r>
      <w:r>
        <w:rPr>
          <w:rFonts w:hint="cs"/>
          <w:rtl/>
        </w:rPr>
        <w:t xml:space="preserve">. </w:t>
      </w:r>
      <w:r w:rsidR="00DA2F9A">
        <w:rPr>
          <w:rFonts w:hint="cs"/>
          <w:rtl/>
        </w:rPr>
        <w:t>[</w:t>
      </w:r>
      <w:r w:rsidR="00D42C39">
        <w:rPr>
          <w:rFonts w:hint="cs"/>
          <w:rtl/>
        </w:rPr>
        <w:t>אלכס כמעט לא הכיר ילד שלא ניסה את כוחו נגדו לפחות פעם אחת,</w:t>
      </w:r>
      <w:r w:rsidR="00DA2F9A">
        <w:rPr>
          <w:rFonts w:hint="cs"/>
          <w:rtl/>
        </w:rPr>
        <w:t>]</w:t>
      </w:r>
      <w:r w:rsidR="00D42C39">
        <w:rPr>
          <w:rFonts w:hint="cs"/>
          <w:rtl/>
        </w:rPr>
        <w:t xml:space="preserve"> </w:t>
      </w:r>
      <w:r>
        <w:rPr>
          <w:rFonts w:hint="cs"/>
          <w:rtl/>
        </w:rPr>
        <w:t xml:space="preserve">משום כך </w:t>
      </w:r>
      <w:r>
        <w:rPr>
          <w:rFonts w:hint="cs"/>
          <w:rtl/>
        </w:rPr>
        <w:lastRenderedPageBreak/>
        <w:t xml:space="preserve">היה </w:t>
      </w:r>
      <w:r w:rsidR="00BE570D">
        <w:rPr>
          <w:rFonts w:hint="cs"/>
          <w:rtl/>
        </w:rPr>
        <w:t xml:space="preserve">אלכס </w:t>
      </w:r>
      <w:r>
        <w:rPr>
          <w:rFonts w:hint="cs"/>
          <w:rtl/>
        </w:rPr>
        <w:t>מורגל</w:t>
      </w:r>
      <w:r w:rsidR="00C90C6C">
        <w:rPr>
          <w:rFonts w:hint="cs"/>
          <w:rtl/>
        </w:rPr>
        <w:t xml:space="preserve"> מאוד </w:t>
      </w:r>
      <w:r>
        <w:rPr>
          <w:rFonts w:hint="cs"/>
          <w:rtl/>
        </w:rPr>
        <w:t xml:space="preserve">בקטטות מהסוג המזדמן. </w:t>
      </w:r>
      <w:r w:rsidR="00B61B47">
        <w:rPr>
          <w:rFonts w:hint="cs"/>
          <w:rtl/>
        </w:rPr>
        <w:t xml:space="preserve">אבל </w:t>
      </w:r>
      <w:r>
        <w:rPr>
          <w:rFonts w:hint="cs"/>
          <w:rtl/>
        </w:rPr>
        <w:t xml:space="preserve">כל אותם ילדים </w:t>
      </w:r>
      <w:r w:rsidR="00085691" w:rsidRPr="00085691">
        <w:rPr>
          <w:rFonts w:cs="Times New Roman"/>
          <w:rtl/>
        </w:rPr>
        <w:t>מתקוטטים</w:t>
      </w:r>
      <w:r w:rsidR="00085691">
        <w:rPr>
          <w:rFonts w:cs="Times New Roman" w:hint="cs"/>
          <w:rtl/>
        </w:rPr>
        <w:t>,</w:t>
      </w:r>
      <w:r>
        <w:rPr>
          <w:rFonts w:hint="cs"/>
          <w:rtl/>
        </w:rPr>
        <w:t xml:space="preserve"> גם האכזרים שבהם</w:t>
      </w:r>
      <w:r w:rsidR="007E7E06">
        <w:rPr>
          <w:rFonts w:hint="cs"/>
          <w:rtl/>
        </w:rPr>
        <w:t>,</w:t>
      </w:r>
      <w:r>
        <w:rPr>
          <w:rFonts w:hint="cs"/>
          <w:rtl/>
        </w:rPr>
        <w:t xml:space="preserve"> לחמו </w:t>
      </w:r>
      <w:r w:rsidR="00CB7748">
        <w:rPr>
          <w:rFonts w:hint="cs"/>
          <w:rtl/>
        </w:rPr>
        <w:t>מ</w:t>
      </w:r>
      <w:r>
        <w:rPr>
          <w:rFonts w:hint="cs"/>
          <w:rtl/>
        </w:rPr>
        <w:t xml:space="preserve">תוך </w:t>
      </w:r>
      <w:r w:rsidR="00CB7748">
        <w:rPr>
          <w:rFonts w:hint="cs"/>
          <w:rtl/>
        </w:rPr>
        <w:t>איפוק</w:t>
      </w:r>
      <w:r>
        <w:rPr>
          <w:rFonts w:hint="cs"/>
          <w:rtl/>
        </w:rPr>
        <w:t>, כן אגרוף אב</w:t>
      </w:r>
      <w:r w:rsidR="00BE570D" w:rsidRPr="00BE570D">
        <w:rPr>
          <w:rFonts w:hint="cs"/>
          <w:rtl/>
        </w:rPr>
        <w:t xml:space="preserve"> </w:t>
      </w:r>
      <w:r>
        <w:rPr>
          <w:rFonts w:hint="cs"/>
          <w:rtl/>
        </w:rPr>
        <w:t>ל בפרק</w:t>
      </w:r>
      <w:r w:rsidR="00BE570D">
        <w:rPr>
          <w:rFonts w:hint="cs"/>
          <w:rtl/>
        </w:rPr>
        <w:t xml:space="preserve"> </w:t>
      </w:r>
      <w:r>
        <w:rPr>
          <w:rFonts w:hint="cs"/>
          <w:rtl/>
        </w:rPr>
        <w:t xml:space="preserve">יד מעוקם וללא סיבוב האגן, </w:t>
      </w:r>
      <w:r w:rsidR="00B436AC">
        <w:rPr>
          <w:rFonts w:hint="cs"/>
          <w:rtl/>
        </w:rPr>
        <w:t xml:space="preserve">כן מהלומה אבל </w:t>
      </w:r>
      <w:r w:rsidR="007E7E06">
        <w:rPr>
          <w:rFonts w:hint="cs"/>
          <w:rtl/>
        </w:rPr>
        <w:t>בלי</w:t>
      </w:r>
      <w:r>
        <w:rPr>
          <w:rFonts w:hint="cs"/>
          <w:rtl/>
        </w:rPr>
        <w:t xml:space="preserve"> שילוח הכתף קדימה, כן משיכה בצווארון</w:t>
      </w:r>
      <w:r w:rsidR="007E7E06">
        <w:rPr>
          <w:rFonts w:hint="cs"/>
          <w:rtl/>
        </w:rPr>
        <w:t>,</w:t>
      </w:r>
      <w:r>
        <w:rPr>
          <w:rFonts w:hint="cs"/>
          <w:rtl/>
        </w:rPr>
        <w:t xml:space="preserve"> אבל כביכול </w:t>
      </w:r>
      <w:r w:rsidR="007E7E06">
        <w:rPr>
          <w:rFonts w:hint="cs"/>
          <w:rtl/>
        </w:rPr>
        <w:t xml:space="preserve">רק </w:t>
      </w:r>
      <w:r>
        <w:rPr>
          <w:rFonts w:hint="cs"/>
          <w:rtl/>
        </w:rPr>
        <w:t xml:space="preserve">כדי לבחון את חוזק הבד </w:t>
      </w:r>
      <w:r w:rsidR="00FA46BA">
        <w:rPr>
          <w:rFonts w:hint="cs"/>
          <w:rtl/>
        </w:rPr>
        <w:t xml:space="preserve">ולא </w:t>
      </w:r>
      <w:r w:rsidR="00B436AC">
        <w:rPr>
          <w:rFonts w:hint="cs"/>
          <w:rtl/>
        </w:rPr>
        <w:t xml:space="preserve">כדי </w:t>
      </w:r>
      <w:r w:rsidR="00FA46BA">
        <w:rPr>
          <w:rFonts w:hint="cs"/>
          <w:rtl/>
        </w:rPr>
        <w:t>לחנוק</w:t>
      </w:r>
      <w:r>
        <w:rPr>
          <w:rFonts w:hint="cs"/>
          <w:rtl/>
        </w:rPr>
        <w:t xml:space="preserve">. </w:t>
      </w:r>
    </w:p>
    <w:p w14:paraId="470A1391" w14:textId="3B28E6F5" w:rsidR="009B558A" w:rsidRDefault="00FA46BA" w:rsidP="00CA6723">
      <w:pPr>
        <w:rPr>
          <w:rtl/>
        </w:rPr>
      </w:pPr>
      <w:r>
        <w:rPr>
          <w:rFonts w:hint="cs"/>
          <w:rtl/>
        </w:rPr>
        <w:t>ואילו</w:t>
      </w:r>
      <w:r w:rsidR="009B558A">
        <w:rPr>
          <w:rFonts w:hint="cs"/>
          <w:rtl/>
        </w:rPr>
        <w:t xml:space="preserve"> </w:t>
      </w:r>
      <w:r w:rsidR="009B558A" w:rsidRPr="00A8480C">
        <w:rPr>
          <w:rFonts w:hint="eastAsia"/>
          <w:highlight w:val="magenta"/>
          <w:rtl/>
        </w:rPr>
        <w:t>ה</w:t>
      </w:r>
      <w:r w:rsidR="00CA6723">
        <w:rPr>
          <w:rFonts w:hint="cs"/>
          <w:highlight w:val="magenta"/>
          <w:rtl/>
        </w:rPr>
        <w:t>בריון</w:t>
      </w:r>
      <w:r w:rsidR="00CA6723">
        <w:rPr>
          <w:rFonts w:hint="cs"/>
          <w:rtl/>
        </w:rPr>
        <w:t xml:space="preserve"> </w:t>
      </w:r>
      <w:r w:rsidR="007E7E06">
        <w:rPr>
          <w:rFonts w:hint="cs"/>
          <w:rtl/>
        </w:rPr>
        <w:t xml:space="preserve">הזה לא </w:t>
      </w:r>
      <w:r w:rsidR="00036092" w:rsidRPr="00036092">
        <w:rPr>
          <w:rFonts w:cs="Times New Roman"/>
          <w:rtl/>
        </w:rPr>
        <w:t>נמנע מלפגוע</w:t>
      </w:r>
      <w:r w:rsidR="009B558A">
        <w:rPr>
          <w:rFonts w:hint="cs"/>
          <w:rtl/>
        </w:rPr>
        <w:t xml:space="preserve"> </w:t>
      </w:r>
      <w:r w:rsidR="009B558A">
        <w:rPr>
          <w:rtl/>
        </w:rPr>
        <w:t>–</w:t>
      </w:r>
      <w:r w:rsidR="00B61B47">
        <w:rPr>
          <w:rFonts w:hint="cs"/>
          <w:rtl/>
        </w:rPr>
        <w:t xml:space="preserve"> </w:t>
      </w:r>
      <w:r w:rsidR="009B558A">
        <w:rPr>
          <w:rFonts w:hint="cs"/>
          <w:rtl/>
        </w:rPr>
        <w:t>באגרופים ישרים</w:t>
      </w:r>
      <w:r w:rsidR="007E7E06">
        <w:rPr>
          <w:rFonts w:hint="cs"/>
          <w:rtl/>
        </w:rPr>
        <w:t>,</w:t>
      </w:r>
      <w:r w:rsidR="00B61B47">
        <w:rPr>
          <w:rFonts w:hint="cs"/>
          <w:rtl/>
        </w:rPr>
        <w:t xml:space="preserve"> מוצקים,</w:t>
      </w:r>
      <w:r w:rsidR="009B558A">
        <w:rPr>
          <w:rFonts w:hint="cs"/>
          <w:rtl/>
        </w:rPr>
        <w:t xml:space="preserve"> הוא רצה להכאיב </w:t>
      </w:r>
      <w:r w:rsidR="009B558A">
        <w:rPr>
          <w:rtl/>
        </w:rPr>
        <w:t>–</w:t>
      </w:r>
      <w:r w:rsidR="009B558A">
        <w:rPr>
          <w:rFonts w:hint="cs"/>
          <w:rtl/>
        </w:rPr>
        <w:t xml:space="preserve"> </w:t>
      </w:r>
      <w:r w:rsidR="009B558A" w:rsidRPr="006D62E4">
        <w:rPr>
          <w:highlight w:val="yellow"/>
          <w:rtl/>
        </w:rPr>
        <w:t>מוצק! מוצק! מוצק!</w:t>
      </w:r>
      <w:r w:rsidR="009B558A">
        <w:rPr>
          <w:rFonts w:hint="cs"/>
          <w:rtl/>
        </w:rPr>
        <w:t xml:space="preserve"> (אלכס לא פחד מכאב.)</w:t>
      </w:r>
    </w:p>
    <w:p w14:paraId="4DB94247" w14:textId="05CAF968" w:rsidR="009B558A" w:rsidRDefault="009B558A" w:rsidP="007E7E06">
      <w:pPr>
        <w:rPr>
          <w:rtl/>
        </w:rPr>
      </w:pPr>
      <w:r>
        <w:rPr>
          <w:rFonts w:hint="cs"/>
          <w:rtl/>
        </w:rPr>
        <w:t>אלכס לא פחד מכאב: הגוף נועד לספוג את המכות, רק על הראש יש להגן</w:t>
      </w:r>
      <w:r w:rsidR="00FA46BA">
        <w:rPr>
          <w:rFonts w:hint="cs"/>
          <w:rtl/>
        </w:rPr>
        <w:t>.</w:t>
      </w:r>
      <w:r>
        <w:rPr>
          <w:rFonts w:hint="cs"/>
          <w:rtl/>
        </w:rPr>
        <w:t xml:space="preserve"> בעיטה לירך והוא לא נסוג אלא </w:t>
      </w:r>
      <w:r w:rsidR="00F92077">
        <w:rPr>
          <w:rFonts w:hint="cs"/>
          <w:rtl/>
        </w:rPr>
        <w:t>נשען</w:t>
      </w:r>
      <w:r>
        <w:rPr>
          <w:rFonts w:hint="cs"/>
          <w:rtl/>
        </w:rPr>
        <w:t xml:space="preserve"> קדימה</w:t>
      </w:r>
      <w:r w:rsidR="00F92077">
        <w:rPr>
          <w:rFonts w:hint="cs"/>
          <w:rtl/>
        </w:rPr>
        <w:t>,</w:t>
      </w:r>
      <w:r>
        <w:rPr>
          <w:rFonts w:hint="cs"/>
          <w:rtl/>
        </w:rPr>
        <w:t xml:space="preserve"> סופג בשתיקה. </w:t>
      </w:r>
      <w:r w:rsidR="00C21DEB">
        <w:rPr>
          <w:rFonts w:hint="cs"/>
          <w:rtl/>
        </w:rPr>
        <w:t xml:space="preserve">ושריון קשקשים מוכר </w:t>
      </w:r>
      <w:r w:rsidR="00F92077">
        <w:rPr>
          <w:rFonts w:hint="cs"/>
          <w:rtl/>
        </w:rPr>
        <w:t xml:space="preserve">וקר </w:t>
      </w:r>
      <w:r w:rsidR="00C21DEB">
        <w:rPr>
          <w:rFonts w:hint="cs"/>
          <w:rtl/>
        </w:rPr>
        <w:t xml:space="preserve">נמתח [נעטה] </w:t>
      </w:r>
      <w:r w:rsidR="00F92077">
        <w:rPr>
          <w:rFonts w:hint="cs"/>
          <w:rtl/>
        </w:rPr>
        <w:t xml:space="preserve">על </w:t>
      </w:r>
      <w:r w:rsidR="00C21DEB">
        <w:rPr>
          <w:rFonts w:hint="cs"/>
          <w:rtl/>
        </w:rPr>
        <w:t>גופו ו</w:t>
      </w:r>
      <w:r w:rsidR="00CB7748">
        <w:rPr>
          <w:rFonts w:hint="cs"/>
          <w:rtl/>
        </w:rPr>
        <w:t>נ</w:t>
      </w:r>
      <w:r w:rsidR="00C21DEB">
        <w:rPr>
          <w:rFonts w:hint="cs"/>
          <w:rtl/>
        </w:rPr>
        <w:t xml:space="preserve">דבק לעורו, מתחיל מהחזה ומתפשט לשכמות, מתחת לזרועות, </w:t>
      </w:r>
      <w:r w:rsidR="00036092">
        <w:rPr>
          <w:rFonts w:hint="cs"/>
          <w:rtl/>
        </w:rPr>
        <w:t>מ</w:t>
      </w:r>
      <w:r w:rsidR="00C21DEB">
        <w:rPr>
          <w:rFonts w:hint="cs"/>
          <w:rtl/>
        </w:rPr>
        <w:t>על הכתפיים ומטה</w:t>
      </w:r>
      <w:r w:rsidR="00BE570D">
        <w:rPr>
          <w:rFonts w:hint="cs"/>
          <w:rtl/>
        </w:rPr>
        <w:t>-</w:t>
      </w:r>
      <w:r w:rsidR="00C21DEB">
        <w:rPr>
          <w:rFonts w:hint="cs"/>
          <w:rtl/>
        </w:rPr>
        <w:t>מטה...</w:t>
      </w:r>
    </w:p>
    <w:p w14:paraId="5E6FD72B" w14:textId="4FE6FC77" w:rsidR="00B61B47" w:rsidRDefault="009B558A" w:rsidP="006C6601">
      <w:pPr>
        <w:rPr>
          <w:rtl/>
        </w:rPr>
      </w:pPr>
      <w:r>
        <w:rPr>
          <w:rFonts w:hint="cs"/>
          <w:rtl/>
        </w:rPr>
        <w:t>אלכס שחרר מכה ראשונית, מהוססת [</w:t>
      </w:r>
      <w:r>
        <w:t>tentative</w:t>
      </w:r>
      <w:r>
        <w:rPr>
          <w:rFonts w:hint="cs"/>
          <w:rtl/>
        </w:rPr>
        <w:t xml:space="preserve">] </w:t>
      </w:r>
      <w:r>
        <w:rPr>
          <w:rtl/>
        </w:rPr>
        <w:t>–</w:t>
      </w:r>
      <w:r>
        <w:rPr>
          <w:rFonts w:hint="cs"/>
          <w:rtl/>
        </w:rPr>
        <w:t xml:space="preserve"> </w:t>
      </w:r>
      <w:r w:rsidR="007E7E06">
        <w:rPr>
          <w:rFonts w:hint="cs"/>
          <w:rtl/>
        </w:rPr>
        <w:t>ה</w:t>
      </w:r>
      <w:r>
        <w:rPr>
          <w:rFonts w:hint="cs"/>
          <w:rtl/>
        </w:rPr>
        <w:t xml:space="preserve">אגרוף לא </w:t>
      </w:r>
      <w:r w:rsidR="007E7E06">
        <w:rPr>
          <w:rFonts w:hint="cs"/>
          <w:rtl/>
        </w:rPr>
        <w:t xml:space="preserve">היה </w:t>
      </w:r>
      <w:r>
        <w:rPr>
          <w:rFonts w:hint="cs"/>
          <w:rtl/>
        </w:rPr>
        <w:t>מהודק מספיק! ו</w:t>
      </w:r>
      <w:r w:rsidR="00FA46BA">
        <w:rPr>
          <w:rFonts w:hint="cs"/>
          <w:rtl/>
        </w:rPr>
        <w:t>אחריה ללא רחמים</w:t>
      </w:r>
      <w:r>
        <w:rPr>
          <w:rFonts w:hint="cs"/>
          <w:rtl/>
        </w:rPr>
        <w:t xml:space="preserve"> </w:t>
      </w:r>
      <w:r>
        <w:rPr>
          <w:rtl/>
        </w:rPr>
        <w:t>–</w:t>
      </w:r>
      <w:r>
        <w:rPr>
          <w:rFonts w:hint="cs"/>
          <w:rtl/>
        </w:rPr>
        <w:t xml:space="preserve"> ג'אב-קרוס-ג'אב, עם הכתף, עם המותן וכל האגן. </w:t>
      </w:r>
      <w:r w:rsidR="00DC427E">
        <w:rPr>
          <w:rFonts w:hint="cs"/>
          <w:rtl/>
        </w:rPr>
        <w:t>[</w:t>
      </w:r>
      <w:r>
        <w:rPr>
          <w:rFonts w:hint="cs"/>
          <w:rtl/>
        </w:rPr>
        <w:t>הוא שחרר ע</w:t>
      </w:r>
      <w:r w:rsidR="007E7E06">
        <w:rPr>
          <w:rFonts w:hint="cs"/>
          <w:rtl/>
        </w:rPr>
        <w:t>ו</w:t>
      </w:r>
      <w:r>
        <w:rPr>
          <w:rFonts w:hint="cs"/>
          <w:rtl/>
        </w:rPr>
        <w:t>צמה!</w:t>
      </w:r>
      <w:r w:rsidR="00DC427E">
        <w:rPr>
          <w:rFonts w:hint="cs"/>
          <w:rtl/>
        </w:rPr>
        <w:t>]</w:t>
      </w:r>
      <w:r>
        <w:rPr>
          <w:rFonts w:hint="cs"/>
          <w:rtl/>
        </w:rPr>
        <w:t xml:space="preserve"> הוא ידע להסתער, להתנפל ב</w:t>
      </w:r>
      <w:r w:rsidR="00F92077">
        <w:rPr>
          <w:rFonts w:hint="cs"/>
          <w:rtl/>
        </w:rPr>
        <w:t>כל הכ</w:t>
      </w:r>
      <w:r w:rsidR="007E7E06">
        <w:rPr>
          <w:rFonts w:hint="cs"/>
          <w:rtl/>
        </w:rPr>
        <w:t>ו</w:t>
      </w:r>
      <w:r w:rsidR="00F92077">
        <w:rPr>
          <w:rFonts w:hint="cs"/>
          <w:rtl/>
        </w:rPr>
        <w:t>ח</w:t>
      </w:r>
      <w:r>
        <w:rPr>
          <w:rFonts w:hint="cs"/>
          <w:rtl/>
        </w:rPr>
        <w:t xml:space="preserve">. היו לו הטעיות ותכסיסים, </w:t>
      </w:r>
      <w:r w:rsidR="00CB7748" w:rsidRPr="00CB7748">
        <w:rPr>
          <w:rFonts w:cs="Times New Roman"/>
          <w:rtl/>
        </w:rPr>
        <w:t>ל</w:t>
      </w:r>
      <w:r w:rsidR="00DC427E">
        <w:rPr>
          <w:rFonts w:cs="Times New Roman" w:hint="cs"/>
          <w:rtl/>
        </w:rPr>
        <w:t>בעוט</w:t>
      </w:r>
      <w:r w:rsidR="00CB7748" w:rsidRPr="00CB7748">
        <w:rPr>
          <w:rFonts w:cs="Times New Roman"/>
          <w:rtl/>
        </w:rPr>
        <w:t xml:space="preserve"> </w:t>
      </w:r>
      <w:r>
        <w:rPr>
          <w:rFonts w:hint="cs"/>
          <w:rtl/>
        </w:rPr>
        <w:t xml:space="preserve">בעיטה פנימית כשהיריב עצמו </w:t>
      </w:r>
      <w:r w:rsidR="00F92077">
        <w:rPr>
          <w:rFonts w:hint="cs"/>
          <w:rtl/>
        </w:rPr>
        <w:t>בועט</w:t>
      </w:r>
      <w:r>
        <w:rPr>
          <w:rFonts w:hint="cs"/>
          <w:rtl/>
        </w:rPr>
        <w:t xml:space="preserve"> </w:t>
      </w:r>
      <w:r>
        <w:rPr>
          <w:rtl/>
        </w:rPr>
        <w:t>–</w:t>
      </w:r>
      <w:r>
        <w:rPr>
          <w:rFonts w:hint="cs"/>
          <w:rtl/>
        </w:rPr>
        <w:t xml:space="preserve"> ובכך לערער את שיווי משקלו. </w:t>
      </w:r>
      <w:r w:rsidR="00B436AC">
        <w:rPr>
          <w:rFonts w:hint="cs"/>
          <w:rtl/>
        </w:rPr>
        <w:t>מכת קרס</w:t>
      </w:r>
      <w:r w:rsidR="00BE570D">
        <w:rPr>
          <w:rFonts w:hint="cs"/>
          <w:rtl/>
        </w:rPr>
        <w:t xml:space="preserve"> </w:t>
      </w:r>
      <w:r w:rsidR="00B436AC">
        <w:rPr>
          <w:rFonts w:hint="cs"/>
          <w:rtl/>
        </w:rPr>
        <w:t>ללסת כשהאויב משלח אגרוף וחושף את פני</w:t>
      </w:r>
      <w:r w:rsidR="00036092">
        <w:rPr>
          <w:rFonts w:hint="cs"/>
          <w:rtl/>
        </w:rPr>
        <w:t>ו</w:t>
      </w:r>
      <w:r w:rsidR="00B436AC">
        <w:rPr>
          <w:rFonts w:hint="cs"/>
          <w:rtl/>
        </w:rPr>
        <w:t xml:space="preserve">. </w:t>
      </w:r>
      <w:r>
        <w:rPr>
          <w:rFonts w:hint="cs"/>
          <w:rtl/>
        </w:rPr>
        <w:t xml:space="preserve">אבל </w:t>
      </w:r>
      <w:r w:rsidR="00F82E85">
        <w:rPr>
          <w:rFonts w:hint="cs"/>
          <w:rtl/>
        </w:rPr>
        <w:t xml:space="preserve">כל </w:t>
      </w:r>
      <w:r w:rsidR="00B436AC">
        <w:rPr>
          <w:rFonts w:hint="cs"/>
          <w:rtl/>
        </w:rPr>
        <w:t xml:space="preserve">זה לא עבד </w:t>
      </w:r>
      <w:r>
        <w:rPr>
          <w:rFonts w:hint="cs"/>
          <w:rtl/>
        </w:rPr>
        <w:t xml:space="preserve">על </w:t>
      </w:r>
      <w:r w:rsidRPr="00A8480C">
        <w:rPr>
          <w:rFonts w:hint="eastAsia"/>
          <w:highlight w:val="magenta"/>
          <w:rtl/>
        </w:rPr>
        <w:t>ה</w:t>
      </w:r>
      <w:r w:rsidR="00CA6723">
        <w:rPr>
          <w:rFonts w:hint="cs"/>
          <w:highlight w:val="magenta"/>
          <w:rtl/>
        </w:rPr>
        <w:t xml:space="preserve">בריון </w:t>
      </w:r>
      <w:r w:rsidR="00036092">
        <w:rPr>
          <w:rFonts w:hint="cs"/>
          <w:highlight w:val="magenta"/>
          <w:rtl/>
        </w:rPr>
        <w:t>(</w:t>
      </w:r>
      <w:r w:rsidR="00CA6723">
        <w:rPr>
          <w:rFonts w:hint="cs"/>
          <w:highlight w:val="magenta"/>
          <w:rtl/>
        </w:rPr>
        <w:t>שה</w:t>
      </w:r>
      <w:r w:rsidR="00CA6723" w:rsidRPr="00036092">
        <w:rPr>
          <w:rFonts w:hint="cs"/>
          <w:highlight w:val="magenta"/>
          <w:rtl/>
        </w:rPr>
        <w:t>יה בעצם ענק</w:t>
      </w:r>
      <w:r w:rsidR="00CA6723" w:rsidRPr="00036092">
        <w:rPr>
          <w:highlight w:val="magenta"/>
          <w:rtl/>
        </w:rPr>
        <w:t xml:space="preserve">, </w:t>
      </w:r>
      <w:r w:rsidR="00CA6723" w:rsidRPr="00036092">
        <w:rPr>
          <w:rFonts w:hint="eastAsia"/>
          <w:highlight w:val="magenta"/>
          <w:rtl/>
        </w:rPr>
        <w:t>עוג</w:t>
      </w:r>
      <w:r w:rsidRPr="00036092">
        <w:rPr>
          <w:rFonts w:hint="cs"/>
          <w:highlight w:val="magenta"/>
          <w:rtl/>
        </w:rPr>
        <w:t xml:space="preserve"> </w:t>
      </w:r>
      <w:r w:rsidR="00B61B47" w:rsidRPr="00036092">
        <w:rPr>
          <w:rFonts w:cs="Times New Roman"/>
          <w:highlight w:val="magenta"/>
          <w:rtl/>
        </w:rPr>
        <w:t>חסון ומוצק שראשו בשמיי</w:t>
      </w:r>
      <w:r w:rsidR="00036092">
        <w:rPr>
          <w:rFonts w:cs="Times New Roman" w:hint="cs"/>
          <w:highlight w:val="magenta"/>
          <w:rtl/>
        </w:rPr>
        <w:t>ם)</w:t>
      </w:r>
      <w:r>
        <w:rPr>
          <w:rFonts w:hint="cs"/>
          <w:rtl/>
        </w:rPr>
        <w:t xml:space="preserve">. </w:t>
      </w:r>
    </w:p>
    <w:p w14:paraId="1EC6058B" w14:textId="0C678C1F" w:rsidR="00085691" w:rsidRDefault="009B558A" w:rsidP="006C6601">
      <w:pPr>
        <w:rPr>
          <w:rFonts w:cs="Times New Roman"/>
          <w:rtl/>
        </w:rPr>
      </w:pPr>
      <w:r>
        <w:rPr>
          <w:rFonts w:hint="cs"/>
          <w:rtl/>
        </w:rPr>
        <w:t xml:space="preserve">בכל זאת </w:t>
      </w:r>
      <w:r w:rsidR="00B61B47" w:rsidRPr="00B61B47">
        <w:rPr>
          <w:rFonts w:cs="Times New Roman"/>
          <w:rtl/>
        </w:rPr>
        <w:t>כמה ממכותיו פגעו</w:t>
      </w:r>
      <w:r w:rsidR="0059781C">
        <w:rPr>
          <w:rFonts w:hint="cs"/>
          <w:rtl/>
        </w:rPr>
        <w:t xml:space="preserve">, </w:t>
      </w:r>
      <w:r w:rsidR="00B436AC">
        <w:rPr>
          <w:rFonts w:hint="cs"/>
          <w:rtl/>
        </w:rPr>
        <w:t xml:space="preserve">כשארקדי </w:t>
      </w:r>
      <w:r w:rsidR="00036092">
        <w:rPr>
          <w:rFonts w:hint="cs"/>
          <w:rtl/>
        </w:rPr>
        <w:t>[</w:t>
      </w:r>
      <w:r w:rsidR="00085691">
        <w:rPr>
          <w:rFonts w:cs="Times New Roman" w:hint="cs"/>
          <w:rtl/>
        </w:rPr>
        <w:t>נועד פגש הזדמן</w:t>
      </w:r>
      <w:r w:rsidR="008455AF" w:rsidRPr="008455AF">
        <w:rPr>
          <w:rFonts w:cs="Times New Roman"/>
          <w:rtl/>
        </w:rPr>
        <w:t xml:space="preserve"> לראשונה בחייו פנים מול פנים עם </w:t>
      </w:r>
      <w:r w:rsidR="00D54C3E">
        <w:rPr>
          <w:rFonts w:cs="Times New Roman"/>
          <w:rtl/>
        </w:rPr>
        <w:t>ממד</w:t>
      </w:r>
      <w:r w:rsidR="008455AF" w:rsidRPr="008455AF">
        <w:rPr>
          <w:rFonts w:cs="Times New Roman"/>
          <w:rtl/>
        </w:rPr>
        <w:t xml:space="preserve">יהן הנכבדים </w:t>
      </w:r>
      <w:r w:rsidR="008455AF" w:rsidRPr="008455AF">
        <w:t>substantial</w:t>
      </w:r>
      <w:r w:rsidR="008455AF" w:rsidRPr="008455AF">
        <w:rPr>
          <w:rFonts w:cs="Times New Roman"/>
          <w:rtl/>
        </w:rPr>
        <w:t>]</w:t>
      </w:r>
      <w:r w:rsidR="006B6AAA">
        <w:rPr>
          <w:rFonts w:cs="Times New Roman"/>
          <w:rtl/>
        </w:rPr>
        <w:t xml:space="preserve"> </w:t>
      </w:r>
      <w:r w:rsidR="00143DCC">
        <w:rPr>
          <w:rFonts w:cs="Times New Roman" w:hint="cs"/>
          <w:rtl/>
        </w:rPr>
        <w:t>התוודע ל</w:t>
      </w:r>
      <w:r>
        <w:rPr>
          <w:rFonts w:hint="cs"/>
          <w:rtl/>
        </w:rPr>
        <w:t>כפות ידיו של אלכס</w:t>
      </w:r>
      <w:r w:rsidR="008455AF" w:rsidRPr="008455AF">
        <w:rPr>
          <w:rFonts w:cs="Times New Roman"/>
          <w:rtl/>
        </w:rPr>
        <w:t xml:space="preserve">, יציבות, </w:t>
      </w:r>
      <w:r w:rsidR="009622F9">
        <w:rPr>
          <w:rFonts w:cs="Times New Roman" w:hint="cs"/>
          <w:rtl/>
        </w:rPr>
        <w:t>תוקפניות</w:t>
      </w:r>
      <w:r w:rsidR="008455AF" w:rsidRPr="008455AF">
        <w:rPr>
          <w:rFonts w:cs="Times New Roman"/>
          <w:rtl/>
        </w:rPr>
        <w:t>, אכזריות עד אימה בגופו הפעוט</w:t>
      </w:r>
      <w:r>
        <w:rPr>
          <w:rFonts w:hint="cs"/>
          <w:rtl/>
        </w:rPr>
        <w:t xml:space="preserve"> ו</w:t>
      </w:r>
      <w:r w:rsidR="006C6601">
        <w:rPr>
          <w:rFonts w:hint="cs"/>
          <w:rtl/>
        </w:rPr>
        <w:t>ח</w:t>
      </w:r>
      <w:r>
        <w:rPr>
          <w:rFonts w:hint="cs"/>
          <w:rtl/>
        </w:rPr>
        <w:t xml:space="preserve">שב, אם יתפוס אותי בברך, איזה חלק מהברך יוכל לכסות </w:t>
      </w:r>
      <w:r w:rsidR="00B436AC">
        <w:rPr>
          <w:rFonts w:hint="cs"/>
          <w:rtl/>
        </w:rPr>
        <w:t>ב</w:t>
      </w:r>
      <w:r>
        <w:rPr>
          <w:rFonts w:hint="cs"/>
          <w:rtl/>
        </w:rPr>
        <w:t>כף היד שלו ה</w:t>
      </w:r>
      <w:r w:rsidR="00036092">
        <w:rPr>
          <w:rFonts w:hint="cs"/>
          <w:rtl/>
        </w:rPr>
        <w:t>כ</w:t>
      </w:r>
      <w:r w:rsidR="00036092" w:rsidRPr="00036092">
        <w:rPr>
          <w:rFonts w:cs="Times New Roman"/>
          <w:rtl/>
        </w:rPr>
        <w:t>ובשת</w:t>
      </w:r>
      <w:r w:rsidR="00036092">
        <w:rPr>
          <w:rFonts w:cs="Times New Roman" w:hint="cs"/>
          <w:rtl/>
        </w:rPr>
        <w:t>[</w:t>
      </w:r>
      <w:r w:rsidR="009622F9">
        <w:rPr>
          <w:rFonts w:hint="cs"/>
          <w:rtl/>
        </w:rPr>
        <w:t>כביר</w:t>
      </w:r>
      <w:r>
        <w:rPr>
          <w:rFonts w:hint="cs"/>
          <w:rtl/>
        </w:rPr>
        <w:t>ה</w:t>
      </w:r>
      <w:r w:rsidR="009622F9" w:rsidRPr="009622F9">
        <w:rPr>
          <w:rFonts w:cs="Times New Roman"/>
          <w:rtl/>
        </w:rPr>
        <w:t xml:space="preserve"> עריצה רודנית כבירה טובה גדולה]</w:t>
      </w:r>
      <w:r w:rsidR="00B56640">
        <w:rPr>
          <w:rFonts w:hint="cs"/>
          <w:rtl/>
        </w:rPr>
        <w:t>?</w:t>
      </w:r>
      <w:r>
        <w:rPr>
          <w:rFonts w:hint="cs"/>
          <w:rtl/>
        </w:rPr>
        <w:t xml:space="preserve"> ואם יתפוס אותי בשוק, או בעקב, ואם יכסה בכף ידו את הפופיק שלי (הוא אהב את המילה, היא </w:t>
      </w:r>
      <w:r w:rsidR="001C5A04">
        <w:rPr>
          <w:rFonts w:hint="cs"/>
          <w:rtl/>
        </w:rPr>
        <w:t>הייתה</w:t>
      </w:r>
      <w:r>
        <w:rPr>
          <w:rFonts w:hint="cs"/>
          <w:rtl/>
        </w:rPr>
        <w:t xml:space="preserve"> מצחיקה וחביבה עליו בעברית, </w:t>
      </w:r>
      <w:r w:rsidR="00F97A34">
        <w:rPr>
          <w:rFonts w:hint="cs"/>
          <w:rtl/>
        </w:rPr>
        <w:t>כל כך</w:t>
      </w:r>
      <w:r>
        <w:rPr>
          <w:rFonts w:hint="cs"/>
          <w:rtl/>
        </w:rPr>
        <w:t xml:space="preserve"> דומה למילה האמיתית פ</w:t>
      </w:r>
      <w:r w:rsidR="0059781C">
        <w:rPr>
          <w:rFonts w:hint="cs"/>
          <w:rtl/>
        </w:rPr>
        <w:t>ּ</w:t>
      </w:r>
      <w:r>
        <w:rPr>
          <w:rFonts w:hint="cs"/>
          <w:rtl/>
        </w:rPr>
        <w:t>ו</w:t>
      </w:r>
      <w:r w:rsidR="0059781C">
        <w:rPr>
          <w:rFonts w:hint="cs"/>
          <w:rtl/>
        </w:rPr>
        <w:t>ּ</w:t>
      </w:r>
      <w:r>
        <w:rPr>
          <w:rFonts w:hint="cs"/>
          <w:rtl/>
        </w:rPr>
        <w:t>פ</w:t>
      </w:r>
      <w:r w:rsidR="0059781C">
        <w:rPr>
          <w:rFonts w:hint="cs"/>
          <w:rtl/>
        </w:rPr>
        <w:t>ּ</w:t>
      </w:r>
      <w:r>
        <w:rPr>
          <w:rFonts w:hint="cs"/>
          <w:rtl/>
        </w:rPr>
        <w:t>ו</w:t>
      </w:r>
      <w:r w:rsidR="0059781C">
        <w:rPr>
          <w:rFonts w:hint="cs"/>
          <w:rtl/>
        </w:rPr>
        <w:t>ֹ</w:t>
      </w:r>
      <w:r>
        <w:rPr>
          <w:rFonts w:hint="cs"/>
          <w:rtl/>
        </w:rPr>
        <w:t xml:space="preserve">ק, </w:t>
      </w:r>
      <w:r w:rsidRPr="007C5E72">
        <w:t>пупок</w:t>
      </w:r>
      <w:r>
        <w:rPr>
          <w:rFonts w:hint="cs"/>
          <w:rtl/>
        </w:rPr>
        <w:t xml:space="preserve"> [</w:t>
      </w:r>
      <w:r w:rsidRPr="007C5E72">
        <w:t>pupok</w:t>
      </w:r>
      <w:r>
        <w:rPr>
          <w:rFonts w:hint="cs"/>
          <w:rtl/>
        </w:rPr>
        <w:t>]</w:t>
      </w:r>
      <w:r w:rsidR="00B56640">
        <w:rPr>
          <w:rFonts w:hint="cs"/>
          <w:rtl/>
        </w:rPr>
        <w:t>) עד ל</w:t>
      </w:r>
      <w:r w:rsidR="00DC427E">
        <w:rPr>
          <w:rFonts w:hint="cs"/>
          <w:rtl/>
        </w:rPr>
        <w:t>א</w:t>
      </w:r>
      <w:r w:rsidR="00B56640">
        <w:rPr>
          <w:rFonts w:hint="cs"/>
          <w:rtl/>
        </w:rPr>
        <w:t>ן יגיעו אצבעותיו?</w:t>
      </w:r>
      <w:r>
        <w:rPr>
          <w:rFonts w:hint="cs"/>
          <w:rtl/>
        </w:rPr>
        <w:t xml:space="preserve"> </w:t>
      </w:r>
      <w:r w:rsidR="00DC427E" w:rsidRPr="00DC427E">
        <w:rPr>
          <w:rFonts w:cs="Times New Roman"/>
          <w:rtl/>
        </w:rPr>
        <w:t>או אז</w:t>
      </w:r>
      <w:r>
        <w:rPr>
          <w:rFonts w:cs="Times New Roman" w:hint="cs"/>
          <w:rtl/>
        </w:rPr>
        <w:t xml:space="preserve"> </w:t>
      </w:r>
      <w:r w:rsidRPr="009B558A">
        <w:rPr>
          <w:rFonts w:cs="Times New Roman"/>
          <w:rtl/>
        </w:rPr>
        <w:t xml:space="preserve">אגרופו </w:t>
      </w:r>
      <w:r>
        <w:rPr>
          <w:rFonts w:cs="Times New Roman" w:hint="cs"/>
          <w:rtl/>
        </w:rPr>
        <w:t>של אלכס הצליח ל</w:t>
      </w:r>
      <w:r w:rsidRPr="009B558A">
        <w:rPr>
          <w:rFonts w:cs="Times New Roman"/>
          <w:rtl/>
        </w:rPr>
        <w:t>הל</w:t>
      </w:r>
      <w:r>
        <w:rPr>
          <w:rFonts w:cs="Times New Roman" w:hint="cs"/>
          <w:rtl/>
        </w:rPr>
        <w:t>ו</w:t>
      </w:r>
      <w:r w:rsidRPr="009B558A">
        <w:rPr>
          <w:rFonts w:cs="Times New Roman"/>
          <w:rtl/>
        </w:rPr>
        <w:t xml:space="preserve">ם בפרצופו. </w:t>
      </w:r>
    </w:p>
    <w:p w14:paraId="067CADDE" w14:textId="7848DFFE" w:rsidR="0059781C" w:rsidRDefault="009B558A" w:rsidP="006C6601">
      <w:pPr>
        <w:rPr>
          <w:rFonts w:cs="Times New Roman"/>
          <w:rtl/>
        </w:rPr>
      </w:pPr>
      <w:r w:rsidRPr="009B558A">
        <w:rPr>
          <w:rFonts w:cs="Times New Roman"/>
          <w:rtl/>
        </w:rPr>
        <w:t xml:space="preserve">אפו החל לדמם. </w:t>
      </w:r>
    </w:p>
    <w:p w14:paraId="7B2416F3" w14:textId="558AEE75" w:rsidR="009B558A" w:rsidRPr="004F16EE" w:rsidRDefault="00CA6723" w:rsidP="00B56640">
      <w:pPr>
        <w:rPr>
          <w:rtl/>
        </w:rPr>
      </w:pPr>
      <w:r w:rsidRPr="00A8480C">
        <w:rPr>
          <w:rFonts w:cs="Times New Roman" w:hint="eastAsia"/>
          <w:highlight w:val="magenta"/>
          <w:rtl/>
        </w:rPr>
        <w:t>הע</w:t>
      </w:r>
      <w:r>
        <w:rPr>
          <w:rFonts w:cs="Times New Roman" w:hint="cs"/>
          <w:highlight w:val="magenta"/>
          <w:rtl/>
        </w:rPr>
        <w:t>וג</w:t>
      </w:r>
      <w:r w:rsidRPr="00A8480C">
        <w:rPr>
          <w:rFonts w:cs="Times New Roman"/>
          <w:highlight w:val="magenta"/>
          <w:rtl/>
        </w:rPr>
        <w:t xml:space="preserve"> </w:t>
      </w:r>
      <w:r w:rsidR="00036092">
        <w:rPr>
          <w:rFonts w:cs="Times New Roman" w:hint="cs"/>
          <w:highlight w:val="magenta"/>
          <w:rtl/>
        </w:rPr>
        <w:t>(</w:t>
      </w:r>
      <w:r w:rsidRPr="00A8480C">
        <w:rPr>
          <w:rFonts w:cs="Times New Roman"/>
          <w:highlight w:val="magenta"/>
          <w:rtl/>
        </w:rPr>
        <w:t>שהיה בעצם מפל</w:t>
      </w:r>
      <w:r w:rsidR="00036092">
        <w:rPr>
          <w:rFonts w:cs="Times New Roman" w:hint="cs"/>
          <w:highlight w:val="magenta"/>
          <w:rtl/>
        </w:rPr>
        <w:t>ץ)</w:t>
      </w:r>
      <w:r w:rsidR="009B558A" w:rsidRPr="009B558A">
        <w:rPr>
          <w:rFonts w:cs="Times New Roman"/>
          <w:rtl/>
        </w:rPr>
        <w:t xml:space="preserve"> קילל בשפה זרה </w:t>
      </w:r>
      <w:bookmarkStart w:id="33" w:name="_Hlk529981520"/>
      <w:r w:rsidR="009B558A" w:rsidRPr="009B558A">
        <w:rPr>
          <w:rFonts w:cs="Times New Roman"/>
          <w:rtl/>
        </w:rPr>
        <w:t>אך בנימה מוכרת</w:t>
      </w:r>
      <w:bookmarkEnd w:id="33"/>
      <w:r w:rsidR="00036092">
        <w:rPr>
          <w:rFonts w:cs="Times New Roman" w:hint="cs"/>
          <w:rtl/>
        </w:rPr>
        <w:t>,</w:t>
      </w:r>
      <w:r w:rsidR="009B558A" w:rsidRPr="009B558A">
        <w:rPr>
          <w:rFonts w:cs="Times New Roman"/>
          <w:rtl/>
        </w:rPr>
        <w:t xml:space="preserve"> ומשך את אלכס בחולצת הטריקו הלבנה שלו </w:t>
      </w:r>
      <w:bookmarkStart w:id="34" w:name="_Hlk534784936"/>
      <w:r w:rsidR="00085691">
        <w:rPr>
          <w:rFonts w:cs="Times New Roman" w:hint="cs"/>
          <w:rtl/>
        </w:rPr>
        <w:t>שנקרעה</w:t>
      </w:r>
      <w:r w:rsidR="009B558A" w:rsidRPr="009B558A">
        <w:rPr>
          <w:rFonts w:cs="Times New Roman"/>
          <w:rtl/>
        </w:rPr>
        <w:t xml:space="preserve"> </w:t>
      </w:r>
      <w:bookmarkEnd w:id="34"/>
      <w:r w:rsidR="009B558A" w:rsidRPr="009B558A">
        <w:rPr>
          <w:rFonts w:cs="Times New Roman"/>
          <w:rtl/>
        </w:rPr>
        <w:t xml:space="preserve">לאורך השרוול. "אתה מצטער זה," הוא </w:t>
      </w:r>
      <w:r w:rsidR="008803D0">
        <w:rPr>
          <w:rFonts w:cs="Times New Roman" w:hint="cs"/>
          <w:rtl/>
        </w:rPr>
        <w:t>נהם</w:t>
      </w:r>
      <w:r w:rsidR="009B558A" w:rsidRPr="00CD067C">
        <w:rPr>
          <w:rtl/>
        </w:rPr>
        <w:t xml:space="preserve"> </w:t>
      </w:r>
      <w:r w:rsidR="0059781C">
        <w:rPr>
          <w:rFonts w:hint="cs"/>
          <w:rtl/>
        </w:rPr>
        <w:t>ו</w:t>
      </w:r>
      <w:r w:rsidR="009B558A" w:rsidRPr="00CD067C">
        <w:rPr>
          <w:rtl/>
        </w:rPr>
        <w:t>ה</w:t>
      </w:r>
      <w:r w:rsidR="00B56640">
        <w:rPr>
          <w:rFonts w:hint="cs"/>
          <w:rtl/>
        </w:rPr>
        <w:t>ל</w:t>
      </w:r>
      <w:r w:rsidR="009B558A" w:rsidRPr="00CD067C">
        <w:rPr>
          <w:rtl/>
        </w:rPr>
        <w:t>ם בו</w:t>
      </w:r>
      <w:r w:rsidR="00036092">
        <w:rPr>
          <w:rFonts w:hint="cs"/>
          <w:rtl/>
        </w:rPr>
        <w:t>,</w:t>
      </w:r>
      <w:r w:rsidR="00CB7748" w:rsidRPr="00CB7748">
        <w:rPr>
          <w:rFonts w:cs="Times New Roman"/>
          <w:rtl/>
        </w:rPr>
        <w:t xml:space="preserve"> </w:t>
      </w:r>
      <w:r w:rsidR="008803D0">
        <w:rPr>
          <w:rFonts w:hint="cs"/>
          <w:rtl/>
        </w:rPr>
        <w:t xml:space="preserve">חזק </w:t>
      </w:r>
      <w:r w:rsidR="009B558A">
        <w:rPr>
          <w:rFonts w:hint="cs"/>
          <w:rtl/>
        </w:rPr>
        <w:t>בחזהו: אגרוף ישר,</w:t>
      </w:r>
      <w:r w:rsidR="008803D0">
        <w:rPr>
          <w:rFonts w:hint="cs"/>
          <w:rtl/>
        </w:rPr>
        <w:t xml:space="preserve"> חזק</w:t>
      </w:r>
      <w:r w:rsidR="009B558A">
        <w:rPr>
          <w:rFonts w:hint="cs"/>
          <w:rtl/>
        </w:rPr>
        <w:t xml:space="preserve"> בכתפיו: </w:t>
      </w:r>
      <w:r w:rsidR="00B436AC">
        <w:rPr>
          <w:rFonts w:hint="cs"/>
          <w:rtl/>
        </w:rPr>
        <w:t>פטיש ואזמל</w:t>
      </w:r>
      <w:r w:rsidR="009B558A">
        <w:rPr>
          <w:rFonts w:hint="cs"/>
          <w:rtl/>
        </w:rPr>
        <w:t xml:space="preserve">, </w:t>
      </w:r>
      <w:r w:rsidR="008803D0">
        <w:rPr>
          <w:rFonts w:hint="cs"/>
          <w:rtl/>
        </w:rPr>
        <w:t xml:space="preserve">חזק </w:t>
      </w:r>
      <w:r w:rsidR="009B558A">
        <w:rPr>
          <w:rFonts w:hint="cs"/>
          <w:rtl/>
        </w:rPr>
        <w:t>בסרעפת:</w:t>
      </w:r>
      <w:r w:rsidR="009B558A" w:rsidRPr="00CD067C">
        <w:rPr>
          <w:rtl/>
        </w:rPr>
        <w:t xml:space="preserve"> </w:t>
      </w:r>
      <w:r w:rsidR="009B558A">
        <w:rPr>
          <w:rFonts w:hint="cs"/>
          <w:rtl/>
        </w:rPr>
        <w:t>א</w:t>
      </w:r>
      <w:r w:rsidR="009E4AFA">
        <w:rPr>
          <w:rFonts w:hint="cs"/>
          <w:rtl/>
        </w:rPr>
        <w:t>פרקאט</w:t>
      </w:r>
      <w:r w:rsidR="009B558A">
        <w:rPr>
          <w:rFonts w:hint="cs"/>
          <w:rtl/>
        </w:rPr>
        <w:t xml:space="preserve"> תחתון </w:t>
      </w:r>
      <w:r w:rsidR="009B558A" w:rsidRPr="00CD067C">
        <w:rPr>
          <w:rtl/>
        </w:rPr>
        <w:t xml:space="preserve">– </w:t>
      </w:r>
    </w:p>
    <w:p w14:paraId="32916BDA" w14:textId="77777777" w:rsidR="009B558A" w:rsidRPr="00CD067C" w:rsidRDefault="009B558A" w:rsidP="009B558A">
      <w:pPr>
        <w:rPr>
          <w:rtl/>
        </w:rPr>
      </w:pPr>
      <w:r w:rsidRPr="006D62E4">
        <w:rPr>
          <w:highlight w:val="yellow"/>
          <w:rtl/>
        </w:rPr>
        <w:t>חזק! חזק! חזק!</w:t>
      </w:r>
    </w:p>
    <w:p w14:paraId="0FE3628A" w14:textId="7D2D21A5" w:rsidR="009B558A" w:rsidRDefault="009B558A" w:rsidP="00B56640">
      <w:pPr>
        <w:rPr>
          <w:rtl/>
        </w:rPr>
      </w:pPr>
      <w:r w:rsidRPr="00CD067C">
        <w:rPr>
          <w:rtl/>
        </w:rPr>
        <w:t xml:space="preserve">– </w:t>
      </w:r>
      <w:r w:rsidR="00B56640">
        <w:rPr>
          <w:rFonts w:hint="cs"/>
          <w:rtl/>
        </w:rPr>
        <w:t>ל</w:t>
      </w:r>
      <w:r w:rsidRPr="00CD067C">
        <w:rPr>
          <w:rtl/>
        </w:rPr>
        <w:t>ראשונה בחייו</w:t>
      </w:r>
      <w:r w:rsidR="008803D0" w:rsidRPr="008803D0">
        <w:rPr>
          <w:rtl/>
        </w:rPr>
        <w:t xml:space="preserve"> </w:t>
      </w:r>
      <w:r w:rsidR="008803D0" w:rsidRPr="00CD067C">
        <w:rPr>
          <w:rtl/>
        </w:rPr>
        <w:t>קיבל</w:t>
      </w:r>
      <w:r w:rsidRPr="00CD067C">
        <w:rPr>
          <w:rtl/>
        </w:rPr>
        <w:t xml:space="preserve"> אלכס מכות שהיו </w:t>
      </w:r>
      <w:r w:rsidR="00B56640">
        <w:rPr>
          <w:rFonts w:hint="cs"/>
          <w:rtl/>
        </w:rPr>
        <w:t xml:space="preserve">יותר </w:t>
      </w:r>
      <w:r w:rsidR="00B56640">
        <w:rPr>
          <w:rtl/>
        </w:rPr>
        <w:t xml:space="preserve">כואבות </w:t>
      </w:r>
      <w:r w:rsidRPr="00CD067C">
        <w:rPr>
          <w:rtl/>
        </w:rPr>
        <w:t>ממעליבות.</w:t>
      </w:r>
    </w:p>
    <w:p w14:paraId="24E81E83" w14:textId="14030B7F" w:rsidR="004F1DCD" w:rsidRDefault="00B56640" w:rsidP="00B56640">
      <w:pPr>
        <w:rPr>
          <w:rtl/>
        </w:rPr>
      </w:pPr>
      <w:r>
        <w:rPr>
          <w:rFonts w:hint="cs"/>
          <w:rtl/>
        </w:rPr>
        <w:t>ו</w:t>
      </w:r>
      <w:r w:rsidR="00C21DEB">
        <w:rPr>
          <w:rFonts w:hint="cs"/>
          <w:rtl/>
        </w:rPr>
        <w:t xml:space="preserve">לא רק שלא </w:t>
      </w:r>
      <w:r w:rsidR="00CB7748" w:rsidRPr="00CB7748">
        <w:rPr>
          <w:rFonts w:cs="Times New Roman"/>
          <w:rtl/>
        </w:rPr>
        <w:t>ריסן עצמו</w:t>
      </w:r>
      <w:r w:rsidR="00CB7748" w:rsidRPr="00CB7748">
        <w:rPr>
          <w:rFonts w:cs="Times New Roman" w:hint="cs"/>
          <w:rtl/>
        </w:rPr>
        <w:t xml:space="preserve"> </w:t>
      </w:r>
      <w:r w:rsidR="00DA0CAF">
        <w:rPr>
          <w:rFonts w:hint="cs"/>
          <w:rtl/>
        </w:rPr>
        <w:t>המפלץ</w:t>
      </w:r>
      <w:r w:rsidR="00C21DEB">
        <w:rPr>
          <w:rFonts w:hint="cs"/>
          <w:rtl/>
        </w:rPr>
        <w:t>, הוא השתוקק להכאיב ככל שניתן</w:t>
      </w:r>
      <w:r w:rsidR="004F1DCD">
        <w:rPr>
          <w:rFonts w:hint="cs"/>
          <w:rtl/>
        </w:rPr>
        <w:t xml:space="preserve"> </w:t>
      </w:r>
      <w:r w:rsidR="004F1DCD">
        <w:rPr>
          <w:rtl/>
        </w:rPr>
        <w:t>–</w:t>
      </w:r>
      <w:r w:rsidR="004F1DCD">
        <w:rPr>
          <w:rFonts w:hint="cs"/>
          <w:rtl/>
        </w:rPr>
        <w:t xml:space="preserve"> </w:t>
      </w:r>
    </w:p>
    <w:p w14:paraId="702D4BCF" w14:textId="77777777" w:rsidR="004F1DCD" w:rsidRDefault="00C21DEB" w:rsidP="004C7DF9">
      <w:pPr>
        <w:rPr>
          <w:rtl/>
        </w:rPr>
      </w:pPr>
      <w:r w:rsidRPr="006D62E4">
        <w:rPr>
          <w:highlight w:val="yellow"/>
          <w:rtl/>
        </w:rPr>
        <w:t>פלדה! פלדה! פלדה!</w:t>
      </w:r>
      <w:r>
        <w:rPr>
          <w:rFonts w:hint="cs"/>
          <w:rtl/>
        </w:rPr>
        <w:t xml:space="preserve"> </w:t>
      </w:r>
    </w:p>
    <w:p w14:paraId="08E2ADB9" w14:textId="327C7A28" w:rsidR="00403D96" w:rsidRDefault="006C5CBA" w:rsidP="006C5CBA">
      <w:pPr>
        <w:rPr>
          <w:rtl/>
        </w:rPr>
      </w:pPr>
      <w:r>
        <w:rPr>
          <w:rFonts w:hint="cs"/>
          <w:rtl/>
        </w:rPr>
        <w:t>[</w:t>
      </w:r>
      <w:r w:rsidR="00C21DEB">
        <w:rPr>
          <w:rFonts w:hint="cs"/>
          <w:rtl/>
        </w:rPr>
        <w:t xml:space="preserve">להלום בגופו הכנוע של אלכס וקשקשי המגננה הנוצצים שלו התרככו, </w:t>
      </w:r>
      <w:r w:rsidR="0059781C">
        <w:rPr>
          <w:rFonts w:hint="cs"/>
          <w:rtl/>
        </w:rPr>
        <w:t>תחת עצמת המהלומות ו</w:t>
      </w:r>
      <w:r w:rsidR="00C21DEB">
        <w:rPr>
          <w:rFonts w:hint="cs"/>
          <w:rtl/>
        </w:rPr>
        <w:t>כח המחץ [</w:t>
      </w:r>
      <w:r w:rsidR="00C21DEB">
        <w:t>impact</w:t>
      </w:r>
      <w:r w:rsidR="00C21DEB">
        <w:rPr>
          <w:rFonts w:hint="cs"/>
          <w:rtl/>
        </w:rPr>
        <w:t>] הם חשילים[</w:t>
      </w:r>
      <w:r w:rsidR="00C21DEB">
        <w:t>malleable</w:t>
      </w:r>
      <w:r w:rsidR="00C21DEB">
        <w:rPr>
          <w:rFonts w:hint="cs"/>
          <w:rtl/>
        </w:rPr>
        <w:t xml:space="preserve">], הוא </w:t>
      </w:r>
      <w:r w:rsidR="0059781C">
        <w:rPr>
          <w:rFonts w:hint="cs"/>
          <w:rtl/>
        </w:rPr>
        <w:t>מעולם</w:t>
      </w:r>
      <w:r w:rsidR="00C21DEB">
        <w:rPr>
          <w:rFonts w:hint="cs"/>
          <w:rtl/>
        </w:rPr>
        <w:t xml:space="preserve"> לא ידע איך זה </w:t>
      </w:r>
      <w:r w:rsidR="00926695">
        <w:rPr>
          <w:rFonts w:hint="cs"/>
          <w:rtl/>
        </w:rPr>
        <w:t>[</w:t>
      </w:r>
      <w:r w:rsidR="00C21DEB">
        <w:rPr>
          <w:rFonts w:hint="cs"/>
          <w:rtl/>
        </w:rPr>
        <w:t>מרגיש</w:t>
      </w:r>
      <w:r w:rsidR="00926695">
        <w:rPr>
          <w:rFonts w:hint="cs"/>
          <w:rtl/>
        </w:rPr>
        <w:t>]</w:t>
      </w:r>
      <w:r w:rsidR="00C21DEB">
        <w:rPr>
          <w:rFonts w:hint="cs"/>
          <w:rtl/>
        </w:rPr>
        <w:t xml:space="preserve"> כשהם נמסים, כמה חלקים הם יכולם להיות, כמה... כמה גמישים. </w:t>
      </w:r>
      <w:r w:rsidR="0059781C">
        <w:rPr>
          <w:rFonts w:hint="cs"/>
          <w:rtl/>
        </w:rPr>
        <w:t>אבל</w:t>
      </w:r>
      <w:r>
        <w:rPr>
          <w:rFonts w:hint="cs"/>
          <w:rtl/>
        </w:rPr>
        <w:t>]</w:t>
      </w:r>
      <w:r w:rsidR="0059781C">
        <w:rPr>
          <w:rFonts w:hint="cs"/>
          <w:rtl/>
        </w:rPr>
        <w:t xml:space="preserve"> לא </w:t>
      </w:r>
      <w:r w:rsidR="00483BB1">
        <w:rPr>
          <w:rFonts w:hint="cs"/>
          <w:rtl/>
        </w:rPr>
        <w:t>הכול</w:t>
      </w:r>
      <w:r w:rsidR="0059781C">
        <w:rPr>
          <w:rFonts w:hint="cs"/>
          <w:rtl/>
        </w:rPr>
        <w:t xml:space="preserve"> ניתן לספוג </w:t>
      </w:r>
      <w:r w:rsidR="0059781C">
        <w:rPr>
          <w:rtl/>
        </w:rPr>
        <w:t>–</w:t>
      </w:r>
      <w:r w:rsidR="0059781C">
        <w:rPr>
          <w:rFonts w:hint="cs"/>
          <w:rtl/>
        </w:rPr>
        <w:t xml:space="preserve"> </w:t>
      </w:r>
      <w:r w:rsidR="009B558A">
        <w:rPr>
          <w:rtl/>
        </w:rPr>
        <w:t xml:space="preserve">סנוקרת </w:t>
      </w:r>
      <w:r w:rsidR="009B558A" w:rsidRPr="00CD067C">
        <w:rPr>
          <w:rtl/>
        </w:rPr>
        <w:t>פגעה בל</w:t>
      </w:r>
      <w:r w:rsidR="009B558A">
        <w:rPr>
          <w:rtl/>
        </w:rPr>
        <w:t>חיו</w:t>
      </w:r>
      <w:r w:rsidR="009E4AFA">
        <w:rPr>
          <w:rFonts w:hint="cs"/>
          <w:rtl/>
        </w:rPr>
        <w:t xml:space="preserve"> </w:t>
      </w:r>
      <w:r w:rsidR="008803D0" w:rsidRPr="008803D0">
        <w:rPr>
          <w:rFonts w:cs="Times New Roman"/>
          <w:rtl/>
        </w:rPr>
        <w:t>של אלכס</w:t>
      </w:r>
      <w:r w:rsidR="008803D0" w:rsidRPr="008803D0">
        <w:rPr>
          <w:rFonts w:cs="Times New Roman" w:hint="cs"/>
          <w:rtl/>
        </w:rPr>
        <w:t xml:space="preserve"> </w:t>
      </w:r>
      <w:r w:rsidR="009E4AFA">
        <w:rPr>
          <w:rFonts w:hint="cs"/>
          <w:rtl/>
        </w:rPr>
        <w:t>מתחת לעין</w:t>
      </w:r>
      <w:r w:rsidR="009B558A">
        <w:rPr>
          <w:rtl/>
        </w:rPr>
        <w:t xml:space="preserve">, חותכת בעור ובבשר. אלכס </w:t>
      </w:r>
      <w:r w:rsidR="009B558A">
        <w:rPr>
          <w:rFonts w:hint="cs"/>
          <w:rtl/>
        </w:rPr>
        <w:t>מעד</w:t>
      </w:r>
      <w:r w:rsidR="009B558A">
        <w:rPr>
          <w:rtl/>
        </w:rPr>
        <w:t xml:space="preserve"> אחור</w:t>
      </w:r>
      <w:r w:rsidR="009B558A">
        <w:rPr>
          <w:rFonts w:hint="cs"/>
          <w:rtl/>
        </w:rPr>
        <w:t>נית</w:t>
      </w:r>
      <w:r w:rsidR="009B558A" w:rsidRPr="00CD067C">
        <w:rPr>
          <w:rtl/>
        </w:rPr>
        <w:t xml:space="preserve"> </w:t>
      </w:r>
      <w:r w:rsidR="009B558A" w:rsidRPr="00A8480C">
        <w:rPr>
          <w:rFonts w:hint="eastAsia"/>
          <w:highlight w:val="magenta"/>
          <w:rtl/>
        </w:rPr>
        <w:t>ו</w:t>
      </w:r>
      <w:r w:rsidR="009B558A" w:rsidRPr="00A8480C">
        <w:rPr>
          <w:highlight w:val="magenta"/>
          <w:rtl/>
        </w:rPr>
        <w:t>ה</w:t>
      </w:r>
      <w:r w:rsidR="004C7DF9" w:rsidRPr="00A8480C">
        <w:rPr>
          <w:rFonts w:hint="eastAsia"/>
          <w:highlight w:val="magenta"/>
          <w:rtl/>
        </w:rPr>
        <w:t>מפלץ</w:t>
      </w:r>
      <w:r w:rsidR="009B558A" w:rsidRPr="00A8480C">
        <w:rPr>
          <w:highlight w:val="magenta"/>
          <w:rtl/>
        </w:rPr>
        <w:t xml:space="preserve"> </w:t>
      </w:r>
      <w:r w:rsidR="00036092">
        <w:rPr>
          <w:rFonts w:hint="cs"/>
          <w:highlight w:val="magenta"/>
          <w:rtl/>
        </w:rPr>
        <w:t>(</w:t>
      </w:r>
      <w:r w:rsidR="004C7DF9" w:rsidRPr="00A8480C">
        <w:rPr>
          <w:rFonts w:hint="eastAsia"/>
          <w:highlight w:val="magenta"/>
          <w:rtl/>
        </w:rPr>
        <w:t>שהיה</w:t>
      </w:r>
      <w:r w:rsidR="004C7DF9" w:rsidRPr="00A8480C">
        <w:rPr>
          <w:highlight w:val="magenta"/>
          <w:rtl/>
        </w:rPr>
        <w:t xml:space="preserve"> בעצם </w:t>
      </w:r>
      <w:r w:rsidR="004C7DF9" w:rsidRPr="00CA6723">
        <w:rPr>
          <w:rFonts w:hint="eastAsia"/>
          <w:highlight w:val="magenta"/>
          <w:rtl/>
        </w:rPr>
        <w:t>דרקו</w:t>
      </w:r>
      <w:r w:rsidR="004C7DF9" w:rsidRPr="002D2FBB">
        <w:rPr>
          <w:rFonts w:hint="eastAsia"/>
          <w:highlight w:val="magenta"/>
          <w:rtl/>
        </w:rPr>
        <w:t>ן</w:t>
      </w:r>
      <w:r w:rsidR="004C7DF9" w:rsidRPr="002D2FBB">
        <w:rPr>
          <w:highlight w:val="magenta"/>
          <w:rtl/>
        </w:rPr>
        <w:t xml:space="preserve"> </w:t>
      </w:r>
      <w:r w:rsidR="004C7DF9" w:rsidRPr="002D2FBB">
        <w:rPr>
          <w:rFonts w:hint="eastAsia"/>
          <w:highlight w:val="magenta"/>
          <w:rtl/>
        </w:rPr>
        <w:t>רו</w:t>
      </w:r>
      <w:r w:rsidR="004C7DF9" w:rsidRPr="006C5CBA">
        <w:rPr>
          <w:rFonts w:hint="eastAsia"/>
          <w:highlight w:val="magenta"/>
          <w:rtl/>
        </w:rPr>
        <w:t>ש</w:t>
      </w:r>
      <w:r w:rsidR="00036092">
        <w:rPr>
          <w:rFonts w:hint="cs"/>
          <w:highlight w:val="magenta"/>
          <w:rtl/>
        </w:rPr>
        <w:t>ף)</w:t>
      </w:r>
      <w:r w:rsidR="004C7DF9">
        <w:rPr>
          <w:rtl/>
        </w:rPr>
        <w:t xml:space="preserve"> </w:t>
      </w:r>
      <w:r w:rsidR="009B558A">
        <w:rPr>
          <w:rtl/>
        </w:rPr>
        <w:t>זינק עליו</w:t>
      </w:r>
      <w:r>
        <w:rPr>
          <w:rFonts w:hint="cs"/>
          <w:rtl/>
        </w:rPr>
        <w:t>.</w:t>
      </w:r>
      <w:r w:rsidR="009B558A">
        <w:rPr>
          <w:rtl/>
        </w:rPr>
        <w:t xml:space="preserve"> </w:t>
      </w:r>
      <w:r w:rsidR="009B558A">
        <w:rPr>
          <w:rFonts w:hint="cs"/>
          <w:rtl/>
        </w:rPr>
        <w:t>הוא משך את אלכס וה</w:t>
      </w:r>
      <w:r w:rsidR="00403D96">
        <w:rPr>
          <w:rFonts w:hint="cs"/>
          <w:rtl/>
        </w:rPr>
        <w:t xml:space="preserve">טיח [/ מרח / סחב] אותו על </w:t>
      </w:r>
      <w:r w:rsidR="008803D0">
        <w:rPr>
          <w:rFonts w:hint="cs"/>
          <w:rtl/>
        </w:rPr>
        <w:t>ב</w:t>
      </w:r>
      <w:r w:rsidR="00403D96">
        <w:rPr>
          <w:rFonts w:hint="cs"/>
          <w:rtl/>
        </w:rPr>
        <w:t>קרקע</w:t>
      </w:r>
      <w:r w:rsidR="009B558A">
        <w:rPr>
          <w:rFonts w:hint="cs"/>
          <w:rtl/>
        </w:rPr>
        <w:t xml:space="preserve"> </w:t>
      </w:r>
      <w:r w:rsidR="00BE570D">
        <w:rPr>
          <w:rtl/>
        </w:rPr>
        <w:t>–</w:t>
      </w:r>
      <w:r w:rsidR="00BE570D">
        <w:rPr>
          <w:rFonts w:hint="cs"/>
          <w:rtl/>
        </w:rPr>
        <w:t xml:space="preserve"> </w:t>
      </w:r>
    </w:p>
    <w:p w14:paraId="6D9EBD73" w14:textId="6FD8A188" w:rsidR="00403D96" w:rsidRDefault="00403D96" w:rsidP="006C5CBA">
      <w:pPr>
        <w:rPr>
          <w:rtl/>
        </w:rPr>
      </w:pPr>
      <w:r w:rsidRPr="002D2FBB">
        <w:rPr>
          <w:rFonts w:hint="eastAsia"/>
          <w:highlight w:val="magenta"/>
          <w:rtl/>
        </w:rPr>
        <w:t>דרקון</w:t>
      </w:r>
      <w:r w:rsidRPr="002D2FBB">
        <w:rPr>
          <w:highlight w:val="magenta"/>
          <w:rtl/>
        </w:rPr>
        <w:t xml:space="preserve"> </w:t>
      </w:r>
      <w:r w:rsidRPr="002D2FBB">
        <w:rPr>
          <w:rFonts w:hint="eastAsia"/>
          <w:highlight w:val="magenta"/>
          <w:rtl/>
        </w:rPr>
        <w:t>יורק</w:t>
      </w:r>
      <w:r w:rsidRPr="002D2FBB">
        <w:rPr>
          <w:highlight w:val="magenta"/>
          <w:rtl/>
        </w:rPr>
        <w:t xml:space="preserve"> </w:t>
      </w:r>
      <w:r w:rsidRPr="002D2FBB">
        <w:rPr>
          <w:rFonts w:hint="eastAsia"/>
          <w:highlight w:val="magenta"/>
          <w:rtl/>
        </w:rPr>
        <w:t>אש</w:t>
      </w:r>
      <w:r w:rsidR="00BE570D" w:rsidRPr="00BE570D">
        <w:rPr>
          <w:rFonts w:hint="cs"/>
          <w:rtl/>
        </w:rPr>
        <w:t xml:space="preserve"> </w:t>
      </w:r>
      <w:r w:rsidR="00BE570D" w:rsidRPr="00BE570D">
        <w:rPr>
          <w:rtl/>
        </w:rPr>
        <w:t>–</w:t>
      </w:r>
      <w:r w:rsidR="00BE570D" w:rsidRPr="00BE570D">
        <w:rPr>
          <w:rFonts w:hint="cs"/>
          <w:rtl/>
        </w:rPr>
        <w:t xml:space="preserve"> </w:t>
      </w:r>
    </w:p>
    <w:p w14:paraId="4AB77584" w14:textId="5D6078C6" w:rsidR="009B558A" w:rsidRDefault="009B558A" w:rsidP="003E2F4B">
      <w:pPr>
        <w:rPr>
          <w:rtl/>
        </w:rPr>
      </w:pPr>
      <w:r w:rsidRPr="00CD067C">
        <w:rPr>
          <w:rtl/>
        </w:rPr>
        <w:t>שיטח אותו על מדרכת הבטון,</w:t>
      </w:r>
      <w:r>
        <w:rPr>
          <w:rFonts w:hint="cs"/>
          <w:rtl/>
        </w:rPr>
        <w:t xml:space="preserve"> והג'ינס של אלכס, </w:t>
      </w:r>
      <w:r w:rsidR="00DC427E" w:rsidRPr="00DC427E">
        <w:rPr>
          <w:rFonts w:cs="Times New Roman"/>
          <w:rtl/>
        </w:rPr>
        <w:t>ג'ינס פפה</w:t>
      </w:r>
      <w:r>
        <w:rPr>
          <w:rFonts w:hint="cs"/>
          <w:rtl/>
        </w:rPr>
        <w:t xml:space="preserve"> שקנ</w:t>
      </w:r>
      <w:r w:rsidR="008803D0">
        <w:rPr>
          <w:rFonts w:hint="cs"/>
          <w:rtl/>
        </w:rPr>
        <w:t>ו לו</w:t>
      </w:r>
      <w:r>
        <w:rPr>
          <w:rFonts w:hint="cs"/>
          <w:rtl/>
        </w:rPr>
        <w:t xml:space="preserve"> שנה קודם </w:t>
      </w:r>
      <w:r w:rsidR="00BE570D">
        <w:rPr>
          <w:rFonts w:hint="cs"/>
          <w:rtl/>
        </w:rPr>
        <w:t xml:space="preserve">לכן </w:t>
      </w:r>
      <w:r>
        <w:rPr>
          <w:rFonts w:hint="cs"/>
          <w:rtl/>
        </w:rPr>
        <w:t>במידה הקטנה ביותר</w:t>
      </w:r>
      <w:r w:rsidR="006C5CBA">
        <w:rPr>
          <w:rFonts w:hint="cs"/>
          <w:rtl/>
        </w:rPr>
        <w:t>,</w:t>
      </w:r>
      <w:r>
        <w:rPr>
          <w:rFonts w:hint="cs"/>
          <w:rtl/>
        </w:rPr>
        <w:t xml:space="preserve"> ורק בעמל רב ובסיוע אביזרים טקטיים כגון חגורה ומכפל</w:t>
      </w:r>
      <w:r w:rsidR="0059781C">
        <w:rPr>
          <w:rFonts w:hint="cs"/>
          <w:rtl/>
        </w:rPr>
        <w:t>ות</w:t>
      </w:r>
      <w:r>
        <w:rPr>
          <w:rFonts w:hint="cs"/>
          <w:rtl/>
        </w:rPr>
        <w:t xml:space="preserve"> הצליח </w:t>
      </w:r>
      <w:r w:rsidR="00F065F1">
        <w:rPr>
          <w:rFonts w:hint="cs"/>
          <w:rtl/>
        </w:rPr>
        <w:t>סוף-סוף</w:t>
      </w:r>
      <w:r>
        <w:rPr>
          <w:rFonts w:hint="cs"/>
          <w:rtl/>
        </w:rPr>
        <w:t xml:space="preserve"> לצמוח לתוכו כך שנראה כשוחה בו ולא עוד כטובע</w:t>
      </w:r>
      <w:r w:rsidR="00F82E85">
        <w:rPr>
          <w:rFonts w:hint="cs"/>
          <w:rtl/>
        </w:rPr>
        <w:t xml:space="preserve">, </w:t>
      </w:r>
      <w:r>
        <w:rPr>
          <w:rFonts w:hint="cs"/>
          <w:rtl/>
        </w:rPr>
        <w:t>נקרע ללא תקנה בצידי הירך השמאלית</w:t>
      </w:r>
      <w:r w:rsidR="003E2F4B">
        <w:rPr>
          <w:rFonts w:hint="cs"/>
          <w:rtl/>
        </w:rPr>
        <w:t>.</w:t>
      </w:r>
      <w:r w:rsidR="009E4AFA" w:rsidRPr="009E4AFA">
        <w:rPr>
          <w:rFonts w:hint="cs"/>
          <w:rtl/>
        </w:rPr>
        <w:t xml:space="preserve"> </w:t>
      </w:r>
      <w:r>
        <w:rPr>
          <w:rFonts w:hint="cs"/>
          <w:rtl/>
        </w:rPr>
        <w:t xml:space="preserve">שפשוף מכוער </w:t>
      </w:r>
      <w:r w:rsidR="009E4AFA">
        <w:rPr>
          <w:rFonts w:hint="cs"/>
          <w:rtl/>
        </w:rPr>
        <w:t>נתקרצ</w:t>
      </w:r>
      <w:r w:rsidR="00036092">
        <w:rPr>
          <w:rFonts w:hint="cs"/>
          <w:rtl/>
        </w:rPr>
        <w:t>ף</w:t>
      </w:r>
      <w:r w:rsidR="009E4AFA">
        <w:rPr>
          <w:rFonts w:hint="cs"/>
          <w:rtl/>
        </w:rPr>
        <w:t xml:space="preserve"> </w:t>
      </w:r>
      <w:r>
        <w:rPr>
          <w:rFonts w:hint="cs"/>
          <w:rtl/>
        </w:rPr>
        <w:t>לאור</w:t>
      </w:r>
      <w:r w:rsidR="008803D0">
        <w:rPr>
          <w:rFonts w:hint="cs"/>
          <w:rtl/>
        </w:rPr>
        <w:t>כה של</w:t>
      </w:r>
      <w:r>
        <w:rPr>
          <w:rFonts w:hint="cs"/>
          <w:rtl/>
        </w:rPr>
        <w:t xml:space="preserve"> הרגל</w:t>
      </w:r>
      <w:r w:rsidR="008803D0">
        <w:rPr>
          <w:rFonts w:hint="cs"/>
          <w:rtl/>
        </w:rPr>
        <w:t>,</w:t>
      </w:r>
      <w:r>
        <w:rPr>
          <w:rFonts w:hint="cs"/>
          <w:rtl/>
        </w:rPr>
        <w:t xml:space="preserve"> </w:t>
      </w:r>
      <w:r w:rsidR="008803D0">
        <w:rPr>
          <w:rFonts w:hint="cs"/>
          <w:rtl/>
        </w:rPr>
        <w:t>ו</w:t>
      </w:r>
      <w:r>
        <w:rPr>
          <w:rFonts w:hint="cs"/>
          <w:rtl/>
        </w:rPr>
        <w:t>מחזיק המפתחות הפלסטי</w:t>
      </w:r>
      <w:r w:rsidR="00BE570D">
        <w:rPr>
          <w:rFonts w:hint="cs"/>
          <w:rtl/>
        </w:rPr>
        <w:t>,</w:t>
      </w:r>
      <w:r>
        <w:rPr>
          <w:rFonts w:hint="cs"/>
          <w:rtl/>
        </w:rPr>
        <w:t xml:space="preserve"> מהסוג הנצמד ללולאת החגורה, </w:t>
      </w:r>
      <w:r w:rsidR="007D45B9">
        <w:rPr>
          <w:rFonts w:hint="cs"/>
          <w:rtl/>
        </w:rPr>
        <w:t>התנפץ</w:t>
      </w:r>
      <w:r w:rsidR="003E2F4B">
        <w:rPr>
          <w:rFonts w:hint="cs"/>
          <w:rtl/>
        </w:rPr>
        <w:t>.</w:t>
      </w:r>
      <w:r>
        <w:rPr>
          <w:rFonts w:hint="cs"/>
          <w:rtl/>
        </w:rPr>
        <w:t xml:space="preserve"> הקפיץ זינק מתוכו בניתור עליז </w:t>
      </w:r>
      <w:r w:rsidR="009E4AFA">
        <w:rPr>
          <w:rFonts w:hint="cs"/>
          <w:rtl/>
        </w:rPr>
        <w:t>ו</w:t>
      </w:r>
      <w:r>
        <w:rPr>
          <w:rFonts w:hint="cs"/>
          <w:rtl/>
        </w:rPr>
        <w:t>מצא את משכנו האחרון בתוך ערוג</w:t>
      </w:r>
      <w:r w:rsidR="00F82E85">
        <w:rPr>
          <w:rFonts w:hint="cs"/>
          <w:rtl/>
        </w:rPr>
        <w:t>ה</w:t>
      </w:r>
      <w:r w:rsidR="008803D0">
        <w:rPr>
          <w:rFonts w:hint="cs"/>
          <w:rtl/>
        </w:rPr>
        <w:t>ת</w:t>
      </w:r>
      <w:r w:rsidR="00BE570D">
        <w:rPr>
          <w:rFonts w:hint="cs"/>
          <w:rtl/>
        </w:rPr>
        <w:t xml:space="preserve"> </w:t>
      </w:r>
      <w:r w:rsidR="008803D0">
        <w:rPr>
          <w:rFonts w:hint="cs"/>
          <w:rtl/>
        </w:rPr>
        <w:t>חן</w:t>
      </w:r>
      <w:r>
        <w:rPr>
          <w:rFonts w:hint="cs"/>
          <w:rtl/>
        </w:rPr>
        <w:t xml:space="preserve"> </w:t>
      </w:r>
      <w:r w:rsidR="003E2F4B">
        <w:rPr>
          <w:rFonts w:hint="cs"/>
          <w:rtl/>
        </w:rPr>
        <w:t>ש</w:t>
      </w:r>
      <w:r w:rsidR="008803D0">
        <w:rPr>
          <w:rFonts w:hint="cs"/>
          <w:rtl/>
        </w:rPr>
        <w:t>שיכנ</w:t>
      </w:r>
      <w:r w:rsidR="003E2F4B">
        <w:rPr>
          <w:rFonts w:hint="cs"/>
          <w:rtl/>
        </w:rPr>
        <w:t xml:space="preserve">ה </w:t>
      </w:r>
      <w:r>
        <w:rPr>
          <w:rFonts w:hint="cs"/>
          <w:rtl/>
        </w:rPr>
        <w:t>גזע עץ כרות.</w:t>
      </w:r>
    </w:p>
    <w:p w14:paraId="00D0BDFF" w14:textId="77777777" w:rsidR="008803D0" w:rsidRDefault="008803D0" w:rsidP="008803D0">
      <w:pPr>
        <w:rPr>
          <w:rtl/>
        </w:rPr>
      </w:pPr>
      <w:r w:rsidRPr="00360765">
        <w:rPr>
          <w:rFonts w:cs="Times New Roman"/>
          <w:rtl/>
        </w:rPr>
        <w:lastRenderedPageBreak/>
        <w:t>אלכס היה חסר אונים, מודע לחרפת גופו החלש.</w:t>
      </w:r>
    </w:p>
    <w:p w14:paraId="7E6FB0CD" w14:textId="77777777" w:rsidR="003E2F4B" w:rsidRDefault="007D45B9" w:rsidP="009B558A">
      <w:pPr>
        <w:rPr>
          <w:rFonts w:cs="Times New Roman"/>
          <w:rtl/>
        </w:rPr>
      </w:pPr>
      <w:r w:rsidRPr="007D45B9">
        <w:rPr>
          <w:rFonts w:cs="Times New Roman"/>
          <w:rtl/>
        </w:rPr>
        <w:t xml:space="preserve">עזוב את העין. </w:t>
      </w:r>
    </w:p>
    <w:p w14:paraId="3885C82E" w14:textId="1DDEAD79" w:rsidR="009B558A" w:rsidRDefault="007D45B9" w:rsidP="009B558A">
      <w:pPr>
        <w:rPr>
          <w:rFonts w:cs="Times New Roman"/>
          <w:rtl/>
        </w:rPr>
      </w:pPr>
      <w:r w:rsidRPr="007D45B9">
        <w:rPr>
          <w:rFonts w:cs="Times New Roman"/>
          <w:rtl/>
        </w:rPr>
        <w:t>עזוב את העין, לשפשף את העין ולבכות לא יעזור כרגע. תתרכז. תחזור לזירה.</w:t>
      </w:r>
    </w:p>
    <w:p w14:paraId="06BE7DC7" w14:textId="64B9BFBC" w:rsidR="00C21DEB" w:rsidRDefault="003E2F4B" w:rsidP="003E2F4B">
      <w:pPr>
        <w:rPr>
          <w:rtl/>
        </w:rPr>
      </w:pPr>
      <w:r>
        <w:rPr>
          <w:rFonts w:hint="cs"/>
          <w:rtl/>
        </w:rPr>
        <w:t>אלכס</w:t>
      </w:r>
      <w:r w:rsidR="007D45B9">
        <w:rPr>
          <w:rFonts w:hint="cs"/>
          <w:rtl/>
        </w:rPr>
        <w:t xml:space="preserve"> נ</w:t>
      </w:r>
      <w:r w:rsidR="009E4AFA">
        <w:rPr>
          <w:rFonts w:hint="cs"/>
          <w:rtl/>
        </w:rPr>
        <w:t xml:space="preserve">יסה להנחית אגרוף </w:t>
      </w:r>
      <w:r w:rsidR="00036092">
        <w:rPr>
          <w:rFonts w:hint="cs"/>
          <w:rtl/>
        </w:rPr>
        <w:t>בידו המשוחררת</w:t>
      </w:r>
      <w:r w:rsidR="008803D0">
        <w:rPr>
          <w:rFonts w:hint="cs"/>
          <w:rtl/>
        </w:rPr>
        <w:t>,</w:t>
      </w:r>
      <w:r w:rsidR="009E4AFA">
        <w:rPr>
          <w:rFonts w:hint="cs"/>
          <w:rtl/>
        </w:rPr>
        <w:t xml:space="preserve"> </w:t>
      </w:r>
      <w:r w:rsidR="008803D0">
        <w:rPr>
          <w:rFonts w:hint="cs"/>
          <w:rtl/>
        </w:rPr>
        <w:t>[</w:t>
      </w:r>
      <w:r>
        <w:rPr>
          <w:rFonts w:hint="cs"/>
          <w:rtl/>
        </w:rPr>
        <w:t>ע</w:t>
      </w:r>
      <w:r w:rsidR="007D45B9">
        <w:rPr>
          <w:rFonts w:hint="cs"/>
          <w:rtl/>
        </w:rPr>
        <w:t>ל</w:t>
      </w:r>
      <w:r>
        <w:rPr>
          <w:rFonts w:hint="cs"/>
          <w:rtl/>
        </w:rPr>
        <w:t xml:space="preserve"> </w:t>
      </w:r>
      <w:r w:rsidR="00DA0CAF">
        <w:rPr>
          <w:rFonts w:hint="cs"/>
          <w:rtl/>
        </w:rPr>
        <w:t>ה</w:t>
      </w:r>
      <w:r>
        <w:rPr>
          <w:rFonts w:hint="cs"/>
          <w:rtl/>
        </w:rPr>
        <w:t>אגן ו</w:t>
      </w:r>
      <w:r w:rsidR="00DA0CAF">
        <w:rPr>
          <w:rFonts w:hint="cs"/>
          <w:rtl/>
        </w:rPr>
        <w:t>ה</w:t>
      </w:r>
      <w:r w:rsidR="007D45B9">
        <w:rPr>
          <w:rFonts w:hint="cs"/>
          <w:rtl/>
        </w:rPr>
        <w:t>מותן מ</w:t>
      </w:r>
      <w:r>
        <w:rPr>
          <w:rFonts w:hint="cs"/>
          <w:rtl/>
        </w:rPr>
        <w:t>צד ימין, על האגן וה</w:t>
      </w:r>
      <w:r w:rsidR="007D45B9">
        <w:rPr>
          <w:rFonts w:hint="cs"/>
          <w:rtl/>
        </w:rPr>
        <w:t xml:space="preserve">מותן מצד שמאל, אבל פלג גופו התחתון וכתפיו </w:t>
      </w:r>
      <w:r w:rsidR="00CA6723">
        <w:rPr>
          <w:rFonts w:hint="cs"/>
          <w:rtl/>
        </w:rPr>
        <w:t>הוצמדו</w:t>
      </w:r>
      <w:r w:rsidR="007D45B9">
        <w:rPr>
          <w:rFonts w:hint="cs"/>
          <w:rtl/>
        </w:rPr>
        <w:t xml:space="preserve"> למדרכה</w:t>
      </w:r>
      <w:r>
        <w:rPr>
          <w:rFonts w:hint="cs"/>
          <w:rtl/>
        </w:rPr>
        <w:t xml:space="preserve"> הסדוקה</w:t>
      </w:r>
      <w:r w:rsidR="00DA0CAF">
        <w:rPr>
          <w:rFonts w:hint="cs"/>
          <w:rtl/>
        </w:rPr>
        <w:t xml:space="preserve"> במאונט</w:t>
      </w:r>
      <w:r>
        <w:rPr>
          <w:rFonts w:hint="cs"/>
          <w:rtl/>
        </w:rPr>
        <w:t>.</w:t>
      </w:r>
      <w:r w:rsidR="008803D0">
        <w:rPr>
          <w:rFonts w:hint="cs"/>
          <w:rtl/>
        </w:rPr>
        <w:t>]</w:t>
      </w:r>
      <w:r w:rsidR="007D45B9">
        <w:rPr>
          <w:rFonts w:hint="cs"/>
          <w:rtl/>
        </w:rPr>
        <w:t xml:space="preserve"> </w:t>
      </w:r>
      <w:r w:rsidR="00956CB7">
        <w:rPr>
          <w:rFonts w:hint="cs"/>
          <w:rtl/>
        </w:rPr>
        <w:t>התאמץ ל</w:t>
      </w:r>
      <w:r w:rsidR="007D45B9">
        <w:rPr>
          <w:rFonts w:hint="cs"/>
          <w:rtl/>
        </w:rPr>
        <w:t>פתל</w:t>
      </w:r>
      <w:r w:rsidR="00956CB7">
        <w:rPr>
          <w:rFonts w:hint="cs"/>
          <w:rtl/>
        </w:rPr>
        <w:t xml:space="preserve"> </w:t>
      </w:r>
      <w:r w:rsidR="00036092" w:rsidRPr="00036092">
        <w:rPr>
          <w:rFonts w:cs="Times New Roman"/>
          <w:rtl/>
        </w:rPr>
        <w:t xml:space="preserve">את גופו </w:t>
      </w:r>
      <w:r w:rsidR="00956CB7">
        <w:rPr>
          <w:rFonts w:hint="cs"/>
          <w:rtl/>
        </w:rPr>
        <w:t>כדי</w:t>
      </w:r>
      <w:r w:rsidR="007D45B9">
        <w:rPr>
          <w:rFonts w:hint="cs"/>
          <w:rtl/>
        </w:rPr>
        <w:t xml:space="preserve"> להקנות </w:t>
      </w:r>
      <w:r w:rsidR="00C21DEB">
        <w:rPr>
          <w:rFonts w:hint="cs"/>
          <w:rtl/>
        </w:rPr>
        <w:t>ע</w:t>
      </w:r>
      <w:r>
        <w:rPr>
          <w:rFonts w:hint="cs"/>
          <w:rtl/>
        </w:rPr>
        <w:t>ו</w:t>
      </w:r>
      <w:r w:rsidR="00C21DEB">
        <w:rPr>
          <w:rFonts w:hint="cs"/>
          <w:rtl/>
        </w:rPr>
        <w:t xml:space="preserve">צמה </w:t>
      </w:r>
      <w:r w:rsidR="009E4AFA">
        <w:rPr>
          <w:rFonts w:hint="cs"/>
          <w:rtl/>
        </w:rPr>
        <w:t>למכ</w:t>
      </w:r>
      <w:r>
        <w:rPr>
          <w:rFonts w:hint="cs"/>
          <w:rtl/>
        </w:rPr>
        <w:t>ה,</w:t>
      </w:r>
      <w:r w:rsidR="009E4AFA">
        <w:rPr>
          <w:rFonts w:hint="cs"/>
          <w:rtl/>
        </w:rPr>
        <w:t xml:space="preserve"> </w:t>
      </w:r>
      <w:r w:rsidR="007C7AAB">
        <w:rPr>
          <w:rFonts w:hint="cs"/>
          <w:rtl/>
        </w:rPr>
        <w:t>[</w:t>
      </w:r>
      <w:r w:rsidR="009E4AFA">
        <w:rPr>
          <w:rFonts w:hint="cs"/>
          <w:rtl/>
        </w:rPr>
        <w:t>שריון קשקשיו נמס זה מכבר ו</w:t>
      </w:r>
      <w:r w:rsidR="007C7AAB">
        <w:rPr>
          <w:rFonts w:hint="cs"/>
          <w:rtl/>
        </w:rPr>
        <w:t>]</w:t>
      </w:r>
      <w:r>
        <w:rPr>
          <w:rFonts w:hint="cs"/>
          <w:rtl/>
        </w:rPr>
        <w:t xml:space="preserve"> אבל </w:t>
      </w:r>
      <w:r w:rsidR="00956CB7" w:rsidRPr="00E762F4">
        <w:rPr>
          <w:rFonts w:hint="cs"/>
          <w:highlight w:val="magenta"/>
          <w:rtl/>
        </w:rPr>
        <w:t>ה</w:t>
      </w:r>
      <w:r w:rsidR="008803D0" w:rsidRPr="00E762F4">
        <w:rPr>
          <w:rFonts w:hint="cs"/>
          <w:highlight w:val="magenta"/>
          <w:rtl/>
        </w:rPr>
        <w:t>דרקון</w:t>
      </w:r>
      <w:r w:rsidR="00956CB7">
        <w:rPr>
          <w:rFonts w:hint="cs"/>
          <w:rtl/>
        </w:rPr>
        <w:t xml:space="preserve"> ר</w:t>
      </w:r>
      <w:r w:rsidR="00036092">
        <w:rPr>
          <w:rFonts w:hint="cs"/>
          <w:rtl/>
        </w:rPr>
        <w:t>י</w:t>
      </w:r>
      <w:r w:rsidR="00956CB7">
        <w:rPr>
          <w:rFonts w:hint="cs"/>
          <w:rtl/>
        </w:rPr>
        <w:t>תק אותו</w:t>
      </w:r>
      <w:r w:rsidR="008803D0" w:rsidRPr="008803D0">
        <w:rPr>
          <w:rFonts w:cs="Times New Roman"/>
          <w:rtl/>
        </w:rPr>
        <w:t xml:space="preserve"> למדרכה הסדוקה</w:t>
      </w:r>
      <w:r w:rsidR="00956CB7">
        <w:rPr>
          <w:rFonts w:hint="cs"/>
          <w:rtl/>
        </w:rPr>
        <w:t>.</w:t>
      </w:r>
      <w:r w:rsidR="007D45B9">
        <w:rPr>
          <w:rFonts w:hint="cs"/>
          <w:rtl/>
        </w:rPr>
        <w:t xml:space="preserve"> </w:t>
      </w:r>
    </w:p>
    <w:p w14:paraId="69FF91FD" w14:textId="54683C6A" w:rsidR="007D45B9" w:rsidRDefault="009E4AFA" w:rsidP="003E2F4B">
      <w:pPr>
        <w:rPr>
          <w:rtl/>
        </w:rPr>
      </w:pPr>
      <w:r>
        <w:rPr>
          <w:rFonts w:hint="cs"/>
          <w:rtl/>
        </w:rPr>
        <w:t xml:space="preserve">גופו </w:t>
      </w:r>
      <w:r w:rsidR="007D45B9">
        <w:rPr>
          <w:rFonts w:hint="cs"/>
          <w:rtl/>
        </w:rPr>
        <w:t>נשט</w:t>
      </w:r>
      <w:r>
        <w:rPr>
          <w:rFonts w:hint="cs"/>
          <w:rtl/>
        </w:rPr>
        <w:t>ף</w:t>
      </w:r>
      <w:r w:rsidR="00527EEF">
        <w:rPr>
          <w:rFonts w:hint="cs"/>
          <w:rtl/>
        </w:rPr>
        <w:t xml:space="preserve"> בגלי קור</w:t>
      </w:r>
      <w:r w:rsidR="00C21DEB" w:rsidRPr="005F4F6D">
        <w:rPr>
          <w:rFonts w:cs="Times New Roman"/>
          <w:rtl/>
        </w:rPr>
        <w:t xml:space="preserve"> שעלו מברכיו </w:t>
      </w:r>
      <w:r w:rsidR="008F687B">
        <w:rPr>
          <w:rFonts w:cs="Times New Roman" w:hint="cs"/>
          <w:rtl/>
        </w:rPr>
        <w:t>[</w:t>
      </w:r>
      <w:r w:rsidR="00C21DEB" w:rsidRPr="005F4F6D">
        <w:rPr>
          <w:rFonts w:cs="Times New Roman"/>
          <w:rtl/>
        </w:rPr>
        <w:t>ובמעלה ירכיו</w:t>
      </w:r>
      <w:r w:rsidR="008F687B">
        <w:rPr>
          <w:rFonts w:cs="Times New Roman" w:hint="cs"/>
          <w:rtl/>
        </w:rPr>
        <w:t>]</w:t>
      </w:r>
      <w:r w:rsidR="00C21DEB" w:rsidRPr="005F4F6D">
        <w:rPr>
          <w:rFonts w:cs="Times New Roman"/>
          <w:rtl/>
        </w:rPr>
        <w:t xml:space="preserve"> עד לאגן</w:t>
      </w:r>
      <w:r w:rsidR="003E2F4B">
        <w:rPr>
          <w:rFonts w:cs="Times New Roman" w:hint="cs"/>
          <w:rtl/>
        </w:rPr>
        <w:t>,</w:t>
      </w:r>
      <w:r w:rsidR="00C21DEB" w:rsidRPr="005F4F6D">
        <w:rPr>
          <w:rFonts w:cs="Times New Roman"/>
          <w:rtl/>
        </w:rPr>
        <w:t xml:space="preserve"> נעצרים </w:t>
      </w:r>
      <w:r w:rsidR="00CB7748">
        <w:rPr>
          <w:rFonts w:cs="Times New Roman" w:hint="cs"/>
          <w:rtl/>
        </w:rPr>
        <w:t>בבטן</w:t>
      </w:r>
      <w:r w:rsidR="003E2F4B">
        <w:rPr>
          <w:rFonts w:cs="Times New Roman"/>
          <w:rtl/>
        </w:rPr>
        <w:t xml:space="preserve">, </w:t>
      </w:r>
      <w:r w:rsidR="003E2F4B">
        <w:rPr>
          <w:rFonts w:cs="Times New Roman" w:hint="cs"/>
          <w:rtl/>
        </w:rPr>
        <w:t>כמה</w:t>
      </w:r>
      <w:r w:rsidR="00C21DEB" w:rsidRPr="005F4F6D">
        <w:rPr>
          <w:rFonts w:cs="Times New Roman"/>
          <w:rtl/>
        </w:rPr>
        <w:t xml:space="preserve"> נורא כשגלי קור נעצרים</w:t>
      </w:r>
      <w:r w:rsidR="00CB7748" w:rsidRPr="00CB7748">
        <w:rPr>
          <w:rFonts w:cs="Times New Roman"/>
          <w:rtl/>
        </w:rPr>
        <w:t xml:space="preserve">, בדיוק היכן שהדרקון </w:t>
      </w:r>
      <w:r w:rsidR="00823FA7">
        <w:rPr>
          <w:rFonts w:cs="Times New Roman" w:hint="cs"/>
          <w:rtl/>
        </w:rPr>
        <w:t>רבץ</w:t>
      </w:r>
      <w:r w:rsidR="00CB7748" w:rsidRPr="00CB7748">
        <w:rPr>
          <w:rFonts w:cs="Times New Roman"/>
          <w:rtl/>
        </w:rPr>
        <w:t xml:space="preserve"> עליו במלוא כובד גופו</w:t>
      </w:r>
      <w:r w:rsidR="00C21DEB" w:rsidRPr="005F4F6D">
        <w:rPr>
          <w:rFonts w:cs="Times New Roman"/>
          <w:rtl/>
        </w:rPr>
        <w:t xml:space="preserve">. מהשכמות </w:t>
      </w:r>
      <w:r w:rsidR="00E762F4">
        <w:rPr>
          <w:rFonts w:cs="Times New Roman" w:hint="cs"/>
          <w:rtl/>
        </w:rPr>
        <w:t>גלש</w:t>
      </w:r>
      <w:r w:rsidR="003E2F4B">
        <w:rPr>
          <w:rFonts w:cs="Times New Roman" w:hint="cs"/>
          <w:rtl/>
        </w:rPr>
        <w:t xml:space="preserve">ו </w:t>
      </w:r>
      <w:r w:rsidR="00C21DEB" w:rsidRPr="005F4F6D">
        <w:rPr>
          <w:rFonts w:cs="Times New Roman"/>
          <w:rtl/>
        </w:rPr>
        <w:t xml:space="preserve">נחשולי קור במורד החזה </w:t>
      </w:r>
      <w:r w:rsidR="00E762F4">
        <w:rPr>
          <w:rFonts w:cs="Times New Roman" w:hint="cs"/>
          <w:rtl/>
        </w:rPr>
        <w:t>[</w:t>
      </w:r>
      <w:r w:rsidR="00C21DEB" w:rsidRPr="005F4F6D">
        <w:rPr>
          <w:rFonts w:cs="Times New Roman"/>
          <w:rtl/>
        </w:rPr>
        <w:t>על העור הדקיק בין החזה לגב, ועד לסרעפת, נעצרים מעל המותניים</w:t>
      </w:r>
      <w:r w:rsidR="003E2F4B">
        <w:rPr>
          <w:rFonts w:cs="Times New Roman" w:hint="cs"/>
          <w:rtl/>
        </w:rPr>
        <w:t>,</w:t>
      </w:r>
      <w:r w:rsidR="00C21DEB" w:rsidRPr="005F4F6D">
        <w:rPr>
          <w:rFonts w:cs="Times New Roman"/>
          <w:rtl/>
        </w:rPr>
        <w:t xml:space="preserve"> </w:t>
      </w:r>
      <w:r w:rsidR="003E2F4B">
        <w:rPr>
          <w:rFonts w:cs="Times New Roman" w:hint="cs"/>
          <w:rtl/>
        </w:rPr>
        <w:t>שם רבץ</w:t>
      </w:r>
      <w:r w:rsidR="00C21DEB">
        <w:rPr>
          <w:rFonts w:cs="Times New Roman"/>
          <w:rtl/>
        </w:rPr>
        <w:t xml:space="preserve"> </w:t>
      </w:r>
      <w:r w:rsidR="00C21DEB" w:rsidRPr="00A8480C">
        <w:rPr>
          <w:rFonts w:cs="Times New Roman"/>
          <w:highlight w:val="magenta"/>
          <w:rtl/>
        </w:rPr>
        <w:t>ה</w:t>
      </w:r>
      <w:r w:rsidR="004C7DF9">
        <w:rPr>
          <w:rFonts w:cs="Times New Roman" w:hint="cs"/>
          <w:highlight w:val="magenta"/>
          <w:rtl/>
        </w:rPr>
        <w:t>דרקון</w:t>
      </w:r>
      <w:r w:rsidR="00C21DEB">
        <w:rPr>
          <w:rFonts w:cs="Times New Roman"/>
          <w:rtl/>
        </w:rPr>
        <w:t>,</w:t>
      </w:r>
      <w:r w:rsidR="00E762F4">
        <w:rPr>
          <w:rFonts w:cs="Times New Roman" w:hint="cs"/>
          <w:rtl/>
        </w:rPr>
        <w:t>]</w:t>
      </w:r>
      <w:r w:rsidR="00C21DEB">
        <w:rPr>
          <w:rFonts w:cs="Times New Roman"/>
          <w:rtl/>
        </w:rPr>
        <w:t xml:space="preserve"> לו</w:t>
      </w:r>
      <w:r w:rsidR="008F687B">
        <w:rPr>
          <w:rFonts w:cs="Times New Roman" w:hint="cs"/>
          <w:rtl/>
        </w:rPr>
        <w:t>ח</w:t>
      </w:r>
      <w:r w:rsidR="00C21DEB">
        <w:rPr>
          <w:rFonts w:cs="Times New Roman"/>
          <w:rtl/>
        </w:rPr>
        <w:t xml:space="preserve">כים את הסרעפת, </w:t>
      </w:r>
      <w:r w:rsidR="00C21DEB" w:rsidRPr="005F4F6D">
        <w:rPr>
          <w:rFonts w:cs="Times New Roman"/>
          <w:rtl/>
        </w:rPr>
        <w:t>לוקקים</w:t>
      </w:r>
      <w:r w:rsidR="00C21DEB">
        <w:rPr>
          <w:rFonts w:cs="Times New Roman" w:hint="cs"/>
          <w:rtl/>
        </w:rPr>
        <w:t>.</w:t>
      </w:r>
      <w:r w:rsidR="00C21DEB">
        <w:rPr>
          <w:rFonts w:hint="cs"/>
          <w:rtl/>
        </w:rPr>
        <w:t xml:space="preserve"> </w:t>
      </w:r>
      <w:r w:rsidR="007D45B9">
        <w:rPr>
          <w:rFonts w:hint="cs"/>
          <w:rtl/>
        </w:rPr>
        <w:t>לא היה מסתור מהקרה ואלכס חשש שיברח לו פיפי, שיפרו</w:t>
      </w:r>
      <w:r w:rsidR="00527EEF">
        <w:rPr>
          <w:rFonts w:hint="cs"/>
          <w:rtl/>
        </w:rPr>
        <w:t xml:space="preserve">ץ בבכי, שתיפלט אנחה מפיו, </w:t>
      </w:r>
      <w:r w:rsidR="00DC427E">
        <w:rPr>
          <w:rFonts w:hint="cs"/>
          <w:rtl/>
        </w:rPr>
        <w:t>[</w:t>
      </w:r>
      <w:r w:rsidR="007D45B9">
        <w:rPr>
          <w:rFonts w:hint="cs"/>
          <w:rtl/>
        </w:rPr>
        <w:t xml:space="preserve">עיטוש מלא נזלת, כל מני מילים של פליטה </w:t>
      </w:r>
      <w:r w:rsidR="007D45B9">
        <w:rPr>
          <w:rtl/>
        </w:rPr>
        <w:t>–</w:t>
      </w:r>
      <w:r w:rsidR="007D45B9">
        <w:rPr>
          <w:rFonts w:hint="cs"/>
          <w:rtl/>
        </w:rPr>
        <w:t xml:space="preserve"> שתיפלט לו אנחה, שינחת </w:t>
      </w:r>
      <w:r>
        <w:rPr>
          <w:rFonts w:hint="cs"/>
          <w:rtl/>
        </w:rPr>
        <w:t>עליו יאוש] הוא חשש שמעיו יימחצו</w:t>
      </w:r>
      <w:r w:rsidR="007D45B9">
        <w:rPr>
          <w:rFonts w:hint="cs"/>
          <w:rtl/>
        </w:rPr>
        <w:t xml:space="preserve"> כמו שקרחון נמחץ, כשרק הקליפה שלו קפואה ובתוכו משתכשכים רגבי</w:t>
      </w:r>
      <w:r w:rsidR="00BE570D">
        <w:rPr>
          <w:rFonts w:hint="cs"/>
          <w:rtl/>
        </w:rPr>
        <w:t xml:space="preserve"> </w:t>
      </w:r>
      <w:r w:rsidR="007D45B9">
        <w:rPr>
          <w:rFonts w:hint="cs"/>
          <w:rtl/>
        </w:rPr>
        <w:t>שלג נמסים</w:t>
      </w:r>
      <w:r w:rsidR="00BE570D">
        <w:rPr>
          <w:rFonts w:hint="cs"/>
          <w:rtl/>
        </w:rPr>
        <w:t xml:space="preserve"> </w:t>
      </w:r>
      <w:r w:rsidR="007D45B9">
        <w:rPr>
          <w:rFonts w:hint="cs"/>
          <w:rtl/>
        </w:rPr>
        <w:t>למחצה.</w:t>
      </w:r>
    </w:p>
    <w:p w14:paraId="1C56EA38" w14:textId="77777777" w:rsidR="0009474F" w:rsidRPr="006315ED" w:rsidRDefault="0009474F" w:rsidP="00BE2F2B">
      <w:pPr>
        <w:rPr>
          <w:color w:val="A6A6A6" w:themeColor="background1" w:themeShade="A6"/>
          <w:rtl/>
        </w:rPr>
      </w:pPr>
      <w:r w:rsidRPr="006315ED">
        <w:rPr>
          <w:rFonts w:hint="cs"/>
          <w:color w:val="A6A6A6" w:themeColor="background1" w:themeShade="A6"/>
          <w:rtl/>
        </w:rPr>
        <w:t>[</w:t>
      </w:r>
      <w:r w:rsidR="00324CAF" w:rsidRPr="006315ED">
        <w:rPr>
          <w:color w:val="A6A6A6" w:themeColor="background1" w:themeShade="A6"/>
        </w:rPr>
        <w:t>MMA</w:t>
      </w:r>
      <w:r w:rsidR="00324CAF" w:rsidRPr="006315ED">
        <w:rPr>
          <w:rFonts w:hint="cs"/>
          <w:color w:val="A6A6A6" w:themeColor="background1" w:themeShade="A6"/>
          <w:rtl/>
        </w:rPr>
        <w:t xml:space="preserve"> </w:t>
      </w:r>
      <w:r w:rsidR="00324CAF" w:rsidRPr="006315ED">
        <w:rPr>
          <w:color w:val="A6A6A6" w:themeColor="background1" w:themeShade="A6"/>
          <w:rtl/>
        </w:rPr>
        <w:t>–</w:t>
      </w:r>
      <w:r w:rsidR="00324CAF" w:rsidRPr="006315ED">
        <w:rPr>
          <w:rFonts w:hint="cs"/>
          <w:color w:val="A6A6A6" w:themeColor="background1" w:themeShade="A6"/>
          <w:rtl/>
        </w:rPr>
        <w:t xml:space="preserve"> אומנויות לחימה משולבות</w:t>
      </w:r>
    </w:p>
    <w:p w14:paraId="4D642954" w14:textId="77777777" w:rsidR="0009474F" w:rsidRPr="006315ED" w:rsidRDefault="0009474F" w:rsidP="0009474F">
      <w:pPr>
        <w:bidi w:val="0"/>
        <w:jc w:val="left"/>
        <w:rPr>
          <w:color w:val="A6A6A6" w:themeColor="background1" w:themeShade="A6"/>
        </w:rPr>
      </w:pPr>
      <w:r w:rsidRPr="006315ED">
        <w:rPr>
          <w:color w:val="A6A6A6" w:themeColor="background1" w:themeShade="A6"/>
        </w:rPr>
        <w:t>http://fashion-forum.org/fashion-brands/pepe-jeans.html | Fashion brands | Pepe Jeans | History of Pepe Jeans</w:t>
      </w:r>
    </w:p>
    <w:p w14:paraId="16926431" w14:textId="77777777" w:rsidR="0009474F" w:rsidRPr="006315ED" w:rsidRDefault="0009474F" w:rsidP="0009474F">
      <w:pPr>
        <w:bidi w:val="0"/>
        <w:jc w:val="left"/>
        <w:rPr>
          <w:color w:val="A6A6A6" w:themeColor="background1" w:themeShade="A6"/>
        </w:rPr>
      </w:pPr>
      <w:r w:rsidRPr="006315ED">
        <w:rPr>
          <w:color w:val="A6A6A6" w:themeColor="background1" w:themeShade="A6"/>
        </w:rPr>
        <w:t>http://www.buzzfeed.com/leonoraepstein/denim-brands-you-totally-forgot-existed#.eio8dK2L55 | 29 Denim Brands You Totally Forgot Existed</w:t>
      </w:r>
    </w:p>
    <w:p w14:paraId="091A7C21" w14:textId="77777777" w:rsidR="0009474F" w:rsidRPr="006315ED" w:rsidRDefault="0009474F" w:rsidP="0009474F">
      <w:pPr>
        <w:bidi w:val="0"/>
        <w:jc w:val="left"/>
        <w:rPr>
          <w:color w:val="A6A6A6" w:themeColor="background1" w:themeShade="A6"/>
        </w:rPr>
      </w:pPr>
      <w:r w:rsidRPr="006315ED">
        <w:rPr>
          <w:color w:val="A6A6A6" w:themeColor="background1" w:themeShade="A6"/>
        </w:rPr>
        <w:t>https://www.google.co.il/search?q=pepe+jeans&amp;num=100&amp;ei=u6f4VpKKEuqE6ATZjJPoBg&amp;start=100&amp;sa=N&amp;biw=1600&amp;bih=753 | pepe jeans - Google Search</w:t>
      </w:r>
    </w:p>
    <w:p w14:paraId="5818A6AC" w14:textId="77777777" w:rsidR="0009474F" w:rsidRPr="006315ED" w:rsidRDefault="0009474F" w:rsidP="0009474F">
      <w:pPr>
        <w:bidi w:val="0"/>
        <w:jc w:val="left"/>
        <w:rPr>
          <w:color w:val="A6A6A6" w:themeColor="background1" w:themeShade="A6"/>
          <w:rtl/>
        </w:rPr>
      </w:pPr>
      <w:r w:rsidRPr="006315ED">
        <w:rPr>
          <w:color w:val="A6A6A6" w:themeColor="background1" w:themeShade="A6"/>
        </w:rPr>
        <w:t xml:space="preserve">http://www.fm-freemove.co.il/?pageNumber=20 | Pepe Jeans | </w:t>
      </w:r>
      <w:r w:rsidRPr="006315ED">
        <w:rPr>
          <w:rFonts w:cs="Times New Roman"/>
          <w:color w:val="A6A6A6" w:themeColor="background1" w:themeShade="A6"/>
          <w:rtl/>
        </w:rPr>
        <w:t>קטלוג גברים</w:t>
      </w:r>
    </w:p>
    <w:p w14:paraId="44BF0686" w14:textId="77777777" w:rsidR="0009474F" w:rsidRPr="006315ED" w:rsidRDefault="0009474F" w:rsidP="0009474F">
      <w:pPr>
        <w:bidi w:val="0"/>
        <w:jc w:val="left"/>
        <w:rPr>
          <w:color w:val="A6A6A6" w:themeColor="background1" w:themeShade="A6"/>
        </w:rPr>
      </w:pPr>
      <w:r w:rsidRPr="006315ED">
        <w:rPr>
          <w:color w:val="A6A6A6" w:themeColor="background1" w:themeShade="A6"/>
        </w:rPr>
        <w:t>http://www.midvalley.com.my/tenant/PepeJeans/93519cfe-4095-4066-ae43-1d48ed13b773/SHOP | Pepe Jeans | Mid Valley Megamall</w:t>
      </w:r>
    </w:p>
    <w:p w14:paraId="6F6A2E0D" w14:textId="77777777" w:rsidR="0009474F" w:rsidRPr="006315ED" w:rsidRDefault="0009474F" w:rsidP="0009474F">
      <w:pPr>
        <w:bidi w:val="0"/>
        <w:jc w:val="left"/>
        <w:rPr>
          <w:color w:val="A6A6A6" w:themeColor="background1" w:themeShade="A6"/>
        </w:rPr>
      </w:pPr>
      <w:r w:rsidRPr="006315ED">
        <w:rPr>
          <w:color w:val="A6A6A6" w:themeColor="background1" w:themeShade="A6"/>
        </w:rPr>
        <w:t>http://serialcut.com/work/pepe-jeans-london/ | Notification: Gateway Timeout</w:t>
      </w:r>
    </w:p>
    <w:p w14:paraId="57758DBA" w14:textId="77777777" w:rsidR="0009474F" w:rsidRPr="006315ED" w:rsidRDefault="0009474F" w:rsidP="0009474F">
      <w:pPr>
        <w:bidi w:val="0"/>
        <w:jc w:val="left"/>
        <w:rPr>
          <w:color w:val="A6A6A6" w:themeColor="background1" w:themeShade="A6"/>
        </w:rPr>
      </w:pPr>
      <w:r w:rsidRPr="006315ED">
        <w:rPr>
          <w:color w:val="A6A6A6" w:themeColor="background1" w:themeShade="A6"/>
        </w:rPr>
        <w:t>https://www.youtube.com/watch?v=aTQaBRGAf0g | The Smiths 'How soon is now' - Pepe Jeans Advert. - YouTube</w:t>
      </w:r>
    </w:p>
    <w:p w14:paraId="53CAECB7" w14:textId="77777777" w:rsidR="0009474F" w:rsidRPr="006315ED" w:rsidRDefault="0009474F" w:rsidP="0009474F">
      <w:pPr>
        <w:bidi w:val="0"/>
        <w:jc w:val="left"/>
        <w:rPr>
          <w:color w:val="A6A6A6" w:themeColor="background1" w:themeShade="A6"/>
        </w:rPr>
      </w:pPr>
      <w:r w:rsidRPr="006315ED">
        <w:rPr>
          <w:color w:val="A6A6A6" w:themeColor="background1" w:themeShade="A6"/>
        </w:rPr>
        <w:t>https://www.google.co.il/search?num=100&amp;q=key+ring+holder+pepe+jeans&amp;oq=key+ring+holder+pepe+jeans&amp;gs_l=serp.3...19184.29787.0.31452.6.4.0.0.0.0.137.396.0j3.3.0....0...1c.1.64.serp..3.2.272.SCHVdxZj0l8 | key ring holder pepe jeans - Google Search</w:t>
      </w:r>
    </w:p>
    <w:p w14:paraId="2AE801A6" w14:textId="77777777" w:rsidR="0009474F" w:rsidRPr="006315ED" w:rsidRDefault="0009474F" w:rsidP="0009474F">
      <w:pPr>
        <w:bidi w:val="0"/>
        <w:jc w:val="left"/>
        <w:rPr>
          <w:color w:val="A6A6A6" w:themeColor="background1" w:themeShade="A6"/>
        </w:rPr>
      </w:pPr>
      <w:r w:rsidRPr="006315ED">
        <w:rPr>
          <w:color w:val="A6A6A6" w:themeColor="background1" w:themeShade="A6"/>
        </w:rPr>
        <w:t>https://www.pinterest.com/pin/553450241679621317/ | Pepe Jeans...with the keyring! | Teenage kicks | Pinterest | Pepe Jeans, Key Chains and The Originals</w:t>
      </w:r>
    </w:p>
    <w:p w14:paraId="2193F6A1" w14:textId="77777777" w:rsidR="0009474F" w:rsidRPr="006315ED" w:rsidRDefault="0009474F" w:rsidP="0009474F">
      <w:pPr>
        <w:bidi w:val="0"/>
        <w:jc w:val="left"/>
        <w:rPr>
          <w:color w:val="A6A6A6" w:themeColor="background1" w:themeShade="A6"/>
        </w:rPr>
      </w:pPr>
      <w:r w:rsidRPr="006315ED">
        <w:rPr>
          <w:color w:val="A6A6A6" w:themeColor="background1" w:themeShade="A6"/>
        </w:rPr>
        <w:t>http://www.worthpoint.com/worthopedia/pepe-jeans-keyring-1980-80s-eighties-220033123 | Pepe Jeans Keyring 1980 80's Eighties Spring Clip Hook Retro Classic School Days (10/31/2011)</w:t>
      </w:r>
    </w:p>
    <w:p w14:paraId="4469303E" w14:textId="77777777" w:rsidR="0009474F" w:rsidRPr="006315ED" w:rsidRDefault="0009474F" w:rsidP="0009474F">
      <w:pPr>
        <w:bidi w:val="0"/>
        <w:jc w:val="left"/>
        <w:rPr>
          <w:color w:val="A6A6A6" w:themeColor="background1" w:themeShade="A6"/>
        </w:rPr>
      </w:pPr>
      <w:r w:rsidRPr="006315ED">
        <w:rPr>
          <w:color w:val="A6A6A6" w:themeColor="background1" w:themeShade="A6"/>
        </w:rPr>
        <w:t>https://www.google.co.il/search?q=PEPE+JEANS+keyring&amp;num=100&amp;tbm=isch&amp;tbo=u&amp;source=univ&amp;sa=X&amp;ved=0ahUKEwiev7iEv-LLAhWH0xQKHQ-QA5IQsAQIGg&amp;biw=1600&amp;bih=753 | PEPE JEANS keyring - Google Search</w:t>
      </w:r>
    </w:p>
    <w:p w14:paraId="126C8561" w14:textId="77777777" w:rsidR="0009474F" w:rsidRPr="006315ED" w:rsidRDefault="0009474F" w:rsidP="0009474F">
      <w:pPr>
        <w:bidi w:val="0"/>
        <w:jc w:val="left"/>
        <w:rPr>
          <w:color w:val="A6A6A6" w:themeColor="background1" w:themeShade="A6"/>
        </w:rPr>
      </w:pPr>
      <w:r w:rsidRPr="006315ED">
        <w:rPr>
          <w:color w:val="A6A6A6" w:themeColor="background1" w:themeShade="A6"/>
        </w:rPr>
        <w:lastRenderedPageBreak/>
        <w:t>http://intl.pepejeans.com/en_gb/ | Pepe Jeans London United Kingdom - Official Website</w:t>
      </w:r>
    </w:p>
    <w:p w14:paraId="68459F52" w14:textId="77777777" w:rsidR="0009474F" w:rsidRPr="006315ED" w:rsidRDefault="0009474F" w:rsidP="0009474F">
      <w:pPr>
        <w:bidi w:val="0"/>
        <w:jc w:val="left"/>
        <w:rPr>
          <w:color w:val="A6A6A6" w:themeColor="background1" w:themeShade="A6"/>
        </w:rPr>
      </w:pPr>
      <w:r w:rsidRPr="006315ED">
        <w:rPr>
          <w:color w:val="A6A6A6" w:themeColor="background1" w:themeShade="A6"/>
        </w:rPr>
        <w:t>https://www.youtube.com/user/pepejeanstv | Pepe Jeans London - YouTube</w:t>
      </w:r>
    </w:p>
    <w:p w14:paraId="51FDF8C3" w14:textId="77777777" w:rsidR="0009474F" w:rsidRPr="006315ED" w:rsidRDefault="0009474F" w:rsidP="0009474F">
      <w:pPr>
        <w:bidi w:val="0"/>
        <w:jc w:val="left"/>
        <w:rPr>
          <w:color w:val="A6A6A6" w:themeColor="background1" w:themeShade="A6"/>
        </w:rPr>
      </w:pPr>
      <w:r w:rsidRPr="006315ED">
        <w:rPr>
          <w:color w:val="A6A6A6" w:themeColor="background1" w:themeShade="A6"/>
        </w:rPr>
        <w:t>https://en.wikipedia.org/wiki/Pepe_Jeans | Pepe Jeans - Wikipedia, the free encyclopedia</w:t>
      </w:r>
    </w:p>
    <w:p w14:paraId="173D20DE" w14:textId="77777777" w:rsidR="0009474F" w:rsidRPr="006315ED" w:rsidRDefault="0009474F" w:rsidP="0009474F">
      <w:pPr>
        <w:bidi w:val="0"/>
        <w:jc w:val="left"/>
        <w:rPr>
          <w:color w:val="A6A6A6" w:themeColor="background1" w:themeShade="A6"/>
        </w:rPr>
      </w:pPr>
      <w:r w:rsidRPr="006315ED">
        <w:rPr>
          <w:color w:val="A6A6A6" w:themeColor="background1" w:themeShade="A6"/>
        </w:rPr>
        <w:t>https://www.google.ie/search?num=100&amp;q=90s+jeans+brands+for+children&amp;oq=90s+jeans+brands+for+children&amp;gs_l=serp.3...1025.3501.0.4560.13.9.0.0.0.0.871.871.6-1.1.0....0...1c.1.64.serp..12.0.0.JuLSUb_KKN4 | 90s jeans brands for children - Google Search</w:t>
      </w:r>
    </w:p>
    <w:p w14:paraId="1F2297D4" w14:textId="77777777" w:rsidR="0009474F" w:rsidRPr="006315ED" w:rsidRDefault="0009474F" w:rsidP="0009474F">
      <w:pPr>
        <w:bidi w:val="0"/>
        <w:jc w:val="left"/>
        <w:rPr>
          <w:color w:val="A6A6A6" w:themeColor="background1" w:themeShade="A6"/>
        </w:rPr>
      </w:pPr>
      <w:r w:rsidRPr="006315ED">
        <w:rPr>
          <w:color w:val="A6A6A6" w:themeColor="background1" w:themeShade="A6"/>
        </w:rPr>
        <w:t>http://uk.complex.com/style/2013/02/the-50-best-brands-of-the-90s/pepe-jeans | 41. Pepe Jeans - The 50 Best Brands of the '90s | Complex UK</w:t>
      </w:r>
    </w:p>
    <w:p w14:paraId="0D2755D1" w14:textId="77777777" w:rsidR="0009474F" w:rsidRPr="006315ED" w:rsidRDefault="0009474F" w:rsidP="0009474F">
      <w:pPr>
        <w:bidi w:val="0"/>
        <w:jc w:val="left"/>
        <w:rPr>
          <w:color w:val="A6A6A6" w:themeColor="background1" w:themeShade="A6"/>
        </w:rPr>
      </w:pPr>
      <w:r w:rsidRPr="006315ED">
        <w:rPr>
          <w:color w:val="A6A6A6" w:themeColor="background1" w:themeShade="A6"/>
        </w:rPr>
        <w:t>http://elitedaily.com/humor/13-brands-that-were-only-cool-to-wear-in-the-90s/ | 13 Brands That Were Only Cool To Wear In The 90’s</w:t>
      </w:r>
    </w:p>
    <w:p w14:paraId="3913F670" w14:textId="77777777" w:rsidR="0009474F" w:rsidRPr="006315ED" w:rsidRDefault="0009474F" w:rsidP="0009474F">
      <w:pPr>
        <w:bidi w:val="0"/>
        <w:jc w:val="left"/>
        <w:rPr>
          <w:color w:val="A6A6A6" w:themeColor="background1" w:themeShade="A6"/>
        </w:rPr>
      </w:pPr>
      <w:r w:rsidRPr="006315ED">
        <w:rPr>
          <w:color w:val="A6A6A6" w:themeColor="background1" w:themeShade="A6"/>
        </w:rPr>
        <w:t>http://www.glamour.com/fashion/blogs/dressed/2012/06/9-awesome-brands-from-the-90s | 9 Awesome Brands From The 90s You Haven't Thought About In Ages: Glamour.com</w:t>
      </w:r>
    </w:p>
    <w:p w14:paraId="4DE1F36A" w14:textId="77777777" w:rsidR="0009474F" w:rsidRPr="006315ED" w:rsidRDefault="0009474F" w:rsidP="0009474F">
      <w:pPr>
        <w:bidi w:val="0"/>
        <w:jc w:val="left"/>
        <w:rPr>
          <w:color w:val="A6A6A6" w:themeColor="background1" w:themeShade="A6"/>
        </w:rPr>
      </w:pPr>
      <w:r w:rsidRPr="006315ED">
        <w:rPr>
          <w:color w:val="A6A6A6" w:themeColor="background1" w:themeShade="A6"/>
        </w:rPr>
        <w:t>https://www.google.ie/search?num=100&amp;q=JNCO+JEANS&amp;gws_rd=cr&amp;ei=TcL8Vpi7Lcuva5iWiPAI | JNCO JEANS - Google Search</w:t>
      </w:r>
    </w:p>
    <w:p w14:paraId="70440358" w14:textId="77777777" w:rsidR="0009474F" w:rsidRPr="006315ED" w:rsidRDefault="0009474F" w:rsidP="004F16EE">
      <w:pPr>
        <w:bidi w:val="0"/>
        <w:jc w:val="left"/>
        <w:rPr>
          <w:color w:val="A6A6A6" w:themeColor="background1" w:themeShade="A6"/>
        </w:rPr>
      </w:pPr>
      <w:r w:rsidRPr="006315ED">
        <w:rPr>
          <w:color w:val="A6A6A6" w:themeColor="background1" w:themeShade="A6"/>
        </w:rPr>
        <w:t>http://mentalfloss.com/article/52657/11-fashions-kids-were-wearing-back-1993 | 11 Fashions the Kids Were Wearing Back in 1993 | Mental Floss</w:t>
      </w:r>
    </w:p>
    <w:p w14:paraId="7C413F00" w14:textId="77777777" w:rsidR="0009474F" w:rsidRPr="006315ED" w:rsidRDefault="0009474F" w:rsidP="00BE2F2B">
      <w:pPr>
        <w:rPr>
          <w:color w:val="A6A6A6" w:themeColor="background1" w:themeShade="A6"/>
          <w:rtl/>
        </w:rPr>
      </w:pPr>
      <w:r w:rsidRPr="006315ED">
        <w:rPr>
          <w:rFonts w:hint="cs"/>
          <w:color w:val="A6A6A6" w:themeColor="background1" w:themeShade="A6"/>
          <w:rtl/>
        </w:rPr>
        <w:t>]</w:t>
      </w:r>
    </w:p>
    <w:p w14:paraId="7E5265C2" w14:textId="2AFD23E2" w:rsidR="00144DFD" w:rsidRPr="006315ED" w:rsidRDefault="00144DFD" w:rsidP="00214D32">
      <w:pPr>
        <w:rPr>
          <w:color w:val="A6A6A6" w:themeColor="background1" w:themeShade="A6"/>
          <w:rtl/>
        </w:rPr>
      </w:pPr>
    </w:p>
    <w:p w14:paraId="3A16CC72" w14:textId="77777777" w:rsidR="00DC2C69" w:rsidRPr="006315ED" w:rsidRDefault="00DC2C69" w:rsidP="00214D32">
      <w:pPr>
        <w:rPr>
          <w:color w:val="A6A6A6" w:themeColor="background1" w:themeShade="A6"/>
          <w:rtl/>
        </w:rPr>
      </w:pPr>
      <w:r w:rsidRPr="006315ED">
        <w:rPr>
          <w:rFonts w:hint="cs"/>
          <w:color w:val="A6A6A6" w:themeColor="background1" w:themeShade="A6"/>
          <w:rtl/>
        </w:rPr>
        <w:t>[</w:t>
      </w:r>
      <w:r w:rsidRPr="006315ED">
        <w:rPr>
          <w:color w:val="A6A6A6" w:themeColor="background1" w:themeShade="A6"/>
        </w:rPr>
        <w:t>https://he.wikipedia.org/wiki/%D7%92%27%D7%95%D7%93%D7%95</w:t>
      </w:r>
    </w:p>
    <w:p w14:paraId="17AE0CC1" w14:textId="77777777" w:rsidR="00DC2C69" w:rsidRPr="006315ED" w:rsidRDefault="00DC2C69" w:rsidP="00214D32">
      <w:pPr>
        <w:rPr>
          <w:color w:val="A6A6A6" w:themeColor="background1" w:themeShade="A6"/>
          <w:rtl/>
        </w:rPr>
      </w:pPr>
      <w:r w:rsidRPr="006315ED">
        <w:rPr>
          <w:rFonts w:cs="Times New Roman"/>
          <w:color w:val="A6A6A6" w:themeColor="background1" w:themeShade="A6"/>
          <w:rtl/>
        </w:rPr>
        <w:t>כניעה מתבצעת על ידי שלוש טפיחות קלות ביד פתוחה על המזרן או על גוף היריב</w:t>
      </w:r>
      <w:r w:rsidRPr="006315ED">
        <w:rPr>
          <w:rFonts w:hint="cs"/>
          <w:color w:val="A6A6A6" w:themeColor="background1" w:themeShade="A6"/>
          <w:rtl/>
        </w:rPr>
        <w:t>]</w:t>
      </w:r>
    </w:p>
    <w:p w14:paraId="0B2C0BB4" w14:textId="77777777" w:rsidR="00214D32" w:rsidRPr="006315ED" w:rsidRDefault="00214D32" w:rsidP="0007141A">
      <w:pPr>
        <w:rPr>
          <w:color w:val="A6A6A6" w:themeColor="background1" w:themeShade="A6"/>
          <w:rtl/>
        </w:rPr>
      </w:pPr>
      <w:r w:rsidRPr="006315ED">
        <w:rPr>
          <w:rFonts w:hint="cs"/>
          <w:color w:val="A6A6A6" w:themeColor="background1" w:themeShade="A6"/>
          <w:rtl/>
        </w:rPr>
        <w:t>[</w:t>
      </w:r>
      <w:r w:rsidRPr="006315ED">
        <w:rPr>
          <w:color w:val="A6A6A6" w:themeColor="background1" w:themeShade="A6"/>
        </w:rPr>
        <w:t>https://en.wikipedia.org/wiki/Royce_Gracie</w:t>
      </w:r>
    </w:p>
    <w:p w14:paraId="33C9A5B9" w14:textId="77777777" w:rsidR="00F9780E" w:rsidRPr="006315ED" w:rsidRDefault="00F9780E" w:rsidP="0007141A">
      <w:pPr>
        <w:rPr>
          <w:color w:val="A6A6A6" w:themeColor="background1" w:themeShade="A6"/>
          <w:rtl/>
        </w:rPr>
      </w:pPr>
      <w:r w:rsidRPr="006315ED">
        <w:rPr>
          <w:color w:val="A6A6A6" w:themeColor="background1" w:themeShade="A6"/>
        </w:rPr>
        <w:t>https://en.wikipedia.org/wiki/Ultimate_Fighting_Championship</w:t>
      </w:r>
    </w:p>
    <w:p w14:paraId="59E77FEC" w14:textId="77777777" w:rsidR="00F9780E" w:rsidRPr="006315ED" w:rsidRDefault="00F9780E" w:rsidP="0007141A">
      <w:pPr>
        <w:rPr>
          <w:color w:val="A6A6A6" w:themeColor="background1" w:themeShade="A6"/>
          <w:rtl/>
        </w:rPr>
      </w:pPr>
      <w:r w:rsidRPr="006315ED">
        <w:rPr>
          <w:color w:val="A6A6A6" w:themeColor="background1" w:themeShade="A6"/>
        </w:rPr>
        <w:t>With no weight classes, fighters often faced significantly larger or taller opponents. Keith "The Giant Killer" Hackney faced Emmanuel Yarborough at UFC 3 with a 9 in (23 cm) height and 400 pounds (180 kg) weight disadvantage.[26] Many martial artists believed that technique could overcome these size disadvantages, and that a skilled fighter could use an opponent's size and strength against him. With the 175 lb (79 kg) Royce Gracie winning three of the first four events, the UFC quickly proved that size does not always determine the outcome of the fight</w:t>
      </w:r>
      <w:r w:rsidRPr="006315ED">
        <w:rPr>
          <w:rFonts w:cs="Times New Roman"/>
          <w:color w:val="A6A6A6" w:themeColor="background1" w:themeShade="A6"/>
          <w:rtl/>
        </w:rPr>
        <w:t>.</w:t>
      </w:r>
    </w:p>
    <w:p w14:paraId="21237925" w14:textId="77777777" w:rsidR="00F9780E" w:rsidRPr="006315ED" w:rsidRDefault="00F9780E" w:rsidP="0007141A">
      <w:pPr>
        <w:rPr>
          <w:color w:val="A6A6A6" w:themeColor="background1" w:themeShade="A6"/>
          <w:rtl/>
        </w:rPr>
      </w:pPr>
    </w:p>
    <w:p w14:paraId="68EB564F" w14:textId="77777777" w:rsidR="00214D32" w:rsidRPr="006315ED" w:rsidRDefault="00214D32" w:rsidP="0007141A">
      <w:pPr>
        <w:rPr>
          <w:color w:val="A6A6A6" w:themeColor="background1" w:themeShade="A6"/>
          <w:rtl/>
        </w:rPr>
      </w:pPr>
      <w:r w:rsidRPr="006315ED">
        <w:rPr>
          <w:rFonts w:hint="cs"/>
          <w:color w:val="A6A6A6" w:themeColor="background1" w:themeShade="A6"/>
          <w:rtl/>
        </w:rPr>
        <w:t>]</w:t>
      </w:r>
    </w:p>
    <w:p w14:paraId="47EC8662" w14:textId="754EA8D1" w:rsidR="00250F08" w:rsidRPr="00CD067C" w:rsidRDefault="00250F08" w:rsidP="003E2F4B">
      <w:pPr>
        <w:rPr>
          <w:rtl/>
        </w:rPr>
      </w:pPr>
      <w:r w:rsidRPr="004F16EE">
        <w:rPr>
          <w:highlight w:val="magenta"/>
          <w:rtl/>
        </w:rPr>
        <w:t>ה</w:t>
      </w:r>
      <w:r w:rsidR="00A56E4D">
        <w:rPr>
          <w:rFonts w:hint="cs"/>
          <w:highlight w:val="magenta"/>
          <w:rtl/>
        </w:rPr>
        <w:t xml:space="preserve">דרקון </w:t>
      </w:r>
      <w:r w:rsidR="005C6DCF">
        <w:rPr>
          <w:rFonts w:hint="cs"/>
          <w:highlight w:val="magenta"/>
          <w:rtl/>
        </w:rPr>
        <w:t>(</w:t>
      </w:r>
      <w:r w:rsidR="00A56E4D">
        <w:rPr>
          <w:rFonts w:hint="cs"/>
          <w:highlight w:val="magenta"/>
          <w:rtl/>
        </w:rPr>
        <w:t>שהיה בעצם מפל</w:t>
      </w:r>
      <w:r w:rsidR="005C6DCF">
        <w:rPr>
          <w:rFonts w:hint="cs"/>
          <w:highlight w:val="magenta"/>
          <w:rtl/>
        </w:rPr>
        <w:t>ץ)</w:t>
      </w:r>
      <w:r w:rsidRPr="00CD067C">
        <w:rPr>
          <w:rtl/>
        </w:rPr>
        <w:t xml:space="preserve"> נ</w:t>
      </w:r>
      <w:r w:rsidR="009E4AFA">
        <w:rPr>
          <w:rFonts w:hint="cs"/>
          <w:rtl/>
        </w:rPr>
        <w:t>רכן</w:t>
      </w:r>
      <w:r w:rsidRPr="00CD067C">
        <w:rPr>
          <w:rtl/>
        </w:rPr>
        <w:t xml:space="preserve"> מעל אלכס, סומק גואה בלחייו, </w:t>
      </w:r>
      <w:r w:rsidR="003B2198">
        <w:rPr>
          <w:rtl/>
        </w:rPr>
        <w:t>שערו</w:t>
      </w:r>
      <w:r w:rsidRPr="00CD067C">
        <w:rPr>
          <w:rtl/>
        </w:rPr>
        <w:t xml:space="preserve"> החום דבוק בקווצות למצחו המיוז</w:t>
      </w:r>
      <w:r w:rsidR="00466FDF">
        <w:rPr>
          <w:rtl/>
        </w:rPr>
        <w:t>ע</w:t>
      </w:r>
      <w:r w:rsidRPr="00CD067C">
        <w:rPr>
          <w:rtl/>
        </w:rPr>
        <w:t>.</w:t>
      </w:r>
    </w:p>
    <w:p w14:paraId="57EC4587" w14:textId="08B9C27B" w:rsidR="00250F08" w:rsidRPr="00CD067C" w:rsidRDefault="00250F08" w:rsidP="003E2F4B">
      <w:pPr>
        <w:rPr>
          <w:rtl/>
        </w:rPr>
      </w:pPr>
      <w:r w:rsidRPr="00CD067C">
        <w:rPr>
          <w:rtl/>
        </w:rPr>
        <w:t xml:space="preserve">"אתה לא עובר פה יותר," </w:t>
      </w:r>
      <w:r w:rsidR="00186022">
        <w:rPr>
          <w:rFonts w:cs="Times New Roman" w:hint="cs"/>
          <w:rtl/>
        </w:rPr>
        <w:t>הת</w:t>
      </w:r>
      <w:r w:rsidR="00186022" w:rsidRPr="00CD067C">
        <w:rPr>
          <w:rtl/>
        </w:rPr>
        <w:t>נשף</w:t>
      </w:r>
      <w:r w:rsidR="00186022" w:rsidRPr="00A8480C">
        <w:rPr>
          <w:highlight w:val="magenta"/>
          <w:rtl/>
        </w:rPr>
        <w:t xml:space="preserve"> </w:t>
      </w:r>
      <w:r w:rsidRPr="00A8480C">
        <w:rPr>
          <w:highlight w:val="magenta"/>
          <w:rtl/>
        </w:rPr>
        <w:t>ה</w:t>
      </w:r>
      <w:r w:rsidR="00A56E4D">
        <w:rPr>
          <w:rFonts w:hint="cs"/>
          <w:highlight w:val="magenta"/>
          <w:rtl/>
        </w:rPr>
        <w:t xml:space="preserve">מפלץ </w:t>
      </w:r>
      <w:r w:rsidR="005C6DCF">
        <w:rPr>
          <w:rFonts w:hint="cs"/>
          <w:highlight w:val="magenta"/>
          <w:rtl/>
        </w:rPr>
        <w:t>(</w:t>
      </w:r>
      <w:r w:rsidR="00A56E4D">
        <w:rPr>
          <w:rFonts w:hint="cs"/>
          <w:highlight w:val="magenta"/>
          <w:rtl/>
        </w:rPr>
        <w:t>שהיה בעצם עוג</w:t>
      </w:r>
      <w:r w:rsidR="005C6DCF">
        <w:rPr>
          <w:rFonts w:hint="cs"/>
          <w:highlight w:val="magenta"/>
          <w:rtl/>
        </w:rPr>
        <w:t>)</w:t>
      </w:r>
      <w:r w:rsidR="00466FDF">
        <w:rPr>
          <w:rFonts w:hint="cs"/>
          <w:rtl/>
        </w:rPr>
        <w:t xml:space="preserve"> </w:t>
      </w:r>
      <w:r w:rsidR="00186022">
        <w:rPr>
          <w:rFonts w:hint="cs"/>
          <w:rtl/>
        </w:rPr>
        <w:t>ו</w:t>
      </w:r>
      <w:r w:rsidR="00466FDF">
        <w:rPr>
          <w:rtl/>
        </w:rPr>
        <w:t>הבל פיו החם</w:t>
      </w:r>
      <w:r w:rsidR="00466FDF" w:rsidRPr="00CD067C">
        <w:rPr>
          <w:rtl/>
        </w:rPr>
        <w:t xml:space="preserve"> נפח על פניו של אלכס.</w:t>
      </w:r>
      <w:r w:rsidRPr="00CD067C">
        <w:rPr>
          <w:rtl/>
        </w:rPr>
        <w:t xml:space="preserve"> "זה לא רחוב שלך. זה רחוב שלי."</w:t>
      </w:r>
    </w:p>
    <w:p w14:paraId="513F450A" w14:textId="6F061219" w:rsidR="00E64EEF" w:rsidRDefault="00466FDF" w:rsidP="003E2F4B">
      <w:pPr>
        <w:rPr>
          <w:rtl/>
        </w:rPr>
      </w:pPr>
      <w:r>
        <w:rPr>
          <w:rtl/>
        </w:rPr>
        <w:t xml:space="preserve">טיפות דם זלגו מאפו על </w:t>
      </w:r>
      <w:r w:rsidR="00186022">
        <w:rPr>
          <w:rFonts w:hint="cs"/>
          <w:rtl/>
        </w:rPr>
        <w:t>ה</w:t>
      </w:r>
      <w:r>
        <w:rPr>
          <w:rtl/>
        </w:rPr>
        <w:t>לח</w:t>
      </w:r>
      <w:r>
        <w:rPr>
          <w:rFonts w:hint="cs"/>
          <w:rtl/>
        </w:rPr>
        <w:t>י</w:t>
      </w:r>
      <w:r w:rsidR="00186022">
        <w:rPr>
          <w:rFonts w:hint="cs"/>
          <w:rtl/>
        </w:rPr>
        <w:t xml:space="preserve"> </w:t>
      </w:r>
      <w:r w:rsidR="00186022" w:rsidRPr="00186022">
        <w:rPr>
          <w:rFonts w:cs="Times New Roman"/>
          <w:rtl/>
        </w:rPr>
        <w:t>הפצועה</w:t>
      </w:r>
      <w:r>
        <w:rPr>
          <w:rtl/>
        </w:rPr>
        <w:t xml:space="preserve"> של אלכס, מחלחלות </w:t>
      </w:r>
      <w:r w:rsidR="00DA0CAF">
        <w:rPr>
          <w:rFonts w:hint="cs"/>
          <w:rtl/>
        </w:rPr>
        <w:t xml:space="preserve">פנימה </w:t>
      </w:r>
      <w:r>
        <w:rPr>
          <w:rtl/>
        </w:rPr>
        <w:t>דרך החתך הטרי מתחת לעי</w:t>
      </w:r>
      <w:r>
        <w:rPr>
          <w:rFonts w:hint="cs"/>
          <w:rtl/>
        </w:rPr>
        <w:t>נו.</w:t>
      </w:r>
    </w:p>
    <w:p w14:paraId="03487EEE" w14:textId="7E23823A" w:rsidR="00250F08" w:rsidRPr="00CD067C" w:rsidRDefault="00250F08" w:rsidP="00250000">
      <w:pPr>
        <w:rPr>
          <w:rtl/>
        </w:rPr>
      </w:pPr>
      <w:r w:rsidRPr="00CD067C">
        <w:rPr>
          <w:rtl/>
        </w:rPr>
        <w:lastRenderedPageBreak/>
        <w:t>"אסור לעבור פה יותר."</w:t>
      </w:r>
    </w:p>
    <w:p w14:paraId="0F3A3254" w14:textId="77777777" w:rsidR="00250F08" w:rsidRPr="00CD067C" w:rsidRDefault="00250F08" w:rsidP="00250000">
      <w:pPr>
        <w:rPr>
          <w:rtl/>
        </w:rPr>
      </w:pPr>
      <w:r w:rsidRPr="00CD067C">
        <w:rPr>
          <w:rtl/>
        </w:rPr>
        <w:t>טיף טיף זלגו טיפות הדם. טיף טף.</w:t>
      </w:r>
    </w:p>
    <w:p w14:paraId="46A96708" w14:textId="77777777" w:rsidR="00250F08" w:rsidRPr="00CD067C" w:rsidRDefault="00250F08" w:rsidP="00250000">
      <w:pPr>
        <w:rPr>
          <w:rtl/>
        </w:rPr>
      </w:pPr>
      <w:r w:rsidRPr="00CD067C">
        <w:rPr>
          <w:rtl/>
        </w:rPr>
        <w:t>"אסור – "</w:t>
      </w:r>
    </w:p>
    <w:p w14:paraId="6BE27652" w14:textId="77777777" w:rsidR="002F035A" w:rsidRPr="00CD067C" w:rsidRDefault="002F035A" w:rsidP="002F035A">
      <w:pPr>
        <w:rPr>
          <w:rtl/>
        </w:rPr>
      </w:pPr>
      <w:r w:rsidRPr="00CD067C">
        <w:rPr>
          <w:rtl/>
        </w:rPr>
        <w:t xml:space="preserve">טיף טיף התערבב דם בדם, נוזל בנוזל, טף. </w:t>
      </w:r>
    </w:p>
    <w:p w14:paraId="69E20E83" w14:textId="77777777" w:rsidR="002F035A" w:rsidRDefault="002F035A" w:rsidP="00250000">
      <w:pPr>
        <w:rPr>
          <w:rtl/>
        </w:rPr>
      </w:pPr>
      <w:r>
        <w:rPr>
          <w:rFonts w:hint="cs"/>
          <w:rtl/>
        </w:rPr>
        <w:t xml:space="preserve">" </w:t>
      </w:r>
      <w:r>
        <w:rPr>
          <w:rtl/>
        </w:rPr>
        <w:t>–</w:t>
      </w:r>
      <w:r>
        <w:rPr>
          <w:rFonts w:hint="cs"/>
          <w:rtl/>
        </w:rPr>
        <w:t xml:space="preserve"> לעבור </w:t>
      </w:r>
      <w:r>
        <w:rPr>
          <w:rtl/>
        </w:rPr>
        <w:t>–</w:t>
      </w:r>
      <w:r>
        <w:rPr>
          <w:rFonts w:hint="cs"/>
          <w:rtl/>
        </w:rPr>
        <w:t xml:space="preserve"> "</w:t>
      </w:r>
    </w:p>
    <w:p w14:paraId="2053B8FE" w14:textId="18326606" w:rsidR="00250F08" w:rsidRPr="00CD067C" w:rsidRDefault="00250F08" w:rsidP="00250000">
      <w:pPr>
        <w:rPr>
          <w:rtl/>
        </w:rPr>
      </w:pPr>
      <w:r w:rsidRPr="00CD067C">
        <w:rPr>
          <w:rtl/>
        </w:rPr>
        <w:t>"ת</w:t>
      </w:r>
      <w:r w:rsidR="00BE570D">
        <w:rPr>
          <w:rFonts w:hint="cs"/>
          <w:rtl/>
        </w:rPr>
        <w:t>י</w:t>
      </w:r>
      <w:r w:rsidRPr="00CD067C">
        <w:rPr>
          <w:rtl/>
        </w:rPr>
        <w:t>תן מכתב!"</w:t>
      </w:r>
      <w:r w:rsidR="00956CB7">
        <w:rPr>
          <w:rFonts w:hint="cs"/>
          <w:rtl/>
        </w:rPr>
        <w:t xml:space="preserve"> גנח אלכס בתבוסה מרה. </w:t>
      </w:r>
    </w:p>
    <w:p w14:paraId="46ECB659" w14:textId="2DB93AF8" w:rsidR="00250F08" w:rsidRPr="00CD067C" w:rsidRDefault="00186022" w:rsidP="00FE0DF9">
      <w:pPr>
        <w:rPr>
          <w:rtl/>
        </w:rPr>
      </w:pPr>
      <w:r w:rsidRPr="00A8480C">
        <w:rPr>
          <w:highlight w:val="magenta"/>
          <w:rtl/>
        </w:rPr>
        <w:t>ה</w:t>
      </w:r>
      <w:r>
        <w:rPr>
          <w:rFonts w:hint="cs"/>
          <w:highlight w:val="magenta"/>
          <w:rtl/>
        </w:rPr>
        <w:t xml:space="preserve">ענק </w:t>
      </w:r>
      <w:r w:rsidR="005C6DCF">
        <w:rPr>
          <w:rFonts w:hint="cs"/>
          <w:highlight w:val="magenta"/>
          <w:rtl/>
        </w:rPr>
        <w:t>(</w:t>
      </w:r>
      <w:r>
        <w:rPr>
          <w:rFonts w:hint="cs"/>
          <w:highlight w:val="magenta"/>
          <w:rtl/>
        </w:rPr>
        <w:t>שהיה בעצם בריון</w:t>
      </w:r>
      <w:r w:rsidR="005C6DCF">
        <w:rPr>
          <w:rFonts w:hint="cs"/>
          <w:highlight w:val="magenta"/>
          <w:rtl/>
        </w:rPr>
        <w:t>)</w:t>
      </w:r>
      <w:r w:rsidRPr="00186022">
        <w:rPr>
          <w:rFonts w:hint="cs"/>
          <w:rtl/>
        </w:rPr>
        <w:t xml:space="preserve"> לא ענה.</w:t>
      </w:r>
      <w:r w:rsidRPr="00CD067C">
        <w:rPr>
          <w:rtl/>
        </w:rPr>
        <w:t xml:space="preserve"> </w:t>
      </w:r>
      <w:r w:rsidR="00250F08" w:rsidRPr="00CD067C">
        <w:rPr>
          <w:rtl/>
        </w:rPr>
        <w:t xml:space="preserve">טיפת דם אחרונה שזלגה מאפו </w:t>
      </w:r>
      <w:r w:rsidR="00FE0DF9" w:rsidRPr="00CD067C">
        <w:rPr>
          <w:rtl/>
        </w:rPr>
        <w:t>נ</w:t>
      </w:r>
      <w:r w:rsidR="00FE0DF9">
        <w:rPr>
          <w:rFonts w:hint="cs"/>
          <w:rtl/>
        </w:rPr>
        <w:t>ות</w:t>
      </w:r>
      <w:r w:rsidR="00FE0DF9" w:rsidRPr="00CD067C">
        <w:rPr>
          <w:rtl/>
        </w:rPr>
        <w:t xml:space="preserve">רה </w:t>
      </w:r>
      <w:r w:rsidR="00250F08" w:rsidRPr="00CD067C">
        <w:rPr>
          <w:rtl/>
        </w:rPr>
        <w:t xml:space="preserve">תלויה על קצה </w:t>
      </w:r>
      <w:r w:rsidR="00FE067D">
        <w:rPr>
          <w:rFonts w:hint="cs"/>
          <w:rtl/>
        </w:rPr>
        <w:t>המחיצה</w:t>
      </w:r>
      <w:r w:rsidR="009B558A">
        <w:rPr>
          <w:rFonts w:hint="cs"/>
          <w:rtl/>
        </w:rPr>
        <w:t xml:space="preserve"> בין נחיריו</w:t>
      </w:r>
      <w:r w:rsidR="00250F08" w:rsidRPr="00CD067C">
        <w:rPr>
          <w:rtl/>
        </w:rPr>
        <w:t>, ו</w:t>
      </w:r>
      <w:r w:rsidR="009B558A">
        <w:rPr>
          <w:rFonts w:hint="cs"/>
          <w:rtl/>
        </w:rPr>
        <w:t>ל</w:t>
      </w:r>
      <w:r w:rsidR="00250F08" w:rsidRPr="00CD067C">
        <w:rPr>
          <w:rtl/>
        </w:rPr>
        <w:t>פת</w:t>
      </w:r>
      <w:r w:rsidR="009B558A">
        <w:rPr>
          <w:rFonts w:hint="cs"/>
          <w:rtl/>
        </w:rPr>
        <w:t>ע</w:t>
      </w:r>
      <w:r w:rsidR="00250F08" w:rsidRPr="00CD067C">
        <w:rPr>
          <w:rtl/>
        </w:rPr>
        <w:t xml:space="preserve"> ניתקה וטפטפה על </w:t>
      </w:r>
      <w:r w:rsidR="00FE067D" w:rsidRPr="00CD067C">
        <w:rPr>
          <w:rtl/>
        </w:rPr>
        <w:t>שפתו העליונה</w:t>
      </w:r>
      <w:r w:rsidR="00250F08" w:rsidRPr="00CD067C">
        <w:rPr>
          <w:rtl/>
        </w:rPr>
        <w:t xml:space="preserve"> של אלכס.</w:t>
      </w:r>
    </w:p>
    <w:p w14:paraId="021C5884" w14:textId="77777777" w:rsidR="00250F08" w:rsidRPr="00CD067C" w:rsidRDefault="00250F08" w:rsidP="00250000">
      <w:pPr>
        <w:rPr>
          <w:rtl/>
        </w:rPr>
      </w:pPr>
      <w:r w:rsidRPr="00CD067C">
        <w:rPr>
          <w:rtl/>
        </w:rPr>
        <w:t>"מה קורה פה?"</w:t>
      </w:r>
    </w:p>
    <w:p w14:paraId="147C6DD0" w14:textId="38DE629B" w:rsidR="00250F08" w:rsidRPr="00CD067C" w:rsidRDefault="00250F08" w:rsidP="00556158">
      <w:pPr>
        <w:rPr>
          <w:rtl/>
        </w:rPr>
      </w:pPr>
      <w:bookmarkStart w:id="35" w:name="_Hlk529982268"/>
      <w:r w:rsidRPr="00A8480C">
        <w:rPr>
          <w:highlight w:val="magenta"/>
          <w:rtl/>
        </w:rPr>
        <w:t>ה</w:t>
      </w:r>
      <w:r w:rsidR="00A56E4D">
        <w:rPr>
          <w:rFonts w:hint="cs"/>
          <w:highlight w:val="magenta"/>
          <w:rtl/>
        </w:rPr>
        <w:t>בריון</w:t>
      </w:r>
      <w:bookmarkEnd w:id="35"/>
      <w:r w:rsidR="00186022" w:rsidRPr="00186022">
        <w:rPr>
          <w:rFonts w:hint="cs"/>
          <w:rtl/>
        </w:rPr>
        <w:t xml:space="preserve"> </w:t>
      </w:r>
      <w:r w:rsidRPr="00CD067C">
        <w:rPr>
          <w:rtl/>
        </w:rPr>
        <w:t>הרים את מבטו ואלכס ניסה לכווץ את עצמו מבושה. מארק אחיו הקטן בא לעזרתו.</w:t>
      </w:r>
    </w:p>
    <w:p w14:paraId="43347572" w14:textId="728B715F" w:rsidR="00250F08" w:rsidRPr="00CD067C" w:rsidRDefault="00250F08" w:rsidP="00FE0DF9">
      <w:pPr>
        <w:rPr>
          <w:rtl/>
        </w:rPr>
      </w:pPr>
      <w:r w:rsidRPr="00CD067C">
        <w:rPr>
          <w:rtl/>
        </w:rPr>
        <w:t xml:space="preserve">"טונטם!" </w:t>
      </w:r>
      <w:r w:rsidR="00FE0DF9" w:rsidRPr="00CD067C">
        <w:rPr>
          <w:rtl/>
        </w:rPr>
        <w:t>לפחות כ</w:t>
      </w:r>
      <w:r w:rsidR="00FE0DF9">
        <w:rPr>
          <w:rtl/>
        </w:rPr>
        <w:t xml:space="preserve">מה קללות בעברית </w:t>
      </w:r>
      <w:r w:rsidR="00FE0DF9">
        <w:rPr>
          <w:rFonts w:hint="cs"/>
          <w:rtl/>
        </w:rPr>
        <w:t>אלכס</w:t>
      </w:r>
      <w:r w:rsidR="00FE0DF9">
        <w:rPr>
          <w:rtl/>
        </w:rPr>
        <w:t xml:space="preserve"> למד </w:t>
      </w:r>
      <w:r w:rsidR="00FE0DF9" w:rsidRPr="00CD067C">
        <w:rPr>
          <w:rtl/>
        </w:rPr>
        <w:t>מהישראלים בבי</w:t>
      </w:r>
      <w:r w:rsidR="00FE0DF9">
        <w:rPr>
          <w:rFonts w:hint="cs"/>
          <w:rtl/>
        </w:rPr>
        <w:t>ת-הספר</w:t>
      </w:r>
      <w:r w:rsidR="00FE0DF9" w:rsidRPr="00CD067C">
        <w:rPr>
          <w:rtl/>
        </w:rPr>
        <w:t xml:space="preserve"> היהודי</w:t>
      </w:r>
      <w:r w:rsidRPr="00CD067C">
        <w:rPr>
          <w:rtl/>
        </w:rPr>
        <w:t>, "מטונט</w:t>
      </w:r>
      <w:r w:rsidR="00CB7748">
        <w:rPr>
          <w:rFonts w:hint="cs"/>
          <w:rtl/>
        </w:rPr>
        <w:t>ן</w:t>
      </w:r>
      <w:r w:rsidRPr="00CD067C">
        <w:rPr>
          <w:rtl/>
        </w:rPr>
        <w:t>!"</w:t>
      </w:r>
    </w:p>
    <w:p w14:paraId="752DD861" w14:textId="25B08697" w:rsidR="005C6DCF" w:rsidRDefault="00250F08" w:rsidP="005C6DCF">
      <w:pPr>
        <w:rPr>
          <w:rtl/>
        </w:rPr>
      </w:pPr>
      <w:r w:rsidRPr="00CD067C">
        <w:rPr>
          <w:rtl/>
        </w:rPr>
        <w:t xml:space="preserve">מארק, שהיה ילד גבוה ורחב, משך </w:t>
      </w:r>
      <w:r w:rsidR="00186022">
        <w:rPr>
          <w:rFonts w:hint="cs"/>
          <w:rtl/>
        </w:rPr>
        <w:t>בכ</w:t>
      </w:r>
      <w:r w:rsidR="00DC427E">
        <w:rPr>
          <w:rFonts w:hint="cs"/>
          <w:rtl/>
        </w:rPr>
        <w:t>ו</w:t>
      </w:r>
      <w:r w:rsidR="00186022">
        <w:rPr>
          <w:rFonts w:hint="cs"/>
          <w:rtl/>
        </w:rPr>
        <w:t xml:space="preserve">ח </w:t>
      </w:r>
      <w:r w:rsidRPr="00CD067C">
        <w:rPr>
          <w:rtl/>
        </w:rPr>
        <w:t xml:space="preserve">את </w:t>
      </w:r>
      <w:r w:rsidR="00345225" w:rsidRPr="00A8480C">
        <w:rPr>
          <w:rFonts w:hint="eastAsia"/>
          <w:highlight w:val="magenta"/>
          <w:rtl/>
        </w:rPr>
        <w:t>הב</w:t>
      </w:r>
      <w:r w:rsidR="00A56E4D">
        <w:rPr>
          <w:rFonts w:hint="cs"/>
          <w:highlight w:val="magenta"/>
          <w:rtl/>
        </w:rPr>
        <w:t>חור</w:t>
      </w:r>
      <w:r w:rsidR="00345225">
        <w:rPr>
          <w:rFonts w:hint="cs"/>
          <w:rtl/>
        </w:rPr>
        <w:t xml:space="preserve"> </w:t>
      </w:r>
      <w:r w:rsidR="002F035A">
        <w:rPr>
          <w:rtl/>
        </w:rPr>
        <w:t>בחולצ</w:t>
      </w:r>
      <w:r w:rsidR="002F035A">
        <w:rPr>
          <w:rFonts w:hint="cs"/>
          <w:rtl/>
        </w:rPr>
        <w:t>תו</w:t>
      </w:r>
      <w:r w:rsidRPr="00CD067C">
        <w:rPr>
          <w:rtl/>
        </w:rPr>
        <w:t xml:space="preserve"> ושחרר את אלכס</w:t>
      </w:r>
      <w:r w:rsidR="0078744D">
        <w:rPr>
          <w:rFonts w:hint="cs"/>
          <w:rtl/>
        </w:rPr>
        <w:t xml:space="preserve"> </w:t>
      </w:r>
      <w:r w:rsidR="00DA0CAF">
        <w:rPr>
          <w:rFonts w:hint="cs"/>
          <w:rtl/>
        </w:rPr>
        <w:t>מתחתיו</w:t>
      </w:r>
      <w:r w:rsidR="004C3569">
        <w:rPr>
          <w:rFonts w:hint="cs"/>
          <w:rtl/>
        </w:rPr>
        <w:t>[</w:t>
      </w:r>
      <w:r w:rsidR="0078744D">
        <w:rPr>
          <w:rFonts w:hint="cs"/>
          <w:rtl/>
        </w:rPr>
        <w:t>והדואב</w:t>
      </w:r>
      <w:r w:rsidR="004C3569">
        <w:rPr>
          <w:rFonts w:hint="cs"/>
          <w:rtl/>
        </w:rPr>
        <w:t>]</w:t>
      </w:r>
      <w:r w:rsidRPr="00CD067C">
        <w:rPr>
          <w:rtl/>
        </w:rPr>
        <w:t xml:space="preserve">. </w:t>
      </w:r>
      <w:r w:rsidR="00345225">
        <w:rPr>
          <w:rFonts w:hint="cs"/>
          <w:rtl/>
        </w:rPr>
        <w:t>"</w:t>
      </w:r>
      <w:r w:rsidR="00DA0CAF">
        <w:rPr>
          <w:rFonts w:hint="cs"/>
          <w:rtl/>
        </w:rPr>
        <w:t>ל</w:t>
      </w:r>
      <w:r w:rsidR="00345225">
        <w:rPr>
          <w:rFonts w:hint="cs"/>
          <w:rtl/>
        </w:rPr>
        <w:t>מה מרביץ אח שלי?"</w:t>
      </w:r>
    </w:p>
    <w:p w14:paraId="4E8A65D6" w14:textId="5426A4A6" w:rsidR="00250F08" w:rsidRPr="00CD067C" w:rsidRDefault="005C6DCF" w:rsidP="005C6DCF">
      <w:pPr>
        <w:rPr>
          <w:rtl/>
        </w:rPr>
      </w:pPr>
      <w:r>
        <w:rPr>
          <w:rtl/>
        </w:rPr>
        <w:t xml:space="preserve">"מה אכפת אתה?" </w:t>
      </w:r>
      <w:r>
        <w:rPr>
          <w:rFonts w:hint="cs"/>
          <w:rtl/>
        </w:rPr>
        <w:t>ענה</w:t>
      </w:r>
      <w:r w:rsidRPr="00186022">
        <w:rPr>
          <w:highlight w:val="magenta"/>
          <w:rtl/>
        </w:rPr>
        <w:t xml:space="preserve"> ה</w:t>
      </w:r>
      <w:r w:rsidRPr="00186022">
        <w:rPr>
          <w:rFonts w:hint="cs"/>
          <w:highlight w:val="magenta"/>
          <w:rtl/>
        </w:rPr>
        <w:t xml:space="preserve">בריון </w:t>
      </w:r>
      <w:r>
        <w:rPr>
          <w:rFonts w:hint="cs"/>
          <w:highlight w:val="magenta"/>
          <w:rtl/>
        </w:rPr>
        <w:t>(</w:t>
      </w:r>
      <w:r w:rsidRPr="00186022">
        <w:rPr>
          <w:rFonts w:hint="cs"/>
          <w:highlight w:val="magenta"/>
          <w:rtl/>
        </w:rPr>
        <w:t>שהיה בעצם בחור</w:t>
      </w:r>
      <w:r>
        <w:rPr>
          <w:rFonts w:hint="cs"/>
          <w:highlight w:val="magenta"/>
          <w:rtl/>
        </w:rPr>
        <w:t>)</w:t>
      </w:r>
      <w:r w:rsidRPr="005C6DCF">
        <w:rPr>
          <w:rtl/>
        </w:rPr>
        <w:t xml:space="preserve"> </w:t>
      </w:r>
      <w:r w:rsidRPr="005C6DCF">
        <w:rPr>
          <w:rFonts w:cs="Times New Roman"/>
          <w:rtl/>
        </w:rPr>
        <w:t>והתכוון להתנפלות מחודשת, אבל מארק</w:t>
      </w:r>
      <w:r w:rsidR="00250F08" w:rsidRPr="00CD067C">
        <w:rPr>
          <w:rtl/>
        </w:rPr>
        <w:t xml:space="preserve"> בעט ב</w:t>
      </w:r>
      <w:r w:rsidR="007C7AAB">
        <w:rPr>
          <w:rFonts w:hint="cs"/>
          <w:rtl/>
        </w:rPr>
        <w:t>ו</w:t>
      </w:r>
      <w:r w:rsidR="00250F08" w:rsidRPr="00CD067C">
        <w:rPr>
          <w:rtl/>
        </w:rPr>
        <w:t xml:space="preserve"> חזק </w:t>
      </w:r>
      <w:r w:rsidR="00FE0DF9" w:rsidRPr="00CD067C">
        <w:rPr>
          <w:rtl/>
        </w:rPr>
        <w:t>ב</w:t>
      </w:r>
      <w:r w:rsidR="00FE0DF9">
        <w:rPr>
          <w:rFonts w:hint="cs"/>
          <w:rtl/>
        </w:rPr>
        <w:t>אשכי</w:t>
      </w:r>
      <w:r w:rsidR="00FE0DF9" w:rsidRPr="00CD067C">
        <w:rPr>
          <w:rtl/>
        </w:rPr>
        <w:t>ם</w:t>
      </w:r>
      <w:r w:rsidR="00250F08" w:rsidRPr="00CD067C">
        <w:rPr>
          <w:rtl/>
        </w:rPr>
        <w:t>.</w:t>
      </w:r>
    </w:p>
    <w:p w14:paraId="2E71B143" w14:textId="48B23D28" w:rsidR="00250F08" w:rsidRPr="00CD067C" w:rsidRDefault="00250F08" w:rsidP="00A56E4D">
      <w:pPr>
        <w:rPr>
          <w:rtl/>
        </w:rPr>
      </w:pPr>
      <w:r w:rsidRPr="00A8480C">
        <w:rPr>
          <w:highlight w:val="magenta"/>
          <w:rtl/>
        </w:rPr>
        <w:t>ה</w:t>
      </w:r>
      <w:r w:rsidR="00A56E4D">
        <w:rPr>
          <w:rFonts w:hint="cs"/>
          <w:highlight w:val="magenta"/>
          <w:rtl/>
        </w:rPr>
        <w:t xml:space="preserve">בחור, </w:t>
      </w:r>
      <w:r w:rsidR="005C6DCF">
        <w:rPr>
          <w:rFonts w:hint="cs"/>
          <w:highlight w:val="magenta"/>
          <w:rtl/>
        </w:rPr>
        <w:t>(</w:t>
      </w:r>
      <w:r w:rsidR="00A56E4D">
        <w:rPr>
          <w:rFonts w:hint="cs"/>
          <w:highlight w:val="magenta"/>
          <w:rtl/>
        </w:rPr>
        <w:t>שהיה בעצם נער</w:t>
      </w:r>
      <w:r w:rsidR="005C6DCF">
        <w:rPr>
          <w:rFonts w:hint="cs"/>
          <w:highlight w:val="magenta"/>
          <w:rtl/>
        </w:rPr>
        <w:t>)</w:t>
      </w:r>
      <w:r w:rsidR="00143DCC">
        <w:rPr>
          <w:rFonts w:hint="cs"/>
          <w:rtl/>
        </w:rPr>
        <w:t xml:space="preserve"> גנח.</w:t>
      </w:r>
      <w:r w:rsidR="00345225">
        <w:rPr>
          <w:rFonts w:hint="cs"/>
          <w:rtl/>
        </w:rPr>
        <w:t xml:space="preserve"> </w:t>
      </w:r>
      <w:r w:rsidR="00186022" w:rsidRPr="00186022">
        <w:rPr>
          <w:rFonts w:cs="Times New Roman"/>
          <w:rtl/>
        </w:rPr>
        <w:t xml:space="preserve">גופו התקפל בכאב </w:t>
      </w:r>
      <w:r w:rsidR="00956CB7">
        <w:rPr>
          <w:rFonts w:hint="cs"/>
          <w:rtl/>
        </w:rPr>
        <w:t>ו</w:t>
      </w:r>
      <w:r w:rsidR="00345225">
        <w:rPr>
          <w:rFonts w:hint="cs"/>
          <w:rtl/>
        </w:rPr>
        <w:t xml:space="preserve">כובעו </w:t>
      </w:r>
      <w:r w:rsidR="00466734">
        <w:rPr>
          <w:rFonts w:hint="cs"/>
          <w:rtl/>
        </w:rPr>
        <w:t xml:space="preserve">השחור </w:t>
      </w:r>
      <w:r w:rsidR="00345225">
        <w:rPr>
          <w:rFonts w:hint="cs"/>
          <w:rtl/>
        </w:rPr>
        <w:t>התגלגל בין שתי מכוניות חונות</w:t>
      </w:r>
      <w:r w:rsidRPr="00CD067C">
        <w:rPr>
          <w:rtl/>
        </w:rPr>
        <w:t>. "לא בועט שם! רק בנות בועט שם!"</w:t>
      </w:r>
    </w:p>
    <w:p w14:paraId="5AAA2E1B" w14:textId="64FC812B" w:rsidR="00250F08" w:rsidRPr="00CD067C" w:rsidRDefault="00250F08" w:rsidP="00083527">
      <w:pPr>
        <w:rPr>
          <w:rtl/>
        </w:rPr>
      </w:pPr>
      <w:r w:rsidRPr="00CD067C">
        <w:rPr>
          <w:rtl/>
        </w:rPr>
        <w:t xml:space="preserve">מארק מעולם לא שמע על החוק הזה, </w:t>
      </w:r>
      <w:r w:rsidR="005C6DCF" w:rsidRPr="005C6DCF">
        <w:rPr>
          <w:rFonts w:cs="Times New Roman"/>
          <w:rtl/>
        </w:rPr>
        <w:t>אולם</w:t>
      </w:r>
      <w:r w:rsidR="00083527">
        <w:rPr>
          <w:rFonts w:hint="cs"/>
          <w:rtl/>
        </w:rPr>
        <w:t xml:space="preserve"> </w:t>
      </w:r>
      <w:r w:rsidR="00CB7748" w:rsidRPr="00CB7748">
        <w:rPr>
          <w:rFonts w:cs="Times New Roman"/>
          <w:rtl/>
        </w:rPr>
        <w:t>טרם התפנה</w:t>
      </w:r>
      <w:r w:rsidR="00CB7748" w:rsidRPr="00CB7748">
        <w:rPr>
          <w:rFonts w:cs="Times New Roman" w:hint="cs"/>
          <w:rtl/>
        </w:rPr>
        <w:t xml:space="preserve"> </w:t>
      </w:r>
      <w:r w:rsidR="00083527">
        <w:rPr>
          <w:rFonts w:hint="cs"/>
          <w:rtl/>
        </w:rPr>
        <w:t>להתעמק ב</w:t>
      </w:r>
      <w:r w:rsidRPr="00CD067C">
        <w:rPr>
          <w:rtl/>
        </w:rPr>
        <w:t>חוק</w:t>
      </w:r>
      <w:r w:rsidR="00083527">
        <w:rPr>
          <w:rFonts w:hint="cs"/>
          <w:rtl/>
        </w:rPr>
        <w:t>י</w:t>
      </w:r>
      <w:r w:rsidRPr="00CD067C">
        <w:rPr>
          <w:rtl/>
        </w:rPr>
        <w:t xml:space="preserve"> </w:t>
      </w:r>
      <w:r w:rsidR="00823FA7">
        <w:rPr>
          <w:rFonts w:hint="cs"/>
          <w:rtl/>
        </w:rPr>
        <w:t xml:space="preserve">הקטטות </w:t>
      </w:r>
      <w:r w:rsidR="00083527">
        <w:rPr>
          <w:rFonts w:hint="cs"/>
          <w:rtl/>
        </w:rPr>
        <w:t>ה</w:t>
      </w:r>
      <w:r w:rsidRPr="00CD067C">
        <w:rPr>
          <w:rtl/>
        </w:rPr>
        <w:t>תק</w:t>
      </w:r>
      <w:r w:rsidR="00083527">
        <w:rPr>
          <w:rFonts w:hint="cs"/>
          <w:rtl/>
        </w:rPr>
        <w:t>פים</w:t>
      </w:r>
      <w:r w:rsidRPr="00CD067C">
        <w:rPr>
          <w:rtl/>
        </w:rPr>
        <w:t xml:space="preserve"> בישראל</w:t>
      </w:r>
      <w:r w:rsidR="004C3569">
        <w:rPr>
          <w:rtl/>
        </w:rPr>
        <w:t xml:space="preserve">. "מה הוא לקח?" </w:t>
      </w:r>
      <w:r w:rsidR="004C3569">
        <w:rPr>
          <w:rFonts w:hint="cs"/>
          <w:rtl/>
        </w:rPr>
        <w:t>הוא</w:t>
      </w:r>
      <w:r w:rsidRPr="00CD067C">
        <w:rPr>
          <w:rtl/>
        </w:rPr>
        <w:t xml:space="preserve"> שאל באנגלית.</w:t>
      </w:r>
    </w:p>
    <w:p w14:paraId="4DB7A8AF" w14:textId="2E904010" w:rsidR="00250F08" w:rsidRPr="00CD067C" w:rsidRDefault="00250F08" w:rsidP="00613042">
      <w:pPr>
        <w:rPr>
          <w:rtl/>
        </w:rPr>
      </w:pPr>
      <w:r w:rsidRPr="00CD067C">
        <w:rPr>
          <w:rtl/>
        </w:rPr>
        <w:t xml:space="preserve">אלכס התקרב </w:t>
      </w:r>
      <w:r w:rsidR="00613042">
        <w:rPr>
          <w:rFonts w:hint="cs"/>
          <w:rtl/>
        </w:rPr>
        <w:t>בזהירות</w:t>
      </w:r>
      <w:r w:rsidR="00613042" w:rsidRPr="00613042">
        <w:rPr>
          <w:highlight w:val="magenta"/>
          <w:rtl/>
        </w:rPr>
        <w:t xml:space="preserve"> </w:t>
      </w:r>
      <w:r w:rsidRPr="00A8480C">
        <w:rPr>
          <w:highlight w:val="magenta"/>
          <w:rtl/>
        </w:rPr>
        <w:t>ל</w:t>
      </w:r>
      <w:r w:rsidR="00A56E4D">
        <w:rPr>
          <w:rFonts w:hint="cs"/>
          <w:highlight w:val="magenta"/>
          <w:rtl/>
        </w:rPr>
        <w:t xml:space="preserve">נער </w:t>
      </w:r>
      <w:r w:rsidR="00E57776">
        <w:rPr>
          <w:rFonts w:hint="cs"/>
          <w:highlight w:val="magenta"/>
          <w:rtl/>
        </w:rPr>
        <w:t>(</w:t>
      </w:r>
      <w:r w:rsidR="00A56E4D">
        <w:rPr>
          <w:rFonts w:hint="cs"/>
          <w:highlight w:val="magenta"/>
          <w:rtl/>
        </w:rPr>
        <w:t>שהיה</w:t>
      </w:r>
      <w:r w:rsidR="00613042">
        <w:rPr>
          <w:rFonts w:hint="cs"/>
          <w:highlight w:val="magenta"/>
          <w:rtl/>
        </w:rPr>
        <w:t xml:space="preserve"> ככלות </w:t>
      </w:r>
      <w:r w:rsidR="00483BB1">
        <w:rPr>
          <w:rFonts w:hint="cs"/>
          <w:highlight w:val="magenta"/>
          <w:rtl/>
        </w:rPr>
        <w:t>הכול</w:t>
      </w:r>
      <w:r w:rsidR="00613042">
        <w:rPr>
          <w:rFonts w:hint="cs"/>
          <w:highlight w:val="magenta"/>
          <w:rtl/>
        </w:rPr>
        <w:t xml:space="preserve"> </w:t>
      </w:r>
      <w:r w:rsidR="00613042" w:rsidRPr="00613042">
        <w:rPr>
          <w:rFonts w:hint="cs"/>
          <w:highlight w:val="magenta"/>
          <w:rtl/>
        </w:rPr>
        <w:t>רק</w:t>
      </w:r>
      <w:r w:rsidR="00613042" w:rsidRPr="00A8480C">
        <w:rPr>
          <w:rFonts w:hint="cs"/>
          <w:highlight w:val="magenta"/>
          <w:rtl/>
        </w:rPr>
        <w:t xml:space="preserve"> </w:t>
      </w:r>
      <w:r w:rsidRPr="00A8480C">
        <w:rPr>
          <w:highlight w:val="magenta"/>
          <w:rtl/>
        </w:rPr>
        <w:t>ילד</w:t>
      </w:r>
      <w:r w:rsidR="00E57776">
        <w:rPr>
          <w:rFonts w:hint="cs"/>
          <w:highlight w:val="magenta"/>
          <w:rtl/>
        </w:rPr>
        <w:t>)</w:t>
      </w:r>
      <w:r w:rsidRPr="00CD067C">
        <w:rPr>
          <w:rtl/>
        </w:rPr>
        <w:t xml:space="preserve"> </w:t>
      </w:r>
      <w:r w:rsidR="00613042">
        <w:rPr>
          <w:rFonts w:hint="cs"/>
          <w:rtl/>
        </w:rPr>
        <w:t>ו</w:t>
      </w:r>
      <w:r w:rsidRPr="00CD067C">
        <w:rPr>
          <w:rtl/>
        </w:rPr>
        <w:t xml:space="preserve">שלף מכיס מכנסיו האחורי את המכתב. </w:t>
      </w:r>
    </w:p>
    <w:p w14:paraId="19CF2A7A" w14:textId="0F9ADE59" w:rsidR="00250F08" w:rsidRPr="00CD067C" w:rsidRDefault="00250F08" w:rsidP="00250000">
      <w:pPr>
        <w:rPr>
          <w:rtl/>
        </w:rPr>
      </w:pPr>
      <w:r w:rsidRPr="00CD067C">
        <w:rPr>
          <w:rtl/>
        </w:rPr>
        <w:t>"</w:t>
      </w:r>
      <w:r w:rsidR="003B2198">
        <w:rPr>
          <w:rtl/>
        </w:rPr>
        <w:t>שערו</w:t>
      </w:r>
      <w:r w:rsidRPr="00CD067C">
        <w:rPr>
          <w:rtl/>
        </w:rPr>
        <w:t>ת שלכם מגעילים."</w:t>
      </w:r>
    </w:p>
    <w:p w14:paraId="3B9D4930" w14:textId="08E2D078" w:rsidR="00250F08" w:rsidRPr="00CD067C" w:rsidRDefault="00250F08" w:rsidP="00613042">
      <w:pPr>
        <w:rPr>
          <w:rtl/>
        </w:rPr>
      </w:pPr>
      <w:r w:rsidRPr="00CD067C">
        <w:rPr>
          <w:rtl/>
        </w:rPr>
        <w:t>"לא מבין," אלכס</w:t>
      </w:r>
      <w:r w:rsidR="004C3569">
        <w:rPr>
          <w:rFonts w:hint="cs"/>
          <w:rtl/>
        </w:rPr>
        <w:t xml:space="preserve"> לחש</w:t>
      </w:r>
      <w:r w:rsidRPr="00CD067C">
        <w:rPr>
          <w:rtl/>
        </w:rPr>
        <w:t>, נוגע ב</w:t>
      </w:r>
      <w:r w:rsidR="003B2198">
        <w:rPr>
          <w:rtl/>
        </w:rPr>
        <w:t>שערו</w:t>
      </w:r>
      <w:r w:rsidRPr="00CD067C">
        <w:rPr>
          <w:rtl/>
        </w:rPr>
        <w:t xml:space="preserve"> הארוך.</w:t>
      </w:r>
    </w:p>
    <w:p w14:paraId="1C0D7920" w14:textId="2383684E" w:rsidR="00250F08" w:rsidRPr="00CD067C" w:rsidRDefault="00250F08" w:rsidP="00250000">
      <w:pPr>
        <w:rPr>
          <w:rtl/>
        </w:rPr>
      </w:pPr>
      <w:r w:rsidRPr="00CD067C">
        <w:rPr>
          <w:rtl/>
        </w:rPr>
        <w:t>"</w:t>
      </w:r>
      <w:r w:rsidR="003B2198">
        <w:rPr>
          <w:rtl/>
        </w:rPr>
        <w:t>שערו</w:t>
      </w:r>
      <w:r w:rsidRPr="00CD067C">
        <w:rPr>
          <w:rtl/>
        </w:rPr>
        <w:t>ת ארוכ</w:t>
      </w:r>
      <w:r w:rsidR="00FE66FE">
        <w:rPr>
          <w:rFonts w:hint="cs"/>
          <w:rtl/>
        </w:rPr>
        <w:t>ים</w:t>
      </w:r>
      <w:r w:rsidRPr="00CD067C">
        <w:rPr>
          <w:rtl/>
        </w:rPr>
        <w:t xml:space="preserve"> של בת! מגעיל."</w:t>
      </w:r>
    </w:p>
    <w:p w14:paraId="4BEC8D6D" w14:textId="7F70A45F" w:rsidR="00250F08" w:rsidRPr="00CD067C" w:rsidRDefault="00250F08" w:rsidP="00A56E4D">
      <w:pPr>
        <w:rPr>
          <w:rtl/>
        </w:rPr>
      </w:pPr>
      <w:r w:rsidRPr="00CD067C">
        <w:rPr>
          <w:rtl/>
        </w:rPr>
        <w:t xml:space="preserve">אלכס פחד לדבר, נוזל חם טפטף על לחיו הבוערת. לא ייתכן שהוא בוכה </w:t>
      </w:r>
      <w:r w:rsidR="00A56E4D">
        <w:rPr>
          <w:rFonts w:hint="cs"/>
          <w:rtl/>
        </w:rPr>
        <w:t>בנוכחות</w:t>
      </w:r>
      <w:r w:rsidRPr="00CD067C">
        <w:rPr>
          <w:rtl/>
        </w:rPr>
        <w:t xml:space="preserve"> </w:t>
      </w:r>
      <w:r w:rsidRPr="00A8480C">
        <w:rPr>
          <w:highlight w:val="magenta"/>
          <w:rtl/>
        </w:rPr>
        <w:t>הילד</w:t>
      </w:r>
      <w:r w:rsidRPr="00CD067C">
        <w:rPr>
          <w:rtl/>
        </w:rPr>
        <w:t xml:space="preserve"> הכהה הזה</w:t>
      </w:r>
      <w:r w:rsidR="00FE4700">
        <w:rPr>
          <w:rFonts w:hint="cs"/>
          <w:rtl/>
        </w:rPr>
        <w:t>.</w:t>
      </w:r>
      <w:r w:rsidRPr="00CD067C">
        <w:rPr>
          <w:rtl/>
        </w:rPr>
        <w:t xml:space="preserve"> הוא ניגב בכעס את הטפטוף על לחיו, היד </w:t>
      </w:r>
      <w:r w:rsidR="001C5A04">
        <w:rPr>
          <w:rtl/>
        </w:rPr>
        <w:t>הייתה</w:t>
      </w:r>
      <w:r w:rsidRPr="00CD067C">
        <w:rPr>
          <w:rtl/>
        </w:rPr>
        <w:t xml:space="preserve"> אדומה.</w:t>
      </w:r>
    </w:p>
    <w:p w14:paraId="4CFA6F68" w14:textId="339D3250" w:rsidR="00250F08" w:rsidRPr="00CD067C" w:rsidRDefault="00250F08" w:rsidP="00083527">
      <w:pPr>
        <w:rPr>
          <w:rtl/>
        </w:rPr>
      </w:pPr>
      <w:r w:rsidRPr="00CD067C">
        <w:rPr>
          <w:rtl/>
        </w:rPr>
        <w:t>"יש לך חתך רציני," מארק</w:t>
      </w:r>
      <w:r w:rsidR="00083527" w:rsidRPr="00083527">
        <w:rPr>
          <w:rtl/>
        </w:rPr>
        <w:t xml:space="preserve"> </w:t>
      </w:r>
      <w:r w:rsidR="00083527" w:rsidRPr="00A8480C">
        <w:rPr>
          <w:rFonts w:hint="eastAsia"/>
          <w:highlight w:val="red"/>
          <w:rtl/>
        </w:rPr>
        <w:t>אבחן</w:t>
      </w:r>
      <w:r w:rsidR="00367966">
        <w:rPr>
          <w:rFonts w:hint="cs"/>
          <w:rtl/>
        </w:rPr>
        <w:t xml:space="preserve"> בטון ענייני</w:t>
      </w:r>
      <w:r w:rsidRPr="00CD067C">
        <w:rPr>
          <w:rtl/>
        </w:rPr>
        <w:t>. "בוא נעלה."</w:t>
      </w:r>
    </w:p>
    <w:p w14:paraId="3E90B655" w14:textId="0CE4DE03" w:rsidR="00250F08" w:rsidRPr="00CD067C" w:rsidRDefault="00250F08" w:rsidP="00CC210F">
      <w:pPr>
        <w:rPr>
          <w:rtl/>
        </w:rPr>
      </w:pPr>
      <w:r w:rsidRPr="00CD067C">
        <w:rPr>
          <w:rFonts w:hint="cs"/>
          <w:rtl/>
        </w:rPr>
        <w:t>אלכס ה</w:t>
      </w:r>
      <w:r w:rsidRPr="00CD067C">
        <w:rPr>
          <w:rtl/>
        </w:rPr>
        <w:t xml:space="preserve">עדיף </w:t>
      </w:r>
      <w:r w:rsidRPr="00A8480C">
        <w:rPr>
          <w:highlight w:val="magenta"/>
          <w:rtl/>
        </w:rPr>
        <w:t>שהילד</w:t>
      </w:r>
      <w:r w:rsidRPr="00CD067C">
        <w:rPr>
          <w:rtl/>
        </w:rPr>
        <w:t xml:space="preserve"> לא יראה </w:t>
      </w:r>
      <w:r w:rsidR="00083527">
        <w:rPr>
          <w:rFonts w:hint="cs"/>
          <w:rtl/>
        </w:rPr>
        <w:t>היכן</w:t>
      </w:r>
      <w:r w:rsidRPr="00CD067C">
        <w:rPr>
          <w:rtl/>
        </w:rPr>
        <w:t xml:space="preserve"> </w:t>
      </w:r>
      <w:r w:rsidR="00083527">
        <w:rPr>
          <w:rFonts w:hint="cs"/>
          <w:rtl/>
        </w:rPr>
        <w:t>הת</w:t>
      </w:r>
      <w:r w:rsidRPr="00CD067C">
        <w:rPr>
          <w:rtl/>
        </w:rPr>
        <w:t>ג</w:t>
      </w:r>
      <w:r w:rsidR="00083527">
        <w:rPr>
          <w:rFonts w:hint="cs"/>
          <w:rtl/>
        </w:rPr>
        <w:t>ו</w:t>
      </w:r>
      <w:r w:rsidRPr="00CD067C">
        <w:rPr>
          <w:rtl/>
        </w:rPr>
        <w:t>ר</w:t>
      </w:r>
      <w:r w:rsidR="00083527">
        <w:rPr>
          <w:rFonts w:hint="cs"/>
          <w:rtl/>
        </w:rPr>
        <w:t>ר</w:t>
      </w:r>
      <w:r w:rsidRPr="00CD067C">
        <w:rPr>
          <w:rtl/>
        </w:rPr>
        <w:t xml:space="preserve">, אבל היה חלש מכדי להתנגד. הוא </w:t>
      </w:r>
      <w:r w:rsidR="00083527">
        <w:rPr>
          <w:rFonts w:hint="cs"/>
          <w:rtl/>
        </w:rPr>
        <w:t>הניח</w:t>
      </w:r>
      <w:r w:rsidRPr="00CD067C">
        <w:rPr>
          <w:rtl/>
        </w:rPr>
        <w:t xml:space="preserve"> למארק לאחוז בידו</w:t>
      </w:r>
      <w:r w:rsidR="005127D2">
        <w:rPr>
          <w:rtl/>
        </w:rPr>
        <w:t xml:space="preserve">, </w:t>
      </w:r>
      <w:r w:rsidR="00CB7748">
        <w:rPr>
          <w:rFonts w:hint="cs"/>
          <w:rtl/>
        </w:rPr>
        <w:t>ל</w:t>
      </w:r>
      <w:r w:rsidR="005127D2">
        <w:rPr>
          <w:rtl/>
        </w:rPr>
        <w:t>גר</w:t>
      </w:r>
      <w:r w:rsidR="00CB7748">
        <w:rPr>
          <w:rFonts w:hint="cs"/>
          <w:rtl/>
        </w:rPr>
        <w:t>ו</w:t>
      </w:r>
      <w:r w:rsidR="005127D2">
        <w:rPr>
          <w:rtl/>
        </w:rPr>
        <w:t>ר א</w:t>
      </w:r>
      <w:r w:rsidR="00CB7748">
        <w:rPr>
          <w:rFonts w:hint="cs"/>
          <w:rtl/>
        </w:rPr>
        <w:t>ותו</w:t>
      </w:r>
      <w:r w:rsidR="005127D2">
        <w:rPr>
          <w:rtl/>
        </w:rPr>
        <w:t xml:space="preserve"> לבית הדוד</w:t>
      </w:r>
      <w:r w:rsidR="00CC210F">
        <w:rPr>
          <w:rFonts w:hint="cs"/>
          <w:rtl/>
        </w:rPr>
        <w:t>ים</w:t>
      </w:r>
      <w:r w:rsidRPr="00CD067C">
        <w:rPr>
          <w:rtl/>
        </w:rPr>
        <w:t xml:space="preserve">. </w:t>
      </w:r>
      <w:r w:rsidRPr="00A8480C">
        <w:rPr>
          <w:highlight w:val="magenta"/>
          <w:rtl/>
        </w:rPr>
        <w:t>הילד</w:t>
      </w:r>
      <w:r w:rsidRPr="00CD067C">
        <w:rPr>
          <w:rtl/>
        </w:rPr>
        <w:t xml:space="preserve"> הכהה נשאר מ</w:t>
      </w:r>
      <w:r w:rsidR="00DA0CAF">
        <w:rPr>
          <w:rFonts w:hint="cs"/>
          <w:rtl/>
        </w:rPr>
        <w:t>צונף</w:t>
      </w:r>
      <w:r w:rsidRPr="00CD067C">
        <w:rPr>
          <w:rtl/>
        </w:rPr>
        <w:t xml:space="preserve"> על המדרכה.</w:t>
      </w:r>
    </w:p>
    <w:p w14:paraId="50AFB4A4" w14:textId="77777777" w:rsidR="00250F08" w:rsidRPr="00CD067C" w:rsidRDefault="00250F08" w:rsidP="00250000">
      <w:pPr>
        <w:rPr>
          <w:rtl/>
        </w:rPr>
      </w:pPr>
    </w:p>
    <w:p w14:paraId="7FB1E8A4" w14:textId="67B1BA74" w:rsidR="00250F08" w:rsidRDefault="00250F08" w:rsidP="00360765">
      <w:pPr>
        <w:rPr>
          <w:rtl/>
        </w:rPr>
      </w:pPr>
      <w:r w:rsidRPr="00CD067C">
        <w:rPr>
          <w:rtl/>
        </w:rPr>
        <w:t>"</w:t>
      </w:r>
      <w:r w:rsidR="0078744D">
        <w:rPr>
          <w:rFonts w:hint="cs"/>
          <w:rtl/>
        </w:rPr>
        <w:t xml:space="preserve">אתה מוכן </w:t>
      </w:r>
      <w:r w:rsidR="00956CB7">
        <w:rPr>
          <w:rFonts w:hint="cs"/>
          <w:rtl/>
        </w:rPr>
        <w:t xml:space="preserve">אולי </w:t>
      </w:r>
      <w:r w:rsidR="00F065F1">
        <w:rPr>
          <w:rFonts w:hint="cs"/>
          <w:rtl/>
        </w:rPr>
        <w:t>סוף-סוף</w:t>
      </w:r>
      <w:r w:rsidR="00956CB7">
        <w:rPr>
          <w:rFonts w:hint="cs"/>
          <w:rtl/>
        </w:rPr>
        <w:t xml:space="preserve"> </w:t>
      </w:r>
      <w:r w:rsidR="0078744D">
        <w:rPr>
          <w:rFonts w:hint="cs"/>
          <w:rtl/>
        </w:rPr>
        <w:t>ל</w:t>
      </w:r>
      <w:r w:rsidR="008F687B">
        <w:rPr>
          <w:rFonts w:hint="cs"/>
          <w:rtl/>
        </w:rPr>
        <w:t>ו</w:t>
      </w:r>
      <w:r w:rsidR="00DA0CAF">
        <w:rPr>
          <w:rFonts w:hint="cs"/>
          <w:rtl/>
        </w:rPr>
        <w:t>מר</w:t>
      </w:r>
      <w:r w:rsidR="0078744D">
        <w:rPr>
          <w:rFonts w:hint="cs"/>
          <w:rtl/>
        </w:rPr>
        <w:t xml:space="preserve"> לי </w:t>
      </w:r>
      <w:r w:rsidRPr="00CD067C">
        <w:rPr>
          <w:rtl/>
        </w:rPr>
        <w:t>מי עשה לך את זה?" הדודה</w:t>
      </w:r>
      <w:r w:rsidR="0078744D">
        <w:rPr>
          <w:rFonts w:hint="cs"/>
          <w:rtl/>
        </w:rPr>
        <w:t xml:space="preserve"> </w:t>
      </w:r>
      <w:r w:rsidR="00083527">
        <w:rPr>
          <w:rFonts w:hint="cs"/>
          <w:rtl/>
        </w:rPr>
        <w:t>דרשה</w:t>
      </w:r>
      <w:r w:rsidR="00186022" w:rsidRPr="00186022">
        <w:rPr>
          <w:rtl/>
        </w:rPr>
        <w:t xml:space="preserve"> </w:t>
      </w:r>
      <w:r w:rsidR="00186022" w:rsidRPr="00186022">
        <w:rPr>
          <w:rFonts w:cs="Times New Roman"/>
          <w:rtl/>
        </w:rPr>
        <w:t>בטון חמור</w:t>
      </w:r>
      <w:r w:rsidR="004C3569">
        <w:rPr>
          <w:rFonts w:hint="cs"/>
          <w:rtl/>
        </w:rPr>
        <w:t xml:space="preserve"> כשחזרו מ</w:t>
      </w:r>
      <w:r w:rsidR="00360765">
        <w:rPr>
          <w:rFonts w:hint="cs"/>
          <w:rtl/>
        </w:rPr>
        <w:t>המרפאה</w:t>
      </w:r>
      <w:r w:rsidRPr="00CD067C">
        <w:rPr>
          <w:rtl/>
        </w:rPr>
        <w:t>.</w:t>
      </w:r>
      <w:r w:rsidR="00CC210F" w:rsidRPr="00CC210F">
        <w:rPr>
          <w:rFonts w:hint="cs"/>
          <w:rtl/>
        </w:rPr>
        <w:t xml:space="preserve"> </w:t>
      </w:r>
      <w:r w:rsidR="00CC210F">
        <w:rPr>
          <w:rFonts w:hint="cs"/>
          <w:rtl/>
        </w:rPr>
        <w:t>"זה לא המשחק הנורא הזה?"</w:t>
      </w:r>
    </w:p>
    <w:p w14:paraId="333C3976" w14:textId="69EFC2B9" w:rsidR="00CC210F" w:rsidRDefault="00CC210F" w:rsidP="00360765">
      <w:pPr>
        <w:rPr>
          <w:rtl/>
        </w:rPr>
      </w:pPr>
      <w:r>
        <w:rPr>
          <w:rFonts w:hint="cs"/>
          <w:rtl/>
        </w:rPr>
        <w:t>"איזה משחק?"</w:t>
      </w:r>
    </w:p>
    <w:p w14:paraId="078027E8" w14:textId="79035663" w:rsidR="004677F0" w:rsidRPr="00CD067C" w:rsidRDefault="004677F0" w:rsidP="00556158">
      <w:pPr>
        <w:rPr>
          <w:rtl/>
        </w:rPr>
      </w:pPr>
      <w:r>
        <w:rPr>
          <w:rFonts w:hint="cs"/>
          <w:rtl/>
        </w:rPr>
        <w:t>"</w:t>
      </w:r>
      <w:r w:rsidR="00E57776" w:rsidRPr="00E57776">
        <w:rPr>
          <w:rFonts w:cs="Times New Roman"/>
          <w:rtl/>
        </w:rPr>
        <w:t>את מתכוונת</w:t>
      </w:r>
      <w:r>
        <w:rPr>
          <w:rFonts w:hint="cs"/>
          <w:rtl/>
        </w:rPr>
        <w:t xml:space="preserve"> </w:t>
      </w:r>
      <w:r w:rsidR="00E57776">
        <w:rPr>
          <w:rFonts w:hint="cs"/>
          <w:rtl/>
        </w:rPr>
        <w:t>ל</w:t>
      </w:r>
      <w:r>
        <w:rPr>
          <w:rFonts w:hint="cs"/>
          <w:rtl/>
        </w:rPr>
        <w:t xml:space="preserve">קדוואח," </w:t>
      </w:r>
      <w:r w:rsidR="00DA0CAF">
        <w:rPr>
          <w:rFonts w:hint="cs"/>
          <w:rtl/>
        </w:rPr>
        <w:t>הסביר</w:t>
      </w:r>
      <w:r>
        <w:rPr>
          <w:rFonts w:hint="cs"/>
          <w:rtl/>
        </w:rPr>
        <w:t>ה</w:t>
      </w:r>
      <w:r w:rsidR="008F687B">
        <w:rPr>
          <w:rFonts w:hint="cs"/>
          <w:rtl/>
        </w:rPr>
        <w:t xml:space="preserve"> באנגלית מקרטעת</w:t>
      </w:r>
      <w:r>
        <w:rPr>
          <w:rFonts w:hint="cs"/>
          <w:rtl/>
        </w:rPr>
        <w:t xml:space="preserve"> הדס שצצה </w:t>
      </w:r>
      <w:r w:rsidR="00A11B19">
        <w:rPr>
          <w:rFonts w:hint="cs"/>
          <w:rtl/>
        </w:rPr>
        <w:t>בעקבות אחיה</w:t>
      </w:r>
      <w:r w:rsidR="009564E3">
        <w:rPr>
          <w:rFonts w:hint="cs"/>
          <w:rtl/>
        </w:rPr>
        <w:t xml:space="preserve"> </w:t>
      </w:r>
      <w:r w:rsidR="008F687B">
        <w:rPr>
          <w:rFonts w:hint="cs"/>
          <w:rtl/>
        </w:rPr>
        <w:t>[</w:t>
      </w:r>
      <w:r w:rsidR="00DA0CAF">
        <w:rPr>
          <w:rFonts w:hint="cs"/>
          <w:rtl/>
        </w:rPr>
        <w:t>ש</w:t>
      </w:r>
      <w:r w:rsidR="00A11B19">
        <w:rPr>
          <w:rFonts w:hint="cs"/>
          <w:rtl/>
        </w:rPr>
        <w:t>בת-אל</w:t>
      </w:r>
      <w:r w:rsidR="00DA0CAF">
        <w:rPr>
          <w:rFonts w:hint="cs"/>
          <w:rtl/>
        </w:rPr>
        <w:t xml:space="preserve"> הזעיקה</w:t>
      </w:r>
      <w:r w:rsidR="008F687B">
        <w:rPr>
          <w:rFonts w:hint="cs"/>
          <w:rtl/>
        </w:rPr>
        <w:t>]</w:t>
      </w:r>
      <w:r w:rsidR="00A11B19">
        <w:rPr>
          <w:rFonts w:hint="cs"/>
          <w:rtl/>
        </w:rPr>
        <w:t xml:space="preserve">. "עומדים על רגל אחת, ו... ואם נופלים..." היא </w:t>
      </w:r>
      <w:r w:rsidR="00DC427E">
        <w:rPr>
          <w:rFonts w:hint="cs"/>
          <w:rtl/>
        </w:rPr>
        <w:t xml:space="preserve">התלבטה </w:t>
      </w:r>
      <w:r w:rsidR="00A11B19">
        <w:rPr>
          <w:rFonts w:hint="cs"/>
          <w:rtl/>
        </w:rPr>
        <w:t xml:space="preserve">איך אומרים 'להרביץ' </w:t>
      </w:r>
      <w:r w:rsidR="00A11B19">
        <w:rPr>
          <w:rtl/>
        </w:rPr>
        <w:t>–</w:t>
      </w:r>
      <w:r w:rsidR="00A11B19">
        <w:rPr>
          <w:rFonts w:hint="cs"/>
          <w:rtl/>
        </w:rPr>
        <w:t xml:space="preserve"> מילה שימושית ביותר שלא למדה בשיעורי אנגלית.</w:t>
      </w:r>
    </w:p>
    <w:p w14:paraId="6736DF73" w14:textId="5F8595A4" w:rsidR="00250F08" w:rsidRPr="00CD067C" w:rsidRDefault="004C3569" w:rsidP="00CC210F">
      <w:pPr>
        <w:rPr>
          <w:rtl/>
        </w:rPr>
      </w:pPr>
      <w:r>
        <w:rPr>
          <w:rtl/>
        </w:rPr>
        <w:t>"</w:t>
      </w:r>
      <w:r w:rsidR="00A11B19">
        <w:rPr>
          <w:rFonts w:hint="cs"/>
          <w:rtl/>
        </w:rPr>
        <w:t xml:space="preserve">זה לא שום משחק, </w:t>
      </w:r>
      <w:r>
        <w:rPr>
          <w:rtl/>
        </w:rPr>
        <w:t xml:space="preserve">זה הילד הרוסי מלמטה," </w:t>
      </w:r>
      <w:r w:rsidR="00250F08" w:rsidRPr="00CD067C">
        <w:rPr>
          <w:rtl/>
        </w:rPr>
        <w:t>מארק</w:t>
      </w:r>
      <w:r>
        <w:rPr>
          <w:rFonts w:hint="cs"/>
          <w:rtl/>
        </w:rPr>
        <w:t xml:space="preserve"> </w:t>
      </w:r>
      <w:r w:rsidR="00083527">
        <w:rPr>
          <w:rFonts w:hint="cs"/>
          <w:rtl/>
        </w:rPr>
        <w:t>דיווח</w:t>
      </w:r>
      <w:r>
        <w:rPr>
          <w:rtl/>
        </w:rPr>
        <w:t xml:space="preserve">. "הצלתי את אלכס </w:t>
      </w:r>
      <w:r>
        <w:rPr>
          <w:rFonts w:hint="cs"/>
          <w:rtl/>
        </w:rPr>
        <w:t>ו</w:t>
      </w:r>
      <w:r w:rsidR="00250F08" w:rsidRPr="00CD067C">
        <w:rPr>
          <w:rtl/>
        </w:rPr>
        <w:t xml:space="preserve">הוא אפילו לא </w:t>
      </w:r>
      <w:r w:rsidR="00CC210F">
        <w:rPr>
          <w:rFonts w:hint="cs"/>
          <w:rtl/>
        </w:rPr>
        <w:t>אמר תודה</w:t>
      </w:r>
      <w:r w:rsidR="00250F08" w:rsidRPr="00CD067C">
        <w:rPr>
          <w:rtl/>
        </w:rPr>
        <w:t>."</w:t>
      </w:r>
    </w:p>
    <w:p w14:paraId="3F2732FE" w14:textId="79E6ED85" w:rsidR="005127D2" w:rsidRDefault="004C3569" w:rsidP="002E11F3">
      <w:pPr>
        <w:rPr>
          <w:rtl/>
        </w:rPr>
      </w:pPr>
      <w:r>
        <w:rPr>
          <w:rtl/>
        </w:rPr>
        <w:lastRenderedPageBreak/>
        <w:t>"אה, העולה החדש?" בת</w:t>
      </w:r>
      <w:r>
        <w:rPr>
          <w:rFonts w:hint="cs"/>
          <w:rtl/>
        </w:rPr>
        <w:t>-</w:t>
      </w:r>
      <w:r w:rsidR="002E11F3">
        <w:rPr>
          <w:rFonts w:hint="cs"/>
          <w:rtl/>
        </w:rPr>
        <w:t>אל</w:t>
      </w:r>
      <w:r w:rsidR="00DA0CAF">
        <w:rPr>
          <w:rFonts w:hint="cs"/>
          <w:rtl/>
        </w:rPr>
        <w:t xml:space="preserve"> דיברה לאט, בשביל שגם הוד יבין</w:t>
      </w:r>
      <w:r w:rsidR="00250F08" w:rsidRPr="00CD067C">
        <w:rPr>
          <w:rtl/>
        </w:rPr>
        <w:t xml:space="preserve">. "גם הוא בן </w:t>
      </w:r>
      <w:r>
        <w:rPr>
          <w:rFonts w:hint="cs"/>
          <w:rtl/>
        </w:rPr>
        <w:t>אחת-עשרה</w:t>
      </w:r>
      <w:r w:rsidR="00250F08" w:rsidRPr="00CD067C">
        <w:rPr>
          <w:rtl/>
        </w:rPr>
        <w:t>, לא?</w:t>
      </w:r>
      <w:r w:rsidR="005127D2">
        <w:rPr>
          <w:rFonts w:hint="cs"/>
          <w:rtl/>
        </w:rPr>
        <w:t>"</w:t>
      </w:r>
    </w:p>
    <w:p w14:paraId="5DDC098C" w14:textId="77777777" w:rsidR="005127D2" w:rsidRDefault="005127D2" w:rsidP="00FC13C9">
      <w:pPr>
        <w:rPr>
          <w:rtl/>
        </w:rPr>
      </w:pPr>
      <w:r>
        <w:rPr>
          <w:rFonts w:hint="cs"/>
          <w:rtl/>
        </w:rPr>
        <w:t>"</w:t>
      </w:r>
      <w:r w:rsidR="00FC13C9">
        <w:rPr>
          <w:rFonts w:hint="cs"/>
          <w:rtl/>
        </w:rPr>
        <w:t>אני רק בן עשר וחצי."</w:t>
      </w:r>
    </w:p>
    <w:p w14:paraId="5D672071" w14:textId="2B330905" w:rsidR="00250F08" w:rsidRDefault="00FC13C9" w:rsidP="002F035A">
      <w:pPr>
        <w:rPr>
          <w:rtl/>
        </w:rPr>
      </w:pPr>
      <w:r>
        <w:rPr>
          <w:rFonts w:hint="cs"/>
          <w:rtl/>
        </w:rPr>
        <w:t>"אז מה,</w:t>
      </w:r>
      <w:r w:rsidR="00250F08" w:rsidRPr="00CD067C">
        <w:rPr>
          <w:rtl/>
        </w:rPr>
        <w:t xml:space="preserve"> למה לא החזרת לו?"</w:t>
      </w:r>
      <w:r w:rsidR="00A11B19">
        <w:rPr>
          <w:rFonts w:hint="cs"/>
          <w:rtl/>
        </w:rPr>
        <w:t xml:space="preserve"> הוד</w:t>
      </w:r>
      <w:r w:rsidR="00DA0CAF" w:rsidRPr="00DA0CAF">
        <w:rPr>
          <w:rFonts w:hint="cs"/>
          <w:rtl/>
        </w:rPr>
        <w:t xml:space="preserve"> </w:t>
      </w:r>
      <w:r w:rsidR="00DA0CAF">
        <w:rPr>
          <w:rFonts w:hint="cs"/>
          <w:rtl/>
        </w:rPr>
        <w:t>הקשה</w:t>
      </w:r>
      <w:r w:rsidR="00A11B19">
        <w:rPr>
          <w:rFonts w:hint="cs"/>
          <w:rtl/>
        </w:rPr>
        <w:t>.</w:t>
      </w:r>
    </w:p>
    <w:p w14:paraId="636685A7" w14:textId="36A8C15A" w:rsidR="00367966" w:rsidRDefault="00367966" w:rsidP="00C10B00">
      <w:pPr>
        <w:rPr>
          <w:rtl/>
        </w:rPr>
      </w:pPr>
      <w:r>
        <w:rPr>
          <w:rFonts w:hint="cs"/>
          <w:rtl/>
        </w:rPr>
        <w:t>"היית יכול להחזיר לו אפילו קצת, אם לא היית קופא," מארק אמר</w:t>
      </w:r>
      <w:r w:rsidR="00B85195">
        <w:rPr>
          <w:rFonts w:hint="cs"/>
          <w:rtl/>
        </w:rPr>
        <w:t xml:space="preserve"> בחיוך קטן ונבזי</w:t>
      </w:r>
      <w:r>
        <w:rPr>
          <w:rFonts w:hint="cs"/>
          <w:rtl/>
        </w:rPr>
        <w:t xml:space="preserve">. </w:t>
      </w:r>
      <w:r w:rsidR="00B85195">
        <w:rPr>
          <w:rFonts w:hint="cs"/>
          <w:rtl/>
        </w:rPr>
        <w:t xml:space="preserve">בתוכו היה </w:t>
      </w:r>
      <w:r w:rsidR="00CB7748">
        <w:rPr>
          <w:rFonts w:hint="cs"/>
          <w:rtl/>
        </w:rPr>
        <w:t>נבוך ואבל</w:t>
      </w:r>
      <w:r w:rsidR="00B85195">
        <w:rPr>
          <w:rFonts w:hint="cs"/>
          <w:rtl/>
        </w:rPr>
        <w:t xml:space="preserve"> על שנדרש לה</w:t>
      </w:r>
      <w:r w:rsidR="004454FC">
        <w:rPr>
          <w:rFonts w:hint="cs"/>
          <w:rtl/>
        </w:rPr>
        <w:t>י</w:t>
      </w:r>
      <w:r w:rsidR="00B85195">
        <w:rPr>
          <w:rFonts w:hint="cs"/>
          <w:rtl/>
        </w:rPr>
        <w:t xml:space="preserve">חלץ להצלת אחיו הגדול. </w:t>
      </w:r>
      <w:r>
        <w:rPr>
          <w:rFonts w:hint="cs"/>
          <w:rtl/>
        </w:rPr>
        <w:t>"באמת, היית יכול. אבל פחדת."</w:t>
      </w:r>
    </w:p>
    <w:p w14:paraId="33527E9B" w14:textId="74844965" w:rsidR="00367966" w:rsidRDefault="00367966" w:rsidP="002F035A">
      <w:pPr>
        <w:rPr>
          <w:rtl/>
        </w:rPr>
      </w:pPr>
      <w:r>
        <w:rPr>
          <w:rFonts w:hint="cs"/>
          <w:rtl/>
        </w:rPr>
        <w:t>"בחיים לא הייתי בועט במישהו בביצים. זה מעשה שפל."</w:t>
      </w:r>
    </w:p>
    <w:p w14:paraId="12009BE9" w14:textId="555AA1C5" w:rsidR="00367966" w:rsidRDefault="00367966" w:rsidP="00E504DB">
      <w:pPr>
        <w:rPr>
          <w:rtl/>
        </w:rPr>
      </w:pPr>
      <w:r>
        <w:rPr>
          <w:rFonts w:hint="cs"/>
          <w:rtl/>
        </w:rPr>
        <w:t xml:space="preserve">מארק </w:t>
      </w:r>
      <w:r w:rsidR="00E504DB">
        <w:rPr>
          <w:rFonts w:hint="cs"/>
          <w:rtl/>
        </w:rPr>
        <w:t>קיבל את תוכחת</w:t>
      </w:r>
      <w:r w:rsidR="00B85195">
        <w:rPr>
          <w:rFonts w:hint="cs"/>
          <w:rtl/>
        </w:rPr>
        <w:t xml:space="preserve"> אחיו</w:t>
      </w:r>
      <w:r>
        <w:rPr>
          <w:rFonts w:hint="cs"/>
          <w:rtl/>
        </w:rPr>
        <w:t xml:space="preserve"> בשתיקה.</w:t>
      </w:r>
    </w:p>
    <w:p w14:paraId="2FAEB486" w14:textId="4030CAFC" w:rsidR="00367966" w:rsidRDefault="00367966" w:rsidP="002F035A">
      <w:pPr>
        <w:rPr>
          <w:rtl/>
        </w:rPr>
      </w:pPr>
      <w:r>
        <w:rPr>
          <w:rFonts w:hint="cs"/>
          <w:rtl/>
        </w:rPr>
        <w:t xml:space="preserve">דווקא הדס </w:t>
      </w:r>
      <w:r w:rsidR="00DA0CAF">
        <w:rPr>
          <w:rFonts w:hint="cs"/>
          <w:rtl/>
        </w:rPr>
        <w:t>צידדה</w:t>
      </w:r>
      <w:r>
        <w:rPr>
          <w:rFonts w:hint="cs"/>
          <w:rtl/>
        </w:rPr>
        <w:t xml:space="preserve"> </w:t>
      </w:r>
      <w:r w:rsidR="00DA0CAF">
        <w:rPr>
          <w:rFonts w:hint="cs"/>
          <w:rtl/>
        </w:rPr>
        <w:t>ב</w:t>
      </w:r>
      <w:r>
        <w:rPr>
          <w:rFonts w:hint="cs"/>
          <w:rtl/>
        </w:rPr>
        <w:t>אלכס. "הוא ילד ממש גדול</w:t>
      </w:r>
      <w:r w:rsidR="00656CB0">
        <w:rPr>
          <w:rFonts w:hint="cs"/>
          <w:rtl/>
        </w:rPr>
        <w:t>, הרוסי</w:t>
      </w:r>
      <w:r>
        <w:rPr>
          <w:rFonts w:hint="cs"/>
          <w:rtl/>
        </w:rPr>
        <w:t>. וחזק. ודי מפחיד." לפחות זה מה שה</w:t>
      </w:r>
      <w:r w:rsidR="005B44C7">
        <w:rPr>
          <w:rFonts w:hint="cs"/>
          <w:rtl/>
        </w:rPr>
        <w:t>שתדל</w:t>
      </w:r>
      <w:r>
        <w:rPr>
          <w:rFonts w:hint="cs"/>
          <w:rtl/>
        </w:rPr>
        <w:t xml:space="preserve">ה להגיד, באנגלית </w:t>
      </w:r>
      <w:r w:rsidR="005B44C7">
        <w:rPr>
          <w:rFonts w:hint="cs"/>
          <w:rtl/>
        </w:rPr>
        <w:t>ה</w:t>
      </w:r>
      <w:r>
        <w:rPr>
          <w:rFonts w:hint="cs"/>
          <w:rtl/>
        </w:rPr>
        <w:t>שבורה</w:t>
      </w:r>
      <w:r w:rsidR="005B44C7">
        <w:rPr>
          <w:rFonts w:hint="cs"/>
          <w:rtl/>
        </w:rPr>
        <w:t xml:space="preserve"> שלה</w:t>
      </w:r>
      <w:r>
        <w:rPr>
          <w:rFonts w:hint="cs"/>
          <w:rtl/>
        </w:rPr>
        <w:t>, ו</w:t>
      </w:r>
      <w:r w:rsidR="00DA0CAF">
        <w:rPr>
          <w:rFonts w:hint="cs"/>
          <w:rtl/>
        </w:rPr>
        <w:t xml:space="preserve">ליתר ביטחון </w:t>
      </w:r>
      <w:r>
        <w:rPr>
          <w:rFonts w:hint="cs"/>
          <w:rtl/>
        </w:rPr>
        <w:t xml:space="preserve">חזרה </w:t>
      </w:r>
      <w:r w:rsidR="00DA0CAF">
        <w:rPr>
          <w:rFonts w:hint="cs"/>
          <w:rtl/>
        </w:rPr>
        <w:t>על דבריה</w:t>
      </w:r>
      <w:r>
        <w:rPr>
          <w:rFonts w:hint="cs"/>
          <w:rtl/>
        </w:rPr>
        <w:t xml:space="preserve"> בעברית.</w:t>
      </w:r>
    </w:p>
    <w:p w14:paraId="0DCCEA41" w14:textId="0D025CB7" w:rsidR="00367966" w:rsidRPr="00CD067C" w:rsidRDefault="00367966" w:rsidP="002F035A">
      <w:pPr>
        <w:rPr>
          <w:rtl/>
        </w:rPr>
      </w:pPr>
      <w:r>
        <w:rPr>
          <w:rFonts w:hint="cs"/>
          <w:rtl/>
        </w:rPr>
        <w:t>"את מכירה אותו?"</w:t>
      </w:r>
    </w:p>
    <w:p w14:paraId="3A0F1B94" w14:textId="31BD310B" w:rsidR="00250F08" w:rsidRPr="00CD067C" w:rsidRDefault="00250F08" w:rsidP="00B85195">
      <w:pPr>
        <w:rPr>
          <w:rtl/>
        </w:rPr>
      </w:pPr>
      <w:r w:rsidRPr="00CD067C">
        <w:rPr>
          <w:rtl/>
        </w:rPr>
        <w:t>"</w:t>
      </w:r>
      <w:r w:rsidR="00556158">
        <w:rPr>
          <w:rFonts w:hint="cs"/>
          <w:rtl/>
        </w:rPr>
        <w:t>כולם</w:t>
      </w:r>
      <w:r w:rsidR="00A11B19">
        <w:rPr>
          <w:rFonts w:hint="cs"/>
          <w:rtl/>
        </w:rPr>
        <w:t xml:space="preserve"> מכיר</w:t>
      </w:r>
      <w:r w:rsidR="00556158">
        <w:rPr>
          <w:rFonts w:hint="cs"/>
          <w:rtl/>
        </w:rPr>
        <w:t>ים</w:t>
      </w:r>
      <w:r w:rsidR="00A11B19">
        <w:rPr>
          <w:rFonts w:hint="cs"/>
          <w:rtl/>
        </w:rPr>
        <w:t xml:space="preserve"> את הילד הזה</w:t>
      </w:r>
      <w:r w:rsidRPr="00CD067C">
        <w:rPr>
          <w:rtl/>
        </w:rPr>
        <w:t>,</w:t>
      </w:r>
      <w:r w:rsidR="00A11B19">
        <w:rPr>
          <w:rFonts w:hint="cs"/>
          <w:rtl/>
        </w:rPr>
        <w:t xml:space="preserve">" </w:t>
      </w:r>
      <w:r w:rsidR="00B85195">
        <w:rPr>
          <w:rFonts w:hint="cs"/>
          <w:rtl/>
        </w:rPr>
        <w:t>היא ענתה</w:t>
      </w:r>
      <w:r w:rsidR="00A11B19">
        <w:rPr>
          <w:rFonts w:hint="cs"/>
          <w:rtl/>
        </w:rPr>
        <w:t>,</w:t>
      </w:r>
      <w:r w:rsidRPr="00CD067C">
        <w:rPr>
          <w:rtl/>
        </w:rPr>
        <w:t xml:space="preserve"> </w:t>
      </w:r>
      <w:r w:rsidR="00A11B19">
        <w:rPr>
          <w:rFonts w:hint="cs"/>
          <w:rtl/>
        </w:rPr>
        <w:t>"</w:t>
      </w:r>
      <w:r w:rsidRPr="00CD067C">
        <w:rPr>
          <w:rtl/>
        </w:rPr>
        <w:t>קוראים לו ארקדי.</w:t>
      </w:r>
      <w:r w:rsidR="002F035A">
        <w:rPr>
          <w:rFonts w:hint="cs"/>
          <w:rtl/>
        </w:rPr>
        <w:t xml:space="preserve"> </w:t>
      </w:r>
      <w:r w:rsidR="00083527">
        <w:rPr>
          <w:rFonts w:hint="cs"/>
          <w:rtl/>
        </w:rPr>
        <w:t>כן, הממממ,</w:t>
      </w:r>
      <w:r w:rsidR="00A11B19">
        <w:rPr>
          <w:rFonts w:hint="cs"/>
          <w:rtl/>
        </w:rPr>
        <w:t xml:space="preserve">" כאן היא עברה </w:t>
      </w:r>
      <w:r w:rsidR="00556158">
        <w:rPr>
          <w:rFonts w:hint="cs"/>
          <w:rtl/>
        </w:rPr>
        <w:t xml:space="preserve">מאנגלית </w:t>
      </w:r>
      <w:r w:rsidR="00A11B19">
        <w:rPr>
          <w:rFonts w:hint="cs"/>
          <w:rtl/>
        </w:rPr>
        <w:t>לעברית,</w:t>
      </w:r>
      <w:r w:rsidR="00602458">
        <w:rPr>
          <w:rFonts w:hint="cs"/>
          <w:rtl/>
        </w:rPr>
        <w:t xml:space="preserve"> </w:t>
      </w:r>
      <w:r w:rsidR="00A11B19">
        <w:rPr>
          <w:rFonts w:hint="cs"/>
          <w:rtl/>
        </w:rPr>
        <w:t>"</w:t>
      </w:r>
      <w:r w:rsidR="00602458">
        <w:rPr>
          <w:rFonts w:hint="cs"/>
          <w:rtl/>
        </w:rPr>
        <w:t xml:space="preserve">הוא בשכבה </w:t>
      </w:r>
      <w:r w:rsidR="00A11B19">
        <w:rPr>
          <w:rFonts w:hint="cs"/>
          <w:rtl/>
        </w:rPr>
        <w:t>שלי</w:t>
      </w:r>
      <w:r w:rsidR="00367966">
        <w:rPr>
          <w:rFonts w:hint="cs"/>
          <w:rtl/>
        </w:rPr>
        <w:t xml:space="preserve"> אבל </w:t>
      </w:r>
      <w:r w:rsidR="00656CB0">
        <w:rPr>
          <w:rFonts w:hint="cs"/>
          <w:rtl/>
        </w:rPr>
        <w:t>נדמה לי</w:t>
      </w:r>
      <w:r w:rsidR="002F035A">
        <w:rPr>
          <w:rFonts w:hint="cs"/>
          <w:rtl/>
        </w:rPr>
        <w:t xml:space="preserve"> </w:t>
      </w:r>
      <w:r w:rsidR="00367966">
        <w:rPr>
          <w:rFonts w:hint="cs"/>
          <w:rtl/>
        </w:rPr>
        <w:t>ש</w:t>
      </w:r>
      <w:r w:rsidR="002F035A">
        <w:rPr>
          <w:rFonts w:hint="cs"/>
          <w:rtl/>
        </w:rPr>
        <w:t xml:space="preserve">הוא בן </w:t>
      </w:r>
      <w:r w:rsidR="004C3569">
        <w:rPr>
          <w:rFonts w:hint="cs"/>
          <w:rtl/>
        </w:rPr>
        <w:t>שתים-עשרה</w:t>
      </w:r>
      <w:r w:rsidR="002F035A">
        <w:rPr>
          <w:rFonts w:hint="cs"/>
          <w:rtl/>
        </w:rPr>
        <w:t>, שהשאירו אותו כיתה.</w:t>
      </w:r>
      <w:r w:rsidRPr="00CD067C">
        <w:rPr>
          <w:rtl/>
        </w:rPr>
        <w:t>"</w:t>
      </w:r>
    </w:p>
    <w:p w14:paraId="70A1C658" w14:textId="2E976735" w:rsidR="00250F08" w:rsidRPr="00CD067C" w:rsidRDefault="00250F08" w:rsidP="00083527">
      <w:pPr>
        <w:rPr>
          <w:rtl/>
        </w:rPr>
      </w:pPr>
      <w:r w:rsidRPr="00CD067C">
        <w:rPr>
          <w:rtl/>
        </w:rPr>
        <w:t xml:space="preserve">"נלך לדבר עם </w:t>
      </w:r>
      <w:r w:rsidR="00E57776" w:rsidRPr="00E57776">
        <w:rPr>
          <w:rFonts w:cs="Times New Roman"/>
          <w:rtl/>
        </w:rPr>
        <w:t>ההורים</w:t>
      </w:r>
      <w:r w:rsidR="00E57776">
        <w:rPr>
          <w:rFonts w:cs="Times New Roman" w:hint="cs"/>
          <w:rtl/>
        </w:rPr>
        <w:t xml:space="preserve"> </w:t>
      </w:r>
      <w:r w:rsidRPr="00CD067C">
        <w:rPr>
          <w:rtl/>
        </w:rPr>
        <w:t>שלו," הדודה</w:t>
      </w:r>
      <w:r w:rsidR="004C3569">
        <w:rPr>
          <w:rFonts w:hint="cs"/>
          <w:rtl/>
        </w:rPr>
        <w:t xml:space="preserve"> </w:t>
      </w:r>
      <w:r w:rsidR="00083527">
        <w:rPr>
          <w:rFonts w:hint="cs"/>
          <w:rtl/>
        </w:rPr>
        <w:t>פסקה</w:t>
      </w:r>
      <w:r w:rsidRPr="00CD067C">
        <w:rPr>
          <w:rtl/>
        </w:rPr>
        <w:t>.</w:t>
      </w:r>
    </w:p>
    <w:p w14:paraId="0943060C" w14:textId="77777777" w:rsidR="00250F08" w:rsidRPr="00CD067C" w:rsidRDefault="00250F08" w:rsidP="00250000">
      <w:pPr>
        <w:rPr>
          <w:rtl/>
        </w:rPr>
      </w:pPr>
      <w:r w:rsidRPr="00CD067C">
        <w:rPr>
          <w:rtl/>
        </w:rPr>
        <w:t>"לא, דודה, אל תלכי בבקשה."</w:t>
      </w:r>
    </w:p>
    <w:p w14:paraId="4BD7A164" w14:textId="14346D6D" w:rsidR="00D63392" w:rsidRDefault="00250F08" w:rsidP="00C16BF0">
      <w:pPr>
        <w:rPr>
          <w:rtl/>
        </w:rPr>
      </w:pPr>
      <w:r w:rsidRPr="00CD067C">
        <w:rPr>
          <w:rtl/>
        </w:rPr>
        <w:t>"</w:t>
      </w:r>
      <w:r w:rsidR="00656CB0">
        <w:rPr>
          <w:rFonts w:hint="cs"/>
          <w:rtl/>
        </w:rPr>
        <w:t xml:space="preserve">זה לא הזמן למחוות גבורה אלכס, </w:t>
      </w:r>
      <w:r w:rsidR="008F687B">
        <w:rPr>
          <w:rFonts w:hint="cs"/>
          <w:rtl/>
        </w:rPr>
        <w:t xml:space="preserve">לא </w:t>
      </w:r>
      <w:r w:rsidR="00E57776">
        <w:rPr>
          <w:rFonts w:hint="cs"/>
          <w:rtl/>
        </w:rPr>
        <w:t>ל</w:t>
      </w:r>
      <w:r w:rsidR="00656CB0">
        <w:rPr>
          <w:rFonts w:hint="cs"/>
          <w:rtl/>
        </w:rPr>
        <w:t>אחר שנזקקת</w:t>
      </w:r>
      <w:r w:rsidRPr="00CD067C">
        <w:rPr>
          <w:rtl/>
        </w:rPr>
        <w:t xml:space="preserve"> </w:t>
      </w:r>
      <w:r w:rsidR="00656CB0">
        <w:rPr>
          <w:rFonts w:hint="cs"/>
          <w:rtl/>
        </w:rPr>
        <w:t>ל</w:t>
      </w:r>
      <w:r w:rsidRPr="00CD067C">
        <w:rPr>
          <w:rtl/>
        </w:rPr>
        <w:t>חמישה תפרים.</w:t>
      </w:r>
      <w:r w:rsidR="00D63392">
        <w:rPr>
          <w:rFonts w:hint="cs"/>
          <w:rtl/>
        </w:rPr>
        <w:t>"</w:t>
      </w:r>
    </w:p>
    <w:p w14:paraId="7535123C" w14:textId="5D923572" w:rsidR="00D63392" w:rsidRDefault="00613042" w:rsidP="007D3537">
      <w:pPr>
        <w:rPr>
          <w:rtl/>
        </w:rPr>
      </w:pPr>
      <w:r>
        <w:rPr>
          <w:rFonts w:hint="cs"/>
          <w:rtl/>
        </w:rPr>
        <w:t xml:space="preserve">"זה לא </w:t>
      </w:r>
      <w:r w:rsidR="00F97A34">
        <w:rPr>
          <w:rFonts w:hint="cs"/>
          <w:rtl/>
        </w:rPr>
        <w:t>כל כך</w:t>
      </w:r>
      <w:r>
        <w:rPr>
          <w:rFonts w:hint="cs"/>
          <w:rtl/>
        </w:rPr>
        <w:t xml:space="preserve"> נורא, </w:t>
      </w:r>
      <w:r w:rsidR="00E57776" w:rsidRPr="00E57776">
        <w:rPr>
          <w:rFonts w:cs="Times New Roman"/>
          <w:rtl/>
        </w:rPr>
        <w:t>מסביב לארובת העין</w:t>
      </w:r>
      <w:r w:rsidR="00B85195">
        <w:rPr>
          <w:rFonts w:hint="cs"/>
          <w:rtl/>
        </w:rPr>
        <w:t xml:space="preserve"> </w:t>
      </w:r>
      <w:r>
        <w:rPr>
          <w:rFonts w:hint="cs"/>
          <w:rtl/>
        </w:rPr>
        <w:t xml:space="preserve">חמישה," הדוד התערב, "אין </w:t>
      </w:r>
      <w:r w:rsidR="00E57776" w:rsidRPr="00E57776">
        <w:rPr>
          <w:rFonts w:cs="Times New Roman"/>
          <w:rtl/>
        </w:rPr>
        <w:t xml:space="preserve">שם </w:t>
      </w:r>
      <w:r>
        <w:rPr>
          <w:rFonts w:hint="cs"/>
          <w:rtl/>
        </w:rPr>
        <w:t>שריר, אין בשר</w:t>
      </w:r>
      <w:r w:rsidR="008F687B">
        <w:rPr>
          <w:rFonts w:hint="cs"/>
          <w:rtl/>
        </w:rPr>
        <w:t>,</w:t>
      </w:r>
      <w:r>
        <w:rPr>
          <w:rFonts w:hint="cs"/>
          <w:rtl/>
        </w:rPr>
        <w:t xml:space="preserve"> רק קצת עור דק מעל העצם. כל מכה קטנה קורעת אותו."</w:t>
      </w:r>
    </w:p>
    <w:p w14:paraId="6B4BB95F" w14:textId="09DCA75C" w:rsidR="00250F08" w:rsidRPr="00CD067C" w:rsidRDefault="00D63392" w:rsidP="007D3537">
      <w:pPr>
        <w:rPr>
          <w:rtl/>
        </w:rPr>
      </w:pPr>
      <w:r>
        <w:rPr>
          <w:rFonts w:hint="cs"/>
          <w:rtl/>
        </w:rPr>
        <w:t>"לא כל מכה קטנה.</w:t>
      </w:r>
      <w:r w:rsidR="00250F08" w:rsidRPr="00CD067C">
        <w:rPr>
          <w:rtl/>
        </w:rPr>
        <w:t xml:space="preserve"> </w:t>
      </w:r>
      <w:r w:rsidR="002F035A">
        <w:rPr>
          <w:rtl/>
        </w:rPr>
        <w:t>אני לא מוכנה שיקרה ל</w:t>
      </w:r>
      <w:r w:rsidR="007D3537">
        <w:rPr>
          <w:rFonts w:hint="cs"/>
          <w:rtl/>
        </w:rPr>
        <w:t>בן אחותי</w:t>
      </w:r>
      <w:r w:rsidR="002F035A">
        <w:rPr>
          <w:rtl/>
        </w:rPr>
        <w:t xml:space="preserve"> משהו </w:t>
      </w:r>
      <w:r w:rsidR="00602458">
        <w:rPr>
          <w:rFonts w:hint="cs"/>
          <w:rtl/>
        </w:rPr>
        <w:t xml:space="preserve">כזה </w:t>
      </w:r>
      <w:r w:rsidR="002F035A">
        <w:rPr>
          <w:rFonts w:hint="cs"/>
          <w:rtl/>
        </w:rPr>
        <w:t>תחת</w:t>
      </w:r>
      <w:r w:rsidR="00250F08" w:rsidRPr="00CD067C">
        <w:rPr>
          <w:rtl/>
        </w:rPr>
        <w:t xml:space="preserve"> </w:t>
      </w:r>
      <w:r w:rsidR="002F035A">
        <w:rPr>
          <w:rFonts w:hint="cs"/>
          <w:rtl/>
        </w:rPr>
        <w:t>ה</w:t>
      </w:r>
      <w:r w:rsidR="00250F08" w:rsidRPr="00CD067C">
        <w:rPr>
          <w:rtl/>
        </w:rPr>
        <w:t>שגח</w:t>
      </w:r>
      <w:r w:rsidR="002F035A">
        <w:rPr>
          <w:rFonts w:hint="cs"/>
          <w:rtl/>
        </w:rPr>
        <w:t>תי</w:t>
      </w:r>
      <w:r w:rsidR="00250F08" w:rsidRPr="00CD067C">
        <w:rPr>
          <w:rtl/>
        </w:rPr>
        <w:t>."</w:t>
      </w:r>
      <w:r w:rsidR="00F40E7E">
        <w:rPr>
          <w:rFonts w:hint="cs"/>
          <w:rtl/>
        </w:rPr>
        <w:t xml:space="preserve"> </w:t>
      </w:r>
    </w:p>
    <w:p w14:paraId="5313687F" w14:textId="07D255C7" w:rsidR="00250F08" w:rsidRDefault="00250F08" w:rsidP="00250000">
      <w:pPr>
        <w:rPr>
          <w:rtl/>
        </w:rPr>
      </w:pPr>
      <w:r w:rsidRPr="00CD067C">
        <w:rPr>
          <w:rtl/>
        </w:rPr>
        <w:t xml:space="preserve">"לא דודה, בבקשה," אלכס </w:t>
      </w:r>
      <w:r w:rsidR="00CC210F">
        <w:rPr>
          <w:rFonts w:hint="cs"/>
          <w:rtl/>
        </w:rPr>
        <w:t>ניסה ו</w:t>
      </w:r>
      <w:r w:rsidRPr="00CD067C">
        <w:rPr>
          <w:rtl/>
        </w:rPr>
        <w:t>לא הצליח להעלים את האימה מקולו, "אל תלכי."</w:t>
      </w:r>
    </w:p>
    <w:p w14:paraId="2A9CBB10" w14:textId="77777777" w:rsidR="00602458" w:rsidRPr="00CD067C" w:rsidRDefault="00602458" w:rsidP="00250000">
      <w:pPr>
        <w:rPr>
          <w:rtl/>
        </w:rPr>
      </w:pPr>
    </w:p>
    <w:p w14:paraId="59C11001" w14:textId="0FDDBFE6" w:rsidR="00AF5247" w:rsidRPr="002F035A" w:rsidRDefault="006A4F33" w:rsidP="00D14A18">
      <w:pPr>
        <w:pStyle w:val="Heading2"/>
        <w:rPr>
          <w:rtl/>
        </w:rPr>
      </w:pPr>
      <w:r>
        <w:rPr>
          <w:rFonts w:hint="cs"/>
          <w:rtl/>
        </w:rPr>
        <w:t>עוצמה טבעית וממשית</w:t>
      </w:r>
    </w:p>
    <w:p w14:paraId="5E8FE33C" w14:textId="77777777" w:rsidR="00690EF9" w:rsidRPr="00CD067C" w:rsidRDefault="00690EF9" w:rsidP="00250000">
      <w:pPr>
        <w:rPr>
          <w:rtl/>
        </w:rPr>
      </w:pPr>
      <w:r w:rsidRPr="00CD067C">
        <w:rPr>
          <w:rtl/>
        </w:rPr>
        <w:t xml:space="preserve">עולמו של אלכס קרס עליו. </w:t>
      </w:r>
    </w:p>
    <w:p w14:paraId="5581D645" w14:textId="3E6C2E56" w:rsidR="00CB7748" w:rsidRDefault="00330C5B" w:rsidP="00714178">
      <w:pPr>
        <w:rPr>
          <w:rtl/>
        </w:rPr>
      </w:pPr>
      <w:r w:rsidRPr="00330C5B">
        <w:rPr>
          <w:rFonts w:cs="Times New Roman"/>
          <w:rtl/>
        </w:rPr>
        <w:t xml:space="preserve">הוא השתדל </w:t>
      </w:r>
      <w:r w:rsidR="00714178">
        <w:rPr>
          <w:rFonts w:hint="cs"/>
          <w:rtl/>
        </w:rPr>
        <w:t xml:space="preserve">לא </w:t>
      </w:r>
      <w:r w:rsidR="00690EF9" w:rsidRPr="00CD067C">
        <w:rPr>
          <w:rtl/>
        </w:rPr>
        <w:t xml:space="preserve">לחשוב על הבל פיו </w:t>
      </w:r>
      <w:r w:rsidR="00714178">
        <w:rPr>
          <w:rFonts w:hint="cs"/>
          <w:rtl/>
        </w:rPr>
        <w:t xml:space="preserve">החם </w:t>
      </w:r>
      <w:r w:rsidR="00690EF9" w:rsidRPr="00CD067C">
        <w:rPr>
          <w:rtl/>
        </w:rPr>
        <w:t xml:space="preserve">של הילד, </w:t>
      </w:r>
      <w:r w:rsidR="00966D56">
        <w:rPr>
          <w:rFonts w:hint="cs"/>
          <w:rtl/>
        </w:rPr>
        <w:t>[</w:t>
      </w:r>
      <w:r w:rsidR="00853B06">
        <w:rPr>
          <w:rFonts w:hint="cs"/>
          <w:rtl/>
        </w:rPr>
        <w:t>כמו בארץ טרופית לחה שה</w:t>
      </w:r>
      <w:r w:rsidR="00F43E0F">
        <w:rPr>
          <w:rFonts w:hint="cs"/>
          <w:rtl/>
        </w:rPr>
        <w:t>גשם</w:t>
      </w:r>
      <w:r w:rsidR="00853B06">
        <w:rPr>
          <w:rFonts w:hint="cs"/>
          <w:rtl/>
        </w:rPr>
        <w:t xml:space="preserve"> החמים נוט</w:t>
      </w:r>
      <w:r w:rsidR="00F43E0F">
        <w:rPr>
          <w:rFonts w:hint="cs"/>
          <w:rtl/>
        </w:rPr>
        <w:t>ף</w:t>
      </w:r>
      <w:r w:rsidR="00853B06">
        <w:rPr>
          <w:rFonts w:hint="cs"/>
          <w:rtl/>
        </w:rPr>
        <w:t xml:space="preserve"> מהעלים העבים, </w:t>
      </w:r>
      <w:r w:rsidR="00AC2114">
        <w:rPr>
          <w:rFonts w:hint="cs"/>
          <w:rtl/>
        </w:rPr>
        <w:t>נית</w:t>
      </w:r>
      <w:r w:rsidR="00F43E0F">
        <w:rPr>
          <w:rFonts w:hint="cs"/>
          <w:rtl/>
        </w:rPr>
        <w:t xml:space="preserve">ך </w:t>
      </w:r>
      <w:r w:rsidR="00AC2114">
        <w:rPr>
          <w:rFonts w:hint="cs"/>
          <w:rtl/>
        </w:rPr>
        <w:t>על הקודקוד</w:t>
      </w:r>
      <w:r w:rsidR="00853B06">
        <w:rPr>
          <w:rFonts w:hint="cs"/>
          <w:rtl/>
        </w:rPr>
        <w:t xml:space="preserve"> </w:t>
      </w:r>
      <w:r w:rsidR="00AC2114">
        <w:rPr>
          <w:rFonts w:hint="cs"/>
          <w:rtl/>
        </w:rPr>
        <w:t xml:space="preserve">וזולג </w:t>
      </w:r>
      <w:r w:rsidR="00853B06">
        <w:rPr>
          <w:rFonts w:hint="cs"/>
          <w:rtl/>
        </w:rPr>
        <w:t>לכתפיים</w:t>
      </w:r>
      <w:r w:rsidR="00AC2114">
        <w:rPr>
          <w:rFonts w:hint="cs"/>
          <w:rtl/>
        </w:rPr>
        <w:t>, זה</w:t>
      </w:r>
      <w:r w:rsidR="00966D56">
        <w:rPr>
          <w:rFonts w:hint="cs"/>
          <w:rtl/>
        </w:rPr>
        <w:t>]</w:t>
      </w:r>
      <w:r w:rsidR="00AC2114">
        <w:rPr>
          <w:rFonts w:hint="cs"/>
          <w:rtl/>
        </w:rPr>
        <w:t xml:space="preserve"> מדבר</w:t>
      </w:r>
      <w:r w:rsidR="004454FC">
        <w:rPr>
          <w:rFonts w:hint="cs"/>
          <w:rtl/>
        </w:rPr>
        <w:t xml:space="preserve"> </w:t>
      </w:r>
      <w:r w:rsidR="00AC2114">
        <w:rPr>
          <w:rFonts w:hint="cs"/>
          <w:rtl/>
        </w:rPr>
        <w:t>ציה שאתה דווקא לא רוצה להיחלץ ממנו אף</w:t>
      </w:r>
      <w:r w:rsidR="00297D38">
        <w:rPr>
          <w:rFonts w:hint="cs"/>
          <w:rtl/>
        </w:rPr>
        <w:t xml:space="preserve"> </w:t>
      </w:r>
      <w:r w:rsidR="00AC2114">
        <w:rPr>
          <w:rFonts w:hint="cs"/>
          <w:rtl/>
        </w:rPr>
        <w:t>על</w:t>
      </w:r>
      <w:r w:rsidR="00297D38">
        <w:rPr>
          <w:rFonts w:hint="cs"/>
          <w:rtl/>
        </w:rPr>
        <w:t xml:space="preserve"> </w:t>
      </w:r>
      <w:r w:rsidR="00AC2114">
        <w:rPr>
          <w:rFonts w:hint="cs"/>
          <w:rtl/>
        </w:rPr>
        <w:t xml:space="preserve">פי שמסוכן, </w:t>
      </w:r>
      <w:r w:rsidR="00966D56">
        <w:rPr>
          <w:rFonts w:hint="cs"/>
          <w:rtl/>
        </w:rPr>
        <w:t xml:space="preserve">תחת כל אבן </w:t>
      </w:r>
      <w:r w:rsidR="008F687B">
        <w:rPr>
          <w:rFonts w:hint="cs"/>
          <w:rtl/>
        </w:rPr>
        <w:t xml:space="preserve">רוחשת </w:t>
      </w:r>
      <w:r w:rsidR="00EB58B4">
        <w:rPr>
          <w:rFonts w:hint="cs"/>
          <w:rtl/>
        </w:rPr>
        <w:t>סכנת מוות</w:t>
      </w:r>
      <w:r w:rsidR="00CB7748">
        <w:rPr>
          <w:rFonts w:hint="cs"/>
          <w:rtl/>
        </w:rPr>
        <w:t>,</w:t>
      </w:r>
      <w:r w:rsidR="00966D56">
        <w:rPr>
          <w:rFonts w:hint="cs"/>
          <w:rtl/>
        </w:rPr>
        <w:t xml:space="preserve"> ו</w:t>
      </w:r>
      <w:r w:rsidR="00CB7748" w:rsidRPr="00CB7748">
        <w:rPr>
          <w:rFonts w:cs="Times New Roman"/>
          <w:rtl/>
        </w:rPr>
        <w:t>לעולם לא תמצא שם</w:t>
      </w:r>
      <w:r w:rsidR="00966D56">
        <w:rPr>
          <w:rFonts w:hint="cs"/>
          <w:rtl/>
        </w:rPr>
        <w:t xml:space="preserve"> מים</w:t>
      </w:r>
      <w:r w:rsidR="008F687B">
        <w:rPr>
          <w:rFonts w:hint="cs"/>
          <w:rtl/>
        </w:rPr>
        <w:t>.</w:t>
      </w:r>
      <w:r w:rsidR="00AC2114">
        <w:rPr>
          <w:rFonts w:hint="cs"/>
          <w:rtl/>
        </w:rPr>
        <w:t xml:space="preserve"> </w:t>
      </w:r>
    </w:p>
    <w:p w14:paraId="510D4BB7" w14:textId="55EBE375" w:rsidR="00690EF9" w:rsidRPr="00CD067C" w:rsidRDefault="00690EF9" w:rsidP="00714178">
      <w:pPr>
        <w:rPr>
          <w:rtl/>
        </w:rPr>
      </w:pPr>
      <w:r w:rsidRPr="00CD067C">
        <w:rPr>
          <w:rtl/>
        </w:rPr>
        <w:t>כאבי ראש איומים תקפ</w:t>
      </w:r>
      <w:r w:rsidR="0078744D">
        <w:rPr>
          <w:rFonts w:hint="cs"/>
          <w:rtl/>
        </w:rPr>
        <w:t>ו</w:t>
      </w:r>
      <w:r w:rsidRPr="00CD067C">
        <w:rPr>
          <w:rtl/>
        </w:rPr>
        <w:t xml:space="preserve"> אותו.</w:t>
      </w:r>
    </w:p>
    <w:p w14:paraId="061E79EF" w14:textId="54CD5D93" w:rsidR="005F7AD7" w:rsidRDefault="005F7AD7" w:rsidP="00C35485">
      <w:pPr>
        <w:rPr>
          <w:rtl/>
        </w:rPr>
      </w:pPr>
      <w:r w:rsidRPr="00CD067C">
        <w:rPr>
          <w:rtl/>
        </w:rPr>
        <w:t xml:space="preserve">הוא </w:t>
      </w:r>
      <w:r w:rsidR="00C35485">
        <w:rPr>
          <w:rtl/>
        </w:rPr>
        <w:t>ספ</w:t>
      </w:r>
      <w:r w:rsidRPr="00CD067C">
        <w:rPr>
          <w:rtl/>
        </w:rPr>
        <w:t xml:space="preserve">ר את הימים </w:t>
      </w:r>
      <w:r w:rsidR="00714178">
        <w:rPr>
          <w:rFonts w:hint="cs"/>
          <w:rtl/>
        </w:rPr>
        <w:t xml:space="preserve">עד </w:t>
      </w:r>
      <w:r w:rsidRPr="00CD067C">
        <w:rPr>
          <w:rtl/>
        </w:rPr>
        <w:t xml:space="preserve">לסוף הקיץ כשיחזור לאנגליה, לחוף מבטחים. </w:t>
      </w:r>
    </w:p>
    <w:p w14:paraId="0467E6C9" w14:textId="77CF90E3" w:rsidR="00EB58B4" w:rsidRDefault="005F7AD7" w:rsidP="00EB4A61">
      <w:pPr>
        <w:rPr>
          <w:rtl/>
        </w:rPr>
      </w:pPr>
      <w:r w:rsidRPr="00CD067C">
        <w:rPr>
          <w:rtl/>
        </w:rPr>
        <w:t xml:space="preserve">בבקרים אלכס </w:t>
      </w:r>
      <w:r w:rsidR="00E57776">
        <w:rPr>
          <w:rFonts w:cs="Times New Roman" w:hint="cs"/>
          <w:rtl/>
        </w:rPr>
        <w:t>נשאר בבית</w:t>
      </w:r>
      <w:r w:rsidR="00E57776" w:rsidRPr="00E57776">
        <w:rPr>
          <w:rFonts w:cs="Times New Roman"/>
          <w:rtl/>
        </w:rPr>
        <w:t xml:space="preserve"> </w:t>
      </w:r>
      <w:r w:rsidR="00E57776">
        <w:rPr>
          <w:rFonts w:cs="Times New Roman" w:hint="cs"/>
          <w:rtl/>
        </w:rPr>
        <w:t>ו</w:t>
      </w:r>
      <w:r w:rsidRPr="00CD067C">
        <w:rPr>
          <w:rtl/>
        </w:rPr>
        <w:t>ש</w:t>
      </w:r>
      <w:r w:rsidR="00E57776">
        <w:rPr>
          <w:rFonts w:hint="cs"/>
          <w:rtl/>
        </w:rPr>
        <w:t>י</w:t>
      </w:r>
      <w:r w:rsidRPr="00CD067C">
        <w:rPr>
          <w:rtl/>
        </w:rPr>
        <w:t xml:space="preserve">חק במגנטים הדבוקים למקרר. את המלבניים </w:t>
      </w:r>
      <w:r w:rsidR="008A0FB9">
        <w:rPr>
          <w:rFonts w:hint="cs"/>
          <w:rtl/>
        </w:rPr>
        <w:t>עם ה</w:t>
      </w:r>
      <w:r w:rsidR="00CB7748" w:rsidRPr="00CB7748">
        <w:rPr>
          <w:rFonts w:cs="Times New Roman"/>
          <w:rtl/>
        </w:rPr>
        <w:t>פרסומות</w:t>
      </w:r>
      <w:r w:rsidR="008A0FB9">
        <w:rPr>
          <w:rFonts w:hint="cs"/>
          <w:rtl/>
        </w:rPr>
        <w:t xml:space="preserve"> הצבעוניות </w:t>
      </w:r>
      <w:r w:rsidRPr="00CD067C">
        <w:rPr>
          <w:rtl/>
        </w:rPr>
        <w:t xml:space="preserve">הוא סידר בתור חומה, את המגנטים </w:t>
      </w:r>
      <w:r w:rsidR="00566696">
        <w:rPr>
          <w:rFonts w:hint="cs"/>
          <w:rtl/>
        </w:rPr>
        <w:t xml:space="preserve">בצורת אותיות </w:t>
      </w:r>
      <w:r w:rsidRPr="00CD067C">
        <w:rPr>
          <w:rtl/>
        </w:rPr>
        <w:t>חילק לשני צבאות, א</w:t>
      </w:r>
      <w:r w:rsidR="00003293" w:rsidRPr="00003293">
        <w:rPr>
          <w:rFonts w:cs="Times New Roman"/>
          <w:rtl/>
        </w:rPr>
        <w:t>ותיות עבריות</w:t>
      </w:r>
      <w:r w:rsidRPr="00CD067C">
        <w:rPr>
          <w:rtl/>
        </w:rPr>
        <w:t xml:space="preserve"> בתוך החומה ו</w:t>
      </w:r>
      <w:r w:rsidR="00003293" w:rsidRPr="00003293">
        <w:rPr>
          <w:rFonts w:cs="Times New Roman"/>
          <w:rtl/>
        </w:rPr>
        <w:t>לטיניות</w:t>
      </w:r>
      <w:r w:rsidRPr="00CD067C">
        <w:rPr>
          <w:rtl/>
        </w:rPr>
        <w:t xml:space="preserve"> מחוצה לה, והם נלחמו. </w:t>
      </w:r>
      <w:r w:rsidR="00E206E6" w:rsidRPr="00E206E6">
        <w:rPr>
          <w:rFonts w:cs="Times New Roman"/>
          <w:rtl/>
        </w:rPr>
        <w:t xml:space="preserve">לצבא הלטיני היו חיילים רבים יותר, אבל לא תמיד </w:t>
      </w:r>
      <w:r w:rsidR="00E57776" w:rsidRPr="00E57776">
        <w:rPr>
          <w:rFonts w:cs="Times New Roman"/>
          <w:rtl/>
        </w:rPr>
        <w:t xml:space="preserve">הם ניצחו את העברים, כי [תוצאת הלחימה לא נמדדת / הקרב לא בהכרח מוכרע </w:t>
      </w:r>
      <w:r w:rsidR="000655BB">
        <w:rPr>
          <w:rFonts w:cs="Times New Roman"/>
          <w:rtl/>
        </w:rPr>
        <w:t>על ידי</w:t>
      </w:r>
      <w:r w:rsidR="00E57776" w:rsidRPr="00E57776">
        <w:rPr>
          <w:rFonts w:cs="Times New Roman"/>
          <w:rtl/>
        </w:rPr>
        <w:t xml:space="preserve"> הצבא הרב אלא] לעיתים </w:t>
      </w:r>
      <w:r w:rsidR="00143DCC">
        <w:rPr>
          <w:rFonts w:cs="Times New Roman" w:hint="cs"/>
          <w:rtl/>
        </w:rPr>
        <w:t xml:space="preserve">דווקא </w:t>
      </w:r>
      <w:r w:rsidR="00E57776" w:rsidRPr="00E57776">
        <w:rPr>
          <w:rFonts w:cs="Times New Roman"/>
          <w:rtl/>
        </w:rPr>
        <w:t xml:space="preserve">הלוחמים הטובים יותר </w:t>
      </w:r>
      <w:r w:rsidR="00143DCC">
        <w:rPr>
          <w:rFonts w:cs="Times New Roman" w:hint="cs"/>
          <w:rtl/>
        </w:rPr>
        <w:t xml:space="preserve">ולא הרבים יותר </w:t>
      </w:r>
      <w:r w:rsidR="00E57776" w:rsidRPr="00E57776">
        <w:rPr>
          <w:rFonts w:cs="Times New Roman"/>
          <w:rtl/>
        </w:rPr>
        <w:t>הם אלו המכריעים את הקרב.</w:t>
      </w:r>
      <w:r w:rsidR="00E206E6">
        <w:rPr>
          <w:rFonts w:cs="Times New Roman" w:hint="cs"/>
          <w:rtl/>
        </w:rPr>
        <w:t xml:space="preserve"> [</w:t>
      </w:r>
      <w:r w:rsidR="00E206E6" w:rsidRPr="00E206E6">
        <w:rPr>
          <w:rFonts w:cs="Times New Roman"/>
          <w:rtl/>
        </w:rPr>
        <w:t>הצבא הלטיני היה גדול יותר, אבל לא תמיד גם טוב יותר.</w:t>
      </w:r>
      <w:r w:rsidR="00E206E6">
        <w:rPr>
          <w:rFonts w:cs="Times New Roman" w:hint="cs"/>
          <w:rtl/>
        </w:rPr>
        <w:t>]</w:t>
      </w:r>
    </w:p>
    <w:p w14:paraId="7F32B563" w14:textId="122E98FE" w:rsidR="00CB7748" w:rsidRDefault="00EB58B4" w:rsidP="00EB4A61">
      <w:pPr>
        <w:rPr>
          <w:rtl/>
        </w:rPr>
      </w:pPr>
      <w:r>
        <w:rPr>
          <w:rFonts w:cs="Times New Roman" w:hint="cs"/>
          <w:rtl/>
        </w:rPr>
        <w:lastRenderedPageBreak/>
        <w:t xml:space="preserve">לוחם טוב </w:t>
      </w:r>
      <w:r>
        <w:rPr>
          <w:rFonts w:cs="Times New Roman"/>
          <w:rtl/>
        </w:rPr>
        <w:t xml:space="preserve">הוא </w:t>
      </w:r>
      <w:r w:rsidRPr="00EA3399">
        <w:rPr>
          <w:rFonts w:cs="Times New Roman"/>
          <w:rtl/>
        </w:rPr>
        <w:t>חזק פי</w:t>
      </w:r>
      <w:r w:rsidR="00F62B2B">
        <w:rPr>
          <w:rFonts w:cs="Times New Roman" w:hint="cs"/>
          <w:rtl/>
        </w:rPr>
        <w:t>ז</w:t>
      </w:r>
      <w:r w:rsidRPr="00EA3399">
        <w:rPr>
          <w:rFonts w:cs="Times New Roman"/>
          <w:rtl/>
        </w:rPr>
        <w:t>ית</w:t>
      </w:r>
      <w:r>
        <w:rPr>
          <w:rFonts w:cs="Times New Roman" w:hint="cs"/>
          <w:rtl/>
        </w:rPr>
        <w:t xml:space="preserve">, </w:t>
      </w:r>
      <w:r w:rsidRPr="00EA3399">
        <w:rPr>
          <w:rFonts w:cs="Times New Roman"/>
          <w:rtl/>
        </w:rPr>
        <w:t>הוא אתלט, הוא גמיש, הוא</w:t>
      </w:r>
      <w:r>
        <w:rPr>
          <w:rFonts w:cs="Times New Roman" w:hint="cs"/>
          <w:rtl/>
        </w:rPr>
        <w:t xml:space="preserve"> </w:t>
      </w:r>
      <w:r>
        <w:rPr>
          <w:rFonts w:cs="Times New Roman"/>
          <w:rtl/>
        </w:rPr>
        <w:t>קליל</w:t>
      </w:r>
      <w:r>
        <w:rPr>
          <w:rFonts w:cs="Times New Roman" w:hint="cs"/>
          <w:rtl/>
        </w:rPr>
        <w:t xml:space="preserve"> (אלכס קליל</w:t>
      </w:r>
      <w:r w:rsidR="0025799D">
        <w:rPr>
          <w:rFonts w:cs="Times New Roman" w:hint="cs"/>
          <w:rtl/>
        </w:rPr>
        <w:t>... הוא גם אתלט, אגב</w:t>
      </w:r>
      <w:r>
        <w:rPr>
          <w:rFonts w:cs="Times New Roman" w:hint="cs"/>
          <w:rtl/>
        </w:rPr>
        <w:t>)</w:t>
      </w:r>
      <w:r w:rsidR="004C207A">
        <w:rPr>
          <w:rFonts w:cs="Times New Roman" w:hint="cs"/>
          <w:rtl/>
        </w:rPr>
        <w:t>,</w:t>
      </w:r>
      <w:r w:rsidRPr="00EA3399">
        <w:rPr>
          <w:rFonts w:cs="Times New Roman"/>
          <w:rtl/>
        </w:rPr>
        <w:t xml:space="preserve"> יש לו כ</w:t>
      </w:r>
      <w:r w:rsidR="00F878D3">
        <w:rPr>
          <w:rFonts w:cs="Times New Roman" w:hint="cs"/>
          <w:rtl/>
        </w:rPr>
        <w:t>ו</w:t>
      </w:r>
      <w:r w:rsidRPr="00EA3399">
        <w:rPr>
          <w:rFonts w:cs="Times New Roman"/>
          <w:rtl/>
        </w:rPr>
        <w:t>ח מתפרץ</w:t>
      </w:r>
      <w:r>
        <w:rPr>
          <w:rFonts w:cs="Times New Roman" w:hint="cs"/>
          <w:rtl/>
        </w:rPr>
        <w:t xml:space="preserve"> (לאלכס יש זעם מתפרץ)</w:t>
      </w:r>
      <w:r w:rsidR="009C5712">
        <w:rPr>
          <w:rFonts w:cs="Times New Roman" w:hint="cs"/>
          <w:rtl/>
        </w:rPr>
        <w:t>,</w:t>
      </w:r>
      <w:r>
        <w:rPr>
          <w:rFonts w:cs="Times New Roman"/>
          <w:rtl/>
        </w:rPr>
        <w:t xml:space="preserve"> </w:t>
      </w:r>
      <w:r>
        <w:rPr>
          <w:rFonts w:cs="Times New Roman" w:hint="cs"/>
          <w:rtl/>
        </w:rPr>
        <w:t xml:space="preserve">הוא בעל </w:t>
      </w:r>
      <w:r w:rsidR="00E935C5">
        <w:rPr>
          <w:rFonts w:hint="cs"/>
          <w:rtl/>
        </w:rPr>
        <w:t>קור רוח</w:t>
      </w:r>
      <w:r w:rsidR="00846C9A">
        <w:rPr>
          <w:rFonts w:hint="cs"/>
          <w:rtl/>
        </w:rPr>
        <w:t xml:space="preserve"> ומיומנות עילאית</w:t>
      </w:r>
      <w:r w:rsidR="00CB7748">
        <w:rPr>
          <w:rFonts w:hint="cs"/>
          <w:rtl/>
        </w:rPr>
        <w:t>.</w:t>
      </w:r>
      <w:r w:rsidR="00846C9A">
        <w:rPr>
          <w:rFonts w:hint="cs"/>
          <w:rtl/>
        </w:rPr>
        <w:t xml:space="preserve"> כמו</w:t>
      </w:r>
      <w:r w:rsidR="009564E3">
        <w:rPr>
          <w:rFonts w:hint="cs"/>
          <w:rtl/>
        </w:rPr>
        <w:t xml:space="preserve"> </w:t>
      </w:r>
      <w:r w:rsidR="0096282A">
        <w:rPr>
          <w:rFonts w:hint="cs"/>
          <w:rtl/>
        </w:rPr>
        <w:t>רויס גרייסי, גיבורם של הילדים קטני</w:t>
      </w:r>
      <w:r w:rsidR="0026277B">
        <w:rPr>
          <w:rFonts w:hint="cs"/>
          <w:rtl/>
        </w:rPr>
        <w:t xml:space="preserve"> </w:t>
      </w:r>
      <w:r w:rsidR="0096282A">
        <w:rPr>
          <w:rFonts w:hint="cs"/>
          <w:rtl/>
        </w:rPr>
        <w:t xml:space="preserve">המידות, </w:t>
      </w:r>
      <w:r w:rsidR="00F62B2B">
        <w:rPr>
          <w:rFonts w:hint="cs"/>
          <w:rtl/>
        </w:rPr>
        <w:t>[</w:t>
      </w:r>
      <w:r w:rsidR="0096282A">
        <w:rPr>
          <w:rFonts w:hint="cs"/>
          <w:rtl/>
        </w:rPr>
        <w:t xml:space="preserve">שהפציע זה </w:t>
      </w:r>
      <w:r w:rsidR="002F5FCE">
        <w:rPr>
          <w:rFonts w:hint="cs"/>
          <w:rtl/>
        </w:rPr>
        <w:t>לא מכבר</w:t>
      </w:r>
      <w:r w:rsidR="0096282A">
        <w:rPr>
          <w:rFonts w:hint="cs"/>
          <w:rtl/>
        </w:rPr>
        <w:t xml:space="preserve"> בזירת </w:t>
      </w:r>
      <w:r w:rsidR="0096282A" w:rsidRPr="0007141A">
        <w:rPr>
          <w:rFonts w:cs="Times New Roman"/>
          <w:rtl/>
        </w:rPr>
        <w:t>אליפות הלחימה האולטימטיבית</w:t>
      </w:r>
      <w:r w:rsidR="0096282A" w:rsidRPr="0007141A">
        <w:rPr>
          <w:rFonts w:cs="Times New Roman" w:hint="cs"/>
          <w:rtl/>
        </w:rPr>
        <w:t xml:space="preserve"> </w:t>
      </w:r>
      <w:r w:rsidR="0096282A">
        <w:t>UFC</w:t>
      </w:r>
      <w:r w:rsidR="0096282A">
        <w:rPr>
          <w:rFonts w:hint="cs"/>
          <w:rtl/>
        </w:rPr>
        <w:t xml:space="preserve"> </w:t>
      </w:r>
      <w:r w:rsidR="0096282A">
        <w:rPr>
          <w:rtl/>
        </w:rPr>
        <w:t>–</w:t>
      </w:r>
      <w:r w:rsidR="0096282A">
        <w:rPr>
          <w:rFonts w:hint="cs"/>
          <w:rtl/>
        </w:rPr>
        <w:t xml:space="preserve"> זה התחיל רק ב-</w:t>
      </w:r>
      <w:r w:rsidR="0096282A" w:rsidRPr="004F1DCD">
        <w:rPr>
          <w:highlight w:val="blue"/>
          <w:rtl/>
        </w:rPr>
        <w:t>1993</w:t>
      </w:r>
      <w:r w:rsidR="0096282A">
        <w:rPr>
          <w:rFonts w:hint="cs"/>
          <w:rtl/>
        </w:rPr>
        <w:t xml:space="preserve">!!!] </w:t>
      </w:r>
      <w:r w:rsidR="00F62B2B">
        <w:rPr>
          <w:rFonts w:hint="cs"/>
          <w:rtl/>
        </w:rPr>
        <w:t>ש</w:t>
      </w:r>
      <w:r w:rsidR="0096282A">
        <w:rPr>
          <w:rFonts w:hint="cs"/>
          <w:rtl/>
        </w:rPr>
        <w:t xml:space="preserve">הכניע את כל השרירנים, </w:t>
      </w:r>
      <w:r w:rsidR="004E6E6A">
        <w:rPr>
          <w:rFonts w:hint="cs"/>
          <w:rtl/>
        </w:rPr>
        <w:t xml:space="preserve">את </w:t>
      </w:r>
      <w:r w:rsidR="002F5FCE">
        <w:rPr>
          <w:rFonts w:hint="cs"/>
          <w:rtl/>
        </w:rPr>
        <w:t xml:space="preserve">כל </w:t>
      </w:r>
      <w:r w:rsidR="0096282A">
        <w:rPr>
          <w:rFonts w:hint="cs"/>
          <w:rtl/>
        </w:rPr>
        <w:t xml:space="preserve">המתאבקים, </w:t>
      </w:r>
      <w:r w:rsidR="002F5FCE">
        <w:rPr>
          <w:rFonts w:hint="cs"/>
          <w:rtl/>
        </w:rPr>
        <w:t xml:space="preserve">כל </w:t>
      </w:r>
      <w:r w:rsidR="0096282A">
        <w:rPr>
          <w:rFonts w:hint="cs"/>
          <w:rtl/>
        </w:rPr>
        <w:t>המתאגרפים</w:t>
      </w:r>
      <w:r w:rsidR="00466734">
        <w:rPr>
          <w:rFonts w:hint="cs"/>
          <w:rtl/>
        </w:rPr>
        <w:t>.</w:t>
      </w:r>
      <w:r w:rsidR="000D4053">
        <w:rPr>
          <w:rFonts w:hint="cs"/>
          <w:rtl/>
        </w:rPr>
        <w:t xml:space="preserve"> </w:t>
      </w:r>
      <w:r w:rsidR="00F62B2B">
        <w:rPr>
          <w:rFonts w:hint="cs"/>
          <w:rtl/>
        </w:rPr>
        <w:t>[</w:t>
      </w:r>
      <w:r w:rsidR="000D4053">
        <w:rPr>
          <w:rFonts w:hint="cs"/>
          <w:rtl/>
        </w:rPr>
        <w:t xml:space="preserve">כל </w:t>
      </w:r>
      <w:r w:rsidR="0096282A">
        <w:rPr>
          <w:rFonts w:hint="cs"/>
          <w:rtl/>
        </w:rPr>
        <w:t xml:space="preserve">הלוחמים אומני </w:t>
      </w:r>
      <w:r w:rsidR="002F5FCE">
        <w:rPr>
          <w:rFonts w:hint="cs"/>
          <w:rtl/>
        </w:rPr>
        <w:t>ה</w:t>
      </w:r>
      <w:r w:rsidR="0096282A">
        <w:rPr>
          <w:rFonts w:hint="cs"/>
          <w:rtl/>
        </w:rPr>
        <w:t>קרטה ו</w:t>
      </w:r>
      <w:r w:rsidR="002F5FCE">
        <w:rPr>
          <w:rFonts w:hint="cs"/>
          <w:rtl/>
        </w:rPr>
        <w:t>ה</w:t>
      </w:r>
      <w:r w:rsidR="0096282A">
        <w:rPr>
          <w:rFonts w:hint="cs"/>
          <w:rtl/>
        </w:rPr>
        <w:t xml:space="preserve">קונג-פו, </w:t>
      </w:r>
      <w:r w:rsidR="004E6E6A">
        <w:rPr>
          <w:rFonts w:hint="cs"/>
          <w:rtl/>
        </w:rPr>
        <w:t>ה</w:t>
      </w:r>
      <w:r w:rsidR="0096282A">
        <w:rPr>
          <w:rFonts w:hint="cs"/>
          <w:rtl/>
        </w:rPr>
        <w:t>ג'ודוקות</w:t>
      </w:r>
      <w:r w:rsidR="00F62B2B">
        <w:rPr>
          <w:rFonts w:hint="cs"/>
          <w:rtl/>
        </w:rPr>
        <w:t>]</w:t>
      </w:r>
      <w:r w:rsidR="0096282A">
        <w:rPr>
          <w:rFonts w:hint="cs"/>
          <w:rtl/>
        </w:rPr>
        <w:t xml:space="preserve"> לוחמי </w:t>
      </w:r>
      <w:r w:rsidR="004E6E6A">
        <w:rPr>
          <w:rFonts w:hint="cs"/>
          <w:rtl/>
        </w:rPr>
        <w:t>ה</w:t>
      </w:r>
      <w:r w:rsidR="0096282A">
        <w:rPr>
          <w:rFonts w:hint="cs"/>
          <w:rtl/>
        </w:rPr>
        <w:t>סומו</w:t>
      </w:r>
      <w:r w:rsidR="002F5FCE">
        <w:rPr>
          <w:rFonts w:hint="cs"/>
          <w:rtl/>
        </w:rPr>
        <w:t>,</w:t>
      </w:r>
      <w:r w:rsidR="002F5FCE" w:rsidRPr="002F5FCE">
        <w:rPr>
          <w:rFonts w:hint="cs"/>
          <w:rtl/>
        </w:rPr>
        <w:t xml:space="preserve"> </w:t>
      </w:r>
      <w:r w:rsidR="002F5FCE">
        <w:rPr>
          <w:rFonts w:hint="cs"/>
          <w:rtl/>
        </w:rPr>
        <w:t>הרי-אדם מפלצתיים</w:t>
      </w:r>
      <w:r w:rsidR="0096282A">
        <w:rPr>
          <w:rFonts w:hint="cs"/>
          <w:rtl/>
        </w:rPr>
        <w:t xml:space="preserve"> </w:t>
      </w:r>
      <w:r w:rsidR="002F5FCE">
        <w:rPr>
          <w:rFonts w:hint="cs"/>
          <w:rtl/>
        </w:rPr>
        <w:t xml:space="preserve">שהיתמרו </w:t>
      </w:r>
      <w:r w:rsidR="00466734">
        <w:rPr>
          <w:rFonts w:hint="cs"/>
          <w:rtl/>
        </w:rPr>
        <w:t>מעליו</w:t>
      </w:r>
      <w:r w:rsidR="0096282A">
        <w:rPr>
          <w:rFonts w:hint="cs"/>
          <w:rtl/>
        </w:rPr>
        <w:t xml:space="preserve"> </w:t>
      </w:r>
      <w:r w:rsidR="00C35485">
        <w:rPr>
          <w:rFonts w:hint="cs"/>
          <w:rtl/>
        </w:rPr>
        <w:t>ו</w:t>
      </w:r>
      <w:r w:rsidR="002F5FCE">
        <w:rPr>
          <w:rFonts w:hint="cs"/>
          <w:rtl/>
        </w:rPr>
        <w:t>קיוו ל</w:t>
      </w:r>
      <w:r w:rsidR="0096282A">
        <w:rPr>
          <w:rFonts w:hint="cs"/>
          <w:rtl/>
        </w:rPr>
        <w:t>מח</w:t>
      </w:r>
      <w:r w:rsidR="002F5FCE">
        <w:rPr>
          <w:rFonts w:hint="cs"/>
          <w:rtl/>
        </w:rPr>
        <w:t>וץ</w:t>
      </w:r>
      <w:r w:rsidR="0096282A">
        <w:rPr>
          <w:rFonts w:hint="cs"/>
          <w:rtl/>
        </w:rPr>
        <w:t xml:space="preserve"> אותו </w:t>
      </w:r>
      <w:r w:rsidR="004E6E6A">
        <w:rPr>
          <w:rtl/>
        </w:rPr>
        <w:t>–</w:t>
      </w:r>
      <w:r w:rsidR="004E6E6A">
        <w:rPr>
          <w:rFonts w:hint="cs"/>
          <w:rtl/>
        </w:rPr>
        <w:t xml:space="preserve"> הא! </w:t>
      </w:r>
      <w:r w:rsidR="00123559">
        <w:rPr>
          <w:rFonts w:hint="cs"/>
          <w:rtl/>
        </w:rPr>
        <w:t>הם לא ידעו</w:t>
      </w:r>
      <w:r w:rsidR="00123559" w:rsidRPr="00123559">
        <w:rPr>
          <w:rFonts w:cs="Times New Roman"/>
          <w:rtl/>
        </w:rPr>
        <w:t xml:space="preserve"> </w:t>
      </w:r>
      <w:r w:rsidR="00702C26">
        <w:rPr>
          <w:rFonts w:cs="Times New Roman" w:hint="cs"/>
          <w:rtl/>
        </w:rPr>
        <w:t>איזו</w:t>
      </w:r>
      <w:r w:rsidR="00123559" w:rsidRPr="00123559">
        <w:rPr>
          <w:rFonts w:cs="Times New Roman"/>
          <w:rtl/>
        </w:rPr>
        <w:t xml:space="preserve"> מיומנות</w:t>
      </w:r>
      <w:r w:rsidR="00123559">
        <w:rPr>
          <w:rFonts w:cs="Times New Roman" w:hint="cs"/>
          <w:rtl/>
        </w:rPr>
        <w:t xml:space="preserve"> נדרשה</w:t>
      </w:r>
      <w:r w:rsidR="00123559" w:rsidRPr="00123559">
        <w:rPr>
          <w:rFonts w:cs="Times New Roman"/>
          <w:rtl/>
        </w:rPr>
        <w:t xml:space="preserve"> </w:t>
      </w:r>
      <w:r w:rsidR="00C35485">
        <w:rPr>
          <w:rFonts w:cs="Times New Roman" w:hint="cs"/>
          <w:rtl/>
        </w:rPr>
        <w:t xml:space="preserve">כדי </w:t>
      </w:r>
      <w:r w:rsidR="00E935C5">
        <w:rPr>
          <w:rFonts w:cs="Times New Roman"/>
          <w:rtl/>
        </w:rPr>
        <w:t>לפתות אות</w:t>
      </w:r>
      <w:r w:rsidR="00E935C5">
        <w:rPr>
          <w:rFonts w:cs="Times New Roman" w:hint="cs"/>
          <w:rtl/>
        </w:rPr>
        <w:t>ם</w:t>
      </w:r>
      <w:r w:rsidR="00E935C5" w:rsidRPr="00123559">
        <w:rPr>
          <w:rFonts w:cs="Times New Roman"/>
          <w:rtl/>
        </w:rPr>
        <w:t xml:space="preserve"> לעשות טעות</w:t>
      </w:r>
      <w:r w:rsidR="00E935C5">
        <w:rPr>
          <w:rFonts w:cs="Times New Roman" w:hint="cs"/>
          <w:rtl/>
        </w:rPr>
        <w:t xml:space="preserve">, </w:t>
      </w:r>
      <w:r w:rsidR="00123559" w:rsidRPr="00123559">
        <w:rPr>
          <w:rFonts w:cs="Times New Roman"/>
          <w:rtl/>
        </w:rPr>
        <w:t>לתפוס א</w:t>
      </w:r>
      <w:r w:rsidR="00123559">
        <w:rPr>
          <w:rFonts w:cs="Times New Roman" w:hint="cs"/>
          <w:rtl/>
        </w:rPr>
        <w:t>ו</w:t>
      </w:r>
      <w:r w:rsidR="00123559" w:rsidRPr="00123559">
        <w:rPr>
          <w:rFonts w:cs="Times New Roman"/>
          <w:rtl/>
        </w:rPr>
        <w:t>ת</w:t>
      </w:r>
      <w:r w:rsidR="00123559">
        <w:rPr>
          <w:rFonts w:cs="Times New Roman" w:hint="cs"/>
          <w:rtl/>
        </w:rPr>
        <w:t>ם</w:t>
      </w:r>
      <w:r w:rsidR="00123559">
        <w:rPr>
          <w:rFonts w:cs="Times New Roman"/>
          <w:rtl/>
        </w:rPr>
        <w:t xml:space="preserve"> ב</w:t>
      </w:r>
      <w:r w:rsidR="00E935C5">
        <w:rPr>
          <w:rFonts w:cs="Times New Roman" w:hint="cs"/>
          <w:rtl/>
        </w:rPr>
        <w:t>שבריר</w:t>
      </w:r>
      <w:r w:rsidR="00123559">
        <w:rPr>
          <w:rFonts w:cs="Times New Roman"/>
          <w:rtl/>
        </w:rPr>
        <w:t xml:space="preserve"> </w:t>
      </w:r>
      <w:r w:rsidR="00123559">
        <w:rPr>
          <w:rFonts w:cs="Times New Roman" w:hint="cs"/>
          <w:rtl/>
        </w:rPr>
        <w:t>ה</w:t>
      </w:r>
      <w:r w:rsidR="00123559">
        <w:rPr>
          <w:rFonts w:cs="Times New Roman"/>
          <w:rtl/>
        </w:rPr>
        <w:t>שנייה הנכו</w:t>
      </w:r>
      <w:r w:rsidR="00E935C5">
        <w:rPr>
          <w:rFonts w:cs="Times New Roman" w:hint="cs"/>
          <w:rtl/>
        </w:rPr>
        <w:t>ן</w:t>
      </w:r>
      <w:r w:rsidR="00C35485">
        <w:rPr>
          <w:rFonts w:cs="Times New Roman" w:hint="cs"/>
          <w:rtl/>
        </w:rPr>
        <w:t>,</w:t>
      </w:r>
      <w:r w:rsidR="00123559" w:rsidRPr="00123559">
        <w:rPr>
          <w:rFonts w:cs="Times New Roman"/>
          <w:rtl/>
        </w:rPr>
        <w:t xml:space="preserve"> </w:t>
      </w:r>
      <w:r w:rsidR="00702C26">
        <w:rPr>
          <w:rFonts w:cs="Times New Roman" w:hint="cs"/>
          <w:rtl/>
        </w:rPr>
        <w:t xml:space="preserve">ואז! </w:t>
      </w:r>
      <w:r w:rsidR="00123559" w:rsidRPr="00123559">
        <w:rPr>
          <w:rFonts w:cs="Times New Roman"/>
          <w:rtl/>
        </w:rPr>
        <w:t xml:space="preserve">ואז </w:t>
      </w:r>
      <w:r w:rsidR="00123559">
        <w:rPr>
          <w:rFonts w:cs="Times New Roman" w:hint="cs"/>
          <w:rtl/>
        </w:rPr>
        <w:t>מש</w:t>
      </w:r>
      <w:r w:rsidR="00C35485">
        <w:rPr>
          <w:rFonts w:cs="Times New Roman" w:hint="cs"/>
          <w:rtl/>
        </w:rPr>
        <w:t>י</w:t>
      </w:r>
      <w:r w:rsidR="00123559">
        <w:rPr>
          <w:rFonts w:cs="Times New Roman" w:hint="cs"/>
          <w:rtl/>
        </w:rPr>
        <w:t xml:space="preserve">כה, ואז גזירה, ואז בריח וחניקה. </w:t>
      </w:r>
      <w:r w:rsidR="00F62B2B">
        <w:rPr>
          <w:rFonts w:cs="Times New Roman" w:hint="cs"/>
          <w:rtl/>
        </w:rPr>
        <w:t>[</w:t>
      </w:r>
      <w:r w:rsidR="0096282A">
        <w:rPr>
          <w:rFonts w:hint="cs"/>
          <w:rtl/>
        </w:rPr>
        <w:t>מב</w:t>
      </w:r>
      <w:r w:rsidR="00E935C5">
        <w:rPr>
          <w:rFonts w:hint="cs"/>
          <w:rtl/>
        </w:rPr>
        <w:t>ע</w:t>
      </w:r>
      <w:r w:rsidR="0096282A">
        <w:rPr>
          <w:rFonts w:hint="cs"/>
          <w:rtl/>
        </w:rPr>
        <w:t xml:space="preserve"> עז </w:t>
      </w:r>
      <w:r w:rsidR="00AD05BA">
        <w:rPr>
          <w:rFonts w:hint="cs"/>
          <w:rtl/>
        </w:rPr>
        <w:t xml:space="preserve">היה </w:t>
      </w:r>
      <w:r w:rsidR="0096282A">
        <w:rPr>
          <w:rFonts w:hint="cs"/>
          <w:rtl/>
        </w:rPr>
        <w:t xml:space="preserve">בעיניו, לוחם מיומן להפליא </w:t>
      </w:r>
      <w:r w:rsidR="004E6E6A">
        <w:rPr>
          <w:rFonts w:hint="cs"/>
          <w:rtl/>
        </w:rPr>
        <w:t xml:space="preserve">בעל טכניקה מושלמת וביצוע נטול-רבב, </w:t>
      </w:r>
      <w:r w:rsidR="0096282A">
        <w:rPr>
          <w:rFonts w:hint="cs"/>
          <w:rtl/>
        </w:rPr>
        <w:t xml:space="preserve">שיוצא לקרב בו משהו יישבר </w:t>
      </w:r>
      <w:r w:rsidR="0096282A">
        <w:rPr>
          <w:rtl/>
        </w:rPr>
        <w:t>–</w:t>
      </w:r>
      <w:r w:rsidR="0096282A">
        <w:rPr>
          <w:rFonts w:hint="cs"/>
          <w:rtl/>
        </w:rPr>
        <w:t xml:space="preserve"> או מ</w:t>
      </w:r>
      <w:r w:rsidR="00555DBE">
        <w:rPr>
          <w:rFonts w:hint="cs"/>
          <w:rtl/>
        </w:rPr>
        <w:t>י</w:t>
      </w:r>
      <w:r w:rsidR="0096282A">
        <w:rPr>
          <w:rFonts w:hint="cs"/>
          <w:rtl/>
        </w:rPr>
        <w:t>שהו</w:t>
      </w:r>
      <w:r w:rsidR="002F5FCE">
        <w:rPr>
          <w:rFonts w:hint="cs"/>
          <w:rtl/>
        </w:rPr>
        <w:t>!</w:t>
      </w:r>
      <w:r w:rsidR="0096282A">
        <w:rPr>
          <w:rFonts w:hint="cs"/>
          <w:rtl/>
        </w:rPr>
        <w:t xml:space="preserve"> הוא הרבה לשבור </w:t>
      </w:r>
      <w:r w:rsidR="004E6E6A">
        <w:rPr>
          <w:rFonts w:hint="cs"/>
          <w:rtl/>
        </w:rPr>
        <w:t xml:space="preserve">את </w:t>
      </w:r>
      <w:r w:rsidR="0096282A">
        <w:rPr>
          <w:rFonts w:hint="cs"/>
          <w:rtl/>
        </w:rPr>
        <w:t>עצמות</w:t>
      </w:r>
      <w:r w:rsidR="004E6E6A">
        <w:rPr>
          <w:rFonts w:hint="cs"/>
          <w:rtl/>
        </w:rPr>
        <w:t>יהם</w:t>
      </w:r>
      <w:r w:rsidR="0096282A">
        <w:rPr>
          <w:rFonts w:hint="cs"/>
          <w:rtl/>
        </w:rPr>
        <w:t xml:space="preserve"> של </w:t>
      </w:r>
      <w:r w:rsidR="00C35485">
        <w:rPr>
          <w:rFonts w:hint="cs"/>
          <w:rtl/>
        </w:rPr>
        <w:t>לוחמים</w:t>
      </w:r>
      <w:r w:rsidR="0096282A">
        <w:rPr>
          <w:rFonts w:hint="cs"/>
          <w:rtl/>
        </w:rPr>
        <w:t xml:space="preserve"> שקוד הכבוד שלהם מנע מהם </w:t>
      </w:r>
      <w:r w:rsidR="00702C26">
        <w:rPr>
          <w:rFonts w:hint="cs"/>
          <w:rtl/>
        </w:rPr>
        <w:t>ל</w:t>
      </w:r>
      <w:r w:rsidR="0025799D">
        <w:rPr>
          <w:rFonts w:hint="cs"/>
          <w:rtl/>
        </w:rPr>
        <w:t>הכנע</w:t>
      </w:r>
      <w:r w:rsidR="004E6E6A">
        <w:rPr>
          <w:rFonts w:hint="cs"/>
          <w:rtl/>
        </w:rPr>
        <w:t>...</w:t>
      </w:r>
      <w:r w:rsidR="008F687B">
        <w:rPr>
          <w:rFonts w:hint="cs"/>
          <w:rtl/>
        </w:rPr>
        <w:t>]</w:t>
      </w:r>
      <w:r w:rsidR="0096282A">
        <w:rPr>
          <w:rFonts w:hint="cs"/>
          <w:rtl/>
        </w:rPr>
        <w:t xml:space="preserve"> </w:t>
      </w:r>
    </w:p>
    <w:p w14:paraId="5A38801E" w14:textId="642D825E" w:rsidR="005F7AD7" w:rsidRPr="00CD067C" w:rsidRDefault="005F7AD7" w:rsidP="00EB4A61">
      <w:pPr>
        <w:rPr>
          <w:rtl/>
        </w:rPr>
      </w:pPr>
      <w:r w:rsidRPr="00CD067C">
        <w:rPr>
          <w:rtl/>
        </w:rPr>
        <w:t>א</w:t>
      </w:r>
      <w:r w:rsidR="002F5FCE">
        <w:rPr>
          <w:rFonts w:hint="cs"/>
          <w:rtl/>
        </w:rPr>
        <w:t>לכס</w:t>
      </w:r>
      <w:r w:rsidRPr="00CD067C">
        <w:rPr>
          <w:rtl/>
        </w:rPr>
        <w:t xml:space="preserve"> שיחק </w:t>
      </w:r>
      <w:r w:rsidR="0096282A">
        <w:rPr>
          <w:rFonts w:hint="cs"/>
          <w:rtl/>
        </w:rPr>
        <w:t xml:space="preserve">בקרבות המגנטים </w:t>
      </w:r>
      <w:r w:rsidR="004E6E6A">
        <w:rPr>
          <w:rFonts w:hint="cs"/>
          <w:rtl/>
        </w:rPr>
        <w:t xml:space="preserve">שלו </w:t>
      </w:r>
      <w:r w:rsidR="002E11F3">
        <w:rPr>
          <w:rFonts w:hint="cs"/>
          <w:rtl/>
        </w:rPr>
        <w:t xml:space="preserve">שעות על </w:t>
      </w:r>
      <w:r w:rsidRPr="00CD067C">
        <w:rPr>
          <w:rtl/>
        </w:rPr>
        <w:t>שעות,</w:t>
      </w:r>
      <w:r w:rsidR="00555DBE">
        <w:rPr>
          <w:rFonts w:hint="cs"/>
          <w:rtl/>
        </w:rPr>
        <w:t xml:space="preserve"> הרבה אחרי שתמ</w:t>
      </w:r>
      <w:r w:rsidR="00E57776">
        <w:rPr>
          <w:rFonts w:hint="cs"/>
          <w:rtl/>
        </w:rPr>
        <w:t>ה</w:t>
      </w:r>
      <w:r w:rsidR="00555DBE">
        <w:rPr>
          <w:rFonts w:hint="cs"/>
          <w:rtl/>
        </w:rPr>
        <w:t xml:space="preserve"> נגינת הקלרנית של דודתו,</w:t>
      </w:r>
      <w:r w:rsidRPr="00CD067C">
        <w:rPr>
          <w:rtl/>
        </w:rPr>
        <w:t xml:space="preserve"> </w:t>
      </w:r>
      <w:r w:rsidR="0025799D">
        <w:rPr>
          <w:rFonts w:hint="cs"/>
          <w:rtl/>
        </w:rPr>
        <w:t>ו</w:t>
      </w:r>
      <w:r w:rsidR="00772227">
        <w:rPr>
          <w:rFonts w:hint="cs"/>
          <w:rtl/>
        </w:rPr>
        <w:t>רק קול</w:t>
      </w:r>
      <w:r w:rsidRPr="00CD067C">
        <w:rPr>
          <w:rtl/>
        </w:rPr>
        <w:t xml:space="preserve"> נשימותיו הכבדות</w:t>
      </w:r>
      <w:r w:rsidR="00772227">
        <w:rPr>
          <w:rFonts w:hint="cs"/>
          <w:rtl/>
        </w:rPr>
        <w:t xml:space="preserve"> </w:t>
      </w:r>
      <w:r w:rsidR="0025799D">
        <w:rPr>
          <w:rFonts w:hint="cs"/>
          <w:rtl/>
        </w:rPr>
        <w:t>ה</w:t>
      </w:r>
      <w:r w:rsidR="00772227">
        <w:rPr>
          <w:rFonts w:hint="cs"/>
          <w:rtl/>
        </w:rPr>
        <w:t>גיע ל</w:t>
      </w:r>
      <w:r w:rsidR="005E3213">
        <w:rPr>
          <w:rFonts w:hint="cs"/>
          <w:rtl/>
        </w:rPr>
        <w:t>אוזנ</w:t>
      </w:r>
      <w:r w:rsidR="00772227">
        <w:rPr>
          <w:rFonts w:hint="cs"/>
          <w:rtl/>
        </w:rPr>
        <w:t>יו</w:t>
      </w:r>
      <w:r w:rsidRPr="00CD067C">
        <w:rPr>
          <w:rtl/>
        </w:rPr>
        <w:t>.</w:t>
      </w:r>
    </w:p>
    <w:p w14:paraId="4497E4E0" w14:textId="16E37A56" w:rsidR="005F7AD7" w:rsidRPr="00CD067C" w:rsidRDefault="005F7AD7" w:rsidP="00C35485">
      <w:pPr>
        <w:rPr>
          <w:rtl/>
        </w:rPr>
      </w:pPr>
      <w:r w:rsidRPr="00CD067C">
        <w:rPr>
          <w:rtl/>
        </w:rPr>
        <w:t>בלילות</w:t>
      </w:r>
      <w:r w:rsidR="00C35485">
        <w:rPr>
          <w:rFonts w:hint="cs"/>
          <w:rtl/>
        </w:rPr>
        <w:t>,</w:t>
      </w:r>
      <w:r w:rsidRPr="00CD067C">
        <w:rPr>
          <w:rtl/>
        </w:rPr>
        <w:t xml:space="preserve"> בשוכבו </w:t>
      </w:r>
      <w:r w:rsidR="00C35485">
        <w:rPr>
          <w:rFonts w:hint="cs"/>
          <w:rtl/>
        </w:rPr>
        <w:t>על</w:t>
      </w:r>
      <w:r w:rsidRPr="00CD067C">
        <w:rPr>
          <w:rtl/>
        </w:rPr>
        <w:t xml:space="preserve"> </w:t>
      </w:r>
      <w:r w:rsidR="00555DBE">
        <w:rPr>
          <w:rFonts w:hint="cs"/>
          <w:rtl/>
        </w:rPr>
        <w:t>ה</w:t>
      </w:r>
      <w:r w:rsidR="00271F95">
        <w:rPr>
          <w:rFonts w:hint="cs"/>
          <w:rtl/>
        </w:rPr>
        <w:t>מזרן</w:t>
      </w:r>
      <w:r w:rsidR="005B7813">
        <w:rPr>
          <w:rFonts w:hint="cs"/>
          <w:rtl/>
        </w:rPr>
        <w:t xml:space="preserve"> בסלון</w:t>
      </w:r>
      <w:r w:rsidRPr="00CD067C">
        <w:rPr>
          <w:rtl/>
        </w:rPr>
        <w:t xml:space="preserve"> </w:t>
      </w:r>
      <w:r w:rsidR="00C35485">
        <w:rPr>
          <w:rFonts w:hint="cs"/>
          <w:rtl/>
        </w:rPr>
        <w:t>החשוך</w:t>
      </w:r>
      <w:r w:rsidR="00995DD7">
        <w:rPr>
          <w:rFonts w:hint="cs"/>
          <w:rtl/>
        </w:rPr>
        <w:t>,</w:t>
      </w:r>
      <w:r w:rsidR="00C35485">
        <w:rPr>
          <w:rFonts w:hint="cs"/>
          <w:rtl/>
        </w:rPr>
        <w:t xml:space="preserve"> </w:t>
      </w:r>
      <w:r w:rsidRPr="00CD067C">
        <w:rPr>
          <w:rtl/>
        </w:rPr>
        <w:t>התפלל שגופו ייעתר ויצמח, שיתחזק. הוא בדק את שיני</w:t>
      </w:r>
      <w:r w:rsidR="00714178">
        <w:rPr>
          <w:rFonts w:hint="cs"/>
          <w:rtl/>
        </w:rPr>
        <w:t>ו</w:t>
      </w:r>
      <w:r w:rsidRPr="00CD067C">
        <w:rPr>
          <w:rtl/>
        </w:rPr>
        <w:t xml:space="preserve"> הקדמיות, לפעמים היה נדמה לו שחש בתזוזה ק</w:t>
      </w:r>
      <w:r w:rsidR="0025799D">
        <w:rPr>
          <w:rFonts w:hint="cs"/>
          <w:rtl/>
        </w:rPr>
        <w:t>ל</w:t>
      </w:r>
      <w:r w:rsidRPr="00CD067C">
        <w:rPr>
          <w:rtl/>
        </w:rPr>
        <w:t>ה, אבל בבוקר הן היו שקועות בחניכיים</w:t>
      </w:r>
      <w:r w:rsidR="00C35485">
        <w:rPr>
          <w:rFonts w:hint="cs"/>
          <w:rtl/>
        </w:rPr>
        <w:t>,</w:t>
      </w:r>
      <w:r w:rsidRPr="00CD067C">
        <w:rPr>
          <w:rtl/>
        </w:rPr>
        <w:t xml:space="preserve"> חזקות וזעירות כתמיד. </w:t>
      </w:r>
    </w:p>
    <w:p w14:paraId="69E254F1" w14:textId="7184CA92" w:rsidR="00330C5B" w:rsidRDefault="005F7AD7" w:rsidP="00105F1A">
      <w:pPr>
        <w:rPr>
          <w:rtl/>
        </w:rPr>
      </w:pPr>
      <w:r w:rsidRPr="00CD067C">
        <w:rPr>
          <w:rtl/>
        </w:rPr>
        <w:t>הוא לא העז לעבור בטריטוריה של ה</w:t>
      </w:r>
      <w:r w:rsidR="00846C9A">
        <w:rPr>
          <w:rFonts w:hint="cs"/>
          <w:rtl/>
        </w:rPr>
        <w:t>נער האפל</w:t>
      </w:r>
      <w:r w:rsidRPr="00CD067C">
        <w:rPr>
          <w:rtl/>
        </w:rPr>
        <w:t xml:space="preserve"> </w:t>
      </w:r>
      <w:r w:rsidR="008F687B">
        <w:rPr>
          <w:rFonts w:hint="cs"/>
          <w:rtl/>
        </w:rPr>
        <w:t>מ</w:t>
      </w:r>
      <w:r w:rsidR="00555DBE">
        <w:rPr>
          <w:rFonts w:hint="cs"/>
          <w:rtl/>
        </w:rPr>
        <w:t>בלי להתחמש מראש ב</w:t>
      </w:r>
      <w:r w:rsidRPr="00CD067C">
        <w:rPr>
          <w:rtl/>
        </w:rPr>
        <w:t>ענף</w:t>
      </w:r>
      <w:r w:rsidR="009564E3">
        <w:rPr>
          <w:rtl/>
        </w:rPr>
        <w:t xml:space="preserve"> </w:t>
      </w:r>
      <w:r w:rsidRPr="00CD067C">
        <w:rPr>
          <w:rtl/>
        </w:rPr>
        <w:t xml:space="preserve">או </w:t>
      </w:r>
      <w:r w:rsidR="00555DBE">
        <w:rPr>
          <w:rFonts w:hint="cs"/>
          <w:rtl/>
        </w:rPr>
        <w:t>ב</w:t>
      </w:r>
      <w:r w:rsidRPr="00CD067C">
        <w:rPr>
          <w:rtl/>
        </w:rPr>
        <w:t>פיסת קרש שבור</w:t>
      </w:r>
      <w:r w:rsidR="00714178">
        <w:rPr>
          <w:rFonts w:hint="cs"/>
          <w:rtl/>
        </w:rPr>
        <w:t>.</w:t>
      </w:r>
      <w:r w:rsidR="009564E3">
        <w:rPr>
          <w:rtl/>
        </w:rPr>
        <w:t xml:space="preserve"> </w:t>
      </w:r>
      <w:r w:rsidR="00105F1A">
        <w:rPr>
          <w:rFonts w:hint="cs"/>
          <w:rtl/>
        </w:rPr>
        <w:t xml:space="preserve">סכין </w:t>
      </w:r>
      <w:r w:rsidR="001C5A04">
        <w:rPr>
          <w:rFonts w:hint="cs"/>
          <w:rtl/>
        </w:rPr>
        <w:t>הייתה</w:t>
      </w:r>
      <w:r w:rsidR="00105F1A">
        <w:rPr>
          <w:rFonts w:hint="cs"/>
          <w:rtl/>
        </w:rPr>
        <w:t xml:space="preserve"> בוודאי משמשת אותו ביתר יעילות: [לעולם לא יחשוש שתתפוצץ בכף ידו או שייפלט כדור בטעות, לעולם לא תידרש לטעינה מחדש </w:t>
      </w:r>
      <w:r w:rsidR="00105F1A">
        <w:rPr>
          <w:rtl/>
        </w:rPr>
        <w:t>–</w:t>
      </w:r>
      <w:r w:rsidR="00105F1A">
        <w:rPr>
          <w:rFonts w:hint="cs"/>
          <w:rtl/>
        </w:rPr>
        <w:t>] כל שנזקק לו היה האומץ לנעוץ, האומץ לשסף [</w:t>
      </w:r>
      <w:r w:rsidR="00105F1A">
        <w:t>despaired to realize</w:t>
      </w:r>
      <w:r w:rsidR="00105F1A">
        <w:rPr>
          <w:rFonts w:hint="cs"/>
          <w:rtl/>
        </w:rPr>
        <w:t xml:space="preserve"> </w:t>
      </w:r>
      <w:r w:rsidR="00105F1A">
        <w:rPr>
          <w:rtl/>
        </w:rPr>
        <w:t>–</w:t>
      </w:r>
      <w:r w:rsidR="00105F1A">
        <w:rPr>
          <w:rFonts w:hint="cs"/>
          <w:rtl/>
        </w:rPr>
        <w:t xml:space="preserve"> נבעת שלא הצליח להחניק כי התעצם בתוכו בכל יום שעבר]. הסכין הי</w:t>
      </w:r>
      <w:r w:rsidR="00995DD7">
        <w:rPr>
          <w:rFonts w:hint="cs"/>
          <w:rtl/>
        </w:rPr>
        <w:t>א</w:t>
      </w:r>
      <w:r w:rsidR="00105F1A">
        <w:rPr>
          <w:rFonts w:hint="cs"/>
          <w:rtl/>
        </w:rPr>
        <w:t xml:space="preserve"> כלי נשק קטלני</w:t>
      </w:r>
      <w:r w:rsidR="00E57776" w:rsidRPr="00E57776">
        <w:rPr>
          <w:rFonts w:cs="Times New Roman"/>
          <w:rtl/>
        </w:rPr>
        <w:t xml:space="preserve"> –</w:t>
      </w:r>
      <w:r w:rsidR="00105F1A">
        <w:rPr>
          <w:rFonts w:hint="cs"/>
          <w:rtl/>
        </w:rPr>
        <w:t xml:space="preserve"> מהיר וקל להסתרה, אך תמים למראה: איש לעולם לא יחשוד בו שאינו בדרכו </w:t>
      </w:r>
      <w:r w:rsidR="00CB7748" w:rsidRPr="00CB7748">
        <w:rPr>
          <w:rFonts w:cs="Times New Roman"/>
          <w:rtl/>
        </w:rPr>
        <w:t>לקלוף בטטות. ל</w:t>
      </w:r>
      <w:r w:rsidR="00003293" w:rsidRPr="00003293">
        <w:rPr>
          <w:rFonts w:cs="Times New Roman"/>
          <w:rtl/>
        </w:rPr>
        <w:t>קצוץ כרוביות. ל</w:t>
      </w:r>
      <w:r w:rsidR="00CB7748" w:rsidRPr="00CB7748">
        <w:rPr>
          <w:rFonts w:cs="Times New Roman"/>
          <w:rtl/>
        </w:rPr>
        <w:t>חתוך קישואים</w:t>
      </w:r>
      <w:r w:rsidR="00105F1A">
        <w:rPr>
          <w:rFonts w:hint="cs"/>
          <w:rtl/>
        </w:rPr>
        <w:t xml:space="preserve">. </w:t>
      </w:r>
    </w:p>
    <w:p w14:paraId="7AA3448D" w14:textId="503732F0" w:rsidR="005F7AD7" w:rsidRPr="00CD067C" w:rsidRDefault="00AB7FA6" w:rsidP="00105F1A">
      <w:r>
        <w:rPr>
          <w:rtl/>
        </w:rPr>
        <w:t xml:space="preserve">הוא </w:t>
      </w:r>
      <w:r w:rsidR="00D21C6E">
        <w:rPr>
          <w:rtl/>
        </w:rPr>
        <w:t>ח</w:t>
      </w:r>
      <w:r>
        <w:rPr>
          <w:rtl/>
        </w:rPr>
        <w:t xml:space="preserve">לף </w:t>
      </w:r>
      <w:r w:rsidR="005127D2">
        <w:rPr>
          <w:rFonts w:hint="cs"/>
          <w:rtl/>
        </w:rPr>
        <w:t>ב</w:t>
      </w:r>
      <w:r w:rsidR="00271F95">
        <w:rPr>
          <w:rFonts w:hint="cs"/>
          <w:rtl/>
        </w:rPr>
        <w:t>אזור</w:t>
      </w:r>
      <w:r w:rsidR="005127D2">
        <w:rPr>
          <w:rFonts w:hint="cs"/>
          <w:rtl/>
        </w:rPr>
        <w:t xml:space="preserve"> האסור</w:t>
      </w:r>
      <w:r w:rsidR="005F7AD7" w:rsidRPr="00CD067C">
        <w:rPr>
          <w:rtl/>
        </w:rPr>
        <w:t>,</w:t>
      </w:r>
      <w:r w:rsidR="00345225">
        <w:rPr>
          <w:rFonts w:hint="cs"/>
          <w:rtl/>
        </w:rPr>
        <w:t xml:space="preserve"> </w:t>
      </w:r>
      <w:r w:rsidR="005F7AD7" w:rsidRPr="00CD067C">
        <w:rPr>
          <w:rtl/>
        </w:rPr>
        <w:t>אוחז היטב במקל</w:t>
      </w:r>
      <w:r w:rsidR="00714178">
        <w:rPr>
          <w:rFonts w:hint="cs"/>
          <w:rtl/>
        </w:rPr>
        <w:t>,</w:t>
      </w:r>
      <w:r w:rsidR="005F7AD7" w:rsidRPr="00CD067C">
        <w:t xml:space="preserve"> </w:t>
      </w:r>
      <w:r w:rsidR="005F7AD7" w:rsidRPr="00CD067C">
        <w:rPr>
          <w:rtl/>
        </w:rPr>
        <w:t>פרקי</w:t>
      </w:r>
      <w:r w:rsidR="00995DD7">
        <w:rPr>
          <w:rFonts w:hint="cs"/>
          <w:rtl/>
        </w:rPr>
        <w:t xml:space="preserve"> </w:t>
      </w:r>
      <w:r w:rsidR="005F7AD7" w:rsidRPr="00CD067C">
        <w:rPr>
          <w:rtl/>
        </w:rPr>
        <w:t>אצבעותיו מלבינים, ליבו שועט בקרבו</w:t>
      </w:r>
      <w:r w:rsidR="0003732F">
        <w:rPr>
          <w:rFonts w:hint="cs"/>
          <w:rtl/>
        </w:rPr>
        <w:t xml:space="preserve"> ב</w:t>
      </w:r>
      <w:r w:rsidR="00846C9A">
        <w:rPr>
          <w:rFonts w:hint="cs"/>
          <w:rtl/>
        </w:rPr>
        <w:t>אימת הצ</w:t>
      </w:r>
      <w:r w:rsidR="00995DD7">
        <w:rPr>
          <w:rFonts w:hint="cs"/>
          <w:rtl/>
        </w:rPr>
        <w:t>י</w:t>
      </w:r>
      <w:r w:rsidR="00846C9A">
        <w:rPr>
          <w:rFonts w:hint="cs"/>
          <w:rtl/>
        </w:rPr>
        <w:t>פייה</w:t>
      </w:r>
      <w:r w:rsidR="005F7AD7" w:rsidRPr="00CD067C">
        <w:rPr>
          <w:rtl/>
        </w:rPr>
        <w:t xml:space="preserve"> וזיעה נקווית תחת </w:t>
      </w:r>
      <w:r w:rsidR="00271F95">
        <w:rPr>
          <w:rtl/>
        </w:rPr>
        <w:t>צוואר</w:t>
      </w:r>
      <w:r w:rsidR="005F7AD7" w:rsidRPr="00CD067C">
        <w:rPr>
          <w:rtl/>
        </w:rPr>
        <w:t>ו ומאחורי ברכיו הנחלשות.</w:t>
      </w:r>
    </w:p>
    <w:p w14:paraId="1203B824" w14:textId="5F150E80" w:rsidR="00330C5B" w:rsidRDefault="005F7AD7" w:rsidP="00D21C6E">
      <w:pPr>
        <w:rPr>
          <w:rtl/>
        </w:rPr>
      </w:pPr>
      <w:r w:rsidRPr="00CD067C">
        <w:rPr>
          <w:rtl/>
        </w:rPr>
        <w:t>אפשר</w:t>
      </w:r>
      <w:r w:rsidR="008F687B">
        <w:rPr>
          <w:rFonts w:hint="cs"/>
          <w:rtl/>
        </w:rPr>
        <w:t xml:space="preserve"> היה</w:t>
      </w:r>
      <w:r w:rsidRPr="00CD067C">
        <w:rPr>
          <w:rtl/>
        </w:rPr>
        <w:t xml:space="preserve"> לחתוך לרחוב הראשי </w:t>
      </w:r>
      <w:r w:rsidR="00330C5B">
        <w:rPr>
          <w:rFonts w:hint="cs"/>
          <w:rtl/>
        </w:rPr>
        <w:t>מ</w:t>
      </w:r>
      <w:r w:rsidRPr="00CD067C">
        <w:rPr>
          <w:rtl/>
        </w:rPr>
        <w:t xml:space="preserve">בלי לעבור </w:t>
      </w:r>
      <w:r w:rsidR="00FD4876">
        <w:rPr>
          <w:rFonts w:hint="cs"/>
          <w:rtl/>
        </w:rPr>
        <w:t>ב</w:t>
      </w:r>
      <w:r w:rsidR="00271F95">
        <w:rPr>
          <w:rFonts w:hint="cs"/>
          <w:rtl/>
        </w:rPr>
        <w:t>אזור</w:t>
      </w:r>
      <w:r w:rsidR="00AB7FA6">
        <w:rPr>
          <w:rFonts w:hint="cs"/>
          <w:rtl/>
        </w:rPr>
        <w:t xml:space="preserve"> האסור</w:t>
      </w:r>
      <w:r w:rsidRPr="00CD067C">
        <w:rPr>
          <w:rtl/>
        </w:rPr>
        <w:t xml:space="preserve">, </w:t>
      </w:r>
      <w:r w:rsidR="00D3204F">
        <w:rPr>
          <w:rFonts w:hint="cs"/>
          <w:rtl/>
        </w:rPr>
        <w:t>ו</w:t>
      </w:r>
      <w:r w:rsidR="00D21C6E">
        <w:rPr>
          <w:rFonts w:hint="cs"/>
          <w:rtl/>
        </w:rPr>
        <w:t>אלכס [</w:t>
      </w:r>
      <w:r w:rsidR="00130325">
        <w:rPr>
          <w:rFonts w:hint="cs"/>
          <w:rtl/>
        </w:rPr>
        <w:t>בשפלות רוח</w:t>
      </w:r>
      <w:r w:rsidR="00130325" w:rsidRPr="00130325">
        <w:rPr>
          <w:rtl/>
        </w:rPr>
        <w:t xml:space="preserve"> </w:t>
      </w:r>
      <w:r w:rsidR="00130325">
        <w:rPr>
          <w:rFonts w:hint="cs"/>
          <w:rtl/>
        </w:rPr>
        <w:t xml:space="preserve">/ </w:t>
      </w:r>
      <w:r w:rsidR="00130325" w:rsidRPr="00CD067C">
        <w:rPr>
          <w:rtl/>
        </w:rPr>
        <w:t>בהשפלת</w:t>
      </w:r>
      <w:r w:rsidR="00130325">
        <w:rPr>
          <w:rtl/>
        </w:rPr>
        <w:t>ו</w:t>
      </w:r>
      <w:r w:rsidR="00FD4876">
        <w:rPr>
          <w:rtl/>
        </w:rPr>
        <w:t xml:space="preserve"> הַרבּה</w:t>
      </w:r>
      <w:r w:rsidR="00D21C6E">
        <w:rPr>
          <w:rFonts w:hint="cs"/>
          <w:rtl/>
        </w:rPr>
        <w:t>]</w:t>
      </w:r>
      <w:r w:rsidR="00FD4876">
        <w:rPr>
          <w:rtl/>
        </w:rPr>
        <w:t xml:space="preserve"> </w:t>
      </w:r>
      <w:r w:rsidR="00CB7748" w:rsidRPr="00CB7748">
        <w:rPr>
          <w:rFonts w:cs="Times New Roman"/>
          <w:rtl/>
        </w:rPr>
        <w:t>ש</w:t>
      </w:r>
      <w:r w:rsidR="00003293">
        <w:rPr>
          <w:rFonts w:cs="Times New Roman" w:hint="cs"/>
          <w:rtl/>
        </w:rPr>
        <w:t xml:space="preserve">כנע </w:t>
      </w:r>
      <w:r w:rsidR="00CB7748" w:rsidRPr="00CB7748">
        <w:rPr>
          <w:rFonts w:cs="Times New Roman"/>
          <w:rtl/>
        </w:rPr>
        <w:t xml:space="preserve">את עצמו </w:t>
      </w:r>
      <w:r w:rsidR="00FD4876">
        <w:rPr>
          <w:rtl/>
        </w:rPr>
        <w:t>שזה</w:t>
      </w:r>
      <w:r w:rsidR="00702C26">
        <w:rPr>
          <w:rFonts w:hint="cs"/>
          <w:rtl/>
        </w:rPr>
        <w:t>ו</w:t>
      </w:r>
      <w:r w:rsidR="00FD4876">
        <w:rPr>
          <w:rtl/>
        </w:rPr>
        <w:t xml:space="preserve"> </w:t>
      </w:r>
      <w:r w:rsidR="007C0F4D">
        <w:rPr>
          <w:rFonts w:hint="cs"/>
          <w:rtl/>
        </w:rPr>
        <w:t>קיצור</w:t>
      </w:r>
      <w:r w:rsidR="00995DD7">
        <w:rPr>
          <w:rFonts w:hint="cs"/>
          <w:rtl/>
        </w:rPr>
        <w:t xml:space="preserve"> </w:t>
      </w:r>
      <w:r w:rsidR="00FD4876">
        <w:rPr>
          <w:rtl/>
        </w:rPr>
        <w:t>דרך</w:t>
      </w:r>
      <w:r w:rsidR="00330C5B" w:rsidRPr="00330C5B">
        <w:rPr>
          <w:rtl/>
        </w:rPr>
        <w:t xml:space="preserve"> </w:t>
      </w:r>
      <w:r w:rsidR="00330C5B" w:rsidRPr="00330C5B">
        <w:rPr>
          <w:rFonts w:cs="Times New Roman"/>
          <w:rtl/>
        </w:rPr>
        <w:t>לגיטימי</w:t>
      </w:r>
      <w:r w:rsidRPr="00CD067C">
        <w:rPr>
          <w:rtl/>
        </w:rPr>
        <w:t xml:space="preserve"> – </w:t>
      </w:r>
      <w:r w:rsidR="00345225">
        <w:rPr>
          <w:rtl/>
        </w:rPr>
        <w:t xml:space="preserve">אם כי </w:t>
      </w:r>
      <w:r w:rsidR="00D21C6E">
        <w:rPr>
          <w:rFonts w:hint="cs"/>
          <w:rtl/>
        </w:rPr>
        <w:t xml:space="preserve">הדרך </w:t>
      </w:r>
      <w:r w:rsidR="001C5A04">
        <w:rPr>
          <w:rtl/>
        </w:rPr>
        <w:t>הייתה</w:t>
      </w:r>
      <w:r w:rsidR="00345225">
        <w:rPr>
          <w:rtl/>
        </w:rPr>
        <w:t xml:space="preserve"> מפותלת </w:t>
      </w:r>
      <w:r w:rsidR="00345225">
        <w:rPr>
          <w:rFonts w:hint="cs"/>
          <w:rtl/>
        </w:rPr>
        <w:t>מכדי</w:t>
      </w:r>
      <w:r w:rsidRPr="00CD067C">
        <w:rPr>
          <w:rtl/>
        </w:rPr>
        <w:t xml:space="preserve"> שיוכל לה</w:t>
      </w:r>
      <w:r w:rsidR="00003293">
        <w:rPr>
          <w:rFonts w:hint="cs"/>
          <w:rtl/>
        </w:rPr>
        <w:t>אמין</w:t>
      </w:r>
      <w:r w:rsidRPr="00CD067C">
        <w:rPr>
          <w:rtl/>
        </w:rPr>
        <w:t xml:space="preserve"> בכך בלב שלם</w:t>
      </w:r>
      <w:r w:rsidR="00FD4876">
        <w:rPr>
          <w:rFonts w:hint="cs"/>
          <w:rtl/>
        </w:rPr>
        <w:t>,</w:t>
      </w:r>
      <w:r w:rsidRPr="00CD067C">
        <w:rPr>
          <w:rtl/>
        </w:rPr>
        <w:t xml:space="preserve"> וכל פיתול ועיקוף </w:t>
      </w:r>
      <w:r w:rsidR="00D3204F">
        <w:rPr>
          <w:rFonts w:hint="cs"/>
          <w:rtl/>
        </w:rPr>
        <w:t>נוסף העצי</w:t>
      </w:r>
      <w:r w:rsidR="00330C5B">
        <w:rPr>
          <w:rFonts w:hint="cs"/>
          <w:rtl/>
        </w:rPr>
        <w:t>מו</w:t>
      </w:r>
      <w:r w:rsidR="00D3204F">
        <w:rPr>
          <w:rFonts w:hint="cs"/>
          <w:rtl/>
        </w:rPr>
        <w:t xml:space="preserve"> את</w:t>
      </w:r>
      <w:r w:rsidRPr="00CD067C">
        <w:rPr>
          <w:rtl/>
        </w:rPr>
        <w:t xml:space="preserve"> </w:t>
      </w:r>
      <w:r w:rsidR="00D3204F">
        <w:rPr>
          <w:rFonts w:hint="cs"/>
          <w:rtl/>
        </w:rPr>
        <w:t>ה</w:t>
      </w:r>
      <w:r w:rsidRPr="00CD067C">
        <w:rPr>
          <w:rtl/>
        </w:rPr>
        <w:t>השפלה: ה</w:t>
      </w:r>
      <w:r w:rsidR="008F687B">
        <w:rPr>
          <w:rFonts w:hint="cs"/>
          <w:rtl/>
        </w:rPr>
        <w:t xml:space="preserve">וא </w:t>
      </w:r>
      <w:r w:rsidRPr="00CD067C">
        <w:rPr>
          <w:rtl/>
        </w:rPr>
        <w:t>חצ</w:t>
      </w:r>
      <w:r w:rsidR="00330C5B">
        <w:rPr>
          <w:rFonts w:hint="cs"/>
          <w:rtl/>
        </w:rPr>
        <w:t>ה</w:t>
      </w:r>
      <w:r w:rsidRPr="00CD067C">
        <w:rPr>
          <w:rtl/>
        </w:rPr>
        <w:t xml:space="preserve"> חצרות פנ</w:t>
      </w:r>
      <w:r w:rsidR="00886A3C">
        <w:rPr>
          <w:rFonts w:hint="cs"/>
          <w:rtl/>
        </w:rPr>
        <w:t>י</w:t>
      </w:r>
      <w:r w:rsidRPr="00CD067C">
        <w:rPr>
          <w:rtl/>
        </w:rPr>
        <w:t xml:space="preserve">מיות של בתים, הקיף חדרי פחי זבל </w:t>
      </w:r>
      <w:r w:rsidR="00130325">
        <w:rPr>
          <w:rFonts w:hint="cs"/>
          <w:rtl/>
        </w:rPr>
        <w:t>ו</w:t>
      </w:r>
      <w:r w:rsidRPr="00CD067C">
        <w:rPr>
          <w:rtl/>
        </w:rPr>
        <w:t>ד</w:t>
      </w:r>
      <w:r w:rsidR="00330C5B">
        <w:rPr>
          <w:rFonts w:hint="cs"/>
          <w:rtl/>
        </w:rPr>
        <w:t>י</w:t>
      </w:r>
      <w:r w:rsidRPr="00CD067C">
        <w:rPr>
          <w:rtl/>
        </w:rPr>
        <w:t xml:space="preserve">לג מעל חתולי רחוב שהוחרדו מרבצם, ולבסוף </w:t>
      </w:r>
      <w:r w:rsidR="00330C5B" w:rsidRPr="00330C5B">
        <w:rPr>
          <w:rFonts w:cs="Times New Roman"/>
          <w:rtl/>
        </w:rPr>
        <w:t xml:space="preserve">למרבה </w:t>
      </w:r>
      <w:r w:rsidR="00CB7748" w:rsidRPr="00CB7748">
        <w:rPr>
          <w:rFonts w:cs="Times New Roman"/>
          <w:rtl/>
        </w:rPr>
        <w:t>החרפה</w:t>
      </w:r>
      <w:r w:rsidR="00330C5B" w:rsidRPr="00330C5B">
        <w:rPr>
          <w:rFonts w:cs="Times New Roman"/>
          <w:rtl/>
        </w:rPr>
        <w:t xml:space="preserve"> </w:t>
      </w:r>
      <w:r w:rsidRPr="00CD067C">
        <w:rPr>
          <w:rtl/>
        </w:rPr>
        <w:t xml:space="preserve">השתחל דרך פרצה בגדר תיל חלודה. </w:t>
      </w:r>
      <w:r w:rsidR="00CB7748" w:rsidRPr="00CB7748">
        <w:rPr>
          <w:rFonts w:cs="Times New Roman"/>
          <w:rtl/>
        </w:rPr>
        <w:t>כשתיקנו יום אחד</w:t>
      </w:r>
      <w:r w:rsidRPr="00CD067C">
        <w:rPr>
          <w:rtl/>
        </w:rPr>
        <w:t xml:space="preserve"> את הפרצה ו</w:t>
      </w:r>
      <w:r w:rsidR="008F687B">
        <w:rPr>
          <w:rFonts w:hint="cs"/>
          <w:rtl/>
        </w:rPr>
        <w:t>הדרך העוקפת</w:t>
      </w:r>
      <w:r w:rsidRPr="00CD067C">
        <w:rPr>
          <w:rtl/>
        </w:rPr>
        <w:t xml:space="preserve"> נחסמה</w:t>
      </w:r>
      <w:r w:rsidR="008F687B">
        <w:rPr>
          <w:rFonts w:hint="cs"/>
          <w:rtl/>
        </w:rPr>
        <w:t>,</w:t>
      </w:r>
      <w:r w:rsidR="00D21C6E" w:rsidRPr="00D21C6E">
        <w:rPr>
          <w:rtl/>
        </w:rPr>
        <w:t xml:space="preserve"> </w:t>
      </w:r>
      <w:r w:rsidR="00D21C6E" w:rsidRPr="00CD067C">
        <w:rPr>
          <w:rtl/>
        </w:rPr>
        <w:t>הוקל לו</w:t>
      </w:r>
      <w:r w:rsidRPr="00CD067C">
        <w:rPr>
          <w:rtl/>
        </w:rPr>
        <w:t>. לא בהסתתרויות</w:t>
      </w:r>
      <w:r w:rsidR="007D265B">
        <w:rPr>
          <w:rtl/>
        </w:rPr>
        <w:t xml:space="preserve"> יתמודד עם הנורא מכ</w:t>
      </w:r>
      <w:r w:rsidR="00995DD7">
        <w:rPr>
          <w:rFonts w:hint="cs"/>
          <w:rtl/>
        </w:rPr>
        <w:t>ו</w:t>
      </w:r>
      <w:r w:rsidR="007D265B">
        <w:rPr>
          <w:rtl/>
        </w:rPr>
        <w:t>ל</w:t>
      </w:r>
      <w:r w:rsidR="00690EF9">
        <w:rPr>
          <w:rFonts w:hint="cs"/>
          <w:rtl/>
        </w:rPr>
        <w:t>,</w:t>
      </w:r>
      <w:r w:rsidRPr="00CD067C">
        <w:rPr>
          <w:rtl/>
        </w:rPr>
        <w:t xml:space="preserve"> וכי כחפרפרת במחילה</w:t>
      </w:r>
      <w:r w:rsidR="00130325" w:rsidRPr="00130325">
        <w:rPr>
          <w:rtl/>
        </w:rPr>
        <w:t xml:space="preserve"> </w:t>
      </w:r>
      <w:r w:rsidR="00130325" w:rsidRPr="00CD067C">
        <w:rPr>
          <w:rtl/>
        </w:rPr>
        <w:t>יתחבא</w:t>
      </w:r>
      <w:r w:rsidRPr="00CD067C">
        <w:rPr>
          <w:rtl/>
        </w:rPr>
        <w:t xml:space="preserve">? </w:t>
      </w:r>
      <w:r w:rsidR="00D21C6E">
        <w:rPr>
          <w:rFonts w:hint="cs"/>
          <w:rtl/>
        </w:rPr>
        <w:t>[</w:t>
      </w:r>
      <w:r w:rsidRPr="00CD067C">
        <w:rPr>
          <w:rtl/>
        </w:rPr>
        <w:t>כאחד האדם,</w:t>
      </w:r>
      <w:r w:rsidR="00D21C6E">
        <w:rPr>
          <w:rFonts w:hint="cs"/>
          <w:rtl/>
        </w:rPr>
        <w:t>]</w:t>
      </w:r>
      <w:r w:rsidRPr="00CD067C">
        <w:rPr>
          <w:rtl/>
        </w:rPr>
        <w:t xml:space="preserve"> גם </w:t>
      </w:r>
      <w:r w:rsidR="00FD4876">
        <w:rPr>
          <w:rFonts w:hint="cs"/>
          <w:rtl/>
        </w:rPr>
        <w:t xml:space="preserve">הוא </w:t>
      </w:r>
      <w:r w:rsidR="00FE2992">
        <w:rPr>
          <w:rFonts w:hint="cs"/>
          <w:rtl/>
        </w:rPr>
        <w:t>חופשי</w:t>
      </w:r>
      <w:r w:rsidRPr="00CD067C">
        <w:rPr>
          <w:rtl/>
        </w:rPr>
        <w:t xml:space="preserve"> ללכת </w:t>
      </w:r>
      <w:r w:rsidR="00FD4876">
        <w:rPr>
          <w:rFonts w:hint="cs"/>
          <w:rtl/>
        </w:rPr>
        <w:t>באשר</w:t>
      </w:r>
      <w:r w:rsidRPr="00CD067C">
        <w:rPr>
          <w:rtl/>
        </w:rPr>
        <w:t xml:space="preserve"> </w:t>
      </w:r>
      <w:r w:rsidR="00FD4876">
        <w:rPr>
          <w:rtl/>
        </w:rPr>
        <w:t xml:space="preserve">ירצה. </w:t>
      </w:r>
      <w:r w:rsidRPr="00CD067C">
        <w:rPr>
          <w:rtl/>
        </w:rPr>
        <w:t xml:space="preserve">גאה </w:t>
      </w:r>
      <w:r w:rsidR="00FD4876">
        <w:rPr>
          <w:rtl/>
        </w:rPr>
        <w:t>ואמיץ וקר</w:t>
      </w:r>
      <w:r w:rsidR="00995DD7">
        <w:rPr>
          <w:rFonts w:hint="cs"/>
          <w:rtl/>
        </w:rPr>
        <w:t xml:space="preserve"> </w:t>
      </w:r>
      <w:r w:rsidRPr="00CD067C">
        <w:rPr>
          <w:rtl/>
        </w:rPr>
        <w:t>רוח, מבטו מסוגל להפיל ארצה את</w:t>
      </w:r>
      <w:r w:rsidR="005127D2">
        <w:rPr>
          <w:rtl/>
        </w:rPr>
        <w:t xml:space="preserve"> האכזר שבאויבים. </w:t>
      </w:r>
    </w:p>
    <w:p w14:paraId="77FCB5AE" w14:textId="6FAFF7F6" w:rsidR="005F7AD7" w:rsidRPr="00CD067C" w:rsidRDefault="005127D2" w:rsidP="00D21C6E">
      <w:pPr>
        <w:rPr>
          <w:rtl/>
        </w:rPr>
      </w:pPr>
      <w:r>
        <w:rPr>
          <w:rtl/>
        </w:rPr>
        <w:t xml:space="preserve">רק לא </w:t>
      </w:r>
      <w:r>
        <w:rPr>
          <w:rFonts w:hint="cs"/>
          <w:rtl/>
        </w:rPr>
        <w:t>ב</w:t>
      </w:r>
      <w:r w:rsidR="00271F95">
        <w:rPr>
          <w:rFonts w:hint="cs"/>
          <w:rtl/>
        </w:rPr>
        <w:t>אזור</w:t>
      </w:r>
      <w:r w:rsidR="00FD4876">
        <w:rPr>
          <w:rFonts w:hint="cs"/>
          <w:rtl/>
        </w:rPr>
        <w:t xml:space="preserve"> האסור</w:t>
      </w:r>
      <w:r w:rsidR="005F7AD7" w:rsidRPr="00CD067C">
        <w:rPr>
          <w:rtl/>
        </w:rPr>
        <w:t>.</w:t>
      </w:r>
    </w:p>
    <w:p w14:paraId="34D2C940" w14:textId="77777777" w:rsidR="005F7AD7" w:rsidRPr="00CD067C" w:rsidRDefault="005F7AD7" w:rsidP="00250000">
      <w:pPr>
        <w:rPr>
          <w:rtl/>
        </w:rPr>
      </w:pPr>
    </w:p>
    <w:p w14:paraId="4D3BDB6B" w14:textId="33DD6C28" w:rsidR="00330C5B" w:rsidRDefault="005F7AD7" w:rsidP="00D21C6E">
      <w:pPr>
        <w:rPr>
          <w:rtl/>
        </w:rPr>
      </w:pPr>
      <w:r w:rsidRPr="00CD067C">
        <w:rPr>
          <w:rtl/>
        </w:rPr>
        <w:t xml:space="preserve">מארק היה </w:t>
      </w:r>
      <w:r w:rsidR="00D21C6E">
        <w:rPr>
          <w:rFonts w:hint="cs"/>
          <w:rtl/>
        </w:rPr>
        <w:t>בן תשע</w:t>
      </w:r>
      <w:r w:rsidR="00E57776">
        <w:rPr>
          <w:rFonts w:hint="cs"/>
          <w:rtl/>
        </w:rPr>
        <w:t>,</w:t>
      </w:r>
      <w:r w:rsidR="00D21C6E">
        <w:rPr>
          <w:rFonts w:hint="cs"/>
          <w:rtl/>
        </w:rPr>
        <w:t xml:space="preserve"> </w:t>
      </w:r>
      <w:r w:rsidRPr="00CD067C">
        <w:rPr>
          <w:rtl/>
        </w:rPr>
        <w:t>צעיר מאלכס בשנה וחצי, אבל גבוה מ</w:t>
      </w:r>
      <w:r w:rsidR="00FD4876">
        <w:rPr>
          <w:rFonts w:hint="cs"/>
          <w:rtl/>
        </w:rPr>
        <w:t>מנו</w:t>
      </w:r>
      <w:r w:rsidRPr="00CD067C">
        <w:rPr>
          <w:rtl/>
        </w:rPr>
        <w:t xml:space="preserve"> ו</w:t>
      </w:r>
      <w:r w:rsidR="00FD4876">
        <w:rPr>
          <w:rFonts w:hint="cs"/>
          <w:rtl/>
        </w:rPr>
        <w:t>רחב</w:t>
      </w:r>
      <w:r w:rsidR="00995DD7">
        <w:rPr>
          <w:rFonts w:hint="cs"/>
          <w:rtl/>
        </w:rPr>
        <w:t xml:space="preserve"> </w:t>
      </w:r>
      <w:r w:rsidRPr="00CD067C">
        <w:rPr>
          <w:rtl/>
        </w:rPr>
        <w:t>כתפיים</w:t>
      </w:r>
      <w:r w:rsidR="00FD4876">
        <w:rPr>
          <w:rFonts w:hint="cs"/>
          <w:rtl/>
        </w:rPr>
        <w:t>,</w:t>
      </w:r>
      <w:r w:rsidRPr="00CD067C">
        <w:rPr>
          <w:rtl/>
        </w:rPr>
        <w:t xml:space="preserve"> והבהלה ש</w:t>
      </w:r>
      <w:r w:rsidR="008F687B">
        <w:rPr>
          <w:rFonts w:hint="cs"/>
          <w:rtl/>
        </w:rPr>
        <w:t>אחזה</w:t>
      </w:r>
      <w:r w:rsidRPr="00CD067C">
        <w:rPr>
          <w:rtl/>
        </w:rPr>
        <w:t xml:space="preserve"> </w:t>
      </w:r>
      <w:r w:rsidR="008F687B">
        <w:rPr>
          <w:rFonts w:hint="cs"/>
          <w:rtl/>
        </w:rPr>
        <w:t>ב</w:t>
      </w:r>
      <w:r w:rsidRPr="00CD067C">
        <w:rPr>
          <w:rtl/>
        </w:rPr>
        <w:t>אלכס</w:t>
      </w:r>
      <w:r w:rsidR="00FE66FE">
        <w:rPr>
          <w:rFonts w:hint="cs"/>
          <w:rtl/>
        </w:rPr>
        <w:t xml:space="preserve"> </w:t>
      </w:r>
      <w:r w:rsidRPr="00CD067C">
        <w:rPr>
          <w:rFonts w:hint="cs"/>
          <w:rtl/>
        </w:rPr>
        <w:t>שעשעה אותו</w:t>
      </w:r>
      <w:r w:rsidRPr="00CD067C">
        <w:rPr>
          <w:rtl/>
        </w:rPr>
        <w:t>. הוא כפה על אלכס משחק חדש</w:t>
      </w:r>
      <w:r w:rsidR="00D3204F">
        <w:rPr>
          <w:rFonts w:hint="cs"/>
          <w:rtl/>
        </w:rPr>
        <w:t xml:space="preserve">, </w:t>
      </w:r>
      <w:r w:rsidR="00130325" w:rsidRPr="00130325">
        <w:rPr>
          <w:rFonts w:cs="Times New Roman"/>
          <w:rtl/>
        </w:rPr>
        <w:t>ש</w:t>
      </w:r>
      <w:r w:rsidR="00E57776" w:rsidRPr="00E57776">
        <w:rPr>
          <w:rFonts w:cs="Times New Roman"/>
          <w:rtl/>
        </w:rPr>
        <w:t xml:space="preserve">בו </w:t>
      </w:r>
      <w:r w:rsidR="00130325" w:rsidRPr="00130325">
        <w:rPr>
          <w:rFonts w:cs="Times New Roman"/>
          <w:rtl/>
        </w:rPr>
        <w:t xml:space="preserve">אסור, תחת </w:t>
      </w:r>
      <w:r w:rsidR="00D3204F">
        <w:rPr>
          <w:rFonts w:hint="cs"/>
          <w:rtl/>
        </w:rPr>
        <w:t>שבועת</w:t>
      </w:r>
      <w:r w:rsidR="00995DD7">
        <w:rPr>
          <w:rFonts w:hint="cs"/>
          <w:rtl/>
        </w:rPr>
        <w:t xml:space="preserve"> </w:t>
      </w:r>
      <w:r w:rsidR="00D3204F">
        <w:rPr>
          <w:rFonts w:hint="cs"/>
          <w:rtl/>
        </w:rPr>
        <w:t>אמונים</w:t>
      </w:r>
      <w:r w:rsidR="00E57776">
        <w:rPr>
          <w:rFonts w:hint="cs"/>
          <w:rtl/>
        </w:rPr>
        <w:t>,</w:t>
      </w:r>
      <w:r w:rsidRPr="00CD067C">
        <w:rPr>
          <w:rtl/>
        </w:rPr>
        <w:t xml:space="preserve"> ל</w:t>
      </w:r>
      <w:r w:rsidR="00870E7E">
        <w:rPr>
          <w:rFonts w:hint="cs"/>
          <w:rtl/>
        </w:rPr>
        <w:t>ו</w:t>
      </w:r>
      <w:r w:rsidR="00702C26">
        <w:rPr>
          <w:rFonts w:hint="cs"/>
          <w:rtl/>
        </w:rPr>
        <w:t>מר</w:t>
      </w:r>
      <w:r w:rsidRPr="00CD067C">
        <w:rPr>
          <w:rtl/>
        </w:rPr>
        <w:t xml:space="preserve"> </w:t>
      </w:r>
      <w:r w:rsidR="00FD4876">
        <w:rPr>
          <w:rFonts w:hint="cs"/>
          <w:rtl/>
        </w:rPr>
        <w:t>את ה</w:t>
      </w:r>
      <w:r w:rsidRPr="00CD067C">
        <w:rPr>
          <w:rtl/>
        </w:rPr>
        <w:t xml:space="preserve">מילה </w:t>
      </w:r>
      <w:r w:rsidR="00FD4876">
        <w:rPr>
          <w:rFonts w:hint="cs"/>
          <w:rtl/>
        </w:rPr>
        <w:t>שש-עשרה</w:t>
      </w:r>
      <w:r w:rsidR="00130325">
        <w:rPr>
          <w:rFonts w:hint="cs"/>
          <w:rtl/>
        </w:rPr>
        <w:t>,</w:t>
      </w:r>
      <w:r w:rsidR="00FD4876">
        <w:rPr>
          <w:rFonts w:hint="cs"/>
          <w:rtl/>
        </w:rPr>
        <w:t xml:space="preserve"> </w:t>
      </w:r>
      <w:r w:rsidRPr="00CD067C">
        <w:rPr>
          <w:rtl/>
        </w:rPr>
        <w:t>בשום שפה</w:t>
      </w:r>
      <w:r w:rsidR="00130325">
        <w:rPr>
          <w:rFonts w:hint="cs"/>
          <w:rtl/>
        </w:rPr>
        <w:t>,</w:t>
      </w:r>
      <w:r w:rsidRPr="00CD067C">
        <w:rPr>
          <w:rtl/>
        </w:rPr>
        <w:t xml:space="preserve"> לעולם. ברגע ש</w:t>
      </w:r>
      <w:r w:rsidR="00702C26">
        <w:rPr>
          <w:rFonts w:hint="cs"/>
          <w:rtl/>
        </w:rPr>
        <w:t xml:space="preserve">אחד מהם </w:t>
      </w:r>
      <w:r w:rsidRPr="00CD067C">
        <w:rPr>
          <w:rtl/>
        </w:rPr>
        <w:t>י</w:t>
      </w:r>
      <w:r w:rsidR="00FD4876">
        <w:rPr>
          <w:rFonts w:hint="cs"/>
          <w:rtl/>
        </w:rPr>
        <w:t>אמר</w:t>
      </w:r>
      <w:r w:rsidRPr="00CD067C">
        <w:rPr>
          <w:rtl/>
        </w:rPr>
        <w:t xml:space="preserve"> </w:t>
      </w:r>
      <w:r w:rsidR="00FD4876">
        <w:rPr>
          <w:rFonts w:hint="cs"/>
          <w:rtl/>
        </w:rPr>
        <w:t>שש-עשרה</w:t>
      </w:r>
      <w:r w:rsidR="00FD4876">
        <w:rPr>
          <w:rtl/>
        </w:rPr>
        <w:t xml:space="preserve">, </w:t>
      </w:r>
      <w:r w:rsidRPr="00CD067C">
        <w:rPr>
          <w:rtl/>
        </w:rPr>
        <w:t>יפסיד.</w:t>
      </w:r>
      <w:r w:rsidR="00BE4655">
        <w:rPr>
          <w:rFonts w:hint="cs"/>
          <w:rtl/>
        </w:rPr>
        <w:t xml:space="preserve"> </w:t>
      </w:r>
    </w:p>
    <w:p w14:paraId="157F6B9A" w14:textId="2A15129C" w:rsidR="005F7AD7" w:rsidRPr="00CD067C" w:rsidRDefault="00BE4655" w:rsidP="00D21C6E">
      <w:pPr>
        <w:rPr>
          <w:rtl/>
        </w:rPr>
      </w:pPr>
      <w:r>
        <w:rPr>
          <w:rFonts w:hint="cs"/>
          <w:rtl/>
        </w:rPr>
        <w:t xml:space="preserve">הוא </w:t>
      </w:r>
      <w:r w:rsidR="00702C26">
        <w:rPr>
          <w:rFonts w:hint="cs"/>
          <w:rtl/>
        </w:rPr>
        <w:t>רצה</w:t>
      </w:r>
      <w:r w:rsidR="00330C5B" w:rsidRPr="00330C5B">
        <w:rPr>
          <w:rFonts w:hint="cs"/>
          <w:rtl/>
        </w:rPr>
        <w:t xml:space="preserve"> </w:t>
      </w:r>
      <w:r w:rsidR="00330C5B">
        <w:rPr>
          <w:rFonts w:hint="cs"/>
          <w:rtl/>
        </w:rPr>
        <w:t>גם</w:t>
      </w:r>
      <w:r w:rsidR="00702C26">
        <w:rPr>
          <w:rFonts w:hint="cs"/>
          <w:rtl/>
        </w:rPr>
        <w:t xml:space="preserve"> ל</w:t>
      </w:r>
      <w:r>
        <w:rPr>
          <w:rFonts w:hint="cs"/>
          <w:rtl/>
        </w:rPr>
        <w:t>אס</w:t>
      </w:r>
      <w:r w:rsidR="00870E7E">
        <w:rPr>
          <w:rFonts w:hint="cs"/>
          <w:rtl/>
        </w:rPr>
        <w:t>ו</w:t>
      </w:r>
      <w:r>
        <w:rPr>
          <w:rFonts w:hint="cs"/>
          <w:rtl/>
        </w:rPr>
        <w:t>ר על</w:t>
      </w:r>
      <w:r w:rsidR="00702C26">
        <w:rPr>
          <w:rFonts w:hint="cs"/>
          <w:rtl/>
        </w:rPr>
        <w:t xml:space="preserve"> המילה</w:t>
      </w:r>
      <w:r>
        <w:rPr>
          <w:rFonts w:hint="cs"/>
          <w:rtl/>
        </w:rPr>
        <w:t xml:space="preserve"> תולעים, אבל </w:t>
      </w:r>
      <w:r w:rsidR="0011565D">
        <w:rPr>
          <w:rFonts w:hint="cs"/>
          <w:rtl/>
        </w:rPr>
        <w:t>ב</w:t>
      </w:r>
      <w:r>
        <w:rPr>
          <w:rFonts w:hint="cs"/>
          <w:rtl/>
        </w:rPr>
        <w:t>גז</w:t>
      </w:r>
      <w:r w:rsidR="00995DD7">
        <w:rPr>
          <w:rFonts w:hint="cs"/>
          <w:rtl/>
        </w:rPr>
        <w:t>י</w:t>
      </w:r>
      <w:r>
        <w:rPr>
          <w:rFonts w:hint="cs"/>
          <w:rtl/>
        </w:rPr>
        <w:t xml:space="preserve">רה </w:t>
      </w:r>
      <w:r w:rsidR="00E57776">
        <w:rPr>
          <w:rFonts w:hint="cs"/>
          <w:rtl/>
        </w:rPr>
        <w:t>שכ</w:t>
      </w:r>
      <w:r w:rsidR="0011565D">
        <w:rPr>
          <w:rFonts w:hint="cs"/>
          <w:rtl/>
        </w:rPr>
        <w:t>זו</w:t>
      </w:r>
      <w:r>
        <w:rPr>
          <w:rFonts w:hint="cs"/>
          <w:rtl/>
        </w:rPr>
        <w:t xml:space="preserve"> לא ניתן </w:t>
      </w:r>
      <w:r w:rsidR="0011565D">
        <w:rPr>
          <w:rFonts w:hint="cs"/>
          <w:rtl/>
        </w:rPr>
        <w:t xml:space="preserve">היה </w:t>
      </w:r>
      <w:r>
        <w:rPr>
          <w:rFonts w:hint="cs"/>
          <w:rtl/>
        </w:rPr>
        <w:t>לעמוד.</w:t>
      </w:r>
    </w:p>
    <w:p w14:paraId="544FB422" w14:textId="77777777" w:rsidR="005F7AD7" w:rsidRPr="00CD067C" w:rsidRDefault="005F7AD7" w:rsidP="00FD4876">
      <w:pPr>
        <w:rPr>
          <w:rtl/>
        </w:rPr>
      </w:pPr>
      <w:r w:rsidRPr="00CD067C">
        <w:rPr>
          <w:rtl/>
        </w:rPr>
        <w:t xml:space="preserve">אלכס </w:t>
      </w:r>
      <w:r w:rsidR="00FD4876">
        <w:rPr>
          <w:rFonts w:hint="cs"/>
          <w:rtl/>
        </w:rPr>
        <w:t>ביקש</w:t>
      </w:r>
      <w:r w:rsidRPr="00CD067C">
        <w:rPr>
          <w:rtl/>
        </w:rPr>
        <w:t xml:space="preserve"> להזעיק עזרה. מה יכתוב בפתק שישלח אל מעל הברושים? ומי יקרא אותו?</w:t>
      </w:r>
    </w:p>
    <w:p w14:paraId="10BE573E" w14:textId="7A5BF39A" w:rsidR="005F7AD7" w:rsidRPr="00CD067C" w:rsidRDefault="00CB7748" w:rsidP="00CB7748">
      <w:pPr>
        <w:rPr>
          <w:rtl/>
        </w:rPr>
      </w:pPr>
      <w:r w:rsidRPr="00995DD7">
        <w:rPr>
          <w:b/>
          <w:bCs/>
          <w:rtl/>
        </w:rPr>
        <w:t>ל</w:t>
      </w:r>
      <w:r w:rsidR="008B1B44" w:rsidRPr="00995DD7">
        <w:rPr>
          <w:b/>
          <w:bCs/>
          <w:rtl/>
        </w:rPr>
        <w:t>סופי</w:t>
      </w:r>
      <w:r w:rsidRPr="00995DD7">
        <w:rPr>
          <w:b/>
          <w:bCs/>
          <w:rtl/>
        </w:rPr>
        <w:t xml:space="preserve"> שלום,</w:t>
      </w:r>
      <w:r w:rsidRPr="00CB7748">
        <w:rPr>
          <w:rtl/>
        </w:rPr>
        <w:t xml:space="preserve"> </w:t>
      </w:r>
      <w:r w:rsidRPr="00CB7748">
        <w:rPr>
          <w:rFonts w:hint="cs"/>
          <w:rtl/>
        </w:rPr>
        <w:t xml:space="preserve">הוא </w:t>
      </w:r>
      <w:r w:rsidRPr="00CB7748">
        <w:rPr>
          <w:rtl/>
        </w:rPr>
        <w:t xml:space="preserve">פתח </w:t>
      </w:r>
      <w:r w:rsidRPr="00CB7748">
        <w:rPr>
          <w:rFonts w:hint="cs"/>
          <w:rtl/>
        </w:rPr>
        <w:t>את</w:t>
      </w:r>
      <w:r w:rsidRPr="00CB7748">
        <w:rPr>
          <w:rtl/>
        </w:rPr>
        <w:t xml:space="preserve"> מכתבו, כתב ידו חורק ועקום מימים רבים של חוסר שימוש, העט העבה מותיר כתמי דיו, האותיות הילדותיות שוקעות בתוך הבלוק הצהוב, </w:t>
      </w:r>
      <w:r w:rsidRPr="00995DD7">
        <w:rPr>
          <w:b/>
          <w:bCs/>
          <w:rtl/>
        </w:rPr>
        <w:t>אני מתגעגע נורא ורוצה כבר לחזור הביתה.</w:t>
      </w:r>
    </w:p>
    <w:p w14:paraId="7125A5A9" w14:textId="6871AE36" w:rsidR="005F7AD7" w:rsidRDefault="005F7AD7" w:rsidP="00250000">
      <w:pPr>
        <w:rPr>
          <w:rtl/>
        </w:rPr>
      </w:pPr>
    </w:p>
    <w:p w14:paraId="6C354307" w14:textId="0C5C599B" w:rsidR="008455AF" w:rsidRPr="005F7AD7" w:rsidRDefault="008455AF" w:rsidP="008455AF">
      <w:pPr>
        <w:pStyle w:val="Heading3"/>
        <w:rPr>
          <w:rtl/>
        </w:rPr>
      </w:pPr>
      <w:r>
        <w:rPr>
          <w:rFonts w:hint="cs"/>
          <w:rtl/>
        </w:rPr>
        <w:t>חס וחלילה</w:t>
      </w:r>
    </w:p>
    <w:p w14:paraId="4E4AB179" w14:textId="52225589" w:rsidR="00CB7748" w:rsidRDefault="00D21C6E" w:rsidP="00D609D1">
      <w:pPr>
        <w:rPr>
          <w:rtl/>
        </w:rPr>
      </w:pPr>
      <w:r>
        <w:rPr>
          <w:rFonts w:hint="cs"/>
          <w:rtl/>
        </w:rPr>
        <w:t>באחד ה</w:t>
      </w:r>
      <w:r w:rsidR="00FD4876">
        <w:rPr>
          <w:rtl/>
        </w:rPr>
        <w:t>ערב</w:t>
      </w:r>
      <w:r>
        <w:rPr>
          <w:rFonts w:hint="cs"/>
          <w:rtl/>
        </w:rPr>
        <w:t>ים</w:t>
      </w:r>
      <w:r w:rsidR="00FD4876">
        <w:rPr>
          <w:rtl/>
        </w:rPr>
        <w:t xml:space="preserve"> </w:t>
      </w:r>
      <w:r w:rsidR="0001175B">
        <w:rPr>
          <w:rtl/>
        </w:rPr>
        <w:t xml:space="preserve">התנדב </w:t>
      </w:r>
      <w:r w:rsidR="00FD4876">
        <w:rPr>
          <w:rtl/>
        </w:rPr>
        <w:t>אלכס לל</w:t>
      </w:r>
      <w:r w:rsidR="00D3204F">
        <w:rPr>
          <w:rFonts w:hint="cs"/>
          <w:rtl/>
        </w:rPr>
        <w:t>וות את</w:t>
      </w:r>
      <w:r w:rsidR="00FD4876">
        <w:rPr>
          <w:rtl/>
        </w:rPr>
        <w:t xml:space="preserve"> בת</w:t>
      </w:r>
      <w:r w:rsidR="00995DD7">
        <w:rPr>
          <w:rFonts w:hint="cs"/>
          <w:rtl/>
        </w:rPr>
        <w:t xml:space="preserve"> </w:t>
      </w:r>
      <w:r w:rsidR="005F7AD7" w:rsidRPr="00CD067C">
        <w:rPr>
          <w:rtl/>
        </w:rPr>
        <w:t xml:space="preserve">הדודה </w:t>
      </w:r>
      <w:r>
        <w:rPr>
          <w:rFonts w:hint="cs"/>
          <w:rtl/>
        </w:rPr>
        <w:t>בת-אל לאסוף</w:t>
      </w:r>
      <w:r w:rsidR="005F7AD7" w:rsidRPr="00CD067C">
        <w:rPr>
          <w:rtl/>
        </w:rPr>
        <w:t xml:space="preserve"> בגדים מהניקוי היבש</w:t>
      </w:r>
      <w:r w:rsidR="008519F7">
        <w:rPr>
          <w:rFonts w:hint="cs"/>
          <w:rtl/>
        </w:rPr>
        <w:t xml:space="preserve"> [</w:t>
      </w:r>
      <w:r w:rsidR="005F7AD7" w:rsidRPr="00CD067C">
        <w:rPr>
          <w:rtl/>
        </w:rPr>
        <w:t>: מעין תרגיל</w:t>
      </w:r>
      <w:r w:rsidR="00D3204F">
        <w:rPr>
          <w:rFonts w:hint="cs"/>
          <w:rtl/>
        </w:rPr>
        <w:t>-</w:t>
      </w:r>
      <w:r w:rsidR="005F7AD7" w:rsidRPr="00CD067C">
        <w:rPr>
          <w:rtl/>
        </w:rPr>
        <w:t xml:space="preserve">אומץ </w:t>
      </w:r>
      <w:r w:rsidR="00E57776" w:rsidRPr="00E57776">
        <w:rPr>
          <w:rFonts w:cs="Times New Roman"/>
          <w:rtl/>
        </w:rPr>
        <w:t xml:space="preserve">של מעבר </w:t>
      </w:r>
      <w:r>
        <w:rPr>
          <w:rFonts w:hint="cs"/>
          <w:rtl/>
        </w:rPr>
        <w:t>ב</w:t>
      </w:r>
      <w:r w:rsidR="00271F95">
        <w:rPr>
          <w:rtl/>
        </w:rPr>
        <w:t>אזור</w:t>
      </w:r>
      <w:r w:rsidR="005F7AD7" w:rsidRPr="00CD067C">
        <w:rPr>
          <w:rtl/>
        </w:rPr>
        <w:t xml:space="preserve"> האסור</w:t>
      </w:r>
      <w:r w:rsidR="00330C5B">
        <w:rPr>
          <w:rFonts w:hint="cs"/>
          <w:rtl/>
        </w:rPr>
        <w:t>,</w:t>
      </w:r>
      <w:r w:rsidR="005F7AD7" w:rsidRPr="00CD067C">
        <w:rPr>
          <w:rtl/>
        </w:rPr>
        <w:t xml:space="preserve"> בחברת </w:t>
      </w:r>
      <w:r>
        <w:rPr>
          <w:rFonts w:hint="cs"/>
          <w:rtl/>
        </w:rPr>
        <w:t>מי</w:t>
      </w:r>
      <w:r w:rsidR="005F7AD7" w:rsidRPr="00CD067C">
        <w:rPr>
          <w:rtl/>
        </w:rPr>
        <w:t xml:space="preserve"> </w:t>
      </w:r>
      <w:r>
        <w:rPr>
          <w:rFonts w:hint="cs"/>
          <w:rtl/>
        </w:rPr>
        <w:t>ש</w:t>
      </w:r>
      <w:r w:rsidR="005F7AD7" w:rsidRPr="00CD067C">
        <w:rPr>
          <w:rtl/>
        </w:rPr>
        <w:t>עבור</w:t>
      </w:r>
      <w:r>
        <w:rPr>
          <w:rFonts w:hint="cs"/>
          <w:rtl/>
        </w:rPr>
        <w:t>ה</w:t>
      </w:r>
      <w:r w:rsidR="005F7AD7" w:rsidRPr="00CD067C">
        <w:rPr>
          <w:rtl/>
        </w:rPr>
        <w:t xml:space="preserve"> </w:t>
      </w:r>
      <w:r w:rsidR="00345225">
        <w:rPr>
          <w:rFonts w:hint="cs"/>
          <w:rtl/>
        </w:rPr>
        <w:t xml:space="preserve">לא </w:t>
      </w:r>
      <w:r w:rsidR="00BC4EB4" w:rsidRPr="00CD067C">
        <w:rPr>
          <w:rtl/>
        </w:rPr>
        <w:t xml:space="preserve">היה </w:t>
      </w:r>
      <w:r w:rsidR="0001175B">
        <w:rPr>
          <w:rFonts w:hint="cs"/>
          <w:rtl/>
        </w:rPr>
        <w:t xml:space="preserve">זה מקום </w:t>
      </w:r>
      <w:r w:rsidR="00C426A7">
        <w:rPr>
          <w:rFonts w:hint="cs"/>
          <w:rtl/>
        </w:rPr>
        <w:t>מטיל</w:t>
      </w:r>
      <w:r w:rsidR="00330C5B">
        <w:rPr>
          <w:rFonts w:hint="cs"/>
          <w:rtl/>
        </w:rPr>
        <w:t>-אימה</w:t>
      </w:r>
      <w:r w:rsidR="008519F7">
        <w:rPr>
          <w:rFonts w:hint="cs"/>
          <w:rtl/>
        </w:rPr>
        <w:t>]</w:t>
      </w:r>
      <w:r w:rsidR="005F7AD7" w:rsidRPr="00CD067C">
        <w:rPr>
          <w:rtl/>
        </w:rPr>
        <w:t xml:space="preserve">. </w:t>
      </w:r>
      <w:r w:rsidR="0011565D" w:rsidRPr="0011565D">
        <w:rPr>
          <w:rFonts w:cs="Times New Roman"/>
          <w:rtl/>
        </w:rPr>
        <w:t>ב</w:t>
      </w:r>
      <w:r w:rsidR="00E57776">
        <w:rPr>
          <w:rFonts w:cs="Times New Roman" w:hint="cs"/>
          <w:rtl/>
        </w:rPr>
        <w:t>דר</w:t>
      </w:r>
      <w:r w:rsidR="00E57776" w:rsidRPr="00E57776">
        <w:rPr>
          <w:rFonts w:cs="Times New Roman"/>
          <w:rtl/>
        </w:rPr>
        <w:t>כם חזרה נתקלו ב</w:t>
      </w:r>
      <w:r w:rsidR="0011565D" w:rsidRPr="0011565D">
        <w:rPr>
          <w:rFonts w:cs="Times New Roman"/>
          <w:rtl/>
        </w:rPr>
        <w:t>הוד, ו</w:t>
      </w:r>
      <w:r w:rsidR="00E57776" w:rsidRPr="00E57776">
        <w:rPr>
          <w:rFonts w:cs="Times New Roman"/>
          <w:rtl/>
        </w:rPr>
        <w:t xml:space="preserve">בת-אל </w:t>
      </w:r>
      <w:r w:rsidR="00E206E6" w:rsidRPr="00E206E6">
        <w:rPr>
          <w:rFonts w:cs="Times New Roman"/>
          <w:rtl/>
        </w:rPr>
        <w:t xml:space="preserve">נטשה את </w:t>
      </w:r>
      <w:r w:rsidR="0011565D" w:rsidRPr="0011565D">
        <w:rPr>
          <w:rFonts w:cs="Times New Roman"/>
          <w:rtl/>
        </w:rPr>
        <w:t xml:space="preserve">אלכס </w:t>
      </w:r>
      <w:r w:rsidR="00E206E6">
        <w:rPr>
          <w:rFonts w:cs="Times New Roman" w:hint="cs"/>
          <w:rtl/>
        </w:rPr>
        <w:t>[</w:t>
      </w:r>
      <w:r w:rsidR="0011565D" w:rsidRPr="0011565D">
        <w:rPr>
          <w:rFonts w:cs="Times New Roman"/>
          <w:rtl/>
        </w:rPr>
        <w:t>נאלץ לחזור הביתה לבדו,</w:t>
      </w:r>
      <w:r w:rsidR="00E206E6">
        <w:rPr>
          <w:rFonts w:cs="Times New Roman" w:hint="cs"/>
          <w:rtl/>
        </w:rPr>
        <w:t>]</w:t>
      </w:r>
      <w:r w:rsidR="0011565D" w:rsidRPr="0011565D">
        <w:rPr>
          <w:rFonts w:cs="Times New Roman"/>
          <w:rtl/>
        </w:rPr>
        <w:t xml:space="preserve"> עם הבגדים הנקיים</w:t>
      </w:r>
      <w:r w:rsidR="00850C50" w:rsidRPr="00850C50">
        <w:rPr>
          <w:rFonts w:cs="Times New Roman"/>
          <w:rtl/>
        </w:rPr>
        <w:t>, שיפלס את דרכו הביתה לבדו</w:t>
      </w:r>
      <w:r w:rsidR="0011565D" w:rsidRPr="0011565D">
        <w:rPr>
          <w:rFonts w:cs="Times New Roman"/>
          <w:rtl/>
        </w:rPr>
        <w:t xml:space="preserve">. </w:t>
      </w:r>
      <w:r w:rsidR="00E206E6" w:rsidRPr="00E206E6">
        <w:rPr>
          <w:rFonts w:cs="Times New Roman"/>
          <w:rtl/>
        </w:rPr>
        <w:t xml:space="preserve">הייתכן </w:t>
      </w:r>
      <w:r w:rsidR="00995DD7">
        <w:rPr>
          <w:rFonts w:cs="Times New Roman" w:hint="cs"/>
          <w:rtl/>
        </w:rPr>
        <w:t>ש</w:t>
      </w:r>
      <w:r w:rsidR="00E206E6" w:rsidRPr="00E206E6">
        <w:rPr>
          <w:rFonts w:cs="Times New Roman"/>
          <w:rtl/>
        </w:rPr>
        <w:t>ילד בן עשר יתי</w:t>
      </w:r>
      <w:r w:rsidR="00995DD7">
        <w:rPr>
          <w:rFonts w:cs="Times New Roman" w:hint="cs"/>
          <w:rtl/>
        </w:rPr>
        <w:t>י</w:t>
      </w:r>
      <w:r w:rsidR="00E206E6" w:rsidRPr="00E206E6">
        <w:rPr>
          <w:rFonts w:cs="Times New Roman"/>
          <w:rtl/>
        </w:rPr>
        <w:t xml:space="preserve">רא מחציית השכונה הקטנה? </w:t>
      </w:r>
      <w:r w:rsidR="00E206E6">
        <w:rPr>
          <w:rFonts w:cs="Times New Roman" w:hint="cs"/>
          <w:rtl/>
        </w:rPr>
        <w:t>[</w:t>
      </w:r>
      <w:r w:rsidR="00E206E6" w:rsidRPr="00E206E6">
        <w:rPr>
          <w:rFonts w:cs="Times New Roman"/>
          <w:rtl/>
        </w:rPr>
        <w:t>כל הילדים הקטנים משחקים שם, כל הגברות הזקנות שבות מהמספרה, עוברים בשכונה אנשים שאין להם מושג. למה רק עליו נוסף משא הפחד?</w:t>
      </w:r>
      <w:r w:rsidR="00E206E6">
        <w:rPr>
          <w:rFonts w:cs="Times New Roman" w:hint="cs"/>
          <w:rtl/>
        </w:rPr>
        <w:t>]</w:t>
      </w:r>
      <w:r w:rsidR="00E206E6" w:rsidRPr="00E206E6">
        <w:rPr>
          <w:rFonts w:cs="Times New Roman"/>
          <w:rtl/>
        </w:rPr>
        <w:t xml:space="preserve"> כשהפחד מגיע הוא </w:t>
      </w:r>
      <w:r w:rsidR="00F97A34">
        <w:rPr>
          <w:rFonts w:cs="Times New Roman"/>
          <w:rtl/>
        </w:rPr>
        <w:t>כל כך</w:t>
      </w:r>
      <w:r w:rsidR="00E206E6" w:rsidRPr="00E206E6">
        <w:rPr>
          <w:rFonts w:cs="Times New Roman"/>
          <w:rtl/>
        </w:rPr>
        <w:t xml:space="preserve"> קר, </w:t>
      </w:r>
      <w:r w:rsidR="00F97A34">
        <w:rPr>
          <w:rFonts w:cs="Times New Roman"/>
          <w:rtl/>
        </w:rPr>
        <w:t>כל כך</w:t>
      </w:r>
      <w:r w:rsidR="00E206E6" w:rsidRPr="00E206E6">
        <w:rPr>
          <w:rFonts w:cs="Times New Roman"/>
          <w:rtl/>
        </w:rPr>
        <w:t xml:space="preserve"> חלקלק וקצְפּוֹ מרטיב כל נקבובית בגוף, הוא נוגס בלב ואלכס הרגיש בליבו הנגוס וניסה ל</w:t>
      </w:r>
      <w:r w:rsidR="00E57776" w:rsidRPr="00E57776">
        <w:rPr>
          <w:rFonts w:cs="Times New Roman"/>
          <w:rtl/>
        </w:rPr>
        <w:t>הסיר</w:t>
      </w:r>
      <w:r w:rsidR="00E206E6" w:rsidRPr="00E206E6">
        <w:rPr>
          <w:rFonts w:cs="Times New Roman"/>
          <w:rtl/>
        </w:rPr>
        <w:t xml:space="preserve"> את הפחד כי הרי </w:t>
      </w:r>
      <w:r w:rsidR="0011565D" w:rsidRPr="0011565D">
        <w:rPr>
          <w:rFonts w:cs="Times New Roman"/>
          <w:rtl/>
        </w:rPr>
        <w:t>כבר החשיך וארקדי, כמו דוב וקרנף ותנין שנרדמים כשהשמש שוקעת, בוודאי לא יארוב לו למטה</w:t>
      </w:r>
      <w:r w:rsidR="005F7AD7" w:rsidRPr="00CD067C">
        <w:rPr>
          <w:rtl/>
        </w:rPr>
        <w:t xml:space="preserve">. </w:t>
      </w:r>
    </w:p>
    <w:p w14:paraId="7BC84F42" w14:textId="77777777" w:rsidR="00CB7748" w:rsidRDefault="005F7AD7" w:rsidP="00D609D1">
      <w:pPr>
        <w:rPr>
          <w:rtl/>
        </w:rPr>
      </w:pPr>
      <w:r w:rsidRPr="00CD067C">
        <w:rPr>
          <w:rtl/>
        </w:rPr>
        <w:t>ארקדי. השם הנורא ה</w:t>
      </w:r>
      <w:r w:rsidR="00485AA4">
        <w:rPr>
          <w:rFonts w:hint="cs"/>
          <w:rtl/>
        </w:rPr>
        <w:t>יוקד</w:t>
      </w:r>
      <w:r w:rsidRPr="00CD067C">
        <w:rPr>
          <w:rtl/>
        </w:rPr>
        <w:t xml:space="preserve"> </w:t>
      </w:r>
      <w:r w:rsidR="00485AA4">
        <w:rPr>
          <w:rFonts w:hint="cs"/>
          <w:rtl/>
        </w:rPr>
        <w:t>ב</w:t>
      </w:r>
      <w:r w:rsidRPr="00CD067C">
        <w:rPr>
          <w:rtl/>
        </w:rPr>
        <w:t xml:space="preserve">ו מבפנים. </w:t>
      </w:r>
    </w:p>
    <w:p w14:paraId="61CA9578" w14:textId="5909D39B" w:rsidR="005F7AD7" w:rsidRPr="00CD067C" w:rsidRDefault="00CB7748" w:rsidP="00D609D1">
      <w:pPr>
        <w:rPr>
          <w:rtl/>
        </w:rPr>
      </w:pPr>
      <w:r>
        <w:rPr>
          <w:rFonts w:hint="cs"/>
          <w:rtl/>
        </w:rPr>
        <w:t>אלכס</w:t>
      </w:r>
      <w:r w:rsidR="00DE7B84">
        <w:rPr>
          <w:rtl/>
        </w:rPr>
        <w:t xml:space="preserve"> פנה לרחוב ושם, ליד בנין מס</w:t>
      </w:r>
      <w:r w:rsidR="00DE7B84">
        <w:rPr>
          <w:rFonts w:hint="cs"/>
          <w:rtl/>
        </w:rPr>
        <w:t>פר ארבע</w:t>
      </w:r>
      <w:r w:rsidR="00995DD7">
        <w:rPr>
          <w:rFonts w:hint="cs"/>
          <w:rtl/>
        </w:rPr>
        <w:t>,</w:t>
      </w:r>
      <w:r w:rsidR="005F7AD7" w:rsidRPr="00CD067C">
        <w:rPr>
          <w:rtl/>
        </w:rPr>
        <w:t xml:space="preserve"> הוא עמד </w:t>
      </w:r>
      <w:r w:rsidR="00995DD7">
        <w:rPr>
          <w:rFonts w:hint="cs"/>
          <w:rtl/>
        </w:rPr>
        <w:t>וה</w:t>
      </w:r>
      <w:r w:rsidR="009A3F1A">
        <w:rPr>
          <w:rFonts w:hint="cs"/>
          <w:rtl/>
        </w:rPr>
        <w:t>מתין</w:t>
      </w:r>
      <w:r w:rsidR="005F7AD7" w:rsidRPr="00CD067C">
        <w:rPr>
          <w:rtl/>
        </w:rPr>
        <w:t xml:space="preserve"> לו, ענף בידו.</w:t>
      </w:r>
    </w:p>
    <w:p w14:paraId="33D50ABD" w14:textId="10EFC29E" w:rsidR="00C87BB5" w:rsidRDefault="005F7AD7" w:rsidP="00D609D1">
      <w:pPr>
        <w:rPr>
          <w:rtl/>
        </w:rPr>
      </w:pPr>
      <w:r w:rsidRPr="00CD067C">
        <w:rPr>
          <w:rtl/>
        </w:rPr>
        <w:t>ארקדי בוודאי ראה אותו מהמרפסת וירד לחכות לו בחוץ. כשאלכס שילם במכבסה הוא לא ידע שבאותו רגע ארקדי ב</w:t>
      </w:r>
      <w:r w:rsidR="00C87BB5">
        <w:rPr>
          <w:rFonts w:hint="cs"/>
          <w:rtl/>
        </w:rPr>
        <w:t>ו</w:t>
      </w:r>
      <w:r w:rsidRPr="00C87BB5">
        <w:rPr>
          <w:rtl/>
        </w:rPr>
        <w:t>חר ענ</w:t>
      </w:r>
      <w:r w:rsidRPr="00CD067C">
        <w:rPr>
          <w:rtl/>
        </w:rPr>
        <w:t xml:space="preserve">ף גדול שכמה </w:t>
      </w:r>
      <w:r w:rsidR="00D609D1">
        <w:rPr>
          <w:rFonts w:hint="cs"/>
          <w:rtl/>
        </w:rPr>
        <w:t>זמורות דקות מתפצלות</w:t>
      </w:r>
      <w:r w:rsidRPr="00CD067C">
        <w:rPr>
          <w:rtl/>
        </w:rPr>
        <w:t xml:space="preserve"> ממנו, חושב עליו, ע</w:t>
      </w:r>
      <w:r w:rsidR="00DE7B84">
        <w:rPr>
          <w:rtl/>
        </w:rPr>
        <w:t>ל אלכס, בשעה שאלכס</w:t>
      </w:r>
      <w:r w:rsidR="006C6CCD">
        <w:rPr>
          <w:rFonts w:hint="cs"/>
          <w:rtl/>
        </w:rPr>
        <w:t xml:space="preserve"> מ</w:t>
      </w:r>
      <w:r w:rsidR="00995DD7">
        <w:rPr>
          <w:rFonts w:hint="cs"/>
          <w:rtl/>
        </w:rPr>
        <w:t>ו</w:t>
      </w:r>
      <w:r w:rsidR="006C6CCD">
        <w:rPr>
          <w:rFonts w:hint="cs"/>
          <w:rtl/>
        </w:rPr>
        <w:t>נה לאיטו את השטרות הזרים</w:t>
      </w:r>
      <w:r w:rsidR="00DE7B84">
        <w:rPr>
          <w:rtl/>
        </w:rPr>
        <w:t xml:space="preserve"> </w:t>
      </w:r>
      <w:r w:rsidR="006C6CCD">
        <w:rPr>
          <w:rFonts w:hint="cs"/>
          <w:rtl/>
        </w:rPr>
        <w:t>ו</w:t>
      </w:r>
      <w:r w:rsidR="00DE7B84">
        <w:rPr>
          <w:rtl/>
        </w:rPr>
        <w:t xml:space="preserve">כלל לא </w:t>
      </w:r>
      <w:r w:rsidR="00485AA4">
        <w:rPr>
          <w:rFonts w:hint="cs"/>
          <w:rtl/>
        </w:rPr>
        <w:t>נ</w:t>
      </w:r>
      <w:r w:rsidR="00995DD7">
        <w:rPr>
          <w:rFonts w:hint="cs"/>
          <w:rtl/>
        </w:rPr>
        <w:t>ו</w:t>
      </w:r>
      <w:r w:rsidR="00485AA4">
        <w:rPr>
          <w:rFonts w:hint="cs"/>
          <w:rtl/>
        </w:rPr>
        <w:t xml:space="preserve">תן </w:t>
      </w:r>
      <w:r w:rsidR="0001175B">
        <w:rPr>
          <w:rFonts w:hint="cs"/>
          <w:rtl/>
        </w:rPr>
        <w:t xml:space="preserve">עליו </w:t>
      </w:r>
      <w:r w:rsidR="00485AA4">
        <w:rPr>
          <w:rFonts w:hint="cs"/>
          <w:rtl/>
        </w:rPr>
        <w:t>דעתו</w:t>
      </w:r>
      <w:r w:rsidRPr="00CD067C">
        <w:rPr>
          <w:rtl/>
        </w:rPr>
        <w:t xml:space="preserve">. </w:t>
      </w:r>
      <w:r w:rsidR="00C87BB5">
        <w:rPr>
          <w:rFonts w:hint="cs"/>
          <w:rtl/>
        </w:rPr>
        <w:t>[</w:t>
      </w:r>
      <w:r w:rsidRPr="00CD067C">
        <w:rPr>
          <w:rtl/>
        </w:rPr>
        <w:t>ולכן הוא נענש, הוא מוכרח לחשוב על ארקדי כל הזמן.</w:t>
      </w:r>
      <w:r w:rsidR="00C87BB5">
        <w:rPr>
          <w:rFonts w:hint="cs"/>
          <w:rtl/>
        </w:rPr>
        <w:t>]</w:t>
      </w:r>
      <w:r w:rsidRPr="00CD067C">
        <w:rPr>
          <w:rtl/>
        </w:rPr>
        <w:t xml:space="preserve"> </w:t>
      </w:r>
    </w:p>
    <w:p w14:paraId="0F09CEF4" w14:textId="611896B3" w:rsidR="005F7AD7" w:rsidRPr="00CD067C" w:rsidRDefault="005F7AD7" w:rsidP="005D1518">
      <w:pPr>
        <w:rPr>
          <w:rtl/>
        </w:rPr>
      </w:pPr>
      <w:r w:rsidRPr="00CD067C">
        <w:rPr>
          <w:rtl/>
        </w:rPr>
        <w:t xml:space="preserve">אלכס החיש את צעדיו, מתבייש מעצמו, מתבייש לרוץ ולברוח, </w:t>
      </w:r>
      <w:r w:rsidR="00CA5334">
        <w:rPr>
          <w:rFonts w:hint="cs"/>
          <w:rtl/>
        </w:rPr>
        <w:t xml:space="preserve">תנין הוא חיית לילה </w:t>
      </w:r>
      <w:r w:rsidR="00E935C5">
        <w:rPr>
          <w:rFonts w:hint="cs"/>
          <w:rtl/>
        </w:rPr>
        <w:t>בעצם</w:t>
      </w:r>
      <w:r w:rsidR="00CA5334">
        <w:rPr>
          <w:rFonts w:hint="cs"/>
          <w:rtl/>
        </w:rPr>
        <w:t xml:space="preserve">, גם קוברה, </w:t>
      </w:r>
      <w:r w:rsidRPr="00CD067C">
        <w:rPr>
          <w:rtl/>
        </w:rPr>
        <w:t>וארקדי רדף אחריו וחסם את דרכו.</w:t>
      </w:r>
    </w:p>
    <w:p w14:paraId="06551566" w14:textId="3F5634B4" w:rsidR="005F7AD7" w:rsidRPr="00CD067C" w:rsidRDefault="005F7AD7" w:rsidP="00DE7B84">
      <w:pPr>
        <w:rPr>
          <w:rtl/>
        </w:rPr>
      </w:pPr>
      <w:r w:rsidRPr="00CD067C">
        <w:rPr>
          <w:rtl/>
        </w:rPr>
        <w:t xml:space="preserve">אלכס עצר, וארקדי הצליף </w:t>
      </w:r>
      <w:r w:rsidR="00467574">
        <w:rPr>
          <w:rFonts w:hint="cs"/>
          <w:rtl/>
        </w:rPr>
        <w:t xml:space="preserve">על </w:t>
      </w:r>
      <w:r w:rsidRPr="00CD067C">
        <w:rPr>
          <w:rtl/>
        </w:rPr>
        <w:t>זרועו.</w:t>
      </w:r>
      <w:r w:rsidR="00DE7B84">
        <w:rPr>
          <w:rFonts w:hint="cs"/>
          <w:rtl/>
        </w:rPr>
        <w:t xml:space="preserve"> עלים יבשים ניתקו מהענף ועופפו למדרכה.</w:t>
      </w:r>
    </w:p>
    <w:p w14:paraId="0922AAB9" w14:textId="437401B7" w:rsidR="005F7AD7" w:rsidRPr="00CD067C" w:rsidRDefault="00DE7B84" w:rsidP="00250000">
      <w:pPr>
        <w:rPr>
          <w:rtl/>
        </w:rPr>
      </w:pPr>
      <w:r>
        <w:rPr>
          <w:rtl/>
        </w:rPr>
        <w:t xml:space="preserve">"מה רוצה </w:t>
      </w:r>
      <w:r>
        <w:rPr>
          <w:rFonts w:hint="cs"/>
          <w:rtl/>
        </w:rPr>
        <w:t>אתה</w:t>
      </w:r>
      <w:r w:rsidR="005F7AD7" w:rsidRPr="00CD067C">
        <w:rPr>
          <w:rtl/>
        </w:rPr>
        <w:t>?"</w:t>
      </w:r>
      <w:r w:rsidR="00E935C5">
        <w:rPr>
          <w:rFonts w:hint="cs"/>
          <w:rtl/>
        </w:rPr>
        <w:t xml:space="preserve"> אלכס שאל בקול חנוק.</w:t>
      </w:r>
    </w:p>
    <w:p w14:paraId="11FC2552" w14:textId="34DF4BD9" w:rsidR="005F7AD7" w:rsidRPr="00CD067C" w:rsidRDefault="00DE7B84" w:rsidP="00D4062D">
      <w:pPr>
        <w:rPr>
          <w:rtl/>
        </w:rPr>
      </w:pPr>
      <w:r>
        <w:rPr>
          <w:rtl/>
        </w:rPr>
        <w:t>"אסור לעבור פה,"</w:t>
      </w:r>
      <w:r w:rsidR="005F7AD7" w:rsidRPr="00CD067C">
        <w:rPr>
          <w:rtl/>
        </w:rPr>
        <w:t xml:space="preserve"> ארקדי</w:t>
      </w:r>
      <w:r>
        <w:rPr>
          <w:rFonts w:hint="cs"/>
          <w:rtl/>
        </w:rPr>
        <w:t xml:space="preserve"> </w:t>
      </w:r>
      <w:r w:rsidR="00CB7748" w:rsidRPr="00CB7748">
        <w:rPr>
          <w:rFonts w:cs="Times New Roman"/>
          <w:rtl/>
        </w:rPr>
        <w:t>חזר בחומרה על הצו</w:t>
      </w:r>
      <w:r w:rsidR="005F7AD7" w:rsidRPr="00CD067C">
        <w:rPr>
          <w:rtl/>
        </w:rPr>
        <w:t>.</w:t>
      </w:r>
    </w:p>
    <w:p w14:paraId="1130716A" w14:textId="77777777" w:rsidR="005F7AD7" w:rsidRPr="00543EE1" w:rsidRDefault="005F7AD7" w:rsidP="00250000">
      <w:pPr>
        <w:rPr>
          <w:rtl/>
        </w:rPr>
      </w:pPr>
      <w:r w:rsidRPr="00543EE1">
        <w:rPr>
          <w:rtl/>
        </w:rPr>
        <w:t xml:space="preserve">"לא </w:t>
      </w:r>
      <w:r w:rsidRPr="00543EE1">
        <w:rPr>
          <w:rFonts w:hint="cs"/>
          <w:rtl/>
        </w:rPr>
        <w:t xml:space="preserve">רוצה </w:t>
      </w:r>
      <w:r w:rsidRPr="00543EE1">
        <w:rPr>
          <w:rtl/>
        </w:rPr>
        <w:t>לשחק משחקים</w:t>
      </w:r>
      <w:r w:rsidRPr="00543EE1">
        <w:rPr>
          <w:rFonts w:hint="cs"/>
          <w:rtl/>
        </w:rPr>
        <w:t xml:space="preserve"> עִמֶךְ</w:t>
      </w:r>
      <w:r w:rsidRPr="00543EE1">
        <w:rPr>
          <w:rtl/>
        </w:rPr>
        <w:t>."</w:t>
      </w:r>
    </w:p>
    <w:p w14:paraId="0A7BB2F2" w14:textId="226EA370" w:rsidR="005F7AD7" w:rsidRPr="00CD067C" w:rsidRDefault="005F7AD7" w:rsidP="005D1518">
      <w:pPr>
        <w:rPr>
          <w:rtl/>
        </w:rPr>
      </w:pPr>
      <w:r w:rsidRPr="00CD067C">
        <w:rPr>
          <w:rtl/>
        </w:rPr>
        <w:t xml:space="preserve">בתשובה, </w:t>
      </w:r>
      <w:r w:rsidR="005D1518">
        <w:rPr>
          <w:rFonts w:hint="cs"/>
          <w:rtl/>
        </w:rPr>
        <w:t>זכה ב</w:t>
      </w:r>
      <w:r w:rsidRPr="00CD067C">
        <w:rPr>
          <w:rtl/>
        </w:rPr>
        <w:t>צל</w:t>
      </w:r>
      <w:r w:rsidR="00DE7B84">
        <w:rPr>
          <w:rFonts w:hint="cs"/>
          <w:rtl/>
        </w:rPr>
        <w:t>י</w:t>
      </w:r>
      <w:r w:rsidRPr="00CD067C">
        <w:rPr>
          <w:rtl/>
        </w:rPr>
        <w:t xml:space="preserve">פה נוספת. </w:t>
      </w:r>
    </w:p>
    <w:p w14:paraId="468CB3AC" w14:textId="361DAA3B" w:rsidR="005F7AD7" w:rsidRPr="00CD067C" w:rsidRDefault="00192C6E" w:rsidP="00192C6E">
      <w:pPr>
        <w:rPr>
          <w:rtl/>
        </w:rPr>
      </w:pPr>
      <w:r>
        <w:rPr>
          <w:rtl/>
        </w:rPr>
        <w:t>"</w:t>
      </w:r>
      <w:r w:rsidR="00DE7B84">
        <w:rPr>
          <w:rFonts w:hint="cs"/>
          <w:rtl/>
        </w:rPr>
        <w:t xml:space="preserve">לא רוצה </w:t>
      </w:r>
      <w:r>
        <w:rPr>
          <w:rtl/>
        </w:rPr>
        <w:t>חבר</w:t>
      </w:r>
      <w:r w:rsidR="00143DCC">
        <w:rPr>
          <w:rFonts w:hint="cs"/>
          <w:rtl/>
        </w:rPr>
        <w:t>,</w:t>
      </w:r>
      <w:r w:rsidR="005F7AD7" w:rsidRPr="00CD067C">
        <w:rPr>
          <w:rtl/>
        </w:rPr>
        <w:t>"</w:t>
      </w:r>
      <w:r w:rsidR="00F0038B">
        <w:rPr>
          <w:rFonts w:hint="cs"/>
          <w:rtl/>
        </w:rPr>
        <w:t xml:space="preserve"> אלכס אמר, מודע לטיפשות </w:t>
      </w:r>
      <w:r w:rsidR="00870E7E">
        <w:rPr>
          <w:rFonts w:hint="cs"/>
          <w:rtl/>
        </w:rPr>
        <w:t>שב</w:t>
      </w:r>
      <w:r w:rsidR="00F0038B">
        <w:rPr>
          <w:rFonts w:hint="cs"/>
          <w:rtl/>
        </w:rPr>
        <w:t>דבריו</w:t>
      </w:r>
      <w:r w:rsidR="00C87BB5">
        <w:rPr>
          <w:rFonts w:hint="cs"/>
          <w:rtl/>
        </w:rPr>
        <w:t>.</w:t>
      </w:r>
      <w:r w:rsidR="00F0038B">
        <w:rPr>
          <w:rFonts w:hint="cs"/>
          <w:rtl/>
        </w:rPr>
        <w:t xml:space="preserve"> [כלומר </w:t>
      </w:r>
      <w:r w:rsidR="00F0038B">
        <w:rPr>
          <w:rtl/>
        </w:rPr>
        <w:t>–</w:t>
      </w:r>
      <w:r w:rsidR="00F0038B">
        <w:rPr>
          <w:rFonts w:hint="cs"/>
          <w:rtl/>
        </w:rPr>
        <w:t xml:space="preserve"> מה </w:t>
      </w:r>
      <w:r w:rsidR="004C59E0">
        <w:rPr>
          <w:rFonts w:hint="cs"/>
          <w:rtl/>
        </w:rPr>
        <w:t>פתאום</w:t>
      </w:r>
      <w:r w:rsidR="00F0038B">
        <w:rPr>
          <w:rFonts w:hint="cs"/>
          <w:rtl/>
        </w:rPr>
        <w:t xml:space="preserve"> הוא צריך להזכיר למישהו שמצליף בו שהם לא חברים???]</w:t>
      </w:r>
    </w:p>
    <w:p w14:paraId="1ED5AB72" w14:textId="77777777" w:rsidR="005F7AD7" w:rsidRPr="00CD067C" w:rsidRDefault="005F7AD7" w:rsidP="00250000">
      <w:pPr>
        <w:rPr>
          <w:rtl/>
        </w:rPr>
      </w:pPr>
      <w:r w:rsidRPr="00CD067C">
        <w:rPr>
          <w:rtl/>
        </w:rPr>
        <w:t>"חס וחלילה אתה חבר שלי."</w:t>
      </w:r>
    </w:p>
    <w:p w14:paraId="061F05B7" w14:textId="49053F21" w:rsidR="005F7AD7" w:rsidRPr="00CD067C" w:rsidRDefault="00F50F75" w:rsidP="00DE7B84">
      <w:pPr>
        <w:rPr>
          <w:rtl/>
        </w:rPr>
      </w:pPr>
      <w:r>
        <w:rPr>
          <w:rFonts w:hint="cs"/>
          <w:rtl/>
        </w:rPr>
        <w:t>כ</w:t>
      </w:r>
      <w:r w:rsidR="005F7AD7" w:rsidRPr="00CD067C">
        <w:rPr>
          <w:rtl/>
        </w:rPr>
        <w:t xml:space="preserve">פי שחשש, </w:t>
      </w:r>
      <w:r>
        <w:rPr>
          <w:rtl/>
        </w:rPr>
        <w:t xml:space="preserve">גופו </w:t>
      </w:r>
      <w:r>
        <w:rPr>
          <w:rFonts w:hint="cs"/>
          <w:rtl/>
        </w:rPr>
        <w:t>ש</w:t>
      </w:r>
      <w:r w:rsidRPr="00CD067C">
        <w:rPr>
          <w:rtl/>
        </w:rPr>
        <w:t>ס</w:t>
      </w:r>
      <w:r w:rsidR="00995DD7">
        <w:rPr>
          <w:rFonts w:hint="cs"/>
          <w:rtl/>
        </w:rPr>
        <w:t>י</w:t>
      </w:r>
      <w:r w:rsidRPr="00CD067C">
        <w:rPr>
          <w:rtl/>
        </w:rPr>
        <w:t>רב לצמוח</w:t>
      </w:r>
      <w:r w:rsidR="005F7AD7" w:rsidRPr="00CD067C">
        <w:rPr>
          <w:rtl/>
        </w:rPr>
        <w:t xml:space="preserve"> עורר בארקדי גועל</w:t>
      </w:r>
      <w:r w:rsidR="00192C6E">
        <w:rPr>
          <w:rFonts w:hint="cs"/>
          <w:rtl/>
        </w:rPr>
        <w:t>,</w:t>
      </w:r>
      <w:r w:rsidR="005F7AD7" w:rsidRPr="00CD067C">
        <w:rPr>
          <w:rtl/>
        </w:rPr>
        <w:t xml:space="preserve"> </w:t>
      </w:r>
      <w:r w:rsidR="00192C6E">
        <w:rPr>
          <w:rFonts w:hint="cs"/>
          <w:rtl/>
        </w:rPr>
        <w:t>ו</w:t>
      </w:r>
      <w:r w:rsidR="00192C6E">
        <w:rPr>
          <w:rtl/>
        </w:rPr>
        <w:t xml:space="preserve">הקיץ הישראלי לא </w:t>
      </w:r>
      <w:r w:rsidR="00192C6E">
        <w:rPr>
          <w:rFonts w:hint="cs"/>
          <w:rtl/>
        </w:rPr>
        <w:t>ה</w:t>
      </w:r>
      <w:r w:rsidR="00192C6E">
        <w:rPr>
          <w:rtl/>
        </w:rPr>
        <w:t xml:space="preserve">וסיף </w:t>
      </w:r>
      <w:r>
        <w:rPr>
          <w:rFonts w:hint="cs"/>
          <w:rtl/>
        </w:rPr>
        <w:t xml:space="preserve">לו </w:t>
      </w:r>
      <w:r w:rsidR="00192C6E">
        <w:rPr>
          <w:rtl/>
        </w:rPr>
        <w:t>חן</w:t>
      </w:r>
      <w:r w:rsidR="005F7AD7" w:rsidRPr="00CD067C">
        <w:rPr>
          <w:rtl/>
        </w:rPr>
        <w:t>: השמש החזקה מ</w:t>
      </w:r>
      <w:r w:rsidR="00995DD7">
        <w:rPr>
          <w:rFonts w:hint="cs"/>
          <w:rtl/>
        </w:rPr>
        <w:t>ָ</w:t>
      </w:r>
      <w:r w:rsidR="005F7AD7" w:rsidRPr="00CD067C">
        <w:rPr>
          <w:rtl/>
        </w:rPr>
        <w:t>חקה את גבותיו וריסיו,</w:t>
      </w:r>
      <w:r w:rsidR="005F7AD7" w:rsidRPr="00CD067C">
        <w:rPr>
          <w:rFonts w:hint="cs"/>
          <w:rtl/>
        </w:rPr>
        <w:t xml:space="preserve"> </w:t>
      </w:r>
      <w:r w:rsidR="00CB7748">
        <w:rPr>
          <w:rFonts w:hint="cs"/>
          <w:rtl/>
        </w:rPr>
        <w:t>הטיל</w:t>
      </w:r>
      <w:r w:rsidR="005F7AD7" w:rsidRPr="00CD067C">
        <w:rPr>
          <w:rtl/>
        </w:rPr>
        <w:t>ה ב</w:t>
      </w:r>
      <w:r w:rsidR="003B2198">
        <w:rPr>
          <w:rtl/>
        </w:rPr>
        <w:t>שערו</w:t>
      </w:r>
      <w:r w:rsidR="005F7AD7" w:rsidRPr="00CD067C">
        <w:rPr>
          <w:rtl/>
        </w:rPr>
        <w:t xml:space="preserve"> הבהיר גוני צהוב בוהק</w:t>
      </w:r>
      <w:r w:rsidR="00DE7B84">
        <w:rPr>
          <w:rtl/>
        </w:rPr>
        <w:t xml:space="preserve">, חרכה את עורו לכדי אדמומיות </w:t>
      </w:r>
      <w:r w:rsidR="00DE7B84">
        <w:rPr>
          <w:rFonts w:hint="cs"/>
          <w:rtl/>
        </w:rPr>
        <w:t xml:space="preserve">של </w:t>
      </w:r>
      <w:r w:rsidR="005F7AD7" w:rsidRPr="00CD067C">
        <w:rPr>
          <w:rtl/>
        </w:rPr>
        <w:t xml:space="preserve">בשר נא </w:t>
      </w:r>
      <w:r w:rsidR="00DE7B84">
        <w:rPr>
          <w:rFonts w:hint="cs"/>
          <w:rtl/>
        </w:rPr>
        <w:t xml:space="preserve">המתנדנד על אנקול </w:t>
      </w:r>
      <w:r w:rsidR="005F7AD7" w:rsidRPr="00CD067C">
        <w:rPr>
          <w:rtl/>
        </w:rPr>
        <w:t>באטליז.</w:t>
      </w:r>
    </w:p>
    <w:p w14:paraId="6F2AF407" w14:textId="3B1E8142" w:rsidR="005F7AD7" w:rsidRPr="00CD067C" w:rsidRDefault="005F7AD7" w:rsidP="005D1518">
      <w:pPr>
        <w:rPr>
          <w:rtl/>
        </w:rPr>
      </w:pPr>
      <w:r w:rsidRPr="00CD067C">
        <w:rPr>
          <w:rtl/>
        </w:rPr>
        <w:t>ואילו ארקדי,</w:t>
      </w:r>
      <w:r w:rsidR="00192C6E">
        <w:rPr>
          <w:rtl/>
        </w:rPr>
        <w:t xml:space="preserve"> </w:t>
      </w:r>
      <w:r w:rsidR="003B2198">
        <w:rPr>
          <w:rtl/>
        </w:rPr>
        <w:t>שערו</w:t>
      </w:r>
      <w:r w:rsidR="00192C6E">
        <w:rPr>
          <w:rtl/>
        </w:rPr>
        <w:t xml:space="preserve"> היה חום ורך, </w:t>
      </w:r>
      <w:r w:rsidR="00CB7748">
        <w:rPr>
          <w:rFonts w:hint="cs"/>
          <w:rtl/>
        </w:rPr>
        <w:t>ו</w:t>
      </w:r>
      <w:r w:rsidR="00192C6E">
        <w:rPr>
          <w:rtl/>
        </w:rPr>
        <w:t>רסיסי זהב נ</w:t>
      </w:r>
      <w:r w:rsidRPr="00CD067C">
        <w:rPr>
          <w:rtl/>
        </w:rPr>
        <w:t>צצו בעיניו הכהות</w:t>
      </w:r>
      <w:r w:rsidR="005D1518">
        <w:rPr>
          <w:rFonts w:hint="cs"/>
          <w:rtl/>
        </w:rPr>
        <w:t>,</w:t>
      </w:r>
      <w:r w:rsidRPr="00CD067C">
        <w:rPr>
          <w:rtl/>
        </w:rPr>
        <w:t xml:space="preserve"> המלוכסנות כמעט, כ</w:t>
      </w:r>
      <w:r w:rsidR="0066122B">
        <w:rPr>
          <w:rFonts w:hint="cs"/>
          <w:rtl/>
        </w:rPr>
        <w:t xml:space="preserve">של </w:t>
      </w:r>
      <w:r w:rsidR="005D1518">
        <w:rPr>
          <w:rtl/>
        </w:rPr>
        <w:t>אל יווני</w:t>
      </w:r>
      <w:r w:rsidR="00CB7748">
        <w:rPr>
          <w:rFonts w:hint="cs"/>
          <w:rtl/>
        </w:rPr>
        <w:t>.</w:t>
      </w:r>
      <w:r w:rsidR="005D1518">
        <w:rPr>
          <w:rtl/>
        </w:rPr>
        <w:t xml:space="preserve"> הבעתו </w:t>
      </w:r>
      <w:r w:rsidR="005D1518">
        <w:rPr>
          <w:rFonts w:hint="cs"/>
          <w:rtl/>
        </w:rPr>
        <w:t>ה</w:t>
      </w:r>
      <w:r w:rsidRPr="00CD067C">
        <w:rPr>
          <w:rtl/>
        </w:rPr>
        <w:t>ע</w:t>
      </w:r>
      <w:r w:rsidR="00DE7B84">
        <w:rPr>
          <w:rtl/>
        </w:rPr>
        <w:t xml:space="preserve">ידה </w:t>
      </w:r>
      <w:r w:rsidR="0026277B">
        <w:rPr>
          <w:rFonts w:hint="cs"/>
          <w:rtl/>
        </w:rPr>
        <w:t xml:space="preserve">על כך </w:t>
      </w:r>
      <w:r w:rsidRPr="00CD067C">
        <w:rPr>
          <w:rtl/>
        </w:rPr>
        <w:t>שגופו ונפשו ח</w:t>
      </w:r>
      <w:r w:rsidR="00DE7B84">
        <w:rPr>
          <w:rFonts w:hint="cs"/>
          <w:rtl/>
        </w:rPr>
        <w:t>ו</w:t>
      </w:r>
      <w:r w:rsidRPr="00CD067C">
        <w:rPr>
          <w:rtl/>
        </w:rPr>
        <w:t xml:space="preserve">שלו </w:t>
      </w:r>
      <w:r w:rsidR="00DE7B84">
        <w:rPr>
          <w:rFonts w:hint="cs"/>
          <w:rtl/>
        </w:rPr>
        <w:t>בייסורים</w:t>
      </w:r>
      <w:r w:rsidRPr="00CD067C">
        <w:rPr>
          <w:rtl/>
        </w:rPr>
        <w:t xml:space="preserve"> </w:t>
      </w:r>
      <w:r w:rsidR="00E57776">
        <w:rPr>
          <w:rFonts w:hint="cs"/>
          <w:rtl/>
        </w:rPr>
        <w:t xml:space="preserve">של </w:t>
      </w:r>
      <w:r w:rsidRPr="00CD067C">
        <w:rPr>
          <w:rtl/>
        </w:rPr>
        <w:t xml:space="preserve">חייל ספרטני, מי יוכל לשער אילו סודות אפלים נצר </w:t>
      </w:r>
      <w:r w:rsidR="00467574" w:rsidRPr="00467574">
        <w:rPr>
          <w:rFonts w:cs="Times New Roman"/>
          <w:rtl/>
        </w:rPr>
        <w:t>בקרבו</w:t>
      </w:r>
      <w:r w:rsidRPr="00CD067C">
        <w:rPr>
          <w:rtl/>
        </w:rPr>
        <w:t>.</w:t>
      </w:r>
    </w:p>
    <w:p w14:paraId="0B8293D5" w14:textId="1FF55529" w:rsidR="005F7AD7" w:rsidRPr="00CD067C" w:rsidRDefault="005F7AD7" w:rsidP="00D4062D">
      <w:pPr>
        <w:rPr>
          <w:rtl/>
        </w:rPr>
      </w:pPr>
      <w:r w:rsidRPr="00CD067C">
        <w:rPr>
          <w:rtl/>
        </w:rPr>
        <w:t>"</w:t>
      </w:r>
      <w:r w:rsidR="00D4062D">
        <w:rPr>
          <w:rFonts w:hint="cs"/>
          <w:rtl/>
        </w:rPr>
        <w:t>לתת</w:t>
      </w:r>
      <w:r w:rsidRPr="00CD067C">
        <w:rPr>
          <w:rtl/>
        </w:rPr>
        <w:t xml:space="preserve"> לעבור</w:t>
      </w:r>
      <w:r w:rsidR="00330C5B">
        <w:rPr>
          <w:rFonts w:hint="cs"/>
          <w:rtl/>
        </w:rPr>
        <w:t>!</w:t>
      </w:r>
      <w:r w:rsidRPr="00CD067C">
        <w:rPr>
          <w:rtl/>
        </w:rPr>
        <w:t>"</w:t>
      </w:r>
    </w:p>
    <w:p w14:paraId="2B6E1092" w14:textId="3FF7AD9A" w:rsidR="005F7AD7" w:rsidRPr="00CD067C" w:rsidRDefault="00F50F75" w:rsidP="00250000">
      <w:pPr>
        <w:rPr>
          <w:rtl/>
        </w:rPr>
      </w:pPr>
      <w:r>
        <w:rPr>
          <w:rFonts w:hint="cs"/>
          <w:rtl/>
        </w:rPr>
        <w:t>[</w:t>
      </w:r>
      <w:r w:rsidR="005F7AD7" w:rsidRPr="00CD067C">
        <w:rPr>
          <w:rtl/>
        </w:rPr>
        <w:t>ארקדי עמד מולו, מחייך וחוסם את דרכו.</w:t>
      </w:r>
      <w:r w:rsidR="00D4062D">
        <w:rPr>
          <w:rFonts w:hint="cs"/>
          <w:rtl/>
        </w:rPr>
        <w:t>]</w:t>
      </w:r>
    </w:p>
    <w:p w14:paraId="387E81BD" w14:textId="77777777" w:rsidR="005F7AD7" w:rsidRPr="00CD067C" w:rsidRDefault="00C87BB5" w:rsidP="00250000">
      <w:pPr>
        <w:rPr>
          <w:rtl/>
        </w:rPr>
      </w:pPr>
      <w:r>
        <w:rPr>
          <w:rFonts w:hint="cs"/>
          <w:rtl/>
        </w:rPr>
        <w:t>[</w:t>
      </w:r>
      <w:r w:rsidR="005F7AD7" w:rsidRPr="00CD067C">
        <w:rPr>
          <w:rtl/>
        </w:rPr>
        <w:t>אלכס הניף את רגלו בבעיטה, אבל ארקדי תפס אותה בקלות, משך אותה קדימה. אלכס נפל על גבו.</w:t>
      </w:r>
      <w:r>
        <w:rPr>
          <w:rFonts w:hint="cs"/>
          <w:rtl/>
        </w:rPr>
        <w:t>]</w:t>
      </w:r>
      <w:r w:rsidR="00F40E7E">
        <w:rPr>
          <w:rFonts w:hint="cs"/>
          <w:rtl/>
        </w:rPr>
        <w:t xml:space="preserve"> [אח"כ במגרש הכורכר אלכס עושה משהו דומה </w:t>
      </w:r>
      <w:r w:rsidR="00F40E7E">
        <w:rPr>
          <w:rtl/>
        </w:rPr>
        <w:t>–</w:t>
      </w:r>
      <w:r w:rsidR="00F40E7E">
        <w:rPr>
          <w:rFonts w:hint="cs"/>
          <w:rtl/>
        </w:rPr>
        <w:t xml:space="preserve"> לא טוב!!! צריך יותר ווריאציה]</w:t>
      </w:r>
    </w:p>
    <w:p w14:paraId="6843FB30" w14:textId="77777777" w:rsidR="005F7AD7" w:rsidRPr="00CD067C" w:rsidRDefault="00D4062D" w:rsidP="00250000">
      <w:pPr>
        <w:rPr>
          <w:rtl/>
        </w:rPr>
      </w:pPr>
      <w:r>
        <w:rPr>
          <w:rFonts w:hint="cs"/>
          <w:rtl/>
        </w:rPr>
        <w:t>[</w:t>
      </w:r>
      <w:r w:rsidR="005F7AD7" w:rsidRPr="00CD067C">
        <w:rPr>
          <w:rtl/>
        </w:rPr>
        <w:t>"לא לעבור פה יותר."</w:t>
      </w:r>
      <w:r>
        <w:rPr>
          <w:rFonts w:hint="cs"/>
          <w:rtl/>
        </w:rPr>
        <w:t>]</w:t>
      </w:r>
    </w:p>
    <w:p w14:paraId="4F87BB8B" w14:textId="204438BA" w:rsidR="00E57776" w:rsidRDefault="00C87BB5" w:rsidP="005D1518">
      <w:pPr>
        <w:rPr>
          <w:rtl/>
        </w:rPr>
      </w:pPr>
      <w:r>
        <w:rPr>
          <w:rFonts w:hint="cs"/>
          <w:rtl/>
        </w:rPr>
        <w:lastRenderedPageBreak/>
        <w:t xml:space="preserve">אלכס </w:t>
      </w:r>
      <w:r w:rsidR="00E57776" w:rsidRPr="00E57776">
        <w:rPr>
          <w:rFonts w:cs="Times New Roman"/>
          <w:rtl/>
        </w:rPr>
        <w:t>ניסה לפרוץ לעצמו דרך</w:t>
      </w:r>
      <w:r w:rsidR="00D4062D">
        <w:rPr>
          <w:rFonts w:hint="cs"/>
          <w:rtl/>
        </w:rPr>
        <w:t xml:space="preserve"> וארקדי דחף אותו</w:t>
      </w:r>
      <w:r w:rsidR="00CB7748" w:rsidRPr="00CB7748">
        <w:rPr>
          <w:rFonts w:cs="Times New Roman"/>
          <w:rtl/>
        </w:rPr>
        <w:t xml:space="preserve"> וערער את ש</w:t>
      </w:r>
      <w:r w:rsidR="00995DD7">
        <w:rPr>
          <w:rFonts w:cs="Times New Roman" w:hint="cs"/>
          <w:rtl/>
        </w:rPr>
        <w:t>י</w:t>
      </w:r>
      <w:r w:rsidR="00CB7748" w:rsidRPr="00CB7748">
        <w:rPr>
          <w:rFonts w:cs="Times New Roman"/>
          <w:rtl/>
        </w:rPr>
        <w:t>ווי משקלו</w:t>
      </w:r>
      <w:r w:rsidR="00E57776">
        <w:rPr>
          <w:rFonts w:hint="cs"/>
          <w:rtl/>
        </w:rPr>
        <w:t>.</w:t>
      </w:r>
      <w:r w:rsidR="00D4062D">
        <w:rPr>
          <w:rFonts w:hint="cs"/>
          <w:rtl/>
        </w:rPr>
        <w:t xml:space="preserve"> </w:t>
      </w:r>
      <w:r w:rsidR="00F97A34">
        <w:rPr>
          <w:rFonts w:hint="cs"/>
          <w:rtl/>
        </w:rPr>
        <w:t>כל כך</w:t>
      </w:r>
      <w:r w:rsidR="0066122B">
        <w:rPr>
          <w:rFonts w:hint="cs"/>
          <w:rtl/>
        </w:rPr>
        <w:t xml:space="preserve"> קל להפיל</w:t>
      </w:r>
      <w:r w:rsidR="00F50F75">
        <w:rPr>
          <w:rFonts w:hint="cs"/>
          <w:rtl/>
        </w:rPr>
        <w:t>ו</w:t>
      </w:r>
      <w:r w:rsidR="00E57776">
        <w:rPr>
          <w:rFonts w:hint="cs"/>
          <w:rtl/>
        </w:rPr>
        <w:t>!</w:t>
      </w:r>
      <w:r w:rsidR="0066122B">
        <w:rPr>
          <w:rFonts w:hint="cs"/>
          <w:rtl/>
        </w:rPr>
        <w:t xml:space="preserve"> </w:t>
      </w:r>
    </w:p>
    <w:p w14:paraId="13083DE0" w14:textId="7441039F" w:rsidR="005F7AD7" w:rsidRPr="00CD067C" w:rsidRDefault="00467574" w:rsidP="005D1518">
      <w:pPr>
        <w:rPr>
          <w:rtl/>
        </w:rPr>
      </w:pPr>
      <w:r w:rsidRPr="00467574">
        <w:rPr>
          <w:rFonts w:cs="Times New Roman"/>
          <w:rtl/>
        </w:rPr>
        <w:t>אלכס השתטח על המדרכה וארקדי</w:t>
      </w:r>
      <w:r>
        <w:rPr>
          <w:rFonts w:cs="Times New Roman" w:hint="cs"/>
          <w:rtl/>
        </w:rPr>
        <w:t xml:space="preserve"> </w:t>
      </w:r>
      <w:r w:rsidR="00F50F75">
        <w:rPr>
          <w:rFonts w:hint="cs"/>
          <w:rtl/>
        </w:rPr>
        <w:t>הוא הצליף</w:t>
      </w:r>
      <w:r w:rsidR="00351BEC">
        <w:rPr>
          <w:rFonts w:hint="cs"/>
          <w:rtl/>
        </w:rPr>
        <w:t xml:space="preserve"> </w:t>
      </w:r>
      <w:r w:rsidR="00F50F75">
        <w:rPr>
          <w:rFonts w:hint="cs"/>
          <w:rtl/>
        </w:rPr>
        <w:t xml:space="preserve">עם </w:t>
      </w:r>
      <w:r w:rsidR="00351BEC">
        <w:rPr>
          <w:rFonts w:hint="cs"/>
          <w:rtl/>
        </w:rPr>
        <w:t xml:space="preserve">הענף </w:t>
      </w:r>
      <w:r>
        <w:rPr>
          <w:rFonts w:hint="cs"/>
          <w:rtl/>
        </w:rPr>
        <w:t xml:space="preserve">על </w:t>
      </w:r>
      <w:r w:rsidR="005F7AD7" w:rsidRPr="00CD067C">
        <w:rPr>
          <w:rtl/>
        </w:rPr>
        <w:t>ע</w:t>
      </w:r>
      <w:r w:rsidR="00995DD7">
        <w:rPr>
          <w:rFonts w:hint="cs"/>
          <w:rtl/>
        </w:rPr>
        <w:t>ו</w:t>
      </w:r>
      <w:r w:rsidR="005F7AD7" w:rsidRPr="00CD067C">
        <w:rPr>
          <w:rtl/>
        </w:rPr>
        <w:t xml:space="preserve">רפו, </w:t>
      </w:r>
      <w:r>
        <w:rPr>
          <w:rFonts w:hint="cs"/>
          <w:rtl/>
        </w:rPr>
        <w:t xml:space="preserve">על </w:t>
      </w:r>
      <w:r w:rsidR="005F7AD7" w:rsidRPr="00CD067C">
        <w:rPr>
          <w:rtl/>
        </w:rPr>
        <w:t xml:space="preserve">גבו, </w:t>
      </w:r>
      <w:r>
        <w:rPr>
          <w:rFonts w:hint="cs"/>
          <w:rtl/>
        </w:rPr>
        <w:t xml:space="preserve">על </w:t>
      </w:r>
      <w:r w:rsidR="005F7AD7" w:rsidRPr="00CD067C">
        <w:rPr>
          <w:rtl/>
        </w:rPr>
        <w:t xml:space="preserve">רגליו. </w:t>
      </w:r>
      <w:r w:rsidR="00D4062D" w:rsidRPr="00CD067C">
        <w:rPr>
          <w:rtl/>
        </w:rPr>
        <w:t xml:space="preserve">הרחוב היה נטוש. מכונית לא עברה, תריסי הדירות היו מוגפים </w:t>
      </w:r>
      <w:r w:rsidR="00CB7748" w:rsidRPr="00CD067C">
        <w:rPr>
          <w:rtl/>
        </w:rPr>
        <w:t xml:space="preserve">ברובם </w:t>
      </w:r>
      <w:r w:rsidR="00D4062D" w:rsidRPr="00CD067C">
        <w:rPr>
          <w:rtl/>
        </w:rPr>
        <w:t>וזמזום המזגנים שקע לתוך החש</w:t>
      </w:r>
      <w:r w:rsidR="00CB7748">
        <w:rPr>
          <w:rFonts w:hint="cs"/>
          <w:rtl/>
        </w:rPr>
        <w:t>כה</w:t>
      </w:r>
      <w:r w:rsidR="00D4062D" w:rsidRPr="00CD067C">
        <w:rPr>
          <w:rtl/>
        </w:rPr>
        <w:t>.</w:t>
      </w:r>
      <w:r w:rsidR="00D4062D">
        <w:rPr>
          <w:rFonts w:hint="cs"/>
          <w:rtl/>
        </w:rPr>
        <w:t xml:space="preserve"> </w:t>
      </w:r>
      <w:r w:rsidR="0066122B">
        <w:rPr>
          <w:rFonts w:hint="cs"/>
          <w:rtl/>
        </w:rPr>
        <w:t>אלכס</w:t>
      </w:r>
      <w:r w:rsidR="00C87BB5">
        <w:rPr>
          <w:rFonts w:hint="cs"/>
          <w:rtl/>
        </w:rPr>
        <w:t xml:space="preserve"> ה</w:t>
      </w:r>
      <w:r w:rsidR="005F7AD7" w:rsidRPr="00CD067C">
        <w:rPr>
          <w:rtl/>
        </w:rPr>
        <w:t>תכד</w:t>
      </w:r>
      <w:r w:rsidR="00F0038B">
        <w:rPr>
          <w:rtl/>
        </w:rPr>
        <w:t>רר לתנוחה עוברית. לא ארקדי ה</w:t>
      </w:r>
      <w:r w:rsidR="00F0038B">
        <w:rPr>
          <w:rFonts w:hint="cs"/>
          <w:rtl/>
        </w:rPr>
        <w:t>צליף</w:t>
      </w:r>
      <w:r w:rsidR="005F7AD7" w:rsidRPr="00CD067C">
        <w:rPr>
          <w:rtl/>
        </w:rPr>
        <w:t xml:space="preserve"> </w:t>
      </w:r>
      <w:r w:rsidR="00F0038B">
        <w:rPr>
          <w:rFonts w:hint="cs"/>
          <w:rtl/>
        </w:rPr>
        <w:t>ב</w:t>
      </w:r>
      <w:r w:rsidR="005F7AD7" w:rsidRPr="00CD067C">
        <w:rPr>
          <w:rtl/>
        </w:rPr>
        <w:t xml:space="preserve">ו, רק הענף. </w:t>
      </w:r>
    </w:p>
    <w:p w14:paraId="3E3A8142" w14:textId="77777777" w:rsidR="005F7AD7" w:rsidRPr="00CD067C" w:rsidRDefault="005F7AD7" w:rsidP="00250000">
      <w:pPr>
        <w:rPr>
          <w:rtl/>
        </w:rPr>
      </w:pPr>
      <w:r w:rsidRPr="00CD067C">
        <w:rPr>
          <w:rtl/>
        </w:rPr>
        <w:t>"פחדן. לקום."</w:t>
      </w:r>
    </w:p>
    <w:p w14:paraId="657D945F" w14:textId="7E987F3D" w:rsidR="005F7AD7" w:rsidRPr="00CD067C" w:rsidRDefault="005F7AD7" w:rsidP="00250000">
      <w:pPr>
        <w:rPr>
          <w:rtl/>
        </w:rPr>
      </w:pPr>
      <w:r w:rsidRPr="00CD067C">
        <w:rPr>
          <w:rtl/>
        </w:rPr>
        <w:t>אלכס קם</w:t>
      </w:r>
      <w:r w:rsidR="00E57776" w:rsidRPr="00E57776">
        <w:rPr>
          <w:rtl/>
        </w:rPr>
        <w:t xml:space="preserve"> </w:t>
      </w:r>
      <w:r w:rsidR="00E57776" w:rsidRPr="00E57776">
        <w:rPr>
          <w:rFonts w:cs="Times New Roman"/>
          <w:rtl/>
        </w:rPr>
        <w:t>איכשהו</w:t>
      </w:r>
      <w:r w:rsidRPr="00CD067C">
        <w:rPr>
          <w:rtl/>
        </w:rPr>
        <w:t xml:space="preserve"> לעמידה, ראשו סחרחר.</w:t>
      </w:r>
    </w:p>
    <w:p w14:paraId="1DB1E0B9" w14:textId="33452236" w:rsidR="00C87BB5" w:rsidRDefault="005F7AD7" w:rsidP="00250000">
      <w:pPr>
        <w:rPr>
          <w:rtl/>
        </w:rPr>
      </w:pPr>
      <w:r w:rsidRPr="00CD067C">
        <w:rPr>
          <w:rtl/>
        </w:rPr>
        <w:t xml:space="preserve">ארקדי אחז בו בסנטרו, </w:t>
      </w:r>
      <w:r w:rsidR="00F40E7E">
        <w:rPr>
          <w:rFonts w:hint="cs"/>
          <w:rtl/>
        </w:rPr>
        <w:t xml:space="preserve">[זה לא טוב, כי </w:t>
      </w:r>
      <w:r w:rsidR="00483BB1">
        <w:rPr>
          <w:rFonts w:hint="cs"/>
          <w:rtl/>
        </w:rPr>
        <w:t>הכול</w:t>
      </w:r>
      <w:r w:rsidR="00F40E7E">
        <w:rPr>
          <w:rFonts w:hint="cs"/>
          <w:rtl/>
        </w:rPr>
        <w:t xml:space="preserve"> דרך נק' מבטו של אלכס </w:t>
      </w:r>
      <w:r w:rsidR="00F40E7E">
        <w:rPr>
          <w:rtl/>
        </w:rPr>
        <w:t>–</w:t>
      </w:r>
      <w:r w:rsidR="00F40E7E">
        <w:rPr>
          <w:rFonts w:hint="cs"/>
          <w:rtl/>
        </w:rPr>
        <w:t xml:space="preserve"> ו</w:t>
      </w:r>
      <w:r w:rsidR="004C59E0">
        <w:rPr>
          <w:rFonts w:hint="cs"/>
          <w:rtl/>
        </w:rPr>
        <w:t>פתאום</w:t>
      </w:r>
      <w:r w:rsidR="00F40E7E">
        <w:rPr>
          <w:rFonts w:hint="cs"/>
          <w:rtl/>
        </w:rPr>
        <w:t xml:space="preserve"> ארקדי??] </w:t>
      </w:r>
      <w:r w:rsidRPr="00CD067C">
        <w:rPr>
          <w:rtl/>
        </w:rPr>
        <w:t xml:space="preserve">פניו מעוותות בבוז. "ילד של </w:t>
      </w:r>
      <w:r w:rsidR="001C5A04">
        <w:rPr>
          <w:rtl/>
        </w:rPr>
        <w:t>אימא</w:t>
      </w:r>
      <w:r w:rsidR="00CB7748">
        <w:rPr>
          <w:rFonts w:hint="cs"/>
          <w:rtl/>
        </w:rPr>
        <w:t>.</w:t>
      </w:r>
      <w:r w:rsidRPr="00CD067C">
        <w:rPr>
          <w:rtl/>
        </w:rPr>
        <w:t xml:space="preserve">" </w:t>
      </w:r>
    </w:p>
    <w:p w14:paraId="4C06D560" w14:textId="385A51FE" w:rsidR="00C87BB5" w:rsidRDefault="00C87BB5" w:rsidP="00250000">
      <w:pPr>
        <w:rPr>
          <w:rtl/>
        </w:rPr>
      </w:pPr>
      <w:r>
        <w:rPr>
          <w:rFonts w:hint="cs"/>
          <w:rtl/>
        </w:rPr>
        <w:t xml:space="preserve">"איזה </w:t>
      </w:r>
      <w:r w:rsidR="001C5A04">
        <w:rPr>
          <w:rFonts w:hint="cs"/>
          <w:rtl/>
        </w:rPr>
        <w:t>אימא</w:t>
      </w:r>
      <w:r>
        <w:rPr>
          <w:rFonts w:hint="cs"/>
          <w:rtl/>
        </w:rPr>
        <w:t>?"</w:t>
      </w:r>
    </w:p>
    <w:p w14:paraId="3D34983F" w14:textId="5F040E76" w:rsidR="005F7AD7" w:rsidRDefault="00CA6DE9" w:rsidP="005D1518">
      <w:pPr>
        <w:rPr>
          <w:rtl/>
        </w:rPr>
      </w:pPr>
      <w:r>
        <w:rPr>
          <w:rFonts w:hint="cs"/>
          <w:rtl/>
        </w:rPr>
        <w:t xml:space="preserve">ארקדי נשף בבוז. </w:t>
      </w:r>
      <w:r w:rsidR="005F7AD7" w:rsidRPr="00CD067C">
        <w:rPr>
          <w:rFonts w:hint="cs"/>
          <w:rtl/>
        </w:rPr>
        <w:t>כל העולם, כולם מוגנים היטב משני הכיוונים: מקדימה על ידי אבא ומאחורה על</w:t>
      </w:r>
      <w:r w:rsidR="0066122B">
        <w:rPr>
          <w:rFonts w:hint="cs"/>
          <w:rtl/>
        </w:rPr>
        <w:t xml:space="preserve"> ידי </w:t>
      </w:r>
      <w:r w:rsidR="001C5A04">
        <w:rPr>
          <w:rFonts w:hint="cs"/>
          <w:rtl/>
        </w:rPr>
        <w:t>אימא</w:t>
      </w:r>
      <w:r w:rsidR="0066122B">
        <w:rPr>
          <w:rFonts w:hint="cs"/>
          <w:rtl/>
        </w:rPr>
        <w:t xml:space="preserve">. רק ארקדי </w:t>
      </w:r>
      <w:r w:rsidR="005D1518">
        <w:rPr>
          <w:rFonts w:hint="cs"/>
          <w:rtl/>
        </w:rPr>
        <w:t>אינו</w:t>
      </w:r>
      <w:r w:rsidR="0066122B">
        <w:rPr>
          <w:rFonts w:hint="cs"/>
          <w:rtl/>
        </w:rPr>
        <w:t xml:space="preserve"> מוגן</w:t>
      </w:r>
      <w:r w:rsidR="00D4062D">
        <w:rPr>
          <w:rFonts w:hint="cs"/>
          <w:rtl/>
        </w:rPr>
        <w:t xml:space="preserve">, </w:t>
      </w:r>
      <w:r w:rsidR="00351BEC">
        <w:rPr>
          <w:rFonts w:hint="cs"/>
          <w:rtl/>
        </w:rPr>
        <w:t>ה</w:t>
      </w:r>
      <w:r w:rsidR="00D4062D">
        <w:rPr>
          <w:rFonts w:hint="cs"/>
          <w:rtl/>
        </w:rPr>
        <w:t>גדר</w:t>
      </w:r>
      <w:r>
        <w:rPr>
          <w:rFonts w:hint="cs"/>
          <w:rtl/>
        </w:rPr>
        <w:t xml:space="preserve">[האחורית] </w:t>
      </w:r>
      <w:r w:rsidR="005F7AD7" w:rsidRPr="00CD067C">
        <w:rPr>
          <w:rFonts w:hint="cs"/>
          <w:rtl/>
        </w:rPr>
        <w:t>שכיתרה אותו מאחו</w:t>
      </w:r>
      <w:r w:rsidR="00D4062D">
        <w:rPr>
          <w:rFonts w:hint="cs"/>
          <w:rtl/>
        </w:rPr>
        <w:t xml:space="preserve">ר ניתקה </w:t>
      </w:r>
      <w:r w:rsidR="005F7AD7" w:rsidRPr="00CD067C">
        <w:rPr>
          <w:rFonts w:hint="cs"/>
          <w:rtl/>
        </w:rPr>
        <w:t xml:space="preserve">ונפלה מטה, לתהום. </w:t>
      </w:r>
      <w:r w:rsidR="005F7AD7" w:rsidRPr="00CD067C">
        <w:rPr>
          <w:rtl/>
        </w:rPr>
        <w:t xml:space="preserve">"ילד </w:t>
      </w:r>
      <w:r w:rsidR="00F97A34">
        <w:rPr>
          <w:rtl/>
        </w:rPr>
        <w:t>כל כך</w:t>
      </w:r>
      <w:r w:rsidR="005F7AD7" w:rsidRPr="00CD067C">
        <w:rPr>
          <w:rtl/>
        </w:rPr>
        <w:t xml:space="preserve"> יפה של </w:t>
      </w:r>
      <w:r w:rsidR="001C5A04">
        <w:rPr>
          <w:rtl/>
        </w:rPr>
        <w:t>אימא</w:t>
      </w:r>
      <w:r w:rsidR="005F7AD7" w:rsidRPr="00CD067C">
        <w:rPr>
          <w:rtl/>
        </w:rPr>
        <w:t xml:space="preserve">." </w:t>
      </w:r>
      <w:r w:rsidR="00BE1366">
        <w:rPr>
          <w:rFonts w:hint="cs"/>
          <w:rtl/>
        </w:rPr>
        <w:t xml:space="preserve">האם נותרו </w:t>
      </w:r>
      <w:r w:rsidR="00467574">
        <w:rPr>
          <w:rFonts w:hint="cs"/>
          <w:rtl/>
        </w:rPr>
        <w:t xml:space="preserve">עוד </w:t>
      </w:r>
      <w:r w:rsidR="00BE1366">
        <w:rPr>
          <w:rFonts w:hint="cs"/>
          <w:rtl/>
        </w:rPr>
        <w:t xml:space="preserve">אימהות בעולם? כי </w:t>
      </w:r>
      <w:r w:rsidR="001C5A04">
        <w:rPr>
          <w:rFonts w:hint="cs"/>
          <w:rtl/>
        </w:rPr>
        <w:t>אימא</w:t>
      </w:r>
      <w:r w:rsidR="00BE1366">
        <w:rPr>
          <w:rFonts w:hint="cs"/>
          <w:rtl/>
        </w:rPr>
        <w:t xml:space="preserve"> </w:t>
      </w:r>
      <w:r w:rsidR="00BE1366">
        <w:rPr>
          <w:rtl/>
        </w:rPr>
        <w:t>–</w:t>
      </w:r>
      <w:r w:rsidR="00BE1366">
        <w:rPr>
          <w:rFonts w:hint="cs"/>
          <w:rtl/>
        </w:rPr>
        <w:t xml:space="preserve"> אין עוד. ואימהות </w:t>
      </w:r>
      <w:r w:rsidR="00BE1366">
        <w:rPr>
          <w:rtl/>
        </w:rPr>
        <w:t>–</w:t>
      </w:r>
      <w:r w:rsidR="00BE1366">
        <w:rPr>
          <w:rFonts w:hint="cs"/>
          <w:rtl/>
        </w:rPr>
        <w:t xml:space="preserve"> יש? "ילד </w:t>
      </w:r>
      <w:r w:rsidR="00F97A34">
        <w:rPr>
          <w:rFonts w:hint="cs"/>
          <w:rtl/>
        </w:rPr>
        <w:t>כל כך</w:t>
      </w:r>
      <w:r w:rsidR="00BE1366">
        <w:rPr>
          <w:rFonts w:hint="cs"/>
          <w:rtl/>
        </w:rPr>
        <w:t xml:space="preserve"> יפה." </w:t>
      </w:r>
      <w:r w:rsidR="00D4062D">
        <w:rPr>
          <w:rtl/>
        </w:rPr>
        <w:t xml:space="preserve">הוא </w:t>
      </w:r>
      <w:r w:rsidR="005F7AD7" w:rsidRPr="00CD067C">
        <w:rPr>
          <w:rtl/>
        </w:rPr>
        <w:t xml:space="preserve">סטר </w:t>
      </w:r>
      <w:r w:rsidR="00E57776" w:rsidRPr="00E57776">
        <w:rPr>
          <w:rFonts w:cs="Times New Roman"/>
          <w:rtl/>
        </w:rPr>
        <w:t xml:space="preserve">לו </w:t>
      </w:r>
      <w:r w:rsidR="005F7AD7" w:rsidRPr="00CD067C">
        <w:rPr>
          <w:rtl/>
        </w:rPr>
        <w:t>סטירה מצלצלת על לחיו. "לרוץ הביתה, לספר ל</w:t>
      </w:r>
      <w:r w:rsidR="001C5A04">
        <w:rPr>
          <w:rtl/>
        </w:rPr>
        <w:t>אימא</w:t>
      </w:r>
      <w:r w:rsidR="005F7AD7" w:rsidRPr="00CD067C">
        <w:rPr>
          <w:rtl/>
        </w:rPr>
        <w:t>," הוא אמר. "לספר אותי ל</w:t>
      </w:r>
      <w:r w:rsidR="001C5A04">
        <w:rPr>
          <w:rtl/>
        </w:rPr>
        <w:t>אימא</w:t>
      </w:r>
      <w:r w:rsidR="005F7AD7" w:rsidRPr="00CD067C">
        <w:rPr>
          <w:rtl/>
        </w:rPr>
        <w:t>."</w:t>
      </w:r>
    </w:p>
    <w:p w14:paraId="25C17098" w14:textId="57C3B528" w:rsidR="005F7AD7" w:rsidRPr="00543EE1" w:rsidRDefault="005F7AD7" w:rsidP="005D1518">
      <w:pPr>
        <w:rPr>
          <w:rtl/>
        </w:rPr>
      </w:pPr>
      <w:r w:rsidRPr="00543EE1">
        <w:rPr>
          <w:rtl/>
        </w:rPr>
        <w:t xml:space="preserve">גופו של אלכס רעד מכאב והשפלה. "היא לא </w:t>
      </w:r>
      <w:r w:rsidR="001C5A04">
        <w:rPr>
          <w:rtl/>
        </w:rPr>
        <w:t>אימא</w:t>
      </w:r>
      <w:r w:rsidRPr="00543EE1">
        <w:rPr>
          <w:rtl/>
        </w:rPr>
        <w:t>," הוא אמר כש</w:t>
      </w:r>
      <w:r w:rsidR="00351BEC" w:rsidRPr="00543EE1">
        <w:rPr>
          <w:rtl/>
        </w:rPr>
        <w:t>התכופף בקושי להרים את שקית הניקוי היבש.</w:t>
      </w:r>
      <w:r w:rsidRPr="00543EE1">
        <w:rPr>
          <w:rtl/>
        </w:rPr>
        <w:t xml:space="preserve"> "היא דודה." </w:t>
      </w:r>
    </w:p>
    <w:p w14:paraId="09094A8B" w14:textId="77777777" w:rsidR="005F7AD7" w:rsidRPr="00CD067C" w:rsidRDefault="005F7AD7" w:rsidP="00250000">
      <w:pPr>
        <w:rPr>
          <w:rtl/>
        </w:rPr>
      </w:pPr>
    </w:p>
    <w:p w14:paraId="447D695F" w14:textId="004E1BC0" w:rsidR="005F7AD7" w:rsidRPr="00CD067C" w:rsidRDefault="005F7AD7" w:rsidP="00250000">
      <w:pPr>
        <w:rPr>
          <w:rtl/>
        </w:rPr>
      </w:pPr>
      <w:r w:rsidRPr="00CD067C">
        <w:rPr>
          <w:rtl/>
        </w:rPr>
        <w:t xml:space="preserve">"מה קרה </w:t>
      </w:r>
      <w:r w:rsidR="00F06A3F">
        <w:rPr>
          <w:rtl/>
        </w:rPr>
        <w:t>עכשיו</w:t>
      </w:r>
      <w:r w:rsidRPr="00CD067C">
        <w:rPr>
          <w:rtl/>
        </w:rPr>
        <w:t>?" הדודה</w:t>
      </w:r>
      <w:bookmarkStart w:id="36" w:name="_Hlk532972712"/>
      <w:r w:rsidR="00CB7748">
        <w:rPr>
          <w:rFonts w:hint="cs"/>
          <w:rtl/>
        </w:rPr>
        <w:t xml:space="preserve"> סקרה את החבלות החדשות</w:t>
      </w:r>
      <w:bookmarkEnd w:id="36"/>
      <w:r w:rsidRPr="00CD067C">
        <w:rPr>
          <w:rtl/>
        </w:rPr>
        <w:t>.</w:t>
      </w:r>
    </w:p>
    <w:p w14:paraId="1A40482B" w14:textId="77777777" w:rsidR="005F7AD7" w:rsidRPr="00CD067C" w:rsidRDefault="005F7AD7" w:rsidP="00250000">
      <w:pPr>
        <w:rPr>
          <w:rtl/>
        </w:rPr>
      </w:pPr>
      <w:r w:rsidRPr="00CD067C">
        <w:rPr>
          <w:rtl/>
        </w:rPr>
        <w:t>"נפלתי."</w:t>
      </w:r>
    </w:p>
    <w:p w14:paraId="2F1D4741" w14:textId="32E14B93" w:rsidR="005F7AD7" w:rsidRPr="00CD067C" w:rsidRDefault="005F7AD7" w:rsidP="00250000">
      <w:pPr>
        <w:rPr>
          <w:rtl/>
        </w:rPr>
      </w:pPr>
      <w:r w:rsidRPr="00CD067C">
        <w:rPr>
          <w:rtl/>
        </w:rPr>
        <w:t>"נפלת? אי</w:t>
      </w:r>
      <w:r w:rsidR="00E57776">
        <w:rPr>
          <w:rFonts w:hint="cs"/>
          <w:rtl/>
        </w:rPr>
        <w:t>ך</w:t>
      </w:r>
      <w:r w:rsidRPr="00CD067C">
        <w:rPr>
          <w:rtl/>
        </w:rPr>
        <w:t xml:space="preserve"> נפלת?</w:t>
      </w:r>
      <w:r w:rsidR="00E57DAD">
        <w:rPr>
          <w:rFonts w:hint="cs"/>
          <w:rtl/>
        </w:rPr>
        <w:t>" סימני הסטירה בערו על לחיו בארבעה פסים אדומים.</w:t>
      </w:r>
      <w:r w:rsidRPr="00CD067C">
        <w:rPr>
          <w:rtl/>
        </w:rPr>
        <w:t xml:space="preserve"> </w:t>
      </w:r>
      <w:r w:rsidR="00E57DAD">
        <w:rPr>
          <w:rFonts w:hint="cs"/>
          <w:rtl/>
        </w:rPr>
        <w:t>"</w:t>
      </w:r>
      <w:r w:rsidRPr="00CD067C">
        <w:rPr>
          <w:rtl/>
        </w:rPr>
        <w:t>איזה מין סיפור זה</w:t>
      </w:r>
      <w:r w:rsidR="005D1518">
        <w:rPr>
          <w:rFonts w:hint="cs"/>
          <w:rtl/>
        </w:rPr>
        <w:t>,</w:t>
      </w:r>
      <w:r w:rsidRPr="00CD067C">
        <w:rPr>
          <w:rtl/>
        </w:rPr>
        <w:t xml:space="preserve"> נפלת?"</w:t>
      </w:r>
    </w:p>
    <w:p w14:paraId="5EF44708" w14:textId="38D18DDA" w:rsidR="00AF5247" w:rsidRDefault="005F7AD7" w:rsidP="00466CEF">
      <w:pPr>
        <w:rPr>
          <w:rtl/>
        </w:rPr>
      </w:pPr>
      <w:r w:rsidRPr="00CD067C">
        <w:rPr>
          <w:rtl/>
        </w:rPr>
        <w:t>"נפלתי בדרך. היה חושך."</w:t>
      </w:r>
    </w:p>
    <w:p w14:paraId="5A3BB87D" w14:textId="2631E402" w:rsidR="00466CEF" w:rsidRDefault="00466CEF" w:rsidP="00466CEF">
      <w:pPr>
        <w:rPr>
          <w:rtl/>
        </w:rPr>
      </w:pPr>
    </w:p>
    <w:p w14:paraId="6304DC11" w14:textId="14D22630" w:rsidR="008455AF" w:rsidRDefault="008455AF" w:rsidP="008455AF">
      <w:pPr>
        <w:pStyle w:val="Heading3"/>
        <w:rPr>
          <w:rtl/>
        </w:rPr>
      </w:pPr>
      <w:r>
        <w:rPr>
          <w:rFonts w:hint="cs"/>
          <w:rtl/>
        </w:rPr>
        <w:t>מחשבות מבישות</w:t>
      </w:r>
    </w:p>
    <w:p w14:paraId="5C55D545" w14:textId="7ABE0D95" w:rsidR="00053B76" w:rsidRDefault="00CB7748" w:rsidP="003E2397">
      <w:pPr>
        <w:rPr>
          <w:rtl/>
        </w:rPr>
      </w:pPr>
      <w:r w:rsidRPr="00CB7748">
        <w:rPr>
          <w:rFonts w:cs="Times New Roman"/>
          <w:rtl/>
        </w:rPr>
        <w:t xml:space="preserve">ארקדי צדק, הוא היה פחדן. </w:t>
      </w:r>
      <w:bookmarkStart w:id="37" w:name="_Hlk536804773"/>
      <w:r w:rsidR="00840187">
        <w:rPr>
          <w:rFonts w:cs="Times New Roman" w:hint="cs"/>
          <w:rtl/>
        </w:rPr>
        <w:t>גם אחרי ש</w:t>
      </w:r>
      <w:r w:rsidR="00840187" w:rsidRPr="00840187">
        <w:rPr>
          <w:rFonts w:cs="Times New Roman"/>
          <w:rtl/>
        </w:rPr>
        <w:t xml:space="preserve">סימני הסטירה התפוגגו </w:t>
      </w:r>
      <w:r w:rsidR="00840187">
        <w:rPr>
          <w:rFonts w:cs="Times New Roman" w:hint="cs"/>
          <w:rtl/>
        </w:rPr>
        <w:t>ו</w:t>
      </w:r>
      <w:r w:rsidR="00840187" w:rsidRPr="00840187">
        <w:rPr>
          <w:rFonts w:cs="Times New Roman"/>
          <w:rtl/>
        </w:rPr>
        <w:t>התפרים הוסרו</w:t>
      </w:r>
      <w:r w:rsidR="00840187">
        <w:rPr>
          <w:rFonts w:cs="Times New Roman" w:hint="cs"/>
          <w:rtl/>
        </w:rPr>
        <w:t>,</w:t>
      </w:r>
      <w:r w:rsidR="00840187" w:rsidRPr="00840187">
        <w:rPr>
          <w:rFonts w:cs="Times New Roman"/>
          <w:rtl/>
        </w:rPr>
        <w:t xml:space="preserve"> </w:t>
      </w:r>
      <w:r w:rsidR="00840187" w:rsidRPr="00CB7748">
        <w:rPr>
          <w:rFonts w:cs="Times New Roman"/>
          <w:rtl/>
        </w:rPr>
        <w:t xml:space="preserve">השתרשו </w:t>
      </w:r>
      <w:r w:rsidRPr="00CB7748">
        <w:rPr>
          <w:rFonts w:cs="Times New Roman"/>
          <w:rtl/>
        </w:rPr>
        <w:t>מחשבות במוחו</w:t>
      </w:r>
      <w:bookmarkEnd w:id="37"/>
      <w:r w:rsidRPr="00CB7748">
        <w:rPr>
          <w:rFonts w:cs="Times New Roman"/>
          <w:rtl/>
        </w:rPr>
        <w:t xml:space="preserve">, עיכבו את תנועותיו, שיקעו אותו בחששותיו, לא הניחו לו להבקיע דרך </w:t>
      </w:r>
      <w:r w:rsidR="00840187" w:rsidRPr="00840187">
        <w:rPr>
          <w:rFonts w:cs="Times New Roman"/>
          <w:rtl/>
        </w:rPr>
        <w:t>מבעד ל</w:t>
      </w:r>
      <w:r w:rsidRPr="00CB7748">
        <w:rPr>
          <w:rFonts w:cs="Times New Roman"/>
          <w:rtl/>
        </w:rPr>
        <w:t xml:space="preserve">מחסומים, להתפרץ ולפרוק את זעמו. ואלכס זעם. הוא זעם על כי נכלא </w:t>
      </w:r>
      <w:r w:rsidR="00995DD7" w:rsidRPr="00995DD7">
        <w:rPr>
          <w:rFonts w:cs="Times New Roman"/>
          <w:rtl/>
        </w:rPr>
        <w:t>בַּמורא, בַּבהלה</w:t>
      </w:r>
      <w:r w:rsidRPr="00CB7748">
        <w:rPr>
          <w:rFonts w:cs="Times New Roman"/>
          <w:rtl/>
        </w:rPr>
        <w:t xml:space="preserve">. אילו רק לא היה מפחד, </w:t>
      </w:r>
      <w:r w:rsidR="00840187">
        <w:rPr>
          <w:rFonts w:cs="Times New Roman" w:hint="cs"/>
          <w:rtl/>
        </w:rPr>
        <w:t>ל</w:t>
      </w:r>
      <w:r w:rsidRPr="00CB7748">
        <w:rPr>
          <w:rFonts w:cs="Times New Roman"/>
          <w:rtl/>
        </w:rPr>
        <w:t>ו היה מסוגל לנתץ אזיקים, להתפוצץ למ</w:t>
      </w:r>
      <w:r w:rsidR="00995DD7">
        <w:rPr>
          <w:rFonts w:cs="Times New Roman" w:hint="cs"/>
          <w:rtl/>
        </w:rPr>
        <w:t>י</w:t>
      </w:r>
      <w:r w:rsidRPr="00CB7748">
        <w:rPr>
          <w:rFonts w:cs="Times New Roman"/>
          <w:rtl/>
        </w:rPr>
        <w:t>ליוני רסיסים, להחריב את העולם ולהושיע את עצמו</w:t>
      </w:r>
      <w:r w:rsidR="00351BEC">
        <w:rPr>
          <w:rFonts w:hint="cs"/>
          <w:rtl/>
        </w:rPr>
        <w:t>!</w:t>
      </w:r>
      <w:bookmarkStart w:id="38" w:name="_Hlk502589457"/>
    </w:p>
    <w:p w14:paraId="75E1BF8C" w14:textId="6C00C772" w:rsidR="007D5ED7" w:rsidRDefault="007D5ED7" w:rsidP="007D5ED7">
      <w:pPr>
        <w:rPr>
          <w:rtl/>
        </w:rPr>
      </w:pPr>
      <w:r w:rsidRPr="00CD067C">
        <w:rPr>
          <w:rtl/>
        </w:rPr>
        <w:t>עדיף להבליג, עדיף להתאפק – גם הנוצרים הטובים מפנים את הלחי ה</w:t>
      </w:r>
      <w:r w:rsidR="003A7E9C">
        <w:rPr>
          <w:rtl/>
        </w:rPr>
        <w:t>שנייה</w:t>
      </w:r>
      <w:r w:rsidRPr="00CD067C">
        <w:rPr>
          <w:rtl/>
        </w:rPr>
        <w:t xml:space="preserve">. בישראל לא מכירים את אמות המוסר הנוצריות, אבל אלכס הכיר כי הוא לא מכאן, הוא בכלל לא </w:t>
      </w:r>
      <w:r>
        <w:rPr>
          <w:rFonts w:hint="cs"/>
          <w:rtl/>
        </w:rPr>
        <w:t xml:space="preserve">היה </w:t>
      </w:r>
      <w:r w:rsidRPr="00CD067C">
        <w:rPr>
          <w:rtl/>
        </w:rPr>
        <w:t>שייך</w:t>
      </w:r>
      <w:r>
        <w:rPr>
          <w:rFonts w:hint="cs"/>
          <w:rtl/>
        </w:rPr>
        <w:t>.</w:t>
      </w:r>
    </w:p>
    <w:p w14:paraId="707E51EC" w14:textId="034F8E79" w:rsidR="007D5ED7" w:rsidRDefault="007D5ED7" w:rsidP="007D5ED7">
      <w:pPr>
        <w:rPr>
          <w:rtl/>
        </w:rPr>
      </w:pPr>
      <w:r>
        <w:rPr>
          <w:rFonts w:hint="cs"/>
          <w:rtl/>
        </w:rPr>
        <w:t xml:space="preserve">ועדיין לפעמים </w:t>
      </w:r>
      <w:r w:rsidR="00467574" w:rsidRPr="00467574">
        <w:rPr>
          <w:rFonts w:cs="Times New Roman"/>
          <w:rtl/>
        </w:rPr>
        <w:t>נזכר ב</w:t>
      </w:r>
      <w:r>
        <w:rPr>
          <w:rFonts w:hint="cs"/>
          <w:rtl/>
        </w:rPr>
        <w:t>טפטוף הדם על שפתיו החרבות</w:t>
      </w:r>
      <w:r w:rsidR="00330C5B">
        <w:rPr>
          <w:rFonts w:hint="cs"/>
          <w:rtl/>
        </w:rPr>
        <w:t>,</w:t>
      </w:r>
      <w:r>
        <w:rPr>
          <w:rFonts w:hint="cs"/>
          <w:rtl/>
        </w:rPr>
        <w:t xml:space="preserve"> </w:t>
      </w:r>
      <w:r w:rsidR="00330C5B">
        <w:rPr>
          <w:rFonts w:hint="cs"/>
          <w:rtl/>
        </w:rPr>
        <w:t>[</w:t>
      </w:r>
      <w:r>
        <w:rPr>
          <w:rtl/>
        </w:rPr>
        <w:t>–</w:t>
      </w:r>
      <w:r>
        <w:rPr>
          <w:rFonts w:hint="cs"/>
          <w:rtl/>
        </w:rPr>
        <w:t xml:space="preserve"> כי עדיין לא ה</w:t>
      </w:r>
      <w:r w:rsidR="00870E7E">
        <w:rPr>
          <w:rFonts w:hint="cs"/>
          <w:rtl/>
        </w:rPr>
        <w:t>ת</w:t>
      </w:r>
      <w:r>
        <w:rPr>
          <w:rFonts w:hint="cs"/>
          <w:rtl/>
        </w:rPr>
        <w:t xml:space="preserve">רגל </w:t>
      </w:r>
      <w:r w:rsidR="00870E7E">
        <w:rPr>
          <w:rFonts w:hint="cs"/>
          <w:rtl/>
        </w:rPr>
        <w:t>ל</w:t>
      </w:r>
      <w:r>
        <w:rPr>
          <w:rFonts w:hint="cs"/>
          <w:rtl/>
        </w:rPr>
        <w:t>שת</w:t>
      </w:r>
      <w:r w:rsidR="00870E7E">
        <w:rPr>
          <w:rFonts w:hint="cs"/>
          <w:rtl/>
        </w:rPr>
        <w:t>ות</w:t>
      </w:r>
      <w:r>
        <w:rPr>
          <w:rFonts w:hint="cs"/>
          <w:rtl/>
        </w:rPr>
        <w:t xml:space="preserve"> </w:t>
      </w:r>
      <w:r w:rsidR="00870E7E">
        <w:rPr>
          <w:rFonts w:hint="cs"/>
          <w:rtl/>
        </w:rPr>
        <w:t>ה</w:t>
      </w:r>
      <w:r>
        <w:rPr>
          <w:rFonts w:hint="cs"/>
          <w:rtl/>
        </w:rPr>
        <w:t xml:space="preserve">רבה כפי שנדרש בקיץ הלוהט </w:t>
      </w:r>
      <w:r>
        <w:rPr>
          <w:rtl/>
        </w:rPr>
        <w:t>–</w:t>
      </w:r>
      <w:r>
        <w:rPr>
          <w:rFonts w:hint="cs"/>
          <w:rtl/>
        </w:rPr>
        <w:t xml:space="preserve"> להזכיר את זה קודם!!!,] והדם נקווה בבקעי יובש וחלחל בין שיניו הקטנות מדי שרווחים עצומים ביניהן, בגלישה אחת מהירה אל הלשון ובמורד הגרון למעמקים </w:t>
      </w:r>
      <w:r>
        <w:rPr>
          <w:rtl/>
        </w:rPr>
        <w:t>–</w:t>
      </w:r>
      <w:r>
        <w:rPr>
          <w:rFonts w:hint="cs"/>
          <w:rtl/>
        </w:rPr>
        <w:t xml:space="preserve"> ומשהו נבט.</w:t>
      </w:r>
    </w:p>
    <w:p w14:paraId="575513B4" w14:textId="77777777" w:rsidR="007D5ED7" w:rsidRDefault="007D5ED7" w:rsidP="003E2397">
      <w:pPr>
        <w:rPr>
          <w:rtl/>
        </w:rPr>
      </w:pPr>
    </w:p>
    <w:p w14:paraId="1BC6DC71" w14:textId="681C0E87" w:rsidR="007A4EB1" w:rsidRPr="00CD067C" w:rsidRDefault="00870E7E" w:rsidP="003E2397">
      <w:r>
        <w:rPr>
          <w:rFonts w:hint="cs"/>
          <w:rtl/>
        </w:rPr>
        <w:lastRenderedPageBreak/>
        <w:t>[</w:t>
      </w:r>
      <w:r w:rsidR="007A4EB1" w:rsidRPr="00E456CB">
        <w:rPr>
          <w:rFonts w:hint="eastAsia"/>
          <w:rtl/>
        </w:rPr>
        <w:t>יש</w:t>
      </w:r>
      <w:r w:rsidR="007A4EB1" w:rsidRPr="00E456CB">
        <w:rPr>
          <w:rtl/>
        </w:rPr>
        <w:t xml:space="preserve"> גל שהוא רק שלו.</w:t>
      </w:r>
      <w:r>
        <w:rPr>
          <w:rFonts w:hint="cs"/>
          <w:rtl/>
        </w:rPr>
        <w:t>]</w:t>
      </w:r>
      <w:r w:rsidR="007A4EB1" w:rsidRPr="00E456CB">
        <w:rPr>
          <w:rtl/>
        </w:rPr>
        <w:t xml:space="preserve"> </w:t>
      </w:r>
      <w:r w:rsidR="00C53E63" w:rsidRPr="00E456CB">
        <w:rPr>
          <w:rFonts w:hint="eastAsia"/>
          <w:rtl/>
        </w:rPr>
        <w:t>בעיבורו</w:t>
      </w:r>
      <w:r w:rsidR="00C53E63" w:rsidRPr="00E456CB">
        <w:rPr>
          <w:rtl/>
        </w:rPr>
        <w:t xml:space="preserve"> </w:t>
      </w:r>
      <w:r w:rsidR="00C53E63" w:rsidRPr="00E456CB">
        <w:rPr>
          <w:rFonts w:hint="eastAsia"/>
          <w:rtl/>
        </w:rPr>
        <w:t>של</w:t>
      </w:r>
      <w:r w:rsidR="00C53E63" w:rsidRPr="00E456CB">
        <w:rPr>
          <w:rtl/>
        </w:rPr>
        <w:t xml:space="preserve"> </w:t>
      </w:r>
      <w:r w:rsidR="00C53E63" w:rsidRPr="00E456CB">
        <w:rPr>
          <w:rFonts w:hint="eastAsia"/>
          <w:rtl/>
        </w:rPr>
        <w:t>אוקיינוס</w:t>
      </w:r>
      <w:r w:rsidR="00C53E63" w:rsidRPr="00E456CB">
        <w:rPr>
          <w:rtl/>
        </w:rPr>
        <w:t xml:space="preserve"> </w:t>
      </w:r>
      <w:r w:rsidR="00C53E63" w:rsidRPr="00E456CB">
        <w:rPr>
          <w:rFonts w:hint="eastAsia"/>
          <w:rtl/>
        </w:rPr>
        <w:t>עצום</w:t>
      </w:r>
      <w:r w:rsidR="00C53E63" w:rsidRPr="00E456CB">
        <w:rPr>
          <w:rtl/>
        </w:rPr>
        <w:t xml:space="preserve">, </w:t>
      </w:r>
      <w:r w:rsidR="008519F7">
        <w:rPr>
          <w:rFonts w:hint="cs"/>
          <w:rtl/>
        </w:rPr>
        <w:t>במקום</w:t>
      </w:r>
      <w:r w:rsidR="00C53E63" w:rsidRPr="00E456CB">
        <w:rPr>
          <w:rtl/>
        </w:rPr>
        <w:t xml:space="preserve"> </w:t>
      </w:r>
      <w:r w:rsidR="00C53E63" w:rsidRPr="00E456CB">
        <w:rPr>
          <w:rFonts w:hint="eastAsia"/>
          <w:rtl/>
        </w:rPr>
        <w:t>ש</w:t>
      </w:r>
      <w:r w:rsidR="008519F7">
        <w:rPr>
          <w:rFonts w:hint="cs"/>
          <w:rtl/>
        </w:rPr>
        <w:t xml:space="preserve">בו אין </w:t>
      </w:r>
      <w:r w:rsidR="00C53E63" w:rsidRPr="00E456CB">
        <w:rPr>
          <w:rFonts w:hint="eastAsia"/>
          <w:rtl/>
        </w:rPr>
        <w:t>איש</w:t>
      </w:r>
      <w:r w:rsidR="00995DD7">
        <w:rPr>
          <w:rFonts w:hint="cs"/>
          <w:rtl/>
        </w:rPr>
        <w:t>,</w:t>
      </w:r>
      <w:r w:rsidR="00C53E63" w:rsidRPr="00E456CB">
        <w:rPr>
          <w:rtl/>
        </w:rPr>
        <w:t xml:space="preserve"> </w:t>
      </w:r>
      <w:r w:rsidR="008519F7">
        <w:rPr>
          <w:rFonts w:hint="cs"/>
          <w:rtl/>
        </w:rPr>
        <w:t>[</w:t>
      </w:r>
      <w:r w:rsidR="00C53E63" w:rsidRPr="00E456CB">
        <w:rPr>
          <w:rFonts w:hint="eastAsia"/>
          <w:rtl/>
        </w:rPr>
        <w:t>אינו</w:t>
      </w:r>
      <w:r w:rsidR="00C53E63" w:rsidRPr="00E456CB">
        <w:rPr>
          <w:rtl/>
        </w:rPr>
        <w:t xml:space="preserve"> </w:t>
      </w:r>
      <w:r w:rsidR="00C53E63" w:rsidRPr="00E456CB">
        <w:rPr>
          <w:rFonts w:hint="eastAsia"/>
          <w:rtl/>
        </w:rPr>
        <w:t>מתעניין</w:t>
      </w:r>
      <w:r w:rsidR="00C53E63" w:rsidRPr="00E456CB">
        <w:rPr>
          <w:rtl/>
        </w:rPr>
        <w:t xml:space="preserve">, </w:t>
      </w:r>
      <w:r w:rsidR="00C53E63" w:rsidRPr="00E456CB">
        <w:rPr>
          <w:rFonts w:hint="eastAsia"/>
          <w:rtl/>
        </w:rPr>
        <w:t>אינו</w:t>
      </w:r>
      <w:r w:rsidR="00C53E63" w:rsidRPr="00E456CB">
        <w:rPr>
          <w:rtl/>
        </w:rPr>
        <w:t xml:space="preserve"> </w:t>
      </w:r>
      <w:r w:rsidR="00A45556" w:rsidRPr="00A45556">
        <w:rPr>
          <w:rFonts w:cs="Times New Roman"/>
          <w:rtl/>
        </w:rPr>
        <w:t>משוטט</w:t>
      </w:r>
      <w:r w:rsidR="00C53E63" w:rsidRPr="00E456CB">
        <w:rPr>
          <w:rtl/>
        </w:rPr>
        <w:t xml:space="preserve">, </w:t>
      </w:r>
      <w:r w:rsidR="00C53E63" w:rsidRPr="00E456CB">
        <w:rPr>
          <w:rFonts w:hint="eastAsia"/>
          <w:rtl/>
        </w:rPr>
        <w:t>אינו</w:t>
      </w:r>
      <w:r w:rsidR="00C53E63" w:rsidRPr="00E456CB">
        <w:rPr>
          <w:rtl/>
        </w:rPr>
        <w:t xml:space="preserve"> </w:t>
      </w:r>
      <w:r w:rsidR="00C53E63" w:rsidRPr="00E456CB">
        <w:rPr>
          <w:rFonts w:hint="eastAsia"/>
          <w:rtl/>
        </w:rPr>
        <w:t>נ</w:t>
      </w:r>
      <w:r w:rsidR="00890825" w:rsidRPr="00E456CB">
        <w:rPr>
          <w:rFonts w:hint="eastAsia"/>
          <w:rtl/>
        </w:rPr>
        <w:t>אבק</w:t>
      </w:r>
      <w:r w:rsidR="00C53E63" w:rsidRPr="00E456CB">
        <w:rPr>
          <w:rtl/>
        </w:rPr>
        <w:t xml:space="preserve"> על </w:t>
      </w:r>
      <w:r w:rsidR="00890825" w:rsidRPr="00E456CB">
        <w:rPr>
          <w:rFonts w:hint="eastAsia"/>
          <w:rtl/>
        </w:rPr>
        <w:t>טריטוריה</w:t>
      </w:r>
      <w:r w:rsidR="00467574">
        <w:rPr>
          <w:rFonts w:hint="cs"/>
          <w:rtl/>
        </w:rPr>
        <w:t xml:space="preserve"> </w:t>
      </w:r>
      <w:r w:rsidR="00467574">
        <w:rPr>
          <w:rtl/>
        </w:rPr>
        <w:t>–</w:t>
      </w:r>
      <w:r w:rsidR="008519F7">
        <w:rPr>
          <w:rFonts w:hint="cs"/>
          <w:rtl/>
        </w:rPr>
        <w:t>]</w:t>
      </w:r>
      <w:r w:rsidR="00890825" w:rsidRPr="00E456CB">
        <w:rPr>
          <w:rtl/>
        </w:rPr>
        <w:t xml:space="preserve"> </w:t>
      </w:r>
      <w:r>
        <w:rPr>
          <w:rFonts w:hint="cs"/>
          <w:rtl/>
        </w:rPr>
        <w:t xml:space="preserve">ישנו </w:t>
      </w:r>
      <w:r w:rsidR="00890825" w:rsidRPr="00E456CB">
        <w:rPr>
          <w:rtl/>
        </w:rPr>
        <w:t xml:space="preserve">גל </w:t>
      </w:r>
      <w:r w:rsidR="00C53E63" w:rsidRPr="00E456CB">
        <w:rPr>
          <w:rtl/>
        </w:rPr>
        <w:t>ואלכס משתרע עליו, גופו הזעיר נישא על</w:t>
      </w:r>
      <w:r w:rsidR="00B317A3">
        <w:rPr>
          <w:rFonts w:hint="cs"/>
          <w:rtl/>
        </w:rPr>
        <w:t xml:space="preserve"> </w:t>
      </w:r>
      <w:r w:rsidR="00840187">
        <w:rPr>
          <w:rFonts w:hint="cs"/>
          <w:rtl/>
        </w:rPr>
        <w:t>גבי</w:t>
      </w:r>
      <w:r w:rsidR="00C53E63" w:rsidRPr="00E456CB">
        <w:rPr>
          <w:rtl/>
        </w:rPr>
        <w:t xml:space="preserve"> הגל האדיר הזה, ואיש אינו רואה. </w:t>
      </w:r>
      <w:r w:rsidR="00F50F75" w:rsidRPr="00E456CB">
        <w:rPr>
          <w:rFonts w:hint="cs"/>
          <w:rtl/>
        </w:rPr>
        <w:t>[</w:t>
      </w:r>
      <w:r w:rsidR="00C53E63" w:rsidRPr="00E456CB">
        <w:rPr>
          <w:rFonts w:hint="cs"/>
          <w:rtl/>
        </w:rPr>
        <w:t>איש אינו מתעניין בגל, זה פרוייקט אישי ופרטי של אלכס הרי, איש אינו יודע</w:t>
      </w:r>
      <w:r w:rsidR="005B44C7" w:rsidRPr="00E456CB">
        <w:rPr>
          <w:rFonts w:hint="cs"/>
          <w:rtl/>
        </w:rPr>
        <w:t>.</w:t>
      </w:r>
      <w:bookmarkEnd w:id="38"/>
      <w:r w:rsidR="00F50F75" w:rsidRPr="00E456CB">
        <w:rPr>
          <w:rFonts w:hint="cs"/>
          <w:rtl/>
        </w:rPr>
        <w:t>]</w:t>
      </w:r>
      <w:r w:rsidR="00C53E63">
        <w:rPr>
          <w:rFonts w:hint="cs"/>
          <w:rtl/>
        </w:rPr>
        <w:t xml:space="preserve"> </w:t>
      </w:r>
    </w:p>
    <w:p w14:paraId="63E3B053" w14:textId="5D0FB0E4" w:rsidR="008206BD" w:rsidRDefault="008206BD" w:rsidP="00250000">
      <w:pPr>
        <w:rPr>
          <w:rtl/>
        </w:rPr>
      </w:pPr>
    </w:p>
    <w:p w14:paraId="3E01F02C" w14:textId="489006D4" w:rsidR="008455AF" w:rsidRPr="008206BD" w:rsidRDefault="008455AF" w:rsidP="008455AF">
      <w:pPr>
        <w:pStyle w:val="Heading3"/>
        <w:rPr>
          <w:rtl/>
        </w:rPr>
      </w:pPr>
      <w:r>
        <w:rPr>
          <w:rFonts w:hint="cs"/>
          <w:rtl/>
        </w:rPr>
        <w:t>בונקלאך</w:t>
      </w:r>
    </w:p>
    <w:p w14:paraId="0DFE53A5" w14:textId="0AE9BE92" w:rsidR="008206BD" w:rsidRPr="00CD067C" w:rsidRDefault="00164494" w:rsidP="003E2397">
      <w:pPr>
        <w:rPr>
          <w:rtl/>
        </w:rPr>
      </w:pPr>
      <w:r>
        <w:rPr>
          <w:rFonts w:hint="cs"/>
          <w:rtl/>
        </w:rPr>
        <w:t xml:space="preserve">בעיצומה של חופשת הקיץ </w:t>
      </w:r>
      <w:r w:rsidR="00351BEC" w:rsidRPr="00CD067C">
        <w:rPr>
          <w:rtl/>
        </w:rPr>
        <w:t xml:space="preserve">הלך </w:t>
      </w:r>
      <w:r w:rsidR="008206BD" w:rsidRPr="00CD067C">
        <w:rPr>
          <w:rtl/>
        </w:rPr>
        <w:t xml:space="preserve">אלכס </w:t>
      </w:r>
      <w:r w:rsidR="003E2397">
        <w:rPr>
          <w:rFonts w:hint="cs"/>
          <w:rtl/>
        </w:rPr>
        <w:t>ב</w:t>
      </w:r>
      <w:r w:rsidR="008206BD" w:rsidRPr="00CD067C">
        <w:rPr>
          <w:rtl/>
        </w:rPr>
        <w:t>סמוך ל</w:t>
      </w:r>
      <w:r w:rsidR="00271F95">
        <w:rPr>
          <w:rtl/>
        </w:rPr>
        <w:t>אזור</w:t>
      </w:r>
      <w:r w:rsidR="008206BD" w:rsidRPr="00CD067C">
        <w:rPr>
          <w:rtl/>
        </w:rPr>
        <w:t xml:space="preserve"> האסור, </w:t>
      </w:r>
      <w:r w:rsidR="00E57DAD">
        <w:rPr>
          <w:rFonts w:hint="cs"/>
          <w:rtl/>
        </w:rPr>
        <w:t xml:space="preserve">צועד </w:t>
      </w:r>
      <w:r w:rsidR="008206BD" w:rsidRPr="00CD067C">
        <w:rPr>
          <w:rtl/>
        </w:rPr>
        <w:t xml:space="preserve">על מדרכת הבטון </w:t>
      </w:r>
      <w:r w:rsidR="00E57DAD">
        <w:rPr>
          <w:rFonts w:hint="cs"/>
          <w:rtl/>
        </w:rPr>
        <w:t>כמו</w:t>
      </w:r>
      <w:r w:rsidR="008206BD" w:rsidRPr="00CD067C">
        <w:rPr>
          <w:rtl/>
        </w:rPr>
        <w:t xml:space="preserve"> פרש בשחמט, מרצפת אחת קדימה ואחת באלכסון</w:t>
      </w:r>
      <w:r w:rsidR="002551BD">
        <w:rPr>
          <w:rFonts w:hint="cs"/>
          <w:rtl/>
        </w:rPr>
        <w:t>,</w:t>
      </w:r>
      <w:r w:rsidR="008206BD" w:rsidRPr="00CD067C">
        <w:rPr>
          <w:rtl/>
        </w:rPr>
        <w:t xml:space="preserve"> ושוב קדימה ובאלכסון</w:t>
      </w:r>
      <w:r w:rsidR="003E2397">
        <w:rPr>
          <w:rFonts w:hint="cs"/>
          <w:rtl/>
        </w:rPr>
        <w:t>.</w:t>
      </w:r>
      <w:r w:rsidR="008206BD" w:rsidRPr="00CD067C">
        <w:rPr>
          <w:rtl/>
        </w:rPr>
        <w:t xml:space="preserve"> </w:t>
      </w:r>
      <w:r w:rsidR="00351BEC" w:rsidRPr="00E456CB">
        <w:rPr>
          <w:rFonts w:hint="eastAsia"/>
          <w:rtl/>
        </w:rPr>
        <w:t>בלילה</w:t>
      </w:r>
      <w:r w:rsidR="00351BEC" w:rsidRPr="00E456CB">
        <w:rPr>
          <w:rtl/>
        </w:rPr>
        <w:t xml:space="preserve"> </w:t>
      </w:r>
      <w:r w:rsidR="00351BEC" w:rsidRPr="00E456CB">
        <w:rPr>
          <w:rFonts w:hint="eastAsia"/>
          <w:rtl/>
        </w:rPr>
        <w:t>הקודם</w:t>
      </w:r>
      <w:r w:rsidR="00351BEC" w:rsidRPr="00E456CB">
        <w:rPr>
          <w:rtl/>
        </w:rPr>
        <w:t xml:space="preserve"> </w:t>
      </w:r>
      <w:r w:rsidR="00105F1A" w:rsidRPr="00E456CB">
        <w:rPr>
          <w:rFonts w:hint="eastAsia"/>
          <w:rtl/>
        </w:rPr>
        <w:t>היו</w:t>
      </w:r>
      <w:r w:rsidR="00351BEC" w:rsidRPr="00E456CB">
        <w:rPr>
          <w:rtl/>
        </w:rPr>
        <w:t xml:space="preserve"> בקונצרט גאלה חגיגי </w:t>
      </w:r>
      <w:r w:rsidR="00F277E7" w:rsidRPr="00E456CB">
        <w:rPr>
          <w:rFonts w:hint="eastAsia"/>
          <w:rtl/>
        </w:rPr>
        <w:t>שחתם</w:t>
      </w:r>
      <w:r w:rsidR="00F277E7" w:rsidRPr="00E456CB">
        <w:rPr>
          <w:rtl/>
        </w:rPr>
        <w:t xml:space="preserve"> </w:t>
      </w:r>
      <w:r w:rsidR="00F277E7" w:rsidRPr="00E456CB">
        <w:rPr>
          <w:rFonts w:hint="eastAsia"/>
          <w:rtl/>
        </w:rPr>
        <w:t>את</w:t>
      </w:r>
      <w:r w:rsidR="00351BEC" w:rsidRPr="00E456CB">
        <w:rPr>
          <w:rtl/>
        </w:rPr>
        <w:t xml:space="preserve"> עונת הקונצרטים של הדודה</w:t>
      </w:r>
      <w:r w:rsidR="00CB7748">
        <w:rPr>
          <w:rFonts w:hint="cs"/>
          <w:rtl/>
        </w:rPr>
        <w:t>,</w:t>
      </w:r>
      <w:r w:rsidR="00F277E7" w:rsidRPr="00E456CB">
        <w:rPr>
          <w:rtl/>
        </w:rPr>
        <w:t xml:space="preserve"> ובבוקר לא היה </w:t>
      </w:r>
      <w:r w:rsidR="00105F1A" w:rsidRPr="00E456CB">
        <w:rPr>
          <w:rFonts w:hint="eastAsia"/>
          <w:rtl/>
        </w:rPr>
        <w:t>אפשר</w:t>
      </w:r>
      <w:r w:rsidR="00105F1A" w:rsidRPr="00E456CB">
        <w:rPr>
          <w:rtl/>
        </w:rPr>
        <w:t xml:space="preserve"> </w:t>
      </w:r>
      <w:r w:rsidR="00F277E7" w:rsidRPr="00E456CB">
        <w:rPr>
          <w:rFonts w:hint="eastAsia"/>
          <w:rtl/>
        </w:rPr>
        <w:t>ל</w:t>
      </w:r>
      <w:r w:rsidR="00105F1A" w:rsidRPr="00E456CB">
        <w:rPr>
          <w:rFonts w:hint="eastAsia"/>
          <w:rtl/>
        </w:rPr>
        <w:t>האריך</w:t>
      </w:r>
      <w:r w:rsidR="00F277E7" w:rsidRPr="00E456CB">
        <w:rPr>
          <w:rtl/>
        </w:rPr>
        <w:t xml:space="preserve"> בשינה על </w:t>
      </w:r>
      <w:r w:rsidR="00271F95">
        <w:rPr>
          <w:rtl/>
        </w:rPr>
        <w:t>מזרנ</w:t>
      </w:r>
      <w:r w:rsidR="00F277E7" w:rsidRPr="00E456CB">
        <w:rPr>
          <w:rtl/>
        </w:rPr>
        <w:t>ו בסלון</w:t>
      </w:r>
      <w:r w:rsidR="00105F1A" w:rsidRPr="00E456CB">
        <w:rPr>
          <w:rtl/>
        </w:rPr>
        <w:t xml:space="preserve"> עם שלוש בנות הדודות המצווחות</w:t>
      </w:r>
      <w:r w:rsidR="009B7ABE" w:rsidRPr="00E456CB">
        <w:rPr>
          <w:rtl/>
        </w:rPr>
        <w:t xml:space="preserve"> והדוד שלא היה </w:t>
      </w:r>
      <w:r w:rsidR="00467574">
        <w:rPr>
          <w:rFonts w:hint="cs"/>
          <w:rtl/>
        </w:rPr>
        <w:t>מסוג</w:t>
      </w:r>
      <w:r w:rsidR="009B7ABE" w:rsidRPr="00E456CB">
        <w:rPr>
          <w:rtl/>
        </w:rPr>
        <w:t xml:space="preserve">ל לבשל </w:t>
      </w:r>
      <w:r w:rsidR="00840187">
        <w:rPr>
          <w:rFonts w:hint="cs"/>
          <w:rtl/>
        </w:rPr>
        <w:t>מ</w:t>
      </w:r>
      <w:r w:rsidR="009B7ABE" w:rsidRPr="00E456CB">
        <w:rPr>
          <w:rtl/>
        </w:rPr>
        <w:t>בלי להדליק את הרדיו והדודה ששוחחה בטלפון כ</w:t>
      </w:r>
      <w:r w:rsidR="00F878D3">
        <w:rPr>
          <w:rFonts w:hint="cs"/>
          <w:rtl/>
        </w:rPr>
        <w:t>מדומ</w:t>
      </w:r>
      <w:r w:rsidR="009B7ABE" w:rsidRPr="00E456CB">
        <w:rPr>
          <w:rtl/>
        </w:rPr>
        <w:t xml:space="preserve">ה עם כל אחד </w:t>
      </w:r>
      <w:r w:rsidR="00CB7748" w:rsidRPr="00CB7748">
        <w:rPr>
          <w:rFonts w:cs="Times New Roman"/>
          <w:rtl/>
        </w:rPr>
        <w:t xml:space="preserve">ואחד </w:t>
      </w:r>
      <w:r w:rsidR="009B7ABE" w:rsidRPr="00E456CB">
        <w:rPr>
          <w:rtl/>
        </w:rPr>
        <w:t>מחברי התזמורת וההנהלה</w:t>
      </w:r>
      <w:r w:rsidR="00351BEC" w:rsidRPr="00E456CB">
        <w:rPr>
          <w:rtl/>
        </w:rPr>
        <w:t xml:space="preserve">. </w:t>
      </w:r>
      <w:r w:rsidR="002E02E9">
        <w:rPr>
          <w:rFonts w:hint="cs"/>
          <w:rtl/>
        </w:rPr>
        <w:t>[</w:t>
      </w:r>
      <w:r w:rsidR="009B7ABE" w:rsidRPr="00E456CB">
        <w:rPr>
          <w:rFonts w:hint="eastAsia"/>
          <w:rtl/>
        </w:rPr>
        <w:t>ה</w:t>
      </w:r>
      <w:r w:rsidR="00870E7E">
        <w:rPr>
          <w:rFonts w:hint="cs"/>
          <w:rtl/>
        </w:rPr>
        <w:t>דודה</w:t>
      </w:r>
      <w:r w:rsidR="009B7ABE" w:rsidRPr="00E456CB">
        <w:rPr>
          <w:rtl/>
        </w:rPr>
        <w:t xml:space="preserve"> נאלצה לוותר על סיבוב הקונצרטים בארצות הברית, היא לא תשאיר את שלוש בנותיה בלי </w:t>
      </w:r>
      <w:r w:rsidR="001C5A04">
        <w:rPr>
          <w:rtl/>
        </w:rPr>
        <w:t>אימא</w:t>
      </w:r>
      <w:r w:rsidR="009B7ABE" w:rsidRPr="00E456CB">
        <w:rPr>
          <w:rtl/>
        </w:rPr>
        <w:t xml:space="preserve"> </w:t>
      </w:r>
      <w:r w:rsidR="00467574">
        <w:rPr>
          <w:rFonts w:hint="cs"/>
          <w:rtl/>
        </w:rPr>
        <w:t>ל</w:t>
      </w:r>
      <w:r w:rsidR="009B7ABE" w:rsidRPr="00E456CB">
        <w:rPr>
          <w:rtl/>
        </w:rPr>
        <w:t>משך חודש וחצי.</w:t>
      </w:r>
      <w:r w:rsidR="002E02E9">
        <w:rPr>
          <w:rFonts w:hint="cs"/>
          <w:rtl/>
        </w:rPr>
        <w:t>]</w:t>
      </w:r>
      <w:r w:rsidR="009B7ABE" w:rsidRPr="00E456CB">
        <w:rPr>
          <w:rtl/>
        </w:rPr>
        <w:t xml:space="preserve"> אלכס נמלט מהדירה, </w:t>
      </w:r>
      <w:r w:rsidR="00105F1A" w:rsidRPr="00E456CB">
        <w:rPr>
          <w:rFonts w:hint="eastAsia"/>
          <w:rtl/>
        </w:rPr>
        <w:t>גופו</w:t>
      </w:r>
      <w:r w:rsidR="009B7ABE" w:rsidRPr="00E456CB">
        <w:rPr>
          <w:rtl/>
        </w:rPr>
        <w:t xml:space="preserve"> </w:t>
      </w:r>
      <w:r w:rsidR="00105F1A" w:rsidRPr="00E456CB">
        <w:rPr>
          <w:rtl/>
        </w:rPr>
        <w:t xml:space="preserve">המום מעייפות </w:t>
      </w:r>
      <w:r w:rsidR="009B7ABE" w:rsidRPr="00E456CB">
        <w:rPr>
          <w:rFonts w:hint="eastAsia"/>
          <w:rtl/>
        </w:rPr>
        <w:t>ו</w:t>
      </w:r>
      <w:r w:rsidR="00351BEC" w:rsidRPr="00E456CB">
        <w:rPr>
          <w:rFonts w:hint="eastAsia"/>
          <w:rtl/>
        </w:rPr>
        <w:t>ה</w:t>
      </w:r>
      <w:r w:rsidR="00F277E7" w:rsidRPr="00E456CB">
        <w:rPr>
          <w:rFonts w:hint="eastAsia"/>
          <w:rtl/>
        </w:rPr>
        <w:t>וא</w:t>
      </w:r>
      <w:r w:rsidR="00F277E7" w:rsidRPr="00E456CB">
        <w:rPr>
          <w:rtl/>
        </w:rPr>
        <w:t xml:space="preserve"> נע </w:t>
      </w:r>
      <w:r w:rsidR="009B7ABE" w:rsidRPr="00E456CB">
        <w:rPr>
          <w:rFonts w:hint="eastAsia"/>
          <w:rtl/>
        </w:rPr>
        <w:t>על</w:t>
      </w:r>
      <w:r w:rsidR="009B7ABE" w:rsidRPr="00E456CB">
        <w:rPr>
          <w:rtl/>
        </w:rPr>
        <w:t xml:space="preserve"> המדרכה </w:t>
      </w:r>
      <w:r w:rsidR="00F277E7" w:rsidRPr="00E456CB">
        <w:rPr>
          <w:rFonts w:hint="eastAsia"/>
          <w:rtl/>
        </w:rPr>
        <w:t>קדימה</w:t>
      </w:r>
      <w:r w:rsidR="00F277E7" w:rsidRPr="00E456CB">
        <w:rPr>
          <w:rtl/>
        </w:rPr>
        <w:t xml:space="preserve"> </w:t>
      </w:r>
      <w:r w:rsidR="00F277E7" w:rsidRPr="00E456CB">
        <w:rPr>
          <w:rFonts w:hint="eastAsia"/>
          <w:rtl/>
        </w:rPr>
        <w:t>ובאלכסון</w:t>
      </w:r>
      <w:r w:rsidR="00351BEC" w:rsidRPr="00E456CB">
        <w:rPr>
          <w:rtl/>
        </w:rPr>
        <w:t>,</w:t>
      </w:r>
      <w:r w:rsidR="00351BEC">
        <w:rPr>
          <w:rFonts w:hint="cs"/>
          <w:rtl/>
        </w:rPr>
        <w:t xml:space="preserve"> </w:t>
      </w:r>
      <w:r w:rsidR="008206BD" w:rsidRPr="00CD067C">
        <w:rPr>
          <w:rtl/>
        </w:rPr>
        <w:t>ו</w:t>
      </w:r>
      <w:r w:rsidR="00840187" w:rsidRPr="00840187">
        <w:rPr>
          <w:rFonts w:cs="Times New Roman"/>
          <w:rtl/>
        </w:rPr>
        <w:t>לפתע</w:t>
      </w:r>
      <w:r w:rsidR="008206BD" w:rsidRPr="00CD067C">
        <w:rPr>
          <w:rtl/>
        </w:rPr>
        <w:t xml:space="preserve"> </w:t>
      </w:r>
      <w:r w:rsidR="00485AA4">
        <w:rPr>
          <w:rFonts w:hint="cs"/>
          <w:rtl/>
        </w:rPr>
        <w:t>חש</w:t>
      </w:r>
      <w:r w:rsidR="00485AA4" w:rsidRPr="00CD067C">
        <w:rPr>
          <w:rtl/>
        </w:rPr>
        <w:t xml:space="preserve"> </w:t>
      </w:r>
      <w:r w:rsidR="00485AA4">
        <w:rPr>
          <w:rFonts w:hint="cs"/>
          <w:rtl/>
        </w:rPr>
        <w:t>ב</w:t>
      </w:r>
      <w:r w:rsidR="008206BD" w:rsidRPr="00CD067C">
        <w:rPr>
          <w:rtl/>
        </w:rPr>
        <w:t>נקישה כואבת בערפו. הוא הרים את מבטו. ארקדי</w:t>
      </w:r>
      <w:r w:rsidR="003E2397">
        <w:rPr>
          <w:rFonts w:hint="cs"/>
          <w:rtl/>
        </w:rPr>
        <w:t xml:space="preserve"> </w:t>
      </w:r>
      <w:r w:rsidR="008206BD" w:rsidRPr="00CD067C">
        <w:rPr>
          <w:rtl/>
        </w:rPr>
        <w:t xml:space="preserve">חייך </w:t>
      </w:r>
      <w:r w:rsidR="00467574" w:rsidRPr="00467574">
        <w:rPr>
          <w:rFonts w:cs="Times New Roman"/>
          <w:rtl/>
        </w:rPr>
        <w:t>אליו חיוך חורש</w:t>
      </w:r>
      <w:r w:rsidR="00995DD7">
        <w:rPr>
          <w:rFonts w:cs="Times New Roman" w:hint="cs"/>
          <w:rtl/>
        </w:rPr>
        <w:t xml:space="preserve"> </w:t>
      </w:r>
      <w:r w:rsidR="00467574" w:rsidRPr="00467574">
        <w:rPr>
          <w:rFonts w:cs="Times New Roman"/>
          <w:rtl/>
        </w:rPr>
        <w:t>רע</w:t>
      </w:r>
      <w:r w:rsidR="008206BD" w:rsidRPr="00CD067C">
        <w:rPr>
          <w:rtl/>
        </w:rPr>
        <w:t>, צ</w:t>
      </w:r>
      <w:r w:rsidR="006B3706">
        <w:rPr>
          <w:rtl/>
        </w:rPr>
        <w:t xml:space="preserve">ינור </w:t>
      </w:r>
      <w:r w:rsidR="006B3706">
        <w:rPr>
          <w:rFonts w:hint="cs"/>
          <w:rtl/>
        </w:rPr>
        <w:t>פלסטיק</w:t>
      </w:r>
      <w:r w:rsidR="00CA6DE9">
        <w:rPr>
          <w:rtl/>
        </w:rPr>
        <w:t xml:space="preserve"> קצר בידו האחת, ובונקל</w:t>
      </w:r>
      <w:r w:rsidR="00CA6DE9">
        <w:rPr>
          <w:rFonts w:hint="cs"/>
          <w:rtl/>
        </w:rPr>
        <w:t>א</w:t>
      </w:r>
      <w:r w:rsidR="008206BD" w:rsidRPr="00CD067C">
        <w:rPr>
          <w:rtl/>
        </w:rPr>
        <w:t>ך ירוקים בידו ה</w:t>
      </w:r>
      <w:r w:rsidR="003A7E9C">
        <w:rPr>
          <w:rtl/>
        </w:rPr>
        <w:t>שנייה</w:t>
      </w:r>
      <w:r w:rsidR="008206BD" w:rsidRPr="00CD067C">
        <w:rPr>
          <w:rtl/>
        </w:rPr>
        <w:t>. הוא קירב את הצינור לפיו ונשף על אלכס.</w:t>
      </w:r>
    </w:p>
    <w:p w14:paraId="5C0E84E0" w14:textId="67D401C0" w:rsidR="008206BD" w:rsidRPr="00CD067C" w:rsidRDefault="0066122B" w:rsidP="00F340D6">
      <w:pPr>
        <w:rPr>
          <w:rtl/>
        </w:rPr>
      </w:pPr>
      <w:r>
        <w:rPr>
          <w:rtl/>
        </w:rPr>
        <w:t xml:space="preserve">בלי לחשוב, </w:t>
      </w:r>
      <w:r>
        <w:rPr>
          <w:rFonts w:hint="cs"/>
          <w:rtl/>
        </w:rPr>
        <w:t>אלכס</w:t>
      </w:r>
      <w:r w:rsidR="008206BD" w:rsidRPr="00CD067C">
        <w:rPr>
          <w:rtl/>
        </w:rPr>
        <w:t xml:space="preserve"> </w:t>
      </w:r>
      <w:r w:rsidR="00D87FA9">
        <w:rPr>
          <w:rFonts w:hint="cs"/>
          <w:rtl/>
        </w:rPr>
        <w:t xml:space="preserve">התנפל עליו </w:t>
      </w:r>
      <w:r w:rsidR="008206BD" w:rsidRPr="00CD067C">
        <w:rPr>
          <w:rtl/>
        </w:rPr>
        <w:t>והפילו ארצה.</w:t>
      </w:r>
    </w:p>
    <w:p w14:paraId="340C667C" w14:textId="5F327615" w:rsidR="008206BD" w:rsidRPr="00CD067C" w:rsidRDefault="008206BD" w:rsidP="006777F3">
      <w:pPr>
        <w:rPr>
          <w:rtl/>
        </w:rPr>
      </w:pPr>
      <w:r w:rsidRPr="00CD067C">
        <w:rPr>
          <w:rtl/>
        </w:rPr>
        <w:t>ארקדי לא נ</w:t>
      </w:r>
      <w:r w:rsidRPr="00CD067C">
        <w:rPr>
          <w:rFonts w:hint="cs"/>
          <w:rtl/>
        </w:rPr>
        <w:t>י</w:t>
      </w:r>
      <w:r w:rsidRPr="00CD067C">
        <w:rPr>
          <w:rtl/>
        </w:rPr>
        <w:t xml:space="preserve">סה לקום. </w:t>
      </w:r>
    </w:p>
    <w:p w14:paraId="5AC4661B" w14:textId="2DE8F658" w:rsidR="008206BD" w:rsidRPr="00CD067C" w:rsidRDefault="00F40E7E" w:rsidP="00250000">
      <w:pPr>
        <w:rPr>
          <w:rtl/>
        </w:rPr>
      </w:pPr>
      <w:r>
        <w:rPr>
          <w:rtl/>
        </w:rPr>
        <w:t>"מה</w:t>
      </w:r>
      <w:r w:rsidR="008206BD" w:rsidRPr="00CD067C">
        <w:rPr>
          <w:rtl/>
        </w:rPr>
        <w:t xml:space="preserve"> עושה?" אלכס צרח </w:t>
      </w:r>
      <w:r>
        <w:rPr>
          <w:rtl/>
        </w:rPr>
        <w:t>לתוך העיניים הכהות. "מה</w:t>
      </w:r>
      <w:r w:rsidR="008206BD" w:rsidRPr="00CD067C">
        <w:rPr>
          <w:rtl/>
        </w:rPr>
        <w:t xml:space="preserve"> רוצה?"</w:t>
      </w:r>
    </w:p>
    <w:p w14:paraId="3B8E0974" w14:textId="013BFC97" w:rsidR="00CF673E" w:rsidRPr="00CF673E" w:rsidRDefault="006777F3" w:rsidP="006777F3">
      <w:pPr>
        <w:rPr>
          <w:rtl/>
        </w:rPr>
      </w:pPr>
      <w:r>
        <w:rPr>
          <w:rFonts w:hint="cs"/>
          <w:rtl/>
        </w:rPr>
        <w:t xml:space="preserve">מה הוא רוצה? </w:t>
      </w:r>
      <w:r w:rsidR="00F0038B">
        <w:rPr>
          <w:rtl/>
        </w:rPr>
        <w:t>–</w:t>
      </w:r>
      <w:r w:rsidR="00F0038B">
        <w:rPr>
          <w:rFonts w:hint="cs"/>
          <w:rtl/>
        </w:rPr>
        <w:t xml:space="preserve"> </w:t>
      </w:r>
      <w:r w:rsidR="008206BD" w:rsidRPr="00CD067C">
        <w:rPr>
          <w:rtl/>
        </w:rPr>
        <w:t>ארקדי</w:t>
      </w:r>
      <w:r>
        <w:rPr>
          <w:rFonts w:hint="cs"/>
          <w:rtl/>
        </w:rPr>
        <w:t xml:space="preserve"> </w:t>
      </w:r>
      <w:r w:rsidR="009B7ABE">
        <w:rPr>
          <w:rFonts w:hint="cs"/>
          <w:rtl/>
        </w:rPr>
        <w:t xml:space="preserve">היה </w:t>
      </w:r>
      <w:r>
        <w:rPr>
          <w:rFonts w:hint="cs"/>
          <w:rtl/>
        </w:rPr>
        <w:t>ר</w:t>
      </w:r>
      <w:r w:rsidR="009B7ABE">
        <w:rPr>
          <w:rFonts w:hint="cs"/>
          <w:rtl/>
        </w:rPr>
        <w:t>ו</w:t>
      </w:r>
      <w:r w:rsidR="008206BD" w:rsidRPr="00CD067C">
        <w:rPr>
          <w:rFonts w:hint="cs"/>
          <w:rtl/>
        </w:rPr>
        <w:t xml:space="preserve">צה לקחת דלי של מים שחורים ולשפוך על </w:t>
      </w:r>
      <w:r w:rsidR="009B7ABE">
        <w:rPr>
          <w:rFonts w:hint="cs"/>
          <w:rtl/>
        </w:rPr>
        <w:t xml:space="preserve">ראשו של </w:t>
      </w:r>
      <w:r w:rsidR="008206BD" w:rsidRPr="00CD067C">
        <w:rPr>
          <w:rFonts w:hint="cs"/>
          <w:rtl/>
        </w:rPr>
        <w:t>אלכס. שיבין מה</w:t>
      </w:r>
      <w:r w:rsidR="00D87FA9">
        <w:rPr>
          <w:rFonts w:hint="cs"/>
          <w:rtl/>
        </w:rPr>
        <w:t>ו</w:t>
      </w:r>
      <w:r w:rsidR="008206BD" w:rsidRPr="00CD067C">
        <w:rPr>
          <w:rFonts w:hint="cs"/>
          <w:rtl/>
        </w:rPr>
        <w:t xml:space="preserve"> חושך, שיבין מה</w:t>
      </w:r>
      <w:r w:rsidR="00D87FA9">
        <w:rPr>
          <w:rFonts w:hint="cs"/>
          <w:rtl/>
        </w:rPr>
        <w:t>ו</w:t>
      </w:r>
      <w:r w:rsidR="008206BD" w:rsidRPr="00CD067C">
        <w:rPr>
          <w:rFonts w:hint="cs"/>
          <w:rtl/>
        </w:rPr>
        <w:t xml:space="preserve"> רחש נורא</w:t>
      </w:r>
      <w:r w:rsidR="00F878D3">
        <w:rPr>
          <w:rFonts w:hint="cs"/>
          <w:rtl/>
        </w:rPr>
        <w:t>י</w:t>
      </w:r>
      <w:r w:rsidR="008206BD" w:rsidRPr="00CD067C">
        <w:rPr>
          <w:rFonts w:hint="cs"/>
          <w:rtl/>
        </w:rPr>
        <w:t xml:space="preserve"> </w:t>
      </w:r>
      <w:r w:rsidR="009B7ABE">
        <w:rPr>
          <w:rFonts w:hint="cs"/>
          <w:rtl/>
        </w:rPr>
        <w:t>ה</w:t>
      </w:r>
      <w:r w:rsidR="008206BD" w:rsidRPr="00CD067C">
        <w:rPr>
          <w:rFonts w:hint="cs"/>
          <w:rtl/>
        </w:rPr>
        <w:t>עולה מתוך החושך, שיבין מה</w:t>
      </w:r>
      <w:r w:rsidR="00D87FA9">
        <w:rPr>
          <w:rFonts w:hint="cs"/>
          <w:rtl/>
        </w:rPr>
        <w:t>ו</w:t>
      </w:r>
      <w:r w:rsidR="008206BD" w:rsidRPr="00CD067C">
        <w:rPr>
          <w:rFonts w:hint="cs"/>
          <w:rtl/>
        </w:rPr>
        <w:t xml:space="preserve"> ארקדי! </w:t>
      </w:r>
      <w:r w:rsidR="00F340D6">
        <w:rPr>
          <w:rFonts w:hint="cs"/>
          <w:rtl/>
        </w:rPr>
        <w:t>ארקדי שמחלו</w:t>
      </w:r>
      <w:r w:rsidR="009B7ABE">
        <w:rPr>
          <w:rFonts w:hint="cs"/>
          <w:rtl/>
        </w:rPr>
        <w:t>ן חדרו המרוחק</w:t>
      </w:r>
      <w:r w:rsidR="00F340D6">
        <w:rPr>
          <w:rFonts w:hint="cs"/>
          <w:rtl/>
        </w:rPr>
        <w:t xml:space="preserve"> נשקף </w:t>
      </w:r>
      <w:r w:rsidR="00CF673E" w:rsidRPr="00CF673E">
        <w:rPr>
          <w:rtl/>
        </w:rPr>
        <w:t>הנהר הגדול</w:t>
      </w:r>
      <w:r w:rsidR="008E35B2">
        <w:rPr>
          <w:rFonts w:hint="cs"/>
          <w:rtl/>
        </w:rPr>
        <w:t>, הכרסתני</w:t>
      </w:r>
      <w:r>
        <w:rPr>
          <w:rFonts w:hint="cs"/>
          <w:rtl/>
        </w:rPr>
        <w:t>,</w:t>
      </w:r>
      <w:r w:rsidR="00CF673E" w:rsidRPr="00CF673E">
        <w:rPr>
          <w:rtl/>
        </w:rPr>
        <w:t xml:space="preserve"> </w:t>
      </w:r>
      <w:r w:rsidR="009B7ABE">
        <w:rPr>
          <w:rFonts w:hint="cs"/>
          <w:rtl/>
        </w:rPr>
        <w:t xml:space="preserve">שמימיו היו משחירים עם </w:t>
      </w:r>
      <w:r w:rsidR="00D87FA9">
        <w:rPr>
          <w:rFonts w:hint="cs"/>
          <w:rtl/>
        </w:rPr>
        <w:t>רדת</w:t>
      </w:r>
      <w:r w:rsidR="00CF673E" w:rsidRPr="00CF673E">
        <w:rPr>
          <w:rtl/>
        </w:rPr>
        <w:t xml:space="preserve"> הלילה, </w:t>
      </w:r>
      <w:r w:rsidR="00CF673E" w:rsidRPr="00CF673E">
        <w:rPr>
          <w:rFonts w:hint="cs"/>
          <w:rtl/>
        </w:rPr>
        <w:t>הופכים ל</w:t>
      </w:r>
      <w:r w:rsidR="00CF673E" w:rsidRPr="00CF673E">
        <w:rPr>
          <w:rtl/>
        </w:rPr>
        <w:t>נוז</w:t>
      </w:r>
      <w:r w:rsidR="00F340D6">
        <w:rPr>
          <w:rtl/>
        </w:rPr>
        <w:t>ל צמיג</w:t>
      </w:r>
      <w:r w:rsidR="00CB7748">
        <w:rPr>
          <w:rFonts w:hint="cs"/>
          <w:rtl/>
        </w:rPr>
        <w:t>י</w:t>
      </w:r>
      <w:r w:rsidR="00F340D6">
        <w:rPr>
          <w:rtl/>
        </w:rPr>
        <w:t xml:space="preserve"> ובוצי שבזרמו </w:t>
      </w:r>
      <w:r w:rsidR="00F340D6">
        <w:rPr>
          <w:rFonts w:hint="cs"/>
          <w:rtl/>
        </w:rPr>
        <w:t>נסחפו</w:t>
      </w:r>
      <w:r w:rsidR="00F340D6">
        <w:rPr>
          <w:rtl/>
        </w:rPr>
        <w:t xml:space="preserve"> פיסות</w:t>
      </w:r>
      <w:r w:rsidR="00CF673E" w:rsidRPr="00CF673E">
        <w:rPr>
          <w:rtl/>
        </w:rPr>
        <w:t xml:space="preserve"> פסולת</w:t>
      </w:r>
      <w:r w:rsidR="00CF673E" w:rsidRPr="00CF673E">
        <w:rPr>
          <w:rFonts w:hint="cs"/>
          <w:rtl/>
        </w:rPr>
        <w:t xml:space="preserve"> וגופות אדם</w:t>
      </w:r>
      <w:r w:rsidR="00CF673E" w:rsidRPr="00CF673E">
        <w:rPr>
          <w:rtl/>
        </w:rPr>
        <w:t xml:space="preserve"> </w:t>
      </w:r>
      <w:r w:rsidR="00CF673E" w:rsidRPr="00CF673E">
        <w:rPr>
          <w:rFonts w:hint="cs"/>
          <w:rtl/>
        </w:rPr>
        <w:t>סגולות, צבות</w:t>
      </w:r>
      <w:r w:rsidR="00870E7E">
        <w:rPr>
          <w:rFonts w:hint="cs"/>
          <w:rtl/>
        </w:rPr>
        <w:t>,</w:t>
      </w:r>
      <w:r w:rsidR="00CF673E" w:rsidRPr="00CF673E">
        <w:rPr>
          <w:rFonts w:hint="cs"/>
          <w:rtl/>
        </w:rPr>
        <w:t xml:space="preserve"> </w:t>
      </w:r>
      <w:r w:rsidR="00CF673E" w:rsidRPr="00CF673E">
        <w:rPr>
          <w:rtl/>
        </w:rPr>
        <w:t>נחפזות חיש</w:t>
      </w:r>
      <w:r w:rsidR="00995DD7">
        <w:rPr>
          <w:rFonts w:hint="cs"/>
          <w:rtl/>
        </w:rPr>
        <w:t>-</w:t>
      </w:r>
      <w:r w:rsidR="00CF673E" w:rsidRPr="00CF673E">
        <w:rPr>
          <w:rtl/>
        </w:rPr>
        <w:t xml:space="preserve">חיש, </w:t>
      </w:r>
      <w:r w:rsidR="00F340D6">
        <w:rPr>
          <w:rtl/>
        </w:rPr>
        <w:t xml:space="preserve">הלאה הרחק משם ולעיתים </w:t>
      </w:r>
      <w:r w:rsidR="00870E7E">
        <w:rPr>
          <w:rFonts w:hint="cs"/>
          <w:rtl/>
        </w:rPr>
        <w:t>שוקעות</w:t>
      </w:r>
      <w:r w:rsidR="00CF673E" w:rsidRPr="00CF673E">
        <w:rPr>
          <w:rtl/>
        </w:rPr>
        <w:t xml:space="preserve"> למצולות </w:t>
      </w:r>
      <w:r w:rsidR="0066122B">
        <w:rPr>
          <w:rFonts w:hint="cs"/>
          <w:rtl/>
        </w:rPr>
        <w:t>[</w:t>
      </w:r>
      <w:r w:rsidR="00CF673E" w:rsidRPr="00CF673E">
        <w:rPr>
          <w:rtl/>
        </w:rPr>
        <w:t xml:space="preserve">מי ישורון </w:t>
      </w:r>
      <w:r w:rsidR="00F0038B">
        <w:rPr>
          <w:rFonts w:hint="cs"/>
          <w:rtl/>
        </w:rPr>
        <w:t xml:space="preserve">???] </w:t>
      </w:r>
      <w:r w:rsidR="00CF673E" w:rsidRPr="00CF673E">
        <w:rPr>
          <w:rtl/>
        </w:rPr>
        <w:t>בסיבובי מערבולת.</w:t>
      </w:r>
      <w:r w:rsidR="00CF673E" w:rsidRPr="00CF673E">
        <w:rPr>
          <w:rFonts w:hint="cs"/>
          <w:rtl/>
        </w:rPr>
        <w:t xml:space="preserve"> </w:t>
      </w:r>
      <w:r w:rsidR="00CF673E" w:rsidRPr="00CF673E">
        <w:rPr>
          <w:rtl/>
        </w:rPr>
        <w:t>א</w:t>
      </w:r>
      <w:r w:rsidR="00F340D6">
        <w:rPr>
          <w:rFonts w:hint="cs"/>
          <w:rtl/>
        </w:rPr>
        <w:t>ֵ</w:t>
      </w:r>
      <w:r w:rsidR="00CF673E" w:rsidRPr="00CF673E">
        <w:rPr>
          <w:rtl/>
        </w:rPr>
        <w:t xml:space="preserve">ימה </w:t>
      </w:r>
      <w:r w:rsidR="00F40E7E">
        <w:rPr>
          <w:rFonts w:hint="cs"/>
          <w:rtl/>
        </w:rPr>
        <w:t xml:space="preserve">[מילה אחרת </w:t>
      </w:r>
      <w:r w:rsidR="00F40E7E">
        <w:rPr>
          <w:rtl/>
        </w:rPr>
        <w:t>–</w:t>
      </w:r>
      <w:r w:rsidR="00F40E7E">
        <w:rPr>
          <w:rFonts w:hint="cs"/>
          <w:rtl/>
        </w:rPr>
        <w:t xml:space="preserve"> שלא ישמע כמו </w:t>
      </w:r>
      <w:r w:rsidR="00F40E7E">
        <w:t>Great Mother</w:t>
      </w:r>
      <w:r w:rsidR="00F40E7E">
        <w:rPr>
          <w:rFonts w:hint="cs"/>
          <w:rtl/>
        </w:rPr>
        <w:t xml:space="preserve">] </w:t>
      </w:r>
      <w:r w:rsidR="001C5A04">
        <w:rPr>
          <w:rtl/>
        </w:rPr>
        <w:t>הייתה</w:t>
      </w:r>
      <w:r w:rsidR="00CF673E" w:rsidRPr="00CF673E">
        <w:rPr>
          <w:rtl/>
        </w:rPr>
        <w:t xml:space="preserve"> אוחזת בארקדי הקט </w:t>
      </w:r>
      <w:r w:rsidR="00F74786">
        <w:rPr>
          <w:rFonts w:hint="cs"/>
          <w:rtl/>
        </w:rPr>
        <w:t>[</w:t>
      </w:r>
      <w:r w:rsidR="00CF673E" w:rsidRPr="00CF673E">
        <w:rPr>
          <w:rtl/>
        </w:rPr>
        <w:t>מפני הנוזל השחור שהיה זורם בנהר בלילות</w:t>
      </w:r>
      <w:r w:rsidR="00CF673E">
        <w:rPr>
          <w:rFonts w:hint="cs"/>
          <w:rtl/>
        </w:rPr>
        <w:t>,</w:t>
      </w:r>
      <w:r w:rsidR="00F74786">
        <w:rPr>
          <w:rFonts w:hint="cs"/>
          <w:rtl/>
        </w:rPr>
        <w:t>]</w:t>
      </w:r>
      <w:r w:rsidR="00CF673E">
        <w:rPr>
          <w:rFonts w:hint="cs"/>
          <w:rtl/>
        </w:rPr>
        <w:t xml:space="preserve"> </w:t>
      </w:r>
      <w:r w:rsidR="00F74786">
        <w:rPr>
          <w:rFonts w:hint="cs"/>
          <w:rtl/>
        </w:rPr>
        <w:t>ה</w:t>
      </w:r>
      <w:r w:rsidR="00CF673E">
        <w:rPr>
          <w:rFonts w:hint="cs"/>
          <w:rtl/>
        </w:rPr>
        <w:t xml:space="preserve">רועד בצינת </w:t>
      </w:r>
      <w:r w:rsidR="00F75D93">
        <w:rPr>
          <w:rFonts w:hint="cs"/>
          <w:rtl/>
        </w:rPr>
        <w:t>ה</w:t>
      </w:r>
      <w:r w:rsidR="00CF673E">
        <w:rPr>
          <w:rFonts w:hint="cs"/>
          <w:rtl/>
        </w:rPr>
        <w:t>סת</w:t>
      </w:r>
      <w:r w:rsidR="0066122B">
        <w:rPr>
          <w:rFonts w:hint="cs"/>
          <w:rtl/>
        </w:rPr>
        <w:t>י</w:t>
      </w:r>
      <w:r w:rsidR="00CF673E">
        <w:rPr>
          <w:rFonts w:hint="cs"/>
          <w:rtl/>
        </w:rPr>
        <w:t>ו מתחת לשמיכ</w:t>
      </w:r>
      <w:r w:rsidR="00F74786">
        <w:rPr>
          <w:rFonts w:hint="cs"/>
          <w:rtl/>
        </w:rPr>
        <w:t xml:space="preserve">ה </w:t>
      </w:r>
      <w:r w:rsidR="00CA6DE9">
        <w:rPr>
          <w:rFonts w:hint="cs"/>
          <w:rtl/>
        </w:rPr>
        <w:t>דקה מדי</w:t>
      </w:r>
      <w:r w:rsidR="00840187">
        <w:rPr>
          <w:rFonts w:hint="cs"/>
          <w:rtl/>
        </w:rPr>
        <w:t>,</w:t>
      </w:r>
      <w:r w:rsidR="00CA6DE9">
        <w:rPr>
          <w:rFonts w:hint="cs"/>
          <w:rtl/>
        </w:rPr>
        <w:t xml:space="preserve"> כי אי</w:t>
      </w:r>
      <w:r w:rsidR="00E30A31">
        <w:rPr>
          <w:rFonts w:hint="cs"/>
          <w:rtl/>
        </w:rPr>
        <w:t xml:space="preserve">ש </w:t>
      </w:r>
      <w:r w:rsidR="00870E7E">
        <w:rPr>
          <w:rFonts w:hint="cs"/>
          <w:rtl/>
        </w:rPr>
        <w:t>לא</w:t>
      </w:r>
      <w:r w:rsidR="00D87FA9">
        <w:rPr>
          <w:rFonts w:hint="cs"/>
          <w:rtl/>
        </w:rPr>
        <w:t xml:space="preserve"> </w:t>
      </w:r>
      <w:r w:rsidR="00A45556">
        <w:rPr>
          <w:rFonts w:hint="cs"/>
          <w:rtl/>
        </w:rPr>
        <w:t>זכר ל</w:t>
      </w:r>
      <w:r w:rsidR="00870E7E">
        <w:rPr>
          <w:rFonts w:hint="cs"/>
          <w:rtl/>
        </w:rPr>
        <w:t>ה</w:t>
      </w:r>
      <w:r w:rsidR="00CA6DE9">
        <w:rPr>
          <w:rFonts w:hint="cs"/>
          <w:rtl/>
        </w:rPr>
        <w:t xml:space="preserve">וריד את </w:t>
      </w:r>
      <w:r w:rsidR="00D87FA9">
        <w:rPr>
          <w:rFonts w:hint="cs"/>
          <w:rtl/>
        </w:rPr>
        <w:t>ה</w:t>
      </w:r>
      <w:r w:rsidR="00CF673E">
        <w:rPr>
          <w:rFonts w:hint="cs"/>
          <w:rtl/>
        </w:rPr>
        <w:t>שמיכ</w:t>
      </w:r>
      <w:r w:rsidR="00D87FA9">
        <w:rPr>
          <w:rFonts w:hint="cs"/>
          <w:rtl/>
        </w:rPr>
        <w:t>ה</w:t>
      </w:r>
      <w:r w:rsidR="00CA6DE9">
        <w:rPr>
          <w:rFonts w:hint="cs"/>
          <w:rtl/>
        </w:rPr>
        <w:t xml:space="preserve"> ה</w:t>
      </w:r>
      <w:r w:rsidR="00D87FA9">
        <w:rPr>
          <w:rFonts w:hint="cs"/>
          <w:rtl/>
        </w:rPr>
        <w:t>עבה</w:t>
      </w:r>
      <w:r w:rsidR="00CF673E">
        <w:rPr>
          <w:rFonts w:hint="cs"/>
          <w:rtl/>
        </w:rPr>
        <w:t xml:space="preserve"> שלו מהארון העליון</w:t>
      </w:r>
      <w:r w:rsidR="00CF673E" w:rsidRPr="00CF673E">
        <w:rPr>
          <w:rtl/>
        </w:rPr>
        <w:t>.</w:t>
      </w:r>
      <w:r w:rsidR="00CF673E" w:rsidRPr="00CF673E">
        <w:rPr>
          <w:rFonts w:hint="cs"/>
          <w:rtl/>
        </w:rPr>
        <w:t xml:space="preserve"> ו</w:t>
      </w:r>
      <w:r w:rsidR="006B3706">
        <w:rPr>
          <w:rFonts w:hint="cs"/>
          <w:rtl/>
        </w:rPr>
        <w:t xml:space="preserve">אפילו </w:t>
      </w:r>
      <w:r w:rsidR="00CF673E" w:rsidRPr="00CF673E">
        <w:rPr>
          <w:rFonts w:hint="cs"/>
          <w:rtl/>
        </w:rPr>
        <w:t>עכש</w:t>
      </w:r>
      <w:r w:rsidR="00870E7E">
        <w:rPr>
          <w:rFonts w:hint="cs"/>
          <w:rtl/>
        </w:rPr>
        <w:t>י</w:t>
      </w:r>
      <w:r w:rsidR="00CF673E" w:rsidRPr="00CF673E">
        <w:rPr>
          <w:rFonts w:hint="cs"/>
          <w:rtl/>
        </w:rPr>
        <w:t>ו</w:t>
      </w:r>
      <w:r w:rsidR="00870E7E">
        <w:rPr>
          <w:rFonts w:hint="cs"/>
          <w:rtl/>
        </w:rPr>
        <w:t>,</w:t>
      </w:r>
      <w:r w:rsidR="00CF673E" w:rsidRPr="00CF673E">
        <w:rPr>
          <w:rFonts w:hint="cs"/>
          <w:rtl/>
        </w:rPr>
        <w:t xml:space="preserve"> </w:t>
      </w:r>
      <w:r w:rsidR="009B7ABE">
        <w:rPr>
          <w:rFonts w:hint="cs"/>
          <w:rtl/>
        </w:rPr>
        <w:t>לו</w:t>
      </w:r>
      <w:r w:rsidR="00A45556">
        <w:rPr>
          <w:rFonts w:hint="cs"/>
          <w:rtl/>
        </w:rPr>
        <w:t>ּ</w:t>
      </w:r>
      <w:r w:rsidR="009B7ABE">
        <w:rPr>
          <w:rFonts w:hint="cs"/>
          <w:rtl/>
        </w:rPr>
        <w:t xml:space="preserve"> היה שם,</w:t>
      </w:r>
      <w:r w:rsidR="00E30A31">
        <w:rPr>
          <w:rFonts w:hint="cs"/>
          <w:rtl/>
        </w:rPr>
        <w:t>[</w:t>
      </w:r>
      <w:r w:rsidR="00CF673E" w:rsidRPr="00CF673E">
        <w:rPr>
          <w:rFonts w:hint="cs"/>
          <w:rtl/>
        </w:rPr>
        <w:t xml:space="preserve">ארקדי </w:t>
      </w:r>
      <w:r w:rsidR="006B3706">
        <w:rPr>
          <w:rFonts w:hint="cs"/>
          <w:rtl/>
        </w:rPr>
        <w:t>ה</w:t>
      </w:r>
      <w:r w:rsidR="00CF673E" w:rsidRPr="00CF673E">
        <w:rPr>
          <w:rFonts w:hint="cs"/>
          <w:rtl/>
        </w:rPr>
        <w:t xml:space="preserve">גדול </w:t>
      </w:r>
      <w:r w:rsidR="00F0038B">
        <w:rPr>
          <w:rFonts w:hint="cs"/>
          <w:rtl/>
        </w:rPr>
        <w:t xml:space="preserve">גם לו היה נמצא </w:t>
      </w:r>
      <w:r w:rsidR="00F06A3F">
        <w:rPr>
          <w:rFonts w:hint="cs"/>
          <w:rtl/>
        </w:rPr>
        <w:t>עכשיו</w:t>
      </w:r>
      <w:r w:rsidR="00F0038B">
        <w:rPr>
          <w:rFonts w:hint="cs"/>
          <w:rtl/>
        </w:rPr>
        <w:t xml:space="preserve"> בליטא...] </w:t>
      </w:r>
      <w:r w:rsidR="00CF673E" w:rsidRPr="00CF673E">
        <w:rPr>
          <w:rFonts w:hint="cs"/>
          <w:rtl/>
        </w:rPr>
        <w:t xml:space="preserve">לא היה מעז לרדת </w:t>
      </w:r>
      <w:r w:rsidR="00F75D93">
        <w:rPr>
          <w:rFonts w:hint="cs"/>
          <w:rtl/>
        </w:rPr>
        <w:t>א</w:t>
      </w:r>
      <w:r w:rsidR="00CF673E" w:rsidRPr="00CF673E">
        <w:rPr>
          <w:rFonts w:hint="cs"/>
          <w:rtl/>
        </w:rPr>
        <w:t>ל</w:t>
      </w:r>
      <w:r w:rsidR="00F75D93">
        <w:rPr>
          <w:rFonts w:hint="cs"/>
          <w:rtl/>
        </w:rPr>
        <w:t xml:space="preserve"> ה</w:t>
      </w:r>
      <w:r w:rsidR="006B3706">
        <w:rPr>
          <w:rFonts w:hint="cs"/>
          <w:rtl/>
        </w:rPr>
        <w:t>נהר</w:t>
      </w:r>
      <w:r w:rsidR="00CF673E" w:rsidRPr="00CF673E">
        <w:rPr>
          <w:rFonts w:hint="cs"/>
          <w:rtl/>
        </w:rPr>
        <w:t xml:space="preserve"> בלילה, למלא דלי.</w:t>
      </w:r>
    </w:p>
    <w:p w14:paraId="7E502B49" w14:textId="1501CC94" w:rsidR="002E3F08" w:rsidRDefault="008206BD" w:rsidP="002E11F3">
      <w:pPr>
        <w:rPr>
          <w:rFonts w:cs="Times New Roman"/>
          <w:rtl/>
        </w:rPr>
      </w:pPr>
      <w:r w:rsidRPr="00CD067C">
        <w:rPr>
          <w:rFonts w:hint="cs"/>
          <w:rtl/>
        </w:rPr>
        <w:t>"מה רוצה?" צרח אלכס</w:t>
      </w:r>
      <w:r w:rsidR="0066122B">
        <w:rPr>
          <w:rFonts w:hint="cs"/>
          <w:rtl/>
        </w:rPr>
        <w:t xml:space="preserve">, </w:t>
      </w:r>
      <w:r w:rsidR="00D87FA9">
        <w:rPr>
          <w:rFonts w:hint="cs"/>
          <w:rtl/>
        </w:rPr>
        <w:t>שהת</w:t>
      </w:r>
      <w:r w:rsidR="0066122B">
        <w:rPr>
          <w:rFonts w:hint="cs"/>
          <w:rtl/>
        </w:rPr>
        <w:t>י</w:t>
      </w:r>
      <w:r w:rsidR="00995DD7">
        <w:rPr>
          <w:rFonts w:hint="cs"/>
          <w:rtl/>
        </w:rPr>
        <w:t>י</w:t>
      </w:r>
      <w:r w:rsidR="0066122B">
        <w:rPr>
          <w:rFonts w:hint="cs"/>
          <w:rtl/>
        </w:rPr>
        <w:t xml:space="preserve">שב עליו </w:t>
      </w:r>
      <w:r w:rsidR="00D87FA9">
        <w:rPr>
          <w:rFonts w:hint="cs"/>
          <w:rtl/>
        </w:rPr>
        <w:t>ו</w:t>
      </w:r>
      <w:r w:rsidR="0066122B">
        <w:rPr>
          <w:rFonts w:hint="cs"/>
          <w:rtl/>
        </w:rPr>
        <w:t>ר</w:t>
      </w:r>
      <w:r w:rsidR="00D87FA9">
        <w:rPr>
          <w:rFonts w:hint="cs"/>
          <w:rtl/>
        </w:rPr>
        <w:t>י</w:t>
      </w:r>
      <w:r w:rsidR="00CA6DE9">
        <w:rPr>
          <w:rFonts w:hint="cs"/>
          <w:rtl/>
        </w:rPr>
        <w:t>תק אותו ל</w:t>
      </w:r>
      <w:r w:rsidR="00D87FA9">
        <w:rPr>
          <w:rFonts w:hint="cs"/>
          <w:rtl/>
        </w:rPr>
        <w:t>קרקע</w:t>
      </w:r>
      <w:r w:rsidRPr="00CD067C">
        <w:rPr>
          <w:rFonts w:hint="cs"/>
          <w:rtl/>
        </w:rPr>
        <w:t xml:space="preserve"> בכל כוחו</w:t>
      </w:r>
      <w:r w:rsidR="00F75D93">
        <w:rPr>
          <w:rFonts w:hint="cs"/>
          <w:rtl/>
        </w:rPr>
        <w:t xml:space="preserve"> הדל</w:t>
      </w:r>
      <w:r w:rsidRPr="00CD067C">
        <w:rPr>
          <w:rFonts w:hint="cs"/>
          <w:rtl/>
        </w:rPr>
        <w:t>.</w:t>
      </w:r>
      <w:r w:rsidR="00283D54">
        <w:rPr>
          <w:rFonts w:hint="cs"/>
          <w:rtl/>
        </w:rPr>
        <w:t xml:space="preserve"> </w:t>
      </w:r>
      <w:r w:rsidR="00B903B0">
        <w:rPr>
          <w:rFonts w:hint="cs"/>
          <w:rtl/>
        </w:rPr>
        <w:t>אלכס לא שגה באשליות</w:t>
      </w:r>
      <w:r w:rsidR="009564E3">
        <w:rPr>
          <w:rFonts w:hint="cs"/>
          <w:rtl/>
        </w:rPr>
        <w:t xml:space="preserve"> </w:t>
      </w:r>
      <w:r w:rsidR="00B903B0">
        <w:rPr>
          <w:rFonts w:hint="cs"/>
          <w:rtl/>
        </w:rPr>
        <w:t>ש</w:t>
      </w:r>
      <w:r w:rsidR="00CB7748" w:rsidRPr="00CB7748">
        <w:rPr>
          <w:rFonts w:cs="Times New Roman"/>
          <w:rtl/>
        </w:rPr>
        <w:t xml:space="preserve">עמדתו הקנתה לו </w:t>
      </w:r>
      <w:r w:rsidR="00CB7748">
        <w:rPr>
          <w:rFonts w:cs="Times New Roman" w:hint="cs"/>
          <w:rtl/>
        </w:rPr>
        <w:t xml:space="preserve">יתרון </w:t>
      </w:r>
      <w:r w:rsidR="00297D38">
        <w:rPr>
          <w:rFonts w:cs="Times New Roman"/>
          <w:rtl/>
        </w:rPr>
        <w:t>על פ</w:t>
      </w:r>
      <w:r w:rsidR="00CB7748" w:rsidRPr="00CB7748">
        <w:rPr>
          <w:rFonts w:cs="Times New Roman"/>
          <w:rtl/>
        </w:rPr>
        <w:t>ני ארקדי</w:t>
      </w:r>
      <w:r w:rsidR="00CB7748">
        <w:rPr>
          <w:rFonts w:cs="Times New Roman" w:hint="cs"/>
          <w:rtl/>
        </w:rPr>
        <w:t>,</w:t>
      </w:r>
      <w:r w:rsidR="00CB7748" w:rsidRPr="00CB7748">
        <w:rPr>
          <w:rFonts w:cs="Times New Roman" w:hint="cs"/>
          <w:rtl/>
        </w:rPr>
        <w:t xml:space="preserve"> </w:t>
      </w:r>
      <w:r w:rsidR="00CB7748">
        <w:rPr>
          <w:rFonts w:cs="Times New Roman" w:hint="cs"/>
          <w:rtl/>
        </w:rPr>
        <w:t>[</w:t>
      </w:r>
      <w:r w:rsidR="00A45556" w:rsidRPr="00A45556">
        <w:rPr>
          <w:rFonts w:cs="Times New Roman"/>
          <w:rtl/>
        </w:rPr>
        <w:t>הוא נמצא</w:t>
      </w:r>
      <w:r w:rsidR="002D4F74">
        <w:rPr>
          <w:rFonts w:hint="cs"/>
          <w:rtl/>
        </w:rPr>
        <w:t xml:space="preserve"> </w:t>
      </w:r>
      <w:r w:rsidR="00A45556">
        <w:rPr>
          <w:rFonts w:hint="cs"/>
          <w:rtl/>
        </w:rPr>
        <w:t>ב</w:t>
      </w:r>
      <w:r w:rsidR="002D4F74">
        <w:rPr>
          <w:rFonts w:hint="cs"/>
          <w:rtl/>
        </w:rPr>
        <w:t>יתרון</w:t>
      </w:r>
      <w:r w:rsidR="00A15B80">
        <w:rPr>
          <w:rFonts w:hint="cs"/>
          <w:rtl/>
        </w:rPr>
        <w:t>:</w:t>
      </w:r>
      <w:r w:rsidR="002D4F74">
        <w:rPr>
          <w:rFonts w:hint="cs"/>
          <w:rtl/>
        </w:rPr>
        <w:t xml:space="preserve"> אם </w:t>
      </w:r>
      <w:r w:rsidR="00B903B0">
        <w:rPr>
          <w:rFonts w:hint="cs"/>
          <w:rtl/>
        </w:rPr>
        <w:t>ארקדי</w:t>
      </w:r>
      <w:r w:rsidR="002D4F74">
        <w:rPr>
          <w:rFonts w:hint="cs"/>
          <w:rtl/>
        </w:rPr>
        <w:t xml:space="preserve"> </w:t>
      </w:r>
      <w:r w:rsidR="00B903B0">
        <w:rPr>
          <w:rFonts w:hint="cs"/>
          <w:rtl/>
        </w:rPr>
        <w:t>י</w:t>
      </w:r>
      <w:r w:rsidR="002D4F74">
        <w:rPr>
          <w:rFonts w:hint="cs"/>
          <w:rtl/>
        </w:rPr>
        <w:t>צליח לתפוס אות</w:t>
      </w:r>
      <w:r w:rsidR="00B903B0">
        <w:rPr>
          <w:rFonts w:hint="cs"/>
          <w:rtl/>
        </w:rPr>
        <w:t>ו</w:t>
      </w:r>
      <w:r w:rsidR="002D4F74">
        <w:rPr>
          <w:rFonts w:hint="cs"/>
          <w:rtl/>
        </w:rPr>
        <w:t xml:space="preserve"> ברגליו בגארד </w:t>
      </w:r>
      <w:r w:rsidR="002D4F74">
        <w:rPr>
          <w:rtl/>
        </w:rPr>
        <w:t>–</w:t>
      </w:r>
      <w:r w:rsidR="002D4F74">
        <w:rPr>
          <w:rFonts w:hint="cs"/>
          <w:rtl/>
        </w:rPr>
        <w:t xml:space="preserve"> </w:t>
      </w:r>
      <w:r w:rsidR="008D2E98">
        <w:rPr>
          <w:rFonts w:hint="cs"/>
          <w:rtl/>
        </w:rPr>
        <w:t xml:space="preserve">אלכס </w:t>
      </w:r>
      <w:r w:rsidR="00B903B0">
        <w:rPr>
          <w:rFonts w:hint="cs"/>
          <w:rtl/>
        </w:rPr>
        <w:t>יהיה</w:t>
      </w:r>
      <w:r w:rsidR="002D4F74">
        <w:rPr>
          <w:rFonts w:hint="cs"/>
          <w:rtl/>
        </w:rPr>
        <w:t xml:space="preserve"> נתון לשליטתו המוחלטת.</w:t>
      </w:r>
      <w:r w:rsidR="00A45556">
        <w:rPr>
          <w:rFonts w:hint="cs"/>
          <w:rtl/>
        </w:rPr>
        <w:t xml:space="preserve"> </w:t>
      </w:r>
      <w:r w:rsidR="002E3F08">
        <w:rPr>
          <w:rFonts w:hint="cs"/>
          <w:rtl/>
        </w:rPr>
        <w:t xml:space="preserve">ארקדי </w:t>
      </w:r>
      <w:r w:rsidR="00A45556">
        <w:rPr>
          <w:rFonts w:hint="cs"/>
          <w:rtl/>
        </w:rPr>
        <w:t>יוכל</w:t>
      </w:r>
      <w:r w:rsidR="00D87FA9">
        <w:rPr>
          <w:rFonts w:hint="cs"/>
          <w:rtl/>
        </w:rPr>
        <w:t xml:space="preserve"> גם</w:t>
      </w:r>
      <w:r w:rsidR="002E3F08">
        <w:rPr>
          <w:rFonts w:hint="cs"/>
          <w:rtl/>
        </w:rPr>
        <w:t xml:space="preserve"> לבצע </w:t>
      </w:r>
      <w:r w:rsidR="002E3F08">
        <w:rPr>
          <w:rFonts w:cs="Times New Roman"/>
          <w:rtl/>
        </w:rPr>
        <w:t>היפוך מ</w:t>
      </w:r>
      <w:r w:rsidR="00D87FA9">
        <w:rPr>
          <w:rFonts w:cs="Times New Roman" w:hint="cs"/>
          <w:rtl/>
        </w:rPr>
        <w:t xml:space="preserve">מצב של </w:t>
      </w:r>
      <w:r w:rsidR="002E3F08">
        <w:rPr>
          <w:rFonts w:cs="Times New Roman"/>
          <w:rtl/>
        </w:rPr>
        <w:t>גארד –</w:t>
      </w:r>
      <w:r w:rsidR="002E3F08">
        <w:rPr>
          <w:rFonts w:cs="Times New Roman" w:hint="cs"/>
          <w:rtl/>
        </w:rPr>
        <w:t>אלכס</w:t>
      </w:r>
      <w:r w:rsidR="002E3F08">
        <w:rPr>
          <w:rFonts w:cs="Times New Roman"/>
          <w:rtl/>
        </w:rPr>
        <w:t xml:space="preserve"> </w:t>
      </w:r>
      <w:r w:rsidR="002E3F08">
        <w:rPr>
          <w:rFonts w:cs="Times New Roman" w:hint="cs"/>
          <w:rtl/>
        </w:rPr>
        <w:t>י</w:t>
      </w:r>
      <w:r w:rsidR="002E3F08">
        <w:rPr>
          <w:rFonts w:cs="Times New Roman"/>
          <w:rtl/>
        </w:rPr>
        <w:t xml:space="preserve">נסה לחנוק, </w:t>
      </w:r>
      <w:r w:rsidR="002E3F08">
        <w:rPr>
          <w:rFonts w:cs="Times New Roman" w:hint="cs"/>
          <w:rtl/>
        </w:rPr>
        <w:t>י</w:t>
      </w:r>
      <w:r w:rsidR="002E3F08">
        <w:rPr>
          <w:rFonts w:cs="Times New Roman"/>
          <w:rtl/>
        </w:rPr>
        <w:t xml:space="preserve">נסה לעשות משהו </w:t>
      </w:r>
      <w:r w:rsidR="002E3F08">
        <w:rPr>
          <w:rFonts w:cs="Times New Roman" w:hint="cs"/>
          <w:rtl/>
        </w:rPr>
        <w:t>וארקדי פשוט י</w:t>
      </w:r>
      <w:r w:rsidR="002E3F08">
        <w:rPr>
          <w:rFonts w:cs="Times New Roman"/>
          <w:rtl/>
        </w:rPr>
        <w:t>ציב את רגל ימין על מפרק הירך</w:t>
      </w:r>
      <w:r w:rsidR="002E3F08">
        <w:rPr>
          <w:rFonts w:cs="Times New Roman" w:hint="cs"/>
          <w:rtl/>
        </w:rPr>
        <w:t xml:space="preserve"> של אלכס</w:t>
      </w:r>
      <w:r w:rsidR="002E3F08">
        <w:rPr>
          <w:rFonts w:cs="Times New Roman"/>
          <w:rtl/>
        </w:rPr>
        <w:t xml:space="preserve">, </w:t>
      </w:r>
      <w:r w:rsidR="002E3F08">
        <w:rPr>
          <w:rFonts w:cs="Times New Roman" w:hint="cs"/>
          <w:rtl/>
        </w:rPr>
        <w:t>י</w:t>
      </w:r>
      <w:r w:rsidR="002E3F08">
        <w:rPr>
          <w:rFonts w:cs="Times New Roman"/>
          <w:rtl/>
        </w:rPr>
        <w:t>דח</w:t>
      </w:r>
      <w:r w:rsidR="002E3F08">
        <w:rPr>
          <w:rFonts w:cs="Times New Roman" w:hint="cs"/>
          <w:rtl/>
        </w:rPr>
        <w:t>ו</w:t>
      </w:r>
      <w:r w:rsidR="002E3F08">
        <w:rPr>
          <w:rFonts w:cs="Times New Roman"/>
          <w:rtl/>
        </w:rPr>
        <w:t>ף</w:t>
      </w:r>
      <w:r w:rsidR="002E3F08">
        <w:rPr>
          <w:rFonts w:cs="Times New Roman" w:hint="cs"/>
          <w:rtl/>
        </w:rPr>
        <w:t>,</w:t>
      </w:r>
      <w:r w:rsidR="002E3F08">
        <w:rPr>
          <w:rFonts w:cs="Times New Roman"/>
          <w:rtl/>
        </w:rPr>
        <w:t xml:space="preserve"> </w:t>
      </w:r>
      <w:r w:rsidR="002E3F08">
        <w:rPr>
          <w:rFonts w:cs="Times New Roman" w:hint="cs"/>
          <w:rtl/>
        </w:rPr>
        <w:t>י</w:t>
      </w:r>
      <w:r w:rsidR="002E3F08">
        <w:rPr>
          <w:rFonts w:cs="Times New Roman"/>
          <w:rtl/>
        </w:rPr>
        <w:t xml:space="preserve">רחיק לא </w:t>
      </w:r>
      <w:r w:rsidR="002E3F08">
        <w:rPr>
          <w:rFonts w:cs="Times New Roman" w:hint="cs"/>
          <w:rtl/>
        </w:rPr>
        <w:t>י</w:t>
      </w:r>
      <w:r w:rsidR="002E3F08">
        <w:rPr>
          <w:rFonts w:cs="Times New Roman"/>
          <w:rtl/>
        </w:rPr>
        <w:t>תן ל</w:t>
      </w:r>
      <w:r w:rsidR="002E3F08">
        <w:rPr>
          <w:rFonts w:cs="Times New Roman" w:hint="cs"/>
          <w:rtl/>
        </w:rPr>
        <w:t>אלכס</w:t>
      </w:r>
      <w:r w:rsidR="002E3F08">
        <w:rPr>
          <w:rFonts w:cs="Times New Roman"/>
          <w:rtl/>
        </w:rPr>
        <w:t xml:space="preserve"> להתקרב. הרגל ה</w:t>
      </w:r>
      <w:r w:rsidR="003A7E9C">
        <w:rPr>
          <w:rFonts w:cs="Times New Roman"/>
          <w:rtl/>
        </w:rPr>
        <w:t>שנייה</w:t>
      </w:r>
      <w:r w:rsidR="002E3F08">
        <w:rPr>
          <w:rFonts w:cs="Times New Roman" w:hint="cs"/>
          <w:rtl/>
        </w:rPr>
        <w:t xml:space="preserve"> של ארקדי</w:t>
      </w:r>
      <w:r w:rsidR="002E3F08">
        <w:rPr>
          <w:rFonts w:cs="Times New Roman"/>
          <w:rtl/>
        </w:rPr>
        <w:t xml:space="preserve"> </w:t>
      </w:r>
      <w:r w:rsidR="002E3F08">
        <w:rPr>
          <w:rFonts w:cs="Times New Roman" w:hint="cs"/>
          <w:rtl/>
        </w:rPr>
        <w:t>ת</w:t>
      </w:r>
      <w:r w:rsidR="002E3F08">
        <w:rPr>
          <w:rFonts w:cs="Times New Roman"/>
          <w:rtl/>
        </w:rPr>
        <w:t>דח</w:t>
      </w:r>
      <w:r w:rsidR="002E3F08">
        <w:rPr>
          <w:rFonts w:cs="Times New Roman" w:hint="cs"/>
          <w:rtl/>
        </w:rPr>
        <w:t>ף</w:t>
      </w:r>
      <w:r w:rsidR="002E3F08">
        <w:rPr>
          <w:rFonts w:cs="Times New Roman"/>
          <w:rtl/>
        </w:rPr>
        <w:t xml:space="preserve"> מ</w:t>
      </w:r>
      <w:r w:rsidR="00271F95">
        <w:rPr>
          <w:rFonts w:cs="Times New Roman"/>
          <w:rtl/>
        </w:rPr>
        <w:t>אזור</w:t>
      </w:r>
      <w:r w:rsidR="002E3F08">
        <w:rPr>
          <w:rFonts w:cs="Times New Roman"/>
          <w:rtl/>
        </w:rPr>
        <w:t xml:space="preserve"> הברך, חזק קדימה</w:t>
      </w:r>
      <w:r w:rsidR="002E3F08">
        <w:rPr>
          <w:rFonts w:cs="Times New Roman" w:hint="cs"/>
          <w:rtl/>
        </w:rPr>
        <w:t>,</w:t>
      </w:r>
      <w:r w:rsidR="002E11F3" w:rsidRPr="002E11F3">
        <w:rPr>
          <w:rFonts w:hint="cs"/>
          <w:rtl/>
        </w:rPr>
        <w:t xml:space="preserve"> </w:t>
      </w:r>
      <w:r w:rsidR="002E11F3">
        <w:rPr>
          <w:rFonts w:hint="cs"/>
          <w:rtl/>
        </w:rPr>
        <w:t xml:space="preserve">ברגלו האחת יהדוף </w:t>
      </w:r>
      <w:r w:rsidR="00A45556" w:rsidRPr="00A45556">
        <w:rPr>
          <w:rFonts w:cs="Times New Roman"/>
          <w:rtl/>
        </w:rPr>
        <w:t>את אלכס</w:t>
      </w:r>
      <w:r w:rsidR="002E11F3">
        <w:rPr>
          <w:rFonts w:hint="cs"/>
          <w:rtl/>
        </w:rPr>
        <w:t xml:space="preserve"> במפרק הירך וב</w:t>
      </w:r>
      <w:r w:rsidR="003A7E9C">
        <w:rPr>
          <w:rFonts w:hint="cs"/>
          <w:rtl/>
        </w:rPr>
        <w:t>שנייה</w:t>
      </w:r>
      <w:r w:rsidR="002E11F3">
        <w:rPr>
          <w:rFonts w:hint="cs"/>
          <w:rtl/>
        </w:rPr>
        <w:t xml:space="preserve"> ידחוף מ</w:t>
      </w:r>
      <w:r w:rsidR="00271F95">
        <w:rPr>
          <w:rFonts w:hint="cs"/>
          <w:rtl/>
        </w:rPr>
        <w:t>אזור</w:t>
      </w:r>
      <w:r w:rsidR="002E11F3">
        <w:rPr>
          <w:rFonts w:hint="cs"/>
          <w:rtl/>
        </w:rPr>
        <w:t xml:space="preserve"> הברך, חזק קדימה</w:t>
      </w:r>
      <w:r w:rsidR="002E3F08">
        <w:rPr>
          <w:rFonts w:cs="Times New Roman" w:hint="cs"/>
          <w:rtl/>
        </w:rPr>
        <w:t xml:space="preserve"> אלכס</w:t>
      </w:r>
      <w:r w:rsidR="002E3F08">
        <w:rPr>
          <w:rFonts w:cs="Times New Roman"/>
          <w:rtl/>
        </w:rPr>
        <w:t xml:space="preserve"> </w:t>
      </w:r>
      <w:r w:rsidR="002E3F08">
        <w:rPr>
          <w:rFonts w:cs="Times New Roman" w:hint="cs"/>
          <w:rtl/>
        </w:rPr>
        <w:t>י</w:t>
      </w:r>
      <w:r w:rsidR="002E3F08">
        <w:rPr>
          <w:rFonts w:cs="Times New Roman"/>
          <w:rtl/>
        </w:rPr>
        <w:t xml:space="preserve">אבד שיווי משקל, </w:t>
      </w:r>
      <w:r w:rsidR="002E3F08">
        <w:rPr>
          <w:rFonts w:cs="Times New Roman" w:hint="cs"/>
          <w:rtl/>
        </w:rPr>
        <w:t>ארקדי</w:t>
      </w:r>
      <w:r w:rsidR="00CB7748">
        <w:rPr>
          <w:rFonts w:cs="Times New Roman" w:hint="cs"/>
          <w:rtl/>
        </w:rPr>
        <w:t xml:space="preserve"> </w:t>
      </w:r>
      <w:r w:rsidR="002E3F08">
        <w:rPr>
          <w:rFonts w:cs="Times New Roman" w:hint="cs"/>
          <w:rtl/>
        </w:rPr>
        <w:t>י</w:t>
      </w:r>
      <w:r w:rsidR="002E3F08">
        <w:rPr>
          <w:rFonts w:cs="Times New Roman"/>
          <w:rtl/>
        </w:rPr>
        <w:t>סובב אותו הצידה</w:t>
      </w:r>
      <w:r w:rsidR="002E3F08">
        <w:rPr>
          <w:rFonts w:cs="Times New Roman" w:hint="cs"/>
          <w:rtl/>
        </w:rPr>
        <w:t xml:space="preserve"> וי</w:t>
      </w:r>
      <w:r w:rsidR="002E3F08">
        <w:rPr>
          <w:rFonts w:cs="Times New Roman"/>
          <w:rtl/>
        </w:rPr>
        <w:t>תהפך.</w:t>
      </w:r>
      <w:r w:rsidR="00CB7748">
        <w:rPr>
          <w:rFonts w:cs="Times New Roman" w:hint="cs"/>
          <w:rtl/>
        </w:rPr>
        <w:t>]</w:t>
      </w:r>
      <w:r w:rsidR="00A45556">
        <w:rPr>
          <w:rFonts w:cs="Times New Roman" w:hint="cs"/>
          <w:rtl/>
        </w:rPr>
        <w:t xml:space="preserve"> </w:t>
      </w:r>
      <w:r w:rsidR="00A45556" w:rsidRPr="00A45556">
        <w:rPr>
          <w:rFonts w:cs="Times New Roman"/>
          <w:rtl/>
        </w:rPr>
        <w:t>ובכל זאת הקשיח את שריריו, להקנות משקל יתר לתנוחתו ולייצבה.</w:t>
      </w:r>
    </w:p>
    <w:p w14:paraId="64998BAC" w14:textId="500D85BE" w:rsidR="002E3F08" w:rsidRDefault="002E11F3" w:rsidP="00A15B80">
      <w:pPr>
        <w:rPr>
          <w:rtl/>
        </w:rPr>
      </w:pPr>
      <w:r>
        <w:rPr>
          <w:rFonts w:cs="Times New Roman" w:hint="cs"/>
          <w:rtl/>
        </w:rPr>
        <w:t>[</w:t>
      </w:r>
      <w:r w:rsidR="002E3F08">
        <w:rPr>
          <w:rFonts w:cs="Times New Roman"/>
          <w:rtl/>
        </w:rPr>
        <w:t xml:space="preserve">בקרב קרקע </w:t>
      </w:r>
      <w:r w:rsidR="00A15B80">
        <w:rPr>
          <w:rFonts w:cs="Times New Roman" w:hint="cs"/>
          <w:rtl/>
        </w:rPr>
        <w:t xml:space="preserve">באומנויות לחימה אין בעיה </w:t>
      </w:r>
      <w:r w:rsidR="002E3F08">
        <w:rPr>
          <w:rFonts w:cs="Times New Roman"/>
          <w:rtl/>
        </w:rPr>
        <w:t>להיות בגארד, זה לא משנה</w:t>
      </w:r>
      <w:r w:rsidR="00A15B80">
        <w:rPr>
          <w:rFonts w:cs="Times New Roman" w:hint="cs"/>
          <w:rtl/>
        </w:rPr>
        <w:t>, אבל לא ברחוב,</w:t>
      </w:r>
      <w:r w:rsidR="00B40BDC">
        <w:rPr>
          <w:rFonts w:cs="Times New Roman" w:hint="cs"/>
          <w:rtl/>
        </w:rPr>
        <w:t xml:space="preserve"> </w:t>
      </w:r>
      <w:r w:rsidR="00A15B80">
        <w:rPr>
          <w:rFonts w:cs="Times New Roman"/>
          <w:rtl/>
        </w:rPr>
        <w:t>גם אם אתה בשליטה, ואתה בתוך הגארד שלך, אתה לא רוצה להגיע לשם,</w:t>
      </w:r>
      <w:r w:rsidR="002E3F08">
        <w:rPr>
          <w:rFonts w:cs="Times New Roman"/>
          <w:rtl/>
        </w:rPr>
        <w:t xml:space="preserve"> </w:t>
      </w:r>
      <w:r w:rsidR="00A15B80">
        <w:rPr>
          <w:rFonts w:cs="Times New Roman"/>
          <w:rtl/>
        </w:rPr>
        <w:t>לשכב על הגב כשהיריב מעליך</w:t>
      </w:r>
      <w:r w:rsidR="00A15B80">
        <w:rPr>
          <w:rFonts w:cs="Times New Roman" w:hint="cs"/>
          <w:rtl/>
        </w:rPr>
        <w:t xml:space="preserve">, ואלכס הוא היריב של ארקדי </w:t>
      </w:r>
      <w:r w:rsidR="00A15B80">
        <w:rPr>
          <w:rFonts w:cs="Times New Roman"/>
          <w:rtl/>
        </w:rPr>
        <w:t>–</w:t>
      </w:r>
      <w:r w:rsidR="00A15B80">
        <w:rPr>
          <w:rFonts w:cs="Times New Roman" w:hint="cs"/>
          <w:rtl/>
        </w:rPr>
        <w:t xml:space="preserve"> הוא יכול לפוצץ את הפרצוף שלו, לפוצץ! </w:t>
      </w:r>
    </w:p>
    <w:p w14:paraId="4BC67B75" w14:textId="32EC6758" w:rsidR="00F75D93" w:rsidRPr="00CD067C" w:rsidRDefault="00A15B80" w:rsidP="00530BE5">
      <w:pPr>
        <w:rPr>
          <w:rtl/>
        </w:rPr>
      </w:pPr>
      <w:r>
        <w:rPr>
          <w:rFonts w:cs="Times New Roman"/>
          <w:rtl/>
        </w:rPr>
        <w:lastRenderedPageBreak/>
        <w:t xml:space="preserve">יש </w:t>
      </w:r>
      <w:r w:rsidR="00480940">
        <w:rPr>
          <w:rFonts w:cs="Times New Roman" w:hint="cs"/>
          <w:rtl/>
        </w:rPr>
        <w:t xml:space="preserve">עוד </w:t>
      </w:r>
      <w:r>
        <w:rPr>
          <w:rFonts w:cs="Times New Roman"/>
          <w:rtl/>
        </w:rPr>
        <w:t>תרגיל</w:t>
      </w:r>
      <w:r w:rsidR="00530BE5" w:rsidRPr="00530BE5">
        <w:rPr>
          <w:rFonts w:cs="Times New Roman"/>
          <w:rtl/>
        </w:rPr>
        <w:t xml:space="preserve"> </w:t>
      </w:r>
      <w:r w:rsidR="00530BE5">
        <w:rPr>
          <w:rFonts w:cs="Times New Roman"/>
          <w:rtl/>
        </w:rPr>
        <w:t>דומה ל</w:t>
      </w:r>
      <w:r w:rsidR="00530BE5">
        <w:rPr>
          <w:rFonts w:cs="Times New Roman" w:hint="cs"/>
          <w:rtl/>
        </w:rPr>
        <w:t>היפוך</w:t>
      </w:r>
      <w:r w:rsidR="00480940">
        <w:rPr>
          <w:rFonts w:cs="Times New Roman"/>
          <w:rtl/>
        </w:rPr>
        <w:t>,</w:t>
      </w:r>
      <w:r w:rsidR="00530BE5">
        <w:rPr>
          <w:rFonts w:cs="Times New Roman" w:hint="cs"/>
          <w:rtl/>
        </w:rPr>
        <w:t xml:space="preserve"> שנקרא</w:t>
      </w:r>
      <w:r w:rsidR="00480940">
        <w:rPr>
          <w:rFonts w:cs="Times New Roman"/>
          <w:rtl/>
        </w:rPr>
        <w:t xml:space="preserve"> </w:t>
      </w:r>
      <w:r w:rsidR="00480940">
        <w:rPr>
          <w:rFonts w:cs="Times New Roman" w:hint="cs"/>
          <w:rtl/>
        </w:rPr>
        <w:t>[</w:t>
      </w:r>
      <w:r w:rsidR="00480940">
        <w:t>sweep</w:t>
      </w:r>
      <w:r w:rsidR="00480940">
        <w:rPr>
          <w:rFonts w:cs="Times New Roman" w:hint="cs"/>
          <w:rtl/>
        </w:rPr>
        <w:t xml:space="preserve">] </w:t>
      </w:r>
      <w:r w:rsidR="00480940">
        <w:rPr>
          <w:rFonts w:cs="Times New Roman"/>
          <w:rtl/>
        </w:rPr>
        <w:t>גזירה</w:t>
      </w:r>
      <w:r w:rsidR="00480940">
        <w:rPr>
          <w:rFonts w:cs="Times New Roman" w:hint="cs"/>
          <w:rtl/>
        </w:rPr>
        <w:t>,</w:t>
      </w:r>
      <w:r>
        <w:rPr>
          <w:rFonts w:cs="Times New Roman"/>
          <w:rtl/>
        </w:rPr>
        <w:t xml:space="preserve"> </w:t>
      </w:r>
      <w:r w:rsidR="00530BE5">
        <w:rPr>
          <w:rFonts w:cs="Times New Roman" w:hint="cs"/>
          <w:rtl/>
        </w:rPr>
        <w:t xml:space="preserve">ומבוסס </w:t>
      </w:r>
      <w:r>
        <w:rPr>
          <w:rFonts w:cs="Times New Roman"/>
          <w:rtl/>
        </w:rPr>
        <w:t>על אותו עיקרון.</w:t>
      </w:r>
      <w:r>
        <w:rPr>
          <w:rFonts w:cs="Times New Roman" w:hint="cs"/>
          <w:rtl/>
        </w:rPr>
        <w:t xml:space="preserve"> יש אפשרויות </w:t>
      </w:r>
      <w:r>
        <w:rPr>
          <w:rFonts w:cs="Times New Roman"/>
          <w:rtl/>
        </w:rPr>
        <w:t>–</w:t>
      </w:r>
      <w:r>
        <w:rPr>
          <w:rFonts w:cs="Times New Roman" w:hint="cs"/>
          <w:rtl/>
        </w:rPr>
        <w:t xml:space="preserve"> ארקדי</w:t>
      </w:r>
      <w:r>
        <w:rPr>
          <w:rFonts w:cs="Times New Roman"/>
          <w:rtl/>
        </w:rPr>
        <w:t xml:space="preserve"> חייב להפוך א</w:t>
      </w:r>
      <w:r>
        <w:rPr>
          <w:rFonts w:cs="Times New Roman" w:hint="cs"/>
          <w:rtl/>
        </w:rPr>
        <w:t>ו</w:t>
      </w:r>
      <w:r>
        <w:rPr>
          <w:rFonts w:cs="Times New Roman"/>
          <w:rtl/>
        </w:rPr>
        <w:t>ת</w:t>
      </w:r>
      <w:r>
        <w:rPr>
          <w:rFonts w:cs="Times New Roman" w:hint="cs"/>
          <w:rtl/>
        </w:rPr>
        <w:t>ו,</w:t>
      </w:r>
      <w:r>
        <w:rPr>
          <w:rFonts w:cs="Times New Roman"/>
          <w:rtl/>
        </w:rPr>
        <w:t xml:space="preserve"> </w:t>
      </w:r>
      <w:r>
        <w:rPr>
          <w:rFonts w:cs="Times New Roman" w:hint="cs"/>
          <w:rtl/>
        </w:rPr>
        <w:t xml:space="preserve">הוא </w:t>
      </w:r>
      <w:r>
        <w:rPr>
          <w:rFonts w:cs="Times New Roman"/>
          <w:rtl/>
        </w:rPr>
        <w:t>לא יכול להרשות לעצמ</w:t>
      </w:r>
      <w:r>
        <w:rPr>
          <w:rFonts w:cs="Times New Roman" w:hint="cs"/>
          <w:rtl/>
        </w:rPr>
        <w:t>ו</w:t>
      </w:r>
      <w:r>
        <w:rPr>
          <w:rFonts w:cs="Times New Roman"/>
          <w:rtl/>
        </w:rPr>
        <w:t xml:space="preserve"> להשאר על הגב יותר מדי זמן – במצב כזה עוש</w:t>
      </w:r>
      <w:r>
        <w:rPr>
          <w:rFonts w:cs="Times New Roman" w:hint="cs"/>
          <w:rtl/>
        </w:rPr>
        <w:t>ים</w:t>
      </w:r>
      <w:r>
        <w:rPr>
          <w:rFonts w:cs="Times New Roman"/>
          <w:rtl/>
        </w:rPr>
        <w:t xml:space="preserve"> היפוך כמה שיותר מהר</w:t>
      </w:r>
      <w:r>
        <w:rPr>
          <w:rFonts w:cs="Times New Roman" w:hint="cs"/>
          <w:rtl/>
        </w:rPr>
        <w:t>,</w:t>
      </w:r>
      <w:r>
        <w:rPr>
          <w:rFonts w:cs="Times New Roman"/>
          <w:rtl/>
        </w:rPr>
        <w:t xml:space="preserve"> מרחיק</w:t>
      </w:r>
      <w:r>
        <w:rPr>
          <w:rFonts w:cs="Times New Roman" w:hint="cs"/>
          <w:rtl/>
        </w:rPr>
        <w:t>ים</w:t>
      </w:r>
      <w:r>
        <w:rPr>
          <w:rFonts w:cs="Times New Roman"/>
          <w:rtl/>
        </w:rPr>
        <w:t xml:space="preserve"> את היריב</w:t>
      </w:r>
      <w:r>
        <w:rPr>
          <w:rFonts w:cs="Times New Roman" w:hint="cs"/>
          <w:rtl/>
        </w:rPr>
        <w:t xml:space="preserve"> (זה אלכס)</w:t>
      </w:r>
      <w:r>
        <w:rPr>
          <w:rFonts w:cs="Times New Roman"/>
          <w:rtl/>
        </w:rPr>
        <w:t>, ק</w:t>
      </w:r>
      <w:r>
        <w:rPr>
          <w:rFonts w:cs="Times New Roman" w:hint="cs"/>
          <w:rtl/>
        </w:rPr>
        <w:t>מי</w:t>
      </w:r>
      <w:r>
        <w:rPr>
          <w:rFonts w:cs="Times New Roman"/>
          <w:rtl/>
        </w:rPr>
        <w:t>ם על הרגליים.</w:t>
      </w:r>
      <w:r w:rsidR="00530BE5">
        <w:rPr>
          <w:rFonts w:cs="Times New Roman" w:hint="cs"/>
          <w:rtl/>
        </w:rPr>
        <w:t xml:space="preserve"> וארקדי לא נע.</w:t>
      </w:r>
    </w:p>
    <w:p w14:paraId="419B77D7" w14:textId="04513A97" w:rsidR="002E11F3" w:rsidRDefault="002E11F3" w:rsidP="006777F3">
      <w:pPr>
        <w:rPr>
          <w:rtl/>
        </w:rPr>
      </w:pPr>
      <w:r>
        <w:rPr>
          <w:rFonts w:hint="cs"/>
          <w:rtl/>
        </w:rPr>
        <w:t>]</w:t>
      </w:r>
    </w:p>
    <w:p w14:paraId="52EDE167" w14:textId="0B894E2D" w:rsidR="00B03E6B" w:rsidRDefault="00E30A31" w:rsidP="002E11F3">
      <w:pPr>
        <w:rPr>
          <w:rtl/>
        </w:rPr>
      </w:pPr>
      <w:r>
        <w:rPr>
          <w:rFonts w:hint="cs"/>
          <w:rtl/>
        </w:rPr>
        <w:t xml:space="preserve">אז הילד הצנום הזה לא חלש </w:t>
      </w:r>
      <w:r w:rsidR="00F97A34">
        <w:rPr>
          <w:rFonts w:hint="cs"/>
          <w:rtl/>
        </w:rPr>
        <w:t>כל כך</w:t>
      </w:r>
      <w:r w:rsidR="006777F3">
        <w:rPr>
          <w:rFonts w:hint="cs"/>
          <w:rtl/>
        </w:rPr>
        <w:t>, חשב ארקדי</w:t>
      </w:r>
      <w:r w:rsidR="00D87FA9">
        <w:rPr>
          <w:rFonts w:hint="cs"/>
          <w:rtl/>
        </w:rPr>
        <w:t>,</w:t>
      </w:r>
      <w:r w:rsidR="007A2EAF">
        <w:rPr>
          <w:rFonts w:hint="cs"/>
          <w:rtl/>
        </w:rPr>
        <w:t xml:space="preserve"> ה</w:t>
      </w:r>
      <w:r w:rsidR="002E11F3">
        <w:rPr>
          <w:rFonts w:hint="cs"/>
          <w:rtl/>
        </w:rPr>
        <w:t>ילד ה</w:t>
      </w:r>
      <w:r w:rsidR="00A45556">
        <w:rPr>
          <w:rFonts w:hint="cs"/>
          <w:rtl/>
        </w:rPr>
        <w:t>קטן</w:t>
      </w:r>
      <w:r w:rsidR="002E11F3">
        <w:rPr>
          <w:rFonts w:hint="cs"/>
          <w:rtl/>
        </w:rPr>
        <w:t xml:space="preserve"> הזה</w:t>
      </w:r>
      <w:r w:rsidR="007A2EAF">
        <w:rPr>
          <w:rFonts w:hint="cs"/>
          <w:rtl/>
        </w:rPr>
        <w:t xml:space="preserve"> לא מוותר</w:t>
      </w:r>
      <w:r w:rsidR="00CD1513">
        <w:rPr>
          <w:rFonts w:hint="cs"/>
          <w:rtl/>
        </w:rPr>
        <w:t xml:space="preserve">, </w:t>
      </w:r>
      <w:r w:rsidR="00480940">
        <w:rPr>
          <w:rFonts w:hint="cs"/>
          <w:rtl/>
        </w:rPr>
        <w:t xml:space="preserve">כמו כינים. </w:t>
      </w:r>
      <w:r w:rsidR="00CD1513">
        <w:rPr>
          <w:rFonts w:hint="cs"/>
          <w:rtl/>
        </w:rPr>
        <w:t>לא מרפה</w:t>
      </w:r>
      <w:r w:rsidR="00480940">
        <w:rPr>
          <w:rFonts w:hint="cs"/>
          <w:rtl/>
        </w:rPr>
        <w:t>,</w:t>
      </w:r>
      <w:r w:rsidR="00480940" w:rsidRPr="00480940">
        <w:rPr>
          <w:rFonts w:hint="cs"/>
          <w:rtl/>
        </w:rPr>
        <w:t xml:space="preserve"> </w:t>
      </w:r>
      <w:r w:rsidR="00480940">
        <w:rPr>
          <w:rFonts w:hint="cs"/>
          <w:rtl/>
        </w:rPr>
        <w:t>כמו קרציות</w:t>
      </w:r>
      <w:r w:rsidR="007A2EAF">
        <w:rPr>
          <w:rFonts w:hint="cs"/>
          <w:rtl/>
        </w:rPr>
        <w:t xml:space="preserve">. </w:t>
      </w:r>
      <w:r w:rsidR="00480940">
        <w:rPr>
          <w:rFonts w:hint="cs"/>
          <w:rtl/>
        </w:rPr>
        <w:t>עקשן,</w:t>
      </w:r>
      <w:r w:rsidR="00CD1513">
        <w:rPr>
          <w:rFonts w:hint="cs"/>
          <w:rtl/>
        </w:rPr>
        <w:t xml:space="preserve"> כמו תולעים בתחת</w:t>
      </w:r>
      <w:r w:rsidR="004778EE">
        <w:rPr>
          <w:rFonts w:hint="cs"/>
          <w:rtl/>
        </w:rPr>
        <w:t>,</w:t>
      </w:r>
      <w:r w:rsidR="004778EE" w:rsidRPr="004778EE">
        <w:rPr>
          <w:rFonts w:hint="cs"/>
          <w:rtl/>
        </w:rPr>
        <w:t xml:space="preserve"> </w:t>
      </w:r>
      <w:r w:rsidR="004778EE">
        <w:rPr>
          <w:rFonts w:hint="cs"/>
          <w:rtl/>
        </w:rPr>
        <w:t>משהו כרוני שהיית מת להיפטר ממנו</w:t>
      </w:r>
      <w:r w:rsidR="00CD1513">
        <w:rPr>
          <w:rFonts w:hint="cs"/>
          <w:rtl/>
        </w:rPr>
        <w:t>.</w:t>
      </w:r>
      <w:r w:rsidR="004778EE">
        <w:rPr>
          <w:rFonts w:hint="cs"/>
          <w:rtl/>
        </w:rPr>
        <w:t xml:space="preserve"> אבל</w:t>
      </w:r>
      <w:r w:rsidR="00CD1513">
        <w:rPr>
          <w:rFonts w:hint="cs"/>
          <w:rtl/>
        </w:rPr>
        <w:t xml:space="preserve"> </w:t>
      </w:r>
      <w:r w:rsidR="004778EE">
        <w:rPr>
          <w:rFonts w:hint="cs"/>
          <w:rtl/>
        </w:rPr>
        <w:t>ארקדי</w:t>
      </w:r>
      <w:r w:rsidR="00CD1513">
        <w:rPr>
          <w:rFonts w:hint="cs"/>
          <w:rtl/>
        </w:rPr>
        <w:t xml:space="preserve"> </w:t>
      </w:r>
      <w:r w:rsidR="004778EE">
        <w:rPr>
          <w:rFonts w:hint="cs"/>
          <w:rtl/>
        </w:rPr>
        <w:t xml:space="preserve">לא </w:t>
      </w:r>
      <w:r w:rsidR="008D2E98">
        <w:rPr>
          <w:rFonts w:hint="cs"/>
          <w:rtl/>
        </w:rPr>
        <w:t xml:space="preserve">היה </w:t>
      </w:r>
      <w:r w:rsidR="002D4F74">
        <w:rPr>
          <w:rFonts w:hint="cs"/>
          <w:rtl/>
        </w:rPr>
        <w:t>מסוגל</w:t>
      </w:r>
      <w:r w:rsidR="00CD1513">
        <w:rPr>
          <w:rFonts w:hint="cs"/>
          <w:rtl/>
        </w:rPr>
        <w:t xml:space="preserve"> </w:t>
      </w:r>
      <w:r w:rsidR="00530BE5">
        <w:rPr>
          <w:rFonts w:hint="cs"/>
          <w:rtl/>
        </w:rPr>
        <w:t xml:space="preserve">להמשיך </w:t>
      </w:r>
      <w:r w:rsidR="008D2E98">
        <w:rPr>
          <w:rFonts w:hint="cs"/>
          <w:rtl/>
        </w:rPr>
        <w:t>ב</w:t>
      </w:r>
      <w:r w:rsidR="00530BE5">
        <w:rPr>
          <w:rFonts w:hint="cs"/>
          <w:rtl/>
        </w:rPr>
        <w:t xml:space="preserve">חוט מחשבותיו, שלא יבגוד במשהו יקר, לא </w:t>
      </w:r>
      <w:r w:rsidR="008D2E98">
        <w:rPr>
          <w:rFonts w:hint="cs"/>
          <w:rtl/>
        </w:rPr>
        <w:t>מסוגל</w:t>
      </w:r>
      <w:r w:rsidR="00530BE5">
        <w:rPr>
          <w:rFonts w:hint="cs"/>
          <w:rtl/>
        </w:rPr>
        <w:t xml:space="preserve"> </w:t>
      </w:r>
      <w:r w:rsidR="00CD1513">
        <w:rPr>
          <w:rFonts w:hint="cs"/>
          <w:rtl/>
        </w:rPr>
        <w:t>ל</w:t>
      </w:r>
      <w:r w:rsidR="004778EE">
        <w:rPr>
          <w:rFonts w:hint="cs"/>
          <w:rtl/>
        </w:rPr>
        <w:t>עורר בעצמו בחילה</w:t>
      </w:r>
      <w:r w:rsidR="00CD1513">
        <w:rPr>
          <w:rFonts w:hint="cs"/>
          <w:rtl/>
        </w:rPr>
        <w:t>, שרוע על המדרכה ב</w:t>
      </w:r>
      <w:r w:rsidR="00B903B0">
        <w:rPr>
          <w:rFonts w:hint="cs"/>
          <w:rtl/>
        </w:rPr>
        <w:t>אמצע הרחוב</w:t>
      </w:r>
      <w:r w:rsidR="00CD1513">
        <w:rPr>
          <w:rFonts w:hint="cs"/>
          <w:rtl/>
        </w:rPr>
        <w:t xml:space="preserve">, </w:t>
      </w:r>
      <w:r w:rsidR="00530BE5">
        <w:rPr>
          <w:rFonts w:hint="cs"/>
          <w:rtl/>
        </w:rPr>
        <w:t>איזה</w:t>
      </w:r>
      <w:r w:rsidR="00CD1513">
        <w:rPr>
          <w:rFonts w:hint="cs"/>
          <w:rtl/>
        </w:rPr>
        <w:t xml:space="preserve"> </w:t>
      </w:r>
      <w:r w:rsidR="00530BE5">
        <w:rPr>
          <w:rFonts w:hint="cs"/>
          <w:rtl/>
        </w:rPr>
        <w:t xml:space="preserve">תולעים, איזה </w:t>
      </w:r>
      <w:r w:rsidR="00CD1513">
        <w:rPr>
          <w:rFonts w:hint="cs"/>
          <w:rtl/>
        </w:rPr>
        <w:t>פרעושים</w:t>
      </w:r>
      <w:r w:rsidR="006777F3">
        <w:rPr>
          <w:rFonts w:hint="cs"/>
          <w:rtl/>
        </w:rPr>
        <w:t>,</w:t>
      </w:r>
      <w:r w:rsidR="00CD1513">
        <w:rPr>
          <w:rFonts w:hint="cs"/>
          <w:rtl/>
        </w:rPr>
        <w:t xml:space="preserve"> </w:t>
      </w:r>
      <w:r w:rsidR="00530BE5">
        <w:rPr>
          <w:rFonts w:hint="cs"/>
          <w:rtl/>
        </w:rPr>
        <w:t xml:space="preserve">זה אפילו לא דומה, הילד </w:t>
      </w:r>
      <w:r w:rsidR="00D5211F">
        <w:rPr>
          <w:rFonts w:hint="cs"/>
          <w:rtl/>
        </w:rPr>
        <w:t xml:space="preserve">הנועז </w:t>
      </w:r>
      <w:r w:rsidR="00530BE5">
        <w:rPr>
          <w:rFonts w:hint="cs"/>
          <w:rtl/>
        </w:rPr>
        <w:t xml:space="preserve">הזה שעולה ויורד </w:t>
      </w:r>
      <w:r w:rsidR="007A1303">
        <w:rPr>
          <w:rFonts w:hint="cs"/>
          <w:rtl/>
        </w:rPr>
        <w:t xml:space="preserve">על חזהו </w:t>
      </w:r>
      <w:r w:rsidR="00530BE5">
        <w:rPr>
          <w:rFonts w:hint="cs"/>
          <w:rtl/>
        </w:rPr>
        <w:t xml:space="preserve">עם כל נשימה של ארקדי </w:t>
      </w:r>
      <w:r w:rsidR="00467574">
        <w:rPr>
          <w:rFonts w:hint="cs"/>
          <w:rtl/>
        </w:rPr>
        <w:t>י</w:t>
      </w:r>
      <w:r w:rsidR="00840187" w:rsidRPr="00840187">
        <w:rPr>
          <w:rFonts w:cs="Times New Roman"/>
          <w:rtl/>
        </w:rPr>
        <w:t>ביא איתו</w:t>
      </w:r>
      <w:r w:rsidR="004778EE">
        <w:rPr>
          <w:rFonts w:hint="cs"/>
          <w:rtl/>
        </w:rPr>
        <w:t xml:space="preserve"> עוד רגע </w:t>
      </w:r>
      <w:r w:rsidR="00840187">
        <w:rPr>
          <w:rFonts w:hint="cs"/>
          <w:rtl/>
        </w:rPr>
        <w:t xml:space="preserve">את </w:t>
      </w:r>
      <w:r w:rsidR="004778EE">
        <w:rPr>
          <w:rFonts w:hint="cs"/>
          <w:rtl/>
        </w:rPr>
        <w:t>גל החום החונק</w:t>
      </w:r>
      <w:r w:rsidR="00CD1513">
        <w:rPr>
          <w:rFonts w:hint="cs"/>
          <w:rtl/>
        </w:rPr>
        <w:t xml:space="preserve">. </w:t>
      </w:r>
      <w:r w:rsidR="006B3706">
        <w:rPr>
          <w:rFonts w:hint="cs"/>
          <w:rtl/>
        </w:rPr>
        <w:t>[</w:t>
      </w:r>
      <w:r w:rsidR="007A2EAF">
        <w:rPr>
          <w:rFonts w:hint="cs"/>
          <w:rtl/>
        </w:rPr>
        <w:t xml:space="preserve">משהו פעוט ורך </w:t>
      </w:r>
      <w:r w:rsidR="007A2EAF">
        <w:t>squishy</w:t>
      </w:r>
      <w:r w:rsidR="007A2EAF">
        <w:rPr>
          <w:rFonts w:hint="cs"/>
          <w:rtl/>
        </w:rPr>
        <w:t xml:space="preserve"> </w:t>
      </w:r>
      <w:r>
        <w:rPr>
          <w:rFonts w:hint="cs"/>
          <w:rtl/>
        </w:rPr>
        <w:t>ארקדי מנסה לשוא להגעיל את עצמו</w:t>
      </w:r>
      <w:r w:rsidR="007A2EAF">
        <w:rPr>
          <w:rFonts w:hint="cs"/>
          <w:rtl/>
        </w:rPr>
        <w:t xml:space="preserve"> כמו תולעים בתחת שאי אפשר להפטר מהן, כולם כב</w:t>
      </w:r>
      <w:r>
        <w:rPr>
          <w:rFonts w:hint="cs"/>
          <w:rtl/>
        </w:rPr>
        <w:t xml:space="preserve">ר עברו הלאה ורק אתה עדיין נאבק </w:t>
      </w:r>
      <w:r>
        <w:rPr>
          <w:rtl/>
        </w:rPr>
        <w:t>–</w:t>
      </w:r>
      <w:r>
        <w:rPr>
          <w:rFonts w:hint="cs"/>
          <w:rtl/>
        </w:rPr>
        <w:t xml:space="preserve"> יש</w:t>
      </w:r>
      <w:r w:rsidR="007A2EAF">
        <w:rPr>
          <w:rFonts w:hint="cs"/>
          <w:rtl/>
        </w:rPr>
        <w:t xml:space="preserve"> פה את תימת ארקדי מנסה לשווא להגעיל את עצמו ואת תימת ארקדי מבין בלב כבד שאלכס חדר עמוק מדי לתוכו, צריך להבליט את שתיהן, וחוץ מזה זה לא נשמע בטון הנכון</w:t>
      </w:r>
      <w:r w:rsidR="006B3706">
        <w:rPr>
          <w:rFonts w:hint="cs"/>
          <w:rtl/>
        </w:rPr>
        <w:t xml:space="preserve">] </w:t>
      </w:r>
    </w:p>
    <w:p w14:paraId="5B60DD6C" w14:textId="03A1029D" w:rsidR="00530BE5" w:rsidRDefault="008206BD" w:rsidP="002E11F3">
      <w:pPr>
        <w:rPr>
          <w:rtl/>
        </w:rPr>
      </w:pPr>
      <w:r w:rsidRPr="00CD067C">
        <w:rPr>
          <w:rFonts w:hint="cs"/>
          <w:rtl/>
        </w:rPr>
        <w:t xml:space="preserve">ארקדי </w:t>
      </w:r>
      <w:r w:rsidRPr="00CD067C">
        <w:rPr>
          <w:rtl/>
        </w:rPr>
        <w:t xml:space="preserve">התעשת, הוא העיף מעליו את אלכס בקלילות והתרומם. </w:t>
      </w:r>
    </w:p>
    <w:p w14:paraId="283446FE" w14:textId="1D07046F" w:rsidR="00AF5247" w:rsidRDefault="008206BD" w:rsidP="00466CEF">
      <w:pPr>
        <w:rPr>
          <w:rtl/>
        </w:rPr>
      </w:pPr>
      <w:r w:rsidRPr="00CD067C">
        <w:rPr>
          <w:rtl/>
        </w:rPr>
        <w:t xml:space="preserve">אלכס קם על רגליו, טיפות זעירות של דם מבצבצות </w:t>
      </w:r>
      <w:r w:rsidR="00CB7748">
        <w:rPr>
          <w:rFonts w:hint="cs"/>
          <w:rtl/>
        </w:rPr>
        <w:t>ב</w:t>
      </w:r>
      <w:r w:rsidRPr="00CD067C">
        <w:rPr>
          <w:rtl/>
        </w:rPr>
        <w:t xml:space="preserve">ברכו </w:t>
      </w:r>
      <w:r w:rsidRPr="00CD067C">
        <w:rPr>
          <w:rFonts w:hint="cs"/>
          <w:rtl/>
        </w:rPr>
        <w:t>המשופשפת</w:t>
      </w:r>
      <w:r w:rsidRPr="00CD067C">
        <w:rPr>
          <w:rtl/>
        </w:rPr>
        <w:t>, ורץ הביתה.</w:t>
      </w:r>
    </w:p>
    <w:p w14:paraId="48CF3D5C" w14:textId="77777777" w:rsidR="00466CEF" w:rsidRDefault="00466CEF" w:rsidP="00466CEF">
      <w:pPr>
        <w:rPr>
          <w:rtl/>
        </w:rPr>
      </w:pPr>
    </w:p>
    <w:p w14:paraId="78944B12" w14:textId="54FCF598" w:rsidR="008206BD" w:rsidRPr="00CD067C" w:rsidRDefault="00A0518C" w:rsidP="00E30A31">
      <w:pPr>
        <w:rPr>
          <w:rtl/>
        </w:rPr>
      </w:pPr>
      <w:r>
        <w:rPr>
          <w:rFonts w:hint="cs"/>
          <w:rtl/>
        </w:rPr>
        <w:t>[</w:t>
      </w:r>
      <w:r w:rsidR="008206BD" w:rsidRPr="00CD067C">
        <w:rPr>
          <w:rtl/>
        </w:rPr>
        <w:t>אלכס היה נחוש בדעתו להחזיר בכל הכח</w:t>
      </w:r>
      <w:r w:rsidR="006B3706">
        <w:rPr>
          <w:rFonts w:hint="cs"/>
          <w:rtl/>
        </w:rPr>
        <w:t>, באגרופים</w:t>
      </w:r>
      <w:r w:rsidR="008206BD" w:rsidRPr="00CD067C">
        <w:rPr>
          <w:rtl/>
        </w:rPr>
        <w:t>. שישברו עצמותיו, שראשו י</w:t>
      </w:r>
      <w:r w:rsidR="00BC4EB4">
        <w:rPr>
          <w:rFonts w:hint="cs"/>
          <w:rtl/>
        </w:rPr>
        <w:t>י</w:t>
      </w:r>
      <w:r w:rsidR="008206BD" w:rsidRPr="00CD067C">
        <w:rPr>
          <w:rtl/>
        </w:rPr>
        <w:t xml:space="preserve">פתח ומוחו יעוף החוצה, </w:t>
      </w:r>
      <w:r w:rsidR="00483BB1">
        <w:rPr>
          <w:rtl/>
        </w:rPr>
        <w:t>הכול</w:t>
      </w:r>
      <w:r w:rsidR="008206BD" w:rsidRPr="00CD067C">
        <w:rPr>
          <w:rtl/>
        </w:rPr>
        <w:t xml:space="preserve"> היה עד</w:t>
      </w:r>
      <w:r w:rsidR="00E30A31">
        <w:rPr>
          <w:rtl/>
        </w:rPr>
        <w:t xml:space="preserve">יף </w:t>
      </w:r>
      <w:r w:rsidR="00297D38">
        <w:rPr>
          <w:rtl/>
        </w:rPr>
        <w:t>על פ</w:t>
      </w:r>
      <w:r w:rsidR="008206BD" w:rsidRPr="00CD067C">
        <w:rPr>
          <w:rtl/>
        </w:rPr>
        <w:t xml:space="preserve">ני הפחד הזה. הוא החל ללכת ברחוב בכוונה אבל בכל פעם שפגש בו </w:t>
      </w:r>
      <w:r w:rsidR="00690EF9">
        <w:rPr>
          <w:rFonts w:hint="cs"/>
          <w:rtl/>
        </w:rPr>
        <w:t xml:space="preserve">הם </w:t>
      </w:r>
      <w:r w:rsidR="008206BD" w:rsidRPr="00CD067C">
        <w:rPr>
          <w:rtl/>
        </w:rPr>
        <w:t>לא היו לבד וארקדי התעלם ממנו.</w:t>
      </w:r>
    </w:p>
    <w:p w14:paraId="0EAA61E4" w14:textId="7BFD03D1" w:rsidR="007F12CC" w:rsidRDefault="008206BD" w:rsidP="00AD669C">
      <w:pPr>
        <w:rPr>
          <w:rtl/>
        </w:rPr>
      </w:pPr>
      <w:r w:rsidRPr="00CD067C">
        <w:rPr>
          <w:rtl/>
        </w:rPr>
        <w:t xml:space="preserve">יום אחד, לאחר שהפך שאנן ונחישותו נחלשה, </w:t>
      </w:r>
      <w:r w:rsidR="00690EF9">
        <w:rPr>
          <w:rFonts w:hint="cs"/>
          <w:rtl/>
        </w:rPr>
        <w:t xml:space="preserve">הוא </w:t>
      </w:r>
      <w:r w:rsidRPr="00CD067C">
        <w:rPr>
          <w:rtl/>
        </w:rPr>
        <w:t>עבר ברחוב ושם עמד ארקדי לבדו. ליבו החל פועם במהירות, ידיו הזיעו</w:t>
      </w:r>
      <w:r w:rsidR="00215538">
        <w:rPr>
          <w:rFonts w:hint="cs"/>
          <w:rtl/>
        </w:rPr>
        <w:t xml:space="preserve">, </w:t>
      </w:r>
      <w:r w:rsidR="00AD669C">
        <w:rPr>
          <w:rFonts w:hint="cs"/>
          <w:rtl/>
        </w:rPr>
        <w:t>הוא אינו לוחם!</w:t>
      </w:r>
    </w:p>
    <w:p w14:paraId="1F870DB4" w14:textId="70BBD5B9" w:rsidR="007F12CC" w:rsidRDefault="007F12CC" w:rsidP="00AD669C">
      <w:pPr>
        <w:rPr>
          <w:rFonts w:cs="Times New Roman"/>
          <w:rtl/>
        </w:rPr>
      </w:pPr>
      <w:r>
        <w:rPr>
          <w:rFonts w:cs="Times New Roman" w:hint="cs"/>
          <w:rtl/>
        </w:rPr>
        <w:t>אי אפשר ל</w:t>
      </w:r>
      <w:r w:rsidRPr="00EA3399">
        <w:rPr>
          <w:rFonts w:cs="Times New Roman"/>
          <w:rtl/>
        </w:rPr>
        <w:t>דמיי</w:t>
      </w:r>
      <w:r>
        <w:rPr>
          <w:rFonts w:cs="Times New Roman" w:hint="cs"/>
          <w:rtl/>
        </w:rPr>
        <w:t xml:space="preserve">ן בכלל </w:t>
      </w:r>
      <w:r>
        <w:rPr>
          <w:rFonts w:cs="Times New Roman"/>
          <w:rtl/>
        </w:rPr>
        <w:t>כמה מרכיבים לוחם טוב צריך</w:t>
      </w:r>
      <w:r>
        <w:rPr>
          <w:rFonts w:cs="Times New Roman" w:hint="cs"/>
          <w:rtl/>
        </w:rPr>
        <w:t xml:space="preserve"> </w:t>
      </w:r>
      <w:r>
        <w:rPr>
          <w:rFonts w:cs="Times New Roman"/>
          <w:rtl/>
        </w:rPr>
        <w:t>–</w:t>
      </w:r>
      <w:r>
        <w:rPr>
          <w:rFonts w:cs="Times New Roman" w:hint="cs"/>
          <w:rtl/>
        </w:rPr>
        <w:t xml:space="preserve"> אבל זה מה שאלכס עושה. </w:t>
      </w:r>
      <w:r>
        <w:rPr>
          <w:rFonts w:hint="cs"/>
          <w:rtl/>
        </w:rPr>
        <w:t>לוחם טוב צריך שיהיה לו [</w:t>
      </w:r>
      <w:r w:rsidRPr="00652ED9">
        <w:t>focus, commitment and willpower</w:t>
      </w:r>
      <w:r>
        <w:rPr>
          <w:rFonts w:hint="cs"/>
          <w:rtl/>
        </w:rPr>
        <w:t>] ריכוז, מחוייבות, כ</w:t>
      </w:r>
      <w:r w:rsidR="00F878D3">
        <w:rPr>
          <w:rFonts w:hint="cs"/>
          <w:rtl/>
        </w:rPr>
        <w:t>ו</w:t>
      </w:r>
      <w:r>
        <w:rPr>
          <w:rFonts w:hint="cs"/>
          <w:rtl/>
        </w:rPr>
        <w:t xml:space="preserve">ח רצון </w:t>
      </w:r>
      <w:r>
        <w:rPr>
          <w:rtl/>
        </w:rPr>
        <w:t>–</w:t>
      </w:r>
      <w:r>
        <w:rPr>
          <w:rFonts w:hint="cs"/>
          <w:rtl/>
        </w:rPr>
        <w:t xml:space="preserve"> ומשלושת אלו היה לאלכס למכביר. </w:t>
      </w:r>
      <w:r w:rsidRPr="00EA3399">
        <w:rPr>
          <w:rFonts w:cs="Times New Roman"/>
          <w:rtl/>
        </w:rPr>
        <w:t xml:space="preserve">מאסת שריר </w:t>
      </w:r>
      <w:r>
        <w:rPr>
          <w:rFonts w:cs="Times New Roman" w:hint="cs"/>
          <w:rtl/>
        </w:rPr>
        <w:t xml:space="preserve">עצומה לא </w:t>
      </w:r>
      <w:r w:rsidR="001C5A04">
        <w:rPr>
          <w:rFonts w:cs="Times New Roman" w:hint="cs"/>
          <w:rtl/>
        </w:rPr>
        <w:t>הייתה</w:t>
      </w:r>
      <w:r>
        <w:rPr>
          <w:rFonts w:cs="Times New Roman" w:hint="cs"/>
          <w:rtl/>
        </w:rPr>
        <w:t xml:space="preserve"> לו, אבל מפתחי גוף מתעייפים</w:t>
      </w:r>
      <w:r w:rsidR="00C90C6C">
        <w:rPr>
          <w:rFonts w:cs="Times New Roman" w:hint="cs"/>
          <w:rtl/>
        </w:rPr>
        <w:t xml:space="preserve"> מאוד </w:t>
      </w:r>
      <w:r>
        <w:rPr>
          <w:rFonts w:cs="Times New Roman" w:hint="cs"/>
          <w:rtl/>
        </w:rPr>
        <w:t>מהר בקרב</w:t>
      </w:r>
      <w:r w:rsidRPr="00EA3399">
        <w:rPr>
          <w:rFonts w:cs="Times New Roman"/>
          <w:rtl/>
        </w:rPr>
        <w:t>. לוחם לא צריך שיהיה שריר</w:t>
      </w:r>
      <w:r>
        <w:rPr>
          <w:rFonts w:cs="Times New Roman" w:hint="cs"/>
          <w:rtl/>
        </w:rPr>
        <w:t>י</w:t>
      </w:r>
      <w:r w:rsidRPr="00EA3399">
        <w:rPr>
          <w:rFonts w:cs="Times New Roman"/>
          <w:rtl/>
        </w:rPr>
        <w:t xml:space="preserve"> מדי, </w:t>
      </w:r>
      <w:r w:rsidR="00AD669C">
        <w:rPr>
          <w:rFonts w:cs="Times New Roman" w:hint="cs"/>
          <w:rtl/>
        </w:rPr>
        <w:t xml:space="preserve">ולא צנום מדי, </w:t>
      </w:r>
      <w:r w:rsidRPr="00EA3399">
        <w:rPr>
          <w:rFonts w:cs="Times New Roman"/>
          <w:rtl/>
        </w:rPr>
        <w:t>גם מסת שומן</w:t>
      </w:r>
      <w:r>
        <w:rPr>
          <w:rFonts w:cs="Times New Roman" w:hint="cs"/>
          <w:rtl/>
        </w:rPr>
        <w:t xml:space="preserve"> </w:t>
      </w:r>
      <w:r w:rsidR="0007458E">
        <w:rPr>
          <w:rFonts w:cs="Times New Roman" w:hint="cs"/>
          <w:rtl/>
        </w:rPr>
        <w:t>מסוימ</w:t>
      </w:r>
      <w:r>
        <w:rPr>
          <w:rFonts w:cs="Times New Roman" w:hint="cs"/>
          <w:rtl/>
        </w:rPr>
        <w:t xml:space="preserve">ת לא </w:t>
      </w:r>
      <w:r w:rsidR="00AD669C">
        <w:rPr>
          <w:rFonts w:cs="Times New Roman" w:hint="cs"/>
          <w:rtl/>
        </w:rPr>
        <w:t xml:space="preserve">מזיקה, </w:t>
      </w:r>
      <w:r>
        <w:rPr>
          <w:rFonts w:cs="Times New Roman" w:hint="cs"/>
          <w:rtl/>
        </w:rPr>
        <w:t xml:space="preserve">לשם </w:t>
      </w:r>
      <w:r w:rsidRPr="00EA3399">
        <w:rPr>
          <w:rFonts w:cs="Times New Roman"/>
          <w:rtl/>
        </w:rPr>
        <w:t>יכולת ספיגה</w:t>
      </w:r>
      <w:r>
        <w:rPr>
          <w:rFonts w:cs="Times New Roman" w:hint="cs"/>
          <w:rtl/>
        </w:rPr>
        <w:t>.</w:t>
      </w:r>
      <w:r w:rsidRPr="00EA3399">
        <w:rPr>
          <w:rFonts w:cs="Times New Roman"/>
          <w:rtl/>
        </w:rPr>
        <w:t xml:space="preserve"> </w:t>
      </w:r>
      <w:r>
        <w:rPr>
          <w:rFonts w:cs="Times New Roman" w:hint="cs"/>
          <w:rtl/>
        </w:rPr>
        <w:t>אבל לא</w:t>
      </w:r>
      <w:r>
        <w:rPr>
          <w:rFonts w:cs="Times New Roman"/>
          <w:rtl/>
        </w:rPr>
        <w:t xml:space="preserve"> שמן מדי</w:t>
      </w:r>
      <w:r>
        <w:rPr>
          <w:rFonts w:cs="Times New Roman" w:hint="cs"/>
          <w:rtl/>
        </w:rPr>
        <w:t xml:space="preserve"> </w:t>
      </w:r>
      <w:r>
        <w:rPr>
          <w:rFonts w:cs="Times New Roman"/>
          <w:rtl/>
        </w:rPr>
        <w:t xml:space="preserve">– </w:t>
      </w:r>
      <w:r>
        <w:rPr>
          <w:rFonts w:cs="Times New Roman" w:hint="cs"/>
          <w:rtl/>
        </w:rPr>
        <w:t xml:space="preserve">לוחם טוב </w:t>
      </w:r>
      <w:r>
        <w:rPr>
          <w:rFonts w:cs="Times New Roman"/>
          <w:rtl/>
        </w:rPr>
        <w:t>הוא קליל</w:t>
      </w:r>
      <w:r>
        <w:rPr>
          <w:rFonts w:cs="Times New Roman" w:hint="cs"/>
          <w:rtl/>
        </w:rPr>
        <w:t xml:space="preserve">, </w:t>
      </w:r>
      <w:r w:rsidRPr="00EA3399">
        <w:rPr>
          <w:rFonts w:cs="Times New Roman"/>
          <w:rtl/>
        </w:rPr>
        <w:t>הוא אתלט, הוא גמיש, הוא חזק פי</w:t>
      </w:r>
      <w:r w:rsidR="000F796D">
        <w:rPr>
          <w:rFonts w:cs="Times New Roman" w:hint="cs"/>
          <w:rtl/>
        </w:rPr>
        <w:t>ז</w:t>
      </w:r>
      <w:r w:rsidRPr="00EA3399">
        <w:rPr>
          <w:rFonts w:cs="Times New Roman"/>
          <w:rtl/>
        </w:rPr>
        <w:t>ית, יש לו כ</w:t>
      </w:r>
      <w:r w:rsidR="00F878D3">
        <w:rPr>
          <w:rFonts w:cs="Times New Roman" w:hint="cs"/>
          <w:rtl/>
        </w:rPr>
        <w:t>ו</w:t>
      </w:r>
      <w:r w:rsidRPr="00EA3399">
        <w:rPr>
          <w:rFonts w:cs="Times New Roman"/>
          <w:rtl/>
        </w:rPr>
        <w:t>ח מתפרץ</w:t>
      </w:r>
      <w:r w:rsidR="00C15AC9">
        <w:rPr>
          <w:rFonts w:cs="Times New Roman" w:hint="cs"/>
          <w:rtl/>
        </w:rPr>
        <w:t xml:space="preserve"> (לאלכס יש זעם מתפרץ)</w:t>
      </w:r>
      <w:r w:rsidRPr="00EA3399">
        <w:rPr>
          <w:rFonts w:cs="Times New Roman"/>
          <w:rtl/>
        </w:rPr>
        <w:t xml:space="preserve">, זה לא </w:t>
      </w:r>
      <w:r>
        <w:rPr>
          <w:rFonts w:cs="Times New Roman" w:hint="cs"/>
          <w:rtl/>
        </w:rPr>
        <w:t>מסתכם רק ב</w:t>
      </w:r>
      <w:r w:rsidRPr="00EA3399">
        <w:rPr>
          <w:rFonts w:cs="Times New Roman"/>
          <w:rtl/>
        </w:rPr>
        <w:t>טכניקה</w:t>
      </w:r>
      <w:r>
        <w:rPr>
          <w:rFonts w:cs="Times New Roman" w:hint="cs"/>
          <w:rtl/>
        </w:rPr>
        <w:t xml:space="preserve"> מושלמת </w:t>
      </w:r>
      <w:r>
        <w:rPr>
          <w:rFonts w:cs="Times New Roman"/>
          <w:rtl/>
        </w:rPr>
        <w:t>–</w:t>
      </w:r>
      <w:r w:rsidRPr="00EA3399">
        <w:rPr>
          <w:rFonts w:cs="Times New Roman"/>
          <w:rtl/>
        </w:rPr>
        <w:t xml:space="preserve"> </w:t>
      </w:r>
      <w:r>
        <w:rPr>
          <w:rFonts w:cs="Times New Roman"/>
          <w:rtl/>
        </w:rPr>
        <w:t>אתה בלרינה</w:t>
      </w:r>
      <w:r>
        <w:rPr>
          <w:rFonts w:cs="Times New Roman" w:hint="cs"/>
          <w:rtl/>
        </w:rPr>
        <w:t>,</w:t>
      </w:r>
      <w:r w:rsidRPr="00EA3399">
        <w:rPr>
          <w:rFonts w:cs="Times New Roman"/>
          <w:rtl/>
        </w:rPr>
        <w:t xml:space="preserve"> יופי, אתה יכול לעשות סרטים. אתה לא באמת לוחם</w:t>
      </w:r>
      <w:r w:rsidR="00AD669C">
        <w:rPr>
          <w:rFonts w:cs="Times New Roman" w:hint="cs"/>
          <w:rtl/>
        </w:rPr>
        <w:t>,</w:t>
      </w:r>
      <w:r w:rsidRPr="00EA3399">
        <w:rPr>
          <w:rFonts w:cs="Times New Roman"/>
          <w:rtl/>
        </w:rPr>
        <w:t xml:space="preserve"> </w:t>
      </w:r>
      <w:r>
        <w:rPr>
          <w:rFonts w:cs="Times New Roman" w:hint="cs"/>
          <w:rtl/>
        </w:rPr>
        <w:t>והדוגמאות מוכרות</w:t>
      </w:r>
      <w:r w:rsidR="00AD669C">
        <w:rPr>
          <w:rFonts w:cs="Times New Roman" w:hint="cs"/>
          <w:rtl/>
        </w:rPr>
        <w:t>.</w:t>
      </w:r>
      <w:r>
        <w:rPr>
          <w:rFonts w:cs="Times New Roman" w:hint="cs"/>
          <w:rtl/>
        </w:rPr>
        <w:t xml:space="preserve"> [</w:t>
      </w:r>
      <w:r w:rsidRPr="00EA3399">
        <w:rPr>
          <w:rFonts w:cs="Times New Roman"/>
          <w:rtl/>
        </w:rPr>
        <w:t>ואן דאם למד 10 שנים בלט, 3 שנים קראטה – תראו מה יצא.</w:t>
      </w:r>
      <w:r>
        <w:rPr>
          <w:rFonts w:cs="Times New Roman" w:hint="cs"/>
          <w:rtl/>
        </w:rPr>
        <w:t>]</w:t>
      </w:r>
    </w:p>
    <w:p w14:paraId="593646A5" w14:textId="3D8CDD5E" w:rsidR="00C15AC9" w:rsidRDefault="00C15AC9" w:rsidP="00AD669C">
      <w:pPr>
        <w:rPr>
          <w:rtl/>
        </w:rPr>
      </w:pPr>
      <w:r w:rsidRPr="00C15AC9">
        <w:rPr>
          <w:rFonts w:cs="Times New Roman"/>
          <w:rtl/>
        </w:rPr>
        <w:t>כי לוחם צריך שיהיה קל תנועה וגמיש פיזית ובעל כ</w:t>
      </w:r>
      <w:r w:rsidR="00F878D3">
        <w:rPr>
          <w:rFonts w:cs="Times New Roman" w:hint="cs"/>
          <w:rtl/>
        </w:rPr>
        <w:t>ו</w:t>
      </w:r>
      <w:r w:rsidRPr="00C15AC9">
        <w:rPr>
          <w:rFonts w:cs="Times New Roman"/>
          <w:rtl/>
        </w:rPr>
        <w:t xml:space="preserve">ח מתפרץ, ואלכס </w:t>
      </w:r>
      <w:r w:rsidR="00A34D7C">
        <w:rPr>
          <w:rFonts w:cs="Times New Roman" w:hint="cs"/>
          <w:rtl/>
        </w:rPr>
        <w:t>איננו</w:t>
      </w:r>
      <w:r w:rsidRPr="00C15AC9">
        <w:rPr>
          <w:rFonts w:cs="Times New Roman"/>
          <w:rtl/>
        </w:rPr>
        <w:t xml:space="preserve"> דבר מ</w:t>
      </w:r>
      <w:r w:rsidR="00A34D7C">
        <w:rPr>
          <w:rFonts w:cs="Times New Roman" w:hint="cs"/>
          <w:rtl/>
        </w:rPr>
        <w:t xml:space="preserve">כל </w:t>
      </w:r>
      <w:r w:rsidRPr="00C15AC9">
        <w:rPr>
          <w:rFonts w:cs="Times New Roman"/>
          <w:rtl/>
        </w:rPr>
        <w:t>אלו, רק בעל זעם מתפרץ וגו'... אדפטציה של כל תכונה</w:t>
      </w:r>
    </w:p>
    <w:p w14:paraId="6C10F8B5" w14:textId="2B86A525" w:rsidR="008206BD" w:rsidRPr="00CD067C" w:rsidRDefault="00AD669C" w:rsidP="007D3537">
      <w:pPr>
        <w:rPr>
          <w:rtl/>
        </w:rPr>
      </w:pPr>
      <w:r w:rsidRPr="00CD067C">
        <w:rPr>
          <w:rtl/>
        </w:rPr>
        <w:t>אולי ביום אחר</w:t>
      </w:r>
      <w:r>
        <w:rPr>
          <w:rFonts w:hint="cs"/>
          <w:rtl/>
        </w:rPr>
        <w:t xml:space="preserve"> יצליח</w:t>
      </w:r>
      <w:r w:rsidRPr="00CD067C">
        <w:rPr>
          <w:rtl/>
        </w:rPr>
        <w:t>, רק לא היום!</w:t>
      </w:r>
      <w:r>
        <w:rPr>
          <w:rFonts w:hint="cs"/>
          <w:rtl/>
        </w:rPr>
        <w:t xml:space="preserve"> </w:t>
      </w:r>
      <w:r w:rsidR="00E30A31">
        <w:rPr>
          <w:rtl/>
        </w:rPr>
        <w:t>יכול להיות שיהרג</w:t>
      </w:r>
      <w:r w:rsidR="00E30A31">
        <w:rPr>
          <w:rFonts w:hint="cs"/>
          <w:rtl/>
        </w:rPr>
        <w:t>,</w:t>
      </w:r>
      <w:r w:rsidR="008206BD" w:rsidRPr="00CD067C">
        <w:rPr>
          <w:rtl/>
        </w:rPr>
        <w:t xml:space="preserve"> </w:t>
      </w:r>
      <w:r w:rsidR="00190AC4" w:rsidRPr="00CD067C">
        <w:rPr>
          <w:rtl/>
        </w:rPr>
        <w:t>או יהפוך ל</w:t>
      </w:r>
      <w:r w:rsidR="00E30A31">
        <w:rPr>
          <w:rFonts w:hint="cs"/>
          <w:rtl/>
        </w:rPr>
        <w:t>משותק</w:t>
      </w:r>
      <w:r w:rsidR="00190AC4">
        <w:rPr>
          <w:rFonts w:hint="cs"/>
          <w:rtl/>
        </w:rPr>
        <w:t xml:space="preserve"> </w:t>
      </w:r>
      <w:r w:rsidR="00190AC4">
        <w:rPr>
          <w:rtl/>
        </w:rPr>
        <w:t>–</w:t>
      </w:r>
      <w:r w:rsidR="00190AC4">
        <w:rPr>
          <w:rFonts w:hint="cs"/>
          <w:rtl/>
        </w:rPr>
        <w:t xml:space="preserve"> ומה </w:t>
      </w:r>
      <w:r w:rsidR="001C5A04">
        <w:rPr>
          <w:rFonts w:hint="cs"/>
          <w:rtl/>
        </w:rPr>
        <w:t>אימא</w:t>
      </w:r>
      <w:r w:rsidR="00190AC4">
        <w:rPr>
          <w:rFonts w:hint="cs"/>
          <w:rtl/>
        </w:rPr>
        <w:t xml:space="preserve"> תעשה? </w:t>
      </w:r>
      <w:r w:rsidR="006B3706">
        <w:rPr>
          <w:rFonts w:hint="cs"/>
          <w:rtl/>
        </w:rPr>
        <w:t>הן לא הוגן להעמיס עליה גם טיפול ב</w:t>
      </w:r>
      <w:r w:rsidR="00E30A31">
        <w:rPr>
          <w:rFonts w:hint="cs"/>
          <w:rtl/>
        </w:rPr>
        <w:t>ילד נכה</w:t>
      </w:r>
      <w:r w:rsidR="00B77747">
        <w:rPr>
          <w:rFonts w:hint="cs"/>
          <w:rtl/>
        </w:rPr>
        <w:t>, בנוסף לכל צרותיה ומדאוביה</w:t>
      </w:r>
      <w:r w:rsidR="00190AC4" w:rsidRPr="00CD067C">
        <w:rPr>
          <w:rtl/>
        </w:rPr>
        <w:t>.</w:t>
      </w:r>
      <w:r w:rsidR="00190AC4">
        <w:rPr>
          <w:rFonts w:hint="cs"/>
          <w:rtl/>
        </w:rPr>
        <w:t xml:space="preserve"> וא</w:t>
      </w:r>
      <w:r w:rsidR="00E30A31">
        <w:rPr>
          <w:rtl/>
        </w:rPr>
        <w:t>ם י</w:t>
      </w:r>
      <w:r w:rsidR="00E30A31">
        <w:rPr>
          <w:rFonts w:hint="cs"/>
          <w:rtl/>
        </w:rPr>
        <w:t>כה</w:t>
      </w:r>
      <w:r w:rsidR="00190AC4" w:rsidRPr="00CD067C">
        <w:rPr>
          <w:rtl/>
        </w:rPr>
        <w:t xml:space="preserve"> חזק מדי הוא עלול להרוג את ארקדי ואז ללא ספק יכנס לבית סוהר </w:t>
      </w:r>
      <w:r w:rsidR="008206BD" w:rsidRPr="00CD067C">
        <w:rPr>
          <w:rtl/>
        </w:rPr>
        <w:t>עד סוף ימי חייו</w:t>
      </w:r>
      <w:r w:rsidR="00215538">
        <w:rPr>
          <w:rFonts w:hint="cs"/>
          <w:rtl/>
        </w:rPr>
        <w:t xml:space="preserve">, </w:t>
      </w:r>
      <w:r w:rsidR="00E30A31">
        <w:rPr>
          <w:rtl/>
        </w:rPr>
        <w:t>כדאי לבזבז כ</w:t>
      </w:r>
      <w:r w:rsidR="00E30A31">
        <w:rPr>
          <w:rFonts w:hint="cs"/>
          <w:rtl/>
        </w:rPr>
        <w:t>ך</w:t>
      </w:r>
      <w:r w:rsidR="008206BD" w:rsidRPr="00CD067C">
        <w:rPr>
          <w:rtl/>
        </w:rPr>
        <w:t xml:space="preserve"> חיים שלמים? הכי חכם יהיה פשוט לב</w:t>
      </w:r>
      <w:r w:rsidR="00190AC4">
        <w:rPr>
          <w:rtl/>
        </w:rPr>
        <w:t>רוח. דמו קפא בעורקיו, הפחד חזר.</w:t>
      </w:r>
    </w:p>
    <w:p w14:paraId="64D0BE1E" w14:textId="47B928A9" w:rsidR="00A0518C" w:rsidRDefault="00A0518C" w:rsidP="009D0B1C">
      <w:pPr>
        <w:rPr>
          <w:rtl/>
        </w:rPr>
      </w:pPr>
    </w:p>
    <w:p w14:paraId="62222BAB" w14:textId="27B1A341" w:rsidR="008206BD" w:rsidRPr="00597743" w:rsidRDefault="008206BD" w:rsidP="009D0B1C">
      <w:pPr>
        <w:rPr>
          <w:rtl/>
        </w:rPr>
      </w:pPr>
      <w:r w:rsidRPr="00CD067C">
        <w:rPr>
          <w:rtl/>
        </w:rPr>
        <w:t xml:space="preserve">הוא ניסה לעבור </w:t>
      </w:r>
      <w:r w:rsidR="00E30A31">
        <w:rPr>
          <w:rFonts w:hint="cs"/>
          <w:rtl/>
        </w:rPr>
        <w:t>על פני</w:t>
      </w:r>
      <w:r w:rsidRPr="00CD067C">
        <w:rPr>
          <w:rtl/>
        </w:rPr>
        <w:t xml:space="preserve"> ארקדי, ליבו פירפר, אולי יצליח הפעם, אולי הוא לא קיים, אולי הוא בלתי נראה, אולי הוא לא חשוב מספיק בשביל שמישהו ייטפל אליו </w:t>
      </w:r>
      <w:r w:rsidR="0056717B">
        <w:rPr>
          <w:rFonts w:hint="cs"/>
          <w:rtl/>
        </w:rPr>
        <w:t xml:space="preserve">וזה הכי מפחיד בעולם </w:t>
      </w:r>
      <w:r w:rsidRPr="00CD067C">
        <w:rPr>
          <w:rtl/>
        </w:rPr>
        <w:t>אבל ארקדי שם לו רגל והוא מעד והשתטח מלוא פרצופו על מדרכת הבטון האסורה. מישהו עבר ברחוב באותו רגע, ואלכס התרומם מייד וחזר בחסות עוב</w:t>
      </w:r>
      <w:r w:rsidRPr="00597743">
        <w:rPr>
          <w:rtl/>
        </w:rPr>
        <w:t>ר האורח לבית דודתו.</w:t>
      </w:r>
    </w:p>
    <w:p w14:paraId="53F218F6" w14:textId="77777777" w:rsidR="00BC4EB4" w:rsidRDefault="00BC4EB4" w:rsidP="00250000">
      <w:pPr>
        <w:rPr>
          <w:rtl/>
        </w:rPr>
      </w:pPr>
      <w:r w:rsidRPr="00054FDA">
        <w:rPr>
          <w:rtl/>
        </w:rPr>
        <w:t>"ניצלתי," הוא חשב, נפשו כבדה ומסוכסכת. "הפעם ניצלתי."</w:t>
      </w:r>
    </w:p>
    <w:p w14:paraId="0AC81DCA" w14:textId="3A2B97AA" w:rsidR="00A0518C" w:rsidRPr="00054FDA" w:rsidRDefault="00A0518C" w:rsidP="00250000">
      <w:pPr>
        <w:rPr>
          <w:rtl/>
        </w:rPr>
      </w:pPr>
      <w:r>
        <w:rPr>
          <w:rFonts w:hint="cs"/>
          <w:rtl/>
        </w:rPr>
        <w:lastRenderedPageBreak/>
        <w:t>]</w:t>
      </w:r>
    </w:p>
    <w:p w14:paraId="55B7B8CB" w14:textId="5862DD7D" w:rsidR="006A4F33" w:rsidRDefault="006A4F33" w:rsidP="002177BB">
      <w:pPr>
        <w:rPr>
          <w:rtl/>
        </w:rPr>
      </w:pPr>
    </w:p>
    <w:p w14:paraId="63D7E285" w14:textId="59C46E8E" w:rsidR="008455AF" w:rsidRDefault="008455AF" w:rsidP="008455AF">
      <w:pPr>
        <w:pStyle w:val="Heading3"/>
        <w:rPr>
          <w:rtl/>
        </w:rPr>
      </w:pPr>
      <w:r>
        <w:rPr>
          <w:rFonts w:hint="cs"/>
          <w:rtl/>
        </w:rPr>
        <w:t>עוד</w:t>
      </w:r>
    </w:p>
    <w:p w14:paraId="44C7C49C" w14:textId="57C9DD38" w:rsidR="00B03E6B" w:rsidRDefault="00840187" w:rsidP="002177BB">
      <w:pPr>
        <w:rPr>
          <w:rtl/>
        </w:rPr>
      </w:pPr>
      <w:bookmarkStart w:id="39" w:name="_Hlk502589559"/>
      <w:r w:rsidRPr="00840187">
        <w:rPr>
          <w:rFonts w:cs="Times New Roman"/>
          <w:rtl/>
        </w:rPr>
        <w:t>הדודה לקחה איתה את אלכס ומארק לקנות סנדלים, במקום נעליהם הסגורות.</w:t>
      </w:r>
      <w:r w:rsidR="005127D2" w:rsidRPr="00E456CB">
        <w:rPr>
          <w:rtl/>
        </w:rPr>
        <w:t xml:space="preserve"> </w:t>
      </w:r>
      <w:r w:rsidR="00410BD6" w:rsidRPr="00E456CB">
        <w:rPr>
          <w:rFonts w:hint="eastAsia"/>
          <w:rtl/>
        </w:rPr>
        <w:t>בת</w:t>
      </w:r>
      <w:r w:rsidR="00995DD7">
        <w:rPr>
          <w:rFonts w:hint="cs"/>
          <w:rtl/>
        </w:rPr>
        <w:t xml:space="preserve"> </w:t>
      </w:r>
      <w:r w:rsidR="00410BD6" w:rsidRPr="00E456CB">
        <w:rPr>
          <w:rtl/>
        </w:rPr>
        <w:t>הד</w:t>
      </w:r>
      <w:r w:rsidR="00410BD6" w:rsidRPr="00E456CB">
        <w:rPr>
          <w:rFonts w:hint="cs"/>
          <w:rtl/>
        </w:rPr>
        <w:t>ודה</w:t>
      </w:r>
      <w:r w:rsidR="009564E3" w:rsidRPr="00E456CB">
        <w:rPr>
          <w:rFonts w:hint="cs"/>
          <w:rtl/>
        </w:rPr>
        <w:t xml:space="preserve"> </w:t>
      </w:r>
      <w:r w:rsidR="00410BD6" w:rsidRPr="00E456CB">
        <w:rPr>
          <w:rFonts w:hint="cs"/>
          <w:rtl/>
        </w:rPr>
        <w:t>בת-אל חקרה ל</w:t>
      </w:r>
      <w:r w:rsidR="006D0F5A" w:rsidRPr="00E456CB">
        <w:rPr>
          <w:rFonts w:hint="cs"/>
          <w:rtl/>
        </w:rPr>
        <w:t>דעת האם אלכס יודע לצלול. הוא הבטיח לה ש</w:t>
      </w:r>
      <w:r w:rsidR="005B44C7" w:rsidRPr="00E456CB">
        <w:rPr>
          <w:rFonts w:hint="cs"/>
          <w:rtl/>
        </w:rPr>
        <w:t xml:space="preserve">הוא </w:t>
      </w:r>
      <w:r w:rsidR="006D0F5A" w:rsidRPr="00E456CB">
        <w:rPr>
          <w:rFonts w:hint="cs"/>
          <w:rtl/>
        </w:rPr>
        <w:t>אכן יודע, ו</w:t>
      </w:r>
      <w:r w:rsidR="00EB37F1" w:rsidRPr="00EB37F1">
        <w:rPr>
          <w:rFonts w:cs="Times New Roman"/>
          <w:rtl/>
        </w:rPr>
        <w:t>כשנכנסו</w:t>
      </w:r>
      <w:r w:rsidR="006D0F5A" w:rsidRPr="00E456CB">
        <w:rPr>
          <w:rFonts w:hint="cs"/>
          <w:rtl/>
        </w:rPr>
        <w:t xml:space="preserve"> למכונית </w:t>
      </w:r>
      <w:r w:rsidR="007A1303" w:rsidRPr="00E456CB">
        <w:rPr>
          <w:rFonts w:hint="cs"/>
          <w:rtl/>
        </w:rPr>
        <w:t>דרשה</w:t>
      </w:r>
      <w:r w:rsidR="006D0F5A" w:rsidRPr="00E456CB">
        <w:rPr>
          <w:rFonts w:hint="cs"/>
          <w:rtl/>
        </w:rPr>
        <w:t xml:space="preserve"> שי</w:t>
      </w:r>
      <w:r w:rsidR="007D5ED7" w:rsidRPr="00E456CB">
        <w:rPr>
          <w:rFonts w:hint="cs"/>
          <w:rtl/>
        </w:rPr>
        <w:t>וכיח</w:t>
      </w:r>
      <w:r w:rsidR="006D0F5A" w:rsidRPr="00E456CB">
        <w:rPr>
          <w:rFonts w:hint="cs"/>
          <w:rtl/>
        </w:rPr>
        <w:t xml:space="preserve"> לה בו במקום את יכולות הצלילה שלו. </w:t>
      </w:r>
      <w:r w:rsidR="002E02E9">
        <w:rPr>
          <w:rFonts w:hint="cs"/>
          <w:rtl/>
        </w:rPr>
        <w:t>[</w:t>
      </w:r>
      <w:r w:rsidR="00A45556">
        <w:rPr>
          <w:rFonts w:hint="cs"/>
          <w:rtl/>
        </w:rPr>
        <w:t>ברגיל</w:t>
      </w:r>
      <w:r w:rsidR="006D0F5A" w:rsidRPr="00E456CB">
        <w:rPr>
          <w:rFonts w:hint="cs"/>
          <w:rtl/>
        </w:rPr>
        <w:t xml:space="preserve"> </w:t>
      </w:r>
      <w:r w:rsidR="00A45556" w:rsidRPr="00E456CB">
        <w:rPr>
          <w:rFonts w:hint="cs"/>
          <w:rtl/>
        </w:rPr>
        <w:t xml:space="preserve">היה </w:t>
      </w:r>
      <w:r w:rsidR="006D0F5A" w:rsidRPr="00E456CB">
        <w:rPr>
          <w:rFonts w:hint="cs"/>
          <w:rtl/>
        </w:rPr>
        <w:t>אלכס ממשיך בקו הלצה מטופש זה, ומפתח אותו אגב כך לדבר-מה מצחיק באמת,</w:t>
      </w:r>
      <w:r w:rsidR="002E02E9">
        <w:rPr>
          <w:rFonts w:hint="cs"/>
          <w:rtl/>
        </w:rPr>
        <w:t>]</w:t>
      </w:r>
      <w:r w:rsidR="006D0F5A" w:rsidRPr="00E456CB">
        <w:rPr>
          <w:rFonts w:hint="cs"/>
          <w:rtl/>
        </w:rPr>
        <w:t xml:space="preserve"> אך ליבו </w:t>
      </w:r>
      <w:r w:rsidR="002E02E9" w:rsidRPr="00E456CB">
        <w:rPr>
          <w:rFonts w:hint="cs"/>
          <w:rtl/>
        </w:rPr>
        <w:t xml:space="preserve">היה </w:t>
      </w:r>
      <w:r w:rsidR="006D0F5A" w:rsidRPr="00E456CB">
        <w:rPr>
          <w:rFonts w:hint="cs"/>
          <w:rtl/>
        </w:rPr>
        <w:t>נתון ל</w:t>
      </w:r>
      <w:r w:rsidR="00A45556">
        <w:rPr>
          <w:rFonts w:hint="cs"/>
          <w:rtl/>
        </w:rPr>
        <w:t>עניינים</w:t>
      </w:r>
      <w:r w:rsidR="006D0F5A" w:rsidRPr="00E456CB">
        <w:rPr>
          <w:rtl/>
        </w:rPr>
        <w:t xml:space="preserve"> </w:t>
      </w:r>
      <w:r w:rsidR="006D0F5A" w:rsidRPr="00E456CB">
        <w:rPr>
          <w:rFonts w:hint="eastAsia"/>
          <w:rtl/>
        </w:rPr>
        <w:t>אחר</w:t>
      </w:r>
      <w:r w:rsidR="00A45556">
        <w:rPr>
          <w:rFonts w:hint="cs"/>
          <w:rtl/>
        </w:rPr>
        <w:t>ים</w:t>
      </w:r>
      <w:r w:rsidR="006D0F5A" w:rsidRPr="00E456CB">
        <w:rPr>
          <w:rtl/>
        </w:rPr>
        <w:t>.</w:t>
      </w:r>
      <w:r w:rsidR="006D0F5A" w:rsidRPr="00E456CB">
        <w:rPr>
          <w:rFonts w:hint="cs"/>
          <w:rtl/>
        </w:rPr>
        <w:t xml:space="preserve"> </w:t>
      </w:r>
      <w:bookmarkEnd w:id="39"/>
      <w:r w:rsidR="006777F3" w:rsidRPr="00E456CB">
        <w:rPr>
          <w:rtl/>
        </w:rPr>
        <w:t xml:space="preserve">במחשבותיו העיקשות צמח </w:t>
      </w:r>
      <w:r w:rsidR="008206BD" w:rsidRPr="00E456CB">
        <w:rPr>
          <w:rtl/>
        </w:rPr>
        <w:t xml:space="preserve">ארקדי </w:t>
      </w:r>
      <w:r w:rsidR="006777F3" w:rsidRPr="00E456CB">
        <w:rPr>
          <w:rFonts w:hint="cs"/>
          <w:rtl/>
        </w:rPr>
        <w:t xml:space="preserve">והיה </w:t>
      </w:r>
      <w:r w:rsidR="008206BD" w:rsidRPr="00E456CB">
        <w:rPr>
          <w:rtl/>
        </w:rPr>
        <w:t>ל</w:t>
      </w:r>
      <w:r w:rsidR="0056717B" w:rsidRPr="00E456CB">
        <w:rPr>
          <w:rFonts w:hint="cs"/>
          <w:rtl/>
        </w:rPr>
        <w:t>דרקון</w:t>
      </w:r>
      <w:r w:rsidR="008206BD" w:rsidRPr="00E456CB">
        <w:rPr>
          <w:rtl/>
        </w:rPr>
        <w:t xml:space="preserve"> ש</w:t>
      </w:r>
      <w:r w:rsidR="002177BB" w:rsidRPr="00E456CB">
        <w:rPr>
          <w:rFonts w:hint="cs"/>
          <w:rtl/>
        </w:rPr>
        <w:t xml:space="preserve">אש </w:t>
      </w:r>
      <w:r w:rsidR="002177BB" w:rsidRPr="00E456CB">
        <w:rPr>
          <w:rtl/>
        </w:rPr>
        <w:t>רושפ</w:t>
      </w:r>
      <w:r w:rsidR="008206BD" w:rsidRPr="00E456CB">
        <w:rPr>
          <w:rtl/>
        </w:rPr>
        <w:t xml:space="preserve">ת </w:t>
      </w:r>
      <w:r w:rsidR="002177BB" w:rsidRPr="00E456CB">
        <w:rPr>
          <w:rFonts w:hint="cs"/>
          <w:rtl/>
        </w:rPr>
        <w:t>מנחיריו,</w:t>
      </w:r>
      <w:r w:rsidR="008206BD" w:rsidRPr="00E456CB">
        <w:rPr>
          <w:rtl/>
        </w:rPr>
        <w:t xml:space="preserve"> והנה </w:t>
      </w:r>
      <w:r w:rsidR="007A1303" w:rsidRPr="00E456CB">
        <w:rPr>
          <w:rFonts w:hint="cs"/>
          <w:rtl/>
        </w:rPr>
        <w:t xml:space="preserve">לפתע ראה אותו </w:t>
      </w:r>
      <w:r w:rsidR="008206BD" w:rsidRPr="00E456CB">
        <w:rPr>
          <w:rtl/>
        </w:rPr>
        <w:t>ע</w:t>
      </w:r>
      <w:r w:rsidR="007A1303" w:rsidRPr="00E456CB">
        <w:rPr>
          <w:rFonts w:hint="cs"/>
          <w:rtl/>
        </w:rPr>
        <w:t>ו</w:t>
      </w:r>
      <w:r w:rsidR="008206BD" w:rsidRPr="00E456CB">
        <w:rPr>
          <w:rtl/>
        </w:rPr>
        <w:t xml:space="preserve">מד </w:t>
      </w:r>
      <w:r w:rsidR="007A1303" w:rsidRPr="00E456CB">
        <w:rPr>
          <w:rFonts w:hint="cs"/>
          <w:rtl/>
        </w:rPr>
        <w:t>ברחוב</w:t>
      </w:r>
      <w:r w:rsidR="008206BD" w:rsidRPr="00E456CB">
        <w:rPr>
          <w:rtl/>
        </w:rPr>
        <w:t xml:space="preserve">, מלטף גורי </w:t>
      </w:r>
      <w:r w:rsidR="0056717B" w:rsidRPr="00E456CB">
        <w:rPr>
          <w:rFonts w:hint="cs"/>
          <w:rtl/>
        </w:rPr>
        <w:t>לברדור</w:t>
      </w:r>
      <w:r w:rsidR="008206BD" w:rsidRPr="00E456CB">
        <w:rPr>
          <w:rtl/>
        </w:rPr>
        <w:t xml:space="preserve"> שהיו מעורסלים </w:t>
      </w:r>
      <w:r w:rsidR="002E02E9">
        <w:rPr>
          <w:rFonts w:hint="cs"/>
          <w:rtl/>
        </w:rPr>
        <w:t>ב</w:t>
      </w:r>
      <w:r w:rsidR="002E02E9" w:rsidRPr="002E02E9">
        <w:rPr>
          <w:rFonts w:cs="Times New Roman"/>
          <w:rtl/>
        </w:rPr>
        <w:t>זרועותיו</w:t>
      </w:r>
      <w:r w:rsidR="008206BD" w:rsidRPr="00E456CB">
        <w:rPr>
          <w:rtl/>
        </w:rPr>
        <w:t xml:space="preserve"> של ילד אחר מהשכונה. </w:t>
      </w:r>
      <w:r w:rsidR="005B419D" w:rsidRPr="00E456CB">
        <w:rPr>
          <w:rFonts w:hint="cs"/>
          <w:rtl/>
        </w:rPr>
        <w:t xml:space="preserve">הוא בוודאי היה אוהב את ברונו, </w:t>
      </w:r>
      <w:r w:rsidR="007D5ED7" w:rsidRPr="00E456CB">
        <w:rPr>
          <w:rFonts w:hint="cs"/>
          <w:rtl/>
        </w:rPr>
        <w:t xml:space="preserve">את </w:t>
      </w:r>
      <w:r w:rsidR="00EB37F1" w:rsidRPr="00EB37F1">
        <w:rPr>
          <w:rFonts w:cs="Times New Roman"/>
          <w:rtl/>
        </w:rPr>
        <w:t>כלבלבוני</w:t>
      </w:r>
      <w:r w:rsidR="007D5ED7" w:rsidRPr="00E456CB">
        <w:rPr>
          <w:rFonts w:hint="cs"/>
          <w:rtl/>
        </w:rPr>
        <w:t xml:space="preserve"> </w:t>
      </w:r>
      <w:r w:rsidR="005B419D" w:rsidRPr="00E456CB">
        <w:rPr>
          <w:rFonts w:hint="cs"/>
          <w:rtl/>
        </w:rPr>
        <w:t xml:space="preserve">שאלכס התגעגע אליו בכל נפשו. </w:t>
      </w:r>
      <w:r w:rsidR="008206BD" w:rsidRPr="00E456CB">
        <w:rPr>
          <w:rtl/>
        </w:rPr>
        <w:t>א</w:t>
      </w:r>
      <w:r w:rsidR="005B419D" w:rsidRPr="00E456CB">
        <w:rPr>
          <w:rFonts w:hint="cs"/>
          <w:rtl/>
        </w:rPr>
        <w:t>רקדי</w:t>
      </w:r>
      <w:r w:rsidR="008206BD" w:rsidRPr="00E456CB">
        <w:rPr>
          <w:rtl/>
        </w:rPr>
        <w:t xml:space="preserve"> </w:t>
      </w:r>
      <w:r w:rsidR="008206BD" w:rsidRPr="00E456CB">
        <w:rPr>
          <w:rFonts w:hint="cs"/>
          <w:rtl/>
        </w:rPr>
        <w:t>ל</w:t>
      </w:r>
      <w:r w:rsidR="008206BD" w:rsidRPr="00E456CB">
        <w:rPr>
          <w:rtl/>
        </w:rPr>
        <w:t>א</w:t>
      </w:r>
      <w:r w:rsidR="008206BD" w:rsidRPr="00E456CB">
        <w:rPr>
          <w:rFonts w:hint="cs"/>
          <w:rtl/>
        </w:rPr>
        <w:t xml:space="preserve"> היה</w:t>
      </w:r>
      <w:r w:rsidR="008206BD" w:rsidRPr="00E456CB">
        <w:rPr>
          <w:rtl/>
        </w:rPr>
        <w:t xml:space="preserve"> מפלצת,</w:t>
      </w:r>
      <w:r w:rsidR="008206BD" w:rsidRPr="00CD067C">
        <w:rPr>
          <w:rtl/>
        </w:rPr>
        <w:t xml:space="preserve"> ה</w:t>
      </w:r>
      <w:r w:rsidR="005B419D">
        <w:rPr>
          <w:rFonts w:hint="cs"/>
          <w:rtl/>
        </w:rPr>
        <w:t>רי</w:t>
      </w:r>
      <w:r w:rsidR="008206BD" w:rsidRPr="00CD067C">
        <w:rPr>
          <w:rtl/>
        </w:rPr>
        <w:t xml:space="preserve"> </w:t>
      </w:r>
      <w:r w:rsidR="008206BD" w:rsidRPr="00CD067C">
        <w:rPr>
          <w:rFonts w:hint="cs"/>
          <w:rtl/>
        </w:rPr>
        <w:t xml:space="preserve">היה </w:t>
      </w:r>
      <w:r w:rsidR="008206BD" w:rsidRPr="00CD067C">
        <w:rPr>
          <w:rtl/>
        </w:rPr>
        <w:t xml:space="preserve">מסוגל לרוך, מסוגל לאהבה, </w:t>
      </w:r>
      <w:r w:rsidR="0056717B">
        <w:rPr>
          <w:rFonts w:hint="cs"/>
          <w:rtl/>
        </w:rPr>
        <w:t>כלומר לחברו</w:t>
      </w:r>
      <w:r w:rsidR="00A45556">
        <w:rPr>
          <w:rFonts w:hint="cs"/>
          <w:rtl/>
        </w:rPr>
        <w:t>ּ</w:t>
      </w:r>
      <w:r w:rsidR="0056717B">
        <w:rPr>
          <w:rFonts w:hint="cs"/>
          <w:rtl/>
        </w:rPr>
        <w:t xml:space="preserve">ת </w:t>
      </w:r>
      <w:r w:rsidR="0056717B">
        <w:rPr>
          <w:rtl/>
        </w:rPr>
        <w:t>–</w:t>
      </w:r>
      <w:r w:rsidR="0056717B">
        <w:rPr>
          <w:rFonts w:hint="cs"/>
          <w:rtl/>
        </w:rPr>
        <w:t xml:space="preserve"> </w:t>
      </w:r>
      <w:r w:rsidR="008206BD" w:rsidRPr="00CD067C">
        <w:rPr>
          <w:rtl/>
        </w:rPr>
        <w:t xml:space="preserve">רק לא עם אלכס. </w:t>
      </w:r>
      <w:r w:rsidR="00177E65">
        <w:rPr>
          <w:rFonts w:hint="cs"/>
          <w:rtl/>
        </w:rPr>
        <w:t>חברו</w:t>
      </w:r>
      <w:r w:rsidR="00A45556">
        <w:rPr>
          <w:rFonts w:hint="cs"/>
          <w:rtl/>
        </w:rPr>
        <w:t>ּ</w:t>
      </w:r>
      <w:r w:rsidR="00177E65">
        <w:rPr>
          <w:rFonts w:hint="cs"/>
          <w:rtl/>
        </w:rPr>
        <w:t xml:space="preserve">ת </w:t>
      </w:r>
      <w:r w:rsidR="008206BD" w:rsidRPr="00CD067C">
        <w:rPr>
          <w:rtl/>
        </w:rPr>
        <w:t>עם יצורים רכים וחמודים, אבל אלכס לא</w:t>
      </w:r>
      <w:r w:rsidR="005B419D">
        <w:rPr>
          <w:rFonts w:hint="cs"/>
          <w:rtl/>
        </w:rPr>
        <w:t xml:space="preserve"> היה</w:t>
      </w:r>
      <w:r w:rsidR="008206BD" w:rsidRPr="00CD067C">
        <w:rPr>
          <w:rtl/>
        </w:rPr>
        <w:t xml:space="preserve"> רך,</w:t>
      </w:r>
      <w:r w:rsidR="002177BB">
        <w:rPr>
          <w:rFonts w:hint="cs"/>
          <w:rtl/>
        </w:rPr>
        <w:t xml:space="preserve"> </w:t>
      </w:r>
      <w:r w:rsidR="008206BD" w:rsidRPr="00CD067C">
        <w:rPr>
          <w:rtl/>
        </w:rPr>
        <w:t xml:space="preserve">כבר מזמן לא חמוד. </w:t>
      </w:r>
    </w:p>
    <w:p w14:paraId="170C948E" w14:textId="096673FA" w:rsidR="00B03E6B" w:rsidRDefault="008206BD" w:rsidP="002177BB">
      <w:pPr>
        <w:rPr>
          <w:rtl/>
        </w:rPr>
      </w:pPr>
      <w:r w:rsidRPr="00CD067C">
        <w:rPr>
          <w:rtl/>
        </w:rPr>
        <w:t xml:space="preserve">ארקדי הרים את </w:t>
      </w:r>
      <w:r w:rsidR="00B03E6B">
        <w:rPr>
          <w:rFonts w:hint="cs"/>
          <w:rtl/>
        </w:rPr>
        <w:t>מבט</w:t>
      </w:r>
      <w:r w:rsidRPr="00CD067C">
        <w:rPr>
          <w:rtl/>
        </w:rPr>
        <w:t>ו כשמכונית</w:t>
      </w:r>
      <w:r w:rsidR="00177E65">
        <w:rPr>
          <w:rFonts w:hint="cs"/>
          <w:rtl/>
        </w:rPr>
        <w:t>ה</w:t>
      </w:r>
      <w:r w:rsidRPr="00CD067C">
        <w:rPr>
          <w:rtl/>
        </w:rPr>
        <w:t xml:space="preserve"> </w:t>
      </w:r>
      <w:r w:rsidR="002177BB">
        <w:rPr>
          <w:rFonts w:hint="cs"/>
          <w:rtl/>
        </w:rPr>
        <w:t xml:space="preserve">של הדודה </w:t>
      </w:r>
      <w:r w:rsidR="00B03E6B">
        <w:rPr>
          <w:rFonts w:hint="cs"/>
          <w:rtl/>
        </w:rPr>
        <w:t>חלפ</w:t>
      </w:r>
      <w:r w:rsidRPr="00CD067C">
        <w:rPr>
          <w:rtl/>
        </w:rPr>
        <w:t>ה</w:t>
      </w:r>
      <w:r w:rsidR="00840187" w:rsidRPr="00840187">
        <w:rPr>
          <w:rtl/>
        </w:rPr>
        <w:t xml:space="preserve"> </w:t>
      </w:r>
      <w:r w:rsidR="00297D38">
        <w:rPr>
          <w:rFonts w:cs="Times New Roman"/>
          <w:rtl/>
        </w:rPr>
        <w:t>על פ</w:t>
      </w:r>
      <w:r w:rsidR="00840187" w:rsidRPr="00840187">
        <w:rPr>
          <w:rFonts w:cs="Times New Roman"/>
          <w:rtl/>
        </w:rPr>
        <w:t>ניו</w:t>
      </w:r>
      <w:r w:rsidR="002177BB">
        <w:rPr>
          <w:rFonts w:hint="cs"/>
          <w:rtl/>
        </w:rPr>
        <w:t xml:space="preserve"> ברחוב</w:t>
      </w:r>
      <w:r w:rsidRPr="00CD067C">
        <w:rPr>
          <w:rtl/>
        </w:rPr>
        <w:t xml:space="preserve"> ועיניהם נפגשו. </w:t>
      </w:r>
    </w:p>
    <w:p w14:paraId="5314F4B8" w14:textId="77777777" w:rsidR="00B03E6B" w:rsidRDefault="008206BD" w:rsidP="002177BB">
      <w:pPr>
        <w:rPr>
          <w:rtl/>
        </w:rPr>
      </w:pPr>
      <w:r w:rsidRPr="00CD067C">
        <w:rPr>
          <w:rtl/>
        </w:rPr>
        <w:t xml:space="preserve">אני לא חבר שלך. חס וחלילה. </w:t>
      </w:r>
    </w:p>
    <w:p w14:paraId="3C07F21F" w14:textId="78AA7F35" w:rsidR="00B03E6B" w:rsidRDefault="0055133A" w:rsidP="002177BB">
      <w:pPr>
        <w:rPr>
          <w:rtl/>
        </w:rPr>
      </w:pPr>
      <w:r>
        <w:rPr>
          <w:rFonts w:hint="cs"/>
          <w:rtl/>
        </w:rPr>
        <w:t xml:space="preserve">לו היה יודע </w:t>
      </w:r>
      <w:r>
        <w:rPr>
          <w:rtl/>
        </w:rPr>
        <w:t>–</w:t>
      </w:r>
      <w:r>
        <w:rPr>
          <w:rFonts w:hint="cs"/>
          <w:rtl/>
        </w:rPr>
        <w:t xml:space="preserve"> האם היה מרשה לדמו לחלחל לתוך אלכס? </w:t>
      </w:r>
    </w:p>
    <w:p w14:paraId="68E1C405" w14:textId="65FD2882" w:rsidR="008206BD" w:rsidRPr="00CD067C" w:rsidRDefault="0055133A" w:rsidP="002177BB">
      <w:pPr>
        <w:rPr>
          <w:rtl/>
        </w:rPr>
      </w:pPr>
      <w:r>
        <w:rPr>
          <w:rFonts w:hint="cs"/>
          <w:rtl/>
        </w:rPr>
        <w:t>חס וחלילה!</w:t>
      </w:r>
      <w:r w:rsidR="008206BD" w:rsidRPr="00CD067C">
        <w:rPr>
          <w:rtl/>
        </w:rPr>
        <w:t xml:space="preserve"> בכזאת בחילה. </w:t>
      </w:r>
      <w:r>
        <w:rPr>
          <w:rFonts w:hint="cs"/>
          <w:rtl/>
        </w:rPr>
        <w:t>ב</w:t>
      </w:r>
      <w:r w:rsidR="009D0B1C">
        <w:rPr>
          <w:rFonts w:hint="cs"/>
          <w:rtl/>
        </w:rPr>
        <w:t xml:space="preserve">כזה </w:t>
      </w:r>
      <w:r w:rsidRPr="00CD067C">
        <w:rPr>
          <w:rtl/>
        </w:rPr>
        <w:t>שיער חום ולחיים סמוקות.</w:t>
      </w:r>
      <w:r>
        <w:rPr>
          <w:rFonts w:hint="cs"/>
          <w:rtl/>
        </w:rPr>
        <w:t xml:space="preserve"> </w:t>
      </w:r>
      <w:r w:rsidR="008206BD" w:rsidRPr="00CD067C">
        <w:rPr>
          <w:rtl/>
        </w:rPr>
        <w:t xml:space="preserve">חס וחלילה. חס וחלילה. </w:t>
      </w:r>
    </w:p>
    <w:p w14:paraId="3829E868" w14:textId="14077AEB" w:rsidR="008206BD" w:rsidRPr="00CD067C" w:rsidRDefault="008206BD" w:rsidP="006777F3">
      <w:pPr>
        <w:rPr>
          <w:rtl/>
        </w:rPr>
      </w:pPr>
      <w:r w:rsidRPr="00CD067C">
        <w:rPr>
          <w:rtl/>
        </w:rPr>
        <w:t xml:space="preserve">אבל </w:t>
      </w:r>
      <w:r w:rsidR="00177E65">
        <w:rPr>
          <w:rFonts w:hint="cs"/>
          <w:rtl/>
        </w:rPr>
        <w:t xml:space="preserve">מבטו של </w:t>
      </w:r>
      <w:r w:rsidRPr="00CD067C">
        <w:rPr>
          <w:rtl/>
        </w:rPr>
        <w:t>ארקדי ה</w:t>
      </w:r>
      <w:r w:rsidR="00177E65">
        <w:rPr>
          <w:rFonts w:hint="cs"/>
          <w:rtl/>
        </w:rPr>
        <w:t>יה נעוץ</w:t>
      </w:r>
      <w:r w:rsidRPr="00CD067C">
        <w:rPr>
          <w:rtl/>
        </w:rPr>
        <w:t xml:space="preserve"> בדודה, ש</w:t>
      </w:r>
      <w:r w:rsidR="00177E65">
        <w:rPr>
          <w:rFonts w:hint="cs"/>
          <w:rtl/>
        </w:rPr>
        <w:t xml:space="preserve">תוך כדי נהיגה </w:t>
      </w:r>
      <w:r w:rsidR="0055133A">
        <w:rPr>
          <w:rFonts w:hint="cs"/>
          <w:rtl/>
        </w:rPr>
        <w:t>נופפה</w:t>
      </w:r>
      <w:r w:rsidRPr="00CD067C">
        <w:rPr>
          <w:rtl/>
        </w:rPr>
        <w:t xml:space="preserve"> </w:t>
      </w:r>
      <w:r w:rsidR="00177E65">
        <w:rPr>
          <w:rFonts w:hint="cs"/>
          <w:rtl/>
        </w:rPr>
        <w:t>א</w:t>
      </w:r>
      <w:r w:rsidRPr="00CD067C">
        <w:rPr>
          <w:rtl/>
        </w:rPr>
        <w:t xml:space="preserve">ליו </w:t>
      </w:r>
      <w:r w:rsidR="0055133A">
        <w:rPr>
          <w:rFonts w:hint="cs"/>
          <w:rtl/>
        </w:rPr>
        <w:t>ב</w:t>
      </w:r>
      <w:r w:rsidRPr="00CD067C">
        <w:rPr>
          <w:rtl/>
        </w:rPr>
        <w:t>אצבעה באיום.</w:t>
      </w:r>
    </w:p>
    <w:p w14:paraId="3AC5A989" w14:textId="77777777" w:rsidR="008206BD" w:rsidRPr="00CD067C" w:rsidRDefault="008206BD" w:rsidP="00250000">
      <w:pPr>
        <w:rPr>
          <w:rtl/>
        </w:rPr>
      </w:pPr>
    </w:p>
    <w:p w14:paraId="5748D565" w14:textId="4C9A0E11" w:rsidR="00070353" w:rsidRDefault="008206BD" w:rsidP="007F7DE1">
      <w:pPr>
        <w:rPr>
          <w:rtl/>
        </w:rPr>
      </w:pPr>
      <w:r w:rsidRPr="00CD067C">
        <w:rPr>
          <w:rtl/>
        </w:rPr>
        <w:t>ארקדי שוב חלם על אלכס. ובחלו</w:t>
      </w:r>
      <w:r w:rsidR="007F7DE1">
        <w:rPr>
          <w:rFonts w:hint="cs"/>
          <w:rtl/>
        </w:rPr>
        <w:t>מו</w:t>
      </w:r>
      <w:r w:rsidRPr="00CD067C">
        <w:rPr>
          <w:rtl/>
        </w:rPr>
        <w:t xml:space="preserve"> אלכס שאל אותו ברוסית, </w:t>
      </w:r>
      <w:bookmarkStart w:id="40" w:name="_Hlk529031161"/>
      <w:r w:rsidRPr="00CD067C">
        <w:rPr>
          <w:rtl/>
        </w:rPr>
        <w:t>מה אתה רוצה? וארקדי א</w:t>
      </w:r>
      <w:r w:rsidR="00F0038B">
        <w:rPr>
          <w:rtl/>
        </w:rPr>
        <w:t xml:space="preserve">מר, שתחזיק לי את היד. אלכס </w:t>
      </w:r>
      <w:r w:rsidR="001276A7">
        <w:rPr>
          <w:rFonts w:hint="cs"/>
          <w:rtl/>
        </w:rPr>
        <w:t>החזיק</w:t>
      </w:r>
      <w:r w:rsidRPr="00CD067C">
        <w:rPr>
          <w:rtl/>
        </w:rPr>
        <w:t xml:space="preserve"> </w:t>
      </w:r>
      <w:r w:rsidR="00F0038B">
        <w:rPr>
          <w:rFonts w:hint="cs"/>
          <w:rtl/>
        </w:rPr>
        <w:t>ביד</w:t>
      </w:r>
      <w:r w:rsidRPr="00CD067C">
        <w:rPr>
          <w:rFonts w:hint="cs"/>
          <w:rtl/>
        </w:rPr>
        <w:t xml:space="preserve">ו </w:t>
      </w:r>
      <w:r w:rsidR="001276A7">
        <w:rPr>
          <w:rtl/>
        </w:rPr>
        <w:t>ושאל</w:t>
      </w:r>
      <w:r w:rsidR="001276A7">
        <w:rPr>
          <w:rFonts w:hint="cs"/>
          <w:rtl/>
        </w:rPr>
        <w:t>,</w:t>
      </w:r>
      <w:r w:rsidR="00CB499F">
        <w:rPr>
          <w:rtl/>
        </w:rPr>
        <w:t xml:space="preserve"> ומה אתה רוצה </w:t>
      </w:r>
      <w:r w:rsidR="00F06A3F">
        <w:rPr>
          <w:rtl/>
        </w:rPr>
        <w:t>עכשיו</w:t>
      </w:r>
      <w:r w:rsidR="00CB499F">
        <w:rPr>
          <w:rtl/>
        </w:rPr>
        <w:t>? וארקדי ענה</w:t>
      </w:r>
      <w:r w:rsidR="00070353">
        <w:rPr>
          <w:rFonts w:hint="cs"/>
          <w:rtl/>
        </w:rPr>
        <w:t>,</w:t>
      </w:r>
      <w:r w:rsidR="004D20BA">
        <w:rPr>
          <w:rFonts w:hint="cs"/>
          <w:rtl/>
        </w:rPr>
        <w:t xml:space="preserve"> </w:t>
      </w:r>
      <w:r w:rsidR="0026277B">
        <w:rPr>
          <w:rFonts w:hint="cs"/>
          <w:rtl/>
        </w:rPr>
        <w:t>"</w:t>
      </w:r>
      <w:r w:rsidR="004D20BA" w:rsidRPr="004D20BA">
        <w:t>еще</w:t>
      </w:r>
      <w:r w:rsidR="00070353">
        <w:rPr>
          <w:rFonts w:hint="cs"/>
          <w:rtl/>
        </w:rPr>
        <w:t>.</w:t>
      </w:r>
      <w:r w:rsidR="0026277B">
        <w:rPr>
          <w:rFonts w:hint="cs"/>
          <w:rtl/>
        </w:rPr>
        <w:t>"</w:t>
      </w:r>
      <w:r w:rsidR="0026277B" w:rsidRPr="0026277B">
        <w:rPr>
          <w:rFonts w:hint="cs"/>
          <w:rtl/>
        </w:rPr>
        <w:t xml:space="preserve"> </w:t>
      </w:r>
      <w:r w:rsidR="0026277B">
        <w:rPr>
          <w:rFonts w:hint="cs"/>
          <w:rtl/>
        </w:rPr>
        <w:t>[</w:t>
      </w:r>
      <w:r w:rsidR="0026277B">
        <w:t>ishô</w:t>
      </w:r>
      <w:r w:rsidR="0026277B">
        <w:rPr>
          <w:rFonts w:hint="cs"/>
          <w:rtl/>
        </w:rPr>
        <w:t>]</w:t>
      </w:r>
    </w:p>
    <w:p w14:paraId="17089DCB" w14:textId="77777777" w:rsidR="00070353" w:rsidRDefault="00070353" w:rsidP="007F7DE1">
      <w:pPr>
        <w:rPr>
          <w:rtl/>
        </w:rPr>
      </w:pPr>
      <w:r>
        <w:rPr>
          <w:rFonts w:hint="cs"/>
          <w:rtl/>
        </w:rPr>
        <w:t>זה בלתי נתפס.</w:t>
      </w:r>
    </w:p>
    <w:p w14:paraId="0ED10A6D" w14:textId="69270C4D" w:rsidR="00070353" w:rsidRDefault="00070353" w:rsidP="007F7DE1">
      <w:pPr>
        <w:rPr>
          <w:rtl/>
        </w:rPr>
      </w:pPr>
      <w:r>
        <w:rPr>
          <w:rFonts w:hint="cs"/>
          <w:rtl/>
        </w:rPr>
        <w:t>הוא אמר</w:t>
      </w:r>
      <w:r w:rsidR="00C406C3">
        <w:rPr>
          <w:rFonts w:hint="cs"/>
          <w:rtl/>
        </w:rPr>
        <w:t xml:space="preserve">, </w:t>
      </w:r>
      <w:r w:rsidR="0026277B">
        <w:rPr>
          <w:rFonts w:hint="cs"/>
          <w:rtl/>
        </w:rPr>
        <w:t>"</w:t>
      </w:r>
      <w:r>
        <w:rPr>
          <w:rFonts w:hint="cs"/>
          <w:rtl/>
        </w:rPr>
        <w:t>עוד.</w:t>
      </w:r>
      <w:r w:rsidR="0026277B">
        <w:rPr>
          <w:rFonts w:hint="cs"/>
          <w:rtl/>
        </w:rPr>
        <w:t>"</w:t>
      </w:r>
    </w:p>
    <w:p w14:paraId="445F166D" w14:textId="749AE5BB" w:rsidR="00A45556" w:rsidRDefault="008206BD" w:rsidP="002177BB">
      <w:pPr>
        <w:rPr>
          <w:rtl/>
        </w:rPr>
      </w:pPr>
      <w:r w:rsidRPr="00CD067C">
        <w:rPr>
          <w:rtl/>
        </w:rPr>
        <w:t xml:space="preserve">ארקדי התעורר </w:t>
      </w:r>
      <w:r w:rsidR="00C406C3">
        <w:rPr>
          <w:rFonts w:hint="cs"/>
          <w:rtl/>
        </w:rPr>
        <w:t xml:space="preserve">מבוהל, </w:t>
      </w:r>
      <w:r w:rsidR="007F7DE1">
        <w:rPr>
          <w:rFonts w:hint="cs"/>
          <w:rtl/>
        </w:rPr>
        <w:t xml:space="preserve">מלא </w:t>
      </w:r>
      <w:r w:rsidRPr="00CD067C">
        <w:rPr>
          <w:rtl/>
        </w:rPr>
        <w:t>ב</w:t>
      </w:r>
      <w:r w:rsidR="00C406C3">
        <w:rPr>
          <w:rFonts w:hint="cs"/>
          <w:rtl/>
        </w:rPr>
        <w:t>חי</w:t>
      </w:r>
      <w:r w:rsidRPr="00CD067C">
        <w:rPr>
          <w:rtl/>
        </w:rPr>
        <w:t>ל</w:t>
      </w:r>
      <w:r w:rsidR="007F7DE1">
        <w:rPr>
          <w:rFonts w:hint="cs"/>
          <w:rtl/>
        </w:rPr>
        <w:t>ה</w:t>
      </w:r>
      <w:r w:rsidRPr="00CD067C">
        <w:rPr>
          <w:rtl/>
        </w:rPr>
        <w:t xml:space="preserve"> וגועל. הוא חשש לחזור לה</w:t>
      </w:r>
      <w:r w:rsidR="00995DD7">
        <w:rPr>
          <w:rFonts w:hint="cs"/>
          <w:rtl/>
        </w:rPr>
        <w:t>י</w:t>
      </w:r>
      <w:r w:rsidRPr="00CD067C">
        <w:rPr>
          <w:rtl/>
        </w:rPr>
        <w:t xml:space="preserve">רדם </w:t>
      </w:r>
      <w:r w:rsidR="00EB37F1" w:rsidRPr="00EB37F1">
        <w:rPr>
          <w:rFonts w:cs="Times New Roman"/>
          <w:rtl/>
        </w:rPr>
        <w:t>לבל ישוב לחלום המתועב</w:t>
      </w:r>
      <w:r w:rsidRPr="00CD067C">
        <w:rPr>
          <w:rtl/>
        </w:rPr>
        <w:t xml:space="preserve"> הזה</w:t>
      </w:r>
      <w:r w:rsidR="007F7DE1">
        <w:rPr>
          <w:rFonts w:hint="cs"/>
          <w:rtl/>
        </w:rPr>
        <w:t>,</w:t>
      </w:r>
      <w:r w:rsidRPr="00CD067C">
        <w:rPr>
          <w:rtl/>
        </w:rPr>
        <w:t xml:space="preserve"> הוא צעד בבית במשך כל הלילה, </w:t>
      </w:r>
      <w:r w:rsidR="009C5120">
        <w:rPr>
          <w:rFonts w:hint="cs"/>
          <w:rtl/>
        </w:rPr>
        <w:t>ולא העז</w:t>
      </w:r>
      <w:r w:rsidRPr="00CD067C">
        <w:rPr>
          <w:rtl/>
        </w:rPr>
        <w:t xml:space="preserve"> </w:t>
      </w:r>
      <w:r w:rsidR="00CA6DE9">
        <w:rPr>
          <w:rtl/>
        </w:rPr>
        <w:t xml:space="preserve">לשבת </w:t>
      </w:r>
      <w:r w:rsidR="00CB499F">
        <w:rPr>
          <w:rFonts w:hint="cs"/>
          <w:rtl/>
        </w:rPr>
        <w:t xml:space="preserve">אף </w:t>
      </w:r>
      <w:r w:rsidR="00B03E6B">
        <w:rPr>
          <w:rFonts w:hint="cs"/>
          <w:rtl/>
        </w:rPr>
        <w:t xml:space="preserve">לא </w:t>
      </w:r>
      <w:r w:rsidR="00CA6DE9">
        <w:rPr>
          <w:rtl/>
        </w:rPr>
        <w:t>לרגע</w:t>
      </w:r>
      <w:r w:rsidR="002177BB">
        <w:rPr>
          <w:rFonts w:hint="cs"/>
          <w:rtl/>
        </w:rPr>
        <w:t>,</w:t>
      </w:r>
      <w:r w:rsidR="00CA6DE9">
        <w:rPr>
          <w:rtl/>
        </w:rPr>
        <w:t xml:space="preserve"> </w:t>
      </w:r>
      <w:r w:rsidR="00A45556">
        <w:rPr>
          <w:rFonts w:hint="cs"/>
          <w:rtl/>
        </w:rPr>
        <w:t>פן</w:t>
      </w:r>
      <w:r w:rsidR="00070353" w:rsidRPr="00CD067C">
        <w:rPr>
          <w:rtl/>
        </w:rPr>
        <w:t xml:space="preserve"> </w:t>
      </w:r>
      <w:r w:rsidRPr="00CD067C">
        <w:rPr>
          <w:rtl/>
        </w:rPr>
        <w:t xml:space="preserve">תיפול עליו תנומה. </w:t>
      </w:r>
    </w:p>
    <w:p w14:paraId="128D5846" w14:textId="148DE10C" w:rsidR="008206BD" w:rsidRPr="00CD067C" w:rsidRDefault="008206BD" w:rsidP="00762822">
      <w:pPr>
        <w:rPr>
          <w:rtl/>
        </w:rPr>
      </w:pPr>
      <w:r w:rsidRPr="00CD067C">
        <w:rPr>
          <w:rtl/>
        </w:rPr>
        <w:t>ל</w:t>
      </w:r>
      <w:r w:rsidR="00CB499F">
        <w:rPr>
          <w:rtl/>
        </w:rPr>
        <w:t>מחרת בבוקר ארב לאלכס כשזה יצא מ</w:t>
      </w:r>
      <w:r w:rsidRPr="00CD067C">
        <w:rPr>
          <w:rtl/>
        </w:rPr>
        <w:t>בית</w:t>
      </w:r>
      <w:r w:rsidR="00CB499F">
        <w:rPr>
          <w:rFonts w:hint="cs"/>
          <w:rtl/>
        </w:rPr>
        <w:t>ו</w:t>
      </w:r>
      <w:r w:rsidR="00A45556">
        <w:rPr>
          <w:rFonts w:hint="cs"/>
          <w:rtl/>
        </w:rPr>
        <w:t>,</w:t>
      </w:r>
      <w:r w:rsidRPr="00CD067C">
        <w:rPr>
          <w:rtl/>
        </w:rPr>
        <w:t xml:space="preserve"> ובעט בו ללא רחם, עד שאלכס נפל, עד שאלכס התכדרר על המדרכה לכדור קטן ומדובלל, הוא בעט בו בכל כוחו </w:t>
      </w:r>
      <w:r w:rsidR="00686E62" w:rsidRPr="00CD067C">
        <w:rPr>
          <w:rtl/>
        </w:rPr>
        <w:t>בבטנו</w:t>
      </w:r>
      <w:r w:rsidR="00686E62" w:rsidRPr="00CD067C">
        <w:rPr>
          <w:rFonts w:hint="cs"/>
          <w:rtl/>
        </w:rPr>
        <w:t xml:space="preserve"> בחזהו</w:t>
      </w:r>
      <w:r w:rsidR="00686E62" w:rsidRPr="00686E62">
        <w:rPr>
          <w:rFonts w:hint="cs"/>
          <w:rtl/>
        </w:rPr>
        <w:t xml:space="preserve"> </w:t>
      </w:r>
      <w:r w:rsidR="00686E62" w:rsidRPr="00CD067C">
        <w:rPr>
          <w:rFonts w:hint="cs"/>
          <w:rtl/>
        </w:rPr>
        <w:t>בגבו</w:t>
      </w:r>
      <w:r w:rsidRPr="00CD067C">
        <w:rPr>
          <w:rtl/>
        </w:rPr>
        <w:t>, ללא רחמים, א</w:t>
      </w:r>
      <w:r w:rsidRPr="00CD067C">
        <w:rPr>
          <w:rFonts w:hint="cs"/>
          <w:rtl/>
        </w:rPr>
        <w:t>רקדי</w:t>
      </w:r>
      <w:r w:rsidRPr="00CD067C">
        <w:rPr>
          <w:rtl/>
        </w:rPr>
        <w:t xml:space="preserve"> גנח מהמאמץ כשבעט </w:t>
      </w:r>
      <w:r w:rsidR="00EB37F1">
        <w:rPr>
          <w:rFonts w:hint="cs"/>
          <w:rtl/>
        </w:rPr>
        <w:t xml:space="preserve">בו </w:t>
      </w:r>
      <w:r w:rsidR="00686E62" w:rsidRPr="00CD067C">
        <w:rPr>
          <w:rtl/>
        </w:rPr>
        <w:t>בראשו</w:t>
      </w:r>
      <w:r w:rsidR="00686E62" w:rsidRPr="00CD067C" w:rsidDel="00686E62">
        <w:rPr>
          <w:rtl/>
        </w:rPr>
        <w:t xml:space="preserve"> </w:t>
      </w:r>
      <w:r w:rsidRPr="00CD067C">
        <w:rPr>
          <w:rtl/>
        </w:rPr>
        <w:t xml:space="preserve">ורק כשעזב אותו </w:t>
      </w:r>
      <w:r w:rsidR="002177BB">
        <w:rPr>
          <w:rtl/>
        </w:rPr>
        <w:t xml:space="preserve">ועלה הביתה הבחין שלא זיעה </w:t>
      </w:r>
      <w:r w:rsidRPr="00CD067C">
        <w:rPr>
          <w:rtl/>
        </w:rPr>
        <w:t>הרטיב</w:t>
      </w:r>
      <w:r w:rsidR="005B419D">
        <w:rPr>
          <w:rFonts w:hint="cs"/>
          <w:rtl/>
        </w:rPr>
        <w:t>ה</w:t>
      </w:r>
      <w:r w:rsidRPr="00CD067C">
        <w:rPr>
          <w:rtl/>
        </w:rPr>
        <w:t xml:space="preserve"> את לחייו</w:t>
      </w:r>
      <w:r w:rsidR="005B419D" w:rsidRPr="005B419D">
        <w:rPr>
          <w:rtl/>
        </w:rPr>
        <w:t xml:space="preserve"> </w:t>
      </w:r>
      <w:r w:rsidR="005B419D">
        <w:rPr>
          <w:rtl/>
        </w:rPr>
        <w:t>אלא דמעות</w:t>
      </w:r>
      <w:r w:rsidRPr="00CD067C">
        <w:rPr>
          <w:rtl/>
        </w:rPr>
        <w:t>.</w:t>
      </w:r>
      <w:bookmarkEnd w:id="40"/>
    </w:p>
    <w:p w14:paraId="53802396" w14:textId="5FD234B8" w:rsidR="008206BD" w:rsidRDefault="008206BD" w:rsidP="00250000">
      <w:pPr>
        <w:rPr>
          <w:rtl/>
        </w:rPr>
      </w:pPr>
    </w:p>
    <w:p w14:paraId="1E3D6FB5" w14:textId="52C0CAC8" w:rsidR="008455AF" w:rsidRPr="008206BD" w:rsidRDefault="008455AF" w:rsidP="008455AF">
      <w:pPr>
        <w:pStyle w:val="Heading3"/>
        <w:rPr>
          <w:rtl/>
        </w:rPr>
      </w:pPr>
      <w:r>
        <w:rPr>
          <w:rFonts w:hint="cs"/>
          <w:rtl/>
        </w:rPr>
        <w:t>להב חלוד</w:t>
      </w:r>
    </w:p>
    <w:p w14:paraId="7B3894CA" w14:textId="768DF5DF" w:rsidR="008206BD" w:rsidRPr="00CD067C" w:rsidRDefault="008206BD" w:rsidP="00250000">
      <w:pPr>
        <w:rPr>
          <w:rtl/>
        </w:rPr>
      </w:pPr>
      <w:r w:rsidRPr="00CD067C">
        <w:rPr>
          <w:rtl/>
        </w:rPr>
        <w:t>וב</w:t>
      </w:r>
      <w:r w:rsidR="008E238A">
        <w:rPr>
          <w:rFonts w:hint="cs"/>
          <w:rtl/>
        </w:rPr>
        <w:t>י</w:t>
      </w:r>
      <w:r w:rsidRPr="00CD067C">
        <w:rPr>
          <w:rtl/>
        </w:rPr>
        <w:t>נתיים אצל מארק העסקים</w:t>
      </w:r>
      <w:r w:rsidRPr="00CD067C">
        <w:rPr>
          <w:rFonts w:hint="cs"/>
          <w:rtl/>
        </w:rPr>
        <w:t xml:space="preserve"> </w:t>
      </w:r>
      <w:r w:rsidR="00CB499F">
        <w:rPr>
          <w:rtl/>
        </w:rPr>
        <w:t>כרגיל. כשאלכס צמא, בהמתנה בחדר</w:t>
      </w:r>
      <w:r w:rsidR="00995DD7">
        <w:rPr>
          <w:rFonts w:hint="cs"/>
          <w:rtl/>
        </w:rPr>
        <w:t xml:space="preserve"> </w:t>
      </w:r>
      <w:r w:rsidRPr="00CD067C">
        <w:rPr>
          <w:rtl/>
        </w:rPr>
        <w:t>המיון לרופא שיתפור אותו</w:t>
      </w:r>
      <w:r w:rsidR="00177E65" w:rsidRPr="00177E65">
        <w:rPr>
          <w:rFonts w:hint="cs"/>
          <w:rtl/>
        </w:rPr>
        <w:t xml:space="preserve"> </w:t>
      </w:r>
      <w:r w:rsidR="00177E65">
        <w:rPr>
          <w:rFonts w:hint="cs"/>
          <w:rtl/>
        </w:rPr>
        <w:t>ויחבוש</w:t>
      </w:r>
      <w:r w:rsidRPr="00CD067C">
        <w:rPr>
          <w:rtl/>
        </w:rPr>
        <w:t>, מארק צמא פי עשר</w:t>
      </w:r>
      <w:r w:rsidR="00995DD7">
        <w:rPr>
          <w:rFonts w:hint="cs"/>
          <w:rtl/>
        </w:rPr>
        <w:t>ה</w:t>
      </w:r>
      <w:r w:rsidRPr="00CD067C">
        <w:rPr>
          <w:rtl/>
        </w:rPr>
        <w:t xml:space="preserve"> יותר ממנו.</w:t>
      </w:r>
    </w:p>
    <w:p w14:paraId="44B109E3" w14:textId="0C38D698" w:rsidR="008206BD" w:rsidRPr="00CD067C" w:rsidRDefault="008206BD" w:rsidP="00250000">
      <w:pPr>
        <w:rPr>
          <w:rtl/>
        </w:rPr>
      </w:pPr>
      <w:r w:rsidRPr="00CD067C">
        <w:rPr>
          <w:rtl/>
        </w:rPr>
        <w:t>אז אלכס צמא פי מאה יותר ממארק, אבל מארק צמא פי ארבע</w:t>
      </w:r>
      <w:r w:rsidR="002177BB">
        <w:rPr>
          <w:rFonts w:hint="cs"/>
          <w:rtl/>
        </w:rPr>
        <w:t>ה</w:t>
      </w:r>
      <w:r w:rsidR="00995DD7">
        <w:rPr>
          <w:rFonts w:hint="cs"/>
          <w:rtl/>
        </w:rPr>
        <w:t>-</w:t>
      </w:r>
      <w:r w:rsidRPr="00CD067C">
        <w:rPr>
          <w:rtl/>
        </w:rPr>
        <w:t>עשר אלף והוא מנצח.</w:t>
      </w:r>
    </w:p>
    <w:p w14:paraId="7946A312" w14:textId="43FD67C2" w:rsidR="007A4FD4" w:rsidRDefault="008206BD" w:rsidP="007F7DE1">
      <w:pPr>
        <w:rPr>
          <w:rtl/>
        </w:rPr>
      </w:pPr>
      <w:bookmarkStart w:id="41" w:name="_Hlk529046192"/>
      <w:r w:rsidRPr="00CD067C">
        <w:rPr>
          <w:rtl/>
        </w:rPr>
        <w:t>אז אלכס צמא פי אינסוף</w:t>
      </w:r>
      <w:r w:rsidR="002177BB">
        <w:rPr>
          <w:rFonts w:hint="cs"/>
          <w:rtl/>
        </w:rPr>
        <w:t>,</w:t>
      </w:r>
      <w:r w:rsidRPr="00CD067C">
        <w:rPr>
          <w:rtl/>
        </w:rPr>
        <w:t xml:space="preserve"> אבל אין </w:t>
      </w:r>
      <w:r w:rsidR="00B03E6B" w:rsidRPr="00CD067C">
        <w:rPr>
          <w:rtl/>
        </w:rPr>
        <w:t>כזה</w:t>
      </w:r>
      <w:r w:rsidR="00B03E6B" w:rsidRPr="00EB37F1">
        <w:rPr>
          <w:rFonts w:cs="Times New Roman"/>
          <w:rtl/>
        </w:rPr>
        <w:t xml:space="preserve"> </w:t>
      </w:r>
      <w:r w:rsidRPr="00CD067C">
        <w:rPr>
          <w:rtl/>
        </w:rPr>
        <w:t xml:space="preserve">מספר </w:t>
      </w:r>
      <w:r w:rsidR="00EB37F1" w:rsidRPr="00EB37F1">
        <w:rPr>
          <w:rFonts w:cs="Times New Roman"/>
          <w:rtl/>
        </w:rPr>
        <w:t>אינסוף</w:t>
      </w:r>
      <w:r w:rsidR="00BB1638">
        <w:rPr>
          <w:rFonts w:hint="cs"/>
          <w:rtl/>
        </w:rPr>
        <w:t xml:space="preserve">, </w:t>
      </w:r>
      <w:r w:rsidR="00840187" w:rsidRPr="00840187">
        <w:rPr>
          <w:rFonts w:cs="Times New Roman"/>
          <w:rtl/>
        </w:rPr>
        <w:t xml:space="preserve">באמת אין. </w:t>
      </w:r>
      <w:r w:rsidR="00BB1638" w:rsidRPr="00BB1638">
        <w:rPr>
          <w:rFonts w:cs="Times New Roman"/>
          <w:rtl/>
        </w:rPr>
        <w:t>כי בגיאומטריה – האינסוף הוא מקום, בחשבון אינפיניטסימלי – האינסוף הוא שאיפה</w:t>
      </w:r>
      <w:r w:rsidR="00EB37F1">
        <w:rPr>
          <w:rFonts w:cs="Times New Roman" w:hint="cs"/>
          <w:rtl/>
        </w:rPr>
        <w:t>,</w:t>
      </w:r>
      <w:r w:rsidR="00BB1638" w:rsidRPr="00BB1638">
        <w:rPr>
          <w:rFonts w:cs="Times New Roman"/>
          <w:rtl/>
        </w:rPr>
        <w:t xml:space="preserve"> ובתורת הקבוצות – האינסוף הוא עוצמה! אבל </w:t>
      </w:r>
      <w:r w:rsidR="00BB1638">
        <w:rPr>
          <w:rFonts w:cs="Times New Roman" w:hint="cs"/>
          <w:rtl/>
        </w:rPr>
        <w:t>ה</w:t>
      </w:r>
      <w:r w:rsidR="00BB1638" w:rsidRPr="00BB1638">
        <w:rPr>
          <w:rFonts w:cs="Times New Roman"/>
          <w:rtl/>
        </w:rPr>
        <w:t>אינסוף אינו מספר</w:t>
      </w:r>
      <w:r w:rsidR="007A4FD4">
        <w:rPr>
          <w:rFonts w:cs="Times New Roman" w:hint="cs"/>
          <w:rtl/>
        </w:rPr>
        <w:t>.</w:t>
      </w:r>
      <w:r w:rsidRPr="00CD067C">
        <w:rPr>
          <w:rtl/>
        </w:rPr>
        <w:t xml:space="preserve"> </w:t>
      </w:r>
    </w:p>
    <w:p w14:paraId="56D510B8" w14:textId="421E9B8A" w:rsidR="008206BD" w:rsidRPr="00CD067C" w:rsidRDefault="008206BD" w:rsidP="007F7DE1">
      <w:pPr>
        <w:rPr>
          <w:rtl/>
        </w:rPr>
      </w:pPr>
      <w:r w:rsidRPr="00CD067C">
        <w:rPr>
          <w:rtl/>
        </w:rPr>
        <w:lastRenderedPageBreak/>
        <w:t xml:space="preserve">בעיני אלכס </w:t>
      </w:r>
      <w:r w:rsidR="00BB1638">
        <w:rPr>
          <w:rFonts w:hint="cs"/>
          <w:rtl/>
        </w:rPr>
        <w:t xml:space="preserve">הוא </w:t>
      </w:r>
      <w:r w:rsidRPr="00CD067C">
        <w:rPr>
          <w:rtl/>
        </w:rPr>
        <w:t xml:space="preserve">דווקא </w:t>
      </w:r>
      <w:r w:rsidR="00BB1638">
        <w:rPr>
          <w:rFonts w:hint="cs"/>
          <w:rtl/>
        </w:rPr>
        <w:t>כן</w:t>
      </w:r>
      <w:r w:rsidR="008E238A">
        <w:rPr>
          <w:rFonts w:hint="cs"/>
          <w:rtl/>
        </w:rPr>
        <w:t>,</w:t>
      </w:r>
      <w:r w:rsidR="00C35485">
        <w:rPr>
          <w:rtl/>
        </w:rPr>
        <w:t xml:space="preserve"> אבל מארק </w:t>
      </w:r>
      <w:r w:rsidR="00C35485">
        <w:rPr>
          <w:rFonts w:hint="cs"/>
          <w:rtl/>
        </w:rPr>
        <w:t>ה</w:t>
      </w:r>
      <w:r w:rsidR="00C35485">
        <w:rPr>
          <w:rtl/>
        </w:rPr>
        <w:t>סביר לו במאור פנים שהעובדות המת</w:t>
      </w:r>
      <w:r w:rsidRPr="00CD067C">
        <w:rPr>
          <w:rtl/>
        </w:rPr>
        <w:t>מטיות של תורת ה</w:t>
      </w:r>
      <w:r w:rsidR="00C406C3">
        <w:rPr>
          <w:rFonts w:hint="cs"/>
          <w:rtl/>
        </w:rPr>
        <w:t>קבוצות</w:t>
      </w:r>
      <w:r w:rsidRPr="00CD067C">
        <w:rPr>
          <w:rtl/>
        </w:rPr>
        <w:t xml:space="preserve"> ימשיכו להיות שרירות וקיימות גם אם לא י</w:t>
      </w:r>
      <w:r w:rsidR="007F7DE1">
        <w:rPr>
          <w:rFonts w:hint="cs"/>
          <w:rtl/>
        </w:rPr>
        <w:t>תיישבו עם צרכיו ב</w:t>
      </w:r>
      <w:r w:rsidR="00995DD7">
        <w:rPr>
          <w:rFonts w:hint="cs"/>
          <w:rtl/>
        </w:rPr>
        <w:t>נ</w:t>
      </w:r>
      <w:r w:rsidR="007F7DE1">
        <w:rPr>
          <w:rFonts w:hint="cs"/>
          <w:rtl/>
        </w:rPr>
        <w:t>י</w:t>
      </w:r>
      <w:r w:rsidR="00995DD7">
        <w:rPr>
          <w:rFonts w:hint="cs"/>
          <w:rtl/>
        </w:rPr>
        <w:t xml:space="preserve"> </w:t>
      </w:r>
      <w:r w:rsidR="007F7DE1">
        <w:rPr>
          <w:rFonts w:hint="cs"/>
          <w:rtl/>
        </w:rPr>
        <w:t>החלוף של</w:t>
      </w:r>
      <w:r w:rsidRPr="00CD067C">
        <w:rPr>
          <w:rtl/>
        </w:rPr>
        <w:t xml:space="preserve"> אלכס.</w:t>
      </w:r>
    </w:p>
    <w:p w14:paraId="335540FF" w14:textId="43008D63" w:rsidR="00BB1638" w:rsidRDefault="00C35485" w:rsidP="005C65E8">
      <w:pPr>
        <w:rPr>
          <w:rtl/>
        </w:rPr>
      </w:pPr>
      <w:r>
        <w:rPr>
          <w:rtl/>
        </w:rPr>
        <w:t xml:space="preserve">אלכס </w:t>
      </w:r>
      <w:r w:rsidR="008206BD" w:rsidRPr="00CD067C">
        <w:rPr>
          <w:rtl/>
        </w:rPr>
        <w:t>ו</w:t>
      </w:r>
      <w:r>
        <w:rPr>
          <w:rFonts w:hint="cs"/>
          <w:rtl/>
        </w:rPr>
        <w:t>י</w:t>
      </w:r>
      <w:r w:rsidR="008206BD" w:rsidRPr="00CD067C">
        <w:rPr>
          <w:rtl/>
        </w:rPr>
        <w:t xml:space="preserve">תר בעניין הצמא. אבל אלכס גם רעב. </w:t>
      </w:r>
      <w:r w:rsidR="00A45556" w:rsidRPr="00A45556">
        <w:rPr>
          <w:rFonts w:cs="Times New Roman"/>
          <w:rtl/>
        </w:rPr>
        <w:t xml:space="preserve">הרעב של </w:t>
      </w:r>
      <w:r w:rsidR="008206BD" w:rsidRPr="00CD067C">
        <w:rPr>
          <w:rtl/>
        </w:rPr>
        <w:t xml:space="preserve">אלכס </w:t>
      </w:r>
      <w:r w:rsidR="00A45556" w:rsidRPr="00A45556">
        <w:rPr>
          <w:rFonts w:cs="Times New Roman"/>
          <w:rtl/>
        </w:rPr>
        <w:t>גדול כמו</w:t>
      </w:r>
      <w:r w:rsidR="00A45556" w:rsidRPr="00A45556">
        <w:rPr>
          <w:rFonts w:cs="Times New Roman" w:hint="cs"/>
          <w:rtl/>
        </w:rPr>
        <w:t xml:space="preserve"> </w:t>
      </w:r>
      <w:r w:rsidR="00BB1638">
        <w:rPr>
          <w:rFonts w:hint="cs"/>
          <w:rtl/>
        </w:rPr>
        <w:t>אינסוף שהוא עוצמה.</w:t>
      </w:r>
    </w:p>
    <w:bookmarkEnd w:id="41"/>
    <w:p w14:paraId="6C817D4D" w14:textId="77777777" w:rsidR="00BB1638" w:rsidRDefault="00BB1638" w:rsidP="005C65E8">
      <w:pPr>
        <w:rPr>
          <w:rtl/>
        </w:rPr>
      </w:pPr>
      <w:r>
        <w:rPr>
          <w:rFonts w:hint="cs"/>
          <w:rtl/>
        </w:rPr>
        <w:t>[</w:t>
      </w:r>
    </w:p>
    <w:p w14:paraId="6739463B" w14:textId="0C71D58A" w:rsidR="008206BD" w:rsidRDefault="000965A1" w:rsidP="005C65E8">
      <w:pPr>
        <w:rPr>
          <w:rtl/>
        </w:rPr>
      </w:pPr>
      <w:r>
        <w:rPr>
          <w:rtl/>
        </w:rPr>
        <w:t>מאוד</w:t>
      </w:r>
      <w:r w:rsidR="008206BD" w:rsidRPr="00CD067C">
        <w:rPr>
          <w:rtl/>
        </w:rPr>
        <w:t>. ומנגד – מהו הרעב ש</w:t>
      </w:r>
      <w:r w:rsidR="00C35485">
        <w:rPr>
          <w:rtl/>
        </w:rPr>
        <w:t xml:space="preserve">ל אלכס כשמארק רעב ממנו פי </w:t>
      </w:r>
      <w:r w:rsidR="00BB584F">
        <w:rPr>
          <w:rFonts w:hint="cs"/>
          <w:rtl/>
        </w:rPr>
        <w:t xml:space="preserve">אינסוף אחר, </w:t>
      </w:r>
      <w:r w:rsidR="003A5FA9">
        <w:rPr>
          <w:rFonts w:hint="cs"/>
          <w:rtl/>
        </w:rPr>
        <w:t>ה</w:t>
      </w:r>
      <w:r w:rsidR="00BB584F">
        <w:rPr>
          <w:rFonts w:hint="cs"/>
          <w:rtl/>
        </w:rPr>
        <w:t>אינסוף של המספרים הממשיים, שמוחץ א</w:t>
      </w:r>
      <w:r w:rsidR="003A5FA9">
        <w:rPr>
          <w:rFonts w:hint="cs"/>
          <w:rtl/>
        </w:rPr>
        <w:t>ת</w:t>
      </w:r>
      <w:r w:rsidR="00BB584F">
        <w:rPr>
          <w:rFonts w:hint="cs"/>
          <w:rtl/>
        </w:rPr>
        <w:t xml:space="preserve"> האינסוף של </w:t>
      </w:r>
      <w:r w:rsidR="003A5FA9">
        <w:rPr>
          <w:rFonts w:hint="cs"/>
          <w:rtl/>
        </w:rPr>
        <w:t>א</w:t>
      </w:r>
      <w:r w:rsidR="00BB584F">
        <w:rPr>
          <w:rFonts w:hint="cs"/>
          <w:rtl/>
        </w:rPr>
        <w:t>לכס כמו זבוב מעורר בוז</w:t>
      </w:r>
      <w:r w:rsidR="00841ACE">
        <w:rPr>
          <w:rFonts w:hint="cs"/>
          <w:rtl/>
        </w:rPr>
        <w:t>.</w:t>
      </w:r>
      <w:r w:rsidR="00BB584F">
        <w:rPr>
          <w:rFonts w:hint="cs"/>
          <w:rtl/>
        </w:rPr>
        <w:t xml:space="preserve"> </w:t>
      </w:r>
      <w:r w:rsidR="00C35485">
        <w:rPr>
          <w:rtl/>
        </w:rPr>
        <w:t>גוגול</w:t>
      </w:r>
      <w:r w:rsidR="00C35485">
        <w:rPr>
          <w:rFonts w:hint="cs"/>
          <w:rtl/>
        </w:rPr>
        <w:t>?</w:t>
      </w:r>
      <w:r w:rsidR="008206BD" w:rsidRPr="00CD067C">
        <w:rPr>
          <w:rtl/>
        </w:rPr>
        <w:t xml:space="preserve"> שזה מספר אמיתי אפילו אם אלכס לא שמע עליו והיקום לא קיים אפילו גוגול שניות</w:t>
      </w:r>
      <w:r w:rsidR="00177E65">
        <w:rPr>
          <w:rFonts w:hint="cs"/>
          <w:rtl/>
        </w:rPr>
        <w:t>,</w:t>
      </w:r>
      <w:r w:rsidR="008206BD" w:rsidRPr="00CD067C">
        <w:rPr>
          <w:rtl/>
        </w:rPr>
        <w:t xml:space="preserve"> </w:t>
      </w:r>
      <w:r w:rsidR="005B419D">
        <w:rPr>
          <w:rFonts w:hint="cs"/>
          <w:rtl/>
        </w:rPr>
        <w:t>עד כדי כך ה</w:t>
      </w:r>
      <w:r w:rsidR="008206BD" w:rsidRPr="00CD067C">
        <w:rPr>
          <w:rtl/>
        </w:rPr>
        <w:t>מספר גדול.</w:t>
      </w:r>
      <w:r w:rsidR="008D2E98">
        <w:rPr>
          <w:rFonts w:hint="cs"/>
          <w:rtl/>
        </w:rPr>
        <w:t xml:space="preserve"> </w:t>
      </w:r>
      <w:r w:rsidR="00C35485">
        <w:rPr>
          <w:rtl/>
        </w:rPr>
        <w:t>אלכס ה</w:t>
      </w:r>
      <w:r w:rsidR="00C406C3">
        <w:rPr>
          <w:rFonts w:hint="cs"/>
          <w:rtl/>
        </w:rPr>
        <w:t>מעולף</w:t>
      </w:r>
      <w:r w:rsidR="00C35485">
        <w:rPr>
          <w:rtl/>
        </w:rPr>
        <w:t xml:space="preserve"> </w:t>
      </w:r>
      <w:r w:rsidR="008206BD" w:rsidRPr="00CD067C">
        <w:rPr>
          <w:rtl/>
        </w:rPr>
        <w:t>נ</w:t>
      </w:r>
      <w:r w:rsidR="00C35485">
        <w:rPr>
          <w:rFonts w:hint="cs"/>
          <w:rtl/>
        </w:rPr>
        <w:t>י</w:t>
      </w:r>
      <w:r w:rsidR="008206BD" w:rsidRPr="00CD067C">
        <w:rPr>
          <w:rtl/>
        </w:rPr>
        <w:t xml:space="preserve">סה פעם אחרונה – הוא רעב פי גוגול ואחת. אבל מארק הנדיב </w:t>
      </w:r>
      <w:r w:rsidR="00C35485">
        <w:rPr>
          <w:rFonts w:hint="cs"/>
          <w:rtl/>
        </w:rPr>
        <w:t>ב</w:t>
      </w:r>
      <w:r w:rsidR="008206BD" w:rsidRPr="00CD067C">
        <w:rPr>
          <w:rtl/>
        </w:rPr>
        <w:t xml:space="preserve">כלל לא </w:t>
      </w:r>
      <w:r w:rsidR="00177E65">
        <w:rPr>
          <w:rFonts w:hint="cs"/>
          <w:rtl/>
        </w:rPr>
        <w:t>ה</w:t>
      </w:r>
      <w:r w:rsidR="008206BD" w:rsidRPr="00CD067C">
        <w:rPr>
          <w:rtl/>
        </w:rPr>
        <w:t>תווכח איתו</w:t>
      </w:r>
      <w:r w:rsidR="00C35485">
        <w:rPr>
          <w:rFonts w:hint="cs"/>
          <w:rtl/>
        </w:rPr>
        <w:t>,</w:t>
      </w:r>
      <w:r w:rsidR="008206BD" w:rsidRPr="00CD067C">
        <w:rPr>
          <w:rtl/>
        </w:rPr>
        <w:t xml:space="preserve"> כי מארק </w:t>
      </w:r>
      <w:r w:rsidR="00C35485">
        <w:rPr>
          <w:rFonts w:hint="cs"/>
          <w:rtl/>
        </w:rPr>
        <w:t>ב</w:t>
      </w:r>
      <w:r w:rsidR="008206BD" w:rsidRPr="00CD067C">
        <w:rPr>
          <w:rtl/>
        </w:rPr>
        <w:t>כלל לא רעב – מארק רעב אפס, וכל מספר כפול אפס הוא אפס, אפילו</w:t>
      </w:r>
      <w:r w:rsidR="00C35485">
        <w:rPr>
          <w:rtl/>
        </w:rPr>
        <w:t xml:space="preserve"> מספר גדול כמו גוגול, וכך מארק </w:t>
      </w:r>
      <w:r w:rsidR="00C35485">
        <w:rPr>
          <w:rFonts w:hint="cs"/>
          <w:rtl/>
        </w:rPr>
        <w:t>ה</w:t>
      </w:r>
      <w:r w:rsidR="008206BD" w:rsidRPr="00CD067C">
        <w:rPr>
          <w:rtl/>
        </w:rPr>
        <w:t>וכיח בחיוך ניצחון</w:t>
      </w:r>
      <w:r w:rsidR="006B6AAA">
        <w:rPr>
          <w:rtl/>
        </w:rPr>
        <w:t xml:space="preserve"> </w:t>
      </w:r>
      <w:r w:rsidR="008206BD" w:rsidRPr="00CD067C">
        <w:rPr>
          <w:rtl/>
        </w:rPr>
        <w:t>ש</w:t>
      </w:r>
      <w:r w:rsidR="00C35485">
        <w:rPr>
          <w:rFonts w:hint="cs"/>
          <w:rtl/>
        </w:rPr>
        <w:t xml:space="preserve">גם </w:t>
      </w:r>
      <w:r w:rsidR="008206BD" w:rsidRPr="00CD067C">
        <w:rPr>
          <w:rtl/>
        </w:rPr>
        <w:t>הוא לא רעב.</w:t>
      </w:r>
    </w:p>
    <w:p w14:paraId="24C9FE8B" w14:textId="7436E02D" w:rsidR="00BB1638" w:rsidRDefault="00BB1638" w:rsidP="00165245">
      <w:pPr>
        <w:rPr>
          <w:rFonts w:cs="Times New Roman"/>
          <w:rtl/>
        </w:rPr>
      </w:pPr>
      <w:r>
        <w:rPr>
          <w:rFonts w:cs="Times New Roman" w:hint="cs"/>
          <w:rtl/>
        </w:rPr>
        <w:t>]</w:t>
      </w:r>
    </w:p>
    <w:p w14:paraId="3CDCD0DE" w14:textId="03C204DA" w:rsidR="00165245" w:rsidRDefault="00165245" w:rsidP="00165245">
      <w:pPr>
        <w:rPr>
          <w:rtl/>
        </w:rPr>
      </w:pPr>
      <w:bookmarkStart w:id="42" w:name="_Hlk529046226"/>
      <w:r>
        <w:rPr>
          <w:rFonts w:hint="cs"/>
          <w:rtl/>
        </w:rPr>
        <w:t xml:space="preserve">עוצמת המספרים הטבעיים? </w:t>
      </w:r>
      <w:r w:rsidR="00BB1638">
        <w:rPr>
          <w:rFonts w:hint="cs"/>
          <w:rtl/>
        </w:rPr>
        <w:t xml:space="preserve">מארק התעניין בנדיבות, </w:t>
      </w:r>
      <w:r>
        <w:rPr>
          <w:rFonts w:hint="cs"/>
          <w:rtl/>
        </w:rPr>
        <w:t xml:space="preserve">כי יש אינסוף עוצמתי יותר, </w:t>
      </w:r>
      <w:r w:rsidR="00EB37F1" w:rsidRPr="00EB37F1">
        <w:rPr>
          <w:rFonts w:cs="Times New Roman"/>
          <w:rtl/>
        </w:rPr>
        <w:t xml:space="preserve">של המספרים הממשיים, </w:t>
      </w:r>
      <w:r>
        <w:rPr>
          <w:rFonts w:hint="cs"/>
          <w:rtl/>
        </w:rPr>
        <w:t xml:space="preserve">וזה האינסוף של מארק. </w:t>
      </w:r>
    </w:p>
    <w:p w14:paraId="600CB09B" w14:textId="46BECAF2" w:rsidR="003A5FA9" w:rsidRDefault="00EB37F1" w:rsidP="005C65E8">
      <w:pPr>
        <w:rPr>
          <w:rtl/>
        </w:rPr>
      </w:pPr>
      <w:r w:rsidRPr="00EB37F1">
        <w:rPr>
          <w:rFonts w:cs="Times New Roman"/>
          <w:rtl/>
        </w:rPr>
        <w:t>איך יכול אינסוף כלשהו</w:t>
      </w:r>
      <w:r w:rsidR="003A5FA9">
        <w:rPr>
          <w:rFonts w:hint="cs"/>
          <w:rtl/>
        </w:rPr>
        <w:t xml:space="preserve"> להיות גדול יותר מהרעב של אלכס?</w:t>
      </w:r>
    </w:p>
    <w:p w14:paraId="0B7A8F4A" w14:textId="13574582" w:rsidR="003A5FA9" w:rsidRPr="00CD067C" w:rsidRDefault="003A5FA9" w:rsidP="005C65E8">
      <w:pPr>
        <w:rPr>
          <w:rtl/>
        </w:rPr>
      </w:pPr>
      <w:r>
        <w:rPr>
          <w:rFonts w:hint="cs"/>
          <w:rtl/>
        </w:rPr>
        <w:t>מארק</w:t>
      </w:r>
      <w:r w:rsidR="00A45556">
        <w:rPr>
          <w:rFonts w:hint="cs"/>
          <w:rtl/>
        </w:rPr>
        <w:t xml:space="preserve"> ה</w:t>
      </w:r>
      <w:r>
        <w:rPr>
          <w:rFonts w:hint="cs"/>
          <w:rtl/>
        </w:rPr>
        <w:t>ראה לו בקלות, בעזרת האלכסון של קנטור</w:t>
      </w:r>
      <w:r w:rsidR="007A4FD4">
        <w:rPr>
          <w:rFonts w:hint="cs"/>
          <w:rtl/>
        </w:rPr>
        <w:t>,</w:t>
      </w:r>
      <w:r w:rsidR="005C5534">
        <w:rPr>
          <w:rFonts w:hint="cs"/>
          <w:rtl/>
        </w:rPr>
        <w:t xml:space="preserve"> ש</w:t>
      </w:r>
      <w:r w:rsidR="00165245">
        <w:rPr>
          <w:rFonts w:hint="cs"/>
          <w:rtl/>
        </w:rPr>
        <w:t>עוצמת האינסוף שלו טורפת בקלות את אינסוף הרעב של אלכס המעולף</w:t>
      </w:r>
      <w:r w:rsidR="00840187">
        <w:rPr>
          <w:rFonts w:hint="cs"/>
          <w:rtl/>
        </w:rPr>
        <w:t>.</w:t>
      </w:r>
      <w:r w:rsidR="00A45556" w:rsidRPr="00A45556">
        <w:rPr>
          <w:rFonts w:cs="Times New Roman"/>
          <w:rtl/>
        </w:rPr>
        <w:t xml:space="preserve"> </w:t>
      </w:r>
      <w:r w:rsidR="00840187" w:rsidRPr="00840187">
        <w:rPr>
          <w:rFonts w:cs="Times New Roman"/>
          <w:rtl/>
        </w:rPr>
        <w:t xml:space="preserve">ואילו אלכס </w:t>
      </w:r>
      <w:r w:rsidR="00A45556" w:rsidRPr="00A45556">
        <w:rPr>
          <w:rFonts w:cs="Times New Roman"/>
          <w:rtl/>
        </w:rPr>
        <w:t xml:space="preserve">הוכיח שכלל אינו רעב כשהקיא מייד </w:t>
      </w:r>
      <w:r w:rsidR="00EE553A">
        <w:rPr>
          <w:rFonts w:cs="Times New Roman"/>
          <w:rtl/>
        </w:rPr>
        <w:t>אחר כך</w:t>
      </w:r>
      <w:r w:rsidR="00165245">
        <w:rPr>
          <w:rFonts w:hint="cs"/>
          <w:rtl/>
        </w:rPr>
        <w:t>.</w:t>
      </w:r>
      <w:r w:rsidR="005C5534">
        <w:rPr>
          <w:rFonts w:hint="cs"/>
          <w:rtl/>
        </w:rPr>
        <w:t xml:space="preserve"> </w:t>
      </w:r>
      <w:bookmarkEnd w:id="42"/>
    </w:p>
    <w:p w14:paraId="1B4829D7" w14:textId="5B6451FE" w:rsidR="008206BD" w:rsidRDefault="008206BD" w:rsidP="00250000">
      <w:pPr>
        <w:rPr>
          <w:rtl/>
        </w:rPr>
      </w:pPr>
    </w:p>
    <w:p w14:paraId="708E1B6A" w14:textId="18102B73" w:rsidR="00442D84" w:rsidRDefault="00940E47" w:rsidP="005D1518">
      <w:pPr>
        <w:rPr>
          <w:rtl/>
        </w:rPr>
      </w:pPr>
      <w:r>
        <w:rPr>
          <w:rFonts w:hint="cs"/>
          <w:rtl/>
        </w:rPr>
        <w:t xml:space="preserve">בבוא הבוקר, </w:t>
      </w:r>
      <w:r w:rsidR="00442D84">
        <w:rPr>
          <w:rFonts w:hint="cs"/>
          <w:rtl/>
        </w:rPr>
        <w:t>אלכס לא קם מהמזרן בסלון</w:t>
      </w:r>
      <w:r>
        <w:rPr>
          <w:rFonts w:hint="cs"/>
          <w:rtl/>
        </w:rPr>
        <w:t>.</w:t>
      </w:r>
      <w:r w:rsidR="00442D84">
        <w:rPr>
          <w:rFonts w:hint="cs"/>
          <w:rtl/>
        </w:rPr>
        <w:t xml:space="preserve"> </w:t>
      </w:r>
      <w:r w:rsidR="00CD5075">
        <w:rPr>
          <w:rFonts w:hint="cs"/>
          <w:rtl/>
        </w:rPr>
        <w:t xml:space="preserve">גופו </w:t>
      </w:r>
      <w:r>
        <w:rPr>
          <w:rFonts w:hint="cs"/>
          <w:rtl/>
        </w:rPr>
        <w:t xml:space="preserve">החבול </w:t>
      </w:r>
      <w:r w:rsidR="00CD5075">
        <w:rPr>
          <w:rFonts w:hint="cs"/>
          <w:rtl/>
        </w:rPr>
        <w:t>כוסה בשמיכת</w:t>
      </w:r>
      <w:r w:rsidR="000C2B3D">
        <w:rPr>
          <w:rFonts w:hint="cs"/>
          <w:rtl/>
        </w:rPr>
        <w:t xml:space="preserve"> </w:t>
      </w:r>
      <w:r w:rsidR="00442D84">
        <w:rPr>
          <w:rFonts w:hint="cs"/>
          <w:rtl/>
        </w:rPr>
        <w:t xml:space="preserve">קיץ דקה ורק ראשו בצבץ, </w:t>
      </w:r>
      <w:r w:rsidR="005B419D">
        <w:rPr>
          <w:rFonts w:hint="cs"/>
          <w:rtl/>
        </w:rPr>
        <w:t xml:space="preserve">עוקב </w:t>
      </w:r>
      <w:r w:rsidR="00442D84">
        <w:rPr>
          <w:rFonts w:hint="cs"/>
          <w:rtl/>
        </w:rPr>
        <w:t>מ</w:t>
      </w:r>
      <w:r>
        <w:rPr>
          <w:rFonts w:hint="cs"/>
          <w:rtl/>
        </w:rPr>
        <w:t>יצועו</w:t>
      </w:r>
      <w:r w:rsidR="005D1518">
        <w:rPr>
          <w:rFonts w:hint="cs"/>
          <w:rtl/>
        </w:rPr>
        <w:t>,</w:t>
      </w:r>
      <w:r w:rsidR="00442D84">
        <w:rPr>
          <w:rFonts w:hint="cs"/>
          <w:rtl/>
        </w:rPr>
        <w:t xml:space="preserve"> </w:t>
      </w:r>
      <w:r w:rsidR="006B3706">
        <w:rPr>
          <w:rFonts w:hint="cs"/>
          <w:rtl/>
        </w:rPr>
        <w:t xml:space="preserve">בעין ימין הפקוחה </w:t>
      </w:r>
      <w:r w:rsidR="008D2E98">
        <w:rPr>
          <w:rFonts w:hint="cs"/>
          <w:rtl/>
        </w:rPr>
        <w:t xml:space="preserve">אחר </w:t>
      </w:r>
      <w:r w:rsidR="00442D84">
        <w:rPr>
          <w:rFonts w:hint="cs"/>
          <w:rtl/>
        </w:rPr>
        <w:t>בני המשפחה החולפים על פניו</w:t>
      </w:r>
      <w:r>
        <w:rPr>
          <w:rFonts w:hint="cs"/>
          <w:rtl/>
        </w:rPr>
        <w:t>,</w:t>
      </w:r>
      <w:r w:rsidR="005D1518">
        <w:rPr>
          <w:rFonts w:hint="cs"/>
          <w:rtl/>
        </w:rPr>
        <w:t xml:space="preserve"> ולא </w:t>
      </w:r>
      <w:r w:rsidR="002E02E9">
        <w:rPr>
          <w:rFonts w:hint="cs"/>
          <w:rtl/>
        </w:rPr>
        <w:t>ה</w:t>
      </w:r>
      <w:r w:rsidR="00442D84">
        <w:rPr>
          <w:rFonts w:hint="cs"/>
          <w:rtl/>
        </w:rPr>
        <w:t xml:space="preserve">וציא </w:t>
      </w:r>
      <w:r w:rsidR="00EB37F1" w:rsidRPr="00EB37F1">
        <w:rPr>
          <w:rFonts w:cs="Times New Roman"/>
          <w:rtl/>
        </w:rPr>
        <w:t>הג</w:t>
      </w:r>
      <w:r w:rsidR="00442D84">
        <w:rPr>
          <w:rFonts w:hint="cs"/>
          <w:rtl/>
        </w:rPr>
        <w:t>ה מפיו. לקר</w:t>
      </w:r>
      <w:r w:rsidR="005D1518">
        <w:rPr>
          <w:rFonts w:hint="cs"/>
          <w:rtl/>
        </w:rPr>
        <w:t>את הצהריים</w:t>
      </w:r>
      <w:r w:rsidR="000C2B3D">
        <w:rPr>
          <w:rFonts w:hint="cs"/>
          <w:rtl/>
        </w:rPr>
        <w:t>,</w:t>
      </w:r>
      <w:r w:rsidR="005D1518">
        <w:rPr>
          <w:rFonts w:hint="cs"/>
          <w:rtl/>
        </w:rPr>
        <w:t xml:space="preserve"> </w:t>
      </w:r>
      <w:r w:rsidR="0002043E" w:rsidRPr="0002043E">
        <w:rPr>
          <w:rFonts w:cs="Times New Roman"/>
          <w:rtl/>
        </w:rPr>
        <w:t xml:space="preserve">כשעדיין לא זז, </w:t>
      </w:r>
      <w:r w:rsidR="005D1518">
        <w:rPr>
          <w:rFonts w:hint="cs"/>
          <w:rtl/>
        </w:rPr>
        <w:t>הדודה הסיר</w:t>
      </w:r>
      <w:r w:rsidR="00CD5075">
        <w:rPr>
          <w:rFonts w:hint="cs"/>
          <w:rtl/>
        </w:rPr>
        <w:t>ה את שמיכת</w:t>
      </w:r>
      <w:r w:rsidR="000C2B3D">
        <w:rPr>
          <w:rFonts w:hint="cs"/>
          <w:rtl/>
        </w:rPr>
        <w:t xml:space="preserve"> </w:t>
      </w:r>
      <w:r w:rsidR="00442D84">
        <w:rPr>
          <w:rFonts w:hint="cs"/>
          <w:rtl/>
        </w:rPr>
        <w:t>הקיץ מ</w:t>
      </w:r>
      <w:r w:rsidR="00CD5075">
        <w:rPr>
          <w:rFonts w:hint="cs"/>
          <w:rtl/>
        </w:rPr>
        <w:t>גופו</w:t>
      </w:r>
      <w:r>
        <w:rPr>
          <w:rFonts w:hint="cs"/>
          <w:rtl/>
        </w:rPr>
        <w:t>:</w:t>
      </w:r>
      <w:r w:rsidR="005D1518">
        <w:rPr>
          <w:rFonts w:hint="cs"/>
          <w:rtl/>
        </w:rPr>
        <w:t xml:space="preserve"> הסדין </w:t>
      </w:r>
      <w:r w:rsidR="00442D84">
        <w:rPr>
          <w:rFonts w:hint="cs"/>
          <w:rtl/>
        </w:rPr>
        <w:t>תחתיו היה מוכתם בדם יבש</w:t>
      </w:r>
      <w:r>
        <w:rPr>
          <w:rFonts w:hint="cs"/>
          <w:rtl/>
        </w:rPr>
        <w:t>.</w:t>
      </w:r>
      <w:r w:rsidR="00442D84">
        <w:rPr>
          <w:rFonts w:hint="cs"/>
          <w:rtl/>
        </w:rPr>
        <w:t xml:space="preserve"> היא עזרה לו לקום, ברכיו רעדו והיא נתנה לו </w:t>
      </w:r>
      <w:r w:rsidR="00CD5075">
        <w:rPr>
          <w:rFonts w:hint="cs"/>
          <w:rtl/>
        </w:rPr>
        <w:t>מעט</w:t>
      </w:r>
      <w:r w:rsidR="00442D84">
        <w:rPr>
          <w:rFonts w:hint="cs"/>
          <w:rtl/>
        </w:rPr>
        <w:t xml:space="preserve"> מים שהוא הקיא מייד</w:t>
      </w:r>
      <w:r w:rsidR="005B419D">
        <w:rPr>
          <w:rFonts w:hint="cs"/>
          <w:rtl/>
        </w:rPr>
        <w:t>.</w:t>
      </w:r>
      <w:r w:rsidR="00442D84">
        <w:rPr>
          <w:rFonts w:hint="cs"/>
          <w:rtl/>
        </w:rPr>
        <w:t xml:space="preserve"> תחבושת נפתחה תוך כדי הקאה ודם טרי החל לז</w:t>
      </w:r>
      <w:r w:rsidR="0002043E">
        <w:rPr>
          <w:rFonts w:hint="cs"/>
          <w:rtl/>
        </w:rPr>
        <w:t>לוג</w:t>
      </w:r>
      <w:r w:rsidR="00442D84">
        <w:rPr>
          <w:rFonts w:hint="cs"/>
          <w:rtl/>
        </w:rPr>
        <w:t>.</w:t>
      </w:r>
    </w:p>
    <w:p w14:paraId="3A4EF783" w14:textId="3E222938" w:rsidR="000C6FA1" w:rsidRPr="00E456CB" w:rsidRDefault="00EB37F1" w:rsidP="00DC48B3">
      <w:pPr>
        <w:rPr>
          <w:rtl/>
        </w:rPr>
      </w:pPr>
      <w:r w:rsidRPr="00EB37F1">
        <w:rPr>
          <w:rFonts w:cs="Times New Roman"/>
          <w:rtl/>
        </w:rPr>
        <w:t xml:space="preserve">לא היה חלק בגופו שלא כאב, שלא פעם בקצב הבעיטות שספג. </w:t>
      </w:r>
      <w:r w:rsidR="000C6FA1" w:rsidRPr="00E456CB">
        <w:rPr>
          <w:rFonts w:cs="Times New Roman"/>
          <w:rtl/>
        </w:rPr>
        <w:t xml:space="preserve">הגב, </w:t>
      </w:r>
      <w:r w:rsidR="004F0A83">
        <w:rPr>
          <w:rFonts w:cs="Times New Roman" w:hint="cs"/>
          <w:rtl/>
        </w:rPr>
        <w:t>מ</w:t>
      </w:r>
      <w:r w:rsidR="004F0A83" w:rsidRPr="004F0A83">
        <w:rPr>
          <w:rFonts w:cs="Times New Roman"/>
          <w:rtl/>
        </w:rPr>
        <w:t>עצם הזנב</w:t>
      </w:r>
      <w:r w:rsidR="004F0A83">
        <w:rPr>
          <w:rFonts w:cs="Times New Roman" w:hint="cs"/>
          <w:rtl/>
        </w:rPr>
        <w:t xml:space="preserve"> </w:t>
      </w:r>
      <w:r w:rsidR="000C6FA1" w:rsidRPr="00E456CB">
        <w:rPr>
          <w:rFonts w:cs="Times New Roman"/>
          <w:rtl/>
        </w:rPr>
        <w:t xml:space="preserve">ועד </w:t>
      </w:r>
      <w:r w:rsidR="000C6FA1" w:rsidRPr="00E456CB">
        <w:rPr>
          <w:rFonts w:cs="Times New Roman" w:hint="eastAsia"/>
          <w:rtl/>
        </w:rPr>
        <w:t>ל</w:t>
      </w:r>
      <w:r w:rsidR="000C6FA1" w:rsidRPr="00E456CB">
        <w:rPr>
          <w:rFonts w:cs="Times New Roman"/>
          <w:rtl/>
        </w:rPr>
        <w:t>שכמות</w:t>
      </w:r>
      <w:r w:rsidR="008D2E98">
        <w:rPr>
          <w:rFonts w:cs="Times New Roman" w:hint="cs"/>
          <w:rtl/>
        </w:rPr>
        <w:t>,</w:t>
      </w:r>
      <w:r w:rsidR="000C6FA1" w:rsidRPr="00E456CB">
        <w:rPr>
          <w:rFonts w:cs="Times New Roman"/>
          <w:rtl/>
        </w:rPr>
        <w:t xml:space="preserve"> </w:t>
      </w:r>
      <w:r w:rsidR="004F0A83">
        <w:rPr>
          <w:rFonts w:cs="Times New Roman" w:hint="cs"/>
          <w:rtl/>
        </w:rPr>
        <w:t xml:space="preserve">וגם </w:t>
      </w:r>
      <w:r w:rsidR="000C6FA1" w:rsidRPr="00E456CB">
        <w:rPr>
          <w:rFonts w:cs="Times New Roman"/>
          <w:rtl/>
        </w:rPr>
        <w:t>הבטן</w:t>
      </w:r>
      <w:r w:rsidR="004F0A83">
        <w:rPr>
          <w:rFonts w:cs="Times New Roman" w:hint="cs"/>
          <w:rtl/>
        </w:rPr>
        <w:t>,</w:t>
      </w:r>
      <w:r w:rsidR="000C6FA1" w:rsidRPr="00E456CB">
        <w:rPr>
          <w:rFonts w:cs="Times New Roman"/>
          <w:rtl/>
        </w:rPr>
        <w:t xml:space="preserve"> שרק לאחרונה איבדה את המתווה העגלגל התינוקי שלה, </w:t>
      </w:r>
      <w:r w:rsidR="004F0A83">
        <w:rPr>
          <w:rFonts w:cs="Times New Roman" w:hint="cs"/>
          <w:rtl/>
        </w:rPr>
        <w:t>והחזה</w:t>
      </w:r>
      <w:r w:rsidR="000C6FA1" w:rsidRPr="00E456CB">
        <w:rPr>
          <w:rFonts w:cs="Times New Roman"/>
          <w:rtl/>
        </w:rPr>
        <w:t xml:space="preserve">. הרגליים </w:t>
      </w:r>
      <w:r w:rsidR="000C6FA1" w:rsidRPr="00E456CB">
        <w:rPr>
          <w:rFonts w:cs="Times New Roman" w:hint="eastAsia"/>
          <w:rtl/>
        </w:rPr>
        <w:t>בער</w:t>
      </w:r>
      <w:r w:rsidR="000C6FA1" w:rsidRPr="00E456CB">
        <w:rPr>
          <w:rFonts w:cs="Times New Roman"/>
          <w:rtl/>
        </w:rPr>
        <w:t xml:space="preserve">ו </w:t>
      </w:r>
      <w:r w:rsidR="000C6FA1" w:rsidRPr="00E456CB">
        <w:rPr>
          <w:rFonts w:cs="Times New Roman" w:hint="eastAsia"/>
          <w:rtl/>
        </w:rPr>
        <w:t>לאורכם</w:t>
      </w:r>
      <w:r w:rsidR="000C6FA1" w:rsidRPr="00E456CB">
        <w:rPr>
          <w:rFonts w:cs="Times New Roman"/>
          <w:rtl/>
        </w:rPr>
        <w:t xml:space="preserve"> של שפש</w:t>
      </w:r>
      <w:r w:rsidR="000C6FA1" w:rsidRPr="00E456CB">
        <w:rPr>
          <w:rFonts w:cs="Times New Roman" w:hint="eastAsia"/>
          <w:rtl/>
        </w:rPr>
        <w:t>ו</w:t>
      </w:r>
      <w:r w:rsidR="000C6FA1" w:rsidRPr="00E456CB">
        <w:rPr>
          <w:rFonts w:cs="Times New Roman"/>
          <w:rtl/>
        </w:rPr>
        <w:t>פ</w:t>
      </w:r>
      <w:r w:rsidR="000C6FA1" w:rsidRPr="00E456CB">
        <w:rPr>
          <w:rFonts w:cs="Times New Roman" w:hint="eastAsia"/>
          <w:rtl/>
        </w:rPr>
        <w:t>ים</w:t>
      </w:r>
      <w:r w:rsidR="000C6FA1" w:rsidRPr="00E456CB">
        <w:rPr>
          <w:rFonts w:cs="Times New Roman"/>
          <w:rtl/>
        </w:rPr>
        <w:t xml:space="preserve"> </w:t>
      </w:r>
      <w:r w:rsidR="000C6FA1" w:rsidRPr="00E456CB">
        <w:rPr>
          <w:rFonts w:cs="Times New Roman" w:hint="eastAsia"/>
          <w:rtl/>
        </w:rPr>
        <w:t>ו</w:t>
      </w:r>
      <w:r w:rsidR="004F0A83">
        <w:rPr>
          <w:rFonts w:cs="Times New Roman" w:hint="cs"/>
          <w:rtl/>
        </w:rPr>
        <w:t xml:space="preserve">תחת </w:t>
      </w:r>
      <w:r w:rsidR="000C6FA1" w:rsidRPr="00E456CB">
        <w:rPr>
          <w:rFonts w:cs="Times New Roman" w:hint="eastAsia"/>
          <w:rtl/>
        </w:rPr>
        <w:t>עוצמתן</w:t>
      </w:r>
      <w:r w:rsidR="000C6FA1" w:rsidRPr="00E456CB">
        <w:rPr>
          <w:rFonts w:cs="Times New Roman"/>
          <w:rtl/>
        </w:rPr>
        <w:t xml:space="preserve"> </w:t>
      </w:r>
      <w:r w:rsidR="000C6FA1" w:rsidRPr="00E456CB">
        <w:rPr>
          <w:rFonts w:cs="Times New Roman" w:hint="eastAsia"/>
          <w:rtl/>
        </w:rPr>
        <w:t>של</w:t>
      </w:r>
      <w:r w:rsidR="000C6FA1" w:rsidRPr="00E456CB">
        <w:rPr>
          <w:rFonts w:cs="Times New Roman"/>
          <w:rtl/>
        </w:rPr>
        <w:t xml:space="preserve"> </w:t>
      </w:r>
      <w:r w:rsidR="000C6FA1" w:rsidRPr="00E456CB">
        <w:rPr>
          <w:rFonts w:cs="Times New Roman" w:hint="eastAsia"/>
          <w:rtl/>
        </w:rPr>
        <w:t>בטישות</w:t>
      </w:r>
      <w:r w:rsidRPr="00EB37F1">
        <w:rPr>
          <w:rFonts w:cs="Times New Roman"/>
          <w:rtl/>
        </w:rPr>
        <w:t xml:space="preserve"> שניתכו עליהן</w:t>
      </w:r>
      <w:r w:rsidR="000C6FA1" w:rsidRPr="00E456CB">
        <w:rPr>
          <w:rFonts w:cs="Times New Roman"/>
          <w:rtl/>
        </w:rPr>
        <w:t xml:space="preserve">, </w:t>
      </w:r>
      <w:r w:rsidR="000C6FA1" w:rsidRPr="00E456CB">
        <w:rPr>
          <w:rFonts w:cs="Times New Roman" w:hint="eastAsia"/>
          <w:rtl/>
        </w:rPr>
        <w:t>רמיסות</w:t>
      </w:r>
      <w:r w:rsidR="000C6FA1" w:rsidRPr="00E456CB">
        <w:rPr>
          <w:rFonts w:cs="Times New Roman"/>
          <w:rtl/>
        </w:rPr>
        <w:t xml:space="preserve"> </w:t>
      </w:r>
      <w:r w:rsidR="000C6FA1" w:rsidRPr="00E456CB">
        <w:rPr>
          <w:rFonts w:cs="Times New Roman" w:hint="eastAsia"/>
          <w:rtl/>
        </w:rPr>
        <w:t>ממש</w:t>
      </w:r>
      <w:r w:rsidR="000C6FA1" w:rsidRPr="00E456CB">
        <w:rPr>
          <w:rFonts w:cs="Times New Roman"/>
          <w:rtl/>
        </w:rPr>
        <w:t xml:space="preserve">, והראש </w:t>
      </w:r>
      <w:r w:rsidR="000C6FA1" w:rsidRPr="00E456CB">
        <w:rPr>
          <w:rFonts w:cs="Times New Roman" w:hint="eastAsia"/>
          <w:rtl/>
        </w:rPr>
        <w:t>הל</w:t>
      </w:r>
      <w:r w:rsidR="000C6FA1" w:rsidRPr="00E456CB">
        <w:rPr>
          <w:rFonts w:cs="Times New Roman"/>
          <w:rtl/>
        </w:rPr>
        <w:t xml:space="preserve">ם מאגרופים </w:t>
      </w:r>
      <w:r w:rsidR="008D2E98">
        <w:rPr>
          <w:rFonts w:cs="Times New Roman" w:hint="cs"/>
          <w:rtl/>
        </w:rPr>
        <w:t xml:space="preserve">חלקם </w:t>
      </w:r>
      <w:r w:rsidR="000C6FA1" w:rsidRPr="00E456CB">
        <w:rPr>
          <w:rFonts w:cs="Times New Roman"/>
          <w:rtl/>
        </w:rPr>
        <w:t>מכוונים היטב וחלקם פחות.</w:t>
      </w:r>
    </w:p>
    <w:p w14:paraId="027A24D3" w14:textId="30A0DD82" w:rsidR="000C6FA1" w:rsidRDefault="000C6FA1" w:rsidP="000C6FA1">
      <w:pPr>
        <w:rPr>
          <w:rFonts w:cs="Times New Roman"/>
          <w:rtl/>
        </w:rPr>
      </w:pPr>
      <w:r w:rsidRPr="00E456CB">
        <w:rPr>
          <w:rFonts w:cs="Times New Roman"/>
          <w:rtl/>
        </w:rPr>
        <w:t>אבל יותר מכ</w:t>
      </w:r>
      <w:r w:rsidR="000C2B3D">
        <w:rPr>
          <w:rFonts w:cs="Times New Roman" w:hint="cs"/>
          <w:rtl/>
        </w:rPr>
        <w:t>ו</w:t>
      </w:r>
      <w:r w:rsidRPr="00E456CB">
        <w:rPr>
          <w:rFonts w:cs="Times New Roman"/>
          <w:rtl/>
        </w:rPr>
        <w:t xml:space="preserve">ל כאבו החלקים בגופו שחסרו. </w:t>
      </w:r>
      <w:r w:rsidR="00EB37F1" w:rsidRPr="00EB37F1">
        <w:rPr>
          <w:rFonts w:cs="Times New Roman"/>
          <w:rtl/>
        </w:rPr>
        <w:t>א</w:t>
      </w:r>
      <w:r w:rsidR="000C2B3D">
        <w:rPr>
          <w:rFonts w:cs="Times New Roman" w:hint="cs"/>
          <w:rtl/>
        </w:rPr>
        <w:t>י</w:t>
      </w:r>
      <w:r w:rsidR="00EB37F1" w:rsidRPr="00EB37F1">
        <w:rPr>
          <w:rFonts w:cs="Times New Roman"/>
          <w:rtl/>
        </w:rPr>
        <w:t xml:space="preserve">יהו אלכס, המפוצץ עולם ומלואו בזעמו? </w:t>
      </w:r>
      <w:r w:rsidRPr="00E456CB">
        <w:rPr>
          <w:rFonts w:cs="Times New Roman"/>
          <w:rtl/>
        </w:rPr>
        <w:t xml:space="preserve">לו חרב </w:t>
      </w:r>
      <w:r w:rsidR="001C5A04">
        <w:rPr>
          <w:rFonts w:cs="Times New Roman"/>
          <w:rtl/>
        </w:rPr>
        <w:t>הייתה</w:t>
      </w:r>
      <w:r w:rsidRPr="00E456CB">
        <w:rPr>
          <w:rFonts w:cs="Times New Roman"/>
          <w:rtl/>
        </w:rPr>
        <w:t xml:space="preserve"> ננעצת בגופו,</w:t>
      </w:r>
      <w:r w:rsidR="00076689">
        <w:rPr>
          <w:rFonts w:cs="Times New Roman" w:hint="cs"/>
          <w:rtl/>
        </w:rPr>
        <w:t xml:space="preserve"> מה</w:t>
      </w:r>
      <w:r w:rsidRPr="00E456CB">
        <w:rPr>
          <w:rFonts w:cs="Times New Roman"/>
          <w:rtl/>
        </w:rPr>
        <w:t xml:space="preserve">מרווח </w:t>
      </w:r>
      <w:r w:rsidRPr="00E456CB">
        <w:rPr>
          <w:rFonts w:cs="Times New Roman" w:hint="eastAsia"/>
          <w:rtl/>
        </w:rPr>
        <w:t>ש</w:t>
      </w:r>
      <w:r w:rsidRPr="00E456CB">
        <w:rPr>
          <w:rFonts w:cs="Times New Roman"/>
          <w:rtl/>
        </w:rPr>
        <w:t xml:space="preserve">בין </w:t>
      </w:r>
      <w:r w:rsidR="00076689">
        <w:rPr>
          <w:rFonts w:cs="Times New Roman" w:hint="cs"/>
          <w:rtl/>
        </w:rPr>
        <w:t>הרגליים</w:t>
      </w:r>
      <w:r w:rsidRPr="00E456CB">
        <w:rPr>
          <w:rFonts w:cs="Times New Roman"/>
          <w:rtl/>
        </w:rPr>
        <w:t xml:space="preserve">, </w:t>
      </w:r>
      <w:r w:rsidRPr="00E456CB">
        <w:rPr>
          <w:rFonts w:cs="Times New Roman" w:hint="eastAsia"/>
          <w:rtl/>
        </w:rPr>
        <w:t>ו</w:t>
      </w:r>
      <w:r w:rsidRPr="00E456CB">
        <w:rPr>
          <w:rFonts w:cs="Times New Roman"/>
          <w:rtl/>
        </w:rPr>
        <w:t>למעלה עד גזע המ</w:t>
      </w:r>
      <w:r w:rsidR="000C2B3D">
        <w:rPr>
          <w:rFonts w:cs="Times New Roman" w:hint="cs"/>
          <w:rtl/>
        </w:rPr>
        <w:t>ו</w:t>
      </w:r>
      <w:r w:rsidRPr="00E456CB">
        <w:rPr>
          <w:rFonts w:cs="Times New Roman"/>
          <w:rtl/>
        </w:rPr>
        <w:t xml:space="preserve">ח, ולו </w:t>
      </w:r>
      <w:r w:rsidR="001C5A04">
        <w:rPr>
          <w:rFonts w:cs="Times New Roman"/>
          <w:rtl/>
        </w:rPr>
        <w:t>הייתה</w:t>
      </w:r>
      <w:r w:rsidRPr="00E456CB">
        <w:rPr>
          <w:rFonts w:cs="Times New Roman"/>
          <w:rtl/>
        </w:rPr>
        <w:t xml:space="preserve"> החרב שומרת עליו, הלהב </w:t>
      </w:r>
      <w:r w:rsidRPr="00E456CB">
        <w:rPr>
          <w:rFonts w:cs="Times New Roman" w:hint="eastAsia"/>
          <w:rtl/>
        </w:rPr>
        <w:t>טמון</w:t>
      </w:r>
      <w:r w:rsidRPr="00E456CB">
        <w:rPr>
          <w:rFonts w:cs="Times New Roman"/>
          <w:rtl/>
        </w:rPr>
        <w:t xml:space="preserve"> בגופו </w:t>
      </w:r>
      <w:r w:rsidR="00EB37F1" w:rsidRPr="00EB37F1">
        <w:rPr>
          <w:rFonts w:cs="Times New Roman"/>
          <w:rtl/>
        </w:rPr>
        <w:t xml:space="preserve">לאורכו של עמוד השדרה שלו </w:t>
      </w:r>
      <w:r w:rsidRPr="00E456CB">
        <w:rPr>
          <w:rFonts w:cs="Times New Roman"/>
          <w:rtl/>
        </w:rPr>
        <w:t xml:space="preserve">ומגן עליו, הרי שעתה היה </w:t>
      </w:r>
      <w:r w:rsidRPr="00E456CB">
        <w:rPr>
          <w:rFonts w:cs="Times New Roman" w:hint="eastAsia"/>
          <w:rtl/>
        </w:rPr>
        <w:t>אותו</w:t>
      </w:r>
      <w:r w:rsidRPr="00E456CB">
        <w:rPr>
          <w:rFonts w:cs="Times New Roman"/>
          <w:rtl/>
        </w:rPr>
        <w:t xml:space="preserve"> להב חצי </w:t>
      </w:r>
      <w:r w:rsidR="003E1ACD">
        <w:rPr>
          <w:rFonts w:cs="Times New Roman" w:hint="cs"/>
          <w:rtl/>
        </w:rPr>
        <w:t>חלוד</w:t>
      </w:r>
      <w:r w:rsidRPr="00E456CB">
        <w:rPr>
          <w:rFonts w:cs="Times New Roman"/>
          <w:rtl/>
        </w:rPr>
        <w:t xml:space="preserve"> וחצי [</w:t>
      </w:r>
      <w:r w:rsidRPr="00E456CB">
        <w:t>bent</w:t>
      </w:r>
      <w:r w:rsidRPr="00E456CB">
        <w:rPr>
          <w:rtl/>
        </w:rPr>
        <w:t>]</w:t>
      </w:r>
      <w:r w:rsidRPr="00E456CB">
        <w:rPr>
          <w:rFonts w:cs="Times New Roman"/>
          <w:rtl/>
        </w:rPr>
        <w:t xml:space="preserve"> מעוקם. סדוק בקצוות. קטום אפילו</w:t>
      </w:r>
      <w:r>
        <w:rPr>
          <w:rFonts w:cs="Times New Roman"/>
          <w:rtl/>
        </w:rPr>
        <w:t xml:space="preserve"> </w:t>
      </w:r>
      <w:r>
        <w:rPr>
          <w:rFonts w:cs="Times New Roman" w:hint="cs"/>
          <w:rtl/>
        </w:rPr>
        <w:t>[</w:t>
      </w:r>
      <w:r>
        <w:rPr>
          <w:rFonts w:cs="Times New Roman"/>
          <w:rtl/>
        </w:rPr>
        <w:t>או לא קטום אלא מילה באותו משקל</w:t>
      </w:r>
      <w:r>
        <w:rPr>
          <w:rFonts w:cs="Times New Roman" w:hint="cs"/>
          <w:rtl/>
        </w:rPr>
        <w:t>]</w:t>
      </w:r>
      <w:r>
        <w:rPr>
          <w:rFonts w:cs="Times New Roman"/>
          <w:rtl/>
        </w:rPr>
        <w:t>.</w:t>
      </w:r>
    </w:p>
    <w:p w14:paraId="56A33956" w14:textId="74F4A476" w:rsidR="00076689" w:rsidRDefault="003235D3" w:rsidP="005D1518">
      <w:pPr>
        <w:rPr>
          <w:rtl/>
        </w:rPr>
      </w:pPr>
      <w:r w:rsidRPr="00CD067C">
        <w:rPr>
          <w:rtl/>
        </w:rPr>
        <w:t>מניין פציעות</w:t>
      </w:r>
      <w:r w:rsidR="00940E47">
        <w:rPr>
          <w:rFonts w:hint="cs"/>
          <w:rtl/>
        </w:rPr>
        <w:t>יו</w:t>
      </w:r>
      <w:r w:rsidRPr="00CD067C">
        <w:rPr>
          <w:rtl/>
        </w:rPr>
        <w:t xml:space="preserve"> של אלכס</w:t>
      </w:r>
      <w:r w:rsidR="00EB37F1" w:rsidRPr="00EB37F1">
        <w:rPr>
          <w:rFonts w:cs="Times New Roman"/>
          <w:rtl/>
        </w:rPr>
        <w:t xml:space="preserve"> מאז תחילת החופשה אצל הדודים</w:t>
      </w:r>
      <w:r w:rsidRPr="00CD067C">
        <w:rPr>
          <w:rtl/>
        </w:rPr>
        <w:t xml:space="preserve">: עין שמאל סגולה ונפוחה, </w:t>
      </w:r>
      <w:r w:rsidR="00540820">
        <w:rPr>
          <w:rFonts w:hint="cs"/>
          <w:rtl/>
        </w:rPr>
        <w:t xml:space="preserve">עצומה לגמרי, </w:t>
      </w:r>
      <w:r w:rsidRPr="00CD067C">
        <w:rPr>
          <w:rtl/>
        </w:rPr>
        <w:t>ועוד אינספור שפשופים</w:t>
      </w:r>
      <w:r w:rsidR="00A26920">
        <w:rPr>
          <w:rFonts w:hint="cs"/>
          <w:rtl/>
        </w:rPr>
        <w:t>, שריטות</w:t>
      </w:r>
      <w:r w:rsidRPr="00CD067C">
        <w:rPr>
          <w:rtl/>
        </w:rPr>
        <w:t xml:space="preserve"> ומכות יבשות</w:t>
      </w:r>
      <w:r w:rsidR="00A26920">
        <w:rPr>
          <w:rFonts w:hint="cs"/>
          <w:rtl/>
        </w:rPr>
        <w:t xml:space="preserve"> שהפכו לחבורות בשפע גוונים ססגוני</w:t>
      </w:r>
      <w:r w:rsidR="000C2B3D">
        <w:rPr>
          <w:rFonts w:hint="cs"/>
          <w:rtl/>
        </w:rPr>
        <w:t>,</w:t>
      </w:r>
      <w:r w:rsidR="002E02E9" w:rsidRPr="002E02E9">
        <w:rPr>
          <w:rtl/>
        </w:rPr>
        <w:t xml:space="preserve"> </w:t>
      </w:r>
      <w:r w:rsidR="002E02E9">
        <w:rPr>
          <w:rFonts w:hint="cs"/>
          <w:rtl/>
        </w:rPr>
        <w:t>ו</w:t>
      </w:r>
      <w:r w:rsidR="002E02E9" w:rsidRPr="00CD067C">
        <w:rPr>
          <w:rtl/>
        </w:rPr>
        <w:t xml:space="preserve">מעל </w:t>
      </w:r>
      <w:r w:rsidR="002E02E9">
        <w:rPr>
          <w:rFonts w:hint="cs"/>
          <w:rtl/>
        </w:rPr>
        <w:t>חמי</w:t>
      </w:r>
      <w:r w:rsidR="002E02E9" w:rsidRPr="00CD067C">
        <w:rPr>
          <w:rFonts w:hint="cs"/>
          <w:rtl/>
        </w:rPr>
        <w:t>ש</w:t>
      </w:r>
      <w:r w:rsidR="002E02E9" w:rsidRPr="00CD067C">
        <w:rPr>
          <w:rtl/>
        </w:rPr>
        <w:t>ים תפרים</w:t>
      </w:r>
      <w:r w:rsidR="002E02E9">
        <w:rPr>
          <w:rFonts w:hint="cs"/>
          <w:rtl/>
        </w:rPr>
        <w:t>.</w:t>
      </w:r>
      <w:r w:rsidR="005D1518">
        <w:rPr>
          <w:rFonts w:hint="cs"/>
          <w:rtl/>
        </w:rPr>
        <w:t xml:space="preserve"> </w:t>
      </w:r>
      <w:r w:rsidR="002E02E9">
        <w:rPr>
          <w:rFonts w:hint="cs"/>
          <w:rtl/>
        </w:rPr>
        <w:t>[</w:t>
      </w:r>
      <w:r w:rsidR="005D1518">
        <w:rPr>
          <w:rFonts w:hint="cs"/>
          <w:rtl/>
        </w:rPr>
        <w:t>ו</w:t>
      </w:r>
      <w:r w:rsidR="001A601F">
        <w:rPr>
          <w:rFonts w:hint="cs"/>
          <w:rtl/>
        </w:rPr>
        <w:t xml:space="preserve">בנוסף, באופן זניח </w:t>
      </w:r>
      <w:r w:rsidR="00A26920">
        <w:rPr>
          <w:rFonts w:hint="cs"/>
          <w:rtl/>
        </w:rPr>
        <w:t>אמנם בהשוואה ל</w:t>
      </w:r>
      <w:r w:rsidR="001A601F">
        <w:rPr>
          <w:rFonts w:hint="cs"/>
          <w:rtl/>
        </w:rPr>
        <w:t>פגיעות הגופניות</w:t>
      </w:r>
      <w:r w:rsidR="00642F4A">
        <w:rPr>
          <w:rFonts w:hint="cs"/>
          <w:rtl/>
        </w:rPr>
        <w:t xml:space="preserve"> ובכל זאת</w:t>
      </w:r>
      <w:r w:rsidR="005D1518">
        <w:rPr>
          <w:rFonts w:hint="cs"/>
          <w:rtl/>
        </w:rPr>
        <w:t xml:space="preserve"> </w:t>
      </w:r>
      <w:r w:rsidR="005D1518" w:rsidRPr="00CE03C4">
        <w:rPr>
          <w:rtl/>
        </w:rPr>
        <w:t xml:space="preserve">שתי חולצות </w:t>
      </w:r>
      <w:r w:rsidR="005D1518" w:rsidRPr="00CE03C4">
        <w:rPr>
          <w:rFonts w:hint="cs"/>
          <w:rtl/>
        </w:rPr>
        <w:t xml:space="preserve">וזוג מכנסיים </w:t>
      </w:r>
      <w:r w:rsidR="005D1518" w:rsidRPr="00CE03C4">
        <w:rPr>
          <w:rtl/>
        </w:rPr>
        <w:t>קרוע</w:t>
      </w:r>
      <w:r w:rsidR="005D1518" w:rsidRPr="00CE03C4">
        <w:rPr>
          <w:rFonts w:hint="cs"/>
          <w:rtl/>
        </w:rPr>
        <w:t>ים</w:t>
      </w:r>
      <w:r w:rsidR="00642F4A">
        <w:rPr>
          <w:rFonts w:hint="cs"/>
          <w:rtl/>
        </w:rPr>
        <w:t>, ומחזיק מפתחות שבור</w:t>
      </w:r>
      <w:r w:rsidRPr="00CD067C">
        <w:rPr>
          <w:rtl/>
        </w:rPr>
        <w:t>.</w:t>
      </w:r>
      <w:r w:rsidR="002E02E9">
        <w:rPr>
          <w:rFonts w:hint="cs"/>
          <w:rtl/>
        </w:rPr>
        <w:t>]</w:t>
      </w:r>
      <w:r w:rsidRPr="00CD067C">
        <w:rPr>
          <w:rtl/>
        </w:rPr>
        <w:t xml:space="preserve"> </w:t>
      </w:r>
    </w:p>
    <w:p w14:paraId="16BEB48F" w14:textId="51B88884" w:rsidR="003235D3" w:rsidRDefault="00B03E6B" w:rsidP="005D1518">
      <w:pPr>
        <w:rPr>
          <w:rtl/>
        </w:rPr>
      </w:pPr>
      <w:r w:rsidRPr="00B03E6B">
        <w:rPr>
          <w:rFonts w:cs="Times New Roman"/>
          <w:rtl/>
        </w:rPr>
        <w:t xml:space="preserve">אלכס </w:t>
      </w:r>
      <w:r w:rsidR="00143DCC">
        <w:rPr>
          <w:rFonts w:cs="Times New Roman" w:hint="cs"/>
          <w:rtl/>
        </w:rPr>
        <w:t xml:space="preserve">ניסה לפייס את דודתו </w:t>
      </w:r>
      <w:r w:rsidR="00143DCC">
        <w:rPr>
          <w:rFonts w:cs="Times New Roman"/>
          <w:rtl/>
        </w:rPr>
        <w:t>–</w:t>
      </w:r>
      <w:r w:rsidRPr="00B03E6B">
        <w:rPr>
          <w:rFonts w:cs="Times New Roman"/>
          <w:rtl/>
        </w:rPr>
        <w:t xml:space="preserve"> תפרים מרובים משמעם פחות צלקות, אבל </w:t>
      </w:r>
      <w:r w:rsidR="003235D3" w:rsidRPr="00CD067C">
        <w:rPr>
          <w:rtl/>
        </w:rPr>
        <w:t>תחנוניו</w:t>
      </w:r>
      <w:r>
        <w:rPr>
          <w:rFonts w:hint="cs"/>
          <w:rtl/>
        </w:rPr>
        <w:t xml:space="preserve"> </w:t>
      </w:r>
      <w:r w:rsidR="003235D3" w:rsidRPr="00CD067C">
        <w:rPr>
          <w:rtl/>
        </w:rPr>
        <w:t>לא הועילו</w:t>
      </w:r>
      <w:r w:rsidR="00A421DE">
        <w:rPr>
          <w:rFonts w:hint="cs"/>
          <w:rtl/>
        </w:rPr>
        <w:t>,</w:t>
      </w:r>
      <w:r w:rsidR="003235D3" w:rsidRPr="00CD067C">
        <w:rPr>
          <w:rtl/>
        </w:rPr>
        <w:t xml:space="preserve"> הדו</w:t>
      </w:r>
      <w:r w:rsidR="00FE66FE">
        <w:rPr>
          <w:rtl/>
        </w:rPr>
        <w:t xml:space="preserve">דה </w:t>
      </w:r>
      <w:r>
        <w:rPr>
          <w:rtl/>
        </w:rPr>
        <w:t xml:space="preserve">הלכה </w:t>
      </w:r>
      <w:r w:rsidR="00FE66FE">
        <w:rPr>
          <w:rtl/>
        </w:rPr>
        <w:t xml:space="preserve">לדבר עם </w:t>
      </w:r>
      <w:r w:rsidR="00CD5075">
        <w:rPr>
          <w:rFonts w:hint="cs"/>
          <w:rtl/>
        </w:rPr>
        <w:t>האב</w:t>
      </w:r>
      <w:r w:rsidR="00CD5075">
        <w:rPr>
          <w:rtl/>
        </w:rPr>
        <w:t>.</w:t>
      </w:r>
    </w:p>
    <w:p w14:paraId="531C0827" w14:textId="157B6AE4" w:rsidR="00076689" w:rsidRDefault="00076689" w:rsidP="005D1518">
      <w:pPr>
        <w:rPr>
          <w:rtl/>
        </w:rPr>
      </w:pPr>
    </w:p>
    <w:p w14:paraId="3AC05AE9" w14:textId="04AB319E" w:rsidR="008455AF" w:rsidRPr="00CD067C" w:rsidRDefault="008455AF" w:rsidP="008455AF">
      <w:pPr>
        <w:pStyle w:val="Heading3"/>
        <w:rPr>
          <w:rtl/>
        </w:rPr>
      </w:pPr>
      <w:r>
        <w:rPr>
          <w:rFonts w:hint="cs"/>
          <w:rtl/>
        </w:rPr>
        <w:lastRenderedPageBreak/>
        <w:t>צמרות הברושים</w:t>
      </w:r>
    </w:p>
    <w:p w14:paraId="2D219FF3" w14:textId="2F5A1243" w:rsidR="003235D3" w:rsidRPr="00CD067C" w:rsidRDefault="00CD5075" w:rsidP="004419AF">
      <w:pPr>
        <w:rPr>
          <w:rtl/>
        </w:rPr>
      </w:pPr>
      <w:r>
        <w:rPr>
          <w:rFonts w:hint="cs"/>
          <w:rtl/>
        </w:rPr>
        <w:t>אביו</w:t>
      </w:r>
      <w:r w:rsidRPr="00CD067C">
        <w:rPr>
          <w:rtl/>
        </w:rPr>
        <w:t xml:space="preserve"> של ארקדי</w:t>
      </w:r>
      <w:r w:rsidR="003235D3" w:rsidRPr="00CD067C">
        <w:rPr>
          <w:rtl/>
        </w:rPr>
        <w:t xml:space="preserve"> היה </w:t>
      </w:r>
      <w:r w:rsidR="00701F49">
        <w:rPr>
          <w:rFonts w:hint="cs"/>
          <w:rtl/>
        </w:rPr>
        <w:t>ה</w:t>
      </w:r>
      <w:r w:rsidR="003235D3" w:rsidRPr="00CD067C">
        <w:rPr>
          <w:rtl/>
        </w:rPr>
        <w:t>איש הג</w:t>
      </w:r>
      <w:r>
        <w:rPr>
          <w:rtl/>
        </w:rPr>
        <w:t xml:space="preserve">דול ביותר בשכונה, גבר </w:t>
      </w:r>
      <w:r w:rsidR="00EB37F1" w:rsidRPr="00EB37F1">
        <w:rPr>
          <w:rFonts w:cs="Times New Roman"/>
          <w:rtl/>
        </w:rPr>
        <w:t>רחב</w:t>
      </w:r>
      <w:r w:rsidR="000C2B3D">
        <w:rPr>
          <w:rFonts w:cs="Times New Roman" w:hint="cs"/>
          <w:rtl/>
        </w:rPr>
        <w:t xml:space="preserve"> </w:t>
      </w:r>
      <w:r w:rsidR="00EB37F1" w:rsidRPr="00EB37F1">
        <w:rPr>
          <w:rFonts w:cs="Times New Roman"/>
          <w:rtl/>
        </w:rPr>
        <w:t>כתפיים וגבוה</w:t>
      </w:r>
      <w:r w:rsidR="006B6AAA">
        <w:rPr>
          <w:rFonts w:cs="Times New Roman"/>
          <w:rtl/>
        </w:rPr>
        <w:t xml:space="preserve"> </w:t>
      </w:r>
      <w:r w:rsidR="00EB37F1" w:rsidRPr="00EB37F1">
        <w:rPr>
          <w:rFonts w:cs="Times New Roman"/>
          <w:rtl/>
        </w:rPr>
        <w:t>כנפיל, אל נכון</w:t>
      </w:r>
      <w:r>
        <w:rPr>
          <w:rtl/>
        </w:rPr>
        <w:t xml:space="preserve"> נצר לגזע</w:t>
      </w:r>
      <w:r w:rsidR="000C2B3D">
        <w:rPr>
          <w:rFonts w:hint="cs"/>
          <w:rtl/>
        </w:rPr>
        <w:t xml:space="preserve"> </w:t>
      </w:r>
      <w:r>
        <w:rPr>
          <w:rtl/>
        </w:rPr>
        <w:t>ענקים נכחד ש</w:t>
      </w:r>
      <w:r>
        <w:rPr>
          <w:rFonts w:hint="cs"/>
          <w:rtl/>
        </w:rPr>
        <w:t>שכן</w:t>
      </w:r>
      <w:r w:rsidR="003235D3" w:rsidRPr="00CD067C">
        <w:rPr>
          <w:rtl/>
        </w:rPr>
        <w:t xml:space="preserve"> מקדמת דנא ביערות אורל הרחוקים. בברית</w:t>
      </w:r>
      <w:r>
        <w:rPr>
          <w:rFonts w:hint="cs"/>
          <w:rtl/>
        </w:rPr>
        <w:t>-</w:t>
      </w:r>
      <w:r w:rsidR="003235D3" w:rsidRPr="00CD067C">
        <w:rPr>
          <w:rtl/>
        </w:rPr>
        <w:t>המועצות הוא היה עיתונאי ופובליציסט וא</w:t>
      </w:r>
      <w:r w:rsidR="005D1518">
        <w:rPr>
          <w:rFonts w:hint="cs"/>
          <w:rtl/>
        </w:rPr>
        <w:t>פילו</w:t>
      </w:r>
      <w:r w:rsidR="003235D3" w:rsidRPr="00CD067C">
        <w:rPr>
          <w:rtl/>
        </w:rPr>
        <w:t xml:space="preserve"> נאסר פעם, לפני שארקדי נולד. </w:t>
      </w:r>
      <w:r w:rsidR="004F1DCD">
        <w:rPr>
          <w:rFonts w:hint="cs"/>
          <w:rtl/>
        </w:rPr>
        <w:t>[</w:t>
      </w:r>
      <w:r w:rsidR="003235D3" w:rsidRPr="00CD067C">
        <w:rPr>
          <w:rtl/>
        </w:rPr>
        <w:t xml:space="preserve">בישראל היה סניטר </w:t>
      </w:r>
      <w:r w:rsidR="00E16EB1">
        <w:rPr>
          <w:rFonts w:hint="cs"/>
          <w:rtl/>
        </w:rPr>
        <w:t xml:space="preserve">[יש פה יותר מדי סניטרים] </w:t>
      </w:r>
      <w:r>
        <w:rPr>
          <w:rtl/>
        </w:rPr>
        <w:t>בבית</w:t>
      </w:r>
      <w:r>
        <w:rPr>
          <w:rFonts w:hint="cs"/>
          <w:rtl/>
        </w:rPr>
        <w:t>-</w:t>
      </w:r>
      <w:r w:rsidR="003235D3" w:rsidRPr="00CD067C">
        <w:rPr>
          <w:rtl/>
        </w:rPr>
        <w:t>חולים.</w:t>
      </w:r>
      <w:r w:rsidR="004F1DCD">
        <w:rPr>
          <w:rFonts w:hint="cs"/>
          <w:rtl/>
        </w:rPr>
        <w:t>]</w:t>
      </w:r>
      <w:r w:rsidR="003235D3" w:rsidRPr="00CD067C">
        <w:rPr>
          <w:rtl/>
        </w:rPr>
        <w:t xml:space="preserve"> </w:t>
      </w:r>
      <w:r w:rsidR="003B3414" w:rsidRPr="003B3414">
        <w:rPr>
          <w:rFonts w:cs="Times New Roman"/>
          <w:rtl/>
        </w:rPr>
        <w:t xml:space="preserve">בישראל עסק בכל עבודה שהשיג, וציפה לזמנים טובים יותר. </w:t>
      </w:r>
      <w:r w:rsidR="003235D3" w:rsidRPr="00CD067C">
        <w:rPr>
          <w:rtl/>
        </w:rPr>
        <w:t>ב</w:t>
      </w:r>
      <w:r w:rsidR="005827A8">
        <w:rPr>
          <w:rFonts w:hint="cs"/>
          <w:rtl/>
        </w:rPr>
        <w:t>ימי</w:t>
      </w:r>
      <w:r w:rsidR="003235D3" w:rsidRPr="00CD067C">
        <w:rPr>
          <w:rtl/>
        </w:rPr>
        <w:t xml:space="preserve"> שישי אח</w:t>
      </w:r>
      <w:r>
        <w:rPr>
          <w:rFonts w:hint="cs"/>
          <w:rtl/>
        </w:rPr>
        <w:t>ר</w:t>
      </w:r>
      <w:r w:rsidR="000C2B3D">
        <w:rPr>
          <w:rFonts w:hint="cs"/>
          <w:rtl/>
        </w:rPr>
        <w:t xml:space="preserve"> </w:t>
      </w:r>
      <w:r>
        <w:rPr>
          <w:rFonts w:hint="cs"/>
          <w:rtl/>
        </w:rPr>
        <w:t>הצהריים</w:t>
      </w:r>
      <w:r w:rsidR="003235D3" w:rsidRPr="00CD067C">
        <w:rPr>
          <w:rtl/>
        </w:rPr>
        <w:t xml:space="preserve"> </w:t>
      </w:r>
      <w:r w:rsidR="00940E47">
        <w:rPr>
          <w:rFonts w:hint="cs"/>
          <w:rtl/>
        </w:rPr>
        <w:t>נהג</w:t>
      </w:r>
      <w:r w:rsidR="00B40BDC">
        <w:rPr>
          <w:rFonts w:hint="cs"/>
          <w:rtl/>
        </w:rPr>
        <w:t xml:space="preserve"> </w:t>
      </w:r>
      <w:r w:rsidR="00940E47">
        <w:rPr>
          <w:rFonts w:hint="cs"/>
          <w:rtl/>
        </w:rPr>
        <w:t>ל</w:t>
      </w:r>
      <w:r w:rsidR="00701F49">
        <w:rPr>
          <w:rtl/>
        </w:rPr>
        <w:t>רח</w:t>
      </w:r>
      <w:r w:rsidR="00940E47">
        <w:rPr>
          <w:rFonts w:hint="cs"/>
          <w:rtl/>
        </w:rPr>
        <w:t>ו</w:t>
      </w:r>
      <w:r w:rsidR="00701F49">
        <w:rPr>
          <w:rtl/>
        </w:rPr>
        <w:t xml:space="preserve">ץ את מכוניתו הקטנה </w:t>
      </w:r>
      <w:r w:rsidR="003235D3" w:rsidRPr="00CD067C">
        <w:rPr>
          <w:rtl/>
        </w:rPr>
        <w:t>הישנה</w:t>
      </w:r>
      <w:r w:rsidR="00A421DE">
        <w:rPr>
          <w:rFonts w:hint="cs"/>
          <w:rtl/>
        </w:rPr>
        <w:t>,</w:t>
      </w:r>
      <w:r w:rsidR="003235D3" w:rsidRPr="00CD067C">
        <w:rPr>
          <w:rtl/>
        </w:rPr>
        <w:t xml:space="preserve"> </w:t>
      </w:r>
      <w:r w:rsidR="00EB37F1">
        <w:rPr>
          <w:rFonts w:hint="cs"/>
          <w:rtl/>
        </w:rPr>
        <w:t>ו</w:t>
      </w:r>
      <w:r w:rsidR="003235D3" w:rsidRPr="00CD067C">
        <w:rPr>
          <w:rtl/>
        </w:rPr>
        <w:t xml:space="preserve">אברכים </w:t>
      </w:r>
      <w:r w:rsidR="001252FE">
        <w:rPr>
          <w:rtl/>
        </w:rPr>
        <w:t>בדרכם לבית</w:t>
      </w:r>
      <w:r w:rsidR="001252FE">
        <w:rPr>
          <w:rFonts w:hint="cs"/>
          <w:rtl/>
        </w:rPr>
        <w:t>-</w:t>
      </w:r>
      <w:r w:rsidR="003235D3" w:rsidRPr="00CD067C">
        <w:rPr>
          <w:rtl/>
        </w:rPr>
        <w:t>הכנסת ה</w:t>
      </w:r>
      <w:r w:rsidR="003235D3" w:rsidRPr="00521411">
        <w:rPr>
          <w:rtl/>
        </w:rPr>
        <w:t>סיט</w:t>
      </w:r>
      <w:r w:rsidR="005D1518">
        <w:rPr>
          <w:rFonts w:hint="cs"/>
          <w:rtl/>
        </w:rPr>
        <w:t>ו</w:t>
      </w:r>
      <w:r w:rsidR="003235D3" w:rsidRPr="00CD067C">
        <w:rPr>
          <w:rtl/>
        </w:rPr>
        <w:t xml:space="preserve"> </w:t>
      </w:r>
      <w:r w:rsidR="003B3414">
        <w:rPr>
          <w:rFonts w:hint="cs"/>
          <w:rtl/>
        </w:rPr>
        <w:t xml:space="preserve">את </w:t>
      </w:r>
      <w:r w:rsidR="003235D3" w:rsidRPr="00CD067C">
        <w:rPr>
          <w:rtl/>
        </w:rPr>
        <w:t xml:space="preserve">מבטם </w:t>
      </w:r>
      <w:r w:rsidR="00EB37F1" w:rsidRPr="00EB37F1">
        <w:rPr>
          <w:rFonts w:cs="Times New Roman"/>
          <w:rtl/>
        </w:rPr>
        <w:t>חמור</w:t>
      </w:r>
      <w:r w:rsidR="000C2B3D">
        <w:rPr>
          <w:rFonts w:cs="Times New Roman" w:hint="cs"/>
          <w:rtl/>
        </w:rPr>
        <w:t xml:space="preserve"> </w:t>
      </w:r>
      <w:r w:rsidR="00EB37F1" w:rsidRPr="00EB37F1">
        <w:rPr>
          <w:rFonts w:cs="Times New Roman"/>
          <w:rtl/>
        </w:rPr>
        <w:t xml:space="preserve">הסבר </w:t>
      </w:r>
      <w:r w:rsidR="003235D3" w:rsidRPr="00CD067C">
        <w:rPr>
          <w:rtl/>
        </w:rPr>
        <w:t>מגופיי</w:t>
      </w:r>
      <w:r w:rsidR="00F76A0E">
        <w:rPr>
          <w:rFonts w:hint="cs"/>
          <w:rtl/>
        </w:rPr>
        <w:t>תו</w:t>
      </w:r>
      <w:r w:rsidR="003235D3" w:rsidRPr="00CD067C">
        <w:rPr>
          <w:rtl/>
        </w:rPr>
        <w:t xml:space="preserve"> הרטובה </w:t>
      </w:r>
      <w:r w:rsidR="00A26920">
        <w:rPr>
          <w:rFonts w:hint="cs"/>
          <w:rtl/>
        </w:rPr>
        <w:t>ומ</w:t>
      </w:r>
      <w:r w:rsidR="003235D3" w:rsidRPr="00CD067C">
        <w:rPr>
          <w:rtl/>
        </w:rPr>
        <w:t>גופו</w:t>
      </w:r>
      <w:r w:rsidR="00B645E1">
        <w:rPr>
          <w:rFonts w:hint="cs"/>
          <w:rtl/>
        </w:rPr>
        <w:t xml:space="preserve"> הגדול </w:t>
      </w:r>
      <w:r w:rsidR="002E02E9">
        <w:rPr>
          <w:rFonts w:hint="cs"/>
          <w:rtl/>
        </w:rPr>
        <w:t>שנדמה</w:t>
      </w:r>
      <w:r w:rsidR="003235D3" w:rsidRPr="00CD067C">
        <w:rPr>
          <w:rtl/>
        </w:rPr>
        <w:t xml:space="preserve"> צעיר </w:t>
      </w:r>
      <w:r w:rsidR="001252FE">
        <w:rPr>
          <w:rFonts w:hint="cs"/>
          <w:rtl/>
        </w:rPr>
        <w:t>בהרבה מ</w:t>
      </w:r>
      <w:r w:rsidR="00EB37F1">
        <w:rPr>
          <w:rFonts w:hint="cs"/>
          <w:rtl/>
        </w:rPr>
        <w:t xml:space="preserve">ן </w:t>
      </w:r>
      <w:r w:rsidR="003235D3" w:rsidRPr="00CD067C">
        <w:rPr>
          <w:rtl/>
        </w:rPr>
        <w:t>ה</w:t>
      </w:r>
      <w:r w:rsidR="00076689">
        <w:rPr>
          <w:rFonts w:hint="cs"/>
          <w:rtl/>
        </w:rPr>
        <w:t>מ</w:t>
      </w:r>
      <w:r w:rsidR="001252FE">
        <w:rPr>
          <w:rFonts w:hint="cs"/>
          <w:rtl/>
        </w:rPr>
        <w:t>בע</w:t>
      </w:r>
      <w:r w:rsidR="003235D3" w:rsidRPr="00CD067C">
        <w:rPr>
          <w:rtl/>
        </w:rPr>
        <w:t xml:space="preserve"> </w:t>
      </w:r>
      <w:r w:rsidR="008A0FB9">
        <w:rPr>
          <w:rFonts w:hint="cs"/>
          <w:rtl/>
        </w:rPr>
        <w:t>ה</w:t>
      </w:r>
      <w:r w:rsidR="001A7F1A">
        <w:rPr>
          <w:rFonts w:hint="cs"/>
          <w:rtl/>
        </w:rPr>
        <w:t>מיוגע</w:t>
      </w:r>
      <w:r w:rsidR="008A0FB9">
        <w:rPr>
          <w:rFonts w:hint="cs"/>
          <w:rtl/>
        </w:rPr>
        <w:t xml:space="preserve"> ש</w:t>
      </w:r>
      <w:r w:rsidR="00076689">
        <w:rPr>
          <w:rFonts w:hint="cs"/>
          <w:rtl/>
        </w:rPr>
        <w:t>ניבט מ</w:t>
      </w:r>
      <w:r w:rsidR="003235D3" w:rsidRPr="00CD067C">
        <w:rPr>
          <w:rtl/>
        </w:rPr>
        <w:t xml:space="preserve">עיניו </w:t>
      </w:r>
      <w:r w:rsidR="00F85562">
        <w:rPr>
          <w:rFonts w:hint="cs"/>
          <w:rtl/>
        </w:rPr>
        <w:t>[</w:t>
      </w:r>
      <w:r w:rsidR="004419AF">
        <w:rPr>
          <w:rFonts w:hint="cs"/>
          <w:rtl/>
        </w:rPr>
        <w:t>מסוכסכת?</w:t>
      </w:r>
      <w:r w:rsidR="00F85562">
        <w:rPr>
          <w:rFonts w:hint="cs"/>
          <w:rtl/>
        </w:rPr>
        <w:t>]</w:t>
      </w:r>
      <w:r w:rsidR="003235D3" w:rsidRPr="00CD067C">
        <w:rPr>
          <w:rtl/>
        </w:rPr>
        <w:t xml:space="preserve">. </w:t>
      </w:r>
    </w:p>
    <w:p w14:paraId="2A0032A4" w14:textId="41BB2C21" w:rsidR="009B1E9E" w:rsidRPr="00CE03C4" w:rsidRDefault="003235D3" w:rsidP="009B1E9E">
      <w:pPr>
        <w:rPr>
          <w:rtl/>
        </w:rPr>
      </w:pPr>
      <w:r w:rsidRPr="00CD067C">
        <w:rPr>
          <w:rtl/>
        </w:rPr>
        <w:t xml:space="preserve">הדודה </w:t>
      </w:r>
      <w:r w:rsidR="00076689">
        <w:rPr>
          <w:rFonts w:hint="cs"/>
          <w:rtl/>
        </w:rPr>
        <w:t>פנתה אליו</w:t>
      </w:r>
      <w:r w:rsidRPr="00CD067C">
        <w:rPr>
          <w:rtl/>
        </w:rPr>
        <w:t xml:space="preserve"> </w:t>
      </w:r>
      <w:r w:rsidR="00E16EB1">
        <w:rPr>
          <w:rFonts w:hint="cs"/>
          <w:rtl/>
        </w:rPr>
        <w:t>בטון חמו</w:t>
      </w:r>
      <w:r w:rsidR="001252FE">
        <w:rPr>
          <w:rFonts w:hint="cs"/>
          <w:rtl/>
        </w:rPr>
        <w:t>ּ</w:t>
      </w:r>
      <w:r w:rsidR="00E16EB1">
        <w:rPr>
          <w:rFonts w:hint="cs"/>
          <w:rtl/>
        </w:rPr>
        <w:t>ר</w:t>
      </w:r>
      <w:r w:rsidRPr="00CD067C">
        <w:rPr>
          <w:rtl/>
        </w:rPr>
        <w:t xml:space="preserve"> </w:t>
      </w:r>
      <w:r w:rsidR="001252FE">
        <w:rPr>
          <w:rFonts w:hint="cs"/>
          <w:rtl/>
        </w:rPr>
        <w:t>ו</w:t>
      </w:r>
      <w:r w:rsidRPr="00CD067C">
        <w:rPr>
          <w:rtl/>
        </w:rPr>
        <w:t>ילדי</w:t>
      </w:r>
      <w:r w:rsidR="00F76A0E">
        <w:rPr>
          <w:rFonts w:hint="cs"/>
          <w:rtl/>
        </w:rPr>
        <w:t xml:space="preserve"> השכונה</w:t>
      </w:r>
      <w:r w:rsidRPr="00CD067C">
        <w:rPr>
          <w:rtl/>
        </w:rPr>
        <w:t xml:space="preserve"> </w:t>
      </w:r>
      <w:r w:rsidR="001252FE">
        <w:rPr>
          <w:rFonts w:hint="cs"/>
          <w:rtl/>
        </w:rPr>
        <w:t>הת</w:t>
      </w:r>
      <w:r w:rsidRPr="00CD067C">
        <w:rPr>
          <w:rtl/>
        </w:rPr>
        <w:t>גודד</w:t>
      </w:r>
      <w:r w:rsidR="001252FE">
        <w:rPr>
          <w:rFonts w:hint="cs"/>
          <w:rtl/>
        </w:rPr>
        <w:t>ו</w:t>
      </w:r>
      <w:r w:rsidRPr="00CD067C">
        <w:rPr>
          <w:rtl/>
        </w:rPr>
        <w:t xml:space="preserve"> סביבם. </w:t>
      </w:r>
      <w:r w:rsidR="009B1E9E">
        <w:rPr>
          <w:rFonts w:hint="cs"/>
          <w:rtl/>
        </w:rPr>
        <w:t xml:space="preserve">גם אלכס נגרר </w:t>
      </w:r>
      <w:r w:rsidR="00147065">
        <w:rPr>
          <w:rFonts w:hint="cs"/>
          <w:rtl/>
        </w:rPr>
        <w:t>בעקבות</w:t>
      </w:r>
      <w:r w:rsidR="009B1E9E">
        <w:rPr>
          <w:rFonts w:hint="cs"/>
          <w:rtl/>
        </w:rPr>
        <w:t xml:space="preserve"> הדודה</w:t>
      </w:r>
      <w:r w:rsidR="00147065">
        <w:rPr>
          <w:rFonts w:hint="cs"/>
          <w:rtl/>
        </w:rPr>
        <w:t>,</w:t>
      </w:r>
      <w:r w:rsidR="009B1E9E">
        <w:rPr>
          <w:rFonts w:hint="cs"/>
          <w:rtl/>
        </w:rPr>
        <w:t xml:space="preserve"> </w:t>
      </w:r>
      <w:r w:rsidR="00A26920" w:rsidRPr="00CE03C4">
        <w:rPr>
          <w:rtl/>
        </w:rPr>
        <w:t>פניו ל</w:t>
      </w:r>
      <w:r w:rsidR="00A26920">
        <w:rPr>
          <w:rFonts w:hint="cs"/>
          <w:rtl/>
        </w:rPr>
        <w:t>ו</w:t>
      </w:r>
      <w:r w:rsidR="00A26920" w:rsidRPr="00CE03C4">
        <w:rPr>
          <w:rtl/>
        </w:rPr>
        <w:t>הטו</w:t>
      </w:r>
      <w:r w:rsidR="00A26920">
        <w:rPr>
          <w:rFonts w:hint="cs"/>
          <w:rtl/>
        </w:rPr>
        <w:t>ת</w:t>
      </w:r>
      <w:r w:rsidR="00A26920" w:rsidRPr="00CE03C4">
        <w:rPr>
          <w:rtl/>
        </w:rPr>
        <w:t xml:space="preserve"> </w:t>
      </w:r>
      <w:r w:rsidR="00EB37F1" w:rsidRPr="00EB37F1">
        <w:rPr>
          <w:rFonts w:cs="Times New Roman"/>
          <w:rtl/>
        </w:rPr>
        <w:t>ב</w:t>
      </w:r>
      <w:r w:rsidR="003B3414">
        <w:rPr>
          <w:rFonts w:cs="Times New Roman" w:hint="cs"/>
          <w:rtl/>
        </w:rPr>
        <w:t>חרפתו</w:t>
      </w:r>
      <w:r w:rsidR="00A26920">
        <w:rPr>
          <w:rFonts w:hint="cs"/>
          <w:rtl/>
        </w:rPr>
        <w:t xml:space="preserve">, </w:t>
      </w:r>
      <w:r w:rsidR="00076689">
        <w:rPr>
          <w:rFonts w:hint="cs"/>
          <w:rtl/>
        </w:rPr>
        <w:t>נחבא</w:t>
      </w:r>
      <w:r w:rsidR="00147065">
        <w:rPr>
          <w:rFonts w:hint="cs"/>
          <w:rtl/>
        </w:rPr>
        <w:t xml:space="preserve"> בשולי החבורה שהקיפה את </w:t>
      </w:r>
      <w:r w:rsidR="00A26920">
        <w:rPr>
          <w:rFonts w:hint="cs"/>
          <w:rtl/>
        </w:rPr>
        <w:t>המכונית</w:t>
      </w:r>
      <w:r w:rsidR="003B3414">
        <w:rPr>
          <w:rFonts w:hint="cs"/>
          <w:rtl/>
        </w:rPr>
        <w:t xml:space="preserve"> השטופה</w:t>
      </w:r>
      <w:r w:rsidR="00A26920">
        <w:rPr>
          <w:rFonts w:hint="cs"/>
          <w:rtl/>
        </w:rPr>
        <w:t>.</w:t>
      </w:r>
      <w:r w:rsidR="00A26920" w:rsidRPr="00A26920">
        <w:rPr>
          <w:rFonts w:hint="cs"/>
          <w:rtl/>
        </w:rPr>
        <w:t xml:space="preserve"> </w:t>
      </w:r>
      <w:r w:rsidR="00076689">
        <w:rPr>
          <w:rFonts w:hint="cs"/>
          <w:rtl/>
        </w:rPr>
        <w:t>הוא</w:t>
      </w:r>
      <w:r w:rsidR="009B5E3A">
        <w:rPr>
          <w:rFonts w:hint="cs"/>
          <w:rtl/>
        </w:rPr>
        <w:t xml:space="preserve"> </w:t>
      </w:r>
      <w:r w:rsidR="00A26920">
        <w:rPr>
          <w:rFonts w:hint="cs"/>
          <w:rtl/>
        </w:rPr>
        <w:t xml:space="preserve">התנודד על עומדו, </w:t>
      </w:r>
      <w:r w:rsidR="009B1E9E">
        <w:rPr>
          <w:rFonts w:hint="cs"/>
          <w:rtl/>
        </w:rPr>
        <w:t xml:space="preserve">ראשו הלם וחלחלות של קור </w:t>
      </w:r>
      <w:r w:rsidR="00076689">
        <w:rPr>
          <w:rFonts w:hint="cs"/>
          <w:rtl/>
        </w:rPr>
        <w:t>חלפ</w:t>
      </w:r>
      <w:r w:rsidR="009B1E9E">
        <w:rPr>
          <w:rFonts w:hint="cs"/>
          <w:rtl/>
        </w:rPr>
        <w:t>ו בגופו החבול</w:t>
      </w:r>
      <w:r w:rsidR="009B1E9E" w:rsidRPr="00CE03C4">
        <w:rPr>
          <w:rtl/>
        </w:rPr>
        <w:t xml:space="preserve">. </w:t>
      </w:r>
    </w:p>
    <w:p w14:paraId="2F5935C1" w14:textId="61FA3F52" w:rsidR="00E16EB1" w:rsidRPr="00CD067C" w:rsidRDefault="003235D3" w:rsidP="009B1E9E">
      <w:pPr>
        <w:rPr>
          <w:rtl/>
        </w:rPr>
      </w:pPr>
      <w:r w:rsidRPr="00CD067C">
        <w:rPr>
          <w:rtl/>
        </w:rPr>
        <w:t>הדס קרבה אליו. "כואב לך, מסכן?"</w:t>
      </w:r>
    </w:p>
    <w:p w14:paraId="0C6FE696" w14:textId="3F7092AC" w:rsidR="003235D3" w:rsidRPr="00CD067C" w:rsidRDefault="001252FE" w:rsidP="00B3543F">
      <w:pPr>
        <w:rPr>
          <w:rtl/>
        </w:rPr>
      </w:pPr>
      <w:r>
        <w:rPr>
          <w:rtl/>
        </w:rPr>
        <w:t xml:space="preserve">הוא </w:t>
      </w:r>
      <w:r w:rsidR="003235D3" w:rsidRPr="00B3543F">
        <w:rPr>
          <w:rtl/>
        </w:rPr>
        <w:t>ה</w:t>
      </w:r>
      <w:r w:rsidR="00B3543F">
        <w:rPr>
          <w:rFonts w:hint="cs"/>
          <w:rtl/>
        </w:rPr>
        <w:t>פנה</w:t>
      </w:r>
      <w:r>
        <w:rPr>
          <w:rFonts w:hint="cs"/>
          <w:rtl/>
        </w:rPr>
        <w:t xml:space="preserve"> </w:t>
      </w:r>
      <w:r w:rsidR="00147065">
        <w:rPr>
          <w:rFonts w:hint="cs"/>
          <w:rtl/>
        </w:rPr>
        <w:t>מבטו</w:t>
      </w:r>
      <w:r w:rsidR="00076689" w:rsidRPr="00076689">
        <w:rPr>
          <w:rtl/>
        </w:rPr>
        <w:t xml:space="preserve"> </w:t>
      </w:r>
      <w:r w:rsidR="00076689" w:rsidRPr="00CD067C">
        <w:rPr>
          <w:rtl/>
        </w:rPr>
        <w:t>ממנה</w:t>
      </w:r>
      <w:r w:rsidR="00147065">
        <w:rPr>
          <w:rFonts w:hint="cs"/>
          <w:rtl/>
        </w:rPr>
        <w:t xml:space="preserve"> </w:t>
      </w:r>
      <w:r w:rsidR="003235D3" w:rsidRPr="00CD067C">
        <w:rPr>
          <w:rtl/>
        </w:rPr>
        <w:t>ועיניו נתקלו בארקדי.</w:t>
      </w:r>
    </w:p>
    <w:p w14:paraId="60120228" w14:textId="0B72C0BC" w:rsidR="00EB37F1" w:rsidRDefault="00B3543F" w:rsidP="008074CF">
      <w:pPr>
        <w:rPr>
          <w:rtl/>
        </w:rPr>
      </w:pPr>
      <w:r>
        <w:rPr>
          <w:rFonts w:hint="cs"/>
          <w:rtl/>
        </w:rPr>
        <w:t>אביו</w:t>
      </w:r>
      <w:r w:rsidR="003235D3" w:rsidRPr="00CD067C">
        <w:rPr>
          <w:rtl/>
        </w:rPr>
        <w:t xml:space="preserve"> פנה </w:t>
      </w:r>
      <w:r>
        <w:rPr>
          <w:rFonts w:hint="cs"/>
          <w:rtl/>
        </w:rPr>
        <w:t>אליו</w:t>
      </w:r>
      <w:r w:rsidR="003235D3" w:rsidRPr="00CD067C">
        <w:rPr>
          <w:rtl/>
        </w:rPr>
        <w:t xml:space="preserve"> ברוסית, קולו רך ושקט באופן מפתיע יחסית לאדם כה גדול וחזק. 'ארקשה', הוא </w:t>
      </w:r>
      <w:r w:rsidR="00147065">
        <w:rPr>
          <w:rFonts w:hint="cs"/>
          <w:rtl/>
        </w:rPr>
        <w:t>כינה אותו</w:t>
      </w:r>
      <w:r w:rsidR="003235D3" w:rsidRPr="00CD067C">
        <w:rPr>
          <w:rtl/>
        </w:rPr>
        <w:t xml:space="preserve">. הוא שאל אותו </w:t>
      </w:r>
      <w:r w:rsidR="001252FE">
        <w:rPr>
          <w:rFonts w:hint="cs"/>
          <w:rtl/>
        </w:rPr>
        <w:t>דבר</w:t>
      </w:r>
      <w:r w:rsidR="000C2B3D">
        <w:rPr>
          <w:rFonts w:hint="cs"/>
          <w:rtl/>
        </w:rPr>
        <w:t xml:space="preserve"> </w:t>
      </w:r>
      <w:r w:rsidR="001252FE">
        <w:rPr>
          <w:rFonts w:hint="cs"/>
          <w:rtl/>
        </w:rPr>
        <w:t>מה</w:t>
      </w:r>
      <w:r w:rsidR="003235D3" w:rsidRPr="00CD067C">
        <w:rPr>
          <w:rtl/>
        </w:rPr>
        <w:t>, וארקדי ענה</w:t>
      </w:r>
      <w:r w:rsidR="003235D3" w:rsidRPr="00CD067C">
        <w:rPr>
          <w:rFonts w:hint="cs"/>
          <w:rtl/>
        </w:rPr>
        <w:t xml:space="preserve"> קצרות</w:t>
      </w:r>
      <w:r>
        <w:rPr>
          <w:rFonts w:hint="cs"/>
          <w:rtl/>
        </w:rPr>
        <w:t xml:space="preserve"> [תיאור.......בקול צרוד ]</w:t>
      </w:r>
      <w:r w:rsidR="003235D3" w:rsidRPr="00CD067C">
        <w:rPr>
          <w:rtl/>
        </w:rPr>
        <w:t xml:space="preserve">. </w:t>
      </w:r>
    </w:p>
    <w:p w14:paraId="3BEDC82F" w14:textId="12725B1E" w:rsidR="00B42B66" w:rsidRDefault="00C26EB8" w:rsidP="008074CF">
      <w:pPr>
        <w:rPr>
          <w:rtl/>
        </w:rPr>
      </w:pPr>
      <w:r>
        <w:rPr>
          <w:rFonts w:hint="cs"/>
          <w:rtl/>
        </w:rPr>
        <w:t xml:space="preserve">מאז מות </w:t>
      </w:r>
      <w:r w:rsidR="00147065">
        <w:rPr>
          <w:rFonts w:hint="cs"/>
          <w:rtl/>
        </w:rPr>
        <w:t>ה</w:t>
      </w:r>
      <w:r>
        <w:rPr>
          <w:rFonts w:hint="cs"/>
          <w:rtl/>
        </w:rPr>
        <w:t>א</w:t>
      </w:r>
      <w:r w:rsidR="00147065">
        <w:rPr>
          <w:rFonts w:hint="cs"/>
          <w:rtl/>
        </w:rPr>
        <w:t>ם</w:t>
      </w:r>
      <w:r>
        <w:rPr>
          <w:rFonts w:hint="cs"/>
          <w:rtl/>
        </w:rPr>
        <w:t>, צימח אביו זקן קצר ש</w:t>
      </w:r>
      <w:r w:rsidR="00076689">
        <w:rPr>
          <w:rFonts w:hint="cs"/>
          <w:rtl/>
        </w:rPr>
        <w:t>חיפה על</w:t>
      </w:r>
      <w:r w:rsidR="001252FE">
        <w:rPr>
          <w:rFonts w:hint="cs"/>
          <w:rtl/>
        </w:rPr>
        <w:t xml:space="preserve"> את ארשת פניו המוכרת והרתיח</w:t>
      </w:r>
      <w:r>
        <w:rPr>
          <w:rFonts w:hint="cs"/>
          <w:rtl/>
        </w:rPr>
        <w:t xml:space="preserve"> את ארקדי, בעיקר</w:t>
      </w:r>
      <w:r w:rsidR="002E02E9">
        <w:rPr>
          <w:rFonts w:hint="cs"/>
          <w:rtl/>
        </w:rPr>
        <w:t xml:space="preserve"> </w:t>
      </w:r>
      <w:r w:rsidR="002E02E9" w:rsidRPr="002E02E9">
        <w:rPr>
          <w:rFonts w:cs="Times New Roman"/>
          <w:rtl/>
        </w:rPr>
        <w:t>עוררו את זעמו</w:t>
      </w:r>
      <w:r>
        <w:rPr>
          <w:rFonts w:hint="cs"/>
          <w:rtl/>
        </w:rPr>
        <w:t xml:space="preserve"> </w:t>
      </w:r>
      <w:r w:rsidR="003B2198">
        <w:rPr>
          <w:rFonts w:hint="cs"/>
          <w:rtl/>
        </w:rPr>
        <w:t>שערו</w:t>
      </w:r>
      <w:r>
        <w:rPr>
          <w:rFonts w:hint="cs"/>
          <w:rtl/>
        </w:rPr>
        <w:t>ת השיבה שהשתרג</w:t>
      </w:r>
      <w:r w:rsidR="00190AC4">
        <w:rPr>
          <w:rFonts w:hint="cs"/>
          <w:rtl/>
        </w:rPr>
        <w:t>ו</w:t>
      </w:r>
      <w:r>
        <w:rPr>
          <w:rFonts w:hint="cs"/>
          <w:rtl/>
        </w:rPr>
        <w:t xml:space="preserve"> </w:t>
      </w:r>
      <w:r w:rsidR="00867044">
        <w:rPr>
          <w:rFonts w:hint="cs"/>
          <w:rtl/>
        </w:rPr>
        <w:t xml:space="preserve">בתוכו </w:t>
      </w:r>
      <w:r>
        <w:rPr>
          <w:rFonts w:hint="cs"/>
          <w:rtl/>
        </w:rPr>
        <w:t>כאורחות בלתי קרואות[או משהו יותר קולע]</w:t>
      </w:r>
      <w:r w:rsidR="00495419">
        <w:rPr>
          <w:rFonts w:hint="cs"/>
          <w:rtl/>
        </w:rPr>
        <w:t>.</w:t>
      </w:r>
      <w:r>
        <w:rPr>
          <w:rFonts w:hint="cs"/>
          <w:rtl/>
        </w:rPr>
        <w:t xml:space="preserve"> </w:t>
      </w:r>
      <w:r w:rsidR="00FE66FE">
        <w:rPr>
          <w:rFonts w:hint="cs"/>
          <w:rtl/>
        </w:rPr>
        <w:t xml:space="preserve">זאת </w:t>
      </w:r>
      <w:r w:rsidR="001C5A04">
        <w:rPr>
          <w:rFonts w:hint="cs"/>
          <w:rtl/>
        </w:rPr>
        <w:t>הייתה</w:t>
      </w:r>
      <w:r w:rsidR="00FE66FE">
        <w:rPr>
          <w:rFonts w:hint="cs"/>
          <w:rtl/>
        </w:rPr>
        <w:t xml:space="preserve"> </w:t>
      </w:r>
      <w:r w:rsidR="005A6C0D">
        <w:rPr>
          <w:rFonts w:hint="cs"/>
          <w:rtl/>
        </w:rPr>
        <w:t>הונאה</w:t>
      </w:r>
      <w:r w:rsidR="001252FE">
        <w:rPr>
          <w:rFonts w:hint="cs"/>
          <w:rtl/>
        </w:rPr>
        <w:t>,</w:t>
      </w:r>
      <w:r w:rsidR="00FE66FE">
        <w:rPr>
          <w:rFonts w:hint="cs"/>
          <w:rtl/>
        </w:rPr>
        <w:t xml:space="preserve"> </w:t>
      </w:r>
      <w:r w:rsidR="002E02E9">
        <w:rPr>
          <w:rFonts w:hint="cs"/>
          <w:rtl/>
        </w:rPr>
        <w:t>[</w:t>
      </w:r>
      <w:r w:rsidR="00FE66FE">
        <w:rPr>
          <w:rFonts w:hint="cs"/>
          <w:rtl/>
        </w:rPr>
        <w:t xml:space="preserve">אבא </w:t>
      </w:r>
      <w:r w:rsidR="000C5EBC">
        <w:rPr>
          <w:rFonts w:hint="cs"/>
          <w:rtl/>
        </w:rPr>
        <w:t>שיקר</w:t>
      </w:r>
      <w:r w:rsidR="00FE66FE">
        <w:rPr>
          <w:rFonts w:hint="cs"/>
          <w:rtl/>
        </w:rPr>
        <w:t xml:space="preserve"> </w:t>
      </w:r>
      <w:r w:rsidR="000C5EBC">
        <w:rPr>
          <w:rFonts w:hint="cs"/>
          <w:rtl/>
        </w:rPr>
        <w:t>ל</w:t>
      </w:r>
      <w:r w:rsidR="00FE66FE">
        <w:rPr>
          <w:rFonts w:hint="cs"/>
          <w:rtl/>
        </w:rPr>
        <w:t>ארקדי בלי לטרוח ל</w:t>
      </w:r>
      <w:r w:rsidR="001252FE">
        <w:rPr>
          <w:rFonts w:hint="cs"/>
          <w:rtl/>
        </w:rPr>
        <w:t>הסתיר זאת</w:t>
      </w:r>
      <w:r w:rsidR="0034013E">
        <w:rPr>
          <w:rFonts w:hint="cs"/>
          <w:rtl/>
        </w:rPr>
        <w:t xml:space="preserve"> אפילו,</w:t>
      </w:r>
      <w:r w:rsidR="002E02E9">
        <w:rPr>
          <w:rFonts w:hint="cs"/>
          <w:rtl/>
        </w:rPr>
        <w:t>]</w:t>
      </w:r>
      <w:r w:rsidR="0034013E">
        <w:rPr>
          <w:rFonts w:hint="cs"/>
          <w:rtl/>
        </w:rPr>
        <w:t xml:space="preserve"> כל </w:t>
      </w:r>
      <w:r w:rsidR="00922255">
        <w:rPr>
          <w:rFonts w:hint="cs"/>
          <w:rtl/>
        </w:rPr>
        <w:t>שערה</w:t>
      </w:r>
      <w:r w:rsidR="0034013E">
        <w:rPr>
          <w:rFonts w:hint="cs"/>
          <w:rtl/>
        </w:rPr>
        <w:t xml:space="preserve"> </w:t>
      </w:r>
      <w:r w:rsidR="00EB37F1">
        <w:rPr>
          <w:rFonts w:hint="cs"/>
          <w:rtl/>
        </w:rPr>
        <w:t>לבנ</w:t>
      </w:r>
      <w:r w:rsidR="001252FE">
        <w:rPr>
          <w:rFonts w:hint="cs"/>
          <w:rtl/>
        </w:rPr>
        <w:t>ה</w:t>
      </w:r>
      <w:r w:rsidR="00FE66FE">
        <w:rPr>
          <w:rFonts w:hint="cs"/>
          <w:rtl/>
        </w:rPr>
        <w:t xml:space="preserve"> ק</w:t>
      </w:r>
      <w:r w:rsidR="008074CF">
        <w:rPr>
          <w:rFonts w:hint="cs"/>
          <w:rtl/>
        </w:rPr>
        <w:t>נטרה</w:t>
      </w:r>
      <w:r w:rsidR="00FE66FE">
        <w:rPr>
          <w:rFonts w:hint="cs"/>
          <w:rtl/>
        </w:rPr>
        <w:t xml:space="preserve"> </w:t>
      </w:r>
      <w:r w:rsidR="000C2B3D">
        <w:rPr>
          <w:rFonts w:hint="cs"/>
          <w:rtl/>
        </w:rPr>
        <w:t>אות</w:t>
      </w:r>
      <w:r w:rsidR="00FE66FE">
        <w:rPr>
          <w:rFonts w:hint="cs"/>
          <w:rtl/>
        </w:rPr>
        <w:t>ו</w:t>
      </w:r>
      <w:r w:rsidR="0034013E">
        <w:rPr>
          <w:rFonts w:hint="cs"/>
          <w:rtl/>
        </w:rPr>
        <w:t xml:space="preserve"> </w:t>
      </w:r>
      <w:r w:rsidR="0034013E">
        <w:rPr>
          <w:rtl/>
        </w:rPr>
        <w:t>–</w:t>
      </w:r>
      <w:r w:rsidR="00190AC4">
        <w:rPr>
          <w:rFonts w:hint="cs"/>
          <w:rtl/>
        </w:rPr>
        <w:t xml:space="preserve"> </w:t>
      </w:r>
      <w:r w:rsidR="00867044">
        <w:rPr>
          <w:rFonts w:hint="cs"/>
          <w:rtl/>
        </w:rPr>
        <w:t>ל</w:t>
      </w:r>
      <w:r w:rsidR="00190AC4">
        <w:rPr>
          <w:rFonts w:hint="cs"/>
          <w:rtl/>
        </w:rPr>
        <w:t>מרות</w:t>
      </w:r>
      <w:r w:rsidR="00867044">
        <w:rPr>
          <w:rFonts w:hint="cs"/>
          <w:rtl/>
        </w:rPr>
        <w:t xml:space="preserve"> </w:t>
      </w:r>
      <w:r w:rsidR="00701F49">
        <w:rPr>
          <w:rFonts w:hint="cs"/>
          <w:rtl/>
        </w:rPr>
        <w:t>הבטחות</w:t>
      </w:r>
      <w:r w:rsidR="001252FE">
        <w:rPr>
          <w:rFonts w:hint="cs"/>
          <w:rtl/>
        </w:rPr>
        <w:t>יו</w:t>
      </w:r>
      <w:r w:rsidR="009B5E3A">
        <w:rPr>
          <w:rFonts w:hint="cs"/>
          <w:rtl/>
        </w:rPr>
        <w:t xml:space="preserve"> הנמרצות</w:t>
      </w:r>
      <w:r w:rsidR="00F76A0E">
        <w:rPr>
          <w:rFonts w:hint="cs"/>
          <w:rtl/>
        </w:rPr>
        <w:t xml:space="preserve"> כש</w:t>
      </w:r>
      <w:r w:rsidR="001C5A04">
        <w:rPr>
          <w:rFonts w:hint="cs"/>
          <w:rtl/>
        </w:rPr>
        <w:t>אימא</w:t>
      </w:r>
      <w:r w:rsidR="00F76A0E">
        <w:rPr>
          <w:rFonts w:hint="cs"/>
          <w:rtl/>
        </w:rPr>
        <w:t xml:space="preserve"> מתה</w:t>
      </w:r>
      <w:r w:rsidR="009B5E3A">
        <w:rPr>
          <w:rFonts w:hint="cs"/>
          <w:rtl/>
        </w:rPr>
        <w:t>,</w:t>
      </w:r>
      <w:r w:rsidR="00F76A0E">
        <w:rPr>
          <w:rFonts w:hint="cs"/>
          <w:rtl/>
        </w:rPr>
        <w:t xml:space="preserve"> </w:t>
      </w:r>
      <w:r w:rsidR="009B5E3A">
        <w:rPr>
          <w:rFonts w:hint="cs"/>
          <w:rtl/>
        </w:rPr>
        <w:t>אבא</w:t>
      </w:r>
      <w:r w:rsidR="0034013E">
        <w:rPr>
          <w:rFonts w:hint="cs"/>
          <w:rtl/>
        </w:rPr>
        <w:t xml:space="preserve"> דווקא לא </w:t>
      </w:r>
      <w:r w:rsidR="00A14EC5">
        <w:rPr>
          <w:rFonts w:hint="cs"/>
          <w:rtl/>
        </w:rPr>
        <w:t>נשאר קבוע ויציב</w:t>
      </w:r>
      <w:r w:rsidR="008074CF">
        <w:rPr>
          <w:rFonts w:hint="cs"/>
          <w:rtl/>
        </w:rPr>
        <w:t>, הוא השתנה וה</w:t>
      </w:r>
      <w:r w:rsidR="0034013E">
        <w:rPr>
          <w:rFonts w:hint="cs"/>
          <w:rtl/>
        </w:rPr>
        <w:t xml:space="preserve">תרחק לתוך </w:t>
      </w:r>
      <w:r w:rsidR="00F76A0E">
        <w:rPr>
          <w:rFonts w:hint="cs"/>
          <w:rtl/>
        </w:rPr>
        <w:t>ה</w:t>
      </w:r>
      <w:r w:rsidR="0034013E">
        <w:rPr>
          <w:rFonts w:hint="cs"/>
          <w:rtl/>
        </w:rPr>
        <w:t>ז</w:t>
      </w:r>
      <w:r w:rsidR="00F35749">
        <w:rPr>
          <w:rFonts w:hint="cs"/>
          <w:rtl/>
        </w:rPr>
        <w:t>י</w:t>
      </w:r>
      <w:r w:rsidR="0034013E">
        <w:rPr>
          <w:rFonts w:hint="cs"/>
          <w:rtl/>
        </w:rPr>
        <w:t xml:space="preserve">קנה, נמלט לתוך </w:t>
      </w:r>
      <w:r w:rsidR="00F76A0E">
        <w:rPr>
          <w:rFonts w:hint="cs"/>
          <w:rtl/>
        </w:rPr>
        <w:t>ה</w:t>
      </w:r>
      <w:r w:rsidR="00A14EC5">
        <w:rPr>
          <w:rFonts w:hint="cs"/>
          <w:rtl/>
        </w:rPr>
        <w:t>שֵֹ</w:t>
      </w:r>
      <w:r w:rsidR="0034013E">
        <w:rPr>
          <w:rFonts w:hint="cs"/>
          <w:rtl/>
        </w:rPr>
        <w:t>יבה</w:t>
      </w:r>
      <w:r w:rsidR="000C5EBC">
        <w:rPr>
          <w:rFonts w:hint="cs"/>
          <w:rtl/>
        </w:rPr>
        <w:t xml:space="preserve"> </w:t>
      </w:r>
      <w:r w:rsidR="00702C8E">
        <w:rPr>
          <w:rFonts w:hint="cs"/>
          <w:rtl/>
        </w:rPr>
        <w:t>ו</w:t>
      </w:r>
      <w:r w:rsidR="000C5EBC">
        <w:rPr>
          <w:rFonts w:hint="cs"/>
          <w:rtl/>
        </w:rPr>
        <w:t>נגזל</w:t>
      </w:r>
      <w:r w:rsidR="001252FE">
        <w:rPr>
          <w:rFonts w:hint="cs"/>
          <w:rtl/>
        </w:rPr>
        <w:t>.</w:t>
      </w:r>
      <w:r w:rsidR="0034013E">
        <w:rPr>
          <w:rFonts w:hint="cs"/>
          <w:rtl/>
        </w:rPr>
        <w:t xml:space="preserve"> </w:t>
      </w:r>
      <w:r w:rsidR="00F76A0E">
        <w:rPr>
          <w:rFonts w:hint="cs"/>
          <w:rtl/>
        </w:rPr>
        <w:t xml:space="preserve">[מילה אחרת] </w:t>
      </w:r>
      <w:r w:rsidR="00701F49">
        <w:rPr>
          <w:rFonts w:hint="cs"/>
          <w:rtl/>
        </w:rPr>
        <w:t>[</w:t>
      </w:r>
      <w:r w:rsidR="0034013E">
        <w:rPr>
          <w:rFonts w:hint="cs"/>
          <w:rtl/>
        </w:rPr>
        <w:t>ו</w:t>
      </w:r>
      <w:r w:rsidR="00190AC4">
        <w:rPr>
          <w:rFonts w:hint="cs"/>
          <w:rtl/>
        </w:rPr>
        <w:t xml:space="preserve">גם </w:t>
      </w:r>
      <w:r w:rsidR="0034013E">
        <w:rPr>
          <w:rFonts w:hint="cs"/>
          <w:rtl/>
        </w:rPr>
        <w:t xml:space="preserve">הוא ימות. ההסכם היה שלפחות </w:t>
      </w:r>
      <w:r w:rsidR="00867044">
        <w:rPr>
          <w:rFonts w:hint="cs"/>
          <w:rtl/>
        </w:rPr>
        <w:t>אבא ישאר לארקדי</w:t>
      </w:r>
      <w:r w:rsidR="00190AC4">
        <w:rPr>
          <w:rFonts w:hint="cs"/>
          <w:rtl/>
        </w:rPr>
        <w:t xml:space="preserve"> ולא ימות, ובלי בושה בכלל, בעזות מצח</w:t>
      </w:r>
      <w:r w:rsidR="00867044">
        <w:rPr>
          <w:rFonts w:hint="cs"/>
          <w:rtl/>
        </w:rPr>
        <w:t xml:space="preserve"> של נבל </w:t>
      </w:r>
      <w:r w:rsidR="0034013E">
        <w:rPr>
          <w:rFonts w:hint="cs"/>
          <w:rtl/>
        </w:rPr>
        <w:t xml:space="preserve">כל יום מחדש הוא שובר את ההסכם זה. </w:t>
      </w:r>
      <w:r w:rsidR="00701F49">
        <w:rPr>
          <w:rFonts w:hint="cs"/>
          <w:rtl/>
        </w:rPr>
        <w:t>]</w:t>
      </w:r>
      <w:r w:rsidR="00030801">
        <w:rPr>
          <w:rFonts w:hint="cs"/>
          <w:rtl/>
        </w:rPr>
        <w:t>[להדגיש עד כמה ארקדי כעס על אביו על כך שהזקין</w:t>
      </w:r>
      <w:r w:rsidR="00C90C6C">
        <w:rPr>
          <w:rFonts w:hint="cs"/>
          <w:rtl/>
        </w:rPr>
        <w:t xml:space="preserve"> מאוד </w:t>
      </w:r>
      <w:r w:rsidR="00030801">
        <w:rPr>
          <w:rFonts w:hint="cs"/>
          <w:rtl/>
        </w:rPr>
        <w:t xml:space="preserve">מאז שאישתו מתה. שזה כאילו "שבר" ב"הסכם" או ב"חוזה" שהיה ביניהם, הוא היה אמור לחכות לארקדי שיגדל, לא לברוח לו לתוך "זיקנה" (גיל העמידה?)] </w:t>
      </w:r>
      <w:r w:rsidR="00701F49">
        <w:rPr>
          <w:rFonts w:hint="cs"/>
          <w:rtl/>
        </w:rPr>
        <w:t>ארקדי רוּמה,</w:t>
      </w:r>
      <w:r w:rsidR="00B42B66">
        <w:rPr>
          <w:rFonts w:hint="cs"/>
          <w:rtl/>
        </w:rPr>
        <w:t xml:space="preserve"> העולם כולו </w:t>
      </w:r>
      <w:r w:rsidR="005A6C0D">
        <w:rPr>
          <w:rFonts w:hint="cs"/>
          <w:rtl/>
        </w:rPr>
        <w:t xml:space="preserve">התנכל </w:t>
      </w:r>
      <w:r w:rsidR="00B42B66">
        <w:rPr>
          <w:rFonts w:hint="cs"/>
          <w:rtl/>
        </w:rPr>
        <w:t>לו.</w:t>
      </w:r>
    </w:p>
    <w:p w14:paraId="16475ACE" w14:textId="1A9C0D51" w:rsidR="00076689" w:rsidRDefault="003235D3" w:rsidP="004419AF">
      <w:pPr>
        <w:rPr>
          <w:rtl/>
        </w:rPr>
      </w:pPr>
      <w:r w:rsidRPr="00CD067C">
        <w:rPr>
          <w:rtl/>
        </w:rPr>
        <w:t>האב</w:t>
      </w:r>
      <w:r w:rsidR="00EB37F1">
        <w:rPr>
          <w:rFonts w:hint="cs"/>
          <w:rtl/>
        </w:rPr>
        <w:t xml:space="preserve">, </w:t>
      </w:r>
      <w:r w:rsidR="003B2198">
        <w:rPr>
          <w:rFonts w:cs="Times New Roman"/>
          <w:rtl/>
        </w:rPr>
        <w:t>שערו</w:t>
      </w:r>
      <w:r w:rsidR="00EB37F1" w:rsidRPr="00EB37F1">
        <w:rPr>
          <w:rFonts w:cs="Times New Roman"/>
          <w:rtl/>
        </w:rPr>
        <w:t xml:space="preserve"> הבהיר דבוק קווצות</w:t>
      </w:r>
      <w:r w:rsidR="000C2B3D">
        <w:rPr>
          <w:rFonts w:cs="Times New Roman" w:hint="cs"/>
          <w:rtl/>
        </w:rPr>
        <w:t>-</w:t>
      </w:r>
      <w:r w:rsidR="00EB37F1" w:rsidRPr="00EB37F1">
        <w:rPr>
          <w:rFonts w:cs="Times New Roman"/>
          <w:rtl/>
        </w:rPr>
        <w:t>קווצות לפניו,</w:t>
      </w:r>
      <w:r w:rsidRPr="00CD067C">
        <w:rPr>
          <w:rtl/>
        </w:rPr>
        <w:t xml:space="preserve"> שב ו</w:t>
      </w:r>
      <w:r w:rsidR="009B5E3A">
        <w:rPr>
          <w:rFonts w:hint="cs"/>
          <w:rtl/>
        </w:rPr>
        <w:t>ב</w:t>
      </w:r>
      <w:r w:rsidR="00B645E1">
        <w:rPr>
          <w:rFonts w:hint="cs"/>
          <w:rtl/>
        </w:rPr>
        <w:t>י</w:t>
      </w:r>
      <w:r w:rsidR="009B5E3A">
        <w:rPr>
          <w:rFonts w:hint="cs"/>
          <w:rtl/>
        </w:rPr>
        <w:t>רר</w:t>
      </w:r>
      <w:r w:rsidRPr="00CD067C">
        <w:rPr>
          <w:rtl/>
        </w:rPr>
        <w:t xml:space="preserve">, ארקדי מלמל </w:t>
      </w:r>
      <w:r w:rsidR="00076689">
        <w:rPr>
          <w:rFonts w:hint="cs"/>
          <w:rtl/>
        </w:rPr>
        <w:t>דבר</w:t>
      </w:r>
      <w:r w:rsidR="000C2B3D">
        <w:rPr>
          <w:rFonts w:hint="cs"/>
          <w:rtl/>
        </w:rPr>
        <w:t xml:space="preserve"> </w:t>
      </w:r>
      <w:r w:rsidR="00076689">
        <w:rPr>
          <w:rFonts w:hint="cs"/>
          <w:rtl/>
        </w:rPr>
        <w:t>מה</w:t>
      </w:r>
      <w:r w:rsidRPr="00CD067C">
        <w:rPr>
          <w:rtl/>
        </w:rPr>
        <w:t xml:space="preserve">, </w:t>
      </w:r>
      <w:r w:rsidR="000C5EBC">
        <w:rPr>
          <w:rFonts w:hint="cs"/>
          <w:rtl/>
        </w:rPr>
        <w:t>ו</w:t>
      </w:r>
      <w:r w:rsidR="00E16EB1">
        <w:rPr>
          <w:rFonts w:hint="cs"/>
          <w:rtl/>
        </w:rPr>
        <w:t>הקהל הקטן הקשיב</w:t>
      </w:r>
      <w:r w:rsidR="003B3414" w:rsidRPr="003B3414">
        <w:rPr>
          <w:rtl/>
        </w:rPr>
        <w:t xml:space="preserve"> </w:t>
      </w:r>
      <w:r w:rsidR="003B3414" w:rsidRPr="003B3414">
        <w:rPr>
          <w:rFonts w:cs="Times New Roman"/>
          <w:rtl/>
        </w:rPr>
        <w:t>בדריכות</w:t>
      </w:r>
      <w:r w:rsidR="00E16EB1">
        <w:rPr>
          <w:rFonts w:hint="cs"/>
          <w:rtl/>
        </w:rPr>
        <w:t xml:space="preserve"> למילים הזרות. </w:t>
      </w:r>
      <w:r w:rsidR="005A6C0D">
        <w:rPr>
          <w:rFonts w:hint="cs"/>
          <w:rtl/>
        </w:rPr>
        <w:t>[</w:t>
      </w:r>
      <w:r w:rsidRPr="00CD067C">
        <w:rPr>
          <w:rtl/>
        </w:rPr>
        <w:t xml:space="preserve">עיניו נעוצות בברושים שבחצר בית הכנסת. </w:t>
      </w:r>
      <w:r w:rsidR="00E16EB1">
        <w:rPr>
          <w:rFonts w:hint="cs"/>
          <w:rtl/>
        </w:rPr>
        <w:t>/</w:t>
      </w:r>
      <w:r w:rsidR="005A6C0D">
        <w:rPr>
          <w:rFonts w:hint="cs"/>
          <w:rtl/>
        </w:rPr>
        <w:t>]</w:t>
      </w:r>
      <w:r w:rsidR="00A14EC5">
        <w:rPr>
          <w:rFonts w:hint="cs"/>
          <w:rtl/>
        </w:rPr>
        <w:t xml:space="preserve"> </w:t>
      </w:r>
      <w:r w:rsidR="00147DFB">
        <w:rPr>
          <w:rFonts w:hint="cs"/>
          <w:rtl/>
        </w:rPr>
        <w:t>סביב</w:t>
      </w:r>
      <w:r w:rsidR="00A14EC5">
        <w:rPr>
          <w:rFonts w:hint="cs"/>
          <w:rtl/>
        </w:rPr>
        <w:t xml:space="preserve"> חצר בית-</w:t>
      </w:r>
      <w:r w:rsidR="00E16EB1">
        <w:rPr>
          <w:rFonts w:hint="cs"/>
          <w:rtl/>
        </w:rPr>
        <w:t>הכנסת</w:t>
      </w:r>
      <w:r w:rsidR="00840187">
        <w:rPr>
          <w:rFonts w:hint="cs"/>
          <w:rtl/>
        </w:rPr>
        <w:t>,</w:t>
      </w:r>
      <w:r w:rsidR="00E16EB1">
        <w:rPr>
          <w:rFonts w:hint="cs"/>
          <w:rtl/>
        </w:rPr>
        <w:t xml:space="preserve"> </w:t>
      </w:r>
      <w:r w:rsidR="00840187">
        <w:rPr>
          <w:rFonts w:hint="cs"/>
          <w:rtl/>
        </w:rPr>
        <w:t>צמרות</w:t>
      </w:r>
      <w:r w:rsidR="00E16EB1">
        <w:rPr>
          <w:rFonts w:hint="cs"/>
          <w:rtl/>
        </w:rPr>
        <w:t xml:space="preserve"> הברושים המאובקים נעו </w:t>
      </w:r>
      <w:r w:rsidR="005A6C0D">
        <w:rPr>
          <w:rFonts w:hint="cs"/>
          <w:rtl/>
        </w:rPr>
        <w:t>בחגיגיות של כניסת השבת. [</w:t>
      </w:r>
      <w:r w:rsidR="00E16EB1">
        <w:rPr>
          <w:rFonts w:hint="cs"/>
          <w:rtl/>
        </w:rPr>
        <w:t>בעצב / שקט / דממה / בחגיגיות השבת / בהשלמה.</w:t>
      </w:r>
      <w:r w:rsidR="005A6C0D">
        <w:rPr>
          <w:rFonts w:hint="cs"/>
          <w:rtl/>
        </w:rPr>
        <w:t>]</w:t>
      </w:r>
      <w:r w:rsidR="00E16EB1">
        <w:rPr>
          <w:rFonts w:hint="cs"/>
          <w:rtl/>
        </w:rPr>
        <w:t xml:space="preserve"> </w:t>
      </w:r>
      <w:r w:rsidRPr="00CD067C">
        <w:rPr>
          <w:rtl/>
        </w:rPr>
        <w:t xml:space="preserve">האב </w:t>
      </w:r>
      <w:r w:rsidR="00E16EB1">
        <w:rPr>
          <w:rFonts w:hint="cs"/>
          <w:rtl/>
        </w:rPr>
        <w:t>הוסיף ו</w:t>
      </w:r>
      <w:r w:rsidRPr="00CD067C">
        <w:rPr>
          <w:rtl/>
        </w:rPr>
        <w:t>ד</w:t>
      </w:r>
      <w:r w:rsidRPr="00CD067C">
        <w:rPr>
          <w:rFonts w:hint="cs"/>
          <w:rtl/>
        </w:rPr>
        <w:t>י</w:t>
      </w:r>
      <w:r w:rsidRPr="00CD067C">
        <w:rPr>
          <w:rtl/>
        </w:rPr>
        <w:t>בר, המילים הרכות נימוחות בפיו כמו סלט דגי מקרל במיונז. ומילה אחת חזר</w:t>
      </w:r>
      <w:r w:rsidRPr="00CD067C">
        <w:rPr>
          <w:rFonts w:hint="cs"/>
          <w:rtl/>
        </w:rPr>
        <w:t>ה</w:t>
      </w:r>
      <w:r w:rsidRPr="00CD067C">
        <w:rPr>
          <w:rtl/>
        </w:rPr>
        <w:t xml:space="preserve"> </w:t>
      </w:r>
      <w:r w:rsidR="009B1E9E">
        <w:rPr>
          <w:rFonts w:hint="cs"/>
          <w:rtl/>
        </w:rPr>
        <w:t>על עצמה</w:t>
      </w:r>
      <w:r w:rsidRPr="00CD067C">
        <w:rPr>
          <w:rtl/>
        </w:rPr>
        <w:t xml:space="preserve"> – סאשה. </w:t>
      </w:r>
    </w:p>
    <w:p w14:paraId="42A5404B" w14:textId="4B528FBD" w:rsidR="00EB37F1" w:rsidRDefault="009B1E9E" w:rsidP="004419AF">
      <w:pPr>
        <w:rPr>
          <w:rtl/>
        </w:rPr>
      </w:pPr>
      <w:r>
        <w:rPr>
          <w:rFonts w:hint="cs"/>
          <w:rtl/>
        </w:rPr>
        <w:t xml:space="preserve">בבליל ההברות הזרות, השקטות, שם </w:t>
      </w:r>
      <w:r w:rsidR="002E02E9">
        <w:rPr>
          <w:rFonts w:hint="cs"/>
          <w:rtl/>
        </w:rPr>
        <w:t xml:space="preserve">אחד </w:t>
      </w:r>
      <w:r>
        <w:rPr>
          <w:rFonts w:hint="cs"/>
          <w:rtl/>
        </w:rPr>
        <w:t xml:space="preserve">חזר שוב ושוב. </w:t>
      </w:r>
      <w:r w:rsidR="003235D3" w:rsidRPr="00CD067C">
        <w:rPr>
          <w:rtl/>
        </w:rPr>
        <w:t xml:space="preserve">סאשקה. סאשה. </w:t>
      </w:r>
    </w:p>
    <w:p w14:paraId="2C2575B0" w14:textId="7A685FE7" w:rsidR="003235D3" w:rsidRPr="00CD067C" w:rsidRDefault="003235D3" w:rsidP="004419AF">
      <w:pPr>
        <w:rPr>
          <w:rtl/>
        </w:rPr>
      </w:pPr>
      <w:r w:rsidRPr="00CD067C">
        <w:rPr>
          <w:rtl/>
        </w:rPr>
        <w:t>אלכס שמע לעיתים קרובות על סאשה</w:t>
      </w:r>
      <w:r w:rsidR="0045606A">
        <w:rPr>
          <w:rFonts w:hint="cs"/>
          <w:rtl/>
        </w:rPr>
        <w:t xml:space="preserve"> ההוא,</w:t>
      </w:r>
      <w:r w:rsidRPr="00CD067C">
        <w:rPr>
          <w:rtl/>
        </w:rPr>
        <w:t xml:space="preserve"> ש</w:t>
      </w:r>
      <w:r w:rsidR="005A6C0D">
        <w:rPr>
          <w:rFonts w:hint="cs"/>
          <w:rtl/>
        </w:rPr>
        <w:t>הציל את סבתא במלחמה</w:t>
      </w:r>
      <w:r w:rsidR="00131052">
        <w:rPr>
          <w:rFonts w:hint="cs"/>
          <w:rtl/>
        </w:rPr>
        <w:t xml:space="preserve">, </w:t>
      </w:r>
      <w:r w:rsidR="00BB3AE4">
        <w:rPr>
          <w:rFonts w:hint="cs"/>
          <w:rtl/>
        </w:rPr>
        <w:t xml:space="preserve">זה </w:t>
      </w:r>
      <w:r w:rsidR="002E02E9">
        <w:rPr>
          <w:rFonts w:hint="cs"/>
          <w:rtl/>
        </w:rPr>
        <w:t>ש</w:t>
      </w:r>
      <w:r w:rsidRPr="00CD067C">
        <w:rPr>
          <w:rtl/>
        </w:rPr>
        <w:t xml:space="preserve">אלכס </w:t>
      </w:r>
      <w:r w:rsidR="002E02E9">
        <w:rPr>
          <w:rFonts w:hint="cs"/>
          <w:rtl/>
        </w:rPr>
        <w:t>ק</w:t>
      </w:r>
      <w:r w:rsidRPr="00CD067C">
        <w:rPr>
          <w:rtl/>
        </w:rPr>
        <w:t>רוי על שמו</w:t>
      </w:r>
      <w:r w:rsidR="00131052">
        <w:rPr>
          <w:rFonts w:hint="cs"/>
          <w:rtl/>
        </w:rPr>
        <w:t>.</w:t>
      </w:r>
      <w:r w:rsidRPr="00CD067C">
        <w:rPr>
          <w:rtl/>
        </w:rPr>
        <w:t xml:space="preserve"> סאשה הוא </w:t>
      </w:r>
      <w:r w:rsidR="00076689">
        <w:rPr>
          <w:rFonts w:hint="cs"/>
          <w:rtl/>
        </w:rPr>
        <w:t>כינוי מ</w:t>
      </w:r>
      <w:r w:rsidR="00801B8E">
        <w:rPr>
          <w:rFonts w:hint="cs"/>
          <w:rtl/>
        </w:rPr>
        <w:t>קובל</w:t>
      </w:r>
      <w:r w:rsidR="0045606A">
        <w:rPr>
          <w:rFonts w:hint="cs"/>
          <w:rtl/>
        </w:rPr>
        <w:t xml:space="preserve">, </w:t>
      </w:r>
      <w:r w:rsidR="00076689" w:rsidRPr="00076689">
        <w:rPr>
          <w:rFonts w:cs="Times New Roman"/>
          <w:rtl/>
        </w:rPr>
        <w:t xml:space="preserve">שם חיבה אפילו, </w:t>
      </w:r>
      <w:r w:rsidR="0045606A">
        <w:rPr>
          <w:rFonts w:hint="cs"/>
          <w:rtl/>
        </w:rPr>
        <w:t xml:space="preserve">בשפות </w:t>
      </w:r>
      <w:r w:rsidR="0007458E">
        <w:rPr>
          <w:rFonts w:hint="cs"/>
          <w:rtl/>
        </w:rPr>
        <w:t>מסוימ</w:t>
      </w:r>
      <w:r w:rsidR="0045606A">
        <w:rPr>
          <w:rFonts w:hint="cs"/>
          <w:rtl/>
        </w:rPr>
        <w:t>ות,</w:t>
      </w:r>
      <w:r w:rsidRPr="00CD067C">
        <w:rPr>
          <w:rtl/>
        </w:rPr>
        <w:t xml:space="preserve"> לאנשים ששמם אלכסנדר. </w:t>
      </w:r>
      <w:r w:rsidR="0045606A">
        <w:rPr>
          <w:rFonts w:hint="cs"/>
          <w:rtl/>
        </w:rPr>
        <w:t>מכאן ש</w:t>
      </w:r>
      <w:r w:rsidRPr="00CD067C">
        <w:rPr>
          <w:rtl/>
        </w:rPr>
        <w:t>גם ארקדי ואב</w:t>
      </w:r>
      <w:r w:rsidR="0045606A">
        <w:rPr>
          <w:rFonts w:hint="cs"/>
          <w:rtl/>
        </w:rPr>
        <w:t>יו</w:t>
      </w:r>
      <w:r w:rsidRPr="00CD067C">
        <w:rPr>
          <w:rtl/>
        </w:rPr>
        <w:t xml:space="preserve"> </w:t>
      </w:r>
      <w:r w:rsidR="002E02E9">
        <w:rPr>
          <w:rFonts w:hint="cs"/>
          <w:rtl/>
        </w:rPr>
        <w:t>שח</w:t>
      </w:r>
      <w:r w:rsidR="00147065">
        <w:rPr>
          <w:rFonts w:hint="cs"/>
          <w:rtl/>
        </w:rPr>
        <w:t>ו</w:t>
      </w:r>
      <w:r w:rsidR="0045606A">
        <w:rPr>
          <w:rFonts w:hint="cs"/>
          <w:rtl/>
        </w:rPr>
        <w:t xml:space="preserve"> כעת מן הסתם</w:t>
      </w:r>
      <w:r w:rsidR="000C2B3D">
        <w:rPr>
          <w:rFonts w:hint="cs"/>
          <w:rtl/>
        </w:rPr>
        <w:t xml:space="preserve"> על</w:t>
      </w:r>
      <w:r w:rsidR="0045606A">
        <w:rPr>
          <w:rFonts w:hint="cs"/>
          <w:rtl/>
        </w:rPr>
        <w:t xml:space="preserve"> אודות</w:t>
      </w:r>
      <w:r w:rsidRPr="00CD067C">
        <w:rPr>
          <w:rtl/>
        </w:rPr>
        <w:t xml:space="preserve"> אלכסנדר </w:t>
      </w:r>
      <w:r w:rsidR="00801B8E">
        <w:rPr>
          <w:rFonts w:hint="cs"/>
          <w:rtl/>
        </w:rPr>
        <w:t>פלוני</w:t>
      </w:r>
      <w:r w:rsidRPr="00CD067C">
        <w:rPr>
          <w:rtl/>
        </w:rPr>
        <w:t xml:space="preserve"> ו</w:t>
      </w:r>
      <w:r w:rsidR="00147065">
        <w:rPr>
          <w:rFonts w:hint="cs"/>
          <w:rtl/>
        </w:rPr>
        <w:t>כינ</w:t>
      </w:r>
      <w:r w:rsidR="00076689">
        <w:rPr>
          <w:rFonts w:hint="cs"/>
          <w:rtl/>
        </w:rPr>
        <w:t>ה</w:t>
      </w:r>
      <w:r w:rsidR="00147065">
        <w:rPr>
          <w:rFonts w:hint="cs"/>
          <w:rtl/>
        </w:rPr>
        <w:t>ו</w:t>
      </w:r>
      <w:r w:rsidRPr="00CD067C">
        <w:rPr>
          <w:rtl/>
        </w:rPr>
        <w:t xml:space="preserve"> בשם </w:t>
      </w:r>
      <w:r w:rsidR="00076689">
        <w:rPr>
          <w:rFonts w:hint="cs"/>
          <w:rtl/>
        </w:rPr>
        <w:t>ה</w:t>
      </w:r>
      <w:r w:rsidRPr="00CD067C">
        <w:rPr>
          <w:rtl/>
        </w:rPr>
        <w:t xml:space="preserve">חיבה. </w:t>
      </w:r>
    </w:p>
    <w:p w14:paraId="3420A6C6" w14:textId="4A410100" w:rsidR="003235D3" w:rsidRPr="00CD067C" w:rsidRDefault="003235D3" w:rsidP="009B1E9E">
      <w:pPr>
        <w:rPr>
          <w:rtl/>
        </w:rPr>
      </w:pPr>
      <w:r w:rsidRPr="00CD067C">
        <w:rPr>
          <w:rtl/>
        </w:rPr>
        <w:t xml:space="preserve">וארקדי </w:t>
      </w:r>
      <w:r w:rsidRPr="00CD067C">
        <w:rPr>
          <w:rFonts w:hint="cs"/>
          <w:rtl/>
        </w:rPr>
        <w:t>הלך וה</w:t>
      </w:r>
      <w:r w:rsidRPr="00CD067C">
        <w:rPr>
          <w:rtl/>
        </w:rPr>
        <w:t>אדים</w:t>
      </w:r>
      <w:r w:rsidR="001D3700">
        <w:rPr>
          <w:rFonts w:hint="cs"/>
          <w:rtl/>
        </w:rPr>
        <w:t>,</w:t>
      </w:r>
      <w:r w:rsidRPr="00CD067C">
        <w:rPr>
          <w:rtl/>
        </w:rPr>
        <w:t xml:space="preserve"> פניו </w:t>
      </w:r>
      <w:r w:rsidR="005B534A">
        <w:rPr>
          <w:rFonts w:hint="cs"/>
          <w:rtl/>
        </w:rPr>
        <w:t>הת</w:t>
      </w:r>
      <w:r w:rsidRPr="00CD067C">
        <w:rPr>
          <w:rtl/>
        </w:rPr>
        <w:t>להטו ו</w:t>
      </w:r>
      <w:r w:rsidR="009B1E9E">
        <w:rPr>
          <w:rFonts w:hint="cs"/>
          <w:rtl/>
        </w:rPr>
        <w:t xml:space="preserve">את תשובותיו </w:t>
      </w:r>
      <w:r w:rsidR="00801B8E">
        <w:rPr>
          <w:rFonts w:hint="cs"/>
          <w:rtl/>
        </w:rPr>
        <w:t>השיב</w:t>
      </w:r>
      <w:r w:rsidRPr="00CD067C">
        <w:rPr>
          <w:rtl/>
        </w:rPr>
        <w:t xml:space="preserve"> לאביו כמעט בלחש, </w:t>
      </w:r>
      <w:r w:rsidR="00076689">
        <w:rPr>
          <w:rFonts w:hint="cs"/>
          <w:rtl/>
        </w:rPr>
        <w:t>ב</w:t>
      </w:r>
      <w:r w:rsidRPr="00CD067C">
        <w:rPr>
          <w:rtl/>
        </w:rPr>
        <w:t>גרו</w:t>
      </w:r>
      <w:r w:rsidR="00076689">
        <w:rPr>
          <w:rFonts w:hint="cs"/>
          <w:rtl/>
        </w:rPr>
        <w:t>ן</w:t>
      </w:r>
      <w:r w:rsidRPr="00CD067C">
        <w:rPr>
          <w:rtl/>
        </w:rPr>
        <w:t xml:space="preserve"> צרוד. </w:t>
      </w:r>
    </w:p>
    <w:p w14:paraId="63AAB87E" w14:textId="35A3230E" w:rsidR="003235D3" w:rsidRPr="00CD067C" w:rsidRDefault="00540820" w:rsidP="009B1E9E">
      <w:pPr>
        <w:rPr>
          <w:rtl/>
        </w:rPr>
      </w:pPr>
      <w:r>
        <w:rPr>
          <w:rFonts w:hint="cs"/>
          <w:rtl/>
        </w:rPr>
        <w:t xml:space="preserve">עינו השמאלית הנפוחה של אלכס נפקחה לכדי סדק דקיק, עמקותו של העולם </w:t>
      </w:r>
      <w:r w:rsidR="005A0F09">
        <w:rPr>
          <w:rFonts w:hint="cs"/>
          <w:rtl/>
        </w:rPr>
        <w:t>בקעה ו</w:t>
      </w:r>
      <w:r>
        <w:rPr>
          <w:rFonts w:hint="cs"/>
          <w:rtl/>
        </w:rPr>
        <w:t>ה</w:t>
      </w:r>
      <w:r w:rsidR="005A0F09">
        <w:rPr>
          <w:rFonts w:hint="cs"/>
          <w:rtl/>
        </w:rPr>
        <w:t>גיחה</w:t>
      </w:r>
      <w:r>
        <w:rPr>
          <w:rFonts w:hint="cs"/>
          <w:rtl/>
        </w:rPr>
        <w:t xml:space="preserve">, </w:t>
      </w:r>
      <w:r w:rsidR="005A0F09">
        <w:rPr>
          <w:rFonts w:hint="cs"/>
          <w:rtl/>
        </w:rPr>
        <w:t xml:space="preserve">ואיתה </w:t>
      </w:r>
      <w:r w:rsidR="00EB37F1">
        <w:rPr>
          <w:rFonts w:hint="cs"/>
          <w:rtl/>
        </w:rPr>
        <w:t xml:space="preserve">נחשפה </w:t>
      </w:r>
      <w:r w:rsidR="005A0F09">
        <w:rPr>
          <w:rFonts w:hint="cs"/>
          <w:rtl/>
        </w:rPr>
        <w:t xml:space="preserve">גם תמציתו </w:t>
      </w:r>
      <w:r w:rsidR="00DB4560">
        <w:rPr>
          <w:rFonts w:hint="cs"/>
          <w:rtl/>
        </w:rPr>
        <w:t>ו</w:t>
      </w:r>
      <w:r>
        <w:rPr>
          <w:rFonts w:hint="cs"/>
          <w:rtl/>
        </w:rPr>
        <w:t xml:space="preserve">נצצה </w:t>
      </w:r>
      <w:r w:rsidR="00DB4560">
        <w:rPr>
          <w:rFonts w:hint="cs"/>
          <w:rtl/>
        </w:rPr>
        <w:t>לאור החמה המסתלקת מראש</w:t>
      </w:r>
      <w:r w:rsidR="00147065">
        <w:rPr>
          <w:rFonts w:hint="cs"/>
          <w:rtl/>
        </w:rPr>
        <w:t>י</w:t>
      </w:r>
      <w:r w:rsidR="00DB4560">
        <w:rPr>
          <w:rFonts w:hint="cs"/>
          <w:rtl/>
        </w:rPr>
        <w:t xml:space="preserve"> האילנות</w:t>
      </w:r>
      <w:r w:rsidR="00A14EC5">
        <w:rPr>
          <w:rFonts w:hint="cs"/>
          <w:rtl/>
        </w:rPr>
        <w:t>.</w:t>
      </w:r>
      <w:r>
        <w:rPr>
          <w:rtl/>
        </w:rPr>
        <w:t xml:space="preserve"> </w:t>
      </w:r>
      <w:r>
        <w:rPr>
          <w:rFonts w:hint="cs"/>
          <w:rtl/>
        </w:rPr>
        <w:t>ה</w:t>
      </w:r>
      <w:r w:rsidR="00A14EC5">
        <w:rPr>
          <w:rtl/>
        </w:rPr>
        <w:t>רצועה המתכתית של שעון</w:t>
      </w:r>
      <w:r w:rsidR="000C2B3D">
        <w:rPr>
          <w:rFonts w:hint="cs"/>
          <w:rtl/>
        </w:rPr>
        <w:t xml:space="preserve"> </w:t>
      </w:r>
      <w:r w:rsidR="003235D3" w:rsidRPr="00CD067C">
        <w:rPr>
          <w:rtl/>
        </w:rPr>
        <w:t xml:space="preserve">היד </w:t>
      </w:r>
      <w:r w:rsidR="003235D3" w:rsidRPr="00CD067C">
        <w:rPr>
          <w:rFonts w:hint="cs"/>
          <w:rtl/>
        </w:rPr>
        <w:t xml:space="preserve">הגדול </w:t>
      </w:r>
      <w:r w:rsidR="003235D3" w:rsidRPr="00CD067C">
        <w:rPr>
          <w:rtl/>
        </w:rPr>
        <w:t>של ארקדי</w:t>
      </w:r>
      <w:r>
        <w:rPr>
          <w:rFonts w:hint="cs"/>
          <w:rtl/>
        </w:rPr>
        <w:t xml:space="preserve"> </w:t>
      </w:r>
      <w:r w:rsidR="001C5A04">
        <w:rPr>
          <w:rFonts w:hint="cs"/>
          <w:rtl/>
        </w:rPr>
        <w:t>הייתה</w:t>
      </w:r>
      <w:r>
        <w:rPr>
          <w:rFonts w:hint="cs"/>
          <w:rtl/>
        </w:rPr>
        <w:t xml:space="preserve"> </w:t>
      </w:r>
      <w:r w:rsidR="003235D3" w:rsidRPr="00CD067C">
        <w:rPr>
          <w:rtl/>
        </w:rPr>
        <w:t>רפויה על</w:t>
      </w:r>
      <w:r w:rsidR="00E16EB1">
        <w:rPr>
          <w:rtl/>
        </w:rPr>
        <w:t xml:space="preserve"> מפ</w:t>
      </w:r>
      <w:r w:rsidR="00F40E7E">
        <w:rPr>
          <w:rFonts w:hint="cs"/>
          <w:rtl/>
        </w:rPr>
        <w:t>ר</w:t>
      </w:r>
      <w:r w:rsidR="00A14EC5">
        <w:rPr>
          <w:rtl/>
        </w:rPr>
        <w:t>ק</w:t>
      </w:r>
      <w:r w:rsidR="000C2B3D">
        <w:rPr>
          <w:rFonts w:hint="cs"/>
          <w:rtl/>
        </w:rPr>
        <w:t xml:space="preserve"> </w:t>
      </w:r>
      <w:r w:rsidR="00E16EB1">
        <w:rPr>
          <w:rtl/>
        </w:rPr>
        <w:t>ידו השחום</w:t>
      </w:r>
      <w:r w:rsidR="00CF471D">
        <w:rPr>
          <w:rFonts w:hint="cs"/>
          <w:rtl/>
        </w:rPr>
        <w:t>,</w:t>
      </w:r>
      <w:r w:rsidR="00DB4560">
        <w:rPr>
          <w:rFonts w:hint="cs"/>
          <w:rtl/>
        </w:rPr>
        <w:t xml:space="preserve"> </w:t>
      </w:r>
      <w:r w:rsidR="00CF471D" w:rsidRPr="00CD067C">
        <w:rPr>
          <w:rtl/>
        </w:rPr>
        <w:t>סאשה,</w:t>
      </w:r>
      <w:r w:rsidR="00CF471D">
        <w:rPr>
          <w:rFonts w:hint="cs"/>
          <w:rtl/>
        </w:rPr>
        <w:t xml:space="preserve"> </w:t>
      </w:r>
      <w:r w:rsidR="00DB4560">
        <w:rPr>
          <w:rFonts w:hint="cs"/>
          <w:rtl/>
        </w:rPr>
        <w:t>וגלשה במעלה ו</w:t>
      </w:r>
      <w:r w:rsidR="00605A21">
        <w:rPr>
          <w:rFonts w:hint="cs"/>
          <w:rtl/>
        </w:rPr>
        <w:t>ב</w:t>
      </w:r>
      <w:r w:rsidR="00DB4560">
        <w:rPr>
          <w:rFonts w:hint="cs"/>
          <w:rtl/>
        </w:rPr>
        <w:t>מורד זרועו לפי תנועותיו</w:t>
      </w:r>
      <w:r w:rsidR="00701F49">
        <w:rPr>
          <w:rFonts w:hint="cs"/>
          <w:rtl/>
        </w:rPr>
        <w:t>,</w:t>
      </w:r>
      <w:r w:rsidR="00E16EB1">
        <w:rPr>
          <w:rtl/>
        </w:rPr>
        <w:t xml:space="preserve"> </w:t>
      </w:r>
      <w:r w:rsidR="00701F49" w:rsidRPr="00CD067C">
        <w:rPr>
          <w:rtl/>
        </w:rPr>
        <w:t>סאשק</w:t>
      </w:r>
      <w:r w:rsidR="00701F49">
        <w:rPr>
          <w:rtl/>
        </w:rPr>
        <w:t>ה</w:t>
      </w:r>
      <w:r w:rsidR="00701F49">
        <w:rPr>
          <w:rFonts w:hint="cs"/>
          <w:rtl/>
        </w:rPr>
        <w:t>,</w:t>
      </w:r>
      <w:r w:rsidR="006B6AAA">
        <w:rPr>
          <w:rtl/>
        </w:rPr>
        <w:t xml:space="preserve"> </w:t>
      </w:r>
      <w:r w:rsidR="00701F49" w:rsidRPr="00CD067C">
        <w:rPr>
          <w:rtl/>
        </w:rPr>
        <w:t xml:space="preserve">אלכס </w:t>
      </w:r>
      <w:r w:rsidR="00701F49">
        <w:rPr>
          <w:rFonts w:hint="cs"/>
          <w:rtl/>
        </w:rPr>
        <w:t>קדח</w:t>
      </w:r>
      <w:r w:rsidR="00701F49" w:rsidRPr="00CD067C">
        <w:rPr>
          <w:rtl/>
        </w:rPr>
        <w:t xml:space="preserve"> מבפנים,</w:t>
      </w:r>
      <w:r w:rsidR="00A14EC5">
        <w:rPr>
          <w:rtl/>
        </w:rPr>
        <w:t xml:space="preserve"> </w:t>
      </w:r>
      <w:r w:rsidR="00701F49">
        <w:rPr>
          <w:rtl/>
        </w:rPr>
        <w:t xml:space="preserve">לברוח לא </w:t>
      </w:r>
      <w:r w:rsidR="009B5E3A">
        <w:rPr>
          <w:rFonts w:hint="cs"/>
          <w:rtl/>
        </w:rPr>
        <w:t xml:space="preserve">היה </w:t>
      </w:r>
      <w:r w:rsidR="00701F49">
        <w:rPr>
          <w:rtl/>
        </w:rPr>
        <w:t>יכ</w:t>
      </w:r>
      <w:r w:rsidR="009B1E9E">
        <w:rPr>
          <w:rFonts w:hint="cs"/>
          <w:rtl/>
        </w:rPr>
        <w:t>ו</w:t>
      </w:r>
      <w:r w:rsidR="00701F49">
        <w:rPr>
          <w:rtl/>
        </w:rPr>
        <w:t>ל</w:t>
      </w:r>
      <w:r w:rsidR="00CF471D">
        <w:rPr>
          <w:rFonts w:hint="cs"/>
          <w:rtl/>
        </w:rPr>
        <w:t>,</w:t>
      </w:r>
      <w:r w:rsidR="003235D3" w:rsidRPr="00CD067C">
        <w:rPr>
          <w:rtl/>
        </w:rPr>
        <w:t xml:space="preserve"> הוא הזיע, התפרים מתחת לתחבושות</w:t>
      </w:r>
      <w:r w:rsidR="00F76A0E">
        <w:rPr>
          <w:rFonts w:hint="cs"/>
          <w:rtl/>
        </w:rPr>
        <w:t>יו</w:t>
      </w:r>
      <w:r w:rsidR="003235D3" w:rsidRPr="00CD067C">
        <w:rPr>
          <w:rtl/>
        </w:rPr>
        <w:t xml:space="preserve"> עקצצו, זיעה ניגרה מרקותיו כשארקדי ענה בקול רך כשל אביו וב</w:t>
      </w:r>
      <w:r w:rsidR="003235D3" w:rsidRPr="00CD067C">
        <w:rPr>
          <w:rFonts w:hint="cs"/>
          <w:rtl/>
        </w:rPr>
        <w:t>י</w:t>
      </w:r>
      <w:r w:rsidR="003235D3" w:rsidRPr="00CD067C">
        <w:rPr>
          <w:rtl/>
        </w:rPr>
        <w:t xml:space="preserve">טא את שם </w:t>
      </w:r>
      <w:r w:rsidR="00CF471D">
        <w:rPr>
          <w:rFonts w:hint="cs"/>
          <w:rtl/>
        </w:rPr>
        <w:t xml:space="preserve">החיבה המקובל בשפות </w:t>
      </w:r>
      <w:r w:rsidR="0007458E">
        <w:rPr>
          <w:rFonts w:hint="cs"/>
          <w:rtl/>
        </w:rPr>
        <w:t>מסוימ</w:t>
      </w:r>
      <w:r w:rsidR="00CF471D">
        <w:rPr>
          <w:rFonts w:hint="cs"/>
          <w:rtl/>
        </w:rPr>
        <w:t>ות</w:t>
      </w:r>
      <w:r w:rsidR="00641B8A">
        <w:rPr>
          <w:rFonts w:hint="cs"/>
          <w:rtl/>
        </w:rPr>
        <w:t>.</w:t>
      </w:r>
      <w:r w:rsidR="003235D3" w:rsidRPr="00CD067C">
        <w:rPr>
          <w:rtl/>
        </w:rPr>
        <w:t xml:space="preserve"> דמעות נקוו בעיניו של אלכס, </w:t>
      </w:r>
      <w:r w:rsidR="00A14EC5">
        <w:rPr>
          <w:rtl/>
        </w:rPr>
        <w:t xml:space="preserve">משב רוח קל שבקלים </w:t>
      </w:r>
      <w:r w:rsidR="00A14EC5">
        <w:rPr>
          <w:rFonts w:hint="cs"/>
          <w:rtl/>
        </w:rPr>
        <w:t>העלה</w:t>
      </w:r>
      <w:r w:rsidR="003235D3" w:rsidRPr="00CD067C">
        <w:rPr>
          <w:rtl/>
        </w:rPr>
        <w:t xml:space="preserve"> </w:t>
      </w:r>
      <w:r w:rsidR="00A14EC5">
        <w:rPr>
          <w:rFonts w:hint="cs"/>
          <w:rtl/>
        </w:rPr>
        <w:t>צמרמורות</w:t>
      </w:r>
      <w:r w:rsidR="003235D3" w:rsidRPr="00CD067C">
        <w:rPr>
          <w:rtl/>
        </w:rPr>
        <w:t xml:space="preserve"> בגופו. כאב ראש</w:t>
      </w:r>
      <w:r w:rsidR="00147065" w:rsidRPr="00147065">
        <w:rPr>
          <w:rFonts w:hint="cs"/>
          <w:rtl/>
        </w:rPr>
        <w:t xml:space="preserve"> </w:t>
      </w:r>
      <w:r w:rsidR="00147065">
        <w:rPr>
          <w:rFonts w:hint="cs"/>
          <w:rtl/>
        </w:rPr>
        <w:t>עז</w:t>
      </w:r>
      <w:r w:rsidR="003235D3" w:rsidRPr="00CD067C">
        <w:rPr>
          <w:rtl/>
        </w:rPr>
        <w:t xml:space="preserve"> תק</w:t>
      </w:r>
      <w:r w:rsidR="00A14EC5">
        <w:rPr>
          <w:rFonts w:hint="cs"/>
          <w:rtl/>
        </w:rPr>
        <w:t>פו</w:t>
      </w:r>
      <w:r w:rsidR="003235D3" w:rsidRPr="00CD067C">
        <w:rPr>
          <w:rtl/>
        </w:rPr>
        <w:t xml:space="preserve">, </w:t>
      </w:r>
      <w:r w:rsidR="00CF471D">
        <w:rPr>
          <w:rFonts w:hint="cs"/>
          <w:rtl/>
        </w:rPr>
        <w:t>ל</w:t>
      </w:r>
      <w:r w:rsidR="003B4E03">
        <w:rPr>
          <w:rFonts w:hint="cs"/>
          <w:rtl/>
        </w:rPr>
        <w:t>ו</w:t>
      </w:r>
      <w:r w:rsidR="00CF471D">
        <w:rPr>
          <w:rFonts w:hint="cs"/>
          <w:rtl/>
        </w:rPr>
        <w:t xml:space="preserve">חץ </w:t>
      </w:r>
      <w:r w:rsidR="007762DE">
        <w:rPr>
          <w:rFonts w:hint="cs"/>
          <w:rtl/>
        </w:rPr>
        <w:t>מתוך ה</w:t>
      </w:r>
      <w:r w:rsidR="000938D4">
        <w:rPr>
          <w:rFonts w:hint="cs"/>
          <w:rtl/>
        </w:rPr>
        <w:t>גולגולת</w:t>
      </w:r>
      <w:r w:rsidR="007762DE">
        <w:rPr>
          <w:rFonts w:hint="cs"/>
          <w:rtl/>
        </w:rPr>
        <w:t>, ממעך אותה מבחוץ</w:t>
      </w:r>
      <w:r w:rsidR="000938D4">
        <w:rPr>
          <w:rFonts w:hint="cs"/>
          <w:rtl/>
        </w:rPr>
        <w:t xml:space="preserve">, </w:t>
      </w:r>
      <w:r w:rsidR="003B4E03">
        <w:rPr>
          <w:rFonts w:hint="cs"/>
          <w:rtl/>
        </w:rPr>
        <w:t>[</w:t>
      </w:r>
      <w:r w:rsidR="00D91442">
        <w:rPr>
          <w:rFonts w:hint="cs"/>
          <w:rtl/>
        </w:rPr>
        <w:t xml:space="preserve">הוא נדחס ונמעך, באמת לא </w:t>
      </w:r>
      <w:r w:rsidR="001C5A04">
        <w:rPr>
          <w:rFonts w:hint="cs"/>
          <w:rtl/>
        </w:rPr>
        <w:t>הייתה</w:t>
      </w:r>
      <w:r w:rsidR="00D91442">
        <w:rPr>
          <w:rFonts w:hint="cs"/>
          <w:rtl/>
        </w:rPr>
        <w:t xml:space="preserve"> אף זוית שוויתרה,</w:t>
      </w:r>
      <w:r w:rsidR="00641B8A">
        <w:rPr>
          <w:rFonts w:hint="cs"/>
          <w:rtl/>
        </w:rPr>
        <w:t>]</w:t>
      </w:r>
      <w:r w:rsidR="00D91442">
        <w:rPr>
          <w:rFonts w:hint="cs"/>
          <w:rtl/>
        </w:rPr>
        <w:t xml:space="preserve"> </w:t>
      </w:r>
      <w:r w:rsidR="003235D3" w:rsidRPr="00CD067C">
        <w:rPr>
          <w:rtl/>
        </w:rPr>
        <w:t xml:space="preserve">הוא </w:t>
      </w:r>
      <w:r w:rsidR="003235D3" w:rsidRPr="00CD067C">
        <w:rPr>
          <w:rFonts w:hint="cs"/>
          <w:rtl/>
        </w:rPr>
        <w:t xml:space="preserve">היה </w:t>
      </w:r>
      <w:r w:rsidR="00F40E7E">
        <w:rPr>
          <w:rtl/>
        </w:rPr>
        <w:t>מוכרח לשכב ב</w:t>
      </w:r>
      <w:r w:rsidR="00F40E7E">
        <w:rPr>
          <w:rFonts w:hint="cs"/>
          <w:rtl/>
        </w:rPr>
        <w:t>מאורה</w:t>
      </w:r>
      <w:r w:rsidR="00F40E7E">
        <w:rPr>
          <w:rtl/>
        </w:rPr>
        <w:t xml:space="preserve"> </w:t>
      </w:r>
      <w:r w:rsidR="00F40E7E">
        <w:rPr>
          <w:rtl/>
        </w:rPr>
        <w:lastRenderedPageBreak/>
        <w:t>חשו</w:t>
      </w:r>
      <w:r w:rsidR="00F40E7E">
        <w:rPr>
          <w:rFonts w:hint="cs"/>
          <w:rtl/>
        </w:rPr>
        <w:t>כה</w:t>
      </w:r>
      <w:r w:rsidR="003235D3" w:rsidRPr="00CD067C">
        <w:rPr>
          <w:rtl/>
        </w:rPr>
        <w:t xml:space="preserve"> ואפל</w:t>
      </w:r>
      <w:r w:rsidR="00F76A0E">
        <w:rPr>
          <w:rtl/>
        </w:rPr>
        <w:t>ולי</w:t>
      </w:r>
      <w:r w:rsidR="00F40E7E">
        <w:rPr>
          <w:rFonts w:hint="cs"/>
          <w:rtl/>
        </w:rPr>
        <w:t>ת</w:t>
      </w:r>
      <w:r w:rsidR="00F76A0E">
        <w:rPr>
          <w:rtl/>
        </w:rPr>
        <w:t xml:space="preserve"> לפני שיתמוטט, בקושי שמע את </w:t>
      </w:r>
      <w:r w:rsidR="003235D3" w:rsidRPr="00CD067C">
        <w:rPr>
          <w:rtl/>
        </w:rPr>
        <w:t>אב</w:t>
      </w:r>
      <w:r w:rsidR="00F76A0E">
        <w:rPr>
          <w:rFonts w:hint="cs"/>
          <w:rtl/>
        </w:rPr>
        <w:t>יו</w:t>
      </w:r>
      <w:r w:rsidR="003235D3" w:rsidRPr="00CD067C">
        <w:rPr>
          <w:rtl/>
        </w:rPr>
        <w:t xml:space="preserve"> </w:t>
      </w:r>
      <w:r w:rsidR="005B534A">
        <w:rPr>
          <w:rtl/>
        </w:rPr>
        <w:t>של ארקדי אומר לדודה בעברית</w:t>
      </w:r>
      <w:r w:rsidR="003235D3" w:rsidRPr="00CD067C">
        <w:rPr>
          <w:rtl/>
        </w:rPr>
        <w:t>,</w:t>
      </w:r>
      <w:r w:rsidR="00A14EC5">
        <w:rPr>
          <w:rtl/>
        </w:rPr>
        <w:t xml:space="preserve"> "זה רק טעות, זה מכות </w:t>
      </w:r>
      <w:r w:rsidR="007762DE">
        <w:rPr>
          <w:rFonts w:hint="cs"/>
          <w:rtl/>
        </w:rPr>
        <w:t xml:space="preserve">ילדים, </w:t>
      </w:r>
      <w:r w:rsidR="004836EC">
        <w:rPr>
          <w:rtl/>
        </w:rPr>
        <w:t>הרבה סל</w:t>
      </w:r>
      <w:r w:rsidR="00A14EC5">
        <w:rPr>
          <w:rtl/>
        </w:rPr>
        <w:t>יחה."</w:t>
      </w:r>
    </w:p>
    <w:p w14:paraId="2774AD51" w14:textId="633D8A7D" w:rsidR="003235D3" w:rsidRPr="00CD067C" w:rsidRDefault="003235D3" w:rsidP="00250000">
      <w:pPr>
        <w:rPr>
          <w:rtl/>
        </w:rPr>
      </w:pPr>
      <w:r w:rsidRPr="00CD067C">
        <w:rPr>
          <w:rtl/>
        </w:rPr>
        <w:t>הא</w:t>
      </w:r>
      <w:r w:rsidR="00641B8A">
        <w:rPr>
          <w:rFonts w:hint="cs"/>
          <w:rtl/>
        </w:rPr>
        <w:t>ו</w:t>
      </w:r>
      <w:r w:rsidRPr="00CD067C">
        <w:rPr>
          <w:rtl/>
        </w:rPr>
        <w:t>ויר נהיה דחוס.</w:t>
      </w:r>
    </w:p>
    <w:p w14:paraId="4229B359" w14:textId="336C9219" w:rsidR="003235D3" w:rsidRPr="00CD067C" w:rsidRDefault="00EB37F1" w:rsidP="00641B8A">
      <w:pPr>
        <w:rPr>
          <w:rtl/>
        </w:rPr>
      </w:pPr>
      <w:r>
        <w:rPr>
          <w:rFonts w:hint="cs"/>
          <w:rtl/>
        </w:rPr>
        <w:t>ב</w:t>
      </w:r>
      <w:r w:rsidR="003235D3" w:rsidRPr="00CD067C">
        <w:rPr>
          <w:rFonts w:hint="cs"/>
          <w:rtl/>
        </w:rPr>
        <w:t>היותו לראשונה בחייו</w:t>
      </w:r>
      <w:r w:rsidR="003235D3" w:rsidRPr="00CD067C">
        <w:rPr>
          <w:rtl/>
        </w:rPr>
        <w:t xml:space="preserve"> סאשה האמיתי, נתקל</w:t>
      </w:r>
      <w:r w:rsidR="00702C8E" w:rsidRPr="00702C8E">
        <w:rPr>
          <w:rFonts w:hint="cs"/>
          <w:rtl/>
        </w:rPr>
        <w:t xml:space="preserve"> </w:t>
      </w:r>
      <w:r w:rsidR="00702C8E">
        <w:rPr>
          <w:rFonts w:hint="cs"/>
          <w:rtl/>
        </w:rPr>
        <w:t>מבטו</w:t>
      </w:r>
      <w:r w:rsidR="003235D3" w:rsidRPr="00CD067C">
        <w:rPr>
          <w:rtl/>
        </w:rPr>
        <w:t xml:space="preserve"> בעיניו הכהות של ארקדי. אלכס מישש את התחבושת מאחורי </w:t>
      </w:r>
      <w:r w:rsidR="005E3213">
        <w:rPr>
          <w:rtl/>
        </w:rPr>
        <w:t>אוזנ</w:t>
      </w:r>
      <w:r w:rsidR="003235D3" w:rsidRPr="00CD067C">
        <w:rPr>
          <w:rtl/>
        </w:rPr>
        <w:t xml:space="preserve">ו. ארקדי נענע בראשו לשלילה, </w:t>
      </w:r>
      <w:r w:rsidR="002A705D">
        <w:rPr>
          <w:rFonts w:hint="cs"/>
          <w:rtl/>
        </w:rPr>
        <w:t>ו</w:t>
      </w:r>
      <w:r w:rsidR="003235D3" w:rsidRPr="00CD067C">
        <w:rPr>
          <w:rtl/>
        </w:rPr>
        <w:t xml:space="preserve">התיק את מבטו </w:t>
      </w:r>
      <w:r w:rsidR="00147DFB">
        <w:rPr>
          <w:rFonts w:hint="cs"/>
          <w:rtl/>
        </w:rPr>
        <w:t>אל הברושים</w:t>
      </w:r>
      <w:r w:rsidR="003235D3" w:rsidRPr="00CD067C">
        <w:rPr>
          <w:rtl/>
        </w:rPr>
        <w:t>. אביו ניסה ללטפו ביד</w:t>
      </w:r>
      <w:r w:rsidR="00701F49">
        <w:rPr>
          <w:rFonts w:hint="cs"/>
          <w:rtl/>
        </w:rPr>
        <w:t>ו</w:t>
      </w:r>
      <w:r w:rsidR="003235D3" w:rsidRPr="00CD067C">
        <w:rPr>
          <w:rtl/>
        </w:rPr>
        <w:t xml:space="preserve"> </w:t>
      </w:r>
      <w:r w:rsidR="00F40E7E">
        <w:rPr>
          <w:rFonts w:hint="cs"/>
          <w:rtl/>
        </w:rPr>
        <w:t>ה</w:t>
      </w:r>
      <w:r w:rsidR="003A7E9C">
        <w:rPr>
          <w:rFonts w:hint="cs"/>
          <w:rtl/>
        </w:rPr>
        <w:t>שנייה</w:t>
      </w:r>
      <w:r w:rsidR="00F40E7E">
        <w:rPr>
          <w:rFonts w:hint="cs"/>
          <w:rtl/>
        </w:rPr>
        <w:t xml:space="preserve">, זאת </w:t>
      </w:r>
      <w:r w:rsidR="003235D3" w:rsidRPr="00CD067C">
        <w:rPr>
          <w:rtl/>
        </w:rPr>
        <w:t xml:space="preserve">שלא אחזה במטלית הניקוי, אבל ארקדי נרתע </w:t>
      </w:r>
      <w:r w:rsidR="005B534A">
        <w:rPr>
          <w:rFonts w:hint="cs"/>
          <w:rtl/>
        </w:rPr>
        <w:t xml:space="preserve">לאחור </w:t>
      </w:r>
      <w:r w:rsidR="003235D3" w:rsidRPr="00CD067C">
        <w:rPr>
          <w:rtl/>
        </w:rPr>
        <w:t>כראוי לילד שלא מגיע לו כלום.</w:t>
      </w:r>
    </w:p>
    <w:p w14:paraId="54D23CA4" w14:textId="77777777" w:rsidR="003235D3" w:rsidRPr="00CD067C" w:rsidRDefault="003235D3" w:rsidP="00250000">
      <w:pPr>
        <w:rPr>
          <w:rtl/>
        </w:rPr>
      </w:pPr>
    </w:p>
    <w:p w14:paraId="206D3B38" w14:textId="77777777" w:rsidR="003235D3" w:rsidRPr="00CD067C" w:rsidRDefault="00A14EC5" w:rsidP="00250000">
      <w:pPr>
        <w:rPr>
          <w:rtl/>
        </w:rPr>
      </w:pPr>
      <w:r>
        <w:rPr>
          <w:rFonts w:hint="cs"/>
          <w:rtl/>
        </w:rPr>
        <w:t>[</w:t>
      </w:r>
      <w:r w:rsidR="003235D3" w:rsidRPr="00CD067C">
        <w:rPr>
          <w:rtl/>
        </w:rPr>
        <w:t>אלכס חלם ש</w:t>
      </w:r>
      <w:r w:rsidR="00597743">
        <w:rPr>
          <w:rFonts w:hint="cs"/>
          <w:rtl/>
        </w:rPr>
        <w:t>הוא</w:t>
      </w:r>
      <w:r w:rsidR="003235D3" w:rsidRPr="00CD067C">
        <w:rPr>
          <w:rtl/>
        </w:rPr>
        <w:t xml:space="preserve"> ל</w:t>
      </w:r>
      <w:r w:rsidR="00597743">
        <w:rPr>
          <w:rFonts w:hint="cs"/>
          <w:rtl/>
        </w:rPr>
        <w:t>וב</w:t>
      </w:r>
      <w:r w:rsidR="003235D3" w:rsidRPr="00CD067C">
        <w:rPr>
          <w:rtl/>
        </w:rPr>
        <w:t xml:space="preserve">ש סוודר. והגוף שלו גדול מהרגיל, הכתפיים רחבות וכפות הידיים רחבות והאיברים ארוכים וכהים. והראש שלו לא מחובר לגוף כי אם לסוודר. זה גוף ללא ראש, והגוף לא שלו. אלכס לובש את הסוודר והראש שלו </w:t>
      </w:r>
      <w:r w:rsidR="003235D3" w:rsidRPr="00CD067C">
        <w:rPr>
          <w:rFonts w:hint="cs"/>
          <w:rtl/>
        </w:rPr>
        <w:t>ה</w:t>
      </w:r>
      <w:r w:rsidR="003235D3" w:rsidRPr="00CD067C">
        <w:rPr>
          <w:rtl/>
        </w:rPr>
        <w:t>תחבר לגוף הזר, הגוף המוכר.</w:t>
      </w:r>
      <w:r>
        <w:rPr>
          <w:rFonts w:hint="cs"/>
          <w:rtl/>
        </w:rPr>
        <w:t>]</w:t>
      </w:r>
    </w:p>
    <w:p w14:paraId="19858C71" w14:textId="77777777" w:rsidR="003235D3" w:rsidRPr="00CD067C" w:rsidRDefault="003235D3" w:rsidP="00250000">
      <w:pPr>
        <w:rPr>
          <w:rtl/>
        </w:rPr>
      </w:pPr>
    </w:p>
    <w:p w14:paraId="33698E43" w14:textId="2DB9224F" w:rsidR="003235D3" w:rsidRPr="00CD067C" w:rsidRDefault="001C5A04" w:rsidP="00641B8A">
      <w:pPr>
        <w:rPr>
          <w:rtl/>
        </w:rPr>
      </w:pPr>
      <w:r>
        <w:rPr>
          <w:rtl/>
        </w:rPr>
        <w:t>אימא</w:t>
      </w:r>
      <w:r w:rsidR="003235D3" w:rsidRPr="00CD067C">
        <w:rPr>
          <w:rtl/>
        </w:rPr>
        <w:t xml:space="preserve"> </w:t>
      </w:r>
      <w:r w:rsidR="003235D3" w:rsidRPr="00CD067C">
        <w:rPr>
          <w:rFonts w:hint="cs"/>
          <w:rtl/>
        </w:rPr>
        <w:t>ה</w:t>
      </w:r>
      <w:r w:rsidR="003235D3" w:rsidRPr="00CD067C">
        <w:rPr>
          <w:rtl/>
        </w:rPr>
        <w:t>תקשר</w:t>
      </w:r>
      <w:r w:rsidR="003235D3" w:rsidRPr="00CD067C">
        <w:rPr>
          <w:rFonts w:hint="cs"/>
          <w:rtl/>
        </w:rPr>
        <w:t>ה</w:t>
      </w:r>
      <w:r w:rsidR="003235D3" w:rsidRPr="00CD067C">
        <w:rPr>
          <w:rtl/>
        </w:rPr>
        <w:t xml:space="preserve"> מאנגליה לברר </w:t>
      </w:r>
      <w:r w:rsidR="00A042A2">
        <w:rPr>
          <w:rFonts w:hint="cs"/>
          <w:rtl/>
        </w:rPr>
        <w:t>אם</w:t>
      </w:r>
      <w:r w:rsidR="00A14EC5">
        <w:rPr>
          <w:rtl/>
        </w:rPr>
        <w:t xml:space="preserve"> </w:t>
      </w:r>
      <w:r w:rsidR="003235D3" w:rsidRPr="00CD067C">
        <w:rPr>
          <w:rtl/>
        </w:rPr>
        <w:t>שיני</w:t>
      </w:r>
      <w:r w:rsidR="00A14EC5">
        <w:rPr>
          <w:rFonts w:hint="cs"/>
          <w:rtl/>
        </w:rPr>
        <w:t xml:space="preserve">ו </w:t>
      </w:r>
      <w:r w:rsidR="003235D3" w:rsidRPr="00CD067C">
        <w:rPr>
          <w:rtl/>
        </w:rPr>
        <w:t xml:space="preserve">של אלכס </w:t>
      </w:r>
      <w:r w:rsidR="003235D3" w:rsidRPr="00CD067C">
        <w:rPr>
          <w:rFonts w:hint="cs"/>
          <w:rtl/>
        </w:rPr>
        <w:t xml:space="preserve">כבר </w:t>
      </w:r>
      <w:r w:rsidR="003235D3" w:rsidRPr="00CD067C">
        <w:rPr>
          <w:rtl/>
        </w:rPr>
        <w:t xml:space="preserve">מתנדנדות. </w:t>
      </w:r>
      <w:r w:rsidR="00641B8A">
        <w:rPr>
          <w:rFonts w:hint="cs"/>
          <w:rtl/>
        </w:rPr>
        <w:t>"</w:t>
      </w:r>
      <w:r w:rsidR="003235D3" w:rsidRPr="00CD067C">
        <w:rPr>
          <w:rtl/>
        </w:rPr>
        <w:t>עדיין לא,</w:t>
      </w:r>
      <w:r w:rsidR="00641B8A">
        <w:rPr>
          <w:rFonts w:hint="cs"/>
          <w:rtl/>
        </w:rPr>
        <w:t>"</w:t>
      </w:r>
      <w:r w:rsidR="003235D3" w:rsidRPr="00CD067C">
        <w:rPr>
          <w:rtl/>
        </w:rPr>
        <w:t xml:space="preserve"> מארק ב</w:t>
      </w:r>
      <w:r w:rsidR="003235D3" w:rsidRPr="00CD067C">
        <w:rPr>
          <w:rFonts w:hint="cs"/>
          <w:rtl/>
        </w:rPr>
        <w:t>י</w:t>
      </w:r>
      <w:r w:rsidR="003235D3" w:rsidRPr="00CD067C">
        <w:rPr>
          <w:rtl/>
        </w:rPr>
        <w:t xml:space="preserve">שר בשמחה. ולאלכס </w:t>
      </w:r>
      <w:r w:rsidR="003235D3" w:rsidRPr="00CD067C">
        <w:rPr>
          <w:rFonts w:hint="cs"/>
          <w:rtl/>
        </w:rPr>
        <w:t>הודיע</w:t>
      </w:r>
      <w:r w:rsidR="00641B8A">
        <w:rPr>
          <w:rFonts w:hint="cs"/>
          <w:rtl/>
        </w:rPr>
        <w:t>,</w:t>
      </w:r>
      <w:r w:rsidR="003235D3" w:rsidRPr="00CD067C">
        <w:rPr>
          <w:rtl/>
        </w:rPr>
        <w:t xml:space="preserve"> "</w:t>
      </w:r>
      <w:r>
        <w:rPr>
          <w:rtl/>
        </w:rPr>
        <w:t>אימא</w:t>
      </w:r>
      <w:r w:rsidR="003235D3" w:rsidRPr="00CD067C">
        <w:rPr>
          <w:rtl/>
        </w:rPr>
        <w:t xml:space="preserve"> מוסרת שהזמינה לך תור לעקירה, לשבוע הבא, אחרי שנחזור."</w:t>
      </w:r>
    </w:p>
    <w:p w14:paraId="7383778E" w14:textId="4EC33434" w:rsidR="003235D3" w:rsidRPr="00CD067C" w:rsidRDefault="003235D3" w:rsidP="00250000">
      <w:pPr>
        <w:rPr>
          <w:rtl/>
        </w:rPr>
      </w:pPr>
      <w:r w:rsidRPr="00CD067C">
        <w:rPr>
          <w:rtl/>
        </w:rPr>
        <w:t xml:space="preserve">אלכס </w:t>
      </w:r>
      <w:r w:rsidR="005936BA">
        <w:rPr>
          <w:rFonts w:hint="cs"/>
          <w:rtl/>
        </w:rPr>
        <w:t>הנהן</w:t>
      </w:r>
      <w:r w:rsidRPr="00CD067C">
        <w:rPr>
          <w:rtl/>
        </w:rPr>
        <w:t xml:space="preserve"> חלושות</w:t>
      </w:r>
      <w:r w:rsidR="005936BA">
        <w:rPr>
          <w:rFonts w:hint="cs"/>
          <w:rtl/>
        </w:rPr>
        <w:t>, מתוך השלמה עם גורלו</w:t>
      </w:r>
      <w:r w:rsidRPr="00CD067C">
        <w:rPr>
          <w:rtl/>
        </w:rPr>
        <w:t>.</w:t>
      </w:r>
    </w:p>
    <w:p w14:paraId="158E6CE9" w14:textId="1C77A60F" w:rsidR="003235D3" w:rsidRPr="00CD067C" w:rsidRDefault="003235D3" w:rsidP="00702C8E">
      <w:pPr>
        <w:rPr>
          <w:rtl/>
        </w:rPr>
      </w:pPr>
      <w:r w:rsidRPr="00CD067C">
        <w:rPr>
          <w:rtl/>
        </w:rPr>
        <w:t>"כל הגוף הדפוק שלך לא מסוגל להתבגר</w:t>
      </w:r>
      <w:r w:rsidRPr="00CD067C">
        <w:rPr>
          <w:rFonts w:hint="cs"/>
          <w:rtl/>
        </w:rPr>
        <w:t xml:space="preserve">," </w:t>
      </w:r>
      <w:r w:rsidRPr="00CD067C">
        <w:rPr>
          <w:rtl/>
        </w:rPr>
        <w:t xml:space="preserve">מארק </w:t>
      </w:r>
      <w:r w:rsidR="005936BA">
        <w:rPr>
          <w:rFonts w:hint="cs"/>
          <w:rtl/>
        </w:rPr>
        <w:t xml:space="preserve">ביאר </w:t>
      </w:r>
      <w:r w:rsidR="00840187">
        <w:rPr>
          <w:rFonts w:hint="cs"/>
          <w:rtl/>
        </w:rPr>
        <w:t xml:space="preserve">לו </w:t>
      </w:r>
      <w:r w:rsidRPr="00CD067C">
        <w:rPr>
          <w:rtl/>
        </w:rPr>
        <w:t xml:space="preserve">בנחת. </w:t>
      </w:r>
      <w:r w:rsidRPr="00CD067C">
        <w:rPr>
          <w:rFonts w:hint="cs"/>
          <w:rtl/>
        </w:rPr>
        <w:t>"</w:t>
      </w:r>
      <w:r w:rsidRPr="00CD067C">
        <w:rPr>
          <w:rtl/>
        </w:rPr>
        <w:t>אז את שיני החלב</w:t>
      </w:r>
      <w:r w:rsidR="00F76A0E">
        <w:rPr>
          <w:rFonts w:hint="cs"/>
          <w:rtl/>
        </w:rPr>
        <w:t xml:space="preserve"> </w:t>
      </w:r>
      <w:r w:rsidR="00F76A0E" w:rsidRPr="00CD067C">
        <w:rPr>
          <w:rtl/>
        </w:rPr>
        <w:t>יעקרו לך</w:t>
      </w:r>
      <w:r w:rsidRPr="00CD067C">
        <w:rPr>
          <w:rtl/>
        </w:rPr>
        <w:t xml:space="preserve">. אבל איך יעזרו לך לצמח </w:t>
      </w:r>
      <w:r w:rsidR="005936BA">
        <w:rPr>
          <w:rFonts w:hint="cs"/>
          <w:rtl/>
        </w:rPr>
        <w:t xml:space="preserve">אי פעם </w:t>
      </w:r>
      <w:r w:rsidRPr="00CD067C">
        <w:rPr>
          <w:rtl/>
        </w:rPr>
        <w:t>שיער על הפנים? ואיך יעזרו לקול שלך להתחלף? או שתמיד תדבר בקול צייצני, 'או, תסתכלו עלי</w:t>
      </w:r>
      <w:r w:rsidR="000C2B3D">
        <w:rPr>
          <w:rFonts w:hint="cs"/>
          <w:rtl/>
        </w:rPr>
        <w:t>י</w:t>
      </w:r>
      <w:r w:rsidRPr="00CD067C">
        <w:rPr>
          <w:rtl/>
        </w:rPr>
        <w:t>! אני מלך הזבל! תסתכלו עלי</w:t>
      </w:r>
      <w:r w:rsidR="000C2B3D">
        <w:rPr>
          <w:rFonts w:hint="cs"/>
          <w:rtl/>
        </w:rPr>
        <w:t>י</w:t>
      </w:r>
      <w:r w:rsidRPr="00CD067C">
        <w:rPr>
          <w:rtl/>
        </w:rPr>
        <w:t>!' "</w:t>
      </w:r>
    </w:p>
    <w:p w14:paraId="13F4F6E5" w14:textId="5E50EE4B" w:rsidR="003235D3" w:rsidRDefault="003235D3" w:rsidP="00641B8A">
      <w:pPr>
        <w:rPr>
          <w:rtl/>
        </w:rPr>
      </w:pPr>
      <w:r w:rsidRPr="00CD067C">
        <w:rPr>
          <w:rtl/>
        </w:rPr>
        <w:t xml:space="preserve">אבל אלכס לא </w:t>
      </w:r>
      <w:r w:rsidRPr="00CD067C">
        <w:rPr>
          <w:rFonts w:hint="cs"/>
          <w:rtl/>
        </w:rPr>
        <w:t>ה</w:t>
      </w:r>
      <w:r w:rsidR="001D3700">
        <w:rPr>
          <w:rtl/>
        </w:rPr>
        <w:t>קשיב, הוא קרא לעצמו סאשה</w:t>
      </w:r>
      <w:r w:rsidRPr="00CD067C">
        <w:rPr>
          <w:rtl/>
        </w:rPr>
        <w:t>.</w:t>
      </w:r>
    </w:p>
    <w:p w14:paraId="37B07746" w14:textId="77777777" w:rsidR="00043B2A" w:rsidRPr="00CD067C" w:rsidRDefault="00043B2A" w:rsidP="00250000">
      <w:pPr>
        <w:rPr>
          <w:rtl/>
        </w:rPr>
      </w:pPr>
    </w:p>
    <w:p w14:paraId="07DC883B" w14:textId="3AD02B00" w:rsidR="00AF5247" w:rsidRPr="003F12C8" w:rsidRDefault="00AF5247" w:rsidP="00D14A18">
      <w:pPr>
        <w:pStyle w:val="Heading2"/>
        <w:rPr>
          <w:rtl/>
        </w:rPr>
      </w:pPr>
      <w:bookmarkStart w:id="43" w:name="_Toc266704611"/>
      <w:bookmarkStart w:id="44" w:name="_Toc299168555"/>
      <w:bookmarkStart w:id="45" w:name="_Toc322023092"/>
      <w:bookmarkStart w:id="46" w:name="_Toc299174378"/>
      <w:bookmarkStart w:id="47" w:name="_Toc408762817"/>
      <w:r w:rsidRPr="003F12C8">
        <w:rPr>
          <w:rtl/>
        </w:rPr>
        <w:t>מגרש הכורכר</w:t>
      </w:r>
      <w:bookmarkEnd w:id="43"/>
      <w:bookmarkEnd w:id="44"/>
      <w:bookmarkEnd w:id="45"/>
      <w:bookmarkEnd w:id="46"/>
      <w:bookmarkEnd w:id="47"/>
      <w:r w:rsidR="00383E07">
        <w:rPr>
          <w:rFonts w:hint="cs"/>
          <w:rtl/>
        </w:rPr>
        <w:t xml:space="preserve"> [אלכס בן 10]</w:t>
      </w:r>
    </w:p>
    <w:p w14:paraId="32630412" w14:textId="77777777" w:rsidR="00F40E7E" w:rsidRPr="0026277B" w:rsidRDefault="00F40E7E" w:rsidP="004F6F28">
      <w:pPr>
        <w:rPr>
          <w:color w:val="A6A6A6" w:themeColor="background1" w:themeShade="A6"/>
          <w:rtl/>
        </w:rPr>
      </w:pPr>
      <w:r w:rsidRPr="0026277B">
        <w:rPr>
          <w:rFonts w:hint="cs"/>
          <w:color w:val="A6A6A6" w:themeColor="background1" w:themeShade="A6"/>
          <w:rtl/>
        </w:rPr>
        <w:t xml:space="preserve">[להדגיש: ארקדי ברח מהמים </w:t>
      </w:r>
      <w:r w:rsidRPr="0026277B">
        <w:rPr>
          <w:color w:val="A6A6A6" w:themeColor="background1" w:themeShade="A6"/>
          <w:rtl/>
        </w:rPr>
        <w:t>–</w:t>
      </w:r>
      <w:r w:rsidRPr="0026277B">
        <w:rPr>
          <w:rFonts w:hint="cs"/>
          <w:color w:val="A6A6A6" w:themeColor="background1" w:themeShade="A6"/>
          <w:rtl/>
        </w:rPr>
        <w:t xml:space="preserve"> חשב שאם יתרחק מהמים, הם לא יפחידו אותו. אלכס לא בורח מארקדי, יודע שמוכרח להתמודד איתו בשביל שלא יפחד: אלכס מוכרח לוודא שיש לו מספיק תעוזה בשביל להתמודד </w:t>
      </w:r>
      <w:r w:rsidRPr="0026277B">
        <w:rPr>
          <w:color w:val="A6A6A6" w:themeColor="background1" w:themeShade="A6"/>
        </w:rPr>
        <w:t>confront</w:t>
      </w:r>
      <w:r w:rsidRPr="0026277B">
        <w:rPr>
          <w:rFonts w:hint="cs"/>
          <w:color w:val="A6A6A6" w:themeColor="background1" w:themeShade="A6"/>
          <w:rtl/>
        </w:rPr>
        <w:t xml:space="preserve"> עם ארקדי, אחרת לא יוותר לעצמו.]</w:t>
      </w:r>
    </w:p>
    <w:p w14:paraId="4027E937" w14:textId="1F6363F4" w:rsidR="00BE1027" w:rsidRDefault="00F62B2B" w:rsidP="00B82BEF">
      <w:pPr>
        <w:rPr>
          <w:rtl/>
        </w:rPr>
      </w:pPr>
      <w:r w:rsidRPr="0026277B">
        <w:rPr>
          <w:rFonts w:hint="cs"/>
          <w:color w:val="A6A6A6" w:themeColor="background1" w:themeShade="A6"/>
          <w:rtl/>
        </w:rPr>
        <w:t>[</w:t>
      </w:r>
      <w:r w:rsidR="003235D3" w:rsidRPr="0026277B">
        <w:rPr>
          <w:color w:val="A6A6A6" w:themeColor="background1" w:themeShade="A6"/>
          <w:rtl/>
        </w:rPr>
        <w:t>זה קרה</w:t>
      </w:r>
      <w:r w:rsidR="00521411" w:rsidRPr="0026277B">
        <w:rPr>
          <w:rFonts w:hint="cs"/>
          <w:color w:val="A6A6A6" w:themeColor="background1" w:themeShade="A6"/>
          <w:rtl/>
        </w:rPr>
        <w:t xml:space="preserve"> </w:t>
      </w:r>
      <w:r w:rsidR="003235D3" w:rsidRPr="0026277B">
        <w:rPr>
          <w:color w:val="A6A6A6" w:themeColor="background1" w:themeShade="A6"/>
          <w:rtl/>
        </w:rPr>
        <w:t>במגרש הכורכר. אלכס ראה אותו מרחוק,</w:t>
      </w:r>
      <w:r w:rsidRPr="0026277B">
        <w:rPr>
          <w:rFonts w:hint="cs"/>
          <w:color w:val="A6A6A6" w:themeColor="background1" w:themeShade="A6"/>
          <w:rtl/>
        </w:rPr>
        <w:t>]</w:t>
      </w:r>
      <w:r w:rsidR="003235D3" w:rsidRPr="0026277B">
        <w:rPr>
          <w:color w:val="A6A6A6" w:themeColor="background1" w:themeShade="A6"/>
          <w:rtl/>
        </w:rPr>
        <w:t xml:space="preserve"> </w:t>
      </w:r>
      <w:r w:rsidR="004F6F28">
        <w:rPr>
          <w:rFonts w:hint="cs"/>
          <w:rtl/>
        </w:rPr>
        <w:t>כש</w:t>
      </w:r>
      <w:r>
        <w:rPr>
          <w:rFonts w:hint="cs"/>
          <w:rtl/>
        </w:rPr>
        <w:t xml:space="preserve">אלכס </w:t>
      </w:r>
      <w:r w:rsidR="004F6F28">
        <w:rPr>
          <w:rFonts w:hint="cs"/>
          <w:rtl/>
        </w:rPr>
        <w:t>חזר</w:t>
      </w:r>
      <w:r w:rsidR="003235D3" w:rsidRPr="00CD067C">
        <w:rPr>
          <w:rtl/>
        </w:rPr>
        <w:t xml:space="preserve"> מהמכולת בשעת צהריים </w:t>
      </w:r>
      <w:r w:rsidR="00B645E1">
        <w:rPr>
          <w:rFonts w:hint="cs"/>
          <w:rtl/>
        </w:rPr>
        <w:t>לוהטת</w:t>
      </w:r>
      <w:r>
        <w:rPr>
          <w:rFonts w:hint="cs"/>
          <w:rtl/>
        </w:rPr>
        <w:t xml:space="preserve">, </w:t>
      </w:r>
      <w:r w:rsidR="003235D3" w:rsidRPr="00CD067C">
        <w:rPr>
          <w:rtl/>
        </w:rPr>
        <w:t>אפילו הציפ</w:t>
      </w:r>
      <w:r w:rsidR="00B645E1">
        <w:rPr>
          <w:rFonts w:hint="cs"/>
          <w:rtl/>
        </w:rPr>
        <w:t>ו</w:t>
      </w:r>
      <w:r w:rsidR="003235D3" w:rsidRPr="00CD067C">
        <w:rPr>
          <w:rtl/>
        </w:rPr>
        <w:t>רים הסתתרו בין צמרות העצים המאובקים</w:t>
      </w:r>
      <w:r w:rsidR="00521411">
        <w:rPr>
          <w:rFonts w:hint="cs"/>
          <w:rtl/>
        </w:rPr>
        <w:t>.</w:t>
      </w:r>
      <w:r w:rsidR="003235D3" w:rsidRPr="00CD067C">
        <w:rPr>
          <w:rtl/>
        </w:rPr>
        <w:t xml:space="preserve"> מגרש </w:t>
      </w:r>
      <w:r>
        <w:rPr>
          <w:rFonts w:hint="cs"/>
          <w:rtl/>
        </w:rPr>
        <w:t xml:space="preserve">הכורכר </w:t>
      </w:r>
      <w:r w:rsidR="003235D3" w:rsidRPr="00CD067C">
        <w:rPr>
          <w:rtl/>
        </w:rPr>
        <w:t>היה נטוש חוץ מכלב אחד</w:t>
      </w:r>
      <w:r w:rsidR="00EA512A">
        <w:rPr>
          <w:rFonts w:hint="cs"/>
          <w:rtl/>
        </w:rPr>
        <w:t>, בן כלאיים</w:t>
      </w:r>
      <w:r w:rsidR="003235D3" w:rsidRPr="00CD067C">
        <w:rPr>
          <w:rtl/>
        </w:rPr>
        <w:t xml:space="preserve"> עזוב שליקק פיית ברז דולף. וחוץ מארקדי, שבעט בכדורסל כתום </w:t>
      </w:r>
      <w:r w:rsidR="00377B4A">
        <w:rPr>
          <w:rFonts w:hint="cs"/>
          <w:rtl/>
        </w:rPr>
        <w:t>רופס</w:t>
      </w:r>
      <w:r w:rsidR="004F6F28">
        <w:rPr>
          <w:rtl/>
        </w:rPr>
        <w:t xml:space="preserve"> </w:t>
      </w:r>
      <w:r w:rsidR="00975503">
        <w:rPr>
          <w:rFonts w:hint="cs"/>
          <w:rtl/>
        </w:rPr>
        <w:t>על</w:t>
      </w:r>
      <w:r w:rsidR="004F6F28">
        <w:rPr>
          <w:rtl/>
        </w:rPr>
        <w:t xml:space="preserve"> גדר</w:t>
      </w:r>
      <w:r w:rsidR="000C2B3D">
        <w:rPr>
          <w:rFonts w:hint="cs"/>
          <w:rtl/>
        </w:rPr>
        <w:t xml:space="preserve"> </w:t>
      </w:r>
      <w:r w:rsidR="003235D3" w:rsidRPr="00CD067C">
        <w:rPr>
          <w:rtl/>
        </w:rPr>
        <w:t xml:space="preserve">בטון נמוכה, אגלי זיעה נוטפים ממצחו, כתמי זיעה בחולצתו. </w:t>
      </w:r>
    </w:p>
    <w:p w14:paraId="67739367" w14:textId="2A188EEC" w:rsidR="00C42B39" w:rsidRDefault="003235D3" w:rsidP="00B82BEF">
      <w:pPr>
        <w:rPr>
          <w:rtl/>
        </w:rPr>
      </w:pPr>
      <w:r w:rsidRPr="00CD067C">
        <w:rPr>
          <w:rtl/>
        </w:rPr>
        <w:t xml:space="preserve">דרכו של אלכס לא עברה </w:t>
      </w:r>
      <w:r w:rsidR="003B3414" w:rsidRPr="003B3414">
        <w:rPr>
          <w:rFonts w:cs="Times New Roman"/>
          <w:rtl/>
        </w:rPr>
        <w:t xml:space="preserve">בהכרח </w:t>
      </w:r>
      <w:r w:rsidR="00B82BEF">
        <w:rPr>
          <w:rFonts w:hint="cs"/>
          <w:rtl/>
        </w:rPr>
        <w:t xml:space="preserve">דרך </w:t>
      </w:r>
      <w:r w:rsidRPr="00CD067C">
        <w:rPr>
          <w:rtl/>
        </w:rPr>
        <w:t>מגרש</w:t>
      </w:r>
      <w:r w:rsidRPr="00CD067C">
        <w:rPr>
          <w:rFonts w:hint="cs"/>
          <w:rtl/>
        </w:rPr>
        <w:t xml:space="preserve"> הכורכר</w:t>
      </w:r>
      <w:r w:rsidRPr="00CD067C">
        <w:rPr>
          <w:rtl/>
        </w:rPr>
        <w:t xml:space="preserve">, </w:t>
      </w:r>
      <w:r w:rsidR="003B3414" w:rsidRPr="003B3414">
        <w:rPr>
          <w:rFonts w:cs="Times New Roman"/>
          <w:rtl/>
        </w:rPr>
        <w:t>הוא היה יכול להרשות לעצמו</w:t>
      </w:r>
      <w:r w:rsidR="00EB37F1" w:rsidRPr="00EB37F1">
        <w:rPr>
          <w:rFonts w:cs="Times New Roman"/>
          <w:rtl/>
        </w:rPr>
        <w:t xml:space="preserve"> להימנע מהמפגש ללא חרפ</w:t>
      </w:r>
      <w:r w:rsidR="00F62B2B">
        <w:rPr>
          <w:rFonts w:cs="Times New Roman" w:hint="cs"/>
          <w:rtl/>
        </w:rPr>
        <w:t>ת</w:t>
      </w:r>
      <w:r w:rsidR="00EB37F1" w:rsidRPr="00EB37F1">
        <w:rPr>
          <w:rFonts w:cs="Times New Roman"/>
          <w:rtl/>
        </w:rPr>
        <w:t xml:space="preserve"> </w:t>
      </w:r>
      <w:r w:rsidR="00F62B2B">
        <w:rPr>
          <w:rFonts w:cs="Times New Roman" w:hint="cs"/>
          <w:rtl/>
        </w:rPr>
        <w:t>ה</w:t>
      </w:r>
      <w:r w:rsidR="00EB37F1" w:rsidRPr="00EB37F1">
        <w:rPr>
          <w:rFonts w:cs="Times New Roman"/>
          <w:rtl/>
        </w:rPr>
        <w:t>הימלטות, אבל לא ירחק היום והאימה שצמחה בתוכו תשתלט עליו לעד. נותרו רק עוד יומיים עד לחזרה הביתה.</w:t>
      </w:r>
      <w:r w:rsidR="006B6AAA">
        <w:rPr>
          <w:rFonts w:cs="Times New Roman"/>
          <w:rtl/>
        </w:rPr>
        <w:t xml:space="preserve"> </w:t>
      </w:r>
    </w:p>
    <w:p w14:paraId="1B9FE8B4" w14:textId="42FE5C16" w:rsidR="003235D3" w:rsidRPr="00CD067C" w:rsidRDefault="003235D3" w:rsidP="00B82BEF">
      <w:pPr>
        <w:rPr>
          <w:rtl/>
        </w:rPr>
      </w:pPr>
      <w:r w:rsidRPr="00CD067C">
        <w:rPr>
          <w:rtl/>
        </w:rPr>
        <w:t>שממית זעירה ושקופה התרוצצה על גדר הבטון, מבוהלת כמעט כמו</w:t>
      </w:r>
      <w:r w:rsidR="009810CD">
        <w:rPr>
          <w:rFonts w:hint="cs"/>
          <w:rtl/>
        </w:rPr>
        <w:t>ת</w:t>
      </w:r>
      <w:r w:rsidR="005A6C0D">
        <w:rPr>
          <w:rFonts w:hint="cs"/>
          <w:rtl/>
        </w:rPr>
        <w:t>ו</w:t>
      </w:r>
      <w:r w:rsidRPr="00CD067C">
        <w:rPr>
          <w:rtl/>
        </w:rPr>
        <w:t xml:space="preserve">. הוא שמט את השקיות עם המצרכים במקום </w:t>
      </w:r>
      <w:r w:rsidR="000C2B3D">
        <w:rPr>
          <w:rFonts w:hint="cs"/>
          <w:rtl/>
        </w:rPr>
        <w:t>ש</w:t>
      </w:r>
      <w:r w:rsidRPr="00CD067C">
        <w:rPr>
          <w:rtl/>
        </w:rPr>
        <w:t>בו עמד, ובצעקה גדולה שלא ידע מאין הגיעה,</w:t>
      </w:r>
      <w:r w:rsidRPr="0026277B">
        <w:rPr>
          <w:color w:val="A6A6A6" w:themeColor="background1" w:themeShade="A6"/>
          <w:rtl/>
        </w:rPr>
        <w:t xml:space="preserve"> </w:t>
      </w:r>
      <w:r w:rsidR="00EA512A" w:rsidRPr="0026277B">
        <w:rPr>
          <w:rFonts w:hint="cs"/>
          <w:color w:val="A6A6A6" w:themeColor="background1" w:themeShade="A6"/>
          <w:rtl/>
        </w:rPr>
        <w:t>[</w:t>
      </w:r>
      <w:r w:rsidR="002F704E" w:rsidRPr="0026277B">
        <w:rPr>
          <w:rFonts w:hint="cs"/>
          <w:color w:val="A6A6A6" w:themeColor="background1" w:themeShade="A6"/>
          <w:rtl/>
        </w:rPr>
        <w:t>כמו התחושה המוזרה ש</w:t>
      </w:r>
      <w:r w:rsidR="00641B8A" w:rsidRPr="0026277B">
        <w:rPr>
          <w:rFonts w:hint="cs"/>
          <w:color w:val="A6A6A6" w:themeColor="background1" w:themeShade="A6"/>
          <w:rtl/>
        </w:rPr>
        <w:t>מתפשטת</w:t>
      </w:r>
      <w:r w:rsidR="002F704E" w:rsidRPr="0026277B">
        <w:rPr>
          <w:rFonts w:hint="cs"/>
          <w:color w:val="A6A6A6" w:themeColor="background1" w:themeShade="A6"/>
          <w:rtl/>
        </w:rPr>
        <w:t xml:space="preserve"> </w:t>
      </w:r>
      <w:r w:rsidR="00641B8A" w:rsidRPr="0026277B">
        <w:rPr>
          <w:rFonts w:hint="cs"/>
          <w:color w:val="A6A6A6" w:themeColor="background1" w:themeShade="A6"/>
          <w:rtl/>
        </w:rPr>
        <w:t>ב</w:t>
      </w:r>
      <w:r w:rsidR="002F704E" w:rsidRPr="0026277B">
        <w:rPr>
          <w:rFonts w:hint="cs"/>
          <w:color w:val="A6A6A6" w:themeColor="background1" w:themeShade="A6"/>
          <w:rtl/>
        </w:rPr>
        <w:t>יד, כשמ</w:t>
      </w:r>
      <w:r w:rsidR="00641B8A" w:rsidRPr="0026277B">
        <w:rPr>
          <w:rFonts w:hint="cs"/>
          <w:color w:val="A6A6A6" w:themeColor="background1" w:themeShade="A6"/>
          <w:rtl/>
        </w:rPr>
        <w:t>ניע</w:t>
      </w:r>
      <w:r w:rsidR="002F704E" w:rsidRPr="0026277B">
        <w:rPr>
          <w:rFonts w:hint="cs"/>
          <w:color w:val="A6A6A6" w:themeColor="background1" w:themeShade="A6"/>
          <w:rtl/>
        </w:rPr>
        <w:t xml:space="preserve">ים אותה אבל הצל על הקיר לא זז </w:t>
      </w:r>
      <w:r w:rsidR="00641B8A" w:rsidRPr="0026277B">
        <w:rPr>
          <w:rFonts w:hint="cs"/>
          <w:color w:val="A6A6A6" w:themeColor="background1" w:themeShade="A6"/>
          <w:rtl/>
        </w:rPr>
        <w:t xml:space="preserve">בהתאם, </w:t>
      </w:r>
      <w:r w:rsidR="002F704E" w:rsidRPr="0026277B">
        <w:rPr>
          <w:rFonts w:hint="cs"/>
          <w:color w:val="A6A6A6" w:themeColor="background1" w:themeShade="A6"/>
          <w:rtl/>
        </w:rPr>
        <w:t>כי זה הצל של היד ה</w:t>
      </w:r>
      <w:r w:rsidR="003A7E9C" w:rsidRPr="0026277B">
        <w:rPr>
          <w:rFonts w:hint="cs"/>
          <w:color w:val="A6A6A6" w:themeColor="background1" w:themeShade="A6"/>
          <w:rtl/>
        </w:rPr>
        <w:t>שנייה</w:t>
      </w:r>
      <w:r w:rsidR="002F704E" w:rsidRPr="0026277B">
        <w:rPr>
          <w:rFonts w:hint="cs"/>
          <w:color w:val="A6A6A6" w:themeColor="background1" w:themeShade="A6"/>
          <w:rtl/>
        </w:rPr>
        <w:t xml:space="preserve">, </w:t>
      </w:r>
      <w:r w:rsidR="00406170" w:rsidRPr="0026277B">
        <w:rPr>
          <w:rFonts w:hint="cs"/>
          <w:color w:val="A6A6A6" w:themeColor="background1" w:themeShade="A6"/>
          <w:rtl/>
        </w:rPr>
        <w:t>[</w:t>
      </w:r>
      <w:r w:rsidR="003C13CD" w:rsidRPr="0026277B">
        <w:rPr>
          <w:rFonts w:hint="cs"/>
          <w:color w:val="A6A6A6" w:themeColor="background1" w:themeShade="A6"/>
          <w:rtl/>
        </w:rPr>
        <w:t>היד שלך זזה אבל הצל על הקיר לא זז</w:t>
      </w:r>
      <w:r w:rsidR="00406170" w:rsidRPr="0026277B">
        <w:rPr>
          <w:rFonts w:hint="cs"/>
          <w:color w:val="A6A6A6" w:themeColor="background1" w:themeShade="A6"/>
          <w:rtl/>
        </w:rPr>
        <w:t>]</w:t>
      </w:r>
      <w:r w:rsidR="003C13CD" w:rsidRPr="0026277B">
        <w:rPr>
          <w:rFonts w:hint="cs"/>
          <w:color w:val="A6A6A6" w:themeColor="background1" w:themeShade="A6"/>
          <w:rtl/>
        </w:rPr>
        <w:t xml:space="preserve"> </w:t>
      </w:r>
      <w:r w:rsidR="00641B8A" w:rsidRPr="0026277B">
        <w:rPr>
          <w:rFonts w:hint="cs"/>
          <w:color w:val="A6A6A6" w:themeColor="background1" w:themeShade="A6"/>
          <w:rtl/>
        </w:rPr>
        <w:t>בצעקה גדולה</w:t>
      </w:r>
      <w:r w:rsidR="00EA512A" w:rsidRPr="0026277B">
        <w:rPr>
          <w:rFonts w:hint="cs"/>
          <w:color w:val="A6A6A6" w:themeColor="background1" w:themeShade="A6"/>
          <w:rtl/>
        </w:rPr>
        <w:t>]</w:t>
      </w:r>
      <w:r w:rsidR="00641B8A">
        <w:rPr>
          <w:rFonts w:hint="cs"/>
          <w:rtl/>
        </w:rPr>
        <w:t xml:space="preserve"> </w:t>
      </w:r>
      <w:r w:rsidRPr="00CD067C">
        <w:rPr>
          <w:rtl/>
        </w:rPr>
        <w:t>הוא תקף.</w:t>
      </w:r>
    </w:p>
    <w:p w14:paraId="26B36F20" w14:textId="0BD98B0A" w:rsidR="00D82752" w:rsidRDefault="003235D3" w:rsidP="00641B8A">
      <w:pPr>
        <w:rPr>
          <w:rtl/>
        </w:rPr>
      </w:pPr>
      <w:r w:rsidRPr="00CD067C">
        <w:rPr>
          <w:rtl/>
        </w:rPr>
        <w:lastRenderedPageBreak/>
        <w:t xml:space="preserve">ארקדי </w:t>
      </w:r>
      <w:r w:rsidR="00521411">
        <w:rPr>
          <w:rFonts w:hint="cs"/>
          <w:rtl/>
        </w:rPr>
        <w:t>תקע בו מבט</w:t>
      </w:r>
      <w:r w:rsidRPr="00CD067C">
        <w:rPr>
          <w:rtl/>
        </w:rPr>
        <w:t xml:space="preserve"> </w:t>
      </w:r>
      <w:r w:rsidR="00521411">
        <w:rPr>
          <w:rFonts w:hint="cs"/>
          <w:rtl/>
        </w:rPr>
        <w:t>מ</w:t>
      </w:r>
      <w:r w:rsidRPr="00CD067C">
        <w:rPr>
          <w:rtl/>
        </w:rPr>
        <w:t xml:space="preserve">זלזל, </w:t>
      </w:r>
      <w:r w:rsidR="00C42B39">
        <w:rPr>
          <w:rFonts w:hint="cs"/>
          <w:rtl/>
        </w:rPr>
        <w:t>ב</w:t>
      </w:r>
      <w:r w:rsidRPr="00CD067C">
        <w:rPr>
          <w:rFonts w:hint="cs"/>
          <w:rtl/>
        </w:rPr>
        <w:t>ילד ה</w:t>
      </w:r>
      <w:r w:rsidR="00840187">
        <w:rPr>
          <w:rFonts w:hint="cs"/>
          <w:rtl/>
        </w:rPr>
        <w:t>א</w:t>
      </w:r>
      <w:r w:rsidR="000C2B3D">
        <w:rPr>
          <w:rFonts w:hint="cs"/>
          <w:rtl/>
        </w:rPr>
        <w:t>ו</w:t>
      </w:r>
      <w:r w:rsidR="00840187">
        <w:rPr>
          <w:rFonts w:hint="cs"/>
          <w:rtl/>
        </w:rPr>
        <w:t>וילי</w:t>
      </w:r>
      <w:r w:rsidRPr="00CD067C">
        <w:rPr>
          <w:rFonts w:hint="cs"/>
          <w:rtl/>
        </w:rPr>
        <w:t xml:space="preserve"> שלא </w:t>
      </w:r>
      <w:r w:rsidR="00C42B39">
        <w:rPr>
          <w:rFonts w:hint="cs"/>
          <w:rtl/>
        </w:rPr>
        <w:t>ה</w:t>
      </w:r>
      <w:r w:rsidRPr="00CD067C">
        <w:rPr>
          <w:rFonts w:hint="cs"/>
          <w:rtl/>
        </w:rPr>
        <w:t xml:space="preserve">בין כמה תעצומות נפש נדרשו ממנו </w:t>
      </w:r>
      <w:r w:rsidR="00840187">
        <w:rPr>
          <w:rFonts w:hint="cs"/>
          <w:rtl/>
        </w:rPr>
        <w:t>כדי</w:t>
      </w:r>
      <w:r w:rsidR="00043B2A">
        <w:rPr>
          <w:rFonts w:hint="cs"/>
          <w:rtl/>
        </w:rPr>
        <w:t xml:space="preserve"> לה</w:t>
      </w:r>
      <w:r w:rsidR="00B645E1">
        <w:rPr>
          <w:rFonts w:hint="cs"/>
          <w:rtl/>
        </w:rPr>
        <w:t>י</w:t>
      </w:r>
      <w:r w:rsidR="00043B2A">
        <w:rPr>
          <w:rFonts w:hint="cs"/>
          <w:rtl/>
        </w:rPr>
        <w:t xml:space="preserve">רדם כל לילה סמוך </w:t>
      </w:r>
      <w:r w:rsidR="00F97A34">
        <w:rPr>
          <w:rFonts w:hint="cs"/>
          <w:rtl/>
        </w:rPr>
        <w:t>כל כך</w:t>
      </w:r>
      <w:r w:rsidR="00043B2A">
        <w:rPr>
          <w:rFonts w:hint="cs"/>
          <w:rtl/>
        </w:rPr>
        <w:t xml:space="preserve"> ל</w:t>
      </w:r>
      <w:r w:rsidR="00A042A2">
        <w:rPr>
          <w:rFonts w:hint="cs"/>
          <w:rtl/>
        </w:rPr>
        <w:t>מים השחורים</w:t>
      </w:r>
      <w:r w:rsidR="00043B2A">
        <w:rPr>
          <w:rFonts w:hint="cs"/>
          <w:rtl/>
        </w:rPr>
        <w:t>,</w:t>
      </w:r>
      <w:r w:rsidR="00A042A2">
        <w:rPr>
          <w:rFonts w:hint="cs"/>
          <w:rtl/>
        </w:rPr>
        <w:t xml:space="preserve"> </w:t>
      </w:r>
      <w:r w:rsidRPr="00CD067C">
        <w:rPr>
          <w:rFonts w:hint="cs"/>
          <w:rtl/>
        </w:rPr>
        <w:t xml:space="preserve">עד שהוריו </w:t>
      </w:r>
      <w:r w:rsidR="00043B2A">
        <w:rPr>
          <w:rFonts w:hint="cs"/>
          <w:rtl/>
        </w:rPr>
        <w:t>ניאותו</w:t>
      </w:r>
      <w:r w:rsidRPr="00CD067C">
        <w:rPr>
          <w:rFonts w:hint="cs"/>
          <w:rtl/>
        </w:rPr>
        <w:t xml:space="preserve"> לעזוב </w:t>
      </w:r>
      <w:r w:rsidR="00483BB1">
        <w:rPr>
          <w:rFonts w:hint="cs"/>
          <w:rtl/>
        </w:rPr>
        <w:t>הכול</w:t>
      </w:r>
      <w:r w:rsidRPr="00CD067C">
        <w:rPr>
          <w:rFonts w:hint="cs"/>
          <w:rtl/>
        </w:rPr>
        <w:t xml:space="preserve"> ולעקור משם. הפחד הזה </w:t>
      </w:r>
      <w:r w:rsidR="00C3668F">
        <w:rPr>
          <w:rFonts w:hint="cs"/>
          <w:rtl/>
        </w:rPr>
        <w:t xml:space="preserve">עוד </w:t>
      </w:r>
      <w:r w:rsidRPr="00CD067C">
        <w:rPr>
          <w:rFonts w:hint="cs"/>
          <w:rtl/>
        </w:rPr>
        <w:t>יצחיק אותו</w:t>
      </w:r>
      <w:r w:rsidR="00EA512A" w:rsidRPr="00EA512A">
        <w:rPr>
          <w:rFonts w:hint="cs"/>
          <w:rtl/>
        </w:rPr>
        <w:t xml:space="preserve"> </w:t>
      </w:r>
      <w:r w:rsidR="00D82752">
        <w:rPr>
          <w:rFonts w:hint="cs"/>
          <w:rtl/>
        </w:rPr>
        <w:t>ל</w:t>
      </w:r>
      <w:r w:rsidR="00EA512A" w:rsidRPr="00CD067C">
        <w:rPr>
          <w:rFonts w:hint="cs"/>
          <w:rtl/>
        </w:rPr>
        <w:t>כשיגדל</w:t>
      </w:r>
      <w:r w:rsidR="00641B8A">
        <w:rPr>
          <w:rFonts w:hint="cs"/>
          <w:rtl/>
        </w:rPr>
        <w:t>.</w:t>
      </w:r>
      <w:r w:rsidRPr="00CD067C">
        <w:rPr>
          <w:rFonts w:hint="cs"/>
          <w:rtl/>
        </w:rPr>
        <w:t xml:space="preserve"> הוא יצחק </w:t>
      </w:r>
      <w:r w:rsidR="00F97A34">
        <w:rPr>
          <w:rFonts w:hint="cs"/>
          <w:rtl/>
        </w:rPr>
        <w:t>כל כך</w:t>
      </w:r>
      <w:r w:rsidR="00E045B8">
        <w:rPr>
          <w:rFonts w:hint="cs"/>
          <w:rtl/>
        </w:rPr>
        <w:t xml:space="preserve"> חזק</w:t>
      </w:r>
      <w:r w:rsidRPr="00CD067C">
        <w:rPr>
          <w:rFonts w:hint="cs"/>
          <w:rtl/>
        </w:rPr>
        <w:t>, דמעות יזלגו על לח</w:t>
      </w:r>
      <w:r w:rsidR="004F6F28">
        <w:rPr>
          <w:rFonts w:hint="cs"/>
          <w:rtl/>
        </w:rPr>
        <w:t>ייו וכל גופו ירעד ברעמי</w:t>
      </w:r>
      <w:r w:rsidR="000C2B3D">
        <w:rPr>
          <w:rFonts w:hint="cs"/>
          <w:rtl/>
        </w:rPr>
        <w:t xml:space="preserve"> </w:t>
      </w:r>
      <w:r w:rsidR="00043B2A">
        <w:rPr>
          <w:rFonts w:hint="cs"/>
          <w:rtl/>
        </w:rPr>
        <w:t>צחוק ב</w:t>
      </w:r>
      <w:r w:rsidRPr="00CD067C">
        <w:rPr>
          <w:rFonts w:hint="cs"/>
          <w:rtl/>
        </w:rPr>
        <w:t>בוא היום</w:t>
      </w:r>
      <w:r w:rsidR="00641B8A">
        <w:rPr>
          <w:rFonts w:hint="cs"/>
          <w:rtl/>
        </w:rPr>
        <w:t>.</w:t>
      </w:r>
      <w:r w:rsidRPr="00CD067C">
        <w:rPr>
          <w:rFonts w:hint="cs"/>
          <w:rtl/>
        </w:rPr>
        <w:t xml:space="preserve"> </w:t>
      </w:r>
      <w:r w:rsidR="009810CD">
        <w:rPr>
          <w:rFonts w:hint="cs"/>
          <w:rtl/>
        </w:rPr>
        <w:t>[</w:t>
      </w:r>
      <w:r w:rsidRPr="00CD067C">
        <w:rPr>
          <w:rFonts w:hint="cs"/>
          <w:rtl/>
        </w:rPr>
        <w:t>וב</w:t>
      </w:r>
      <w:r w:rsidR="00E045B8">
        <w:rPr>
          <w:rFonts w:hint="cs"/>
          <w:rtl/>
        </w:rPr>
        <w:t>י</w:t>
      </w:r>
      <w:r w:rsidR="009810CD">
        <w:rPr>
          <w:rFonts w:hint="cs"/>
          <w:rtl/>
        </w:rPr>
        <w:t>נתיים הוא נמלט</w:t>
      </w:r>
      <w:r w:rsidRPr="00CD067C">
        <w:rPr>
          <w:rFonts w:hint="cs"/>
          <w:rtl/>
        </w:rPr>
        <w:t xml:space="preserve"> מהמים השחורים והם ע</w:t>
      </w:r>
      <w:r w:rsidRPr="00165590">
        <w:rPr>
          <w:rFonts w:hint="cs"/>
          <w:rtl/>
        </w:rPr>
        <w:t xml:space="preserve">דיין </w:t>
      </w:r>
      <w:r w:rsidR="00043B2A" w:rsidRPr="00165590">
        <w:rPr>
          <w:rFonts w:hint="cs"/>
          <w:rtl/>
        </w:rPr>
        <w:t xml:space="preserve">זורמים </w:t>
      </w:r>
      <w:r w:rsidRPr="00165590">
        <w:rPr>
          <w:rFonts w:hint="cs"/>
          <w:rtl/>
        </w:rPr>
        <w:t>שם</w:t>
      </w:r>
      <w:r w:rsidR="009810CD" w:rsidRPr="00165590">
        <w:rPr>
          <w:rFonts w:hint="cs"/>
          <w:rtl/>
        </w:rPr>
        <w:t>]</w:t>
      </w:r>
      <w:r w:rsidRPr="008011B1">
        <w:rPr>
          <w:rFonts w:hint="cs"/>
          <w:rtl/>
        </w:rPr>
        <w:t xml:space="preserve"> </w:t>
      </w:r>
    </w:p>
    <w:p w14:paraId="60AF03C7" w14:textId="40661153" w:rsidR="003235D3" w:rsidRPr="00466CEF" w:rsidRDefault="00641B8A" w:rsidP="00641B8A">
      <w:pPr>
        <w:rPr>
          <w:rtl/>
        </w:rPr>
      </w:pPr>
      <w:r w:rsidRPr="00466CEF">
        <w:rPr>
          <w:rFonts w:hint="cs"/>
          <w:rtl/>
        </w:rPr>
        <w:t>ארקדי</w:t>
      </w:r>
      <w:r w:rsidR="003235D3" w:rsidRPr="00466CEF">
        <w:rPr>
          <w:rtl/>
        </w:rPr>
        <w:t xml:space="preserve"> ה</w:t>
      </w:r>
      <w:r w:rsidR="00C3668F">
        <w:rPr>
          <w:rFonts w:hint="cs"/>
          <w:rtl/>
        </w:rPr>
        <w:t>ניף</w:t>
      </w:r>
      <w:r w:rsidR="003235D3" w:rsidRPr="00466CEF">
        <w:rPr>
          <w:rtl/>
        </w:rPr>
        <w:t xml:space="preserve"> את הכדור והשליך </w:t>
      </w:r>
      <w:r w:rsidR="00B645E1">
        <w:rPr>
          <w:rFonts w:hint="cs"/>
          <w:rtl/>
        </w:rPr>
        <w:t xml:space="preserve">אותו </w:t>
      </w:r>
      <w:r w:rsidR="006D190B" w:rsidRPr="00466CEF">
        <w:rPr>
          <w:rFonts w:hint="cs"/>
          <w:rtl/>
        </w:rPr>
        <w:t>ע</w:t>
      </w:r>
      <w:r w:rsidR="003235D3" w:rsidRPr="00466CEF">
        <w:rPr>
          <w:rtl/>
        </w:rPr>
        <w:t>ל אלכס בכל כ</w:t>
      </w:r>
      <w:r w:rsidR="004F6F28" w:rsidRPr="00466CEF">
        <w:rPr>
          <w:rFonts w:hint="eastAsia"/>
          <w:rtl/>
        </w:rPr>
        <w:t>ו</w:t>
      </w:r>
      <w:r w:rsidR="003235D3" w:rsidRPr="00466CEF">
        <w:rPr>
          <w:rtl/>
        </w:rPr>
        <w:t>ח</w:t>
      </w:r>
      <w:r w:rsidR="004F6F28" w:rsidRPr="00466CEF">
        <w:rPr>
          <w:rFonts w:hint="eastAsia"/>
          <w:rtl/>
        </w:rPr>
        <w:t>ו</w:t>
      </w:r>
      <w:r w:rsidR="003235D3" w:rsidRPr="00466CEF">
        <w:rPr>
          <w:rtl/>
        </w:rPr>
        <w:t xml:space="preserve">. </w:t>
      </w:r>
    </w:p>
    <w:p w14:paraId="3530C096" w14:textId="6940F276" w:rsidR="003235D3" w:rsidRPr="00466CEF" w:rsidRDefault="003235D3" w:rsidP="00EE1940">
      <w:pPr>
        <w:rPr>
          <w:rtl/>
        </w:rPr>
      </w:pPr>
      <w:r w:rsidRPr="00466CEF">
        <w:rPr>
          <w:rtl/>
        </w:rPr>
        <w:t>הכדור פגע</w:t>
      </w:r>
      <w:r w:rsidR="005B4D83">
        <w:rPr>
          <w:rtl/>
        </w:rPr>
        <w:t xml:space="preserve"> </w:t>
      </w:r>
      <w:r w:rsidRPr="00466CEF">
        <w:rPr>
          <w:rtl/>
        </w:rPr>
        <w:t>בפניו</w:t>
      </w:r>
      <w:r w:rsidR="003B3414" w:rsidRPr="003B3414">
        <w:rPr>
          <w:rFonts w:cs="Times New Roman"/>
          <w:rtl/>
        </w:rPr>
        <w:t xml:space="preserve"> של אלכס</w:t>
      </w:r>
      <w:r w:rsidRPr="00466CEF">
        <w:rPr>
          <w:rtl/>
        </w:rPr>
        <w:t xml:space="preserve">, ראייתו התערפלה ודם החל </w:t>
      </w:r>
      <w:r w:rsidR="00C42B39" w:rsidRPr="00466CEF">
        <w:rPr>
          <w:rFonts w:hint="cs"/>
          <w:rtl/>
        </w:rPr>
        <w:t>ל</w:t>
      </w:r>
      <w:r w:rsidRPr="00466CEF">
        <w:rPr>
          <w:rtl/>
        </w:rPr>
        <w:t>נז</w:t>
      </w:r>
      <w:r w:rsidR="00C42B39" w:rsidRPr="00466CEF">
        <w:rPr>
          <w:rFonts w:hint="cs"/>
          <w:rtl/>
        </w:rPr>
        <w:t>ו</w:t>
      </w:r>
      <w:r w:rsidRPr="00466CEF">
        <w:rPr>
          <w:rtl/>
        </w:rPr>
        <w:t xml:space="preserve">ל מאפו ומפיו אבל </w:t>
      </w:r>
      <w:r w:rsidR="009810CD" w:rsidRPr="00466CEF">
        <w:rPr>
          <w:rtl/>
        </w:rPr>
        <w:t>הוא התעלם מכך</w:t>
      </w:r>
      <w:r w:rsidR="00C42B39" w:rsidRPr="00165590">
        <w:rPr>
          <w:rFonts w:hint="cs"/>
          <w:rtl/>
        </w:rPr>
        <w:t>,</w:t>
      </w:r>
      <w:r w:rsidRPr="007E6E7F">
        <w:rPr>
          <w:rtl/>
        </w:rPr>
        <w:t xml:space="preserve"> הוא</w:t>
      </w:r>
      <w:r w:rsidR="00B31273" w:rsidRPr="00290CFA">
        <w:rPr>
          <w:rtl/>
        </w:rPr>
        <w:t xml:space="preserve"> קפץ כמו </w:t>
      </w:r>
      <w:r w:rsidR="00B31273" w:rsidRPr="000F7D0C">
        <w:rPr>
          <w:rFonts w:hint="cs"/>
          <w:rtl/>
        </w:rPr>
        <w:t>סכין</w:t>
      </w:r>
      <w:r w:rsidR="00B31273" w:rsidRPr="000F7D0C">
        <w:rPr>
          <w:rtl/>
        </w:rPr>
        <w:t xml:space="preserve">, </w:t>
      </w:r>
      <w:r w:rsidR="00B31273" w:rsidRPr="007E183E">
        <w:rPr>
          <w:rFonts w:hint="cs"/>
          <w:rtl/>
        </w:rPr>
        <w:t>או אולי איזו</w:t>
      </w:r>
      <w:r w:rsidR="00B31273" w:rsidRPr="00D827C3">
        <w:rPr>
          <w:rtl/>
        </w:rPr>
        <w:t xml:space="preserve"> </w:t>
      </w:r>
      <w:r w:rsidR="00B31273" w:rsidRPr="00D827C3">
        <w:rPr>
          <w:rFonts w:hint="cs"/>
          <w:rtl/>
        </w:rPr>
        <w:t>סכין</w:t>
      </w:r>
      <w:r w:rsidR="00B31273" w:rsidRPr="00D827C3">
        <w:rPr>
          <w:rtl/>
        </w:rPr>
        <w:t xml:space="preserve"> </w:t>
      </w:r>
      <w:r w:rsidR="00B31273" w:rsidRPr="00D827C3">
        <w:rPr>
          <w:rFonts w:hint="cs"/>
          <w:rtl/>
        </w:rPr>
        <w:t>קפצה בתוכו</w:t>
      </w:r>
      <w:r w:rsidRPr="00466CEF">
        <w:rPr>
          <w:rtl/>
        </w:rPr>
        <w:t xml:space="preserve"> </w:t>
      </w:r>
      <w:r w:rsidR="00B31273" w:rsidRPr="00466CEF">
        <w:rPr>
          <w:rFonts w:hint="cs"/>
          <w:rtl/>
        </w:rPr>
        <w:t>כשהצליח ל</w:t>
      </w:r>
      <w:r w:rsidRPr="00466CEF">
        <w:rPr>
          <w:rtl/>
        </w:rPr>
        <w:t>הפיל א</w:t>
      </w:r>
      <w:r w:rsidR="006D190B" w:rsidRPr="00466CEF">
        <w:rPr>
          <w:rFonts w:hint="cs"/>
          <w:rtl/>
        </w:rPr>
        <w:t>ת ארקדי</w:t>
      </w:r>
      <w:r w:rsidRPr="00466CEF">
        <w:rPr>
          <w:rtl/>
        </w:rPr>
        <w:t xml:space="preserve"> ארצה, </w:t>
      </w:r>
      <w:r w:rsidR="00B31273" w:rsidRPr="00466CEF">
        <w:rPr>
          <w:rFonts w:hint="cs"/>
          <w:rtl/>
        </w:rPr>
        <w:t xml:space="preserve">ומייד הסתער עליו, </w:t>
      </w:r>
      <w:r w:rsidRPr="00466CEF">
        <w:rPr>
          <w:rtl/>
        </w:rPr>
        <w:t>הצמיד את גופו לאדמ</w:t>
      </w:r>
      <w:r w:rsidRPr="00466CEF">
        <w:rPr>
          <w:rFonts w:hint="cs"/>
          <w:rtl/>
        </w:rPr>
        <w:t>ה הגירית</w:t>
      </w:r>
      <w:r w:rsidRPr="00466CEF">
        <w:rPr>
          <w:rtl/>
        </w:rPr>
        <w:t>, לאבני</w:t>
      </w:r>
      <w:r w:rsidR="005A6C0D" w:rsidRPr="00466CEF">
        <w:rPr>
          <w:rFonts w:hint="cs"/>
          <w:rtl/>
        </w:rPr>
        <w:t xml:space="preserve"> הכורכר</w:t>
      </w:r>
      <w:r w:rsidRPr="00466CEF">
        <w:rPr>
          <w:rtl/>
        </w:rPr>
        <w:t xml:space="preserve"> הקטנות החותכות, התיישב בכל כובד משקלו </w:t>
      </w:r>
      <w:r w:rsidR="004B746C" w:rsidRPr="00466CEF">
        <w:rPr>
          <w:rtl/>
        </w:rPr>
        <w:t>ה</w:t>
      </w:r>
      <w:r w:rsidR="004B746C" w:rsidRPr="00466CEF">
        <w:rPr>
          <w:rFonts w:hint="cs"/>
          <w:rtl/>
        </w:rPr>
        <w:t>זעום</w:t>
      </w:r>
      <w:r w:rsidR="004B746C" w:rsidRPr="00466CEF">
        <w:rPr>
          <w:rtl/>
        </w:rPr>
        <w:t xml:space="preserve"> </w:t>
      </w:r>
      <w:r w:rsidRPr="00466CEF">
        <w:rPr>
          <w:rtl/>
        </w:rPr>
        <w:t xml:space="preserve">על </w:t>
      </w:r>
      <w:r w:rsidR="00B31273" w:rsidRPr="00466CEF">
        <w:rPr>
          <w:rFonts w:hint="cs"/>
          <w:rtl/>
        </w:rPr>
        <w:t>חזהו</w:t>
      </w:r>
      <w:r w:rsidRPr="00466CEF">
        <w:rPr>
          <w:rtl/>
        </w:rPr>
        <w:t xml:space="preserve"> </w:t>
      </w:r>
      <w:r w:rsidRPr="00466CEF">
        <w:rPr>
          <w:rFonts w:hint="cs"/>
          <w:rtl/>
        </w:rPr>
        <w:t xml:space="preserve">של ארקדי </w:t>
      </w:r>
      <w:r w:rsidR="00E503FC" w:rsidRPr="00466CEF">
        <w:rPr>
          <w:rFonts w:hint="cs"/>
          <w:rtl/>
        </w:rPr>
        <w:t xml:space="preserve">במאונט גבוה, </w:t>
      </w:r>
      <w:r w:rsidR="006D190B" w:rsidRPr="00466CEF">
        <w:rPr>
          <w:rFonts w:hint="cs"/>
          <w:rtl/>
        </w:rPr>
        <w:t>[</w:t>
      </w:r>
      <w:r w:rsidR="00B31273" w:rsidRPr="00466CEF">
        <w:rPr>
          <w:rFonts w:hint="cs"/>
          <w:rtl/>
        </w:rPr>
        <w:t xml:space="preserve">היכן שלא יוכל לאחזו בגארד עוד יתרונות </w:t>
      </w:r>
      <w:r w:rsidR="00B31273" w:rsidRPr="00466CEF">
        <w:rPr>
          <w:rtl/>
        </w:rPr>
        <w:t>–</w:t>
      </w:r>
      <w:r w:rsidR="00B31273" w:rsidRPr="00466CEF">
        <w:rPr>
          <w:rFonts w:hint="cs"/>
          <w:rtl/>
        </w:rPr>
        <w:t xml:space="preserve"> מכביד עליו יותר מכל] </w:t>
      </w:r>
      <w:r w:rsidRPr="00466CEF">
        <w:rPr>
          <w:rtl/>
        </w:rPr>
        <w:t>אחז בזרועותיו החומות, החזקות, סנטימטרים ספורים</w:t>
      </w:r>
      <w:r w:rsidR="004F6F28" w:rsidRPr="00466CEF">
        <w:rPr>
          <w:rtl/>
        </w:rPr>
        <w:t xml:space="preserve"> מרצועת השעון המתכתית של ארקדי</w:t>
      </w:r>
      <w:r w:rsidR="001060FF" w:rsidRPr="00466CEF">
        <w:rPr>
          <w:rFonts w:hint="cs"/>
          <w:rtl/>
        </w:rPr>
        <w:t xml:space="preserve"> </w:t>
      </w:r>
      <w:r w:rsidR="00641B8A" w:rsidRPr="00466CEF">
        <w:rPr>
          <w:rFonts w:hint="cs"/>
          <w:rtl/>
        </w:rPr>
        <w:t>[</w:t>
      </w:r>
      <w:r w:rsidR="001060FF" w:rsidRPr="00466CEF">
        <w:rPr>
          <w:rFonts w:hint="cs"/>
          <w:rtl/>
        </w:rPr>
        <w:t>שקל לשחרר מעט בשביל לנסות ליצור איזשהו מומנט חניקה אבל לא העז, ורק</w:t>
      </w:r>
      <w:r w:rsidR="00641B8A" w:rsidRPr="00466CEF">
        <w:rPr>
          <w:rFonts w:hint="cs"/>
          <w:rtl/>
        </w:rPr>
        <w:t>]</w:t>
      </w:r>
      <w:r w:rsidR="001060FF" w:rsidRPr="00466CEF">
        <w:rPr>
          <w:rFonts w:hint="cs"/>
          <w:rtl/>
        </w:rPr>
        <w:t xml:space="preserve"> </w:t>
      </w:r>
      <w:r w:rsidR="00C42B39" w:rsidRPr="00466CEF">
        <w:rPr>
          <w:rFonts w:hint="cs"/>
          <w:rtl/>
        </w:rPr>
        <w:t>ו</w:t>
      </w:r>
      <w:r w:rsidR="001060FF" w:rsidRPr="00466CEF">
        <w:rPr>
          <w:rFonts w:hint="cs"/>
          <w:rtl/>
        </w:rPr>
        <w:t>היטה</w:t>
      </w:r>
      <w:r w:rsidR="00010B2F" w:rsidRPr="00466CEF">
        <w:rPr>
          <w:rFonts w:hint="cs"/>
          <w:rtl/>
        </w:rPr>
        <w:t xml:space="preserve"> את</w:t>
      </w:r>
      <w:r w:rsidR="001060FF" w:rsidRPr="00466CEF">
        <w:rPr>
          <w:rFonts w:hint="cs"/>
          <w:rtl/>
        </w:rPr>
        <w:t xml:space="preserve"> גופו </w:t>
      </w:r>
      <w:r w:rsidR="00641B8A" w:rsidRPr="00466CEF">
        <w:rPr>
          <w:rFonts w:hint="cs"/>
          <w:rtl/>
        </w:rPr>
        <w:t>לפנים</w:t>
      </w:r>
      <w:r w:rsidRPr="00466CEF">
        <w:rPr>
          <w:rtl/>
        </w:rPr>
        <w:t>.</w:t>
      </w:r>
      <w:r w:rsidR="001060FF" w:rsidRPr="00466CEF">
        <w:rPr>
          <w:rFonts w:hint="cs"/>
          <w:rtl/>
        </w:rPr>
        <w:t xml:space="preserve"> </w:t>
      </w:r>
      <w:r w:rsidRPr="00466CEF">
        <w:rPr>
          <w:rtl/>
        </w:rPr>
        <w:t xml:space="preserve">"אני," הוא </w:t>
      </w:r>
      <w:r w:rsidR="00A05EA3" w:rsidRPr="00466CEF">
        <w:rPr>
          <w:rFonts w:hint="cs"/>
          <w:rtl/>
        </w:rPr>
        <w:t xml:space="preserve">הטעים, לראשונה בחייו בטון פיקודי, </w:t>
      </w:r>
      <w:r w:rsidR="00A05EA3" w:rsidRPr="00466CEF">
        <w:rPr>
          <w:rFonts w:hint="eastAsia"/>
          <w:rtl/>
        </w:rPr>
        <w:t>אבל</w:t>
      </w:r>
      <w:r w:rsidR="00A05EA3" w:rsidRPr="00466CEF">
        <w:rPr>
          <w:rtl/>
        </w:rPr>
        <w:t xml:space="preserve"> בשפתיים חשוקות כי חש בדם הממלא את פיו</w:t>
      </w:r>
      <w:r w:rsidRPr="00466CEF">
        <w:rPr>
          <w:rtl/>
        </w:rPr>
        <w:t>,</w:t>
      </w:r>
      <w:r w:rsidRPr="00165590">
        <w:rPr>
          <w:rtl/>
        </w:rPr>
        <w:t xml:space="preserve"> "</w:t>
      </w:r>
      <w:r w:rsidRPr="000C2B3D">
        <w:rPr>
          <w:b/>
          <w:bCs/>
          <w:rtl/>
        </w:rPr>
        <w:t>כן</w:t>
      </w:r>
      <w:r w:rsidRPr="00165590">
        <w:rPr>
          <w:rtl/>
        </w:rPr>
        <w:t xml:space="preserve"> עובר ברחוב.</w:t>
      </w:r>
      <w:r w:rsidR="00A05EA3" w:rsidRPr="00165590">
        <w:rPr>
          <w:rFonts w:hint="cs"/>
          <w:rtl/>
        </w:rPr>
        <w:t xml:space="preserve">" הוא התנשם אבל בעדינות, במאמץ </w:t>
      </w:r>
      <w:r w:rsidR="00A05EA3" w:rsidRPr="00466CEF">
        <w:rPr>
          <w:rFonts w:hint="eastAsia"/>
          <w:rtl/>
        </w:rPr>
        <w:t>לבלום</w:t>
      </w:r>
      <w:r w:rsidR="00A05EA3" w:rsidRPr="00466CEF">
        <w:rPr>
          <w:rtl/>
        </w:rPr>
        <w:t xml:space="preserve"> את הדם </w:t>
      </w:r>
      <w:r w:rsidR="00A05EA3" w:rsidRPr="00466CEF">
        <w:rPr>
          <w:rFonts w:hint="eastAsia"/>
          <w:rtl/>
        </w:rPr>
        <w:t>שאיים</w:t>
      </w:r>
      <w:r w:rsidR="00A05EA3" w:rsidRPr="00466CEF">
        <w:rPr>
          <w:rtl/>
        </w:rPr>
        <w:t xml:space="preserve"> </w:t>
      </w:r>
      <w:r w:rsidR="00A05EA3" w:rsidRPr="00466CEF">
        <w:rPr>
          <w:rFonts w:hint="eastAsia"/>
          <w:rtl/>
        </w:rPr>
        <w:t>לגלוש</w:t>
      </w:r>
      <w:r w:rsidR="00A05EA3" w:rsidRPr="00466CEF">
        <w:rPr>
          <w:rtl/>
        </w:rPr>
        <w:t xml:space="preserve"> </w:t>
      </w:r>
      <w:r w:rsidR="00A05EA3" w:rsidRPr="00466CEF">
        <w:rPr>
          <w:rFonts w:hint="eastAsia"/>
          <w:rtl/>
        </w:rPr>
        <w:t>במורד</w:t>
      </w:r>
      <w:r w:rsidR="00A05EA3" w:rsidRPr="00466CEF">
        <w:rPr>
          <w:rtl/>
        </w:rPr>
        <w:t xml:space="preserve"> </w:t>
      </w:r>
      <w:r w:rsidR="00A05EA3" w:rsidRPr="00466CEF">
        <w:rPr>
          <w:rFonts w:hint="eastAsia"/>
          <w:rtl/>
        </w:rPr>
        <w:t>מערות</w:t>
      </w:r>
      <w:r w:rsidR="00A05EA3" w:rsidRPr="00466CEF">
        <w:rPr>
          <w:rtl/>
        </w:rPr>
        <w:t xml:space="preserve"> </w:t>
      </w:r>
      <w:r w:rsidR="00A05EA3" w:rsidRPr="00466CEF">
        <w:rPr>
          <w:rFonts w:hint="eastAsia"/>
          <w:rtl/>
        </w:rPr>
        <w:t>אפו</w:t>
      </w:r>
      <w:r w:rsidR="00A05EA3" w:rsidRPr="00165590">
        <w:rPr>
          <w:rFonts w:hint="cs"/>
          <w:rtl/>
        </w:rPr>
        <w:t>,</w:t>
      </w:r>
      <w:r w:rsidRPr="00165590">
        <w:rPr>
          <w:rtl/>
        </w:rPr>
        <w:t xml:space="preserve"> </w:t>
      </w:r>
      <w:r w:rsidR="00A05EA3" w:rsidRPr="00165590">
        <w:rPr>
          <w:rFonts w:hint="cs"/>
          <w:rtl/>
        </w:rPr>
        <w:t>"</w:t>
      </w:r>
      <w:r w:rsidRPr="00165590">
        <w:rPr>
          <w:rtl/>
        </w:rPr>
        <w:t xml:space="preserve">איפה אני רוצה. </w:t>
      </w:r>
      <w:r w:rsidRPr="008011B1">
        <w:rPr>
          <w:rFonts w:hint="cs"/>
          <w:rtl/>
        </w:rPr>
        <w:t>מבין</w:t>
      </w:r>
      <w:r w:rsidRPr="008011B1">
        <w:rPr>
          <w:rtl/>
        </w:rPr>
        <w:t>?</w:t>
      </w:r>
      <w:r w:rsidR="00A05EA3" w:rsidRPr="008011B1">
        <w:rPr>
          <w:rFonts w:hint="cs"/>
          <w:rtl/>
        </w:rPr>
        <w:t>"</w:t>
      </w:r>
      <w:r w:rsidR="00A05EA3" w:rsidRPr="008011B1">
        <w:rPr>
          <w:rtl/>
        </w:rPr>
        <w:t xml:space="preserve"> קולו רעד מהתרגשות,</w:t>
      </w:r>
      <w:r w:rsidRPr="008011B1">
        <w:rPr>
          <w:rtl/>
        </w:rPr>
        <w:t xml:space="preserve"> </w:t>
      </w:r>
      <w:r w:rsidR="00A05EA3" w:rsidRPr="007E6E7F">
        <w:rPr>
          <w:rFonts w:hint="cs"/>
          <w:rtl/>
        </w:rPr>
        <w:t>"</w:t>
      </w:r>
      <w:r w:rsidRPr="007E6E7F">
        <w:rPr>
          <w:rtl/>
        </w:rPr>
        <w:t xml:space="preserve">אני </w:t>
      </w:r>
      <w:r w:rsidRPr="000C2B3D">
        <w:rPr>
          <w:b/>
          <w:bCs/>
          <w:rtl/>
        </w:rPr>
        <w:t>כן</w:t>
      </w:r>
      <w:r w:rsidRPr="007E6E7F">
        <w:rPr>
          <w:rtl/>
        </w:rPr>
        <w:t xml:space="preserve"> עובר ברחוב!" ה</w:t>
      </w:r>
      <w:r w:rsidRPr="00290CFA">
        <w:rPr>
          <w:rtl/>
        </w:rPr>
        <w:t>אבק שע</w:t>
      </w:r>
      <w:r w:rsidRPr="000F7D0C">
        <w:rPr>
          <w:rtl/>
        </w:rPr>
        <w:t xml:space="preserve">לה מאדמת המגרש </w:t>
      </w:r>
      <w:r w:rsidR="006D190B" w:rsidRPr="000F7D0C">
        <w:rPr>
          <w:rFonts w:hint="cs"/>
          <w:rtl/>
        </w:rPr>
        <w:t>חדר</w:t>
      </w:r>
      <w:r w:rsidRPr="00D827C3">
        <w:rPr>
          <w:rtl/>
        </w:rPr>
        <w:t xml:space="preserve"> לריאותיו, דבק בפניו, בשערו, וגם בגופו של ארקדי</w:t>
      </w:r>
      <w:r w:rsidR="00641B8A" w:rsidRPr="00466CEF">
        <w:rPr>
          <w:rFonts w:hint="cs"/>
          <w:rtl/>
        </w:rPr>
        <w:t>.</w:t>
      </w:r>
      <w:r w:rsidRPr="00466CEF">
        <w:rPr>
          <w:rtl/>
        </w:rPr>
        <w:t xml:space="preserve"> כסות אחת לשניהם.</w:t>
      </w:r>
    </w:p>
    <w:p w14:paraId="2A59056C" w14:textId="40EDDDDC" w:rsidR="00521411" w:rsidRPr="00466CEF" w:rsidRDefault="009810CD" w:rsidP="00641B8A">
      <w:pPr>
        <w:rPr>
          <w:rtl/>
        </w:rPr>
      </w:pPr>
      <w:r w:rsidRPr="00466CEF">
        <w:rPr>
          <w:rtl/>
        </w:rPr>
        <w:t>אבל הוא לא ניצח</w:t>
      </w:r>
      <w:r w:rsidR="00641B8A" w:rsidRPr="00466CEF">
        <w:rPr>
          <w:rFonts w:hint="cs"/>
          <w:rtl/>
        </w:rPr>
        <w:t>.</w:t>
      </w:r>
      <w:r w:rsidR="003235D3" w:rsidRPr="00466CEF">
        <w:rPr>
          <w:rtl/>
        </w:rPr>
        <w:t xml:space="preserve"> ארקדי לא נלחם בו</w:t>
      </w:r>
      <w:r w:rsidR="006D190B" w:rsidRPr="00466CEF">
        <w:rPr>
          <w:rFonts w:hint="cs"/>
          <w:rtl/>
        </w:rPr>
        <w:t>,</w:t>
      </w:r>
      <w:r w:rsidR="003235D3" w:rsidRPr="00466CEF">
        <w:rPr>
          <w:rtl/>
        </w:rPr>
        <w:t xml:space="preserve"> כלל לא התנגד.</w:t>
      </w:r>
      <w:r w:rsidR="003235D3" w:rsidRPr="00466CEF">
        <w:rPr>
          <w:rFonts w:hint="cs"/>
          <w:rtl/>
        </w:rPr>
        <w:t xml:space="preserve"> </w:t>
      </w:r>
    </w:p>
    <w:p w14:paraId="486465C6" w14:textId="77777777" w:rsidR="00641B8A" w:rsidRDefault="00641B8A" w:rsidP="00257CFA">
      <w:pPr>
        <w:rPr>
          <w:rtl/>
        </w:rPr>
      </w:pPr>
      <w:r w:rsidRPr="00466CEF">
        <w:rPr>
          <w:rFonts w:hint="cs"/>
          <w:rtl/>
        </w:rPr>
        <w:t>[</w:t>
      </w:r>
    </w:p>
    <w:p w14:paraId="19C794DA" w14:textId="77777777" w:rsidR="00641B8A" w:rsidRDefault="00521411" w:rsidP="00257CFA">
      <w:pPr>
        <w:rPr>
          <w:rtl/>
        </w:rPr>
      </w:pPr>
      <w:r>
        <w:rPr>
          <w:rFonts w:hint="cs"/>
          <w:rtl/>
        </w:rPr>
        <w:t>[חוזרים לנקודת המבט של ארקדי...]</w:t>
      </w:r>
      <w:r w:rsidR="00A05EA3">
        <w:rPr>
          <w:rFonts w:hint="cs"/>
          <w:rtl/>
        </w:rPr>
        <w:t>המכות ה</w:t>
      </w:r>
      <w:r w:rsidR="00257CFA">
        <w:rPr>
          <w:rFonts w:hint="cs"/>
          <w:rtl/>
        </w:rPr>
        <w:t>נואלו</w:t>
      </w:r>
      <w:r w:rsidR="00A05EA3">
        <w:rPr>
          <w:rFonts w:hint="cs"/>
          <w:rtl/>
        </w:rPr>
        <w:t xml:space="preserve">ת </w:t>
      </w:r>
      <w:r w:rsidR="00257CFA">
        <w:rPr>
          <w:rFonts w:hint="cs"/>
          <w:rtl/>
        </w:rPr>
        <w:t xml:space="preserve">[אוויליות, שטותיות] </w:t>
      </w:r>
      <w:r w:rsidR="00A05EA3">
        <w:rPr>
          <w:rFonts w:hint="cs"/>
          <w:rtl/>
        </w:rPr>
        <w:t>הללו היו מבחינתו כבר מזמן תעלול ילדותי</w:t>
      </w:r>
      <w:r w:rsidR="00053BFB">
        <w:rPr>
          <w:rFonts w:hint="cs"/>
          <w:rtl/>
        </w:rPr>
        <w:t xml:space="preserve"> ומטופש,</w:t>
      </w:r>
    </w:p>
    <w:p w14:paraId="7A83C5ED" w14:textId="18A63C39" w:rsidR="00641B8A" w:rsidRDefault="00641B8A" w:rsidP="00257CFA">
      <w:pPr>
        <w:rPr>
          <w:rtl/>
        </w:rPr>
      </w:pPr>
      <w:r>
        <w:rPr>
          <w:rFonts w:hint="cs"/>
          <w:rtl/>
        </w:rPr>
        <w:t>]</w:t>
      </w:r>
    </w:p>
    <w:p w14:paraId="3431CC4A" w14:textId="003DE3DE" w:rsidR="003235D3" w:rsidRPr="00CD067C" w:rsidRDefault="00E62044" w:rsidP="003C3EBA">
      <w:pPr>
        <w:rPr>
          <w:rtl/>
        </w:rPr>
      </w:pPr>
      <w:r w:rsidRPr="00E62044">
        <w:rPr>
          <w:rFonts w:cs="Times New Roman"/>
          <w:rtl/>
        </w:rPr>
        <w:t xml:space="preserve">ארקדי רקם מזה זמן </w:t>
      </w:r>
      <w:r w:rsidR="00B31273">
        <w:rPr>
          <w:rFonts w:hint="cs"/>
          <w:rtl/>
        </w:rPr>
        <w:t>ת</w:t>
      </w:r>
      <w:r w:rsidR="00C3668F">
        <w:rPr>
          <w:rFonts w:hint="cs"/>
          <w:rtl/>
        </w:rPr>
        <w:t>חבולה</w:t>
      </w:r>
      <w:r w:rsidR="00B31273">
        <w:rPr>
          <w:rFonts w:hint="cs"/>
          <w:rtl/>
        </w:rPr>
        <w:t xml:space="preserve"> </w:t>
      </w:r>
      <w:r w:rsidR="00053BFB">
        <w:rPr>
          <w:rFonts w:hint="cs"/>
          <w:rtl/>
        </w:rPr>
        <w:t>נתעב</w:t>
      </w:r>
      <w:r w:rsidR="00C3668F">
        <w:rPr>
          <w:rFonts w:hint="cs"/>
          <w:rtl/>
        </w:rPr>
        <w:t>ת</w:t>
      </w:r>
      <w:r w:rsidR="00257CFA">
        <w:rPr>
          <w:rFonts w:hint="cs"/>
          <w:rtl/>
        </w:rPr>
        <w:t xml:space="preserve"> [משוקץ, נקלה, מטונף, מאוס, נבזה]</w:t>
      </w:r>
      <w:r w:rsidR="00053BFB">
        <w:rPr>
          <w:rFonts w:hint="cs"/>
          <w:rtl/>
        </w:rPr>
        <w:t xml:space="preserve"> </w:t>
      </w:r>
      <w:r w:rsidR="006D190B">
        <w:rPr>
          <w:rFonts w:hint="cs"/>
          <w:rtl/>
        </w:rPr>
        <w:t>נגד אלכס</w:t>
      </w:r>
      <w:r w:rsidR="00053BFB">
        <w:rPr>
          <w:rFonts w:hint="cs"/>
          <w:rtl/>
        </w:rPr>
        <w:t xml:space="preserve"> </w:t>
      </w:r>
      <w:r w:rsidR="00053BFB">
        <w:rPr>
          <w:rtl/>
        </w:rPr>
        <w:t>–</w:t>
      </w:r>
      <w:r w:rsidR="00053BFB">
        <w:rPr>
          <w:rFonts w:hint="cs"/>
          <w:rtl/>
        </w:rPr>
        <w:t xml:space="preserve"> </w:t>
      </w:r>
      <w:r w:rsidR="009F6CCC">
        <w:rPr>
          <w:rFonts w:hint="cs"/>
          <w:rtl/>
        </w:rPr>
        <w:t>לה</w:t>
      </w:r>
      <w:r w:rsidR="009F6CCC" w:rsidRPr="00CD067C">
        <w:rPr>
          <w:rFonts w:hint="cs"/>
          <w:rtl/>
        </w:rPr>
        <w:t>שלי</w:t>
      </w:r>
      <w:r w:rsidR="006D082F">
        <w:rPr>
          <w:rFonts w:hint="cs"/>
          <w:rtl/>
        </w:rPr>
        <w:t>כ</w:t>
      </w:r>
      <w:r w:rsidR="009F6CCC" w:rsidRPr="00CD067C">
        <w:rPr>
          <w:rFonts w:hint="cs"/>
          <w:rtl/>
        </w:rPr>
        <w:t>ו למים השחורים</w:t>
      </w:r>
      <w:r w:rsidR="009F6CCC">
        <w:rPr>
          <w:rFonts w:hint="cs"/>
          <w:rtl/>
        </w:rPr>
        <w:t>, להניח לו לטבוע בשמנוניות ה</w:t>
      </w:r>
      <w:r w:rsidR="00257CFA">
        <w:rPr>
          <w:rFonts w:hint="cs"/>
          <w:rtl/>
        </w:rPr>
        <w:t>צמיגית [</w:t>
      </w:r>
      <w:r w:rsidR="009F6CCC">
        <w:t>viscouos</w:t>
      </w:r>
      <w:r w:rsidR="00257CFA">
        <w:rPr>
          <w:rFonts w:hint="cs"/>
          <w:rtl/>
        </w:rPr>
        <w:t>]</w:t>
      </w:r>
      <w:r w:rsidR="009F6CCC">
        <w:rPr>
          <w:rFonts w:hint="cs"/>
          <w:rtl/>
        </w:rPr>
        <w:t xml:space="preserve"> המושכת </w:t>
      </w:r>
      <w:r w:rsidR="00C3668F">
        <w:rPr>
          <w:rFonts w:hint="cs"/>
          <w:rtl/>
        </w:rPr>
        <w:t xml:space="preserve">אותך </w:t>
      </w:r>
      <w:r w:rsidR="009F6CCC">
        <w:rPr>
          <w:rFonts w:hint="cs"/>
          <w:rtl/>
        </w:rPr>
        <w:t>פנימה</w:t>
      </w:r>
      <w:r w:rsidR="00641B8A">
        <w:rPr>
          <w:rFonts w:hint="cs"/>
          <w:rtl/>
        </w:rPr>
        <w:t>,</w:t>
      </w:r>
      <w:r w:rsidR="009F6CCC">
        <w:rPr>
          <w:rFonts w:hint="cs"/>
          <w:rtl/>
        </w:rPr>
        <w:t xml:space="preserve"> האוחזת בגפיך</w:t>
      </w:r>
      <w:r w:rsidR="00641B8A">
        <w:rPr>
          <w:rFonts w:hint="cs"/>
          <w:rtl/>
        </w:rPr>
        <w:t>,</w:t>
      </w:r>
      <w:r w:rsidR="009F6CCC">
        <w:rPr>
          <w:rFonts w:hint="cs"/>
          <w:rtl/>
        </w:rPr>
        <w:t xml:space="preserve"> המשתקת את תנועותיך וחודרת עד לליבת הענבר, לוחכת אות</w:t>
      </w:r>
      <w:r w:rsidR="006D190B">
        <w:rPr>
          <w:rFonts w:hint="cs"/>
          <w:rtl/>
        </w:rPr>
        <w:t>ך</w:t>
      </w:r>
      <w:r w:rsidR="009F6CCC">
        <w:rPr>
          <w:rFonts w:hint="cs"/>
          <w:rtl/>
        </w:rPr>
        <w:t xml:space="preserve"> </w:t>
      </w:r>
      <w:r w:rsidR="00591D9C">
        <w:rPr>
          <w:rFonts w:hint="cs"/>
          <w:rtl/>
        </w:rPr>
        <w:t>ב</w:t>
      </w:r>
      <w:r w:rsidR="00257CFA">
        <w:rPr>
          <w:rFonts w:hint="cs"/>
          <w:rtl/>
        </w:rPr>
        <w:t>זוהמ</w:t>
      </w:r>
      <w:r w:rsidR="00641B8A">
        <w:rPr>
          <w:rFonts w:hint="cs"/>
          <w:rtl/>
        </w:rPr>
        <w:t xml:space="preserve">תה, מטביעה אותך במעמקים. </w:t>
      </w:r>
      <w:r w:rsidR="00D82752" w:rsidRPr="00D82752">
        <w:rPr>
          <w:rFonts w:cs="Times New Roman"/>
          <w:rtl/>
        </w:rPr>
        <w:t>אבל כעת נוכח ארקדי שאלכס כלל לא היה טובע. הוא היה שוחה בנחת במים השחורים עד לגדה ה</w:t>
      </w:r>
      <w:r w:rsidR="003A7E9C">
        <w:rPr>
          <w:rFonts w:cs="Times New Roman"/>
          <w:rtl/>
        </w:rPr>
        <w:t>שנייה</w:t>
      </w:r>
      <w:r w:rsidR="00D82752" w:rsidRPr="00D82752">
        <w:rPr>
          <w:rFonts w:cs="Times New Roman"/>
          <w:rtl/>
        </w:rPr>
        <w:t xml:space="preserve">, חולף באדישות </w:t>
      </w:r>
      <w:r w:rsidR="00297D38">
        <w:rPr>
          <w:rFonts w:cs="Times New Roman"/>
          <w:rtl/>
        </w:rPr>
        <w:t>על פ</w:t>
      </w:r>
      <w:r w:rsidR="00D82752" w:rsidRPr="00D82752">
        <w:rPr>
          <w:rFonts w:cs="Times New Roman"/>
          <w:rtl/>
        </w:rPr>
        <w:t>ני הגופות הצפודות, הצפות בנהר. בוא אלי</w:t>
      </w:r>
      <w:r w:rsidR="000C2B3D">
        <w:rPr>
          <w:rFonts w:cs="Times New Roman" w:hint="cs"/>
          <w:rtl/>
        </w:rPr>
        <w:t>י</w:t>
      </w:r>
      <w:r w:rsidR="00D82752" w:rsidRPr="00D82752">
        <w:rPr>
          <w:rFonts w:cs="Times New Roman"/>
          <w:rtl/>
        </w:rPr>
        <w:t>, הוא היה קורא לארקדי מהגדה ה</w:t>
      </w:r>
      <w:r w:rsidR="003A7E9C">
        <w:rPr>
          <w:rFonts w:cs="Times New Roman"/>
          <w:rtl/>
        </w:rPr>
        <w:t>שנייה</w:t>
      </w:r>
      <w:r w:rsidR="00D82752" w:rsidRPr="00D82752">
        <w:rPr>
          <w:rFonts w:cs="Times New Roman"/>
          <w:rtl/>
        </w:rPr>
        <w:t xml:space="preserve"> וארקדי כמובן לא היה מעז. ואלכס, כמעט אין לתאר זאת, היה טובל שוב במים השחורים, שוחה עד לארקדי, מושיט לו את ידו</w:t>
      </w:r>
      <w:r w:rsidR="003235D3" w:rsidRPr="00CD067C">
        <w:rPr>
          <w:rFonts w:hint="cs"/>
          <w:rtl/>
        </w:rPr>
        <w:t xml:space="preserve"> ומ</w:t>
      </w:r>
      <w:r w:rsidR="00C3668F">
        <w:rPr>
          <w:rFonts w:hint="cs"/>
          <w:rtl/>
        </w:rPr>
        <w:t xml:space="preserve">קרבו </w:t>
      </w:r>
      <w:r w:rsidR="003235D3" w:rsidRPr="00CD067C">
        <w:rPr>
          <w:rFonts w:hint="cs"/>
          <w:rtl/>
        </w:rPr>
        <w:t xml:space="preserve">לאט </w:t>
      </w:r>
      <w:r w:rsidR="00E35E51">
        <w:rPr>
          <w:rFonts w:hint="cs"/>
          <w:rtl/>
        </w:rPr>
        <w:t>ובעדינות</w:t>
      </w:r>
      <w:r w:rsidR="003235D3" w:rsidRPr="00CD067C">
        <w:rPr>
          <w:rFonts w:hint="cs"/>
          <w:rtl/>
        </w:rPr>
        <w:t xml:space="preserve"> </w:t>
      </w:r>
      <w:r w:rsidR="003B7C9B">
        <w:rPr>
          <w:rFonts w:hint="cs"/>
          <w:rtl/>
        </w:rPr>
        <w:t>אל שפת המים, הוא היה תומך בו</w:t>
      </w:r>
      <w:r w:rsidR="003235D3" w:rsidRPr="00CD067C">
        <w:rPr>
          <w:rFonts w:hint="cs"/>
          <w:rtl/>
        </w:rPr>
        <w:t xml:space="preserve"> מאחור כשארקדי היה </w:t>
      </w:r>
      <w:r w:rsidR="00F62B2B">
        <w:rPr>
          <w:rFonts w:hint="cs"/>
          <w:rtl/>
        </w:rPr>
        <w:t>טובל</w:t>
      </w:r>
      <w:r w:rsidR="003235D3" w:rsidRPr="00CD067C">
        <w:rPr>
          <w:rFonts w:hint="cs"/>
          <w:rtl/>
        </w:rPr>
        <w:t xml:space="preserve"> כף רגל מהוססת </w:t>
      </w:r>
      <w:r w:rsidR="00F62B2B">
        <w:rPr>
          <w:rFonts w:hint="cs"/>
          <w:rtl/>
        </w:rPr>
        <w:t>ב</w:t>
      </w:r>
      <w:r w:rsidR="003235D3" w:rsidRPr="00CD067C">
        <w:rPr>
          <w:rFonts w:hint="cs"/>
          <w:rtl/>
        </w:rPr>
        <w:t xml:space="preserve">תוך </w:t>
      </w:r>
      <w:r w:rsidR="003235D3" w:rsidRPr="00CD067C">
        <w:rPr>
          <w:rtl/>
        </w:rPr>
        <w:t>–</w:t>
      </w:r>
      <w:r w:rsidR="003235D3" w:rsidRPr="00CD067C">
        <w:rPr>
          <w:rFonts w:hint="cs"/>
          <w:rtl/>
        </w:rPr>
        <w:t xml:space="preserve"> </w:t>
      </w:r>
    </w:p>
    <w:p w14:paraId="7576F45E" w14:textId="4F66E5AB" w:rsidR="003235D3" w:rsidRPr="00CD067C" w:rsidRDefault="009810CD" w:rsidP="009F6CCC">
      <w:pPr>
        <w:rPr>
          <w:rtl/>
        </w:rPr>
      </w:pPr>
      <w:r>
        <w:rPr>
          <w:rtl/>
        </w:rPr>
        <w:t>"מה</w:t>
      </w:r>
      <w:r w:rsidR="003235D3" w:rsidRPr="00CD067C">
        <w:rPr>
          <w:rtl/>
        </w:rPr>
        <w:t xml:space="preserve"> עושה?" א</w:t>
      </w:r>
      <w:r w:rsidR="003235D3" w:rsidRPr="00CD067C">
        <w:rPr>
          <w:rFonts w:hint="cs"/>
          <w:rtl/>
        </w:rPr>
        <w:t>לכס</w:t>
      </w:r>
      <w:r w:rsidR="004F6F28">
        <w:rPr>
          <w:rtl/>
        </w:rPr>
        <w:t xml:space="preserve"> צרח</w:t>
      </w:r>
      <w:r w:rsidR="009F6CCC">
        <w:rPr>
          <w:rFonts w:hint="cs"/>
          <w:rtl/>
        </w:rPr>
        <w:t>, והפעם דם ניתז</w:t>
      </w:r>
      <w:r w:rsidR="00E35E51">
        <w:rPr>
          <w:rFonts w:hint="cs"/>
          <w:rtl/>
        </w:rPr>
        <w:t xml:space="preserve"> מפיו</w:t>
      </w:r>
      <w:r w:rsidR="009F6CCC">
        <w:rPr>
          <w:rFonts w:hint="cs"/>
          <w:rtl/>
        </w:rPr>
        <w:t>,</w:t>
      </w:r>
      <w:r w:rsidR="004F6F28">
        <w:rPr>
          <w:rtl/>
        </w:rPr>
        <w:t xml:space="preserve"> "</w:t>
      </w:r>
      <w:r w:rsidR="008346E6" w:rsidRPr="008346E6">
        <w:rPr>
          <w:rFonts w:cs="Times New Roman"/>
          <w:rtl/>
        </w:rPr>
        <w:t>מחבּיר</w:t>
      </w:r>
      <w:r w:rsidR="008346E6">
        <w:rPr>
          <w:rFonts w:cs="Times New Roman" w:hint="cs"/>
          <w:rtl/>
        </w:rPr>
        <w:t xml:space="preserve"> </w:t>
      </w:r>
      <w:r w:rsidR="004F6F28">
        <w:rPr>
          <w:rtl/>
        </w:rPr>
        <w:t>חזרה."</w:t>
      </w:r>
    </w:p>
    <w:p w14:paraId="6F89B0E8" w14:textId="0A5CEB22" w:rsidR="003235D3" w:rsidRPr="00CD067C" w:rsidRDefault="003235D3" w:rsidP="003C3EBA">
      <w:pPr>
        <w:rPr>
          <w:rtl/>
        </w:rPr>
      </w:pPr>
      <w:r w:rsidRPr="00CD067C">
        <w:rPr>
          <w:rtl/>
        </w:rPr>
        <w:t xml:space="preserve">ארקדי </w:t>
      </w:r>
      <w:r w:rsidR="005A6C0D">
        <w:rPr>
          <w:rFonts w:hint="cs"/>
          <w:rtl/>
        </w:rPr>
        <w:t>השליך אותו</w:t>
      </w:r>
      <w:r w:rsidRPr="00CD067C">
        <w:rPr>
          <w:rtl/>
        </w:rPr>
        <w:t xml:space="preserve"> מעליו, הרים אותו בקלות, אחז בו ביד אחת ב</w:t>
      </w:r>
      <w:r w:rsidR="00271F95">
        <w:rPr>
          <w:rtl/>
        </w:rPr>
        <w:t>צוואר</w:t>
      </w:r>
      <w:r w:rsidRPr="00CD067C">
        <w:rPr>
          <w:rtl/>
        </w:rPr>
        <w:t>ו, ואת ידו ה</w:t>
      </w:r>
      <w:r w:rsidR="003A7E9C">
        <w:rPr>
          <w:rtl/>
        </w:rPr>
        <w:t>שנייה</w:t>
      </w:r>
      <w:r w:rsidRPr="00CD067C">
        <w:rPr>
          <w:rtl/>
        </w:rPr>
        <w:t xml:space="preserve"> קמץ</w:t>
      </w:r>
      <w:r w:rsidR="003B7C9B">
        <w:rPr>
          <w:rtl/>
        </w:rPr>
        <w:t xml:space="preserve"> לאגרוף והלם ב</w:t>
      </w:r>
      <w:r w:rsidR="00E35E51">
        <w:rPr>
          <w:rFonts w:hint="cs"/>
          <w:rtl/>
        </w:rPr>
        <w:t>ו ב</w:t>
      </w:r>
      <w:r w:rsidR="003B7C9B">
        <w:rPr>
          <w:rtl/>
        </w:rPr>
        <w:t>פ</w:t>
      </w:r>
      <w:r w:rsidR="004F6F28">
        <w:rPr>
          <w:rFonts w:hint="cs"/>
          <w:rtl/>
        </w:rPr>
        <w:t>נ</w:t>
      </w:r>
      <w:r w:rsidR="003B7C9B">
        <w:rPr>
          <w:rtl/>
        </w:rPr>
        <w:t xml:space="preserve">יו. "אני </w:t>
      </w:r>
      <w:r w:rsidR="003B7C9B">
        <w:rPr>
          <w:rFonts w:hint="cs"/>
          <w:rtl/>
        </w:rPr>
        <w:t>י</w:t>
      </w:r>
      <w:r w:rsidR="004F6F28">
        <w:rPr>
          <w:rtl/>
        </w:rPr>
        <w:t xml:space="preserve">הרוג אותך!" </w:t>
      </w:r>
      <w:r w:rsidR="004F6F28">
        <w:rPr>
          <w:rFonts w:hint="cs"/>
          <w:rtl/>
        </w:rPr>
        <w:t>הוא</w:t>
      </w:r>
      <w:r w:rsidRPr="00CD067C">
        <w:rPr>
          <w:rtl/>
        </w:rPr>
        <w:t xml:space="preserve"> סינן. "הלוואי שתמות כבר!"</w:t>
      </w:r>
    </w:p>
    <w:p w14:paraId="1054B0BE" w14:textId="3C025205" w:rsidR="003235D3" w:rsidRPr="00CD067C" w:rsidRDefault="003235D3" w:rsidP="003C3EBA">
      <w:pPr>
        <w:rPr>
          <w:rtl/>
        </w:rPr>
      </w:pPr>
      <w:r w:rsidRPr="00CD067C">
        <w:rPr>
          <w:rtl/>
        </w:rPr>
        <w:t>אלכס ה</w:t>
      </w:r>
      <w:r w:rsidR="003C3EBA">
        <w:rPr>
          <w:rFonts w:hint="cs"/>
          <w:rtl/>
        </w:rPr>
        <w:t>י</w:t>
      </w:r>
      <w:r w:rsidRPr="00CD067C">
        <w:rPr>
          <w:rtl/>
        </w:rPr>
        <w:t xml:space="preserve">דק היטב את שפתיו </w:t>
      </w:r>
      <w:r w:rsidR="00E35E51">
        <w:rPr>
          <w:rFonts w:hint="cs"/>
          <w:rtl/>
        </w:rPr>
        <w:t xml:space="preserve">היכן </w:t>
      </w:r>
      <w:r w:rsidRPr="00CD067C">
        <w:rPr>
          <w:rtl/>
        </w:rPr>
        <w:t xml:space="preserve">שהכאב החל </w:t>
      </w:r>
      <w:r w:rsidR="00E35E51">
        <w:rPr>
          <w:rFonts w:hint="cs"/>
          <w:rtl/>
        </w:rPr>
        <w:t>ל</w:t>
      </w:r>
      <w:r w:rsidRPr="00CD067C">
        <w:rPr>
          <w:rtl/>
        </w:rPr>
        <w:t>פע</w:t>
      </w:r>
      <w:r w:rsidR="00E35E51">
        <w:rPr>
          <w:rFonts w:hint="cs"/>
          <w:rtl/>
        </w:rPr>
        <w:t>ו</w:t>
      </w:r>
      <w:r w:rsidRPr="00CD067C">
        <w:rPr>
          <w:rtl/>
        </w:rPr>
        <w:t>ם, משתדל לא להקיא.</w:t>
      </w:r>
    </w:p>
    <w:p w14:paraId="1C0D1143" w14:textId="3172BC29" w:rsidR="003235D3" w:rsidRPr="00CD067C" w:rsidRDefault="003235D3" w:rsidP="00250000">
      <w:pPr>
        <w:rPr>
          <w:rtl/>
        </w:rPr>
      </w:pPr>
      <w:r w:rsidRPr="00CD067C">
        <w:rPr>
          <w:rtl/>
        </w:rPr>
        <w:t>"מה ז</w:t>
      </w:r>
      <w:r w:rsidR="00F378CB">
        <w:rPr>
          <w:rFonts w:hint="cs"/>
          <w:rtl/>
        </w:rPr>
        <w:t>ה</w:t>
      </w:r>
      <w:r w:rsidRPr="00CD067C">
        <w:rPr>
          <w:rtl/>
        </w:rPr>
        <w:t>?" ידיו של ארקדי נשמטו בבהלה</w:t>
      </w:r>
      <w:r w:rsidR="00B645E1">
        <w:rPr>
          <w:rFonts w:hint="cs"/>
          <w:rtl/>
        </w:rPr>
        <w:t>,</w:t>
      </w:r>
      <w:r w:rsidRPr="00CD067C">
        <w:rPr>
          <w:rtl/>
        </w:rPr>
        <w:t xml:space="preserve"> "מה קורה?"</w:t>
      </w:r>
    </w:p>
    <w:p w14:paraId="3C5BFF92" w14:textId="77777777" w:rsidR="003235D3" w:rsidRPr="00CD067C" w:rsidRDefault="003235D3" w:rsidP="004F6F28">
      <w:pPr>
        <w:rPr>
          <w:rtl/>
        </w:rPr>
      </w:pPr>
      <w:r w:rsidRPr="00CD067C">
        <w:rPr>
          <w:rtl/>
        </w:rPr>
        <w:t>אלכס גחן קדימה, פער את פיו קמעה וזרם דם נשפך מפיו, ובזרם שייטו שלוש שיני חלב קטנטנות, שיניים של ילד, של זאטוט שהוא כבר לא היה.</w:t>
      </w:r>
    </w:p>
    <w:p w14:paraId="306861C7" w14:textId="77777777" w:rsidR="003235D3" w:rsidRPr="00CD067C" w:rsidRDefault="003235D3" w:rsidP="004F6F28">
      <w:pPr>
        <w:rPr>
          <w:rtl/>
        </w:rPr>
      </w:pPr>
      <w:r w:rsidRPr="00CD067C">
        <w:rPr>
          <w:rtl/>
        </w:rPr>
        <w:t>"יש דם בפה," ארקדי</w:t>
      </w:r>
      <w:r w:rsidR="004F6F28">
        <w:rPr>
          <w:rFonts w:hint="cs"/>
          <w:rtl/>
        </w:rPr>
        <w:t xml:space="preserve"> אמר</w:t>
      </w:r>
      <w:r w:rsidRPr="00CD067C">
        <w:rPr>
          <w:rtl/>
        </w:rPr>
        <w:t>, מבוהל. "</w:t>
      </w:r>
      <w:r w:rsidRPr="00CD067C">
        <w:rPr>
          <w:rFonts w:hint="cs"/>
          <w:rtl/>
        </w:rPr>
        <w:t xml:space="preserve">הרבה </w:t>
      </w:r>
      <w:r w:rsidRPr="00CD067C">
        <w:rPr>
          <w:rtl/>
        </w:rPr>
        <w:t>דם."</w:t>
      </w:r>
    </w:p>
    <w:p w14:paraId="2F7BCBB0" w14:textId="78395D7B" w:rsidR="003235D3" w:rsidRPr="00CD067C" w:rsidRDefault="003235D3" w:rsidP="003C3EBA">
      <w:pPr>
        <w:rPr>
          <w:rtl/>
        </w:rPr>
      </w:pPr>
      <w:r w:rsidRPr="00CD067C">
        <w:rPr>
          <w:rtl/>
        </w:rPr>
        <w:t xml:space="preserve">אלכס </w:t>
      </w:r>
      <w:r w:rsidR="00D82752">
        <w:rPr>
          <w:rFonts w:hint="cs"/>
          <w:rtl/>
        </w:rPr>
        <w:t>מחה</w:t>
      </w:r>
      <w:r w:rsidRPr="00CD067C">
        <w:rPr>
          <w:rtl/>
        </w:rPr>
        <w:t xml:space="preserve"> את אפו ו</w:t>
      </w:r>
      <w:r w:rsidR="003C3EBA">
        <w:rPr>
          <w:rFonts w:hint="cs"/>
          <w:rtl/>
        </w:rPr>
        <w:t xml:space="preserve">את </w:t>
      </w:r>
      <w:r w:rsidRPr="00CD067C">
        <w:rPr>
          <w:rtl/>
        </w:rPr>
        <w:t xml:space="preserve">פיו בגב ידו, רווח נהדר </w:t>
      </w:r>
      <w:r w:rsidR="00F62B2B">
        <w:rPr>
          <w:rFonts w:hint="cs"/>
          <w:rtl/>
        </w:rPr>
        <w:t xml:space="preserve">נפער </w:t>
      </w:r>
      <w:r w:rsidRPr="00CD067C">
        <w:rPr>
          <w:rFonts w:hint="cs"/>
          <w:rtl/>
        </w:rPr>
        <w:t>בחניכיים הדואבות,</w:t>
      </w:r>
      <w:r w:rsidRPr="00CD067C">
        <w:rPr>
          <w:rtl/>
        </w:rPr>
        <w:t xml:space="preserve"> </w:t>
      </w:r>
      <w:r w:rsidRPr="00CD067C">
        <w:rPr>
          <w:rFonts w:hint="cs"/>
          <w:rtl/>
        </w:rPr>
        <w:t>ר</w:t>
      </w:r>
      <w:r w:rsidRPr="00CD067C">
        <w:rPr>
          <w:rtl/>
        </w:rPr>
        <w:t xml:space="preserve">כות </w:t>
      </w:r>
      <w:r w:rsidRPr="00CD067C">
        <w:rPr>
          <w:rFonts w:hint="cs"/>
          <w:rtl/>
        </w:rPr>
        <w:t xml:space="preserve">נפלאה </w:t>
      </w:r>
      <w:r w:rsidR="00F62B2B">
        <w:rPr>
          <w:rFonts w:hint="cs"/>
          <w:rtl/>
        </w:rPr>
        <w:t xml:space="preserve">נתגלתה </w:t>
      </w:r>
      <w:r w:rsidRPr="00CD067C">
        <w:rPr>
          <w:rtl/>
        </w:rPr>
        <w:t>בפצעים הפעורים ש</w:t>
      </w:r>
      <w:r w:rsidR="008C19CB">
        <w:rPr>
          <w:rFonts w:hint="cs"/>
          <w:rtl/>
        </w:rPr>
        <w:t>אחזו</w:t>
      </w:r>
      <w:r w:rsidRPr="00CD067C">
        <w:rPr>
          <w:rtl/>
        </w:rPr>
        <w:t xml:space="preserve"> </w:t>
      </w:r>
      <w:r w:rsidR="008C19CB">
        <w:rPr>
          <w:rFonts w:hint="cs"/>
          <w:rtl/>
        </w:rPr>
        <w:t xml:space="preserve">עד לפני רגע </w:t>
      </w:r>
      <w:r w:rsidRPr="00CD067C">
        <w:rPr>
          <w:rtl/>
        </w:rPr>
        <w:t>ב</w:t>
      </w:r>
      <w:r w:rsidR="008C19CB">
        <w:rPr>
          <w:rFonts w:hint="cs"/>
          <w:rtl/>
        </w:rPr>
        <w:t xml:space="preserve">נחישות </w:t>
      </w:r>
      <w:r w:rsidRPr="00CD067C">
        <w:rPr>
          <w:rtl/>
        </w:rPr>
        <w:t>ע</w:t>
      </w:r>
      <w:r w:rsidR="009810CD">
        <w:rPr>
          <w:rFonts w:hint="cs"/>
          <w:rtl/>
        </w:rPr>
        <w:t>י</w:t>
      </w:r>
      <w:r w:rsidRPr="00CD067C">
        <w:rPr>
          <w:rtl/>
        </w:rPr>
        <w:t>קשת</w:t>
      </w:r>
      <w:r w:rsidR="009810CD">
        <w:rPr>
          <w:rtl/>
        </w:rPr>
        <w:t xml:space="preserve"> את שיני החלב</w:t>
      </w:r>
      <w:r w:rsidRPr="00CD067C">
        <w:rPr>
          <w:rtl/>
        </w:rPr>
        <w:t xml:space="preserve">. אלכס צחק, </w:t>
      </w:r>
      <w:r w:rsidR="008346E6">
        <w:rPr>
          <w:rFonts w:hint="cs"/>
          <w:rtl/>
        </w:rPr>
        <w:t>וה</w:t>
      </w:r>
      <w:r w:rsidRPr="00CD067C">
        <w:rPr>
          <w:rtl/>
        </w:rPr>
        <w:t>מטיר אלפי טיפות דם זעירות סביבו, על פניו של ארקדי.</w:t>
      </w:r>
    </w:p>
    <w:p w14:paraId="3B41E1D9" w14:textId="25BAB187" w:rsidR="003235D3" w:rsidRPr="00CD067C" w:rsidRDefault="004F6F28" w:rsidP="004F6F28">
      <w:pPr>
        <w:rPr>
          <w:rtl/>
        </w:rPr>
      </w:pPr>
      <w:r>
        <w:rPr>
          <w:rtl/>
        </w:rPr>
        <w:lastRenderedPageBreak/>
        <w:t>"משוגע</w:t>
      </w:r>
      <w:r>
        <w:rPr>
          <w:rFonts w:hint="cs"/>
          <w:rtl/>
        </w:rPr>
        <w:t>."</w:t>
      </w:r>
      <w:r w:rsidR="003235D3" w:rsidRPr="00CD067C">
        <w:rPr>
          <w:rtl/>
        </w:rPr>
        <w:t xml:space="preserve"> </w:t>
      </w:r>
      <w:r>
        <w:rPr>
          <w:rtl/>
        </w:rPr>
        <w:t xml:space="preserve">ארקדי </w:t>
      </w:r>
      <w:r>
        <w:rPr>
          <w:rFonts w:hint="cs"/>
          <w:rtl/>
        </w:rPr>
        <w:t>ה</w:t>
      </w:r>
      <w:r w:rsidR="003235D3" w:rsidRPr="00CD067C">
        <w:rPr>
          <w:rtl/>
        </w:rPr>
        <w:t>ביט בהערצה ברסיסי הדם של אלכס שניתזו על חולצתו</w:t>
      </w:r>
      <w:r w:rsidR="00C42B39">
        <w:rPr>
          <w:rFonts w:hint="cs"/>
          <w:rtl/>
        </w:rPr>
        <w:t>,</w:t>
      </w:r>
      <w:r w:rsidR="003235D3" w:rsidRPr="00CD067C">
        <w:rPr>
          <w:rtl/>
        </w:rPr>
        <w:t xml:space="preserve"> ונדבק בצחוק</w:t>
      </w:r>
      <w:r w:rsidR="003B3414">
        <w:rPr>
          <w:rFonts w:hint="cs"/>
          <w:rtl/>
        </w:rPr>
        <w:t>ו</w:t>
      </w:r>
      <w:r w:rsidR="003235D3" w:rsidRPr="00CD067C">
        <w:rPr>
          <w:rtl/>
        </w:rPr>
        <w:t>. זה היה הצחוק הראשון של ארקדי בישראל. צחוק קצר</w:t>
      </w:r>
      <w:r w:rsidR="003C3EBA">
        <w:rPr>
          <w:rFonts w:hint="cs"/>
          <w:rtl/>
        </w:rPr>
        <w:t>,</w:t>
      </w:r>
      <w:r w:rsidR="003235D3" w:rsidRPr="00CD067C">
        <w:rPr>
          <w:rtl/>
        </w:rPr>
        <w:t xml:space="preserve"> כי לפתע שן רביעית ואחרונה נפלטה מפיו של אלכס</w:t>
      </w:r>
      <w:r w:rsidR="008346E6" w:rsidRPr="008346E6">
        <w:rPr>
          <w:rFonts w:cs="Times New Roman"/>
          <w:rtl/>
        </w:rPr>
        <w:t xml:space="preserve"> ונשרה לכורכר</w:t>
      </w:r>
      <w:r w:rsidR="003235D3" w:rsidRPr="00CD067C">
        <w:rPr>
          <w:rtl/>
        </w:rPr>
        <w:t xml:space="preserve">. </w:t>
      </w:r>
    </w:p>
    <w:p w14:paraId="69822389" w14:textId="55F391F1" w:rsidR="003235D3" w:rsidRPr="00CD067C" w:rsidRDefault="003235D3" w:rsidP="00250000">
      <w:pPr>
        <w:rPr>
          <w:rtl/>
        </w:rPr>
      </w:pPr>
      <w:r w:rsidRPr="00CD067C">
        <w:rPr>
          <w:rtl/>
        </w:rPr>
        <w:t xml:space="preserve">"לך עזאזל." ארקדי ניער את בגדיו </w:t>
      </w:r>
      <w:r w:rsidR="004F6F28">
        <w:rPr>
          <w:rFonts w:hint="cs"/>
          <w:rtl/>
        </w:rPr>
        <w:t xml:space="preserve">מהחול </w:t>
      </w:r>
      <w:r w:rsidRPr="00CD067C">
        <w:rPr>
          <w:rtl/>
        </w:rPr>
        <w:t xml:space="preserve">וחזר לכדורסל, בועט בו </w:t>
      </w:r>
      <w:r w:rsidR="00E35E51">
        <w:rPr>
          <w:rFonts w:hint="cs"/>
          <w:rtl/>
        </w:rPr>
        <w:t>ב</w:t>
      </w:r>
      <w:r w:rsidRPr="00CD067C">
        <w:rPr>
          <w:rtl/>
        </w:rPr>
        <w:t>ח</w:t>
      </w:r>
      <w:r w:rsidR="00E35E51">
        <w:rPr>
          <w:rFonts w:hint="cs"/>
          <w:rtl/>
        </w:rPr>
        <w:t>ו</w:t>
      </w:r>
      <w:r w:rsidRPr="00CD067C">
        <w:rPr>
          <w:rtl/>
        </w:rPr>
        <w:t>זק</w:t>
      </w:r>
      <w:r w:rsidR="00E35E51">
        <w:rPr>
          <w:rFonts w:hint="cs"/>
          <w:rtl/>
        </w:rPr>
        <w:t>ה</w:t>
      </w:r>
      <w:r w:rsidRPr="00CD067C">
        <w:rPr>
          <w:rtl/>
        </w:rPr>
        <w:t xml:space="preserve"> </w:t>
      </w:r>
      <w:r w:rsidR="00D82752" w:rsidRPr="00D82752">
        <w:rPr>
          <w:rFonts w:cs="Times New Roman"/>
          <w:rtl/>
        </w:rPr>
        <w:t>כנגד ה</w:t>
      </w:r>
      <w:r w:rsidRPr="00CD067C">
        <w:rPr>
          <w:rtl/>
        </w:rPr>
        <w:t>גדר. "משוגע."</w:t>
      </w:r>
    </w:p>
    <w:p w14:paraId="409A3994" w14:textId="122F4B8C" w:rsidR="003235D3" w:rsidRPr="00CD067C" w:rsidRDefault="003235D3" w:rsidP="00A0518C">
      <w:pPr>
        <w:rPr>
          <w:rtl/>
        </w:rPr>
      </w:pPr>
      <w:r w:rsidRPr="00CD067C">
        <w:rPr>
          <w:rtl/>
        </w:rPr>
        <w:t>אלכס הרים את השקיות במקום שעזבן לפני עידנ</w:t>
      </w:r>
      <w:r w:rsidR="004F6F28">
        <w:rPr>
          <w:rtl/>
        </w:rPr>
        <w:t>ים. זרזיף חלב קריר קלח מ</w:t>
      </w:r>
      <w:r w:rsidR="004F6F28">
        <w:rPr>
          <w:rFonts w:hint="cs"/>
          <w:rtl/>
        </w:rPr>
        <w:t>אחת ה</w:t>
      </w:r>
      <w:r w:rsidRPr="00CD067C">
        <w:rPr>
          <w:rtl/>
        </w:rPr>
        <w:t>שקי</w:t>
      </w:r>
      <w:r w:rsidR="004F6F28">
        <w:rPr>
          <w:rFonts w:hint="cs"/>
          <w:rtl/>
        </w:rPr>
        <w:t>ו</w:t>
      </w:r>
      <w:r w:rsidRPr="00CD067C">
        <w:rPr>
          <w:rtl/>
        </w:rPr>
        <w:t xml:space="preserve">ת על רגלו וסנדלו המאובקים. </w:t>
      </w:r>
      <w:r w:rsidR="008346E6">
        <w:rPr>
          <w:rFonts w:hint="cs"/>
          <w:rtl/>
        </w:rPr>
        <w:t xml:space="preserve">הוא </w:t>
      </w:r>
      <w:r w:rsidRPr="00CD067C">
        <w:rPr>
          <w:rtl/>
        </w:rPr>
        <w:t>לא היה</w:t>
      </w:r>
      <w:r w:rsidR="008346E6">
        <w:rPr>
          <w:rFonts w:hint="cs"/>
          <w:rtl/>
        </w:rPr>
        <w:t xml:space="preserve"> מסוגל</w:t>
      </w:r>
      <w:r w:rsidRPr="00CD067C">
        <w:rPr>
          <w:rtl/>
        </w:rPr>
        <w:t xml:space="preserve"> לחזור למכולת לקנות עוד חלב, הוא לא ידע אם י</w:t>
      </w:r>
      <w:r w:rsidRPr="00CD067C">
        <w:rPr>
          <w:rFonts w:hint="cs"/>
          <w:rtl/>
        </w:rPr>
        <w:t>צליח</w:t>
      </w:r>
      <w:r w:rsidRPr="00CD067C">
        <w:rPr>
          <w:rtl/>
        </w:rPr>
        <w:t xml:space="preserve"> להגיע ל</w:t>
      </w:r>
      <w:r w:rsidR="003B7C9B">
        <w:rPr>
          <w:rFonts w:hint="cs"/>
          <w:rtl/>
        </w:rPr>
        <w:t>בית ה</w:t>
      </w:r>
      <w:r w:rsidRPr="00CD067C">
        <w:rPr>
          <w:rtl/>
        </w:rPr>
        <w:t>דודה. שיניו נשרו אבל עדיין לא נפטר מהפחד, עדיין לא השתפר, עדיין לא החלים. ז</w:t>
      </w:r>
      <w:r w:rsidR="00D82752">
        <w:rPr>
          <w:rFonts w:hint="cs"/>
          <w:rtl/>
        </w:rPr>
        <w:t>את</w:t>
      </w:r>
      <w:r w:rsidRPr="00CD067C">
        <w:rPr>
          <w:rtl/>
        </w:rPr>
        <w:t xml:space="preserve"> לא </w:t>
      </w:r>
      <w:r w:rsidR="001C5A04">
        <w:rPr>
          <w:rtl/>
        </w:rPr>
        <w:t>הייתה</w:t>
      </w:r>
      <w:r w:rsidRPr="00CD067C">
        <w:rPr>
          <w:rtl/>
        </w:rPr>
        <w:t xml:space="preserve"> תעוזה, ז</w:t>
      </w:r>
      <w:r w:rsidR="00E35E51">
        <w:rPr>
          <w:rFonts w:hint="cs"/>
          <w:rtl/>
        </w:rPr>
        <w:t>ו</w:t>
      </w:r>
      <w:r w:rsidRPr="00CD067C">
        <w:rPr>
          <w:rFonts w:hint="cs"/>
          <w:rtl/>
        </w:rPr>
        <w:t xml:space="preserve"> </w:t>
      </w:r>
      <w:r w:rsidR="001C5A04">
        <w:rPr>
          <w:rFonts w:hint="cs"/>
          <w:rtl/>
        </w:rPr>
        <w:t>הייתה</w:t>
      </w:r>
      <w:r w:rsidRPr="00CD067C">
        <w:rPr>
          <w:rtl/>
        </w:rPr>
        <w:t xml:space="preserve"> </w:t>
      </w:r>
      <w:r w:rsidR="008C19CB">
        <w:rPr>
          <w:rFonts w:hint="cs"/>
          <w:rtl/>
        </w:rPr>
        <w:t xml:space="preserve">סכין שנדרכה בגופו, </w:t>
      </w:r>
      <w:r w:rsidR="00B645E1">
        <w:rPr>
          <w:rFonts w:hint="cs"/>
          <w:rtl/>
        </w:rPr>
        <w:t xml:space="preserve">אבל </w:t>
      </w:r>
      <w:r w:rsidR="00071112">
        <w:rPr>
          <w:rtl/>
        </w:rPr>
        <w:t xml:space="preserve">האם אלכס </w:t>
      </w:r>
      <w:r w:rsidR="009810CD">
        <w:rPr>
          <w:rFonts w:hint="cs"/>
          <w:rtl/>
        </w:rPr>
        <w:t xml:space="preserve">בעצמו, </w:t>
      </w:r>
      <w:r w:rsidR="008C19CB">
        <w:rPr>
          <w:rFonts w:hint="cs"/>
          <w:rtl/>
        </w:rPr>
        <w:t>נטול</w:t>
      </w:r>
      <w:r w:rsidR="009810CD">
        <w:rPr>
          <w:rFonts w:hint="cs"/>
          <w:rtl/>
        </w:rPr>
        <w:t xml:space="preserve"> </w:t>
      </w:r>
      <w:r w:rsidR="008C19CB">
        <w:rPr>
          <w:rFonts w:hint="cs"/>
          <w:rtl/>
        </w:rPr>
        <w:t>להב קפיצית,</w:t>
      </w:r>
      <w:r w:rsidRPr="00CD067C">
        <w:rPr>
          <w:rtl/>
        </w:rPr>
        <w:t xml:space="preserve"> יעז? האם יעז? </w:t>
      </w:r>
      <w:r w:rsidR="00F06A3F">
        <w:rPr>
          <w:rtl/>
        </w:rPr>
        <w:t>עכשיו</w:t>
      </w:r>
      <w:r w:rsidRPr="00CD067C">
        <w:rPr>
          <w:rtl/>
        </w:rPr>
        <w:t>, ברגע זה, האם אלכס לבדו ובלי עזרה...</w:t>
      </w:r>
    </w:p>
    <w:p w14:paraId="779FB170" w14:textId="77777777" w:rsidR="003235D3" w:rsidRPr="00CD067C" w:rsidRDefault="003235D3" w:rsidP="009810CD">
      <w:pPr>
        <w:rPr>
          <w:rtl/>
        </w:rPr>
      </w:pPr>
      <w:r w:rsidRPr="00CD067C">
        <w:rPr>
          <w:rtl/>
        </w:rPr>
        <w:t>"פחדן!" אלכס צרח. "פחדן מז</w:t>
      </w:r>
      <w:r w:rsidR="009810CD">
        <w:rPr>
          <w:rFonts w:hint="cs"/>
          <w:rtl/>
        </w:rPr>
        <w:t>ד</w:t>
      </w:r>
      <w:r w:rsidR="0065314A">
        <w:rPr>
          <w:rtl/>
        </w:rPr>
        <w:t>יין א</w:t>
      </w:r>
      <w:r w:rsidR="0065314A">
        <w:rPr>
          <w:rFonts w:hint="cs"/>
          <w:rtl/>
        </w:rPr>
        <w:t>תה</w:t>
      </w:r>
      <w:r w:rsidRPr="00CD067C">
        <w:rPr>
          <w:rtl/>
        </w:rPr>
        <w:t>!"</w:t>
      </w:r>
    </w:p>
    <w:p w14:paraId="44670B40" w14:textId="322C9D82" w:rsidR="003235D3" w:rsidRPr="00CD067C" w:rsidRDefault="003235D3" w:rsidP="00250000">
      <w:pPr>
        <w:rPr>
          <w:rtl/>
        </w:rPr>
      </w:pPr>
      <w:r w:rsidRPr="00CD067C">
        <w:rPr>
          <w:rtl/>
        </w:rPr>
        <w:t>ארקדי בעט בכדור</w:t>
      </w:r>
      <w:r w:rsidR="00C42B39">
        <w:rPr>
          <w:rFonts w:hint="cs"/>
          <w:rtl/>
        </w:rPr>
        <w:t xml:space="preserve"> כנגד הגדר</w:t>
      </w:r>
      <w:r w:rsidRPr="00CD067C">
        <w:rPr>
          <w:rtl/>
        </w:rPr>
        <w:t>.</w:t>
      </w:r>
    </w:p>
    <w:p w14:paraId="40276FF1" w14:textId="368A0056" w:rsidR="003235D3" w:rsidRPr="00CD067C" w:rsidRDefault="003235D3" w:rsidP="00A0518C">
      <w:pPr>
        <w:rPr>
          <w:rtl/>
        </w:rPr>
      </w:pPr>
      <w:r w:rsidRPr="00CD067C">
        <w:rPr>
          <w:rtl/>
        </w:rPr>
        <w:t>"תינוק מפחד!" הוא צרח, מפיו זלג דם ודם ודם</w:t>
      </w:r>
      <w:r w:rsidR="00E35E51">
        <w:rPr>
          <w:rFonts w:hint="cs"/>
          <w:rtl/>
        </w:rPr>
        <w:t>,</w:t>
      </w:r>
      <w:r w:rsidRPr="00CD067C">
        <w:rPr>
          <w:rtl/>
        </w:rPr>
        <w:t xml:space="preserve"> הוא לא ידע כמה דם יש לו בגוף, </w:t>
      </w:r>
      <w:r w:rsidR="00A0518C">
        <w:rPr>
          <w:rFonts w:hint="cs"/>
          <w:rtl/>
        </w:rPr>
        <w:t xml:space="preserve">הדם </w:t>
      </w:r>
      <w:r w:rsidR="009810CD">
        <w:rPr>
          <w:rFonts w:hint="cs"/>
          <w:rtl/>
        </w:rPr>
        <w:t>זב וניגר</w:t>
      </w:r>
      <w:r w:rsidR="00071112">
        <w:rPr>
          <w:rFonts w:hint="cs"/>
          <w:rtl/>
        </w:rPr>
        <w:t xml:space="preserve"> </w:t>
      </w:r>
      <w:r w:rsidR="0065314A">
        <w:rPr>
          <w:rFonts w:hint="cs"/>
          <w:rtl/>
        </w:rPr>
        <w:t>[</w:t>
      </w:r>
      <w:r w:rsidR="00DA3302">
        <w:rPr>
          <w:rFonts w:hint="cs"/>
          <w:rtl/>
        </w:rPr>
        <w:t xml:space="preserve">לא </w:t>
      </w:r>
      <w:r w:rsidR="009810CD">
        <w:rPr>
          <w:rFonts w:hint="cs"/>
          <w:rtl/>
        </w:rPr>
        <w:t>כ</w:t>
      </w:r>
      <w:r w:rsidR="00C21E89">
        <w:rPr>
          <w:rFonts w:hint="cs"/>
          <w:rtl/>
        </w:rPr>
        <w:t xml:space="preserve">סתם </w:t>
      </w:r>
      <w:r w:rsidR="00DA3302">
        <w:rPr>
          <w:rFonts w:hint="cs"/>
          <w:rtl/>
        </w:rPr>
        <w:t>נוזל דליל וקבוע, ה</w:t>
      </w:r>
      <w:r w:rsidR="00C21E89">
        <w:rPr>
          <w:rFonts w:hint="cs"/>
          <w:rtl/>
        </w:rPr>
        <w:t>דם</w:t>
      </w:r>
      <w:r w:rsidR="00DA3302">
        <w:rPr>
          <w:rFonts w:hint="cs"/>
          <w:rtl/>
        </w:rPr>
        <w:t xml:space="preserve"> משתנה כשהוא זולג כך על</w:t>
      </w:r>
      <w:r w:rsidR="0065314A">
        <w:rPr>
          <w:rFonts w:hint="cs"/>
          <w:rtl/>
        </w:rPr>
        <w:t>]</w:t>
      </w:r>
      <w:r w:rsidR="00DA3302">
        <w:rPr>
          <w:rFonts w:hint="cs"/>
          <w:rtl/>
        </w:rPr>
        <w:t xml:space="preserve"> </w:t>
      </w:r>
      <w:r w:rsidR="00A0518C">
        <w:rPr>
          <w:rFonts w:hint="cs"/>
          <w:rtl/>
        </w:rPr>
        <w:t xml:space="preserve">על </w:t>
      </w:r>
      <w:r w:rsidR="00DA3302">
        <w:rPr>
          <w:rFonts w:hint="cs"/>
          <w:rtl/>
        </w:rPr>
        <w:t>סנטרו וזרועותיו, מסמיך ונדבק ו</w:t>
      </w:r>
      <w:r w:rsidRPr="00CD067C">
        <w:rPr>
          <w:rFonts w:hint="cs"/>
          <w:rtl/>
        </w:rPr>
        <w:t xml:space="preserve">בקרוב </w:t>
      </w:r>
      <w:r w:rsidR="00E35E51">
        <w:rPr>
          <w:rFonts w:hint="cs"/>
          <w:rtl/>
        </w:rPr>
        <w:t xml:space="preserve">כנראה </w:t>
      </w:r>
      <w:r w:rsidR="00A0518C">
        <w:rPr>
          <w:rFonts w:hint="cs"/>
          <w:rtl/>
        </w:rPr>
        <w:t>יאזל</w:t>
      </w:r>
      <w:r w:rsidRPr="00CD067C">
        <w:rPr>
          <w:rtl/>
        </w:rPr>
        <w:t xml:space="preserve"> כל הדם והוא ימות אבל הוא </w:t>
      </w:r>
      <w:r w:rsidRPr="00CD067C">
        <w:rPr>
          <w:rFonts w:hint="cs"/>
          <w:rtl/>
        </w:rPr>
        <w:t>המשיך ל</w:t>
      </w:r>
      <w:r w:rsidRPr="00CD067C">
        <w:rPr>
          <w:rtl/>
        </w:rPr>
        <w:t>צר</w:t>
      </w:r>
      <w:r w:rsidRPr="00CD067C">
        <w:rPr>
          <w:rFonts w:hint="cs"/>
          <w:rtl/>
        </w:rPr>
        <w:t>ו</w:t>
      </w:r>
      <w:r w:rsidR="00C21E89">
        <w:rPr>
          <w:rtl/>
        </w:rPr>
        <w:t>ח על ארקדי</w:t>
      </w:r>
      <w:r w:rsidR="000C2B3D">
        <w:rPr>
          <w:rFonts w:hint="cs"/>
          <w:rtl/>
        </w:rPr>
        <w:t>,</w:t>
      </w:r>
      <w:r w:rsidR="00C21E89">
        <w:rPr>
          <w:rtl/>
        </w:rPr>
        <w:t xml:space="preserve"> "</w:t>
      </w:r>
      <w:r w:rsidR="00D82752" w:rsidRPr="00D82752">
        <w:rPr>
          <w:rFonts w:cs="Times New Roman"/>
          <w:rtl/>
        </w:rPr>
        <w:t>מחבּיר עוד! מחבּיר עוד!</w:t>
      </w:r>
      <w:r w:rsidR="00C21E89">
        <w:rPr>
          <w:rtl/>
        </w:rPr>
        <w:t xml:space="preserve">! בוא </w:t>
      </w:r>
      <w:r w:rsidR="008346E6" w:rsidRPr="008346E6">
        <w:rPr>
          <w:rFonts w:cs="Times New Roman"/>
          <w:rtl/>
        </w:rPr>
        <w:t>מחבּיר</w:t>
      </w:r>
      <w:r w:rsidRPr="00CD067C">
        <w:rPr>
          <w:rtl/>
        </w:rPr>
        <w:t xml:space="preserve">," אבל </w:t>
      </w:r>
      <w:r w:rsidRPr="00CD067C">
        <w:rPr>
          <w:rFonts w:hint="cs"/>
          <w:rtl/>
        </w:rPr>
        <w:t xml:space="preserve">לא </w:t>
      </w:r>
      <w:r w:rsidR="00C21E89">
        <w:rPr>
          <w:rFonts w:hint="cs"/>
          <w:rtl/>
        </w:rPr>
        <w:t>עורר</w:t>
      </w:r>
      <w:r w:rsidRPr="00CD067C">
        <w:rPr>
          <w:rFonts w:hint="cs"/>
          <w:rtl/>
        </w:rPr>
        <w:t xml:space="preserve"> </w:t>
      </w:r>
      <w:r w:rsidR="0065314A">
        <w:rPr>
          <w:rFonts w:hint="cs"/>
          <w:rtl/>
        </w:rPr>
        <w:t xml:space="preserve">בו </w:t>
      </w:r>
      <w:r w:rsidRPr="00CD067C">
        <w:rPr>
          <w:rFonts w:hint="cs"/>
          <w:rtl/>
        </w:rPr>
        <w:t>כל</w:t>
      </w:r>
      <w:r w:rsidRPr="00CD067C">
        <w:rPr>
          <w:rtl/>
        </w:rPr>
        <w:t xml:space="preserve"> תג</w:t>
      </w:r>
      <w:r w:rsidR="00C21E89">
        <w:rPr>
          <w:rtl/>
        </w:rPr>
        <w:t>ובה</w:t>
      </w:r>
      <w:r w:rsidRPr="00CD067C">
        <w:rPr>
          <w:rtl/>
        </w:rPr>
        <w:t xml:space="preserve">. </w:t>
      </w:r>
      <w:r w:rsidRPr="00CD067C">
        <w:rPr>
          <w:rFonts w:hint="cs"/>
          <w:rtl/>
        </w:rPr>
        <w:t xml:space="preserve">אפילו את זה לא הצליח. </w:t>
      </w:r>
      <w:r w:rsidR="00E35E51">
        <w:rPr>
          <w:rFonts w:hint="cs"/>
          <w:rtl/>
        </w:rPr>
        <w:t xml:space="preserve">מיואש </w:t>
      </w:r>
      <w:r w:rsidR="008346E6">
        <w:rPr>
          <w:rFonts w:hint="cs"/>
          <w:rtl/>
        </w:rPr>
        <w:t xml:space="preserve">הוא </w:t>
      </w:r>
      <w:r w:rsidR="00E35E51">
        <w:rPr>
          <w:rtl/>
        </w:rPr>
        <w:t xml:space="preserve">פנה </w:t>
      </w:r>
      <w:r w:rsidR="00071112">
        <w:rPr>
          <w:rtl/>
        </w:rPr>
        <w:t>ללכת ולפתע מהלומה אדירה נית</w:t>
      </w:r>
      <w:r w:rsidR="00071112">
        <w:rPr>
          <w:rFonts w:hint="cs"/>
          <w:rtl/>
        </w:rPr>
        <w:t>כ</w:t>
      </w:r>
      <w:r w:rsidRPr="00CD067C">
        <w:rPr>
          <w:rtl/>
        </w:rPr>
        <w:t xml:space="preserve">ה </w:t>
      </w:r>
      <w:r w:rsidR="00A0518C">
        <w:rPr>
          <w:rFonts w:hint="cs"/>
          <w:rtl/>
        </w:rPr>
        <w:t xml:space="preserve">על </w:t>
      </w:r>
      <w:r w:rsidR="005E3213">
        <w:rPr>
          <w:rtl/>
        </w:rPr>
        <w:t>אוזנ</w:t>
      </w:r>
      <w:r w:rsidRPr="00CD067C">
        <w:rPr>
          <w:rtl/>
        </w:rPr>
        <w:t>ו, העולם צלצל ורעד והכדור ניתז מראשו לאדמה הטרשית. השקיות נשמטו מידיו. זה לא נגמר, הוא ידע בבהירות מושלמת. ובהקלה.</w:t>
      </w:r>
    </w:p>
    <w:p w14:paraId="43FE3449" w14:textId="2199EC88" w:rsidR="003235D3" w:rsidRPr="00CD067C" w:rsidRDefault="00A0518C" w:rsidP="00A0518C">
      <w:pPr>
        <w:rPr>
          <w:rtl/>
        </w:rPr>
      </w:pPr>
      <w:r>
        <w:rPr>
          <w:rFonts w:hint="cs"/>
          <w:rtl/>
        </w:rPr>
        <w:t>[</w:t>
      </w:r>
      <w:r w:rsidR="00071112">
        <w:rPr>
          <w:rtl/>
        </w:rPr>
        <w:t xml:space="preserve">זה אני, הפעם זה רק אני </w:t>
      </w:r>
      <w:r w:rsidR="00071112">
        <w:rPr>
          <w:rFonts w:hint="cs"/>
          <w:rtl/>
        </w:rPr>
        <w:t>בעצמי</w:t>
      </w:r>
      <w:r w:rsidR="003235D3" w:rsidRPr="00CD067C">
        <w:rPr>
          <w:rtl/>
        </w:rPr>
        <w:t>.</w:t>
      </w:r>
      <w:r>
        <w:rPr>
          <w:rFonts w:hint="cs"/>
          <w:rtl/>
        </w:rPr>
        <w:t>]</w:t>
      </w:r>
      <w:r w:rsidR="003235D3" w:rsidRPr="00CD067C">
        <w:rPr>
          <w:rtl/>
        </w:rPr>
        <w:t xml:space="preserve"> הוא</w:t>
      </w:r>
      <w:r w:rsidR="00E35E51">
        <w:rPr>
          <w:rFonts w:hint="cs"/>
          <w:rtl/>
        </w:rPr>
        <w:t xml:space="preserve"> </w:t>
      </w:r>
      <w:r w:rsidR="003235D3" w:rsidRPr="00CD067C">
        <w:rPr>
          <w:rtl/>
        </w:rPr>
        <w:t>רץ בחזרה למגרש,</w:t>
      </w:r>
      <w:r w:rsidR="008346E6">
        <w:rPr>
          <w:rFonts w:hint="cs"/>
          <w:rtl/>
        </w:rPr>
        <w:t xml:space="preserve"> </w:t>
      </w:r>
      <w:r w:rsidR="00F62B2B">
        <w:rPr>
          <w:rFonts w:hint="cs"/>
          <w:rtl/>
        </w:rPr>
        <w:t>[</w:t>
      </w:r>
      <w:r w:rsidR="008346E6">
        <w:rPr>
          <w:rFonts w:hint="cs"/>
          <w:rtl/>
        </w:rPr>
        <w:t xml:space="preserve">הוא עצמו, </w:t>
      </w:r>
      <w:r w:rsidR="003235D3" w:rsidRPr="00CD067C">
        <w:rPr>
          <w:rtl/>
        </w:rPr>
        <w:t xml:space="preserve">הוא לא רץ </w:t>
      </w:r>
      <w:r w:rsidR="003235D3" w:rsidRPr="00CD067C">
        <w:rPr>
          <w:rFonts w:hint="cs"/>
          <w:rtl/>
        </w:rPr>
        <w:t>הוא</w:t>
      </w:r>
      <w:r w:rsidR="00DA3302">
        <w:rPr>
          <w:rtl/>
        </w:rPr>
        <w:t xml:space="preserve"> ריחף ב</w:t>
      </w:r>
      <w:r w:rsidR="004C59E0">
        <w:rPr>
          <w:rtl/>
        </w:rPr>
        <w:t>אוויר</w:t>
      </w:r>
      <w:r w:rsidR="00DA3302">
        <w:rPr>
          <w:rtl/>
        </w:rPr>
        <w:t>,</w:t>
      </w:r>
      <w:r w:rsidR="00F62B2B">
        <w:rPr>
          <w:rFonts w:hint="cs"/>
          <w:rtl/>
        </w:rPr>
        <w:t>]</w:t>
      </w:r>
      <w:r w:rsidR="00DA3302">
        <w:rPr>
          <w:rtl/>
        </w:rPr>
        <w:t xml:space="preserve"> הכאב בפ</w:t>
      </w:r>
      <w:r w:rsidR="00DA3302">
        <w:rPr>
          <w:rFonts w:hint="cs"/>
          <w:rtl/>
        </w:rPr>
        <w:t>יו</w:t>
      </w:r>
      <w:r w:rsidR="003235D3" w:rsidRPr="00CD067C">
        <w:rPr>
          <w:rtl/>
        </w:rPr>
        <w:t xml:space="preserve"> היה חד ו</w:t>
      </w:r>
      <w:r>
        <w:rPr>
          <w:rFonts w:hint="cs"/>
          <w:rtl/>
        </w:rPr>
        <w:t>ה</w:t>
      </w:r>
      <w:r w:rsidR="003235D3" w:rsidRPr="00CD067C">
        <w:rPr>
          <w:rtl/>
        </w:rPr>
        <w:t xml:space="preserve">דם </w:t>
      </w:r>
      <w:r>
        <w:rPr>
          <w:rFonts w:hint="cs"/>
          <w:rtl/>
        </w:rPr>
        <w:t>נזל</w:t>
      </w:r>
      <w:r w:rsidR="003235D3" w:rsidRPr="00CD067C">
        <w:rPr>
          <w:rtl/>
        </w:rPr>
        <w:t xml:space="preserve"> ללא מעצורים, ארבע שיני חלב קטנטנות היו קבורות אי שם ב</w:t>
      </w:r>
      <w:r w:rsidR="00071112">
        <w:rPr>
          <w:rFonts w:hint="cs"/>
          <w:rtl/>
        </w:rPr>
        <w:t xml:space="preserve">שלולית </w:t>
      </w:r>
      <w:r w:rsidR="003235D3" w:rsidRPr="00CD067C">
        <w:rPr>
          <w:rtl/>
        </w:rPr>
        <w:t>בוץ אדמומי</w:t>
      </w:r>
      <w:r w:rsidR="00071112">
        <w:rPr>
          <w:rFonts w:hint="cs"/>
          <w:rtl/>
        </w:rPr>
        <w:t>ת</w:t>
      </w:r>
      <w:r w:rsidR="003235D3" w:rsidRPr="00CD067C">
        <w:rPr>
          <w:rtl/>
        </w:rPr>
        <w:t>. הוא יגדל ויצמח, הוא כבר צומח, הוא יגדל ויתבגר</w:t>
      </w:r>
      <w:r>
        <w:rPr>
          <w:rFonts w:hint="cs"/>
          <w:rtl/>
        </w:rPr>
        <w:t>,</w:t>
      </w:r>
      <w:r w:rsidR="003235D3" w:rsidRPr="00CD067C">
        <w:rPr>
          <w:rtl/>
        </w:rPr>
        <w:t xml:space="preserve"> ו</w:t>
      </w:r>
      <w:r w:rsidR="003235D3" w:rsidRPr="00CD067C">
        <w:rPr>
          <w:rFonts w:hint="cs"/>
          <w:rtl/>
        </w:rPr>
        <w:t xml:space="preserve">כבר </w:t>
      </w:r>
      <w:r w:rsidR="00C21E89">
        <w:rPr>
          <w:rFonts w:hint="cs"/>
          <w:rtl/>
        </w:rPr>
        <w:t>עכשיו הוא לא</w:t>
      </w:r>
      <w:r>
        <w:rPr>
          <w:rtl/>
        </w:rPr>
        <w:t xml:space="preserve"> ילד קטנט</w:t>
      </w:r>
      <w:r w:rsidR="003235D3" w:rsidRPr="00CD067C">
        <w:rPr>
          <w:rtl/>
        </w:rPr>
        <w:t>ן, כבר לא ילדון, הוא מסוגל לדברים איומים, אולי עור התוף נקרע</w:t>
      </w:r>
      <w:r w:rsidR="00A042A2">
        <w:rPr>
          <w:rFonts w:hint="cs"/>
          <w:rtl/>
        </w:rPr>
        <w:t xml:space="preserve"> כשהכדור פגע בו</w:t>
      </w:r>
      <w:r w:rsidR="003235D3" w:rsidRPr="00CD067C">
        <w:rPr>
          <w:rtl/>
        </w:rPr>
        <w:t>, הוא יהיה ח</w:t>
      </w:r>
      <w:r w:rsidR="00A421DE">
        <w:rPr>
          <w:rFonts w:hint="cs"/>
          <w:rtl/>
        </w:rPr>
        <w:t>י</w:t>
      </w:r>
      <w:r w:rsidR="003235D3" w:rsidRPr="00CD067C">
        <w:rPr>
          <w:rtl/>
        </w:rPr>
        <w:t xml:space="preserve">רש לעַד אבל </w:t>
      </w:r>
      <w:r w:rsidR="00F06A3F">
        <w:rPr>
          <w:rtl/>
        </w:rPr>
        <w:t>עכשיו</w:t>
      </w:r>
      <w:r w:rsidR="003235D3" w:rsidRPr="00CD067C">
        <w:rPr>
          <w:rtl/>
        </w:rPr>
        <w:t xml:space="preserve"> זה הוא, שולט בגופו ורואה </w:t>
      </w:r>
      <w:r w:rsidR="00483BB1">
        <w:rPr>
          <w:rtl/>
        </w:rPr>
        <w:t>הכול</w:t>
      </w:r>
      <w:r w:rsidR="003235D3" w:rsidRPr="00CD067C">
        <w:rPr>
          <w:rtl/>
        </w:rPr>
        <w:t xml:space="preserve"> ומרגיש </w:t>
      </w:r>
      <w:r w:rsidR="00483BB1">
        <w:rPr>
          <w:rtl/>
        </w:rPr>
        <w:t>הכול</w:t>
      </w:r>
      <w:r w:rsidR="003235D3" w:rsidRPr="00CD067C">
        <w:rPr>
          <w:rtl/>
        </w:rPr>
        <w:t xml:space="preserve">, </w:t>
      </w:r>
      <w:r w:rsidR="00475A85">
        <w:rPr>
          <w:rFonts w:hint="cs"/>
          <w:rtl/>
        </w:rPr>
        <w:t>הנה</w:t>
      </w:r>
      <w:r>
        <w:rPr>
          <w:rFonts w:hint="cs"/>
          <w:rtl/>
        </w:rPr>
        <w:t xml:space="preserve"> </w:t>
      </w:r>
      <w:r w:rsidR="00EE1940">
        <w:rPr>
          <w:rFonts w:hint="cs"/>
          <w:rtl/>
        </w:rPr>
        <w:t xml:space="preserve">כמה </w:t>
      </w:r>
      <w:r>
        <w:rPr>
          <w:rFonts w:hint="cs"/>
          <w:rtl/>
        </w:rPr>
        <w:t>אניצי</w:t>
      </w:r>
      <w:r w:rsidR="003235D3" w:rsidRPr="00CD067C">
        <w:rPr>
          <w:rtl/>
        </w:rPr>
        <w:t xml:space="preserve"> שעורה צהובים שדבקו לרגלו הרטובה מחלב ומבוץ. זה </w:t>
      </w:r>
      <w:r w:rsidR="00F62B2B">
        <w:rPr>
          <w:rFonts w:hint="cs"/>
          <w:rtl/>
        </w:rPr>
        <w:t>הוא</w:t>
      </w:r>
      <w:r w:rsidR="003235D3" w:rsidRPr="00CD067C">
        <w:rPr>
          <w:rtl/>
        </w:rPr>
        <w:t xml:space="preserve"> </w:t>
      </w:r>
      <w:r w:rsidR="00F62B2B">
        <w:rPr>
          <w:rFonts w:hint="cs"/>
          <w:rtl/>
        </w:rPr>
        <w:t>ש</w:t>
      </w:r>
      <w:r w:rsidR="003235D3" w:rsidRPr="00CD067C">
        <w:rPr>
          <w:rtl/>
        </w:rPr>
        <w:t xml:space="preserve">רץ. זה </w:t>
      </w:r>
      <w:r w:rsidR="00F62B2B">
        <w:rPr>
          <w:rFonts w:hint="cs"/>
          <w:rtl/>
        </w:rPr>
        <w:t>הוא</w:t>
      </w:r>
      <w:r w:rsidR="003235D3" w:rsidRPr="00CD067C">
        <w:rPr>
          <w:rtl/>
        </w:rPr>
        <w:t xml:space="preserve"> </w:t>
      </w:r>
      <w:r w:rsidR="00F62B2B">
        <w:rPr>
          <w:rFonts w:hint="cs"/>
          <w:rtl/>
        </w:rPr>
        <w:t>ש</w:t>
      </w:r>
      <w:r w:rsidR="003235D3" w:rsidRPr="00CD067C">
        <w:rPr>
          <w:rtl/>
        </w:rPr>
        <w:t>מגיע. ארקדי שילח את אגרופו ואלכס התכופף ברגע האחרון, משך את היד</w:t>
      </w:r>
      <w:r w:rsidR="003235D3" w:rsidRPr="00CD067C">
        <w:rPr>
          <w:rFonts w:hint="cs"/>
          <w:rtl/>
        </w:rPr>
        <w:t xml:space="preserve"> המאוגרפת</w:t>
      </w:r>
      <w:r w:rsidR="003235D3" w:rsidRPr="00CD067C">
        <w:rPr>
          <w:rtl/>
        </w:rPr>
        <w:t xml:space="preserve"> קדימה ו</w:t>
      </w:r>
      <w:r w:rsidR="003235D3" w:rsidRPr="00CD067C">
        <w:rPr>
          <w:rFonts w:hint="cs"/>
          <w:rtl/>
        </w:rPr>
        <w:t>ה</w:t>
      </w:r>
      <w:r w:rsidR="003235D3" w:rsidRPr="00CD067C">
        <w:rPr>
          <w:rtl/>
        </w:rPr>
        <w:t>פילו לאדמה. ארקדי תפס בכ</w:t>
      </w:r>
      <w:r>
        <w:rPr>
          <w:rFonts w:hint="cs"/>
          <w:rtl/>
        </w:rPr>
        <w:t>ו</w:t>
      </w:r>
      <w:r w:rsidR="003235D3" w:rsidRPr="00CD067C">
        <w:rPr>
          <w:rtl/>
        </w:rPr>
        <w:t>ח ברגלו</w:t>
      </w:r>
      <w:r>
        <w:rPr>
          <w:rFonts w:hint="cs"/>
          <w:rtl/>
        </w:rPr>
        <w:t>,</w:t>
      </w:r>
      <w:r w:rsidR="003235D3" w:rsidRPr="00CD067C">
        <w:rPr>
          <w:rtl/>
        </w:rPr>
        <w:t xml:space="preserve"> </w:t>
      </w:r>
      <w:r>
        <w:rPr>
          <w:rFonts w:hint="cs"/>
          <w:rtl/>
        </w:rPr>
        <w:t>מ</w:t>
      </w:r>
      <w:r w:rsidR="003235D3" w:rsidRPr="00CD067C">
        <w:rPr>
          <w:rtl/>
        </w:rPr>
        <w:t>מוטט אותו על הכורכר הדוקרני. הם החלו להתגושש, אלכס מחזיר באגרופיו הקפוצים ו</w:t>
      </w:r>
      <w:r w:rsidR="003235D3" w:rsidRPr="00CD067C">
        <w:rPr>
          <w:rFonts w:hint="cs"/>
          <w:rtl/>
        </w:rPr>
        <w:t>נרתע</w:t>
      </w:r>
      <w:r w:rsidR="003235D3" w:rsidRPr="00CD067C">
        <w:rPr>
          <w:rtl/>
        </w:rPr>
        <w:t xml:space="preserve"> מהמכות הניתכות לעברו. </w:t>
      </w:r>
    </w:p>
    <w:p w14:paraId="0A28B628" w14:textId="01BD7042" w:rsidR="003235D3" w:rsidRPr="00CD067C" w:rsidRDefault="00CF7DD5" w:rsidP="003438E3">
      <w:pPr>
        <w:rPr>
          <w:rtl/>
        </w:rPr>
      </w:pPr>
      <w:r>
        <w:rPr>
          <w:rtl/>
        </w:rPr>
        <w:t>בכ</w:t>
      </w:r>
      <w:r w:rsidR="00475A85">
        <w:rPr>
          <w:rFonts w:hint="cs"/>
          <w:rtl/>
        </w:rPr>
        <w:t>ו</w:t>
      </w:r>
      <w:r>
        <w:rPr>
          <w:rtl/>
        </w:rPr>
        <w:t>ח! בכ</w:t>
      </w:r>
      <w:r w:rsidR="00475A85">
        <w:rPr>
          <w:rFonts w:hint="cs"/>
          <w:rtl/>
        </w:rPr>
        <w:t>ו</w:t>
      </w:r>
      <w:r>
        <w:rPr>
          <w:rtl/>
        </w:rPr>
        <w:t xml:space="preserve">ח! </w:t>
      </w:r>
      <w:r w:rsidR="003438E3">
        <w:rPr>
          <w:rFonts w:hint="cs"/>
          <w:rtl/>
        </w:rPr>
        <w:t>דינמיט</w:t>
      </w:r>
      <w:r w:rsidR="003235D3" w:rsidRPr="00CD067C">
        <w:rPr>
          <w:rtl/>
        </w:rPr>
        <w:t>!</w:t>
      </w:r>
      <w:r w:rsidR="003438E3">
        <w:rPr>
          <w:rFonts w:hint="cs"/>
          <w:rtl/>
        </w:rPr>
        <w:t xml:space="preserve"> טהור! אש!</w:t>
      </w:r>
      <w:r w:rsidRPr="00CD067C">
        <w:rPr>
          <w:rtl/>
        </w:rPr>
        <w:t xml:space="preserve"> </w:t>
      </w:r>
    </w:p>
    <w:p w14:paraId="56E0C3A5" w14:textId="0D187805" w:rsidR="003F12C8" w:rsidRPr="00CD067C" w:rsidRDefault="003235D3" w:rsidP="0065314A">
      <w:pPr>
        <w:rPr>
          <w:rtl/>
        </w:rPr>
      </w:pPr>
      <w:r w:rsidRPr="00CD067C">
        <w:rPr>
          <w:rtl/>
        </w:rPr>
        <w:t xml:space="preserve">ארקדי </w:t>
      </w:r>
      <w:r w:rsidR="0065314A">
        <w:rPr>
          <w:rFonts w:hint="cs"/>
          <w:rtl/>
        </w:rPr>
        <w:t>שב ו</w:t>
      </w:r>
      <w:r w:rsidRPr="00CD067C">
        <w:rPr>
          <w:rtl/>
        </w:rPr>
        <w:t>הפילו ו</w:t>
      </w:r>
      <w:r w:rsidRPr="00CD067C">
        <w:rPr>
          <w:rFonts w:hint="cs"/>
          <w:rtl/>
        </w:rPr>
        <w:t>ג</w:t>
      </w:r>
      <w:r w:rsidRPr="00CD067C">
        <w:rPr>
          <w:rtl/>
        </w:rPr>
        <w:t xml:space="preserve">הר מעליו בכל כובד משקלו, </w:t>
      </w:r>
      <w:r w:rsidR="0065314A">
        <w:rPr>
          <w:rFonts w:hint="cs"/>
          <w:rtl/>
        </w:rPr>
        <w:t>דם קרוש עיטר את ציפורניו</w:t>
      </w:r>
      <w:r w:rsidR="003F12C8" w:rsidRPr="003F12C8">
        <w:rPr>
          <w:rFonts w:hint="cs"/>
          <w:rtl/>
        </w:rPr>
        <w:t xml:space="preserve"> סביב</w:t>
      </w:r>
      <w:r w:rsidR="000C2B3D">
        <w:rPr>
          <w:rFonts w:hint="cs"/>
          <w:rtl/>
        </w:rPr>
        <w:t>-</w:t>
      </w:r>
      <w:r w:rsidR="003F12C8" w:rsidRPr="003F12C8">
        <w:rPr>
          <w:rFonts w:hint="cs"/>
          <w:rtl/>
        </w:rPr>
        <w:t>סביב, דמו של אלכס,</w:t>
      </w:r>
    </w:p>
    <w:p w14:paraId="07BE63BE" w14:textId="5415F63B" w:rsidR="003235D3" w:rsidRPr="00CD067C" w:rsidRDefault="00CF7DD5" w:rsidP="00250000">
      <w:pPr>
        <w:rPr>
          <w:rtl/>
        </w:rPr>
      </w:pPr>
      <w:r>
        <w:rPr>
          <w:rtl/>
        </w:rPr>
        <w:t>בכ</w:t>
      </w:r>
      <w:r w:rsidR="002A4460">
        <w:rPr>
          <w:rFonts w:hint="cs"/>
          <w:rtl/>
        </w:rPr>
        <w:t>ו</w:t>
      </w:r>
      <w:r>
        <w:rPr>
          <w:rtl/>
        </w:rPr>
        <w:t>ח! בכ</w:t>
      </w:r>
      <w:r w:rsidR="002A4460">
        <w:rPr>
          <w:rFonts w:hint="cs"/>
          <w:rtl/>
        </w:rPr>
        <w:t>ו</w:t>
      </w:r>
      <w:r>
        <w:rPr>
          <w:rtl/>
        </w:rPr>
        <w:t xml:space="preserve">ח! </w:t>
      </w:r>
      <w:r>
        <w:rPr>
          <w:rFonts w:hint="cs"/>
          <w:rtl/>
        </w:rPr>
        <w:t>גאולה! גאולה! גאולה!</w:t>
      </w:r>
    </w:p>
    <w:p w14:paraId="4DFBE584" w14:textId="2B8438BB" w:rsidR="004C4E9F" w:rsidRDefault="003235D3" w:rsidP="00743D72">
      <w:pPr>
        <w:rPr>
          <w:rtl/>
        </w:rPr>
      </w:pPr>
      <w:r w:rsidRPr="00CD067C">
        <w:rPr>
          <w:rtl/>
        </w:rPr>
        <w:t xml:space="preserve">רגליו החמות </w:t>
      </w:r>
      <w:r w:rsidR="002A4460">
        <w:rPr>
          <w:rFonts w:hint="cs"/>
          <w:rtl/>
        </w:rPr>
        <w:t>ה</w:t>
      </w:r>
      <w:r w:rsidR="002A4460">
        <w:rPr>
          <w:rtl/>
        </w:rPr>
        <w:t>תחככו</w:t>
      </w:r>
      <w:r w:rsidRPr="00CD067C">
        <w:rPr>
          <w:rtl/>
        </w:rPr>
        <w:t xml:space="preserve"> במ</w:t>
      </w:r>
      <w:r w:rsidR="000C2B3D">
        <w:rPr>
          <w:rFonts w:hint="cs"/>
          <w:rtl/>
        </w:rPr>
        <w:t>ו</w:t>
      </w:r>
      <w:r w:rsidRPr="00CD067C">
        <w:rPr>
          <w:rtl/>
        </w:rPr>
        <w:t>תניו של אלכס</w:t>
      </w:r>
      <w:r w:rsidRPr="00CD067C">
        <w:rPr>
          <w:rFonts w:hint="cs"/>
          <w:rtl/>
        </w:rPr>
        <w:t xml:space="preserve"> שנחשפו כש</w:t>
      </w:r>
      <w:r w:rsidRPr="00CD067C">
        <w:rPr>
          <w:rtl/>
        </w:rPr>
        <w:t xml:space="preserve">חולצתו הקרועה התגלגלה כלפי מעלה. </w:t>
      </w:r>
      <w:r w:rsidR="008346E6">
        <w:rPr>
          <w:rFonts w:hint="cs"/>
          <w:rtl/>
        </w:rPr>
        <w:t>ו</w:t>
      </w:r>
      <w:r w:rsidR="00C21E89">
        <w:rPr>
          <w:rFonts w:hint="cs"/>
          <w:rtl/>
        </w:rPr>
        <w:t>טיפת דם אחת</w:t>
      </w:r>
      <w:r w:rsidR="00F40E7E">
        <w:rPr>
          <w:rFonts w:hint="cs"/>
          <w:rtl/>
        </w:rPr>
        <w:t xml:space="preserve"> התגלגלה </w:t>
      </w:r>
      <w:r w:rsidR="00370DB6">
        <w:rPr>
          <w:rFonts w:hint="cs"/>
          <w:rtl/>
        </w:rPr>
        <w:t xml:space="preserve">מפניו </w:t>
      </w:r>
      <w:r w:rsidR="008346E6">
        <w:rPr>
          <w:rFonts w:hint="cs"/>
          <w:rtl/>
        </w:rPr>
        <w:t xml:space="preserve">של ארקדי </w:t>
      </w:r>
      <w:r w:rsidR="00F40E7E">
        <w:rPr>
          <w:rFonts w:hint="cs"/>
          <w:rtl/>
        </w:rPr>
        <w:t xml:space="preserve">ונספגה בגבה </w:t>
      </w:r>
      <w:r w:rsidR="00EE1940">
        <w:rPr>
          <w:rFonts w:hint="cs"/>
          <w:rtl/>
        </w:rPr>
        <w:t xml:space="preserve">השמאלית </w:t>
      </w:r>
      <w:r w:rsidR="00F40E7E">
        <w:rPr>
          <w:rFonts w:hint="cs"/>
          <w:rtl/>
        </w:rPr>
        <w:t>הבל</w:t>
      </w:r>
      <w:r w:rsidR="00071112">
        <w:rPr>
          <w:rFonts w:hint="cs"/>
          <w:rtl/>
        </w:rPr>
        <w:t>תי נראית</w:t>
      </w:r>
      <w:r w:rsidR="00370DB6">
        <w:rPr>
          <w:rFonts w:hint="cs"/>
          <w:rtl/>
        </w:rPr>
        <w:t xml:space="preserve"> של אלכס</w:t>
      </w:r>
      <w:r w:rsidR="00071112">
        <w:rPr>
          <w:rFonts w:hint="cs"/>
          <w:rtl/>
        </w:rPr>
        <w:t>, צובעת אותה באדום כהה</w:t>
      </w:r>
      <w:r w:rsidRPr="00CD067C">
        <w:rPr>
          <w:rtl/>
        </w:rPr>
        <w:t>. אלכס עצם את עיניו, הטיפה נ</w:t>
      </w:r>
      <w:r w:rsidRPr="00CD067C">
        <w:rPr>
          <w:rFonts w:hint="cs"/>
          <w:rtl/>
        </w:rPr>
        <w:t>י</w:t>
      </w:r>
      <w:r w:rsidRPr="00CD067C">
        <w:rPr>
          <w:rtl/>
        </w:rPr>
        <w:t>טפ</w:t>
      </w:r>
      <w:r w:rsidRPr="00CD067C">
        <w:rPr>
          <w:rFonts w:hint="cs"/>
          <w:rtl/>
        </w:rPr>
        <w:t>ה</w:t>
      </w:r>
      <w:r w:rsidRPr="00CD067C">
        <w:rPr>
          <w:rtl/>
        </w:rPr>
        <w:t xml:space="preserve">, </w:t>
      </w:r>
      <w:r w:rsidR="00475A85" w:rsidRPr="00475A85">
        <w:rPr>
          <w:rFonts w:cs="Times New Roman"/>
          <w:rtl/>
        </w:rPr>
        <w:t>ואצבע דביקה עברה אחריה ו</w:t>
      </w:r>
      <w:r w:rsidR="00C21E89">
        <w:rPr>
          <w:rFonts w:hint="cs"/>
          <w:rtl/>
        </w:rPr>
        <w:t>מחתה אותה</w:t>
      </w:r>
      <w:r w:rsidR="00C21E89">
        <w:rPr>
          <w:rtl/>
        </w:rPr>
        <w:t xml:space="preserve">. רק קצה </w:t>
      </w:r>
      <w:r w:rsidR="002A4460">
        <w:rPr>
          <w:rFonts w:hint="cs"/>
          <w:rtl/>
        </w:rPr>
        <w:t>ה</w:t>
      </w:r>
      <w:r w:rsidR="00F40E7E">
        <w:rPr>
          <w:rFonts w:hint="cs"/>
          <w:rtl/>
        </w:rPr>
        <w:t>אצבע</w:t>
      </w:r>
      <w:r w:rsidRPr="00CD067C">
        <w:rPr>
          <w:rtl/>
        </w:rPr>
        <w:t>, מ</w:t>
      </w:r>
      <w:r w:rsidR="00E35E51">
        <w:rPr>
          <w:rFonts w:hint="cs"/>
          <w:rtl/>
        </w:rPr>
        <w:t>רפרף ב</w:t>
      </w:r>
      <w:r w:rsidRPr="00CD067C">
        <w:rPr>
          <w:rtl/>
        </w:rPr>
        <w:t>ה</w:t>
      </w:r>
      <w:r w:rsidR="00E35E51">
        <w:rPr>
          <w:rFonts w:hint="cs"/>
          <w:rtl/>
        </w:rPr>
        <w:t>י</w:t>
      </w:r>
      <w:r w:rsidRPr="00CD067C">
        <w:rPr>
          <w:rtl/>
        </w:rPr>
        <w:t>ס</w:t>
      </w:r>
      <w:r w:rsidR="00E35E51">
        <w:rPr>
          <w:rFonts w:hint="cs"/>
          <w:rtl/>
        </w:rPr>
        <w:t>ו</w:t>
      </w:r>
      <w:r w:rsidRPr="00CD067C">
        <w:rPr>
          <w:rtl/>
        </w:rPr>
        <w:t>ס</w:t>
      </w:r>
      <w:r w:rsidR="00F40E7E">
        <w:rPr>
          <w:rtl/>
        </w:rPr>
        <w:t xml:space="preserve">. </w:t>
      </w:r>
      <w:r w:rsidR="00071112">
        <w:rPr>
          <w:rFonts w:hint="cs"/>
          <w:rtl/>
        </w:rPr>
        <w:t>[</w:t>
      </w:r>
      <w:r w:rsidR="00F40E7E">
        <w:rPr>
          <w:rtl/>
        </w:rPr>
        <w:t xml:space="preserve">עוד טיפה ועוד </w:t>
      </w:r>
      <w:r w:rsidR="00F40E7E">
        <w:rPr>
          <w:rFonts w:hint="cs"/>
          <w:rtl/>
        </w:rPr>
        <w:t>[ליטוף??? ניגוב שהופך לליטוף]</w:t>
      </w:r>
      <w:r w:rsidRPr="00CD067C">
        <w:rPr>
          <w:rtl/>
        </w:rPr>
        <w:t>, קצת יותר ארוך וה</w:t>
      </w:r>
      <w:r w:rsidR="00F40E7E">
        <w:rPr>
          <w:rFonts w:hint="cs"/>
          <w:rtl/>
        </w:rPr>
        <w:t>"ניגוב"</w:t>
      </w:r>
      <w:r w:rsidRPr="00CD067C">
        <w:rPr>
          <w:rtl/>
        </w:rPr>
        <w:t xml:space="preserve"> שאחריו מוֹחֶה שתי טיפות או שלוש ביחד.</w:t>
      </w:r>
      <w:r w:rsidR="00071112">
        <w:rPr>
          <w:rFonts w:hint="cs"/>
          <w:rtl/>
        </w:rPr>
        <w:t>]</w:t>
      </w:r>
      <w:r w:rsidRPr="00CD067C">
        <w:rPr>
          <w:rtl/>
        </w:rPr>
        <w:t xml:space="preserve"> אלכס בער, גלי</w:t>
      </w:r>
      <w:r w:rsidR="002A4460">
        <w:rPr>
          <w:rFonts w:hint="cs"/>
          <w:rtl/>
        </w:rPr>
        <w:t>ם</w:t>
      </w:r>
      <w:r w:rsidRPr="00CD067C">
        <w:rPr>
          <w:rtl/>
        </w:rPr>
        <w:t xml:space="preserve"> </w:t>
      </w:r>
      <w:r w:rsidR="002A4460">
        <w:rPr>
          <w:rFonts w:hint="cs"/>
          <w:rtl/>
        </w:rPr>
        <w:t xml:space="preserve">של </w:t>
      </w:r>
      <w:r w:rsidRPr="00CD067C">
        <w:rPr>
          <w:rtl/>
        </w:rPr>
        <w:t xml:space="preserve">חום </w:t>
      </w:r>
      <w:r w:rsidRPr="00CD067C">
        <w:rPr>
          <w:rFonts w:hint="cs"/>
          <w:rtl/>
        </w:rPr>
        <w:t>א</w:t>
      </w:r>
      <w:r w:rsidRPr="00CD067C">
        <w:rPr>
          <w:rtl/>
        </w:rPr>
        <w:t>ו</w:t>
      </w:r>
      <w:r w:rsidRPr="00CD067C">
        <w:rPr>
          <w:rFonts w:hint="cs"/>
          <w:rtl/>
        </w:rPr>
        <w:t xml:space="preserve"> שמא </w:t>
      </w:r>
      <w:r w:rsidR="002A4460">
        <w:rPr>
          <w:rFonts w:hint="cs"/>
          <w:rtl/>
        </w:rPr>
        <w:t xml:space="preserve">של </w:t>
      </w:r>
      <w:r w:rsidRPr="00CD067C">
        <w:rPr>
          <w:rtl/>
        </w:rPr>
        <w:t xml:space="preserve">קור </w:t>
      </w:r>
      <w:r w:rsidRPr="00CD067C">
        <w:rPr>
          <w:rFonts w:hint="cs"/>
          <w:rtl/>
        </w:rPr>
        <w:t>ה</w:t>
      </w:r>
      <w:r w:rsidRPr="00CD067C">
        <w:rPr>
          <w:rtl/>
        </w:rPr>
        <w:t>ציפ</w:t>
      </w:r>
      <w:r w:rsidRPr="00CD067C">
        <w:rPr>
          <w:rFonts w:hint="cs"/>
          <w:rtl/>
        </w:rPr>
        <w:t>ו</w:t>
      </w:r>
      <w:r w:rsidR="002A4460">
        <w:rPr>
          <w:rtl/>
        </w:rPr>
        <w:t xml:space="preserve"> אותו, הוא היה מתעלף לו ידע איך</w:t>
      </w:r>
      <w:r w:rsidR="002A4460">
        <w:rPr>
          <w:rFonts w:hint="cs"/>
          <w:rtl/>
        </w:rPr>
        <w:t>.</w:t>
      </w:r>
      <w:r w:rsidRPr="00CD067C">
        <w:rPr>
          <w:rtl/>
        </w:rPr>
        <w:t xml:space="preserve"> ראשו הלם מ</w:t>
      </w:r>
      <w:r w:rsidR="00370DB6">
        <w:rPr>
          <w:rFonts w:hint="cs"/>
          <w:rtl/>
        </w:rPr>
        <w:t>בפנים</w:t>
      </w:r>
      <w:r w:rsidRPr="00CD067C">
        <w:rPr>
          <w:rtl/>
        </w:rPr>
        <w:t xml:space="preserve"> ונחבק ברצועות ברזל, מועקה מתוקה שטפ</w:t>
      </w:r>
      <w:r w:rsidRPr="00CD067C">
        <w:rPr>
          <w:rFonts w:hint="cs"/>
          <w:rtl/>
        </w:rPr>
        <w:t>ה</w:t>
      </w:r>
      <w:r w:rsidRPr="00CD067C">
        <w:rPr>
          <w:rtl/>
        </w:rPr>
        <w:t xml:space="preserve"> את גופו חסר </w:t>
      </w:r>
      <w:r w:rsidR="00743D72">
        <w:rPr>
          <w:rFonts w:hint="cs"/>
          <w:rtl/>
        </w:rPr>
        <w:t>ה</w:t>
      </w:r>
      <w:r w:rsidRPr="00CD067C">
        <w:rPr>
          <w:rtl/>
        </w:rPr>
        <w:t xml:space="preserve">ישע, הוא </w:t>
      </w:r>
      <w:r w:rsidRPr="00CD067C">
        <w:rPr>
          <w:rFonts w:hint="cs"/>
          <w:rtl/>
        </w:rPr>
        <w:t>ה</w:t>
      </w:r>
      <w:r w:rsidRPr="00CD067C">
        <w:rPr>
          <w:rtl/>
        </w:rPr>
        <w:t xml:space="preserve">ניח לנחשולים אדירים לסחוף אותו, מה יהיה בסופו, </w:t>
      </w:r>
      <w:r w:rsidR="00DA3302">
        <w:rPr>
          <w:rFonts w:hint="cs"/>
          <w:rtl/>
        </w:rPr>
        <w:t xml:space="preserve">נוזלי החיים </w:t>
      </w:r>
      <w:r w:rsidR="008346E6">
        <w:rPr>
          <w:rFonts w:hint="cs"/>
          <w:rtl/>
        </w:rPr>
        <w:t>מת</w:t>
      </w:r>
      <w:r w:rsidR="004C4E9F">
        <w:rPr>
          <w:rFonts w:hint="cs"/>
          <w:rtl/>
        </w:rPr>
        <w:t>מלט</w:t>
      </w:r>
      <w:r w:rsidR="00DA3302">
        <w:rPr>
          <w:rFonts w:hint="cs"/>
          <w:rtl/>
        </w:rPr>
        <w:t>ים ממנו ו</w:t>
      </w:r>
      <w:r w:rsidRPr="00CD067C">
        <w:rPr>
          <w:rtl/>
        </w:rPr>
        <w:t xml:space="preserve">הוא מת, הוא מת, הוא </w:t>
      </w:r>
      <w:r w:rsidR="008C19CB">
        <w:rPr>
          <w:rFonts w:hint="cs"/>
          <w:rtl/>
        </w:rPr>
        <w:t xml:space="preserve">בוודאות </w:t>
      </w:r>
      <w:r w:rsidRPr="00CD067C">
        <w:rPr>
          <w:rtl/>
        </w:rPr>
        <w:t xml:space="preserve">מת! </w:t>
      </w:r>
    </w:p>
    <w:p w14:paraId="2E05187C" w14:textId="324C1115" w:rsidR="003235D3" w:rsidRPr="00A421DE" w:rsidRDefault="004C4E9F" w:rsidP="00743D72">
      <w:pPr>
        <w:rPr>
          <w:rtl/>
        </w:rPr>
      </w:pPr>
      <w:r>
        <w:rPr>
          <w:rFonts w:hint="cs"/>
          <w:rtl/>
        </w:rPr>
        <w:t>הוא</w:t>
      </w:r>
      <w:r w:rsidR="003235D3" w:rsidRPr="00CD067C">
        <w:rPr>
          <w:rtl/>
        </w:rPr>
        <w:t xml:space="preserve"> פקח את עיניו</w:t>
      </w:r>
      <w:r w:rsidR="008C19CB">
        <w:rPr>
          <w:rFonts w:hint="cs"/>
          <w:rtl/>
        </w:rPr>
        <w:t xml:space="preserve"> אל שמי </w:t>
      </w:r>
      <w:r w:rsidR="008346E6">
        <w:rPr>
          <w:rFonts w:hint="cs"/>
          <w:rtl/>
        </w:rPr>
        <w:t>ה</w:t>
      </w:r>
      <w:r w:rsidR="008C19CB">
        <w:rPr>
          <w:rFonts w:hint="cs"/>
          <w:rtl/>
        </w:rPr>
        <w:t xml:space="preserve">קיץ </w:t>
      </w:r>
      <w:r w:rsidR="008346E6">
        <w:rPr>
          <w:rFonts w:hint="cs"/>
          <w:rtl/>
        </w:rPr>
        <w:t>ה</w:t>
      </w:r>
      <w:r w:rsidR="008C19CB">
        <w:rPr>
          <w:rFonts w:hint="cs"/>
          <w:rtl/>
        </w:rPr>
        <w:t>בהירים</w:t>
      </w:r>
      <w:r w:rsidR="002A5D1D">
        <w:rPr>
          <w:rFonts w:hint="cs"/>
          <w:rtl/>
        </w:rPr>
        <w:t xml:space="preserve">, </w:t>
      </w:r>
      <w:r w:rsidR="008346E6">
        <w:rPr>
          <w:rFonts w:hint="cs"/>
          <w:rtl/>
        </w:rPr>
        <w:t xml:space="preserve">ואל </w:t>
      </w:r>
      <w:r w:rsidR="002A5D1D">
        <w:rPr>
          <w:rFonts w:hint="cs"/>
          <w:rtl/>
        </w:rPr>
        <w:t>אותן דקירות של אבני הכורכר</w:t>
      </w:r>
      <w:r w:rsidR="00370DB6" w:rsidRPr="00370DB6">
        <w:rPr>
          <w:rFonts w:hint="cs"/>
          <w:rtl/>
        </w:rPr>
        <w:t xml:space="preserve"> </w:t>
      </w:r>
      <w:r w:rsidR="00370DB6">
        <w:rPr>
          <w:rFonts w:hint="cs"/>
          <w:rtl/>
        </w:rPr>
        <w:t>בגבו</w:t>
      </w:r>
      <w:r w:rsidR="003235D3" w:rsidRPr="00CD067C">
        <w:rPr>
          <w:rtl/>
        </w:rPr>
        <w:t xml:space="preserve">, </w:t>
      </w:r>
      <w:r w:rsidR="00743D72">
        <w:rPr>
          <w:rtl/>
        </w:rPr>
        <w:t xml:space="preserve">הוא עדיין חי. </w:t>
      </w:r>
      <w:r w:rsidR="003235D3" w:rsidRPr="00CD067C">
        <w:rPr>
          <w:rtl/>
        </w:rPr>
        <w:t xml:space="preserve">מבטיהם </w:t>
      </w:r>
      <w:r w:rsidR="003235D3" w:rsidRPr="00CD067C">
        <w:rPr>
          <w:rFonts w:hint="cs"/>
          <w:rtl/>
        </w:rPr>
        <w:t>ה</w:t>
      </w:r>
      <w:r w:rsidR="003235D3" w:rsidRPr="00CD067C">
        <w:rPr>
          <w:rtl/>
        </w:rPr>
        <w:t>צטלב</w:t>
      </w:r>
      <w:r w:rsidR="003235D3" w:rsidRPr="00CD067C">
        <w:rPr>
          <w:rFonts w:hint="cs"/>
          <w:rtl/>
        </w:rPr>
        <w:t>ו</w:t>
      </w:r>
      <w:r w:rsidR="00C21E89">
        <w:rPr>
          <w:rtl/>
        </w:rPr>
        <w:t xml:space="preserve">, עיניים אפלות שראו למעמקי </w:t>
      </w:r>
      <w:r w:rsidR="00475A85">
        <w:rPr>
          <w:rFonts w:hint="cs"/>
          <w:rtl/>
        </w:rPr>
        <w:t>ה</w:t>
      </w:r>
      <w:r w:rsidR="00C21E89">
        <w:rPr>
          <w:rtl/>
        </w:rPr>
        <w:t>גו</w:t>
      </w:r>
      <w:r w:rsidR="00C21E89">
        <w:rPr>
          <w:rFonts w:hint="cs"/>
          <w:rtl/>
        </w:rPr>
        <w:t>פ</w:t>
      </w:r>
      <w:r w:rsidR="00475A85">
        <w:rPr>
          <w:rFonts w:hint="cs"/>
          <w:rtl/>
        </w:rPr>
        <w:t>ף</w:t>
      </w:r>
      <w:r w:rsidR="00743D72">
        <w:rPr>
          <w:rtl/>
        </w:rPr>
        <w:t xml:space="preserve"> של אימו </w:t>
      </w:r>
      <w:r w:rsidR="00743D72">
        <w:rPr>
          <w:rFonts w:hint="cs"/>
          <w:rtl/>
        </w:rPr>
        <w:t>ה</w:t>
      </w:r>
      <w:r w:rsidR="00743D72">
        <w:rPr>
          <w:rtl/>
        </w:rPr>
        <w:t>ביטו</w:t>
      </w:r>
      <w:r w:rsidR="003235D3" w:rsidRPr="00CD067C">
        <w:rPr>
          <w:rtl/>
        </w:rPr>
        <w:t xml:space="preserve"> בעיניים כחולות </w:t>
      </w:r>
      <w:r>
        <w:rPr>
          <w:rFonts w:hint="cs"/>
          <w:rtl/>
        </w:rPr>
        <w:t>שידעו לצרוב</w:t>
      </w:r>
      <w:r w:rsidR="003235D3" w:rsidRPr="00CD067C">
        <w:rPr>
          <w:rtl/>
        </w:rPr>
        <w:t>. אלכס ל</w:t>
      </w:r>
      <w:r w:rsidR="003235D3" w:rsidRPr="00CD067C">
        <w:rPr>
          <w:rFonts w:hint="cs"/>
          <w:rtl/>
        </w:rPr>
        <w:t>י</w:t>
      </w:r>
      <w:r w:rsidR="003235D3" w:rsidRPr="00CD067C">
        <w:rPr>
          <w:rtl/>
        </w:rPr>
        <w:t xml:space="preserve">קק טיפת זיעה מרה כאֶרֶס </w:t>
      </w:r>
      <w:r w:rsidR="003235D3" w:rsidRPr="00A421DE">
        <w:rPr>
          <w:rtl/>
        </w:rPr>
        <w:t>שנטפה מ</w:t>
      </w:r>
      <w:r w:rsidR="00EE1940">
        <w:rPr>
          <w:rFonts w:hint="cs"/>
          <w:rtl/>
        </w:rPr>
        <w:t xml:space="preserve">סנטרו של </w:t>
      </w:r>
      <w:r w:rsidR="003235D3" w:rsidRPr="00A421DE">
        <w:rPr>
          <w:rtl/>
        </w:rPr>
        <w:t>ארקדי אל שפתו התחתונה.</w:t>
      </w:r>
    </w:p>
    <w:p w14:paraId="14892A30" w14:textId="77777777" w:rsidR="003235D3" w:rsidRPr="00A421DE" w:rsidRDefault="003235D3" w:rsidP="00250000">
      <w:pPr>
        <w:rPr>
          <w:rtl/>
        </w:rPr>
      </w:pPr>
      <w:r w:rsidRPr="00A421DE">
        <w:rPr>
          <w:rtl/>
        </w:rPr>
        <w:lastRenderedPageBreak/>
        <w:t>"מגעיל!" ארקדי טלטל אותו, מטיח את ראשו באדמה היבשה. "מגעיל!"</w:t>
      </w:r>
    </w:p>
    <w:p w14:paraId="6D241E72" w14:textId="0A812E1C" w:rsidR="008F4F4C" w:rsidRPr="008F4F4C" w:rsidRDefault="008F4F4C" w:rsidP="008C19CB">
      <w:pPr>
        <w:rPr>
          <w:rtl/>
        </w:rPr>
      </w:pPr>
      <w:r w:rsidRPr="008F4F4C">
        <w:rPr>
          <w:rtl/>
        </w:rPr>
        <w:t xml:space="preserve">שיני החלב הנותרות של אלכס נקשו </w:t>
      </w:r>
      <w:r w:rsidR="008C19CB">
        <w:rPr>
          <w:rFonts w:hint="cs"/>
          <w:rtl/>
        </w:rPr>
        <w:t>אלו באלו</w:t>
      </w:r>
      <w:r w:rsidRPr="008F4F4C">
        <w:rPr>
          <w:rtl/>
        </w:rPr>
        <w:t>, גרג</w:t>
      </w:r>
      <w:r w:rsidR="000C2B3D">
        <w:rPr>
          <w:rFonts w:hint="cs"/>
          <w:rtl/>
        </w:rPr>
        <w:t>י</w:t>
      </w:r>
      <w:r w:rsidRPr="008F4F4C">
        <w:rPr>
          <w:rtl/>
        </w:rPr>
        <w:t xml:space="preserve">רי חול ואבק חורקים ביניהן. "הראש שלי," הוא לעלע, נזהר </w:t>
      </w:r>
      <w:r w:rsidR="00743D72">
        <w:rPr>
          <w:rFonts w:hint="cs"/>
          <w:rtl/>
        </w:rPr>
        <w:t>ש</w:t>
      </w:r>
      <w:r w:rsidRPr="008F4F4C">
        <w:rPr>
          <w:rtl/>
        </w:rPr>
        <w:t>לא לפגוע בארקדי יותר. הוא י</w:t>
      </w:r>
      <w:r w:rsidRPr="008F4F4C">
        <w:rPr>
          <w:rFonts w:hint="cs"/>
          <w:rtl/>
        </w:rPr>
        <w:t>י</w:t>
      </w:r>
      <w:r w:rsidRPr="008F4F4C">
        <w:rPr>
          <w:rtl/>
        </w:rPr>
        <w:t>פצע עוד ועוד עם ארקדי, עוד ועוד.</w:t>
      </w:r>
    </w:p>
    <w:p w14:paraId="1DB0DF4C" w14:textId="6DE7CBFC" w:rsidR="008F4F4C" w:rsidRPr="008F4F4C" w:rsidRDefault="008F4F4C" w:rsidP="00F54670">
      <w:pPr>
        <w:rPr>
          <w:rtl/>
        </w:rPr>
      </w:pPr>
      <w:r w:rsidRPr="008F4F4C">
        <w:rPr>
          <w:rtl/>
        </w:rPr>
        <w:t>ארקדי שמט את אחיזתו בכתפיו. "מה עושה לי?" הוא אמר בטון רך יותר.</w:t>
      </w:r>
    </w:p>
    <w:p w14:paraId="25731F08" w14:textId="2AF0F4D3" w:rsidR="008F4F4C" w:rsidRPr="008F4F4C" w:rsidRDefault="008F4F4C" w:rsidP="00250000">
      <w:pPr>
        <w:rPr>
          <w:rtl/>
        </w:rPr>
      </w:pPr>
      <w:r w:rsidRPr="008F4F4C">
        <w:rPr>
          <w:rtl/>
        </w:rPr>
        <w:t xml:space="preserve">אלכס הרחיק את ידיו בבהלה, </w:t>
      </w:r>
      <w:r w:rsidRPr="008F4F4C">
        <w:rPr>
          <w:rFonts w:hint="cs"/>
          <w:rtl/>
        </w:rPr>
        <w:t xml:space="preserve">הן </w:t>
      </w:r>
      <w:r w:rsidRPr="008F4F4C">
        <w:rPr>
          <w:rtl/>
        </w:rPr>
        <w:t>כמעט נגעו</w:t>
      </w:r>
      <w:r w:rsidR="009564E3">
        <w:rPr>
          <w:rtl/>
        </w:rPr>
        <w:t xml:space="preserve"> </w:t>
      </w:r>
      <w:r w:rsidR="008346E6">
        <w:rPr>
          <w:rFonts w:hint="cs"/>
          <w:rtl/>
        </w:rPr>
        <w:t>ב</w:t>
      </w:r>
      <w:r w:rsidR="008346E6" w:rsidRPr="008F4F4C">
        <w:rPr>
          <w:rtl/>
        </w:rPr>
        <w:t xml:space="preserve">גופו </w:t>
      </w:r>
      <w:r w:rsidR="008346E6">
        <w:rPr>
          <w:rFonts w:hint="cs"/>
          <w:rtl/>
        </w:rPr>
        <w:t xml:space="preserve">של </w:t>
      </w:r>
      <w:r w:rsidRPr="008F4F4C">
        <w:rPr>
          <w:rtl/>
        </w:rPr>
        <w:t>ארקדי.</w:t>
      </w:r>
    </w:p>
    <w:p w14:paraId="4C7A4721" w14:textId="53A29A61" w:rsidR="008F4F4C" w:rsidRPr="008F4F4C" w:rsidRDefault="008F4F4C" w:rsidP="00F54670">
      <w:pPr>
        <w:rPr>
          <w:rtl/>
        </w:rPr>
      </w:pPr>
      <w:r w:rsidRPr="008F4F4C">
        <w:rPr>
          <w:rtl/>
        </w:rPr>
        <w:t>ארקדי התרומם ברגליים כושלות ו</w:t>
      </w:r>
      <w:r w:rsidR="002A5D1D">
        <w:rPr>
          <w:rFonts w:hint="cs"/>
          <w:rtl/>
        </w:rPr>
        <w:t xml:space="preserve">אלכס </w:t>
      </w:r>
      <w:r w:rsidRPr="008F4F4C">
        <w:rPr>
          <w:rtl/>
        </w:rPr>
        <w:t xml:space="preserve">אחריו, מנער אבק ושברי </w:t>
      </w:r>
      <w:r w:rsidR="004C4E9F">
        <w:rPr>
          <w:rFonts w:hint="cs"/>
          <w:rtl/>
        </w:rPr>
        <w:t>גבעולים</w:t>
      </w:r>
      <w:r w:rsidRPr="008F4F4C">
        <w:rPr>
          <w:rtl/>
        </w:rPr>
        <w:t xml:space="preserve"> יבשים מוכתמים בדם מ</w:t>
      </w:r>
      <w:r w:rsidR="003B2198">
        <w:rPr>
          <w:rtl/>
        </w:rPr>
        <w:t>שערו</w:t>
      </w:r>
      <w:r w:rsidRPr="008F4F4C">
        <w:rPr>
          <w:rtl/>
        </w:rPr>
        <w:t>.</w:t>
      </w:r>
    </w:p>
    <w:p w14:paraId="0A0792EF" w14:textId="1DD3C2CB" w:rsidR="003235D3" w:rsidRPr="00CD067C" w:rsidRDefault="003235D3" w:rsidP="00250000">
      <w:pPr>
        <w:rPr>
          <w:rtl/>
        </w:rPr>
      </w:pPr>
      <w:r w:rsidRPr="00CD067C">
        <w:rPr>
          <w:rtl/>
        </w:rPr>
        <w:t xml:space="preserve">"אסור תעבור פה," ארקדי </w:t>
      </w:r>
      <w:r w:rsidRPr="00CD067C">
        <w:rPr>
          <w:rFonts w:hint="cs"/>
          <w:rtl/>
        </w:rPr>
        <w:t>ה</w:t>
      </w:r>
      <w:r w:rsidRPr="00CD067C">
        <w:rPr>
          <w:rtl/>
        </w:rPr>
        <w:t xml:space="preserve">תחנן, </w:t>
      </w:r>
      <w:r w:rsidR="00370DB6">
        <w:rPr>
          <w:rFonts w:hint="cs"/>
          <w:rtl/>
        </w:rPr>
        <w:t>ו</w:t>
      </w:r>
      <w:r w:rsidRPr="00CD067C">
        <w:rPr>
          <w:rtl/>
        </w:rPr>
        <w:t>דמעה גדולה פ</w:t>
      </w:r>
      <w:r w:rsidR="004C4E9F">
        <w:rPr>
          <w:rFonts w:hint="cs"/>
          <w:rtl/>
        </w:rPr>
        <w:t>י</w:t>
      </w:r>
      <w:r w:rsidRPr="00CD067C">
        <w:rPr>
          <w:rtl/>
        </w:rPr>
        <w:t>לס</w:t>
      </w:r>
      <w:r w:rsidR="004C4E9F">
        <w:rPr>
          <w:rFonts w:hint="cs"/>
          <w:rtl/>
        </w:rPr>
        <w:t>ה</w:t>
      </w:r>
      <w:r w:rsidRPr="00CD067C">
        <w:rPr>
          <w:rtl/>
        </w:rPr>
        <w:t xml:space="preserve"> שביל בלחיו המאובקת.</w:t>
      </w:r>
    </w:p>
    <w:p w14:paraId="5F9C9B69" w14:textId="77777777" w:rsidR="003235D3" w:rsidRPr="00CD067C" w:rsidRDefault="00071112" w:rsidP="00250000">
      <w:pPr>
        <w:rPr>
          <w:rtl/>
        </w:rPr>
      </w:pPr>
      <w:r>
        <w:rPr>
          <w:rFonts w:hint="cs"/>
          <w:rtl/>
        </w:rPr>
        <w:t>[</w:t>
      </w:r>
      <w:r w:rsidR="003235D3" w:rsidRPr="00CD067C">
        <w:rPr>
          <w:rtl/>
        </w:rPr>
        <w:t>אלכס נ</w:t>
      </w:r>
      <w:r w:rsidR="003235D3" w:rsidRPr="00CD067C">
        <w:rPr>
          <w:rFonts w:hint="cs"/>
          <w:rtl/>
        </w:rPr>
        <w:t>י</w:t>
      </w:r>
      <w:r w:rsidR="003235D3" w:rsidRPr="00CD067C">
        <w:rPr>
          <w:rtl/>
        </w:rPr>
        <w:t>גב באצבעו את עקבות הדמעה על הלחי הלוהטת.</w:t>
      </w:r>
      <w:r>
        <w:rPr>
          <w:rFonts w:hint="cs"/>
          <w:rtl/>
        </w:rPr>
        <w:t>]</w:t>
      </w:r>
    </w:p>
    <w:p w14:paraId="1602FB04" w14:textId="125CAB26" w:rsidR="003235D3" w:rsidRPr="00CD067C" w:rsidRDefault="003235D3" w:rsidP="00F54670">
      <w:pPr>
        <w:rPr>
          <w:rtl/>
        </w:rPr>
      </w:pPr>
      <w:r w:rsidRPr="00CD067C">
        <w:rPr>
          <w:rtl/>
        </w:rPr>
        <w:t xml:space="preserve">זה מול זה הם עמדו מתנשמים, </w:t>
      </w:r>
      <w:r w:rsidR="00B20FEE">
        <w:rPr>
          <w:rFonts w:hint="cs"/>
          <w:rtl/>
        </w:rPr>
        <w:t xml:space="preserve">פניהם </w:t>
      </w:r>
      <w:r w:rsidRPr="00CD067C">
        <w:rPr>
          <w:rtl/>
        </w:rPr>
        <w:t>סמוק</w:t>
      </w:r>
      <w:r w:rsidR="00B20FEE">
        <w:rPr>
          <w:rFonts w:hint="cs"/>
          <w:rtl/>
        </w:rPr>
        <w:t>ות</w:t>
      </w:r>
      <w:r w:rsidRPr="00CD067C">
        <w:rPr>
          <w:rtl/>
        </w:rPr>
        <w:t xml:space="preserve">, </w:t>
      </w:r>
      <w:r w:rsidR="0065314A">
        <w:rPr>
          <w:rtl/>
        </w:rPr>
        <w:t>ספוג</w:t>
      </w:r>
      <w:r w:rsidR="0065314A">
        <w:rPr>
          <w:rFonts w:hint="cs"/>
          <w:rtl/>
        </w:rPr>
        <w:t>י</w:t>
      </w:r>
      <w:r w:rsidR="0065314A">
        <w:rPr>
          <w:rtl/>
        </w:rPr>
        <w:t xml:space="preserve"> </w:t>
      </w:r>
      <w:r w:rsidRPr="00CD067C">
        <w:rPr>
          <w:rtl/>
        </w:rPr>
        <w:t>אבק ומכוס</w:t>
      </w:r>
      <w:r w:rsidR="0065314A">
        <w:rPr>
          <w:rFonts w:hint="cs"/>
          <w:rtl/>
        </w:rPr>
        <w:t>י</w:t>
      </w:r>
      <w:r w:rsidRPr="00CD067C">
        <w:rPr>
          <w:rtl/>
        </w:rPr>
        <w:t xml:space="preserve"> </w:t>
      </w:r>
      <w:r w:rsidR="0065314A">
        <w:rPr>
          <w:rtl/>
        </w:rPr>
        <w:t>שריטות ושפשופים</w:t>
      </w:r>
      <w:r w:rsidRPr="00CD067C">
        <w:rPr>
          <w:rtl/>
        </w:rPr>
        <w:t xml:space="preserve">, </w:t>
      </w:r>
      <w:r w:rsidR="0065314A" w:rsidRPr="00CD067C">
        <w:rPr>
          <w:rtl/>
        </w:rPr>
        <w:t xml:space="preserve">נוטפים זיעה ודם, </w:t>
      </w:r>
      <w:r w:rsidRPr="00CD067C">
        <w:rPr>
          <w:rtl/>
        </w:rPr>
        <w:t xml:space="preserve">נצרבים בשמש. </w:t>
      </w:r>
    </w:p>
    <w:p w14:paraId="0B648333" w14:textId="5FE49B8B" w:rsidR="003235D3" w:rsidRPr="00CD067C" w:rsidRDefault="003235D3" w:rsidP="00F54670">
      <w:pPr>
        <w:rPr>
          <w:rtl/>
        </w:rPr>
      </w:pPr>
      <w:r w:rsidRPr="00CD067C">
        <w:rPr>
          <w:rtl/>
        </w:rPr>
        <w:t>"אסור תעבור פה," ארקדי לחש ו</w:t>
      </w:r>
      <w:r w:rsidRPr="00CD067C">
        <w:rPr>
          <w:rFonts w:hint="cs"/>
          <w:rtl/>
        </w:rPr>
        <w:t>ה</w:t>
      </w:r>
      <w:r w:rsidRPr="00CD067C">
        <w:rPr>
          <w:rtl/>
        </w:rPr>
        <w:t xml:space="preserve">תקרב עוד, </w:t>
      </w:r>
      <w:r w:rsidR="002A5D1D">
        <w:rPr>
          <w:rFonts w:hint="cs"/>
          <w:rtl/>
        </w:rPr>
        <w:t>לא ניתן היה</w:t>
      </w:r>
      <w:r w:rsidRPr="00CD067C">
        <w:rPr>
          <w:rtl/>
        </w:rPr>
        <w:t xml:space="preserve"> להתקרב יותר, אפילו חיפושית שח</w:t>
      </w:r>
      <w:r w:rsidR="00C21E89">
        <w:rPr>
          <w:rtl/>
        </w:rPr>
        <w:t>ורה שניסתה לעבור בין שניהם נאלצ</w:t>
      </w:r>
      <w:r w:rsidR="00C21E89">
        <w:rPr>
          <w:rFonts w:hint="cs"/>
          <w:rtl/>
        </w:rPr>
        <w:t>ה</w:t>
      </w:r>
      <w:r w:rsidRPr="00CD067C">
        <w:rPr>
          <w:rtl/>
        </w:rPr>
        <w:t xml:space="preserve"> לטפס על בהונותיהם הצמודות, המציצות מהסנדלים.</w:t>
      </w:r>
    </w:p>
    <w:p w14:paraId="26CF0E6E" w14:textId="393AF264" w:rsidR="008346E6" w:rsidRDefault="00475A85" w:rsidP="00C21E89">
      <w:pPr>
        <w:rPr>
          <w:rtl/>
        </w:rPr>
      </w:pPr>
      <w:r>
        <w:rPr>
          <w:rFonts w:hint="cs"/>
          <w:rtl/>
        </w:rPr>
        <w:t>[</w:t>
      </w:r>
      <w:r w:rsidR="00C21E89" w:rsidRPr="00CD067C">
        <w:rPr>
          <w:rtl/>
        </w:rPr>
        <w:t>אלכס הושיט את ידו לארקדי ומיצים מתוקים הציפו את ביטנו ואת חזהו</w:t>
      </w:r>
      <w:r w:rsidR="008346E6">
        <w:rPr>
          <w:rFonts w:hint="cs"/>
          <w:rtl/>
        </w:rPr>
        <w:t>.</w:t>
      </w:r>
      <w:r w:rsidR="00C21E89" w:rsidRPr="00CD067C">
        <w:rPr>
          <w:rtl/>
        </w:rPr>
        <w:t xml:space="preserve"> </w:t>
      </w:r>
    </w:p>
    <w:p w14:paraId="2A09FE97" w14:textId="4DBD0004" w:rsidR="00C21E89" w:rsidRPr="00CD067C" w:rsidRDefault="00C21E89" w:rsidP="00C21E89">
      <w:pPr>
        <w:rPr>
          <w:rtl/>
        </w:rPr>
      </w:pPr>
      <w:r w:rsidRPr="00CD067C">
        <w:rPr>
          <w:rtl/>
        </w:rPr>
        <w:t xml:space="preserve">הוא כמעט עף </w:t>
      </w:r>
      <w:r w:rsidR="008346E6" w:rsidRPr="008346E6">
        <w:rPr>
          <w:rFonts w:cs="Times New Roman"/>
          <w:rtl/>
        </w:rPr>
        <w:t xml:space="preserve">– </w:t>
      </w:r>
      <w:r w:rsidRPr="00CD067C">
        <w:rPr>
          <w:rtl/>
        </w:rPr>
        <w:t>הוא כמעט שר</w:t>
      </w:r>
      <w:r w:rsidR="008346E6">
        <w:rPr>
          <w:rFonts w:hint="cs"/>
          <w:rtl/>
        </w:rPr>
        <w:t xml:space="preserve"> </w:t>
      </w:r>
      <w:r w:rsidR="008346E6" w:rsidRPr="008346E6">
        <w:rPr>
          <w:rFonts w:cs="Times New Roman"/>
          <w:rtl/>
        </w:rPr>
        <w:t xml:space="preserve">– </w:t>
      </w:r>
      <w:r w:rsidRPr="00CD067C">
        <w:rPr>
          <w:rtl/>
        </w:rPr>
        <w:t>הוא כמעט צחק</w:t>
      </w:r>
      <w:r w:rsidR="008346E6">
        <w:rPr>
          <w:rFonts w:hint="cs"/>
          <w:rtl/>
        </w:rPr>
        <w:t xml:space="preserve"> </w:t>
      </w:r>
      <w:r w:rsidR="008346E6" w:rsidRPr="008346E6">
        <w:rPr>
          <w:rFonts w:cs="Times New Roman"/>
          <w:rtl/>
        </w:rPr>
        <w:t>–</w:t>
      </w:r>
    </w:p>
    <w:p w14:paraId="5C78B022" w14:textId="77777777" w:rsidR="00C21E89" w:rsidRPr="00CD067C" w:rsidRDefault="00C21E89" w:rsidP="00C21E89">
      <w:pPr>
        <w:rPr>
          <w:rtl/>
        </w:rPr>
      </w:pPr>
      <w:r w:rsidRPr="00CD067C">
        <w:rPr>
          <w:rtl/>
        </w:rPr>
        <w:t>הוא כמעט בכה.</w:t>
      </w:r>
    </w:p>
    <w:p w14:paraId="1D09FAEB" w14:textId="2571C424" w:rsidR="003235D3" w:rsidRPr="00CD067C" w:rsidRDefault="003235D3" w:rsidP="00250000">
      <w:pPr>
        <w:rPr>
          <w:rtl/>
        </w:rPr>
      </w:pPr>
      <w:r w:rsidRPr="00CD067C">
        <w:rPr>
          <w:rtl/>
        </w:rPr>
        <w:t>ואלכס חזר לאנגליה.</w:t>
      </w:r>
      <w:r w:rsidR="00071112">
        <w:rPr>
          <w:rFonts w:hint="cs"/>
          <w:rtl/>
        </w:rPr>
        <w:t>]</w:t>
      </w:r>
    </w:p>
    <w:p w14:paraId="03B12FD7" w14:textId="77777777" w:rsidR="00652ED9" w:rsidRPr="003235D3" w:rsidRDefault="00652ED9" w:rsidP="00250000"/>
    <w:p w14:paraId="3F84EB06" w14:textId="77777777" w:rsidR="00AF5247" w:rsidRPr="00054FDA" w:rsidRDefault="006525EB" w:rsidP="00D14A18">
      <w:pPr>
        <w:pStyle w:val="Heading2"/>
        <w:rPr>
          <w:rtl/>
        </w:rPr>
      </w:pPr>
      <w:r>
        <w:rPr>
          <w:rFonts w:hint="cs"/>
          <w:rtl/>
        </w:rPr>
        <w:t>קרפדות</w:t>
      </w:r>
    </w:p>
    <w:p w14:paraId="52DB0F78" w14:textId="46610BA0" w:rsidR="00FB2FE1" w:rsidRDefault="00840187" w:rsidP="00474993">
      <w:pPr>
        <w:rPr>
          <w:rtl/>
        </w:rPr>
      </w:pPr>
      <w:r w:rsidRPr="00840187">
        <w:rPr>
          <w:rFonts w:cs="Times New Roman"/>
          <w:rtl/>
        </w:rPr>
        <w:t>כשאלכס נחת בלונדון, היה לו</w:t>
      </w:r>
      <w:r w:rsidR="00DF608E">
        <w:rPr>
          <w:rFonts w:hint="cs"/>
          <w:rtl/>
        </w:rPr>
        <w:t xml:space="preserve"> סוד פרטי של </w:t>
      </w:r>
      <w:r w:rsidR="00EE553A">
        <w:rPr>
          <w:rFonts w:hint="cs"/>
          <w:rtl/>
        </w:rPr>
        <w:t>שמיים</w:t>
      </w:r>
      <w:r w:rsidR="00DF608E">
        <w:rPr>
          <w:rFonts w:hint="cs"/>
          <w:rtl/>
        </w:rPr>
        <w:t xml:space="preserve"> כחולים, כי</w:t>
      </w:r>
      <w:r w:rsidR="008901F1">
        <w:rPr>
          <w:rFonts w:hint="cs"/>
          <w:rtl/>
        </w:rPr>
        <w:t xml:space="preserve"> </w:t>
      </w:r>
      <w:r w:rsidR="00B9660B">
        <w:rPr>
          <w:rFonts w:hint="cs"/>
          <w:rtl/>
        </w:rPr>
        <w:t>הסתופף תחתם</w:t>
      </w:r>
      <w:r w:rsidR="008901F1">
        <w:rPr>
          <w:rFonts w:hint="cs"/>
          <w:rtl/>
        </w:rPr>
        <w:t xml:space="preserve"> </w:t>
      </w:r>
      <w:r w:rsidR="004C324F">
        <w:rPr>
          <w:rFonts w:hint="cs"/>
          <w:rtl/>
        </w:rPr>
        <w:t xml:space="preserve">במשך </w:t>
      </w:r>
      <w:r w:rsidR="008901F1">
        <w:rPr>
          <w:rFonts w:hint="cs"/>
          <w:rtl/>
        </w:rPr>
        <w:t>כל הקיץ</w:t>
      </w:r>
      <w:r w:rsidR="008455AF">
        <w:rPr>
          <w:rFonts w:hint="cs"/>
          <w:rtl/>
        </w:rPr>
        <w:t>,</w:t>
      </w:r>
      <w:r w:rsidR="008901F1">
        <w:rPr>
          <w:rFonts w:hint="cs"/>
          <w:rtl/>
        </w:rPr>
        <w:t xml:space="preserve"> </w:t>
      </w:r>
      <w:r w:rsidR="00DF608E">
        <w:rPr>
          <w:rFonts w:hint="cs"/>
          <w:rtl/>
        </w:rPr>
        <w:t>ו</w:t>
      </w:r>
      <w:r w:rsidR="004C324F">
        <w:rPr>
          <w:rFonts w:hint="cs"/>
          <w:rtl/>
        </w:rPr>
        <w:t>טס</w:t>
      </w:r>
      <w:r w:rsidR="00DF608E">
        <w:rPr>
          <w:rFonts w:hint="cs"/>
          <w:rtl/>
        </w:rPr>
        <w:t xml:space="preserve"> </w:t>
      </w:r>
      <w:r w:rsidR="003C2F8E">
        <w:rPr>
          <w:rFonts w:hint="cs"/>
          <w:rtl/>
        </w:rPr>
        <w:t xml:space="preserve">דרכם </w:t>
      </w:r>
      <w:r w:rsidR="008346E6">
        <w:rPr>
          <w:rFonts w:hint="cs"/>
          <w:rtl/>
        </w:rPr>
        <w:t>אך</w:t>
      </w:r>
      <w:r w:rsidR="003C2F8E">
        <w:rPr>
          <w:rFonts w:hint="cs"/>
          <w:rtl/>
        </w:rPr>
        <w:t xml:space="preserve"> שעה קלה קודם. מארק</w:t>
      </w:r>
      <w:r w:rsidR="00DF608E">
        <w:rPr>
          <w:rFonts w:hint="cs"/>
          <w:rtl/>
        </w:rPr>
        <w:t xml:space="preserve"> </w:t>
      </w:r>
      <w:r>
        <w:rPr>
          <w:rFonts w:hint="cs"/>
          <w:rtl/>
        </w:rPr>
        <w:t xml:space="preserve">אמנם </w:t>
      </w:r>
      <w:r w:rsidR="00BF7EBC">
        <w:rPr>
          <w:rFonts w:hint="cs"/>
          <w:rtl/>
        </w:rPr>
        <w:t xml:space="preserve">ידע </w:t>
      </w:r>
      <w:r w:rsidR="003645AB">
        <w:rPr>
          <w:rFonts w:hint="cs"/>
          <w:rtl/>
        </w:rPr>
        <w:t xml:space="preserve">להסביר </w:t>
      </w:r>
      <w:r w:rsidR="00BF7EBC">
        <w:rPr>
          <w:rFonts w:hint="cs"/>
          <w:rtl/>
        </w:rPr>
        <w:t>על ז</w:t>
      </w:r>
      <w:r w:rsidR="000C2B3D">
        <w:rPr>
          <w:rFonts w:hint="cs"/>
          <w:rtl/>
        </w:rPr>
        <w:t>ו</w:t>
      </w:r>
      <w:r w:rsidR="00BF7EBC">
        <w:rPr>
          <w:rFonts w:hint="cs"/>
          <w:rtl/>
        </w:rPr>
        <w:t>וי</w:t>
      </w:r>
      <w:r w:rsidR="00B9660B">
        <w:rPr>
          <w:rFonts w:hint="cs"/>
          <w:rtl/>
        </w:rPr>
        <w:t>ו</w:t>
      </w:r>
      <w:r w:rsidR="00BF7EBC">
        <w:rPr>
          <w:rFonts w:hint="cs"/>
          <w:rtl/>
        </w:rPr>
        <w:t xml:space="preserve">ת פיזור של פוטונים </w:t>
      </w:r>
      <w:r w:rsidR="003C2F8E">
        <w:rPr>
          <w:rFonts w:hint="cs"/>
          <w:rtl/>
        </w:rPr>
        <w:t>ואיך ה</w:t>
      </w:r>
      <w:r w:rsidR="00B9660B">
        <w:rPr>
          <w:rFonts w:hint="cs"/>
          <w:rtl/>
        </w:rPr>
        <w:t>ן</w:t>
      </w:r>
      <w:r w:rsidR="003C2F8E">
        <w:rPr>
          <w:rFonts w:hint="cs"/>
          <w:rtl/>
        </w:rPr>
        <w:t xml:space="preserve"> משתנ</w:t>
      </w:r>
      <w:r w:rsidR="00B9660B">
        <w:rPr>
          <w:rFonts w:hint="cs"/>
          <w:rtl/>
        </w:rPr>
        <w:t>ות</w:t>
      </w:r>
      <w:r w:rsidR="003C2F8E">
        <w:rPr>
          <w:rFonts w:hint="cs"/>
          <w:rtl/>
        </w:rPr>
        <w:t xml:space="preserve"> כתלות באורך </w:t>
      </w:r>
      <w:r w:rsidR="00BF7EBC">
        <w:rPr>
          <w:rFonts w:hint="cs"/>
          <w:rtl/>
        </w:rPr>
        <w:t>הגל</w:t>
      </w:r>
      <w:r w:rsidR="00A92753" w:rsidRPr="00A92753">
        <w:rPr>
          <w:rFonts w:cs="Times New Roman"/>
          <w:rtl/>
        </w:rPr>
        <w:t xml:space="preserve"> ומשפיעות על צבע השמיים</w:t>
      </w:r>
      <w:r w:rsidR="00BF7EBC">
        <w:rPr>
          <w:rFonts w:hint="cs"/>
          <w:rtl/>
        </w:rPr>
        <w:t xml:space="preserve">, </w:t>
      </w:r>
      <w:r w:rsidR="00AD1509">
        <w:rPr>
          <w:rFonts w:hint="cs"/>
          <w:rtl/>
        </w:rPr>
        <w:t xml:space="preserve">אבל </w:t>
      </w:r>
      <w:r w:rsidR="00376E6E">
        <w:rPr>
          <w:rFonts w:hint="cs"/>
          <w:rtl/>
        </w:rPr>
        <w:t>אלכס היה</w:t>
      </w:r>
      <w:r w:rsidR="00DF608E">
        <w:rPr>
          <w:rFonts w:hint="cs"/>
          <w:rtl/>
        </w:rPr>
        <w:t xml:space="preserve"> היחיד </w:t>
      </w:r>
      <w:r w:rsidR="00376E6E">
        <w:rPr>
          <w:rFonts w:hint="cs"/>
          <w:rtl/>
        </w:rPr>
        <w:t>ה</w:t>
      </w:r>
      <w:r w:rsidR="00DF608E">
        <w:rPr>
          <w:rFonts w:hint="cs"/>
          <w:rtl/>
        </w:rPr>
        <w:t>מודע ל</w:t>
      </w:r>
      <w:r w:rsidR="00B87156">
        <w:rPr>
          <w:rFonts w:hint="cs"/>
          <w:rtl/>
        </w:rPr>
        <w:t xml:space="preserve">שרירות </w:t>
      </w:r>
      <w:r w:rsidR="00DF608E">
        <w:rPr>
          <w:rFonts w:hint="cs"/>
          <w:rtl/>
        </w:rPr>
        <w:t>קיומ</w:t>
      </w:r>
      <w:r w:rsidR="00A92753">
        <w:rPr>
          <w:rFonts w:hint="cs"/>
          <w:rtl/>
        </w:rPr>
        <w:t>ו</w:t>
      </w:r>
      <w:r w:rsidR="00DF608E">
        <w:rPr>
          <w:rFonts w:hint="cs"/>
          <w:rtl/>
        </w:rPr>
        <w:t xml:space="preserve"> </w:t>
      </w:r>
      <w:r w:rsidR="00376E6E">
        <w:rPr>
          <w:rFonts w:hint="cs"/>
          <w:rtl/>
        </w:rPr>
        <w:t>של ה</w:t>
      </w:r>
      <w:r w:rsidR="00A92753">
        <w:rPr>
          <w:rFonts w:hint="cs"/>
          <w:rtl/>
        </w:rPr>
        <w:t>רקיע</w:t>
      </w:r>
      <w:r w:rsidR="00376E6E">
        <w:rPr>
          <w:rFonts w:hint="cs"/>
          <w:rtl/>
        </w:rPr>
        <w:t xml:space="preserve"> </w:t>
      </w:r>
      <w:r w:rsidR="00DF608E">
        <w:rPr>
          <w:rFonts w:hint="cs"/>
          <w:rtl/>
        </w:rPr>
        <w:t xml:space="preserve">מעל מעטה </w:t>
      </w:r>
      <w:r w:rsidR="00160D29">
        <w:rPr>
          <w:rFonts w:hint="cs"/>
          <w:rtl/>
        </w:rPr>
        <w:t>ה</w:t>
      </w:r>
      <w:r w:rsidR="00DF608E">
        <w:rPr>
          <w:rFonts w:hint="cs"/>
          <w:rtl/>
        </w:rPr>
        <w:t xml:space="preserve">עננים </w:t>
      </w:r>
      <w:r w:rsidR="00160D29">
        <w:rPr>
          <w:rFonts w:hint="cs"/>
          <w:rtl/>
        </w:rPr>
        <w:t xml:space="preserve">שהקביל את פניו </w:t>
      </w:r>
      <w:r w:rsidR="00086D9E">
        <w:rPr>
          <w:rFonts w:hint="cs"/>
          <w:rtl/>
        </w:rPr>
        <w:t xml:space="preserve">בלונדון, </w:t>
      </w:r>
      <w:r w:rsidR="00DF608E">
        <w:rPr>
          <w:rFonts w:hint="cs"/>
          <w:rtl/>
        </w:rPr>
        <w:t>אטום, קודר ואפרורי</w:t>
      </w:r>
      <w:r w:rsidR="00AD1509">
        <w:rPr>
          <w:rFonts w:hint="cs"/>
          <w:rtl/>
        </w:rPr>
        <w:t>.</w:t>
      </w:r>
      <w:r w:rsidR="00DF608E">
        <w:rPr>
          <w:rFonts w:hint="cs"/>
          <w:rtl/>
        </w:rPr>
        <w:t xml:space="preserve"> </w:t>
      </w:r>
      <w:r w:rsidR="006525EB">
        <w:rPr>
          <w:rFonts w:hint="cs"/>
          <w:rtl/>
        </w:rPr>
        <w:t xml:space="preserve">עתה, משנסתיים הקיץ, נגוזה </w:t>
      </w:r>
      <w:r w:rsidR="00A602E0">
        <w:rPr>
          <w:rFonts w:hint="cs"/>
          <w:rtl/>
        </w:rPr>
        <w:t>תקוו</w:t>
      </w:r>
      <w:r w:rsidR="00160D29">
        <w:rPr>
          <w:rFonts w:hint="cs"/>
          <w:rtl/>
        </w:rPr>
        <w:t xml:space="preserve">תם של תושבי </w:t>
      </w:r>
      <w:r w:rsidR="003645AB">
        <w:rPr>
          <w:rFonts w:hint="cs"/>
          <w:rtl/>
        </w:rPr>
        <w:t>הכרך</w:t>
      </w:r>
      <w:r w:rsidR="00A602E0">
        <w:rPr>
          <w:rFonts w:hint="cs"/>
          <w:rtl/>
        </w:rPr>
        <w:t xml:space="preserve"> </w:t>
      </w:r>
      <w:r w:rsidR="00474993">
        <w:rPr>
          <w:rFonts w:hint="cs"/>
          <w:rtl/>
        </w:rPr>
        <w:t>ל</w:t>
      </w:r>
      <w:r w:rsidR="00160D29">
        <w:rPr>
          <w:rFonts w:hint="cs"/>
          <w:rtl/>
        </w:rPr>
        <w:t>ימי</w:t>
      </w:r>
      <w:r w:rsidR="00C92719">
        <w:rPr>
          <w:rFonts w:hint="cs"/>
          <w:rtl/>
        </w:rPr>
        <w:t xml:space="preserve"> </w:t>
      </w:r>
      <w:r w:rsidR="00160D29">
        <w:rPr>
          <w:rFonts w:hint="cs"/>
          <w:rtl/>
        </w:rPr>
        <w:t>שמש</w:t>
      </w:r>
      <w:r w:rsidR="00A602E0">
        <w:rPr>
          <w:rFonts w:hint="cs"/>
          <w:rtl/>
        </w:rPr>
        <w:t>.</w:t>
      </w:r>
      <w:r w:rsidR="00DF608E">
        <w:rPr>
          <w:rFonts w:hint="cs"/>
          <w:rtl/>
        </w:rPr>
        <w:t xml:space="preserve"> </w:t>
      </w:r>
      <w:r w:rsidR="00AD1509">
        <w:rPr>
          <w:rFonts w:hint="cs"/>
          <w:rtl/>
        </w:rPr>
        <w:t>ה</w:t>
      </w:r>
      <w:r w:rsidR="00B87156">
        <w:rPr>
          <w:rFonts w:hint="cs"/>
          <w:rtl/>
        </w:rPr>
        <w:t xml:space="preserve">אנשים שחלפו </w:t>
      </w:r>
      <w:r w:rsidR="003B3414">
        <w:rPr>
          <w:rFonts w:hint="cs"/>
          <w:rtl/>
        </w:rPr>
        <w:t xml:space="preserve">ביעף </w:t>
      </w:r>
      <w:r w:rsidR="00297D38">
        <w:rPr>
          <w:rFonts w:hint="cs"/>
          <w:rtl/>
        </w:rPr>
        <w:t>על פ</w:t>
      </w:r>
      <w:r w:rsidR="00160D29">
        <w:rPr>
          <w:rFonts w:hint="cs"/>
          <w:rtl/>
        </w:rPr>
        <w:t xml:space="preserve">ניו </w:t>
      </w:r>
      <w:r w:rsidR="003B3414">
        <w:rPr>
          <w:rFonts w:hint="cs"/>
          <w:rtl/>
        </w:rPr>
        <w:t>של אלכס</w:t>
      </w:r>
      <w:r w:rsidR="008346E6">
        <w:rPr>
          <w:rFonts w:hint="cs"/>
          <w:rtl/>
        </w:rPr>
        <w:t xml:space="preserve"> </w:t>
      </w:r>
      <w:r w:rsidR="003B3414">
        <w:rPr>
          <w:rFonts w:hint="cs"/>
          <w:rtl/>
        </w:rPr>
        <w:t xml:space="preserve">בדרך הביתה משדה התעופה </w:t>
      </w:r>
      <w:r w:rsidR="00AD1509">
        <w:rPr>
          <w:rFonts w:hint="cs"/>
          <w:rtl/>
        </w:rPr>
        <w:t>לא נתנו דעתם</w:t>
      </w:r>
      <w:r w:rsidR="00B87156">
        <w:rPr>
          <w:rFonts w:hint="cs"/>
          <w:rtl/>
        </w:rPr>
        <w:t xml:space="preserve"> ל</w:t>
      </w:r>
      <w:r w:rsidR="00B23A46">
        <w:rPr>
          <w:rFonts w:hint="cs"/>
          <w:rtl/>
        </w:rPr>
        <w:t>ח</w:t>
      </w:r>
      <w:r w:rsidR="00AD1509">
        <w:rPr>
          <w:rFonts w:hint="cs"/>
          <w:rtl/>
        </w:rPr>
        <w:t>ופ</w:t>
      </w:r>
      <w:r w:rsidR="001F2AFE">
        <w:rPr>
          <w:rFonts w:hint="cs"/>
          <w:rtl/>
        </w:rPr>
        <w:t>ּ</w:t>
      </w:r>
      <w:r w:rsidR="00AD1509">
        <w:rPr>
          <w:rFonts w:hint="cs"/>
          <w:rtl/>
        </w:rPr>
        <w:t>ה ה</w:t>
      </w:r>
      <w:r w:rsidR="003645AB">
        <w:rPr>
          <w:rFonts w:hint="cs"/>
          <w:rtl/>
        </w:rPr>
        <w:t>תכ</w:t>
      </w:r>
      <w:r w:rsidR="00AD1509">
        <w:rPr>
          <w:rFonts w:hint="cs"/>
          <w:rtl/>
        </w:rPr>
        <w:t>ולה</w:t>
      </w:r>
      <w:r w:rsidR="00B87156">
        <w:rPr>
          <w:rFonts w:hint="cs"/>
          <w:rtl/>
        </w:rPr>
        <w:t xml:space="preserve"> </w:t>
      </w:r>
      <w:r>
        <w:rPr>
          <w:rFonts w:hint="cs"/>
          <w:rtl/>
        </w:rPr>
        <w:t>ה</w:t>
      </w:r>
      <w:r w:rsidR="00B23A46">
        <w:rPr>
          <w:rFonts w:hint="cs"/>
          <w:rtl/>
        </w:rPr>
        <w:t>נמצא</w:t>
      </w:r>
      <w:r>
        <w:rPr>
          <w:rFonts w:hint="cs"/>
          <w:rtl/>
        </w:rPr>
        <w:t>ת</w:t>
      </w:r>
      <w:r w:rsidR="00B87156">
        <w:rPr>
          <w:rFonts w:hint="cs"/>
          <w:rtl/>
        </w:rPr>
        <w:t xml:space="preserve"> שם למעלה, </w:t>
      </w:r>
      <w:r w:rsidR="00B23A46">
        <w:rPr>
          <w:rFonts w:hint="cs"/>
          <w:rtl/>
        </w:rPr>
        <w:t>נסתרת-שוקטת מעל העננים</w:t>
      </w:r>
      <w:r w:rsidR="007E5F94">
        <w:rPr>
          <w:rFonts w:hint="cs"/>
          <w:rtl/>
        </w:rPr>
        <w:t>.[</w:t>
      </w:r>
      <w:r w:rsidR="008346E6">
        <w:rPr>
          <w:rFonts w:hint="cs"/>
          <w:rtl/>
        </w:rPr>
        <w:t>,</w:t>
      </w:r>
      <w:r w:rsidR="00B23A46">
        <w:rPr>
          <w:rFonts w:hint="cs"/>
          <w:rtl/>
        </w:rPr>
        <w:t xml:space="preserve"> ומחרישה</w:t>
      </w:r>
      <w:r w:rsidR="00AD1509">
        <w:rPr>
          <w:rFonts w:hint="cs"/>
          <w:rtl/>
        </w:rPr>
        <w:t>.</w:t>
      </w:r>
      <w:r w:rsidR="00B23A46">
        <w:rPr>
          <w:rFonts w:hint="cs"/>
          <w:rtl/>
        </w:rPr>
        <w:t xml:space="preserve"> </w:t>
      </w:r>
      <w:r w:rsidR="00A92753" w:rsidRPr="00A92753">
        <w:rPr>
          <w:rFonts w:cs="Times New Roman"/>
          <w:rtl/>
        </w:rPr>
        <w:t>הרקיע הכחול היה</w:t>
      </w:r>
      <w:r w:rsidR="00DF608E">
        <w:rPr>
          <w:rFonts w:hint="cs"/>
          <w:rtl/>
        </w:rPr>
        <w:t xml:space="preserve"> סוד פרטי שלו</w:t>
      </w:r>
      <w:r w:rsidR="00160D29">
        <w:rPr>
          <w:rFonts w:hint="cs"/>
          <w:rtl/>
        </w:rPr>
        <w:t>,</w:t>
      </w:r>
      <w:r w:rsidR="00DF608E">
        <w:rPr>
          <w:rFonts w:hint="cs"/>
          <w:rtl/>
        </w:rPr>
        <w:t xml:space="preserve"> </w:t>
      </w:r>
      <w:r w:rsidR="00160D29">
        <w:rPr>
          <w:rFonts w:hint="cs"/>
          <w:rtl/>
        </w:rPr>
        <w:t>ו</w:t>
      </w:r>
      <w:r w:rsidR="008346E6">
        <w:rPr>
          <w:rFonts w:hint="cs"/>
          <w:rtl/>
        </w:rPr>
        <w:t xml:space="preserve">גם </w:t>
      </w:r>
      <w:r w:rsidR="00160D29" w:rsidRPr="001A2AF0">
        <w:rPr>
          <w:rFonts w:cs="Times New Roman"/>
          <w:rtl/>
        </w:rPr>
        <w:t>העננים הת</w:t>
      </w:r>
      <w:r w:rsidR="00777AF8">
        <w:rPr>
          <w:rFonts w:cs="Times New Roman" w:hint="cs"/>
          <w:rtl/>
        </w:rPr>
        <w:t>ְ</w:t>
      </w:r>
      <w:r w:rsidR="00160D29" w:rsidRPr="001A2AF0">
        <w:rPr>
          <w:rFonts w:cs="Times New Roman"/>
          <w:rtl/>
        </w:rPr>
        <w:t>פוחים, הצמריריים</w:t>
      </w:r>
      <w:r w:rsidR="00086D9E">
        <w:rPr>
          <w:rFonts w:cs="Times New Roman" w:hint="cs"/>
          <w:rtl/>
        </w:rPr>
        <w:t>,</w:t>
      </w:r>
      <w:r w:rsidR="00160D29" w:rsidRPr="001A2AF0">
        <w:rPr>
          <w:rFonts w:cs="Times New Roman"/>
          <w:rtl/>
        </w:rPr>
        <w:t xml:space="preserve"> שהתנוצצו</w:t>
      </w:r>
      <w:r w:rsidR="00160D29">
        <w:rPr>
          <w:rFonts w:cs="Times New Roman" w:hint="cs"/>
          <w:rtl/>
        </w:rPr>
        <w:t xml:space="preserve"> מתחת למטוס</w:t>
      </w:r>
      <w:r w:rsidR="00160D29" w:rsidRPr="001A2AF0">
        <w:rPr>
          <w:rFonts w:cs="Times New Roman"/>
          <w:rtl/>
        </w:rPr>
        <w:t xml:space="preserve"> בלוב</w:t>
      </w:r>
      <w:r w:rsidR="00160D29">
        <w:rPr>
          <w:rFonts w:cs="Times New Roman" w:hint="cs"/>
          <w:rtl/>
        </w:rPr>
        <w:t>ן</w:t>
      </w:r>
      <w:r w:rsidR="00160D29" w:rsidRPr="001A2AF0">
        <w:rPr>
          <w:rFonts w:cs="Times New Roman"/>
          <w:rtl/>
        </w:rPr>
        <w:t xml:space="preserve"> אור הש</w:t>
      </w:r>
      <w:r w:rsidR="00160D29">
        <w:rPr>
          <w:rFonts w:cs="Times New Roman" w:hint="cs"/>
          <w:rtl/>
        </w:rPr>
        <w:t>מ</w:t>
      </w:r>
      <w:r w:rsidR="00160D29" w:rsidRPr="001A2AF0">
        <w:rPr>
          <w:rFonts w:cs="Times New Roman"/>
          <w:rtl/>
        </w:rPr>
        <w:t>ש המיטיב</w:t>
      </w:r>
      <w:r w:rsidR="003B3414">
        <w:rPr>
          <w:rFonts w:cs="Times New Roman" w:hint="cs"/>
          <w:rtl/>
        </w:rPr>
        <w:t>.</w:t>
      </w:r>
      <w:r w:rsidR="00160D29" w:rsidRPr="001A2AF0">
        <w:rPr>
          <w:rFonts w:cs="Times New Roman"/>
          <w:rtl/>
        </w:rPr>
        <w:t xml:space="preserve"> והתחלפו </w:t>
      </w:r>
      <w:r w:rsidR="00A92753" w:rsidRPr="00A92753">
        <w:rPr>
          <w:rFonts w:cs="Times New Roman"/>
          <w:rtl/>
        </w:rPr>
        <w:t>צפונית</w:t>
      </w:r>
      <w:r w:rsidR="00A92753">
        <w:rPr>
          <w:rFonts w:cs="Times New Roman" w:hint="cs"/>
          <w:rtl/>
        </w:rPr>
        <w:t xml:space="preserve"> </w:t>
      </w:r>
      <w:r w:rsidR="00160D29" w:rsidRPr="001A2AF0">
        <w:rPr>
          <w:rFonts w:cs="Times New Roman"/>
          <w:rtl/>
        </w:rPr>
        <w:t xml:space="preserve">לים </w:t>
      </w:r>
      <w:r w:rsidR="00160D29">
        <w:rPr>
          <w:rFonts w:cs="Times New Roman" w:hint="cs"/>
          <w:rtl/>
        </w:rPr>
        <w:t>ה</w:t>
      </w:r>
      <w:r w:rsidR="00160D29" w:rsidRPr="001A2AF0">
        <w:rPr>
          <w:rFonts w:cs="Times New Roman"/>
          <w:rtl/>
        </w:rPr>
        <w:t>תיכו</w:t>
      </w:r>
      <w:r w:rsidR="00160D29">
        <w:rPr>
          <w:rFonts w:cs="Times New Roman" w:hint="cs"/>
          <w:rtl/>
        </w:rPr>
        <w:t>ן</w:t>
      </w:r>
      <w:r w:rsidR="00160D29" w:rsidRPr="001A2AF0">
        <w:rPr>
          <w:rFonts w:cs="Times New Roman"/>
          <w:rtl/>
        </w:rPr>
        <w:t xml:space="preserve"> בדייסה אפורה</w:t>
      </w:r>
      <w:r w:rsidR="00777AF8">
        <w:rPr>
          <w:rFonts w:cs="Times New Roman" w:hint="cs"/>
          <w:rtl/>
        </w:rPr>
        <w:t>, דלוחה.</w:t>
      </w:r>
      <w:r w:rsidR="003B3414">
        <w:rPr>
          <w:rFonts w:hint="cs"/>
          <w:rtl/>
        </w:rPr>
        <w:t xml:space="preserve"> </w:t>
      </w:r>
      <w:r w:rsidR="00DF608E">
        <w:rPr>
          <w:rFonts w:hint="cs"/>
          <w:rtl/>
        </w:rPr>
        <w:t>וגם געגוע</w:t>
      </w:r>
      <w:r w:rsidR="00B9660B">
        <w:rPr>
          <w:rFonts w:hint="cs"/>
          <w:rtl/>
        </w:rPr>
        <w:t>,</w:t>
      </w:r>
      <w:r w:rsidR="00DF608E">
        <w:rPr>
          <w:rFonts w:hint="cs"/>
          <w:rtl/>
        </w:rPr>
        <w:t xml:space="preserve"> </w:t>
      </w:r>
      <w:r w:rsidR="00B9660B">
        <w:rPr>
          <w:rFonts w:hint="cs"/>
          <w:rtl/>
        </w:rPr>
        <w:t>טמון</w:t>
      </w:r>
      <w:r w:rsidR="00DF608E">
        <w:rPr>
          <w:rFonts w:hint="cs"/>
          <w:rtl/>
        </w:rPr>
        <w:t xml:space="preserve"> </w:t>
      </w:r>
      <w:r w:rsidR="00B9660B">
        <w:rPr>
          <w:rFonts w:hint="cs"/>
          <w:rtl/>
        </w:rPr>
        <w:t xml:space="preserve">במקום </w:t>
      </w:r>
      <w:r w:rsidR="00DF608E">
        <w:rPr>
          <w:rFonts w:hint="cs"/>
          <w:rtl/>
        </w:rPr>
        <w:t xml:space="preserve">צורב במיוחד </w:t>
      </w:r>
      <w:r w:rsidR="00AD1509">
        <w:rPr>
          <w:rFonts w:hint="cs"/>
          <w:rtl/>
        </w:rPr>
        <w:t xml:space="preserve">/ </w:t>
      </w:r>
      <w:r w:rsidR="00DF608E">
        <w:rPr>
          <w:rFonts w:hint="cs"/>
          <w:rtl/>
        </w:rPr>
        <w:t>שלו, לכל האחרים ה</w:t>
      </w:r>
      <w:r w:rsidR="00EE553A">
        <w:rPr>
          <w:rFonts w:hint="cs"/>
          <w:rtl/>
        </w:rPr>
        <w:t>שמיים</w:t>
      </w:r>
      <w:r w:rsidR="00DF608E">
        <w:rPr>
          <w:rFonts w:hint="cs"/>
          <w:rtl/>
        </w:rPr>
        <w:t xml:space="preserve"> היו רק זיכרון עמום ומרוחק</w:t>
      </w:r>
      <w:r w:rsidR="006525EB">
        <w:rPr>
          <w:rFonts w:hint="cs"/>
          <w:rtl/>
        </w:rPr>
        <w:t>]</w:t>
      </w:r>
      <w:r w:rsidR="00DF608E">
        <w:rPr>
          <w:rFonts w:hint="cs"/>
          <w:rtl/>
        </w:rPr>
        <w:t xml:space="preserve">. </w:t>
      </w:r>
      <w:r w:rsidR="00160D29">
        <w:rPr>
          <w:rFonts w:hint="cs"/>
          <w:rtl/>
        </w:rPr>
        <w:t>[</w:t>
      </w:r>
      <w:r w:rsidR="00DF608E">
        <w:rPr>
          <w:rFonts w:hint="cs"/>
          <w:rtl/>
        </w:rPr>
        <w:t xml:space="preserve">הפעם הבאה </w:t>
      </w:r>
      <w:r w:rsidR="003C2F8E">
        <w:rPr>
          <w:rFonts w:hint="cs"/>
          <w:rtl/>
        </w:rPr>
        <w:t>ש</w:t>
      </w:r>
      <w:r w:rsidR="00AD1509">
        <w:rPr>
          <w:rFonts w:hint="cs"/>
          <w:rtl/>
        </w:rPr>
        <w:t>י</w:t>
      </w:r>
      <w:r w:rsidR="003C2F8E">
        <w:rPr>
          <w:rFonts w:hint="cs"/>
          <w:rtl/>
        </w:rPr>
        <w:t>פג</w:t>
      </w:r>
      <w:r w:rsidR="00AD1509">
        <w:rPr>
          <w:rFonts w:hint="cs"/>
          <w:rtl/>
        </w:rPr>
        <w:t>ו</w:t>
      </w:r>
      <w:r w:rsidR="003C2F8E">
        <w:rPr>
          <w:rFonts w:hint="cs"/>
          <w:rtl/>
        </w:rPr>
        <w:t>ש שוב ב</w:t>
      </w:r>
      <w:r w:rsidR="00EE553A">
        <w:rPr>
          <w:rFonts w:hint="cs"/>
          <w:rtl/>
        </w:rPr>
        <w:t>שמיים</w:t>
      </w:r>
      <w:r w:rsidR="003C2F8E">
        <w:rPr>
          <w:rFonts w:hint="cs"/>
          <w:rtl/>
        </w:rPr>
        <w:t xml:space="preserve"> הכחולים </w:t>
      </w:r>
      <w:r w:rsidR="00AD1509">
        <w:rPr>
          <w:rFonts w:hint="cs"/>
          <w:rtl/>
        </w:rPr>
        <w:t>תהיה</w:t>
      </w:r>
      <w:r w:rsidR="006525EB">
        <w:rPr>
          <w:rFonts w:hint="cs"/>
          <w:rtl/>
        </w:rPr>
        <w:t xml:space="preserve"> במרץ, בטיול הבית-</w:t>
      </w:r>
      <w:r w:rsidR="00DF608E">
        <w:rPr>
          <w:rFonts w:hint="cs"/>
          <w:rtl/>
        </w:rPr>
        <w:t xml:space="preserve">סיפרי השנתי לצרפת, </w:t>
      </w:r>
      <w:r w:rsidR="003C2F8E">
        <w:rPr>
          <w:rFonts w:hint="cs"/>
          <w:rtl/>
        </w:rPr>
        <w:t>ו</w:t>
      </w:r>
      <w:r w:rsidR="00AD1509">
        <w:rPr>
          <w:rFonts w:hint="cs"/>
          <w:rtl/>
        </w:rPr>
        <w:t xml:space="preserve">אז </w:t>
      </w:r>
      <w:r w:rsidR="003C2F8E">
        <w:rPr>
          <w:rFonts w:hint="cs"/>
          <w:rtl/>
        </w:rPr>
        <w:t xml:space="preserve">הם </w:t>
      </w:r>
      <w:r w:rsidR="00AD1509">
        <w:rPr>
          <w:rFonts w:hint="cs"/>
          <w:rtl/>
        </w:rPr>
        <w:t>י</w:t>
      </w:r>
      <w:r w:rsidR="003C2F8E">
        <w:rPr>
          <w:rFonts w:hint="cs"/>
          <w:rtl/>
        </w:rPr>
        <w:t>היו</w:t>
      </w:r>
      <w:r w:rsidR="00DF608E">
        <w:rPr>
          <w:rFonts w:hint="cs"/>
          <w:rtl/>
        </w:rPr>
        <w:t xml:space="preserve"> קשים וקפואים.</w:t>
      </w:r>
      <w:r w:rsidR="00160D29">
        <w:rPr>
          <w:rFonts w:hint="cs"/>
          <w:rtl/>
        </w:rPr>
        <w:t>]</w:t>
      </w:r>
      <w:r w:rsidR="00DF608E">
        <w:rPr>
          <w:rFonts w:hint="cs"/>
          <w:rtl/>
        </w:rPr>
        <w:t xml:space="preserve"> </w:t>
      </w:r>
    </w:p>
    <w:p w14:paraId="69392D8D" w14:textId="5715959D" w:rsidR="00DF608E" w:rsidRDefault="008519F7" w:rsidP="00474993">
      <w:pPr>
        <w:rPr>
          <w:rtl/>
        </w:rPr>
      </w:pPr>
      <w:r>
        <w:rPr>
          <w:rFonts w:hint="cs"/>
          <w:rtl/>
        </w:rPr>
        <w:t>[</w:t>
      </w:r>
      <w:r w:rsidR="00FB2FE1">
        <w:rPr>
          <w:rFonts w:hint="cs"/>
          <w:rtl/>
        </w:rPr>
        <w:t>ו</w:t>
      </w:r>
      <w:r w:rsidR="00DF608E">
        <w:rPr>
          <w:rFonts w:hint="cs"/>
          <w:rtl/>
        </w:rPr>
        <w:t xml:space="preserve">היה לו סוד נוסף, </w:t>
      </w:r>
      <w:r w:rsidR="003C2F8E">
        <w:rPr>
          <w:rFonts w:hint="cs"/>
          <w:rtl/>
        </w:rPr>
        <w:t xml:space="preserve">סוד </w:t>
      </w:r>
      <w:r w:rsidR="00DF608E">
        <w:rPr>
          <w:rFonts w:hint="cs"/>
          <w:rtl/>
        </w:rPr>
        <w:t>ציבורי, משותף לו ולכל ה</w:t>
      </w:r>
      <w:r w:rsidR="003C2F8E">
        <w:rPr>
          <w:rFonts w:hint="cs"/>
          <w:rtl/>
        </w:rPr>
        <w:t>מבוגרים</w:t>
      </w:r>
      <w:r w:rsidR="00160D29">
        <w:rPr>
          <w:rFonts w:hint="cs"/>
          <w:rtl/>
        </w:rPr>
        <w:t>,</w:t>
      </w:r>
      <w:r w:rsidR="00DF608E">
        <w:rPr>
          <w:rFonts w:hint="cs"/>
          <w:rtl/>
        </w:rPr>
        <w:t xml:space="preserve"> </w:t>
      </w:r>
      <w:r w:rsidR="00A602E0">
        <w:rPr>
          <w:rFonts w:hint="cs"/>
          <w:rtl/>
        </w:rPr>
        <w:t>כי</w:t>
      </w:r>
      <w:r>
        <w:rPr>
          <w:rFonts w:hint="cs"/>
          <w:rtl/>
        </w:rPr>
        <w:t>]</w:t>
      </w:r>
      <w:r w:rsidR="00A602E0">
        <w:rPr>
          <w:rFonts w:hint="cs"/>
          <w:rtl/>
        </w:rPr>
        <w:t xml:space="preserve"> </w:t>
      </w:r>
      <w:r w:rsidR="003C2F8E">
        <w:rPr>
          <w:rFonts w:hint="cs"/>
          <w:rtl/>
        </w:rPr>
        <w:t xml:space="preserve">תחת </w:t>
      </w:r>
      <w:r w:rsidR="00A92753" w:rsidRPr="00A92753">
        <w:rPr>
          <w:rFonts w:cs="Times New Roman"/>
          <w:rtl/>
        </w:rPr>
        <w:t xml:space="preserve">אותו רקיע כחול התוודע </w:t>
      </w:r>
      <w:r w:rsidR="00622077">
        <w:rPr>
          <w:rFonts w:cs="Times New Roman" w:hint="cs"/>
          <w:rtl/>
        </w:rPr>
        <w:t xml:space="preserve">גם </w:t>
      </w:r>
      <w:r w:rsidR="00A92753" w:rsidRPr="00A92753">
        <w:rPr>
          <w:rFonts w:cs="Times New Roman"/>
          <w:rtl/>
        </w:rPr>
        <w:t>ל</w:t>
      </w:r>
      <w:r w:rsidR="00160D29">
        <w:rPr>
          <w:rFonts w:hint="cs"/>
          <w:rtl/>
        </w:rPr>
        <w:t>סוד הפרימה,</w:t>
      </w:r>
      <w:r w:rsidR="00DF608E">
        <w:rPr>
          <w:rFonts w:hint="cs"/>
          <w:rtl/>
        </w:rPr>
        <w:t xml:space="preserve"> סו</w:t>
      </w:r>
      <w:r w:rsidR="003C2F8E">
        <w:rPr>
          <w:rFonts w:hint="cs"/>
          <w:rtl/>
        </w:rPr>
        <w:t xml:space="preserve">ד ההגעה, אלכס היה שותף </w:t>
      </w:r>
      <w:r w:rsidR="003645AB">
        <w:rPr>
          <w:rFonts w:hint="cs"/>
          <w:rtl/>
        </w:rPr>
        <w:t>ל</w:t>
      </w:r>
      <w:r w:rsidR="00A92753" w:rsidRPr="00A92753">
        <w:rPr>
          <w:rFonts w:cs="Times New Roman"/>
          <w:rtl/>
        </w:rPr>
        <w:t xml:space="preserve">מבוגרים </w:t>
      </w:r>
      <w:r w:rsidR="003645AB">
        <w:rPr>
          <w:rFonts w:hint="cs"/>
          <w:rtl/>
        </w:rPr>
        <w:t>ב</w:t>
      </w:r>
      <w:r w:rsidR="003C2F8E">
        <w:rPr>
          <w:rFonts w:hint="cs"/>
          <w:rtl/>
        </w:rPr>
        <w:t>כובד</w:t>
      </w:r>
      <w:r w:rsidR="00DF608E">
        <w:rPr>
          <w:rFonts w:hint="cs"/>
          <w:rtl/>
        </w:rPr>
        <w:t xml:space="preserve"> </w:t>
      </w:r>
      <w:r w:rsidR="003C2F8E">
        <w:rPr>
          <w:rFonts w:hint="cs"/>
          <w:rtl/>
        </w:rPr>
        <w:t>מתיקותו של ה</w:t>
      </w:r>
      <w:r w:rsidR="00DF608E">
        <w:rPr>
          <w:rFonts w:hint="cs"/>
          <w:rtl/>
        </w:rPr>
        <w:t>סוד</w:t>
      </w:r>
      <w:r w:rsidR="003C2F8E">
        <w:rPr>
          <w:rFonts w:hint="cs"/>
          <w:rtl/>
        </w:rPr>
        <w:t xml:space="preserve"> האחרון</w:t>
      </w:r>
      <w:r w:rsidR="00160D29">
        <w:rPr>
          <w:rFonts w:hint="cs"/>
          <w:rtl/>
        </w:rPr>
        <w:t>,</w:t>
      </w:r>
      <w:r w:rsidR="00FB2FE1">
        <w:rPr>
          <w:rFonts w:hint="cs"/>
          <w:rtl/>
        </w:rPr>
        <w:t xml:space="preserve"> הבלום</w:t>
      </w:r>
      <w:r w:rsidR="00474993">
        <w:rPr>
          <w:rFonts w:hint="cs"/>
          <w:rtl/>
        </w:rPr>
        <w:t xml:space="preserve">. </w:t>
      </w:r>
      <w:r w:rsidR="00DF608E">
        <w:rPr>
          <w:rFonts w:hint="cs"/>
          <w:rtl/>
        </w:rPr>
        <w:t>ואילו סוד ה</w:t>
      </w:r>
      <w:r w:rsidR="00A92753" w:rsidRPr="00A92753">
        <w:rPr>
          <w:rFonts w:cs="Times New Roman"/>
          <w:rtl/>
        </w:rPr>
        <w:t>רקיע הכחול</w:t>
      </w:r>
      <w:r w:rsidR="00DF608E">
        <w:rPr>
          <w:rFonts w:hint="cs"/>
          <w:rtl/>
        </w:rPr>
        <w:t xml:space="preserve"> היה פרטי </w:t>
      </w:r>
      <w:r w:rsidR="00474993">
        <w:rPr>
          <w:rFonts w:hint="cs"/>
          <w:rtl/>
        </w:rPr>
        <w:t>ו</w:t>
      </w:r>
      <w:r w:rsidR="00DF608E">
        <w:rPr>
          <w:rFonts w:hint="cs"/>
          <w:rtl/>
        </w:rPr>
        <w:t>שלו</w:t>
      </w:r>
      <w:r w:rsidR="007E5F94" w:rsidRPr="007E5F94">
        <w:rPr>
          <w:rFonts w:cs="Times New Roman"/>
          <w:rtl/>
        </w:rPr>
        <w:t>, וגם העננים התְפוחים, הצמריריים, שהתנוצצו מתחת למטוס, בלובן אור השמש המיטיב</w:t>
      </w:r>
      <w:r w:rsidR="00DF608E">
        <w:rPr>
          <w:rFonts w:hint="cs"/>
          <w:rtl/>
        </w:rPr>
        <w:t xml:space="preserve">. </w:t>
      </w:r>
    </w:p>
    <w:p w14:paraId="6474DA83" w14:textId="04C6514D" w:rsidR="003235D3" w:rsidRPr="00CD067C" w:rsidRDefault="00474993" w:rsidP="00474993">
      <w:pPr>
        <w:rPr>
          <w:rtl/>
        </w:rPr>
      </w:pPr>
      <w:r>
        <w:rPr>
          <w:rFonts w:hint="cs"/>
          <w:rtl/>
        </w:rPr>
        <w:t>כש</w:t>
      </w:r>
      <w:r>
        <w:rPr>
          <w:rtl/>
        </w:rPr>
        <w:t>יצא מהמכונית מול ביתם</w:t>
      </w:r>
      <w:r>
        <w:rPr>
          <w:rFonts w:hint="cs"/>
          <w:rtl/>
        </w:rPr>
        <w:t xml:space="preserve"> פסע </w:t>
      </w:r>
      <w:r w:rsidR="003235D3" w:rsidRPr="002949AA">
        <w:rPr>
          <w:rtl/>
        </w:rPr>
        <w:t>לתוך שלולית</w:t>
      </w:r>
      <w:r>
        <w:rPr>
          <w:rFonts w:hint="cs"/>
          <w:rtl/>
        </w:rPr>
        <w:t xml:space="preserve"> שנקוותה</w:t>
      </w:r>
      <w:r w:rsidR="003235D3" w:rsidRPr="002949AA">
        <w:rPr>
          <w:rtl/>
        </w:rPr>
        <w:t xml:space="preserve"> בכביש.</w:t>
      </w:r>
      <w:r w:rsidR="003235D3" w:rsidRPr="00CD067C">
        <w:rPr>
          <w:rtl/>
        </w:rPr>
        <w:t xml:space="preserve"> </w:t>
      </w:r>
      <w:r w:rsidR="00815394">
        <w:rPr>
          <w:rFonts w:hint="cs"/>
          <w:rtl/>
        </w:rPr>
        <w:t xml:space="preserve">נתיב </w:t>
      </w:r>
      <w:r w:rsidR="003235D3" w:rsidRPr="00CD067C">
        <w:rPr>
          <w:rtl/>
        </w:rPr>
        <w:t xml:space="preserve">הכאב החד </w:t>
      </w:r>
      <w:r w:rsidR="00A602E0">
        <w:rPr>
          <w:rFonts w:hint="cs"/>
          <w:rtl/>
        </w:rPr>
        <w:t>א</w:t>
      </w:r>
      <w:r w:rsidR="00815394">
        <w:rPr>
          <w:rFonts w:hint="cs"/>
          <w:rtl/>
        </w:rPr>
        <w:t>ל</w:t>
      </w:r>
      <w:r w:rsidR="00A602E0">
        <w:rPr>
          <w:rFonts w:hint="cs"/>
          <w:rtl/>
        </w:rPr>
        <w:t xml:space="preserve"> ה</w:t>
      </w:r>
      <w:r w:rsidR="003235D3" w:rsidRPr="00CD067C">
        <w:rPr>
          <w:rtl/>
        </w:rPr>
        <w:t xml:space="preserve">תפרים שמאחורי </w:t>
      </w:r>
      <w:r w:rsidR="00A602E0">
        <w:rPr>
          <w:rtl/>
        </w:rPr>
        <w:t>אוז</w:t>
      </w:r>
      <w:r w:rsidR="00A602E0">
        <w:rPr>
          <w:rFonts w:hint="cs"/>
          <w:rtl/>
        </w:rPr>
        <w:t>נו</w:t>
      </w:r>
      <w:r w:rsidR="00815394">
        <w:rPr>
          <w:rFonts w:hint="cs"/>
          <w:rtl/>
        </w:rPr>
        <w:t xml:space="preserve"> נאטם</w:t>
      </w:r>
      <w:r w:rsidR="003235D3" w:rsidRPr="00CD067C">
        <w:rPr>
          <w:rtl/>
        </w:rPr>
        <w:t xml:space="preserve">. </w:t>
      </w:r>
      <w:r w:rsidR="00B20FEE">
        <w:rPr>
          <w:rFonts w:hint="cs"/>
          <w:rtl/>
        </w:rPr>
        <w:t xml:space="preserve">הוא </w:t>
      </w:r>
      <w:r w:rsidR="00A602E0">
        <w:rPr>
          <w:rtl/>
        </w:rPr>
        <w:t>נענע את כת</w:t>
      </w:r>
      <w:r w:rsidR="00A602E0">
        <w:rPr>
          <w:rFonts w:hint="cs"/>
          <w:rtl/>
        </w:rPr>
        <w:t>פו</w:t>
      </w:r>
      <w:r w:rsidR="000A30CA">
        <w:rPr>
          <w:rFonts w:hint="cs"/>
          <w:rtl/>
        </w:rPr>
        <w:t>,</w:t>
      </w:r>
      <w:r w:rsidR="002821B0">
        <w:rPr>
          <w:rtl/>
        </w:rPr>
        <w:t xml:space="preserve"> </w:t>
      </w:r>
      <w:r w:rsidR="000A30CA">
        <w:rPr>
          <w:rFonts w:hint="cs"/>
          <w:rtl/>
        </w:rPr>
        <w:t>וגם בשכמות</w:t>
      </w:r>
      <w:r w:rsidR="002821B0">
        <w:rPr>
          <w:rtl/>
        </w:rPr>
        <w:t xml:space="preserve"> הכאב </w:t>
      </w:r>
      <w:r w:rsidR="00815394">
        <w:rPr>
          <w:rFonts w:hint="cs"/>
          <w:rtl/>
        </w:rPr>
        <w:t>התפוגג</w:t>
      </w:r>
      <w:r>
        <w:rPr>
          <w:rFonts w:hint="cs"/>
          <w:rtl/>
        </w:rPr>
        <w:t>,</w:t>
      </w:r>
      <w:r w:rsidR="003235D3" w:rsidRPr="00CD067C">
        <w:rPr>
          <w:rtl/>
        </w:rPr>
        <w:t xml:space="preserve"> </w:t>
      </w:r>
      <w:r w:rsidR="00A602E0">
        <w:rPr>
          <w:rFonts w:hint="cs"/>
          <w:rtl/>
        </w:rPr>
        <w:t>רק הד</w:t>
      </w:r>
      <w:r w:rsidR="00A602E0" w:rsidRPr="00CD067C">
        <w:rPr>
          <w:rtl/>
        </w:rPr>
        <w:t xml:space="preserve"> עמום</w:t>
      </w:r>
      <w:r w:rsidR="00A602E0">
        <w:rPr>
          <w:rFonts w:hint="cs"/>
          <w:rtl/>
        </w:rPr>
        <w:t xml:space="preserve"> חזר</w:t>
      </w:r>
      <w:r>
        <w:rPr>
          <w:rFonts w:hint="cs"/>
          <w:rtl/>
        </w:rPr>
        <w:t xml:space="preserve"> אליו</w:t>
      </w:r>
      <w:r w:rsidR="00A602E0">
        <w:rPr>
          <w:rFonts w:hint="cs"/>
          <w:rtl/>
        </w:rPr>
        <w:t>.</w:t>
      </w:r>
      <w:r w:rsidR="00A602E0" w:rsidRPr="00CD067C">
        <w:rPr>
          <w:rtl/>
        </w:rPr>
        <w:t xml:space="preserve"> </w:t>
      </w:r>
      <w:r w:rsidR="003235D3" w:rsidRPr="00CD067C">
        <w:rPr>
          <w:rtl/>
        </w:rPr>
        <w:t xml:space="preserve">מייד </w:t>
      </w:r>
      <w:r w:rsidR="002821B0">
        <w:rPr>
          <w:rFonts w:hint="cs"/>
          <w:rtl/>
        </w:rPr>
        <w:t xml:space="preserve">חש </w:t>
      </w:r>
      <w:r w:rsidR="003235D3" w:rsidRPr="00CD067C">
        <w:rPr>
          <w:rtl/>
        </w:rPr>
        <w:t>בחסרונו, כחפץ שאבד. גופו הבוגדני</w:t>
      </w:r>
      <w:r w:rsidR="000A30CA">
        <w:rPr>
          <w:rFonts w:hint="cs"/>
          <w:rtl/>
        </w:rPr>
        <w:t xml:space="preserve"> </w:t>
      </w:r>
      <w:r>
        <w:rPr>
          <w:rFonts w:hint="cs"/>
          <w:rtl/>
        </w:rPr>
        <w:t xml:space="preserve">בייש </w:t>
      </w:r>
      <w:r>
        <w:rPr>
          <w:rFonts w:hint="cs"/>
          <w:rtl/>
        </w:rPr>
        <w:lastRenderedPageBreak/>
        <w:t>אותו</w:t>
      </w:r>
      <w:r w:rsidR="00545279">
        <w:rPr>
          <w:rFonts w:hint="cs"/>
          <w:rtl/>
        </w:rPr>
        <w:t>, בלתי ראוי</w:t>
      </w:r>
      <w:r w:rsidR="000A30CA">
        <w:rPr>
          <w:rFonts w:hint="cs"/>
          <w:rtl/>
        </w:rPr>
        <w:t xml:space="preserve"> </w:t>
      </w:r>
      <w:r w:rsidR="00545279">
        <w:rPr>
          <w:rFonts w:hint="cs"/>
          <w:rtl/>
        </w:rPr>
        <w:t>ל</w:t>
      </w:r>
      <w:r w:rsidR="00FB2FE1">
        <w:rPr>
          <w:rFonts w:hint="cs"/>
          <w:rtl/>
        </w:rPr>
        <w:t>ז</w:t>
      </w:r>
      <w:r w:rsidR="00C92719">
        <w:rPr>
          <w:rFonts w:hint="cs"/>
          <w:rtl/>
        </w:rPr>
        <w:t>י</w:t>
      </w:r>
      <w:r w:rsidR="00FB2FE1">
        <w:rPr>
          <w:rFonts w:hint="cs"/>
          <w:rtl/>
        </w:rPr>
        <w:t>כרון</w:t>
      </w:r>
      <w:r w:rsidR="000A30CA">
        <w:rPr>
          <w:rFonts w:hint="cs"/>
          <w:rtl/>
        </w:rPr>
        <w:t xml:space="preserve"> </w:t>
      </w:r>
      <w:r w:rsidR="00A92753" w:rsidRPr="00A92753">
        <w:rPr>
          <w:rFonts w:cs="Times New Roman"/>
          <w:rtl/>
        </w:rPr>
        <w:t>הרקיע, כאילו נשתכחו מליבו ההסתערויות</w:t>
      </w:r>
      <w:r w:rsidR="000A30CA">
        <w:rPr>
          <w:rFonts w:hint="cs"/>
          <w:rtl/>
        </w:rPr>
        <w:t xml:space="preserve">, </w:t>
      </w:r>
      <w:r w:rsidR="00545279">
        <w:rPr>
          <w:rFonts w:hint="cs"/>
          <w:rtl/>
        </w:rPr>
        <w:t>ה</w:t>
      </w:r>
      <w:r w:rsidR="000A30CA">
        <w:rPr>
          <w:rFonts w:hint="cs"/>
          <w:rtl/>
        </w:rPr>
        <w:t>השפלה ו</w:t>
      </w:r>
      <w:r w:rsidR="00545279">
        <w:rPr>
          <w:rFonts w:hint="cs"/>
          <w:rtl/>
        </w:rPr>
        <w:t>ה</w:t>
      </w:r>
      <w:r w:rsidR="000A30CA">
        <w:rPr>
          <w:rFonts w:hint="cs"/>
          <w:rtl/>
        </w:rPr>
        <w:t xml:space="preserve">ניצחון, </w:t>
      </w:r>
      <w:r w:rsidR="00545279">
        <w:rPr>
          <w:rFonts w:hint="cs"/>
          <w:rtl/>
        </w:rPr>
        <w:t>ה</w:t>
      </w:r>
      <w:r w:rsidR="00CD6CB4">
        <w:rPr>
          <w:rFonts w:hint="cs"/>
          <w:rtl/>
        </w:rPr>
        <w:t xml:space="preserve">דם המטפטף, </w:t>
      </w:r>
      <w:r w:rsidR="00545279">
        <w:rPr>
          <w:rFonts w:hint="cs"/>
          <w:rtl/>
        </w:rPr>
        <w:t>ה</w:t>
      </w:r>
      <w:r w:rsidR="00CD6CB4">
        <w:rPr>
          <w:rFonts w:hint="cs"/>
          <w:rtl/>
        </w:rPr>
        <w:t xml:space="preserve">דם הניגר, </w:t>
      </w:r>
      <w:r w:rsidR="00545279">
        <w:rPr>
          <w:rFonts w:hint="cs"/>
          <w:rtl/>
        </w:rPr>
        <w:t>ה</w:t>
      </w:r>
      <w:r w:rsidR="000A30CA">
        <w:rPr>
          <w:rFonts w:hint="cs"/>
          <w:rtl/>
        </w:rPr>
        <w:t xml:space="preserve">רצון להרוג, </w:t>
      </w:r>
      <w:r w:rsidR="00545279">
        <w:rPr>
          <w:rFonts w:hint="cs"/>
          <w:rtl/>
        </w:rPr>
        <w:t>ה</w:t>
      </w:r>
      <w:r w:rsidR="000A30CA">
        <w:rPr>
          <w:rFonts w:hint="cs"/>
          <w:rtl/>
        </w:rPr>
        <w:t>צורך להיהרג..</w:t>
      </w:r>
      <w:r w:rsidR="003235D3" w:rsidRPr="00CD067C">
        <w:rPr>
          <w:rtl/>
        </w:rPr>
        <w:t xml:space="preserve">. </w:t>
      </w:r>
    </w:p>
    <w:p w14:paraId="177A917C" w14:textId="339B869E" w:rsidR="003235D3" w:rsidRPr="00CD067C" w:rsidRDefault="00500F27" w:rsidP="00545279">
      <w:pPr>
        <w:rPr>
          <w:rtl/>
        </w:rPr>
      </w:pPr>
      <w:r>
        <w:rPr>
          <w:rFonts w:hint="cs"/>
          <w:rtl/>
        </w:rPr>
        <w:t>בבת אחת</w:t>
      </w:r>
      <w:r w:rsidR="003235D3" w:rsidRPr="00CD067C">
        <w:rPr>
          <w:rtl/>
        </w:rPr>
        <w:t xml:space="preserve"> קדח, חום גופו עלה</w:t>
      </w:r>
      <w:r w:rsidR="00CD6CB4">
        <w:rPr>
          <w:rFonts w:hint="cs"/>
          <w:rtl/>
        </w:rPr>
        <w:t>, הוא בער</w:t>
      </w:r>
      <w:r w:rsidR="003235D3" w:rsidRPr="00CD067C">
        <w:rPr>
          <w:rtl/>
        </w:rPr>
        <w:t xml:space="preserve"> והוא רץ הביתה</w:t>
      </w:r>
      <w:r w:rsidR="00CD6CB4">
        <w:rPr>
          <w:rFonts w:hint="cs"/>
          <w:rtl/>
        </w:rPr>
        <w:t xml:space="preserve"> אפוף להבות</w:t>
      </w:r>
      <w:r w:rsidR="00CC37B1">
        <w:rPr>
          <w:rFonts w:hint="cs"/>
          <w:rtl/>
        </w:rPr>
        <w:t>, ובמטבח</w:t>
      </w:r>
      <w:r w:rsidR="003235D3" w:rsidRPr="00CD067C">
        <w:rPr>
          <w:rtl/>
        </w:rPr>
        <w:t xml:space="preserve"> </w:t>
      </w:r>
      <w:r w:rsidR="00F500E4">
        <w:rPr>
          <w:rFonts w:hint="cs"/>
          <w:rtl/>
        </w:rPr>
        <w:t xml:space="preserve">עמדה </w:t>
      </w:r>
      <w:r w:rsidR="001C5A04">
        <w:rPr>
          <w:rtl/>
        </w:rPr>
        <w:t>אימא</w:t>
      </w:r>
      <w:r w:rsidR="003235D3" w:rsidRPr="00CD067C">
        <w:rPr>
          <w:rtl/>
        </w:rPr>
        <w:t xml:space="preserve"> סתורת</w:t>
      </w:r>
      <w:r w:rsidR="00C92719">
        <w:rPr>
          <w:rFonts w:hint="cs"/>
          <w:rtl/>
        </w:rPr>
        <w:t xml:space="preserve"> </w:t>
      </w:r>
      <w:r w:rsidR="003235D3" w:rsidRPr="00CD067C">
        <w:rPr>
          <w:rtl/>
        </w:rPr>
        <w:t>שיער בכותונת לילה מקומטת, אוחזת בתינוק, פליטה</w:t>
      </w:r>
      <w:r w:rsidR="00EE7E0F">
        <w:rPr>
          <w:rFonts w:hint="cs"/>
          <w:rtl/>
        </w:rPr>
        <w:t xml:space="preserve"> </w:t>
      </w:r>
      <w:r w:rsidR="003235D3" w:rsidRPr="00CD067C">
        <w:rPr>
          <w:rtl/>
        </w:rPr>
        <w:t xml:space="preserve">לבנה נוטפת מפיו אל </w:t>
      </w:r>
      <w:r w:rsidR="00F500E4">
        <w:rPr>
          <w:rFonts w:hint="cs"/>
          <w:rtl/>
        </w:rPr>
        <w:t xml:space="preserve">כף </w:t>
      </w:r>
      <w:r w:rsidR="003235D3" w:rsidRPr="00CD067C">
        <w:rPr>
          <w:rtl/>
        </w:rPr>
        <w:t>יד</w:t>
      </w:r>
      <w:r w:rsidR="00F500E4">
        <w:rPr>
          <w:rFonts w:hint="cs"/>
          <w:rtl/>
        </w:rPr>
        <w:t>ה</w:t>
      </w:r>
      <w:r w:rsidR="003235D3" w:rsidRPr="00CD067C">
        <w:rPr>
          <w:rtl/>
        </w:rPr>
        <w:t xml:space="preserve"> </w:t>
      </w:r>
      <w:r w:rsidR="00F500E4">
        <w:rPr>
          <w:rFonts w:hint="cs"/>
          <w:rtl/>
        </w:rPr>
        <w:t>הקעורה</w:t>
      </w:r>
      <w:r w:rsidR="00B40BDC">
        <w:rPr>
          <w:rFonts w:hint="cs"/>
          <w:rtl/>
        </w:rPr>
        <w:t xml:space="preserve"> </w:t>
      </w:r>
      <w:r w:rsidR="00CC37B1">
        <w:rPr>
          <w:rFonts w:hint="cs"/>
          <w:rtl/>
        </w:rPr>
        <w:t>המוכנה לקלוט</w:t>
      </w:r>
      <w:r w:rsidR="003235D3" w:rsidRPr="00CD067C">
        <w:rPr>
          <w:rtl/>
        </w:rPr>
        <w:t>, ו</w:t>
      </w:r>
      <w:r w:rsidR="00CC37B1">
        <w:rPr>
          <w:rFonts w:hint="cs"/>
          <w:rtl/>
        </w:rPr>
        <w:t xml:space="preserve">משם זולגת דרך אצבעותיה </w:t>
      </w:r>
      <w:r w:rsidR="003235D3" w:rsidRPr="00CD067C">
        <w:rPr>
          <w:rtl/>
        </w:rPr>
        <w:t>לרצפה</w:t>
      </w:r>
      <w:r w:rsidR="00A92753">
        <w:rPr>
          <w:rFonts w:hint="cs"/>
          <w:rtl/>
        </w:rPr>
        <w:t>,</w:t>
      </w:r>
      <w:r w:rsidR="00CD6CB4">
        <w:rPr>
          <w:rFonts w:hint="cs"/>
          <w:rtl/>
        </w:rPr>
        <w:t xml:space="preserve"> </w:t>
      </w:r>
      <w:r w:rsidR="003235D3" w:rsidRPr="00CD067C">
        <w:rPr>
          <w:rtl/>
        </w:rPr>
        <w:t xml:space="preserve">הוא רץ </w:t>
      </w:r>
      <w:r w:rsidR="00A92753">
        <w:rPr>
          <w:rFonts w:hint="cs"/>
          <w:rtl/>
        </w:rPr>
        <w:t xml:space="preserve">החוצה </w:t>
      </w:r>
      <w:r w:rsidR="007E5F94">
        <w:rPr>
          <w:rFonts w:hint="cs"/>
          <w:rtl/>
        </w:rPr>
        <w:t>א</w:t>
      </w:r>
      <w:r w:rsidR="003235D3" w:rsidRPr="00CD067C">
        <w:rPr>
          <w:rtl/>
        </w:rPr>
        <w:t>ל</w:t>
      </w:r>
      <w:r w:rsidR="007E5F94">
        <w:rPr>
          <w:rFonts w:hint="cs"/>
          <w:rtl/>
        </w:rPr>
        <w:t xml:space="preserve"> </w:t>
      </w:r>
      <w:r w:rsidR="003235D3" w:rsidRPr="00CD067C">
        <w:rPr>
          <w:rtl/>
        </w:rPr>
        <w:t>אבא, שהוציא את המזוודות מ</w:t>
      </w:r>
      <w:r w:rsidR="00F500E4">
        <w:rPr>
          <w:rFonts w:hint="cs"/>
          <w:rtl/>
        </w:rPr>
        <w:t>תא המטען</w:t>
      </w:r>
      <w:r w:rsidR="003235D3" w:rsidRPr="00CD067C">
        <w:rPr>
          <w:rtl/>
        </w:rPr>
        <w:t xml:space="preserve">. </w:t>
      </w:r>
      <w:r w:rsidR="00F500E4">
        <w:rPr>
          <w:rFonts w:hint="cs"/>
          <w:rtl/>
        </w:rPr>
        <w:t>"</w:t>
      </w:r>
      <w:r w:rsidR="003235D3" w:rsidRPr="00CD067C">
        <w:rPr>
          <w:rtl/>
        </w:rPr>
        <w:t>אבא, אבא</w:t>
      </w:r>
      <w:r w:rsidR="00C92719">
        <w:rPr>
          <w:rFonts w:hint="cs"/>
          <w:rtl/>
        </w:rPr>
        <w:t>,</w:t>
      </w:r>
      <w:r w:rsidR="003235D3" w:rsidRPr="00CD067C">
        <w:rPr>
          <w:rtl/>
        </w:rPr>
        <w:t xml:space="preserve"> יש לי חום, אני קודח.</w:t>
      </w:r>
      <w:r w:rsidR="00F500E4">
        <w:rPr>
          <w:rFonts w:hint="cs"/>
          <w:rtl/>
        </w:rPr>
        <w:t>"</w:t>
      </w:r>
    </w:p>
    <w:p w14:paraId="5D84AF88" w14:textId="1DC63422" w:rsidR="003645AB" w:rsidRDefault="003235D3" w:rsidP="00F500E4">
      <w:pPr>
        <w:rPr>
          <w:rtl/>
        </w:rPr>
      </w:pPr>
      <w:r w:rsidRPr="00CD067C">
        <w:rPr>
          <w:rtl/>
        </w:rPr>
        <w:t>"אתה לא מתכוון להתחמק מ</w:t>
      </w:r>
      <w:r w:rsidR="002E35AE">
        <w:rPr>
          <w:rtl/>
        </w:rPr>
        <w:t>בית-ספר</w:t>
      </w:r>
      <w:r w:rsidRPr="00CD067C">
        <w:rPr>
          <w:rtl/>
        </w:rPr>
        <w:t xml:space="preserve"> מחר, נכון?" </w:t>
      </w:r>
    </w:p>
    <w:p w14:paraId="28F8C521" w14:textId="77777777" w:rsidR="003645AB" w:rsidRDefault="003235D3" w:rsidP="00F500E4">
      <w:pPr>
        <w:rPr>
          <w:rtl/>
        </w:rPr>
      </w:pPr>
      <w:r w:rsidRPr="00CD067C">
        <w:rPr>
          <w:rtl/>
        </w:rPr>
        <w:t xml:space="preserve">עיניו של אלכס </w:t>
      </w:r>
      <w:r w:rsidR="00F500E4">
        <w:rPr>
          <w:rFonts w:hint="cs"/>
          <w:rtl/>
        </w:rPr>
        <w:t>נראו</w:t>
      </w:r>
      <w:r w:rsidRPr="00CD067C">
        <w:rPr>
          <w:rFonts w:hint="cs"/>
          <w:rtl/>
        </w:rPr>
        <w:t xml:space="preserve"> </w:t>
      </w:r>
      <w:r w:rsidRPr="00CD067C">
        <w:rPr>
          <w:rtl/>
        </w:rPr>
        <w:t>זגוגיות.</w:t>
      </w:r>
      <w:r w:rsidR="00F500E4">
        <w:rPr>
          <w:rFonts w:hint="cs"/>
          <w:rtl/>
        </w:rPr>
        <w:t xml:space="preserve"> </w:t>
      </w:r>
    </w:p>
    <w:p w14:paraId="542BEF61" w14:textId="0C8890E7" w:rsidR="003235D3" w:rsidRPr="00CD067C" w:rsidRDefault="00F500E4" w:rsidP="00F500E4">
      <w:pPr>
        <w:rPr>
          <w:rtl/>
        </w:rPr>
      </w:pPr>
      <w:r>
        <w:rPr>
          <w:rFonts w:hint="cs"/>
          <w:rtl/>
        </w:rPr>
        <w:t xml:space="preserve">מארק העווה את פרצופו לאמור </w:t>
      </w:r>
      <w:r>
        <w:rPr>
          <w:rtl/>
        </w:rPr>
        <w:t>–</w:t>
      </w:r>
      <w:r>
        <w:rPr>
          <w:rFonts w:hint="cs"/>
          <w:rtl/>
        </w:rPr>
        <w:t xml:space="preserve"> כל מילה </w:t>
      </w:r>
      <w:r w:rsidR="00A92753">
        <w:rPr>
          <w:rFonts w:hint="cs"/>
          <w:rtl/>
        </w:rPr>
        <w:t>ה</w:t>
      </w:r>
      <w:r>
        <w:rPr>
          <w:rFonts w:hint="cs"/>
          <w:rtl/>
        </w:rPr>
        <w:t>יוצאת מפיך חסר השיניים שורקנית ומלאת רוק, אם כי זה לא היה נכון</w:t>
      </w:r>
      <w:r w:rsidR="00086D9E">
        <w:rPr>
          <w:rFonts w:hint="cs"/>
          <w:rtl/>
        </w:rPr>
        <w:t>,</w:t>
      </w:r>
      <w:r>
        <w:rPr>
          <w:rFonts w:hint="cs"/>
          <w:rtl/>
        </w:rPr>
        <w:t xml:space="preserve"> כי אלכס התרגל </w:t>
      </w:r>
      <w:r w:rsidR="00DD0EF1">
        <w:rPr>
          <w:rFonts w:hint="cs"/>
          <w:rtl/>
        </w:rPr>
        <w:t xml:space="preserve">זה מכבר </w:t>
      </w:r>
      <w:r>
        <w:rPr>
          <w:rFonts w:hint="cs"/>
          <w:rtl/>
        </w:rPr>
        <w:t>למצבו [</w:t>
      </w:r>
      <w:r>
        <w:t>got the hang of it</w:t>
      </w:r>
      <w:r>
        <w:rPr>
          <w:rFonts w:hint="cs"/>
          <w:rtl/>
        </w:rPr>
        <w:t>].</w:t>
      </w:r>
    </w:p>
    <w:p w14:paraId="0167684F" w14:textId="10231F4D" w:rsidR="008346E6" w:rsidRDefault="002821B0" w:rsidP="00F500E4">
      <w:pPr>
        <w:rPr>
          <w:rtl/>
        </w:rPr>
      </w:pPr>
      <w:r>
        <w:rPr>
          <w:rFonts w:hint="cs"/>
          <w:rtl/>
        </w:rPr>
        <w:t>ה</w:t>
      </w:r>
      <w:r w:rsidR="00F500E4">
        <w:rPr>
          <w:rFonts w:hint="cs"/>
          <w:rtl/>
        </w:rPr>
        <w:t>אחי</w:t>
      </w:r>
      <w:r>
        <w:rPr>
          <w:rFonts w:hint="cs"/>
          <w:rtl/>
        </w:rPr>
        <w:t xml:space="preserve">ם </w:t>
      </w:r>
      <w:r w:rsidR="00A92753">
        <w:rPr>
          <w:rFonts w:hint="cs"/>
          <w:rtl/>
        </w:rPr>
        <w:t xml:space="preserve">היו </w:t>
      </w:r>
      <w:r w:rsidRPr="00CD067C">
        <w:rPr>
          <w:rtl/>
        </w:rPr>
        <w:t>עדיין לבושים בבגדי</w:t>
      </w:r>
      <w:r w:rsidR="00A602E0">
        <w:rPr>
          <w:rFonts w:hint="cs"/>
          <w:rtl/>
        </w:rPr>
        <w:t>ה</w:t>
      </w:r>
      <w:r w:rsidRPr="00CD067C">
        <w:rPr>
          <w:rtl/>
        </w:rPr>
        <w:t>ם הקלים מישראל, מכנסיים קצר</w:t>
      </w:r>
      <w:r w:rsidR="00F500E4">
        <w:rPr>
          <w:rFonts w:hint="cs"/>
          <w:rtl/>
        </w:rPr>
        <w:t>ים</w:t>
      </w:r>
      <w:r w:rsidRPr="00CD067C">
        <w:rPr>
          <w:rtl/>
        </w:rPr>
        <w:t xml:space="preserve"> לב</w:t>
      </w:r>
      <w:r w:rsidR="00A602E0">
        <w:rPr>
          <w:rtl/>
        </w:rPr>
        <w:t>נ</w:t>
      </w:r>
      <w:r w:rsidR="00F500E4">
        <w:rPr>
          <w:rFonts w:hint="cs"/>
          <w:rtl/>
        </w:rPr>
        <w:t>ים</w:t>
      </w:r>
      <w:r w:rsidR="00F500E4">
        <w:rPr>
          <w:rtl/>
        </w:rPr>
        <w:t xml:space="preserve"> שמה</w:t>
      </w:r>
      <w:r w:rsidR="00F500E4">
        <w:rPr>
          <w:rFonts w:hint="cs"/>
          <w:rtl/>
        </w:rPr>
        <w:t>ם</w:t>
      </w:r>
      <w:r w:rsidR="00A602E0">
        <w:rPr>
          <w:rtl/>
        </w:rPr>
        <w:t xml:space="preserve"> </w:t>
      </w:r>
      <w:r w:rsidR="008346E6">
        <w:rPr>
          <w:rFonts w:hint="cs"/>
          <w:rtl/>
        </w:rPr>
        <w:t>ב</w:t>
      </w:r>
      <w:r w:rsidR="00A602E0">
        <w:rPr>
          <w:rtl/>
        </w:rPr>
        <w:t>צ</w:t>
      </w:r>
      <w:r w:rsidR="008346E6">
        <w:rPr>
          <w:rFonts w:hint="cs"/>
          <w:rtl/>
        </w:rPr>
        <w:t>ב</w:t>
      </w:r>
      <w:r w:rsidR="00A602E0">
        <w:rPr>
          <w:rtl/>
        </w:rPr>
        <w:t xml:space="preserve">צו רגליהם השזופות. </w:t>
      </w:r>
      <w:r w:rsidRPr="00CD067C">
        <w:rPr>
          <w:rtl/>
        </w:rPr>
        <w:t xml:space="preserve">רוח </w:t>
      </w:r>
      <w:r w:rsidR="00A602E0">
        <w:rPr>
          <w:rFonts w:hint="cs"/>
          <w:rtl/>
        </w:rPr>
        <w:t xml:space="preserve">סתווית </w:t>
      </w:r>
      <w:r w:rsidRPr="00CD067C">
        <w:rPr>
          <w:rtl/>
        </w:rPr>
        <w:t xml:space="preserve">נשבה </w:t>
      </w:r>
      <w:r w:rsidR="00B814F7">
        <w:rPr>
          <w:rFonts w:hint="cs"/>
          <w:rtl/>
        </w:rPr>
        <w:t>ו</w:t>
      </w:r>
      <w:r w:rsidRPr="00CD067C">
        <w:rPr>
          <w:rtl/>
        </w:rPr>
        <w:t xml:space="preserve">רעד חלף בגבו של אלכס </w:t>
      </w:r>
      <w:r w:rsidR="00B814F7">
        <w:rPr>
          <w:rFonts w:hint="cs"/>
          <w:rtl/>
        </w:rPr>
        <w:t>ש</w:t>
      </w:r>
      <w:r w:rsidRPr="00CD067C">
        <w:rPr>
          <w:rtl/>
        </w:rPr>
        <w:t xml:space="preserve">באותו בוקר עוד הספיק לטבול בים </w:t>
      </w:r>
      <w:r w:rsidRPr="00CD067C">
        <w:rPr>
          <w:rFonts w:hint="cs"/>
          <w:rtl/>
        </w:rPr>
        <w:t xml:space="preserve">התיכון </w:t>
      </w:r>
      <w:r w:rsidR="00B814F7">
        <w:rPr>
          <w:rtl/>
        </w:rPr>
        <w:t>–</w:t>
      </w:r>
      <w:r w:rsidR="00B814F7">
        <w:rPr>
          <w:rFonts w:hint="cs"/>
          <w:rtl/>
        </w:rPr>
        <w:t xml:space="preserve"> אמנם </w:t>
      </w:r>
      <w:r w:rsidRPr="00CD067C">
        <w:rPr>
          <w:rtl/>
        </w:rPr>
        <w:t xml:space="preserve">רק את </w:t>
      </w:r>
      <w:r w:rsidR="00F500E4">
        <w:rPr>
          <w:rFonts w:hint="cs"/>
          <w:rtl/>
        </w:rPr>
        <w:t>בהונות</w:t>
      </w:r>
      <w:r w:rsidRPr="00CD067C">
        <w:rPr>
          <w:rtl/>
        </w:rPr>
        <w:t xml:space="preserve"> רגליו, כי גופו הפצוע </w:t>
      </w:r>
      <w:r w:rsidR="008346E6">
        <w:rPr>
          <w:rFonts w:hint="cs"/>
          <w:rtl/>
        </w:rPr>
        <w:t xml:space="preserve">היה </w:t>
      </w:r>
      <w:r w:rsidR="00F500E4">
        <w:rPr>
          <w:rFonts w:hint="cs"/>
          <w:rtl/>
        </w:rPr>
        <w:t xml:space="preserve">מצוי </w:t>
      </w:r>
      <w:r w:rsidR="00B814F7">
        <w:rPr>
          <w:rFonts w:hint="cs"/>
          <w:rtl/>
        </w:rPr>
        <w:t>בדרגות שונות של החלמה</w:t>
      </w:r>
      <w:r w:rsidR="00F500E4">
        <w:rPr>
          <w:rFonts w:hint="cs"/>
          <w:rtl/>
        </w:rPr>
        <w:t>.</w:t>
      </w:r>
      <w:r w:rsidRPr="00CD067C">
        <w:rPr>
          <w:rtl/>
        </w:rPr>
        <w:t xml:space="preserve"> </w:t>
      </w:r>
      <w:r w:rsidR="00F500E4">
        <w:rPr>
          <w:rFonts w:hint="cs"/>
          <w:rtl/>
        </w:rPr>
        <w:t>ב</w:t>
      </w:r>
      <w:r w:rsidR="00B814F7">
        <w:rPr>
          <w:rFonts w:hint="cs"/>
          <w:rtl/>
        </w:rPr>
        <w:t>קפלים סודיים בגופו</w:t>
      </w:r>
      <w:r w:rsidR="00F500E4">
        <w:rPr>
          <w:rFonts w:hint="cs"/>
          <w:rtl/>
        </w:rPr>
        <w:t xml:space="preserve"> עדיין דבקו</w:t>
      </w:r>
      <w:r w:rsidR="00F41875">
        <w:rPr>
          <w:rFonts w:hint="cs"/>
          <w:rtl/>
        </w:rPr>
        <w:t xml:space="preserve"> </w:t>
      </w:r>
      <w:r w:rsidRPr="00CD067C">
        <w:rPr>
          <w:rtl/>
        </w:rPr>
        <w:t>גרג</w:t>
      </w:r>
      <w:r w:rsidR="00C92719">
        <w:rPr>
          <w:rFonts w:hint="cs"/>
          <w:rtl/>
        </w:rPr>
        <w:t>י</w:t>
      </w:r>
      <w:r w:rsidRPr="00CD067C">
        <w:rPr>
          <w:rtl/>
        </w:rPr>
        <w:t xml:space="preserve">רי חול </w:t>
      </w:r>
      <w:r w:rsidR="00F500E4">
        <w:rPr>
          <w:rFonts w:hint="cs"/>
          <w:rtl/>
        </w:rPr>
        <w:t>שעקצצו</w:t>
      </w:r>
      <w:r w:rsidR="00CD6CB4">
        <w:rPr>
          <w:rFonts w:hint="cs"/>
          <w:rtl/>
        </w:rPr>
        <w:t xml:space="preserve"> בנ</w:t>
      </w:r>
      <w:r w:rsidR="00F500E4">
        <w:rPr>
          <w:rFonts w:hint="cs"/>
          <w:rtl/>
        </w:rPr>
        <w:t>ו</w:t>
      </w:r>
      <w:r w:rsidR="00CD6CB4">
        <w:rPr>
          <w:rFonts w:hint="cs"/>
          <w:rtl/>
        </w:rPr>
        <w:t>ע</w:t>
      </w:r>
      <w:r w:rsidR="00F500E4">
        <w:rPr>
          <w:rFonts w:hint="cs"/>
          <w:rtl/>
        </w:rPr>
        <w:t>ם</w:t>
      </w:r>
      <w:r w:rsidR="00A602E0">
        <w:rPr>
          <w:rtl/>
        </w:rPr>
        <w:t xml:space="preserve">. הוא </w:t>
      </w:r>
      <w:r w:rsidR="00A602E0">
        <w:rPr>
          <w:rFonts w:hint="cs"/>
          <w:rtl/>
        </w:rPr>
        <w:t>ניער</w:t>
      </w:r>
      <w:r w:rsidRPr="00CD067C">
        <w:rPr>
          <w:rtl/>
        </w:rPr>
        <w:t xml:space="preserve"> חול </w:t>
      </w:r>
      <w:r w:rsidR="00A602E0">
        <w:rPr>
          <w:rFonts w:hint="cs"/>
          <w:rtl/>
        </w:rPr>
        <w:t>מ</w:t>
      </w:r>
      <w:r w:rsidRPr="00CD067C">
        <w:rPr>
          <w:rtl/>
        </w:rPr>
        <w:t xml:space="preserve">כיסיו חול </w:t>
      </w:r>
      <w:r w:rsidR="00F500E4" w:rsidRPr="00CD067C">
        <w:rPr>
          <w:rtl/>
        </w:rPr>
        <w:t xml:space="preserve">לבן </w:t>
      </w:r>
      <w:r w:rsidR="00545279">
        <w:rPr>
          <w:rFonts w:hint="cs"/>
          <w:rtl/>
        </w:rPr>
        <w:t>ש</w:t>
      </w:r>
      <w:r w:rsidRPr="00CD067C">
        <w:rPr>
          <w:rtl/>
        </w:rPr>
        <w:t xml:space="preserve">עופף ברוח הקרה </w:t>
      </w:r>
      <w:r w:rsidR="00F500E4">
        <w:rPr>
          <w:rFonts w:hint="cs"/>
          <w:rtl/>
        </w:rPr>
        <w:t>וה</w:t>
      </w:r>
      <w:r w:rsidRPr="00CD067C">
        <w:rPr>
          <w:rtl/>
        </w:rPr>
        <w:t>ת</w:t>
      </w:r>
      <w:r w:rsidR="00A602E0">
        <w:rPr>
          <w:rtl/>
        </w:rPr>
        <w:t xml:space="preserve">פזר על הדשא הירוק </w:t>
      </w:r>
      <w:r w:rsidR="003645AB">
        <w:rPr>
          <w:rFonts w:hint="cs"/>
          <w:rtl/>
        </w:rPr>
        <w:t>ו</w:t>
      </w:r>
      <w:r w:rsidR="00A602E0">
        <w:rPr>
          <w:rtl/>
        </w:rPr>
        <w:t>האדמה החומה</w:t>
      </w:r>
      <w:r w:rsidR="00A602E0">
        <w:rPr>
          <w:rFonts w:hint="cs"/>
          <w:rtl/>
        </w:rPr>
        <w:t>,</w:t>
      </w:r>
      <w:r w:rsidR="00A602E0">
        <w:rPr>
          <w:rtl/>
        </w:rPr>
        <w:t xml:space="preserve"> </w:t>
      </w:r>
      <w:r w:rsidRPr="00CD067C">
        <w:rPr>
          <w:rtl/>
        </w:rPr>
        <w:t>הפורי</w:t>
      </w:r>
      <w:r w:rsidR="00C92719">
        <w:rPr>
          <w:rFonts w:hint="cs"/>
          <w:rtl/>
        </w:rPr>
        <w:t>י</w:t>
      </w:r>
      <w:r w:rsidRPr="00CD067C">
        <w:rPr>
          <w:rtl/>
        </w:rPr>
        <w:t>ה</w:t>
      </w:r>
      <w:r w:rsidR="00F500E4">
        <w:rPr>
          <w:rFonts w:hint="cs"/>
          <w:rtl/>
        </w:rPr>
        <w:t>,</w:t>
      </w:r>
      <w:r w:rsidRPr="00CD067C">
        <w:rPr>
          <w:rtl/>
        </w:rPr>
        <w:t xml:space="preserve"> של </w:t>
      </w:r>
      <w:r w:rsidR="00610BC0">
        <w:rPr>
          <w:rFonts w:hint="cs"/>
          <w:rtl/>
        </w:rPr>
        <w:t>הגינה הקדמית</w:t>
      </w:r>
      <w:r w:rsidRPr="00CD067C">
        <w:rPr>
          <w:rtl/>
        </w:rPr>
        <w:t>.</w:t>
      </w:r>
      <w:r w:rsidR="00F05D7C">
        <w:rPr>
          <w:rFonts w:hint="cs"/>
          <w:rtl/>
        </w:rPr>
        <w:t xml:space="preserve"> </w:t>
      </w:r>
    </w:p>
    <w:p w14:paraId="69DA0697" w14:textId="68AA5255" w:rsidR="002821B0" w:rsidRDefault="00F05D7C" w:rsidP="00F500E4">
      <w:pPr>
        <w:rPr>
          <w:rtl/>
        </w:rPr>
      </w:pPr>
      <w:r>
        <w:rPr>
          <w:rFonts w:hint="cs"/>
          <w:rtl/>
        </w:rPr>
        <w:t xml:space="preserve">מה קל יותר </w:t>
      </w:r>
      <w:r w:rsidR="00F06A3F">
        <w:rPr>
          <w:rFonts w:hint="cs"/>
          <w:rtl/>
        </w:rPr>
        <w:t>עכשיו</w:t>
      </w:r>
      <w:r>
        <w:rPr>
          <w:rFonts w:hint="cs"/>
          <w:rtl/>
        </w:rPr>
        <w:t xml:space="preserve">, להעמיד פנים שהוא ישראלי </w:t>
      </w:r>
      <w:r w:rsidR="00A92753">
        <w:rPr>
          <w:rFonts w:hint="cs"/>
          <w:rtl/>
        </w:rPr>
        <w:t>ה</w:t>
      </w:r>
      <w:r w:rsidR="00610BC0">
        <w:rPr>
          <w:rFonts w:hint="cs"/>
          <w:rtl/>
        </w:rPr>
        <w:t>מ</w:t>
      </w:r>
      <w:r>
        <w:rPr>
          <w:rFonts w:hint="cs"/>
          <w:rtl/>
        </w:rPr>
        <w:t>בקר באנגליה</w:t>
      </w:r>
      <w:r w:rsidR="00610BC0">
        <w:rPr>
          <w:rFonts w:hint="cs"/>
          <w:rtl/>
        </w:rPr>
        <w:t>,</w:t>
      </w:r>
      <w:r>
        <w:rPr>
          <w:rFonts w:hint="cs"/>
          <w:rtl/>
        </w:rPr>
        <w:t xml:space="preserve"> או </w:t>
      </w:r>
      <w:r w:rsidR="00610BC0">
        <w:rPr>
          <w:rFonts w:hint="cs"/>
          <w:rtl/>
        </w:rPr>
        <w:t xml:space="preserve">פליט </w:t>
      </w:r>
      <w:r>
        <w:rPr>
          <w:rFonts w:hint="cs"/>
          <w:rtl/>
        </w:rPr>
        <w:t xml:space="preserve">גרמני ששב זה עתה מביקור בישראל? </w:t>
      </w:r>
      <w:r w:rsidR="008346E6">
        <w:rPr>
          <w:rFonts w:hint="cs"/>
          <w:rtl/>
        </w:rPr>
        <w:t>ו</w:t>
      </w:r>
      <w:r>
        <w:rPr>
          <w:rFonts w:hint="cs"/>
          <w:rtl/>
        </w:rPr>
        <w:t>או</w:t>
      </w:r>
      <w:r w:rsidR="00F500E4">
        <w:rPr>
          <w:rFonts w:hint="cs"/>
          <w:rtl/>
        </w:rPr>
        <w:t xml:space="preserve">לי </w:t>
      </w:r>
      <w:r w:rsidR="00545279">
        <w:rPr>
          <w:rFonts w:hint="cs"/>
          <w:rtl/>
        </w:rPr>
        <w:t xml:space="preserve">היה </w:t>
      </w:r>
      <w:r>
        <w:rPr>
          <w:rFonts w:hint="cs"/>
          <w:rtl/>
        </w:rPr>
        <w:t>ציפור נודדת שאיבדה את כיוונה ודווקא לקראת בוא החורף נסה</w:t>
      </w:r>
      <w:r w:rsidR="00610BC0">
        <w:rPr>
          <w:rFonts w:hint="cs"/>
          <w:rtl/>
        </w:rPr>
        <w:t>, כל עוד נפשה בה,</w:t>
      </w:r>
      <w:r>
        <w:rPr>
          <w:rFonts w:hint="cs"/>
          <w:rtl/>
        </w:rPr>
        <w:t xml:space="preserve"> מארצות החום. </w:t>
      </w:r>
      <w:r w:rsidR="00610BC0">
        <w:rPr>
          <w:rFonts w:hint="cs"/>
          <w:rtl/>
        </w:rPr>
        <w:t>נוצותיה נשרו, ו</w:t>
      </w:r>
      <w:r w:rsidR="002821B0" w:rsidRPr="00CD067C">
        <w:rPr>
          <w:rtl/>
        </w:rPr>
        <w:t xml:space="preserve">העור השזוף והחם </w:t>
      </w:r>
      <w:r w:rsidR="007E5F94" w:rsidRPr="007E5F94">
        <w:rPr>
          <w:rFonts w:cs="Times New Roman"/>
          <w:rtl/>
        </w:rPr>
        <w:t xml:space="preserve">נסתמר בעלבון על הקור הבלתי צפוי, </w:t>
      </w:r>
      <w:r w:rsidR="002821B0" w:rsidRPr="00CD067C">
        <w:rPr>
          <w:rtl/>
        </w:rPr>
        <w:t>כמו ס</w:t>
      </w:r>
      <w:r w:rsidR="00F500E4">
        <w:rPr>
          <w:rFonts w:hint="cs"/>
          <w:rtl/>
        </w:rPr>
        <w:t>י</w:t>
      </w:r>
      <w:r w:rsidR="002821B0" w:rsidRPr="00CD067C">
        <w:rPr>
          <w:rtl/>
        </w:rPr>
        <w:t>רב להסכין עם העובדה שהקיץ נותר הרחק מאחור</w:t>
      </w:r>
      <w:r w:rsidR="009076E0">
        <w:rPr>
          <w:rFonts w:hint="cs"/>
          <w:rtl/>
        </w:rPr>
        <w:t>[</w:t>
      </w:r>
      <w:r w:rsidR="002821B0" w:rsidRPr="00CD067C">
        <w:rPr>
          <w:rtl/>
        </w:rPr>
        <w:t>, הפריש זיעה אחרונה, שיכב</w:t>
      </w:r>
      <w:r w:rsidR="0016507E">
        <w:rPr>
          <w:rFonts w:hint="cs"/>
          <w:rtl/>
        </w:rPr>
        <w:t>ת לחות</w:t>
      </w:r>
      <w:r w:rsidR="002821B0" w:rsidRPr="00CD067C">
        <w:rPr>
          <w:rtl/>
        </w:rPr>
        <w:t xml:space="preserve"> שהפכה לדוק </w:t>
      </w:r>
      <w:r w:rsidR="002821B0">
        <w:rPr>
          <w:rtl/>
        </w:rPr>
        <w:t>אורירי של קרה</w:t>
      </w:r>
      <w:r w:rsidR="00A602E0">
        <w:rPr>
          <w:rtl/>
        </w:rPr>
        <w:t xml:space="preserve"> ו</w:t>
      </w:r>
      <w:r w:rsidR="00A602E0">
        <w:rPr>
          <w:rFonts w:hint="cs"/>
          <w:rtl/>
        </w:rPr>
        <w:t>ה</w:t>
      </w:r>
      <w:r w:rsidR="00A602E0">
        <w:rPr>
          <w:rtl/>
        </w:rPr>
        <w:t>תנד</w:t>
      </w:r>
      <w:r w:rsidR="0016507E">
        <w:rPr>
          <w:rFonts w:hint="cs"/>
          <w:rtl/>
        </w:rPr>
        <w:t>ף</w:t>
      </w:r>
      <w:r w:rsidR="002821B0" w:rsidRPr="00CD067C">
        <w:rPr>
          <w:rtl/>
        </w:rPr>
        <w:t xml:space="preserve"> כמעט מ</w:t>
      </w:r>
      <w:r w:rsidR="002821B0" w:rsidRPr="00BE0ECE">
        <w:rPr>
          <w:rtl/>
        </w:rPr>
        <w:t>יד ברוח הזעפ</w:t>
      </w:r>
      <w:r w:rsidR="002821B0">
        <w:rPr>
          <w:rFonts w:hint="cs"/>
          <w:rtl/>
        </w:rPr>
        <w:t>ני</w:t>
      </w:r>
      <w:r w:rsidR="002821B0" w:rsidRPr="00BE0ECE">
        <w:rPr>
          <w:rtl/>
        </w:rPr>
        <w:t>ת</w:t>
      </w:r>
      <w:r w:rsidR="009076E0">
        <w:rPr>
          <w:rFonts w:hint="cs"/>
          <w:rtl/>
        </w:rPr>
        <w:t>]</w:t>
      </w:r>
      <w:r w:rsidR="002821B0" w:rsidRPr="00BE0ECE">
        <w:rPr>
          <w:rtl/>
        </w:rPr>
        <w:t>.</w:t>
      </w:r>
    </w:p>
    <w:p w14:paraId="6C3BAED6" w14:textId="16C36BEE" w:rsidR="003235D3" w:rsidRDefault="0016507E" w:rsidP="00F500E4">
      <w:pPr>
        <w:rPr>
          <w:rtl/>
        </w:rPr>
      </w:pPr>
      <w:r>
        <w:rPr>
          <w:rFonts w:hint="cs"/>
          <w:rtl/>
        </w:rPr>
        <w:t xml:space="preserve">האם </w:t>
      </w:r>
      <w:r w:rsidR="00545279">
        <w:rPr>
          <w:rFonts w:hint="cs"/>
          <w:rtl/>
        </w:rPr>
        <w:t xml:space="preserve">הגיחה </w:t>
      </w:r>
      <w:r w:rsidR="00FB2FE1">
        <w:rPr>
          <w:rFonts w:hint="cs"/>
          <w:rtl/>
        </w:rPr>
        <w:t>לגינה</w:t>
      </w:r>
      <w:r>
        <w:rPr>
          <w:rFonts w:hint="cs"/>
          <w:rtl/>
        </w:rPr>
        <w:t>, חצי</w:t>
      </w:r>
      <w:r w:rsidR="00F500E4">
        <w:rPr>
          <w:rFonts w:hint="cs"/>
          <w:rtl/>
        </w:rPr>
        <w:t xml:space="preserve"> לבושה</w:t>
      </w:r>
      <w:r>
        <w:rPr>
          <w:rFonts w:hint="cs"/>
          <w:rtl/>
        </w:rPr>
        <w:t xml:space="preserve"> במשהו, חצי</w:t>
      </w:r>
      <w:r w:rsidR="00C92719">
        <w:rPr>
          <w:rFonts w:hint="cs"/>
          <w:rtl/>
        </w:rPr>
        <w:t xml:space="preserve"> </w:t>
      </w:r>
      <w:r>
        <w:rPr>
          <w:rFonts w:hint="cs"/>
          <w:rtl/>
        </w:rPr>
        <w:t>מסורקת</w:t>
      </w:r>
      <w:r w:rsidR="001153E5">
        <w:rPr>
          <w:rFonts w:hint="cs"/>
          <w:rtl/>
        </w:rPr>
        <w:t>,</w:t>
      </w:r>
      <w:r>
        <w:rPr>
          <w:rFonts w:hint="cs"/>
          <w:rtl/>
        </w:rPr>
        <w:t xml:space="preserve"> ו</w:t>
      </w:r>
      <w:r w:rsidR="003235D3">
        <w:rPr>
          <w:rFonts w:hint="cs"/>
          <w:rtl/>
        </w:rPr>
        <w:t xml:space="preserve">תיאו </w:t>
      </w:r>
      <w:r w:rsidR="007E5F94" w:rsidRPr="007E5F94">
        <w:rPr>
          <w:rFonts w:cs="Times New Roman"/>
          <w:rtl/>
        </w:rPr>
        <w:t>הנתון באחיזתה</w:t>
      </w:r>
      <w:r>
        <w:rPr>
          <w:rFonts w:hint="cs"/>
          <w:rtl/>
        </w:rPr>
        <w:t xml:space="preserve"> </w:t>
      </w:r>
      <w:r w:rsidR="003235D3">
        <w:rPr>
          <w:rFonts w:hint="cs"/>
          <w:rtl/>
        </w:rPr>
        <w:t xml:space="preserve">נענע בזרועותיו </w:t>
      </w:r>
      <w:r w:rsidR="003235D3" w:rsidRPr="001153E5">
        <w:rPr>
          <w:rFonts w:hint="cs"/>
          <w:rtl/>
        </w:rPr>
        <w:t>בהת</w:t>
      </w:r>
      <w:r w:rsidR="001153E5" w:rsidRPr="002949AA">
        <w:rPr>
          <w:rFonts w:hint="eastAsia"/>
          <w:rtl/>
        </w:rPr>
        <w:t>רגש</w:t>
      </w:r>
      <w:r w:rsidR="003235D3" w:rsidRPr="001153E5">
        <w:rPr>
          <w:rFonts w:hint="cs"/>
          <w:rtl/>
        </w:rPr>
        <w:t>ות</w:t>
      </w:r>
      <w:r w:rsidR="003235D3">
        <w:rPr>
          <w:rFonts w:hint="cs"/>
          <w:rtl/>
        </w:rPr>
        <w:t>.</w:t>
      </w:r>
    </w:p>
    <w:p w14:paraId="48AF3BBB" w14:textId="6B66BE41" w:rsidR="003235D3" w:rsidRDefault="003235D3" w:rsidP="001153E5">
      <w:pPr>
        <w:rPr>
          <w:rtl/>
        </w:rPr>
      </w:pPr>
      <w:r>
        <w:rPr>
          <w:rFonts w:hint="cs"/>
          <w:rtl/>
        </w:rPr>
        <w:t xml:space="preserve">"זה לא ייאמן אלכס, הוא זוכר אותך!" מארק </w:t>
      </w:r>
      <w:r w:rsidR="001153E5">
        <w:rPr>
          <w:rFonts w:hint="cs"/>
          <w:rtl/>
        </w:rPr>
        <w:t>התפעל</w:t>
      </w:r>
      <w:r>
        <w:rPr>
          <w:rFonts w:hint="cs"/>
          <w:rtl/>
        </w:rPr>
        <w:t>.</w:t>
      </w:r>
    </w:p>
    <w:p w14:paraId="059355AB" w14:textId="1C91E735" w:rsidR="003235D3" w:rsidRDefault="003235D3" w:rsidP="009076E0">
      <w:pPr>
        <w:rPr>
          <w:rtl/>
        </w:rPr>
      </w:pPr>
      <w:r>
        <w:rPr>
          <w:rFonts w:hint="cs"/>
          <w:rtl/>
        </w:rPr>
        <w:t>"בוא נראה אם</w:t>
      </w:r>
      <w:r w:rsidR="00204547">
        <w:rPr>
          <w:rFonts w:hint="cs"/>
          <w:rtl/>
        </w:rPr>
        <w:t xml:space="preserve"> הוא זוכר כל מה שלימדתי אותו," </w:t>
      </w:r>
      <w:r w:rsidR="0016507E">
        <w:rPr>
          <w:rFonts w:hint="cs"/>
          <w:rtl/>
        </w:rPr>
        <w:t xml:space="preserve">אלכס </w:t>
      </w:r>
      <w:r w:rsidR="00204547">
        <w:rPr>
          <w:rFonts w:hint="cs"/>
          <w:rtl/>
        </w:rPr>
        <w:t>אמר.</w:t>
      </w:r>
      <w:r>
        <w:rPr>
          <w:rFonts w:hint="cs"/>
          <w:rtl/>
        </w:rPr>
        <w:t xml:space="preserve"> </w:t>
      </w:r>
      <w:r w:rsidR="00204547">
        <w:rPr>
          <w:rFonts w:hint="cs"/>
          <w:rtl/>
        </w:rPr>
        <w:t>"</w:t>
      </w:r>
      <w:r w:rsidR="004A7E8A">
        <w:rPr>
          <w:rFonts w:hint="cs"/>
          <w:rtl/>
        </w:rPr>
        <w:t>תיאו, תן כ</w:t>
      </w:r>
      <w:r w:rsidR="002949AA">
        <w:rPr>
          <w:rFonts w:hint="cs"/>
          <w:rtl/>
        </w:rPr>
        <w:t>ִּ</w:t>
      </w:r>
      <w:r w:rsidR="004A7E8A">
        <w:rPr>
          <w:rFonts w:hint="cs"/>
          <w:rtl/>
        </w:rPr>
        <w:t>יף," הוא הניח כף יד</w:t>
      </w:r>
      <w:r w:rsidR="002821B0">
        <w:rPr>
          <w:rFonts w:hint="cs"/>
          <w:rtl/>
        </w:rPr>
        <w:t xml:space="preserve"> </w:t>
      </w:r>
      <w:r w:rsidR="004A7E8A">
        <w:rPr>
          <w:rFonts w:hint="cs"/>
          <w:rtl/>
        </w:rPr>
        <w:t xml:space="preserve">פשוטה </w:t>
      </w:r>
      <w:r>
        <w:rPr>
          <w:rFonts w:hint="cs"/>
          <w:rtl/>
        </w:rPr>
        <w:t>לפני התינוק ותיאו טפח עליה קלות. "הוא זוכר! תיאו, בוא נעשה עסק."</w:t>
      </w:r>
    </w:p>
    <w:p w14:paraId="004A47B5" w14:textId="77777777" w:rsidR="003235D3" w:rsidRDefault="003235D3" w:rsidP="00250000">
      <w:pPr>
        <w:rPr>
          <w:rtl/>
        </w:rPr>
      </w:pPr>
      <w:r>
        <w:rPr>
          <w:rFonts w:hint="cs"/>
          <w:rtl/>
        </w:rPr>
        <w:t>תיאו היסס לגבי כוונותיה של היד שהושטה לו.</w:t>
      </w:r>
    </w:p>
    <w:p w14:paraId="3CADA247" w14:textId="53A04D23" w:rsidR="003235D3" w:rsidRDefault="003235D3" w:rsidP="00250000">
      <w:pPr>
        <w:rPr>
          <w:rtl/>
        </w:rPr>
      </w:pPr>
      <w:r>
        <w:rPr>
          <w:rFonts w:hint="cs"/>
          <w:rtl/>
        </w:rPr>
        <w:t xml:space="preserve">"הוא לא זוכר," מארק </w:t>
      </w:r>
      <w:r w:rsidR="00A92753" w:rsidRPr="00A92753">
        <w:rPr>
          <w:rFonts w:cs="Times New Roman"/>
          <w:rtl/>
        </w:rPr>
        <w:t>התאכזב</w:t>
      </w:r>
      <w:r>
        <w:rPr>
          <w:rFonts w:hint="cs"/>
          <w:rtl/>
        </w:rPr>
        <w:t>.</w:t>
      </w:r>
    </w:p>
    <w:p w14:paraId="6C37481F" w14:textId="0BC59B0F" w:rsidR="003235D3" w:rsidRDefault="003235D3" w:rsidP="00CE7E2D">
      <w:pPr>
        <w:rPr>
          <w:rtl/>
        </w:rPr>
      </w:pPr>
      <w:r>
        <w:rPr>
          <w:rFonts w:hint="cs"/>
          <w:rtl/>
        </w:rPr>
        <w:t xml:space="preserve">"בוא, בוא נעשה עסק, תיאו," אלכס </w:t>
      </w:r>
      <w:r w:rsidR="00CE7E2D">
        <w:rPr>
          <w:rFonts w:hint="cs"/>
          <w:rtl/>
        </w:rPr>
        <w:t>שידל</w:t>
      </w:r>
      <w:r>
        <w:rPr>
          <w:rFonts w:hint="cs"/>
          <w:rtl/>
        </w:rPr>
        <w:t>, "בוא נעשה עסקה!"</w:t>
      </w:r>
    </w:p>
    <w:p w14:paraId="1FD6BCAF" w14:textId="629125C0" w:rsidR="003235D3" w:rsidRDefault="003235D3" w:rsidP="00250000">
      <w:pPr>
        <w:rPr>
          <w:rtl/>
        </w:rPr>
      </w:pPr>
      <w:r>
        <w:rPr>
          <w:rFonts w:hint="cs"/>
          <w:rtl/>
        </w:rPr>
        <w:t xml:space="preserve">תיאו הושיט יד ואלכס לחץ אותה </w:t>
      </w:r>
      <w:r w:rsidRPr="001153E5">
        <w:rPr>
          <w:rFonts w:hint="cs"/>
          <w:rtl/>
        </w:rPr>
        <w:t>בהת</w:t>
      </w:r>
      <w:r w:rsidR="003645AB">
        <w:rPr>
          <w:rFonts w:hint="cs"/>
          <w:rtl/>
        </w:rPr>
        <w:t>פעל</w:t>
      </w:r>
      <w:r w:rsidRPr="001153E5">
        <w:rPr>
          <w:rFonts w:hint="cs"/>
          <w:rtl/>
        </w:rPr>
        <w:t>ות</w:t>
      </w:r>
      <w:r>
        <w:rPr>
          <w:rFonts w:hint="cs"/>
          <w:rtl/>
        </w:rPr>
        <w:t xml:space="preserve">. "אתה רואה, </w:t>
      </w:r>
      <w:r w:rsidR="00483BB1">
        <w:rPr>
          <w:rFonts w:hint="cs"/>
          <w:rtl/>
        </w:rPr>
        <w:t>הכול</w:t>
      </w:r>
      <w:r>
        <w:rPr>
          <w:rFonts w:hint="cs"/>
          <w:rtl/>
        </w:rPr>
        <w:t xml:space="preserve"> הוא זוכר. זה</w:t>
      </w:r>
      <w:r w:rsidR="009076E0">
        <w:rPr>
          <w:rFonts w:hint="cs"/>
          <w:rtl/>
        </w:rPr>
        <w:t xml:space="preserve"> קל</w:t>
      </w:r>
      <w:r>
        <w:rPr>
          <w:rFonts w:hint="cs"/>
          <w:rtl/>
        </w:rPr>
        <w:t xml:space="preserve"> כמו לאלף כלב.</w:t>
      </w:r>
      <w:r w:rsidR="00F32E45">
        <w:rPr>
          <w:rFonts w:hint="cs"/>
          <w:rtl/>
        </w:rPr>
        <w:t xml:space="preserve"> בוא איתי תיאו, בוא נלך לקחת את ברונו.</w:t>
      </w:r>
      <w:r>
        <w:rPr>
          <w:rFonts w:hint="cs"/>
          <w:rtl/>
        </w:rPr>
        <w:t>"</w:t>
      </w:r>
    </w:p>
    <w:p w14:paraId="0C113CF3" w14:textId="38B5209E" w:rsidR="003235D3" w:rsidRDefault="001C5A04" w:rsidP="00A8170E">
      <w:pPr>
        <w:rPr>
          <w:rtl/>
        </w:rPr>
      </w:pPr>
      <w:r>
        <w:rPr>
          <w:rtl/>
        </w:rPr>
        <w:t>אימא</w:t>
      </w:r>
      <w:r w:rsidR="003235D3" w:rsidRPr="00CD067C">
        <w:rPr>
          <w:rtl/>
        </w:rPr>
        <w:t xml:space="preserve"> </w:t>
      </w:r>
      <w:r w:rsidR="003235D3">
        <w:rPr>
          <w:rFonts w:hint="cs"/>
          <w:rtl/>
        </w:rPr>
        <w:t xml:space="preserve">לא </w:t>
      </w:r>
      <w:r w:rsidR="003235D3" w:rsidRPr="001153E5">
        <w:rPr>
          <w:rFonts w:hint="cs"/>
          <w:rtl/>
        </w:rPr>
        <w:t>הת</w:t>
      </w:r>
      <w:r w:rsidR="003645AB">
        <w:rPr>
          <w:rFonts w:hint="cs"/>
          <w:rtl/>
        </w:rPr>
        <w:t>להב</w:t>
      </w:r>
      <w:r w:rsidR="003235D3" w:rsidRPr="001153E5">
        <w:rPr>
          <w:rFonts w:hint="cs"/>
          <w:rtl/>
        </w:rPr>
        <w:t>ה</w:t>
      </w:r>
      <w:r w:rsidR="003235D3">
        <w:rPr>
          <w:rFonts w:hint="cs"/>
          <w:rtl/>
        </w:rPr>
        <w:t xml:space="preserve"> מכך שאלכס החבול והשרוט, ש</w:t>
      </w:r>
      <w:r w:rsidR="001153E5">
        <w:rPr>
          <w:rFonts w:hint="cs"/>
          <w:rtl/>
        </w:rPr>
        <w:t>אך</w:t>
      </w:r>
      <w:r w:rsidR="003235D3">
        <w:rPr>
          <w:rFonts w:hint="cs"/>
          <w:rtl/>
        </w:rPr>
        <w:t xml:space="preserve"> רגע </w:t>
      </w:r>
      <w:r w:rsidR="001153E5">
        <w:rPr>
          <w:rFonts w:hint="cs"/>
          <w:rtl/>
        </w:rPr>
        <w:t xml:space="preserve">קודם לכן </w:t>
      </w:r>
      <w:r w:rsidR="003235D3">
        <w:rPr>
          <w:rFonts w:hint="cs"/>
          <w:rtl/>
        </w:rPr>
        <w:t>התלונן על חום</w:t>
      </w:r>
      <w:r w:rsidR="006155E4">
        <w:rPr>
          <w:rFonts w:hint="cs"/>
          <w:rtl/>
        </w:rPr>
        <w:t>,</w:t>
      </w:r>
      <w:r w:rsidR="00215538">
        <w:rPr>
          <w:rFonts w:hint="cs"/>
          <w:rtl/>
        </w:rPr>
        <w:t xml:space="preserve"> </w:t>
      </w:r>
      <w:r w:rsidR="003235D3">
        <w:rPr>
          <w:rFonts w:hint="cs"/>
          <w:rtl/>
        </w:rPr>
        <w:t xml:space="preserve">מרים את התינוק בחיקו (אם כי </w:t>
      </w:r>
      <w:r w:rsidR="00086D9E">
        <w:rPr>
          <w:rFonts w:hint="cs"/>
          <w:rtl/>
        </w:rPr>
        <w:t xml:space="preserve">בליבה </w:t>
      </w:r>
      <w:r w:rsidR="003235D3">
        <w:rPr>
          <w:rFonts w:hint="cs"/>
          <w:rtl/>
        </w:rPr>
        <w:t>ב</w:t>
      </w:r>
      <w:r w:rsidR="00C92719">
        <w:rPr>
          <w:rFonts w:hint="cs"/>
          <w:rtl/>
        </w:rPr>
        <w:t>י</w:t>
      </w:r>
      <w:r w:rsidR="003235D3">
        <w:rPr>
          <w:rFonts w:hint="cs"/>
          <w:rtl/>
        </w:rPr>
        <w:t>רכה על ההפוגה הבלתי צפויה מההשגחה ה</w:t>
      </w:r>
      <w:r w:rsidR="00A61A11">
        <w:rPr>
          <w:rFonts w:hint="cs"/>
          <w:rtl/>
        </w:rPr>
        <w:t>רצופה</w:t>
      </w:r>
      <w:r w:rsidR="003235D3">
        <w:rPr>
          <w:rFonts w:hint="cs"/>
          <w:rtl/>
        </w:rPr>
        <w:t xml:space="preserve"> עליו). </w:t>
      </w:r>
      <w:r w:rsidR="002821B0">
        <w:rPr>
          <w:rFonts w:hint="cs"/>
          <w:rtl/>
        </w:rPr>
        <w:t xml:space="preserve">היא </w:t>
      </w:r>
      <w:r w:rsidR="00F32E45">
        <w:rPr>
          <w:rFonts w:hint="cs"/>
          <w:rtl/>
        </w:rPr>
        <w:t>אסרה עליו לעזוב את החצר שלהם,</w:t>
      </w:r>
      <w:r w:rsidR="001B54DD">
        <w:rPr>
          <w:rFonts w:hint="cs"/>
          <w:rtl/>
        </w:rPr>
        <w:t xml:space="preserve"> ובשום פנים לא לה</w:t>
      </w:r>
      <w:r w:rsidR="00500F27">
        <w:rPr>
          <w:rFonts w:hint="cs"/>
          <w:rtl/>
        </w:rPr>
        <w:t>י</w:t>
      </w:r>
      <w:r w:rsidR="001B54DD">
        <w:rPr>
          <w:rFonts w:hint="cs"/>
          <w:rtl/>
        </w:rPr>
        <w:t xml:space="preserve">כנס </w:t>
      </w:r>
      <w:r w:rsidR="004253A8">
        <w:rPr>
          <w:rFonts w:hint="cs"/>
          <w:rtl/>
        </w:rPr>
        <w:t xml:space="preserve">עם התינוק הרועש </w:t>
      </w:r>
      <w:r w:rsidR="001B54DD">
        <w:rPr>
          <w:rFonts w:hint="cs"/>
          <w:rtl/>
        </w:rPr>
        <w:t xml:space="preserve">לבית השכנים </w:t>
      </w:r>
      <w:r w:rsidR="00C92719">
        <w:rPr>
          <w:rFonts w:hint="cs"/>
          <w:rtl/>
        </w:rPr>
        <w:t>ש</w:t>
      </w:r>
      <w:r w:rsidR="005B44C7">
        <w:rPr>
          <w:rFonts w:hint="cs"/>
          <w:rtl/>
        </w:rPr>
        <w:t xml:space="preserve">בו </w:t>
      </w:r>
      <w:r>
        <w:rPr>
          <w:rFonts w:hint="cs"/>
          <w:rtl/>
        </w:rPr>
        <w:t>הייתה</w:t>
      </w:r>
      <w:r w:rsidR="00F810F7">
        <w:rPr>
          <w:rFonts w:hint="cs"/>
          <w:rtl/>
        </w:rPr>
        <w:t xml:space="preserve"> </w:t>
      </w:r>
      <w:r w:rsidR="008B1B44">
        <w:rPr>
          <w:rFonts w:hint="cs"/>
          <w:rtl/>
        </w:rPr>
        <w:t>סופי</w:t>
      </w:r>
      <w:r w:rsidR="00F810F7">
        <w:rPr>
          <w:rFonts w:hint="cs"/>
          <w:rtl/>
        </w:rPr>
        <w:t xml:space="preserve"> בעיצומו של אימון אחר</w:t>
      </w:r>
      <w:r w:rsidR="00C92719">
        <w:rPr>
          <w:rFonts w:hint="cs"/>
          <w:rtl/>
        </w:rPr>
        <w:t xml:space="preserve"> </w:t>
      </w:r>
      <w:r w:rsidR="00F810F7">
        <w:rPr>
          <w:rFonts w:hint="cs"/>
          <w:rtl/>
        </w:rPr>
        <w:t>הצהריים שלה</w:t>
      </w:r>
      <w:r w:rsidR="005B44C7">
        <w:rPr>
          <w:rFonts w:hint="cs"/>
          <w:rtl/>
        </w:rPr>
        <w:t>.</w:t>
      </w:r>
      <w:r w:rsidR="00086D9E">
        <w:rPr>
          <w:rFonts w:hint="cs"/>
          <w:rtl/>
        </w:rPr>
        <w:t xml:space="preserve"> </w:t>
      </w:r>
      <w:r w:rsidR="001B54DD">
        <w:rPr>
          <w:rFonts w:hint="cs"/>
          <w:rtl/>
        </w:rPr>
        <w:t>לאחר שהע</w:t>
      </w:r>
      <w:r w:rsidR="00C92719">
        <w:rPr>
          <w:rFonts w:hint="cs"/>
          <w:rtl/>
        </w:rPr>
        <w:t>ת</w:t>
      </w:r>
      <w:r w:rsidR="001B54DD">
        <w:rPr>
          <w:rFonts w:hint="cs"/>
          <w:rtl/>
        </w:rPr>
        <w:t>ירה עליו הוראות לגבי אופן האחיזה הנכון בתיאו</w:t>
      </w:r>
      <w:r w:rsidR="00236850">
        <w:rPr>
          <w:rFonts w:hint="cs"/>
          <w:rtl/>
        </w:rPr>
        <w:t xml:space="preserve"> </w:t>
      </w:r>
      <w:r w:rsidR="001B54DD">
        <w:rPr>
          <w:rFonts w:hint="cs"/>
          <w:rtl/>
        </w:rPr>
        <w:t>והעדינות הראויה שבה יש לנענעו</w:t>
      </w:r>
      <w:r w:rsidR="00236850">
        <w:rPr>
          <w:rFonts w:hint="cs"/>
          <w:rtl/>
        </w:rPr>
        <w:t>,</w:t>
      </w:r>
      <w:r w:rsidR="001B54DD">
        <w:rPr>
          <w:rFonts w:hint="cs"/>
          <w:rtl/>
        </w:rPr>
        <w:t xml:space="preserve"> </w:t>
      </w:r>
      <w:r w:rsidR="00920F65">
        <w:rPr>
          <w:rFonts w:hint="cs"/>
          <w:rtl/>
        </w:rPr>
        <w:t xml:space="preserve">מיהרה </w:t>
      </w:r>
      <w:r w:rsidR="001153E5">
        <w:rPr>
          <w:rFonts w:hint="cs"/>
          <w:rtl/>
        </w:rPr>
        <w:t>פנימה</w:t>
      </w:r>
      <w:r w:rsidR="00920F65">
        <w:rPr>
          <w:rFonts w:hint="cs"/>
          <w:rtl/>
        </w:rPr>
        <w:t xml:space="preserve"> (כל חולצותיה הנקיות רבצו מקומטות במייבש </w:t>
      </w:r>
      <w:r w:rsidR="001B54DD">
        <w:rPr>
          <w:rFonts w:hint="cs"/>
          <w:rtl/>
        </w:rPr>
        <w:t xml:space="preserve">הכביסה </w:t>
      </w:r>
      <w:r w:rsidR="00920F65">
        <w:rPr>
          <w:rFonts w:hint="cs"/>
          <w:rtl/>
        </w:rPr>
        <w:t>שבמטבח, וכשהתכופפה עטוית מגבת ל</w:t>
      </w:r>
      <w:r w:rsidR="00F41875">
        <w:rPr>
          <w:rFonts w:hint="cs"/>
          <w:rtl/>
        </w:rPr>
        <w:t>שלוף</w:t>
      </w:r>
      <w:r w:rsidR="00920F65">
        <w:rPr>
          <w:rFonts w:hint="cs"/>
          <w:rtl/>
        </w:rPr>
        <w:t xml:space="preserve"> אחת</w:t>
      </w:r>
      <w:r w:rsidR="001B54DD">
        <w:rPr>
          <w:rFonts w:hint="cs"/>
          <w:rtl/>
        </w:rPr>
        <w:t>,</w:t>
      </w:r>
      <w:r w:rsidR="00920F65">
        <w:rPr>
          <w:rFonts w:hint="cs"/>
          <w:rtl/>
        </w:rPr>
        <w:t xml:space="preserve"> נוכחה כי איש </w:t>
      </w:r>
      <w:r w:rsidR="001153E5">
        <w:rPr>
          <w:rFonts w:hint="cs"/>
          <w:rtl/>
        </w:rPr>
        <w:t>ממשפחתה מרובת</w:t>
      </w:r>
      <w:r w:rsidR="00C92719">
        <w:rPr>
          <w:rFonts w:hint="cs"/>
          <w:rtl/>
        </w:rPr>
        <w:t xml:space="preserve"> </w:t>
      </w:r>
      <w:r w:rsidR="001153E5">
        <w:rPr>
          <w:rFonts w:hint="cs"/>
          <w:rtl/>
        </w:rPr>
        <w:t xml:space="preserve">הנפשות </w:t>
      </w:r>
      <w:r w:rsidR="00920F65">
        <w:rPr>
          <w:rFonts w:hint="cs"/>
          <w:rtl/>
        </w:rPr>
        <w:t xml:space="preserve">לא טרח עדיין </w:t>
      </w:r>
      <w:r w:rsidR="00A92753" w:rsidRPr="00A92753">
        <w:rPr>
          <w:rFonts w:cs="Times New Roman"/>
          <w:rtl/>
        </w:rPr>
        <w:t>לנקות מהרצפה את נתז</w:t>
      </w:r>
      <w:r w:rsidR="00920F65">
        <w:rPr>
          <w:rFonts w:hint="cs"/>
          <w:rtl/>
        </w:rPr>
        <w:t>י הפליטה של התינוק)</w:t>
      </w:r>
      <w:r w:rsidR="005C65E8">
        <w:rPr>
          <w:rFonts w:hint="cs"/>
          <w:rtl/>
        </w:rPr>
        <w:t>.</w:t>
      </w:r>
      <w:r w:rsidR="00920F65">
        <w:rPr>
          <w:rFonts w:hint="cs"/>
          <w:rtl/>
        </w:rPr>
        <w:t xml:space="preserve"> </w:t>
      </w:r>
      <w:r w:rsidR="00435809">
        <w:rPr>
          <w:rFonts w:hint="cs"/>
          <w:rtl/>
        </w:rPr>
        <w:t>כש</w:t>
      </w:r>
      <w:r w:rsidR="00500F27" w:rsidRPr="00500F27">
        <w:rPr>
          <w:rFonts w:cs="Times New Roman"/>
          <w:rtl/>
        </w:rPr>
        <w:t>יצאה בשנית, לבושה</w:t>
      </w:r>
      <w:r w:rsidR="00435809">
        <w:rPr>
          <w:rFonts w:hint="cs"/>
          <w:rtl/>
        </w:rPr>
        <w:t xml:space="preserve"> </w:t>
      </w:r>
      <w:r w:rsidR="00500F27" w:rsidRPr="00500F27">
        <w:rPr>
          <w:rFonts w:cs="Times New Roman"/>
          <w:rtl/>
        </w:rPr>
        <w:t>בבגדים נקיים</w:t>
      </w:r>
      <w:r w:rsidR="00500F27">
        <w:rPr>
          <w:rFonts w:cs="Times New Roman" w:hint="cs"/>
          <w:rtl/>
        </w:rPr>
        <w:t>,</w:t>
      </w:r>
      <w:r w:rsidR="00500F27" w:rsidRPr="00500F27">
        <w:rPr>
          <w:rFonts w:cs="Times New Roman" w:hint="cs"/>
          <w:rtl/>
        </w:rPr>
        <w:t xml:space="preserve"> </w:t>
      </w:r>
      <w:r w:rsidR="00500F27">
        <w:rPr>
          <w:rFonts w:cs="Times New Roman" w:hint="cs"/>
          <w:rtl/>
        </w:rPr>
        <w:t xml:space="preserve">היא </w:t>
      </w:r>
      <w:r w:rsidR="005C65E8">
        <w:rPr>
          <w:rFonts w:hint="cs"/>
          <w:rtl/>
        </w:rPr>
        <w:t xml:space="preserve">לקחה </w:t>
      </w:r>
      <w:r w:rsidR="00435809">
        <w:rPr>
          <w:rFonts w:hint="cs"/>
          <w:rtl/>
        </w:rPr>
        <w:t xml:space="preserve">בשתיקה </w:t>
      </w:r>
      <w:r w:rsidR="005C65E8">
        <w:rPr>
          <w:rFonts w:hint="cs"/>
          <w:rtl/>
        </w:rPr>
        <w:t xml:space="preserve">את התינוק מידיו של אלכס </w:t>
      </w:r>
      <w:r w:rsidR="00435809">
        <w:rPr>
          <w:rFonts w:hint="cs"/>
          <w:rtl/>
        </w:rPr>
        <w:t>ונסעה עם</w:t>
      </w:r>
      <w:r w:rsidR="009564E3">
        <w:rPr>
          <w:rFonts w:hint="cs"/>
          <w:rtl/>
        </w:rPr>
        <w:t xml:space="preserve"> </w:t>
      </w:r>
      <w:r w:rsidR="002821B0">
        <w:rPr>
          <w:rFonts w:hint="cs"/>
          <w:rtl/>
        </w:rPr>
        <w:t>מארק</w:t>
      </w:r>
      <w:r w:rsidR="00AD17B3">
        <w:rPr>
          <w:rFonts w:hint="cs"/>
          <w:rtl/>
        </w:rPr>
        <w:t xml:space="preserve"> </w:t>
      </w:r>
      <w:r w:rsidR="001153E5">
        <w:rPr>
          <w:rFonts w:hint="cs"/>
          <w:rtl/>
        </w:rPr>
        <w:t>ל</w:t>
      </w:r>
      <w:r w:rsidR="00837193">
        <w:rPr>
          <w:rFonts w:hint="cs"/>
          <w:rtl/>
        </w:rPr>
        <w:t>החליף את</w:t>
      </w:r>
      <w:r w:rsidR="003235D3" w:rsidRPr="00CD067C">
        <w:rPr>
          <w:rtl/>
        </w:rPr>
        <w:t xml:space="preserve"> </w:t>
      </w:r>
      <w:r w:rsidR="00837193">
        <w:rPr>
          <w:rFonts w:hint="cs"/>
          <w:rtl/>
        </w:rPr>
        <w:t>ה</w:t>
      </w:r>
      <w:r w:rsidR="003235D3" w:rsidRPr="00CD067C">
        <w:rPr>
          <w:rtl/>
        </w:rPr>
        <w:t xml:space="preserve">תלבושת </w:t>
      </w:r>
      <w:r w:rsidR="00837193">
        <w:rPr>
          <w:rFonts w:hint="cs"/>
          <w:rtl/>
        </w:rPr>
        <w:t>ה</w:t>
      </w:r>
      <w:r w:rsidR="003235D3" w:rsidRPr="00CD067C">
        <w:rPr>
          <w:rtl/>
        </w:rPr>
        <w:t>אחידה</w:t>
      </w:r>
      <w:r w:rsidR="00837193">
        <w:rPr>
          <w:rFonts w:hint="cs"/>
          <w:rtl/>
        </w:rPr>
        <w:t xml:space="preserve"> שלו</w:t>
      </w:r>
      <w:r w:rsidR="003235D3" w:rsidRPr="00CD067C">
        <w:rPr>
          <w:rtl/>
        </w:rPr>
        <w:t xml:space="preserve">. התלבושות נקנו עוד לפני </w:t>
      </w:r>
      <w:r w:rsidR="00837193">
        <w:rPr>
          <w:rFonts w:hint="cs"/>
          <w:rtl/>
        </w:rPr>
        <w:t>הקיץ</w:t>
      </w:r>
      <w:r w:rsidR="003235D3" w:rsidRPr="00CD067C">
        <w:rPr>
          <w:rtl/>
        </w:rPr>
        <w:t xml:space="preserve"> ומארק כבר </w:t>
      </w:r>
      <w:r w:rsidR="001153E5">
        <w:rPr>
          <w:rFonts w:hint="cs"/>
          <w:rtl/>
        </w:rPr>
        <w:t>הספיק ל</w:t>
      </w:r>
      <w:r w:rsidR="002821B0">
        <w:rPr>
          <w:rFonts w:hint="cs"/>
          <w:rtl/>
        </w:rPr>
        <w:t>צמ</w:t>
      </w:r>
      <w:r w:rsidR="001153E5">
        <w:rPr>
          <w:rFonts w:hint="cs"/>
          <w:rtl/>
        </w:rPr>
        <w:t>ו</w:t>
      </w:r>
      <w:r w:rsidR="002821B0">
        <w:rPr>
          <w:rFonts w:hint="cs"/>
          <w:rtl/>
        </w:rPr>
        <w:t>ח</w:t>
      </w:r>
      <w:r w:rsidR="00AD17B3">
        <w:rPr>
          <w:rFonts w:hint="cs"/>
          <w:rtl/>
        </w:rPr>
        <w:t xml:space="preserve"> </w:t>
      </w:r>
      <w:r w:rsidR="00AD17B3">
        <w:rPr>
          <w:rFonts w:hint="cs"/>
          <w:rtl/>
        </w:rPr>
        <w:lastRenderedPageBreak/>
        <w:t>במידה ניכרת</w:t>
      </w:r>
      <w:r w:rsidR="00426EBF">
        <w:rPr>
          <w:rFonts w:hint="cs"/>
          <w:rtl/>
        </w:rPr>
        <w:t>, אבל לא כ</w:t>
      </w:r>
      <w:r w:rsidR="00A61A11">
        <w:rPr>
          <w:rFonts w:hint="cs"/>
          <w:rtl/>
        </w:rPr>
        <w:t>ן</w:t>
      </w:r>
      <w:r w:rsidR="00426EBF">
        <w:rPr>
          <w:rFonts w:hint="cs"/>
          <w:rtl/>
        </w:rPr>
        <w:t xml:space="preserve"> אלכס</w:t>
      </w:r>
      <w:r w:rsidR="003235D3" w:rsidRPr="00CD067C">
        <w:rPr>
          <w:rtl/>
        </w:rPr>
        <w:t>. כשאלכס י</w:t>
      </w:r>
      <w:r w:rsidR="00AD17B3">
        <w:rPr>
          <w:rFonts w:hint="cs"/>
          <w:rtl/>
        </w:rPr>
        <w:t>גדל,</w:t>
      </w:r>
      <w:r w:rsidR="003235D3" w:rsidRPr="00CD067C">
        <w:rPr>
          <w:rtl/>
        </w:rPr>
        <w:t xml:space="preserve"> הוא י</w:t>
      </w:r>
      <w:r w:rsidR="001B54DD">
        <w:rPr>
          <w:rFonts w:hint="cs"/>
          <w:rtl/>
        </w:rPr>
        <w:t>ירש</w:t>
      </w:r>
      <w:r w:rsidR="003235D3" w:rsidRPr="00CD067C">
        <w:rPr>
          <w:rtl/>
        </w:rPr>
        <w:t xml:space="preserve"> את התלבושת של מארק. רק את</w:t>
      </w:r>
      <w:r w:rsidR="0087235D">
        <w:rPr>
          <w:rFonts w:hint="cs"/>
          <w:rtl/>
        </w:rPr>
        <w:t xml:space="preserve"> שולי</w:t>
      </w:r>
      <w:r w:rsidR="00A61A11">
        <w:rPr>
          <w:rtl/>
        </w:rPr>
        <w:t xml:space="preserve"> מכנסי הצמר האפורים יהיה</w:t>
      </w:r>
      <w:r w:rsidR="00A61A11">
        <w:rPr>
          <w:rFonts w:hint="cs"/>
          <w:rtl/>
        </w:rPr>
        <w:t xml:space="preserve"> </w:t>
      </w:r>
      <w:r w:rsidR="00A92753" w:rsidRPr="00A92753">
        <w:rPr>
          <w:rFonts w:cs="Times New Roman"/>
          <w:rtl/>
        </w:rPr>
        <w:t xml:space="preserve">צורך </w:t>
      </w:r>
      <w:r w:rsidR="003235D3" w:rsidRPr="00CD067C">
        <w:rPr>
          <w:rtl/>
        </w:rPr>
        <w:t xml:space="preserve">לקפל </w:t>
      </w:r>
      <w:r w:rsidR="00A61A11">
        <w:rPr>
          <w:rFonts w:hint="cs"/>
          <w:rtl/>
        </w:rPr>
        <w:t>מעט</w:t>
      </w:r>
      <w:r w:rsidR="003235D3" w:rsidRPr="00CD067C">
        <w:rPr>
          <w:rtl/>
        </w:rPr>
        <w:t>, ואת</w:t>
      </w:r>
      <w:r w:rsidR="001B54DD">
        <w:rPr>
          <w:rFonts w:hint="cs"/>
          <w:rtl/>
        </w:rPr>
        <w:t xml:space="preserve"> </w:t>
      </w:r>
      <w:r w:rsidR="00236850">
        <w:rPr>
          <w:rFonts w:hint="cs"/>
          <w:rtl/>
        </w:rPr>
        <w:t>חפתי</w:t>
      </w:r>
      <w:r w:rsidR="003235D3" w:rsidRPr="00CD067C">
        <w:rPr>
          <w:rtl/>
        </w:rPr>
        <w:t xml:space="preserve"> הבלייזר הכחול.</w:t>
      </w:r>
    </w:p>
    <w:p w14:paraId="5FA76A54" w14:textId="31D2550C" w:rsidR="00EA1A62" w:rsidRDefault="00EA1A62" w:rsidP="00A8170E">
      <w:pPr>
        <w:rPr>
          <w:rtl/>
        </w:rPr>
      </w:pPr>
    </w:p>
    <w:p w14:paraId="77F6C113" w14:textId="4E7E296B" w:rsidR="00EA1A62" w:rsidRDefault="00F810F7" w:rsidP="00EA1A62">
      <w:pPr>
        <w:rPr>
          <w:rtl/>
        </w:rPr>
      </w:pPr>
      <w:r>
        <w:rPr>
          <w:rFonts w:cs="Times New Roman" w:hint="cs"/>
          <w:rtl/>
        </w:rPr>
        <w:t>[</w:t>
      </w:r>
      <w:r w:rsidR="00EA1A62">
        <w:rPr>
          <w:rFonts w:cs="Times New Roman"/>
          <w:rtl/>
        </w:rPr>
        <w:t xml:space="preserve">התלבושת האחידה </w:t>
      </w:r>
      <w:r>
        <w:rPr>
          <w:rFonts w:cs="Times New Roman" w:hint="cs"/>
          <w:rtl/>
        </w:rPr>
        <w:t xml:space="preserve">של בית-ספרם החדש </w:t>
      </w:r>
      <w:r w:rsidR="001C5A04">
        <w:rPr>
          <w:rFonts w:cs="Times New Roman"/>
          <w:rtl/>
        </w:rPr>
        <w:t>הייתה</w:t>
      </w:r>
      <w:r w:rsidR="00EA1A62">
        <w:rPr>
          <w:rFonts w:cs="Times New Roman"/>
          <w:rtl/>
        </w:rPr>
        <w:t xml:space="preserve"> בצבעים המשעממים ביותר </w:t>
      </w:r>
      <w:r w:rsidR="00410BD6">
        <w:rPr>
          <w:rFonts w:cs="Times New Roman"/>
          <w:rtl/>
        </w:rPr>
        <w:t>–</w:t>
      </w:r>
      <w:r w:rsidR="00EA1A62">
        <w:rPr>
          <w:rFonts w:cs="Times New Roman"/>
          <w:rtl/>
        </w:rPr>
        <w:t xml:space="preserve"> מכנסיים לבנים וחצאית קפלים לבנות, שניהם בצמר אפור כהה, גרביים בכחול נייבי ונעלי עור שחורות. חולצה לבנה, אפודה בכחול נייבי של חיל הים, ועניבה בכחול עם פסים דקיקים באדום וצהוב - צבעי סמל בית-הספר. המקטורן היה בכחול נייבי אף הוא ועל כיסו רקום סמל בית-הספר באדום וצהוב, עם הכתובית - </w:t>
      </w:r>
      <w:r w:rsidR="00EA1A62">
        <w:t>Delight, Ornament,</w:t>
      </w:r>
      <w:r w:rsidR="006626D3">
        <w:t xml:space="preserve"> </w:t>
      </w:r>
      <w:r w:rsidR="00EA1A62">
        <w:t>Ability</w:t>
      </w:r>
      <w:r w:rsidR="00EA1A62">
        <w:rPr>
          <w:rFonts w:cs="Times New Roman"/>
          <w:rtl/>
        </w:rPr>
        <w:t xml:space="preserve"> אבל בלטינית, הציטוט הידוע מתוך ??? של פרנסיס בייקון.</w:t>
      </w:r>
    </w:p>
    <w:p w14:paraId="5059FEF2" w14:textId="77777777" w:rsidR="00EA1A62" w:rsidRDefault="00EA1A62" w:rsidP="00EA1A62">
      <w:pPr>
        <w:rPr>
          <w:rtl/>
        </w:rPr>
      </w:pPr>
      <w:r>
        <w:rPr>
          <w:rFonts w:cs="Times New Roman"/>
          <w:rtl/>
        </w:rPr>
        <w:t>מהשיבה מחופשת פסחא ועד הקיץ, ומתחילת שנת הלימודים ועד ---, היה על הבנים ללבוש מכנס קצר ואז הקפידו איתם ממש כמו עם הבנות שהגרביים יגיעו בדיוק עד לפני הברך, לא יותר ולא פחות.</w:t>
      </w:r>
    </w:p>
    <w:p w14:paraId="6D158C24" w14:textId="27966C4C" w:rsidR="00EA1A62" w:rsidRPr="00CD067C" w:rsidRDefault="00EA1A62" w:rsidP="00EA1A62">
      <w:pPr>
        <w:rPr>
          <w:rtl/>
        </w:rPr>
      </w:pPr>
      <w:r>
        <w:rPr>
          <w:rFonts w:cs="Times New Roman"/>
          <w:rtl/>
        </w:rPr>
        <w:t>התחתונים בצבע חופשי.</w:t>
      </w:r>
    </w:p>
    <w:p w14:paraId="0C5BF2AC" w14:textId="7C6CE9AC" w:rsidR="00A61A11" w:rsidRDefault="00F810F7" w:rsidP="00250000">
      <w:pPr>
        <w:rPr>
          <w:rFonts w:cs="Times New Roman"/>
          <w:rtl/>
        </w:rPr>
      </w:pPr>
      <w:r>
        <w:rPr>
          <w:rFonts w:cs="Times New Roman" w:hint="cs"/>
          <w:rtl/>
        </w:rPr>
        <w:t>]</w:t>
      </w:r>
    </w:p>
    <w:p w14:paraId="5C60CFF5" w14:textId="45C38FF3" w:rsidR="00796C87" w:rsidRDefault="00796C87" w:rsidP="00250000">
      <w:pPr>
        <w:rPr>
          <w:rFonts w:cs="Times New Roman"/>
          <w:rtl/>
        </w:rPr>
      </w:pPr>
    </w:p>
    <w:p w14:paraId="7A762978" w14:textId="77777777" w:rsidR="00796C87" w:rsidRDefault="00796C87" w:rsidP="00250000">
      <w:pPr>
        <w:rPr>
          <w:rFonts w:cs="Times New Roman"/>
          <w:rtl/>
        </w:rPr>
      </w:pPr>
    </w:p>
    <w:p w14:paraId="3E797365" w14:textId="77777777" w:rsidR="0096709E" w:rsidRDefault="00E56F86" w:rsidP="00250000">
      <w:pPr>
        <w:rPr>
          <w:rtl/>
        </w:rPr>
      </w:pPr>
      <w:r w:rsidRPr="00E56F86">
        <w:rPr>
          <w:rFonts w:cs="Times New Roman"/>
          <w:rtl/>
        </w:rPr>
        <w:t>[לאורך הילדות –</w:t>
      </w:r>
      <w:r>
        <w:rPr>
          <w:rFonts w:cs="Times New Roman" w:hint="cs"/>
          <w:rtl/>
        </w:rPr>
        <w:t xml:space="preserve"> </w:t>
      </w:r>
      <w:r w:rsidR="0096709E">
        <w:rPr>
          <w:rFonts w:hint="cs"/>
          <w:rtl/>
        </w:rPr>
        <w:t xml:space="preserve">לפעמים אלכס חושב על מאפיונר או מישהו אחר בעמדת כח, בעל עיניים מצומצמות שלא אכפת לו... וכן גם בכל פעם שכתבתי משהו מטומטם מהסגנון </w:t>
      </w:r>
      <w:r w:rsidR="0096709E">
        <w:rPr>
          <w:rtl/>
        </w:rPr>
        <w:t>–</w:t>
      </w:r>
      <w:r w:rsidR="0096709E">
        <w:rPr>
          <w:rFonts w:hint="cs"/>
          <w:rtl/>
        </w:rPr>
        <w:t xml:space="preserve"> "הוא לא ידע מה הוא רוצה" וגו'. זה אותו כושי שב-</w:t>
      </w:r>
      <w:r w:rsidR="0096709E">
        <w:rPr>
          <w:rFonts w:hint="cs"/>
        </w:rPr>
        <w:t>I</w:t>
      </w:r>
      <w:r w:rsidR="0096709E">
        <w:t>ntimacy</w:t>
      </w:r>
      <w:r w:rsidR="0096709E">
        <w:rPr>
          <w:rFonts w:hint="cs"/>
          <w:rtl/>
        </w:rPr>
        <w:t xml:space="preserve"> אלכס חושב </w:t>
      </w:r>
      <w:r w:rsidR="0096709E">
        <w:rPr>
          <w:rtl/>
        </w:rPr>
        <w:t>–</w:t>
      </w:r>
      <w:r w:rsidR="0096709E">
        <w:rPr>
          <w:rFonts w:hint="cs"/>
          <w:rtl/>
        </w:rPr>
        <w:t xml:space="preserve"> מה הם לו מאפיונר / כושי...]</w:t>
      </w:r>
    </w:p>
    <w:p w14:paraId="544CCB66" w14:textId="77777777" w:rsidR="00984246" w:rsidRDefault="00984246" w:rsidP="00250000">
      <w:pPr>
        <w:rPr>
          <w:rtl/>
        </w:rPr>
      </w:pPr>
      <w:r>
        <w:rPr>
          <w:rFonts w:hint="cs"/>
          <w:rtl/>
        </w:rPr>
        <w:t xml:space="preserve">[ועוד לאורך הילדות </w:t>
      </w:r>
      <w:r>
        <w:rPr>
          <w:rtl/>
        </w:rPr>
        <w:t>–</w:t>
      </w:r>
      <w:r>
        <w:rPr>
          <w:rFonts w:hint="cs"/>
          <w:rtl/>
        </w:rPr>
        <w:t xml:space="preserve"> אלכס נוהג להגיד </w:t>
      </w:r>
      <w:r>
        <w:rPr>
          <w:rtl/>
        </w:rPr>
        <w:t>–</w:t>
      </w:r>
      <w:r>
        <w:rPr>
          <w:rFonts w:hint="cs"/>
          <w:rtl/>
        </w:rPr>
        <w:t xml:space="preserve"> נהגתי לעשות כך וכ</w:t>
      </w:r>
      <w:r w:rsidR="002821B0">
        <w:rPr>
          <w:rFonts w:hint="cs"/>
          <w:rtl/>
        </w:rPr>
        <w:t>ו</w:t>
      </w:r>
      <w:r>
        <w:rPr>
          <w:rFonts w:hint="cs"/>
          <w:rtl/>
        </w:rPr>
        <w:t>' בתור תרגום מילולי ל-</w:t>
      </w:r>
      <w:r>
        <w:t>I used to do that</w:t>
      </w:r>
      <w:r>
        <w:rPr>
          <w:rFonts w:hint="cs"/>
          <w:rtl/>
        </w:rPr>
        <w:t xml:space="preserve"> וכשמתקנים אותו הוא לא מבין איך ניתן להסתדר רק עם 3 זמנים בעברית. אגב ברוסית יש גם רק 3 זמנים + עוד 2 וריאציות.]</w:t>
      </w:r>
    </w:p>
    <w:p w14:paraId="2123DC80" w14:textId="77777777" w:rsidR="0096709E" w:rsidRDefault="0096709E" w:rsidP="00250000">
      <w:pPr>
        <w:rPr>
          <w:rtl/>
        </w:rPr>
      </w:pPr>
    </w:p>
    <w:p w14:paraId="77CEE92C" w14:textId="77777777" w:rsidR="00CB7D60" w:rsidRDefault="00CB7D60" w:rsidP="00250000">
      <w:pPr>
        <w:rPr>
          <w:rtl/>
        </w:rPr>
      </w:pPr>
      <w:r>
        <w:rPr>
          <w:rFonts w:hint="cs"/>
          <w:rtl/>
        </w:rPr>
        <w:t xml:space="preserve">[מתוך </w:t>
      </w:r>
      <w:r>
        <w:rPr>
          <w:rtl/>
        </w:rPr>
        <w:t>–</w:t>
      </w:r>
      <w:r>
        <w:rPr>
          <w:rFonts w:hint="cs"/>
          <w:rtl/>
        </w:rPr>
        <w:t xml:space="preserve"> </w:t>
      </w:r>
    </w:p>
    <w:p w14:paraId="57D4328C" w14:textId="77777777" w:rsidR="00CB7D60" w:rsidRDefault="00CB7D60" w:rsidP="009A3F37">
      <w:pPr>
        <w:rPr>
          <w:rFonts w:cs="Times New Roman"/>
          <w:rtl/>
        </w:rPr>
      </w:pPr>
      <w:r w:rsidRPr="00CB7D60">
        <w:t xml:space="preserve">I remember when </w:t>
      </w:r>
      <w:r>
        <w:t>[the album The Queen is Dea</w:t>
      </w:r>
      <w:r w:rsidR="009A3F37">
        <w:t>d</w:t>
      </w:r>
      <w:r>
        <w:t xml:space="preserve"> by The Smiths]</w:t>
      </w:r>
      <w:r w:rsidRPr="00CB7D60">
        <w:t xml:space="preserve"> first came out it was such an exciting thing. I remember hearing 'Bigmouth Strikes Again' on the radio and thinking, 'Wow'. It was a real fan moment. I remember queuing up at Rounder Records in Burgess Hill, and then playing it, and going through the lyrics. 'Cemetry Gates' was the song that I loved the most at the time, back in 1986. I thought the wordplay was amazing</w:t>
      </w:r>
      <w:r w:rsidRPr="00CB7D60">
        <w:rPr>
          <w:rFonts w:cs="Times New Roman"/>
          <w:rtl/>
        </w:rPr>
        <w:t>.</w:t>
      </w:r>
    </w:p>
    <w:p w14:paraId="02A3FE8D" w14:textId="77777777" w:rsidR="009A3F37" w:rsidRDefault="009A3F37" w:rsidP="009A3F37">
      <w:r>
        <w:rPr>
          <w:rFonts w:cs="Times New Roman" w:hint="cs"/>
          <w:rtl/>
        </w:rPr>
        <w:t>]</w:t>
      </w:r>
    </w:p>
    <w:p w14:paraId="13B80828" w14:textId="114EE5C0" w:rsidR="007E5F94" w:rsidRDefault="00F32E45" w:rsidP="00CA65B8">
      <w:pPr>
        <w:rPr>
          <w:rFonts w:cs="Times New Roman"/>
          <w:rtl/>
        </w:rPr>
      </w:pPr>
      <w:r>
        <w:rPr>
          <w:rFonts w:hint="cs"/>
          <w:rtl/>
        </w:rPr>
        <w:t xml:space="preserve">אלכס </w:t>
      </w:r>
      <w:r w:rsidR="00500F27">
        <w:rPr>
          <w:rFonts w:hint="cs"/>
          <w:rtl/>
        </w:rPr>
        <w:t>פנה</w:t>
      </w:r>
      <w:r>
        <w:rPr>
          <w:rFonts w:hint="cs"/>
          <w:rtl/>
        </w:rPr>
        <w:t xml:space="preserve"> לחצר השכנים, </w:t>
      </w:r>
      <w:r w:rsidR="001B54DD">
        <w:rPr>
          <w:rFonts w:hint="cs"/>
          <w:rtl/>
        </w:rPr>
        <w:t xml:space="preserve">וקולין יצא אליו </w:t>
      </w:r>
      <w:r w:rsidR="00236850">
        <w:rPr>
          <w:rFonts w:hint="cs"/>
          <w:rtl/>
        </w:rPr>
        <w:t>כש</w:t>
      </w:r>
      <w:r w:rsidR="00086D9E">
        <w:rPr>
          <w:rFonts w:hint="cs"/>
          <w:rtl/>
        </w:rPr>
        <w:t>הכלבלב</w:t>
      </w:r>
      <w:r w:rsidR="001B54DD">
        <w:rPr>
          <w:rFonts w:hint="cs"/>
          <w:rtl/>
        </w:rPr>
        <w:t xml:space="preserve"> בזרועותיו. הוא שחרר אותו </w:t>
      </w:r>
      <w:r w:rsidR="00500F27" w:rsidRPr="00500F27">
        <w:rPr>
          <w:rFonts w:cs="Times New Roman"/>
          <w:rtl/>
        </w:rPr>
        <w:t xml:space="preserve">מאחיזתו </w:t>
      </w:r>
      <w:r w:rsidR="001B54DD">
        <w:rPr>
          <w:rFonts w:hint="cs"/>
          <w:rtl/>
        </w:rPr>
        <w:t xml:space="preserve">אבל </w:t>
      </w:r>
      <w:r w:rsidR="00F500E4">
        <w:rPr>
          <w:rFonts w:hint="cs"/>
          <w:rtl/>
        </w:rPr>
        <w:t>ברונו</w:t>
      </w:r>
      <w:r w:rsidR="00306560">
        <w:rPr>
          <w:rFonts w:hint="cs"/>
          <w:rtl/>
        </w:rPr>
        <w:t xml:space="preserve"> </w:t>
      </w:r>
      <w:r w:rsidR="00A8170E">
        <w:rPr>
          <w:rFonts w:hint="cs"/>
          <w:rtl/>
        </w:rPr>
        <w:t xml:space="preserve">לא הסתער על אלכס, </w:t>
      </w:r>
      <w:r w:rsidR="00D83744">
        <w:rPr>
          <w:rFonts w:hint="cs"/>
          <w:rtl/>
        </w:rPr>
        <w:t>ו</w:t>
      </w:r>
      <w:r w:rsidR="00236850">
        <w:rPr>
          <w:rFonts w:hint="cs"/>
          <w:rtl/>
        </w:rPr>
        <w:t>נראה ש</w:t>
      </w:r>
      <w:r w:rsidR="00D83744">
        <w:rPr>
          <w:rFonts w:hint="cs"/>
          <w:rtl/>
        </w:rPr>
        <w:t xml:space="preserve">כמעט שכח אותו. </w:t>
      </w:r>
      <w:r w:rsidR="00A8170E">
        <w:rPr>
          <w:rFonts w:hint="cs"/>
          <w:rtl/>
        </w:rPr>
        <w:t xml:space="preserve">רק לאחר שידולים </w:t>
      </w:r>
      <w:r w:rsidR="00F810F7">
        <w:rPr>
          <w:rFonts w:hint="cs"/>
          <w:rtl/>
        </w:rPr>
        <w:t xml:space="preserve">שגבלו בבכי </w:t>
      </w:r>
      <w:r w:rsidR="00A8170E">
        <w:rPr>
          <w:rFonts w:hint="cs"/>
          <w:rtl/>
        </w:rPr>
        <w:t xml:space="preserve">הוא התרצה </w:t>
      </w:r>
      <w:r w:rsidR="00CA65B8" w:rsidRPr="00CA65B8">
        <w:rPr>
          <w:rFonts w:cs="Times New Roman"/>
          <w:rtl/>
        </w:rPr>
        <w:t xml:space="preserve">וליקק את אלכס בהיסוס– בחשדנות אפילו. אפו התחדד במשך הקיץ, </w:t>
      </w:r>
      <w:r w:rsidR="005E3213">
        <w:rPr>
          <w:rFonts w:cs="Times New Roman"/>
          <w:rtl/>
        </w:rPr>
        <w:t>אוזנ</w:t>
      </w:r>
      <w:r w:rsidR="00CA65B8" w:rsidRPr="00CA65B8">
        <w:rPr>
          <w:rFonts w:cs="Times New Roman"/>
          <w:rtl/>
        </w:rPr>
        <w:t>יו הקשיחו והזדקפו וגופו צמח</w:t>
      </w:r>
      <w:r w:rsidR="00352290">
        <w:rPr>
          <w:rFonts w:cs="Times New Roman"/>
          <w:rtl/>
        </w:rPr>
        <w:t xml:space="preserve"> מאוד.</w:t>
      </w:r>
      <w:r w:rsidR="00CA65B8" w:rsidRPr="00CA65B8">
        <w:rPr>
          <w:rFonts w:cs="Times New Roman"/>
          <w:rtl/>
        </w:rPr>
        <w:t xml:space="preserve"> </w:t>
      </w:r>
      <w:r w:rsidR="00500F27">
        <w:rPr>
          <w:rFonts w:cs="Times New Roman" w:hint="cs"/>
          <w:rtl/>
        </w:rPr>
        <w:t>[</w:t>
      </w:r>
      <w:r w:rsidR="00CA65B8" w:rsidRPr="00CA65B8">
        <w:rPr>
          <w:rFonts w:cs="Times New Roman"/>
          <w:rtl/>
        </w:rPr>
        <w:t>אלכס ניסה לא להרתע כשקפץ עליו והשעין את כובד משקלו על חבלות שנגרמו ממכות יבשות, נשכחות בחזהו.</w:t>
      </w:r>
      <w:r w:rsidR="00CA65B8">
        <w:rPr>
          <w:rFonts w:cs="Times New Roman" w:hint="cs"/>
          <w:rtl/>
        </w:rPr>
        <w:t xml:space="preserve"> </w:t>
      </w:r>
      <w:r w:rsidR="007E5F94" w:rsidRPr="007E5F94">
        <w:rPr>
          <w:rFonts w:cs="Times New Roman"/>
          <w:rtl/>
        </w:rPr>
        <w:t>ברונו נסוג מעימו ושב להתחכך ברגליו של קולין.</w:t>
      </w:r>
      <w:r w:rsidR="00500F27">
        <w:rPr>
          <w:rFonts w:cs="Times New Roman" w:hint="cs"/>
          <w:rtl/>
        </w:rPr>
        <w:t>]</w:t>
      </w:r>
    </w:p>
    <w:p w14:paraId="68692AF5" w14:textId="47935B81" w:rsidR="003235D3" w:rsidRDefault="00AF271F" w:rsidP="00CA65B8">
      <w:pPr>
        <w:rPr>
          <w:rtl/>
        </w:rPr>
      </w:pPr>
      <w:r>
        <w:rPr>
          <w:rtl/>
        </w:rPr>
        <w:t>"</w:t>
      </w:r>
      <w:r w:rsidR="00F97A34">
        <w:rPr>
          <w:rtl/>
        </w:rPr>
        <w:t>כל כך</w:t>
      </w:r>
      <w:r>
        <w:rPr>
          <w:rtl/>
        </w:rPr>
        <w:t xml:space="preserve"> אפלולי כאן," </w:t>
      </w:r>
      <w:r w:rsidR="007E5F94" w:rsidRPr="007E5F94">
        <w:rPr>
          <w:rFonts w:cs="Times New Roman"/>
          <w:rtl/>
        </w:rPr>
        <w:t>אלכס</w:t>
      </w:r>
      <w:r w:rsidR="007E5F94" w:rsidRPr="007E5F94">
        <w:rPr>
          <w:rFonts w:cs="Times New Roman" w:hint="cs"/>
          <w:rtl/>
        </w:rPr>
        <w:t xml:space="preserve"> </w:t>
      </w:r>
      <w:r w:rsidR="00AD17B3">
        <w:rPr>
          <w:rFonts w:hint="cs"/>
          <w:rtl/>
        </w:rPr>
        <w:t>לחש</w:t>
      </w:r>
      <w:r w:rsidR="003235D3" w:rsidRPr="00CD067C">
        <w:rPr>
          <w:rtl/>
        </w:rPr>
        <w:t>. ה</w:t>
      </w:r>
      <w:r w:rsidR="004C59E0">
        <w:rPr>
          <w:rtl/>
        </w:rPr>
        <w:t>אוויר</w:t>
      </w:r>
      <w:r w:rsidR="003235D3" w:rsidRPr="00CD067C">
        <w:rPr>
          <w:rtl/>
        </w:rPr>
        <w:t xml:space="preserve"> היה עכור, השמש </w:t>
      </w:r>
      <w:r w:rsidR="00A61A11">
        <w:rPr>
          <w:rtl/>
        </w:rPr>
        <w:t>–</w:t>
      </w:r>
      <w:r w:rsidR="00A61A11">
        <w:rPr>
          <w:rFonts w:hint="cs"/>
          <w:rtl/>
        </w:rPr>
        <w:t xml:space="preserve"> זי</w:t>
      </w:r>
      <w:r w:rsidR="003235D3" w:rsidRPr="00CD067C">
        <w:rPr>
          <w:rtl/>
        </w:rPr>
        <w:t>כרון רחוק.</w:t>
      </w:r>
    </w:p>
    <w:p w14:paraId="5D32F762" w14:textId="13BDFD7A" w:rsidR="00791B1A" w:rsidRPr="00CD067C" w:rsidRDefault="00791B1A" w:rsidP="0079774A">
      <w:pPr>
        <w:rPr>
          <w:rtl/>
        </w:rPr>
      </w:pPr>
      <w:r>
        <w:rPr>
          <w:rFonts w:hint="cs"/>
          <w:rtl/>
        </w:rPr>
        <w:t>[</w:t>
      </w:r>
      <w:r w:rsidRPr="00791B1A">
        <w:t>https://www.shepped.com/german-shepherd-guide</w:t>
      </w:r>
      <w:r w:rsidRPr="00791B1A">
        <w:rPr>
          <w:rFonts w:cs="Times New Roman"/>
          <w:rtl/>
        </w:rPr>
        <w:t>/</w:t>
      </w:r>
      <w:r>
        <w:rPr>
          <w:rFonts w:hint="cs"/>
          <w:rtl/>
        </w:rPr>
        <w:t>]</w:t>
      </w:r>
    </w:p>
    <w:p w14:paraId="449E036C" w14:textId="6B9D01B1" w:rsidR="00DD0EF1" w:rsidRPr="00CE03C4" w:rsidRDefault="003235D3" w:rsidP="00DD0EF1">
      <w:pPr>
        <w:rPr>
          <w:rtl/>
        </w:rPr>
      </w:pPr>
      <w:r w:rsidRPr="00CD067C">
        <w:rPr>
          <w:rtl/>
        </w:rPr>
        <w:lastRenderedPageBreak/>
        <w:t>"על</w:t>
      </w:r>
      <w:r w:rsidR="002821B0">
        <w:rPr>
          <w:rtl/>
        </w:rPr>
        <w:t xml:space="preserve"> מה אתה מדבר? האור מסנוור," </w:t>
      </w:r>
      <w:r w:rsidRPr="00CD067C">
        <w:rPr>
          <w:rtl/>
        </w:rPr>
        <w:t xml:space="preserve">קולין </w:t>
      </w:r>
      <w:r w:rsidR="002821B0">
        <w:rPr>
          <w:rFonts w:hint="cs"/>
          <w:rtl/>
        </w:rPr>
        <w:t xml:space="preserve">אמר </w:t>
      </w:r>
      <w:r w:rsidRPr="00CD067C">
        <w:rPr>
          <w:rtl/>
        </w:rPr>
        <w:t xml:space="preserve">ברצינות, </w:t>
      </w:r>
      <w:r w:rsidR="005F1B1D" w:rsidRPr="005F1B1D">
        <w:rPr>
          <w:rFonts w:cs="Times New Roman"/>
          <w:rtl/>
        </w:rPr>
        <w:t>וחייך חיוך רחב אל</w:t>
      </w:r>
      <w:r w:rsidR="005F1B1D">
        <w:rPr>
          <w:rFonts w:cs="Times New Roman" w:hint="cs"/>
          <w:rtl/>
        </w:rPr>
        <w:t xml:space="preserve"> </w:t>
      </w:r>
      <w:r w:rsidR="008B1B44">
        <w:rPr>
          <w:rtl/>
        </w:rPr>
        <w:t>סופי</w:t>
      </w:r>
      <w:r w:rsidR="00DD0EF1">
        <w:rPr>
          <w:rFonts w:hint="cs"/>
          <w:rtl/>
        </w:rPr>
        <w:t xml:space="preserve"> שהגיחה זה עתה מבית</w:t>
      </w:r>
      <w:r w:rsidR="00F810F7">
        <w:rPr>
          <w:rFonts w:hint="cs"/>
          <w:rtl/>
        </w:rPr>
        <w:t>ו</w:t>
      </w:r>
      <w:r w:rsidR="00DD0EF1">
        <w:rPr>
          <w:rFonts w:hint="cs"/>
          <w:rtl/>
        </w:rPr>
        <w:t xml:space="preserve"> לאחר שנמלאה מכסת אימוניה היומית</w:t>
      </w:r>
      <w:r w:rsidRPr="00CD067C">
        <w:rPr>
          <w:rtl/>
        </w:rPr>
        <w:t>.</w:t>
      </w:r>
      <w:r w:rsidR="00DD0EF1">
        <w:rPr>
          <w:rFonts w:hint="cs"/>
          <w:rtl/>
        </w:rPr>
        <w:t xml:space="preserve"> הוא ידע בדיוק איזו תיבה באיזו רפסודיה של ברהמס (אופוס 79 מס' 1) היא סיימה לנגן. [</w:t>
      </w:r>
      <w:hyperlink r:id="rId23" w:history="1">
        <w:r w:rsidR="00DD0EF1" w:rsidRPr="00DD0EF1">
          <w:rPr>
            <w:rStyle w:val="Hyperlink"/>
            <w:rFonts w:hint="cs"/>
            <w:rtl/>
          </w:rPr>
          <w:t>רפסודיה</w:t>
        </w:r>
      </w:hyperlink>
      <w:r w:rsidR="00DD0EF1">
        <w:rPr>
          <w:rFonts w:hint="cs"/>
          <w:rtl/>
        </w:rPr>
        <w:t>]</w:t>
      </w:r>
    </w:p>
    <w:p w14:paraId="28BB69DC" w14:textId="011BADC5" w:rsidR="00242E73" w:rsidRDefault="003235D3" w:rsidP="00242E73">
      <w:pPr>
        <w:rPr>
          <w:rtl/>
        </w:rPr>
      </w:pPr>
      <w:r w:rsidRPr="00CD067C">
        <w:rPr>
          <w:rtl/>
        </w:rPr>
        <w:t xml:space="preserve">"אור לבן חזק ומסנוור," </w:t>
      </w:r>
      <w:r w:rsidR="008B1B44">
        <w:rPr>
          <w:rtl/>
        </w:rPr>
        <w:t>סופי</w:t>
      </w:r>
      <w:r w:rsidRPr="00CD067C">
        <w:rPr>
          <w:rtl/>
        </w:rPr>
        <w:t xml:space="preserve"> </w:t>
      </w:r>
      <w:r w:rsidR="00AD17B3">
        <w:rPr>
          <w:rFonts w:hint="cs"/>
          <w:rtl/>
        </w:rPr>
        <w:t>נ</w:t>
      </w:r>
      <w:r w:rsidRPr="00CD067C">
        <w:rPr>
          <w:rtl/>
        </w:rPr>
        <w:t>ענתה, "עוטף אותנו סביב</w:t>
      </w:r>
      <w:r w:rsidR="00C92719">
        <w:rPr>
          <w:rFonts w:hint="cs"/>
          <w:rtl/>
        </w:rPr>
        <w:t>-</w:t>
      </w:r>
      <w:r w:rsidRPr="00CD067C">
        <w:rPr>
          <w:rtl/>
        </w:rPr>
        <w:t>סביב."</w:t>
      </w:r>
      <w:r w:rsidR="00242E73" w:rsidRPr="00242E73">
        <w:rPr>
          <w:rtl/>
        </w:rPr>
        <w:t xml:space="preserve"> </w:t>
      </w:r>
    </w:p>
    <w:p w14:paraId="57B6936C" w14:textId="0E44C269" w:rsidR="00C96003" w:rsidRPr="00C96003" w:rsidRDefault="00C96003" w:rsidP="00C96003">
      <w:pPr>
        <w:rPr>
          <w:rFonts w:cs="Times New Roman"/>
          <w:rtl/>
        </w:rPr>
      </w:pPr>
      <w:r w:rsidRPr="00C96003">
        <w:rPr>
          <w:rFonts w:cs="Times New Roman"/>
          <w:rtl/>
        </w:rPr>
        <w:t>"אתה באמת עומד להיות צמחוני, קולין?" כך ד</w:t>
      </w:r>
      <w:r w:rsidR="00B833EF">
        <w:rPr>
          <w:rFonts w:cs="Times New Roman" w:hint="cs"/>
          <w:rtl/>
        </w:rPr>
        <w:t>י</w:t>
      </w:r>
      <w:r w:rsidRPr="00C96003">
        <w:rPr>
          <w:rFonts w:cs="Times New Roman"/>
          <w:rtl/>
        </w:rPr>
        <w:t xml:space="preserve">ווחה סופי באחד ממכתביה, ואלכס נזכר בכך כשניסה להבין </w:t>
      </w:r>
      <w:r>
        <w:rPr>
          <w:rFonts w:cs="Times New Roman" w:hint="cs"/>
          <w:rtl/>
        </w:rPr>
        <w:t xml:space="preserve">את מקורו של </w:t>
      </w:r>
      <w:r w:rsidRPr="00C96003">
        <w:rPr>
          <w:rFonts w:cs="Times New Roman"/>
          <w:rtl/>
        </w:rPr>
        <w:t>האור המסנוור.</w:t>
      </w:r>
    </w:p>
    <w:p w14:paraId="4D4D83B1" w14:textId="7EE30078" w:rsidR="003235D3" w:rsidRDefault="00C96003" w:rsidP="00C96003">
      <w:pPr>
        <w:rPr>
          <w:rFonts w:cs="Times New Roman"/>
          <w:rtl/>
        </w:rPr>
      </w:pPr>
      <w:r w:rsidRPr="00C96003">
        <w:rPr>
          <w:rFonts w:cs="Times New Roman"/>
          <w:rtl/>
        </w:rPr>
        <w:t>"אנחנו נהיה צמחונים ביחד – כבר התחלנו."</w:t>
      </w:r>
    </w:p>
    <w:p w14:paraId="6F4E2C81" w14:textId="09A4193D" w:rsidR="00CA65B8" w:rsidRPr="00CD067C" w:rsidRDefault="00CA65B8" w:rsidP="00242E73">
      <w:pPr>
        <w:rPr>
          <w:rtl/>
        </w:rPr>
      </w:pPr>
      <w:r w:rsidRPr="00CA65B8">
        <w:rPr>
          <w:rFonts w:cs="Times New Roman"/>
          <w:rtl/>
        </w:rPr>
        <w:t>שיח ורדים מפואר</w:t>
      </w:r>
      <w:r w:rsidR="007E5F94" w:rsidRPr="007E5F94">
        <w:rPr>
          <w:rFonts w:cs="Times New Roman"/>
          <w:rtl/>
        </w:rPr>
        <w:t xml:space="preserve"> צמח בגינתם</w:t>
      </w:r>
      <w:r w:rsidRPr="00CA65B8">
        <w:rPr>
          <w:rFonts w:cs="Times New Roman"/>
          <w:rtl/>
        </w:rPr>
        <w:t>,</w:t>
      </w:r>
      <w:r w:rsidR="00500F27" w:rsidRPr="00500F27">
        <w:rPr>
          <w:rFonts w:cs="Times New Roman"/>
          <w:rtl/>
        </w:rPr>
        <w:t xml:space="preserve"> </w:t>
      </w:r>
      <w:r w:rsidR="00500F27" w:rsidRPr="00CA65B8">
        <w:rPr>
          <w:rFonts w:cs="Times New Roman"/>
          <w:rtl/>
        </w:rPr>
        <w:t>מקור גאוותה</w:t>
      </w:r>
      <w:r w:rsidRPr="00CA65B8">
        <w:rPr>
          <w:rFonts w:cs="Times New Roman"/>
          <w:rtl/>
        </w:rPr>
        <w:t xml:space="preserve"> </w:t>
      </w:r>
      <w:r w:rsidR="00500F27">
        <w:rPr>
          <w:rFonts w:cs="Times New Roman" w:hint="cs"/>
          <w:rtl/>
        </w:rPr>
        <w:t xml:space="preserve">של </w:t>
      </w:r>
      <w:r w:rsidRPr="00CA65B8">
        <w:rPr>
          <w:rFonts w:cs="Times New Roman"/>
          <w:rtl/>
        </w:rPr>
        <w:t>הדיירת הקודמת</w:t>
      </w:r>
      <w:r w:rsidR="00EB3E39">
        <w:rPr>
          <w:rFonts w:cs="Times New Roman" w:hint="cs"/>
          <w:rtl/>
        </w:rPr>
        <w:t>,</w:t>
      </w:r>
      <w:r w:rsidR="00500F27">
        <w:rPr>
          <w:rFonts w:cs="Times New Roman" w:hint="cs"/>
          <w:rtl/>
        </w:rPr>
        <w:t xml:space="preserve"> ש</w:t>
      </w:r>
      <w:r w:rsidRPr="00CA65B8">
        <w:rPr>
          <w:rFonts w:cs="Times New Roman"/>
          <w:rtl/>
        </w:rPr>
        <w:t xml:space="preserve">שרד אך בקושי את הדיירים הנוכחיים – אביו של קולין ולאחרונה גם קולין עצמו היו מאפרים לתוכו ציגָרילות מסריחות במיוחד. למרגלות שיח זה ברונו </w:t>
      </w:r>
      <w:r w:rsidR="00EB3E39" w:rsidRPr="00EB3E39">
        <w:rPr>
          <w:rFonts w:cs="Times New Roman"/>
          <w:rtl/>
        </w:rPr>
        <w:t>השתרע</w:t>
      </w:r>
      <w:r w:rsidRPr="00CA65B8">
        <w:rPr>
          <w:rFonts w:cs="Times New Roman"/>
          <w:rtl/>
        </w:rPr>
        <w:t>, ונעתר</w:t>
      </w:r>
      <w:r w:rsidR="00C96003">
        <w:rPr>
          <w:rFonts w:cs="Times New Roman" w:hint="cs"/>
          <w:rtl/>
        </w:rPr>
        <w:t xml:space="preserve"> באדישות</w:t>
      </w:r>
      <w:r w:rsidRPr="00CA65B8">
        <w:rPr>
          <w:rFonts w:cs="Times New Roman"/>
          <w:rtl/>
        </w:rPr>
        <w:t xml:space="preserve"> לאהבתו של אלכס, שבכל זאת ניתנה במשורה כי כל </w:t>
      </w:r>
      <w:r w:rsidR="004D7433">
        <w:rPr>
          <w:rFonts w:cs="Times New Roman"/>
          <w:rtl/>
        </w:rPr>
        <w:t>ניסיון</w:t>
      </w:r>
      <w:r w:rsidRPr="00CA65B8">
        <w:rPr>
          <w:rFonts w:cs="Times New Roman"/>
          <w:rtl/>
        </w:rPr>
        <w:t xml:space="preserve"> התכופפות לווה בכאב אחר. "היי, כלב טוב," הוא פיתה</w:t>
      </w:r>
      <w:r w:rsidR="00B833EF">
        <w:rPr>
          <w:rFonts w:cs="Times New Roman" w:hint="cs"/>
          <w:rtl/>
        </w:rPr>
        <w:t>,</w:t>
      </w:r>
      <w:r w:rsidRPr="00CA65B8">
        <w:rPr>
          <w:rFonts w:cs="Times New Roman"/>
          <w:rtl/>
        </w:rPr>
        <w:t xml:space="preserve"> </w:t>
      </w:r>
      <w:r w:rsidR="00B833EF">
        <w:rPr>
          <w:rFonts w:cs="Times New Roman" w:hint="cs"/>
          <w:rtl/>
        </w:rPr>
        <w:t xml:space="preserve">אך </w:t>
      </w:r>
      <w:r w:rsidRPr="00CA65B8">
        <w:rPr>
          <w:rFonts w:cs="Times New Roman"/>
          <w:rtl/>
        </w:rPr>
        <w:t>לשווא. הוא חשש שבהיעדרו ברונו איבד את יכלתו להתמסר לליטופיו.</w:t>
      </w:r>
    </w:p>
    <w:p w14:paraId="1C355BFC" w14:textId="5E910FC0" w:rsidR="00306560" w:rsidRDefault="003235D3" w:rsidP="00250000">
      <w:pPr>
        <w:rPr>
          <w:rtl/>
        </w:rPr>
      </w:pPr>
      <w:r w:rsidRPr="00CD067C">
        <w:rPr>
          <w:rtl/>
        </w:rPr>
        <w:t>"</w:t>
      </w:r>
      <w:r w:rsidR="00F06A3F">
        <w:rPr>
          <w:rtl/>
        </w:rPr>
        <w:t>עכשיו</w:t>
      </w:r>
      <w:r w:rsidRPr="00CD067C">
        <w:rPr>
          <w:rtl/>
        </w:rPr>
        <w:t xml:space="preserve"> אתה תשמור על יוג'ין, ש</w:t>
      </w:r>
      <w:r w:rsidR="003E4B8C">
        <w:rPr>
          <w:rFonts w:hint="cs"/>
          <w:rtl/>
        </w:rPr>
        <w:t>ו</w:t>
      </w:r>
      <w:r w:rsidRPr="00CD067C">
        <w:rPr>
          <w:rtl/>
        </w:rPr>
        <w:t>מע?" קולין פק</w:t>
      </w:r>
      <w:bookmarkStart w:id="48" w:name="_Hlk529032031"/>
      <w:r w:rsidRPr="00CD067C">
        <w:rPr>
          <w:rtl/>
        </w:rPr>
        <w:t>ד</w:t>
      </w:r>
      <w:r w:rsidR="002B1C9B">
        <w:rPr>
          <w:rFonts w:hint="cs"/>
          <w:rtl/>
        </w:rPr>
        <w:t xml:space="preserve"> </w:t>
      </w:r>
      <w:r w:rsidR="007E5F94">
        <w:rPr>
          <w:rFonts w:hint="cs"/>
          <w:rtl/>
        </w:rPr>
        <w:t>על</w:t>
      </w:r>
      <w:r w:rsidR="00EB3E39">
        <w:rPr>
          <w:rFonts w:hint="cs"/>
          <w:rtl/>
        </w:rPr>
        <w:t xml:space="preserve"> </w:t>
      </w:r>
      <w:r w:rsidR="00EB3E39" w:rsidRPr="00EB3E39">
        <w:rPr>
          <w:rFonts w:cs="Times New Roman"/>
          <w:rtl/>
        </w:rPr>
        <w:t>אלכס</w:t>
      </w:r>
      <w:r w:rsidR="007E5F94">
        <w:rPr>
          <w:rFonts w:hint="cs"/>
          <w:rtl/>
        </w:rPr>
        <w:t xml:space="preserve"> </w:t>
      </w:r>
      <w:r w:rsidR="002B1C9B">
        <w:rPr>
          <w:rFonts w:hint="cs"/>
          <w:rtl/>
        </w:rPr>
        <w:t>בטון מאיים</w:t>
      </w:r>
      <w:r w:rsidR="00306560">
        <w:rPr>
          <w:rFonts w:hint="cs"/>
          <w:rtl/>
        </w:rPr>
        <w:t>.</w:t>
      </w:r>
      <w:r w:rsidR="0025775E">
        <w:rPr>
          <w:rFonts w:hint="cs"/>
          <w:rtl/>
        </w:rPr>
        <w:t xml:space="preserve"> </w:t>
      </w:r>
    </w:p>
    <w:p w14:paraId="10D0EAE1" w14:textId="223F4BD5" w:rsidR="00F7360F" w:rsidRDefault="00987FE4" w:rsidP="00250000">
      <w:pPr>
        <w:rPr>
          <w:rtl/>
        </w:rPr>
      </w:pPr>
      <w:r>
        <w:rPr>
          <w:rFonts w:cs="Times New Roman" w:hint="cs"/>
          <w:rtl/>
        </w:rPr>
        <w:t>[</w:t>
      </w:r>
      <w:r w:rsidR="00C40279" w:rsidRPr="00C40279">
        <w:rPr>
          <w:rFonts w:cs="Times New Roman"/>
          <w:rtl/>
        </w:rPr>
        <w:t>לא ייתכן ש</w:t>
      </w:r>
      <w:r w:rsidR="00CA65B8" w:rsidRPr="00CA65B8">
        <w:rPr>
          <w:rFonts w:cs="Times New Roman"/>
          <w:rtl/>
        </w:rPr>
        <w:t xml:space="preserve">קולין </w:t>
      </w:r>
      <w:r w:rsidR="007E5F94">
        <w:rPr>
          <w:rFonts w:cs="Times New Roman" w:hint="cs"/>
          <w:rtl/>
        </w:rPr>
        <w:t>מ</w:t>
      </w:r>
      <w:r w:rsidR="00CA65B8" w:rsidRPr="00CA65B8">
        <w:rPr>
          <w:rFonts w:cs="Times New Roman"/>
          <w:rtl/>
        </w:rPr>
        <w:t>תכחש</w:t>
      </w:r>
      <w:r w:rsidR="00CA65B8">
        <w:rPr>
          <w:rFonts w:cs="Times New Roman" w:hint="cs"/>
          <w:rtl/>
        </w:rPr>
        <w:t xml:space="preserve"> ל</w:t>
      </w:r>
      <w:r w:rsidR="00C40279" w:rsidRPr="00C40279">
        <w:rPr>
          <w:rFonts w:cs="Times New Roman"/>
          <w:rtl/>
        </w:rPr>
        <w:t>הבטחתו מ</w:t>
      </w:r>
      <w:r w:rsidR="005F1B1D" w:rsidRPr="005F1B1D">
        <w:rPr>
          <w:rFonts w:cs="Times New Roman"/>
          <w:rtl/>
        </w:rPr>
        <w:t>תחילת הקיץ</w:t>
      </w:r>
      <w:r w:rsidR="00C40279" w:rsidRPr="00C40279">
        <w:rPr>
          <w:rFonts w:cs="Times New Roman"/>
          <w:rtl/>
        </w:rPr>
        <w:t>, להתגייס למשימת הרחבת החינוך ה</w:t>
      </w:r>
      <w:r w:rsidR="004147AD">
        <w:rPr>
          <w:rFonts w:cs="Times New Roman"/>
          <w:rtl/>
        </w:rPr>
        <w:t>מוזיק</w:t>
      </w:r>
      <w:r w:rsidR="00C40279" w:rsidRPr="00C40279">
        <w:rPr>
          <w:rFonts w:cs="Times New Roman"/>
          <w:rtl/>
        </w:rPr>
        <w:t xml:space="preserve">לי של אלכס. </w:t>
      </w:r>
      <w:r w:rsidR="001C5A04">
        <w:rPr>
          <w:rFonts w:cs="Times New Roman"/>
          <w:rtl/>
        </w:rPr>
        <w:t>מוזיקה</w:t>
      </w:r>
      <w:r w:rsidR="00C40279" w:rsidRPr="00C40279">
        <w:rPr>
          <w:rFonts w:cs="Times New Roman"/>
          <w:rtl/>
        </w:rPr>
        <w:t xml:space="preserve"> היא עניין רציני ויש להתחיל מהבסיס, </w:t>
      </w:r>
      <w:r w:rsidR="00CA65B8">
        <w:rPr>
          <w:rFonts w:cs="Times New Roman" w:hint="cs"/>
          <w:rtl/>
        </w:rPr>
        <w:t xml:space="preserve">ולכן </w:t>
      </w:r>
      <w:r w:rsidR="00C40279" w:rsidRPr="00C40279">
        <w:rPr>
          <w:rFonts w:cs="Times New Roman"/>
          <w:rtl/>
        </w:rPr>
        <w:t xml:space="preserve">קולין השמיע לו את </w:t>
      </w:r>
      <w:r w:rsidR="00C40279" w:rsidRPr="00C40279">
        <w:rPr>
          <w:rFonts w:cs="Times New Roman"/>
        </w:rPr>
        <w:t>Physical Graffiti</w:t>
      </w:r>
      <w:r w:rsidR="00C40279" w:rsidRPr="00C40279">
        <w:rPr>
          <w:rFonts w:cs="Times New Roman"/>
          <w:rtl/>
        </w:rPr>
        <w:t xml:space="preserve"> רק לאחר שהשתכנע שהוא מבין ומעריך את </w:t>
      </w:r>
      <w:r w:rsidR="00C40279" w:rsidRPr="00C40279">
        <w:rPr>
          <w:rFonts w:cs="Times New Roman"/>
        </w:rPr>
        <w:t>Revolver</w:t>
      </w:r>
      <w:r w:rsidR="00C40279" w:rsidRPr="00C40279">
        <w:rPr>
          <w:rFonts w:cs="Times New Roman"/>
          <w:rtl/>
        </w:rPr>
        <w:t>,</w:t>
      </w:r>
      <w:r w:rsidR="006B6AAA">
        <w:rPr>
          <w:rFonts w:cs="Times New Roman"/>
          <w:rtl/>
        </w:rPr>
        <w:t xml:space="preserve"> </w:t>
      </w:r>
      <w:r w:rsidR="00C40279" w:rsidRPr="00C40279">
        <w:rPr>
          <w:rFonts w:cs="Times New Roman"/>
          <w:rtl/>
        </w:rPr>
        <w:t>אלא שכעת נראה היה שההמשך תלוי בכך שאלכס יטול חסות על יוג'ין וישחרר את קולין מעולו.</w:t>
      </w:r>
      <w:r w:rsidR="00C40279" w:rsidRPr="00C40279">
        <w:rPr>
          <w:rFonts w:cs="Times New Roman" w:hint="cs"/>
          <w:rtl/>
        </w:rPr>
        <w:t xml:space="preserve"> </w:t>
      </w:r>
    </w:p>
    <w:bookmarkEnd w:id="48"/>
    <w:p w14:paraId="6E64B6A4" w14:textId="5736BC94" w:rsidR="00C40279" w:rsidRDefault="00C40279" w:rsidP="00250000">
      <w:pPr>
        <w:rPr>
          <w:rFonts w:cs="Times New Roman"/>
          <w:rtl/>
        </w:rPr>
      </w:pPr>
      <w:r w:rsidRPr="00C40279">
        <w:rPr>
          <w:rFonts w:cs="Times New Roman"/>
          <w:rtl/>
        </w:rPr>
        <w:t>כל זה ישכח כלא היה באחר צהריים סתווי זה</w:t>
      </w:r>
    </w:p>
    <w:p w14:paraId="103ECF93" w14:textId="39CF8125" w:rsidR="002B1C9B" w:rsidRDefault="0025775E" w:rsidP="00250000">
      <w:pPr>
        <w:rPr>
          <w:rFonts w:cs="Times New Roman"/>
          <w:rtl/>
        </w:rPr>
      </w:pPr>
      <w:r w:rsidRPr="0025775E">
        <w:rPr>
          <w:rFonts w:cs="Times New Roman"/>
          <w:rtl/>
        </w:rPr>
        <w:t>מחשש שמא שכח את הסידור שהיה ביניהם – אלכס נוטל על יוג'ין את חסותו ובתמורה קולין מערה את אלכס בנושאים של בוגרים / בנושאים החשובים באמת</w:t>
      </w:r>
      <w:r w:rsidR="003235D3" w:rsidRPr="00CD067C">
        <w:rPr>
          <w:rtl/>
        </w:rPr>
        <w:t>.</w:t>
      </w:r>
      <w:r w:rsidR="00FF1911">
        <w:rPr>
          <w:rFonts w:hint="cs"/>
          <w:rtl/>
        </w:rPr>
        <w:t xml:space="preserve"> </w:t>
      </w:r>
      <w:r w:rsidR="00FF1911" w:rsidRPr="00FF1911">
        <w:rPr>
          <w:rFonts w:cs="Times New Roman"/>
          <w:rtl/>
        </w:rPr>
        <w:t xml:space="preserve">ומנימת האיום בקולו השתמע – כן, אתה ילד נחמד וכל זה, אבל אני מכניס אותך לעולם המבוגרים בתמורה לכך שאתה לוקח חסות על יוג'ין. </w:t>
      </w:r>
    </w:p>
    <w:p w14:paraId="7C88AB56" w14:textId="0F897D81" w:rsidR="003235D3" w:rsidRDefault="00FF1911" w:rsidP="00250000">
      <w:pPr>
        <w:rPr>
          <w:rFonts w:cs="Times New Roman"/>
          <w:rtl/>
        </w:rPr>
      </w:pPr>
      <w:r w:rsidRPr="00FF1911">
        <w:rPr>
          <w:rFonts w:cs="Times New Roman"/>
          <w:rtl/>
        </w:rPr>
        <w:t>מחשש שמא שכח את הסידור שהיה ביניהם – אלכס נוטל על יוג'ין את חסותו ובתמורה קולין מערה את אלכס בנושאים של בוגרים / בנושאים החשובים באמת.</w:t>
      </w:r>
    </w:p>
    <w:p w14:paraId="28A07982" w14:textId="2FA82C8C" w:rsidR="00C40279" w:rsidRPr="00CD067C" w:rsidRDefault="00C40279" w:rsidP="00250000">
      <w:pPr>
        <w:rPr>
          <w:rtl/>
        </w:rPr>
      </w:pPr>
      <w:r w:rsidRPr="00C40279">
        <w:rPr>
          <w:rFonts w:cs="Times New Roman"/>
          <w:rtl/>
        </w:rPr>
        <w:t>פעם קולין [ניאות] חש מחוייבות וגאווה בהרחיבו את החינוך ה</w:t>
      </w:r>
      <w:r w:rsidR="004147AD">
        <w:rPr>
          <w:rFonts w:cs="Times New Roman"/>
          <w:rtl/>
        </w:rPr>
        <w:t>מוזיק</w:t>
      </w:r>
      <w:r w:rsidRPr="00C40279">
        <w:rPr>
          <w:rFonts w:cs="Times New Roman"/>
          <w:rtl/>
        </w:rPr>
        <w:t xml:space="preserve">לי של אלכס. הוא השמיע לו את </w:t>
      </w:r>
      <w:r w:rsidRPr="00C40279">
        <w:t>Physical Graffiti</w:t>
      </w:r>
      <w:r w:rsidRPr="00C40279">
        <w:rPr>
          <w:rFonts w:cs="Times New Roman"/>
          <w:rtl/>
        </w:rPr>
        <w:t xml:space="preserve"> רק לאחר שהשתכנע שהוא מבין ומעריך את </w:t>
      </w:r>
      <w:r w:rsidRPr="00C40279">
        <w:t>Revolver</w:t>
      </w:r>
      <w:r w:rsidRPr="00C40279">
        <w:rPr>
          <w:rFonts w:cs="Times New Roman"/>
          <w:rtl/>
        </w:rPr>
        <w:t xml:space="preserve">, כי </w:t>
      </w:r>
      <w:r w:rsidR="001C5A04">
        <w:rPr>
          <w:rFonts w:cs="Times New Roman"/>
          <w:rtl/>
        </w:rPr>
        <w:t>מוזיקה</w:t>
      </w:r>
      <w:r w:rsidRPr="00C40279">
        <w:rPr>
          <w:rFonts w:cs="Times New Roman"/>
          <w:rtl/>
        </w:rPr>
        <w:t xml:space="preserve"> היא עניין רציני יש להתחיל מהבסיס. אך כל זה נשכח באחר צהריים סתווי זה כ.</w:t>
      </w:r>
    </w:p>
    <w:p w14:paraId="22512B62" w14:textId="77777777" w:rsidR="007668E0" w:rsidRDefault="007668E0" w:rsidP="005D4C97">
      <w:pPr>
        <w:rPr>
          <w:rtl/>
        </w:rPr>
      </w:pPr>
      <w:r>
        <w:rPr>
          <w:rFonts w:hint="cs"/>
          <w:rtl/>
        </w:rPr>
        <w:t>]</w:t>
      </w:r>
    </w:p>
    <w:p w14:paraId="544E960A" w14:textId="463D7373" w:rsidR="00EF55DD" w:rsidRPr="00CD067C" w:rsidRDefault="003235D3" w:rsidP="005D4C97">
      <w:pPr>
        <w:rPr>
          <w:rtl/>
        </w:rPr>
      </w:pPr>
      <w:r w:rsidRPr="00CD067C">
        <w:rPr>
          <w:rtl/>
        </w:rPr>
        <w:t>"</w:t>
      </w:r>
      <w:r w:rsidR="00D9332A">
        <w:rPr>
          <w:rtl/>
        </w:rPr>
        <w:t>כן אלכס, תשמור על</w:t>
      </w:r>
      <w:r w:rsidR="00C96003" w:rsidRPr="00C96003">
        <w:rPr>
          <w:rFonts w:cs="Times New Roman"/>
          <w:rtl/>
        </w:rPr>
        <w:t>י</w:t>
      </w:r>
      <w:r w:rsidR="00B833EF">
        <w:rPr>
          <w:rFonts w:cs="Times New Roman" w:hint="cs"/>
          <w:rtl/>
        </w:rPr>
        <w:t>י</w:t>
      </w:r>
      <w:r w:rsidR="00C96003" w:rsidRPr="00C96003">
        <w:rPr>
          <w:rFonts w:cs="Times New Roman"/>
          <w:rtl/>
        </w:rPr>
        <w:t>," הפציר אחיו הצעיר של קולין</w:t>
      </w:r>
      <w:r w:rsidR="003E4B8C">
        <w:rPr>
          <w:rFonts w:hint="cs"/>
          <w:rtl/>
        </w:rPr>
        <w:t xml:space="preserve"> בנימה פייסנית</w:t>
      </w:r>
      <w:r w:rsidRPr="00CD067C">
        <w:rPr>
          <w:rtl/>
        </w:rPr>
        <w:t>.</w:t>
      </w:r>
    </w:p>
    <w:p w14:paraId="76E1FF4A" w14:textId="62C27EB9" w:rsidR="00435809" w:rsidRDefault="003235D3" w:rsidP="00435809">
      <w:pPr>
        <w:rPr>
          <w:rFonts w:cs="Times New Roman"/>
          <w:rtl/>
        </w:rPr>
      </w:pPr>
      <w:r w:rsidRPr="00CD067C">
        <w:rPr>
          <w:rtl/>
        </w:rPr>
        <w:t>אלכס היטיב את התחב</w:t>
      </w:r>
      <w:r w:rsidR="00671D08">
        <w:rPr>
          <w:rtl/>
        </w:rPr>
        <w:t xml:space="preserve">ושת על מרפקו הימני והשתרך </w:t>
      </w:r>
      <w:r w:rsidR="00FF1911">
        <w:rPr>
          <w:rFonts w:hint="cs"/>
          <w:rtl/>
        </w:rPr>
        <w:t>א</w:t>
      </w:r>
      <w:r w:rsidR="005F1B1D" w:rsidRPr="005F1B1D">
        <w:rPr>
          <w:rFonts w:cs="Times New Roman"/>
          <w:rtl/>
        </w:rPr>
        <w:t>חריהם</w:t>
      </w:r>
      <w:r w:rsidR="00FF1911">
        <w:rPr>
          <w:rFonts w:hint="cs"/>
          <w:rtl/>
        </w:rPr>
        <w:t xml:space="preserve"> ל</w:t>
      </w:r>
      <w:r w:rsidR="003B4E03">
        <w:rPr>
          <w:rFonts w:hint="cs"/>
          <w:rtl/>
        </w:rPr>
        <w:t>פארק</w:t>
      </w:r>
      <w:r w:rsidR="00FF1911">
        <w:rPr>
          <w:rFonts w:hint="cs"/>
          <w:rtl/>
        </w:rPr>
        <w:t xml:space="preserve"> </w:t>
      </w:r>
      <w:r w:rsidR="00671D08">
        <w:rPr>
          <w:rtl/>
        </w:rPr>
        <w:t>בקבלת</w:t>
      </w:r>
      <w:r w:rsidR="00B833EF">
        <w:rPr>
          <w:rFonts w:hint="cs"/>
          <w:rtl/>
        </w:rPr>
        <w:t xml:space="preserve"> </w:t>
      </w:r>
      <w:r w:rsidRPr="00CD067C">
        <w:rPr>
          <w:rtl/>
        </w:rPr>
        <w:t>הדין</w:t>
      </w:r>
      <w:r w:rsidR="00435809">
        <w:rPr>
          <w:rFonts w:hint="cs"/>
          <w:rtl/>
        </w:rPr>
        <w:t>, בועט ב</w:t>
      </w:r>
      <w:r w:rsidR="00435809" w:rsidRPr="00DE3686">
        <w:rPr>
          <w:rFonts w:cs="Times New Roman"/>
          <w:rtl/>
        </w:rPr>
        <w:t xml:space="preserve">עלי שלכת חומים </w:t>
      </w:r>
      <w:r w:rsidR="00435809">
        <w:rPr>
          <w:rFonts w:cs="Times New Roman" w:hint="cs"/>
          <w:rtl/>
        </w:rPr>
        <w:t>ש</w:t>
      </w:r>
      <w:r w:rsidR="00435809">
        <w:rPr>
          <w:rFonts w:cs="Times New Roman"/>
          <w:rtl/>
        </w:rPr>
        <w:t>נ</w:t>
      </w:r>
      <w:r w:rsidR="00435809" w:rsidRPr="00DE3686">
        <w:rPr>
          <w:rFonts w:cs="Times New Roman"/>
          <w:rtl/>
        </w:rPr>
        <w:t>אספו בין הכביש לשפת המדרכה</w:t>
      </w:r>
      <w:r w:rsidR="00435809">
        <w:rPr>
          <w:rFonts w:cs="Times New Roman" w:hint="cs"/>
          <w:rtl/>
        </w:rPr>
        <w:t>.</w:t>
      </w:r>
    </w:p>
    <w:p w14:paraId="07F0F90B" w14:textId="779D78CD" w:rsidR="003235D3" w:rsidRDefault="00435809" w:rsidP="00930DBF">
      <w:pPr>
        <w:rPr>
          <w:rtl/>
        </w:rPr>
      </w:pPr>
      <w:r>
        <w:rPr>
          <w:rFonts w:hint="cs"/>
          <w:rtl/>
        </w:rPr>
        <w:t>לפני הנסיעה לישראל,</w:t>
      </w:r>
      <w:r w:rsidR="003235D3" w:rsidRPr="00CD067C">
        <w:rPr>
          <w:rtl/>
        </w:rPr>
        <w:t xml:space="preserve"> קולין חפר</w:t>
      </w:r>
      <w:r w:rsidR="00930DBF">
        <w:rPr>
          <w:rtl/>
        </w:rPr>
        <w:t xml:space="preserve"> איתם בורות עמוקים ו</w:t>
      </w:r>
      <w:r w:rsidR="00930DBF">
        <w:rPr>
          <w:rFonts w:hint="cs"/>
          <w:rtl/>
        </w:rPr>
        <w:t>ה</w:t>
      </w:r>
      <w:r w:rsidR="00846620">
        <w:rPr>
          <w:rtl/>
        </w:rPr>
        <w:t xml:space="preserve">טמין בהם </w:t>
      </w:r>
      <w:r w:rsidR="00846620">
        <w:rPr>
          <w:rFonts w:hint="cs"/>
          <w:rtl/>
        </w:rPr>
        <w:t>חלליות</w:t>
      </w:r>
      <w:r w:rsidR="003235D3" w:rsidRPr="00CD067C">
        <w:rPr>
          <w:rtl/>
        </w:rPr>
        <w:t xml:space="preserve"> </w:t>
      </w:r>
      <w:r w:rsidR="00094C90">
        <w:rPr>
          <w:rtl/>
        </w:rPr>
        <w:t>מלגו ותעודות שליש ארוזות</w:t>
      </w:r>
      <w:r w:rsidR="00094C90">
        <w:rPr>
          <w:rFonts w:hint="cs"/>
          <w:rtl/>
        </w:rPr>
        <w:t xml:space="preserve"> [חתומות?]</w:t>
      </w:r>
      <w:r w:rsidR="003235D3" w:rsidRPr="00CD067C">
        <w:rPr>
          <w:rtl/>
        </w:rPr>
        <w:t xml:space="preserve"> בפלסטיק </w:t>
      </w:r>
      <w:r w:rsidR="009C5712">
        <w:rPr>
          <w:rFonts w:hint="cs"/>
          <w:rtl/>
        </w:rPr>
        <w:t>עבור</w:t>
      </w:r>
      <w:r w:rsidR="003235D3" w:rsidRPr="00CD067C">
        <w:rPr>
          <w:rtl/>
        </w:rPr>
        <w:t xml:space="preserve"> הדורות הבאים. הם</w:t>
      </w:r>
      <w:r w:rsidR="00671D08">
        <w:rPr>
          <w:rtl/>
        </w:rPr>
        <w:t xml:space="preserve"> </w:t>
      </w:r>
      <w:r w:rsidR="00C40279">
        <w:rPr>
          <w:rFonts w:hint="cs"/>
          <w:rtl/>
        </w:rPr>
        <w:t>תכננו להקים</w:t>
      </w:r>
      <w:r w:rsidR="00846620">
        <w:rPr>
          <w:rtl/>
        </w:rPr>
        <w:t xml:space="preserve"> את אוסף </w:t>
      </w:r>
      <w:r w:rsidR="00671D08">
        <w:rPr>
          <w:rFonts w:hint="cs"/>
          <w:rtl/>
        </w:rPr>
        <w:t>פרוקי</w:t>
      </w:r>
      <w:r w:rsidR="00B833EF">
        <w:rPr>
          <w:rFonts w:hint="cs"/>
          <w:rtl/>
        </w:rPr>
        <w:t xml:space="preserve"> </w:t>
      </w:r>
      <w:r w:rsidR="00846620">
        <w:rPr>
          <w:rFonts w:hint="cs"/>
          <w:rtl/>
        </w:rPr>
        <w:t>הרגליים</w:t>
      </w:r>
      <w:r w:rsidR="003235D3" w:rsidRPr="00CD067C">
        <w:rPr>
          <w:rtl/>
        </w:rPr>
        <w:t xml:space="preserve"> הגדול בעולם</w:t>
      </w:r>
      <w:r w:rsidR="00C40279" w:rsidRPr="00C40279">
        <w:rPr>
          <w:rFonts w:cs="Times New Roman"/>
          <w:rtl/>
        </w:rPr>
        <w:t>, למען</w:t>
      </w:r>
      <w:r w:rsidR="006B6AAA">
        <w:rPr>
          <w:rFonts w:cs="Times New Roman"/>
          <w:rtl/>
        </w:rPr>
        <w:t xml:space="preserve"> </w:t>
      </w:r>
      <w:r w:rsidR="00C40279" w:rsidRPr="00C40279">
        <w:rPr>
          <w:rFonts w:cs="Times New Roman"/>
          <w:rtl/>
        </w:rPr>
        <w:t>תרומתו</w:t>
      </w:r>
      <w:r w:rsidR="006B6AAA">
        <w:rPr>
          <w:rFonts w:cs="Times New Roman"/>
          <w:rtl/>
        </w:rPr>
        <w:t xml:space="preserve"> </w:t>
      </w:r>
      <w:r w:rsidR="00C40279" w:rsidRPr="00C40279">
        <w:rPr>
          <w:rFonts w:cs="Times New Roman"/>
          <w:rtl/>
        </w:rPr>
        <w:t>בבוא היום למוזיאון הטבע</w:t>
      </w:r>
      <w:r w:rsidR="00B50AD5">
        <w:rPr>
          <w:rFonts w:cs="Times New Roman" w:hint="cs"/>
          <w:rtl/>
        </w:rPr>
        <w:t>.</w:t>
      </w:r>
      <w:r w:rsidR="00C40279" w:rsidRPr="00C40279">
        <w:rPr>
          <w:rFonts w:cs="Times New Roman"/>
          <w:rtl/>
        </w:rPr>
        <w:t xml:space="preserve"> </w:t>
      </w:r>
      <w:r w:rsidR="003235D3" w:rsidRPr="00CD067C">
        <w:rPr>
          <w:rtl/>
        </w:rPr>
        <w:t xml:space="preserve">חיפושיות, פרפרים, צרצרים </w:t>
      </w:r>
      <w:bookmarkStart w:id="49" w:name="_Hlk529034776"/>
      <w:r w:rsidR="003235D3" w:rsidRPr="00CD067C">
        <w:rPr>
          <w:rtl/>
        </w:rPr>
        <w:t>ו</w:t>
      </w:r>
      <w:r w:rsidR="00846620">
        <w:rPr>
          <w:rFonts w:hint="cs"/>
          <w:rtl/>
        </w:rPr>
        <w:t>עכבישים</w:t>
      </w:r>
      <w:r w:rsidR="00930DBF">
        <w:rPr>
          <w:rtl/>
        </w:rPr>
        <w:t xml:space="preserve"> </w:t>
      </w:r>
      <w:r w:rsidR="005F1B1D" w:rsidRPr="005F1B1D">
        <w:rPr>
          <w:rFonts w:cs="Times New Roman"/>
          <w:rtl/>
        </w:rPr>
        <w:t xml:space="preserve">ככל שמצאו </w:t>
      </w:r>
      <w:r w:rsidR="00C40279" w:rsidRPr="00C40279">
        <w:rPr>
          <w:rFonts w:cs="Times New Roman"/>
          <w:rtl/>
        </w:rPr>
        <w:t xml:space="preserve">כבר </w:t>
      </w:r>
      <w:r w:rsidR="002B1C9B">
        <w:rPr>
          <w:rFonts w:hint="cs"/>
          <w:rtl/>
        </w:rPr>
        <w:t>הוצמדו</w:t>
      </w:r>
      <w:r w:rsidR="002B1C9B" w:rsidRPr="00CD067C">
        <w:rPr>
          <w:rtl/>
        </w:rPr>
        <w:t xml:space="preserve"> </w:t>
      </w:r>
      <w:r w:rsidR="00C40279">
        <w:rPr>
          <w:rFonts w:hint="cs"/>
          <w:rtl/>
        </w:rPr>
        <w:t>ב</w:t>
      </w:r>
      <w:r w:rsidR="00F34D6D" w:rsidRPr="00CD067C">
        <w:rPr>
          <w:rtl/>
        </w:rPr>
        <w:t>סיכ</w:t>
      </w:r>
      <w:r w:rsidR="005F1B1D">
        <w:rPr>
          <w:rFonts w:hint="cs"/>
          <w:rtl/>
        </w:rPr>
        <w:t xml:space="preserve">ות </w:t>
      </w:r>
      <w:r w:rsidR="00F34D6D" w:rsidRPr="00CD067C">
        <w:rPr>
          <w:rtl/>
        </w:rPr>
        <w:t>קטנ</w:t>
      </w:r>
      <w:r w:rsidR="005F1B1D">
        <w:rPr>
          <w:rFonts w:hint="cs"/>
          <w:rtl/>
        </w:rPr>
        <w:t>ות</w:t>
      </w:r>
      <w:r w:rsidR="00F34D6D" w:rsidRPr="00CD067C">
        <w:rPr>
          <w:rtl/>
        </w:rPr>
        <w:t xml:space="preserve"> </w:t>
      </w:r>
      <w:r w:rsidR="002B1C9B">
        <w:rPr>
          <w:rFonts w:hint="cs"/>
          <w:rtl/>
        </w:rPr>
        <w:t>ל</w:t>
      </w:r>
      <w:r w:rsidR="003235D3" w:rsidRPr="00CD067C">
        <w:rPr>
          <w:rtl/>
        </w:rPr>
        <w:t>לוח שעם.</w:t>
      </w:r>
    </w:p>
    <w:p w14:paraId="7AAB7F50" w14:textId="6F823B71" w:rsidR="00C40279" w:rsidRPr="00CD067C" w:rsidRDefault="00C40279" w:rsidP="00CA65B8">
      <w:pPr>
        <w:tabs>
          <w:tab w:val="left" w:pos="5645"/>
        </w:tabs>
        <w:rPr>
          <w:rtl/>
        </w:rPr>
      </w:pPr>
      <w:r w:rsidRPr="00C40279">
        <w:rPr>
          <w:rFonts w:cs="Times New Roman"/>
          <w:rtl/>
        </w:rPr>
        <w:t xml:space="preserve">אבל </w:t>
      </w:r>
      <w:r w:rsidR="00F06A3F">
        <w:rPr>
          <w:rFonts w:cs="Times New Roman"/>
          <w:rtl/>
        </w:rPr>
        <w:t>עכשיו</w:t>
      </w:r>
      <w:r w:rsidRPr="00C40279">
        <w:rPr>
          <w:rFonts w:cs="Times New Roman"/>
          <w:rtl/>
        </w:rPr>
        <w:t xml:space="preserve"> קולין נעלם עם </w:t>
      </w:r>
      <w:r w:rsidR="008B1B44">
        <w:rPr>
          <w:rFonts w:cs="Times New Roman"/>
          <w:rtl/>
        </w:rPr>
        <w:t>סופי</w:t>
      </w:r>
      <w:r w:rsidRPr="00C40279">
        <w:rPr>
          <w:rFonts w:cs="Times New Roman"/>
          <w:rtl/>
        </w:rPr>
        <w:t xml:space="preserve"> בין העצים שבקצה הפארק</w:t>
      </w:r>
      <w:r w:rsidR="00CA65B8">
        <w:rPr>
          <w:rFonts w:cs="Times New Roman" w:hint="cs"/>
          <w:rtl/>
        </w:rPr>
        <w:t>,</w:t>
      </w:r>
      <w:r w:rsidR="00CA65B8" w:rsidRPr="00CA65B8">
        <w:rPr>
          <w:rFonts w:cs="Times New Roman"/>
          <w:rtl/>
        </w:rPr>
        <w:t xml:space="preserve"> ועכירותו של אחר הצהריים אפפה את אלכס, חלחלה פנימה.</w:t>
      </w:r>
    </w:p>
    <w:bookmarkEnd w:id="49"/>
    <w:p w14:paraId="2DA57B85" w14:textId="0AE49B03" w:rsidR="00C40279" w:rsidRDefault="0021727D" w:rsidP="006B7E09">
      <w:pPr>
        <w:rPr>
          <w:rtl/>
        </w:rPr>
      </w:pPr>
      <w:r>
        <w:rPr>
          <w:rtl/>
        </w:rPr>
        <w:lastRenderedPageBreak/>
        <w:t>"</w:t>
      </w:r>
      <w:r>
        <w:rPr>
          <w:rFonts w:hint="cs"/>
          <w:rtl/>
        </w:rPr>
        <w:t>אח שלי יפרק אותך</w:t>
      </w:r>
      <w:r w:rsidR="0039363C">
        <w:rPr>
          <w:rtl/>
        </w:rPr>
        <w:t xml:space="preserve">," </w:t>
      </w:r>
      <w:r w:rsidR="003235D3" w:rsidRPr="00CD067C">
        <w:rPr>
          <w:rtl/>
        </w:rPr>
        <w:t>יוג'ין</w:t>
      </w:r>
      <w:r w:rsidR="0039363C">
        <w:rPr>
          <w:rFonts w:hint="cs"/>
          <w:rtl/>
        </w:rPr>
        <w:t xml:space="preserve"> אמר</w:t>
      </w:r>
      <w:r w:rsidR="002B6BC6">
        <w:rPr>
          <w:rFonts w:hint="cs"/>
          <w:rtl/>
        </w:rPr>
        <w:t xml:space="preserve"> בהתגרות</w:t>
      </w:r>
      <w:r w:rsidR="00CA65B8" w:rsidRPr="00CA65B8">
        <w:rPr>
          <w:rFonts w:cs="Times New Roman"/>
          <w:rtl/>
        </w:rPr>
        <w:t xml:space="preserve"> כשקולין שוב נבלע מעבר לעצים</w:t>
      </w:r>
      <w:r w:rsidR="003235D3" w:rsidRPr="00CD067C">
        <w:rPr>
          <w:rtl/>
        </w:rPr>
        <w:t>.</w:t>
      </w:r>
      <w:r>
        <w:rPr>
          <w:rFonts w:hint="cs"/>
          <w:rtl/>
        </w:rPr>
        <w:t xml:space="preserve"> </w:t>
      </w:r>
      <w:r w:rsidR="002B6BC6">
        <w:rPr>
          <w:rFonts w:hint="cs"/>
          <w:rtl/>
        </w:rPr>
        <w:t>לא היה אכפת ל</w:t>
      </w:r>
      <w:r w:rsidR="00CA65B8">
        <w:rPr>
          <w:rFonts w:hint="cs"/>
          <w:rtl/>
        </w:rPr>
        <w:t>י</w:t>
      </w:r>
      <w:r w:rsidR="002B6BC6">
        <w:rPr>
          <w:rFonts w:hint="cs"/>
          <w:rtl/>
        </w:rPr>
        <w:t>ו</w:t>
      </w:r>
      <w:r w:rsidR="00CA65B8">
        <w:rPr>
          <w:rFonts w:hint="cs"/>
          <w:rtl/>
        </w:rPr>
        <w:t>ג'ין</w:t>
      </w:r>
      <w:r w:rsidR="002B6BC6">
        <w:rPr>
          <w:rFonts w:hint="cs"/>
          <w:rtl/>
        </w:rPr>
        <w:t xml:space="preserve"> לחטוף קצת מכות מאלכס, </w:t>
      </w:r>
      <w:r w:rsidR="00C40279">
        <w:rPr>
          <w:rFonts w:hint="cs"/>
          <w:rtl/>
        </w:rPr>
        <w:t xml:space="preserve">לו רק </w:t>
      </w:r>
      <w:r w:rsidR="00C76BD4">
        <w:rPr>
          <w:rFonts w:hint="cs"/>
          <w:rtl/>
        </w:rPr>
        <w:t>יסד</w:t>
      </w:r>
      <w:r w:rsidR="005F1B1D">
        <w:rPr>
          <w:rFonts w:hint="cs"/>
          <w:rtl/>
        </w:rPr>
        <w:t>ו</w:t>
      </w:r>
      <w:r w:rsidR="00C76BD4">
        <w:rPr>
          <w:rFonts w:hint="cs"/>
          <w:rtl/>
        </w:rPr>
        <w:t xml:space="preserve">ק </w:t>
      </w:r>
      <w:r w:rsidR="005F1B1D">
        <w:rPr>
          <w:rFonts w:hint="cs"/>
          <w:rtl/>
        </w:rPr>
        <w:t xml:space="preserve">את </w:t>
      </w:r>
      <w:r w:rsidR="002B6BC6">
        <w:rPr>
          <w:rFonts w:hint="cs"/>
          <w:rtl/>
        </w:rPr>
        <w:t>מב</w:t>
      </w:r>
      <w:r w:rsidR="00C40279">
        <w:rPr>
          <w:rFonts w:hint="cs"/>
          <w:rtl/>
        </w:rPr>
        <w:t>טו</w:t>
      </w:r>
      <w:r w:rsidR="00005447">
        <w:rPr>
          <w:rFonts w:hint="cs"/>
          <w:rtl/>
        </w:rPr>
        <w:t xml:space="preserve"> התועה</w:t>
      </w:r>
      <w:r w:rsidR="000854BC">
        <w:rPr>
          <w:rFonts w:hint="cs"/>
          <w:rtl/>
        </w:rPr>
        <w:t>,</w:t>
      </w:r>
      <w:r w:rsidR="002B6BC6">
        <w:rPr>
          <w:rFonts w:hint="cs"/>
          <w:rtl/>
        </w:rPr>
        <w:t xml:space="preserve"> </w:t>
      </w:r>
      <w:r w:rsidR="000854BC">
        <w:rPr>
          <w:rFonts w:hint="cs"/>
          <w:rtl/>
        </w:rPr>
        <w:t>ש</w:t>
      </w:r>
      <w:r w:rsidR="00CD56CC">
        <w:rPr>
          <w:rFonts w:hint="cs"/>
          <w:rtl/>
        </w:rPr>
        <w:t>נדף</w:t>
      </w:r>
      <w:r w:rsidR="002B6BC6">
        <w:rPr>
          <w:rFonts w:hint="cs"/>
          <w:rtl/>
        </w:rPr>
        <w:t xml:space="preserve"> ריחוק ואובדן. </w:t>
      </w:r>
      <w:r>
        <w:rPr>
          <w:rFonts w:hint="cs"/>
          <w:rtl/>
        </w:rPr>
        <w:t>"גם אני</w:t>
      </w:r>
      <w:r w:rsidR="002B6BC6">
        <w:rPr>
          <w:rFonts w:hint="cs"/>
          <w:rtl/>
        </w:rPr>
        <w:t xml:space="preserve"> אפרק אותך בקלות</w:t>
      </w:r>
      <w:r>
        <w:rPr>
          <w:rFonts w:hint="cs"/>
          <w:rtl/>
        </w:rPr>
        <w:t>.</w:t>
      </w:r>
      <w:bookmarkStart w:id="50" w:name="_Hlk529034722"/>
      <w:r w:rsidR="002B1C9B">
        <w:rPr>
          <w:rFonts w:hint="cs"/>
          <w:rtl/>
        </w:rPr>
        <w:t xml:space="preserve"> </w:t>
      </w:r>
      <w:r w:rsidR="002B1C9B" w:rsidRPr="002B1C9B">
        <w:rPr>
          <w:rFonts w:cs="Times New Roman"/>
          <w:rtl/>
        </w:rPr>
        <w:t>זה לא יהיה קשה – אתה כבר חצי מפורק.</w:t>
      </w:r>
      <w:bookmarkEnd w:id="50"/>
      <w:r>
        <w:rPr>
          <w:rFonts w:hint="cs"/>
          <w:rtl/>
        </w:rPr>
        <w:t>"</w:t>
      </w:r>
      <w:bookmarkStart w:id="51" w:name="_Hlk529442694"/>
      <w:r w:rsidR="00370F6F">
        <w:rPr>
          <w:rFonts w:hint="cs"/>
          <w:rtl/>
        </w:rPr>
        <w:t xml:space="preserve"> </w:t>
      </w:r>
    </w:p>
    <w:p w14:paraId="7DA4B1D4" w14:textId="722F4081" w:rsidR="003235D3" w:rsidRDefault="006D028B" w:rsidP="006B7E09">
      <w:pPr>
        <w:rPr>
          <w:rtl/>
        </w:rPr>
      </w:pPr>
      <w:r>
        <w:rPr>
          <w:rFonts w:hint="cs"/>
          <w:rtl/>
        </w:rPr>
        <w:t>שניהם</w:t>
      </w:r>
      <w:r w:rsidR="00370F6F">
        <w:rPr>
          <w:rFonts w:hint="cs"/>
          <w:rtl/>
        </w:rPr>
        <w:t xml:space="preserve"> ידע</w:t>
      </w:r>
      <w:r>
        <w:rPr>
          <w:rFonts w:hint="cs"/>
          <w:rtl/>
        </w:rPr>
        <w:t>ו</w:t>
      </w:r>
      <w:r w:rsidR="00370F6F">
        <w:rPr>
          <w:rFonts w:hint="cs"/>
          <w:rtl/>
        </w:rPr>
        <w:t xml:space="preserve"> שגם במצבו העלוב אלכס היה מכריע אותו </w:t>
      </w:r>
      <w:r>
        <w:rPr>
          <w:rFonts w:hint="cs"/>
          <w:rtl/>
        </w:rPr>
        <w:t>ללא קושי. יוג'ין היה צעיר</w:t>
      </w:r>
      <w:r w:rsidR="00370F6F">
        <w:rPr>
          <w:rFonts w:hint="cs"/>
          <w:rtl/>
        </w:rPr>
        <w:t xml:space="preserve"> ממנו בשנתיים</w:t>
      </w:r>
      <w:r w:rsidR="00C40279">
        <w:rPr>
          <w:rFonts w:hint="cs"/>
          <w:rtl/>
        </w:rPr>
        <w:t>,</w:t>
      </w:r>
      <w:r>
        <w:rPr>
          <w:rFonts w:hint="cs"/>
          <w:rtl/>
        </w:rPr>
        <w:t xml:space="preserve"> </w:t>
      </w:r>
      <w:r w:rsidR="00C40279">
        <w:rPr>
          <w:rFonts w:hint="cs"/>
          <w:rtl/>
        </w:rPr>
        <w:t>ו</w:t>
      </w:r>
      <w:r w:rsidR="006B7E09">
        <w:rPr>
          <w:rFonts w:hint="cs"/>
          <w:rtl/>
        </w:rPr>
        <w:t xml:space="preserve">אמנם עלה </w:t>
      </w:r>
      <w:r w:rsidR="00384EC3">
        <w:rPr>
          <w:rFonts w:hint="cs"/>
          <w:rtl/>
        </w:rPr>
        <w:t xml:space="preserve">עליו </w:t>
      </w:r>
      <w:r w:rsidR="006B7E09">
        <w:rPr>
          <w:rFonts w:hint="cs"/>
          <w:rtl/>
        </w:rPr>
        <w:t>בגובהו</w:t>
      </w:r>
      <w:r w:rsidR="00384EC3">
        <w:rPr>
          <w:rFonts w:hint="cs"/>
          <w:rtl/>
        </w:rPr>
        <w:t xml:space="preserve"> </w:t>
      </w:r>
      <w:r w:rsidR="006B7E09">
        <w:rPr>
          <w:rFonts w:hint="cs"/>
          <w:rtl/>
        </w:rPr>
        <w:t>א</w:t>
      </w:r>
      <w:r w:rsidR="007E5F94">
        <w:rPr>
          <w:rFonts w:hint="cs"/>
          <w:rtl/>
        </w:rPr>
        <w:t>ך</w:t>
      </w:r>
      <w:r w:rsidR="006B7E09">
        <w:rPr>
          <w:rFonts w:hint="cs"/>
          <w:rtl/>
        </w:rPr>
        <w:t xml:space="preserve"> </w:t>
      </w:r>
      <w:r>
        <w:rPr>
          <w:rFonts w:hint="cs"/>
          <w:rtl/>
        </w:rPr>
        <w:t xml:space="preserve">מעולם לא הסתדר עם </w:t>
      </w:r>
      <w:r w:rsidR="006B7E09">
        <w:rPr>
          <w:rFonts w:hint="cs"/>
          <w:rtl/>
        </w:rPr>
        <w:t>איבריו הצנומים, שהתקפל</w:t>
      </w:r>
      <w:r w:rsidR="00B50AD5">
        <w:rPr>
          <w:rFonts w:hint="cs"/>
          <w:rtl/>
        </w:rPr>
        <w:t>ו</w:t>
      </w:r>
      <w:r w:rsidR="006B7E09">
        <w:rPr>
          <w:rFonts w:hint="cs"/>
          <w:rtl/>
        </w:rPr>
        <w:t xml:space="preserve"> בז</w:t>
      </w:r>
      <w:r w:rsidR="00B833EF">
        <w:rPr>
          <w:rFonts w:hint="cs"/>
          <w:rtl/>
        </w:rPr>
        <w:t>ו</w:t>
      </w:r>
      <w:r w:rsidR="006B7E09">
        <w:rPr>
          <w:rFonts w:hint="cs"/>
          <w:rtl/>
        </w:rPr>
        <w:t>ויות מוזרות ללא שליטתו כמעט.</w:t>
      </w:r>
      <w:bookmarkEnd w:id="51"/>
    </w:p>
    <w:p w14:paraId="32471AC3" w14:textId="25AE5232" w:rsidR="007240FA" w:rsidRDefault="0021727D" w:rsidP="00930DBF">
      <w:pPr>
        <w:rPr>
          <w:rtl/>
        </w:rPr>
      </w:pPr>
      <w:r>
        <w:rPr>
          <w:rFonts w:hint="cs"/>
          <w:rtl/>
        </w:rPr>
        <w:t xml:space="preserve">"סתום, יוג'ין." </w:t>
      </w:r>
      <w:r w:rsidR="00910D12">
        <w:rPr>
          <w:rFonts w:hint="cs"/>
          <w:rtl/>
        </w:rPr>
        <w:t xml:space="preserve">אלכס </w:t>
      </w:r>
      <w:r w:rsidR="00EB77E9">
        <w:rPr>
          <w:rFonts w:hint="cs"/>
          <w:rtl/>
        </w:rPr>
        <w:t>כרע</w:t>
      </w:r>
      <w:r w:rsidR="005F1B1D" w:rsidRPr="005F1B1D">
        <w:rPr>
          <w:rFonts w:cs="Times New Roman"/>
          <w:rtl/>
        </w:rPr>
        <w:t>, נזהר בתפריו,</w:t>
      </w:r>
      <w:r w:rsidR="00C76BD4">
        <w:rPr>
          <w:rFonts w:hint="cs"/>
          <w:rtl/>
        </w:rPr>
        <w:t xml:space="preserve"> </w:t>
      </w:r>
      <w:r w:rsidR="00EB77E9">
        <w:rPr>
          <w:rFonts w:hint="cs"/>
          <w:rtl/>
        </w:rPr>
        <w:t>ל</w:t>
      </w:r>
      <w:r w:rsidR="00DD4654">
        <w:rPr>
          <w:rFonts w:hint="cs"/>
          <w:rtl/>
        </w:rPr>
        <w:t>מרגלות</w:t>
      </w:r>
      <w:r w:rsidR="005F1B1D">
        <w:rPr>
          <w:rFonts w:hint="cs"/>
          <w:rtl/>
        </w:rPr>
        <w:t>יה</w:t>
      </w:r>
      <w:r w:rsidR="00EB77E9">
        <w:rPr>
          <w:rFonts w:hint="cs"/>
          <w:rtl/>
        </w:rPr>
        <w:t xml:space="preserve"> של בריכת</w:t>
      </w:r>
      <w:r w:rsidR="00B833EF">
        <w:rPr>
          <w:rFonts w:hint="cs"/>
          <w:rtl/>
        </w:rPr>
        <w:t xml:space="preserve"> </w:t>
      </w:r>
      <w:r w:rsidR="00910D12">
        <w:rPr>
          <w:rFonts w:hint="cs"/>
          <w:rtl/>
        </w:rPr>
        <w:t>מי</w:t>
      </w:r>
      <w:r w:rsidR="00EB77E9">
        <w:rPr>
          <w:rFonts w:hint="cs"/>
          <w:rtl/>
        </w:rPr>
        <w:t xml:space="preserve">ם גדולה, </w:t>
      </w:r>
      <w:r w:rsidR="00651BE0">
        <w:rPr>
          <w:rFonts w:hint="cs"/>
          <w:rtl/>
        </w:rPr>
        <w:t>גולת</w:t>
      </w:r>
      <w:r w:rsidR="00B833EF">
        <w:rPr>
          <w:rFonts w:hint="cs"/>
          <w:rtl/>
        </w:rPr>
        <w:t xml:space="preserve"> </w:t>
      </w:r>
      <w:r w:rsidR="00EB77E9">
        <w:rPr>
          <w:rFonts w:hint="cs"/>
          <w:rtl/>
        </w:rPr>
        <w:t xml:space="preserve">הכותרת </w:t>
      </w:r>
      <w:r w:rsidR="00497840">
        <w:rPr>
          <w:rFonts w:hint="cs"/>
          <w:rtl/>
        </w:rPr>
        <w:t>[</w:t>
      </w:r>
      <w:r w:rsidR="00EB77E9">
        <w:rPr>
          <w:rFonts w:hint="cs"/>
          <w:rtl/>
        </w:rPr>
        <w:t xml:space="preserve"> הדבר המרכזי / אבן שואבת</w:t>
      </w:r>
      <w:r w:rsidR="00E02C9B">
        <w:rPr>
          <w:rFonts w:hint="cs"/>
          <w:rtl/>
        </w:rPr>
        <w:t xml:space="preserve"> / מרכז הפארק</w:t>
      </w:r>
      <w:r w:rsidR="00EB77E9">
        <w:rPr>
          <w:rFonts w:hint="cs"/>
          <w:rtl/>
        </w:rPr>
        <w:t>] של הפארק בימי שמש</w:t>
      </w:r>
      <w:r w:rsidR="00DD4654">
        <w:rPr>
          <w:rFonts w:hint="cs"/>
          <w:rtl/>
        </w:rPr>
        <w:t>,</w:t>
      </w:r>
      <w:r w:rsidR="00EB77E9">
        <w:rPr>
          <w:rFonts w:hint="cs"/>
          <w:rtl/>
        </w:rPr>
        <w:t xml:space="preserve"> </w:t>
      </w:r>
      <w:r w:rsidR="00B50AD5">
        <w:rPr>
          <w:rFonts w:hint="cs"/>
          <w:rtl/>
        </w:rPr>
        <w:t>ש</w:t>
      </w:r>
      <w:r w:rsidR="00EB77E9">
        <w:rPr>
          <w:rFonts w:hint="cs"/>
          <w:rtl/>
        </w:rPr>
        <w:t>ע</w:t>
      </w:r>
      <w:r w:rsidR="00651BE0">
        <w:rPr>
          <w:rFonts w:hint="cs"/>
          <w:rtl/>
        </w:rPr>
        <w:t xml:space="preserve">תה </w:t>
      </w:r>
      <w:r w:rsidR="001C5A04">
        <w:rPr>
          <w:rFonts w:hint="cs"/>
          <w:rtl/>
        </w:rPr>
        <w:t>הייתה</w:t>
      </w:r>
      <w:r w:rsidR="00EB77E9">
        <w:rPr>
          <w:rFonts w:hint="cs"/>
          <w:rtl/>
        </w:rPr>
        <w:t xml:space="preserve"> נטושה מאדם. </w:t>
      </w:r>
      <w:r w:rsidR="00765C52">
        <w:rPr>
          <w:rFonts w:hint="cs"/>
          <w:rtl/>
        </w:rPr>
        <w:t>[</w:t>
      </w:r>
      <w:r w:rsidR="00651BE0">
        <w:rPr>
          <w:rFonts w:hint="cs"/>
          <w:rtl/>
        </w:rPr>
        <w:t xml:space="preserve">אנפה אפורה עמדה בשפת המים </w:t>
      </w:r>
      <w:r w:rsidR="00EB77E9">
        <w:rPr>
          <w:rFonts w:hint="cs"/>
          <w:rtl/>
        </w:rPr>
        <w:t>היכן שהמים רדודים וטרפה ראש</w:t>
      </w:r>
      <w:r w:rsidR="00582F10">
        <w:rPr>
          <w:rFonts w:hint="cs"/>
          <w:rtl/>
        </w:rPr>
        <w:t>נ</w:t>
      </w:r>
      <w:r w:rsidR="00EB77E9">
        <w:rPr>
          <w:rFonts w:hint="cs"/>
          <w:rtl/>
        </w:rPr>
        <w:t>ים שזה עתה בקעו.</w:t>
      </w:r>
      <w:r w:rsidR="00765C52">
        <w:rPr>
          <w:rFonts w:hint="cs"/>
          <w:rtl/>
        </w:rPr>
        <w:t>]</w:t>
      </w:r>
      <w:r w:rsidR="00EB77E9">
        <w:rPr>
          <w:rFonts w:hint="cs"/>
          <w:rtl/>
        </w:rPr>
        <w:t xml:space="preserve"> </w:t>
      </w:r>
      <w:r w:rsidR="00DD4654">
        <w:rPr>
          <w:rFonts w:hint="cs"/>
          <w:rtl/>
        </w:rPr>
        <w:t>הרוח העלתה אדוות קלות על פני המים, ובמעמקים רחשו</w:t>
      </w:r>
      <w:r w:rsidR="007240FA">
        <w:rPr>
          <w:rFonts w:hint="cs"/>
          <w:rtl/>
        </w:rPr>
        <w:t xml:space="preserve"> ראשנים אפרפרים, ש</w:t>
      </w:r>
      <w:r w:rsidR="00497840">
        <w:rPr>
          <w:rFonts w:hint="cs"/>
          <w:rtl/>
        </w:rPr>
        <w:t>שחו בח</w:t>
      </w:r>
      <w:r w:rsidR="00B833EF">
        <w:rPr>
          <w:rFonts w:hint="cs"/>
          <w:rtl/>
        </w:rPr>
        <w:t>ו</w:t>
      </w:r>
      <w:r w:rsidR="00497840">
        <w:rPr>
          <w:rFonts w:hint="cs"/>
          <w:rtl/>
        </w:rPr>
        <w:t xml:space="preserve">פזה </w:t>
      </w:r>
      <w:r w:rsidR="007240FA">
        <w:rPr>
          <w:rFonts w:hint="cs"/>
          <w:rtl/>
        </w:rPr>
        <w:t>בין</w:t>
      </w:r>
      <w:r w:rsidR="00497840">
        <w:rPr>
          <w:rFonts w:hint="cs"/>
          <w:rtl/>
        </w:rPr>
        <w:t xml:space="preserve"> האצות והירוקת, </w:t>
      </w:r>
      <w:r w:rsidR="00930DBF">
        <w:rPr>
          <w:rFonts w:hint="cs"/>
          <w:rtl/>
        </w:rPr>
        <w:t>נמלטים</w:t>
      </w:r>
      <w:r w:rsidR="000D2BAB">
        <w:rPr>
          <w:rFonts w:hint="cs"/>
          <w:rtl/>
        </w:rPr>
        <w:t xml:space="preserve"> מלשונו הארוכה של ה</w:t>
      </w:r>
      <w:r w:rsidR="00BC2874">
        <w:rPr>
          <w:rFonts w:hint="cs"/>
          <w:rtl/>
        </w:rPr>
        <w:t>כלבלב</w:t>
      </w:r>
      <w:r w:rsidR="007240FA">
        <w:rPr>
          <w:rFonts w:hint="cs"/>
          <w:rtl/>
        </w:rPr>
        <w:t>.</w:t>
      </w:r>
    </w:p>
    <w:p w14:paraId="4372DA9F" w14:textId="0EE16039" w:rsidR="00804452" w:rsidRDefault="00103B08" w:rsidP="002D3BA1">
      <w:pPr>
        <w:rPr>
          <w:rtl/>
        </w:rPr>
      </w:pPr>
      <w:r>
        <w:rPr>
          <w:rFonts w:hint="cs"/>
          <w:rtl/>
        </w:rPr>
        <w:t>[</w:t>
      </w:r>
      <w:r w:rsidR="00804452">
        <w:rPr>
          <w:rFonts w:hint="cs"/>
          <w:rtl/>
        </w:rPr>
        <w:t>להזכיר רקטת טניס</w:t>
      </w:r>
    </w:p>
    <w:p w14:paraId="017FACAB" w14:textId="17B479C6" w:rsidR="00804452" w:rsidRDefault="00804452" w:rsidP="002D3BA1">
      <w:pPr>
        <w:rPr>
          <w:rtl/>
        </w:rPr>
      </w:pPr>
      <w:r>
        <w:rPr>
          <w:rFonts w:hint="cs"/>
          <w:rtl/>
        </w:rPr>
        <w:t>להזכיר שהוא נזכר שהבחינות לנבחרת הרוגבי זה עוד שבוע ולא נראה לו שהוא יחלים עד אז ויוכל להשתתף</w:t>
      </w:r>
    </w:p>
    <w:p w14:paraId="77352D77" w14:textId="4E1E285D" w:rsidR="00103B08" w:rsidRDefault="00103B08" w:rsidP="003E322D">
      <w:pPr>
        <w:rPr>
          <w:rtl/>
        </w:rPr>
      </w:pPr>
      <w:r>
        <w:rPr>
          <w:rFonts w:hint="cs"/>
          <w:rtl/>
        </w:rPr>
        <w:t>]</w:t>
      </w:r>
    </w:p>
    <w:p w14:paraId="314F34FA" w14:textId="6C485946" w:rsidR="00C40279" w:rsidRDefault="00EB77E9" w:rsidP="003E322D">
      <w:pPr>
        <w:rPr>
          <w:rtl/>
        </w:rPr>
      </w:pPr>
      <w:r>
        <w:rPr>
          <w:rFonts w:hint="cs"/>
          <w:rtl/>
        </w:rPr>
        <w:t>קרפדות</w:t>
      </w:r>
      <w:r w:rsidR="001A71F0">
        <w:rPr>
          <w:rFonts w:hint="cs"/>
          <w:rtl/>
        </w:rPr>
        <w:t xml:space="preserve"> שמנמנות [</w:t>
      </w:r>
      <w:r>
        <w:rPr>
          <w:rFonts w:hint="cs"/>
          <w:rtl/>
        </w:rPr>
        <w:t>, ביניהם הוריהם של הנטרפים,</w:t>
      </w:r>
      <w:r w:rsidR="001A71F0">
        <w:rPr>
          <w:rFonts w:hint="cs"/>
          <w:rtl/>
        </w:rPr>
        <w:t>]</w:t>
      </w:r>
      <w:r>
        <w:rPr>
          <w:rFonts w:hint="cs"/>
          <w:rtl/>
        </w:rPr>
        <w:t xml:space="preserve"> </w:t>
      </w:r>
      <w:r w:rsidR="00582F10">
        <w:rPr>
          <w:rFonts w:hint="cs"/>
          <w:rtl/>
        </w:rPr>
        <w:t>קרקרו</w:t>
      </w:r>
      <w:r>
        <w:rPr>
          <w:rFonts w:hint="cs"/>
          <w:rtl/>
        </w:rPr>
        <w:t xml:space="preserve"> </w:t>
      </w:r>
      <w:r w:rsidR="005F1B1D">
        <w:rPr>
          <w:rFonts w:hint="cs"/>
          <w:rtl/>
        </w:rPr>
        <w:t>[</w:t>
      </w:r>
      <w:r w:rsidR="00582F10">
        <w:rPr>
          <w:rFonts w:hint="cs"/>
          <w:rtl/>
        </w:rPr>
        <w:t>בעצלתיים</w:t>
      </w:r>
      <w:r w:rsidR="005F1B1D">
        <w:rPr>
          <w:rFonts w:hint="cs"/>
          <w:rtl/>
        </w:rPr>
        <w:t xml:space="preserve"> </w:t>
      </w:r>
      <w:r w:rsidR="00582F10">
        <w:rPr>
          <w:rFonts w:hint="cs"/>
          <w:rtl/>
        </w:rPr>
        <w:t>/ בקורת רוח</w:t>
      </w:r>
      <w:r w:rsidR="00497840">
        <w:rPr>
          <w:rFonts w:hint="cs"/>
          <w:rtl/>
        </w:rPr>
        <w:t>]</w:t>
      </w:r>
      <w:r w:rsidR="00651BE0">
        <w:rPr>
          <w:rFonts w:hint="cs"/>
          <w:rtl/>
        </w:rPr>
        <w:t xml:space="preserve"> בין חבצלות</w:t>
      </w:r>
      <w:r w:rsidR="00B833EF">
        <w:rPr>
          <w:rFonts w:hint="cs"/>
          <w:rtl/>
        </w:rPr>
        <w:t xml:space="preserve"> </w:t>
      </w:r>
      <w:r w:rsidR="00582F10">
        <w:rPr>
          <w:rFonts w:hint="cs"/>
          <w:rtl/>
        </w:rPr>
        <w:t xml:space="preserve">מים </w:t>
      </w:r>
      <w:r w:rsidR="001A71F0">
        <w:rPr>
          <w:rFonts w:hint="cs"/>
          <w:rtl/>
        </w:rPr>
        <w:t>על חופו</w:t>
      </w:r>
      <w:r w:rsidR="00582F10">
        <w:rPr>
          <w:rFonts w:hint="cs"/>
          <w:rtl/>
        </w:rPr>
        <w:t xml:space="preserve"> ה</w:t>
      </w:r>
      <w:r w:rsidR="00964EC2">
        <w:rPr>
          <w:rFonts w:hint="cs"/>
          <w:rtl/>
        </w:rPr>
        <w:t>מרוחק</w:t>
      </w:r>
      <w:r w:rsidR="00582F10">
        <w:rPr>
          <w:rFonts w:hint="cs"/>
          <w:rtl/>
        </w:rPr>
        <w:t xml:space="preserve"> </w:t>
      </w:r>
      <w:r>
        <w:rPr>
          <w:rFonts w:hint="cs"/>
          <w:rtl/>
        </w:rPr>
        <w:t>של האגם.</w:t>
      </w:r>
      <w:r w:rsidR="00651BE0">
        <w:rPr>
          <w:rFonts w:hint="cs"/>
          <w:rtl/>
        </w:rPr>
        <w:t xml:space="preserve"> הראשנים </w:t>
      </w:r>
      <w:r w:rsidR="003E4B8C">
        <w:rPr>
          <w:rFonts w:hint="cs"/>
          <w:rtl/>
        </w:rPr>
        <w:t xml:space="preserve">בגדה הקרובה </w:t>
      </w:r>
      <w:r w:rsidR="00651BE0">
        <w:rPr>
          <w:rFonts w:hint="cs"/>
          <w:rtl/>
        </w:rPr>
        <w:t>נ</w:t>
      </w:r>
      <w:r w:rsidR="00BC2874">
        <w:rPr>
          <w:rFonts w:hint="cs"/>
          <w:rtl/>
        </w:rPr>
        <w:t>עזבו לנפשם</w:t>
      </w:r>
      <w:r w:rsidR="005F1B1D">
        <w:rPr>
          <w:rFonts w:hint="cs"/>
          <w:rtl/>
        </w:rPr>
        <w:t>,</w:t>
      </w:r>
      <w:r w:rsidR="00BC2874">
        <w:rPr>
          <w:rFonts w:hint="cs"/>
          <w:rtl/>
        </w:rPr>
        <w:t xml:space="preserve"> זנוחים ללא שום מגננה, </w:t>
      </w:r>
      <w:r w:rsidR="00497840">
        <w:rPr>
          <w:rFonts w:hint="cs"/>
          <w:rtl/>
        </w:rPr>
        <w:t>ללא השגחה</w:t>
      </w:r>
      <w:r w:rsidR="00651BE0">
        <w:rPr>
          <w:rFonts w:hint="cs"/>
          <w:rtl/>
        </w:rPr>
        <w:t xml:space="preserve"> הורית</w:t>
      </w:r>
      <w:r w:rsidR="003E4B8C">
        <w:rPr>
          <w:rFonts w:hint="cs"/>
          <w:rtl/>
        </w:rPr>
        <w:t>.</w:t>
      </w:r>
      <w:r w:rsidR="00497840">
        <w:rPr>
          <w:rFonts w:hint="cs"/>
          <w:rtl/>
        </w:rPr>
        <w:t xml:space="preserve"> </w:t>
      </w:r>
      <w:r w:rsidR="00E02C9B">
        <w:rPr>
          <w:rFonts w:hint="cs"/>
          <w:rtl/>
        </w:rPr>
        <w:t>הם שחו אנה ואנה בעולם החדש</w:t>
      </w:r>
      <w:r w:rsidR="00CA65B8" w:rsidRPr="00CA65B8">
        <w:rPr>
          <w:rFonts w:cs="Times New Roman"/>
          <w:rtl/>
        </w:rPr>
        <w:t xml:space="preserve"> שאך זה עתה הושרצו לתוכו</w:t>
      </w:r>
      <w:r w:rsidR="007F2E47">
        <w:rPr>
          <w:rFonts w:hint="cs"/>
          <w:rtl/>
        </w:rPr>
        <w:t xml:space="preserve">, בפארק </w:t>
      </w:r>
      <w:r w:rsidR="00C40279">
        <w:rPr>
          <w:rFonts w:hint="cs"/>
          <w:rtl/>
        </w:rPr>
        <w:t xml:space="preserve">שהיה </w:t>
      </w:r>
      <w:r w:rsidR="007F2E47">
        <w:rPr>
          <w:rFonts w:hint="cs"/>
          <w:rtl/>
        </w:rPr>
        <w:t>נטוש חוץ משני ילדים וגור צהבהב ש</w:t>
      </w:r>
      <w:r w:rsidR="003E322D">
        <w:rPr>
          <w:rFonts w:hint="cs"/>
          <w:rtl/>
        </w:rPr>
        <w:t xml:space="preserve">פרוותו </w:t>
      </w:r>
      <w:r w:rsidR="007F2E47">
        <w:rPr>
          <w:rFonts w:hint="cs"/>
          <w:rtl/>
        </w:rPr>
        <w:t>החל</w:t>
      </w:r>
      <w:r w:rsidR="003E322D">
        <w:rPr>
          <w:rFonts w:hint="cs"/>
          <w:rtl/>
        </w:rPr>
        <w:t>ה</w:t>
      </w:r>
      <w:r w:rsidR="007F2E47">
        <w:rPr>
          <w:rFonts w:hint="cs"/>
          <w:rtl/>
        </w:rPr>
        <w:t xml:space="preserve"> להשחיר</w:t>
      </w:r>
      <w:r w:rsidR="003E322D">
        <w:rPr>
          <w:rFonts w:hint="cs"/>
          <w:rtl/>
        </w:rPr>
        <w:t>.</w:t>
      </w:r>
      <w:r w:rsidR="00E02C9B">
        <w:rPr>
          <w:rFonts w:hint="cs"/>
          <w:rtl/>
        </w:rPr>
        <w:t xml:space="preserve"> </w:t>
      </w:r>
    </w:p>
    <w:p w14:paraId="6CDA7158" w14:textId="226FAD11" w:rsidR="00910D12" w:rsidRDefault="00E02C9B" w:rsidP="003E322D">
      <w:pPr>
        <w:rPr>
          <w:rtl/>
        </w:rPr>
      </w:pPr>
      <w:r>
        <w:rPr>
          <w:rFonts w:hint="cs"/>
          <w:rtl/>
        </w:rPr>
        <w:t xml:space="preserve">זוג אנפות נחתו על הדשא לא </w:t>
      </w:r>
      <w:r w:rsidR="007F2E47">
        <w:rPr>
          <w:rFonts w:hint="cs"/>
          <w:rtl/>
        </w:rPr>
        <w:t>ה</w:t>
      </w:r>
      <w:r>
        <w:rPr>
          <w:rFonts w:hint="cs"/>
          <w:rtl/>
        </w:rPr>
        <w:t>רחק משם והחלו לדדות לכוון המים.</w:t>
      </w:r>
    </w:p>
    <w:p w14:paraId="5D32CEEF" w14:textId="740DF30F" w:rsidR="00D710DC" w:rsidRDefault="00D710DC" w:rsidP="00103B08">
      <w:pPr>
        <w:rPr>
          <w:rtl/>
        </w:rPr>
      </w:pPr>
      <w:r>
        <w:rPr>
          <w:rFonts w:hint="cs"/>
          <w:rtl/>
        </w:rPr>
        <w:t>"נשחק כדורגל, אלכס?"</w:t>
      </w:r>
      <w:r w:rsidR="007B7B9E">
        <w:rPr>
          <w:rFonts w:hint="cs"/>
          <w:rtl/>
        </w:rPr>
        <w:t xml:space="preserve"> במצבו החבול</w:t>
      </w:r>
      <w:r w:rsidR="003E4B8C">
        <w:rPr>
          <w:rFonts w:hint="cs"/>
          <w:rtl/>
        </w:rPr>
        <w:t xml:space="preserve"> של אלכס</w:t>
      </w:r>
      <w:r w:rsidR="007B7B9E">
        <w:rPr>
          <w:rFonts w:hint="cs"/>
          <w:rtl/>
        </w:rPr>
        <w:t>, יוג'ין</w:t>
      </w:r>
      <w:r w:rsidR="003E4B8C">
        <w:rPr>
          <w:rFonts w:hint="cs"/>
          <w:rtl/>
        </w:rPr>
        <w:t xml:space="preserve"> העריך שהיה</w:t>
      </w:r>
      <w:r w:rsidR="007B7B9E">
        <w:rPr>
          <w:rFonts w:hint="cs"/>
          <w:rtl/>
        </w:rPr>
        <w:t xml:space="preserve"> סיכוי למשחק שקול</w:t>
      </w:r>
      <w:r w:rsidR="00B833EF">
        <w:rPr>
          <w:rFonts w:hint="cs"/>
          <w:rtl/>
        </w:rPr>
        <w:t xml:space="preserve"> </w:t>
      </w:r>
      <w:r w:rsidR="007B7B9E">
        <w:rPr>
          <w:rFonts w:hint="cs"/>
          <w:rtl/>
        </w:rPr>
        <w:t>כוחות.</w:t>
      </w:r>
    </w:p>
    <w:p w14:paraId="7EDB81F9" w14:textId="1BC39628" w:rsidR="00D710DC" w:rsidRDefault="00D710DC" w:rsidP="00D710DC">
      <w:pPr>
        <w:rPr>
          <w:rtl/>
        </w:rPr>
      </w:pPr>
      <w:r>
        <w:rPr>
          <w:rFonts w:cs="Times New Roman" w:hint="cs"/>
          <w:rtl/>
        </w:rPr>
        <w:t xml:space="preserve">"איך נשחק כדורגל, </w:t>
      </w:r>
      <w:r>
        <w:rPr>
          <w:rFonts w:cs="Times New Roman"/>
          <w:rtl/>
        </w:rPr>
        <w:t>לא מרשים לך לנגוח.</w:t>
      </w:r>
      <w:r>
        <w:rPr>
          <w:rFonts w:cs="Times New Roman" w:hint="cs"/>
          <w:rtl/>
        </w:rPr>
        <w:t>"</w:t>
      </w:r>
    </w:p>
    <w:p w14:paraId="7E822693" w14:textId="392646C4" w:rsidR="00D710DC" w:rsidRPr="00CD067C" w:rsidRDefault="00861FEB" w:rsidP="00D710DC">
      <w:pPr>
        <w:rPr>
          <w:rtl/>
        </w:rPr>
      </w:pPr>
      <w:r>
        <w:rPr>
          <w:rFonts w:cs="Times New Roman" w:hint="cs"/>
          <w:rtl/>
        </w:rPr>
        <w:t>[</w:t>
      </w:r>
      <w:r w:rsidR="00D710DC">
        <w:rPr>
          <w:rFonts w:cs="Times New Roman" w:hint="cs"/>
          <w:rtl/>
        </w:rPr>
        <w:t>"</w:t>
      </w:r>
      <w:r w:rsidR="00D710DC">
        <w:rPr>
          <w:rFonts w:cs="Times New Roman"/>
          <w:rtl/>
        </w:rPr>
        <w:t xml:space="preserve">מותר </w:t>
      </w:r>
      <w:r w:rsidR="00D710DC">
        <w:rPr>
          <w:rFonts w:cs="Times New Roman" w:hint="cs"/>
          <w:rtl/>
        </w:rPr>
        <w:t xml:space="preserve">לי </w:t>
      </w:r>
      <w:r w:rsidR="00D710DC">
        <w:rPr>
          <w:rFonts w:cs="Times New Roman"/>
          <w:rtl/>
        </w:rPr>
        <w:t>לנגוח, אבל אבא של</w:t>
      </w:r>
      <w:r w:rsidR="00D710DC">
        <w:rPr>
          <w:rFonts w:cs="Times New Roman" w:hint="cs"/>
          <w:rtl/>
        </w:rPr>
        <w:t>י</w:t>
      </w:r>
      <w:r w:rsidR="00D710DC">
        <w:rPr>
          <w:rFonts w:cs="Times New Roman"/>
          <w:rtl/>
        </w:rPr>
        <w:t xml:space="preserve"> אומר שזה מאבד ל</w:t>
      </w:r>
      <w:r w:rsidR="00D710DC">
        <w:rPr>
          <w:rFonts w:cs="Times New Roman" w:hint="cs"/>
          <w:rtl/>
        </w:rPr>
        <w:t>י</w:t>
      </w:r>
      <w:r w:rsidR="00D710DC">
        <w:rPr>
          <w:rFonts w:cs="Times New Roman"/>
          <w:rtl/>
        </w:rPr>
        <w:t xml:space="preserve"> את השכל.</w:t>
      </w:r>
      <w:r w:rsidR="00D710DC">
        <w:rPr>
          <w:rFonts w:cs="Times New Roman" w:hint="cs"/>
          <w:rtl/>
        </w:rPr>
        <w:t>"</w:t>
      </w:r>
    </w:p>
    <w:p w14:paraId="7C94648C" w14:textId="669F7B80" w:rsidR="00C76956" w:rsidRDefault="000C1318" w:rsidP="00BC2874">
      <w:pPr>
        <w:rPr>
          <w:rtl/>
        </w:rPr>
      </w:pPr>
      <w:r>
        <w:rPr>
          <w:rFonts w:hint="cs"/>
          <w:rtl/>
        </w:rPr>
        <w:t xml:space="preserve">ההלצה </w:t>
      </w:r>
      <w:r w:rsidR="001C5A04">
        <w:rPr>
          <w:rFonts w:hint="cs"/>
          <w:rtl/>
        </w:rPr>
        <w:t>הייתה</w:t>
      </w:r>
      <w:r>
        <w:rPr>
          <w:rFonts w:hint="cs"/>
          <w:rtl/>
        </w:rPr>
        <w:t xml:space="preserve"> מתבקשת, ובליבו יוג'ין גער בעצמו על שאפשר לא</w:t>
      </w:r>
      <w:r w:rsidR="003E4B8C">
        <w:rPr>
          <w:rFonts w:hint="cs"/>
          <w:rtl/>
        </w:rPr>
        <w:t>חר</w:t>
      </w:r>
      <w:r>
        <w:rPr>
          <w:rFonts w:hint="cs"/>
          <w:rtl/>
        </w:rPr>
        <w:t xml:space="preserve">ים ללעוג לו </w:t>
      </w:r>
      <w:r w:rsidR="00C40279">
        <w:rPr>
          <w:rFonts w:hint="cs"/>
          <w:rtl/>
        </w:rPr>
        <w:t>ב</w:t>
      </w:r>
      <w:r>
        <w:rPr>
          <w:rFonts w:hint="cs"/>
          <w:rtl/>
        </w:rPr>
        <w:t>קלות</w:t>
      </w:r>
      <w:r w:rsidR="00C40279" w:rsidRPr="00C40279">
        <w:rPr>
          <w:rFonts w:hint="cs"/>
          <w:rtl/>
        </w:rPr>
        <w:t xml:space="preserve"> </w:t>
      </w:r>
      <w:r w:rsidR="00C40279">
        <w:rPr>
          <w:rFonts w:hint="cs"/>
          <w:rtl/>
        </w:rPr>
        <w:t>כזאת</w:t>
      </w:r>
      <w:r>
        <w:rPr>
          <w:rFonts w:hint="cs"/>
          <w:rtl/>
        </w:rPr>
        <w:t xml:space="preserve">, והוא ראה את אלכס מתלבט בדבר ומחליט שלא, </w:t>
      </w:r>
      <w:r w:rsidR="003E4B8C">
        <w:rPr>
          <w:rFonts w:hint="cs"/>
          <w:rtl/>
        </w:rPr>
        <w:t xml:space="preserve">דברים </w:t>
      </w:r>
      <w:r w:rsidR="00BC2874">
        <w:rPr>
          <w:rFonts w:hint="cs"/>
          <w:rtl/>
        </w:rPr>
        <w:t>אחרים, כבדי משקל</w:t>
      </w:r>
      <w:r w:rsidR="00CA65B8">
        <w:rPr>
          <w:rFonts w:hint="cs"/>
          <w:rtl/>
        </w:rPr>
        <w:t xml:space="preserve"> בהרבה</w:t>
      </w:r>
      <w:r w:rsidR="00BC2874">
        <w:rPr>
          <w:rFonts w:hint="cs"/>
          <w:rtl/>
        </w:rPr>
        <w:t>,</w:t>
      </w:r>
      <w:r w:rsidR="003E4B8C">
        <w:rPr>
          <w:rFonts w:hint="cs"/>
          <w:rtl/>
        </w:rPr>
        <w:t xml:space="preserve"> עמדו על הפרק</w:t>
      </w:r>
      <w:r>
        <w:rPr>
          <w:rFonts w:hint="cs"/>
          <w:rtl/>
        </w:rPr>
        <w:t>.</w:t>
      </w:r>
      <w:r w:rsidR="00861FEB">
        <w:rPr>
          <w:rFonts w:hint="cs"/>
          <w:rtl/>
        </w:rPr>
        <w:t>]</w:t>
      </w:r>
    </w:p>
    <w:p w14:paraId="623677B3" w14:textId="66D53125" w:rsidR="00E02C9B" w:rsidRDefault="007B7B9E" w:rsidP="00C76956">
      <w:pPr>
        <w:rPr>
          <w:rtl/>
        </w:rPr>
      </w:pPr>
      <w:r>
        <w:rPr>
          <w:rFonts w:hint="cs"/>
          <w:rtl/>
        </w:rPr>
        <w:t>האנפות</w:t>
      </w:r>
      <w:r w:rsidR="00BC2874">
        <w:rPr>
          <w:rFonts w:hint="cs"/>
          <w:rtl/>
        </w:rPr>
        <w:t xml:space="preserve"> </w:t>
      </w:r>
      <w:r w:rsidR="00C40279" w:rsidRPr="00C40279">
        <w:rPr>
          <w:rFonts w:cs="Times New Roman"/>
          <w:rtl/>
        </w:rPr>
        <w:t xml:space="preserve">קרבו </w:t>
      </w:r>
      <w:r w:rsidR="005F1B1D" w:rsidRPr="005F1B1D">
        <w:rPr>
          <w:rFonts w:cs="Times New Roman"/>
          <w:rtl/>
        </w:rPr>
        <w:t xml:space="preserve">בעצלתיים </w:t>
      </w:r>
      <w:r w:rsidR="00C40279" w:rsidRPr="00C40279">
        <w:rPr>
          <w:rFonts w:cs="Times New Roman"/>
          <w:rtl/>
        </w:rPr>
        <w:t xml:space="preserve">לראשנים </w:t>
      </w:r>
      <w:r w:rsidR="00CA65B8" w:rsidRPr="00CA65B8">
        <w:rPr>
          <w:rFonts w:cs="Times New Roman"/>
          <w:rtl/>
        </w:rPr>
        <w:t xml:space="preserve">שהתגודדו </w:t>
      </w:r>
      <w:r w:rsidR="00C40279" w:rsidRPr="00C40279">
        <w:rPr>
          <w:rFonts w:cs="Times New Roman"/>
          <w:rtl/>
        </w:rPr>
        <w:t>ב</w:t>
      </w:r>
      <w:r w:rsidR="00BC2874">
        <w:rPr>
          <w:rFonts w:hint="cs"/>
          <w:rtl/>
        </w:rPr>
        <w:t>שפת הבריכה</w:t>
      </w:r>
      <w:r w:rsidR="00861FEB">
        <w:rPr>
          <w:rFonts w:hint="cs"/>
          <w:rtl/>
        </w:rPr>
        <w:t>,</w:t>
      </w:r>
      <w:r w:rsidR="00E02C9B">
        <w:rPr>
          <w:rFonts w:hint="cs"/>
          <w:rtl/>
        </w:rPr>
        <w:t xml:space="preserve"> </w:t>
      </w:r>
      <w:r w:rsidR="003E322D">
        <w:rPr>
          <w:rFonts w:hint="cs"/>
          <w:rtl/>
        </w:rPr>
        <w:t>אפורות</w:t>
      </w:r>
      <w:r w:rsidR="007F2E47">
        <w:rPr>
          <w:rFonts w:hint="cs"/>
          <w:rtl/>
        </w:rPr>
        <w:t xml:space="preserve"> </w:t>
      </w:r>
      <w:r w:rsidR="003E322D">
        <w:rPr>
          <w:rFonts w:hint="cs"/>
          <w:rtl/>
        </w:rPr>
        <w:t>ו</w:t>
      </w:r>
      <w:r w:rsidR="00E02C9B">
        <w:rPr>
          <w:rFonts w:hint="cs"/>
          <w:rtl/>
        </w:rPr>
        <w:t>עצומות</w:t>
      </w:r>
      <w:r w:rsidR="00D54C3E">
        <w:rPr>
          <w:rFonts w:hint="cs"/>
          <w:rtl/>
        </w:rPr>
        <w:t xml:space="preserve"> ממד</w:t>
      </w:r>
      <w:r w:rsidR="007F2E47">
        <w:rPr>
          <w:rFonts w:hint="cs"/>
          <w:rtl/>
        </w:rPr>
        <w:t>ים,</w:t>
      </w:r>
      <w:r w:rsidR="00E02C9B">
        <w:rPr>
          <w:rFonts w:hint="cs"/>
          <w:rtl/>
        </w:rPr>
        <w:t xml:space="preserve"> </w:t>
      </w:r>
      <w:r w:rsidR="00F05228">
        <w:rPr>
          <w:rFonts w:hint="cs"/>
          <w:rtl/>
        </w:rPr>
        <w:t xml:space="preserve">ולא </w:t>
      </w:r>
      <w:r w:rsidR="00C40279" w:rsidRPr="00C40279">
        <w:rPr>
          <w:rFonts w:cs="Times New Roman"/>
          <w:rtl/>
        </w:rPr>
        <w:t>התרגשו מ</w:t>
      </w:r>
      <w:r w:rsidR="004D7433">
        <w:rPr>
          <w:rFonts w:cs="Times New Roman"/>
          <w:rtl/>
        </w:rPr>
        <w:t>ניסיונ</w:t>
      </w:r>
      <w:r w:rsidR="00C40279" w:rsidRPr="00C40279">
        <w:rPr>
          <w:rFonts w:cs="Times New Roman"/>
          <w:rtl/>
        </w:rPr>
        <w:t>ותיו של אלכס להבריחן</w:t>
      </w:r>
      <w:r w:rsidR="00E02C9B">
        <w:rPr>
          <w:rFonts w:hint="cs"/>
          <w:rtl/>
        </w:rPr>
        <w:t xml:space="preserve">. </w:t>
      </w:r>
      <w:r w:rsidR="004B7202">
        <w:rPr>
          <w:rFonts w:hint="cs"/>
          <w:rtl/>
        </w:rPr>
        <w:t xml:space="preserve">אפילו נביחותיו של ברונו לא השפיעו עליהן. </w:t>
      </w:r>
      <w:r w:rsidR="00E02C9B">
        <w:rPr>
          <w:rFonts w:hint="cs"/>
          <w:rtl/>
        </w:rPr>
        <w:t>הן כיווצו את צוואר</w:t>
      </w:r>
      <w:r w:rsidR="00651BE0">
        <w:rPr>
          <w:rFonts w:hint="cs"/>
          <w:rtl/>
        </w:rPr>
        <w:t>יה</w:t>
      </w:r>
      <w:r w:rsidR="00E02C9B">
        <w:rPr>
          <w:rFonts w:hint="cs"/>
          <w:rtl/>
        </w:rPr>
        <w:t>ן הארו</w:t>
      </w:r>
      <w:r w:rsidR="00651BE0">
        <w:rPr>
          <w:rFonts w:hint="cs"/>
          <w:rtl/>
        </w:rPr>
        <w:t xml:space="preserve">כים </w:t>
      </w:r>
      <w:r w:rsidR="001A71F0">
        <w:rPr>
          <w:rFonts w:hint="cs"/>
          <w:rtl/>
        </w:rPr>
        <w:t xml:space="preserve">כשאלכס </w:t>
      </w:r>
      <w:r w:rsidR="00021005">
        <w:rPr>
          <w:rFonts w:hint="cs"/>
          <w:rtl/>
        </w:rPr>
        <w:t>[</w:t>
      </w:r>
      <w:r w:rsidR="001A71F0">
        <w:t>lunged</w:t>
      </w:r>
      <w:r w:rsidR="00021005">
        <w:rPr>
          <w:rFonts w:hint="cs"/>
          <w:rtl/>
        </w:rPr>
        <w:t>]</w:t>
      </w:r>
      <w:r w:rsidR="001A71F0">
        <w:rPr>
          <w:rFonts w:hint="cs"/>
          <w:rtl/>
        </w:rPr>
        <w:t xml:space="preserve"> </w:t>
      </w:r>
      <w:r w:rsidR="00021005">
        <w:rPr>
          <w:rFonts w:hint="cs"/>
          <w:rtl/>
        </w:rPr>
        <w:t xml:space="preserve">זינק </w:t>
      </w:r>
      <w:r w:rsidR="001A71F0">
        <w:rPr>
          <w:rFonts w:hint="cs"/>
          <w:rtl/>
        </w:rPr>
        <w:t xml:space="preserve">לעברן </w:t>
      </w:r>
      <w:r w:rsidR="00E02C9B">
        <w:rPr>
          <w:rFonts w:hint="cs"/>
          <w:rtl/>
        </w:rPr>
        <w:t>ו</w:t>
      </w:r>
      <w:r w:rsidR="00021005">
        <w:rPr>
          <w:rFonts w:hint="cs"/>
          <w:rtl/>
        </w:rPr>
        <w:t>נ</w:t>
      </w:r>
      <w:r w:rsidR="00E02C9B">
        <w:rPr>
          <w:rFonts w:hint="cs"/>
          <w:rtl/>
        </w:rPr>
        <w:t>ז</w:t>
      </w:r>
      <w:r w:rsidR="00021005">
        <w:rPr>
          <w:rFonts w:hint="cs"/>
          <w:rtl/>
        </w:rPr>
        <w:t>ד</w:t>
      </w:r>
      <w:r w:rsidR="00E02C9B">
        <w:rPr>
          <w:rFonts w:hint="cs"/>
          <w:rtl/>
        </w:rPr>
        <w:t xml:space="preserve">קפו שוב. </w:t>
      </w:r>
    </w:p>
    <w:p w14:paraId="5E9AEEAF" w14:textId="5F594802" w:rsidR="00C66274" w:rsidRDefault="00C66274" w:rsidP="003E322D">
      <w:pPr>
        <w:rPr>
          <w:rtl/>
        </w:rPr>
      </w:pPr>
      <w:r>
        <w:rPr>
          <w:rFonts w:hint="cs"/>
          <w:rtl/>
        </w:rPr>
        <w:t>"הי</w:t>
      </w:r>
      <w:r w:rsidR="00765C52">
        <w:rPr>
          <w:rFonts w:hint="cs"/>
          <w:rtl/>
        </w:rPr>
        <w:t>ייייי</w:t>
      </w:r>
      <w:r>
        <w:rPr>
          <w:rFonts w:hint="cs"/>
          <w:rtl/>
        </w:rPr>
        <w:t xml:space="preserve">!" יוג'ין קרא. </w:t>
      </w:r>
      <w:r w:rsidR="00765C52">
        <w:rPr>
          <w:rFonts w:hint="cs"/>
          <w:rtl/>
        </w:rPr>
        <w:t xml:space="preserve">"שוווווווווו!" </w:t>
      </w:r>
      <w:r>
        <w:rPr>
          <w:rFonts w:hint="cs"/>
          <w:rtl/>
        </w:rPr>
        <w:t xml:space="preserve">הוא רץ </w:t>
      </w:r>
      <w:r w:rsidR="00021005">
        <w:rPr>
          <w:rFonts w:hint="cs"/>
          <w:rtl/>
        </w:rPr>
        <w:t>לעברן</w:t>
      </w:r>
      <w:r w:rsidR="005D4C97">
        <w:rPr>
          <w:rFonts w:hint="cs"/>
          <w:rtl/>
        </w:rPr>
        <w:t xml:space="preserve"> וכמעט נפל למים</w:t>
      </w:r>
      <w:r w:rsidR="00C40279">
        <w:rPr>
          <w:rFonts w:hint="cs"/>
          <w:rtl/>
        </w:rPr>
        <w:t>,</w:t>
      </w:r>
      <w:r w:rsidR="007F2E47">
        <w:rPr>
          <w:rFonts w:hint="cs"/>
          <w:rtl/>
        </w:rPr>
        <w:t xml:space="preserve"> אבל </w:t>
      </w:r>
      <w:r w:rsidR="005F1B1D">
        <w:rPr>
          <w:rFonts w:hint="cs"/>
          <w:rtl/>
        </w:rPr>
        <w:t xml:space="preserve">גם </w:t>
      </w:r>
      <w:r w:rsidR="007F2E47">
        <w:rPr>
          <w:rFonts w:hint="cs"/>
          <w:rtl/>
        </w:rPr>
        <w:t>זה לא הותיר</w:t>
      </w:r>
      <w:r w:rsidR="00C40279">
        <w:rPr>
          <w:rFonts w:hint="cs"/>
          <w:rtl/>
        </w:rPr>
        <w:t>עליהן</w:t>
      </w:r>
      <w:r w:rsidR="006B6AAA">
        <w:rPr>
          <w:rFonts w:hint="cs"/>
          <w:rtl/>
        </w:rPr>
        <w:t xml:space="preserve"> </w:t>
      </w:r>
      <w:r w:rsidR="007F2E47">
        <w:rPr>
          <w:rFonts w:hint="cs"/>
          <w:rtl/>
        </w:rPr>
        <w:t xml:space="preserve">רושם עז </w:t>
      </w:r>
      <w:r w:rsidR="00F05228">
        <w:rPr>
          <w:rFonts w:hint="cs"/>
          <w:rtl/>
        </w:rPr>
        <w:t>[</w:t>
      </w:r>
      <w:r w:rsidR="000D4144">
        <w:rPr>
          <w:rFonts w:hint="cs"/>
          <w:rtl/>
        </w:rPr>
        <w:t>/ ממושך</w:t>
      </w:r>
      <w:r w:rsidR="00F05228">
        <w:rPr>
          <w:rFonts w:hint="cs"/>
          <w:rtl/>
        </w:rPr>
        <w:t>]</w:t>
      </w:r>
      <w:r w:rsidR="007F2E47">
        <w:rPr>
          <w:rFonts w:hint="cs"/>
          <w:rtl/>
        </w:rPr>
        <w:t xml:space="preserve">. </w:t>
      </w:r>
      <w:r w:rsidR="00021005">
        <w:rPr>
          <w:rFonts w:hint="cs"/>
          <w:rtl/>
        </w:rPr>
        <w:t>הן התרוממו מעט ב</w:t>
      </w:r>
      <w:r w:rsidR="004C59E0">
        <w:rPr>
          <w:rFonts w:hint="cs"/>
          <w:rtl/>
        </w:rPr>
        <w:t>אוויר</w:t>
      </w:r>
      <w:r w:rsidR="00846620">
        <w:rPr>
          <w:rFonts w:hint="cs"/>
          <w:rtl/>
        </w:rPr>
        <w:t xml:space="preserve"> ונחתו שוב במרחק מה</w:t>
      </w:r>
      <w:r w:rsidR="007F2E47">
        <w:rPr>
          <w:rFonts w:hint="cs"/>
          <w:rtl/>
        </w:rPr>
        <w:t>,</w:t>
      </w:r>
      <w:r w:rsidR="00846620">
        <w:rPr>
          <w:rFonts w:hint="cs"/>
          <w:rtl/>
        </w:rPr>
        <w:t xml:space="preserve"> </w:t>
      </w:r>
      <w:r w:rsidR="0021727D">
        <w:rPr>
          <w:rFonts w:hint="cs"/>
          <w:rtl/>
        </w:rPr>
        <w:t xml:space="preserve">סמוך </w:t>
      </w:r>
      <w:r w:rsidR="007F2E47">
        <w:rPr>
          <w:rFonts w:hint="cs"/>
          <w:rtl/>
        </w:rPr>
        <w:t xml:space="preserve">יותר </w:t>
      </w:r>
      <w:r w:rsidR="0021727D">
        <w:rPr>
          <w:rFonts w:hint="cs"/>
          <w:rtl/>
        </w:rPr>
        <w:t>ל</w:t>
      </w:r>
      <w:r>
        <w:rPr>
          <w:rFonts w:hint="cs"/>
          <w:rtl/>
        </w:rPr>
        <w:t>מים ה</w:t>
      </w:r>
      <w:r w:rsidR="00021005">
        <w:rPr>
          <w:rFonts w:hint="cs"/>
          <w:rtl/>
        </w:rPr>
        <w:t>שורצים [</w:t>
      </w:r>
      <w:r>
        <w:t>teeming</w:t>
      </w:r>
      <w:r w:rsidR="00021005">
        <w:rPr>
          <w:rFonts w:hint="cs"/>
          <w:rtl/>
        </w:rPr>
        <w:t>]</w:t>
      </w:r>
      <w:r w:rsidR="00497840">
        <w:rPr>
          <w:rFonts w:hint="cs"/>
          <w:rtl/>
        </w:rPr>
        <w:t xml:space="preserve"> </w:t>
      </w:r>
      <w:r w:rsidR="0021727D">
        <w:rPr>
          <w:rFonts w:hint="cs"/>
          <w:rtl/>
        </w:rPr>
        <w:t>ראשנים נטושים.</w:t>
      </w:r>
    </w:p>
    <w:p w14:paraId="78C3958C" w14:textId="32B11B31" w:rsidR="001A71F0" w:rsidRDefault="00765C52" w:rsidP="00250000">
      <w:pPr>
        <w:rPr>
          <w:rtl/>
        </w:rPr>
      </w:pPr>
      <w:r>
        <w:rPr>
          <w:rFonts w:hint="cs"/>
          <w:rtl/>
        </w:rPr>
        <w:t>"עזוב את</w:t>
      </w:r>
      <w:r w:rsidR="00497840">
        <w:rPr>
          <w:rFonts w:hint="cs"/>
          <w:rtl/>
        </w:rPr>
        <w:t xml:space="preserve"> הציפורים</w:t>
      </w:r>
      <w:r>
        <w:rPr>
          <w:rFonts w:hint="cs"/>
          <w:rtl/>
        </w:rPr>
        <w:t xml:space="preserve">, בוא נצוד </w:t>
      </w:r>
      <w:r w:rsidR="00AC46D6">
        <w:rPr>
          <w:rFonts w:hint="cs"/>
          <w:rtl/>
        </w:rPr>
        <w:t>צפרדעים, יוג'ין,</w:t>
      </w:r>
      <w:r>
        <w:rPr>
          <w:rFonts w:hint="cs"/>
          <w:rtl/>
        </w:rPr>
        <w:t>"</w:t>
      </w:r>
      <w:r w:rsidR="00AC46D6">
        <w:rPr>
          <w:rFonts w:hint="cs"/>
          <w:rtl/>
        </w:rPr>
        <w:t xml:space="preserve"> אלכס אמר.</w:t>
      </w:r>
    </w:p>
    <w:p w14:paraId="024D243C" w14:textId="0002C7E2" w:rsidR="00765C52" w:rsidRDefault="00765C52" w:rsidP="003E322D">
      <w:pPr>
        <w:rPr>
          <w:rtl/>
        </w:rPr>
      </w:pPr>
      <w:r>
        <w:rPr>
          <w:rFonts w:hint="cs"/>
          <w:rtl/>
        </w:rPr>
        <w:t>"</w:t>
      </w:r>
      <w:r w:rsidR="001A71F0">
        <w:rPr>
          <w:rFonts w:hint="cs"/>
          <w:rtl/>
        </w:rPr>
        <w:t>למה לצוד?" יוג'ין הפסיק ממרוצתו. "</w:t>
      </w:r>
      <w:r>
        <w:rPr>
          <w:rFonts w:hint="cs"/>
          <w:rtl/>
        </w:rPr>
        <w:t xml:space="preserve">מה נעשה עם </w:t>
      </w:r>
      <w:r w:rsidR="00AC46D6">
        <w:rPr>
          <w:rFonts w:hint="cs"/>
          <w:rtl/>
        </w:rPr>
        <w:t>צפרדעים</w:t>
      </w:r>
      <w:r>
        <w:rPr>
          <w:rFonts w:hint="cs"/>
          <w:rtl/>
        </w:rPr>
        <w:t>?"</w:t>
      </w:r>
    </w:p>
    <w:p w14:paraId="6473B563" w14:textId="219A814A" w:rsidR="00765C52" w:rsidRDefault="00765C52" w:rsidP="003E322D">
      <w:pPr>
        <w:rPr>
          <w:rtl/>
        </w:rPr>
      </w:pPr>
      <w:r>
        <w:rPr>
          <w:rFonts w:hint="cs"/>
          <w:rtl/>
        </w:rPr>
        <w:t xml:space="preserve">"נביא אותן לפה, </w:t>
      </w:r>
      <w:r w:rsidR="003E72D0">
        <w:rPr>
          <w:rFonts w:hint="cs"/>
          <w:rtl/>
        </w:rPr>
        <w:t>שי</w:t>
      </w:r>
      <w:r w:rsidR="007F2E47">
        <w:rPr>
          <w:rFonts w:hint="cs"/>
          <w:rtl/>
        </w:rPr>
        <w:t>שגיח</w:t>
      </w:r>
      <w:r w:rsidR="003E72D0">
        <w:rPr>
          <w:rFonts w:hint="cs"/>
          <w:rtl/>
        </w:rPr>
        <w:t>ו</w:t>
      </w:r>
      <w:r>
        <w:rPr>
          <w:rFonts w:hint="cs"/>
          <w:rtl/>
        </w:rPr>
        <w:t xml:space="preserve"> </w:t>
      </w:r>
      <w:r w:rsidR="007F2E47">
        <w:rPr>
          <w:rFonts w:hint="cs"/>
          <w:rtl/>
        </w:rPr>
        <w:t xml:space="preserve">על </w:t>
      </w:r>
      <w:r>
        <w:rPr>
          <w:rFonts w:hint="cs"/>
          <w:rtl/>
        </w:rPr>
        <w:t>הילדים שלהן."</w:t>
      </w:r>
      <w:r w:rsidR="0021727D">
        <w:rPr>
          <w:rFonts w:hint="cs"/>
          <w:rtl/>
        </w:rPr>
        <w:t xml:space="preserve"> הוא הבחין ב</w:t>
      </w:r>
      <w:r w:rsidR="00AC46D6">
        <w:rPr>
          <w:rFonts w:hint="cs"/>
          <w:rtl/>
        </w:rPr>
        <w:t>רשרוש בין הדשאים</w:t>
      </w:r>
      <w:r w:rsidR="0021727D">
        <w:rPr>
          <w:rFonts w:hint="cs"/>
          <w:rtl/>
        </w:rPr>
        <w:t>,</w:t>
      </w:r>
      <w:r w:rsidR="00AC46D6">
        <w:rPr>
          <w:rFonts w:hint="cs"/>
          <w:rtl/>
        </w:rPr>
        <w:t xml:space="preserve"> ו</w:t>
      </w:r>
      <w:r w:rsidR="000D4144">
        <w:rPr>
          <w:rFonts w:hint="cs"/>
          <w:rtl/>
        </w:rPr>
        <w:t>נ</w:t>
      </w:r>
      <w:r w:rsidR="00AC46D6">
        <w:rPr>
          <w:rFonts w:hint="cs"/>
          <w:rtl/>
        </w:rPr>
        <w:t xml:space="preserve">רכן </w:t>
      </w:r>
      <w:r w:rsidR="00AA56CF">
        <w:rPr>
          <w:rtl/>
        </w:rPr>
        <w:t>–</w:t>
      </w:r>
      <w:r w:rsidR="00AA56CF">
        <w:rPr>
          <w:rFonts w:hint="cs"/>
          <w:rtl/>
        </w:rPr>
        <w:t xml:space="preserve"> כאשר</w:t>
      </w:r>
      <w:r w:rsidR="00CB0BB3">
        <w:rPr>
          <w:rFonts w:hint="cs"/>
          <w:rtl/>
        </w:rPr>
        <w:t xml:space="preserve"> כופף רק את רגל ימין והשאיר את שמאל </w:t>
      </w:r>
      <w:r w:rsidR="00861FEB">
        <w:rPr>
          <w:rFonts w:hint="cs"/>
          <w:rtl/>
        </w:rPr>
        <w:t>מתוחה,</w:t>
      </w:r>
      <w:r w:rsidR="00CB0BB3">
        <w:rPr>
          <w:rFonts w:hint="cs"/>
          <w:rtl/>
        </w:rPr>
        <w:t xml:space="preserve"> </w:t>
      </w:r>
      <w:r w:rsidR="00E15D6A">
        <w:rPr>
          <w:rFonts w:hint="cs"/>
          <w:rtl/>
        </w:rPr>
        <w:t>הכאב ה</w:t>
      </w:r>
      <w:r w:rsidR="00721BDA">
        <w:rPr>
          <w:rFonts w:hint="cs"/>
          <w:rtl/>
        </w:rPr>
        <w:t xml:space="preserve">יה ממש נסבל </w:t>
      </w:r>
      <w:r w:rsidR="00721BDA">
        <w:rPr>
          <w:rtl/>
        </w:rPr>
        <w:t>–</w:t>
      </w:r>
      <w:r w:rsidR="00AA56CF">
        <w:rPr>
          <w:rFonts w:hint="cs"/>
          <w:rtl/>
        </w:rPr>
        <w:t xml:space="preserve"> </w:t>
      </w:r>
      <w:r w:rsidR="00AC46D6">
        <w:rPr>
          <w:rFonts w:hint="cs"/>
          <w:rtl/>
        </w:rPr>
        <w:t>ותפס בקלות יצור</w:t>
      </w:r>
      <w:r w:rsidR="00846620">
        <w:rPr>
          <w:rFonts w:hint="cs"/>
          <w:rtl/>
        </w:rPr>
        <w:t xml:space="preserve"> אמפיבי</w:t>
      </w:r>
      <w:r w:rsidR="00AC46D6">
        <w:rPr>
          <w:rFonts w:hint="cs"/>
          <w:rtl/>
        </w:rPr>
        <w:t xml:space="preserve"> חום-אפרפר </w:t>
      </w:r>
      <w:r w:rsidR="003E322D">
        <w:rPr>
          <w:rFonts w:hint="cs"/>
          <w:rtl/>
        </w:rPr>
        <w:t>ש</w:t>
      </w:r>
      <w:r w:rsidR="00846620">
        <w:rPr>
          <w:rFonts w:hint="cs"/>
          <w:rtl/>
        </w:rPr>
        <w:t xml:space="preserve">גבו </w:t>
      </w:r>
      <w:r w:rsidR="00491D17">
        <w:rPr>
          <w:rFonts w:hint="cs"/>
          <w:rtl/>
        </w:rPr>
        <w:t xml:space="preserve">היה </w:t>
      </w:r>
      <w:r w:rsidR="003E322D">
        <w:rPr>
          <w:rFonts w:hint="cs"/>
          <w:rtl/>
        </w:rPr>
        <w:t>עט</w:t>
      </w:r>
      <w:r w:rsidR="00491D17">
        <w:rPr>
          <w:rFonts w:hint="cs"/>
          <w:rtl/>
        </w:rPr>
        <w:t>וי</w:t>
      </w:r>
      <w:r w:rsidR="00846620">
        <w:rPr>
          <w:rFonts w:hint="cs"/>
          <w:rtl/>
        </w:rPr>
        <w:t xml:space="preserve"> שלל בליטות קטנטנות</w:t>
      </w:r>
      <w:r w:rsidR="00AC46D6">
        <w:rPr>
          <w:rFonts w:hint="cs"/>
          <w:rtl/>
        </w:rPr>
        <w:t xml:space="preserve">. </w:t>
      </w:r>
      <w:r w:rsidR="00846620">
        <w:rPr>
          <w:rFonts w:hint="cs"/>
          <w:rtl/>
        </w:rPr>
        <w:t>אלכס</w:t>
      </w:r>
      <w:r w:rsidR="00AC46D6">
        <w:rPr>
          <w:rFonts w:hint="cs"/>
          <w:rtl/>
        </w:rPr>
        <w:t xml:space="preserve"> חבק אותו </w:t>
      </w:r>
      <w:r w:rsidR="0021727D">
        <w:rPr>
          <w:rFonts w:hint="cs"/>
          <w:rtl/>
        </w:rPr>
        <w:t>באגודלו</w:t>
      </w:r>
      <w:r w:rsidR="003E322D">
        <w:rPr>
          <w:rFonts w:hint="cs"/>
          <w:rtl/>
        </w:rPr>
        <w:t>,</w:t>
      </w:r>
      <w:r w:rsidR="0021727D">
        <w:rPr>
          <w:rFonts w:hint="cs"/>
          <w:rtl/>
        </w:rPr>
        <w:t xml:space="preserve"> </w:t>
      </w:r>
      <w:r w:rsidR="00861FEB">
        <w:rPr>
          <w:rFonts w:hint="cs"/>
          <w:rtl/>
        </w:rPr>
        <w:t>[</w:t>
      </w:r>
      <w:r w:rsidR="00AC46D6">
        <w:rPr>
          <w:rFonts w:hint="cs"/>
          <w:rtl/>
        </w:rPr>
        <w:t>מעל צווארו הרחב</w:t>
      </w:r>
      <w:r w:rsidR="0021727D">
        <w:rPr>
          <w:rFonts w:hint="cs"/>
          <w:rtl/>
        </w:rPr>
        <w:t xml:space="preserve"> של היצור</w:t>
      </w:r>
      <w:r w:rsidR="00AC46D6">
        <w:rPr>
          <w:rFonts w:hint="cs"/>
          <w:rtl/>
        </w:rPr>
        <w:t>,</w:t>
      </w:r>
      <w:r w:rsidR="00861FEB">
        <w:rPr>
          <w:rFonts w:hint="cs"/>
          <w:rtl/>
        </w:rPr>
        <w:t>]</w:t>
      </w:r>
      <w:r w:rsidR="00AC46D6">
        <w:rPr>
          <w:rFonts w:hint="cs"/>
          <w:rtl/>
        </w:rPr>
        <w:t xml:space="preserve"> נ</w:t>
      </w:r>
      <w:r w:rsidR="000D4144">
        <w:rPr>
          <w:rFonts w:hint="cs"/>
          <w:rtl/>
        </w:rPr>
        <w:t>שמר</w:t>
      </w:r>
      <w:r w:rsidR="00AC46D6">
        <w:rPr>
          <w:rFonts w:hint="cs"/>
          <w:rtl/>
        </w:rPr>
        <w:t xml:space="preserve"> לא </w:t>
      </w:r>
      <w:r w:rsidR="00497840">
        <w:rPr>
          <w:rFonts w:hint="cs"/>
          <w:rtl/>
        </w:rPr>
        <w:t>לגעת בראשו</w:t>
      </w:r>
      <w:r w:rsidR="003E322D">
        <w:rPr>
          <w:rFonts w:hint="cs"/>
          <w:rtl/>
        </w:rPr>
        <w:t xml:space="preserve"> </w:t>
      </w:r>
      <w:r w:rsidR="00497840">
        <w:rPr>
          <w:rFonts w:hint="cs"/>
          <w:rtl/>
        </w:rPr>
        <w:t xml:space="preserve">שלא להבהילו, </w:t>
      </w:r>
      <w:r w:rsidR="00846620">
        <w:rPr>
          <w:rFonts w:hint="cs"/>
          <w:rtl/>
        </w:rPr>
        <w:t>ו</w:t>
      </w:r>
      <w:r w:rsidR="00AC46D6">
        <w:rPr>
          <w:rFonts w:hint="cs"/>
          <w:rtl/>
        </w:rPr>
        <w:t>רק ליטף או</w:t>
      </w:r>
      <w:r w:rsidR="00497840">
        <w:rPr>
          <w:rFonts w:hint="cs"/>
          <w:rtl/>
        </w:rPr>
        <w:t>תו בקלילות פעם אחת. היצור</w:t>
      </w:r>
      <w:r w:rsidR="007C64F6">
        <w:rPr>
          <w:rFonts w:hint="cs"/>
          <w:rtl/>
        </w:rPr>
        <w:t xml:space="preserve"> </w:t>
      </w:r>
      <w:r w:rsidR="00AC46D6">
        <w:rPr>
          <w:rFonts w:hint="cs"/>
          <w:rtl/>
        </w:rPr>
        <w:t>רבץ בתוך אחיזתו</w:t>
      </w:r>
      <w:r w:rsidR="00E15D6A">
        <w:rPr>
          <w:rFonts w:hint="cs"/>
          <w:rtl/>
        </w:rPr>
        <w:t xml:space="preserve"> של אלכס</w:t>
      </w:r>
      <w:r w:rsidR="00AC46D6">
        <w:rPr>
          <w:rFonts w:hint="cs"/>
          <w:rtl/>
        </w:rPr>
        <w:t xml:space="preserve"> ב</w:t>
      </w:r>
      <w:r w:rsidR="00BD2166">
        <w:rPr>
          <w:rFonts w:hint="cs"/>
          <w:rtl/>
        </w:rPr>
        <w:t>אדישות נינוחה, עיניו הבולטות לא נעות ולא זעות</w:t>
      </w:r>
      <w:r w:rsidR="00AC46D6">
        <w:rPr>
          <w:rFonts w:hint="cs"/>
          <w:rtl/>
        </w:rPr>
        <w:t>.</w:t>
      </w:r>
    </w:p>
    <w:p w14:paraId="46027B85" w14:textId="2E0E5F7D" w:rsidR="00AC46D6" w:rsidRDefault="00C66274" w:rsidP="000D4144">
      <w:pPr>
        <w:rPr>
          <w:rtl/>
        </w:rPr>
      </w:pPr>
      <w:r>
        <w:rPr>
          <w:rFonts w:hint="cs"/>
          <w:rtl/>
        </w:rPr>
        <w:t>"</w:t>
      </w:r>
      <w:r w:rsidR="00AC46D6">
        <w:rPr>
          <w:rFonts w:hint="cs"/>
          <w:rtl/>
        </w:rPr>
        <w:t>זאת לא צפרדע, זאת קרפדה. והיא מכוערת!</w:t>
      </w:r>
      <w:r>
        <w:rPr>
          <w:rFonts w:hint="cs"/>
          <w:rtl/>
        </w:rPr>
        <w:t xml:space="preserve">" יוג'ין </w:t>
      </w:r>
      <w:r w:rsidR="001A71F0">
        <w:rPr>
          <w:rFonts w:hint="cs"/>
          <w:rtl/>
        </w:rPr>
        <w:t>נרתע לאחור</w:t>
      </w:r>
      <w:r w:rsidR="000D4144">
        <w:rPr>
          <w:rFonts w:hint="cs"/>
          <w:rtl/>
        </w:rPr>
        <w:t xml:space="preserve"> בבהלה</w:t>
      </w:r>
      <w:r w:rsidR="001A71F0">
        <w:rPr>
          <w:rFonts w:hint="cs"/>
          <w:rtl/>
        </w:rPr>
        <w:t>.</w:t>
      </w:r>
      <w:r w:rsidR="000D4144">
        <w:rPr>
          <w:rFonts w:hint="cs"/>
          <w:rtl/>
        </w:rPr>
        <w:t xml:space="preserve"> ברונו נבח.</w:t>
      </w:r>
    </w:p>
    <w:p w14:paraId="5501EC61" w14:textId="0530CA4A" w:rsidR="003E7791" w:rsidRDefault="00DA6CA8" w:rsidP="000D4144">
      <w:pPr>
        <w:rPr>
          <w:rtl/>
        </w:rPr>
      </w:pPr>
      <w:r>
        <w:rPr>
          <w:rFonts w:hint="cs"/>
          <w:rtl/>
        </w:rPr>
        <w:t>[</w:t>
      </w:r>
      <w:r w:rsidR="003E7791">
        <w:rPr>
          <w:rFonts w:hint="cs"/>
          <w:rtl/>
        </w:rPr>
        <w:t>להכניס מילים נרדפות ל:</w:t>
      </w:r>
    </w:p>
    <w:p w14:paraId="59188835" w14:textId="31DA4107" w:rsidR="003E7791" w:rsidRDefault="003E7791" w:rsidP="000D4144">
      <w:pPr>
        <w:rPr>
          <w:rtl/>
        </w:rPr>
      </w:pPr>
      <w:r>
        <w:rPr>
          <w:rFonts w:hint="cs"/>
          <w:rtl/>
        </w:rPr>
        <w:lastRenderedPageBreak/>
        <w:t>לאבד</w:t>
      </w:r>
    </w:p>
    <w:p w14:paraId="5A0CA4C7" w14:textId="136062B4" w:rsidR="003E7791" w:rsidRDefault="003E7791" w:rsidP="000D4144">
      <w:pPr>
        <w:rPr>
          <w:rtl/>
        </w:rPr>
      </w:pPr>
      <w:r>
        <w:rPr>
          <w:rFonts w:hint="cs"/>
          <w:rtl/>
        </w:rPr>
        <w:t>להסתלק</w:t>
      </w:r>
    </w:p>
    <w:p w14:paraId="4601BB9F" w14:textId="26A63433" w:rsidR="00491D17" w:rsidRDefault="003E7791" w:rsidP="00491D17">
      <w:pPr>
        <w:rPr>
          <w:rtl/>
        </w:rPr>
      </w:pPr>
      <w:r>
        <w:rPr>
          <w:rFonts w:hint="cs"/>
          <w:rtl/>
        </w:rPr>
        <w:t>ריקנות</w:t>
      </w:r>
      <w:r w:rsidR="00DA6CA8">
        <w:rPr>
          <w:rFonts w:hint="cs"/>
          <w:rtl/>
        </w:rPr>
        <w:t>]</w:t>
      </w:r>
    </w:p>
    <w:p w14:paraId="68498504" w14:textId="77777777" w:rsidR="00AC46D6" w:rsidRDefault="00AC46D6" w:rsidP="00250000">
      <w:pPr>
        <w:rPr>
          <w:rtl/>
        </w:rPr>
      </w:pPr>
      <w:r>
        <w:rPr>
          <w:rFonts w:hint="cs"/>
          <w:rtl/>
        </w:rPr>
        <w:t>"יותר יפה ממך."</w:t>
      </w:r>
    </w:p>
    <w:p w14:paraId="6780D347" w14:textId="104579A9" w:rsidR="00C66274" w:rsidRDefault="00CD7D09" w:rsidP="005D4C97">
      <w:pPr>
        <w:rPr>
          <w:rtl/>
        </w:rPr>
      </w:pPr>
      <w:r w:rsidRPr="00CD7D09">
        <w:rPr>
          <w:rFonts w:cs="Times New Roman"/>
          <w:rtl/>
        </w:rPr>
        <w:t>בעיני יוג'ין</w:t>
      </w:r>
      <w:r w:rsidR="00861FEB">
        <w:rPr>
          <w:rFonts w:cs="Times New Roman" w:hint="cs"/>
          <w:rtl/>
        </w:rPr>
        <w:t>,</w:t>
      </w:r>
      <w:r w:rsidRPr="00CD7D09">
        <w:rPr>
          <w:rFonts w:cs="Times New Roman"/>
          <w:rtl/>
        </w:rPr>
        <w:t xml:space="preserve"> אלכס נראה מוכן לכל החוויות החדשות שנפש ילדותית מתעבת</w:t>
      </w:r>
      <w:r w:rsidR="00D11789" w:rsidRPr="008E4E77">
        <w:rPr>
          <w:rFonts w:cs="Times New Roman"/>
          <w:rtl/>
        </w:rPr>
        <w:t>[</w:t>
      </w:r>
      <w:r w:rsidR="00D11789" w:rsidRPr="008E4E77">
        <w:t>abhors</w:t>
      </w:r>
      <w:r w:rsidR="00D11789" w:rsidRPr="008E4E77">
        <w:rPr>
          <w:rFonts w:cs="Times New Roman"/>
          <w:rtl/>
        </w:rPr>
        <w:t>]</w:t>
      </w:r>
      <w:r w:rsidR="00861FEB">
        <w:rPr>
          <w:rFonts w:cs="Times New Roman" w:hint="cs"/>
          <w:rtl/>
        </w:rPr>
        <w:t>[</w:t>
      </w:r>
      <w:r w:rsidRPr="00CD7D09">
        <w:rPr>
          <w:rFonts w:cs="Times New Roman"/>
          <w:rtl/>
        </w:rPr>
        <w:t>, שנפש ביתית חוששת ונמלטת מהן</w:t>
      </w:r>
      <w:r w:rsidR="00861FEB">
        <w:rPr>
          <w:rFonts w:cs="Times New Roman" w:hint="cs"/>
          <w:rtl/>
        </w:rPr>
        <w:t>]</w:t>
      </w:r>
      <w:r w:rsidRPr="00CD7D09">
        <w:rPr>
          <w:rFonts w:cs="Times New Roman"/>
          <w:rtl/>
        </w:rPr>
        <w:t>.</w:t>
      </w:r>
      <w:r w:rsidR="00AC46D6">
        <w:rPr>
          <w:rFonts w:hint="cs"/>
          <w:rtl/>
        </w:rPr>
        <w:t xml:space="preserve"> "</w:t>
      </w:r>
      <w:r w:rsidR="009B3FF6">
        <w:rPr>
          <w:rFonts w:hint="cs"/>
          <w:rtl/>
        </w:rPr>
        <w:t>רוצה את הב</w:t>
      </w:r>
      <w:r w:rsidR="007B7B9E">
        <w:rPr>
          <w:rFonts w:hint="cs"/>
          <w:rtl/>
        </w:rPr>
        <w:t>ִּינוֹ</w:t>
      </w:r>
      <w:r w:rsidR="009B3FF6">
        <w:rPr>
          <w:rFonts w:hint="cs"/>
          <w:rtl/>
        </w:rPr>
        <w:t xml:space="preserve"> החדש? אפילו </w:t>
      </w:r>
      <w:r w:rsidR="00E15D6A">
        <w:rPr>
          <w:rFonts w:hint="cs"/>
          <w:rtl/>
        </w:rPr>
        <w:t xml:space="preserve">אני </w:t>
      </w:r>
      <w:r w:rsidR="009B3FF6">
        <w:rPr>
          <w:rFonts w:hint="cs"/>
          <w:rtl/>
        </w:rPr>
        <w:t>עדיין לא קראתי,</w:t>
      </w:r>
      <w:r w:rsidR="00AC46D6">
        <w:rPr>
          <w:rFonts w:hint="cs"/>
          <w:rtl/>
        </w:rPr>
        <w:t>"</w:t>
      </w:r>
      <w:r w:rsidR="009B3FF6">
        <w:rPr>
          <w:rFonts w:hint="cs"/>
          <w:rtl/>
        </w:rPr>
        <w:t xml:space="preserve"> </w:t>
      </w:r>
      <w:r w:rsidR="00861FEB" w:rsidRPr="00861FEB">
        <w:rPr>
          <w:rFonts w:cs="Times New Roman"/>
          <w:rtl/>
        </w:rPr>
        <w:t>יוג'ין</w:t>
      </w:r>
      <w:r w:rsidR="00861FEB" w:rsidRPr="00861FEB">
        <w:rPr>
          <w:rFonts w:cs="Times New Roman" w:hint="cs"/>
          <w:rtl/>
        </w:rPr>
        <w:t xml:space="preserve"> </w:t>
      </w:r>
      <w:r w:rsidR="009B3FF6">
        <w:rPr>
          <w:rFonts w:hint="cs"/>
          <w:rtl/>
        </w:rPr>
        <w:t>שלף מכיס מכנסיו האחורי חוברת מצוירת</w:t>
      </w:r>
      <w:r w:rsidR="007B7B9E">
        <w:rPr>
          <w:rFonts w:hint="cs"/>
          <w:rtl/>
        </w:rPr>
        <w:t xml:space="preserve">, מקופלת. הוא </w:t>
      </w:r>
      <w:r>
        <w:rPr>
          <w:rFonts w:hint="cs"/>
          <w:rtl/>
        </w:rPr>
        <w:t>אחז בה</w:t>
      </w:r>
      <w:r w:rsidR="007B7B9E">
        <w:rPr>
          <w:rFonts w:hint="cs"/>
          <w:rtl/>
        </w:rPr>
        <w:t xml:space="preserve"> </w:t>
      </w:r>
      <w:r w:rsidR="005D4C97">
        <w:rPr>
          <w:rFonts w:hint="cs"/>
          <w:rtl/>
        </w:rPr>
        <w:t>כ</w:t>
      </w:r>
      <w:r w:rsidR="00491D17">
        <w:rPr>
          <w:rFonts w:hint="cs"/>
          <w:rtl/>
        </w:rPr>
        <w:t>מגנ</w:t>
      </w:r>
      <w:r w:rsidR="005D4C97">
        <w:rPr>
          <w:rFonts w:hint="cs"/>
          <w:rtl/>
        </w:rPr>
        <w:t>נה בינו לבין הקרפדה ופרש אותה</w:t>
      </w:r>
      <w:r w:rsidR="007C0375">
        <w:rPr>
          <w:rFonts w:hint="cs"/>
          <w:rtl/>
        </w:rPr>
        <w:t xml:space="preserve"> ב</w:t>
      </w:r>
      <w:r w:rsidR="00F04164">
        <w:rPr>
          <w:rFonts w:hint="cs"/>
          <w:rtl/>
        </w:rPr>
        <w:t>ציור צ</w:t>
      </w:r>
      <w:r w:rsidR="00336EAD">
        <w:rPr>
          <w:rFonts w:hint="cs"/>
          <w:rtl/>
        </w:rPr>
        <w:t xml:space="preserve">בעוני </w:t>
      </w:r>
      <w:r w:rsidR="00E15D6A">
        <w:rPr>
          <w:rFonts w:hint="cs"/>
          <w:rtl/>
        </w:rPr>
        <w:t>של</w:t>
      </w:r>
      <w:r w:rsidR="00336EAD">
        <w:rPr>
          <w:rFonts w:hint="cs"/>
          <w:rtl/>
        </w:rPr>
        <w:t xml:space="preserve"> חבורת</w:t>
      </w:r>
      <w:r w:rsidR="00F04164">
        <w:rPr>
          <w:rFonts w:hint="cs"/>
          <w:rtl/>
        </w:rPr>
        <w:t xml:space="preserve"> </w:t>
      </w:r>
      <w:r w:rsidR="00336EAD">
        <w:rPr>
          <w:rFonts w:hint="cs"/>
          <w:rtl/>
        </w:rPr>
        <w:t>פוחחים מתפרעים,</w:t>
      </w:r>
      <w:r w:rsidR="00F04164">
        <w:rPr>
          <w:rFonts w:hint="cs"/>
          <w:rtl/>
        </w:rPr>
        <w:t xml:space="preserve"> </w:t>
      </w:r>
      <w:r w:rsidR="007C0375">
        <w:rPr>
          <w:rFonts w:hint="cs"/>
          <w:rtl/>
        </w:rPr>
        <w:t>הבעתם</w:t>
      </w:r>
      <w:r w:rsidR="00336EAD">
        <w:rPr>
          <w:rFonts w:hint="cs"/>
          <w:rtl/>
        </w:rPr>
        <w:t xml:space="preserve"> נע</w:t>
      </w:r>
      <w:r w:rsidR="007C0375">
        <w:rPr>
          <w:rFonts w:hint="cs"/>
          <w:rtl/>
        </w:rPr>
        <w:t>ה</w:t>
      </w:r>
      <w:r w:rsidR="00336EAD">
        <w:rPr>
          <w:rFonts w:hint="cs"/>
          <w:rtl/>
        </w:rPr>
        <w:t xml:space="preserve"> מה</w:t>
      </w:r>
      <w:r w:rsidR="008E6BD3">
        <w:rPr>
          <w:rFonts w:hint="cs"/>
          <w:rtl/>
        </w:rPr>
        <w:t>מטופש</w:t>
      </w:r>
      <w:r w:rsidR="007C0375">
        <w:rPr>
          <w:rFonts w:hint="cs"/>
          <w:rtl/>
        </w:rPr>
        <w:t>ת</w:t>
      </w:r>
      <w:r w:rsidR="008E6BD3">
        <w:rPr>
          <w:rFonts w:hint="cs"/>
          <w:rtl/>
        </w:rPr>
        <w:t xml:space="preserve"> </w:t>
      </w:r>
      <w:r w:rsidR="00336EAD">
        <w:rPr>
          <w:rFonts w:hint="cs"/>
          <w:rtl/>
        </w:rPr>
        <w:t>דרך הקונדסי</w:t>
      </w:r>
      <w:r w:rsidR="007C0375">
        <w:rPr>
          <w:rFonts w:hint="cs"/>
          <w:rtl/>
        </w:rPr>
        <w:t>ת</w:t>
      </w:r>
      <w:r w:rsidR="00336EAD">
        <w:rPr>
          <w:rFonts w:hint="cs"/>
          <w:rtl/>
        </w:rPr>
        <w:t xml:space="preserve"> ועד </w:t>
      </w:r>
      <w:r w:rsidR="008E6BD3">
        <w:rPr>
          <w:rFonts w:hint="cs"/>
          <w:rtl/>
        </w:rPr>
        <w:t>לנכלולי</w:t>
      </w:r>
      <w:r w:rsidR="007C0375">
        <w:rPr>
          <w:rFonts w:hint="cs"/>
          <w:rtl/>
        </w:rPr>
        <w:t>ת</w:t>
      </w:r>
      <w:r w:rsidR="008E6BD3">
        <w:rPr>
          <w:rFonts w:hint="cs"/>
          <w:rtl/>
        </w:rPr>
        <w:t>, לבושים כשודדי</w:t>
      </w:r>
      <w:r w:rsidR="00B833EF">
        <w:rPr>
          <w:rFonts w:hint="cs"/>
          <w:rtl/>
        </w:rPr>
        <w:t xml:space="preserve"> </w:t>
      </w:r>
      <w:r w:rsidR="008E6BD3">
        <w:rPr>
          <w:rFonts w:hint="cs"/>
          <w:rtl/>
        </w:rPr>
        <w:t>ים</w:t>
      </w:r>
      <w:r>
        <w:rPr>
          <w:rFonts w:hint="cs"/>
          <w:rtl/>
        </w:rPr>
        <w:t>. הם</w:t>
      </w:r>
      <w:r w:rsidR="008E6BD3">
        <w:rPr>
          <w:rFonts w:hint="cs"/>
          <w:rtl/>
        </w:rPr>
        <w:t xml:space="preserve"> נופפ</w:t>
      </w:r>
      <w:r>
        <w:rPr>
          <w:rFonts w:hint="cs"/>
          <w:rtl/>
        </w:rPr>
        <w:t>ו</w:t>
      </w:r>
      <w:r w:rsidR="008E6BD3">
        <w:rPr>
          <w:rFonts w:hint="cs"/>
          <w:rtl/>
        </w:rPr>
        <w:t xml:space="preserve"> בחרבות עץ</w:t>
      </w:r>
      <w:r w:rsidR="00336EAD">
        <w:rPr>
          <w:rFonts w:hint="cs"/>
          <w:rtl/>
        </w:rPr>
        <w:t xml:space="preserve"> סביב</w:t>
      </w:r>
      <w:r w:rsidR="00F04164">
        <w:rPr>
          <w:rFonts w:hint="cs"/>
          <w:rtl/>
        </w:rPr>
        <w:t xml:space="preserve"> מורה ממושקף</w:t>
      </w:r>
      <w:r w:rsidR="00336EAD">
        <w:rPr>
          <w:rFonts w:hint="cs"/>
          <w:rtl/>
        </w:rPr>
        <w:t>, כפו</w:t>
      </w:r>
      <w:r w:rsidR="009622F9">
        <w:rPr>
          <w:rFonts w:hint="cs"/>
          <w:rtl/>
        </w:rPr>
        <w:t>ּ</w:t>
      </w:r>
      <w:r w:rsidR="00336EAD">
        <w:rPr>
          <w:rFonts w:hint="cs"/>
          <w:rtl/>
        </w:rPr>
        <w:t>ת לתורן,</w:t>
      </w:r>
      <w:r w:rsidR="008E6BD3">
        <w:rPr>
          <w:rFonts w:hint="cs"/>
          <w:rtl/>
        </w:rPr>
        <w:t xml:space="preserve"> </w:t>
      </w:r>
      <w:r w:rsidR="005D4C97">
        <w:rPr>
          <w:rFonts w:hint="cs"/>
          <w:rtl/>
        </w:rPr>
        <w:t>י</w:t>
      </w:r>
      <w:r w:rsidR="00336EAD">
        <w:rPr>
          <w:rFonts w:hint="cs"/>
          <w:rtl/>
        </w:rPr>
        <w:t>צור</w:t>
      </w:r>
      <w:r w:rsidR="008E6BD3">
        <w:rPr>
          <w:rFonts w:hint="cs"/>
          <w:rtl/>
        </w:rPr>
        <w:t xml:space="preserve"> </w:t>
      </w:r>
      <w:r w:rsidR="00336EAD">
        <w:rPr>
          <w:rFonts w:hint="cs"/>
          <w:rtl/>
        </w:rPr>
        <w:t>עלוב וחסר</w:t>
      </w:r>
      <w:r w:rsidR="00B833EF">
        <w:rPr>
          <w:rFonts w:hint="cs"/>
          <w:rtl/>
        </w:rPr>
        <w:t xml:space="preserve"> </w:t>
      </w:r>
      <w:r w:rsidR="00336EAD">
        <w:rPr>
          <w:rFonts w:hint="cs"/>
          <w:rtl/>
        </w:rPr>
        <w:t xml:space="preserve">אונים בגיל העמידה, </w:t>
      </w:r>
      <w:r w:rsidR="008E6BD3">
        <w:rPr>
          <w:rFonts w:hint="cs"/>
          <w:rtl/>
        </w:rPr>
        <w:t>שיכולותיו היחידות</w:t>
      </w:r>
      <w:r w:rsidR="00E15D6A">
        <w:rPr>
          <w:rFonts w:hint="cs"/>
          <w:rtl/>
        </w:rPr>
        <w:t>,</w:t>
      </w:r>
      <w:r w:rsidR="008E6BD3">
        <w:rPr>
          <w:rFonts w:hint="cs"/>
          <w:rtl/>
        </w:rPr>
        <w:t xml:space="preserve"> </w:t>
      </w:r>
      <w:r w:rsidR="00E15D6A">
        <w:rPr>
          <w:rFonts w:hint="cs"/>
          <w:rtl/>
        </w:rPr>
        <w:t xml:space="preserve">כך נראה, </w:t>
      </w:r>
      <w:r w:rsidR="005D4C97">
        <w:rPr>
          <w:rFonts w:hint="cs"/>
          <w:rtl/>
        </w:rPr>
        <w:t>התמצו</w:t>
      </w:r>
      <w:r w:rsidR="008E6BD3">
        <w:rPr>
          <w:rFonts w:hint="cs"/>
          <w:rtl/>
        </w:rPr>
        <w:t xml:space="preserve"> בתחום הפדגוגי</w:t>
      </w:r>
      <w:r w:rsidR="00F04164">
        <w:rPr>
          <w:rFonts w:hint="cs"/>
          <w:rtl/>
        </w:rPr>
        <w:t>.</w:t>
      </w:r>
      <w:r w:rsidR="008E6BD3">
        <w:rPr>
          <w:rFonts w:hint="cs"/>
          <w:rtl/>
        </w:rPr>
        <w:t xml:space="preserve"> </w:t>
      </w:r>
    </w:p>
    <w:p w14:paraId="1EDC366C" w14:textId="68909E33" w:rsidR="008E6BD3" w:rsidRPr="006315ED" w:rsidRDefault="003D28D8" w:rsidP="008E6BD3">
      <w:pPr>
        <w:rPr>
          <w:color w:val="A6A6A6" w:themeColor="background1" w:themeShade="A6"/>
          <w:rtl/>
        </w:rPr>
      </w:pPr>
      <w:r w:rsidRPr="006315ED">
        <w:rPr>
          <w:rFonts w:hint="cs"/>
          <w:color w:val="A6A6A6" w:themeColor="background1" w:themeShade="A6"/>
          <w:rtl/>
        </w:rPr>
        <w:t xml:space="preserve"> </w:t>
      </w:r>
      <w:r w:rsidR="008E6BD3" w:rsidRPr="006315ED">
        <w:rPr>
          <w:rFonts w:hint="cs"/>
          <w:color w:val="A6A6A6" w:themeColor="background1" w:themeShade="A6"/>
          <w:rtl/>
        </w:rPr>
        <w:t>[</w:t>
      </w:r>
      <w:r w:rsidR="008E6BD3" w:rsidRPr="006315ED">
        <w:rPr>
          <w:color w:val="A6A6A6" w:themeColor="background1" w:themeShade="A6"/>
        </w:rPr>
        <w:t>https://www.amazon.com/reader/B01LXG4C59/ref=rdr_sb_li_sims_1&amp;state=01111</w:t>
      </w:r>
    </w:p>
    <w:p w14:paraId="5FA012BE" w14:textId="7035252C" w:rsidR="008E6BD3" w:rsidRPr="006315ED" w:rsidRDefault="00EE3076" w:rsidP="008E6BD3">
      <w:pPr>
        <w:rPr>
          <w:color w:val="A6A6A6" w:themeColor="background1" w:themeShade="A6"/>
          <w:rtl/>
        </w:rPr>
      </w:pPr>
      <w:hyperlink r:id="rId24" w:history="1">
        <w:r w:rsidR="00363D6D" w:rsidRPr="006315ED">
          <w:rPr>
            <w:rStyle w:val="Hyperlink"/>
            <w:color w:val="A6A6A6" w:themeColor="background1" w:themeShade="A6"/>
          </w:rPr>
          <w:t>http://britishcomics.wikia.com/wiki/Teacher</w:t>
        </w:r>
      </w:hyperlink>
    </w:p>
    <w:p w14:paraId="70B41D39" w14:textId="49028C29" w:rsidR="00363D6D" w:rsidRPr="006315ED" w:rsidRDefault="00EE3076" w:rsidP="008E6BD3">
      <w:pPr>
        <w:rPr>
          <w:color w:val="A6A6A6" w:themeColor="background1" w:themeShade="A6"/>
          <w:rtl/>
        </w:rPr>
      </w:pPr>
      <w:hyperlink r:id="rId25" w:history="1">
        <w:r w:rsidR="00363D6D" w:rsidRPr="006315ED">
          <w:rPr>
            <w:rStyle w:val="Hyperlink"/>
            <w:color w:val="A6A6A6" w:themeColor="background1" w:themeShade="A6"/>
          </w:rPr>
          <w:t>https://www.facebook.com/BeanoOfficial</w:t>
        </w:r>
        <w:r w:rsidR="00363D6D" w:rsidRPr="006315ED">
          <w:rPr>
            <w:rStyle w:val="Hyperlink"/>
            <w:rFonts w:cs="Times New Roman"/>
            <w:color w:val="A6A6A6" w:themeColor="background1" w:themeShade="A6"/>
            <w:rtl/>
          </w:rPr>
          <w:t>/</w:t>
        </w:r>
      </w:hyperlink>
    </w:p>
    <w:p w14:paraId="51FA87FC" w14:textId="2E1C3898" w:rsidR="00363D6D" w:rsidRPr="006315ED" w:rsidRDefault="00EE3076" w:rsidP="008E6BD3">
      <w:pPr>
        <w:rPr>
          <w:rFonts w:cs="Times New Roman"/>
          <w:color w:val="A6A6A6" w:themeColor="background1" w:themeShade="A6"/>
          <w:rtl/>
        </w:rPr>
      </w:pPr>
      <w:hyperlink r:id="rId26" w:history="1">
        <w:r w:rsidR="00363D6D" w:rsidRPr="006315ED">
          <w:rPr>
            <w:rStyle w:val="Hyperlink"/>
            <w:rFonts w:cs="Times New Roman"/>
            <w:color w:val="A6A6A6" w:themeColor="background1" w:themeShade="A6"/>
          </w:rPr>
          <w:t>https://en.wikipedia.org/wiki/Walter_the_Softy</w:t>
        </w:r>
      </w:hyperlink>
    </w:p>
    <w:p w14:paraId="768E1077" w14:textId="4FC6D549" w:rsidR="00363D6D" w:rsidRPr="006315ED" w:rsidRDefault="00EE3076" w:rsidP="008E6BD3">
      <w:pPr>
        <w:rPr>
          <w:rFonts w:cs="Times New Roman"/>
          <w:color w:val="A6A6A6" w:themeColor="background1" w:themeShade="A6"/>
          <w:rtl/>
        </w:rPr>
      </w:pPr>
      <w:hyperlink r:id="rId27" w:history="1">
        <w:r w:rsidR="00363D6D" w:rsidRPr="006315ED">
          <w:rPr>
            <w:rStyle w:val="Hyperlink"/>
            <w:rFonts w:cs="Times New Roman"/>
            <w:color w:val="A6A6A6" w:themeColor="background1" w:themeShade="A6"/>
          </w:rPr>
          <w:t>http://beanoforum.freeforums.org</w:t>
        </w:r>
        <w:r w:rsidR="00363D6D" w:rsidRPr="006315ED">
          <w:rPr>
            <w:rStyle w:val="Hyperlink"/>
            <w:rFonts w:cs="Times New Roman"/>
            <w:color w:val="A6A6A6" w:themeColor="background1" w:themeShade="A6"/>
            <w:rtl/>
          </w:rPr>
          <w:t>/</w:t>
        </w:r>
      </w:hyperlink>
    </w:p>
    <w:p w14:paraId="19C70169" w14:textId="38F134E4" w:rsidR="00363D6D" w:rsidRPr="006315ED" w:rsidRDefault="00EE3076" w:rsidP="008E6BD3">
      <w:pPr>
        <w:rPr>
          <w:rFonts w:cs="Times New Roman"/>
          <w:color w:val="A6A6A6" w:themeColor="background1" w:themeShade="A6"/>
          <w:rtl/>
        </w:rPr>
      </w:pPr>
      <w:hyperlink r:id="rId28" w:history="1">
        <w:r w:rsidR="00B74FCC" w:rsidRPr="006315ED">
          <w:rPr>
            <w:rStyle w:val="Hyperlink"/>
            <w:rFonts w:cs="Times New Roman"/>
            <w:color w:val="A6A6A6" w:themeColor="background1" w:themeShade="A6"/>
          </w:rPr>
          <w:t>https://www.fanfiction.net/comic/Beano</w:t>
        </w:r>
        <w:r w:rsidR="00B74FCC" w:rsidRPr="006315ED">
          <w:rPr>
            <w:rStyle w:val="Hyperlink"/>
            <w:rFonts w:cs="Times New Roman"/>
            <w:color w:val="A6A6A6" w:themeColor="background1" w:themeShade="A6"/>
            <w:rtl/>
          </w:rPr>
          <w:t>/</w:t>
        </w:r>
      </w:hyperlink>
    </w:p>
    <w:p w14:paraId="3D03EE76" w14:textId="65B1026C" w:rsidR="00B74FCC" w:rsidRPr="006315ED" w:rsidRDefault="00EE3076" w:rsidP="008E6BD3">
      <w:pPr>
        <w:rPr>
          <w:rFonts w:cs="Times New Roman"/>
          <w:color w:val="A6A6A6" w:themeColor="background1" w:themeShade="A6"/>
          <w:rtl/>
        </w:rPr>
      </w:pPr>
      <w:hyperlink r:id="rId29" w:history="1">
        <w:r w:rsidR="00B74FCC" w:rsidRPr="006315ED">
          <w:rPr>
            <w:rStyle w:val="Hyperlink"/>
            <w:rFonts w:cs="Times New Roman"/>
            <w:color w:val="A6A6A6" w:themeColor="background1" w:themeShade="A6"/>
          </w:rPr>
          <w:t>https://en.wikipedia.org/wiki/The_Beano</w:t>
        </w:r>
      </w:hyperlink>
    </w:p>
    <w:p w14:paraId="6D535EDD" w14:textId="6BEB2E6C" w:rsidR="00B74FCC" w:rsidRPr="006315ED" w:rsidRDefault="00EE3076" w:rsidP="008E6BD3">
      <w:pPr>
        <w:rPr>
          <w:rFonts w:cs="Times New Roman"/>
          <w:color w:val="A6A6A6" w:themeColor="background1" w:themeShade="A6"/>
          <w:rtl/>
        </w:rPr>
      </w:pPr>
      <w:hyperlink r:id="rId30" w:history="1">
        <w:r w:rsidR="00B74FCC" w:rsidRPr="006315ED">
          <w:rPr>
            <w:rStyle w:val="Hyperlink"/>
            <w:rFonts w:cs="Times New Roman"/>
            <w:color w:val="A6A6A6" w:themeColor="background1" w:themeShade="A6"/>
          </w:rPr>
          <w:t>http://www.kentnews.co.uk/blogs/remember-the-beano-s-dennis-the-menace-fan-club-a-28-day-agonising-wait-but-it-delivered-an-old-skool-sense-of-community-1-4616273</w:t>
        </w:r>
      </w:hyperlink>
    </w:p>
    <w:p w14:paraId="12434D22" w14:textId="14933347" w:rsidR="00B74FCC" w:rsidRPr="006315ED" w:rsidRDefault="00EE3076" w:rsidP="008E6BD3">
      <w:pPr>
        <w:rPr>
          <w:rFonts w:cs="Times New Roman"/>
          <w:color w:val="A6A6A6" w:themeColor="background1" w:themeShade="A6"/>
          <w:rtl/>
        </w:rPr>
      </w:pPr>
      <w:hyperlink r:id="rId31" w:anchor="Plug" w:history="1">
        <w:r w:rsidR="006563F8" w:rsidRPr="006315ED">
          <w:rPr>
            <w:rStyle w:val="Hyperlink"/>
            <w:rFonts w:cs="Times New Roman"/>
            <w:color w:val="A6A6A6" w:themeColor="background1" w:themeShade="A6"/>
          </w:rPr>
          <w:t>https://en.wikipedia.org/wiki/The_Bash_Street_Kids#Plug</w:t>
        </w:r>
      </w:hyperlink>
    </w:p>
    <w:p w14:paraId="55927581" w14:textId="54665812" w:rsidR="006563F8" w:rsidRPr="006315ED" w:rsidRDefault="00EE3076" w:rsidP="008E6BD3">
      <w:pPr>
        <w:rPr>
          <w:rFonts w:cs="Times New Roman"/>
          <w:color w:val="A6A6A6" w:themeColor="background1" w:themeShade="A6"/>
          <w:rtl/>
        </w:rPr>
      </w:pPr>
      <w:hyperlink r:id="rId32" w:history="1">
        <w:r w:rsidR="006563F8" w:rsidRPr="006315ED">
          <w:rPr>
            <w:rStyle w:val="Hyperlink"/>
            <w:rFonts w:cs="Times New Roman"/>
            <w:color w:val="A6A6A6" w:themeColor="background1" w:themeShade="A6"/>
          </w:rPr>
          <w:t>http://app.dundee.ac.uk/pressoffice/thebridge/features/chris_murray.htm</w:t>
        </w:r>
      </w:hyperlink>
    </w:p>
    <w:p w14:paraId="60B71C2B" w14:textId="5080C47C" w:rsidR="006563F8" w:rsidRPr="006315ED" w:rsidRDefault="00EE3076" w:rsidP="008E6BD3">
      <w:pPr>
        <w:rPr>
          <w:rFonts w:cs="Times New Roman"/>
          <w:color w:val="A6A6A6" w:themeColor="background1" w:themeShade="A6"/>
          <w:rtl/>
        </w:rPr>
      </w:pPr>
      <w:hyperlink r:id="rId33" w:history="1">
        <w:r w:rsidR="002844A0" w:rsidRPr="006315ED">
          <w:rPr>
            <w:rStyle w:val="Hyperlink"/>
            <w:rFonts w:cs="Times New Roman"/>
            <w:color w:val="A6A6A6" w:themeColor="background1" w:themeShade="A6"/>
          </w:rPr>
          <w:t>https://www.reddit.com/search?q=beano</w:t>
        </w:r>
      </w:hyperlink>
    </w:p>
    <w:p w14:paraId="64D4EC64" w14:textId="71B8E9E1" w:rsidR="002844A0" w:rsidRPr="006315ED" w:rsidRDefault="002844A0" w:rsidP="008E6BD3">
      <w:pPr>
        <w:rPr>
          <w:rFonts w:cs="Times New Roman"/>
          <w:color w:val="A6A6A6" w:themeColor="background1" w:themeShade="A6"/>
          <w:rtl/>
        </w:rPr>
      </w:pPr>
      <w:r w:rsidRPr="006315ED">
        <w:rPr>
          <w:rFonts w:cs="Times New Roman"/>
          <w:color w:val="A6A6A6" w:themeColor="background1" w:themeShade="A6"/>
        </w:rPr>
        <w:t>https://www.beano.com/categories/characters</w:t>
      </w:r>
    </w:p>
    <w:p w14:paraId="4946B46A" w14:textId="5C6DF2ED" w:rsidR="00363D6D" w:rsidRPr="006315ED" w:rsidRDefault="00363D6D" w:rsidP="008E6BD3">
      <w:pPr>
        <w:rPr>
          <w:color w:val="A6A6A6" w:themeColor="background1" w:themeShade="A6"/>
          <w:rtl/>
        </w:rPr>
      </w:pPr>
      <w:r w:rsidRPr="006315ED">
        <w:rPr>
          <w:rFonts w:hint="cs"/>
          <w:color w:val="A6A6A6" w:themeColor="background1" w:themeShade="A6"/>
          <w:rtl/>
        </w:rPr>
        <w:t>חיפושים:</w:t>
      </w:r>
    </w:p>
    <w:p w14:paraId="010D5EA5" w14:textId="0FEAC0CB" w:rsidR="00363D6D" w:rsidRPr="006315ED" w:rsidRDefault="00363D6D" w:rsidP="008E6BD3">
      <w:pPr>
        <w:rPr>
          <w:color w:val="A6A6A6" w:themeColor="background1" w:themeShade="A6"/>
          <w:rtl/>
        </w:rPr>
      </w:pPr>
      <w:r w:rsidRPr="006315ED">
        <w:rPr>
          <w:rFonts w:hint="cs"/>
          <w:color w:val="A6A6A6" w:themeColor="background1" w:themeShade="A6"/>
          <w:rtl/>
        </w:rPr>
        <w:t>"</w:t>
      </w:r>
      <w:r w:rsidRPr="006315ED">
        <w:rPr>
          <w:color w:val="A6A6A6" w:themeColor="background1" w:themeShade="A6"/>
        </w:rPr>
        <w:t xml:space="preserve"> the beano jokes</w:t>
      </w:r>
      <w:r w:rsidRPr="006315ED">
        <w:rPr>
          <w:rFonts w:hint="cs"/>
          <w:color w:val="A6A6A6" w:themeColor="background1" w:themeShade="A6"/>
          <w:rtl/>
        </w:rPr>
        <w:t>"</w:t>
      </w:r>
      <w:r w:rsidR="00495419" w:rsidRPr="006315ED">
        <w:rPr>
          <w:rFonts w:hint="cs"/>
          <w:color w:val="A6A6A6" w:themeColor="background1" w:themeShade="A6"/>
          <w:rtl/>
        </w:rPr>
        <w:t>,</w:t>
      </w:r>
      <w:r w:rsidRPr="006315ED">
        <w:rPr>
          <w:rFonts w:hint="cs"/>
          <w:color w:val="A6A6A6" w:themeColor="background1" w:themeShade="A6"/>
          <w:rtl/>
        </w:rPr>
        <w:t xml:space="preserve"> "</w:t>
      </w:r>
      <w:r w:rsidRPr="006315ED">
        <w:rPr>
          <w:color w:val="A6A6A6" w:themeColor="background1" w:themeShade="A6"/>
        </w:rPr>
        <w:t xml:space="preserve"> beano characters</w:t>
      </w:r>
      <w:r w:rsidRPr="006315ED">
        <w:rPr>
          <w:rFonts w:hint="cs"/>
          <w:color w:val="A6A6A6" w:themeColor="background1" w:themeShade="A6"/>
          <w:rtl/>
        </w:rPr>
        <w:t>"</w:t>
      </w:r>
      <w:r w:rsidR="00495419" w:rsidRPr="006315ED">
        <w:rPr>
          <w:rFonts w:hint="cs"/>
          <w:color w:val="A6A6A6" w:themeColor="background1" w:themeShade="A6"/>
          <w:rtl/>
        </w:rPr>
        <w:t>,</w:t>
      </w:r>
      <w:r w:rsidRPr="006315ED">
        <w:rPr>
          <w:rFonts w:hint="cs"/>
          <w:color w:val="A6A6A6" w:themeColor="background1" w:themeShade="A6"/>
          <w:rtl/>
        </w:rPr>
        <w:t xml:space="preserve"> "</w:t>
      </w:r>
      <w:r w:rsidRPr="006315ED">
        <w:rPr>
          <w:color w:val="A6A6A6" w:themeColor="background1" w:themeShade="A6"/>
        </w:rPr>
        <w:t xml:space="preserve"> walter beano</w:t>
      </w:r>
      <w:r w:rsidRPr="006315ED">
        <w:rPr>
          <w:rFonts w:hint="cs"/>
          <w:color w:val="A6A6A6" w:themeColor="background1" w:themeShade="A6"/>
          <w:rtl/>
        </w:rPr>
        <w:t>"</w:t>
      </w:r>
      <w:r w:rsidR="00495419" w:rsidRPr="006315ED">
        <w:rPr>
          <w:rFonts w:hint="cs"/>
          <w:color w:val="A6A6A6" w:themeColor="background1" w:themeShade="A6"/>
          <w:rtl/>
        </w:rPr>
        <w:t>,</w:t>
      </w:r>
      <w:r w:rsidRPr="006315ED">
        <w:rPr>
          <w:rFonts w:hint="cs"/>
          <w:color w:val="A6A6A6" w:themeColor="background1" w:themeShade="A6"/>
          <w:rtl/>
        </w:rPr>
        <w:t xml:space="preserve"> "</w:t>
      </w:r>
      <w:r w:rsidR="00B74FCC" w:rsidRPr="006315ED">
        <w:rPr>
          <w:color w:val="A6A6A6" w:themeColor="background1" w:themeShade="A6"/>
        </w:rPr>
        <w:t xml:space="preserve"> fondest memories beano comic</w:t>
      </w:r>
      <w:r w:rsidRPr="006315ED">
        <w:rPr>
          <w:rFonts w:hint="cs"/>
          <w:color w:val="A6A6A6" w:themeColor="background1" w:themeShade="A6"/>
          <w:rtl/>
        </w:rPr>
        <w:t>"</w:t>
      </w:r>
      <w:r w:rsidR="00495419" w:rsidRPr="006315ED">
        <w:rPr>
          <w:rFonts w:hint="cs"/>
          <w:color w:val="A6A6A6" w:themeColor="background1" w:themeShade="A6"/>
          <w:rtl/>
        </w:rPr>
        <w:t>,</w:t>
      </w:r>
    </w:p>
    <w:p w14:paraId="32C17329" w14:textId="6FDA85D6" w:rsidR="00B74FCC" w:rsidRPr="006315ED" w:rsidRDefault="00B74FCC" w:rsidP="008E6BD3">
      <w:pPr>
        <w:rPr>
          <w:color w:val="A6A6A6" w:themeColor="background1" w:themeShade="A6"/>
          <w:rtl/>
        </w:rPr>
      </w:pPr>
      <w:r w:rsidRPr="006315ED">
        <w:rPr>
          <w:rFonts w:hint="cs"/>
          <w:color w:val="A6A6A6" w:themeColor="background1" w:themeShade="A6"/>
          <w:rtl/>
        </w:rPr>
        <w:t>"</w:t>
      </w:r>
      <w:r w:rsidR="006563F8" w:rsidRPr="006315ED">
        <w:rPr>
          <w:color w:val="A6A6A6" w:themeColor="background1" w:themeShade="A6"/>
        </w:rPr>
        <w:t xml:space="preserve"> the beano characters list</w:t>
      </w:r>
      <w:r w:rsidRPr="006315ED">
        <w:rPr>
          <w:rFonts w:hint="cs"/>
          <w:color w:val="A6A6A6" w:themeColor="background1" w:themeShade="A6"/>
          <w:rtl/>
        </w:rPr>
        <w:t>"</w:t>
      </w:r>
      <w:r w:rsidR="00495419" w:rsidRPr="006315ED">
        <w:rPr>
          <w:rFonts w:hint="cs"/>
          <w:color w:val="A6A6A6" w:themeColor="background1" w:themeShade="A6"/>
          <w:rtl/>
        </w:rPr>
        <w:t>,</w:t>
      </w:r>
      <w:r w:rsidR="006563F8" w:rsidRPr="006315ED">
        <w:rPr>
          <w:rFonts w:hint="cs"/>
          <w:color w:val="A6A6A6" w:themeColor="background1" w:themeShade="A6"/>
          <w:rtl/>
        </w:rPr>
        <w:t xml:space="preserve"> "</w:t>
      </w:r>
      <w:r w:rsidR="006563F8" w:rsidRPr="006315ED">
        <w:rPr>
          <w:color w:val="A6A6A6" w:themeColor="background1" w:themeShade="A6"/>
        </w:rPr>
        <w:t xml:space="preserve"> The Beano fan</w:t>
      </w:r>
      <w:r w:rsidR="006563F8" w:rsidRPr="006315ED">
        <w:rPr>
          <w:rFonts w:hint="cs"/>
          <w:color w:val="A6A6A6" w:themeColor="background1" w:themeShade="A6"/>
          <w:rtl/>
        </w:rPr>
        <w:t>"</w:t>
      </w:r>
    </w:p>
    <w:p w14:paraId="59FEB4DF" w14:textId="4589E90B" w:rsidR="008E6BD3" w:rsidRPr="006315ED" w:rsidRDefault="008E6BD3" w:rsidP="008E6BD3">
      <w:pPr>
        <w:rPr>
          <w:color w:val="A6A6A6" w:themeColor="background1" w:themeShade="A6"/>
          <w:rtl/>
        </w:rPr>
      </w:pPr>
      <w:r w:rsidRPr="006315ED">
        <w:rPr>
          <w:rFonts w:hint="cs"/>
          <w:color w:val="A6A6A6" w:themeColor="background1" w:themeShade="A6"/>
          <w:rtl/>
        </w:rPr>
        <w:t>]</w:t>
      </w:r>
    </w:p>
    <w:p w14:paraId="5436290D" w14:textId="71EB2575" w:rsidR="003235D3" w:rsidRPr="00CD067C" w:rsidRDefault="003235D3" w:rsidP="007B7B9E">
      <w:pPr>
        <w:rPr>
          <w:rtl/>
        </w:rPr>
      </w:pPr>
      <w:r w:rsidRPr="00CD067C">
        <w:rPr>
          <w:rtl/>
        </w:rPr>
        <w:t>"</w:t>
      </w:r>
      <w:r w:rsidR="008E6BD3">
        <w:rPr>
          <w:rFonts w:hint="cs"/>
          <w:rtl/>
        </w:rPr>
        <w:t>שמור א</w:t>
      </w:r>
      <w:r w:rsidR="007B7B9E">
        <w:rPr>
          <w:rFonts w:hint="cs"/>
          <w:rtl/>
        </w:rPr>
        <w:t>ת</w:t>
      </w:r>
      <w:r w:rsidR="008E6BD3">
        <w:rPr>
          <w:rFonts w:hint="cs"/>
          <w:rtl/>
        </w:rPr>
        <w:t xml:space="preserve"> </w:t>
      </w:r>
      <w:r w:rsidR="007B7B9E">
        <w:rPr>
          <w:rFonts w:hint="cs"/>
          <w:rtl/>
        </w:rPr>
        <w:t>ה</w:t>
      </w:r>
      <w:r w:rsidR="008E6BD3">
        <w:rPr>
          <w:rFonts w:hint="cs"/>
          <w:rtl/>
        </w:rPr>
        <w:t>חוברת</w:t>
      </w:r>
      <w:r w:rsidR="007B7B9E">
        <w:rPr>
          <w:rFonts w:hint="cs"/>
          <w:rtl/>
        </w:rPr>
        <w:t xml:space="preserve"> לעצמך.</w:t>
      </w:r>
      <w:r w:rsidRPr="00CD067C">
        <w:rPr>
          <w:rtl/>
        </w:rPr>
        <w:t>"</w:t>
      </w:r>
      <w:r w:rsidR="00491D17">
        <w:rPr>
          <w:rFonts w:hint="cs"/>
          <w:rtl/>
        </w:rPr>
        <w:t xml:space="preserve"> </w:t>
      </w:r>
      <w:r w:rsidR="007C0375">
        <w:rPr>
          <w:rFonts w:hint="cs"/>
          <w:rtl/>
        </w:rPr>
        <w:t>[</w:t>
      </w:r>
      <w:r w:rsidR="00491D17">
        <w:rPr>
          <w:rFonts w:hint="cs"/>
          <w:rtl/>
        </w:rPr>
        <w:t>אלכס ניסה לעניין את הקרפדה בהשגחה על שלל הראשנים, אבל לא נראה כי הצליח בכך.</w:t>
      </w:r>
      <w:r w:rsidR="007C0375">
        <w:rPr>
          <w:rFonts w:hint="cs"/>
          <w:rtl/>
        </w:rPr>
        <w:t>]</w:t>
      </w:r>
    </w:p>
    <w:p w14:paraId="3DC1DB89" w14:textId="574C0D1D" w:rsidR="008E6BD3" w:rsidRDefault="003235D3" w:rsidP="00CD56CC">
      <w:pPr>
        <w:rPr>
          <w:rtl/>
        </w:rPr>
      </w:pPr>
      <w:bookmarkStart w:id="52" w:name="_Hlk503626143"/>
      <w:r w:rsidRPr="00CD067C">
        <w:rPr>
          <w:rtl/>
        </w:rPr>
        <w:t>"</w:t>
      </w:r>
      <w:r w:rsidR="007B7B9E">
        <w:rPr>
          <w:rFonts w:hint="cs"/>
          <w:rtl/>
        </w:rPr>
        <w:t>אבל</w:t>
      </w:r>
      <w:r w:rsidR="00BD4A94">
        <w:rPr>
          <w:rFonts w:hint="cs"/>
          <w:rtl/>
        </w:rPr>
        <w:t xml:space="preserve"> באמת</w:t>
      </w:r>
      <w:r w:rsidR="007B7B9E">
        <w:rPr>
          <w:rFonts w:hint="cs"/>
          <w:rtl/>
        </w:rPr>
        <w:t xml:space="preserve"> לא אכפת לי שתקרא לפנ</w:t>
      </w:r>
      <w:r w:rsidR="00861FEB">
        <w:rPr>
          <w:rFonts w:hint="cs"/>
          <w:rtl/>
        </w:rPr>
        <w:t>י</w:t>
      </w:r>
      <w:r w:rsidR="007B7B9E">
        <w:rPr>
          <w:rFonts w:hint="cs"/>
          <w:rtl/>
        </w:rPr>
        <w:t>י</w:t>
      </w:r>
      <w:r w:rsidR="00491D17">
        <w:rPr>
          <w:rFonts w:hint="cs"/>
          <w:rtl/>
        </w:rPr>
        <w:t>, אלכס</w:t>
      </w:r>
      <w:r w:rsidR="007B7B9E">
        <w:rPr>
          <w:rFonts w:hint="cs"/>
          <w:rtl/>
        </w:rPr>
        <w:t>.</w:t>
      </w:r>
      <w:r w:rsidRPr="00CD067C">
        <w:rPr>
          <w:rtl/>
        </w:rPr>
        <w:t>"</w:t>
      </w:r>
      <w:r w:rsidR="00363D6D">
        <w:rPr>
          <w:rFonts w:hint="cs"/>
          <w:rtl/>
        </w:rPr>
        <w:t xml:space="preserve"> </w:t>
      </w:r>
      <w:r w:rsidR="007C0375">
        <w:rPr>
          <w:rFonts w:hint="cs"/>
          <w:rtl/>
        </w:rPr>
        <w:t xml:space="preserve">לפעמים </w:t>
      </w:r>
      <w:r w:rsidR="00363D6D">
        <w:rPr>
          <w:rFonts w:hint="cs"/>
          <w:rtl/>
        </w:rPr>
        <w:t>אלכס הוסיף</w:t>
      </w:r>
      <w:r w:rsidR="00E15D6A" w:rsidRPr="00E15D6A">
        <w:rPr>
          <w:rFonts w:hint="cs"/>
          <w:rtl/>
        </w:rPr>
        <w:t xml:space="preserve"> </w:t>
      </w:r>
      <w:r w:rsidR="00363D6D">
        <w:rPr>
          <w:rFonts w:hint="cs"/>
          <w:rtl/>
        </w:rPr>
        <w:t>ל</w:t>
      </w:r>
      <w:r w:rsidR="00103B08">
        <w:rPr>
          <w:rFonts w:hint="cs"/>
          <w:rtl/>
        </w:rPr>
        <w:t>ציורי ה</w:t>
      </w:r>
      <w:r w:rsidR="00363D6D">
        <w:rPr>
          <w:rFonts w:hint="cs"/>
          <w:rtl/>
        </w:rPr>
        <w:t xml:space="preserve">קומיקס </w:t>
      </w:r>
      <w:r w:rsidR="005D4C97">
        <w:rPr>
          <w:rFonts w:hint="cs"/>
          <w:rtl/>
        </w:rPr>
        <w:t xml:space="preserve">יצור </w:t>
      </w:r>
      <w:r w:rsidR="00CA65B8">
        <w:rPr>
          <w:rFonts w:hint="cs"/>
          <w:rtl/>
        </w:rPr>
        <w:t>פרי</w:t>
      </w:r>
      <w:r w:rsidR="00B833EF">
        <w:rPr>
          <w:rFonts w:hint="cs"/>
          <w:rtl/>
        </w:rPr>
        <w:t xml:space="preserve"> </w:t>
      </w:r>
      <w:r w:rsidR="00CA65B8">
        <w:rPr>
          <w:rFonts w:hint="cs"/>
          <w:rtl/>
        </w:rPr>
        <w:t>דמיונו</w:t>
      </w:r>
      <w:r w:rsidR="005D4C97">
        <w:rPr>
          <w:rFonts w:hint="cs"/>
          <w:rtl/>
        </w:rPr>
        <w:t xml:space="preserve"> בד</w:t>
      </w:r>
      <w:r w:rsidR="00363D6D">
        <w:rPr>
          <w:rFonts w:hint="cs"/>
          <w:rtl/>
        </w:rPr>
        <w:t xml:space="preserve">מותו של יוג'ין, </w:t>
      </w:r>
      <w:r w:rsidR="00491D17">
        <w:rPr>
          <w:rFonts w:hint="cs"/>
          <w:rtl/>
        </w:rPr>
        <w:t>ש</w:t>
      </w:r>
      <w:r w:rsidR="005D4C97">
        <w:rPr>
          <w:rFonts w:hint="cs"/>
          <w:rtl/>
        </w:rPr>
        <w:t>ב</w:t>
      </w:r>
      <w:r w:rsidR="00491D17">
        <w:rPr>
          <w:rFonts w:hint="cs"/>
          <w:rtl/>
        </w:rPr>
        <w:t>י</w:t>
      </w:r>
      <w:r w:rsidR="005D4C97">
        <w:rPr>
          <w:rFonts w:hint="cs"/>
          <w:rtl/>
        </w:rPr>
        <w:t>צע</w:t>
      </w:r>
      <w:r w:rsidR="00363D6D">
        <w:rPr>
          <w:rFonts w:hint="cs"/>
          <w:rtl/>
        </w:rPr>
        <w:t xml:space="preserve"> מעשי איוולת שהצחיק</w:t>
      </w:r>
      <w:r w:rsidR="00AA0982">
        <w:rPr>
          <w:rFonts w:hint="cs"/>
          <w:rtl/>
        </w:rPr>
        <w:t>ו</w:t>
      </w:r>
      <w:r w:rsidR="00363D6D">
        <w:rPr>
          <w:rFonts w:hint="cs"/>
          <w:rtl/>
        </w:rPr>
        <w:t xml:space="preserve"> את יוג'ין אף יותר מהמקור.</w:t>
      </w:r>
      <w:r w:rsidR="00B74FCC">
        <w:rPr>
          <w:rFonts w:hint="cs"/>
          <w:rtl/>
        </w:rPr>
        <w:t xml:space="preserve"> </w:t>
      </w:r>
      <w:r w:rsidR="00CD56CC" w:rsidRPr="00CD56CC">
        <w:rPr>
          <w:rFonts w:cs="Times New Roman"/>
          <w:rtl/>
        </w:rPr>
        <w:t xml:space="preserve">יוג'ין </w:t>
      </w:r>
      <w:r w:rsidR="007C0375">
        <w:rPr>
          <w:rFonts w:cs="Times New Roman" w:hint="cs"/>
          <w:rtl/>
        </w:rPr>
        <w:t>ניחן</w:t>
      </w:r>
      <w:r w:rsidR="00CD56CC" w:rsidRPr="00CD56CC">
        <w:rPr>
          <w:rFonts w:cs="Times New Roman"/>
          <w:rtl/>
        </w:rPr>
        <w:t xml:space="preserve"> </w:t>
      </w:r>
      <w:r w:rsidR="007C0375">
        <w:rPr>
          <w:rFonts w:cs="Times New Roman" w:hint="cs"/>
          <w:rtl/>
        </w:rPr>
        <w:t>ב</w:t>
      </w:r>
      <w:r w:rsidR="00CD56CC" w:rsidRPr="00CD56CC">
        <w:rPr>
          <w:rFonts w:cs="Times New Roman"/>
          <w:rtl/>
        </w:rPr>
        <w:t>מעין צליעה</w:t>
      </w:r>
      <w:r w:rsidR="00CD56CC">
        <w:rPr>
          <w:rFonts w:cs="Times New Roman" w:hint="cs"/>
          <w:rtl/>
        </w:rPr>
        <w:t>,</w:t>
      </w:r>
      <w:r w:rsidR="00CD56CC">
        <w:rPr>
          <w:rFonts w:cs="Times New Roman"/>
          <w:rtl/>
        </w:rPr>
        <w:t xml:space="preserve"> כאילו</w:t>
      </w:r>
      <w:r w:rsidR="00CD56CC" w:rsidRPr="00CD56CC">
        <w:rPr>
          <w:rFonts w:cs="Times New Roman"/>
          <w:rtl/>
        </w:rPr>
        <w:t xml:space="preserve"> רגלי</w:t>
      </w:r>
      <w:r w:rsidR="00AA0982">
        <w:rPr>
          <w:rFonts w:cs="Times New Roman" w:hint="cs"/>
          <w:rtl/>
        </w:rPr>
        <w:t>ו</w:t>
      </w:r>
      <w:r w:rsidR="00CD56CC" w:rsidRPr="00CD56CC">
        <w:rPr>
          <w:rFonts w:cs="Times New Roman"/>
          <w:rtl/>
        </w:rPr>
        <w:t xml:space="preserve"> לא </w:t>
      </w:r>
      <w:r w:rsidR="00AA0982">
        <w:rPr>
          <w:rFonts w:cs="Times New Roman" w:hint="cs"/>
          <w:rtl/>
        </w:rPr>
        <w:t>הותאמו</w:t>
      </w:r>
      <w:r w:rsidR="00C76956">
        <w:rPr>
          <w:rFonts w:cs="Times New Roman" w:hint="cs"/>
          <w:rtl/>
        </w:rPr>
        <w:t xml:space="preserve"> </w:t>
      </w:r>
      <w:r w:rsidR="005F1B1D" w:rsidRPr="005F1B1D">
        <w:rPr>
          <w:rFonts w:cs="Times New Roman"/>
          <w:rtl/>
        </w:rPr>
        <w:t>באופן מושלם</w:t>
      </w:r>
      <w:r w:rsidR="00CD56CC" w:rsidRPr="00CD56CC">
        <w:rPr>
          <w:rFonts w:cs="Times New Roman"/>
          <w:rtl/>
        </w:rPr>
        <w:t xml:space="preserve"> </w:t>
      </w:r>
      <w:r w:rsidR="005F1B1D">
        <w:rPr>
          <w:rFonts w:cs="Times New Roman" w:hint="cs"/>
          <w:rtl/>
        </w:rPr>
        <w:t>ל</w:t>
      </w:r>
      <w:r w:rsidR="00CD56CC" w:rsidRPr="00CD56CC">
        <w:rPr>
          <w:rFonts w:cs="Times New Roman"/>
          <w:rtl/>
        </w:rPr>
        <w:t>עצ</w:t>
      </w:r>
      <w:r w:rsidR="00AA0982">
        <w:rPr>
          <w:rFonts w:cs="Times New Roman" w:hint="cs"/>
          <w:rtl/>
        </w:rPr>
        <w:t>מות</w:t>
      </w:r>
      <w:r w:rsidR="00CD56CC" w:rsidRPr="00CD56CC">
        <w:rPr>
          <w:rFonts w:cs="Times New Roman"/>
          <w:rtl/>
        </w:rPr>
        <w:t xml:space="preserve"> האגן, </w:t>
      </w:r>
      <w:r w:rsidR="00C76956">
        <w:rPr>
          <w:rFonts w:cs="Times New Roman" w:hint="cs"/>
          <w:rtl/>
        </w:rPr>
        <w:t>דבר שהקנה ל</w:t>
      </w:r>
      <w:r w:rsidR="00CD56CC" w:rsidRPr="00CD56CC">
        <w:rPr>
          <w:rFonts w:cs="Times New Roman"/>
          <w:rtl/>
        </w:rPr>
        <w:t>צעד</w:t>
      </w:r>
      <w:r w:rsidR="00C76956">
        <w:rPr>
          <w:rFonts w:cs="Times New Roman" w:hint="cs"/>
          <w:rtl/>
        </w:rPr>
        <w:t>יו</w:t>
      </w:r>
      <w:r w:rsidR="00CD56CC" w:rsidRPr="00CD56CC">
        <w:rPr>
          <w:rFonts w:cs="Times New Roman"/>
          <w:rtl/>
        </w:rPr>
        <w:t xml:space="preserve"> מעין נוקשות</w:t>
      </w:r>
      <w:r w:rsidR="005F1B1D">
        <w:rPr>
          <w:rFonts w:cs="Times New Roman" w:hint="cs"/>
          <w:rtl/>
        </w:rPr>
        <w:t>,</w:t>
      </w:r>
      <w:r w:rsidR="00CD56CC" w:rsidRPr="00CD56CC">
        <w:rPr>
          <w:rFonts w:cs="Times New Roman"/>
          <w:rtl/>
        </w:rPr>
        <w:t xml:space="preserve"> ואלכס</w:t>
      </w:r>
      <w:r w:rsidR="005F1B1D">
        <w:rPr>
          <w:rFonts w:cs="Times New Roman" w:hint="cs"/>
          <w:rtl/>
        </w:rPr>
        <w:t xml:space="preserve"> </w:t>
      </w:r>
      <w:r w:rsidR="00001A63">
        <w:rPr>
          <w:rFonts w:cs="Times New Roman" w:hint="cs"/>
          <w:rtl/>
        </w:rPr>
        <w:t>הצליח</w:t>
      </w:r>
      <w:r w:rsidR="00CD56CC" w:rsidRPr="00CD56CC">
        <w:rPr>
          <w:rFonts w:cs="Times New Roman"/>
          <w:rtl/>
        </w:rPr>
        <w:t xml:space="preserve"> ל</w:t>
      </w:r>
      <w:r w:rsidR="00001A63">
        <w:rPr>
          <w:rFonts w:cs="Times New Roman" w:hint="cs"/>
          <w:rtl/>
        </w:rPr>
        <w:t>ל</w:t>
      </w:r>
      <w:r w:rsidR="00CD56CC" w:rsidRPr="00CD56CC">
        <w:rPr>
          <w:rFonts w:cs="Times New Roman"/>
          <w:rtl/>
        </w:rPr>
        <w:t>כ</w:t>
      </w:r>
      <w:r w:rsidR="00001A63">
        <w:rPr>
          <w:rFonts w:cs="Times New Roman" w:hint="cs"/>
          <w:rtl/>
        </w:rPr>
        <w:t>ו</w:t>
      </w:r>
      <w:r w:rsidR="00CD56CC" w:rsidRPr="00CD56CC">
        <w:rPr>
          <w:rFonts w:cs="Times New Roman"/>
          <w:rtl/>
        </w:rPr>
        <w:t xml:space="preserve">ד </w:t>
      </w:r>
      <w:r w:rsidR="00AA0982">
        <w:rPr>
          <w:rFonts w:cs="Times New Roman" w:hint="cs"/>
          <w:rtl/>
        </w:rPr>
        <w:t xml:space="preserve">באיוריו המהירים </w:t>
      </w:r>
      <w:r w:rsidR="00CD56CC" w:rsidRPr="00CD56CC">
        <w:rPr>
          <w:rFonts w:cs="Times New Roman"/>
          <w:rtl/>
        </w:rPr>
        <w:t>את ז</w:t>
      </w:r>
      <w:r w:rsidR="00B833EF">
        <w:rPr>
          <w:rFonts w:cs="Times New Roman" w:hint="cs"/>
          <w:rtl/>
        </w:rPr>
        <w:t>ו</w:t>
      </w:r>
      <w:r w:rsidR="00CD56CC" w:rsidRPr="00CD56CC">
        <w:rPr>
          <w:rFonts w:cs="Times New Roman"/>
          <w:rtl/>
        </w:rPr>
        <w:t xml:space="preserve">וית העקמומיות </w:t>
      </w:r>
      <w:r w:rsidR="00CD7D09" w:rsidRPr="00CD7D09">
        <w:rPr>
          <w:rFonts w:cs="Times New Roman"/>
          <w:rtl/>
        </w:rPr>
        <w:t xml:space="preserve">המדויקת </w:t>
      </w:r>
      <w:r w:rsidR="00CD56CC" w:rsidRPr="00CD56CC">
        <w:rPr>
          <w:rFonts w:cs="Times New Roman"/>
          <w:rtl/>
        </w:rPr>
        <w:t>של תנוחתו</w:t>
      </w:r>
      <w:bookmarkEnd w:id="52"/>
      <w:r w:rsidR="0025134F">
        <w:rPr>
          <w:rFonts w:cs="Times New Roman" w:hint="cs"/>
          <w:rtl/>
        </w:rPr>
        <w:t xml:space="preserve"> </w:t>
      </w:r>
      <w:r w:rsidR="007C0375">
        <w:rPr>
          <w:rFonts w:cs="Times New Roman" w:hint="cs"/>
          <w:rtl/>
        </w:rPr>
        <w:t>[</w:t>
      </w:r>
      <w:r w:rsidR="0025134F">
        <w:rPr>
          <w:rFonts w:cs="Times New Roman" w:hint="cs"/>
          <w:rtl/>
        </w:rPr>
        <w:t xml:space="preserve">באופן </w:t>
      </w:r>
      <w:r w:rsidR="00B833EF">
        <w:rPr>
          <w:rFonts w:cs="Times New Roman" w:hint="cs"/>
          <w:rtl/>
        </w:rPr>
        <w:t>מדויק</w:t>
      </w:r>
      <w:r w:rsidR="00CD56CC" w:rsidRPr="00CD56CC">
        <w:rPr>
          <w:rFonts w:cs="Times New Roman"/>
          <w:rtl/>
        </w:rPr>
        <w:t xml:space="preserve"> </w:t>
      </w:r>
      <w:r w:rsidR="00CD56CC" w:rsidRPr="00CD56CC">
        <w:t>uncanny</w:t>
      </w:r>
      <w:r w:rsidR="00CD56CC">
        <w:rPr>
          <w:rFonts w:hint="cs"/>
          <w:rtl/>
        </w:rPr>
        <w:t>]</w:t>
      </w:r>
      <w:r w:rsidR="00CD56CC" w:rsidRPr="00CD56CC">
        <w:rPr>
          <w:rFonts w:cs="Times New Roman"/>
          <w:rtl/>
        </w:rPr>
        <w:t>.</w:t>
      </w:r>
      <w:r w:rsidR="00CD56CC" w:rsidRPr="00CD56CC">
        <w:rPr>
          <w:rFonts w:cs="Times New Roman" w:hint="cs"/>
          <w:rtl/>
        </w:rPr>
        <w:t xml:space="preserve"> </w:t>
      </w:r>
      <w:r w:rsidR="00A65E09">
        <w:rPr>
          <w:rFonts w:hint="cs"/>
          <w:rtl/>
        </w:rPr>
        <w:t>[</w:t>
      </w:r>
      <w:r w:rsidR="006563F8">
        <w:rPr>
          <w:rFonts w:hint="cs"/>
          <w:rtl/>
        </w:rPr>
        <w:t xml:space="preserve">בעיניו הוא דמה ליצור הנקרא פְּלאג, אבל </w:t>
      </w:r>
      <w:r w:rsidR="00B74FCC">
        <w:rPr>
          <w:rFonts w:hint="cs"/>
          <w:rtl/>
        </w:rPr>
        <w:t>אלכס צייר אותו</w:t>
      </w:r>
      <w:r w:rsidR="006563F8">
        <w:rPr>
          <w:rFonts w:hint="cs"/>
          <w:rtl/>
        </w:rPr>
        <w:t xml:space="preserve"> באופן אחר שהוא נדמה י</w:t>
      </w:r>
      <w:r w:rsidR="00A65E09">
        <w:rPr>
          <w:rFonts w:hint="cs"/>
          <w:rtl/>
        </w:rPr>
        <w:t>ותר ל</w:t>
      </w:r>
      <w:r w:rsidR="006563F8">
        <w:rPr>
          <w:rFonts w:hint="cs"/>
          <w:rtl/>
        </w:rPr>
        <w:t xml:space="preserve">עצמו ופחות </w:t>
      </w:r>
      <w:r w:rsidR="00A65E09">
        <w:rPr>
          <w:rFonts w:hint="cs"/>
          <w:rtl/>
        </w:rPr>
        <w:t xml:space="preserve">נלעג ועם </w:t>
      </w:r>
      <w:r w:rsidR="00C90C6C">
        <w:rPr>
          <w:rFonts w:hint="cs"/>
          <w:rtl/>
        </w:rPr>
        <w:t>אוזניים</w:t>
      </w:r>
      <w:r w:rsidR="00A65E09">
        <w:rPr>
          <w:rFonts w:hint="cs"/>
          <w:rtl/>
        </w:rPr>
        <w:t xml:space="preserve"> ושיניים ובירכיים פחות בולטות ובכלל לא כמו </w:t>
      </w:r>
      <w:r w:rsidR="006563F8">
        <w:rPr>
          <w:rFonts w:hint="cs"/>
          <w:rtl/>
        </w:rPr>
        <w:t xml:space="preserve">יצור </w:t>
      </w:r>
      <w:r w:rsidR="00A65E09">
        <w:rPr>
          <w:rFonts w:hint="cs"/>
          <w:rtl/>
        </w:rPr>
        <w:t xml:space="preserve">המאמין </w:t>
      </w:r>
      <w:r w:rsidR="006563F8">
        <w:rPr>
          <w:rFonts w:hint="cs"/>
          <w:rtl/>
        </w:rPr>
        <w:t xml:space="preserve">שהמראה </w:t>
      </w:r>
      <w:r w:rsidR="00A65E09">
        <w:rPr>
          <w:rFonts w:hint="cs"/>
          <w:rtl/>
        </w:rPr>
        <w:t>תישבר</w:t>
      </w:r>
      <w:r w:rsidR="006563F8">
        <w:rPr>
          <w:rFonts w:hint="cs"/>
          <w:rtl/>
        </w:rPr>
        <w:t xml:space="preserve"> מרוב שהוא היה יפה.</w:t>
      </w:r>
      <w:r w:rsidR="00B74FCC">
        <w:rPr>
          <w:rFonts w:hint="cs"/>
          <w:rtl/>
        </w:rPr>
        <w:t xml:space="preserve"> </w:t>
      </w:r>
      <w:r w:rsidR="006563F8">
        <w:rPr>
          <w:rFonts w:hint="cs"/>
          <w:rtl/>
        </w:rPr>
        <w:t>או משהו............</w:t>
      </w:r>
      <w:r w:rsidR="00A65E09">
        <w:rPr>
          <w:rFonts w:hint="cs"/>
          <w:rtl/>
        </w:rPr>
        <w:t>]</w:t>
      </w:r>
    </w:p>
    <w:p w14:paraId="567B519E" w14:textId="170B11AB" w:rsidR="00765C52" w:rsidRDefault="00765C52" w:rsidP="00E339DF">
      <w:pPr>
        <w:rPr>
          <w:rtl/>
        </w:rPr>
      </w:pPr>
      <w:r>
        <w:rPr>
          <w:rFonts w:hint="cs"/>
          <w:rtl/>
        </w:rPr>
        <w:lastRenderedPageBreak/>
        <w:t xml:space="preserve">"אתה מפחד </w:t>
      </w:r>
      <w:r w:rsidR="00497840">
        <w:rPr>
          <w:rFonts w:hint="cs"/>
          <w:rtl/>
        </w:rPr>
        <w:t>מ</w:t>
      </w:r>
      <w:r>
        <w:rPr>
          <w:rFonts w:hint="cs"/>
          <w:rtl/>
        </w:rPr>
        <w:t>קרפדות</w:t>
      </w:r>
      <w:r w:rsidR="00592C5B">
        <w:rPr>
          <w:rFonts w:hint="cs"/>
          <w:rtl/>
        </w:rPr>
        <w:t>,</w:t>
      </w:r>
      <w:r w:rsidR="008E6BD3">
        <w:rPr>
          <w:rFonts w:hint="cs"/>
          <w:rtl/>
        </w:rPr>
        <w:t xml:space="preserve"> יוג'ין</w:t>
      </w:r>
      <w:r>
        <w:rPr>
          <w:rFonts w:hint="cs"/>
          <w:rtl/>
        </w:rPr>
        <w:t xml:space="preserve">?" </w:t>
      </w:r>
    </w:p>
    <w:p w14:paraId="53F6FEBA" w14:textId="04024965" w:rsidR="00765C52" w:rsidRDefault="00765C52" w:rsidP="00363D6D">
      <w:pPr>
        <w:rPr>
          <w:rtl/>
        </w:rPr>
      </w:pPr>
      <w:r>
        <w:rPr>
          <w:rFonts w:hint="cs"/>
          <w:rtl/>
        </w:rPr>
        <w:t>"</w:t>
      </w:r>
      <w:r w:rsidR="00C76956">
        <w:rPr>
          <w:rFonts w:hint="cs"/>
          <w:rtl/>
        </w:rPr>
        <w:t>ש</w:t>
      </w:r>
      <w:r w:rsidR="00383CE1">
        <w:rPr>
          <w:rFonts w:hint="cs"/>
          <w:rtl/>
        </w:rPr>
        <w:t>-</w:t>
      </w:r>
      <w:r w:rsidR="008E6BD3">
        <w:rPr>
          <w:rFonts w:hint="cs"/>
          <w:rtl/>
        </w:rPr>
        <w:t>שמרתי לך את כל חוברות ב</w:t>
      </w:r>
      <w:r w:rsidR="0025134F">
        <w:rPr>
          <w:rFonts w:hint="cs"/>
          <w:rtl/>
        </w:rPr>
        <w:t>ּ</w:t>
      </w:r>
      <w:r w:rsidR="008E6BD3">
        <w:rPr>
          <w:rFonts w:hint="cs"/>
          <w:rtl/>
        </w:rPr>
        <w:t>ינו</w:t>
      </w:r>
      <w:r w:rsidR="0025134F">
        <w:rPr>
          <w:rFonts w:hint="cs"/>
          <w:rtl/>
        </w:rPr>
        <w:t>ֹ</w:t>
      </w:r>
      <w:r w:rsidR="008E6BD3">
        <w:rPr>
          <w:rFonts w:hint="cs"/>
          <w:rtl/>
        </w:rPr>
        <w:t xml:space="preserve"> שיצאו הקיץ.</w:t>
      </w:r>
      <w:r w:rsidR="00336EAD">
        <w:rPr>
          <w:rFonts w:hint="cs"/>
          <w:rtl/>
        </w:rPr>
        <w:t xml:space="preserve"> הו, תראה!</w:t>
      </w:r>
      <w:r>
        <w:rPr>
          <w:rFonts w:hint="cs"/>
          <w:rtl/>
        </w:rPr>
        <w:t>"</w:t>
      </w:r>
      <w:r w:rsidR="00336EAD">
        <w:rPr>
          <w:rFonts w:hint="cs"/>
          <w:rtl/>
        </w:rPr>
        <w:t xml:space="preserve"> הוא דפדף לעמוד שבו ילד </w:t>
      </w:r>
      <w:r w:rsidR="00363D6D">
        <w:rPr>
          <w:rFonts w:hint="cs"/>
          <w:rtl/>
        </w:rPr>
        <w:t xml:space="preserve">מחוצף </w:t>
      </w:r>
      <w:r w:rsidR="00336EAD">
        <w:rPr>
          <w:rFonts w:hint="cs"/>
          <w:rtl/>
        </w:rPr>
        <w:t xml:space="preserve">בשיער כתום פראי צייר </w:t>
      </w:r>
      <w:r w:rsidR="0025134F">
        <w:rPr>
          <w:rFonts w:hint="cs"/>
          <w:rtl/>
        </w:rPr>
        <w:t>במחברתו</w:t>
      </w:r>
      <w:r w:rsidR="00336EAD">
        <w:rPr>
          <w:rFonts w:hint="cs"/>
          <w:rtl/>
        </w:rPr>
        <w:t xml:space="preserve"> </w:t>
      </w:r>
      <w:r w:rsidR="00861FEB">
        <w:rPr>
          <w:rFonts w:hint="cs"/>
          <w:rtl/>
        </w:rPr>
        <w:t>בעזרת גבעול</w:t>
      </w:r>
      <w:r w:rsidR="00336EAD">
        <w:rPr>
          <w:rFonts w:hint="cs"/>
          <w:rtl/>
        </w:rPr>
        <w:t xml:space="preserve"> ברוקולי</w:t>
      </w:r>
      <w:bookmarkStart w:id="53" w:name="_Hlk529443153"/>
      <w:r w:rsidR="00846193">
        <w:rPr>
          <w:rFonts w:hint="cs"/>
          <w:rtl/>
        </w:rPr>
        <w:t xml:space="preserve"> </w:t>
      </w:r>
      <w:r w:rsidR="00846193">
        <w:rPr>
          <w:rtl/>
        </w:rPr>
        <w:t>–</w:t>
      </w:r>
      <w:r w:rsidR="00846193">
        <w:rPr>
          <w:rFonts w:hint="cs"/>
          <w:rtl/>
        </w:rPr>
        <w:t xml:space="preserve"> כי ביקום של בּינו מקומם של </w:t>
      </w:r>
      <w:r w:rsidR="00001A63" w:rsidRPr="00001A63">
        <w:rPr>
          <w:rFonts w:cs="Times New Roman"/>
          <w:rtl/>
        </w:rPr>
        <w:t xml:space="preserve">ירקות </w:t>
      </w:r>
      <w:r w:rsidR="005F1B1D" w:rsidRPr="005F1B1D">
        <w:rPr>
          <w:rFonts w:cs="Times New Roman"/>
          <w:rtl/>
        </w:rPr>
        <w:t>בעלי</w:t>
      </w:r>
      <w:r w:rsidR="005F1B1D">
        <w:rPr>
          <w:rFonts w:cs="Times New Roman" w:hint="cs"/>
          <w:rtl/>
        </w:rPr>
        <w:t xml:space="preserve"> </w:t>
      </w:r>
      <w:r w:rsidR="00001A63" w:rsidRPr="00001A63">
        <w:rPr>
          <w:rFonts w:cs="Times New Roman"/>
          <w:rtl/>
        </w:rPr>
        <w:t>יתרונות</w:t>
      </w:r>
      <w:r w:rsidR="00001A63" w:rsidRPr="00001A63">
        <w:rPr>
          <w:rFonts w:cs="Times New Roman" w:hint="cs"/>
          <w:rtl/>
        </w:rPr>
        <w:t xml:space="preserve"> </w:t>
      </w:r>
      <w:r w:rsidR="00846193">
        <w:rPr>
          <w:rFonts w:hint="cs"/>
          <w:rtl/>
        </w:rPr>
        <w:t>תזונתיים לא נפקד, הם רק לא שימשו לאכילה.</w:t>
      </w:r>
      <w:bookmarkEnd w:id="53"/>
    </w:p>
    <w:p w14:paraId="459707BA" w14:textId="3B4362F3" w:rsidR="00765C52" w:rsidRDefault="00765C52" w:rsidP="003E322D">
      <w:pPr>
        <w:rPr>
          <w:rtl/>
        </w:rPr>
      </w:pPr>
      <w:r>
        <w:rPr>
          <w:rFonts w:hint="cs"/>
          <w:rtl/>
        </w:rPr>
        <w:t>"אתה מפחד שהקרפדות יאכלו אותך,</w:t>
      </w:r>
      <w:r w:rsidR="0021727D">
        <w:rPr>
          <w:rFonts w:hint="cs"/>
          <w:rtl/>
        </w:rPr>
        <w:t xml:space="preserve"> שק פרעושים</w:t>
      </w:r>
      <w:r w:rsidR="000D4144">
        <w:rPr>
          <w:rFonts w:hint="cs"/>
          <w:rtl/>
        </w:rPr>
        <w:t xml:space="preserve"> שכמותך</w:t>
      </w:r>
      <w:r w:rsidR="0021727D">
        <w:rPr>
          <w:rFonts w:hint="cs"/>
          <w:rtl/>
        </w:rPr>
        <w:t xml:space="preserve">?" </w:t>
      </w:r>
      <w:r>
        <w:rPr>
          <w:rFonts w:hint="cs"/>
          <w:rtl/>
        </w:rPr>
        <w:t xml:space="preserve">אלכס </w:t>
      </w:r>
      <w:r w:rsidR="00C76956">
        <w:rPr>
          <w:rFonts w:hint="cs"/>
          <w:rtl/>
        </w:rPr>
        <w:t>התגרה</w:t>
      </w:r>
      <w:r w:rsidR="007C0375">
        <w:rPr>
          <w:rFonts w:hint="cs"/>
          <w:rtl/>
        </w:rPr>
        <w:t xml:space="preserve"> בו</w:t>
      </w:r>
      <w:r w:rsidR="00C76956">
        <w:rPr>
          <w:rFonts w:hint="cs"/>
          <w:rtl/>
        </w:rPr>
        <w:t xml:space="preserve"> </w:t>
      </w:r>
      <w:r w:rsidR="001A71F0">
        <w:rPr>
          <w:rFonts w:hint="cs"/>
          <w:rtl/>
        </w:rPr>
        <w:t>[</w:t>
      </w:r>
      <w:r>
        <w:rPr>
          <w:rFonts w:hint="cs"/>
          <w:rtl/>
        </w:rPr>
        <w:t xml:space="preserve">שהעדיף </w:t>
      </w:r>
      <w:r w:rsidR="004C5F44">
        <w:rPr>
          <w:rFonts w:hint="cs"/>
          <w:rtl/>
        </w:rPr>
        <w:t xml:space="preserve">בכל מקרה </w:t>
      </w:r>
      <w:r>
        <w:rPr>
          <w:rFonts w:hint="cs"/>
          <w:rtl/>
        </w:rPr>
        <w:t>להיות במצב סכין</w:t>
      </w:r>
      <w:r w:rsidR="001A71F0">
        <w:rPr>
          <w:rFonts w:hint="cs"/>
          <w:rtl/>
        </w:rPr>
        <w:t>]</w:t>
      </w:r>
      <w:r>
        <w:rPr>
          <w:rFonts w:hint="cs"/>
          <w:rtl/>
        </w:rPr>
        <w:t>.</w:t>
      </w:r>
      <w:r w:rsidR="002A0F85">
        <w:rPr>
          <w:rFonts w:hint="cs"/>
          <w:rtl/>
        </w:rPr>
        <w:t xml:space="preserve"> הוא </w:t>
      </w:r>
      <w:r w:rsidR="007C0375">
        <w:rPr>
          <w:rFonts w:hint="cs"/>
          <w:rtl/>
        </w:rPr>
        <w:t>הרפה מ</w:t>
      </w:r>
      <w:r w:rsidR="0021727D">
        <w:rPr>
          <w:rFonts w:hint="cs"/>
          <w:rtl/>
        </w:rPr>
        <w:t>הקרפדה והיא ניתרה אל</w:t>
      </w:r>
      <w:r w:rsidR="002A0F85">
        <w:rPr>
          <w:rFonts w:hint="cs"/>
          <w:rtl/>
        </w:rPr>
        <w:t xml:space="preserve"> סבך הצמח</w:t>
      </w:r>
      <w:r w:rsidR="00383CE1">
        <w:rPr>
          <w:rFonts w:hint="cs"/>
          <w:rtl/>
        </w:rPr>
        <w:t>י</w:t>
      </w:r>
      <w:r w:rsidR="002A0F85">
        <w:rPr>
          <w:rFonts w:hint="cs"/>
          <w:rtl/>
        </w:rPr>
        <w:t xml:space="preserve">יה </w:t>
      </w:r>
      <w:r w:rsidR="00383CE1">
        <w:rPr>
          <w:rFonts w:hint="cs"/>
          <w:rtl/>
        </w:rPr>
        <w:t>ש</w:t>
      </w:r>
      <w:r w:rsidR="002A0F85">
        <w:rPr>
          <w:rFonts w:hint="cs"/>
          <w:rtl/>
        </w:rPr>
        <w:t>על שפת הבריכה</w:t>
      </w:r>
      <w:r w:rsidR="000D4144">
        <w:rPr>
          <w:rFonts w:hint="cs"/>
          <w:rtl/>
        </w:rPr>
        <w:t>, הרחק מהאנפות ומהראשנים</w:t>
      </w:r>
      <w:r w:rsidR="002A0F85">
        <w:rPr>
          <w:rFonts w:hint="cs"/>
          <w:rtl/>
        </w:rPr>
        <w:t xml:space="preserve">. </w:t>
      </w:r>
    </w:p>
    <w:p w14:paraId="71730663" w14:textId="3D5ACF9D" w:rsidR="00B11E38" w:rsidRDefault="00CD7D09" w:rsidP="005F1B1D">
      <w:pPr>
        <w:rPr>
          <w:rtl/>
        </w:rPr>
      </w:pPr>
      <w:r w:rsidRPr="00CD7D09">
        <w:rPr>
          <w:rFonts w:cs="Times New Roman"/>
          <w:rtl/>
        </w:rPr>
        <w:t>יוג'ין היטיב את משקפיו הכסופים, שהחליקו מאפו.</w:t>
      </w:r>
      <w:r>
        <w:rPr>
          <w:rFonts w:cs="Times New Roman" w:hint="cs"/>
          <w:rtl/>
        </w:rPr>
        <w:t>[</w:t>
      </w:r>
      <w:r w:rsidR="003D28D8">
        <w:rPr>
          <w:rFonts w:hint="cs"/>
          <w:rtl/>
        </w:rPr>
        <w:t xml:space="preserve">אבל יוג'ין לא ויתר. </w:t>
      </w:r>
      <w:r w:rsidR="005D4C97">
        <w:rPr>
          <w:rFonts w:hint="cs"/>
          <w:rtl/>
        </w:rPr>
        <w:t>לא ייתכן ש</w:t>
      </w:r>
      <w:r w:rsidR="007C64F6">
        <w:rPr>
          <w:rFonts w:hint="cs"/>
          <w:rtl/>
        </w:rPr>
        <w:t xml:space="preserve">אלכס </w:t>
      </w:r>
      <w:r w:rsidR="005D4C97">
        <w:rPr>
          <w:rFonts w:hint="cs"/>
          <w:rtl/>
        </w:rPr>
        <w:t>כבר מאס ב</w:t>
      </w:r>
      <w:r w:rsidR="001F3FB1">
        <w:rPr>
          <w:rFonts w:hint="cs"/>
          <w:rtl/>
        </w:rPr>
        <w:t>כל מה שאהב לפני הקיץ</w:t>
      </w:r>
      <w:r w:rsidR="005D4C97">
        <w:rPr>
          <w:rFonts w:hint="cs"/>
          <w:rtl/>
        </w:rPr>
        <w:t xml:space="preserve">ֹ. ומה כבר קרה לו שם, בישראל? </w:t>
      </w:r>
      <w:r w:rsidR="003F5F20">
        <w:rPr>
          <w:rFonts w:hint="cs"/>
          <w:rtl/>
        </w:rPr>
        <w:t xml:space="preserve">האם </w:t>
      </w:r>
      <w:r w:rsidR="007C64F6">
        <w:rPr>
          <w:rFonts w:hint="cs"/>
          <w:rtl/>
        </w:rPr>
        <w:t>הספיק ל</w:t>
      </w:r>
      <w:r w:rsidR="005D4C97">
        <w:rPr>
          <w:rFonts w:hint="cs"/>
          <w:rtl/>
        </w:rPr>
        <w:t xml:space="preserve">התבגר </w:t>
      </w:r>
      <w:r w:rsidR="007C0375">
        <w:rPr>
          <w:rFonts w:hint="cs"/>
          <w:rtl/>
        </w:rPr>
        <w:t>ו</w:t>
      </w:r>
      <w:r w:rsidR="007C64F6">
        <w:rPr>
          <w:rFonts w:hint="cs"/>
          <w:rtl/>
        </w:rPr>
        <w:t>ל</w:t>
      </w:r>
      <w:r w:rsidR="005D4C97">
        <w:rPr>
          <w:rFonts w:hint="cs"/>
          <w:rtl/>
        </w:rPr>
        <w:t>נט</w:t>
      </w:r>
      <w:r w:rsidR="007C64F6">
        <w:rPr>
          <w:rFonts w:hint="cs"/>
          <w:rtl/>
        </w:rPr>
        <w:t>ו</w:t>
      </w:r>
      <w:r w:rsidR="005D4C97">
        <w:rPr>
          <w:rFonts w:hint="cs"/>
          <w:rtl/>
        </w:rPr>
        <w:t xml:space="preserve">ש את כל הכיף? </w:t>
      </w:r>
      <w:r w:rsidR="00196F2C">
        <w:rPr>
          <w:rFonts w:hint="cs"/>
          <w:rtl/>
        </w:rPr>
        <w:t>רק לפני תחילת הקיץ</w:t>
      </w:r>
      <w:r w:rsidR="00B11E38">
        <w:rPr>
          <w:rFonts w:hint="cs"/>
          <w:rtl/>
        </w:rPr>
        <w:t xml:space="preserve"> </w:t>
      </w:r>
      <w:r w:rsidR="00196F2C">
        <w:rPr>
          <w:rFonts w:hint="cs"/>
          <w:rtl/>
        </w:rPr>
        <w:t>א</w:t>
      </w:r>
      <w:r w:rsidR="00B11E38">
        <w:rPr>
          <w:rFonts w:hint="cs"/>
          <w:rtl/>
        </w:rPr>
        <w:t xml:space="preserve">לכס לימד אותו לנגן </w:t>
      </w:r>
      <w:r w:rsidR="00001A63">
        <w:rPr>
          <w:rFonts w:hint="cs"/>
          <w:rtl/>
        </w:rPr>
        <w:t>ב</w:t>
      </w:r>
      <w:r w:rsidR="00B11E38">
        <w:rPr>
          <w:rFonts w:hint="cs"/>
          <w:rtl/>
        </w:rPr>
        <w:t xml:space="preserve">חלילית את </w:t>
      </w:r>
      <w:r w:rsidR="003F5F20">
        <w:rPr>
          <w:rFonts w:hint="cs"/>
          <w:rtl/>
        </w:rPr>
        <w:t>נעימת הפתיחה</w:t>
      </w:r>
      <w:r w:rsidR="00B11E38">
        <w:rPr>
          <w:rFonts w:hint="cs"/>
          <w:rtl/>
        </w:rPr>
        <w:t xml:space="preserve"> </w:t>
      </w:r>
      <w:r w:rsidR="003F5F20">
        <w:rPr>
          <w:rFonts w:hint="cs"/>
          <w:rtl/>
        </w:rPr>
        <w:t>ש</w:t>
      </w:r>
      <w:r w:rsidR="00B11E38">
        <w:rPr>
          <w:rFonts w:hint="cs"/>
          <w:rtl/>
        </w:rPr>
        <w:t>ל</w:t>
      </w:r>
      <w:r w:rsidR="003F5F20">
        <w:rPr>
          <w:rFonts w:hint="cs"/>
          <w:rtl/>
        </w:rPr>
        <w:t xml:space="preserve"> </w:t>
      </w:r>
      <w:r w:rsidR="00C45B28">
        <w:rPr>
          <w:rFonts w:hint="cs"/>
          <w:rtl/>
        </w:rPr>
        <w:t>תוכני</w:t>
      </w:r>
      <w:r w:rsidR="00B11E38">
        <w:rPr>
          <w:rFonts w:hint="cs"/>
          <w:rtl/>
        </w:rPr>
        <w:t>ת הילדים 'פיטר הכחול'</w:t>
      </w:r>
      <w:r w:rsidR="00001A63" w:rsidRPr="00001A63">
        <w:rPr>
          <w:rFonts w:hint="cs"/>
          <w:rtl/>
        </w:rPr>
        <w:t xml:space="preserve"> </w:t>
      </w:r>
      <w:r w:rsidR="00001A63">
        <w:rPr>
          <w:rFonts w:hint="cs"/>
          <w:rtl/>
        </w:rPr>
        <w:t>בנשיפות דרך האף.</w:t>
      </w:r>
      <w:r w:rsidR="005F1B1D">
        <w:rPr>
          <w:rFonts w:hint="cs"/>
          <w:rtl/>
        </w:rPr>
        <w:t xml:space="preserve">] </w:t>
      </w:r>
      <w:r w:rsidR="00B11E38">
        <w:rPr>
          <w:rFonts w:hint="cs"/>
          <w:rtl/>
        </w:rPr>
        <w:t>"אלכס, אלכס איזה פרסונה אתה?"</w:t>
      </w:r>
      <w:r>
        <w:rPr>
          <w:rFonts w:hint="cs"/>
          <w:rtl/>
        </w:rPr>
        <w:t xml:space="preserve"> </w:t>
      </w:r>
    </w:p>
    <w:p w14:paraId="64C8E84B" w14:textId="77777777" w:rsidR="00B11E38" w:rsidRDefault="00B11E38" w:rsidP="00B11E38">
      <w:pPr>
        <w:rPr>
          <w:rtl/>
        </w:rPr>
      </w:pPr>
      <w:r>
        <w:rPr>
          <w:rFonts w:hint="cs"/>
          <w:rtl/>
        </w:rPr>
        <w:t>"למה אתה מתכוון?"</w:t>
      </w:r>
    </w:p>
    <w:p w14:paraId="0A84677B" w14:textId="6F7A7E66" w:rsidR="00B11E38" w:rsidRDefault="00B11E38" w:rsidP="00B11E38">
      <w:pPr>
        <w:rPr>
          <w:rtl/>
        </w:rPr>
      </w:pPr>
      <w:r>
        <w:rPr>
          <w:rFonts w:hint="cs"/>
          <w:rtl/>
        </w:rPr>
        <w:t xml:space="preserve">"אתה </w:t>
      </w:r>
      <w:r>
        <w:t>persona grata</w:t>
      </w:r>
      <w:r>
        <w:rPr>
          <w:rFonts w:hint="cs"/>
          <w:rtl/>
        </w:rPr>
        <w:t xml:space="preserve"> א</w:t>
      </w:r>
      <w:r w:rsidR="00D21976">
        <w:rPr>
          <w:rFonts w:hint="cs"/>
          <w:rtl/>
        </w:rPr>
        <w:t>ו</w:t>
      </w:r>
      <w:r>
        <w:rPr>
          <w:rFonts w:hint="cs"/>
          <w:rtl/>
        </w:rPr>
        <w:t xml:space="preserve"> </w:t>
      </w:r>
      <w:r>
        <w:t>persona non grata</w:t>
      </w:r>
      <w:r>
        <w:rPr>
          <w:rFonts w:hint="cs"/>
          <w:rtl/>
        </w:rPr>
        <w:t>?"</w:t>
      </w:r>
    </w:p>
    <w:p w14:paraId="0F120291" w14:textId="36070CEF" w:rsidR="003D28D8" w:rsidRDefault="005D4C97" w:rsidP="00BC47C4">
      <w:pPr>
        <w:rPr>
          <w:rtl/>
        </w:rPr>
      </w:pPr>
      <w:r>
        <w:rPr>
          <w:rFonts w:hint="cs"/>
          <w:rtl/>
        </w:rPr>
        <w:t xml:space="preserve">דווקא באותו רגע </w:t>
      </w:r>
      <w:r w:rsidR="00CD7D09" w:rsidRPr="00CD7D09">
        <w:rPr>
          <w:rFonts w:cs="Times New Roman"/>
          <w:rtl/>
        </w:rPr>
        <w:t xml:space="preserve">החליט </w:t>
      </w:r>
      <w:r>
        <w:rPr>
          <w:rFonts w:hint="cs"/>
          <w:rtl/>
        </w:rPr>
        <w:t xml:space="preserve">ברונו </w:t>
      </w:r>
      <w:r w:rsidR="007C0375">
        <w:rPr>
          <w:rFonts w:hint="cs"/>
          <w:rtl/>
        </w:rPr>
        <w:t xml:space="preserve">הכלבלב </w:t>
      </w:r>
      <w:r>
        <w:rPr>
          <w:rFonts w:hint="cs"/>
          <w:rtl/>
        </w:rPr>
        <w:t>להסתער על</w:t>
      </w:r>
      <w:r w:rsidR="00861FEB">
        <w:rPr>
          <w:rFonts w:hint="cs"/>
          <w:rtl/>
        </w:rPr>
        <w:t xml:space="preserve"> אלכס</w:t>
      </w:r>
      <w:r w:rsidR="00103B08">
        <w:rPr>
          <w:rFonts w:hint="cs"/>
          <w:rtl/>
        </w:rPr>
        <w:t>, לקפוץ וללקק</w:t>
      </w:r>
      <w:r w:rsidR="007C0375">
        <w:rPr>
          <w:rFonts w:hint="cs"/>
          <w:rtl/>
        </w:rPr>
        <w:t>.</w:t>
      </w:r>
      <w:r w:rsidR="00103B08">
        <w:rPr>
          <w:rFonts w:hint="cs"/>
          <w:rtl/>
        </w:rPr>
        <w:t xml:space="preserve"> </w:t>
      </w:r>
      <w:r w:rsidR="003F5F20">
        <w:rPr>
          <w:rFonts w:hint="cs"/>
          <w:rtl/>
        </w:rPr>
        <w:t xml:space="preserve">גופו נמתח ונדרך </w:t>
      </w:r>
      <w:r w:rsidR="007C0375">
        <w:rPr>
          <w:rFonts w:hint="cs"/>
          <w:rtl/>
        </w:rPr>
        <w:t>ו</w:t>
      </w:r>
      <w:r w:rsidR="00001A63" w:rsidRPr="00001A63">
        <w:rPr>
          <w:rFonts w:cs="Times New Roman"/>
          <w:rtl/>
        </w:rPr>
        <w:t xml:space="preserve">להרף עין קצר </w:t>
      </w:r>
      <w:r w:rsidR="003F5F20">
        <w:rPr>
          <w:rFonts w:hint="cs"/>
          <w:rtl/>
        </w:rPr>
        <w:t>כל חב</w:t>
      </w:r>
      <w:r w:rsidR="00383CE1">
        <w:rPr>
          <w:rFonts w:hint="cs"/>
          <w:rtl/>
        </w:rPr>
        <w:t>ּ</w:t>
      </w:r>
      <w:r w:rsidR="003F5F20">
        <w:rPr>
          <w:rFonts w:hint="cs"/>
          <w:rtl/>
        </w:rPr>
        <w:t>ורה פעתה</w:t>
      </w:r>
      <w:r w:rsidR="001F3FB1">
        <w:rPr>
          <w:rFonts w:hint="cs"/>
          <w:rtl/>
        </w:rPr>
        <w:t>,</w:t>
      </w:r>
      <w:r w:rsidR="003F5F20">
        <w:rPr>
          <w:rFonts w:hint="cs"/>
          <w:rtl/>
        </w:rPr>
        <w:t xml:space="preserve"> כל שריר פצוע </w:t>
      </w:r>
      <w:r w:rsidR="00861FEB">
        <w:rPr>
          <w:rFonts w:hint="cs"/>
          <w:rtl/>
        </w:rPr>
        <w:t>י</w:t>
      </w:r>
      <w:r w:rsidR="003F5F20">
        <w:rPr>
          <w:rFonts w:hint="cs"/>
          <w:rtl/>
        </w:rPr>
        <w:t>ילל</w:t>
      </w:r>
      <w:r w:rsidR="007C64F6">
        <w:rPr>
          <w:rFonts w:hint="cs"/>
          <w:rtl/>
        </w:rPr>
        <w:t>,</w:t>
      </w:r>
      <w:r w:rsidR="003F5F20">
        <w:rPr>
          <w:rFonts w:hint="cs"/>
          <w:rtl/>
        </w:rPr>
        <w:t xml:space="preserve"> </w:t>
      </w:r>
      <w:r w:rsidR="001F3FB1">
        <w:rPr>
          <w:rFonts w:hint="cs"/>
          <w:rtl/>
        </w:rPr>
        <w:t xml:space="preserve">כמו </w:t>
      </w:r>
      <w:r w:rsidR="007C0375">
        <w:rPr>
          <w:rFonts w:hint="cs"/>
          <w:rtl/>
        </w:rPr>
        <w:t xml:space="preserve">ביום </w:t>
      </w:r>
      <w:r w:rsidR="00383CE1">
        <w:rPr>
          <w:rFonts w:hint="cs"/>
          <w:rtl/>
        </w:rPr>
        <w:t>ש</w:t>
      </w:r>
      <w:r w:rsidR="00660CEC">
        <w:rPr>
          <w:rFonts w:hint="cs"/>
          <w:rtl/>
        </w:rPr>
        <w:t xml:space="preserve">בו </w:t>
      </w:r>
      <w:r w:rsidR="001F3FB1">
        <w:rPr>
          <w:rFonts w:hint="cs"/>
          <w:rtl/>
        </w:rPr>
        <w:t xml:space="preserve">אבני כורכר דקרו תחת גופו וטיפת דם נשרה על הגבה שלו ואחריה </w:t>
      </w:r>
      <w:r w:rsidR="001F3FB1">
        <w:rPr>
          <w:rtl/>
        </w:rPr>
        <w:t xml:space="preserve">קצה </w:t>
      </w:r>
      <w:r w:rsidR="001F3FB1">
        <w:rPr>
          <w:rFonts w:hint="cs"/>
          <w:rtl/>
        </w:rPr>
        <w:t>אצבע</w:t>
      </w:r>
      <w:r w:rsidR="001F3FB1" w:rsidRPr="00CD067C">
        <w:rPr>
          <w:rtl/>
        </w:rPr>
        <w:t xml:space="preserve"> </w:t>
      </w:r>
      <w:r w:rsidR="001F3FB1">
        <w:rPr>
          <w:rFonts w:hint="cs"/>
          <w:rtl/>
        </w:rPr>
        <w:t>רפרף</w:t>
      </w:r>
      <w:r w:rsidR="005F1B1D" w:rsidRPr="005F1B1D">
        <w:rPr>
          <w:rFonts w:cs="Times New Roman"/>
          <w:rtl/>
        </w:rPr>
        <w:t>, תחת רקיע כחול</w:t>
      </w:r>
      <w:r>
        <w:rPr>
          <w:rFonts w:hint="cs"/>
          <w:rtl/>
        </w:rPr>
        <w:t>.</w:t>
      </w:r>
      <w:r w:rsidR="00B11E38">
        <w:rPr>
          <w:rFonts w:hint="cs"/>
          <w:rtl/>
        </w:rPr>
        <w:t>[</w:t>
      </w:r>
      <w:r w:rsidR="00B11E38" w:rsidRPr="00B11E38">
        <w:t>https://www.youtube.com/watch?v=Sabq0BS_qLw</w:t>
      </w:r>
      <w:r w:rsidR="00B11E38">
        <w:rPr>
          <w:rFonts w:hint="cs"/>
          <w:rtl/>
        </w:rPr>
        <w:t>]</w:t>
      </w:r>
    </w:p>
    <w:p w14:paraId="4E104276" w14:textId="77777777" w:rsidR="009A3F37" w:rsidRPr="009A3F37" w:rsidRDefault="009A3F37" w:rsidP="002A0F85">
      <w:pPr>
        <w:rPr>
          <w:rtl/>
        </w:rPr>
      </w:pPr>
      <w:r>
        <w:rPr>
          <w:rFonts w:hint="cs"/>
          <w:rtl/>
        </w:rPr>
        <w:t xml:space="preserve">[הביצה שבה יש חסידות וראשנים וקרפדות בחזרה מישראל </w:t>
      </w:r>
      <w:r>
        <w:rPr>
          <w:rtl/>
        </w:rPr>
        <w:t>↔</w:t>
      </w:r>
      <w:r>
        <w:rPr>
          <w:rFonts w:hint="cs"/>
          <w:rtl/>
        </w:rPr>
        <w:t xml:space="preserve"> השרכים וכו' בשיר שת תיבת הנגינה, מות הברבור.]</w:t>
      </w:r>
    </w:p>
    <w:p w14:paraId="60D2852D" w14:textId="15D26008" w:rsidR="00094C90" w:rsidRPr="00CD067C" w:rsidRDefault="009B1FD1" w:rsidP="003E322D">
      <w:pPr>
        <w:rPr>
          <w:rtl/>
        </w:rPr>
      </w:pPr>
      <w:r>
        <w:rPr>
          <w:rFonts w:hint="cs"/>
          <w:rtl/>
        </w:rPr>
        <w:t>עלי שלכת הכס</w:t>
      </w:r>
      <w:r w:rsidR="007C0375">
        <w:rPr>
          <w:rFonts w:hint="cs"/>
          <w:rtl/>
        </w:rPr>
        <w:t>יפו</w:t>
      </w:r>
      <w:r>
        <w:rPr>
          <w:rFonts w:hint="cs"/>
          <w:rtl/>
        </w:rPr>
        <w:t xml:space="preserve"> באור היום שמיהר להסתלק</w:t>
      </w:r>
      <w:r w:rsidR="00861FEB">
        <w:rPr>
          <w:rFonts w:hint="cs"/>
          <w:rtl/>
        </w:rPr>
        <w:t>.</w:t>
      </w:r>
      <w:r>
        <w:rPr>
          <w:rFonts w:hint="cs"/>
          <w:rtl/>
        </w:rPr>
        <w:t xml:space="preserve"> </w:t>
      </w:r>
      <w:r w:rsidR="008E4F32">
        <w:rPr>
          <w:rFonts w:hint="cs"/>
          <w:rtl/>
        </w:rPr>
        <w:t xml:space="preserve">מארק </w:t>
      </w:r>
      <w:r w:rsidR="00861FEB">
        <w:rPr>
          <w:rFonts w:hint="cs"/>
          <w:rtl/>
        </w:rPr>
        <w:t>חזר</w:t>
      </w:r>
      <w:r w:rsidR="000D4144">
        <w:rPr>
          <w:rFonts w:hint="cs"/>
          <w:rtl/>
        </w:rPr>
        <w:t xml:space="preserve"> מ</w:t>
      </w:r>
      <w:r w:rsidR="00660CEC">
        <w:rPr>
          <w:rFonts w:hint="cs"/>
          <w:rtl/>
        </w:rPr>
        <w:t>החלפ</w:t>
      </w:r>
      <w:r w:rsidR="003E322D">
        <w:rPr>
          <w:rFonts w:hint="cs"/>
          <w:rtl/>
        </w:rPr>
        <w:t>ת תלבושת</w:t>
      </w:r>
      <w:r w:rsidR="00660CEC">
        <w:rPr>
          <w:rFonts w:hint="cs"/>
          <w:rtl/>
        </w:rPr>
        <w:t>ו</w:t>
      </w:r>
      <w:r w:rsidR="003E322D">
        <w:rPr>
          <w:rFonts w:hint="cs"/>
          <w:rtl/>
        </w:rPr>
        <w:t xml:space="preserve"> האחידה</w:t>
      </w:r>
      <w:r w:rsidR="00861FEB">
        <w:rPr>
          <w:rFonts w:hint="cs"/>
          <w:rtl/>
        </w:rPr>
        <w:t xml:space="preserve"> מ</w:t>
      </w:r>
      <w:r w:rsidR="00CD7D09">
        <w:rPr>
          <w:rFonts w:cs="Times New Roman" w:hint="cs"/>
          <w:rtl/>
        </w:rPr>
        <w:t>צויד</w:t>
      </w:r>
      <w:r w:rsidR="00001A63" w:rsidRPr="00001A63">
        <w:rPr>
          <w:rFonts w:cs="Times New Roman"/>
          <w:rtl/>
        </w:rPr>
        <w:t xml:space="preserve"> </w:t>
      </w:r>
      <w:r w:rsidR="00CD7D09">
        <w:rPr>
          <w:rFonts w:cs="Times New Roman" w:hint="cs"/>
          <w:rtl/>
        </w:rPr>
        <w:t>ב</w:t>
      </w:r>
      <w:r w:rsidR="00001A63" w:rsidRPr="00001A63">
        <w:rPr>
          <w:rFonts w:cs="Times New Roman"/>
          <w:rtl/>
        </w:rPr>
        <w:t>כמה מטבעות מ</w:t>
      </w:r>
      <w:r w:rsidR="00383CE1">
        <w:rPr>
          <w:rFonts w:cs="Times New Roman" w:hint="cs"/>
          <w:rtl/>
        </w:rPr>
        <w:t>אימא</w:t>
      </w:r>
      <w:r w:rsidR="00001A63" w:rsidRPr="00001A63">
        <w:rPr>
          <w:rFonts w:cs="Times New Roman"/>
          <w:rtl/>
        </w:rPr>
        <w:t>, בתנאי שלא י</w:t>
      </w:r>
      <w:r w:rsidR="00660CEC">
        <w:rPr>
          <w:rFonts w:cs="Times New Roman" w:hint="cs"/>
          <w:rtl/>
        </w:rPr>
        <w:t>שוב</w:t>
      </w:r>
      <w:r w:rsidR="00001A63" w:rsidRPr="00001A63">
        <w:rPr>
          <w:rFonts w:cs="Times New Roman"/>
          <w:rtl/>
        </w:rPr>
        <w:t xml:space="preserve"> עם אלכס מוקדם מדי</w:t>
      </w:r>
      <w:r w:rsidR="00861FEB">
        <w:rPr>
          <w:rFonts w:cs="Times New Roman" w:hint="cs"/>
          <w:rtl/>
        </w:rPr>
        <w:t>. הוא</w:t>
      </w:r>
      <w:r w:rsidR="00001A63" w:rsidRPr="00001A63">
        <w:rPr>
          <w:rFonts w:cs="Times New Roman"/>
          <w:rtl/>
        </w:rPr>
        <w:t xml:space="preserve"> הזמין אותם לגלידה</w:t>
      </w:r>
      <w:r w:rsidR="005F1B1D">
        <w:rPr>
          <w:rFonts w:cs="Times New Roman" w:hint="cs"/>
          <w:rtl/>
        </w:rPr>
        <w:t xml:space="preserve"> אצל </w:t>
      </w:r>
      <w:r w:rsidR="00765C52">
        <w:rPr>
          <w:rFonts w:hint="cs"/>
          <w:rtl/>
        </w:rPr>
        <w:t>האיש עם השפם</w:t>
      </w:r>
      <w:r w:rsidR="005F1B1D">
        <w:rPr>
          <w:rFonts w:hint="cs"/>
          <w:rtl/>
        </w:rPr>
        <w:t>,</w:t>
      </w:r>
      <w:r w:rsidR="00765C52">
        <w:rPr>
          <w:rFonts w:hint="cs"/>
          <w:rtl/>
        </w:rPr>
        <w:t xml:space="preserve"> </w:t>
      </w:r>
      <w:r>
        <w:rPr>
          <w:rFonts w:hint="cs"/>
          <w:rtl/>
        </w:rPr>
        <w:t>ש</w:t>
      </w:r>
      <w:r w:rsidR="004A7E8A">
        <w:rPr>
          <w:rFonts w:hint="cs"/>
          <w:rtl/>
        </w:rPr>
        <w:t xml:space="preserve">מכר </w:t>
      </w:r>
      <w:r w:rsidR="005F1B1D" w:rsidRPr="005F1B1D">
        <w:rPr>
          <w:rFonts w:cs="Times New Roman"/>
          <w:rtl/>
        </w:rPr>
        <w:t xml:space="preserve">מתוך רכבו </w:t>
      </w:r>
      <w:r w:rsidR="004A7E8A">
        <w:rPr>
          <w:rFonts w:hint="cs"/>
          <w:rtl/>
        </w:rPr>
        <w:t>רק</w:t>
      </w:r>
      <w:r w:rsidR="0021727D">
        <w:rPr>
          <w:rFonts w:hint="cs"/>
          <w:rtl/>
        </w:rPr>
        <w:t xml:space="preserve"> שלושה סוגים</w:t>
      </w:r>
      <w:r w:rsidR="00383CE1">
        <w:rPr>
          <w:rFonts w:hint="cs"/>
          <w:rtl/>
        </w:rPr>
        <w:t>:</w:t>
      </w:r>
      <w:r w:rsidR="00765C52">
        <w:rPr>
          <w:rFonts w:hint="cs"/>
          <w:rtl/>
        </w:rPr>
        <w:t xml:space="preserve"> כחול</w:t>
      </w:r>
      <w:r w:rsidR="00094C90">
        <w:rPr>
          <w:rFonts w:hint="cs"/>
          <w:rtl/>
        </w:rPr>
        <w:t xml:space="preserve">, ורוד ולבן. </w:t>
      </w:r>
      <w:r w:rsidR="00CD7D09">
        <w:rPr>
          <w:rFonts w:hint="cs"/>
          <w:rtl/>
        </w:rPr>
        <w:t>[</w:t>
      </w:r>
      <w:r w:rsidR="00094C90">
        <w:rPr>
          <w:rFonts w:hint="cs"/>
          <w:rtl/>
        </w:rPr>
        <w:t xml:space="preserve">יוג'ין </w:t>
      </w:r>
      <w:r w:rsidR="00765C52">
        <w:rPr>
          <w:rFonts w:hint="cs"/>
          <w:rtl/>
        </w:rPr>
        <w:t xml:space="preserve">תמיד </w:t>
      </w:r>
      <w:r w:rsidR="00094C90">
        <w:rPr>
          <w:rFonts w:hint="cs"/>
          <w:rtl/>
        </w:rPr>
        <w:t xml:space="preserve">ביקש ורוד </w:t>
      </w:r>
      <w:r w:rsidR="0083263B">
        <w:rPr>
          <w:rFonts w:hint="cs"/>
          <w:rtl/>
        </w:rPr>
        <w:t>שהיה לדבריו</w:t>
      </w:r>
      <w:r w:rsidR="00094C90">
        <w:rPr>
          <w:rFonts w:hint="cs"/>
          <w:rtl/>
        </w:rPr>
        <w:t xml:space="preserve"> הכי פחות נוזלי</w:t>
      </w:r>
      <w:r w:rsidR="00765C52">
        <w:rPr>
          <w:rFonts w:hint="cs"/>
          <w:rtl/>
        </w:rPr>
        <w:t>,</w:t>
      </w:r>
      <w:r w:rsidR="00094C90">
        <w:rPr>
          <w:rFonts w:hint="cs"/>
          <w:rtl/>
        </w:rPr>
        <w:t xml:space="preserve"> וורידים / כתמים כחולים ולבנים </w:t>
      </w:r>
      <w:r w:rsidR="00765C52">
        <w:rPr>
          <w:rFonts w:hint="cs"/>
          <w:rtl/>
        </w:rPr>
        <w:t>ה</w:t>
      </w:r>
      <w:r w:rsidR="00094C90">
        <w:rPr>
          <w:rFonts w:hint="cs"/>
          <w:rtl/>
        </w:rPr>
        <w:t>שתרג</w:t>
      </w:r>
      <w:r w:rsidR="00765C52">
        <w:rPr>
          <w:rFonts w:hint="cs"/>
          <w:rtl/>
        </w:rPr>
        <w:t>ו</w:t>
      </w:r>
      <w:r w:rsidR="0021727D">
        <w:rPr>
          <w:rFonts w:hint="cs"/>
          <w:rtl/>
        </w:rPr>
        <w:t xml:space="preserve"> ב</w:t>
      </w:r>
      <w:r w:rsidR="00094C90">
        <w:rPr>
          <w:rFonts w:hint="cs"/>
          <w:rtl/>
        </w:rPr>
        <w:t>ו.</w:t>
      </w:r>
      <w:r w:rsidR="00CD7D09">
        <w:rPr>
          <w:rFonts w:hint="cs"/>
          <w:rtl/>
        </w:rPr>
        <w:t>]</w:t>
      </w:r>
      <w:r w:rsidR="00EE7E0F">
        <w:rPr>
          <w:rFonts w:hint="cs"/>
          <w:rtl/>
        </w:rPr>
        <w:t xml:space="preserve"> מארק בחר גלידה כחולה</w:t>
      </w:r>
      <w:r w:rsidR="00CD7D09">
        <w:rPr>
          <w:rFonts w:hint="cs"/>
          <w:rtl/>
        </w:rPr>
        <w:t xml:space="preserve"> ו</w:t>
      </w:r>
      <w:r w:rsidR="00EE7E0F">
        <w:rPr>
          <w:rFonts w:hint="cs"/>
          <w:rtl/>
        </w:rPr>
        <w:t>ליקק אותה במומחיות סביב</w:t>
      </w:r>
      <w:r w:rsidR="00383CE1">
        <w:rPr>
          <w:rFonts w:hint="cs"/>
          <w:rtl/>
        </w:rPr>
        <w:t>-</w:t>
      </w:r>
      <w:r w:rsidR="003B2D13">
        <w:rPr>
          <w:rFonts w:hint="cs"/>
          <w:rtl/>
        </w:rPr>
        <w:t xml:space="preserve">סביב </w:t>
      </w:r>
      <w:r w:rsidR="00765C52">
        <w:rPr>
          <w:rFonts w:hint="cs"/>
          <w:rtl/>
        </w:rPr>
        <w:t xml:space="preserve">כך </w:t>
      </w:r>
      <w:r w:rsidR="003B2D13">
        <w:rPr>
          <w:rFonts w:hint="cs"/>
          <w:rtl/>
        </w:rPr>
        <w:t xml:space="preserve">שלא </w:t>
      </w:r>
      <w:r w:rsidR="005F1B1D">
        <w:rPr>
          <w:rFonts w:hint="cs"/>
          <w:rtl/>
        </w:rPr>
        <w:t>נטפה</w:t>
      </w:r>
      <w:r w:rsidR="00765C52">
        <w:rPr>
          <w:rFonts w:hint="cs"/>
          <w:rtl/>
        </w:rPr>
        <w:t xml:space="preserve"> גם ברוח </w:t>
      </w:r>
      <w:r w:rsidR="0021727D">
        <w:rPr>
          <w:rFonts w:hint="cs"/>
          <w:rtl/>
        </w:rPr>
        <w:t>ה</w:t>
      </w:r>
      <w:r w:rsidR="00765C52">
        <w:rPr>
          <w:rFonts w:hint="cs"/>
          <w:rtl/>
        </w:rPr>
        <w:t xml:space="preserve">חזקה </w:t>
      </w:r>
      <w:r w:rsidR="0021727D">
        <w:rPr>
          <w:rFonts w:hint="cs"/>
          <w:rtl/>
        </w:rPr>
        <w:t>שנשבה</w:t>
      </w:r>
      <w:r w:rsidR="003B2D13">
        <w:rPr>
          <w:rFonts w:hint="cs"/>
          <w:rtl/>
        </w:rPr>
        <w:t xml:space="preserve">. </w:t>
      </w:r>
      <w:r w:rsidR="004C5F44">
        <w:rPr>
          <w:rFonts w:hint="cs"/>
          <w:rtl/>
        </w:rPr>
        <w:t xml:space="preserve">יוג'ין </w:t>
      </w:r>
      <w:r>
        <w:rPr>
          <w:rFonts w:hint="cs"/>
          <w:rtl/>
        </w:rPr>
        <w:t>חסר את המ</w:t>
      </w:r>
      <w:r w:rsidR="005F1B1D">
        <w:rPr>
          <w:rFonts w:hint="cs"/>
          <w:rtl/>
        </w:rPr>
        <w:t>י</w:t>
      </w:r>
      <w:r>
        <w:rPr>
          <w:rFonts w:hint="cs"/>
          <w:rtl/>
        </w:rPr>
        <w:t>ומ</w:t>
      </w:r>
      <w:r w:rsidR="005F1B1D">
        <w:rPr>
          <w:rFonts w:hint="cs"/>
          <w:rtl/>
        </w:rPr>
        <w:t>נ</w:t>
      </w:r>
      <w:r>
        <w:rPr>
          <w:rFonts w:hint="cs"/>
          <w:rtl/>
        </w:rPr>
        <w:t>ות הנדרשת</w:t>
      </w:r>
      <w:r w:rsidR="004C5F44">
        <w:rPr>
          <w:rFonts w:hint="cs"/>
          <w:rtl/>
        </w:rPr>
        <w:t xml:space="preserve"> </w:t>
      </w:r>
      <w:r>
        <w:rPr>
          <w:rFonts w:hint="cs"/>
          <w:rtl/>
        </w:rPr>
        <w:t>ו</w:t>
      </w:r>
      <w:r w:rsidR="005F1B1D">
        <w:rPr>
          <w:rFonts w:hint="cs"/>
          <w:rtl/>
        </w:rPr>
        <w:t xml:space="preserve">עד </w:t>
      </w:r>
      <w:r w:rsidR="004C5F44">
        <w:rPr>
          <w:rFonts w:hint="cs"/>
          <w:rtl/>
        </w:rPr>
        <w:t>מהר</w:t>
      </w:r>
      <w:r w:rsidR="005F1B1D">
        <w:rPr>
          <w:rFonts w:hint="cs"/>
          <w:rtl/>
        </w:rPr>
        <w:t>ה</w:t>
      </w:r>
      <w:r w:rsidR="004C5F44">
        <w:rPr>
          <w:rFonts w:hint="cs"/>
          <w:rtl/>
        </w:rPr>
        <w:t xml:space="preserve"> </w:t>
      </w:r>
      <w:r w:rsidR="003E322D">
        <w:rPr>
          <w:rFonts w:hint="cs"/>
          <w:rtl/>
        </w:rPr>
        <w:t>הגלידה הוורודה</w:t>
      </w:r>
      <w:r w:rsidR="003E322D" w:rsidRPr="00CE03C4">
        <w:rPr>
          <w:rFonts w:hint="cs"/>
          <w:rtl/>
        </w:rPr>
        <w:t xml:space="preserve"> </w:t>
      </w:r>
      <w:r w:rsidR="004F692B" w:rsidRPr="004F692B">
        <w:rPr>
          <w:rFonts w:cs="Times New Roman"/>
          <w:rtl/>
        </w:rPr>
        <w:t>שלו</w:t>
      </w:r>
      <w:r w:rsidR="00861FEB" w:rsidRPr="00861FEB">
        <w:rPr>
          <w:rFonts w:hint="cs"/>
          <w:rtl/>
        </w:rPr>
        <w:t xml:space="preserve"> </w:t>
      </w:r>
      <w:r w:rsidR="00861FEB">
        <w:rPr>
          <w:rFonts w:hint="cs"/>
          <w:rtl/>
        </w:rPr>
        <w:t>נזלה</w:t>
      </w:r>
      <w:r w:rsidR="004F692B" w:rsidRPr="004F692B">
        <w:rPr>
          <w:rFonts w:cs="Times New Roman" w:hint="cs"/>
          <w:rtl/>
        </w:rPr>
        <w:t xml:space="preserve"> </w:t>
      </w:r>
      <w:r w:rsidR="004C5F44">
        <w:rPr>
          <w:rFonts w:hint="cs"/>
          <w:rtl/>
        </w:rPr>
        <w:t xml:space="preserve">וטפטפה על ידיו, </w:t>
      </w:r>
      <w:r w:rsidR="00660CEC" w:rsidRPr="00660CEC">
        <w:rPr>
          <w:rFonts w:cs="Times New Roman"/>
          <w:rtl/>
        </w:rPr>
        <w:t>מכנסיו</w:t>
      </w:r>
      <w:r w:rsidR="004C5F44">
        <w:rPr>
          <w:rFonts w:hint="cs"/>
          <w:rtl/>
        </w:rPr>
        <w:t xml:space="preserve"> </w:t>
      </w:r>
      <w:r w:rsidR="00660CEC">
        <w:rPr>
          <w:rFonts w:hint="cs"/>
          <w:rtl/>
        </w:rPr>
        <w:t>ו</w:t>
      </w:r>
      <w:r w:rsidR="004C5F44">
        <w:rPr>
          <w:rFonts w:hint="cs"/>
          <w:rtl/>
        </w:rPr>
        <w:t xml:space="preserve">נעליו. </w:t>
      </w:r>
      <w:r w:rsidR="003B2D13">
        <w:rPr>
          <w:rFonts w:hint="cs"/>
          <w:rtl/>
        </w:rPr>
        <w:t xml:space="preserve">אלכס </w:t>
      </w:r>
      <w:r w:rsidR="00F373A2">
        <w:rPr>
          <w:rFonts w:hint="cs"/>
          <w:rtl/>
        </w:rPr>
        <w:t>התלבט אם יצליח</w:t>
      </w:r>
      <w:r w:rsidR="004A7E8A">
        <w:rPr>
          <w:rFonts w:hint="cs"/>
          <w:rtl/>
        </w:rPr>
        <w:t xml:space="preserve"> </w:t>
      </w:r>
      <w:r w:rsidR="00F373A2">
        <w:rPr>
          <w:rFonts w:hint="cs"/>
          <w:rtl/>
        </w:rPr>
        <w:t>ל</w:t>
      </w:r>
      <w:r w:rsidR="004A7E8A">
        <w:rPr>
          <w:rFonts w:hint="cs"/>
          <w:rtl/>
        </w:rPr>
        <w:t>אכ</w:t>
      </w:r>
      <w:r w:rsidR="00F373A2">
        <w:rPr>
          <w:rFonts w:hint="cs"/>
          <w:rtl/>
        </w:rPr>
        <w:t>ו</w:t>
      </w:r>
      <w:r w:rsidR="004A7E8A">
        <w:rPr>
          <w:rFonts w:hint="cs"/>
          <w:rtl/>
        </w:rPr>
        <w:t xml:space="preserve">ל גלידה </w:t>
      </w:r>
      <w:r w:rsidR="0021727D">
        <w:rPr>
          <w:rFonts w:hint="cs"/>
          <w:rtl/>
        </w:rPr>
        <w:t>במצבו מחוסר</w:t>
      </w:r>
      <w:r w:rsidR="00383CE1">
        <w:rPr>
          <w:rFonts w:hint="cs"/>
          <w:rtl/>
        </w:rPr>
        <w:t xml:space="preserve"> </w:t>
      </w:r>
      <w:r w:rsidR="0021727D">
        <w:rPr>
          <w:rFonts w:hint="cs"/>
          <w:rtl/>
        </w:rPr>
        <w:t>ה</w:t>
      </w:r>
      <w:r w:rsidR="004A7E8A">
        <w:rPr>
          <w:rFonts w:hint="cs"/>
          <w:rtl/>
        </w:rPr>
        <w:t>שיניים, ועד שחכך בדעתו</w:t>
      </w:r>
      <w:r w:rsidR="00F373A2">
        <w:rPr>
          <w:rFonts w:hint="cs"/>
          <w:rtl/>
        </w:rPr>
        <w:t xml:space="preserve"> </w:t>
      </w:r>
      <w:r w:rsidR="004A7E8A">
        <w:rPr>
          <w:rFonts w:hint="cs"/>
          <w:rtl/>
        </w:rPr>
        <w:t>ה</w:t>
      </w:r>
      <w:r w:rsidR="005F1B1D">
        <w:rPr>
          <w:rFonts w:hint="cs"/>
          <w:rtl/>
        </w:rPr>
        <w:t>איש המשופם</w:t>
      </w:r>
      <w:r w:rsidR="004A7E8A">
        <w:rPr>
          <w:rFonts w:hint="cs"/>
          <w:rtl/>
        </w:rPr>
        <w:t xml:space="preserve"> עזב, </w:t>
      </w:r>
      <w:r w:rsidR="00F373A2">
        <w:rPr>
          <w:rFonts w:hint="cs"/>
          <w:rtl/>
        </w:rPr>
        <w:t>ו</w:t>
      </w:r>
      <w:r w:rsidR="004A7E8A">
        <w:rPr>
          <w:rFonts w:hint="cs"/>
          <w:rtl/>
        </w:rPr>
        <w:t xml:space="preserve">לא </w:t>
      </w:r>
      <w:r w:rsidR="00F373A2">
        <w:rPr>
          <w:rFonts w:hint="cs"/>
          <w:rtl/>
        </w:rPr>
        <w:t>נותר</w:t>
      </w:r>
      <w:r w:rsidR="002C6A30" w:rsidRPr="002C6A30">
        <w:rPr>
          <w:rtl/>
        </w:rPr>
        <w:t xml:space="preserve"> </w:t>
      </w:r>
      <w:r w:rsidR="002C6A30" w:rsidRPr="002C6A30">
        <w:rPr>
          <w:rFonts w:cs="Times New Roman"/>
          <w:rtl/>
        </w:rPr>
        <w:t>לו</w:t>
      </w:r>
      <w:r w:rsidR="004A7E8A">
        <w:rPr>
          <w:rFonts w:hint="cs"/>
          <w:rtl/>
        </w:rPr>
        <w:t xml:space="preserve"> אלא ל</w:t>
      </w:r>
      <w:r w:rsidR="0021727D">
        <w:rPr>
          <w:rFonts w:hint="cs"/>
          <w:rtl/>
        </w:rPr>
        <w:t>הסתפק</w:t>
      </w:r>
      <w:r w:rsidR="003B2D13">
        <w:rPr>
          <w:rFonts w:hint="cs"/>
          <w:rtl/>
        </w:rPr>
        <w:t xml:space="preserve"> </w:t>
      </w:r>
      <w:r w:rsidR="0021727D">
        <w:rPr>
          <w:rFonts w:hint="cs"/>
          <w:rtl/>
        </w:rPr>
        <w:t>ב</w:t>
      </w:r>
      <w:r w:rsidR="00EE7E0F">
        <w:rPr>
          <w:rFonts w:hint="cs"/>
          <w:rtl/>
        </w:rPr>
        <w:t>צ'יפס בנייר שמנוני מהדוכן המזוהם בפינה</w:t>
      </w:r>
      <w:r w:rsidR="004C5F44">
        <w:rPr>
          <w:rFonts w:hint="cs"/>
          <w:rtl/>
        </w:rPr>
        <w:t>.</w:t>
      </w:r>
      <w:r w:rsidR="009B1BA6">
        <w:rPr>
          <w:rFonts w:hint="cs"/>
          <w:rtl/>
        </w:rPr>
        <w:t xml:space="preserve"> </w:t>
      </w:r>
      <w:r w:rsidR="003E322D">
        <w:rPr>
          <w:rFonts w:hint="cs"/>
          <w:rtl/>
        </w:rPr>
        <w:t>בטעות</w:t>
      </w:r>
      <w:r w:rsidR="009B1BA6">
        <w:rPr>
          <w:rFonts w:hint="cs"/>
          <w:rtl/>
        </w:rPr>
        <w:t xml:space="preserve"> </w:t>
      </w:r>
      <w:r w:rsidR="00BF78D0">
        <w:rPr>
          <w:rFonts w:hint="cs"/>
          <w:rtl/>
        </w:rPr>
        <w:t>יצק</w:t>
      </w:r>
      <w:r w:rsidR="009B1BA6">
        <w:rPr>
          <w:rFonts w:hint="cs"/>
          <w:rtl/>
        </w:rPr>
        <w:t xml:space="preserve"> על הצ'יפס חו</w:t>
      </w:r>
      <w:r w:rsidR="0021727D">
        <w:rPr>
          <w:rFonts w:hint="cs"/>
          <w:rtl/>
        </w:rPr>
        <w:t>מץ מתובל</w:t>
      </w:r>
      <w:r w:rsidR="003202A3">
        <w:rPr>
          <w:rFonts w:hint="cs"/>
          <w:rtl/>
        </w:rPr>
        <w:t>,</w:t>
      </w:r>
      <w:r w:rsidR="0021727D">
        <w:rPr>
          <w:rFonts w:hint="cs"/>
          <w:rtl/>
        </w:rPr>
        <w:t xml:space="preserve"> </w:t>
      </w:r>
      <w:r w:rsidR="003202A3">
        <w:rPr>
          <w:rFonts w:hint="cs"/>
          <w:rtl/>
        </w:rPr>
        <w:t>והצ'יפס עצמו היה לח מדי וקר</w:t>
      </w:r>
      <w:r w:rsidR="009B1BA6">
        <w:rPr>
          <w:rFonts w:hint="cs"/>
          <w:rtl/>
        </w:rPr>
        <w:t>.</w:t>
      </w:r>
      <w:r>
        <w:rPr>
          <w:rFonts w:hint="cs"/>
          <w:rtl/>
        </w:rPr>
        <w:t xml:space="preserve"> אור היום כבר נטש את הפארק כשחזר אל מארק ויוג'ין.</w:t>
      </w:r>
    </w:p>
    <w:p w14:paraId="7DA6D0A7" w14:textId="54A87AF3" w:rsidR="005F1B1D" w:rsidRPr="006315ED" w:rsidRDefault="005F1B1D" w:rsidP="003E322D">
      <w:pPr>
        <w:rPr>
          <w:color w:val="A6A6A6" w:themeColor="background1" w:themeShade="A6"/>
          <w:rtl/>
        </w:rPr>
      </w:pPr>
      <w:r w:rsidRPr="006315ED">
        <w:rPr>
          <w:rFonts w:hint="cs"/>
          <w:color w:val="A6A6A6" w:themeColor="background1" w:themeShade="A6"/>
          <w:rtl/>
        </w:rPr>
        <w:t>[</w:t>
      </w:r>
      <w:r w:rsidR="003B2D13" w:rsidRPr="006315ED">
        <w:rPr>
          <w:rFonts w:hint="cs"/>
          <w:color w:val="A6A6A6" w:themeColor="background1" w:themeShade="A6"/>
          <w:rtl/>
        </w:rPr>
        <w:t>הו</w:t>
      </w:r>
      <w:r w:rsidR="0021727D" w:rsidRPr="006315ED">
        <w:rPr>
          <w:rFonts w:hint="cs"/>
          <w:color w:val="A6A6A6" w:themeColor="background1" w:themeShade="A6"/>
          <w:rtl/>
        </w:rPr>
        <w:t>א ניסה להסביר להם על החיים האמיתיים, תחת עוּלם של</w:t>
      </w:r>
      <w:r w:rsidR="003B2D13" w:rsidRPr="006315ED">
        <w:rPr>
          <w:rFonts w:hint="cs"/>
          <w:color w:val="A6A6A6" w:themeColor="background1" w:themeShade="A6"/>
          <w:rtl/>
        </w:rPr>
        <w:t xml:space="preserve"> </w:t>
      </w:r>
      <w:r w:rsidR="003B2D13" w:rsidRPr="006315ED">
        <w:rPr>
          <w:color w:val="A6A6A6" w:themeColor="background1" w:themeShade="A6"/>
        </w:rPr>
        <w:t>overlords</w:t>
      </w:r>
      <w:r w:rsidR="0083263B" w:rsidRPr="006315ED">
        <w:rPr>
          <w:rFonts w:hint="cs"/>
          <w:color w:val="A6A6A6" w:themeColor="background1" w:themeShade="A6"/>
          <w:rtl/>
        </w:rPr>
        <w:t xml:space="preserve"> פטרונים</w:t>
      </w:r>
      <w:r w:rsidR="003B2D13" w:rsidRPr="006315ED">
        <w:rPr>
          <w:rFonts w:hint="cs"/>
          <w:color w:val="A6A6A6" w:themeColor="background1" w:themeShade="A6"/>
          <w:rtl/>
        </w:rPr>
        <w:t xml:space="preserve"> </w:t>
      </w:r>
      <w:r w:rsidR="004C5F44" w:rsidRPr="006315ED">
        <w:rPr>
          <w:rFonts w:hint="cs"/>
          <w:color w:val="A6A6A6" w:themeColor="background1" w:themeShade="A6"/>
          <w:rtl/>
        </w:rPr>
        <w:t xml:space="preserve">שליטים </w:t>
      </w:r>
      <w:r w:rsidR="003B2D13" w:rsidRPr="006315ED">
        <w:rPr>
          <w:rFonts w:hint="cs"/>
          <w:color w:val="A6A6A6" w:themeColor="background1" w:themeShade="A6"/>
          <w:rtl/>
        </w:rPr>
        <w:t>אדישים, נוגשי עבדים, ביד</w:t>
      </w:r>
      <w:r w:rsidR="009B1BA6" w:rsidRPr="006315ED">
        <w:rPr>
          <w:rFonts w:hint="cs"/>
          <w:color w:val="A6A6A6" w:themeColor="background1" w:themeShade="A6"/>
          <w:rtl/>
        </w:rPr>
        <w:t>ם</w:t>
      </w:r>
      <w:r w:rsidR="003B2D13" w:rsidRPr="006315ED">
        <w:rPr>
          <w:rFonts w:hint="cs"/>
          <w:color w:val="A6A6A6" w:themeColor="background1" w:themeShade="A6"/>
          <w:rtl/>
        </w:rPr>
        <w:t xml:space="preserve"> </w:t>
      </w:r>
      <w:r w:rsidR="009B1BA6" w:rsidRPr="006315ED">
        <w:rPr>
          <w:rFonts w:hint="cs"/>
          <w:color w:val="A6A6A6" w:themeColor="background1" w:themeShade="A6"/>
          <w:rtl/>
        </w:rPr>
        <w:t>ה</w:t>
      </w:r>
      <w:r w:rsidR="003E322D" w:rsidRPr="006315ED">
        <w:rPr>
          <w:rFonts w:hint="cs"/>
          <w:color w:val="A6A6A6" w:themeColor="background1" w:themeShade="A6"/>
          <w:rtl/>
        </w:rPr>
        <w:t xml:space="preserve">אחת שוט </w:t>
      </w:r>
      <w:r w:rsidR="003B2D13" w:rsidRPr="006315ED">
        <w:rPr>
          <w:rFonts w:hint="cs"/>
          <w:color w:val="A6A6A6" w:themeColor="background1" w:themeShade="A6"/>
          <w:rtl/>
        </w:rPr>
        <w:t>עור וב</w:t>
      </w:r>
      <w:r w:rsidR="003A7E9C" w:rsidRPr="006315ED">
        <w:rPr>
          <w:rFonts w:hint="cs"/>
          <w:color w:val="A6A6A6" w:themeColor="background1" w:themeShade="A6"/>
          <w:rtl/>
        </w:rPr>
        <w:t>שנייה</w:t>
      </w:r>
      <w:r w:rsidR="003B2D13" w:rsidRPr="006315ED">
        <w:rPr>
          <w:rFonts w:hint="cs"/>
          <w:color w:val="A6A6A6" w:themeColor="background1" w:themeShade="A6"/>
          <w:rtl/>
        </w:rPr>
        <w:t xml:space="preserve"> קיסם שיניים </w:t>
      </w:r>
      <w:r w:rsidR="003E322D" w:rsidRPr="006315ED">
        <w:rPr>
          <w:rFonts w:hint="cs"/>
          <w:color w:val="A6A6A6" w:themeColor="background1" w:themeShade="A6"/>
          <w:rtl/>
        </w:rPr>
        <w:t>לחטט בשיניהם אחר שיירי</w:t>
      </w:r>
      <w:r w:rsidR="00021005" w:rsidRPr="006315ED">
        <w:rPr>
          <w:rFonts w:hint="cs"/>
          <w:color w:val="A6A6A6" w:themeColor="background1" w:themeShade="A6"/>
          <w:rtl/>
        </w:rPr>
        <w:t xml:space="preserve"> </w:t>
      </w:r>
      <w:r w:rsidR="0021727D" w:rsidRPr="006315ED">
        <w:rPr>
          <w:rFonts w:hint="cs"/>
          <w:color w:val="A6A6A6" w:themeColor="background1" w:themeShade="A6"/>
          <w:rtl/>
        </w:rPr>
        <w:t>תבשיל ליל-</w:t>
      </w:r>
      <w:r w:rsidR="003E322D" w:rsidRPr="006315ED">
        <w:rPr>
          <w:rFonts w:hint="cs"/>
          <w:color w:val="A6A6A6" w:themeColor="background1" w:themeShade="A6"/>
          <w:rtl/>
        </w:rPr>
        <w:t>אמש</w:t>
      </w:r>
      <w:r w:rsidR="007C0375" w:rsidRPr="006315ED">
        <w:rPr>
          <w:rFonts w:hint="cs"/>
          <w:color w:val="A6A6A6" w:themeColor="background1" w:themeShade="A6"/>
          <w:rtl/>
        </w:rPr>
        <w:t>,</w:t>
      </w:r>
      <w:r w:rsidR="003E322D" w:rsidRPr="006315ED">
        <w:rPr>
          <w:rFonts w:hint="cs"/>
          <w:color w:val="A6A6A6" w:themeColor="background1" w:themeShade="A6"/>
          <w:rtl/>
        </w:rPr>
        <w:t xml:space="preserve"> אבל </w:t>
      </w:r>
      <w:r w:rsidR="009B1FD1" w:rsidRPr="006315ED">
        <w:rPr>
          <w:rFonts w:hint="cs"/>
          <w:color w:val="A6A6A6" w:themeColor="background1" w:themeShade="A6"/>
          <w:rtl/>
        </w:rPr>
        <w:t>הם</w:t>
      </w:r>
      <w:r w:rsidR="003E322D" w:rsidRPr="006315ED">
        <w:rPr>
          <w:rFonts w:hint="cs"/>
          <w:color w:val="A6A6A6" w:themeColor="background1" w:themeShade="A6"/>
          <w:rtl/>
        </w:rPr>
        <w:t xml:space="preserve"> לא התעניי</w:t>
      </w:r>
      <w:r w:rsidR="009B1FD1" w:rsidRPr="006315ED">
        <w:rPr>
          <w:rFonts w:hint="cs"/>
          <w:color w:val="A6A6A6" w:themeColor="background1" w:themeShade="A6"/>
          <w:rtl/>
        </w:rPr>
        <w:t>נו</w:t>
      </w:r>
      <w:r w:rsidR="003E322D" w:rsidRPr="006315ED">
        <w:rPr>
          <w:rFonts w:hint="cs"/>
          <w:color w:val="A6A6A6" w:themeColor="background1" w:themeShade="A6"/>
          <w:rtl/>
        </w:rPr>
        <w:t xml:space="preserve"> בכך</w:t>
      </w:r>
      <w:r w:rsidR="0021727D" w:rsidRPr="006315ED">
        <w:rPr>
          <w:rFonts w:hint="cs"/>
          <w:color w:val="A6A6A6" w:themeColor="background1" w:themeShade="A6"/>
          <w:rtl/>
        </w:rPr>
        <w:t>.</w:t>
      </w:r>
      <w:r w:rsidR="004A7E8A" w:rsidRPr="006315ED">
        <w:rPr>
          <w:rFonts w:hint="cs"/>
          <w:color w:val="A6A6A6" w:themeColor="background1" w:themeShade="A6"/>
          <w:rtl/>
        </w:rPr>
        <w:t xml:space="preserve"> </w:t>
      </w:r>
      <w:r w:rsidR="003B2D13" w:rsidRPr="006315ED">
        <w:rPr>
          <w:rFonts w:hint="cs"/>
          <w:color w:val="A6A6A6" w:themeColor="background1" w:themeShade="A6"/>
          <w:rtl/>
        </w:rPr>
        <w:t xml:space="preserve">לפעמים קראו להם מכונת הרג, לפעמים מפלצות אבל זה לא נכון </w:t>
      </w:r>
      <w:r w:rsidR="003B2D13" w:rsidRPr="006315ED">
        <w:rPr>
          <w:color w:val="A6A6A6" w:themeColor="background1" w:themeShade="A6"/>
          <w:rtl/>
        </w:rPr>
        <w:t>–</w:t>
      </w:r>
      <w:r w:rsidR="003B2D13" w:rsidRPr="006315ED">
        <w:rPr>
          <w:rFonts w:hint="cs"/>
          <w:color w:val="A6A6A6" w:themeColor="background1" w:themeShade="A6"/>
          <w:rtl/>
        </w:rPr>
        <w:t xml:space="preserve"> הם היו בני אדם. הם היו אנשים.]</w:t>
      </w:r>
      <w:r w:rsidR="009B1BA6" w:rsidRPr="006315ED">
        <w:rPr>
          <w:rFonts w:hint="cs"/>
          <w:color w:val="A6A6A6" w:themeColor="background1" w:themeShade="A6"/>
          <w:rtl/>
        </w:rPr>
        <w:t xml:space="preserve"> </w:t>
      </w:r>
    </w:p>
    <w:p w14:paraId="074C0729" w14:textId="151C8F76" w:rsidR="003B2D13" w:rsidRPr="00CD067C" w:rsidRDefault="00086860" w:rsidP="003E322D">
      <w:pPr>
        <w:rPr>
          <w:rtl/>
        </w:rPr>
      </w:pPr>
      <w:r w:rsidRPr="00086860">
        <w:rPr>
          <w:rFonts w:cs="Times New Roman"/>
          <w:rtl/>
        </w:rPr>
        <w:t>את הצ'יפס, שצרב את חניכיו החשופות</w:t>
      </w:r>
      <w:r w:rsidR="00383CE1">
        <w:rPr>
          <w:rFonts w:cs="Times New Roman" w:hint="cs"/>
          <w:rtl/>
        </w:rPr>
        <w:t>,</w:t>
      </w:r>
      <w:r w:rsidRPr="00086860">
        <w:rPr>
          <w:rFonts w:cs="Times New Roman"/>
          <w:rtl/>
        </w:rPr>
        <w:t xml:space="preserve"> הוא תקע</w:t>
      </w:r>
      <w:r w:rsidR="002D51BF" w:rsidRPr="002D51BF">
        <w:rPr>
          <w:rFonts w:cs="Times New Roman"/>
          <w:rtl/>
        </w:rPr>
        <w:t xml:space="preserve"> בגלידה של </w:t>
      </w:r>
      <w:r w:rsidR="009B1FD1">
        <w:rPr>
          <w:rFonts w:hint="cs"/>
          <w:rtl/>
        </w:rPr>
        <w:t>י</w:t>
      </w:r>
      <w:r w:rsidR="003B2D13">
        <w:rPr>
          <w:rFonts w:hint="cs"/>
          <w:rtl/>
        </w:rPr>
        <w:t>ו</w:t>
      </w:r>
      <w:r w:rsidR="009B1FD1">
        <w:rPr>
          <w:rFonts w:hint="cs"/>
          <w:rtl/>
        </w:rPr>
        <w:t>ג'ין</w:t>
      </w:r>
      <w:r w:rsidR="003B2D13">
        <w:rPr>
          <w:rFonts w:hint="cs"/>
          <w:rtl/>
        </w:rPr>
        <w:t xml:space="preserve">. </w:t>
      </w:r>
      <w:r w:rsidR="003E322D">
        <w:rPr>
          <w:rFonts w:hint="cs"/>
          <w:rtl/>
        </w:rPr>
        <w:t>"</w:t>
      </w:r>
      <w:r w:rsidR="004C5F44">
        <w:rPr>
          <w:rFonts w:hint="cs"/>
          <w:rtl/>
        </w:rPr>
        <w:t>תפסיק כבר</w:t>
      </w:r>
      <w:r w:rsidR="003E322D">
        <w:rPr>
          <w:rFonts w:hint="cs"/>
          <w:rtl/>
        </w:rPr>
        <w:t>,"</w:t>
      </w:r>
      <w:r w:rsidR="004C5F44">
        <w:rPr>
          <w:rFonts w:hint="cs"/>
          <w:rtl/>
        </w:rPr>
        <w:t xml:space="preserve"> </w:t>
      </w:r>
      <w:r w:rsidR="004A7E8A">
        <w:rPr>
          <w:rFonts w:hint="cs"/>
          <w:rtl/>
        </w:rPr>
        <w:t xml:space="preserve">יוג'ין </w:t>
      </w:r>
      <w:r w:rsidR="002D51BF" w:rsidRPr="002D51BF">
        <w:rPr>
          <w:rFonts w:cs="Times New Roman"/>
          <w:rtl/>
        </w:rPr>
        <w:t>התחנן</w:t>
      </w:r>
      <w:r w:rsidR="002D51BF">
        <w:rPr>
          <w:rFonts w:cs="Times New Roman" w:hint="cs"/>
          <w:rtl/>
        </w:rPr>
        <w:t xml:space="preserve"> </w:t>
      </w:r>
      <w:r w:rsidR="004C5F44">
        <w:rPr>
          <w:rFonts w:hint="cs"/>
          <w:rtl/>
        </w:rPr>
        <w:t>בטון מיואש</w:t>
      </w:r>
      <w:r w:rsidR="003202A3">
        <w:rPr>
          <w:rFonts w:hint="cs"/>
          <w:rtl/>
        </w:rPr>
        <w:t xml:space="preserve"> מדי,</w:t>
      </w:r>
      <w:r w:rsidR="004C5F44">
        <w:rPr>
          <w:rFonts w:hint="cs"/>
          <w:rtl/>
        </w:rPr>
        <w:t xml:space="preserve"> </w:t>
      </w:r>
      <w:r w:rsidR="003202A3">
        <w:rPr>
          <w:rFonts w:hint="cs"/>
          <w:rtl/>
        </w:rPr>
        <w:t>ו</w:t>
      </w:r>
      <w:r w:rsidR="004C5F44">
        <w:rPr>
          <w:rFonts w:hint="cs"/>
          <w:rtl/>
        </w:rPr>
        <w:t xml:space="preserve">אלכס לא היה מסוגל להפסיק. </w:t>
      </w:r>
      <w:r w:rsidR="003E322D">
        <w:rPr>
          <w:rFonts w:hint="cs"/>
          <w:rtl/>
        </w:rPr>
        <w:t>"</w:t>
      </w:r>
      <w:r w:rsidR="004C5F44">
        <w:rPr>
          <w:rFonts w:hint="cs"/>
          <w:rtl/>
        </w:rPr>
        <w:t>תפסיק בבקשה אלכס</w:t>
      </w:r>
      <w:r w:rsidR="003E322D">
        <w:rPr>
          <w:rFonts w:hint="cs"/>
          <w:rtl/>
        </w:rPr>
        <w:t>,</w:t>
      </w:r>
      <w:r w:rsidR="004C5F44">
        <w:rPr>
          <w:rFonts w:hint="cs"/>
          <w:rtl/>
        </w:rPr>
        <w:t xml:space="preserve"> תפסיק עם זה</w:t>
      </w:r>
      <w:r w:rsidR="003202A3">
        <w:rPr>
          <w:rFonts w:hint="cs"/>
          <w:rtl/>
        </w:rPr>
        <w:t>,</w:t>
      </w:r>
      <w:r w:rsidR="003E322D">
        <w:rPr>
          <w:rFonts w:hint="cs"/>
          <w:rtl/>
        </w:rPr>
        <w:t>"</w:t>
      </w:r>
      <w:r w:rsidR="003202A3">
        <w:rPr>
          <w:rFonts w:hint="cs"/>
          <w:rtl/>
        </w:rPr>
        <w:t xml:space="preserve"> יוג'ין </w:t>
      </w:r>
      <w:r w:rsidR="004C5F44">
        <w:rPr>
          <w:rFonts w:hint="cs"/>
          <w:rtl/>
        </w:rPr>
        <w:t>שלה צ'יפס אחד נוטף נוזל ורוד וזרק לדשא.</w:t>
      </w:r>
    </w:p>
    <w:p w14:paraId="0ABB7462" w14:textId="1C66A6D2" w:rsidR="003235D3" w:rsidRDefault="003235D3" w:rsidP="003E322D">
      <w:pPr>
        <w:rPr>
          <w:rtl/>
        </w:rPr>
      </w:pPr>
      <w:r w:rsidRPr="00CD067C">
        <w:rPr>
          <w:rtl/>
        </w:rPr>
        <w:t>יש ימים ש</w:t>
      </w:r>
      <w:r w:rsidR="0025775E">
        <w:rPr>
          <w:rFonts w:hint="cs"/>
          <w:rtl/>
        </w:rPr>
        <w:t xml:space="preserve">חורבנם ידוע </w:t>
      </w:r>
      <w:r w:rsidRPr="00CD067C">
        <w:rPr>
          <w:rFonts w:hint="cs"/>
          <w:rtl/>
        </w:rPr>
        <w:t xml:space="preserve">מראש </w:t>
      </w:r>
      <w:r w:rsidRPr="00CD067C">
        <w:rPr>
          <w:rtl/>
        </w:rPr>
        <w:t>– כש</w:t>
      </w:r>
      <w:r w:rsidR="00BF78D0">
        <w:rPr>
          <w:rFonts w:hint="cs"/>
          <w:rtl/>
        </w:rPr>
        <w:t>המורה מחזיר</w:t>
      </w:r>
      <w:r w:rsidRPr="00CD067C">
        <w:rPr>
          <w:rtl/>
        </w:rPr>
        <w:t xml:space="preserve"> מבחן שההורים צריכים לחתום עליו, כשקבוצת בריונים מממשת את האיום שלה</w:t>
      </w:r>
      <w:r w:rsidR="00BF78D0">
        <w:rPr>
          <w:rFonts w:hint="cs"/>
          <w:rtl/>
        </w:rPr>
        <w:t>, כשמחטיאים באופן נפשע ברוגבי</w:t>
      </w:r>
      <w:r w:rsidRPr="00CD067C">
        <w:rPr>
          <w:rtl/>
        </w:rPr>
        <w:t xml:space="preserve">. לכל זה ניתן לצפות. הימים הגרועים ביותר הם אלה שנחרבים בלי סיבה </w:t>
      </w:r>
      <w:r w:rsidR="007C0375">
        <w:rPr>
          <w:rFonts w:hint="cs"/>
          <w:rtl/>
        </w:rPr>
        <w:t>ו</w:t>
      </w:r>
      <w:r w:rsidRPr="00CD067C">
        <w:rPr>
          <w:rtl/>
        </w:rPr>
        <w:t>ללא שליטה.</w:t>
      </w:r>
      <w:r w:rsidR="009B1FD1" w:rsidRPr="009B1FD1">
        <w:rPr>
          <w:rFonts w:hint="cs"/>
          <w:rtl/>
        </w:rPr>
        <w:t xml:space="preserve"> </w:t>
      </w:r>
      <w:r w:rsidR="009B1FD1">
        <w:rPr>
          <w:rFonts w:hint="cs"/>
          <w:rtl/>
        </w:rPr>
        <w:t>אלכס רעד ב</w:t>
      </w:r>
      <w:r w:rsidR="002D51BF" w:rsidRPr="002D51BF">
        <w:rPr>
          <w:rFonts w:cs="Times New Roman"/>
          <w:rtl/>
        </w:rPr>
        <w:t xml:space="preserve">תוך </w:t>
      </w:r>
      <w:r w:rsidR="009B1FD1">
        <w:rPr>
          <w:rFonts w:hint="cs"/>
          <w:rtl/>
        </w:rPr>
        <w:t>בגדיו הדקים.</w:t>
      </w:r>
      <w:r w:rsidR="009B1FD1" w:rsidRPr="00B82AEB">
        <w:rPr>
          <w:rFonts w:hint="cs"/>
          <w:rtl/>
        </w:rPr>
        <w:t xml:space="preserve"> </w:t>
      </w:r>
      <w:r w:rsidR="009B1FD1">
        <w:rPr>
          <w:rFonts w:hint="cs"/>
          <w:rtl/>
        </w:rPr>
        <w:t>הוא לא היה מסוגל לחמם את עצמו כפי שהיה רגיל, בריצה והשתוללות</w:t>
      </w:r>
      <w:r w:rsidR="002D51BF">
        <w:rPr>
          <w:rFonts w:hint="cs"/>
          <w:rtl/>
        </w:rPr>
        <w:t>, כי</w:t>
      </w:r>
      <w:r w:rsidR="002D51BF" w:rsidRPr="002D51BF">
        <w:rPr>
          <w:rFonts w:hint="cs"/>
          <w:rtl/>
        </w:rPr>
        <w:t xml:space="preserve"> </w:t>
      </w:r>
      <w:r w:rsidR="002D51BF">
        <w:rPr>
          <w:rFonts w:hint="cs"/>
          <w:rtl/>
        </w:rPr>
        <w:t>העז להזיז</w:t>
      </w:r>
      <w:r w:rsidR="002D51BF" w:rsidRPr="0025775E">
        <w:rPr>
          <w:rFonts w:hint="cs"/>
          <w:rtl/>
        </w:rPr>
        <w:t xml:space="preserve"> </w:t>
      </w:r>
      <w:r w:rsidR="002D51BF">
        <w:rPr>
          <w:rFonts w:hint="cs"/>
          <w:rtl/>
        </w:rPr>
        <w:t>רק במתינות את גופו החבול.</w:t>
      </w:r>
    </w:p>
    <w:p w14:paraId="546C87D3" w14:textId="77777777" w:rsidR="003B2D13" w:rsidRPr="00CD067C" w:rsidRDefault="008B67B6" w:rsidP="00250000">
      <w:pPr>
        <w:rPr>
          <w:rtl/>
        </w:rPr>
      </w:pPr>
      <w:r>
        <w:rPr>
          <w:rFonts w:hint="cs"/>
          <w:rtl/>
        </w:rPr>
        <w:t>[</w:t>
      </w:r>
      <w:r w:rsidR="003B2D13">
        <w:rPr>
          <w:rFonts w:hint="cs"/>
          <w:rtl/>
        </w:rPr>
        <w:t xml:space="preserve">אלכס תקע ליוג'ין עוד צ'יפסים בגלידה ויוג'ין כל הזמן אמר </w:t>
      </w:r>
      <w:r>
        <w:rPr>
          <w:rFonts w:hint="cs"/>
          <w:rtl/>
        </w:rPr>
        <w:t>]</w:t>
      </w:r>
    </w:p>
    <w:p w14:paraId="62A39AA4" w14:textId="4C70A77A" w:rsidR="003235D3" w:rsidRPr="00CD067C" w:rsidRDefault="003235D3" w:rsidP="00103B08">
      <w:pPr>
        <w:rPr>
          <w:rtl/>
        </w:rPr>
      </w:pPr>
      <w:r w:rsidRPr="00CD067C">
        <w:rPr>
          <w:rtl/>
        </w:rPr>
        <w:lastRenderedPageBreak/>
        <w:t xml:space="preserve">יוג'ין </w:t>
      </w:r>
      <w:r w:rsidR="00660CEC" w:rsidRPr="00660CEC">
        <w:rPr>
          <w:rFonts w:cs="Times New Roman"/>
          <w:rtl/>
        </w:rPr>
        <w:t>נזכר שאלו הן השעות האחרונות של חופשת הקיץ, וקדרות מרה ירדה עליו.</w:t>
      </w:r>
      <w:r w:rsidRPr="00CD067C">
        <w:rPr>
          <w:rtl/>
        </w:rPr>
        <w:t xml:space="preserve"> </w:t>
      </w:r>
      <w:r w:rsidR="00660CEC">
        <w:rPr>
          <w:rFonts w:hint="cs"/>
          <w:rtl/>
        </w:rPr>
        <w:t>הוא</w:t>
      </w:r>
      <w:r w:rsidRPr="00CD067C">
        <w:rPr>
          <w:rtl/>
        </w:rPr>
        <w:t xml:space="preserve"> טרח אפילו להתגונן מענפי</w:t>
      </w:r>
      <w:r w:rsidRPr="00CD067C">
        <w:rPr>
          <w:rFonts w:hint="cs"/>
          <w:rtl/>
        </w:rPr>
        <w:t xml:space="preserve"> אשוח</w:t>
      </w:r>
      <w:r w:rsidRPr="00CD067C">
        <w:rPr>
          <w:rtl/>
        </w:rPr>
        <w:t xml:space="preserve"> שאלכס קטף </w:t>
      </w:r>
      <w:r w:rsidRPr="00CD067C">
        <w:rPr>
          <w:rFonts w:hint="cs"/>
          <w:rtl/>
        </w:rPr>
        <w:t>ו</w:t>
      </w:r>
      <w:r w:rsidRPr="00CD067C">
        <w:rPr>
          <w:rtl/>
        </w:rPr>
        <w:t>השליך עליו</w:t>
      </w:r>
      <w:r w:rsidR="002121A0">
        <w:rPr>
          <w:rFonts w:hint="cs"/>
          <w:rtl/>
        </w:rPr>
        <w:t xml:space="preserve"> (</w:t>
      </w:r>
      <w:r w:rsidR="00BF78D0">
        <w:rPr>
          <w:rFonts w:hint="cs"/>
          <w:rtl/>
        </w:rPr>
        <w:t>רוב</w:t>
      </w:r>
      <w:r w:rsidR="002121A0">
        <w:rPr>
          <w:rFonts w:hint="cs"/>
          <w:rtl/>
        </w:rPr>
        <w:t xml:space="preserve"> קל</w:t>
      </w:r>
      <w:r w:rsidR="00BF78D0">
        <w:rPr>
          <w:rFonts w:hint="cs"/>
          <w:rtl/>
        </w:rPr>
        <w:t>י</w:t>
      </w:r>
      <w:r w:rsidR="002121A0">
        <w:rPr>
          <w:rFonts w:hint="cs"/>
          <w:rtl/>
        </w:rPr>
        <w:t>ע</w:t>
      </w:r>
      <w:r w:rsidR="00BF78D0">
        <w:rPr>
          <w:rFonts w:hint="cs"/>
          <w:rtl/>
        </w:rPr>
        <w:t xml:space="preserve">ותיו היו </w:t>
      </w:r>
      <w:r w:rsidR="00B833EF">
        <w:rPr>
          <w:rFonts w:hint="cs"/>
          <w:rtl/>
        </w:rPr>
        <w:t>מדויק</w:t>
      </w:r>
      <w:r w:rsidR="00BF78D0">
        <w:rPr>
          <w:rFonts w:hint="cs"/>
          <w:rtl/>
        </w:rPr>
        <w:t>ות</w:t>
      </w:r>
      <w:r w:rsidR="002121A0">
        <w:rPr>
          <w:rFonts w:hint="cs"/>
          <w:rtl/>
        </w:rPr>
        <w:t xml:space="preserve"> והגלידה </w:t>
      </w:r>
      <w:r w:rsidR="009B1BA6">
        <w:rPr>
          <w:rFonts w:hint="cs"/>
          <w:rtl/>
        </w:rPr>
        <w:t>הו</w:t>
      </w:r>
      <w:r w:rsidR="00383CE1">
        <w:rPr>
          <w:rFonts w:hint="cs"/>
          <w:rtl/>
        </w:rPr>
        <w:t>ו</w:t>
      </w:r>
      <w:r w:rsidR="009B1BA6">
        <w:rPr>
          <w:rFonts w:hint="cs"/>
          <w:rtl/>
        </w:rPr>
        <w:t xml:space="preserve">רודה </w:t>
      </w:r>
      <w:r w:rsidR="00BB333E">
        <w:rPr>
          <w:rFonts w:hint="cs"/>
          <w:rtl/>
        </w:rPr>
        <w:t>החליקה</w:t>
      </w:r>
      <w:r w:rsidR="002121A0">
        <w:rPr>
          <w:rFonts w:hint="cs"/>
          <w:rtl/>
        </w:rPr>
        <w:t xml:space="preserve"> </w:t>
      </w:r>
      <w:r w:rsidR="008B67B6">
        <w:rPr>
          <w:rFonts w:hint="cs"/>
          <w:rtl/>
        </w:rPr>
        <w:t>[</w:t>
      </w:r>
      <w:r w:rsidR="002121A0">
        <w:t>dropped</w:t>
      </w:r>
      <w:r w:rsidR="008B67B6">
        <w:rPr>
          <w:rFonts w:hint="cs"/>
          <w:rtl/>
        </w:rPr>
        <w:t>]</w:t>
      </w:r>
      <w:r w:rsidR="002121A0">
        <w:rPr>
          <w:rFonts w:hint="cs"/>
          <w:rtl/>
        </w:rPr>
        <w:t xml:space="preserve"> מהגביע לאדמה)</w:t>
      </w:r>
      <w:r w:rsidR="009B1BA6">
        <w:rPr>
          <w:rFonts w:hint="cs"/>
          <w:rtl/>
        </w:rPr>
        <w:t xml:space="preserve"> ו</w:t>
      </w:r>
      <w:r w:rsidR="00BB333E">
        <w:rPr>
          <w:rFonts w:hint="cs"/>
          <w:rtl/>
        </w:rPr>
        <w:t>לפתע</w:t>
      </w:r>
      <w:r w:rsidRPr="00CD067C">
        <w:rPr>
          <w:rFonts w:hint="cs"/>
          <w:rtl/>
        </w:rPr>
        <w:t xml:space="preserve"> נזכר ב</w:t>
      </w:r>
      <w:r w:rsidRPr="00CD067C">
        <w:rPr>
          <w:rtl/>
        </w:rPr>
        <w:t>תיבת</w:t>
      </w:r>
      <w:r w:rsidR="00383CE1">
        <w:rPr>
          <w:rFonts w:hint="cs"/>
          <w:rtl/>
        </w:rPr>
        <w:t xml:space="preserve"> </w:t>
      </w:r>
      <w:r w:rsidRPr="00CD067C">
        <w:rPr>
          <w:rtl/>
        </w:rPr>
        <w:t xml:space="preserve">האוצר שהטמינו לפי </w:t>
      </w:r>
      <w:r w:rsidR="00BB333E">
        <w:rPr>
          <w:rFonts w:hint="cs"/>
          <w:rtl/>
        </w:rPr>
        <w:t>ה</w:t>
      </w:r>
      <w:r w:rsidR="00EE425A">
        <w:rPr>
          <w:rtl/>
        </w:rPr>
        <w:t>נסיע</w:t>
      </w:r>
      <w:r w:rsidR="00BB333E">
        <w:rPr>
          <w:rFonts w:hint="cs"/>
          <w:rtl/>
        </w:rPr>
        <w:t>ה</w:t>
      </w:r>
      <w:r w:rsidRPr="00CD067C">
        <w:rPr>
          <w:rtl/>
        </w:rPr>
        <w:t xml:space="preserve"> לישראל</w:t>
      </w:r>
      <w:r w:rsidR="00EE425A">
        <w:rPr>
          <w:rFonts w:hint="cs"/>
          <w:rtl/>
        </w:rPr>
        <w:t xml:space="preserve">. הוא </w:t>
      </w:r>
      <w:r w:rsidRPr="00CD067C">
        <w:rPr>
          <w:rtl/>
        </w:rPr>
        <w:t xml:space="preserve">כרע על ברכיו, </w:t>
      </w:r>
      <w:r w:rsidR="00861FEB">
        <w:rPr>
          <w:rFonts w:hint="cs"/>
          <w:rtl/>
        </w:rPr>
        <w:t>[</w:t>
      </w:r>
      <w:r w:rsidRPr="00CD067C">
        <w:rPr>
          <w:rtl/>
        </w:rPr>
        <w:t>רגליו ה</w:t>
      </w:r>
      <w:r w:rsidR="00A03190">
        <w:rPr>
          <w:rFonts w:hint="cs"/>
          <w:rtl/>
        </w:rPr>
        <w:t>צנומות</w:t>
      </w:r>
      <w:r w:rsidRPr="00CD067C">
        <w:rPr>
          <w:rtl/>
        </w:rPr>
        <w:t xml:space="preserve"> מקופלות תחתיו בזוית מסוכנת,</w:t>
      </w:r>
      <w:r w:rsidR="00861FEB">
        <w:rPr>
          <w:rFonts w:hint="cs"/>
          <w:rtl/>
        </w:rPr>
        <w:t>]</w:t>
      </w:r>
      <w:r w:rsidRPr="00CD067C">
        <w:rPr>
          <w:rtl/>
        </w:rPr>
        <w:t xml:space="preserve"> תקע את אצבעותיו </w:t>
      </w:r>
      <w:r w:rsidR="002121A0">
        <w:rPr>
          <w:rFonts w:hint="cs"/>
          <w:rtl/>
        </w:rPr>
        <w:t xml:space="preserve">הדביקות </w:t>
      </w:r>
      <w:r w:rsidR="00EE7E0F">
        <w:rPr>
          <w:rFonts w:hint="cs"/>
          <w:rtl/>
        </w:rPr>
        <w:t xml:space="preserve">[מהגלידה הוורודה, נדבק אליהן </w:t>
      </w:r>
      <w:r w:rsidR="00EE7E0F">
        <w:t>goo</w:t>
      </w:r>
      <w:r w:rsidR="00EE7E0F">
        <w:rPr>
          <w:rFonts w:hint="cs"/>
          <w:rtl/>
        </w:rPr>
        <w:t xml:space="preserve"> וורוד] </w:t>
      </w:r>
      <w:r w:rsidRPr="00CD067C">
        <w:rPr>
          <w:rtl/>
        </w:rPr>
        <w:t>באדמה והחל לחפור במרץ.</w:t>
      </w:r>
    </w:p>
    <w:p w14:paraId="3970827C" w14:textId="77777777" w:rsidR="00AA32DB" w:rsidRPr="00CD067C" w:rsidRDefault="009B1BA6" w:rsidP="00250000">
      <w:pPr>
        <w:rPr>
          <w:rtl/>
        </w:rPr>
      </w:pPr>
      <w:r>
        <w:rPr>
          <w:rFonts w:hint="cs"/>
          <w:rtl/>
        </w:rPr>
        <w:t xml:space="preserve"> </w:t>
      </w:r>
      <w:r w:rsidR="00AA32DB">
        <w:rPr>
          <w:rFonts w:hint="cs"/>
          <w:rtl/>
        </w:rPr>
        <w:t>[אין שו</w:t>
      </w:r>
      <w:r w:rsidR="00EE7E0F">
        <w:rPr>
          <w:rFonts w:hint="cs"/>
          <w:rtl/>
        </w:rPr>
        <w:t>ם</w:t>
      </w:r>
      <w:r w:rsidR="00AA32DB">
        <w:rPr>
          <w:rFonts w:hint="cs"/>
          <w:rtl/>
        </w:rPr>
        <w:t xml:space="preserve"> סיבה שאלכס יהיה כ"כ מדוכא!!!!!!!!!!!!!]</w:t>
      </w:r>
    </w:p>
    <w:p w14:paraId="2C4AA105" w14:textId="19D69882" w:rsidR="003235D3" w:rsidRPr="00CD067C" w:rsidRDefault="005F1B1D" w:rsidP="00250000">
      <w:pPr>
        <w:rPr>
          <w:rtl/>
        </w:rPr>
      </w:pPr>
      <w:r>
        <w:rPr>
          <w:rFonts w:hint="cs"/>
          <w:rtl/>
        </w:rPr>
        <w:t>[</w:t>
      </w:r>
      <w:r w:rsidR="003235D3" w:rsidRPr="00CD067C">
        <w:rPr>
          <w:rtl/>
        </w:rPr>
        <w:t xml:space="preserve">אלכס כרע לידו (הכאבים בברכיים </w:t>
      </w:r>
      <w:r w:rsidR="003235D3" w:rsidRPr="00CD067C">
        <w:rPr>
          <w:rFonts w:hint="cs"/>
          <w:rtl/>
        </w:rPr>
        <w:t xml:space="preserve">היו </w:t>
      </w:r>
      <w:r w:rsidR="003235D3" w:rsidRPr="00CD067C">
        <w:rPr>
          <w:rtl/>
        </w:rPr>
        <w:t>נעימים, וכשמצמץ חזק בעיניו התפרים בצד הלחי נמתח</w:t>
      </w:r>
      <w:r w:rsidR="003235D3" w:rsidRPr="00CD067C">
        <w:rPr>
          <w:rFonts w:hint="cs"/>
          <w:rtl/>
        </w:rPr>
        <w:t>ו</w:t>
      </w:r>
      <w:r w:rsidR="003235D3" w:rsidRPr="00CD067C">
        <w:rPr>
          <w:rtl/>
        </w:rPr>
        <w:t>) ו</w:t>
      </w:r>
      <w:r w:rsidR="00DA6CA8">
        <w:rPr>
          <w:rFonts w:hint="cs"/>
          <w:rtl/>
        </w:rPr>
        <w:t xml:space="preserve">הצטרף </w:t>
      </w:r>
      <w:r w:rsidR="009B1FD1">
        <w:rPr>
          <w:rFonts w:hint="cs"/>
          <w:rtl/>
        </w:rPr>
        <w:t xml:space="preserve">אליו </w:t>
      </w:r>
      <w:r w:rsidR="00DA6CA8">
        <w:rPr>
          <w:rFonts w:hint="cs"/>
          <w:rtl/>
        </w:rPr>
        <w:t>ל</w:t>
      </w:r>
      <w:r w:rsidR="003235D3" w:rsidRPr="00CD067C">
        <w:rPr>
          <w:rtl/>
        </w:rPr>
        <w:t>חפ</w:t>
      </w:r>
      <w:r w:rsidR="00DA6CA8">
        <w:rPr>
          <w:rFonts w:hint="cs"/>
          <w:rtl/>
        </w:rPr>
        <w:t>י</w:t>
      </w:r>
      <w:r w:rsidR="003235D3" w:rsidRPr="00CD067C">
        <w:rPr>
          <w:rtl/>
        </w:rPr>
        <w:t>ר</w:t>
      </w:r>
      <w:r w:rsidR="00DA6CA8">
        <w:rPr>
          <w:rFonts w:hint="cs"/>
          <w:rtl/>
        </w:rPr>
        <w:t>ה</w:t>
      </w:r>
      <w:r w:rsidR="003235D3" w:rsidRPr="00CD067C">
        <w:rPr>
          <w:rtl/>
        </w:rPr>
        <w:t xml:space="preserve"> באדמה השחורה. אבל בלי כח. איפה הכח?</w:t>
      </w:r>
      <w:r w:rsidR="00EE7E0F">
        <w:rPr>
          <w:rFonts w:hint="cs"/>
          <w:rtl/>
        </w:rPr>
        <w:t>]</w:t>
      </w:r>
    </w:p>
    <w:p w14:paraId="46100BB7" w14:textId="2AC52033" w:rsidR="003235D3" w:rsidRPr="00CD067C" w:rsidRDefault="003235D3" w:rsidP="005A2FB9">
      <w:pPr>
        <w:rPr>
          <w:rtl/>
        </w:rPr>
      </w:pPr>
      <w:r w:rsidRPr="00CD067C">
        <w:rPr>
          <w:rtl/>
        </w:rPr>
        <w:t>מארק התייש</w:t>
      </w:r>
      <w:r w:rsidR="00EE425A">
        <w:rPr>
          <w:rtl/>
        </w:rPr>
        <w:t xml:space="preserve">ב על אחת הנדנדות. הוא </w:t>
      </w:r>
      <w:r w:rsidR="005A2FB9">
        <w:rPr>
          <w:rFonts w:hint="cs"/>
          <w:rtl/>
        </w:rPr>
        <w:t>יידה</w:t>
      </w:r>
      <w:r w:rsidR="009B1BA6">
        <w:rPr>
          <w:rFonts w:hint="cs"/>
          <w:rtl/>
        </w:rPr>
        <w:t xml:space="preserve"> </w:t>
      </w:r>
      <w:r w:rsidR="00EE425A">
        <w:rPr>
          <w:rFonts w:hint="cs"/>
          <w:rtl/>
        </w:rPr>
        <w:t>חלוקי</w:t>
      </w:r>
      <w:r w:rsidR="0026277B">
        <w:rPr>
          <w:rFonts w:hint="cs"/>
          <w:rtl/>
        </w:rPr>
        <w:t xml:space="preserve"> </w:t>
      </w:r>
      <w:r w:rsidR="00EE425A">
        <w:rPr>
          <w:rFonts w:hint="cs"/>
          <w:rtl/>
        </w:rPr>
        <w:t xml:space="preserve">אבן </w:t>
      </w:r>
      <w:r w:rsidR="009B1BA6">
        <w:rPr>
          <w:rFonts w:hint="cs"/>
          <w:rtl/>
        </w:rPr>
        <w:t>ע</w:t>
      </w:r>
      <w:r w:rsidRPr="00CD067C">
        <w:rPr>
          <w:rtl/>
        </w:rPr>
        <w:t>ל</w:t>
      </w:r>
      <w:r w:rsidR="009B1BA6">
        <w:rPr>
          <w:rFonts w:hint="cs"/>
          <w:rtl/>
        </w:rPr>
        <w:t xml:space="preserve"> </w:t>
      </w:r>
      <w:r w:rsidRPr="00CD067C">
        <w:rPr>
          <w:rtl/>
        </w:rPr>
        <w:t>חבית</w:t>
      </w:r>
      <w:r w:rsidR="00EE425A">
        <w:rPr>
          <w:rtl/>
        </w:rPr>
        <w:t xml:space="preserve"> חלודה</w:t>
      </w:r>
      <w:r w:rsidRPr="00CD067C">
        <w:rPr>
          <w:rtl/>
        </w:rPr>
        <w:t xml:space="preserve"> </w:t>
      </w:r>
      <w:r w:rsidR="00BB333E">
        <w:rPr>
          <w:rFonts w:hint="cs"/>
          <w:rtl/>
        </w:rPr>
        <w:t>ו</w:t>
      </w:r>
      <w:r w:rsidRPr="00CD067C">
        <w:rPr>
          <w:rtl/>
        </w:rPr>
        <w:t xml:space="preserve">כל אבן שפגעה השמיעה </w:t>
      </w:r>
      <w:r w:rsidR="00A03190">
        <w:rPr>
          <w:rFonts w:hint="cs"/>
          <w:rtl/>
        </w:rPr>
        <w:t>צליל</w:t>
      </w:r>
      <w:r w:rsidRPr="00CD067C">
        <w:rPr>
          <w:rtl/>
        </w:rPr>
        <w:t xml:space="preserve"> חלול.</w:t>
      </w:r>
      <w:r w:rsidR="00BD2166">
        <w:rPr>
          <w:rFonts w:hint="cs"/>
          <w:rtl/>
        </w:rPr>
        <w:t xml:space="preserve"> סנאי </w:t>
      </w:r>
      <w:r w:rsidR="007D4F09">
        <w:rPr>
          <w:rFonts w:hint="cs"/>
          <w:rtl/>
        </w:rPr>
        <w:t>אפור נמלט</w:t>
      </w:r>
      <w:r w:rsidR="00BD2166">
        <w:rPr>
          <w:rFonts w:hint="cs"/>
          <w:rtl/>
        </w:rPr>
        <w:t xml:space="preserve"> משם.</w:t>
      </w:r>
    </w:p>
    <w:p w14:paraId="709E4F95" w14:textId="6B40938D" w:rsidR="003235D3" w:rsidRPr="00CD067C" w:rsidRDefault="003235D3" w:rsidP="007D4F09">
      <w:pPr>
        <w:rPr>
          <w:rtl/>
        </w:rPr>
      </w:pPr>
      <w:r w:rsidRPr="00CD067C">
        <w:rPr>
          <w:rtl/>
        </w:rPr>
        <w:t>יוג'ין התרומם ו</w:t>
      </w:r>
      <w:r w:rsidR="002D51BF">
        <w:rPr>
          <w:rFonts w:hint="cs"/>
          <w:rtl/>
        </w:rPr>
        <w:t>ניגש</w:t>
      </w:r>
      <w:r w:rsidRPr="00CD067C">
        <w:rPr>
          <w:rtl/>
        </w:rPr>
        <w:t xml:space="preserve"> לחבית. אבן פגעה בקרסולו. הוא צווח והתכופף. אבן נוספת כמעט ניפצה את הזגוגיות העבות של משקפיו.</w:t>
      </w:r>
    </w:p>
    <w:p w14:paraId="045FFABF" w14:textId="20EB0556" w:rsidR="003235D3" w:rsidRPr="00CD067C" w:rsidRDefault="003235D3" w:rsidP="00250000">
      <w:pPr>
        <w:rPr>
          <w:rtl/>
        </w:rPr>
      </w:pPr>
      <w:r w:rsidRPr="00CD067C">
        <w:rPr>
          <w:rtl/>
        </w:rPr>
        <w:t>"לעזאזל מ</w:t>
      </w:r>
      <w:r w:rsidR="002073A0">
        <w:rPr>
          <w:rtl/>
        </w:rPr>
        <w:t>ארק, תפסיק עם זה!"</w:t>
      </w:r>
      <w:r w:rsidR="008B67B6">
        <w:rPr>
          <w:rtl/>
        </w:rPr>
        <w:t xml:space="preserve"> אלכס</w:t>
      </w:r>
      <w:r w:rsidR="002073A0">
        <w:rPr>
          <w:rFonts w:hint="cs"/>
          <w:rtl/>
        </w:rPr>
        <w:t xml:space="preserve"> צרח</w:t>
      </w:r>
      <w:r w:rsidRPr="00CD067C">
        <w:rPr>
          <w:rtl/>
        </w:rPr>
        <w:t>.</w:t>
      </w:r>
    </w:p>
    <w:p w14:paraId="71232F5A" w14:textId="77777777" w:rsidR="003235D3" w:rsidRPr="00CD067C" w:rsidRDefault="003235D3" w:rsidP="00250000">
      <w:pPr>
        <w:rPr>
          <w:rtl/>
        </w:rPr>
      </w:pPr>
      <w:r w:rsidRPr="00CD067C">
        <w:rPr>
          <w:rtl/>
        </w:rPr>
        <w:t>מארק חייך. "יוג'ין, אתה בסדר?"</w:t>
      </w:r>
    </w:p>
    <w:p w14:paraId="6DDC71D9" w14:textId="296C6B84" w:rsidR="003235D3" w:rsidRPr="00CD067C" w:rsidRDefault="003235D3" w:rsidP="00250000">
      <w:pPr>
        <w:rPr>
          <w:rtl/>
        </w:rPr>
      </w:pPr>
      <w:r w:rsidRPr="00CD067C">
        <w:rPr>
          <w:rtl/>
        </w:rPr>
        <w:t>יוג'ין התיישר. "שמן מכונות," הוא קרא את הת</w:t>
      </w:r>
      <w:r w:rsidR="0026277B">
        <w:rPr>
          <w:rFonts w:hint="cs"/>
          <w:rtl/>
        </w:rPr>
        <w:t>ו</w:t>
      </w:r>
      <w:r w:rsidRPr="00CD067C">
        <w:rPr>
          <w:rtl/>
        </w:rPr>
        <w:t>וית על החבית בקול רועד.</w:t>
      </w:r>
    </w:p>
    <w:p w14:paraId="3D08903D" w14:textId="4E128C2E" w:rsidR="003235D3" w:rsidRPr="00CD067C" w:rsidRDefault="003235D3" w:rsidP="00BB333E">
      <w:pPr>
        <w:rPr>
          <w:rtl/>
        </w:rPr>
      </w:pPr>
      <w:r w:rsidRPr="00CD067C">
        <w:rPr>
          <w:rtl/>
        </w:rPr>
        <w:t>"אני א</w:t>
      </w:r>
      <w:r w:rsidR="00EE425A">
        <w:rPr>
          <w:rFonts w:hint="cs"/>
          <w:rtl/>
        </w:rPr>
        <w:t>רסק</w:t>
      </w:r>
      <w:r w:rsidRPr="00CD067C">
        <w:rPr>
          <w:rtl/>
        </w:rPr>
        <w:t xml:space="preserve"> אותך, מארק," אלכס</w:t>
      </w:r>
      <w:r w:rsidR="00DA6CA8" w:rsidRPr="00DA6CA8">
        <w:rPr>
          <w:rtl/>
        </w:rPr>
        <w:t xml:space="preserve"> </w:t>
      </w:r>
      <w:r w:rsidR="00DA6CA8" w:rsidRPr="00CD067C">
        <w:rPr>
          <w:rtl/>
        </w:rPr>
        <w:t>אמר</w:t>
      </w:r>
      <w:r w:rsidR="00BB333E">
        <w:rPr>
          <w:rFonts w:hint="cs"/>
          <w:rtl/>
        </w:rPr>
        <w:t>,</w:t>
      </w:r>
      <w:r w:rsidRPr="00CD067C">
        <w:rPr>
          <w:rtl/>
        </w:rPr>
        <w:t xml:space="preserve"> </w:t>
      </w:r>
      <w:r w:rsidR="00EE425A">
        <w:rPr>
          <w:rFonts w:hint="cs"/>
          <w:rtl/>
        </w:rPr>
        <w:t>מרוסק</w:t>
      </w:r>
      <w:r w:rsidRPr="00CD067C">
        <w:rPr>
          <w:rtl/>
        </w:rPr>
        <w:t xml:space="preserve"> לגמרי.</w:t>
      </w:r>
    </w:p>
    <w:p w14:paraId="0C923820" w14:textId="42F79C5F" w:rsidR="003235D3" w:rsidRDefault="003235D3" w:rsidP="00250000">
      <w:pPr>
        <w:rPr>
          <w:rtl/>
        </w:rPr>
      </w:pPr>
      <w:r w:rsidRPr="00CD067C">
        <w:rPr>
          <w:rtl/>
        </w:rPr>
        <w:t>"כן, בטח."</w:t>
      </w:r>
      <w:r w:rsidR="005A2FB9">
        <w:rPr>
          <w:rFonts w:hint="cs"/>
          <w:rtl/>
        </w:rPr>
        <w:t xml:space="preserve"> מארק ידע שאלכס ימצא את הדרך לרסק</w:t>
      </w:r>
      <w:r w:rsidR="002D51BF">
        <w:rPr>
          <w:rFonts w:hint="cs"/>
          <w:rtl/>
        </w:rPr>
        <w:t xml:space="preserve"> אות</w:t>
      </w:r>
      <w:r w:rsidR="005A2FB9">
        <w:rPr>
          <w:rFonts w:hint="cs"/>
          <w:rtl/>
        </w:rPr>
        <w:t>ו, באופן זה או אחר</w:t>
      </w:r>
      <w:r w:rsidR="002D51BF" w:rsidRPr="002D51BF">
        <w:rPr>
          <w:rFonts w:cs="Times New Roman"/>
          <w:rtl/>
        </w:rPr>
        <w:t>, ובכל זאת לא הפסיק ל</w:t>
      </w:r>
      <w:r w:rsidR="004C4721">
        <w:rPr>
          <w:rFonts w:cs="Times New Roman" w:hint="cs"/>
          <w:rtl/>
        </w:rPr>
        <w:t>יידות</w:t>
      </w:r>
      <w:r w:rsidR="002D51BF" w:rsidRPr="002D51BF">
        <w:rPr>
          <w:rFonts w:cs="Times New Roman"/>
          <w:rtl/>
        </w:rPr>
        <w:t xml:space="preserve"> אבנים</w:t>
      </w:r>
      <w:r w:rsidR="005A2FB9">
        <w:rPr>
          <w:rFonts w:hint="cs"/>
          <w:rtl/>
        </w:rPr>
        <w:t>.</w:t>
      </w:r>
    </w:p>
    <w:p w14:paraId="625AF724" w14:textId="03F50493" w:rsidR="005D4C97" w:rsidRDefault="00592C5B" w:rsidP="005D4C97">
      <w:r>
        <w:rPr>
          <w:rFonts w:hint="cs"/>
          <w:rtl/>
        </w:rPr>
        <w:t>[</w:t>
      </w:r>
      <w:r w:rsidR="005D4C97">
        <w:t>A more glowing, manly, open look</w:t>
      </w:r>
      <w:r>
        <w:rPr>
          <w:rFonts w:hint="cs"/>
          <w:rtl/>
        </w:rPr>
        <w:t>]</w:t>
      </w:r>
    </w:p>
    <w:p w14:paraId="31A63BA1" w14:textId="6A151961" w:rsidR="00CF262D" w:rsidRDefault="00CF262D" w:rsidP="00CF262D">
      <w:pPr>
        <w:rPr>
          <w:rFonts w:cs="Times New Roman"/>
          <w:rtl/>
        </w:rPr>
      </w:pPr>
      <w:r>
        <w:rPr>
          <w:rFonts w:cs="Times New Roman" w:hint="cs"/>
          <w:rtl/>
        </w:rPr>
        <w:t xml:space="preserve">אלכס </w:t>
      </w:r>
      <w:r w:rsidR="005F1B1D" w:rsidRPr="005F1B1D">
        <w:rPr>
          <w:rFonts w:cs="Times New Roman"/>
          <w:rtl/>
        </w:rPr>
        <w:t>קרב אליו בצעד מאיים</w:t>
      </w:r>
      <w:r>
        <w:rPr>
          <w:rFonts w:cs="Times New Roman" w:hint="cs"/>
          <w:rtl/>
        </w:rPr>
        <w:t>.</w:t>
      </w:r>
    </w:p>
    <w:p w14:paraId="7F544FA6" w14:textId="4D890508" w:rsidR="0007605D" w:rsidRDefault="0007605D" w:rsidP="00103B08">
      <w:pPr>
        <w:rPr>
          <w:rFonts w:cs="Times New Roman"/>
          <w:rtl/>
        </w:rPr>
      </w:pPr>
      <w:r>
        <w:rPr>
          <w:rFonts w:cs="Times New Roman" w:hint="cs"/>
          <w:rtl/>
        </w:rPr>
        <w:t xml:space="preserve">מארק </w:t>
      </w:r>
      <w:r w:rsidR="00E31694">
        <w:rPr>
          <w:rFonts w:cs="Times New Roman" w:hint="cs"/>
          <w:rtl/>
        </w:rPr>
        <w:t xml:space="preserve">הצמיד את </w:t>
      </w:r>
      <w:r w:rsidR="00103B08">
        <w:rPr>
          <w:rFonts w:cs="Times New Roman" w:hint="cs"/>
          <w:rtl/>
        </w:rPr>
        <w:t>כף</w:t>
      </w:r>
      <w:r>
        <w:rPr>
          <w:rFonts w:cs="Times New Roman" w:hint="cs"/>
          <w:rtl/>
        </w:rPr>
        <w:t xml:space="preserve"> ידו הפתוחה</w:t>
      </w:r>
      <w:r w:rsidR="009564E3">
        <w:rPr>
          <w:rFonts w:cs="Times New Roman" w:hint="cs"/>
          <w:rtl/>
        </w:rPr>
        <w:t xml:space="preserve"> </w:t>
      </w:r>
      <w:r w:rsidR="00DA6CA8">
        <w:rPr>
          <w:rFonts w:cs="Times New Roman" w:hint="cs"/>
          <w:rtl/>
        </w:rPr>
        <w:t>א</w:t>
      </w:r>
      <w:r>
        <w:rPr>
          <w:rFonts w:cs="Times New Roman" w:hint="cs"/>
          <w:rtl/>
        </w:rPr>
        <w:t>ל</w:t>
      </w:r>
      <w:r w:rsidR="00DA6CA8">
        <w:rPr>
          <w:rFonts w:cs="Times New Roman" w:hint="cs"/>
          <w:rtl/>
        </w:rPr>
        <w:t xml:space="preserve"> </w:t>
      </w:r>
      <w:r>
        <w:rPr>
          <w:rFonts w:cs="Times New Roman" w:hint="cs"/>
          <w:rtl/>
        </w:rPr>
        <w:t>חזהו של אלכס</w:t>
      </w:r>
      <w:r w:rsidR="00E31694">
        <w:rPr>
          <w:rFonts w:cs="Times New Roman" w:hint="cs"/>
          <w:rtl/>
        </w:rPr>
        <w:t xml:space="preserve">, לבלום </w:t>
      </w:r>
      <w:r w:rsidR="00660CEC">
        <w:rPr>
          <w:rFonts w:cs="Times New Roman" w:hint="cs"/>
          <w:rtl/>
        </w:rPr>
        <w:t>א</w:t>
      </w:r>
      <w:r w:rsidR="00660CEC" w:rsidRPr="00660CEC">
        <w:rPr>
          <w:rFonts w:cs="Times New Roman"/>
          <w:rtl/>
        </w:rPr>
        <w:t>ת התקדמותו</w:t>
      </w:r>
      <w:r>
        <w:rPr>
          <w:rFonts w:cs="Times New Roman" w:hint="cs"/>
          <w:rtl/>
        </w:rPr>
        <w:t>.</w:t>
      </w:r>
    </w:p>
    <w:p w14:paraId="3D0FB1C6" w14:textId="10CD9CF9" w:rsidR="0007605D" w:rsidRDefault="0007605D" w:rsidP="005D4C97">
      <w:pPr>
        <w:rPr>
          <w:rFonts w:cs="Times New Roman"/>
          <w:rtl/>
        </w:rPr>
      </w:pPr>
      <w:r>
        <w:rPr>
          <w:rFonts w:cs="Times New Roman" w:hint="cs"/>
          <w:rtl/>
        </w:rPr>
        <w:t>"מה אתה עושה?"</w:t>
      </w:r>
    </w:p>
    <w:p w14:paraId="3B0BAC43" w14:textId="333C0955" w:rsidR="0007605D" w:rsidRDefault="0007605D" w:rsidP="005D4C97">
      <w:pPr>
        <w:rPr>
          <w:rFonts w:cs="Times New Roman"/>
          <w:rtl/>
        </w:rPr>
      </w:pPr>
      <w:r>
        <w:rPr>
          <w:rFonts w:cs="Times New Roman" w:hint="cs"/>
          <w:rtl/>
        </w:rPr>
        <w:t>מארק נעל את מרפקו.</w:t>
      </w:r>
    </w:p>
    <w:p w14:paraId="213EE0BE" w14:textId="50B52DB1" w:rsidR="0007605D" w:rsidRDefault="0007605D" w:rsidP="005D4C97">
      <w:pPr>
        <w:rPr>
          <w:rFonts w:cs="Times New Roman"/>
          <w:rtl/>
        </w:rPr>
      </w:pPr>
      <w:r>
        <w:rPr>
          <w:rFonts w:cs="Times New Roman" w:hint="cs"/>
          <w:rtl/>
        </w:rPr>
        <w:t>"אני בקלות שובר לך את כל האצבעות."</w:t>
      </w:r>
    </w:p>
    <w:p w14:paraId="73003D58" w14:textId="7152DD11" w:rsidR="0007605D" w:rsidRPr="00CD067C" w:rsidRDefault="0007605D" w:rsidP="005D4C97">
      <w:pPr>
        <w:rPr>
          <w:rtl/>
        </w:rPr>
      </w:pPr>
      <w:r>
        <w:rPr>
          <w:rFonts w:cs="Times New Roman" w:hint="cs"/>
          <w:rtl/>
        </w:rPr>
        <w:t>מארק היסס א</w:t>
      </w:r>
      <w:r w:rsidR="002D51BF">
        <w:rPr>
          <w:rFonts w:cs="Times New Roman" w:hint="cs"/>
          <w:rtl/>
        </w:rPr>
        <w:t>בל</w:t>
      </w:r>
      <w:r>
        <w:rPr>
          <w:rFonts w:cs="Times New Roman" w:hint="cs"/>
          <w:rtl/>
        </w:rPr>
        <w:t xml:space="preserve"> לא הסיט את ידו.</w:t>
      </w:r>
    </w:p>
    <w:p w14:paraId="2D87C816" w14:textId="791D908B" w:rsidR="00481DF3" w:rsidRDefault="0007605D" w:rsidP="00481DF3">
      <w:pPr>
        <w:rPr>
          <w:rtl/>
        </w:rPr>
      </w:pPr>
      <w:r>
        <w:rPr>
          <w:rFonts w:hint="cs"/>
          <w:rtl/>
        </w:rPr>
        <w:t xml:space="preserve">"אני </w:t>
      </w:r>
      <w:r w:rsidR="005F1B1D" w:rsidRPr="005F1B1D">
        <w:rPr>
          <w:rFonts w:cs="Times New Roman"/>
          <w:rtl/>
        </w:rPr>
        <w:t>מפצח</w:t>
      </w:r>
      <w:r>
        <w:rPr>
          <w:rFonts w:hint="cs"/>
          <w:rtl/>
        </w:rPr>
        <w:t xml:space="preserve"> אותן בבת אחת." אלכס נשען קדימה על היד המושטת, בתנועה מדודה. היה ברור </w:t>
      </w:r>
      <w:r w:rsidR="002D51BF">
        <w:rPr>
          <w:rFonts w:hint="cs"/>
          <w:rtl/>
        </w:rPr>
        <w:t>ש</w:t>
      </w:r>
      <w:r>
        <w:rPr>
          <w:rFonts w:hint="cs"/>
          <w:rtl/>
        </w:rPr>
        <w:t>בהטחת כל משקלו, כף יד</w:t>
      </w:r>
      <w:r w:rsidR="007626C5">
        <w:rPr>
          <w:rFonts w:hint="cs"/>
          <w:rtl/>
        </w:rPr>
        <w:t>ו</w:t>
      </w:r>
      <w:r>
        <w:rPr>
          <w:rFonts w:hint="cs"/>
          <w:rtl/>
        </w:rPr>
        <w:t xml:space="preserve"> של מארק </w:t>
      </w:r>
      <w:r w:rsidR="001C5A04">
        <w:rPr>
          <w:rFonts w:hint="cs"/>
          <w:rtl/>
        </w:rPr>
        <w:t>הייתה</w:t>
      </w:r>
      <w:r>
        <w:rPr>
          <w:rFonts w:hint="cs"/>
          <w:rtl/>
        </w:rPr>
        <w:t xml:space="preserve"> מתפצפצת בבת אחת. "כ</w:t>
      </w:r>
      <w:r w:rsidR="0026277B">
        <w:rPr>
          <w:rFonts w:hint="cs"/>
          <w:rtl/>
        </w:rPr>
        <w:t>כה</w:t>
      </w:r>
      <w:r>
        <w:rPr>
          <w:rFonts w:hint="cs"/>
          <w:rtl/>
        </w:rPr>
        <w:t xml:space="preserve"> לעולם לא תוכל </w:t>
      </w:r>
      <w:r w:rsidR="005F1B1D">
        <w:rPr>
          <w:rFonts w:hint="cs"/>
          <w:rtl/>
        </w:rPr>
        <w:t xml:space="preserve">עוד </w:t>
      </w:r>
      <w:r>
        <w:rPr>
          <w:rFonts w:hint="cs"/>
          <w:rtl/>
        </w:rPr>
        <w:t>לנגן בפסנתר."</w:t>
      </w:r>
    </w:p>
    <w:p w14:paraId="21F902CD" w14:textId="2A76E04E" w:rsidR="003235D3" w:rsidRPr="00CD067C" w:rsidRDefault="0007605D" w:rsidP="00481DF3">
      <w:pPr>
        <w:rPr>
          <w:rtl/>
        </w:rPr>
      </w:pPr>
      <w:r>
        <w:rPr>
          <w:rFonts w:hint="cs"/>
          <w:rtl/>
        </w:rPr>
        <w:t>מארק סילק את ידו בבהלה.</w:t>
      </w:r>
      <w:r w:rsidR="005A2FB9">
        <w:rPr>
          <w:rFonts w:hint="cs"/>
          <w:rtl/>
        </w:rPr>
        <w:t xml:space="preserve"> </w:t>
      </w:r>
      <w:r w:rsidR="00265EEE">
        <w:rPr>
          <w:rtl/>
        </w:rPr>
        <w:t>"יוג'ין יודע שסתם ה</w:t>
      </w:r>
      <w:r w:rsidR="00265EEE">
        <w:rPr>
          <w:rFonts w:hint="cs"/>
          <w:rtl/>
        </w:rPr>
        <w:t>ת</w:t>
      </w:r>
      <w:r w:rsidR="003235D3" w:rsidRPr="00CD067C">
        <w:rPr>
          <w:rtl/>
        </w:rPr>
        <w:t>בדחתי, נכון יוג'ין?"</w:t>
      </w:r>
    </w:p>
    <w:p w14:paraId="68ED4664" w14:textId="63F3DD88" w:rsidR="003235D3" w:rsidRPr="00CD067C" w:rsidRDefault="003235D3" w:rsidP="00103B08">
      <w:pPr>
        <w:rPr>
          <w:rtl/>
        </w:rPr>
      </w:pPr>
      <w:r w:rsidRPr="00CD067C">
        <w:rPr>
          <w:rtl/>
        </w:rPr>
        <w:t>יוג'ין הנהן ברעד.</w:t>
      </w:r>
      <w:r w:rsidR="0007605D">
        <w:rPr>
          <w:rFonts w:hint="cs"/>
          <w:rtl/>
        </w:rPr>
        <w:t xml:space="preserve"> אם </w:t>
      </w:r>
      <w:r w:rsidR="00660CEC">
        <w:rPr>
          <w:rFonts w:hint="cs"/>
          <w:rtl/>
        </w:rPr>
        <w:t>כ</w:t>
      </w:r>
      <w:r w:rsidR="0007605D">
        <w:rPr>
          <w:rFonts w:hint="cs"/>
          <w:rtl/>
        </w:rPr>
        <w:t xml:space="preserve">זה הוא אלכס, מי </w:t>
      </w:r>
      <w:r w:rsidR="00A03190">
        <w:rPr>
          <w:rFonts w:hint="cs"/>
          <w:rtl/>
        </w:rPr>
        <w:t>הוא אות</w:t>
      </w:r>
      <w:r w:rsidR="00F0031E">
        <w:rPr>
          <w:rFonts w:hint="cs"/>
          <w:rtl/>
        </w:rPr>
        <w:t xml:space="preserve">ו </w:t>
      </w:r>
      <w:r w:rsidR="00103B08">
        <w:rPr>
          <w:rFonts w:hint="cs"/>
          <w:rtl/>
        </w:rPr>
        <w:t xml:space="preserve">יצור </w:t>
      </w:r>
      <w:r w:rsidR="0007605D">
        <w:rPr>
          <w:rFonts w:hint="cs"/>
          <w:rtl/>
        </w:rPr>
        <w:t>מפלצתי שהצליח ל</w:t>
      </w:r>
      <w:r w:rsidR="002D51BF">
        <w:rPr>
          <w:rFonts w:hint="cs"/>
          <w:rtl/>
        </w:rPr>
        <w:t>כתוש</w:t>
      </w:r>
      <w:r w:rsidR="00103B08">
        <w:rPr>
          <w:rFonts w:hint="cs"/>
          <w:rtl/>
        </w:rPr>
        <w:t xml:space="preserve"> את גופו</w:t>
      </w:r>
      <w:r w:rsidR="00481DF3">
        <w:rPr>
          <w:rFonts w:hint="cs"/>
          <w:rtl/>
        </w:rPr>
        <w:t xml:space="preserve"> בישראל</w:t>
      </w:r>
      <w:r w:rsidR="0007605D">
        <w:rPr>
          <w:rFonts w:hint="cs"/>
          <w:rtl/>
        </w:rPr>
        <w:t>?</w:t>
      </w:r>
    </w:p>
    <w:p w14:paraId="3BC9C3B6" w14:textId="03DC240A" w:rsidR="0007605D" w:rsidRDefault="0007605D" w:rsidP="0007605D">
      <w:pPr>
        <w:rPr>
          <w:rtl/>
        </w:rPr>
      </w:pPr>
      <w:r>
        <w:rPr>
          <w:rFonts w:hint="cs"/>
          <w:rtl/>
        </w:rPr>
        <w:t xml:space="preserve">אלכס </w:t>
      </w:r>
      <w:r w:rsidR="00447A97">
        <w:rPr>
          <w:rFonts w:hint="cs"/>
          <w:rtl/>
        </w:rPr>
        <w:t>אחז</w:t>
      </w:r>
      <w:r>
        <w:rPr>
          <w:rFonts w:hint="cs"/>
          <w:rtl/>
        </w:rPr>
        <w:t xml:space="preserve"> </w:t>
      </w:r>
      <w:r w:rsidR="002D51BF">
        <w:rPr>
          <w:rFonts w:hint="cs"/>
          <w:rtl/>
        </w:rPr>
        <w:t>ב</w:t>
      </w:r>
      <w:r w:rsidR="007626C5">
        <w:rPr>
          <w:rFonts w:hint="cs"/>
          <w:rtl/>
        </w:rPr>
        <w:t xml:space="preserve">כף </w:t>
      </w:r>
      <w:r>
        <w:rPr>
          <w:rFonts w:hint="cs"/>
          <w:rtl/>
        </w:rPr>
        <w:t>יד</w:t>
      </w:r>
      <w:r w:rsidR="007626C5">
        <w:rPr>
          <w:rFonts w:hint="cs"/>
          <w:rtl/>
        </w:rPr>
        <w:t>ו</w:t>
      </w:r>
      <w:r>
        <w:rPr>
          <w:rFonts w:hint="cs"/>
          <w:rtl/>
        </w:rPr>
        <w:t xml:space="preserve"> של מארק</w:t>
      </w:r>
      <w:r w:rsidR="002D51BF" w:rsidRPr="002D51BF">
        <w:rPr>
          <w:rFonts w:cs="Times New Roman"/>
          <w:rtl/>
        </w:rPr>
        <w:t xml:space="preserve"> וסובב אותה הצידה</w:t>
      </w:r>
      <w:r>
        <w:rPr>
          <w:rFonts w:hint="cs"/>
          <w:rtl/>
        </w:rPr>
        <w:t>. "אם אתה רוצה לחסום מישהו, תעשה ככה</w:t>
      </w:r>
      <w:r w:rsidR="002D51BF">
        <w:rPr>
          <w:rFonts w:hint="cs"/>
          <w:rtl/>
        </w:rPr>
        <w:t>.</w:t>
      </w:r>
      <w:r>
        <w:rPr>
          <w:rFonts w:hint="cs"/>
          <w:rtl/>
        </w:rPr>
        <w:t>" [טאישי מוואשי גרי]</w:t>
      </w:r>
    </w:p>
    <w:p w14:paraId="15B94D84" w14:textId="5405E016" w:rsidR="0007605D" w:rsidRDefault="00F0031E" w:rsidP="0007605D">
      <w:pPr>
        <w:rPr>
          <w:rtl/>
        </w:rPr>
      </w:pPr>
      <w:r>
        <w:rPr>
          <w:rFonts w:hint="cs"/>
          <w:rtl/>
        </w:rPr>
        <w:t>"זה מה ש... שלומדים בישראל?" יוג'ין שאל.</w:t>
      </w:r>
    </w:p>
    <w:p w14:paraId="0072944C" w14:textId="30D3C533" w:rsidR="00F0031E" w:rsidRPr="00CD067C" w:rsidRDefault="00F0031E" w:rsidP="0007605D">
      <w:pPr>
        <w:rPr>
          <w:rtl/>
        </w:rPr>
      </w:pPr>
      <w:r>
        <w:rPr>
          <w:rFonts w:hint="cs"/>
          <w:rtl/>
        </w:rPr>
        <w:t xml:space="preserve">אלכס </w:t>
      </w:r>
      <w:r w:rsidR="001D358E">
        <w:rPr>
          <w:rFonts w:hint="cs"/>
          <w:rtl/>
        </w:rPr>
        <w:t>צנח על החבית ו</w:t>
      </w:r>
      <w:r>
        <w:rPr>
          <w:rFonts w:hint="cs"/>
          <w:rtl/>
        </w:rPr>
        <w:t>ברונו</w:t>
      </w:r>
      <w:r w:rsidR="001D358E">
        <w:rPr>
          <w:rFonts w:hint="cs"/>
          <w:rtl/>
        </w:rPr>
        <w:t xml:space="preserve"> בא ל</w:t>
      </w:r>
      <w:r w:rsidR="00D72AA0">
        <w:rPr>
          <w:rFonts w:hint="cs"/>
          <w:rtl/>
        </w:rPr>
        <w:t>לקק את כף ידו</w:t>
      </w:r>
      <w:r w:rsidR="0036063D" w:rsidRPr="0036063D">
        <w:rPr>
          <w:rFonts w:cs="Times New Roman"/>
          <w:rtl/>
        </w:rPr>
        <w:t xml:space="preserve"> בלשון חמימה. הוא היה הכלב הכי טוב בעולם, ואלכס זכה בו. הוא חיבק את ראשו וקיבל עוד ועוד ליקוקים, כמה שרצה.</w:t>
      </w:r>
    </w:p>
    <w:p w14:paraId="71B254F3" w14:textId="599FCD17" w:rsidR="003235D3" w:rsidRPr="00CD067C" w:rsidRDefault="003235D3" w:rsidP="00250000">
      <w:pPr>
        <w:rPr>
          <w:rtl/>
        </w:rPr>
      </w:pPr>
      <w:r w:rsidRPr="00CD067C">
        <w:rPr>
          <w:rtl/>
        </w:rPr>
        <w:t>"יוג'ין, איפה האוסף?" מארק</w:t>
      </w:r>
      <w:r w:rsidR="007626C5" w:rsidRPr="007626C5">
        <w:rPr>
          <w:rtl/>
        </w:rPr>
        <w:t xml:space="preserve"> </w:t>
      </w:r>
      <w:r w:rsidR="0036063D">
        <w:rPr>
          <w:rFonts w:hint="cs"/>
          <w:rtl/>
        </w:rPr>
        <w:t>תבע</w:t>
      </w:r>
      <w:r w:rsidRPr="00CD067C">
        <w:rPr>
          <w:rtl/>
        </w:rPr>
        <w:t>.</w:t>
      </w:r>
    </w:p>
    <w:p w14:paraId="6171DA52" w14:textId="77777777" w:rsidR="003235D3" w:rsidRPr="00CD067C" w:rsidRDefault="003235D3" w:rsidP="00250000">
      <w:pPr>
        <w:rPr>
          <w:rtl/>
        </w:rPr>
      </w:pPr>
      <w:r w:rsidRPr="00CD067C">
        <w:rPr>
          <w:rtl/>
        </w:rPr>
        <w:t>"איזה אוסף?"</w:t>
      </w:r>
    </w:p>
    <w:p w14:paraId="67D1794B" w14:textId="77777777" w:rsidR="003235D3" w:rsidRPr="00CD067C" w:rsidRDefault="003235D3" w:rsidP="00250000">
      <w:pPr>
        <w:rPr>
          <w:rtl/>
        </w:rPr>
      </w:pPr>
      <w:r w:rsidRPr="00CD067C">
        <w:rPr>
          <w:rtl/>
        </w:rPr>
        <w:t xml:space="preserve">"יו – ג'ין! יו – ג'ין! איזה שק פרעושים אתה. אל תעשה את עצמך." </w:t>
      </w:r>
    </w:p>
    <w:p w14:paraId="6A271599" w14:textId="12CCA83F" w:rsidR="003235D3" w:rsidRPr="00CD067C" w:rsidRDefault="003235D3" w:rsidP="00250000">
      <w:pPr>
        <w:rPr>
          <w:rtl/>
        </w:rPr>
      </w:pPr>
      <w:r w:rsidRPr="00CD067C">
        <w:rPr>
          <w:rtl/>
        </w:rPr>
        <w:lastRenderedPageBreak/>
        <w:t>"אתה מתכוון לאוסף ש</w:t>
      </w:r>
      <w:r w:rsidR="005F1B1D" w:rsidRPr="005F1B1D">
        <w:rPr>
          <w:rFonts w:cs="Times New Roman"/>
          <w:rtl/>
        </w:rPr>
        <w:t>הכנו למוזיאון</w:t>
      </w:r>
      <w:r w:rsidRPr="00CD067C">
        <w:rPr>
          <w:rtl/>
        </w:rPr>
        <w:t>?"</w:t>
      </w:r>
    </w:p>
    <w:p w14:paraId="7874893D" w14:textId="77777777" w:rsidR="003235D3" w:rsidRPr="00CD067C" w:rsidRDefault="003235D3" w:rsidP="00250000">
      <w:pPr>
        <w:rPr>
          <w:rtl/>
        </w:rPr>
      </w:pPr>
      <w:r w:rsidRPr="00CD067C">
        <w:rPr>
          <w:rtl/>
        </w:rPr>
        <w:t>"כן!"</w:t>
      </w:r>
    </w:p>
    <w:p w14:paraId="679CDE85" w14:textId="5B7ADDE0" w:rsidR="003235D3" w:rsidRPr="00CD067C" w:rsidRDefault="003235D3" w:rsidP="005F1B1D">
      <w:pPr>
        <w:rPr>
          <w:rtl/>
        </w:rPr>
      </w:pPr>
      <w:r w:rsidRPr="00CD067C">
        <w:rPr>
          <w:rtl/>
        </w:rPr>
        <w:t>"אל תכעסו</w:t>
      </w:r>
      <w:r w:rsidR="005F1B1D">
        <w:rPr>
          <w:rFonts w:hint="cs"/>
          <w:rtl/>
        </w:rPr>
        <w:t xml:space="preserve">, </w:t>
      </w:r>
      <w:r w:rsidR="001C5A04">
        <w:rPr>
          <w:rtl/>
        </w:rPr>
        <w:t>אימא</w:t>
      </w:r>
      <w:r w:rsidRPr="00CD067C">
        <w:rPr>
          <w:rtl/>
        </w:rPr>
        <w:t xml:space="preserve"> שלכם מצאה אותו והכריחה אותי לזרוק אותו."</w:t>
      </w:r>
    </w:p>
    <w:p w14:paraId="08117E7E" w14:textId="77777777" w:rsidR="003235D3" w:rsidRPr="00CD067C" w:rsidRDefault="003235D3" w:rsidP="00250000">
      <w:pPr>
        <w:rPr>
          <w:rtl/>
        </w:rPr>
      </w:pPr>
      <w:r w:rsidRPr="00CD067C">
        <w:rPr>
          <w:rtl/>
        </w:rPr>
        <w:t>"איך היא מצאה אותו? איפה השארת אותו יוג'ין?"</w:t>
      </w:r>
    </w:p>
    <w:p w14:paraId="1E162F5D" w14:textId="0008412E" w:rsidR="004C4721" w:rsidRDefault="003235D3" w:rsidP="00250000">
      <w:pPr>
        <w:rPr>
          <w:rtl/>
        </w:rPr>
      </w:pPr>
      <w:r w:rsidRPr="00CD067C">
        <w:rPr>
          <w:rtl/>
        </w:rPr>
        <w:t>"</w:t>
      </w:r>
      <w:r w:rsidR="00483BB1">
        <w:rPr>
          <w:rFonts w:hint="cs"/>
          <w:rtl/>
        </w:rPr>
        <w:t>הכול</w:t>
      </w:r>
      <w:r w:rsidR="002D51BF">
        <w:rPr>
          <w:rFonts w:hint="cs"/>
          <w:rtl/>
        </w:rPr>
        <w:t xml:space="preserve"> אבד</w:t>
      </w:r>
      <w:r w:rsidRPr="00CD067C">
        <w:rPr>
          <w:rtl/>
        </w:rPr>
        <w:t xml:space="preserve">?" </w:t>
      </w:r>
      <w:r w:rsidR="0036063D">
        <w:rPr>
          <w:rFonts w:hint="cs"/>
          <w:rtl/>
        </w:rPr>
        <w:t>מארק</w:t>
      </w:r>
      <w:r w:rsidR="00CC4AAE">
        <w:rPr>
          <w:rFonts w:hint="cs"/>
          <w:rtl/>
        </w:rPr>
        <w:t xml:space="preserve"> אמר בחוסר אמון</w:t>
      </w:r>
      <w:r w:rsidR="0036063D">
        <w:rPr>
          <w:rFonts w:hint="cs"/>
          <w:rtl/>
        </w:rPr>
        <w:t>,</w:t>
      </w:r>
      <w:r w:rsidRPr="00CD067C">
        <w:rPr>
          <w:rtl/>
        </w:rPr>
        <w:t xml:space="preserve"> </w:t>
      </w:r>
      <w:r w:rsidR="0036063D">
        <w:rPr>
          <w:rFonts w:hint="cs"/>
          <w:rtl/>
        </w:rPr>
        <w:t>[</w:t>
      </w:r>
      <w:r w:rsidR="00F06A3F">
        <w:rPr>
          <w:rFonts w:hint="cs"/>
          <w:rtl/>
        </w:rPr>
        <w:t>עכשיו</w:t>
      </w:r>
      <w:r w:rsidR="00CC4AAE">
        <w:rPr>
          <w:rFonts w:hint="cs"/>
          <w:rtl/>
        </w:rPr>
        <w:t xml:space="preserve"> באמת לא נותר דבר, ולמחרת הם יתחילו ללמוד בבית-ספר חדש</w:t>
      </w:r>
      <w:r w:rsidR="005F1B1D" w:rsidRPr="005F1B1D">
        <w:rPr>
          <w:rFonts w:cs="Times New Roman"/>
          <w:rtl/>
        </w:rPr>
        <w:t>, אשר חוץ מיוג'ין וקולין לא הכירו שם איש</w:t>
      </w:r>
      <w:r w:rsidR="00CC4AAE">
        <w:rPr>
          <w:rFonts w:hint="cs"/>
          <w:rtl/>
        </w:rPr>
        <w:t>.</w:t>
      </w:r>
      <w:r w:rsidR="0036063D">
        <w:rPr>
          <w:rFonts w:hint="cs"/>
          <w:rtl/>
        </w:rPr>
        <w:t>]</w:t>
      </w:r>
      <w:r w:rsidR="00CC4AAE">
        <w:rPr>
          <w:rFonts w:hint="cs"/>
          <w:rtl/>
        </w:rPr>
        <w:t xml:space="preserve"> </w:t>
      </w:r>
      <w:r w:rsidR="004C4721" w:rsidRPr="00CD067C">
        <w:rPr>
          <w:rtl/>
        </w:rPr>
        <w:t>"גם הג'וק הלבן שאלכס תפס?"</w:t>
      </w:r>
    </w:p>
    <w:p w14:paraId="41D1A3BC" w14:textId="26F9B445" w:rsidR="004C4721" w:rsidRDefault="004C4721" w:rsidP="00250000">
      <w:pPr>
        <w:rPr>
          <w:rtl/>
        </w:rPr>
      </w:pPr>
      <w:r w:rsidRPr="00CD067C">
        <w:rPr>
          <w:rtl/>
        </w:rPr>
        <w:t xml:space="preserve">"הוא הפך לחום, </w:t>
      </w:r>
      <w:r>
        <w:rPr>
          <w:rFonts w:hint="cs"/>
          <w:rtl/>
        </w:rPr>
        <w:t>מעצמו</w:t>
      </w:r>
      <w:r w:rsidRPr="00CD067C">
        <w:rPr>
          <w:rtl/>
        </w:rPr>
        <w:t>."</w:t>
      </w:r>
    </w:p>
    <w:p w14:paraId="222E6A03" w14:textId="62F63D1E" w:rsidR="003235D3" w:rsidRPr="00CD067C" w:rsidRDefault="003235D3" w:rsidP="00250000">
      <w:pPr>
        <w:rPr>
          <w:rtl/>
        </w:rPr>
      </w:pPr>
      <w:r w:rsidRPr="00CD067C">
        <w:rPr>
          <w:rtl/>
        </w:rPr>
        <w:t>"</w:t>
      </w:r>
      <w:r w:rsidR="004C4721">
        <w:rPr>
          <w:rFonts w:hint="cs"/>
          <w:rtl/>
        </w:rPr>
        <w:t>ו</w:t>
      </w:r>
      <w:r w:rsidR="004C4721" w:rsidRPr="004C4721">
        <w:rPr>
          <w:rFonts w:cs="Times New Roman"/>
          <w:rtl/>
        </w:rPr>
        <w:t>מה בדבר החרקים החיים</w:t>
      </w:r>
      <w:r w:rsidR="00CC4AAE" w:rsidRPr="00CD067C">
        <w:rPr>
          <w:rtl/>
        </w:rPr>
        <w:t>?</w:t>
      </w:r>
      <w:r w:rsidRPr="00CD067C">
        <w:rPr>
          <w:rtl/>
        </w:rPr>
        <w:t>"</w:t>
      </w:r>
    </w:p>
    <w:p w14:paraId="77D8BBCB" w14:textId="5FDE4C29" w:rsidR="003235D3" w:rsidRDefault="003235D3" w:rsidP="004C4721">
      <w:pPr>
        <w:rPr>
          <w:rtl/>
        </w:rPr>
      </w:pPr>
      <w:r w:rsidRPr="00CD067C">
        <w:rPr>
          <w:rtl/>
        </w:rPr>
        <w:t>"היא הכריחה אותי לפתוח את כל הצנצנות ולרסס</w:t>
      </w:r>
      <w:r w:rsidR="004C4721" w:rsidRPr="004C4721">
        <w:rPr>
          <w:rFonts w:cs="Times New Roman"/>
          <w:rtl/>
        </w:rPr>
        <w:t>, אל תכעסו</w:t>
      </w:r>
      <w:r w:rsidRPr="00CD067C">
        <w:rPr>
          <w:rtl/>
        </w:rPr>
        <w:t>."</w:t>
      </w:r>
      <w:r w:rsidR="004C4721">
        <w:rPr>
          <w:rFonts w:hint="cs"/>
          <w:rtl/>
        </w:rPr>
        <w:t xml:space="preserve"> </w:t>
      </w:r>
      <w:r w:rsidR="004C59E0">
        <w:rPr>
          <w:rFonts w:hint="cs"/>
          <w:rtl/>
        </w:rPr>
        <w:t>פתאום</w:t>
      </w:r>
      <w:r w:rsidR="00955196">
        <w:rPr>
          <w:rFonts w:hint="cs"/>
          <w:rtl/>
        </w:rPr>
        <w:t xml:space="preserve"> </w:t>
      </w:r>
      <w:r w:rsidR="004C4721" w:rsidRPr="004C4721">
        <w:rPr>
          <w:rFonts w:cs="Times New Roman"/>
          <w:rtl/>
        </w:rPr>
        <w:t>יוג'ין נזכר שהם עוברים למחרת לבית-הספר הנורא שלו. אלכס בוודאי יהיה לו לבן</w:t>
      </w:r>
      <w:r w:rsidR="007729AE">
        <w:rPr>
          <w:rFonts w:cs="Times New Roman" w:hint="cs"/>
          <w:rtl/>
        </w:rPr>
        <w:t xml:space="preserve"> </w:t>
      </w:r>
      <w:r w:rsidR="004C4721" w:rsidRPr="004C4721">
        <w:rPr>
          <w:rFonts w:cs="Times New Roman"/>
          <w:rtl/>
        </w:rPr>
        <w:t>ברית גם אם ילמד בכיתה גבוהה ממנו ו</w:t>
      </w:r>
      <w:r w:rsidR="007729AE" w:rsidRPr="004C4721">
        <w:rPr>
          <w:rFonts w:cs="Times New Roman"/>
          <w:rtl/>
        </w:rPr>
        <w:t xml:space="preserve">יוג'ין </w:t>
      </w:r>
      <w:r w:rsidR="004C4721" w:rsidRPr="004C4721">
        <w:rPr>
          <w:rFonts w:cs="Times New Roman"/>
          <w:rtl/>
        </w:rPr>
        <w:t>שוב לא יהיה בודד וחסר הגנה</w:t>
      </w:r>
      <w:r w:rsidR="0036063D" w:rsidRPr="0036063D">
        <w:rPr>
          <w:rFonts w:cs="Times New Roman"/>
          <w:rtl/>
        </w:rPr>
        <w:t>.</w:t>
      </w:r>
    </w:p>
    <w:p w14:paraId="18F67B83" w14:textId="20F174FD" w:rsidR="003235D3" w:rsidRPr="00CD067C" w:rsidRDefault="0036063D" w:rsidP="00250000">
      <w:pPr>
        <w:rPr>
          <w:rtl/>
        </w:rPr>
      </w:pPr>
      <w:r>
        <w:rPr>
          <w:rFonts w:hint="cs"/>
          <w:rtl/>
        </w:rPr>
        <w:t>"</w:t>
      </w:r>
      <w:r w:rsidR="003235D3" w:rsidRPr="00CD067C">
        <w:rPr>
          <w:rtl/>
        </w:rPr>
        <w:t xml:space="preserve">איך אפשר לכעוס עליך. כבר נמאס מהאוסף הזה </w:t>
      </w:r>
      <w:r w:rsidR="007729AE" w:rsidRPr="007729AE">
        <w:rPr>
          <w:rFonts w:cs="Times New Roman"/>
          <w:rtl/>
        </w:rPr>
        <w:t>בינכֹּה</w:t>
      </w:r>
      <w:r w:rsidR="003235D3" w:rsidRPr="00CD067C">
        <w:rPr>
          <w:rtl/>
        </w:rPr>
        <w:t>."</w:t>
      </w:r>
    </w:p>
    <w:p w14:paraId="7AC7F64B" w14:textId="257CD4B4" w:rsidR="003235D3" w:rsidRPr="00CD067C" w:rsidRDefault="003235D3" w:rsidP="007D4F09">
      <w:pPr>
        <w:rPr>
          <w:rtl/>
        </w:rPr>
      </w:pPr>
      <w:r w:rsidRPr="00CD067C">
        <w:rPr>
          <w:rtl/>
        </w:rPr>
        <w:t>"יש לי משהו יותר מעניין, אבל.</w:t>
      </w:r>
      <w:r w:rsidR="007D4F09">
        <w:rPr>
          <w:rFonts w:hint="cs"/>
          <w:rtl/>
        </w:rPr>
        <w:t xml:space="preserve"> </w:t>
      </w:r>
      <w:r w:rsidRPr="00CD067C">
        <w:rPr>
          <w:rtl/>
        </w:rPr>
        <w:t>בואו הביתה, אני אראה לכם."</w:t>
      </w:r>
    </w:p>
    <w:p w14:paraId="6440971A" w14:textId="2C71FFB9" w:rsidR="003235D3" w:rsidRPr="00CD067C" w:rsidRDefault="003235D3" w:rsidP="00BB333E">
      <w:pPr>
        <w:rPr>
          <w:rtl/>
        </w:rPr>
      </w:pPr>
      <w:r w:rsidRPr="00CD067C">
        <w:rPr>
          <w:rtl/>
        </w:rPr>
        <w:t>"בואו נרוץ," אלכס הציע</w:t>
      </w:r>
      <w:r w:rsidR="00242E73">
        <w:rPr>
          <w:rFonts w:hint="cs"/>
          <w:rtl/>
        </w:rPr>
        <w:t xml:space="preserve">. </w:t>
      </w:r>
      <w:r w:rsidR="00242E73" w:rsidRPr="00242E73">
        <w:rPr>
          <w:rFonts w:cs="Times New Roman"/>
          <w:rtl/>
        </w:rPr>
        <w:t>גופו ה</w:t>
      </w:r>
      <w:r w:rsidR="0036063D">
        <w:rPr>
          <w:rFonts w:cs="Times New Roman" w:hint="cs"/>
          <w:rtl/>
        </w:rPr>
        <w:t>פך</w:t>
      </w:r>
      <w:r w:rsidR="00242E73" w:rsidRPr="00242E73">
        <w:rPr>
          <w:rFonts w:cs="Times New Roman"/>
          <w:rtl/>
        </w:rPr>
        <w:t xml:space="preserve"> חסר</w:t>
      </w:r>
      <w:r w:rsidR="007729AE">
        <w:rPr>
          <w:rFonts w:cs="Times New Roman" w:hint="cs"/>
          <w:rtl/>
        </w:rPr>
        <w:t xml:space="preserve"> </w:t>
      </w:r>
      <w:r w:rsidR="00242E73" w:rsidRPr="00242E73">
        <w:rPr>
          <w:rFonts w:cs="Times New Roman"/>
          <w:rtl/>
        </w:rPr>
        <w:t>תחושה בקור העז, והוא ניסה לשחזר את כאבי הפציעות המוקהים[</w:t>
      </w:r>
      <w:r w:rsidR="00242E73" w:rsidRPr="00242E73">
        <w:t>numb</w:t>
      </w:r>
      <w:r w:rsidR="00242E73" w:rsidRPr="00242E73">
        <w:rPr>
          <w:rFonts w:cs="Times New Roman"/>
          <w:rtl/>
        </w:rPr>
        <w:t>], לוודא שהם עדיין איתו</w:t>
      </w:r>
      <w:r w:rsidR="00242E73">
        <w:rPr>
          <w:rFonts w:cs="Times New Roman" w:hint="cs"/>
          <w:rtl/>
        </w:rPr>
        <w:t>. [</w:t>
      </w:r>
      <w:r w:rsidR="00242E73" w:rsidRPr="00242E73">
        <w:rPr>
          <w:rFonts w:cs="Times New Roman"/>
          <w:rtl/>
        </w:rPr>
        <w:t>וששוב יצליח להתגבר.</w:t>
      </w:r>
      <w:r w:rsidR="00242E73">
        <w:rPr>
          <w:rFonts w:cs="Times New Roman" w:hint="cs"/>
          <w:rtl/>
        </w:rPr>
        <w:t>]</w:t>
      </w:r>
    </w:p>
    <w:p w14:paraId="1CF1A407" w14:textId="2C6C3273" w:rsidR="003235D3" w:rsidRDefault="00112CC8" w:rsidP="00EE1B7A">
      <w:pPr>
        <w:rPr>
          <w:rtl/>
        </w:rPr>
      </w:pPr>
      <w:r>
        <w:rPr>
          <w:rFonts w:hint="cs"/>
          <w:rtl/>
        </w:rPr>
        <w:t xml:space="preserve">הריצה </w:t>
      </w:r>
      <w:r w:rsidR="001C5A04">
        <w:rPr>
          <w:rFonts w:hint="cs"/>
          <w:rtl/>
        </w:rPr>
        <w:t>הייתה</w:t>
      </w:r>
      <w:r>
        <w:rPr>
          <w:rFonts w:hint="cs"/>
          <w:rtl/>
        </w:rPr>
        <w:t xml:space="preserve"> די מוצלחת, ו</w:t>
      </w:r>
      <w:r w:rsidR="008B67B6">
        <w:rPr>
          <w:rFonts w:hint="cs"/>
          <w:rtl/>
        </w:rPr>
        <w:t xml:space="preserve">הם </w:t>
      </w:r>
      <w:r>
        <w:rPr>
          <w:rFonts w:hint="cs"/>
          <w:rtl/>
        </w:rPr>
        <w:t xml:space="preserve">אפילו </w:t>
      </w:r>
      <w:r w:rsidR="003235D3" w:rsidRPr="00CD067C">
        <w:rPr>
          <w:rtl/>
        </w:rPr>
        <w:t>חמק</w:t>
      </w:r>
      <w:r w:rsidR="00A03190">
        <w:rPr>
          <w:rFonts w:hint="cs"/>
          <w:rtl/>
        </w:rPr>
        <w:t>ו</w:t>
      </w:r>
      <w:r w:rsidR="003235D3" w:rsidRPr="00CD067C">
        <w:rPr>
          <w:rtl/>
        </w:rPr>
        <w:t xml:space="preserve"> מההורים של יוג'ין שישבו בסלון ו</w:t>
      </w:r>
      <w:r w:rsidR="008607FC">
        <w:rPr>
          <w:rFonts w:hint="cs"/>
          <w:rtl/>
        </w:rPr>
        <w:t>צפו ב</w:t>
      </w:r>
      <w:r w:rsidR="004A607C">
        <w:rPr>
          <w:rtl/>
        </w:rPr>
        <w:t>טלוויז</w:t>
      </w:r>
      <w:r w:rsidR="003235D3" w:rsidRPr="00CD067C">
        <w:rPr>
          <w:rtl/>
        </w:rPr>
        <w:t xml:space="preserve">יה. </w:t>
      </w:r>
      <w:r w:rsidR="005F1B1D" w:rsidRPr="005F1B1D">
        <w:rPr>
          <w:rFonts w:cs="Times New Roman"/>
          <w:rtl/>
        </w:rPr>
        <w:t xml:space="preserve">אלכס לימד אותם לנגן בחלילית את נעימת הפתיחה של </w:t>
      </w:r>
      <w:r w:rsidR="00C45B28">
        <w:rPr>
          <w:rFonts w:cs="Times New Roman"/>
          <w:rtl/>
        </w:rPr>
        <w:t>תוכני</w:t>
      </w:r>
      <w:r w:rsidR="005F1B1D" w:rsidRPr="005F1B1D">
        <w:rPr>
          <w:rFonts w:cs="Times New Roman"/>
          <w:rtl/>
        </w:rPr>
        <w:t>ת הילדים 'פיטר הכחול', בנשיפות דרך האף, ובחדרו של קולין, עמוק במגירת הגרביים שלו</w:t>
      </w:r>
      <w:r w:rsidR="007729AE">
        <w:rPr>
          <w:rFonts w:cs="Times New Roman" w:hint="cs"/>
          <w:rtl/>
        </w:rPr>
        <w:t>,</w:t>
      </w:r>
      <w:r w:rsidR="005F1B1D" w:rsidRPr="005F1B1D">
        <w:rPr>
          <w:rFonts w:cs="Times New Roman"/>
          <w:rtl/>
        </w:rPr>
        <w:t xml:space="preserve"> הם מצאו את השרשרת של קולין, זאת שהסיר </w:t>
      </w:r>
      <w:r w:rsidR="004C4721">
        <w:rPr>
          <w:rFonts w:cs="Times New Roman" w:hint="cs"/>
          <w:rtl/>
        </w:rPr>
        <w:t>למען</w:t>
      </w:r>
      <w:r w:rsidR="005F1B1D" w:rsidRPr="005F1B1D">
        <w:rPr>
          <w:rFonts w:cs="Times New Roman"/>
          <w:rtl/>
        </w:rPr>
        <w:t xml:space="preserve"> </w:t>
      </w:r>
      <w:r w:rsidR="008B1B44">
        <w:rPr>
          <w:rFonts w:cs="Times New Roman"/>
          <w:rtl/>
        </w:rPr>
        <w:t>סופי</w:t>
      </w:r>
      <w:r w:rsidR="005F1B1D" w:rsidRPr="005F1B1D">
        <w:rPr>
          <w:rFonts w:cs="Times New Roman"/>
          <w:rtl/>
        </w:rPr>
        <w:t>, השרשרת עם הצלב</w:t>
      </w:r>
      <w:r w:rsidR="005F1B1D">
        <w:rPr>
          <w:rFonts w:cs="Times New Roman" w:hint="cs"/>
          <w:rtl/>
        </w:rPr>
        <w:t>. [</w:t>
      </w:r>
      <w:r w:rsidR="008B67B6">
        <w:rPr>
          <w:rFonts w:hint="cs"/>
          <w:rtl/>
        </w:rPr>
        <w:t>הם</w:t>
      </w:r>
      <w:r w:rsidR="003235D3" w:rsidRPr="00CD067C">
        <w:rPr>
          <w:rtl/>
        </w:rPr>
        <w:t xml:space="preserve"> נכ</w:t>
      </w:r>
      <w:r w:rsidR="002121A0">
        <w:rPr>
          <w:rtl/>
        </w:rPr>
        <w:t>נסו לחדר</w:t>
      </w:r>
      <w:r w:rsidR="002D51BF">
        <w:rPr>
          <w:rFonts w:hint="cs"/>
          <w:rtl/>
        </w:rPr>
        <w:t>ו</w:t>
      </w:r>
      <w:r w:rsidR="002121A0">
        <w:rPr>
          <w:rtl/>
        </w:rPr>
        <w:t xml:space="preserve"> של קולין </w:t>
      </w:r>
      <w:r w:rsidR="002121A0">
        <w:rPr>
          <w:rFonts w:hint="cs"/>
          <w:rtl/>
        </w:rPr>
        <w:t>ו</w:t>
      </w:r>
      <w:r w:rsidR="003235D3" w:rsidRPr="00CD067C">
        <w:rPr>
          <w:rtl/>
        </w:rPr>
        <w:t>יוג'ין שלף חפיסת סיגריות מ</w:t>
      </w:r>
      <w:r w:rsidR="002073A0">
        <w:rPr>
          <w:rtl/>
        </w:rPr>
        <w:t xml:space="preserve">קופסת </w:t>
      </w:r>
      <w:r w:rsidR="00EE1B7A">
        <w:rPr>
          <w:rtl/>
        </w:rPr>
        <w:t>פח שהוסתר</w:t>
      </w:r>
      <w:r w:rsidR="00EE1B7A">
        <w:rPr>
          <w:rFonts w:hint="cs"/>
          <w:rtl/>
        </w:rPr>
        <w:t>ה</w:t>
      </w:r>
      <w:r w:rsidR="008607FC">
        <w:rPr>
          <w:rtl/>
        </w:rPr>
        <w:t xml:space="preserve"> מאחורי הספרים</w:t>
      </w:r>
      <w:r w:rsidR="008607FC">
        <w:rPr>
          <w:rFonts w:hint="cs"/>
          <w:rtl/>
        </w:rPr>
        <w:t xml:space="preserve"> שלו.</w:t>
      </w:r>
      <w:r w:rsidR="003235D3" w:rsidRPr="00CD067C">
        <w:rPr>
          <w:rtl/>
        </w:rPr>
        <w:t xml:space="preserve"> עמוק במג</w:t>
      </w:r>
      <w:r w:rsidR="008B67B6">
        <w:rPr>
          <w:rFonts w:hint="cs"/>
          <w:rtl/>
        </w:rPr>
        <w:t>י</w:t>
      </w:r>
      <w:r w:rsidR="003235D3" w:rsidRPr="00CD067C">
        <w:rPr>
          <w:rtl/>
        </w:rPr>
        <w:t xml:space="preserve">רת הגרביים </w:t>
      </w:r>
      <w:r w:rsidR="008607FC">
        <w:rPr>
          <w:rFonts w:hint="cs"/>
          <w:rtl/>
        </w:rPr>
        <w:t xml:space="preserve">הם </w:t>
      </w:r>
      <w:r w:rsidR="008607FC">
        <w:rPr>
          <w:rtl/>
        </w:rPr>
        <w:t xml:space="preserve">מצאו </w:t>
      </w:r>
      <w:r w:rsidR="003235D3" w:rsidRPr="00CD067C">
        <w:rPr>
          <w:rtl/>
        </w:rPr>
        <w:t>את השרשרת של קולין, זאת שה</w:t>
      </w:r>
      <w:r w:rsidR="00265EEE">
        <w:rPr>
          <w:rFonts w:hint="cs"/>
          <w:rtl/>
        </w:rPr>
        <w:t>סיר</w:t>
      </w:r>
      <w:r w:rsidR="003235D3" w:rsidRPr="00CD067C">
        <w:rPr>
          <w:rtl/>
        </w:rPr>
        <w:t xml:space="preserve"> בגלל </w:t>
      </w:r>
      <w:r w:rsidR="008B1B44">
        <w:rPr>
          <w:rtl/>
        </w:rPr>
        <w:t>סופי</w:t>
      </w:r>
      <w:r w:rsidR="002073A0">
        <w:rPr>
          <w:rFonts w:hint="cs"/>
          <w:rtl/>
        </w:rPr>
        <w:t>, השרשרת ע</w:t>
      </w:r>
      <w:r w:rsidR="002073A0" w:rsidRPr="00CD067C">
        <w:rPr>
          <w:rtl/>
        </w:rPr>
        <w:t>ם הצלב</w:t>
      </w:r>
      <w:r w:rsidR="003235D3" w:rsidRPr="00CD067C">
        <w:rPr>
          <w:rtl/>
        </w:rPr>
        <w:t>. מארק לא העז לאחוז בה, וזה היה די מצחיק לראות אובססיה בפעולה. האובססיה לענוד את השרשרת הזאת רק פעם אחת, להיות כמו כולם.</w:t>
      </w:r>
      <w:r w:rsidR="005F1B1D">
        <w:rPr>
          <w:rFonts w:hint="cs"/>
          <w:rtl/>
        </w:rPr>
        <w:t xml:space="preserve"> </w:t>
      </w:r>
      <w:r w:rsidR="003235D3" w:rsidRPr="00CD067C">
        <w:rPr>
          <w:rtl/>
        </w:rPr>
        <w:t>מארק לא העז,</w:t>
      </w:r>
      <w:r w:rsidR="008B67B6">
        <w:rPr>
          <w:rFonts w:hint="cs"/>
          <w:rtl/>
        </w:rPr>
        <w:t xml:space="preserve"> כי הם לא ילמדו יותר ב</w:t>
      </w:r>
      <w:r w:rsidR="002E35AE">
        <w:rPr>
          <w:rFonts w:hint="cs"/>
          <w:rtl/>
        </w:rPr>
        <w:t>בית-ספר</w:t>
      </w:r>
      <w:r w:rsidR="008B67B6">
        <w:rPr>
          <w:rFonts w:hint="cs"/>
          <w:rtl/>
        </w:rPr>
        <w:t xml:space="preserve"> יהודי??? אז מה???? / </w:t>
      </w:r>
      <w:r w:rsidR="003235D3" w:rsidRPr="00CD067C">
        <w:rPr>
          <w:rtl/>
        </w:rPr>
        <w:t>כי המורֵד האחרון בגטו וארשה עטף את עצמו בדגל עם מגן דוד וקפץ.</w:t>
      </w:r>
      <w:r w:rsidR="005F1B1D" w:rsidRPr="00CD067C">
        <w:rPr>
          <w:rtl/>
        </w:rPr>
        <w:t xml:space="preserve"> </w:t>
      </w:r>
      <w:r w:rsidR="003235D3" w:rsidRPr="00CD067C">
        <w:rPr>
          <w:rtl/>
        </w:rPr>
        <w:t>ולאלכס לא היה אכפת.</w:t>
      </w:r>
      <w:r w:rsidR="002121A0">
        <w:rPr>
          <w:rFonts w:hint="cs"/>
          <w:rtl/>
        </w:rPr>
        <w:t>???????????? מה זה אמור להיות. אני לא מבינה זה גועל נפש]</w:t>
      </w:r>
    </w:p>
    <w:p w14:paraId="0DEAA81B" w14:textId="5A7EFA1E" w:rsidR="00840187" w:rsidRDefault="00840187" w:rsidP="00EE1B7A">
      <w:pPr>
        <w:rPr>
          <w:rtl/>
        </w:rPr>
      </w:pPr>
    </w:p>
    <w:p w14:paraId="68C52356" w14:textId="015C8AEB" w:rsidR="00840187" w:rsidRDefault="00840187" w:rsidP="00840187">
      <w:pPr>
        <w:rPr>
          <w:rtl/>
        </w:rPr>
      </w:pPr>
      <w:r>
        <w:rPr>
          <w:rFonts w:cs="Times New Roman"/>
          <w:rtl/>
        </w:rPr>
        <w:t>כבר היה ברור שארקדי דווקא ילך השנה ל</w:t>
      </w:r>
      <w:r w:rsidR="002E35AE">
        <w:rPr>
          <w:rFonts w:cs="Times New Roman"/>
          <w:rtl/>
        </w:rPr>
        <w:t>בית-הספר</w:t>
      </w:r>
      <w:r>
        <w:rPr>
          <w:rFonts w:cs="Times New Roman"/>
          <w:rtl/>
        </w:rPr>
        <w:t xml:space="preserve">, </w:t>
      </w:r>
      <w:r w:rsidR="001777EB">
        <w:rPr>
          <w:rFonts w:cs="Times New Roman" w:hint="cs"/>
          <w:rtl/>
        </w:rPr>
        <w:t>חר</w:t>
      </w:r>
      <w:r>
        <w:rPr>
          <w:rFonts w:cs="Times New Roman"/>
          <w:rtl/>
        </w:rPr>
        <w:t>ף נדריו לא לצאת עוד לעולם מהבית. במשך הקיץ המליצה יועצת בית-הספר [, שלא ידע מה לעשות עם הנדרים הנחרצים,] להניח לילד, [תת לזמן לעשות את שלו.] ו</w:t>
      </w:r>
      <w:r w:rsidR="00F06A3F">
        <w:rPr>
          <w:rFonts w:cs="Times New Roman"/>
          <w:rtl/>
        </w:rPr>
        <w:t>עכשיו</w:t>
      </w:r>
      <w:r>
        <w:rPr>
          <w:rFonts w:cs="Times New Roman"/>
          <w:rtl/>
        </w:rPr>
        <w:t xml:space="preserve"> היה אביו מרוצה כי תיאוריות הפסיכולוגיה ההתפתחותית [של הפסיכולוגים הגרמנים המזוקנים על גידול ילדים / כל הידענים והיידעונים שמבינים </w:t>
      </w:r>
      <w:r w:rsidR="00483BB1">
        <w:rPr>
          <w:rFonts w:cs="Times New Roman"/>
          <w:rtl/>
        </w:rPr>
        <w:t>הכול</w:t>
      </w:r>
      <w:r>
        <w:rPr>
          <w:rFonts w:cs="Times New Roman"/>
          <w:rtl/>
        </w:rPr>
        <w:t xml:space="preserve"> ולהוטים לחלוק בידיעותיהם] הוכיחו את עצמן. [המומחים לא הכירו את אביו של ארקדי והוא לא הכיר את המומחים אבל] </w:t>
      </w:r>
      <w:r w:rsidR="004C4721">
        <w:rPr>
          <w:rFonts w:cs="Times New Roman" w:hint="cs"/>
          <w:rtl/>
        </w:rPr>
        <w:t>האב</w:t>
      </w:r>
      <w:r>
        <w:rPr>
          <w:rFonts w:cs="Times New Roman"/>
          <w:rtl/>
        </w:rPr>
        <w:t xml:space="preserve"> השתכנע שישנם בני-אדם שדבר אינו מסתורי עבורם, אין מכשול פסיכולוגי גדול מדי או אתגר התפתחותי בלתי ניתן להכנעה העומד בדרכם, </w:t>
      </w:r>
      <w:r w:rsidR="00483BB1">
        <w:rPr>
          <w:rFonts w:cs="Times New Roman"/>
          <w:rtl/>
        </w:rPr>
        <w:t>הכול</w:t>
      </w:r>
      <w:r>
        <w:rPr>
          <w:rFonts w:cs="Times New Roman"/>
          <w:rtl/>
        </w:rPr>
        <w:t xml:space="preserve"> הם מפשטים, מנתחים, מכריעים ולבסוף מייעצים. אכן, יש בכוחן של אותן תיאוריות פסיכולוגיות לנתח באזמל חד את נפשו של כל ילד, ואת החלקים הקשים – </w:t>
      </w:r>
      <w:r w:rsidR="007729AE" w:rsidRPr="007729AE">
        <w:rPr>
          <w:rFonts w:cs="Times New Roman"/>
          <w:rtl/>
        </w:rPr>
        <w:t>במשׂורית</w:t>
      </w:r>
      <w:r>
        <w:rPr>
          <w:rFonts w:cs="Times New Roman"/>
          <w:rtl/>
        </w:rPr>
        <w:t xml:space="preserve">. [, כך שהנפש תהיה מחולקת לפרוסות הומוגניות דקיקים עד שקיפות. ואז לנשוף לתוך כל חלק את מילות הקסם שיסיטו את הילד לתלם הנאות] </w:t>
      </w:r>
    </w:p>
    <w:p w14:paraId="6DE98D68" w14:textId="58045D16" w:rsidR="00840187" w:rsidRDefault="00840187" w:rsidP="00840187">
      <w:pPr>
        <w:rPr>
          <w:rtl/>
        </w:rPr>
      </w:pPr>
      <w:r>
        <w:rPr>
          <w:rFonts w:cs="Times New Roman"/>
          <w:rtl/>
        </w:rPr>
        <w:t>ה</w:t>
      </w:r>
      <w:r w:rsidR="00EE553A">
        <w:rPr>
          <w:rFonts w:cs="Times New Roman"/>
          <w:rtl/>
        </w:rPr>
        <w:t>שמיים</w:t>
      </w:r>
      <w:r>
        <w:rPr>
          <w:rFonts w:cs="Times New Roman"/>
          <w:rtl/>
        </w:rPr>
        <w:t xml:space="preserve"> החלו מחשיכים מוקדם ואילו הימים לא הביעו נכונות לחלוף כלל. על פסגת הגבעה המערבית שבקצה העיר הופיעה יום אחד שורת שרביטים דקים וארוכים שנעו בגמישות ברוח סתווית עצלה, ואשכולות הפרחים שבראשם הכסיפו </w:t>
      </w:r>
      <w:r>
        <w:rPr>
          <w:rFonts w:cs="Times New Roman"/>
          <w:rtl/>
        </w:rPr>
        <w:lastRenderedPageBreak/>
        <w:t>[לנסות למצא שמות תואר יפים לחצבים, לא סתם ארוכים / גמישים / דקיקים הפתעה נוספת שהכינה לו ארצו החדשה של ארקדי, על רקע ה</w:t>
      </w:r>
      <w:r w:rsidR="00EE553A">
        <w:rPr>
          <w:rFonts w:cs="Times New Roman"/>
          <w:rtl/>
        </w:rPr>
        <w:t>שמיים</w:t>
      </w:r>
      <w:r>
        <w:rPr>
          <w:rFonts w:cs="Times New Roman"/>
          <w:rtl/>
        </w:rPr>
        <w:t xml:space="preserve"> שנצבעו בכחול עמוק אחרי שהשמש נעלמה</w:t>
      </w:r>
      <w:r w:rsidR="004C4721">
        <w:rPr>
          <w:rFonts w:cs="Times New Roman" w:hint="cs"/>
          <w:rtl/>
        </w:rPr>
        <w:t>]</w:t>
      </w:r>
      <w:r>
        <w:rPr>
          <w:rFonts w:cs="Times New Roman"/>
          <w:rtl/>
        </w:rPr>
        <w:t>.</w:t>
      </w:r>
    </w:p>
    <w:p w14:paraId="33E2AF97" w14:textId="6E563800" w:rsidR="00840187" w:rsidRDefault="00840187" w:rsidP="00840187">
      <w:pPr>
        <w:rPr>
          <w:rtl/>
        </w:rPr>
      </w:pPr>
      <w:r>
        <w:rPr>
          <w:rFonts w:cs="Times New Roman"/>
          <w:rtl/>
        </w:rPr>
        <w:t xml:space="preserve">כשארקדי גזר את ציפורניו, הבחין לראשונה שצורתן </w:t>
      </w:r>
      <w:r w:rsidR="00955196">
        <w:rPr>
          <w:rFonts w:cs="Times New Roman" w:hint="cs"/>
          <w:rtl/>
        </w:rPr>
        <w:t>אינה נכונה</w:t>
      </w:r>
      <w:r>
        <w:rPr>
          <w:rFonts w:cs="Times New Roman"/>
          <w:rtl/>
        </w:rPr>
        <w:t>.</w:t>
      </w:r>
    </w:p>
    <w:p w14:paraId="1C9D0617" w14:textId="359EBDD1" w:rsidR="004C4721" w:rsidRPr="004C4721" w:rsidRDefault="00840187" w:rsidP="004C4721">
      <w:pPr>
        <w:rPr>
          <w:rFonts w:cs="Times New Roman"/>
          <w:rtl/>
        </w:rPr>
      </w:pPr>
      <w:r>
        <w:rPr>
          <w:rFonts w:cs="Times New Roman"/>
          <w:rtl/>
        </w:rPr>
        <w:t>הוא ידע מה עליו לעשות: הוא לקח פצירה מתיק המניקור (הוא ידע בדיוק היכן אופסן התיק, הרי גזירת הציפורניים האחרונה בחיי אימו בוצעה על</w:t>
      </w:r>
      <w:r w:rsidR="00B317A3">
        <w:rPr>
          <w:rFonts w:cs="Times New Roman" w:hint="cs"/>
          <w:rtl/>
        </w:rPr>
        <w:t xml:space="preserve"> </w:t>
      </w:r>
      <w:r>
        <w:rPr>
          <w:rFonts w:cs="Times New Roman"/>
          <w:rtl/>
        </w:rPr>
        <w:t xml:space="preserve">ידו, בידיים וגם ברגליים) והפריד בזהירות את העור מהציפורן, </w:t>
      </w:r>
      <w:r w:rsidR="004C4721" w:rsidRPr="004C4721">
        <w:rPr>
          <w:rFonts w:cs="Times New Roman"/>
          <w:rtl/>
        </w:rPr>
        <w:t>תחילה בזרת, הופך את צורתה המעוגלת מדי לצורה ריבועית יותר. כך עבר ציפורן אחר ציפורן (עם אותה פצירה שבה השתמש עבור אימו. כש</w:t>
      </w:r>
      <w:r w:rsidR="00955196">
        <w:rPr>
          <w:rFonts w:cs="Times New Roman" w:hint="cs"/>
          <w:rtl/>
        </w:rPr>
        <w:t xml:space="preserve">אימו </w:t>
      </w:r>
      <w:r w:rsidR="001C5A04">
        <w:rPr>
          <w:rFonts w:cs="Times New Roman"/>
          <w:rtl/>
        </w:rPr>
        <w:t>הייתה</w:t>
      </w:r>
      <w:r w:rsidR="004C4721" w:rsidRPr="004C4721">
        <w:rPr>
          <w:rFonts w:cs="Times New Roman"/>
          <w:rtl/>
        </w:rPr>
        <w:t xml:space="preserve"> מרותקת למיטה וידיה נוקו רק בעזרת מגבות רטובות, הצטבר מתחת לציפורניים לכלוך חום ורך שארקדי תהה לעיתים קרובות על מקורו) והפך אותן ממעוגלות ומכוערות לבעלות הצורה היאה, המושלמת.</w:t>
      </w:r>
    </w:p>
    <w:p w14:paraId="70A7835C" w14:textId="4EFF5F72" w:rsidR="00840187" w:rsidRDefault="004C4721" w:rsidP="004C4721">
      <w:pPr>
        <w:rPr>
          <w:rtl/>
        </w:rPr>
      </w:pPr>
      <w:r w:rsidRPr="004C4721">
        <w:rPr>
          <w:rFonts w:cs="Times New Roman"/>
          <w:rtl/>
        </w:rPr>
        <w:t>הוא הצליח!</w:t>
      </w:r>
    </w:p>
    <w:p w14:paraId="656B54B0" w14:textId="77777777" w:rsidR="003235D3" w:rsidRDefault="003235D3" w:rsidP="00250000">
      <w:pPr>
        <w:rPr>
          <w:rtl/>
        </w:rPr>
      </w:pPr>
    </w:p>
    <w:p w14:paraId="619CDA2C" w14:textId="77777777" w:rsidR="00E047B3" w:rsidRPr="00CD067C" w:rsidRDefault="00E047B3" w:rsidP="00D14A18">
      <w:pPr>
        <w:pStyle w:val="Heading2"/>
        <w:rPr>
          <w:rtl/>
        </w:rPr>
      </w:pPr>
      <w:r>
        <w:rPr>
          <w:rFonts w:hint="cs"/>
          <w:rtl/>
        </w:rPr>
        <w:t>סוסים</w:t>
      </w:r>
    </w:p>
    <w:p w14:paraId="611A8AA3" w14:textId="1620EAD8" w:rsidR="006414B8" w:rsidRDefault="003235D3" w:rsidP="00592C5B">
      <w:pPr>
        <w:rPr>
          <w:rtl/>
        </w:rPr>
      </w:pPr>
      <w:r w:rsidRPr="00CD067C">
        <w:rPr>
          <w:rtl/>
        </w:rPr>
        <w:t>ב</w:t>
      </w:r>
      <w:r w:rsidRPr="00CD067C">
        <w:rPr>
          <w:rFonts w:hint="cs"/>
          <w:rtl/>
        </w:rPr>
        <w:t>עיצומו של חורף</w:t>
      </w:r>
      <w:r w:rsidRPr="00CD067C">
        <w:rPr>
          <w:rtl/>
        </w:rPr>
        <w:t xml:space="preserve"> הוזמנ</w:t>
      </w:r>
      <w:r w:rsidR="00756EE1">
        <w:rPr>
          <w:rFonts w:hint="cs"/>
          <w:rtl/>
        </w:rPr>
        <w:t xml:space="preserve">ה </w:t>
      </w:r>
      <w:r w:rsidR="00CC07E3">
        <w:rPr>
          <w:rFonts w:hint="cs"/>
          <w:rtl/>
        </w:rPr>
        <w:t>[</w:t>
      </w:r>
      <w:r w:rsidR="00CC07E3" w:rsidRPr="00CC07E3">
        <w:t>https://en.wikipedia.org/wiki/Category:Castles_in_Essex</w:t>
      </w:r>
      <w:r w:rsidR="00CC07E3">
        <w:rPr>
          <w:rFonts w:hint="cs"/>
          <w:rtl/>
        </w:rPr>
        <w:t xml:space="preserve">] </w:t>
      </w:r>
      <w:r w:rsidR="008B1B44">
        <w:rPr>
          <w:rtl/>
        </w:rPr>
        <w:t>סופי</w:t>
      </w:r>
      <w:r w:rsidR="0052457C" w:rsidRPr="0052457C">
        <w:rPr>
          <w:rtl/>
        </w:rPr>
        <w:t xml:space="preserve"> </w:t>
      </w:r>
      <w:r w:rsidR="005F1B1D" w:rsidRPr="005F1B1D">
        <w:rPr>
          <w:rFonts w:cs="Times New Roman"/>
          <w:rtl/>
        </w:rPr>
        <w:t xml:space="preserve">לנגן בקונצרט חגיגי שהתקיים </w:t>
      </w:r>
      <w:r w:rsidR="006414B8">
        <w:rPr>
          <w:rFonts w:hint="cs"/>
          <w:rtl/>
        </w:rPr>
        <w:t>ב</w:t>
      </w:r>
      <w:r w:rsidR="0052457C" w:rsidRPr="00CD067C">
        <w:rPr>
          <w:rtl/>
        </w:rPr>
        <w:t xml:space="preserve">טירה </w:t>
      </w:r>
      <w:r w:rsidR="0052457C">
        <w:rPr>
          <w:rFonts w:hint="cs"/>
          <w:rtl/>
        </w:rPr>
        <w:t xml:space="preserve">אדוארדיאנית </w:t>
      </w:r>
      <w:r w:rsidR="00644FC8" w:rsidRPr="00644FC8">
        <w:rPr>
          <w:rFonts w:cs="Times New Roman"/>
          <w:rtl/>
        </w:rPr>
        <w:t>באֶסֶקס</w:t>
      </w:r>
      <w:r w:rsidR="00955196">
        <w:rPr>
          <w:rFonts w:hint="cs"/>
          <w:rtl/>
        </w:rPr>
        <w:t>,</w:t>
      </w:r>
      <w:r w:rsidR="005F1B1D" w:rsidRPr="005F1B1D">
        <w:rPr>
          <w:rFonts w:cs="Times New Roman"/>
          <w:rtl/>
        </w:rPr>
        <w:t xml:space="preserve"> ומשפחת הופמן הגיעה בהרכב מלא</w:t>
      </w:r>
      <w:r w:rsidR="0052457C">
        <w:rPr>
          <w:rFonts w:hint="cs"/>
          <w:rtl/>
        </w:rPr>
        <w:t>.</w:t>
      </w:r>
      <w:r w:rsidR="00556648">
        <w:rPr>
          <w:rFonts w:hint="cs"/>
          <w:rtl/>
        </w:rPr>
        <w:t xml:space="preserve"> </w:t>
      </w:r>
      <w:r w:rsidR="0052457C">
        <w:rPr>
          <w:rFonts w:hint="cs"/>
          <w:rtl/>
        </w:rPr>
        <w:t xml:space="preserve">הקונצרט </w:t>
      </w:r>
      <w:r w:rsidR="00955196">
        <w:rPr>
          <w:rFonts w:hint="cs"/>
          <w:rtl/>
        </w:rPr>
        <w:t xml:space="preserve">נערך </w:t>
      </w:r>
      <w:r w:rsidR="00622077">
        <w:rPr>
          <w:rFonts w:hint="cs"/>
          <w:rtl/>
        </w:rPr>
        <w:t xml:space="preserve">לרגל </w:t>
      </w:r>
      <w:r w:rsidR="00556648">
        <w:rPr>
          <w:rFonts w:hint="cs"/>
          <w:rtl/>
        </w:rPr>
        <w:t xml:space="preserve">אירוע צדקה מפואר, בנוכחות אושיות </w:t>
      </w:r>
      <w:r w:rsidR="00C04DF8">
        <w:rPr>
          <w:rFonts w:hint="cs"/>
          <w:rtl/>
        </w:rPr>
        <w:t>בכירות</w:t>
      </w:r>
      <w:r w:rsidR="00556648">
        <w:rPr>
          <w:rFonts w:hint="cs"/>
          <w:rtl/>
        </w:rPr>
        <w:t xml:space="preserve"> ממשפחת המלוכה </w:t>
      </w:r>
      <w:r w:rsidR="0052457C">
        <w:rPr>
          <w:rFonts w:hint="cs"/>
          <w:rtl/>
        </w:rPr>
        <w:t xml:space="preserve">שהתכנסו </w:t>
      </w:r>
      <w:r w:rsidR="00556648">
        <w:rPr>
          <w:rFonts w:hint="cs"/>
          <w:rtl/>
        </w:rPr>
        <w:t>למען הקמת מעון זה או אחר לילדים עזובים</w:t>
      </w:r>
      <w:r w:rsidR="0052457C">
        <w:rPr>
          <w:rFonts w:hint="cs"/>
          <w:rtl/>
        </w:rPr>
        <w:t>,</w:t>
      </w:r>
      <w:r w:rsidR="00501665">
        <w:rPr>
          <w:rFonts w:hint="cs"/>
          <w:rtl/>
        </w:rPr>
        <w:t xml:space="preserve"> בכל אופן, </w:t>
      </w:r>
      <w:r w:rsidR="0025775E">
        <w:rPr>
          <w:rFonts w:hint="cs"/>
          <w:rtl/>
        </w:rPr>
        <w:t>ילדים</w:t>
      </w:r>
      <w:r w:rsidR="00501665">
        <w:rPr>
          <w:rFonts w:hint="cs"/>
          <w:rtl/>
        </w:rPr>
        <w:t xml:space="preserve"> שמזלם לא שפר עליהם</w:t>
      </w:r>
      <w:r w:rsidRPr="00CD067C">
        <w:rPr>
          <w:rtl/>
        </w:rPr>
        <w:t xml:space="preserve">. </w:t>
      </w:r>
    </w:p>
    <w:p w14:paraId="7236D942" w14:textId="56813FA9" w:rsidR="007131FD" w:rsidRDefault="002D51BF" w:rsidP="00592C5B">
      <w:pPr>
        <w:rPr>
          <w:rtl/>
        </w:rPr>
      </w:pPr>
      <w:r w:rsidRPr="002D51BF">
        <w:rPr>
          <w:rFonts w:cs="Times New Roman"/>
          <w:rtl/>
        </w:rPr>
        <w:t xml:space="preserve">לפני הקונצרט, </w:t>
      </w:r>
      <w:r w:rsidR="00B6374B">
        <w:rPr>
          <w:rFonts w:hint="cs"/>
          <w:rtl/>
        </w:rPr>
        <w:t>סופי</w:t>
      </w:r>
      <w:r w:rsidR="0065539C">
        <w:rPr>
          <w:rFonts w:hint="cs"/>
          <w:rtl/>
        </w:rPr>
        <w:t xml:space="preserve"> </w:t>
      </w:r>
      <w:r w:rsidR="002E30DE">
        <w:rPr>
          <w:rFonts w:hint="cs"/>
          <w:rtl/>
        </w:rPr>
        <w:t>נ</w:t>
      </w:r>
      <w:r w:rsidR="00644FC8">
        <w:rPr>
          <w:rFonts w:hint="cs"/>
          <w:rtl/>
        </w:rPr>
        <w:t>י</w:t>
      </w:r>
      <w:r w:rsidR="002E30DE">
        <w:rPr>
          <w:rFonts w:hint="cs"/>
          <w:rtl/>
        </w:rPr>
        <w:t xml:space="preserve">גנה כמה מנגינות קלות </w:t>
      </w:r>
      <w:r w:rsidR="0065539C">
        <w:rPr>
          <w:rFonts w:hint="cs"/>
          <w:rtl/>
        </w:rPr>
        <w:t>ב</w:t>
      </w:r>
      <w:r w:rsidR="002E30DE">
        <w:rPr>
          <w:rFonts w:hint="cs"/>
          <w:rtl/>
        </w:rPr>
        <w:t>אולם הנשפים הירוק</w:t>
      </w:r>
      <w:r w:rsidR="00046C94">
        <w:rPr>
          <w:rFonts w:hint="cs"/>
          <w:rtl/>
        </w:rPr>
        <w:t xml:space="preserve"> ו</w:t>
      </w:r>
      <w:r w:rsidR="00635903">
        <w:rPr>
          <w:rFonts w:hint="cs"/>
          <w:rtl/>
        </w:rPr>
        <w:t>האב ישב לצ</w:t>
      </w:r>
      <w:r w:rsidR="00046C94">
        <w:rPr>
          <w:rFonts w:hint="cs"/>
          <w:rtl/>
        </w:rPr>
        <w:t>ידה</w:t>
      </w:r>
      <w:r w:rsidR="00DB4FAB">
        <w:rPr>
          <w:rFonts w:hint="cs"/>
          <w:rtl/>
        </w:rPr>
        <w:t>,</w:t>
      </w:r>
      <w:r w:rsidR="00046C94">
        <w:rPr>
          <w:rFonts w:hint="cs"/>
          <w:rtl/>
        </w:rPr>
        <w:t xml:space="preserve"> כביכול בשביל להעביר</w:t>
      </w:r>
      <w:r w:rsidR="0025775E">
        <w:rPr>
          <w:rFonts w:hint="cs"/>
          <w:rtl/>
        </w:rPr>
        <w:t xml:space="preserve"> עבורה</w:t>
      </w:r>
      <w:r w:rsidR="00046C94">
        <w:rPr>
          <w:rFonts w:hint="cs"/>
          <w:rtl/>
        </w:rPr>
        <w:t xml:space="preserve"> את </w:t>
      </w:r>
      <w:r w:rsidR="0025775E">
        <w:rPr>
          <w:rFonts w:hint="cs"/>
          <w:rtl/>
        </w:rPr>
        <w:t>עמודי</w:t>
      </w:r>
      <w:r w:rsidR="00046C94">
        <w:rPr>
          <w:rFonts w:hint="cs"/>
          <w:rtl/>
        </w:rPr>
        <w:t xml:space="preserve"> התו</w:t>
      </w:r>
      <w:r w:rsidR="00644FC8">
        <w:rPr>
          <w:rFonts w:hint="cs"/>
          <w:rtl/>
        </w:rPr>
        <w:t>ו</w:t>
      </w:r>
      <w:r w:rsidR="00046C94">
        <w:rPr>
          <w:rFonts w:hint="cs"/>
          <w:rtl/>
        </w:rPr>
        <w:t>ים, א</w:t>
      </w:r>
      <w:r w:rsidR="0025775E">
        <w:rPr>
          <w:rFonts w:hint="cs"/>
          <w:rtl/>
        </w:rPr>
        <w:t>ף</w:t>
      </w:r>
      <w:r w:rsidR="00046C94">
        <w:rPr>
          <w:rFonts w:hint="cs"/>
          <w:rtl/>
        </w:rPr>
        <w:t xml:space="preserve"> כי את המנגינות האלה הכירה ב</w:t>
      </w:r>
      <w:r w:rsidR="00297D38">
        <w:rPr>
          <w:rFonts w:hint="cs"/>
          <w:rtl/>
        </w:rPr>
        <w:t>על פ</w:t>
      </w:r>
      <w:r w:rsidR="00046C94">
        <w:rPr>
          <w:rFonts w:hint="cs"/>
          <w:rtl/>
        </w:rPr>
        <w:t>ה.</w:t>
      </w:r>
      <w:r w:rsidR="0065539C">
        <w:rPr>
          <w:rFonts w:hint="cs"/>
          <w:rtl/>
        </w:rPr>
        <w:t xml:space="preserve"> </w:t>
      </w:r>
      <w:r w:rsidR="00850C50" w:rsidRPr="00850C50">
        <w:rPr>
          <w:rFonts w:cs="Times New Roman"/>
          <w:rtl/>
        </w:rPr>
        <w:t xml:space="preserve">תיאו הפעוט ישב דרוך בעגלתו ונופף באגרופו הזעיר </w:t>
      </w:r>
      <w:r w:rsidR="00C44C4B">
        <w:rPr>
          <w:rFonts w:cs="Times New Roman" w:hint="cs"/>
          <w:rtl/>
        </w:rPr>
        <w:t>בקצב</w:t>
      </w:r>
      <w:r w:rsidR="00850C50" w:rsidRPr="00850C50">
        <w:rPr>
          <w:rFonts w:cs="Times New Roman"/>
          <w:rtl/>
        </w:rPr>
        <w:t xml:space="preserve"> המנגינה – לפחות כך זה נראה, ו</w:t>
      </w:r>
      <w:r w:rsidR="004C4721">
        <w:rPr>
          <w:rFonts w:cs="Times New Roman" w:hint="cs"/>
          <w:rtl/>
        </w:rPr>
        <w:t>הצמדת</w:t>
      </w:r>
      <w:r w:rsidR="00850C50" w:rsidRPr="00850C50">
        <w:rPr>
          <w:rFonts w:cs="Times New Roman"/>
          <w:rtl/>
        </w:rPr>
        <w:t xml:space="preserve">ו לסופי המנגנת </w:t>
      </w:r>
      <w:r w:rsidR="001C5A04">
        <w:rPr>
          <w:rFonts w:cs="Times New Roman"/>
          <w:rtl/>
        </w:rPr>
        <w:t>הייתה</w:t>
      </w:r>
      <w:r w:rsidR="00850C50" w:rsidRPr="00850C50">
        <w:rPr>
          <w:rFonts w:cs="Times New Roman"/>
          <w:rtl/>
        </w:rPr>
        <w:t xml:space="preserve"> הדרך הב</w:t>
      </w:r>
      <w:r w:rsidR="00622077">
        <w:rPr>
          <w:rFonts w:cs="Times New Roman" w:hint="cs"/>
          <w:rtl/>
        </w:rPr>
        <w:t>דוק</w:t>
      </w:r>
      <w:r w:rsidR="00850C50" w:rsidRPr="00850C50">
        <w:rPr>
          <w:rFonts w:cs="Times New Roman"/>
          <w:rtl/>
        </w:rPr>
        <w:t>ה לוודא שלא יבכה.</w:t>
      </w:r>
    </w:p>
    <w:p w14:paraId="04859793" w14:textId="4E6899A7" w:rsidR="006414B8" w:rsidRDefault="0065539C" w:rsidP="00592C5B">
      <w:pPr>
        <w:rPr>
          <w:rtl/>
        </w:rPr>
      </w:pPr>
      <w:r>
        <w:rPr>
          <w:rFonts w:hint="cs"/>
          <w:rtl/>
        </w:rPr>
        <w:t xml:space="preserve">אלכס ומארק </w:t>
      </w:r>
      <w:r w:rsidR="006414B8">
        <w:rPr>
          <w:rFonts w:hint="cs"/>
          <w:rtl/>
        </w:rPr>
        <w:t>מצאו את דרכם</w:t>
      </w:r>
      <w:r>
        <w:rPr>
          <w:rFonts w:hint="cs"/>
          <w:rtl/>
        </w:rPr>
        <w:t xml:space="preserve"> </w:t>
      </w:r>
      <w:r w:rsidR="006414B8">
        <w:rPr>
          <w:rFonts w:hint="cs"/>
          <w:rtl/>
        </w:rPr>
        <w:t>ל</w:t>
      </w:r>
      <w:r>
        <w:rPr>
          <w:rFonts w:hint="cs"/>
          <w:rtl/>
        </w:rPr>
        <w:t xml:space="preserve">חדר </w:t>
      </w:r>
      <w:r w:rsidR="00955196">
        <w:rPr>
          <w:rFonts w:hint="cs"/>
          <w:rtl/>
        </w:rPr>
        <w:t>ובו</w:t>
      </w:r>
      <w:r>
        <w:rPr>
          <w:rFonts w:hint="cs"/>
          <w:rtl/>
        </w:rPr>
        <w:t xml:space="preserve"> מחשב </w:t>
      </w:r>
      <w:r w:rsidR="008E04A8">
        <w:rPr>
          <w:rFonts w:hint="cs"/>
          <w:rtl/>
        </w:rPr>
        <w:t>אישי</w:t>
      </w:r>
      <w:r w:rsidR="00955196">
        <w:rPr>
          <w:rFonts w:hint="cs"/>
          <w:rtl/>
        </w:rPr>
        <w:t>.</w:t>
      </w:r>
      <w:r>
        <w:rPr>
          <w:rFonts w:hint="cs"/>
          <w:rtl/>
        </w:rPr>
        <w:t xml:space="preserve"> מארק ניצח בקלות </w:t>
      </w:r>
      <w:r w:rsidR="007323AB" w:rsidRPr="007323AB">
        <w:rPr>
          <w:rFonts w:cs="Times New Roman"/>
          <w:rtl/>
        </w:rPr>
        <w:t xml:space="preserve">בטורניר שולה מוקשים </w:t>
      </w:r>
      <w:r w:rsidR="004C4721" w:rsidRPr="004C4721">
        <w:rPr>
          <w:rFonts w:cs="Times New Roman"/>
          <w:rtl/>
        </w:rPr>
        <w:t>את אלכס ואת בנם של בעלי הטירה. שני נצרים צעירים לבית המלוכה הציעו להתמודד מול מארק, והבן המנוצח התבונן, משועשע למדי, במארק כותש גם אותם</w:t>
      </w:r>
      <w:r w:rsidR="005F1B1D" w:rsidRPr="005F1B1D">
        <w:rPr>
          <w:rFonts w:cs="Times New Roman"/>
          <w:rtl/>
        </w:rPr>
        <w:t>.</w:t>
      </w:r>
      <w:r>
        <w:rPr>
          <w:rFonts w:hint="cs"/>
          <w:rtl/>
        </w:rPr>
        <w:t xml:space="preserve"> </w:t>
      </w:r>
      <w:r w:rsidR="006414B8">
        <w:rPr>
          <w:rFonts w:hint="cs"/>
          <w:rtl/>
        </w:rPr>
        <w:t>[</w:t>
      </w:r>
      <w:hyperlink r:id="rId34" w:history="1">
        <w:r w:rsidR="006414B8" w:rsidRPr="00177B1F">
          <w:rPr>
            <w:rStyle w:val="Hyperlink"/>
            <w:rFonts w:hint="cs"/>
            <w:rtl/>
          </w:rPr>
          <w:t>מחשב אישי</w:t>
        </w:r>
      </w:hyperlink>
      <w:r w:rsidR="006414B8">
        <w:rPr>
          <w:rFonts w:hint="cs"/>
          <w:rtl/>
        </w:rPr>
        <w:t xml:space="preserve"> </w:t>
      </w:r>
      <w:hyperlink r:id="rId35" w:history="1">
        <w:r w:rsidR="006414B8" w:rsidRPr="0052457C">
          <w:rPr>
            <w:rStyle w:val="Hyperlink"/>
          </w:rPr>
          <w:t>Windows 3.1</w:t>
        </w:r>
      </w:hyperlink>
      <w:r w:rsidR="006414B8">
        <w:rPr>
          <w:rFonts w:hint="cs"/>
          <w:rtl/>
        </w:rPr>
        <w:t>]</w:t>
      </w:r>
    </w:p>
    <w:p w14:paraId="43B9E176" w14:textId="142934DB" w:rsidR="00EF7ADE" w:rsidRDefault="005F1B1D" w:rsidP="00592C5B">
      <w:pPr>
        <w:rPr>
          <w:rtl/>
        </w:rPr>
      </w:pPr>
      <w:r w:rsidRPr="005F1B1D">
        <w:rPr>
          <w:rFonts w:cs="Times New Roman"/>
          <w:rtl/>
        </w:rPr>
        <w:t>אלכס הצטרף לסיור ברחבי הטירה שהמארחת ערכה ל</w:t>
      </w:r>
      <w:r w:rsidR="004C4721">
        <w:rPr>
          <w:rFonts w:cs="Times New Roman" w:hint="cs"/>
          <w:rtl/>
        </w:rPr>
        <w:t>אימו</w:t>
      </w:r>
      <w:r w:rsidR="00A023C6">
        <w:rPr>
          <w:rFonts w:hint="cs"/>
          <w:rtl/>
        </w:rPr>
        <w:t>.</w:t>
      </w:r>
      <w:r w:rsidR="00DC5C34">
        <w:rPr>
          <w:rFonts w:hint="cs"/>
          <w:rtl/>
        </w:rPr>
        <w:t xml:space="preserve"> בעלת הטירה </w:t>
      </w:r>
      <w:r w:rsidR="008E04A8">
        <w:rPr>
          <w:rFonts w:hint="cs"/>
          <w:rtl/>
        </w:rPr>
        <w:t>סיפרה</w:t>
      </w:r>
      <w:r w:rsidR="00DC5C34">
        <w:rPr>
          <w:rFonts w:hint="cs"/>
          <w:rtl/>
        </w:rPr>
        <w:t xml:space="preserve"> על </w:t>
      </w:r>
      <w:r w:rsidR="00763910">
        <w:rPr>
          <w:rFonts w:hint="cs"/>
          <w:rtl/>
        </w:rPr>
        <w:t>נזילות מים ו</w:t>
      </w:r>
      <w:r w:rsidR="00DC5C34">
        <w:rPr>
          <w:rFonts w:hint="cs"/>
          <w:rtl/>
        </w:rPr>
        <w:t xml:space="preserve">מינים שונים של עובש ופטריות </w:t>
      </w:r>
      <w:r w:rsidR="00763910">
        <w:rPr>
          <w:rFonts w:hint="cs"/>
          <w:rtl/>
        </w:rPr>
        <w:t>ש</w:t>
      </w:r>
      <w:r w:rsidR="00DC5C34">
        <w:rPr>
          <w:rFonts w:hint="cs"/>
          <w:rtl/>
        </w:rPr>
        <w:t xml:space="preserve">בכוחם לפרק </w:t>
      </w:r>
      <w:r w:rsidR="00BC74AD">
        <w:rPr>
          <w:rFonts w:hint="cs"/>
          <w:rtl/>
        </w:rPr>
        <w:t>אבן</w:t>
      </w:r>
      <w:r w:rsidR="009610F1">
        <w:rPr>
          <w:rFonts w:hint="cs"/>
          <w:rtl/>
        </w:rPr>
        <w:t xml:space="preserve"> </w:t>
      </w:r>
      <w:r w:rsidR="004C4721">
        <w:rPr>
          <w:rFonts w:hint="cs"/>
          <w:rtl/>
        </w:rPr>
        <w:t xml:space="preserve">ולפורר </w:t>
      </w:r>
      <w:r w:rsidR="009610F1">
        <w:rPr>
          <w:rFonts w:hint="cs"/>
          <w:rtl/>
        </w:rPr>
        <w:t xml:space="preserve">עבודות סיתות </w:t>
      </w:r>
      <w:bookmarkStart w:id="54" w:name="_Hlk536804802"/>
      <w:r w:rsidR="009610F1">
        <w:rPr>
          <w:rFonts w:hint="cs"/>
          <w:rtl/>
        </w:rPr>
        <w:t>מ</w:t>
      </w:r>
      <w:r w:rsidR="00EF7ADE">
        <w:rPr>
          <w:rFonts w:hint="cs"/>
          <w:rtl/>
        </w:rPr>
        <w:t>עשה ידי אומן</w:t>
      </w:r>
      <w:bookmarkEnd w:id="54"/>
      <w:r w:rsidR="009610F1">
        <w:rPr>
          <w:rFonts w:hint="cs"/>
          <w:rtl/>
        </w:rPr>
        <w:t xml:space="preserve"> </w:t>
      </w:r>
      <w:r w:rsidR="004C4721">
        <w:rPr>
          <w:rFonts w:hint="cs"/>
          <w:rtl/>
        </w:rPr>
        <w:t>[</w:t>
      </w:r>
      <w:r w:rsidR="009610F1">
        <w:t>stonework</w:t>
      </w:r>
      <w:r w:rsidR="009610F1">
        <w:rPr>
          <w:rFonts w:hint="cs"/>
          <w:rtl/>
        </w:rPr>
        <w:t>]</w:t>
      </w:r>
      <w:r w:rsidR="00BC74AD">
        <w:rPr>
          <w:rFonts w:hint="cs"/>
          <w:rtl/>
        </w:rPr>
        <w:t xml:space="preserve">, </w:t>
      </w:r>
      <w:r w:rsidR="00DC5C34">
        <w:rPr>
          <w:rFonts w:hint="cs"/>
          <w:rtl/>
        </w:rPr>
        <w:t>ל</w:t>
      </w:r>
      <w:r w:rsidR="00BC74AD">
        <w:rPr>
          <w:rFonts w:hint="cs"/>
          <w:rtl/>
        </w:rPr>
        <w:t xml:space="preserve">הרוס </w:t>
      </w:r>
      <w:r w:rsidR="00763910">
        <w:rPr>
          <w:rFonts w:hint="cs"/>
          <w:rtl/>
        </w:rPr>
        <w:t>צריחים [</w:t>
      </w:r>
      <w:r w:rsidR="00763910">
        <w:t>turret</w:t>
      </w:r>
      <w:r w:rsidR="00763910">
        <w:rPr>
          <w:rFonts w:hint="cs"/>
          <w:rtl/>
        </w:rPr>
        <w:t>]</w:t>
      </w:r>
      <w:r w:rsidR="00BC74AD">
        <w:rPr>
          <w:rFonts w:hint="cs"/>
          <w:rtl/>
        </w:rPr>
        <w:t xml:space="preserve"> ולמוטט תקרות</w:t>
      </w:r>
      <w:r w:rsidR="00DC5C34">
        <w:rPr>
          <w:rFonts w:hint="cs"/>
          <w:rtl/>
        </w:rPr>
        <w:t>.</w:t>
      </w:r>
      <w:r w:rsidR="00290288">
        <w:rPr>
          <w:rFonts w:hint="cs"/>
          <w:rtl/>
        </w:rPr>
        <w:t xml:space="preserve"> </w:t>
      </w:r>
      <w:r w:rsidR="00DC5C34">
        <w:rPr>
          <w:rFonts w:hint="cs"/>
          <w:rtl/>
        </w:rPr>
        <w:t>המבואה המפוארת</w:t>
      </w:r>
      <w:r w:rsidR="007323AB">
        <w:rPr>
          <w:rFonts w:hint="cs"/>
          <w:rtl/>
        </w:rPr>
        <w:t>[</w:t>
      </w:r>
      <w:r w:rsidR="00DC5C34">
        <w:rPr>
          <w:rFonts w:hint="cs"/>
          <w:rtl/>
        </w:rPr>
        <w:t xml:space="preserve">, שאולמות הטירה פנו אליה דרך </w:t>
      </w:r>
      <w:r w:rsidR="00EF7ADE">
        <w:rPr>
          <w:rFonts w:hint="cs"/>
          <w:rtl/>
        </w:rPr>
        <w:t>אולמות</w:t>
      </w:r>
      <w:r w:rsidR="00DC5C34">
        <w:rPr>
          <w:rFonts w:hint="cs"/>
          <w:rtl/>
        </w:rPr>
        <w:t xml:space="preserve"> מקושת</w:t>
      </w:r>
      <w:r w:rsidR="00EF7ADE">
        <w:rPr>
          <w:rFonts w:hint="cs"/>
          <w:rtl/>
        </w:rPr>
        <w:t>ים</w:t>
      </w:r>
      <w:r w:rsidR="00DC5C34">
        <w:rPr>
          <w:rFonts w:hint="cs"/>
          <w:rtl/>
        </w:rPr>
        <w:t>,</w:t>
      </w:r>
      <w:r w:rsidR="007323AB">
        <w:rPr>
          <w:rFonts w:hint="cs"/>
          <w:rtl/>
        </w:rPr>
        <w:t>]</w:t>
      </w:r>
      <w:r w:rsidR="00DC5C34">
        <w:rPr>
          <w:rFonts w:hint="cs"/>
          <w:rtl/>
        </w:rPr>
        <w:t xml:space="preserve"> הושכ</w:t>
      </w:r>
      <w:r w:rsidR="00A023C6">
        <w:rPr>
          <w:rFonts w:hint="cs"/>
          <w:rtl/>
        </w:rPr>
        <w:t>רה</w:t>
      </w:r>
      <w:r w:rsidR="00DC5C34">
        <w:rPr>
          <w:rFonts w:hint="cs"/>
          <w:rtl/>
        </w:rPr>
        <w:t xml:space="preserve"> </w:t>
      </w:r>
      <w:r w:rsidR="00941F48">
        <w:rPr>
          <w:rFonts w:hint="cs"/>
          <w:rtl/>
        </w:rPr>
        <w:t>ל</w:t>
      </w:r>
      <w:r w:rsidR="00DC5C34">
        <w:rPr>
          <w:rFonts w:hint="cs"/>
          <w:rtl/>
        </w:rPr>
        <w:t>חתונות</w:t>
      </w:r>
      <w:r w:rsidR="007729AE">
        <w:rPr>
          <w:rFonts w:hint="cs"/>
          <w:rtl/>
        </w:rPr>
        <w:t xml:space="preserve"> </w:t>
      </w:r>
      <w:r w:rsidR="00941F48">
        <w:rPr>
          <w:rFonts w:hint="cs"/>
          <w:rtl/>
        </w:rPr>
        <w:t>פאר</w:t>
      </w:r>
      <w:r w:rsidR="00DC5C34">
        <w:rPr>
          <w:rFonts w:hint="cs"/>
          <w:rtl/>
        </w:rPr>
        <w:t xml:space="preserve"> </w:t>
      </w:r>
      <w:r w:rsidR="00A023C6">
        <w:rPr>
          <w:rFonts w:hint="cs"/>
          <w:rtl/>
        </w:rPr>
        <w:t>[</w:t>
      </w:r>
      <w:r w:rsidR="00DC5C34">
        <w:rPr>
          <w:rFonts w:hint="cs"/>
          <w:rtl/>
        </w:rPr>
        <w:t>מעט מדי פעמים בשנה</w:t>
      </w:r>
      <w:r w:rsidR="00941F48">
        <w:rPr>
          <w:rFonts w:hint="cs"/>
          <w:rtl/>
        </w:rPr>
        <w:t xml:space="preserve"> </w:t>
      </w:r>
      <w:r w:rsidR="00941F48">
        <w:rPr>
          <w:rtl/>
        </w:rPr>
        <w:t>–</w:t>
      </w:r>
      <w:r w:rsidR="00941F48">
        <w:rPr>
          <w:rFonts w:hint="cs"/>
          <w:rtl/>
        </w:rPr>
        <w:t xml:space="preserve"> לא יותר משלושים במקרה הטוב</w:t>
      </w:r>
      <w:r w:rsidR="00DC5C34">
        <w:rPr>
          <w:rFonts w:hint="cs"/>
          <w:rtl/>
        </w:rPr>
        <w:t>,</w:t>
      </w:r>
      <w:r w:rsidR="00A023C6">
        <w:rPr>
          <w:rFonts w:hint="cs"/>
          <w:rtl/>
        </w:rPr>
        <w:t>]</w:t>
      </w:r>
      <w:r w:rsidR="00DC5C34">
        <w:rPr>
          <w:rFonts w:hint="cs"/>
          <w:rtl/>
        </w:rPr>
        <w:t xml:space="preserve"> ו</w:t>
      </w:r>
      <w:r w:rsidR="00A023C6">
        <w:rPr>
          <w:rFonts w:hint="cs"/>
          <w:rtl/>
        </w:rPr>
        <w:t>אילו</w:t>
      </w:r>
      <w:r w:rsidR="00DC5C34">
        <w:rPr>
          <w:rFonts w:hint="cs"/>
          <w:rtl/>
        </w:rPr>
        <w:t xml:space="preserve"> </w:t>
      </w:r>
      <w:r w:rsidR="00487D56">
        <w:rPr>
          <w:rFonts w:hint="cs"/>
          <w:rtl/>
        </w:rPr>
        <w:t>ה</w:t>
      </w:r>
      <w:r w:rsidR="00CC07E3">
        <w:rPr>
          <w:rFonts w:hint="cs"/>
          <w:rtl/>
        </w:rPr>
        <w:t>חלק הארי של הטירה ה</w:t>
      </w:r>
      <w:r w:rsidR="00487D56">
        <w:rPr>
          <w:rFonts w:hint="cs"/>
          <w:rtl/>
        </w:rPr>
        <w:t>וסב</w:t>
      </w:r>
      <w:r w:rsidR="00CC07E3">
        <w:rPr>
          <w:rFonts w:hint="cs"/>
          <w:rtl/>
        </w:rPr>
        <w:t xml:space="preserve"> </w:t>
      </w:r>
      <w:r w:rsidR="00487D56">
        <w:rPr>
          <w:rFonts w:hint="cs"/>
          <w:rtl/>
        </w:rPr>
        <w:t>למוזיאון</w:t>
      </w:r>
      <w:r w:rsidR="00CC07E3">
        <w:rPr>
          <w:rFonts w:hint="cs"/>
          <w:rtl/>
        </w:rPr>
        <w:t>, ודלתות נסתרות</w:t>
      </w:r>
      <w:r w:rsidR="0036063D">
        <w:rPr>
          <w:rFonts w:hint="cs"/>
          <w:rtl/>
        </w:rPr>
        <w:t xml:space="preserve"> [</w:t>
      </w:r>
      <w:r w:rsidR="00EF7ADE">
        <w:rPr>
          <w:rFonts w:hint="cs"/>
          <w:rtl/>
        </w:rPr>
        <w:t>,</w:t>
      </w:r>
      <w:r w:rsidR="00CC07E3">
        <w:rPr>
          <w:rFonts w:hint="cs"/>
          <w:rtl/>
        </w:rPr>
        <w:t xml:space="preserve"> </w:t>
      </w:r>
      <w:r w:rsidR="00487D56">
        <w:rPr>
          <w:rFonts w:hint="cs"/>
          <w:rtl/>
        </w:rPr>
        <w:t>מכוסות באותה דוגמת טפט</w:t>
      </w:r>
      <w:r w:rsidR="00290288">
        <w:rPr>
          <w:rFonts w:hint="cs"/>
          <w:rtl/>
        </w:rPr>
        <w:t>-משי</w:t>
      </w:r>
      <w:r w:rsidR="00487D56">
        <w:rPr>
          <w:rFonts w:hint="cs"/>
          <w:rtl/>
        </w:rPr>
        <w:t xml:space="preserve"> מוזהב ופרח</w:t>
      </w:r>
      <w:r>
        <w:rPr>
          <w:rFonts w:hint="cs"/>
          <w:rtl/>
        </w:rPr>
        <w:t>וני</w:t>
      </w:r>
      <w:r w:rsidR="00487D56">
        <w:rPr>
          <w:rFonts w:hint="cs"/>
          <w:rtl/>
        </w:rPr>
        <w:t xml:space="preserve"> כלי נגינה ענוגים ושאר סילסולים בדיוק כמו הקיר שמסביבן</w:t>
      </w:r>
      <w:r w:rsidR="00EF7ADE">
        <w:rPr>
          <w:rFonts w:hint="cs"/>
          <w:rtl/>
        </w:rPr>
        <w:t>,</w:t>
      </w:r>
      <w:r w:rsidR="0036063D">
        <w:rPr>
          <w:rFonts w:hint="cs"/>
          <w:rtl/>
        </w:rPr>
        <w:t>]</w:t>
      </w:r>
      <w:r w:rsidR="00487D56">
        <w:rPr>
          <w:rFonts w:hint="cs"/>
          <w:rtl/>
        </w:rPr>
        <w:t xml:space="preserve"> הובילו מהחדרים והאולמות </w:t>
      </w:r>
      <w:r w:rsidR="007323AB">
        <w:rPr>
          <w:rFonts w:hint="cs"/>
          <w:rtl/>
        </w:rPr>
        <w:t xml:space="preserve">שהיו </w:t>
      </w:r>
      <w:r w:rsidR="00487D56">
        <w:rPr>
          <w:rFonts w:hint="cs"/>
          <w:rtl/>
        </w:rPr>
        <w:t>פתוחים למבקרים</w:t>
      </w:r>
      <w:r w:rsidR="00EF7ADE">
        <w:rPr>
          <w:rFonts w:hint="cs"/>
          <w:rtl/>
        </w:rPr>
        <w:t>,</w:t>
      </w:r>
      <w:r w:rsidR="00487D56">
        <w:rPr>
          <w:rFonts w:hint="cs"/>
          <w:rtl/>
        </w:rPr>
        <w:t xml:space="preserve"> אל האגפים הפרטיים.</w:t>
      </w:r>
      <w:r>
        <w:rPr>
          <w:rFonts w:hint="cs"/>
          <w:rtl/>
        </w:rPr>
        <w:t xml:space="preserve"> השתהו רק זמן קצר בחדר הספר</w:t>
      </w:r>
      <w:r w:rsidR="007729AE">
        <w:rPr>
          <w:rFonts w:hint="cs"/>
          <w:rtl/>
        </w:rPr>
        <w:t>י</w:t>
      </w:r>
      <w:r>
        <w:rPr>
          <w:rFonts w:hint="cs"/>
          <w:rtl/>
        </w:rPr>
        <w:t xml:space="preserve">יה העצום, ספון העץ [ה"גרנדיוזי" </w:t>
      </w:r>
      <w:r>
        <w:t>luxury magnificence</w:t>
      </w:r>
      <w:r>
        <w:rPr>
          <w:rFonts w:hint="cs"/>
          <w:rtl/>
        </w:rPr>
        <w:t>], בו אלכס הספיק לקרוא את כותרות [על השדרות</w:t>
      </w:r>
      <w:r w:rsidR="006B6AAA">
        <w:rPr>
          <w:rFonts w:hint="cs"/>
          <w:rtl/>
        </w:rPr>
        <w:t xml:space="preserve"> </w:t>
      </w:r>
      <w:r>
        <w:t>spines</w:t>
      </w:r>
      <w:r>
        <w:rPr>
          <w:rFonts w:hint="cs"/>
          <w:rtl/>
        </w:rPr>
        <w:t xml:space="preserve">] </w:t>
      </w:r>
      <w:r w:rsidR="007729AE">
        <w:rPr>
          <w:rFonts w:hint="cs"/>
          <w:rtl/>
        </w:rPr>
        <w:t xml:space="preserve">הספרים </w:t>
      </w:r>
      <w:r>
        <w:rPr>
          <w:rFonts w:hint="cs"/>
          <w:rtl/>
        </w:rPr>
        <w:t>במדף שהוקדש לספנות.</w:t>
      </w:r>
    </w:p>
    <w:p w14:paraId="4EED2923" w14:textId="713614E0" w:rsidR="004C4721" w:rsidRDefault="004C4721" w:rsidP="00592C5B">
      <w:pPr>
        <w:rPr>
          <w:rFonts w:cs="Times New Roman"/>
          <w:rtl/>
        </w:rPr>
      </w:pPr>
      <w:r w:rsidRPr="004C4721">
        <w:rPr>
          <w:rFonts w:cs="Times New Roman"/>
          <w:rtl/>
        </w:rPr>
        <w:t>בעלת הבית הובילה אותם דרך דלת נסתרת, מכוסה באותו טפט</w:t>
      </w:r>
      <w:r w:rsidR="007729AE">
        <w:rPr>
          <w:rFonts w:cs="Times New Roman" w:hint="cs"/>
          <w:rtl/>
        </w:rPr>
        <w:t xml:space="preserve"> </w:t>
      </w:r>
      <w:r w:rsidRPr="004C4721">
        <w:rPr>
          <w:rFonts w:cs="Times New Roman"/>
          <w:rtl/>
        </w:rPr>
        <w:t>משי מוזהב ופרחוני כמו הקירות, אל מסדרון ארוך שבקצהו קבוצת החדרים שהוקצתה למשפחת הופמן לאותו לילה. אלכס ניסה לה</w:t>
      </w:r>
      <w:r w:rsidR="007729AE">
        <w:rPr>
          <w:rFonts w:cs="Times New Roman" w:hint="cs"/>
          <w:rtl/>
        </w:rPr>
        <w:t>י</w:t>
      </w:r>
      <w:r w:rsidRPr="004C4721">
        <w:rPr>
          <w:rFonts w:cs="Times New Roman"/>
          <w:rtl/>
        </w:rPr>
        <w:t xml:space="preserve">זכר </w:t>
      </w:r>
      <w:r w:rsidR="007729AE">
        <w:rPr>
          <w:rFonts w:cs="Times New Roman" w:hint="cs"/>
          <w:rtl/>
        </w:rPr>
        <w:t>ב</w:t>
      </w:r>
      <w:r w:rsidRPr="004C4721">
        <w:rPr>
          <w:rFonts w:cs="Times New Roman"/>
          <w:rtl/>
        </w:rPr>
        <w:t xml:space="preserve">כמה גרמי מדרגות עלו וירדו </w:t>
      </w:r>
      <w:r w:rsidR="00955196">
        <w:rPr>
          <w:rFonts w:cs="Times New Roman" w:hint="cs"/>
          <w:rtl/>
        </w:rPr>
        <w:t>ו</w:t>
      </w:r>
      <w:r w:rsidRPr="004C4721">
        <w:rPr>
          <w:rFonts w:cs="Times New Roman"/>
          <w:rtl/>
        </w:rPr>
        <w:t xml:space="preserve">כמה פעמים פנו למסדרונות, החל באולם הכניסה הראשי, והתבלבל. דלת סמוכה הובילה לחדר אמבט, ששימש עבור אוסף הבולים של יורשת העצר, בִּתם של בעלי הטירה. בכיור שטו בולים שהפרידה ממעטפות מכתבים שהוריה קיבלו מרחבי העולם, בעיקר מארצות חבר העמים הבריטי. </w:t>
      </w:r>
    </w:p>
    <w:p w14:paraId="2E365A8C" w14:textId="03FA3980" w:rsidR="0048206D" w:rsidRDefault="004C4721" w:rsidP="00592C5B">
      <w:pPr>
        <w:rPr>
          <w:rtl/>
        </w:rPr>
      </w:pPr>
      <w:r w:rsidRPr="004C4721">
        <w:rPr>
          <w:rFonts w:cs="Times New Roman"/>
          <w:rtl/>
        </w:rPr>
        <w:lastRenderedPageBreak/>
        <w:t xml:space="preserve">בעלת הטירה נועצה </w:t>
      </w:r>
      <w:r w:rsidR="007729AE" w:rsidRPr="007729AE">
        <w:rPr>
          <w:rFonts w:cs="Times New Roman"/>
          <w:rtl/>
        </w:rPr>
        <w:t>באֵם</w:t>
      </w:r>
      <w:r w:rsidRPr="004C4721">
        <w:rPr>
          <w:rFonts w:cs="Times New Roman"/>
          <w:rtl/>
        </w:rPr>
        <w:t xml:space="preserve">, האִם עליה להיעתר לבקשות לצלם בטירה סדרות </w:t>
      </w:r>
      <w:r w:rsidR="004A607C">
        <w:rPr>
          <w:rFonts w:cs="Times New Roman"/>
          <w:rtl/>
        </w:rPr>
        <w:t>טלוויז</w:t>
      </w:r>
      <w:r w:rsidRPr="004C4721">
        <w:rPr>
          <w:rFonts w:cs="Times New Roman"/>
          <w:rtl/>
        </w:rPr>
        <w:t>יה וסרטים תקופתיים. מספר החתונות שיוכלו לארח יצטמצם בהכרח וכן גם מספר הימים שבהם תהיה הטירה פתוחה למבקרים. עדיין לא התגברה על זעזועה מהצעתו עזת</w:t>
      </w:r>
      <w:r w:rsidR="007729AE">
        <w:rPr>
          <w:rFonts w:cs="Times New Roman" w:hint="cs"/>
          <w:rtl/>
        </w:rPr>
        <w:t xml:space="preserve"> </w:t>
      </w:r>
      <w:r w:rsidRPr="004C4721">
        <w:rPr>
          <w:rFonts w:cs="Times New Roman"/>
          <w:rtl/>
        </w:rPr>
        <w:t>המצח של שכנם לקנות את הטירה כולה לשם אכסון ציוריו או שמא ציוריה של אשתו, "הצעה החותכת עמוק בלב," בעלת הטירה סיננה בעלבון</w:t>
      </w:r>
      <w:r>
        <w:rPr>
          <w:rFonts w:cs="Times New Roman" w:hint="cs"/>
          <w:rtl/>
        </w:rPr>
        <w:t>.</w:t>
      </w:r>
      <w:r w:rsidR="00F36489">
        <w:rPr>
          <w:rFonts w:hint="cs"/>
          <w:rtl/>
        </w:rPr>
        <w:t xml:space="preserve"> </w:t>
      </w:r>
    </w:p>
    <w:p w14:paraId="2315ECB8" w14:textId="317CA49D" w:rsidR="0048206D" w:rsidRDefault="002121A0" w:rsidP="00592C5B">
      <w:pPr>
        <w:rPr>
          <w:rtl/>
        </w:rPr>
      </w:pPr>
      <w:r>
        <w:rPr>
          <w:rtl/>
        </w:rPr>
        <w:t>א</w:t>
      </w:r>
      <w:r w:rsidR="00847110">
        <w:rPr>
          <w:rFonts w:hint="cs"/>
          <w:rtl/>
        </w:rPr>
        <w:t>י</w:t>
      </w:r>
      <w:r>
        <w:rPr>
          <w:rtl/>
        </w:rPr>
        <w:t>מ</w:t>
      </w:r>
      <w:r w:rsidR="00847110">
        <w:rPr>
          <w:rFonts w:hint="cs"/>
          <w:rtl/>
        </w:rPr>
        <w:t>ו</w:t>
      </w:r>
      <w:r>
        <w:rPr>
          <w:rtl/>
        </w:rPr>
        <w:t xml:space="preserve"> של</w:t>
      </w:r>
      <w:r>
        <w:rPr>
          <w:rFonts w:hint="cs"/>
          <w:rtl/>
        </w:rPr>
        <w:t xml:space="preserve"> אלכס</w:t>
      </w:r>
      <w:r w:rsidR="003235D3" w:rsidRPr="00CD067C">
        <w:rPr>
          <w:rtl/>
        </w:rPr>
        <w:t xml:space="preserve"> </w:t>
      </w:r>
      <w:r w:rsidR="003235D3" w:rsidRPr="00CD067C">
        <w:rPr>
          <w:rFonts w:hint="cs"/>
          <w:rtl/>
        </w:rPr>
        <w:t>נזקק</w:t>
      </w:r>
      <w:r w:rsidR="003235D3" w:rsidRPr="00CD067C">
        <w:rPr>
          <w:rtl/>
        </w:rPr>
        <w:t xml:space="preserve">ה </w:t>
      </w:r>
      <w:r w:rsidR="003235D3" w:rsidRPr="00CD067C">
        <w:rPr>
          <w:rFonts w:hint="cs"/>
          <w:rtl/>
        </w:rPr>
        <w:t>ל</w:t>
      </w:r>
      <w:r w:rsidR="003235D3" w:rsidRPr="00CD067C">
        <w:rPr>
          <w:rtl/>
        </w:rPr>
        <w:t>מאפרה ב</w:t>
      </w:r>
      <w:r w:rsidR="0036063D" w:rsidRPr="0036063D">
        <w:rPr>
          <w:rFonts w:cs="Times New Roman"/>
          <w:rtl/>
        </w:rPr>
        <w:t>דחיפות</w:t>
      </w:r>
      <w:r w:rsidR="003235D3" w:rsidRPr="00CD067C">
        <w:rPr>
          <w:rtl/>
        </w:rPr>
        <w:t xml:space="preserve">. אלכס </w:t>
      </w:r>
      <w:r w:rsidR="00A023C6" w:rsidRPr="00CD067C">
        <w:rPr>
          <w:rtl/>
        </w:rPr>
        <w:t xml:space="preserve">מעולם </w:t>
      </w:r>
      <w:r w:rsidR="003235D3" w:rsidRPr="00CD067C">
        <w:rPr>
          <w:rtl/>
        </w:rPr>
        <w:t xml:space="preserve">לא ראה זנב אפר כה ארוך. היא </w:t>
      </w:r>
      <w:r w:rsidR="0048206D">
        <w:rPr>
          <w:rFonts w:hint="cs"/>
          <w:rtl/>
        </w:rPr>
        <w:t>הניחה</w:t>
      </w:r>
      <w:r w:rsidR="003235D3" w:rsidRPr="00CD067C">
        <w:rPr>
          <w:rtl/>
        </w:rPr>
        <w:t xml:space="preserve"> </w:t>
      </w:r>
      <w:r w:rsidR="0048206D">
        <w:rPr>
          <w:rFonts w:hint="cs"/>
          <w:rtl/>
        </w:rPr>
        <w:t>ל</w:t>
      </w:r>
      <w:r w:rsidR="003235D3" w:rsidRPr="00CD067C">
        <w:rPr>
          <w:rtl/>
        </w:rPr>
        <w:t xml:space="preserve">אפר </w:t>
      </w:r>
      <w:r w:rsidR="00F5633F">
        <w:rPr>
          <w:rFonts w:hint="cs"/>
          <w:rtl/>
        </w:rPr>
        <w:t xml:space="preserve">הלוהט </w:t>
      </w:r>
      <w:r w:rsidR="0048206D">
        <w:rPr>
          <w:rFonts w:hint="cs"/>
          <w:rtl/>
        </w:rPr>
        <w:t xml:space="preserve">לצנוח </w:t>
      </w:r>
      <w:r w:rsidR="003235D3" w:rsidRPr="00CD067C">
        <w:rPr>
          <w:rtl/>
        </w:rPr>
        <w:t xml:space="preserve">לתוך </w:t>
      </w:r>
      <w:r w:rsidR="00F5633F">
        <w:rPr>
          <w:rFonts w:hint="cs"/>
          <w:rtl/>
        </w:rPr>
        <w:t xml:space="preserve">כף </w:t>
      </w:r>
      <w:r w:rsidR="003235D3" w:rsidRPr="00CD067C">
        <w:rPr>
          <w:rtl/>
        </w:rPr>
        <w:t>ידה, אבל המארחת האדיבה מחתה, ולפני שאימו הספיקה להיכוות</w:t>
      </w:r>
      <w:r w:rsidR="006155E4">
        <w:rPr>
          <w:rFonts w:hint="cs"/>
          <w:rtl/>
        </w:rPr>
        <w:t xml:space="preserve">, </w:t>
      </w:r>
      <w:r w:rsidR="003235D3" w:rsidRPr="00CD067C">
        <w:rPr>
          <w:rtl/>
        </w:rPr>
        <w:t>ניערה את האפר מ</w:t>
      </w:r>
      <w:r w:rsidR="00E84271">
        <w:rPr>
          <w:rFonts w:hint="cs"/>
          <w:rtl/>
        </w:rPr>
        <w:t xml:space="preserve">כף </w:t>
      </w:r>
      <w:r w:rsidR="003235D3" w:rsidRPr="00CD067C">
        <w:rPr>
          <w:rtl/>
        </w:rPr>
        <w:t>יד</w:t>
      </w:r>
      <w:r w:rsidR="00E84271">
        <w:rPr>
          <w:rFonts w:hint="cs"/>
          <w:rtl/>
        </w:rPr>
        <w:t>ה</w:t>
      </w:r>
      <w:r w:rsidR="003235D3" w:rsidRPr="00CD067C">
        <w:rPr>
          <w:rtl/>
        </w:rPr>
        <w:t xml:space="preserve"> לשטיח. א</w:t>
      </w:r>
      <w:r w:rsidR="007729AE">
        <w:rPr>
          <w:rFonts w:hint="cs"/>
          <w:rtl/>
        </w:rPr>
        <w:t>י</w:t>
      </w:r>
      <w:r w:rsidR="003235D3" w:rsidRPr="00CD067C">
        <w:rPr>
          <w:rtl/>
        </w:rPr>
        <w:t xml:space="preserve">מו דרכה על </w:t>
      </w:r>
      <w:r w:rsidR="00F5633F">
        <w:rPr>
          <w:rFonts w:hint="cs"/>
          <w:rtl/>
        </w:rPr>
        <w:t xml:space="preserve">נחש </w:t>
      </w:r>
      <w:r w:rsidR="003235D3" w:rsidRPr="00CD067C">
        <w:rPr>
          <w:rtl/>
        </w:rPr>
        <w:t>האפר</w:t>
      </w:r>
      <w:r w:rsidR="00C80314">
        <w:rPr>
          <w:rFonts w:hint="cs"/>
          <w:rtl/>
        </w:rPr>
        <w:t xml:space="preserve"> שנבלע בסיבי השטיח</w:t>
      </w:r>
      <w:r w:rsidR="003235D3" w:rsidRPr="00CD067C">
        <w:rPr>
          <w:rtl/>
        </w:rPr>
        <w:t>, ו</w:t>
      </w:r>
      <w:r w:rsidR="00C80314">
        <w:rPr>
          <w:rFonts w:hint="cs"/>
          <w:rtl/>
        </w:rPr>
        <w:t>אלכס</w:t>
      </w:r>
      <w:r w:rsidR="003235D3" w:rsidRPr="00CD067C">
        <w:rPr>
          <w:rtl/>
        </w:rPr>
        <w:t xml:space="preserve"> </w:t>
      </w:r>
      <w:r w:rsidR="0036063D" w:rsidRPr="0036063D">
        <w:rPr>
          <w:rFonts w:cs="Times New Roman"/>
          <w:rtl/>
        </w:rPr>
        <w:t>מיהר</w:t>
      </w:r>
      <w:r w:rsidR="003235D3" w:rsidRPr="00CD067C">
        <w:rPr>
          <w:rtl/>
        </w:rPr>
        <w:t xml:space="preserve"> לה</w:t>
      </w:r>
      <w:r w:rsidR="00847110">
        <w:rPr>
          <w:rFonts w:hint="cs"/>
          <w:rtl/>
        </w:rPr>
        <w:t>שיג</w:t>
      </w:r>
      <w:r w:rsidR="003235D3" w:rsidRPr="00CD067C">
        <w:rPr>
          <w:rtl/>
        </w:rPr>
        <w:t xml:space="preserve"> </w:t>
      </w:r>
      <w:r w:rsidR="005F1B1D" w:rsidRPr="005F1B1D">
        <w:rPr>
          <w:rFonts w:cs="Times New Roman"/>
          <w:rtl/>
        </w:rPr>
        <w:t xml:space="preserve">עבורה </w:t>
      </w:r>
      <w:r w:rsidR="003235D3" w:rsidRPr="00CD067C">
        <w:rPr>
          <w:rtl/>
        </w:rPr>
        <w:t xml:space="preserve">מאפרה. </w:t>
      </w:r>
    </w:p>
    <w:p w14:paraId="596ABBF3" w14:textId="769450C2" w:rsidR="00C04DF8" w:rsidRDefault="003235D3" w:rsidP="00592C5B">
      <w:pPr>
        <w:rPr>
          <w:rtl/>
        </w:rPr>
      </w:pPr>
      <w:r w:rsidRPr="00CD067C">
        <w:rPr>
          <w:rtl/>
        </w:rPr>
        <w:t xml:space="preserve">הוא </w:t>
      </w:r>
      <w:r w:rsidR="0036063D">
        <w:rPr>
          <w:rFonts w:hint="cs"/>
          <w:rtl/>
        </w:rPr>
        <w:t>רץ</w:t>
      </w:r>
      <w:r w:rsidRPr="00CD067C">
        <w:rPr>
          <w:rtl/>
        </w:rPr>
        <w:t xml:space="preserve"> ב</w:t>
      </w:r>
      <w:r w:rsidRPr="00CD067C">
        <w:rPr>
          <w:rFonts w:hint="cs"/>
          <w:rtl/>
        </w:rPr>
        <w:t>מסדרונות ארוכים ו</w:t>
      </w:r>
      <w:r w:rsidR="00E84271">
        <w:rPr>
          <w:rFonts w:hint="cs"/>
          <w:rtl/>
        </w:rPr>
        <w:t xml:space="preserve">טיפס </w:t>
      </w:r>
      <w:r w:rsidRPr="00CD067C">
        <w:rPr>
          <w:rFonts w:hint="cs"/>
          <w:rtl/>
        </w:rPr>
        <w:t xml:space="preserve">בגרמי מדרגות </w:t>
      </w:r>
      <w:r w:rsidR="00847110">
        <w:rPr>
          <w:rFonts w:hint="cs"/>
          <w:rtl/>
        </w:rPr>
        <w:t>מפותלים, [</w:t>
      </w:r>
      <w:r w:rsidR="00C80314">
        <w:rPr>
          <w:rFonts w:hint="cs"/>
          <w:rtl/>
        </w:rPr>
        <w:t>מסובכים ו</w:t>
      </w:r>
      <w:r w:rsidR="00847110">
        <w:rPr>
          <w:rFonts w:hint="cs"/>
          <w:rtl/>
        </w:rPr>
        <w:t xml:space="preserve">מפותלים </w:t>
      </w:r>
      <w:r w:rsidR="00C80314">
        <w:rPr>
          <w:rFonts w:hint="cs"/>
          <w:rtl/>
        </w:rPr>
        <w:t>מבלבלים</w:t>
      </w:r>
      <w:r w:rsidRPr="00CD067C">
        <w:rPr>
          <w:rFonts w:hint="cs"/>
          <w:rtl/>
        </w:rPr>
        <w:t xml:space="preserve"> </w:t>
      </w:r>
      <w:r w:rsidR="00A45CD6">
        <w:rPr>
          <w:rFonts w:hint="cs"/>
          <w:rtl/>
        </w:rPr>
        <w:t>/</w:t>
      </w:r>
      <w:r w:rsidR="00C80314">
        <w:rPr>
          <w:rFonts w:hint="cs"/>
          <w:rtl/>
        </w:rPr>
        <w:t xml:space="preserve">מטעים / </w:t>
      </w:r>
      <w:r w:rsidR="002121A0">
        <w:rPr>
          <w:rFonts w:hint="cs"/>
          <w:rtl/>
        </w:rPr>
        <w:t>מילה קולעת יותר!]</w:t>
      </w:r>
      <w:r w:rsidRPr="00CD067C">
        <w:rPr>
          <w:rtl/>
        </w:rPr>
        <w:t xml:space="preserve"> </w:t>
      </w:r>
      <w:r w:rsidR="00556648">
        <w:rPr>
          <w:rFonts w:hint="cs"/>
          <w:rtl/>
        </w:rPr>
        <w:t>נ</w:t>
      </w:r>
      <w:r w:rsidR="005F1B1D">
        <w:rPr>
          <w:rFonts w:hint="cs"/>
          <w:rtl/>
        </w:rPr>
        <w:t>קלע</w:t>
      </w:r>
      <w:r w:rsidR="00556648">
        <w:rPr>
          <w:rFonts w:hint="cs"/>
          <w:rtl/>
        </w:rPr>
        <w:t xml:space="preserve"> </w:t>
      </w:r>
      <w:r w:rsidR="005E656F">
        <w:rPr>
          <w:rFonts w:hint="cs"/>
          <w:rtl/>
        </w:rPr>
        <w:t>ל</w:t>
      </w:r>
      <w:r w:rsidR="00E84271">
        <w:rPr>
          <w:rFonts w:hint="cs"/>
          <w:rtl/>
        </w:rPr>
        <w:t>א</w:t>
      </w:r>
      <w:r w:rsidR="00556648">
        <w:rPr>
          <w:rFonts w:hint="cs"/>
          <w:rtl/>
        </w:rPr>
        <w:t>זורים הפרטיים</w:t>
      </w:r>
      <w:r w:rsidR="0048206D">
        <w:rPr>
          <w:rFonts w:hint="cs"/>
          <w:rtl/>
        </w:rPr>
        <w:t xml:space="preserve"> ש</w:t>
      </w:r>
      <w:r w:rsidR="00766C49">
        <w:rPr>
          <w:rFonts w:hint="cs"/>
          <w:rtl/>
        </w:rPr>
        <w:t>ב</w:t>
      </w:r>
      <w:r w:rsidR="0048206D">
        <w:rPr>
          <w:rFonts w:hint="cs"/>
          <w:rtl/>
        </w:rPr>
        <w:t>רובם לא תוחזקו</w:t>
      </w:r>
      <w:r w:rsidR="00E84271">
        <w:rPr>
          <w:rFonts w:hint="cs"/>
          <w:rtl/>
        </w:rPr>
        <w:t>,</w:t>
      </w:r>
      <w:r w:rsidR="00556648">
        <w:rPr>
          <w:rFonts w:hint="cs"/>
          <w:rtl/>
        </w:rPr>
        <w:t xml:space="preserve"> </w:t>
      </w:r>
      <w:r w:rsidR="0048206D">
        <w:rPr>
          <w:rFonts w:hint="cs"/>
          <w:rtl/>
        </w:rPr>
        <w:t xml:space="preserve">והיו </w:t>
      </w:r>
      <w:r w:rsidR="00556648">
        <w:rPr>
          <w:rFonts w:hint="cs"/>
          <w:rtl/>
        </w:rPr>
        <w:t>אפופי עובש וחלודה וטפיפות רגליים מהירות של יצור</w:t>
      </w:r>
      <w:r w:rsidR="00501665">
        <w:rPr>
          <w:rFonts w:hint="cs"/>
          <w:rtl/>
        </w:rPr>
        <w:t>י</w:t>
      </w:r>
      <w:r w:rsidR="007729AE">
        <w:rPr>
          <w:rFonts w:hint="cs"/>
          <w:rtl/>
        </w:rPr>
        <w:t xml:space="preserve"> </w:t>
      </w:r>
      <w:r w:rsidR="00501665">
        <w:rPr>
          <w:rFonts w:hint="cs"/>
          <w:rtl/>
        </w:rPr>
        <w:t>לילה</w:t>
      </w:r>
      <w:r w:rsidR="00E84271">
        <w:rPr>
          <w:rFonts w:hint="cs"/>
          <w:rtl/>
        </w:rPr>
        <w:t xml:space="preserve"> מ</w:t>
      </w:r>
      <w:r w:rsidR="002C090F">
        <w:rPr>
          <w:rFonts w:hint="cs"/>
          <w:rtl/>
        </w:rPr>
        <w:t>ממלכת</w:t>
      </w:r>
      <w:r w:rsidR="00E84271">
        <w:rPr>
          <w:rFonts w:hint="cs"/>
          <w:rtl/>
        </w:rPr>
        <w:t xml:space="preserve"> המכרסמים, </w:t>
      </w:r>
      <w:r w:rsidR="0048206D">
        <w:rPr>
          <w:rFonts w:hint="cs"/>
          <w:rtl/>
        </w:rPr>
        <w:t>ו</w:t>
      </w:r>
      <w:r w:rsidR="005E656F" w:rsidRPr="005E656F">
        <w:rPr>
          <w:rFonts w:cs="Times New Roman"/>
          <w:rtl/>
        </w:rPr>
        <w:t xml:space="preserve">יצא שוב </w:t>
      </w:r>
      <w:r w:rsidR="0048206D">
        <w:rPr>
          <w:rFonts w:hint="cs"/>
          <w:rtl/>
        </w:rPr>
        <w:t>א</w:t>
      </w:r>
      <w:r w:rsidR="00E84271">
        <w:rPr>
          <w:rFonts w:hint="cs"/>
          <w:rtl/>
        </w:rPr>
        <w:t>ל</w:t>
      </w:r>
      <w:r w:rsidR="0048206D">
        <w:rPr>
          <w:rFonts w:hint="cs"/>
          <w:rtl/>
        </w:rPr>
        <w:t xml:space="preserve"> ה</w:t>
      </w:r>
      <w:r w:rsidR="00E84271">
        <w:rPr>
          <w:rFonts w:hint="cs"/>
          <w:rtl/>
        </w:rPr>
        <w:t>א</w:t>
      </w:r>
      <w:r w:rsidR="00556648">
        <w:rPr>
          <w:rFonts w:hint="cs"/>
          <w:rtl/>
        </w:rPr>
        <w:t xml:space="preserve">זורים הפתוחים </w:t>
      </w:r>
      <w:r w:rsidR="0048206D">
        <w:rPr>
          <w:rFonts w:hint="cs"/>
          <w:rtl/>
        </w:rPr>
        <w:t xml:space="preserve">למבקרים, </w:t>
      </w:r>
      <w:r w:rsidR="00556648">
        <w:rPr>
          <w:rFonts w:hint="cs"/>
          <w:rtl/>
        </w:rPr>
        <w:t xml:space="preserve">שהיו </w:t>
      </w:r>
      <w:r w:rsidR="00C04DF8">
        <w:rPr>
          <w:rFonts w:hint="cs"/>
          <w:rtl/>
        </w:rPr>
        <w:t>נהדרים ו</w:t>
      </w:r>
      <w:r w:rsidR="00E84271">
        <w:rPr>
          <w:rFonts w:hint="cs"/>
          <w:rtl/>
        </w:rPr>
        <w:t xml:space="preserve">מלאי הוד, מוארים </w:t>
      </w:r>
      <w:r w:rsidR="005A6975">
        <w:rPr>
          <w:rFonts w:hint="cs"/>
          <w:rtl/>
        </w:rPr>
        <w:t>ב</w:t>
      </w:r>
      <w:r w:rsidR="00E84271">
        <w:rPr>
          <w:rFonts w:hint="cs"/>
          <w:rtl/>
        </w:rPr>
        <w:t>נ</w:t>
      </w:r>
      <w:r w:rsidR="00556648">
        <w:rPr>
          <w:rFonts w:hint="cs"/>
          <w:rtl/>
        </w:rPr>
        <w:t>ברשות זוהרות עצומות</w:t>
      </w:r>
      <w:r w:rsidR="00D54C3E">
        <w:rPr>
          <w:rFonts w:hint="cs"/>
          <w:rtl/>
        </w:rPr>
        <w:t xml:space="preserve"> ממד</w:t>
      </w:r>
      <w:r w:rsidR="00556648">
        <w:rPr>
          <w:rFonts w:hint="cs"/>
          <w:rtl/>
        </w:rPr>
        <w:t xml:space="preserve">ים, </w:t>
      </w:r>
      <w:r w:rsidR="0069778B">
        <w:rPr>
          <w:rFonts w:hint="cs"/>
          <w:rtl/>
        </w:rPr>
        <w:t>[</w:t>
      </w:r>
      <w:r w:rsidR="00501665">
        <w:rPr>
          <w:rFonts w:hint="cs"/>
          <w:rtl/>
        </w:rPr>
        <w:t xml:space="preserve">פיתוחים </w:t>
      </w:r>
      <w:r w:rsidR="0048206D">
        <w:rPr>
          <w:rFonts w:hint="cs"/>
          <w:rtl/>
        </w:rPr>
        <w:t>מ</w:t>
      </w:r>
      <w:r w:rsidR="00501665">
        <w:rPr>
          <w:rFonts w:hint="cs"/>
          <w:rtl/>
        </w:rPr>
        <w:t>ס</w:t>
      </w:r>
      <w:r w:rsidR="0048206D">
        <w:rPr>
          <w:rFonts w:hint="cs"/>
          <w:rtl/>
        </w:rPr>
        <w:t>ו</w:t>
      </w:r>
      <w:r w:rsidR="00501665">
        <w:rPr>
          <w:rFonts w:hint="cs"/>
          <w:rtl/>
        </w:rPr>
        <w:t>לסלים על התקרות והקירות,</w:t>
      </w:r>
      <w:r w:rsidR="0069778B">
        <w:rPr>
          <w:rFonts w:hint="cs"/>
          <w:rtl/>
        </w:rPr>
        <w:t>]</w:t>
      </w:r>
      <w:r w:rsidR="00501665">
        <w:rPr>
          <w:rFonts w:hint="cs"/>
          <w:rtl/>
        </w:rPr>
        <w:t xml:space="preserve"> </w:t>
      </w:r>
      <w:r w:rsidR="0069778B">
        <w:rPr>
          <w:rFonts w:hint="cs"/>
          <w:rtl/>
        </w:rPr>
        <w:t xml:space="preserve">ומרובי </w:t>
      </w:r>
      <w:r w:rsidR="00556648">
        <w:rPr>
          <w:rFonts w:hint="cs"/>
          <w:rtl/>
        </w:rPr>
        <w:t xml:space="preserve">רהיטים כבדים </w:t>
      </w:r>
      <w:r w:rsidR="001347EC" w:rsidRPr="001347EC">
        <w:rPr>
          <w:rFonts w:cs="Times New Roman"/>
          <w:rtl/>
        </w:rPr>
        <w:t>ואגרטלי</w:t>
      </w:r>
      <w:r w:rsidR="007729AE">
        <w:rPr>
          <w:rFonts w:cs="Times New Roman" w:hint="cs"/>
          <w:rtl/>
        </w:rPr>
        <w:t xml:space="preserve"> </w:t>
      </w:r>
      <w:r w:rsidR="001347EC" w:rsidRPr="001347EC">
        <w:rPr>
          <w:rFonts w:cs="Times New Roman"/>
          <w:rtl/>
        </w:rPr>
        <w:t>ענק</w:t>
      </w:r>
      <w:r w:rsidR="001347EC" w:rsidRPr="001347EC">
        <w:rPr>
          <w:rFonts w:cs="Times New Roman" w:hint="cs"/>
          <w:rtl/>
        </w:rPr>
        <w:t xml:space="preserve"> </w:t>
      </w:r>
      <w:r w:rsidR="00501665">
        <w:rPr>
          <w:rFonts w:hint="cs"/>
          <w:rtl/>
        </w:rPr>
        <w:t>מהעת</w:t>
      </w:r>
      <w:r w:rsidR="00556648">
        <w:rPr>
          <w:rFonts w:hint="cs"/>
          <w:rtl/>
        </w:rPr>
        <w:t xml:space="preserve"> הו</w:t>
      </w:r>
      <w:r w:rsidR="007729AE">
        <w:rPr>
          <w:rFonts w:hint="cs"/>
          <w:rtl/>
        </w:rPr>
        <w:t>ו</w:t>
      </w:r>
      <w:r w:rsidR="00556648">
        <w:rPr>
          <w:rFonts w:hint="cs"/>
          <w:rtl/>
        </w:rPr>
        <w:t>יקטור</w:t>
      </w:r>
      <w:r w:rsidR="007729AE">
        <w:rPr>
          <w:rFonts w:hint="cs"/>
          <w:rtl/>
        </w:rPr>
        <w:t>י</w:t>
      </w:r>
      <w:r w:rsidR="00556648">
        <w:rPr>
          <w:rFonts w:hint="cs"/>
          <w:rtl/>
        </w:rPr>
        <w:t xml:space="preserve">אנית </w:t>
      </w:r>
      <w:r w:rsidR="0069778B">
        <w:rPr>
          <w:rFonts w:hint="cs"/>
          <w:rtl/>
        </w:rPr>
        <w:t>ו</w:t>
      </w:r>
      <w:r w:rsidR="001347EC">
        <w:rPr>
          <w:rFonts w:hint="cs"/>
          <w:rtl/>
        </w:rPr>
        <w:t xml:space="preserve">מעיתות של </w:t>
      </w:r>
      <w:r w:rsidR="0069778B">
        <w:rPr>
          <w:rFonts w:hint="cs"/>
          <w:rtl/>
        </w:rPr>
        <w:t xml:space="preserve">מלכי עבר </w:t>
      </w:r>
      <w:r w:rsidR="001B03C4">
        <w:rPr>
          <w:rFonts w:hint="cs"/>
          <w:rtl/>
        </w:rPr>
        <w:t>רחוק עוד יותר.</w:t>
      </w:r>
      <w:r w:rsidR="00556648">
        <w:rPr>
          <w:rFonts w:hint="cs"/>
          <w:rtl/>
        </w:rPr>
        <w:t xml:space="preserve"> </w:t>
      </w:r>
      <w:r w:rsidR="00194ADB">
        <w:rPr>
          <w:rFonts w:hint="cs"/>
          <w:rtl/>
        </w:rPr>
        <w:t xml:space="preserve">הוא חלף </w:t>
      </w:r>
      <w:r w:rsidR="00297D38">
        <w:rPr>
          <w:rFonts w:hint="cs"/>
          <w:rtl/>
        </w:rPr>
        <w:t>על פ</w:t>
      </w:r>
      <w:r w:rsidR="00194ADB">
        <w:rPr>
          <w:rFonts w:hint="cs"/>
          <w:rtl/>
        </w:rPr>
        <w:t xml:space="preserve">ני </w:t>
      </w:r>
      <w:r w:rsidR="00556648">
        <w:rPr>
          <w:rFonts w:hint="cs"/>
          <w:rtl/>
        </w:rPr>
        <w:t xml:space="preserve">תמונות שמן </w:t>
      </w:r>
      <w:r w:rsidR="00E84271">
        <w:rPr>
          <w:rFonts w:hint="cs"/>
          <w:rtl/>
        </w:rPr>
        <w:t>סדוקות</w:t>
      </w:r>
      <w:r w:rsidR="00556648">
        <w:rPr>
          <w:rFonts w:hint="cs"/>
          <w:rtl/>
        </w:rPr>
        <w:t xml:space="preserve"> ושטיחי</w:t>
      </w:r>
      <w:r w:rsidR="007729AE">
        <w:rPr>
          <w:rFonts w:hint="cs"/>
          <w:rtl/>
        </w:rPr>
        <w:t xml:space="preserve"> </w:t>
      </w:r>
      <w:r w:rsidR="00556648">
        <w:rPr>
          <w:rFonts w:hint="cs"/>
          <w:rtl/>
        </w:rPr>
        <w:t>קיר דהים</w:t>
      </w:r>
      <w:r w:rsidR="00194ADB">
        <w:rPr>
          <w:rFonts w:hint="cs"/>
          <w:rtl/>
        </w:rPr>
        <w:t>,</w:t>
      </w:r>
      <w:r w:rsidR="00501665">
        <w:rPr>
          <w:rFonts w:hint="cs"/>
          <w:rtl/>
        </w:rPr>
        <w:t xml:space="preserve"> </w:t>
      </w:r>
      <w:r w:rsidR="0036063D" w:rsidRPr="0036063D">
        <w:rPr>
          <w:rFonts w:cs="Times New Roman"/>
          <w:rtl/>
        </w:rPr>
        <w:t xml:space="preserve">שהנציחו את </w:t>
      </w:r>
      <w:r w:rsidR="00501665">
        <w:rPr>
          <w:rFonts w:hint="cs"/>
          <w:rtl/>
        </w:rPr>
        <w:t>אבותיהם של בעלי הטירה</w:t>
      </w:r>
      <w:r w:rsidR="00E84271">
        <w:rPr>
          <w:rFonts w:hint="cs"/>
          <w:rtl/>
        </w:rPr>
        <w:t xml:space="preserve"> בצאתם לצי</w:t>
      </w:r>
      <w:r w:rsidR="00501665">
        <w:rPr>
          <w:rFonts w:hint="cs"/>
          <w:rtl/>
        </w:rPr>
        <w:t xml:space="preserve">ד עם עשרות כלביהם ומשרתיהם, ברוכבם על סוסים, </w:t>
      </w:r>
      <w:r w:rsidR="005F1B1D">
        <w:rPr>
          <w:rFonts w:hint="cs"/>
          <w:rtl/>
        </w:rPr>
        <w:t>בה</w:t>
      </w:r>
      <w:r w:rsidR="005F1B1D" w:rsidRPr="005F1B1D">
        <w:rPr>
          <w:rFonts w:cs="Times New Roman"/>
          <w:rtl/>
        </w:rPr>
        <w:t>תענגם</w:t>
      </w:r>
      <w:r w:rsidR="005F1B1D">
        <w:rPr>
          <w:rFonts w:cs="Times New Roman" w:hint="cs"/>
          <w:rtl/>
        </w:rPr>
        <w:t xml:space="preserve"> </w:t>
      </w:r>
      <w:r w:rsidR="00501665">
        <w:rPr>
          <w:rFonts w:hint="cs"/>
          <w:rtl/>
        </w:rPr>
        <w:t>במשתאות</w:t>
      </w:r>
      <w:r w:rsidR="007729AE">
        <w:rPr>
          <w:rFonts w:hint="cs"/>
          <w:rtl/>
        </w:rPr>
        <w:t xml:space="preserve"> </w:t>
      </w:r>
      <w:r w:rsidR="00501665">
        <w:rPr>
          <w:rFonts w:hint="cs"/>
          <w:rtl/>
        </w:rPr>
        <w:t xml:space="preserve">פאר, </w:t>
      </w:r>
      <w:r w:rsidR="00C04DF8">
        <w:rPr>
          <w:rFonts w:hint="cs"/>
          <w:rtl/>
        </w:rPr>
        <w:t>ועוד מיני</w:t>
      </w:r>
      <w:r w:rsidR="00501665">
        <w:rPr>
          <w:rFonts w:hint="cs"/>
          <w:rtl/>
        </w:rPr>
        <w:t xml:space="preserve"> </w:t>
      </w:r>
      <w:r w:rsidR="005F1B1D" w:rsidRPr="005F1B1D">
        <w:rPr>
          <w:rFonts w:cs="Times New Roman"/>
          <w:rtl/>
        </w:rPr>
        <w:t>הוללויות</w:t>
      </w:r>
      <w:r w:rsidR="00501665">
        <w:rPr>
          <w:rFonts w:hint="cs"/>
          <w:rtl/>
        </w:rPr>
        <w:t xml:space="preserve"> ש</w:t>
      </w:r>
      <w:r w:rsidR="0036063D">
        <w:rPr>
          <w:rFonts w:hint="cs"/>
          <w:rtl/>
        </w:rPr>
        <w:t>בעטיין נ</w:t>
      </w:r>
      <w:r w:rsidR="00501665">
        <w:rPr>
          <w:rFonts w:hint="cs"/>
          <w:rtl/>
        </w:rPr>
        <w:t xml:space="preserve">ותר הנצר האחרון </w:t>
      </w:r>
      <w:r w:rsidR="0036063D" w:rsidRPr="0036063D">
        <w:rPr>
          <w:rFonts w:cs="Times New Roman"/>
          <w:rtl/>
        </w:rPr>
        <w:t xml:space="preserve">למשפחה העתיקה </w:t>
      </w:r>
      <w:r w:rsidR="00C04DF8">
        <w:rPr>
          <w:rFonts w:hint="cs"/>
          <w:rtl/>
        </w:rPr>
        <w:t>מ</w:t>
      </w:r>
      <w:r w:rsidR="00501665">
        <w:rPr>
          <w:rFonts w:hint="cs"/>
          <w:rtl/>
        </w:rPr>
        <w:t>חוסר</w:t>
      </w:r>
      <w:r w:rsidR="007729AE">
        <w:rPr>
          <w:rFonts w:hint="cs"/>
          <w:rtl/>
        </w:rPr>
        <w:t xml:space="preserve"> </w:t>
      </w:r>
      <w:r w:rsidR="00501665">
        <w:rPr>
          <w:rFonts w:hint="cs"/>
          <w:rtl/>
        </w:rPr>
        <w:t>כ</w:t>
      </w:r>
      <w:r w:rsidR="007729AE">
        <w:rPr>
          <w:rFonts w:hint="cs"/>
          <w:rtl/>
        </w:rPr>
        <w:t>ו</w:t>
      </w:r>
      <w:r w:rsidR="00501665">
        <w:rPr>
          <w:rFonts w:hint="cs"/>
          <w:rtl/>
        </w:rPr>
        <w:t>ל</w:t>
      </w:r>
      <w:r w:rsidR="00C04DF8">
        <w:rPr>
          <w:rFonts w:hint="cs"/>
          <w:rtl/>
        </w:rPr>
        <w:t xml:space="preserve"> </w:t>
      </w:r>
      <w:r w:rsidR="00C04DF8">
        <w:rPr>
          <w:rtl/>
        </w:rPr>
        <w:t>–</w:t>
      </w:r>
      <w:r w:rsidR="00501665">
        <w:rPr>
          <w:rFonts w:hint="cs"/>
          <w:rtl/>
        </w:rPr>
        <w:t xml:space="preserve"> במושגים יחסיים</w:t>
      </w:r>
      <w:r w:rsidR="00C04DF8">
        <w:rPr>
          <w:rFonts w:hint="cs"/>
          <w:rtl/>
        </w:rPr>
        <w:t xml:space="preserve"> בכל אופן</w:t>
      </w:r>
      <w:r w:rsidR="00556648">
        <w:rPr>
          <w:rFonts w:hint="cs"/>
          <w:rtl/>
        </w:rPr>
        <w:t xml:space="preserve">. </w:t>
      </w:r>
    </w:p>
    <w:p w14:paraId="2C3BD4D0" w14:textId="638ABD57" w:rsidR="00516474" w:rsidRDefault="00516474" w:rsidP="00C04DF8">
      <w:pPr>
        <w:rPr>
          <w:rtl/>
        </w:rPr>
      </w:pPr>
      <w:r>
        <w:rPr>
          <w:rFonts w:hint="cs"/>
          <w:rtl/>
        </w:rPr>
        <w:t>[</w:t>
      </w:r>
      <w:r w:rsidRPr="00516474">
        <w:t>https://he.wikipedia.org/wiki/%D7%A1%D7%A4%D7%A8</w:t>
      </w:r>
      <w:r>
        <w:rPr>
          <w:rFonts w:hint="cs"/>
          <w:rtl/>
        </w:rPr>
        <w:t>]</w:t>
      </w:r>
    </w:p>
    <w:p w14:paraId="049873D4" w14:textId="08087496" w:rsidR="00700A16" w:rsidRDefault="004B59BC" w:rsidP="00C04DF8">
      <w:pPr>
        <w:rPr>
          <w:rtl/>
        </w:rPr>
      </w:pPr>
      <w:r>
        <w:rPr>
          <w:rFonts w:hint="cs"/>
          <w:rtl/>
        </w:rPr>
        <w:t>[</w:t>
      </w:r>
      <w:r w:rsidR="00700A16">
        <w:rPr>
          <w:rFonts w:hint="cs"/>
          <w:rtl/>
        </w:rPr>
        <w:t>הכורסאות בעלות המסעדים המוזהבים והריפוד הרקום, שהוצבו במערך סידור; וילונות המשי הלבן היורדים בכבדות; השעון החגיגי, האגרטלים ופמוטי הזהב על אח השיש הלבן שלפני מראת-הקיר הגבוהה; המנורות הכבדות, המוזהבות, בעלות כרעי האריה, שהתרוממו משני עברי מדרגות הכני</w:t>
      </w:r>
      <w:r>
        <w:rPr>
          <w:rFonts w:hint="cs"/>
          <w:rtl/>
        </w:rPr>
        <w:t xml:space="preserve">סה </w:t>
      </w:r>
      <w:r>
        <w:rPr>
          <w:rtl/>
        </w:rPr>
        <w:t>–</w:t>
      </w:r>
      <w:r>
        <w:rPr>
          <w:rFonts w:hint="cs"/>
          <w:rtl/>
        </w:rPr>
        <w:t xml:space="preserve"> </w:t>
      </w:r>
      <w:r w:rsidR="00700A16">
        <w:rPr>
          <w:rFonts w:hint="cs"/>
          <w:rtl/>
        </w:rPr>
        <w:t>הוד מלכות עמ' 166]</w:t>
      </w:r>
    </w:p>
    <w:p w14:paraId="2B324897" w14:textId="014A7D70" w:rsidR="00E11635" w:rsidRDefault="003E1AF8" w:rsidP="00635903">
      <w:pPr>
        <w:rPr>
          <w:rtl/>
        </w:rPr>
      </w:pPr>
      <w:r>
        <w:rPr>
          <w:rFonts w:hint="cs"/>
          <w:rtl/>
        </w:rPr>
        <w:t xml:space="preserve">טירה כה עצומה </w:t>
      </w:r>
      <w:r w:rsidR="00B1646F">
        <w:rPr>
          <w:rFonts w:hint="cs"/>
          <w:rtl/>
        </w:rPr>
        <w:t xml:space="preserve">תוחזקה </w:t>
      </w:r>
      <w:r w:rsidR="0036063D" w:rsidRPr="0036063D">
        <w:rPr>
          <w:rFonts w:cs="Times New Roman"/>
          <w:rtl/>
        </w:rPr>
        <w:t>בימי הזוהר הרחוקים</w:t>
      </w:r>
      <w:r w:rsidR="005F1B1D">
        <w:rPr>
          <w:rFonts w:hint="cs"/>
          <w:rtl/>
        </w:rPr>
        <w:t xml:space="preserve"> </w:t>
      </w:r>
      <w:r w:rsidR="001347EC">
        <w:rPr>
          <w:rFonts w:hint="cs"/>
          <w:rtl/>
        </w:rPr>
        <w:t>ב</w:t>
      </w:r>
      <w:r w:rsidR="00B1646F">
        <w:rPr>
          <w:rFonts w:hint="cs"/>
          <w:rtl/>
        </w:rPr>
        <w:t xml:space="preserve">ידי </w:t>
      </w:r>
      <w:r w:rsidR="005F1B1D">
        <w:rPr>
          <w:rFonts w:hint="cs"/>
          <w:rtl/>
        </w:rPr>
        <w:t>גדודי</w:t>
      </w:r>
      <w:r>
        <w:rPr>
          <w:rFonts w:hint="cs"/>
          <w:rtl/>
        </w:rPr>
        <w:t xml:space="preserve"> משרתים</w:t>
      </w:r>
      <w:r w:rsidR="00B1646F">
        <w:rPr>
          <w:rFonts w:hint="cs"/>
          <w:rtl/>
        </w:rPr>
        <w:t>. אלכס</w:t>
      </w:r>
      <w:r w:rsidR="00194ADB">
        <w:rPr>
          <w:rFonts w:hint="cs"/>
          <w:rtl/>
        </w:rPr>
        <w:t>,</w:t>
      </w:r>
      <w:r w:rsidR="00B1646F">
        <w:rPr>
          <w:rFonts w:hint="cs"/>
          <w:rtl/>
        </w:rPr>
        <w:t xml:space="preserve"> ככל אדם שגדל באנגליה</w:t>
      </w:r>
      <w:r w:rsidR="007729AE">
        <w:rPr>
          <w:rFonts w:hint="cs"/>
          <w:rtl/>
        </w:rPr>
        <w:t>,</w:t>
      </w:r>
      <w:r w:rsidR="00B1646F">
        <w:rPr>
          <w:rFonts w:hint="cs"/>
          <w:rtl/>
        </w:rPr>
        <w:t xml:space="preserve"> ידע שאל חדרי הקומות העליונות הורשו לה</w:t>
      </w:r>
      <w:r w:rsidR="007729AE">
        <w:rPr>
          <w:rFonts w:hint="cs"/>
          <w:rtl/>
        </w:rPr>
        <w:t>י</w:t>
      </w:r>
      <w:r w:rsidR="00B1646F">
        <w:rPr>
          <w:rFonts w:hint="cs"/>
          <w:rtl/>
        </w:rPr>
        <w:t>כנס רק משרתים מהדרג</w:t>
      </w:r>
      <w:r w:rsidR="007729AE">
        <w:rPr>
          <w:rFonts w:hint="cs"/>
          <w:rtl/>
        </w:rPr>
        <w:t>ים</w:t>
      </w:r>
      <w:r w:rsidR="00B1646F">
        <w:rPr>
          <w:rFonts w:hint="cs"/>
          <w:rtl/>
        </w:rPr>
        <w:t xml:space="preserve"> הגבוה</w:t>
      </w:r>
      <w:r w:rsidR="007729AE">
        <w:rPr>
          <w:rFonts w:hint="cs"/>
          <w:rtl/>
        </w:rPr>
        <w:t>ים</w:t>
      </w:r>
      <w:r w:rsidR="00B1646F">
        <w:rPr>
          <w:rFonts w:hint="cs"/>
          <w:rtl/>
        </w:rPr>
        <w:t xml:space="preserve"> ביותר, ו</w:t>
      </w:r>
      <w:r w:rsidR="005A6975">
        <w:rPr>
          <w:rFonts w:hint="cs"/>
          <w:rtl/>
        </w:rPr>
        <w:t xml:space="preserve">אילו </w:t>
      </w:r>
      <w:r w:rsidR="00B1646F">
        <w:rPr>
          <w:rFonts w:hint="cs"/>
          <w:rtl/>
        </w:rPr>
        <w:t>נערות</w:t>
      </w:r>
      <w:r w:rsidR="007729AE">
        <w:rPr>
          <w:rFonts w:hint="cs"/>
          <w:rtl/>
        </w:rPr>
        <w:t xml:space="preserve"> </w:t>
      </w:r>
      <w:r w:rsidR="00B1646F">
        <w:rPr>
          <w:rFonts w:hint="cs"/>
          <w:rtl/>
        </w:rPr>
        <w:t>המטבח הפשוטות, הסייסים</w:t>
      </w:r>
      <w:r w:rsidR="0048206D">
        <w:rPr>
          <w:rFonts w:hint="cs"/>
          <w:rtl/>
        </w:rPr>
        <w:t xml:space="preserve"> ו</w:t>
      </w:r>
      <w:r w:rsidR="00B1646F">
        <w:rPr>
          <w:rFonts w:hint="cs"/>
          <w:rtl/>
        </w:rPr>
        <w:t xml:space="preserve">הכובסות, </w:t>
      </w:r>
      <w:r w:rsidR="007729AE">
        <w:rPr>
          <w:rFonts w:hint="cs"/>
          <w:rtl/>
        </w:rPr>
        <w:t xml:space="preserve">הודרו משם </w:t>
      </w:r>
      <w:r w:rsidR="00B1646F">
        <w:rPr>
          <w:rFonts w:hint="cs"/>
          <w:rtl/>
        </w:rPr>
        <w:t>במשך כל חייהם</w:t>
      </w:r>
      <w:r w:rsidR="005A6975">
        <w:rPr>
          <w:rFonts w:hint="cs"/>
          <w:rtl/>
        </w:rPr>
        <w:t>.</w:t>
      </w:r>
      <w:r w:rsidR="00E11635">
        <w:rPr>
          <w:rFonts w:hint="cs"/>
          <w:rtl/>
        </w:rPr>
        <w:t xml:space="preserve"> חדרים אלו</w:t>
      </w:r>
      <w:r w:rsidR="00BB51D3">
        <w:rPr>
          <w:rFonts w:hint="cs"/>
          <w:rtl/>
        </w:rPr>
        <w:t>,</w:t>
      </w:r>
      <w:r w:rsidR="00E11635">
        <w:rPr>
          <w:rFonts w:hint="cs"/>
          <w:rtl/>
        </w:rPr>
        <w:t xml:space="preserve"> שעתה </w:t>
      </w:r>
      <w:r w:rsidR="00B1646F">
        <w:rPr>
          <w:rFonts w:hint="cs"/>
          <w:rtl/>
        </w:rPr>
        <w:t>עמדו</w:t>
      </w:r>
      <w:r w:rsidR="00E11635">
        <w:rPr>
          <w:rFonts w:hint="cs"/>
          <w:rtl/>
        </w:rPr>
        <w:t xml:space="preserve"> מתפוררים ומכוסי טחב, חורים פעורים בקירות</w:t>
      </w:r>
      <w:r w:rsidR="00635903">
        <w:rPr>
          <w:rFonts w:hint="cs"/>
          <w:rtl/>
        </w:rPr>
        <w:t>יהם</w:t>
      </w:r>
      <w:r w:rsidR="00E11635">
        <w:rPr>
          <w:rFonts w:hint="cs"/>
          <w:rtl/>
        </w:rPr>
        <w:t>, רצפות</w:t>
      </w:r>
      <w:r w:rsidR="00635903">
        <w:rPr>
          <w:rFonts w:hint="cs"/>
          <w:rtl/>
        </w:rPr>
        <w:t>יהם</w:t>
      </w:r>
      <w:r w:rsidR="00E11635">
        <w:rPr>
          <w:rFonts w:hint="cs"/>
          <w:rtl/>
        </w:rPr>
        <w:t xml:space="preserve"> שקועות ותקרות</w:t>
      </w:r>
      <w:r w:rsidR="00635903">
        <w:rPr>
          <w:rFonts w:hint="cs"/>
          <w:rtl/>
        </w:rPr>
        <w:t xml:space="preserve">יהם </w:t>
      </w:r>
      <w:r w:rsidR="0048206D">
        <w:rPr>
          <w:rFonts w:hint="cs"/>
          <w:rtl/>
        </w:rPr>
        <w:t>סדוקות</w:t>
      </w:r>
      <w:r w:rsidR="00635903">
        <w:rPr>
          <w:rFonts w:hint="cs"/>
          <w:rtl/>
        </w:rPr>
        <w:t>, היו</w:t>
      </w:r>
      <w:r w:rsidR="00E11635">
        <w:rPr>
          <w:rFonts w:hint="cs"/>
          <w:rtl/>
        </w:rPr>
        <w:t xml:space="preserve"> משאת</w:t>
      </w:r>
      <w:r w:rsidR="007729AE">
        <w:rPr>
          <w:rFonts w:hint="cs"/>
          <w:rtl/>
        </w:rPr>
        <w:t xml:space="preserve"> </w:t>
      </w:r>
      <w:r w:rsidR="00E11635">
        <w:rPr>
          <w:rFonts w:hint="cs"/>
          <w:rtl/>
        </w:rPr>
        <w:t xml:space="preserve">נפש אסורה </w:t>
      </w:r>
      <w:r w:rsidR="006E1F02">
        <w:rPr>
          <w:rFonts w:hint="cs"/>
          <w:rtl/>
        </w:rPr>
        <w:t>של</w:t>
      </w:r>
      <w:r w:rsidR="00E11635">
        <w:rPr>
          <w:rFonts w:hint="cs"/>
          <w:rtl/>
        </w:rPr>
        <w:t xml:space="preserve"> משרתים נמוכי</w:t>
      </w:r>
      <w:r w:rsidR="007729AE">
        <w:rPr>
          <w:rFonts w:hint="cs"/>
          <w:rtl/>
        </w:rPr>
        <w:t xml:space="preserve"> </w:t>
      </w:r>
      <w:r w:rsidR="00E11635">
        <w:rPr>
          <w:rFonts w:hint="cs"/>
          <w:rtl/>
        </w:rPr>
        <w:t xml:space="preserve">דרג במשך מאות שנים. </w:t>
      </w:r>
      <w:r w:rsidR="00635903">
        <w:rPr>
          <w:rFonts w:hint="cs"/>
          <w:rtl/>
        </w:rPr>
        <w:t>[</w:t>
      </w:r>
      <w:r w:rsidR="00E11635">
        <w:rPr>
          <w:rFonts w:hint="cs"/>
          <w:rtl/>
        </w:rPr>
        <w:t>"ה</w:t>
      </w:r>
      <w:r w:rsidR="00271F95">
        <w:rPr>
          <w:rFonts w:hint="cs"/>
          <w:rtl/>
        </w:rPr>
        <w:t>אזור</w:t>
      </w:r>
      <w:r w:rsidR="00E11635">
        <w:rPr>
          <w:rFonts w:hint="cs"/>
          <w:rtl/>
        </w:rPr>
        <w:t xml:space="preserve"> האסור" כמו של אלכס עם ארקדי.</w:t>
      </w:r>
      <w:r w:rsidR="00635903">
        <w:rPr>
          <w:rFonts w:hint="cs"/>
          <w:rtl/>
        </w:rPr>
        <w:t>]</w:t>
      </w:r>
      <w:r w:rsidR="00E11635">
        <w:rPr>
          <w:rFonts w:hint="cs"/>
          <w:rtl/>
        </w:rPr>
        <w:t xml:space="preserve"> </w:t>
      </w:r>
    </w:p>
    <w:p w14:paraId="492ADECF" w14:textId="08B59E2C" w:rsidR="005E656F" w:rsidRDefault="006E1F02" w:rsidP="00D85E01">
      <w:pPr>
        <w:rPr>
          <w:rtl/>
        </w:rPr>
      </w:pPr>
      <w:r w:rsidRPr="006E1F02">
        <w:rPr>
          <w:rFonts w:cs="Times New Roman"/>
          <w:rtl/>
        </w:rPr>
        <w:t>מצויד</w:t>
      </w:r>
      <w:r w:rsidR="00556648">
        <w:rPr>
          <w:rFonts w:hint="cs"/>
          <w:rtl/>
        </w:rPr>
        <w:t xml:space="preserve"> </w:t>
      </w:r>
      <w:r>
        <w:rPr>
          <w:rFonts w:hint="cs"/>
          <w:rtl/>
        </w:rPr>
        <w:t>ב</w:t>
      </w:r>
      <w:r w:rsidR="00556648">
        <w:rPr>
          <w:rFonts w:hint="cs"/>
          <w:rtl/>
        </w:rPr>
        <w:t>מאפרת</w:t>
      </w:r>
      <w:r w:rsidR="007729AE">
        <w:rPr>
          <w:rFonts w:hint="cs"/>
          <w:rtl/>
        </w:rPr>
        <w:t xml:space="preserve"> </w:t>
      </w:r>
      <w:r w:rsidR="00556648">
        <w:rPr>
          <w:rFonts w:hint="cs"/>
          <w:rtl/>
        </w:rPr>
        <w:t xml:space="preserve">קריסטל </w:t>
      </w:r>
      <w:r w:rsidR="00965946">
        <w:rPr>
          <w:rFonts w:hint="cs"/>
          <w:rtl/>
        </w:rPr>
        <w:t xml:space="preserve">ירוק </w:t>
      </w:r>
      <w:r w:rsidR="00556648">
        <w:rPr>
          <w:rFonts w:hint="cs"/>
          <w:rtl/>
        </w:rPr>
        <w:t xml:space="preserve">בסגנון אר-דקו </w:t>
      </w:r>
      <w:r w:rsidR="00E84271">
        <w:rPr>
          <w:rFonts w:hint="cs"/>
          <w:rtl/>
        </w:rPr>
        <w:t xml:space="preserve">שניתנה לו על </w:t>
      </w:r>
      <w:r w:rsidR="00C04DF8">
        <w:rPr>
          <w:rFonts w:hint="cs"/>
          <w:rtl/>
        </w:rPr>
        <w:t xml:space="preserve">ידי </w:t>
      </w:r>
      <w:r w:rsidR="00556648">
        <w:rPr>
          <w:rFonts w:hint="cs"/>
          <w:rtl/>
        </w:rPr>
        <w:t xml:space="preserve">אנשי הסגל </w:t>
      </w:r>
      <w:r w:rsidR="00E84271">
        <w:rPr>
          <w:rFonts w:hint="cs"/>
          <w:rtl/>
        </w:rPr>
        <w:t xml:space="preserve">הזמניים </w:t>
      </w:r>
      <w:r w:rsidR="00556648">
        <w:rPr>
          <w:rFonts w:hint="cs"/>
          <w:rtl/>
        </w:rPr>
        <w:t>שנשכרו לא</w:t>
      </w:r>
      <w:r w:rsidR="00C04DF8">
        <w:rPr>
          <w:rFonts w:hint="cs"/>
          <w:rtl/>
        </w:rPr>
        <w:t>רח</w:t>
      </w:r>
      <w:r w:rsidR="00556648">
        <w:rPr>
          <w:rFonts w:hint="cs"/>
          <w:rtl/>
        </w:rPr>
        <w:t xml:space="preserve"> </w:t>
      </w:r>
      <w:r w:rsidR="00C04DF8">
        <w:rPr>
          <w:rFonts w:hint="cs"/>
          <w:rtl/>
        </w:rPr>
        <w:t xml:space="preserve">באותו </w:t>
      </w:r>
      <w:r w:rsidR="00556648">
        <w:rPr>
          <w:rFonts w:hint="cs"/>
          <w:rtl/>
        </w:rPr>
        <w:t xml:space="preserve">ערב, </w:t>
      </w:r>
      <w:r w:rsidR="00C04DF8">
        <w:rPr>
          <w:rFonts w:hint="cs"/>
          <w:rtl/>
        </w:rPr>
        <w:t>אלכס</w:t>
      </w:r>
      <w:r w:rsidR="007B01C1">
        <w:rPr>
          <w:rFonts w:hint="cs"/>
          <w:rtl/>
        </w:rPr>
        <w:t xml:space="preserve"> </w:t>
      </w:r>
      <w:r w:rsidR="003235D3" w:rsidRPr="00CD067C">
        <w:rPr>
          <w:rtl/>
        </w:rPr>
        <w:t xml:space="preserve">פתח דלת </w:t>
      </w:r>
      <w:r w:rsidR="001347EC" w:rsidRPr="001347EC">
        <w:rPr>
          <w:rFonts w:cs="Times New Roman"/>
          <w:rtl/>
        </w:rPr>
        <w:t>שהובילה לפי כל חישוביו אל אימו ואל המארחת</w:t>
      </w:r>
      <w:r>
        <w:rPr>
          <w:rFonts w:hint="cs"/>
          <w:rtl/>
        </w:rPr>
        <w:t>,</w:t>
      </w:r>
      <w:r w:rsidR="008F3093">
        <w:rPr>
          <w:rFonts w:hint="cs"/>
          <w:rtl/>
        </w:rPr>
        <w:t xml:space="preserve"> אך </w:t>
      </w:r>
      <w:r w:rsidR="00622077">
        <w:rPr>
          <w:rFonts w:hint="cs"/>
          <w:rtl/>
        </w:rPr>
        <w:t xml:space="preserve">במקום זאת </w:t>
      </w:r>
      <w:r w:rsidR="00C43F33">
        <w:rPr>
          <w:rFonts w:hint="cs"/>
          <w:rtl/>
        </w:rPr>
        <w:t>פסע</w:t>
      </w:r>
      <w:r w:rsidR="003235D3" w:rsidRPr="00CD067C">
        <w:rPr>
          <w:rtl/>
        </w:rPr>
        <w:t xml:space="preserve"> </w:t>
      </w:r>
      <w:r w:rsidR="003235D3" w:rsidRPr="00CD067C">
        <w:rPr>
          <w:rFonts w:hint="cs"/>
          <w:rtl/>
        </w:rPr>
        <w:t xml:space="preserve">אל </w:t>
      </w:r>
      <w:r w:rsidR="003235D3" w:rsidRPr="00CD067C">
        <w:rPr>
          <w:rtl/>
        </w:rPr>
        <w:t xml:space="preserve">מחוץ לטירה, ולפני שהספיק </w:t>
      </w:r>
      <w:r w:rsidR="00965946">
        <w:rPr>
          <w:rFonts w:hint="cs"/>
          <w:rtl/>
        </w:rPr>
        <w:t>לסוב על עקב</w:t>
      </w:r>
      <w:r w:rsidR="007729AE">
        <w:rPr>
          <w:rFonts w:hint="cs"/>
          <w:rtl/>
        </w:rPr>
        <w:t>י</w:t>
      </w:r>
      <w:r w:rsidR="00965946">
        <w:rPr>
          <w:rFonts w:hint="cs"/>
          <w:rtl/>
        </w:rPr>
        <w:t xml:space="preserve">ו, </w:t>
      </w:r>
      <w:r w:rsidR="00B1646F">
        <w:rPr>
          <w:rFonts w:hint="cs"/>
          <w:rtl/>
        </w:rPr>
        <w:t>ה</w:t>
      </w:r>
      <w:r w:rsidR="00C43F33">
        <w:rPr>
          <w:rFonts w:hint="cs"/>
          <w:rtl/>
        </w:rPr>
        <w:t>דלת</w:t>
      </w:r>
      <w:r w:rsidR="00B1646F">
        <w:rPr>
          <w:rFonts w:hint="cs"/>
          <w:rtl/>
        </w:rPr>
        <w:t xml:space="preserve"> </w:t>
      </w:r>
      <w:r w:rsidR="003235D3" w:rsidRPr="00CD067C">
        <w:rPr>
          <w:rtl/>
        </w:rPr>
        <w:t>נ</w:t>
      </w:r>
      <w:r w:rsidR="00C04DF8">
        <w:rPr>
          <w:rFonts w:hint="cs"/>
          <w:rtl/>
        </w:rPr>
        <w:t>טרקה</w:t>
      </w:r>
      <w:r w:rsidR="008F3093">
        <w:rPr>
          <w:rFonts w:hint="cs"/>
          <w:rtl/>
        </w:rPr>
        <w:t>.</w:t>
      </w:r>
      <w:r w:rsidR="00EE7E0F">
        <w:rPr>
          <w:rFonts w:hint="cs"/>
          <w:rtl/>
        </w:rPr>
        <w:t xml:space="preserve"> </w:t>
      </w:r>
      <w:r w:rsidR="003235D3" w:rsidRPr="00CD067C">
        <w:rPr>
          <w:rtl/>
        </w:rPr>
        <w:t xml:space="preserve">הוא </w:t>
      </w:r>
      <w:r w:rsidR="00B1646F">
        <w:rPr>
          <w:rFonts w:hint="cs"/>
          <w:rtl/>
        </w:rPr>
        <w:t>עמד</w:t>
      </w:r>
      <w:r w:rsidR="003235D3" w:rsidRPr="00CD067C">
        <w:rPr>
          <w:rtl/>
        </w:rPr>
        <w:t xml:space="preserve"> בחוץ,</w:t>
      </w:r>
      <w:r w:rsidR="009564E3">
        <w:rPr>
          <w:rtl/>
        </w:rPr>
        <w:t xml:space="preserve"> </w:t>
      </w:r>
      <w:r w:rsidR="00B1646F">
        <w:rPr>
          <w:rFonts w:hint="cs"/>
          <w:rtl/>
        </w:rPr>
        <w:t xml:space="preserve">נשימתו מקרטעת </w:t>
      </w:r>
      <w:r w:rsidR="00734906">
        <w:rPr>
          <w:rFonts w:hint="cs"/>
          <w:rtl/>
        </w:rPr>
        <w:t>ב</w:t>
      </w:r>
      <w:r w:rsidR="004C59E0">
        <w:rPr>
          <w:rFonts w:hint="cs"/>
          <w:rtl/>
        </w:rPr>
        <w:t>אוויר</w:t>
      </w:r>
      <w:r w:rsidR="00B1646F">
        <w:rPr>
          <w:rFonts w:hint="cs"/>
          <w:rtl/>
        </w:rPr>
        <w:t xml:space="preserve"> הקפוא שחדר אל</w:t>
      </w:r>
      <w:r w:rsidR="005E656F">
        <w:rPr>
          <w:rFonts w:hint="cs"/>
          <w:rtl/>
        </w:rPr>
        <w:t xml:space="preserve"> ריאותיו</w:t>
      </w:r>
      <w:r w:rsidR="00B1646F">
        <w:rPr>
          <w:rFonts w:hint="cs"/>
          <w:rtl/>
        </w:rPr>
        <w:t xml:space="preserve"> </w:t>
      </w:r>
      <w:r w:rsidR="004C59E0">
        <w:rPr>
          <w:rFonts w:hint="cs"/>
          <w:rtl/>
        </w:rPr>
        <w:t>פתאום</w:t>
      </w:r>
      <w:r w:rsidR="003235D3" w:rsidRPr="00CD067C">
        <w:rPr>
          <w:rtl/>
        </w:rPr>
        <w:t xml:space="preserve">. הוא </w:t>
      </w:r>
      <w:r>
        <w:rPr>
          <w:rFonts w:hint="cs"/>
          <w:rtl/>
        </w:rPr>
        <w:t>הלם</w:t>
      </w:r>
      <w:r w:rsidR="003235D3" w:rsidRPr="00CD067C">
        <w:rPr>
          <w:rtl/>
        </w:rPr>
        <w:t xml:space="preserve"> </w:t>
      </w:r>
      <w:r w:rsidR="00965946">
        <w:rPr>
          <w:rFonts w:hint="cs"/>
          <w:rtl/>
        </w:rPr>
        <w:t xml:space="preserve">על הדלת באגרוף שהאדים מקור, </w:t>
      </w:r>
      <w:r w:rsidR="008B099B">
        <w:rPr>
          <w:rFonts w:hint="cs"/>
          <w:rtl/>
        </w:rPr>
        <w:t xml:space="preserve">הוא חבט </w:t>
      </w:r>
      <w:r w:rsidR="00965946">
        <w:rPr>
          <w:rFonts w:hint="cs"/>
          <w:rtl/>
        </w:rPr>
        <w:t xml:space="preserve">גם </w:t>
      </w:r>
      <w:r w:rsidR="005E656F">
        <w:rPr>
          <w:rFonts w:hint="cs"/>
          <w:rtl/>
        </w:rPr>
        <w:t>עם ה</w:t>
      </w:r>
      <w:r w:rsidR="00965946">
        <w:rPr>
          <w:rFonts w:hint="cs"/>
          <w:rtl/>
        </w:rPr>
        <w:t xml:space="preserve">מאפרה </w:t>
      </w:r>
      <w:r w:rsidR="00965946">
        <w:rPr>
          <w:rtl/>
        </w:rPr>
        <w:t>–</w:t>
      </w:r>
      <w:r w:rsidR="00965946">
        <w:rPr>
          <w:rFonts w:hint="cs"/>
          <w:rtl/>
        </w:rPr>
        <w:t xml:space="preserve"> בעדינות הראויה</w:t>
      </w:r>
      <w:r w:rsidR="007729AE">
        <w:rPr>
          <w:rFonts w:hint="cs"/>
          <w:rtl/>
        </w:rPr>
        <w:t xml:space="preserve"> </w:t>
      </w:r>
      <w:r w:rsidR="007729AE">
        <w:rPr>
          <w:rtl/>
        </w:rPr>
        <w:t>–</w:t>
      </w:r>
      <w:r w:rsidR="00965946">
        <w:rPr>
          <w:rFonts w:hint="cs"/>
          <w:rtl/>
        </w:rPr>
        <w:t xml:space="preserve"> </w:t>
      </w:r>
      <w:r w:rsidR="003235D3" w:rsidRPr="00CD067C">
        <w:rPr>
          <w:rtl/>
        </w:rPr>
        <w:t>אבל איש לא ענה</w:t>
      </w:r>
      <w:r w:rsidR="008F3093">
        <w:rPr>
          <w:rFonts w:hint="cs"/>
          <w:rtl/>
        </w:rPr>
        <w:t xml:space="preserve">. </w:t>
      </w:r>
    </w:p>
    <w:p w14:paraId="7217236C" w14:textId="7F8BC6B2" w:rsidR="00D85E01" w:rsidRPr="00E456CB" w:rsidRDefault="008F3093" w:rsidP="005E656F">
      <w:pPr>
        <w:rPr>
          <w:rtl/>
        </w:rPr>
      </w:pPr>
      <w:r>
        <w:rPr>
          <w:rFonts w:hint="cs"/>
          <w:rtl/>
        </w:rPr>
        <w:t>הנה</w:t>
      </w:r>
      <w:r w:rsidR="00847110">
        <w:rPr>
          <w:rFonts w:hint="cs"/>
          <w:rtl/>
        </w:rPr>
        <w:t xml:space="preserve"> </w:t>
      </w:r>
      <w:r w:rsidR="00847110" w:rsidRPr="00CD067C">
        <w:rPr>
          <w:rtl/>
        </w:rPr>
        <w:t xml:space="preserve">החמיץ </w:t>
      </w:r>
      <w:r w:rsidR="00847110">
        <w:rPr>
          <w:rFonts w:hint="cs"/>
          <w:rtl/>
        </w:rPr>
        <w:t xml:space="preserve">עוד </w:t>
      </w:r>
      <w:r w:rsidR="00847110" w:rsidRPr="00CD067C">
        <w:rPr>
          <w:rtl/>
        </w:rPr>
        <w:t xml:space="preserve">קונצרט של </w:t>
      </w:r>
      <w:r w:rsidR="008B1B44">
        <w:rPr>
          <w:rtl/>
        </w:rPr>
        <w:t>סופי</w:t>
      </w:r>
      <w:r w:rsidR="00734906">
        <w:rPr>
          <w:rFonts w:hint="cs"/>
          <w:rtl/>
        </w:rPr>
        <w:t>.</w:t>
      </w:r>
      <w:r w:rsidR="00D85E01" w:rsidRPr="00E456CB">
        <w:rPr>
          <w:rtl/>
        </w:rPr>
        <w:t xml:space="preserve"> </w:t>
      </w:r>
      <w:r w:rsidR="00622077">
        <w:rPr>
          <w:rFonts w:hint="cs"/>
          <w:rtl/>
        </w:rPr>
        <w:t>אולם</w:t>
      </w:r>
      <w:r w:rsidR="00D85E01" w:rsidRPr="00E456CB">
        <w:rPr>
          <w:rtl/>
        </w:rPr>
        <w:t xml:space="preserve"> </w:t>
      </w:r>
      <w:r w:rsidR="006E1F02" w:rsidRPr="006E1F02">
        <w:rPr>
          <w:rFonts w:cs="Times New Roman"/>
          <w:rtl/>
        </w:rPr>
        <w:t>לא [</w:t>
      </w:r>
      <w:r w:rsidR="006E1F02" w:rsidRPr="006E1F02">
        <w:t>dwell on</w:t>
      </w:r>
      <w:r w:rsidR="006E1F02" w:rsidRPr="006E1F02">
        <w:rPr>
          <w:rFonts w:cs="Times New Roman"/>
          <w:rtl/>
        </w:rPr>
        <w:t xml:space="preserve">] </w:t>
      </w:r>
      <w:r w:rsidR="00B1646F" w:rsidRPr="00E456CB">
        <w:rPr>
          <w:rtl/>
        </w:rPr>
        <w:t>הרהור</w:t>
      </w:r>
      <w:r w:rsidR="006E1F02">
        <w:rPr>
          <w:rFonts w:hint="cs"/>
          <w:rtl/>
        </w:rPr>
        <w:t>י</w:t>
      </w:r>
      <w:r w:rsidR="00B1646F" w:rsidRPr="00E456CB">
        <w:rPr>
          <w:rtl/>
        </w:rPr>
        <w:t xml:space="preserve"> חרטה</w:t>
      </w:r>
      <w:r w:rsidR="001347EC" w:rsidRPr="001347EC">
        <w:rPr>
          <w:rFonts w:cs="Times New Roman"/>
          <w:rtl/>
        </w:rPr>
        <w:t xml:space="preserve"> מילאו את ליבו, ולא התנצלויות ותירוצים</w:t>
      </w:r>
      <w:r w:rsidR="00F03F7D" w:rsidRPr="00E456CB">
        <w:rPr>
          <w:rtl/>
        </w:rPr>
        <w:t>,</w:t>
      </w:r>
      <w:r w:rsidR="00D85E01" w:rsidRPr="00E456CB">
        <w:rPr>
          <w:rtl/>
        </w:rPr>
        <w:t xml:space="preserve"> אלא </w:t>
      </w:r>
      <w:r w:rsidR="001347EC">
        <w:rPr>
          <w:rFonts w:cs="Times New Roman" w:hint="cs"/>
          <w:rtl/>
        </w:rPr>
        <w:t>ה</w:t>
      </w:r>
      <w:r w:rsidR="00734906">
        <w:rPr>
          <w:rFonts w:hint="cs"/>
          <w:rtl/>
        </w:rPr>
        <w:t>מ</w:t>
      </w:r>
      <w:r w:rsidR="006E5860" w:rsidRPr="00E456CB">
        <w:rPr>
          <w:rFonts w:hint="eastAsia"/>
          <w:rtl/>
        </w:rPr>
        <w:t>חשב</w:t>
      </w:r>
      <w:r w:rsidR="00734906">
        <w:rPr>
          <w:rFonts w:hint="cs"/>
          <w:rtl/>
        </w:rPr>
        <w:t>ה</w:t>
      </w:r>
      <w:r w:rsidR="00D85E01" w:rsidRPr="00E456CB">
        <w:rPr>
          <w:rtl/>
        </w:rPr>
        <w:t xml:space="preserve"> הקבועה </w:t>
      </w:r>
      <w:r w:rsidR="00734906">
        <w:rPr>
          <w:rFonts w:hint="cs"/>
          <w:rtl/>
        </w:rPr>
        <w:t>ש</w:t>
      </w:r>
      <w:r w:rsidR="005E656F">
        <w:rPr>
          <w:rFonts w:hint="cs"/>
          <w:rtl/>
        </w:rPr>
        <w:t>עלתה בליבו</w:t>
      </w:r>
      <w:r w:rsidR="00734906">
        <w:rPr>
          <w:rFonts w:hint="cs"/>
          <w:rtl/>
        </w:rPr>
        <w:t xml:space="preserve"> </w:t>
      </w:r>
      <w:r w:rsidR="00D85E01" w:rsidRPr="00E456CB">
        <w:rPr>
          <w:rtl/>
        </w:rPr>
        <w:t>כשנשלח לבד</w:t>
      </w:r>
      <w:r w:rsidR="001B03C4" w:rsidRPr="00E456CB">
        <w:rPr>
          <w:rFonts w:hint="eastAsia"/>
          <w:rtl/>
        </w:rPr>
        <w:t>ו</w:t>
      </w:r>
      <w:r w:rsidR="00D85E01" w:rsidRPr="00E456CB">
        <w:rPr>
          <w:rtl/>
        </w:rPr>
        <w:t xml:space="preserve"> ב</w:t>
      </w:r>
      <w:r w:rsidR="001347EC" w:rsidRPr="001347EC">
        <w:rPr>
          <w:rFonts w:cs="Times New Roman"/>
          <w:rtl/>
        </w:rPr>
        <w:t xml:space="preserve">נסיעות </w:t>
      </w:r>
      <w:r w:rsidR="00D85E01" w:rsidRPr="00E456CB">
        <w:rPr>
          <w:rtl/>
        </w:rPr>
        <w:t>רכבת,</w:t>
      </w:r>
      <w:r w:rsidR="00B40BDC" w:rsidRPr="00E456CB">
        <w:rPr>
          <w:rtl/>
        </w:rPr>
        <w:t xml:space="preserve"> </w:t>
      </w:r>
      <w:r w:rsidR="00D85E01" w:rsidRPr="00E456CB">
        <w:rPr>
          <w:rFonts w:cs="Times New Roman"/>
          <w:rtl/>
        </w:rPr>
        <w:t xml:space="preserve">בטיסות </w:t>
      </w:r>
      <w:r w:rsidR="00D85E01" w:rsidRPr="00E456CB">
        <w:rPr>
          <w:rFonts w:cs="Times New Roman" w:hint="eastAsia"/>
          <w:rtl/>
        </w:rPr>
        <w:t>עם</w:t>
      </w:r>
      <w:r w:rsidR="001B03C4" w:rsidRPr="00E456CB">
        <w:rPr>
          <w:rFonts w:cs="Times New Roman"/>
          <w:rtl/>
        </w:rPr>
        <w:t xml:space="preserve"> ת</w:t>
      </w:r>
      <w:r w:rsidR="007729AE">
        <w:rPr>
          <w:rFonts w:cs="Times New Roman" w:hint="cs"/>
          <w:rtl/>
        </w:rPr>
        <w:t>ו</w:t>
      </w:r>
      <w:r w:rsidR="001B03C4" w:rsidRPr="00E456CB">
        <w:rPr>
          <w:rFonts w:cs="Times New Roman"/>
          <w:rtl/>
        </w:rPr>
        <w:t xml:space="preserve">וית על </w:t>
      </w:r>
      <w:r w:rsidR="00D85E01" w:rsidRPr="00E456CB">
        <w:rPr>
          <w:rFonts w:cs="Times New Roman"/>
          <w:rtl/>
        </w:rPr>
        <w:t>צוואר</w:t>
      </w:r>
      <w:r w:rsidR="001B03C4" w:rsidRPr="00E456CB">
        <w:rPr>
          <w:rFonts w:cs="Times New Roman" w:hint="eastAsia"/>
          <w:rtl/>
        </w:rPr>
        <w:t>ו</w:t>
      </w:r>
      <w:r w:rsidR="00D85E01" w:rsidRPr="00E456CB">
        <w:rPr>
          <w:rFonts w:cs="Times New Roman"/>
          <w:rtl/>
        </w:rPr>
        <w:t xml:space="preserve">, </w:t>
      </w:r>
      <w:r w:rsidR="00D85E01" w:rsidRPr="00E456CB">
        <w:rPr>
          <w:rFonts w:cs="Times New Roman" w:hint="eastAsia"/>
          <w:rtl/>
        </w:rPr>
        <w:t>כש</w:t>
      </w:r>
      <w:r w:rsidR="001347EC">
        <w:rPr>
          <w:rFonts w:cs="Times New Roman" w:hint="cs"/>
          <w:rtl/>
        </w:rPr>
        <w:t>נעזב</w:t>
      </w:r>
      <w:r w:rsidR="00D85E01" w:rsidRPr="00E456CB">
        <w:rPr>
          <w:rFonts w:cs="Times New Roman"/>
          <w:rtl/>
        </w:rPr>
        <w:t xml:space="preserve"> </w:t>
      </w:r>
      <w:r w:rsidR="00D85E01" w:rsidRPr="00E456CB">
        <w:rPr>
          <w:rFonts w:cs="Times New Roman" w:hint="eastAsia"/>
          <w:rtl/>
        </w:rPr>
        <w:t>באתרי</w:t>
      </w:r>
      <w:r w:rsidR="007729AE">
        <w:rPr>
          <w:rFonts w:cs="Times New Roman" w:hint="cs"/>
          <w:rtl/>
        </w:rPr>
        <w:t xml:space="preserve"> </w:t>
      </w:r>
      <w:r w:rsidR="00D85E01" w:rsidRPr="00E456CB">
        <w:rPr>
          <w:rFonts w:cs="Times New Roman"/>
          <w:rtl/>
        </w:rPr>
        <w:t xml:space="preserve">סקי </w:t>
      </w:r>
      <w:r w:rsidR="00D85E01" w:rsidRPr="00E456CB">
        <w:rPr>
          <w:rFonts w:cs="Times New Roman" w:hint="eastAsia"/>
          <w:rtl/>
        </w:rPr>
        <w:t>עם</w:t>
      </w:r>
      <w:r w:rsidR="00D85E01" w:rsidRPr="00E456CB">
        <w:rPr>
          <w:rFonts w:cs="Times New Roman"/>
          <w:rtl/>
        </w:rPr>
        <w:t xml:space="preserve"> </w:t>
      </w:r>
      <w:r w:rsidR="00D85E01" w:rsidRPr="00E456CB">
        <w:rPr>
          <w:rFonts w:cs="Times New Roman" w:hint="eastAsia"/>
          <w:rtl/>
        </w:rPr>
        <w:t>קרובים</w:t>
      </w:r>
      <w:r w:rsidR="00D85E01" w:rsidRPr="00E456CB">
        <w:rPr>
          <w:rFonts w:cs="Times New Roman"/>
          <w:rtl/>
        </w:rPr>
        <w:t xml:space="preserve"> </w:t>
      </w:r>
      <w:r w:rsidR="00D85E01" w:rsidRPr="00E456CB">
        <w:rPr>
          <w:rFonts w:cs="Times New Roman" w:hint="eastAsia"/>
          <w:rtl/>
        </w:rPr>
        <w:t>ורחוקים</w:t>
      </w:r>
      <w:r w:rsidR="00D85E01" w:rsidRPr="00E456CB">
        <w:rPr>
          <w:rFonts w:cs="Times New Roman"/>
          <w:rtl/>
        </w:rPr>
        <w:t xml:space="preserve"> </w:t>
      </w:r>
      <w:r w:rsidR="00D85E01" w:rsidRPr="00E456CB">
        <w:rPr>
          <w:rFonts w:cs="Times New Roman" w:hint="eastAsia"/>
          <w:rtl/>
        </w:rPr>
        <w:t>ואנשים</w:t>
      </w:r>
      <w:r w:rsidR="00D85E01" w:rsidRPr="00E456CB">
        <w:rPr>
          <w:rFonts w:cs="Times New Roman"/>
          <w:rtl/>
        </w:rPr>
        <w:t xml:space="preserve"> </w:t>
      </w:r>
      <w:r w:rsidR="00D85E01" w:rsidRPr="00E456CB">
        <w:rPr>
          <w:rFonts w:cs="Times New Roman" w:hint="eastAsia"/>
          <w:rtl/>
        </w:rPr>
        <w:t>זרים</w:t>
      </w:r>
      <w:r w:rsidR="00D85E01" w:rsidRPr="00E456CB">
        <w:rPr>
          <w:rFonts w:cs="Times New Roman"/>
          <w:rtl/>
        </w:rPr>
        <w:t xml:space="preserve"> </w:t>
      </w:r>
      <w:r w:rsidR="00D85E01" w:rsidRPr="00E456CB">
        <w:rPr>
          <w:rFonts w:cs="Times New Roman" w:hint="eastAsia"/>
          <w:rtl/>
        </w:rPr>
        <w:t>שנשכרו</w:t>
      </w:r>
      <w:r w:rsidR="00D85E01" w:rsidRPr="00E456CB">
        <w:rPr>
          <w:rFonts w:cs="Times New Roman"/>
          <w:rtl/>
        </w:rPr>
        <w:t xml:space="preserve"> </w:t>
      </w:r>
      <w:r w:rsidR="00D85E01" w:rsidRPr="00E456CB">
        <w:rPr>
          <w:rFonts w:cs="Times New Roman" w:hint="eastAsia"/>
          <w:rtl/>
        </w:rPr>
        <w:t>להשגיח</w:t>
      </w:r>
      <w:r w:rsidR="00D85E01" w:rsidRPr="00E456CB">
        <w:rPr>
          <w:rFonts w:cs="Times New Roman"/>
          <w:rtl/>
        </w:rPr>
        <w:t xml:space="preserve"> </w:t>
      </w:r>
      <w:r w:rsidR="00D85E01" w:rsidRPr="00E456CB">
        <w:rPr>
          <w:rFonts w:cs="Times New Roman" w:hint="eastAsia"/>
          <w:rtl/>
        </w:rPr>
        <w:t>עליו</w:t>
      </w:r>
      <w:r w:rsidR="00D85E01" w:rsidRPr="00E456CB">
        <w:rPr>
          <w:rFonts w:cs="Times New Roman"/>
          <w:rtl/>
        </w:rPr>
        <w:t xml:space="preserve"> </w:t>
      </w:r>
      <w:r w:rsidR="00D85E01" w:rsidRPr="00E456CB">
        <w:rPr>
          <w:rFonts w:cs="Times New Roman" w:hint="eastAsia"/>
          <w:rtl/>
        </w:rPr>
        <w:t>וללוותו</w:t>
      </w:r>
      <w:r w:rsidR="00D85E01" w:rsidRPr="00E456CB">
        <w:rPr>
          <w:rFonts w:cs="Times New Roman"/>
          <w:rtl/>
        </w:rPr>
        <w:t>: מה היה קורה</w:t>
      </w:r>
      <w:r w:rsidR="001B03C4" w:rsidRPr="00E456CB">
        <w:rPr>
          <w:rFonts w:cs="Times New Roman"/>
          <w:rtl/>
        </w:rPr>
        <w:t xml:space="preserve"> </w:t>
      </w:r>
      <w:r w:rsidR="001B03C4" w:rsidRPr="00E456CB">
        <w:rPr>
          <w:rFonts w:cs="Times New Roman" w:hint="eastAsia"/>
          <w:rtl/>
        </w:rPr>
        <w:t>לוּ</w:t>
      </w:r>
      <w:r w:rsidR="00D85E01" w:rsidRPr="00E456CB">
        <w:rPr>
          <w:rFonts w:cs="Times New Roman"/>
          <w:rtl/>
        </w:rPr>
        <w:t xml:space="preserve"> הי</w:t>
      </w:r>
      <w:r w:rsidR="00D85E01" w:rsidRPr="00E456CB">
        <w:rPr>
          <w:rFonts w:cs="Times New Roman" w:hint="eastAsia"/>
          <w:rtl/>
        </w:rPr>
        <w:t>ה</w:t>
      </w:r>
      <w:r w:rsidR="00D85E01" w:rsidRPr="00E456CB">
        <w:rPr>
          <w:rFonts w:cs="Times New Roman"/>
          <w:rtl/>
        </w:rPr>
        <w:t xml:space="preserve"> מאבד את זיכרונ</w:t>
      </w:r>
      <w:r w:rsidR="00D85E01" w:rsidRPr="00E456CB">
        <w:rPr>
          <w:rFonts w:cs="Times New Roman" w:hint="eastAsia"/>
          <w:rtl/>
        </w:rPr>
        <w:t>ו</w:t>
      </w:r>
      <w:r w:rsidR="00D85E01" w:rsidRPr="00E456CB">
        <w:rPr>
          <w:rFonts w:cs="Times New Roman"/>
          <w:rtl/>
        </w:rPr>
        <w:t>, או לו</w:t>
      </w:r>
      <w:r w:rsidR="00DF5B0A" w:rsidRPr="00E456CB">
        <w:rPr>
          <w:rFonts w:cs="Times New Roman" w:hint="eastAsia"/>
          <w:rtl/>
        </w:rPr>
        <w:t>ּ</w:t>
      </w:r>
      <w:r w:rsidR="00D85E01" w:rsidRPr="00E456CB">
        <w:rPr>
          <w:rFonts w:cs="Times New Roman"/>
          <w:rtl/>
        </w:rPr>
        <w:t xml:space="preserve"> הי</w:t>
      </w:r>
      <w:r w:rsidR="00D85E01" w:rsidRPr="00E456CB">
        <w:rPr>
          <w:rFonts w:cs="Times New Roman" w:hint="eastAsia"/>
          <w:rtl/>
        </w:rPr>
        <w:t>ה</w:t>
      </w:r>
      <w:r w:rsidR="00D85E01" w:rsidRPr="00E456CB">
        <w:rPr>
          <w:rFonts w:cs="Times New Roman"/>
          <w:rtl/>
        </w:rPr>
        <w:t xml:space="preserve"> מאבד את יכולת</w:t>
      </w:r>
      <w:r w:rsidR="00D85E01" w:rsidRPr="00E456CB">
        <w:rPr>
          <w:rFonts w:cs="Times New Roman" w:hint="eastAsia"/>
          <w:rtl/>
        </w:rPr>
        <w:t>ו</w:t>
      </w:r>
      <w:r w:rsidR="00D85E01" w:rsidRPr="00E456CB">
        <w:rPr>
          <w:rFonts w:cs="Times New Roman"/>
          <w:rtl/>
        </w:rPr>
        <w:t xml:space="preserve"> לדבר – זה </w:t>
      </w:r>
      <w:r w:rsidR="007D0BD0" w:rsidRPr="007D0BD0">
        <w:rPr>
          <w:rFonts w:cs="Times New Roman"/>
          <w:rtl/>
        </w:rPr>
        <w:t>עלול</w:t>
      </w:r>
      <w:r w:rsidR="007D0BD0">
        <w:rPr>
          <w:rFonts w:cs="Times New Roman" w:hint="cs"/>
          <w:rtl/>
        </w:rPr>
        <w:t xml:space="preserve"> </w:t>
      </w:r>
      <w:r w:rsidR="00D85E01" w:rsidRPr="00E456CB">
        <w:rPr>
          <w:rFonts w:cs="Times New Roman"/>
          <w:rtl/>
        </w:rPr>
        <w:t>לקרות, בחלומות זה קורה, לו</w:t>
      </w:r>
      <w:r w:rsidR="00DF5B0A" w:rsidRPr="00E456CB">
        <w:rPr>
          <w:rFonts w:cs="Times New Roman" w:hint="eastAsia"/>
          <w:rtl/>
        </w:rPr>
        <w:t>ּ</w:t>
      </w:r>
      <w:r w:rsidR="00D85E01" w:rsidRPr="00E456CB">
        <w:rPr>
          <w:rFonts w:cs="Times New Roman"/>
          <w:rtl/>
        </w:rPr>
        <w:t xml:space="preserve"> הי</w:t>
      </w:r>
      <w:r w:rsidR="00D85E01" w:rsidRPr="00E456CB">
        <w:rPr>
          <w:rFonts w:cs="Times New Roman" w:hint="eastAsia"/>
          <w:rtl/>
        </w:rPr>
        <w:t>ה</w:t>
      </w:r>
      <w:r w:rsidR="00D85E01" w:rsidRPr="00E456CB">
        <w:rPr>
          <w:rFonts w:cs="Times New Roman"/>
          <w:rtl/>
        </w:rPr>
        <w:t xml:space="preserve"> שוכח את השפה.</w:t>
      </w:r>
      <w:r w:rsidR="004B0571" w:rsidRPr="00E456CB">
        <w:rPr>
          <w:rFonts w:cs="Times New Roman"/>
          <w:rtl/>
        </w:rPr>
        <w:t xml:space="preserve"> </w:t>
      </w:r>
      <w:r w:rsidR="0069778B" w:rsidRPr="00E456CB">
        <w:rPr>
          <w:rFonts w:cs="Times New Roman"/>
          <w:rtl/>
        </w:rPr>
        <w:t>[</w:t>
      </w:r>
      <w:r w:rsidR="004B0571" w:rsidRPr="00E456CB">
        <w:rPr>
          <w:rFonts w:cs="Times New Roman"/>
          <w:rtl/>
        </w:rPr>
        <w:t>א</w:t>
      </w:r>
      <w:r w:rsidR="004B0571" w:rsidRPr="00E456CB">
        <w:rPr>
          <w:rFonts w:cs="Times New Roman" w:hint="eastAsia"/>
          <w:rtl/>
        </w:rPr>
        <w:t>לא</w:t>
      </w:r>
      <w:r w:rsidR="004B0571" w:rsidRPr="00E456CB">
        <w:rPr>
          <w:rFonts w:cs="Times New Roman"/>
          <w:rtl/>
        </w:rPr>
        <w:t xml:space="preserve"> </w:t>
      </w:r>
      <w:r w:rsidR="004B0571" w:rsidRPr="00E456CB">
        <w:rPr>
          <w:rFonts w:cs="Times New Roman" w:hint="eastAsia"/>
          <w:rtl/>
        </w:rPr>
        <w:t>שלא</w:t>
      </w:r>
      <w:r w:rsidR="004B0571" w:rsidRPr="00E456CB">
        <w:rPr>
          <w:rFonts w:cs="Times New Roman"/>
          <w:rtl/>
        </w:rPr>
        <w:t xml:space="preserve"> מתוך דאגה </w:t>
      </w:r>
      <w:r w:rsidR="005859BA" w:rsidRPr="00E456CB">
        <w:rPr>
          <w:rFonts w:cs="Times New Roman" w:hint="eastAsia"/>
          <w:rtl/>
        </w:rPr>
        <w:t>היה</w:t>
      </w:r>
      <w:r w:rsidR="005859BA" w:rsidRPr="00E456CB">
        <w:rPr>
          <w:rFonts w:cs="Times New Roman"/>
          <w:rtl/>
        </w:rPr>
        <w:t xml:space="preserve"> חושב זאת, </w:t>
      </w:r>
      <w:r w:rsidR="004B0571" w:rsidRPr="00E456CB">
        <w:rPr>
          <w:rFonts w:cs="Times New Roman"/>
          <w:rtl/>
        </w:rPr>
        <w:t xml:space="preserve">אלא </w:t>
      </w:r>
      <w:r w:rsidR="005859BA" w:rsidRPr="00E456CB">
        <w:rPr>
          <w:rFonts w:cs="Times New Roman" w:hint="eastAsia"/>
          <w:rtl/>
        </w:rPr>
        <w:t>מתוך</w:t>
      </w:r>
      <w:r w:rsidR="005859BA" w:rsidRPr="00E456CB">
        <w:rPr>
          <w:rFonts w:cs="Times New Roman"/>
          <w:rtl/>
        </w:rPr>
        <w:t xml:space="preserve"> </w:t>
      </w:r>
      <w:r w:rsidR="004B0571" w:rsidRPr="00E456CB">
        <w:rPr>
          <w:rFonts w:cs="Times New Roman"/>
          <w:rtl/>
        </w:rPr>
        <w:t xml:space="preserve">סקרנות לדעת </w:t>
      </w:r>
      <w:r w:rsidR="005859BA" w:rsidRPr="00E456CB">
        <w:rPr>
          <w:rFonts w:cs="Times New Roman" w:hint="eastAsia"/>
          <w:rtl/>
        </w:rPr>
        <w:t>כיצד</w:t>
      </w:r>
      <w:r w:rsidR="004B0571" w:rsidRPr="00E456CB">
        <w:rPr>
          <w:rFonts w:cs="Times New Roman"/>
          <w:rtl/>
        </w:rPr>
        <w:t xml:space="preserve"> יסתדר </w:t>
      </w:r>
      <w:r w:rsidR="005859BA" w:rsidRPr="00E456CB">
        <w:rPr>
          <w:rFonts w:cs="Times New Roman"/>
          <w:rtl/>
        </w:rPr>
        <w:t>–</w:t>
      </w:r>
      <w:r w:rsidR="004B0571" w:rsidRPr="00E456CB">
        <w:rPr>
          <w:rFonts w:cs="Times New Roman"/>
          <w:rtl/>
        </w:rPr>
        <w:t xml:space="preserve"> בוודאי יבנה לעצמו </w:t>
      </w:r>
      <w:r w:rsidR="005859BA" w:rsidRPr="00E456CB">
        <w:rPr>
          <w:rFonts w:cs="Times New Roman" w:hint="eastAsia"/>
          <w:rtl/>
        </w:rPr>
        <w:t>במשך</w:t>
      </w:r>
      <w:r w:rsidR="005859BA" w:rsidRPr="00E456CB">
        <w:rPr>
          <w:rFonts w:cs="Times New Roman"/>
          <w:rtl/>
        </w:rPr>
        <w:t xml:space="preserve"> הזמן </w:t>
      </w:r>
      <w:r w:rsidR="004B0571" w:rsidRPr="00E456CB">
        <w:rPr>
          <w:rFonts w:cs="Times New Roman"/>
          <w:rtl/>
        </w:rPr>
        <w:t>חיים חדשים, והיה סקרן</w:t>
      </w:r>
      <w:r w:rsidR="00C90C6C">
        <w:rPr>
          <w:rFonts w:cs="Times New Roman"/>
          <w:rtl/>
        </w:rPr>
        <w:t xml:space="preserve"> מאוד </w:t>
      </w:r>
      <w:r w:rsidR="004B0571" w:rsidRPr="00E456CB">
        <w:rPr>
          <w:rFonts w:cs="Times New Roman"/>
          <w:rtl/>
        </w:rPr>
        <w:t>לדעת אי</w:t>
      </w:r>
      <w:r w:rsidR="004B0571" w:rsidRPr="00E456CB">
        <w:rPr>
          <w:rFonts w:cs="Times New Roman" w:hint="eastAsia"/>
          <w:rtl/>
        </w:rPr>
        <w:t>לו</w:t>
      </w:r>
      <w:r w:rsidR="004B0571" w:rsidRPr="00E456CB">
        <w:rPr>
          <w:rFonts w:cs="Times New Roman"/>
          <w:rtl/>
        </w:rPr>
        <w:t xml:space="preserve"> חיים.</w:t>
      </w:r>
      <w:r w:rsidR="0069778B" w:rsidRPr="00E456CB">
        <w:rPr>
          <w:rFonts w:cs="Times New Roman"/>
          <w:rtl/>
        </w:rPr>
        <w:t>]</w:t>
      </w:r>
      <w:r w:rsidR="005E656F">
        <w:rPr>
          <w:rFonts w:cs="Times New Roman" w:hint="cs"/>
          <w:rtl/>
        </w:rPr>
        <w:t xml:space="preserve"> </w:t>
      </w:r>
      <w:r w:rsidR="005B07FD" w:rsidRPr="00E456CB">
        <w:rPr>
          <w:rFonts w:cs="Times New Roman"/>
          <w:rtl/>
        </w:rPr>
        <w:t>באנגליה</w:t>
      </w:r>
      <w:r w:rsidR="005E656F" w:rsidRPr="005E656F">
        <w:rPr>
          <w:rFonts w:cs="Times New Roman"/>
          <w:rtl/>
        </w:rPr>
        <w:t xml:space="preserve"> ארץ הולדתו </w:t>
      </w:r>
      <w:r w:rsidR="001347EC">
        <w:rPr>
          <w:rFonts w:cs="Times New Roman" w:hint="cs"/>
          <w:rtl/>
        </w:rPr>
        <w:t>[</w:t>
      </w:r>
      <w:r w:rsidR="005E656F" w:rsidRPr="005E656F">
        <w:rPr>
          <w:rFonts w:cs="Times New Roman"/>
          <w:rtl/>
        </w:rPr>
        <w:t>המוכרת והאהובה</w:t>
      </w:r>
      <w:r w:rsidR="001347EC">
        <w:rPr>
          <w:rFonts w:cs="Times New Roman" w:hint="cs"/>
          <w:rtl/>
        </w:rPr>
        <w:t>]</w:t>
      </w:r>
      <w:r w:rsidR="005E656F" w:rsidRPr="005E656F">
        <w:rPr>
          <w:rFonts w:cs="Times New Roman"/>
          <w:rtl/>
        </w:rPr>
        <w:t xml:space="preserve"> </w:t>
      </w:r>
      <w:r w:rsidR="001347EC" w:rsidRPr="001347EC">
        <w:rPr>
          <w:rFonts w:cs="Times New Roman"/>
          <w:rtl/>
        </w:rPr>
        <w:t>לא היה לו ספק ש</w:t>
      </w:r>
      <w:r w:rsidR="005B07FD" w:rsidRPr="00E456CB">
        <w:rPr>
          <w:rFonts w:cs="Times New Roman"/>
          <w:rtl/>
        </w:rPr>
        <w:t xml:space="preserve">תמיד יסתדר, </w:t>
      </w:r>
      <w:r w:rsidR="00D85E01" w:rsidRPr="00E456CB">
        <w:rPr>
          <w:rFonts w:cs="Times New Roman"/>
          <w:rtl/>
        </w:rPr>
        <w:t xml:space="preserve">אלא אם גם הוריו ילקו </w:t>
      </w:r>
      <w:r w:rsidR="005B07FD" w:rsidRPr="00E456CB">
        <w:rPr>
          <w:rFonts w:cs="Times New Roman"/>
          <w:rtl/>
        </w:rPr>
        <w:t xml:space="preserve">לפתע </w:t>
      </w:r>
      <w:r w:rsidR="00D85E01" w:rsidRPr="00E456CB">
        <w:rPr>
          <w:rFonts w:cs="Times New Roman"/>
          <w:rtl/>
        </w:rPr>
        <w:t>בא</w:t>
      </w:r>
      <w:r w:rsidR="00A03190">
        <w:rPr>
          <w:rFonts w:cs="Times New Roman" w:hint="cs"/>
          <w:rtl/>
        </w:rPr>
        <w:t>ו</w:t>
      </w:r>
      <w:r w:rsidR="00D85E01" w:rsidRPr="00E456CB">
        <w:rPr>
          <w:rFonts w:cs="Times New Roman"/>
          <w:rtl/>
        </w:rPr>
        <w:t xml:space="preserve">בדן זיכרון, ולכשיופיע </w:t>
      </w:r>
      <w:r w:rsidR="00D85E01" w:rsidRPr="00E456CB">
        <w:rPr>
          <w:rFonts w:cs="Times New Roman"/>
          <w:rtl/>
        </w:rPr>
        <w:lastRenderedPageBreak/>
        <w:t xml:space="preserve">בכוחות עצמו בבית, הם לא </w:t>
      </w:r>
      <w:r w:rsidR="005E656F" w:rsidRPr="005E656F">
        <w:rPr>
          <w:rFonts w:cs="Times New Roman"/>
          <w:rtl/>
        </w:rPr>
        <w:t>יכירוהו</w:t>
      </w:r>
      <w:r w:rsidR="00D85E01" w:rsidRPr="00E456CB">
        <w:rPr>
          <w:rFonts w:cs="Times New Roman"/>
          <w:rtl/>
        </w:rPr>
        <w:t xml:space="preserve"> ולא ירשו לו לה</w:t>
      </w:r>
      <w:r w:rsidR="007729AE">
        <w:rPr>
          <w:rFonts w:cs="Times New Roman" w:hint="cs"/>
          <w:rtl/>
        </w:rPr>
        <w:t>י</w:t>
      </w:r>
      <w:r w:rsidR="00D85E01" w:rsidRPr="00E456CB">
        <w:rPr>
          <w:rFonts w:cs="Times New Roman"/>
          <w:rtl/>
        </w:rPr>
        <w:t>כנס. אבל גם זה לא ה</w:t>
      </w:r>
      <w:r w:rsidR="00590903" w:rsidRPr="00E456CB">
        <w:rPr>
          <w:rFonts w:cs="Times New Roman" w:hint="cs"/>
          <w:rtl/>
        </w:rPr>
        <w:t>דאיג</w:t>
      </w:r>
      <w:r w:rsidR="00D85E01" w:rsidRPr="00E456CB">
        <w:rPr>
          <w:rFonts w:cs="Times New Roman"/>
          <w:rtl/>
        </w:rPr>
        <w:t xml:space="preserve"> אותו </w:t>
      </w:r>
      <w:r w:rsidR="003C660C" w:rsidRPr="00E456CB">
        <w:rPr>
          <w:rFonts w:cs="Times New Roman" w:hint="cs"/>
          <w:rtl/>
        </w:rPr>
        <w:t>באמת</w:t>
      </w:r>
      <w:r w:rsidR="00D85E01" w:rsidRPr="00E456CB">
        <w:rPr>
          <w:rFonts w:cs="Times New Roman"/>
          <w:rtl/>
        </w:rPr>
        <w:t xml:space="preserve">, כי </w:t>
      </w:r>
      <w:r w:rsidR="003C660C" w:rsidRPr="00E456CB">
        <w:rPr>
          <w:rFonts w:cs="Times New Roman" w:hint="cs"/>
          <w:rtl/>
        </w:rPr>
        <w:t xml:space="preserve">הרי </w:t>
      </w:r>
      <w:r w:rsidR="00D85E01" w:rsidRPr="00E456CB">
        <w:rPr>
          <w:rFonts w:cs="Times New Roman"/>
          <w:rtl/>
        </w:rPr>
        <w:t>סבתו לעולם לא תשכח אותו.</w:t>
      </w:r>
    </w:p>
    <w:p w14:paraId="6EB93DAE" w14:textId="4E349D46" w:rsidR="00CD59C1" w:rsidRPr="00E456CB" w:rsidRDefault="001347EC" w:rsidP="008F3093">
      <w:r w:rsidRPr="001347EC">
        <w:rPr>
          <w:rFonts w:cs="Times New Roman"/>
          <w:rtl/>
        </w:rPr>
        <w:t>הטירה ניצבה על גבעה, והרוח הזדונית שנשבה במל</w:t>
      </w:r>
      <w:r w:rsidR="007729AE">
        <w:rPr>
          <w:rFonts w:cs="Times New Roman" w:hint="cs"/>
          <w:rtl/>
        </w:rPr>
        <w:t>ו</w:t>
      </w:r>
      <w:r w:rsidRPr="001347EC">
        <w:rPr>
          <w:rFonts w:cs="Times New Roman"/>
          <w:rtl/>
        </w:rPr>
        <w:t xml:space="preserve">א העוצמה חדרה ללא קושי דרך החולצה הדקה שלבש ואיימה להקפיא אפילו את עיניו. הוא הבחין במרחק באור עמום והתקדם לעברו בפסיעות זהירות על הקרקע המכוסה בקרח. לבסוף, רועד מקור ובשיניים נוקשות, הגיע למקור האור, שהיה אורווה. היא לא </w:t>
      </w:r>
      <w:r w:rsidR="001C5A04">
        <w:rPr>
          <w:rFonts w:cs="Times New Roman"/>
          <w:rtl/>
        </w:rPr>
        <w:t>הייתה</w:t>
      </w:r>
      <w:r w:rsidRPr="001347EC">
        <w:rPr>
          <w:rFonts w:cs="Times New Roman"/>
          <w:rtl/>
        </w:rPr>
        <w:t xml:space="preserve"> מחוממת דיה, אבל לפחות מהרוחות האכזריות שבחוץ ניצל.</w:t>
      </w:r>
    </w:p>
    <w:p w14:paraId="079BEC19" w14:textId="6FAD0981" w:rsidR="00CD59C1" w:rsidRPr="00E456CB" w:rsidRDefault="00966676" w:rsidP="00966676">
      <w:pPr>
        <w:rPr>
          <w:rtl/>
        </w:rPr>
      </w:pPr>
      <w:r w:rsidRPr="00E456CB">
        <w:rPr>
          <w:rFonts w:cs="Times New Roman" w:hint="cs"/>
          <w:rtl/>
        </w:rPr>
        <w:t>[</w:t>
      </w:r>
      <w:r w:rsidR="00CD59C1" w:rsidRPr="00E456CB">
        <w:rPr>
          <w:rFonts w:cs="Times New Roman"/>
          <w:rtl/>
        </w:rPr>
        <w:t>גָדוֹל</w:t>
      </w:r>
      <w:r w:rsidRPr="00E456CB">
        <w:rPr>
          <w:rFonts w:cs="Times New Roman" w:hint="cs"/>
          <w:rtl/>
        </w:rPr>
        <w:t xml:space="preserve">, </w:t>
      </w:r>
      <w:r w:rsidR="00CD59C1" w:rsidRPr="00E456CB">
        <w:rPr>
          <w:rFonts w:cs="Times New Roman"/>
          <w:rtl/>
        </w:rPr>
        <w:t>מְפוֹאָר</w:t>
      </w:r>
      <w:r w:rsidRPr="00E456CB">
        <w:rPr>
          <w:rFonts w:cs="Times New Roman" w:hint="cs"/>
          <w:rtl/>
        </w:rPr>
        <w:t xml:space="preserve">, </w:t>
      </w:r>
      <w:r w:rsidR="00CD59C1" w:rsidRPr="00E456CB">
        <w:rPr>
          <w:rFonts w:cs="Times New Roman"/>
          <w:rtl/>
        </w:rPr>
        <w:t>נֶהְדָר</w:t>
      </w:r>
      <w:r w:rsidRPr="00E456CB">
        <w:rPr>
          <w:rFonts w:cs="Times New Roman" w:hint="cs"/>
          <w:rtl/>
        </w:rPr>
        <w:t xml:space="preserve">, </w:t>
      </w:r>
      <w:r w:rsidR="00CD59C1" w:rsidRPr="00E456CB">
        <w:rPr>
          <w:rFonts w:cs="Times New Roman"/>
          <w:rtl/>
        </w:rPr>
        <w:t>אֲצִילִי</w:t>
      </w:r>
      <w:r w:rsidRPr="00E456CB">
        <w:rPr>
          <w:rFonts w:cs="Times New Roman" w:hint="cs"/>
          <w:rtl/>
        </w:rPr>
        <w:t xml:space="preserve">, </w:t>
      </w:r>
      <w:r w:rsidR="00CD59C1" w:rsidRPr="00E456CB">
        <w:rPr>
          <w:rFonts w:cs="Times New Roman"/>
          <w:rtl/>
        </w:rPr>
        <w:t>מְהוּדָר</w:t>
      </w:r>
      <w:r w:rsidRPr="00E456CB">
        <w:rPr>
          <w:rFonts w:cs="Times New Roman" w:hint="cs"/>
          <w:rtl/>
        </w:rPr>
        <w:t xml:space="preserve">, </w:t>
      </w:r>
      <w:r w:rsidRPr="00E456CB">
        <w:rPr>
          <w:rFonts w:cs="Times New Roman"/>
          <w:rtl/>
        </w:rPr>
        <w:t>כַּבִּיר</w:t>
      </w:r>
      <w:r w:rsidRPr="00E456CB">
        <w:rPr>
          <w:rFonts w:cs="Times New Roman" w:hint="cs"/>
          <w:rtl/>
        </w:rPr>
        <w:t xml:space="preserve">, </w:t>
      </w:r>
      <w:r w:rsidRPr="00E456CB">
        <w:rPr>
          <w:rFonts w:cs="Times New Roman"/>
          <w:rtl/>
        </w:rPr>
        <w:t>נִשׂגָב</w:t>
      </w:r>
      <w:r w:rsidRPr="00E456CB">
        <w:rPr>
          <w:rFonts w:cs="Times New Roman" w:hint="cs"/>
          <w:rtl/>
        </w:rPr>
        <w:t xml:space="preserve">, </w:t>
      </w:r>
      <w:r w:rsidR="00CD59C1" w:rsidRPr="00E456CB">
        <w:rPr>
          <w:rFonts w:cs="Times New Roman" w:hint="cs"/>
          <w:rtl/>
        </w:rPr>
        <w:t>הוד תפארת פאר זוהר</w:t>
      </w:r>
      <w:r w:rsidRPr="00E456CB">
        <w:rPr>
          <w:rFonts w:cs="Times New Roman" w:hint="cs"/>
          <w:rtl/>
        </w:rPr>
        <w:t xml:space="preserve">, </w:t>
      </w:r>
      <w:r w:rsidR="00CD59C1" w:rsidRPr="00E456CB">
        <w:rPr>
          <w:rFonts w:cs="Times New Roman" w:hint="cs"/>
          <w:rtl/>
        </w:rPr>
        <w:t>רווי מותרות</w:t>
      </w:r>
      <w:r w:rsidR="00CD59C1" w:rsidRPr="00E456CB">
        <w:rPr>
          <w:rFonts w:hint="cs"/>
          <w:rtl/>
        </w:rPr>
        <w:t xml:space="preserve"> </w:t>
      </w:r>
      <w:r w:rsidRPr="00E456CB">
        <w:rPr>
          <w:rFonts w:hint="cs"/>
          <w:rtl/>
        </w:rPr>
        <w:t>]</w:t>
      </w:r>
    </w:p>
    <w:p w14:paraId="03BD281E" w14:textId="77777777" w:rsidR="00F64780" w:rsidRDefault="00F64780" w:rsidP="00763910">
      <w:pPr>
        <w:rPr>
          <w:rtl/>
        </w:rPr>
      </w:pPr>
      <w:r w:rsidRPr="00E456CB">
        <w:rPr>
          <w:rFonts w:hint="cs"/>
          <w:rtl/>
        </w:rPr>
        <w:t>[</w:t>
      </w:r>
      <w:r w:rsidRPr="00E456CB">
        <w:t>http://www.dailymail.co.uk/property/article-1204285/Can-Highclere-Castle-saved-Historic-home-verging-ruin-Lord-Carnarvon-</w:t>
      </w:r>
      <w:r w:rsidRPr="00F64780">
        <w:t>reveals-12m-repair-bill.html</w:t>
      </w:r>
    </w:p>
    <w:p w14:paraId="0AB8C0BF" w14:textId="77777777" w:rsidR="00F64780" w:rsidRDefault="00E70B05" w:rsidP="00763910">
      <w:pPr>
        <w:rPr>
          <w:rtl/>
        </w:rPr>
      </w:pPr>
      <w:r w:rsidRPr="00E70B05">
        <w:t>http://www.nytimes.com/2013/05/26/fashion/trying-to-turn-a-castle-into-a-cash-register.html</w:t>
      </w:r>
    </w:p>
    <w:p w14:paraId="6CC71B8D" w14:textId="77777777" w:rsidR="00F64780" w:rsidRDefault="00F64780" w:rsidP="00763910">
      <w:pPr>
        <w:rPr>
          <w:rtl/>
        </w:rPr>
      </w:pPr>
      <w:r>
        <w:rPr>
          <w:rFonts w:hint="cs"/>
          <w:rtl/>
        </w:rPr>
        <w:t>]</w:t>
      </w:r>
    </w:p>
    <w:p w14:paraId="27C7CD6D" w14:textId="05E6C51E" w:rsidR="008E0439" w:rsidRDefault="005859BA" w:rsidP="004B0571">
      <w:pPr>
        <w:rPr>
          <w:rFonts w:cs="Times New Roman"/>
          <w:rtl/>
        </w:rPr>
      </w:pPr>
      <w:r>
        <w:rPr>
          <w:rFonts w:hint="cs"/>
          <w:rtl/>
        </w:rPr>
        <w:t>תאי</w:t>
      </w:r>
      <w:r w:rsidRPr="005859BA">
        <w:rPr>
          <w:rFonts w:hint="cs"/>
          <w:rtl/>
        </w:rPr>
        <w:t xml:space="preserve"> </w:t>
      </w:r>
      <w:r>
        <w:rPr>
          <w:rFonts w:hint="cs"/>
          <w:rtl/>
        </w:rPr>
        <w:t xml:space="preserve">האורווה היו </w:t>
      </w:r>
      <w:r w:rsidR="001347EC">
        <w:rPr>
          <w:rFonts w:hint="cs"/>
          <w:rtl/>
        </w:rPr>
        <w:t xml:space="preserve">ברובם </w:t>
      </w:r>
      <w:r>
        <w:rPr>
          <w:rFonts w:hint="cs"/>
          <w:rtl/>
        </w:rPr>
        <w:t>ריקים, מרמזים על</w:t>
      </w:r>
      <w:r w:rsidR="00DF5B0A">
        <w:rPr>
          <w:rFonts w:hint="cs"/>
          <w:rtl/>
        </w:rPr>
        <w:t xml:space="preserve"> עבר מפואר</w:t>
      </w:r>
      <w:r>
        <w:rPr>
          <w:rFonts w:hint="cs"/>
          <w:rtl/>
        </w:rPr>
        <w:t xml:space="preserve"> </w:t>
      </w:r>
      <w:r w:rsidR="00DF5B0A">
        <w:rPr>
          <w:rFonts w:hint="cs"/>
          <w:rtl/>
        </w:rPr>
        <w:t xml:space="preserve">ועל </w:t>
      </w:r>
      <w:r>
        <w:rPr>
          <w:rFonts w:hint="cs"/>
          <w:rtl/>
        </w:rPr>
        <w:t>ימים טובים יותר</w:t>
      </w:r>
      <w:r w:rsidR="00C43F33">
        <w:rPr>
          <w:rFonts w:hint="cs"/>
          <w:rtl/>
        </w:rPr>
        <w:t xml:space="preserve">. </w:t>
      </w:r>
      <w:r w:rsidR="001347EC" w:rsidRPr="001347EC">
        <w:rPr>
          <w:rFonts w:cs="Times New Roman"/>
          <w:rtl/>
        </w:rPr>
        <w:t>ראשיהם של</w:t>
      </w:r>
      <w:r w:rsidR="00406170">
        <w:rPr>
          <w:rFonts w:hint="cs"/>
          <w:rtl/>
        </w:rPr>
        <w:t xml:space="preserve"> שני</w:t>
      </w:r>
      <w:r w:rsidR="002E30DE">
        <w:rPr>
          <w:rFonts w:hint="cs"/>
          <w:rtl/>
        </w:rPr>
        <w:t xml:space="preserve"> סוס</w:t>
      </w:r>
      <w:r w:rsidR="00406170">
        <w:rPr>
          <w:rFonts w:hint="cs"/>
          <w:rtl/>
        </w:rPr>
        <w:t>ים</w:t>
      </w:r>
      <w:r w:rsidR="00750A0D">
        <w:rPr>
          <w:rFonts w:hint="cs"/>
          <w:rtl/>
        </w:rPr>
        <w:t>,</w:t>
      </w:r>
      <w:r w:rsidR="001C7A57">
        <w:rPr>
          <w:rFonts w:hint="cs"/>
          <w:rtl/>
        </w:rPr>
        <w:t xml:space="preserve"> </w:t>
      </w:r>
      <w:r w:rsidR="001347EC">
        <w:rPr>
          <w:rFonts w:hint="cs"/>
          <w:rtl/>
        </w:rPr>
        <w:t>ה</w:t>
      </w:r>
      <w:r w:rsidR="00C1152E">
        <w:rPr>
          <w:rFonts w:hint="cs"/>
          <w:rtl/>
        </w:rPr>
        <w:t>אחד חום ו</w:t>
      </w:r>
      <w:r w:rsidR="00637F21">
        <w:rPr>
          <w:rFonts w:hint="cs"/>
          <w:rtl/>
        </w:rPr>
        <w:t>האחר</w:t>
      </w:r>
      <w:r w:rsidR="00C1152E">
        <w:rPr>
          <w:rFonts w:hint="cs"/>
          <w:rtl/>
        </w:rPr>
        <w:t xml:space="preserve"> לבן,</w:t>
      </w:r>
      <w:r w:rsidR="001C7A57">
        <w:rPr>
          <w:rFonts w:hint="cs"/>
          <w:rtl/>
        </w:rPr>
        <w:t xml:space="preserve"> </w:t>
      </w:r>
      <w:r w:rsidR="008F3093">
        <w:rPr>
          <w:rFonts w:hint="cs"/>
          <w:rtl/>
        </w:rPr>
        <w:t xml:space="preserve">השתרבבו </w:t>
      </w:r>
      <w:r w:rsidR="001C7A57">
        <w:rPr>
          <w:rFonts w:hint="cs"/>
          <w:rtl/>
        </w:rPr>
        <w:t>מחוץ לתא</w:t>
      </w:r>
      <w:r w:rsidR="00DF5B0A">
        <w:rPr>
          <w:rFonts w:hint="cs"/>
          <w:rtl/>
        </w:rPr>
        <w:t>יה</w:t>
      </w:r>
      <w:r w:rsidR="001C7A57">
        <w:rPr>
          <w:rFonts w:hint="cs"/>
          <w:rtl/>
        </w:rPr>
        <w:t xml:space="preserve">ם </w:t>
      </w:r>
      <w:r w:rsidR="008E0439">
        <w:rPr>
          <w:rFonts w:hint="cs"/>
          <w:rtl/>
        </w:rPr>
        <w:t>ו</w:t>
      </w:r>
      <w:r w:rsidR="001347EC" w:rsidRPr="001347EC">
        <w:rPr>
          <w:rFonts w:cs="Times New Roman"/>
          <w:rtl/>
        </w:rPr>
        <w:t>וסקרו אותו באדישות</w:t>
      </w:r>
      <w:r w:rsidR="001C7A57">
        <w:rPr>
          <w:rFonts w:hint="cs"/>
          <w:rtl/>
        </w:rPr>
        <w:t>.</w:t>
      </w:r>
      <w:r w:rsidR="00EB4ED8">
        <w:rPr>
          <w:rFonts w:hint="cs"/>
          <w:rtl/>
        </w:rPr>
        <w:t xml:space="preserve"> </w:t>
      </w:r>
      <w:r w:rsidR="002E30DE">
        <w:rPr>
          <w:rFonts w:hint="cs"/>
          <w:rtl/>
        </w:rPr>
        <w:t>[</w:t>
      </w:r>
      <w:r w:rsidR="00F205E8">
        <w:rPr>
          <w:rFonts w:hint="cs"/>
          <w:rtl/>
        </w:rPr>
        <w:t xml:space="preserve">האורווה </w:t>
      </w:r>
      <w:r w:rsidR="001C5A04">
        <w:rPr>
          <w:rFonts w:hint="cs"/>
          <w:rtl/>
        </w:rPr>
        <w:t>הייתה</w:t>
      </w:r>
      <w:r w:rsidR="00F205E8">
        <w:rPr>
          <w:rFonts w:hint="cs"/>
          <w:rtl/>
        </w:rPr>
        <w:t xml:space="preserve"> מאווררת היטב </w:t>
      </w:r>
      <w:r w:rsidR="00C1152E">
        <w:rPr>
          <w:rFonts w:hint="cs"/>
          <w:rtl/>
        </w:rPr>
        <w:t>ועם</w:t>
      </w:r>
      <w:r w:rsidR="00F205E8">
        <w:rPr>
          <w:rFonts w:hint="cs"/>
          <w:rtl/>
        </w:rPr>
        <w:t xml:space="preserve"> זאת </w:t>
      </w:r>
      <w:r w:rsidR="00C1152E">
        <w:rPr>
          <w:rFonts w:hint="cs"/>
          <w:rtl/>
        </w:rPr>
        <w:t>סיפקה הגנה</w:t>
      </w:r>
      <w:r w:rsidR="00F205E8">
        <w:rPr>
          <w:rFonts w:hint="cs"/>
          <w:rtl/>
        </w:rPr>
        <w:t xml:space="preserve"> מהרוח</w:t>
      </w:r>
      <w:r w:rsidR="00C1152E">
        <w:rPr>
          <w:rFonts w:hint="cs"/>
          <w:rtl/>
        </w:rPr>
        <w:t>.</w:t>
      </w:r>
      <w:r w:rsidR="00F205E8">
        <w:rPr>
          <w:rFonts w:hint="cs"/>
          <w:rtl/>
        </w:rPr>
        <w:t xml:space="preserve"> </w:t>
      </w:r>
      <w:r w:rsidR="00EB4ED8">
        <w:rPr>
          <w:rFonts w:hint="cs"/>
          <w:rtl/>
        </w:rPr>
        <w:t>אור עמום היה דלוק בנוסף לנוגה</w:t>
      </w:r>
      <w:r w:rsidR="00406170">
        <w:rPr>
          <w:rFonts w:hint="cs"/>
          <w:rtl/>
        </w:rPr>
        <w:t>-השלג שחדר מ</w:t>
      </w:r>
      <w:r w:rsidR="00C1152E">
        <w:rPr>
          <w:rFonts w:hint="cs"/>
          <w:rtl/>
        </w:rPr>
        <w:t>הפתחים ומ</w:t>
      </w:r>
      <w:r w:rsidR="00406170">
        <w:rPr>
          <w:rFonts w:hint="cs"/>
          <w:rtl/>
        </w:rPr>
        <w:t>החלונות הקבועים.</w:t>
      </w:r>
      <w:r w:rsidR="002E30DE">
        <w:rPr>
          <w:rFonts w:hint="cs"/>
          <w:rtl/>
        </w:rPr>
        <w:t>]</w:t>
      </w:r>
      <w:r w:rsidR="00406170">
        <w:rPr>
          <w:rFonts w:hint="cs"/>
          <w:rtl/>
        </w:rPr>
        <w:t xml:space="preserve"> אלכס</w:t>
      </w:r>
      <w:r w:rsidR="00EB4ED8">
        <w:rPr>
          <w:rFonts w:hint="cs"/>
          <w:rtl/>
        </w:rPr>
        <w:t xml:space="preserve"> ליטף את מצחו השטוח, ה</w:t>
      </w:r>
      <w:r w:rsidR="00406170">
        <w:rPr>
          <w:rFonts w:hint="cs"/>
          <w:rtl/>
        </w:rPr>
        <w:t>נוקשה</w:t>
      </w:r>
      <w:r w:rsidR="008F3093">
        <w:rPr>
          <w:rFonts w:hint="cs"/>
          <w:rtl/>
        </w:rPr>
        <w:t>,</w:t>
      </w:r>
      <w:r w:rsidR="00406170">
        <w:rPr>
          <w:rFonts w:hint="cs"/>
          <w:rtl/>
        </w:rPr>
        <w:t xml:space="preserve"> של הלבן </w:t>
      </w:r>
      <w:r w:rsidR="008E0439">
        <w:rPr>
          <w:rFonts w:hint="cs"/>
          <w:rtl/>
        </w:rPr>
        <w:t>ש</w:t>
      </w:r>
      <w:r w:rsidR="00406170">
        <w:rPr>
          <w:rFonts w:hint="cs"/>
          <w:rtl/>
        </w:rPr>
        <w:t xml:space="preserve">הסיט </w:t>
      </w:r>
      <w:r w:rsidR="00EB4ED8">
        <w:rPr>
          <w:rFonts w:hint="cs"/>
          <w:rtl/>
        </w:rPr>
        <w:t>ראשו הצידה ב</w:t>
      </w:r>
      <w:r w:rsidR="00406170">
        <w:rPr>
          <w:rFonts w:hint="cs"/>
          <w:rtl/>
        </w:rPr>
        <w:t>רטינ</w:t>
      </w:r>
      <w:r w:rsidR="00EB4ED8">
        <w:rPr>
          <w:rFonts w:hint="cs"/>
          <w:rtl/>
        </w:rPr>
        <w:t>ה. אז הבחין</w:t>
      </w:r>
      <w:r w:rsidR="008E0439" w:rsidRPr="008E0439">
        <w:rPr>
          <w:rtl/>
        </w:rPr>
        <w:t xml:space="preserve"> </w:t>
      </w:r>
      <w:r w:rsidR="00EB4ED8">
        <w:rPr>
          <w:rFonts w:hint="cs"/>
          <w:rtl/>
        </w:rPr>
        <w:t>בסוס</w:t>
      </w:r>
      <w:r w:rsidR="00406170">
        <w:rPr>
          <w:rFonts w:hint="cs"/>
          <w:rtl/>
        </w:rPr>
        <w:t>ה</w:t>
      </w:r>
      <w:r w:rsidR="00EB4ED8">
        <w:rPr>
          <w:rFonts w:hint="cs"/>
          <w:rtl/>
        </w:rPr>
        <w:t xml:space="preserve"> שלישי</w:t>
      </w:r>
      <w:r w:rsidR="00406170">
        <w:rPr>
          <w:rFonts w:hint="cs"/>
          <w:rtl/>
        </w:rPr>
        <w:t>ת</w:t>
      </w:r>
      <w:r w:rsidR="00EB4ED8">
        <w:rPr>
          <w:rFonts w:hint="cs"/>
          <w:rtl/>
        </w:rPr>
        <w:t>, ששכב</w:t>
      </w:r>
      <w:r w:rsidR="00406170">
        <w:rPr>
          <w:rFonts w:hint="cs"/>
          <w:rtl/>
        </w:rPr>
        <w:t>ה מצונפת בפינת תאה</w:t>
      </w:r>
      <w:r w:rsidR="008F3093">
        <w:rPr>
          <w:rFonts w:hint="cs"/>
          <w:rtl/>
        </w:rPr>
        <w:t>.</w:t>
      </w:r>
      <w:r w:rsidR="00406170" w:rsidRPr="00406170">
        <w:rPr>
          <w:rFonts w:hint="cs"/>
          <w:rtl/>
        </w:rPr>
        <w:t xml:space="preserve"> </w:t>
      </w:r>
      <w:r w:rsidR="00C1152E">
        <w:rPr>
          <w:rFonts w:hint="cs"/>
          <w:rtl/>
        </w:rPr>
        <w:t xml:space="preserve">כשקרב אליה נרעד </w:t>
      </w:r>
      <w:r w:rsidR="00406170">
        <w:rPr>
          <w:rFonts w:hint="cs"/>
          <w:rtl/>
        </w:rPr>
        <w:t>שריר בגווה</w:t>
      </w:r>
      <w:r w:rsidR="00EB4ED8">
        <w:rPr>
          <w:rFonts w:hint="cs"/>
          <w:rtl/>
        </w:rPr>
        <w:t>.</w:t>
      </w:r>
      <w:r w:rsidR="00406170">
        <w:rPr>
          <w:rFonts w:hint="cs"/>
          <w:rtl/>
        </w:rPr>
        <w:t xml:space="preserve"> פרוותה </w:t>
      </w:r>
      <w:r w:rsidR="00C1152E">
        <w:rPr>
          <w:rFonts w:hint="cs"/>
          <w:rtl/>
        </w:rPr>
        <w:t xml:space="preserve">המוברשת </w:t>
      </w:r>
      <w:r w:rsidR="001C5A04">
        <w:rPr>
          <w:rFonts w:hint="cs"/>
          <w:rtl/>
        </w:rPr>
        <w:t>הייתה</w:t>
      </w:r>
      <w:r w:rsidR="008F3093">
        <w:rPr>
          <w:rFonts w:hint="cs"/>
          <w:rtl/>
        </w:rPr>
        <w:t xml:space="preserve"> </w:t>
      </w:r>
      <w:r w:rsidR="00406170">
        <w:rPr>
          <w:rFonts w:hint="cs"/>
          <w:rtl/>
        </w:rPr>
        <w:t>חו</w:t>
      </w:r>
      <w:r w:rsidR="008F3093">
        <w:rPr>
          <w:rFonts w:hint="cs"/>
          <w:rtl/>
        </w:rPr>
        <w:t>מה</w:t>
      </w:r>
      <w:r w:rsidR="00750A0D">
        <w:rPr>
          <w:rFonts w:hint="cs"/>
          <w:rtl/>
        </w:rPr>
        <w:t>-</w:t>
      </w:r>
      <w:r w:rsidR="00406170">
        <w:rPr>
          <w:rFonts w:hint="cs"/>
          <w:rtl/>
        </w:rPr>
        <w:t>ערמוני</w:t>
      </w:r>
      <w:r w:rsidR="008F3093">
        <w:rPr>
          <w:rFonts w:hint="cs"/>
          <w:rtl/>
        </w:rPr>
        <w:t>ת</w:t>
      </w:r>
      <w:r w:rsidR="00406170">
        <w:rPr>
          <w:rFonts w:hint="cs"/>
          <w:rtl/>
        </w:rPr>
        <w:t xml:space="preserve"> ו</w:t>
      </w:r>
      <w:r w:rsidR="00C1152E">
        <w:rPr>
          <w:rFonts w:hint="cs"/>
          <w:rtl/>
        </w:rPr>
        <w:t xml:space="preserve">כך גם </w:t>
      </w:r>
      <w:r w:rsidR="00406170">
        <w:rPr>
          <w:rFonts w:hint="cs"/>
          <w:rtl/>
        </w:rPr>
        <w:t xml:space="preserve">זנבה, </w:t>
      </w:r>
      <w:r w:rsidR="005B4D51">
        <w:rPr>
          <w:rFonts w:hint="cs"/>
          <w:rtl/>
        </w:rPr>
        <w:t>ו</w:t>
      </w:r>
      <w:r w:rsidR="00750A0D">
        <w:rPr>
          <w:rFonts w:hint="cs"/>
          <w:rtl/>
        </w:rPr>
        <w:t>מייד</w:t>
      </w:r>
      <w:r w:rsidR="005B4D51">
        <w:rPr>
          <w:rFonts w:hint="cs"/>
          <w:rtl/>
        </w:rPr>
        <w:t xml:space="preserve"> ידע שהיא </w:t>
      </w:r>
      <w:r w:rsidR="00406170">
        <w:rPr>
          <w:rFonts w:hint="cs"/>
          <w:rtl/>
        </w:rPr>
        <w:t xml:space="preserve">סוסה חביבה </w:t>
      </w:r>
      <w:r w:rsidR="00F44125">
        <w:rPr>
          <w:rFonts w:hint="cs"/>
          <w:rtl/>
        </w:rPr>
        <w:t xml:space="preserve">ונבונה </w:t>
      </w:r>
      <w:r w:rsidR="00406170">
        <w:rPr>
          <w:rFonts w:hint="cs"/>
          <w:rtl/>
        </w:rPr>
        <w:t>מאין כמותה</w:t>
      </w:r>
      <w:r w:rsidR="00DF5B0A">
        <w:rPr>
          <w:rFonts w:hint="cs"/>
          <w:rtl/>
        </w:rPr>
        <w:t>.</w:t>
      </w:r>
      <w:r w:rsidR="00406170">
        <w:rPr>
          <w:rFonts w:hint="cs"/>
          <w:rtl/>
        </w:rPr>
        <w:t xml:space="preserve"> </w:t>
      </w:r>
      <w:r w:rsidR="00F44125">
        <w:rPr>
          <w:rFonts w:cs="Times New Roman" w:hint="cs"/>
          <w:rtl/>
        </w:rPr>
        <w:t xml:space="preserve">הוא </w:t>
      </w:r>
      <w:r w:rsidR="00590903">
        <w:rPr>
          <w:rFonts w:cs="Times New Roman" w:hint="cs"/>
          <w:rtl/>
        </w:rPr>
        <w:t>השתוקק</w:t>
      </w:r>
      <w:r w:rsidR="00F44125">
        <w:rPr>
          <w:rFonts w:cs="Times New Roman" w:hint="cs"/>
          <w:rtl/>
        </w:rPr>
        <w:t xml:space="preserve"> ל</w:t>
      </w:r>
      <w:r w:rsidR="00225284">
        <w:rPr>
          <w:rFonts w:cs="Times New Roman" w:hint="cs"/>
          <w:rtl/>
        </w:rPr>
        <w:t>הנציח</w:t>
      </w:r>
      <w:r w:rsidR="00F44125">
        <w:rPr>
          <w:rFonts w:cs="Times New Roman" w:hint="cs"/>
          <w:rtl/>
        </w:rPr>
        <w:t xml:space="preserve"> את </w:t>
      </w:r>
      <w:r w:rsidR="00F44125" w:rsidRPr="00F44125">
        <w:rPr>
          <w:rFonts w:cs="Times New Roman"/>
          <w:rtl/>
        </w:rPr>
        <w:t>ארשת פניה</w:t>
      </w:r>
      <w:r w:rsidR="00C43F33" w:rsidRPr="00C43F33">
        <w:rPr>
          <w:rFonts w:cs="Times New Roman" w:hint="cs"/>
          <w:rtl/>
        </w:rPr>
        <w:t xml:space="preserve"> </w:t>
      </w:r>
      <w:r w:rsidR="00C43F33">
        <w:rPr>
          <w:rFonts w:cs="Times New Roman" w:hint="cs"/>
          <w:rtl/>
        </w:rPr>
        <w:t>בציור</w:t>
      </w:r>
      <w:r w:rsidR="00F44125">
        <w:rPr>
          <w:rFonts w:cs="Times New Roman" w:hint="cs"/>
          <w:rtl/>
        </w:rPr>
        <w:t>,</w:t>
      </w:r>
      <w:r w:rsidR="00F44125">
        <w:rPr>
          <w:rFonts w:cs="Times New Roman"/>
          <w:rtl/>
        </w:rPr>
        <w:t xml:space="preserve"> </w:t>
      </w:r>
      <w:r w:rsidR="00F44125">
        <w:rPr>
          <w:rFonts w:cs="Times New Roman" w:hint="cs"/>
          <w:rtl/>
        </w:rPr>
        <w:t>ללכוד במילים</w:t>
      </w:r>
      <w:r w:rsidR="008E0439" w:rsidRPr="008E0439">
        <w:rPr>
          <w:rtl/>
        </w:rPr>
        <w:t xml:space="preserve"> </w:t>
      </w:r>
      <w:r w:rsidR="008E0439" w:rsidRPr="008E0439">
        <w:rPr>
          <w:rFonts w:cs="Times New Roman"/>
          <w:rtl/>
        </w:rPr>
        <w:t>את השיער</w:t>
      </w:r>
      <w:r w:rsidR="00E21F15" w:rsidRPr="00E21F15">
        <w:rPr>
          <w:rtl/>
        </w:rPr>
        <w:t xml:space="preserve"> </w:t>
      </w:r>
      <w:r w:rsidR="00E21F15" w:rsidRPr="00E21F15">
        <w:rPr>
          <w:rFonts w:cs="Times New Roman"/>
          <w:rtl/>
        </w:rPr>
        <w:t>שלה ואת תחושת העור שמתחתיו</w:t>
      </w:r>
      <w:r w:rsidR="008E0439" w:rsidRPr="008E0439">
        <w:rPr>
          <w:rFonts w:cs="Times New Roman"/>
          <w:rtl/>
        </w:rPr>
        <w:t>, גמיש וטעון</w:t>
      </w:r>
      <w:r>
        <w:rPr>
          <w:rFonts w:cs="Times New Roman" w:hint="cs"/>
          <w:rtl/>
        </w:rPr>
        <w:t>.</w:t>
      </w:r>
      <w:r w:rsidR="00F44125">
        <w:rPr>
          <w:rFonts w:cs="Times New Roman" w:hint="cs"/>
          <w:rtl/>
        </w:rPr>
        <w:t xml:space="preserve"> </w:t>
      </w:r>
      <w:r w:rsidR="008E0439" w:rsidRPr="008E0439">
        <w:rPr>
          <w:rFonts w:cs="Times New Roman"/>
          <w:rtl/>
        </w:rPr>
        <w:t>או במנגינה, בלתי</w:t>
      </w:r>
      <w:r w:rsidR="009F130B">
        <w:rPr>
          <w:rFonts w:cs="Times New Roman" w:hint="cs"/>
          <w:rtl/>
        </w:rPr>
        <w:t xml:space="preserve"> </w:t>
      </w:r>
      <w:r w:rsidR="008E0439" w:rsidRPr="008E0439">
        <w:rPr>
          <w:rFonts w:cs="Times New Roman"/>
          <w:rtl/>
        </w:rPr>
        <w:t>מהוקצעת, מגורענת, שמתוכה</w:t>
      </w:r>
      <w:r w:rsidR="001347EC">
        <w:rPr>
          <w:rFonts w:cs="Times New Roman" w:hint="cs"/>
          <w:rtl/>
        </w:rPr>
        <w:t xml:space="preserve"> </w:t>
      </w:r>
      <w:r w:rsidR="001347EC" w:rsidRPr="008E0439">
        <w:rPr>
          <w:rFonts w:cs="Times New Roman"/>
          <w:rtl/>
        </w:rPr>
        <w:t>ת</w:t>
      </w:r>
      <w:r w:rsidR="001347EC">
        <w:rPr>
          <w:rFonts w:cs="Times New Roman" w:hint="cs"/>
          <w:rtl/>
        </w:rPr>
        <w:t>עלה</w:t>
      </w:r>
      <w:r w:rsidR="008E0439" w:rsidRPr="008E0439">
        <w:rPr>
          <w:rFonts w:cs="Times New Roman"/>
          <w:rtl/>
        </w:rPr>
        <w:t xml:space="preserve"> </w:t>
      </w:r>
      <w:r w:rsidR="00C43F33">
        <w:rPr>
          <w:rFonts w:cs="Times New Roman" w:hint="cs"/>
          <w:rtl/>
        </w:rPr>
        <w:t>שתיקת</w:t>
      </w:r>
      <w:r w:rsidR="008E0439" w:rsidRPr="008E0439">
        <w:rPr>
          <w:rFonts w:cs="Times New Roman"/>
          <w:rtl/>
        </w:rPr>
        <w:t>ה הידידותית.</w:t>
      </w:r>
      <w:r w:rsidR="008E0439">
        <w:rPr>
          <w:rFonts w:cs="Times New Roman" w:hint="cs"/>
          <w:rtl/>
        </w:rPr>
        <w:t xml:space="preserve"> </w:t>
      </w:r>
      <w:r w:rsidR="00F44125">
        <w:rPr>
          <w:rFonts w:cs="Times New Roman" w:hint="cs"/>
          <w:rtl/>
        </w:rPr>
        <w:t xml:space="preserve">מעולם לא </w:t>
      </w:r>
      <w:r w:rsidR="00C43F33" w:rsidRPr="00C43F33">
        <w:rPr>
          <w:rFonts w:cs="Times New Roman"/>
          <w:rtl/>
        </w:rPr>
        <w:t>דימה בנפשו</w:t>
      </w:r>
      <w:r w:rsidR="00F44125">
        <w:rPr>
          <w:rFonts w:cs="Times New Roman" w:hint="cs"/>
          <w:rtl/>
        </w:rPr>
        <w:t xml:space="preserve"> הישג שי</w:t>
      </w:r>
      <w:r w:rsidR="00DF5B0A">
        <w:rPr>
          <w:rFonts w:cs="Times New Roman" w:hint="cs"/>
          <w:rtl/>
        </w:rPr>
        <w:t>ת</w:t>
      </w:r>
      <w:r w:rsidR="00F44125">
        <w:rPr>
          <w:rFonts w:cs="Times New Roman" w:hint="cs"/>
          <w:rtl/>
        </w:rPr>
        <w:t>על</w:t>
      </w:r>
      <w:r w:rsidR="008E0439">
        <w:rPr>
          <w:rFonts w:cs="Times New Roman" w:hint="cs"/>
          <w:rtl/>
        </w:rPr>
        <w:t>ה</w:t>
      </w:r>
      <w:r w:rsidR="00F44125">
        <w:rPr>
          <w:rFonts w:cs="Times New Roman" w:hint="cs"/>
          <w:rtl/>
        </w:rPr>
        <w:t xml:space="preserve"> על הצטיינות בספורט, </w:t>
      </w:r>
      <w:bookmarkStart w:id="55" w:name="_Hlk527028579"/>
      <w:r w:rsidR="004318BF" w:rsidRPr="004318BF">
        <w:rPr>
          <w:rFonts w:cs="Times New Roman"/>
          <w:rtl/>
        </w:rPr>
        <w:t xml:space="preserve">ובאורווה הדוממת </w:t>
      </w:r>
      <w:r w:rsidR="004318BF">
        <w:rPr>
          <w:rFonts w:cs="Times New Roman" w:hint="cs"/>
          <w:rtl/>
        </w:rPr>
        <w:t xml:space="preserve">המוקפת שדות שלג הוא </w:t>
      </w:r>
      <w:r w:rsidR="004318BF">
        <w:rPr>
          <w:rFonts w:cs="Times New Roman"/>
          <w:rtl/>
        </w:rPr>
        <w:t>כמה</w:t>
      </w:r>
      <w:r w:rsidR="009F130B">
        <w:rPr>
          <w:rFonts w:cs="Times New Roman" w:hint="cs"/>
          <w:rtl/>
        </w:rPr>
        <w:t>ּ</w:t>
      </w:r>
      <w:r w:rsidR="004318BF">
        <w:rPr>
          <w:rFonts w:cs="Times New Roman"/>
          <w:rtl/>
        </w:rPr>
        <w:t xml:space="preserve"> להזדקק</w:t>
      </w:r>
      <w:r w:rsidR="004318BF">
        <w:rPr>
          <w:rFonts w:cs="Times New Roman" w:hint="cs"/>
          <w:rtl/>
        </w:rPr>
        <w:t xml:space="preserve"> לדבר מה </w:t>
      </w:r>
      <w:r w:rsidR="008E0439">
        <w:rPr>
          <w:rFonts w:cs="Times New Roman" w:hint="cs"/>
          <w:rtl/>
        </w:rPr>
        <w:t>עצום</w:t>
      </w:r>
      <w:r w:rsidR="004318BF">
        <w:rPr>
          <w:rFonts w:cs="Times New Roman" w:hint="cs"/>
          <w:rtl/>
        </w:rPr>
        <w:t xml:space="preserve">, </w:t>
      </w:r>
      <w:r w:rsidR="008E0439" w:rsidRPr="008E0439">
        <w:rPr>
          <w:rFonts w:cs="Times New Roman"/>
          <w:rtl/>
        </w:rPr>
        <w:t xml:space="preserve">להסתופף תחת דבר מה יצוק, </w:t>
      </w:r>
      <w:r w:rsidR="00BB5EF3" w:rsidRPr="00BB5EF3">
        <w:rPr>
          <w:rFonts w:cs="Times New Roman"/>
          <w:rtl/>
        </w:rPr>
        <w:t>[להתנפץ / להתמזג להשתגר להשתסף]</w:t>
      </w:r>
      <w:r w:rsidR="00BB5EF3">
        <w:rPr>
          <w:rFonts w:cs="Times New Roman" w:hint="cs"/>
          <w:rtl/>
        </w:rPr>
        <w:t xml:space="preserve"> </w:t>
      </w:r>
      <w:r w:rsidR="00BB5EF3" w:rsidRPr="00BB5EF3">
        <w:rPr>
          <w:rFonts w:cs="Times New Roman"/>
          <w:rtl/>
        </w:rPr>
        <w:t>לה</w:t>
      </w:r>
      <w:r w:rsidR="009F130B">
        <w:rPr>
          <w:rFonts w:cs="Times New Roman" w:hint="cs"/>
          <w:rtl/>
        </w:rPr>
        <w:t>י</w:t>
      </w:r>
      <w:r w:rsidR="00BB5EF3" w:rsidRPr="00BB5EF3">
        <w:rPr>
          <w:rFonts w:cs="Times New Roman"/>
          <w:rtl/>
        </w:rPr>
        <w:t>חשף</w:t>
      </w:r>
      <w:r w:rsidR="004318BF">
        <w:rPr>
          <w:rFonts w:cs="Times New Roman"/>
          <w:rtl/>
        </w:rPr>
        <w:t>.</w:t>
      </w:r>
    </w:p>
    <w:p w14:paraId="1C478118" w14:textId="630DE0F5" w:rsidR="00FC65AA" w:rsidRDefault="001347EC" w:rsidP="004B0571">
      <w:pPr>
        <w:rPr>
          <w:rtl/>
        </w:rPr>
      </w:pPr>
      <w:r w:rsidRPr="001347EC">
        <w:rPr>
          <w:rFonts w:cs="Times New Roman"/>
          <w:rtl/>
        </w:rPr>
        <w:t>הוא התכרבל בין ראשה לרגליה הקדמיות של הסוסה הטובה, בקרב גופה החמים, הרוטט לפרקים</w:t>
      </w:r>
      <w:r w:rsidR="009F130B">
        <w:rPr>
          <w:rFonts w:cs="Times New Roman" w:hint="cs"/>
          <w:rtl/>
        </w:rPr>
        <w:t>,</w:t>
      </w:r>
      <w:r w:rsidRPr="001347EC">
        <w:rPr>
          <w:rFonts w:cs="Times New Roman"/>
          <w:rtl/>
        </w:rPr>
        <w:t xml:space="preserve"> בעיקר היכן של</w:t>
      </w:r>
      <w:r w:rsidR="009F130B">
        <w:rPr>
          <w:rFonts w:cs="Times New Roman" w:hint="cs"/>
          <w:rtl/>
        </w:rPr>
        <w:t>י</w:t>
      </w:r>
      <w:r w:rsidRPr="001347EC">
        <w:rPr>
          <w:rFonts w:cs="Times New Roman"/>
          <w:rtl/>
        </w:rPr>
        <w:t>טף אותה. כשהניח את ראשו הקל על צווארה, התערבבה רעמתה החלקה בשער ראשו והבל פיה נמסך בהבל פיו שלו.</w:t>
      </w:r>
      <w:r w:rsidR="004B0571">
        <w:rPr>
          <w:rFonts w:hint="cs"/>
          <w:rtl/>
        </w:rPr>
        <w:t xml:space="preserve"> </w:t>
      </w:r>
    </w:p>
    <w:p w14:paraId="4C0DC6D7" w14:textId="3B41C718" w:rsidR="001145CF" w:rsidRPr="004B0571" w:rsidRDefault="004B0571" w:rsidP="004B0571">
      <w:pPr>
        <w:rPr>
          <w:rtl/>
        </w:rPr>
      </w:pPr>
      <w:r>
        <w:rPr>
          <w:rFonts w:cs="Times New Roman" w:hint="cs"/>
          <w:rtl/>
        </w:rPr>
        <w:t>הנה יש אורווה בעולם, ויש מקום עבורו</w:t>
      </w:r>
      <w:r w:rsidR="00734906">
        <w:rPr>
          <w:rFonts w:cs="Times New Roman" w:hint="cs"/>
          <w:rtl/>
        </w:rPr>
        <w:t xml:space="preserve">. </w:t>
      </w:r>
      <w:r w:rsidR="008E0439">
        <w:rPr>
          <w:rFonts w:cs="Times New Roman" w:hint="cs"/>
          <w:rtl/>
        </w:rPr>
        <w:t xml:space="preserve">גם </w:t>
      </w:r>
      <w:r>
        <w:rPr>
          <w:rFonts w:cs="Times New Roman" w:hint="cs"/>
          <w:rtl/>
        </w:rPr>
        <w:t>לו</w:t>
      </w:r>
      <w:r w:rsidR="009F130B">
        <w:rPr>
          <w:rFonts w:cs="Times New Roman" w:hint="cs"/>
          <w:rtl/>
        </w:rPr>
        <w:t>ּ</w:t>
      </w:r>
      <w:r>
        <w:rPr>
          <w:rFonts w:cs="Times New Roman" w:hint="cs"/>
          <w:rtl/>
        </w:rPr>
        <w:t xml:space="preserve"> </w:t>
      </w:r>
      <w:r w:rsidR="003B674D">
        <w:rPr>
          <w:rFonts w:cs="Times New Roman" w:hint="cs"/>
          <w:rtl/>
        </w:rPr>
        <w:t xml:space="preserve">יפרח </w:t>
      </w:r>
      <w:r>
        <w:rPr>
          <w:rFonts w:cs="Times New Roman" w:hint="cs"/>
          <w:rtl/>
        </w:rPr>
        <w:t>ז</w:t>
      </w:r>
      <w:r w:rsidR="009F130B">
        <w:rPr>
          <w:rFonts w:cs="Times New Roman" w:hint="cs"/>
          <w:rtl/>
        </w:rPr>
        <w:t>י</w:t>
      </w:r>
      <w:r>
        <w:rPr>
          <w:rFonts w:cs="Times New Roman" w:hint="cs"/>
          <w:rtl/>
        </w:rPr>
        <w:t xml:space="preserve">כרונו </w:t>
      </w:r>
      <w:r w:rsidR="00C44C4B">
        <w:rPr>
          <w:rFonts w:cs="Times New Roman" w:hint="cs"/>
          <w:rtl/>
        </w:rPr>
        <w:t>וי</w:t>
      </w:r>
      <w:r w:rsidR="009F130B">
        <w:rPr>
          <w:rFonts w:cs="Times New Roman" w:hint="cs"/>
          <w:rtl/>
        </w:rPr>
        <w:t>י</w:t>
      </w:r>
      <w:r w:rsidR="00C44C4B">
        <w:rPr>
          <w:rFonts w:cs="Times New Roman" w:hint="cs"/>
          <w:rtl/>
        </w:rPr>
        <w:t>עלם כולו, גם לוּ</w:t>
      </w:r>
      <w:r>
        <w:rPr>
          <w:rFonts w:cs="Times New Roman" w:hint="cs"/>
          <w:rtl/>
        </w:rPr>
        <w:t xml:space="preserve"> לא יכיר </w:t>
      </w:r>
      <w:r w:rsidR="00C44C4B">
        <w:rPr>
          <w:rFonts w:cs="Times New Roman" w:hint="cs"/>
          <w:rtl/>
        </w:rPr>
        <w:t xml:space="preserve">הוא </w:t>
      </w:r>
      <w:r>
        <w:rPr>
          <w:rFonts w:cs="Times New Roman" w:hint="cs"/>
          <w:rtl/>
        </w:rPr>
        <w:t>איש ואיש ל</w:t>
      </w:r>
      <w:r w:rsidR="00C44C4B">
        <w:rPr>
          <w:rFonts w:cs="Times New Roman" w:hint="cs"/>
          <w:rtl/>
        </w:rPr>
        <w:t>א</w:t>
      </w:r>
      <w:r>
        <w:rPr>
          <w:rFonts w:cs="Times New Roman" w:hint="cs"/>
          <w:rtl/>
        </w:rPr>
        <w:t xml:space="preserve"> יכיר</w:t>
      </w:r>
      <w:r w:rsidR="005859BA">
        <w:rPr>
          <w:rFonts w:cs="Times New Roman" w:hint="cs"/>
          <w:rtl/>
        </w:rPr>
        <w:t>נו</w:t>
      </w:r>
      <w:r>
        <w:rPr>
          <w:rFonts w:cs="Times New Roman" w:hint="cs"/>
          <w:rtl/>
        </w:rPr>
        <w:t>, יש</w:t>
      </w:r>
      <w:r w:rsidR="00C44C4B">
        <w:rPr>
          <w:rFonts w:cs="Times New Roman" w:hint="cs"/>
          <w:rtl/>
        </w:rPr>
        <w:t>נה</w:t>
      </w:r>
      <w:r>
        <w:rPr>
          <w:rFonts w:cs="Times New Roman" w:hint="cs"/>
          <w:rtl/>
        </w:rPr>
        <w:t xml:space="preserve"> אורווה </w:t>
      </w:r>
      <w:r w:rsidR="003B674D">
        <w:rPr>
          <w:rFonts w:cs="Times New Roman" w:hint="cs"/>
          <w:rtl/>
        </w:rPr>
        <w:t xml:space="preserve">בעולם </w:t>
      </w:r>
      <w:r>
        <w:rPr>
          <w:rFonts w:cs="Times New Roman" w:hint="cs"/>
          <w:rtl/>
        </w:rPr>
        <w:t>ויש שריר רוטט וחם, כך חשב לפני שנרדם.</w:t>
      </w:r>
    </w:p>
    <w:bookmarkEnd w:id="55"/>
    <w:p w14:paraId="48057870" w14:textId="5F8DFB4B" w:rsidR="00E84271" w:rsidRDefault="00E84271" w:rsidP="00E84271">
      <w:pPr>
        <w:rPr>
          <w:rtl/>
        </w:rPr>
      </w:pPr>
      <w:r w:rsidRPr="00E84271">
        <w:rPr>
          <w:rFonts w:cs="Times New Roman"/>
          <w:rtl/>
        </w:rPr>
        <w:t>בא</w:t>
      </w:r>
      <w:r>
        <w:rPr>
          <w:rFonts w:cs="Times New Roman" w:hint="cs"/>
          <w:rtl/>
        </w:rPr>
        <w:t xml:space="preserve">ישון </w:t>
      </w:r>
      <w:r w:rsidRPr="00E84271">
        <w:rPr>
          <w:rFonts w:cs="Times New Roman"/>
          <w:rtl/>
        </w:rPr>
        <w:t xml:space="preserve">לילה כיסה אותו </w:t>
      </w:r>
      <w:r w:rsidR="003B674D" w:rsidRPr="00E84271">
        <w:rPr>
          <w:rFonts w:cs="Times New Roman"/>
          <w:rtl/>
        </w:rPr>
        <w:t xml:space="preserve">מישהו </w:t>
      </w:r>
      <w:r w:rsidRPr="00E84271">
        <w:rPr>
          <w:rFonts w:cs="Times New Roman"/>
          <w:rtl/>
        </w:rPr>
        <w:t xml:space="preserve">בשמיכה מבד גס, מהסוג שמכסים בו </w:t>
      </w:r>
      <w:r w:rsidR="00084A8B">
        <w:rPr>
          <w:rFonts w:cs="Times New Roman" w:hint="cs"/>
          <w:rtl/>
        </w:rPr>
        <w:t xml:space="preserve">לעיתים </w:t>
      </w:r>
      <w:r>
        <w:rPr>
          <w:rFonts w:cs="Times New Roman" w:hint="cs"/>
          <w:rtl/>
        </w:rPr>
        <w:t>בהמות בלילות כפור</w:t>
      </w:r>
      <w:r w:rsidRPr="00E84271">
        <w:rPr>
          <w:rFonts w:cs="Times New Roman"/>
          <w:rtl/>
        </w:rPr>
        <w:t>.</w:t>
      </w:r>
    </w:p>
    <w:p w14:paraId="3515CAB0" w14:textId="549217F6" w:rsidR="00EA0F97" w:rsidRDefault="00163C80" w:rsidP="00231C2B">
      <w:pPr>
        <w:rPr>
          <w:rtl/>
        </w:rPr>
      </w:pPr>
      <w:r>
        <w:rPr>
          <w:rFonts w:hint="cs"/>
          <w:rtl/>
        </w:rPr>
        <w:t xml:space="preserve">הסייס העיר אותו </w:t>
      </w:r>
      <w:r w:rsidR="00B27514">
        <w:rPr>
          <w:rFonts w:hint="cs"/>
          <w:rtl/>
        </w:rPr>
        <w:t>ב</w:t>
      </w:r>
      <w:r>
        <w:rPr>
          <w:rFonts w:hint="cs"/>
          <w:rtl/>
        </w:rPr>
        <w:t>בוקר אפל כ</w:t>
      </w:r>
      <w:r w:rsidR="00B27514">
        <w:rPr>
          <w:rFonts w:hint="cs"/>
          <w:rtl/>
        </w:rPr>
        <w:t>ל</w:t>
      </w:r>
      <w:r>
        <w:rPr>
          <w:rFonts w:hint="cs"/>
          <w:rtl/>
        </w:rPr>
        <w:t>ילה</w:t>
      </w:r>
      <w:r w:rsidR="008F3093">
        <w:rPr>
          <w:rFonts w:hint="cs"/>
          <w:rtl/>
        </w:rPr>
        <w:t>.</w:t>
      </w:r>
      <w:r>
        <w:rPr>
          <w:rFonts w:hint="cs"/>
          <w:rtl/>
        </w:rPr>
        <w:t xml:space="preserve"> </w:t>
      </w:r>
      <w:r w:rsidR="008E0439">
        <w:rPr>
          <w:rFonts w:hint="cs"/>
          <w:rtl/>
        </w:rPr>
        <w:t>[</w:t>
      </w:r>
      <w:r w:rsidR="00E84271">
        <w:rPr>
          <w:rFonts w:hint="cs"/>
          <w:rtl/>
        </w:rPr>
        <w:t>"</w:t>
      </w:r>
      <w:r w:rsidR="00E84271">
        <w:t xml:space="preserve">You’re </w:t>
      </w:r>
      <w:r w:rsidR="00231C2B">
        <w:t>a</w:t>
      </w:r>
      <w:r w:rsidR="00E84271">
        <w:t xml:space="preserve"> wee</w:t>
      </w:r>
      <w:r w:rsidR="003C36FA">
        <w:t xml:space="preserve"> little</w:t>
      </w:r>
      <w:r w:rsidR="00E84271">
        <w:t xml:space="preserve"> rascal, aren’t you</w:t>
      </w:r>
      <w:r w:rsidR="00E84271">
        <w:rPr>
          <w:rFonts w:hint="cs"/>
          <w:rtl/>
        </w:rPr>
        <w:t>"</w:t>
      </w:r>
      <w:r w:rsidR="008E0439">
        <w:rPr>
          <w:rFonts w:hint="cs"/>
          <w:rtl/>
        </w:rPr>
        <w:t>]</w:t>
      </w:r>
      <w:r w:rsidR="00E84271">
        <w:rPr>
          <w:rFonts w:hint="cs"/>
          <w:rtl/>
        </w:rPr>
        <w:t xml:space="preserve"> </w:t>
      </w:r>
      <w:r w:rsidR="008E0439" w:rsidRPr="008E0439">
        <w:rPr>
          <w:rFonts w:cs="Times New Roman"/>
          <w:rtl/>
        </w:rPr>
        <w:t>"האין אתה בן</w:t>
      </w:r>
      <w:r w:rsidR="009F130B">
        <w:rPr>
          <w:rFonts w:cs="Times New Roman" w:hint="cs"/>
          <w:rtl/>
        </w:rPr>
        <w:t xml:space="preserve"> </w:t>
      </w:r>
      <w:r w:rsidR="008E0439" w:rsidRPr="008E0439">
        <w:rPr>
          <w:rFonts w:cs="Times New Roman"/>
          <w:rtl/>
        </w:rPr>
        <w:t>בלייעל פצפון שכמותך,"</w:t>
      </w:r>
      <w:r w:rsidR="008E0439">
        <w:rPr>
          <w:rFonts w:cs="Times New Roman" w:hint="cs"/>
          <w:rtl/>
        </w:rPr>
        <w:t xml:space="preserve"> </w:t>
      </w:r>
      <w:r w:rsidR="00BF5675">
        <w:rPr>
          <w:rFonts w:hint="cs"/>
          <w:rtl/>
        </w:rPr>
        <w:t>הוא</w:t>
      </w:r>
      <w:r w:rsidR="00E84271">
        <w:rPr>
          <w:rFonts w:hint="cs"/>
          <w:rtl/>
        </w:rPr>
        <w:t xml:space="preserve"> אמר במבטא צפוני עמוק, וזאת </w:t>
      </w:r>
      <w:r w:rsidR="001C5A04">
        <w:rPr>
          <w:rFonts w:hint="cs"/>
          <w:rtl/>
        </w:rPr>
        <w:t>הייתה</w:t>
      </w:r>
      <w:r w:rsidR="00E84271">
        <w:rPr>
          <w:rFonts w:hint="cs"/>
          <w:rtl/>
        </w:rPr>
        <w:t xml:space="preserve"> ההשכמה המתוקה ביותר שאלכס </w:t>
      </w:r>
      <w:r w:rsidR="008E0439">
        <w:rPr>
          <w:rFonts w:hint="cs"/>
          <w:rtl/>
        </w:rPr>
        <w:t xml:space="preserve">חווה </w:t>
      </w:r>
      <w:r w:rsidR="00E84271">
        <w:rPr>
          <w:rFonts w:hint="cs"/>
          <w:rtl/>
        </w:rPr>
        <w:t xml:space="preserve">מעודו. </w:t>
      </w:r>
    </w:p>
    <w:p w14:paraId="12DA80DD" w14:textId="03AE0E17" w:rsidR="00CA0589" w:rsidRDefault="00163C80" w:rsidP="00231C2B">
      <w:pPr>
        <w:rPr>
          <w:rtl/>
        </w:rPr>
      </w:pPr>
      <w:r>
        <w:rPr>
          <w:rFonts w:hint="cs"/>
          <w:rtl/>
        </w:rPr>
        <w:t>ה</w:t>
      </w:r>
      <w:r w:rsidR="00E84271">
        <w:rPr>
          <w:rFonts w:hint="cs"/>
          <w:rtl/>
        </w:rPr>
        <w:t>סייס</w:t>
      </w:r>
      <w:r w:rsidR="00B27514">
        <w:rPr>
          <w:rFonts w:hint="cs"/>
          <w:rtl/>
        </w:rPr>
        <w:t xml:space="preserve"> </w:t>
      </w:r>
      <w:r w:rsidR="003C36FA">
        <w:rPr>
          <w:rFonts w:hint="cs"/>
          <w:rtl/>
        </w:rPr>
        <w:t>[</w:t>
      </w:r>
      <w:r w:rsidR="00E84271">
        <w:rPr>
          <w:rFonts w:hint="cs"/>
          <w:rtl/>
        </w:rPr>
        <w:t>נמנע מ</w:t>
      </w:r>
      <w:r w:rsidR="00FF7807">
        <w:rPr>
          <w:rFonts w:hint="cs"/>
          <w:rtl/>
        </w:rPr>
        <w:t>להזכיר את</w:t>
      </w:r>
      <w:r w:rsidR="00E84271">
        <w:rPr>
          <w:rFonts w:hint="cs"/>
          <w:rtl/>
        </w:rPr>
        <w:t xml:space="preserve"> הבהלה שאלכס </w:t>
      </w:r>
      <w:r w:rsidR="00D22AEB">
        <w:rPr>
          <w:rFonts w:hint="cs"/>
          <w:rtl/>
        </w:rPr>
        <w:t>עורר</w:t>
      </w:r>
      <w:r w:rsidR="00E84271">
        <w:rPr>
          <w:rFonts w:hint="cs"/>
          <w:rtl/>
        </w:rPr>
        <w:t xml:space="preserve"> בטירה, ומשלחות החיפוש</w:t>
      </w:r>
      <w:r w:rsidR="00FF7807">
        <w:rPr>
          <w:rFonts w:hint="cs"/>
          <w:rtl/>
        </w:rPr>
        <w:t xml:space="preserve"> שיצאו בעקבותיו</w:t>
      </w:r>
      <w:r w:rsidR="00E84271">
        <w:rPr>
          <w:rFonts w:hint="cs"/>
          <w:rtl/>
        </w:rPr>
        <w:t>, ובמקום זאת</w:t>
      </w:r>
      <w:r w:rsidR="003C36FA">
        <w:rPr>
          <w:rFonts w:hint="cs"/>
          <w:rtl/>
        </w:rPr>
        <w:t>]</w:t>
      </w:r>
      <w:r w:rsidR="00E84271">
        <w:rPr>
          <w:rFonts w:hint="cs"/>
          <w:rtl/>
        </w:rPr>
        <w:t xml:space="preserve"> </w:t>
      </w:r>
      <w:r w:rsidR="00B27514">
        <w:rPr>
          <w:rFonts w:hint="cs"/>
          <w:rtl/>
        </w:rPr>
        <w:t>עזר לו ל</w:t>
      </w:r>
      <w:r w:rsidR="00E21F15" w:rsidRPr="00E21F15">
        <w:rPr>
          <w:rFonts w:cs="Times New Roman"/>
          <w:rtl/>
        </w:rPr>
        <w:t>התרומם</w:t>
      </w:r>
      <w:r w:rsidR="00B27514">
        <w:rPr>
          <w:rFonts w:hint="cs"/>
          <w:rtl/>
        </w:rPr>
        <w:t xml:space="preserve"> </w:t>
      </w:r>
      <w:r w:rsidR="00323BAB">
        <w:rPr>
          <w:rFonts w:hint="cs"/>
          <w:rtl/>
        </w:rPr>
        <w:t xml:space="preserve">ולנער את החציר </w:t>
      </w:r>
      <w:r w:rsidR="00046C94">
        <w:rPr>
          <w:rFonts w:hint="cs"/>
          <w:rtl/>
        </w:rPr>
        <w:t xml:space="preserve">והנסורת </w:t>
      </w:r>
      <w:r w:rsidR="00323BAB">
        <w:rPr>
          <w:rFonts w:hint="cs"/>
          <w:rtl/>
        </w:rPr>
        <w:t>שדבק</w:t>
      </w:r>
      <w:r w:rsidR="00046C94">
        <w:rPr>
          <w:rFonts w:hint="cs"/>
          <w:rtl/>
        </w:rPr>
        <w:t>ו</w:t>
      </w:r>
      <w:r w:rsidR="00323BAB">
        <w:rPr>
          <w:rFonts w:hint="cs"/>
          <w:rtl/>
        </w:rPr>
        <w:t xml:space="preserve"> לבגדיו החגיגיים</w:t>
      </w:r>
      <w:r w:rsidR="009F130B">
        <w:rPr>
          <w:rFonts w:hint="cs"/>
          <w:rtl/>
        </w:rPr>
        <w:t>,</w:t>
      </w:r>
      <w:r w:rsidR="00BF5675">
        <w:rPr>
          <w:rFonts w:hint="cs"/>
          <w:rtl/>
        </w:rPr>
        <w:t xml:space="preserve"> </w:t>
      </w:r>
      <w:r w:rsidR="00EA0F97" w:rsidRPr="00EA0F97">
        <w:rPr>
          <w:rFonts w:cs="Times New Roman"/>
          <w:rtl/>
        </w:rPr>
        <w:t xml:space="preserve">והצליח אפילו להציל את המאפרה לפני שהסוסה </w:t>
      </w:r>
      <w:r w:rsidR="00E21F15" w:rsidRPr="00E21F15">
        <w:rPr>
          <w:rFonts w:cs="Times New Roman"/>
          <w:rtl/>
        </w:rPr>
        <w:t xml:space="preserve">רמסה אותה </w:t>
      </w:r>
      <w:r w:rsidR="00BB5EF3" w:rsidRPr="00BB5EF3">
        <w:rPr>
          <w:rFonts w:cs="Times New Roman"/>
          <w:rtl/>
        </w:rPr>
        <w:t xml:space="preserve">בפרסותיה </w:t>
      </w:r>
      <w:r w:rsidR="00E21F15" w:rsidRPr="00E21F15">
        <w:rPr>
          <w:rFonts w:cs="Times New Roman"/>
          <w:rtl/>
        </w:rPr>
        <w:t>כשנעמד</w:t>
      </w:r>
      <w:r w:rsidR="00E21F15">
        <w:rPr>
          <w:rFonts w:cs="Times New Roman" w:hint="cs"/>
          <w:rtl/>
        </w:rPr>
        <w:t>ה</w:t>
      </w:r>
      <w:r w:rsidR="00EA0F97" w:rsidRPr="00EA0F97">
        <w:rPr>
          <w:rFonts w:cs="Times New Roman"/>
          <w:rtl/>
        </w:rPr>
        <w:t xml:space="preserve">. אלכס הגיע בקושי עד לכתפיה, היכן שרגליה הקדמיות פגשו את גופה, וכשליטף את אפה הקטיפתי היא הרכינה </w:t>
      </w:r>
      <w:r w:rsidR="00BB5EF3" w:rsidRPr="00BB5EF3">
        <w:rPr>
          <w:rFonts w:cs="Times New Roman"/>
          <w:rtl/>
        </w:rPr>
        <w:t xml:space="preserve">אליו את </w:t>
      </w:r>
      <w:r w:rsidR="00EA0F97" w:rsidRPr="00EA0F97">
        <w:rPr>
          <w:rFonts w:cs="Times New Roman"/>
          <w:rtl/>
        </w:rPr>
        <w:t>ראשה.</w:t>
      </w:r>
    </w:p>
    <w:p w14:paraId="67000AB5" w14:textId="2A5C3981" w:rsidR="00CA0589" w:rsidRDefault="00EA0F97" w:rsidP="005B6F9A">
      <w:pPr>
        <w:rPr>
          <w:rtl/>
        </w:rPr>
      </w:pPr>
      <w:r>
        <w:rPr>
          <w:rFonts w:hint="cs"/>
          <w:rtl/>
        </w:rPr>
        <w:t>"</w:t>
      </w:r>
      <w:r w:rsidR="005B6F9A">
        <w:rPr>
          <w:rFonts w:hint="cs"/>
          <w:rtl/>
        </w:rPr>
        <w:t xml:space="preserve">בחרת לך יצוע </w:t>
      </w:r>
      <w:r>
        <w:rPr>
          <w:rFonts w:hint="cs"/>
          <w:rtl/>
        </w:rPr>
        <w:t>נ</w:t>
      </w:r>
      <w:r w:rsidR="009F130B">
        <w:rPr>
          <w:rFonts w:hint="cs"/>
          <w:rtl/>
        </w:rPr>
        <w:t>ו</w:t>
      </w:r>
      <w:r>
        <w:rPr>
          <w:rFonts w:hint="cs"/>
          <w:rtl/>
        </w:rPr>
        <w:t>ח</w:t>
      </w:r>
      <w:r w:rsidR="009F130B">
        <w:rPr>
          <w:rFonts w:hint="cs"/>
          <w:rtl/>
        </w:rPr>
        <w:t>,</w:t>
      </w:r>
      <w:r w:rsidR="005B6F9A">
        <w:rPr>
          <w:rFonts w:hint="cs"/>
          <w:rtl/>
        </w:rPr>
        <w:t xml:space="preserve"> אדון</w:t>
      </w:r>
      <w:r w:rsidR="00810D79">
        <w:rPr>
          <w:rFonts w:hint="cs"/>
          <w:rtl/>
        </w:rPr>
        <w:t>."</w:t>
      </w:r>
    </w:p>
    <w:p w14:paraId="029AF4A2" w14:textId="2F16C37C" w:rsidR="00EA0F97" w:rsidRDefault="00EA0F97" w:rsidP="00EA0F97">
      <w:pPr>
        <w:rPr>
          <w:rtl/>
        </w:rPr>
      </w:pPr>
      <w:r>
        <w:rPr>
          <w:rFonts w:hint="cs"/>
          <w:rtl/>
        </w:rPr>
        <w:t xml:space="preserve">"מה שמה של הסוסה?" אלכס </w:t>
      </w:r>
      <w:r w:rsidRPr="00EA0F97">
        <w:rPr>
          <w:rFonts w:cs="Times New Roman"/>
          <w:rtl/>
        </w:rPr>
        <w:t>נשם לקרבו את ניחוחה העפרורי, המתוק</w:t>
      </w:r>
      <w:r>
        <w:rPr>
          <w:rFonts w:hint="cs"/>
          <w:rtl/>
        </w:rPr>
        <w:t>.</w:t>
      </w:r>
    </w:p>
    <w:p w14:paraId="55B95ED5" w14:textId="73CCCBE6" w:rsidR="00EA0F97" w:rsidRDefault="00EA0F97" w:rsidP="00EA0F97">
      <w:pPr>
        <w:rPr>
          <w:rtl/>
        </w:rPr>
      </w:pPr>
      <w:r>
        <w:rPr>
          <w:rFonts w:hint="cs"/>
          <w:rtl/>
        </w:rPr>
        <w:lastRenderedPageBreak/>
        <w:t xml:space="preserve">"ברונהילדה שמה," </w:t>
      </w:r>
      <w:r w:rsidR="009F130B">
        <w:rPr>
          <w:rFonts w:hint="cs"/>
          <w:rtl/>
        </w:rPr>
        <w:t>ע</w:t>
      </w:r>
      <w:r>
        <w:rPr>
          <w:rFonts w:hint="cs"/>
          <w:rtl/>
        </w:rPr>
        <w:t xml:space="preserve">נה הסייס במבטאו הצפוני. "הסוסה האהובה על הגברת." </w:t>
      </w:r>
      <w:r w:rsidR="00BB5EF3">
        <w:rPr>
          <w:rFonts w:hint="cs"/>
          <w:rtl/>
        </w:rPr>
        <w:t>מלאכ</w:t>
      </w:r>
      <w:r w:rsidR="00810D79">
        <w:rPr>
          <w:rFonts w:hint="cs"/>
          <w:rtl/>
        </w:rPr>
        <w:t>תו העיקרית</w:t>
      </w:r>
      <w:r w:rsidR="00B91D03">
        <w:rPr>
          <w:rFonts w:hint="cs"/>
          <w:rtl/>
        </w:rPr>
        <w:t xml:space="preserve"> </w:t>
      </w:r>
      <w:r w:rsidR="00810D79">
        <w:rPr>
          <w:rFonts w:hint="cs"/>
          <w:rtl/>
        </w:rPr>
        <w:t>בימי החורף הקרים</w:t>
      </w:r>
      <w:r>
        <w:rPr>
          <w:rFonts w:hint="cs"/>
          <w:rtl/>
        </w:rPr>
        <w:t xml:space="preserve"> </w:t>
      </w:r>
      <w:r w:rsidR="001C5A04">
        <w:rPr>
          <w:rFonts w:hint="cs"/>
          <w:rtl/>
        </w:rPr>
        <w:t>הייתה</w:t>
      </w:r>
      <w:r w:rsidR="00810D79">
        <w:rPr>
          <w:rFonts w:hint="cs"/>
          <w:rtl/>
        </w:rPr>
        <w:t xml:space="preserve"> </w:t>
      </w:r>
      <w:r w:rsidR="00EF37D8">
        <w:rPr>
          <w:rFonts w:hint="cs"/>
          <w:rtl/>
        </w:rPr>
        <w:t>פ</w:t>
      </w:r>
      <w:r w:rsidR="00577CA4">
        <w:rPr>
          <w:rFonts w:hint="cs"/>
          <w:rtl/>
        </w:rPr>
        <w:t>י</w:t>
      </w:r>
      <w:r w:rsidR="00EF37D8">
        <w:rPr>
          <w:rFonts w:hint="cs"/>
          <w:rtl/>
        </w:rPr>
        <w:t>ט</w:t>
      </w:r>
      <w:r w:rsidR="00734906">
        <w:rPr>
          <w:rFonts w:hint="cs"/>
          <w:rtl/>
        </w:rPr>
        <w:t>ו</w:t>
      </w:r>
      <w:r w:rsidR="00EF37D8">
        <w:rPr>
          <w:rFonts w:hint="cs"/>
          <w:rtl/>
        </w:rPr>
        <w:t>ם</w:t>
      </w:r>
      <w:r w:rsidR="00810D79">
        <w:rPr>
          <w:rFonts w:hint="cs"/>
          <w:rtl/>
        </w:rPr>
        <w:t xml:space="preserve"> הסוסים</w:t>
      </w:r>
      <w:r w:rsidR="00A634E6">
        <w:rPr>
          <w:rFonts w:hint="cs"/>
          <w:rtl/>
        </w:rPr>
        <w:t xml:space="preserve"> </w:t>
      </w:r>
      <w:r w:rsidR="00DB1DFB">
        <w:rPr>
          <w:rFonts w:hint="cs"/>
          <w:rtl/>
        </w:rPr>
        <w:t>ב</w:t>
      </w:r>
      <w:r w:rsidR="00B91D03">
        <w:rPr>
          <w:rFonts w:hint="cs"/>
          <w:rtl/>
        </w:rPr>
        <w:t xml:space="preserve">שפע קש (הסייס לא האמין </w:t>
      </w:r>
      <w:r w:rsidR="00231C2B">
        <w:rPr>
          <w:rFonts w:hint="cs"/>
          <w:rtl/>
        </w:rPr>
        <w:t xml:space="preserve">בתזונה המבוססת על </w:t>
      </w:r>
      <w:r w:rsidR="00B91D03">
        <w:rPr>
          <w:rFonts w:hint="cs"/>
          <w:rtl/>
        </w:rPr>
        <w:t>גרג</w:t>
      </w:r>
      <w:r w:rsidR="00DE46EB">
        <w:rPr>
          <w:rFonts w:hint="cs"/>
          <w:rtl/>
        </w:rPr>
        <w:t>י</w:t>
      </w:r>
      <w:r w:rsidR="00B91D03">
        <w:rPr>
          <w:rFonts w:hint="cs"/>
          <w:rtl/>
        </w:rPr>
        <w:t>רים וגרעינים</w:t>
      </w:r>
      <w:r w:rsidR="00DB1DFB">
        <w:rPr>
          <w:rFonts w:hint="cs"/>
          <w:rtl/>
        </w:rPr>
        <w:t xml:space="preserve"> עתירי</w:t>
      </w:r>
      <w:r w:rsidR="00DE46EB">
        <w:rPr>
          <w:rFonts w:hint="cs"/>
          <w:rtl/>
        </w:rPr>
        <w:t xml:space="preserve"> </w:t>
      </w:r>
      <w:r w:rsidR="00DB1DFB">
        <w:rPr>
          <w:rFonts w:hint="cs"/>
          <w:rtl/>
        </w:rPr>
        <w:t>שומן</w:t>
      </w:r>
      <w:r w:rsidR="00B91D03">
        <w:rPr>
          <w:rFonts w:hint="cs"/>
          <w:rtl/>
        </w:rPr>
        <w:t xml:space="preserve"> אלא במשורה)</w:t>
      </w:r>
      <w:r w:rsidR="00734906">
        <w:rPr>
          <w:rFonts w:hint="cs"/>
          <w:rtl/>
        </w:rPr>
        <w:t xml:space="preserve"> </w:t>
      </w:r>
      <w:r w:rsidR="00DE46EB">
        <w:rPr>
          <w:rtl/>
        </w:rPr>
        <w:t>–</w:t>
      </w:r>
      <w:r w:rsidR="00DE46EB">
        <w:rPr>
          <w:rFonts w:hint="cs"/>
          <w:rtl/>
        </w:rPr>
        <w:t xml:space="preserve"> </w:t>
      </w:r>
      <w:r w:rsidR="00231C2B">
        <w:rPr>
          <w:rFonts w:hint="cs"/>
          <w:rtl/>
        </w:rPr>
        <w:t>תבואה</w:t>
      </w:r>
      <w:r w:rsidR="00B91D03">
        <w:rPr>
          <w:rFonts w:hint="cs"/>
          <w:rtl/>
        </w:rPr>
        <w:t xml:space="preserve"> ששדות</w:t>
      </w:r>
      <w:r w:rsidR="00E21F15">
        <w:rPr>
          <w:rFonts w:hint="cs"/>
          <w:rtl/>
        </w:rPr>
        <w:t>יה</w:t>
      </w:r>
      <w:r w:rsidR="00B91D03">
        <w:rPr>
          <w:rFonts w:hint="cs"/>
          <w:rtl/>
        </w:rPr>
        <w:t xml:space="preserve"> הנרחבים </w:t>
      </w:r>
      <w:r w:rsidR="00AD5767">
        <w:rPr>
          <w:rFonts w:hint="cs"/>
          <w:rtl/>
        </w:rPr>
        <w:t xml:space="preserve">של </w:t>
      </w:r>
      <w:r w:rsidR="00B91D03">
        <w:rPr>
          <w:rFonts w:hint="cs"/>
          <w:rtl/>
        </w:rPr>
        <w:t>הטירה ה</w:t>
      </w:r>
      <w:r w:rsidR="00231C2B">
        <w:rPr>
          <w:rFonts w:hint="cs"/>
          <w:rtl/>
        </w:rPr>
        <w:t>ניבו</w:t>
      </w:r>
      <w:r w:rsidR="00B91D03">
        <w:rPr>
          <w:rFonts w:hint="cs"/>
          <w:rtl/>
        </w:rPr>
        <w:t xml:space="preserve"> באיכות מעולה, ו</w:t>
      </w:r>
      <w:r w:rsidR="00231C2B">
        <w:rPr>
          <w:rFonts w:hint="cs"/>
          <w:rtl/>
        </w:rPr>
        <w:t>נותר</w:t>
      </w:r>
      <w:r w:rsidR="00DE46EB">
        <w:rPr>
          <w:rFonts w:hint="cs"/>
          <w:rtl/>
        </w:rPr>
        <w:t>ה</w:t>
      </w:r>
      <w:r w:rsidR="00231C2B">
        <w:rPr>
          <w:rFonts w:hint="cs"/>
          <w:rtl/>
        </w:rPr>
        <w:t xml:space="preserve"> </w:t>
      </w:r>
      <w:r w:rsidR="00B91D03">
        <w:rPr>
          <w:rFonts w:hint="cs"/>
          <w:rtl/>
        </w:rPr>
        <w:t>אחד ממקורות ההכנסה העיקריים</w:t>
      </w:r>
      <w:r w:rsidR="00EF37D8">
        <w:rPr>
          <w:rFonts w:hint="cs"/>
          <w:rtl/>
        </w:rPr>
        <w:t xml:space="preserve">. </w:t>
      </w:r>
    </w:p>
    <w:p w14:paraId="5DEB2450" w14:textId="4EF34D2D" w:rsidR="007A6871" w:rsidRDefault="00231C2B" w:rsidP="00EA0F97">
      <w:pPr>
        <w:rPr>
          <w:rtl/>
        </w:rPr>
      </w:pPr>
      <w:r>
        <w:rPr>
          <w:rFonts w:hint="cs"/>
          <w:rtl/>
        </w:rPr>
        <w:t>לאחר</w:t>
      </w:r>
      <w:r w:rsidR="00AD5767">
        <w:rPr>
          <w:rFonts w:hint="cs"/>
          <w:rtl/>
        </w:rPr>
        <w:t xml:space="preserve"> שהעמיס את האבו</w:t>
      </w:r>
      <w:r w:rsidR="000B1A86">
        <w:rPr>
          <w:rFonts w:hint="cs"/>
          <w:rtl/>
        </w:rPr>
        <w:t>ס</w:t>
      </w:r>
      <w:r w:rsidR="00BB5EF3">
        <w:rPr>
          <w:rFonts w:hint="cs"/>
          <w:rtl/>
        </w:rPr>
        <w:t>,</w:t>
      </w:r>
      <w:r w:rsidR="000B1A86">
        <w:rPr>
          <w:rFonts w:hint="cs"/>
          <w:rtl/>
        </w:rPr>
        <w:t xml:space="preserve"> אלכס </w:t>
      </w:r>
      <w:r w:rsidR="00577CA4">
        <w:rPr>
          <w:rFonts w:hint="cs"/>
          <w:rtl/>
        </w:rPr>
        <w:t>עזר ל</w:t>
      </w:r>
      <w:r w:rsidR="000B1A86">
        <w:rPr>
          <w:rFonts w:hint="cs"/>
          <w:rtl/>
        </w:rPr>
        <w:t xml:space="preserve">מלא את השוקת במים טריים, והדליק את המחמם </w:t>
      </w:r>
      <w:r w:rsidR="007A6871" w:rsidRPr="007A6871">
        <w:rPr>
          <w:rFonts w:cs="Times New Roman"/>
          <w:rtl/>
        </w:rPr>
        <w:t>שצף על פניה</w:t>
      </w:r>
      <w:r w:rsidR="000B1A86">
        <w:rPr>
          <w:rFonts w:hint="cs"/>
          <w:rtl/>
        </w:rPr>
        <w:t xml:space="preserve">. </w:t>
      </w:r>
    </w:p>
    <w:p w14:paraId="07A7A929" w14:textId="0366DB0A" w:rsidR="00DB1DFB" w:rsidRDefault="00EF37D8" w:rsidP="00EA0F97">
      <w:pPr>
        <w:rPr>
          <w:rtl/>
        </w:rPr>
      </w:pPr>
      <w:r>
        <w:rPr>
          <w:rFonts w:hint="cs"/>
          <w:rtl/>
        </w:rPr>
        <w:t xml:space="preserve">אוזניים קרות משמען סוס קר, </w:t>
      </w:r>
      <w:r w:rsidR="007A6871" w:rsidRPr="00EC4425">
        <w:rPr>
          <w:rFonts w:cs="Times New Roman"/>
          <w:rtl/>
        </w:rPr>
        <w:t xml:space="preserve">הסייס </w:t>
      </w:r>
      <w:r w:rsidR="00EC4425" w:rsidRPr="00EC4425">
        <w:rPr>
          <w:rFonts w:cs="Times New Roman"/>
          <w:rtl/>
        </w:rPr>
        <w:t>הסביר</w:t>
      </w:r>
      <w:r w:rsidR="007A6871">
        <w:rPr>
          <w:rFonts w:cs="Times New Roman" w:hint="cs"/>
          <w:rtl/>
        </w:rPr>
        <w:t xml:space="preserve"> לו</w:t>
      </w:r>
      <w:r w:rsidR="00EC4425" w:rsidRPr="00EC4425">
        <w:rPr>
          <w:rFonts w:cs="Times New Roman"/>
          <w:rtl/>
        </w:rPr>
        <w:t xml:space="preserve">, </w:t>
      </w:r>
      <w:r>
        <w:rPr>
          <w:rFonts w:hint="cs"/>
          <w:rtl/>
        </w:rPr>
        <w:t xml:space="preserve">וכשסוס רועד מקור, ובכן </w:t>
      </w:r>
      <w:r>
        <w:rPr>
          <w:rtl/>
        </w:rPr>
        <w:t>–</w:t>
      </w:r>
      <w:r>
        <w:rPr>
          <w:rFonts w:hint="cs"/>
          <w:rtl/>
        </w:rPr>
        <w:t xml:space="preserve"> </w:t>
      </w:r>
      <w:r w:rsidR="00CC212C">
        <w:rPr>
          <w:rFonts w:hint="cs"/>
          <w:rtl/>
        </w:rPr>
        <w:t xml:space="preserve">הוא לא פירט מעבר לכך. </w:t>
      </w:r>
      <w:r w:rsidR="00EC4425">
        <w:rPr>
          <w:rFonts w:hint="cs"/>
          <w:rtl/>
        </w:rPr>
        <w:t>[</w:t>
      </w:r>
      <w:r>
        <w:rPr>
          <w:rFonts w:hint="cs"/>
          <w:rtl/>
        </w:rPr>
        <w:t xml:space="preserve">הסייס </w:t>
      </w:r>
      <w:r w:rsidR="00231C2B">
        <w:rPr>
          <w:rFonts w:hint="cs"/>
          <w:rtl/>
        </w:rPr>
        <w:t xml:space="preserve">ששימש פעם כנער-אורוות בטירה אחרת שזה מכבר </w:t>
      </w:r>
      <w:r w:rsidR="00FF7807">
        <w:rPr>
          <w:rFonts w:hint="cs"/>
          <w:rtl/>
        </w:rPr>
        <w:t>הועברה לחזקת</w:t>
      </w:r>
      <w:r w:rsidR="00231C2B">
        <w:rPr>
          <w:rFonts w:hint="cs"/>
          <w:rtl/>
        </w:rPr>
        <w:t xml:space="preserve"> </w:t>
      </w:r>
      <w:r w:rsidR="00FF7807">
        <w:rPr>
          <w:rFonts w:hint="cs"/>
          <w:rtl/>
        </w:rPr>
        <w:t>ה</w:t>
      </w:r>
      <w:r w:rsidR="00231C2B">
        <w:rPr>
          <w:rFonts w:hint="cs"/>
          <w:rtl/>
        </w:rPr>
        <w:t xml:space="preserve">מדינה, </w:t>
      </w:r>
      <w:r>
        <w:rPr>
          <w:rFonts w:hint="cs"/>
          <w:rtl/>
        </w:rPr>
        <w:t xml:space="preserve">סרב </w:t>
      </w:r>
      <w:r w:rsidR="00D22AEB">
        <w:rPr>
          <w:rFonts w:hint="cs"/>
          <w:rtl/>
        </w:rPr>
        <w:t>לחוות</w:t>
      </w:r>
      <w:r w:rsidR="009564E3">
        <w:rPr>
          <w:rFonts w:hint="cs"/>
          <w:rtl/>
        </w:rPr>
        <w:t xml:space="preserve"> </w:t>
      </w:r>
      <w:r>
        <w:rPr>
          <w:rFonts w:hint="cs"/>
          <w:rtl/>
        </w:rPr>
        <w:t xml:space="preserve">דעתו לגבי </w:t>
      </w:r>
      <w:r w:rsidR="00577CA4">
        <w:rPr>
          <w:rFonts w:hint="cs"/>
          <w:rtl/>
        </w:rPr>
        <w:t xml:space="preserve">אחריתם הראויה של </w:t>
      </w:r>
      <w:r w:rsidR="00B91D03">
        <w:rPr>
          <w:rFonts w:hint="cs"/>
          <w:rtl/>
        </w:rPr>
        <w:t>סייסים</w:t>
      </w:r>
      <w:r>
        <w:rPr>
          <w:rFonts w:hint="cs"/>
          <w:rtl/>
        </w:rPr>
        <w:t xml:space="preserve"> </w:t>
      </w:r>
      <w:r w:rsidR="00B91D03">
        <w:rPr>
          <w:rFonts w:hint="cs"/>
          <w:rtl/>
        </w:rPr>
        <w:t>ש</w:t>
      </w:r>
      <w:r>
        <w:rPr>
          <w:rFonts w:hint="cs"/>
          <w:rtl/>
        </w:rPr>
        <w:t>סוסי</w:t>
      </w:r>
      <w:r w:rsidR="00B91D03">
        <w:rPr>
          <w:rFonts w:hint="cs"/>
          <w:rtl/>
        </w:rPr>
        <w:t>ה</w:t>
      </w:r>
      <w:r>
        <w:rPr>
          <w:rFonts w:hint="cs"/>
          <w:rtl/>
        </w:rPr>
        <w:t>ם רועדים בחורף. בכל אופן,</w:t>
      </w:r>
      <w:r w:rsidR="00EC4425">
        <w:rPr>
          <w:rFonts w:hint="cs"/>
          <w:rtl/>
        </w:rPr>
        <w:t>]</w:t>
      </w:r>
      <w:r>
        <w:rPr>
          <w:rFonts w:hint="cs"/>
          <w:rtl/>
        </w:rPr>
        <w:t xml:space="preserve"> בשמיכות חימום למיניהן לא האמין, כי </w:t>
      </w:r>
      <w:r w:rsidR="00DE46EB">
        <w:rPr>
          <w:rFonts w:hint="cs"/>
          <w:rtl/>
        </w:rPr>
        <w:t xml:space="preserve">הן </w:t>
      </w:r>
      <w:r>
        <w:rPr>
          <w:rFonts w:hint="cs"/>
          <w:rtl/>
        </w:rPr>
        <w:t>פגעו ביכולת</w:t>
      </w:r>
      <w:r w:rsidR="00D22AEB">
        <w:rPr>
          <w:rFonts w:hint="cs"/>
          <w:rtl/>
        </w:rPr>
        <w:t>ו</w:t>
      </w:r>
      <w:r>
        <w:rPr>
          <w:rFonts w:hint="cs"/>
          <w:rtl/>
        </w:rPr>
        <w:t xml:space="preserve"> הטבעית של </w:t>
      </w:r>
      <w:r w:rsidR="00435904">
        <w:rPr>
          <w:rFonts w:hint="cs"/>
          <w:rtl/>
        </w:rPr>
        <w:t>שער</w:t>
      </w:r>
      <w:r>
        <w:rPr>
          <w:rFonts w:hint="cs"/>
          <w:rtl/>
        </w:rPr>
        <w:t xml:space="preserve"> החורף</w:t>
      </w:r>
      <w:r w:rsidR="00EC4425" w:rsidRPr="00EC4425">
        <w:rPr>
          <w:rFonts w:cs="Times New Roman"/>
          <w:rtl/>
        </w:rPr>
        <w:t>, שצמח סמיך וארוך אצל כל סוס בריא,</w:t>
      </w:r>
      <w:r w:rsidR="006B6AAA">
        <w:rPr>
          <w:rFonts w:cs="Times New Roman"/>
          <w:rtl/>
        </w:rPr>
        <w:t xml:space="preserve"> </w:t>
      </w:r>
      <w:r>
        <w:rPr>
          <w:rFonts w:hint="cs"/>
          <w:rtl/>
        </w:rPr>
        <w:t xml:space="preserve">לבודד. </w:t>
      </w:r>
      <w:r w:rsidR="00DB1DFB">
        <w:rPr>
          <w:rFonts w:hint="cs"/>
          <w:rtl/>
        </w:rPr>
        <w:t xml:space="preserve">הוא הראה לאלכס </w:t>
      </w:r>
      <w:r>
        <w:rPr>
          <w:rFonts w:hint="cs"/>
          <w:rtl/>
        </w:rPr>
        <w:t xml:space="preserve">כיצד </w:t>
      </w:r>
      <w:r w:rsidR="001347EC">
        <w:rPr>
          <w:rFonts w:hint="cs"/>
          <w:rtl/>
        </w:rPr>
        <w:t>יש למשש</w:t>
      </w:r>
      <w:r w:rsidR="00DB1DFB">
        <w:rPr>
          <w:rFonts w:hint="cs"/>
          <w:rtl/>
        </w:rPr>
        <w:t xml:space="preserve"> בעדינות (אצבעות</w:t>
      </w:r>
      <w:r>
        <w:rPr>
          <w:rFonts w:hint="cs"/>
          <w:rtl/>
        </w:rPr>
        <w:t>יו</w:t>
      </w:r>
      <w:r w:rsidR="00DB1DFB">
        <w:rPr>
          <w:rFonts w:hint="cs"/>
          <w:rtl/>
        </w:rPr>
        <w:t xml:space="preserve"> של ילד כאילו נועדו לשם כך) את צלעותיהם</w:t>
      </w:r>
      <w:r>
        <w:rPr>
          <w:rFonts w:hint="cs"/>
          <w:rtl/>
        </w:rPr>
        <w:t xml:space="preserve"> של הסוסים</w:t>
      </w:r>
      <w:r w:rsidR="00DB1DFB">
        <w:rPr>
          <w:rFonts w:hint="cs"/>
          <w:rtl/>
        </w:rPr>
        <w:t xml:space="preserve">, </w:t>
      </w:r>
      <w:r w:rsidR="001347EC" w:rsidRPr="001347EC">
        <w:rPr>
          <w:rFonts w:cs="Times New Roman"/>
          <w:rtl/>
        </w:rPr>
        <w:t xml:space="preserve">כדי </w:t>
      </w:r>
      <w:r w:rsidR="00DB1DFB">
        <w:rPr>
          <w:rFonts w:hint="cs"/>
          <w:rtl/>
        </w:rPr>
        <w:t>לחוש מבעד ל</w:t>
      </w:r>
      <w:r w:rsidR="00497A15">
        <w:rPr>
          <w:rFonts w:hint="cs"/>
          <w:rtl/>
        </w:rPr>
        <w:t>שער</w:t>
      </w:r>
      <w:r w:rsidR="00DB1DFB">
        <w:rPr>
          <w:rFonts w:hint="cs"/>
          <w:rtl/>
        </w:rPr>
        <w:t>ם העבה שלא איבדו ממשקלם.</w:t>
      </w:r>
    </w:p>
    <w:p w14:paraId="4611307C" w14:textId="74665AB7" w:rsidR="00EF37D8" w:rsidRDefault="00DB1DFB" w:rsidP="00810D79">
      <w:pPr>
        <w:rPr>
          <w:rFonts w:cs="Times New Roman"/>
          <w:rtl/>
        </w:rPr>
      </w:pPr>
      <w:r>
        <w:rPr>
          <w:rFonts w:hint="cs"/>
          <w:rtl/>
        </w:rPr>
        <w:t>[</w:t>
      </w:r>
      <w:r w:rsidRPr="00DB1DFB">
        <w:t>Your horse should be at such a weight that</w:t>
      </w:r>
      <w:r w:rsidR="00B40BDC">
        <w:t xml:space="preserve"> </w:t>
      </w:r>
      <w:r w:rsidRPr="00DB1DFB">
        <w:t>you cannot see the ribs but can feel them if you run your ringers over the rib cage applying slight pressure</w:t>
      </w:r>
      <w:r w:rsidRPr="00DB1DFB">
        <w:rPr>
          <w:rFonts w:cs="Times New Roman"/>
          <w:rtl/>
        </w:rPr>
        <w:t>.</w:t>
      </w:r>
    </w:p>
    <w:p w14:paraId="1C7DCD6E" w14:textId="77777777" w:rsidR="00EF37D8" w:rsidRDefault="00EF37D8" w:rsidP="00810D79">
      <w:pPr>
        <w:rPr>
          <w:rFonts w:cs="Times New Roman"/>
          <w:rtl/>
        </w:rPr>
      </w:pPr>
      <w:r w:rsidRPr="00EF37D8">
        <w:rPr>
          <w:rFonts w:cs="Times New Roman"/>
        </w:rPr>
        <w:t>A horse's ears are said to be a good indicator of whether or not he is cold - cold ears mean a cold horse</w:t>
      </w:r>
      <w:r w:rsidRPr="00EF37D8">
        <w:rPr>
          <w:rFonts w:cs="Times New Roman"/>
          <w:rtl/>
        </w:rPr>
        <w:t>.</w:t>
      </w:r>
    </w:p>
    <w:p w14:paraId="213EBA46" w14:textId="340A2B97" w:rsidR="00AD5767" w:rsidRDefault="00EE3076" w:rsidP="00231C2B">
      <w:pPr>
        <w:rPr>
          <w:rtl/>
        </w:rPr>
      </w:pPr>
      <w:hyperlink r:id="rId36" w:history="1">
        <w:r w:rsidR="00AD5767" w:rsidRPr="00F426D5">
          <w:rPr>
            <w:rStyle w:val="Hyperlink"/>
          </w:rPr>
          <w:t>WinterCare</w:t>
        </w:r>
      </w:hyperlink>
    </w:p>
    <w:p w14:paraId="1367EECB" w14:textId="77777777" w:rsidR="00CA0589" w:rsidRDefault="00CA0589" w:rsidP="009F7089">
      <w:pPr>
        <w:rPr>
          <w:rtl/>
        </w:rPr>
      </w:pPr>
      <w:r>
        <w:rPr>
          <w:rFonts w:hint="cs"/>
          <w:rtl/>
        </w:rPr>
        <w:t>"הפרסות שלו קטנות ועגולות. הוא דוהר טוב?" [ד</w:t>
      </w:r>
      <w:r w:rsidR="00C1152E">
        <w:rPr>
          <w:rFonts w:hint="cs"/>
          <w:rtl/>
        </w:rPr>
        <w:t>ווקא בשם הוורד עמ' 25 כתוב שסוס</w:t>
      </w:r>
      <w:r>
        <w:rPr>
          <w:rFonts w:hint="cs"/>
          <w:rtl/>
        </w:rPr>
        <w:t>ים כאלו הם ממש טובים...]</w:t>
      </w:r>
    </w:p>
    <w:p w14:paraId="15409620" w14:textId="52845122" w:rsidR="00CA0589" w:rsidRDefault="00CA0589" w:rsidP="009F7089">
      <w:pPr>
        <w:rPr>
          <w:rtl/>
        </w:rPr>
      </w:pPr>
      <w:r>
        <w:rPr>
          <w:rFonts w:hint="cs"/>
          <w:rtl/>
        </w:rPr>
        <w:t>"הוא הסוס האהוב על הרוזן, ומיטוב לדהור מכל הסוסים האחרים על</w:t>
      </w:r>
      <w:r w:rsidR="001777EB">
        <w:rPr>
          <w:rFonts w:hint="cs"/>
          <w:rtl/>
        </w:rPr>
        <w:t xml:space="preserve"> </w:t>
      </w:r>
      <w:r>
        <w:rPr>
          <w:rFonts w:hint="cs"/>
          <w:rtl/>
        </w:rPr>
        <w:t>אף פרסותיו הקטנות. דהירתו סדירה לחלוטין."</w:t>
      </w:r>
    </w:p>
    <w:p w14:paraId="69CBFBD3" w14:textId="186EA663" w:rsidR="00CA0589" w:rsidRDefault="00CA0589" w:rsidP="009F7089">
      <w:pPr>
        <w:rPr>
          <w:rtl/>
        </w:rPr>
      </w:pPr>
      <w:r>
        <w:rPr>
          <w:rFonts w:hint="cs"/>
          <w:rtl/>
        </w:rPr>
        <w:t>"יש לו עיניים גדולות." וה</w:t>
      </w:r>
      <w:r w:rsidR="00C90C6C">
        <w:rPr>
          <w:rFonts w:hint="cs"/>
          <w:rtl/>
        </w:rPr>
        <w:t>אוזניים</w:t>
      </w:r>
      <w:r>
        <w:rPr>
          <w:rFonts w:hint="cs"/>
          <w:rtl/>
        </w:rPr>
        <w:t xml:space="preserve"> שלו צרות.</w:t>
      </w:r>
    </w:p>
    <w:p w14:paraId="5188C251" w14:textId="4750294A" w:rsidR="00CA0589" w:rsidRDefault="00CA0589" w:rsidP="009F7089">
      <w:pPr>
        <w:rPr>
          <w:rtl/>
        </w:rPr>
      </w:pPr>
      <w:r>
        <w:rPr>
          <w:rFonts w:hint="cs"/>
          <w:rtl/>
        </w:rPr>
        <w:t>[כל זה תיאור של הסוס ה</w:t>
      </w:r>
      <w:r w:rsidR="00B833EF">
        <w:rPr>
          <w:rFonts w:hint="cs"/>
          <w:rtl/>
        </w:rPr>
        <w:t>אידיאל</w:t>
      </w:r>
      <w:r>
        <w:rPr>
          <w:rFonts w:hint="cs"/>
          <w:rtl/>
        </w:rPr>
        <w:t>י מתוך שם הוורד עמ' 25]</w:t>
      </w:r>
    </w:p>
    <w:p w14:paraId="345D9C3B" w14:textId="063F5C87" w:rsidR="00516474" w:rsidRDefault="00516474" w:rsidP="009F7089">
      <w:pPr>
        <w:rPr>
          <w:rtl/>
        </w:rPr>
      </w:pPr>
      <w:r>
        <w:rPr>
          <w:rFonts w:hint="cs"/>
          <w:rtl/>
        </w:rPr>
        <w:t>]</w:t>
      </w:r>
    </w:p>
    <w:p w14:paraId="28FEF8C4" w14:textId="0897EA2C" w:rsidR="00EC4425" w:rsidRDefault="00231C2B" w:rsidP="00250000">
      <w:pPr>
        <w:rPr>
          <w:rtl/>
        </w:rPr>
      </w:pPr>
      <w:r>
        <w:rPr>
          <w:rFonts w:hint="cs"/>
          <w:rtl/>
        </w:rPr>
        <w:t>הסייס</w:t>
      </w:r>
      <w:r w:rsidR="00143C91">
        <w:rPr>
          <w:rFonts w:hint="cs"/>
          <w:rtl/>
        </w:rPr>
        <w:t xml:space="preserve"> עמד בכל תחנוניו של אלכס ו</w:t>
      </w:r>
      <w:r w:rsidR="00163C80">
        <w:rPr>
          <w:rFonts w:hint="cs"/>
          <w:rtl/>
        </w:rPr>
        <w:t>ס</w:t>
      </w:r>
      <w:r>
        <w:rPr>
          <w:rFonts w:hint="cs"/>
          <w:rtl/>
        </w:rPr>
        <w:t>י</w:t>
      </w:r>
      <w:r w:rsidR="00163C80">
        <w:rPr>
          <w:rFonts w:hint="cs"/>
          <w:rtl/>
        </w:rPr>
        <w:t>רב</w:t>
      </w:r>
      <w:r w:rsidR="00143C91">
        <w:rPr>
          <w:rFonts w:hint="cs"/>
          <w:rtl/>
        </w:rPr>
        <w:t xml:space="preserve"> ל</w:t>
      </w:r>
      <w:r w:rsidR="008E33EC">
        <w:rPr>
          <w:rFonts w:hint="cs"/>
          <w:rtl/>
        </w:rPr>
        <w:t>הניח</w:t>
      </w:r>
      <w:r w:rsidR="00143C91">
        <w:rPr>
          <w:rFonts w:hint="cs"/>
          <w:rtl/>
        </w:rPr>
        <w:t xml:space="preserve"> לו לרכ</w:t>
      </w:r>
      <w:r>
        <w:rPr>
          <w:rFonts w:hint="cs"/>
          <w:rtl/>
        </w:rPr>
        <w:t>ו</w:t>
      </w:r>
      <w:r w:rsidR="00143C91">
        <w:rPr>
          <w:rFonts w:hint="cs"/>
          <w:rtl/>
        </w:rPr>
        <w:t>ב</w:t>
      </w:r>
      <w:r w:rsidR="00622077">
        <w:rPr>
          <w:rFonts w:hint="cs"/>
          <w:rtl/>
        </w:rPr>
        <w:t xml:space="preserve"> על הסוסה</w:t>
      </w:r>
      <w:r w:rsidR="00143C91">
        <w:rPr>
          <w:rFonts w:hint="cs"/>
          <w:rtl/>
        </w:rPr>
        <w:t xml:space="preserve"> ב</w:t>
      </w:r>
      <w:r w:rsidR="00163C80">
        <w:rPr>
          <w:rFonts w:hint="cs"/>
          <w:rtl/>
        </w:rPr>
        <w:t>שבילים</w:t>
      </w:r>
      <w:r w:rsidR="00242E73" w:rsidRPr="00242E73">
        <w:rPr>
          <w:rtl/>
        </w:rPr>
        <w:t xml:space="preserve"> </w:t>
      </w:r>
      <w:r w:rsidR="00622077">
        <w:rPr>
          <w:rFonts w:hint="cs"/>
          <w:rtl/>
        </w:rPr>
        <w:t xml:space="preserve">שהיו </w:t>
      </w:r>
      <w:r w:rsidR="00242E73" w:rsidRPr="00242E73">
        <w:rPr>
          <w:rFonts w:cs="Times New Roman"/>
          <w:rtl/>
        </w:rPr>
        <w:t>קפואים</w:t>
      </w:r>
      <w:r w:rsidR="00163C80">
        <w:rPr>
          <w:rFonts w:hint="cs"/>
          <w:rtl/>
        </w:rPr>
        <w:t xml:space="preserve"> </w:t>
      </w:r>
      <w:r w:rsidR="00622077">
        <w:rPr>
          <w:rFonts w:hint="cs"/>
          <w:rtl/>
        </w:rPr>
        <w:t>ו</w:t>
      </w:r>
      <w:r w:rsidR="00FF16F9">
        <w:rPr>
          <w:rFonts w:hint="cs"/>
          <w:rtl/>
        </w:rPr>
        <w:t xml:space="preserve">חלקלקים </w:t>
      </w:r>
      <w:r w:rsidR="00242E73">
        <w:rPr>
          <w:rFonts w:hint="cs"/>
          <w:rtl/>
        </w:rPr>
        <w:t>[</w:t>
      </w:r>
      <w:r w:rsidR="007A6871" w:rsidRPr="007A6871">
        <w:rPr>
          <w:rFonts w:cs="Times New Roman"/>
          <w:rtl/>
        </w:rPr>
        <w:t>מצוּפּי</w:t>
      </w:r>
      <w:r w:rsidR="00242E73">
        <w:rPr>
          <w:rFonts w:cs="Times New Roman" w:hint="cs"/>
          <w:rtl/>
        </w:rPr>
        <w:t xml:space="preserve"> </w:t>
      </w:r>
      <w:r w:rsidR="007A6871" w:rsidRPr="007A6871">
        <w:rPr>
          <w:rFonts w:cs="Times New Roman"/>
          <w:rtl/>
        </w:rPr>
        <w:t>צירה – כי יש בפרק הבא את המילה עטוי</w:t>
      </w:r>
      <w:r w:rsidR="009F7089">
        <w:rPr>
          <w:rFonts w:hint="cs"/>
          <w:rtl/>
        </w:rPr>
        <w:t>-</w:t>
      </w:r>
      <w:r w:rsidR="00163C80">
        <w:rPr>
          <w:rFonts w:hint="cs"/>
          <w:rtl/>
        </w:rPr>
        <w:t>הקרח</w:t>
      </w:r>
      <w:r w:rsidR="00242E73">
        <w:rPr>
          <w:rFonts w:hint="cs"/>
          <w:rtl/>
        </w:rPr>
        <w:t>]</w:t>
      </w:r>
      <w:r w:rsidR="00143C91">
        <w:rPr>
          <w:rFonts w:hint="cs"/>
          <w:rtl/>
        </w:rPr>
        <w:t xml:space="preserve">, אבל </w:t>
      </w:r>
      <w:r w:rsidR="00B27514">
        <w:rPr>
          <w:rFonts w:hint="cs"/>
          <w:rtl/>
        </w:rPr>
        <w:t>לפני</w:t>
      </w:r>
      <w:r w:rsidR="00A45CD6">
        <w:rPr>
          <w:rFonts w:hint="cs"/>
          <w:rtl/>
        </w:rPr>
        <w:t xml:space="preserve"> שה</w:t>
      </w:r>
      <w:r w:rsidR="00EC4425">
        <w:rPr>
          <w:rFonts w:hint="cs"/>
          <w:rtl/>
        </w:rPr>
        <w:t>חזיר אות</w:t>
      </w:r>
      <w:r w:rsidR="00DB4FAB">
        <w:rPr>
          <w:rFonts w:hint="cs"/>
          <w:rtl/>
        </w:rPr>
        <w:t>ו אל</w:t>
      </w:r>
      <w:r w:rsidR="00A45CD6">
        <w:rPr>
          <w:rFonts w:hint="cs"/>
          <w:rtl/>
        </w:rPr>
        <w:t xml:space="preserve"> </w:t>
      </w:r>
      <w:r w:rsidR="00DB4FAB">
        <w:rPr>
          <w:rFonts w:hint="cs"/>
          <w:rtl/>
        </w:rPr>
        <w:t>ה</w:t>
      </w:r>
      <w:r w:rsidR="00A45CD6">
        <w:rPr>
          <w:rFonts w:hint="cs"/>
          <w:rtl/>
        </w:rPr>
        <w:t>טירה הרשה</w:t>
      </w:r>
      <w:r w:rsidR="00B27514">
        <w:rPr>
          <w:rFonts w:hint="cs"/>
          <w:rtl/>
        </w:rPr>
        <w:t xml:space="preserve"> לו ללטף ינשוף קטן</w:t>
      </w:r>
      <w:r w:rsidR="00554708">
        <w:rPr>
          <w:rFonts w:hint="cs"/>
          <w:rtl/>
        </w:rPr>
        <w:t>, דייר של קבע באורווה</w:t>
      </w:r>
      <w:r w:rsidR="008455AF">
        <w:rPr>
          <w:rFonts w:hint="cs"/>
          <w:rtl/>
        </w:rPr>
        <w:t>,</w:t>
      </w:r>
      <w:r w:rsidR="00B27514">
        <w:rPr>
          <w:rFonts w:hint="cs"/>
          <w:rtl/>
        </w:rPr>
        <w:t xml:space="preserve"> </w:t>
      </w:r>
      <w:r w:rsidR="00A35856">
        <w:rPr>
          <w:rFonts w:hint="cs"/>
          <w:rtl/>
        </w:rPr>
        <w:t>שבעלי הטירה אפ</w:t>
      </w:r>
      <w:r w:rsidR="00A45CD6">
        <w:rPr>
          <w:rFonts w:hint="cs"/>
          <w:rtl/>
        </w:rPr>
        <w:t>ילו לא ידעו שהיה ברשותם</w:t>
      </w:r>
      <w:r>
        <w:rPr>
          <w:rFonts w:hint="cs"/>
          <w:rtl/>
        </w:rPr>
        <w:t>.</w:t>
      </w:r>
      <w:r w:rsidR="009F7089">
        <w:rPr>
          <w:rFonts w:hint="cs"/>
          <w:rtl/>
        </w:rPr>
        <w:t xml:space="preserve"> </w:t>
      </w:r>
      <w:r w:rsidR="00163C80">
        <w:rPr>
          <w:rFonts w:hint="cs"/>
          <w:rtl/>
        </w:rPr>
        <w:t>רכושם</w:t>
      </w:r>
      <w:r w:rsidR="00554708">
        <w:rPr>
          <w:rFonts w:hint="cs"/>
          <w:rtl/>
        </w:rPr>
        <w:t xml:space="preserve"> אמנם לא</w:t>
      </w:r>
      <w:r w:rsidR="00163C80">
        <w:rPr>
          <w:rFonts w:hint="cs"/>
          <w:rtl/>
        </w:rPr>
        <w:t xml:space="preserve"> היה</w:t>
      </w:r>
      <w:r w:rsidR="00A35856">
        <w:rPr>
          <w:rFonts w:hint="cs"/>
          <w:rtl/>
        </w:rPr>
        <w:t xml:space="preserve"> רב</w:t>
      </w:r>
      <w:r w:rsidR="00163C80">
        <w:rPr>
          <w:rFonts w:hint="cs"/>
          <w:rtl/>
        </w:rPr>
        <w:t xml:space="preserve"> </w:t>
      </w:r>
      <w:r w:rsidR="00554708">
        <w:rPr>
          <w:rFonts w:hint="cs"/>
          <w:rtl/>
        </w:rPr>
        <w:t>כבימי קדם</w:t>
      </w:r>
      <w:r w:rsidR="00A35856">
        <w:rPr>
          <w:rFonts w:hint="cs"/>
          <w:rtl/>
        </w:rPr>
        <w:t xml:space="preserve">, </w:t>
      </w:r>
      <w:r w:rsidR="00554708">
        <w:rPr>
          <w:rFonts w:hint="cs"/>
          <w:rtl/>
        </w:rPr>
        <w:t xml:space="preserve">אך </w:t>
      </w:r>
      <w:r w:rsidR="00734906">
        <w:rPr>
          <w:rFonts w:hint="cs"/>
          <w:rtl/>
        </w:rPr>
        <w:t xml:space="preserve">עדיין </w:t>
      </w:r>
      <w:r w:rsidR="00554708">
        <w:rPr>
          <w:rFonts w:hint="cs"/>
          <w:rtl/>
        </w:rPr>
        <w:t xml:space="preserve">כלל </w:t>
      </w:r>
      <w:r w:rsidR="00A35856">
        <w:rPr>
          <w:rFonts w:hint="cs"/>
          <w:rtl/>
        </w:rPr>
        <w:t>מספר</w:t>
      </w:r>
      <w:r w:rsidR="007E47B3">
        <w:rPr>
          <w:rFonts w:hint="cs"/>
          <w:rtl/>
        </w:rPr>
        <w:t xml:space="preserve"> </w:t>
      </w:r>
      <w:r w:rsidR="00BB5EF3">
        <w:rPr>
          <w:rFonts w:hint="cs"/>
          <w:rtl/>
        </w:rPr>
        <w:t>רב</w:t>
      </w:r>
      <w:r w:rsidR="00D22AEB">
        <w:rPr>
          <w:rFonts w:hint="cs"/>
          <w:rtl/>
        </w:rPr>
        <w:t xml:space="preserve"> </w:t>
      </w:r>
      <w:r w:rsidR="007E47B3">
        <w:rPr>
          <w:rFonts w:hint="cs"/>
          <w:rtl/>
        </w:rPr>
        <w:t>של נפשות</w:t>
      </w:r>
      <w:r w:rsidR="00734906">
        <w:rPr>
          <w:rFonts w:hint="cs"/>
          <w:rtl/>
        </w:rPr>
        <w:t>,</w:t>
      </w:r>
      <w:r w:rsidR="00554708">
        <w:rPr>
          <w:rFonts w:hint="cs"/>
          <w:rtl/>
        </w:rPr>
        <w:t xml:space="preserve"> גם אם לא היה בכוחן </w:t>
      </w:r>
      <w:r>
        <w:rPr>
          <w:rFonts w:hint="cs"/>
          <w:rtl/>
        </w:rPr>
        <w:t>של אל</w:t>
      </w:r>
      <w:r w:rsidR="007A6871">
        <w:rPr>
          <w:rFonts w:hint="cs"/>
          <w:rtl/>
        </w:rPr>
        <w:t>ו</w:t>
      </w:r>
      <w:r>
        <w:rPr>
          <w:rFonts w:hint="cs"/>
          <w:rtl/>
        </w:rPr>
        <w:t xml:space="preserve"> </w:t>
      </w:r>
      <w:r w:rsidR="00554708">
        <w:rPr>
          <w:rFonts w:hint="cs"/>
          <w:rtl/>
        </w:rPr>
        <w:t>להניב את המ</w:t>
      </w:r>
      <w:r w:rsidR="00DE46EB">
        <w:rPr>
          <w:rFonts w:hint="cs"/>
          <w:rtl/>
        </w:rPr>
        <w:t>י</w:t>
      </w:r>
      <w:r w:rsidR="00554708">
        <w:rPr>
          <w:rFonts w:hint="cs"/>
          <w:rtl/>
        </w:rPr>
        <w:t>ליונים שנדרשו לשם השבת חדרי הטירה לפאר העבר</w:t>
      </w:r>
      <w:r>
        <w:rPr>
          <w:rFonts w:hint="cs"/>
          <w:rtl/>
        </w:rPr>
        <w:t>. הסייס</w:t>
      </w:r>
      <w:r w:rsidR="007E47B3">
        <w:rPr>
          <w:rFonts w:hint="cs"/>
          <w:rtl/>
        </w:rPr>
        <w:t xml:space="preserve"> </w:t>
      </w:r>
      <w:r w:rsidR="00734906">
        <w:rPr>
          <w:rFonts w:hint="cs"/>
          <w:rtl/>
        </w:rPr>
        <w:t>אותת</w:t>
      </w:r>
      <w:r w:rsidR="00426875">
        <w:rPr>
          <w:rFonts w:hint="cs"/>
          <w:rtl/>
        </w:rPr>
        <w:t xml:space="preserve"> לינשוף </w:t>
      </w:r>
      <w:r w:rsidR="00956D80">
        <w:rPr>
          <w:rFonts w:hint="cs"/>
          <w:rtl/>
        </w:rPr>
        <w:t>באצבע צרד</w:t>
      </w:r>
      <w:r w:rsidR="00BB5EF3">
        <w:rPr>
          <w:rFonts w:hint="cs"/>
          <w:rtl/>
        </w:rPr>
        <w:t>ה</w:t>
      </w:r>
      <w:r w:rsidR="00956D80">
        <w:rPr>
          <w:rFonts w:hint="cs"/>
          <w:rtl/>
        </w:rPr>
        <w:t xml:space="preserve"> וזה </w:t>
      </w:r>
      <w:r w:rsidR="00426875">
        <w:rPr>
          <w:rFonts w:hint="cs"/>
          <w:rtl/>
        </w:rPr>
        <w:t xml:space="preserve">התקרב </w:t>
      </w:r>
      <w:r w:rsidR="009F7089">
        <w:rPr>
          <w:rFonts w:hint="cs"/>
          <w:rtl/>
        </w:rPr>
        <w:t xml:space="preserve">אליהם </w:t>
      </w:r>
      <w:r w:rsidR="00554708">
        <w:rPr>
          <w:rFonts w:hint="cs"/>
          <w:rtl/>
        </w:rPr>
        <w:t xml:space="preserve">בניתורים מדודים, </w:t>
      </w:r>
      <w:r>
        <w:rPr>
          <w:rFonts w:hint="cs"/>
          <w:rtl/>
        </w:rPr>
        <w:t>הבעת</w:t>
      </w:r>
      <w:r w:rsidR="00DE46EB">
        <w:rPr>
          <w:rFonts w:hint="cs"/>
          <w:rtl/>
        </w:rPr>
        <w:t xml:space="preserve"> </w:t>
      </w:r>
      <w:r>
        <w:rPr>
          <w:rFonts w:hint="cs"/>
          <w:rtl/>
        </w:rPr>
        <w:t xml:space="preserve">זעף על פניו הקטנות. ובכל זאת </w:t>
      </w:r>
      <w:r w:rsidR="00956D80">
        <w:rPr>
          <w:rFonts w:hint="cs"/>
          <w:rtl/>
        </w:rPr>
        <w:t>התמסר למגעו של אלכס,</w:t>
      </w:r>
      <w:r w:rsidR="00B27514">
        <w:rPr>
          <w:rFonts w:hint="cs"/>
          <w:rtl/>
        </w:rPr>
        <w:t xml:space="preserve"> </w:t>
      </w:r>
      <w:r w:rsidR="00956D80">
        <w:rPr>
          <w:rFonts w:hint="cs"/>
          <w:rtl/>
        </w:rPr>
        <w:t>ל</w:t>
      </w:r>
      <w:r w:rsidR="009F7089">
        <w:rPr>
          <w:rFonts w:hint="cs"/>
          <w:rtl/>
        </w:rPr>
        <w:t>ל</w:t>
      </w:r>
      <w:r w:rsidR="00B27514">
        <w:rPr>
          <w:rFonts w:hint="cs"/>
          <w:rtl/>
        </w:rPr>
        <w:t>ט</w:t>
      </w:r>
      <w:r w:rsidR="00956D80">
        <w:rPr>
          <w:rFonts w:hint="cs"/>
          <w:rtl/>
        </w:rPr>
        <w:t xml:space="preserve">יפות </w:t>
      </w:r>
      <w:r w:rsidR="00B27514">
        <w:rPr>
          <w:rFonts w:hint="cs"/>
          <w:rtl/>
        </w:rPr>
        <w:t xml:space="preserve">נוצות ראשו </w:t>
      </w:r>
      <w:r w:rsidR="00A35856">
        <w:rPr>
          <w:rFonts w:hint="cs"/>
          <w:rtl/>
        </w:rPr>
        <w:t>מהמקור עד לקצה הקרקפת</w:t>
      </w:r>
      <w:r w:rsidR="00DE46EB">
        <w:rPr>
          <w:rFonts w:hint="cs"/>
          <w:rtl/>
        </w:rPr>
        <w:t>,</w:t>
      </w:r>
      <w:r w:rsidR="00426875">
        <w:rPr>
          <w:rFonts w:hint="cs"/>
          <w:rtl/>
        </w:rPr>
        <w:t xml:space="preserve"> ובעיקר המצח נעתר</w:t>
      </w:r>
      <w:r w:rsidR="007E47B3">
        <w:rPr>
          <w:rFonts w:hint="cs"/>
          <w:rtl/>
        </w:rPr>
        <w:t xml:space="preserve">, </w:t>
      </w:r>
      <w:r w:rsidR="00426875">
        <w:rPr>
          <w:rFonts w:hint="cs"/>
          <w:rtl/>
        </w:rPr>
        <w:t>עיני</w:t>
      </w:r>
      <w:r w:rsidR="00956D80">
        <w:rPr>
          <w:rFonts w:hint="cs"/>
          <w:rtl/>
        </w:rPr>
        <w:t>ו</w:t>
      </w:r>
      <w:r w:rsidR="00426875">
        <w:rPr>
          <w:rFonts w:hint="cs"/>
          <w:rtl/>
        </w:rPr>
        <w:t xml:space="preserve"> התעגלו </w:t>
      </w:r>
      <w:r w:rsidR="00956D80">
        <w:rPr>
          <w:rFonts w:hint="cs"/>
          <w:rtl/>
        </w:rPr>
        <w:t>ב</w:t>
      </w:r>
      <w:r w:rsidR="005F013C">
        <w:rPr>
          <w:rFonts w:hint="cs"/>
          <w:rtl/>
        </w:rPr>
        <w:t>פינוק</w:t>
      </w:r>
      <w:r w:rsidR="00426875">
        <w:rPr>
          <w:rFonts w:hint="cs"/>
          <w:rtl/>
        </w:rPr>
        <w:t xml:space="preserve">, </w:t>
      </w:r>
      <w:r w:rsidR="00577CA4">
        <w:rPr>
          <w:rFonts w:hint="cs"/>
          <w:rtl/>
        </w:rPr>
        <w:t>ו</w:t>
      </w:r>
      <w:r w:rsidR="007E47B3">
        <w:rPr>
          <w:rFonts w:hint="cs"/>
          <w:rtl/>
        </w:rPr>
        <w:t>ה</w:t>
      </w:r>
      <w:r w:rsidR="00D660AE">
        <w:rPr>
          <w:rFonts w:hint="cs"/>
          <w:rtl/>
        </w:rPr>
        <w:t xml:space="preserve">גולגולת </w:t>
      </w:r>
      <w:r>
        <w:rPr>
          <w:rFonts w:hint="cs"/>
          <w:rtl/>
        </w:rPr>
        <w:t xml:space="preserve">התגלתה </w:t>
      </w:r>
      <w:r w:rsidR="007E47B3">
        <w:rPr>
          <w:rFonts w:hint="cs"/>
          <w:rtl/>
        </w:rPr>
        <w:t>כ</w:t>
      </w:r>
      <w:r w:rsidR="00D660AE">
        <w:rPr>
          <w:rFonts w:hint="cs"/>
          <w:rtl/>
        </w:rPr>
        <w:t>ה</w:t>
      </w:r>
      <w:r w:rsidR="007E47B3">
        <w:rPr>
          <w:rFonts w:hint="cs"/>
          <w:rtl/>
        </w:rPr>
        <w:t xml:space="preserve"> </w:t>
      </w:r>
      <w:r w:rsidR="00D660AE">
        <w:rPr>
          <w:rFonts w:hint="cs"/>
          <w:rtl/>
        </w:rPr>
        <w:t>עגלגלה</w:t>
      </w:r>
      <w:r w:rsidR="00A45CD6">
        <w:rPr>
          <w:rFonts w:hint="cs"/>
          <w:rtl/>
        </w:rPr>
        <w:t xml:space="preserve"> מתחת לנוצות הרכות</w:t>
      </w:r>
      <w:r>
        <w:rPr>
          <w:rFonts w:hint="cs"/>
          <w:rtl/>
        </w:rPr>
        <w:t>.</w:t>
      </w:r>
      <w:r w:rsidR="00D660AE">
        <w:rPr>
          <w:rFonts w:hint="cs"/>
          <w:rtl/>
        </w:rPr>
        <w:t xml:space="preserve"> </w:t>
      </w:r>
      <w:r w:rsidR="00373318">
        <w:rPr>
          <w:rFonts w:hint="cs"/>
          <w:rtl/>
        </w:rPr>
        <w:t xml:space="preserve">לא רק את ברונו </w:t>
      </w:r>
      <w:r>
        <w:rPr>
          <w:rFonts w:hint="cs"/>
          <w:rtl/>
        </w:rPr>
        <w:t xml:space="preserve">שלו </w:t>
      </w:r>
      <w:r w:rsidR="00373318">
        <w:rPr>
          <w:rFonts w:hint="cs"/>
          <w:rtl/>
        </w:rPr>
        <w:t>אלכס א</w:t>
      </w:r>
      <w:r w:rsidR="00193304">
        <w:rPr>
          <w:rFonts w:hint="cs"/>
          <w:rtl/>
        </w:rPr>
        <w:t>הב, אלא כל חיה ש</w:t>
      </w:r>
      <w:r w:rsidR="00B27514">
        <w:rPr>
          <w:rFonts w:hint="cs"/>
          <w:rtl/>
        </w:rPr>
        <w:t>ע</w:t>
      </w:r>
      <w:r w:rsidR="00193304">
        <w:rPr>
          <w:rFonts w:hint="cs"/>
          <w:rtl/>
        </w:rPr>
        <w:t>ו</w:t>
      </w:r>
      <w:r w:rsidR="00B27514">
        <w:rPr>
          <w:rFonts w:hint="cs"/>
          <w:rtl/>
        </w:rPr>
        <w:t>צ</w:t>
      </w:r>
      <w:r w:rsidR="00193304">
        <w:rPr>
          <w:rFonts w:hint="cs"/>
          <w:rtl/>
        </w:rPr>
        <w:t>מת</w:t>
      </w:r>
      <w:r w:rsidR="00B27514">
        <w:rPr>
          <w:rFonts w:hint="cs"/>
          <w:rtl/>
        </w:rPr>
        <w:t xml:space="preserve"> </w:t>
      </w:r>
      <w:r w:rsidR="00193304">
        <w:rPr>
          <w:rFonts w:hint="cs"/>
          <w:rtl/>
        </w:rPr>
        <w:t xml:space="preserve">את </w:t>
      </w:r>
      <w:r w:rsidR="00B27514">
        <w:rPr>
          <w:rFonts w:hint="cs"/>
          <w:rtl/>
        </w:rPr>
        <w:t>עיני</w:t>
      </w:r>
      <w:r w:rsidR="00193304">
        <w:rPr>
          <w:rFonts w:hint="cs"/>
          <w:rtl/>
        </w:rPr>
        <w:t>ה</w:t>
      </w:r>
      <w:r w:rsidR="00B27514">
        <w:rPr>
          <w:rFonts w:hint="cs"/>
          <w:rtl/>
        </w:rPr>
        <w:t xml:space="preserve"> בעונג</w:t>
      </w:r>
      <w:r w:rsidR="00193304">
        <w:rPr>
          <w:rFonts w:hint="cs"/>
          <w:rtl/>
        </w:rPr>
        <w:t xml:space="preserve"> כשמל</w:t>
      </w:r>
      <w:r w:rsidR="00373318">
        <w:rPr>
          <w:rFonts w:hint="cs"/>
          <w:rtl/>
        </w:rPr>
        <w:t>ט</w:t>
      </w:r>
      <w:r w:rsidR="00193304">
        <w:rPr>
          <w:rFonts w:hint="cs"/>
          <w:rtl/>
        </w:rPr>
        <w:t>פים אותה</w:t>
      </w:r>
      <w:r w:rsidR="00D22AEB">
        <w:rPr>
          <w:rFonts w:hint="cs"/>
          <w:rtl/>
        </w:rPr>
        <w:t xml:space="preserve">, וגם </w:t>
      </w:r>
      <w:r w:rsidR="00DE46EB">
        <w:rPr>
          <w:rFonts w:hint="cs"/>
          <w:rtl/>
        </w:rPr>
        <w:t xml:space="preserve">את </w:t>
      </w:r>
      <w:r w:rsidR="00D22AEB">
        <w:rPr>
          <w:rFonts w:hint="cs"/>
          <w:rtl/>
        </w:rPr>
        <w:t>זאת ששריריה רוטטים</w:t>
      </w:r>
      <w:r w:rsidR="00B27514">
        <w:rPr>
          <w:rFonts w:hint="cs"/>
          <w:rtl/>
        </w:rPr>
        <w:t>.</w:t>
      </w:r>
      <w:r w:rsidR="00D660AE">
        <w:rPr>
          <w:rFonts w:hint="cs"/>
          <w:rtl/>
        </w:rPr>
        <w:t xml:space="preserve"> </w:t>
      </w:r>
    </w:p>
    <w:p w14:paraId="424519A7" w14:textId="090CD907" w:rsidR="0096709E" w:rsidRDefault="00D660AE" w:rsidP="00250000">
      <w:pPr>
        <w:rPr>
          <w:rtl/>
        </w:rPr>
      </w:pPr>
      <w:r>
        <w:rPr>
          <w:rFonts w:hint="cs"/>
          <w:rtl/>
        </w:rPr>
        <w:t>ציפורים החלו לצייץ בין העצים העירומים והסייס אמר לאלכס, "הוא יודע לעוף בשקט מוחלט, בלי לה</w:t>
      </w:r>
      <w:r w:rsidR="005E3CD6">
        <w:rPr>
          <w:rFonts w:hint="cs"/>
          <w:rtl/>
        </w:rPr>
        <w:t xml:space="preserve">קים שום רחש. אין עוד חיה כזאת," </w:t>
      </w:r>
      <w:r>
        <w:rPr>
          <w:rFonts w:hint="cs"/>
          <w:rtl/>
        </w:rPr>
        <w:t xml:space="preserve">והינשוף פיהק </w:t>
      </w:r>
      <w:r w:rsidR="00BC597B">
        <w:rPr>
          <w:rFonts w:hint="cs"/>
          <w:rtl/>
        </w:rPr>
        <w:t xml:space="preserve">פיהוק רחב </w:t>
      </w:r>
      <w:r>
        <w:rPr>
          <w:rFonts w:hint="cs"/>
          <w:rtl/>
        </w:rPr>
        <w:t>במקורו המשולשי כי ה</w:t>
      </w:r>
      <w:r w:rsidR="00163C80">
        <w:rPr>
          <w:rFonts w:hint="cs"/>
          <w:rtl/>
        </w:rPr>
        <w:t>שחר עלה</w:t>
      </w:r>
      <w:r>
        <w:rPr>
          <w:rFonts w:hint="cs"/>
          <w:rtl/>
        </w:rPr>
        <w:t>.</w:t>
      </w:r>
      <w:r w:rsidR="0096709E">
        <w:rPr>
          <w:rFonts w:hint="cs"/>
          <w:rtl/>
        </w:rPr>
        <w:t xml:space="preserve">[כשמעבירים את אלכס מביה"ס היהודי לרגיל, הוא כבר לא עם כל הקב"טים שמגינים עליו. אבל באופן פרדוקסלי הוא מרגיש הרבה יותר מוגן </w:t>
      </w:r>
      <w:r w:rsidR="00F06A3F">
        <w:rPr>
          <w:rFonts w:hint="cs"/>
          <w:rtl/>
        </w:rPr>
        <w:t>עכשיו</w:t>
      </w:r>
      <w:r w:rsidR="0096709E">
        <w:rPr>
          <w:rFonts w:hint="cs"/>
          <w:rtl/>
        </w:rPr>
        <w:t xml:space="preserve"> כשאין עליו את הלחץ הזה של בחורים ששומרים עליו, יותר קל לו.]</w:t>
      </w:r>
    </w:p>
    <w:p w14:paraId="5AC7D73B" w14:textId="623F5CC6" w:rsidR="00D04CF4" w:rsidRDefault="0096709E" w:rsidP="00D04CF4">
      <w:pPr>
        <w:rPr>
          <w:rtl/>
        </w:rPr>
      </w:pPr>
      <w:r>
        <w:rPr>
          <w:rFonts w:hint="cs"/>
          <w:rtl/>
        </w:rPr>
        <w:t>[לוודא שכשקונים להם תלבושת אחידה, ולאלכס יש את זאת של שנה שעברה, הם עדיים באותו ביה"ס מהשנה שעברה.]</w:t>
      </w:r>
    </w:p>
    <w:p w14:paraId="33D6F059" w14:textId="0E9DE242" w:rsidR="009554C6" w:rsidRPr="003235D3" w:rsidRDefault="009554C6" w:rsidP="00D04CF4">
      <w:r>
        <w:rPr>
          <w:rFonts w:hint="cs"/>
          <w:rtl/>
        </w:rPr>
        <w:t>[</w:t>
      </w:r>
      <w:hyperlink r:id="rId37" w:history="1">
        <w:r w:rsidRPr="009554C6">
          <w:rPr>
            <w:rStyle w:val="Hyperlink"/>
            <w:rFonts w:hint="cs"/>
            <w:rtl/>
          </w:rPr>
          <w:t>התחושה ללטף סוס</w:t>
        </w:r>
      </w:hyperlink>
      <w:r>
        <w:rPr>
          <w:rFonts w:hint="cs"/>
          <w:rtl/>
        </w:rPr>
        <w:t>]</w:t>
      </w:r>
    </w:p>
    <w:p w14:paraId="48851D29" w14:textId="12440B39" w:rsidR="00AF5247" w:rsidRDefault="00D47630" w:rsidP="00D14A18">
      <w:pPr>
        <w:pStyle w:val="Heading2"/>
        <w:rPr>
          <w:rtl/>
        </w:rPr>
      </w:pPr>
      <w:r w:rsidRPr="00D47630">
        <w:rPr>
          <w:rtl/>
        </w:rPr>
        <w:lastRenderedPageBreak/>
        <w:t>במלעיל כמו שמש</w:t>
      </w:r>
      <w:r w:rsidR="00383E07">
        <w:rPr>
          <w:rFonts w:hint="cs"/>
          <w:rtl/>
        </w:rPr>
        <w:t xml:space="preserve"> [אלכס בן 11]</w:t>
      </w:r>
    </w:p>
    <w:p w14:paraId="1955FA4D" w14:textId="796E337F" w:rsidR="007A6871" w:rsidRDefault="00D63671" w:rsidP="00084A8B">
      <w:pPr>
        <w:rPr>
          <w:rtl/>
        </w:rPr>
      </w:pPr>
      <w:r w:rsidRPr="00CD067C">
        <w:rPr>
          <w:rtl/>
        </w:rPr>
        <w:t>ביו</w:t>
      </w:r>
      <w:r w:rsidR="00A64B80">
        <w:rPr>
          <w:rFonts w:hint="cs"/>
          <w:rtl/>
        </w:rPr>
        <w:t>מו</w:t>
      </w:r>
      <w:r w:rsidRPr="00CD067C">
        <w:rPr>
          <w:rtl/>
        </w:rPr>
        <w:t xml:space="preserve"> הראשון של החופש הגדול, ארקדי ירד למטה </w:t>
      </w:r>
      <w:r w:rsidRPr="00CD067C">
        <w:rPr>
          <w:rFonts w:hint="cs"/>
          <w:rtl/>
        </w:rPr>
        <w:t>לחכות</w:t>
      </w:r>
      <w:r w:rsidRPr="00CD067C">
        <w:rPr>
          <w:rtl/>
        </w:rPr>
        <w:t>. יום שלם הוא ח</w:t>
      </w:r>
      <w:r w:rsidRPr="00CD067C">
        <w:rPr>
          <w:rFonts w:hint="cs"/>
          <w:rtl/>
        </w:rPr>
        <w:t>י</w:t>
      </w:r>
      <w:r w:rsidRPr="00CD067C">
        <w:rPr>
          <w:rtl/>
        </w:rPr>
        <w:t>כה. ועוד יום, ועוד. בגינה העזובה</w:t>
      </w:r>
      <w:r w:rsidR="007E47B3">
        <w:rPr>
          <w:rFonts w:hint="cs"/>
          <w:rtl/>
        </w:rPr>
        <w:t>,</w:t>
      </w:r>
      <w:r w:rsidRPr="00CD067C">
        <w:rPr>
          <w:rtl/>
        </w:rPr>
        <w:t xml:space="preserve"> גבעולים מצהיב</w:t>
      </w:r>
      <w:r w:rsidR="007E47B3">
        <w:rPr>
          <w:rtl/>
        </w:rPr>
        <w:t xml:space="preserve">ים של שיבולת שועל עטו כסות </w:t>
      </w:r>
      <w:r w:rsidR="00084A8B">
        <w:rPr>
          <w:rtl/>
        </w:rPr>
        <w:t>תלתל</w:t>
      </w:r>
      <w:r w:rsidR="00084A8B">
        <w:rPr>
          <w:rFonts w:hint="cs"/>
          <w:rtl/>
        </w:rPr>
        <w:t>ים</w:t>
      </w:r>
      <w:r w:rsidR="00D22AEB">
        <w:rPr>
          <w:rFonts w:hint="cs"/>
          <w:rtl/>
        </w:rPr>
        <w:t xml:space="preserve"> לבנה </w:t>
      </w:r>
      <w:r w:rsidR="00CF1E29">
        <w:rPr>
          <w:rFonts w:hint="cs"/>
          <w:rtl/>
        </w:rPr>
        <w:t>מ</w:t>
      </w:r>
      <w:r w:rsidRPr="00CD067C">
        <w:rPr>
          <w:rtl/>
        </w:rPr>
        <w:t xml:space="preserve">שבלולים </w:t>
      </w:r>
      <w:r w:rsidR="00084A8B">
        <w:rPr>
          <w:rFonts w:hint="cs"/>
          <w:rtl/>
        </w:rPr>
        <w:t xml:space="preserve">שנצמדו אליהם, </w:t>
      </w:r>
      <w:r w:rsidRPr="00CD067C">
        <w:rPr>
          <w:rtl/>
        </w:rPr>
        <w:t xml:space="preserve">שרויים </w:t>
      </w:r>
      <w:r w:rsidR="007E47B3">
        <w:rPr>
          <w:rtl/>
        </w:rPr>
        <w:t>בתרדמת</w:t>
      </w:r>
      <w:r w:rsidR="00DE46EB">
        <w:rPr>
          <w:rFonts w:hint="cs"/>
          <w:rtl/>
        </w:rPr>
        <w:t xml:space="preserve"> </w:t>
      </w:r>
      <w:r w:rsidRPr="00CD067C">
        <w:rPr>
          <w:rtl/>
        </w:rPr>
        <w:t>קיץ</w:t>
      </w:r>
      <w:r w:rsidR="007E47B3">
        <w:rPr>
          <w:rFonts w:hint="cs"/>
          <w:rtl/>
        </w:rPr>
        <w:t>,</w:t>
      </w:r>
      <w:r w:rsidRPr="00CD067C">
        <w:rPr>
          <w:rtl/>
        </w:rPr>
        <w:t xml:space="preserve"> והוא תלש שבלול אחר שבלול</w:t>
      </w:r>
      <w:r w:rsidR="00084A8B">
        <w:rPr>
          <w:rFonts w:hint="cs"/>
          <w:rtl/>
        </w:rPr>
        <w:t>,</w:t>
      </w:r>
      <w:r w:rsidR="00084A8B">
        <w:rPr>
          <w:rtl/>
        </w:rPr>
        <w:t xml:space="preserve"> מחץ בין אצבעותיו</w:t>
      </w:r>
      <w:r w:rsidRPr="00CD067C">
        <w:rPr>
          <w:rtl/>
        </w:rPr>
        <w:t xml:space="preserve"> </w:t>
      </w:r>
      <w:r w:rsidRPr="00CD067C">
        <w:rPr>
          <w:rFonts w:hint="cs"/>
          <w:rtl/>
        </w:rPr>
        <w:t>ו</w:t>
      </w:r>
      <w:r w:rsidRPr="00CD067C">
        <w:rPr>
          <w:rtl/>
        </w:rPr>
        <w:t>נ</w:t>
      </w:r>
      <w:r w:rsidRPr="00CD067C">
        <w:rPr>
          <w:rFonts w:hint="cs"/>
          <w:rtl/>
        </w:rPr>
        <w:t>י</w:t>
      </w:r>
      <w:r w:rsidRPr="00CD067C">
        <w:rPr>
          <w:rtl/>
        </w:rPr>
        <w:t xml:space="preserve">גב </w:t>
      </w:r>
      <w:r w:rsidR="00637F21">
        <w:rPr>
          <w:rFonts w:hint="cs"/>
          <w:rtl/>
        </w:rPr>
        <w:t xml:space="preserve">את שייריו </w:t>
      </w:r>
      <w:r w:rsidRPr="00CD067C">
        <w:rPr>
          <w:rtl/>
        </w:rPr>
        <w:t>על גדר האבן.</w:t>
      </w:r>
      <w:r w:rsidR="00EE7E0F">
        <w:rPr>
          <w:rFonts w:hint="cs"/>
          <w:rtl/>
        </w:rPr>
        <w:t xml:space="preserve"> </w:t>
      </w:r>
    </w:p>
    <w:p w14:paraId="35BC7AD9" w14:textId="30DE8A2C" w:rsidR="00D63671" w:rsidRPr="00CD067C" w:rsidRDefault="00D63671" w:rsidP="00084A8B">
      <w:pPr>
        <w:rPr>
          <w:rtl/>
        </w:rPr>
      </w:pPr>
      <w:r w:rsidRPr="00CD067C">
        <w:rPr>
          <w:rtl/>
        </w:rPr>
        <w:t xml:space="preserve">כשאלכס הופיע שוב </w:t>
      </w:r>
      <w:r w:rsidR="00CF1E29">
        <w:rPr>
          <w:rFonts w:hint="cs"/>
          <w:rtl/>
        </w:rPr>
        <w:t>בישראל</w:t>
      </w:r>
      <w:r w:rsidRPr="00CD067C">
        <w:rPr>
          <w:rtl/>
        </w:rPr>
        <w:t xml:space="preserve"> ליבו של ארקדי ניתר. הוא רץ לבית הדודה, עלה </w:t>
      </w:r>
      <w:r w:rsidR="001027C3">
        <w:rPr>
          <w:rFonts w:hint="cs"/>
          <w:rtl/>
        </w:rPr>
        <w:t>ב</w:t>
      </w:r>
      <w:r w:rsidRPr="00CD067C">
        <w:rPr>
          <w:rtl/>
        </w:rPr>
        <w:t>מד</w:t>
      </w:r>
      <w:r w:rsidR="005B358F">
        <w:rPr>
          <w:rtl/>
        </w:rPr>
        <w:t>רגות שתיים-שתיים, דפק חזק בדלת.</w:t>
      </w:r>
      <w:r w:rsidR="005B358F">
        <w:rPr>
          <w:rFonts w:hint="cs"/>
          <w:rtl/>
        </w:rPr>
        <w:t xml:space="preserve"> </w:t>
      </w:r>
      <w:r w:rsidRPr="00CD067C">
        <w:rPr>
          <w:rtl/>
        </w:rPr>
        <w:t>"באת!"</w:t>
      </w:r>
    </w:p>
    <w:p w14:paraId="1AC19F37" w14:textId="77777777" w:rsidR="00D63671" w:rsidRPr="00246165" w:rsidRDefault="00246165" w:rsidP="00250000">
      <w:pPr>
        <w:rPr>
          <w:rtl/>
        </w:rPr>
      </w:pPr>
      <w:r>
        <w:rPr>
          <w:rtl/>
        </w:rPr>
        <w:t xml:space="preserve">"בטח </w:t>
      </w:r>
      <w:r w:rsidR="00D63671" w:rsidRPr="00CD067C">
        <w:rPr>
          <w:rtl/>
        </w:rPr>
        <w:t xml:space="preserve">באתי, אין </w:t>
      </w:r>
      <w:r w:rsidR="00D63671" w:rsidRPr="00246165">
        <w:rPr>
          <w:rtl/>
        </w:rPr>
        <w:t xml:space="preserve">סיכוי שלא </w:t>
      </w:r>
      <w:r w:rsidRPr="00246165">
        <w:rPr>
          <w:rFonts w:hint="cs"/>
          <w:rtl/>
        </w:rPr>
        <w:t>באתי</w:t>
      </w:r>
      <w:r w:rsidR="00D63671" w:rsidRPr="00246165">
        <w:rPr>
          <w:rtl/>
        </w:rPr>
        <w:t>."</w:t>
      </w:r>
    </w:p>
    <w:p w14:paraId="1105C64B" w14:textId="77FDCA64" w:rsidR="00D63671" w:rsidRPr="00246165" w:rsidRDefault="00246165" w:rsidP="00084A8B">
      <w:pPr>
        <w:rPr>
          <w:rtl/>
        </w:rPr>
      </w:pPr>
      <w:r w:rsidRPr="00246165">
        <w:rPr>
          <w:rFonts w:hint="cs"/>
          <w:rtl/>
        </w:rPr>
        <w:t>א</w:t>
      </w:r>
      <w:r w:rsidR="005B358F">
        <w:rPr>
          <w:rFonts w:hint="cs"/>
          <w:rtl/>
        </w:rPr>
        <w:t>לכס</w:t>
      </w:r>
      <w:r w:rsidR="00084A8B">
        <w:rPr>
          <w:rFonts w:hint="cs"/>
          <w:rtl/>
        </w:rPr>
        <w:t xml:space="preserve"> דיבר בת'</w:t>
      </w:r>
      <w:r w:rsidR="00435904">
        <w:rPr>
          <w:rFonts w:hint="cs"/>
          <w:rtl/>
        </w:rPr>
        <w:t xml:space="preserve"> </w:t>
      </w:r>
      <w:r w:rsidR="00637F21">
        <w:rPr>
          <w:rFonts w:hint="cs"/>
          <w:rtl/>
        </w:rPr>
        <w:t>מודגשת</w:t>
      </w:r>
      <w:r w:rsidR="00DE46EB">
        <w:rPr>
          <w:rFonts w:hint="cs"/>
          <w:rtl/>
        </w:rPr>
        <w:t>,</w:t>
      </w:r>
      <w:r w:rsidR="00637F21">
        <w:rPr>
          <w:rFonts w:hint="cs"/>
          <w:rtl/>
        </w:rPr>
        <w:t xml:space="preserve"> </w:t>
      </w:r>
      <w:r w:rsidR="00435904">
        <w:rPr>
          <w:rFonts w:hint="cs"/>
          <w:rtl/>
        </w:rPr>
        <w:t>בניגון</w:t>
      </w:r>
      <w:r w:rsidR="00084A8B">
        <w:rPr>
          <w:rFonts w:hint="cs"/>
          <w:rtl/>
        </w:rPr>
        <w:t xml:space="preserve"> </w:t>
      </w:r>
      <w:r w:rsidR="00F24576">
        <w:rPr>
          <w:rFonts w:hint="cs"/>
          <w:rtl/>
        </w:rPr>
        <w:t>זגוגי ורענן</w:t>
      </w:r>
      <w:r w:rsidR="00637F21">
        <w:rPr>
          <w:rFonts w:hint="cs"/>
          <w:rtl/>
        </w:rPr>
        <w:t>.</w:t>
      </w:r>
      <w:r w:rsidR="00F24576">
        <w:rPr>
          <w:rFonts w:hint="cs"/>
          <w:rtl/>
        </w:rPr>
        <w:t xml:space="preserve"> </w:t>
      </w:r>
      <w:bookmarkStart w:id="56" w:name="_Hlk522430410"/>
      <w:r w:rsidR="00B13A2C" w:rsidRPr="00B13A2C">
        <w:rPr>
          <w:rFonts w:cs="Times New Roman"/>
          <w:rtl/>
        </w:rPr>
        <w:t xml:space="preserve">ברגע זה התחוור </w:t>
      </w:r>
      <w:r w:rsidR="00B13A2C">
        <w:rPr>
          <w:rFonts w:cs="Times New Roman" w:hint="cs"/>
          <w:rtl/>
        </w:rPr>
        <w:t>ל</w:t>
      </w:r>
      <w:r w:rsidR="00B13A2C" w:rsidRPr="00B13A2C">
        <w:rPr>
          <w:rFonts w:cs="Times New Roman"/>
          <w:rtl/>
        </w:rPr>
        <w:t>ארקדי ש</w:t>
      </w:r>
      <w:r w:rsidR="001027C3" w:rsidRPr="001027C3">
        <w:rPr>
          <w:rFonts w:cs="Times New Roman"/>
          <w:rtl/>
        </w:rPr>
        <w:t>הוא התגעגע לסאשה</w:t>
      </w:r>
      <w:r w:rsidR="00E567A7">
        <w:rPr>
          <w:rFonts w:cs="Times New Roman"/>
          <w:rtl/>
        </w:rPr>
        <w:t xml:space="preserve"> מאוד,</w:t>
      </w:r>
      <w:r w:rsidR="001027C3" w:rsidRPr="001027C3">
        <w:rPr>
          <w:rFonts w:cs="Times New Roman"/>
          <w:rtl/>
        </w:rPr>
        <w:t xml:space="preserve"> התברר לו ש</w:t>
      </w:r>
      <w:r w:rsidR="00B13A2C" w:rsidRPr="00B13A2C">
        <w:rPr>
          <w:rFonts w:cs="Times New Roman"/>
          <w:rtl/>
        </w:rPr>
        <w:t>המתין</w:t>
      </w:r>
      <w:r w:rsidR="00B13A2C">
        <w:rPr>
          <w:rFonts w:cs="Times New Roman" w:hint="cs"/>
          <w:rtl/>
        </w:rPr>
        <w:t xml:space="preserve"> </w:t>
      </w:r>
      <w:r w:rsidR="00B13A2C" w:rsidRPr="00B13A2C">
        <w:rPr>
          <w:rFonts w:cs="Times New Roman"/>
          <w:rtl/>
        </w:rPr>
        <w:t>שנה תמימה לפגישה המחודשת</w:t>
      </w:r>
      <w:r w:rsidR="00B13A2C">
        <w:rPr>
          <w:rFonts w:cs="Times New Roman" w:hint="cs"/>
          <w:rtl/>
        </w:rPr>
        <w:t>.</w:t>
      </w:r>
      <w:r w:rsidR="00B13A2C" w:rsidRPr="00B13A2C">
        <w:rPr>
          <w:rFonts w:cs="Times New Roman"/>
          <w:rtl/>
        </w:rPr>
        <w:t xml:space="preserve"> </w:t>
      </w:r>
      <w:r w:rsidR="00B13A2C">
        <w:rPr>
          <w:rFonts w:cs="Times New Roman" w:hint="cs"/>
          <w:rtl/>
        </w:rPr>
        <w:t xml:space="preserve">אבל הוא </w:t>
      </w:r>
      <w:r w:rsidR="00B13A2C" w:rsidRPr="00B13A2C">
        <w:rPr>
          <w:rFonts w:cs="Times New Roman"/>
          <w:rtl/>
        </w:rPr>
        <w:t xml:space="preserve">סילק מעליו </w:t>
      </w:r>
      <w:r w:rsidR="00CF1E29" w:rsidRPr="00CF1E29">
        <w:rPr>
          <w:rFonts w:cs="Times New Roman"/>
          <w:rtl/>
        </w:rPr>
        <w:t xml:space="preserve">את חששותיו </w:t>
      </w:r>
      <w:r w:rsidR="00B13A2C" w:rsidRPr="00B13A2C">
        <w:rPr>
          <w:rFonts w:cs="Times New Roman"/>
          <w:rtl/>
        </w:rPr>
        <w:t>מהתמסרות כואבת מדי בעזרת ז</w:t>
      </w:r>
      <w:r w:rsidR="00DE46EB">
        <w:rPr>
          <w:rFonts w:cs="Times New Roman" w:hint="cs"/>
          <w:rtl/>
        </w:rPr>
        <w:t>י</w:t>
      </w:r>
      <w:r w:rsidR="00B13A2C" w:rsidRPr="00B13A2C">
        <w:rPr>
          <w:rFonts w:cs="Times New Roman"/>
          <w:rtl/>
        </w:rPr>
        <w:t>כרון החצבים, ה</w:t>
      </w:r>
      <w:r w:rsidR="00B13A2C">
        <w:rPr>
          <w:rFonts w:cs="Times New Roman" w:hint="cs"/>
          <w:rtl/>
        </w:rPr>
        <w:t>רי</w:t>
      </w:r>
      <w:r w:rsidR="00B13A2C" w:rsidRPr="00B13A2C">
        <w:rPr>
          <w:rFonts w:cs="Times New Roman"/>
          <w:rtl/>
        </w:rPr>
        <w:t xml:space="preserve"> הם יופיעו שוב בסתיו, ופריחתם תלווה אותו בחלקה הראשון של הציפייה הארוכה עד הקיץ הבא.</w:t>
      </w:r>
      <w:bookmarkEnd w:id="56"/>
      <w:r w:rsidR="005B4D83">
        <w:rPr>
          <w:rFonts w:cs="Times New Roman" w:hint="cs"/>
          <w:rtl/>
        </w:rPr>
        <w:t xml:space="preserve"> </w:t>
      </w:r>
      <w:r w:rsidR="00B13A2C">
        <w:rPr>
          <w:rFonts w:hint="cs"/>
          <w:rtl/>
        </w:rPr>
        <w:t>[</w:t>
      </w:r>
      <w:r w:rsidR="00F24576">
        <w:rPr>
          <w:rFonts w:hint="cs"/>
          <w:rtl/>
        </w:rPr>
        <w:t xml:space="preserve">וארקדי </w:t>
      </w:r>
      <w:r w:rsidR="00A64B80">
        <w:rPr>
          <w:rFonts w:hint="cs"/>
          <w:rtl/>
        </w:rPr>
        <w:t>שהמתין</w:t>
      </w:r>
      <w:r w:rsidR="00084A8B">
        <w:rPr>
          <w:rFonts w:hint="cs"/>
          <w:rtl/>
        </w:rPr>
        <w:t>,</w:t>
      </w:r>
      <w:r w:rsidR="00A64B80">
        <w:rPr>
          <w:rFonts w:hint="cs"/>
          <w:rtl/>
        </w:rPr>
        <w:t xml:space="preserve"> </w:t>
      </w:r>
      <w:r w:rsidR="00103A7D">
        <w:rPr>
          <w:rFonts w:hint="cs"/>
          <w:rtl/>
        </w:rPr>
        <w:t>כפי שה</w:t>
      </w:r>
      <w:r w:rsidR="00084A8B">
        <w:rPr>
          <w:rFonts w:hint="cs"/>
          <w:rtl/>
        </w:rPr>
        <w:t>ת</w:t>
      </w:r>
      <w:r w:rsidR="00103A7D">
        <w:rPr>
          <w:rFonts w:hint="cs"/>
          <w:rtl/>
        </w:rPr>
        <w:t>חוור לו ב</w:t>
      </w:r>
      <w:r w:rsidR="00084A8B">
        <w:rPr>
          <w:rFonts w:hint="cs"/>
          <w:rtl/>
        </w:rPr>
        <w:t>כאב ברגע זה,</w:t>
      </w:r>
      <w:r w:rsidR="00A64B80">
        <w:rPr>
          <w:rFonts w:hint="cs"/>
          <w:rtl/>
        </w:rPr>
        <w:t xml:space="preserve"> שנה תמימה </w:t>
      </w:r>
      <w:r w:rsidR="00637F21">
        <w:rPr>
          <w:rFonts w:hint="cs"/>
          <w:rtl/>
        </w:rPr>
        <w:t xml:space="preserve">לפגישה המחודשת, </w:t>
      </w:r>
      <w:r w:rsidR="005C2354">
        <w:rPr>
          <w:rFonts w:hint="cs"/>
          <w:rtl/>
        </w:rPr>
        <w:t>סילק מעליו</w:t>
      </w:r>
      <w:r w:rsidR="00F24576">
        <w:rPr>
          <w:rFonts w:hint="cs"/>
          <w:rtl/>
        </w:rPr>
        <w:t xml:space="preserve"> את חששותיו</w:t>
      </w:r>
      <w:r w:rsidR="00A64B80">
        <w:rPr>
          <w:rFonts w:hint="cs"/>
          <w:rtl/>
        </w:rPr>
        <w:t xml:space="preserve"> מ</w:t>
      </w:r>
      <w:r w:rsidR="005C2354">
        <w:rPr>
          <w:rFonts w:hint="cs"/>
          <w:rtl/>
        </w:rPr>
        <w:t xml:space="preserve">פני </w:t>
      </w:r>
      <w:r w:rsidR="00A64B80">
        <w:rPr>
          <w:rFonts w:hint="cs"/>
          <w:rtl/>
        </w:rPr>
        <w:t xml:space="preserve">התמסרות כואבת מדי בעזרת </w:t>
      </w:r>
      <w:r w:rsidR="005C2354">
        <w:rPr>
          <w:rFonts w:hint="cs"/>
          <w:rtl/>
        </w:rPr>
        <w:t>זכרון</w:t>
      </w:r>
      <w:r w:rsidR="00F24576">
        <w:rPr>
          <w:rFonts w:hint="cs"/>
          <w:rtl/>
        </w:rPr>
        <w:t xml:space="preserve"> </w:t>
      </w:r>
      <w:r w:rsidRPr="00246165">
        <w:rPr>
          <w:rFonts w:hint="cs"/>
          <w:rtl/>
        </w:rPr>
        <w:t>החצבים</w:t>
      </w:r>
      <w:r w:rsidR="00577CA4">
        <w:rPr>
          <w:rFonts w:hint="cs"/>
          <w:rtl/>
        </w:rPr>
        <w:t>, הן הם</w:t>
      </w:r>
      <w:r w:rsidRPr="00246165">
        <w:rPr>
          <w:rFonts w:hint="cs"/>
          <w:rtl/>
        </w:rPr>
        <w:t xml:space="preserve"> יופיעו שוב </w:t>
      </w:r>
      <w:r w:rsidR="003D2385">
        <w:rPr>
          <w:rFonts w:hint="cs"/>
          <w:rtl/>
        </w:rPr>
        <w:t>בסתיו</w:t>
      </w:r>
      <w:r w:rsidR="00F24576">
        <w:rPr>
          <w:rFonts w:hint="cs"/>
          <w:rtl/>
        </w:rPr>
        <w:t>,</w:t>
      </w:r>
      <w:r w:rsidR="003D2385">
        <w:rPr>
          <w:rFonts w:hint="cs"/>
          <w:rtl/>
        </w:rPr>
        <w:t xml:space="preserve"> </w:t>
      </w:r>
      <w:r w:rsidRPr="00246165">
        <w:rPr>
          <w:rFonts w:hint="cs"/>
          <w:rtl/>
        </w:rPr>
        <w:t>ו</w:t>
      </w:r>
      <w:r w:rsidR="00084A8B">
        <w:rPr>
          <w:rFonts w:hint="cs"/>
          <w:rtl/>
        </w:rPr>
        <w:t xml:space="preserve">פריחתם תלווה </w:t>
      </w:r>
      <w:r w:rsidRPr="00246165">
        <w:rPr>
          <w:rFonts w:hint="cs"/>
          <w:rtl/>
        </w:rPr>
        <w:t>אותו בחלקה הראשון של הציפי</w:t>
      </w:r>
      <w:r w:rsidR="00084A8B">
        <w:rPr>
          <w:rFonts w:hint="cs"/>
          <w:rtl/>
        </w:rPr>
        <w:t>י</w:t>
      </w:r>
      <w:r w:rsidRPr="00246165">
        <w:rPr>
          <w:rFonts w:hint="cs"/>
          <w:rtl/>
        </w:rPr>
        <w:t xml:space="preserve">ה הארוכה </w:t>
      </w:r>
      <w:r>
        <w:rPr>
          <w:rFonts w:hint="cs"/>
          <w:rtl/>
        </w:rPr>
        <w:t>עד הקיץ הבא</w:t>
      </w:r>
      <w:r w:rsidRPr="00246165">
        <w:rPr>
          <w:rFonts w:hint="cs"/>
          <w:rtl/>
        </w:rPr>
        <w:t>.</w:t>
      </w:r>
      <w:r w:rsidR="00B13A2C">
        <w:rPr>
          <w:rFonts w:hint="cs"/>
          <w:rtl/>
        </w:rPr>
        <w:t>]</w:t>
      </w:r>
      <w:r w:rsidRPr="00246165">
        <w:rPr>
          <w:rFonts w:hint="cs"/>
          <w:rtl/>
        </w:rPr>
        <w:t xml:space="preserve"> </w:t>
      </w:r>
      <w:r w:rsidR="00D63671" w:rsidRPr="00246165">
        <w:rPr>
          <w:rtl/>
        </w:rPr>
        <w:t>"בוא נרד</w:t>
      </w:r>
      <w:r w:rsidR="00DE46EB">
        <w:rPr>
          <w:rFonts w:hint="cs"/>
          <w:rtl/>
        </w:rPr>
        <w:t>,</w:t>
      </w:r>
      <w:r w:rsidR="00D63671" w:rsidRPr="00246165">
        <w:rPr>
          <w:rtl/>
        </w:rPr>
        <w:t xml:space="preserve"> </w:t>
      </w:r>
      <w:r w:rsidR="001027C3">
        <w:rPr>
          <w:rFonts w:hint="cs"/>
          <w:rtl/>
        </w:rPr>
        <w:t>סאשה</w:t>
      </w:r>
      <w:r w:rsidR="00D63671" w:rsidRPr="00246165">
        <w:rPr>
          <w:rtl/>
        </w:rPr>
        <w:t>."</w:t>
      </w:r>
    </w:p>
    <w:p w14:paraId="672F58BD" w14:textId="6D03CB7C" w:rsidR="008455AF" w:rsidRDefault="008455AF" w:rsidP="008455AF">
      <w:pPr>
        <w:rPr>
          <w:rtl/>
        </w:rPr>
      </w:pPr>
      <w:r>
        <w:rPr>
          <w:rFonts w:cs="Times New Roman"/>
          <w:rtl/>
        </w:rPr>
        <w:t>מכיוון שארקדי כ</w:t>
      </w:r>
      <w:r w:rsidR="00BB5EF3">
        <w:rPr>
          <w:rFonts w:cs="Times New Roman" w:hint="cs"/>
          <w:rtl/>
        </w:rPr>
        <w:t>י</w:t>
      </w:r>
      <w:r>
        <w:rPr>
          <w:rFonts w:cs="Times New Roman"/>
          <w:rtl/>
        </w:rPr>
        <w:t>נ</w:t>
      </w:r>
      <w:r w:rsidR="00BB5EF3">
        <w:rPr>
          <w:rFonts w:cs="Times New Roman" w:hint="cs"/>
          <w:rtl/>
        </w:rPr>
        <w:t>ה אותו</w:t>
      </w:r>
      <w:r>
        <w:rPr>
          <w:rFonts w:cs="Times New Roman"/>
          <w:rtl/>
        </w:rPr>
        <w:t xml:space="preserve"> סאשה, </w:t>
      </w:r>
      <w:r w:rsidR="00CF1E29" w:rsidRPr="00CF1E29">
        <w:rPr>
          <w:rFonts w:cs="Times New Roman"/>
          <w:rtl/>
        </w:rPr>
        <w:t>[המציא יצר חולל הטביע רקם חיבר] חיבר</w:t>
      </w:r>
      <w:r>
        <w:rPr>
          <w:rFonts w:cs="Times New Roman"/>
          <w:rtl/>
        </w:rPr>
        <w:t xml:space="preserve"> לו אלכס </w:t>
      </w:r>
      <w:r w:rsidR="00622077">
        <w:rPr>
          <w:rFonts w:cs="Times New Roman" w:hint="cs"/>
          <w:rtl/>
        </w:rPr>
        <w:t xml:space="preserve">גם הוא </w:t>
      </w:r>
      <w:r>
        <w:rPr>
          <w:rFonts w:cs="Times New Roman"/>
          <w:rtl/>
        </w:rPr>
        <w:t xml:space="preserve">שם חיבה </w:t>
      </w:r>
      <w:r w:rsidR="00622077">
        <w:rPr>
          <w:rFonts w:cs="Times New Roman"/>
          <w:rtl/>
        </w:rPr>
        <w:t>–</w:t>
      </w:r>
      <w:r w:rsidR="00622077">
        <w:rPr>
          <w:rFonts w:cs="Times New Roman" w:hint="cs"/>
          <w:rtl/>
        </w:rPr>
        <w:t xml:space="preserve"> </w:t>
      </w:r>
      <w:r>
        <w:rPr>
          <w:rFonts w:cs="Times New Roman"/>
          <w:rtl/>
        </w:rPr>
        <w:t xml:space="preserve">ארי, ולפעמים לא ביטא נכון את הר' וה'ארי' נשמע כמו אחי, </w:t>
      </w:r>
      <w:r w:rsidR="00CF1E29" w:rsidRPr="00CF1E29">
        <w:rPr>
          <w:rFonts w:cs="Times New Roman"/>
          <w:rtl/>
        </w:rPr>
        <w:t xml:space="preserve">אבל </w:t>
      </w:r>
      <w:r>
        <w:rPr>
          <w:rFonts w:cs="Times New Roman"/>
          <w:rtl/>
        </w:rPr>
        <w:t>אחי לא במלרע אלא במלעיל, אחי כמו שמש וכמו בוקר וכמו קיץ.</w:t>
      </w:r>
    </w:p>
    <w:p w14:paraId="0205218E" w14:textId="5023FD3E" w:rsidR="008455AF" w:rsidRDefault="008455AF" w:rsidP="008455AF">
      <w:pPr>
        <w:rPr>
          <w:rFonts w:cs="Times New Roman"/>
          <w:rtl/>
        </w:rPr>
      </w:pPr>
      <w:r>
        <w:rPr>
          <w:rFonts w:cs="Times New Roman"/>
          <w:rtl/>
        </w:rPr>
        <w:t>"בוא, סאשה</w:t>
      </w:r>
      <w:r w:rsidR="00DE46EB">
        <w:rPr>
          <w:rFonts w:cs="Times New Roman" w:hint="cs"/>
          <w:rtl/>
        </w:rPr>
        <w:t>,</w:t>
      </w:r>
      <w:r>
        <w:rPr>
          <w:rFonts w:cs="Times New Roman"/>
          <w:rtl/>
        </w:rPr>
        <w:t xml:space="preserve"> בוא נרד, נשחק בחוץ."</w:t>
      </w:r>
    </w:p>
    <w:p w14:paraId="2594DF66" w14:textId="08FA2E6F" w:rsidR="00D63671" w:rsidRPr="00CD067C" w:rsidRDefault="00246165" w:rsidP="008455AF">
      <w:pPr>
        <w:rPr>
          <w:rtl/>
        </w:rPr>
      </w:pPr>
      <w:r>
        <w:rPr>
          <w:rtl/>
        </w:rPr>
        <w:t>"</w:t>
      </w:r>
      <w:r w:rsidR="008455AF" w:rsidRPr="008455AF">
        <w:rPr>
          <w:rFonts w:cs="Times New Roman"/>
          <w:rtl/>
        </w:rPr>
        <w:t xml:space="preserve">נרד, אחי, </w:t>
      </w:r>
      <w:r w:rsidR="008455AF">
        <w:rPr>
          <w:rFonts w:cs="Times New Roman" w:hint="cs"/>
          <w:rtl/>
        </w:rPr>
        <w:t xml:space="preserve">נרד, </w:t>
      </w:r>
      <w:r w:rsidR="008455AF" w:rsidRPr="008455AF">
        <w:rPr>
          <w:rFonts w:cs="Times New Roman"/>
          <w:rtl/>
        </w:rPr>
        <w:t xml:space="preserve">אבל </w:t>
      </w:r>
      <w:r>
        <w:rPr>
          <w:rFonts w:hint="cs"/>
          <w:rtl/>
        </w:rPr>
        <w:t>דודה לא מרשה</w:t>
      </w:r>
      <w:r w:rsidR="00D63671" w:rsidRPr="00246165">
        <w:rPr>
          <w:rtl/>
        </w:rPr>
        <w:t xml:space="preserve"> לפני ארבע</w:t>
      </w:r>
      <w:r>
        <w:rPr>
          <w:rtl/>
        </w:rPr>
        <w:t>. אפשר לשמוע</w:t>
      </w:r>
      <w:r w:rsidR="00D63671" w:rsidRPr="00CD067C">
        <w:rPr>
          <w:rtl/>
        </w:rPr>
        <w:t xml:space="preserve"> הדיסק</w:t>
      </w:r>
      <w:r w:rsidR="007E47B3">
        <w:rPr>
          <w:rFonts w:hint="cs"/>
          <w:rtl/>
        </w:rPr>
        <w:t>,</w:t>
      </w:r>
      <w:r w:rsidR="00D63671" w:rsidRPr="00CD067C">
        <w:rPr>
          <w:rtl/>
        </w:rPr>
        <w:t xml:space="preserve"> רוצה</w:t>
      </w:r>
      <w:r w:rsidR="008455AF" w:rsidRPr="008455AF">
        <w:rPr>
          <w:rFonts w:cs="Times New Roman"/>
          <w:rtl/>
        </w:rPr>
        <w:t>, אחי</w:t>
      </w:r>
      <w:r w:rsidR="00D63671" w:rsidRPr="00CD067C">
        <w:rPr>
          <w:rtl/>
        </w:rPr>
        <w:t>?"</w:t>
      </w:r>
    </w:p>
    <w:p w14:paraId="5B4B0FB7" w14:textId="77777777" w:rsidR="00D63671" w:rsidRPr="00CD067C" w:rsidRDefault="00D63671" w:rsidP="00250000">
      <w:pPr>
        <w:rPr>
          <w:rtl/>
        </w:rPr>
      </w:pPr>
      <w:r w:rsidRPr="00CD067C">
        <w:rPr>
          <w:rtl/>
        </w:rPr>
        <w:t>"אם אני רוצה!</w:t>
      </w:r>
      <w:r w:rsidR="003D2385">
        <w:rPr>
          <w:rFonts w:hint="cs"/>
          <w:rtl/>
        </w:rPr>
        <w:t xml:space="preserve"> ברור שאני רוצה!</w:t>
      </w:r>
      <w:r w:rsidRPr="00CD067C">
        <w:rPr>
          <w:rtl/>
        </w:rPr>
        <w:t>"</w:t>
      </w:r>
    </w:p>
    <w:p w14:paraId="69A6BA24" w14:textId="45A258BF" w:rsidR="003D2385" w:rsidRPr="003D2385" w:rsidRDefault="003D2385" w:rsidP="005B6335">
      <w:pPr>
        <w:rPr>
          <w:rtl/>
        </w:rPr>
      </w:pPr>
      <w:r>
        <w:rPr>
          <w:rtl/>
        </w:rPr>
        <w:t>"באוזניות</w:t>
      </w:r>
      <w:r>
        <w:rPr>
          <w:rFonts w:hint="cs"/>
          <w:rtl/>
        </w:rPr>
        <w:t>,</w:t>
      </w:r>
      <w:r w:rsidRPr="003D2385">
        <w:rPr>
          <w:rtl/>
        </w:rPr>
        <w:t>"</w:t>
      </w:r>
      <w:r w:rsidRPr="003D2385">
        <w:rPr>
          <w:rFonts w:hint="cs"/>
          <w:rtl/>
        </w:rPr>
        <w:t xml:space="preserve"> </w:t>
      </w:r>
      <w:r w:rsidR="00103A7D">
        <w:rPr>
          <w:rFonts w:hint="cs"/>
          <w:rtl/>
        </w:rPr>
        <w:t>הוסיף</w:t>
      </w:r>
      <w:r w:rsidRPr="003D2385">
        <w:rPr>
          <w:rFonts w:hint="cs"/>
          <w:rtl/>
        </w:rPr>
        <w:t xml:space="preserve"> אלכס שה</w:t>
      </w:r>
      <w:r w:rsidR="005C2354">
        <w:rPr>
          <w:rFonts w:hint="cs"/>
          <w:rtl/>
        </w:rPr>
        <w:t>תרשם עמוקות</w:t>
      </w:r>
      <w:r w:rsidRPr="003D2385">
        <w:rPr>
          <w:rFonts w:hint="cs"/>
          <w:rtl/>
        </w:rPr>
        <w:t xml:space="preserve"> מהשיפור העצום שחל בעברית של ארקדי ובעיקר מכך שלא נותר שיור </w:t>
      </w:r>
      <w:r w:rsidR="00103A7D">
        <w:rPr>
          <w:rFonts w:hint="cs"/>
          <w:rtl/>
        </w:rPr>
        <w:t xml:space="preserve">של </w:t>
      </w:r>
      <w:r w:rsidRPr="003D2385">
        <w:rPr>
          <w:rFonts w:hint="cs"/>
          <w:rtl/>
        </w:rPr>
        <w:t xml:space="preserve">מבטא </w:t>
      </w:r>
      <w:r w:rsidR="00103A7D">
        <w:rPr>
          <w:rFonts w:hint="cs"/>
          <w:rtl/>
        </w:rPr>
        <w:t>זר</w:t>
      </w:r>
      <w:r w:rsidR="00CC212C">
        <w:rPr>
          <w:rFonts w:hint="cs"/>
          <w:rtl/>
        </w:rPr>
        <w:t xml:space="preserve"> </w:t>
      </w:r>
      <w:r w:rsidR="005C2354">
        <w:rPr>
          <w:rFonts w:hint="cs"/>
          <w:rtl/>
        </w:rPr>
        <w:t>בהגייתו</w:t>
      </w:r>
      <w:r w:rsidRPr="003D2385">
        <w:rPr>
          <w:rFonts w:hint="cs"/>
          <w:rtl/>
        </w:rPr>
        <w:t xml:space="preserve">. </w:t>
      </w:r>
      <w:r w:rsidR="00103A7D">
        <w:rPr>
          <w:rFonts w:hint="cs"/>
          <w:rtl/>
        </w:rPr>
        <w:t>אלכס</w:t>
      </w:r>
      <w:r w:rsidR="00F875CF">
        <w:rPr>
          <w:rFonts w:hint="cs"/>
          <w:rtl/>
        </w:rPr>
        <w:t>,</w:t>
      </w:r>
      <w:r w:rsidR="00103A7D">
        <w:rPr>
          <w:rFonts w:hint="cs"/>
          <w:rtl/>
        </w:rPr>
        <w:t xml:space="preserve"> שהיה בקי</w:t>
      </w:r>
      <w:r w:rsidR="00084A8B">
        <w:rPr>
          <w:rFonts w:hint="cs"/>
          <w:rtl/>
        </w:rPr>
        <w:t>א</w:t>
      </w:r>
      <w:r w:rsidR="00103A7D">
        <w:rPr>
          <w:rFonts w:hint="cs"/>
          <w:rtl/>
        </w:rPr>
        <w:t xml:space="preserve"> במבטאים</w:t>
      </w:r>
      <w:r w:rsidR="00F875CF">
        <w:rPr>
          <w:rFonts w:hint="cs"/>
          <w:rtl/>
        </w:rPr>
        <w:t>,</w:t>
      </w:r>
      <w:r w:rsidRPr="003D2385">
        <w:rPr>
          <w:rFonts w:hint="cs"/>
          <w:rtl/>
        </w:rPr>
        <w:t xml:space="preserve"> </w:t>
      </w:r>
      <w:r w:rsidR="007A6871" w:rsidRPr="007A6871">
        <w:rPr>
          <w:rFonts w:cs="Times New Roman"/>
          <w:rtl/>
        </w:rPr>
        <w:t>ידע ששינוי כזה נובע ר</w:t>
      </w:r>
      <w:r w:rsidRPr="003D2385">
        <w:rPr>
          <w:rFonts w:hint="cs"/>
          <w:rtl/>
        </w:rPr>
        <w:t>ק מהחלטה מודעת לאמץ מבטא חדש, לאלף את הלשון והגרון והשיניים ל</w:t>
      </w:r>
      <w:r w:rsidR="0088418C">
        <w:rPr>
          <w:rFonts w:hint="cs"/>
          <w:rtl/>
        </w:rPr>
        <w:t>התעוות ולהתקפל סביב נסורת המילים</w:t>
      </w:r>
      <w:r w:rsidR="005B6335">
        <w:rPr>
          <w:rFonts w:hint="cs"/>
          <w:rtl/>
        </w:rPr>
        <w:t>,</w:t>
      </w:r>
      <w:r w:rsidR="001027C3">
        <w:rPr>
          <w:rFonts w:hint="cs"/>
          <w:rtl/>
        </w:rPr>
        <w:t xml:space="preserve"> ו</w:t>
      </w:r>
      <w:r w:rsidR="00CF1E29" w:rsidRPr="00CF1E29">
        <w:rPr>
          <w:rFonts w:cs="Times New Roman"/>
          <w:rtl/>
        </w:rPr>
        <w:t xml:space="preserve">העריך את החלטתו זו של </w:t>
      </w:r>
      <w:r w:rsidR="00084A8B">
        <w:rPr>
          <w:rFonts w:hint="cs"/>
          <w:rtl/>
        </w:rPr>
        <w:t>ארקדי</w:t>
      </w:r>
      <w:r w:rsidR="00DE46EB">
        <w:rPr>
          <w:rFonts w:hint="cs"/>
          <w:rtl/>
        </w:rPr>
        <w:t>,</w:t>
      </w:r>
      <w:r w:rsidR="00084A8B">
        <w:rPr>
          <w:rFonts w:hint="cs"/>
          <w:rtl/>
        </w:rPr>
        <w:t xml:space="preserve"> </w:t>
      </w:r>
      <w:r w:rsidR="00CF1E29" w:rsidRPr="00CF1E29">
        <w:rPr>
          <w:rFonts w:cs="Times New Roman"/>
          <w:rtl/>
        </w:rPr>
        <w:t>שהתקבלה</w:t>
      </w:r>
      <w:r w:rsidR="007A6871" w:rsidRPr="007A6871">
        <w:rPr>
          <w:rFonts w:cs="Times New Roman"/>
          <w:rtl/>
        </w:rPr>
        <w:t xml:space="preserve"> אף ששום קרוב</w:t>
      </w:r>
      <w:r w:rsidR="00DE46EB">
        <w:rPr>
          <w:rFonts w:cs="Times New Roman" w:hint="cs"/>
          <w:rtl/>
        </w:rPr>
        <w:t xml:space="preserve"> </w:t>
      </w:r>
      <w:r w:rsidR="007A6871" w:rsidRPr="007A6871">
        <w:rPr>
          <w:rFonts w:cs="Times New Roman"/>
          <w:rtl/>
        </w:rPr>
        <w:t>משפחה שלו לא דיבר במבטא ישראלי נקי, רק אנשים זרים</w:t>
      </w:r>
      <w:r w:rsidRPr="003D2385">
        <w:rPr>
          <w:rFonts w:hint="cs"/>
          <w:rtl/>
        </w:rPr>
        <w:t>.</w:t>
      </w:r>
    </w:p>
    <w:p w14:paraId="3C3FEF0A" w14:textId="77777777" w:rsidR="00D57C78" w:rsidRPr="00CD067C" w:rsidRDefault="00D57C78" w:rsidP="00250000">
      <w:pPr>
        <w:rPr>
          <w:rtl/>
        </w:rPr>
      </w:pPr>
      <w:r w:rsidRPr="00CD067C">
        <w:rPr>
          <w:rtl/>
        </w:rPr>
        <w:t>"בט</w:t>
      </w:r>
      <w:r>
        <w:rPr>
          <w:rFonts w:hint="cs"/>
          <w:rtl/>
        </w:rPr>
        <w:t>ו</w:t>
      </w:r>
      <w:r w:rsidRPr="00CD067C">
        <w:rPr>
          <w:rtl/>
        </w:rPr>
        <w:t>ח</w:t>
      </w:r>
      <w:r>
        <w:rPr>
          <w:rFonts w:hint="cs"/>
          <w:rtl/>
        </w:rPr>
        <w:t xml:space="preserve"> באוזניות</w:t>
      </w:r>
      <w:r w:rsidRPr="00CD067C">
        <w:rPr>
          <w:rtl/>
        </w:rPr>
        <w:t xml:space="preserve">!" </w:t>
      </w:r>
    </w:p>
    <w:p w14:paraId="7BC2250D" w14:textId="67F681FC" w:rsidR="003D2385" w:rsidRDefault="00F875CF" w:rsidP="00250000">
      <w:pPr>
        <w:rPr>
          <w:rtl/>
        </w:rPr>
      </w:pPr>
      <w:r>
        <w:rPr>
          <w:rFonts w:hint="cs"/>
          <w:rtl/>
        </w:rPr>
        <w:t>ו</w:t>
      </w:r>
      <w:r w:rsidR="00CF1E29">
        <w:rPr>
          <w:rFonts w:hint="cs"/>
          <w:rtl/>
        </w:rPr>
        <w:t xml:space="preserve">גם </w:t>
      </w:r>
      <w:r>
        <w:rPr>
          <w:rFonts w:hint="cs"/>
          <w:rtl/>
        </w:rPr>
        <w:t xml:space="preserve">לאלכס היו </w:t>
      </w:r>
      <w:r w:rsidR="003D2385" w:rsidRPr="003D2385">
        <w:rPr>
          <w:rFonts w:hint="cs"/>
          <w:rtl/>
        </w:rPr>
        <w:t xml:space="preserve">אנשים זרים </w:t>
      </w:r>
      <w:r w:rsidR="00CF1E29">
        <w:rPr>
          <w:rtl/>
        </w:rPr>
        <w:t>–</w:t>
      </w:r>
      <w:r w:rsidR="00CF1E29">
        <w:rPr>
          <w:rFonts w:hint="cs"/>
          <w:rtl/>
        </w:rPr>
        <w:t xml:space="preserve"> </w:t>
      </w:r>
      <w:r w:rsidR="003D2385" w:rsidRPr="003D2385">
        <w:rPr>
          <w:rFonts w:hint="cs"/>
          <w:rtl/>
        </w:rPr>
        <w:t>ומעתה גם ארקדי.</w:t>
      </w:r>
    </w:p>
    <w:p w14:paraId="62145C6E" w14:textId="6525B4CF" w:rsidR="00D63671" w:rsidRPr="00CD067C" w:rsidRDefault="00D63671" w:rsidP="00084A8B">
      <w:pPr>
        <w:rPr>
          <w:rtl/>
        </w:rPr>
      </w:pPr>
      <w:r w:rsidRPr="00CD067C">
        <w:rPr>
          <w:rtl/>
        </w:rPr>
        <w:t xml:space="preserve">אלכס שלף את הדיסק מקופסת הפלסטיק הדקה, </w:t>
      </w:r>
      <w:r w:rsidR="005B6335">
        <w:rPr>
          <w:rFonts w:hint="cs"/>
          <w:rtl/>
        </w:rPr>
        <w:t>ו</w:t>
      </w:r>
      <w:r w:rsidRPr="00CD067C">
        <w:rPr>
          <w:rtl/>
        </w:rPr>
        <w:t>ארקדי</w:t>
      </w:r>
      <w:r w:rsidR="00DE46EB">
        <w:rPr>
          <w:rFonts w:hint="cs"/>
          <w:rtl/>
        </w:rPr>
        <w:t>,</w:t>
      </w:r>
      <w:r w:rsidRPr="00CD067C">
        <w:rPr>
          <w:rtl/>
        </w:rPr>
        <w:t xml:space="preserve"> </w:t>
      </w:r>
      <w:r w:rsidR="005B6335">
        <w:rPr>
          <w:rFonts w:hint="cs"/>
          <w:rtl/>
        </w:rPr>
        <w:t xml:space="preserve">שהיה מורגל רק בתקליטים ומאז </w:t>
      </w:r>
      <w:r w:rsidR="00F67319">
        <w:rPr>
          <w:rFonts w:hint="cs"/>
          <w:rtl/>
        </w:rPr>
        <w:t>הבר</w:t>
      </w:r>
      <w:r w:rsidR="00DE46EB">
        <w:rPr>
          <w:rFonts w:hint="cs"/>
          <w:rtl/>
        </w:rPr>
        <w:t xml:space="preserve"> </w:t>
      </w:r>
      <w:r w:rsidR="00F67319">
        <w:rPr>
          <w:rFonts w:hint="cs"/>
          <w:rtl/>
        </w:rPr>
        <w:t>מצווה</w:t>
      </w:r>
      <w:r w:rsidR="005B6335">
        <w:rPr>
          <w:rFonts w:hint="cs"/>
          <w:rtl/>
        </w:rPr>
        <w:t xml:space="preserve"> גם </w:t>
      </w:r>
      <w:r w:rsidR="00F875CF">
        <w:rPr>
          <w:rFonts w:hint="cs"/>
          <w:rtl/>
        </w:rPr>
        <w:t>ב</w:t>
      </w:r>
      <w:r w:rsidR="005B6335">
        <w:rPr>
          <w:rFonts w:hint="cs"/>
          <w:rtl/>
        </w:rPr>
        <w:t xml:space="preserve">קלטות, </w:t>
      </w:r>
      <w:r w:rsidRPr="00CD067C">
        <w:rPr>
          <w:rtl/>
        </w:rPr>
        <w:t>מעולם לא ראה דבר צבעוני וחדש וזוהר ממנו</w:t>
      </w:r>
      <w:r w:rsidR="006C2F19">
        <w:rPr>
          <w:rFonts w:hint="cs"/>
          <w:rtl/>
        </w:rPr>
        <w:t xml:space="preserve"> </w:t>
      </w:r>
      <w:r w:rsidR="000A1017">
        <w:rPr>
          <w:rFonts w:hint="cs"/>
          <w:rtl/>
        </w:rPr>
        <w:t>[</w:t>
      </w:r>
      <w:r w:rsidR="006C2F19">
        <w:rPr>
          <w:rFonts w:hint="cs"/>
          <w:rtl/>
        </w:rPr>
        <w:t>(אבל לא ברור ממי)</w:t>
      </w:r>
      <w:r w:rsidR="000A1017">
        <w:rPr>
          <w:rFonts w:hint="cs"/>
          <w:rtl/>
        </w:rPr>
        <w:t>]</w:t>
      </w:r>
      <w:r w:rsidRPr="00CD067C">
        <w:rPr>
          <w:rtl/>
        </w:rPr>
        <w:t xml:space="preserve">. הוא </w:t>
      </w:r>
      <w:r w:rsidR="00084A8B">
        <w:rPr>
          <w:rFonts w:hint="cs"/>
          <w:rtl/>
        </w:rPr>
        <w:t>נטל</w:t>
      </w:r>
      <w:r w:rsidR="00084A8B" w:rsidRPr="00084A8B">
        <w:rPr>
          <w:rtl/>
        </w:rPr>
        <w:t xml:space="preserve"> </w:t>
      </w:r>
      <w:r w:rsidR="00084A8B" w:rsidRPr="00CD067C">
        <w:rPr>
          <w:rtl/>
        </w:rPr>
        <w:t>בזהירות</w:t>
      </w:r>
      <w:r w:rsidRPr="00CD067C">
        <w:rPr>
          <w:rtl/>
        </w:rPr>
        <w:t xml:space="preserve"> את הדיסק מאלכס</w:t>
      </w:r>
      <w:r w:rsidR="00084A8B">
        <w:rPr>
          <w:rtl/>
        </w:rPr>
        <w:t>, נוגע רק בשולי</w:t>
      </w:r>
      <w:r w:rsidR="00084A8B">
        <w:rPr>
          <w:rFonts w:hint="cs"/>
          <w:rtl/>
        </w:rPr>
        <w:t>ו</w:t>
      </w:r>
      <w:r w:rsidRPr="00CD067C">
        <w:rPr>
          <w:rtl/>
        </w:rPr>
        <w:t xml:space="preserve">, לא מסוגל להתיק </w:t>
      </w:r>
      <w:r w:rsidR="0080223C">
        <w:rPr>
          <w:rtl/>
        </w:rPr>
        <w:t>מבטו מהאור הנשבר לצבעים יפהפיים</w:t>
      </w:r>
      <w:r w:rsidR="0080223C">
        <w:rPr>
          <w:rFonts w:hint="cs"/>
          <w:rtl/>
        </w:rPr>
        <w:t>.</w:t>
      </w:r>
      <w:r w:rsidRPr="00CD067C">
        <w:rPr>
          <w:rtl/>
        </w:rPr>
        <w:t xml:space="preserve"> </w:t>
      </w:r>
      <w:r w:rsidR="000A1017">
        <w:rPr>
          <w:rFonts w:hint="cs"/>
          <w:rtl/>
        </w:rPr>
        <w:t>[</w:t>
      </w:r>
      <w:r w:rsidRPr="00CD067C">
        <w:rPr>
          <w:rtl/>
        </w:rPr>
        <w:t>זה אלכס שהביא את החפץ המקסים והצבעוני הזה</w:t>
      </w:r>
      <w:r w:rsidR="000A1017">
        <w:rPr>
          <w:rFonts w:hint="cs"/>
          <w:rtl/>
        </w:rPr>
        <w:t>]</w:t>
      </w:r>
      <w:r w:rsidRPr="00CD067C">
        <w:rPr>
          <w:rtl/>
        </w:rPr>
        <w:t xml:space="preserve">. </w:t>
      </w:r>
      <w:r w:rsidR="00EE7E0F">
        <w:rPr>
          <w:rFonts w:hint="cs"/>
          <w:rtl/>
        </w:rPr>
        <w:t>[סלחיה]</w:t>
      </w:r>
    </w:p>
    <w:p w14:paraId="422AD9C7" w14:textId="77777777" w:rsidR="00D63671" w:rsidRPr="00CD067C" w:rsidRDefault="00D63671" w:rsidP="00EE5E67">
      <w:pPr>
        <w:rPr>
          <w:rtl/>
        </w:rPr>
      </w:pPr>
      <w:r w:rsidRPr="00CD067C">
        <w:rPr>
          <w:rtl/>
        </w:rPr>
        <w:t xml:space="preserve">"נו, תביא </w:t>
      </w:r>
      <w:r w:rsidR="00EE5E67">
        <w:rPr>
          <w:rFonts w:hint="cs"/>
          <w:rtl/>
        </w:rPr>
        <w:t>זה</w:t>
      </w:r>
      <w:r w:rsidRPr="00CD067C">
        <w:rPr>
          <w:rtl/>
        </w:rPr>
        <w:t xml:space="preserve">," אלכס צחק והכניס לדיסקמן שלו. </w:t>
      </w:r>
    </w:p>
    <w:p w14:paraId="00F17DC4" w14:textId="76B3C348" w:rsidR="00D63671" w:rsidRPr="00CD067C" w:rsidRDefault="00D63671" w:rsidP="008C33DF">
      <w:pPr>
        <w:rPr>
          <w:rtl/>
        </w:rPr>
      </w:pPr>
      <w:r w:rsidRPr="00CD067C">
        <w:rPr>
          <w:rtl/>
        </w:rPr>
        <w:t xml:space="preserve">הם ישבו על הרצפה צמודים, </w:t>
      </w:r>
      <w:r w:rsidR="008C33DF">
        <w:rPr>
          <w:rtl/>
        </w:rPr>
        <w:t>גבם שעון על כוננית</w:t>
      </w:r>
      <w:r w:rsidR="008C33DF">
        <w:rPr>
          <w:rFonts w:hint="cs"/>
          <w:rtl/>
        </w:rPr>
        <w:t xml:space="preserve"> ה</w:t>
      </w:r>
      <w:r w:rsidR="004A607C">
        <w:rPr>
          <w:rtl/>
        </w:rPr>
        <w:t>טלוויז</w:t>
      </w:r>
      <w:r w:rsidR="008C33DF" w:rsidRPr="00CD067C">
        <w:rPr>
          <w:rtl/>
        </w:rPr>
        <w:t>יה בסלון</w:t>
      </w:r>
      <w:r w:rsidR="008C33DF">
        <w:rPr>
          <w:rFonts w:hint="cs"/>
          <w:rtl/>
        </w:rPr>
        <w:t>,</w:t>
      </w:r>
      <w:r w:rsidR="008C33DF" w:rsidRPr="00CD067C">
        <w:rPr>
          <w:rtl/>
        </w:rPr>
        <w:t xml:space="preserve"> </w:t>
      </w:r>
      <w:r w:rsidRPr="00CD067C">
        <w:rPr>
          <w:rtl/>
        </w:rPr>
        <w:t xml:space="preserve">כל אחד עם אוזניה </w:t>
      </w:r>
      <w:r w:rsidR="008C33DF">
        <w:rPr>
          <w:rFonts w:hint="cs"/>
          <w:rtl/>
        </w:rPr>
        <w:t xml:space="preserve">אחת, </w:t>
      </w:r>
      <w:r w:rsidR="008C33DF">
        <w:rPr>
          <w:rtl/>
        </w:rPr>
        <w:t>מקשיבים יחד ל</w:t>
      </w:r>
      <w:r w:rsidR="001C5A04">
        <w:rPr>
          <w:rtl/>
        </w:rPr>
        <w:t>מוזיקה</w:t>
      </w:r>
      <w:r w:rsidRPr="00CD067C">
        <w:rPr>
          <w:rtl/>
        </w:rPr>
        <w:t>.</w:t>
      </w:r>
    </w:p>
    <w:p w14:paraId="4B726CD8" w14:textId="48A8E6E8" w:rsidR="00D63671" w:rsidRPr="00CD067C" w:rsidRDefault="00D63671" w:rsidP="008C33DF">
      <w:pPr>
        <w:rPr>
          <w:rtl/>
        </w:rPr>
      </w:pPr>
      <w:r w:rsidRPr="00CD067C">
        <w:rPr>
          <w:rtl/>
        </w:rPr>
        <w:t xml:space="preserve">"זה," אלכס אמר </w:t>
      </w:r>
      <w:r w:rsidR="000A2624">
        <w:rPr>
          <w:rFonts w:hint="cs"/>
          <w:rtl/>
        </w:rPr>
        <w:t>ונופף בעטיפ</w:t>
      </w:r>
      <w:r w:rsidR="008C33DF">
        <w:rPr>
          <w:rFonts w:hint="cs"/>
          <w:rtl/>
        </w:rPr>
        <w:t>ת הדיסק</w:t>
      </w:r>
      <w:r w:rsidR="000A2624">
        <w:rPr>
          <w:rFonts w:hint="cs"/>
          <w:rtl/>
        </w:rPr>
        <w:t xml:space="preserve"> עם</w:t>
      </w:r>
      <w:r w:rsidR="000A2624">
        <w:rPr>
          <w:rtl/>
        </w:rPr>
        <w:t xml:space="preserve"> </w:t>
      </w:r>
      <w:r w:rsidR="000A2624">
        <w:rPr>
          <w:rFonts w:hint="cs"/>
          <w:rtl/>
        </w:rPr>
        <w:t>ה</w:t>
      </w:r>
      <w:r w:rsidR="000A2624">
        <w:rPr>
          <w:rtl/>
        </w:rPr>
        <w:t>איש בחליפה הבוערת</w:t>
      </w:r>
      <w:r w:rsidRPr="00CD067C">
        <w:rPr>
          <w:rtl/>
        </w:rPr>
        <w:t>, "</w:t>
      </w:r>
      <w:r w:rsidR="005B6335">
        <w:rPr>
          <w:rFonts w:hint="cs"/>
          <w:rtl/>
        </w:rPr>
        <w:t>אלבום</w:t>
      </w:r>
      <w:r w:rsidRPr="00CD067C">
        <w:rPr>
          <w:rtl/>
        </w:rPr>
        <w:t xml:space="preserve"> קלאסי." </w:t>
      </w:r>
    </w:p>
    <w:p w14:paraId="7FC66D7D" w14:textId="77777777" w:rsidR="00D63671" w:rsidRPr="00CD067C" w:rsidRDefault="00D63671" w:rsidP="00250000">
      <w:pPr>
        <w:rPr>
          <w:rtl/>
        </w:rPr>
      </w:pPr>
      <w:r w:rsidRPr="00CD067C">
        <w:rPr>
          <w:rtl/>
        </w:rPr>
        <w:t>"מה כתוב כאן?"</w:t>
      </w:r>
    </w:p>
    <w:p w14:paraId="7A63439A" w14:textId="12AF3EA1" w:rsidR="00D63671" w:rsidRPr="00CD067C" w:rsidRDefault="00EE5E67" w:rsidP="00250000">
      <w:pPr>
        <w:rPr>
          <w:rtl/>
        </w:rPr>
      </w:pPr>
      <w:r>
        <w:rPr>
          <w:rtl/>
        </w:rPr>
        <w:t>"</w:t>
      </w:r>
      <w:r>
        <w:rPr>
          <w:rFonts w:hint="cs"/>
          <w:rtl/>
        </w:rPr>
        <w:t>רוצה</w:t>
      </w:r>
      <w:r w:rsidR="004836EC">
        <w:rPr>
          <w:rtl/>
        </w:rPr>
        <w:t xml:space="preserve"> </w:t>
      </w:r>
      <w:r w:rsidR="005B6335">
        <w:rPr>
          <w:rFonts w:hint="cs"/>
          <w:rtl/>
        </w:rPr>
        <w:t xml:space="preserve">אתה </w:t>
      </w:r>
      <w:r w:rsidR="00D63671" w:rsidRPr="00CD067C">
        <w:rPr>
          <w:rtl/>
        </w:rPr>
        <w:t>היית פה."</w:t>
      </w:r>
    </w:p>
    <w:p w14:paraId="4079017D" w14:textId="6DB30E3A" w:rsidR="001027C3" w:rsidRDefault="004836EC" w:rsidP="001027C3">
      <w:pPr>
        <w:rPr>
          <w:rtl/>
        </w:rPr>
      </w:pPr>
      <w:r>
        <w:rPr>
          <w:rtl/>
        </w:rPr>
        <w:t xml:space="preserve">"הלוואי </w:t>
      </w:r>
      <w:r>
        <w:rPr>
          <w:rFonts w:hint="cs"/>
          <w:rtl/>
        </w:rPr>
        <w:t>ש</w:t>
      </w:r>
      <w:r w:rsidR="00D63671" w:rsidRPr="00CD067C">
        <w:rPr>
          <w:rtl/>
        </w:rPr>
        <w:t xml:space="preserve">היית פה..." </w:t>
      </w:r>
      <w:r w:rsidR="00F30E8C">
        <w:rPr>
          <w:rFonts w:hint="cs"/>
          <w:rtl/>
        </w:rPr>
        <w:t>יש תפילות שמתגשמות</w:t>
      </w:r>
      <w:r w:rsidR="00D63671" w:rsidRPr="00CD067C">
        <w:rPr>
          <w:rtl/>
        </w:rPr>
        <w:t>.</w:t>
      </w:r>
      <w:r w:rsidR="001027C3" w:rsidRPr="001027C3">
        <w:rPr>
          <w:rtl/>
        </w:rPr>
        <w:t xml:space="preserve"> </w:t>
      </w:r>
    </w:p>
    <w:p w14:paraId="7D3AF52B" w14:textId="77777777" w:rsidR="001027C3" w:rsidRDefault="001027C3" w:rsidP="001027C3">
      <w:pPr>
        <w:rPr>
          <w:rtl/>
        </w:rPr>
      </w:pPr>
    </w:p>
    <w:p w14:paraId="29C0ACF3" w14:textId="4084B880" w:rsidR="00CF1E29" w:rsidRPr="00CF1E29" w:rsidRDefault="00CF1E29" w:rsidP="00CF1E29">
      <w:pPr>
        <w:rPr>
          <w:rFonts w:cs="Times New Roman"/>
          <w:rtl/>
        </w:rPr>
      </w:pPr>
      <w:r w:rsidRPr="00CF1E29">
        <w:rPr>
          <w:rFonts w:cs="Times New Roman"/>
          <w:rtl/>
        </w:rPr>
        <w:t>כל מכריו הוותיקים של אלכס מהשנה הקודמת היו כאן. חבריהם של הדודים מ</w:t>
      </w:r>
      <w:r w:rsidR="00700037">
        <w:rPr>
          <w:rFonts w:cs="Times New Roman"/>
          <w:rtl/>
        </w:rPr>
        <w:t>ירושלי</w:t>
      </w:r>
      <w:r w:rsidRPr="00CF1E29">
        <w:rPr>
          <w:rFonts w:cs="Times New Roman"/>
          <w:rtl/>
        </w:rPr>
        <w:t xml:space="preserve">ם וידידיהם מרעננה, וכל ילדי השכונה. גם האב בעל הראש המוארך, מחוסר הסנטר, והתינוק הצווחני שהפך לפעוט חמוד למדי – אלכס פגש בהם בטיוליו הליליים בגן המושבה. </w:t>
      </w:r>
    </w:p>
    <w:p w14:paraId="4D255A10" w14:textId="6F35E831" w:rsidR="00D63671" w:rsidRDefault="00CF1E29" w:rsidP="00CF1E29">
      <w:pPr>
        <w:rPr>
          <w:rtl/>
        </w:rPr>
      </w:pPr>
      <w:r w:rsidRPr="00CF1E29">
        <w:rPr>
          <w:rFonts w:cs="Times New Roman"/>
          <w:rtl/>
        </w:rPr>
        <w:t xml:space="preserve">זה מכבר נוכח אלכס </w:t>
      </w:r>
      <w:r w:rsidR="00DE46EB">
        <w:rPr>
          <w:rFonts w:cs="Times New Roman" w:hint="cs"/>
          <w:rtl/>
        </w:rPr>
        <w:t xml:space="preserve">לדעת </w:t>
      </w:r>
      <w:r w:rsidRPr="00CF1E29">
        <w:rPr>
          <w:rFonts w:cs="Times New Roman"/>
          <w:rtl/>
        </w:rPr>
        <w:t xml:space="preserve">שבתגובותיהם אליו נחלקו המבוגרים בין שעשוע לזעזוע. גם אימו, כשהרשתה לו להדליק לה סיגריה, </w:t>
      </w:r>
      <w:r w:rsidR="001C5A04">
        <w:rPr>
          <w:rFonts w:cs="Times New Roman"/>
          <w:rtl/>
        </w:rPr>
        <w:t>הייתה</w:t>
      </w:r>
      <w:r w:rsidRPr="00CF1E29">
        <w:rPr>
          <w:rFonts w:cs="Times New Roman"/>
          <w:rtl/>
        </w:rPr>
        <w:t xml:space="preserve"> משועשעת מלהיטותו אבל לאחר רגע מזועזעת, וכמוה גם האב בגן המושבה. אלכס נדנד את הילדון בנדנדה בזמן שהאב ישב על ספסל מתחת לפנס וקרא במגזין כרומו באותיות קיריליות, ואם אלכס הצליח להרדים את הילדון ולהעבירו לעגלה מבלי שיתעורר, הוא חלק עימו סיגריה.</w:t>
      </w:r>
    </w:p>
    <w:p w14:paraId="060BC5A0" w14:textId="271E6EA1" w:rsidR="00A600A1" w:rsidRDefault="00A600A1" w:rsidP="00876519">
      <w:pPr>
        <w:rPr>
          <w:rtl/>
        </w:rPr>
      </w:pPr>
    </w:p>
    <w:p w14:paraId="15D6BB1A" w14:textId="71C5027E" w:rsidR="00B20D8C" w:rsidRDefault="00B20D8C" w:rsidP="00B20D8C">
      <w:pPr>
        <w:rPr>
          <w:rtl/>
        </w:rPr>
      </w:pPr>
      <w:r>
        <w:rPr>
          <w:rFonts w:cs="Times New Roman"/>
          <w:rtl/>
        </w:rPr>
        <w:t>אלכס התלווה לארקדי ולאביו במסעותיהם להיפרמרקט ב</w:t>
      </w:r>
      <w:r w:rsidR="00271F95">
        <w:rPr>
          <w:rFonts w:cs="Times New Roman"/>
          <w:rtl/>
        </w:rPr>
        <w:t>אזור</w:t>
      </w:r>
      <w:r>
        <w:rPr>
          <w:rFonts w:cs="Times New Roman"/>
          <w:rtl/>
        </w:rPr>
        <w:t xml:space="preserve"> התעשייה. ארקדי אץ רץ אחרי אביו, נושא בזרועותיו קופסאות פלמידה בשמן, חבילת בורקס פטריות קפואים או נתחי מטיאס הולנדי בנוסח פרובנס, לפי הוראותיו של האב. אלכס השתרך אחריהם, גם הוא בזרועות עמוסות מצרכים – סלט חצילים בטעם כבד, נקניק שמפניה וסלט איקרה לבנה. גם לאחר שהניח את המוצרים בעגלת הקניות ידיו הדיפו ניחוח חזק, והוא שפשף אותן במכנסיו ללא הועיל.</w:t>
      </w:r>
    </w:p>
    <w:p w14:paraId="69D4A272" w14:textId="77777777" w:rsidR="00B20D8C" w:rsidRDefault="00B20D8C" w:rsidP="00B20D8C">
      <w:pPr>
        <w:rPr>
          <w:rtl/>
        </w:rPr>
      </w:pPr>
      <w:r>
        <w:rPr>
          <w:rFonts w:cs="Times New Roman"/>
          <w:rtl/>
        </w:rPr>
        <w:t>האב פתח בקבוק שמפו. "עזוב אותי רגע," הוא היסה את ארקדי, "אני מריח."</w:t>
      </w:r>
    </w:p>
    <w:p w14:paraId="1D68CCA1" w14:textId="77777777" w:rsidR="00B20D8C" w:rsidRDefault="00B20D8C" w:rsidP="00B20D8C">
      <w:pPr>
        <w:rPr>
          <w:rtl/>
        </w:rPr>
      </w:pPr>
      <w:r>
        <w:rPr>
          <w:rFonts w:cs="Times New Roman"/>
          <w:rtl/>
        </w:rPr>
        <w:t>הם עברו ליד מדפי הספרים והבגדים. האב לקח עימו מכנסי דקרון בצבעים שונים לתאי המדידה.</w:t>
      </w:r>
    </w:p>
    <w:p w14:paraId="587EEE77" w14:textId="090B7C9D" w:rsidR="00B20D8C" w:rsidRDefault="00B20D8C" w:rsidP="00B20D8C">
      <w:pPr>
        <w:rPr>
          <w:rtl/>
        </w:rPr>
      </w:pPr>
      <w:r>
        <w:rPr>
          <w:rFonts w:cs="Times New Roman"/>
          <w:rtl/>
        </w:rPr>
        <w:t>"אתה יודע לקרוא עברית?" ארקדי שאל במבטא החדש והיפה שלו ופתח ספר</w:t>
      </w:r>
      <w:r w:rsidR="00DE46EB">
        <w:rPr>
          <w:rFonts w:cs="Times New Roman" w:hint="cs"/>
          <w:rtl/>
        </w:rPr>
        <w:t xml:space="preserve"> </w:t>
      </w:r>
      <w:r>
        <w:rPr>
          <w:rFonts w:cs="Times New Roman"/>
          <w:rtl/>
        </w:rPr>
        <w:t>ילדים צבעוני. מלכתחילה חש ק</w:t>
      </w:r>
      <w:r w:rsidR="00F35749">
        <w:rPr>
          <w:rFonts w:cs="Times New Roman" w:hint="cs"/>
          <w:rtl/>
        </w:rPr>
        <w:t>י</w:t>
      </w:r>
      <w:r>
        <w:rPr>
          <w:rFonts w:cs="Times New Roman"/>
          <w:rtl/>
        </w:rPr>
        <w:t>רבה גדולה לספרי ילדים ישראלי</w:t>
      </w:r>
      <w:r w:rsidR="00DE46EB">
        <w:rPr>
          <w:rFonts w:cs="Times New Roman" w:hint="cs"/>
          <w:rtl/>
        </w:rPr>
        <w:t>י</w:t>
      </w:r>
      <w:r>
        <w:rPr>
          <w:rFonts w:cs="Times New Roman"/>
          <w:rtl/>
        </w:rPr>
        <w:t>ם, שתיארו ילדים חרוצים וטובים בעלי בלורית וחיוך נבון עובדים ולומדים, מועילים ורוננים. הם דמו</w:t>
      </w:r>
      <w:r w:rsidR="00C90C6C">
        <w:rPr>
          <w:rFonts w:cs="Times New Roman"/>
          <w:rtl/>
        </w:rPr>
        <w:t xml:space="preserve"> מאוד </w:t>
      </w:r>
      <w:r>
        <w:rPr>
          <w:rFonts w:cs="Times New Roman"/>
          <w:rtl/>
        </w:rPr>
        <w:t>לילד הסובייטי כפי שהוצג בימי</w:t>
      </w:r>
      <w:r w:rsidR="00DE46EB">
        <w:rPr>
          <w:rFonts w:cs="Times New Roman" w:hint="cs"/>
          <w:rtl/>
        </w:rPr>
        <w:t xml:space="preserve"> </w:t>
      </w:r>
      <w:r>
        <w:rPr>
          <w:rFonts w:cs="Times New Roman"/>
          <w:rtl/>
        </w:rPr>
        <w:t>ילדותו הרחוקים, ישר</w:t>
      </w:r>
      <w:r w:rsidR="00DE46EB">
        <w:rPr>
          <w:rFonts w:cs="Times New Roman" w:hint="cs"/>
          <w:rtl/>
        </w:rPr>
        <w:t xml:space="preserve"> </w:t>
      </w:r>
      <w:r>
        <w:rPr>
          <w:rFonts w:cs="Times New Roman"/>
          <w:rtl/>
        </w:rPr>
        <w:t>מבט ובר</w:t>
      </w:r>
      <w:r w:rsidR="00DE46EB">
        <w:rPr>
          <w:rFonts w:cs="Times New Roman" w:hint="cs"/>
          <w:rtl/>
        </w:rPr>
        <w:t xml:space="preserve"> </w:t>
      </w:r>
      <w:r>
        <w:rPr>
          <w:rFonts w:cs="Times New Roman"/>
          <w:rtl/>
        </w:rPr>
        <w:t>לבב.</w:t>
      </w:r>
    </w:p>
    <w:p w14:paraId="188F2AFE" w14:textId="77777777" w:rsidR="00B20D8C" w:rsidRDefault="00B20D8C" w:rsidP="00B20D8C">
      <w:pPr>
        <w:rPr>
          <w:rtl/>
        </w:rPr>
      </w:pPr>
      <w:r>
        <w:rPr>
          <w:rFonts w:cs="Times New Roman"/>
          <w:rtl/>
        </w:rPr>
        <w:t>"אני מכיר הרבה אותיות, אני חושב..." אלכס היסס. את רובן שכח ברגע שעזב את בית-הספר היהודי.</w:t>
      </w:r>
    </w:p>
    <w:p w14:paraId="47710AFE" w14:textId="77777777" w:rsidR="00B20D8C" w:rsidRDefault="00B20D8C" w:rsidP="00B20D8C">
      <w:pPr>
        <w:rPr>
          <w:rtl/>
        </w:rPr>
      </w:pPr>
      <w:r>
        <w:rPr>
          <w:rFonts w:cs="Times New Roman"/>
          <w:rtl/>
        </w:rPr>
        <w:t xml:space="preserve">"אני יכול ללמד אותך לקרוא, סאשה." </w:t>
      </w:r>
    </w:p>
    <w:p w14:paraId="56BF9F5E" w14:textId="77777777" w:rsidR="00B20D8C" w:rsidRDefault="00B20D8C" w:rsidP="00B20D8C">
      <w:pPr>
        <w:rPr>
          <w:rtl/>
        </w:rPr>
      </w:pPr>
      <w:r>
        <w:rPr>
          <w:rFonts w:cs="Times New Roman"/>
          <w:rtl/>
        </w:rPr>
        <w:t>[תראה את הספר הזה. אתה רואה מה כתוב על הכריכה? דירה להשכיר. בעמק יפה, בין כרמים ושדות עומד מגדל בן חמש קומות." ארקדי הקריא... וגו...</w:t>
      </w:r>
    </w:p>
    <w:p w14:paraId="1051C4F9" w14:textId="77777777" w:rsidR="00B20D8C" w:rsidRDefault="00B20D8C" w:rsidP="00B20D8C">
      <w:pPr>
        <w:rPr>
          <w:rtl/>
        </w:rPr>
      </w:pPr>
      <w:r>
        <w:rPr>
          <w:rFonts w:cs="Times New Roman"/>
          <w:rtl/>
        </w:rPr>
        <w:t>"יש רק ארבע."</w:t>
      </w:r>
    </w:p>
    <w:p w14:paraId="2BFE468C" w14:textId="77777777" w:rsidR="00B20D8C" w:rsidRDefault="00B20D8C" w:rsidP="00B20D8C">
      <w:pPr>
        <w:rPr>
          <w:rtl/>
        </w:rPr>
      </w:pPr>
      <w:r>
        <w:rPr>
          <w:rFonts w:cs="Times New Roman"/>
          <w:rtl/>
        </w:rPr>
        <w:t>"מה?"</w:t>
      </w:r>
    </w:p>
    <w:p w14:paraId="54E52447" w14:textId="77777777" w:rsidR="00B20D8C" w:rsidRDefault="00B20D8C" w:rsidP="00B20D8C">
      <w:pPr>
        <w:rPr>
          <w:rtl/>
        </w:rPr>
      </w:pPr>
      <w:r>
        <w:rPr>
          <w:rFonts w:cs="Times New Roman"/>
          <w:rtl/>
        </w:rPr>
        <w:t>"בציור יש רק ארבע קומות."</w:t>
      </w:r>
    </w:p>
    <w:p w14:paraId="75AD9334" w14:textId="77777777" w:rsidR="00B20D8C" w:rsidRDefault="00B20D8C" w:rsidP="00B20D8C">
      <w:pPr>
        <w:rPr>
          <w:rtl/>
        </w:rPr>
      </w:pPr>
      <w:r>
        <w:rPr>
          <w:rFonts w:cs="Times New Roman"/>
          <w:rtl/>
        </w:rPr>
        <w:t xml:space="preserve">כשסיים להקריא על הארנבת,] </w:t>
      </w:r>
    </w:p>
    <w:p w14:paraId="1EF522CF" w14:textId="77777777" w:rsidR="00B20D8C" w:rsidRDefault="00B20D8C" w:rsidP="00B20D8C">
      <w:pPr>
        <w:rPr>
          <w:rtl/>
        </w:rPr>
      </w:pPr>
      <w:r>
        <w:rPr>
          <w:rFonts w:cs="Times New Roman"/>
          <w:rtl/>
        </w:rPr>
        <w:t>כשאביו של ארקדי קרא לבנו, הוא נטש את הספר ונחפז אליו. "סאשה, בוא, תעזור לנו לבחור מידה יותר גדולה."</w:t>
      </w:r>
    </w:p>
    <w:p w14:paraId="3D452ED9" w14:textId="77777777" w:rsidR="00B20D8C" w:rsidRDefault="00B20D8C" w:rsidP="00B20D8C">
      <w:pPr>
        <w:rPr>
          <w:rtl/>
        </w:rPr>
      </w:pPr>
      <w:r>
        <w:rPr>
          <w:rFonts w:cs="Times New Roman"/>
          <w:rtl/>
        </w:rPr>
        <w:t>"אני בא, אחי, אני בא," והם פשפשו ביחד בערימת המכנסיים, מחפשים חום, לא כחול.</w:t>
      </w:r>
    </w:p>
    <w:p w14:paraId="222317E5" w14:textId="77777777" w:rsidR="00B20D8C" w:rsidRDefault="00B20D8C" w:rsidP="00B20D8C">
      <w:pPr>
        <w:rPr>
          <w:rtl/>
        </w:rPr>
      </w:pPr>
    </w:p>
    <w:p w14:paraId="37587699" w14:textId="77777777" w:rsidR="00B20D8C" w:rsidRDefault="00B20D8C" w:rsidP="00B20D8C">
      <w:pPr>
        <w:rPr>
          <w:rtl/>
        </w:rPr>
      </w:pPr>
      <w:r>
        <w:rPr>
          <w:rFonts w:cs="Times New Roman"/>
          <w:rtl/>
        </w:rPr>
        <w:t>[לבסוף המכנסיים נמצאו והם חזרו לספר, ובא הזמיר. –</w:t>
      </w:r>
    </w:p>
    <w:p w14:paraId="57CA8D38" w14:textId="77777777" w:rsidR="00B20D8C" w:rsidRDefault="00B20D8C" w:rsidP="00B20D8C">
      <w:pPr>
        <w:rPr>
          <w:rtl/>
        </w:rPr>
      </w:pPr>
      <w:r>
        <w:rPr>
          <w:rFonts w:cs="Times New Roman"/>
          <w:rtl/>
        </w:rPr>
        <w:t>ואלכס לא הפסיק להיות מעצבן. הפעם הוא לא הבין למה הזמיר לבוש בבגדי אישה.] [יש את זה גם בפעם הבאה שאלכס בישראל]</w:t>
      </w:r>
    </w:p>
    <w:p w14:paraId="5586CC83" w14:textId="44CD8FFD" w:rsidR="00B20D8C" w:rsidRDefault="00B20D8C" w:rsidP="00B20D8C">
      <w:pPr>
        <w:rPr>
          <w:rFonts w:cs="Times New Roman"/>
          <w:rtl/>
        </w:rPr>
      </w:pPr>
      <w:r>
        <w:rPr>
          <w:rFonts w:cs="Times New Roman"/>
          <w:rtl/>
        </w:rPr>
        <w:t xml:space="preserve"> [אלכס וארקדי נהגו לשחק "הגומר ראשון – השני נותן לו." כך אלכס היה מחוייב לחלוק עם ארקדי את כל הגלידות וגו' שהם היו קונים. אלכס קיצר את המשחק ל – ה"ר. והוא היה מבקש – אולי נשחק "עמק"? ארקדי לא מבין. אלכס מסביר </w:t>
      </w:r>
      <w:r>
        <w:rPr>
          <w:rFonts w:cs="Times New Roman"/>
          <w:rtl/>
        </w:rPr>
        <w:lastRenderedPageBreak/>
        <w:t>– זה ההיפך מ-ה"ר כלומר, הגומר ראשון השני לא נותן לו! ארקדי נעתר לכך, אבל רק לעיתים רחוקות. הדס [</w:t>
      </w:r>
      <w:r>
        <w:t>unsolocited</w:t>
      </w:r>
      <w:r>
        <w:rPr>
          <w:rFonts w:cs="Times New Roman"/>
          <w:rtl/>
        </w:rPr>
        <w:t>] מוסיפה תנאי – "הגומר ראשון השני נותן לו, רק אם הוא (הראשון) רוצה." הבעיה היא שארקדי תמיד רוצה.]</w:t>
      </w:r>
    </w:p>
    <w:p w14:paraId="1D19A538" w14:textId="77777777" w:rsidR="00B20D8C" w:rsidRDefault="00B20D8C" w:rsidP="00B20D8C">
      <w:pPr>
        <w:rPr>
          <w:rtl/>
        </w:rPr>
      </w:pPr>
    </w:p>
    <w:p w14:paraId="00F74C83" w14:textId="7709A4CF" w:rsidR="00416982" w:rsidRDefault="00416982" w:rsidP="00876519">
      <w:pPr>
        <w:rPr>
          <w:rtl/>
        </w:rPr>
      </w:pPr>
      <w:r>
        <w:rPr>
          <w:rFonts w:hint="cs"/>
          <w:rtl/>
        </w:rPr>
        <w:t xml:space="preserve">"אתה בא?" אלכס </w:t>
      </w:r>
      <w:r w:rsidR="005C2354">
        <w:rPr>
          <w:rFonts w:hint="cs"/>
          <w:rtl/>
        </w:rPr>
        <w:t>היה לבוש במכנסי גלישה צבעוניים ובחולצה קצרה, ו</w:t>
      </w:r>
      <w:r w:rsidR="00876519">
        <w:rPr>
          <w:rFonts w:hint="cs"/>
          <w:rtl/>
        </w:rPr>
        <w:t>הדס לצ</w:t>
      </w:r>
      <w:r w:rsidR="00DE46EB">
        <w:rPr>
          <w:rFonts w:hint="cs"/>
          <w:rtl/>
        </w:rPr>
        <w:t>י</w:t>
      </w:r>
      <w:r w:rsidR="00876519">
        <w:rPr>
          <w:rFonts w:hint="cs"/>
          <w:rtl/>
        </w:rPr>
        <w:t>דו, בחולצה תואמת.</w:t>
      </w:r>
    </w:p>
    <w:p w14:paraId="2A3EFF01" w14:textId="0306755A" w:rsidR="00416982" w:rsidRDefault="00416982" w:rsidP="00516474">
      <w:pPr>
        <w:rPr>
          <w:rtl/>
        </w:rPr>
      </w:pPr>
      <w:r>
        <w:rPr>
          <w:rFonts w:hint="cs"/>
          <w:rtl/>
        </w:rPr>
        <w:t>"לאן אתם הולכים?" ארקדי</w:t>
      </w:r>
      <w:r w:rsidR="001027C3" w:rsidRPr="001027C3">
        <w:rPr>
          <w:rFonts w:hint="cs"/>
          <w:rtl/>
        </w:rPr>
        <w:t xml:space="preserve"> </w:t>
      </w:r>
      <w:r w:rsidR="001027C3">
        <w:rPr>
          <w:rFonts w:hint="cs"/>
          <w:rtl/>
        </w:rPr>
        <w:t>בירר</w:t>
      </w:r>
      <w:r>
        <w:rPr>
          <w:rFonts w:hint="cs"/>
          <w:rtl/>
        </w:rPr>
        <w:t xml:space="preserve"> (אגב, ברור שהוא בא</w:t>
      </w:r>
      <w:r w:rsidR="005B6335">
        <w:rPr>
          <w:rFonts w:hint="cs"/>
          <w:rtl/>
        </w:rPr>
        <w:t>)</w:t>
      </w:r>
      <w:r>
        <w:rPr>
          <w:rFonts w:hint="cs"/>
          <w:rtl/>
        </w:rPr>
        <w:t>.</w:t>
      </w:r>
    </w:p>
    <w:p w14:paraId="4DC992CB" w14:textId="77777777" w:rsidR="00416982" w:rsidRDefault="00416982" w:rsidP="00416982">
      <w:pPr>
        <w:rPr>
          <w:rtl/>
        </w:rPr>
      </w:pPr>
      <w:r>
        <w:rPr>
          <w:rFonts w:hint="cs"/>
          <w:rtl/>
        </w:rPr>
        <w:t>"הבריכה. אתה אוהב לשחואַ?"</w:t>
      </w:r>
    </w:p>
    <w:p w14:paraId="3E76A9A8" w14:textId="3E1DA3A5" w:rsidR="002508ED" w:rsidRDefault="00876519" w:rsidP="00E7658D">
      <w:pPr>
        <w:rPr>
          <w:rtl/>
        </w:rPr>
      </w:pPr>
      <w:r>
        <w:rPr>
          <w:rFonts w:hint="cs"/>
          <w:rtl/>
        </w:rPr>
        <w:t xml:space="preserve">ובכן, ארקדי לא </w:t>
      </w:r>
      <w:r w:rsidR="00416982">
        <w:rPr>
          <w:rFonts w:hint="cs"/>
          <w:rtl/>
        </w:rPr>
        <w:t>ח</w:t>
      </w:r>
      <w:r>
        <w:rPr>
          <w:rFonts w:hint="cs"/>
          <w:rtl/>
        </w:rPr>
        <w:t>י</w:t>
      </w:r>
      <w:r w:rsidR="00416982">
        <w:rPr>
          <w:rFonts w:hint="cs"/>
          <w:rtl/>
        </w:rPr>
        <w:t>בב מים באופן כללי, לא ל</w:t>
      </w:r>
      <w:r w:rsidR="001027C3">
        <w:rPr>
          <w:rFonts w:hint="cs"/>
          <w:rtl/>
        </w:rPr>
        <w:t>שרות</w:t>
      </w:r>
      <w:r w:rsidR="00416982">
        <w:rPr>
          <w:rFonts w:hint="cs"/>
          <w:rtl/>
        </w:rPr>
        <w:t xml:space="preserve"> בהם ולא להי</w:t>
      </w:r>
      <w:r w:rsidR="001027C3">
        <w:rPr>
          <w:rFonts w:hint="cs"/>
          <w:rtl/>
        </w:rPr>
        <w:t>טבל</w:t>
      </w:r>
      <w:r w:rsidR="00416982">
        <w:rPr>
          <w:rFonts w:hint="cs"/>
          <w:rtl/>
        </w:rPr>
        <w:t xml:space="preserve"> בהם. הוא </w:t>
      </w:r>
      <w:r w:rsidR="00F875CF">
        <w:rPr>
          <w:rFonts w:hint="cs"/>
          <w:rtl/>
        </w:rPr>
        <w:t>ידע לשחות</w:t>
      </w:r>
      <w:r w:rsidR="00416982">
        <w:rPr>
          <w:rFonts w:hint="cs"/>
          <w:rtl/>
        </w:rPr>
        <w:t>, כבר בחורף הקשה של כיתה ג' הגיע לרמת פטור בבריכה ש</w:t>
      </w:r>
      <w:r w:rsidR="00B13A2C">
        <w:rPr>
          <w:rFonts w:hint="cs"/>
          <w:rtl/>
        </w:rPr>
        <w:t xml:space="preserve">שכנה </w:t>
      </w:r>
      <w:r w:rsidR="00416982">
        <w:rPr>
          <w:rFonts w:hint="cs"/>
          <w:rtl/>
        </w:rPr>
        <w:t>במרחק נסיעת מטרו קצרה מבית</w:t>
      </w:r>
      <w:r w:rsidR="005B6335">
        <w:rPr>
          <w:rFonts w:hint="cs"/>
          <w:rtl/>
        </w:rPr>
        <w:t>-</w:t>
      </w:r>
      <w:r w:rsidR="00416982">
        <w:rPr>
          <w:rFonts w:hint="cs"/>
          <w:rtl/>
        </w:rPr>
        <w:t xml:space="preserve">הספר. אבל </w:t>
      </w:r>
      <w:r w:rsidR="00B13A2C">
        <w:rPr>
          <w:rFonts w:hint="cs"/>
          <w:rtl/>
        </w:rPr>
        <w:t xml:space="preserve">ארקדי </w:t>
      </w:r>
      <w:r w:rsidR="00416982">
        <w:rPr>
          <w:rFonts w:hint="cs"/>
          <w:rtl/>
        </w:rPr>
        <w:t xml:space="preserve">היה מוותר, ככל שהדבר תלוי בו, על כל מגע עם מים, </w:t>
      </w:r>
      <w:r w:rsidR="005B6335">
        <w:rPr>
          <w:rFonts w:hint="cs"/>
          <w:rtl/>
        </w:rPr>
        <w:t>ו</w:t>
      </w:r>
      <w:r w:rsidR="00416982">
        <w:rPr>
          <w:rFonts w:hint="cs"/>
          <w:rtl/>
        </w:rPr>
        <w:t xml:space="preserve">גם את הֶרגל המקלחת היומית לא </w:t>
      </w:r>
      <w:r w:rsidR="001027C3" w:rsidRPr="001027C3">
        <w:rPr>
          <w:rFonts w:cs="Times New Roman"/>
          <w:rtl/>
        </w:rPr>
        <w:t xml:space="preserve">לגמרי </w:t>
      </w:r>
      <w:r w:rsidR="00416982">
        <w:rPr>
          <w:rFonts w:hint="cs"/>
          <w:rtl/>
        </w:rPr>
        <w:t>סיגל לעצמו.</w:t>
      </w:r>
      <w:r w:rsidR="004B7202">
        <w:rPr>
          <w:rFonts w:hint="cs"/>
          <w:rtl/>
        </w:rPr>
        <w:t xml:space="preserve"> </w:t>
      </w:r>
    </w:p>
    <w:p w14:paraId="7E536082" w14:textId="783CA125" w:rsidR="002508ED" w:rsidRDefault="00166ABB" w:rsidP="002508ED">
      <w:pPr>
        <w:rPr>
          <w:rtl/>
        </w:rPr>
      </w:pPr>
      <w:bookmarkStart w:id="57" w:name="_Hlk502474305"/>
      <w:r>
        <w:rPr>
          <w:rFonts w:cs="Times New Roman"/>
          <w:rtl/>
        </w:rPr>
        <w:t xml:space="preserve"> </w:t>
      </w:r>
      <w:r w:rsidR="00570665" w:rsidRPr="00570665">
        <w:rPr>
          <w:rFonts w:cs="Times New Roman"/>
          <w:rtl/>
        </w:rPr>
        <w:t xml:space="preserve">השהות </w:t>
      </w:r>
      <w:r w:rsidR="00DE46EB">
        <w:rPr>
          <w:rFonts w:cs="Times New Roman" w:hint="cs"/>
          <w:rtl/>
        </w:rPr>
        <w:t xml:space="preserve">של </w:t>
      </w:r>
      <w:r w:rsidR="00DE46EB" w:rsidRPr="00570665">
        <w:rPr>
          <w:rFonts w:cs="Times New Roman"/>
          <w:rtl/>
        </w:rPr>
        <w:t xml:space="preserve">אלכס </w:t>
      </w:r>
      <w:r w:rsidR="00570665" w:rsidRPr="00570665">
        <w:rPr>
          <w:rFonts w:cs="Times New Roman"/>
          <w:rtl/>
        </w:rPr>
        <w:t>בבריכה נדמתה לארקדי</w:t>
      </w:r>
      <w:r w:rsidR="00D47630" w:rsidRPr="00D47630">
        <w:rPr>
          <w:rFonts w:cs="Times New Roman"/>
          <w:rtl/>
        </w:rPr>
        <w:t xml:space="preserve"> כעמל</w:t>
      </w:r>
      <w:r w:rsidR="00DE46EB">
        <w:rPr>
          <w:rFonts w:cs="Times New Roman" w:hint="cs"/>
          <w:rtl/>
        </w:rPr>
        <w:t xml:space="preserve"> </w:t>
      </w:r>
      <w:r w:rsidR="00D47630" w:rsidRPr="00D47630">
        <w:rPr>
          <w:rFonts w:cs="Times New Roman"/>
          <w:rtl/>
        </w:rPr>
        <w:t>כפיים ממש, מטלה עם מטרות ברורות</w:t>
      </w:r>
      <w:r w:rsidR="002508ED">
        <w:rPr>
          <w:rFonts w:cs="Times New Roman"/>
          <w:rtl/>
        </w:rPr>
        <w:t xml:space="preserve">. </w:t>
      </w:r>
      <w:r w:rsidR="00D47630" w:rsidRPr="00D47630">
        <w:rPr>
          <w:rFonts w:cs="Times New Roman"/>
          <w:rtl/>
        </w:rPr>
        <w:t xml:space="preserve">לפני שקפץ למים, </w:t>
      </w:r>
      <w:r w:rsidR="00DE46EB" w:rsidRPr="00DE46EB">
        <w:rPr>
          <w:rFonts w:cs="Times New Roman"/>
          <w:rtl/>
        </w:rPr>
        <w:t xml:space="preserve">אלכס </w:t>
      </w:r>
      <w:r w:rsidR="002508ED">
        <w:rPr>
          <w:rFonts w:cs="Times New Roman"/>
          <w:rtl/>
        </w:rPr>
        <w:t>הצמיד לבקבוק ה</w:t>
      </w:r>
      <w:r w:rsidR="00F25B6F">
        <w:rPr>
          <w:rFonts w:cs="Times New Roman" w:hint="cs"/>
          <w:rtl/>
        </w:rPr>
        <w:t>שתי</w:t>
      </w:r>
      <w:r w:rsidR="00DE46EB">
        <w:rPr>
          <w:rFonts w:cs="Times New Roman" w:hint="cs"/>
          <w:rtl/>
        </w:rPr>
        <w:t>י</w:t>
      </w:r>
      <w:r w:rsidR="00F25B6F">
        <w:rPr>
          <w:rFonts w:cs="Times New Roman" w:hint="cs"/>
          <w:rtl/>
        </w:rPr>
        <w:t xml:space="preserve">ה </w:t>
      </w:r>
      <w:r w:rsidR="002508ED">
        <w:rPr>
          <w:rFonts w:cs="Times New Roman"/>
          <w:rtl/>
        </w:rPr>
        <w:t xml:space="preserve">שהניח על שפת הבריכה פתקים מנוילנים כתובים בכתב סתרים </w:t>
      </w:r>
      <w:r w:rsidR="00FF16F9">
        <w:rPr>
          <w:rFonts w:cs="Times New Roman" w:hint="cs"/>
          <w:rtl/>
        </w:rPr>
        <w:t>שקודד</w:t>
      </w:r>
      <w:r w:rsidR="00D47630">
        <w:rPr>
          <w:rFonts w:cs="Times New Roman" w:hint="cs"/>
          <w:rtl/>
        </w:rPr>
        <w:t>ו</w:t>
      </w:r>
      <w:r w:rsidR="00FF16F9">
        <w:rPr>
          <w:rFonts w:cs="Times New Roman" w:hint="cs"/>
          <w:rtl/>
        </w:rPr>
        <w:t xml:space="preserve"> תרגילים שונים</w:t>
      </w:r>
      <w:r w:rsidR="002508ED">
        <w:rPr>
          <w:rFonts w:cs="Times New Roman"/>
          <w:rtl/>
        </w:rPr>
        <w:t>, וטרח לה</w:t>
      </w:r>
      <w:r w:rsidR="00DE46EB">
        <w:rPr>
          <w:rFonts w:cs="Times New Roman" w:hint="cs"/>
          <w:rtl/>
        </w:rPr>
        <w:t>י</w:t>
      </w:r>
      <w:r w:rsidR="002508ED">
        <w:rPr>
          <w:rFonts w:cs="Times New Roman"/>
          <w:rtl/>
        </w:rPr>
        <w:t>וועץ ב</w:t>
      </w:r>
      <w:r w:rsidR="00F25B6F">
        <w:rPr>
          <w:rFonts w:cs="Times New Roman" w:hint="cs"/>
          <w:rtl/>
        </w:rPr>
        <w:t>הם</w:t>
      </w:r>
      <w:r w:rsidR="002508ED">
        <w:rPr>
          <w:rFonts w:cs="Times New Roman"/>
          <w:rtl/>
        </w:rPr>
        <w:t xml:space="preserve"> באדיקות בזמן </w:t>
      </w:r>
      <w:r w:rsidR="00D47630" w:rsidRPr="00D47630">
        <w:rPr>
          <w:rFonts w:cs="Times New Roman"/>
          <w:rtl/>
        </w:rPr>
        <w:t>ה</w:t>
      </w:r>
      <w:r w:rsidR="00C90C6C">
        <w:rPr>
          <w:rFonts w:cs="Times New Roman"/>
          <w:rtl/>
        </w:rPr>
        <w:t>שחייה</w:t>
      </w:r>
      <w:r w:rsidR="002508ED">
        <w:rPr>
          <w:rFonts w:cs="Times New Roman"/>
          <w:rtl/>
        </w:rPr>
        <w:t xml:space="preserve">. ארקדי </w:t>
      </w:r>
      <w:r w:rsidR="00850C50" w:rsidRPr="00850C50">
        <w:rPr>
          <w:rFonts w:cs="Times New Roman"/>
          <w:rtl/>
        </w:rPr>
        <w:t xml:space="preserve">לא הבין </w:t>
      </w:r>
      <w:r w:rsidR="00622077">
        <w:rPr>
          <w:rFonts w:cs="Times New Roman" w:hint="cs"/>
          <w:rtl/>
        </w:rPr>
        <w:t>השפעתן של</w:t>
      </w:r>
      <w:r w:rsidR="00B20D8C" w:rsidRPr="00B20D8C">
        <w:rPr>
          <w:rFonts w:cs="Times New Roman"/>
          <w:rtl/>
        </w:rPr>
        <w:t xml:space="preserve"> ההוראות האלו[מפיק משיג קורא]</w:t>
      </w:r>
      <w:r w:rsidR="00850C50" w:rsidRPr="00850C50">
        <w:rPr>
          <w:rFonts w:cs="Times New Roman"/>
          <w:rtl/>
        </w:rPr>
        <w:t xml:space="preserve">, הוא </w:t>
      </w:r>
      <w:r w:rsidR="002508ED">
        <w:rPr>
          <w:rFonts w:cs="Times New Roman"/>
          <w:rtl/>
        </w:rPr>
        <w:t>נראה רק כמי ששוחה הלוך ושוב במשך שעות, במהירות מ</w:t>
      </w:r>
      <w:r w:rsidR="00DE46EB">
        <w:rPr>
          <w:rFonts w:cs="Times New Roman" w:hint="cs"/>
          <w:rtl/>
        </w:rPr>
        <w:t>ְ</w:t>
      </w:r>
      <w:r w:rsidR="002508ED">
        <w:rPr>
          <w:rFonts w:cs="Times New Roman"/>
          <w:rtl/>
        </w:rPr>
        <w:t>רבית, לעיתים עם מצוף בין הרגליים, לעיתים עם סנפירי</w:t>
      </w:r>
      <w:r w:rsidR="00DE46EB">
        <w:rPr>
          <w:rFonts w:cs="Times New Roman" w:hint="cs"/>
          <w:rtl/>
        </w:rPr>
        <w:t xml:space="preserve"> </w:t>
      </w:r>
      <w:r w:rsidR="002508ED">
        <w:rPr>
          <w:rFonts w:cs="Times New Roman"/>
          <w:rtl/>
        </w:rPr>
        <w:t xml:space="preserve">ידיים. </w:t>
      </w:r>
    </w:p>
    <w:p w14:paraId="0439F432" w14:textId="35CE9109" w:rsidR="00B20D8C" w:rsidRDefault="00EB11F7" w:rsidP="002508ED">
      <w:pPr>
        <w:rPr>
          <w:rFonts w:cs="Times New Roman"/>
          <w:rtl/>
        </w:rPr>
      </w:pPr>
      <w:r w:rsidRPr="00E456CB">
        <w:rPr>
          <w:rFonts w:cs="Times New Roman" w:hint="eastAsia"/>
          <w:rtl/>
        </w:rPr>
        <w:t>התרגילים</w:t>
      </w:r>
      <w:r w:rsidR="002508ED" w:rsidRPr="00E456CB">
        <w:rPr>
          <w:rFonts w:cs="Times New Roman"/>
          <w:rtl/>
        </w:rPr>
        <w:t xml:space="preserve"> ש</w:t>
      </w:r>
      <w:r w:rsidR="00B13A2C">
        <w:rPr>
          <w:rFonts w:cs="Times New Roman" w:hint="cs"/>
          <w:rtl/>
        </w:rPr>
        <w:t>קיבל</w:t>
      </w:r>
      <w:r w:rsidR="002508ED" w:rsidRPr="00E456CB">
        <w:rPr>
          <w:rFonts w:cs="Times New Roman"/>
          <w:rtl/>
        </w:rPr>
        <w:t xml:space="preserve"> </w:t>
      </w:r>
      <w:r w:rsidR="007A6871">
        <w:rPr>
          <w:rFonts w:cs="Times New Roman" w:hint="cs"/>
          <w:rtl/>
        </w:rPr>
        <w:t xml:space="preserve">אלכס </w:t>
      </w:r>
      <w:r w:rsidR="002508ED" w:rsidRPr="00E456CB">
        <w:rPr>
          <w:rFonts w:cs="Times New Roman"/>
          <w:rtl/>
        </w:rPr>
        <w:t>לקיץ נועדו לשם הורדת שתי תנועות מ</w:t>
      </w:r>
      <w:r w:rsidR="00D47630">
        <w:rPr>
          <w:rFonts w:cs="Times New Roman" w:hint="cs"/>
          <w:rtl/>
        </w:rPr>
        <w:t>ה</w:t>
      </w:r>
      <w:r w:rsidR="002508ED" w:rsidRPr="00E456CB">
        <w:rPr>
          <w:rFonts w:cs="Times New Roman"/>
          <w:rtl/>
        </w:rPr>
        <w:t xml:space="preserve">מניין בשחיית בריכה שלמה. כפות רגליו </w:t>
      </w:r>
      <w:r w:rsidR="00F30E8C" w:rsidRPr="00E456CB">
        <w:rPr>
          <w:rFonts w:cs="Times New Roman" w:hint="cs"/>
          <w:rtl/>
        </w:rPr>
        <w:t>ה</w:t>
      </w:r>
      <w:r w:rsidR="002508ED" w:rsidRPr="00E456CB">
        <w:rPr>
          <w:rFonts w:cs="Times New Roman"/>
          <w:rtl/>
        </w:rPr>
        <w:t xml:space="preserve">גדולות </w:t>
      </w:r>
      <w:r w:rsidR="00F30E8C" w:rsidRPr="00E456CB">
        <w:rPr>
          <w:rFonts w:cs="Times New Roman" w:hint="cs"/>
          <w:rtl/>
        </w:rPr>
        <w:t>ה</w:t>
      </w:r>
      <w:r w:rsidR="002508ED" w:rsidRPr="00E456CB">
        <w:rPr>
          <w:rFonts w:cs="Times New Roman"/>
          <w:rtl/>
        </w:rPr>
        <w:t>קנ</w:t>
      </w:r>
      <w:r w:rsidR="00B13A2C">
        <w:rPr>
          <w:rFonts w:cs="Times New Roman" w:hint="cs"/>
          <w:rtl/>
        </w:rPr>
        <w:t>ו</w:t>
      </w:r>
      <w:r w:rsidR="002508ED" w:rsidRPr="00E456CB">
        <w:rPr>
          <w:rFonts w:cs="Times New Roman"/>
          <w:rtl/>
        </w:rPr>
        <w:t xml:space="preserve"> לו יתרון מ</w:t>
      </w:r>
      <w:r w:rsidR="00DE46EB">
        <w:rPr>
          <w:rFonts w:cs="Times New Roman" w:hint="cs"/>
          <w:rtl/>
        </w:rPr>
        <w:t>סויים</w:t>
      </w:r>
      <w:r w:rsidR="002508ED" w:rsidRPr="00E456CB">
        <w:rPr>
          <w:rFonts w:cs="Times New Roman"/>
          <w:rtl/>
        </w:rPr>
        <w:t xml:space="preserve"> [</w:t>
      </w:r>
      <w:r w:rsidR="002508ED" w:rsidRPr="00E456CB">
        <w:t>compensates</w:t>
      </w:r>
      <w:r w:rsidR="002508ED" w:rsidRPr="00E456CB">
        <w:rPr>
          <w:rFonts w:cs="Times New Roman"/>
          <w:rtl/>
        </w:rPr>
        <w:t>] ופ</w:t>
      </w:r>
      <w:r w:rsidR="00F30E8C" w:rsidRPr="00E456CB">
        <w:rPr>
          <w:rFonts w:cs="Times New Roman" w:hint="cs"/>
          <w:rtl/>
        </w:rPr>
        <w:t>י</w:t>
      </w:r>
      <w:r w:rsidR="002508ED" w:rsidRPr="00E456CB">
        <w:rPr>
          <w:rFonts w:cs="Times New Roman"/>
          <w:rtl/>
        </w:rPr>
        <w:t>צ</w:t>
      </w:r>
      <w:r w:rsidR="00B13A2C">
        <w:rPr>
          <w:rFonts w:cs="Times New Roman" w:hint="cs"/>
          <w:rtl/>
        </w:rPr>
        <w:t>ו</w:t>
      </w:r>
      <w:r w:rsidR="002508ED" w:rsidRPr="00E456CB">
        <w:rPr>
          <w:rFonts w:cs="Times New Roman"/>
          <w:rtl/>
        </w:rPr>
        <w:t xml:space="preserve"> על קומתו הנמוכה</w:t>
      </w:r>
      <w:r w:rsidR="00F30E8C" w:rsidRPr="00E456CB">
        <w:rPr>
          <w:rFonts w:cs="Times New Roman" w:hint="cs"/>
          <w:rtl/>
        </w:rPr>
        <w:t>.</w:t>
      </w:r>
      <w:r w:rsidR="002508ED" w:rsidRPr="00E456CB">
        <w:rPr>
          <w:rFonts w:cs="Times New Roman"/>
          <w:rtl/>
        </w:rPr>
        <w:t xml:space="preserve"> הוא </w:t>
      </w:r>
      <w:r w:rsidR="00F30E8C" w:rsidRPr="00E456CB">
        <w:rPr>
          <w:rFonts w:cs="Times New Roman" w:hint="cs"/>
          <w:rtl/>
        </w:rPr>
        <w:t>ה</w:t>
      </w:r>
      <w:r w:rsidR="002508ED" w:rsidRPr="00E456CB">
        <w:rPr>
          <w:rFonts w:cs="Times New Roman"/>
          <w:rtl/>
        </w:rPr>
        <w:t>שתדל ו</w:t>
      </w:r>
      <w:r w:rsidR="00F30E8C" w:rsidRPr="00E456CB">
        <w:rPr>
          <w:rFonts w:cs="Times New Roman" w:hint="cs"/>
          <w:rtl/>
        </w:rPr>
        <w:t>ה</w:t>
      </w:r>
      <w:r w:rsidR="002508ED" w:rsidRPr="00E456CB">
        <w:rPr>
          <w:rFonts w:cs="Times New Roman"/>
          <w:rtl/>
        </w:rPr>
        <w:t>תמתח, פ</w:t>
      </w:r>
      <w:r w:rsidR="00B13A2C">
        <w:rPr>
          <w:rFonts w:cs="Times New Roman" w:hint="cs"/>
          <w:rtl/>
        </w:rPr>
        <w:t>י</w:t>
      </w:r>
      <w:r w:rsidR="002508ED" w:rsidRPr="00E456CB">
        <w:rPr>
          <w:rFonts w:cs="Times New Roman"/>
          <w:rtl/>
        </w:rPr>
        <w:t>תל את גופו</w:t>
      </w:r>
      <w:r w:rsidR="00DE46EB">
        <w:rPr>
          <w:rFonts w:cs="Times New Roman" w:hint="cs"/>
          <w:rtl/>
        </w:rPr>
        <w:t>,</w:t>
      </w:r>
      <w:r w:rsidR="002508ED" w:rsidRPr="00E456CB">
        <w:rPr>
          <w:rFonts w:cs="Times New Roman"/>
          <w:rtl/>
        </w:rPr>
        <w:t xml:space="preserve"> ובכל זאת לא </w:t>
      </w:r>
      <w:r w:rsidR="00850C50">
        <w:rPr>
          <w:rFonts w:cs="Times New Roman" w:hint="cs"/>
          <w:rtl/>
        </w:rPr>
        <w:t>רק</w:t>
      </w:r>
      <w:r w:rsidR="002508ED" w:rsidRPr="00E456CB">
        <w:rPr>
          <w:rFonts w:cs="Times New Roman"/>
          <w:rtl/>
        </w:rPr>
        <w:t xml:space="preserve"> שלא גילח תנועות אלא שנוספה אחת.</w:t>
      </w:r>
      <w:r w:rsidR="00850C50">
        <w:rPr>
          <w:rFonts w:cs="Times New Roman" w:hint="cs"/>
          <w:rtl/>
        </w:rPr>
        <w:t xml:space="preserve"> </w:t>
      </w:r>
      <w:r w:rsidR="00850C50" w:rsidRPr="00850C50">
        <w:rPr>
          <w:rFonts w:cs="Times New Roman"/>
          <w:rtl/>
        </w:rPr>
        <w:t xml:space="preserve">ייתכן </w:t>
      </w:r>
      <w:r w:rsidR="00DE46EB">
        <w:rPr>
          <w:rFonts w:cs="Times New Roman" w:hint="cs"/>
          <w:rtl/>
        </w:rPr>
        <w:t>ש</w:t>
      </w:r>
      <w:r w:rsidR="00850C50" w:rsidRPr="00850C50">
        <w:rPr>
          <w:rFonts w:cs="Times New Roman"/>
          <w:rtl/>
        </w:rPr>
        <w:t xml:space="preserve">היה מגיע להישגים משמעותיים יותר </w:t>
      </w:r>
      <w:r w:rsidR="00DE46EB">
        <w:rPr>
          <w:rFonts w:cs="Times New Roman" w:hint="cs"/>
          <w:rtl/>
        </w:rPr>
        <w:t>אי</w:t>
      </w:r>
      <w:r w:rsidR="00850C50" w:rsidRPr="00850C50">
        <w:rPr>
          <w:rFonts w:cs="Times New Roman"/>
          <w:rtl/>
        </w:rPr>
        <w:t>לו השתמש בתרגילים שעוזר המאמן התאים לו</w:t>
      </w:r>
      <w:r w:rsidR="00B20D8C">
        <w:rPr>
          <w:rFonts w:cs="Times New Roman" w:hint="cs"/>
          <w:rtl/>
        </w:rPr>
        <w:t>,</w:t>
      </w:r>
      <w:r w:rsidR="00850C50" w:rsidRPr="00850C50">
        <w:rPr>
          <w:rFonts w:cs="Times New Roman"/>
          <w:rtl/>
        </w:rPr>
        <w:t xml:space="preserve"> לאחר עבודת מחקר מ</w:t>
      </w:r>
      <w:r w:rsidR="00622077">
        <w:rPr>
          <w:rFonts w:cs="Times New Roman" w:hint="cs"/>
          <w:rtl/>
        </w:rPr>
        <w:t>עמיקה</w:t>
      </w:r>
      <w:r w:rsidR="00850C50" w:rsidRPr="00850C50">
        <w:rPr>
          <w:rFonts w:cs="Times New Roman"/>
          <w:rtl/>
        </w:rPr>
        <w:t xml:space="preserve"> ש</w:t>
      </w:r>
      <w:r w:rsidR="001C5A04">
        <w:rPr>
          <w:rFonts w:cs="Times New Roman"/>
          <w:rtl/>
        </w:rPr>
        <w:t>הייתה</w:t>
      </w:r>
      <w:r w:rsidR="00850C50" w:rsidRPr="00850C50">
        <w:rPr>
          <w:rFonts w:cs="Times New Roman"/>
          <w:rtl/>
        </w:rPr>
        <w:t xml:space="preserve"> כרוכה בהקלטתו (ו</w:t>
      </w:r>
      <w:r w:rsidR="00B20D8C" w:rsidRPr="00B20D8C">
        <w:rPr>
          <w:rFonts w:cs="Times New Roman"/>
          <w:rtl/>
        </w:rPr>
        <w:t>בהזדמנות אחת</w:t>
      </w:r>
      <w:r w:rsidR="00850C50" w:rsidRPr="00850C50">
        <w:rPr>
          <w:rFonts w:cs="Times New Roman"/>
          <w:rtl/>
        </w:rPr>
        <w:t xml:space="preserve"> או שתיים גם בהסרטתו) של אלכס מתאר בפרוטרוט את התחושות </w:t>
      </w:r>
      <w:r w:rsidR="00570665" w:rsidRPr="00570665">
        <w:rPr>
          <w:rFonts w:cs="Times New Roman"/>
          <w:rtl/>
        </w:rPr>
        <w:t xml:space="preserve">שעברו </w:t>
      </w:r>
      <w:r w:rsidR="00850C50" w:rsidRPr="00850C50">
        <w:rPr>
          <w:rFonts w:cs="Times New Roman"/>
          <w:rtl/>
        </w:rPr>
        <w:t>בגופו כששחה</w:t>
      </w:r>
      <w:r w:rsidR="00DE46EB">
        <w:rPr>
          <w:rFonts w:cs="Times New Roman" w:hint="cs"/>
          <w:rtl/>
        </w:rPr>
        <w:t>:</w:t>
      </w:r>
      <w:r w:rsidR="00850C50" w:rsidRPr="00850C50">
        <w:rPr>
          <w:rFonts w:cs="Times New Roman"/>
          <w:rtl/>
        </w:rPr>
        <w:t xml:space="preserve"> הדחף בקרסוליים, ההדף בשוקיים, הגוף </w:t>
      </w:r>
      <w:r w:rsidR="00570665">
        <w:rPr>
          <w:rFonts w:cs="Times New Roman" w:hint="cs"/>
          <w:rtl/>
        </w:rPr>
        <w:t>ה</w:t>
      </w:r>
      <w:r w:rsidR="00850C50" w:rsidRPr="00850C50">
        <w:rPr>
          <w:rFonts w:cs="Times New Roman"/>
          <w:rtl/>
        </w:rPr>
        <w:t xml:space="preserve">מתקדם כשהברכיים בוטשות קדימה, המים </w:t>
      </w:r>
      <w:r w:rsidR="00570665">
        <w:rPr>
          <w:rFonts w:cs="Times New Roman" w:hint="cs"/>
          <w:rtl/>
        </w:rPr>
        <w:t>ה</w:t>
      </w:r>
      <w:r w:rsidR="00850C50" w:rsidRPr="00850C50">
        <w:rPr>
          <w:rFonts w:cs="Times New Roman"/>
          <w:rtl/>
        </w:rPr>
        <w:t>לוטפים את הדו-ראשי ומתלפפים לאורך הארבע</w:t>
      </w:r>
      <w:r w:rsidR="00DE46EB">
        <w:rPr>
          <w:rFonts w:cs="Times New Roman" w:hint="cs"/>
          <w:rtl/>
        </w:rPr>
        <w:t>-</w:t>
      </w:r>
      <w:r w:rsidR="00850C50" w:rsidRPr="00850C50">
        <w:rPr>
          <w:rFonts w:cs="Times New Roman"/>
          <w:rtl/>
        </w:rPr>
        <w:t>ראשי, איך ה</w:t>
      </w:r>
      <w:r w:rsidR="00B20D8C" w:rsidRPr="00B20D8C">
        <w:rPr>
          <w:rFonts w:cs="Times New Roman"/>
          <w:rtl/>
        </w:rPr>
        <w:t>זרמי</w:t>
      </w:r>
      <w:r w:rsidR="00850C50" w:rsidRPr="00850C50">
        <w:rPr>
          <w:rFonts w:cs="Times New Roman"/>
          <w:rtl/>
        </w:rPr>
        <w:t>ם מתערבלים סביב האגן</w:t>
      </w:r>
      <w:r w:rsidR="00700A9F" w:rsidRPr="00700A9F">
        <w:rPr>
          <w:rtl/>
        </w:rPr>
        <w:t xml:space="preserve"> </w:t>
      </w:r>
      <w:r w:rsidR="00700A9F" w:rsidRPr="00700A9F">
        <w:rPr>
          <w:rFonts w:cs="Times New Roman"/>
          <w:rtl/>
        </w:rPr>
        <w:t>ומתערסלים סביב הישבן,</w:t>
      </w:r>
      <w:r w:rsidR="00B20D8C">
        <w:rPr>
          <w:rFonts w:cs="Times New Roman" w:hint="cs"/>
          <w:rtl/>
        </w:rPr>
        <w:t xml:space="preserve"> </w:t>
      </w:r>
      <w:r w:rsidR="00B20D8C" w:rsidRPr="00B20D8C">
        <w:rPr>
          <w:rFonts w:cs="Times New Roman"/>
          <w:rtl/>
        </w:rPr>
        <w:t>ואיך... ההקלטות היו כנראה הכרחיות, כי</w:t>
      </w:r>
      <w:r w:rsidR="00850C50" w:rsidRPr="00850C50">
        <w:rPr>
          <w:rFonts w:cs="Times New Roman"/>
          <w:rtl/>
        </w:rPr>
        <w:t xml:space="preserve"> עוזר המאמן הבטיח שהקשיב לה</w:t>
      </w:r>
      <w:r w:rsidR="00B20D8C">
        <w:rPr>
          <w:rFonts w:cs="Times New Roman" w:hint="cs"/>
          <w:rtl/>
        </w:rPr>
        <w:t>ן</w:t>
      </w:r>
      <w:r w:rsidR="00850C50" w:rsidRPr="00850C50">
        <w:rPr>
          <w:rFonts w:cs="Times New Roman"/>
          <w:rtl/>
        </w:rPr>
        <w:t xml:space="preserve"> עשרות פעמים כשהתאים עבורו את האימונים</w:t>
      </w:r>
      <w:r w:rsidR="00B20D8C" w:rsidRPr="00B20D8C">
        <w:rPr>
          <w:rFonts w:cs="Times New Roman"/>
          <w:rtl/>
        </w:rPr>
        <w:t>, ו</w:t>
      </w:r>
      <w:r w:rsidR="00C91A6A">
        <w:rPr>
          <w:rFonts w:cs="Times New Roman" w:hint="cs"/>
          <w:rtl/>
        </w:rPr>
        <w:t xml:space="preserve">אף </w:t>
      </w:r>
      <w:r w:rsidR="00B20D8C" w:rsidRPr="00B20D8C">
        <w:rPr>
          <w:rFonts w:cs="Times New Roman"/>
          <w:rtl/>
        </w:rPr>
        <w:t>השמיען לחבריו</w:t>
      </w:r>
      <w:r w:rsidR="00850C50" w:rsidRPr="00850C50">
        <w:rPr>
          <w:rFonts w:cs="Times New Roman"/>
          <w:rtl/>
        </w:rPr>
        <w:t xml:space="preserve">. [וכשעסק בפעולות אחרות, הוא בהחלט טרח ושהה עם אלכס בבריכה ובמשרדו לאחר האימונים, הוא הציע כאלו מפגשים הרבה יותר ממה שאלכס נעתר,] </w:t>
      </w:r>
    </w:p>
    <w:p w14:paraId="7F1CFD72" w14:textId="40BBE976" w:rsidR="002508ED" w:rsidRPr="00E456CB" w:rsidRDefault="00850C50" w:rsidP="002508ED">
      <w:pPr>
        <w:rPr>
          <w:rFonts w:cs="Times New Roman"/>
          <w:rtl/>
        </w:rPr>
      </w:pPr>
      <w:r w:rsidRPr="00850C50">
        <w:rPr>
          <w:rFonts w:cs="Times New Roman"/>
          <w:rtl/>
        </w:rPr>
        <w:t>הוא קנה לאלכס מתנות מדי פעם, חולצה מקורית של מותג ספורט יוקרתי</w:t>
      </w:r>
      <w:r w:rsidR="00B20D8C">
        <w:rPr>
          <w:rFonts w:cs="Times New Roman" w:hint="cs"/>
          <w:rtl/>
        </w:rPr>
        <w:t>,</w:t>
      </w:r>
      <w:r w:rsidRPr="00850C50">
        <w:rPr>
          <w:rFonts w:cs="Times New Roman"/>
          <w:rtl/>
        </w:rPr>
        <w:t xml:space="preserve"> וכעס כשאלכס </w:t>
      </w:r>
      <w:r w:rsidR="00B20D8C" w:rsidRPr="00B20D8C">
        <w:rPr>
          <w:rFonts w:cs="Times New Roman"/>
          <w:rtl/>
        </w:rPr>
        <w:t>כפוי</w:t>
      </w:r>
      <w:r w:rsidR="00DE46EB">
        <w:rPr>
          <w:rFonts w:cs="Times New Roman" w:hint="cs"/>
          <w:rtl/>
        </w:rPr>
        <w:t xml:space="preserve"> </w:t>
      </w:r>
      <w:r w:rsidR="00B20D8C" w:rsidRPr="00B20D8C">
        <w:rPr>
          <w:rFonts w:cs="Times New Roman"/>
          <w:rtl/>
        </w:rPr>
        <w:t xml:space="preserve">הטובה </w:t>
      </w:r>
      <w:r w:rsidRPr="00850C50">
        <w:rPr>
          <w:rFonts w:cs="Times New Roman"/>
          <w:rtl/>
        </w:rPr>
        <w:t>ס</w:t>
      </w:r>
      <w:r w:rsidR="00DE46EB">
        <w:rPr>
          <w:rFonts w:cs="Times New Roman" w:hint="cs"/>
          <w:rtl/>
        </w:rPr>
        <w:t>י</w:t>
      </w:r>
      <w:r w:rsidRPr="00850C50">
        <w:rPr>
          <w:rFonts w:cs="Times New Roman"/>
          <w:rtl/>
        </w:rPr>
        <w:t>רב שיעזור לו ללבוש אותה</w:t>
      </w:r>
      <w:r w:rsidR="00B20D8C">
        <w:rPr>
          <w:rFonts w:cs="Times New Roman" w:hint="cs"/>
          <w:rtl/>
        </w:rPr>
        <w:t>.</w:t>
      </w:r>
      <w:r w:rsidRPr="00850C50">
        <w:rPr>
          <w:rFonts w:cs="Times New Roman"/>
          <w:rtl/>
        </w:rPr>
        <w:t xml:space="preserve"> אבל תוך הרף עין חזר לחביבותו והזכיר בטון סבלני ורגוע עד כמה הוא טורח עבור אלכס, ללא לאות ותוך הקרבה עצמית של זמנו ה</w:t>
      </w:r>
      <w:r w:rsidR="00FE2992">
        <w:rPr>
          <w:rFonts w:cs="Times New Roman"/>
          <w:rtl/>
        </w:rPr>
        <w:t>חופשי</w:t>
      </w:r>
      <w:r w:rsidRPr="00850C50">
        <w:rPr>
          <w:rFonts w:cs="Times New Roman"/>
          <w:rtl/>
        </w:rPr>
        <w:t xml:space="preserve"> ו</w:t>
      </w:r>
      <w:r w:rsidR="00B20D8C">
        <w:rPr>
          <w:rFonts w:cs="Times New Roman" w:hint="cs"/>
          <w:rtl/>
        </w:rPr>
        <w:t xml:space="preserve">של </w:t>
      </w:r>
      <w:r w:rsidRPr="00850C50">
        <w:rPr>
          <w:rFonts w:cs="Times New Roman"/>
          <w:rtl/>
        </w:rPr>
        <w:t>משאביו, ו</w:t>
      </w:r>
      <w:r w:rsidR="00570665" w:rsidRPr="00570665">
        <w:rPr>
          <w:rFonts w:cs="Times New Roman"/>
          <w:rtl/>
        </w:rPr>
        <w:t xml:space="preserve">התרה בו, </w:t>
      </w:r>
      <w:r w:rsidRPr="00850C50">
        <w:rPr>
          <w:rFonts w:cs="Times New Roman"/>
          <w:rtl/>
        </w:rPr>
        <w:t xml:space="preserve">אל לו לאלכס להיות </w:t>
      </w:r>
      <w:r w:rsidR="00B20D8C" w:rsidRPr="00B20D8C">
        <w:rPr>
          <w:rFonts w:cs="Times New Roman"/>
          <w:rtl/>
        </w:rPr>
        <w:t>רגיש מדי</w:t>
      </w:r>
      <w:r w:rsidRPr="00850C50">
        <w:rPr>
          <w:rFonts w:cs="Times New Roman"/>
          <w:rtl/>
        </w:rPr>
        <w:t>. אלכס עצמו לא הבין למה ס</w:t>
      </w:r>
      <w:r w:rsidR="00DE46EB">
        <w:rPr>
          <w:rFonts w:cs="Times New Roman" w:hint="cs"/>
          <w:rtl/>
        </w:rPr>
        <w:t>י</w:t>
      </w:r>
      <w:r w:rsidRPr="00850C50">
        <w:rPr>
          <w:rFonts w:cs="Times New Roman"/>
          <w:rtl/>
        </w:rPr>
        <w:t>רב להרשות לו לעזור לגרוב את הגרביים היפ</w:t>
      </w:r>
      <w:r w:rsidR="00570665">
        <w:rPr>
          <w:rFonts w:cs="Times New Roman" w:hint="cs"/>
          <w:rtl/>
        </w:rPr>
        <w:t>ים</w:t>
      </w:r>
      <w:r w:rsidRPr="00850C50">
        <w:rPr>
          <w:rFonts w:cs="Times New Roman"/>
          <w:rtl/>
        </w:rPr>
        <w:t xml:space="preserve"> שקנה לו, למה שכח לקחת את המתנות מחדר ההלבשה ו</w:t>
      </w:r>
      <w:r w:rsidR="00C51B46">
        <w:rPr>
          <w:rFonts w:cs="Times New Roman" w:hint="cs"/>
          <w:rtl/>
        </w:rPr>
        <w:t xml:space="preserve">איבד </w:t>
      </w:r>
      <w:r w:rsidRPr="00850C50">
        <w:rPr>
          <w:rFonts w:cs="Times New Roman"/>
          <w:rtl/>
        </w:rPr>
        <w:t>גם את הג</w:t>
      </w:r>
      <w:r w:rsidR="00DE46EB">
        <w:rPr>
          <w:rFonts w:cs="Times New Roman" w:hint="cs"/>
          <w:rtl/>
        </w:rPr>
        <w:t>י</w:t>
      </w:r>
      <w:r w:rsidRPr="00850C50">
        <w:rPr>
          <w:rFonts w:cs="Times New Roman"/>
          <w:rtl/>
        </w:rPr>
        <w:t>ליונות עם האימונים המותאמים לו אישית.</w:t>
      </w:r>
    </w:p>
    <w:p w14:paraId="03D8D173" w14:textId="62EC177D" w:rsidR="00E7658D" w:rsidRPr="00E456CB" w:rsidRDefault="004455FB" w:rsidP="002508ED">
      <w:pPr>
        <w:rPr>
          <w:rtl/>
        </w:rPr>
      </w:pPr>
      <w:r w:rsidRPr="00E456CB">
        <w:rPr>
          <w:rFonts w:cs="Times New Roman"/>
          <w:rtl/>
        </w:rPr>
        <w:t>ארקדי והדס ידע</w:t>
      </w:r>
      <w:r w:rsidR="00F30E8C" w:rsidRPr="00E456CB">
        <w:rPr>
          <w:rFonts w:cs="Times New Roman" w:hint="cs"/>
          <w:rtl/>
        </w:rPr>
        <w:t>ו</w:t>
      </w:r>
      <w:r w:rsidRPr="00E456CB">
        <w:rPr>
          <w:rFonts w:cs="Times New Roman"/>
          <w:rtl/>
        </w:rPr>
        <w:t xml:space="preserve"> </w:t>
      </w:r>
      <w:r w:rsidR="00975522">
        <w:rPr>
          <w:rFonts w:cs="Times New Roman" w:hint="cs"/>
          <w:rtl/>
        </w:rPr>
        <w:t xml:space="preserve">שבשעת האימונים </w:t>
      </w:r>
      <w:r w:rsidR="00B20D8C" w:rsidRPr="00B20D8C">
        <w:rPr>
          <w:rFonts w:cs="Times New Roman"/>
          <w:rtl/>
        </w:rPr>
        <w:t xml:space="preserve">בבריכה </w:t>
      </w:r>
      <w:r w:rsidR="00D02F71" w:rsidRPr="00E456CB">
        <w:rPr>
          <w:rFonts w:cs="Times New Roman" w:hint="cs"/>
          <w:rtl/>
        </w:rPr>
        <w:t xml:space="preserve">היה </w:t>
      </w:r>
      <w:r w:rsidRPr="00E456CB">
        <w:rPr>
          <w:rFonts w:cs="Times New Roman"/>
          <w:rtl/>
        </w:rPr>
        <w:t xml:space="preserve">עליהם להניח לאלכס לנפשו, ולשאת </w:t>
      </w:r>
      <w:r w:rsidR="00D02F71" w:rsidRPr="00E456CB">
        <w:rPr>
          <w:rFonts w:cs="Times New Roman" w:hint="cs"/>
          <w:rtl/>
        </w:rPr>
        <w:t>ה</w:t>
      </w:r>
      <w:r w:rsidRPr="00E456CB">
        <w:rPr>
          <w:rFonts w:cs="Times New Roman"/>
          <w:rtl/>
        </w:rPr>
        <w:t>אחד את חברתה של ה</w:t>
      </w:r>
      <w:r w:rsidR="003A7E9C">
        <w:rPr>
          <w:rFonts w:cs="Times New Roman"/>
          <w:rtl/>
        </w:rPr>
        <w:t>שנייה</w:t>
      </w:r>
      <w:r w:rsidRPr="00E456CB">
        <w:rPr>
          <w:rFonts w:cs="Times New Roman"/>
          <w:rtl/>
        </w:rPr>
        <w:t xml:space="preserve">. </w:t>
      </w:r>
      <w:r w:rsidR="00975522">
        <w:rPr>
          <w:rFonts w:cs="Times New Roman" w:hint="cs"/>
          <w:rtl/>
        </w:rPr>
        <w:t>[</w:t>
      </w:r>
      <w:r w:rsidRPr="00E456CB">
        <w:rPr>
          <w:rFonts w:cs="Times New Roman"/>
          <w:rtl/>
        </w:rPr>
        <w:t xml:space="preserve">שאם לא יניחו לו, יקפצץ ויכרכש בכל גופו, </w:t>
      </w:r>
      <w:r w:rsidR="00CB133D" w:rsidRPr="00E456CB">
        <w:rPr>
          <w:rFonts w:cs="Times New Roman" w:hint="cs"/>
          <w:rtl/>
        </w:rPr>
        <w:t>אמנם אדיבותו</w:t>
      </w:r>
      <w:r w:rsidR="00CB133D" w:rsidRPr="00E456CB">
        <w:rPr>
          <w:rFonts w:cs="Times New Roman"/>
          <w:rtl/>
        </w:rPr>
        <w:t xml:space="preserve"> </w:t>
      </w:r>
      <w:r w:rsidR="00CB133D" w:rsidRPr="00E456CB">
        <w:rPr>
          <w:rFonts w:cs="Times New Roman" w:hint="cs"/>
          <w:rtl/>
        </w:rPr>
        <w:t>ת</w:t>
      </w:r>
      <w:r w:rsidR="00D02F71" w:rsidRPr="00E456CB">
        <w:rPr>
          <w:rFonts w:cs="Times New Roman" w:hint="cs"/>
          <w:rtl/>
        </w:rPr>
        <w:t>מנע</w:t>
      </w:r>
      <w:r w:rsidRPr="00E456CB">
        <w:rPr>
          <w:rFonts w:cs="Times New Roman"/>
          <w:rtl/>
        </w:rPr>
        <w:t xml:space="preserve"> מ</w:t>
      </w:r>
      <w:r w:rsidR="00CB133D" w:rsidRPr="00E456CB">
        <w:rPr>
          <w:rFonts w:cs="Times New Roman" w:hint="cs"/>
          <w:rtl/>
        </w:rPr>
        <w:t>מנ</w:t>
      </w:r>
      <w:r w:rsidRPr="00E456CB">
        <w:rPr>
          <w:rFonts w:cs="Times New Roman"/>
          <w:rtl/>
        </w:rPr>
        <w:t>ו ל</w:t>
      </w:r>
      <w:r w:rsidR="00CB133D" w:rsidRPr="00E456CB">
        <w:rPr>
          <w:rFonts w:cs="Times New Roman" w:hint="cs"/>
          <w:rtl/>
        </w:rPr>
        <w:t>נוס</w:t>
      </w:r>
      <w:r w:rsidRPr="00E456CB">
        <w:rPr>
          <w:rFonts w:cs="Times New Roman"/>
          <w:rtl/>
        </w:rPr>
        <w:t xml:space="preserve"> מהם אבל לא כך הם רצ</w:t>
      </w:r>
      <w:r w:rsidR="00D02F71" w:rsidRPr="00E456CB">
        <w:rPr>
          <w:rFonts w:cs="Times New Roman" w:hint="cs"/>
          <w:rtl/>
        </w:rPr>
        <w:t>ו</w:t>
      </w:r>
      <w:r w:rsidRPr="00E456CB">
        <w:rPr>
          <w:rFonts w:cs="Times New Roman"/>
          <w:rtl/>
        </w:rPr>
        <w:t xml:space="preserve"> את אלכס, לא במהדורתו המנומסת. על-כן הם </w:t>
      </w:r>
      <w:r w:rsidR="00D02F71" w:rsidRPr="00E456CB">
        <w:rPr>
          <w:rFonts w:cs="Times New Roman" w:hint="cs"/>
          <w:rtl/>
        </w:rPr>
        <w:t>ה</w:t>
      </w:r>
      <w:r w:rsidR="00975522">
        <w:rPr>
          <w:rFonts w:cs="Times New Roman" w:hint="cs"/>
          <w:rtl/>
        </w:rPr>
        <w:t>נ</w:t>
      </w:r>
      <w:r w:rsidRPr="00E456CB">
        <w:rPr>
          <w:rFonts w:cs="Times New Roman"/>
          <w:rtl/>
        </w:rPr>
        <w:t>יח</w:t>
      </w:r>
      <w:r w:rsidR="00D02F71" w:rsidRPr="00E456CB">
        <w:rPr>
          <w:rFonts w:cs="Times New Roman" w:hint="cs"/>
          <w:rtl/>
        </w:rPr>
        <w:t>ו</w:t>
      </w:r>
      <w:r w:rsidR="00410BD6" w:rsidRPr="00E456CB">
        <w:rPr>
          <w:rFonts w:cs="Times New Roman"/>
          <w:rtl/>
        </w:rPr>
        <w:t xml:space="preserve"> לו ולשחיותיו,</w:t>
      </w:r>
      <w:r w:rsidR="00975522">
        <w:rPr>
          <w:rFonts w:cs="Times New Roman" w:hint="cs"/>
          <w:rtl/>
        </w:rPr>
        <w:t>]</w:t>
      </w:r>
      <w:r w:rsidR="00410BD6" w:rsidRPr="00E456CB">
        <w:rPr>
          <w:rFonts w:cs="Times New Roman"/>
          <w:rtl/>
        </w:rPr>
        <w:t xml:space="preserve"> </w:t>
      </w:r>
      <w:r w:rsidR="00975522">
        <w:rPr>
          <w:rFonts w:cs="Times New Roman" w:hint="cs"/>
          <w:rtl/>
        </w:rPr>
        <w:t xml:space="preserve">כך </w:t>
      </w:r>
      <w:r w:rsidR="002349F1" w:rsidRPr="00E456CB">
        <w:rPr>
          <w:rFonts w:cs="Times New Roman" w:hint="cs"/>
          <w:rtl/>
        </w:rPr>
        <w:t>ה</w:t>
      </w:r>
      <w:r w:rsidR="00E7658D" w:rsidRPr="00E456CB">
        <w:rPr>
          <w:rFonts w:cs="Times New Roman" w:hint="cs"/>
          <w:rtl/>
        </w:rPr>
        <w:t>מת</w:t>
      </w:r>
      <w:r w:rsidR="00E7658D" w:rsidRPr="00E456CB">
        <w:rPr>
          <w:rFonts w:hint="cs"/>
          <w:rtl/>
        </w:rPr>
        <w:t>ינ</w:t>
      </w:r>
      <w:r w:rsidR="002349F1" w:rsidRPr="00E456CB">
        <w:rPr>
          <w:rFonts w:hint="cs"/>
          <w:rtl/>
        </w:rPr>
        <w:t>ו</w:t>
      </w:r>
      <w:r w:rsidR="00E7658D" w:rsidRPr="00E456CB">
        <w:rPr>
          <w:rFonts w:hint="cs"/>
          <w:rtl/>
        </w:rPr>
        <w:t xml:space="preserve"> בסבלנות עד שהסתיימה מכסת תרגוליו, </w:t>
      </w:r>
      <w:r w:rsidR="00975522">
        <w:rPr>
          <w:rFonts w:hint="cs"/>
          <w:rtl/>
        </w:rPr>
        <w:t>עד ש</w:t>
      </w:r>
      <w:r w:rsidR="00D02F71" w:rsidRPr="00E456CB">
        <w:rPr>
          <w:rFonts w:hint="cs"/>
          <w:rtl/>
        </w:rPr>
        <w:t>ה</w:t>
      </w:r>
      <w:r w:rsidR="00E7658D" w:rsidRPr="00E456CB">
        <w:rPr>
          <w:rFonts w:hint="cs"/>
          <w:rtl/>
        </w:rPr>
        <w:t>גיע הזמן לשחואַ עם אלכס, אוהו, לשחואַ.</w:t>
      </w:r>
    </w:p>
    <w:p w14:paraId="2E49CAB3" w14:textId="7B03D2EC" w:rsidR="002349F1" w:rsidRPr="00E456CB" w:rsidRDefault="002349F1" w:rsidP="002508ED">
      <w:pPr>
        <w:rPr>
          <w:rtl/>
        </w:rPr>
      </w:pPr>
      <w:r w:rsidRPr="00E456CB">
        <w:rPr>
          <w:rtl/>
        </w:rPr>
        <w:t xml:space="preserve">אבל </w:t>
      </w:r>
      <w:r w:rsidRPr="00E456CB">
        <w:rPr>
          <w:rFonts w:hint="cs"/>
          <w:rtl/>
        </w:rPr>
        <w:t>ההמתנה ארוכה.</w:t>
      </w:r>
    </w:p>
    <w:p w14:paraId="51FB971A" w14:textId="36966E40" w:rsidR="007A6871" w:rsidRDefault="00C90B37" w:rsidP="000417FD">
      <w:pPr>
        <w:rPr>
          <w:rFonts w:cs="Times New Roman"/>
          <w:rtl/>
        </w:rPr>
      </w:pPr>
      <w:r>
        <w:rPr>
          <w:rFonts w:cs="Times New Roman" w:hint="cs"/>
          <w:rtl/>
        </w:rPr>
        <w:t>"</w:t>
      </w:r>
      <w:r w:rsidR="000417FD" w:rsidRPr="00E456CB">
        <w:rPr>
          <w:rFonts w:cs="Times New Roman"/>
          <w:rtl/>
        </w:rPr>
        <w:t>מה יש לך פה? ת</w:t>
      </w:r>
      <w:r w:rsidR="00DE46EB">
        <w:rPr>
          <w:rFonts w:cs="Times New Roman" w:hint="cs"/>
          <w:rtl/>
        </w:rPr>
        <w:t>י</w:t>
      </w:r>
      <w:r w:rsidR="000417FD" w:rsidRPr="00E456CB">
        <w:rPr>
          <w:rFonts w:cs="Times New Roman"/>
          <w:rtl/>
        </w:rPr>
        <w:t>הני קצת,</w:t>
      </w:r>
      <w:r>
        <w:rPr>
          <w:rFonts w:cs="Times New Roman" w:hint="cs"/>
          <w:rtl/>
        </w:rPr>
        <w:t>"</w:t>
      </w:r>
      <w:r w:rsidR="000417FD" w:rsidRPr="00E456CB">
        <w:rPr>
          <w:rFonts w:cs="Times New Roman"/>
          <w:rtl/>
        </w:rPr>
        <w:t xml:space="preserve"> גער בנכדתו ישיש בעל כרס שתפרחת שער שיבה</w:t>
      </w:r>
      <w:r w:rsidR="00C51B46">
        <w:rPr>
          <w:rFonts w:cs="Times New Roman" w:hint="cs"/>
          <w:rtl/>
        </w:rPr>
        <w:t>[</w:t>
      </w:r>
      <w:r w:rsidR="000417FD" w:rsidRPr="00E456CB">
        <w:rPr>
          <w:rFonts w:cs="Times New Roman"/>
          <w:rtl/>
        </w:rPr>
        <w:t>, ערוגה לתפארת</w:t>
      </w:r>
      <w:r w:rsidR="00C51B46">
        <w:rPr>
          <w:rFonts w:cs="Times New Roman" w:hint="cs"/>
          <w:rtl/>
        </w:rPr>
        <w:t>]</w:t>
      </w:r>
      <w:r>
        <w:rPr>
          <w:rFonts w:cs="Times New Roman" w:hint="cs"/>
          <w:rtl/>
        </w:rPr>
        <w:t xml:space="preserve"> </w:t>
      </w:r>
      <w:r w:rsidR="000417FD" w:rsidRPr="00E456CB">
        <w:rPr>
          <w:rFonts w:cs="Times New Roman"/>
          <w:rtl/>
        </w:rPr>
        <w:t>צ</w:t>
      </w:r>
      <w:r w:rsidR="00D02F71" w:rsidRPr="00E456CB">
        <w:rPr>
          <w:rFonts w:cs="Times New Roman" w:hint="cs"/>
          <w:rtl/>
        </w:rPr>
        <w:t>י</w:t>
      </w:r>
      <w:r w:rsidR="000417FD" w:rsidRPr="00E456CB">
        <w:rPr>
          <w:rFonts w:cs="Times New Roman"/>
          <w:rtl/>
        </w:rPr>
        <w:t>מח</w:t>
      </w:r>
      <w:r w:rsidR="00D02F71" w:rsidRPr="00E456CB">
        <w:rPr>
          <w:rFonts w:cs="Times New Roman" w:hint="cs"/>
          <w:rtl/>
        </w:rPr>
        <w:t>ה</w:t>
      </w:r>
      <w:r w:rsidR="000417FD" w:rsidRPr="00E456CB">
        <w:rPr>
          <w:rFonts w:cs="Times New Roman"/>
          <w:rtl/>
        </w:rPr>
        <w:t xml:space="preserve"> על חזהו. </w:t>
      </w:r>
    </w:p>
    <w:p w14:paraId="1D567660" w14:textId="68FBDD02" w:rsidR="00F25B6F" w:rsidRDefault="00F25B6F" w:rsidP="000417FD">
      <w:pPr>
        <w:rPr>
          <w:rFonts w:cs="Times New Roman"/>
          <w:rtl/>
        </w:rPr>
      </w:pPr>
      <w:r>
        <w:rPr>
          <w:rFonts w:cs="Times New Roman" w:hint="cs"/>
          <w:rtl/>
        </w:rPr>
        <w:t>ובינתיים</w:t>
      </w:r>
      <w:r w:rsidRPr="00E456CB">
        <w:rPr>
          <w:rFonts w:cs="Times New Roman"/>
          <w:rtl/>
        </w:rPr>
        <w:t xml:space="preserve"> </w:t>
      </w:r>
      <w:r w:rsidR="000417FD" w:rsidRPr="00E456CB">
        <w:rPr>
          <w:rFonts w:cs="Times New Roman"/>
          <w:rtl/>
        </w:rPr>
        <w:t>אלכס ע</w:t>
      </w:r>
      <w:r w:rsidR="00D47630">
        <w:rPr>
          <w:rFonts w:cs="Times New Roman" w:hint="cs"/>
          <w:rtl/>
        </w:rPr>
        <w:t xml:space="preserve">קף </w:t>
      </w:r>
      <w:r w:rsidR="00D02F71" w:rsidRPr="00E456CB">
        <w:rPr>
          <w:rFonts w:cs="Times New Roman" w:hint="cs"/>
          <w:rtl/>
        </w:rPr>
        <w:t>ללא מאמץ</w:t>
      </w:r>
      <w:r w:rsidR="000417FD" w:rsidRPr="00E456CB">
        <w:rPr>
          <w:rFonts w:cs="Times New Roman"/>
          <w:rtl/>
        </w:rPr>
        <w:t xml:space="preserve"> את כל השחיינים בבריכה, חוץ מ</w:t>
      </w:r>
      <w:r w:rsidR="00B20D8C" w:rsidRPr="00B20D8C">
        <w:rPr>
          <w:rFonts w:cs="Times New Roman"/>
          <w:rtl/>
        </w:rPr>
        <w:t xml:space="preserve">בחור </w:t>
      </w:r>
      <w:r w:rsidR="000417FD" w:rsidRPr="00E456CB">
        <w:rPr>
          <w:rFonts w:cs="Times New Roman"/>
          <w:rtl/>
        </w:rPr>
        <w:t>אחד</w:t>
      </w:r>
      <w:r w:rsidR="00B20D8C">
        <w:rPr>
          <w:rFonts w:cs="Times New Roman" w:hint="cs"/>
          <w:rtl/>
        </w:rPr>
        <w:t>,</w:t>
      </w:r>
      <w:r w:rsidR="000417FD" w:rsidRPr="00E456CB">
        <w:rPr>
          <w:rFonts w:cs="Times New Roman"/>
          <w:rtl/>
        </w:rPr>
        <w:t xml:space="preserve"> ש</w:t>
      </w:r>
      <w:r w:rsidR="00D02F71" w:rsidRPr="00E456CB">
        <w:rPr>
          <w:rFonts w:cs="Times New Roman" w:hint="cs"/>
          <w:rtl/>
        </w:rPr>
        <w:t>ה</w:t>
      </w:r>
      <w:r w:rsidR="000417FD" w:rsidRPr="00E456CB">
        <w:rPr>
          <w:rFonts w:cs="Times New Roman"/>
          <w:rtl/>
        </w:rPr>
        <w:t xml:space="preserve">תאמן בווינגייט. </w:t>
      </w:r>
    </w:p>
    <w:p w14:paraId="01C620B4" w14:textId="4410582E" w:rsidR="000417FD" w:rsidRPr="00E456CB" w:rsidRDefault="000417FD" w:rsidP="000417FD">
      <w:pPr>
        <w:rPr>
          <w:rtl/>
        </w:rPr>
      </w:pPr>
      <w:r w:rsidRPr="00E456CB">
        <w:rPr>
          <w:rFonts w:cs="Times New Roman"/>
          <w:rtl/>
        </w:rPr>
        <w:lastRenderedPageBreak/>
        <w:t xml:space="preserve">המתנתם </w:t>
      </w:r>
      <w:r w:rsidR="00D47630" w:rsidRPr="00D47630">
        <w:rPr>
          <w:rFonts w:cs="Times New Roman"/>
          <w:rtl/>
        </w:rPr>
        <w:t xml:space="preserve">של ארקדי והדס לאלכס </w:t>
      </w:r>
      <w:r w:rsidR="001C5A04">
        <w:rPr>
          <w:rFonts w:cs="Times New Roman"/>
          <w:rtl/>
        </w:rPr>
        <w:t>הייתה</w:t>
      </w:r>
      <w:r w:rsidRPr="00E456CB">
        <w:rPr>
          <w:rFonts w:cs="Times New Roman"/>
          <w:rtl/>
        </w:rPr>
        <w:t xml:space="preserve"> לשו</w:t>
      </w:r>
      <w:r w:rsidR="00C90B37">
        <w:rPr>
          <w:rFonts w:cs="Times New Roman" w:hint="cs"/>
          <w:rtl/>
        </w:rPr>
        <w:t>ו</w:t>
      </w:r>
      <w:r w:rsidRPr="00E456CB">
        <w:rPr>
          <w:rFonts w:cs="Times New Roman"/>
          <w:rtl/>
        </w:rPr>
        <w:t>א</w:t>
      </w:r>
      <w:r w:rsidR="000B3E53">
        <w:rPr>
          <w:rFonts w:cs="Times New Roman" w:hint="cs"/>
          <w:rtl/>
        </w:rPr>
        <w:t>,</w:t>
      </w:r>
      <w:r w:rsidRPr="00E456CB">
        <w:rPr>
          <w:rFonts w:cs="Times New Roman"/>
          <w:rtl/>
        </w:rPr>
        <w:t xml:space="preserve"> כי בתום האימון </w:t>
      </w:r>
      <w:r w:rsidR="00D47630">
        <w:rPr>
          <w:rFonts w:cs="Times New Roman" w:hint="cs"/>
          <w:rtl/>
        </w:rPr>
        <w:t>הוא</w:t>
      </w:r>
      <w:r w:rsidRPr="00E456CB">
        <w:rPr>
          <w:rFonts w:cs="Times New Roman"/>
          <w:rtl/>
        </w:rPr>
        <w:t xml:space="preserve"> נכנס בשיחה ארוכה עם </w:t>
      </w:r>
      <w:r w:rsidR="00F25B6F">
        <w:rPr>
          <w:rFonts w:cs="Times New Roman" w:hint="cs"/>
          <w:rtl/>
        </w:rPr>
        <w:t xml:space="preserve">אותו </w:t>
      </w:r>
      <w:r w:rsidR="00975522">
        <w:rPr>
          <w:rFonts w:cs="Times New Roman" w:hint="cs"/>
          <w:rtl/>
        </w:rPr>
        <w:t>שחיין</w:t>
      </w:r>
      <w:r w:rsidRPr="00E456CB">
        <w:rPr>
          <w:rFonts w:cs="Times New Roman"/>
          <w:rtl/>
        </w:rPr>
        <w:t xml:space="preserve"> </w:t>
      </w:r>
      <w:r w:rsidR="00C51B46">
        <w:rPr>
          <w:rFonts w:cs="Times New Roman" w:hint="cs"/>
          <w:rtl/>
        </w:rPr>
        <w:t>בדבר</w:t>
      </w:r>
      <w:r w:rsidRPr="00E456CB">
        <w:rPr>
          <w:rFonts w:cs="Times New Roman"/>
          <w:rtl/>
        </w:rPr>
        <w:t xml:space="preserve"> </w:t>
      </w:r>
      <w:r w:rsidR="00F25B6F">
        <w:rPr>
          <w:rFonts w:cs="Times New Roman" w:hint="cs"/>
          <w:rtl/>
        </w:rPr>
        <w:t>לימודי</w:t>
      </w:r>
      <w:r w:rsidRPr="00E456CB">
        <w:rPr>
          <w:rFonts w:cs="Times New Roman"/>
          <w:rtl/>
        </w:rPr>
        <w:t xml:space="preserve"> </w:t>
      </w:r>
      <w:r w:rsidR="00F25B6F">
        <w:rPr>
          <w:rFonts w:cs="Times New Roman" w:hint="cs"/>
          <w:rtl/>
        </w:rPr>
        <w:t>ה</w:t>
      </w:r>
      <w:r w:rsidRPr="00E456CB">
        <w:rPr>
          <w:rFonts w:cs="Times New Roman"/>
          <w:rtl/>
        </w:rPr>
        <w:t>שחי</w:t>
      </w:r>
      <w:r w:rsidR="00975522">
        <w:rPr>
          <w:rFonts w:cs="Times New Roman" w:hint="cs"/>
          <w:rtl/>
        </w:rPr>
        <w:t>י</w:t>
      </w:r>
      <w:r w:rsidRPr="00E456CB">
        <w:rPr>
          <w:rFonts w:cs="Times New Roman"/>
          <w:rtl/>
        </w:rPr>
        <w:t>ה בווינגייט</w:t>
      </w:r>
      <w:r w:rsidR="00D02F71" w:rsidRPr="00E456CB">
        <w:rPr>
          <w:rFonts w:cs="Times New Roman" w:hint="cs"/>
          <w:rtl/>
        </w:rPr>
        <w:t>,</w:t>
      </w:r>
      <w:r w:rsidRPr="00E456CB">
        <w:rPr>
          <w:rFonts w:cs="Times New Roman"/>
          <w:rtl/>
        </w:rPr>
        <w:t xml:space="preserve"> </w:t>
      </w:r>
      <w:r w:rsidR="008A3356" w:rsidRPr="00E456CB">
        <w:rPr>
          <w:rFonts w:cs="Times New Roman" w:hint="cs"/>
          <w:rtl/>
        </w:rPr>
        <w:t>ו</w:t>
      </w:r>
      <w:r w:rsidRPr="00E456CB">
        <w:rPr>
          <w:rFonts w:cs="Times New Roman"/>
          <w:rtl/>
        </w:rPr>
        <w:t xml:space="preserve">השחיין </w:t>
      </w:r>
      <w:r w:rsidR="008A3356" w:rsidRPr="00E456CB">
        <w:rPr>
          <w:rFonts w:cs="Times New Roman" w:hint="cs"/>
          <w:rtl/>
        </w:rPr>
        <w:t>הוסיף</w:t>
      </w:r>
      <w:r w:rsidRPr="00E456CB">
        <w:rPr>
          <w:rFonts w:cs="Times New Roman"/>
          <w:rtl/>
        </w:rPr>
        <w:t xml:space="preserve"> כמה </w:t>
      </w:r>
      <w:r w:rsidR="00C51B46">
        <w:rPr>
          <w:rFonts w:cs="Times New Roman" w:hint="cs"/>
          <w:rtl/>
        </w:rPr>
        <w:t>עצות</w:t>
      </w:r>
      <w:r w:rsidRPr="00E456CB">
        <w:rPr>
          <w:rFonts w:cs="Times New Roman"/>
          <w:rtl/>
        </w:rPr>
        <w:t xml:space="preserve"> מהמאמן שלו, שא</w:t>
      </w:r>
      <w:r w:rsidR="008A3356" w:rsidRPr="00E456CB">
        <w:rPr>
          <w:rFonts w:cs="Times New Roman" w:hint="cs"/>
          <w:rtl/>
        </w:rPr>
        <w:t>י</w:t>
      </w:r>
      <w:r w:rsidRPr="00E456CB">
        <w:rPr>
          <w:rFonts w:cs="Times New Roman"/>
          <w:rtl/>
        </w:rPr>
        <w:t xml:space="preserve">מן </w:t>
      </w:r>
      <w:r w:rsidR="00B13A2C">
        <w:rPr>
          <w:rFonts w:cs="Times New Roman" w:hint="cs"/>
          <w:rtl/>
        </w:rPr>
        <w:t xml:space="preserve">בעבר </w:t>
      </w:r>
      <w:r w:rsidR="008A3356" w:rsidRPr="00E456CB">
        <w:rPr>
          <w:rFonts w:cs="Times New Roman" w:hint="cs"/>
          <w:rtl/>
        </w:rPr>
        <w:t xml:space="preserve">את </w:t>
      </w:r>
      <w:r w:rsidRPr="00E456CB">
        <w:rPr>
          <w:rFonts w:cs="Times New Roman"/>
          <w:rtl/>
        </w:rPr>
        <w:t xml:space="preserve">הנבחרת האולימפית באחת ממדינות הגוש הקומוניסטי המפורר. </w:t>
      </w:r>
    </w:p>
    <w:p w14:paraId="28E156AF" w14:textId="72CED4BD" w:rsidR="000417FD" w:rsidRPr="00E456CB" w:rsidRDefault="00C90B37" w:rsidP="000417FD">
      <w:pPr>
        <w:rPr>
          <w:rtl/>
        </w:rPr>
      </w:pPr>
      <w:r>
        <w:rPr>
          <w:rFonts w:cs="Times New Roman" w:hint="cs"/>
          <w:rtl/>
        </w:rPr>
        <w:t>[</w:t>
      </w:r>
      <w:r w:rsidR="000417FD" w:rsidRPr="00E456CB">
        <w:rPr>
          <w:rFonts w:cs="Times New Roman"/>
          <w:rtl/>
        </w:rPr>
        <w:t xml:space="preserve">הדס וארקדי בינתיים </w:t>
      </w:r>
      <w:r w:rsidR="000417FD" w:rsidRPr="00E456CB">
        <w:rPr>
          <w:rFonts w:cs="Times New Roman" w:hint="cs"/>
          <w:rtl/>
        </w:rPr>
        <w:t>[</w:t>
      </w:r>
      <w:r w:rsidR="000417FD" w:rsidRPr="00E456CB">
        <w:t>eavesdrop</w:t>
      </w:r>
      <w:r w:rsidR="000417FD" w:rsidRPr="00E456CB">
        <w:rPr>
          <w:rFonts w:cs="Times New Roman"/>
          <w:rtl/>
        </w:rPr>
        <w:t xml:space="preserve"> מאזינים</w:t>
      </w:r>
      <w:r w:rsidR="000417FD" w:rsidRPr="00E456CB">
        <w:rPr>
          <w:rFonts w:cs="Times New Roman" w:hint="cs"/>
          <w:rtl/>
        </w:rPr>
        <w:t>]</w:t>
      </w:r>
      <w:r w:rsidR="000417FD" w:rsidRPr="00E456CB">
        <w:rPr>
          <w:rFonts w:cs="Times New Roman"/>
          <w:rtl/>
        </w:rPr>
        <w:t xml:space="preserve"> </w:t>
      </w:r>
      <w:r w:rsidR="008A3356" w:rsidRPr="00E456CB">
        <w:rPr>
          <w:rFonts w:cs="Times New Roman" w:hint="cs"/>
          <w:rtl/>
        </w:rPr>
        <w:t>ה</w:t>
      </w:r>
      <w:r w:rsidR="000417FD" w:rsidRPr="00E456CB">
        <w:rPr>
          <w:rFonts w:cs="Times New Roman"/>
          <w:rtl/>
        </w:rPr>
        <w:t>ט</w:t>
      </w:r>
      <w:r w:rsidR="008A3356" w:rsidRPr="00E456CB">
        <w:rPr>
          <w:rFonts w:cs="Times New Roman" w:hint="cs"/>
          <w:rtl/>
        </w:rPr>
        <w:t>ו</w:t>
      </w:r>
      <w:r w:rsidR="000417FD" w:rsidRPr="00E456CB">
        <w:rPr>
          <w:rFonts w:cs="Times New Roman"/>
          <w:rtl/>
        </w:rPr>
        <w:t xml:space="preserve"> אוזן בעל כורחם לאישתו של הסב וביתו או כלתו, </w:t>
      </w:r>
      <w:r w:rsidR="008A3356" w:rsidRPr="00E456CB">
        <w:rPr>
          <w:rFonts w:cs="Times New Roman" w:hint="cs"/>
          <w:rtl/>
        </w:rPr>
        <w:t>ש</w:t>
      </w:r>
      <w:r w:rsidR="000417FD" w:rsidRPr="00E456CB">
        <w:rPr>
          <w:rFonts w:cs="Times New Roman"/>
          <w:rtl/>
        </w:rPr>
        <w:t>ישבו על ה</w:t>
      </w:r>
      <w:r w:rsidR="000965A1">
        <w:rPr>
          <w:rFonts w:cs="Times New Roman"/>
          <w:rtl/>
        </w:rPr>
        <w:t>כיסא</w:t>
      </w:r>
      <w:r w:rsidR="000417FD" w:rsidRPr="00E456CB">
        <w:rPr>
          <w:rFonts w:cs="Times New Roman"/>
          <w:rtl/>
        </w:rPr>
        <w:t>ות היוקרתיים סמוך לשפת הבריכה, פ</w:t>
      </w:r>
      <w:r w:rsidR="002349F1" w:rsidRPr="00E456CB">
        <w:rPr>
          <w:rFonts w:cs="Times New Roman" w:hint="cs"/>
          <w:rtl/>
        </w:rPr>
        <w:t>י</w:t>
      </w:r>
      <w:r w:rsidR="000417FD" w:rsidRPr="00E456CB">
        <w:rPr>
          <w:rFonts w:cs="Times New Roman"/>
          <w:rtl/>
        </w:rPr>
        <w:t xml:space="preserve">צחו גרעינים ודנו בחתונת השנה, שתתקיים </w:t>
      </w:r>
      <w:r w:rsidR="008A3356" w:rsidRPr="00E456CB">
        <w:rPr>
          <w:rFonts w:cs="Times New Roman" w:hint="cs"/>
          <w:rtl/>
        </w:rPr>
        <w:t xml:space="preserve">אי"ה </w:t>
      </w:r>
      <w:r w:rsidR="000417FD" w:rsidRPr="00E456CB">
        <w:rPr>
          <w:rFonts w:cs="Times New Roman"/>
          <w:rtl/>
        </w:rPr>
        <w:t xml:space="preserve">באולם שמחות ביהוד, אבל הכלה </w:t>
      </w:r>
      <w:r w:rsidR="008A3356" w:rsidRPr="00E456CB">
        <w:rPr>
          <w:rFonts w:cs="Times New Roman" w:hint="cs"/>
          <w:rtl/>
        </w:rPr>
        <w:t>ה</w:t>
      </w:r>
      <w:r w:rsidR="000417FD" w:rsidRPr="00E456CB">
        <w:rPr>
          <w:rFonts w:cs="Times New Roman"/>
          <w:rtl/>
        </w:rPr>
        <w:t>ת</w:t>
      </w:r>
      <w:r w:rsidR="000417FD" w:rsidRPr="00E456CB">
        <w:rPr>
          <w:rFonts w:cs="Times New Roman" w:hint="cs"/>
          <w:rtl/>
        </w:rPr>
        <w:t>נ</w:t>
      </w:r>
      <w:r w:rsidR="000417FD" w:rsidRPr="00E456CB">
        <w:rPr>
          <w:rFonts w:cs="Times New Roman"/>
          <w:rtl/>
        </w:rPr>
        <w:t>גד</w:t>
      </w:r>
      <w:r w:rsidR="008A3356" w:rsidRPr="00E456CB">
        <w:rPr>
          <w:rFonts w:cs="Times New Roman" w:hint="cs"/>
          <w:rtl/>
        </w:rPr>
        <w:t>ה</w:t>
      </w:r>
      <w:r w:rsidR="000417FD" w:rsidRPr="00E456CB">
        <w:rPr>
          <w:rFonts w:cs="Times New Roman"/>
          <w:rtl/>
        </w:rPr>
        <w:t xml:space="preserve"> וגרס</w:t>
      </w:r>
      <w:r w:rsidR="008A3356" w:rsidRPr="00E456CB">
        <w:rPr>
          <w:rFonts w:cs="Times New Roman" w:hint="cs"/>
          <w:rtl/>
        </w:rPr>
        <w:t>ה</w:t>
      </w:r>
      <w:r w:rsidR="000417FD" w:rsidRPr="00E456CB">
        <w:rPr>
          <w:rFonts w:cs="Times New Roman"/>
          <w:rtl/>
        </w:rPr>
        <w:t xml:space="preserve"> – ב</w:t>
      </w:r>
      <w:r w:rsidR="00271F95">
        <w:rPr>
          <w:rFonts w:cs="Times New Roman"/>
          <w:rtl/>
        </w:rPr>
        <w:t>אזור</w:t>
      </w:r>
      <w:r w:rsidR="000417FD" w:rsidRPr="00E456CB">
        <w:rPr>
          <w:rFonts w:cs="Times New Roman"/>
          <w:rtl/>
        </w:rPr>
        <w:t xml:space="preserve"> התעשיה של אבן יהודה. לא, נעים פה, נעים פה, אישתו </w:t>
      </w:r>
      <w:r w:rsidR="000417FD" w:rsidRPr="00E456CB">
        <w:rPr>
          <w:rFonts w:cs="Times New Roman" w:hint="cs"/>
          <w:rtl/>
        </w:rPr>
        <w:t>סיכמה</w:t>
      </w:r>
      <w:r w:rsidR="000417FD" w:rsidRPr="00E456CB">
        <w:rPr>
          <w:rFonts w:cs="Times New Roman"/>
          <w:rtl/>
        </w:rPr>
        <w:t xml:space="preserve"> בין פיצוח למשנהו.</w:t>
      </w:r>
      <w:r>
        <w:rPr>
          <w:rFonts w:cs="Times New Roman" w:hint="cs"/>
          <w:rtl/>
        </w:rPr>
        <w:t>]</w:t>
      </w:r>
    </w:p>
    <w:p w14:paraId="64C119DE" w14:textId="5B016AC1" w:rsidR="004455FB" w:rsidRPr="00E456CB" w:rsidRDefault="004455FB" w:rsidP="004455FB">
      <w:pPr>
        <w:rPr>
          <w:rFonts w:cs="Times New Roman"/>
          <w:rtl/>
        </w:rPr>
      </w:pPr>
      <w:r w:rsidRPr="00E456CB">
        <w:rPr>
          <w:rFonts w:cs="Times New Roman"/>
          <w:rtl/>
        </w:rPr>
        <w:t xml:space="preserve">פעם אחת </w:t>
      </w:r>
      <w:r w:rsidR="00C90B37">
        <w:rPr>
          <w:rFonts w:cs="Times New Roman" w:hint="cs"/>
          <w:rtl/>
        </w:rPr>
        <w:t xml:space="preserve">הדס וארקדי </w:t>
      </w:r>
      <w:r w:rsidRPr="00E456CB">
        <w:rPr>
          <w:rFonts w:cs="Times New Roman"/>
          <w:rtl/>
        </w:rPr>
        <w:t xml:space="preserve">חמדו לצון </w:t>
      </w:r>
      <w:r w:rsidR="008A3356" w:rsidRPr="00E456CB">
        <w:rPr>
          <w:rFonts w:cs="Times New Roman" w:hint="cs"/>
          <w:rtl/>
        </w:rPr>
        <w:t xml:space="preserve">לאלכס </w:t>
      </w:r>
      <w:r w:rsidRPr="00E456CB">
        <w:rPr>
          <w:rFonts w:cs="Times New Roman"/>
          <w:rtl/>
        </w:rPr>
        <w:t>והסתתרו. משנמאס</w:t>
      </w:r>
      <w:r w:rsidR="00C90B37">
        <w:rPr>
          <w:rFonts w:cs="Times New Roman" w:hint="cs"/>
          <w:rtl/>
        </w:rPr>
        <w:t xml:space="preserve">ה </w:t>
      </w:r>
      <w:r w:rsidR="000B3E53">
        <w:rPr>
          <w:rFonts w:cs="Times New Roman" w:hint="cs"/>
          <w:rtl/>
        </w:rPr>
        <w:t xml:space="preserve">עליהם </w:t>
      </w:r>
      <w:r w:rsidR="00C90B37">
        <w:rPr>
          <w:rFonts w:cs="Times New Roman" w:hint="cs"/>
          <w:rtl/>
        </w:rPr>
        <w:t>ההמתנה</w:t>
      </w:r>
      <w:r w:rsidRPr="00E456CB">
        <w:rPr>
          <w:rFonts w:cs="Times New Roman"/>
          <w:rtl/>
        </w:rPr>
        <w:t xml:space="preserve"> והם הגיחו ממחבואם, </w:t>
      </w:r>
      <w:r w:rsidR="00C51B46" w:rsidRPr="00C51B46">
        <w:rPr>
          <w:rFonts w:cs="Times New Roman"/>
          <w:rtl/>
        </w:rPr>
        <w:t xml:space="preserve">אלכס נעלם. הם </w:t>
      </w:r>
      <w:r w:rsidRPr="00E456CB">
        <w:rPr>
          <w:rFonts w:cs="Times New Roman"/>
          <w:rtl/>
        </w:rPr>
        <w:t xml:space="preserve">מצאו אותו </w:t>
      </w:r>
      <w:r w:rsidR="00C90B37">
        <w:rPr>
          <w:rFonts w:cs="Times New Roman" w:hint="cs"/>
          <w:rtl/>
        </w:rPr>
        <w:t>רק</w:t>
      </w:r>
      <w:r w:rsidRPr="00E456CB">
        <w:rPr>
          <w:rFonts w:cs="Times New Roman"/>
          <w:rtl/>
        </w:rPr>
        <w:t xml:space="preserve"> כעבור שעה ארוכה, בעיצומו של משחק טניס זוגות עם </w:t>
      </w:r>
      <w:r w:rsidR="000417FD" w:rsidRPr="00E456CB">
        <w:rPr>
          <w:rFonts w:cs="Times New Roman" w:hint="eastAsia"/>
          <w:rtl/>
        </w:rPr>
        <w:t>שלושה</w:t>
      </w:r>
      <w:r w:rsidR="000417FD" w:rsidRPr="00E456CB">
        <w:rPr>
          <w:rFonts w:cs="Times New Roman"/>
          <w:rtl/>
        </w:rPr>
        <w:t xml:space="preserve"> </w:t>
      </w:r>
      <w:r w:rsidR="00BE0F81" w:rsidRPr="00E456CB">
        <w:rPr>
          <w:rFonts w:cs="Times New Roman" w:hint="eastAsia"/>
          <w:rtl/>
        </w:rPr>
        <w:t>נערים</w:t>
      </w:r>
      <w:r w:rsidR="00BE0F81" w:rsidRPr="00E456CB">
        <w:rPr>
          <w:rFonts w:cs="Times New Roman"/>
          <w:rtl/>
        </w:rPr>
        <w:t xml:space="preserve"> </w:t>
      </w:r>
      <w:r w:rsidR="00BE0F81" w:rsidRPr="00E456CB">
        <w:rPr>
          <w:rFonts w:cs="Times New Roman" w:hint="eastAsia"/>
          <w:rtl/>
        </w:rPr>
        <w:t>מ</w:t>
      </w:r>
      <w:r w:rsidR="00D47630">
        <w:rPr>
          <w:rFonts w:cs="Times New Roman" w:hint="cs"/>
          <w:rtl/>
        </w:rPr>
        <w:t>ה</w:t>
      </w:r>
      <w:r w:rsidR="000417FD" w:rsidRPr="00E456CB">
        <w:rPr>
          <w:rFonts w:cs="Times New Roman" w:hint="eastAsia"/>
          <w:rtl/>
        </w:rPr>
        <w:t>תיכו</w:t>
      </w:r>
      <w:r w:rsidR="00BE0F81" w:rsidRPr="00E456CB">
        <w:rPr>
          <w:rFonts w:cs="Times New Roman" w:hint="eastAsia"/>
          <w:rtl/>
        </w:rPr>
        <w:t>ן</w:t>
      </w:r>
      <w:r w:rsidR="000417FD" w:rsidRPr="00E456CB">
        <w:rPr>
          <w:rFonts w:cs="Times New Roman"/>
          <w:rtl/>
        </w:rPr>
        <w:t>.</w:t>
      </w:r>
    </w:p>
    <w:bookmarkEnd w:id="57"/>
    <w:p w14:paraId="3998E523" w14:textId="7DF63486" w:rsidR="000417FD" w:rsidRDefault="000417FD" w:rsidP="004455FB">
      <w:pPr>
        <w:rPr>
          <w:rtl/>
        </w:rPr>
      </w:pPr>
      <w:r w:rsidRPr="00E456CB">
        <w:rPr>
          <w:rFonts w:hint="cs"/>
          <w:rtl/>
        </w:rPr>
        <w:t>[אבל לרו</w:t>
      </w:r>
      <w:r>
        <w:rPr>
          <w:rFonts w:hint="cs"/>
          <w:rtl/>
        </w:rPr>
        <w:t>ב הם ממתינים בסבלנות.</w:t>
      </w:r>
    </w:p>
    <w:p w14:paraId="33117E38" w14:textId="5E24DA2A" w:rsidR="004455FB" w:rsidRDefault="004455FB" w:rsidP="004455FB">
      <w:pPr>
        <w:rPr>
          <w:rFonts w:cs="Times New Roman"/>
          <w:rtl/>
        </w:rPr>
      </w:pPr>
      <w:r>
        <w:rPr>
          <w:rFonts w:cs="Times New Roman"/>
          <w:rtl/>
        </w:rPr>
        <w:t>גם לאחר שאלכס מסיים בפעולות להשקטת גופו ונרגע ומתפנה אל ההשתוללויות במים, והוא מרים את הדס על כתפיו ומשליך אותה ומדי פעם ארקדי עושה עליו את אותה פעולה, גם אז הוא מאבד לפתע עניין ויוצא לכמה בריכות מהירות, וארקדי והדס שוחים לאיטם במים בלה בלה עד שהוא שב וגו' וכו'</w:t>
      </w:r>
    </w:p>
    <w:p w14:paraId="2B6DC507" w14:textId="77777777" w:rsidR="002349F1" w:rsidRDefault="000417FD" w:rsidP="00250000">
      <w:pPr>
        <w:rPr>
          <w:rtl/>
        </w:rPr>
      </w:pPr>
      <w:r>
        <w:rPr>
          <w:rFonts w:hint="cs"/>
          <w:rtl/>
        </w:rPr>
        <w:t>]</w:t>
      </w:r>
    </w:p>
    <w:p w14:paraId="1DD72D3F" w14:textId="351C792D" w:rsidR="002349F1" w:rsidRDefault="00EE7E0F" w:rsidP="00876519">
      <w:pPr>
        <w:rPr>
          <w:rtl/>
        </w:rPr>
      </w:pPr>
      <w:r>
        <w:rPr>
          <w:rFonts w:hint="cs"/>
          <w:rtl/>
        </w:rPr>
        <w:t>[השיגרה שבקיץ... עברו כמה שבועות...]</w:t>
      </w:r>
    </w:p>
    <w:p w14:paraId="2061876B" w14:textId="77777777" w:rsidR="00846193" w:rsidRDefault="00846193" w:rsidP="00876519">
      <w:pPr>
        <w:rPr>
          <w:rtl/>
        </w:rPr>
      </w:pPr>
    </w:p>
    <w:p w14:paraId="3CD687A5" w14:textId="0DF1DE8E" w:rsidR="00AF5247" w:rsidRDefault="00E86B2E" w:rsidP="00D14A18">
      <w:pPr>
        <w:pStyle w:val="Heading2"/>
        <w:rPr>
          <w:rtl/>
        </w:rPr>
      </w:pPr>
      <w:r>
        <w:rPr>
          <w:rFonts w:hint="cs"/>
          <w:rtl/>
        </w:rPr>
        <w:t>עמוק בתוכי!</w:t>
      </w:r>
      <w:r w:rsidR="00383E07">
        <w:rPr>
          <w:rFonts w:hint="cs"/>
          <w:rtl/>
        </w:rPr>
        <w:t xml:space="preserve"> [אלכס בן 11]</w:t>
      </w:r>
    </w:p>
    <w:p w14:paraId="0D1EA800" w14:textId="0E0862C2" w:rsidR="009964F3" w:rsidRPr="00CD067C" w:rsidRDefault="009964F3" w:rsidP="00250000">
      <w:pPr>
        <w:rPr>
          <w:rtl/>
        </w:rPr>
      </w:pPr>
      <w:r w:rsidRPr="00CD067C">
        <w:rPr>
          <w:rtl/>
        </w:rPr>
        <w:t>שמש לבנה ב</w:t>
      </w:r>
      <w:r w:rsidR="00EE553A">
        <w:rPr>
          <w:rtl/>
        </w:rPr>
        <w:t>שמיים</w:t>
      </w:r>
      <w:r w:rsidRPr="00CD067C">
        <w:rPr>
          <w:rtl/>
        </w:rPr>
        <w:t xml:space="preserve"> תכולים. אור בהיר וחזק של בוקר, לפני שה</w:t>
      </w:r>
      <w:r w:rsidR="004C59E0">
        <w:rPr>
          <w:rtl/>
        </w:rPr>
        <w:t>אוויר</w:t>
      </w:r>
      <w:r w:rsidRPr="00CD067C">
        <w:rPr>
          <w:rtl/>
        </w:rPr>
        <w:t xml:space="preserve"> מתחמם. </w:t>
      </w:r>
    </w:p>
    <w:p w14:paraId="0DF0D145" w14:textId="00BE1DC4" w:rsidR="00E86B2E" w:rsidRPr="00557D3B" w:rsidRDefault="009964F3" w:rsidP="001609C0">
      <w:pPr>
        <w:rPr>
          <w:rtl/>
        </w:rPr>
      </w:pPr>
      <w:r w:rsidRPr="00CD067C">
        <w:rPr>
          <w:rtl/>
        </w:rPr>
        <w:t>רק אלכס התעורר כשהדוד סג</w:t>
      </w:r>
      <w:r w:rsidR="00416982">
        <w:rPr>
          <w:rtl/>
        </w:rPr>
        <w:t>ר מאחוריו את הדלת ויצא לעבוד</w:t>
      </w:r>
      <w:r w:rsidR="00837113">
        <w:rPr>
          <w:rFonts w:hint="cs"/>
          <w:rtl/>
        </w:rPr>
        <w:t>תו</w:t>
      </w:r>
      <w:r w:rsidR="001231ED">
        <w:rPr>
          <w:rFonts w:hint="cs"/>
          <w:rtl/>
        </w:rPr>
        <w:t xml:space="preserve"> בשירות המטאורולוגי במכון וולקני</w:t>
      </w:r>
      <w:r w:rsidR="00416982">
        <w:rPr>
          <w:rtl/>
        </w:rPr>
        <w:t xml:space="preserve">. </w:t>
      </w:r>
      <w:r w:rsidR="00876519">
        <w:rPr>
          <w:rtl/>
        </w:rPr>
        <w:t>כ</w:t>
      </w:r>
      <w:r w:rsidR="00876519" w:rsidRPr="00557D3B">
        <w:rPr>
          <w:rtl/>
        </w:rPr>
        <w:t xml:space="preserve">ששכב על </w:t>
      </w:r>
      <w:r w:rsidRPr="00557D3B">
        <w:rPr>
          <w:rtl/>
        </w:rPr>
        <w:t>צ</w:t>
      </w:r>
      <w:r w:rsidR="000B3E53" w:rsidRPr="00557D3B">
        <w:rPr>
          <w:rFonts w:hint="cs"/>
          <w:rtl/>
        </w:rPr>
        <w:t>י</w:t>
      </w:r>
      <w:r w:rsidRPr="00557D3B">
        <w:rPr>
          <w:rtl/>
        </w:rPr>
        <w:t>ד</w:t>
      </w:r>
      <w:r w:rsidR="00876519" w:rsidRPr="00557D3B">
        <w:rPr>
          <w:rFonts w:hint="cs"/>
          <w:rtl/>
        </w:rPr>
        <w:t>ו</w:t>
      </w:r>
      <w:r w:rsidRPr="00557D3B">
        <w:rPr>
          <w:rtl/>
        </w:rPr>
        <w:t xml:space="preserve"> ועין אחת </w:t>
      </w:r>
      <w:r w:rsidR="00876519" w:rsidRPr="00557D3B">
        <w:rPr>
          <w:rFonts w:hint="cs"/>
          <w:rtl/>
        </w:rPr>
        <w:t>נותר</w:t>
      </w:r>
      <w:r w:rsidR="000525E9" w:rsidRPr="00557D3B">
        <w:rPr>
          <w:rFonts w:hint="cs"/>
          <w:rtl/>
        </w:rPr>
        <w:t>ה</w:t>
      </w:r>
      <w:r w:rsidR="00876519" w:rsidRPr="00557D3B">
        <w:rPr>
          <w:rFonts w:hint="cs"/>
          <w:rtl/>
        </w:rPr>
        <w:t xml:space="preserve"> </w:t>
      </w:r>
      <w:r w:rsidRPr="00557D3B">
        <w:rPr>
          <w:rtl/>
        </w:rPr>
        <w:t>עצומה</w:t>
      </w:r>
      <w:r w:rsidR="00E61418" w:rsidRPr="00557D3B">
        <w:rPr>
          <w:rFonts w:hint="cs"/>
          <w:rtl/>
        </w:rPr>
        <w:t>,</w:t>
      </w:r>
      <w:r w:rsidRPr="00557D3B">
        <w:rPr>
          <w:rtl/>
        </w:rPr>
        <w:t xml:space="preserve"> </w:t>
      </w:r>
      <w:r w:rsidR="006C2F19" w:rsidRPr="00557D3B">
        <w:rPr>
          <w:rFonts w:hint="cs"/>
          <w:rtl/>
        </w:rPr>
        <w:t xml:space="preserve">הכתם </w:t>
      </w:r>
      <w:r w:rsidRPr="00557D3B">
        <w:rPr>
          <w:rtl/>
        </w:rPr>
        <w:t xml:space="preserve">השחור </w:t>
      </w:r>
      <w:r w:rsidR="006C2F19" w:rsidRPr="00557D3B">
        <w:rPr>
          <w:rFonts w:hint="cs"/>
          <w:rtl/>
        </w:rPr>
        <w:t>ב</w:t>
      </w:r>
      <w:r w:rsidRPr="00557D3B">
        <w:rPr>
          <w:rtl/>
        </w:rPr>
        <w:t xml:space="preserve">ציור השמן </w:t>
      </w:r>
      <w:r w:rsidR="00837113" w:rsidRPr="00557D3B">
        <w:rPr>
          <w:rFonts w:hint="cs"/>
          <w:rtl/>
        </w:rPr>
        <w:t xml:space="preserve">התלוי בסלון </w:t>
      </w:r>
      <w:r w:rsidRPr="00557D3B">
        <w:rPr>
          <w:rtl/>
        </w:rPr>
        <w:t>נראה כמו ציפור ענקית ומפחידה שענפים מזדקרים מגופה המצולק. הוא קם מה</w:t>
      </w:r>
      <w:r w:rsidR="00271F95" w:rsidRPr="00557D3B">
        <w:rPr>
          <w:rtl/>
        </w:rPr>
        <w:t>מזרן</w:t>
      </w:r>
      <w:r w:rsidRPr="00557D3B">
        <w:rPr>
          <w:rtl/>
        </w:rPr>
        <w:t xml:space="preserve"> בשקט</w:t>
      </w:r>
      <w:r w:rsidR="00261180" w:rsidRPr="00557D3B">
        <w:rPr>
          <w:rFonts w:hint="cs"/>
          <w:rtl/>
        </w:rPr>
        <w:t>,</w:t>
      </w:r>
      <w:r w:rsidR="00416982" w:rsidRPr="00557D3B">
        <w:rPr>
          <w:rtl/>
        </w:rPr>
        <w:t xml:space="preserve"> </w:t>
      </w:r>
      <w:r w:rsidR="00D47630" w:rsidRPr="00557D3B">
        <w:rPr>
          <w:rFonts w:cs="Times New Roman"/>
          <w:rtl/>
        </w:rPr>
        <w:t xml:space="preserve">נזהר </w:t>
      </w:r>
      <w:r w:rsidR="00416982" w:rsidRPr="00557D3B">
        <w:rPr>
          <w:rFonts w:hint="cs"/>
          <w:rtl/>
        </w:rPr>
        <w:t>ש</w:t>
      </w:r>
      <w:r w:rsidRPr="00557D3B">
        <w:rPr>
          <w:rtl/>
        </w:rPr>
        <w:t>לא להעיר את מארק שישן לידו</w:t>
      </w:r>
      <w:r w:rsidR="00416982" w:rsidRPr="00557D3B">
        <w:rPr>
          <w:rFonts w:hint="cs"/>
          <w:rtl/>
        </w:rPr>
        <w:t>,</w:t>
      </w:r>
      <w:r w:rsidRPr="00557D3B">
        <w:rPr>
          <w:rtl/>
        </w:rPr>
        <w:t xml:space="preserve"> והציפור הפכ</w:t>
      </w:r>
      <w:r w:rsidRPr="00557D3B">
        <w:rPr>
          <w:rFonts w:hint="cs"/>
          <w:rtl/>
        </w:rPr>
        <w:t>ה</w:t>
      </w:r>
      <w:r w:rsidRPr="00557D3B">
        <w:rPr>
          <w:rtl/>
        </w:rPr>
        <w:t xml:space="preserve"> לרקע</w:t>
      </w:r>
      <w:r w:rsidR="001609C0" w:rsidRPr="00557D3B">
        <w:rPr>
          <w:rFonts w:hint="cs"/>
          <w:rtl/>
        </w:rPr>
        <w:t xml:space="preserve"> </w:t>
      </w:r>
      <w:r w:rsidRPr="00557D3B">
        <w:rPr>
          <w:rtl/>
        </w:rPr>
        <w:t xml:space="preserve">שמסביב לקערת פירות. </w:t>
      </w:r>
    </w:p>
    <w:p w14:paraId="6E4BA346" w14:textId="77777777" w:rsidR="00E86B2E" w:rsidRDefault="009964F3" w:rsidP="001609C0">
      <w:pPr>
        <w:rPr>
          <w:rtl/>
        </w:rPr>
      </w:pPr>
      <w:r w:rsidRPr="00557D3B">
        <w:rPr>
          <w:rtl/>
        </w:rPr>
        <w:t>ב</w:t>
      </w:r>
      <w:r w:rsidR="00E86B2E" w:rsidRPr="00557D3B">
        <w:rPr>
          <w:rFonts w:hint="cs"/>
          <w:rtl/>
        </w:rPr>
        <w:t>חדר ה</w:t>
      </w:r>
      <w:r w:rsidRPr="00557D3B">
        <w:rPr>
          <w:rtl/>
        </w:rPr>
        <w:t>ש</w:t>
      </w:r>
      <w:r w:rsidR="001609C0" w:rsidRPr="00557D3B">
        <w:rPr>
          <w:rFonts w:hint="cs"/>
          <w:rtl/>
        </w:rPr>
        <w:t>י</w:t>
      </w:r>
      <w:r w:rsidRPr="00557D3B">
        <w:rPr>
          <w:rtl/>
        </w:rPr>
        <w:t>רותים</w:t>
      </w:r>
      <w:r w:rsidR="00E61418" w:rsidRPr="00557D3B">
        <w:rPr>
          <w:rFonts w:hint="cs"/>
          <w:rtl/>
        </w:rPr>
        <w:t xml:space="preserve"> הוא</w:t>
      </w:r>
      <w:r w:rsidRPr="00557D3B">
        <w:rPr>
          <w:rtl/>
        </w:rPr>
        <w:t xml:space="preserve"> </w:t>
      </w:r>
      <w:r w:rsidRPr="00557D3B">
        <w:rPr>
          <w:rFonts w:hint="cs"/>
          <w:rtl/>
        </w:rPr>
        <w:t>ה</w:t>
      </w:r>
      <w:r w:rsidRPr="00557D3B">
        <w:rPr>
          <w:rtl/>
        </w:rPr>
        <w:t xml:space="preserve">כיר </w:t>
      </w:r>
      <w:r w:rsidR="001231ED" w:rsidRPr="00557D3B">
        <w:rPr>
          <w:rFonts w:hint="cs"/>
          <w:rtl/>
        </w:rPr>
        <w:t xml:space="preserve">את </w:t>
      </w:r>
      <w:r w:rsidR="00837113" w:rsidRPr="00557D3B">
        <w:rPr>
          <w:rFonts w:hint="cs"/>
          <w:rtl/>
        </w:rPr>
        <w:t>תוויו</w:t>
      </w:r>
      <w:r w:rsidRPr="00557D3B">
        <w:rPr>
          <w:rtl/>
        </w:rPr>
        <w:t xml:space="preserve"> של כל יצור</w:t>
      </w:r>
      <w:r w:rsidR="001609C0" w:rsidRPr="00557D3B">
        <w:rPr>
          <w:rFonts w:hint="cs"/>
          <w:rtl/>
        </w:rPr>
        <w:t xml:space="preserve"> </w:t>
      </w:r>
      <w:r w:rsidR="000525E9" w:rsidRPr="00557D3B">
        <w:rPr>
          <w:rFonts w:hint="cs"/>
          <w:rtl/>
        </w:rPr>
        <w:t>ב</w:t>
      </w:r>
      <w:r w:rsidRPr="00557D3B">
        <w:rPr>
          <w:rtl/>
        </w:rPr>
        <w:t xml:space="preserve">אבנים הקטנות </w:t>
      </w:r>
      <w:r w:rsidR="00416982" w:rsidRPr="00557D3B">
        <w:rPr>
          <w:rFonts w:hint="cs"/>
          <w:rtl/>
        </w:rPr>
        <w:t>[</w:t>
      </w:r>
      <w:r w:rsidRPr="00557D3B">
        <w:rPr>
          <w:rtl/>
        </w:rPr>
        <w:t xml:space="preserve">השקועות </w:t>
      </w:r>
      <w:r w:rsidR="00B31E16" w:rsidRPr="00557D3B">
        <w:rPr>
          <w:rFonts w:hint="cs"/>
          <w:rtl/>
        </w:rPr>
        <w:t xml:space="preserve">מילה אחרת] </w:t>
      </w:r>
      <w:r w:rsidRPr="00557D3B">
        <w:rPr>
          <w:rtl/>
        </w:rPr>
        <w:t>במרצפ</w:t>
      </w:r>
      <w:r w:rsidRPr="00CD067C">
        <w:rPr>
          <w:rtl/>
        </w:rPr>
        <w:t>ות הטרצו: ליד רגלו הימנית –</w:t>
      </w:r>
      <w:r w:rsidRPr="00CD067C">
        <w:rPr>
          <w:rFonts w:hint="cs"/>
          <w:rtl/>
        </w:rPr>
        <w:t xml:space="preserve"> </w:t>
      </w:r>
      <w:r w:rsidRPr="00CD067C">
        <w:rPr>
          <w:rtl/>
        </w:rPr>
        <w:t>הגמד עם המ</w:t>
      </w:r>
      <w:r w:rsidR="000525E9">
        <w:rPr>
          <w:rFonts w:hint="cs"/>
          <w:rtl/>
        </w:rPr>
        <w:t>צנפת</w:t>
      </w:r>
      <w:r w:rsidRPr="00CD067C">
        <w:rPr>
          <w:rFonts w:hint="cs"/>
          <w:rtl/>
        </w:rPr>
        <w:t>,</w:t>
      </w:r>
      <w:r w:rsidRPr="00CD067C">
        <w:rPr>
          <w:rtl/>
        </w:rPr>
        <w:t xml:space="preserve"> מאחורי הדלת –</w:t>
      </w:r>
      <w:r w:rsidRPr="00CD067C">
        <w:rPr>
          <w:rFonts w:hint="cs"/>
          <w:rtl/>
        </w:rPr>
        <w:t xml:space="preserve"> </w:t>
      </w:r>
      <w:r w:rsidRPr="00CD067C">
        <w:rPr>
          <w:rtl/>
        </w:rPr>
        <w:t xml:space="preserve">החרב השחורה. </w:t>
      </w:r>
    </w:p>
    <w:p w14:paraId="6C1FC06B" w14:textId="29CE7468" w:rsidR="00EE7E0F" w:rsidRDefault="00C00734" w:rsidP="001609C0">
      <w:pPr>
        <w:rPr>
          <w:rtl/>
        </w:rPr>
      </w:pPr>
      <w:r>
        <w:rPr>
          <w:rFonts w:hint="cs"/>
          <w:rtl/>
        </w:rPr>
        <w:t xml:space="preserve">מספיק לפתוח </w:t>
      </w:r>
      <w:r w:rsidR="00D47630" w:rsidRPr="00D47630">
        <w:rPr>
          <w:rFonts w:cs="Times New Roman"/>
          <w:rtl/>
        </w:rPr>
        <w:t xml:space="preserve">אפילו </w:t>
      </w:r>
      <w:r>
        <w:rPr>
          <w:rFonts w:hint="cs"/>
          <w:rtl/>
        </w:rPr>
        <w:t xml:space="preserve">סדק דק בתריס כדי שאור שמש </w:t>
      </w:r>
      <w:r w:rsidR="001609C0">
        <w:rPr>
          <w:rFonts w:hint="cs"/>
          <w:rtl/>
        </w:rPr>
        <w:t>זוהר</w:t>
      </w:r>
      <w:r>
        <w:rPr>
          <w:rFonts w:hint="cs"/>
          <w:rtl/>
        </w:rPr>
        <w:t xml:space="preserve"> י</w:t>
      </w:r>
      <w:r w:rsidR="001609C0">
        <w:rPr>
          <w:rFonts w:hint="cs"/>
          <w:rtl/>
        </w:rPr>
        <w:t>י</w:t>
      </w:r>
      <w:r>
        <w:rPr>
          <w:rFonts w:hint="cs"/>
          <w:rtl/>
        </w:rPr>
        <w:t>שפך פנימה</w:t>
      </w:r>
      <w:r w:rsidR="00E86B2E" w:rsidRPr="00E86B2E">
        <w:rPr>
          <w:rFonts w:cs="Times New Roman"/>
          <w:rtl/>
        </w:rPr>
        <w:t xml:space="preserve"> בפזרנות משוועת</w:t>
      </w:r>
      <w:r>
        <w:rPr>
          <w:rFonts w:hint="cs"/>
          <w:rtl/>
        </w:rPr>
        <w:t>, י</w:t>
      </w:r>
      <w:r w:rsidR="000B3E53">
        <w:rPr>
          <w:rFonts w:hint="cs"/>
          <w:rtl/>
        </w:rPr>
        <w:t>י</w:t>
      </w:r>
      <w:r>
        <w:rPr>
          <w:rFonts w:hint="cs"/>
          <w:rtl/>
        </w:rPr>
        <w:t>דבק לבליטות,</w:t>
      </w:r>
      <w:r w:rsidR="00B31E16">
        <w:rPr>
          <w:rFonts w:hint="cs"/>
          <w:rtl/>
        </w:rPr>
        <w:t xml:space="preserve"> ישקע </w:t>
      </w:r>
      <w:r w:rsidR="000525E9">
        <w:rPr>
          <w:rFonts w:hint="cs"/>
          <w:rtl/>
        </w:rPr>
        <w:t>ב</w:t>
      </w:r>
      <w:r>
        <w:rPr>
          <w:rFonts w:hint="cs"/>
          <w:rtl/>
        </w:rPr>
        <w:t>חריצים. ובכביש היורד לים החייל</w:t>
      </w:r>
      <w:r w:rsidR="001609C0">
        <w:rPr>
          <w:rFonts w:hint="cs"/>
          <w:rtl/>
        </w:rPr>
        <w:t>ות מסרפנד כבר רצו</w:t>
      </w:r>
      <w:r w:rsidR="00B31E16">
        <w:rPr>
          <w:rFonts w:hint="cs"/>
          <w:rtl/>
        </w:rPr>
        <w:t xml:space="preserve"> בשורה, </w:t>
      </w:r>
      <w:r>
        <w:rPr>
          <w:rFonts w:hint="cs"/>
          <w:rtl/>
        </w:rPr>
        <w:t xml:space="preserve">לא במדים </w:t>
      </w:r>
      <w:r w:rsidR="000A2624">
        <w:rPr>
          <w:rFonts w:hint="cs"/>
          <w:rtl/>
        </w:rPr>
        <w:t xml:space="preserve">אלא בבגדי התעמלות קלילים, </w:t>
      </w:r>
      <w:r>
        <w:rPr>
          <w:rFonts w:hint="cs"/>
          <w:rtl/>
        </w:rPr>
        <w:t>בחצאיו</w:t>
      </w:r>
      <w:r w:rsidR="000A2624">
        <w:rPr>
          <w:rFonts w:hint="cs"/>
          <w:rtl/>
        </w:rPr>
        <w:t>ת קפלים לבנות, שערן אסוף בקוקו.</w:t>
      </w:r>
      <w:r>
        <w:rPr>
          <w:rFonts w:hint="cs"/>
          <w:rtl/>
        </w:rPr>
        <w:t xml:space="preserve"> [דבר שחיזק את דעתו שזה חלק מ]</w:t>
      </w:r>
      <w:r w:rsidR="00EE7E0F">
        <w:rPr>
          <w:rFonts w:hint="cs"/>
          <w:rtl/>
        </w:rPr>
        <w:t>[</w:t>
      </w:r>
      <w:r>
        <w:rPr>
          <w:rFonts w:hint="cs"/>
          <w:rtl/>
        </w:rPr>
        <w:t>התעמלות הבוקר שלהן, ובקרוב יחזרו לבסיס.</w:t>
      </w:r>
      <w:r w:rsidR="00112158">
        <w:rPr>
          <w:rFonts w:hint="cs"/>
          <w:rtl/>
        </w:rPr>
        <w:t xml:space="preserve"> מעניין עד איפה הן רצות, </w:t>
      </w:r>
      <w:r w:rsidR="00EE7E0F">
        <w:rPr>
          <w:rFonts w:hint="cs"/>
          <w:rtl/>
        </w:rPr>
        <w:t>]</w:t>
      </w:r>
      <w:r w:rsidR="00B31E16">
        <w:rPr>
          <w:rFonts w:hint="cs"/>
          <w:rtl/>
        </w:rPr>
        <w:t>[</w:t>
      </w:r>
      <w:r w:rsidR="00112158">
        <w:rPr>
          <w:rFonts w:hint="cs"/>
          <w:rtl/>
        </w:rPr>
        <w:t>מעניין אם גם אלכס יוכל לרוץ מרחק כזה ואם לפני שהן מסתובבות בחזרה לבס</w:t>
      </w:r>
      <w:r w:rsidR="00B31E16">
        <w:rPr>
          <w:rFonts w:hint="cs"/>
          <w:rtl/>
        </w:rPr>
        <w:t>יס הן עושות עוד תרגילים]</w:t>
      </w:r>
      <w:r>
        <w:rPr>
          <w:rFonts w:hint="cs"/>
          <w:rtl/>
        </w:rPr>
        <w:t xml:space="preserve"> </w:t>
      </w:r>
    </w:p>
    <w:p w14:paraId="1925C076" w14:textId="77777777" w:rsidR="00EE7E0F" w:rsidRDefault="00EE7E0F" w:rsidP="00250000">
      <w:pPr>
        <w:rPr>
          <w:rtl/>
        </w:rPr>
      </w:pPr>
      <w:r>
        <w:rPr>
          <w:rFonts w:hint="cs"/>
          <w:rtl/>
        </w:rPr>
        <w:t xml:space="preserve">אלכס חיבר </w:t>
      </w:r>
      <w:r w:rsidR="00165E2B">
        <w:rPr>
          <w:rFonts w:hint="cs"/>
          <w:rtl/>
        </w:rPr>
        <w:t xml:space="preserve">שיר </w:t>
      </w:r>
      <w:r>
        <w:rPr>
          <w:rFonts w:hint="cs"/>
          <w:rtl/>
        </w:rPr>
        <w:t>בעברית: [אחרי שקרה משהו ממש טוב בינו לבין ארקדי]</w:t>
      </w:r>
    </w:p>
    <w:p w14:paraId="58551E72" w14:textId="77777777" w:rsidR="00EE7E0F" w:rsidRDefault="00EE7E0F" w:rsidP="000B3E53">
      <w:pPr>
        <w:ind w:left="3390"/>
        <w:rPr>
          <w:rtl/>
        </w:rPr>
      </w:pPr>
      <w:r>
        <w:rPr>
          <w:rFonts w:hint="cs"/>
          <w:rtl/>
        </w:rPr>
        <w:t>כשאני קם בבוקר</w:t>
      </w:r>
    </w:p>
    <w:p w14:paraId="547DE25D" w14:textId="77777777" w:rsidR="00EE7E0F" w:rsidRDefault="00EE7E0F" w:rsidP="000B3E53">
      <w:pPr>
        <w:ind w:left="3390"/>
        <w:rPr>
          <w:rtl/>
        </w:rPr>
      </w:pPr>
      <w:r>
        <w:rPr>
          <w:rFonts w:hint="cs"/>
          <w:rtl/>
        </w:rPr>
        <w:t>בבוקר בבוקר</w:t>
      </w:r>
    </w:p>
    <w:p w14:paraId="7C61F9A6" w14:textId="77777777" w:rsidR="00EE7E0F" w:rsidRDefault="00EE7E0F" w:rsidP="000B3E53">
      <w:pPr>
        <w:ind w:left="3390"/>
        <w:rPr>
          <w:rtl/>
        </w:rPr>
      </w:pPr>
      <w:r>
        <w:rPr>
          <w:rFonts w:hint="cs"/>
          <w:rtl/>
        </w:rPr>
        <w:t>אז אני שר לי לבד</w:t>
      </w:r>
    </w:p>
    <w:p w14:paraId="55B35CC6" w14:textId="2ACA0C9F" w:rsidR="00EE7E0F" w:rsidRPr="00CD067C" w:rsidRDefault="00EE7E0F" w:rsidP="000B3E53">
      <w:pPr>
        <w:ind w:left="3390"/>
        <w:rPr>
          <w:rtl/>
        </w:rPr>
      </w:pPr>
      <w:r>
        <w:rPr>
          <w:rFonts w:hint="cs"/>
          <w:rtl/>
        </w:rPr>
        <w:t>שיר נחמד</w:t>
      </w:r>
      <w:r w:rsidR="001609C0">
        <w:rPr>
          <w:rFonts w:hint="cs"/>
          <w:rtl/>
        </w:rPr>
        <w:t>.</w:t>
      </w:r>
    </w:p>
    <w:p w14:paraId="4251B329" w14:textId="476021A2" w:rsidR="001231ED" w:rsidRDefault="00165E2B" w:rsidP="001609C0">
      <w:pPr>
        <w:rPr>
          <w:rtl/>
        </w:rPr>
      </w:pPr>
      <w:r>
        <w:rPr>
          <w:rtl/>
        </w:rPr>
        <w:t xml:space="preserve">הוא התלבש </w:t>
      </w:r>
      <w:r>
        <w:rPr>
          <w:rFonts w:hint="cs"/>
          <w:rtl/>
        </w:rPr>
        <w:t>במהירות</w:t>
      </w:r>
      <w:r w:rsidR="009964F3" w:rsidRPr="00CD067C">
        <w:rPr>
          <w:rtl/>
        </w:rPr>
        <w:t xml:space="preserve"> ויצא</w:t>
      </w:r>
      <w:r w:rsidR="001609C0">
        <w:rPr>
          <w:rFonts w:hint="cs"/>
          <w:rtl/>
        </w:rPr>
        <w:t>,</w:t>
      </w:r>
      <w:r w:rsidR="00EE7E0F">
        <w:rPr>
          <w:rFonts w:hint="cs"/>
          <w:rtl/>
        </w:rPr>
        <w:t xml:space="preserve"> </w:t>
      </w:r>
      <w:r w:rsidR="001609C0">
        <w:rPr>
          <w:rFonts w:hint="cs"/>
          <w:rtl/>
        </w:rPr>
        <w:t>אבל החיילות כבר נעלמו ו</w:t>
      </w:r>
      <w:r w:rsidR="00EE7E0F">
        <w:rPr>
          <w:rFonts w:hint="cs"/>
          <w:rtl/>
        </w:rPr>
        <w:t xml:space="preserve">אלכס </w:t>
      </w:r>
      <w:r w:rsidR="001231ED">
        <w:rPr>
          <w:rFonts w:hint="cs"/>
          <w:rtl/>
        </w:rPr>
        <w:t xml:space="preserve">שוב </w:t>
      </w:r>
      <w:r w:rsidR="00EE7E0F">
        <w:rPr>
          <w:rFonts w:hint="cs"/>
          <w:rtl/>
        </w:rPr>
        <w:t xml:space="preserve">לא הצליח לברר </w:t>
      </w:r>
      <w:r w:rsidR="002771C9">
        <w:rPr>
          <w:rFonts w:hint="cs"/>
          <w:rtl/>
        </w:rPr>
        <w:t>את מסלול ריצתן</w:t>
      </w:r>
      <w:r w:rsidR="009964F3" w:rsidRPr="00CD067C">
        <w:rPr>
          <w:rtl/>
        </w:rPr>
        <w:t xml:space="preserve">. </w:t>
      </w:r>
    </w:p>
    <w:p w14:paraId="1A88211B" w14:textId="77777777" w:rsidR="000525E9" w:rsidRDefault="000525E9" w:rsidP="001609C0">
      <w:pPr>
        <w:rPr>
          <w:rtl/>
        </w:rPr>
      </w:pPr>
    </w:p>
    <w:p w14:paraId="4873E579" w14:textId="621BC4D5" w:rsidR="00E86B2E" w:rsidRDefault="009964F3" w:rsidP="001609C0">
      <w:pPr>
        <w:rPr>
          <w:rtl/>
        </w:rPr>
      </w:pPr>
      <w:r w:rsidRPr="00CD067C">
        <w:rPr>
          <w:rtl/>
        </w:rPr>
        <w:lastRenderedPageBreak/>
        <w:t xml:space="preserve">בעל המכולת </w:t>
      </w:r>
      <w:r w:rsidR="001609C0">
        <w:rPr>
          <w:rFonts w:hint="cs"/>
          <w:rtl/>
        </w:rPr>
        <w:t>הכיר</w:t>
      </w:r>
      <w:r w:rsidR="00E86B2E">
        <w:rPr>
          <w:rFonts w:hint="cs"/>
          <w:rtl/>
        </w:rPr>
        <w:t xml:space="preserve"> אות</w:t>
      </w:r>
      <w:r w:rsidR="001609C0">
        <w:rPr>
          <w:rFonts w:hint="cs"/>
          <w:rtl/>
        </w:rPr>
        <w:t>ו ו</w:t>
      </w:r>
      <w:r w:rsidRPr="00CD067C">
        <w:rPr>
          <w:rtl/>
        </w:rPr>
        <w:t>מכר לו בהקפה</w:t>
      </w:r>
      <w:r w:rsidR="001231ED">
        <w:rPr>
          <w:rFonts w:hint="cs"/>
          <w:rtl/>
        </w:rPr>
        <w:t xml:space="preserve"> כדבר שבשגרה</w:t>
      </w:r>
      <w:r w:rsidR="00E61418">
        <w:rPr>
          <w:rFonts w:hint="cs"/>
          <w:rtl/>
        </w:rPr>
        <w:t>.</w:t>
      </w:r>
      <w:r w:rsidRPr="00CD067C">
        <w:rPr>
          <w:rtl/>
        </w:rPr>
        <w:t xml:space="preserve"> אלכס שקל</w:t>
      </w:r>
      <w:r w:rsidR="00A317D6">
        <w:rPr>
          <w:rFonts w:hint="cs"/>
          <w:rtl/>
        </w:rPr>
        <w:t xml:space="preserve"> </w:t>
      </w:r>
      <w:r w:rsidRPr="00CD067C">
        <w:rPr>
          <w:rtl/>
        </w:rPr>
        <w:t>שקית מלפפונים כבושים במלח מהחבית והוסיף הרבה מיץ לבן</w:t>
      </w:r>
      <w:r w:rsidR="001231ED">
        <w:rPr>
          <w:rFonts w:hint="cs"/>
          <w:rtl/>
        </w:rPr>
        <w:t>.</w:t>
      </w:r>
      <w:r w:rsidRPr="00CD067C">
        <w:rPr>
          <w:rtl/>
        </w:rPr>
        <w:t xml:space="preserve"> </w:t>
      </w:r>
      <w:r w:rsidR="001609C0">
        <w:rPr>
          <w:rtl/>
        </w:rPr>
        <w:t>מארגז הלח</w:t>
      </w:r>
      <w:r w:rsidRPr="00CD067C">
        <w:rPr>
          <w:rtl/>
        </w:rPr>
        <w:t>ם על ה</w:t>
      </w:r>
      <w:r w:rsidR="004C59E0">
        <w:rPr>
          <w:rtl/>
        </w:rPr>
        <w:t>רצפה</w:t>
      </w:r>
      <w:r w:rsidRPr="00CD067C">
        <w:rPr>
          <w:rtl/>
        </w:rPr>
        <w:t xml:space="preserve"> </w:t>
      </w:r>
      <w:r w:rsidR="001231ED">
        <w:rPr>
          <w:rFonts w:hint="cs"/>
          <w:rtl/>
        </w:rPr>
        <w:t xml:space="preserve">הוא </w:t>
      </w:r>
      <w:r w:rsidR="001231ED">
        <w:rPr>
          <w:rtl/>
        </w:rPr>
        <w:t>שלף</w:t>
      </w:r>
      <w:r w:rsidR="001231ED" w:rsidRPr="00CD067C">
        <w:rPr>
          <w:rtl/>
        </w:rPr>
        <w:t xml:space="preserve"> </w:t>
      </w:r>
      <w:r w:rsidRPr="00CD067C">
        <w:rPr>
          <w:rtl/>
        </w:rPr>
        <w:t xml:space="preserve">חצי כיכר לחם אחיד. </w:t>
      </w:r>
      <w:r w:rsidR="00380D5B">
        <w:rPr>
          <w:rFonts w:hint="cs"/>
          <w:rtl/>
        </w:rPr>
        <w:t>מול</w:t>
      </w:r>
      <w:r w:rsidR="002771C9">
        <w:rPr>
          <w:rFonts w:hint="cs"/>
          <w:rtl/>
        </w:rPr>
        <w:t xml:space="preserve"> מדף</w:t>
      </w:r>
      <w:r w:rsidR="00380D5B">
        <w:rPr>
          <w:rFonts w:hint="cs"/>
          <w:rtl/>
        </w:rPr>
        <w:t xml:space="preserve"> הקפה התלבט</w:t>
      </w:r>
      <w:r w:rsidR="00EE7E0F">
        <w:rPr>
          <w:rFonts w:hint="cs"/>
          <w:rtl/>
        </w:rPr>
        <w:t xml:space="preserve"> </w:t>
      </w:r>
      <w:r w:rsidR="00F25B6F">
        <w:rPr>
          <w:rtl/>
        </w:rPr>
        <w:t>–</w:t>
      </w:r>
      <w:r w:rsidR="00165E2B">
        <w:rPr>
          <w:rFonts w:hint="cs"/>
          <w:rtl/>
        </w:rPr>
        <w:t xml:space="preserve"> דודיו </w:t>
      </w:r>
      <w:r w:rsidR="00743AEC">
        <w:rPr>
          <w:rFonts w:hint="cs"/>
          <w:rtl/>
        </w:rPr>
        <w:t>נהגו לקנות</w:t>
      </w:r>
      <w:r w:rsidR="00EE7E0F">
        <w:rPr>
          <w:rFonts w:hint="cs"/>
          <w:rtl/>
        </w:rPr>
        <w:t xml:space="preserve"> את</w:t>
      </w:r>
      <w:r w:rsidR="00743AEC">
        <w:rPr>
          <w:rFonts w:hint="cs"/>
          <w:rtl/>
        </w:rPr>
        <w:t xml:space="preserve"> </w:t>
      </w:r>
      <w:r w:rsidR="00EE7E0F">
        <w:rPr>
          <w:rFonts w:hint="cs"/>
          <w:rtl/>
        </w:rPr>
        <w:t>ה</w:t>
      </w:r>
      <w:r w:rsidR="00165E2B">
        <w:rPr>
          <w:rFonts w:hint="cs"/>
          <w:rtl/>
        </w:rPr>
        <w:t>קפה ב</w:t>
      </w:r>
      <w:r w:rsidR="00380D5B">
        <w:rPr>
          <w:rFonts w:hint="cs"/>
          <w:rtl/>
        </w:rPr>
        <w:t xml:space="preserve">אריזה </w:t>
      </w:r>
      <w:r w:rsidR="00EE7E0F">
        <w:rPr>
          <w:rFonts w:hint="cs"/>
          <w:rtl/>
        </w:rPr>
        <w:t>ה</w:t>
      </w:r>
      <w:r w:rsidR="00380D5B">
        <w:rPr>
          <w:rFonts w:hint="cs"/>
          <w:rtl/>
        </w:rPr>
        <w:t>אדומה</w:t>
      </w:r>
      <w:r w:rsidR="000B3E53">
        <w:rPr>
          <w:rFonts w:hint="cs"/>
          <w:rtl/>
        </w:rPr>
        <w:t>,</w:t>
      </w:r>
      <w:r w:rsidR="00380D5B">
        <w:rPr>
          <w:rFonts w:hint="cs"/>
          <w:rtl/>
        </w:rPr>
        <w:t xml:space="preserve"> אבל הירוקה </w:t>
      </w:r>
      <w:r w:rsidR="001C5A04">
        <w:rPr>
          <w:rFonts w:hint="cs"/>
          <w:rtl/>
        </w:rPr>
        <w:t>הייתה</w:t>
      </w:r>
      <w:r w:rsidR="00380D5B">
        <w:rPr>
          <w:rFonts w:hint="cs"/>
          <w:rtl/>
        </w:rPr>
        <w:t xml:space="preserve"> יפה </w:t>
      </w:r>
      <w:r w:rsidR="001609C0">
        <w:rPr>
          <w:rFonts w:hint="cs"/>
          <w:rtl/>
        </w:rPr>
        <w:t>ממנה</w:t>
      </w:r>
      <w:r w:rsidR="00380D5B">
        <w:rPr>
          <w:rFonts w:hint="cs"/>
          <w:rtl/>
        </w:rPr>
        <w:t xml:space="preserve">. </w:t>
      </w:r>
      <w:r w:rsidRPr="00CD067C">
        <w:rPr>
          <w:rtl/>
        </w:rPr>
        <w:t xml:space="preserve">הוא משך בידית הדביקה </w:t>
      </w:r>
      <w:r w:rsidR="00A11435">
        <w:rPr>
          <w:rFonts w:hint="cs"/>
          <w:rtl/>
        </w:rPr>
        <w:t>של</w:t>
      </w:r>
      <w:r w:rsidRPr="00CD067C">
        <w:rPr>
          <w:rtl/>
        </w:rPr>
        <w:t xml:space="preserve"> דלת הזכוכית של המקרר, אטומה מלכלוך של שנים</w:t>
      </w:r>
      <w:r w:rsidR="001609C0">
        <w:rPr>
          <w:rFonts w:hint="cs"/>
          <w:rtl/>
        </w:rPr>
        <w:t>,</w:t>
      </w:r>
      <w:r w:rsidRPr="00CD067C">
        <w:rPr>
          <w:rtl/>
        </w:rPr>
        <w:t xml:space="preserve"> ושלף מערימה ניגרת גבי</w:t>
      </w:r>
      <w:r w:rsidR="001609C0">
        <w:rPr>
          <w:rtl/>
        </w:rPr>
        <w:t>נה כחושה עטופה בנייר פרגמנט. מי</w:t>
      </w:r>
      <w:r w:rsidRPr="00CD067C">
        <w:rPr>
          <w:rtl/>
        </w:rPr>
        <w:t xml:space="preserve"> </w:t>
      </w:r>
      <w:r w:rsidR="001609C0">
        <w:rPr>
          <w:rtl/>
        </w:rPr>
        <w:t>הגבינה נט</w:t>
      </w:r>
      <w:r w:rsidR="001609C0">
        <w:rPr>
          <w:rFonts w:hint="cs"/>
          <w:rtl/>
        </w:rPr>
        <w:t>פו</w:t>
      </w:r>
      <w:r w:rsidRPr="00CD067C">
        <w:rPr>
          <w:rtl/>
        </w:rPr>
        <w:t xml:space="preserve"> דרך קפלים </w:t>
      </w:r>
      <w:r w:rsidRPr="00CD067C">
        <w:rPr>
          <w:rFonts w:hint="cs"/>
          <w:rtl/>
        </w:rPr>
        <w:t xml:space="preserve">בניר </w:t>
      </w:r>
      <w:r w:rsidRPr="00CD067C">
        <w:rPr>
          <w:rtl/>
        </w:rPr>
        <w:t>העטיפה ונזל</w:t>
      </w:r>
      <w:r w:rsidR="001609C0">
        <w:rPr>
          <w:rFonts w:hint="cs"/>
          <w:rtl/>
        </w:rPr>
        <w:t>ו</w:t>
      </w:r>
      <w:r w:rsidRPr="00CD067C">
        <w:rPr>
          <w:rtl/>
        </w:rPr>
        <w:t xml:space="preserve"> על זרועו, עד למרפק. </w:t>
      </w:r>
    </w:p>
    <w:p w14:paraId="246FC957" w14:textId="5515221F" w:rsidR="009964F3" w:rsidRPr="00CD067C" w:rsidRDefault="009964F3" w:rsidP="001609C0">
      <w:pPr>
        <w:rPr>
          <w:rtl/>
        </w:rPr>
      </w:pPr>
      <w:r w:rsidRPr="00CD067C">
        <w:rPr>
          <w:rtl/>
        </w:rPr>
        <w:t>"תסגור טוב</w:t>
      </w:r>
      <w:r w:rsidR="000B3E53">
        <w:rPr>
          <w:rFonts w:hint="cs"/>
          <w:rtl/>
        </w:rPr>
        <w:t>-</w:t>
      </w:r>
      <w:r w:rsidR="00EE7E0F">
        <w:rPr>
          <w:rFonts w:hint="cs"/>
          <w:rtl/>
        </w:rPr>
        <w:t xml:space="preserve">טוב </w:t>
      </w:r>
      <w:r w:rsidRPr="00CD067C">
        <w:rPr>
          <w:rtl/>
        </w:rPr>
        <w:t xml:space="preserve">את הדלת!" </w:t>
      </w:r>
      <w:r w:rsidR="00D47630">
        <w:rPr>
          <w:rFonts w:hint="cs"/>
          <w:rtl/>
        </w:rPr>
        <w:t>רטן</w:t>
      </w:r>
      <w:r w:rsidRPr="00CD067C">
        <w:rPr>
          <w:rtl/>
        </w:rPr>
        <w:t xml:space="preserve"> בעל המכולת כששלף מאחורי </w:t>
      </w:r>
      <w:r w:rsidR="005E3213">
        <w:rPr>
          <w:rtl/>
        </w:rPr>
        <w:t>אוזנ</w:t>
      </w:r>
      <w:r w:rsidRPr="00CD067C">
        <w:rPr>
          <w:rtl/>
        </w:rPr>
        <w:t>ו עיפרון קצר</w:t>
      </w:r>
      <w:r w:rsidR="002771C9">
        <w:rPr>
          <w:rFonts w:hint="cs"/>
          <w:rtl/>
        </w:rPr>
        <w:t>,</w:t>
      </w:r>
      <w:r w:rsidRPr="00CD067C">
        <w:rPr>
          <w:rtl/>
        </w:rPr>
        <w:t xml:space="preserve"> מחודד בסכין</w:t>
      </w:r>
      <w:r w:rsidR="001609C0">
        <w:rPr>
          <w:rFonts w:hint="cs"/>
          <w:rtl/>
        </w:rPr>
        <w:t>,</w:t>
      </w:r>
      <w:r w:rsidRPr="00CD067C">
        <w:rPr>
          <w:rtl/>
        </w:rPr>
        <w:t xml:space="preserve"> ו</w:t>
      </w:r>
      <w:r w:rsidR="00E86B2E">
        <w:rPr>
          <w:rFonts w:hint="cs"/>
          <w:rtl/>
        </w:rPr>
        <w:t>סיכם</w:t>
      </w:r>
      <w:r w:rsidRPr="00CD067C">
        <w:rPr>
          <w:rtl/>
        </w:rPr>
        <w:t xml:space="preserve"> את החשבון במחברתו המוכתמת.</w:t>
      </w:r>
    </w:p>
    <w:p w14:paraId="6F8BDACE" w14:textId="31023F34" w:rsidR="009964F3" w:rsidRDefault="009964F3" w:rsidP="001609C0">
      <w:pPr>
        <w:rPr>
          <w:rtl/>
        </w:rPr>
      </w:pPr>
      <w:r w:rsidRPr="00CD067C">
        <w:rPr>
          <w:rtl/>
        </w:rPr>
        <w:t>בבית הדודה</w:t>
      </w:r>
      <w:r w:rsidR="00E61418">
        <w:rPr>
          <w:rFonts w:hint="cs"/>
          <w:rtl/>
        </w:rPr>
        <w:t>,</w:t>
      </w:r>
      <w:r w:rsidRPr="00CD067C">
        <w:rPr>
          <w:rtl/>
        </w:rPr>
        <w:t xml:space="preserve"> אלכס ערך על צלחתו </w:t>
      </w:r>
      <w:r w:rsidR="001609C0">
        <w:rPr>
          <w:rtl/>
        </w:rPr>
        <w:t>מלפפון ירוק חתוך לפרוסות עגולות</w:t>
      </w:r>
      <w:r w:rsidRPr="00CD067C">
        <w:rPr>
          <w:rtl/>
        </w:rPr>
        <w:t xml:space="preserve">. </w:t>
      </w:r>
      <w:r w:rsidR="00B20D8C" w:rsidRPr="00B20D8C">
        <w:rPr>
          <w:rFonts w:cs="Times New Roman"/>
          <w:rtl/>
        </w:rPr>
        <w:t xml:space="preserve">מאז תחילת הקיץ </w:t>
      </w:r>
      <w:r w:rsidRPr="00CD067C">
        <w:rPr>
          <w:rFonts w:hint="cs"/>
          <w:rtl/>
        </w:rPr>
        <w:t xml:space="preserve">הוא </w:t>
      </w:r>
      <w:r w:rsidR="00E86B2E" w:rsidRPr="00E86B2E">
        <w:rPr>
          <w:rFonts w:cs="Times New Roman"/>
          <w:rtl/>
        </w:rPr>
        <w:t xml:space="preserve">רכש </w:t>
      </w:r>
      <w:r w:rsidR="00B20D8C" w:rsidRPr="00B20D8C">
        <w:rPr>
          <w:rFonts w:cs="Times New Roman"/>
          <w:rtl/>
        </w:rPr>
        <w:t xml:space="preserve">היכרות אינטימית עם התמורות שחלו </w:t>
      </w:r>
      <w:r w:rsidR="00B20D8C">
        <w:rPr>
          <w:rFonts w:cs="Times New Roman" w:hint="cs"/>
          <w:rtl/>
        </w:rPr>
        <w:t>ב</w:t>
      </w:r>
      <w:r w:rsidR="00F25B6F" w:rsidRPr="00F25B6F">
        <w:rPr>
          <w:rFonts w:cs="Times New Roman"/>
          <w:rtl/>
        </w:rPr>
        <w:t>מצב</w:t>
      </w:r>
      <w:r w:rsidR="00865E7B">
        <w:rPr>
          <w:rFonts w:cs="Times New Roman" w:hint="cs"/>
          <w:rtl/>
        </w:rPr>
        <w:t>ם של מוצרי המזון</w:t>
      </w:r>
      <w:r w:rsidR="00FA6EC3">
        <w:rPr>
          <w:rFonts w:hint="cs"/>
          <w:rtl/>
        </w:rPr>
        <w:t xml:space="preserve"> </w:t>
      </w:r>
      <w:r w:rsidR="00D47630" w:rsidRPr="00D47630">
        <w:rPr>
          <w:rFonts w:cs="Times New Roman"/>
          <w:rtl/>
        </w:rPr>
        <w:t xml:space="preserve">תחת </w:t>
      </w:r>
      <w:r w:rsidR="00FA6EC3">
        <w:rPr>
          <w:rFonts w:hint="cs"/>
          <w:rtl/>
        </w:rPr>
        <w:t>השפעתו של ה</w:t>
      </w:r>
      <w:r w:rsidRPr="00CD067C">
        <w:rPr>
          <w:rFonts w:hint="cs"/>
          <w:rtl/>
        </w:rPr>
        <w:t>קיץ הישראלי</w:t>
      </w:r>
      <w:r w:rsidR="00FA6EC3">
        <w:rPr>
          <w:rFonts w:hint="cs"/>
          <w:rtl/>
        </w:rPr>
        <w:t>.</w:t>
      </w:r>
      <w:r w:rsidRPr="00CD067C">
        <w:rPr>
          <w:rFonts w:hint="cs"/>
          <w:rtl/>
        </w:rPr>
        <w:t xml:space="preserve"> </w:t>
      </w:r>
      <w:r w:rsidRPr="00CD067C">
        <w:rPr>
          <w:rtl/>
        </w:rPr>
        <w:t xml:space="preserve">פרוסות גבינה צהובה </w:t>
      </w:r>
      <w:r w:rsidR="00557D3B" w:rsidRPr="00557D3B">
        <w:rPr>
          <w:rFonts w:cs="Times New Roman"/>
          <w:rtl/>
        </w:rPr>
        <w:t xml:space="preserve">מִסתמרטטות </w:t>
      </w:r>
      <w:r w:rsidRPr="00CD067C">
        <w:rPr>
          <w:rtl/>
        </w:rPr>
        <w:t xml:space="preserve">דקות ספורות </w:t>
      </w:r>
      <w:r w:rsidR="00E61418">
        <w:rPr>
          <w:rFonts w:hint="cs"/>
          <w:rtl/>
        </w:rPr>
        <w:t>ל</w:t>
      </w:r>
      <w:r w:rsidRPr="00CD067C">
        <w:rPr>
          <w:rtl/>
        </w:rPr>
        <w:t>אחר הוצאתן מהמקרר</w:t>
      </w:r>
      <w:r w:rsidR="00837113">
        <w:rPr>
          <w:rFonts w:hint="cs"/>
          <w:rtl/>
        </w:rPr>
        <w:t>[</w:t>
      </w:r>
      <w:r w:rsidRPr="00CD067C">
        <w:rPr>
          <w:rtl/>
        </w:rPr>
        <w:t>, מ</w:t>
      </w:r>
      <w:r w:rsidR="00A11435">
        <w:rPr>
          <w:rFonts w:hint="cs"/>
          <w:rtl/>
        </w:rPr>
        <w:t>י</w:t>
      </w:r>
      <w:r w:rsidRPr="00CD067C">
        <w:rPr>
          <w:rtl/>
        </w:rPr>
        <w:t xml:space="preserve">סמרטטות </w:t>
      </w:r>
      <w:r w:rsidR="000525E9">
        <w:rPr>
          <w:rFonts w:hint="cs"/>
          <w:rtl/>
        </w:rPr>
        <w:t>ו</w:t>
      </w:r>
      <w:r w:rsidRPr="00CD067C">
        <w:rPr>
          <w:rtl/>
        </w:rPr>
        <w:t>מדיפות ריחות</w:t>
      </w:r>
      <w:r w:rsidR="00837113">
        <w:rPr>
          <w:rFonts w:hint="cs"/>
          <w:rtl/>
        </w:rPr>
        <w:t>]</w:t>
      </w:r>
      <w:r w:rsidRPr="00CD067C">
        <w:rPr>
          <w:rtl/>
        </w:rPr>
        <w:t xml:space="preserve">. </w:t>
      </w:r>
      <w:r w:rsidR="002771C9">
        <w:rPr>
          <w:rFonts w:hint="cs"/>
          <w:rtl/>
        </w:rPr>
        <w:t>ה</w:t>
      </w:r>
      <w:r w:rsidRPr="00CD067C">
        <w:rPr>
          <w:rtl/>
        </w:rPr>
        <w:t>חמאה</w:t>
      </w:r>
      <w:r w:rsidR="00165E2B">
        <w:rPr>
          <w:rFonts w:hint="cs"/>
          <w:rtl/>
        </w:rPr>
        <w:t xml:space="preserve"> </w:t>
      </w:r>
      <w:r w:rsidR="00453DEB">
        <w:rPr>
          <w:rFonts w:cs="Times New Roman" w:hint="cs"/>
          <w:rtl/>
        </w:rPr>
        <w:t>שרויה</w:t>
      </w:r>
      <w:r w:rsidR="00D47630" w:rsidRPr="00D47630">
        <w:rPr>
          <w:rFonts w:cs="Times New Roman"/>
          <w:rtl/>
        </w:rPr>
        <w:t xml:space="preserve"> במידת ההתרככות הנכונה</w:t>
      </w:r>
      <w:r w:rsidR="00D47630" w:rsidRPr="00D47630">
        <w:rPr>
          <w:rFonts w:cs="Times New Roman" w:hint="cs"/>
          <w:rtl/>
        </w:rPr>
        <w:t xml:space="preserve"> </w:t>
      </w:r>
      <w:r w:rsidR="00165E2B">
        <w:rPr>
          <w:rFonts w:hint="cs"/>
          <w:rtl/>
        </w:rPr>
        <w:t>למשך</w:t>
      </w:r>
      <w:r w:rsidR="00743AEC">
        <w:rPr>
          <w:rFonts w:hint="cs"/>
          <w:rtl/>
        </w:rPr>
        <w:t xml:space="preserve"> </w:t>
      </w:r>
      <w:r w:rsidRPr="00CD067C">
        <w:rPr>
          <w:rtl/>
        </w:rPr>
        <w:t>פרק זמן קצר</w:t>
      </w:r>
      <w:r w:rsidR="00E567A7">
        <w:rPr>
          <w:rtl/>
        </w:rPr>
        <w:t xml:space="preserve"> מאוד,</w:t>
      </w:r>
      <w:r w:rsidRPr="00CD067C">
        <w:rPr>
          <w:rtl/>
        </w:rPr>
        <w:t xml:space="preserve"> </w:t>
      </w:r>
      <w:r w:rsidR="00A317D6">
        <w:rPr>
          <w:rFonts w:hint="cs"/>
          <w:rtl/>
        </w:rPr>
        <w:t xml:space="preserve">שיש לתזמנו </w:t>
      </w:r>
      <w:r w:rsidRPr="00CD067C">
        <w:rPr>
          <w:rtl/>
        </w:rPr>
        <w:t xml:space="preserve">בין </w:t>
      </w:r>
      <w:r w:rsidR="001609C0">
        <w:rPr>
          <w:rFonts w:hint="cs"/>
          <w:rtl/>
        </w:rPr>
        <w:t xml:space="preserve">רגע </w:t>
      </w:r>
      <w:r w:rsidRPr="00CD067C">
        <w:rPr>
          <w:rtl/>
        </w:rPr>
        <w:t xml:space="preserve">הוצאתה מהמקרר והיותה קשה ובלתי ניתנת למריחה לבין </w:t>
      </w:r>
      <w:r w:rsidR="00557D3B" w:rsidRPr="00557D3B">
        <w:rPr>
          <w:rFonts w:cs="Times New Roman"/>
          <w:rtl/>
        </w:rPr>
        <w:t xml:space="preserve">הינמסותה </w:t>
      </w:r>
      <w:r w:rsidRPr="00CD067C">
        <w:rPr>
          <w:rtl/>
        </w:rPr>
        <w:t>עד כדי גועל</w:t>
      </w:r>
      <w:r w:rsidR="002771C9">
        <w:rPr>
          <w:rtl/>
        </w:rPr>
        <w:t xml:space="preserve">. </w:t>
      </w:r>
      <w:r w:rsidR="002771C9">
        <w:rPr>
          <w:rFonts w:hint="cs"/>
          <w:rtl/>
        </w:rPr>
        <w:t>הוא</w:t>
      </w:r>
      <w:r w:rsidRPr="00CD067C">
        <w:rPr>
          <w:rtl/>
        </w:rPr>
        <w:t xml:space="preserve"> מרח חמאה </w:t>
      </w:r>
      <w:r w:rsidR="00D47630" w:rsidRPr="00D47630">
        <w:rPr>
          <w:rFonts w:cs="Times New Roman"/>
          <w:rtl/>
        </w:rPr>
        <w:t xml:space="preserve">קשה במידה </w:t>
      </w:r>
      <w:r w:rsidR="00E86B2E" w:rsidRPr="00E86B2E">
        <w:rPr>
          <w:rFonts w:cs="Times New Roman"/>
          <w:rtl/>
        </w:rPr>
        <w:t xml:space="preserve">הרצויה </w:t>
      </w:r>
      <w:r w:rsidRPr="00CD067C">
        <w:rPr>
          <w:rtl/>
        </w:rPr>
        <w:t>על הנשיקה של הלחם</w:t>
      </w:r>
      <w:r w:rsidR="00B20D8C">
        <w:rPr>
          <w:rFonts w:hint="cs"/>
          <w:rtl/>
        </w:rPr>
        <w:t>,</w:t>
      </w:r>
      <w:r w:rsidRPr="00CD067C">
        <w:rPr>
          <w:rtl/>
        </w:rPr>
        <w:t xml:space="preserve"> חתך</w:t>
      </w:r>
      <w:r w:rsidR="00453DEB" w:rsidRPr="00CD067C">
        <w:rPr>
          <w:rtl/>
        </w:rPr>
        <w:t xml:space="preserve"> בסבלנות</w:t>
      </w:r>
      <w:r w:rsidRPr="00CD067C">
        <w:rPr>
          <w:rtl/>
        </w:rPr>
        <w:t xml:space="preserve"> את הזיתים סביב </w:t>
      </w:r>
      <w:r w:rsidR="002771C9">
        <w:rPr>
          <w:rFonts w:hint="cs"/>
          <w:rtl/>
        </w:rPr>
        <w:t>ה</w:t>
      </w:r>
      <w:r w:rsidRPr="00CD067C">
        <w:rPr>
          <w:rtl/>
        </w:rPr>
        <w:t>גלעינים וסידר על הפרוסה. אח! זה טעים.</w:t>
      </w:r>
    </w:p>
    <w:p w14:paraId="6356069F" w14:textId="307A319E" w:rsidR="00110015" w:rsidRDefault="00B609E7" w:rsidP="000A2624">
      <w:pPr>
        <w:rPr>
          <w:rtl/>
        </w:rPr>
      </w:pPr>
      <w:r>
        <w:rPr>
          <w:rFonts w:hint="cs"/>
          <w:rtl/>
        </w:rPr>
        <w:t xml:space="preserve">מארק לא טרח </w:t>
      </w:r>
      <w:r w:rsidR="002771C9">
        <w:rPr>
          <w:rFonts w:hint="cs"/>
          <w:rtl/>
        </w:rPr>
        <w:t>[</w:t>
      </w:r>
      <w:r>
        <w:rPr>
          <w:rFonts w:hint="cs"/>
          <w:rtl/>
        </w:rPr>
        <w:t>לעמול</w:t>
      </w:r>
      <w:r w:rsidR="002771C9">
        <w:rPr>
          <w:rFonts w:hint="cs"/>
          <w:rtl/>
        </w:rPr>
        <w:t>]</w:t>
      </w:r>
      <w:r>
        <w:rPr>
          <w:rFonts w:hint="cs"/>
          <w:rtl/>
        </w:rPr>
        <w:t xml:space="preserve"> כך</w:t>
      </w:r>
      <w:r w:rsidR="00A11435">
        <w:rPr>
          <w:rFonts w:hint="cs"/>
          <w:rtl/>
        </w:rPr>
        <w:t>,</w:t>
      </w:r>
      <w:r>
        <w:rPr>
          <w:rFonts w:hint="cs"/>
          <w:rtl/>
        </w:rPr>
        <w:t xml:space="preserve"> כי </w:t>
      </w:r>
      <w:r w:rsidR="00110015">
        <w:rPr>
          <w:rFonts w:hint="cs"/>
          <w:rtl/>
        </w:rPr>
        <w:t xml:space="preserve">יש זיתים מגולענים בקופסת שימורים, אבל </w:t>
      </w:r>
      <w:r w:rsidR="00165E2B">
        <w:rPr>
          <w:rFonts w:hint="cs"/>
          <w:rtl/>
        </w:rPr>
        <w:t>[</w:t>
      </w:r>
      <w:r>
        <w:rPr>
          <w:rFonts w:hint="cs"/>
          <w:rtl/>
        </w:rPr>
        <w:t xml:space="preserve">הם זהים מדי ולא מעניינים </w:t>
      </w:r>
      <w:r w:rsidR="00165E2B">
        <w:rPr>
          <w:rFonts w:hint="cs"/>
          <w:rtl/>
        </w:rPr>
        <w:t>וגו']</w:t>
      </w:r>
      <w:r>
        <w:rPr>
          <w:rFonts w:hint="cs"/>
          <w:rtl/>
        </w:rPr>
        <w:t xml:space="preserve"> </w:t>
      </w:r>
      <w:r w:rsidR="00110015">
        <w:rPr>
          <w:rFonts w:hint="cs"/>
          <w:rtl/>
        </w:rPr>
        <w:t xml:space="preserve">אלכס </w:t>
      </w:r>
      <w:r w:rsidR="000A2624">
        <w:rPr>
          <w:rFonts w:hint="cs"/>
          <w:rtl/>
        </w:rPr>
        <w:t>ה</w:t>
      </w:r>
      <w:r>
        <w:rPr>
          <w:rFonts w:hint="cs"/>
          <w:rtl/>
        </w:rPr>
        <w:t>עדיף</w:t>
      </w:r>
      <w:r w:rsidR="000A2624">
        <w:rPr>
          <w:rFonts w:hint="cs"/>
          <w:rtl/>
        </w:rPr>
        <w:t xml:space="preserve"> את</w:t>
      </w:r>
      <w:r w:rsidR="003938FC">
        <w:rPr>
          <w:rFonts w:hint="cs"/>
          <w:rtl/>
        </w:rPr>
        <w:t xml:space="preserve"> הגדולים המרים, </w:t>
      </w:r>
      <w:r w:rsidR="000A2624">
        <w:rPr>
          <w:rFonts w:hint="cs"/>
          <w:rtl/>
        </w:rPr>
        <w:t>ש</w:t>
      </w:r>
      <w:r w:rsidR="003938FC">
        <w:rPr>
          <w:rFonts w:hint="cs"/>
          <w:rtl/>
        </w:rPr>
        <w:t>בשרם דבוק חזק לגלעין.</w:t>
      </w:r>
    </w:p>
    <w:p w14:paraId="7648F047" w14:textId="17CDBED0" w:rsidR="00380D5B" w:rsidRPr="002771C9" w:rsidRDefault="00380D5B" w:rsidP="00250000">
      <w:pPr>
        <w:rPr>
          <w:rtl/>
        </w:rPr>
      </w:pPr>
      <w:r w:rsidRPr="002771C9">
        <w:rPr>
          <w:rFonts w:hint="cs"/>
          <w:rtl/>
        </w:rPr>
        <w:t xml:space="preserve">"מה זה?" </w:t>
      </w:r>
      <w:r w:rsidR="00A11435">
        <w:rPr>
          <w:rFonts w:hint="cs"/>
          <w:rtl/>
        </w:rPr>
        <w:t>תהת</w:t>
      </w:r>
      <w:r w:rsidRPr="002771C9">
        <w:rPr>
          <w:rFonts w:hint="cs"/>
          <w:rtl/>
        </w:rPr>
        <w:t>ה הדודה. "מה הבאת לנו</w:t>
      </w:r>
      <w:r w:rsidR="00A317D6">
        <w:rPr>
          <w:rFonts w:hint="cs"/>
          <w:rtl/>
        </w:rPr>
        <w:t xml:space="preserve"> פה</w:t>
      </w:r>
      <w:r w:rsidRPr="002771C9">
        <w:rPr>
          <w:rFonts w:hint="cs"/>
          <w:rtl/>
        </w:rPr>
        <w:t>? קפה עם הל?"</w:t>
      </w:r>
    </w:p>
    <w:p w14:paraId="6736D0EC" w14:textId="17C99649" w:rsidR="00F53AC9" w:rsidRPr="002771C9" w:rsidRDefault="00F53AC9" w:rsidP="008040B2">
      <w:pPr>
        <w:rPr>
          <w:rtl/>
        </w:rPr>
      </w:pPr>
      <w:r w:rsidRPr="002771C9">
        <w:rPr>
          <w:rFonts w:hint="cs"/>
          <w:rtl/>
        </w:rPr>
        <w:t>אלכס הופתע</w:t>
      </w:r>
      <w:r w:rsidR="00C90C6C">
        <w:rPr>
          <w:rFonts w:hint="cs"/>
          <w:rtl/>
        </w:rPr>
        <w:t xml:space="preserve"> מאוד </w:t>
      </w:r>
      <w:r w:rsidRPr="002771C9">
        <w:rPr>
          <w:rFonts w:hint="cs"/>
          <w:rtl/>
        </w:rPr>
        <w:t xml:space="preserve">מכך שניתן לקנות </w:t>
      </w:r>
      <w:r w:rsidR="00D47630" w:rsidRPr="00D47630">
        <w:rPr>
          <w:rFonts w:cs="Times New Roman"/>
          <w:rtl/>
        </w:rPr>
        <w:t xml:space="preserve">קפה עם </w:t>
      </w:r>
      <w:r w:rsidR="00C51B46" w:rsidRPr="00D47630">
        <w:t>Hell</w:t>
      </w:r>
      <w:r w:rsidR="00A11435">
        <w:rPr>
          <w:rFonts w:hint="cs"/>
          <w:rtl/>
        </w:rPr>
        <w:t>,</w:t>
      </w:r>
      <w:r w:rsidRPr="002771C9">
        <w:rPr>
          <w:rFonts w:hint="cs"/>
          <w:rtl/>
        </w:rPr>
        <w:t xml:space="preserve"> </w:t>
      </w:r>
      <w:r w:rsidR="00B20D8C" w:rsidRPr="00B20D8C">
        <w:rPr>
          <w:rFonts w:cs="Times New Roman"/>
          <w:rtl/>
        </w:rPr>
        <w:t>לא סתם אלא</w:t>
      </w:r>
      <w:r w:rsidR="00837113">
        <w:rPr>
          <w:rFonts w:hint="cs"/>
          <w:rtl/>
        </w:rPr>
        <w:t xml:space="preserve"> </w:t>
      </w:r>
      <w:r w:rsidR="002771C9">
        <w:rPr>
          <w:rFonts w:hint="cs"/>
          <w:rtl/>
        </w:rPr>
        <w:t>באריזת אלומ</w:t>
      </w:r>
      <w:r w:rsidR="000B3E53">
        <w:rPr>
          <w:rFonts w:hint="cs"/>
          <w:rtl/>
        </w:rPr>
        <w:t>י</w:t>
      </w:r>
      <w:r w:rsidR="002771C9">
        <w:rPr>
          <w:rFonts w:hint="cs"/>
          <w:rtl/>
        </w:rPr>
        <w:t>ניום</w:t>
      </w:r>
      <w:r w:rsidR="00E86B2E">
        <w:rPr>
          <w:rFonts w:hint="cs"/>
          <w:rtl/>
        </w:rPr>
        <w:t>,</w:t>
      </w:r>
      <w:r w:rsidR="002771C9">
        <w:rPr>
          <w:rFonts w:hint="cs"/>
          <w:rtl/>
        </w:rPr>
        <w:t xml:space="preserve"> </w:t>
      </w:r>
      <w:r w:rsidRPr="002771C9">
        <w:rPr>
          <w:rFonts w:hint="cs"/>
          <w:rtl/>
        </w:rPr>
        <w:t xml:space="preserve">במכולת </w:t>
      </w:r>
      <w:r w:rsidR="00A317D6">
        <w:rPr>
          <w:rFonts w:hint="cs"/>
          <w:rtl/>
        </w:rPr>
        <w:t>הסמוכה</w:t>
      </w:r>
      <w:r w:rsidRPr="002771C9">
        <w:rPr>
          <w:rFonts w:hint="cs"/>
          <w:rtl/>
        </w:rPr>
        <w:t xml:space="preserve"> </w:t>
      </w:r>
      <w:r w:rsidR="008040B2">
        <w:rPr>
          <w:rFonts w:hint="cs"/>
          <w:rtl/>
        </w:rPr>
        <w:t>ל</w:t>
      </w:r>
      <w:r w:rsidRPr="002771C9">
        <w:rPr>
          <w:rFonts w:hint="cs"/>
          <w:rtl/>
        </w:rPr>
        <w:t>ביתם</w:t>
      </w:r>
      <w:bookmarkStart w:id="58" w:name="_Hlk502648230"/>
      <w:r w:rsidR="004B0571">
        <w:rPr>
          <w:rFonts w:hint="cs"/>
          <w:rtl/>
        </w:rPr>
        <w:t xml:space="preserve">. </w:t>
      </w:r>
      <w:bookmarkEnd w:id="58"/>
      <w:r w:rsidR="00CC0018" w:rsidRPr="002771C9">
        <w:rPr>
          <w:rFonts w:hint="cs"/>
          <w:rtl/>
        </w:rPr>
        <w:t xml:space="preserve">[התפלא, נרעש מכך, נדהם השתומם] </w:t>
      </w:r>
      <w:r w:rsidR="00A317D6">
        <w:rPr>
          <w:rFonts w:hint="cs"/>
          <w:rtl/>
        </w:rPr>
        <w:t>מאליו היה</w:t>
      </w:r>
      <w:r w:rsidR="000A2624" w:rsidRPr="002771C9">
        <w:rPr>
          <w:rFonts w:hint="cs"/>
          <w:rtl/>
        </w:rPr>
        <w:t xml:space="preserve"> ברור</w:t>
      </w:r>
      <w:r w:rsidRPr="002771C9">
        <w:rPr>
          <w:rFonts w:hint="cs"/>
          <w:rtl/>
        </w:rPr>
        <w:t xml:space="preserve"> שדודיו </w:t>
      </w:r>
      <w:r w:rsidR="008040B2">
        <w:rPr>
          <w:rFonts w:hint="cs"/>
          <w:rtl/>
        </w:rPr>
        <w:t>יסרבו</w:t>
      </w:r>
      <w:r w:rsidRPr="002771C9">
        <w:rPr>
          <w:rFonts w:hint="cs"/>
          <w:rtl/>
        </w:rPr>
        <w:t xml:space="preserve"> לשתות את זה.</w:t>
      </w:r>
    </w:p>
    <w:p w14:paraId="3CF9D4C3" w14:textId="5F874ABD" w:rsidR="00F53AC9" w:rsidRDefault="00F53AC9" w:rsidP="002771C9">
      <w:pPr>
        <w:rPr>
          <w:rtl/>
        </w:rPr>
      </w:pPr>
      <w:r w:rsidRPr="002771C9">
        <w:rPr>
          <w:rFonts w:hint="cs"/>
          <w:rtl/>
        </w:rPr>
        <w:t>"אתה לא צריך ל</w:t>
      </w:r>
      <w:r w:rsidR="00743AEC" w:rsidRPr="002771C9">
        <w:rPr>
          <w:rFonts w:hint="cs"/>
          <w:rtl/>
        </w:rPr>
        <w:t>החזיר</w:t>
      </w:r>
      <w:r w:rsidR="00A317D6">
        <w:rPr>
          <w:rFonts w:hint="cs"/>
          <w:rtl/>
        </w:rPr>
        <w:t xml:space="preserve"> את הקפה</w:t>
      </w:r>
      <w:r w:rsidR="00743AEC" w:rsidRPr="002771C9">
        <w:rPr>
          <w:rFonts w:hint="cs"/>
          <w:rtl/>
        </w:rPr>
        <w:t xml:space="preserve">, אלכס. </w:t>
      </w:r>
      <w:bookmarkStart w:id="59" w:name="_Hlk533399736"/>
      <w:r w:rsidR="00743AEC" w:rsidRPr="002771C9">
        <w:rPr>
          <w:rFonts w:hint="cs"/>
          <w:rtl/>
        </w:rPr>
        <w:t>תישאר!</w:t>
      </w:r>
      <w:r w:rsidRPr="002771C9">
        <w:rPr>
          <w:rFonts w:hint="cs"/>
          <w:rtl/>
        </w:rPr>
        <w:t xml:space="preserve"> </w:t>
      </w:r>
      <w:bookmarkEnd w:id="59"/>
      <w:r w:rsidR="00B20D8C" w:rsidRPr="00B20D8C">
        <w:rPr>
          <w:rFonts w:cs="Times New Roman"/>
          <w:rtl/>
        </w:rPr>
        <w:t>תכננו ללכת</w:t>
      </w:r>
      <w:r w:rsidR="002771C9">
        <w:rPr>
          <w:rFonts w:hint="cs"/>
          <w:rtl/>
        </w:rPr>
        <w:t xml:space="preserve"> לסרט, ו</w:t>
      </w:r>
      <w:r w:rsidR="00EE553A">
        <w:rPr>
          <w:rFonts w:hint="cs"/>
          <w:rtl/>
        </w:rPr>
        <w:t>אחר כך</w:t>
      </w:r>
      <w:r w:rsidR="00165E2B">
        <w:rPr>
          <w:rFonts w:hint="cs"/>
          <w:rtl/>
        </w:rPr>
        <w:t xml:space="preserve"> נחזור לארוז </w:t>
      </w:r>
      <w:r w:rsidR="00483BB1">
        <w:rPr>
          <w:rFonts w:hint="cs"/>
          <w:rtl/>
        </w:rPr>
        <w:t>הכול</w:t>
      </w:r>
      <w:r w:rsidR="00165E2B">
        <w:rPr>
          <w:rFonts w:hint="cs"/>
          <w:rtl/>
        </w:rPr>
        <w:t xml:space="preserve"> לקראת מחר</w:t>
      </w:r>
      <w:r>
        <w:rPr>
          <w:rFonts w:hint="cs"/>
          <w:rtl/>
        </w:rPr>
        <w:t>."</w:t>
      </w:r>
    </w:p>
    <w:p w14:paraId="57640D50" w14:textId="6D7300A7" w:rsidR="00F53AC9" w:rsidRPr="00CD067C" w:rsidRDefault="00F53AC9" w:rsidP="001609C0">
      <w:pPr>
        <w:rPr>
          <w:rtl/>
        </w:rPr>
      </w:pPr>
      <w:r>
        <w:rPr>
          <w:rFonts w:hint="cs"/>
          <w:rtl/>
        </w:rPr>
        <w:t>אבל זה לא עזר</w:t>
      </w:r>
      <w:r w:rsidR="002771C9">
        <w:rPr>
          <w:rFonts w:hint="cs"/>
          <w:rtl/>
        </w:rPr>
        <w:t xml:space="preserve">, </w:t>
      </w:r>
      <w:r>
        <w:rPr>
          <w:rFonts w:hint="cs"/>
          <w:rtl/>
        </w:rPr>
        <w:t>ה</w:t>
      </w:r>
      <w:r w:rsidR="00453DEB" w:rsidRPr="00453DEB">
        <w:rPr>
          <w:rFonts w:cs="Times New Roman"/>
          <w:rtl/>
        </w:rPr>
        <w:t>-</w:t>
      </w:r>
      <w:r w:rsidR="00C51B46" w:rsidRPr="00453DEB">
        <w:t>Hell</w:t>
      </w:r>
      <w:r>
        <w:rPr>
          <w:rFonts w:hint="cs"/>
          <w:rtl/>
        </w:rPr>
        <w:t xml:space="preserve"> הזה </w:t>
      </w:r>
      <w:r w:rsidR="00A11435">
        <w:rPr>
          <w:rFonts w:hint="cs"/>
          <w:rtl/>
        </w:rPr>
        <w:t>חרץ</w:t>
      </w:r>
      <w:r>
        <w:rPr>
          <w:rFonts w:hint="cs"/>
          <w:rtl/>
        </w:rPr>
        <w:t xml:space="preserve"> את </w:t>
      </w:r>
      <w:r w:rsidR="00A11435">
        <w:rPr>
          <w:rFonts w:hint="cs"/>
          <w:rtl/>
        </w:rPr>
        <w:t>גזר הדין</w:t>
      </w:r>
      <w:r>
        <w:rPr>
          <w:rFonts w:hint="cs"/>
          <w:rtl/>
        </w:rPr>
        <w:t>.</w:t>
      </w:r>
    </w:p>
    <w:p w14:paraId="345F930D" w14:textId="629CA5C7" w:rsidR="009964F3" w:rsidRPr="00CD067C" w:rsidRDefault="009964F3" w:rsidP="001609C0">
      <w:pPr>
        <w:rPr>
          <w:rtl/>
        </w:rPr>
      </w:pPr>
      <w:r w:rsidRPr="00CD067C">
        <w:rPr>
          <w:rtl/>
        </w:rPr>
        <w:t>מארק שאל</w:t>
      </w:r>
      <w:r w:rsidR="00A317D6">
        <w:rPr>
          <w:rFonts w:hint="cs"/>
          <w:rtl/>
        </w:rPr>
        <w:t>,</w:t>
      </w:r>
      <w:r w:rsidRPr="00CD067C">
        <w:rPr>
          <w:rtl/>
        </w:rPr>
        <w:t xml:space="preserve"> "אתה מפחד?" כי הוא ידע, ואלכס ענה בקול רועד, </w:t>
      </w:r>
      <w:r w:rsidR="004B0571">
        <w:rPr>
          <w:rFonts w:hint="cs"/>
          <w:rtl/>
        </w:rPr>
        <w:t>"</w:t>
      </w:r>
      <w:r w:rsidRPr="00CD067C">
        <w:rPr>
          <w:rtl/>
        </w:rPr>
        <w:t>ב</w:t>
      </w:r>
      <w:r w:rsidR="00A11435">
        <w:rPr>
          <w:rFonts w:hint="cs"/>
          <w:rtl/>
        </w:rPr>
        <w:t>רור</w:t>
      </w:r>
      <w:r w:rsidRPr="00CD067C">
        <w:rPr>
          <w:rtl/>
        </w:rPr>
        <w:t xml:space="preserve"> שלא.</w:t>
      </w:r>
      <w:r w:rsidR="004B0571">
        <w:rPr>
          <w:rFonts w:hint="cs"/>
          <w:rtl/>
        </w:rPr>
        <w:t>"</w:t>
      </w:r>
    </w:p>
    <w:p w14:paraId="10D354F7" w14:textId="77777777" w:rsidR="00453DEB" w:rsidRDefault="009964F3" w:rsidP="001609C0">
      <w:pPr>
        <w:rPr>
          <w:rtl/>
        </w:rPr>
      </w:pPr>
      <w:r w:rsidRPr="00CD067C">
        <w:rPr>
          <w:rFonts w:hint="cs"/>
          <w:rtl/>
        </w:rPr>
        <w:t>הוא</w:t>
      </w:r>
      <w:r w:rsidRPr="00CD067C">
        <w:rPr>
          <w:rtl/>
        </w:rPr>
        <w:t xml:space="preserve"> ירד במדרגות לאט ככל שיכול</w:t>
      </w:r>
      <w:r w:rsidR="00F53AC9">
        <w:rPr>
          <w:rFonts w:hint="cs"/>
          <w:rtl/>
        </w:rPr>
        <w:t>, שקית הקפה בידו.</w:t>
      </w:r>
      <w:r w:rsidR="00165E2B">
        <w:rPr>
          <w:rFonts w:hint="cs"/>
          <w:rtl/>
        </w:rPr>
        <w:t xml:space="preserve"> </w:t>
      </w:r>
    </w:p>
    <w:p w14:paraId="51991D28" w14:textId="00DBF1AE" w:rsidR="009964F3" w:rsidRPr="00CD067C" w:rsidRDefault="00165E2B" w:rsidP="001609C0">
      <w:pPr>
        <w:rPr>
          <w:rtl/>
        </w:rPr>
      </w:pPr>
      <w:r>
        <w:rPr>
          <w:rFonts w:hint="cs"/>
          <w:rtl/>
        </w:rPr>
        <w:t xml:space="preserve">ארקדי </w:t>
      </w:r>
      <w:r w:rsidR="006D5A16">
        <w:rPr>
          <w:rFonts w:hint="cs"/>
          <w:rtl/>
        </w:rPr>
        <w:t>המתין</w:t>
      </w:r>
      <w:r>
        <w:rPr>
          <w:rFonts w:hint="cs"/>
          <w:rtl/>
        </w:rPr>
        <w:t xml:space="preserve"> לו </w:t>
      </w:r>
      <w:r w:rsidR="002771C9">
        <w:rPr>
          <w:rFonts w:hint="cs"/>
          <w:rtl/>
        </w:rPr>
        <w:t>למטה</w:t>
      </w:r>
      <w:r>
        <w:rPr>
          <w:rFonts w:hint="cs"/>
          <w:rtl/>
        </w:rPr>
        <w:t>.</w:t>
      </w:r>
    </w:p>
    <w:p w14:paraId="7A0073A6" w14:textId="77777777" w:rsidR="009964F3" w:rsidRPr="00CD067C" w:rsidRDefault="00667D10" w:rsidP="00250000">
      <w:pPr>
        <w:rPr>
          <w:rtl/>
        </w:rPr>
      </w:pPr>
      <w:r>
        <w:rPr>
          <w:rtl/>
        </w:rPr>
        <w:t>"אז מתי את</w:t>
      </w:r>
      <w:r>
        <w:rPr>
          <w:rFonts w:hint="cs"/>
          <w:rtl/>
        </w:rPr>
        <w:t>ם</w:t>
      </w:r>
      <w:r w:rsidR="009964F3" w:rsidRPr="00CD067C">
        <w:rPr>
          <w:rtl/>
        </w:rPr>
        <w:t xml:space="preserve"> טס</w:t>
      </w:r>
      <w:r>
        <w:rPr>
          <w:rFonts w:hint="cs"/>
          <w:rtl/>
        </w:rPr>
        <w:t>ים</w:t>
      </w:r>
      <w:r w:rsidR="002771C9">
        <w:rPr>
          <w:rtl/>
        </w:rPr>
        <w:t xml:space="preserve">?" </w:t>
      </w:r>
      <w:r w:rsidR="002771C9">
        <w:rPr>
          <w:rFonts w:hint="cs"/>
          <w:rtl/>
        </w:rPr>
        <w:t>הוא</w:t>
      </w:r>
      <w:r w:rsidR="009964F3" w:rsidRPr="00CD067C">
        <w:rPr>
          <w:rtl/>
        </w:rPr>
        <w:t xml:space="preserve"> שאל בפעם האלף.</w:t>
      </w:r>
    </w:p>
    <w:p w14:paraId="7E61ABA0" w14:textId="77777777" w:rsidR="009964F3" w:rsidRPr="00CD067C" w:rsidRDefault="009964F3" w:rsidP="00250000">
      <w:pPr>
        <w:rPr>
          <w:rtl/>
        </w:rPr>
      </w:pPr>
      <w:r w:rsidRPr="00CD067C">
        <w:rPr>
          <w:rtl/>
        </w:rPr>
        <w:t>"מחר."</w:t>
      </w:r>
    </w:p>
    <w:p w14:paraId="040210F0" w14:textId="16C1498E" w:rsidR="009964F3" w:rsidRPr="00CD067C" w:rsidRDefault="009964F3" w:rsidP="00250000">
      <w:pPr>
        <w:rPr>
          <w:rtl/>
        </w:rPr>
      </w:pPr>
      <w:r w:rsidRPr="00CD067C">
        <w:rPr>
          <w:rtl/>
        </w:rPr>
        <w:t>"יופי</w:t>
      </w:r>
      <w:r w:rsidRPr="00CD067C">
        <w:rPr>
          <w:rFonts w:hint="cs"/>
          <w:rtl/>
        </w:rPr>
        <w:t>, ברוך שפטרנו</w:t>
      </w:r>
      <w:r w:rsidRPr="00CD067C">
        <w:rPr>
          <w:rtl/>
        </w:rPr>
        <w:t>." הוא שמח לראות את פניו של אלכס מתכרכמ</w:t>
      </w:r>
      <w:r w:rsidR="000B3E53">
        <w:rPr>
          <w:rFonts w:hint="cs"/>
          <w:rtl/>
        </w:rPr>
        <w:t>ות</w:t>
      </w:r>
      <w:r w:rsidRPr="00CD067C">
        <w:rPr>
          <w:rtl/>
        </w:rPr>
        <w:t xml:space="preserve">. </w:t>
      </w:r>
      <w:r w:rsidR="00453DEB">
        <w:rPr>
          <w:rFonts w:hint="cs"/>
          <w:rtl/>
        </w:rPr>
        <w:t>ככלות</w:t>
      </w:r>
      <w:r w:rsidRPr="00CD067C">
        <w:rPr>
          <w:rtl/>
        </w:rPr>
        <w:t xml:space="preserve"> </w:t>
      </w:r>
      <w:r w:rsidR="00483BB1">
        <w:rPr>
          <w:rtl/>
        </w:rPr>
        <w:t>הכול</w:t>
      </w:r>
      <w:r w:rsidR="00667D10">
        <w:rPr>
          <w:rtl/>
        </w:rPr>
        <w:t>, ארקדי תמיד נשאר, זה</w:t>
      </w:r>
      <w:r w:rsidR="00700A9F">
        <w:rPr>
          <w:rFonts w:hint="cs"/>
          <w:rtl/>
        </w:rPr>
        <w:t>ו</w:t>
      </w:r>
      <w:r w:rsidR="00667D10">
        <w:rPr>
          <w:rtl/>
        </w:rPr>
        <w:t xml:space="preserve"> אלכס ש</w:t>
      </w:r>
      <w:r w:rsidR="00667D10">
        <w:rPr>
          <w:rFonts w:hint="cs"/>
          <w:rtl/>
        </w:rPr>
        <w:t>נטש</w:t>
      </w:r>
      <w:r w:rsidRPr="00CD067C">
        <w:rPr>
          <w:rtl/>
        </w:rPr>
        <w:t>.</w:t>
      </w:r>
    </w:p>
    <w:p w14:paraId="5E508BBF" w14:textId="12ACE2E2" w:rsidR="009964F3" w:rsidRDefault="009964F3" w:rsidP="008F61C3">
      <w:pPr>
        <w:rPr>
          <w:rtl/>
        </w:rPr>
      </w:pPr>
      <w:r w:rsidRPr="00CD067C">
        <w:rPr>
          <w:rtl/>
        </w:rPr>
        <w:t xml:space="preserve">ארקדי הציע </w:t>
      </w:r>
      <w:r w:rsidR="006D5A16">
        <w:rPr>
          <w:rFonts w:hint="cs"/>
          <w:rtl/>
        </w:rPr>
        <w:t>סיבוב נוסף</w:t>
      </w:r>
      <w:r w:rsidRPr="00CD067C">
        <w:rPr>
          <w:rtl/>
        </w:rPr>
        <w:t xml:space="preserve"> במשחק קלפי</w:t>
      </w:r>
      <w:r w:rsidR="000B3E53">
        <w:rPr>
          <w:rFonts w:hint="cs"/>
          <w:rtl/>
        </w:rPr>
        <w:t xml:space="preserve"> </w:t>
      </w:r>
      <w:r w:rsidRPr="00CD067C">
        <w:rPr>
          <w:rtl/>
        </w:rPr>
        <w:t>מלחמה מסובך</w:t>
      </w:r>
      <w:r w:rsidR="00CA3AAC">
        <w:rPr>
          <w:rFonts w:hint="cs"/>
          <w:rtl/>
        </w:rPr>
        <w:t>,</w:t>
      </w:r>
      <w:r w:rsidRPr="00CD067C">
        <w:rPr>
          <w:rtl/>
        </w:rPr>
        <w:t xml:space="preserve"> </w:t>
      </w:r>
      <w:r w:rsidR="00CA3AAC">
        <w:rPr>
          <w:rFonts w:hint="cs"/>
          <w:rtl/>
        </w:rPr>
        <w:t>ש</w:t>
      </w:r>
      <w:r w:rsidR="00E86B2E" w:rsidRPr="00E86B2E">
        <w:rPr>
          <w:rFonts w:cs="Times New Roman"/>
          <w:rtl/>
        </w:rPr>
        <w:t xml:space="preserve">אמנם </w:t>
      </w:r>
      <w:r w:rsidRPr="00CD067C">
        <w:rPr>
          <w:rtl/>
        </w:rPr>
        <w:t>ש</w:t>
      </w:r>
      <w:r w:rsidR="00DF6C0B">
        <w:rPr>
          <w:rFonts w:hint="cs"/>
          <w:rtl/>
        </w:rPr>
        <w:t>י</w:t>
      </w:r>
      <w:r w:rsidRPr="00CD067C">
        <w:rPr>
          <w:rtl/>
        </w:rPr>
        <w:t xml:space="preserve">חקו </w:t>
      </w:r>
      <w:r w:rsidR="002771C9">
        <w:rPr>
          <w:rFonts w:hint="cs"/>
          <w:rtl/>
        </w:rPr>
        <w:t>בו</w:t>
      </w:r>
      <w:r w:rsidRPr="00CD067C">
        <w:rPr>
          <w:rtl/>
        </w:rPr>
        <w:t xml:space="preserve"> </w:t>
      </w:r>
      <w:r w:rsidR="00A317D6">
        <w:rPr>
          <w:rFonts w:hint="cs"/>
          <w:rtl/>
        </w:rPr>
        <w:t xml:space="preserve">כבר </w:t>
      </w:r>
      <w:r w:rsidRPr="00CD067C">
        <w:rPr>
          <w:rtl/>
        </w:rPr>
        <w:t>מראשית הקיץ א</w:t>
      </w:r>
      <w:r w:rsidR="00E86B2E">
        <w:rPr>
          <w:rFonts w:hint="cs"/>
          <w:rtl/>
        </w:rPr>
        <w:t>ך</w:t>
      </w:r>
      <w:r w:rsidRPr="00CD067C">
        <w:rPr>
          <w:rtl/>
        </w:rPr>
        <w:t xml:space="preserve"> אלכס עדיין לא ה</w:t>
      </w:r>
      <w:r w:rsidR="00A317D6">
        <w:rPr>
          <w:rFonts w:hint="cs"/>
          <w:rtl/>
        </w:rPr>
        <w:t>בין לאשורם</w:t>
      </w:r>
      <w:r w:rsidRPr="00CD067C">
        <w:rPr>
          <w:rtl/>
        </w:rPr>
        <w:t xml:space="preserve"> את</w:t>
      </w:r>
      <w:r w:rsidR="006D5A16">
        <w:rPr>
          <w:rFonts w:hint="cs"/>
          <w:rtl/>
        </w:rPr>
        <w:t xml:space="preserve"> כל</w:t>
      </w:r>
      <w:r w:rsidRPr="00CD067C">
        <w:rPr>
          <w:rtl/>
        </w:rPr>
        <w:t xml:space="preserve"> כללי</w:t>
      </w:r>
      <w:r w:rsidR="00CA3AAC">
        <w:rPr>
          <w:rFonts w:hint="cs"/>
          <w:rtl/>
        </w:rPr>
        <w:t>ו</w:t>
      </w:r>
      <w:r w:rsidR="00910A77">
        <w:rPr>
          <w:rFonts w:hint="cs"/>
          <w:rtl/>
        </w:rPr>
        <w:t>.</w:t>
      </w:r>
      <w:r w:rsidRPr="00CD067C">
        <w:rPr>
          <w:rtl/>
        </w:rPr>
        <w:t xml:space="preserve"> ארקדי </w:t>
      </w:r>
      <w:r w:rsidR="002771C9">
        <w:rPr>
          <w:rFonts w:hint="cs"/>
          <w:rtl/>
        </w:rPr>
        <w:t xml:space="preserve">הכין </w:t>
      </w:r>
      <w:r w:rsidRPr="00CD067C">
        <w:rPr>
          <w:rtl/>
        </w:rPr>
        <w:t>את הקלפים במשך רוב שנת הלימודים</w:t>
      </w:r>
      <w:r w:rsidR="00A317D6">
        <w:rPr>
          <w:rFonts w:hint="cs"/>
          <w:rtl/>
        </w:rPr>
        <w:t>:</w:t>
      </w:r>
      <w:r w:rsidRPr="00CD067C">
        <w:rPr>
          <w:rtl/>
        </w:rPr>
        <w:t xml:space="preserve"> </w:t>
      </w:r>
      <w:r w:rsidR="002921C0">
        <w:rPr>
          <w:rFonts w:hint="cs"/>
          <w:rtl/>
        </w:rPr>
        <w:t>בחלקו העליון של כל קלף</w:t>
      </w:r>
      <w:r w:rsidR="00A317D6" w:rsidRPr="00CD067C">
        <w:rPr>
          <w:rtl/>
        </w:rPr>
        <w:t xml:space="preserve"> </w:t>
      </w:r>
      <w:r w:rsidR="00A317D6">
        <w:rPr>
          <w:rtl/>
        </w:rPr>
        <w:t>–</w:t>
      </w:r>
      <w:r w:rsidR="002921C0">
        <w:rPr>
          <w:rFonts w:hint="cs"/>
          <w:rtl/>
        </w:rPr>
        <w:t xml:space="preserve"> </w:t>
      </w:r>
      <w:r w:rsidRPr="00CD067C">
        <w:rPr>
          <w:rtl/>
        </w:rPr>
        <w:t xml:space="preserve">ציור של מפלצת בעלת </w:t>
      </w:r>
      <w:r w:rsidR="008F61C3">
        <w:rPr>
          <w:rFonts w:hint="cs"/>
          <w:rtl/>
        </w:rPr>
        <w:t>קרניים קוצניות</w:t>
      </w:r>
      <w:r w:rsidR="002771C9">
        <w:rPr>
          <w:rFonts w:hint="cs"/>
          <w:rtl/>
        </w:rPr>
        <w:t xml:space="preserve"> </w:t>
      </w:r>
      <w:r w:rsidR="00E86B2E" w:rsidRPr="00E86B2E">
        <w:rPr>
          <w:rFonts w:cs="Times New Roman"/>
          <w:rtl/>
        </w:rPr>
        <w:t xml:space="preserve">או טלפיים </w:t>
      </w:r>
      <w:r w:rsidR="00700A9F" w:rsidRPr="00700A9F">
        <w:rPr>
          <w:rFonts w:cs="Times New Roman"/>
          <w:rtl/>
        </w:rPr>
        <w:t>דוקרני</w:t>
      </w:r>
      <w:r w:rsidR="00E86B2E" w:rsidRPr="00E86B2E">
        <w:rPr>
          <w:rFonts w:cs="Times New Roman"/>
          <w:rtl/>
        </w:rPr>
        <w:t>ות</w:t>
      </w:r>
      <w:r w:rsidR="002921C0">
        <w:rPr>
          <w:rFonts w:hint="cs"/>
          <w:rtl/>
        </w:rPr>
        <w:t>,</w:t>
      </w:r>
      <w:r w:rsidRPr="00CD067C">
        <w:rPr>
          <w:rtl/>
        </w:rPr>
        <w:t xml:space="preserve"> </w:t>
      </w:r>
      <w:r w:rsidR="002921C0">
        <w:rPr>
          <w:rFonts w:hint="cs"/>
          <w:rtl/>
        </w:rPr>
        <w:t>ו</w:t>
      </w:r>
      <w:r w:rsidRPr="00CD067C">
        <w:rPr>
          <w:rtl/>
        </w:rPr>
        <w:t>בחלק</w:t>
      </w:r>
      <w:r w:rsidR="002921C0">
        <w:rPr>
          <w:rFonts w:hint="cs"/>
          <w:rtl/>
        </w:rPr>
        <w:t>ו</w:t>
      </w:r>
      <w:r w:rsidRPr="00CD067C">
        <w:rPr>
          <w:rtl/>
        </w:rPr>
        <w:t xml:space="preserve"> התחתון </w:t>
      </w:r>
      <w:r w:rsidR="002921C0">
        <w:rPr>
          <w:rtl/>
        </w:rPr>
        <w:t>–</w:t>
      </w:r>
      <w:r w:rsidR="002921C0">
        <w:rPr>
          <w:rFonts w:hint="cs"/>
          <w:rtl/>
        </w:rPr>
        <w:t xml:space="preserve"> רשימת</w:t>
      </w:r>
      <w:r w:rsidRPr="00CD067C">
        <w:rPr>
          <w:rtl/>
        </w:rPr>
        <w:t xml:space="preserve"> </w:t>
      </w:r>
      <w:r w:rsidR="00A317D6">
        <w:rPr>
          <w:rFonts w:hint="cs"/>
          <w:rtl/>
        </w:rPr>
        <w:t>חוזקותיה וחולשותיה</w:t>
      </w:r>
      <w:r w:rsidR="002921C0">
        <w:rPr>
          <w:rFonts w:hint="cs"/>
          <w:rtl/>
        </w:rPr>
        <w:t xml:space="preserve"> של</w:t>
      </w:r>
      <w:r w:rsidRPr="00CD067C">
        <w:rPr>
          <w:rtl/>
        </w:rPr>
        <w:t xml:space="preserve"> המפלצת.</w:t>
      </w:r>
    </w:p>
    <w:p w14:paraId="6E636BCD" w14:textId="7113A6F6" w:rsidR="008F61C3" w:rsidRDefault="00C51B46" w:rsidP="00592C5B">
      <w:pPr>
        <w:rPr>
          <w:rtl/>
        </w:rPr>
      </w:pPr>
      <w:r>
        <w:rPr>
          <w:rFonts w:cs="Times New Roman" w:hint="cs"/>
          <w:rtl/>
        </w:rPr>
        <w:t>[</w:t>
      </w:r>
      <w:r w:rsidR="00CA3AAC" w:rsidRPr="00CA3AAC">
        <w:rPr>
          <w:rFonts w:cs="Times New Roman"/>
          <w:rtl/>
        </w:rPr>
        <w:t xml:space="preserve">במקום להתעמק שוב בכללי המשחק המסובכים, </w:t>
      </w:r>
      <w:r>
        <w:rPr>
          <w:rFonts w:cs="Times New Roman" w:hint="cs"/>
          <w:rtl/>
        </w:rPr>
        <w:t>]</w:t>
      </w:r>
      <w:r w:rsidR="008F61C3">
        <w:rPr>
          <w:rFonts w:hint="cs"/>
          <w:rtl/>
        </w:rPr>
        <w:t xml:space="preserve">אלכס </w:t>
      </w:r>
      <w:r w:rsidR="00CA3AAC">
        <w:rPr>
          <w:rFonts w:hint="cs"/>
          <w:rtl/>
        </w:rPr>
        <w:t>ציע</w:t>
      </w:r>
      <w:r w:rsidR="008F61C3">
        <w:rPr>
          <w:rFonts w:hint="cs"/>
          <w:rtl/>
        </w:rPr>
        <w:t xml:space="preserve"> לצייר עבורו קלפים נוספים. </w:t>
      </w:r>
      <w:r w:rsidR="008F61C3" w:rsidRPr="001145CF">
        <w:rPr>
          <w:rFonts w:cs="Times New Roman"/>
          <w:rtl/>
        </w:rPr>
        <w:t xml:space="preserve">הוא </w:t>
      </w:r>
      <w:r w:rsidR="008F61C3" w:rsidRPr="00F52ADA">
        <w:rPr>
          <w:rFonts w:cs="Times New Roman"/>
          <w:rtl/>
        </w:rPr>
        <w:t>התמחה</w:t>
      </w:r>
      <w:r w:rsidR="008F61C3" w:rsidRPr="001145CF">
        <w:rPr>
          <w:rFonts w:cs="Times New Roman"/>
          <w:rtl/>
        </w:rPr>
        <w:t xml:space="preserve"> בציורי חרבות, </w:t>
      </w:r>
      <w:r w:rsidR="00700A9F" w:rsidRPr="00700A9F">
        <w:rPr>
          <w:rFonts w:cs="Times New Roman"/>
          <w:rtl/>
        </w:rPr>
        <w:t>ב</w:t>
      </w:r>
      <w:r w:rsidR="00635903">
        <w:rPr>
          <w:rFonts w:cs="Times New Roman"/>
          <w:rtl/>
        </w:rPr>
        <w:t xml:space="preserve">נדנים מגולפים ומעוטרים, </w:t>
      </w:r>
      <w:r w:rsidR="00453DEB">
        <w:rPr>
          <w:rFonts w:cs="Times New Roman" w:hint="cs"/>
          <w:rtl/>
        </w:rPr>
        <w:t>[</w:t>
      </w:r>
      <w:r w:rsidR="008F61C3" w:rsidRPr="001145CF">
        <w:rPr>
          <w:rFonts w:cs="Times New Roman"/>
          <w:rtl/>
        </w:rPr>
        <w:t>סכינים, ב</w:t>
      </w:r>
      <w:r w:rsidR="008F61C3" w:rsidRPr="001145CF">
        <w:t>scythe</w:t>
      </w:r>
      <w:r w:rsidR="008F61C3" w:rsidRPr="001145CF">
        <w:rPr>
          <w:rFonts w:cs="Times New Roman"/>
          <w:rtl/>
        </w:rPr>
        <w:t xml:space="preserve"> פגיונות וחרמשים</w:t>
      </w:r>
      <w:r w:rsidR="001634D9">
        <w:rPr>
          <w:rFonts w:cs="Times New Roman" w:hint="cs"/>
          <w:rtl/>
        </w:rPr>
        <w:t>.</w:t>
      </w:r>
      <w:r w:rsidR="00453DEB">
        <w:rPr>
          <w:rFonts w:cs="Times New Roman" w:hint="cs"/>
          <w:rtl/>
        </w:rPr>
        <w:t>]</w:t>
      </w:r>
      <w:r w:rsidR="001634D9">
        <w:rPr>
          <w:rFonts w:cs="Times New Roman" w:hint="cs"/>
          <w:rtl/>
        </w:rPr>
        <w:t xml:space="preserve"> </w:t>
      </w:r>
      <w:r w:rsidR="008F61C3" w:rsidRPr="001145CF">
        <w:rPr>
          <w:rFonts w:cs="Times New Roman"/>
          <w:rtl/>
        </w:rPr>
        <w:t>ל</w:t>
      </w:r>
      <w:r w:rsidR="001634D9">
        <w:rPr>
          <w:rFonts w:cs="Times New Roman" w:hint="cs"/>
          <w:rtl/>
        </w:rPr>
        <w:t>פעמי</w:t>
      </w:r>
      <w:r w:rsidR="008F61C3" w:rsidRPr="001145CF">
        <w:rPr>
          <w:rFonts w:cs="Times New Roman"/>
          <w:rtl/>
        </w:rPr>
        <w:t xml:space="preserve">ם </w:t>
      </w:r>
      <w:r w:rsidRPr="00C51B46">
        <w:rPr>
          <w:rFonts w:cs="Times New Roman"/>
          <w:rtl/>
        </w:rPr>
        <w:t xml:space="preserve">צייר </w:t>
      </w:r>
      <w:r w:rsidR="008F61C3" w:rsidRPr="001145CF">
        <w:rPr>
          <w:rFonts w:cs="Times New Roman"/>
          <w:rtl/>
        </w:rPr>
        <w:t>להב</w:t>
      </w:r>
      <w:r w:rsidR="00635903">
        <w:rPr>
          <w:rFonts w:cs="Times New Roman" w:hint="cs"/>
          <w:rtl/>
        </w:rPr>
        <w:t xml:space="preserve"> מעוקל של פגיון [</w:t>
      </w:r>
      <w:r w:rsidR="008F61C3" w:rsidRPr="001145CF">
        <w:rPr>
          <w:rFonts w:cs="Times New Roman"/>
          <w:rtl/>
        </w:rPr>
        <w:t xml:space="preserve">של </w:t>
      </w:r>
      <w:r w:rsidR="008F61C3" w:rsidRPr="001145CF">
        <w:t>scythe</w:t>
      </w:r>
      <w:r w:rsidR="00635903">
        <w:rPr>
          <w:rFonts w:hint="cs"/>
          <w:rtl/>
        </w:rPr>
        <w:t>]</w:t>
      </w:r>
      <w:r w:rsidR="008F61C3" w:rsidRPr="001145CF">
        <w:rPr>
          <w:rFonts w:cs="Times New Roman"/>
          <w:rtl/>
        </w:rPr>
        <w:t>, לעיתים רק קצה הלהב וטיפת דם טרי שזולגת ממנו, ו</w:t>
      </w:r>
      <w:r w:rsidR="00483BB1">
        <w:rPr>
          <w:rFonts w:cs="Times New Roman"/>
          <w:rtl/>
        </w:rPr>
        <w:t>הכול</w:t>
      </w:r>
      <w:r w:rsidR="008F61C3" w:rsidRPr="001145CF">
        <w:rPr>
          <w:rFonts w:cs="Times New Roman"/>
          <w:rtl/>
        </w:rPr>
        <w:t xml:space="preserve"> בעט </w:t>
      </w:r>
      <w:r w:rsidR="008F61C3" w:rsidRPr="001145CF">
        <w:t>bic</w:t>
      </w:r>
      <w:r w:rsidR="008F61C3" w:rsidRPr="001145CF">
        <w:rPr>
          <w:rFonts w:cs="Times New Roman"/>
          <w:rtl/>
        </w:rPr>
        <w:t xml:space="preserve"> פשוט. הוא </w:t>
      </w:r>
      <w:r w:rsidR="008F61C3" w:rsidRPr="00F52ADA">
        <w:rPr>
          <w:rFonts w:cs="Times New Roman"/>
          <w:rtl/>
        </w:rPr>
        <w:t>ה</w:t>
      </w:r>
      <w:r w:rsidR="00F52ADA" w:rsidRPr="00F52ADA">
        <w:rPr>
          <w:rFonts w:cs="Times New Roman" w:hint="cs"/>
          <w:rtl/>
        </w:rPr>
        <w:t>שתכלל</w:t>
      </w:r>
      <w:r w:rsidR="008F61C3" w:rsidRPr="001145CF">
        <w:rPr>
          <w:rFonts w:cs="Times New Roman"/>
          <w:rtl/>
        </w:rPr>
        <w:t xml:space="preserve"> </w:t>
      </w:r>
      <w:r w:rsidR="00CA3AAC">
        <w:rPr>
          <w:rFonts w:cs="Times New Roman" w:hint="cs"/>
          <w:rtl/>
        </w:rPr>
        <w:t>ב</w:t>
      </w:r>
      <w:r w:rsidR="008F61C3" w:rsidRPr="001145CF">
        <w:rPr>
          <w:rFonts w:cs="Times New Roman"/>
          <w:rtl/>
        </w:rPr>
        <w:t>לוע</w:t>
      </w:r>
      <w:r w:rsidR="00CA3AAC">
        <w:rPr>
          <w:rFonts w:cs="Times New Roman" w:hint="cs"/>
          <w:rtl/>
        </w:rPr>
        <w:t>ות</w:t>
      </w:r>
      <w:r w:rsidR="008F61C3" w:rsidRPr="001145CF">
        <w:rPr>
          <w:rFonts w:cs="Times New Roman"/>
          <w:rtl/>
        </w:rPr>
        <w:t xml:space="preserve"> פעור</w:t>
      </w:r>
      <w:r w:rsidR="00CA3AAC">
        <w:rPr>
          <w:rFonts w:cs="Times New Roman" w:hint="cs"/>
          <w:rtl/>
        </w:rPr>
        <w:t>ים</w:t>
      </w:r>
      <w:r w:rsidR="008F61C3" w:rsidRPr="001145CF">
        <w:rPr>
          <w:rFonts w:cs="Times New Roman"/>
          <w:rtl/>
        </w:rPr>
        <w:t xml:space="preserve"> </w:t>
      </w:r>
      <w:r w:rsidR="00837113">
        <w:rPr>
          <w:rFonts w:cs="Times New Roman" w:hint="cs"/>
          <w:rtl/>
        </w:rPr>
        <w:t>מוק</w:t>
      </w:r>
      <w:r w:rsidR="00CA3AAC">
        <w:rPr>
          <w:rFonts w:cs="Times New Roman" w:hint="cs"/>
          <w:rtl/>
        </w:rPr>
        <w:t>פי</w:t>
      </w:r>
      <w:r w:rsidR="008F61C3" w:rsidRPr="001145CF">
        <w:rPr>
          <w:rFonts w:cs="Times New Roman"/>
          <w:rtl/>
        </w:rPr>
        <w:t xml:space="preserve"> שפתיים </w:t>
      </w:r>
      <w:r w:rsidR="00E86B2E" w:rsidRPr="00E86B2E">
        <w:rPr>
          <w:rFonts w:cs="Times New Roman"/>
          <w:rtl/>
        </w:rPr>
        <w:t>שעירו</w:t>
      </w:r>
      <w:r w:rsidR="00042896">
        <w:rPr>
          <w:rFonts w:cs="Times New Roman" w:hint="cs"/>
          <w:rtl/>
        </w:rPr>
        <w:t>ת</w:t>
      </w:r>
      <w:r w:rsidR="008F61C3" w:rsidRPr="001145CF">
        <w:rPr>
          <w:rFonts w:cs="Times New Roman"/>
          <w:rtl/>
        </w:rPr>
        <w:t>, ובשורות ארוכות של ניבים תקועים לאורך הלסתות</w:t>
      </w:r>
      <w:r>
        <w:rPr>
          <w:rFonts w:cs="Times New Roman" w:hint="cs"/>
          <w:rtl/>
        </w:rPr>
        <w:t>,</w:t>
      </w:r>
      <w:r w:rsidR="008F61C3" w:rsidRPr="001145CF">
        <w:rPr>
          <w:rFonts w:cs="Times New Roman"/>
          <w:rtl/>
        </w:rPr>
        <w:t xml:space="preserve"> לעיתים רק קצה מחודד</w:t>
      </w:r>
      <w:r w:rsidR="000B3E53">
        <w:rPr>
          <w:rFonts w:cs="Times New Roman" w:hint="cs"/>
          <w:rtl/>
        </w:rPr>
        <w:t xml:space="preserve"> </w:t>
      </w:r>
      <w:r w:rsidR="008F61C3" w:rsidRPr="001145CF">
        <w:rPr>
          <w:rFonts w:cs="Times New Roman"/>
          <w:rtl/>
        </w:rPr>
        <w:t>עד</w:t>
      </w:r>
      <w:r w:rsidR="000B3E53">
        <w:rPr>
          <w:rFonts w:cs="Times New Roman" w:hint="cs"/>
          <w:rtl/>
        </w:rPr>
        <w:t xml:space="preserve"> </w:t>
      </w:r>
      <w:r w:rsidR="008F61C3" w:rsidRPr="001145CF">
        <w:rPr>
          <w:rFonts w:cs="Times New Roman"/>
          <w:rtl/>
        </w:rPr>
        <w:t xml:space="preserve">אימה של ניב, וטיפת ריר שזולגת ממנו לאיטה, </w:t>
      </w:r>
      <w:r w:rsidR="001634D9">
        <w:rPr>
          <w:rFonts w:cs="Times New Roman" w:hint="cs"/>
          <w:rtl/>
        </w:rPr>
        <w:t>כ</w:t>
      </w:r>
      <w:r w:rsidR="008F61C3" w:rsidRPr="001145CF">
        <w:rPr>
          <w:rFonts w:cs="Times New Roman"/>
          <w:rtl/>
        </w:rPr>
        <w:t>בצ</w:t>
      </w:r>
      <w:r w:rsidR="000B3E53">
        <w:rPr>
          <w:rFonts w:cs="Times New Roman" w:hint="cs"/>
          <w:rtl/>
        </w:rPr>
        <w:t>י</w:t>
      </w:r>
      <w:r w:rsidR="008F61C3" w:rsidRPr="001145CF">
        <w:rPr>
          <w:rFonts w:cs="Times New Roman"/>
          <w:rtl/>
        </w:rPr>
        <w:t>פיה דרוכה וחרישית לטרף.</w:t>
      </w:r>
    </w:p>
    <w:p w14:paraId="756890FE" w14:textId="54E24296" w:rsidR="008F61C3" w:rsidRDefault="008F61C3" w:rsidP="008F61C3">
      <w:pPr>
        <w:rPr>
          <w:rtl/>
        </w:rPr>
      </w:pPr>
      <w:r>
        <w:rPr>
          <w:rFonts w:hint="cs"/>
          <w:rtl/>
        </w:rPr>
        <w:lastRenderedPageBreak/>
        <w:t xml:space="preserve">ארקדי לא ידע את נפשו. </w:t>
      </w:r>
      <w:r w:rsidR="002756BA">
        <w:rPr>
          <w:rFonts w:hint="cs"/>
          <w:rtl/>
        </w:rPr>
        <w:t>הוא</w:t>
      </w:r>
      <w:r>
        <w:rPr>
          <w:rFonts w:hint="cs"/>
          <w:rtl/>
        </w:rPr>
        <w:t xml:space="preserve"> נזכר במחמאה שקיבל מהיועצת כשעבר את מבחני המחוננים והתקבל ל</w:t>
      </w:r>
      <w:r w:rsidR="00C45B28">
        <w:rPr>
          <w:rFonts w:hint="cs"/>
          <w:rtl/>
        </w:rPr>
        <w:t>תוכני</w:t>
      </w:r>
      <w:r>
        <w:rPr>
          <w:rFonts w:hint="cs"/>
          <w:rtl/>
        </w:rPr>
        <w:t>ת ההאצה לשנת הלימודים ה</w:t>
      </w:r>
      <w:r w:rsidR="00700A9F" w:rsidRPr="00700A9F">
        <w:rPr>
          <w:rFonts w:cs="Times New Roman"/>
          <w:rtl/>
        </w:rPr>
        <w:t>קרוב</w:t>
      </w:r>
      <w:r>
        <w:rPr>
          <w:rFonts w:hint="cs"/>
          <w:rtl/>
        </w:rPr>
        <w:t xml:space="preserve">ה </w:t>
      </w:r>
      <w:r>
        <w:rPr>
          <w:rtl/>
        </w:rPr>
        <w:t>–</w:t>
      </w:r>
      <w:r>
        <w:rPr>
          <w:rFonts w:hint="cs"/>
          <w:rtl/>
        </w:rPr>
        <w:t xml:space="preserve"> לא ידעתי שיש בך את זה. "לא ידעתי שיש בך את זה, ס</w:t>
      </w:r>
      <w:r w:rsidR="001044AC">
        <w:rPr>
          <w:rFonts w:hint="cs"/>
          <w:rtl/>
        </w:rPr>
        <w:t>אשה</w:t>
      </w:r>
      <w:r>
        <w:rPr>
          <w:rFonts w:hint="cs"/>
          <w:rtl/>
        </w:rPr>
        <w:t xml:space="preserve">," הוא אמר לאחר שאלכס </w:t>
      </w:r>
      <w:r w:rsidR="00700A9F" w:rsidRPr="00700A9F">
        <w:rPr>
          <w:rFonts w:cs="Times New Roman"/>
          <w:rtl/>
        </w:rPr>
        <w:t>הפיק תחת ידו</w:t>
      </w:r>
      <w:r w:rsidR="00700A9F" w:rsidRPr="00700A9F">
        <w:rPr>
          <w:rFonts w:cs="Times New Roman" w:hint="cs"/>
          <w:rtl/>
        </w:rPr>
        <w:t xml:space="preserve"> </w:t>
      </w:r>
      <w:r>
        <w:rPr>
          <w:rFonts w:hint="cs"/>
          <w:rtl/>
        </w:rPr>
        <w:t>חמישה קלפים מרהיבים.</w:t>
      </w:r>
    </w:p>
    <w:p w14:paraId="7256ABB8" w14:textId="60D5AFFC" w:rsidR="008F61C3" w:rsidRDefault="008F61C3" w:rsidP="00046C94">
      <w:pPr>
        <w:rPr>
          <w:rtl/>
        </w:rPr>
      </w:pPr>
      <w:r>
        <w:rPr>
          <w:rFonts w:hint="cs"/>
          <w:rtl/>
        </w:rPr>
        <w:t>"אתה יודע מה יש ב</w:t>
      </w:r>
      <w:r w:rsidR="004D60EC">
        <w:rPr>
          <w:rFonts w:hint="cs"/>
          <w:rtl/>
        </w:rPr>
        <w:t>כ</w:t>
      </w:r>
      <w:r>
        <w:rPr>
          <w:rFonts w:hint="cs"/>
          <w:rtl/>
        </w:rPr>
        <w:t xml:space="preserve">י?" אלכס קפץ על רגליו, העט התגלגל </w:t>
      </w:r>
      <w:r w:rsidR="00046C94">
        <w:rPr>
          <w:rFonts w:hint="cs"/>
          <w:rtl/>
        </w:rPr>
        <w:t>לתוך חריץ באבני המדרכת</w:t>
      </w:r>
      <w:r>
        <w:rPr>
          <w:rFonts w:hint="cs"/>
          <w:rtl/>
        </w:rPr>
        <w:t xml:space="preserve"> והקלפים התפזרו לכל עבר. </w:t>
      </w:r>
      <w:r w:rsidR="001D29F3">
        <w:rPr>
          <w:rFonts w:hint="cs"/>
          <w:rtl/>
        </w:rPr>
        <w:t>[</w:t>
      </w:r>
      <w:r w:rsidR="00046C94">
        <w:rPr>
          <w:rFonts w:hint="cs"/>
          <w:rtl/>
        </w:rPr>
        <w:t>זה היה היום האחרון ל</w:t>
      </w:r>
      <w:r w:rsidR="00AC4CAF">
        <w:rPr>
          <w:rFonts w:hint="cs"/>
          <w:rtl/>
        </w:rPr>
        <w:t>פני הטיס</w:t>
      </w:r>
      <w:r w:rsidR="00046C94">
        <w:rPr>
          <w:rFonts w:hint="cs"/>
          <w:rtl/>
        </w:rPr>
        <w:t>ה, היום הראשון לתחילת הציפייה.</w:t>
      </w:r>
      <w:r w:rsidR="001D29F3">
        <w:rPr>
          <w:rFonts w:hint="cs"/>
          <w:rtl/>
        </w:rPr>
        <w:t>]</w:t>
      </w:r>
      <w:r w:rsidR="001D29F3" w:rsidRPr="001D29F3">
        <w:rPr>
          <w:rFonts w:cs="Times New Roman"/>
          <w:rtl/>
        </w:rPr>
        <w:t xml:space="preserve"> כך עוזר המאמן היה אומר – אתה לא מתאר לעצמך מה עוד יש בתוכך, ומה יהיה.</w:t>
      </w:r>
      <w:r w:rsidR="00046C94">
        <w:rPr>
          <w:rFonts w:hint="cs"/>
          <w:rtl/>
        </w:rPr>
        <w:t xml:space="preserve"> </w:t>
      </w:r>
      <w:r>
        <w:rPr>
          <w:rFonts w:hint="cs"/>
          <w:rtl/>
        </w:rPr>
        <w:t>"אתה בכלל יודע מה יש בתוכי?"</w:t>
      </w:r>
      <w:r w:rsidR="00046C94">
        <w:rPr>
          <w:rFonts w:hint="cs"/>
          <w:rtl/>
        </w:rPr>
        <w:t xml:space="preserve"> גופו רעד, עיניו בערו.</w:t>
      </w:r>
    </w:p>
    <w:p w14:paraId="4440688E" w14:textId="3E9DF04C" w:rsidR="008F61C3" w:rsidRDefault="00046C94" w:rsidP="00046C94">
      <w:pPr>
        <w:rPr>
          <w:rtl/>
        </w:rPr>
      </w:pPr>
      <w:r>
        <w:rPr>
          <w:rFonts w:hint="cs"/>
          <w:rtl/>
        </w:rPr>
        <w:t>ארקדי אסף מהמדרכה את הקלפים החדשים</w:t>
      </w:r>
      <w:r w:rsidR="000B3E53">
        <w:rPr>
          <w:rFonts w:hint="cs"/>
          <w:rtl/>
        </w:rPr>
        <w:t>,</w:t>
      </w:r>
      <w:r>
        <w:rPr>
          <w:rFonts w:hint="cs"/>
          <w:rtl/>
        </w:rPr>
        <w:t xml:space="preserve"> שה</w:t>
      </w:r>
      <w:r w:rsidR="001634D9">
        <w:rPr>
          <w:rFonts w:hint="cs"/>
          <w:rtl/>
        </w:rPr>
        <w:t>פכו</w:t>
      </w:r>
      <w:r>
        <w:rPr>
          <w:rFonts w:hint="cs"/>
          <w:rtl/>
        </w:rPr>
        <w:t xml:space="preserve"> באותו רגע </w:t>
      </w:r>
      <w:r w:rsidR="00042896" w:rsidRPr="00042896">
        <w:rPr>
          <w:rFonts w:cs="Times New Roman"/>
          <w:rtl/>
        </w:rPr>
        <w:t>לרכושו היקר ביותר עלי אדמות</w:t>
      </w:r>
      <w:r>
        <w:rPr>
          <w:rFonts w:hint="cs"/>
          <w:rtl/>
        </w:rPr>
        <w:t>.</w:t>
      </w:r>
    </w:p>
    <w:p w14:paraId="7B4F627D" w14:textId="3EAC2167" w:rsidR="00046C94" w:rsidRDefault="00046C94" w:rsidP="00046C94">
      <w:pPr>
        <w:rPr>
          <w:rtl/>
        </w:rPr>
      </w:pPr>
      <w:r>
        <w:rPr>
          <w:rFonts w:hint="cs"/>
          <w:rtl/>
        </w:rPr>
        <w:t>"אתה יודע מה יש בי?" קולו חרק.</w:t>
      </w:r>
    </w:p>
    <w:p w14:paraId="1B40F745" w14:textId="3D46B8E9" w:rsidR="00046C94" w:rsidRDefault="00046C94" w:rsidP="00E86B2E">
      <w:pPr>
        <w:tabs>
          <w:tab w:val="left" w:pos="3861"/>
        </w:tabs>
        <w:rPr>
          <w:rtl/>
        </w:rPr>
      </w:pPr>
      <w:r>
        <w:rPr>
          <w:rFonts w:hint="cs"/>
          <w:rtl/>
        </w:rPr>
        <w:t>"יש בך, אני יודע מה יש בך."</w:t>
      </w:r>
      <w:r w:rsidR="00E86B2E" w:rsidRPr="00E86B2E">
        <w:rPr>
          <w:rFonts w:cs="Times New Roman"/>
          <w:rtl/>
        </w:rPr>
        <w:t xml:space="preserve"> ארקדי התרומם אחריו, את הקלפים רבי הערך הטמין עמוק בכיסו.</w:t>
      </w:r>
    </w:p>
    <w:p w14:paraId="6EE06A10" w14:textId="6A42E728" w:rsidR="00046C94" w:rsidRDefault="00046C94" w:rsidP="00046C94">
      <w:pPr>
        <w:rPr>
          <w:rtl/>
        </w:rPr>
      </w:pPr>
      <w:r>
        <w:rPr>
          <w:rFonts w:hint="cs"/>
          <w:rtl/>
        </w:rPr>
        <w:t>"מה? מה יש בי?"</w:t>
      </w:r>
    </w:p>
    <w:p w14:paraId="0F2FA742" w14:textId="45EBB18B" w:rsidR="004D60EC" w:rsidRDefault="004D60EC" w:rsidP="004D60EC">
      <w:pPr>
        <w:rPr>
          <w:rtl/>
        </w:rPr>
      </w:pPr>
      <w:r>
        <w:rPr>
          <w:rFonts w:hint="cs"/>
          <w:rtl/>
        </w:rPr>
        <w:t xml:space="preserve">"יש לך בתוכך מקל </w:t>
      </w:r>
      <w:r>
        <w:rPr>
          <w:rtl/>
        </w:rPr>
        <w:t>–</w:t>
      </w:r>
      <w:r>
        <w:rPr>
          <w:rFonts w:hint="cs"/>
          <w:rtl/>
        </w:rPr>
        <w:t xml:space="preserve"> מוט ענבר." ארקדי הסביר את פירוש המילה</w:t>
      </w:r>
      <w:r w:rsidR="0053454C">
        <w:rPr>
          <w:rFonts w:hint="cs"/>
          <w:rtl/>
        </w:rPr>
        <w:t>, וזה היה קל כי היא דומה לאנגלית</w:t>
      </w:r>
      <w:r>
        <w:rPr>
          <w:rFonts w:hint="cs"/>
          <w:rtl/>
        </w:rPr>
        <w:t>. "</w:t>
      </w:r>
      <w:r w:rsidR="008F336E">
        <w:rPr>
          <w:rFonts w:hint="cs"/>
          <w:rtl/>
        </w:rPr>
        <w:t xml:space="preserve">קיים </w:t>
      </w:r>
      <w:r>
        <w:rPr>
          <w:rFonts w:hint="cs"/>
          <w:rtl/>
        </w:rPr>
        <w:t xml:space="preserve">מוט ענבר עמוק בתוכך, אוחז בך, יש בו כוח </w:t>
      </w:r>
      <w:r>
        <w:rPr>
          <w:rtl/>
        </w:rPr>
        <w:t>–</w:t>
      </w:r>
      <w:r>
        <w:rPr>
          <w:rFonts w:hint="cs"/>
          <w:rtl/>
        </w:rPr>
        <w:t xml:space="preserve"> הוא מעביר לך כוח."</w:t>
      </w:r>
    </w:p>
    <w:p w14:paraId="23AAD08F" w14:textId="3704EBDB" w:rsidR="00046C94" w:rsidRPr="00CD067C" w:rsidRDefault="004D60EC" w:rsidP="00635903">
      <w:pPr>
        <w:rPr>
          <w:rtl/>
        </w:rPr>
      </w:pPr>
      <w:r>
        <w:rPr>
          <w:rFonts w:hint="cs"/>
          <w:rtl/>
        </w:rPr>
        <w:t>"אני לא צריך כזה כ</w:t>
      </w:r>
      <w:r w:rsidR="00956E12">
        <w:rPr>
          <w:rFonts w:hint="cs"/>
          <w:rtl/>
        </w:rPr>
        <w:t>ו</w:t>
      </w:r>
      <w:r>
        <w:rPr>
          <w:rFonts w:hint="cs"/>
          <w:rtl/>
        </w:rPr>
        <w:t>ח! זה לא מה עמוק בתוכי!</w:t>
      </w:r>
      <w:r w:rsidR="001044AC">
        <w:rPr>
          <w:rFonts w:hint="cs"/>
          <w:rtl/>
        </w:rPr>
        <w:t xml:space="preserve"> אחי!</w:t>
      </w:r>
      <w:r>
        <w:rPr>
          <w:rFonts w:hint="cs"/>
          <w:rtl/>
        </w:rPr>
        <w:t>"</w:t>
      </w:r>
    </w:p>
    <w:p w14:paraId="530DFFF1" w14:textId="387E5340" w:rsidR="009964F3" w:rsidRPr="00CD067C" w:rsidRDefault="009964F3" w:rsidP="00DF6C0B">
      <w:pPr>
        <w:rPr>
          <w:rtl/>
        </w:rPr>
      </w:pPr>
      <w:r w:rsidRPr="00CD067C">
        <w:rPr>
          <w:rFonts w:hint="cs"/>
          <w:rtl/>
        </w:rPr>
        <w:t>הדס</w:t>
      </w:r>
      <w:r w:rsidRPr="00CD067C">
        <w:rPr>
          <w:rtl/>
        </w:rPr>
        <w:t xml:space="preserve"> </w:t>
      </w:r>
      <w:r w:rsidR="002E30DE">
        <w:rPr>
          <w:rFonts w:hint="cs"/>
          <w:rtl/>
        </w:rPr>
        <w:t xml:space="preserve">ירדה לחצר ורצה לקראתם. היא </w:t>
      </w:r>
      <w:r w:rsidRPr="00CD067C">
        <w:rPr>
          <w:rtl/>
        </w:rPr>
        <w:t>הציע</w:t>
      </w:r>
      <w:r w:rsidRPr="00CD067C">
        <w:rPr>
          <w:rFonts w:hint="cs"/>
          <w:rtl/>
        </w:rPr>
        <w:t>ה</w:t>
      </w:r>
      <w:r w:rsidRPr="00CD067C">
        <w:rPr>
          <w:rtl/>
        </w:rPr>
        <w:t xml:space="preserve"> ש</w:t>
      </w:r>
      <w:r w:rsidR="00CC0018">
        <w:rPr>
          <w:rFonts w:hint="cs"/>
          <w:rtl/>
        </w:rPr>
        <w:t>ל</w:t>
      </w:r>
      <w:r w:rsidRPr="00CD067C">
        <w:rPr>
          <w:rtl/>
        </w:rPr>
        <w:t>מחר</w:t>
      </w:r>
      <w:r w:rsidR="00CC0018">
        <w:rPr>
          <w:rFonts w:hint="cs"/>
          <w:rtl/>
        </w:rPr>
        <w:t>ת</w:t>
      </w:r>
      <w:r w:rsidRPr="00CD067C">
        <w:rPr>
          <w:rtl/>
        </w:rPr>
        <w:t xml:space="preserve"> ילכו לבריכה</w:t>
      </w:r>
      <w:r w:rsidR="00DF6C0B">
        <w:rPr>
          <w:rFonts w:hint="cs"/>
          <w:rtl/>
        </w:rPr>
        <w:t>.</w:t>
      </w:r>
      <w:r w:rsidRPr="00CD067C">
        <w:rPr>
          <w:rtl/>
        </w:rPr>
        <w:t xml:space="preserve"> בהליכה </w:t>
      </w:r>
      <w:r w:rsidR="002771C9">
        <w:rPr>
          <w:rFonts w:hint="cs"/>
          <w:rtl/>
        </w:rPr>
        <w:t>מהירה</w:t>
      </w:r>
      <w:r w:rsidR="002771C9">
        <w:rPr>
          <w:rtl/>
        </w:rPr>
        <w:t xml:space="preserve"> </w:t>
      </w:r>
      <w:r w:rsidR="002771C9">
        <w:rPr>
          <w:rFonts w:hint="cs"/>
          <w:rtl/>
        </w:rPr>
        <w:t xml:space="preserve">בין הפרדסים </w:t>
      </w:r>
      <w:r w:rsidR="002771C9">
        <w:rPr>
          <w:rtl/>
        </w:rPr>
        <w:t>אפשר להגיע</w:t>
      </w:r>
      <w:r w:rsidR="002771C9">
        <w:rPr>
          <w:rFonts w:hint="cs"/>
          <w:rtl/>
        </w:rPr>
        <w:t xml:space="preserve"> תוך פחות משעה.</w:t>
      </w:r>
    </w:p>
    <w:p w14:paraId="5B20AD6C" w14:textId="77777777" w:rsidR="009964F3" w:rsidRPr="00CD067C" w:rsidRDefault="00360494" w:rsidP="00250000">
      <w:pPr>
        <w:rPr>
          <w:rtl/>
        </w:rPr>
      </w:pPr>
      <w:r>
        <w:rPr>
          <w:rtl/>
        </w:rPr>
        <w:t xml:space="preserve">"לא, לא יכול, </w:t>
      </w:r>
      <w:r w:rsidR="009964F3" w:rsidRPr="00CD067C">
        <w:rPr>
          <w:rtl/>
        </w:rPr>
        <w:t>חוזר הביתה מחר."</w:t>
      </w:r>
    </w:p>
    <w:p w14:paraId="0FA9DF28" w14:textId="2F144274" w:rsidR="009964F3" w:rsidRPr="00CD067C" w:rsidRDefault="002921C0" w:rsidP="00DF6C0B">
      <w:pPr>
        <w:rPr>
          <w:rtl/>
        </w:rPr>
      </w:pPr>
      <w:r>
        <w:rPr>
          <w:rtl/>
        </w:rPr>
        <w:t>"כבר אתה חוזר לאנגליה?"</w:t>
      </w:r>
      <w:r w:rsidR="00CD2F08">
        <w:rPr>
          <w:rFonts w:hint="cs"/>
          <w:rtl/>
        </w:rPr>
        <w:t xml:space="preserve"> היא</w:t>
      </w:r>
      <w:r>
        <w:rPr>
          <w:rtl/>
        </w:rPr>
        <w:t xml:space="preserve"> </w:t>
      </w:r>
      <w:r w:rsidR="00A317D6">
        <w:rPr>
          <w:rFonts w:hint="cs"/>
          <w:rtl/>
        </w:rPr>
        <w:t>התאכזבה</w:t>
      </w:r>
      <w:r w:rsidR="009964F3" w:rsidRPr="00CD067C">
        <w:rPr>
          <w:rtl/>
        </w:rPr>
        <w:t>.</w:t>
      </w:r>
    </w:p>
    <w:p w14:paraId="597059A5" w14:textId="2159A69E" w:rsidR="00E86B2E" w:rsidRDefault="009964F3" w:rsidP="00E86B2E">
      <w:pPr>
        <w:rPr>
          <w:rtl/>
        </w:rPr>
      </w:pPr>
      <w:r w:rsidRPr="00CD067C">
        <w:rPr>
          <w:rtl/>
        </w:rPr>
        <w:t xml:space="preserve">"אבל רק בלילה," ארקדי </w:t>
      </w:r>
      <w:r w:rsidR="00042896">
        <w:rPr>
          <w:rFonts w:hint="cs"/>
          <w:rtl/>
        </w:rPr>
        <w:t>ניסה</w:t>
      </w:r>
      <w:r w:rsidRPr="00CD067C">
        <w:rPr>
          <w:rtl/>
        </w:rPr>
        <w:t>.</w:t>
      </w:r>
      <w:r w:rsidR="00E86B2E" w:rsidRPr="00E86B2E">
        <w:rPr>
          <w:rtl/>
        </w:rPr>
        <w:t xml:space="preserve"> </w:t>
      </w:r>
    </w:p>
    <w:p w14:paraId="02E2A99F" w14:textId="462C021B" w:rsidR="009964F3" w:rsidRPr="00CD067C" w:rsidRDefault="00E86B2E" w:rsidP="00E86B2E">
      <w:pPr>
        <w:rPr>
          <w:rtl/>
        </w:rPr>
      </w:pPr>
      <w:r>
        <w:rPr>
          <w:rFonts w:cs="Times New Roman"/>
          <w:rtl/>
        </w:rPr>
        <w:t>"אז מחר נערוך מסיבת פרידה? אצלי בבית! נזמין את כולם, ואני אכין עוגת באטנברג." הדס הבינה מאלכס שזאת עוגה הנפוצה באנגליה, וכבר חקרה אצל דודתו והצליחה לתרגם את המתכון.</w:t>
      </w:r>
    </w:p>
    <w:p w14:paraId="4C91F30E" w14:textId="12322CB4" w:rsidR="009964F3" w:rsidRDefault="00360494" w:rsidP="00250000">
      <w:pPr>
        <w:rPr>
          <w:rtl/>
        </w:rPr>
      </w:pPr>
      <w:r>
        <w:rPr>
          <w:rtl/>
        </w:rPr>
        <w:t xml:space="preserve">"לא, </w:t>
      </w:r>
      <w:r w:rsidR="00E86B2E">
        <w:rPr>
          <w:rFonts w:hint="cs"/>
          <w:rtl/>
        </w:rPr>
        <w:t xml:space="preserve">טס </w:t>
      </w:r>
      <w:r>
        <w:rPr>
          <w:rtl/>
        </w:rPr>
        <w:t xml:space="preserve">מחר </w:t>
      </w:r>
      <w:r w:rsidR="009964F3" w:rsidRPr="00CD067C">
        <w:rPr>
          <w:rtl/>
        </w:rPr>
        <w:t>בוקר."</w:t>
      </w:r>
    </w:p>
    <w:p w14:paraId="16264612" w14:textId="77777777" w:rsidR="003A7AB2" w:rsidRPr="00CD067C" w:rsidRDefault="003A7AB2" w:rsidP="00250000">
      <w:pPr>
        <w:rPr>
          <w:rtl/>
        </w:rPr>
      </w:pPr>
      <w:r>
        <w:rPr>
          <w:rFonts w:hint="cs"/>
          <w:rtl/>
        </w:rPr>
        <w:t>[אלכס הלך להחזיר את הקפה, בדרך ארקדי תקף אותו והשקית התפוצצה וכל אבקת ה-</w:t>
      </w:r>
      <w:r>
        <w:t>hell</w:t>
      </w:r>
      <w:r>
        <w:rPr>
          <w:rFonts w:hint="cs"/>
          <w:rtl/>
        </w:rPr>
        <w:t xml:space="preserve"> התפזרה ואפפה את שניהם.]</w:t>
      </w:r>
    </w:p>
    <w:p w14:paraId="555ACCD2" w14:textId="21798757" w:rsidR="009964F3" w:rsidRPr="00CD067C" w:rsidRDefault="00A317D6" w:rsidP="00A317D6">
      <w:pPr>
        <w:rPr>
          <w:rtl/>
        </w:rPr>
      </w:pPr>
      <w:r>
        <w:rPr>
          <w:rFonts w:hint="cs"/>
          <w:rtl/>
        </w:rPr>
        <w:t xml:space="preserve">"בוקר? מחר בבוקר כבר?" </w:t>
      </w:r>
      <w:r w:rsidR="00165E2B">
        <w:rPr>
          <w:rtl/>
        </w:rPr>
        <w:t>ארקדי עצם את עיניו ואלכס</w:t>
      </w:r>
      <w:r w:rsidR="00165E2B">
        <w:rPr>
          <w:rFonts w:hint="cs"/>
          <w:rtl/>
        </w:rPr>
        <w:t xml:space="preserve"> מולל את </w:t>
      </w:r>
      <w:r w:rsidR="002921C0">
        <w:rPr>
          <w:rFonts w:hint="cs"/>
          <w:rtl/>
        </w:rPr>
        <w:t xml:space="preserve">שקית </w:t>
      </w:r>
      <w:r w:rsidR="00165E2B">
        <w:rPr>
          <w:rFonts w:hint="cs"/>
          <w:rtl/>
        </w:rPr>
        <w:t>ההל</w:t>
      </w:r>
      <w:r w:rsidR="009964F3" w:rsidRPr="00CD067C">
        <w:rPr>
          <w:rtl/>
        </w:rPr>
        <w:t xml:space="preserve"> עד שפקחן שוב. "כש</w:t>
      </w:r>
      <w:r w:rsidR="001D29F3">
        <w:rPr>
          <w:rFonts w:hint="cs"/>
          <w:rtl/>
        </w:rPr>
        <w:t xml:space="preserve">אני </w:t>
      </w:r>
      <w:r w:rsidR="009964F3" w:rsidRPr="00CD067C">
        <w:rPr>
          <w:rtl/>
        </w:rPr>
        <w:t>אהיה גדול אני כל הזמן אטוס. כל הזמן אני אעזוב את כל החברים שלי ואסע למקומות אחרים."</w:t>
      </w:r>
    </w:p>
    <w:p w14:paraId="17707B8B" w14:textId="3908E99D" w:rsidR="009964F3" w:rsidRDefault="00360494" w:rsidP="00250000">
      <w:pPr>
        <w:rPr>
          <w:rtl/>
        </w:rPr>
      </w:pPr>
      <w:r>
        <w:rPr>
          <w:rtl/>
        </w:rPr>
        <w:t>"לאן</w:t>
      </w:r>
      <w:r w:rsidR="004D60EC">
        <w:rPr>
          <w:rFonts w:hint="cs"/>
          <w:rtl/>
        </w:rPr>
        <w:t xml:space="preserve"> כבר תיסע</w:t>
      </w:r>
      <w:r w:rsidR="009964F3" w:rsidRPr="00CD067C">
        <w:rPr>
          <w:rtl/>
        </w:rPr>
        <w:t>?"</w:t>
      </w:r>
      <w:r w:rsidR="0054276C">
        <w:rPr>
          <w:rFonts w:hint="cs"/>
          <w:rtl/>
        </w:rPr>
        <w:t xml:space="preserve"> הדס גיחכה.</w:t>
      </w:r>
    </w:p>
    <w:p w14:paraId="51404283" w14:textId="7FDBF73E" w:rsidR="00DC5DEF" w:rsidRDefault="00DC5DEF" w:rsidP="002921C0">
      <w:pPr>
        <w:rPr>
          <w:rtl/>
        </w:rPr>
      </w:pPr>
      <w:r>
        <w:rPr>
          <w:rFonts w:hint="cs"/>
          <w:rtl/>
        </w:rPr>
        <w:t>"</w:t>
      </w:r>
      <w:r w:rsidR="002921C0">
        <w:rPr>
          <w:rFonts w:hint="cs"/>
          <w:rtl/>
        </w:rPr>
        <w:t>רק אנשים מיוחדים טסים, רק אנשים ש...</w:t>
      </w:r>
      <w:r w:rsidR="00A95B71">
        <w:rPr>
          <w:rFonts w:hint="cs"/>
          <w:rtl/>
        </w:rPr>
        <w:t>" ארקדי מן הסתם שכח את מוט הענבר שלו עצמו.</w:t>
      </w:r>
      <w:r>
        <w:rPr>
          <w:rFonts w:hint="cs"/>
          <w:rtl/>
        </w:rPr>
        <w:t xml:space="preserve"> </w:t>
      </w:r>
      <w:r w:rsidR="00A95B71">
        <w:rPr>
          <w:rFonts w:hint="cs"/>
          <w:rtl/>
        </w:rPr>
        <w:t>"</w:t>
      </w:r>
      <w:r w:rsidR="002921C0">
        <w:rPr>
          <w:rFonts w:hint="cs"/>
          <w:rtl/>
        </w:rPr>
        <w:t xml:space="preserve">וזה לא פייר, </w:t>
      </w:r>
      <w:r w:rsidR="00837113">
        <w:rPr>
          <w:rFonts w:hint="cs"/>
          <w:rtl/>
        </w:rPr>
        <w:t xml:space="preserve">כי </w:t>
      </w:r>
      <w:r>
        <w:rPr>
          <w:rFonts w:hint="cs"/>
          <w:rtl/>
        </w:rPr>
        <w:t>כל השאר נשארים לבד."</w:t>
      </w:r>
    </w:p>
    <w:p w14:paraId="29446C37" w14:textId="300EAA09" w:rsidR="00DC5DEF" w:rsidRPr="00CD067C" w:rsidRDefault="00DC5DEF" w:rsidP="00250000">
      <w:pPr>
        <w:rPr>
          <w:rtl/>
        </w:rPr>
      </w:pPr>
      <w:r>
        <w:rPr>
          <w:rFonts w:hint="cs"/>
          <w:rtl/>
        </w:rPr>
        <w:t>"מי זה כל השאר?"</w:t>
      </w:r>
    </w:p>
    <w:p w14:paraId="40F83E8A" w14:textId="6BFF44B6" w:rsidR="009964F3" w:rsidRPr="00CD067C" w:rsidRDefault="009964F3" w:rsidP="00A95B71">
      <w:pPr>
        <w:rPr>
          <w:rtl/>
        </w:rPr>
      </w:pPr>
      <w:r w:rsidRPr="00CD067C">
        <w:rPr>
          <w:rtl/>
        </w:rPr>
        <w:t>"</w:t>
      </w:r>
      <w:r w:rsidR="00DC5DEF">
        <w:rPr>
          <w:rFonts w:hint="cs"/>
          <w:rtl/>
        </w:rPr>
        <w:t>כולם</w:t>
      </w:r>
      <w:r w:rsidR="002921C0">
        <w:rPr>
          <w:rFonts w:hint="cs"/>
          <w:rtl/>
        </w:rPr>
        <w:t>,</w:t>
      </w:r>
      <w:r w:rsidR="00DC5DEF">
        <w:rPr>
          <w:rFonts w:hint="cs"/>
          <w:rtl/>
        </w:rPr>
        <w:t xml:space="preserve"> </w:t>
      </w:r>
      <w:r w:rsidR="002921C0">
        <w:rPr>
          <w:rFonts w:hint="cs"/>
          <w:rtl/>
        </w:rPr>
        <w:t>מי שנשאר תמיד</w:t>
      </w:r>
      <w:r w:rsidR="00A95B71">
        <w:rPr>
          <w:rFonts w:hint="cs"/>
          <w:rtl/>
        </w:rPr>
        <w:t xml:space="preserve">," ארקדי </w:t>
      </w:r>
      <w:r w:rsidR="0054276C">
        <w:rPr>
          <w:rFonts w:hint="cs"/>
          <w:rtl/>
        </w:rPr>
        <w:t xml:space="preserve">התיז את המילים </w:t>
      </w:r>
      <w:r w:rsidR="00042896">
        <w:rPr>
          <w:rFonts w:hint="cs"/>
          <w:rtl/>
        </w:rPr>
        <w:t>ה</w:t>
      </w:r>
      <w:r w:rsidR="0054276C">
        <w:rPr>
          <w:rFonts w:hint="cs"/>
          <w:rtl/>
        </w:rPr>
        <w:t>מרירות</w:t>
      </w:r>
      <w:r w:rsidR="00042896" w:rsidRPr="00042896">
        <w:rPr>
          <w:rFonts w:cs="Times New Roman"/>
          <w:rtl/>
        </w:rPr>
        <w:t>, אבל מ</w:t>
      </w:r>
      <w:r w:rsidR="00E86B2E" w:rsidRPr="00E86B2E">
        <w:rPr>
          <w:rFonts w:cs="Times New Roman"/>
          <w:rtl/>
        </w:rPr>
        <w:t>שתיקת</w:t>
      </w:r>
      <w:r w:rsidR="00042896" w:rsidRPr="00042896">
        <w:rPr>
          <w:rFonts w:cs="Times New Roman"/>
          <w:rtl/>
        </w:rPr>
        <w:t xml:space="preserve">ה </w:t>
      </w:r>
      <w:r w:rsidR="00042896">
        <w:rPr>
          <w:rFonts w:cs="Times New Roman" w:hint="cs"/>
          <w:rtl/>
        </w:rPr>
        <w:t>המופתע</w:t>
      </w:r>
      <w:r w:rsidR="00E86B2E">
        <w:rPr>
          <w:rFonts w:cs="Times New Roman" w:hint="cs"/>
          <w:rtl/>
        </w:rPr>
        <w:t>ת</w:t>
      </w:r>
      <w:r w:rsidR="00042896">
        <w:rPr>
          <w:rFonts w:cs="Times New Roman" w:hint="cs"/>
          <w:rtl/>
        </w:rPr>
        <w:t xml:space="preserve"> </w:t>
      </w:r>
      <w:r w:rsidR="00042896" w:rsidRPr="00042896">
        <w:rPr>
          <w:rFonts w:cs="Times New Roman"/>
          <w:rtl/>
        </w:rPr>
        <w:t xml:space="preserve">של הדס הוא הבין – זה פרטי, </w:t>
      </w:r>
      <w:r w:rsidR="00453DEB" w:rsidRPr="00453DEB">
        <w:rPr>
          <w:rFonts w:cs="Times New Roman"/>
          <w:rtl/>
        </w:rPr>
        <w:t>הציפייה הארוכה</w:t>
      </w:r>
      <w:r w:rsidR="001D29F3" w:rsidRPr="001D29F3">
        <w:rPr>
          <w:rFonts w:cs="Times New Roman"/>
          <w:rtl/>
        </w:rPr>
        <w:t xml:space="preserve"> –</w:t>
      </w:r>
      <w:r w:rsidR="00453DEB" w:rsidRPr="00453DEB">
        <w:rPr>
          <w:rFonts w:cs="Times New Roman"/>
          <w:rtl/>
        </w:rPr>
        <w:t xml:space="preserve"> של אלכס ושלו.</w:t>
      </w:r>
      <w:r w:rsidR="002921C0">
        <w:rPr>
          <w:rFonts w:hint="cs"/>
          <w:rtl/>
        </w:rPr>
        <w:t xml:space="preserve"> </w:t>
      </w:r>
      <w:r w:rsidR="00A95B71">
        <w:rPr>
          <w:rFonts w:hint="cs"/>
          <w:rtl/>
        </w:rPr>
        <w:t>"</w:t>
      </w:r>
      <w:r w:rsidR="00DC5DEF">
        <w:rPr>
          <w:rFonts w:hint="cs"/>
          <w:rtl/>
        </w:rPr>
        <w:t>חיות מחמד</w:t>
      </w:r>
      <w:r w:rsidR="00E86B2E" w:rsidRPr="00E86B2E">
        <w:rPr>
          <w:rFonts w:cs="Times New Roman"/>
          <w:rtl/>
        </w:rPr>
        <w:t xml:space="preserve"> תמיד נשארות לבד</w:t>
      </w:r>
      <w:r w:rsidR="00E86B2E">
        <w:rPr>
          <w:rFonts w:cs="Times New Roman" w:hint="cs"/>
          <w:rtl/>
        </w:rPr>
        <w:t>.</w:t>
      </w:r>
      <w:r w:rsidR="00DC5DEF">
        <w:rPr>
          <w:rFonts w:hint="cs"/>
          <w:rtl/>
        </w:rPr>
        <w:t xml:space="preserve"> כשאהיה גדול </w:t>
      </w:r>
      <w:r w:rsidRPr="00CD067C">
        <w:rPr>
          <w:rtl/>
        </w:rPr>
        <w:t xml:space="preserve">תהיה לי חברה </w:t>
      </w:r>
      <w:r w:rsidR="00DC5DEF">
        <w:rPr>
          <w:rtl/>
        </w:rPr>
        <w:t>של טי</w:t>
      </w:r>
      <w:r w:rsidR="00DC5DEF">
        <w:rPr>
          <w:rFonts w:hint="cs"/>
          <w:rtl/>
        </w:rPr>
        <w:t>ולים מאורגנים</w:t>
      </w:r>
      <w:r w:rsidRPr="00CD067C">
        <w:rPr>
          <w:rtl/>
        </w:rPr>
        <w:t xml:space="preserve"> </w:t>
      </w:r>
      <w:r w:rsidR="00DC5DEF">
        <w:rPr>
          <w:rFonts w:hint="cs"/>
          <w:rtl/>
        </w:rPr>
        <w:t>מיוחדים</w:t>
      </w:r>
      <w:r>
        <w:rPr>
          <w:rtl/>
        </w:rPr>
        <w:t xml:space="preserve"> </w:t>
      </w:r>
      <w:r w:rsidR="00DC5DEF">
        <w:rPr>
          <w:rFonts w:hint="cs"/>
          <w:rtl/>
        </w:rPr>
        <w:t>ל</w:t>
      </w:r>
      <w:r>
        <w:rPr>
          <w:rtl/>
        </w:rPr>
        <w:t>חתולים ו</w:t>
      </w:r>
      <w:r w:rsidR="00DC5DEF">
        <w:rPr>
          <w:rFonts w:hint="cs"/>
          <w:rtl/>
        </w:rPr>
        <w:t>ל</w:t>
      </w:r>
      <w:r>
        <w:rPr>
          <w:rtl/>
        </w:rPr>
        <w:t>כלבים</w:t>
      </w:r>
      <w:r>
        <w:rPr>
          <w:rFonts w:hint="cs"/>
          <w:rtl/>
        </w:rPr>
        <w:t>,</w:t>
      </w:r>
      <w:r w:rsidRPr="00CD067C">
        <w:rPr>
          <w:rtl/>
        </w:rPr>
        <w:t xml:space="preserve"> </w:t>
      </w:r>
      <w:r w:rsidR="00DC5DEF">
        <w:rPr>
          <w:rFonts w:hint="cs"/>
          <w:rtl/>
        </w:rPr>
        <w:t>ל</w:t>
      </w:r>
      <w:r w:rsidR="002921C0">
        <w:rPr>
          <w:rFonts w:hint="cs"/>
          <w:rtl/>
        </w:rPr>
        <w:t>כל ה</w:t>
      </w:r>
      <w:r w:rsidR="00DC5DEF">
        <w:rPr>
          <w:rFonts w:hint="cs"/>
          <w:rtl/>
        </w:rPr>
        <w:t xml:space="preserve">מקומות </w:t>
      </w:r>
      <w:r w:rsidR="002921C0">
        <w:rPr>
          <w:rFonts w:hint="cs"/>
          <w:rtl/>
        </w:rPr>
        <w:t xml:space="preserve">בחו"ל </w:t>
      </w:r>
      <w:r w:rsidR="00DC5DEF">
        <w:rPr>
          <w:rFonts w:hint="cs"/>
          <w:rtl/>
        </w:rPr>
        <w:t>שהבעלים שלהם כבר ראו."</w:t>
      </w:r>
      <w:r w:rsidR="00B40BDC">
        <w:rPr>
          <w:rFonts w:hint="cs"/>
          <w:rtl/>
        </w:rPr>
        <w:t xml:space="preserve"> </w:t>
      </w:r>
      <w:r w:rsidR="00CC0018">
        <w:rPr>
          <w:rFonts w:hint="cs"/>
          <w:rtl/>
        </w:rPr>
        <w:t>[</w:t>
      </w:r>
      <w:r w:rsidRPr="00CD067C">
        <w:rPr>
          <w:rtl/>
        </w:rPr>
        <w:t>כל מני חיות מחמד</w:t>
      </w:r>
      <w:r>
        <w:rPr>
          <w:rFonts w:hint="cs"/>
          <w:rtl/>
        </w:rPr>
        <w:t xml:space="preserve"> של</w:t>
      </w:r>
      <w:r w:rsidRPr="00CD067C">
        <w:rPr>
          <w:rtl/>
        </w:rPr>
        <w:t xml:space="preserve"> אנשים שמבקרים בחו"ל ונהנים</w:t>
      </w:r>
      <w:r>
        <w:rPr>
          <w:rFonts w:hint="cs"/>
          <w:rtl/>
        </w:rPr>
        <w:t>. הם</w:t>
      </w:r>
      <w:r w:rsidRPr="00CD067C">
        <w:rPr>
          <w:rtl/>
        </w:rPr>
        <w:t xml:space="preserve"> רוצים שגם חיות המחמד שלהם, הכלבים והחתולים, יראו את </w:t>
      </w:r>
      <w:r>
        <w:rPr>
          <w:rFonts w:hint="cs"/>
          <w:rtl/>
        </w:rPr>
        <w:t xml:space="preserve">חו"ל והם ישלחו את החיות שלהם לטיולים </w:t>
      </w:r>
      <w:r w:rsidR="003B6959">
        <w:rPr>
          <w:rFonts w:hint="cs"/>
          <w:rtl/>
        </w:rPr>
        <w:t xml:space="preserve">המאורגנים </w:t>
      </w:r>
      <w:r>
        <w:rPr>
          <w:rFonts w:hint="cs"/>
          <w:rtl/>
        </w:rPr>
        <w:t>שלי</w:t>
      </w:r>
      <w:r w:rsidR="003B6959">
        <w:rPr>
          <w:rFonts w:hint="cs"/>
          <w:rtl/>
        </w:rPr>
        <w:t>, טיולים מיוחדים לחיות מחמד</w:t>
      </w:r>
      <w:r w:rsidR="003B6959">
        <w:rPr>
          <w:rtl/>
        </w:rPr>
        <w:t>."</w:t>
      </w:r>
      <w:r w:rsidR="00DC5DEF">
        <w:rPr>
          <w:rFonts w:hint="cs"/>
          <w:rtl/>
        </w:rPr>
        <w:t>]</w:t>
      </w:r>
    </w:p>
    <w:p w14:paraId="0E8415B1" w14:textId="6F67070D" w:rsidR="009964F3" w:rsidRDefault="00360494" w:rsidP="00A317D6">
      <w:pPr>
        <w:rPr>
          <w:rtl/>
        </w:rPr>
      </w:pPr>
      <w:r>
        <w:rPr>
          <w:rtl/>
        </w:rPr>
        <w:lastRenderedPageBreak/>
        <w:t>"א</w:t>
      </w:r>
      <w:r w:rsidR="002921C0">
        <w:rPr>
          <w:rFonts w:hint="cs"/>
          <w:rtl/>
        </w:rPr>
        <w:t>יזה</w:t>
      </w:r>
      <w:r>
        <w:rPr>
          <w:rtl/>
        </w:rPr>
        <w:t xml:space="preserve"> דביל</w:t>
      </w:r>
      <w:r w:rsidR="00042896" w:rsidRPr="00042896">
        <w:rPr>
          <w:rFonts w:cs="Times New Roman"/>
          <w:rtl/>
        </w:rPr>
        <w:t>," אלכס הקניט,</w:t>
      </w:r>
      <w:r>
        <w:rPr>
          <w:rtl/>
        </w:rPr>
        <w:t xml:space="preserve"> </w:t>
      </w:r>
      <w:r w:rsidR="00042896">
        <w:rPr>
          <w:rFonts w:hint="cs"/>
          <w:rtl/>
        </w:rPr>
        <w:t>"</w:t>
      </w:r>
      <w:r w:rsidR="00A317D6">
        <w:rPr>
          <w:rFonts w:hint="cs"/>
          <w:rtl/>
        </w:rPr>
        <w:t>כלב יראה חו"ל?"</w:t>
      </w:r>
    </w:p>
    <w:p w14:paraId="79CCA539" w14:textId="24CA5ACF" w:rsidR="00A95B71" w:rsidRDefault="00A95B71" w:rsidP="00B34843">
      <w:pPr>
        <w:rPr>
          <w:rtl/>
        </w:rPr>
      </w:pPr>
      <w:r>
        <w:rPr>
          <w:rFonts w:hint="cs"/>
          <w:rtl/>
        </w:rPr>
        <w:t xml:space="preserve">"כן, כלב. כלב. איך אתה </w:t>
      </w:r>
      <w:r w:rsidR="00B34843">
        <w:rPr>
          <w:rFonts w:hint="cs"/>
          <w:rtl/>
        </w:rPr>
        <w:t>טס ו</w:t>
      </w:r>
      <w:r>
        <w:rPr>
          <w:rFonts w:hint="cs"/>
          <w:rtl/>
        </w:rPr>
        <w:t>משאיר את הכלב שלך כל הקיץ לבד?"</w:t>
      </w:r>
    </w:p>
    <w:p w14:paraId="7D9742C3" w14:textId="476D371A" w:rsidR="00B34843" w:rsidRDefault="009F5A83" w:rsidP="009F5A83">
      <w:pPr>
        <w:rPr>
          <w:rtl/>
        </w:rPr>
      </w:pPr>
      <w:r>
        <w:rPr>
          <w:rFonts w:hint="cs"/>
          <w:rtl/>
        </w:rPr>
        <w:t>"</w:t>
      </w:r>
      <w:r w:rsidR="00B34843">
        <w:rPr>
          <w:rFonts w:hint="cs"/>
          <w:rtl/>
        </w:rPr>
        <w:t>גם האחד שטס נשאר לבד</w:t>
      </w:r>
      <w:r w:rsidR="008759C2">
        <w:rPr>
          <w:rFonts w:hint="cs"/>
          <w:rtl/>
        </w:rPr>
        <w:t>,</w:t>
      </w:r>
      <w:r w:rsidR="00B34843">
        <w:rPr>
          <w:rFonts w:hint="cs"/>
          <w:rtl/>
        </w:rPr>
        <w:t>"</w:t>
      </w:r>
      <w:r w:rsidR="008759C2">
        <w:rPr>
          <w:rFonts w:hint="cs"/>
          <w:rtl/>
        </w:rPr>
        <w:t xml:space="preserve"> אלכס מלמל. הוא </w:t>
      </w:r>
      <w:r w:rsidR="00837113">
        <w:rPr>
          <w:rFonts w:hint="cs"/>
          <w:rtl/>
        </w:rPr>
        <w:t xml:space="preserve">דווקא </w:t>
      </w:r>
      <w:r w:rsidR="00243DE4">
        <w:rPr>
          <w:rFonts w:hint="cs"/>
          <w:rtl/>
        </w:rPr>
        <w:t>ביקש</w:t>
      </w:r>
      <w:r w:rsidR="008759C2">
        <w:rPr>
          <w:rFonts w:hint="cs"/>
          <w:rtl/>
        </w:rPr>
        <w:t xml:space="preserve"> לקחת איתו את ברונו לישראל, </w:t>
      </w:r>
      <w:r w:rsidR="00243DE4">
        <w:rPr>
          <w:rFonts w:hint="cs"/>
          <w:rtl/>
        </w:rPr>
        <w:t>כבר מאמצע השנה</w:t>
      </w:r>
      <w:r w:rsidR="006B6AAA">
        <w:rPr>
          <w:rFonts w:hint="cs"/>
          <w:rtl/>
        </w:rPr>
        <w:t xml:space="preserve"> </w:t>
      </w:r>
      <w:r w:rsidR="00453DEB" w:rsidRPr="00453DEB">
        <w:rPr>
          <w:rFonts w:cs="Times New Roman"/>
          <w:rtl/>
        </w:rPr>
        <w:t>–</w:t>
      </w:r>
      <w:r w:rsidR="00C4491F">
        <w:rPr>
          <w:rFonts w:hint="cs"/>
          <w:rtl/>
        </w:rPr>
        <w:t xml:space="preserve"> כדי </w:t>
      </w:r>
      <w:r w:rsidR="00837113">
        <w:rPr>
          <w:rFonts w:hint="cs"/>
          <w:rtl/>
        </w:rPr>
        <w:t xml:space="preserve">שתהייה </w:t>
      </w:r>
      <w:r w:rsidR="00C4491F">
        <w:rPr>
          <w:rFonts w:hint="cs"/>
          <w:rtl/>
        </w:rPr>
        <w:t xml:space="preserve">שהות מספקת </w:t>
      </w:r>
      <w:r w:rsidR="00243DE4">
        <w:rPr>
          <w:rFonts w:hint="cs"/>
          <w:rtl/>
        </w:rPr>
        <w:t xml:space="preserve">לכל פרוצדורות החיסון והבידוד, </w:t>
      </w:r>
      <w:r w:rsidR="008759C2">
        <w:rPr>
          <w:rFonts w:hint="cs"/>
          <w:rtl/>
        </w:rPr>
        <w:t xml:space="preserve">הוא הפציר והתחנן ולא </w:t>
      </w:r>
      <w:r w:rsidR="00243DE4">
        <w:rPr>
          <w:rFonts w:hint="cs"/>
          <w:rtl/>
        </w:rPr>
        <w:t>הצליח לשכנע את הוריו.</w:t>
      </w:r>
    </w:p>
    <w:p w14:paraId="438E32C6" w14:textId="1FD2C573" w:rsidR="00B34843" w:rsidRPr="00CD067C" w:rsidRDefault="00B34843" w:rsidP="00B34843">
      <w:pPr>
        <w:rPr>
          <w:rtl/>
        </w:rPr>
      </w:pPr>
      <w:r>
        <w:rPr>
          <w:rFonts w:hint="cs"/>
          <w:rtl/>
        </w:rPr>
        <w:t>"בטח</w:t>
      </w:r>
      <w:r w:rsidR="009F5A83">
        <w:rPr>
          <w:rFonts w:hint="cs"/>
          <w:rtl/>
        </w:rPr>
        <w:t>, לבד</w:t>
      </w:r>
      <w:r>
        <w:rPr>
          <w:rFonts w:hint="cs"/>
          <w:rtl/>
        </w:rPr>
        <w:t>...</w:t>
      </w:r>
      <w:r w:rsidR="00BC527D">
        <w:rPr>
          <w:rFonts w:hint="cs"/>
          <w:rtl/>
        </w:rPr>
        <w:t xml:space="preserve"> אתה טס ל</w:t>
      </w:r>
      <w:r w:rsidR="00F97A34">
        <w:rPr>
          <w:rFonts w:hint="cs"/>
          <w:rtl/>
        </w:rPr>
        <w:t>כל כך</w:t>
      </w:r>
      <w:r w:rsidR="00BC527D">
        <w:rPr>
          <w:rFonts w:hint="cs"/>
          <w:rtl/>
        </w:rPr>
        <w:t xml:space="preserve"> הרבה זמן, ואתה עוד אומר לי שאתה אוהב אותו</w:t>
      </w:r>
      <w:r>
        <w:rPr>
          <w:rFonts w:hint="cs"/>
          <w:rtl/>
        </w:rPr>
        <w:t>!</w:t>
      </w:r>
      <w:r w:rsidR="00BC527D">
        <w:rPr>
          <w:rFonts w:hint="cs"/>
          <w:rtl/>
        </w:rPr>
        <w:t xml:space="preserve"> לכלב שלך לא מגיע לראות את חו"ל?</w:t>
      </w:r>
      <w:r w:rsidR="009F5A83">
        <w:rPr>
          <w:rFonts w:hint="cs"/>
          <w:rtl/>
        </w:rPr>
        <w:t>"</w:t>
      </w:r>
    </w:p>
    <w:p w14:paraId="61EFF51D" w14:textId="289EEFB2" w:rsidR="00A317D6" w:rsidRDefault="00A317D6" w:rsidP="00765B57">
      <w:pPr>
        <w:rPr>
          <w:rtl/>
        </w:rPr>
      </w:pPr>
      <w:r>
        <w:rPr>
          <w:rFonts w:hint="cs"/>
          <w:rtl/>
        </w:rPr>
        <w:t>"</w:t>
      </w:r>
      <w:r>
        <w:rPr>
          <w:rtl/>
        </w:rPr>
        <w:t xml:space="preserve">זה רעיון הכי מפגר </w:t>
      </w:r>
      <w:r w:rsidR="00BC527D">
        <w:rPr>
          <w:rFonts w:hint="cs"/>
          <w:rtl/>
        </w:rPr>
        <w:t>ו</w:t>
      </w:r>
      <w:r w:rsidR="008F336E">
        <w:rPr>
          <w:rFonts w:hint="cs"/>
          <w:rtl/>
        </w:rPr>
        <w:t xml:space="preserve">הכי </w:t>
      </w:r>
      <w:r w:rsidR="00BC527D">
        <w:rPr>
          <w:rFonts w:hint="cs"/>
          <w:rtl/>
        </w:rPr>
        <w:t xml:space="preserve">דביל </w:t>
      </w:r>
      <w:r>
        <w:rPr>
          <w:rtl/>
        </w:rPr>
        <w:t>שמעתי בחיים</w:t>
      </w:r>
      <w:r w:rsidR="00DF6C0B">
        <w:rPr>
          <w:rFonts w:hint="cs"/>
          <w:rtl/>
        </w:rPr>
        <w:t>,</w:t>
      </w:r>
      <w:r w:rsidRPr="00CD067C">
        <w:rPr>
          <w:rtl/>
        </w:rPr>
        <w:t>"</w:t>
      </w:r>
      <w:r w:rsidR="00DF6C0B">
        <w:rPr>
          <w:rFonts w:hint="cs"/>
          <w:rtl/>
        </w:rPr>
        <w:t xml:space="preserve"> אלכס</w:t>
      </w:r>
      <w:r w:rsidR="008451C9">
        <w:rPr>
          <w:rFonts w:hint="cs"/>
          <w:rtl/>
        </w:rPr>
        <w:t xml:space="preserve"> נבח, כי הוא היה </w:t>
      </w:r>
      <w:r w:rsidR="00837113">
        <w:rPr>
          <w:rFonts w:hint="cs"/>
          <w:rtl/>
        </w:rPr>
        <w:t>ה</w:t>
      </w:r>
      <w:r w:rsidR="008451C9">
        <w:rPr>
          <w:rFonts w:hint="cs"/>
          <w:rtl/>
        </w:rPr>
        <w:t xml:space="preserve">יצור שעוזב את הברונו שלו לקיץ שלם, כזה יצור הוא היה ושום </w:t>
      </w:r>
      <w:r w:rsidR="00C4491F">
        <w:rPr>
          <w:rFonts w:hint="cs"/>
          <w:rtl/>
        </w:rPr>
        <w:t xml:space="preserve">מוט </w:t>
      </w:r>
      <w:r w:rsidR="008451C9">
        <w:rPr>
          <w:rFonts w:hint="cs"/>
          <w:rtl/>
        </w:rPr>
        <w:t>ענבר לא ישנה זאת</w:t>
      </w:r>
      <w:r w:rsidR="00243DE4">
        <w:rPr>
          <w:rFonts w:hint="cs"/>
          <w:rtl/>
        </w:rPr>
        <w:t xml:space="preserve"> לעולם</w:t>
      </w:r>
      <w:r w:rsidR="00DF6C0B">
        <w:rPr>
          <w:rFonts w:hint="cs"/>
          <w:rtl/>
        </w:rPr>
        <w:t>.</w:t>
      </w:r>
    </w:p>
    <w:p w14:paraId="5A198CFD" w14:textId="624DCDE0" w:rsidR="009964F3" w:rsidRPr="00CD067C" w:rsidRDefault="009964F3" w:rsidP="00DF6C0B">
      <w:pPr>
        <w:rPr>
          <w:rtl/>
        </w:rPr>
      </w:pPr>
      <w:r w:rsidRPr="00CD067C">
        <w:rPr>
          <w:rtl/>
        </w:rPr>
        <w:t>והם החלו להיאבק, הם לפתו אחד את השני בח</w:t>
      </w:r>
      <w:r w:rsidR="000B3E53">
        <w:rPr>
          <w:rFonts w:hint="cs"/>
          <w:rtl/>
        </w:rPr>
        <w:t>ו</w:t>
      </w:r>
      <w:r w:rsidRPr="00CD067C">
        <w:rPr>
          <w:rtl/>
        </w:rPr>
        <w:t>זקה</w:t>
      </w:r>
      <w:r w:rsidR="00307364">
        <w:rPr>
          <w:rFonts w:hint="cs"/>
          <w:rtl/>
        </w:rPr>
        <w:t>, זה מושך וההוא הודף עד שהוטלו שניהם לקרקע</w:t>
      </w:r>
      <w:r w:rsidRPr="00CD067C">
        <w:rPr>
          <w:rtl/>
        </w:rPr>
        <w:t xml:space="preserve">. </w:t>
      </w:r>
      <w:r w:rsidR="002921C0">
        <w:rPr>
          <w:rFonts w:hint="cs"/>
          <w:rtl/>
        </w:rPr>
        <w:t>קלפי המפלצות</w:t>
      </w:r>
      <w:r w:rsidRPr="00CD067C">
        <w:rPr>
          <w:rFonts w:hint="cs"/>
          <w:rtl/>
        </w:rPr>
        <w:t xml:space="preserve"> </w:t>
      </w:r>
      <w:r w:rsidR="00E86B2E" w:rsidRPr="00E86B2E">
        <w:rPr>
          <w:rFonts w:cs="Times New Roman"/>
          <w:rtl/>
        </w:rPr>
        <w:t xml:space="preserve">שארקדי טרח עליהם במשך השנה </w:t>
      </w:r>
      <w:r w:rsidRPr="00CD067C">
        <w:rPr>
          <w:rtl/>
        </w:rPr>
        <w:t>נפל</w:t>
      </w:r>
      <w:r w:rsidR="002921C0">
        <w:rPr>
          <w:rFonts w:hint="cs"/>
          <w:rtl/>
        </w:rPr>
        <w:t>ו</w:t>
      </w:r>
      <w:r w:rsidR="00591DC9">
        <w:rPr>
          <w:rFonts w:hint="cs"/>
          <w:rtl/>
        </w:rPr>
        <w:t xml:space="preserve"> והתפזרו</w:t>
      </w:r>
      <w:r w:rsidR="00667D10">
        <w:rPr>
          <w:rFonts w:hint="cs"/>
          <w:rtl/>
        </w:rPr>
        <w:t>,</w:t>
      </w:r>
      <w:r w:rsidR="00CC0018">
        <w:rPr>
          <w:rFonts w:hint="cs"/>
          <w:rtl/>
        </w:rPr>
        <w:t xml:space="preserve"> </w:t>
      </w:r>
      <w:r w:rsidRPr="00CD067C">
        <w:rPr>
          <w:rtl/>
        </w:rPr>
        <w:t xml:space="preserve">והדס קראה בפחד, "מה אתם עושים?" </w:t>
      </w:r>
      <w:r w:rsidR="00E86B2E" w:rsidRPr="00E86B2E">
        <w:rPr>
          <w:rFonts w:cs="Times New Roman"/>
          <w:rtl/>
        </w:rPr>
        <w:t>היא התכוונה לשאול מדוע הופך משחק קלפים מתורבת למרחץ דמים, ומשלא קיבלה תשובה רצה לבית הדודה להזעיק עזרה.</w:t>
      </w:r>
    </w:p>
    <w:p w14:paraId="31472822" w14:textId="38C03B04" w:rsidR="00E36CCC" w:rsidRDefault="00E86B2E" w:rsidP="00DF6C0B">
      <w:pPr>
        <w:rPr>
          <w:rFonts w:cs="Times New Roman"/>
          <w:rtl/>
        </w:rPr>
      </w:pPr>
      <w:r w:rsidRPr="00E86B2E">
        <w:rPr>
          <w:rFonts w:cs="Times New Roman"/>
          <w:rtl/>
        </w:rPr>
        <w:t xml:space="preserve">עיניו של ארקדי רשפו, מנין </w:t>
      </w:r>
      <w:r w:rsidR="000B3E53" w:rsidRPr="000B3E53">
        <w:rPr>
          <w:rFonts w:cs="Times New Roman"/>
          <w:rtl/>
        </w:rPr>
        <w:t>ה</w:t>
      </w:r>
      <w:r w:rsidR="00557D3B">
        <w:rPr>
          <w:rFonts w:cs="Times New Roman" w:hint="cs"/>
          <w:rtl/>
        </w:rPr>
        <w:t>חי</w:t>
      </w:r>
      <w:r w:rsidR="000B3E53" w:rsidRPr="000B3E53">
        <w:rPr>
          <w:rFonts w:cs="Times New Roman"/>
          <w:rtl/>
        </w:rPr>
        <w:t xml:space="preserve">מה </w:t>
      </w:r>
      <w:r w:rsidRPr="00E86B2E">
        <w:rPr>
          <w:rFonts w:cs="Times New Roman"/>
          <w:rtl/>
        </w:rPr>
        <w:t>שבתוכו? מנין השנאה? ואין הוא מתיימר לדעת מה יש באלכס, כשאינו מסוגל לשער מה יש בתוך עצמו?</w:t>
      </w:r>
      <w:r>
        <w:rPr>
          <w:rFonts w:cs="Times New Roman" w:hint="cs"/>
          <w:rtl/>
        </w:rPr>
        <w:t xml:space="preserve"> הוא</w:t>
      </w:r>
      <w:r w:rsidR="00DF6C0B">
        <w:rPr>
          <w:rtl/>
        </w:rPr>
        <w:t xml:space="preserve"> טלטל א</w:t>
      </w:r>
      <w:r w:rsidRPr="00E86B2E">
        <w:rPr>
          <w:rFonts w:cs="Times New Roman"/>
          <w:rtl/>
        </w:rPr>
        <w:t>ת אלכס</w:t>
      </w:r>
      <w:r>
        <w:rPr>
          <w:rFonts w:cs="Times New Roman" w:hint="cs"/>
          <w:rtl/>
        </w:rPr>
        <w:t xml:space="preserve"> ונהם בקול נמוך</w:t>
      </w:r>
      <w:r w:rsidR="00591DC9">
        <w:rPr>
          <w:rFonts w:hint="cs"/>
          <w:rtl/>
        </w:rPr>
        <w:t>,</w:t>
      </w:r>
      <w:r w:rsidR="009964F3" w:rsidRPr="00CD067C">
        <w:rPr>
          <w:rtl/>
        </w:rPr>
        <w:t xml:space="preserve"> "תחזיר לי! תחזיר לי יא מניאק!" אבל </w:t>
      </w:r>
      <w:r w:rsidR="00CD0D27">
        <w:rPr>
          <w:rFonts w:hint="cs"/>
          <w:rtl/>
        </w:rPr>
        <w:t xml:space="preserve">לאחר </w:t>
      </w:r>
      <w:r w:rsidR="005D1127">
        <w:rPr>
          <w:rFonts w:hint="cs"/>
          <w:rtl/>
        </w:rPr>
        <w:t>שהופל לקרקע</w:t>
      </w:r>
      <w:r w:rsidR="00CD0D27">
        <w:rPr>
          <w:rFonts w:hint="cs"/>
          <w:rtl/>
        </w:rPr>
        <w:t xml:space="preserve"> </w:t>
      </w:r>
      <w:r w:rsidR="009964F3" w:rsidRPr="00CD067C">
        <w:rPr>
          <w:rtl/>
        </w:rPr>
        <w:t xml:space="preserve">אלכס לא </w:t>
      </w:r>
      <w:r w:rsidR="005D1127">
        <w:rPr>
          <w:rFonts w:hint="cs"/>
          <w:rtl/>
        </w:rPr>
        <w:t>נאבק</w:t>
      </w:r>
      <w:r w:rsidR="00CD0D27">
        <w:rPr>
          <w:rFonts w:hint="cs"/>
          <w:rtl/>
        </w:rPr>
        <w:t xml:space="preserve"> עוד</w:t>
      </w:r>
      <w:r>
        <w:rPr>
          <w:rFonts w:hint="cs"/>
          <w:rtl/>
        </w:rPr>
        <w:t>.</w:t>
      </w:r>
      <w:r w:rsidR="009964F3" w:rsidRPr="00CD067C">
        <w:rPr>
          <w:rtl/>
        </w:rPr>
        <w:t xml:space="preserve"> </w:t>
      </w:r>
      <w:r w:rsidR="00042896">
        <w:rPr>
          <w:rFonts w:hint="cs"/>
          <w:rtl/>
        </w:rPr>
        <w:t>[</w:t>
      </w:r>
      <w:r w:rsidR="00042896" w:rsidRPr="00042896">
        <w:rPr>
          <w:rFonts w:cs="Times New Roman"/>
          <w:rtl/>
        </w:rPr>
        <w:t>וככל שחמל עליו כן גבר זעמו של ארקדי והסטירות הצטמצמו לאגרופים שדמו לפטישי-</w:t>
      </w:r>
      <w:r w:rsidR="004C59E0">
        <w:rPr>
          <w:rFonts w:cs="Times New Roman"/>
          <w:rtl/>
        </w:rPr>
        <w:t>אוויר</w:t>
      </w:r>
      <w:r w:rsidR="00042896" w:rsidRPr="00042896">
        <w:rPr>
          <w:rFonts w:cs="Times New Roman"/>
          <w:rtl/>
        </w:rPr>
        <w:t xml:space="preserve"> המופעלים </w:t>
      </w:r>
      <w:r w:rsidR="000655BB">
        <w:rPr>
          <w:rFonts w:cs="Times New Roman"/>
          <w:rtl/>
        </w:rPr>
        <w:t>על ידי</w:t>
      </w:r>
      <w:r w:rsidR="00042896" w:rsidRPr="00042896">
        <w:rPr>
          <w:rFonts w:cs="Times New Roman"/>
          <w:rtl/>
        </w:rPr>
        <w:t xml:space="preserve"> קרנף. וכל אגרוף שיסע עוד פיסת בשר: מעל לגבה, בפנים הלחי ומחוצה לה, מתחת לעין</w:t>
      </w:r>
      <w:r w:rsidR="00042896">
        <w:rPr>
          <w:rFonts w:cs="Times New Roman" w:hint="cs"/>
          <w:rtl/>
        </w:rPr>
        <w:t>]</w:t>
      </w:r>
      <w:r w:rsidR="00597BFE">
        <w:rPr>
          <w:rFonts w:hint="cs"/>
          <w:rtl/>
        </w:rPr>
        <w:t xml:space="preserve"> </w:t>
      </w:r>
      <w:r w:rsidRPr="00E86B2E">
        <w:rPr>
          <w:rFonts w:cs="Times New Roman"/>
          <w:rtl/>
        </w:rPr>
        <w:t xml:space="preserve">ארקדי סטר </w:t>
      </w:r>
      <w:r w:rsidR="000B3E53">
        <w:rPr>
          <w:rFonts w:cs="Times New Roman" w:hint="cs"/>
          <w:rtl/>
        </w:rPr>
        <w:t>ל</w:t>
      </w:r>
      <w:r w:rsidRPr="00E86B2E">
        <w:rPr>
          <w:rFonts w:cs="Times New Roman"/>
          <w:rtl/>
        </w:rPr>
        <w:t xml:space="preserve">ו עם גב ידו באיטיות ובכבדות, עוד ועוד ללא רחם, </w:t>
      </w:r>
      <w:r w:rsidR="00591DC9">
        <w:rPr>
          <w:rtl/>
        </w:rPr>
        <w:t xml:space="preserve">ואלכס </w:t>
      </w:r>
      <w:r w:rsidR="00CD0D27">
        <w:rPr>
          <w:rFonts w:hint="cs"/>
          <w:rtl/>
        </w:rPr>
        <w:t xml:space="preserve">שהפקיר את הברונו </w:t>
      </w:r>
      <w:r w:rsidRPr="00E86B2E">
        <w:rPr>
          <w:rFonts w:cs="Times New Roman"/>
          <w:rtl/>
        </w:rPr>
        <w:t>שלו צרח, ”</w:t>
      </w:r>
      <w:r w:rsidR="000B3E53" w:rsidRPr="00E86B2E">
        <w:t xml:space="preserve">Bring </w:t>
      </w:r>
      <w:r w:rsidRPr="00E86B2E">
        <w:t>it on</w:t>
      </w:r>
      <w:r w:rsidR="000B3E53">
        <w:t>!</w:t>
      </w:r>
      <w:r w:rsidRPr="00E86B2E">
        <w:rPr>
          <w:rFonts w:cs="Times New Roman"/>
          <w:rtl/>
        </w:rPr>
        <w:t>“</w:t>
      </w:r>
    </w:p>
    <w:p w14:paraId="2142ABE4" w14:textId="27E949A5" w:rsidR="009964F3" w:rsidRPr="00CD067C" w:rsidRDefault="00E86B2E" w:rsidP="00DF6C0B">
      <w:pPr>
        <w:rPr>
          <w:rtl/>
        </w:rPr>
      </w:pPr>
      <w:r w:rsidRPr="00E86B2E">
        <w:rPr>
          <w:rFonts w:cs="Times New Roman"/>
          <w:rtl/>
        </w:rPr>
        <w:t>ארקדי לא הבין אותו ואלכס צרח כמו מטורף מבין המהלומות,”</w:t>
      </w:r>
      <w:r w:rsidR="000B3E53" w:rsidRPr="00E86B2E">
        <w:t xml:space="preserve">Bring </w:t>
      </w:r>
      <w:r w:rsidRPr="00E86B2E">
        <w:t>it on, bring it on, bring it on</w:t>
      </w:r>
      <w:r w:rsidR="00E36CCC">
        <w:t>!</w:t>
      </w:r>
      <w:r w:rsidRPr="00E86B2E">
        <w:rPr>
          <w:rFonts w:cs="Times New Roman"/>
          <w:rtl/>
        </w:rPr>
        <w:t>”</w:t>
      </w:r>
      <w:r w:rsidR="006B6AAA">
        <w:rPr>
          <w:rFonts w:cs="Times New Roman"/>
          <w:rtl/>
        </w:rPr>
        <w:t xml:space="preserve"> </w:t>
      </w:r>
    </w:p>
    <w:p w14:paraId="1B2F1E1B" w14:textId="210ECFE4" w:rsidR="00E86B2E" w:rsidRDefault="00E86B2E" w:rsidP="00360494">
      <w:pPr>
        <w:rPr>
          <w:rFonts w:cs="Times New Roman"/>
          <w:rtl/>
        </w:rPr>
      </w:pPr>
      <w:r w:rsidRPr="00E86B2E">
        <w:rPr>
          <w:rFonts w:cs="Times New Roman"/>
          <w:rtl/>
        </w:rPr>
        <w:t>שקית ה</w:t>
      </w:r>
      <w:r>
        <w:rPr>
          <w:rFonts w:cs="Times New Roman" w:hint="cs"/>
          <w:rtl/>
        </w:rPr>
        <w:t>אלומ</w:t>
      </w:r>
      <w:r w:rsidR="00E36CCC">
        <w:rPr>
          <w:rFonts w:cs="Times New Roman" w:hint="cs"/>
          <w:rtl/>
        </w:rPr>
        <w:t>י</w:t>
      </w:r>
      <w:r>
        <w:rPr>
          <w:rFonts w:cs="Times New Roman" w:hint="cs"/>
          <w:rtl/>
        </w:rPr>
        <w:t>ניום</w:t>
      </w:r>
      <w:r w:rsidRPr="00E86B2E">
        <w:rPr>
          <w:rFonts w:cs="Times New Roman"/>
          <w:rtl/>
        </w:rPr>
        <w:t xml:space="preserve"> הנשכחת התפקעה תחת הגופ</w:t>
      </w:r>
      <w:r w:rsidR="00E36CCC">
        <w:rPr>
          <w:rFonts w:cs="Times New Roman" w:hint="cs"/>
          <w:rtl/>
        </w:rPr>
        <w:t>ים</w:t>
      </w:r>
      <w:r w:rsidRPr="00E86B2E">
        <w:rPr>
          <w:rFonts w:cs="Times New Roman"/>
          <w:rtl/>
        </w:rPr>
        <w:t xml:space="preserve"> הבוטשים ואבקה חומה אפפה אותם, ניחוח הל [</w:t>
      </w:r>
      <w:r w:rsidRPr="00E86B2E">
        <w:t>distinct</w:t>
      </w:r>
      <w:r w:rsidRPr="00E86B2E">
        <w:rPr>
          <w:rFonts w:cs="Times New Roman"/>
          <w:rtl/>
        </w:rPr>
        <w:t xml:space="preserve"> של הל, שניתן להריח על אף – ] התפשט </w:t>
      </w:r>
      <w:r>
        <w:rPr>
          <w:rFonts w:cs="Times New Roman" w:hint="cs"/>
          <w:rtl/>
        </w:rPr>
        <w:t>עם</w:t>
      </w:r>
      <w:r w:rsidRPr="00E86B2E">
        <w:rPr>
          <w:rFonts w:cs="Times New Roman"/>
          <w:rtl/>
        </w:rPr>
        <w:t xml:space="preserve"> ריח </w:t>
      </w:r>
      <w:r>
        <w:rPr>
          <w:rFonts w:cs="Times New Roman" w:hint="cs"/>
          <w:rtl/>
        </w:rPr>
        <w:t>ה</w:t>
      </w:r>
      <w:r w:rsidRPr="00E86B2E">
        <w:rPr>
          <w:rFonts w:cs="Times New Roman"/>
          <w:rtl/>
        </w:rPr>
        <w:t xml:space="preserve">קפה. [להל יש ריח די נעים, ככלות </w:t>
      </w:r>
      <w:r w:rsidR="00483BB1">
        <w:rPr>
          <w:rFonts w:cs="Times New Roman"/>
          <w:rtl/>
        </w:rPr>
        <w:t>הכול</w:t>
      </w:r>
      <w:r w:rsidRPr="00E86B2E">
        <w:rPr>
          <w:rFonts w:cs="Times New Roman"/>
          <w:rtl/>
        </w:rPr>
        <w:t xml:space="preserve"> חשב אלכס בהפתעה – אבל הוא כבר הופתע למעלה יותר. אז אולי בשמחה כלשהי??].</w:t>
      </w:r>
    </w:p>
    <w:p w14:paraId="15C90579" w14:textId="658B766E" w:rsidR="009964F3" w:rsidRPr="00CD067C" w:rsidRDefault="00360494" w:rsidP="00360494">
      <w:pPr>
        <w:rPr>
          <w:rtl/>
        </w:rPr>
      </w:pPr>
      <w:r>
        <w:rPr>
          <w:rtl/>
        </w:rPr>
        <w:t xml:space="preserve">"עדיין </w:t>
      </w:r>
      <w:r>
        <w:rPr>
          <w:rFonts w:hint="cs"/>
          <w:rtl/>
        </w:rPr>
        <w:t>מנצח</w:t>
      </w:r>
      <w:r w:rsidR="00667D10">
        <w:rPr>
          <w:rtl/>
        </w:rPr>
        <w:t xml:space="preserve">," </w:t>
      </w:r>
      <w:r w:rsidR="009964F3" w:rsidRPr="00CD067C">
        <w:rPr>
          <w:rtl/>
        </w:rPr>
        <w:t xml:space="preserve">אלכס </w:t>
      </w:r>
      <w:r w:rsidR="00667D10">
        <w:rPr>
          <w:rFonts w:hint="cs"/>
          <w:rtl/>
        </w:rPr>
        <w:t xml:space="preserve">אמר </w:t>
      </w:r>
      <w:r w:rsidR="00591DC9">
        <w:rPr>
          <w:rtl/>
        </w:rPr>
        <w:t xml:space="preserve">והצחוק נשפך מפיו </w:t>
      </w:r>
      <w:r w:rsidR="009964F3" w:rsidRPr="00CD067C">
        <w:rPr>
          <w:rtl/>
        </w:rPr>
        <w:t>עם דם.</w:t>
      </w:r>
    </w:p>
    <w:p w14:paraId="5BE3BCE9" w14:textId="71F9E4CA" w:rsidR="009964F3" w:rsidRPr="00CD067C" w:rsidRDefault="009964F3" w:rsidP="00250000">
      <w:pPr>
        <w:rPr>
          <w:rtl/>
        </w:rPr>
      </w:pPr>
      <w:r w:rsidRPr="00CD067C">
        <w:rPr>
          <w:rtl/>
        </w:rPr>
        <w:t xml:space="preserve">"אני </w:t>
      </w:r>
      <w:r w:rsidR="001050D4">
        <w:rPr>
          <w:rFonts w:hint="cs"/>
          <w:rtl/>
        </w:rPr>
        <w:t>י</w:t>
      </w:r>
      <w:r w:rsidRPr="00CD067C">
        <w:rPr>
          <w:rtl/>
        </w:rPr>
        <w:t>הרוג אותך. מטורף! מטורף! מה אתה צוחק?"</w:t>
      </w:r>
    </w:p>
    <w:p w14:paraId="4AD31B33" w14:textId="6E21CCBD" w:rsidR="009964F3" w:rsidRPr="00CD067C" w:rsidRDefault="009964F3" w:rsidP="00250000">
      <w:pPr>
        <w:rPr>
          <w:rtl/>
        </w:rPr>
      </w:pPr>
      <w:r w:rsidRPr="00CD067C">
        <w:rPr>
          <w:rtl/>
        </w:rPr>
        <w:t>אלכס המשיך לצחוק</w:t>
      </w:r>
      <w:r w:rsidR="00453DEB" w:rsidRPr="00453DEB">
        <w:rPr>
          <w:rFonts w:cs="Times New Roman"/>
          <w:rtl/>
        </w:rPr>
        <w:t>, הדם כיסה את סנטרו וגלש ללחייו ו</w:t>
      </w:r>
      <w:r w:rsidR="00E36CCC">
        <w:rPr>
          <w:rFonts w:cs="Times New Roman" w:hint="cs"/>
          <w:rtl/>
        </w:rPr>
        <w:t>ל</w:t>
      </w:r>
      <w:r w:rsidR="00453DEB" w:rsidRPr="00453DEB">
        <w:rPr>
          <w:rFonts w:cs="Times New Roman"/>
          <w:rtl/>
        </w:rPr>
        <w:t>צווארו</w:t>
      </w:r>
      <w:r w:rsidRPr="00CD067C">
        <w:rPr>
          <w:rtl/>
        </w:rPr>
        <w:t>.</w:t>
      </w:r>
    </w:p>
    <w:p w14:paraId="1FC7443A" w14:textId="57DD92DF" w:rsidR="009964F3" w:rsidRPr="00CD067C" w:rsidRDefault="009964F3" w:rsidP="001050D4">
      <w:pPr>
        <w:rPr>
          <w:rtl/>
        </w:rPr>
      </w:pPr>
      <w:r w:rsidRPr="00CD067C">
        <w:rPr>
          <w:rtl/>
        </w:rPr>
        <w:t xml:space="preserve">"אני </w:t>
      </w:r>
      <w:r w:rsidR="001050D4">
        <w:rPr>
          <w:rFonts w:hint="cs"/>
          <w:rtl/>
        </w:rPr>
        <w:t>י</w:t>
      </w:r>
      <w:r w:rsidRPr="00CD067C">
        <w:rPr>
          <w:rtl/>
        </w:rPr>
        <w:t xml:space="preserve">הרוג אותך! אני </w:t>
      </w:r>
      <w:r w:rsidR="001050D4">
        <w:rPr>
          <w:rFonts w:hint="cs"/>
          <w:rtl/>
        </w:rPr>
        <w:t>י</w:t>
      </w:r>
      <w:r w:rsidRPr="00CD067C">
        <w:rPr>
          <w:rtl/>
        </w:rPr>
        <w:t>רצח אותך!"</w:t>
      </w:r>
      <w:r w:rsidR="001D29F3" w:rsidRPr="001D29F3">
        <w:rPr>
          <w:rFonts w:cs="Times New Roman"/>
          <w:rtl/>
        </w:rPr>
        <w:t xml:space="preserve"> ו</w:t>
      </w:r>
      <w:r w:rsidR="00865E7B">
        <w:rPr>
          <w:rFonts w:cs="Times New Roman" w:hint="cs"/>
          <w:rtl/>
        </w:rPr>
        <w:t xml:space="preserve">החלה </w:t>
      </w:r>
      <w:r w:rsidR="001D29F3" w:rsidRPr="001D29F3">
        <w:rPr>
          <w:rFonts w:cs="Times New Roman"/>
          <w:rtl/>
        </w:rPr>
        <w:t>הלחימה האמיתית, שלאלכס לא היה בה שום סיכוי.</w:t>
      </w:r>
    </w:p>
    <w:p w14:paraId="3A913099" w14:textId="77777777" w:rsidR="009964F3" w:rsidRPr="00CD067C" w:rsidRDefault="00CC0018" w:rsidP="00250000">
      <w:pPr>
        <w:rPr>
          <w:rtl/>
        </w:rPr>
      </w:pPr>
      <w:r>
        <w:rPr>
          <w:rFonts w:hint="cs"/>
          <w:rtl/>
        </w:rPr>
        <w:t>[</w:t>
      </w:r>
      <w:r w:rsidR="009964F3" w:rsidRPr="00CD067C">
        <w:rPr>
          <w:rtl/>
        </w:rPr>
        <w:t>"כן תמיד תהרוג אותי! תמיד תרצח אותי!"</w:t>
      </w:r>
      <w:r>
        <w:rPr>
          <w:rFonts w:hint="cs"/>
          <w:rtl/>
        </w:rPr>
        <w:t>]</w:t>
      </w:r>
    </w:p>
    <w:p w14:paraId="49F685FA" w14:textId="2D0291CC" w:rsidR="00E86B2E" w:rsidRDefault="009964F3" w:rsidP="00E832CE">
      <w:pPr>
        <w:rPr>
          <w:rtl/>
        </w:rPr>
      </w:pPr>
      <w:r w:rsidRPr="00CD067C">
        <w:rPr>
          <w:rtl/>
        </w:rPr>
        <w:t xml:space="preserve">הדס הופיעה עם מארק, </w:t>
      </w:r>
      <w:r w:rsidR="00591DC9">
        <w:rPr>
          <w:rFonts w:hint="cs"/>
          <w:rtl/>
        </w:rPr>
        <w:t>ש</w:t>
      </w:r>
      <w:r w:rsidR="00042896">
        <w:rPr>
          <w:rFonts w:hint="cs"/>
          <w:rtl/>
        </w:rPr>
        <w:t xml:space="preserve">צמח </w:t>
      </w:r>
      <w:r w:rsidR="00E86B2E" w:rsidRPr="00E86B2E">
        <w:rPr>
          <w:rFonts w:cs="Times New Roman"/>
          <w:rtl/>
        </w:rPr>
        <w:t>בשנה האחרונה</w:t>
      </w:r>
      <w:r w:rsidR="00E86B2E" w:rsidRPr="00E86B2E">
        <w:rPr>
          <w:rFonts w:cs="Times New Roman" w:hint="cs"/>
          <w:rtl/>
        </w:rPr>
        <w:t xml:space="preserve"> </w:t>
      </w:r>
      <w:r w:rsidR="00591DC9">
        <w:rPr>
          <w:rFonts w:hint="cs"/>
          <w:rtl/>
        </w:rPr>
        <w:t>כבר</w:t>
      </w:r>
      <w:r w:rsidR="00591DC9">
        <w:rPr>
          <w:rtl/>
        </w:rPr>
        <w:t xml:space="preserve"> </w:t>
      </w:r>
      <w:r w:rsidRPr="00CD067C">
        <w:rPr>
          <w:rtl/>
        </w:rPr>
        <w:t xml:space="preserve">כמעט </w:t>
      </w:r>
      <w:r w:rsidR="00042896">
        <w:rPr>
          <w:rFonts w:hint="cs"/>
          <w:rtl/>
        </w:rPr>
        <w:t>ל</w:t>
      </w:r>
      <w:r w:rsidRPr="00CD067C">
        <w:rPr>
          <w:rtl/>
        </w:rPr>
        <w:t>ג</w:t>
      </w:r>
      <w:r w:rsidR="00042896">
        <w:rPr>
          <w:rFonts w:hint="cs"/>
          <w:rtl/>
        </w:rPr>
        <w:t>ו</w:t>
      </w:r>
      <w:r w:rsidRPr="00CD067C">
        <w:rPr>
          <w:rtl/>
        </w:rPr>
        <w:t>דל</w:t>
      </w:r>
      <w:r w:rsidRPr="00CD067C">
        <w:rPr>
          <w:rFonts w:hint="cs"/>
          <w:rtl/>
        </w:rPr>
        <w:t>ו</w:t>
      </w:r>
      <w:r w:rsidRPr="00CD067C">
        <w:rPr>
          <w:rtl/>
        </w:rPr>
        <w:t xml:space="preserve"> של ארקדי. </w:t>
      </w:r>
      <w:r w:rsidR="00591DC9">
        <w:rPr>
          <w:rFonts w:hint="cs"/>
          <w:rtl/>
        </w:rPr>
        <w:t>הגופים</w:t>
      </w:r>
      <w:r w:rsidRPr="00CD067C">
        <w:rPr>
          <w:rtl/>
        </w:rPr>
        <w:t xml:space="preserve"> </w:t>
      </w:r>
      <w:r w:rsidR="00591DC9">
        <w:rPr>
          <w:rFonts w:hint="cs"/>
          <w:rtl/>
        </w:rPr>
        <w:t>ה</w:t>
      </w:r>
      <w:r w:rsidRPr="00CD067C">
        <w:rPr>
          <w:rtl/>
        </w:rPr>
        <w:t xml:space="preserve">מתגוששים על האספלט </w:t>
      </w:r>
      <w:r w:rsidR="00042896" w:rsidRPr="00042896">
        <w:rPr>
          <w:rFonts w:cs="Times New Roman"/>
          <w:rtl/>
        </w:rPr>
        <w:t xml:space="preserve">היו צמודים זה לזה, וכשניסה להפריד ביניהם הם </w:t>
      </w:r>
      <w:r w:rsidR="00042896">
        <w:rPr>
          <w:rFonts w:cs="Times New Roman" w:hint="cs"/>
          <w:rtl/>
        </w:rPr>
        <w:t>א</w:t>
      </w:r>
      <w:r w:rsidR="00591DC9" w:rsidRPr="00CD067C">
        <w:rPr>
          <w:rtl/>
        </w:rPr>
        <w:t xml:space="preserve">חזו </w:t>
      </w:r>
      <w:r w:rsidR="00042896" w:rsidRPr="00042896">
        <w:rPr>
          <w:rFonts w:cs="Times New Roman"/>
          <w:rtl/>
        </w:rPr>
        <w:t>האחד את השני בח</w:t>
      </w:r>
      <w:r w:rsidR="00E36CCC">
        <w:rPr>
          <w:rFonts w:cs="Times New Roman" w:hint="cs"/>
          <w:rtl/>
        </w:rPr>
        <w:t>ו</w:t>
      </w:r>
      <w:r w:rsidR="00042896" w:rsidRPr="00042896">
        <w:rPr>
          <w:rFonts w:cs="Times New Roman"/>
          <w:rtl/>
        </w:rPr>
        <w:t>זקה.</w:t>
      </w:r>
      <w:r w:rsidR="004E74E4" w:rsidRPr="00E456CB">
        <w:rPr>
          <w:rtl/>
        </w:rPr>
        <w:t xml:space="preserve"> </w:t>
      </w:r>
    </w:p>
    <w:p w14:paraId="702C49DB" w14:textId="7545331F" w:rsidR="00E86B2E" w:rsidRDefault="00E86B2E" w:rsidP="00E832CE">
      <w:pPr>
        <w:rPr>
          <w:rtl/>
        </w:rPr>
      </w:pPr>
      <w:r w:rsidRPr="00E86B2E">
        <w:rPr>
          <w:rFonts w:cs="Times New Roman"/>
          <w:rtl/>
        </w:rPr>
        <w:t>מארק</w:t>
      </w:r>
      <w:r w:rsidR="00E32124" w:rsidRPr="00E456CB">
        <w:rPr>
          <w:rtl/>
        </w:rPr>
        <w:t xml:space="preserve"> </w:t>
      </w:r>
      <w:r w:rsidR="00F14AF0" w:rsidRPr="00E456CB">
        <w:rPr>
          <w:rFonts w:hint="eastAsia"/>
          <w:rtl/>
        </w:rPr>
        <w:t>היסס</w:t>
      </w:r>
      <w:r w:rsidR="00F14AF0" w:rsidRPr="00E456CB">
        <w:rPr>
          <w:rtl/>
        </w:rPr>
        <w:t xml:space="preserve"> והדס צרחה, "תציל אותו! תציל אותו!" </w:t>
      </w:r>
      <w:r w:rsidR="00A11C40" w:rsidRPr="00E456CB">
        <w:rPr>
          <w:rFonts w:hint="eastAsia"/>
          <w:rtl/>
        </w:rPr>
        <w:t>כי</w:t>
      </w:r>
      <w:r w:rsidR="00A11C40" w:rsidRPr="00E456CB">
        <w:rPr>
          <w:rtl/>
        </w:rPr>
        <w:t xml:space="preserve"> </w:t>
      </w:r>
      <w:r w:rsidR="00C4491F" w:rsidRPr="00E456CB">
        <w:rPr>
          <w:rFonts w:hint="eastAsia"/>
          <w:rtl/>
        </w:rPr>
        <w:t>אלכס</w:t>
      </w:r>
      <w:r w:rsidR="00A11C40" w:rsidRPr="00E456CB">
        <w:rPr>
          <w:rtl/>
        </w:rPr>
        <w:t xml:space="preserve"> נ</w:t>
      </w:r>
      <w:r>
        <w:rPr>
          <w:rFonts w:hint="cs"/>
          <w:rtl/>
        </w:rPr>
        <w:t>תמ</w:t>
      </w:r>
      <w:r w:rsidR="00A11C40" w:rsidRPr="00E456CB">
        <w:rPr>
          <w:rFonts w:hint="eastAsia"/>
          <w:rtl/>
        </w:rPr>
        <w:t>עך</w:t>
      </w:r>
      <w:r w:rsidR="00C90C6C">
        <w:rPr>
          <w:rtl/>
        </w:rPr>
        <w:t xml:space="preserve"> מאוד </w:t>
      </w:r>
      <w:r w:rsidR="00A11C40" w:rsidRPr="00E456CB">
        <w:rPr>
          <w:rtl/>
        </w:rPr>
        <w:t xml:space="preserve">תחת </w:t>
      </w:r>
      <w:r w:rsidR="00C1483C" w:rsidRPr="00E456CB">
        <w:rPr>
          <w:rFonts w:hint="eastAsia"/>
          <w:rtl/>
        </w:rPr>
        <w:t>משקלו</w:t>
      </w:r>
      <w:r w:rsidR="00C1483C" w:rsidRPr="00E456CB">
        <w:rPr>
          <w:rtl/>
        </w:rPr>
        <w:t xml:space="preserve"> של </w:t>
      </w:r>
      <w:r w:rsidR="00A11C40" w:rsidRPr="00E456CB">
        <w:rPr>
          <w:rFonts w:hint="eastAsia"/>
          <w:rtl/>
        </w:rPr>
        <w:t>ארקדי</w:t>
      </w:r>
      <w:r>
        <w:rPr>
          <w:rFonts w:hint="cs"/>
          <w:rtl/>
        </w:rPr>
        <w:t>,</w:t>
      </w:r>
      <w:r w:rsidRPr="00E86B2E">
        <w:rPr>
          <w:rFonts w:cs="Times New Roman"/>
          <w:rtl/>
        </w:rPr>
        <w:t xml:space="preserve"> פניו האדימו ועיניו </w:t>
      </w:r>
      <w:r w:rsidR="00E36CCC">
        <w:rPr>
          <w:rFonts w:cs="Times New Roman" w:hint="cs"/>
          <w:rtl/>
        </w:rPr>
        <w:t>כמעט</w:t>
      </w:r>
      <w:r w:rsidRPr="00E86B2E">
        <w:rPr>
          <w:rFonts w:cs="Times New Roman"/>
          <w:rtl/>
        </w:rPr>
        <w:t xml:space="preserve"> יצאו מארובותיהן. "תציל אותו, מארק, הוא הולך למות!"</w:t>
      </w:r>
      <w:r w:rsidR="00A11C40" w:rsidRPr="00E456CB">
        <w:rPr>
          <w:rtl/>
        </w:rPr>
        <w:t xml:space="preserve"> </w:t>
      </w:r>
    </w:p>
    <w:p w14:paraId="09FBFEBF" w14:textId="49E22985" w:rsidR="00E86B2E" w:rsidRDefault="00453DEB" w:rsidP="00E832CE">
      <w:pPr>
        <w:rPr>
          <w:rFonts w:cs="Times New Roman"/>
          <w:rtl/>
        </w:rPr>
      </w:pPr>
      <w:r w:rsidRPr="00453DEB">
        <w:rPr>
          <w:rFonts w:cs="Times New Roman"/>
          <w:rtl/>
        </w:rPr>
        <w:t xml:space="preserve">לא נדרש למארק אלא מבט חטוף כדי להשתכנע בכך – כל איבר בגופו של אלכס נרמס ודעך, הדם שלו נזל לקרקע המזוהמת ונספג בתוכה. הייתכן </w:t>
      </w:r>
      <w:r w:rsidR="00E36CCC">
        <w:rPr>
          <w:rFonts w:cs="Times New Roman" w:hint="cs"/>
          <w:rtl/>
        </w:rPr>
        <w:t>ש</w:t>
      </w:r>
      <w:r w:rsidRPr="00453DEB">
        <w:rPr>
          <w:rFonts w:cs="Times New Roman"/>
          <w:rtl/>
        </w:rPr>
        <w:t>זהו הסוף? מתוך</w:t>
      </w:r>
      <w:r w:rsidR="00865E7B">
        <w:rPr>
          <w:rFonts w:cs="Times New Roman" w:hint="cs"/>
          <w:rtl/>
        </w:rPr>
        <w:t xml:space="preserve"> זעזועי</w:t>
      </w:r>
      <w:r w:rsidRPr="00453DEB">
        <w:rPr>
          <w:rFonts w:cs="Times New Roman"/>
          <w:rtl/>
        </w:rPr>
        <w:t xml:space="preserve"> </w:t>
      </w:r>
      <w:r w:rsidR="001D29F3" w:rsidRPr="001D29F3">
        <w:rPr>
          <w:rFonts w:cs="Times New Roman"/>
          <w:rtl/>
        </w:rPr>
        <w:t xml:space="preserve">נפשו </w:t>
      </w:r>
      <w:r w:rsidRPr="00453DEB">
        <w:rPr>
          <w:rFonts w:cs="Times New Roman"/>
          <w:rtl/>
        </w:rPr>
        <w:t>[נאלץ לפעול, מוכרח, אנוס, כובד השעה] נזכר בתקיפה שאלכס סיפר עליה</w:t>
      </w:r>
      <w:r w:rsidR="005D1127" w:rsidRPr="00E456CB">
        <w:rPr>
          <w:rtl/>
        </w:rPr>
        <w:t>,</w:t>
      </w:r>
      <w:r w:rsidR="00551A4F" w:rsidRPr="00E456CB">
        <w:rPr>
          <w:rtl/>
        </w:rPr>
        <w:t xml:space="preserve"> </w:t>
      </w:r>
      <w:r w:rsidR="00DE1676" w:rsidRPr="00E456CB">
        <w:rPr>
          <w:rFonts w:hint="eastAsia"/>
          <w:rtl/>
        </w:rPr>
        <w:t>ש</w:t>
      </w:r>
      <w:r w:rsidR="001F7749" w:rsidRPr="00E456CB">
        <w:rPr>
          <w:rFonts w:hint="eastAsia"/>
          <w:rtl/>
        </w:rPr>
        <w:t>א</w:t>
      </w:r>
      <w:r w:rsidR="00A11C40" w:rsidRPr="00E456CB">
        <w:rPr>
          <w:rFonts w:hint="eastAsia"/>
          <w:rtl/>
        </w:rPr>
        <w:t>ם</w:t>
      </w:r>
      <w:r w:rsidR="001F7749" w:rsidRPr="00E456CB">
        <w:rPr>
          <w:rtl/>
        </w:rPr>
        <w:t xml:space="preserve"> פגעה בנקודה ה</w:t>
      </w:r>
      <w:r w:rsidR="00B833EF">
        <w:rPr>
          <w:rtl/>
        </w:rPr>
        <w:t>מדויק</w:t>
      </w:r>
      <w:r w:rsidR="001F7749" w:rsidRPr="00E456CB">
        <w:rPr>
          <w:rtl/>
        </w:rPr>
        <w:t xml:space="preserve">ת, </w:t>
      </w:r>
      <w:r w:rsidR="00042896" w:rsidRPr="00042896">
        <w:rPr>
          <w:rFonts w:cs="Times New Roman"/>
          <w:rtl/>
        </w:rPr>
        <w:t>גם אם לא בהכרח בכ</w:t>
      </w:r>
      <w:r w:rsidR="00E36CCC">
        <w:rPr>
          <w:rFonts w:cs="Times New Roman" w:hint="cs"/>
          <w:rtl/>
        </w:rPr>
        <w:t>ו</w:t>
      </w:r>
      <w:r w:rsidR="00042896" w:rsidRPr="00042896">
        <w:rPr>
          <w:rFonts w:cs="Times New Roman"/>
          <w:rtl/>
        </w:rPr>
        <w:t xml:space="preserve">ח רב, </w:t>
      </w:r>
      <w:r w:rsidR="001F7749" w:rsidRPr="00E456CB">
        <w:rPr>
          <w:rtl/>
        </w:rPr>
        <w:t xml:space="preserve">תוצאותיה היו </w:t>
      </w:r>
      <w:r w:rsidR="00A11C40" w:rsidRPr="00E456CB">
        <w:rPr>
          <w:rFonts w:hint="eastAsia"/>
          <w:rtl/>
        </w:rPr>
        <w:t>מיידיות</w:t>
      </w:r>
      <w:r w:rsidR="00A11C40" w:rsidRPr="00E456CB">
        <w:rPr>
          <w:rtl/>
        </w:rPr>
        <w:t xml:space="preserve"> </w:t>
      </w:r>
      <w:r w:rsidR="00A11C40" w:rsidRPr="00E456CB">
        <w:rPr>
          <w:rFonts w:hint="eastAsia"/>
          <w:rtl/>
        </w:rPr>
        <w:t>ו</w:t>
      </w:r>
      <w:r w:rsidR="001F7749" w:rsidRPr="00E456CB">
        <w:rPr>
          <w:rFonts w:hint="eastAsia"/>
          <w:rtl/>
        </w:rPr>
        <w:t>קטלניות</w:t>
      </w:r>
      <w:r w:rsidR="001F7749" w:rsidRPr="00E456CB">
        <w:rPr>
          <w:rtl/>
        </w:rPr>
        <w:t>.</w:t>
      </w:r>
      <w:r w:rsidR="00E32124" w:rsidRPr="00E456CB">
        <w:rPr>
          <w:rtl/>
        </w:rPr>
        <w:t xml:space="preserve"> </w:t>
      </w:r>
      <w:r w:rsidR="00480DFD" w:rsidRPr="00480DFD">
        <w:rPr>
          <w:rFonts w:cs="Times New Roman"/>
          <w:rtl/>
        </w:rPr>
        <w:t>"באיזה צד הכבד, אלכס?" הוא צ</w:t>
      </w:r>
      <w:r w:rsidR="00E86B2E">
        <w:rPr>
          <w:rFonts w:cs="Times New Roman" w:hint="cs"/>
          <w:rtl/>
        </w:rPr>
        <w:t xml:space="preserve">עק </w:t>
      </w:r>
      <w:r w:rsidR="00E86B2E" w:rsidRPr="00E86B2E">
        <w:rPr>
          <w:rFonts w:cs="Times New Roman"/>
          <w:rtl/>
        </w:rPr>
        <w:t>כאדם ששלמותה של משפחת הופמן מוטל על כתפיו</w:t>
      </w:r>
      <w:r w:rsidR="00480DFD" w:rsidRPr="00480DFD">
        <w:rPr>
          <w:rFonts w:cs="Times New Roman"/>
          <w:rtl/>
        </w:rPr>
        <w:t>, "איזה צד הכבד?"</w:t>
      </w:r>
    </w:p>
    <w:p w14:paraId="08E3D2C9" w14:textId="275AB668" w:rsidR="006D0735" w:rsidRPr="00E456CB" w:rsidRDefault="00480DFD" w:rsidP="00E832CE">
      <w:pPr>
        <w:rPr>
          <w:rtl/>
        </w:rPr>
      </w:pPr>
      <w:r w:rsidRPr="00480DFD">
        <w:rPr>
          <w:rFonts w:cs="Times New Roman"/>
          <w:rtl/>
        </w:rPr>
        <w:t xml:space="preserve">אלכס </w:t>
      </w:r>
      <w:r w:rsidR="00E86B2E" w:rsidRPr="00E86B2E">
        <w:rPr>
          <w:rFonts w:cs="Times New Roman"/>
          <w:rtl/>
        </w:rPr>
        <w:t xml:space="preserve">כנראה </w:t>
      </w:r>
      <w:r w:rsidRPr="00480DFD">
        <w:rPr>
          <w:rFonts w:cs="Times New Roman"/>
          <w:rtl/>
        </w:rPr>
        <w:t xml:space="preserve">לא הבין לאשורם את </w:t>
      </w:r>
      <w:r w:rsidR="00D54C3E">
        <w:rPr>
          <w:rFonts w:cs="Times New Roman"/>
          <w:rtl/>
        </w:rPr>
        <w:t>ממד</w:t>
      </w:r>
      <w:r w:rsidRPr="00480DFD">
        <w:rPr>
          <w:rFonts w:cs="Times New Roman"/>
          <w:rtl/>
        </w:rPr>
        <w:t xml:space="preserve">י הסכנה </w:t>
      </w:r>
      <w:r w:rsidR="00E36CCC">
        <w:rPr>
          <w:rFonts w:cs="Times New Roman" w:hint="cs"/>
          <w:rtl/>
        </w:rPr>
        <w:t>ש</w:t>
      </w:r>
      <w:r w:rsidR="00E86B2E" w:rsidRPr="00E86B2E">
        <w:rPr>
          <w:rFonts w:cs="Times New Roman"/>
          <w:rtl/>
        </w:rPr>
        <w:t>היה נתון</w:t>
      </w:r>
      <w:r w:rsidR="00E36CCC">
        <w:rPr>
          <w:rFonts w:cs="Times New Roman" w:hint="cs"/>
          <w:rtl/>
        </w:rPr>
        <w:t xml:space="preserve"> בה</w:t>
      </w:r>
      <w:r w:rsidR="00E86B2E" w:rsidRPr="00E86B2E">
        <w:rPr>
          <w:rFonts w:cs="Times New Roman"/>
          <w:rtl/>
        </w:rPr>
        <w:t xml:space="preserve">, </w:t>
      </w:r>
      <w:r w:rsidRPr="00480DFD">
        <w:rPr>
          <w:rFonts w:cs="Times New Roman"/>
          <w:rtl/>
        </w:rPr>
        <w:t>כי לא ענה את התשובה ש</w:t>
      </w:r>
      <w:r w:rsidR="001C5A04">
        <w:rPr>
          <w:rFonts w:cs="Times New Roman"/>
          <w:rtl/>
        </w:rPr>
        <w:t>הייתה</w:t>
      </w:r>
      <w:r w:rsidRPr="00480DFD">
        <w:rPr>
          <w:rFonts w:cs="Times New Roman"/>
          <w:rtl/>
        </w:rPr>
        <w:t xml:space="preserve"> מצילה אותו. במקום זה, תפס בלפיתת מלקחיים </w:t>
      </w:r>
      <w:r w:rsidR="00453DEB">
        <w:rPr>
          <w:rFonts w:cs="Times New Roman" w:hint="cs"/>
          <w:rtl/>
        </w:rPr>
        <w:t xml:space="preserve">את </w:t>
      </w:r>
      <w:r w:rsidRPr="00480DFD">
        <w:rPr>
          <w:rFonts w:cs="Times New Roman"/>
          <w:rtl/>
        </w:rPr>
        <w:t>פרק ידו השמאלי של ארקדי, זה שהשעון עם הרצועה המוכספת הגדולה מדי החליקה עליו.</w:t>
      </w:r>
    </w:p>
    <w:p w14:paraId="69F48AC5" w14:textId="3E4EA581" w:rsidR="003D52E5" w:rsidRPr="00E456CB" w:rsidRDefault="00E86B2E" w:rsidP="00E832CE">
      <w:pPr>
        <w:rPr>
          <w:rtl/>
        </w:rPr>
      </w:pPr>
      <w:r>
        <w:rPr>
          <w:rFonts w:hint="cs"/>
          <w:rtl/>
        </w:rPr>
        <w:lastRenderedPageBreak/>
        <w:t>[</w:t>
      </w:r>
      <w:r w:rsidR="006D0735" w:rsidRPr="00E456CB">
        <w:rPr>
          <w:rFonts w:hint="eastAsia"/>
          <w:rtl/>
        </w:rPr>
        <w:t>ובינתיים</w:t>
      </w:r>
      <w:r w:rsidR="006D0735" w:rsidRPr="00E456CB">
        <w:rPr>
          <w:rtl/>
        </w:rPr>
        <w:t xml:space="preserve"> </w:t>
      </w:r>
      <w:r w:rsidR="00404FC6" w:rsidRPr="00E456CB">
        <w:rPr>
          <w:rFonts w:hint="eastAsia"/>
          <w:rtl/>
        </w:rPr>
        <w:t>חזר</w:t>
      </w:r>
      <w:r w:rsidR="00404FC6" w:rsidRPr="00E456CB">
        <w:rPr>
          <w:rtl/>
        </w:rPr>
        <w:t xml:space="preserve"> </w:t>
      </w:r>
      <w:r w:rsidR="006D0735" w:rsidRPr="00E456CB">
        <w:rPr>
          <w:rFonts w:hint="eastAsia"/>
          <w:rtl/>
        </w:rPr>
        <w:t>ארקדי</w:t>
      </w:r>
      <w:r w:rsidR="006D0735" w:rsidRPr="00E456CB">
        <w:rPr>
          <w:rtl/>
        </w:rPr>
        <w:t xml:space="preserve"> </w:t>
      </w:r>
      <w:r w:rsidR="006D0735" w:rsidRPr="00E456CB">
        <w:rPr>
          <w:rFonts w:hint="eastAsia"/>
          <w:rtl/>
        </w:rPr>
        <w:t>לש</w:t>
      </w:r>
      <w:r w:rsidR="00C43910" w:rsidRPr="00E456CB">
        <w:rPr>
          <w:rFonts w:hint="eastAsia"/>
          <w:rtl/>
        </w:rPr>
        <w:t>ג</w:t>
      </w:r>
      <w:r w:rsidR="006D0735" w:rsidRPr="00E456CB">
        <w:rPr>
          <w:rFonts w:hint="eastAsia"/>
          <w:rtl/>
        </w:rPr>
        <w:t>ר</w:t>
      </w:r>
      <w:r w:rsidR="006D0735" w:rsidRPr="00E456CB">
        <w:rPr>
          <w:rtl/>
        </w:rPr>
        <w:t xml:space="preserve"> </w:t>
      </w:r>
      <w:r w:rsidR="00C4491F" w:rsidRPr="00E456CB">
        <w:rPr>
          <w:rFonts w:hint="eastAsia"/>
          <w:rtl/>
        </w:rPr>
        <w:t>את</w:t>
      </w:r>
      <w:r w:rsidR="00C4491F" w:rsidRPr="00E456CB">
        <w:rPr>
          <w:rtl/>
        </w:rPr>
        <w:t xml:space="preserve"> </w:t>
      </w:r>
      <w:r w:rsidR="006D0735" w:rsidRPr="00E456CB">
        <w:rPr>
          <w:rFonts w:hint="eastAsia"/>
          <w:rtl/>
        </w:rPr>
        <w:t>אגרופי</w:t>
      </w:r>
      <w:r w:rsidR="00C4491F" w:rsidRPr="00E456CB">
        <w:rPr>
          <w:rFonts w:hint="eastAsia"/>
          <w:rtl/>
        </w:rPr>
        <w:t>ו</w:t>
      </w:r>
      <w:r w:rsidR="006D0735" w:rsidRPr="00E456CB">
        <w:rPr>
          <w:rtl/>
        </w:rPr>
        <w:t xml:space="preserve">, </w:t>
      </w:r>
      <w:r w:rsidR="006D0735" w:rsidRPr="00E456CB">
        <w:rPr>
          <w:rFonts w:hint="eastAsia"/>
          <w:rtl/>
        </w:rPr>
        <w:t>אבל</w:t>
      </w:r>
      <w:r w:rsidR="006D0735" w:rsidRPr="00E456CB">
        <w:rPr>
          <w:rtl/>
        </w:rPr>
        <w:t xml:space="preserve"> </w:t>
      </w:r>
      <w:r w:rsidR="006D0735" w:rsidRPr="00E456CB">
        <w:rPr>
          <w:rFonts w:hint="eastAsia"/>
          <w:rtl/>
        </w:rPr>
        <w:t>אלכס</w:t>
      </w:r>
      <w:r w:rsidR="006D0735" w:rsidRPr="00E456CB">
        <w:rPr>
          <w:rtl/>
        </w:rPr>
        <w:t xml:space="preserve"> </w:t>
      </w:r>
      <w:r w:rsidR="006D0735" w:rsidRPr="00E456CB">
        <w:rPr>
          <w:rFonts w:hint="eastAsia"/>
          <w:rtl/>
        </w:rPr>
        <w:t>חסם</w:t>
      </w:r>
      <w:r w:rsidR="006D0735" w:rsidRPr="00E456CB">
        <w:rPr>
          <w:rtl/>
        </w:rPr>
        <w:t xml:space="preserve"> </w:t>
      </w:r>
      <w:r w:rsidR="006D0735" w:rsidRPr="00E456CB">
        <w:rPr>
          <w:rFonts w:hint="eastAsia"/>
          <w:rtl/>
        </w:rPr>
        <w:t>אותם</w:t>
      </w:r>
      <w:r w:rsidR="00C43910" w:rsidRPr="00E456CB">
        <w:rPr>
          <w:rtl/>
        </w:rPr>
        <w:t>,</w:t>
      </w:r>
      <w:r w:rsidR="006D0735" w:rsidRPr="00E456CB">
        <w:rPr>
          <w:rtl/>
        </w:rPr>
        <w:t xml:space="preserve"> כמו שיר ששורותיו קטועות: ארקדי מ</w:t>
      </w:r>
      <w:r w:rsidR="00C43910" w:rsidRPr="00E456CB">
        <w:rPr>
          <w:rFonts w:hint="eastAsia"/>
          <w:rtl/>
        </w:rPr>
        <w:t>שלח</w:t>
      </w:r>
      <w:r w:rsidR="006D0735" w:rsidRPr="00E456CB">
        <w:rPr>
          <w:rtl/>
        </w:rPr>
        <w:t xml:space="preserve"> אגרוף ו</w:t>
      </w:r>
      <w:r w:rsidR="006D0735" w:rsidRPr="00E456CB">
        <w:rPr>
          <w:rFonts w:hint="eastAsia"/>
          <w:rtl/>
        </w:rPr>
        <w:t>אלכס</w:t>
      </w:r>
      <w:r w:rsidR="006D0735" w:rsidRPr="00E456CB">
        <w:rPr>
          <w:rtl/>
        </w:rPr>
        <w:t xml:space="preserve"> </w:t>
      </w:r>
      <w:r w:rsidR="006D0735" w:rsidRPr="00E456CB">
        <w:rPr>
          <w:rFonts w:hint="eastAsia"/>
          <w:rtl/>
        </w:rPr>
        <w:t>חוסם</w:t>
      </w:r>
      <w:r w:rsidR="006D0735" w:rsidRPr="00E456CB">
        <w:rPr>
          <w:rtl/>
        </w:rPr>
        <w:t xml:space="preserve"> </w:t>
      </w:r>
      <w:r w:rsidR="00480DFD" w:rsidRPr="00E456CB">
        <w:rPr>
          <w:rFonts w:hint="eastAsia"/>
          <w:rtl/>
        </w:rPr>
        <w:t>כהרף</w:t>
      </w:r>
      <w:r w:rsidR="00480DFD" w:rsidRPr="00E456CB">
        <w:rPr>
          <w:rtl/>
        </w:rPr>
        <w:t>-עין</w:t>
      </w:r>
      <w:r w:rsidR="006D0735" w:rsidRPr="00E456CB">
        <w:rPr>
          <w:rtl/>
        </w:rPr>
        <w:t xml:space="preserve">, </w:t>
      </w:r>
      <w:r w:rsidR="006D0735" w:rsidRPr="00E456CB">
        <w:rPr>
          <w:rFonts w:hint="eastAsia"/>
          <w:rtl/>
        </w:rPr>
        <w:t>רק</w:t>
      </w:r>
      <w:r w:rsidR="006D0735" w:rsidRPr="00E456CB">
        <w:rPr>
          <w:rtl/>
        </w:rPr>
        <w:t xml:space="preserve"> </w:t>
      </w:r>
      <w:r w:rsidR="006D0735" w:rsidRPr="00E456CB">
        <w:rPr>
          <w:rFonts w:hint="eastAsia"/>
          <w:rtl/>
        </w:rPr>
        <w:t>עצם</w:t>
      </w:r>
      <w:r w:rsidR="006D0735" w:rsidRPr="00E456CB">
        <w:rPr>
          <w:rtl/>
        </w:rPr>
        <w:t xml:space="preserve"> </w:t>
      </w:r>
      <w:r w:rsidR="006D0735" w:rsidRPr="00E456CB">
        <w:rPr>
          <w:rFonts w:hint="eastAsia"/>
          <w:rtl/>
        </w:rPr>
        <w:t>הזרוע</w:t>
      </w:r>
      <w:r w:rsidR="006D0735" w:rsidRPr="00E456CB">
        <w:rPr>
          <w:rtl/>
        </w:rPr>
        <w:t xml:space="preserve"> </w:t>
      </w:r>
      <w:r w:rsidR="006D0735" w:rsidRPr="00E456CB">
        <w:rPr>
          <w:rFonts w:hint="eastAsia"/>
          <w:rtl/>
        </w:rPr>
        <w:t>סופגת</w:t>
      </w:r>
      <w:r w:rsidR="006D0735" w:rsidRPr="00E456CB">
        <w:rPr>
          <w:rtl/>
        </w:rPr>
        <w:t xml:space="preserve"> </w:t>
      </w:r>
      <w:r w:rsidR="006D0735" w:rsidRPr="00E456CB">
        <w:rPr>
          <w:rFonts w:hint="eastAsia"/>
          <w:rtl/>
        </w:rPr>
        <w:t>את</w:t>
      </w:r>
      <w:r w:rsidR="006D0735" w:rsidRPr="00E456CB">
        <w:rPr>
          <w:rtl/>
        </w:rPr>
        <w:t xml:space="preserve"> </w:t>
      </w:r>
      <w:r w:rsidR="006D0735" w:rsidRPr="00E456CB">
        <w:rPr>
          <w:rFonts w:hint="eastAsia"/>
          <w:rtl/>
        </w:rPr>
        <w:t>התנופה</w:t>
      </w:r>
      <w:r w:rsidR="006D0735" w:rsidRPr="00E456CB">
        <w:rPr>
          <w:rtl/>
        </w:rPr>
        <w:t xml:space="preserve"> </w:t>
      </w:r>
      <w:r w:rsidR="006D0735" w:rsidRPr="00E456CB">
        <w:rPr>
          <w:rFonts w:hint="eastAsia"/>
          <w:rtl/>
        </w:rPr>
        <w:t>ואיתה</w:t>
      </w:r>
      <w:r w:rsidR="006D0735" w:rsidRPr="00E456CB">
        <w:rPr>
          <w:rtl/>
        </w:rPr>
        <w:t xml:space="preserve"> </w:t>
      </w:r>
      <w:r w:rsidR="006D0735" w:rsidRPr="00E456CB">
        <w:rPr>
          <w:rFonts w:hint="eastAsia"/>
          <w:rtl/>
        </w:rPr>
        <w:t>חבורה</w:t>
      </w:r>
      <w:r w:rsidR="006D0735" w:rsidRPr="00E456CB">
        <w:rPr>
          <w:rtl/>
        </w:rPr>
        <w:t xml:space="preserve"> </w:t>
      </w:r>
      <w:r w:rsidR="006D0735" w:rsidRPr="00E456CB">
        <w:rPr>
          <w:rFonts w:hint="eastAsia"/>
          <w:rtl/>
        </w:rPr>
        <w:t>אדומה</w:t>
      </w:r>
      <w:r w:rsidR="006D0735" w:rsidRPr="00E456CB">
        <w:rPr>
          <w:rtl/>
        </w:rPr>
        <w:t xml:space="preserve"> </w:t>
      </w:r>
      <w:r w:rsidR="006D0735" w:rsidRPr="00E456CB">
        <w:rPr>
          <w:rFonts w:hint="eastAsia"/>
          <w:rtl/>
        </w:rPr>
        <w:t>שעוד</w:t>
      </w:r>
      <w:r w:rsidR="006D0735" w:rsidRPr="00E456CB">
        <w:rPr>
          <w:rtl/>
        </w:rPr>
        <w:t xml:space="preserve"> </w:t>
      </w:r>
      <w:r w:rsidR="006D0735" w:rsidRPr="00E456CB">
        <w:rPr>
          <w:rFonts w:hint="eastAsia"/>
          <w:rtl/>
        </w:rPr>
        <w:t>תכחיל</w:t>
      </w:r>
      <w:r w:rsidR="006D0735" w:rsidRPr="00E456CB">
        <w:rPr>
          <w:rtl/>
        </w:rPr>
        <w:t xml:space="preserve"> </w:t>
      </w:r>
      <w:r w:rsidR="006D0735" w:rsidRPr="00E456CB">
        <w:rPr>
          <w:rFonts w:hint="eastAsia"/>
          <w:rtl/>
        </w:rPr>
        <w:t>ותצהיב</w:t>
      </w:r>
      <w:r w:rsidR="006D0735" w:rsidRPr="00E456CB">
        <w:rPr>
          <w:rtl/>
        </w:rPr>
        <w:t xml:space="preserve">, </w:t>
      </w:r>
      <w:r w:rsidR="006D0735" w:rsidRPr="00E456CB">
        <w:rPr>
          <w:rFonts w:hint="eastAsia"/>
          <w:rtl/>
        </w:rPr>
        <w:t>ארקדי</w:t>
      </w:r>
      <w:r w:rsidR="006D0735" w:rsidRPr="00E456CB">
        <w:rPr>
          <w:rtl/>
        </w:rPr>
        <w:t xml:space="preserve"> </w:t>
      </w:r>
      <w:r w:rsidR="006D0735" w:rsidRPr="00E456CB">
        <w:rPr>
          <w:rFonts w:hint="eastAsia"/>
          <w:rtl/>
        </w:rPr>
        <w:t>מ</w:t>
      </w:r>
      <w:r w:rsidR="003D52E5" w:rsidRPr="00E456CB">
        <w:rPr>
          <w:rFonts w:hint="eastAsia"/>
          <w:rtl/>
        </w:rPr>
        <w:t>כה</w:t>
      </w:r>
      <w:r w:rsidR="003D52E5" w:rsidRPr="00E456CB">
        <w:rPr>
          <w:rtl/>
        </w:rPr>
        <w:t xml:space="preserve"> </w:t>
      </w:r>
      <w:r w:rsidR="003D52E5" w:rsidRPr="00E456CB">
        <w:rPr>
          <w:rFonts w:hint="eastAsia"/>
          <w:rtl/>
        </w:rPr>
        <w:t>מהצד</w:t>
      </w:r>
      <w:r w:rsidR="003D52E5" w:rsidRPr="00E456CB">
        <w:rPr>
          <w:rtl/>
        </w:rPr>
        <w:t xml:space="preserve"> </w:t>
      </w:r>
      <w:r w:rsidR="003D52E5" w:rsidRPr="00E456CB">
        <w:rPr>
          <w:rFonts w:hint="eastAsia"/>
          <w:rtl/>
        </w:rPr>
        <w:t>השני</w:t>
      </w:r>
      <w:r w:rsidR="006D0735" w:rsidRPr="00E456CB">
        <w:rPr>
          <w:rtl/>
        </w:rPr>
        <w:t xml:space="preserve"> ואלכס חוסם שוב, חסימה חיצונית חסימה עליונה לפי הצורך, והמכה של ארקדי פוגעת רק בזרוע </w:t>
      </w:r>
      <w:r w:rsidR="001E1F9D" w:rsidRPr="00E456CB">
        <w:rPr>
          <w:rFonts w:hint="eastAsia"/>
          <w:rtl/>
        </w:rPr>
        <w:t>שמתרוממת</w:t>
      </w:r>
      <w:r w:rsidR="001E1F9D" w:rsidRPr="00E456CB">
        <w:rPr>
          <w:rtl/>
        </w:rPr>
        <w:t xml:space="preserve"> </w:t>
      </w:r>
      <w:r w:rsidR="001E1F9D" w:rsidRPr="00E456CB">
        <w:rPr>
          <w:rFonts w:hint="eastAsia"/>
          <w:rtl/>
        </w:rPr>
        <w:t>בשבריר</w:t>
      </w:r>
      <w:r w:rsidR="001E1F9D" w:rsidRPr="00E456CB">
        <w:rPr>
          <w:rtl/>
        </w:rPr>
        <w:t xml:space="preserve"> </w:t>
      </w:r>
      <w:r w:rsidR="001E1F9D" w:rsidRPr="00E456CB">
        <w:rPr>
          <w:rFonts w:hint="eastAsia"/>
          <w:rtl/>
        </w:rPr>
        <w:t>ה</w:t>
      </w:r>
      <w:r w:rsidR="003A7E9C">
        <w:rPr>
          <w:rFonts w:hint="eastAsia"/>
          <w:rtl/>
        </w:rPr>
        <w:t>שנייה</w:t>
      </w:r>
      <w:r w:rsidR="001E1F9D" w:rsidRPr="00E456CB">
        <w:rPr>
          <w:rtl/>
        </w:rPr>
        <w:t xml:space="preserve"> </w:t>
      </w:r>
      <w:r w:rsidR="001E1F9D" w:rsidRPr="00E456CB">
        <w:rPr>
          <w:rFonts w:hint="eastAsia"/>
          <w:rtl/>
        </w:rPr>
        <w:t>הנכון</w:t>
      </w:r>
      <w:r w:rsidR="001E1F9D" w:rsidRPr="00E456CB">
        <w:rPr>
          <w:rtl/>
        </w:rPr>
        <w:t xml:space="preserve"> </w:t>
      </w:r>
      <w:r w:rsidR="001E1F9D" w:rsidRPr="00E456CB">
        <w:rPr>
          <w:rFonts w:hint="eastAsia"/>
          <w:rtl/>
        </w:rPr>
        <w:t>לספוג</w:t>
      </w:r>
      <w:r w:rsidR="001E1F9D" w:rsidRPr="00E456CB">
        <w:rPr>
          <w:rtl/>
        </w:rPr>
        <w:t xml:space="preserve"> </w:t>
      </w:r>
      <w:r w:rsidR="001E1F9D" w:rsidRPr="00E456CB">
        <w:rPr>
          <w:rFonts w:hint="eastAsia"/>
          <w:rtl/>
        </w:rPr>
        <w:t>א</w:t>
      </w:r>
      <w:r w:rsidR="003D52E5" w:rsidRPr="00E456CB">
        <w:rPr>
          <w:rFonts w:hint="eastAsia"/>
          <w:rtl/>
        </w:rPr>
        <w:t>ו</w:t>
      </w:r>
      <w:r w:rsidR="001E1F9D" w:rsidRPr="00E456CB">
        <w:rPr>
          <w:rFonts w:hint="eastAsia"/>
          <w:rtl/>
        </w:rPr>
        <w:t>ת</w:t>
      </w:r>
      <w:r w:rsidR="003D52E5" w:rsidRPr="00E456CB">
        <w:rPr>
          <w:rFonts w:hint="eastAsia"/>
          <w:rtl/>
        </w:rPr>
        <w:t>ה</w:t>
      </w:r>
      <w:r w:rsidR="001E1F9D" w:rsidRPr="00E456CB">
        <w:rPr>
          <w:rtl/>
        </w:rPr>
        <w:t xml:space="preserve"> בדיוק בזוית הנכונה</w:t>
      </w:r>
      <w:r w:rsidR="00404FC6" w:rsidRPr="00E456CB">
        <w:rPr>
          <w:rtl/>
        </w:rPr>
        <w:t>,</w:t>
      </w:r>
      <w:r w:rsidR="009564E3" w:rsidRPr="00E456CB">
        <w:rPr>
          <w:rtl/>
        </w:rPr>
        <w:t xml:space="preserve"> </w:t>
      </w:r>
      <w:r w:rsidR="00B83532" w:rsidRPr="00E456CB">
        <w:rPr>
          <w:rtl/>
        </w:rPr>
        <w:t>המכה נקטמת</w:t>
      </w:r>
      <w:r w:rsidR="00C43910" w:rsidRPr="00E456CB">
        <w:rPr>
          <w:rtl/>
        </w:rPr>
        <w:t xml:space="preserve"> </w:t>
      </w:r>
      <w:r w:rsidR="006D0735" w:rsidRPr="00E456CB">
        <w:rPr>
          <w:rFonts w:hint="eastAsia"/>
          <w:rtl/>
        </w:rPr>
        <w:t>ומחליקה</w:t>
      </w:r>
      <w:r w:rsidR="006D0735" w:rsidRPr="00E456CB">
        <w:rPr>
          <w:rtl/>
        </w:rPr>
        <w:t xml:space="preserve"> </w:t>
      </w:r>
      <w:r w:rsidR="00480DFD">
        <w:rPr>
          <w:rFonts w:hint="cs"/>
          <w:rtl/>
        </w:rPr>
        <w:t>לאורך</w:t>
      </w:r>
      <w:r w:rsidR="00B83532" w:rsidRPr="00E456CB">
        <w:rPr>
          <w:rtl/>
        </w:rPr>
        <w:t xml:space="preserve"> החסימה</w:t>
      </w:r>
      <w:r w:rsidR="003D52E5" w:rsidRPr="00E456CB">
        <w:rPr>
          <w:rtl/>
        </w:rPr>
        <w:t>.</w:t>
      </w:r>
      <w:r w:rsidR="005D1FDC" w:rsidRPr="00E456CB">
        <w:rPr>
          <w:rtl/>
        </w:rPr>
        <w:t xml:space="preserve"> </w:t>
      </w:r>
    </w:p>
    <w:p w14:paraId="66EC6773" w14:textId="7B84ED75" w:rsidR="00C43910" w:rsidRPr="00E456CB" w:rsidRDefault="003D52E5" w:rsidP="00480DFD">
      <w:pPr>
        <w:rPr>
          <w:rtl/>
        </w:rPr>
      </w:pPr>
      <w:r w:rsidRPr="00E456CB">
        <w:rPr>
          <w:rFonts w:hint="eastAsia"/>
          <w:rtl/>
        </w:rPr>
        <w:t>לרגע</w:t>
      </w:r>
      <w:r w:rsidRPr="00E456CB">
        <w:rPr>
          <w:rtl/>
        </w:rPr>
        <w:t xml:space="preserve"> נ</w:t>
      </w:r>
      <w:r w:rsidR="00480DFD">
        <w:rPr>
          <w:rFonts w:hint="cs"/>
          <w:rtl/>
        </w:rPr>
        <w:t>דמ</w:t>
      </w:r>
      <w:r w:rsidRPr="00E456CB">
        <w:rPr>
          <w:rtl/>
        </w:rPr>
        <w:t xml:space="preserve">ה היה שאלכס יציל את עצמו, </w:t>
      </w:r>
      <w:r w:rsidR="005D1FDC" w:rsidRPr="00E456CB">
        <w:rPr>
          <w:rFonts w:hint="eastAsia"/>
          <w:rtl/>
        </w:rPr>
        <w:t>אבל</w:t>
      </w:r>
      <w:r w:rsidR="00480DFD">
        <w:rPr>
          <w:rFonts w:hint="cs"/>
          <w:rtl/>
        </w:rPr>
        <w:t>]</w:t>
      </w:r>
      <w:r w:rsidR="005D1FDC" w:rsidRPr="00E456CB">
        <w:rPr>
          <w:rtl/>
        </w:rPr>
        <w:t xml:space="preserve"> </w:t>
      </w:r>
      <w:r w:rsidR="005D1FDC" w:rsidRPr="00E456CB">
        <w:rPr>
          <w:rFonts w:hint="eastAsia"/>
          <w:rtl/>
        </w:rPr>
        <w:t>ארקדי</w:t>
      </w:r>
      <w:r w:rsidR="00404FC6" w:rsidRPr="00E456CB">
        <w:rPr>
          <w:rtl/>
        </w:rPr>
        <w:t xml:space="preserve"> </w:t>
      </w:r>
      <w:r w:rsidR="005D1FDC" w:rsidRPr="00E456CB">
        <w:rPr>
          <w:rtl/>
        </w:rPr>
        <w:t xml:space="preserve">טיפס גבוה על </w:t>
      </w:r>
      <w:r w:rsidR="00B83532" w:rsidRPr="00E456CB">
        <w:rPr>
          <w:rFonts w:hint="eastAsia"/>
          <w:rtl/>
        </w:rPr>
        <w:t>חזהו</w:t>
      </w:r>
      <w:r w:rsidR="00B83532" w:rsidRPr="00E456CB">
        <w:rPr>
          <w:rtl/>
        </w:rPr>
        <w:t xml:space="preserve"> של </w:t>
      </w:r>
      <w:r w:rsidR="005D1FDC" w:rsidRPr="00E456CB">
        <w:rPr>
          <w:rFonts w:hint="eastAsia"/>
          <w:rtl/>
        </w:rPr>
        <w:t>אלכס</w:t>
      </w:r>
      <w:r w:rsidR="005D1FDC" w:rsidRPr="00E456CB">
        <w:rPr>
          <w:rtl/>
        </w:rPr>
        <w:t xml:space="preserve">, </w:t>
      </w:r>
      <w:r w:rsidR="00480DFD">
        <w:rPr>
          <w:rFonts w:hint="cs"/>
          <w:rtl/>
        </w:rPr>
        <w:t>[</w:t>
      </w:r>
      <w:r w:rsidR="00404FC6" w:rsidRPr="00E456CB">
        <w:rPr>
          <w:rFonts w:hint="eastAsia"/>
          <w:rtl/>
        </w:rPr>
        <w:t>והנה</w:t>
      </w:r>
      <w:r w:rsidR="00404FC6" w:rsidRPr="00E456CB">
        <w:rPr>
          <w:rtl/>
        </w:rPr>
        <w:t xml:space="preserve"> כבר </w:t>
      </w:r>
      <w:r w:rsidR="005D1FDC" w:rsidRPr="00E456CB">
        <w:rPr>
          <w:rFonts w:hint="eastAsia"/>
          <w:rtl/>
        </w:rPr>
        <w:t>הצליח</w:t>
      </w:r>
      <w:r w:rsidR="005D1FDC" w:rsidRPr="00E456CB">
        <w:rPr>
          <w:rtl/>
        </w:rPr>
        <w:t xml:space="preserve"> </w:t>
      </w:r>
      <w:r w:rsidR="005D1FDC" w:rsidRPr="00E456CB">
        <w:rPr>
          <w:rFonts w:hint="eastAsia"/>
          <w:rtl/>
        </w:rPr>
        <w:t>לרתק</w:t>
      </w:r>
      <w:r w:rsidR="005D1FDC" w:rsidRPr="00E456CB">
        <w:rPr>
          <w:rtl/>
        </w:rPr>
        <w:t xml:space="preserve"> </w:t>
      </w:r>
      <w:r w:rsidR="005D1FDC" w:rsidRPr="00E456CB">
        <w:rPr>
          <w:rFonts w:hint="eastAsia"/>
          <w:rtl/>
        </w:rPr>
        <w:t>את</w:t>
      </w:r>
      <w:r w:rsidR="005D1FDC" w:rsidRPr="00E456CB">
        <w:rPr>
          <w:rtl/>
        </w:rPr>
        <w:t xml:space="preserve"> </w:t>
      </w:r>
      <w:r w:rsidR="005D1FDC" w:rsidRPr="00E456CB">
        <w:rPr>
          <w:rFonts w:hint="eastAsia"/>
          <w:rtl/>
        </w:rPr>
        <w:t>זרועו</w:t>
      </w:r>
      <w:r w:rsidR="005D1FDC" w:rsidRPr="00E456CB">
        <w:rPr>
          <w:rtl/>
        </w:rPr>
        <w:t xml:space="preserve"> </w:t>
      </w:r>
      <w:r w:rsidR="005D1FDC" w:rsidRPr="00E456CB">
        <w:rPr>
          <w:rFonts w:hint="eastAsia"/>
          <w:rtl/>
        </w:rPr>
        <w:t>השמאלית</w:t>
      </w:r>
      <w:r w:rsidR="005D1FDC" w:rsidRPr="00E456CB">
        <w:rPr>
          <w:rtl/>
        </w:rPr>
        <w:t xml:space="preserve"> </w:t>
      </w:r>
      <w:r w:rsidR="005D1FDC" w:rsidRPr="00E456CB">
        <w:rPr>
          <w:rFonts w:hint="eastAsia"/>
          <w:rtl/>
        </w:rPr>
        <w:t>של</w:t>
      </w:r>
      <w:r w:rsidR="005D1FDC" w:rsidRPr="00E456CB">
        <w:rPr>
          <w:rtl/>
        </w:rPr>
        <w:t xml:space="preserve"> </w:t>
      </w:r>
      <w:r w:rsidR="005D1FDC" w:rsidRPr="00E456CB">
        <w:rPr>
          <w:rFonts w:hint="eastAsia"/>
          <w:rtl/>
        </w:rPr>
        <w:t>אלכס</w:t>
      </w:r>
      <w:r w:rsidR="00404FC6" w:rsidRPr="00E456CB">
        <w:rPr>
          <w:rtl/>
        </w:rPr>
        <w:t xml:space="preserve"> </w:t>
      </w:r>
      <w:r w:rsidR="005D1FDC" w:rsidRPr="00E456CB">
        <w:rPr>
          <w:rFonts w:hint="eastAsia"/>
          <w:rtl/>
        </w:rPr>
        <w:t>ובעוד</w:t>
      </w:r>
      <w:r w:rsidR="005D1FDC" w:rsidRPr="00E456CB">
        <w:rPr>
          <w:rtl/>
        </w:rPr>
        <w:t xml:space="preserve"> </w:t>
      </w:r>
      <w:r w:rsidR="005D1FDC" w:rsidRPr="00E456CB">
        <w:rPr>
          <w:rFonts w:hint="eastAsia"/>
          <w:rtl/>
        </w:rPr>
        <w:t>רגע</w:t>
      </w:r>
      <w:r w:rsidR="005D1FDC" w:rsidRPr="00E456CB">
        <w:rPr>
          <w:rtl/>
        </w:rPr>
        <w:t xml:space="preserve"> </w:t>
      </w:r>
      <w:r w:rsidR="005D1FDC" w:rsidRPr="00E456CB">
        <w:rPr>
          <w:rFonts w:hint="eastAsia"/>
          <w:rtl/>
        </w:rPr>
        <w:t>גם</w:t>
      </w:r>
      <w:r w:rsidR="005D1FDC" w:rsidRPr="00E456CB">
        <w:rPr>
          <w:rtl/>
        </w:rPr>
        <w:t xml:space="preserve"> </w:t>
      </w:r>
      <w:r w:rsidR="005D1FDC" w:rsidRPr="00E456CB">
        <w:rPr>
          <w:rFonts w:hint="eastAsia"/>
          <w:rtl/>
        </w:rPr>
        <w:t>הימנית</w:t>
      </w:r>
      <w:r w:rsidR="005D1FDC" w:rsidRPr="00E456CB">
        <w:rPr>
          <w:rtl/>
        </w:rPr>
        <w:t>.</w:t>
      </w:r>
      <w:r w:rsidR="00480DFD">
        <w:rPr>
          <w:rFonts w:hint="cs"/>
          <w:rtl/>
        </w:rPr>
        <w:t xml:space="preserve"> </w:t>
      </w:r>
      <w:r w:rsidR="006D0735" w:rsidRPr="00E456CB">
        <w:rPr>
          <w:rFonts w:hint="eastAsia"/>
          <w:rtl/>
        </w:rPr>
        <w:t>ארקדי</w:t>
      </w:r>
      <w:r w:rsidR="00480DFD">
        <w:rPr>
          <w:rFonts w:hint="cs"/>
          <w:rtl/>
        </w:rPr>
        <w:t>] הוא</w:t>
      </w:r>
      <w:r w:rsidR="006D0735" w:rsidRPr="00E456CB">
        <w:rPr>
          <w:rtl/>
        </w:rPr>
        <w:t xml:space="preserve"> </w:t>
      </w:r>
      <w:r w:rsidR="006D0735" w:rsidRPr="00E456CB">
        <w:rPr>
          <w:rFonts w:hint="eastAsia"/>
          <w:rtl/>
        </w:rPr>
        <w:t>התכונן</w:t>
      </w:r>
      <w:r w:rsidR="006D0735" w:rsidRPr="00E456CB">
        <w:rPr>
          <w:rtl/>
        </w:rPr>
        <w:t xml:space="preserve"> </w:t>
      </w:r>
      <w:r w:rsidR="006D0735" w:rsidRPr="00E456CB">
        <w:rPr>
          <w:rFonts w:hint="eastAsia"/>
          <w:rtl/>
        </w:rPr>
        <w:t>ל</w:t>
      </w:r>
      <w:r w:rsidR="005D1FDC" w:rsidRPr="00E456CB">
        <w:rPr>
          <w:rFonts w:hint="eastAsia"/>
          <w:rtl/>
        </w:rPr>
        <w:t>הסתערות</w:t>
      </w:r>
      <w:r w:rsidR="005D1FDC" w:rsidRPr="00E456CB">
        <w:rPr>
          <w:rtl/>
        </w:rPr>
        <w:t xml:space="preserve"> </w:t>
      </w:r>
      <w:r w:rsidR="005D1FDC" w:rsidRPr="00E456CB">
        <w:rPr>
          <w:rFonts w:hint="eastAsia"/>
          <w:rtl/>
        </w:rPr>
        <w:t>הסופית</w:t>
      </w:r>
      <w:r w:rsidR="00480DFD">
        <w:rPr>
          <w:rFonts w:hint="cs"/>
          <w:rtl/>
        </w:rPr>
        <w:t xml:space="preserve"> </w:t>
      </w:r>
      <w:r w:rsidR="00A354C4">
        <w:rPr>
          <w:rFonts w:hint="cs"/>
          <w:rtl/>
        </w:rPr>
        <w:t>[</w:t>
      </w:r>
      <w:r w:rsidR="006D0735" w:rsidRPr="00E456CB">
        <w:rPr>
          <w:rtl/>
        </w:rPr>
        <w:t xml:space="preserve">, </w:t>
      </w:r>
      <w:r w:rsidR="005D1FDC" w:rsidRPr="00E456CB">
        <w:rPr>
          <w:rFonts w:hint="eastAsia"/>
          <w:rtl/>
        </w:rPr>
        <w:t>זאת</w:t>
      </w:r>
      <w:r w:rsidR="005D1FDC" w:rsidRPr="00E456CB">
        <w:rPr>
          <w:rtl/>
        </w:rPr>
        <w:t xml:space="preserve"> </w:t>
      </w:r>
      <w:r w:rsidR="005D1FDC" w:rsidRPr="00E456CB">
        <w:rPr>
          <w:rFonts w:hint="eastAsia"/>
          <w:rtl/>
        </w:rPr>
        <w:t>שלא</w:t>
      </w:r>
      <w:r w:rsidR="005D1FDC" w:rsidRPr="00E456CB">
        <w:rPr>
          <w:rtl/>
        </w:rPr>
        <w:t xml:space="preserve"> </w:t>
      </w:r>
      <w:r w:rsidR="005D1FDC" w:rsidRPr="00E456CB">
        <w:rPr>
          <w:rFonts w:hint="eastAsia"/>
          <w:rtl/>
        </w:rPr>
        <w:t>רק</w:t>
      </w:r>
      <w:r w:rsidR="005D1FDC" w:rsidRPr="00E456CB">
        <w:rPr>
          <w:rtl/>
        </w:rPr>
        <w:t xml:space="preserve"> </w:t>
      </w:r>
      <w:r w:rsidR="005D1FDC" w:rsidRPr="00E456CB">
        <w:rPr>
          <w:rFonts w:hint="eastAsia"/>
          <w:rtl/>
        </w:rPr>
        <w:t>ת</w:t>
      </w:r>
      <w:r w:rsidR="00C43910" w:rsidRPr="00E456CB">
        <w:rPr>
          <w:rFonts w:hint="eastAsia"/>
          <w:rtl/>
        </w:rPr>
        <w:t>פרק</w:t>
      </w:r>
      <w:r w:rsidR="005D1FDC" w:rsidRPr="00E456CB">
        <w:rPr>
          <w:rtl/>
        </w:rPr>
        <w:t xml:space="preserve">, </w:t>
      </w:r>
      <w:r w:rsidR="005D1FDC" w:rsidRPr="00E456CB">
        <w:rPr>
          <w:rFonts w:hint="eastAsia"/>
          <w:rtl/>
        </w:rPr>
        <w:t>כי</w:t>
      </w:r>
      <w:r w:rsidR="005D1FDC" w:rsidRPr="00E456CB">
        <w:rPr>
          <w:rtl/>
        </w:rPr>
        <w:t xml:space="preserve"> </w:t>
      </w:r>
      <w:r w:rsidR="005D1FDC" w:rsidRPr="00E456CB">
        <w:rPr>
          <w:rFonts w:hint="eastAsia"/>
          <w:rtl/>
        </w:rPr>
        <w:t>אלכס</w:t>
      </w:r>
      <w:r w:rsidR="00B83532" w:rsidRPr="00E456CB">
        <w:rPr>
          <w:rtl/>
        </w:rPr>
        <w:t xml:space="preserve"> כבר</w:t>
      </w:r>
      <w:r w:rsidR="005D1FDC" w:rsidRPr="00E456CB">
        <w:rPr>
          <w:rtl/>
        </w:rPr>
        <w:t xml:space="preserve"> היה מ</w:t>
      </w:r>
      <w:r w:rsidR="00C43910" w:rsidRPr="00E456CB">
        <w:rPr>
          <w:rFonts w:hint="eastAsia"/>
          <w:rtl/>
        </w:rPr>
        <w:t>פורק</w:t>
      </w:r>
      <w:r w:rsidR="005D1FDC" w:rsidRPr="00E456CB">
        <w:rPr>
          <w:rtl/>
        </w:rPr>
        <w:t xml:space="preserve"> מכף רגל ועד ראש, אלא גם</w:t>
      </w:r>
      <w:r w:rsidR="00A354C4">
        <w:rPr>
          <w:rFonts w:hint="cs"/>
          <w:rtl/>
        </w:rPr>
        <w:t>]</w:t>
      </w:r>
      <w:r w:rsidR="005D1FDC" w:rsidRPr="00E456CB">
        <w:rPr>
          <w:rtl/>
        </w:rPr>
        <w:t xml:space="preserve"> </w:t>
      </w:r>
      <w:r w:rsidR="00A354C4">
        <w:rPr>
          <w:rFonts w:hint="cs"/>
          <w:rtl/>
        </w:rPr>
        <w:t>ש</w:t>
      </w:r>
      <w:r w:rsidR="005D1FDC" w:rsidRPr="00E456CB">
        <w:rPr>
          <w:rtl/>
        </w:rPr>
        <w:t xml:space="preserve">תמחץ ותרסק, </w:t>
      </w:r>
      <w:r w:rsidR="00A354C4">
        <w:rPr>
          <w:rFonts w:hint="cs"/>
          <w:rtl/>
        </w:rPr>
        <w:t>[</w:t>
      </w:r>
      <w:r w:rsidR="005D1FDC" w:rsidRPr="00E456CB">
        <w:rPr>
          <w:rtl/>
        </w:rPr>
        <w:t xml:space="preserve">כי </w:t>
      </w:r>
      <w:r w:rsidR="006D0735" w:rsidRPr="00E456CB">
        <w:rPr>
          <w:rFonts w:hint="eastAsia"/>
          <w:rtl/>
        </w:rPr>
        <w:t>מהטווח</w:t>
      </w:r>
      <w:r w:rsidR="006D0735" w:rsidRPr="00E456CB">
        <w:rPr>
          <w:rtl/>
        </w:rPr>
        <w:t xml:space="preserve"> הקצר בו נמצא </w:t>
      </w:r>
      <w:r w:rsidR="005D1FDC" w:rsidRPr="00E456CB">
        <w:rPr>
          <w:rFonts w:hint="eastAsia"/>
          <w:rtl/>
        </w:rPr>
        <w:t>נדמו</w:t>
      </w:r>
      <w:r w:rsidR="00A354C4">
        <w:rPr>
          <w:rFonts w:hint="cs"/>
          <w:rtl/>
        </w:rPr>
        <w:t>]</w:t>
      </w:r>
      <w:r w:rsidR="005D1FDC" w:rsidRPr="00E456CB">
        <w:rPr>
          <w:rtl/>
        </w:rPr>
        <w:t xml:space="preserve"> </w:t>
      </w:r>
      <w:r w:rsidR="002D1BB5" w:rsidRPr="00E456CB">
        <w:rPr>
          <w:rFonts w:hint="eastAsia"/>
          <w:rtl/>
        </w:rPr>
        <w:t>אגרופי</w:t>
      </w:r>
      <w:r w:rsidR="00453DEB" w:rsidRPr="00453DEB">
        <w:rPr>
          <w:rFonts w:cs="Times New Roman"/>
          <w:rtl/>
        </w:rPr>
        <w:t xml:space="preserve"> הקרנף שלו פעלו</w:t>
      </w:r>
      <w:r w:rsidR="00A354C4">
        <w:rPr>
          <w:rFonts w:hint="cs"/>
          <w:rtl/>
        </w:rPr>
        <w:t xml:space="preserve"> </w:t>
      </w:r>
      <w:r w:rsidR="00E86B2E">
        <w:rPr>
          <w:rFonts w:hint="cs"/>
          <w:rtl/>
        </w:rPr>
        <w:t>כ</w:t>
      </w:r>
      <w:r w:rsidR="006D0735" w:rsidRPr="00E456CB">
        <w:rPr>
          <w:rFonts w:hint="eastAsia"/>
          <w:rtl/>
        </w:rPr>
        <w:t>פטיש</w:t>
      </w:r>
      <w:r w:rsidR="005D1FDC" w:rsidRPr="00E456CB">
        <w:rPr>
          <w:rFonts w:hint="eastAsia"/>
          <w:rtl/>
        </w:rPr>
        <w:t>י</w:t>
      </w:r>
      <w:r w:rsidR="009D1786">
        <w:rPr>
          <w:rFonts w:hint="cs"/>
          <w:rtl/>
        </w:rPr>
        <w:t xml:space="preserve"> </w:t>
      </w:r>
      <w:r w:rsidR="004C59E0">
        <w:rPr>
          <w:rtl/>
        </w:rPr>
        <w:t>אוויר</w:t>
      </w:r>
      <w:r w:rsidR="006D0735" w:rsidRPr="00E456CB">
        <w:rPr>
          <w:rtl/>
        </w:rPr>
        <w:t>.</w:t>
      </w:r>
      <w:r w:rsidR="005D1FDC" w:rsidRPr="00E456CB">
        <w:rPr>
          <w:rtl/>
        </w:rPr>
        <w:t xml:space="preserve"> למארק </w:t>
      </w:r>
      <w:r w:rsidR="00B83532" w:rsidRPr="00E456CB">
        <w:rPr>
          <w:rFonts w:hint="eastAsia"/>
          <w:rtl/>
        </w:rPr>
        <w:t>היו</w:t>
      </w:r>
      <w:r w:rsidR="00B83532" w:rsidRPr="00E456CB">
        <w:rPr>
          <w:rtl/>
        </w:rPr>
        <w:t xml:space="preserve"> </w:t>
      </w:r>
      <w:r w:rsidR="005D1FDC" w:rsidRPr="00E456CB">
        <w:rPr>
          <w:rFonts w:hint="eastAsia"/>
          <w:rtl/>
        </w:rPr>
        <w:t>רק</w:t>
      </w:r>
      <w:r w:rsidR="005D1FDC" w:rsidRPr="00E456CB">
        <w:rPr>
          <w:rtl/>
        </w:rPr>
        <w:t xml:space="preserve"> </w:t>
      </w:r>
      <w:r w:rsidR="005D1FDC" w:rsidRPr="00E456CB">
        <w:rPr>
          <w:rFonts w:hint="eastAsia"/>
          <w:rtl/>
        </w:rPr>
        <w:t>שברירי</w:t>
      </w:r>
      <w:r w:rsidR="005D1FDC" w:rsidRPr="00E456CB">
        <w:rPr>
          <w:rtl/>
        </w:rPr>
        <w:t xml:space="preserve"> </w:t>
      </w:r>
      <w:r w:rsidR="003A7E9C">
        <w:rPr>
          <w:rFonts w:hint="eastAsia"/>
          <w:rtl/>
        </w:rPr>
        <w:t>שנייה</w:t>
      </w:r>
      <w:r w:rsidR="005D1FDC" w:rsidRPr="00E456CB">
        <w:rPr>
          <w:rtl/>
        </w:rPr>
        <w:t xml:space="preserve"> </w:t>
      </w:r>
      <w:r w:rsidR="005D1FDC" w:rsidRPr="00E456CB">
        <w:rPr>
          <w:rFonts w:hint="eastAsia"/>
          <w:rtl/>
        </w:rPr>
        <w:t>לפעול</w:t>
      </w:r>
      <w:r w:rsidR="00480DFD">
        <w:rPr>
          <w:rFonts w:hint="cs"/>
          <w:rtl/>
        </w:rPr>
        <w:t>,</w:t>
      </w:r>
      <w:r w:rsidR="006D0735" w:rsidRPr="00E456CB">
        <w:rPr>
          <w:rtl/>
        </w:rPr>
        <w:t xml:space="preserve"> </w:t>
      </w:r>
      <w:r w:rsidR="00480DFD">
        <w:rPr>
          <w:rFonts w:hint="cs"/>
          <w:rtl/>
        </w:rPr>
        <w:t>[</w:t>
      </w:r>
      <w:r w:rsidR="00F708D7" w:rsidRPr="00E456CB">
        <w:rPr>
          <w:rFonts w:hint="cs"/>
          <w:rtl/>
        </w:rPr>
        <w:t>ארקדי</w:t>
      </w:r>
      <w:r w:rsidR="00A326C1">
        <w:rPr>
          <w:rFonts w:hint="cs"/>
          <w:rtl/>
        </w:rPr>
        <w:t>, מאחר שלא הצליח להיחלץ,</w:t>
      </w:r>
      <w:r w:rsidR="00F708D7" w:rsidRPr="00E456CB">
        <w:rPr>
          <w:rFonts w:hint="cs"/>
          <w:rtl/>
        </w:rPr>
        <w:t xml:space="preserve"> </w:t>
      </w:r>
      <w:r w:rsidR="001E1F9D" w:rsidRPr="00E456CB">
        <w:rPr>
          <w:rFonts w:hint="cs"/>
          <w:rtl/>
        </w:rPr>
        <w:t>החליט</w:t>
      </w:r>
      <w:r w:rsidR="00C43910" w:rsidRPr="00E456CB">
        <w:rPr>
          <w:rFonts w:hint="cs"/>
          <w:rtl/>
        </w:rPr>
        <w:t xml:space="preserve"> </w:t>
      </w:r>
      <w:r w:rsidR="001E1F9D" w:rsidRPr="00E456CB">
        <w:rPr>
          <w:rFonts w:hint="cs"/>
          <w:rtl/>
        </w:rPr>
        <w:t xml:space="preserve">להכניע את אלכס </w:t>
      </w:r>
      <w:r w:rsidR="00A354C4">
        <w:rPr>
          <w:rFonts w:hint="cs"/>
          <w:rtl/>
        </w:rPr>
        <w:t>ב</w:t>
      </w:r>
      <w:r w:rsidR="001E1F9D" w:rsidRPr="00E456CB">
        <w:rPr>
          <w:rFonts w:hint="cs"/>
          <w:rtl/>
        </w:rPr>
        <w:t xml:space="preserve">מטח אגרופים חדש </w:t>
      </w:r>
      <w:r w:rsidR="00480DFD">
        <w:rPr>
          <w:rFonts w:hint="cs"/>
          <w:rtl/>
        </w:rPr>
        <w:t xml:space="preserve">עם </w:t>
      </w:r>
      <w:r w:rsidR="001E1F9D" w:rsidRPr="00E456CB">
        <w:rPr>
          <w:rFonts w:hint="cs"/>
          <w:rtl/>
        </w:rPr>
        <w:t>ידו המשוחררת</w:t>
      </w:r>
      <w:r w:rsidR="00F708D7" w:rsidRPr="00E456CB">
        <w:rPr>
          <w:rFonts w:hint="cs"/>
          <w:rtl/>
        </w:rPr>
        <w:t>, עוד רגע</w:t>
      </w:r>
      <w:r w:rsidR="00C43910" w:rsidRPr="00E456CB">
        <w:rPr>
          <w:rFonts w:hint="cs"/>
          <w:rtl/>
        </w:rPr>
        <w:t xml:space="preserve"> ו</w:t>
      </w:r>
      <w:r w:rsidR="00F708D7" w:rsidRPr="00E456CB">
        <w:rPr>
          <w:rFonts w:hint="cs"/>
          <w:rtl/>
        </w:rPr>
        <w:t xml:space="preserve">אלכס היה מתחסל תחת </w:t>
      </w:r>
      <w:r w:rsidR="00DE1676" w:rsidRPr="00E456CB">
        <w:rPr>
          <w:rFonts w:hint="cs"/>
          <w:rtl/>
        </w:rPr>
        <w:t>ה</w:t>
      </w:r>
      <w:r w:rsidR="00F708D7" w:rsidRPr="00E456CB">
        <w:rPr>
          <w:rFonts w:hint="cs"/>
          <w:rtl/>
        </w:rPr>
        <w:t xml:space="preserve">מטח </w:t>
      </w:r>
      <w:r w:rsidR="00DE1676" w:rsidRPr="00E456CB">
        <w:rPr>
          <w:rFonts w:hint="cs"/>
          <w:rtl/>
        </w:rPr>
        <w:t>הקטלני</w:t>
      </w:r>
      <w:r w:rsidR="00C43910" w:rsidRPr="00E456CB">
        <w:rPr>
          <w:rFonts w:hint="cs"/>
          <w:rtl/>
        </w:rPr>
        <w:t>.</w:t>
      </w:r>
      <w:r w:rsidR="00F708D7" w:rsidRPr="00E456CB">
        <w:rPr>
          <w:rFonts w:hint="cs"/>
          <w:rtl/>
        </w:rPr>
        <w:t xml:space="preserve"> </w:t>
      </w:r>
      <w:r w:rsidR="009964F3" w:rsidRPr="00E456CB">
        <w:rPr>
          <w:rtl/>
        </w:rPr>
        <w:t xml:space="preserve">מארק </w:t>
      </w:r>
      <w:r w:rsidR="00480DFD">
        <w:rPr>
          <w:rFonts w:hint="cs"/>
          <w:rtl/>
        </w:rPr>
        <w:t xml:space="preserve">] הוא </w:t>
      </w:r>
      <w:r w:rsidR="005D1FDC" w:rsidRPr="00E456CB">
        <w:rPr>
          <w:rFonts w:hint="cs"/>
          <w:rtl/>
        </w:rPr>
        <w:t xml:space="preserve">הימר </w:t>
      </w:r>
      <w:r w:rsidR="005D1127" w:rsidRPr="00E456CB">
        <w:rPr>
          <w:rFonts w:hint="cs"/>
          <w:rtl/>
        </w:rPr>
        <w:t>ו</w:t>
      </w:r>
      <w:r w:rsidR="009964F3" w:rsidRPr="00E456CB">
        <w:rPr>
          <w:rtl/>
        </w:rPr>
        <w:t xml:space="preserve">בעט </w:t>
      </w:r>
      <w:r w:rsidR="001050D4" w:rsidRPr="00E456CB">
        <w:rPr>
          <w:rFonts w:hint="cs"/>
          <w:rtl/>
        </w:rPr>
        <w:t xml:space="preserve">בכל כוחו </w:t>
      </w:r>
      <w:r w:rsidR="009964F3" w:rsidRPr="00E456CB">
        <w:rPr>
          <w:rtl/>
        </w:rPr>
        <w:t>ב</w:t>
      </w:r>
      <w:r w:rsidR="009964F3" w:rsidRPr="00E456CB">
        <w:rPr>
          <w:rFonts w:hint="cs"/>
          <w:rtl/>
        </w:rPr>
        <w:t xml:space="preserve">צידו </w:t>
      </w:r>
      <w:r w:rsidR="00597BFE" w:rsidRPr="00E456CB">
        <w:rPr>
          <w:rFonts w:hint="cs"/>
          <w:rtl/>
        </w:rPr>
        <w:t>ה</w:t>
      </w:r>
      <w:r w:rsidR="00E832CE" w:rsidRPr="00E456CB">
        <w:rPr>
          <w:rFonts w:hint="cs"/>
          <w:rtl/>
        </w:rPr>
        <w:t>ימנ</w:t>
      </w:r>
      <w:r w:rsidR="00597BFE" w:rsidRPr="00E456CB">
        <w:rPr>
          <w:rFonts w:hint="cs"/>
          <w:rtl/>
        </w:rPr>
        <w:t xml:space="preserve">י </w:t>
      </w:r>
      <w:r w:rsidR="009964F3" w:rsidRPr="00E456CB">
        <w:rPr>
          <w:rFonts w:hint="cs"/>
          <w:rtl/>
        </w:rPr>
        <w:t xml:space="preserve">של </w:t>
      </w:r>
      <w:r w:rsidR="009964F3" w:rsidRPr="00E456CB">
        <w:rPr>
          <w:rtl/>
        </w:rPr>
        <w:t>ארקדי</w:t>
      </w:r>
      <w:r w:rsidR="001050D4" w:rsidRPr="00E456CB">
        <w:rPr>
          <w:rFonts w:hint="cs"/>
          <w:rtl/>
        </w:rPr>
        <w:t xml:space="preserve">, </w:t>
      </w:r>
      <w:r w:rsidR="00E32124" w:rsidRPr="00E456CB">
        <w:rPr>
          <w:rFonts w:hint="cs"/>
          <w:rtl/>
        </w:rPr>
        <w:t xml:space="preserve">פגיעה </w:t>
      </w:r>
      <w:r w:rsidR="00B833EF">
        <w:rPr>
          <w:rFonts w:hint="cs"/>
          <w:rtl/>
        </w:rPr>
        <w:t>מדויק</w:t>
      </w:r>
      <w:r w:rsidR="00E32124" w:rsidRPr="00E456CB">
        <w:rPr>
          <w:rFonts w:hint="cs"/>
          <w:rtl/>
        </w:rPr>
        <w:t>ת</w:t>
      </w:r>
      <w:r w:rsidR="009964F3" w:rsidRPr="00E456CB">
        <w:rPr>
          <w:rtl/>
        </w:rPr>
        <w:t>.</w:t>
      </w:r>
    </w:p>
    <w:p w14:paraId="0E8FCE83" w14:textId="4B9C09B1" w:rsidR="00404FC6" w:rsidRPr="00E456CB" w:rsidRDefault="00C43910" w:rsidP="00404FC6">
      <w:pPr>
        <w:rPr>
          <w:rtl/>
        </w:rPr>
      </w:pPr>
      <w:r w:rsidRPr="00E456CB">
        <w:rPr>
          <w:rFonts w:hint="cs"/>
          <w:rtl/>
        </w:rPr>
        <w:t>[</w:t>
      </w:r>
      <w:r w:rsidR="00404FC6" w:rsidRPr="00E456CB">
        <w:rPr>
          <w:rFonts w:hint="cs"/>
          <w:rtl/>
        </w:rPr>
        <w:t>נקירה נקישה</w:t>
      </w:r>
      <w:r w:rsidRPr="00E456CB">
        <w:rPr>
          <w:rFonts w:hint="cs"/>
          <w:rtl/>
        </w:rPr>
        <w:t>]</w:t>
      </w:r>
    </w:p>
    <w:p w14:paraId="6F023B04" w14:textId="1B2CF35B" w:rsidR="009964F3" w:rsidRPr="00CD067C" w:rsidRDefault="00F5698A" w:rsidP="00E832CE">
      <w:pPr>
        <w:rPr>
          <w:rtl/>
        </w:rPr>
      </w:pPr>
      <w:r w:rsidRPr="00E456CB">
        <w:rPr>
          <w:rFonts w:hint="cs"/>
          <w:rtl/>
        </w:rPr>
        <w:t>[</w:t>
      </w:r>
      <w:r w:rsidRPr="00E456CB">
        <w:t>https://en.</w:t>
      </w:r>
      <w:r w:rsidRPr="00F5698A">
        <w:t>wikipedia.org/wiki/Liver_shot</w:t>
      </w:r>
      <w:r>
        <w:rPr>
          <w:rFonts w:hint="cs"/>
          <w:rtl/>
        </w:rPr>
        <w:t>]</w:t>
      </w:r>
    </w:p>
    <w:p w14:paraId="51067E63" w14:textId="451E23D9" w:rsidR="00E86B2E" w:rsidRDefault="00453DEB" w:rsidP="006C6DB0">
      <w:pPr>
        <w:rPr>
          <w:rtl/>
        </w:rPr>
      </w:pPr>
      <w:r w:rsidRPr="00453DEB">
        <w:rPr>
          <w:rFonts w:cs="Times New Roman"/>
          <w:rtl/>
        </w:rPr>
        <w:t>הבעיטה פגעה בכבד, ורעלים שאופסנו בו</w:t>
      </w:r>
      <w:r>
        <w:rPr>
          <w:rFonts w:hint="cs"/>
          <w:rtl/>
        </w:rPr>
        <w:t xml:space="preserve"> שוחררו מייד</w:t>
      </w:r>
      <w:r w:rsidR="00E86B2E">
        <w:rPr>
          <w:rFonts w:hint="cs"/>
          <w:rtl/>
        </w:rPr>
        <w:t xml:space="preserve"> </w:t>
      </w:r>
      <w:r w:rsidR="00DF6C0B">
        <w:rPr>
          <w:rFonts w:hint="cs"/>
          <w:rtl/>
        </w:rPr>
        <w:t>אל זרם הדם</w:t>
      </w:r>
      <w:r>
        <w:rPr>
          <w:rFonts w:hint="cs"/>
          <w:rtl/>
        </w:rPr>
        <w:t xml:space="preserve"> של ארקדי</w:t>
      </w:r>
      <w:r w:rsidR="00DF6C0B">
        <w:rPr>
          <w:rFonts w:hint="cs"/>
          <w:rtl/>
        </w:rPr>
        <w:t>.</w:t>
      </w:r>
      <w:r w:rsidR="001050D4">
        <w:rPr>
          <w:rFonts w:hint="cs"/>
          <w:rtl/>
        </w:rPr>
        <w:t xml:space="preserve"> חולשה נוראית</w:t>
      </w:r>
      <w:r w:rsidR="006C6DB0">
        <w:rPr>
          <w:rFonts w:hint="cs"/>
          <w:rtl/>
        </w:rPr>
        <w:t xml:space="preserve"> פשתה</w:t>
      </w:r>
      <w:r w:rsidR="00480DFD">
        <w:rPr>
          <w:rFonts w:hint="cs"/>
          <w:rtl/>
        </w:rPr>
        <w:t xml:space="preserve"> בן רגע</w:t>
      </w:r>
      <w:r w:rsidR="006C6DB0">
        <w:rPr>
          <w:rFonts w:hint="cs"/>
          <w:rtl/>
        </w:rPr>
        <w:t xml:space="preserve"> ב</w:t>
      </w:r>
      <w:r w:rsidR="00CD0D27">
        <w:rPr>
          <w:rFonts w:hint="cs"/>
          <w:rtl/>
        </w:rPr>
        <w:t>כל גופו</w:t>
      </w:r>
      <w:r w:rsidR="00480DFD" w:rsidRPr="00480DFD">
        <w:rPr>
          <w:rFonts w:cs="Times New Roman"/>
          <w:rtl/>
        </w:rPr>
        <w:t xml:space="preserve">, כאילו נחנק, כאילו </w:t>
      </w:r>
      <w:r w:rsidR="00480DFD">
        <w:rPr>
          <w:rFonts w:cs="Times New Roman" w:hint="cs"/>
          <w:rtl/>
        </w:rPr>
        <w:t>נקבר תחת</w:t>
      </w:r>
      <w:r w:rsidR="00480DFD" w:rsidRPr="00480DFD">
        <w:rPr>
          <w:rFonts w:cs="Times New Roman"/>
          <w:rtl/>
        </w:rPr>
        <w:t xml:space="preserve"> </w:t>
      </w:r>
      <w:r w:rsidR="00E86B2E">
        <w:rPr>
          <w:rFonts w:cs="Times New Roman" w:hint="cs"/>
          <w:rtl/>
        </w:rPr>
        <w:t>מאתי</w:t>
      </w:r>
      <w:r w:rsidR="00480DFD" w:rsidRPr="00480DFD">
        <w:rPr>
          <w:rFonts w:cs="Times New Roman"/>
          <w:rtl/>
        </w:rPr>
        <w:t>ים שקי חול</w:t>
      </w:r>
      <w:r w:rsidR="001050D4">
        <w:rPr>
          <w:rFonts w:hint="cs"/>
          <w:rtl/>
        </w:rPr>
        <w:t xml:space="preserve">. הוא התגלגל בכבדות </w:t>
      </w:r>
      <w:r w:rsidR="00E86B2E" w:rsidRPr="00E86B2E">
        <w:rPr>
          <w:rFonts w:cs="Times New Roman"/>
          <w:rtl/>
        </w:rPr>
        <w:t>מעם אלכס לקרקע</w:t>
      </w:r>
      <w:r w:rsidR="00F5698A">
        <w:rPr>
          <w:rFonts w:hint="cs"/>
          <w:rtl/>
        </w:rPr>
        <w:t>, בין החניות ל</w:t>
      </w:r>
      <w:r w:rsidR="001D29F3" w:rsidRPr="001D29F3">
        <w:rPr>
          <w:rFonts w:cs="Times New Roman"/>
          <w:rtl/>
        </w:rPr>
        <w:t>בין ה</w:t>
      </w:r>
      <w:r w:rsidR="00F5698A">
        <w:rPr>
          <w:rFonts w:hint="cs"/>
          <w:rtl/>
        </w:rPr>
        <w:t>מדרגות המובילות לחצר האחורית</w:t>
      </w:r>
      <w:r w:rsidR="00E86B2E">
        <w:rPr>
          <w:rFonts w:hint="cs"/>
          <w:rtl/>
        </w:rPr>
        <w:t>.</w:t>
      </w:r>
      <w:r w:rsidR="00F5698A">
        <w:rPr>
          <w:rFonts w:hint="cs"/>
          <w:rtl/>
        </w:rPr>
        <w:t xml:space="preserve"> </w:t>
      </w:r>
    </w:p>
    <w:p w14:paraId="4444A793" w14:textId="3B0D25E7" w:rsidR="009964F3" w:rsidRPr="00E456CB" w:rsidRDefault="001050D4" w:rsidP="00E86B2E">
      <w:pPr>
        <w:rPr>
          <w:rtl/>
        </w:rPr>
      </w:pPr>
      <w:r>
        <w:rPr>
          <w:rFonts w:hint="cs"/>
          <w:rtl/>
        </w:rPr>
        <w:t xml:space="preserve">אלכס </w:t>
      </w:r>
      <w:r w:rsidR="00CD0D27">
        <w:rPr>
          <w:rFonts w:hint="cs"/>
          <w:rtl/>
        </w:rPr>
        <w:t>התרומם</w:t>
      </w:r>
      <w:r w:rsidR="009564E3">
        <w:rPr>
          <w:rFonts w:hint="cs"/>
          <w:rtl/>
        </w:rPr>
        <w:t xml:space="preserve"> </w:t>
      </w:r>
      <w:r w:rsidR="001D29F3" w:rsidRPr="001D29F3">
        <w:rPr>
          <w:rFonts w:cs="Times New Roman"/>
          <w:rtl/>
        </w:rPr>
        <w:t xml:space="preserve">לאיטו </w:t>
      </w:r>
      <w:r w:rsidR="007454C9">
        <w:rPr>
          <w:rFonts w:hint="cs"/>
          <w:rtl/>
        </w:rPr>
        <w:t>על רגליים רועדות</w:t>
      </w:r>
      <w:r w:rsidR="009964F3">
        <w:rPr>
          <w:rtl/>
        </w:rPr>
        <w:t xml:space="preserve">, </w:t>
      </w:r>
      <w:r w:rsidR="00C51B46">
        <w:rPr>
          <w:rFonts w:hint="cs"/>
          <w:rtl/>
        </w:rPr>
        <w:t>[</w:t>
      </w:r>
      <w:r w:rsidR="009964F3">
        <w:rPr>
          <w:rtl/>
        </w:rPr>
        <w:t>אדום, מיוזע ומתנש</w:t>
      </w:r>
      <w:r w:rsidR="00CA6260">
        <w:rPr>
          <w:rFonts w:hint="cs"/>
          <w:rtl/>
        </w:rPr>
        <w:t>ף</w:t>
      </w:r>
      <w:r w:rsidR="00667D10">
        <w:rPr>
          <w:rFonts w:hint="cs"/>
          <w:rtl/>
        </w:rPr>
        <w:t>,</w:t>
      </w:r>
      <w:r w:rsidR="00C51B46">
        <w:rPr>
          <w:rFonts w:hint="cs"/>
          <w:rtl/>
        </w:rPr>
        <w:t>]</w:t>
      </w:r>
      <w:r w:rsidR="00667D10">
        <w:rPr>
          <w:rFonts w:hint="cs"/>
          <w:rtl/>
        </w:rPr>
        <w:t xml:space="preserve"> אבק</w:t>
      </w:r>
      <w:r w:rsidR="00B83532">
        <w:rPr>
          <w:rFonts w:hint="cs"/>
          <w:rtl/>
        </w:rPr>
        <w:t>ת קפה</w:t>
      </w:r>
      <w:r w:rsidR="00667D10">
        <w:rPr>
          <w:rFonts w:hint="cs"/>
          <w:rtl/>
        </w:rPr>
        <w:t xml:space="preserve"> דבוקה </w:t>
      </w:r>
      <w:r w:rsidR="00453DEB" w:rsidRPr="00453DEB">
        <w:rPr>
          <w:rFonts w:cs="Times New Roman"/>
          <w:rtl/>
        </w:rPr>
        <w:t>לדם הניגר מפיו ו</w:t>
      </w:r>
      <w:r w:rsidR="00453DEB">
        <w:rPr>
          <w:rFonts w:cs="Times New Roman" w:hint="cs"/>
          <w:rtl/>
        </w:rPr>
        <w:t>ל</w:t>
      </w:r>
      <w:r w:rsidR="00480DFD" w:rsidRPr="00480DFD">
        <w:rPr>
          <w:rFonts w:cs="Times New Roman"/>
          <w:rtl/>
        </w:rPr>
        <w:t xml:space="preserve">חתכים </w:t>
      </w:r>
      <w:r w:rsidR="00E86B2E" w:rsidRPr="00E86B2E">
        <w:rPr>
          <w:rFonts w:cs="Times New Roman"/>
          <w:rtl/>
        </w:rPr>
        <w:t>שנבקעו</w:t>
      </w:r>
      <w:r w:rsidR="00480DFD" w:rsidRPr="00480DFD">
        <w:rPr>
          <w:rFonts w:cs="Times New Roman"/>
          <w:rtl/>
        </w:rPr>
        <w:t xml:space="preserve"> ב</w:t>
      </w:r>
      <w:r w:rsidR="00667D10">
        <w:rPr>
          <w:rFonts w:hint="cs"/>
          <w:rtl/>
        </w:rPr>
        <w:t>עור</w:t>
      </w:r>
      <w:r w:rsidR="00CA6260">
        <w:rPr>
          <w:rFonts w:hint="cs"/>
          <w:rtl/>
        </w:rPr>
        <w:t>ו</w:t>
      </w:r>
      <w:r w:rsidR="00110015">
        <w:rPr>
          <w:rFonts w:hint="cs"/>
          <w:rtl/>
        </w:rPr>
        <w:t xml:space="preserve"> [עם אבקת קפה טחון דבוקה לזיעה???]</w:t>
      </w:r>
      <w:r w:rsidR="009964F3">
        <w:rPr>
          <w:rtl/>
        </w:rPr>
        <w:t>.</w:t>
      </w:r>
      <w:r w:rsidR="00E86B2E">
        <w:rPr>
          <w:rFonts w:hint="cs"/>
          <w:rtl/>
        </w:rPr>
        <w:t xml:space="preserve"> </w:t>
      </w:r>
      <w:r w:rsidR="00CA6260" w:rsidRPr="00E456CB">
        <w:rPr>
          <w:rFonts w:hint="eastAsia"/>
          <w:rtl/>
        </w:rPr>
        <w:t>הוא</w:t>
      </w:r>
      <w:r w:rsidR="00CA6260" w:rsidRPr="00E456CB">
        <w:rPr>
          <w:rtl/>
        </w:rPr>
        <w:t xml:space="preserve"> </w:t>
      </w:r>
      <w:r w:rsidR="00CA6260" w:rsidRPr="00E456CB">
        <w:rPr>
          <w:rFonts w:hint="eastAsia"/>
          <w:rtl/>
        </w:rPr>
        <w:t>הוש</w:t>
      </w:r>
      <w:r w:rsidR="00CA6260" w:rsidRPr="00E456CB">
        <w:rPr>
          <w:rFonts w:hint="cs"/>
          <w:rtl/>
        </w:rPr>
        <w:t>יט</w:t>
      </w:r>
      <w:r w:rsidR="008F5E78" w:rsidRPr="00E456CB">
        <w:rPr>
          <w:rFonts w:hint="cs"/>
          <w:rtl/>
        </w:rPr>
        <w:t xml:space="preserve"> </w:t>
      </w:r>
      <w:r w:rsidR="002D1BB5" w:rsidRPr="00E456CB">
        <w:rPr>
          <w:rFonts w:hint="cs"/>
          <w:rtl/>
        </w:rPr>
        <w:t xml:space="preserve">את </w:t>
      </w:r>
      <w:r w:rsidR="00CA6260" w:rsidRPr="00E456CB">
        <w:rPr>
          <w:rFonts w:hint="cs"/>
          <w:rtl/>
        </w:rPr>
        <w:t>יד</w:t>
      </w:r>
      <w:r w:rsidR="002D1BB5" w:rsidRPr="00E456CB">
        <w:rPr>
          <w:rFonts w:hint="cs"/>
          <w:rtl/>
        </w:rPr>
        <w:t>יו</w:t>
      </w:r>
      <w:r w:rsidR="00F5698A" w:rsidRPr="00E456CB">
        <w:rPr>
          <w:rFonts w:hint="cs"/>
          <w:rtl/>
        </w:rPr>
        <w:t xml:space="preserve"> לארקדי </w:t>
      </w:r>
      <w:r w:rsidR="00DE1676" w:rsidRPr="00E456CB">
        <w:rPr>
          <w:rFonts w:hint="cs"/>
          <w:rtl/>
        </w:rPr>
        <w:t xml:space="preserve">לעזור לו לקום, </w:t>
      </w:r>
      <w:r w:rsidR="00A9634E" w:rsidRPr="00E456CB">
        <w:rPr>
          <w:rFonts w:hint="cs"/>
          <w:rtl/>
        </w:rPr>
        <w:t xml:space="preserve">אבל </w:t>
      </w:r>
      <w:r w:rsidR="00E86B2E">
        <w:rPr>
          <w:rFonts w:hint="cs"/>
          <w:rtl/>
        </w:rPr>
        <w:t>זה</w:t>
      </w:r>
      <w:r w:rsidR="00A9634E" w:rsidRPr="00E456CB">
        <w:rPr>
          <w:rFonts w:hint="cs"/>
          <w:rtl/>
        </w:rPr>
        <w:t xml:space="preserve"> הוכרע </w:t>
      </w:r>
      <w:r w:rsidR="00480DFD" w:rsidRPr="00480DFD">
        <w:rPr>
          <w:rFonts w:cs="Times New Roman"/>
          <w:rtl/>
        </w:rPr>
        <w:t xml:space="preserve">לחלוטין </w:t>
      </w:r>
      <w:r w:rsidR="000655BB">
        <w:rPr>
          <w:rFonts w:hint="cs"/>
          <w:rtl/>
        </w:rPr>
        <w:t>על ידי</w:t>
      </w:r>
      <w:r w:rsidR="00A9634E" w:rsidRPr="00E456CB">
        <w:rPr>
          <w:rFonts w:hint="cs"/>
          <w:rtl/>
        </w:rPr>
        <w:t xml:space="preserve"> ה</w:t>
      </w:r>
      <w:r w:rsidR="007454C9" w:rsidRPr="00E456CB">
        <w:rPr>
          <w:rFonts w:hint="cs"/>
          <w:rtl/>
        </w:rPr>
        <w:t xml:space="preserve">רעלים שפרצו </w:t>
      </w:r>
      <w:r w:rsidR="00453DEB">
        <w:rPr>
          <w:rFonts w:hint="cs"/>
          <w:rtl/>
        </w:rPr>
        <w:t>א</w:t>
      </w:r>
      <w:r w:rsidR="007454C9" w:rsidRPr="00E456CB">
        <w:rPr>
          <w:rFonts w:hint="cs"/>
          <w:rtl/>
        </w:rPr>
        <w:t>ל</w:t>
      </w:r>
      <w:r w:rsidR="00453DEB">
        <w:rPr>
          <w:rFonts w:hint="cs"/>
          <w:rtl/>
        </w:rPr>
        <w:t xml:space="preserve"> </w:t>
      </w:r>
      <w:r w:rsidR="007454C9" w:rsidRPr="00E456CB">
        <w:rPr>
          <w:rFonts w:hint="cs"/>
          <w:rtl/>
        </w:rPr>
        <w:t>מחזור הדם שלו</w:t>
      </w:r>
      <w:r w:rsidR="00E86B2E">
        <w:rPr>
          <w:rFonts w:hint="cs"/>
          <w:rtl/>
        </w:rPr>
        <w:t>.</w:t>
      </w:r>
      <w:r w:rsidR="007454C9" w:rsidRPr="00E456CB">
        <w:rPr>
          <w:rFonts w:hint="cs"/>
          <w:rtl/>
        </w:rPr>
        <w:t xml:space="preserve"> </w:t>
      </w:r>
      <w:r w:rsidR="00E86B2E" w:rsidRPr="00E86B2E">
        <w:rPr>
          <w:rFonts w:cs="Times New Roman"/>
          <w:rtl/>
        </w:rPr>
        <w:t xml:space="preserve">הם ניצלו עד תומה את הזדמנות הפז </w:t>
      </w:r>
      <w:r w:rsidR="001D29F3" w:rsidRPr="001D29F3">
        <w:rPr>
          <w:rFonts w:cs="Times New Roman"/>
          <w:rtl/>
        </w:rPr>
        <w:t xml:space="preserve">הבלתי צפויה </w:t>
      </w:r>
      <w:r w:rsidR="00E86B2E" w:rsidRPr="00E86B2E">
        <w:rPr>
          <w:rFonts w:cs="Times New Roman"/>
          <w:rtl/>
        </w:rPr>
        <w:t>לשיטוט נינוח ברחבי הגוף</w:t>
      </w:r>
      <w:r w:rsidR="00AD31E4" w:rsidRPr="00E456CB">
        <w:rPr>
          <w:rFonts w:hint="cs"/>
          <w:rtl/>
        </w:rPr>
        <w:t xml:space="preserve"> שהיה ברגיל מחוץ לתחום עבורם</w:t>
      </w:r>
      <w:r w:rsidR="00E86B2E">
        <w:rPr>
          <w:rFonts w:hint="cs"/>
          <w:rtl/>
        </w:rPr>
        <w:t xml:space="preserve">. </w:t>
      </w:r>
      <w:r w:rsidR="00E86B2E" w:rsidRPr="00E86B2E">
        <w:rPr>
          <w:rFonts w:cs="Times New Roman"/>
          <w:rtl/>
        </w:rPr>
        <w:t>הם</w:t>
      </w:r>
      <w:r w:rsidR="007454C9" w:rsidRPr="00E456CB">
        <w:rPr>
          <w:rFonts w:hint="cs"/>
          <w:rtl/>
        </w:rPr>
        <w:t xml:space="preserve"> </w:t>
      </w:r>
      <w:r w:rsidR="00221F76" w:rsidRPr="00E456CB">
        <w:rPr>
          <w:rFonts w:hint="cs"/>
          <w:rtl/>
        </w:rPr>
        <w:t xml:space="preserve">התרוצצו </w:t>
      </w:r>
      <w:r w:rsidR="00C932D4" w:rsidRPr="00E456CB">
        <w:rPr>
          <w:rFonts w:hint="cs"/>
          <w:rtl/>
        </w:rPr>
        <w:t xml:space="preserve">במשובה עליזה </w:t>
      </w:r>
      <w:r w:rsidR="007454C9" w:rsidRPr="00E456CB">
        <w:rPr>
          <w:rFonts w:hint="cs"/>
          <w:rtl/>
        </w:rPr>
        <w:t>בין המפרקים ל</w:t>
      </w:r>
      <w:r w:rsidR="002D1BB5" w:rsidRPr="00E456CB">
        <w:rPr>
          <w:rFonts w:hint="cs"/>
          <w:rtl/>
        </w:rPr>
        <w:t>שרירי</w:t>
      </w:r>
      <w:r w:rsidR="007454C9" w:rsidRPr="00E456CB">
        <w:rPr>
          <w:rFonts w:hint="cs"/>
          <w:rtl/>
        </w:rPr>
        <w:t xml:space="preserve">ם, </w:t>
      </w:r>
      <w:r w:rsidR="00E86B2E" w:rsidRPr="00E86B2E">
        <w:rPr>
          <w:rFonts w:cs="Times New Roman"/>
          <w:rtl/>
        </w:rPr>
        <w:t xml:space="preserve">ערכו </w:t>
      </w:r>
      <w:r w:rsidR="007454C9" w:rsidRPr="00E456CB">
        <w:rPr>
          <w:rFonts w:hint="cs"/>
          <w:rtl/>
        </w:rPr>
        <w:t>סיבוב</w:t>
      </w:r>
      <w:r w:rsidR="00E36CCC">
        <w:rPr>
          <w:rFonts w:hint="cs"/>
          <w:rtl/>
        </w:rPr>
        <w:t xml:space="preserve"> </w:t>
      </w:r>
      <w:r w:rsidR="007454C9" w:rsidRPr="00E456CB">
        <w:rPr>
          <w:rFonts w:hint="cs"/>
          <w:rtl/>
        </w:rPr>
        <w:t>נימוסין סביב הסרעפת ומתחת לעור ו</w:t>
      </w:r>
      <w:r w:rsidR="00E86B2E" w:rsidRPr="00E86B2E">
        <w:rPr>
          <w:rFonts w:cs="Times New Roman"/>
          <w:rtl/>
        </w:rPr>
        <w:t>קינחו ב</w:t>
      </w:r>
      <w:r w:rsidR="00AD31E4" w:rsidRPr="00E456CB">
        <w:rPr>
          <w:rFonts w:hint="cs"/>
          <w:rtl/>
        </w:rPr>
        <w:t>דגדוג קל ב</w:t>
      </w:r>
      <w:r w:rsidR="007454C9" w:rsidRPr="00E456CB">
        <w:rPr>
          <w:rFonts w:hint="cs"/>
          <w:rtl/>
        </w:rPr>
        <w:t xml:space="preserve">כליות, עד שייאספו שוב </w:t>
      </w:r>
      <w:r w:rsidR="000655BB">
        <w:rPr>
          <w:rFonts w:hint="cs"/>
          <w:rtl/>
        </w:rPr>
        <w:t>על ידי</w:t>
      </w:r>
      <w:r w:rsidR="007454C9" w:rsidRPr="00E456CB">
        <w:rPr>
          <w:rFonts w:hint="cs"/>
          <w:rtl/>
        </w:rPr>
        <w:t xml:space="preserve"> הכבד </w:t>
      </w:r>
      <w:r w:rsidR="00480DFD">
        <w:rPr>
          <w:rFonts w:hint="cs"/>
          <w:rtl/>
        </w:rPr>
        <w:t>ה</w:t>
      </w:r>
      <w:r w:rsidR="00480DFD" w:rsidRPr="00480DFD">
        <w:rPr>
          <w:rFonts w:cs="Times New Roman"/>
          <w:rtl/>
        </w:rPr>
        <w:t>מוכה</w:t>
      </w:r>
      <w:r w:rsidR="00AD31E4" w:rsidRPr="00E456CB">
        <w:rPr>
          <w:rFonts w:hint="cs"/>
          <w:rtl/>
        </w:rPr>
        <w:t xml:space="preserve">. </w:t>
      </w:r>
      <w:r w:rsidR="00E86B2E" w:rsidRPr="00E86B2E">
        <w:rPr>
          <w:rFonts w:cs="Times New Roman"/>
          <w:rtl/>
        </w:rPr>
        <w:t xml:space="preserve">בינתיים שקע בעל הכבד </w:t>
      </w:r>
      <w:r w:rsidR="00C51B46">
        <w:rPr>
          <w:rFonts w:cs="Times New Roman" w:hint="cs"/>
          <w:rtl/>
        </w:rPr>
        <w:t>ב</w:t>
      </w:r>
      <w:r w:rsidR="00E86B2E" w:rsidRPr="00E86B2E">
        <w:rPr>
          <w:rFonts w:cs="Times New Roman"/>
          <w:rtl/>
        </w:rPr>
        <w:t>עפר הארץ</w:t>
      </w:r>
      <w:r w:rsidR="00221F76" w:rsidRPr="00E456CB">
        <w:rPr>
          <w:rFonts w:hint="cs"/>
          <w:rtl/>
        </w:rPr>
        <w:t xml:space="preserve"> </w:t>
      </w:r>
      <w:r w:rsidR="00DE1676" w:rsidRPr="00E456CB">
        <w:rPr>
          <w:rFonts w:hint="cs"/>
          <w:rtl/>
        </w:rPr>
        <w:t>ו</w:t>
      </w:r>
      <w:r w:rsidR="000F00E2" w:rsidRPr="00E456CB">
        <w:rPr>
          <w:rFonts w:hint="cs"/>
          <w:rtl/>
        </w:rPr>
        <w:t xml:space="preserve">חרחר את מה שהיה משוכנע שהיה </w:t>
      </w:r>
      <w:r w:rsidR="002D1BB5" w:rsidRPr="00E456CB">
        <w:rPr>
          <w:rFonts w:hint="cs"/>
          <w:rtl/>
        </w:rPr>
        <w:t xml:space="preserve">אחד </w:t>
      </w:r>
      <w:r w:rsidR="000F00E2" w:rsidRPr="00E456CB">
        <w:rPr>
          <w:rFonts w:hint="cs"/>
          <w:rtl/>
        </w:rPr>
        <w:t>מחרחורי הגסיסה</w:t>
      </w:r>
      <w:r w:rsidR="007454C9" w:rsidRPr="00E456CB">
        <w:rPr>
          <w:rFonts w:hint="cs"/>
          <w:rtl/>
        </w:rPr>
        <w:t xml:space="preserve"> האחרונים שלו, לפני שי</w:t>
      </w:r>
      <w:r w:rsidR="00E36CCC">
        <w:rPr>
          <w:rFonts w:hint="cs"/>
          <w:rtl/>
        </w:rPr>
        <w:t>י</w:t>
      </w:r>
      <w:r w:rsidR="007454C9" w:rsidRPr="00E456CB">
        <w:rPr>
          <w:rFonts w:hint="cs"/>
          <w:rtl/>
        </w:rPr>
        <w:t>פרד מהעולם האכזר.</w:t>
      </w:r>
    </w:p>
    <w:p w14:paraId="18DD7A30" w14:textId="63753C1D" w:rsidR="009964F3" w:rsidRPr="00CD067C" w:rsidRDefault="007D2CBF" w:rsidP="006C6DB0">
      <w:pPr>
        <w:rPr>
          <w:rtl/>
        </w:rPr>
      </w:pPr>
      <w:r w:rsidRPr="00E456CB">
        <w:rPr>
          <w:rFonts w:hint="cs"/>
          <w:rtl/>
        </w:rPr>
        <w:t>אלכס, שחווה את המכה ה</w:t>
      </w:r>
      <w:r w:rsidR="00E86B2E" w:rsidRPr="00E86B2E">
        <w:rPr>
          <w:rFonts w:cs="Times New Roman"/>
          <w:rtl/>
        </w:rPr>
        <w:t>זדונית</w:t>
      </w:r>
      <w:r w:rsidR="00E86B2E">
        <w:rPr>
          <w:rFonts w:cs="Times New Roman" w:hint="cs"/>
          <w:rtl/>
        </w:rPr>
        <w:t>+</w:t>
      </w:r>
      <w:r w:rsidRPr="00E456CB">
        <w:rPr>
          <w:rFonts w:hint="cs"/>
          <w:rtl/>
        </w:rPr>
        <w:t xml:space="preserve"> הזאת </w:t>
      </w:r>
      <w:r w:rsidR="00416EBD">
        <w:rPr>
          <w:rFonts w:hint="cs"/>
          <w:rtl/>
        </w:rPr>
        <w:t xml:space="preserve">על </w:t>
      </w:r>
      <w:r w:rsidRPr="00E456CB">
        <w:rPr>
          <w:rFonts w:hint="cs"/>
          <w:rtl/>
        </w:rPr>
        <w:t>בשרו, ידע כיצד לשמור על קור</w:t>
      </w:r>
      <w:r w:rsidR="00E36CCC">
        <w:rPr>
          <w:rFonts w:hint="cs"/>
          <w:rtl/>
        </w:rPr>
        <w:t xml:space="preserve"> </w:t>
      </w:r>
      <w:r w:rsidRPr="00E456CB">
        <w:rPr>
          <w:rFonts w:hint="cs"/>
          <w:rtl/>
        </w:rPr>
        <w:t xml:space="preserve">רוח </w:t>
      </w:r>
      <w:r w:rsidR="00AD5B70">
        <w:rPr>
          <w:rFonts w:hint="cs"/>
          <w:rtl/>
        </w:rPr>
        <w:t xml:space="preserve">גם </w:t>
      </w:r>
      <w:r w:rsidRPr="00E456CB">
        <w:rPr>
          <w:rFonts w:hint="cs"/>
          <w:rtl/>
        </w:rPr>
        <w:t xml:space="preserve">תוך כדי התעוקה, הערפול, העילפון, </w:t>
      </w:r>
      <w:r w:rsidR="00B907D3">
        <w:rPr>
          <w:rFonts w:hint="cs"/>
          <w:rtl/>
        </w:rPr>
        <w:t>[</w:t>
      </w:r>
      <w:r w:rsidRPr="00E456CB">
        <w:rPr>
          <w:rFonts w:hint="cs"/>
          <w:rtl/>
        </w:rPr>
        <w:t>שהינם בני-חלוף,</w:t>
      </w:r>
      <w:r w:rsidR="00B907D3">
        <w:rPr>
          <w:rFonts w:hint="cs"/>
          <w:rtl/>
        </w:rPr>
        <w:t>]</w:t>
      </w:r>
      <w:r w:rsidRPr="00E456CB">
        <w:rPr>
          <w:rFonts w:hint="cs"/>
          <w:rtl/>
        </w:rPr>
        <w:t xml:space="preserve"> והיה מסוגל אפילו להמשיך לתפקד בקרב. </w:t>
      </w:r>
      <w:r w:rsidR="00C51B46">
        <w:rPr>
          <w:rFonts w:hint="cs"/>
          <w:rtl/>
        </w:rPr>
        <w:t>[</w:t>
      </w:r>
      <w:r w:rsidRPr="00E456CB">
        <w:rPr>
          <w:rFonts w:hint="cs"/>
          <w:rtl/>
        </w:rPr>
        <w:t>זהו חלק מיכולת הספיגה שהינה כה</w:t>
      </w:r>
      <w:r w:rsidR="00C51B46">
        <w:rPr>
          <w:rFonts w:hint="cs"/>
          <w:rtl/>
        </w:rPr>
        <w:t xml:space="preserve"> /</w:t>
      </w:r>
      <w:r w:rsidRPr="00E456CB">
        <w:rPr>
          <w:rFonts w:hint="cs"/>
          <w:rtl/>
        </w:rPr>
        <w:t xml:space="preserve"> </w:t>
      </w:r>
      <w:r w:rsidR="00B907D3">
        <w:rPr>
          <w:rFonts w:hint="cs"/>
          <w:rtl/>
        </w:rPr>
        <w:t>ה</w:t>
      </w:r>
      <w:r w:rsidRPr="00E456CB">
        <w:rPr>
          <w:rFonts w:hint="cs"/>
          <w:rtl/>
        </w:rPr>
        <w:t>חשובה</w:t>
      </w:r>
      <w:r w:rsidR="00B907D3">
        <w:rPr>
          <w:rFonts w:hint="cs"/>
          <w:rtl/>
        </w:rPr>
        <w:t xml:space="preserve"> </w:t>
      </w:r>
      <w:r w:rsidR="00F97A34">
        <w:rPr>
          <w:rFonts w:hint="cs"/>
          <w:rtl/>
        </w:rPr>
        <w:t>כל כך</w:t>
      </w:r>
      <w:r w:rsidRPr="00E456CB">
        <w:rPr>
          <w:rFonts w:hint="cs"/>
          <w:rtl/>
        </w:rPr>
        <w:t xml:space="preserve"> ללוחם</w:t>
      </w:r>
      <w:r w:rsidR="00E86B2E">
        <w:rPr>
          <w:rFonts w:hint="cs"/>
          <w:rtl/>
        </w:rPr>
        <w:t xml:space="preserve"> מיומן</w:t>
      </w:r>
      <w:r w:rsidRPr="00E456CB">
        <w:rPr>
          <w:rFonts w:hint="cs"/>
          <w:rtl/>
        </w:rPr>
        <w:t>,</w:t>
      </w:r>
      <w:r w:rsidR="00E86B2E">
        <w:rPr>
          <w:rFonts w:hint="cs"/>
          <w:rtl/>
        </w:rPr>
        <w:t xml:space="preserve"> </w:t>
      </w:r>
      <w:r w:rsidRPr="00E456CB">
        <w:rPr>
          <w:rFonts w:hint="cs"/>
          <w:rtl/>
        </w:rPr>
        <w:t>כי</w:t>
      </w:r>
      <w:r w:rsidR="00C51B46">
        <w:rPr>
          <w:rFonts w:hint="cs"/>
          <w:rtl/>
        </w:rPr>
        <w:t>]</w:t>
      </w:r>
      <w:r w:rsidRPr="00E456CB">
        <w:rPr>
          <w:rFonts w:hint="cs"/>
          <w:rtl/>
        </w:rPr>
        <w:t xml:space="preserve"> </w:t>
      </w:r>
      <w:bookmarkStart w:id="60" w:name="_Hlk522434024"/>
      <w:r w:rsidRPr="00E456CB">
        <w:rPr>
          <w:rFonts w:hint="cs"/>
          <w:rtl/>
        </w:rPr>
        <w:t xml:space="preserve">יש גבול </w:t>
      </w:r>
      <w:r w:rsidR="00E86B2E">
        <w:rPr>
          <w:rFonts w:hint="cs"/>
          <w:rtl/>
        </w:rPr>
        <w:t>לעצמה</w:t>
      </w:r>
      <w:r w:rsidRPr="00E456CB">
        <w:rPr>
          <w:rFonts w:hint="cs"/>
          <w:rtl/>
        </w:rPr>
        <w:t xml:space="preserve"> </w:t>
      </w:r>
      <w:r w:rsidR="00E86B2E">
        <w:rPr>
          <w:rFonts w:hint="cs"/>
          <w:rtl/>
        </w:rPr>
        <w:t>ש</w:t>
      </w:r>
      <w:r w:rsidRPr="00E456CB">
        <w:rPr>
          <w:rFonts w:hint="cs"/>
          <w:rtl/>
        </w:rPr>
        <w:t xml:space="preserve">רקמת השומן יכולה לשכך, </w:t>
      </w:r>
      <w:r w:rsidR="00E86B2E">
        <w:rPr>
          <w:rFonts w:hint="cs"/>
          <w:rtl/>
        </w:rPr>
        <w:t>ש</w:t>
      </w:r>
      <w:r w:rsidRPr="00E456CB">
        <w:rPr>
          <w:rFonts w:hint="cs"/>
          <w:rtl/>
        </w:rPr>
        <w:t>רקמת השריר מסוגלת לקבל,</w:t>
      </w:r>
      <w:bookmarkEnd w:id="60"/>
      <w:r w:rsidRPr="00E456CB">
        <w:rPr>
          <w:rFonts w:hint="cs"/>
          <w:rtl/>
        </w:rPr>
        <w:t xml:space="preserve"> </w:t>
      </w:r>
      <w:r w:rsidR="0069680F">
        <w:rPr>
          <w:rFonts w:hint="cs"/>
          <w:rtl/>
        </w:rPr>
        <w:t>ו</w:t>
      </w:r>
      <w:r w:rsidR="00E86B2E">
        <w:rPr>
          <w:rFonts w:hint="cs"/>
          <w:rtl/>
        </w:rPr>
        <w:t>ידיעת</w:t>
      </w:r>
      <w:r w:rsidRPr="00E456CB">
        <w:rPr>
          <w:rFonts w:hint="cs"/>
          <w:rtl/>
        </w:rPr>
        <w:t xml:space="preserve"> </w:t>
      </w:r>
      <w:r w:rsidR="00B907D3">
        <w:rPr>
          <w:rFonts w:hint="cs"/>
          <w:rtl/>
        </w:rPr>
        <w:t>[</w:t>
      </w:r>
      <w:r w:rsidRPr="00E456CB">
        <w:rPr>
          <w:rFonts w:hint="cs"/>
          <w:rtl/>
        </w:rPr>
        <w:t>בחולשות</w:t>
      </w:r>
      <w:r w:rsidR="00B907D3">
        <w:rPr>
          <w:rFonts w:hint="cs"/>
          <w:rtl/>
        </w:rPr>
        <w:t>]מגבלות</w:t>
      </w:r>
      <w:r w:rsidRPr="00E456CB">
        <w:rPr>
          <w:rFonts w:hint="cs"/>
          <w:rtl/>
        </w:rPr>
        <w:t xml:space="preserve"> הגוף </w:t>
      </w:r>
      <w:r w:rsidR="00E86B2E">
        <w:rPr>
          <w:rFonts w:hint="cs"/>
          <w:rtl/>
        </w:rPr>
        <w:t xml:space="preserve">מאפשרת </w:t>
      </w:r>
      <w:r w:rsidR="00E86B2E" w:rsidRPr="00E86B2E">
        <w:rPr>
          <w:rFonts w:cs="Times New Roman"/>
          <w:rtl/>
        </w:rPr>
        <w:t>מאפשרת ל</w:t>
      </w:r>
      <w:r w:rsidR="00E86B2E">
        <w:rPr>
          <w:rFonts w:cs="Times New Roman" w:hint="cs"/>
          <w:rtl/>
        </w:rPr>
        <w:t>שמור על</w:t>
      </w:r>
      <w:r w:rsidR="00E86B2E" w:rsidRPr="00E86B2E">
        <w:rPr>
          <w:rFonts w:cs="Times New Roman"/>
          <w:rtl/>
        </w:rPr>
        <w:t xml:space="preserve"> ראש צלול </w:t>
      </w:r>
      <w:r w:rsidR="00AD5B70" w:rsidRPr="00AD5B70">
        <w:rPr>
          <w:rFonts w:cs="Times New Roman"/>
          <w:rtl/>
        </w:rPr>
        <w:t>גם תחת</w:t>
      </w:r>
      <w:r w:rsidR="00AD5B70">
        <w:rPr>
          <w:rFonts w:cs="Times New Roman" w:hint="cs"/>
          <w:rtl/>
        </w:rPr>
        <w:t xml:space="preserve"> </w:t>
      </w:r>
      <w:r w:rsidRPr="00E456CB">
        <w:rPr>
          <w:rFonts w:hint="cs"/>
          <w:rtl/>
        </w:rPr>
        <w:t xml:space="preserve">כאב. אבל ארקדי לא </w:t>
      </w:r>
      <w:r w:rsidR="00120FED">
        <w:rPr>
          <w:rFonts w:hint="cs"/>
          <w:rtl/>
        </w:rPr>
        <w:t xml:space="preserve">היה </w:t>
      </w:r>
      <w:r w:rsidRPr="00E456CB">
        <w:rPr>
          <w:rFonts w:hint="cs"/>
          <w:rtl/>
        </w:rPr>
        <w:t>מורגל בכך, ו</w:t>
      </w:r>
      <w:r w:rsidR="00B907D3">
        <w:rPr>
          <w:rFonts w:hint="cs"/>
          <w:rtl/>
        </w:rPr>
        <w:t>אלכס</w:t>
      </w:r>
      <w:r w:rsidRPr="00E456CB">
        <w:rPr>
          <w:rFonts w:hint="cs"/>
          <w:rtl/>
        </w:rPr>
        <w:t xml:space="preserve"> הוצף חמלה. </w:t>
      </w:r>
      <w:r w:rsidR="009964F3" w:rsidRPr="00E456CB">
        <w:rPr>
          <w:rtl/>
        </w:rPr>
        <w:t xml:space="preserve">"מה עשית?!" </w:t>
      </w:r>
      <w:r w:rsidRPr="00E456CB">
        <w:rPr>
          <w:rFonts w:hint="cs"/>
          <w:rtl/>
        </w:rPr>
        <w:t>הוא</w:t>
      </w:r>
      <w:r w:rsidR="003B6959" w:rsidRPr="00E456CB">
        <w:rPr>
          <w:rFonts w:hint="cs"/>
          <w:rtl/>
        </w:rPr>
        <w:t xml:space="preserve"> </w:t>
      </w:r>
      <w:r w:rsidR="00597BFE" w:rsidRPr="00E456CB">
        <w:rPr>
          <w:rFonts w:hint="cs"/>
          <w:rtl/>
        </w:rPr>
        <w:t>הסתער על</w:t>
      </w:r>
      <w:r w:rsidR="009964F3" w:rsidRPr="00E456CB">
        <w:rPr>
          <w:rtl/>
        </w:rPr>
        <w:t xml:space="preserve"> מארק </w:t>
      </w:r>
      <w:r w:rsidR="00597BFE" w:rsidRPr="00E456CB">
        <w:rPr>
          <w:rFonts w:hint="cs"/>
          <w:rtl/>
        </w:rPr>
        <w:t xml:space="preserve">עם </w:t>
      </w:r>
      <w:r w:rsidR="00A23FB4" w:rsidRPr="00E456CB">
        <w:rPr>
          <w:rFonts w:hint="cs"/>
          <w:rtl/>
        </w:rPr>
        <w:t>מכת וו חזקה ישר ל</w:t>
      </w:r>
      <w:r w:rsidR="00A23FB4">
        <w:rPr>
          <w:rFonts w:hint="cs"/>
          <w:rtl/>
        </w:rPr>
        <w:t>לסת</w:t>
      </w:r>
      <w:r w:rsidR="009964F3" w:rsidRPr="00CD067C">
        <w:rPr>
          <w:rtl/>
        </w:rPr>
        <w:t>.</w:t>
      </w:r>
    </w:p>
    <w:p w14:paraId="03A5375E" w14:textId="1BE0114A" w:rsidR="009964F3" w:rsidRPr="00CD067C" w:rsidRDefault="009964F3" w:rsidP="001831F4">
      <w:pPr>
        <w:rPr>
          <w:rtl/>
        </w:rPr>
      </w:pPr>
      <w:r w:rsidRPr="00CD067C">
        <w:rPr>
          <w:rtl/>
        </w:rPr>
        <w:t xml:space="preserve">מארק נרתע לאחור </w:t>
      </w:r>
      <w:r w:rsidR="00E86B2E">
        <w:rPr>
          <w:rFonts w:hint="cs"/>
          <w:rtl/>
        </w:rPr>
        <w:t>ו</w:t>
      </w:r>
      <w:r w:rsidRPr="00CD067C">
        <w:rPr>
          <w:rtl/>
        </w:rPr>
        <w:t>מישש את מקום ה</w:t>
      </w:r>
      <w:r w:rsidR="00A23FB4">
        <w:rPr>
          <w:rFonts w:hint="cs"/>
          <w:rtl/>
        </w:rPr>
        <w:t>פגיעה</w:t>
      </w:r>
      <w:r w:rsidRPr="00CD067C">
        <w:rPr>
          <w:rtl/>
        </w:rPr>
        <w:t xml:space="preserve"> </w:t>
      </w:r>
      <w:r w:rsidR="001831F4">
        <w:rPr>
          <w:rFonts w:hint="cs"/>
          <w:rtl/>
        </w:rPr>
        <w:t>ב</w:t>
      </w:r>
      <w:r w:rsidRPr="00CD067C">
        <w:rPr>
          <w:rtl/>
        </w:rPr>
        <w:t>לחיו. דם נקווה בז</w:t>
      </w:r>
      <w:r w:rsidR="00E36CCC">
        <w:rPr>
          <w:rFonts w:hint="cs"/>
          <w:rtl/>
        </w:rPr>
        <w:t>ו</w:t>
      </w:r>
      <w:r w:rsidRPr="00CD067C">
        <w:rPr>
          <w:rtl/>
        </w:rPr>
        <w:t>וית פיו. "אתה מטורף לגמרי אלכס," הוא אמר באנגלית. "</w:t>
      </w:r>
      <w:r w:rsidR="001050D4">
        <w:rPr>
          <w:rFonts w:hint="cs"/>
          <w:rtl/>
        </w:rPr>
        <w:t>צר לי לבשר לך</w:t>
      </w:r>
      <w:r w:rsidR="00D33C81">
        <w:rPr>
          <w:rFonts w:hint="cs"/>
          <w:rtl/>
        </w:rPr>
        <w:t xml:space="preserve"> זאת, אח יקר</w:t>
      </w:r>
      <w:r w:rsidR="001050D4">
        <w:rPr>
          <w:rFonts w:hint="cs"/>
          <w:rtl/>
        </w:rPr>
        <w:t xml:space="preserve"> </w:t>
      </w:r>
      <w:r w:rsidR="001050D4">
        <w:rPr>
          <w:rtl/>
        </w:rPr>
        <w:t>–</w:t>
      </w:r>
      <w:r w:rsidR="001050D4">
        <w:rPr>
          <w:rFonts w:hint="cs"/>
          <w:rtl/>
        </w:rPr>
        <w:t xml:space="preserve"> </w:t>
      </w:r>
      <w:r w:rsidRPr="00CD067C">
        <w:rPr>
          <w:rtl/>
        </w:rPr>
        <w:t xml:space="preserve">איבדת את שפיות דעתך." </w:t>
      </w:r>
      <w:r w:rsidR="00CC0018">
        <w:rPr>
          <w:rFonts w:hint="cs"/>
          <w:rtl/>
        </w:rPr>
        <w:t xml:space="preserve">[כמה דם??? גם מארק, גם אלכס!!!!!!! די כבר] </w:t>
      </w:r>
      <w:r w:rsidRPr="00CD067C">
        <w:rPr>
          <w:rtl/>
        </w:rPr>
        <w:t>פניו</w:t>
      </w:r>
      <w:r w:rsidR="00812DD3">
        <w:rPr>
          <w:rFonts w:hint="cs"/>
          <w:rtl/>
        </w:rPr>
        <w:t xml:space="preserve"> של האח שזה עתה הציל </w:t>
      </w:r>
      <w:r w:rsidR="00972511">
        <w:rPr>
          <w:rFonts w:hint="cs"/>
          <w:rtl/>
        </w:rPr>
        <w:t>ממוות בטוח (להערכתו הצנועה של מארק)</w:t>
      </w:r>
      <w:r w:rsidRPr="00CD067C">
        <w:rPr>
          <w:rtl/>
        </w:rPr>
        <w:t xml:space="preserve"> כבר החלו להתנפח, סימנים אדומים של המהלומות שספג</w:t>
      </w:r>
      <w:r w:rsidR="00A23FB4">
        <w:rPr>
          <w:rFonts w:hint="cs"/>
          <w:rtl/>
        </w:rPr>
        <w:t xml:space="preserve"> </w:t>
      </w:r>
      <w:r w:rsidRPr="00CD067C">
        <w:rPr>
          <w:rtl/>
        </w:rPr>
        <w:t xml:space="preserve">בהכנעה </w:t>
      </w:r>
      <w:r w:rsidR="00E86B2E">
        <w:rPr>
          <w:rFonts w:hint="cs"/>
          <w:rtl/>
        </w:rPr>
        <w:t>נ</w:t>
      </w:r>
      <w:r w:rsidRPr="00CD067C">
        <w:rPr>
          <w:rtl/>
        </w:rPr>
        <w:t>גלו על ידיו ורגליו החשופו</w:t>
      </w:r>
      <w:r w:rsidR="00591DC9">
        <w:rPr>
          <w:rtl/>
        </w:rPr>
        <w:t xml:space="preserve">ת, </w:t>
      </w:r>
      <w:r w:rsidR="00E86B2E" w:rsidRPr="00E86B2E">
        <w:rPr>
          <w:rFonts w:cs="Times New Roman"/>
          <w:rtl/>
        </w:rPr>
        <w:t>דם נקרש על סנטרו ו</w:t>
      </w:r>
      <w:r w:rsidR="00E36CCC">
        <w:rPr>
          <w:rFonts w:cs="Times New Roman" w:hint="cs"/>
          <w:rtl/>
        </w:rPr>
        <w:t xml:space="preserve">על </w:t>
      </w:r>
      <w:r w:rsidR="00E86B2E" w:rsidRPr="00E86B2E">
        <w:rPr>
          <w:rFonts w:cs="Times New Roman"/>
          <w:rtl/>
        </w:rPr>
        <w:t xml:space="preserve">שפתו העליונה וטיפות דם צצו על זרועותיו ורגליו </w:t>
      </w:r>
      <w:r w:rsidR="0069680F" w:rsidRPr="0069680F">
        <w:rPr>
          <w:rFonts w:cs="Times New Roman"/>
          <w:rtl/>
        </w:rPr>
        <w:t xml:space="preserve">ששויפו </w:t>
      </w:r>
      <w:r w:rsidR="000655BB">
        <w:rPr>
          <w:rFonts w:cs="Times New Roman"/>
          <w:rtl/>
        </w:rPr>
        <w:t>על ידי</w:t>
      </w:r>
      <w:r w:rsidR="0069680F" w:rsidRPr="0069680F">
        <w:rPr>
          <w:rFonts w:cs="Times New Roman"/>
          <w:rtl/>
        </w:rPr>
        <w:t xml:space="preserve"> </w:t>
      </w:r>
      <w:r w:rsidR="00E86B2E" w:rsidRPr="00E86B2E">
        <w:rPr>
          <w:rFonts w:cs="Times New Roman"/>
          <w:rtl/>
        </w:rPr>
        <w:t>האספלט המחוספס</w:t>
      </w:r>
      <w:r w:rsidRPr="00CD067C">
        <w:rPr>
          <w:rtl/>
        </w:rPr>
        <w:t>.</w:t>
      </w:r>
      <w:r w:rsidR="00110015">
        <w:rPr>
          <w:rFonts w:hint="cs"/>
          <w:rtl/>
        </w:rPr>
        <w:t xml:space="preserve"> [וגם אבקת קפה וגו' וריח חזק של הל]</w:t>
      </w:r>
    </w:p>
    <w:p w14:paraId="7449BFE7" w14:textId="5FDD5883" w:rsidR="009964F3" w:rsidRPr="00CD067C" w:rsidRDefault="009964F3" w:rsidP="00B151B7">
      <w:pPr>
        <w:rPr>
          <w:rtl/>
        </w:rPr>
      </w:pPr>
      <w:r w:rsidRPr="00CD067C">
        <w:rPr>
          <w:rtl/>
        </w:rPr>
        <w:t xml:space="preserve">"הם משוגעים," </w:t>
      </w:r>
      <w:r w:rsidR="00AD5B70" w:rsidRPr="00CD067C">
        <w:rPr>
          <w:rtl/>
        </w:rPr>
        <w:t>הדס</w:t>
      </w:r>
      <w:r w:rsidR="00AD5B70">
        <w:rPr>
          <w:rFonts w:hint="cs"/>
          <w:rtl/>
        </w:rPr>
        <w:t xml:space="preserve"> </w:t>
      </w:r>
      <w:r w:rsidR="00A23FB4">
        <w:rPr>
          <w:rFonts w:hint="cs"/>
          <w:rtl/>
        </w:rPr>
        <w:t>התפרצה</w:t>
      </w:r>
      <w:r w:rsidR="00AD5B70">
        <w:rPr>
          <w:rFonts w:hint="cs"/>
          <w:rtl/>
        </w:rPr>
        <w:t>,</w:t>
      </w:r>
      <w:r w:rsidR="00A23FB4">
        <w:rPr>
          <w:rFonts w:hint="cs"/>
          <w:rtl/>
        </w:rPr>
        <w:t xml:space="preserve"> </w:t>
      </w:r>
      <w:r w:rsidR="00AD5B70">
        <w:rPr>
          <w:rFonts w:hint="cs"/>
          <w:rtl/>
        </w:rPr>
        <w:t>נ</w:t>
      </w:r>
      <w:r w:rsidR="00A23FB4">
        <w:rPr>
          <w:rFonts w:hint="cs"/>
          <w:rtl/>
        </w:rPr>
        <w:t>זע</w:t>
      </w:r>
      <w:r w:rsidR="00AD5B70">
        <w:rPr>
          <w:rFonts w:hint="cs"/>
          <w:rtl/>
        </w:rPr>
        <w:t>מת</w:t>
      </w:r>
      <w:r w:rsidR="00A23FB4">
        <w:rPr>
          <w:rFonts w:hint="cs"/>
          <w:rtl/>
        </w:rPr>
        <w:t xml:space="preserve"> </w:t>
      </w:r>
      <w:r w:rsidR="00E86B2E">
        <w:rPr>
          <w:rFonts w:hint="cs"/>
          <w:rtl/>
        </w:rPr>
        <w:t xml:space="preserve">על </w:t>
      </w:r>
      <w:r w:rsidR="0069680F">
        <w:rPr>
          <w:rFonts w:hint="cs"/>
          <w:rtl/>
        </w:rPr>
        <w:t>[</w:t>
      </w:r>
      <w:r w:rsidR="00E86B2E">
        <w:rPr>
          <w:rFonts w:hint="cs"/>
          <w:rtl/>
        </w:rPr>
        <w:t xml:space="preserve">כי </w:t>
      </w:r>
      <w:r w:rsidR="00416EBD">
        <w:rPr>
          <w:rFonts w:hint="cs"/>
          <w:rtl/>
        </w:rPr>
        <w:t>מ</w:t>
      </w:r>
      <w:r w:rsidR="00A23FB4">
        <w:rPr>
          <w:rFonts w:hint="cs"/>
          <w:rtl/>
        </w:rPr>
        <w:t xml:space="preserve">האופן </w:t>
      </w:r>
      <w:r w:rsidR="001831F4">
        <w:rPr>
          <w:rFonts w:hint="cs"/>
          <w:rtl/>
        </w:rPr>
        <w:t>ש</w:t>
      </w:r>
      <w:r w:rsidR="00A23FB4">
        <w:rPr>
          <w:rFonts w:hint="cs"/>
          <w:rtl/>
        </w:rPr>
        <w:t xml:space="preserve">בו הופרו </w:t>
      </w:r>
      <w:r w:rsidR="00C45B28">
        <w:rPr>
          <w:rFonts w:hint="cs"/>
          <w:rtl/>
        </w:rPr>
        <w:t>תוכני</w:t>
      </w:r>
      <w:r w:rsidR="00A23FB4">
        <w:rPr>
          <w:rFonts w:hint="cs"/>
          <w:rtl/>
        </w:rPr>
        <w:t>ותיה למסיבת פרידה</w:t>
      </w:r>
      <w:r w:rsidR="004C3DDF">
        <w:rPr>
          <w:rFonts w:hint="cs"/>
          <w:rtl/>
        </w:rPr>
        <w:t xml:space="preserve"> </w:t>
      </w:r>
      <w:r w:rsidR="00730714">
        <w:rPr>
          <w:rFonts w:hint="cs"/>
          <w:rtl/>
        </w:rPr>
        <w:t>מלבבת</w:t>
      </w:r>
      <w:r w:rsidR="00B151B7">
        <w:rPr>
          <w:rFonts w:hint="cs"/>
          <w:rtl/>
        </w:rPr>
        <w:t xml:space="preserve">, </w:t>
      </w:r>
      <w:r w:rsidR="007D2CBF">
        <w:rPr>
          <w:rFonts w:hint="cs"/>
          <w:rtl/>
        </w:rPr>
        <w:t>ו</w:t>
      </w:r>
      <w:r w:rsidR="00E86B2E">
        <w:rPr>
          <w:rFonts w:hint="cs"/>
          <w:rtl/>
        </w:rPr>
        <w:t>על</w:t>
      </w:r>
      <w:r w:rsidR="0069680F">
        <w:rPr>
          <w:rFonts w:hint="cs"/>
          <w:rtl/>
        </w:rPr>
        <w:t>]</w:t>
      </w:r>
      <w:r w:rsidR="00E86B2E">
        <w:rPr>
          <w:rFonts w:hint="cs"/>
          <w:rtl/>
        </w:rPr>
        <w:t xml:space="preserve"> ה</w:t>
      </w:r>
      <w:r w:rsidR="00B151B7">
        <w:rPr>
          <w:rFonts w:hint="cs"/>
          <w:rtl/>
        </w:rPr>
        <w:t xml:space="preserve">טקסים החולניים שאלכס ביכר </w:t>
      </w:r>
      <w:r w:rsidR="00297D38">
        <w:rPr>
          <w:rFonts w:hint="cs"/>
          <w:rtl/>
        </w:rPr>
        <w:t>על פ</w:t>
      </w:r>
      <w:r w:rsidR="00B151B7">
        <w:rPr>
          <w:rFonts w:hint="cs"/>
          <w:rtl/>
        </w:rPr>
        <w:t>ני</w:t>
      </w:r>
      <w:r w:rsidR="0069680F" w:rsidRPr="0069680F">
        <w:rPr>
          <w:rFonts w:cs="Times New Roman"/>
          <w:rtl/>
        </w:rPr>
        <w:t xml:space="preserve"> מסיבת הפרידה שתכננה</w:t>
      </w:r>
      <w:r w:rsidRPr="00CD067C">
        <w:rPr>
          <w:rtl/>
        </w:rPr>
        <w:t xml:space="preserve">. </w:t>
      </w:r>
    </w:p>
    <w:p w14:paraId="4C53E7F2" w14:textId="49E75525" w:rsidR="009964F3" w:rsidRPr="00CD067C" w:rsidRDefault="009964F3" w:rsidP="001831F4">
      <w:pPr>
        <w:rPr>
          <w:rtl/>
        </w:rPr>
      </w:pPr>
      <w:r w:rsidRPr="00CD067C">
        <w:rPr>
          <w:rtl/>
        </w:rPr>
        <w:lastRenderedPageBreak/>
        <w:t xml:space="preserve">אלכס עמד </w:t>
      </w:r>
      <w:r w:rsidR="001831F4">
        <w:rPr>
          <w:rFonts w:hint="cs"/>
          <w:rtl/>
        </w:rPr>
        <w:t>מ</w:t>
      </w:r>
      <w:r w:rsidRPr="00CD067C">
        <w:rPr>
          <w:rtl/>
        </w:rPr>
        <w:t>תר</w:t>
      </w:r>
      <w:r w:rsidR="001831F4">
        <w:rPr>
          <w:rFonts w:hint="cs"/>
          <w:rtl/>
        </w:rPr>
        <w:t>י</w:t>
      </w:r>
      <w:r w:rsidRPr="00CD067C">
        <w:rPr>
          <w:rtl/>
        </w:rPr>
        <w:t xml:space="preserve">ס, מנגב </w:t>
      </w:r>
      <w:r w:rsidR="001831F4">
        <w:rPr>
          <w:rFonts w:hint="cs"/>
          <w:rtl/>
        </w:rPr>
        <w:t xml:space="preserve">בידו </w:t>
      </w:r>
      <w:r w:rsidRPr="00CD067C">
        <w:rPr>
          <w:rtl/>
        </w:rPr>
        <w:t xml:space="preserve">את הדם שנזל מאפו. חולצתו החדשה, </w:t>
      </w:r>
      <w:r w:rsidR="001831F4">
        <w:rPr>
          <w:rFonts w:hint="cs"/>
          <w:rtl/>
        </w:rPr>
        <w:t xml:space="preserve">מתנה מהדוד, </w:t>
      </w:r>
      <w:r w:rsidRPr="00CD067C">
        <w:rPr>
          <w:rtl/>
        </w:rPr>
        <w:t>עם הדפס צבעוני של שונית אלמוגים</w:t>
      </w:r>
      <w:r w:rsidR="001831F4">
        <w:rPr>
          <w:rFonts w:hint="cs"/>
          <w:rtl/>
        </w:rPr>
        <w:t xml:space="preserve"> מאילת </w:t>
      </w:r>
      <w:r w:rsidR="00E36CCC">
        <w:rPr>
          <w:rFonts w:hint="cs"/>
          <w:rtl/>
        </w:rPr>
        <w:t xml:space="preserve">שביקרו </w:t>
      </w:r>
      <w:r w:rsidR="001831F4">
        <w:rPr>
          <w:rFonts w:hint="cs"/>
          <w:rtl/>
        </w:rPr>
        <w:t>בה בשבוע</w:t>
      </w:r>
      <w:r w:rsidRPr="00CD067C">
        <w:rPr>
          <w:rtl/>
        </w:rPr>
        <w:t xml:space="preserve"> </w:t>
      </w:r>
      <w:r w:rsidR="001050D4">
        <w:rPr>
          <w:rFonts w:hint="cs"/>
          <w:rtl/>
        </w:rPr>
        <w:t>הקודם</w:t>
      </w:r>
      <w:r w:rsidRPr="00CD067C">
        <w:rPr>
          <w:rtl/>
        </w:rPr>
        <w:t xml:space="preserve">, </w:t>
      </w:r>
      <w:r w:rsidR="001C5A04">
        <w:rPr>
          <w:rFonts w:hint="cs"/>
          <w:rtl/>
        </w:rPr>
        <w:t>הייתה</w:t>
      </w:r>
      <w:r w:rsidR="00910A77">
        <w:rPr>
          <w:rFonts w:hint="cs"/>
          <w:rtl/>
        </w:rPr>
        <w:t xml:space="preserve"> </w:t>
      </w:r>
      <w:r w:rsidRPr="00CD067C">
        <w:rPr>
          <w:rtl/>
        </w:rPr>
        <w:t>קרועה ומוכתמת.</w:t>
      </w:r>
    </w:p>
    <w:p w14:paraId="11012C8E" w14:textId="2601BA8C" w:rsidR="00A95B71" w:rsidRDefault="00E86B2E" w:rsidP="00BC527D">
      <w:pPr>
        <w:rPr>
          <w:rtl/>
        </w:rPr>
      </w:pPr>
      <w:r w:rsidRPr="00E86B2E">
        <w:rPr>
          <w:rFonts w:cs="Times New Roman"/>
          <w:rtl/>
        </w:rPr>
        <w:t xml:space="preserve">"עזוב אותם, אני אכין את העוגת </w:t>
      </w:r>
      <w:r w:rsidR="00E36CCC" w:rsidRPr="00E36CCC">
        <w:rPr>
          <w:rFonts w:cs="Times New Roman"/>
          <w:rtl/>
        </w:rPr>
        <w:t xml:space="preserve">בּאטֶמבּוֹר </w:t>
      </w:r>
      <w:r w:rsidRPr="00E86B2E">
        <w:rPr>
          <w:rFonts w:cs="Times New Roman"/>
          <w:rtl/>
        </w:rPr>
        <w:t xml:space="preserve">הזאת רק לך." </w:t>
      </w:r>
      <w:r w:rsidR="009964F3" w:rsidRPr="00CD067C">
        <w:rPr>
          <w:rtl/>
        </w:rPr>
        <w:t>הדס משכה את מארק בידו והם הלכו.</w:t>
      </w:r>
    </w:p>
    <w:p w14:paraId="506FF212" w14:textId="5CE0FFFA" w:rsidR="00A9634E" w:rsidRPr="00CD067C" w:rsidRDefault="00A9634E" w:rsidP="00BC527D">
      <w:pPr>
        <w:rPr>
          <w:rtl/>
        </w:rPr>
      </w:pPr>
      <w:r>
        <w:rPr>
          <w:rFonts w:hint="cs"/>
          <w:rtl/>
        </w:rPr>
        <w:t>אלכס עזר לארקדי להתיישר, להרים את ידיו</w:t>
      </w:r>
      <w:r w:rsidR="005F3236">
        <w:rPr>
          <w:rFonts w:hint="cs"/>
          <w:rtl/>
        </w:rPr>
        <w:t xml:space="preserve"> גבוה מעל גופו</w:t>
      </w:r>
      <w:r>
        <w:rPr>
          <w:rFonts w:hint="cs"/>
          <w:rtl/>
        </w:rPr>
        <w:t xml:space="preserve"> ולנשום עמוק, </w:t>
      </w:r>
      <w:r w:rsidR="00811958">
        <w:rPr>
          <w:rFonts w:hint="cs"/>
          <w:rtl/>
        </w:rPr>
        <w:t>עד שהחולשה חלפה.</w:t>
      </w:r>
    </w:p>
    <w:p w14:paraId="6F5B9EF7" w14:textId="6444C6D1" w:rsidR="009964F3" w:rsidRPr="00CD067C" w:rsidRDefault="004C3DDF" w:rsidP="00250000">
      <w:pPr>
        <w:rPr>
          <w:rtl/>
        </w:rPr>
      </w:pPr>
      <w:r>
        <w:rPr>
          <w:rFonts w:hint="cs"/>
          <w:rtl/>
        </w:rPr>
        <w:t>ארקדי</w:t>
      </w:r>
      <w:r w:rsidR="000F00E2">
        <w:rPr>
          <w:rFonts w:hint="cs"/>
          <w:rtl/>
        </w:rPr>
        <w:t xml:space="preserve"> רצה להתנצל</w:t>
      </w:r>
      <w:r w:rsidR="00416EBD" w:rsidRPr="00416EBD">
        <w:rPr>
          <w:rFonts w:cs="Times New Roman"/>
          <w:rtl/>
        </w:rPr>
        <w:t xml:space="preserve"> על המכות</w:t>
      </w:r>
      <w:r w:rsidR="000F00E2">
        <w:rPr>
          <w:rFonts w:hint="cs"/>
          <w:rtl/>
        </w:rPr>
        <w:t xml:space="preserve">, לומר שלא ידע מה קרה לו, אבל לא העז לשקר </w:t>
      </w:r>
      <w:r w:rsidR="007D2CBF">
        <w:rPr>
          <w:rFonts w:hint="cs"/>
          <w:rtl/>
        </w:rPr>
        <w:t xml:space="preserve">כך </w:t>
      </w:r>
      <w:r w:rsidR="000F00E2">
        <w:rPr>
          <w:rFonts w:hint="cs"/>
          <w:rtl/>
        </w:rPr>
        <w:t xml:space="preserve">לאלכס. </w:t>
      </w:r>
      <w:r w:rsidR="00591DC9">
        <w:rPr>
          <w:rtl/>
        </w:rPr>
        <w:t>"למה אתה לא מחזיר?"</w:t>
      </w:r>
    </w:p>
    <w:p w14:paraId="28EE564E" w14:textId="77777777" w:rsidR="009964F3" w:rsidRDefault="00360494" w:rsidP="00250000">
      <w:pPr>
        <w:rPr>
          <w:rtl/>
        </w:rPr>
      </w:pPr>
      <w:r>
        <w:rPr>
          <w:rtl/>
        </w:rPr>
        <w:t xml:space="preserve">"לא רוצה לפצוע </w:t>
      </w:r>
      <w:r>
        <w:rPr>
          <w:rFonts w:hint="cs"/>
          <w:rtl/>
        </w:rPr>
        <w:t>ל</w:t>
      </w:r>
      <w:r w:rsidR="009964F3" w:rsidRPr="00CD067C">
        <w:rPr>
          <w:rtl/>
        </w:rPr>
        <w:t>ך."</w:t>
      </w:r>
    </w:p>
    <w:p w14:paraId="5A71A974" w14:textId="36994A98" w:rsidR="003C68C5" w:rsidRDefault="003C68C5" w:rsidP="00250000">
      <w:pPr>
        <w:rPr>
          <w:rtl/>
        </w:rPr>
      </w:pPr>
      <w:r>
        <w:rPr>
          <w:rFonts w:hint="cs"/>
          <w:rtl/>
        </w:rPr>
        <w:t xml:space="preserve">"הלוואי </w:t>
      </w:r>
      <w:r w:rsidR="00E36CCC">
        <w:rPr>
          <w:rFonts w:hint="cs"/>
          <w:rtl/>
        </w:rPr>
        <w:t>ש</w:t>
      </w:r>
      <w:r>
        <w:rPr>
          <w:rFonts w:hint="cs"/>
          <w:rtl/>
        </w:rPr>
        <w:t>תחזיר לי</w:t>
      </w:r>
      <w:r w:rsidR="005B67E5">
        <w:rPr>
          <w:rFonts w:hint="cs"/>
          <w:rtl/>
        </w:rPr>
        <w:t>,</w:t>
      </w:r>
      <w:r>
        <w:rPr>
          <w:rFonts w:hint="cs"/>
          <w:rtl/>
        </w:rPr>
        <w:t>"</w:t>
      </w:r>
      <w:r w:rsidR="005B67E5">
        <w:rPr>
          <w:rFonts w:hint="cs"/>
          <w:rtl/>
        </w:rPr>
        <w:t xml:space="preserve"> אמר ארקדי</w:t>
      </w:r>
      <w:r w:rsidR="00E86B2E" w:rsidRPr="00E86B2E">
        <w:rPr>
          <w:rFonts w:cs="Times New Roman"/>
          <w:rtl/>
        </w:rPr>
        <w:t xml:space="preserve">, שוכח שאך לפני דקות ספורות היה משוכנע שהנה </w:t>
      </w:r>
      <w:r w:rsidR="0069680F" w:rsidRPr="00E86B2E">
        <w:rPr>
          <w:rFonts w:cs="Times New Roman"/>
          <w:rtl/>
        </w:rPr>
        <w:t xml:space="preserve">הוא </w:t>
      </w:r>
      <w:r w:rsidR="00E86B2E" w:rsidRPr="00E86B2E">
        <w:rPr>
          <w:rFonts w:cs="Times New Roman"/>
          <w:rtl/>
        </w:rPr>
        <w:t>משיב את נפשו לבורא</w:t>
      </w:r>
      <w:r w:rsidR="005B67E5">
        <w:rPr>
          <w:rFonts w:hint="cs"/>
          <w:rtl/>
        </w:rPr>
        <w:t>.</w:t>
      </w:r>
    </w:p>
    <w:p w14:paraId="557EAD0B" w14:textId="77777777" w:rsidR="003C68C5" w:rsidRDefault="00110015" w:rsidP="00360494">
      <w:pPr>
        <w:rPr>
          <w:rtl/>
        </w:rPr>
      </w:pPr>
      <w:r>
        <w:rPr>
          <w:rFonts w:hint="cs"/>
          <w:rtl/>
        </w:rPr>
        <w:t xml:space="preserve">"אל תגיד </w:t>
      </w:r>
      <w:r w:rsidR="00360494">
        <w:rPr>
          <w:rFonts w:hint="cs"/>
          <w:rtl/>
        </w:rPr>
        <w:t>מילה הזה</w:t>
      </w:r>
      <w:r w:rsidR="003C68C5">
        <w:rPr>
          <w:rFonts w:hint="cs"/>
          <w:rtl/>
        </w:rPr>
        <w:t xml:space="preserve">. אסור </w:t>
      </w:r>
      <w:r w:rsidR="005A2BAF">
        <w:rPr>
          <w:rFonts w:hint="cs"/>
          <w:rtl/>
        </w:rPr>
        <w:t xml:space="preserve">יותר </w:t>
      </w:r>
      <w:r w:rsidR="00360494">
        <w:rPr>
          <w:rFonts w:hint="cs"/>
          <w:rtl/>
        </w:rPr>
        <w:t xml:space="preserve">להגיד </w:t>
      </w:r>
      <w:r w:rsidR="003C68C5">
        <w:rPr>
          <w:rFonts w:hint="cs"/>
          <w:rtl/>
        </w:rPr>
        <w:t>מילה הז</w:t>
      </w:r>
      <w:r w:rsidR="00360494">
        <w:rPr>
          <w:rFonts w:hint="cs"/>
          <w:rtl/>
        </w:rPr>
        <w:t>ה</w:t>
      </w:r>
      <w:r w:rsidR="003C68C5">
        <w:rPr>
          <w:rFonts w:hint="cs"/>
          <w:rtl/>
        </w:rPr>
        <w:t>."</w:t>
      </w:r>
    </w:p>
    <w:p w14:paraId="77C15A08" w14:textId="77777777" w:rsidR="003C68C5" w:rsidRDefault="003C68C5" w:rsidP="00250000">
      <w:pPr>
        <w:rPr>
          <w:rtl/>
        </w:rPr>
      </w:pPr>
      <w:r>
        <w:rPr>
          <w:rFonts w:hint="cs"/>
          <w:rtl/>
        </w:rPr>
        <w:t>"הלוואי?</w:t>
      </w:r>
      <w:r w:rsidR="00E65C0B">
        <w:rPr>
          <w:rFonts w:hint="cs"/>
          <w:rtl/>
        </w:rPr>
        <w:t xml:space="preserve"> לא להגיד יותר?</w:t>
      </w:r>
      <w:r>
        <w:rPr>
          <w:rFonts w:hint="cs"/>
          <w:rtl/>
        </w:rPr>
        <w:t>"</w:t>
      </w:r>
    </w:p>
    <w:p w14:paraId="4FA7D958" w14:textId="5641867F" w:rsidR="003C68C5" w:rsidRDefault="003C68C5" w:rsidP="00360494">
      <w:pPr>
        <w:rPr>
          <w:rtl/>
        </w:rPr>
      </w:pPr>
      <w:r>
        <w:rPr>
          <w:rFonts w:hint="cs"/>
          <w:rtl/>
        </w:rPr>
        <w:t>"תשמור מילה ש</w:t>
      </w:r>
      <w:r w:rsidR="00CC0018">
        <w:rPr>
          <w:rFonts w:hint="cs"/>
          <w:rtl/>
        </w:rPr>
        <w:t>בחיים</w:t>
      </w:r>
      <w:r>
        <w:rPr>
          <w:rFonts w:hint="cs"/>
          <w:rtl/>
        </w:rPr>
        <w:t xml:space="preserve"> לא </w:t>
      </w:r>
      <w:r w:rsidR="00360494">
        <w:rPr>
          <w:rFonts w:hint="cs"/>
          <w:rtl/>
        </w:rPr>
        <w:t>אומר, אז שבאמת צ</w:t>
      </w:r>
      <w:r>
        <w:rPr>
          <w:rFonts w:hint="cs"/>
          <w:rtl/>
        </w:rPr>
        <w:t>ר</w:t>
      </w:r>
      <w:r w:rsidR="00360494">
        <w:rPr>
          <w:rFonts w:hint="cs"/>
          <w:rtl/>
        </w:rPr>
        <w:t>יך היא</w:t>
      </w:r>
      <w:r w:rsidR="00C90C6C">
        <w:rPr>
          <w:rFonts w:hint="cs"/>
          <w:rtl/>
        </w:rPr>
        <w:t xml:space="preserve"> מאוד </w:t>
      </w:r>
      <w:r>
        <w:rPr>
          <w:rFonts w:hint="cs"/>
          <w:rtl/>
        </w:rPr>
        <w:t>חזקה."</w:t>
      </w:r>
    </w:p>
    <w:p w14:paraId="7549E94B" w14:textId="31CF798B" w:rsidR="00337D4F" w:rsidRDefault="00337D4F" w:rsidP="00E65C0B">
      <w:pPr>
        <w:rPr>
          <w:rtl/>
        </w:rPr>
      </w:pPr>
      <w:r>
        <w:rPr>
          <w:rFonts w:hint="cs"/>
          <w:rtl/>
        </w:rPr>
        <w:t>"איך ה</w:t>
      </w:r>
      <w:r w:rsidR="00E65C0B">
        <w:rPr>
          <w:rFonts w:hint="cs"/>
          <w:rtl/>
        </w:rPr>
        <w:t>מילה</w:t>
      </w:r>
      <w:r>
        <w:rPr>
          <w:rFonts w:hint="cs"/>
          <w:rtl/>
        </w:rPr>
        <w:t xml:space="preserve"> תהיה חזקה? מי י</w:t>
      </w:r>
      <w:r w:rsidR="00E36CCC">
        <w:rPr>
          <w:rFonts w:hint="cs"/>
          <w:rtl/>
        </w:rPr>
        <w:t>י</w:t>
      </w:r>
      <w:r>
        <w:rPr>
          <w:rFonts w:hint="cs"/>
          <w:rtl/>
        </w:rPr>
        <w:t>דע שהתאפקתי ולא אמרתי אותה?"</w:t>
      </w:r>
    </w:p>
    <w:p w14:paraId="2F87EAC4" w14:textId="7F76988B" w:rsidR="00337D4F" w:rsidRPr="00CD067C" w:rsidRDefault="00360494" w:rsidP="00360494">
      <w:pPr>
        <w:rPr>
          <w:rtl/>
        </w:rPr>
      </w:pPr>
      <w:r>
        <w:rPr>
          <w:rFonts w:hint="cs"/>
          <w:rtl/>
        </w:rPr>
        <w:t>"אתה י</w:t>
      </w:r>
      <w:r w:rsidR="00E36CCC">
        <w:rPr>
          <w:rFonts w:hint="cs"/>
          <w:rtl/>
        </w:rPr>
        <w:t>י</w:t>
      </w:r>
      <w:r w:rsidR="00337D4F">
        <w:rPr>
          <w:rFonts w:hint="cs"/>
          <w:rtl/>
        </w:rPr>
        <w:t>דע. לך ה</w:t>
      </w:r>
      <w:r>
        <w:rPr>
          <w:rFonts w:hint="cs"/>
          <w:rtl/>
        </w:rPr>
        <w:t>מילה</w:t>
      </w:r>
      <w:r w:rsidR="00337D4F">
        <w:rPr>
          <w:rFonts w:hint="cs"/>
          <w:rtl/>
        </w:rPr>
        <w:t xml:space="preserve"> חזקה."</w:t>
      </w:r>
    </w:p>
    <w:p w14:paraId="0C46393F" w14:textId="4F6CDF42" w:rsidR="009964F3" w:rsidRPr="00CD067C" w:rsidRDefault="00C44C4B" w:rsidP="00E65C0B">
      <w:pPr>
        <w:rPr>
          <w:rtl/>
        </w:rPr>
      </w:pPr>
      <w:r w:rsidRPr="00C44C4B">
        <w:rPr>
          <w:rFonts w:cs="Times New Roman"/>
          <w:rtl/>
        </w:rPr>
        <w:t>ארקדי נוכח מיד</w:t>
      </w:r>
      <w:r w:rsidR="00E36CCC">
        <w:rPr>
          <w:rFonts w:cs="Times New Roman" w:hint="cs"/>
          <w:rtl/>
        </w:rPr>
        <w:t xml:space="preserve"> לדעת</w:t>
      </w:r>
      <w:r w:rsidRPr="00C44C4B">
        <w:rPr>
          <w:rFonts w:cs="Times New Roman"/>
          <w:rtl/>
        </w:rPr>
        <w:t xml:space="preserve">, </w:t>
      </w:r>
      <w:r w:rsidR="00360494">
        <w:rPr>
          <w:rFonts w:hint="cs"/>
          <w:rtl/>
        </w:rPr>
        <w:t>זאת באמת מילה בעלת ע</w:t>
      </w:r>
      <w:r>
        <w:rPr>
          <w:rFonts w:hint="cs"/>
          <w:rtl/>
        </w:rPr>
        <w:t>ו</w:t>
      </w:r>
      <w:r w:rsidR="00360494">
        <w:rPr>
          <w:rFonts w:hint="cs"/>
          <w:rtl/>
        </w:rPr>
        <w:t>צמה</w:t>
      </w:r>
      <w:r>
        <w:rPr>
          <w:rFonts w:hint="cs"/>
          <w:rtl/>
        </w:rPr>
        <w:t>.</w:t>
      </w:r>
      <w:r w:rsidR="003B6959">
        <w:rPr>
          <w:rFonts w:hint="cs"/>
          <w:rtl/>
        </w:rPr>
        <w:t xml:space="preserve"> </w:t>
      </w:r>
      <w:r w:rsidR="002536EA">
        <w:rPr>
          <w:rFonts w:hint="cs"/>
          <w:rtl/>
        </w:rPr>
        <w:t>'</w:t>
      </w:r>
      <w:r w:rsidR="00360494">
        <w:rPr>
          <w:rFonts w:hint="cs"/>
          <w:rtl/>
        </w:rPr>
        <w:t>הלוואי</w:t>
      </w:r>
      <w:r w:rsidR="002536EA">
        <w:rPr>
          <w:rFonts w:hint="cs"/>
          <w:rtl/>
        </w:rPr>
        <w:t>'</w:t>
      </w:r>
      <w:r w:rsidR="00E36CCC">
        <w:rPr>
          <w:rFonts w:hint="cs"/>
          <w:rtl/>
        </w:rPr>
        <w:t xml:space="preserve"> </w:t>
      </w:r>
      <w:r w:rsidR="00E36CCC">
        <w:rPr>
          <w:rtl/>
        </w:rPr>
        <w:t>–</w:t>
      </w:r>
      <w:r w:rsidR="00360494">
        <w:rPr>
          <w:rFonts w:hint="cs"/>
          <w:rtl/>
        </w:rPr>
        <w:t xml:space="preserve"> </w:t>
      </w:r>
      <w:r>
        <w:rPr>
          <w:rFonts w:hint="cs"/>
          <w:rtl/>
        </w:rPr>
        <w:t>[</w:t>
      </w:r>
      <w:r w:rsidR="003B6959">
        <w:rPr>
          <w:rFonts w:hint="cs"/>
          <w:rtl/>
        </w:rPr>
        <w:t xml:space="preserve">הוא נוכח </w:t>
      </w:r>
      <w:r w:rsidR="00110015">
        <w:rPr>
          <w:rFonts w:hint="cs"/>
          <w:rtl/>
        </w:rPr>
        <w:t>[</w:t>
      </w:r>
      <w:r w:rsidR="003B6959">
        <w:t>realized</w:t>
      </w:r>
      <w:r w:rsidR="00110015">
        <w:rPr>
          <w:rFonts w:hint="cs"/>
          <w:rtl/>
        </w:rPr>
        <w:t>]</w:t>
      </w:r>
      <w:r w:rsidR="003B6959">
        <w:rPr>
          <w:rFonts w:hint="cs"/>
          <w:rtl/>
        </w:rPr>
        <w:t xml:space="preserve"> </w:t>
      </w:r>
      <w:r w:rsidR="00E65C0B">
        <w:rPr>
          <w:rFonts w:hint="cs"/>
          <w:rtl/>
        </w:rPr>
        <w:t>מייד</w:t>
      </w:r>
      <w:r w:rsidR="003B6959">
        <w:rPr>
          <w:rFonts w:hint="cs"/>
          <w:rtl/>
        </w:rPr>
        <w:t xml:space="preserve"> </w:t>
      </w:r>
      <w:r w:rsidR="00E65C0B">
        <w:rPr>
          <w:rFonts w:hint="cs"/>
          <w:rtl/>
        </w:rPr>
        <w:t>כ</w:t>
      </w:r>
      <w:r w:rsidR="003B6959">
        <w:rPr>
          <w:rFonts w:hint="cs"/>
          <w:rtl/>
        </w:rPr>
        <w:t xml:space="preserve">שאלכס </w:t>
      </w:r>
      <w:r w:rsidR="00AD5B70" w:rsidRPr="00AD5B70">
        <w:rPr>
          <w:rFonts w:cs="Times New Roman"/>
          <w:rtl/>
        </w:rPr>
        <w:t>הצביע על כך</w:t>
      </w:r>
      <w:r w:rsidR="00360494">
        <w:rPr>
          <w:rFonts w:hint="cs"/>
          <w:rtl/>
        </w:rPr>
        <w:t xml:space="preserve"> </w:t>
      </w:r>
      <w:r w:rsidR="00110015">
        <w:rPr>
          <w:rFonts w:hint="cs"/>
          <w:rtl/>
        </w:rPr>
        <w:t>[</w:t>
      </w:r>
      <w:r w:rsidR="003B6959">
        <w:t>pointed it out</w:t>
      </w:r>
      <w:r w:rsidR="00360494">
        <w:rPr>
          <w:rFonts w:hint="cs"/>
          <w:rtl/>
        </w:rPr>
        <w:t>]</w:t>
      </w:r>
      <w:r w:rsidR="003B6959">
        <w:rPr>
          <w:rFonts w:hint="cs"/>
          <w:rtl/>
        </w:rPr>
        <w:t xml:space="preserve">, </w:t>
      </w:r>
      <w:r w:rsidR="00A9209B">
        <w:rPr>
          <w:rFonts w:hint="cs"/>
          <w:rtl/>
        </w:rPr>
        <w:t xml:space="preserve">'הלוואי' </w:t>
      </w:r>
      <w:r w:rsidR="001C5A04">
        <w:rPr>
          <w:rFonts w:hint="cs"/>
          <w:rtl/>
        </w:rPr>
        <w:t>הייתה</w:t>
      </w:r>
      <w:r>
        <w:rPr>
          <w:rFonts w:hint="cs"/>
          <w:rtl/>
        </w:rPr>
        <w:t>]</w:t>
      </w:r>
      <w:r w:rsidR="00A9209B">
        <w:rPr>
          <w:rFonts w:hint="cs"/>
          <w:rtl/>
        </w:rPr>
        <w:t xml:space="preserve"> </w:t>
      </w:r>
      <w:r w:rsidR="003B6959">
        <w:rPr>
          <w:rFonts w:hint="cs"/>
          <w:rtl/>
        </w:rPr>
        <w:t>בקשה פרטית ונסתרת</w:t>
      </w:r>
      <w:r w:rsidR="00CC0018">
        <w:rPr>
          <w:rFonts w:hint="cs"/>
          <w:rtl/>
        </w:rPr>
        <w:t>.</w:t>
      </w:r>
      <w:r w:rsidR="003B6959">
        <w:rPr>
          <w:rFonts w:hint="cs"/>
          <w:rtl/>
        </w:rPr>
        <w:t xml:space="preserve"> </w:t>
      </w:r>
      <w:r w:rsidR="00DD5F70">
        <w:rPr>
          <w:rFonts w:hint="cs"/>
          <w:rtl/>
        </w:rPr>
        <w:t>[</w:t>
      </w:r>
      <w:r w:rsidR="003C68C5">
        <w:rPr>
          <w:rFonts w:hint="cs"/>
          <w:rtl/>
        </w:rPr>
        <w:t xml:space="preserve">ברוסית </w:t>
      </w:r>
      <w:r w:rsidR="00CC0018">
        <w:rPr>
          <w:rFonts w:hint="cs"/>
          <w:rtl/>
        </w:rPr>
        <w:t>לא הכיר</w:t>
      </w:r>
      <w:r w:rsidR="003C68C5">
        <w:rPr>
          <w:rFonts w:hint="cs"/>
          <w:rtl/>
        </w:rPr>
        <w:t xml:space="preserve"> מילה כזאת, רק תחינות </w:t>
      </w:r>
      <w:r w:rsidR="003B6959">
        <w:rPr>
          <w:rFonts w:hint="cs"/>
          <w:rtl/>
        </w:rPr>
        <w:t xml:space="preserve">מתחנחנות שמשתפות </w:t>
      </w:r>
      <w:r w:rsidR="00DD5F70">
        <w:rPr>
          <w:rFonts w:hint="cs"/>
          <w:rtl/>
        </w:rPr>
        <w:t>בן-</w:t>
      </w:r>
      <w:r w:rsidR="001831F4">
        <w:rPr>
          <w:rFonts w:hint="cs"/>
          <w:rtl/>
        </w:rPr>
        <w:t>אלוהים</w:t>
      </w:r>
      <w:r w:rsidR="005A2BAF">
        <w:rPr>
          <w:rFonts w:hint="cs"/>
          <w:rtl/>
        </w:rPr>
        <w:t xml:space="preserve"> א</w:t>
      </w:r>
      <w:r w:rsidR="00CC0018">
        <w:rPr>
          <w:rFonts w:hint="cs"/>
          <w:rtl/>
        </w:rPr>
        <w:t xml:space="preserve">חד, מפצירות </w:t>
      </w:r>
      <w:r w:rsidR="003B6959">
        <w:rPr>
          <w:rFonts w:hint="cs"/>
          <w:rtl/>
        </w:rPr>
        <w:t>בו שיתעורר כבר, שיעזור</w:t>
      </w:r>
      <w:r w:rsidR="003C68C5">
        <w:rPr>
          <w:rFonts w:hint="cs"/>
          <w:rtl/>
        </w:rPr>
        <w:t xml:space="preserve">. </w:t>
      </w:r>
      <w:r w:rsidR="003B6959">
        <w:rPr>
          <w:rFonts w:hint="cs"/>
          <w:rtl/>
        </w:rPr>
        <w:t xml:space="preserve">מילה חזקה </w:t>
      </w:r>
      <w:r w:rsidR="003B6959">
        <w:rPr>
          <w:rtl/>
        </w:rPr>
        <w:t>–</w:t>
      </w:r>
      <w:r>
        <w:rPr>
          <w:rFonts w:hint="cs"/>
          <w:rtl/>
        </w:rPr>
        <w:t>]</w:t>
      </w:r>
      <w:r w:rsidR="003B6959">
        <w:rPr>
          <w:rFonts w:hint="cs"/>
          <w:rtl/>
        </w:rPr>
        <w:t xml:space="preserve"> </w:t>
      </w:r>
      <w:r w:rsidR="00E163AA">
        <w:rPr>
          <w:rFonts w:hint="cs"/>
          <w:rtl/>
        </w:rPr>
        <w:t xml:space="preserve">לו רק </w:t>
      </w:r>
      <w:r w:rsidR="003B6959">
        <w:rPr>
          <w:rFonts w:hint="cs"/>
          <w:rtl/>
        </w:rPr>
        <w:t xml:space="preserve">היה </w:t>
      </w:r>
      <w:r w:rsidR="007D2CBF">
        <w:rPr>
          <w:rFonts w:hint="cs"/>
          <w:rtl/>
        </w:rPr>
        <w:t>מגייס</w:t>
      </w:r>
      <w:r w:rsidR="003B6959">
        <w:rPr>
          <w:rFonts w:hint="cs"/>
          <w:rtl/>
        </w:rPr>
        <w:t xml:space="preserve"> את </w:t>
      </w:r>
      <w:r w:rsidR="00A9209B">
        <w:rPr>
          <w:rFonts w:hint="cs"/>
          <w:rtl/>
        </w:rPr>
        <w:t>עוצמותיה</w:t>
      </w:r>
      <w:r w:rsidR="003B6959">
        <w:rPr>
          <w:rFonts w:hint="cs"/>
          <w:rtl/>
        </w:rPr>
        <w:t xml:space="preserve"> כשאימו </w:t>
      </w:r>
      <w:r w:rsidR="00A9209B">
        <w:rPr>
          <w:rFonts w:hint="cs"/>
          <w:rtl/>
        </w:rPr>
        <w:t>נזקקה ל</w:t>
      </w:r>
      <w:r w:rsidR="00AD5B70">
        <w:rPr>
          <w:rFonts w:hint="cs"/>
          <w:rtl/>
        </w:rPr>
        <w:t>ה</w:t>
      </w:r>
      <w:r w:rsidR="003B6959">
        <w:rPr>
          <w:rFonts w:hint="cs"/>
          <w:rtl/>
        </w:rPr>
        <w:t xml:space="preserve">. </w:t>
      </w:r>
      <w:r w:rsidR="00337D4F">
        <w:rPr>
          <w:rFonts w:hint="cs"/>
          <w:rtl/>
        </w:rPr>
        <w:t xml:space="preserve">מעניין על מה אלכס יבזבז אותה, לארקדי כבר </w:t>
      </w:r>
      <w:r w:rsidR="00730714">
        <w:rPr>
          <w:rFonts w:hint="cs"/>
          <w:rtl/>
        </w:rPr>
        <w:t>לא היה</w:t>
      </w:r>
      <w:r w:rsidR="00337D4F">
        <w:rPr>
          <w:rFonts w:hint="cs"/>
          <w:rtl/>
        </w:rPr>
        <w:t xml:space="preserve"> על מה. "תחזיר לי בפעם הבאה</w:t>
      </w:r>
      <w:r w:rsidR="002E30DE">
        <w:rPr>
          <w:rFonts w:hint="cs"/>
          <w:rtl/>
        </w:rPr>
        <w:t>, סאשה</w:t>
      </w:r>
      <w:r w:rsidR="00337D4F">
        <w:rPr>
          <w:rFonts w:hint="cs"/>
          <w:rtl/>
        </w:rPr>
        <w:t>.</w:t>
      </w:r>
      <w:r w:rsidR="005A2BAF">
        <w:rPr>
          <w:rFonts w:hint="cs"/>
          <w:rtl/>
        </w:rPr>
        <w:t xml:space="preserve"> תחזיר חזק.</w:t>
      </w:r>
      <w:r w:rsidR="00337D4F">
        <w:rPr>
          <w:rFonts w:hint="cs"/>
          <w:rtl/>
        </w:rPr>
        <w:t>"</w:t>
      </w:r>
    </w:p>
    <w:p w14:paraId="7D0EE9C5" w14:textId="77777777" w:rsidR="009964F3" w:rsidRPr="00CD067C" w:rsidRDefault="009964F3" w:rsidP="00250000">
      <w:pPr>
        <w:rPr>
          <w:rtl/>
        </w:rPr>
      </w:pPr>
      <w:r w:rsidRPr="00CD067C">
        <w:rPr>
          <w:rtl/>
        </w:rPr>
        <w:t>אלכס משך בכתפיו, ופניו התעוותו בכאב.</w:t>
      </w:r>
    </w:p>
    <w:p w14:paraId="402B1A23" w14:textId="48969D09" w:rsidR="009964F3" w:rsidRPr="00CD067C" w:rsidRDefault="00337D4F" w:rsidP="00250000">
      <w:pPr>
        <w:rPr>
          <w:rtl/>
        </w:rPr>
      </w:pPr>
      <w:r w:rsidRPr="00CD067C">
        <w:rPr>
          <w:rtl/>
        </w:rPr>
        <w:t>"כואב לך?"</w:t>
      </w:r>
      <w:r>
        <w:rPr>
          <w:rFonts w:hint="cs"/>
          <w:rtl/>
        </w:rPr>
        <w:t xml:space="preserve"> </w:t>
      </w:r>
      <w:r w:rsidR="009964F3" w:rsidRPr="00CD067C">
        <w:rPr>
          <w:rtl/>
        </w:rPr>
        <w:t xml:space="preserve">ארקדי </w:t>
      </w:r>
      <w:r w:rsidR="006F6A52">
        <w:rPr>
          <w:rFonts w:hint="cs"/>
          <w:rtl/>
        </w:rPr>
        <w:t>נטל</w:t>
      </w:r>
      <w:r w:rsidR="009964F3" w:rsidRPr="00CD067C">
        <w:rPr>
          <w:rtl/>
        </w:rPr>
        <w:t xml:space="preserve"> ברכות את ידו הרפויה, נזהר</w:t>
      </w:r>
      <w:r w:rsidR="00C90C6C">
        <w:rPr>
          <w:rtl/>
        </w:rPr>
        <w:t xml:space="preserve"> מאוד </w:t>
      </w:r>
      <w:r w:rsidR="009964F3" w:rsidRPr="00CD067C">
        <w:rPr>
          <w:rtl/>
        </w:rPr>
        <w:t>עם השפשוף בגב היד. "רוצה שאני אמרח לך יוד על זה?"</w:t>
      </w:r>
    </w:p>
    <w:p w14:paraId="50967606" w14:textId="77777777" w:rsidR="009964F3" w:rsidRPr="00CD067C" w:rsidRDefault="009964F3" w:rsidP="00250000">
      <w:pPr>
        <w:rPr>
          <w:rtl/>
        </w:rPr>
      </w:pPr>
      <w:r w:rsidRPr="00CD067C">
        <w:rPr>
          <w:rtl/>
        </w:rPr>
        <w:t>אלכס הנהן.</w:t>
      </w:r>
    </w:p>
    <w:p w14:paraId="5EE6D653" w14:textId="10CBA7EA" w:rsidR="00965514" w:rsidRDefault="009964F3" w:rsidP="002E30DE">
      <w:pPr>
        <w:rPr>
          <w:rtl/>
        </w:rPr>
      </w:pPr>
      <w:r w:rsidRPr="00CD067C">
        <w:rPr>
          <w:rtl/>
        </w:rPr>
        <w:t>"בוא איתי."</w:t>
      </w:r>
      <w:r w:rsidR="008040B2">
        <w:rPr>
          <w:rFonts w:hint="cs"/>
          <w:rtl/>
        </w:rPr>
        <w:t xml:space="preserve"> </w:t>
      </w:r>
      <w:r w:rsidR="00DE20A0">
        <w:rPr>
          <w:rtl/>
        </w:rPr>
        <w:t xml:space="preserve">הוא </w:t>
      </w:r>
      <w:r w:rsidR="00E163AA">
        <w:rPr>
          <w:rFonts w:hint="cs"/>
          <w:rtl/>
        </w:rPr>
        <w:t>[</w:t>
      </w:r>
      <w:r w:rsidR="00DE20A0">
        <w:rPr>
          <w:rtl/>
        </w:rPr>
        <w:t>לקח אותו בידו</w:t>
      </w:r>
      <w:r w:rsidR="00910A77">
        <w:rPr>
          <w:rFonts w:hint="cs"/>
          <w:rtl/>
        </w:rPr>
        <w:t>,</w:t>
      </w:r>
      <w:r w:rsidRPr="00CD067C">
        <w:rPr>
          <w:rtl/>
        </w:rPr>
        <w:t xml:space="preserve"> </w:t>
      </w:r>
      <w:r w:rsidR="00CC0018">
        <w:rPr>
          <w:rFonts w:hint="cs"/>
          <w:rtl/>
        </w:rPr>
        <w:t>בנסיבות הנוכחי</w:t>
      </w:r>
      <w:r w:rsidR="00E163AA">
        <w:rPr>
          <w:rFonts w:hint="cs"/>
          <w:rtl/>
        </w:rPr>
        <w:t>ות / המכות גרמו לכך שהרוויח זאת</w:t>
      </w:r>
      <w:r w:rsidR="00CC0018">
        <w:rPr>
          <w:rFonts w:hint="cs"/>
          <w:rtl/>
        </w:rPr>
        <w:t xml:space="preserve"> </w:t>
      </w:r>
      <w:r w:rsidRPr="00CD067C">
        <w:rPr>
          <w:rtl/>
        </w:rPr>
        <w:t>היה מותר להחזיק ביד</w:t>
      </w:r>
      <w:r w:rsidR="00910A77">
        <w:rPr>
          <w:rFonts w:hint="cs"/>
          <w:rtl/>
        </w:rPr>
        <w:t>,</w:t>
      </w:r>
      <w:r w:rsidRPr="00CD067C">
        <w:rPr>
          <w:rtl/>
        </w:rPr>
        <w:t xml:space="preserve"> גלי חום מתוקים </w:t>
      </w:r>
      <w:r w:rsidRPr="00CD067C">
        <w:rPr>
          <w:rFonts w:hint="cs"/>
          <w:rtl/>
        </w:rPr>
        <w:t>עילפו</w:t>
      </w:r>
      <w:r w:rsidRPr="00CD067C">
        <w:rPr>
          <w:rtl/>
        </w:rPr>
        <w:t xml:space="preserve"> אותו, ו</w:t>
      </w:r>
      <w:r w:rsidR="00E163AA">
        <w:rPr>
          <w:rFonts w:hint="cs"/>
          <w:rtl/>
        </w:rPr>
        <w:t xml:space="preserve">] </w:t>
      </w:r>
      <w:r w:rsidR="00A9209B">
        <w:rPr>
          <w:rtl/>
        </w:rPr>
        <w:t>הוביל אותו לב</w:t>
      </w:r>
      <w:r w:rsidR="00A9209B">
        <w:rPr>
          <w:rFonts w:hint="cs"/>
          <w:rtl/>
        </w:rPr>
        <w:t>יתו</w:t>
      </w:r>
      <w:r w:rsidR="002E30DE">
        <w:rPr>
          <w:rtl/>
        </w:rPr>
        <w:t xml:space="preserve">, </w:t>
      </w:r>
      <w:r w:rsidR="007D2CBF">
        <w:rPr>
          <w:rFonts w:hint="cs"/>
          <w:rtl/>
        </w:rPr>
        <w:t>ו</w:t>
      </w:r>
      <w:r w:rsidR="002E30DE">
        <w:rPr>
          <w:rtl/>
        </w:rPr>
        <w:t xml:space="preserve">אלכס </w:t>
      </w:r>
      <w:r w:rsidRPr="00CD067C">
        <w:rPr>
          <w:rtl/>
        </w:rPr>
        <w:t>ד</w:t>
      </w:r>
      <w:r w:rsidR="002E30DE">
        <w:rPr>
          <w:rFonts w:hint="cs"/>
          <w:rtl/>
        </w:rPr>
        <w:t>י</w:t>
      </w:r>
      <w:r w:rsidRPr="00CD067C">
        <w:rPr>
          <w:rtl/>
        </w:rPr>
        <w:t>דה אחריו</w:t>
      </w:r>
      <w:r w:rsidR="002E30DE">
        <w:rPr>
          <w:rFonts w:hint="cs"/>
          <w:rtl/>
        </w:rPr>
        <w:t>.</w:t>
      </w:r>
      <w:r w:rsidR="002E30DE">
        <w:rPr>
          <w:rtl/>
        </w:rPr>
        <w:t xml:space="preserve"> </w:t>
      </w:r>
      <w:r w:rsidR="00A9209B">
        <w:rPr>
          <w:rtl/>
        </w:rPr>
        <w:t xml:space="preserve">כל תנועה </w:t>
      </w:r>
      <w:r w:rsidR="002E30DE">
        <w:rPr>
          <w:rFonts w:hint="cs"/>
          <w:rtl/>
        </w:rPr>
        <w:t xml:space="preserve">גילתה </w:t>
      </w:r>
      <w:r w:rsidR="00A9209B">
        <w:rPr>
          <w:rtl/>
        </w:rPr>
        <w:t>חבלה נוספת</w:t>
      </w:r>
      <w:r w:rsidR="000F6ABE" w:rsidRPr="000F6ABE">
        <w:rPr>
          <w:rFonts w:hint="cs"/>
          <w:rtl/>
        </w:rPr>
        <w:t xml:space="preserve"> </w:t>
      </w:r>
      <w:r w:rsidR="000F6ABE">
        <w:rPr>
          <w:rFonts w:hint="cs"/>
          <w:rtl/>
        </w:rPr>
        <w:t>ש</w:t>
      </w:r>
      <w:r w:rsidR="00730714">
        <w:rPr>
          <w:rFonts w:hint="cs"/>
          <w:rtl/>
        </w:rPr>
        <w:t>ה</w:t>
      </w:r>
      <w:r w:rsidR="000F6ABE">
        <w:rPr>
          <w:rFonts w:hint="cs"/>
          <w:rtl/>
        </w:rPr>
        <w:t>תווספ</w:t>
      </w:r>
      <w:r w:rsidR="00730714">
        <w:rPr>
          <w:rFonts w:hint="cs"/>
          <w:rtl/>
        </w:rPr>
        <w:t>ה</w:t>
      </w:r>
      <w:r w:rsidR="000F6ABE">
        <w:rPr>
          <w:rFonts w:hint="cs"/>
          <w:rtl/>
        </w:rPr>
        <w:t xml:space="preserve"> למניין החבורות שילוו את גופו </w:t>
      </w:r>
      <w:r w:rsidR="00416EBD">
        <w:rPr>
          <w:rFonts w:hint="cs"/>
          <w:rtl/>
        </w:rPr>
        <w:t>עוד ימים</w:t>
      </w:r>
      <w:r w:rsidR="000F6ABE">
        <w:rPr>
          <w:rFonts w:hint="cs"/>
          <w:rtl/>
        </w:rPr>
        <w:t xml:space="preserve"> רבים לאחר הפרידה </w:t>
      </w:r>
      <w:r w:rsidR="007D2CBF">
        <w:rPr>
          <w:rFonts w:hint="cs"/>
          <w:rtl/>
        </w:rPr>
        <w:t>ה</w:t>
      </w:r>
      <w:r w:rsidR="000F6ABE">
        <w:rPr>
          <w:rFonts w:hint="cs"/>
          <w:rtl/>
        </w:rPr>
        <w:t>בלתי נמנעת</w:t>
      </w:r>
      <w:r w:rsidR="00730714">
        <w:rPr>
          <w:rFonts w:hint="cs"/>
          <w:rtl/>
        </w:rPr>
        <w:t>.</w:t>
      </w:r>
      <w:r w:rsidR="000F6ABE">
        <w:rPr>
          <w:rFonts w:hint="cs"/>
          <w:rtl/>
        </w:rPr>
        <w:t xml:space="preserve"> </w:t>
      </w:r>
      <w:r w:rsidR="00730714">
        <w:rPr>
          <w:rFonts w:hint="cs"/>
          <w:rtl/>
        </w:rPr>
        <w:t>[</w:t>
      </w:r>
      <w:r w:rsidR="000F6ABE">
        <w:t>imminent</w:t>
      </w:r>
      <w:r w:rsidR="00730714">
        <w:rPr>
          <w:rFonts w:hint="cs"/>
          <w:rtl/>
        </w:rPr>
        <w:t>]</w:t>
      </w:r>
      <w:r w:rsidR="00A9209B">
        <w:rPr>
          <w:rtl/>
        </w:rPr>
        <w:t>.</w:t>
      </w:r>
    </w:p>
    <w:p w14:paraId="58AF8912" w14:textId="77777777" w:rsidR="0068629F" w:rsidRDefault="0068629F" w:rsidP="002E30DE">
      <w:pPr>
        <w:rPr>
          <w:rtl/>
        </w:rPr>
      </w:pPr>
    </w:p>
    <w:p w14:paraId="7318078B" w14:textId="59173D40" w:rsidR="003F6C83" w:rsidRPr="00A9209B" w:rsidRDefault="001E6856" w:rsidP="001E6856">
      <w:pPr>
        <w:rPr>
          <w:rtl/>
        </w:rPr>
      </w:pPr>
      <w:r>
        <w:rPr>
          <w:rFonts w:hint="cs"/>
          <w:rtl/>
        </w:rPr>
        <w:t>האו</w:t>
      </w:r>
      <w:r w:rsidR="00C44C4B">
        <w:rPr>
          <w:rFonts w:hint="cs"/>
          <w:rtl/>
        </w:rPr>
        <w:t>ו</w:t>
      </w:r>
      <w:r>
        <w:rPr>
          <w:rFonts w:hint="cs"/>
          <w:rtl/>
        </w:rPr>
        <w:t>יר ב</w:t>
      </w:r>
      <w:r w:rsidR="00865E7B">
        <w:rPr>
          <w:rFonts w:hint="cs"/>
          <w:rtl/>
        </w:rPr>
        <w:t>פנים ה</w:t>
      </w:r>
      <w:r>
        <w:rPr>
          <w:rFonts w:hint="cs"/>
          <w:rtl/>
        </w:rPr>
        <w:t>דירה היה דחוס, אפוף בעשן משומר, [</w:t>
      </w:r>
      <w:r>
        <w:t>stale</w:t>
      </w:r>
      <w:r>
        <w:rPr>
          <w:rFonts w:hint="cs"/>
          <w:rtl/>
        </w:rPr>
        <w:t xml:space="preserve">] וריח באוש של זיעה ישנה [מילה טובה יותר </w:t>
      </w:r>
      <w:r>
        <w:rPr>
          <w:rtl/>
        </w:rPr>
        <w:t>–</w:t>
      </w:r>
      <w:r>
        <w:rPr>
          <w:rFonts w:hint="cs"/>
          <w:rtl/>
        </w:rPr>
        <w:t xml:space="preserve"> חמוצה / משומרת </w:t>
      </w:r>
      <w:r>
        <w:rPr>
          <w:rtl/>
        </w:rPr>
        <w:t>–</w:t>
      </w:r>
      <w:r>
        <w:rPr>
          <w:rFonts w:hint="cs"/>
          <w:rtl/>
        </w:rPr>
        <w:t xml:space="preserve"> משהו כמו שימורי דגים בחבית] </w:t>
      </w:r>
      <w:r w:rsidRPr="00CD067C">
        <w:rPr>
          <w:rtl/>
        </w:rPr>
        <w:t>היה</w:t>
      </w:r>
      <w:r>
        <w:rPr>
          <w:rtl/>
        </w:rPr>
        <w:t xml:space="preserve"> דבוק לגובלנים ולטפטים המצהיבים</w:t>
      </w:r>
      <w:r>
        <w:rPr>
          <w:rFonts w:hint="cs"/>
          <w:rtl/>
        </w:rPr>
        <w:t>, זכר למפגש של ליל</w:t>
      </w:r>
      <w:r w:rsidR="00E36CCC">
        <w:rPr>
          <w:rFonts w:hint="cs"/>
          <w:rtl/>
        </w:rPr>
        <w:t xml:space="preserve"> </w:t>
      </w:r>
      <w:r>
        <w:rPr>
          <w:rFonts w:hint="cs"/>
          <w:rtl/>
        </w:rPr>
        <w:t>אמש</w:t>
      </w:r>
      <w:r w:rsidR="006A303D">
        <w:rPr>
          <w:rFonts w:hint="cs"/>
          <w:rtl/>
        </w:rPr>
        <w:t>.</w:t>
      </w:r>
      <w:r>
        <w:rPr>
          <w:rFonts w:hint="cs"/>
          <w:rtl/>
        </w:rPr>
        <w:t xml:space="preserve"> </w:t>
      </w:r>
      <w:r w:rsidR="006A303D">
        <w:rPr>
          <w:rFonts w:hint="cs"/>
          <w:rtl/>
        </w:rPr>
        <w:t>[</w:t>
      </w:r>
      <w:r>
        <w:rPr>
          <w:rFonts w:hint="cs"/>
          <w:rtl/>
        </w:rPr>
        <w:t>עם ידידים וחברי משפחה שעלו מרוסיה,</w:t>
      </w:r>
      <w:r w:rsidR="00B40BDC">
        <w:rPr>
          <w:rFonts w:hint="cs"/>
          <w:rtl/>
        </w:rPr>
        <w:t xml:space="preserve"> </w:t>
      </w:r>
      <w:r>
        <w:rPr>
          <w:rFonts w:hint="cs"/>
          <w:rtl/>
        </w:rPr>
        <w:t>ש</w:t>
      </w:r>
      <w:r w:rsidR="008520AA" w:rsidRPr="00A9209B">
        <w:rPr>
          <w:rFonts w:hint="cs"/>
          <w:rtl/>
        </w:rPr>
        <w:t>הרבו להיאסף אצלם בלילות</w:t>
      </w:r>
      <w:r w:rsidR="00E163AA" w:rsidRPr="00A9209B">
        <w:rPr>
          <w:rFonts w:hint="cs"/>
          <w:rtl/>
        </w:rPr>
        <w:t>.</w:t>
      </w:r>
      <w:r w:rsidR="00402001" w:rsidRPr="00A9209B">
        <w:rPr>
          <w:rFonts w:hint="cs"/>
          <w:rtl/>
        </w:rPr>
        <w:t xml:space="preserve"> הדירות היו צפופות כשכל החברים היו מתאספים,</w:t>
      </w:r>
      <w:r w:rsidR="008520AA" w:rsidRPr="00A9209B">
        <w:rPr>
          <w:rFonts w:hint="cs"/>
          <w:rtl/>
        </w:rPr>
        <w:t>]</w:t>
      </w:r>
      <w:r w:rsidR="00402001" w:rsidRPr="00A9209B">
        <w:rPr>
          <w:rFonts w:hint="cs"/>
          <w:rtl/>
        </w:rPr>
        <w:t xml:space="preserve"> </w:t>
      </w:r>
      <w:r>
        <w:rPr>
          <w:rFonts w:hint="cs"/>
          <w:rtl/>
        </w:rPr>
        <w:t>ה</w:t>
      </w:r>
      <w:r w:rsidR="00402001" w:rsidRPr="00A9209B">
        <w:rPr>
          <w:rFonts w:hint="cs"/>
          <w:rtl/>
        </w:rPr>
        <w:t xml:space="preserve">שולחנות </w:t>
      </w:r>
      <w:r>
        <w:rPr>
          <w:rFonts w:hint="cs"/>
          <w:rtl/>
        </w:rPr>
        <w:t>ה</w:t>
      </w:r>
      <w:r w:rsidR="00402001" w:rsidRPr="00A9209B">
        <w:rPr>
          <w:rFonts w:hint="cs"/>
          <w:rtl/>
        </w:rPr>
        <w:t xml:space="preserve">מתקפלים היו </w:t>
      </w:r>
      <w:r>
        <w:rPr>
          <w:rFonts w:hint="cs"/>
          <w:rtl/>
        </w:rPr>
        <w:t>פרושים עדיין,</w:t>
      </w:r>
      <w:r w:rsidR="00402001" w:rsidRPr="00A9209B">
        <w:rPr>
          <w:rFonts w:hint="cs"/>
          <w:rtl/>
        </w:rPr>
        <w:t xml:space="preserve"> ו</w:t>
      </w:r>
      <w:r w:rsidR="000965A1">
        <w:rPr>
          <w:rFonts w:hint="cs"/>
          <w:rtl/>
        </w:rPr>
        <w:t>כיסא</w:t>
      </w:r>
      <w:r w:rsidR="00402001" w:rsidRPr="00A9209B">
        <w:rPr>
          <w:rFonts w:hint="cs"/>
          <w:rtl/>
        </w:rPr>
        <w:t>ו</w:t>
      </w:r>
      <w:r w:rsidR="00A9209B">
        <w:rPr>
          <w:rFonts w:hint="cs"/>
          <w:rtl/>
        </w:rPr>
        <w:t>ת</w:t>
      </w:r>
      <w:r w:rsidR="00A70572">
        <w:rPr>
          <w:rFonts w:hint="cs"/>
          <w:rtl/>
        </w:rPr>
        <w:t xml:space="preserve"> </w:t>
      </w:r>
      <w:r w:rsidR="008520AA" w:rsidRPr="00A9209B">
        <w:rPr>
          <w:rFonts w:hint="cs"/>
          <w:rtl/>
        </w:rPr>
        <w:t xml:space="preserve">פלסטיק </w:t>
      </w:r>
      <w:r w:rsidR="00A9209B">
        <w:rPr>
          <w:rFonts w:hint="cs"/>
          <w:rtl/>
        </w:rPr>
        <w:t>שנ</w:t>
      </w:r>
      <w:r w:rsidR="00402001" w:rsidRPr="00A9209B">
        <w:rPr>
          <w:rFonts w:hint="cs"/>
          <w:rtl/>
        </w:rPr>
        <w:t>סחב</w:t>
      </w:r>
      <w:r w:rsidR="00A9209B">
        <w:rPr>
          <w:rFonts w:hint="cs"/>
          <w:rtl/>
        </w:rPr>
        <w:t>ו</w:t>
      </w:r>
      <w:r w:rsidR="00402001" w:rsidRPr="00A9209B">
        <w:rPr>
          <w:rFonts w:hint="cs"/>
          <w:rtl/>
        </w:rPr>
        <w:t xml:space="preserve"> מהשכנים</w:t>
      </w:r>
      <w:r w:rsidR="00A9209B">
        <w:rPr>
          <w:rFonts w:hint="cs"/>
          <w:rtl/>
        </w:rPr>
        <w:t xml:space="preserve"> </w:t>
      </w:r>
      <w:r>
        <w:rPr>
          <w:rFonts w:hint="cs"/>
          <w:rtl/>
        </w:rPr>
        <w:t xml:space="preserve">עדיין </w:t>
      </w:r>
      <w:r w:rsidR="00120FED">
        <w:rPr>
          <w:rFonts w:hint="cs"/>
          <w:rtl/>
        </w:rPr>
        <w:t>עמדו</w:t>
      </w:r>
      <w:r>
        <w:rPr>
          <w:rFonts w:hint="cs"/>
          <w:rtl/>
        </w:rPr>
        <w:t xml:space="preserve"> צפ</w:t>
      </w:r>
      <w:r w:rsidR="00120FED">
        <w:rPr>
          <w:rFonts w:hint="cs"/>
          <w:rtl/>
        </w:rPr>
        <w:t>ו</w:t>
      </w:r>
      <w:r>
        <w:rPr>
          <w:rFonts w:hint="cs"/>
          <w:rtl/>
        </w:rPr>
        <w:t>פים</w:t>
      </w:r>
      <w:r w:rsidR="00402001" w:rsidRPr="00A9209B">
        <w:rPr>
          <w:rFonts w:hint="cs"/>
          <w:rtl/>
        </w:rPr>
        <w:t xml:space="preserve"> בין ויטרינות עמוסות ספרים לבין הספות</w:t>
      </w:r>
      <w:r w:rsidR="00EB0C2F" w:rsidRPr="00A9209B">
        <w:rPr>
          <w:rFonts w:hint="cs"/>
          <w:rtl/>
        </w:rPr>
        <w:t xml:space="preserve"> הסלוני</w:t>
      </w:r>
      <w:r w:rsidR="008520AA" w:rsidRPr="00A9209B">
        <w:rPr>
          <w:rFonts w:hint="cs"/>
          <w:rtl/>
        </w:rPr>
        <w:t>ות</w:t>
      </w:r>
      <w:r w:rsidR="00402001" w:rsidRPr="00A9209B">
        <w:rPr>
          <w:rFonts w:hint="cs"/>
          <w:rtl/>
        </w:rPr>
        <w:t xml:space="preserve">, </w:t>
      </w:r>
      <w:r w:rsidR="006A303D">
        <w:rPr>
          <w:rFonts w:hint="cs"/>
          <w:rtl/>
        </w:rPr>
        <w:t>ה</w:t>
      </w:r>
      <w:r w:rsidR="00402001" w:rsidRPr="00A9209B">
        <w:rPr>
          <w:rFonts w:hint="cs"/>
          <w:rtl/>
        </w:rPr>
        <w:t xml:space="preserve">מרופדות בקטיפה </w:t>
      </w:r>
      <w:r w:rsidR="008520AA" w:rsidRPr="00A9209B">
        <w:rPr>
          <w:rFonts w:hint="cs"/>
          <w:rtl/>
        </w:rPr>
        <w:t>דהויה[</w:t>
      </w:r>
      <w:r w:rsidR="00402001" w:rsidRPr="00A9209B">
        <w:t>worn out</w:t>
      </w:r>
      <w:r w:rsidR="008520AA" w:rsidRPr="00A9209B">
        <w:rPr>
          <w:rFonts w:hint="cs"/>
          <w:rtl/>
        </w:rPr>
        <w:t>]</w:t>
      </w:r>
      <w:r w:rsidR="00EB0C2F" w:rsidRPr="00A9209B">
        <w:rPr>
          <w:rFonts w:hint="cs"/>
          <w:rtl/>
        </w:rPr>
        <w:t xml:space="preserve">. </w:t>
      </w:r>
      <w:r w:rsidR="008520AA" w:rsidRPr="00A9209B">
        <w:rPr>
          <w:rFonts w:hint="cs"/>
          <w:rtl/>
        </w:rPr>
        <w:t>[</w:t>
      </w:r>
      <w:r w:rsidR="00FC1BBD" w:rsidRPr="00A9209B">
        <w:rPr>
          <w:rFonts w:hint="cs"/>
          <w:rtl/>
        </w:rPr>
        <w:t>הדירה ש</w:t>
      </w:r>
      <w:r w:rsidR="00FC1BBD">
        <w:rPr>
          <w:rFonts w:hint="cs"/>
          <w:rtl/>
        </w:rPr>
        <w:t xml:space="preserve">בה התגוררו ארקדי ואביו </w:t>
      </w:r>
      <w:r w:rsidR="001C5A04">
        <w:rPr>
          <w:rFonts w:hint="cs"/>
          <w:rtl/>
        </w:rPr>
        <w:t>הייתה</w:t>
      </w:r>
      <w:r w:rsidR="00FC1BBD">
        <w:rPr>
          <w:rFonts w:hint="cs"/>
          <w:rtl/>
        </w:rPr>
        <w:t xml:space="preserve"> גדולה יחסית / </w:t>
      </w:r>
      <w:r w:rsidR="00EB0C2F">
        <w:rPr>
          <w:rFonts w:hint="cs"/>
          <w:rtl/>
        </w:rPr>
        <w:t>רק אצל ארקדי היה מספיק מקום [לשפר] וחברים הרבו להתאסף שם,</w:t>
      </w:r>
      <w:r w:rsidR="008520AA">
        <w:rPr>
          <w:rFonts w:hint="cs"/>
          <w:rtl/>
        </w:rPr>
        <w:t>]</w:t>
      </w:r>
      <w:r w:rsidR="00EB0C2F">
        <w:rPr>
          <w:rFonts w:hint="cs"/>
          <w:rtl/>
        </w:rPr>
        <w:t xml:space="preserve"> </w:t>
      </w:r>
      <w:r w:rsidR="00FC1BBD">
        <w:rPr>
          <w:rFonts w:hint="cs"/>
          <w:rtl/>
        </w:rPr>
        <w:t>[</w:t>
      </w:r>
      <w:r w:rsidR="00EB0C2F">
        <w:rPr>
          <w:rFonts w:hint="cs"/>
          <w:rtl/>
        </w:rPr>
        <w:t>לשיר עם הגיטרה. הגיטריסט עצמו</w:t>
      </w:r>
      <w:r w:rsidR="00FC1BBD">
        <w:rPr>
          <w:rFonts w:hint="cs"/>
          <w:rtl/>
        </w:rPr>
        <w:t xml:space="preserve">] </w:t>
      </w:r>
      <w:r w:rsidR="003F6C83" w:rsidRPr="00A9209B">
        <w:rPr>
          <w:rFonts w:hint="cs"/>
          <w:rtl/>
        </w:rPr>
        <w:t xml:space="preserve">[בשל מחלת האם והישגי / אמונם ברפואה הסוציאליסטית [לא ברור], משפחתו של ארקדי </w:t>
      </w:r>
      <w:r w:rsidR="001C5A04">
        <w:rPr>
          <w:rFonts w:hint="cs"/>
          <w:rtl/>
        </w:rPr>
        <w:t>הייתה</w:t>
      </w:r>
      <w:r w:rsidR="003F6C83" w:rsidRPr="00A9209B">
        <w:rPr>
          <w:rFonts w:hint="cs"/>
          <w:rtl/>
        </w:rPr>
        <w:t xml:space="preserve"> מהעולים הראשונים בגל של שנות ה-90 [???]. רק כשנה או שתיים לאחר עלייתם חברים של הוריו של ארקדי החלו להיאסף בארץ. בלילות הם היו מתאספים [מילה אחרת] באחת הדירות השכורות,] </w:t>
      </w:r>
    </w:p>
    <w:p w14:paraId="19444820" w14:textId="51A92D0E" w:rsidR="00CF7B25" w:rsidRDefault="00704D6F" w:rsidP="000D2BE1">
      <w:pPr>
        <w:rPr>
          <w:rtl/>
        </w:rPr>
      </w:pPr>
      <w:r w:rsidRPr="00704D6F">
        <w:rPr>
          <w:rFonts w:cs="Times New Roman"/>
          <w:rtl/>
        </w:rPr>
        <w:t xml:space="preserve">ידידים וחברי משפחה שעלו מרוסיה הרבו להיאסף אצלם בלילות. </w:t>
      </w:r>
      <w:r w:rsidR="00FC1BBD">
        <w:rPr>
          <w:rFonts w:hint="cs"/>
          <w:rtl/>
        </w:rPr>
        <w:t>נגן הגיטרה</w:t>
      </w:r>
      <w:r w:rsidR="00CC212C">
        <w:rPr>
          <w:rFonts w:hint="cs"/>
          <w:rtl/>
        </w:rPr>
        <w:t xml:space="preserve"> </w:t>
      </w:r>
      <w:bookmarkStart w:id="61" w:name="_Hlk526077482"/>
      <w:r w:rsidR="00CC212C">
        <w:rPr>
          <w:rFonts w:hint="cs"/>
          <w:rtl/>
        </w:rPr>
        <w:t xml:space="preserve">מעולם לא החמיץ </w:t>
      </w:r>
      <w:r w:rsidR="006F3D4E">
        <w:rPr>
          <w:rFonts w:hint="cs"/>
          <w:rtl/>
        </w:rPr>
        <w:t xml:space="preserve">את </w:t>
      </w:r>
      <w:r w:rsidR="00CC212C">
        <w:rPr>
          <w:rFonts w:hint="cs"/>
          <w:rtl/>
        </w:rPr>
        <w:t>הזמנ</w:t>
      </w:r>
      <w:r w:rsidR="006F3D4E">
        <w:rPr>
          <w:rFonts w:hint="cs"/>
          <w:rtl/>
        </w:rPr>
        <w:t xml:space="preserve">ותיה של </w:t>
      </w:r>
      <w:r w:rsidR="00DD5F70" w:rsidRPr="00DD5F70">
        <w:rPr>
          <w:rFonts w:cs="Times New Roman"/>
          <w:rtl/>
        </w:rPr>
        <w:t xml:space="preserve">אחותו, היא </w:t>
      </w:r>
      <w:r w:rsidR="001B7A03">
        <w:rPr>
          <w:rFonts w:hint="cs"/>
          <w:rtl/>
        </w:rPr>
        <w:t xml:space="preserve">דודה נדיה, </w:t>
      </w:r>
      <w:r w:rsidR="006F3D4E">
        <w:rPr>
          <w:rFonts w:hint="cs"/>
          <w:rtl/>
        </w:rPr>
        <w:t>להתארח בדירה המוארת, השופעת כל טוב</w:t>
      </w:r>
      <w:r w:rsidR="001B7A03">
        <w:rPr>
          <w:rFonts w:hint="cs"/>
          <w:rtl/>
        </w:rPr>
        <w:t>.</w:t>
      </w:r>
      <w:r w:rsidR="006F3D4E">
        <w:rPr>
          <w:rFonts w:hint="cs"/>
          <w:rtl/>
        </w:rPr>
        <w:t xml:space="preserve"> </w:t>
      </w:r>
      <w:r w:rsidR="00CC212C">
        <w:rPr>
          <w:rFonts w:hint="cs"/>
          <w:rtl/>
        </w:rPr>
        <w:t xml:space="preserve">הוא היה גרוש פעמיים ומעולם לא הכיר </w:t>
      </w:r>
      <w:r>
        <w:rPr>
          <w:rFonts w:hint="cs"/>
          <w:rtl/>
        </w:rPr>
        <w:t xml:space="preserve">לא </w:t>
      </w:r>
      <w:r w:rsidR="00CC212C">
        <w:rPr>
          <w:rFonts w:hint="cs"/>
          <w:rtl/>
        </w:rPr>
        <w:t xml:space="preserve">אישה </w:t>
      </w:r>
      <w:r>
        <w:rPr>
          <w:rFonts w:hint="cs"/>
          <w:rtl/>
        </w:rPr>
        <w:t>ול</w:t>
      </w:r>
      <w:r w:rsidR="001B7A03">
        <w:rPr>
          <w:rFonts w:hint="cs"/>
          <w:rtl/>
        </w:rPr>
        <w:t xml:space="preserve">א </w:t>
      </w:r>
      <w:r w:rsidR="001B7A03">
        <w:rPr>
          <w:rFonts w:hint="cs"/>
          <w:rtl/>
        </w:rPr>
        <w:lastRenderedPageBreak/>
        <w:t xml:space="preserve">גבר </w:t>
      </w:r>
      <w:r w:rsidR="00CC212C">
        <w:rPr>
          <w:rFonts w:hint="cs"/>
          <w:rtl/>
        </w:rPr>
        <w:t>שהצליח</w:t>
      </w:r>
      <w:r w:rsidR="001B7A03">
        <w:rPr>
          <w:rFonts w:hint="cs"/>
          <w:rtl/>
        </w:rPr>
        <w:t>ו</w:t>
      </w:r>
      <w:r w:rsidR="00CC212C">
        <w:rPr>
          <w:rFonts w:hint="cs"/>
          <w:rtl/>
        </w:rPr>
        <w:t xml:space="preserve"> להפיג את בדידותו העמוקה</w:t>
      </w:r>
      <w:r w:rsidR="00D259FB">
        <w:rPr>
          <w:rFonts w:hint="cs"/>
          <w:rtl/>
        </w:rPr>
        <w:t>,</w:t>
      </w:r>
      <w:r w:rsidR="00CC212C">
        <w:rPr>
          <w:rFonts w:hint="cs"/>
          <w:rtl/>
        </w:rPr>
        <w:t xml:space="preserve"> </w:t>
      </w:r>
      <w:r w:rsidR="001B7A03">
        <w:rPr>
          <w:rFonts w:hint="cs"/>
          <w:rtl/>
        </w:rPr>
        <w:t xml:space="preserve">כך סיפר לארקדי שבחברתו חש בוגר וראוי. </w:t>
      </w:r>
      <w:r w:rsidR="00CC212C">
        <w:rPr>
          <w:rFonts w:hint="cs"/>
          <w:rtl/>
        </w:rPr>
        <w:t>הוא</w:t>
      </w:r>
      <w:bookmarkEnd w:id="61"/>
      <w:r w:rsidR="00EB0C2F">
        <w:rPr>
          <w:rFonts w:hint="cs"/>
          <w:rtl/>
        </w:rPr>
        <w:t xml:space="preserve"> היה אלכוהוליסט אציל</w:t>
      </w:r>
      <w:r w:rsidR="00E36CCC">
        <w:rPr>
          <w:rFonts w:hint="cs"/>
          <w:rtl/>
        </w:rPr>
        <w:t xml:space="preserve"> </w:t>
      </w:r>
      <w:r w:rsidR="00A9209B">
        <w:rPr>
          <w:rFonts w:hint="cs"/>
          <w:rtl/>
        </w:rPr>
        <w:t>נפש בעל שיער ארוך וזקן חום</w:t>
      </w:r>
      <w:r w:rsidR="00EB0C2F">
        <w:rPr>
          <w:rFonts w:hint="cs"/>
          <w:rtl/>
        </w:rPr>
        <w:t xml:space="preserve"> </w:t>
      </w:r>
      <w:r w:rsidR="00A9209B">
        <w:rPr>
          <w:rFonts w:hint="cs"/>
          <w:rtl/>
        </w:rPr>
        <w:t>ו</w:t>
      </w:r>
      <w:r w:rsidR="00EB0C2F">
        <w:rPr>
          <w:rFonts w:hint="cs"/>
          <w:rtl/>
        </w:rPr>
        <w:t>פרוע</w:t>
      </w:r>
      <w:r w:rsidR="00A9209B">
        <w:rPr>
          <w:rFonts w:hint="cs"/>
          <w:rtl/>
        </w:rPr>
        <w:t>,</w:t>
      </w:r>
      <w:r w:rsidR="00480480">
        <w:rPr>
          <w:rFonts w:hint="cs"/>
          <w:rtl/>
        </w:rPr>
        <w:t xml:space="preserve"> וקול</w:t>
      </w:r>
      <w:r w:rsidR="00E163AA">
        <w:rPr>
          <w:rFonts w:hint="cs"/>
          <w:rtl/>
        </w:rPr>
        <w:t>ו</w:t>
      </w:r>
      <w:r w:rsidR="00480480">
        <w:rPr>
          <w:rFonts w:hint="cs"/>
          <w:rtl/>
        </w:rPr>
        <w:t xml:space="preserve"> </w:t>
      </w:r>
      <w:r w:rsidR="00E163AA">
        <w:rPr>
          <w:rFonts w:hint="cs"/>
          <w:rtl/>
        </w:rPr>
        <w:t xml:space="preserve">העמוק המתמשך היה </w:t>
      </w:r>
      <w:r w:rsidR="00480480">
        <w:rPr>
          <w:rFonts w:hint="cs"/>
          <w:rtl/>
        </w:rPr>
        <w:t xml:space="preserve">נסדק ליבבות כששר על </w:t>
      </w:r>
      <w:r w:rsidR="001E12F7">
        <w:rPr>
          <w:rFonts w:hint="cs"/>
          <w:rtl/>
        </w:rPr>
        <w:t xml:space="preserve">הזמיר שקולו נדם, </w:t>
      </w:r>
      <w:r w:rsidR="001E12F7" w:rsidRPr="001E12F7">
        <w:t>Ты не пой, соловей</w:t>
      </w:r>
      <w:r w:rsidR="00480480">
        <w:rPr>
          <w:rFonts w:hint="cs"/>
          <w:rtl/>
        </w:rPr>
        <w:t xml:space="preserve">. </w:t>
      </w:r>
      <w:r w:rsidR="00BE4677">
        <w:rPr>
          <w:rFonts w:hint="cs"/>
          <w:rtl/>
        </w:rPr>
        <w:t xml:space="preserve">ארקדי התקנא </w:t>
      </w:r>
      <w:r w:rsidR="00480480">
        <w:rPr>
          <w:rFonts w:hint="cs"/>
          <w:rtl/>
        </w:rPr>
        <w:t>באנחות</w:t>
      </w:r>
      <w:r w:rsidR="00BE4677">
        <w:rPr>
          <w:rFonts w:hint="cs"/>
          <w:rtl/>
        </w:rPr>
        <w:t>יו</w:t>
      </w:r>
      <w:r w:rsidR="00480480">
        <w:rPr>
          <w:rFonts w:hint="cs"/>
          <w:rtl/>
        </w:rPr>
        <w:t xml:space="preserve"> </w:t>
      </w:r>
      <w:r w:rsidR="00BE4677">
        <w:rPr>
          <w:rFonts w:hint="cs"/>
          <w:rtl/>
        </w:rPr>
        <w:t>ה</w:t>
      </w:r>
      <w:r w:rsidR="00480480">
        <w:rPr>
          <w:rFonts w:hint="cs"/>
          <w:rtl/>
        </w:rPr>
        <w:t>קולניות</w:t>
      </w:r>
      <w:r w:rsidR="00AD5B70">
        <w:rPr>
          <w:rFonts w:hint="cs"/>
          <w:rtl/>
        </w:rPr>
        <w:t>;</w:t>
      </w:r>
      <w:r w:rsidR="00480480">
        <w:rPr>
          <w:rFonts w:hint="cs"/>
          <w:rtl/>
        </w:rPr>
        <w:t xml:space="preserve"> </w:t>
      </w:r>
      <w:r w:rsidR="00BE4677">
        <w:rPr>
          <w:rFonts w:hint="cs"/>
          <w:rtl/>
        </w:rPr>
        <w:t>גם הוא רצה</w:t>
      </w:r>
      <w:r w:rsidR="007B639C">
        <w:rPr>
          <w:rFonts w:hint="cs"/>
          <w:rtl/>
        </w:rPr>
        <w:t>,</w:t>
      </w:r>
      <w:r w:rsidR="00BE4677">
        <w:rPr>
          <w:rFonts w:hint="cs"/>
          <w:rtl/>
        </w:rPr>
        <w:t xml:space="preserve"> לכשיגדל</w:t>
      </w:r>
      <w:r w:rsidR="007B639C">
        <w:rPr>
          <w:rFonts w:hint="cs"/>
          <w:rtl/>
        </w:rPr>
        <w:t>,</w:t>
      </w:r>
      <w:r w:rsidR="00BE4677">
        <w:rPr>
          <w:rFonts w:hint="cs"/>
          <w:rtl/>
        </w:rPr>
        <w:t xml:space="preserve"> לאבד את עצמו בבכי </w:t>
      </w:r>
      <w:r w:rsidR="0069680F" w:rsidRPr="0069680F">
        <w:rPr>
          <w:rFonts w:cs="Times New Roman"/>
          <w:rtl/>
        </w:rPr>
        <w:t xml:space="preserve">תוך </w:t>
      </w:r>
      <w:r w:rsidRPr="00704D6F">
        <w:rPr>
          <w:rFonts w:cs="Times New Roman"/>
          <w:rtl/>
        </w:rPr>
        <w:t>נגינה</w:t>
      </w:r>
      <w:r>
        <w:rPr>
          <w:rFonts w:cs="Times New Roman" w:hint="cs"/>
          <w:rtl/>
        </w:rPr>
        <w:t xml:space="preserve"> </w:t>
      </w:r>
      <w:r w:rsidR="00BE4677">
        <w:rPr>
          <w:rFonts w:hint="cs"/>
          <w:rtl/>
        </w:rPr>
        <w:t xml:space="preserve">בגיטרה </w:t>
      </w:r>
      <w:r w:rsidR="009558A7">
        <w:rPr>
          <w:rFonts w:hint="cs"/>
          <w:rtl/>
        </w:rPr>
        <w:t>ל</w:t>
      </w:r>
      <w:r w:rsidR="00BE4677">
        <w:rPr>
          <w:rFonts w:hint="cs"/>
          <w:rtl/>
        </w:rPr>
        <w:t xml:space="preserve">חבריו. אבל לא חברים מרתיעים שכאלה, </w:t>
      </w:r>
      <w:r w:rsidR="00DD5F70" w:rsidRPr="00DD5F70">
        <w:rPr>
          <w:rFonts w:cs="Times New Roman"/>
          <w:rtl/>
        </w:rPr>
        <w:t>שמתווכחים בצעקות לוהטות לתוך הלילה על שותפות ועל איד</w:t>
      </w:r>
      <w:r w:rsidR="00E36CCC">
        <w:rPr>
          <w:rFonts w:cs="Times New Roman" w:hint="cs"/>
          <w:rtl/>
        </w:rPr>
        <w:t>י</w:t>
      </w:r>
      <w:r w:rsidR="00DD5F70" w:rsidRPr="00DD5F70">
        <w:rPr>
          <w:rFonts w:cs="Times New Roman"/>
          <w:rtl/>
        </w:rPr>
        <w:t xml:space="preserve">אולוגיה ועל חירות המחשבה, </w:t>
      </w:r>
      <w:r w:rsidR="00A9209B">
        <w:rPr>
          <w:rFonts w:hint="cs"/>
          <w:rtl/>
        </w:rPr>
        <w:t>[</w:t>
      </w:r>
      <w:r w:rsidR="00DF6510">
        <w:rPr>
          <w:rFonts w:hint="cs"/>
          <w:rtl/>
        </w:rPr>
        <w:t>פסימיים ו</w:t>
      </w:r>
      <w:r w:rsidR="00A9209B">
        <w:rPr>
          <w:rFonts w:hint="cs"/>
          <w:rtl/>
        </w:rPr>
        <w:t>]</w:t>
      </w:r>
      <w:r w:rsidR="00A9209B" w:rsidRPr="00A9209B">
        <w:rPr>
          <w:rFonts w:hint="cs"/>
          <w:rtl/>
        </w:rPr>
        <w:t xml:space="preserve"> </w:t>
      </w:r>
      <w:r w:rsidR="00A9209B">
        <w:rPr>
          <w:rFonts w:hint="cs"/>
          <w:rtl/>
        </w:rPr>
        <w:t>דיסידנטים לשעבר, ר</w:t>
      </w:r>
      <w:r w:rsidR="00E36CCC">
        <w:rPr>
          <w:rFonts w:hint="cs"/>
          <w:rtl/>
        </w:rPr>
        <w:t>וו</w:t>
      </w:r>
      <w:r w:rsidR="00A9209B">
        <w:rPr>
          <w:rFonts w:hint="cs"/>
          <w:rtl/>
        </w:rPr>
        <w:t>יזיוניסטים לשעבר, תלושים וטר</w:t>
      </w:r>
      <w:r w:rsidR="00F35749">
        <w:rPr>
          <w:rFonts w:hint="cs"/>
          <w:rtl/>
        </w:rPr>
        <w:t>א</w:t>
      </w:r>
      <w:r w:rsidR="00A9209B">
        <w:rPr>
          <w:rFonts w:hint="cs"/>
          <w:rtl/>
        </w:rPr>
        <w:t xml:space="preserve">גיים בהווה, </w:t>
      </w:r>
      <w:r w:rsidR="00DF6510">
        <w:rPr>
          <w:rFonts w:hint="cs"/>
          <w:rtl/>
        </w:rPr>
        <w:t>מאמינים אדוקים [</w:t>
      </w:r>
      <w:r w:rsidR="00DF6510">
        <w:t>strict</w:t>
      </w:r>
      <w:r w:rsidR="00DF6510">
        <w:rPr>
          <w:rFonts w:hint="cs"/>
          <w:rtl/>
        </w:rPr>
        <w:t xml:space="preserve">] באבסורדיות העולם </w:t>
      </w:r>
      <w:r w:rsidR="00DF6510">
        <w:rPr>
          <w:rtl/>
        </w:rPr>
        <w:t>–</w:t>
      </w:r>
      <w:r w:rsidR="00DF6510">
        <w:rPr>
          <w:rFonts w:hint="cs"/>
          <w:rtl/>
        </w:rPr>
        <w:t xml:space="preserve"> תכונות מפחיד</w:t>
      </w:r>
      <w:r w:rsidR="007B639C">
        <w:rPr>
          <w:rFonts w:hint="cs"/>
          <w:rtl/>
        </w:rPr>
        <w:t>ות עבור ילד יתום.</w:t>
      </w:r>
      <w:r w:rsidR="00DF6510">
        <w:rPr>
          <w:rFonts w:hint="cs"/>
          <w:rtl/>
        </w:rPr>
        <w:t xml:space="preserve"> </w:t>
      </w:r>
    </w:p>
    <w:p w14:paraId="2E0C07AB" w14:textId="31778EE3" w:rsidR="00704D6F" w:rsidRDefault="00CF7B25" w:rsidP="00A9209B">
      <w:pPr>
        <w:rPr>
          <w:rtl/>
        </w:rPr>
      </w:pPr>
      <w:r>
        <w:rPr>
          <w:rFonts w:hint="cs"/>
          <w:rtl/>
        </w:rPr>
        <w:t>[</w:t>
      </w:r>
      <w:hyperlink r:id="rId38" w:history="1">
        <w:r w:rsidR="00704D6F" w:rsidRPr="00704D6F">
          <w:rPr>
            <w:rStyle w:val="Hyperlink"/>
            <w:rFonts w:hint="cs"/>
            <w:rtl/>
          </w:rPr>
          <w:t>מרקסיזם</w:t>
        </w:r>
      </w:hyperlink>
    </w:p>
    <w:p w14:paraId="6B8FC31F" w14:textId="0A34FE4A" w:rsidR="00965514" w:rsidRDefault="00EB0C2F" w:rsidP="00A9209B">
      <w:pPr>
        <w:rPr>
          <w:rtl/>
        </w:rPr>
      </w:pPr>
      <w:r>
        <w:rPr>
          <w:rFonts w:hint="cs"/>
          <w:rtl/>
        </w:rPr>
        <w:t>הצעקות</w:t>
      </w:r>
      <w:r w:rsidR="00E163AA">
        <w:rPr>
          <w:rFonts w:hint="cs"/>
          <w:rtl/>
        </w:rPr>
        <w:t xml:space="preserve"> היו</w:t>
      </w:r>
      <w:r>
        <w:rPr>
          <w:rFonts w:hint="cs"/>
          <w:rtl/>
        </w:rPr>
        <w:t xml:space="preserve"> נמשכו</w:t>
      </w:r>
      <w:r w:rsidR="00E163AA">
        <w:rPr>
          <w:rFonts w:hint="cs"/>
          <w:rtl/>
        </w:rPr>
        <w:t>ת</w:t>
      </w:r>
      <w:r>
        <w:rPr>
          <w:rFonts w:hint="cs"/>
          <w:rtl/>
        </w:rPr>
        <w:t xml:space="preserve"> עוד שעות ארוכות... (מהאינטליגנציה) ועם זאת </w:t>
      </w:r>
      <w:r>
        <w:rPr>
          <w:rtl/>
        </w:rPr>
        <w:t>–</w:t>
      </w:r>
      <w:r>
        <w:rPr>
          <w:rFonts w:hint="cs"/>
          <w:rtl/>
        </w:rPr>
        <w:t xml:space="preserve"> </w:t>
      </w:r>
      <w:r w:rsidR="007758EE">
        <w:rPr>
          <w:rFonts w:hint="cs"/>
          <w:rtl/>
        </w:rPr>
        <w:t>גם הם היו ממהרים ל</w:t>
      </w:r>
      <w:r>
        <w:rPr>
          <w:rFonts w:hint="cs"/>
          <w:rtl/>
        </w:rPr>
        <w:t>נגב</w:t>
      </w:r>
      <w:r w:rsidR="007758EE">
        <w:rPr>
          <w:rFonts w:hint="cs"/>
          <w:rtl/>
        </w:rPr>
        <w:t xml:space="preserve"> נזלת מאפו של ילדון</w:t>
      </w:r>
      <w:r>
        <w:rPr>
          <w:rFonts w:hint="cs"/>
          <w:rtl/>
        </w:rPr>
        <w:t xml:space="preserve"> לפני שנ</w:t>
      </w:r>
      <w:r w:rsidR="007758EE">
        <w:rPr>
          <w:rFonts w:hint="cs"/>
          <w:rtl/>
        </w:rPr>
        <w:t>שרה</w:t>
      </w:r>
      <w:r>
        <w:rPr>
          <w:rFonts w:hint="cs"/>
          <w:rtl/>
        </w:rPr>
        <w:t xml:space="preserve"> למרק [נפשות מתות לקראת ההתחלה </w:t>
      </w:r>
      <w:r>
        <w:rPr>
          <w:rtl/>
        </w:rPr>
        <w:t>–</w:t>
      </w:r>
      <w:r>
        <w:rPr>
          <w:rFonts w:hint="cs"/>
          <w:rtl/>
        </w:rPr>
        <w:t xml:space="preserve"> זה ממש לא מתאים כאן אז לא ברור מה זה עושה פה]. [למצא סופר / משורר גדול מליטא </w:t>
      </w:r>
      <w:r>
        <w:rPr>
          <w:rtl/>
        </w:rPr>
        <w:t>–</w:t>
      </w:r>
      <w:r>
        <w:rPr>
          <w:rFonts w:hint="cs"/>
          <w:rtl/>
        </w:rPr>
        <w:t xml:space="preserve"> מאיפה שארקדי הגיע, ולתת ציטוט שלו].</w:t>
      </w:r>
    </w:p>
    <w:p w14:paraId="053D71C1" w14:textId="77777777" w:rsidR="00CF7B25" w:rsidRDefault="00CF7B25" w:rsidP="00E163AA">
      <w:pPr>
        <w:rPr>
          <w:rtl/>
        </w:rPr>
      </w:pPr>
      <w:r>
        <w:rPr>
          <w:rFonts w:hint="cs"/>
          <w:rtl/>
        </w:rPr>
        <w:t>]</w:t>
      </w:r>
    </w:p>
    <w:p w14:paraId="2141A566" w14:textId="537F0D1B" w:rsidR="0087306C" w:rsidDel="00DE5B7B" w:rsidRDefault="00DD5F70" w:rsidP="0087306C">
      <w:r>
        <w:rPr>
          <w:rFonts w:hint="cs"/>
          <w:rtl/>
        </w:rPr>
        <w:t>כש</w:t>
      </w:r>
      <w:r w:rsidR="00EB0C2F">
        <w:rPr>
          <w:rFonts w:hint="cs"/>
          <w:rtl/>
        </w:rPr>
        <w:t>אלכס נכנס</w:t>
      </w:r>
      <w:r w:rsidR="00697886">
        <w:rPr>
          <w:rFonts w:hint="cs"/>
          <w:rtl/>
        </w:rPr>
        <w:t xml:space="preserve"> לדירה האפלה</w:t>
      </w:r>
      <w:r w:rsidR="00EB0C2F">
        <w:rPr>
          <w:rFonts w:hint="cs"/>
          <w:rtl/>
        </w:rPr>
        <w:t xml:space="preserve"> </w:t>
      </w:r>
      <w:r w:rsidR="000D2BE1">
        <w:rPr>
          <w:rFonts w:hint="cs"/>
          <w:rtl/>
        </w:rPr>
        <w:t>בעקבותי</w:t>
      </w:r>
      <w:r>
        <w:rPr>
          <w:rFonts w:hint="cs"/>
          <w:rtl/>
        </w:rPr>
        <w:t xml:space="preserve"> ארקדי, הוא</w:t>
      </w:r>
      <w:r w:rsidR="00EB0C2F">
        <w:rPr>
          <w:rFonts w:hint="cs"/>
          <w:rtl/>
        </w:rPr>
        <w:t xml:space="preserve"> ראה את בקבוקי הזכוכית המסו</w:t>
      </w:r>
      <w:r w:rsidR="00456566">
        <w:rPr>
          <w:rFonts w:hint="cs"/>
          <w:rtl/>
        </w:rPr>
        <w:t xml:space="preserve">דרים בכניסה (שניים </w:t>
      </w:r>
      <w:r w:rsidR="00120FED">
        <w:rPr>
          <w:rFonts w:hint="cs"/>
          <w:rtl/>
        </w:rPr>
        <w:t xml:space="preserve">או </w:t>
      </w:r>
      <w:r w:rsidR="00456566">
        <w:rPr>
          <w:rFonts w:hint="cs"/>
          <w:rtl/>
        </w:rPr>
        <w:t>שלושה עדיין ה</w:t>
      </w:r>
      <w:r w:rsidR="00EB0C2F">
        <w:rPr>
          <w:rFonts w:hint="cs"/>
          <w:rtl/>
        </w:rPr>
        <w:t>תגלגל</w:t>
      </w:r>
      <w:r w:rsidR="00456566">
        <w:rPr>
          <w:rFonts w:hint="cs"/>
          <w:rtl/>
        </w:rPr>
        <w:t>ו</w:t>
      </w:r>
      <w:r w:rsidR="00EB0C2F">
        <w:rPr>
          <w:rFonts w:hint="cs"/>
          <w:rtl/>
        </w:rPr>
        <w:t xml:space="preserve"> מתחת לכורסאות</w:t>
      </w:r>
      <w:r w:rsidR="00FC1BBD">
        <w:rPr>
          <w:rFonts w:hint="cs"/>
          <w:rtl/>
        </w:rPr>
        <w:t>, עוד אחד</w:t>
      </w:r>
      <w:r w:rsidR="00456566">
        <w:rPr>
          <w:rFonts w:hint="cs"/>
          <w:rtl/>
        </w:rPr>
        <w:t xml:space="preserve"> ע</w:t>
      </w:r>
      <w:r w:rsidR="00EB0C2F">
        <w:rPr>
          <w:rFonts w:hint="cs"/>
          <w:rtl/>
        </w:rPr>
        <w:t>מד הפו</w:t>
      </w:r>
      <w:r w:rsidR="00FC1BBD">
        <w:rPr>
          <w:rFonts w:hint="cs"/>
          <w:rtl/>
        </w:rPr>
        <w:t>ך</w:t>
      </w:r>
      <w:r w:rsidR="0092105B">
        <w:rPr>
          <w:rFonts w:hint="cs"/>
          <w:rtl/>
        </w:rPr>
        <w:t xml:space="preserve"> בתוך עציץ פיקוס גדול</w:t>
      </w:r>
      <w:r w:rsidR="00FC1BBD">
        <w:rPr>
          <w:rFonts w:hint="cs"/>
          <w:rtl/>
        </w:rPr>
        <w:t>)</w:t>
      </w:r>
      <w:r w:rsidR="00EB0C2F">
        <w:rPr>
          <w:rFonts w:hint="cs"/>
          <w:rtl/>
        </w:rPr>
        <w:t xml:space="preserve"> </w:t>
      </w:r>
      <w:r w:rsidR="00704D6F">
        <w:rPr>
          <w:rFonts w:hint="cs"/>
          <w:rtl/>
        </w:rPr>
        <w:t>ו</w:t>
      </w:r>
      <w:r w:rsidR="00456566">
        <w:rPr>
          <w:rFonts w:hint="cs"/>
          <w:rtl/>
        </w:rPr>
        <w:t xml:space="preserve">את </w:t>
      </w:r>
      <w:r w:rsidR="00EB0C2F">
        <w:rPr>
          <w:rFonts w:hint="cs"/>
          <w:rtl/>
        </w:rPr>
        <w:t xml:space="preserve">שורת המאפרות הריקות, </w:t>
      </w:r>
      <w:r w:rsidR="00120FED">
        <w:rPr>
          <w:rFonts w:hint="cs"/>
          <w:rtl/>
        </w:rPr>
        <w:t>המלוכלכות</w:t>
      </w:r>
      <w:r w:rsidR="00EB0C2F">
        <w:rPr>
          <w:rFonts w:hint="cs"/>
          <w:rtl/>
        </w:rPr>
        <w:t xml:space="preserve">, שעמדו </w:t>
      </w:r>
      <w:r w:rsidR="00E163AA">
        <w:rPr>
          <w:rFonts w:hint="cs"/>
          <w:rtl/>
        </w:rPr>
        <w:t>בשורה ליד הכיור</w:t>
      </w:r>
      <w:r w:rsidR="00E36CCC">
        <w:rPr>
          <w:rFonts w:hint="cs"/>
          <w:rtl/>
        </w:rPr>
        <w:t>,</w:t>
      </w:r>
      <w:r w:rsidR="00E163AA">
        <w:rPr>
          <w:rFonts w:hint="cs"/>
          <w:rtl/>
        </w:rPr>
        <w:t xml:space="preserve"> והבין בדיוק כיצד</w:t>
      </w:r>
      <w:r w:rsidR="00EB0C2F">
        <w:rPr>
          <w:rFonts w:hint="cs"/>
          <w:rtl/>
        </w:rPr>
        <w:t xml:space="preserve"> </w:t>
      </w:r>
      <w:r w:rsidR="00E163AA">
        <w:rPr>
          <w:rFonts w:hint="cs"/>
          <w:rtl/>
        </w:rPr>
        <w:t>יש</w:t>
      </w:r>
      <w:r w:rsidR="00EB0C2F">
        <w:rPr>
          <w:rFonts w:hint="cs"/>
          <w:rtl/>
        </w:rPr>
        <w:t xml:space="preserve"> להיות.</w:t>
      </w:r>
    </w:p>
    <w:p w14:paraId="6E72FAF1" w14:textId="611BAA4E" w:rsidR="00EB0C2F" w:rsidRDefault="00DE5B7B" w:rsidP="00250000">
      <w:pPr>
        <w:rPr>
          <w:rtl/>
        </w:rPr>
      </w:pPr>
      <w:r w:rsidDel="00DE5B7B">
        <w:rPr>
          <w:rtl/>
        </w:rPr>
        <w:t xml:space="preserve"> </w:t>
      </w:r>
      <w:r w:rsidR="00EB0C2F">
        <w:rPr>
          <w:rFonts w:hint="cs"/>
          <w:rtl/>
        </w:rPr>
        <w:t>[לאבא של ארקדי קוראים ז'ניה / וניה / פימה (== יֶפִים)</w:t>
      </w:r>
      <w:r w:rsidR="000D2BE1">
        <w:rPr>
          <w:rFonts w:hint="cs"/>
          <w:rtl/>
        </w:rPr>
        <w:t xml:space="preserve"> </w:t>
      </w:r>
      <w:r w:rsidR="000D2BE1">
        <w:rPr>
          <w:rtl/>
        </w:rPr>
        <w:t>–</w:t>
      </w:r>
      <w:r w:rsidR="000D2BE1">
        <w:rPr>
          <w:rFonts w:hint="cs"/>
          <w:rtl/>
        </w:rPr>
        <w:t xml:space="preserve"> למעלה אמרתי חיים</w:t>
      </w:r>
      <w:r w:rsidR="00CF5007">
        <w:rPr>
          <w:rFonts w:hint="cs"/>
          <w:rtl/>
        </w:rPr>
        <w:t xml:space="preserve"> מישה</w:t>
      </w:r>
      <w:r w:rsidR="00CF7B25">
        <w:rPr>
          <w:rFonts w:hint="cs"/>
          <w:rtl/>
        </w:rPr>
        <w:t>]</w:t>
      </w:r>
    </w:p>
    <w:p w14:paraId="4C11D4EE" w14:textId="6CC68033" w:rsidR="007758EE" w:rsidRDefault="007758EE" w:rsidP="00456566">
      <w:pPr>
        <w:rPr>
          <w:rtl/>
        </w:rPr>
      </w:pPr>
      <w:r>
        <w:rPr>
          <w:rFonts w:hint="cs"/>
          <w:rtl/>
        </w:rPr>
        <w:t>"רוצה לשתות משהו?"</w:t>
      </w:r>
      <w:r w:rsidR="00C936F6">
        <w:rPr>
          <w:rFonts w:hint="cs"/>
          <w:rtl/>
        </w:rPr>
        <w:t xml:space="preserve"> ארקדי פתח את </w:t>
      </w:r>
      <w:r w:rsidR="00333A6C">
        <w:rPr>
          <w:rFonts w:hint="cs"/>
          <w:rtl/>
        </w:rPr>
        <w:t xml:space="preserve">דלת </w:t>
      </w:r>
      <w:r w:rsidR="00C936F6">
        <w:rPr>
          <w:rFonts w:hint="cs"/>
          <w:rtl/>
        </w:rPr>
        <w:t>המקרר.</w:t>
      </w:r>
      <w:r>
        <w:rPr>
          <w:rFonts w:hint="cs"/>
          <w:rtl/>
        </w:rPr>
        <w:t xml:space="preserve"> </w:t>
      </w:r>
      <w:r w:rsidR="00C936F6">
        <w:rPr>
          <w:rFonts w:hint="cs"/>
          <w:rtl/>
        </w:rPr>
        <w:t>כמ</w:t>
      </w:r>
      <w:r w:rsidR="00456566">
        <w:rPr>
          <w:rFonts w:hint="cs"/>
          <w:rtl/>
        </w:rPr>
        <w:t>ה בקבוקי מי</w:t>
      </w:r>
      <w:r w:rsidR="00120FED">
        <w:rPr>
          <w:rFonts w:hint="cs"/>
          <w:rtl/>
        </w:rPr>
        <w:t>ץ</w:t>
      </w:r>
      <w:r w:rsidR="00456566">
        <w:rPr>
          <w:rFonts w:hint="cs"/>
          <w:rtl/>
        </w:rPr>
        <w:t xml:space="preserve"> ומשקאות קלים ש</w:t>
      </w:r>
      <w:r w:rsidR="00C936F6">
        <w:rPr>
          <w:rFonts w:hint="cs"/>
          <w:rtl/>
        </w:rPr>
        <w:t xml:space="preserve">הגזים </w:t>
      </w:r>
      <w:r w:rsidR="00333A6C">
        <w:rPr>
          <w:rFonts w:hint="cs"/>
          <w:rtl/>
        </w:rPr>
        <w:t>התנדפו</w:t>
      </w:r>
      <w:r w:rsidR="00C936F6">
        <w:rPr>
          <w:rFonts w:hint="cs"/>
          <w:rtl/>
        </w:rPr>
        <w:t xml:space="preserve"> מהם היו שכובים על המדף התחתון, ל</w:t>
      </w:r>
      <w:r w:rsidR="00333A6C">
        <w:rPr>
          <w:rFonts w:hint="cs"/>
          <w:rtl/>
        </w:rPr>
        <w:t>צד</w:t>
      </w:r>
      <w:r w:rsidR="00C936F6">
        <w:rPr>
          <w:rFonts w:hint="cs"/>
          <w:rtl/>
        </w:rPr>
        <w:t xml:space="preserve"> קופסת </w:t>
      </w:r>
      <w:r>
        <w:rPr>
          <w:rFonts w:hint="cs"/>
          <w:rtl/>
        </w:rPr>
        <w:t xml:space="preserve">פלסטיק </w:t>
      </w:r>
      <w:r w:rsidR="00704D6F">
        <w:rPr>
          <w:rFonts w:hint="cs"/>
          <w:rtl/>
        </w:rPr>
        <w:t>עם</w:t>
      </w:r>
      <w:r w:rsidR="00E163AA">
        <w:rPr>
          <w:rFonts w:hint="cs"/>
          <w:rtl/>
        </w:rPr>
        <w:t xml:space="preserve"> שאריות</w:t>
      </w:r>
      <w:r>
        <w:rPr>
          <w:rFonts w:hint="cs"/>
          <w:rtl/>
        </w:rPr>
        <w:t xml:space="preserve"> סלט כרוב במיונז</w:t>
      </w:r>
      <w:r w:rsidR="00120FED">
        <w:rPr>
          <w:rFonts w:hint="cs"/>
          <w:rtl/>
        </w:rPr>
        <w:t>.</w:t>
      </w:r>
      <w:r w:rsidR="005B67E5">
        <w:rPr>
          <w:rFonts w:hint="cs"/>
          <w:rtl/>
        </w:rPr>
        <w:t xml:space="preserve"> ב</w:t>
      </w:r>
      <w:r w:rsidR="005B67E5" w:rsidRPr="00A9209B">
        <w:rPr>
          <w:rFonts w:hint="cs"/>
          <w:rtl/>
        </w:rPr>
        <w:t xml:space="preserve">צלוחיות </w:t>
      </w:r>
      <w:r w:rsidR="00AD5B70">
        <w:rPr>
          <w:rFonts w:hint="cs"/>
          <w:rtl/>
        </w:rPr>
        <w:t>הגשה</w:t>
      </w:r>
      <w:r w:rsidR="005B67E5" w:rsidRPr="005B67E5">
        <w:rPr>
          <w:rFonts w:hint="cs"/>
          <w:rtl/>
        </w:rPr>
        <w:t xml:space="preserve"> </w:t>
      </w:r>
      <w:r w:rsidR="005B67E5" w:rsidRPr="00A9209B">
        <w:rPr>
          <w:rFonts w:hint="cs"/>
          <w:rtl/>
        </w:rPr>
        <w:t>קטנות</w:t>
      </w:r>
      <w:r w:rsidR="00DD5F70">
        <w:rPr>
          <w:rFonts w:hint="cs"/>
          <w:rtl/>
        </w:rPr>
        <w:t xml:space="preserve"> </w:t>
      </w:r>
      <w:r w:rsidR="00DD5F70" w:rsidRPr="00DD5F70">
        <w:rPr>
          <w:rFonts w:cs="Times New Roman"/>
          <w:rtl/>
        </w:rPr>
        <w:t xml:space="preserve">היו </w:t>
      </w:r>
      <w:r w:rsidR="00CF78D8">
        <w:rPr>
          <w:rFonts w:cs="Times New Roman" w:hint="cs"/>
          <w:rtl/>
        </w:rPr>
        <w:t>ערוכ</w:t>
      </w:r>
      <w:r w:rsidR="00DD5F70" w:rsidRPr="00DD5F70">
        <w:rPr>
          <w:rFonts w:cs="Times New Roman"/>
          <w:rtl/>
        </w:rPr>
        <w:t>ות</w:t>
      </w:r>
      <w:r w:rsidR="005B67E5">
        <w:rPr>
          <w:rFonts w:hint="cs"/>
          <w:rtl/>
        </w:rPr>
        <w:t xml:space="preserve"> </w:t>
      </w:r>
      <w:r w:rsidR="005B67E5" w:rsidRPr="00A9209B">
        <w:rPr>
          <w:rFonts w:hint="cs"/>
          <w:rtl/>
        </w:rPr>
        <w:t>נקנ</w:t>
      </w:r>
      <w:r w:rsidR="00B51B0B">
        <w:rPr>
          <w:rFonts w:hint="cs"/>
          <w:rtl/>
        </w:rPr>
        <w:t>י</w:t>
      </w:r>
      <w:r w:rsidR="005B67E5" w:rsidRPr="00A9209B">
        <w:rPr>
          <w:rFonts w:hint="cs"/>
          <w:rtl/>
        </w:rPr>
        <w:t>קיות עגל, סלטי דגים [שפרוטים = דגים מריגה]</w:t>
      </w:r>
      <w:r w:rsidR="005B67E5">
        <w:rPr>
          <w:rFonts w:hint="cs"/>
          <w:rtl/>
        </w:rPr>
        <w:t xml:space="preserve"> שמנוניים </w:t>
      </w:r>
      <w:r w:rsidR="00DD5F70">
        <w:rPr>
          <w:rFonts w:hint="cs"/>
          <w:rtl/>
        </w:rPr>
        <w:t xml:space="preserve">בגוני </w:t>
      </w:r>
      <w:r w:rsidR="005B67E5">
        <w:rPr>
          <w:rFonts w:hint="cs"/>
          <w:rtl/>
        </w:rPr>
        <w:t>ורוד ואפור</w:t>
      </w:r>
      <w:r w:rsidR="00DD5F70">
        <w:rPr>
          <w:rFonts w:hint="cs"/>
          <w:rtl/>
        </w:rPr>
        <w:t>,</w:t>
      </w:r>
      <w:r w:rsidR="005B67E5">
        <w:rPr>
          <w:rFonts w:hint="cs"/>
          <w:rtl/>
        </w:rPr>
        <w:t xml:space="preserve"> ותפוחי</w:t>
      </w:r>
      <w:r w:rsidR="00B51B0B">
        <w:rPr>
          <w:rFonts w:hint="cs"/>
          <w:rtl/>
        </w:rPr>
        <w:t xml:space="preserve"> </w:t>
      </w:r>
      <w:r w:rsidR="005B67E5" w:rsidRPr="00A9209B">
        <w:rPr>
          <w:rFonts w:hint="cs"/>
          <w:rtl/>
        </w:rPr>
        <w:t>א</w:t>
      </w:r>
      <w:r w:rsidR="005B67E5">
        <w:rPr>
          <w:rFonts w:hint="cs"/>
          <w:rtl/>
        </w:rPr>
        <w:t>דמה</w:t>
      </w:r>
      <w:r w:rsidR="005B67E5" w:rsidRPr="00A9209B">
        <w:rPr>
          <w:rFonts w:hint="cs"/>
          <w:rtl/>
        </w:rPr>
        <w:t xml:space="preserve"> במיונז</w:t>
      </w:r>
      <w:r w:rsidR="0069680F">
        <w:rPr>
          <w:rFonts w:hint="cs"/>
          <w:rtl/>
        </w:rPr>
        <w:t>.</w:t>
      </w:r>
      <w:r w:rsidR="005B67E5">
        <w:rPr>
          <w:rFonts w:hint="cs"/>
          <w:rtl/>
        </w:rPr>
        <w:t xml:space="preserve"> </w:t>
      </w:r>
      <w:r w:rsidR="00DD5F70" w:rsidRPr="00DD5F70">
        <w:rPr>
          <w:rFonts w:cs="Times New Roman"/>
          <w:rtl/>
        </w:rPr>
        <w:t xml:space="preserve">כל </w:t>
      </w:r>
      <w:r w:rsidR="00CF78D8">
        <w:rPr>
          <w:rFonts w:cs="Times New Roman" w:hint="cs"/>
          <w:rtl/>
        </w:rPr>
        <w:t>מנה</w:t>
      </w:r>
      <w:r w:rsidR="00DD5F70" w:rsidRPr="00DD5F70">
        <w:rPr>
          <w:rFonts w:cs="Times New Roman"/>
          <w:rtl/>
        </w:rPr>
        <w:t xml:space="preserve"> הדי</w:t>
      </w:r>
      <w:r w:rsidR="00CF78D8">
        <w:rPr>
          <w:rFonts w:cs="Times New Roman" w:hint="cs"/>
          <w:rtl/>
        </w:rPr>
        <w:t>פה</w:t>
      </w:r>
      <w:r w:rsidR="00DD5F70" w:rsidRPr="00DD5F70">
        <w:rPr>
          <w:rFonts w:cs="Times New Roman"/>
          <w:rtl/>
        </w:rPr>
        <w:t xml:space="preserve"> את ניחוח</w:t>
      </w:r>
      <w:r w:rsidR="00CF78D8">
        <w:rPr>
          <w:rFonts w:cs="Times New Roman" w:hint="cs"/>
          <w:rtl/>
        </w:rPr>
        <w:t>ה</w:t>
      </w:r>
      <w:r w:rsidR="00DD5F70" w:rsidRPr="00DD5F70">
        <w:rPr>
          <w:rFonts w:cs="Times New Roman"/>
          <w:rtl/>
        </w:rPr>
        <w:t xml:space="preserve"> המיוחד, שהצטרף</w:t>
      </w:r>
      <w:r w:rsidR="005B67E5">
        <w:rPr>
          <w:rFonts w:hint="cs"/>
          <w:rtl/>
        </w:rPr>
        <w:t xml:space="preserve"> </w:t>
      </w:r>
      <w:r w:rsidR="00DD5F70" w:rsidRPr="00DD5F70">
        <w:rPr>
          <w:rFonts w:cs="Times New Roman"/>
          <w:rtl/>
        </w:rPr>
        <w:t>לריח חריף ש</w:t>
      </w:r>
      <w:r w:rsidR="00DD5F70">
        <w:rPr>
          <w:rFonts w:cs="Times New Roman" w:hint="cs"/>
          <w:rtl/>
        </w:rPr>
        <w:t>ריחף</w:t>
      </w:r>
      <w:r w:rsidR="00DD5F70" w:rsidRPr="00DD5F70">
        <w:rPr>
          <w:rFonts w:cs="Times New Roman"/>
          <w:rtl/>
        </w:rPr>
        <w:t xml:space="preserve"> </w:t>
      </w:r>
      <w:r w:rsidR="00704D6F">
        <w:rPr>
          <w:rFonts w:hint="cs"/>
          <w:rtl/>
        </w:rPr>
        <w:t>ב</w:t>
      </w:r>
      <w:r w:rsidR="00FE2992">
        <w:rPr>
          <w:rFonts w:hint="cs"/>
          <w:rtl/>
        </w:rPr>
        <w:t>חופשי</w:t>
      </w:r>
      <w:r w:rsidR="00704D6F">
        <w:rPr>
          <w:rFonts w:hint="cs"/>
          <w:rtl/>
        </w:rPr>
        <w:t xml:space="preserve">ות </w:t>
      </w:r>
      <w:r w:rsidR="005B67E5">
        <w:rPr>
          <w:rFonts w:hint="cs"/>
          <w:rtl/>
        </w:rPr>
        <w:t>ברחבי המקרר</w:t>
      </w:r>
      <w:r w:rsidR="005B67E5" w:rsidRPr="00A9209B">
        <w:rPr>
          <w:rFonts w:hint="cs"/>
          <w:rtl/>
        </w:rPr>
        <w:t>.</w:t>
      </w:r>
    </w:p>
    <w:p w14:paraId="5E5CF13E" w14:textId="7F9D1252" w:rsidR="00767425" w:rsidRDefault="007758EE" w:rsidP="00456566">
      <w:pPr>
        <w:rPr>
          <w:rtl/>
        </w:rPr>
      </w:pPr>
      <w:r>
        <w:rPr>
          <w:rFonts w:hint="cs"/>
          <w:rtl/>
        </w:rPr>
        <w:t>אלכס התנודד על רגליו</w:t>
      </w:r>
      <w:r w:rsidR="00E759E0">
        <w:rPr>
          <w:rFonts w:hint="cs"/>
          <w:rtl/>
        </w:rPr>
        <w:t xml:space="preserve"> </w:t>
      </w:r>
      <w:r w:rsidR="00E759E0">
        <w:rPr>
          <w:rtl/>
        </w:rPr>
        <w:t>–</w:t>
      </w:r>
      <w:r w:rsidR="00E759E0">
        <w:rPr>
          <w:rFonts w:hint="cs"/>
          <w:rtl/>
        </w:rPr>
        <w:t xml:space="preserve"> כוחותיו </w:t>
      </w:r>
      <w:r w:rsidR="00DD5F70" w:rsidRPr="00DD5F70">
        <w:rPr>
          <w:rFonts w:cs="Times New Roman"/>
          <w:rtl/>
        </w:rPr>
        <w:t>אפסו</w:t>
      </w:r>
      <w:r>
        <w:rPr>
          <w:rFonts w:hint="cs"/>
          <w:rtl/>
        </w:rPr>
        <w:t>. ארקדי תפס אותו</w:t>
      </w:r>
      <w:r w:rsidR="00456566">
        <w:rPr>
          <w:rFonts w:hint="cs"/>
          <w:rtl/>
        </w:rPr>
        <w:t xml:space="preserve"> </w:t>
      </w:r>
      <w:r>
        <w:rPr>
          <w:rFonts w:hint="cs"/>
          <w:rtl/>
        </w:rPr>
        <w:t>בעדינות</w:t>
      </w:r>
      <w:r w:rsidR="00E759E0">
        <w:rPr>
          <w:rFonts w:hint="cs"/>
          <w:rtl/>
        </w:rPr>
        <w:t>,</w:t>
      </w:r>
      <w:r>
        <w:rPr>
          <w:rFonts w:hint="cs"/>
          <w:rtl/>
        </w:rPr>
        <w:t xml:space="preserve"> </w:t>
      </w:r>
      <w:r w:rsidRPr="00CD067C">
        <w:rPr>
          <w:rtl/>
        </w:rPr>
        <w:t>הוביל א</w:t>
      </w:r>
      <w:r w:rsidR="00E759E0">
        <w:rPr>
          <w:rFonts w:hint="cs"/>
          <w:rtl/>
        </w:rPr>
        <w:t>ו</w:t>
      </w:r>
      <w:r w:rsidRPr="00CD067C">
        <w:rPr>
          <w:rtl/>
        </w:rPr>
        <w:t>ת</w:t>
      </w:r>
      <w:r w:rsidR="00E759E0">
        <w:rPr>
          <w:rFonts w:hint="cs"/>
          <w:rtl/>
        </w:rPr>
        <w:t>ו</w:t>
      </w:r>
      <w:r w:rsidRPr="00CD067C">
        <w:rPr>
          <w:rtl/>
        </w:rPr>
        <w:t xml:space="preserve"> לחדרו והושיבו</w:t>
      </w:r>
      <w:r w:rsidR="0069680F" w:rsidRPr="0069680F">
        <w:rPr>
          <w:rtl/>
        </w:rPr>
        <w:t xml:space="preserve"> </w:t>
      </w:r>
      <w:r w:rsidR="0069680F" w:rsidRPr="0069680F">
        <w:rPr>
          <w:rFonts w:cs="Times New Roman"/>
          <w:rtl/>
        </w:rPr>
        <w:t>על מיטתו,</w:t>
      </w:r>
      <w:r w:rsidR="002536EA" w:rsidRPr="002536EA">
        <w:rPr>
          <w:rFonts w:cs="Times New Roman"/>
          <w:rtl/>
        </w:rPr>
        <w:t xml:space="preserve"> על אף האדמה ואבקת הקפה והדם שדבקו לגופו</w:t>
      </w:r>
      <w:r w:rsidR="0069680F">
        <w:rPr>
          <w:rFonts w:cs="Times New Roman" w:hint="cs"/>
          <w:rtl/>
        </w:rPr>
        <w:t>.</w:t>
      </w:r>
    </w:p>
    <w:p w14:paraId="3EB0CF98" w14:textId="2AF4B2EF" w:rsidR="00DD5F70" w:rsidRDefault="00DD5F70" w:rsidP="00DD5F70">
      <w:pPr>
        <w:rPr>
          <w:rtl/>
        </w:rPr>
      </w:pPr>
      <w:r>
        <w:rPr>
          <w:rFonts w:cs="Times New Roman"/>
          <w:rtl/>
        </w:rPr>
        <w:t>אלכס נשען בזהירות על כריות המיטה, עצם את עיניו ו</w:t>
      </w:r>
      <w:r w:rsidR="00B51B0B">
        <w:rPr>
          <w:rFonts w:cs="Times New Roman" w:hint="cs"/>
          <w:rtl/>
        </w:rPr>
        <w:t>ה</w:t>
      </w:r>
      <w:r>
        <w:rPr>
          <w:rFonts w:cs="Times New Roman"/>
          <w:rtl/>
        </w:rPr>
        <w:t>סד</w:t>
      </w:r>
      <w:r w:rsidR="00B51B0B">
        <w:rPr>
          <w:rFonts w:cs="Times New Roman" w:hint="cs"/>
          <w:rtl/>
        </w:rPr>
        <w:t>י</w:t>
      </w:r>
      <w:r>
        <w:rPr>
          <w:rFonts w:cs="Times New Roman"/>
          <w:rtl/>
        </w:rPr>
        <w:t xml:space="preserve">ר את נשימתו. </w:t>
      </w:r>
    </w:p>
    <w:p w14:paraId="03BFCD4E" w14:textId="27C0BF0D" w:rsidR="00DD5F70" w:rsidRPr="00DD5F70" w:rsidRDefault="00DD5F70" w:rsidP="00DD5F70">
      <w:pPr>
        <w:rPr>
          <w:rFonts w:cs="Times New Roman"/>
          <w:rtl/>
        </w:rPr>
      </w:pPr>
      <w:r>
        <w:rPr>
          <w:rFonts w:cs="Times New Roman"/>
          <w:rtl/>
        </w:rPr>
        <w:t>ארקדי גהר מעל החזה העולה ויורד במאמץ, הפנים שהלכו והתנפחו, החתכים והשפשופים, חלקם מודגשים באבקת קפה חומה שדבקה בהם, הפציעות</w:t>
      </w:r>
      <w:r w:rsidRPr="00DD5F70">
        <w:rPr>
          <w:rFonts w:cs="Times New Roman"/>
          <w:rtl/>
        </w:rPr>
        <w:t xml:space="preserve">, </w:t>
      </w:r>
      <w:r>
        <w:rPr>
          <w:rFonts w:cs="Times New Roman" w:hint="cs"/>
          <w:rtl/>
        </w:rPr>
        <w:t>[</w:t>
      </w:r>
      <w:r w:rsidRPr="00DD5F70">
        <w:rPr>
          <w:rFonts w:cs="Times New Roman"/>
          <w:rtl/>
        </w:rPr>
        <w:t>שהצביעו על / סימני /</w:t>
      </w:r>
      <w:r>
        <w:rPr>
          <w:rFonts w:cs="Times New Roman" w:hint="cs"/>
          <w:rtl/>
        </w:rPr>
        <w:t xml:space="preserve"> שרמזו על</w:t>
      </w:r>
      <w:r w:rsidRPr="00DD5F70">
        <w:rPr>
          <w:rFonts w:cs="Times New Roman"/>
          <w:rtl/>
        </w:rPr>
        <w:t xml:space="preserve"> / חותמי</w:t>
      </w:r>
      <w:r>
        <w:rPr>
          <w:rFonts w:cs="Times New Roman" w:hint="cs"/>
          <w:rtl/>
        </w:rPr>
        <w:t>]</w:t>
      </w:r>
      <w:r w:rsidRPr="00DD5F70">
        <w:rPr>
          <w:rtl/>
        </w:rPr>
        <w:t xml:space="preserve"> </w:t>
      </w:r>
      <w:r w:rsidRPr="00DD5F70">
        <w:rPr>
          <w:rFonts w:cs="Times New Roman"/>
          <w:rtl/>
        </w:rPr>
        <w:t xml:space="preserve">חתימות הכאב </w:t>
      </w:r>
      <w:r w:rsidR="00CF78D8">
        <w:rPr>
          <w:rFonts w:cs="Times New Roman" w:hint="cs"/>
          <w:rtl/>
        </w:rPr>
        <w:t>ב</w:t>
      </w:r>
      <w:r w:rsidRPr="00DD5F70">
        <w:rPr>
          <w:rFonts w:cs="Times New Roman"/>
          <w:rtl/>
        </w:rPr>
        <w:t>גוף השרוע בא</w:t>
      </w:r>
      <w:r w:rsidR="00B51B0B">
        <w:rPr>
          <w:rFonts w:cs="Times New Roman" w:hint="cs"/>
          <w:rtl/>
        </w:rPr>
        <w:t>פ</w:t>
      </w:r>
      <w:r w:rsidRPr="00DD5F70">
        <w:rPr>
          <w:rFonts w:cs="Times New Roman"/>
          <w:rtl/>
        </w:rPr>
        <w:t>י</w:t>
      </w:r>
      <w:r w:rsidR="00B51B0B">
        <w:rPr>
          <w:rFonts w:cs="Times New Roman" w:hint="cs"/>
          <w:rtl/>
        </w:rPr>
        <w:t>ס</w:t>
      </w:r>
      <w:r w:rsidRPr="00DD5F70">
        <w:rPr>
          <w:rFonts w:cs="Times New Roman"/>
          <w:rtl/>
        </w:rPr>
        <w:t>ת כוחות מוחלטת על מיטתו, ו</w:t>
      </w:r>
      <w:r w:rsidR="00CF78D8">
        <w:rPr>
          <w:rFonts w:cs="Times New Roman" w:hint="cs"/>
          <w:rtl/>
        </w:rPr>
        <w:t>ס</w:t>
      </w:r>
      <w:r w:rsidR="00B51B0B">
        <w:rPr>
          <w:rFonts w:cs="Times New Roman" w:hint="cs"/>
          <w:rtl/>
        </w:rPr>
        <w:t>י</w:t>
      </w:r>
      <w:r w:rsidR="00CF78D8">
        <w:rPr>
          <w:rFonts w:cs="Times New Roman" w:hint="cs"/>
          <w:rtl/>
        </w:rPr>
        <w:t>רב</w:t>
      </w:r>
      <w:r w:rsidRPr="00DD5F70">
        <w:rPr>
          <w:rFonts w:cs="Times New Roman"/>
          <w:rtl/>
        </w:rPr>
        <w:t xml:space="preserve"> לחוש </w:t>
      </w:r>
      <w:r w:rsidR="00CF78D8">
        <w:rPr>
          <w:rFonts w:cs="Times New Roman" w:hint="cs"/>
          <w:rtl/>
        </w:rPr>
        <w:t>י</w:t>
      </w:r>
      <w:r w:rsidRPr="00DD5F70">
        <w:rPr>
          <w:rFonts w:cs="Times New Roman"/>
          <w:rtl/>
        </w:rPr>
        <w:t>יסורי מצפון. "להביא לך משהו לשתות</w:t>
      </w:r>
      <w:r w:rsidR="00CF78D8">
        <w:rPr>
          <w:rFonts w:cs="Times New Roman" w:hint="cs"/>
          <w:rtl/>
        </w:rPr>
        <w:t>, סאשה</w:t>
      </w:r>
      <w:r w:rsidRPr="00DD5F70">
        <w:rPr>
          <w:rFonts w:cs="Times New Roman"/>
          <w:rtl/>
        </w:rPr>
        <w:t>?"</w:t>
      </w:r>
    </w:p>
    <w:p w14:paraId="50F64052" w14:textId="7033E0B5" w:rsidR="00DD5F70" w:rsidRDefault="00DD5F70" w:rsidP="00DD5F70">
      <w:pPr>
        <w:rPr>
          <w:rtl/>
        </w:rPr>
      </w:pPr>
      <w:r w:rsidRPr="00DD5F70">
        <w:rPr>
          <w:rFonts w:cs="Times New Roman"/>
          <w:rtl/>
        </w:rPr>
        <w:t>אלכס פקח את עיניו והצליח להרים את עצמו על מרפקיו המשופשפים.</w:t>
      </w:r>
    </w:p>
    <w:p w14:paraId="597B8A6F" w14:textId="41DE3192" w:rsidR="007A6E1A" w:rsidRPr="00E456CB" w:rsidRDefault="0069680F" w:rsidP="007A6E1A">
      <w:r w:rsidRPr="0069680F">
        <w:rPr>
          <w:rFonts w:cs="Times New Roman"/>
          <w:rtl/>
        </w:rPr>
        <w:t xml:space="preserve">על מדף ספרי בית-הספר, לצד מקראות ישראל לכיתה ח' והספר באלגברה שהיו עטופים ומוכנים לקראת שנת הלימודים החדשה, עמדה קופסת פח אדומה, וארקדי הבחין במבטו של אלכס נודד אליה. היא </w:t>
      </w:r>
      <w:r w:rsidR="001C5A04">
        <w:rPr>
          <w:rFonts w:cs="Times New Roman"/>
          <w:rtl/>
        </w:rPr>
        <w:t>הייתה</w:t>
      </w:r>
      <w:r w:rsidRPr="0069680F">
        <w:rPr>
          <w:rFonts w:cs="Times New Roman"/>
          <w:rtl/>
        </w:rPr>
        <w:t xml:space="preserve"> מעוטרת משפטי מפתח מפיחי</w:t>
      </w:r>
      <w:r w:rsidR="00B51B0B">
        <w:rPr>
          <w:rFonts w:cs="Times New Roman" w:hint="cs"/>
          <w:rtl/>
        </w:rPr>
        <w:t xml:space="preserve"> </w:t>
      </w:r>
      <w:r w:rsidRPr="0069680F">
        <w:rPr>
          <w:rFonts w:cs="Times New Roman"/>
          <w:rtl/>
        </w:rPr>
        <w:t>עוז בכתב קירילי, והכילה את ז</w:t>
      </w:r>
      <w:r w:rsidR="00B51B0B">
        <w:rPr>
          <w:rFonts w:cs="Times New Roman" w:hint="cs"/>
          <w:rtl/>
        </w:rPr>
        <w:t>י</w:t>
      </w:r>
      <w:r w:rsidRPr="0069680F">
        <w:rPr>
          <w:rFonts w:cs="Times New Roman"/>
          <w:rtl/>
        </w:rPr>
        <w:t>כרונות</w:t>
      </w:r>
      <w:r w:rsidR="00B51B0B">
        <w:rPr>
          <w:rFonts w:cs="Times New Roman" w:hint="cs"/>
          <w:rtl/>
        </w:rPr>
        <w:t xml:space="preserve"> </w:t>
      </w:r>
      <w:r w:rsidRPr="0069680F">
        <w:rPr>
          <w:rFonts w:cs="Times New Roman"/>
          <w:rtl/>
        </w:rPr>
        <w:t xml:space="preserve">ילדותו של ארקדי, משם. הוא מעולם לא הרשה לאיש לגעת בה, אבל </w:t>
      </w:r>
      <w:r w:rsidR="00F06A3F">
        <w:rPr>
          <w:rFonts w:cs="Times New Roman"/>
          <w:rtl/>
        </w:rPr>
        <w:t>עכשיו</w:t>
      </w:r>
      <w:r w:rsidRPr="0069680F">
        <w:rPr>
          <w:rFonts w:cs="Times New Roman"/>
          <w:rtl/>
        </w:rPr>
        <w:t xml:space="preserve"> הניח אותה</w:t>
      </w:r>
      <w:r w:rsidR="00282281">
        <w:rPr>
          <w:rFonts w:cs="Times New Roman"/>
          <w:rtl/>
        </w:rPr>
        <w:t xml:space="preserve"> </w:t>
      </w:r>
      <w:r w:rsidRPr="0069680F">
        <w:rPr>
          <w:rFonts w:cs="Times New Roman"/>
          <w:rtl/>
        </w:rPr>
        <w:t>בידו של אלכס, בגדלות</w:t>
      </w:r>
      <w:r w:rsidR="00B51B0B">
        <w:rPr>
          <w:rFonts w:cs="Times New Roman" w:hint="cs"/>
          <w:rtl/>
        </w:rPr>
        <w:t xml:space="preserve"> </w:t>
      </w:r>
      <w:r w:rsidRPr="0069680F">
        <w:rPr>
          <w:rFonts w:cs="Times New Roman"/>
          <w:rtl/>
        </w:rPr>
        <w:t>לב שהוא בעצמו התתמוגג על כי נמצאה בו. "קח, תהיה הראשון שפותח בישראל."</w:t>
      </w:r>
    </w:p>
    <w:p w14:paraId="50059DB3" w14:textId="1FE35350" w:rsidR="00717706" w:rsidRPr="00E456CB" w:rsidRDefault="00722031" w:rsidP="00767425">
      <w:pPr>
        <w:rPr>
          <w:rtl/>
        </w:rPr>
      </w:pPr>
      <w:r w:rsidRPr="00E456CB">
        <w:rPr>
          <w:rFonts w:cs="Times New Roman"/>
          <w:rtl/>
        </w:rPr>
        <w:t xml:space="preserve">הקופסה </w:t>
      </w:r>
      <w:r w:rsidR="001C5A04">
        <w:rPr>
          <w:rFonts w:cs="Times New Roman"/>
          <w:rtl/>
        </w:rPr>
        <w:t>הייתה</w:t>
      </w:r>
      <w:r w:rsidRPr="00E456CB">
        <w:rPr>
          <w:rFonts w:cs="Times New Roman"/>
          <w:rtl/>
        </w:rPr>
        <w:t xml:space="preserve"> חלודה </w:t>
      </w:r>
      <w:r w:rsidR="00BE3495" w:rsidRPr="00E456CB">
        <w:rPr>
          <w:rFonts w:cs="Times New Roman" w:hint="eastAsia"/>
          <w:rtl/>
        </w:rPr>
        <w:t>מעט</w:t>
      </w:r>
      <w:r w:rsidR="00BE3495" w:rsidRPr="00E456CB">
        <w:rPr>
          <w:rFonts w:cs="Times New Roman"/>
          <w:rtl/>
        </w:rPr>
        <w:t xml:space="preserve">, </w:t>
      </w:r>
      <w:r w:rsidRPr="00E456CB">
        <w:rPr>
          <w:rFonts w:cs="Times New Roman"/>
          <w:rtl/>
        </w:rPr>
        <w:t>ומ</w:t>
      </w:r>
      <w:r w:rsidR="00BE3495" w:rsidRPr="00E456CB">
        <w:rPr>
          <w:rFonts w:cs="Times New Roman" w:hint="eastAsia"/>
          <w:rtl/>
        </w:rPr>
        <w:t>ת</w:t>
      </w:r>
      <w:r w:rsidRPr="00E456CB">
        <w:rPr>
          <w:rFonts w:cs="Times New Roman"/>
          <w:rtl/>
        </w:rPr>
        <w:t>קלפת.</w:t>
      </w:r>
      <w:r w:rsidR="00767425" w:rsidRPr="00E456CB">
        <w:rPr>
          <w:rtl/>
        </w:rPr>
        <w:t xml:space="preserve"> </w:t>
      </w:r>
    </w:p>
    <w:p w14:paraId="2A95B2EE" w14:textId="0C4D13AF" w:rsidR="00717706" w:rsidRPr="00E456CB" w:rsidRDefault="00717706" w:rsidP="00717706">
      <w:pPr>
        <w:rPr>
          <w:rtl/>
        </w:rPr>
      </w:pPr>
      <w:r w:rsidRPr="00E456CB">
        <w:rPr>
          <w:rtl/>
        </w:rPr>
        <w:t>"</w:t>
      </w:r>
      <w:r w:rsidR="00012C23" w:rsidRPr="00E456CB">
        <w:rPr>
          <w:rFonts w:hint="eastAsia"/>
          <w:rtl/>
        </w:rPr>
        <w:t>מאז</w:t>
      </w:r>
      <w:r w:rsidR="00012C23" w:rsidRPr="00E456CB">
        <w:rPr>
          <w:rtl/>
        </w:rPr>
        <w:t xml:space="preserve"> </w:t>
      </w:r>
      <w:r w:rsidR="00012C23" w:rsidRPr="00E456CB">
        <w:rPr>
          <w:rFonts w:hint="eastAsia"/>
          <w:rtl/>
        </w:rPr>
        <w:t>שעזבנו</w:t>
      </w:r>
      <w:r w:rsidR="007A6E1A" w:rsidRPr="00E456CB">
        <w:rPr>
          <w:rFonts w:cs="Times New Roman"/>
          <w:rtl/>
        </w:rPr>
        <w:t xml:space="preserve"> אף פעם לא פתחתי</w:t>
      </w:r>
      <w:r w:rsidRPr="00E456CB">
        <w:rPr>
          <w:rtl/>
        </w:rPr>
        <w:t xml:space="preserve">," </w:t>
      </w:r>
      <w:r w:rsidRPr="00E456CB">
        <w:rPr>
          <w:rFonts w:hint="eastAsia"/>
          <w:rtl/>
        </w:rPr>
        <w:t>ארקדי</w:t>
      </w:r>
      <w:r w:rsidRPr="00E456CB">
        <w:rPr>
          <w:rtl/>
        </w:rPr>
        <w:t xml:space="preserve"> </w:t>
      </w:r>
      <w:r w:rsidR="00DD5F70" w:rsidRPr="00DD5F70">
        <w:rPr>
          <w:rFonts w:cs="Times New Roman"/>
          <w:rtl/>
        </w:rPr>
        <w:t>הבהיר</w:t>
      </w:r>
      <w:r w:rsidR="00DD5F70">
        <w:rPr>
          <w:rFonts w:cs="Times New Roman" w:hint="cs"/>
          <w:rtl/>
        </w:rPr>
        <w:t xml:space="preserve"> את</w:t>
      </w:r>
      <w:r w:rsidR="007A6E1A" w:rsidRPr="00E456CB">
        <w:rPr>
          <w:rtl/>
        </w:rPr>
        <w:t xml:space="preserve"> גודל המעמד וגודל ההקרבה, </w:t>
      </w:r>
      <w:r w:rsidR="00483BB1">
        <w:rPr>
          <w:rFonts w:hint="eastAsia"/>
          <w:rtl/>
        </w:rPr>
        <w:t>הכול</w:t>
      </w:r>
      <w:r w:rsidR="00012C23" w:rsidRPr="00E456CB">
        <w:rPr>
          <w:rtl/>
        </w:rPr>
        <w:t xml:space="preserve"> </w:t>
      </w:r>
      <w:r w:rsidR="007A6E1A" w:rsidRPr="00E456CB">
        <w:rPr>
          <w:rFonts w:hint="eastAsia"/>
          <w:rtl/>
        </w:rPr>
        <w:t>לכבוד</w:t>
      </w:r>
      <w:r w:rsidR="007A6E1A" w:rsidRPr="00E456CB">
        <w:rPr>
          <w:rtl/>
        </w:rPr>
        <w:t xml:space="preserve"> </w:t>
      </w:r>
      <w:r w:rsidR="0069680F" w:rsidRPr="0069680F">
        <w:rPr>
          <w:rFonts w:cs="Times New Roman"/>
          <w:rtl/>
        </w:rPr>
        <w:t>יומו</w:t>
      </w:r>
      <w:r w:rsidR="0069680F" w:rsidRPr="0069680F">
        <w:rPr>
          <w:rFonts w:cs="Times New Roman" w:hint="eastAsia"/>
          <w:rtl/>
        </w:rPr>
        <w:t xml:space="preserve"> </w:t>
      </w:r>
      <w:r w:rsidR="007A6E1A" w:rsidRPr="00E456CB">
        <w:rPr>
          <w:rFonts w:hint="eastAsia"/>
          <w:rtl/>
        </w:rPr>
        <w:t>האחרון</w:t>
      </w:r>
      <w:r w:rsidR="00704D6F" w:rsidRPr="00704D6F">
        <w:rPr>
          <w:rFonts w:cs="Times New Roman"/>
          <w:rtl/>
        </w:rPr>
        <w:t xml:space="preserve"> </w:t>
      </w:r>
      <w:r w:rsidR="00DD5F70" w:rsidRPr="00DD5F70">
        <w:rPr>
          <w:rFonts w:cs="Times New Roman"/>
          <w:rtl/>
        </w:rPr>
        <w:t xml:space="preserve">של </w:t>
      </w:r>
      <w:r w:rsidR="00CF78D8">
        <w:rPr>
          <w:rFonts w:cs="Times New Roman" w:hint="cs"/>
          <w:rtl/>
        </w:rPr>
        <w:t>הביקור</w:t>
      </w:r>
      <w:r w:rsidR="00DD5F70" w:rsidRPr="00DD5F70">
        <w:rPr>
          <w:rFonts w:cs="Times New Roman"/>
          <w:rtl/>
        </w:rPr>
        <w:t xml:space="preserve"> </w:t>
      </w:r>
      <w:r w:rsidR="00704D6F" w:rsidRPr="00704D6F">
        <w:rPr>
          <w:rFonts w:cs="Times New Roman"/>
          <w:rtl/>
        </w:rPr>
        <w:t>בקיץ זה</w:t>
      </w:r>
      <w:r w:rsidRPr="00E456CB">
        <w:rPr>
          <w:rtl/>
        </w:rPr>
        <w:t>.</w:t>
      </w:r>
    </w:p>
    <w:p w14:paraId="2E2A2E9E" w14:textId="73701BD7" w:rsidR="00717706" w:rsidRPr="00E456CB" w:rsidRDefault="00717706" w:rsidP="00767425">
      <w:pPr>
        <w:rPr>
          <w:rtl/>
        </w:rPr>
      </w:pPr>
      <w:r w:rsidRPr="00E456CB">
        <w:rPr>
          <w:rFonts w:cs="Times New Roman"/>
          <w:rtl/>
        </w:rPr>
        <w:lastRenderedPageBreak/>
        <w:t>א</w:t>
      </w:r>
      <w:r w:rsidR="00BE3495" w:rsidRPr="00E456CB">
        <w:rPr>
          <w:rFonts w:cs="Times New Roman" w:hint="eastAsia"/>
          <w:rtl/>
        </w:rPr>
        <w:t>לכס</w:t>
      </w:r>
      <w:r w:rsidRPr="00E456CB">
        <w:rPr>
          <w:rFonts w:cs="Times New Roman"/>
          <w:rtl/>
        </w:rPr>
        <w:t xml:space="preserve"> </w:t>
      </w:r>
      <w:r w:rsidR="00DD5F70" w:rsidRPr="00DD5F70">
        <w:rPr>
          <w:rFonts w:cs="Times New Roman"/>
          <w:rtl/>
        </w:rPr>
        <w:t>התרומם לישיבה ונטל אותה בידיים רועדות מעט. הוא הסיר את המכסה, נעזר בצ</w:t>
      </w:r>
      <w:r w:rsidR="00B51B0B">
        <w:rPr>
          <w:rFonts w:cs="Times New Roman" w:hint="cs"/>
          <w:rtl/>
        </w:rPr>
        <w:t>י</w:t>
      </w:r>
      <w:r w:rsidR="00DD5F70" w:rsidRPr="00DD5F70">
        <w:rPr>
          <w:rFonts w:cs="Times New Roman"/>
          <w:rtl/>
        </w:rPr>
        <w:t>פורניו</w:t>
      </w:r>
      <w:r w:rsidR="00CF78D8">
        <w:rPr>
          <w:rFonts w:cs="Times New Roman" w:hint="cs"/>
          <w:rtl/>
        </w:rPr>
        <w:t>,</w:t>
      </w:r>
      <w:r w:rsidR="00DD5F70">
        <w:rPr>
          <w:rFonts w:cs="Times New Roman" w:hint="cs"/>
          <w:rtl/>
        </w:rPr>
        <w:t xml:space="preserve"> </w:t>
      </w:r>
      <w:r w:rsidRPr="00E456CB">
        <w:rPr>
          <w:rFonts w:cs="Times New Roman"/>
          <w:rtl/>
        </w:rPr>
        <w:t xml:space="preserve">ופירורי חלודה </w:t>
      </w:r>
      <w:r w:rsidR="00865E7B" w:rsidRPr="00E456CB">
        <w:rPr>
          <w:rFonts w:cs="Times New Roman"/>
          <w:rtl/>
        </w:rPr>
        <w:t xml:space="preserve">מפועלם של המים השחורים </w:t>
      </w:r>
      <w:r w:rsidRPr="00E456CB">
        <w:rPr>
          <w:rFonts w:cs="Times New Roman"/>
          <w:rtl/>
        </w:rPr>
        <w:t>התפזרו על</w:t>
      </w:r>
      <w:r w:rsidR="00BE3495" w:rsidRPr="00E456CB">
        <w:rPr>
          <w:rFonts w:cs="Times New Roman"/>
          <w:rtl/>
        </w:rPr>
        <w:t xml:space="preserve"> הסדין</w:t>
      </w:r>
      <w:r w:rsidRPr="00E456CB">
        <w:rPr>
          <w:rFonts w:cs="Times New Roman"/>
          <w:rtl/>
        </w:rPr>
        <w:t>.</w:t>
      </w:r>
    </w:p>
    <w:p w14:paraId="3E83B8E1" w14:textId="717863A7" w:rsidR="00717706" w:rsidRPr="00E456CB" w:rsidRDefault="00767425" w:rsidP="00717706">
      <w:pPr>
        <w:rPr>
          <w:rtl/>
        </w:rPr>
      </w:pPr>
      <w:r w:rsidRPr="00E456CB">
        <w:rPr>
          <w:rFonts w:hint="eastAsia"/>
          <w:rtl/>
        </w:rPr>
        <w:t>לו</w:t>
      </w:r>
      <w:r w:rsidR="00B51B0B">
        <w:rPr>
          <w:rFonts w:hint="cs"/>
          <w:rtl/>
        </w:rPr>
        <w:t>ּ</w:t>
      </w:r>
      <w:r w:rsidRPr="00E456CB">
        <w:rPr>
          <w:rtl/>
        </w:rPr>
        <w:t xml:space="preserve"> </w:t>
      </w:r>
      <w:r w:rsidRPr="00E456CB">
        <w:rPr>
          <w:rFonts w:hint="eastAsia"/>
          <w:rtl/>
        </w:rPr>
        <w:t>נותר</w:t>
      </w:r>
      <w:r w:rsidRPr="00E456CB">
        <w:rPr>
          <w:rtl/>
        </w:rPr>
        <w:t xml:space="preserve"> </w:t>
      </w:r>
      <w:r w:rsidRPr="00E456CB">
        <w:rPr>
          <w:rFonts w:hint="eastAsia"/>
          <w:rtl/>
        </w:rPr>
        <w:t>או</w:t>
      </w:r>
      <w:r w:rsidR="00783148">
        <w:rPr>
          <w:rFonts w:hint="cs"/>
          <w:rtl/>
        </w:rPr>
        <w:t>ו</w:t>
      </w:r>
      <w:r w:rsidRPr="00E456CB">
        <w:rPr>
          <w:rFonts w:hint="eastAsia"/>
          <w:rtl/>
        </w:rPr>
        <w:t>יר</w:t>
      </w:r>
      <w:r w:rsidRPr="00E456CB">
        <w:rPr>
          <w:rtl/>
        </w:rPr>
        <w:t xml:space="preserve"> </w:t>
      </w:r>
      <w:r w:rsidRPr="00E456CB">
        <w:rPr>
          <w:rFonts w:hint="eastAsia"/>
          <w:rtl/>
        </w:rPr>
        <w:t>סובייטי</w:t>
      </w:r>
      <w:r w:rsidRPr="00E456CB">
        <w:rPr>
          <w:rtl/>
        </w:rPr>
        <w:t xml:space="preserve"> </w:t>
      </w:r>
      <w:r w:rsidRPr="00E456CB">
        <w:rPr>
          <w:rFonts w:hint="eastAsia"/>
          <w:rtl/>
        </w:rPr>
        <w:t>ב</w:t>
      </w:r>
      <w:r w:rsidR="00DD5F70" w:rsidRPr="00DD5F70">
        <w:rPr>
          <w:rFonts w:cs="Times New Roman"/>
          <w:rtl/>
        </w:rPr>
        <w:t>קופסת הפח</w:t>
      </w:r>
      <w:r w:rsidRPr="00E456CB">
        <w:rPr>
          <w:rtl/>
        </w:rPr>
        <w:t xml:space="preserve">, </w:t>
      </w:r>
      <w:r w:rsidRPr="00E456CB">
        <w:rPr>
          <w:rFonts w:hint="eastAsia"/>
          <w:rtl/>
        </w:rPr>
        <w:t>הוא</w:t>
      </w:r>
      <w:r w:rsidRPr="00E456CB">
        <w:rPr>
          <w:rtl/>
        </w:rPr>
        <w:t xml:space="preserve"> </w:t>
      </w:r>
      <w:r w:rsidRPr="00E456CB">
        <w:rPr>
          <w:rFonts w:hint="eastAsia"/>
          <w:rtl/>
        </w:rPr>
        <w:t>התפוגג</w:t>
      </w:r>
      <w:r w:rsidRPr="00E456CB">
        <w:rPr>
          <w:rtl/>
        </w:rPr>
        <w:t xml:space="preserve"> </w:t>
      </w:r>
      <w:r w:rsidRPr="00E456CB">
        <w:rPr>
          <w:rFonts w:hint="eastAsia"/>
          <w:rtl/>
        </w:rPr>
        <w:t>בזה</w:t>
      </w:r>
      <w:r w:rsidRPr="00E456CB">
        <w:rPr>
          <w:rtl/>
        </w:rPr>
        <w:t xml:space="preserve"> </w:t>
      </w:r>
      <w:r w:rsidRPr="00E456CB">
        <w:rPr>
          <w:rFonts w:hint="eastAsia"/>
          <w:rtl/>
        </w:rPr>
        <w:t>הרגע</w:t>
      </w:r>
      <w:r w:rsidRPr="00E456CB">
        <w:rPr>
          <w:rtl/>
        </w:rPr>
        <w:t xml:space="preserve"> </w:t>
      </w:r>
      <w:r w:rsidR="00704D6F">
        <w:rPr>
          <w:rFonts w:hint="cs"/>
          <w:rtl/>
        </w:rPr>
        <w:t>ו</w:t>
      </w:r>
      <w:r w:rsidRPr="00E456CB">
        <w:rPr>
          <w:rFonts w:hint="eastAsia"/>
          <w:rtl/>
        </w:rPr>
        <w:t>התפזר</w:t>
      </w:r>
      <w:r w:rsidRPr="00E456CB">
        <w:rPr>
          <w:rtl/>
        </w:rPr>
        <w:t xml:space="preserve"> </w:t>
      </w:r>
      <w:r w:rsidRPr="00E456CB">
        <w:rPr>
          <w:rFonts w:hint="eastAsia"/>
          <w:rtl/>
        </w:rPr>
        <w:t>ברחבי</w:t>
      </w:r>
      <w:r w:rsidRPr="00E456CB">
        <w:rPr>
          <w:rtl/>
        </w:rPr>
        <w:t xml:space="preserve"> </w:t>
      </w:r>
      <w:r w:rsidRPr="00E456CB">
        <w:rPr>
          <w:rFonts w:hint="eastAsia"/>
          <w:rtl/>
        </w:rPr>
        <w:t>החדר</w:t>
      </w:r>
      <w:r w:rsidR="00BE3495" w:rsidRPr="00E456CB">
        <w:rPr>
          <w:rtl/>
        </w:rPr>
        <w:t>.</w:t>
      </w:r>
      <w:r w:rsidRPr="00E456CB">
        <w:rPr>
          <w:rtl/>
        </w:rPr>
        <w:t xml:space="preserve"> </w:t>
      </w:r>
      <w:r w:rsidR="00DD5F70" w:rsidRPr="00DD5F70">
        <w:rPr>
          <w:rFonts w:cs="Times New Roman"/>
          <w:rtl/>
        </w:rPr>
        <w:t>אלכס וארקדי היו שרויים</w:t>
      </w:r>
      <w:r w:rsidR="00717706" w:rsidRPr="00E456CB">
        <w:rPr>
          <w:rtl/>
        </w:rPr>
        <w:t xml:space="preserve"> לרגע </w:t>
      </w:r>
      <w:r w:rsidR="00DD5F70" w:rsidRPr="00DD5F70">
        <w:rPr>
          <w:rFonts w:cs="Times New Roman"/>
          <w:rtl/>
        </w:rPr>
        <w:t xml:space="preserve">קט </w:t>
      </w:r>
      <w:r w:rsidR="00717706" w:rsidRPr="00E456CB">
        <w:rPr>
          <w:rtl/>
        </w:rPr>
        <w:t>בתוך זהרורי מולקולות הא</w:t>
      </w:r>
      <w:r w:rsidR="00783148">
        <w:rPr>
          <w:rFonts w:hint="cs"/>
          <w:rtl/>
        </w:rPr>
        <w:t>ו</w:t>
      </w:r>
      <w:r w:rsidR="00717706" w:rsidRPr="00E456CB">
        <w:rPr>
          <w:rtl/>
        </w:rPr>
        <w:t xml:space="preserve">ויר הפטרבורגי, </w:t>
      </w:r>
      <w:r w:rsidR="00704D6F">
        <w:rPr>
          <w:rFonts w:hint="cs"/>
          <w:rtl/>
        </w:rPr>
        <w:t>מ</w:t>
      </w:r>
      <w:r w:rsidR="00717706" w:rsidRPr="00E456CB">
        <w:rPr>
          <w:rtl/>
        </w:rPr>
        <w:t>הפלנטה ש</w:t>
      </w:r>
      <w:r w:rsidR="00704D6F">
        <w:rPr>
          <w:rFonts w:hint="cs"/>
          <w:rtl/>
        </w:rPr>
        <w:t>ב</w:t>
      </w:r>
      <w:r w:rsidR="00717706" w:rsidRPr="00E456CB">
        <w:rPr>
          <w:rtl/>
        </w:rPr>
        <w:t xml:space="preserve">ה </w:t>
      </w:r>
      <w:r w:rsidR="006C52C7" w:rsidRPr="00E456CB">
        <w:rPr>
          <w:rFonts w:hint="eastAsia"/>
          <w:rtl/>
        </w:rPr>
        <w:t>ארקדי</w:t>
      </w:r>
      <w:r w:rsidR="006C52C7" w:rsidRPr="00E456CB">
        <w:rPr>
          <w:rtl/>
        </w:rPr>
        <w:t xml:space="preserve"> נולד, </w:t>
      </w:r>
      <w:r w:rsidR="00DD5F70">
        <w:rPr>
          <w:rFonts w:hint="cs"/>
          <w:rtl/>
        </w:rPr>
        <w:t>בעלת</w:t>
      </w:r>
      <w:r w:rsidR="006C52C7" w:rsidRPr="00E456CB">
        <w:rPr>
          <w:rtl/>
        </w:rPr>
        <w:t xml:space="preserve"> האטמוספרה </w:t>
      </w:r>
      <w:r w:rsidR="00E35084" w:rsidRPr="00E35084">
        <w:rPr>
          <w:rFonts w:cs="Times New Roman"/>
          <w:rtl/>
        </w:rPr>
        <w:t>הנכונה ביותר לגופו</w:t>
      </w:r>
      <w:r w:rsidR="00717706" w:rsidRPr="00E456CB">
        <w:rPr>
          <w:rtl/>
        </w:rPr>
        <w:t xml:space="preserve">, ואלכס ניסה להספיג כמה מהן </w:t>
      </w:r>
      <w:r w:rsidR="00DD5F70" w:rsidRPr="00DD5F70">
        <w:rPr>
          <w:rFonts w:cs="Times New Roman"/>
          <w:rtl/>
        </w:rPr>
        <w:t>עמוק בתוכו [כן זה שם הפרק ולא במקרה]</w:t>
      </w:r>
      <w:r w:rsidR="00717706" w:rsidRPr="00E456CB">
        <w:rPr>
          <w:rtl/>
        </w:rPr>
        <w:t xml:space="preserve">, </w:t>
      </w:r>
      <w:r w:rsidR="006C52C7" w:rsidRPr="00E456CB">
        <w:rPr>
          <w:rFonts w:hint="eastAsia"/>
          <w:rtl/>
        </w:rPr>
        <w:t>בזמן</w:t>
      </w:r>
      <w:r w:rsidR="006C52C7" w:rsidRPr="00E456CB">
        <w:rPr>
          <w:rtl/>
        </w:rPr>
        <w:t xml:space="preserve"> </w:t>
      </w:r>
      <w:r w:rsidR="00717706" w:rsidRPr="00E456CB">
        <w:rPr>
          <w:rFonts w:hint="eastAsia"/>
          <w:rtl/>
        </w:rPr>
        <w:t>ש</w:t>
      </w:r>
      <w:r w:rsidR="0069680F" w:rsidRPr="0069680F">
        <w:rPr>
          <w:rFonts w:cs="Times New Roman"/>
          <w:rtl/>
        </w:rPr>
        <w:t>פיזז</w:t>
      </w:r>
      <w:r w:rsidR="00717706" w:rsidRPr="00E456CB">
        <w:rPr>
          <w:rFonts w:hint="eastAsia"/>
          <w:rtl/>
        </w:rPr>
        <w:t>ו</w:t>
      </w:r>
      <w:r w:rsidR="00717706" w:rsidRPr="00E456CB">
        <w:rPr>
          <w:rtl/>
        </w:rPr>
        <w:t xml:space="preserve"> עוד לרגע בחדר לפני שנבעטו החוצה </w:t>
      </w:r>
      <w:r w:rsidR="00DD5F70">
        <w:rPr>
          <w:rFonts w:hint="cs"/>
          <w:rtl/>
        </w:rPr>
        <w:t>ו</w:t>
      </w:r>
      <w:r w:rsidR="00717706" w:rsidRPr="00E456CB">
        <w:rPr>
          <w:rtl/>
        </w:rPr>
        <w:t>התמזג</w:t>
      </w:r>
      <w:r w:rsidR="00DD5F70">
        <w:rPr>
          <w:rFonts w:hint="cs"/>
          <w:rtl/>
        </w:rPr>
        <w:t>ו</w:t>
      </w:r>
      <w:r w:rsidR="00717706" w:rsidRPr="00E456CB">
        <w:rPr>
          <w:rtl/>
        </w:rPr>
        <w:t xml:space="preserve"> עם שאר ה</w:t>
      </w:r>
      <w:r w:rsidR="004C59E0">
        <w:rPr>
          <w:rtl/>
        </w:rPr>
        <w:t>אוויר</w:t>
      </w:r>
      <w:r w:rsidR="00717706" w:rsidRPr="00E456CB">
        <w:rPr>
          <w:rtl/>
        </w:rPr>
        <w:t xml:space="preserve">. </w:t>
      </w:r>
    </w:p>
    <w:p w14:paraId="75DB0008" w14:textId="609C3152" w:rsidR="00767425" w:rsidRDefault="00767425" w:rsidP="00767425">
      <w:pPr>
        <w:rPr>
          <w:rtl/>
        </w:rPr>
      </w:pPr>
      <w:r w:rsidRPr="00E456CB">
        <w:rPr>
          <w:rFonts w:hint="eastAsia"/>
          <w:rtl/>
        </w:rPr>
        <w:t>אלכס</w:t>
      </w:r>
      <w:r w:rsidRPr="00E456CB">
        <w:rPr>
          <w:rtl/>
        </w:rPr>
        <w:t xml:space="preserve"> </w:t>
      </w:r>
      <w:r w:rsidRPr="00E456CB">
        <w:rPr>
          <w:rFonts w:hint="eastAsia"/>
          <w:rtl/>
        </w:rPr>
        <w:t>שלף</w:t>
      </w:r>
      <w:r w:rsidRPr="00E456CB">
        <w:rPr>
          <w:rtl/>
        </w:rPr>
        <w:t xml:space="preserve"> </w:t>
      </w:r>
      <w:r w:rsidRPr="00E456CB">
        <w:rPr>
          <w:rFonts w:hint="eastAsia"/>
          <w:rtl/>
        </w:rPr>
        <w:t>מתוך</w:t>
      </w:r>
      <w:r w:rsidRPr="00E456CB">
        <w:rPr>
          <w:rtl/>
        </w:rPr>
        <w:t xml:space="preserve"> </w:t>
      </w:r>
      <w:r w:rsidRPr="00E456CB">
        <w:rPr>
          <w:rFonts w:hint="eastAsia"/>
          <w:rtl/>
        </w:rPr>
        <w:t>הקופסה</w:t>
      </w:r>
      <w:r w:rsidRPr="00E456CB">
        <w:rPr>
          <w:rtl/>
        </w:rPr>
        <w:t xml:space="preserve"> </w:t>
      </w:r>
      <w:r w:rsidRPr="00E456CB">
        <w:rPr>
          <w:rFonts w:hint="eastAsia"/>
          <w:rtl/>
        </w:rPr>
        <w:t>כוכב</w:t>
      </w:r>
      <w:r w:rsidRPr="00E456CB">
        <w:rPr>
          <w:rtl/>
        </w:rPr>
        <w:t xml:space="preserve"> </w:t>
      </w:r>
      <w:r w:rsidRPr="00E456CB">
        <w:rPr>
          <w:rFonts w:hint="eastAsia"/>
          <w:rtl/>
        </w:rPr>
        <w:t>אדום</w:t>
      </w:r>
      <w:r w:rsidRPr="00E456CB">
        <w:rPr>
          <w:rtl/>
        </w:rPr>
        <w:t xml:space="preserve"> </w:t>
      </w:r>
      <w:r w:rsidRPr="00E456CB">
        <w:rPr>
          <w:rFonts w:hint="eastAsia"/>
          <w:rtl/>
        </w:rPr>
        <w:t>בעל</w:t>
      </w:r>
      <w:r w:rsidRPr="00E456CB">
        <w:rPr>
          <w:rtl/>
        </w:rPr>
        <w:t xml:space="preserve"> </w:t>
      </w:r>
      <w:r w:rsidRPr="00E456CB">
        <w:rPr>
          <w:rFonts w:hint="eastAsia"/>
          <w:rtl/>
        </w:rPr>
        <w:t>חמישה</w:t>
      </w:r>
      <w:r w:rsidRPr="00E456CB">
        <w:rPr>
          <w:rtl/>
        </w:rPr>
        <w:t xml:space="preserve"> </w:t>
      </w:r>
      <w:r w:rsidRPr="00E456CB">
        <w:rPr>
          <w:rFonts w:hint="eastAsia"/>
          <w:rtl/>
        </w:rPr>
        <w:t>קודקודים</w:t>
      </w:r>
      <w:r w:rsidR="00CF78D8" w:rsidRPr="00CF78D8">
        <w:rPr>
          <w:rFonts w:cs="Times New Roman"/>
          <w:rtl/>
        </w:rPr>
        <w:t>, עשוי פח מוזהב.</w:t>
      </w:r>
      <w:r w:rsidRPr="00E456CB">
        <w:rPr>
          <w:rtl/>
        </w:rPr>
        <w:t xml:space="preserve"> </w:t>
      </w:r>
      <w:r w:rsidRPr="00E456CB">
        <w:rPr>
          <w:rFonts w:hint="eastAsia"/>
          <w:rtl/>
        </w:rPr>
        <w:t>שמרכז</w:t>
      </w:r>
      <w:r w:rsidR="00CF78D8">
        <w:rPr>
          <w:rFonts w:hint="cs"/>
          <w:rtl/>
        </w:rPr>
        <w:t xml:space="preserve"> </w:t>
      </w:r>
      <w:r w:rsidR="00CF78D8" w:rsidRPr="00CF78D8">
        <w:rPr>
          <w:rFonts w:cs="Times New Roman"/>
          <w:rtl/>
        </w:rPr>
        <w:t>הכוכב</w:t>
      </w:r>
      <w:r w:rsidRPr="00E456CB">
        <w:rPr>
          <w:rtl/>
        </w:rPr>
        <w:t xml:space="preserve"> </w:t>
      </w:r>
      <w:r w:rsidRPr="00E456CB">
        <w:rPr>
          <w:rFonts w:hint="eastAsia"/>
          <w:rtl/>
        </w:rPr>
        <w:t>ניבטו</w:t>
      </w:r>
      <w:r w:rsidRPr="00E456CB">
        <w:rPr>
          <w:rtl/>
        </w:rPr>
        <w:t xml:space="preserve"> </w:t>
      </w:r>
      <w:r w:rsidRPr="00E456CB">
        <w:rPr>
          <w:rFonts w:hint="eastAsia"/>
          <w:rtl/>
        </w:rPr>
        <w:t>פניו</w:t>
      </w:r>
      <w:r w:rsidRPr="00E456CB">
        <w:rPr>
          <w:rtl/>
        </w:rPr>
        <w:t xml:space="preserve"> </w:t>
      </w:r>
      <w:r w:rsidRPr="00E456CB">
        <w:rPr>
          <w:rFonts w:hint="eastAsia"/>
          <w:rtl/>
        </w:rPr>
        <w:t>של</w:t>
      </w:r>
      <w:r w:rsidRPr="00E456CB">
        <w:rPr>
          <w:rtl/>
        </w:rPr>
        <w:t xml:space="preserve"> </w:t>
      </w:r>
      <w:r w:rsidRPr="00E456CB">
        <w:rPr>
          <w:rFonts w:hint="eastAsia"/>
          <w:rtl/>
        </w:rPr>
        <w:t>ילד</w:t>
      </w:r>
      <w:r w:rsidR="00CF78D8">
        <w:rPr>
          <w:rFonts w:hint="cs"/>
          <w:rtl/>
        </w:rPr>
        <w:t>,</w:t>
      </w:r>
      <w:r w:rsidRPr="00E456CB">
        <w:rPr>
          <w:rtl/>
        </w:rPr>
        <w:t xml:space="preserve"> </w:t>
      </w:r>
      <w:r w:rsidRPr="00E456CB">
        <w:rPr>
          <w:rFonts w:hint="eastAsia"/>
          <w:rtl/>
        </w:rPr>
        <w:t>מחייך</w:t>
      </w:r>
      <w:r w:rsidR="00DD5F70" w:rsidRPr="00DD5F70">
        <w:rPr>
          <w:rFonts w:cs="Times New Roman"/>
          <w:rtl/>
        </w:rPr>
        <w:t xml:space="preserve"> את חיוכם של הראויים להשתייך</w:t>
      </w:r>
      <w:r w:rsidRPr="00E456CB">
        <w:rPr>
          <w:rtl/>
        </w:rPr>
        <w:t xml:space="preserve">, </w:t>
      </w:r>
      <w:r w:rsidRPr="00E456CB">
        <w:rPr>
          <w:rFonts w:hint="eastAsia"/>
          <w:rtl/>
        </w:rPr>
        <w:t>דומה</w:t>
      </w:r>
      <w:r w:rsidR="00C90C6C">
        <w:rPr>
          <w:rtl/>
        </w:rPr>
        <w:t xml:space="preserve"> מאוד </w:t>
      </w:r>
      <w:r w:rsidRPr="00E456CB">
        <w:rPr>
          <w:rFonts w:hint="eastAsia"/>
          <w:rtl/>
        </w:rPr>
        <w:t>בקלסתרו</w:t>
      </w:r>
      <w:r w:rsidRPr="00E456CB">
        <w:rPr>
          <w:rtl/>
        </w:rPr>
        <w:t xml:space="preserve"> </w:t>
      </w:r>
      <w:r w:rsidRPr="00E456CB">
        <w:rPr>
          <w:rFonts w:hint="eastAsia"/>
          <w:rtl/>
        </w:rPr>
        <w:t>לגדי</w:t>
      </w:r>
      <w:r w:rsidRPr="00E456CB">
        <w:rPr>
          <w:rtl/>
        </w:rPr>
        <w:t xml:space="preserve"> </w:t>
      </w:r>
      <w:r w:rsidRPr="00E456CB">
        <w:rPr>
          <w:rFonts w:hint="eastAsia"/>
          <w:rtl/>
        </w:rPr>
        <w:t>ששב</w:t>
      </w:r>
      <w:r w:rsidRPr="00E456CB">
        <w:rPr>
          <w:rtl/>
        </w:rPr>
        <w:t xml:space="preserve"> </w:t>
      </w:r>
      <w:r w:rsidRPr="00E456CB">
        <w:rPr>
          <w:rFonts w:hint="eastAsia"/>
          <w:rtl/>
        </w:rPr>
        <w:t>מהרפת</w:t>
      </w:r>
      <w:r w:rsidRPr="00E456CB">
        <w:rPr>
          <w:rtl/>
        </w:rPr>
        <w:t xml:space="preserve"> </w:t>
      </w:r>
      <w:r w:rsidRPr="00E456CB">
        <w:rPr>
          <w:rFonts w:hint="eastAsia"/>
          <w:rtl/>
        </w:rPr>
        <w:t>ולילדים</w:t>
      </w:r>
      <w:r w:rsidRPr="00E456CB">
        <w:rPr>
          <w:rtl/>
        </w:rPr>
        <w:t xml:space="preserve"> </w:t>
      </w:r>
      <w:r w:rsidRPr="00E456CB">
        <w:rPr>
          <w:rFonts w:hint="eastAsia"/>
          <w:rtl/>
        </w:rPr>
        <w:t>שבונים</w:t>
      </w:r>
      <w:r w:rsidRPr="00E456CB">
        <w:rPr>
          <w:rtl/>
        </w:rPr>
        <w:t xml:space="preserve"> </w:t>
      </w:r>
      <w:r w:rsidRPr="00E456CB">
        <w:rPr>
          <w:rFonts w:hint="eastAsia"/>
          <w:rtl/>
        </w:rPr>
        <w:t>פה</w:t>
      </w:r>
      <w:r w:rsidRPr="00E456CB">
        <w:rPr>
          <w:rtl/>
        </w:rPr>
        <w:t xml:space="preserve"> </w:t>
      </w:r>
      <w:r w:rsidRPr="00E456CB">
        <w:rPr>
          <w:rFonts w:hint="eastAsia"/>
          <w:rtl/>
        </w:rPr>
        <w:t>בית</w:t>
      </w:r>
      <w:r w:rsidRPr="00E456CB">
        <w:rPr>
          <w:rtl/>
        </w:rPr>
        <w:t xml:space="preserve"> </w:t>
      </w:r>
      <w:r w:rsidRPr="00E456CB">
        <w:rPr>
          <w:rFonts w:hint="eastAsia"/>
          <w:rtl/>
        </w:rPr>
        <w:t>קט</w:t>
      </w:r>
      <w:r w:rsidRPr="00E456CB">
        <w:rPr>
          <w:rtl/>
        </w:rPr>
        <w:t>.</w:t>
      </w:r>
      <w:r w:rsidR="00CF78D8" w:rsidRPr="00CF78D8">
        <w:rPr>
          <w:rFonts w:cs="Times New Roman"/>
          <w:rtl/>
        </w:rPr>
        <w:t xml:space="preserve"> מצידו האחורי של הכוכב היה מוטבע מחירו – עשר קופיקות.</w:t>
      </w:r>
    </w:p>
    <w:p w14:paraId="26E434A8" w14:textId="1BC4D3F2" w:rsidR="006C52C7" w:rsidRDefault="006C52C7" w:rsidP="00BE3495">
      <w:pPr>
        <w:rPr>
          <w:rtl/>
        </w:rPr>
      </w:pPr>
      <w:r>
        <w:rPr>
          <w:rFonts w:hint="cs"/>
          <w:rtl/>
        </w:rPr>
        <w:t>[</w:t>
      </w:r>
    </w:p>
    <w:p w14:paraId="08C0C1D2" w14:textId="43E3A98D" w:rsidR="00BE3495" w:rsidRDefault="00BE3495" w:rsidP="00BE3495">
      <w:pPr>
        <w:rPr>
          <w:rtl/>
        </w:rPr>
      </w:pPr>
      <w:r>
        <w:rPr>
          <w:rFonts w:hint="cs"/>
          <w:rtl/>
        </w:rPr>
        <w:t>הילד הסובייטי ה</w:t>
      </w:r>
      <w:r w:rsidR="00B833EF">
        <w:rPr>
          <w:rFonts w:hint="cs"/>
          <w:rtl/>
        </w:rPr>
        <w:t>אידיאל</w:t>
      </w:r>
      <w:r>
        <w:rPr>
          <w:rFonts w:hint="cs"/>
          <w:rtl/>
        </w:rPr>
        <w:t>י</w:t>
      </w:r>
    </w:p>
    <w:p w14:paraId="65D85D38" w14:textId="77777777" w:rsidR="00BE3495" w:rsidRDefault="00BE3495" w:rsidP="00BE3495">
      <w:pPr>
        <w:rPr>
          <w:rtl/>
        </w:rPr>
      </w:pPr>
      <w:r>
        <w:rPr>
          <w:rFonts w:hint="cs"/>
          <w:rtl/>
        </w:rPr>
        <w:t>הוא בעל בלורית, והילדה בשיער מתולתל וקצר, לעולם לא עובר את העורף. פניהם שוחקות ולחייהם מלאות.</w:t>
      </w:r>
    </w:p>
    <w:p w14:paraId="356A9797" w14:textId="44FEDC38" w:rsidR="003F40BD" w:rsidRDefault="00EE3076" w:rsidP="00BE3495">
      <w:pPr>
        <w:rPr>
          <w:rtl/>
        </w:rPr>
      </w:pPr>
      <w:hyperlink r:id="rId39" w:history="1">
        <w:r w:rsidR="003F40BD" w:rsidRPr="003F40BD">
          <w:rPr>
            <w:rStyle w:val="Hyperlink"/>
            <w:rFonts w:hint="cs"/>
            <w:rtl/>
          </w:rPr>
          <w:t>האוקטובריסט</w:t>
        </w:r>
      </w:hyperlink>
    </w:p>
    <w:p w14:paraId="0F9EBD7A" w14:textId="77777777" w:rsidR="003F40BD" w:rsidRDefault="00EE3076" w:rsidP="00BE3495">
      <w:pPr>
        <w:rPr>
          <w:rtl/>
        </w:rPr>
      </w:pPr>
      <w:hyperlink r:id="rId40" w:anchor="%D0%9F%D1%80%D0%B0%D0%B2%D0%B8%D0%BB%D0%B0_%D0%BE%D0%BA%D1%82%D1%8F%D0%B1%D1%80%D1%8F%D1%82" w:history="1">
        <w:r w:rsidR="003F40BD" w:rsidRPr="003F40BD">
          <w:rPr>
            <w:rStyle w:val="Hyperlink"/>
            <w:rFonts w:hint="cs"/>
            <w:rtl/>
          </w:rPr>
          <w:t>חוקי האוקטובריסט</w:t>
        </w:r>
      </w:hyperlink>
    </w:p>
    <w:p w14:paraId="6A4C9BEA" w14:textId="43CFA2A0" w:rsidR="00BE3495" w:rsidRDefault="00BE3495" w:rsidP="00BE3495">
      <w:pPr>
        <w:rPr>
          <w:rtl/>
        </w:rPr>
      </w:pPr>
      <w:r>
        <w:rPr>
          <w:rFonts w:hint="cs"/>
          <w:rtl/>
        </w:rPr>
        <w:t>]</w:t>
      </w:r>
    </w:p>
    <w:p w14:paraId="1D240629" w14:textId="3293ECF0" w:rsidR="00767425" w:rsidRPr="00E456CB" w:rsidRDefault="00767425" w:rsidP="00767425">
      <w:pPr>
        <w:rPr>
          <w:rtl/>
        </w:rPr>
      </w:pPr>
      <w:r w:rsidRPr="00E456CB">
        <w:rPr>
          <w:rtl/>
        </w:rPr>
        <w:t xml:space="preserve">"זה </w:t>
      </w:r>
      <w:r w:rsidRPr="00E456CB">
        <w:rPr>
          <w:rFonts w:hint="eastAsia"/>
          <w:rtl/>
        </w:rPr>
        <w:t>כוכב</w:t>
      </w:r>
      <w:r w:rsidRPr="00E456CB">
        <w:rPr>
          <w:rtl/>
        </w:rPr>
        <w:t xml:space="preserve"> </w:t>
      </w:r>
      <w:r w:rsidRPr="00E456CB">
        <w:rPr>
          <w:rFonts w:hint="eastAsia"/>
          <w:rtl/>
        </w:rPr>
        <w:t>אוקטוברייטה</w:t>
      </w:r>
      <w:r w:rsidR="00E35084">
        <w:rPr>
          <w:rFonts w:hint="cs"/>
          <w:rtl/>
        </w:rPr>
        <w:t>.</w:t>
      </w:r>
      <w:r w:rsidRPr="00E456CB">
        <w:rPr>
          <w:rtl/>
        </w:rPr>
        <w:t xml:space="preserve">" </w:t>
      </w:r>
      <w:r w:rsidRPr="00E456CB">
        <w:rPr>
          <w:rFonts w:hint="eastAsia"/>
          <w:rtl/>
        </w:rPr>
        <w:t>ארקדי</w:t>
      </w:r>
      <w:r w:rsidRPr="00E456CB">
        <w:rPr>
          <w:rtl/>
        </w:rPr>
        <w:t xml:space="preserve"> </w:t>
      </w:r>
      <w:r w:rsidRPr="00E456CB">
        <w:rPr>
          <w:rFonts w:hint="eastAsia"/>
          <w:rtl/>
        </w:rPr>
        <w:t>הצביע</w:t>
      </w:r>
      <w:r w:rsidRPr="00E456CB">
        <w:rPr>
          <w:rtl/>
        </w:rPr>
        <w:t xml:space="preserve"> </w:t>
      </w:r>
      <w:r w:rsidRPr="00E456CB">
        <w:rPr>
          <w:rFonts w:hint="eastAsia"/>
          <w:rtl/>
        </w:rPr>
        <w:t>על</w:t>
      </w:r>
      <w:r w:rsidRPr="00E456CB">
        <w:rPr>
          <w:rtl/>
        </w:rPr>
        <w:t xml:space="preserve"> </w:t>
      </w:r>
      <w:r w:rsidRPr="00E456CB">
        <w:rPr>
          <w:rFonts w:hint="eastAsia"/>
          <w:rtl/>
        </w:rPr>
        <w:t>חזהו</w:t>
      </w:r>
      <w:r w:rsidR="00B51B0B">
        <w:rPr>
          <w:rFonts w:hint="cs"/>
          <w:rtl/>
        </w:rPr>
        <w:t>,</w:t>
      </w:r>
      <w:r w:rsidRPr="00E456CB">
        <w:rPr>
          <w:rtl/>
        </w:rPr>
        <w:t xml:space="preserve"> </w:t>
      </w:r>
      <w:r w:rsidRPr="00E456CB">
        <w:rPr>
          <w:rFonts w:hint="eastAsia"/>
          <w:rtl/>
        </w:rPr>
        <w:t>היכן</w:t>
      </w:r>
      <w:r w:rsidRPr="00E456CB">
        <w:rPr>
          <w:rtl/>
        </w:rPr>
        <w:t xml:space="preserve"> </w:t>
      </w:r>
      <w:r w:rsidRPr="00E456CB">
        <w:rPr>
          <w:rFonts w:hint="eastAsia"/>
          <w:rtl/>
        </w:rPr>
        <w:t>ש</w:t>
      </w:r>
      <w:r w:rsidR="00CF78D8" w:rsidRPr="00CF78D8">
        <w:rPr>
          <w:rFonts w:cs="Times New Roman"/>
          <w:rtl/>
        </w:rPr>
        <w:t>הכוכב הוצמד</w:t>
      </w:r>
      <w:r w:rsidRPr="00E456CB">
        <w:rPr>
          <w:rtl/>
        </w:rPr>
        <w:t xml:space="preserve"> </w:t>
      </w:r>
      <w:r w:rsidRPr="00E456CB">
        <w:rPr>
          <w:rFonts w:hint="eastAsia"/>
          <w:rtl/>
        </w:rPr>
        <w:t>לחולצת</w:t>
      </w:r>
      <w:r w:rsidRPr="00E456CB">
        <w:rPr>
          <w:rtl/>
        </w:rPr>
        <w:t xml:space="preserve"> </w:t>
      </w:r>
      <w:r w:rsidRPr="00E456CB">
        <w:rPr>
          <w:rFonts w:hint="eastAsia"/>
          <w:rtl/>
        </w:rPr>
        <w:t>בית</w:t>
      </w:r>
      <w:r w:rsidRPr="00E456CB">
        <w:rPr>
          <w:rtl/>
        </w:rPr>
        <w:t xml:space="preserve">-הספר </w:t>
      </w:r>
      <w:r w:rsidRPr="00E456CB">
        <w:rPr>
          <w:rFonts w:hint="eastAsia"/>
          <w:rtl/>
        </w:rPr>
        <w:t>שם</w:t>
      </w:r>
      <w:r w:rsidRPr="00E456CB">
        <w:rPr>
          <w:rtl/>
        </w:rPr>
        <w:t xml:space="preserve">, </w:t>
      </w:r>
      <w:r w:rsidRPr="00E456CB">
        <w:rPr>
          <w:rFonts w:hint="eastAsia"/>
          <w:rtl/>
        </w:rPr>
        <w:t>במולדת</w:t>
      </w:r>
      <w:r w:rsidRPr="00E456CB">
        <w:rPr>
          <w:rtl/>
        </w:rPr>
        <w:t>.</w:t>
      </w:r>
    </w:p>
    <w:p w14:paraId="0A0D0F4A" w14:textId="77777777" w:rsidR="00767425" w:rsidRPr="00E456CB" w:rsidRDefault="00767425" w:rsidP="00767425">
      <w:pPr>
        <w:rPr>
          <w:rtl/>
        </w:rPr>
      </w:pPr>
      <w:r w:rsidRPr="00E456CB">
        <w:rPr>
          <w:rtl/>
        </w:rPr>
        <w:t>"אוקטובר?"</w:t>
      </w:r>
    </w:p>
    <w:p w14:paraId="082863C6" w14:textId="49BA5E65" w:rsidR="00DD5F70" w:rsidRDefault="006C52C7" w:rsidP="00DD5F70">
      <w:pPr>
        <w:rPr>
          <w:rtl/>
        </w:rPr>
      </w:pPr>
      <w:r w:rsidRPr="00E456CB">
        <w:rPr>
          <w:rtl/>
        </w:rPr>
        <w:t xml:space="preserve">"אוקטובריסט </w:t>
      </w:r>
      <w:r w:rsidRPr="00E456CB">
        <w:rPr>
          <w:rFonts w:hint="eastAsia"/>
          <w:rtl/>
        </w:rPr>
        <w:t>קטן</w:t>
      </w:r>
      <w:r w:rsidRPr="00E456CB">
        <w:rPr>
          <w:rtl/>
        </w:rPr>
        <w:t>.</w:t>
      </w:r>
      <w:r w:rsidR="00767425" w:rsidRPr="00E456CB">
        <w:rPr>
          <w:rtl/>
        </w:rPr>
        <w:t xml:space="preserve">" </w:t>
      </w:r>
      <w:r w:rsidR="00DD5F70" w:rsidRPr="00DD5F70">
        <w:rPr>
          <w:rFonts w:cs="Times New Roman"/>
          <w:rtl/>
        </w:rPr>
        <w:t>נמרצים</w:t>
      </w:r>
      <w:r w:rsidRPr="00E456CB">
        <w:rPr>
          <w:rtl/>
        </w:rPr>
        <w:t xml:space="preserve"> אנחנו כי אנו חלוצים! אמיצים אנו כי גיבורי המולדת נהיה ואת חיינו נבנה! חרוצים </w:t>
      </w:r>
      <w:r w:rsidR="00F35749">
        <w:rPr>
          <w:rFonts w:hint="cs"/>
          <w:rtl/>
        </w:rPr>
        <w:t>הי</w:t>
      </w:r>
      <w:r w:rsidRPr="00E456CB">
        <w:rPr>
          <w:rtl/>
        </w:rPr>
        <w:t>ננו, כי רק אוהבי המלאכה אוקטובריסטים ה</w:t>
      </w:r>
      <w:r w:rsidR="00420563">
        <w:rPr>
          <w:rFonts w:hint="cs"/>
          <w:rtl/>
        </w:rPr>
        <w:t>ִ</w:t>
      </w:r>
      <w:r w:rsidRPr="00E456CB">
        <w:rPr>
          <w:rtl/>
        </w:rPr>
        <w:t xml:space="preserve">נם. נכונים אנחנו ולעולם לא נאכזב את חברינו. מצחיקים אנו. את שירינו, משחקינו וחיוכינו נחלוק שווה בשווה עם כולם... </w:t>
      </w:r>
      <w:r w:rsidR="00CF78D8" w:rsidRPr="00CF78D8">
        <w:rPr>
          <w:rFonts w:cs="Times New Roman"/>
          <w:rtl/>
        </w:rPr>
        <w:t>בבית נעזור, על החלש נג</w:t>
      </w:r>
      <w:r w:rsidR="0069680F">
        <w:rPr>
          <w:rFonts w:cs="Times New Roman" w:hint="cs"/>
          <w:rtl/>
        </w:rPr>
        <w:t>ונ</w:t>
      </w:r>
      <w:r w:rsidR="00CF78D8" w:rsidRPr="00CF78D8">
        <w:rPr>
          <w:rFonts w:cs="Times New Roman"/>
          <w:rtl/>
        </w:rPr>
        <w:t>ן, ובגן – שובך נבנה</w:t>
      </w:r>
      <w:r w:rsidR="00DD5F70">
        <w:rPr>
          <w:rFonts w:hint="cs"/>
          <w:rtl/>
        </w:rPr>
        <w:t>.</w:t>
      </w:r>
    </w:p>
    <w:p w14:paraId="5EAA3CCA" w14:textId="78085803" w:rsidR="006C52C7" w:rsidRPr="00E456CB" w:rsidRDefault="00E35084" w:rsidP="00DD5F70">
      <w:pPr>
        <w:rPr>
          <w:rtl/>
        </w:rPr>
      </w:pPr>
      <w:r>
        <w:rPr>
          <w:rFonts w:hint="cs"/>
          <w:rtl/>
        </w:rPr>
        <w:t>כשה</w:t>
      </w:r>
      <w:r w:rsidR="006C52C7" w:rsidRPr="00E456CB">
        <w:rPr>
          <w:rtl/>
        </w:rPr>
        <w:t xml:space="preserve">מדריך קושר את עניבתם האדומה, </w:t>
      </w:r>
      <w:r w:rsidR="00CF78D8">
        <w:rPr>
          <w:rFonts w:hint="cs"/>
          <w:rtl/>
        </w:rPr>
        <w:t>המתופף</w:t>
      </w:r>
      <w:r w:rsidR="006C52C7" w:rsidRPr="00E456CB">
        <w:rPr>
          <w:rtl/>
        </w:rPr>
        <w:t xml:space="preserve"> מ</w:t>
      </w:r>
      <w:r w:rsidR="00DD5F70">
        <w:rPr>
          <w:rFonts w:hint="cs"/>
          <w:rtl/>
        </w:rPr>
        <w:t>כה</w:t>
      </w:r>
      <w:r w:rsidR="006C52C7" w:rsidRPr="00E456CB">
        <w:rPr>
          <w:rtl/>
        </w:rPr>
        <w:t xml:space="preserve"> בתוף </w:t>
      </w:r>
      <w:r w:rsidR="00DD5F70" w:rsidRPr="00DD5F70">
        <w:rPr>
          <w:rFonts w:cs="Times New Roman"/>
          <w:rtl/>
        </w:rPr>
        <w:t xml:space="preserve">וליבם נמלא גאווה, </w:t>
      </w:r>
      <w:r w:rsidR="006C52C7" w:rsidRPr="00E456CB">
        <w:rPr>
          <w:rtl/>
        </w:rPr>
        <w:t xml:space="preserve">וברקע </w:t>
      </w:r>
      <w:r w:rsidRPr="00E35084">
        <w:rPr>
          <w:rFonts w:cs="Times New Roman"/>
          <w:rtl/>
        </w:rPr>
        <w:t xml:space="preserve">כתמיד </w:t>
      </w:r>
      <w:r w:rsidR="006C52C7" w:rsidRPr="00E456CB">
        <w:rPr>
          <w:rtl/>
        </w:rPr>
        <w:t>פסלו של לנין מב</w:t>
      </w:r>
      <w:r>
        <w:rPr>
          <w:rFonts w:hint="cs"/>
          <w:rtl/>
        </w:rPr>
        <w:t>י</w:t>
      </w:r>
      <w:r w:rsidR="006C52C7" w:rsidRPr="00E456CB">
        <w:rPr>
          <w:rtl/>
        </w:rPr>
        <w:t>ט אל האופק ו</w:t>
      </w:r>
      <w:r w:rsidR="00DD5F70" w:rsidRPr="00DD5F70">
        <w:rPr>
          <w:rFonts w:cs="Times New Roman"/>
          <w:rtl/>
        </w:rPr>
        <w:t xml:space="preserve">אל </w:t>
      </w:r>
      <w:r w:rsidR="006C52C7" w:rsidRPr="00E456CB">
        <w:rPr>
          <w:rtl/>
        </w:rPr>
        <w:t>התקווה.</w:t>
      </w:r>
    </w:p>
    <w:p w14:paraId="722EDB95" w14:textId="67D09282" w:rsidR="00767425" w:rsidRPr="00E456CB" w:rsidRDefault="00DD5F70" w:rsidP="00DD5F70">
      <w:pPr>
        <w:rPr>
          <w:rtl/>
        </w:rPr>
      </w:pPr>
      <w:r w:rsidRPr="00DD5F70">
        <w:rPr>
          <w:rFonts w:cs="Times New Roman"/>
          <w:rtl/>
        </w:rPr>
        <w:t>פעם היה ארקדי ילד נבון, פעם</w:t>
      </w:r>
      <w:r w:rsidR="00767425" w:rsidRPr="00E456CB">
        <w:rPr>
          <w:rtl/>
        </w:rPr>
        <w:t xml:space="preserve"> </w:t>
      </w:r>
      <w:r w:rsidR="00021253" w:rsidRPr="00E456CB">
        <w:rPr>
          <w:rFonts w:hint="eastAsia"/>
          <w:rtl/>
        </w:rPr>
        <w:t>השתייך</w:t>
      </w:r>
      <w:r w:rsidR="00767425" w:rsidRPr="00E456CB">
        <w:rPr>
          <w:rtl/>
        </w:rPr>
        <w:t xml:space="preserve"> </w:t>
      </w:r>
      <w:r w:rsidR="00021253" w:rsidRPr="00E456CB">
        <w:rPr>
          <w:rFonts w:hint="eastAsia"/>
          <w:rtl/>
        </w:rPr>
        <w:t>ל</w:t>
      </w:r>
      <w:r w:rsidR="00767425" w:rsidRPr="00E456CB">
        <w:rPr>
          <w:rFonts w:hint="eastAsia"/>
          <w:rtl/>
        </w:rPr>
        <w:t>זְבוֹזְדוֹשְׁקִי</w:t>
      </w:r>
      <w:r w:rsidR="00767425" w:rsidRPr="00E456CB">
        <w:rPr>
          <w:rtl/>
        </w:rPr>
        <w:t>, [</w:t>
      </w:r>
      <w:r w:rsidR="00767425" w:rsidRPr="00E456CB">
        <w:t>звёздочки</w:t>
      </w:r>
      <w:r w:rsidR="00767425" w:rsidRPr="00E456CB">
        <w:rPr>
          <w:rtl/>
        </w:rPr>
        <w:t xml:space="preserve">] </w:t>
      </w:r>
      <w:r w:rsidR="00767425" w:rsidRPr="00E456CB">
        <w:rPr>
          <w:rFonts w:hint="eastAsia"/>
          <w:rtl/>
        </w:rPr>
        <w:t>חוליית</w:t>
      </w:r>
      <w:r w:rsidR="00767425" w:rsidRPr="00E456CB">
        <w:rPr>
          <w:rtl/>
        </w:rPr>
        <w:t xml:space="preserve"> </w:t>
      </w:r>
      <w:r w:rsidR="00767425" w:rsidRPr="00E456CB">
        <w:rPr>
          <w:rFonts w:hint="eastAsia"/>
          <w:rtl/>
        </w:rPr>
        <w:t>האוקטובריסטים</w:t>
      </w:r>
      <w:r w:rsidR="00767425" w:rsidRPr="00E456CB">
        <w:rPr>
          <w:rtl/>
        </w:rPr>
        <w:t xml:space="preserve"> </w:t>
      </w:r>
      <w:r w:rsidR="00767425" w:rsidRPr="00E456CB">
        <w:rPr>
          <w:rFonts w:hint="eastAsia"/>
          <w:rtl/>
        </w:rPr>
        <w:t>הקטנים</w:t>
      </w:r>
      <w:r w:rsidR="00021253" w:rsidRPr="00E456CB">
        <w:rPr>
          <w:rtl/>
        </w:rPr>
        <w:t xml:space="preserve"> </w:t>
      </w:r>
      <w:r w:rsidRPr="00DD5F70">
        <w:rPr>
          <w:rFonts w:cs="Times New Roman"/>
          <w:rtl/>
        </w:rPr>
        <w:t>שבקרבם פיעמה השאיפה לשפר ולהשתפר</w:t>
      </w:r>
      <w:r w:rsidR="00021253" w:rsidRPr="00E456CB">
        <w:rPr>
          <w:rtl/>
        </w:rPr>
        <w:t xml:space="preserve">, </w:t>
      </w:r>
      <w:r w:rsidR="00021253" w:rsidRPr="00E456CB">
        <w:rPr>
          <w:rFonts w:hint="eastAsia"/>
          <w:rtl/>
        </w:rPr>
        <w:t>להיות</w:t>
      </w:r>
      <w:r w:rsidR="00021253" w:rsidRPr="00E456CB">
        <w:rPr>
          <w:rtl/>
        </w:rPr>
        <w:t xml:space="preserve"> </w:t>
      </w:r>
      <w:r w:rsidR="00021253" w:rsidRPr="00E456CB">
        <w:rPr>
          <w:rFonts w:hint="eastAsia"/>
          <w:rtl/>
        </w:rPr>
        <w:t>יאים</w:t>
      </w:r>
      <w:r w:rsidR="00021253" w:rsidRPr="00E456CB">
        <w:rPr>
          <w:rtl/>
        </w:rPr>
        <w:t xml:space="preserve"> </w:t>
      </w:r>
      <w:r w:rsidR="00021253" w:rsidRPr="00E456CB">
        <w:rPr>
          <w:rFonts w:hint="eastAsia"/>
          <w:rtl/>
        </w:rPr>
        <w:t>לאתגרים</w:t>
      </w:r>
      <w:r w:rsidR="00021253" w:rsidRPr="00E456CB">
        <w:rPr>
          <w:rtl/>
        </w:rPr>
        <w:t xml:space="preserve"> </w:t>
      </w:r>
      <w:r w:rsidR="00021253" w:rsidRPr="00E456CB">
        <w:rPr>
          <w:rFonts w:hint="eastAsia"/>
          <w:rtl/>
        </w:rPr>
        <w:t>החברתיים</w:t>
      </w:r>
      <w:r w:rsidR="00021253" w:rsidRPr="00E456CB">
        <w:rPr>
          <w:rtl/>
        </w:rPr>
        <w:t xml:space="preserve">, </w:t>
      </w:r>
      <w:r w:rsidR="00021253" w:rsidRPr="00E456CB">
        <w:rPr>
          <w:rFonts w:hint="eastAsia"/>
          <w:rtl/>
        </w:rPr>
        <w:t>הקונסטרוקציוניים</w:t>
      </w:r>
      <w:r w:rsidR="00021253" w:rsidRPr="00E456CB">
        <w:rPr>
          <w:rtl/>
        </w:rPr>
        <w:t xml:space="preserve"> </w:t>
      </w:r>
      <w:r w:rsidR="00021253" w:rsidRPr="00E456CB">
        <w:rPr>
          <w:rFonts w:hint="eastAsia"/>
          <w:rtl/>
        </w:rPr>
        <w:t>והמדעיים</w:t>
      </w:r>
      <w:r w:rsidR="00021253" w:rsidRPr="00E456CB">
        <w:rPr>
          <w:rtl/>
        </w:rPr>
        <w:t xml:space="preserve"> </w:t>
      </w:r>
      <w:r w:rsidR="00021253" w:rsidRPr="00E456CB">
        <w:rPr>
          <w:rFonts w:hint="eastAsia"/>
          <w:rtl/>
        </w:rPr>
        <w:t>העומדים</w:t>
      </w:r>
      <w:r w:rsidR="00021253" w:rsidRPr="00E456CB">
        <w:rPr>
          <w:rtl/>
        </w:rPr>
        <w:t xml:space="preserve"> </w:t>
      </w:r>
      <w:r w:rsidR="00021253" w:rsidRPr="00E456CB">
        <w:rPr>
          <w:rFonts w:hint="eastAsia"/>
          <w:rtl/>
        </w:rPr>
        <w:t>בפניהם</w:t>
      </w:r>
      <w:r w:rsidR="00021253" w:rsidRPr="00E456CB">
        <w:rPr>
          <w:rtl/>
        </w:rPr>
        <w:t>.</w:t>
      </w:r>
      <w:r>
        <w:rPr>
          <w:rFonts w:hint="cs"/>
          <w:rtl/>
        </w:rPr>
        <w:t xml:space="preserve"> </w:t>
      </w:r>
      <w:r w:rsidR="00767425" w:rsidRPr="00E456CB">
        <w:rPr>
          <w:rFonts w:cs="Times New Roman" w:hint="eastAsia"/>
          <w:rtl/>
        </w:rPr>
        <w:t>מיכאיל</w:t>
      </w:r>
      <w:r w:rsidR="00767425" w:rsidRPr="00E456CB">
        <w:rPr>
          <w:rFonts w:cs="Times New Roman"/>
          <w:rtl/>
        </w:rPr>
        <w:t xml:space="preserve"> דמיטריוביץ' ה</w:t>
      </w:r>
      <w:r w:rsidR="00767425" w:rsidRPr="00E456CB">
        <w:rPr>
          <w:rFonts w:cs="Times New Roman" w:hint="eastAsia"/>
          <w:rtl/>
        </w:rPr>
        <w:t>מורה</w:t>
      </w:r>
      <w:r w:rsidR="00767425" w:rsidRPr="00E456CB">
        <w:rPr>
          <w:rFonts w:cs="Times New Roman"/>
          <w:rtl/>
        </w:rPr>
        <w:t xml:space="preserve"> </w:t>
      </w:r>
      <w:r w:rsidR="00767425" w:rsidRPr="00E456CB">
        <w:rPr>
          <w:rFonts w:cs="Times New Roman" w:hint="eastAsia"/>
          <w:rtl/>
        </w:rPr>
        <w:t>האהוב</w:t>
      </w:r>
      <w:r w:rsidR="00767425" w:rsidRPr="00E456CB">
        <w:rPr>
          <w:rFonts w:cs="Times New Roman"/>
          <w:rtl/>
        </w:rPr>
        <w:t xml:space="preserve"> הוא זה שהצמיד </w:t>
      </w:r>
      <w:r w:rsidRPr="00DD5F70">
        <w:rPr>
          <w:rFonts w:cs="Times New Roman"/>
          <w:rtl/>
        </w:rPr>
        <w:t xml:space="preserve">בטקס חגיגי </w:t>
      </w:r>
      <w:r w:rsidR="00767425" w:rsidRPr="00E456CB">
        <w:rPr>
          <w:rFonts w:cs="Times New Roman"/>
          <w:rtl/>
        </w:rPr>
        <w:t>אל חז</w:t>
      </w:r>
      <w:r>
        <w:rPr>
          <w:rFonts w:cs="Times New Roman" w:hint="cs"/>
          <w:rtl/>
        </w:rPr>
        <w:t>ם</w:t>
      </w:r>
      <w:r w:rsidR="00767425" w:rsidRPr="00E456CB">
        <w:rPr>
          <w:rFonts w:cs="Times New Roman"/>
          <w:rtl/>
        </w:rPr>
        <w:t xml:space="preserve"> הרוטט את הכוכב האדום, עם פניו הנאות של לנין הילד במרכזו.</w:t>
      </w:r>
    </w:p>
    <w:p w14:paraId="0AAAD82C" w14:textId="3C48D957" w:rsidR="00767425" w:rsidRPr="00E456CB" w:rsidRDefault="006C52C7" w:rsidP="00767425">
      <w:pPr>
        <w:rPr>
          <w:rFonts w:cs="Times New Roman"/>
          <w:rtl/>
        </w:rPr>
      </w:pPr>
      <w:r w:rsidRPr="00E456CB">
        <w:rPr>
          <w:rFonts w:cs="Times New Roman" w:hint="eastAsia"/>
          <w:rtl/>
        </w:rPr>
        <w:t>ו</w:t>
      </w:r>
      <w:r w:rsidR="00767425" w:rsidRPr="00E456CB">
        <w:rPr>
          <w:rFonts w:cs="Times New Roman"/>
          <w:rtl/>
        </w:rPr>
        <w:t xml:space="preserve">יום אחד, בעיצומו של חורף קשה </w:t>
      </w:r>
      <w:r w:rsidRPr="00E456CB">
        <w:rPr>
          <w:rFonts w:cs="Times New Roman"/>
          <w:rtl/>
        </w:rPr>
        <w:t xml:space="preserve">וסוער, </w:t>
      </w:r>
      <w:r w:rsidR="00783148">
        <w:rPr>
          <w:rFonts w:cs="Times New Roman" w:hint="cs"/>
          <w:rtl/>
        </w:rPr>
        <w:t>מורם האהוב</w:t>
      </w:r>
      <w:r w:rsidRPr="00E456CB">
        <w:rPr>
          <w:rFonts w:cs="Times New Roman"/>
          <w:rtl/>
        </w:rPr>
        <w:t xml:space="preserve"> לא הגיע לכיתה. הם </w:t>
      </w:r>
      <w:r w:rsidRPr="00E456CB">
        <w:rPr>
          <w:rFonts w:cs="Times New Roman" w:hint="eastAsia"/>
          <w:rtl/>
        </w:rPr>
        <w:t>נתקל</w:t>
      </w:r>
      <w:r w:rsidR="00767425" w:rsidRPr="00E456CB">
        <w:rPr>
          <w:rFonts w:cs="Times New Roman"/>
          <w:rtl/>
        </w:rPr>
        <w:t xml:space="preserve">ו </w:t>
      </w:r>
      <w:r w:rsidRPr="00E456CB">
        <w:rPr>
          <w:rFonts w:cs="Times New Roman" w:hint="eastAsia"/>
          <w:rtl/>
        </w:rPr>
        <w:t>ב</w:t>
      </w:r>
      <w:r w:rsidR="00767425" w:rsidRPr="00E456CB">
        <w:rPr>
          <w:rFonts w:cs="Times New Roman"/>
          <w:rtl/>
        </w:rPr>
        <w:t xml:space="preserve">ו מאוחר יותר, </w:t>
      </w:r>
      <w:r w:rsidR="00DD5F70">
        <w:rPr>
          <w:rFonts w:cs="Times New Roman" w:hint="cs"/>
          <w:rtl/>
        </w:rPr>
        <w:t>על</w:t>
      </w:r>
      <w:r w:rsidR="00767425" w:rsidRPr="00E456CB">
        <w:rPr>
          <w:rFonts w:cs="Times New Roman"/>
          <w:rtl/>
        </w:rPr>
        <w:t xml:space="preserve"> גדת הנ</w:t>
      </w:r>
      <w:r w:rsidR="00767425" w:rsidRPr="00E456CB">
        <w:rPr>
          <w:rFonts w:cs="Times New Roman" w:hint="eastAsia"/>
          <w:rtl/>
        </w:rPr>
        <w:t>י</w:t>
      </w:r>
      <w:r w:rsidR="00767425" w:rsidRPr="00E456CB">
        <w:rPr>
          <w:rFonts w:cs="Times New Roman"/>
          <w:rtl/>
        </w:rPr>
        <w:t>י</w:t>
      </w:r>
      <w:r w:rsidR="00767425" w:rsidRPr="00E456CB">
        <w:rPr>
          <w:rFonts w:cs="Times New Roman" w:hint="eastAsia"/>
          <w:rtl/>
        </w:rPr>
        <w:t>ֶ</w:t>
      </w:r>
      <w:r w:rsidR="00767425" w:rsidRPr="00E456CB">
        <w:rPr>
          <w:rFonts w:cs="Times New Roman"/>
          <w:rtl/>
        </w:rPr>
        <w:t>ב</w:t>
      </w:r>
      <w:r w:rsidR="00767425" w:rsidRPr="00E456CB">
        <w:rPr>
          <w:rFonts w:cs="Times New Roman" w:hint="eastAsia"/>
          <w:rtl/>
        </w:rPr>
        <w:t>ָ</w:t>
      </w:r>
      <w:r w:rsidR="00767425" w:rsidRPr="00E456CB">
        <w:rPr>
          <w:rFonts w:cs="Times New Roman"/>
          <w:rtl/>
        </w:rPr>
        <w:t>ה</w:t>
      </w:r>
      <w:r w:rsidR="00E35084">
        <w:rPr>
          <w:rFonts w:cs="Times New Roman" w:hint="cs"/>
          <w:rtl/>
        </w:rPr>
        <w:t>,</w:t>
      </w:r>
      <w:r w:rsidR="00DD5F70">
        <w:rPr>
          <w:rFonts w:cs="Times New Roman" w:hint="cs"/>
          <w:rtl/>
        </w:rPr>
        <w:t xml:space="preserve"> </w:t>
      </w:r>
      <w:r w:rsidR="00767425" w:rsidRPr="00E456CB">
        <w:rPr>
          <w:rFonts w:cs="Times New Roman"/>
          <w:rtl/>
        </w:rPr>
        <w:t xml:space="preserve">והם, </w:t>
      </w:r>
      <w:r w:rsidR="00DD5F70">
        <w:rPr>
          <w:rFonts w:cs="Times New Roman" w:hint="cs"/>
          <w:rtl/>
        </w:rPr>
        <w:t xml:space="preserve">חברי </w:t>
      </w:r>
      <w:r w:rsidR="00767425" w:rsidRPr="00E456CB">
        <w:rPr>
          <w:rFonts w:cs="Times New Roman"/>
          <w:rtl/>
        </w:rPr>
        <w:t>חוליות האוקטובריסטים</w:t>
      </w:r>
      <w:r w:rsidR="006B6AAA">
        <w:rPr>
          <w:rFonts w:cs="Times New Roman"/>
          <w:rtl/>
        </w:rPr>
        <w:t xml:space="preserve"> </w:t>
      </w:r>
      <w:r w:rsidR="00DD5F70" w:rsidRPr="00DD5F70">
        <w:rPr>
          <w:rFonts w:cs="Times New Roman"/>
          <w:rtl/>
        </w:rPr>
        <w:t>הכמהים להיות ראויים, החישו פעמיהם בעקבותיו</w:t>
      </w:r>
      <w:r w:rsidR="00767425" w:rsidRPr="00E456CB">
        <w:rPr>
          <w:rFonts w:cs="Times New Roman"/>
          <w:rtl/>
        </w:rPr>
        <w:t>, תיקיהם מקפצים על גבם ופת</w:t>
      </w:r>
      <w:r w:rsidR="00DD5F70">
        <w:rPr>
          <w:rFonts w:cs="Times New Roman" w:hint="cs"/>
          <w:rtl/>
        </w:rPr>
        <w:t>ו</w:t>
      </w:r>
      <w:r w:rsidR="00767425" w:rsidRPr="00E456CB">
        <w:rPr>
          <w:rFonts w:cs="Times New Roman"/>
          <w:rtl/>
        </w:rPr>
        <w:t xml:space="preserve">תי שלג קודחים בפניהם חורים קטנים. </w:t>
      </w:r>
    </w:p>
    <w:p w14:paraId="3FE3D98D" w14:textId="640F3608" w:rsidR="00767425" w:rsidRPr="00E456CB" w:rsidRDefault="006C52C7" w:rsidP="00456566">
      <w:pPr>
        <w:rPr>
          <w:rtl/>
        </w:rPr>
      </w:pPr>
      <w:r w:rsidRPr="00E456CB">
        <w:rPr>
          <w:rtl/>
        </w:rPr>
        <w:t>"מתגעגע</w:t>
      </w:r>
      <w:r w:rsidR="001F17D7">
        <w:rPr>
          <w:rFonts w:hint="cs"/>
          <w:rtl/>
        </w:rPr>
        <w:t>, אחי</w:t>
      </w:r>
      <w:r w:rsidR="005461B8" w:rsidRPr="00E456CB">
        <w:rPr>
          <w:rtl/>
        </w:rPr>
        <w:t xml:space="preserve">?" </w:t>
      </w:r>
      <w:r w:rsidR="00783148">
        <w:rPr>
          <w:rFonts w:hint="cs"/>
          <w:rtl/>
        </w:rPr>
        <w:t>[</w:t>
      </w:r>
      <w:r w:rsidR="005461B8" w:rsidRPr="00E456CB">
        <w:rPr>
          <w:rtl/>
        </w:rPr>
        <w:t xml:space="preserve">הוא לא היה מסוגל לתאר לעצמו לא לשוב </w:t>
      </w:r>
      <w:r w:rsidR="00717706" w:rsidRPr="00E456CB">
        <w:rPr>
          <w:rFonts w:hint="eastAsia"/>
          <w:rtl/>
        </w:rPr>
        <w:t>הביתה</w:t>
      </w:r>
      <w:r w:rsidR="00717706" w:rsidRPr="00E456CB">
        <w:rPr>
          <w:rtl/>
        </w:rPr>
        <w:t xml:space="preserve"> </w:t>
      </w:r>
      <w:r w:rsidR="00717706" w:rsidRPr="00E456CB">
        <w:rPr>
          <w:rFonts w:hint="eastAsia"/>
          <w:rtl/>
        </w:rPr>
        <w:t>לעולם</w:t>
      </w:r>
      <w:r w:rsidR="005461B8" w:rsidRPr="00E456CB">
        <w:rPr>
          <w:rtl/>
        </w:rPr>
        <w:t xml:space="preserve">, </w:t>
      </w:r>
      <w:r w:rsidR="005461B8" w:rsidRPr="00E456CB">
        <w:rPr>
          <w:rFonts w:hint="eastAsia"/>
          <w:rtl/>
        </w:rPr>
        <w:t>להתגעגע</w:t>
      </w:r>
      <w:r w:rsidR="005461B8" w:rsidRPr="00E456CB">
        <w:rPr>
          <w:rtl/>
        </w:rPr>
        <w:t xml:space="preserve"> </w:t>
      </w:r>
      <w:r w:rsidR="005461B8" w:rsidRPr="00E456CB">
        <w:rPr>
          <w:rFonts w:hint="eastAsia"/>
          <w:rtl/>
        </w:rPr>
        <w:t>עד</w:t>
      </w:r>
      <w:r w:rsidR="005461B8" w:rsidRPr="00E456CB">
        <w:rPr>
          <w:rtl/>
        </w:rPr>
        <w:t xml:space="preserve"> </w:t>
      </w:r>
      <w:r w:rsidR="005461B8" w:rsidRPr="00E456CB">
        <w:rPr>
          <w:rFonts w:hint="eastAsia"/>
          <w:rtl/>
        </w:rPr>
        <w:t>כלות</w:t>
      </w:r>
      <w:r w:rsidR="005461B8" w:rsidRPr="00E456CB">
        <w:rPr>
          <w:rtl/>
        </w:rPr>
        <w:t>.</w:t>
      </w:r>
      <w:r w:rsidR="00783148">
        <w:rPr>
          <w:rFonts w:hint="cs"/>
          <w:rtl/>
        </w:rPr>
        <w:t>]</w:t>
      </w:r>
    </w:p>
    <w:p w14:paraId="1FBB88DC" w14:textId="58E6253C" w:rsidR="005461B8" w:rsidRDefault="005461B8" w:rsidP="00456566">
      <w:pPr>
        <w:rPr>
          <w:rtl/>
        </w:rPr>
      </w:pPr>
      <w:r w:rsidRPr="00E456CB">
        <w:rPr>
          <w:rFonts w:hint="eastAsia"/>
          <w:rtl/>
        </w:rPr>
        <w:t>ארקדי</w:t>
      </w:r>
      <w:r w:rsidRPr="00E456CB">
        <w:rPr>
          <w:rtl/>
        </w:rPr>
        <w:t xml:space="preserve"> נענע בנחרצות בראשו.</w:t>
      </w:r>
      <w:r w:rsidR="009564E3" w:rsidRPr="00E456CB">
        <w:rPr>
          <w:rtl/>
        </w:rPr>
        <w:t xml:space="preserve"> </w:t>
      </w:r>
      <w:r w:rsidR="00BE22F8" w:rsidRPr="00E456CB">
        <w:rPr>
          <w:rtl/>
        </w:rPr>
        <w:t xml:space="preserve">ברור שאלכס יתגעגע למקומות, </w:t>
      </w:r>
      <w:r w:rsidR="00783148">
        <w:rPr>
          <w:rFonts w:hint="cs"/>
          <w:rtl/>
        </w:rPr>
        <w:t>הוא שמ</w:t>
      </w:r>
      <w:r w:rsidR="00BE22F8" w:rsidRPr="00E456CB">
        <w:rPr>
          <w:rtl/>
        </w:rPr>
        <w:t xml:space="preserve">עולם לא </w:t>
      </w:r>
      <w:r w:rsidR="00783148">
        <w:rPr>
          <w:rFonts w:hint="cs"/>
          <w:rtl/>
        </w:rPr>
        <w:t xml:space="preserve">חש </w:t>
      </w:r>
      <w:r w:rsidR="00BE22F8" w:rsidRPr="00E456CB">
        <w:rPr>
          <w:rtl/>
        </w:rPr>
        <w:t xml:space="preserve">דחייה </w:t>
      </w:r>
      <w:r w:rsidR="005C39D0" w:rsidRPr="00E456CB">
        <w:rPr>
          <w:rFonts w:hint="eastAsia"/>
          <w:rtl/>
        </w:rPr>
        <w:t>ו</w:t>
      </w:r>
      <w:r w:rsidR="00BE22F8" w:rsidRPr="00E456CB">
        <w:rPr>
          <w:rFonts w:hint="eastAsia"/>
          <w:rtl/>
        </w:rPr>
        <w:t>פחד</w:t>
      </w:r>
      <w:r w:rsidR="00BE22F8" w:rsidRPr="00E456CB">
        <w:rPr>
          <w:rtl/>
        </w:rPr>
        <w:t xml:space="preserve">, </w:t>
      </w:r>
      <w:r w:rsidR="00BE22F8" w:rsidRPr="00E456CB">
        <w:rPr>
          <w:rFonts w:hint="eastAsia"/>
          <w:rtl/>
        </w:rPr>
        <w:t>הלוואי</w:t>
      </w:r>
      <w:r w:rsidR="00BE22F8" w:rsidRPr="00E456CB">
        <w:rPr>
          <w:rtl/>
        </w:rPr>
        <w:t xml:space="preserve"> </w:t>
      </w:r>
      <w:r w:rsidR="00420563">
        <w:rPr>
          <w:rFonts w:hint="cs"/>
          <w:rtl/>
        </w:rPr>
        <w:t>ש</w:t>
      </w:r>
      <w:r w:rsidR="00BE22F8" w:rsidRPr="00E456CB">
        <w:rPr>
          <w:rFonts w:hint="eastAsia"/>
          <w:rtl/>
        </w:rPr>
        <w:t>היה</w:t>
      </w:r>
      <w:r w:rsidR="00BE22F8" w:rsidRPr="00E456CB">
        <w:rPr>
          <w:rtl/>
        </w:rPr>
        <w:t xml:space="preserve"> </w:t>
      </w:r>
      <w:r w:rsidR="00BE22F8" w:rsidRPr="00E456CB">
        <w:rPr>
          <w:rFonts w:hint="eastAsia"/>
          <w:rtl/>
        </w:rPr>
        <w:t>מישהו</w:t>
      </w:r>
      <w:r w:rsidR="00BE22F8" w:rsidRPr="00E456CB">
        <w:rPr>
          <w:rtl/>
        </w:rPr>
        <w:t xml:space="preserve"> </w:t>
      </w:r>
      <w:r w:rsidR="00BE22F8" w:rsidRPr="00E456CB">
        <w:rPr>
          <w:rFonts w:hint="eastAsia"/>
          <w:rtl/>
        </w:rPr>
        <w:t>בעולם</w:t>
      </w:r>
      <w:r w:rsidR="00BE22F8" w:rsidRPr="00E456CB">
        <w:rPr>
          <w:rtl/>
        </w:rPr>
        <w:t xml:space="preserve"> </w:t>
      </w:r>
      <w:r w:rsidR="00BE22F8" w:rsidRPr="00E456CB">
        <w:rPr>
          <w:rFonts w:hint="eastAsia"/>
          <w:rtl/>
        </w:rPr>
        <w:t>הזה</w:t>
      </w:r>
      <w:r w:rsidR="00BE22F8" w:rsidRPr="00E456CB">
        <w:rPr>
          <w:rtl/>
        </w:rPr>
        <w:t xml:space="preserve"> </w:t>
      </w:r>
      <w:r w:rsidR="00BE22F8" w:rsidRPr="00E456CB">
        <w:rPr>
          <w:rFonts w:hint="eastAsia"/>
          <w:rtl/>
        </w:rPr>
        <w:t>מבין</w:t>
      </w:r>
      <w:r w:rsidR="00BE22F8" w:rsidRPr="00E456CB">
        <w:rPr>
          <w:rtl/>
        </w:rPr>
        <w:t xml:space="preserve"> </w:t>
      </w:r>
      <w:r w:rsidR="00BE22F8" w:rsidRPr="00E456CB">
        <w:rPr>
          <w:rFonts w:hint="eastAsia"/>
          <w:rtl/>
        </w:rPr>
        <w:t>אותי</w:t>
      </w:r>
      <w:r w:rsidR="00BE22F8" w:rsidRPr="00E456CB">
        <w:rPr>
          <w:rtl/>
        </w:rPr>
        <w:t>,</w:t>
      </w:r>
      <w:r w:rsidR="00783148">
        <w:rPr>
          <w:rFonts w:hint="cs"/>
          <w:rtl/>
        </w:rPr>
        <w:t xml:space="preserve"> חשב</w:t>
      </w:r>
      <w:bookmarkStart w:id="62" w:name="_Hlk529034861"/>
      <w:r w:rsidR="0089431B">
        <w:rPr>
          <w:rFonts w:hint="cs"/>
          <w:rtl/>
        </w:rPr>
        <w:t xml:space="preserve"> לפני שנזכר שיש לחסוך </w:t>
      </w:r>
      <w:r w:rsidR="00955445">
        <w:rPr>
          <w:rFonts w:hint="cs"/>
          <w:rtl/>
        </w:rPr>
        <w:t>ב</w:t>
      </w:r>
      <w:r w:rsidR="0089431B">
        <w:rPr>
          <w:rFonts w:hint="cs"/>
          <w:rtl/>
        </w:rPr>
        <w:t>עוצמת המילה</w:t>
      </w:r>
      <w:bookmarkEnd w:id="62"/>
      <w:r w:rsidR="00783148">
        <w:rPr>
          <w:rFonts w:hint="cs"/>
          <w:rtl/>
        </w:rPr>
        <w:t>,</w:t>
      </w:r>
      <w:r w:rsidR="00BE22F8" w:rsidRPr="00E456CB">
        <w:rPr>
          <w:rtl/>
        </w:rPr>
        <w:t xml:space="preserve"> </w:t>
      </w:r>
      <w:r w:rsidR="00BE22F8" w:rsidRPr="00E456CB">
        <w:rPr>
          <w:rFonts w:hint="eastAsia"/>
          <w:rtl/>
        </w:rPr>
        <w:t>הלוואי</w:t>
      </w:r>
      <w:r w:rsidR="00BE22F8" w:rsidRPr="00E456CB">
        <w:rPr>
          <w:rtl/>
        </w:rPr>
        <w:t xml:space="preserve"> </w:t>
      </w:r>
      <w:r w:rsidR="00420563">
        <w:rPr>
          <w:rFonts w:hint="cs"/>
          <w:rtl/>
        </w:rPr>
        <w:t>ש</w:t>
      </w:r>
      <w:r w:rsidR="00BE22F8" w:rsidRPr="00E456CB">
        <w:rPr>
          <w:rFonts w:hint="eastAsia"/>
          <w:rtl/>
        </w:rPr>
        <w:t>זה</w:t>
      </w:r>
      <w:r w:rsidR="00BE22F8" w:rsidRPr="00E456CB">
        <w:rPr>
          <w:rtl/>
        </w:rPr>
        <w:t xml:space="preserve"> </w:t>
      </w:r>
      <w:r w:rsidR="00BE22F8" w:rsidRPr="00E456CB">
        <w:rPr>
          <w:rFonts w:hint="eastAsia"/>
          <w:rtl/>
        </w:rPr>
        <w:t>היה</w:t>
      </w:r>
      <w:r w:rsidR="00BE22F8" w:rsidRPr="00E456CB">
        <w:rPr>
          <w:rtl/>
        </w:rPr>
        <w:t xml:space="preserve"> </w:t>
      </w:r>
      <w:r w:rsidR="00BE22F8" w:rsidRPr="00E456CB">
        <w:rPr>
          <w:rFonts w:hint="eastAsia"/>
          <w:rtl/>
        </w:rPr>
        <w:t>אלכס</w:t>
      </w:r>
      <w:r w:rsidR="00BE22F8" w:rsidRPr="00E456CB">
        <w:rPr>
          <w:rtl/>
        </w:rPr>
        <w:t>.</w:t>
      </w:r>
    </w:p>
    <w:p w14:paraId="63227F28" w14:textId="4F743CEB" w:rsidR="007758EE" w:rsidRDefault="007758EE" w:rsidP="00456566">
      <w:pPr>
        <w:rPr>
          <w:rtl/>
        </w:rPr>
      </w:pPr>
      <w:r w:rsidRPr="00CD067C">
        <w:rPr>
          <w:rtl/>
        </w:rPr>
        <w:t>"חכה רגע, אני כבר חוזר."</w:t>
      </w:r>
    </w:p>
    <w:p w14:paraId="3D75136C" w14:textId="5E50704C" w:rsidR="007758EE" w:rsidRPr="00CD067C" w:rsidRDefault="00E35084" w:rsidP="00333A6C">
      <w:pPr>
        <w:rPr>
          <w:rtl/>
        </w:rPr>
      </w:pPr>
      <w:r w:rsidRPr="00E35084">
        <w:rPr>
          <w:rFonts w:cs="Times New Roman"/>
          <w:rtl/>
        </w:rPr>
        <w:lastRenderedPageBreak/>
        <w:t xml:space="preserve">אלכס נשאר לבדו על המיטה. </w:t>
      </w:r>
      <w:r w:rsidR="007758EE" w:rsidRPr="00CD067C">
        <w:rPr>
          <w:rtl/>
        </w:rPr>
        <w:t>רק הבד הדק של התחתונים ו</w:t>
      </w:r>
      <w:r w:rsidR="00456566">
        <w:rPr>
          <w:rtl/>
        </w:rPr>
        <w:t>המכנסיים הקצר</w:t>
      </w:r>
      <w:r w:rsidR="00456566">
        <w:rPr>
          <w:rFonts w:hint="cs"/>
          <w:rtl/>
        </w:rPr>
        <w:t>ים</w:t>
      </w:r>
      <w:r w:rsidR="00CF7B25">
        <w:rPr>
          <w:rtl/>
        </w:rPr>
        <w:t xml:space="preserve"> הפריד</w:t>
      </w:r>
      <w:r w:rsidR="00456566">
        <w:rPr>
          <w:rFonts w:hint="cs"/>
          <w:rtl/>
        </w:rPr>
        <w:t>ו</w:t>
      </w:r>
      <w:r w:rsidR="007758EE" w:rsidRPr="00CD067C">
        <w:rPr>
          <w:rtl/>
        </w:rPr>
        <w:t xml:space="preserve"> בי</w:t>
      </w:r>
      <w:r w:rsidR="00333A6C">
        <w:rPr>
          <w:rFonts w:hint="cs"/>
          <w:rtl/>
        </w:rPr>
        <w:t xml:space="preserve">ן גופו </w:t>
      </w:r>
      <w:r w:rsidR="007758EE" w:rsidRPr="00CD067C">
        <w:rPr>
          <w:rtl/>
        </w:rPr>
        <w:t>לבין הסדין הקמוט משנת הלילה של ארקדי</w:t>
      </w:r>
      <w:r w:rsidR="00DD5F70">
        <w:rPr>
          <w:rFonts w:hint="cs"/>
          <w:rtl/>
        </w:rPr>
        <w:t>,</w:t>
      </w:r>
      <w:r w:rsidR="00333A6C">
        <w:rPr>
          <w:rFonts w:hint="cs"/>
          <w:rtl/>
        </w:rPr>
        <w:t xml:space="preserve"> אפילו עור</w:t>
      </w:r>
      <w:r w:rsidR="00783148">
        <w:rPr>
          <w:rFonts w:hint="cs"/>
          <w:rtl/>
        </w:rPr>
        <w:t>ו</w:t>
      </w:r>
      <w:r w:rsidR="00333A6C">
        <w:rPr>
          <w:rFonts w:hint="cs"/>
          <w:rtl/>
        </w:rPr>
        <w:t xml:space="preserve"> כבר קולף ברובו.</w:t>
      </w:r>
    </w:p>
    <w:p w14:paraId="4F76F3AB" w14:textId="327EC81C" w:rsidR="007758EE" w:rsidRPr="00CD067C" w:rsidRDefault="007758EE" w:rsidP="00A0294C">
      <w:pPr>
        <w:rPr>
          <w:rtl/>
        </w:rPr>
      </w:pPr>
      <w:r w:rsidRPr="00CD067C">
        <w:rPr>
          <w:rtl/>
        </w:rPr>
        <w:t xml:space="preserve">כשארקדי חזר ובידו ספל זכוכית מצהיב מלא מים ושפופרת פולידין, גופו של אלכס בער בכאבים </w:t>
      </w:r>
      <w:r w:rsidR="008909C0" w:rsidRPr="008909C0">
        <w:rPr>
          <w:rFonts w:cs="Times New Roman"/>
          <w:rtl/>
        </w:rPr>
        <w:t>חדים ו</w:t>
      </w:r>
      <w:r w:rsidR="00B50AD5">
        <w:rPr>
          <w:rFonts w:cs="Times New Roman" w:hint="cs"/>
          <w:rtl/>
        </w:rPr>
        <w:t>ב</w:t>
      </w:r>
      <w:r w:rsidR="008909C0" w:rsidRPr="008909C0">
        <w:rPr>
          <w:rFonts w:cs="Times New Roman"/>
          <w:rtl/>
        </w:rPr>
        <w:t xml:space="preserve">כאבים </w:t>
      </w:r>
      <w:r w:rsidR="00CF78D8">
        <w:rPr>
          <w:rFonts w:cs="Times New Roman" w:hint="cs"/>
          <w:rtl/>
        </w:rPr>
        <w:t>ק</w:t>
      </w:r>
      <w:r w:rsidR="008909C0" w:rsidRPr="008909C0">
        <w:rPr>
          <w:rFonts w:cs="Times New Roman"/>
          <w:rtl/>
        </w:rPr>
        <w:t xml:space="preserve">הים, </w:t>
      </w:r>
      <w:r w:rsidR="00B50AD5">
        <w:rPr>
          <w:rFonts w:cs="Times New Roman" w:hint="cs"/>
          <w:rtl/>
        </w:rPr>
        <w:t>[</w:t>
      </w:r>
      <w:r w:rsidR="00CF78D8">
        <w:rPr>
          <w:rFonts w:cs="Times New Roman" w:hint="cs"/>
          <w:rtl/>
        </w:rPr>
        <w:t>ש</w:t>
      </w:r>
      <w:r w:rsidR="008909C0" w:rsidRPr="008909C0">
        <w:rPr>
          <w:rFonts w:cs="Times New Roman"/>
          <w:rtl/>
        </w:rPr>
        <w:t>פעמ</w:t>
      </w:r>
      <w:r w:rsidR="00CF78D8">
        <w:rPr>
          <w:rFonts w:cs="Times New Roman" w:hint="cs"/>
          <w:rtl/>
        </w:rPr>
        <w:t>ו</w:t>
      </w:r>
      <w:r w:rsidR="008909C0" w:rsidRPr="008909C0">
        <w:rPr>
          <w:rFonts w:cs="Times New Roman"/>
          <w:rtl/>
        </w:rPr>
        <w:t xml:space="preserve"> באיטיות ממעמקי גופו ו</w:t>
      </w:r>
      <w:r w:rsidR="00CF78D8">
        <w:rPr>
          <w:rFonts w:cs="Times New Roman" w:hint="cs"/>
          <w:rtl/>
        </w:rPr>
        <w:t>ה</w:t>
      </w:r>
      <w:r w:rsidR="008909C0" w:rsidRPr="008909C0">
        <w:rPr>
          <w:rFonts w:cs="Times New Roman"/>
          <w:rtl/>
        </w:rPr>
        <w:t>פליג</w:t>
      </w:r>
      <w:r w:rsidR="00CF78D8">
        <w:rPr>
          <w:rFonts w:cs="Times New Roman" w:hint="cs"/>
          <w:rtl/>
        </w:rPr>
        <w:t>ו</w:t>
      </w:r>
      <w:r w:rsidR="008909C0" w:rsidRPr="008909C0">
        <w:rPr>
          <w:rFonts w:cs="Times New Roman"/>
          <w:rtl/>
        </w:rPr>
        <w:t xml:space="preserve"> החוצה</w:t>
      </w:r>
      <w:r w:rsidR="002536EA">
        <w:rPr>
          <w:rFonts w:cs="Times New Roman" w:hint="cs"/>
          <w:rtl/>
        </w:rPr>
        <w:t xml:space="preserve"> </w:t>
      </w:r>
      <w:r w:rsidR="002536EA" w:rsidRPr="002536EA">
        <w:rPr>
          <w:rFonts w:cs="Times New Roman"/>
          <w:rtl/>
        </w:rPr>
        <w:t>והלאה</w:t>
      </w:r>
      <w:r w:rsidR="00B50AD5">
        <w:rPr>
          <w:rFonts w:cs="Times New Roman" w:hint="cs"/>
          <w:rtl/>
        </w:rPr>
        <w:t xml:space="preserve"> </w:t>
      </w:r>
      <w:r w:rsidR="002536EA" w:rsidRPr="002536EA">
        <w:rPr>
          <w:rFonts w:cs="Times New Roman"/>
          <w:rtl/>
        </w:rPr>
        <w:t>עד לעור הפצוע ול</w:t>
      </w:r>
      <w:r w:rsidR="004C59E0">
        <w:rPr>
          <w:rFonts w:cs="Times New Roman"/>
          <w:rtl/>
        </w:rPr>
        <w:t>אוויר</w:t>
      </w:r>
      <w:r w:rsidR="002536EA" w:rsidRPr="002536EA">
        <w:rPr>
          <w:rFonts w:cs="Times New Roman"/>
          <w:rtl/>
        </w:rPr>
        <w:t xml:space="preserve"> שארקדי נשם מדי לילה / ולפלומת השיער האפרוחית שספגה],</w:t>
      </w:r>
      <w:r w:rsidR="008909C0" w:rsidRPr="008909C0">
        <w:rPr>
          <w:rFonts w:cs="Times New Roman"/>
          <w:rtl/>
        </w:rPr>
        <w:t xml:space="preserve"> </w:t>
      </w:r>
      <w:r w:rsidR="00B50AD5" w:rsidRPr="00B50AD5">
        <w:rPr>
          <w:rFonts w:cs="Times New Roman"/>
          <w:rtl/>
        </w:rPr>
        <w:t>לא כולם</w:t>
      </w:r>
      <w:r w:rsidR="00DD5F70" w:rsidRPr="00DD5F70">
        <w:rPr>
          <w:rFonts w:cs="Times New Roman"/>
          <w:rtl/>
        </w:rPr>
        <w:t xml:space="preserve"> מקורם בקטטה ו</w:t>
      </w:r>
      <w:r w:rsidR="0069680F">
        <w:rPr>
          <w:rFonts w:cs="Times New Roman" w:hint="cs"/>
          <w:rtl/>
        </w:rPr>
        <w:t>ב</w:t>
      </w:r>
      <w:r w:rsidR="00CF78D8" w:rsidRPr="00CF78D8">
        <w:rPr>
          <w:rFonts w:cs="Times New Roman"/>
          <w:rtl/>
        </w:rPr>
        <w:t>מה</w:t>
      </w:r>
      <w:r w:rsidR="00DD5F70" w:rsidRPr="00DD5F70">
        <w:rPr>
          <w:rFonts w:cs="Times New Roman"/>
          <w:rtl/>
        </w:rPr>
        <w:t>לומות שניתכו עליו קודם</w:t>
      </w:r>
      <w:r w:rsidR="0069680F">
        <w:rPr>
          <w:rFonts w:cs="Times New Roman" w:hint="cs"/>
          <w:rtl/>
        </w:rPr>
        <w:t>.</w:t>
      </w:r>
      <w:r w:rsidR="00DD5F70" w:rsidRPr="00DD5F70">
        <w:rPr>
          <w:rFonts w:cs="Times New Roman"/>
          <w:rtl/>
        </w:rPr>
        <w:t xml:space="preserve"> והיו כאבים ממהלומות אחרות, שעדיין לא ניתכו</w:t>
      </w:r>
      <w:r w:rsidRPr="00CD067C">
        <w:rPr>
          <w:rtl/>
        </w:rPr>
        <w:t>.</w:t>
      </w:r>
    </w:p>
    <w:p w14:paraId="216ED45E" w14:textId="3174934F" w:rsidR="00410F21" w:rsidRDefault="00410F21" w:rsidP="00A0294C">
      <w:pPr>
        <w:rPr>
          <w:rtl/>
        </w:rPr>
      </w:pPr>
      <w:r>
        <w:rPr>
          <w:rFonts w:hint="cs"/>
          <w:rtl/>
        </w:rPr>
        <w:t xml:space="preserve">"זה באמת רעיון דבילי, טיולים מאורגנים לכלבים וחתולים," ארקדי </w:t>
      </w:r>
      <w:r w:rsidR="00FB22E1">
        <w:rPr>
          <w:rFonts w:hint="cs"/>
          <w:rtl/>
        </w:rPr>
        <w:t>הודה</w:t>
      </w:r>
      <w:r w:rsidR="008909C0" w:rsidRPr="008909C0">
        <w:rPr>
          <w:rFonts w:cs="Times New Roman"/>
          <w:rtl/>
        </w:rPr>
        <w:t xml:space="preserve"> כשנתן לו את המים</w:t>
      </w:r>
      <w:r>
        <w:rPr>
          <w:rFonts w:hint="cs"/>
          <w:rtl/>
        </w:rPr>
        <w:t>. "למה שכלב יתעניין במגדל אייפל</w:t>
      </w:r>
      <w:r w:rsidR="00A0294C">
        <w:rPr>
          <w:rFonts w:hint="cs"/>
          <w:rtl/>
        </w:rPr>
        <w:t>?</w:t>
      </w:r>
      <w:r>
        <w:rPr>
          <w:rFonts w:hint="cs"/>
          <w:rtl/>
        </w:rPr>
        <w:t>"</w:t>
      </w:r>
    </w:p>
    <w:p w14:paraId="33D5ED8B" w14:textId="4F811B50" w:rsidR="00410F21" w:rsidRDefault="00CF78D8" w:rsidP="00FB22E1">
      <w:pPr>
        <w:rPr>
          <w:rtl/>
        </w:rPr>
      </w:pPr>
      <w:r w:rsidRPr="00CF78D8">
        <w:rPr>
          <w:rFonts w:cs="Times New Roman"/>
          <w:rtl/>
        </w:rPr>
        <w:t>"אני גם רוצה טיול, באורך של שנה, אבל לא נוסע למקום</w:t>
      </w:r>
      <w:r w:rsidR="00420563">
        <w:rPr>
          <w:rFonts w:cs="Times New Roman" w:hint="cs"/>
          <w:rtl/>
        </w:rPr>
        <w:t>,</w:t>
      </w:r>
      <w:r w:rsidRPr="00CF78D8">
        <w:rPr>
          <w:rFonts w:cs="Times New Roman"/>
          <w:rtl/>
        </w:rPr>
        <w:t xml:space="preserve"> רק לזמן</w:t>
      </w:r>
      <w:r w:rsidR="00410F21">
        <w:rPr>
          <w:rFonts w:hint="cs"/>
          <w:rtl/>
        </w:rPr>
        <w:t>. כל יום מתקדם עשר שנ</w:t>
      </w:r>
      <w:r w:rsidR="006C52C7">
        <w:rPr>
          <w:rFonts w:hint="cs"/>
          <w:rtl/>
        </w:rPr>
        <w:t>ה קדימה,</w:t>
      </w:r>
      <w:r w:rsidR="00E759E0">
        <w:rPr>
          <w:rFonts w:hint="cs"/>
          <w:rtl/>
        </w:rPr>
        <w:t xml:space="preserve"> לתוך עתיד</w:t>
      </w:r>
      <w:r w:rsidR="00A2435E">
        <w:rPr>
          <w:rFonts w:hint="cs"/>
          <w:rtl/>
        </w:rPr>
        <w:t xml:space="preserve">. מתחיל </w:t>
      </w:r>
      <w:r w:rsidR="00CF7B25">
        <w:rPr>
          <w:rFonts w:hint="cs"/>
          <w:rtl/>
        </w:rPr>
        <w:t>ב</w:t>
      </w:r>
      <w:r w:rsidR="00A2435E">
        <w:rPr>
          <w:rFonts w:hint="cs"/>
          <w:rtl/>
        </w:rPr>
        <w:t>שנה</w:t>
      </w:r>
      <w:r w:rsidR="00410F21">
        <w:rPr>
          <w:rFonts w:hint="cs"/>
          <w:rtl/>
        </w:rPr>
        <w:t xml:space="preserve"> אפס, ו</w:t>
      </w:r>
      <w:r w:rsidR="00A2435E">
        <w:rPr>
          <w:rFonts w:hint="cs"/>
          <w:rtl/>
        </w:rPr>
        <w:t xml:space="preserve">עד שנה שלוש-אלף </w:t>
      </w:r>
      <w:r w:rsidR="00FB22E1">
        <w:rPr>
          <w:rFonts w:hint="cs"/>
          <w:rtl/>
        </w:rPr>
        <w:t>ושש</w:t>
      </w:r>
      <w:r w:rsidR="00420563">
        <w:rPr>
          <w:rFonts w:hint="cs"/>
          <w:rtl/>
        </w:rPr>
        <w:t>-</w:t>
      </w:r>
      <w:r w:rsidR="00FB22E1">
        <w:rPr>
          <w:rFonts w:hint="cs"/>
          <w:rtl/>
        </w:rPr>
        <w:t xml:space="preserve">מאה וחמישים. </w:t>
      </w:r>
      <w:r w:rsidR="00A2435E">
        <w:rPr>
          <w:rFonts w:hint="cs"/>
          <w:rtl/>
        </w:rPr>
        <w:t>כל יום מבין יותר, מבין יותר. זה טיול</w:t>
      </w:r>
      <w:r w:rsidR="00410F21">
        <w:rPr>
          <w:rFonts w:hint="cs"/>
          <w:rtl/>
        </w:rPr>
        <w:t xml:space="preserve"> הכי טוב."</w:t>
      </w:r>
    </w:p>
    <w:p w14:paraId="3106CDB5" w14:textId="77777777" w:rsidR="002C5188" w:rsidRDefault="002C5188" w:rsidP="00250000">
      <w:pPr>
        <w:rPr>
          <w:rtl/>
        </w:rPr>
      </w:pPr>
      <w:r>
        <w:rPr>
          <w:rFonts w:hint="cs"/>
          <w:rtl/>
        </w:rPr>
        <w:t>"זה טיול בלתי אפשרי, אי אפשר לטייל בזמן. אתה לא מכיר את כל הפרדוקסים?"</w:t>
      </w:r>
    </w:p>
    <w:p w14:paraId="6D0E54EB" w14:textId="08600247" w:rsidR="00A2435E" w:rsidRDefault="00A2435E" w:rsidP="00FB22E1">
      <w:pPr>
        <w:rPr>
          <w:rtl/>
        </w:rPr>
      </w:pPr>
      <w:r>
        <w:rPr>
          <w:rFonts w:hint="cs"/>
          <w:rtl/>
        </w:rPr>
        <w:t xml:space="preserve">"לא פרדוקסים, רק </w:t>
      </w:r>
      <w:r w:rsidR="00CF7B25">
        <w:rPr>
          <w:rFonts w:hint="cs"/>
          <w:rtl/>
        </w:rPr>
        <w:t>לראות</w:t>
      </w:r>
      <w:r w:rsidR="002C5188">
        <w:rPr>
          <w:rFonts w:hint="cs"/>
          <w:rtl/>
        </w:rPr>
        <w:t xml:space="preserve"> מה </w:t>
      </w:r>
      <w:r>
        <w:rPr>
          <w:rFonts w:hint="cs"/>
          <w:rtl/>
        </w:rPr>
        <w:t xml:space="preserve">שקורה, רק </w:t>
      </w:r>
      <w:r w:rsidR="002C5188">
        <w:rPr>
          <w:rFonts w:hint="cs"/>
          <w:rtl/>
        </w:rPr>
        <w:t>ש</w:t>
      </w:r>
      <w:r>
        <w:rPr>
          <w:rFonts w:hint="cs"/>
          <w:rtl/>
        </w:rPr>
        <w:t>ומ</w:t>
      </w:r>
      <w:r w:rsidR="002C5188">
        <w:rPr>
          <w:rFonts w:hint="cs"/>
          <w:rtl/>
        </w:rPr>
        <w:t xml:space="preserve">ע, רק </w:t>
      </w:r>
      <w:r>
        <w:rPr>
          <w:rFonts w:hint="cs"/>
          <w:rtl/>
        </w:rPr>
        <w:t>מסתכל</w:t>
      </w:r>
      <w:r w:rsidR="002C5188">
        <w:rPr>
          <w:rFonts w:hint="cs"/>
          <w:rtl/>
        </w:rPr>
        <w:t xml:space="preserve"> בחיים של</w:t>
      </w:r>
      <w:r>
        <w:rPr>
          <w:rFonts w:hint="cs"/>
          <w:rtl/>
        </w:rPr>
        <w:t xml:space="preserve"> אנשים, איך </w:t>
      </w:r>
      <w:r w:rsidR="0069680F">
        <w:rPr>
          <w:rFonts w:hint="cs"/>
          <w:rtl/>
        </w:rPr>
        <w:t xml:space="preserve">זה </w:t>
      </w:r>
      <w:r>
        <w:rPr>
          <w:rFonts w:hint="cs"/>
          <w:rtl/>
        </w:rPr>
        <w:t>משתנה</w:t>
      </w:r>
      <w:r w:rsidR="002C5188">
        <w:rPr>
          <w:rFonts w:hint="cs"/>
          <w:rtl/>
        </w:rPr>
        <w:t xml:space="preserve">. </w:t>
      </w:r>
      <w:r w:rsidR="00CF7B25">
        <w:rPr>
          <w:rFonts w:hint="cs"/>
          <w:rtl/>
        </w:rPr>
        <w:t xml:space="preserve">בלי </w:t>
      </w:r>
      <w:r>
        <w:rPr>
          <w:rFonts w:hint="cs"/>
          <w:rtl/>
        </w:rPr>
        <w:t>טיול זה, איך מבינים? איך מבינים משהו?"</w:t>
      </w:r>
    </w:p>
    <w:p w14:paraId="7E7193BF" w14:textId="7620FB98" w:rsidR="00E35084" w:rsidRDefault="00CF7B25" w:rsidP="00E35084">
      <w:pPr>
        <w:rPr>
          <w:rtl/>
        </w:rPr>
      </w:pPr>
      <w:r>
        <w:rPr>
          <w:rFonts w:hint="cs"/>
          <w:rtl/>
        </w:rPr>
        <w:t xml:space="preserve">"אם רק </w:t>
      </w:r>
      <w:r w:rsidR="006C52C7">
        <w:rPr>
          <w:rFonts w:hint="cs"/>
          <w:rtl/>
        </w:rPr>
        <w:t>מסתכלים</w:t>
      </w:r>
      <w:r w:rsidR="00E35084" w:rsidRPr="00E35084">
        <w:rPr>
          <w:rtl/>
        </w:rPr>
        <w:t xml:space="preserve"> </w:t>
      </w:r>
      <w:r w:rsidR="00E35084" w:rsidRPr="00E35084">
        <w:rPr>
          <w:rFonts w:cs="Times New Roman"/>
          <w:rtl/>
        </w:rPr>
        <w:t>מסביב</w:t>
      </w:r>
      <w:r w:rsidR="006C52C7">
        <w:rPr>
          <w:rFonts w:hint="cs"/>
          <w:rtl/>
        </w:rPr>
        <w:t xml:space="preserve"> ומקשיבים, בלי להתערב,</w:t>
      </w:r>
      <w:r>
        <w:rPr>
          <w:rFonts w:hint="cs"/>
          <w:rtl/>
        </w:rPr>
        <w:t xml:space="preserve"> אולי</w:t>
      </w:r>
      <w:r w:rsidR="00E759E0">
        <w:rPr>
          <w:rFonts w:hint="cs"/>
          <w:rtl/>
        </w:rPr>
        <w:t xml:space="preserve"> אין פרדוקס</w:t>
      </w:r>
      <w:r w:rsidR="0069680F">
        <w:rPr>
          <w:rFonts w:hint="cs"/>
          <w:rtl/>
        </w:rPr>
        <w:t>,</w:t>
      </w:r>
      <w:r>
        <w:rPr>
          <w:rFonts w:hint="cs"/>
          <w:rtl/>
        </w:rPr>
        <w:t xml:space="preserve">" </w:t>
      </w:r>
      <w:r w:rsidR="00783148">
        <w:rPr>
          <w:rFonts w:hint="cs"/>
          <w:rtl/>
        </w:rPr>
        <w:t>[</w:t>
      </w:r>
      <w:r w:rsidR="00021253">
        <w:rPr>
          <w:rFonts w:hint="cs"/>
          <w:rtl/>
        </w:rPr>
        <w:t xml:space="preserve">אולי זה כמו להתחיל </w:t>
      </w:r>
      <w:r w:rsidR="003F08E0">
        <w:rPr>
          <w:rFonts w:hint="cs"/>
          <w:rtl/>
        </w:rPr>
        <w:t xml:space="preserve">ללמוד שפה </w:t>
      </w:r>
      <w:r w:rsidR="00021253">
        <w:rPr>
          <w:rFonts w:hint="cs"/>
          <w:rtl/>
        </w:rPr>
        <w:t>מספרי ילדים, ולהתקדם משם. איך באמת מבינים אחרת?</w:t>
      </w:r>
      <w:r w:rsidR="00783148">
        <w:rPr>
          <w:rFonts w:hint="cs"/>
          <w:rtl/>
        </w:rPr>
        <w:t>]</w:t>
      </w:r>
      <w:r w:rsidR="00E35084">
        <w:rPr>
          <w:rFonts w:hint="cs"/>
          <w:rtl/>
        </w:rPr>
        <w:t xml:space="preserve"> </w:t>
      </w:r>
      <w:r w:rsidR="00E35084" w:rsidRPr="00E35084">
        <w:rPr>
          <w:rFonts w:cs="Times New Roman"/>
          <w:rtl/>
        </w:rPr>
        <w:t>ארקדי אמר בפי</w:t>
      </w:r>
      <w:r w:rsidR="00CF78D8">
        <w:rPr>
          <w:rFonts w:cs="Times New Roman" w:hint="cs"/>
          <w:rtl/>
        </w:rPr>
        <w:t>יס</w:t>
      </w:r>
      <w:r w:rsidR="00CF78D8" w:rsidRPr="00CF78D8">
        <w:rPr>
          <w:rFonts w:cs="Times New Roman"/>
          <w:rtl/>
        </w:rPr>
        <w:t>נות כשהתיישב לידו</w:t>
      </w:r>
      <w:r w:rsidR="00E35084" w:rsidRPr="00E35084">
        <w:rPr>
          <w:rFonts w:cs="Times New Roman"/>
          <w:rtl/>
        </w:rPr>
        <w:t>. הוא</w:t>
      </w:r>
      <w:r w:rsidR="009964F3" w:rsidRPr="00CD067C">
        <w:rPr>
          <w:rtl/>
        </w:rPr>
        <w:t xml:space="preserve"> החל למרוח את הנוזל הצורב על פצעיו ה</w:t>
      </w:r>
      <w:r w:rsidR="0092105B">
        <w:rPr>
          <w:rFonts w:hint="cs"/>
          <w:rtl/>
        </w:rPr>
        <w:t>טריים</w:t>
      </w:r>
      <w:r w:rsidR="00910A77">
        <w:rPr>
          <w:rtl/>
        </w:rPr>
        <w:t xml:space="preserve"> של אלכס. </w:t>
      </w:r>
    </w:p>
    <w:p w14:paraId="508F4229" w14:textId="59DCB3E1" w:rsidR="008909C0" w:rsidRDefault="0069680F" w:rsidP="008909C0">
      <w:pPr>
        <w:rPr>
          <w:rtl/>
        </w:rPr>
      </w:pPr>
      <w:r w:rsidRPr="0069680F">
        <w:rPr>
          <w:rFonts w:cs="Times New Roman"/>
          <w:rtl/>
        </w:rPr>
        <w:t>אלכס כלא את נשימתו ובכל זאת גניחות חנוקות הוסיפו לה</w:t>
      </w:r>
      <w:r w:rsidR="00420563">
        <w:rPr>
          <w:rFonts w:cs="Times New Roman" w:hint="cs"/>
          <w:rtl/>
        </w:rPr>
        <w:t>י</w:t>
      </w:r>
      <w:r w:rsidRPr="0069680F">
        <w:rPr>
          <w:rFonts w:cs="Times New Roman"/>
          <w:rtl/>
        </w:rPr>
        <w:t>פלט מפיו, עד שהתרגל למשקלה</w:t>
      </w:r>
      <w:r w:rsidR="00242E73" w:rsidRPr="00242E73">
        <w:rPr>
          <w:rFonts w:cs="Times New Roman"/>
          <w:rtl/>
        </w:rPr>
        <w:t xml:space="preserve"> של האצבע, לא</w:t>
      </w:r>
      <w:r w:rsidR="00420563">
        <w:rPr>
          <w:rFonts w:cs="Times New Roman" w:hint="cs"/>
          <w:rtl/>
        </w:rPr>
        <w:t>י</w:t>
      </w:r>
      <w:r w:rsidR="00242E73" w:rsidRPr="00242E73">
        <w:rPr>
          <w:rFonts w:cs="Times New Roman"/>
          <w:rtl/>
        </w:rPr>
        <w:t>טיות המריחה, למרקם המשחה וחריפות החומר, ונרעד</w:t>
      </w:r>
      <w:r w:rsidR="00CF78D8">
        <w:rPr>
          <w:rFonts w:cs="Times New Roman" w:hint="cs"/>
          <w:rtl/>
        </w:rPr>
        <w:t xml:space="preserve"> </w:t>
      </w:r>
      <w:r w:rsidR="00CF78D8" w:rsidRPr="00242E73">
        <w:rPr>
          <w:rFonts w:cs="Times New Roman"/>
          <w:rtl/>
        </w:rPr>
        <w:t>רק</w:t>
      </w:r>
      <w:r w:rsidR="00242E73" w:rsidRPr="00242E73">
        <w:rPr>
          <w:rFonts w:cs="Times New Roman"/>
          <w:rtl/>
        </w:rPr>
        <w:t xml:space="preserve"> כשלא הצליח להתגבר על עצמו</w:t>
      </w:r>
      <w:r w:rsidR="00CF78D8">
        <w:rPr>
          <w:rFonts w:cs="Times New Roman" w:hint="cs"/>
          <w:rtl/>
        </w:rPr>
        <w:t>,</w:t>
      </w:r>
      <w:r w:rsidR="00242E73" w:rsidRPr="00242E73">
        <w:rPr>
          <w:rFonts w:cs="Times New Roman"/>
          <w:rtl/>
        </w:rPr>
        <w:t xml:space="preserve"> ומלבד רחש הטיפות הנסחטות מהבקבוקון נשמעו רק נשימותיהם, שנעשו כבדות יותר ויותר</w:t>
      </w:r>
      <w:r w:rsidR="009964F3" w:rsidRPr="00CD067C">
        <w:rPr>
          <w:rtl/>
        </w:rPr>
        <w:t xml:space="preserve">. </w:t>
      </w:r>
    </w:p>
    <w:p w14:paraId="0C50E1D7" w14:textId="1C19E4A8" w:rsidR="007455F0" w:rsidRDefault="00242E73" w:rsidP="008909C0">
      <w:pPr>
        <w:rPr>
          <w:rFonts w:cs="Times New Roman"/>
          <w:rtl/>
        </w:rPr>
      </w:pPr>
      <w:r w:rsidRPr="00242E73">
        <w:rPr>
          <w:rFonts w:cs="Times New Roman"/>
          <w:rtl/>
        </w:rPr>
        <w:t xml:space="preserve">נותרו עוד שפשופים במרפקים, חתך לאורך האמה ועוד אחד בברך השמאלית, אבל אצבעו של ארקדי התעלמה מהם, אולי הם היו בלתי משמעותיים מבחינה רפואית אם כי </w:t>
      </w:r>
      <w:r w:rsidR="0069680F" w:rsidRPr="0069680F">
        <w:rPr>
          <w:rFonts w:cs="Times New Roman"/>
          <w:rtl/>
        </w:rPr>
        <w:t>גם הם כאב</w:t>
      </w:r>
      <w:r w:rsidR="00420563">
        <w:rPr>
          <w:rFonts w:cs="Times New Roman" w:hint="cs"/>
          <w:rtl/>
        </w:rPr>
        <w:t>ו</w:t>
      </w:r>
      <w:r w:rsidR="0069680F" w:rsidRPr="0069680F">
        <w:rPr>
          <w:rFonts w:cs="Times New Roman"/>
          <w:rtl/>
        </w:rPr>
        <w:t xml:space="preserve"> לאלכס</w:t>
      </w:r>
      <w:r w:rsidR="00E567A7">
        <w:rPr>
          <w:rFonts w:cs="Times New Roman"/>
          <w:rtl/>
        </w:rPr>
        <w:t xml:space="preserve"> מאוד,</w:t>
      </w:r>
      <w:r w:rsidR="0069680F" w:rsidRPr="0069680F">
        <w:rPr>
          <w:rFonts w:cs="Times New Roman"/>
          <w:rtl/>
        </w:rPr>
        <w:t xml:space="preserve"> ובכל זאת האצבע התעלמה מהם </w:t>
      </w:r>
      <w:r w:rsidRPr="00242E73">
        <w:rPr>
          <w:rFonts w:cs="Times New Roman"/>
          <w:rtl/>
        </w:rPr>
        <w:t xml:space="preserve">וליטפה את פנים הרגל, שכלל לא </w:t>
      </w:r>
      <w:r w:rsidR="001C5A04">
        <w:rPr>
          <w:rFonts w:cs="Times New Roman"/>
          <w:rtl/>
        </w:rPr>
        <w:t>הייתה</w:t>
      </w:r>
      <w:r w:rsidRPr="00242E73">
        <w:rPr>
          <w:rFonts w:cs="Times New Roman"/>
          <w:rtl/>
        </w:rPr>
        <w:t xml:space="preserve"> פצועה, במתיקות סמיכה ומצמררת. </w:t>
      </w:r>
    </w:p>
    <w:p w14:paraId="64D80DB7" w14:textId="6BFFB6F7" w:rsidR="00242E73" w:rsidRDefault="00242E73" w:rsidP="008909C0">
      <w:pPr>
        <w:rPr>
          <w:rFonts w:cs="Times New Roman"/>
          <w:rtl/>
        </w:rPr>
      </w:pPr>
      <w:r w:rsidRPr="00242E73">
        <w:rPr>
          <w:rFonts w:cs="Times New Roman"/>
          <w:rtl/>
        </w:rPr>
        <w:t>ראייתו של אלכס התערפלה, הוא ידע ש</w:t>
      </w:r>
      <w:r w:rsidR="00293679">
        <w:rPr>
          <w:rFonts w:cs="Times New Roman"/>
          <w:rtl/>
        </w:rPr>
        <w:t>תכף</w:t>
      </w:r>
      <w:r w:rsidRPr="00242E73">
        <w:rPr>
          <w:rFonts w:cs="Times New Roman"/>
          <w:rtl/>
        </w:rPr>
        <w:t xml:space="preserve"> יתפוצץ, </w:t>
      </w:r>
      <w:r w:rsidR="007455F0">
        <w:rPr>
          <w:rFonts w:cs="Times New Roman" w:hint="cs"/>
          <w:rtl/>
        </w:rPr>
        <w:t>[</w:t>
      </w:r>
      <w:r w:rsidR="00293679">
        <w:rPr>
          <w:rFonts w:cs="Times New Roman"/>
          <w:rtl/>
        </w:rPr>
        <w:t>תכף</w:t>
      </w:r>
      <w:r w:rsidRPr="00242E73">
        <w:rPr>
          <w:rFonts w:cs="Times New Roman"/>
          <w:rtl/>
        </w:rPr>
        <w:t xml:space="preserve"> ימות, היו אלו השניות האחרונות בחייו ולא היה איכפת לו,</w:t>
      </w:r>
      <w:r w:rsidR="007455F0">
        <w:rPr>
          <w:rFonts w:cs="Times New Roman" w:hint="cs"/>
          <w:rtl/>
        </w:rPr>
        <w:t>]</w:t>
      </w:r>
      <w:r w:rsidRPr="00242E73">
        <w:rPr>
          <w:rFonts w:cs="Times New Roman"/>
          <w:rtl/>
        </w:rPr>
        <w:t xml:space="preserve"> </w:t>
      </w:r>
      <w:r w:rsidR="00293679">
        <w:rPr>
          <w:rFonts w:cs="Times New Roman"/>
          <w:rtl/>
        </w:rPr>
        <w:t>תכף</w:t>
      </w:r>
      <w:r w:rsidRPr="00242E73">
        <w:rPr>
          <w:rFonts w:cs="Times New Roman"/>
          <w:rtl/>
        </w:rPr>
        <w:t xml:space="preserve"> גופו יקרוס בחוסר אונים על המיטה, האצבע המשיכה במעגלים מהוססים, הם רועדים, הולכים ונפרשים, הולכים ומתהדקים, הם לא הולכים הם זורמים, שועטים! הלחץ בגופו יקרע אותו לפיסות קטנות, מדממות</w:t>
      </w:r>
      <w:r w:rsidR="00420563">
        <w:rPr>
          <w:rFonts w:cs="Times New Roman" w:hint="cs"/>
          <w:rtl/>
        </w:rPr>
        <w:t>,</w:t>
      </w:r>
      <w:r w:rsidRPr="00242E73">
        <w:rPr>
          <w:rFonts w:cs="Times New Roman"/>
          <w:rtl/>
        </w:rPr>
        <w:t xml:space="preserve"> שיתפזרו בכל קצווי חדרו של ארקדי, יותזו על ז</w:t>
      </w:r>
      <w:r w:rsidR="00420563">
        <w:rPr>
          <w:rFonts w:cs="Times New Roman" w:hint="cs"/>
          <w:rtl/>
        </w:rPr>
        <w:t>י</w:t>
      </w:r>
      <w:r w:rsidRPr="00242E73">
        <w:rPr>
          <w:rFonts w:cs="Times New Roman"/>
          <w:rtl/>
        </w:rPr>
        <w:t xml:space="preserve">כרונות הילדות בקופסת הפח, על מיטתו של ארקדי, </w:t>
      </w:r>
      <w:r w:rsidR="00420563">
        <w:rPr>
          <w:rFonts w:cs="Times New Roman" w:hint="cs"/>
          <w:rtl/>
        </w:rPr>
        <w:t>י</w:t>
      </w:r>
      <w:r w:rsidRPr="00242E73">
        <w:rPr>
          <w:rFonts w:cs="Times New Roman"/>
          <w:rtl/>
        </w:rPr>
        <w:t>ידבקו לגופו.</w:t>
      </w:r>
    </w:p>
    <w:p w14:paraId="565C72D2" w14:textId="635F780C" w:rsidR="00242E73" w:rsidRPr="006315ED" w:rsidRDefault="00242E73" w:rsidP="008909C0">
      <w:pPr>
        <w:rPr>
          <w:color w:val="A6A6A6" w:themeColor="background1" w:themeShade="A6"/>
          <w:rtl/>
        </w:rPr>
      </w:pPr>
      <w:r w:rsidRPr="006315ED">
        <w:rPr>
          <w:rFonts w:cs="Times New Roman" w:hint="cs"/>
          <w:color w:val="A6A6A6" w:themeColor="background1" w:themeShade="A6"/>
          <w:rtl/>
        </w:rPr>
        <w:t>[</w:t>
      </w:r>
      <w:r w:rsidRPr="006315ED">
        <w:rPr>
          <w:rFonts w:cs="Times New Roman"/>
          <w:color w:val="A6A6A6" w:themeColor="background1" w:themeShade="A6"/>
          <w:rtl/>
        </w:rPr>
        <w:t xml:space="preserve">[וליטפה את פנים הרגל, שכלל לא </w:t>
      </w:r>
      <w:r w:rsidR="001C5A04" w:rsidRPr="006315ED">
        <w:rPr>
          <w:rFonts w:cs="Times New Roman"/>
          <w:color w:val="A6A6A6" w:themeColor="background1" w:themeShade="A6"/>
          <w:rtl/>
        </w:rPr>
        <w:t>הייתה</w:t>
      </w:r>
      <w:r w:rsidRPr="006315ED">
        <w:rPr>
          <w:rFonts w:cs="Times New Roman"/>
          <w:color w:val="A6A6A6" w:themeColor="background1" w:themeShade="A6"/>
          <w:rtl/>
        </w:rPr>
        <w:t xml:space="preserve"> פצועה, במעגלים מהוססים, הם רועדים, הולכים וגדלים, הולכים ומתהדקים, הם לא הולכים הם זורמים, שועטים! במתיקות סמיכה ומצמררת. ראייתו התערפלה, הוא ידע ש</w:t>
      </w:r>
      <w:r w:rsidR="00293679" w:rsidRPr="006315ED">
        <w:rPr>
          <w:rFonts w:cs="Times New Roman"/>
          <w:color w:val="A6A6A6" w:themeColor="background1" w:themeShade="A6"/>
          <w:rtl/>
        </w:rPr>
        <w:t>תכף</w:t>
      </w:r>
      <w:r w:rsidRPr="006315ED">
        <w:rPr>
          <w:rFonts w:cs="Times New Roman"/>
          <w:color w:val="A6A6A6" w:themeColor="background1" w:themeShade="A6"/>
          <w:rtl/>
        </w:rPr>
        <w:t xml:space="preserve"> יתפוצץ, </w:t>
      </w:r>
      <w:r w:rsidR="00293679" w:rsidRPr="006315ED">
        <w:rPr>
          <w:rFonts w:cs="Times New Roman"/>
          <w:color w:val="A6A6A6" w:themeColor="background1" w:themeShade="A6"/>
          <w:rtl/>
        </w:rPr>
        <w:t>תכף</w:t>
      </w:r>
      <w:r w:rsidRPr="006315ED">
        <w:rPr>
          <w:rFonts w:cs="Times New Roman"/>
          <w:color w:val="A6A6A6" w:themeColor="background1" w:themeShade="A6"/>
          <w:rtl/>
        </w:rPr>
        <w:t xml:space="preserve"> ימות, היו אלו השניות האחרונות בחייו ולא היה איכפת לו, הלחץ בתוכו יקרע אותו לפיסות קטנות, מדממות שיתפזרו בכל קצווי חדרו של ארקדי, יותזו על זכרונות הילדות בקופסת הפח, על מיטתו של ארקדי, ידבקו לגופו.</w:t>
      </w:r>
    </w:p>
    <w:p w14:paraId="0342F1AB" w14:textId="09D4A10F" w:rsidR="009964F3" w:rsidRPr="006315ED" w:rsidRDefault="009964F3" w:rsidP="008909C0">
      <w:pPr>
        <w:rPr>
          <w:color w:val="A6A6A6" w:themeColor="background1" w:themeShade="A6"/>
          <w:rtl/>
        </w:rPr>
      </w:pPr>
      <w:r w:rsidRPr="006315ED">
        <w:rPr>
          <w:color w:val="A6A6A6" w:themeColor="background1" w:themeShade="A6"/>
          <w:rtl/>
        </w:rPr>
        <w:t xml:space="preserve"> וליטפה </w:t>
      </w:r>
      <w:r w:rsidR="00A0294C" w:rsidRPr="006315ED">
        <w:rPr>
          <w:color w:val="A6A6A6" w:themeColor="background1" w:themeShade="A6"/>
          <w:rtl/>
        </w:rPr>
        <w:t>את פנים הרגל, ש</w:t>
      </w:r>
      <w:r w:rsidR="008909C0" w:rsidRPr="006315ED">
        <w:rPr>
          <w:rFonts w:cs="Times New Roman"/>
          <w:color w:val="A6A6A6" w:themeColor="background1" w:themeShade="A6"/>
          <w:rtl/>
        </w:rPr>
        <w:t xml:space="preserve">כלל </w:t>
      </w:r>
      <w:r w:rsidR="00A0294C" w:rsidRPr="006315ED">
        <w:rPr>
          <w:color w:val="A6A6A6" w:themeColor="background1" w:themeShade="A6"/>
          <w:rtl/>
        </w:rPr>
        <w:t xml:space="preserve">לא </w:t>
      </w:r>
      <w:r w:rsidR="001C5A04" w:rsidRPr="006315ED">
        <w:rPr>
          <w:color w:val="A6A6A6" w:themeColor="background1" w:themeShade="A6"/>
          <w:rtl/>
        </w:rPr>
        <w:t>הייתה</w:t>
      </w:r>
      <w:r w:rsidR="00A0294C" w:rsidRPr="006315ED">
        <w:rPr>
          <w:color w:val="A6A6A6" w:themeColor="background1" w:themeShade="A6"/>
          <w:rtl/>
        </w:rPr>
        <w:t xml:space="preserve"> פצועה, ב</w:t>
      </w:r>
      <w:r w:rsidR="00A0294C" w:rsidRPr="006315ED">
        <w:rPr>
          <w:rFonts w:hint="cs"/>
          <w:color w:val="A6A6A6" w:themeColor="background1" w:themeShade="A6"/>
          <w:rtl/>
        </w:rPr>
        <w:t>מעג</w:t>
      </w:r>
      <w:r w:rsidRPr="006315ED">
        <w:rPr>
          <w:color w:val="A6A6A6" w:themeColor="background1" w:themeShade="A6"/>
          <w:rtl/>
        </w:rPr>
        <w:t xml:space="preserve">לים מהוססים, </w:t>
      </w:r>
      <w:r w:rsidR="008909C0" w:rsidRPr="006315ED">
        <w:rPr>
          <w:rFonts w:cs="Times New Roman"/>
          <w:color w:val="A6A6A6" w:themeColor="background1" w:themeShade="A6"/>
          <w:rtl/>
        </w:rPr>
        <w:t xml:space="preserve">הם רועדים, </w:t>
      </w:r>
      <w:r w:rsidRPr="006315ED">
        <w:rPr>
          <w:color w:val="A6A6A6" w:themeColor="background1" w:themeShade="A6"/>
          <w:rtl/>
        </w:rPr>
        <w:t>הולכים וגדלים,</w:t>
      </w:r>
      <w:r w:rsidR="008909C0" w:rsidRPr="006315ED">
        <w:rPr>
          <w:color w:val="A6A6A6" w:themeColor="background1" w:themeShade="A6"/>
          <w:rtl/>
        </w:rPr>
        <w:t xml:space="preserve"> </w:t>
      </w:r>
      <w:r w:rsidR="008909C0" w:rsidRPr="006315ED">
        <w:rPr>
          <w:rFonts w:cs="Times New Roman"/>
          <w:color w:val="A6A6A6" w:themeColor="background1" w:themeShade="A6"/>
          <w:rtl/>
        </w:rPr>
        <w:t>לא, הולכים ומתהדקים, זורמים, שועטים!</w:t>
      </w:r>
      <w:r w:rsidRPr="006315ED">
        <w:rPr>
          <w:color w:val="A6A6A6" w:themeColor="background1" w:themeShade="A6"/>
          <w:rtl/>
        </w:rPr>
        <w:t xml:space="preserve"> במתיקות סמיכה ומצמררת. ראייתו של אלכס התערפלה, הוא ידע ש</w:t>
      </w:r>
      <w:r w:rsidR="00293679" w:rsidRPr="006315ED">
        <w:rPr>
          <w:color w:val="A6A6A6" w:themeColor="background1" w:themeShade="A6"/>
          <w:rtl/>
        </w:rPr>
        <w:t>תכף</w:t>
      </w:r>
      <w:r w:rsidRPr="006315ED">
        <w:rPr>
          <w:color w:val="A6A6A6" w:themeColor="background1" w:themeShade="A6"/>
          <w:rtl/>
        </w:rPr>
        <w:t xml:space="preserve"> יתפוצץ, </w:t>
      </w:r>
      <w:r w:rsidR="00293679" w:rsidRPr="006315ED">
        <w:rPr>
          <w:color w:val="A6A6A6" w:themeColor="background1" w:themeShade="A6"/>
          <w:rtl/>
        </w:rPr>
        <w:t>תכף</w:t>
      </w:r>
      <w:r w:rsidRPr="006315ED">
        <w:rPr>
          <w:color w:val="A6A6A6" w:themeColor="background1" w:themeShade="A6"/>
          <w:rtl/>
        </w:rPr>
        <w:t xml:space="preserve"> ימות, ולא היה איכפת לו, </w:t>
      </w:r>
      <w:r w:rsidR="00293679" w:rsidRPr="006315ED">
        <w:rPr>
          <w:color w:val="A6A6A6" w:themeColor="background1" w:themeShade="A6"/>
          <w:rtl/>
        </w:rPr>
        <w:t>תכף</w:t>
      </w:r>
      <w:r w:rsidRPr="006315ED">
        <w:rPr>
          <w:color w:val="A6A6A6" w:themeColor="background1" w:themeShade="A6"/>
          <w:rtl/>
        </w:rPr>
        <w:t xml:space="preserve"> גופו יקרוס בחוסר אונים על המיטה, הלחץ בתוך גופו י</w:t>
      </w:r>
      <w:r w:rsidR="00783148" w:rsidRPr="006315ED">
        <w:rPr>
          <w:rFonts w:hint="cs"/>
          <w:color w:val="A6A6A6" w:themeColor="background1" w:themeShade="A6"/>
          <w:rtl/>
        </w:rPr>
        <w:t>קרע</w:t>
      </w:r>
      <w:r w:rsidRPr="006315ED">
        <w:rPr>
          <w:color w:val="A6A6A6" w:themeColor="background1" w:themeShade="A6"/>
          <w:rtl/>
        </w:rPr>
        <w:t xml:space="preserve"> אותו לפיסות קטנות ומדממות שיתפזרו בכל קצווי חדרו של ארקדי, על </w:t>
      </w:r>
      <w:r w:rsidR="003F08E0" w:rsidRPr="006315ED">
        <w:rPr>
          <w:rFonts w:hint="cs"/>
          <w:color w:val="A6A6A6" w:themeColor="background1" w:themeShade="A6"/>
          <w:rtl/>
        </w:rPr>
        <w:t>זכרונות הילדות של ארקדי בקופסת הפח</w:t>
      </w:r>
      <w:r w:rsidR="0092105B" w:rsidRPr="006315ED">
        <w:rPr>
          <w:color w:val="A6A6A6" w:themeColor="background1" w:themeShade="A6"/>
          <w:rtl/>
        </w:rPr>
        <w:t xml:space="preserve">, </w:t>
      </w:r>
      <w:r w:rsidR="003F08E0" w:rsidRPr="006315ED">
        <w:rPr>
          <w:color w:val="A6A6A6" w:themeColor="background1" w:themeShade="A6"/>
          <w:rtl/>
        </w:rPr>
        <w:t>על מיט</w:t>
      </w:r>
      <w:r w:rsidR="008909C0" w:rsidRPr="006315ED">
        <w:rPr>
          <w:rFonts w:hint="cs"/>
          <w:color w:val="A6A6A6" w:themeColor="background1" w:themeShade="A6"/>
          <w:rtl/>
        </w:rPr>
        <w:t>תו</w:t>
      </w:r>
      <w:r w:rsidR="003F08E0" w:rsidRPr="006315ED">
        <w:rPr>
          <w:color w:val="A6A6A6" w:themeColor="background1" w:themeShade="A6"/>
          <w:rtl/>
        </w:rPr>
        <w:t xml:space="preserve"> של ארקדי, </w:t>
      </w:r>
      <w:r w:rsidR="00E35084" w:rsidRPr="006315ED">
        <w:rPr>
          <w:rFonts w:hint="cs"/>
          <w:color w:val="A6A6A6" w:themeColor="background1" w:themeShade="A6"/>
          <w:rtl/>
        </w:rPr>
        <w:t>ידבקו ל</w:t>
      </w:r>
      <w:r w:rsidR="0092105B" w:rsidRPr="006315ED">
        <w:rPr>
          <w:color w:val="A6A6A6" w:themeColor="background1" w:themeShade="A6"/>
          <w:rtl/>
        </w:rPr>
        <w:t>גו</w:t>
      </w:r>
      <w:r w:rsidR="00E35084" w:rsidRPr="006315ED">
        <w:rPr>
          <w:rFonts w:hint="cs"/>
          <w:color w:val="A6A6A6" w:themeColor="background1" w:themeShade="A6"/>
          <w:rtl/>
        </w:rPr>
        <w:t>פ</w:t>
      </w:r>
      <w:r w:rsidR="0092105B" w:rsidRPr="006315ED">
        <w:rPr>
          <w:rFonts w:hint="cs"/>
          <w:color w:val="A6A6A6" w:themeColor="background1" w:themeShade="A6"/>
          <w:rtl/>
        </w:rPr>
        <w:t>ו</w:t>
      </w:r>
      <w:r w:rsidR="00A0294C" w:rsidRPr="006315ED">
        <w:rPr>
          <w:rFonts w:hint="cs"/>
          <w:color w:val="A6A6A6" w:themeColor="background1" w:themeShade="A6"/>
          <w:rtl/>
        </w:rPr>
        <w:t>.</w:t>
      </w:r>
      <w:r w:rsidRPr="006315ED">
        <w:rPr>
          <w:color w:val="A6A6A6" w:themeColor="background1" w:themeShade="A6"/>
          <w:rtl/>
        </w:rPr>
        <w:t xml:space="preserve"> </w:t>
      </w:r>
      <w:r w:rsidR="0092105B" w:rsidRPr="006315ED">
        <w:rPr>
          <w:rFonts w:hint="cs"/>
          <w:color w:val="A6A6A6" w:themeColor="background1" w:themeShade="A6"/>
          <w:rtl/>
        </w:rPr>
        <w:t>[</w:t>
      </w:r>
      <w:r w:rsidRPr="006315ED">
        <w:rPr>
          <w:color w:val="A6A6A6" w:themeColor="background1" w:themeShade="A6"/>
          <w:rtl/>
        </w:rPr>
        <w:t xml:space="preserve">ואז כמו נהר שוצף </w:t>
      </w:r>
      <w:r w:rsidR="00483BB1" w:rsidRPr="006315ED">
        <w:rPr>
          <w:color w:val="A6A6A6" w:themeColor="background1" w:themeShade="A6"/>
          <w:rtl/>
        </w:rPr>
        <w:t>הכול</w:t>
      </w:r>
      <w:r w:rsidRPr="006315ED">
        <w:rPr>
          <w:color w:val="A6A6A6" w:themeColor="background1" w:themeShade="A6"/>
          <w:rtl/>
        </w:rPr>
        <w:t xml:space="preserve"> פרץ החוצה בפעימות קצובות והוא מת</w:t>
      </w:r>
      <w:r w:rsidR="0092105B" w:rsidRPr="006315ED">
        <w:rPr>
          <w:rFonts w:hint="cs"/>
          <w:color w:val="A6A6A6" w:themeColor="background1" w:themeShade="A6"/>
          <w:rtl/>
        </w:rPr>
        <w:t>]</w:t>
      </w:r>
      <w:r w:rsidR="00F20EC0" w:rsidRPr="006315ED">
        <w:rPr>
          <w:rFonts w:hint="cs"/>
          <w:color w:val="A6A6A6" w:themeColor="background1" w:themeShade="A6"/>
          <w:rtl/>
        </w:rPr>
        <w:t xml:space="preserve"> [כבר היה לנו את זה!!!!!!!!!!!!! האם שכחתי????????????]</w:t>
      </w:r>
    </w:p>
    <w:p w14:paraId="3A3DE804" w14:textId="78159DE3" w:rsidR="009964F3" w:rsidRPr="006315ED" w:rsidRDefault="00242E73" w:rsidP="00250000">
      <w:pPr>
        <w:rPr>
          <w:color w:val="A6A6A6" w:themeColor="background1" w:themeShade="A6"/>
          <w:rtl/>
        </w:rPr>
      </w:pPr>
      <w:r w:rsidRPr="006315ED">
        <w:rPr>
          <w:rFonts w:hint="cs"/>
          <w:color w:val="A6A6A6" w:themeColor="background1" w:themeShade="A6"/>
          <w:rtl/>
        </w:rPr>
        <w:lastRenderedPageBreak/>
        <w:t>]]</w:t>
      </w:r>
    </w:p>
    <w:p w14:paraId="7057117C" w14:textId="77777777" w:rsidR="00242E73" w:rsidRPr="006315ED" w:rsidRDefault="00242E73" w:rsidP="00250000">
      <w:pPr>
        <w:rPr>
          <w:color w:val="A6A6A6" w:themeColor="background1" w:themeShade="A6"/>
          <w:rtl/>
        </w:rPr>
      </w:pPr>
    </w:p>
    <w:p w14:paraId="73FAB273" w14:textId="39ADE83A" w:rsidR="009964F3" w:rsidRPr="00CD067C" w:rsidRDefault="009964F3" w:rsidP="00250000">
      <w:pPr>
        <w:rPr>
          <w:rtl/>
        </w:rPr>
      </w:pPr>
      <w:r w:rsidRPr="00CD067C">
        <w:rPr>
          <w:rtl/>
        </w:rPr>
        <w:t xml:space="preserve">הוא פקח את עיניו, עדיין </w:t>
      </w:r>
      <w:r w:rsidR="003F3C7B">
        <w:rPr>
          <w:rFonts w:hint="cs"/>
          <w:rtl/>
        </w:rPr>
        <w:t>שלם</w:t>
      </w:r>
      <w:r w:rsidRPr="00CD067C">
        <w:rPr>
          <w:rtl/>
        </w:rPr>
        <w:t xml:space="preserve">. עדיין נושם, נשימות אחרות לגמרי. נשימות עבות, </w:t>
      </w:r>
      <w:r w:rsidR="008909C0" w:rsidRPr="008909C0">
        <w:rPr>
          <w:rFonts w:cs="Times New Roman"/>
          <w:rtl/>
        </w:rPr>
        <w:t>שמנוניות</w:t>
      </w:r>
      <w:r w:rsidRPr="00CD067C">
        <w:rPr>
          <w:rtl/>
        </w:rPr>
        <w:t xml:space="preserve"> ומתוקות עד בחילה.</w:t>
      </w:r>
    </w:p>
    <w:p w14:paraId="739CE42E" w14:textId="189D1300" w:rsidR="009964F3" w:rsidRPr="00CD067C" w:rsidRDefault="008909C0" w:rsidP="00250000">
      <w:pPr>
        <w:rPr>
          <w:rtl/>
        </w:rPr>
      </w:pPr>
      <w:r w:rsidRPr="008909C0">
        <w:rPr>
          <w:rFonts w:cs="Times New Roman"/>
          <w:rtl/>
        </w:rPr>
        <w:t xml:space="preserve">הוא כמעט התנדף: </w:t>
      </w:r>
      <w:r w:rsidR="009964F3" w:rsidRPr="00CD067C">
        <w:rPr>
          <w:rtl/>
        </w:rPr>
        <w:t>הוא התנשם והוא גם התנשף.</w:t>
      </w:r>
    </w:p>
    <w:p w14:paraId="64EAA308" w14:textId="26989469" w:rsidR="009964F3" w:rsidRPr="00CD067C" w:rsidRDefault="009964F3" w:rsidP="00250000">
      <w:pPr>
        <w:rPr>
          <w:rtl/>
        </w:rPr>
      </w:pPr>
      <w:r w:rsidRPr="00CD067C">
        <w:rPr>
          <w:rtl/>
        </w:rPr>
        <w:t>ארקדי הושיט אליו את ידו ועזר לו לקום</w:t>
      </w:r>
      <w:r w:rsidR="008909C0" w:rsidRPr="008909C0">
        <w:rPr>
          <w:rFonts w:cs="Times New Roman"/>
          <w:rtl/>
        </w:rPr>
        <w:t>: הוא כמעט התעלף</w:t>
      </w:r>
      <w:r w:rsidRPr="00CD067C">
        <w:rPr>
          <w:rtl/>
        </w:rPr>
        <w:t>.</w:t>
      </w:r>
    </w:p>
    <w:p w14:paraId="187D6085" w14:textId="1EC49D74" w:rsidR="009964F3" w:rsidRPr="00CD067C" w:rsidRDefault="00783148" w:rsidP="00A0294C">
      <w:pPr>
        <w:rPr>
          <w:rtl/>
        </w:rPr>
      </w:pPr>
      <w:r>
        <w:rPr>
          <w:rFonts w:hint="cs"/>
          <w:rtl/>
        </w:rPr>
        <w:t>[</w:t>
      </w:r>
      <w:bookmarkStart w:id="63" w:name="_Hlk533163134"/>
      <w:r w:rsidR="009964F3" w:rsidRPr="00CD067C">
        <w:rPr>
          <w:rtl/>
        </w:rPr>
        <w:t xml:space="preserve">הוא </w:t>
      </w:r>
      <w:r w:rsidR="002E30DE">
        <w:rPr>
          <w:rFonts w:hint="cs"/>
          <w:rtl/>
        </w:rPr>
        <w:t xml:space="preserve">כמעט </w:t>
      </w:r>
      <w:r w:rsidR="009964F3" w:rsidRPr="00CD067C">
        <w:rPr>
          <w:rtl/>
        </w:rPr>
        <w:t>התנדף</w:t>
      </w:r>
      <w:r w:rsidR="00A0294C">
        <w:rPr>
          <w:rFonts w:hint="cs"/>
          <w:rtl/>
        </w:rPr>
        <w:t>.</w:t>
      </w:r>
      <w:bookmarkEnd w:id="63"/>
    </w:p>
    <w:p w14:paraId="1CEC9666" w14:textId="2AD6EB76" w:rsidR="009964F3" w:rsidRPr="00CD067C" w:rsidRDefault="00CB5C54" w:rsidP="00A0294C">
      <w:pPr>
        <w:rPr>
          <w:rtl/>
        </w:rPr>
      </w:pPr>
      <w:bookmarkStart w:id="64" w:name="_Hlk533163302"/>
      <w:r>
        <w:rPr>
          <w:rtl/>
        </w:rPr>
        <w:t>הוא</w:t>
      </w:r>
      <w:r w:rsidR="002E30DE">
        <w:rPr>
          <w:rFonts w:hint="cs"/>
          <w:rtl/>
        </w:rPr>
        <w:t xml:space="preserve"> כמעט</w:t>
      </w:r>
      <w:r>
        <w:rPr>
          <w:rtl/>
        </w:rPr>
        <w:t xml:space="preserve"> </w:t>
      </w:r>
      <w:r w:rsidR="009964F3" w:rsidRPr="00CD067C">
        <w:rPr>
          <w:rtl/>
        </w:rPr>
        <w:t>התעלף</w:t>
      </w:r>
      <w:bookmarkEnd w:id="64"/>
      <w:r w:rsidR="00A0294C">
        <w:rPr>
          <w:rFonts w:hint="cs"/>
          <w:rtl/>
        </w:rPr>
        <w:t>,</w:t>
      </w:r>
    </w:p>
    <w:p w14:paraId="3B5296DB" w14:textId="1C1DD0EF" w:rsidR="009964F3" w:rsidRPr="00CD067C" w:rsidRDefault="009964F3" w:rsidP="00A0294C">
      <w:pPr>
        <w:rPr>
          <w:rtl/>
        </w:rPr>
      </w:pPr>
      <w:bookmarkStart w:id="65" w:name="_Hlk533163217"/>
      <w:r w:rsidRPr="00CD067C">
        <w:rPr>
          <w:rtl/>
        </w:rPr>
        <w:t xml:space="preserve">הוא </w:t>
      </w:r>
      <w:r w:rsidR="002E30DE">
        <w:rPr>
          <w:rFonts w:hint="cs"/>
          <w:rtl/>
        </w:rPr>
        <w:t xml:space="preserve">כמעט </w:t>
      </w:r>
      <w:r w:rsidRPr="00CD067C">
        <w:rPr>
          <w:rtl/>
        </w:rPr>
        <w:t>הזדקף</w:t>
      </w:r>
      <w:r w:rsidR="00CB5C54" w:rsidRPr="00CD067C">
        <w:rPr>
          <w:rtl/>
        </w:rPr>
        <w:t xml:space="preserve"> </w:t>
      </w:r>
      <w:r w:rsidRPr="00CD067C">
        <w:rPr>
          <w:rtl/>
        </w:rPr>
        <w:t>והתרומם ושר שירה חדשה –</w:t>
      </w:r>
      <w:bookmarkEnd w:id="65"/>
      <w:r w:rsidRPr="00CD067C">
        <w:rPr>
          <w:rtl/>
        </w:rPr>
        <w:t xml:space="preserve"> </w:t>
      </w:r>
    </w:p>
    <w:p w14:paraId="6A721431" w14:textId="3EE52B61" w:rsidR="009964F3" w:rsidRPr="00CD067C" w:rsidRDefault="00A0294C" w:rsidP="00250000">
      <w:pPr>
        <w:rPr>
          <w:rtl/>
        </w:rPr>
      </w:pPr>
      <w:bookmarkStart w:id="66" w:name="_Hlk533163172"/>
      <w:r>
        <w:rPr>
          <w:rtl/>
        </w:rPr>
        <w:t>הוא</w:t>
      </w:r>
      <w:r w:rsidR="00CB5C54">
        <w:rPr>
          <w:rFonts w:hint="cs"/>
          <w:rtl/>
        </w:rPr>
        <w:t xml:space="preserve"> </w:t>
      </w:r>
      <w:r w:rsidR="002E30DE">
        <w:rPr>
          <w:rFonts w:hint="cs"/>
          <w:rtl/>
        </w:rPr>
        <w:t xml:space="preserve">כמעט </w:t>
      </w:r>
      <w:r w:rsidR="009964F3" w:rsidRPr="00CD067C">
        <w:rPr>
          <w:rtl/>
        </w:rPr>
        <w:t>התעופף</w:t>
      </w:r>
      <w:r>
        <w:rPr>
          <w:rFonts w:hint="cs"/>
          <w:rtl/>
        </w:rPr>
        <w:t>.</w:t>
      </w:r>
      <w:bookmarkEnd w:id="66"/>
    </w:p>
    <w:p w14:paraId="357D8454" w14:textId="77D933F8" w:rsidR="009964F3" w:rsidRPr="00CD067C" w:rsidRDefault="00783148" w:rsidP="00250000">
      <w:pPr>
        <w:rPr>
          <w:rtl/>
        </w:rPr>
      </w:pPr>
      <w:r>
        <w:rPr>
          <w:rFonts w:hint="cs"/>
          <w:rtl/>
        </w:rPr>
        <w:t>]</w:t>
      </w:r>
    </w:p>
    <w:p w14:paraId="2B4A4CE7" w14:textId="53DC3897" w:rsidR="009964F3" w:rsidRPr="00CD067C" w:rsidRDefault="009964F3" w:rsidP="00A2435E">
      <w:pPr>
        <w:rPr>
          <w:rtl/>
        </w:rPr>
      </w:pPr>
      <w:r w:rsidRPr="00CD067C">
        <w:rPr>
          <w:rtl/>
        </w:rPr>
        <w:t>"חייב ללכת," אלכס אמר בקול צרוד, מתנודד כשיכור על רגליו</w:t>
      </w:r>
      <w:r w:rsidR="008909C0" w:rsidRPr="008909C0">
        <w:rPr>
          <w:rFonts w:cs="Times New Roman"/>
          <w:rtl/>
        </w:rPr>
        <w:t>: הוא כמעט הזדקף והתרומם ושר שירה חדשה –</w:t>
      </w:r>
    </w:p>
    <w:p w14:paraId="5C751135" w14:textId="77777777" w:rsidR="009964F3" w:rsidRPr="00CD067C" w:rsidRDefault="009964F3" w:rsidP="00250000">
      <w:pPr>
        <w:rPr>
          <w:rtl/>
        </w:rPr>
      </w:pPr>
      <w:r w:rsidRPr="00CD067C">
        <w:rPr>
          <w:rtl/>
        </w:rPr>
        <w:t>"לך. לך כבר."</w:t>
      </w:r>
    </w:p>
    <w:p w14:paraId="6D545FE2" w14:textId="77777777" w:rsidR="008909C0" w:rsidRDefault="000605BE" w:rsidP="00A0294C">
      <w:pPr>
        <w:rPr>
          <w:rtl/>
        </w:rPr>
      </w:pPr>
      <w:r>
        <w:rPr>
          <w:rtl/>
        </w:rPr>
        <w:t>אלכס מעד והלך</w:t>
      </w:r>
      <w:r w:rsidR="008909C0" w:rsidRPr="008909C0">
        <w:rPr>
          <w:rFonts w:cs="Times New Roman"/>
          <w:rtl/>
        </w:rPr>
        <w:t>: הוא כמעט התעופף</w:t>
      </w:r>
      <w:r w:rsidR="00A0294C">
        <w:rPr>
          <w:rFonts w:hint="cs"/>
          <w:rtl/>
        </w:rPr>
        <w:t>.</w:t>
      </w:r>
      <w:r w:rsidR="009964F3" w:rsidRPr="00CD067C">
        <w:rPr>
          <w:rtl/>
        </w:rPr>
        <w:t xml:space="preserve"> </w:t>
      </w:r>
    </w:p>
    <w:p w14:paraId="12220F8C" w14:textId="01CE95C5" w:rsidR="009964F3" w:rsidRPr="00CD067C" w:rsidRDefault="009964F3" w:rsidP="00A0294C">
      <w:pPr>
        <w:rPr>
          <w:rtl/>
        </w:rPr>
      </w:pPr>
      <w:r w:rsidRPr="00CD067C">
        <w:rPr>
          <w:rtl/>
        </w:rPr>
        <w:t>ארקדי טרק את הדלת מאח</w:t>
      </w:r>
      <w:r w:rsidR="00A0294C">
        <w:rPr>
          <w:rFonts w:hint="cs"/>
          <w:rtl/>
        </w:rPr>
        <w:t>ו</w:t>
      </w:r>
      <w:r w:rsidRPr="00CD067C">
        <w:rPr>
          <w:rtl/>
        </w:rPr>
        <w:t>ריו.</w:t>
      </w:r>
    </w:p>
    <w:p w14:paraId="3FBB39E9" w14:textId="21418BB0" w:rsidR="009964F3" w:rsidRPr="00CD067C" w:rsidRDefault="009964F3" w:rsidP="00250000">
      <w:pPr>
        <w:rPr>
          <w:rtl/>
        </w:rPr>
      </w:pPr>
      <w:r w:rsidRPr="00CD067C">
        <w:rPr>
          <w:rtl/>
        </w:rPr>
        <w:t>הוא ירד לאט</w:t>
      </w:r>
      <w:r w:rsidR="00420563">
        <w:rPr>
          <w:rFonts w:hint="cs"/>
          <w:rtl/>
        </w:rPr>
        <w:t>-</w:t>
      </w:r>
      <w:r w:rsidRPr="00CD067C">
        <w:rPr>
          <w:rtl/>
        </w:rPr>
        <w:t xml:space="preserve">לאט במדרגות, </w:t>
      </w:r>
      <w:r w:rsidR="003F08E0">
        <w:rPr>
          <w:rFonts w:hint="cs"/>
          <w:rtl/>
        </w:rPr>
        <w:t>אוחז</w:t>
      </w:r>
      <w:r w:rsidRPr="00CD067C">
        <w:rPr>
          <w:rtl/>
        </w:rPr>
        <w:t xml:space="preserve"> בכל כוחו במעקה המתקלף, מתפלל שאיש לא ישגיח בו.</w:t>
      </w:r>
    </w:p>
    <w:p w14:paraId="3100FBB4" w14:textId="51C6BF90" w:rsidR="00850C50" w:rsidRDefault="00850C50" w:rsidP="00250000">
      <w:pPr>
        <w:rPr>
          <w:rtl/>
        </w:rPr>
      </w:pPr>
      <w:r w:rsidRPr="00850C50">
        <w:rPr>
          <w:rFonts w:cs="Times New Roman"/>
          <w:rtl/>
        </w:rPr>
        <w:t>הוא דידה אל מאחורי הבני</w:t>
      </w:r>
      <w:r w:rsidR="00420563">
        <w:rPr>
          <w:rFonts w:cs="Times New Roman" w:hint="cs"/>
          <w:rtl/>
        </w:rPr>
        <w:t>י</w:t>
      </w:r>
      <w:r w:rsidRPr="00850C50">
        <w:rPr>
          <w:rFonts w:cs="Times New Roman"/>
          <w:rtl/>
        </w:rPr>
        <w:t>ן, נעמד בצל המועט שליד חדר</w:t>
      </w:r>
      <w:r w:rsidR="00420563">
        <w:rPr>
          <w:rFonts w:cs="Times New Roman" w:hint="cs"/>
          <w:rtl/>
        </w:rPr>
        <w:t xml:space="preserve"> </w:t>
      </w:r>
      <w:r w:rsidRPr="00850C50">
        <w:rPr>
          <w:rFonts w:cs="Times New Roman"/>
          <w:rtl/>
        </w:rPr>
        <w:t>הזבל, ידיו בכיסיו כדי להרחיק את מכנסיו מהתחתונים הרטובים. הוא ח</w:t>
      </w:r>
      <w:r>
        <w:rPr>
          <w:rFonts w:cs="Times New Roman" w:hint="cs"/>
          <w:rtl/>
        </w:rPr>
        <w:t>י</w:t>
      </w:r>
      <w:r w:rsidRPr="00850C50">
        <w:rPr>
          <w:rFonts w:cs="Times New Roman"/>
          <w:rtl/>
        </w:rPr>
        <w:t>כה שתחתוניו יתייבשו ב</w:t>
      </w:r>
      <w:r w:rsidR="004C59E0">
        <w:rPr>
          <w:rFonts w:cs="Times New Roman"/>
          <w:rtl/>
        </w:rPr>
        <w:t>אוויר</w:t>
      </w:r>
      <w:r w:rsidRPr="00850C50">
        <w:rPr>
          <w:rFonts w:cs="Times New Roman"/>
          <w:rtl/>
        </w:rPr>
        <w:t xml:space="preserve"> הלוהט, הוא השפיל את מבטו אל חלקת האדמה לרגליו, אל מקלות הכביסה השבורים המסתתרים בינות לגבעולים חומים יבשים, והשתדל ככול יכלתו להסות את הבכי שפרץ, בלתי נשלט, מחזהו.</w:t>
      </w:r>
      <w:r w:rsidRPr="00850C50">
        <w:rPr>
          <w:rtl/>
        </w:rPr>
        <w:t xml:space="preserve"> </w:t>
      </w:r>
    </w:p>
    <w:p w14:paraId="5EBFE389" w14:textId="4645CDF2" w:rsidR="008715EE" w:rsidRPr="006315ED" w:rsidRDefault="00850C50" w:rsidP="00250000">
      <w:pPr>
        <w:rPr>
          <w:rFonts w:cs="Times New Roman"/>
          <w:color w:val="A6A6A6" w:themeColor="background1" w:themeShade="A6"/>
          <w:rtl/>
        </w:rPr>
      </w:pPr>
      <w:r w:rsidRPr="006315ED">
        <w:rPr>
          <w:rFonts w:cs="Times New Roman" w:hint="cs"/>
          <w:color w:val="A6A6A6" w:themeColor="background1" w:themeShade="A6"/>
          <w:rtl/>
        </w:rPr>
        <w:t>[</w:t>
      </w:r>
      <w:r w:rsidRPr="006315ED">
        <w:rPr>
          <w:rFonts w:cs="Times New Roman"/>
          <w:color w:val="A6A6A6" w:themeColor="background1" w:themeShade="A6"/>
          <w:rtl/>
        </w:rPr>
        <w:t xml:space="preserve">הוא דידה אל מאחורי הבנין, נעמד בצל המועט שליד חדר-הזבל, ידיו בכיסיו </w:t>
      </w:r>
      <w:r w:rsidR="00C44C4B" w:rsidRPr="006315ED">
        <w:rPr>
          <w:rFonts w:cs="Times New Roman" w:hint="cs"/>
          <w:color w:val="A6A6A6" w:themeColor="background1" w:themeShade="A6"/>
          <w:rtl/>
        </w:rPr>
        <w:t>[</w:t>
      </w:r>
      <w:r w:rsidRPr="006315ED">
        <w:rPr>
          <w:rFonts w:cs="Times New Roman"/>
          <w:color w:val="A6A6A6" w:themeColor="background1" w:themeShade="A6"/>
          <w:rtl/>
        </w:rPr>
        <w:t>כדי להרחיק את מכנסיו מהתחתונים הרטובים.</w:t>
      </w:r>
      <w:r w:rsidR="00C44C4B" w:rsidRPr="006315ED">
        <w:rPr>
          <w:rFonts w:cs="Times New Roman" w:hint="cs"/>
          <w:color w:val="A6A6A6" w:themeColor="background1" w:themeShade="A6"/>
          <w:rtl/>
        </w:rPr>
        <w:t>]</w:t>
      </w:r>
      <w:r w:rsidRPr="006315ED">
        <w:rPr>
          <w:rFonts w:cs="Times New Roman"/>
          <w:color w:val="A6A6A6" w:themeColor="background1" w:themeShade="A6"/>
          <w:rtl/>
        </w:rPr>
        <w:t>. הוא הרכין את ראשו, מחכה שתחתוניו יתייבשו ב</w:t>
      </w:r>
      <w:r w:rsidR="004C59E0" w:rsidRPr="006315ED">
        <w:rPr>
          <w:rFonts w:cs="Times New Roman"/>
          <w:color w:val="A6A6A6" w:themeColor="background1" w:themeShade="A6"/>
          <w:rtl/>
        </w:rPr>
        <w:t>אוויר</w:t>
      </w:r>
      <w:r w:rsidRPr="006315ED">
        <w:rPr>
          <w:rFonts w:cs="Times New Roman"/>
          <w:color w:val="A6A6A6" w:themeColor="background1" w:themeShade="A6"/>
          <w:rtl/>
        </w:rPr>
        <w:t xml:space="preserve"> הלוהט, מבטו מושפל אל חלקת האדמה לרגליו, אל מקלות הכביסה השבורים המסתתרים בינות לגבעולים החומים והיבשים, והוא השתדל ככל יכ</w:t>
      </w:r>
      <w:r w:rsidR="00420563" w:rsidRPr="006315ED">
        <w:rPr>
          <w:rFonts w:cs="Times New Roman" w:hint="cs"/>
          <w:color w:val="A6A6A6" w:themeColor="background1" w:themeShade="A6"/>
          <w:rtl/>
        </w:rPr>
        <w:t>ו</w:t>
      </w:r>
      <w:r w:rsidRPr="006315ED">
        <w:rPr>
          <w:rFonts w:cs="Times New Roman"/>
          <w:color w:val="A6A6A6" w:themeColor="background1" w:themeShade="A6"/>
          <w:rtl/>
        </w:rPr>
        <w:t>לתו להסות את הבכי שפרץ, בלתי נשלט, מחזהו.</w:t>
      </w:r>
      <w:r w:rsidRPr="006315ED">
        <w:rPr>
          <w:rFonts w:cs="Times New Roman" w:hint="cs"/>
          <w:color w:val="A6A6A6" w:themeColor="background1" w:themeShade="A6"/>
          <w:rtl/>
        </w:rPr>
        <w:t>]</w:t>
      </w:r>
    </w:p>
    <w:p w14:paraId="26154BE4" w14:textId="77777777" w:rsidR="00850C50" w:rsidRDefault="00850C50" w:rsidP="00250000">
      <w:pPr>
        <w:rPr>
          <w:rtl/>
        </w:rPr>
      </w:pPr>
    </w:p>
    <w:p w14:paraId="0288D4CB" w14:textId="77777777" w:rsidR="003C73F2" w:rsidRDefault="00232D21" w:rsidP="00D14A18">
      <w:pPr>
        <w:pStyle w:val="Heading2"/>
        <w:rPr>
          <w:rtl/>
        </w:rPr>
      </w:pPr>
      <w:r>
        <w:rPr>
          <w:rFonts w:hint="cs"/>
          <w:rtl/>
        </w:rPr>
        <w:t>שעות על עקבים</w:t>
      </w:r>
    </w:p>
    <w:p w14:paraId="565810F0" w14:textId="28D4B14E" w:rsidR="003C73F2" w:rsidRDefault="003C73F2" w:rsidP="00250000">
      <w:pPr>
        <w:rPr>
          <w:rtl/>
        </w:rPr>
      </w:pPr>
      <w:r>
        <w:rPr>
          <w:rFonts w:hint="cs"/>
          <w:rtl/>
        </w:rPr>
        <w:t>אלכס הקריא לתיא</w:t>
      </w:r>
      <w:r w:rsidR="000452D8">
        <w:rPr>
          <w:rFonts w:hint="cs"/>
          <w:rtl/>
        </w:rPr>
        <w:t xml:space="preserve">ו </w:t>
      </w:r>
      <w:r w:rsidR="006315ED">
        <w:rPr>
          <w:rFonts w:hint="cs"/>
          <w:rtl/>
        </w:rPr>
        <w:t>הפעוט [הוא בן שנתיים?]</w:t>
      </w:r>
      <w:r w:rsidR="000452D8">
        <w:rPr>
          <w:rFonts w:hint="cs"/>
          <w:rtl/>
        </w:rPr>
        <w:t xml:space="preserve"> ספר.</w:t>
      </w:r>
    </w:p>
    <w:p w14:paraId="0B8EB2F1" w14:textId="77777777" w:rsidR="003C73F2" w:rsidRDefault="003C73F2" w:rsidP="00250000">
      <w:pPr>
        <w:rPr>
          <w:rtl/>
        </w:rPr>
      </w:pPr>
      <w:r>
        <w:rPr>
          <w:rFonts w:hint="cs"/>
          <w:rtl/>
        </w:rPr>
        <w:t>"מי כתב את זה?"</w:t>
      </w:r>
    </w:p>
    <w:p w14:paraId="7C73734E" w14:textId="77777777" w:rsidR="003C73F2" w:rsidRDefault="003C73F2" w:rsidP="00250000">
      <w:pPr>
        <w:rPr>
          <w:rtl/>
        </w:rPr>
      </w:pPr>
      <w:r>
        <w:rPr>
          <w:rFonts w:hint="cs"/>
          <w:rtl/>
        </w:rPr>
        <w:t>"רודיארד קיפלינג."</w:t>
      </w:r>
    </w:p>
    <w:p w14:paraId="741B7A88" w14:textId="77777777" w:rsidR="003C73F2" w:rsidRDefault="003C73F2" w:rsidP="00250000">
      <w:pPr>
        <w:rPr>
          <w:rtl/>
        </w:rPr>
      </w:pPr>
      <w:r>
        <w:rPr>
          <w:rFonts w:hint="cs"/>
          <w:rtl/>
        </w:rPr>
        <w:t>"ומי צייר את זה?"</w:t>
      </w:r>
    </w:p>
    <w:p w14:paraId="5D38B5B5" w14:textId="77777777" w:rsidR="003C73F2" w:rsidRDefault="003C73F2" w:rsidP="00250000">
      <w:pPr>
        <w:rPr>
          <w:rtl/>
        </w:rPr>
      </w:pPr>
      <w:r>
        <w:rPr>
          <w:rFonts w:hint="cs"/>
          <w:rtl/>
        </w:rPr>
        <w:t>"אבא שלו, ג'ון קיפלינג."</w:t>
      </w:r>
    </w:p>
    <w:p w14:paraId="639FB5CC" w14:textId="77777777" w:rsidR="003C73F2" w:rsidRDefault="003C73F2" w:rsidP="00250000">
      <w:pPr>
        <w:rPr>
          <w:rtl/>
        </w:rPr>
      </w:pPr>
      <w:r>
        <w:rPr>
          <w:rFonts w:hint="cs"/>
          <w:rtl/>
        </w:rPr>
        <w:t>"ומי הדביק את הדפים?"</w:t>
      </w:r>
    </w:p>
    <w:p w14:paraId="010E332C" w14:textId="77777777" w:rsidR="003C73F2" w:rsidRDefault="003C73F2" w:rsidP="00250000">
      <w:pPr>
        <w:rPr>
          <w:rtl/>
        </w:rPr>
      </w:pPr>
      <w:r>
        <w:rPr>
          <w:rFonts w:hint="cs"/>
          <w:rtl/>
        </w:rPr>
        <w:t>"אני."</w:t>
      </w:r>
    </w:p>
    <w:p w14:paraId="5CB48087" w14:textId="0AA66B03" w:rsidR="005E38CD" w:rsidRDefault="005E38CD" w:rsidP="00765B57">
      <w:pPr>
        <w:rPr>
          <w:rtl/>
        </w:rPr>
      </w:pPr>
      <w:r>
        <w:rPr>
          <w:rFonts w:hint="cs"/>
          <w:rtl/>
        </w:rPr>
        <w:t xml:space="preserve">הם ישבו בחדרון קטן צמוד לאולם החזרות היפה </w:t>
      </w:r>
      <w:r w:rsidR="00420563" w:rsidRPr="00420563">
        <w:rPr>
          <w:rFonts w:cs="Times New Roman"/>
          <w:rtl/>
        </w:rPr>
        <w:t>בפָּלאוּ</w:t>
      </w:r>
      <w:r>
        <w:rPr>
          <w:rFonts w:hint="cs"/>
          <w:rtl/>
        </w:rPr>
        <w:t>, ארמון ה</w:t>
      </w:r>
      <w:r w:rsidR="001C5A04">
        <w:rPr>
          <w:rFonts w:hint="cs"/>
          <w:rtl/>
        </w:rPr>
        <w:t>מוזיקה</w:t>
      </w:r>
      <w:r>
        <w:rPr>
          <w:rFonts w:hint="cs"/>
          <w:rtl/>
        </w:rPr>
        <w:t xml:space="preserve"> </w:t>
      </w:r>
      <w:r w:rsidR="000B0BC2">
        <w:rPr>
          <w:rFonts w:hint="cs"/>
          <w:rtl/>
        </w:rPr>
        <w:t>ה</w:t>
      </w:r>
      <w:r>
        <w:rPr>
          <w:rFonts w:hint="cs"/>
          <w:rtl/>
        </w:rPr>
        <w:t>קטל</w:t>
      </w:r>
      <w:r w:rsidR="009C378A">
        <w:rPr>
          <w:rFonts w:hint="cs"/>
          <w:rtl/>
        </w:rPr>
        <w:t>א</w:t>
      </w:r>
      <w:r w:rsidR="000B0BC2">
        <w:rPr>
          <w:rFonts w:hint="cs"/>
          <w:rtl/>
        </w:rPr>
        <w:t>נית</w:t>
      </w:r>
      <w:r>
        <w:rPr>
          <w:rFonts w:hint="cs"/>
          <w:rtl/>
        </w:rPr>
        <w:t xml:space="preserve"> בברצלונה.</w:t>
      </w:r>
    </w:p>
    <w:p w14:paraId="18CDCD38" w14:textId="2D300267" w:rsidR="003C73F2" w:rsidRPr="00CD067C" w:rsidRDefault="003F3C7B" w:rsidP="00FC5423">
      <w:pPr>
        <w:rPr>
          <w:rtl/>
        </w:rPr>
      </w:pPr>
      <w:r>
        <w:rPr>
          <w:rFonts w:hint="cs"/>
          <w:rtl/>
        </w:rPr>
        <w:lastRenderedPageBreak/>
        <w:t>דווקא כש</w:t>
      </w:r>
      <w:r w:rsidR="001C5A04">
        <w:rPr>
          <w:rtl/>
        </w:rPr>
        <w:t>אימא</w:t>
      </w:r>
      <w:r w:rsidR="003C73F2" w:rsidRPr="00CD067C">
        <w:rPr>
          <w:rtl/>
        </w:rPr>
        <w:t xml:space="preserve"> </w:t>
      </w:r>
      <w:r w:rsidR="00CB5C54">
        <w:rPr>
          <w:rFonts w:hint="cs"/>
          <w:rtl/>
        </w:rPr>
        <w:t>הופיעה ב</w:t>
      </w:r>
      <w:r w:rsidR="003C73F2" w:rsidRPr="00CD067C">
        <w:rPr>
          <w:rtl/>
        </w:rPr>
        <w:t>שמל</w:t>
      </w:r>
      <w:r w:rsidR="003C73F2" w:rsidRPr="00CD067C">
        <w:rPr>
          <w:rFonts w:hint="cs"/>
          <w:rtl/>
        </w:rPr>
        <w:t>ת</w:t>
      </w:r>
      <w:r w:rsidR="003C73F2" w:rsidRPr="00CD067C">
        <w:rPr>
          <w:rtl/>
        </w:rPr>
        <w:t xml:space="preserve">ה </w:t>
      </w:r>
      <w:r w:rsidR="003C73F2" w:rsidRPr="00CD067C">
        <w:rPr>
          <w:rFonts w:hint="cs"/>
          <w:rtl/>
        </w:rPr>
        <w:t>ה</w:t>
      </w:r>
      <w:r w:rsidR="003C73F2" w:rsidRPr="00CD067C">
        <w:rPr>
          <w:rtl/>
        </w:rPr>
        <w:t xml:space="preserve">כחולה </w:t>
      </w:r>
      <w:r w:rsidR="003C73F2" w:rsidRPr="00CD067C">
        <w:rPr>
          <w:rFonts w:hint="cs"/>
          <w:rtl/>
        </w:rPr>
        <w:t>ה</w:t>
      </w:r>
      <w:r w:rsidR="003C73F2" w:rsidRPr="00CD067C">
        <w:rPr>
          <w:rtl/>
        </w:rPr>
        <w:t>נוצצת</w:t>
      </w:r>
      <w:r w:rsidR="00A0294C">
        <w:rPr>
          <w:rFonts w:hint="cs"/>
          <w:rtl/>
        </w:rPr>
        <w:t xml:space="preserve">, </w:t>
      </w:r>
      <w:r w:rsidR="003C73F2" w:rsidRPr="00CD067C">
        <w:rPr>
          <w:rtl/>
        </w:rPr>
        <w:t xml:space="preserve">אלכס </w:t>
      </w:r>
      <w:r w:rsidR="000452D8">
        <w:rPr>
          <w:rFonts w:hint="cs"/>
          <w:rtl/>
        </w:rPr>
        <w:t>החליט ל</w:t>
      </w:r>
      <w:r w:rsidR="003C73F2" w:rsidRPr="00CD067C">
        <w:rPr>
          <w:rFonts w:hint="cs"/>
          <w:rtl/>
        </w:rPr>
        <w:t>ש</w:t>
      </w:r>
      <w:r w:rsidR="000452D8">
        <w:rPr>
          <w:rFonts w:hint="cs"/>
          <w:rtl/>
        </w:rPr>
        <w:t>י</w:t>
      </w:r>
      <w:r w:rsidR="003C73F2" w:rsidRPr="00CD067C">
        <w:rPr>
          <w:rFonts w:hint="cs"/>
          <w:rtl/>
        </w:rPr>
        <w:t>ר ל</w:t>
      </w:r>
      <w:r w:rsidR="008909C0" w:rsidRPr="008909C0">
        <w:rPr>
          <w:rFonts w:cs="Times New Roman"/>
          <w:rtl/>
        </w:rPr>
        <w:t>אחיו הקטנים</w:t>
      </w:r>
      <w:r w:rsidR="003C73F2" w:rsidRPr="00CD067C">
        <w:rPr>
          <w:rFonts w:hint="cs"/>
          <w:rtl/>
        </w:rPr>
        <w:t xml:space="preserve"> </w:t>
      </w:r>
      <w:r w:rsidR="003C73F2">
        <w:rPr>
          <w:rFonts w:hint="cs"/>
          <w:rtl/>
        </w:rPr>
        <w:t>[</w:t>
      </w:r>
      <w:r w:rsidR="003C73F2" w:rsidRPr="00CD067C">
        <w:t>Nursery Rhymes</w:t>
      </w:r>
      <w:r w:rsidR="003C73F2">
        <w:rPr>
          <w:rFonts w:hint="cs"/>
          <w:rtl/>
        </w:rPr>
        <w:t>]</w:t>
      </w:r>
      <w:r w:rsidR="003C73F2" w:rsidRPr="00CD067C">
        <w:rPr>
          <w:rtl/>
        </w:rPr>
        <w:t xml:space="preserve"> </w:t>
      </w:r>
      <w:r w:rsidR="003C73F2">
        <w:rPr>
          <w:rFonts w:hint="cs"/>
          <w:rtl/>
        </w:rPr>
        <w:t>שירי ילדים מוכרים בגרסאות של גועל [, סטיות וחומרים שמחוץ לחוק]. הוא הכיר עשרות כאלה, ואף הוסיף המצאות פרטיות משלו. לחרו</w:t>
      </w:r>
      <w:r w:rsidR="00B73217">
        <w:rPr>
          <w:rFonts w:hint="cs"/>
          <w:rtl/>
        </w:rPr>
        <w:t>ֹ</w:t>
      </w:r>
      <w:r w:rsidR="003C73F2">
        <w:rPr>
          <w:rFonts w:hint="cs"/>
          <w:rtl/>
        </w:rPr>
        <w:t xml:space="preserve">ז חרוזים הוא ידע, גם </w:t>
      </w:r>
      <w:r w:rsidR="000A530D">
        <w:rPr>
          <w:rFonts w:hint="cs"/>
          <w:rtl/>
        </w:rPr>
        <w:t>את</w:t>
      </w:r>
      <w:r w:rsidR="003C73F2">
        <w:rPr>
          <w:rFonts w:hint="cs"/>
          <w:rtl/>
        </w:rPr>
        <w:t xml:space="preserve"> מחלת הפה והטלפיים</w:t>
      </w:r>
      <w:r w:rsidR="000A530D">
        <w:rPr>
          <w:rFonts w:hint="cs"/>
          <w:rtl/>
        </w:rPr>
        <w:t xml:space="preserve"> הכיר</w:t>
      </w:r>
      <w:r w:rsidR="00FB22E1">
        <w:rPr>
          <w:rFonts w:hint="cs"/>
          <w:rtl/>
        </w:rPr>
        <w:t xml:space="preserve"> מהדיווחים בחדשות</w:t>
      </w:r>
      <w:r w:rsidR="003C73F2">
        <w:rPr>
          <w:rFonts w:hint="cs"/>
          <w:rtl/>
        </w:rPr>
        <w:t xml:space="preserve">, ממילים גסות לא ניתן לסוכך אפילו </w:t>
      </w:r>
      <w:r w:rsidR="00570665">
        <w:rPr>
          <w:rFonts w:hint="cs"/>
          <w:rtl/>
        </w:rPr>
        <w:t xml:space="preserve">על </w:t>
      </w:r>
      <w:r w:rsidR="003C73F2">
        <w:rPr>
          <w:rFonts w:hint="cs"/>
          <w:rtl/>
        </w:rPr>
        <w:t xml:space="preserve">ילדים רכים, אבל </w:t>
      </w:r>
      <w:r w:rsidR="000A530D">
        <w:rPr>
          <w:rFonts w:hint="cs"/>
          <w:rtl/>
        </w:rPr>
        <w:t>היכן התוודע</w:t>
      </w:r>
      <w:r w:rsidR="003C73F2">
        <w:rPr>
          <w:rFonts w:hint="cs"/>
          <w:rtl/>
        </w:rPr>
        <w:t xml:space="preserve"> </w:t>
      </w:r>
      <w:r w:rsidR="000A530D">
        <w:rPr>
          <w:rFonts w:hint="cs"/>
          <w:rtl/>
        </w:rPr>
        <w:t>ל</w:t>
      </w:r>
      <w:r w:rsidR="003C73F2">
        <w:rPr>
          <w:rFonts w:hint="cs"/>
          <w:rtl/>
        </w:rPr>
        <w:t>סטיות המגעילות האלה (</w:t>
      </w:r>
      <w:r w:rsidR="00FB22E1">
        <w:rPr>
          <w:rFonts w:hint="cs"/>
          <w:rtl/>
        </w:rPr>
        <w:t>ככלות</w:t>
      </w:r>
      <w:r w:rsidR="003C73F2">
        <w:rPr>
          <w:rFonts w:hint="cs"/>
          <w:rtl/>
        </w:rPr>
        <w:t xml:space="preserve"> </w:t>
      </w:r>
      <w:r w:rsidR="00483BB1">
        <w:rPr>
          <w:rFonts w:hint="cs"/>
          <w:rtl/>
        </w:rPr>
        <w:t>הכול</w:t>
      </w:r>
      <w:r w:rsidR="003C73F2">
        <w:rPr>
          <w:rFonts w:hint="cs"/>
          <w:rtl/>
        </w:rPr>
        <w:t>, חיות הבית והחצר כיכבו בהרבה מהשירים)</w:t>
      </w:r>
      <w:r w:rsidR="000A530D">
        <w:rPr>
          <w:rFonts w:hint="cs"/>
          <w:rtl/>
        </w:rPr>
        <w:t>,</w:t>
      </w:r>
      <w:r w:rsidR="003C73F2">
        <w:rPr>
          <w:rFonts w:hint="cs"/>
          <w:rtl/>
        </w:rPr>
        <w:t xml:space="preserve"> </w:t>
      </w:r>
      <w:r w:rsidR="000A530D">
        <w:rPr>
          <w:rFonts w:hint="cs"/>
          <w:rtl/>
        </w:rPr>
        <w:t>[</w:t>
      </w:r>
      <w:r w:rsidR="003C73F2">
        <w:rPr>
          <w:rFonts w:hint="cs"/>
          <w:rtl/>
        </w:rPr>
        <w:t>וכל התנוחות על שמותיהן המפורשים,</w:t>
      </w:r>
      <w:r w:rsidR="000A530D">
        <w:rPr>
          <w:rFonts w:hint="cs"/>
          <w:rtl/>
        </w:rPr>
        <w:t xml:space="preserve">] </w:t>
      </w:r>
      <w:r w:rsidR="00A0294C">
        <w:rPr>
          <w:rFonts w:hint="cs"/>
          <w:rtl/>
        </w:rPr>
        <w:t>ל</w:t>
      </w:r>
      <w:r w:rsidR="003C73F2">
        <w:rPr>
          <w:rFonts w:hint="cs"/>
          <w:rtl/>
        </w:rPr>
        <w:t>נקבים ו</w:t>
      </w:r>
      <w:r w:rsidR="00A0294C">
        <w:rPr>
          <w:rFonts w:hint="cs"/>
          <w:rtl/>
        </w:rPr>
        <w:t>ל</w:t>
      </w:r>
      <w:r w:rsidR="000A530D">
        <w:rPr>
          <w:rFonts w:hint="cs"/>
          <w:rtl/>
        </w:rPr>
        <w:t xml:space="preserve">איברים, </w:t>
      </w:r>
      <w:r w:rsidR="001E2ADF">
        <w:rPr>
          <w:rFonts w:hint="cs"/>
          <w:rtl/>
        </w:rPr>
        <w:t>ו</w:t>
      </w:r>
      <w:r w:rsidR="00420563">
        <w:rPr>
          <w:rFonts w:hint="cs"/>
          <w:rtl/>
        </w:rPr>
        <w:t>גם ל</w:t>
      </w:r>
      <w:r w:rsidRPr="003F3C7B">
        <w:rPr>
          <w:rFonts w:cs="Times New Roman"/>
          <w:rtl/>
        </w:rPr>
        <w:t xml:space="preserve">מגוון רחב של </w:t>
      </w:r>
      <w:r w:rsidR="003C73F2">
        <w:rPr>
          <w:rFonts w:hint="cs"/>
          <w:rtl/>
        </w:rPr>
        <w:t>חומרים האסורים</w:t>
      </w:r>
      <w:r w:rsidR="000A530D">
        <w:rPr>
          <w:rFonts w:hint="cs"/>
          <w:rtl/>
        </w:rPr>
        <w:t xml:space="preserve"> לצריכה </w:t>
      </w:r>
      <w:r w:rsidR="00297D38">
        <w:rPr>
          <w:rFonts w:hint="cs"/>
          <w:rtl/>
        </w:rPr>
        <w:t>על פ</w:t>
      </w:r>
      <w:r w:rsidR="000A530D">
        <w:rPr>
          <w:rFonts w:hint="cs"/>
          <w:rtl/>
        </w:rPr>
        <w:t>י חוק</w:t>
      </w:r>
      <w:r w:rsidR="00A0294C">
        <w:rPr>
          <w:rFonts w:hint="cs"/>
          <w:rtl/>
        </w:rPr>
        <w:t>?</w:t>
      </w:r>
      <w:r w:rsidR="003C73F2">
        <w:rPr>
          <w:rFonts w:hint="cs"/>
          <w:rtl/>
        </w:rPr>
        <w:t xml:space="preserve"> [ברוב השירים המגעילות </w:t>
      </w:r>
      <w:r w:rsidR="003C73F2" w:rsidRPr="00CD067C">
        <w:rPr>
          <w:rFonts w:hint="cs"/>
          <w:rtl/>
        </w:rPr>
        <w:t>אבל לא את הגרסאות המקוריות</w:t>
      </w:r>
      <w:r w:rsidR="003C73F2">
        <w:rPr>
          <w:rFonts w:hint="cs"/>
          <w:rtl/>
        </w:rPr>
        <w:t xml:space="preserve"> </w:t>
      </w:r>
      <w:r w:rsidR="003C73F2" w:rsidRPr="00CD067C">
        <w:rPr>
          <w:rFonts w:hint="cs"/>
          <w:rtl/>
        </w:rPr>
        <w:t>או את ה</w:t>
      </w:r>
      <w:r w:rsidR="00C51519">
        <w:rPr>
          <w:rtl/>
        </w:rPr>
        <w:t>גרס</w:t>
      </w:r>
      <w:r w:rsidR="003C73F2" w:rsidRPr="00CD067C">
        <w:rPr>
          <w:rtl/>
        </w:rPr>
        <w:t xml:space="preserve">אות </w:t>
      </w:r>
      <w:r w:rsidR="003C73F2" w:rsidRPr="00CD067C">
        <w:rPr>
          <w:rFonts w:hint="cs"/>
          <w:rtl/>
        </w:rPr>
        <w:t>ה</w:t>
      </w:r>
      <w:r w:rsidR="003C73F2" w:rsidRPr="00CD067C">
        <w:rPr>
          <w:rtl/>
        </w:rPr>
        <w:t>מגעילות, שעוסקות בהפרשות גופניות</w:t>
      </w:r>
      <w:r w:rsidR="003C73F2">
        <w:rPr>
          <w:rFonts w:hint="cs"/>
          <w:rtl/>
        </w:rPr>
        <w:t xml:space="preserve"> </w:t>
      </w:r>
      <w:r w:rsidR="003C73F2" w:rsidRPr="00CD067C">
        <w:rPr>
          <w:rFonts w:hint="cs"/>
          <w:rtl/>
        </w:rPr>
        <w:t>אלא</w:t>
      </w:r>
      <w:r w:rsidR="003C73F2" w:rsidRPr="00CD067C">
        <w:rPr>
          <w:rtl/>
        </w:rPr>
        <w:t xml:space="preserve"> גרסאות מתקדמות יותר, של סטיות מ</w:t>
      </w:r>
      <w:r w:rsidR="003C73F2">
        <w:rPr>
          <w:rFonts w:hint="cs"/>
          <w:rtl/>
        </w:rPr>
        <w:t>י</w:t>
      </w:r>
      <w:r w:rsidR="003C73F2" w:rsidRPr="00CD067C">
        <w:rPr>
          <w:rtl/>
        </w:rPr>
        <w:t xml:space="preserve">ניות ושימוש בסמים. </w:t>
      </w:r>
      <w:r w:rsidR="003C73F2">
        <w:rPr>
          <w:rFonts w:hint="cs"/>
          <w:rtl/>
        </w:rPr>
        <w:t xml:space="preserve">קצת שיפור בבקשה. מרי שעושה דווקא כבר מזמן לא גידלה בגנה] </w:t>
      </w:r>
    </w:p>
    <w:p w14:paraId="2A469398" w14:textId="0BEB98B1" w:rsidR="003C73F2" w:rsidRPr="00CD067C" w:rsidRDefault="003F3C7B" w:rsidP="000A530D">
      <w:r w:rsidRPr="003F3C7B">
        <w:rPr>
          <w:rFonts w:cs="Times New Roman"/>
          <w:rtl/>
        </w:rPr>
        <w:t>כש</w:t>
      </w:r>
      <w:r w:rsidR="001C5A04">
        <w:rPr>
          <w:rFonts w:cs="Times New Roman"/>
          <w:rtl/>
        </w:rPr>
        <w:t>אימא</w:t>
      </w:r>
      <w:r w:rsidRPr="003F3C7B">
        <w:rPr>
          <w:rFonts w:cs="Times New Roman"/>
          <w:rtl/>
        </w:rPr>
        <w:t xml:space="preserve"> צ</w:t>
      </w:r>
      <w:r w:rsidR="00420563">
        <w:rPr>
          <w:rFonts w:cs="Times New Roman" w:hint="cs"/>
          <w:rtl/>
        </w:rPr>
        <w:t>י</w:t>
      </w:r>
      <w:r w:rsidRPr="003F3C7B">
        <w:rPr>
          <w:rFonts w:cs="Times New Roman"/>
          <w:rtl/>
        </w:rPr>
        <w:t>וותה עליו לחדול מלשיר כך לאחיו הקטנים, הוא זמזם בהפגנתיות. הוא הישיר אליה מבט, מה את רוצה ממני, את לא תגידי לי שאסור לזמזם</w:t>
      </w:r>
      <w:r w:rsidR="00F50261">
        <w:rPr>
          <w:rFonts w:hint="cs"/>
          <w:rtl/>
        </w:rPr>
        <w:t>.</w:t>
      </w:r>
      <w:r w:rsidR="003C73F2">
        <w:rPr>
          <w:rFonts w:hint="cs"/>
          <w:rtl/>
        </w:rPr>
        <w:t xml:space="preserve"> </w:t>
      </w:r>
      <w:r w:rsidR="00F50261">
        <w:rPr>
          <w:rFonts w:hint="cs"/>
          <w:rtl/>
        </w:rPr>
        <w:t>[</w:t>
      </w:r>
      <w:r w:rsidR="003C73F2">
        <w:rPr>
          <w:rFonts w:hint="cs"/>
          <w:rtl/>
        </w:rPr>
        <w:t xml:space="preserve">את 'מרי-מרי דווקא-דווקא'. </w:t>
      </w:r>
      <w:hyperlink r:id="rId41" w:history="1">
        <w:r w:rsidR="003C73F2" w:rsidRPr="00F50261">
          <w:rPr>
            <w:rStyle w:val="Hyperlink"/>
          </w:rPr>
          <w:t>Mary Mary quite contrary</w:t>
        </w:r>
      </w:hyperlink>
      <w:r w:rsidR="003C73F2">
        <w:rPr>
          <w:rFonts w:hint="cs"/>
          <w:rtl/>
        </w:rPr>
        <w:t>]</w:t>
      </w:r>
    </w:p>
    <w:p w14:paraId="709900AD" w14:textId="4C38EC15" w:rsidR="003C73F2" w:rsidRPr="00CD067C" w:rsidRDefault="003C73F2" w:rsidP="00250000">
      <w:pPr>
        <w:rPr>
          <w:rtl/>
        </w:rPr>
      </w:pPr>
      <w:r w:rsidRPr="00CD067C">
        <w:rPr>
          <w:rtl/>
        </w:rPr>
        <w:t xml:space="preserve">"מה יהיה איתך אלכס?" </w:t>
      </w:r>
      <w:r w:rsidR="001C5A04">
        <w:rPr>
          <w:rtl/>
        </w:rPr>
        <w:t>אימא</w:t>
      </w:r>
      <w:r w:rsidRPr="00CD067C">
        <w:rPr>
          <w:rtl/>
        </w:rPr>
        <w:t xml:space="preserve"> </w:t>
      </w:r>
      <w:r w:rsidR="00750E87" w:rsidRPr="00750E87">
        <w:rPr>
          <w:rFonts w:cs="Times New Roman"/>
          <w:rtl/>
        </w:rPr>
        <w:t>תבעה, מרוגזת</w:t>
      </w:r>
      <w:r w:rsidRPr="00CD067C">
        <w:rPr>
          <w:rtl/>
        </w:rPr>
        <w:t>.</w:t>
      </w:r>
    </w:p>
    <w:p w14:paraId="38BBD5DC" w14:textId="77777777" w:rsidR="003C73F2" w:rsidRPr="00CD067C" w:rsidRDefault="003C73F2" w:rsidP="00250000">
      <w:pPr>
        <w:rPr>
          <w:rtl/>
        </w:rPr>
      </w:pPr>
      <w:r w:rsidRPr="00CD067C">
        <w:rPr>
          <w:rtl/>
        </w:rPr>
        <w:t>"הו, מה יהיה איתי," הוא אמר בקול מצחיק. "אני לא יודע. את זה נגלה בפרק הבא."</w:t>
      </w:r>
    </w:p>
    <w:p w14:paraId="6AF7AFDB" w14:textId="449006ED" w:rsidR="003C73F2" w:rsidRDefault="003C73F2" w:rsidP="00D3196E">
      <w:pPr>
        <w:rPr>
          <w:rtl/>
        </w:rPr>
      </w:pPr>
      <w:r w:rsidRPr="00CD067C">
        <w:rPr>
          <w:rtl/>
        </w:rPr>
        <w:t xml:space="preserve">מארק צחק אבל </w:t>
      </w:r>
      <w:r w:rsidR="001C5A04">
        <w:rPr>
          <w:rtl/>
        </w:rPr>
        <w:t>אימא</w:t>
      </w:r>
      <w:r w:rsidRPr="00CD067C">
        <w:rPr>
          <w:rtl/>
        </w:rPr>
        <w:t xml:space="preserve"> נאנחה. </w:t>
      </w:r>
    </w:p>
    <w:p w14:paraId="5841D6B7" w14:textId="77777777" w:rsidR="000B0BC2" w:rsidRDefault="000B0BC2" w:rsidP="009651CC">
      <w:pPr>
        <w:rPr>
          <w:rtl/>
        </w:rPr>
      </w:pPr>
      <w:r>
        <w:rPr>
          <w:rFonts w:hint="cs"/>
          <w:rtl/>
        </w:rPr>
        <w:t>[</w:t>
      </w:r>
      <w:r w:rsidRPr="000B0BC2">
        <w:t>https://en.wikipedia.org/wiki/Palau_de_la_M%C3%BAsica_Catalana</w:t>
      </w:r>
    </w:p>
    <w:p w14:paraId="290B0F08" w14:textId="062201AF" w:rsidR="000B0BC2" w:rsidRDefault="000B0BC2" w:rsidP="009651CC">
      <w:pPr>
        <w:rPr>
          <w:rtl/>
        </w:rPr>
      </w:pPr>
      <w:r w:rsidRPr="000B0BC2">
        <w:t>http://www.palaumusica.cat/en/photo-gallery_23608</w:t>
      </w:r>
      <w:r>
        <w:rPr>
          <w:rFonts w:hint="cs"/>
          <w:rtl/>
        </w:rPr>
        <w:t>]</w:t>
      </w:r>
    </w:p>
    <w:p w14:paraId="3B22430B" w14:textId="3981DA70" w:rsidR="003C73F2" w:rsidRPr="00CD067C" w:rsidRDefault="003C73F2" w:rsidP="009651CC">
      <w:pPr>
        <w:rPr>
          <w:rtl/>
        </w:rPr>
      </w:pPr>
      <w:r w:rsidRPr="00CD067C">
        <w:rPr>
          <w:rFonts w:hint="cs"/>
          <w:rtl/>
        </w:rPr>
        <w:t>אבא</w:t>
      </w:r>
      <w:r w:rsidR="0069680F">
        <w:rPr>
          <w:rFonts w:hint="cs"/>
          <w:rtl/>
        </w:rPr>
        <w:t>,</w:t>
      </w:r>
      <w:r w:rsidR="00CB5C54">
        <w:rPr>
          <w:rFonts w:hint="cs"/>
          <w:rtl/>
        </w:rPr>
        <w:t xml:space="preserve"> </w:t>
      </w:r>
      <w:r w:rsidR="008909C0" w:rsidRPr="008909C0">
        <w:rPr>
          <w:rFonts w:cs="Times New Roman"/>
          <w:rtl/>
        </w:rPr>
        <w:t>בחליפ</w:t>
      </w:r>
      <w:r w:rsidR="008909C0">
        <w:rPr>
          <w:rFonts w:cs="Times New Roman" w:hint="cs"/>
          <w:rtl/>
        </w:rPr>
        <w:t>תו</w:t>
      </w:r>
      <w:r w:rsidR="008909C0" w:rsidRPr="008909C0">
        <w:rPr>
          <w:rFonts w:cs="Times New Roman"/>
          <w:rtl/>
        </w:rPr>
        <w:t xml:space="preserve"> </w:t>
      </w:r>
      <w:r w:rsidR="008909C0">
        <w:rPr>
          <w:rFonts w:cs="Times New Roman" w:hint="cs"/>
          <w:rtl/>
        </w:rPr>
        <w:t>ה</w:t>
      </w:r>
      <w:r w:rsidR="008909C0" w:rsidRPr="008909C0">
        <w:rPr>
          <w:rFonts w:cs="Times New Roman"/>
          <w:rtl/>
        </w:rPr>
        <w:t>חגיגית ו</w:t>
      </w:r>
      <w:r w:rsidR="004A425F">
        <w:rPr>
          <w:rFonts w:cs="Times New Roman" w:hint="cs"/>
          <w:rtl/>
        </w:rPr>
        <w:t>ב</w:t>
      </w:r>
      <w:r w:rsidR="008909C0" w:rsidRPr="008909C0">
        <w:rPr>
          <w:rFonts w:cs="Times New Roman"/>
          <w:rtl/>
        </w:rPr>
        <w:t>ש</w:t>
      </w:r>
      <w:r w:rsidR="004A425F">
        <w:rPr>
          <w:rFonts w:cs="Times New Roman" w:hint="cs"/>
          <w:rtl/>
        </w:rPr>
        <w:t>י</w:t>
      </w:r>
      <w:r w:rsidR="008909C0" w:rsidRPr="008909C0">
        <w:rPr>
          <w:rFonts w:cs="Times New Roman"/>
          <w:rtl/>
        </w:rPr>
        <w:t>ער משוח לאחור</w:t>
      </w:r>
      <w:r w:rsidR="004A425F">
        <w:rPr>
          <w:rFonts w:cs="Times New Roman" w:hint="cs"/>
          <w:rtl/>
        </w:rPr>
        <w:t>,</w:t>
      </w:r>
      <w:r w:rsidR="008909C0" w:rsidRPr="008909C0">
        <w:rPr>
          <w:rFonts w:cs="Times New Roman"/>
          <w:rtl/>
        </w:rPr>
        <w:t xml:space="preserve"> </w:t>
      </w:r>
      <w:r w:rsidR="00F50261" w:rsidRPr="00F50261">
        <w:rPr>
          <w:rFonts w:cs="Times New Roman"/>
          <w:rtl/>
        </w:rPr>
        <w:t xml:space="preserve">הציץ פנימה </w:t>
      </w:r>
      <w:r w:rsidR="00F50261">
        <w:rPr>
          <w:rFonts w:hint="cs"/>
          <w:rtl/>
        </w:rPr>
        <w:t>ו</w:t>
      </w:r>
      <w:r w:rsidR="003F3C7B" w:rsidRPr="003F3C7B">
        <w:rPr>
          <w:rFonts w:cs="Times New Roman"/>
          <w:rtl/>
        </w:rPr>
        <w:t>זימן אותם</w:t>
      </w:r>
      <w:r w:rsidR="00850C50">
        <w:rPr>
          <w:rFonts w:cs="Times New Roman" w:hint="cs"/>
          <w:rtl/>
        </w:rPr>
        <w:t>,</w:t>
      </w:r>
      <w:r w:rsidR="00850C50" w:rsidRPr="00F50261">
        <w:rPr>
          <w:rFonts w:cs="Times New Roman"/>
          <w:rtl/>
        </w:rPr>
        <w:t xml:space="preserve"> קצר</w:t>
      </w:r>
      <w:r w:rsidR="006A695E">
        <w:rPr>
          <w:rFonts w:cs="Times New Roman" w:hint="cs"/>
          <w:rtl/>
        </w:rPr>
        <w:t xml:space="preserve"> </w:t>
      </w:r>
      <w:r w:rsidR="00850C50" w:rsidRPr="00F50261">
        <w:rPr>
          <w:rFonts w:cs="Times New Roman"/>
          <w:rtl/>
        </w:rPr>
        <w:t>רוח</w:t>
      </w:r>
      <w:r w:rsidR="00850C50" w:rsidRPr="003F3C7B">
        <w:rPr>
          <w:rFonts w:cs="Times New Roman"/>
          <w:rtl/>
        </w:rPr>
        <w:t xml:space="preserve"> </w:t>
      </w:r>
      <w:r w:rsidR="00850C50" w:rsidRPr="00F50261">
        <w:rPr>
          <w:rFonts w:cs="Times New Roman"/>
          <w:rtl/>
        </w:rPr>
        <w:t>כרגיל,</w:t>
      </w:r>
      <w:r w:rsidR="00CB5C54" w:rsidRPr="00CD067C">
        <w:rPr>
          <w:rFonts w:hint="cs"/>
          <w:rtl/>
        </w:rPr>
        <w:t xml:space="preserve"> ל</w:t>
      </w:r>
      <w:r w:rsidR="00F50261" w:rsidRPr="00F50261">
        <w:rPr>
          <w:rFonts w:cs="Times New Roman"/>
          <w:rtl/>
        </w:rPr>
        <w:t>חזרה הגנרלית של</w:t>
      </w:r>
      <w:r w:rsidR="00F50261" w:rsidRPr="00F50261">
        <w:rPr>
          <w:rFonts w:cs="Times New Roman" w:hint="cs"/>
          <w:rtl/>
        </w:rPr>
        <w:t xml:space="preserve"> </w:t>
      </w:r>
      <w:r w:rsidR="008B1B44">
        <w:rPr>
          <w:rFonts w:hint="cs"/>
          <w:rtl/>
        </w:rPr>
        <w:t>סופי</w:t>
      </w:r>
      <w:r w:rsidR="00CB5C54">
        <w:rPr>
          <w:rFonts w:hint="cs"/>
          <w:rtl/>
        </w:rPr>
        <w:t>.</w:t>
      </w:r>
      <w:r w:rsidR="00CB5C54" w:rsidRPr="00CD067C">
        <w:rPr>
          <w:rFonts w:hint="cs"/>
          <w:rtl/>
        </w:rPr>
        <w:t xml:space="preserve"> </w:t>
      </w:r>
    </w:p>
    <w:p w14:paraId="72484254" w14:textId="77777777" w:rsidR="00F50261" w:rsidRDefault="00F50261" w:rsidP="000B0BC2">
      <w:pPr>
        <w:rPr>
          <w:rtl/>
        </w:rPr>
      </w:pPr>
      <w:r>
        <w:rPr>
          <w:rFonts w:hint="cs"/>
          <w:rtl/>
        </w:rPr>
        <w:t>[</w:t>
      </w:r>
      <w:r w:rsidR="005E38CD">
        <w:rPr>
          <w:rFonts w:hint="cs"/>
          <w:rtl/>
        </w:rPr>
        <w:t>הם נכנסו</w:t>
      </w:r>
      <w:r w:rsidR="003C73F2" w:rsidRPr="00CD067C">
        <w:rPr>
          <w:rtl/>
        </w:rPr>
        <w:t xml:space="preserve"> לאולם </w:t>
      </w:r>
      <w:r w:rsidR="005E38CD">
        <w:rPr>
          <w:rFonts w:hint="cs"/>
          <w:rtl/>
        </w:rPr>
        <w:t>החזרות</w:t>
      </w:r>
      <w:r w:rsidR="003C73F2" w:rsidRPr="00CD067C">
        <w:rPr>
          <w:rtl/>
        </w:rPr>
        <w:t xml:space="preserve"> </w:t>
      </w:r>
      <w:r w:rsidR="006A05A0">
        <w:rPr>
          <w:rFonts w:hint="cs"/>
          <w:rtl/>
        </w:rPr>
        <w:t>שהתהדר ב</w:t>
      </w:r>
      <w:r w:rsidR="005E38CD">
        <w:rPr>
          <w:rFonts w:hint="cs"/>
          <w:rtl/>
        </w:rPr>
        <w:t>תקרת עץ מרהיבה ועמודים מקושטים בפיתוחים ורודי</w:t>
      </w:r>
      <w:r w:rsidR="000F6ABE">
        <w:rPr>
          <w:rFonts w:hint="cs"/>
          <w:rtl/>
        </w:rPr>
        <w:t>ם</w:t>
      </w:r>
      <w:r w:rsidR="003C73F2" w:rsidRPr="00CD067C">
        <w:rPr>
          <w:rtl/>
        </w:rPr>
        <w:t>.</w:t>
      </w:r>
      <w:r>
        <w:rPr>
          <w:rFonts w:hint="cs"/>
          <w:rtl/>
        </w:rPr>
        <w:t>]</w:t>
      </w:r>
      <w:r w:rsidR="000B0BC2">
        <w:rPr>
          <w:rFonts w:hint="cs"/>
          <w:rtl/>
        </w:rPr>
        <w:t xml:space="preserve"> </w:t>
      </w:r>
    </w:p>
    <w:p w14:paraId="3A565F90" w14:textId="0436D400" w:rsidR="003F3C7B" w:rsidRDefault="000B0BC2" w:rsidP="000B0BC2">
      <w:r>
        <w:rPr>
          <w:rFonts w:hint="cs"/>
          <w:rtl/>
        </w:rPr>
        <w:t xml:space="preserve">אור הדמדומים חדר לאולם </w:t>
      </w:r>
      <w:r w:rsidR="00F50261" w:rsidRPr="00F50261">
        <w:rPr>
          <w:rFonts w:cs="Times New Roman"/>
          <w:rtl/>
        </w:rPr>
        <w:t xml:space="preserve">החזרות </w:t>
      </w:r>
      <w:r>
        <w:rPr>
          <w:rFonts w:hint="cs"/>
          <w:rtl/>
        </w:rPr>
        <w:t>מ</w:t>
      </w:r>
      <w:r w:rsidR="008909C0" w:rsidRPr="008909C0">
        <w:rPr>
          <w:rFonts w:cs="Times New Roman"/>
          <w:rtl/>
        </w:rPr>
        <w:t>בעד ל</w:t>
      </w:r>
      <w:r>
        <w:rPr>
          <w:rFonts w:hint="cs"/>
          <w:rtl/>
        </w:rPr>
        <w:t xml:space="preserve">חלונות החזיתיים, </w:t>
      </w:r>
      <w:r w:rsidR="002A4AEB">
        <w:rPr>
          <w:rFonts w:hint="cs"/>
          <w:rtl/>
        </w:rPr>
        <w:t xml:space="preserve">אלו </w:t>
      </w:r>
      <w:r>
        <w:rPr>
          <w:rFonts w:hint="cs"/>
          <w:rtl/>
        </w:rPr>
        <w:t>שלא כוס</w:t>
      </w:r>
      <w:r w:rsidR="0047321D">
        <w:rPr>
          <w:rFonts w:hint="cs"/>
          <w:rtl/>
        </w:rPr>
        <w:t>ו</w:t>
      </w:r>
      <w:r>
        <w:rPr>
          <w:rFonts w:hint="cs"/>
          <w:rtl/>
        </w:rPr>
        <w:t xml:space="preserve"> בו</w:t>
      </w:r>
      <w:r w:rsidR="006A695E">
        <w:rPr>
          <w:rFonts w:hint="cs"/>
          <w:rtl/>
        </w:rPr>
        <w:t>ו</w:t>
      </w:r>
      <w:r>
        <w:rPr>
          <w:rFonts w:hint="cs"/>
          <w:rtl/>
        </w:rPr>
        <w:t>ילונות אדומים עבים. במרכז האולם</w:t>
      </w:r>
      <w:r w:rsidR="00ED022E">
        <w:rPr>
          <w:rFonts w:hint="cs"/>
          <w:rtl/>
        </w:rPr>
        <w:t>,</w:t>
      </w:r>
      <w:r>
        <w:rPr>
          <w:rFonts w:hint="cs"/>
          <w:rtl/>
        </w:rPr>
        <w:t xml:space="preserve"> תחת תבליט כוכב בתקרת העץ, ניצב פסנתר</w:t>
      </w:r>
      <w:r w:rsidR="006A695E">
        <w:rPr>
          <w:rFonts w:hint="cs"/>
          <w:rtl/>
        </w:rPr>
        <w:t xml:space="preserve"> </w:t>
      </w:r>
      <w:r>
        <w:rPr>
          <w:rFonts w:hint="cs"/>
          <w:rtl/>
        </w:rPr>
        <w:t xml:space="preserve">כנף, </w:t>
      </w:r>
      <w:r w:rsidR="00865E7B">
        <w:rPr>
          <w:rFonts w:hint="cs"/>
          <w:rtl/>
        </w:rPr>
        <w:t>ו</w:t>
      </w:r>
      <w:r>
        <w:rPr>
          <w:rFonts w:hint="cs"/>
          <w:rtl/>
        </w:rPr>
        <w:t>עליו ניגנה</w:t>
      </w:r>
      <w:r w:rsidR="003C73F2" w:rsidRPr="00CD067C">
        <w:rPr>
          <w:rtl/>
        </w:rPr>
        <w:t xml:space="preserve"> </w:t>
      </w:r>
      <w:r w:rsidR="008B1B44">
        <w:rPr>
          <w:rtl/>
        </w:rPr>
        <w:t>סופי</w:t>
      </w:r>
      <w:r w:rsidR="003C73F2" w:rsidRPr="00CD067C">
        <w:rPr>
          <w:rtl/>
        </w:rPr>
        <w:t xml:space="preserve"> הטובה</w:t>
      </w:r>
      <w:r>
        <w:rPr>
          <w:rFonts w:hint="cs"/>
          <w:rtl/>
        </w:rPr>
        <w:t xml:space="preserve"> </w:t>
      </w:r>
      <w:r w:rsidR="003B5B6A">
        <w:rPr>
          <w:rFonts w:hint="cs"/>
          <w:rtl/>
        </w:rPr>
        <w:t>פולונז של שופן, כחימום אחרון לפני ה</w:t>
      </w:r>
      <w:r w:rsidR="0069680F" w:rsidRPr="0069680F">
        <w:rPr>
          <w:rFonts w:cs="Times New Roman"/>
          <w:rtl/>
        </w:rPr>
        <w:t>קונצרט</w:t>
      </w:r>
      <w:r w:rsidR="003C73F2" w:rsidRPr="00CD067C">
        <w:rPr>
          <w:rtl/>
        </w:rPr>
        <w:t xml:space="preserve">. </w:t>
      </w:r>
      <w:r w:rsidR="004E2F0F">
        <w:rPr>
          <w:rFonts w:hint="cs"/>
          <w:rtl/>
        </w:rPr>
        <w:t>עדינה להפליא ושברירית כפרח</w:t>
      </w:r>
      <w:r w:rsidR="006A695E">
        <w:rPr>
          <w:rFonts w:hint="cs"/>
          <w:rtl/>
        </w:rPr>
        <w:t xml:space="preserve"> </w:t>
      </w:r>
      <w:r w:rsidR="00322957">
        <w:rPr>
          <w:rFonts w:hint="cs"/>
          <w:rtl/>
        </w:rPr>
        <w:t xml:space="preserve">זכוכית, </w:t>
      </w:r>
      <w:r w:rsidR="003C73F2" w:rsidRPr="00CD067C">
        <w:rPr>
          <w:rtl/>
        </w:rPr>
        <w:t xml:space="preserve">היא </w:t>
      </w:r>
      <w:r w:rsidR="001C5A04">
        <w:rPr>
          <w:rtl/>
        </w:rPr>
        <w:t>הייתה</w:t>
      </w:r>
      <w:r w:rsidR="003C73F2" w:rsidRPr="00CD067C">
        <w:rPr>
          <w:rtl/>
        </w:rPr>
        <w:t xml:space="preserve"> הילדה הכי יפה</w:t>
      </w:r>
      <w:bookmarkStart w:id="67" w:name="_Hlk529034913"/>
      <w:r w:rsidR="00D259FB">
        <w:rPr>
          <w:rFonts w:hint="cs"/>
          <w:rtl/>
        </w:rPr>
        <w:t xml:space="preserve"> </w:t>
      </w:r>
      <w:r w:rsidR="00D259FB">
        <w:rPr>
          <w:rtl/>
        </w:rPr>
        <w:t>–</w:t>
      </w:r>
      <w:r w:rsidR="00D259FB">
        <w:rPr>
          <w:rFonts w:hint="cs"/>
          <w:rtl/>
        </w:rPr>
        <w:t xml:space="preserve"> זאת </w:t>
      </w:r>
      <w:r w:rsidR="001C5A04">
        <w:rPr>
          <w:rFonts w:hint="cs"/>
          <w:rtl/>
        </w:rPr>
        <w:t>הייתה</w:t>
      </w:r>
      <w:r w:rsidR="00D259FB">
        <w:rPr>
          <w:rFonts w:hint="cs"/>
          <w:rtl/>
        </w:rPr>
        <w:t xml:space="preserve"> הדעה המקובלת על הוריה, וגם אלכס חשב כך</w:t>
      </w:r>
      <w:bookmarkEnd w:id="67"/>
      <w:r w:rsidR="003C73F2" w:rsidRPr="00CD067C">
        <w:rPr>
          <w:rtl/>
        </w:rPr>
        <w:t xml:space="preserve">, </w:t>
      </w:r>
      <w:r w:rsidR="00322957" w:rsidRPr="00CD067C">
        <w:rPr>
          <w:rtl/>
        </w:rPr>
        <w:t xml:space="preserve">שער המשי הבהיר שלה התפזר על </w:t>
      </w:r>
      <w:r w:rsidR="003C73F2" w:rsidRPr="00CD067C">
        <w:rPr>
          <w:rtl/>
        </w:rPr>
        <w:t>שמלתה הנהדרת בצבע פוקסיה עז ש</w:t>
      </w:r>
      <w:r w:rsidR="001C5A04">
        <w:rPr>
          <w:rtl/>
        </w:rPr>
        <w:t>אימא</w:t>
      </w:r>
      <w:r w:rsidR="003C73F2" w:rsidRPr="00CD067C">
        <w:rPr>
          <w:rtl/>
        </w:rPr>
        <w:t xml:space="preserve"> קנתה לה </w:t>
      </w:r>
      <w:r w:rsidR="00CB5C54">
        <w:rPr>
          <w:rFonts w:hint="cs"/>
          <w:rtl/>
        </w:rPr>
        <w:t>בסיבוב ההופעות</w:t>
      </w:r>
      <w:r w:rsidR="003C73F2" w:rsidRPr="00CD067C">
        <w:rPr>
          <w:rtl/>
        </w:rPr>
        <w:t xml:space="preserve"> בסינגפור. השמלה </w:t>
      </w:r>
      <w:r w:rsidR="0075241F">
        <w:rPr>
          <w:rFonts w:hint="cs"/>
          <w:rtl/>
        </w:rPr>
        <w:t>גלשה</w:t>
      </w:r>
      <w:r w:rsidR="00322957">
        <w:rPr>
          <w:rFonts w:hint="cs"/>
          <w:rtl/>
        </w:rPr>
        <w:t xml:space="preserve"> סביבה </w:t>
      </w:r>
      <w:r w:rsidR="0075241F">
        <w:rPr>
          <w:rFonts w:hint="cs"/>
          <w:rtl/>
        </w:rPr>
        <w:t>ב</w:t>
      </w:r>
      <w:r w:rsidR="00322957">
        <w:rPr>
          <w:rFonts w:hint="cs"/>
          <w:rtl/>
        </w:rPr>
        <w:t>קפלים</w:t>
      </w:r>
      <w:r w:rsidR="003C73F2" w:rsidRPr="00CD067C">
        <w:rPr>
          <w:rtl/>
        </w:rPr>
        <w:t xml:space="preserve">, </w:t>
      </w:r>
      <w:r w:rsidR="00B33A9B">
        <w:rPr>
          <w:rFonts w:hint="cs"/>
          <w:rtl/>
        </w:rPr>
        <w:t>ו</w:t>
      </w:r>
      <w:r w:rsidR="00322957">
        <w:rPr>
          <w:rFonts w:hint="cs"/>
          <w:rtl/>
        </w:rPr>
        <w:t xml:space="preserve">אמרות </w:t>
      </w:r>
      <w:r w:rsidR="003C73F2" w:rsidRPr="00CD067C">
        <w:rPr>
          <w:rtl/>
        </w:rPr>
        <w:t>שרוולי</w:t>
      </w:r>
      <w:r w:rsidR="00560D3F">
        <w:rPr>
          <w:rFonts w:hint="cs"/>
          <w:rtl/>
        </w:rPr>
        <w:t>ה</w:t>
      </w:r>
      <w:r w:rsidR="003C73F2" w:rsidRPr="00CD067C">
        <w:rPr>
          <w:rtl/>
        </w:rPr>
        <w:t xml:space="preserve"> ה</w:t>
      </w:r>
      <w:r w:rsidR="00560D3F">
        <w:rPr>
          <w:rFonts w:hint="cs"/>
          <w:rtl/>
        </w:rPr>
        <w:t>ת</w:t>
      </w:r>
      <w:r w:rsidR="003C73F2" w:rsidRPr="00CD067C">
        <w:rPr>
          <w:rtl/>
        </w:rPr>
        <w:t>פוחים היו מעוטרות בפתילות שחורות עם גדילי זהב בקצותיהם</w:t>
      </w:r>
      <w:r w:rsidR="00322957">
        <w:rPr>
          <w:rtl/>
        </w:rPr>
        <w:t>.</w:t>
      </w:r>
      <w:r>
        <w:rPr>
          <w:rFonts w:hint="cs"/>
          <w:rtl/>
        </w:rPr>
        <w:t xml:space="preserve"> </w:t>
      </w:r>
    </w:p>
    <w:p w14:paraId="2C72D8C9" w14:textId="4E54B6EE" w:rsidR="003C73F2" w:rsidRDefault="00F50261" w:rsidP="000B0BC2">
      <w:pPr>
        <w:rPr>
          <w:rtl/>
        </w:rPr>
      </w:pPr>
      <w:r w:rsidRPr="00F50261">
        <w:rPr>
          <w:rFonts w:cs="Times New Roman"/>
          <w:rtl/>
        </w:rPr>
        <w:t>ק</w:t>
      </w:r>
      <w:r w:rsidR="003C73F2">
        <w:rPr>
          <w:rtl/>
        </w:rPr>
        <w:t xml:space="preserve">בוצת אנשים </w:t>
      </w:r>
      <w:r w:rsidRPr="00F50261">
        <w:rPr>
          <w:rFonts w:cs="Times New Roman"/>
          <w:rtl/>
        </w:rPr>
        <w:t xml:space="preserve">נבחרים, </w:t>
      </w:r>
      <w:r w:rsidR="008909C0" w:rsidRPr="008909C0">
        <w:rPr>
          <w:rFonts w:cs="Times New Roman"/>
          <w:rtl/>
        </w:rPr>
        <w:t>אניני</w:t>
      </w:r>
      <w:r w:rsidR="006A695E">
        <w:rPr>
          <w:rFonts w:cs="Times New Roman" w:hint="cs"/>
          <w:rtl/>
        </w:rPr>
        <w:t xml:space="preserve"> </w:t>
      </w:r>
      <w:r w:rsidR="008909C0" w:rsidRPr="008909C0">
        <w:rPr>
          <w:rFonts w:cs="Times New Roman"/>
          <w:rtl/>
        </w:rPr>
        <w:t xml:space="preserve">נימוסים, </w:t>
      </w:r>
      <w:r w:rsidRPr="00F50261">
        <w:rPr>
          <w:rFonts w:cs="Times New Roman"/>
          <w:rtl/>
        </w:rPr>
        <w:t>מידידיהם הקטל</w:t>
      </w:r>
      <w:r w:rsidR="00F35749">
        <w:rPr>
          <w:rFonts w:cs="Times New Roman" w:hint="cs"/>
          <w:rtl/>
        </w:rPr>
        <w:t>א</w:t>
      </w:r>
      <w:r w:rsidRPr="00F50261">
        <w:rPr>
          <w:rFonts w:cs="Times New Roman"/>
          <w:rtl/>
        </w:rPr>
        <w:t>נים של ההורים, ידידי התרבות וה</w:t>
      </w:r>
      <w:r w:rsidR="001C5A04">
        <w:rPr>
          <w:rFonts w:cs="Times New Roman"/>
          <w:rtl/>
        </w:rPr>
        <w:t>מוזיקה</w:t>
      </w:r>
      <w:r w:rsidRPr="00F50261">
        <w:rPr>
          <w:rFonts w:cs="Times New Roman"/>
          <w:rtl/>
        </w:rPr>
        <w:t xml:space="preserve">, </w:t>
      </w:r>
      <w:r w:rsidR="003C73F2">
        <w:rPr>
          <w:rtl/>
        </w:rPr>
        <w:t>ישב</w:t>
      </w:r>
      <w:r w:rsidR="008909C0">
        <w:rPr>
          <w:rFonts w:hint="cs"/>
          <w:rtl/>
        </w:rPr>
        <w:t>ו</w:t>
      </w:r>
      <w:r w:rsidR="003C73F2">
        <w:rPr>
          <w:rtl/>
        </w:rPr>
        <w:t xml:space="preserve"> </w:t>
      </w:r>
      <w:r w:rsidR="003C73F2" w:rsidRPr="00CD067C">
        <w:rPr>
          <w:rtl/>
        </w:rPr>
        <w:t>סביב</w:t>
      </w:r>
      <w:r>
        <w:rPr>
          <w:rFonts w:hint="cs"/>
          <w:rtl/>
        </w:rPr>
        <w:t xml:space="preserve"> הפסנתר </w:t>
      </w:r>
      <w:r w:rsidR="003C73F2" w:rsidRPr="00CD067C">
        <w:rPr>
          <w:rtl/>
        </w:rPr>
        <w:t>ומחא</w:t>
      </w:r>
      <w:r w:rsidR="008909C0">
        <w:rPr>
          <w:rFonts w:hint="cs"/>
          <w:rtl/>
        </w:rPr>
        <w:t>ו</w:t>
      </w:r>
      <w:r w:rsidR="003C73F2" w:rsidRPr="00CD067C">
        <w:rPr>
          <w:rtl/>
        </w:rPr>
        <w:t xml:space="preserve"> כפיים.</w:t>
      </w:r>
    </w:p>
    <w:p w14:paraId="66D85DE9" w14:textId="38930BAA" w:rsidR="00850C50" w:rsidRPr="00850C50" w:rsidRDefault="0069680F" w:rsidP="00850C50">
      <w:pPr>
        <w:rPr>
          <w:rFonts w:cs="Times New Roman"/>
          <w:rtl/>
        </w:rPr>
      </w:pPr>
      <w:bookmarkStart w:id="68" w:name="_Hlk502676920"/>
      <w:r w:rsidRPr="0069680F">
        <w:rPr>
          <w:rFonts w:cs="Times New Roman"/>
          <w:rtl/>
        </w:rPr>
        <w:t>באולם הקונצרטים המרהיב הוקצתה ל</w:t>
      </w:r>
      <w:r w:rsidR="003F3C7B" w:rsidRPr="003F3C7B">
        <w:rPr>
          <w:rFonts w:cs="Times New Roman"/>
          <w:rtl/>
        </w:rPr>
        <w:t xml:space="preserve">משפחת הופמן </w:t>
      </w:r>
      <w:r>
        <w:rPr>
          <w:rFonts w:cs="Times New Roman" w:hint="cs"/>
          <w:rtl/>
        </w:rPr>
        <w:t>ה</w:t>
      </w:r>
      <w:r w:rsidR="003F3C7B" w:rsidRPr="003F3C7B">
        <w:rPr>
          <w:rFonts w:cs="Times New Roman"/>
          <w:rtl/>
        </w:rPr>
        <w:t>חגיגית ו</w:t>
      </w:r>
      <w:r>
        <w:rPr>
          <w:rFonts w:cs="Times New Roman" w:hint="cs"/>
          <w:rtl/>
        </w:rPr>
        <w:t>ה</w:t>
      </w:r>
      <w:r w:rsidR="003F3C7B" w:rsidRPr="003F3C7B">
        <w:rPr>
          <w:rFonts w:cs="Times New Roman"/>
          <w:rtl/>
        </w:rPr>
        <w:t xml:space="preserve">נרגשת </w:t>
      </w:r>
      <w:r>
        <w:rPr>
          <w:rFonts w:cs="Times New Roman" w:hint="cs"/>
          <w:rtl/>
        </w:rPr>
        <w:t>ה</w:t>
      </w:r>
      <w:r w:rsidR="003F3C7B" w:rsidRPr="003F3C7B">
        <w:rPr>
          <w:rFonts w:cs="Times New Roman"/>
          <w:rtl/>
        </w:rPr>
        <w:t xml:space="preserve">שורה השלישית בצד, בקו ישר עם מבטה של הפסנתרנית. רק </w:t>
      </w:r>
      <w:r w:rsidR="001C5A04">
        <w:rPr>
          <w:rFonts w:cs="Times New Roman"/>
          <w:rtl/>
        </w:rPr>
        <w:t>אימא</w:t>
      </w:r>
      <w:r w:rsidR="003F3C7B" w:rsidRPr="003F3C7B">
        <w:rPr>
          <w:rFonts w:cs="Times New Roman"/>
          <w:rtl/>
        </w:rPr>
        <w:t xml:space="preserve"> עמדה במעבר, מתוחה, משגרת לסופי הוראות אילמות, משגיחה על הבנים, מנענעת את תיאו בעגלה. </w:t>
      </w:r>
      <w:r w:rsidR="00850C50" w:rsidRPr="00850C50">
        <w:rPr>
          <w:rFonts w:cs="Times New Roman"/>
          <w:rtl/>
        </w:rPr>
        <w:t xml:space="preserve">אלכס לבדו היה חגיגי פחות מהשאר כי כבר הצליח להכתים, באופן בלתי נתפס ושלא יעלה על הדעת, </w:t>
      </w:r>
      <w:r w:rsidR="00850C50" w:rsidRPr="00850C50">
        <w:rPr>
          <w:rFonts w:cs="Times New Roman"/>
        </w:rPr>
        <w:t>unergründlich</w:t>
      </w:r>
      <w:r w:rsidR="00850C50" w:rsidRPr="00850C50">
        <w:rPr>
          <w:rFonts w:cs="Times New Roman"/>
          <w:rtl/>
        </w:rPr>
        <w:t xml:space="preserve"> אבא קונן, את חולצתו הלבנה ביין </w:t>
      </w:r>
      <w:r w:rsidRPr="0069680F">
        <w:rPr>
          <w:rFonts w:cs="Times New Roman"/>
          <w:rtl/>
        </w:rPr>
        <w:t>רִיוֹחה</w:t>
      </w:r>
      <w:r w:rsidR="00850C50" w:rsidRPr="00850C50">
        <w:rPr>
          <w:rFonts w:cs="Times New Roman"/>
          <w:rtl/>
        </w:rPr>
        <w:t xml:space="preserve"> משובח, איך זה קרה איש לא הבין, </w:t>
      </w:r>
      <w:r w:rsidR="00850C50" w:rsidRPr="00850C50">
        <w:rPr>
          <w:rFonts w:cs="Times New Roman"/>
        </w:rPr>
        <w:t>unfassbar</w:t>
      </w:r>
      <w:r w:rsidR="00850C50" w:rsidRPr="00850C50">
        <w:rPr>
          <w:rFonts w:cs="Times New Roman"/>
          <w:rtl/>
        </w:rPr>
        <w:t xml:space="preserve"> אבא סינן בזעם עצור. הרי </w:t>
      </w:r>
      <w:r w:rsidRPr="0069680F">
        <w:rPr>
          <w:rFonts w:cs="Times New Roman"/>
          <w:rtl/>
        </w:rPr>
        <w:t>אין זה מופרך</w:t>
      </w:r>
      <w:r w:rsidR="00850C50" w:rsidRPr="00850C50">
        <w:rPr>
          <w:rFonts w:cs="Times New Roman"/>
          <w:rtl/>
        </w:rPr>
        <w:t xml:space="preserve"> לצפות מילדים ש</w:t>
      </w:r>
      <w:r w:rsidR="006A695E">
        <w:rPr>
          <w:rFonts w:cs="Times New Roman" w:hint="cs"/>
          <w:rtl/>
        </w:rPr>
        <w:t>י</w:t>
      </w:r>
      <w:r w:rsidR="00850C50" w:rsidRPr="00850C50">
        <w:rPr>
          <w:rFonts w:cs="Times New Roman"/>
          <w:rtl/>
        </w:rPr>
        <w:t xml:space="preserve">ישבו בשקט, שיתאמצו, שיהיו מחונכים. ואילו עתה מגיע כתם סגול מאי שם ומטיל תו של חוסר שלמות על המשפחה. </w:t>
      </w:r>
      <w:r w:rsidR="00850C50" w:rsidRPr="00850C50">
        <w:rPr>
          <w:rFonts w:cs="Times New Roman"/>
        </w:rPr>
        <w:t>Das ist mir unbegreiflich</w:t>
      </w:r>
      <w:r w:rsidR="00850C50" w:rsidRPr="00850C50">
        <w:rPr>
          <w:rFonts w:cs="Times New Roman"/>
          <w:rtl/>
        </w:rPr>
        <w:t xml:space="preserve"> האב סיכם במרירות.</w:t>
      </w:r>
    </w:p>
    <w:p w14:paraId="6DC0A870" w14:textId="616ED86F" w:rsidR="002A4AEB" w:rsidRDefault="002A4AEB" w:rsidP="002A4AEB">
      <w:pPr>
        <w:rPr>
          <w:rFonts w:cs="Times New Roman"/>
          <w:rtl/>
        </w:rPr>
      </w:pPr>
      <w:r>
        <w:rPr>
          <w:rFonts w:cs="Times New Roman" w:hint="cs"/>
          <w:rtl/>
        </w:rPr>
        <w:t>[</w:t>
      </w:r>
      <w:hyperlink r:id="rId42" w:history="1">
        <w:r w:rsidRPr="002A4AEB">
          <w:rPr>
            <w:rStyle w:val="Hyperlink"/>
            <w:rFonts w:cs="Times New Roman"/>
          </w:rPr>
          <w:t>Correct word for “unfathomable”?</w:t>
        </w:r>
      </w:hyperlink>
      <w:r>
        <w:rPr>
          <w:rFonts w:cs="Times New Roman" w:hint="cs"/>
          <w:rtl/>
        </w:rPr>
        <w:t>]</w:t>
      </w:r>
    </w:p>
    <w:bookmarkEnd w:id="68"/>
    <w:p w14:paraId="17F734B1" w14:textId="466FA917" w:rsidR="00695B35" w:rsidRPr="001D71E7" w:rsidRDefault="0069680F" w:rsidP="00693B00">
      <w:r w:rsidRPr="0069680F">
        <w:rPr>
          <w:rFonts w:cs="Times New Roman"/>
          <w:rtl/>
        </w:rPr>
        <w:t>נזוף ושטוף בצליליו של קונצ'רטו לפסנתר שהיווה בהחלט אחד משיאיה האמנותיים, האקספרסיביים והוירטואוזיים של האנושות, אלכס חישב בינתיים כיצד יעלה בידו להתמודד עם מותה (העצוב. כלומר הטר</w:t>
      </w:r>
      <w:r w:rsidR="00F35749">
        <w:rPr>
          <w:rFonts w:cs="Times New Roman" w:hint="cs"/>
          <w:rtl/>
        </w:rPr>
        <w:t>א</w:t>
      </w:r>
      <w:r w:rsidRPr="0069680F">
        <w:rPr>
          <w:rFonts w:cs="Times New Roman"/>
          <w:rtl/>
        </w:rPr>
        <w:t xml:space="preserve">גי) של </w:t>
      </w:r>
      <w:r w:rsidR="008B1B44">
        <w:rPr>
          <w:rFonts w:cs="Times New Roman"/>
          <w:rtl/>
        </w:rPr>
        <w:t>סופי</w:t>
      </w:r>
      <w:r w:rsidRPr="0069680F">
        <w:rPr>
          <w:rFonts w:cs="Times New Roman"/>
          <w:rtl/>
        </w:rPr>
        <w:t xml:space="preserve"> בעיצומה של הנגינה – אמנם מאורע בעל הסתברות נמוכה, אבל יש להיות מוכנים לכ</w:t>
      </w:r>
      <w:r w:rsidR="006A695E">
        <w:rPr>
          <w:rFonts w:cs="Times New Roman" w:hint="cs"/>
          <w:rtl/>
        </w:rPr>
        <w:t>ו</w:t>
      </w:r>
      <w:r w:rsidRPr="0069680F">
        <w:rPr>
          <w:rFonts w:cs="Times New Roman"/>
          <w:rtl/>
        </w:rPr>
        <w:t xml:space="preserve">ל. את מקומה הוא לא יתפוס כמובן, הוא לא יוכל לנגן את הקדנצה כפי שהיא מנגנת. אפילו </w:t>
      </w:r>
      <w:r w:rsidR="00F06A3F">
        <w:rPr>
          <w:rFonts w:cs="Times New Roman"/>
          <w:rtl/>
        </w:rPr>
        <w:t>עכשיו</w:t>
      </w:r>
      <w:r w:rsidRPr="0069680F">
        <w:rPr>
          <w:rFonts w:cs="Times New Roman"/>
          <w:rtl/>
        </w:rPr>
        <w:t xml:space="preserve">, אפילו רק התו האיטי הזה, היא שקעה לתוכו דרך אצבעה בדבשיות מתמשכת, ואילו </w:t>
      </w:r>
      <w:r w:rsidRPr="0069680F">
        <w:rPr>
          <w:rFonts w:cs="Times New Roman"/>
          <w:rtl/>
        </w:rPr>
        <w:lastRenderedPageBreak/>
        <w:t>הוא היה מקיש על כל קליד מהר</w:t>
      </w:r>
      <w:r w:rsidR="006A695E">
        <w:rPr>
          <w:rFonts w:cs="Times New Roman" w:hint="cs"/>
          <w:rtl/>
        </w:rPr>
        <w:t>-</w:t>
      </w:r>
      <w:r w:rsidRPr="0069680F">
        <w:rPr>
          <w:rFonts w:cs="Times New Roman"/>
          <w:rtl/>
        </w:rPr>
        <w:t>מהר והצליל היה ניתז ממועך כמו סוליות גומי כשרצים בשלוליות. רק בשניות שלפני התיבות האחרונות, המהירות</w:t>
      </w:r>
      <w:r w:rsidR="006A695E">
        <w:rPr>
          <w:rFonts w:cs="Times New Roman" w:hint="cs"/>
          <w:rtl/>
        </w:rPr>
        <w:t>,</w:t>
      </w:r>
      <w:r w:rsidRPr="0069680F">
        <w:rPr>
          <w:rFonts w:cs="Times New Roman"/>
          <w:rtl/>
        </w:rPr>
        <w:t xml:space="preserve"> של הרונדו, בשניות השקטות האלה, כשהאצבעות אינן נוגעות בקלידים, רק בהן היה יכול להחליף אותה בקלות, הוא אפילו היה מסכים להבריש את </w:t>
      </w:r>
      <w:r w:rsidR="003B2198">
        <w:rPr>
          <w:rFonts w:cs="Times New Roman"/>
          <w:rtl/>
        </w:rPr>
        <w:t>שערו</w:t>
      </w:r>
      <w:r w:rsidRPr="0069680F">
        <w:rPr>
          <w:rFonts w:cs="Times New Roman"/>
          <w:rtl/>
        </w:rPr>
        <w:t xml:space="preserve"> לכבוד האירוע. כך גם בתחרויות אגרוף – אלכס יכול להחליף את המתאגרף בשהות שבין מהלומה למהלומה, ולפעמים, רק לפעמים, לחטוף</w:t>
      </w:r>
      <w:r w:rsidR="00FE0ED0">
        <w:rPr>
          <w:rFonts w:cs="Times New Roman" w:hint="cs"/>
          <w:rtl/>
        </w:rPr>
        <w:t>.</w:t>
      </w:r>
    </w:p>
    <w:p w14:paraId="2F6BFA0E" w14:textId="2EC1C2F8" w:rsidR="003C73F2" w:rsidRPr="00CD067C" w:rsidRDefault="003C73F2" w:rsidP="0033363B">
      <w:pPr>
        <w:rPr>
          <w:rtl/>
        </w:rPr>
      </w:pPr>
      <w:r w:rsidRPr="00CD067C">
        <w:rPr>
          <w:rtl/>
        </w:rPr>
        <w:t>"על מה את חושבת כשאת מנגנת?"</w:t>
      </w:r>
      <w:bookmarkStart w:id="69" w:name="_Hlk529034999"/>
      <w:r w:rsidRPr="00CD067C">
        <w:rPr>
          <w:rtl/>
        </w:rPr>
        <w:t xml:space="preserve"> </w:t>
      </w:r>
      <w:r w:rsidR="0049548B">
        <w:rPr>
          <w:rFonts w:hint="cs"/>
          <w:rtl/>
        </w:rPr>
        <w:t>שאלו א</w:t>
      </w:r>
      <w:r w:rsidR="000F23A8" w:rsidRPr="000F23A8">
        <w:rPr>
          <w:rFonts w:cs="Times New Roman"/>
          <w:rtl/>
        </w:rPr>
        <w:t>ת סופי ב</w:t>
      </w:r>
      <w:r w:rsidR="0069680F" w:rsidRPr="0069680F">
        <w:rPr>
          <w:rFonts w:cs="Times New Roman"/>
          <w:rtl/>
        </w:rPr>
        <w:t>זמן ה</w:t>
      </w:r>
      <w:r w:rsidR="000F23A8" w:rsidRPr="000F23A8">
        <w:rPr>
          <w:rFonts w:cs="Times New Roman"/>
          <w:rtl/>
        </w:rPr>
        <w:t>הפסקה</w:t>
      </w:r>
      <w:r w:rsidR="0049548B">
        <w:rPr>
          <w:rFonts w:hint="cs"/>
          <w:rtl/>
        </w:rPr>
        <w:t xml:space="preserve"> </w:t>
      </w:r>
      <w:r w:rsidR="00F50261" w:rsidRPr="00F50261">
        <w:rPr>
          <w:rFonts w:cs="Times New Roman"/>
          <w:rtl/>
        </w:rPr>
        <w:t xml:space="preserve">ידידי התרבות, חלקם </w:t>
      </w:r>
      <w:r w:rsidR="0049548B">
        <w:rPr>
          <w:rFonts w:hint="cs"/>
          <w:rtl/>
        </w:rPr>
        <w:t>אנשי עיתונות</w:t>
      </w:r>
      <w:r w:rsidR="00E27C42">
        <w:rPr>
          <w:rFonts w:hint="cs"/>
          <w:rtl/>
        </w:rPr>
        <w:t>,</w:t>
      </w:r>
      <w:bookmarkEnd w:id="69"/>
      <w:r w:rsidR="00E27C42">
        <w:rPr>
          <w:rFonts w:hint="cs"/>
          <w:rtl/>
        </w:rPr>
        <w:t xml:space="preserve"> כ</w:t>
      </w:r>
      <w:r w:rsidR="00F50261" w:rsidRPr="00F50261">
        <w:rPr>
          <w:rFonts w:cs="Times New Roman"/>
          <w:rtl/>
        </w:rPr>
        <w:t>י לדעתם</w:t>
      </w:r>
      <w:r w:rsidR="00E27C42">
        <w:rPr>
          <w:rFonts w:hint="cs"/>
          <w:rtl/>
        </w:rPr>
        <w:t xml:space="preserve"> ניתן </w:t>
      </w:r>
      <w:bookmarkStart w:id="70" w:name="_Hlk530640667"/>
      <w:r w:rsidR="00F50261">
        <w:rPr>
          <w:rFonts w:hint="cs"/>
          <w:rtl/>
        </w:rPr>
        <w:t>ואף רצוי</w:t>
      </w:r>
      <w:bookmarkEnd w:id="70"/>
      <w:r w:rsidR="00F50261">
        <w:rPr>
          <w:rFonts w:hint="cs"/>
          <w:rtl/>
        </w:rPr>
        <w:t xml:space="preserve"> </w:t>
      </w:r>
      <w:r w:rsidR="00E27C42">
        <w:rPr>
          <w:rFonts w:hint="cs"/>
          <w:rtl/>
        </w:rPr>
        <w:t xml:space="preserve">לבטא כל מחשבה במילים, גם מחשבה שכולה </w:t>
      </w:r>
      <w:r w:rsidR="001C5A04">
        <w:rPr>
          <w:rFonts w:hint="cs"/>
          <w:rtl/>
        </w:rPr>
        <w:t>מוזיקה</w:t>
      </w:r>
      <w:r w:rsidR="00E27C42">
        <w:rPr>
          <w:rFonts w:hint="cs"/>
          <w:rtl/>
        </w:rPr>
        <w:t>.</w:t>
      </w:r>
      <w:r w:rsidR="009651CC">
        <w:rPr>
          <w:rFonts w:hint="cs"/>
          <w:rtl/>
        </w:rPr>
        <w:t xml:space="preserve"> </w:t>
      </w:r>
      <w:r w:rsidR="00E27C42">
        <w:rPr>
          <w:rFonts w:hint="cs"/>
          <w:rtl/>
        </w:rPr>
        <w:t>[</w:t>
      </w:r>
      <w:r w:rsidR="00112482">
        <w:rPr>
          <w:rFonts w:hint="cs"/>
          <w:rtl/>
        </w:rPr>
        <w:t xml:space="preserve">והקמטוטים דמויי המניפה בזויות עיניהם </w:t>
      </w:r>
      <w:r w:rsidR="001E3CCB">
        <w:rPr>
          <w:rFonts w:hint="cs"/>
          <w:rtl/>
        </w:rPr>
        <w:t>ריצדו</w:t>
      </w:r>
      <w:r w:rsidR="00112482">
        <w:rPr>
          <w:rFonts w:hint="cs"/>
          <w:rtl/>
        </w:rPr>
        <w:t>.</w:t>
      </w:r>
      <w:r w:rsidR="00E27C42">
        <w:rPr>
          <w:rFonts w:hint="cs"/>
          <w:rtl/>
        </w:rPr>
        <w:t>]</w:t>
      </w:r>
      <w:r w:rsidR="00112482">
        <w:rPr>
          <w:rFonts w:hint="cs"/>
          <w:rtl/>
        </w:rPr>
        <w:t xml:space="preserve"> [ציטוט ישיר מ-הוד מלכות: הקמטוטים דמויי המניפה שבזויות עיניו המשיכו לרצד [...] נוספו להם הסתעפויות וקווי-משנה.]</w:t>
      </w:r>
    </w:p>
    <w:p w14:paraId="5C64C30D" w14:textId="15981EF0" w:rsidR="003C73F2" w:rsidRPr="00CD067C" w:rsidRDefault="003C73F2" w:rsidP="0033363B">
      <w:pPr>
        <w:rPr>
          <w:rtl/>
        </w:rPr>
      </w:pPr>
      <w:r w:rsidRPr="00CD067C">
        <w:rPr>
          <w:rtl/>
        </w:rPr>
        <w:t xml:space="preserve">"חשבתי על ריקוד הפרחים. </w:t>
      </w:r>
      <w:r w:rsidR="009651CC">
        <w:rPr>
          <w:rFonts w:hint="cs"/>
          <w:rtl/>
        </w:rPr>
        <w:t xml:space="preserve">כיצד </w:t>
      </w:r>
      <w:r w:rsidRPr="00CD067C">
        <w:rPr>
          <w:rtl/>
        </w:rPr>
        <w:t>א</w:t>
      </w:r>
      <w:r w:rsidR="001E3CCB">
        <w:rPr>
          <w:rtl/>
        </w:rPr>
        <w:t xml:space="preserve">פשר להלחין ואלס של פרחים," </w:t>
      </w:r>
      <w:r w:rsidR="0033363B">
        <w:rPr>
          <w:rFonts w:hint="cs"/>
          <w:rtl/>
        </w:rPr>
        <w:t xml:space="preserve">השיבה </w:t>
      </w:r>
      <w:r w:rsidR="008B1B44">
        <w:rPr>
          <w:rtl/>
        </w:rPr>
        <w:t>סופי</w:t>
      </w:r>
      <w:r w:rsidRPr="00CD067C">
        <w:rPr>
          <w:rtl/>
        </w:rPr>
        <w:t xml:space="preserve"> הטובה</w:t>
      </w:r>
      <w:r w:rsidR="001E3CCB">
        <w:rPr>
          <w:rFonts w:hint="cs"/>
          <w:rtl/>
        </w:rPr>
        <w:t xml:space="preserve"> </w:t>
      </w:r>
      <w:r w:rsidR="0033363B">
        <w:rPr>
          <w:rFonts w:hint="cs"/>
          <w:rtl/>
        </w:rPr>
        <w:t>בשלווה</w:t>
      </w:r>
      <w:r w:rsidRPr="00CD067C">
        <w:rPr>
          <w:rtl/>
        </w:rPr>
        <w:t>.</w:t>
      </w:r>
    </w:p>
    <w:p w14:paraId="209BAD01" w14:textId="6A6C5C9E" w:rsidR="003C73F2" w:rsidRPr="00CD067C" w:rsidRDefault="003C73F2" w:rsidP="001E3CCB">
      <w:pPr>
        <w:rPr>
          <w:rtl/>
        </w:rPr>
      </w:pPr>
      <w:r w:rsidRPr="00CD067C">
        <w:rPr>
          <w:rtl/>
        </w:rPr>
        <w:t>"זה ואלס של שחי</w:t>
      </w:r>
      <w:r>
        <w:rPr>
          <w:rFonts w:hint="cs"/>
          <w:rtl/>
        </w:rPr>
        <w:t>י</w:t>
      </w:r>
      <w:r w:rsidRPr="00CD067C">
        <w:rPr>
          <w:rtl/>
        </w:rPr>
        <w:t>ה," אלכס</w:t>
      </w:r>
      <w:r w:rsidR="001E3CCB">
        <w:rPr>
          <w:rFonts w:hint="cs"/>
          <w:rtl/>
        </w:rPr>
        <w:t xml:space="preserve"> לחש ל</w:t>
      </w:r>
      <w:r w:rsidR="00F50261">
        <w:rPr>
          <w:rFonts w:hint="cs"/>
          <w:rtl/>
        </w:rPr>
        <w:t>מארק</w:t>
      </w:r>
      <w:r w:rsidRPr="00CD067C">
        <w:rPr>
          <w:rtl/>
        </w:rPr>
        <w:t xml:space="preserve">. "ואלס שבו מרימים את הראש </w:t>
      </w:r>
      <w:r w:rsidR="00BC15DD">
        <w:rPr>
          <w:rFonts w:hint="cs"/>
          <w:rtl/>
        </w:rPr>
        <w:t>ב</w:t>
      </w:r>
      <w:r w:rsidRPr="00CD067C">
        <w:rPr>
          <w:rtl/>
        </w:rPr>
        <w:t>כל תנועה שלישית."</w:t>
      </w:r>
    </w:p>
    <w:p w14:paraId="0F48CCB1" w14:textId="67D01B03" w:rsidR="003C73F2" w:rsidRPr="00CD067C" w:rsidRDefault="003C73F2" w:rsidP="00250000">
      <w:pPr>
        <w:rPr>
          <w:rtl/>
        </w:rPr>
      </w:pPr>
      <w:r w:rsidRPr="00CD067C">
        <w:rPr>
          <w:rtl/>
        </w:rPr>
        <w:t xml:space="preserve">"וכשאת מנגנת </w:t>
      </w:r>
      <w:r w:rsidR="001C5A04">
        <w:rPr>
          <w:rtl/>
        </w:rPr>
        <w:t>מוזיקה</w:t>
      </w:r>
      <w:r w:rsidRPr="00CD067C">
        <w:rPr>
          <w:rtl/>
        </w:rPr>
        <w:t xml:space="preserve"> עליזה וסוחפת?"</w:t>
      </w:r>
    </w:p>
    <w:p w14:paraId="76E16728" w14:textId="4A8D4583" w:rsidR="003C73F2" w:rsidRPr="00CD067C" w:rsidRDefault="003C73F2" w:rsidP="009651CC">
      <w:pPr>
        <w:rPr>
          <w:rtl/>
        </w:rPr>
      </w:pPr>
      <w:r w:rsidRPr="00CD067C">
        <w:rPr>
          <w:rtl/>
        </w:rPr>
        <w:t>"אני חושבת על ליצנים בקרקס, ש</w:t>
      </w:r>
      <w:r w:rsidR="009651CC">
        <w:rPr>
          <w:rFonts w:hint="cs"/>
          <w:rtl/>
        </w:rPr>
        <w:t>מלהטטים</w:t>
      </w:r>
      <w:r w:rsidRPr="00CD067C">
        <w:rPr>
          <w:rtl/>
        </w:rPr>
        <w:t xml:space="preserve"> להטוטים."</w:t>
      </w:r>
    </w:p>
    <w:p w14:paraId="403F66F6" w14:textId="77777777" w:rsidR="003C73F2" w:rsidRPr="00CD067C" w:rsidRDefault="003C73F2" w:rsidP="00250000">
      <w:pPr>
        <w:rPr>
          <w:rtl/>
        </w:rPr>
      </w:pPr>
      <w:r w:rsidRPr="00CD067C">
        <w:rPr>
          <w:rtl/>
        </w:rPr>
        <w:t>"</w:t>
      </w:r>
      <w:r w:rsidR="001E3CCB">
        <w:rPr>
          <w:rtl/>
        </w:rPr>
        <w:t xml:space="preserve">היא צריכה </w:t>
      </w:r>
      <w:r w:rsidR="00F875DE">
        <w:rPr>
          <w:rFonts w:hint="cs"/>
          <w:rtl/>
        </w:rPr>
        <w:t xml:space="preserve">להתחיל </w:t>
      </w:r>
      <w:r w:rsidR="001E3CCB">
        <w:rPr>
          <w:rtl/>
        </w:rPr>
        <w:t xml:space="preserve">להשתתף בתחרויות," </w:t>
      </w:r>
      <w:r w:rsidRPr="00CD067C">
        <w:rPr>
          <w:rFonts w:hint="cs"/>
          <w:rtl/>
        </w:rPr>
        <w:t>אחד מהם</w:t>
      </w:r>
      <w:r w:rsidR="001E3CCB">
        <w:rPr>
          <w:rFonts w:hint="cs"/>
          <w:rtl/>
        </w:rPr>
        <w:t xml:space="preserve"> העיר</w:t>
      </w:r>
      <w:r w:rsidRPr="00CD067C">
        <w:rPr>
          <w:rtl/>
        </w:rPr>
        <w:t>.</w:t>
      </w:r>
    </w:p>
    <w:p w14:paraId="5B5DC7E7" w14:textId="03BE5EC8" w:rsidR="003C73F2" w:rsidRPr="00CD067C" w:rsidRDefault="001E3CCB" w:rsidP="00250000">
      <w:pPr>
        <w:rPr>
          <w:rtl/>
        </w:rPr>
      </w:pPr>
      <w:r>
        <w:rPr>
          <w:rtl/>
        </w:rPr>
        <w:t>"לא, לא. היא צעירה מדי,"</w:t>
      </w:r>
      <w:r w:rsidR="00BC15DD">
        <w:rPr>
          <w:rFonts w:hint="cs"/>
          <w:rtl/>
        </w:rPr>
        <w:t xml:space="preserve"> האם</w:t>
      </w:r>
      <w:r>
        <w:rPr>
          <w:rFonts w:hint="cs"/>
          <w:rtl/>
        </w:rPr>
        <w:t xml:space="preserve"> מחתה</w:t>
      </w:r>
      <w:r w:rsidR="003C73F2" w:rsidRPr="00CD067C">
        <w:rPr>
          <w:rtl/>
        </w:rPr>
        <w:t>. "הכנה לתחרות לא תקדם אותה אלא</w:t>
      </w:r>
      <w:r w:rsidR="00BC15DD">
        <w:rPr>
          <w:rFonts w:hint="cs"/>
          <w:rtl/>
        </w:rPr>
        <w:t xml:space="preserve"> להפך,</w:t>
      </w:r>
      <w:r w:rsidR="003C73F2" w:rsidRPr="00CD067C">
        <w:rPr>
          <w:rtl/>
        </w:rPr>
        <w:t xml:space="preserve"> תגרום לנסיגה."</w:t>
      </w:r>
    </w:p>
    <w:p w14:paraId="37CACF45" w14:textId="34DA8E2B" w:rsidR="003C73F2" w:rsidRPr="00CD067C" w:rsidRDefault="003C73F2" w:rsidP="00250000">
      <w:pPr>
        <w:rPr>
          <w:rtl/>
        </w:rPr>
      </w:pPr>
      <w:r w:rsidRPr="00CD067C">
        <w:rPr>
          <w:rtl/>
        </w:rPr>
        <w:t>"נסיגה?</w:t>
      </w:r>
      <w:r w:rsidR="008909C0">
        <w:rPr>
          <w:rFonts w:hint="cs"/>
          <w:rtl/>
        </w:rPr>
        <w:t xml:space="preserve"> הכיצד?</w:t>
      </w:r>
      <w:r w:rsidRPr="00CD067C">
        <w:rPr>
          <w:rtl/>
        </w:rPr>
        <w:t>"</w:t>
      </w:r>
    </w:p>
    <w:p w14:paraId="7A7E688C" w14:textId="28B09280" w:rsidR="003C73F2" w:rsidRDefault="003C73F2" w:rsidP="00250000">
      <w:pPr>
        <w:rPr>
          <w:rtl/>
        </w:rPr>
      </w:pPr>
      <w:r w:rsidRPr="00CD067C">
        <w:rPr>
          <w:rtl/>
        </w:rPr>
        <w:t>"ההכנה תגרום לה לחזור שוב ושוב על הישגים קודמים במקום שתתפתח ותיצור רפרטואר חדש. בגילה, תחרויות</w:t>
      </w:r>
      <w:r w:rsidRPr="00CD067C">
        <w:rPr>
          <w:rFonts w:hint="cs"/>
          <w:rtl/>
        </w:rPr>
        <w:t xml:space="preserve"> יתרמו </w:t>
      </w:r>
      <w:r w:rsidR="009651CC">
        <w:rPr>
          <w:rFonts w:hint="cs"/>
          <w:rtl/>
        </w:rPr>
        <w:t xml:space="preserve">לה </w:t>
      </w:r>
      <w:r w:rsidRPr="00CD067C">
        <w:rPr>
          <w:rFonts w:hint="cs"/>
          <w:rtl/>
        </w:rPr>
        <w:t>רק באופן שלילי</w:t>
      </w:r>
      <w:r w:rsidRPr="00CD067C">
        <w:rPr>
          <w:rtl/>
        </w:rPr>
        <w:t>."</w:t>
      </w:r>
    </w:p>
    <w:p w14:paraId="5E7DC4EF" w14:textId="2878EC64" w:rsidR="00BC15DD" w:rsidRPr="00CD067C" w:rsidRDefault="00BC15DD" w:rsidP="00250000">
      <w:pPr>
        <w:rPr>
          <w:rtl/>
        </w:rPr>
      </w:pPr>
      <w:r>
        <w:rPr>
          <w:rFonts w:hint="cs"/>
          <w:rtl/>
        </w:rPr>
        <w:t>"היא מפסידה חשיפה בכך שאינה מתחרה."</w:t>
      </w:r>
    </w:p>
    <w:p w14:paraId="19F8EB41" w14:textId="44B6ADD3" w:rsidR="003C73F2" w:rsidRPr="00CD067C" w:rsidRDefault="003C73F2" w:rsidP="001E3CCB">
      <w:pPr>
        <w:rPr>
          <w:rtl/>
        </w:rPr>
      </w:pPr>
      <w:r w:rsidRPr="00CD067C">
        <w:rPr>
          <w:rtl/>
        </w:rPr>
        <w:t>"הדבר החש</w:t>
      </w:r>
      <w:r w:rsidR="001E3CCB">
        <w:rPr>
          <w:rtl/>
        </w:rPr>
        <w:t>וב ביותר,"</w:t>
      </w:r>
      <w:r>
        <w:rPr>
          <w:rtl/>
        </w:rPr>
        <w:t xml:space="preserve"> </w:t>
      </w:r>
      <w:r w:rsidR="001E3CCB">
        <w:rPr>
          <w:rFonts w:hint="cs"/>
          <w:rtl/>
        </w:rPr>
        <w:t>ה</w:t>
      </w:r>
      <w:r>
        <w:rPr>
          <w:rtl/>
        </w:rPr>
        <w:t>א</w:t>
      </w:r>
      <w:r w:rsidR="001E3CCB">
        <w:rPr>
          <w:rFonts w:hint="cs"/>
          <w:rtl/>
        </w:rPr>
        <w:t>ם הסבירה</w:t>
      </w:r>
      <w:r w:rsidR="008909C0" w:rsidRPr="008909C0">
        <w:rPr>
          <w:rFonts w:cs="Times New Roman"/>
          <w:rtl/>
        </w:rPr>
        <w:t xml:space="preserve"> את משנתה </w:t>
      </w:r>
      <w:r w:rsidR="0069680F" w:rsidRPr="0069680F">
        <w:rPr>
          <w:rFonts w:cs="Times New Roman"/>
          <w:rtl/>
        </w:rPr>
        <w:t xml:space="preserve">הרלוונטית </w:t>
      </w:r>
      <w:r w:rsidR="008909C0" w:rsidRPr="008909C0">
        <w:rPr>
          <w:rFonts w:cs="Times New Roman"/>
          <w:rtl/>
        </w:rPr>
        <w:t>לגבי חלק מילדיה</w:t>
      </w:r>
      <w:r>
        <w:rPr>
          <w:rtl/>
        </w:rPr>
        <w:t>, "הוא האינד</w:t>
      </w:r>
      <w:r w:rsidR="006A695E">
        <w:rPr>
          <w:rFonts w:hint="cs"/>
          <w:rtl/>
        </w:rPr>
        <w:t>י</w:t>
      </w:r>
      <w:r w:rsidRPr="00CD067C">
        <w:rPr>
          <w:rtl/>
        </w:rPr>
        <w:t xml:space="preserve">בידואליות של הילד. אם </w:t>
      </w:r>
      <w:r>
        <w:rPr>
          <w:rFonts w:hint="cs"/>
          <w:rtl/>
        </w:rPr>
        <w:t xml:space="preserve">מסתפקים </w:t>
      </w:r>
      <w:r w:rsidRPr="00CD067C">
        <w:rPr>
          <w:rtl/>
        </w:rPr>
        <w:t xml:space="preserve">רק </w:t>
      </w:r>
      <w:r>
        <w:rPr>
          <w:rFonts w:hint="cs"/>
          <w:rtl/>
        </w:rPr>
        <w:t>ב</w:t>
      </w:r>
      <w:r w:rsidRPr="00CD067C">
        <w:rPr>
          <w:rtl/>
        </w:rPr>
        <w:t>א</w:t>
      </w:r>
      <w:r>
        <w:rPr>
          <w:rFonts w:hint="cs"/>
          <w:rtl/>
        </w:rPr>
        <w:t>י</w:t>
      </w:r>
      <w:r w:rsidRPr="00CD067C">
        <w:rPr>
          <w:rtl/>
        </w:rPr>
        <w:t>מ</w:t>
      </w:r>
      <w:r>
        <w:rPr>
          <w:rFonts w:hint="cs"/>
          <w:rtl/>
        </w:rPr>
        <w:t>ו</w:t>
      </w:r>
      <w:r w:rsidRPr="00CD067C">
        <w:rPr>
          <w:rFonts w:hint="cs"/>
          <w:rtl/>
        </w:rPr>
        <w:t>נים</w:t>
      </w:r>
      <w:r w:rsidRPr="00CD067C">
        <w:rPr>
          <w:rtl/>
        </w:rPr>
        <w:t>, ואישיות</w:t>
      </w:r>
      <w:r w:rsidR="00C45F83">
        <w:rPr>
          <w:rFonts w:hint="cs"/>
          <w:rtl/>
        </w:rPr>
        <w:t>ו</w:t>
      </w:r>
      <w:r w:rsidRPr="00CD067C">
        <w:rPr>
          <w:rtl/>
        </w:rPr>
        <w:t xml:space="preserve"> ש</w:t>
      </w:r>
      <w:r>
        <w:rPr>
          <w:rtl/>
        </w:rPr>
        <w:t>ל</w:t>
      </w:r>
      <w:r>
        <w:rPr>
          <w:rFonts w:hint="cs"/>
          <w:rtl/>
        </w:rPr>
        <w:t xml:space="preserve"> הילד</w:t>
      </w:r>
      <w:r>
        <w:rPr>
          <w:rtl/>
        </w:rPr>
        <w:t xml:space="preserve"> איננה באה לידי ביטוי בנגינתו</w:t>
      </w:r>
      <w:r>
        <w:rPr>
          <w:rFonts w:hint="cs"/>
          <w:rtl/>
        </w:rPr>
        <w:t>,</w:t>
      </w:r>
      <w:r w:rsidRPr="00CD067C">
        <w:rPr>
          <w:rtl/>
        </w:rPr>
        <w:t xml:space="preserve"> הוא אי</w:t>
      </w:r>
      <w:r w:rsidR="00C45F83">
        <w:rPr>
          <w:rFonts w:hint="cs"/>
          <w:rtl/>
        </w:rPr>
        <w:t>נ</w:t>
      </w:r>
      <w:r w:rsidRPr="00CD067C">
        <w:rPr>
          <w:rtl/>
        </w:rPr>
        <w:t xml:space="preserve">ו </w:t>
      </w:r>
      <w:r w:rsidR="004147AD">
        <w:rPr>
          <w:rtl/>
        </w:rPr>
        <w:t>מוזיק</w:t>
      </w:r>
      <w:r w:rsidRPr="00CD067C">
        <w:rPr>
          <w:rtl/>
        </w:rPr>
        <w:t>אי מקצועי."</w:t>
      </w:r>
    </w:p>
    <w:p w14:paraId="7D65DBB3" w14:textId="18C6BBAF" w:rsidR="003C73F2" w:rsidRDefault="003C73F2" w:rsidP="009651CC">
      <w:pPr>
        <w:rPr>
          <w:rtl/>
        </w:rPr>
      </w:pPr>
      <w:r w:rsidRPr="00CD067C">
        <w:rPr>
          <w:rFonts w:hint="cs"/>
          <w:rtl/>
        </w:rPr>
        <w:t>רגלי</w:t>
      </w:r>
      <w:r w:rsidR="0049548B">
        <w:rPr>
          <w:rFonts w:hint="cs"/>
          <w:rtl/>
        </w:rPr>
        <w:t>ה</w:t>
      </w:r>
      <w:r w:rsidRPr="00CD067C">
        <w:rPr>
          <w:rFonts w:hint="cs"/>
          <w:rtl/>
        </w:rPr>
        <w:t xml:space="preserve"> ש</w:t>
      </w:r>
      <w:r w:rsidRPr="00CD067C">
        <w:rPr>
          <w:rtl/>
        </w:rPr>
        <w:t>ל</w:t>
      </w:r>
      <w:r w:rsidRPr="00CD067C">
        <w:rPr>
          <w:rFonts w:hint="cs"/>
          <w:rtl/>
        </w:rPr>
        <w:t xml:space="preserve"> </w:t>
      </w:r>
      <w:r w:rsidRPr="00CD067C">
        <w:rPr>
          <w:rtl/>
        </w:rPr>
        <w:t>א</w:t>
      </w:r>
      <w:r w:rsidR="006A695E">
        <w:rPr>
          <w:rFonts w:hint="cs"/>
          <w:rtl/>
        </w:rPr>
        <w:t>י</w:t>
      </w:r>
      <w:r w:rsidRPr="00CD067C">
        <w:rPr>
          <w:rtl/>
        </w:rPr>
        <w:t>מ</w:t>
      </w:r>
      <w:r w:rsidR="00B47123">
        <w:rPr>
          <w:rFonts w:hint="cs"/>
          <w:rtl/>
        </w:rPr>
        <w:t>ו</w:t>
      </w:r>
      <w:r w:rsidRPr="00CD067C">
        <w:rPr>
          <w:rtl/>
        </w:rPr>
        <w:t xml:space="preserve"> של אלכס כאבו </w:t>
      </w:r>
      <w:r w:rsidR="00570665">
        <w:rPr>
          <w:rFonts w:hint="cs"/>
          <w:rtl/>
        </w:rPr>
        <w:t>כש</w:t>
      </w:r>
      <w:r w:rsidRPr="00CD067C">
        <w:rPr>
          <w:rtl/>
        </w:rPr>
        <w:t>עמדה. היא תמיד ז</w:t>
      </w:r>
      <w:r w:rsidR="006A695E">
        <w:rPr>
          <w:rFonts w:hint="cs"/>
          <w:rtl/>
        </w:rPr>
        <w:t>י</w:t>
      </w:r>
      <w:r w:rsidRPr="00CD067C">
        <w:rPr>
          <w:rtl/>
        </w:rPr>
        <w:t xml:space="preserve">רזה אותו, שלא </w:t>
      </w:r>
      <w:r w:rsidRPr="00CD067C">
        <w:rPr>
          <w:rFonts w:hint="cs"/>
          <w:rtl/>
        </w:rPr>
        <w:t>יאלץ אותה לעמוד יותר מההכרחי</w:t>
      </w:r>
      <w:r w:rsidRPr="00CD067C">
        <w:rPr>
          <w:rtl/>
        </w:rPr>
        <w:t xml:space="preserve">. </w:t>
      </w:r>
      <w:r w:rsidR="00DB54E7">
        <w:rPr>
          <w:rFonts w:cs="Times New Roman"/>
          <w:rtl/>
        </w:rPr>
        <w:t>כפו</w:t>
      </w:r>
      <w:r w:rsidR="00DB54E7">
        <w:rPr>
          <w:rFonts w:cs="Times New Roman" w:hint="cs"/>
          <w:rtl/>
        </w:rPr>
        <w:t>ת</w:t>
      </w:r>
      <w:r w:rsidR="00DB54E7">
        <w:rPr>
          <w:rFonts w:cs="Times New Roman"/>
          <w:rtl/>
        </w:rPr>
        <w:t xml:space="preserve"> רג</w:t>
      </w:r>
      <w:r w:rsidR="00DB54E7">
        <w:rPr>
          <w:rFonts w:cs="Times New Roman" w:hint="cs"/>
          <w:rtl/>
        </w:rPr>
        <w:t>ל</w:t>
      </w:r>
      <w:r w:rsidR="00DB54E7">
        <w:rPr>
          <w:rFonts w:cs="Times New Roman"/>
          <w:rtl/>
        </w:rPr>
        <w:t xml:space="preserve">יה </w:t>
      </w:r>
      <w:r w:rsidR="00DB54E7">
        <w:rPr>
          <w:rFonts w:cs="Times New Roman" w:hint="cs"/>
          <w:rtl/>
        </w:rPr>
        <w:t>צ</w:t>
      </w:r>
      <w:r w:rsidR="00F50261">
        <w:rPr>
          <w:rFonts w:cs="Times New Roman" w:hint="cs"/>
          <w:rtl/>
        </w:rPr>
        <w:t>י</w:t>
      </w:r>
      <w:r w:rsidR="00DB54E7">
        <w:rPr>
          <w:rFonts w:cs="Times New Roman" w:hint="cs"/>
          <w:rtl/>
        </w:rPr>
        <w:t>מחו</w:t>
      </w:r>
      <w:r w:rsidR="00B907EA">
        <w:rPr>
          <w:rFonts w:cs="Times New Roman" w:hint="cs"/>
          <w:rtl/>
        </w:rPr>
        <w:t xml:space="preserve"> </w:t>
      </w:r>
      <w:r w:rsidR="00DB54E7">
        <w:rPr>
          <w:rFonts w:cs="Times New Roman"/>
          <w:rtl/>
        </w:rPr>
        <w:t>שכבות עבות של עור קשה, כתום כעין החלודה, בגודל עוגי</w:t>
      </w:r>
      <w:r w:rsidR="006A695E">
        <w:rPr>
          <w:rFonts w:cs="Times New Roman" w:hint="cs"/>
          <w:rtl/>
        </w:rPr>
        <w:t>י</w:t>
      </w:r>
      <w:r w:rsidR="00DB54E7">
        <w:rPr>
          <w:rFonts w:cs="Times New Roman"/>
          <w:rtl/>
        </w:rPr>
        <w:t>ה ובמשקל של סלע.</w:t>
      </w:r>
      <w:r w:rsidR="00DB54E7" w:rsidRPr="00E27C42">
        <w:rPr>
          <w:rFonts w:cs="Times New Roman" w:hint="cs"/>
          <w:rtl/>
        </w:rPr>
        <w:t xml:space="preserve"> </w:t>
      </w:r>
      <w:r w:rsidR="006A695E">
        <w:rPr>
          <w:rFonts w:cs="Times New Roman" w:hint="cs"/>
          <w:rtl/>
        </w:rPr>
        <w:t>כאשר</w:t>
      </w:r>
      <w:r w:rsidR="00F50261" w:rsidRPr="00F50261">
        <w:rPr>
          <w:rFonts w:cs="Times New Roman"/>
          <w:rtl/>
        </w:rPr>
        <w:t xml:space="preserve"> הקיש אלכס על העור</w:t>
      </w:r>
      <w:r w:rsidR="00DB54E7">
        <w:rPr>
          <w:rFonts w:cs="Times New Roman" w:hint="cs"/>
          <w:rtl/>
        </w:rPr>
        <w:t xml:space="preserve"> </w:t>
      </w:r>
      <w:r w:rsidR="00DB54E7">
        <w:rPr>
          <w:rFonts w:cs="Times New Roman"/>
          <w:rtl/>
        </w:rPr>
        <w:t>המת בציפורן אצבעו</w:t>
      </w:r>
      <w:r w:rsidR="00F50261" w:rsidRPr="00F50261">
        <w:rPr>
          <w:rtl/>
        </w:rPr>
        <w:t xml:space="preserve"> </w:t>
      </w:r>
      <w:r w:rsidR="00F50261" w:rsidRPr="00F50261">
        <w:rPr>
          <w:rFonts w:cs="Times New Roman"/>
          <w:rtl/>
        </w:rPr>
        <w:t xml:space="preserve">כששכבה </w:t>
      </w:r>
      <w:r w:rsidR="000F23A8">
        <w:rPr>
          <w:rFonts w:cs="Times New Roman" w:hint="cs"/>
          <w:rtl/>
        </w:rPr>
        <w:t xml:space="preserve">אימו </w:t>
      </w:r>
      <w:r w:rsidR="0069680F">
        <w:rPr>
          <w:rFonts w:cs="Times New Roman" w:hint="cs"/>
          <w:rtl/>
        </w:rPr>
        <w:t>ב</w:t>
      </w:r>
      <w:r w:rsidR="00F50261" w:rsidRPr="00F50261">
        <w:rPr>
          <w:rFonts w:cs="Times New Roman"/>
          <w:rtl/>
        </w:rPr>
        <w:t>רגלי</w:t>
      </w:r>
      <w:r w:rsidR="000F23A8">
        <w:rPr>
          <w:rFonts w:cs="Times New Roman" w:hint="cs"/>
          <w:rtl/>
        </w:rPr>
        <w:t>ה</w:t>
      </w:r>
      <w:r w:rsidR="00F50261" w:rsidRPr="00F50261">
        <w:rPr>
          <w:rFonts w:cs="Times New Roman"/>
          <w:rtl/>
        </w:rPr>
        <w:t xml:space="preserve"> למעלה</w:t>
      </w:r>
      <w:r w:rsidR="00DB54E7">
        <w:rPr>
          <w:rFonts w:cs="Times New Roman" w:hint="cs"/>
          <w:rtl/>
        </w:rPr>
        <w:t>,</w:t>
      </w:r>
      <w:r w:rsidR="00DB54E7">
        <w:rPr>
          <w:rFonts w:cs="Times New Roman"/>
          <w:rtl/>
        </w:rPr>
        <w:t xml:space="preserve"> </w:t>
      </w:r>
      <w:r w:rsidR="006A695E">
        <w:rPr>
          <w:rFonts w:cs="Times New Roman" w:hint="cs"/>
          <w:rtl/>
        </w:rPr>
        <w:t>השמיע</w:t>
      </w:r>
      <w:r w:rsidR="008909C0">
        <w:rPr>
          <w:rFonts w:cs="Times New Roman"/>
          <w:rtl/>
        </w:rPr>
        <w:t xml:space="preserve"> </w:t>
      </w:r>
      <w:r w:rsidR="00DB54E7">
        <w:rPr>
          <w:rFonts w:cs="Times New Roman"/>
          <w:rtl/>
        </w:rPr>
        <w:t>הע</w:t>
      </w:r>
      <w:r w:rsidR="00DB54E7">
        <w:rPr>
          <w:rFonts w:cs="Times New Roman" w:hint="cs"/>
          <w:rtl/>
        </w:rPr>
        <w:t>ו</w:t>
      </w:r>
      <w:r w:rsidR="00DB54E7">
        <w:rPr>
          <w:rFonts w:cs="Times New Roman"/>
          <w:rtl/>
        </w:rPr>
        <w:t>ר</w:t>
      </w:r>
      <w:r w:rsidR="006A695E">
        <w:rPr>
          <w:rFonts w:cs="Times New Roman" w:hint="cs"/>
          <w:rtl/>
        </w:rPr>
        <w:t xml:space="preserve"> נקישה</w:t>
      </w:r>
      <w:r w:rsidR="00DB54E7">
        <w:rPr>
          <w:rFonts w:cs="Times New Roman"/>
          <w:rtl/>
        </w:rPr>
        <w:t xml:space="preserve"> כמו עץ.</w:t>
      </w:r>
      <w:r w:rsidR="00DB54E7">
        <w:rPr>
          <w:rFonts w:cs="Times New Roman" w:hint="cs"/>
          <w:rtl/>
        </w:rPr>
        <w:t xml:space="preserve"> </w:t>
      </w:r>
      <w:r w:rsidR="00BC15DD">
        <w:rPr>
          <w:rFonts w:hint="cs"/>
          <w:rtl/>
        </w:rPr>
        <w:t xml:space="preserve">לכן היה </w:t>
      </w:r>
      <w:r>
        <w:rPr>
          <w:rFonts w:hint="cs"/>
          <w:rtl/>
        </w:rPr>
        <w:t xml:space="preserve">מודאג </w:t>
      </w:r>
      <w:r w:rsidR="000965A1">
        <w:rPr>
          <w:rFonts w:hint="cs"/>
          <w:rtl/>
        </w:rPr>
        <w:t>מאוד</w:t>
      </w:r>
      <w:r w:rsidR="006A695E" w:rsidRPr="006A695E">
        <w:rPr>
          <w:rFonts w:hint="cs"/>
          <w:rtl/>
        </w:rPr>
        <w:t xml:space="preserve"> </w:t>
      </w:r>
      <w:r w:rsidR="006A695E">
        <w:rPr>
          <w:rFonts w:hint="cs"/>
          <w:rtl/>
        </w:rPr>
        <w:t>כעת</w:t>
      </w:r>
      <w:r w:rsidR="00BC15DD">
        <w:rPr>
          <w:rFonts w:hint="cs"/>
          <w:rtl/>
        </w:rPr>
        <w:t xml:space="preserve">: </w:t>
      </w:r>
      <w:r w:rsidR="009E7F39">
        <w:rPr>
          <w:rFonts w:hint="cs"/>
          <w:rtl/>
        </w:rPr>
        <w:t xml:space="preserve">בכל </w:t>
      </w:r>
      <w:r w:rsidR="009651CC">
        <w:rPr>
          <w:rFonts w:hint="cs"/>
          <w:rtl/>
        </w:rPr>
        <w:t xml:space="preserve">השעות </w:t>
      </w:r>
      <w:r w:rsidR="009E7F39">
        <w:rPr>
          <w:rFonts w:hint="cs"/>
          <w:rtl/>
        </w:rPr>
        <w:t>ש</w:t>
      </w:r>
      <w:r w:rsidR="009651CC">
        <w:rPr>
          <w:rFonts w:hint="cs"/>
          <w:rtl/>
        </w:rPr>
        <w:t>חלפו</w:t>
      </w:r>
      <w:r w:rsidR="009E7F39">
        <w:rPr>
          <w:rFonts w:hint="cs"/>
          <w:rtl/>
        </w:rPr>
        <w:t>,</w:t>
      </w:r>
      <w:r w:rsidR="009651CC">
        <w:rPr>
          <w:rFonts w:hint="cs"/>
          <w:rtl/>
        </w:rPr>
        <w:t xml:space="preserve"> </w:t>
      </w:r>
      <w:r w:rsidR="00BC15DD">
        <w:rPr>
          <w:rFonts w:hint="cs"/>
          <w:rtl/>
        </w:rPr>
        <w:t>במשך</w:t>
      </w:r>
      <w:r>
        <w:rPr>
          <w:rFonts w:hint="cs"/>
          <w:rtl/>
        </w:rPr>
        <w:t xml:space="preserve"> הרסיטל </w:t>
      </w:r>
      <w:r w:rsidR="00BC15DD">
        <w:rPr>
          <w:rFonts w:hint="cs"/>
          <w:rtl/>
        </w:rPr>
        <w:t xml:space="preserve">כולו </w:t>
      </w:r>
      <w:r>
        <w:rPr>
          <w:rFonts w:hint="cs"/>
          <w:rtl/>
        </w:rPr>
        <w:t>וגם</w:t>
      </w:r>
      <w:r w:rsidRPr="00CD067C">
        <w:rPr>
          <w:rtl/>
        </w:rPr>
        <w:t xml:space="preserve"> </w:t>
      </w:r>
      <w:r w:rsidR="00F875DE">
        <w:rPr>
          <w:rFonts w:hint="cs"/>
          <w:rtl/>
        </w:rPr>
        <w:t>לאורך</w:t>
      </w:r>
      <w:r>
        <w:rPr>
          <w:rFonts w:hint="cs"/>
          <w:rtl/>
        </w:rPr>
        <w:t xml:space="preserve"> השיחה שלאחריו</w:t>
      </w:r>
      <w:r w:rsidR="006A695E">
        <w:rPr>
          <w:rFonts w:hint="cs"/>
          <w:rtl/>
        </w:rPr>
        <w:t>,</w:t>
      </w:r>
      <w:r>
        <w:rPr>
          <w:rFonts w:hint="cs"/>
          <w:rtl/>
        </w:rPr>
        <w:t xml:space="preserve"> היא עמד</w:t>
      </w:r>
      <w:r w:rsidR="00F875DE">
        <w:rPr>
          <w:rFonts w:hint="cs"/>
          <w:rtl/>
        </w:rPr>
        <w:t>ה</w:t>
      </w:r>
      <w:r w:rsidRPr="00CD067C">
        <w:rPr>
          <w:rtl/>
        </w:rPr>
        <w:t xml:space="preserve"> על עקבים</w:t>
      </w:r>
      <w:r>
        <w:rPr>
          <w:rFonts w:hint="cs"/>
          <w:rtl/>
        </w:rPr>
        <w:t>. [סלחיה מקרב לב אבל זה גרוע]</w:t>
      </w:r>
    </w:p>
    <w:p w14:paraId="396E9423" w14:textId="5DDE6ACD" w:rsidR="008909C0" w:rsidRDefault="00A837FE" w:rsidP="00F50261">
      <w:pPr>
        <w:rPr>
          <w:rFonts w:cs="Times New Roman"/>
          <w:rtl/>
        </w:rPr>
      </w:pPr>
      <w:r>
        <w:rPr>
          <w:rFonts w:cs="Times New Roman" w:hint="cs"/>
          <w:rtl/>
        </w:rPr>
        <w:t>כש</w:t>
      </w:r>
      <w:r w:rsidR="008B1B44">
        <w:rPr>
          <w:rFonts w:cs="Times New Roman" w:hint="cs"/>
          <w:rtl/>
        </w:rPr>
        <w:t>סופי</w:t>
      </w:r>
      <w:r>
        <w:rPr>
          <w:rFonts w:cs="Times New Roman" w:hint="cs"/>
          <w:rtl/>
        </w:rPr>
        <w:t xml:space="preserve"> החלה לנגן את היצירה האחרונה</w:t>
      </w:r>
      <w:r w:rsidR="00DB54E7">
        <w:rPr>
          <w:rFonts w:cs="Times New Roman" w:hint="cs"/>
          <w:rtl/>
        </w:rPr>
        <w:t xml:space="preserve"> ב</w:t>
      </w:r>
      <w:r>
        <w:rPr>
          <w:rFonts w:cs="Times New Roman" w:hint="cs"/>
          <w:rtl/>
        </w:rPr>
        <w:t xml:space="preserve">קונצרט, </w:t>
      </w:r>
      <w:bookmarkStart w:id="71" w:name="_Hlk529035578"/>
      <w:r w:rsidR="00F50261" w:rsidRPr="00F50261">
        <w:rPr>
          <w:rFonts w:cs="Times New Roman"/>
          <w:rtl/>
        </w:rPr>
        <w:t xml:space="preserve">תיאו </w:t>
      </w:r>
      <w:r w:rsidR="0049548B">
        <w:rPr>
          <w:rFonts w:cs="Times New Roman" w:hint="cs"/>
          <w:rtl/>
        </w:rPr>
        <w:t xml:space="preserve">מחא כפיים </w:t>
      </w:r>
      <w:r w:rsidR="00570665" w:rsidRPr="00F50261">
        <w:rPr>
          <w:rFonts w:cs="Times New Roman"/>
          <w:rtl/>
        </w:rPr>
        <w:t>בעגל</w:t>
      </w:r>
      <w:r w:rsidR="00570665">
        <w:rPr>
          <w:rFonts w:cs="Times New Roman" w:hint="cs"/>
          <w:rtl/>
        </w:rPr>
        <w:t>תו</w:t>
      </w:r>
      <w:r w:rsidR="0049548B">
        <w:rPr>
          <w:rFonts w:cs="Times New Roman" w:hint="cs"/>
          <w:rtl/>
        </w:rPr>
        <w:t>, ואילו אלכס לא היה מרוכז כפי ש</w:t>
      </w:r>
      <w:r w:rsidR="008909C0">
        <w:rPr>
          <w:rFonts w:cs="Times New Roman" w:hint="cs"/>
          <w:rtl/>
        </w:rPr>
        <w:t xml:space="preserve">אימו </w:t>
      </w:r>
      <w:r w:rsidR="0049548B">
        <w:rPr>
          <w:rFonts w:cs="Times New Roman" w:hint="cs"/>
          <w:rtl/>
        </w:rPr>
        <w:t>ציפתה ממנו. "אלכס שים לב היטב, תקשיב לנגינה,</w:t>
      </w:r>
      <w:r w:rsidR="0049548B" w:rsidRPr="0049548B">
        <w:rPr>
          <w:rFonts w:cs="Times New Roman"/>
          <w:rtl/>
        </w:rPr>
        <w:t xml:space="preserve"> </w:t>
      </w:r>
      <w:r w:rsidR="008D7081">
        <w:rPr>
          <w:rFonts w:cs="Times New Roman" w:hint="cs"/>
          <w:rtl/>
        </w:rPr>
        <w:t>ה</w:t>
      </w:r>
      <w:r w:rsidR="001C5A04">
        <w:rPr>
          <w:rFonts w:cs="Times New Roman"/>
          <w:rtl/>
        </w:rPr>
        <w:t>מוזיקה</w:t>
      </w:r>
      <w:r w:rsidR="0049548B" w:rsidRPr="0049548B">
        <w:rPr>
          <w:rFonts w:cs="Times New Roman"/>
          <w:rtl/>
        </w:rPr>
        <w:t xml:space="preserve"> </w:t>
      </w:r>
      <w:r w:rsidR="008D7081">
        <w:rPr>
          <w:rFonts w:cs="Times New Roman" w:hint="cs"/>
          <w:rtl/>
        </w:rPr>
        <w:t>גורמת ל</w:t>
      </w:r>
      <w:r w:rsidR="0049548B" w:rsidRPr="0049548B">
        <w:rPr>
          <w:rFonts w:cs="Times New Roman"/>
          <w:rtl/>
        </w:rPr>
        <w:t xml:space="preserve">נפש </w:t>
      </w:r>
      <w:r w:rsidR="008D7081">
        <w:rPr>
          <w:rFonts w:cs="Times New Roman" w:hint="cs"/>
          <w:rtl/>
        </w:rPr>
        <w:t>לה</w:t>
      </w:r>
      <w:r w:rsidR="0049548B" w:rsidRPr="0049548B">
        <w:rPr>
          <w:rFonts w:cs="Times New Roman"/>
          <w:rtl/>
        </w:rPr>
        <w:t>תעל</w:t>
      </w:r>
      <w:r w:rsidR="008D7081">
        <w:rPr>
          <w:rFonts w:cs="Times New Roman" w:hint="cs"/>
          <w:rtl/>
        </w:rPr>
        <w:t>ות</w:t>
      </w:r>
      <w:r w:rsidR="0049548B" w:rsidRPr="0049548B">
        <w:rPr>
          <w:rFonts w:cs="Times New Roman"/>
          <w:rtl/>
        </w:rPr>
        <w:t>...</w:t>
      </w:r>
      <w:r w:rsidR="00147DFB">
        <w:rPr>
          <w:rFonts w:cs="Times New Roman" w:hint="cs"/>
          <w:rtl/>
        </w:rPr>
        <w:t>"</w:t>
      </w:r>
      <w:r w:rsidR="008D7081">
        <w:rPr>
          <w:rFonts w:cs="Times New Roman" w:hint="cs"/>
          <w:rtl/>
        </w:rPr>
        <w:t xml:space="preserve"> </w:t>
      </w:r>
      <w:bookmarkStart w:id="72" w:name="_Hlk529035682"/>
      <w:bookmarkEnd w:id="71"/>
    </w:p>
    <w:p w14:paraId="0A45B77D" w14:textId="5A8A7C02" w:rsidR="0049548B" w:rsidRPr="0049548B" w:rsidRDefault="0049548B" w:rsidP="00F50261">
      <w:pPr>
        <w:rPr>
          <w:rFonts w:cs="Times New Roman"/>
          <w:rtl/>
        </w:rPr>
      </w:pPr>
      <w:r w:rsidRPr="0049548B">
        <w:rPr>
          <w:rFonts w:cs="Times New Roman"/>
          <w:rtl/>
        </w:rPr>
        <w:t xml:space="preserve">אלכס </w:t>
      </w:r>
      <w:r w:rsidR="001F0879">
        <w:rPr>
          <w:rFonts w:cs="Times New Roman" w:hint="cs"/>
          <w:rtl/>
        </w:rPr>
        <w:t xml:space="preserve">מעולם </w:t>
      </w:r>
      <w:r w:rsidRPr="0049548B">
        <w:rPr>
          <w:rFonts w:cs="Times New Roman"/>
          <w:rtl/>
        </w:rPr>
        <w:t>לא ידע ש</w:t>
      </w:r>
      <w:r w:rsidR="00570665" w:rsidRPr="00570665">
        <w:rPr>
          <w:rFonts w:cs="Times New Roman"/>
          <w:rtl/>
        </w:rPr>
        <w:t>א</w:t>
      </w:r>
      <w:r w:rsidR="006A695E">
        <w:rPr>
          <w:rFonts w:cs="Times New Roman" w:hint="cs"/>
          <w:rtl/>
        </w:rPr>
        <w:t>י</w:t>
      </w:r>
      <w:r w:rsidR="00570665" w:rsidRPr="00570665">
        <w:rPr>
          <w:rFonts w:cs="Times New Roman"/>
          <w:rtl/>
        </w:rPr>
        <w:t>מו שואפת לכך</w:t>
      </w:r>
      <w:r w:rsidRPr="0049548B">
        <w:rPr>
          <w:rFonts w:cs="Times New Roman"/>
          <w:rtl/>
        </w:rPr>
        <w:t xml:space="preserve"> שנפשה תתעלה</w:t>
      </w:r>
      <w:r w:rsidR="008909C0">
        <w:rPr>
          <w:rFonts w:cs="Times New Roman" w:hint="cs"/>
          <w:rtl/>
        </w:rPr>
        <w:t>.</w:t>
      </w:r>
      <w:r w:rsidRPr="0049548B">
        <w:rPr>
          <w:rFonts w:cs="Times New Roman"/>
          <w:rtl/>
        </w:rPr>
        <w:t xml:space="preserve"> </w:t>
      </w:r>
      <w:r w:rsidR="008909C0" w:rsidRPr="008909C0">
        <w:rPr>
          <w:rFonts w:cs="Times New Roman"/>
          <w:rtl/>
        </w:rPr>
        <w:t xml:space="preserve">הוא לא הבין (ולא העז לשאול) </w:t>
      </w:r>
      <w:r w:rsidRPr="0049548B">
        <w:rPr>
          <w:rFonts w:cs="Times New Roman"/>
          <w:rtl/>
        </w:rPr>
        <w:t>מה היא עושה בשאר הזמן,</w:t>
      </w:r>
      <w:r w:rsidR="008909C0" w:rsidRPr="008909C0">
        <w:rPr>
          <w:rtl/>
        </w:rPr>
        <w:t xml:space="preserve"> </w:t>
      </w:r>
      <w:r w:rsidR="008909C0" w:rsidRPr="008909C0">
        <w:rPr>
          <w:rFonts w:cs="Times New Roman"/>
          <w:rtl/>
        </w:rPr>
        <w:t>מדוע</w:t>
      </w:r>
      <w:r w:rsidR="001F0879">
        <w:rPr>
          <w:rFonts w:cs="Times New Roman" w:hint="cs"/>
          <w:rtl/>
        </w:rPr>
        <w:t xml:space="preserve"> אינה </w:t>
      </w:r>
      <w:r w:rsidRPr="0049548B">
        <w:rPr>
          <w:rFonts w:cs="Times New Roman"/>
          <w:rtl/>
        </w:rPr>
        <w:t>חותרת לכך</w:t>
      </w:r>
      <w:r w:rsidR="00865E7B">
        <w:rPr>
          <w:rFonts w:cs="Times New Roman" w:hint="cs"/>
          <w:rtl/>
        </w:rPr>
        <w:t xml:space="preserve"> ללא לאות</w:t>
      </w:r>
      <w:r w:rsidR="00570665">
        <w:rPr>
          <w:rFonts w:cs="Times New Roman" w:hint="cs"/>
          <w:rtl/>
        </w:rPr>
        <w:t>[</w:t>
      </w:r>
      <w:r w:rsidRPr="0049548B">
        <w:rPr>
          <w:rFonts w:cs="Times New Roman"/>
          <w:rtl/>
        </w:rPr>
        <w:t>, חותרת לכך ללא לאות, אם היא באמת שואפת לכך שנפשה תתעלה</w:t>
      </w:r>
      <w:r w:rsidR="00570665">
        <w:rPr>
          <w:rFonts w:cs="Times New Roman" w:hint="cs"/>
          <w:rtl/>
        </w:rPr>
        <w:t>]</w:t>
      </w:r>
      <w:r w:rsidRPr="0049548B">
        <w:rPr>
          <w:rFonts w:cs="Times New Roman"/>
          <w:rtl/>
        </w:rPr>
        <w:t>.</w:t>
      </w:r>
      <w:bookmarkEnd w:id="72"/>
    </w:p>
    <w:p w14:paraId="72627426" w14:textId="592DEC21" w:rsidR="0049548B" w:rsidRDefault="001F0879" w:rsidP="0049548B">
      <w:pPr>
        <w:rPr>
          <w:rFonts w:cs="Times New Roman"/>
          <w:rtl/>
        </w:rPr>
      </w:pPr>
      <w:r>
        <w:rPr>
          <w:rFonts w:cs="Times New Roman" w:hint="cs"/>
          <w:rtl/>
        </w:rPr>
        <w:t>[</w:t>
      </w:r>
      <w:r w:rsidR="0049548B" w:rsidRPr="0049548B">
        <w:rPr>
          <w:rFonts w:cs="Times New Roman"/>
          <w:rtl/>
        </w:rPr>
        <w:t>או שאולי זהו רגש שהיא משאירה ל</w:t>
      </w:r>
      <w:r w:rsidR="008D7081">
        <w:rPr>
          <w:rFonts w:cs="Times New Roman" w:hint="cs"/>
          <w:rtl/>
        </w:rPr>
        <w:t>עתיד</w:t>
      </w:r>
      <w:r w:rsidR="0049548B" w:rsidRPr="0049548B">
        <w:rPr>
          <w:rFonts w:cs="Times New Roman"/>
          <w:rtl/>
        </w:rPr>
        <w:t xml:space="preserve">, מכינה את כל העזרים הדרושים, בשביל שבבוא ביום הנהדר שאותו תקצה לכך שנפשה תתעלה, כולה עוטה חגיגיות ונהרה ועוד, היא תתחיל </w:t>
      </w:r>
      <w:r w:rsidR="008D7081">
        <w:rPr>
          <w:rFonts w:cs="Times New Roman" w:hint="cs"/>
          <w:rtl/>
        </w:rPr>
        <w:t>לחתור</w:t>
      </w:r>
      <w:r w:rsidR="0049548B" w:rsidRPr="0049548B">
        <w:rPr>
          <w:rFonts w:cs="Times New Roman"/>
          <w:rtl/>
        </w:rPr>
        <w:t xml:space="preserve"> לכך. ואולי רק אז תבין שעליה לשנות או לשדרג את ערכת העזרים שהכינה לעניין, אלא שיהיה כבר מאוחר.</w:t>
      </w:r>
      <w:r w:rsidR="008D7081">
        <w:rPr>
          <w:rFonts w:cs="Times New Roman" w:hint="cs"/>
          <w:rtl/>
        </w:rPr>
        <w:t>]</w:t>
      </w:r>
    </w:p>
    <w:p w14:paraId="5A5D5FC5" w14:textId="59357322" w:rsidR="008909C0" w:rsidRPr="008909C0" w:rsidRDefault="000F23A8" w:rsidP="008909C0">
      <w:pPr>
        <w:rPr>
          <w:rFonts w:cs="Times New Roman"/>
          <w:rtl/>
        </w:rPr>
      </w:pPr>
      <w:r w:rsidRPr="000F23A8">
        <w:rPr>
          <w:rFonts w:cs="Times New Roman"/>
          <w:rtl/>
        </w:rPr>
        <w:t>האם השתדלה להתמוגג מ</w:t>
      </w:r>
      <w:r w:rsidR="008909C0" w:rsidRPr="008909C0">
        <w:rPr>
          <w:rFonts w:cs="Times New Roman"/>
          <w:rtl/>
        </w:rPr>
        <w:t xml:space="preserve">צלילי נגינתה של סופי </w:t>
      </w:r>
      <w:r>
        <w:rPr>
          <w:rFonts w:cs="Times New Roman" w:hint="cs"/>
          <w:rtl/>
        </w:rPr>
        <w:t>ש</w:t>
      </w:r>
      <w:r w:rsidR="008909C0" w:rsidRPr="008909C0">
        <w:rPr>
          <w:rFonts w:cs="Times New Roman"/>
          <w:rtl/>
        </w:rPr>
        <w:t xml:space="preserve">מילאו ברכות את האולם, </w:t>
      </w:r>
      <w:r>
        <w:rPr>
          <w:rFonts w:cs="Times New Roman" w:hint="cs"/>
          <w:rtl/>
        </w:rPr>
        <w:t xml:space="preserve">אך </w:t>
      </w:r>
      <w:r w:rsidR="008909C0" w:rsidRPr="008909C0">
        <w:rPr>
          <w:rFonts w:cs="Times New Roman"/>
          <w:rtl/>
        </w:rPr>
        <w:t xml:space="preserve">אלכס עדיין היה מכונס בעצמו כפקעת עצבים קודרת וסגורה, נעול </w:t>
      </w:r>
      <w:r w:rsidR="00092977">
        <w:rPr>
          <w:rFonts w:cs="Times New Roman" w:hint="cs"/>
          <w:rtl/>
        </w:rPr>
        <w:t>ב</w:t>
      </w:r>
      <w:r w:rsidR="008909C0" w:rsidRPr="008909C0">
        <w:rPr>
          <w:rFonts w:cs="Times New Roman"/>
          <w:rtl/>
        </w:rPr>
        <w:t>פני הרגשות הנעלים שה</w:t>
      </w:r>
      <w:r w:rsidR="001C5A04">
        <w:rPr>
          <w:rFonts w:cs="Times New Roman"/>
          <w:rtl/>
        </w:rPr>
        <w:t>מוזיקה</w:t>
      </w:r>
      <w:r w:rsidR="008909C0" w:rsidRPr="008909C0">
        <w:rPr>
          <w:rFonts w:cs="Times New Roman"/>
          <w:rtl/>
        </w:rPr>
        <w:t xml:space="preserve"> </w:t>
      </w:r>
      <w:r w:rsidR="00092977">
        <w:rPr>
          <w:rFonts w:cs="Times New Roman" w:hint="cs"/>
          <w:rtl/>
        </w:rPr>
        <w:t>מ</w:t>
      </w:r>
      <w:r w:rsidR="008909C0" w:rsidRPr="008909C0">
        <w:rPr>
          <w:rFonts w:cs="Times New Roman"/>
          <w:rtl/>
        </w:rPr>
        <w:t>עורר</w:t>
      </w:r>
      <w:r w:rsidR="00092977">
        <w:rPr>
          <w:rFonts w:cs="Times New Roman" w:hint="cs"/>
          <w:rtl/>
        </w:rPr>
        <w:t>ת</w:t>
      </w:r>
      <w:r w:rsidR="008909C0" w:rsidRPr="008909C0">
        <w:rPr>
          <w:rFonts w:cs="Times New Roman"/>
          <w:rtl/>
        </w:rPr>
        <w:t xml:space="preserve"> בכל בן תרבות. כשלא הצליחה להתגבר </w:t>
      </w:r>
      <w:r w:rsidRPr="000F23A8">
        <w:rPr>
          <w:rFonts w:cs="Times New Roman"/>
          <w:rtl/>
        </w:rPr>
        <w:t>עוד</w:t>
      </w:r>
      <w:r w:rsidR="008909C0" w:rsidRPr="008909C0">
        <w:rPr>
          <w:rFonts w:cs="Times New Roman"/>
          <w:rtl/>
        </w:rPr>
        <w:t xml:space="preserve"> היא לחשה לו, "מה איתך, אלכס! אתה יושב בצד רוגז וממורמר – על כלום, ממש </w:t>
      </w:r>
      <w:r w:rsidRPr="000F23A8">
        <w:rPr>
          <w:rFonts w:cs="Times New Roman"/>
          <w:rtl/>
        </w:rPr>
        <w:t>שלפוחית</w:t>
      </w:r>
      <w:r>
        <w:rPr>
          <w:rFonts w:cs="Times New Roman" w:hint="cs"/>
          <w:rtl/>
        </w:rPr>
        <w:t xml:space="preserve"> </w:t>
      </w:r>
      <w:r w:rsidR="008909C0" w:rsidRPr="008909C0">
        <w:rPr>
          <w:rFonts w:cs="Times New Roman"/>
          <w:rtl/>
        </w:rPr>
        <w:t>מנופח</w:t>
      </w:r>
      <w:r>
        <w:rPr>
          <w:rFonts w:cs="Times New Roman" w:hint="cs"/>
          <w:rtl/>
        </w:rPr>
        <w:t>ת</w:t>
      </w:r>
      <w:r w:rsidR="008909C0" w:rsidRPr="008909C0">
        <w:rPr>
          <w:rFonts w:cs="Times New Roman"/>
          <w:rtl/>
        </w:rPr>
        <w:t xml:space="preserve">. ואחותך – כל הרגשות האלה </w:t>
      </w:r>
      <w:r w:rsidR="008909C0" w:rsidRPr="008909C0">
        <w:rPr>
          <w:rFonts w:cs="Times New Roman"/>
          <w:rtl/>
        </w:rPr>
        <w:lastRenderedPageBreak/>
        <w:t>שצרורים בתוך הת</w:t>
      </w:r>
      <w:r w:rsidR="006A695E">
        <w:rPr>
          <w:rFonts w:cs="Times New Roman" w:hint="cs"/>
          <w:rtl/>
        </w:rPr>
        <w:t>ו</w:t>
      </w:r>
      <w:r w:rsidR="008909C0" w:rsidRPr="008909C0">
        <w:rPr>
          <w:rFonts w:cs="Times New Roman"/>
          <w:rtl/>
        </w:rPr>
        <w:t>וים מתגלגלים ממנה על</w:t>
      </w:r>
      <w:r w:rsidR="001777EB">
        <w:rPr>
          <w:rFonts w:cs="Times New Roman" w:hint="cs"/>
          <w:rtl/>
        </w:rPr>
        <w:t xml:space="preserve"> </w:t>
      </w:r>
      <w:r w:rsidR="008909C0" w:rsidRPr="008909C0">
        <w:rPr>
          <w:rFonts w:cs="Times New Roman"/>
          <w:rtl/>
        </w:rPr>
        <w:t xml:space="preserve">גבי הצלילים שהיא מפיקה, </w:t>
      </w:r>
      <w:r w:rsidR="00092977" w:rsidRPr="00092977">
        <w:rPr>
          <w:rFonts w:cs="Times New Roman"/>
          <w:rtl/>
        </w:rPr>
        <w:t>מתפשטים ו</w:t>
      </w:r>
      <w:r w:rsidR="008909C0" w:rsidRPr="008909C0">
        <w:rPr>
          <w:rFonts w:cs="Times New Roman"/>
          <w:rtl/>
        </w:rPr>
        <w:t xml:space="preserve">ממלאים את העולם. הנוכחות של </w:t>
      </w:r>
      <w:r w:rsidR="008B1B44">
        <w:rPr>
          <w:rFonts w:cs="Times New Roman"/>
          <w:rtl/>
        </w:rPr>
        <w:t>סופי</w:t>
      </w:r>
      <w:r w:rsidR="008909C0" w:rsidRPr="008909C0">
        <w:rPr>
          <w:rFonts w:cs="Times New Roman"/>
          <w:rtl/>
        </w:rPr>
        <w:t xml:space="preserve"> גדולה וסוחפת."</w:t>
      </w:r>
    </w:p>
    <w:p w14:paraId="790E26A2" w14:textId="10B7FF4A" w:rsidR="001E2559" w:rsidRDefault="008909C0" w:rsidP="008909C0">
      <w:pPr>
        <w:rPr>
          <w:rtl/>
        </w:rPr>
      </w:pPr>
      <w:r w:rsidRPr="008909C0">
        <w:rPr>
          <w:rFonts w:cs="Times New Roman"/>
          <w:rtl/>
        </w:rPr>
        <w:t xml:space="preserve">אבל </w:t>
      </w:r>
      <w:r w:rsidR="001E2559">
        <w:rPr>
          <w:rFonts w:cs="Times New Roman"/>
          <w:rtl/>
        </w:rPr>
        <w:t>אף אחד מ</w:t>
      </w:r>
      <w:r w:rsidR="00341B7F">
        <w:rPr>
          <w:rFonts w:cs="Times New Roman" w:hint="cs"/>
          <w:rtl/>
        </w:rPr>
        <w:t xml:space="preserve">הרגשות המתפשטים האלה </w:t>
      </w:r>
      <w:r w:rsidR="001E2559">
        <w:rPr>
          <w:rFonts w:cs="Times New Roman"/>
          <w:rtl/>
        </w:rPr>
        <w:t>אינו</w:t>
      </w:r>
      <w:r w:rsidR="00341B7F">
        <w:rPr>
          <w:rFonts w:cs="Times New Roman"/>
          <w:rtl/>
        </w:rPr>
        <w:t xml:space="preserve"> שלה</w:t>
      </w:r>
      <w:r>
        <w:rPr>
          <w:rFonts w:cs="Times New Roman" w:hint="cs"/>
          <w:rtl/>
        </w:rPr>
        <w:t>!</w:t>
      </w:r>
      <w:r w:rsidR="001E2559">
        <w:rPr>
          <w:rFonts w:cs="Times New Roman"/>
          <w:rtl/>
        </w:rPr>
        <w:t xml:space="preserve"> </w:t>
      </w:r>
      <w:r w:rsidR="00693B00">
        <w:rPr>
          <w:rFonts w:cs="Times New Roman" w:hint="cs"/>
          <w:rtl/>
        </w:rPr>
        <w:t xml:space="preserve">אלה </w:t>
      </w:r>
      <w:r w:rsidR="00341B7F">
        <w:rPr>
          <w:rFonts w:cs="Times New Roman" w:hint="cs"/>
          <w:rtl/>
        </w:rPr>
        <w:t>רק</w:t>
      </w:r>
      <w:r w:rsidR="001E2559">
        <w:rPr>
          <w:rFonts w:cs="Times New Roman"/>
          <w:rtl/>
        </w:rPr>
        <w:t xml:space="preserve"> רגשות</w:t>
      </w:r>
      <w:r w:rsidR="000F23A8">
        <w:rPr>
          <w:rFonts w:cs="Times New Roman" w:hint="cs"/>
          <w:rtl/>
        </w:rPr>
        <w:t>יהם</w:t>
      </w:r>
      <w:r w:rsidR="001E2559">
        <w:rPr>
          <w:rFonts w:cs="Times New Roman"/>
          <w:rtl/>
        </w:rPr>
        <w:t xml:space="preserve"> של אחרים. הוא </w:t>
      </w:r>
      <w:r w:rsidR="00E27C42">
        <w:rPr>
          <w:rFonts w:cs="Times New Roman" w:hint="cs"/>
          <w:rtl/>
        </w:rPr>
        <w:t xml:space="preserve">לא הבין </w:t>
      </w:r>
      <w:r w:rsidR="000F23A8">
        <w:rPr>
          <w:rFonts w:cs="Times New Roman" w:hint="cs"/>
          <w:rtl/>
        </w:rPr>
        <w:t>מדוע</w:t>
      </w:r>
      <w:r w:rsidR="00E27C42">
        <w:rPr>
          <w:rFonts w:cs="Times New Roman" w:hint="cs"/>
          <w:rtl/>
        </w:rPr>
        <w:t xml:space="preserve"> אימו </w:t>
      </w:r>
      <w:r w:rsidR="000F23A8">
        <w:rPr>
          <w:rFonts w:cs="Times New Roman" w:hint="cs"/>
          <w:rtl/>
        </w:rPr>
        <w:t>אינה</w:t>
      </w:r>
      <w:r w:rsidR="00E27C42">
        <w:rPr>
          <w:rFonts w:cs="Times New Roman" w:hint="cs"/>
          <w:rtl/>
        </w:rPr>
        <w:t xml:space="preserve"> </w:t>
      </w:r>
      <w:r w:rsidR="001E2559">
        <w:rPr>
          <w:rFonts w:cs="Times New Roman"/>
          <w:rtl/>
        </w:rPr>
        <w:t>חש</w:t>
      </w:r>
      <w:r w:rsidR="00E27C42">
        <w:rPr>
          <w:rFonts w:cs="Times New Roman" w:hint="cs"/>
          <w:rtl/>
        </w:rPr>
        <w:t>ה</w:t>
      </w:r>
      <w:r w:rsidR="001E2559">
        <w:rPr>
          <w:rFonts w:cs="Times New Roman"/>
          <w:rtl/>
        </w:rPr>
        <w:t xml:space="preserve"> צער </w:t>
      </w:r>
      <w:r w:rsidR="00341B7F">
        <w:rPr>
          <w:rFonts w:cs="Times New Roman" w:hint="cs"/>
          <w:rtl/>
        </w:rPr>
        <w:t>עז כ</w:t>
      </w:r>
      <w:r w:rsidR="001E2559">
        <w:rPr>
          <w:rFonts w:cs="Times New Roman"/>
          <w:rtl/>
        </w:rPr>
        <w:t>ל</w:t>
      </w:r>
      <w:r w:rsidR="00341B7F">
        <w:rPr>
          <w:rFonts w:cs="Times New Roman" w:hint="cs"/>
          <w:rtl/>
        </w:rPr>
        <w:t>פ</w:t>
      </w:r>
      <w:r w:rsidR="001E2559">
        <w:rPr>
          <w:rFonts w:cs="Times New Roman"/>
          <w:rtl/>
        </w:rPr>
        <w:t>י</w:t>
      </w:r>
      <w:r w:rsidR="00E27C42">
        <w:rPr>
          <w:rFonts w:cs="Times New Roman" w:hint="cs"/>
          <w:rtl/>
        </w:rPr>
        <w:t xml:space="preserve"> </w:t>
      </w:r>
      <w:r w:rsidR="008B1B44">
        <w:rPr>
          <w:rFonts w:cs="Times New Roman" w:hint="cs"/>
          <w:rtl/>
        </w:rPr>
        <w:t>סופי</w:t>
      </w:r>
      <w:r w:rsidR="001E2559">
        <w:rPr>
          <w:rFonts w:cs="Times New Roman"/>
          <w:rtl/>
        </w:rPr>
        <w:t>.</w:t>
      </w:r>
    </w:p>
    <w:p w14:paraId="0E0AF26E" w14:textId="0DC437F7" w:rsidR="003900F8" w:rsidRDefault="00341B7F" w:rsidP="00341B7F">
      <w:pPr>
        <w:rPr>
          <w:rFonts w:cs="Times New Roman"/>
          <w:rtl/>
        </w:rPr>
      </w:pPr>
      <w:r>
        <w:rPr>
          <w:rFonts w:cs="Times New Roman"/>
          <w:rtl/>
        </w:rPr>
        <w:t>האם</w:t>
      </w:r>
      <w:r>
        <w:rPr>
          <w:rFonts w:cs="Times New Roman" w:hint="cs"/>
          <w:rtl/>
        </w:rPr>
        <w:t xml:space="preserve"> </w:t>
      </w:r>
      <w:r w:rsidR="00147DFB">
        <w:rPr>
          <w:rFonts w:cs="Times New Roman" w:hint="cs"/>
          <w:rtl/>
        </w:rPr>
        <w:t>הידק</w:t>
      </w:r>
      <w:r>
        <w:rPr>
          <w:rFonts w:cs="Times New Roman" w:hint="cs"/>
          <w:rtl/>
        </w:rPr>
        <w:t xml:space="preserve">ה </w:t>
      </w:r>
      <w:r w:rsidR="001F0879">
        <w:rPr>
          <w:rFonts w:cs="Times New Roman" w:hint="cs"/>
          <w:rtl/>
        </w:rPr>
        <w:t>א</w:t>
      </w:r>
      <w:r w:rsidR="00A52822" w:rsidRPr="00A52822">
        <w:rPr>
          <w:rFonts w:cs="Times New Roman"/>
          <w:rtl/>
        </w:rPr>
        <w:t>ת שפ</w:t>
      </w:r>
      <w:r w:rsidR="000F23A8">
        <w:rPr>
          <w:rFonts w:cs="Times New Roman" w:hint="cs"/>
          <w:rtl/>
        </w:rPr>
        <w:t>תו</w:t>
      </w:r>
      <w:r w:rsidR="00A52822" w:rsidRPr="00A52822">
        <w:rPr>
          <w:rFonts w:cs="Times New Roman"/>
          <w:rtl/>
        </w:rPr>
        <w:t>תיה</w:t>
      </w:r>
      <w:r w:rsidR="00693B00">
        <w:rPr>
          <w:rFonts w:cs="Times New Roman" w:hint="cs"/>
          <w:rtl/>
        </w:rPr>
        <w:t>. אמנם</w:t>
      </w:r>
      <w:r w:rsidR="001E2559">
        <w:rPr>
          <w:rFonts w:cs="Times New Roman"/>
          <w:rtl/>
        </w:rPr>
        <w:t xml:space="preserve"> לא חינוכי להשוות בין אחים, אבל </w:t>
      </w:r>
      <w:r>
        <w:rPr>
          <w:rFonts w:cs="Times New Roman" w:hint="cs"/>
          <w:rtl/>
        </w:rPr>
        <w:t>אלכס</w:t>
      </w:r>
      <w:r w:rsidR="001E2559">
        <w:rPr>
          <w:rFonts w:cs="Times New Roman"/>
          <w:rtl/>
        </w:rPr>
        <w:t xml:space="preserve"> צריך ל</w:t>
      </w:r>
      <w:r w:rsidR="00441D60">
        <w:rPr>
          <w:rFonts w:cs="Times New Roman"/>
          <w:rtl/>
        </w:rPr>
        <w:t xml:space="preserve">הבין שכך לא יתקדם לשום מקום. </w:t>
      </w:r>
      <w:r w:rsidR="00062CEF" w:rsidRPr="00062CEF">
        <w:rPr>
          <w:rFonts w:cs="Times New Roman"/>
          <w:rtl/>
        </w:rPr>
        <w:t xml:space="preserve">כלום לא </w:t>
      </w:r>
      <w:r w:rsidR="006A695E">
        <w:rPr>
          <w:rFonts w:cs="Times New Roman" w:hint="cs"/>
          <w:rtl/>
        </w:rPr>
        <w:t>י</w:t>
      </w:r>
      <w:r w:rsidR="00062CEF" w:rsidRPr="00062CEF">
        <w:rPr>
          <w:rFonts w:cs="Times New Roman"/>
          <w:rtl/>
        </w:rPr>
        <w:t>יצא ממנו</w:t>
      </w:r>
      <w:r>
        <w:rPr>
          <w:rFonts w:cs="Times New Roman"/>
          <w:rtl/>
        </w:rPr>
        <w:t xml:space="preserve">! </w:t>
      </w:r>
      <w:r w:rsidR="00147DFB">
        <w:rPr>
          <w:rFonts w:cs="Times New Roman" w:hint="cs"/>
          <w:rtl/>
        </w:rPr>
        <w:t>היא</w:t>
      </w:r>
      <w:r>
        <w:rPr>
          <w:rFonts w:cs="Times New Roman"/>
          <w:rtl/>
        </w:rPr>
        <w:t xml:space="preserve"> נבח</w:t>
      </w:r>
      <w:r>
        <w:rPr>
          <w:rFonts w:cs="Times New Roman" w:hint="cs"/>
          <w:rtl/>
        </w:rPr>
        <w:t>ה</w:t>
      </w:r>
      <w:r w:rsidR="00693B00">
        <w:rPr>
          <w:rFonts w:cs="Times New Roman" w:hint="cs"/>
          <w:rtl/>
        </w:rPr>
        <w:t xml:space="preserve"> בתוכה</w:t>
      </w:r>
      <w:r w:rsidR="00A74999">
        <w:rPr>
          <w:rFonts w:cs="Times New Roman" w:hint="cs"/>
          <w:rtl/>
        </w:rPr>
        <w:t xml:space="preserve">, מחניקה </w:t>
      </w:r>
      <w:r w:rsidR="00062CEF">
        <w:rPr>
          <w:rFonts w:cs="Times New Roman" w:hint="cs"/>
          <w:rtl/>
        </w:rPr>
        <w:t>[</w:t>
      </w:r>
      <w:r w:rsidR="00A74999">
        <w:rPr>
          <w:rFonts w:cs="Times New Roman" w:hint="cs"/>
          <w:rtl/>
        </w:rPr>
        <w:t>את</w:t>
      </w:r>
      <w:r>
        <w:rPr>
          <w:rFonts w:cs="Times New Roman"/>
          <w:rtl/>
        </w:rPr>
        <w:t xml:space="preserve"> האשם והחמלה </w:t>
      </w:r>
      <w:r>
        <w:rPr>
          <w:rFonts w:cs="Times New Roman" w:hint="cs"/>
          <w:rtl/>
        </w:rPr>
        <w:t>ש</w:t>
      </w:r>
      <w:r>
        <w:rPr>
          <w:rFonts w:cs="Times New Roman"/>
          <w:rtl/>
        </w:rPr>
        <w:t>איימ</w:t>
      </w:r>
      <w:r>
        <w:rPr>
          <w:rFonts w:cs="Times New Roman" w:hint="cs"/>
          <w:rtl/>
        </w:rPr>
        <w:t>ו</w:t>
      </w:r>
      <w:r w:rsidR="001E2559">
        <w:rPr>
          <w:rFonts w:cs="Times New Roman"/>
          <w:rtl/>
        </w:rPr>
        <w:t xml:space="preserve"> להתפרץ</w:t>
      </w:r>
      <w:r w:rsidR="00693B00">
        <w:rPr>
          <w:rFonts w:cs="Times New Roman" w:hint="cs"/>
          <w:rtl/>
        </w:rPr>
        <w:t xml:space="preserve"> ממנה</w:t>
      </w:r>
      <w:r w:rsidR="001E2559">
        <w:rPr>
          <w:rFonts w:cs="Times New Roman"/>
          <w:rtl/>
        </w:rPr>
        <w:t>, לשום מקום!</w:t>
      </w:r>
      <w:r w:rsidR="00062CEF">
        <w:rPr>
          <w:rFonts w:cs="Times New Roman" w:hint="cs"/>
          <w:rtl/>
        </w:rPr>
        <w:t>]</w:t>
      </w:r>
      <w:r w:rsidR="00171C5A">
        <w:rPr>
          <w:rFonts w:cs="Times New Roman" w:hint="cs"/>
          <w:rtl/>
        </w:rPr>
        <w:t xml:space="preserve"> </w:t>
      </w:r>
      <w:r w:rsidR="00171C5A" w:rsidRPr="00171C5A">
        <w:rPr>
          <w:rFonts w:cs="Times New Roman"/>
          <w:rtl/>
        </w:rPr>
        <w:t>את ההמלצות המקובלות לגידול ילדים, כי למע</w:t>
      </w:r>
      <w:r w:rsidR="006A695E">
        <w:rPr>
          <w:rFonts w:cs="Times New Roman" w:hint="cs"/>
          <w:rtl/>
        </w:rPr>
        <w:t>ת</w:t>
      </w:r>
      <w:r w:rsidR="00171C5A" w:rsidRPr="00171C5A">
        <w:rPr>
          <w:rFonts w:cs="Times New Roman"/>
          <w:rtl/>
        </w:rPr>
        <w:t>ירי-עצות למיניהם לא היה מושג קלוש לגבי הנסיבות המיוחדות [</w:t>
      </w:r>
      <w:r w:rsidR="00171C5A" w:rsidRPr="00171C5A">
        <w:rPr>
          <w:rFonts w:cs="Times New Roman"/>
        </w:rPr>
        <w:t>specific circumstances</w:t>
      </w:r>
      <w:r w:rsidR="00171C5A" w:rsidRPr="00171C5A">
        <w:rPr>
          <w:rFonts w:cs="Times New Roman"/>
          <w:rtl/>
        </w:rPr>
        <w:t>] שלה, וגם לא היה אכפת להם שיישאר אדיוט כל עוד יהיה מאושר – הוא לא יגיע לשום מקום, היועצים לא הבינו? לשום מקום!</w:t>
      </w:r>
    </w:p>
    <w:p w14:paraId="2F95D933" w14:textId="22BA3672" w:rsidR="006C7C22" w:rsidRDefault="006C7C22" w:rsidP="00BC15DD">
      <w:pPr>
        <w:rPr>
          <w:rtl/>
        </w:rPr>
      </w:pPr>
    </w:p>
    <w:p w14:paraId="6CA2BDE1" w14:textId="4A5AF1AD" w:rsidR="006C7C22" w:rsidRPr="006315ED" w:rsidRDefault="00A74999" w:rsidP="006C7C22">
      <w:pPr>
        <w:rPr>
          <w:color w:val="A6A6A6" w:themeColor="background1" w:themeShade="A6"/>
          <w:rtl/>
        </w:rPr>
      </w:pPr>
      <w:r w:rsidRPr="006315ED">
        <w:rPr>
          <w:rFonts w:hint="cs"/>
          <w:color w:val="A6A6A6" w:themeColor="background1" w:themeShade="A6"/>
          <w:rtl/>
        </w:rPr>
        <w:t>[</w:t>
      </w:r>
      <w:r w:rsidR="006C7C22" w:rsidRPr="006315ED">
        <w:rPr>
          <w:color w:val="A6A6A6" w:themeColor="background1" w:themeShade="A6"/>
          <w:rtl/>
        </w:rPr>
        <w:t xml:space="preserve">באביב נסעה </w:t>
      </w:r>
      <w:r w:rsidR="001C5A04" w:rsidRPr="006315ED">
        <w:rPr>
          <w:color w:val="A6A6A6" w:themeColor="background1" w:themeShade="A6"/>
          <w:rtl/>
        </w:rPr>
        <w:t>אימא</w:t>
      </w:r>
      <w:r w:rsidR="006C7C22" w:rsidRPr="006315ED">
        <w:rPr>
          <w:color w:val="A6A6A6" w:themeColor="background1" w:themeShade="A6"/>
          <w:rtl/>
        </w:rPr>
        <w:t xml:space="preserve"> עם </w:t>
      </w:r>
      <w:r w:rsidR="008B1B44" w:rsidRPr="006315ED">
        <w:rPr>
          <w:color w:val="A6A6A6" w:themeColor="background1" w:themeShade="A6"/>
          <w:rtl/>
        </w:rPr>
        <w:t>סופי</w:t>
      </w:r>
      <w:r w:rsidR="006C7C22" w:rsidRPr="006315ED">
        <w:rPr>
          <w:color w:val="A6A6A6" w:themeColor="background1" w:themeShade="A6"/>
          <w:rtl/>
        </w:rPr>
        <w:t xml:space="preserve"> הטובה לסיבוב הופעות באר</w:t>
      </w:r>
      <w:r w:rsidR="006C7C22" w:rsidRPr="006315ED">
        <w:rPr>
          <w:rFonts w:hint="cs"/>
          <w:color w:val="A6A6A6" w:themeColor="background1" w:themeShade="A6"/>
          <w:rtl/>
        </w:rPr>
        <w:t>צות הברית</w:t>
      </w:r>
      <w:r w:rsidR="006C7C22" w:rsidRPr="006315ED">
        <w:rPr>
          <w:color w:val="A6A6A6" w:themeColor="background1" w:themeShade="A6"/>
          <w:rtl/>
        </w:rPr>
        <w:t>, וכשה</w:t>
      </w:r>
      <w:r w:rsidR="006C7C22" w:rsidRPr="006315ED">
        <w:rPr>
          <w:rFonts w:hint="cs"/>
          <w:color w:val="A6A6A6" w:themeColor="background1" w:themeShade="A6"/>
          <w:rtl/>
        </w:rPr>
        <w:t>יו</w:t>
      </w:r>
      <w:r w:rsidR="006C7C22" w:rsidRPr="006315ED">
        <w:rPr>
          <w:color w:val="A6A6A6" w:themeColor="background1" w:themeShade="A6"/>
          <w:rtl/>
        </w:rPr>
        <w:t xml:space="preserve"> </w:t>
      </w:r>
      <w:r w:rsidR="006C7C22" w:rsidRPr="006315ED">
        <w:rPr>
          <w:rFonts w:hint="cs"/>
          <w:color w:val="A6A6A6" w:themeColor="background1" w:themeShade="A6"/>
          <w:rtl/>
        </w:rPr>
        <w:t xml:space="preserve">שתיהן </w:t>
      </w:r>
      <w:r w:rsidR="006C7C22" w:rsidRPr="006315ED">
        <w:rPr>
          <w:color w:val="A6A6A6" w:themeColor="background1" w:themeShade="A6"/>
          <w:rtl/>
        </w:rPr>
        <w:t xml:space="preserve">באריזונה תיאו הקטן </w:t>
      </w:r>
      <w:r w:rsidR="006C7C22" w:rsidRPr="006315ED">
        <w:rPr>
          <w:rFonts w:hint="cs"/>
          <w:color w:val="A6A6A6" w:themeColor="background1" w:themeShade="A6"/>
          <w:rtl/>
        </w:rPr>
        <w:t>שנשאר מאחור אמר, '</w:t>
      </w:r>
      <w:r w:rsidR="008B1B44" w:rsidRPr="006315ED">
        <w:rPr>
          <w:color w:val="A6A6A6" w:themeColor="background1" w:themeShade="A6"/>
          <w:rtl/>
        </w:rPr>
        <w:t>סופי</w:t>
      </w:r>
      <w:r w:rsidR="006C7C22" w:rsidRPr="006315ED">
        <w:rPr>
          <w:color w:val="A6A6A6" w:themeColor="background1" w:themeShade="A6"/>
          <w:rtl/>
        </w:rPr>
        <w:t xml:space="preserve"> זונה</w:t>
      </w:r>
      <w:r w:rsidR="006C7C22" w:rsidRPr="006315ED">
        <w:rPr>
          <w:rFonts w:hint="cs"/>
          <w:color w:val="A6A6A6" w:themeColor="background1" w:themeShade="A6"/>
          <w:rtl/>
        </w:rPr>
        <w:t>'.</w:t>
      </w:r>
      <w:r w:rsidR="006C7C22" w:rsidRPr="006315ED">
        <w:rPr>
          <w:color w:val="A6A6A6" w:themeColor="background1" w:themeShade="A6"/>
          <w:rtl/>
        </w:rPr>
        <w:t xml:space="preserve"> ו</w:t>
      </w:r>
      <w:r w:rsidR="006C7C22" w:rsidRPr="006315ED">
        <w:rPr>
          <w:rFonts w:hint="cs"/>
          <w:color w:val="A6A6A6" w:themeColor="background1" w:themeShade="A6"/>
          <w:rtl/>
        </w:rPr>
        <w:t xml:space="preserve">רק מארק ואלכס </w:t>
      </w:r>
      <w:r w:rsidR="006C7C22" w:rsidRPr="006315ED">
        <w:rPr>
          <w:color w:val="A6A6A6" w:themeColor="background1" w:themeShade="A6"/>
          <w:rtl/>
        </w:rPr>
        <w:t>ידע</w:t>
      </w:r>
      <w:r w:rsidR="006C7C22" w:rsidRPr="006315ED">
        <w:rPr>
          <w:rFonts w:hint="cs"/>
          <w:color w:val="A6A6A6" w:themeColor="background1" w:themeShade="A6"/>
          <w:rtl/>
        </w:rPr>
        <w:t>ו</w:t>
      </w:r>
      <w:r w:rsidR="006C7C22" w:rsidRPr="006315ED">
        <w:rPr>
          <w:color w:val="A6A6A6" w:themeColor="background1" w:themeShade="A6"/>
          <w:rtl/>
        </w:rPr>
        <w:t xml:space="preserve"> שזאת קללה בעברית וגרמ</w:t>
      </w:r>
      <w:r w:rsidR="006C7C22" w:rsidRPr="006315ED">
        <w:rPr>
          <w:rFonts w:hint="cs"/>
          <w:color w:val="A6A6A6" w:themeColor="background1" w:themeShade="A6"/>
          <w:rtl/>
        </w:rPr>
        <w:t>ו</w:t>
      </w:r>
      <w:r w:rsidR="006C7C22" w:rsidRPr="006315ED">
        <w:rPr>
          <w:color w:val="A6A6A6" w:themeColor="background1" w:themeShade="A6"/>
          <w:rtl/>
        </w:rPr>
        <w:t xml:space="preserve"> ל</w:t>
      </w:r>
      <w:r w:rsidR="006C7C22" w:rsidRPr="006315ED">
        <w:rPr>
          <w:rFonts w:hint="cs"/>
          <w:color w:val="A6A6A6" w:themeColor="background1" w:themeShade="A6"/>
          <w:rtl/>
        </w:rPr>
        <w:t>תיא</w:t>
      </w:r>
      <w:r w:rsidR="006C7C22" w:rsidRPr="006315ED">
        <w:rPr>
          <w:color w:val="A6A6A6" w:themeColor="background1" w:themeShade="A6"/>
          <w:rtl/>
        </w:rPr>
        <w:t>ו לחזור על כך שוב ושוב ו</w:t>
      </w:r>
      <w:r w:rsidR="006C7C22" w:rsidRPr="006315ED">
        <w:rPr>
          <w:rFonts w:hint="cs"/>
          <w:color w:val="A6A6A6" w:themeColor="background1" w:themeShade="A6"/>
          <w:rtl/>
        </w:rPr>
        <w:t>ה</w:t>
      </w:r>
      <w:r w:rsidR="006C7C22" w:rsidRPr="006315ED">
        <w:rPr>
          <w:color w:val="A6A6A6" w:themeColor="background1" w:themeShade="A6"/>
          <w:rtl/>
        </w:rPr>
        <w:t>תפוצצ</w:t>
      </w:r>
      <w:r w:rsidR="006C7C22" w:rsidRPr="006315ED">
        <w:rPr>
          <w:rFonts w:hint="cs"/>
          <w:color w:val="A6A6A6" w:themeColor="background1" w:themeShade="A6"/>
          <w:rtl/>
        </w:rPr>
        <w:t>ו</w:t>
      </w:r>
      <w:r w:rsidR="006C7C22" w:rsidRPr="006315ED">
        <w:rPr>
          <w:color w:val="A6A6A6" w:themeColor="background1" w:themeShade="A6"/>
          <w:rtl/>
        </w:rPr>
        <w:t xml:space="preserve"> מצחוק.</w:t>
      </w:r>
      <w:r w:rsidR="006C7C22" w:rsidRPr="006315ED">
        <w:rPr>
          <w:rFonts w:hint="cs"/>
          <w:color w:val="A6A6A6" w:themeColor="background1" w:themeShade="A6"/>
          <w:rtl/>
        </w:rPr>
        <w:t xml:space="preserve"> זאת </w:t>
      </w:r>
      <w:r w:rsidR="001C5A04" w:rsidRPr="006315ED">
        <w:rPr>
          <w:rFonts w:hint="cs"/>
          <w:color w:val="A6A6A6" w:themeColor="background1" w:themeShade="A6"/>
          <w:rtl/>
        </w:rPr>
        <w:t>הייתה</w:t>
      </w:r>
      <w:r w:rsidR="006C7C22" w:rsidRPr="006315ED">
        <w:rPr>
          <w:rFonts w:hint="cs"/>
          <w:color w:val="A6A6A6" w:themeColor="background1" w:themeShade="A6"/>
          <w:rtl/>
        </w:rPr>
        <w:t xml:space="preserve"> עוד מאותן בדיחות משובחות שכלל לא הצחיקו את סבתא שלו. גם </w:t>
      </w:r>
      <w:r w:rsidR="006C7C22" w:rsidRPr="006315ED">
        <w:rPr>
          <w:rFonts w:cs="Times New Roman"/>
          <w:color w:val="A6A6A6" w:themeColor="background1" w:themeShade="A6"/>
          <w:rtl/>
        </w:rPr>
        <w:t xml:space="preserve">אלכס </w:t>
      </w:r>
      <w:r w:rsidR="006C7C22" w:rsidRPr="006315ED">
        <w:rPr>
          <w:rFonts w:cs="Times New Roman" w:hint="cs"/>
          <w:color w:val="A6A6A6" w:themeColor="background1" w:themeShade="A6"/>
          <w:rtl/>
        </w:rPr>
        <w:t xml:space="preserve">השתתק </w:t>
      </w:r>
      <w:r w:rsidR="004C59E0" w:rsidRPr="006315ED">
        <w:rPr>
          <w:rFonts w:cs="Times New Roman"/>
          <w:color w:val="A6A6A6" w:themeColor="background1" w:themeShade="A6"/>
          <w:rtl/>
        </w:rPr>
        <w:t>פתאום</w:t>
      </w:r>
      <w:r w:rsidR="006C7C22" w:rsidRPr="006315ED">
        <w:rPr>
          <w:rFonts w:cs="Times New Roman"/>
          <w:color w:val="A6A6A6" w:themeColor="background1" w:themeShade="A6"/>
          <w:rtl/>
        </w:rPr>
        <w:t xml:space="preserve"> כי </w:t>
      </w:r>
      <w:r w:rsidR="006C7C22" w:rsidRPr="006315ED">
        <w:rPr>
          <w:rFonts w:cs="Times New Roman" w:hint="eastAsia"/>
          <w:color w:val="A6A6A6" w:themeColor="background1" w:themeShade="A6"/>
          <w:rtl/>
        </w:rPr>
        <w:t>המילה</w:t>
      </w:r>
      <w:r w:rsidR="006C7C22" w:rsidRPr="006315ED">
        <w:rPr>
          <w:rFonts w:cs="Times New Roman"/>
          <w:color w:val="A6A6A6" w:themeColor="background1" w:themeShade="A6"/>
          <w:rtl/>
        </w:rPr>
        <w:t xml:space="preserve"> נשמע</w:t>
      </w:r>
      <w:r w:rsidR="006C7C22" w:rsidRPr="006315ED">
        <w:rPr>
          <w:rFonts w:cs="Times New Roman" w:hint="eastAsia"/>
          <w:color w:val="A6A6A6" w:themeColor="background1" w:themeShade="A6"/>
          <w:rtl/>
        </w:rPr>
        <w:t>ה</w:t>
      </w:r>
      <w:r w:rsidR="006C7C22" w:rsidRPr="006315ED">
        <w:rPr>
          <w:rFonts w:cs="Times New Roman"/>
          <w:color w:val="A6A6A6" w:themeColor="background1" w:themeShade="A6"/>
          <w:rtl/>
        </w:rPr>
        <w:t xml:space="preserve"> </w:t>
      </w:r>
      <w:r w:rsidR="006C7C22" w:rsidRPr="006315ED">
        <w:rPr>
          <w:rFonts w:cs="Times New Roman" w:hint="eastAsia"/>
          <w:color w:val="A6A6A6" w:themeColor="background1" w:themeShade="A6"/>
          <w:rtl/>
        </w:rPr>
        <w:t>קרובה</w:t>
      </w:r>
      <w:r w:rsidR="006C7C22" w:rsidRPr="006315ED">
        <w:rPr>
          <w:rFonts w:cs="Times New Roman"/>
          <w:color w:val="A6A6A6" w:themeColor="background1" w:themeShade="A6"/>
          <w:rtl/>
        </w:rPr>
        <w:t xml:space="preserve"> </w:t>
      </w:r>
      <w:r w:rsidR="006C7C22" w:rsidRPr="006315ED">
        <w:rPr>
          <w:rFonts w:cs="Times New Roman" w:hint="eastAsia"/>
          <w:color w:val="A6A6A6" w:themeColor="background1" w:themeShade="A6"/>
          <w:rtl/>
        </w:rPr>
        <w:t>יותר</w:t>
      </w:r>
      <w:r w:rsidR="006C7C22" w:rsidRPr="006315ED">
        <w:rPr>
          <w:rFonts w:cs="Times New Roman"/>
          <w:color w:val="A6A6A6" w:themeColor="background1" w:themeShade="A6"/>
          <w:rtl/>
        </w:rPr>
        <w:t xml:space="preserve"> </w:t>
      </w:r>
      <w:r w:rsidR="006C7C22" w:rsidRPr="006315ED">
        <w:rPr>
          <w:rFonts w:cs="Times New Roman" w:hint="eastAsia"/>
          <w:color w:val="A6A6A6" w:themeColor="background1" w:themeShade="A6"/>
          <w:rtl/>
        </w:rPr>
        <w:t>ל</w:t>
      </w:r>
      <w:r w:rsidR="006C7C22" w:rsidRPr="006315ED">
        <w:rPr>
          <w:rFonts w:cs="Times New Roman"/>
          <w:color w:val="A6A6A6" w:themeColor="background1" w:themeShade="A6"/>
          <w:rtl/>
        </w:rPr>
        <w:t xml:space="preserve">'בנים' בגרמנית מאשר </w:t>
      </w:r>
      <w:r w:rsidR="006C7C22" w:rsidRPr="006315ED">
        <w:rPr>
          <w:rFonts w:cs="Times New Roman" w:hint="eastAsia"/>
          <w:color w:val="A6A6A6" w:themeColor="background1" w:themeShade="A6"/>
          <w:rtl/>
        </w:rPr>
        <w:t>ל</w:t>
      </w:r>
      <w:r w:rsidR="006C7C22" w:rsidRPr="006315ED">
        <w:rPr>
          <w:rFonts w:cs="Times New Roman"/>
          <w:color w:val="A6A6A6" w:themeColor="background1" w:themeShade="A6"/>
          <w:rtl/>
        </w:rPr>
        <w:t>קללה בעברית.</w:t>
      </w:r>
    </w:p>
    <w:p w14:paraId="38033EFB" w14:textId="6F9407F6" w:rsidR="00A74999" w:rsidRPr="006315ED" w:rsidRDefault="00A74999" w:rsidP="006C7C22">
      <w:pPr>
        <w:rPr>
          <w:color w:val="A6A6A6" w:themeColor="background1" w:themeShade="A6"/>
          <w:rtl/>
        </w:rPr>
      </w:pPr>
      <w:r w:rsidRPr="006315ED">
        <w:rPr>
          <w:rFonts w:hint="cs"/>
          <w:color w:val="A6A6A6" w:themeColor="background1" w:themeShade="A6"/>
          <w:rtl/>
        </w:rPr>
        <w:t>]</w:t>
      </w:r>
    </w:p>
    <w:p w14:paraId="3A5B5E2B" w14:textId="0489DD81" w:rsidR="006C7C22" w:rsidRPr="006315ED" w:rsidRDefault="006C7C22" w:rsidP="006C7C22">
      <w:pPr>
        <w:rPr>
          <w:color w:val="A6A6A6" w:themeColor="background1" w:themeShade="A6"/>
          <w:rtl/>
        </w:rPr>
      </w:pPr>
      <w:r w:rsidRPr="006315ED">
        <w:rPr>
          <w:rFonts w:hint="cs"/>
          <w:color w:val="A6A6A6" w:themeColor="background1" w:themeShade="A6"/>
          <w:rtl/>
        </w:rPr>
        <w:t>[איזה מעבר....]</w:t>
      </w:r>
      <w:r w:rsidRPr="006315ED">
        <w:rPr>
          <w:color w:val="A6A6A6" w:themeColor="background1" w:themeShade="A6"/>
          <w:rtl/>
        </w:rPr>
        <w:t xml:space="preserve"> </w:t>
      </w:r>
    </w:p>
    <w:p w14:paraId="5E387428" w14:textId="77777777" w:rsidR="006C7C22" w:rsidRPr="006315ED" w:rsidRDefault="006C7C22" w:rsidP="006C7C22">
      <w:pPr>
        <w:rPr>
          <w:color w:val="A6A6A6" w:themeColor="background1" w:themeShade="A6"/>
          <w:rtl/>
        </w:rPr>
      </w:pPr>
      <w:r w:rsidRPr="006315ED">
        <w:rPr>
          <w:rFonts w:hint="cs"/>
          <w:color w:val="A6A6A6" w:themeColor="background1" w:themeShade="A6"/>
          <w:rtl/>
        </w:rPr>
        <w:t>[</w:t>
      </w:r>
      <w:r w:rsidRPr="006315ED">
        <w:rPr>
          <w:color w:val="A6A6A6" w:themeColor="background1" w:themeShade="A6"/>
          <w:rtl/>
        </w:rPr>
        <w:t>ואז הגיע הקיץ.</w:t>
      </w:r>
      <w:r w:rsidRPr="006315ED">
        <w:rPr>
          <w:rFonts w:hint="cs"/>
          <w:color w:val="A6A6A6" w:themeColor="background1" w:themeShade="A6"/>
          <w:rtl/>
        </w:rPr>
        <w:t>]</w:t>
      </w:r>
    </w:p>
    <w:p w14:paraId="5CC780BD" w14:textId="77777777" w:rsidR="006C7C22" w:rsidRPr="00CD067C" w:rsidRDefault="006C7C22" w:rsidP="00BC15DD">
      <w:pPr>
        <w:rPr>
          <w:rtl/>
        </w:rPr>
      </w:pPr>
    </w:p>
    <w:p w14:paraId="0664751A" w14:textId="0455BDC1" w:rsidR="00BC15DD" w:rsidRDefault="00BC15DD" w:rsidP="00250000">
      <w:pPr>
        <w:rPr>
          <w:rtl/>
        </w:rPr>
      </w:pPr>
    </w:p>
    <w:p w14:paraId="4A435EC1" w14:textId="0CEC1910" w:rsidR="00290960" w:rsidRDefault="00716999" w:rsidP="00290960">
      <w:pPr>
        <w:pStyle w:val="Heading2"/>
        <w:rPr>
          <w:rtl/>
        </w:rPr>
      </w:pPr>
      <w:r w:rsidRPr="00716999">
        <w:rPr>
          <w:rtl/>
        </w:rPr>
        <w:t>שבעת החטאים</w:t>
      </w:r>
    </w:p>
    <w:p w14:paraId="1596F4CC" w14:textId="77777777" w:rsidR="00290960" w:rsidRDefault="00290960" w:rsidP="00290960">
      <w:pPr>
        <w:rPr>
          <w:rtl/>
        </w:rPr>
      </w:pPr>
      <w:r>
        <w:rPr>
          <w:rFonts w:hint="cs"/>
          <w:rtl/>
        </w:rPr>
        <w:t xml:space="preserve">[אבות החטא </w:t>
      </w:r>
      <w:r>
        <w:rPr>
          <w:rtl/>
        </w:rPr>
        <w:t>–</w:t>
      </w:r>
      <w:r>
        <w:rPr>
          <w:rFonts w:hint="cs"/>
          <w:rtl/>
        </w:rPr>
        <w:t xml:space="preserve"> גאווה, אהבת בצע, תאווה, כעס, זללנות, קנאה, עצלות]</w:t>
      </w:r>
    </w:p>
    <w:p w14:paraId="5B39F20D" w14:textId="412E4B74" w:rsidR="00290960" w:rsidRDefault="00290960" w:rsidP="00290960">
      <w:pPr>
        <w:rPr>
          <w:rtl/>
        </w:rPr>
      </w:pPr>
      <w:r>
        <w:rPr>
          <w:rFonts w:hint="cs"/>
          <w:rtl/>
        </w:rPr>
        <w:t>באישון ליל</w:t>
      </w:r>
      <w:r w:rsidR="006A695E">
        <w:rPr>
          <w:rFonts w:cs="Times New Roman" w:hint="cs"/>
          <w:rtl/>
        </w:rPr>
        <w:t xml:space="preserve"> </w:t>
      </w:r>
      <w:r w:rsidR="008909C0" w:rsidRPr="008909C0">
        <w:rPr>
          <w:rFonts w:cs="Times New Roman"/>
          <w:rtl/>
        </w:rPr>
        <w:t>חורף</w:t>
      </w:r>
      <w:r>
        <w:rPr>
          <w:rFonts w:hint="cs"/>
          <w:rtl/>
        </w:rPr>
        <w:t xml:space="preserve"> עלה והופיע בחדרו של ארקדי </w:t>
      </w:r>
      <w:r w:rsidRPr="00CD067C">
        <w:rPr>
          <w:rtl/>
        </w:rPr>
        <w:t>כו</w:t>
      </w:r>
      <w:r>
        <w:rPr>
          <w:rFonts w:hint="cs"/>
          <w:rtl/>
        </w:rPr>
        <w:t>הן</w:t>
      </w:r>
      <w:r w:rsidR="006A695E">
        <w:rPr>
          <w:rFonts w:hint="cs"/>
          <w:rtl/>
        </w:rPr>
        <w:t xml:space="preserve"> </w:t>
      </w:r>
      <w:r>
        <w:rPr>
          <w:rFonts w:hint="cs"/>
          <w:rtl/>
        </w:rPr>
        <w:t>דת מאי</w:t>
      </w:r>
      <w:r w:rsidR="006A695E">
        <w:rPr>
          <w:rFonts w:hint="cs"/>
          <w:rtl/>
        </w:rPr>
        <w:t xml:space="preserve"> </w:t>
      </w:r>
      <w:r>
        <w:rPr>
          <w:rFonts w:hint="cs"/>
          <w:rtl/>
        </w:rPr>
        <w:t>אז,</w:t>
      </w:r>
      <w:r w:rsidRPr="00CD067C">
        <w:rPr>
          <w:rtl/>
        </w:rPr>
        <w:t xml:space="preserve"> </w:t>
      </w:r>
      <w:r>
        <w:rPr>
          <w:rFonts w:hint="cs"/>
          <w:rtl/>
        </w:rPr>
        <w:t>עטוי</w:t>
      </w:r>
      <w:r>
        <w:rPr>
          <w:rtl/>
        </w:rPr>
        <w:t xml:space="preserve"> גלימה </w:t>
      </w:r>
      <w:r>
        <w:rPr>
          <w:rFonts w:hint="cs"/>
          <w:rtl/>
        </w:rPr>
        <w:t>שחורה</w:t>
      </w:r>
      <w:r w:rsidRPr="00CD067C">
        <w:rPr>
          <w:rtl/>
        </w:rPr>
        <w:t xml:space="preserve"> </w:t>
      </w:r>
      <w:r>
        <w:rPr>
          <w:rFonts w:hint="cs"/>
          <w:rtl/>
        </w:rPr>
        <w:t>ו</w:t>
      </w:r>
      <w:r w:rsidRPr="00CD067C">
        <w:rPr>
          <w:rtl/>
        </w:rPr>
        <w:t>כבדה</w:t>
      </w:r>
      <w:r>
        <w:rPr>
          <w:rFonts w:hint="cs"/>
          <w:rtl/>
        </w:rPr>
        <w:t>,</w:t>
      </w:r>
      <w:r>
        <w:rPr>
          <w:rtl/>
        </w:rPr>
        <w:t xml:space="preserve"> </w:t>
      </w:r>
      <w:r>
        <w:rPr>
          <w:rFonts w:hint="cs"/>
          <w:rtl/>
        </w:rPr>
        <w:t>שנפלה סביבו בקפלים עבים</w:t>
      </w:r>
      <w:r w:rsidRPr="00CD067C">
        <w:rPr>
          <w:rtl/>
        </w:rPr>
        <w:t xml:space="preserve">. על </w:t>
      </w:r>
      <w:r w:rsidR="00271F95">
        <w:rPr>
          <w:rtl/>
        </w:rPr>
        <w:t>צוואר</w:t>
      </w:r>
      <w:r w:rsidRPr="00CD067C">
        <w:rPr>
          <w:rtl/>
        </w:rPr>
        <w:t xml:space="preserve">ו </w:t>
      </w:r>
      <w:r w:rsidR="001C5A04">
        <w:rPr>
          <w:rtl/>
        </w:rPr>
        <w:t>הייתה</w:t>
      </w:r>
      <w:r w:rsidRPr="00CD067C">
        <w:rPr>
          <w:rtl/>
        </w:rPr>
        <w:t xml:space="preserve"> תלויה שרשרת ארוכה</w:t>
      </w:r>
      <w:r w:rsidR="00092977">
        <w:rPr>
          <w:rFonts w:hint="cs"/>
          <w:rtl/>
        </w:rPr>
        <w:t>,</w:t>
      </w:r>
      <w:r w:rsidRPr="00CD067C">
        <w:rPr>
          <w:rtl/>
        </w:rPr>
        <w:t xml:space="preserve"> </w:t>
      </w:r>
      <w:r w:rsidR="008909C0" w:rsidRPr="008909C0">
        <w:rPr>
          <w:rFonts w:cs="Times New Roman"/>
          <w:rtl/>
        </w:rPr>
        <w:t xml:space="preserve">שצלב זהב גדול עם תבליט גופו של ישו השתלשל </w:t>
      </w:r>
      <w:r w:rsidRPr="00CD067C">
        <w:rPr>
          <w:rtl/>
        </w:rPr>
        <w:t xml:space="preserve">ממנה </w:t>
      </w:r>
      <w:r>
        <w:rPr>
          <w:rFonts w:hint="cs"/>
          <w:rtl/>
        </w:rPr>
        <w:t>[עליו מרוקע תבליט]</w:t>
      </w:r>
      <w:r>
        <w:rPr>
          <w:rtl/>
        </w:rPr>
        <w:t xml:space="preserve">. </w:t>
      </w:r>
      <w:r>
        <w:rPr>
          <w:rFonts w:hint="cs"/>
          <w:highlight w:val="cyan"/>
          <w:rtl/>
        </w:rPr>
        <w:t>ה</w:t>
      </w:r>
      <w:r w:rsidR="00092977">
        <w:rPr>
          <w:rFonts w:hint="cs"/>
          <w:highlight w:val="cyan"/>
          <w:rtl/>
        </w:rPr>
        <w:t>כומר</w:t>
      </w:r>
      <w:r>
        <w:rPr>
          <w:rFonts w:hint="cs"/>
          <w:highlight w:val="cyan"/>
          <w:rtl/>
        </w:rPr>
        <w:t xml:space="preserve"> </w:t>
      </w:r>
      <w:r w:rsidR="00A52822">
        <w:rPr>
          <w:rFonts w:hint="cs"/>
          <w:highlight w:val="cyan"/>
          <w:rtl/>
        </w:rPr>
        <w:t>כעס</w:t>
      </w:r>
      <w:r w:rsidRPr="00C27232">
        <w:rPr>
          <w:rFonts w:hint="cs"/>
          <w:highlight w:val="cyan"/>
          <w:rtl/>
        </w:rPr>
        <w:t xml:space="preserve"> </w:t>
      </w:r>
      <w:r>
        <w:rPr>
          <w:rFonts w:hint="cs"/>
          <w:highlight w:val="cyan"/>
          <w:rtl/>
        </w:rPr>
        <w:t>על ארקדי ו</w:t>
      </w:r>
      <w:r w:rsidR="000F23A8">
        <w:rPr>
          <w:rFonts w:hint="cs"/>
          <w:highlight w:val="cyan"/>
          <w:rtl/>
        </w:rPr>
        <w:t xml:space="preserve">על </w:t>
      </w:r>
      <w:r w:rsidRPr="00C27232">
        <w:rPr>
          <w:rFonts w:hint="cs"/>
          <w:highlight w:val="cyan"/>
          <w:rtl/>
        </w:rPr>
        <w:t>גאוותנותו</w:t>
      </w:r>
      <w:r>
        <w:rPr>
          <w:rFonts w:hint="cs"/>
          <w:rtl/>
        </w:rPr>
        <w:t xml:space="preserve"> המחרידה</w:t>
      </w:r>
      <w:r w:rsidR="008909C0" w:rsidRPr="008909C0">
        <w:rPr>
          <w:rFonts w:cs="Times New Roman"/>
          <w:rtl/>
        </w:rPr>
        <w:t xml:space="preserve">, </w:t>
      </w:r>
      <w:r w:rsidR="00092977" w:rsidRPr="00092977">
        <w:rPr>
          <w:rFonts w:cs="Times New Roman"/>
          <w:rtl/>
        </w:rPr>
        <w:t>שהובילה ל</w:t>
      </w:r>
      <w:r w:rsidR="008909C0" w:rsidRPr="008909C0">
        <w:rPr>
          <w:rFonts w:cs="Times New Roman"/>
          <w:rtl/>
        </w:rPr>
        <w:t>אדיש</w:t>
      </w:r>
      <w:r w:rsidR="000F23A8">
        <w:rPr>
          <w:rFonts w:cs="Times New Roman" w:hint="cs"/>
          <w:rtl/>
        </w:rPr>
        <w:t>ותו</w:t>
      </w:r>
      <w:r w:rsidR="008909C0" w:rsidRPr="008909C0">
        <w:rPr>
          <w:rFonts w:cs="Times New Roman"/>
          <w:rtl/>
        </w:rPr>
        <w:t xml:space="preserve"> לנוכח גופו הסגוף של הצלוב</w:t>
      </w:r>
      <w:r w:rsidR="00E21CE6">
        <w:rPr>
          <w:rFonts w:cs="Times New Roman" w:hint="cs"/>
          <w:rtl/>
        </w:rPr>
        <w:t xml:space="preserve"> </w:t>
      </w:r>
      <w:r w:rsidR="00E21CE6">
        <w:rPr>
          <w:rFonts w:cs="Times New Roman"/>
          <w:rtl/>
        </w:rPr>
        <w:t>–</w:t>
      </w:r>
      <w:r w:rsidR="00E21CE6">
        <w:rPr>
          <w:rFonts w:cs="Times New Roman" w:hint="cs"/>
          <w:rtl/>
        </w:rPr>
        <w:t xml:space="preserve"> [</w:t>
      </w:r>
      <w:r w:rsidR="00092977" w:rsidRPr="00092977">
        <w:rPr>
          <w:rFonts w:cs="Times New Roman"/>
          <w:rtl/>
        </w:rPr>
        <w:t xml:space="preserve">, </w:t>
      </w:r>
      <w:r w:rsidR="006A695E">
        <w:rPr>
          <w:rFonts w:cs="Times New Roman" w:hint="cs"/>
          <w:rtl/>
        </w:rPr>
        <w:t xml:space="preserve">כעס </w:t>
      </w:r>
      <w:r w:rsidR="00092977" w:rsidRPr="00092977">
        <w:rPr>
          <w:rFonts w:cs="Times New Roman"/>
          <w:rtl/>
        </w:rPr>
        <w:t>על העמדת פניו כאילו כל זה אינו נוגע לו!</w:t>
      </w:r>
      <w:r w:rsidR="00E21CE6">
        <w:rPr>
          <w:rFonts w:cs="Times New Roman" w:hint="cs"/>
          <w:rtl/>
        </w:rPr>
        <w:t>]</w:t>
      </w:r>
      <w:r w:rsidR="00092977" w:rsidRPr="00092977">
        <w:rPr>
          <w:rFonts w:cs="Times New Roman"/>
          <w:rtl/>
        </w:rPr>
        <w:t xml:space="preserve"> שֶׂה האלוהים</w:t>
      </w:r>
      <w:r w:rsidR="008909C0" w:rsidRPr="008909C0">
        <w:rPr>
          <w:rFonts w:cs="Times New Roman"/>
          <w:rtl/>
        </w:rPr>
        <w:t xml:space="preserve"> </w:t>
      </w:r>
      <w:r w:rsidR="000F23A8">
        <w:rPr>
          <w:rFonts w:cs="Times New Roman" w:hint="cs"/>
          <w:rtl/>
        </w:rPr>
        <w:t>שה</w:t>
      </w:r>
      <w:r w:rsidR="008909C0" w:rsidRPr="008909C0">
        <w:rPr>
          <w:rFonts w:cs="Times New Roman"/>
          <w:rtl/>
        </w:rPr>
        <w:t xml:space="preserve">תייסר עבור </w:t>
      </w:r>
      <w:r w:rsidR="000F23A8">
        <w:rPr>
          <w:rFonts w:cs="Times New Roman" w:hint="cs"/>
          <w:rtl/>
        </w:rPr>
        <w:t xml:space="preserve">כלל </w:t>
      </w:r>
      <w:r w:rsidR="008909C0" w:rsidRPr="008909C0">
        <w:rPr>
          <w:rFonts w:cs="Times New Roman"/>
          <w:rtl/>
        </w:rPr>
        <w:t xml:space="preserve">האנושות, הבן היחיד </w:t>
      </w:r>
      <w:r w:rsidR="00092977">
        <w:rPr>
          <w:rFonts w:cs="Times New Roman" w:hint="cs"/>
          <w:rtl/>
        </w:rPr>
        <w:t>ש</w:t>
      </w:r>
      <w:r w:rsidR="008909C0" w:rsidRPr="008909C0">
        <w:rPr>
          <w:rFonts w:cs="Times New Roman"/>
          <w:rtl/>
        </w:rPr>
        <w:t xml:space="preserve">הקריב </w:t>
      </w:r>
      <w:r w:rsidR="00483BB1">
        <w:rPr>
          <w:rFonts w:cs="Times New Roman"/>
          <w:rtl/>
        </w:rPr>
        <w:t>הכול</w:t>
      </w:r>
      <w:r>
        <w:rPr>
          <w:rFonts w:hint="cs"/>
          <w:rtl/>
        </w:rPr>
        <w:t>.</w:t>
      </w:r>
      <w:r w:rsidRPr="00CD067C">
        <w:rPr>
          <w:rtl/>
        </w:rPr>
        <w:t xml:space="preserve"> "אתה </w:t>
      </w:r>
      <w:r>
        <w:rPr>
          <w:rFonts w:hint="cs"/>
          <w:rtl/>
        </w:rPr>
        <w:t>ת</w:t>
      </w:r>
      <w:r w:rsidRPr="00CD067C">
        <w:rPr>
          <w:rtl/>
        </w:rPr>
        <w:t>תנצר!</w:t>
      </w:r>
      <w:r>
        <w:rPr>
          <w:rFonts w:hint="cs"/>
          <w:rtl/>
        </w:rPr>
        <w:t xml:space="preserve"> תתנצר או שתוחרם, [אנתמה] נידוי יוכרז על ראשך, כגוי תהיה וּ</w:t>
      </w:r>
      <w:r w:rsidRPr="00015147">
        <w:rPr>
          <w:rFonts w:cs="Times New Roman"/>
          <w:rtl/>
        </w:rPr>
        <w:t>כְמוֹכֵס</w:t>
      </w:r>
      <w:r>
        <w:rPr>
          <w:rFonts w:hint="cs"/>
          <w:rtl/>
        </w:rPr>
        <w:t>.</w:t>
      </w:r>
      <w:r w:rsidRPr="00CD067C">
        <w:rPr>
          <w:rtl/>
        </w:rPr>
        <w:t>"</w:t>
      </w:r>
    </w:p>
    <w:p w14:paraId="4F4B7E50" w14:textId="77777777" w:rsidR="00F03148" w:rsidRDefault="00290960" w:rsidP="00290960">
      <w:pPr>
        <w:rPr>
          <w:rtl/>
        </w:rPr>
      </w:pPr>
      <w:r>
        <w:rPr>
          <w:rFonts w:hint="cs"/>
          <w:rtl/>
        </w:rPr>
        <w:t>[</w:t>
      </w:r>
    </w:p>
    <w:p w14:paraId="5907C28D" w14:textId="62B4DB3C" w:rsidR="00290960" w:rsidRDefault="00EE3076" w:rsidP="00290960">
      <w:pPr>
        <w:rPr>
          <w:rtl/>
        </w:rPr>
      </w:pPr>
      <w:hyperlink r:id="rId43" w:history="1">
        <w:r w:rsidR="00F03148" w:rsidRPr="00F03148">
          <w:rPr>
            <w:rStyle w:val="Hyperlink"/>
            <w:rFonts w:hint="cs"/>
            <w:rtl/>
          </w:rPr>
          <w:t>נידוי בנצרות</w:t>
        </w:r>
      </w:hyperlink>
    </w:p>
    <w:p w14:paraId="588FFFE6" w14:textId="4F88E2EE" w:rsidR="00F33ADF" w:rsidRDefault="00EE3076" w:rsidP="00290960">
      <w:pPr>
        <w:rPr>
          <w:rtl/>
        </w:rPr>
      </w:pPr>
      <w:hyperlink r:id="rId44" w:history="1">
        <w:r w:rsidR="00F33ADF" w:rsidRPr="005819DE">
          <w:rPr>
            <w:rStyle w:val="Hyperlink"/>
          </w:rPr>
          <w:t>http://en.wikipedia.org/wiki/Excommunication</w:t>
        </w:r>
      </w:hyperlink>
    </w:p>
    <w:p w14:paraId="50FF667C" w14:textId="7A984FB2" w:rsidR="00F33ADF" w:rsidRDefault="00EE3076" w:rsidP="00290960">
      <w:pPr>
        <w:rPr>
          <w:rStyle w:val="Hyperlink"/>
          <w:rtl/>
        </w:rPr>
      </w:pPr>
      <w:hyperlink r:id="rId45" w:history="1">
        <w:r w:rsidR="00F33ADF" w:rsidRPr="00F33ADF">
          <w:rPr>
            <w:rStyle w:val="Hyperlink"/>
            <w:rFonts w:hint="cs"/>
            <w:rtl/>
          </w:rPr>
          <w:t>תפילת המיסה</w:t>
        </w:r>
      </w:hyperlink>
    </w:p>
    <w:p w14:paraId="40365394" w14:textId="4709FEB4" w:rsidR="009515D9" w:rsidRDefault="00EE3076" w:rsidP="00290960">
      <w:pPr>
        <w:rPr>
          <w:rtl/>
        </w:rPr>
      </w:pPr>
      <w:hyperlink r:id="rId46" w:history="1">
        <w:r w:rsidR="009515D9" w:rsidRPr="009515D9">
          <w:rPr>
            <w:rStyle w:val="Hyperlink"/>
            <w:rFonts w:hint="cs"/>
            <w:rtl/>
          </w:rPr>
          <w:t>שנאת יהודים</w:t>
        </w:r>
      </w:hyperlink>
    </w:p>
    <w:p w14:paraId="19BF6F4B" w14:textId="5176AE09" w:rsidR="00290960" w:rsidRPr="00CD067C" w:rsidRDefault="00290960" w:rsidP="00290960">
      <w:pPr>
        <w:rPr>
          <w:rtl/>
        </w:rPr>
      </w:pPr>
      <w:r>
        <w:rPr>
          <w:rFonts w:hint="cs"/>
          <w:rtl/>
        </w:rPr>
        <w:t>]</w:t>
      </w:r>
    </w:p>
    <w:p w14:paraId="601D6271" w14:textId="77777777" w:rsidR="00290960" w:rsidRPr="00CD067C" w:rsidRDefault="00290960" w:rsidP="00290960">
      <w:pPr>
        <w:rPr>
          <w:rtl/>
        </w:rPr>
      </w:pPr>
      <w:r w:rsidRPr="00CD067C">
        <w:rPr>
          <w:rtl/>
        </w:rPr>
        <w:t>"</w:t>
      </w:r>
      <w:r>
        <w:rPr>
          <w:rtl/>
        </w:rPr>
        <w:t>לא," ארקדי</w:t>
      </w:r>
      <w:r>
        <w:rPr>
          <w:rFonts w:hint="cs"/>
          <w:rtl/>
        </w:rPr>
        <w:t xml:space="preserve"> לחש</w:t>
      </w:r>
      <w:r w:rsidRPr="00CD067C">
        <w:rPr>
          <w:rtl/>
        </w:rPr>
        <w:t>.</w:t>
      </w:r>
    </w:p>
    <w:p w14:paraId="62566CDA" w14:textId="7934E3CE" w:rsidR="00290960" w:rsidRPr="00C27232" w:rsidRDefault="00290960" w:rsidP="00290960">
      <w:pPr>
        <w:rPr>
          <w:highlight w:val="cyan"/>
          <w:rtl/>
        </w:rPr>
      </w:pPr>
      <w:r w:rsidRPr="00CD067C">
        <w:rPr>
          <w:rtl/>
        </w:rPr>
        <w:lastRenderedPageBreak/>
        <w:t>"</w:t>
      </w:r>
      <w:r>
        <w:rPr>
          <w:rFonts w:hint="cs"/>
          <w:rtl/>
        </w:rPr>
        <w:t>עליך להיטבל,</w:t>
      </w:r>
      <w:r w:rsidR="000F23A8" w:rsidRPr="000F23A8">
        <w:rPr>
          <w:rFonts w:cs="Times New Roman"/>
          <w:rtl/>
        </w:rPr>
        <w:t xml:space="preserve"> ילד</w:t>
      </w:r>
      <w:r w:rsidR="006A695E">
        <w:rPr>
          <w:rFonts w:cs="Times New Roman" w:hint="cs"/>
          <w:rtl/>
        </w:rPr>
        <w:t xml:space="preserve"> </w:t>
      </w:r>
      <w:r w:rsidR="000F23A8" w:rsidRPr="000F23A8">
        <w:rPr>
          <w:rFonts w:cs="Times New Roman"/>
          <w:rtl/>
        </w:rPr>
        <w:t>השטן,</w:t>
      </w:r>
      <w:r>
        <w:rPr>
          <w:rtl/>
        </w:rPr>
        <w:t xml:space="preserve">" הוא </w:t>
      </w:r>
      <w:r w:rsidRPr="00CD067C">
        <w:rPr>
          <w:rtl/>
        </w:rPr>
        <w:t xml:space="preserve">קרב אל </w:t>
      </w:r>
      <w:r>
        <w:rPr>
          <w:rtl/>
        </w:rPr>
        <w:t>ארקדי</w:t>
      </w:r>
      <w:r w:rsidRPr="00CD067C">
        <w:rPr>
          <w:rtl/>
        </w:rPr>
        <w:t xml:space="preserve"> בצ</w:t>
      </w:r>
      <w:r>
        <w:rPr>
          <w:rtl/>
        </w:rPr>
        <w:t>עדים מאי</w:t>
      </w:r>
      <w:r>
        <w:rPr>
          <w:rFonts w:hint="cs"/>
          <w:rtl/>
        </w:rPr>
        <w:t>י</w:t>
      </w:r>
      <w:r>
        <w:rPr>
          <w:rtl/>
        </w:rPr>
        <w:t>מים, אוחז בצלב</w:t>
      </w:r>
      <w:r>
        <w:rPr>
          <w:rFonts w:hint="cs"/>
          <w:rtl/>
        </w:rPr>
        <w:t xml:space="preserve">, </w:t>
      </w:r>
      <w:r w:rsidRPr="00C15AC9">
        <w:rPr>
          <w:rFonts w:hint="cs"/>
          <w:highlight w:val="cyan"/>
          <w:rtl/>
        </w:rPr>
        <w:t>יוקד ב</w:t>
      </w:r>
      <w:r w:rsidR="00A52822">
        <w:rPr>
          <w:rFonts w:hint="cs"/>
          <w:highlight w:val="cyan"/>
          <w:rtl/>
        </w:rPr>
        <w:t>זעמ</w:t>
      </w:r>
      <w:r w:rsidRPr="00C15AC9">
        <w:rPr>
          <w:rFonts w:hint="cs"/>
          <w:highlight w:val="cyan"/>
          <w:rtl/>
        </w:rPr>
        <w:t xml:space="preserve">ו על </w:t>
      </w:r>
      <w:r>
        <w:rPr>
          <w:rFonts w:hint="cs"/>
          <w:highlight w:val="cyan"/>
          <w:rtl/>
        </w:rPr>
        <w:t>ארקדי</w:t>
      </w:r>
      <w:r w:rsidRPr="00C27232">
        <w:rPr>
          <w:rFonts w:hint="cs"/>
          <w:highlight w:val="cyan"/>
          <w:rtl/>
        </w:rPr>
        <w:t xml:space="preserve"> וחמדנותו</w:t>
      </w:r>
      <w:r>
        <w:rPr>
          <w:rFonts w:hint="cs"/>
          <w:rtl/>
        </w:rPr>
        <w:t xml:space="preserve"> מעוררת הסלידה. </w:t>
      </w:r>
      <w:r>
        <w:rPr>
          <w:rtl/>
        </w:rPr>
        <w:t>"</w:t>
      </w:r>
      <w:r>
        <w:rPr>
          <w:rFonts w:hint="cs"/>
          <w:rtl/>
        </w:rPr>
        <w:t>טהר עצמך, טהר גופך הבזוי, כופר</w:t>
      </w:r>
      <w:r w:rsidRPr="00CD067C">
        <w:rPr>
          <w:rtl/>
        </w:rPr>
        <w:t>!"</w:t>
      </w:r>
    </w:p>
    <w:p w14:paraId="289AE54D" w14:textId="77777777" w:rsidR="00290960" w:rsidRDefault="00290960" w:rsidP="00290960">
      <w:pPr>
        <w:rPr>
          <w:rtl/>
        </w:rPr>
      </w:pPr>
      <w:r>
        <w:rPr>
          <w:rtl/>
        </w:rPr>
        <w:t>ארקדי</w:t>
      </w:r>
      <w:r w:rsidRPr="00CD067C">
        <w:rPr>
          <w:rtl/>
        </w:rPr>
        <w:t xml:space="preserve"> נסוג אחורנית.</w:t>
      </w:r>
    </w:p>
    <w:p w14:paraId="595B8959" w14:textId="2878A197" w:rsidR="00290960" w:rsidRPr="00CD067C" w:rsidRDefault="00290960" w:rsidP="00290960">
      <w:pPr>
        <w:rPr>
          <w:rtl/>
        </w:rPr>
      </w:pPr>
      <w:r>
        <w:rPr>
          <w:rtl/>
        </w:rPr>
        <w:t>"</w:t>
      </w:r>
      <w:r>
        <w:rPr>
          <w:rFonts w:hint="cs"/>
          <w:rtl/>
        </w:rPr>
        <w:t>אכול מבשר אדוננו, שתה מדמו</w:t>
      </w:r>
      <w:r w:rsidRPr="00CD067C">
        <w:rPr>
          <w:rtl/>
        </w:rPr>
        <w:t xml:space="preserve">!" </w:t>
      </w:r>
      <w:r w:rsidRPr="00A52822">
        <w:rPr>
          <w:rFonts w:hint="cs"/>
          <w:rtl/>
        </w:rPr>
        <w:t xml:space="preserve">הוא שאג ברתחה </w:t>
      </w:r>
      <w:r>
        <w:rPr>
          <w:rFonts w:hint="cs"/>
          <w:rtl/>
        </w:rPr>
        <w:t>ושולי מגבעתו השחורה, הגבוהה</w:t>
      </w:r>
      <w:r w:rsidR="00E21CE6">
        <w:rPr>
          <w:rFonts w:hint="cs"/>
          <w:rtl/>
        </w:rPr>
        <w:t>,</w:t>
      </w:r>
      <w:r>
        <w:rPr>
          <w:rFonts w:hint="cs"/>
          <w:rtl/>
        </w:rPr>
        <w:t xml:space="preserve"> התנפנפו על ע</w:t>
      </w:r>
      <w:r w:rsidR="00E21CE6">
        <w:rPr>
          <w:rFonts w:hint="cs"/>
          <w:rtl/>
        </w:rPr>
        <w:t>ו</w:t>
      </w:r>
      <w:r>
        <w:rPr>
          <w:rFonts w:hint="cs"/>
          <w:rtl/>
        </w:rPr>
        <w:t>רפו. "קבל את</w:t>
      </w:r>
      <w:r w:rsidRPr="00CC40A9">
        <w:rPr>
          <w:rtl/>
        </w:rPr>
        <w:t xml:space="preserve"> </w:t>
      </w:r>
      <w:r w:rsidRPr="00CC40A9">
        <w:rPr>
          <w:rFonts w:cs="Times New Roman"/>
          <w:rtl/>
        </w:rPr>
        <w:t>ה</w:t>
      </w:r>
      <w:r>
        <w:rPr>
          <w:rFonts w:cs="Times New Roman" w:hint="cs"/>
          <w:rtl/>
        </w:rPr>
        <w:t>אוכריסט, קבל את</w:t>
      </w:r>
      <w:r w:rsidRPr="00CC40A9">
        <w:rPr>
          <w:rFonts w:cs="Times New Roman"/>
          <w:rtl/>
        </w:rPr>
        <w:t xml:space="preserve"> דם</w:t>
      </w:r>
      <w:r w:rsidR="00E21CE6">
        <w:rPr>
          <w:rFonts w:cs="Times New Roman" w:hint="cs"/>
          <w:rtl/>
        </w:rPr>
        <w:t xml:space="preserve"> </w:t>
      </w:r>
      <w:r>
        <w:rPr>
          <w:rFonts w:cs="Times New Roman"/>
          <w:rtl/>
        </w:rPr>
        <w:t>הברית הנשפך בעד רבים ל</w:t>
      </w:r>
      <w:r>
        <w:rPr>
          <w:rFonts w:cs="Times New Roman" w:hint="cs"/>
          <w:rtl/>
        </w:rPr>
        <w:t>מחיל</w:t>
      </w:r>
      <w:r w:rsidRPr="00CC40A9">
        <w:rPr>
          <w:rFonts w:cs="Times New Roman"/>
          <w:rtl/>
        </w:rPr>
        <w:t xml:space="preserve">ת </w:t>
      </w:r>
      <w:r>
        <w:rPr>
          <w:rFonts w:cs="Times New Roman" w:hint="cs"/>
          <w:rtl/>
        </w:rPr>
        <w:t>ה</w:t>
      </w:r>
      <w:r w:rsidRPr="00CC40A9">
        <w:rPr>
          <w:rFonts w:cs="Times New Roman"/>
          <w:rtl/>
        </w:rPr>
        <w:t>חטאים</w:t>
      </w:r>
      <w:r>
        <w:rPr>
          <w:rFonts w:cs="Times New Roman" w:hint="cs"/>
          <w:rtl/>
        </w:rPr>
        <w:t>."</w:t>
      </w:r>
    </w:p>
    <w:p w14:paraId="27B0F506" w14:textId="0E83FFFA" w:rsidR="00290960" w:rsidRDefault="00290960" w:rsidP="00290960">
      <w:pPr>
        <w:rPr>
          <w:rtl/>
        </w:rPr>
      </w:pPr>
      <w:r w:rsidRPr="00CD067C">
        <w:rPr>
          <w:rtl/>
        </w:rPr>
        <w:t xml:space="preserve">"לא! לעולם לא!" </w:t>
      </w:r>
      <w:r>
        <w:rPr>
          <w:rtl/>
        </w:rPr>
        <w:t>ארקדי</w:t>
      </w:r>
      <w:r w:rsidRPr="00CD067C">
        <w:rPr>
          <w:rtl/>
        </w:rPr>
        <w:t xml:space="preserve"> </w:t>
      </w:r>
      <w:r>
        <w:rPr>
          <w:rFonts w:hint="cs"/>
          <w:rtl/>
        </w:rPr>
        <w:t xml:space="preserve">לאט </w:t>
      </w:r>
      <w:r w:rsidRPr="00CD067C">
        <w:rPr>
          <w:rtl/>
        </w:rPr>
        <w:t xml:space="preserve">בקול רפה, </w:t>
      </w:r>
      <w:r>
        <w:rPr>
          <w:rFonts w:hint="cs"/>
          <w:rtl/>
        </w:rPr>
        <w:t>כמה בליבו לדמו של אחר שי</w:t>
      </w:r>
      <w:r w:rsidR="00E21CE6">
        <w:rPr>
          <w:rFonts w:hint="cs"/>
          <w:rtl/>
        </w:rPr>
        <w:t>י</w:t>
      </w:r>
      <w:r>
        <w:rPr>
          <w:rFonts w:hint="cs"/>
          <w:rtl/>
        </w:rPr>
        <w:t xml:space="preserve">שפך </w:t>
      </w:r>
      <w:r w:rsidR="000F23A8">
        <w:rPr>
          <w:rFonts w:hint="cs"/>
          <w:rtl/>
        </w:rPr>
        <w:t>ב</w:t>
      </w:r>
      <w:r>
        <w:rPr>
          <w:rFonts w:hint="cs"/>
          <w:rtl/>
        </w:rPr>
        <w:t xml:space="preserve">עבורו וימרק </w:t>
      </w:r>
      <w:r w:rsidRPr="00A52822">
        <w:rPr>
          <w:rFonts w:hint="cs"/>
          <w:rtl/>
        </w:rPr>
        <w:t xml:space="preserve">את </w:t>
      </w:r>
      <w:r w:rsidRPr="00A52822">
        <w:rPr>
          <w:rFonts w:hint="cs"/>
          <w:highlight w:val="cyan"/>
          <w:rtl/>
        </w:rPr>
        <w:t>חטא תאוותיו</w:t>
      </w:r>
      <w:r w:rsidR="008909C0" w:rsidRPr="008909C0">
        <w:rPr>
          <w:rFonts w:cs="Times New Roman"/>
          <w:rtl/>
        </w:rPr>
        <w:t xml:space="preserve"> – האם ייתכן כי דם יישפך ו</w:t>
      </w:r>
      <w:r w:rsidR="00483BB1">
        <w:rPr>
          <w:rFonts w:cs="Times New Roman"/>
          <w:rtl/>
        </w:rPr>
        <w:t>הכול</w:t>
      </w:r>
      <w:r w:rsidR="008909C0" w:rsidRPr="008909C0">
        <w:rPr>
          <w:rFonts w:cs="Times New Roman"/>
          <w:rtl/>
        </w:rPr>
        <w:t xml:space="preserve"> ייטהר ויכופר?</w:t>
      </w:r>
    </w:p>
    <w:p w14:paraId="4AB4AAEA" w14:textId="2BF51947" w:rsidR="00290960" w:rsidRPr="00CD067C" w:rsidRDefault="00290960" w:rsidP="00290960">
      <w:pPr>
        <w:rPr>
          <w:rtl/>
        </w:rPr>
      </w:pPr>
      <w:r>
        <w:rPr>
          <w:rtl/>
        </w:rPr>
        <w:t xml:space="preserve">"לאן </w:t>
      </w:r>
      <w:r>
        <w:rPr>
          <w:rFonts w:hint="cs"/>
          <w:rtl/>
        </w:rPr>
        <w:t>תימלט, שרץ</w:t>
      </w:r>
      <w:r w:rsidRPr="00CD067C">
        <w:rPr>
          <w:rtl/>
        </w:rPr>
        <w:t>?" רעם הכו</w:t>
      </w:r>
      <w:r>
        <w:rPr>
          <w:rFonts w:hint="cs"/>
          <w:rtl/>
        </w:rPr>
        <w:t>הן בחר</w:t>
      </w:r>
      <w:r w:rsidR="00527466">
        <w:rPr>
          <w:rFonts w:hint="cs"/>
          <w:rtl/>
        </w:rPr>
        <w:t>י</w:t>
      </w:r>
      <w:r w:rsidR="00E21CE6">
        <w:rPr>
          <w:rFonts w:hint="cs"/>
          <w:rtl/>
        </w:rPr>
        <w:t xml:space="preserve"> </w:t>
      </w:r>
      <w:r>
        <w:rPr>
          <w:rFonts w:hint="cs"/>
          <w:rtl/>
        </w:rPr>
        <w:t>אף</w:t>
      </w:r>
      <w:r w:rsidRPr="00CD067C">
        <w:rPr>
          <w:rtl/>
        </w:rPr>
        <w:t xml:space="preserve">, </w:t>
      </w:r>
      <w:r>
        <w:rPr>
          <w:rtl/>
        </w:rPr>
        <w:t>מתנוסס מעליו במל</w:t>
      </w:r>
      <w:r>
        <w:rPr>
          <w:rFonts w:hint="cs"/>
          <w:rtl/>
        </w:rPr>
        <w:t>ו</w:t>
      </w:r>
      <w:r>
        <w:rPr>
          <w:rtl/>
        </w:rPr>
        <w:t>א קומתו. "</w:t>
      </w:r>
      <w:r>
        <w:rPr>
          <w:rFonts w:hint="cs"/>
          <w:rtl/>
        </w:rPr>
        <w:t>עבור קונפירמציה, הצל את נשמתך הנצחית</w:t>
      </w:r>
      <w:r w:rsidRPr="00CD067C">
        <w:rPr>
          <w:rtl/>
        </w:rPr>
        <w:t>!"</w:t>
      </w:r>
    </w:p>
    <w:p w14:paraId="100DB4A5" w14:textId="0D468C59" w:rsidR="00290960" w:rsidRPr="00CD067C" w:rsidRDefault="00290960" w:rsidP="00290960">
      <w:pPr>
        <w:rPr>
          <w:rtl/>
        </w:rPr>
      </w:pPr>
      <w:r>
        <w:rPr>
          <w:rtl/>
        </w:rPr>
        <w:t>ארקדי ניסה לחמ</w:t>
      </w:r>
      <w:r>
        <w:rPr>
          <w:rFonts w:hint="cs"/>
          <w:rtl/>
        </w:rPr>
        <w:t>ו</w:t>
      </w:r>
      <w:r>
        <w:rPr>
          <w:rtl/>
        </w:rPr>
        <w:t>ק, אבל רגלי הכו</w:t>
      </w:r>
      <w:r>
        <w:rPr>
          <w:rFonts w:hint="cs"/>
          <w:rtl/>
        </w:rPr>
        <w:t>הן</w:t>
      </w:r>
      <w:r w:rsidRPr="00CD067C">
        <w:rPr>
          <w:rtl/>
        </w:rPr>
        <w:t xml:space="preserve"> ניתקו מהאדמה</w:t>
      </w:r>
      <w:r w:rsidR="00E21CE6">
        <w:rPr>
          <w:rFonts w:hint="cs"/>
          <w:rtl/>
        </w:rPr>
        <w:t>.</w:t>
      </w:r>
      <w:r w:rsidRPr="00CD067C">
        <w:rPr>
          <w:rtl/>
        </w:rPr>
        <w:t xml:space="preserve"> הוא ריחף מעליו </w:t>
      </w:r>
      <w:r w:rsidR="00527466">
        <w:rPr>
          <w:rFonts w:hint="cs"/>
          <w:rtl/>
        </w:rPr>
        <w:t>ו</w:t>
      </w:r>
      <w:r w:rsidRPr="00CD067C">
        <w:rPr>
          <w:rtl/>
        </w:rPr>
        <w:t>חסם את נתיב</w:t>
      </w:r>
      <w:r>
        <w:rPr>
          <w:rFonts w:hint="cs"/>
          <w:rtl/>
        </w:rPr>
        <w:t>י</w:t>
      </w:r>
      <w:r w:rsidRPr="00CD067C">
        <w:rPr>
          <w:rtl/>
        </w:rPr>
        <w:t xml:space="preserve"> הבריחה. "כרע ברך בפני הצלב הקדוש!"</w:t>
      </w:r>
    </w:p>
    <w:p w14:paraId="22DB0BBA" w14:textId="104EAE37" w:rsidR="008909C0" w:rsidRDefault="00290960" w:rsidP="00F54AEB">
      <w:pPr>
        <w:rPr>
          <w:rFonts w:cs="Times New Roman"/>
          <w:rtl/>
        </w:rPr>
      </w:pPr>
      <w:r w:rsidRPr="00CD067C">
        <w:rPr>
          <w:rtl/>
        </w:rPr>
        <w:t>"ל</w:t>
      </w:r>
      <w:r>
        <w:rPr>
          <w:rtl/>
        </w:rPr>
        <w:t>א!"</w:t>
      </w:r>
      <w:r w:rsidRPr="00CD067C">
        <w:rPr>
          <w:rtl/>
        </w:rPr>
        <w:t xml:space="preserve"> </w:t>
      </w:r>
      <w:r>
        <w:rPr>
          <w:rtl/>
        </w:rPr>
        <w:t>ארקדי</w:t>
      </w:r>
      <w:r w:rsidRPr="00CD067C">
        <w:rPr>
          <w:rtl/>
        </w:rPr>
        <w:t xml:space="preserve"> </w:t>
      </w:r>
      <w:r>
        <w:rPr>
          <w:rFonts w:hint="cs"/>
          <w:rtl/>
        </w:rPr>
        <w:t xml:space="preserve">צעק </w:t>
      </w:r>
      <w:r w:rsidRPr="00CD067C">
        <w:rPr>
          <w:rtl/>
        </w:rPr>
        <w:t xml:space="preserve">והתעורר. הוא השליך </w:t>
      </w:r>
      <w:r>
        <w:rPr>
          <w:rFonts w:hint="cs"/>
          <w:rtl/>
        </w:rPr>
        <w:t xml:space="preserve">מעליו </w:t>
      </w:r>
      <w:r w:rsidRPr="00CD067C">
        <w:rPr>
          <w:rtl/>
        </w:rPr>
        <w:t>את שמיכת הפוך ויצא מהמיטה החמה</w:t>
      </w:r>
      <w:r w:rsidR="008909C0">
        <w:rPr>
          <w:rFonts w:hint="cs"/>
          <w:rtl/>
        </w:rPr>
        <w:t>.</w:t>
      </w:r>
      <w:r w:rsidRPr="00CD067C">
        <w:rPr>
          <w:rtl/>
        </w:rPr>
        <w:t xml:space="preserve"> הקור </w:t>
      </w:r>
      <w:r w:rsidR="00527466">
        <w:rPr>
          <w:rFonts w:hint="cs"/>
          <w:rtl/>
        </w:rPr>
        <w:t>ה</w:t>
      </w:r>
      <w:r w:rsidRPr="00CD067C">
        <w:rPr>
          <w:rFonts w:hint="cs"/>
          <w:rtl/>
        </w:rPr>
        <w:t>תנפל</w:t>
      </w:r>
      <w:r w:rsidRPr="00CD067C">
        <w:rPr>
          <w:rtl/>
        </w:rPr>
        <w:t xml:space="preserve"> </w:t>
      </w:r>
      <w:r w:rsidRPr="00CD067C">
        <w:rPr>
          <w:rFonts w:hint="cs"/>
          <w:rtl/>
        </w:rPr>
        <w:t>עליו</w:t>
      </w:r>
      <w:r w:rsidRPr="00CD067C">
        <w:rPr>
          <w:rtl/>
        </w:rPr>
        <w:t xml:space="preserve"> מייד מכל הכיוונים. הוא גישש </w:t>
      </w:r>
      <w:r w:rsidR="00527466">
        <w:rPr>
          <w:rFonts w:hint="cs"/>
          <w:rtl/>
        </w:rPr>
        <w:t xml:space="preserve">את </w:t>
      </w:r>
      <w:r w:rsidRPr="00CD067C">
        <w:rPr>
          <w:rtl/>
        </w:rPr>
        <w:t xml:space="preserve">דרכו בחושך, כפות רגליו </w:t>
      </w:r>
      <w:r w:rsidR="00A52822">
        <w:rPr>
          <w:rFonts w:hint="cs"/>
          <w:rtl/>
        </w:rPr>
        <w:t>קופאות ב</w:t>
      </w:r>
      <w:r w:rsidRPr="00CD067C">
        <w:rPr>
          <w:rtl/>
        </w:rPr>
        <w:t>מגע עם ה</w:t>
      </w:r>
      <w:r w:rsidR="004C59E0">
        <w:rPr>
          <w:rtl/>
        </w:rPr>
        <w:t>רצפה</w:t>
      </w:r>
      <w:r w:rsidRPr="00CD067C">
        <w:rPr>
          <w:rtl/>
        </w:rPr>
        <w:t xml:space="preserve"> הקרה </w:t>
      </w:r>
      <w:r>
        <w:rPr>
          <w:rFonts w:hint="cs"/>
          <w:rtl/>
        </w:rPr>
        <w:t>בדירה בעלת הקירות הדקים והחלונות שלא ניתן היה לאט</w:t>
      </w:r>
      <w:r w:rsidR="000F23A8">
        <w:rPr>
          <w:rFonts w:hint="cs"/>
          <w:rtl/>
        </w:rPr>
        <w:t>ו</w:t>
      </w:r>
      <w:r>
        <w:rPr>
          <w:rFonts w:hint="cs"/>
          <w:rtl/>
        </w:rPr>
        <w:t xml:space="preserve">ם כראוי. </w:t>
      </w:r>
      <w:r w:rsidR="00F54AEB">
        <w:rPr>
          <w:rFonts w:hint="cs"/>
          <w:rtl/>
        </w:rPr>
        <w:t>הוא לא ידע אם ה</w:t>
      </w:r>
      <w:r w:rsidR="00F54AEB" w:rsidRPr="00F54AEB">
        <w:rPr>
          <w:rFonts w:cs="Times New Roman"/>
          <w:rtl/>
        </w:rPr>
        <w:t xml:space="preserve">חורף הישראלי </w:t>
      </w:r>
      <w:r w:rsidR="008909C0">
        <w:rPr>
          <w:rFonts w:cs="Times New Roman" w:hint="cs"/>
          <w:rtl/>
        </w:rPr>
        <w:t xml:space="preserve">אמנם </w:t>
      </w:r>
      <w:r w:rsidR="00835DE5">
        <w:rPr>
          <w:rFonts w:cs="Times New Roman" w:hint="cs"/>
          <w:rtl/>
        </w:rPr>
        <w:t xml:space="preserve">קר </w:t>
      </w:r>
      <w:r w:rsidR="00F97A34">
        <w:rPr>
          <w:rFonts w:cs="Times New Roman" w:hint="cs"/>
          <w:rtl/>
        </w:rPr>
        <w:t>כל כך</w:t>
      </w:r>
      <w:r w:rsidR="00F54AEB">
        <w:rPr>
          <w:rFonts w:cs="Times New Roman" w:hint="cs"/>
          <w:rtl/>
        </w:rPr>
        <w:t xml:space="preserve"> או שרק </w:t>
      </w:r>
      <w:r w:rsidR="00F54AEB" w:rsidRPr="00F54AEB">
        <w:rPr>
          <w:rFonts w:cs="Times New Roman"/>
          <w:rtl/>
        </w:rPr>
        <w:t>מאז ש</w:t>
      </w:r>
      <w:r w:rsidR="001C5A04">
        <w:rPr>
          <w:rFonts w:cs="Times New Roman"/>
          <w:rtl/>
        </w:rPr>
        <w:t>אימא</w:t>
      </w:r>
      <w:r w:rsidR="00F54AEB" w:rsidRPr="00F54AEB">
        <w:rPr>
          <w:rFonts w:cs="Times New Roman"/>
          <w:rtl/>
        </w:rPr>
        <w:t xml:space="preserve"> מתה קר לו</w:t>
      </w:r>
      <w:r w:rsidR="00F54AEB">
        <w:rPr>
          <w:rFonts w:cs="Times New Roman" w:hint="cs"/>
          <w:rtl/>
        </w:rPr>
        <w:t xml:space="preserve">, והעדיף </w:t>
      </w:r>
      <w:r w:rsidR="0040624A">
        <w:rPr>
          <w:rFonts w:cs="Times New Roman" w:hint="cs"/>
          <w:rtl/>
        </w:rPr>
        <w:t>ש</w:t>
      </w:r>
      <w:r w:rsidR="00F54AEB">
        <w:rPr>
          <w:rFonts w:cs="Times New Roman" w:hint="cs"/>
          <w:rtl/>
        </w:rPr>
        <w:t xml:space="preserve">לא להתעמק בסוגיה. </w:t>
      </w:r>
    </w:p>
    <w:p w14:paraId="78D7C50D" w14:textId="2B0384E1" w:rsidR="00290960" w:rsidRDefault="00290960" w:rsidP="00F54AEB">
      <w:pPr>
        <w:rPr>
          <w:rtl/>
        </w:rPr>
      </w:pPr>
      <w:r>
        <w:rPr>
          <w:rFonts w:hint="cs"/>
          <w:rtl/>
        </w:rPr>
        <w:t xml:space="preserve">קולות שיחה עליזה </w:t>
      </w:r>
      <w:r w:rsidR="00A52822" w:rsidRPr="00A52822">
        <w:rPr>
          <w:rFonts w:cs="Times New Roman"/>
          <w:rtl/>
        </w:rPr>
        <w:t xml:space="preserve">בקעו מן הסלון המואר, המחומם, </w:t>
      </w:r>
      <w:r>
        <w:rPr>
          <w:rFonts w:hint="cs"/>
          <w:rtl/>
        </w:rPr>
        <w:t>צחוק</w:t>
      </w:r>
      <w:r w:rsidR="00E21CE6">
        <w:rPr>
          <w:rFonts w:hint="cs"/>
          <w:rtl/>
        </w:rPr>
        <w:t xml:space="preserve"> </w:t>
      </w:r>
      <w:r>
        <w:rPr>
          <w:rFonts w:hint="cs"/>
          <w:rtl/>
        </w:rPr>
        <w:t>שיכורים וקרקוש כלים</w:t>
      </w:r>
      <w:r w:rsidR="00E21CE6">
        <w:rPr>
          <w:rFonts w:hint="cs"/>
          <w:rtl/>
        </w:rPr>
        <w:t>,</w:t>
      </w:r>
      <w:r>
        <w:rPr>
          <w:rFonts w:hint="cs"/>
          <w:rtl/>
        </w:rPr>
        <w:t xml:space="preserve"> </w:t>
      </w:r>
      <w:r w:rsidR="00A52822">
        <w:rPr>
          <w:rFonts w:hint="cs"/>
          <w:rtl/>
        </w:rPr>
        <w:t xml:space="preserve">והוא </w:t>
      </w:r>
      <w:r w:rsidR="00865E7B">
        <w:rPr>
          <w:rFonts w:hint="cs"/>
          <w:rtl/>
        </w:rPr>
        <w:t>הלך לשם, להציץ במתרחש</w:t>
      </w:r>
      <w:r>
        <w:rPr>
          <w:rFonts w:hint="cs"/>
          <w:rtl/>
        </w:rPr>
        <w:t>.</w:t>
      </w:r>
    </w:p>
    <w:p w14:paraId="08AF7CE3" w14:textId="349C8275" w:rsidR="00290960" w:rsidRPr="00CD067C" w:rsidRDefault="00290960" w:rsidP="00290960">
      <w:pPr>
        <w:rPr>
          <w:rtl/>
        </w:rPr>
      </w:pPr>
      <w:r>
        <w:rPr>
          <w:rFonts w:hint="cs"/>
          <w:rtl/>
        </w:rPr>
        <w:t>[</w:t>
      </w:r>
      <w:r w:rsidRPr="00CD067C">
        <w:rPr>
          <w:rtl/>
        </w:rPr>
        <w:t xml:space="preserve">בירכו נתקלת במיטתו של אלכס הישן. לבסוף מצא את המתג והדליק את האור, ממצמץ בעיניו. החדר היה שקט </w:t>
      </w:r>
      <w:r>
        <w:rPr>
          <w:rFonts w:hint="cs"/>
          <w:rtl/>
        </w:rPr>
        <w:t>חוץ</w:t>
      </w:r>
      <w:r w:rsidRPr="00CD067C">
        <w:rPr>
          <w:rtl/>
        </w:rPr>
        <w:t xml:space="preserve"> מנשימותיו הקצובות של אלכס, ו</w:t>
      </w:r>
      <w:r>
        <w:rPr>
          <w:rtl/>
        </w:rPr>
        <w:t>ארקדי</w:t>
      </w:r>
      <w:r w:rsidRPr="00CD067C">
        <w:rPr>
          <w:rtl/>
        </w:rPr>
        <w:t xml:space="preserve"> ניסה להשקיע את </w:t>
      </w:r>
      <w:r w:rsidR="005E3213">
        <w:rPr>
          <w:rtl/>
        </w:rPr>
        <w:t>אוזנ</w:t>
      </w:r>
      <w:r w:rsidRPr="00CD067C">
        <w:rPr>
          <w:rtl/>
        </w:rPr>
        <w:t xml:space="preserve">יו בשקט, להכתים את עיניו באור, בשביל למחוק את החלום, שהחלום לא יחזור, לפחות לא הלילה. מהר, לפני שאלכס יתעורר. הוא עמד, רועד מקור ליד המתג. ברגע שקצב נשימותיו של אלכס השתנה </w:t>
      </w:r>
      <w:r>
        <w:rPr>
          <w:rtl/>
        </w:rPr>
        <w:t>ארקדי</w:t>
      </w:r>
      <w:r w:rsidRPr="00CD067C">
        <w:rPr>
          <w:rtl/>
        </w:rPr>
        <w:t xml:space="preserve"> כיבה את האור, אבל אחר את המועד.</w:t>
      </w:r>
      <w:r>
        <w:rPr>
          <w:rFonts w:hint="cs"/>
          <w:rtl/>
        </w:rPr>
        <w:t xml:space="preserve"> אלכס התעורר.]</w:t>
      </w:r>
    </w:p>
    <w:p w14:paraId="4F56B900" w14:textId="7E277025" w:rsidR="00290960" w:rsidRPr="00CD067C" w:rsidRDefault="00290960" w:rsidP="00290960">
      <w:pPr>
        <w:rPr>
          <w:rtl/>
        </w:rPr>
      </w:pPr>
      <w:r w:rsidRPr="00CD067C">
        <w:rPr>
          <w:rtl/>
        </w:rPr>
        <w:t>"</w:t>
      </w:r>
      <w:r>
        <w:rPr>
          <w:rtl/>
        </w:rPr>
        <w:t>ארק</w:t>
      </w:r>
      <w:r>
        <w:rPr>
          <w:rFonts w:hint="cs"/>
          <w:rtl/>
        </w:rPr>
        <w:t>שה חמודינקה, הנה הגעת!</w:t>
      </w:r>
      <w:r w:rsidRPr="00CD067C">
        <w:rPr>
          <w:rtl/>
        </w:rPr>
        <w:t>"</w:t>
      </w:r>
      <w:r>
        <w:rPr>
          <w:rFonts w:hint="cs"/>
          <w:rtl/>
        </w:rPr>
        <w:t xml:space="preserve"> </w:t>
      </w:r>
      <w:r w:rsidR="00527466">
        <w:rPr>
          <w:rFonts w:hint="cs"/>
          <w:rtl/>
        </w:rPr>
        <w:t>הצטהל</w:t>
      </w:r>
      <w:r>
        <w:rPr>
          <w:rFonts w:hint="cs"/>
          <w:rtl/>
        </w:rPr>
        <w:t xml:space="preserve"> הדוד בעל השומות. "</w:t>
      </w:r>
      <w:r w:rsidR="00A52822" w:rsidRPr="00A52822">
        <w:rPr>
          <w:rFonts w:cs="Times New Roman"/>
          <w:rtl/>
        </w:rPr>
        <w:t>בוא, בוא לכאן, תצטרף לחבורה ש</w:t>
      </w:r>
      <w:r w:rsidR="000F23A8" w:rsidRPr="000F23A8">
        <w:rPr>
          <w:rFonts w:cs="Times New Roman"/>
          <w:rtl/>
        </w:rPr>
        <w:t xml:space="preserve">כמדומה </w:t>
      </w:r>
      <w:r w:rsidR="00A52822" w:rsidRPr="00A52822">
        <w:rPr>
          <w:rFonts w:cs="Times New Roman"/>
          <w:rtl/>
        </w:rPr>
        <w:t xml:space="preserve">אבד עליה הכלח." </w:t>
      </w:r>
      <w:r w:rsidR="00E21CE6">
        <w:rPr>
          <w:rFonts w:cs="Times New Roman" w:hint="cs"/>
          <w:rtl/>
        </w:rPr>
        <w:t>ה</w:t>
      </w:r>
      <w:r w:rsidR="00A52822" w:rsidRPr="00A52822">
        <w:rPr>
          <w:rFonts w:cs="Times New Roman"/>
          <w:rtl/>
        </w:rPr>
        <w:t xml:space="preserve">משפט </w:t>
      </w:r>
      <w:r w:rsidR="00E21CE6">
        <w:rPr>
          <w:rFonts w:cs="Times New Roman" w:hint="cs"/>
          <w:rtl/>
        </w:rPr>
        <w:t>ה</w:t>
      </w:r>
      <w:r w:rsidR="00A52822" w:rsidRPr="00A52822">
        <w:rPr>
          <w:rFonts w:cs="Times New Roman"/>
          <w:rtl/>
        </w:rPr>
        <w:t xml:space="preserve">זה הצחיק אותו </w:t>
      </w:r>
      <w:r w:rsidR="008909C0" w:rsidRPr="008909C0">
        <w:rPr>
          <w:rFonts w:cs="Times New Roman"/>
          <w:rtl/>
        </w:rPr>
        <w:t>עד</w:t>
      </w:r>
      <w:r w:rsidR="00E567A7">
        <w:rPr>
          <w:rFonts w:cs="Times New Roman"/>
          <w:rtl/>
        </w:rPr>
        <w:t xml:space="preserve"> מאוד,</w:t>
      </w:r>
      <w:r w:rsidR="00A52822" w:rsidRPr="00A52822">
        <w:rPr>
          <w:rFonts w:cs="Times New Roman"/>
          <w:rtl/>
        </w:rPr>
        <w:t xml:space="preserve"> וארקדי נכנס פנימה בהיסוס. "ו</w:t>
      </w:r>
      <w:r>
        <w:rPr>
          <w:rFonts w:hint="cs"/>
          <w:rtl/>
        </w:rPr>
        <w:t>מה יספר דרדק שכמותך לחבורת זקנים שהבִּינה</w:t>
      </w:r>
      <w:r w:rsidR="00A52822" w:rsidRPr="00A52822">
        <w:rPr>
          <w:rFonts w:cs="Times New Roman"/>
          <w:rtl/>
        </w:rPr>
        <w:t>, משמע,</w:t>
      </w:r>
      <w:r>
        <w:rPr>
          <w:rFonts w:hint="cs"/>
          <w:rtl/>
        </w:rPr>
        <w:t xml:space="preserve"> מתעקשת לחמוק מק</w:t>
      </w:r>
      <w:r w:rsidR="006209FC">
        <w:rPr>
          <w:rFonts w:hint="cs"/>
          <w:rtl/>
        </w:rPr>
        <w:t>ו</w:t>
      </w:r>
      <w:r>
        <w:rPr>
          <w:rFonts w:hint="cs"/>
          <w:rtl/>
        </w:rPr>
        <w:t>דק</w:t>
      </w:r>
      <w:r w:rsidR="005E0C16">
        <w:rPr>
          <w:rFonts w:hint="cs"/>
          <w:rtl/>
        </w:rPr>
        <w:t>ו</w:t>
      </w:r>
      <w:r>
        <w:rPr>
          <w:rFonts w:hint="cs"/>
          <w:rtl/>
        </w:rPr>
        <w:t xml:space="preserve">דם?" </w:t>
      </w:r>
      <w:r w:rsidR="00297D38">
        <w:rPr>
          <w:rFonts w:hint="cs"/>
          <w:rtl/>
        </w:rPr>
        <w:t>על פ</w:t>
      </w:r>
      <w:r>
        <w:rPr>
          <w:rFonts w:hint="cs"/>
          <w:rtl/>
        </w:rPr>
        <w:t>י כמות הבקבוקים הריקים לא קשה היה ל</w:t>
      </w:r>
      <w:r w:rsidR="000F23A8">
        <w:rPr>
          <w:rFonts w:hint="cs"/>
          <w:rtl/>
        </w:rPr>
        <w:t>צדד</w:t>
      </w:r>
      <w:r>
        <w:rPr>
          <w:rFonts w:hint="cs"/>
          <w:rtl/>
        </w:rPr>
        <w:t xml:space="preserve"> </w:t>
      </w:r>
      <w:r w:rsidR="000F23A8">
        <w:rPr>
          <w:rFonts w:hint="cs"/>
          <w:rtl/>
        </w:rPr>
        <w:t>ב</w:t>
      </w:r>
      <w:r>
        <w:rPr>
          <w:rFonts w:hint="cs"/>
          <w:rtl/>
        </w:rPr>
        <w:t>הת</w:t>
      </w:r>
      <w:r w:rsidR="00A52822">
        <w:rPr>
          <w:rFonts w:hint="cs"/>
          <w:rtl/>
        </w:rPr>
        <w:t>עקשו</w:t>
      </w:r>
      <w:r>
        <w:rPr>
          <w:rFonts w:hint="cs"/>
          <w:rtl/>
        </w:rPr>
        <w:t>תה של הב</w:t>
      </w:r>
      <w:r w:rsidR="00A52822">
        <w:rPr>
          <w:rFonts w:hint="cs"/>
          <w:rtl/>
        </w:rPr>
        <w:t>ִּ</w:t>
      </w:r>
      <w:r>
        <w:rPr>
          <w:rFonts w:hint="cs"/>
          <w:rtl/>
        </w:rPr>
        <w:t>ינה.</w:t>
      </w:r>
    </w:p>
    <w:p w14:paraId="3ABFEF49" w14:textId="5FF301D6" w:rsidR="008909C0" w:rsidRDefault="00290960" w:rsidP="00290960">
      <w:pPr>
        <w:rPr>
          <w:rtl/>
        </w:rPr>
      </w:pPr>
      <w:r w:rsidRPr="00CD067C">
        <w:rPr>
          <w:rtl/>
        </w:rPr>
        <w:t>"כלום</w:t>
      </w:r>
      <w:r>
        <w:rPr>
          <w:rFonts w:hint="cs"/>
          <w:rtl/>
        </w:rPr>
        <w:t>." ארקדי מצמץ בעיניו</w:t>
      </w:r>
      <w:r w:rsidRPr="00CD067C">
        <w:rPr>
          <w:rtl/>
        </w:rPr>
        <w:t xml:space="preserve">, </w:t>
      </w:r>
      <w:r>
        <w:rPr>
          <w:rFonts w:hint="cs"/>
          <w:rtl/>
        </w:rPr>
        <w:t xml:space="preserve">רועד בפיג'מת פלנל שכבר </w:t>
      </w:r>
      <w:r w:rsidR="001C5A04">
        <w:rPr>
          <w:rFonts w:hint="cs"/>
          <w:rtl/>
        </w:rPr>
        <w:t>הייתה</w:t>
      </w:r>
      <w:r>
        <w:rPr>
          <w:rFonts w:hint="cs"/>
          <w:rtl/>
        </w:rPr>
        <w:t xml:space="preserve"> קטנה ממידותיו, ושנספגה </w:t>
      </w:r>
      <w:r w:rsidR="008909C0" w:rsidRPr="008909C0">
        <w:rPr>
          <w:rFonts w:cs="Times New Roman"/>
          <w:rtl/>
        </w:rPr>
        <w:t>עד מהרה</w:t>
      </w:r>
      <w:r>
        <w:rPr>
          <w:rFonts w:hint="cs"/>
          <w:rtl/>
        </w:rPr>
        <w:t xml:space="preserve"> בעשן סיגריות. </w:t>
      </w:r>
      <w:r w:rsidR="000965A1">
        <w:rPr>
          <w:rFonts w:hint="cs"/>
          <w:rtl/>
        </w:rPr>
        <w:t>כיסא</w:t>
      </w:r>
      <w:r>
        <w:rPr>
          <w:rFonts w:hint="cs"/>
          <w:rtl/>
        </w:rPr>
        <w:t>ות</w:t>
      </w:r>
      <w:r w:rsidR="00A70572">
        <w:rPr>
          <w:rFonts w:hint="cs"/>
          <w:rtl/>
        </w:rPr>
        <w:t xml:space="preserve"> </w:t>
      </w:r>
      <w:r>
        <w:rPr>
          <w:rFonts w:hint="cs"/>
          <w:rtl/>
        </w:rPr>
        <w:t xml:space="preserve">הפח המתקפלים נפרשו </w:t>
      </w:r>
      <w:r w:rsidR="00C056C9">
        <w:rPr>
          <w:rFonts w:hint="cs"/>
          <w:rtl/>
        </w:rPr>
        <w:t xml:space="preserve">בצפיפות </w:t>
      </w:r>
      <w:r>
        <w:rPr>
          <w:rFonts w:hint="cs"/>
          <w:rtl/>
        </w:rPr>
        <w:t>בסלון הקטן</w:t>
      </w:r>
      <w:r w:rsidR="00A52822">
        <w:rPr>
          <w:rFonts w:hint="cs"/>
          <w:rtl/>
        </w:rPr>
        <w:t>,</w:t>
      </w:r>
      <w:r w:rsidR="00C056C9">
        <w:rPr>
          <w:rFonts w:hint="cs"/>
          <w:rtl/>
        </w:rPr>
        <w:t xml:space="preserve"> סביב שולחן אוכל </w:t>
      </w:r>
      <w:r w:rsidR="00A5309D">
        <w:rPr>
          <w:rFonts w:hint="cs"/>
          <w:rtl/>
        </w:rPr>
        <w:t>שנפתח</w:t>
      </w:r>
      <w:r w:rsidR="00C056C9">
        <w:rPr>
          <w:rFonts w:hint="cs"/>
          <w:rtl/>
        </w:rPr>
        <w:t xml:space="preserve"> אף הוא למלוא אורכו</w:t>
      </w:r>
      <w:r w:rsidR="000F23A8" w:rsidRPr="000F23A8">
        <w:rPr>
          <w:rFonts w:cs="Times New Roman"/>
          <w:rtl/>
        </w:rPr>
        <w:t xml:space="preserve"> ואך בקושי הספיק לכל האורחים</w:t>
      </w:r>
      <w:r w:rsidR="00C056C9">
        <w:rPr>
          <w:rFonts w:hint="cs"/>
          <w:rtl/>
        </w:rPr>
        <w:t>.</w:t>
      </w:r>
      <w:r>
        <w:rPr>
          <w:rFonts w:hint="cs"/>
          <w:rtl/>
        </w:rPr>
        <w:t xml:space="preserve"> </w:t>
      </w:r>
    </w:p>
    <w:p w14:paraId="4D04191B" w14:textId="6CD772ED" w:rsidR="00290960" w:rsidRDefault="00290960" w:rsidP="00290960">
      <w:pPr>
        <w:rPr>
          <w:rtl/>
        </w:rPr>
      </w:pPr>
      <w:r>
        <w:rPr>
          <w:rFonts w:hint="cs"/>
          <w:rtl/>
        </w:rPr>
        <w:t>כפית הגשה קטנה נקשה בצלוחית</w:t>
      </w:r>
      <w:r w:rsidR="00E21CE6">
        <w:rPr>
          <w:rFonts w:hint="cs"/>
          <w:rtl/>
        </w:rPr>
        <w:t xml:space="preserve"> </w:t>
      </w:r>
      <w:r>
        <w:rPr>
          <w:rFonts w:hint="cs"/>
          <w:rtl/>
        </w:rPr>
        <w:t>חרס גדושת חזרת.</w:t>
      </w:r>
    </w:p>
    <w:p w14:paraId="3143EE10" w14:textId="400D8408" w:rsidR="00290960" w:rsidRPr="001F22DE" w:rsidRDefault="00290960" w:rsidP="00290960">
      <w:pPr>
        <w:rPr>
          <w:rtl/>
        </w:rPr>
      </w:pPr>
      <w:r>
        <w:rPr>
          <w:rFonts w:hint="cs"/>
          <w:rtl/>
        </w:rPr>
        <w:t xml:space="preserve">"נו, </w:t>
      </w:r>
      <w:r>
        <w:rPr>
          <w:rtl/>
        </w:rPr>
        <w:t>ח</w:t>
      </w:r>
      <w:r w:rsidRPr="00CD067C">
        <w:rPr>
          <w:rtl/>
        </w:rPr>
        <w:t>ז</w:t>
      </w:r>
      <w:r>
        <w:rPr>
          <w:rFonts w:hint="cs"/>
          <w:rtl/>
        </w:rPr>
        <w:t>ו</w:t>
      </w:r>
      <w:r>
        <w:rPr>
          <w:rtl/>
        </w:rPr>
        <w:t>ר למיטה</w:t>
      </w:r>
      <w:r>
        <w:rPr>
          <w:rFonts w:hint="cs"/>
          <w:rtl/>
        </w:rPr>
        <w:t xml:space="preserve"> ארקדי,</w:t>
      </w:r>
      <w:r>
        <w:rPr>
          <w:rtl/>
        </w:rPr>
        <w:t xml:space="preserve"> </w:t>
      </w:r>
      <w:r w:rsidRPr="00CD067C">
        <w:rPr>
          <w:rtl/>
        </w:rPr>
        <w:t xml:space="preserve">נסה </w:t>
      </w:r>
      <w:r>
        <w:rPr>
          <w:rtl/>
        </w:rPr>
        <w:t>להירדם</w:t>
      </w:r>
      <w:r>
        <w:rPr>
          <w:rFonts w:hint="cs"/>
          <w:rtl/>
        </w:rPr>
        <w:t>,</w:t>
      </w:r>
      <w:r w:rsidRPr="00CD067C">
        <w:rPr>
          <w:rtl/>
        </w:rPr>
        <w:t>"</w:t>
      </w:r>
      <w:r>
        <w:rPr>
          <w:rFonts w:hint="cs"/>
          <w:rtl/>
        </w:rPr>
        <w:t xml:space="preserve"> </w:t>
      </w:r>
      <w:r w:rsidR="000F23A8">
        <w:rPr>
          <w:rFonts w:hint="cs"/>
          <w:rtl/>
        </w:rPr>
        <w:t>שידל</w:t>
      </w:r>
      <w:r>
        <w:rPr>
          <w:rFonts w:hint="cs"/>
          <w:rtl/>
        </w:rPr>
        <w:t>ה דודה נדיה</w:t>
      </w:r>
      <w:r w:rsidR="00E21CE6">
        <w:rPr>
          <w:rFonts w:hint="cs"/>
          <w:rtl/>
        </w:rPr>
        <w:t>,</w:t>
      </w:r>
      <w:r>
        <w:rPr>
          <w:rFonts w:hint="cs"/>
          <w:rtl/>
        </w:rPr>
        <w:t xml:space="preserve"> שביקוריה הפכו לאחרונה תכופים מדי. </w:t>
      </w:r>
      <w:bookmarkStart w:id="73" w:name="_Hlk502590993"/>
      <w:r w:rsidRPr="001F22DE">
        <w:rPr>
          <w:rtl/>
        </w:rPr>
        <w:t xml:space="preserve">"תראה </w:t>
      </w:r>
      <w:r w:rsidRPr="001F22DE">
        <w:rPr>
          <w:rFonts w:hint="eastAsia"/>
          <w:rtl/>
        </w:rPr>
        <w:t>איך</w:t>
      </w:r>
      <w:r w:rsidRPr="001F22DE">
        <w:rPr>
          <w:rtl/>
        </w:rPr>
        <w:t xml:space="preserve"> </w:t>
      </w:r>
      <w:r w:rsidR="00771EAF">
        <w:rPr>
          <w:rFonts w:hint="eastAsia"/>
          <w:rtl/>
        </w:rPr>
        <w:t>קַטְקָה</w:t>
      </w:r>
      <w:r w:rsidRPr="001F22DE">
        <w:rPr>
          <w:rtl/>
        </w:rPr>
        <w:t xml:space="preserve"> </w:t>
      </w:r>
      <w:r w:rsidRPr="001F22DE">
        <w:rPr>
          <w:rFonts w:hint="eastAsia"/>
          <w:rtl/>
        </w:rPr>
        <w:t>שלנו</w:t>
      </w:r>
      <w:r w:rsidRPr="001F22DE">
        <w:rPr>
          <w:rtl/>
        </w:rPr>
        <w:t xml:space="preserve"> </w:t>
      </w:r>
      <w:r w:rsidRPr="001F22DE">
        <w:rPr>
          <w:rFonts w:hint="eastAsia"/>
          <w:rtl/>
        </w:rPr>
        <w:t>ישנה</w:t>
      </w:r>
      <w:r w:rsidRPr="001F22DE">
        <w:rPr>
          <w:rtl/>
        </w:rPr>
        <w:t>."</w:t>
      </w:r>
    </w:p>
    <w:p w14:paraId="00398CA2" w14:textId="6ACB6333" w:rsidR="00E10497" w:rsidRDefault="00290960" w:rsidP="00E10497">
      <w:pPr>
        <w:rPr>
          <w:rFonts w:cs="Times New Roman"/>
          <w:rtl/>
        </w:rPr>
      </w:pPr>
      <w:r w:rsidRPr="001F22DE">
        <w:rPr>
          <w:rFonts w:hint="eastAsia"/>
          <w:rtl/>
        </w:rPr>
        <w:t>ארקדי</w:t>
      </w:r>
      <w:r w:rsidRPr="001F22DE">
        <w:rPr>
          <w:rtl/>
        </w:rPr>
        <w:t xml:space="preserve"> </w:t>
      </w:r>
      <w:r w:rsidR="00092977" w:rsidRPr="00092977">
        <w:rPr>
          <w:rFonts w:cs="Times New Roman"/>
          <w:rtl/>
        </w:rPr>
        <w:t>התכוון לענות באופן מוחץ</w:t>
      </w:r>
      <w:r w:rsidRPr="001F22DE">
        <w:rPr>
          <w:rtl/>
        </w:rPr>
        <w:t xml:space="preserve"> </w:t>
      </w:r>
      <w:r w:rsidRPr="001F22DE">
        <w:rPr>
          <w:rFonts w:hint="eastAsia"/>
          <w:rtl/>
        </w:rPr>
        <w:t>ש</w:t>
      </w:r>
      <w:r w:rsidR="005F6E2E">
        <w:rPr>
          <w:rFonts w:hint="eastAsia"/>
          <w:rtl/>
        </w:rPr>
        <w:t>קטקה</w:t>
      </w:r>
      <w:r w:rsidRPr="001F22DE">
        <w:rPr>
          <w:rtl/>
        </w:rPr>
        <w:t xml:space="preserve"> </w:t>
      </w:r>
      <w:r w:rsidR="000F23A8">
        <w:rPr>
          <w:rFonts w:hint="cs"/>
          <w:rtl/>
        </w:rPr>
        <w:t xml:space="preserve">זו </w:t>
      </w:r>
      <w:r w:rsidR="008909C0" w:rsidRPr="008909C0">
        <w:rPr>
          <w:rFonts w:cs="Times New Roman"/>
          <w:rtl/>
        </w:rPr>
        <w:t xml:space="preserve">בהחלט איננה שלנו, שהיא </w:t>
      </w:r>
      <w:r w:rsidRPr="001F22DE">
        <w:rPr>
          <w:rFonts w:hint="eastAsia"/>
          <w:rtl/>
        </w:rPr>
        <w:t>עדיין</w:t>
      </w:r>
      <w:r w:rsidRPr="001F22DE">
        <w:rPr>
          <w:rtl/>
        </w:rPr>
        <w:t xml:space="preserve"> </w:t>
      </w:r>
      <w:r w:rsidRPr="001F22DE">
        <w:rPr>
          <w:rFonts w:hint="eastAsia"/>
          <w:rtl/>
        </w:rPr>
        <w:t>ילדה</w:t>
      </w:r>
      <w:r w:rsidRPr="001F22DE">
        <w:rPr>
          <w:rtl/>
        </w:rPr>
        <w:t xml:space="preserve"> </w:t>
      </w:r>
      <w:r w:rsidRPr="001F22DE">
        <w:rPr>
          <w:rFonts w:hint="eastAsia"/>
          <w:rtl/>
        </w:rPr>
        <w:t>קטנה</w:t>
      </w:r>
      <w:r w:rsidRPr="001F22DE">
        <w:rPr>
          <w:rtl/>
        </w:rPr>
        <w:t xml:space="preserve"> </w:t>
      </w:r>
      <w:r w:rsidRPr="001F22DE">
        <w:rPr>
          <w:rFonts w:hint="eastAsia"/>
          <w:rtl/>
        </w:rPr>
        <w:t>ו</w:t>
      </w:r>
      <w:r w:rsidR="00A5309D">
        <w:rPr>
          <w:rFonts w:hint="cs"/>
          <w:rtl/>
        </w:rPr>
        <w:t>ש</w:t>
      </w:r>
      <w:r w:rsidRPr="001F22DE">
        <w:rPr>
          <w:rFonts w:hint="eastAsia"/>
          <w:rtl/>
        </w:rPr>
        <w:t>החדר</w:t>
      </w:r>
      <w:r w:rsidRPr="001F22DE">
        <w:rPr>
          <w:rtl/>
        </w:rPr>
        <w:t xml:space="preserve"> </w:t>
      </w:r>
      <w:r w:rsidRPr="001F22DE">
        <w:rPr>
          <w:rFonts w:hint="eastAsia"/>
          <w:rtl/>
        </w:rPr>
        <w:t>שהותקן</w:t>
      </w:r>
      <w:r w:rsidRPr="001F22DE">
        <w:rPr>
          <w:rtl/>
        </w:rPr>
        <w:t xml:space="preserve"> </w:t>
      </w:r>
      <w:r w:rsidRPr="001F22DE">
        <w:rPr>
          <w:rFonts w:hint="eastAsia"/>
          <w:rtl/>
        </w:rPr>
        <w:t>עבורה</w:t>
      </w:r>
      <w:r w:rsidRPr="001F22DE">
        <w:rPr>
          <w:rtl/>
        </w:rPr>
        <w:t xml:space="preserve"> </w:t>
      </w:r>
      <w:r w:rsidRPr="001F22DE">
        <w:rPr>
          <w:rFonts w:hint="eastAsia"/>
          <w:rtl/>
        </w:rPr>
        <w:t>היה</w:t>
      </w:r>
      <w:r w:rsidRPr="001F22DE">
        <w:rPr>
          <w:rtl/>
        </w:rPr>
        <w:t xml:space="preserve"> </w:t>
      </w:r>
      <w:r w:rsidR="008909C0" w:rsidRPr="008909C0">
        <w:rPr>
          <w:rFonts w:cs="Times New Roman"/>
          <w:rtl/>
        </w:rPr>
        <w:t>מרוחק</w:t>
      </w:r>
      <w:r w:rsidR="008909C0" w:rsidRPr="008909C0">
        <w:rPr>
          <w:rFonts w:cs="Times New Roman" w:hint="eastAsia"/>
          <w:rtl/>
        </w:rPr>
        <w:t xml:space="preserve"> </w:t>
      </w:r>
      <w:r w:rsidRPr="001F22DE">
        <w:rPr>
          <w:rFonts w:hint="eastAsia"/>
          <w:rtl/>
        </w:rPr>
        <w:t>מהסלון</w:t>
      </w:r>
      <w:bookmarkStart w:id="74" w:name="_Hlk529035805"/>
      <w:r w:rsidR="00562F40">
        <w:rPr>
          <w:rFonts w:hint="cs"/>
          <w:rtl/>
        </w:rPr>
        <w:t xml:space="preserve"> </w:t>
      </w:r>
      <w:r w:rsidR="00562F40">
        <w:rPr>
          <w:rtl/>
        </w:rPr>
        <w:t>–</w:t>
      </w:r>
      <w:r w:rsidR="00562F40">
        <w:rPr>
          <w:rFonts w:hint="cs"/>
          <w:rtl/>
        </w:rPr>
        <w:t xml:space="preserve"> </w:t>
      </w:r>
      <w:bookmarkEnd w:id="74"/>
      <w:r w:rsidRPr="001F22DE">
        <w:rPr>
          <w:rFonts w:hint="eastAsia"/>
          <w:rtl/>
        </w:rPr>
        <w:t>ע</w:t>
      </w:r>
      <w:r w:rsidRPr="001F22DE">
        <w:rPr>
          <w:rFonts w:hint="cs"/>
          <w:rtl/>
        </w:rPr>
        <w:t>ד כמה שניתן להתרחק בדירה כה קטנה וצפופה</w:t>
      </w:r>
      <w:r w:rsidR="00562F40" w:rsidRPr="00562F40">
        <w:rPr>
          <w:rFonts w:cs="Times New Roman"/>
          <w:rtl/>
        </w:rPr>
        <w:t xml:space="preserve"> –</w:t>
      </w:r>
      <w:r w:rsidR="006B6AAA">
        <w:rPr>
          <w:rFonts w:cs="Times New Roman"/>
          <w:rtl/>
        </w:rPr>
        <w:t xml:space="preserve"> </w:t>
      </w:r>
      <w:r w:rsidR="00EB3209">
        <w:rPr>
          <w:rFonts w:hint="cs"/>
          <w:rtl/>
        </w:rPr>
        <w:t>בקצה ה</w:t>
      </w:r>
      <w:r w:rsidRPr="001F22DE">
        <w:rPr>
          <w:rFonts w:hint="cs"/>
          <w:rtl/>
        </w:rPr>
        <w:t xml:space="preserve">מסדרון, </w:t>
      </w:r>
      <w:r w:rsidR="008909C0">
        <w:rPr>
          <w:rFonts w:hint="cs"/>
          <w:rtl/>
        </w:rPr>
        <w:t>ה</w:t>
      </w:r>
      <w:r w:rsidRPr="001F22DE">
        <w:rPr>
          <w:rFonts w:hint="cs"/>
          <w:rtl/>
        </w:rPr>
        <w:t xml:space="preserve">רחק מהאור והרעש, ושיפסיקו </w:t>
      </w:r>
      <w:r w:rsidR="00A52822" w:rsidRPr="00A52822">
        <w:rPr>
          <w:rFonts w:cs="Times New Roman"/>
          <w:rtl/>
        </w:rPr>
        <w:t xml:space="preserve">כבר </w:t>
      </w:r>
      <w:r w:rsidRPr="001F22DE">
        <w:rPr>
          <w:rFonts w:hint="cs"/>
          <w:rtl/>
        </w:rPr>
        <w:t>ל</w:t>
      </w:r>
      <w:r w:rsidR="00EB3209">
        <w:rPr>
          <w:rFonts w:hint="cs"/>
          <w:rtl/>
        </w:rPr>
        <w:t>ספר</w:t>
      </w:r>
      <w:r w:rsidRPr="001F22DE">
        <w:rPr>
          <w:rFonts w:hint="cs"/>
          <w:rtl/>
        </w:rPr>
        <w:t xml:space="preserve"> לו עד כמה </w:t>
      </w:r>
      <w:r w:rsidR="005F6E2E">
        <w:rPr>
          <w:rFonts w:hint="cs"/>
          <w:rtl/>
        </w:rPr>
        <w:t>קטקה</w:t>
      </w:r>
      <w:r w:rsidRPr="001F22DE">
        <w:rPr>
          <w:rFonts w:hint="cs"/>
          <w:rtl/>
        </w:rPr>
        <w:t xml:space="preserve"> זאת מוצלחת</w:t>
      </w:r>
      <w:r w:rsidR="00EB3209">
        <w:rPr>
          <w:rFonts w:hint="cs"/>
          <w:rtl/>
        </w:rPr>
        <w:t xml:space="preserve"> בכ</w:t>
      </w:r>
      <w:r w:rsidR="00E21CE6">
        <w:rPr>
          <w:rFonts w:hint="cs"/>
          <w:rtl/>
        </w:rPr>
        <w:t>ו</w:t>
      </w:r>
      <w:r w:rsidR="00EB3209">
        <w:rPr>
          <w:rFonts w:hint="cs"/>
          <w:rtl/>
        </w:rPr>
        <w:t>ל</w:t>
      </w:r>
      <w:r w:rsidR="000F23A8">
        <w:rPr>
          <w:rFonts w:hint="cs"/>
          <w:rtl/>
        </w:rPr>
        <w:t>.</w:t>
      </w:r>
      <w:r w:rsidRPr="001F22DE">
        <w:rPr>
          <w:rFonts w:hint="cs"/>
          <w:rtl/>
        </w:rPr>
        <w:t xml:space="preserve"> </w:t>
      </w:r>
      <w:r w:rsidR="000F23A8" w:rsidRPr="000F23A8">
        <w:rPr>
          <w:rFonts w:cs="Times New Roman"/>
          <w:rtl/>
        </w:rPr>
        <w:t xml:space="preserve">"הרי לכם </w:t>
      </w:r>
      <w:r w:rsidR="005F6E2E">
        <w:rPr>
          <w:rFonts w:cs="Times New Roman"/>
          <w:rtl/>
        </w:rPr>
        <w:t>קטקה</w:t>
      </w:r>
      <w:r w:rsidR="000F23A8" w:rsidRPr="000F23A8">
        <w:rPr>
          <w:rFonts w:cs="Times New Roman"/>
          <w:rtl/>
        </w:rPr>
        <w:t>!" הוא סיכם בקול את עיקרי מחשבותיו,</w:t>
      </w:r>
      <w:r w:rsidR="000F23A8">
        <w:rPr>
          <w:rFonts w:cs="Times New Roman" w:hint="cs"/>
          <w:rtl/>
        </w:rPr>
        <w:t xml:space="preserve"> ו</w:t>
      </w:r>
      <w:r w:rsidRPr="001F22DE">
        <w:rPr>
          <w:rFonts w:hint="cs"/>
          <w:rtl/>
        </w:rPr>
        <w:t xml:space="preserve">השיחה </w:t>
      </w:r>
      <w:r w:rsidR="008909C0">
        <w:rPr>
          <w:rFonts w:hint="cs"/>
          <w:rtl/>
        </w:rPr>
        <w:t>סבי</w:t>
      </w:r>
      <w:r w:rsidRPr="001F22DE">
        <w:rPr>
          <w:rFonts w:hint="cs"/>
          <w:rtl/>
        </w:rPr>
        <w:t>ב</w:t>
      </w:r>
      <w:r w:rsidR="008909C0">
        <w:rPr>
          <w:rFonts w:hint="cs"/>
          <w:rtl/>
        </w:rPr>
        <w:t xml:space="preserve"> ה</w:t>
      </w:r>
      <w:r w:rsidRPr="001F22DE">
        <w:rPr>
          <w:rFonts w:hint="cs"/>
          <w:rtl/>
        </w:rPr>
        <w:t xml:space="preserve">שולחן </w:t>
      </w:r>
      <w:r w:rsidR="00EB3209">
        <w:rPr>
          <w:rFonts w:hint="cs"/>
          <w:rtl/>
        </w:rPr>
        <w:t xml:space="preserve">כבר </w:t>
      </w:r>
      <w:r w:rsidRPr="001F22DE">
        <w:rPr>
          <w:rFonts w:hint="cs"/>
          <w:rtl/>
        </w:rPr>
        <w:t xml:space="preserve">חזרה </w:t>
      </w:r>
      <w:bookmarkStart w:id="75" w:name="_Hlk529035844"/>
      <w:r w:rsidRPr="001F22DE">
        <w:rPr>
          <w:rFonts w:hint="cs"/>
          <w:rtl/>
        </w:rPr>
        <w:t>ל</w:t>
      </w:r>
      <w:r w:rsidR="00A52822" w:rsidRPr="00A52822">
        <w:rPr>
          <w:rFonts w:cs="Times New Roman"/>
          <w:rtl/>
        </w:rPr>
        <w:t>מסלולה הרגיל</w:t>
      </w:r>
      <w:r w:rsidR="00562F40">
        <w:rPr>
          <w:rFonts w:hint="cs"/>
          <w:rtl/>
        </w:rPr>
        <w:t xml:space="preserve">, </w:t>
      </w:r>
      <w:bookmarkStart w:id="76" w:name="_Hlk529365513"/>
      <w:r w:rsidR="008A5E0E" w:rsidRPr="008A5E0E">
        <w:rPr>
          <w:rFonts w:cs="Times New Roman"/>
          <w:rtl/>
        </w:rPr>
        <w:t>שבו שימשו בערבוביה</w:t>
      </w:r>
      <w:bookmarkEnd w:id="76"/>
      <w:r w:rsidR="00E10497">
        <w:rPr>
          <w:rFonts w:hint="cs"/>
          <w:rtl/>
        </w:rPr>
        <w:t xml:space="preserve"> </w:t>
      </w:r>
      <w:bookmarkStart w:id="77" w:name="_Hlk529365523"/>
      <w:r w:rsidR="008A5E0E">
        <w:rPr>
          <w:rFonts w:hint="cs"/>
          <w:rtl/>
        </w:rPr>
        <w:t>משרד הפנים, קופת חולים והתמוטטות השלטון הסובייטי</w:t>
      </w:r>
      <w:bookmarkEnd w:id="77"/>
      <w:r w:rsidR="008909C0">
        <w:rPr>
          <w:rFonts w:hint="cs"/>
          <w:rtl/>
        </w:rPr>
        <w:t xml:space="preserve"> </w:t>
      </w:r>
      <w:r w:rsidR="008909C0" w:rsidRPr="008909C0">
        <w:rPr>
          <w:rFonts w:cs="Times New Roman"/>
          <w:rtl/>
        </w:rPr>
        <w:t>–</w:t>
      </w:r>
      <w:r w:rsidR="00E10497">
        <w:rPr>
          <w:rFonts w:hint="cs"/>
          <w:rtl/>
        </w:rPr>
        <w:t xml:space="preserve"> את זאת ניתן </w:t>
      </w:r>
      <w:r w:rsidR="00E10497">
        <w:rPr>
          <w:rFonts w:hint="cs"/>
          <w:rtl/>
        </w:rPr>
        <w:lastRenderedPageBreak/>
        <w:t xml:space="preserve">היה להבין בקלות מתוך אוצר </w:t>
      </w:r>
      <w:r w:rsidR="00562F40">
        <w:rPr>
          <w:rFonts w:hint="cs"/>
          <w:rtl/>
        </w:rPr>
        <w:t>שמות</w:t>
      </w:r>
      <w:r w:rsidR="00E21CE6">
        <w:rPr>
          <w:rFonts w:hint="cs"/>
          <w:rtl/>
        </w:rPr>
        <w:t xml:space="preserve"> </w:t>
      </w:r>
      <w:r w:rsidR="00562F40">
        <w:rPr>
          <w:rFonts w:hint="cs"/>
          <w:rtl/>
        </w:rPr>
        <w:t>התואר</w:t>
      </w:r>
      <w:r w:rsidR="00E10497">
        <w:rPr>
          <w:rFonts w:hint="cs"/>
          <w:rtl/>
        </w:rPr>
        <w:t xml:space="preserve"> שיוחד אך ורק ל</w:t>
      </w:r>
      <w:r w:rsidR="008D7081">
        <w:rPr>
          <w:rFonts w:hint="cs"/>
          <w:rtl/>
        </w:rPr>
        <w:t xml:space="preserve">קובעי </w:t>
      </w:r>
      <w:r w:rsidR="00E10497">
        <w:rPr>
          <w:rFonts w:hint="cs"/>
          <w:rtl/>
        </w:rPr>
        <w:t xml:space="preserve">החוק </w:t>
      </w:r>
      <w:r w:rsidR="008D7081">
        <w:rPr>
          <w:rFonts w:hint="cs"/>
          <w:rtl/>
        </w:rPr>
        <w:t>ולאוכפיו</w:t>
      </w:r>
      <w:bookmarkStart w:id="78" w:name="_Hlk529365538"/>
      <w:r w:rsidR="008A5E0E">
        <w:rPr>
          <w:rFonts w:hint="cs"/>
          <w:rtl/>
        </w:rPr>
        <w:t xml:space="preserve"> במשרדי הממשל</w:t>
      </w:r>
      <w:bookmarkEnd w:id="78"/>
      <w:r w:rsidR="008D7081">
        <w:rPr>
          <w:rFonts w:hint="cs"/>
          <w:rtl/>
        </w:rPr>
        <w:t xml:space="preserve"> </w:t>
      </w:r>
      <w:r w:rsidR="00E10497">
        <w:rPr>
          <w:rtl/>
        </w:rPr>
        <w:t>–</w:t>
      </w:r>
      <w:r w:rsidR="006B6AAA">
        <w:rPr>
          <w:rFonts w:hint="cs"/>
          <w:rtl/>
        </w:rPr>
        <w:t xml:space="preserve"> </w:t>
      </w:r>
      <w:r w:rsidR="008D7081">
        <w:rPr>
          <w:rFonts w:cs="Times New Roman" w:hint="cs"/>
          <w:rtl/>
        </w:rPr>
        <w:t>מושחתים</w:t>
      </w:r>
      <w:r w:rsidR="00E10497">
        <w:rPr>
          <w:rFonts w:cs="Times New Roman"/>
          <w:rtl/>
        </w:rPr>
        <w:t>! בהמות גסות!</w:t>
      </w:r>
      <w:r w:rsidR="008D7081">
        <w:rPr>
          <w:rFonts w:cs="Times New Roman" w:hint="cs"/>
          <w:rtl/>
        </w:rPr>
        <w:t xml:space="preserve"> פרובוקטורים בגרוש...</w:t>
      </w:r>
    </w:p>
    <w:bookmarkEnd w:id="75"/>
    <w:p w14:paraId="3B7441E2" w14:textId="77777777" w:rsidR="00E10497" w:rsidRDefault="00E10497" w:rsidP="00E10497">
      <w:pPr>
        <w:rPr>
          <w:rtl/>
        </w:rPr>
      </w:pPr>
      <w:r>
        <w:rPr>
          <w:rFonts w:hint="cs"/>
          <w:rtl/>
        </w:rPr>
        <w:t>[</w:t>
      </w:r>
      <w:r>
        <w:rPr>
          <w:rFonts w:cs="Times New Roman"/>
          <w:rtl/>
        </w:rPr>
        <w:t>חיות! בהמות גסות! מנוולים! מושחתים! תליינים! אוֹפְּריצְ'ניקים!</w:t>
      </w:r>
    </w:p>
    <w:p w14:paraId="68EC6541" w14:textId="051E8E0C" w:rsidR="00E10497" w:rsidRDefault="00E10497" w:rsidP="008A5E0E">
      <w:pPr>
        <w:rPr>
          <w:rFonts w:cs="Times New Roman"/>
          <w:rtl/>
        </w:rPr>
      </w:pPr>
      <w:r>
        <w:rPr>
          <w:rFonts w:cs="Times New Roman"/>
          <w:rtl/>
        </w:rPr>
        <w:t>מתוך יועץ ממלכתי</w:t>
      </w:r>
    </w:p>
    <w:p w14:paraId="201901AE" w14:textId="77777777" w:rsidR="00562F40" w:rsidRDefault="00E10497" w:rsidP="00E10497">
      <w:pPr>
        <w:rPr>
          <w:rtl/>
        </w:rPr>
      </w:pPr>
      <w:r>
        <w:rPr>
          <w:rFonts w:hint="cs"/>
          <w:rtl/>
        </w:rPr>
        <w:t>רוצחים! בהמות! עריצים! פרובוקטורים!</w:t>
      </w:r>
      <w:r w:rsidR="00562F40">
        <w:rPr>
          <w:rFonts w:hint="cs"/>
          <w:rtl/>
        </w:rPr>
        <w:t xml:space="preserve"> חלאות! מחריביה של רוסיה! ערפדים!</w:t>
      </w:r>
    </w:p>
    <w:p w14:paraId="55B15AE7" w14:textId="0AC1632B" w:rsidR="00E10497" w:rsidRDefault="00562F40" w:rsidP="00E10497">
      <w:pPr>
        <w:rPr>
          <w:rtl/>
        </w:rPr>
      </w:pPr>
      <w:r w:rsidRPr="00562F40">
        <w:rPr>
          <w:rFonts w:cs="Times New Roman"/>
          <w:rtl/>
        </w:rPr>
        <w:t>משימות מיוחדות עמ' 284, בוריס אקונין</w:t>
      </w:r>
    </w:p>
    <w:p w14:paraId="5F8A4491" w14:textId="56756B0E" w:rsidR="00562F40" w:rsidRDefault="00562F40" w:rsidP="00E10497">
      <w:pPr>
        <w:rPr>
          <w:rFonts w:cs="Times New Roman"/>
          <w:rtl/>
        </w:rPr>
      </w:pPr>
      <w:r>
        <w:rPr>
          <w:rFonts w:cs="Times New Roman" w:hint="cs"/>
          <w:rtl/>
        </w:rPr>
        <w:t>]</w:t>
      </w:r>
    </w:p>
    <w:p w14:paraId="161099B5" w14:textId="5FBFB294" w:rsidR="00290960" w:rsidRPr="001F22DE" w:rsidRDefault="00E10497" w:rsidP="00E10497">
      <w:pPr>
        <w:rPr>
          <w:rtl/>
        </w:rPr>
      </w:pPr>
      <w:bookmarkStart w:id="79" w:name="_Hlk529035862"/>
      <w:r>
        <w:rPr>
          <w:rFonts w:cs="Times New Roman" w:hint="cs"/>
          <w:rtl/>
        </w:rPr>
        <w:t>דודה נדיה</w:t>
      </w:r>
      <w:r>
        <w:rPr>
          <w:rFonts w:cs="Times New Roman"/>
          <w:rtl/>
        </w:rPr>
        <w:t xml:space="preserve"> לא הרשתה לאי</w:t>
      </w:r>
      <w:r>
        <w:rPr>
          <w:rFonts w:cs="Times New Roman" w:hint="cs"/>
          <w:rtl/>
        </w:rPr>
        <w:t>ש</w:t>
      </w:r>
      <w:r>
        <w:rPr>
          <w:rFonts w:cs="Times New Roman"/>
          <w:rtl/>
        </w:rPr>
        <w:t xml:space="preserve"> להתבטא כך בנוכחות קטקה, אבל ל</w:t>
      </w:r>
      <w:r w:rsidR="005E3213">
        <w:rPr>
          <w:rFonts w:cs="Times New Roman"/>
          <w:rtl/>
        </w:rPr>
        <w:t>אוזנ</w:t>
      </w:r>
      <w:r>
        <w:rPr>
          <w:rFonts w:cs="Times New Roman"/>
          <w:rtl/>
        </w:rPr>
        <w:t xml:space="preserve">יו של ארקדי </w:t>
      </w:r>
      <w:r w:rsidR="00483BB1">
        <w:rPr>
          <w:rFonts w:cs="Times New Roman"/>
          <w:rtl/>
        </w:rPr>
        <w:t>הכול</w:t>
      </w:r>
      <w:r w:rsidR="000F23A8">
        <w:rPr>
          <w:rFonts w:cs="Times New Roman" w:hint="cs"/>
          <w:rtl/>
        </w:rPr>
        <w:t>,</w:t>
      </w:r>
      <w:r>
        <w:rPr>
          <w:rFonts w:cs="Times New Roman"/>
          <w:rtl/>
        </w:rPr>
        <w:t xml:space="preserve"> כל מסכת הגידופים נגד השלטונות</w:t>
      </w:r>
      <w:r w:rsidR="00E21CE6">
        <w:rPr>
          <w:rFonts w:cs="Times New Roman" w:hint="cs"/>
          <w:rtl/>
        </w:rPr>
        <w:t>,</w:t>
      </w:r>
      <w:r>
        <w:rPr>
          <w:rFonts w:cs="Times New Roman"/>
          <w:rtl/>
        </w:rPr>
        <w:t xml:space="preserve"> </w:t>
      </w:r>
      <w:r w:rsidR="001C5A04">
        <w:rPr>
          <w:rFonts w:cs="Times New Roman"/>
          <w:rtl/>
        </w:rPr>
        <w:t>הייתה</w:t>
      </w:r>
      <w:r>
        <w:rPr>
          <w:rFonts w:cs="Times New Roman"/>
          <w:rtl/>
        </w:rPr>
        <w:t xml:space="preserve"> מותרת!</w:t>
      </w:r>
    </w:p>
    <w:bookmarkEnd w:id="73"/>
    <w:bookmarkEnd w:id="79"/>
    <w:p w14:paraId="3C015232" w14:textId="2C21F57D" w:rsidR="008909C0" w:rsidRDefault="00290960" w:rsidP="009C3BF2">
      <w:pPr>
        <w:rPr>
          <w:rtl/>
        </w:rPr>
      </w:pPr>
      <w:r w:rsidRPr="001F22DE">
        <w:rPr>
          <w:rFonts w:hint="cs"/>
          <w:rtl/>
        </w:rPr>
        <w:t xml:space="preserve">"בפירמידה אנושית השתתפנו," </w:t>
      </w:r>
      <w:r w:rsidR="000F23A8" w:rsidRPr="000F23A8">
        <w:rPr>
          <w:rFonts w:cs="Times New Roman"/>
          <w:rtl/>
        </w:rPr>
        <w:t xml:space="preserve">דְיָדְיָה סיוֹמה, </w:t>
      </w:r>
      <w:r w:rsidRPr="001F22DE">
        <w:rPr>
          <w:rFonts w:hint="cs"/>
          <w:rtl/>
        </w:rPr>
        <w:t>אביה של ד</w:t>
      </w:r>
      <w:r>
        <w:rPr>
          <w:rFonts w:hint="cs"/>
          <w:rtl/>
        </w:rPr>
        <w:t>ודה נדיה</w:t>
      </w:r>
      <w:r w:rsidR="00E21CE6">
        <w:rPr>
          <w:rFonts w:hint="cs"/>
          <w:rtl/>
        </w:rPr>
        <w:t>,</w:t>
      </w:r>
      <w:r w:rsidR="00C056C9" w:rsidRPr="00C056C9">
        <w:rPr>
          <w:rFonts w:hint="cs"/>
          <w:rtl/>
        </w:rPr>
        <w:t xml:space="preserve"> </w:t>
      </w:r>
      <w:r w:rsidR="00E10497">
        <w:rPr>
          <w:rFonts w:hint="cs"/>
          <w:rtl/>
        </w:rPr>
        <w:t xml:space="preserve">היסה את </w:t>
      </w:r>
      <w:r w:rsidR="007405D8">
        <w:rPr>
          <w:rFonts w:hint="cs"/>
          <w:rtl/>
        </w:rPr>
        <w:t>דברי הקטרוג</w:t>
      </w:r>
      <w:r w:rsidR="00C056C9">
        <w:rPr>
          <w:rFonts w:hint="cs"/>
          <w:rtl/>
        </w:rPr>
        <w:t xml:space="preserve"> בקול</w:t>
      </w:r>
      <w:r w:rsidR="00E10497">
        <w:rPr>
          <w:rFonts w:hint="cs"/>
          <w:rtl/>
        </w:rPr>
        <w:t>ו</w:t>
      </w:r>
      <w:r w:rsidR="00C056C9">
        <w:rPr>
          <w:rFonts w:hint="cs"/>
          <w:rtl/>
        </w:rPr>
        <w:t xml:space="preserve"> </w:t>
      </w:r>
      <w:r w:rsidR="00E10497">
        <w:rPr>
          <w:rFonts w:hint="cs"/>
          <w:rtl/>
        </w:rPr>
        <w:t>ה</w:t>
      </w:r>
      <w:r w:rsidR="00C056C9">
        <w:rPr>
          <w:rFonts w:hint="cs"/>
          <w:rtl/>
        </w:rPr>
        <w:t>רועם</w:t>
      </w:r>
      <w:r>
        <w:rPr>
          <w:rFonts w:hint="cs"/>
          <w:rtl/>
        </w:rPr>
        <w:t xml:space="preserve">, "וקראנו יחי סטאלין! כך זה היה בתקופה ההיא." הוא הצביע על חזהו שהיה מעוטר מדליות. </w:t>
      </w:r>
    </w:p>
    <w:p w14:paraId="1D102EC8" w14:textId="2F6C0B28" w:rsidR="00290960" w:rsidRDefault="00290960" w:rsidP="008909C0">
      <w:pPr>
        <w:rPr>
          <w:rtl/>
        </w:rPr>
      </w:pPr>
      <w:r>
        <w:rPr>
          <w:rFonts w:hint="cs"/>
          <w:rtl/>
        </w:rPr>
        <w:t xml:space="preserve">ארקדי לא היה צריך שיגידו לו </w:t>
      </w:r>
      <w:r>
        <w:rPr>
          <w:rtl/>
        </w:rPr>
        <w:t>–</w:t>
      </w:r>
      <w:r>
        <w:rPr>
          <w:rFonts w:hint="cs"/>
          <w:rtl/>
        </w:rPr>
        <w:t xml:space="preserve"> </w:t>
      </w:r>
      <w:r w:rsidR="00092977" w:rsidRPr="00092977">
        <w:rPr>
          <w:rFonts w:cs="Times New Roman"/>
          <w:rtl/>
        </w:rPr>
        <w:t>הלילה צוין</w:t>
      </w:r>
      <w:r>
        <w:rPr>
          <w:rFonts w:hint="cs"/>
          <w:rtl/>
        </w:rPr>
        <w:t xml:space="preserve"> יום השנה למצור.</w:t>
      </w:r>
      <w:r w:rsidR="008909C0">
        <w:rPr>
          <w:rFonts w:hint="cs"/>
          <w:rtl/>
        </w:rPr>
        <w:t xml:space="preserve"> </w:t>
      </w:r>
      <w:r>
        <w:rPr>
          <w:rFonts w:hint="cs"/>
          <w:rtl/>
        </w:rPr>
        <w:t>"למה לא היה לכם אוכל?"</w:t>
      </w:r>
      <w:r w:rsidR="000C421D">
        <w:rPr>
          <w:rFonts w:hint="cs"/>
          <w:rtl/>
        </w:rPr>
        <w:t xml:space="preserve"> </w:t>
      </w:r>
      <w:r w:rsidR="009C3BF2" w:rsidRPr="001F22DE">
        <w:rPr>
          <w:rFonts w:hint="eastAsia"/>
          <w:rtl/>
        </w:rPr>
        <w:t>ארקדי</w:t>
      </w:r>
      <w:r w:rsidR="000C421D" w:rsidRPr="001F22DE">
        <w:rPr>
          <w:rtl/>
        </w:rPr>
        <w:t xml:space="preserve"> אהב לשמוע את הסיפורים האלה, גם בפעם האלף.</w:t>
      </w:r>
      <w:r w:rsidR="009C3BF2" w:rsidRPr="001F22DE">
        <w:rPr>
          <w:rtl/>
        </w:rPr>
        <w:t xml:space="preserve"> הוא התעניין בתקופת המצור הגדול – אימו נולדה </w:t>
      </w:r>
      <w:r w:rsidR="00E21CE6">
        <w:rPr>
          <w:rFonts w:hint="cs"/>
          <w:rtl/>
        </w:rPr>
        <w:t>אז</w:t>
      </w:r>
      <w:r w:rsidR="009C3BF2" w:rsidRPr="001F22DE">
        <w:rPr>
          <w:rtl/>
        </w:rPr>
        <w:t>, וייתכן כי הרעב הכבד בשנת חייה הראשונה פגע בבריאותה, וה</w:t>
      </w:r>
      <w:r w:rsidR="00E21CE6">
        <w:rPr>
          <w:rFonts w:hint="cs"/>
          <w:rtl/>
        </w:rPr>
        <w:t>י</w:t>
      </w:r>
      <w:r w:rsidR="009C3BF2" w:rsidRPr="001F22DE">
        <w:rPr>
          <w:rtl/>
        </w:rPr>
        <w:t xml:space="preserve">ה הגורם לכך שארקדי היטלטל בימי ילדותו בין קרובים ודודים, </w:t>
      </w:r>
      <w:r w:rsidR="00E16E90">
        <w:rPr>
          <w:rFonts w:hint="cs"/>
          <w:rtl/>
        </w:rPr>
        <w:t>ללא</w:t>
      </w:r>
      <w:r w:rsidR="009C3BF2" w:rsidRPr="001F22DE">
        <w:rPr>
          <w:rtl/>
        </w:rPr>
        <w:t xml:space="preserve"> גדר </w:t>
      </w:r>
      <w:r w:rsidR="00092977">
        <w:rPr>
          <w:rFonts w:hint="cs"/>
          <w:rtl/>
        </w:rPr>
        <w:t>[</w:t>
      </w:r>
      <w:r w:rsidR="009C3BF2" w:rsidRPr="001F22DE">
        <w:rPr>
          <w:rtl/>
        </w:rPr>
        <w:t xml:space="preserve">אפילו גדר ארוגה פשוטה </w:t>
      </w:r>
      <w:r w:rsidR="00C056C9" w:rsidRPr="001F22DE">
        <w:rPr>
          <w:rFonts w:hint="eastAsia"/>
          <w:rtl/>
        </w:rPr>
        <w:t>מע</w:t>
      </w:r>
      <w:r w:rsidR="009C3BF2" w:rsidRPr="001F22DE">
        <w:rPr>
          <w:rFonts w:hint="eastAsia"/>
          <w:rtl/>
        </w:rPr>
        <w:t>נפי</w:t>
      </w:r>
      <w:r w:rsidR="009C3BF2" w:rsidRPr="001F22DE">
        <w:rPr>
          <w:rtl/>
        </w:rPr>
        <w:t xml:space="preserve"> ערבה</w:t>
      </w:r>
      <w:r w:rsidR="00092977">
        <w:rPr>
          <w:rFonts w:hint="cs"/>
          <w:rtl/>
        </w:rPr>
        <w:t>]</w:t>
      </w:r>
      <w:r w:rsidR="009C3BF2" w:rsidRPr="001F22DE">
        <w:rPr>
          <w:rtl/>
        </w:rPr>
        <w:t xml:space="preserve"> שתגונן עליו. האם לא תרם גם הוא, בדרכו, את חלקו לחוסנה של המולדת? אבל </w:t>
      </w:r>
      <w:r w:rsidR="00492FF8">
        <w:rPr>
          <w:rFonts w:hint="cs"/>
          <w:rtl/>
        </w:rPr>
        <w:t>ארקדי</w:t>
      </w:r>
      <w:r w:rsidR="009C3BF2" w:rsidRPr="001F22DE">
        <w:rPr>
          <w:rtl/>
        </w:rPr>
        <w:t xml:space="preserve"> לא הורשה לה</w:t>
      </w:r>
      <w:r w:rsidR="00E21CE6">
        <w:rPr>
          <w:rFonts w:hint="cs"/>
          <w:rtl/>
        </w:rPr>
        <w:t>י</w:t>
      </w:r>
      <w:r w:rsidR="009C3BF2" w:rsidRPr="001F22DE">
        <w:rPr>
          <w:rtl/>
        </w:rPr>
        <w:t>טבל בני</w:t>
      </w:r>
      <w:r w:rsidR="009C3BF2" w:rsidRPr="001F22DE">
        <w:rPr>
          <w:rFonts w:cs="Times New Roman"/>
          <w:rtl/>
        </w:rPr>
        <w:t>י</w:t>
      </w:r>
      <w:r w:rsidR="009C3BF2" w:rsidRPr="001F22DE">
        <w:rPr>
          <w:rFonts w:cs="Times New Roman" w:hint="eastAsia"/>
          <w:rtl/>
        </w:rPr>
        <w:t>ֶ</w:t>
      </w:r>
      <w:r w:rsidR="009C3BF2" w:rsidRPr="001F22DE">
        <w:rPr>
          <w:rFonts w:cs="Times New Roman"/>
          <w:rtl/>
        </w:rPr>
        <w:t>ב</w:t>
      </w:r>
      <w:r w:rsidR="009C3BF2" w:rsidRPr="001F22DE">
        <w:rPr>
          <w:rFonts w:cs="Times New Roman" w:hint="eastAsia"/>
          <w:rtl/>
        </w:rPr>
        <w:t>ָ</w:t>
      </w:r>
      <w:r w:rsidR="009C3BF2" w:rsidRPr="001F22DE">
        <w:rPr>
          <w:rFonts w:hint="eastAsia"/>
          <w:rtl/>
        </w:rPr>
        <w:t>ה</w:t>
      </w:r>
      <w:r w:rsidR="009C3BF2" w:rsidRPr="001F22DE">
        <w:rPr>
          <w:rtl/>
        </w:rPr>
        <w:t xml:space="preserve">, </w:t>
      </w:r>
      <w:r w:rsidR="009C3BF2" w:rsidRPr="001F22DE">
        <w:rPr>
          <w:rFonts w:hint="eastAsia"/>
          <w:rtl/>
        </w:rPr>
        <w:t>הוא</w:t>
      </w:r>
      <w:r w:rsidR="009C3BF2" w:rsidRPr="001F22DE">
        <w:rPr>
          <w:rtl/>
        </w:rPr>
        <w:t xml:space="preserve"> </w:t>
      </w:r>
      <w:r w:rsidR="009C3BF2" w:rsidRPr="001F22DE">
        <w:rPr>
          <w:rFonts w:hint="eastAsia"/>
          <w:rtl/>
        </w:rPr>
        <w:t>לא</w:t>
      </w:r>
      <w:r w:rsidR="009C3BF2" w:rsidRPr="001F22DE">
        <w:rPr>
          <w:rtl/>
        </w:rPr>
        <w:t xml:space="preserve"> </w:t>
      </w:r>
      <w:r w:rsidR="009C3BF2" w:rsidRPr="001F22DE">
        <w:rPr>
          <w:rFonts w:hint="eastAsia"/>
          <w:rtl/>
        </w:rPr>
        <w:t>השתייך</w:t>
      </w:r>
      <w:r w:rsidR="009C3BF2" w:rsidRPr="001F22DE">
        <w:rPr>
          <w:rtl/>
        </w:rPr>
        <w:t xml:space="preserve">. </w:t>
      </w:r>
      <w:r w:rsidR="009C3BF2" w:rsidRPr="001F22DE">
        <w:rPr>
          <w:rFonts w:hint="eastAsia"/>
          <w:rtl/>
        </w:rPr>
        <w:t>ומי</w:t>
      </w:r>
      <w:r w:rsidR="009C3BF2" w:rsidRPr="001F22DE">
        <w:rPr>
          <w:rtl/>
        </w:rPr>
        <w:t xml:space="preserve"> </w:t>
      </w:r>
      <w:r w:rsidR="009C3BF2" w:rsidRPr="001F22DE">
        <w:rPr>
          <w:rFonts w:hint="eastAsia"/>
          <w:rtl/>
        </w:rPr>
        <w:t>הנהר</w:t>
      </w:r>
      <w:r w:rsidR="009C3BF2" w:rsidRPr="001F22DE">
        <w:rPr>
          <w:rtl/>
        </w:rPr>
        <w:t xml:space="preserve"> </w:t>
      </w:r>
      <w:r w:rsidR="009C3BF2" w:rsidRPr="001F22DE">
        <w:rPr>
          <w:rFonts w:hint="eastAsia"/>
          <w:rtl/>
        </w:rPr>
        <w:t>השחירו</w:t>
      </w:r>
      <w:r w:rsidR="00352290">
        <w:rPr>
          <w:rtl/>
        </w:rPr>
        <w:t xml:space="preserve"> מאוד.</w:t>
      </w:r>
    </w:p>
    <w:p w14:paraId="10DF643C" w14:textId="39E24F20" w:rsidR="00290960" w:rsidRDefault="00290960" w:rsidP="00290960">
      <w:pPr>
        <w:rPr>
          <w:rtl/>
        </w:rPr>
      </w:pPr>
      <w:bookmarkStart w:id="80" w:name="_Hlk529036049"/>
      <w:r>
        <w:rPr>
          <w:rFonts w:hint="cs"/>
          <w:rtl/>
        </w:rPr>
        <w:t xml:space="preserve">"את מחסני האוכל הגרמנים הפציצו ראשונים, </w:t>
      </w:r>
      <w:r w:rsidR="008D7081">
        <w:rPr>
          <w:rFonts w:hint="cs"/>
          <w:rtl/>
        </w:rPr>
        <w:t>החלאות</w:t>
      </w:r>
      <w:r w:rsidR="00492FF8" w:rsidRPr="00492FF8">
        <w:rPr>
          <w:rFonts w:cs="Times New Roman" w:hint="cs"/>
          <w:rtl/>
        </w:rPr>
        <w:t xml:space="preserve"> </w:t>
      </w:r>
      <w:r w:rsidR="00E21CE6">
        <w:rPr>
          <w:rFonts w:cs="Times New Roman" w:hint="cs"/>
          <w:rtl/>
        </w:rPr>
        <w:t>י</w:t>
      </w:r>
      <w:r>
        <w:rPr>
          <w:rFonts w:hint="cs"/>
          <w:rtl/>
        </w:rPr>
        <w:t>ימח שמם</w:t>
      </w:r>
      <w:r w:rsidR="00492FF8" w:rsidRPr="00492FF8">
        <w:rPr>
          <w:rFonts w:cs="Times New Roman"/>
          <w:rtl/>
        </w:rPr>
        <w:t>!"</w:t>
      </w:r>
      <w:r w:rsidR="00E21CE6">
        <w:rPr>
          <w:rFonts w:cs="Times New Roman" w:hint="cs"/>
          <w:rtl/>
        </w:rPr>
        <w:t xml:space="preserve"> </w:t>
      </w:r>
      <w:r w:rsidR="00E21CE6" w:rsidRPr="00E21CE6">
        <w:rPr>
          <w:rFonts w:cs="Times New Roman"/>
          <w:rtl/>
        </w:rPr>
        <w:t xml:space="preserve">דידיה סיומה </w:t>
      </w:r>
      <w:r w:rsidR="00492FF8" w:rsidRPr="00492FF8">
        <w:rPr>
          <w:rFonts w:cs="Times New Roman"/>
          <w:rtl/>
        </w:rPr>
        <w:t>קרא בח</w:t>
      </w:r>
      <w:r w:rsidR="00F35749">
        <w:rPr>
          <w:rFonts w:cs="Times New Roman" w:hint="cs"/>
          <w:rtl/>
        </w:rPr>
        <w:t>י</w:t>
      </w:r>
      <w:r w:rsidR="00492FF8" w:rsidRPr="00492FF8">
        <w:rPr>
          <w:rFonts w:cs="Times New Roman"/>
          <w:rtl/>
        </w:rPr>
        <w:t xml:space="preserve">מה שפוכה. </w:t>
      </w:r>
      <w:r w:rsidR="00A52822" w:rsidRPr="00A52822">
        <w:rPr>
          <w:rFonts w:cs="Times New Roman"/>
          <w:rtl/>
        </w:rPr>
        <w:t xml:space="preserve">כולם </w:t>
      </w:r>
      <w:r w:rsidR="008909C0" w:rsidRPr="008909C0">
        <w:rPr>
          <w:rFonts w:cs="Times New Roman"/>
          <w:rtl/>
        </w:rPr>
        <w:t>הכירו היטב את</w:t>
      </w:r>
      <w:r w:rsidR="008909C0">
        <w:rPr>
          <w:rFonts w:cs="Times New Roman" w:hint="cs"/>
          <w:rtl/>
        </w:rPr>
        <w:t xml:space="preserve"> </w:t>
      </w:r>
      <w:r w:rsidR="00A52822" w:rsidRPr="00A52822">
        <w:rPr>
          <w:rFonts w:cs="Times New Roman"/>
          <w:rtl/>
        </w:rPr>
        <w:t xml:space="preserve">סיפורי הגבורה </w:t>
      </w:r>
      <w:r w:rsidR="008909C0">
        <w:rPr>
          <w:rFonts w:cs="Times New Roman" w:hint="cs"/>
          <w:rtl/>
        </w:rPr>
        <w:t>והמצור</w:t>
      </w:r>
      <w:r w:rsidR="00492FF8" w:rsidRPr="00492FF8">
        <w:rPr>
          <w:rFonts w:cs="Times New Roman"/>
          <w:rtl/>
        </w:rPr>
        <w:t xml:space="preserve">, </w:t>
      </w:r>
      <w:r w:rsidR="008909C0" w:rsidRPr="008909C0">
        <w:rPr>
          <w:rFonts w:cs="Times New Roman"/>
          <w:rtl/>
        </w:rPr>
        <w:t xml:space="preserve">ובכל זאת עוררה </w:t>
      </w:r>
      <w:r w:rsidR="000F23A8" w:rsidRPr="000F23A8">
        <w:rPr>
          <w:rFonts w:cs="Times New Roman"/>
          <w:rtl/>
        </w:rPr>
        <w:t xml:space="preserve">בהם </w:t>
      </w:r>
      <w:r w:rsidR="00E21CE6">
        <w:rPr>
          <w:rFonts w:cs="Times New Roman" w:hint="cs"/>
          <w:rtl/>
        </w:rPr>
        <w:t>ה</w:t>
      </w:r>
      <w:r w:rsidR="00E21CE6" w:rsidRPr="008909C0">
        <w:rPr>
          <w:rFonts w:cs="Times New Roman"/>
          <w:rtl/>
        </w:rPr>
        <w:t xml:space="preserve">תזכורת </w:t>
      </w:r>
      <w:r w:rsidR="00E21CE6">
        <w:rPr>
          <w:rFonts w:cs="Times New Roman" w:hint="cs"/>
          <w:rtl/>
        </w:rPr>
        <w:t>ה</w:t>
      </w:r>
      <w:r w:rsidR="00E21CE6" w:rsidRPr="008909C0">
        <w:rPr>
          <w:rFonts w:cs="Times New Roman"/>
          <w:rtl/>
        </w:rPr>
        <w:t xml:space="preserve">זו </w:t>
      </w:r>
      <w:r w:rsidR="008909C0" w:rsidRPr="008909C0">
        <w:rPr>
          <w:rFonts w:cs="Times New Roman"/>
          <w:rtl/>
        </w:rPr>
        <w:t xml:space="preserve">זעם מריר ואילם, </w:t>
      </w:r>
      <w:r w:rsidR="00A52822">
        <w:rPr>
          <w:rFonts w:cs="Times New Roman" w:hint="cs"/>
          <w:rtl/>
        </w:rPr>
        <w:t>ו</w:t>
      </w:r>
      <w:r w:rsidR="00492FF8" w:rsidRPr="00492FF8">
        <w:rPr>
          <w:rFonts w:cs="Times New Roman"/>
          <w:rtl/>
        </w:rPr>
        <w:t xml:space="preserve">דבר לא נשמע </w:t>
      </w:r>
      <w:r w:rsidR="008909C0">
        <w:rPr>
          <w:rFonts w:cs="Times New Roman" w:hint="cs"/>
          <w:rtl/>
        </w:rPr>
        <w:t>ב</w:t>
      </w:r>
      <w:r w:rsidR="00A52822" w:rsidRPr="00A52822">
        <w:rPr>
          <w:rFonts w:cs="Times New Roman"/>
          <w:rtl/>
        </w:rPr>
        <w:t xml:space="preserve">משך רגע ארוך </w:t>
      </w:r>
      <w:r w:rsidR="00492FF8" w:rsidRPr="00492FF8">
        <w:rPr>
          <w:rFonts w:cs="Times New Roman"/>
          <w:rtl/>
        </w:rPr>
        <w:t>חוץ מאשר נגן הגיטרה שהערה ל</w:t>
      </w:r>
      <w:r w:rsidR="009F130B">
        <w:rPr>
          <w:rFonts w:cs="Times New Roman"/>
          <w:rtl/>
        </w:rPr>
        <w:t>קרבו</w:t>
      </w:r>
      <w:r w:rsidR="00492FF8" w:rsidRPr="00492FF8">
        <w:rPr>
          <w:rFonts w:cs="Times New Roman"/>
          <w:rtl/>
        </w:rPr>
        <w:t xml:space="preserve"> בקולניות את הנוזלים ההכרחיים לשם התגברות על מוראות החיים</w:t>
      </w:r>
      <w:r w:rsidR="00492FF8">
        <w:rPr>
          <w:rFonts w:hint="cs"/>
          <w:rtl/>
        </w:rPr>
        <w:t>.</w:t>
      </w:r>
      <w:r>
        <w:rPr>
          <w:rFonts w:hint="cs"/>
          <w:rtl/>
        </w:rPr>
        <w:t xml:space="preserve"> </w:t>
      </w:r>
      <w:r w:rsidR="00492FF8">
        <w:rPr>
          <w:rFonts w:hint="cs"/>
          <w:rtl/>
        </w:rPr>
        <w:t>"</w:t>
      </w:r>
      <w:r>
        <w:rPr>
          <w:rFonts w:hint="cs"/>
          <w:rtl/>
        </w:rPr>
        <w:t>מחסני בדאייב [</w:t>
      </w:r>
      <w:r>
        <w:t>Badaev</w:t>
      </w:r>
      <w:r>
        <w:rPr>
          <w:rFonts w:hint="cs"/>
          <w:rtl/>
        </w:rPr>
        <w:t>]</w:t>
      </w:r>
      <w:r w:rsidR="00B94941">
        <w:rPr>
          <w:rFonts w:hint="cs"/>
          <w:rtl/>
        </w:rPr>
        <w:t>...</w:t>
      </w:r>
      <w:r w:rsidR="00492FF8">
        <w:rPr>
          <w:rFonts w:hint="cs"/>
          <w:rtl/>
        </w:rPr>
        <w:t>" אמר לבסוף</w:t>
      </w:r>
      <w:r w:rsidR="00A52822" w:rsidRPr="00A52822">
        <w:rPr>
          <w:rFonts w:cs="Times New Roman"/>
          <w:rtl/>
        </w:rPr>
        <w:t xml:space="preserve"> </w:t>
      </w:r>
      <w:r w:rsidR="00E21CE6" w:rsidRPr="00E21CE6">
        <w:rPr>
          <w:rFonts w:cs="Times New Roman"/>
          <w:rtl/>
        </w:rPr>
        <w:t>דידיה סיומה</w:t>
      </w:r>
      <w:r w:rsidR="00492FF8">
        <w:rPr>
          <w:rFonts w:hint="cs"/>
          <w:rtl/>
        </w:rPr>
        <w:t>, ונראה שהעלאת זכר שמם הפיס מעט</w:t>
      </w:r>
      <w:r w:rsidR="008D7081">
        <w:rPr>
          <w:rFonts w:hint="cs"/>
          <w:rtl/>
        </w:rPr>
        <w:t xml:space="preserve"> את רוחו</w:t>
      </w:r>
      <w:r w:rsidR="00492FF8">
        <w:rPr>
          <w:rFonts w:hint="cs"/>
          <w:rtl/>
        </w:rPr>
        <w:t>.</w:t>
      </w:r>
      <w:r w:rsidR="005B4D83">
        <w:rPr>
          <w:rFonts w:hint="cs"/>
          <w:rtl/>
        </w:rPr>
        <w:t xml:space="preserve"> </w:t>
      </w:r>
      <w:r w:rsidR="00492FF8">
        <w:rPr>
          <w:rFonts w:hint="cs"/>
          <w:rtl/>
        </w:rPr>
        <w:t>"</w:t>
      </w:r>
      <w:r>
        <w:rPr>
          <w:rFonts w:hint="cs"/>
          <w:rtl/>
        </w:rPr>
        <w:t>זה מתי</w:t>
      </w:r>
      <w:r w:rsidRPr="00827058">
        <w:rPr>
          <w:rFonts w:hint="cs"/>
          <w:rtl/>
        </w:rPr>
        <w:t xml:space="preserve"> </w:t>
      </w:r>
      <w:r>
        <w:rPr>
          <w:rFonts w:hint="cs"/>
          <w:rtl/>
        </w:rPr>
        <w:t>היה? בינואר?"</w:t>
      </w:r>
    </w:p>
    <w:p w14:paraId="2792B85C" w14:textId="1D529D6B" w:rsidR="00DB56EC" w:rsidRDefault="00DB56EC" w:rsidP="00DB56EC">
      <w:pPr>
        <w:rPr>
          <w:rtl/>
        </w:rPr>
      </w:pPr>
      <w:r>
        <w:rPr>
          <w:rFonts w:hint="cs"/>
          <w:rtl/>
        </w:rPr>
        <w:t>[</w:t>
      </w:r>
      <w:hyperlink r:id="rId47" w:history="1">
        <w:r w:rsidRPr="00DB56EC">
          <w:rPr>
            <w:rStyle w:val="Hyperlink"/>
            <w:rFonts w:hint="cs"/>
            <w:rtl/>
          </w:rPr>
          <w:t>סיו</w:t>
        </w:r>
        <w:r>
          <w:rPr>
            <w:rStyle w:val="Hyperlink"/>
            <w:rFonts w:hint="cs"/>
            <w:rtl/>
          </w:rPr>
          <w:t>ֹ</w:t>
        </w:r>
        <w:r w:rsidRPr="00DB56EC">
          <w:rPr>
            <w:rStyle w:val="Hyperlink"/>
            <w:rFonts w:hint="cs"/>
            <w:rtl/>
          </w:rPr>
          <w:t>מה</w:t>
        </w:r>
      </w:hyperlink>
      <w:r>
        <w:rPr>
          <w:rFonts w:hint="cs"/>
          <w:rtl/>
        </w:rPr>
        <w:t xml:space="preserve"> </w:t>
      </w:r>
      <w:hyperlink r:id="rId48" w:history="1">
        <w:r w:rsidRPr="00761307">
          <w:rPr>
            <w:rStyle w:val="Hyperlink"/>
          </w:rPr>
          <w:t>Syoma</w:t>
        </w:r>
      </w:hyperlink>
      <w:r>
        <w:rPr>
          <w:rFonts w:hint="cs"/>
          <w:rtl/>
        </w:rPr>
        <w:t xml:space="preserve"> זה קיצור של </w:t>
      </w:r>
      <w:r>
        <w:t>Semyon</w:t>
      </w:r>
      <w:r>
        <w:rPr>
          <w:rFonts w:hint="cs"/>
          <w:rtl/>
        </w:rPr>
        <w:t>]</w:t>
      </w:r>
    </w:p>
    <w:bookmarkEnd w:id="80"/>
    <w:p w14:paraId="65150066" w14:textId="0226B024" w:rsidR="00290960" w:rsidRDefault="00290960" w:rsidP="00290960">
      <w:pPr>
        <w:rPr>
          <w:rtl/>
        </w:rPr>
      </w:pPr>
      <w:r>
        <w:rPr>
          <w:rFonts w:hint="cs"/>
          <w:rtl/>
        </w:rPr>
        <w:t xml:space="preserve">"לא, לפני עוד. </w:t>
      </w:r>
      <w:r w:rsidR="00570665" w:rsidRPr="00570665">
        <w:rPr>
          <w:rFonts w:cs="Times New Roman"/>
          <w:rtl/>
        </w:rPr>
        <w:t>בארבעים ואחת,</w:t>
      </w:r>
      <w:r>
        <w:rPr>
          <w:rFonts w:hint="cs"/>
          <w:rtl/>
        </w:rPr>
        <w:t xml:space="preserve"> נו."</w:t>
      </w:r>
    </w:p>
    <w:p w14:paraId="71BD4881" w14:textId="55C5C0C2" w:rsidR="00290960" w:rsidRDefault="00290960" w:rsidP="00290960">
      <w:pPr>
        <w:rPr>
          <w:rtl/>
        </w:rPr>
      </w:pPr>
      <w:r>
        <w:rPr>
          <w:rFonts w:hint="cs"/>
          <w:rtl/>
        </w:rPr>
        <w:t>"</w:t>
      </w:r>
      <w:r w:rsidR="00C056C9">
        <w:rPr>
          <w:rFonts w:hint="cs"/>
          <w:rtl/>
        </w:rPr>
        <w:t>ה</w:t>
      </w:r>
      <w:r>
        <w:rPr>
          <w:rFonts w:hint="cs"/>
          <w:rtl/>
        </w:rPr>
        <w:t>שלטו</w:t>
      </w:r>
      <w:r w:rsidR="00C056C9">
        <w:rPr>
          <w:rFonts w:hint="cs"/>
          <w:rtl/>
        </w:rPr>
        <w:t>נות</w:t>
      </w:r>
      <w:r>
        <w:rPr>
          <w:rFonts w:hint="cs"/>
          <w:rtl/>
        </w:rPr>
        <w:t xml:space="preserve"> ידעו שאין אוכל?"</w:t>
      </w:r>
    </w:p>
    <w:p w14:paraId="05937BF2" w14:textId="1FFB47A7" w:rsidR="00290960" w:rsidRDefault="00290960" w:rsidP="00290960">
      <w:pPr>
        <w:rPr>
          <w:rtl/>
        </w:rPr>
      </w:pPr>
      <w:r>
        <w:rPr>
          <w:rFonts w:hint="cs"/>
          <w:rtl/>
        </w:rPr>
        <w:t xml:space="preserve">"ידעו? </w:t>
      </w:r>
      <w:r w:rsidR="000F23A8" w:rsidRPr="000F23A8">
        <w:rPr>
          <w:rFonts w:cs="Times New Roman"/>
          <w:rtl/>
        </w:rPr>
        <w:t xml:space="preserve">וכי מה? </w:t>
      </w:r>
      <w:r w:rsidR="001C5A04">
        <w:rPr>
          <w:rFonts w:hint="cs"/>
          <w:rtl/>
        </w:rPr>
        <w:t>הייתה</w:t>
      </w:r>
      <w:r>
        <w:rPr>
          <w:rFonts w:hint="cs"/>
          <w:rtl/>
        </w:rPr>
        <w:t xml:space="preserve"> שם המשטרה החשאית של סטאלין... </w:t>
      </w:r>
      <w:r w:rsidR="008E5075" w:rsidRPr="008E5075">
        <w:rPr>
          <w:rFonts w:cs="Times New Roman"/>
          <w:rtl/>
        </w:rPr>
        <w:t>הם ידעו</w:t>
      </w:r>
      <w:r w:rsidR="000F23A8" w:rsidRPr="000F23A8">
        <w:rPr>
          <w:rFonts w:cs="Times New Roman"/>
          <w:rtl/>
        </w:rPr>
        <w:t xml:space="preserve">, </w:t>
      </w:r>
      <w:r w:rsidR="00483BB1">
        <w:rPr>
          <w:rFonts w:cs="Times New Roman"/>
          <w:rtl/>
        </w:rPr>
        <w:t>הכול</w:t>
      </w:r>
      <w:r w:rsidR="000F23A8" w:rsidRPr="000F23A8">
        <w:rPr>
          <w:rFonts w:cs="Times New Roman"/>
          <w:rtl/>
        </w:rPr>
        <w:t xml:space="preserve"> הם ידעו, ידעו</w:t>
      </w:r>
      <w:r>
        <w:rPr>
          <w:rFonts w:hint="cs"/>
          <w:rtl/>
        </w:rPr>
        <w:t xml:space="preserve"> שאין אוכל ואי אפשר לפרוץ את המצור. מי שה</w:t>
      </w:r>
      <w:r w:rsidR="00BD122E">
        <w:rPr>
          <w:rFonts w:hint="cs"/>
          <w:rtl/>
        </w:rPr>
        <w:t>גיע</w:t>
      </w:r>
      <w:r>
        <w:rPr>
          <w:rFonts w:hint="cs"/>
          <w:rtl/>
        </w:rPr>
        <w:t xml:space="preserve"> למחסנים לנסות להציל קצת אוכל מההריסות, לשטוף ממנו את האבק ואת האפר, ירו בו. ככה </w:t>
      </w:r>
      <w:r w:rsidR="00C056C9">
        <w:rPr>
          <w:rFonts w:hint="cs"/>
          <w:rtl/>
        </w:rPr>
        <w:t>הלך</w:t>
      </w:r>
      <w:r>
        <w:rPr>
          <w:rFonts w:hint="cs"/>
          <w:rtl/>
        </w:rPr>
        <w:t xml:space="preserve"> אבא שלי. החדשות היו רק על הניצחונות, לא ידענו שאנחנו במצור</w:t>
      </w:r>
      <w:r w:rsidR="00092977" w:rsidRPr="00092977">
        <w:rPr>
          <w:rFonts w:hint="cs"/>
          <w:rtl/>
        </w:rPr>
        <w:t xml:space="preserve"> </w:t>
      </w:r>
      <w:r w:rsidR="00092977">
        <w:rPr>
          <w:rFonts w:hint="cs"/>
          <w:rtl/>
        </w:rPr>
        <w:t>אפילו</w:t>
      </w:r>
      <w:r>
        <w:rPr>
          <w:rFonts w:hint="cs"/>
          <w:rtl/>
        </w:rPr>
        <w:t>. כלום לא ידענו, בהתחלה."</w:t>
      </w:r>
    </w:p>
    <w:p w14:paraId="0606A8CB" w14:textId="77777777" w:rsidR="00290960" w:rsidRDefault="00290960" w:rsidP="00290960">
      <w:pPr>
        <w:rPr>
          <w:rtl/>
        </w:rPr>
      </w:pPr>
      <w:r>
        <w:rPr>
          <w:rFonts w:hint="cs"/>
          <w:rtl/>
        </w:rPr>
        <w:t>"אז... אז בעד מי אתה, בעצם?" אמר ארקדי מבולבל.</w:t>
      </w:r>
    </w:p>
    <w:p w14:paraId="488617DD" w14:textId="0EB36B3D" w:rsidR="00290960" w:rsidRDefault="00290960" w:rsidP="00290960">
      <w:pPr>
        <w:rPr>
          <w:rtl/>
        </w:rPr>
      </w:pPr>
      <w:r>
        <w:rPr>
          <w:rFonts w:hint="cs"/>
          <w:rtl/>
        </w:rPr>
        <w:t xml:space="preserve">"בעד מי! עבור המולדת ועבור סטאלין! זאת </w:t>
      </w:r>
      <w:r w:rsidR="001C5A04">
        <w:rPr>
          <w:rFonts w:hint="cs"/>
          <w:rtl/>
        </w:rPr>
        <w:t>הייתה</w:t>
      </w:r>
      <w:r>
        <w:rPr>
          <w:rFonts w:hint="cs"/>
          <w:rtl/>
        </w:rPr>
        <w:t xml:space="preserve"> הסיסמה.</w:t>
      </w:r>
      <w:r w:rsidR="008E5075" w:rsidRPr="008E5075">
        <w:rPr>
          <w:rtl/>
        </w:rPr>
        <w:t xml:space="preserve"> </w:t>
      </w:r>
      <w:r w:rsidR="008E5075" w:rsidRPr="008E5075">
        <w:rPr>
          <w:rFonts w:cs="Times New Roman"/>
          <w:rtl/>
        </w:rPr>
        <w:t>" הוא נאנח, וחזר בעקשנות, "</w:t>
      </w:r>
      <w:r>
        <w:rPr>
          <w:rFonts w:hint="cs"/>
          <w:rtl/>
        </w:rPr>
        <w:t xml:space="preserve">עבור המולדת ועבור סטאלין. </w:t>
      </w:r>
      <w:r w:rsidR="00EB3209">
        <w:rPr>
          <w:rFonts w:hint="cs"/>
          <w:rtl/>
        </w:rPr>
        <w:t xml:space="preserve">המילים האלו נתנו לנו </w:t>
      </w:r>
      <w:r w:rsidR="00BD122E">
        <w:rPr>
          <w:rFonts w:hint="cs"/>
          <w:rtl/>
        </w:rPr>
        <w:t>כוח</w:t>
      </w:r>
      <w:r>
        <w:rPr>
          <w:rFonts w:hint="cs"/>
          <w:rtl/>
        </w:rPr>
        <w:t>."</w:t>
      </w:r>
    </w:p>
    <w:p w14:paraId="5B4E41E4" w14:textId="6383F678" w:rsidR="00290960" w:rsidRDefault="00290960" w:rsidP="00290960">
      <w:pPr>
        <w:rPr>
          <w:rtl/>
        </w:rPr>
      </w:pPr>
      <w:r>
        <w:rPr>
          <w:rFonts w:hint="cs"/>
          <w:rtl/>
        </w:rPr>
        <w:t>"</w:t>
      </w:r>
      <w:r w:rsidR="007F2AA8" w:rsidRPr="007F2AA8">
        <w:rPr>
          <w:rFonts w:cs="Times New Roman"/>
          <w:rtl/>
        </w:rPr>
        <w:t>פּאפּא</w:t>
      </w:r>
      <w:r>
        <w:rPr>
          <w:rFonts w:hint="cs"/>
          <w:rtl/>
        </w:rPr>
        <w:t xml:space="preserve">," </w:t>
      </w:r>
      <w:r w:rsidR="00C056C9">
        <w:rPr>
          <w:rFonts w:hint="cs"/>
          <w:rtl/>
        </w:rPr>
        <w:t xml:space="preserve">הקשתה </w:t>
      </w:r>
      <w:r>
        <w:rPr>
          <w:rFonts w:hint="cs"/>
          <w:rtl/>
        </w:rPr>
        <w:t>דודה נדיה</w:t>
      </w:r>
      <w:r w:rsidR="00C056C9">
        <w:rPr>
          <w:rFonts w:hint="cs"/>
          <w:rtl/>
        </w:rPr>
        <w:t xml:space="preserve"> בתסכול</w:t>
      </w:r>
      <w:r>
        <w:rPr>
          <w:rFonts w:hint="cs"/>
          <w:rtl/>
        </w:rPr>
        <w:t xml:space="preserve">, "למה סטאלין? איך סטאלין? אבא שלך מת וגם </w:t>
      </w:r>
      <w:r w:rsidR="001C5A04">
        <w:rPr>
          <w:rFonts w:hint="cs"/>
          <w:rtl/>
        </w:rPr>
        <w:t>אימא</w:t>
      </w:r>
      <w:r>
        <w:rPr>
          <w:rFonts w:hint="cs"/>
          <w:rtl/>
        </w:rPr>
        <w:t xml:space="preserve"> שלך, </w:t>
      </w:r>
      <w:r w:rsidR="00492FF8">
        <w:rPr>
          <w:rFonts w:hint="cs"/>
          <w:rtl/>
        </w:rPr>
        <w:t>נשארת</w:t>
      </w:r>
      <w:r>
        <w:rPr>
          <w:rFonts w:hint="cs"/>
          <w:rtl/>
        </w:rPr>
        <w:t xml:space="preserve"> ילד בודד ויתום!"</w:t>
      </w:r>
    </w:p>
    <w:p w14:paraId="6442A20A" w14:textId="1D5572BA" w:rsidR="00290960" w:rsidRDefault="00290960" w:rsidP="00290960">
      <w:pPr>
        <w:rPr>
          <w:rtl/>
        </w:rPr>
      </w:pPr>
      <w:r>
        <w:rPr>
          <w:rFonts w:hint="cs"/>
          <w:rtl/>
        </w:rPr>
        <w:t>"סטאלין הוא סטאלין. הוא היה הגיבור שלנו, המנהיג הנוצץ. השם שלו היה איתנו.</w:t>
      </w:r>
      <w:r w:rsidR="00A52822">
        <w:rPr>
          <w:rFonts w:hint="cs"/>
          <w:rtl/>
        </w:rPr>
        <w:t xml:space="preserve"> </w:t>
      </w:r>
      <w:r w:rsidR="00A52822" w:rsidRPr="00A52822">
        <w:rPr>
          <w:rFonts w:cs="Times New Roman"/>
          <w:rtl/>
        </w:rPr>
        <w:t>יומם ולילה עבדנו עבורו. ומאז אני עם</w:t>
      </w:r>
      <w:r w:rsidR="006B6AAA">
        <w:rPr>
          <w:rFonts w:cs="Times New Roman"/>
          <w:rtl/>
        </w:rPr>
        <w:t xml:space="preserve"> </w:t>
      </w:r>
      <w:r w:rsidR="00A52822" w:rsidRPr="00A52822">
        <w:rPr>
          <w:rFonts w:cs="Times New Roman"/>
          <w:rtl/>
        </w:rPr>
        <w:t xml:space="preserve">מדליית סטאלין על החזה שלי, כל יום שנה. זה לא נכון מה שאומרים עליו </w:t>
      </w:r>
      <w:r w:rsidR="00F06A3F">
        <w:rPr>
          <w:rFonts w:cs="Times New Roman"/>
          <w:rtl/>
        </w:rPr>
        <w:t>עכשיו</w:t>
      </w:r>
      <w:r w:rsidR="00A52822" w:rsidRPr="00A52822">
        <w:rPr>
          <w:rFonts w:cs="Times New Roman"/>
          <w:rtl/>
        </w:rPr>
        <w:t>.</w:t>
      </w:r>
      <w:r>
        <w:rPr>
          <w:rFonts w:hint="cs"/>
          <w:rtl/>
        </w:rPr>
        <w:t>"</w:t>
      </w:r>
    </w:p>
    <w:p w14:paraId="6B4F4E25" w14:textId="4A949A33" w:rsidR="00290960" w:rsidRDefault="00290960" w:rsidP="00290960">
      <w:pPr>
        <w:rPr>
          <w:rtl/>
        </w:rPr>
      </w:pPr>
      <w:r>
        <w:rPr>
          <w:rFonts w:hint="cs"/>
          <w:rtl/>
        </w:rPr>
        <w:t xml:space="preserve">"איך </w:t>
      </w:r>
      <w:r w:rsidR="001C5A04">
        <w:rPr>
          <w:rFonts w:hint="cs"/>
          <w:rtl/>
        </w:rPr>
        <w:t>אימא</w:t>
      </w:r>
      <w:r>
        <w:rPr>
          <w:rFonts w:hint="cs"/>
          <w:rtl/>
        </w:rPr>
        <w:t xml:space="preserve"> שלך מתה?" ארקדי שאל.</w:t>
      </w:r>
    </w:p>
    <w:p w14:paraId="5C75CC96" w14:textId="52CC9AD4" w:rsidR="00290960" w:rsidRDefault="00290960" w:rsidP="00290960">
      <w:pPr>
        <w:rPr>
          <w:rtl/>
        </w:rPr>
      </w:pPr>
      <w:r>
        <w:rPr>
          <w:rFonts w:hint="cs"/>
          <w:rtl/>
        </w:rPr>
        <w:lastRenderedPageBreak/>
        <w:t>"היא מתה</w:t>
      </w:r>
      <w:r w:rsidR="00492FF8" w:rsidRPr="00492FF8">
        <w:rPr>
          <w:rFonts w:hint="cs"/>
          <w:rtl/>
        </w:rPr>
        <w:t xml:space="preserve"> </w:t>
      </w:r>
      <w:r w:rsidR="000F23A8">
        <w:rPr>
          <w:rFonts w:hint="cs"/>
          <w:rtl/>
        </w:rPr>
        <w:t>ב</w:t>
      </w:r>
      <w:r w:rsidR="00492FF8">
        <w:rPr>
          <w:rFonts w:hint="cs"/>
          <w:rtl/>
        </w:rPr>
        <w:t>רעב</w:t>
      </w:r>
      <w:r>
        <w:rPr>
          <w:rFonts w:hint="cs"/>
          <w:rtl/>
        </w:rPr>
        <w:t xml:space="preserve">, </w:t>
      </w:r>
      <w:r w:rsidR="001C5A04">
        <w:rPr>
          <w:rFonts w:hint="cs"/>
          <w:rtl/>
        </w:rPr>
        <w:t>אימא</w:t>
      </w:r>
      <w:r>
        <w:rPr>
          <w:rFonts w:hint="cs"/>
          <w:rtl/>
        </w:rPr>
        <w:t xml:space="preserve"> שלי. היא לא יצאה מהמיטה כל החורף, היה מינוס שלושים מעלות בחוץ ואחותי שכבה איתה בשביל לחמם אותה. כשאחותי מתה, עדיין היו שידורי רדיו, אני זוכר את השירים, כולנו זוכרים אותם. אבל כש</w:t>
      </w:r>
      <w:r w:rsidR="001C5A04">
        <w:rPr>
          <w:rFonts w:hint="cs"/>
          <w:rtl/>
        </w:rPr>
        <w:t>אימא</w:t>
      </w:r>
      <w:r>
        <w:rPr>
          <w:rFonts w:hint="cs"/>
          <w:rtl/>
        </w:rPr>
        <w:t xml:space="preserve"> מתה, כבר לא היו שירים, ברדיו שידרו </w:t>
      </w:r>
      <w:r w:rsidR="00C056C9">
        <w:rPr>
          <w:rFonts w:hint="cs"/>
          <w:rtl/>
        </w:rPr>
        <w:t xml:space="preserve">רק </w:t>
      </w:r>
      <w:r>
        <w:rPr>
          <w:rFonts w:hint="cs"/>
          <w:rtl/>
        </w:rPr>
        <w:t xml:space="preserve">את המטרונום, זאת </w:t>
      </w:r>
      <w:r w:rsidR="001C5A04">
        <w:rPr>
          <w:rFonts w:hint="cs"/>
          <w:rtl/>
        </w:rPr>
        <w:t>הייתה</w:t>
      </w:r>
      <w:r>
        <w:rPr>
          <w:rFonts w:hint="cs"/>
          <w:rtl/>
        </w:rPr>
        <w:t xml:space="preserve"> ה</w:t>
      </w:r>
      <w:r w:rsidR="001C5A04">
        <w:rPr>
          <w:rFonts w:hint="cs"/>
          <w:rtl/>
        </w:rPr>
        <w:t>מוזיקה</w:t>
      </w:r>
      <w:r w:rsidR="00492FF8">
        <w:rPr>
          <w:rFonts w:hint="cs"/>
          <w:rtl/>
        </w:rPr>
        <w:t xml:space="preserve"> היחידה</w:t>
      </w:r>
      <w:r>
        <w:rPr>
          <w:rFonts w:hint="cs"/>
          <w:rtl/>
        </w:rPr>
        <w:t xml:space="preserve"> ששידרו ברמקולים בכל העיר." ה</w:t>
      </w:r>
      <w:r w:rsidR="00B1239D">
        <w:rPr>
          <w:rFonts w:hint="cs"/>
          <w:rtl/>
        </w:rPr>
        <w:t>ישיש</w:t>
      </w:r>
      <w:r>
        <w:rPr>
          <w:rFonts w:hint="cs"/>
          <w:rtl/>
        </w:rPr>
        <w:t xml:space="preserve"> מחה את עיניו הדולפות. "כש</w:t>
      </w:r>
      <w:r w:rsidR="001C5A04">
        <w:rPr>
          <w:rFonts w:hint="cs"/>
          <w:rtl/>
        </w:rPr>
        <w:t>אימא</w:t>
      </w:r>
      <w:r>
        <w:rPr>
          <w:rFonts w:hint="cs"/>
          <w:rtl/>
        </w:rPr>
        <w:t xml:space="preserve"> מתה נשארתי איתה במיטה עוד שישה ימים. היה קר</w:t>
      </w:r>
      <w:r w:rsidR="00E567A7">
        <w:rPr>
          <w:rFonts w:hint="cs"/>
          <w:rtl/>
        </w:rPr>
        <w:t xml:space="preserve"> מאוד,</w:t>
      </w:r>
      <w:r>
        <w:rPr>
          <w:rFonts w:hint="cs"/>
          <w:rtl/>
        </w:rPr>
        <w:t xml:space="preserve"> אנשים ברחוב נפלו ומתו. כל אותו חודש זייפתי את החתימה שלה בשביל לקבל את מנת הלחם שלה. חתמתי על התלושים שלה. אני עדיין משתמש בחתימה שלה." </w:t>
      </w:r>
    </w:p>
    <w:p w14:paraId="2E368D1B" w14:textId="77777777" w:rsidR="00290960" w:rsidRDefault="00290960" w:rsidP="00290960">
      <w:pPr>
        <w:rPr>
          <w:rtl/>
        </w:rPr>
      </w:pPr>
      <w:r>
        <w:rPr>
          <w:rFonts w:hint="cs"/>
          <w:rtl/>
        </w:rPr>
        <w:t>"זה לא ידעתי," אמרה דודה נדיה. "על המטרונום."</w:t>
      </w:r>
    </w:p>
    <w:p w14:paraId="7DD00CE3" w14:textId="77777777" w:rsidR="00290960" w:rsidRDefault="00290960" w:rsidP="00290960">
      <w:pPr>
        <w:rPr>
          <w:rtl/>
        </w:rPr>
      </w:pPr>
      <w:r>
        <w:rPr>
          <w:rFonts w:hint="cs"/>
          <w:rtl/>
        </w:rPr>
        <w:t>"אסור היה לדבר על המצור הרבה שנים," אמר הדוד בעל השומות, "כי היו גם הרבה דברים טובים בתקופתו של סטאלין. בזכותו ניצחנו במלחמה."</w:t>
      </w:r>
    </w:p>
    <w:p w14:paraId="318B56A1" w14:textId="77777777" w:rsidR="00290960" w:rsidRPr="00F4016E" w:rsidRDefault="00290960" w:rsidP="00290960">
      <w:pPr>
        <w:rPr>
          <w:color w:val="A6A6A6" w:themeColor="background1" w:themeShade="A6"/>
          <w:rtl/>
        </w:rPr>
      </w:pPr>
      <w:r w:rsidRPr="00F4016E">
        <w:rPr>
          <w:rFonts w:hint="cs"/>
          <w:color w:val="A6A6A6" w:themeColor="background1" w:themeShade="A6"/>
          <w:rtl/>
        </w:rPr>
        <w:t xml:space="preserve">["מדיסטרופיה היא מתה, אתה יודע מה זה דיסטרופיה? זה כשהגוף מאכל את עצמו." </w:t>
      </w:r>
    </w:p>
    <w:p w14:paraId="49872333" w14:textId="77777777" w:rsidR="00290960" w:rsidRPr="00F4016E" w:rsidRDefault="00290960" w:rsidP="00290960">
      <w:pPr>
        <w:rPr>
          <w:color w:val="A6A6A6" w:themeColor="background1" w:themeShade="A6"/>
          <w:rtl/>
        </w:rPr>
      </w:pPr>
      <w:r w:rsidRPr="00F4016E">
        <w:rPr>
          <w:rFonts w:hint="cs"/>
          <w:color w:val="A6A6A6" w:themeColor="background1" w:themeShade="A6"/>
          <w:rtl/>
        </w:rPr>
        <w:t>אנשים בזמן המצור מתו מ-</w:t>
      </w:r>
      <w:r w:rsidRPr="00F4016E">
        <w:rPr>
          <w:color w:val="A6A6A6" w:themeColor="background1" w:themeShade="A6"/>
        </w:rPr>
        <w:t>dystrophy</w:t>
      </w:r>
      <w:r w:rsidRPr="00F4016E">
        <w:rPr>
          <w:rFonts w:hint="cs"/>
          <w:color w:val="A6A6A6" w:themeColor="background1" w:themeShade="A6"/>
          <w:rtl/>
        </w:rPr>
        <w:t>.</w:t>
      </w:r>
    </w:p>
    <w:p w14:paraId="605E24A8" w14:textId="77777777" w:rsidR="00290960" w:rsidRPr="00F4016E" w:rsidRDefault="00290960" w:rsidP="00290960">
      <w:pPr>
        <w:rPr>
          <w:color w:val="A6A6A6" w:themeColor="background1" w:themeShade="A6"/>
          <w:rtl/>
        </w:rPr>
      </w:pPr>
      <w:r w:rsidRPr="00F4016E">
        <w:rPr>
          <w:color w:val="A6A6A6" w:themeColor="background1" w:themeShade="A6"/>
        </w:rPr>
        <w:t>Dystrophy emaciates the body</w:t>
      </w:r>
    </w:p>
    <w:p w14:paraId="16B125AA" w14:textId="77777777" w:rsidR="00290960" w:rsidRPr="00F4016E" w:rsidRDefault="00290960" w:rsidP="00290960">
      <w:pPr>
        <w:rPr>
          <w:color w:val="A6A6A6" w:themeColor="background1" w:themeShade="A6"/>
          <w:rtl/>
        </w:rPr>
      </w:pPr>
      <w:r w:rsidRPr="00F4016E">
        <w:rPr>
          <w:rFonts w:hint="cs"/>
          <w:color w:val="A6A6A6" w:themeColor="background1" w:themeShade="A6"/>
          <w:rtl/>
        </w:rPr>
        <w:t>]</w:t>
      </w:r>
    </w:p>
    <w:p w14:paraId="24FE9C10" w14:textId="77777777" w:rsidR="00290960" w:rsidRPr="00F4016E" w:rsidRDefault="00290960" w:rsidP="00290960">
      <w:pPr>
        <w:rPr>
          <w:color w:val="A6A6A6" w:themeColor="background1" w:themeShade="A6"/>
          <w:rtl/>
        </w:rPr>
      </w:pPr>
      <w:r w:rsidRPr="00F4016E">
        <w:rPr>
          <w:rFonts w:hint="cs"/>
          <w:color w:val="A6A6A6" w:themeColor="background1" w:themeShade="A6"/>
          <w:rtl/>
        </w:rPr>
        <w:t xml:space="preserve">[מתוך הסרט </w:t>
      </w:r>
      <w:hyperlink r:id="rId49" w:history="1">
        <w:r w:rsidRPr="00F4016E">
          <w:rPr>
            <w:rStyle w:val="Hyperlink"/>
            <w:color w:val="A6A6A6" w:themeColor="background1" w:themeShade="A6"/>
          </w:rPr>
          <w:t>https://www.youtube.com/watch?v=ckwBm_Xi0z0</w:t>
        </w:r>
      </w:hyperlink>
      <w:r w:rsidRPr="00F4016E">
        <w:rPr>
          <w:rFonts w:hint="cs"/>
          <w:color w:val="A6A6A6" w:themeColor="background1" w:themeShade="A6"/>
          <w:rtl/>
        </w:rPr>
        <w:t>]</w:t>
      </w:r>
    </w:p>
    <w:p w14:paraId="56B5D938" w14:textId="77777777" w:rsidR="00290960" w:rsidRPr="00F4016E" w:rsidRDefault="00290960" w:rsidP="0088249C">
      <w:pPr>
        <w:bidi w:val="0"/>
        <w:rPr>
          <w:color w:val="A6A6A6" w:themeColor="background1" w:themeShade="A6"/>
        </w:rPr>
      </w:pPr>
      <w:r w:rsidRPr="00F4016E">
        <w:rPr>
          <w:color w:val="A6A6A6" w:themeColor="background1" w:themeShade="A6"/>
        </w:rPr>
        <w:t>Svetlana Alexievich: ‘After communism we thought everything would be fine. But people don’t understand freedom</w:t>
      </w:r>
      <w:r w:rsidRPr="00F4016E">
        <w:rPr>
          <w:rFonts w:cs="Times New Roman"/>
          <w:color w:val="A6A6A6" w:themeColor="background1" w:themeShade="A6"/>
          <w:rtl/>
        </w:rPr>
        <w:t>’</w:t>
      </w:r>
    </w:p>
    <w:p w14:paraId="195B1728" w14:textId="77777777" w:rsidR="00290960" w:rsidRPr="00F4016E" w:rsidRDefault="00290960" w:rsidP="0088249C">
      <w:pPr>
        <w:bidi w:val="0"/>
        <w:rPr>
          <w:color w:val="A6A6A6" w:themeColor="background1" w:themeShade="A6"/>
        </w:rPr>
      </w:pPr>
      <w:r w:rsidRPr="00F4016E">
        <w:rPr>
          <w:rFonts w:cs="Times New Roman"/>
          <w:color w:val="A6A6A6" w:themeColor="background1" w:themeShade="A6"/>
          <w:rtl/>
        </w:rPr>
        <w:t>‘</w:t>
      </w:r>
      <w:r w:rsidRPr="00F4016E">
        <w:rPr>
          <w:color w:val="A6A6A6" w:themeColor="background1" w:themeShade="A6"/>
        </w:rPr>
        <w:t>Nobody thought the Soviet Union would collapse, it was a shock for everyone,” she says. Everyone had to adapt to a new and painful reality as the rules, behavioural codes and everyday language of the Soviet experience dissolved almost overnight. Taken together, Alexievich’s books remain perhaps the single most impressive document of the late Soviet Union and its aftermath</w:t>
      </w:r>
      <w:r w:rsidRPr="00F4016E">
        <w:rPr>
          <w:rFonts w:cs="Times New Roman"/>
          <w:color w:val="A6A6A6" w:themeColor="background1" w:themeShade="A6"/>
          <w:rtl/>
        </w:rPr>
        <w:t xml:space="preserve">. </w:t>
      </w:r>
    </w:p>
    <w:p w14:paraId="56941CE4" w14:textId="77777777" w:rsidR="00290960" w:rsidRPr="00F4016E" w:rsidRDefault="00290960" w:rsidP="0088249C">
      <w:pPr>
        <w:bidi w:val="0"/>
        <w:rPr>
          <w:color w:val="A6A6A6" w:themeColor="background1" w:themeShade="A6"/>
        </w:rPr>
      </w:pPr>
      <w:r w:rsidRPr="00F4016E">
        <w:rPr>
          <w:rFonts w:cs="Times New Roman"/>
          <w:color w:val="A6A6A6" w:themeColor="background1" w:themeShade="A6"/>
          <w:rtl/>
        </w:rPr>
        <w:t>“</w:t>
      </w:r>
      <w:r w:rsidRPr="00F4016E">
        <w:rPr>
          <w:color w:val="A6A6A6" w:themeColor="background1" w:themeShade="A6"/>
        </w:rPr>
        <w:t>We thought we’d leave communism behind and everything would turn out fine. But it turns out you can’t leave this and become free, because these people don’t understand what freedom is</w:t>
      </w:r>
      <w:r w:rsidRPr="00F4016E">
        <w:rPr>
          <w:rFonts w:cs="Times New Roman"/>
          <w:color w:val="A6A6A6" w:themeColor="background1" w:themeShade="A6"/>
          <w:rtl/>
        </w:rPr>
        <w:t>.”</w:t>
      </w:r>
    </w:p>
    <w:p w14:paraId="0B253BFC" w14:textId="77777777" w:rsidR="00290960" w:rsidRPr="00F4016E" w:rsidRDefault="00290960" w:rsidP="0088249C">
      <w:pPr>
        <w:bidi w:val="0"/>
        <w:rPr>
          <w:color w:val="A6A6A6" w:themeColor="background1" w:themeShade="A6"/>
          <w:rtl/>
        </w:rPr>
      </w:pPr>
      <w:r w:rsidRPr="00F4016E">
        <w:rPr>
          <w:color w:val="A6A6A6" w:themeColor="background1" w:themeShade="A6"/>
        </w:rPr>
        <w:t>https://www.theguardian.com/books/2017/jul/21/svetlana-alexievich-interview?CMP=Share_AndroidApp_Keep</w:t>
      </w:r>
    </w:p>
    <w:p w14:paraId="2E7AEE44" w14:textId="77777777" w:rsidR="00290960" w:rsidRPr="00F4016E" w:rsidRDefault="00290960" w:rsidP="00290960">
      <w:pPr>
        <w:rPr>
          <w:color w:val="A6A6A6" w:themeColor="background1" w:themeShade="A6"/>
          <w:rtl/>
        </w:rPr>
      </w:pPr>
      <w:r w:rsidRPr="00F4016E">
        <w:rPr>
          <w:rFonts w:hint="cs"/>
          <w:color w:val="A6A6A6" w:themeColor="background1" w:themeShade="A6"/>
          <w:rtl/>
        </w:rPr>
        <w:t>]</w:t>
      </w:r>
    </w:p>
    <w:p w14:paraId="214D8FE6" w14:textId="4719B786" w:rsidR="00C056C9" w:rsidRDefault="00C056C9" w:rsidP="00290960">
      <w:pPr>
        <w:rPr>
          <w:rtl/>
        </w:rPr>
      </w:pPr>
      <w:r>
        <w:rPr>
          <w:rFonts w:hint="cs"/>
          <w:rtl/>
        </w:rPr>
        <w:t>"נו, דברים טובים," נאנח</w:t>
      </w:r>
      <w:r w:rsidR="00A52822" w:rsidRPr="00A52822">
        <w:rPr>
          <w:rFonts w:cs="Times New Roman"/>
          <w:rtl/>
        </w:rPr>
        <w:t>ה דודה נדיה</w:t>
      </w:r>
      <w:r>
        <w:rPr>
          <w:rFonts w:hint="cs"/>
          <w:rtl/>
        </w:rPr>
        <w:t>.</w:t>
      </w:r>
    </w:p>
    <w:p w14:paraId="3D1377A0" w14:textId="217E7154" w:rsidR="00290960" w:rsidRPr="00CD067C" w:rsidRDefault="00290960" w:rsidP="00290960">
      <w:pPr>
        <w:rPr>
          <w:rtl/>
        </w:rPr>
      </w:pPr>
      <w:r w:rsidRPr="00CD067C">
        <w:rPr>
          <w:rtl/>
        </w:rPr>
        <w:t>"מה קרה</w:t>
      </w:r>
      <w:r>
        <w:rPr>
          <w:rFonts w:hint="cs"/>
          <w:rtl/>
        </w:rPr>
        <w:t xml:space="preserve"> ארקשה</w:t>
      </w:r>
      <w:r w:rsidRPr="00CD067C">
        <w:rPr>
          <w:rtl/>
        </w:rPr>
        <w:t>?</w:t>
      </w:r>
      <w:r>
        <w:rPr>
          <w:rFonts w:hint="cs"/>
          <w:rtl/>
        </w:rPr>
        <w:t xml:space="preserve"> למה התעוררת?</w:t>
      </w:r>
      <w:r w:rsidRPr="00CD067C">
        <w:rPr>
          <w:rtl/>
        </w:rPr>
        <w:t>"</w:t>
      </w:r>
      <w:r>
        <w:rPr>
          <w:rFonts w:hint="cs"/>
          <w:rtl/>
        </w:rPr>
        <w:t xml:space="preserve"> אביו </w:t>
      </w:r>
      <w:r w:rsidR="00A52822" w:rsidRPr="00A52822">
        <w:rPr>
          <w:rFonts w:cs="Times New Roman"/>
          <w:rtl/>
        </w:rPr>
        <w:t xml:space="preserve">של ארקדי </w:t>
      </w:r>
      <w:r>
        <w:rPr>
          <w:rFonts w:hint="cs"/>
          <w:rtl/>
        </w:rPr>
        <w:t>שאל.</w:t>
      </w:r>
    </w:p>
    <w:p w14:paraId="13124E1E" w14:textId="24A157CE" w:rsidR="0088249C" w:rsidRDefault="00290960" w:rsidP="00290960">
      <w:pPr>
        <w:rPr>
          <w:rFonts w:cs="Times New Roman"/>
          <w:rtl/>
        </w:rPr>
      </w:pPr>
      <w:r w:rsidRPr="00CD067C">
        <w:rPr>
          <w:rtl/>
        </w:rPr>
        <w:t>"</w:t>
      </w:r>
      <w:r>
        <w:rPr>
          <w:rFonts w:hint="cs"/>
          <w:rtl/>
        </w:rPr>
        <w:t>אני סתם ככה</w:t>
      </w:r>
      <w:r w:rsidRPr="00CD067C">
        <w:rPr>
          <w:rtl/>
        </w:rPr>
        <w:t>."</w:t>
      </w:r>
      <w:r w:rsidR="008E5075">
        <w:rPr>
          <w:rFonts w:hint="cs"/>
          <w:rtl/>
        </w:rPr>
        <w:t xml:space="preserve"> </w:t>
      </w:r>
      <w:r w:rsidR="008E5075" w:rsidRPr="008E5075">
        <w:rPr>
          <w:rFonts w:cs="Times New Roman"/>
          <w:rtl/>
        </w:rPr>
        <w:t xml:space="preserve">ארקדי כירסם </w:t>
      </w:r>
      <w:bookmarkStart w:id="81" w:name="_Hlk533406236"/>
      <w:r w:rsidR="008E5075" w:rsidRPr="008E5075">
        <w:rPr>
          <w:rFonts w:cs="Times New Roman"/>
          <w:rtl/>
        </w:rPr>
        <w:t>אצבע</w:t>
      </w:r>
      <w:bookmarkStart w:id="82" w:name="_Hlk533405931"/>
      <w:r w:rsidR="00E21CE6">
        <w:rPr>
          <w:rFonts w:cs="Times New Roman" w:hint="cs"/>
          <w:rtl/>
        </w:rPr>
        <w:t xml:space="preserve"> </w:t>
      </w:r>
      <w:r w:rsidR="00F05D24">
        <w:rPr>
          <w:rFonts w:cs="Times New Roman" w:hint="cs"/>
          <w:rtl/>
        </w:rPr>
        <w:t>מרנג</w:t>
      </w:r>
      <w:r w:rsidR="00E21CE6">
        <w:rPr>
          <w:rFonts w:cs="Times New Roman" w:hint="cs"/>
          <w:rtl/>
        </w:rPr>
        <w:t xml:space="preserve"> </w:t>
      </w:r>
      <w:r w:rsidR="00865E7B">
        <w:rPr>
          <w:rFonts w:cs="Times New Roman" w:hint="cs"/>
          <w:rtl/>
        </w:rPr>
        <w:t xml:space="preserve">חלב </w:t>
      </w:r>
      <w:r w:rsidR="00F05D24">
        <w:rPr>
          <w:rFonts w:cs="Times New Roman" w:hint="cs"/>
          <w:rtl/>
        </w:rPr>
        <w:t>בשוקולד</w:t>
      </w:r>
      <w:bookmarkEnd w:id="82"/>
      <w:r w:rsidR="000F23A8">
        <w:rPr>
          <w:rFonts w:cs="Times New Roman" w:hint="cs"/>
          <w:rtl/>
        </w:rPr>
        <w:t xml:space="preserve"> </w:t>
      </w:r>
      <w:r w:rsidR="000F23A8">
        <w:rPr>
          <w:rFonts w:cs="Times New Roman"/>
          <w:rtl/>
        </w:rPr>
        <w:t>–</w:t>
      </w:r>
      <w:r w:rsidR="008E5075" w:rsidRPr="008E5075">
        <w:rPr>
          <w:rFonts w:cs="Times New Roman"/>
          <w:rtl/>
        </w:rPr>
        <w:t xml:space="preserve"> </w:t>
      </w:r>
      <w:bookmarkStart w:id="83" w:name="_Hlk533406338"/>
      <w:r w:rsidR="00F05D24" w:rsidRPr="00F05D24">
        <w:rPr>
          <w:rFonts w:cs="Times New Roman"/>
          <w:rtl/>
        </w:rPr>
        <w:t>פ</w:t>
      </w:r>
      <w:bookmarkStart w:id="84" w:name="_Hlk533406323"/>
      <w:r w:rsidR="00F05D24">
        <w:rPr>
          <w:rFonts w:cs="Times New Roman" w:hint="cs"/>
          <w:rtl/>
        </w:rPr>
        <w:t>ְּטִ</w:t>
      </w:r>
      <w:r w:rsidR="00F05D24" w:rsidRPr="00F05D24">
        <w:rPr>
          <w:rFonts w:cs="Times New Roman"/>
          <w:rtl/>
        </w:rPr>
        <w:t>יצ</w:t>
      </w:r>
      <w:r w:rsidR="00F05D24">
        <w:rPr>
          <w:rFonts w:cs="Times New Roman" w:hint="cs"/>
          <w:rtl/>
        </w:rPr>
        <w:t>ְ</w:t>
      </w:r>
      <w:r w:rsidR="00F05D24" w:rsidRPr="00F05D24">
        <w:rPr>
          <w:rFonts w:cs="Times New Roman"/>
          <w:rtl/>
        </w:rPr>
        <w:t>'יה</w:t>
      </w:r>
      <w:bookmarkEnd w:id="83"/>
      <w:bookmarkEnd w:id="84"/>
      <w:r w:rsidR="00F05D24" w:rsidRPr="00F05D24">
        <w:rPr>
          <w:rFonts w:cs="Times New Roman"/>
          <w:rtl/>
        </w:rPr>
        <w:t xml:space="preserve"> מ</w:t>
      </w:r>
      <w:r w:rsidR="00F05D24">
        <w:rPr>
          <w:rFonts w:cs="Times New Roman" w:hint="cs"/>
          <w:rtl/>
        </w:rPr>
        <w:t>וֹ</w:t>
      </w:r>
      <w:r w:rsidR="00F05D24" w:rsidRPr="00F05D24">
        <w:rPr>
          <w:rFonts w:cs="Times New Roman"/>
          <w:rtl/>
        </w:rPr>
        <w:t>ל</w:t>
      </w:r>
      <w:r w:rsidR="00F05D24">
        <w:rPr>
          <w:rFonts w:cs="Times New Roman" w:hint="cs"/>
          <w:rtl/>
        </w:rPr>
        <w:t>וֹ</w:t>
      </w:r>
      <w:r w:rsidR="00F05D24" w:rsidRPr="00F05D24">
        <w:rPr>
          <w:rFonts w:cs="Times New Roman"/>
          <w:rtl/>
        </w:rPr>
        <w:t>קו</w:t>
      </w:r>
      <w:bookmarkEnd w:id="81"/>
      <w:r w:rsidR="00F05D24">
        <w:rPr>
          <w:rFonts w:cs="Times New Roman" w:hint="cs"/>
          <w:rtl/>
        </w:rPr>
        <w:t>ֹ</w:t>
      </w:r>
      <w:r w:rsidR="00F05D24">
        <w:rPr>
          <w:rFonts w:hint="cs"/>
          <w:rtl/>
        </w:rPr>
        <w:t>,</w:t>
      </w:r>
      <w:r w:rsidR="008E5075" w:rsidRPr="008E5075">
        <w:rPr>
          <w:rFonts w:cs="Times New Roman"/>
          <w:rtl/>
        </w:rPr>
        <w:t xml:space="preserve"> אף כי </w:t>
      </w:r>
      <w:r w:rsidR="000F23A8">
        <w:rPr>
          <w:rFonts w:cs="Times New Roman" w:hint="cs"/>
          <w:rtl/>
        </w:rPr>
        <w:t xml:space="preserve">כלל </w:t>
      </w:r>
      <w:r w:rsidR="008E5075" w:rsidRPr="008E5075">
        <w:rPr>
          <w:rFonts w:cs="Times New Roman"/>
          <w:rtl/>
        </w:rPr>
        <w:t>לא היה רעב.</w:t>
      </w:r>
      <w:r w:rsidR="0088249C" w:rsidRPr="0088249C">
        <w:rPr>
          <w:rFonts w:cs="Times New Roman" w:hint="cs"/>
          <w:rtl/>
        </w:rPr>
        <w:t xml:space="preserve"> </w:t>
      </w:r>
    </w:p>
    <w:p w14:paraId="7E3C2972" w14:textId="77777777" w:rsidR="00A019F6" w:rsidRDefault="0088249C" w:rsidP="00290960">
      <w:pPr>
        <w:rPr>
          <w:rtl/>
        </w:rPr>
      </w:pPr>
      <w:r>
        <w:rPr>
          <w:rFonts w:cs="Times New Roman" w:hint="cs"/>
          <w:rtl/>
        </w:rPr>
        <w:t>[</w:t>
      </w:r>
      <w:hyperlink r:id="rId50" w:history="1">
        <w:r w:rsidRPr="00F05D24">
          <w:rPr>
            <w:rStyle w:val="Hyperlink"/>
          </w:rPr>
          <w:t>ptichye moloko</w:t>
        </w:r>
      </w:hyperlink>
      <w:r>
        <w:rPr>
          <w:rFonts w:hint="cs"/>
          <w:rtl/>
        </w:rPr>
        <w:t xml:space="preserve"> </w:t>
      </w:r>
      <w:hyperlink r:id="rId51" w:history="1">
        <w:r w:rsidRPr="00F05D24">
          <w:rPr>
            <w:rStyle w:val="Hyperlink"/>
            <w:rFonts w:hint="cs"/>
            <w:rtl/>
          </w:rPr>
          <w:t>בעברית</w:t>
        </w:r>
      </w:hyperlink>
    </w:p>
    <w:p w14:paraId="0B0D4D03" w14:textId="4EAFE5B7" w:rsidR="00A019F6" w:rsidRDefault="00A019F6" w:rsidP="00290960">
      <w:pPr>
        <w:rPr>
          <w:rtl/>
        </w:rPr>
      </w:pPr>
      <w:r w:rsidRPr="00A019F6">
        <w:rPr>
          <w:rFonts w:cs="Times New Roman"/>
          <w:rtl/>
        </w:rPr>
        <w:t>מבין הסוכריות הרבות שמככבות פה בתפזורת ובחבילות, חובבי הקציפות חייבים לנסות את סוכריות ציפור גן עדן (פציצ'יה מלקו) וגם את ממתק הזיפיר המוקצף שהוא מעין שילוב בין מרשמלו למרנג. סוכריות פופולריות נוספות הן סוכריות קרובקה (על העטיפה מצוירת פרה) נהדרות ורכות בטעם ריבת חלב, שנמסות בפה ומשאירות טעם של עוד</w:t>
      </w:r>
    </w:p>
    <w:p w14:paraId="225EA5CC" w14:textId="271A96F6" w:rsidR="00A019F6" w:rsidRDefault="00EE3076" w:rsidP="00290960">
      <w:pPr>
        <w:rPr>
          <w:rtl/>
        </w:rPr>
      </w:pPr>
      <w:hyperlink r:id="rId52" w:history="1">
        <w:r w:rsidR="00A019F6" w:rsidRPr="00A019F6">
          <w:rPr>
            <w:rStyle w:val="Hyperlink"/>
            <w:rFonts w:hint="cs"/>
            <w:rtl/>
          </w:rPr>
          <w:t>זפיר</w:t>
        </w:r>
      </w:hyperlink>
      <w:r w:rsidR="00A019F6">
        <w:rPr>
          <w:rFonts w:hint="cs"/>
          <w:rtl/>
        </w:rPr>
        <w:t xml:space="preserve">, </w:t>
      </w:r>
      <w:hyperlink r:id="rId53" w:history="1">
        <w:r w:rsidR="00A019F6" w:rsidRPr="00A019F6">
          <w:rPr>
            <w:rStyle w:val="Hyperlink"/>
            <w:rFonts w:hint="cs"/>
            <w:rtl/>
          </w:rPr>
          <w:t>מבוטא ברוסית זיפיר</w:t>
        </w:r>
      </w:hyperlink>
    </w:p>
    <w:p w14:paraId="2EE1158F" w14:textId="4023396B" w:rsidR="00290960" w:rsidRPr="00CD067C" w:rsidRDefault="0088249C" w:rsidP="00290960">
      <w:pPr>
        <w:rPr>
          <w:rtl/>
        </w:rPr>
      </w:pPr>
      <w:r>
        <w:rPr>
          <w:rFonts w:hint="cs"/>
          <w:rtl/>
        </w:rPr>
        <w:t>]</w:t>
      </w:r>
    </w:p>
    <w:p w14:paraId="0C04E006" w14:textId="77777777" w:rsidR="00290960" w:rsidRPr="00CD067C" w:rsidRDefault="00290960" w:rsidP="00290960">
      <w:pPr>
        <w:rPr>
          <w:rtl/>
        </w:rPr>
      </w:pPr>
      <w:r w:rsidRPr="00CD067C">
        <w:rPr>
          <w:rtl/>
        </w:rPr>
        <w:lastRenderedPageBreak/>
        <w:t>"שוב אותו חלום?"</w:t>
      </w:r>
    </w:p>
    <w:p w14:paraId="32130E30" w14:textId="24851457" w:rsidR="00290960" w:rsidRDefault="00290960" w:rsidP="00290960">
      <w:pPr>
        <w:rPr>
          <w:rtl/>
        </w:rPr>
      </w:pPr>
      <w:r>
        <w:rPr>
          <w:rFonts w:hint="cs"/>
          <w:rtl/>
        </w:rPr>
        <w:t>ארקדי כיסה את בטנו שהציצה מחרך של שני כפתורים חסרים, שניתקו מחולצת הפיג'מה מזמן.</w:t>
      </w:r>
    </w:p>
    <w:p w14:paraId="20141045" w14:textId="77777777" w:rsidR="00290960" w:rsidRPr="00CD067C" w:rsidRDefault="00290960" w:rsidP="00290960">
      <w:pPr>
        <w:rPr>
          <w:rtl/>
        </w:rPr>
      </w:pPr>
      <w:r w:rsidRPr="00CD067C">
        <w:rPr>
          <w:rtl/>
        </w:rPr>
        <w:t>"</w:t>
      </w:r>
      <w:r>
        <w:rPr>
          <w:rFonts w:hint="cs"/>
          <w:rtl/>
        </w:rPr>
        <w:t xml:space="preserve">החלום </w:t>
      </w:r>
      <w:r w:rsidRPr="00CD067C">
        <w:rPr>
          <w:rtl/>
        </w:rPr>
        <w:t>עם הכומר?"</w:t>
      </w:r>
    </w:p>
    <w:p w14:paraId="3CC0EFD3" w14:textId="69A89474" w:rsidR="00290960" w:rsidRDefault="00290960" w:rsidP="00290960">
      <w:pPr>
        <w:rPr>
          <w:rtl/>
        </w:rPr>
      </w:pPr>
      <w:r w:rsidRPr="00CD067C">
        <w:rPr>
          <w:rtl/>
        </w:rPr>
        <w:t>"כן</w:t>
      </w:r>
      <w:r>
        <w:rPr>
          <w:rFonts w:hint="cs"/>
          <w:rtl/>
        </w:rPr>
        <w:t>, הסבישיניק</w:t>
      </w:r>
      <w:r w:rsidR="00A019F6">
        <w:rPr>
          <w:rFonts w:hint="cs"/>
          <w:rtl/>
        </w:rPr>
        <w:t>[</w:t>
      </w:r>
      <w:r w:rsidRPr="00E74D96">
        <w:t>священник</w:t>
      </w:r>
      <w:r w:rsidR="00A019F6">
        <w:rPr>
          <w:rFonts w:hint="cs"/>
          <w:rtl/>
        </w:rPr>
        <w:t>]</w:t>
      </w:r>
      <w:r w:rsidRPr="00CD067C">
        <w:rPr>
          <w:rtl/>
        </w:rPr>
        <w:t>."</w:t>
      </w:r>
      <w:r w:rsidR="00A019F6">
        <w:rPr>
          <w:rFonts w:hint="cs"/>
          <w:rtl/>
        </w:rPr>
        <w:t xml:space="preserve"> </w:t>
      </w:r>
      <w:bookmarkStart w:id="85" w:name="_Hlk533507343"/>
      <w:r w:rsidR="00A019F6">
        <w:rPr>
          <w:rFonts w:hint="cs"/>
          <w:rtl/>
        </w:rPr>
        <w:t xml:space="preserve">הוא לקח לו שתי </w:t>
      </w:r>
      <w:r w:rsidR="000F23A8" w:rsidRPr="000F23A8">
        <w:rPr>
          <w:rFonts w:cs="Times New Roman"/>
          <w:rtl/>
        </w:rPr>
        <w:t xml:space="preserve">זיפיר, </w:t>
      </w:r>
      <w:r w:rsidR="00A019F6">
        <w:rPr>
          <w:rFonts w:hint="cs"/>
          <w:rtl/>
        </w:rPr>
        <w:t>קציפות</w:t>
      </w:r>
      <w:r w:rsidR="00EA5B5F">
        <w:rPr>
          <w:rFonts w:hint="cs"/>
          <w:rtl/>
        </w:rPr>
        <w:t xml:space="preserve"> </w:t>
      </w:r>
      <w:r w:rsidR="00A019F6">
        <w:rPr>
          <w:rFonts w:hint="cs"/>
          <w:rtl/>
        </w:rPr>
        <w:t>מרשמלו ורודות, שלא היה ברור אם י</w:t>
      </w:r>
      <w:r w:rsidR="00EA5B5F">
        <w:rPr>
          <w:rFonts w:hint="cs"/>
          <w:rtl/>
        </w:rPr>
        <w:t>י</w:t>
      </w:r>
      <w:r w:rsidR="00A019F6">
        <w:rPr>
          <w:rFonts w:hint="cs"/>
          <w:rtl/>
        </w:rPr>
        <w:t>שארו למחר בבוקר.</w:t>
      </w:r>
      <w:bookmarkEnd w:id="85"/>
    </w:p>
    <w:p w14:paraId="50BD3370" w14:textId="77777777" w:rsidR="00290960" w:rsidRPr="00F4016E" w:rsidRDefault="00290960" w:rsidP="00290960">
      <w:pPr>
        <w:rPr>
          <w:color w:val="A6A6A6" w:themeColor="background1" w:themeShade="A6"/>
          <w:rtl/>
        </w:rPr>
      </w:pPr>
      <w:r w:rsidRPr="00F4016E">
        <w:rPr>
          <w:rFonts w:hint="cs"/>
          <w:color w:val="A6A6A6" w:themeColor="background1" w:themeShade="A6"/>
          <w:rtl/>
        </w:rPr>
        <w:t>[</w:t>
      </w:r>
    </w:p>
    <w:p w14:paraId="056B3BF6" w14:textId="77777777" w:rsidR="00290960" w:rsidRPr="00F4016E" w:rsidRDefault="00290960" w:rsidP="00290960">
      <w:pPr>
        <w:bidi w:val="0"/>
        <w:rPr>
          <w:color w:val="A6A6A6" w:themeColor="background1" w:themeShade="A6"/>
        </w:rPr>
      </w:pPr>
      <w:r w:rsidRPr="00F4016E">
        <w:rPr>
          <w:color w:val="A6A6A6" w:themeColor="background1" w:themeShade="A6"/>
        </w:rPr>
        <w:t>Без муки нет науки.</w:t>
      </w:r>
      <w:r w:rsidRPr="00F4016E">
        <w:rPr>
          <w:rFonts w:cs="Times New Roman"/>
          <w:color w:val="A6A6A6" w:themeColor="background1" w:themeShade="A6"/>
          <w:rtl/>
        </w:rPr>
        <w:tab/>
      </w:r>
      <w:r w:rsidRPr="00F4016E">
        <w:rPr>
          <w:color w:val="A6A6A6" w:themeColor="background1" w:themeShade="A6"/>
        </w:rPr>
        <w:t>Adversity is a good teacher</w:t>
      </w:r>
      <w:r w:rsidRPr="00F4016E">
        <w:rPr>
          <w:rFonts w:cs="Times New Roman"/>
          <w:color w:val="A6A6A6" w:themeColor="background1" w:themeShade="A6"/>
          <w:rtl/>
        </w:rPr>
        <w:t>.</w:t>
      </w:r>
    </w:p>
    <w:p w14:paraId="7DE811E6" w14:textId="77777777" w:rsidR="00290960" w:rsidRPr="00F4016E" w:rsidRDefault="00290960" w:rsidP="00290960">
      <w:pPr>
        <w:bidi w:val="0"/>
        <w:rPr>
          <w:color w:val="A6A6A6" w:themeColor="background1" w:themeShade="A6"/>
        </w:rPr>
      </w:pPr>
      <w:r w:rsidRPr="00F4016E">
        <w:rPr>
          <w:rFonts w:cs="Times New Roman"/>
          <w:color w:val="A6A6A6" w:themeColor="background1" w:themeShade="A6"/>
          <w:rtl/>
        </w:rPr>
        <w:t xml:space="preserve"> </w:t>
      </w:r>
      <w:r w:rsidRPr="00F4016E">
        <w:rPr>
          <w:color w:val="A6A6A6" w:themeColor="background1" w:themeShade="A6"/>
        </w:rPr>
        <w:t>Literal: Without torture no science</w:t>
      </w:r>
      <w:r w:rsidRPr="00F4016E">
        <w:rPr>
          <w:rFonts w:cs="Times New Roman"/>
          <w:color w:val="A6A6A6" w:themeColor="background1" w:themeShade="A6"/>
          <w:rtl/>
        </w:rPr>
        <w:t>.</w:t>
      </w:r>
    </w:p>
    <w:p w14:paraId="4B0393F9" w14:textId="77777777" w:rsidR="00290960" w:rsidRPr="00F4016E" w:rsidRDefault="00290960" w:rsidP="00290960">
      <w:pPr>
        <w:bidi w:val="0"/>
        <w:rPr>
          <w:color w:val="A6A6A6" w:themeColor="background1" w:themeShade="A6"/>
        </w:rPr>
      </w:pPr>
      <w:r w:rsidRPr="00F4016E">
        <w:rPr>
          <w:color w:val="A6A6A6" w:themeColor="background1" w:themeShade="A6"/>
        </w:rPr>
        <w:t>Без труда́ не вы́тащишь и ры́бку из пруда́.</w:t>
      </w:r>
      <w:r w:rsidRPr="00F4016E">
        <w:rPr>
          <w:rFonts w:cs="Times New Roman"/>
          <w:color w:val="A6A6A6" w:themeColor="background1" w:themeShade="A6"/>
          <w:rtl/>
        </w:rPr>
        <w:tab/>
      </w:r>
      <w:r w:rsidRPr="00F4016E">
        <w:rPr>
          <w:color w:val="A6A6A6" w:themeColor="background1" w:themeShade="A6"/>
        </w:rPr>
        <w:t>No pain, no gain</w:t>
      </w:r>
      <w:r w:rsidRPr="00F4016E">
        <w:rPr>
          <w:rFonts w:cs="Times New Roman"/>
          <w:color w:val="A6A6A6" w:themeColor="background1" w:themeShade="A6"/>
          <w:rtl/>
        </w:rPr>
        <w:t>.</w:t>
      </w:r>
    </w:p>
    <w:p w14:paraId="63509531" w14:textId="77777777" w:rsidR="00290960" w:rsidRPr="00F4016E" w:rsidRDefault="00290960" w:rsidP="00290960">
      <w:pPr>
        <w:bidi w:val="0"/>
        <w:rPr>
          <w:color w:val="A6A6A6" w:themeColor="background1" w:themeShade="A6"/>
          <w:rtl/>
        </w:rPr>
      </w:pPr>
      <w:r w:rsidRPr="00F4016E">
        <w:rPr>
          <w:rFonts w:cs="Times New Roman"/>
          <w:color w:val="A6A6A6" w:themeColor="background1" w:themeShade="A6"/>
          <w:rtl/>
        </w:rPr>
        <w:t xml:space="preserve"> </w:t>
      </w:r>
      <w:r w:rsidRPr="00F4016E">
        <w:rPr>
          <w:color w:val="A6A6A6" w:themeColor="background1" w:themeShade="A6"/>
        </w:rPr>
        <w:t>Literal: Without effort, you can't even pull a fish out of the pond</w:t>
      </w:r>
      <w:r w:rsidRPr="00F4016E">
        <w:rPr>
          <w:rFonts w:cs="Times New Roman"/>
          <w:color w:val="A6A6A6" w:themeColor="background1" w:themeShade="A6"/>
          <w:rtl/>
        </w:rPr>
        <w:t>.</w:t>
      </w:r>
    </w:p>
    <w:p w14:paraId="25785B8F" w14:textId="77777777" w:rsidR="00290960" w:rsidRPr="00F4016E" w:rsidRDefault="00290960" w:rsidP="00290960">
      <w:pPr>
        <w:bidi w:val="0"/>
        <w:rPr>
          <w:color w:val="A6A6A6" w:themeColor="background1" w:themeShade="A6"/>
          <w:rtl/>
        </w:rPr>
      </w:pPr>
      <w:r w:rsidRPr="00F4016E">
        <w:rPr>
          <w:color w:val="A6A6A6" w:themeColor="background1" w:themeShade="A6"/>
        </w:rPr>
        <w:t>http://masterrussian.com/proverbs/russian_proverbs_1.htm</w:t>
      </w:r>
    </w:p>
    <w:p w14:paraId="155D3FDD" w14:textId="77777777" w:rsidR="00290960" w:rsidRPr="00F4016E" w:rsidRDefault="00290960" w:rsidP="00290960">
      <w:pPr>
        <w:rPr>
          <w:color w:val="A6A6A6" w:themeColor="background1" w:themeShade="A6"/>
          <w:rtl/>
        </w:rPr>
      </w:pPr>
      <w:r w:rsidRPr="00F4016E">
        <w:rPr>
          <w:rFonts w:hint="cs"/>
          <w:color w:val="A6A6A6" w:themeColor="background1" w:themeShade="A6"/>
          <w:rtl/>
        </w:rPr>
        <w:t>]</w:t>
      </w:r>
    </w:p>
    <w:p w14:paraId="3567BCA1" w14:textId="381C2953" w:rsidR="00290960" w:rsidRPr="00CD067C" w:rsidRDefault="00290960" w:rsidP="00290960">
      <w:pPr>
        <w:rPr>
          <w:rtl/>
        </w:rPr>
      </w:pPr>
      <w:r w:rsidRPr="00CD067C">
        <w:rPr>
          <w:rtl/>
        </w:rPr>
        <w:t>"</w:t>
      </w:r>
      <w:r>
        <w:rPr>
          <w:rFonts w:hint="cs"/>
          <w:rtl/>
        </w:rPr>
        <w:t>סבישיניק</w:t>
      </w:r>
      <w:r w:rsidRPr="00CD067C">
        <w:rPr>
          <w:rtl/>
        </w:rPr>
        <w:t>,</w:t>
      </w:r>
      <w:r>
        <w:rPr>
          <w:rFonts w:hint="cs"/>
          <w:rtl/>
        </w:rPr>
        <w:t xml:space="preserve"> סבישיניק," רטנה דודה נדיה, מרחיקה מעליה בחוסר</w:t>
      </w:r>
      <w:r w:rsidR="00EA5B5F">
        <w:rPr>
          <w:rFonts w:hint="cs"/>
          <w:rtl/>
        </w:rPr>
        <w:t xml:space="preserve"> </w:t>
      </w:r>
      <w:r>
        <w:rPr>
          <w:rFonts w:hint="cs"/>
          <w:rtl/>
        </w:rPr>
        <w:t xml:space="preserve">חשק את צלחתה </w:t>
      </w:r>
      <w:r w:rsidR="003E225A">
        <w:rPr>
          <w:rFonts w:hint="cs"/>
          <w:rtl/>
        </w:rPr>
        <w:t>ה</w:t>
      </w:r>
      <w:r w:rsidR="00C056C9">
        <w:rPr>
          <w:rFonts w:hint="cs"/>
          <w:rtl/>
        </w:rPr>
        <w:t>גדושה</w:t>
      </w:r>
      <w:r>
        <w:rPr>
          <w:rFonts w:hint="cs"/>
          <w:rtl/>
        </w:rPr>
        <w:t xml:space="preserve"> </w:t>
      </w:r>
      <w:r w:rsidR="00C056C9">
        <w:rPr>
          <w:rFonts w:hint="cs"/>
          <w:rtl/>
        </w:rPr>
        <w:t>ב</w:t>
      </w:r>
      <w:r>
        <w:rPr>
          <w:rFonts w:hint="cs"/>
          <w:rtl/>
        </w:rPr>
        <w:t>לשון מוחמצת ו</w:t>
      </w:r>
      <w:r w:rsidR="003E225A">
        <w:rPr>
          <w:rFonts w:hint="cs"/>
          <w:rtl/>
        </w:rPr>
        <w:t>ב</w:t>
      </w:r>
      <w:r>
        <w:rPr>
          <w:rFonts w:hint="cs"/>
          <w:rtl/>
        </w:rPr>
        <w:t>סלט חזה העוף המפורסם שלה.</w:t>
      </w:r>
      <w:r w:rsidRPr="00CD067C">
        <w:rPr>
          <w:rtl/>
        </w:rPr>
        <w:t xml:space="preserve"> </w:t>
      </w:r>
      <w:r>
        <w:rPr>
          <w:rFonts w:hint="cs"/>
          <w:rtl/>
        </w:rPr>
        <w:t xml:space="preserve">"ללא ייסורים אין מדע. כשיש חלום רע </w:t>
      </w:r>
      <w:r>
        <w:rPr>
          <w:rtl/>
        </w:rPr>
        <w:t>–</w:t>
      </w:r>
      <w:r>
        <w:rPr>
          <w:rFonts w:hint="cs"/>
          <w:rtl/>
        </w:rPr>
        <w:t xml:space="preserve"> </w:t>
      </w:r>
      <w:r w:rsidRPr="00CD067C">
        <w:rPr>
          <w:rtl/>
        </w:rPr>
        <w:t>צבוט את עצמך</w:t>
      </w:r>
      <w:r>
        <w:rPr>
          <w:rFonts w:hint="cs"/>
          <w:rtl/>
        </w:rPr>
        <w:t xml:space="preserve"> בזרוע</w:t>
      </w:r>
      <w:r>
        <w:rPr>
          <w:rtl/>
        </w:rPr>
        <w:t>.</w:t>
      </w:r>
      <w:r>
        <w:rPr>
          <w:rFonts w:hint="cs"/>
          <w:rtl/>
        </w:rPr>
        <w:t>"</w:t>
      </w:r>
    </w:p>
    <w:p w14:paraId="67BC40EE" w14:textId="4FD40B23" w:rsidR="00290960" w:rsidRDefault="00290960" w:rsidP="00290960">
      <w:pPr>
        <w:rPr>
          <w:rtl/>
        </w:rPr>
      </w:pPr>
      <w:r w:rsidRPr="00CD067C">
        <w:rPr>
          <w:rtl/>
        </w:rPr>
        <w:t>"</w:t>
      </w:r>
      <w:r>
        <w:rPr>
          <w:rFonts w:hint="cs"/>
          <w:rtl/>
        </w:rPr>
        <w:t xml:space="preserve">לא, לא," התערב החבר בעל העיניים האדומות, </w:t>
      </w:r>
      <w:r w:rsidR="00A52822" w:rsidRPr="00A52822">
        <w:rPr>
          <w:rFonts w:cs="Times New Roman"/>
          <w:rtl/>
        </w:rPr>
        <w:t xml:space="preserve">זה שהתעלה קודם מעל כולם וכינה את השלטונות </w:t>
      </w:r>
      <w:r w:rsidR="00F05D24">
        <w:rPr>
          <w:rFonts w:cs="Times New Roman" w:hint="cs"/>
          <w:rtl/>
        </w:rPr>
        <w:t>לא רק</w:t>
      </w:r>
      <w:r w:rsidR="00A52822" w:rsidRPr="00A52822">
        <w:rPr>
          <w:rFonts w:cs="Times New Roman"/>
          <w:rtl/>
        </w:rPr>
        <w:t xml:space="preserve"> 'עריצים' </w:t>
      </w:r>
      <w:r w:rsidR="00F05D24">
        <w:rPr>
          <w:rFonts w:cs="Times New Roman" w:hint="cs"/>
          <w:rtl/>
        </w:rPr>
        <w:t xml:space="preserve">אלא גם </w:t>
      </w:r>
      <w:r w:rsidR="00A52822" w:rsidRPr="00A52822">
        <w:rPr>
          <w:rFonts w:cs="Times New Roman"/>
          <w:rtl/>
        </w:rPr>
        <w:t xml:space="preserve">'אוֹפְּריצְ'ניקים', </w:t>
      </w:r>
      <w:r>
        <w:rPr>
          <w:rFonts w:hint="cs"/>
          <w:rtl/>
        </w:rPr>
        <w:t>"כשיש חלום רע, נושכים את ה</w:t>
      </w:r>
      <w:r w:rsidRPr="00CD067C">
        <w:rPr>
          <w:rtl/>
        </w:rPr>
        <w:t>אצבע</w:t>
      </w:r>
      <w:r>
        <w:rPr>
          <w:rFonts w:hint="cs"/>
          <w:rtl/>
        </w:rPr>
        <w:t xml:space="preserve"> ומייד מתעוררים</w:t>
      </w:r>
      <w:r w:rsidRPr="00CD067C">
        <w:rPr>
          <w:rtl/>
        </w:rPr>
        <w:t>."</w:t>
      </w:r>
    </w:p>
    <w:p w14:paraId="6CEB8AC1" w14:textId="2B6A325D" w:rsidR="00E10497" w:rsidRPr="001F22DE" w:rsidRDefault="00290960" w:rsidP="00562F40">
      <w:pPr>
        <w:rPr>
          <w:rtl/>
        </w:rPr>
      </w:pPr>
      <w:r w:rsidRPr="001F22DE">
        <w:rPr>
          <w:rFonts w:hint="eastAsia"/>
          <w:rtl/>
        </w:rPr>
        <w:t>אביה</w:t>
      </w:r>
      <w:r w:rsidRPr="001F22DE">
        <w:rPr>
          <w:rtl/>
        </w:rPr>
        <w:t xml:space="preserve"> </w:t>
      </w:r>
      <w:r w:rsidRPr="001F22DE">
        <w:rPr>
          <w:rFonts w:hint="eastAsia"/>
          <w:rtl/>
        </w:rPr>
        <w:t>של</w:t>
      </w:r>
      <w:r w:rsidRPr="001F22DE">
        <w:rPr>
          <w:rtl/>
        </w:rPr>
        <w:t xml:space="preserve"> </w:t>
      </w:r>
      <w:r w:rsidRPr="001F22DE">
        <w:rPr>
          <w:rFonts w:hint="eastAsia"/>
          <w:rtl/>
        </w:rPr>
        <w:t>דודה</w:t>
      </w:r>
      <w:r w:rsidRPr="001F22DE">
        <w:rPr>
          <w:rtl/>
        </w:rPr>
        <w:t xml:space="preserve"> </w:t>
      </w:r>
      <w:r w:rsidRPr="001F22DE">
        <w:rPr>
          <w:rFonts w:hint="eastAsia"/>
          <w:rtl/>
        </w:rPr>
        <w:t>נדיה</w:t>
      </w:r>
      <w:r w:rsidRPr="001F22DE">
        <w:rPr>
          <w:rtl/>
        </w:rPr>
        <w:t xml:space="preserve"> </w:t>
      </w:r>
      <w:r w:rsidRPr="001F22DE">
        <w:rPr>
          <w:rFonts w:hint="eastAsia"/>
          <w:rtl/>
        </w:rPr>
        <w:t>השתתק</w:t>
      </w:r>
      <w:r w:rsidRPr="001F22DE">
        <w:rPr>
          <w:rtl/>
        </w:rPr>
        <w:t xml:space="preserve">. </w:t>
      </w:r>
      <w:r w:rsidRPr="001F22DE">
        <w:rPr>
          <w:rFonts w:hint="eastAsia"/>
          <w:rtl/>
        </w:rPr>
        <w:t>כנראה</w:t>
      </w:r>
      <w:r w:rsidRPr="001F22DE">
        <w:rPr>
          <w:rtl/>
        </w:rPr>
        <w:t xml:space="preserve"> </w:t>
      </w:r>
      <w:r w:rsidRPr="001F22DE">
        <w:rPr>
          <w:rFonts w:hint="eastAsia"/>
          <w:rtl/>
        </w:rPr>
        <w:t>הרהר</w:t>
      </w:r>
      <w:r w:rsidRPr="001F22DE">
        <w:rPr>
          <w:rtl/>
        </w:rPr>
        <w:t xml:space="preserve"> </w:t>
      </w:r>
      <w:r w:rsidRPr="001F22DE">
        <w:rPr>
          <w:rFonts w:hint="eastAsia"/>
          <w:rtl/>
        </w:rPr>
        <w:t>גם</w:t>
      </w:r>
      <w:r w:rsidRPr="001F22DE">
        <w:rPr>
          <w:rtl/>
        </w:rPr>
        <w:t xml:space="preserve"> </w:t>
      </w:r>
      <w:r w:rsidRPr="001F22DE">
        <w:rPr>
          <w:rFonts w:hint="eastAsia"/>
          <w:rtl/>
        </w:rPr>
        <w:t>הוא</w:t>
      </w:r>
      <w:r w:rsidRPr="001F22DE">
        <w:rPr>
          <w:rtl/>
        </w:rPr>
        <w:t xml:space="preserve"> </w:t>
      </w:r>
      <w:r w:rsidRPr="001F22DE">
        <w:rPr>
          <w:rFonts w:hint="eastAsia"/>
          <w:rtl/>
        </w:rPr>
        <w:t>בעצה</w:t>
      </w:r>
      <w:r w:rsidRPr="001F22DE">
        <w:rPr>
          <w:rtl/>
        </w:rPr>
        <w:t xml:space="preserve"> </w:t>
      </w:r>
      <w:r w:rsidRPr="001F22DE">
        <w:rPr>
          <w:rFonts w:hint="eastAsia"/>
          <w:rtl/>
        </w:rPr>
        <w:t>שי</w:t>
      </w:r>
      <w:r w:rsidR="00EA5B5F">
        <w:rPr>
          <w:rFonts w:hint="cs"/>
          <w:rtl/>
        </w:rPr>
        <w:t>י</w:t>
      </w:r>
      <w:r w:rsidRPr="001F22DE">
        <w:rPr>
          <w:rFonts w:hint="eastAsia"/>
          <w:rtl/>
        </w:rPr>
        <w:t>תן</w:t>
      </w:r>
      <w:r w:rsidRPr="001F22DE">
        <w:rPr>
          <w:rtl/>
        </w:rPr>
        <w:t xml:space="preserve"> </w:t>
      </w:r>
      <w:r w:rsidRPr="001F22DE">
        <w:rPr>
          <w:rFonts w:hint="eastAsia"/>
          <w:rtl/>
        </w:rPr>
        <w:t>לארקדי</w:t>
      </w:r>
      <w:r w:rsidRPr="001F22DE">
        <w:rPr>
          <w:rtl/>
        </w:rPr>
        <w:t xml:space="preserve"> </w:t>
      </w:r>
      <w:r w:rsidR="002536EA" w:rsidRPr="002536EA">
        <w:rPr>
          <w:rFonts w:cs="Times New Roman"/>
          <w:rtl/>
        </w:rPr>
        <w:t xml:space="preserve">בנוגע ליקיצה מחלום רע, </w:t>
      </w:r>
      <w:r w:rsidRPr="001F22DE">
        <w:rPr>
          <w:rFonts w:hint="eastAsia"/>
          <w:rtl/>
        </w:rPr>
        <w:t>ולא</w:t>
      </w:r>
      <w:r w:rsidRPr="001F22DE">
        <w:rPr>
          <w:rtl/>
        </w:rPr>
        <w:t xml:space="preserve"> </w:t>
      </w:r>
      <w:r w:rsidRPr="001F22DE">
        <w:rPr>
          <w:rFonts w:hint="eastAsia"/>
          <w:rtl/>
        </w:rPr>
        <w:t>מצא</w:t>
      </w:r>
      <w:r w:rsidRPr="001F22DE">
        <w:rPr>
          <w:rtl/>
        </w:rPr>
        <w:t>.</w:t>
      </w:r>
    </w:p>
    <w:p w14:paraId="617200B3" w14:textId="025A0D84" w:rsidR="00290960" w:rsidRPr="001F22DE" w:rsidRDefault="00290960" w:rsidP="00290960">
      <w:pPr>
        <w:rPr>
          <w:rFonts w:cs="Times New Roman"/>
          <w:rtl/>
        </w:rPr>
      </w:pPr>
      <w:r w:rsidRPr="001F22DE">
        <w:rPr>
          <w:rFonts w:cs="Times New Roman" w:hint="eastAsia"/>
          <w:rtl/>
        </w:rPr>
        <w:t>ארקדי</w:t>
      </w:r>
      <w:r w:rsidRPr="001F22DE">
        <w:rPr>
          <w:rFonts w:cs="Times New Roman"/>
          <w:rtl/>
        </w:rPr>
        <w:t xml:space="preserve"> </w:t>
      </w:r>
      <w:r w:rsidR="00A52822" w:rsidRPr="00A52822">
        <w:rPr>
          <w:rFonts w:cs="Times New Roman"/>
          <w:rtl/>
        </w:rPr>
        <w:t xml:space="preserve">ניסה לדחות עד כמה שאפשר את חזרתו למיטה, הוא </w:t>
      </w:r>
      <w:r w:rsidRPr="001F22DE">
        <w:rPr>
          <w:rFonts w:cs="Times New Roman" w:hint="eastAsia"/>
          <w:rtl/>
        </w:rPr>
        <w:t>פחד</w:t>
      </w:r>
      <w:r w:rsidRPr="001F22DE">
        <w:rPr>
          <w:rFonts w:cs="Times New Roman"/>
          <w:rtl/>
        </w:rPr>
        <w:t xml:space="preserve"> </w:t>
      </w:r>
      <w:r w:rsidRPr="001F22DE">
        <w:rPr>
          <w:rFonts w:cs="Times New Roman" w:hint="eastAsia"/>
          <w:rtl/>
        </w:rPr>
        <w:t>לה</w:t>
      </w:r>
      <w:r w:rsidR="00EA5B5F">
        <w:rPr>
          <w:rFonts w:cs="Times New Roman" w:hint="cs"/>
          <w:rtl/>
        </w:rPr>
        <w:t>י</w:t>
      </w:r>
      <w:r w:rsidRPr="001F22DE">
        <w:rPr>
          <w:rFonts w:cs="Times New Roman" w:hint="eastAsia"/>
          <w:rtl/>
        </w:rPr>
        <w:t>רדם</w:t>
      </w:r>
      <w:r w:rsidRPr="001F22DE">
        <w:rPr>
          <w:rFonts w:cs="Times New Roman"/>
          <w:rtl/>
        </w:rPr>
        <w:t xml:space="preserve"> </w:t>
      </w:r>
      <w:r w:rsidRPr="001F22DE">
        <w:rPr>
          <w:rFonts w:cs="Times New Roman" w:hint="eastAsia"/>
          <w:rtl/>
        </w:rPr>
        <w:t>שוב</w:t>
      </w:r>
      <w:r w:rsidRPr="001F22DE">
        <w:rPr>
          <w:rFonts w:cs="Times New Roman"/>
          <w:rtl/>
        </w:rPr>
        <w:t xml:space="preserve">. </w:t>
      </w:r>
      <w:r w:rsidRPr="001F22DE">
        <w:rPr>
          <w:rFonts w:cs="Times New Roman" w:hint="eastAsia"/>
          <w:rtl/>
        </w:rPr>
        <w:t>הוא</w:t>
      </w:r>
      <w:r w:rsidRPr="001F22DE">
        <w:rPr>
          <w:rFonts w:cs="Times New Roman"/>
          <w:rtl/>
        </w:rPr>
        <w:t xml:space="preserve"> </w:t>
      </w:r>
      <w:r w:rsidRPr="001F22DE">
        <w:rPr>
          <w:rFonts w:cs="Times New Roman" w:hint="eastAsia"/>
          <w:rtl/>
        </w:rPr>
        <w:t>ביקש</w:t>
      </w:r>
      <w:r w:rsidRPr="001F22DE">
        <w:rPr>
          <w:rFonts w:cs="Times New Roman"/>
          <w:rtl/>
        </w:rPr>
        <w:t xml:space="preserve"> </w:t>
      </w:r>
      <w:r w:rsidR="00EA5B5F" w:rsidRPr="00EA5B5F">
        <w:rPr>
          <w:rFonts w:cs="Times New Roman"/>
          <w:rtl/>
        </w:rPr>
        <w:t>מדידיה סיומה</w:t>
      </w:r>
      <w:r w:rsidR="00EA5B5F" w:rsidRPr="00EA5B5F">
        <w:rPr>
          <w:rFonts w:cs="Times New Roman" w:hint="eastAsia"/>
          <w:rtl/>
        </w:rPr>
        <w:t xml:space="preserve"> </w:t>
      </w:r>
      <w:r w:rsidRPr="001F22DE">
        <w:rPr>
          <w:rFonts w:cs="Times New Roman" w:hint="eastAsia"/>
          <w:rtl/>
        </w:rPr>
        <w:t>שיספר</w:t>
      </w:r>
      <w:r w:rsidRPr="001F22DE">
        <w:rPr>
          <w:rFonts w:cs="Times New Roman"/>
          <w:rtl/>
        </w:rPr>
        <w:t xml:space="preserve"> </w:t>
      </w:r>
      <w:r w:rsidRPr="001F22DE">
        <w:rPr>
          <w:rFonts w:cs="Times New Roman" w:hint="eastAsia"/>
          <w:rtl/>
        </w:rPr>
        <w:t>לו</w:t>
      </w:r>
      <w:r w:rsidRPr="001F22DE">
        <w:rPr>
          <w:rFonts w:cs="Times New Roman"/>
          <w:rtl/>
        </w:rPr>
        <w:t xml:space="preserve"> </w:t>
      </w:r>
      <w:r w:rsidRPr="001F22DE">
        <w:rPr>
          <w:rFonts w:cs="Times New Roman" w:hint="eastAsia"/>
          <w:rtl/>
        </w:rPr>
        <w:t>עוד</w:t>
      </w:r>
      <w:r w:rsidRPr="001F22DE">
        <w:rPr>
          <w:rFonts w:cs="Times New Roman"/>
          <w:rtl/>
        </w:rPr>
        <w:t xml:space="preserve"> </w:t>
      </w:r>
      <w:r w:rsidRPr="001F22DE">
        <w:rPr>
          <w:rFonts w:cs="Times New Roman" w:hint="eastAsia"/>
          <w:rtl/>
        </w:rPr>
        <w:t>על</w:t>
      </w:r>
      <w:r w:rsidRPr="001F22DE">
        <w:rPr>
          <w:rFonts w:cs="Times New Roman"/>
          <w:rtl/>
        </w:rPr>
        <w:t xml:space="preserve"> </w:t>
      </w:r>
      <w:r w:rsidRPr="001F22DE">
        <w:rPr>
          <w:rFonts w:cs="Times New Roman" w:hint="eastAsia"/>
          <w:rtl/>
        </w:rPr>
        <w:t>המצור</w:t>
      </w:r>
      <w:r w:rsidRPr="001F22DE">
        <w:rPr>
          <w:rFonts w:cs="Times New Roman"/>
          <w:rtl/>
        </w:rPr>
        <w:t>.</w:t>
      </w:r>
      <w:r w:rsidR="003E225A">
        <w:rPr>
          <w:rFonts w:cs="Times New Roman" w:hint="cs"/>
          <w:rtl/>
        </w:rPr>
        <w:t xml:space="preserve"> </w:t>
      </w:r>
      <w:r w:rsidRPr="001F22DE">
        <w:rPr>
          <w:rFonts w:cs="Times New Roman" w:hint="eastAsia"/>
          <w:rtl/>
        </w:rPr>
        <w:t>מים</w:t>
      </w:r>
      <w:r w:rsidRPr="001F22DE">
        <w:rPr>
          <w:rFonts w:cs="Times New Roman"/>
          <w:rtl/>
        </w:rPr>
        <w:t xml:space="preserve"> </w:t>
      </w:r>
      <w:r w:rsidRPr="001F22DE">
        <w:rPr>
          <w:rFonts w:cs="Times New Roman" w:hint="eastAsia"/>
          <w:rtl/>
        </w:rPr>
        <w:t>לפחות</w:t>
      </w:r>
      <w:r w:rsidRPr="001F22DE">
        <w:rPr>
          <w:rFonts w:cs="Times New Roman"/>
          <w:rtl/>
        </w:rPr>
        <w:t xml:space="preserve"> </w:t>
      </w:r>
      <w:r w:rsidRPr="001F22DE">
        <w:rPr>
          <w:rFonts w:cs="Times New Roman" w:hint="eastAsia"/>
          <w:rtl/>
        </w:rPr>
        <w:t>הרי</w:t>
      </w:r>
      <w:r w:rsidRPr="001F22DE">
        <w:rPr>
          <w:rFonts w:cs="Times New Roman"/>
          <w:rtl/>
        </w:rPr>
        <w:t xml:space="preserve"> </w:t>
      </w:r>
      <w:r w:rsidRPr="001F22DE">
        <w:rPr>
          <w:rFonts w:cs="Times New Roman" w:hint="eastAsia"/>
          <w:rtl/>
        </w:rPr>
        <w:t>היו</w:t>
      </w:r>
      <w:r w:rsidRPr="001F22DE">
        <w:rPr>
          <w:rFonts w:cs="Times New Roman"/>
          <w:rtl/>
        </w:rPr>
        <w:t xml:space="preserve"> </w:t>
      </w:r>
      <w:r w:rsidRPr="001F22DE">
        <w:rPr>
          <w:rFonts w:cs="Times New Roman" w:hint="eastAsia"/>
          <w:rtl/>
        </w:rPr>
        <w:t>בשפע</w:t>
      </w:r>
      <w:r w:rsidRPr="001F22DE">
        <w:rPr>
          <w:rFonts w:cs="Times New Roman"/>
          <w:rtl/>
        </w:rPr>
        <w:t>?</w:t>
      </w:r>
    </w:p>
    <w:p w14:paraId="6D91ACA4" w14:textId="62AB61BF" w:rsidR="00290960" w:rsidRPr="001F22DE" w:rsidRDefault="00290960" w:rsidP="00290960">
      <w:pPr>
        <w:rPr>
          <w:rtl/>
        </w:rPr>
      </w:pPr>
      <w:r w:rsidRPr="001F22DE">
        <w:rPr>
          <w:rtl/>
        </w:rPr>
        <w:t xml:space="preserve">"בחורף </w:t>
      </w:r>
      <w:r w:rsidRPr="001F22DE">
        <w:rPr>
          <w:rFonts w:hint="eastAsia"/>
          <w:rtl/>
        </w:rPr>
        <w:t>הראשון</w:t>
      </w:r>
      <w:r w:rsidRPr="001F22DE">
        <w:rPr>
          <w:rtl/>
        </w:rPr>
        <w:t xml:space="preserve"> </w:t>
      </w:r>
      <w:r w:rsidRPr="001F22DE">
        <w:rPr>
          <w:rFonts w:hint="eastAsia"/>
          <w:rtl/>
        </w:rPr>
        <w:t>של</w:t>
      </w:r>
      <w:r w:rsidRPr="001F22DE">
        <w:rPr>
          <w:rtl/>
        </w:rPr>
        <w:t xml:space="preserve"> </w:t>
      </w:r>
      <w:r w:rsidRPr="001F22DE">
        <w:rPr>
          <w:rFonts w:hint="eastAsia"/>
          <w:rtl/>
        </w:rPr>
        <w:t>המצור</w:t>
      </w:r>
      <w:r w:rsidRPr="001F22DE">
        <w:rPr>
          <w:rtl/>
        </w:rPr>
        <w:t xml:space="preserve"> </w:t>
      </w:r>
      <w:r w:rsidRPr="001F22DE">
        <w:rPr>
          <w:rFonts w:hint="eastAsia"/>
          <w:rtl/>
        </w:rPr>
        <w:t>חצבו</w:t>
      </w:r>
      <w:r w:rsidRPr="001F22DE">
        <w:rPr>
          <w:rtl/>
        </w:rPr>
        <w:t xml:space="preserve"> </w:t>
      </w:r>
      <w:r w:rsidRPr="001F22DE">
        <w:rPr>
          <w:rFonts w:hint="eastAsia"/>
          <w:rtl/>
        </w:rPr>
        <w:t>תעלות</w:t>
      </w:r>
      <w:r w:rsidRPr="001F22DE">
        <w:rPr>
          <w:rtl/>
        </w:rPr>
        <w:t xml:space="preserve"> </w:t>
      </w:r>
      <w:r w:rsidRPr="001F22DE">
        <w:rPr>
          <w:rFonts w:hint="eastAsia"/>
          <w:rtl/>
        </w:rPr>
        <w:t>בעומק</w:t>
      </w:r>
      <w:r w:rsidRPr="001F22DE">
        <w:rPr>
          <w:rtl/>
        </w:rPr>
        <w:t xml:space="preserve"> </w:t>
      </w:r>
      <w:r w:rsidRPr="001F22DE">
        <w:rPr>
          <w:rFonts w:hint="eastAsia"/>
          <w:rtl/>
        </w:rPr>
        <w:t>חצי</w:t>
      </w:r>
      <w:r w:rsidRPr="001F22DE">
        <w:rPr>
          <w:rtl/>
        </w:rPr>
        <w:t xml:space="preserve"> </w:t>
      </w:r>
      <w:r w:rsidRPr="001F22DE">
        <w:rPr>
          <w:rFonts w:hint="eastAsia"/>
          <w:rtl/>
        </w:rPr>
        <w:t>מטר</w:t>
      </w:r>
      <w:r w:rsidRPr="001F22DE">
        <w:rPr>
          <w:rtl/>
        </w:rPr>
        <w:t xml:space="preserve"> </w:t>
      </w:r>
      <w:r w:rsidRPr="001F22DE">
        <w:rPr>
          <w:rFonts w:hint="eastAsia"/>
          <w:rtl/>
        </w:rPr>
        <w:t>בקרח</w:t>
      </w:r>
      <w:r w:rsidRPr="001F22DE">
        <w:rPr>
          <w:rtl/>
        </w:rPr>
        <w:t xml:space="preserve"> </w:t>
      </w:r>
      <w:r w:rsidR="002E22CA" w:rsidRPr="002E22CA">
        <w:rPr>
          <w:rFonts w:cs="Times New Roman"/>
          <w:rtl/>
        </w:rPr>
        <w:t>ש</w:t>
      </w:r>
      <w:r w:rsidR="002E22CA">
        <w:rPr>
          <w:rFonts w:cs="Times New Roman" w:hint="cs"/>
          <w:rtl/>
        </w:rPr>
        <w:t xml:space="preserve">כיסה את </w:t>
      </w:r>
      <w:r w:rsidR="002E22CA" w:rsidRPr="002E22CA">
        <w:rPr>
          <w:rFonts w:cs="Times New Roman"/>
          <w:rtl/>
        </w:rPr>
        <w:t xml:space="preserve">הנהר, </w:t>
      </w:r>
      <w:r w:rsidRPr="001F22DE">
        <w:rPr>
          <w:rFonts w:hint="eastAsia"/>
          <w:rtl/>
        </w:rPr>
        <w:t>והנשים</w:t>
      </w:r>
      <w:r w:rsidRPr="001F22DE">
        <w:rPr>
          <w:rtl/>
        </w:rPr>
        <w:t xml:space="preserve"> </w:t>
      </w:r>
      <w:r w:rsidRPr="001F22DE">
        <w:rPr>
          <w:rFonts w:hint="eastAsia"/>
          <w:rtl/>
        </w:rPr>
        <w:t>כרעו</w:t>
      </w:r>
      <w:r w:rsidRPr="001F22DE">
        <w:rPr>
          <w:rtl/>
        </w:rPr>
        <w:t xml:space="preserve"> </w:t>
      </w:r>
      <w:r w:rsidRPr="001F22DE">
        <w:rPr>
          <w:rFonts w:hint="eastAsia"/>
          <w:rtl/>
        </w:rPr>
        <w:t>בשלג</w:t>
      </w:r>
      <w:r w:rsidRPr="001F22DE">
        <w:rPr>
          <w:rtl/>
        </w:rPr>
        <w:t xml:space="preserve"> </w:t>
      </w:r>
      <w:r w:rsidRPr="001F22DE">
        <w:rPr>
          <w:rFonts w:hint="eastAsia"/>
          <w:rtl/>
        </w:rPr>
        <w:t>והוציאו</w:t>
      </w:r>
      <w:r w:rsidRPr="001F22DE">
        <w:rPr>
          <w:rtl/>
        </w:rPr>
        <w:t xml:space="preserve"> </w:t>
      </w:r>
      <w:r w:rsidRPr="001F22DE">
        <w:rPr>
          <w:rFonts w:hint="eastAsia"/>
          <w:rtl/>
        </w:rPr>
        <w:t>מים</w:t>
      </w:r>
      <w:r w:rsidRPr="001F22DE">
        <w:rPr>
          <w:rtl/>
        </w:rPr>
        <w:t xml:space="preserve"> </w:t>
      </w:r>
      <w:r w:rsidRPr="001F22DE">
        <w:rPr>
          <w:rFonts w:hint="eastAsia"/>
          <w:rtl/>
        </w:rPr>
        <w:t>במצקות</w:t>
      </w:r>
      <w:r w:rsidRPr="001F22DE">
        <w:rPr>
          <w:rtl/>
        </w:rPr>
        <w:t xml:space="preserve"> </w:t>
      </w:r>
      <w:r w:rsidRPr="001F22DE">
        <w:rPr>
          <w:rFonts w:hint="eastAsia"/>
          <w:rtl/>
        </w:rPr>
        <w:t>של</w:t>
      </w:r>
      <w:r w:rsidRPr="001F22DE">
        <w:rPr>
          <w:rtl/>
        </w:rPr>
        <w:t xml:space="preserve"> </w:t>
      </w:r>
      <w:r w:rsidRPr="001F22DE">
        <w:rPr>
          <w:rFonts w:hint="eastAsia"/>
          <w:rtl/>
        </w:rPr>
        <w:t>מרק</w:t>
      </w:r>
      <w:r w:rsidRPr="001F22DE">
        <w:rPr>
          <w:rtl/>
        </w:rPr>
        <w:t xml:space="preserve"> </w:t>
      </w:r>
      <w:r w:rsidRPr="001F22DE">
        <w:rPr>
          <w:rFonts w:hint="eastAsia"/>
          <w:rtl/>
        </w:rPr>
        <w:t>לתוך</w:t>
      </w:r>
      <w:r w:rsidRPr="001F22DE">
        <w:rPr>
          <w:rtl/>
        </w:rPr>
        <w:t xml:space="preserve"> </w:t>
      </w:r>
      <w:r w:rsidRPr="001F22DE">
        <w:rPr>
          <w:rFonts w:hint="eastAsia"/>
          <w:rtl/>
        </w:rPr>
        <w:t>סירים</w:t>
      </w:r>
      <w:r w:rsidRPr="001F22DE">
        <w:rPr>
          <w:rtl/>
        </w:rPr>
        <w:t xml:space="preserve"> </w:t>
      </w:r>
      <w:r w:rsidRPr="001F22DE">
        <w:rPr>
          <w:rFonts w:hint="eastAsia"/>
          <w:rtl/>
        </w:rPr>
        <w:t>וקומקומים</w:t>
      </w:r>
      <w:r w:rsidRPr="001F22DE">
        <w:rPr>
          <w:rtl/>
        </w:rPr>
        <w:t xml:space="preserve">. </w:t>
      </w:r>
      <w:r w:rsidRPr="001F22DE">
        <w:rPr>
          <w:rFonts w:hint="eastAsia"/>
          <w:rtl/>
        </w:rPr>
        <w:t>אבל</w:t>
      </w:r>
      <w:r w:rsidRPr="001F22DE">
        <w:rPr>
          <w:rtl/>
        </w:rPr>
        <w:t xml:space="preserve"> </w:t>
      </w:r>
      <w:r w:rsidRPr="001F22DE">
        <w:rPr>
          <w:rFonts w:hint="eastAsia"/>
          <w:rtl/>
        </w:rPr>
        <w:t>אני</w:t>
      </w:r>
      <w:r w:rsidRPr="001F22DE">
        <w:rPr>
          <w:rtl/>
        </w:rPr>
        <w:t xml:space="preserve"> </w:t>
      </w:r>
      <w:r w:rsidRPr="001F22DE">
        <w:rPr>
          <w:rFonts w:hint="eastAsia"/>
          <w:rtl/>
        </w:rPr>
        <w:t>קטן</w:t>
      </w:r>
      <w:r w:rsidRPr="001F22DE">
        <w:rPr>
          <w:rtl/>
        </w:rPr>
        <w:t xml:space="preserve"> </w:t>
      </w:r>
      <w:r w:rsidRPr="001F22DE">
        <w:rPr>
          <w:rFonts w:hint="eastAsia"/>
          <w:rtl/>
        </w:rPr>
        <w:t>הייתי</w:t>
      </w:r>
      <w:r w:rsidRPr="001F22DE">
        <w:rPr>
          <w:rtl/>
        </w:rPr>
        <w:t>,</w:t>
      </w:r>
      <w:r w:rsidRPr="001F22DE">
        <w:rPr>
          <w:rFonts w:cs="Times New Roman"/>
          <w:rtl/>
        </w:rPr>
        <w:t xml:space="preserve"> לא הגעתי למים."</w:t>
      </w:r>
    </w:p>
    <w:p w14:paraId="0898F2B6" w14:textId="77777777" w:rsidR="00290960" w:rsidRPr="001F22DE" w:rsidRDefault="00290960" w:rsidP="00290960">
      <w:pPr>
        <w:rPr>
          <w:rtl/>
        </w:rPr>
      </w:pPr>
      <w:r w:rsidRPr="001F22DE">
        <w:rPr>
          <w:rFonts w:cs="Times New Roman"/>
          <w:rtl/>
        </w:rPr>
        <w:t xml:space="preserve">"גם לא עם מצקת?" </w:t>
      </w:r>
      <w:r w:rsidRPr="001F22DE">
        <w:rPr>
          <w:rFonts w:cs="Times New Roman" w:hint="eastAsia"/>
          <w:rtl/>
        </w:rPr>
        <w:t>צחק</w:t>
      </w:r>
      <w:r w:rsidRPr="001F22DE">
        <w:rPr>
          <w:rFonts w:cs="Times New Roman"/>
          <w:rtl/>
        </w:rPr>
        <w:t xml:space="preserve"> </w:t>
      </w:r>
      <w:r w:rsidRPr="001F22DE">
        <w:rPr>
          <w:rFonts w:cs="Times New Roman" w:hint="eastAsia"/>
          <w:rtl/>
        </w:rPr>
        <w:t>החבר</w:t>
      </w:r>
      <w:r w:rsidRPr="001F22DE">
        <w:rPr>
          <w:rFonts w:cs="Times New Roman"/>
          <w:rtl/>
        </w:rPr>
        <w:t xml:space="preserve"> </w:t>
      </w:r>
      <w:r w:rsidRPr="001F22DE">
        <w:rPr>
          <w:rFonts w:cs="Times New Roman" w:hint="eastAsia"/>
          <w:rtl/>
        </w:rPr>
        <w:t>בעל</w:t>
      </w:r>
      <w:r w:rsidRPr="001F22DE">
        <w:rPr>
          <w:rFonts w:cs="Times New Roman"/>
          <w:rtl/>
        </w:rPr>
        <w:t xml:space="preserve"> </w:t>
      </w:r>
      <w:r w:rsidRPr="001F22DE">
        <w:rPr>
          <w:rFonts w:cs="Times New Roman" w:hint="eastAsia"/>
          <w:rtl/>
        </w:rPr>
        <w:t>העיניים</w:t>
      </w:r>
      <w:r w:rsidRPr="001F22DE">
        <w:rPr>
          <w:rFonts w:cs="Times New Roman"/>
          <w:rtl/>
        </w:rPr>
        <w:t xml:space="preserve"> </w:t>
      </w:r>
      <w:r w:rsidRPr="001F22DE">
        <w:rPr>
          <w:rFonts w:cs="Times New Roman" w:hint="eastAsia"/>
          <w:rtl/>
        </w:rPr>
        <w:t>האדומות</w:t>
      </w:r>
      <w:r w:rsidRPr="001F22DE">
        <w:rPr>
          <w:rFonts w:cs="Times New Roman"/>
          <w:rtl/>
        </w:rPr>
        <w:t>.</w:t>
      </w:r>
    </w:p>
    <w:p w14:paraId="6EA3EF94" w14:textId="0969D492" w:rsidR="00290960" w:rsidRPr="001F22DE" w:rsidRDefault="00290960" w:rsidP="00290960">
      <w:pPr>
        <w:rPr>
          <w:rtl/>
        </w:rPr>
      </w:pPr>
      <w:r w:rsidRPr="001F22DE">
        <w:rPr>
          <w:rFonts w:cs="Times New Roman"/>
          <w:rtl/>
        </w:rPr>
        <w:t>"גם לא עם מצקת. קטנצ'יק</w:t>
      </w:r>
      <w:r w:rsidR="00F05D24" w:rsidRPr="00F05D24">
        <w:rPr>
          <w:rFonts w:cs="Times New Roman"/>
          <w:rtl/>
        </w:rPr>
        <w:t xml:space="preserve"> </w:t>
      </w:r>
      <w:r w:rsidR="00F05D24" w:rsidRPr="001F22DE">
        <w:rPr>
          <w:rFonts w:cs="Times New Roman"/>
          <w:rtl/>
        </w:rPr>
        <w:t>הייתי</w:t>
      </w:r>
      <w:r w:rsidRPr="001F22DE">
        <w:rPr>
          <w:rFonts w:cs="Times New Roman"/>
          <w:rtl/>
        </w:rPr>
        <w:t xml:space="preserve">, </w:t>
      </w:r>
      <w:r w:rsidR="0071597D">
        <w:rPr>
          <w:rFonts w:cs="Times New Roman" w:hint="cs"/>
          <w:rtl/>
        </w:rPr>
        <w:t>מיניאטורה</w:t>
      </w:r>
      <w:r w:rsidRPr="001F22DE">
        <w:rPr>
          <w:rFonts w:cs="Times New Roman"/>
          <w:rtl/>
        </w:rPr>
        <w:t>." העור הפריך</w:t>
      </w:r>
      <w:r w:rsidR="00EA5B5F">
        <w:rPr>
          <w:rFonts w:cs="Times New Roman" w:hint="cs"/>
          <w:rtl/>
        </w:rPr>
        <w:t>,</w:t>
      </w:r>
      <w:r w:rsidRPr="001F22DE">
        <w:rPr>
          <w:rFonts w:cs="Times New Roman"/>
          <w:rtl/>
        </w:rPr>
        <w:t xml:space="preserve"> הקמוט</w:t>
      </w:r>
      <w:r w:rsidR="00EA5B5F">
        <w:rPr>
          <w:rFonts w:cs="Times New Roman" w:hint="cs"/>
          <w:rtl/>
        </w:rPr>
        <w:t>,</w:t>
      </w:r>
      <w:r w:rsidRPr="001F22DE">
        <w:rPr>
          <w:rFonts w:cs="Times New Roman"/>
          <w:rtl/>
        </w:rPr>
        <w:t xml:space="preserve"> סביב עיניו האדים כשאמר קטנצ'יק ותאם את צבע עיניו רוויות האלכוהול. </w:t>
      </w:r>
      <w:r w:rsidRPr="001F22DE">
        <w:rPr>
          <w:rtl/>
        </w:rPr>
        <w:t>"</w:t>
      </w:r>
      <w:r w:rsidR="0071597D">
        <w:rPr>
          <w:rFonts w:hint="cs"/>
          <w:rtl/>
        </w:rPr>
        <w:t>ב</w:t>
      </w:r>
      <w:r w:rsidRPr="001F22DE">
        <w:rPr>
          <w:rtl/>
        </w:rPr>
        <w:t xml:space="preserve">כל יום בדרך לתחנת החלוקה הייתי חולף </w:t>
      </w:r>
      <w:r w:rsidR="00297D38">
        <w:rPr>
          <w:rtl/>
        </w:rPr>
        <w:t>על פ</w:t>
      </w:r>
      <w:r w:rsidRPr="001F22DE">
        <w:rPr>
          <w:rtl/>
        </w:rPr>
        <w:t>ני אנשים שנשא</w:t>
      </w:r>
      <w:r w:rsidR="0071597D">
        <w:rPr>
          <w:rFonts w:hint="cs"/>
          <w:rtl/>
        </w:rPr>
        <w:t>ו</w:t>
      </w:r>
      <w:r w:rsidRPr="001F22DE">
        <w:rPr>
          <w:rtl/>
        </w:rPr>
        <w:t xml:space="preserve"> גוויות של היום הקודם. הייתי סופר אותן</w:t>
      </w:r>
      <w:r w:rsidR="00EA5B5F">
        <w:rPr>
          <w:rFonts w:hint="cs"/>
          <w:rtl/>
        </w:rPr>
        <w:t>,</w:t>
      </w:r>
      <w:r w:rsidRPr="001F22DE">
        <w:rPr>
          <w:rtl/>
        </w:rPr>
        <w:t xml:space="preserve"> ו</w:t>
      </w:r>
      <w:r w:rsidR="00B642CB" w:rsidRPr="001F22DE">
        <w:rPr>
          <w:rFonts w:hint="eastAsia"/>
          <w:rtl/>
        </w:rPr>
        <w:t>תמיד</w:t>
      </w:r>
      <w:r w:rsidR="00B642CB" w:rsidRPr="001F22DE">
        <w:rPr>
          <w:rtl/>
        </w:rPr>
        <w:t xml:space="preserve"> </w:t>
      </w:r>
      <w:r w:rsidRPr="001F22DE">
        <w:rPr>
          <w:rFonts w:hint="eastAsia"/>
          <w:rtl/>
        </w:rPr>
        <w:t>כשהגעתי</w:t>
      </w:r>
      <w:r w:rsidRPr="001F22DE">
        <w:rPr>
          <w:rtl/>
        </w:rPr>
        <w:t xml:space="preserve"> </w:t>
      </w:r>
      <w:r w:rsidRPr="001F22DE">
        <w:rPr>
          <w:rFonts w:hint="eastAsia"/>
          <w:rtl/>
        </w:rPr>
        <w:t>לעשרים</w:t>
      </w:r>
      <w:r w:rsidRPr="001F22DE">
        <w:rPr>
          <w:rtl/>
        </w:rPr>
        <w:t xml:space="preserve"> </w:t>
      </w:r>
      <w:r w:rsidRPr="001F22DE">
        <w:rPr>
          <w:rFonts w:hint="eastAsia"/>
          <w:rtl/>
        </w:rPr>
        <w:t>גוויות</w:t>
      </w:r>
      <w:r w:rsidRPr="001F22DE">
        <w:rPr>
          <w:rtl/>
        </w:rPr>
        <w:t xml:space="preserve"> </w:t>
      </w:r>
      <w:r w:rsidR="002E22CA" w:rsidRPr="001F22DE">
        <w:rPr>
          <w:rtl/>
        </w:rPr>
        <w:t xml:space="preserve">ידעתי </w:t>
      </w:r>
      <w:r w:rsidRPr="001F22DE">
        <w:rPr>
          <w:rFonts w:hint="eastAsia"/>
          <w:rtl/>
        </w:rPr>
        <w:t>שאני</w:t>
      </w:r>
      <w:r w:rsidRPr="001F22DE">
        <w:rPr>
          <w:rtl/>
        </w:rPr>
        <w:t xml:space="preserve"> </w:t>
      </w:r>
      <w:r w:rsidRPr="001F22DE">
        <w:rPr>
          <w:rFonts w:hint="eastAsia"/>
          <w:rtl/>
        </w:rPr>
        <w:t>כבר</w:t>
      </w:r>
      <w:r w:rsidRPr="001F22DE">
        <w:rPr>
          <w:rtl/>
        </w:rPr>
        <w:t xml:space="preserve"> </w:t>
      </w:r>
      <w:r w:rsidRPr="001F22DE">
        <w:rPr>
          <w:rFonts w:hint="eastAsia"/>
          <w:rtl/>
        </w:rPr>
        <w:t>קרוב</w:t>
      </w:r>
      <w:r w:rsidRPr="001F22DE">
        <w:rPr>
          <w:rtl/>
        </w:rPr>
        <w:t xml:space="preserve"> </w:t>
      </w:r>
      <w:r w:rsidRPr="001F22DE">
        <w:rPr>
          <w:rFonts w:hint="eastAsia"/>
          <w:rtl/>
        </w:rPr>
        <w:t>לתחנה</w:t>
      </w:r>
      <w:r w:rsidRPr="001F22DE">
        <w:rPr>
          <w:rtl/>
        </w:rPr>
        <w:t xml:space="preserve">. </w:t>
      </w:r>
      <w:r w:rsidRPr="001F22DE">
        <w:rPr>
          <w:rFonts w:hint="eastAsia"/>
          <w:rtl/>
        </w:rPr>
        <w:t>היא</w:t>
      </w:r>
      <w:r w:rsidRPr="001F22DE">
        <w:rPr>
          <w:rtl/>
        </w:rPr>
        <w:t xml:space="preserve"> </w:t>
      </w:r>
      <w:r w:rsidRPr="001F22DE">
        <w:rPr>
          <w:rFonts w:hint="eastAsia"/>
          <w:rtl/>
        </w:rPr>
        <w:t>לא</w:t>
      </w:r>
      <w:r w:rsidRPr="001F22DE">
        <w:rPr>
          <w:rtl/>
        </w:rPr>
        <w:t xml:space="preserve"> </w:t>
      </w:r>
      <w:r w:rsidR="001C5A04">
        <w:rPr>
          <w:rFonts w:hint="eastAsia"/>
          <w:rtl/>
        </w:rPr>
        <w:t>הייתה</w:t>
      </w:r>
      <w:r w:rsidRPr="001F22DE">
        <w:rPr>
          <w:rtl/>
        </w:rPr>
        <w:t xml:space="preserve"> </w:t>
      </w:r>
      <w:r w:rsidRPr="001F22DE">
        <w:rPr>
          <w:rFonts w:hint="eastAsia"/>
          <w:rtl/>
        </w:rPr>
        <w:t>רחוקה</w:t>
      </w:r>
      <w:r w:rsidRPr="001F22DE">
        <w:rPr>
          <w:rtl/>
        </w:rPr>
        <w:t xml:space="preserve"> </w:t>
      </w:r>
      <w:r w:rsidRPr="001F22DE">
        <w:rPr>
          <w:rFonts w:hint="eastAsia"/>
          <w:rtl/>
        </w:rPr>
        <w:t>מהבית</w:t>
      </w:r>
      <w:r w:rsidRPr="001F22DE">
        <w:rPr>
          <w:rtl/>
        </w:rPr>
        <w:t xml:space="preserve"> </w:t>
      </w:r>
      <w:r w:rsidRPr="001F22DE">
        <w:rPr>
          <w:rFonts w:hint="eastAsia"/>
          <w:rtl/>
        </w:rPr>
        <w:t>שלנו</w:t>
      </w:r>
      <w:r w:rsidRPr="001F22DE">
        <w:rPr>
          <w:rtl/>
        </w:rPr>
        <w:t>."</w:t>
      </w:r>
    </w:p>
    <w:p w14:paraId="222AFB33" w14:textId="4B4F2599" w:rsidR="00290960" w:rsidRPr="001F22DE" w:rsidRDefault="00290960" w:rsidP="00290960">
      <w:pPr>
        <w:rPr>
          <w:rFonts w:cs="Times New Roman"/>
          <w:rtl/>
        </w:rPr>
      </w:pPr>
      <w:r w:rsidRPr="001F22DE">
        <w:rPr>
          <w:rFonts w:cs="Times New Roman" w:hint="eastAsia"/>
          <w:rtl/>
        </w:rPr>
        <w:t>החבר</w:t>
      </w:r>
      <w:r w:rsidRPr="001F22DE">
        <w:rPr>
          <w:rFonts w:cs="Times New Roman"/>
          <w:rtl/>
        </w:rPr>
        <w:t xml:space="preserve"> הצוחק הנהן בראשו בפראות, ותלתליו האפורים, המדובללים</w:t>
      </w:r>
      <w:r w:rsidR="001223C6">
        <w:rPr>
          <w:rFonts w:cs="Times New Roman" w:hint="cs"/>
          <w:rtl/>
        </w:rPr>
        <w:t>,</w:t>
      </w:r>
      <w:r w:rsidRPr="001F22DE">
        <w:rPr>
          <w:rFonts w:cs="Times New Roman"/>
          <w:rtl/>
        </w:rPr>
        <w:t xml:space="preserve"> התפזרו מהקוקו הרופף שלו </w:t>
      </w:r>
      <w:r w:rsidR="00B642CB" w:rsidRPr="001F22DE">
        <w:rPr>
          <w:rFonts w:cs="Times New Roman" w:hint="eastAsia"/>
          <w:rtl/>
        </w:rPr>
        <w:t>א</w:t>
      </w:r>
      <w:r w:rsidRPr="001F22DE">
        <w:rPr>
          <w:rFonts w:cs="Times New Roman" w:hint="eastAsia"/>
          <w:rtl/>
        </w:rPr>
        <w:t>ל</w:t>
      </w:r>
      <w:r w:rsidRPr="001F22DE">
        <w:rPr>
          <w:rFonts w:cs="Times New Roman"/>
          <w:rtl/>
        </w:rPr>
        <w:t xml:space="preserve"> </w:t>
      </w:r>
      <w:r w:rsidRPr="001F22DE">
        <w:rPr>
          <w:rFonts w:cs="Times New Roman" w:hint="eastAsia"/>
          <w:rtl/>
        </w:rPr>
        <w:t>כתפיו</w:t>
      </w:r>
      <w:r w:rsidRPr="001F22DE">
        <w:rPr>
          <w:rFonts w:cs="Times New Roman"/>
          <w:rtl/>
        </w:rPr>
        <w:t xml:space="preserve">. </w:t>
      </w:r>
      <w:r w:rsidRPr="001F22DE">
        <w:rPr>
          <w:rFonts w:cs="Times New Roman" w:hint="eastAsia"/>
          <w:rtl/>
        </w:rPr>
        <w:t>ברוסיה</w:t>
      </w:r>
      <w:r w:rsidRPr="001F22DE">
        <w:rPr>
          <w:rFonts w:cs="Times New Roman"/>
          <w:rtl/>
        </w:rPr>
        <w:t xml:space="preserve"> </w:t>
      </w:r>
      <w:r w:rsidRPr="001F22DE">
        <w:rPr>
          <w:rFonts w:cs="Times New Roman" w:hint="eastAsia"/>
          <w:rtl/>
        </w:rPr>
        <w:t>הוא</w:t>
      </w:r>
      <w:r w:rsidRPr="001F22DE">
        <w:rPr>
          <w:rFonts w:cs="Times New Roman"/>
          <w:rtl/>
        </w:rPr>
        <w:t xml:space="preserve"> </w:t>
      </w:r>
      <w:r w:rsidRPr="001F22DE">
        <w:rPr>
          <w:rFonts w:cs="Times New Roman" w:hint="eastAsia"/>
          <w:rtl/>
        </w:rPr>
        <w:t>היה</w:t>
      </w:r>
      <w:r w:rsidRPr="001F22DE">
        <w:rPr>
          <w:rFonts w:cs="Times New Roman"/>
          <w:rtl/>
        </w:rPr>
        <w:t xml:space="preserve"> </w:t>
      </w:r>
      <w:r w:rsidRPr="001F22DE">
        <w:rPr>
          <w:rFonts w:cs="Times New Roman" w:hint="eastAsia"/>
          <w:rtl/>
        </w:rPr>
        <w:t>מהנדס</w:t>
      </w:r>
      <w:r w:rsidRPr="001F22DE">
        <w:rPr>
          <w:rFonts w:cs="Times New Roman"/>
          <w:rtl/>
        </w:rPr>
        <w:t xml:space="preserve"> </w:t>
      </w:r>
      <w:r w:rsidRPr="001F22DE">
        <w:rPr>
          <w:rFonts w:cs="Times New Roman" w:hint="eastAsia"/>
          <w:rtl/>
        </w:rPr>
        <w:t>מכרות</w:t>
      </w:r>
      <w:r w:rsidRPr="001F22DE">
        <w:rPr>
          <w:rFonts w:cs="Times New Roman"/>
          <w:rtl/>
        </w:rPr>
        <w:t xml:space="preserve">. </w:t>
      </w:r>
      <w:r w:rsidR="00092977" w:rsidRPr="00092977">
        <w:rPr>
          <w:rFonts w:cs="Times New Roman"/>
          <w:rtl/>
        </w:rPr>
        <w:t>בישראל לא הצליח למצ</w:t>
      </w:r>
      <w:r w:rsidR="00EA5B5F">
        <w:rPr>
          <w:rFonts w:cs="Times New Roman" w:hint="cs"/>
          <w:rtl/>
        </w:rPr>
        <w:t>ו</w:t>
      </w:r>
      <w:r w:rsidR="00092977" w:rsidRPr="00092977">
        <w:rPr>
          <w:rFonts w:cs="Times New Roman"/>
          <w:rtl/>
        </w:rPr>
        <w:t>א מכרות משום סוג, ועבד כשומר בחניון</w:t>
      </w:r>
      <w:r w:rsidRPr="001F22DE">
        <w:rPr>
          <w:rFonts w:cs="Times New Roman"/>
          <w:rtl/>
        </w:rPr>
        <w:t>.</w:t>
      </w:r>
    </w:p>
    <w:p w14:paraId="65F3A5DF" w14:textId="2E498AA4" w:rsidR="00290960" w:rsidRPr="001F22DE" w:rsidRDefault="00290960" w:rsidP="00290960">
      <w:pPr>
        <w:rPr>
          <w:rFonts w:cs="Times New Roman"/>
          <w:rtl/>
        </w:rPr>
      </w:pPr>
      <w:r w:rsidRPr="001F22DE">
        <w:rPr>
          <w:rFonts w:cs="Times New Roman" w:hint="eastAsia"/>
          <w:rtl/>
        </w:rPr>
        <w:t>החבר</w:t>
      </w:r>
      <w:r w:rsidRPr="001F22DE">
        <w:rPr>
          <w:rFonts w:cs="Times New Roman"/>
          <w:rtl/>
        </w:rPr>
        <w:t xml:space="preserve"> </w:t>
      </w:r>
      <w:r w:rsidRPr="001F22DE">
        <w:rPr>
          <w:rFonts w:cs="Times New Roman" w:hint="eastAsia"/>
          <w:rtl/>
        </w:rPr>
        <w:t>עם</w:t>
      </w:r>
      <w:r w:rsidRPr="001F22DE">
        <w:rPr>
          <w:rFonts w:cs="Times New Roman"/>
          <w:rtl/>
        </w:rPr>
        <w:t xml:space="preserve"> </w:t>
      </w:r>
      <w:r w:rsidRPr="001F22DE">
        <w:rPr>
          <w:rFonts w:cs="Times New Roman" w:hint="eastAsia"/>
          <w:rtl/>
        </w:rPr>
        <w:t>הגיטרה</w:t>
      </w:r>
      <w:r w:rsidRPr="001F22DE">
        <w:rPr>
          <w:rFonts w:cs="Times New Roman"/>
          <w:rtl/>
        </w:rPr>
        <w:t xml:space="preserve"> </w:t>
      </w:r>
      <w:r w:rsidRPr="001F22DE">
        <w:rPr>
          <w:rFonts w:cs="Times New Roman" w:hint="eastAsia"/>
          <w:rtl/>
        </w:rPr>
        <w:t>החל</w:t>
      </w:r>
      <w:r w:rsidRPr="001F22DE">
        <w:rPr>
          <w:rFonts w:cs="Times New Roman"/>
          <w:rtl/>
        </w:rPr>
        <w:t xml:space="preserve"> </w:t>
      </w:r>
      <w:r w:rsidRPr="001F22DE">
        <w:rPr>
          <w:rFonts w:cs="Times New Roman" w:hint="eastAsia"/>
          <w:rtl/>
        </w:rPr>
        <w:t>לפרוט</w:t>
      </w:r>
      <w:r w:rsidRPr="001F22DE">
        <w:rPr>
          <w:rFonts w:cs="Times New Roman"/>
          <w:rtl/>
        </w:rPr>
        <w:t xml:space="preserve"> </w:t>
      </w:r>
      <w:r w:rsidRPr="001F22DE">
        <w:rPr>
          <w:rFonts w:cs="Times New Roman" w:hint="eastAsia"/>
          <w:rtl/>
        </w:rPr>
        <w:t>שיר</w:t>
      </w:r>
      <w:r w:rsidRPr="001F22DE">
        <w:rPr>
          <w:rFonts w:cs="Times New Roman"/>
          <w:rtl/>
        </w:rPr>
        <w:t xml:space="preserve"> </w:t>
      </w:r>
      <w:r w:rsidRPr="001F22DE">
        <w:rPr>
          <w:rFonts w:cs="Times New Roman" w:hint="eastAsia"/>
          <w:rtl/>
        </w:rPr>
        <w:t>מוכר</w:t>
      </w:r>
      <w:r w:rsidRPr="001F22DE">
        <w:rPr>
          <w:rFonts w:cs="Times New Roman"/>
          <w:rtl/>
        </w:rPr>
        <w:t xml:space="preserve">. </w:t>
      </w:r>
      <w:r w:rsidRPr="001F22DE">
        <w:rPr>
          <w:rFonts w:cs="Times New Roman" w:hint="eastAsia"/>
          <w:rtl/>
        </w:rPr>
        <w:t>אשתו</w:t>
      </w:r>
      <w:r w:rsidRPr="001F22DE">
        <w:rPr>
          <w:rFonts w:cs="Times New Roman"/>
          <w:rtl/>
        </w:rPr>
        <w:t xml:space="preserve"> </w:t>
      </w:r>
      <w:r w:rsidRPr="001F22DE">
        <w:rPr>
          <w:rFonts w:cs="Times New Roman" w:hint="eastAsia"/>
          <w:rtl/>
        </w:rPr>
        <w:t>ניסתה</w:t>
      </w:r>
      <w:r w:rsidRPr="001F22DE">
        <w:rPr>
          <w:rFonts w:cs="Times New Roman"/>
          <w:rtl/>
        </w:rPr>
        <w:t xml:space="preserve"> </w:t>
      </w:r>
      <w:r w:rsidRPr="001F22DE">
        <w:rPr>
          <w:rFonts w:cs="Times New Roman" w:hint="eastAsia"/>
          <w:rtl/>
        </w:rPr>
        <w:t>להסותו</w:t>
      </w:r>
      <w:r w:rsidRPr="001F22DE">
        <w:rPr>
          <w:rFonts w:cs="Times New Roman"/>
          <w:rtl/>
        </w:rPr>
        <w:t xml:space="preserve">, </w:t>
      </w:r>
      <w:r w:rsidR="00A52822" w:rsidRPr="00A52822">
        <w:rPr>
          <w:rFonts w:cs="Times New Roman"/>
          <w:rtl/>
        </w:rPr>
        <w:t xml:space="preserve">בכל זאת קטקה, </w:t>
      </w:r>
      <w:r w:rsidRPr="001F22DE">
        <w:rPr>
          <w:rFonts w:cs="Times New Roman" w:hint="eastAsia"/>
          <w:rtl/>
        </w:rPr>
        <w:t>אבל</w:t>
      </w:r>
      <w:r w:rsidRPr="001F22DE">
        <w:rPr>
          <w:rFonts w:cs="Times New Roman"/>
          <w:rtl/>
        </w:rPr>
        <w:t xml:space="preserve"> </w:t>
      </w:r>
      <w:r w:rsidRPr="001F22DE">
        <w:rPr>
          <w:rFonts w:cs="Times New Roman" w:hint="eastAsia"/>
          <w:rtl/>
        </w:rPr>
        <w:t>דודה</w:t>
      </w:r>
      <w:r w:rsidRPr="001F22DE">
        <w:rPr>
          <w:rFonts w:cs="Times New Roman"/>
          <w:rtl/>
        </w:rPr>
        <w:t xml:space="preserve"> </w:t>
      </w:r>
      <w:r w:rsidRPr="001F22DE">
        <w:rPr>
          <w:rFonts w:cs="Times New Roman" w:hint="eastAsia"/>
          <w:rtl/>
        </w:rPr>
        <w:t>נדיה</w:t>
      </w:r>
      <w:r w:rsidRPr="001F22DE">
        <w:rPr>
          <w:rFonts w:cs="Times New Roman"/>
          <w:rtl/>
        </w:rPr>
        <w:t xml:space="preserve"> </w:t>
      </w:r>
      <w:r w:rsidRPr="001F22DE">
        <w:rPr>
          <w:rFonts w:cs="Times New Roman" w:hint="eastAsia"/>
          <w:rtl/>
        </w:rPr>
        <w:t>הרשתה</w:t>
      </w:r>
      <w:r w:rsidRPr="001F22DE">
        <w:rPr>
          <w:rFonts w:cs="Times New Roman"/>
          <w:rtl/>
        </w:rPr>
        <w:t xml:space="preserve">, </w:t>
      </w:r>
      <w:r w:rsidRPr="001F22DE">
        <w:rPr>
          <w:rFonts w:cs="Times New Roman" w:hint="eastAsia"/>
          <w:rtl/>
        </w:rPr>
        <w:t>והם</w:t>
      </w:r>
      <w:r w:rsidRPr="001F22DE">
        <w:rPr>
          <w:rFonts w:cs="Times New Roman"/>
          <w:rtl/>
        </w:rPr>
        <w:t xml:space="preserve"> </w:t>
      </w:r>
      <w:r w:rsidRPr="001F22DE">
        <w:rPr>
          <w:rFonts w:cs="Times New Roman" w:hint="eastAsia"/>
          <w:rtl/>
        </w:rPr>
        <w:t>שרו</w:t>
      </w:r>
      <w:r w:rsidRPr="001F22DE">
        <w:rPr>
          <w:rFonts w:cs="Times New Roman"/>
          <w:rtl/>
        </w:rPr>
        <w:t xml:space="preserve">, </w:t>
      </w:r>
      <w:r w:rsidRPr="001F22DE">
        <w:rPr>
          <w:rFonts w:cs="Times New Roman" w:hint="eastAsia"/>
          <w:rtl/>
        </w:rPr>
        <w:t>חלקם</w:t>
      </w:r>
      <w:r w:rsidRPr="001F22DE">
        <w:rPr>
          <w:rFonts w:cs="Times New Roman"/>
          <w:rtl/>
        </w:rPr>
        <w:t xml:space="preserve"> </w:t>
      </w:r>
      <w:r w:rsidRPr="001F22DE">
        <w:rPr>
          <w:rFonts w:cs="Times New Roman" w:hint="eastAsia"/>
          <w:rtl/>
        </w:rPr>
        <w:t>רק</w:t>
      </w:r>
      <w:r w:rsidRPr="001F22DE">
        <w:rPr>
          <w:rFonts w:cs="Times New Roman"/>
          <w:rtl/>
        </w:rPr>
        <w:t xml:space="preserve"> </w:t>
      </w:r>
      <w:r w:rsidRPr="001F22DE">
        <w:rPr>
          <w:rFonts w:cs="Times New Roman" w:hint="eastAsia"/>
          <w:rtl/>
        </w:rPr>
        <w:t>זמזמו</w:t>
      </w:r>
      <w:r w:rsidRPr="001F22DE">
        <w:rPr>
          <w:rFonts w:cs="Times New Roman"/>
          <w:rtl/>
        </w:rPr>
        <w:t xml:space="preserve"> </w:t>
      </w:r>
      <w:r w:rsidR="00047196" w:rsidRPr="00047196">
        <w:rPr>
          <w:rFonts w:cs="Times New Roman"/>
          <w:rtl/>
        </w:rPr>
        <w:t>ורק קולו של מהנדס המכרות לשעבר התנשא מעל כולם</w:t>
      </w:r>
      <w:r w:rsidRPr="001F22DE">
        <w:rPr>
          <w:rFonts w:cs="Times New Roman"/>
          <w:rtl/>
        </w:rPr>
        <w:t xml:space="preserve"> </w:t>
      </w:r>
      <w:r w:rsidR="00B94941">
        <w:rPr>
          <w:rFonts w:cs="Times New Roman" w:hint="cs"/>
          <w:rtl/>
        </w:rPr>
        <w:t xml:space="preserve">בבריטון חם, </w:t>
      </w:r>
      <w:r w:rsidRPr="001F22DE">
        <w:rPr>
          <w:rFonts w:cs="Times New Roman" w:hint="eastAsia"/>
          <w:rtl/>
        </w:rPr>
        <w:t>מדגיש</w:t>
      </w:r>
      <w:r w:rsidRPr="001F22DE">
        <w:rPr>
          <w:rFonts w:cs="Times New Roman"/>
          <w:rtl/>
        </w:rPr>
        <w:t xml:space="preserve"> </w:t>
      </w:r>
      <w:r w:rsidRPr="001F22DE">
        <w:rPr>
          <w:rFonts w:cs="Times New Roman" w:hint="eastAsia"/>
          <w:rtl/>
        </w:rPr>
        <w:t>את</w:t>
      </w:r>
      <w:r w:rsidRPr="001F22DE">
        <w:rPr>
          <w:rFonts w:cs="Times New Roman"/>
          <w:rtl/>
        </w:rPr>
        <w:t xml:space="preserve"> </w:t>
      </w:r>
      <w:r w:rsidRPr="001F22DE">
        <w:rPr>
          <w:rFonts w:cs="Times New Roman" w:hint="eastAsia"/>
          <w:rtl/>
        </w:rPr>
        <w:t>פסוקי</w:t>
      </w:r>
      <w:r w:rsidRPr="001F22DE">
        <w:rPr>
          <w:rFonts w:cs="Times New Roman"/>
          <w:rtl/>
        </w:rPr>
        <w:t xml:space="preserve"> </w:t>
      </w:r>
      <w:r w:rsidRPr="001F22DE">
        <w:rPr>
          <w:rFonts w:cs="Times New Roman" w:hint="eastAsia"/>
          <w:rtl/>
        </w:rPr>
        <w:t>השיר</w:t>
      </w:r>
      <w:r w:rsidRPr="001F22DE">
        <w:rPr>
          <w:rFonts w:cs="Times New Roman"/>
          <w:rtl/>
        </w:rPr>
        <w:t xml:space="preserve"> </w:t>
      </w:r>
      <w:r w:rsidRPr="001F22DE">
        <w:rPr>
          <w:rFonts w:cs="Times New Roman" w:hint="eastAsia"/>
          <w:rtl/>
        </w:rPr>
        <w:t>ש</w:t>
      </w:r>
      <w:r w:rsidR="00F05D24">
        <w:rPr>
          <w:rFonts w:cs="Times New Roman" w:hint="cs"/>
          <w:rtl/>
        </w:rPr>
        <w:t>ביטאו</w:t>
      </w:r>
      <w:r w:rsidRPr="001F22DE">
        <w:rPr>
          <w:rFonts w:cs="Times New Roman"/>
          <w:rtl/>
        </w:rPr>
        <w:t xml:space="preserve"> </w:t>
      </w:r>
      <w:r w:rsidR="009C3BF2" w:rsidRPr="001F22DE">
        <w:rPr>
          <w:rFonts w:cs="Times New Roman" w:hint="eastAsia"/>
          <w:rtl/>
        </w:rPr>
        <w:t>כמיהה</w:t>
      </w:r>
      <w:r w:rsidR="009C3BF2" w:rsidRPr="001F22DE">
        <w:rPr>
          <w:rFonts w:cs="Times New Roman"/>
          <w:rtl/>
        </w:rPr>
        <w:t xml:space="preserve"> </w:t>
      </w:r>
      <w:r w:rsidR="009C3BF2" w:rsidRPr="001F22DE">
        <w:rPr>
          <w:rFonts w:cs="Times New Roman" w:hint="eastAsia"/>
          <w:rtl/>
        </w:rPr>
        <w:t>לעוז</w:t>
      </w:r>
      <w:r w:rsidR="00EA5B5F">
        <w:rPr>
          <w:rFonts w:cs="Times New Roman" w:hint="cs"/>
          <w:rtl/>
        </w:rPr>
        <w:t xml:space="preserve"> </w:t>
      </w:r>
      <w:r w:rsidR="009C3BF2" w:rsidRPr="001F22DE">
        <w:rPr>
          <w:rFonts w:cs="Times New Roman"/>
          <w:rtl/>
        </w:rPr>
        <w:t xml:space="preserve">רוח </w:t>
      </w:r>
      <w:r w:rsidR="009C3BF2" w:rsidRPr="001F22DE">
        <w:rPr>
          <w:rFonts w:cs="Times New Roman" w:hint="eastAsia"/>
          <w:rtl/>
        </w:rPr>
        <w:t>ולנפש</w:t>
      </w:r>
      <w:r w:rsidR="009C3BF2" w:rsidRPr="001F22DE">
        <w:rPr>
          <w:rFonts w:cs="Times New Roman"/>
          <w:rtl/>
        </w:rPr>
        <w:t xml:space="preserve"> </w:t>
      </w:r>
      <w:r w:rsidR="009C3BF2" w:rsidRPr="001F22DE">
        <w:rPr>
          <w:rFonts w:cs="Times New Roman" w:hint="eastAsia"/>
          <w:rtl/>
        </w:rPr>
        <w:t>חזקה</w:t>
      </w:r>
      <w:r w:rsidRPr="001F22DE">
        <w:rPr>
          <w:rFonts w:cs="Times New Roman"/>
          <w:rtl/>
        </w:rPr>
        <w:t xml:space="preserve">, </w:t>
      </w:r>
      <w:r w:rsidRPr="001F22DE">
        <w:rPr>
          <w:rFonts w:cs="Times New Roman" w:hint="eastAsia"/>
          <w:rtl/>
        </w:rPr>
        <w:t>לשם</w:t>
      </w:r>
      <w:r w:rsidRPr="001F22DE">
        <w:rPr>
          <w:rFonts w:cs="Times New Roman"/>
          <w:rtl/>
        </w:rPr>
        <w:t xml:space="preserve"> </w:t>
      </w:r>
      <w:r w:rsidRPr="001F22DE">
        <w:rPr>
          <w:rFonts w:cs="Times New Roman" w:hint="eastAsia"/>
          <w:rtl/>
        </w:rPr>
        <w:t>בניית</w:t>
      </w:r>
      <w:r w:rsidRPr="001F22DE">
        <w:rPr>
          <w:rFonts w:cs="Times New Roman"/>
          <w:rtl/>
        </w:rPr>
        <w:t xml:space="preserve"> </w:t>
      </w:r>
      <w:r w:rsidRPr="001F22DE">
        <w:rPr>
          <w:rFonts w:cs="Times New Roman" w:hint="eastAsia"/>
          <w:rtl/>
        </w:rPr>
        <w:t>המולדת</w:t>
      </w:r>
      <w:r w:rsidRPr="001F22DE">
        <w:rPr>
          <w:rFonts w:cs="Times New Roman"/>
          <w:rtl/>
        </w:rPr>
        <w:t xml:space="preserve"> </w:t>
      </w:r>
      <w:r w:rsidRPr="001F22DE">
        <w:rPr>
          <w:rFonts w:cs="Times New Roman" w:hint="eastAsia"/>
          <w:rtl/>
        </w:rPr>
        <w:t>האהובה</w:t>
      </w:r>
      <w:r w:rsidRPr="001F22DE">
        <w:rPr>
          <w:rFonts w:cs="Times New Roman"/>
          <w:rtl/>
        </w:rPr>
        <w:t>.</w:t>
      </w:r>
    </w:p>
    <w:p w14:paraId="4F2F4DC1" w14:textId="7B31EFDD" w:rsidR="00290960" w:rsidRPr="001F22DE" w:rsidRDefault="00290960" w:rsidP="00290960">
      <w:pPr>
        <w:rPr>
          <w:rFonts w:cs="Times New Roman"/>
          <w:rtl/>
        </w:rPr>
      </w:pPr>
      <w:r w:rsidRPr="001F22DE">
        <w:rPr>
          <w:rFonts w:cs="Times New Roman"/>
          <w:rtl/>
        </w:rPr>
        <w:t xml:space="preserve">"אתם </w:t>
      </w:r>
      <w:r w:rsidRPr="001F22DE">
        <w:rPr>
          <w:rFonts w:cs="Times New Roman" w:hint="eastAsia"/>
          <w:rtl/>
        </w:rPr>
        <w:t>צריכים</w:t>
      </w:r>
      <w:r w:rsidRPr="001F22DE">
        <w:rPr>
          <w:rFonts w:cs="Times New Roman"/>
          <w:rtl/>
        </w:rPr>
        <w:t xml:space="preserve"> </w:t>
      </w:r>
      <w:r w:rsidRPr="001F22DE">
        <w:rPr>
          <w:rFonts w:cs="Times New Roman" w:hint="eastAsia"/>
          <w:rtl/>
        </w:rPr>
        <w:t>פה</w:t>
      </w:r>
      <w:r w:rsidRPr="001F22DE">
        <w:rPr>
          <w:rFonts w:cs="Times New Roman"/>
          <w:rtl/>
        </w:rPr>
        <w:t xml:space="preserve"> </w:t>
      </w:r>
      <w:r w:rsidRPr="001F22DE">
        <w:rPr>
          <w:rFonts w:cs="Times New Roman" w:hint="eastAsia"/>
          <w:rtl/>
        </w:rPr>
        <w:t>פסנתר</w:t>
      </w:r>
      <w:r w:rsidRPr="001F22DE">
        <w:rPr>
          <w:rFonts w:cs="Times New Roman"/>
          <w:rtl/>
        </w:rPr>
        <w:t xml:space="preserve">," </w:t>
      </w:r>
      <w:r w:rsidRPr="001F22DE">
        <w:rPr>
          <w:rFonts w:cs="Times New Roman" w:hint="eastAsia"/>
          <w:rtl/>
        </w:rPr>
        <w:t>אמר</w:t>
      </w:r>
      <w:r w:rsidRPr="001F22DE">
        <w:rPr>
          <w:rFonts w:cs="Times New Roman"/>
          <w:rtl/>
        </w:rPr>
        <w:t xml:space="preserve"> </w:t>
      </w:r>
      <w:r w:rsidRPr="001F22DE">
        <w:rPr>
          <w:rFonts w:cs="Times New Roman" w:hint="eastAsia"/>
          <w:rtl/>
        </w:rPr>
        <w:t>הגיטריסט</w:t>
      </w:r>
      <w:r w:rsidRPr="001F22DE">
        <w:rPr>
          <w:rFonts w:cs="Times New Roman"/>
          <w:rtl/>
        </w:rPr>
        <w:t xml:space="preserve"> </w:t>
      </w:r>
      <w:r w:rsidRPr="001F22DE">
        <w:rPr>
          <w:rFonts w:cs="Times New Roman" w:hint="eastAsia"/>
          <w:rtl/>
        </w:rPr>
        <w:t>בשוך</w:t>
      </w:r>
      <w:r w:rsidRPr="001F22DE">
        <w:rPr>
          <w:rFonts w:cs="Times New Roman"/>
          <w:rtl/>
        </w:rPr>
        <w:t xml:space="preserve"> </w:t>
      </w:r>
      <w:r w:rsidRPr="001F22DE">
        <w:rPr>
          <w:rFonts w:cs="Times New Roman" w:hint="eastAsia"/>
          <w:rtl/>
        </w:rPr>
        <w:t>השירה</w:t>
      </w:r>
      <w:r w:rsidRPr="001F22DE">
        <w:rPr>
          <w:rFonts w:cs="Times New Roman"/>
          <w:rtl/>
        </w:rPr>
        <w:t xml:space="preserve">, "זה </w:t>
      </w:r>
      <w:r w:rsidRPr="001F22DE">
        <w:rPr>
          <w:rFonts w:cs="Times New Roman" w:hint="eastAsia"/>
          <w:rtl/>
        </w:rPr>
        <w:t>מה</w:t>
      </w:r>
      <w:r w:rsidRPr="001F22DE">
        <w:rPr>
          <w:rFonts w:cs="Times New Roman"/>
          <w:rtl/>
        </w:rPr>
        <w:t xml:space="preserve"> </w:t>
      </w:r>
      <w:r w:rsidRPr="001F22DE">
        <w:rPr>
          <w:rFonts w:cs="Times New Roman" w:hint="eastAsia"/>
          <w:rtl/>
        </w:rPr>
        <w:t>שצריך</w:t>
      </w:r>
      <w:r w:rsidRPr="001F22DE">
        <w:rPr>
          <w:rFonts w:cs="Times New Roman"/>
          <w:rtl/>
        </w:rPr>
        <w:t xml:space="preserve"> </w:t>
      </w:r>
      <w:r w:rsidRPr="001F22DE">
        <w:rPr>
          <w:rFonts w:cs="Times New Roman" w:hint="eastAsia"/>
          <w:rtl/>
        </w:rPr>
        <w:t>פה</w:t>
      </w:r>
      <w:r w:rsidRPr="001F22DE">
        <w:rPr>
          <w:rFonts w:cs="Times New Roman"/>
          <w:rtl/>
        </w:rPr>
        <w:t>."</w:t>
      </w:r>
    </w:p>
    <w:p w14:paraId="64C6B49C" w14:textId="77F982AA" w:rsidR="00290960" w:rsidRPr="001F22DE" w:rsidRDefault="00047196" w:rsidP="00290960">
      <w:pPr>
        <w:rPr>
          <w:rFonts w:cs="Times New Roman"/>
          <w:rtl/>
        </w:rPr>
      </w:pPr>
      <w:r w:rsidRPr="00047196">
        <w:rPr>
          <w:rFonts w:cs="Times New Roman"/>
          <w:rtl/>
        </w:rPr>
        <w:t xml:space="preserve">הדוד בעל השומות </w:t>
      </w:r>
      <w:r w:rsidR="00290960" w:rsidRPr="001F22DE">
        <w:rPr>
          <w:rFonts w:cs="Times New Roman"/>
          <w:rtl/>
        </w:rPr>
        <w:t>פצח בתרועה רמה</w:t>
      </w:r>
      <w:r w:rsidR="002E22CA">
        <w:rPr>
          <w:rFonts w:cs="Times New Roman" w:hint="cs"/>
          <w:rtl/>
        </w:rPr>
        <w:t xml:space="preserve"> ו</w:t>
      </w:r>
      <w:r w:rsidR="002E22CA" w:rsidRPr="001F22DE">
        <w:rPr>
          <w:rFonts w:cs="Times New Roman" w:hint="eastAsia"/>
          <w:rtl/>
        </w:rPr>
        <w:t>הגיטריסט</w:t>
      </w:r>
      <w:r w:rsidR="002E22CA" w:rsidRPr="001F22DE">
        <w:rPr>
          <w:rFonts w:cs="Times New Roman"/>
          <w:rtl/>
        </w:rPr>
        <w:t xml:space="preserve"> החל לפרוט שיר אחר</w:t>
      </w:r>
      <w:r w:rsidR="00290960" w:rsidRPr="001F22DE">
        <w:rPr>
          <w:rFonts w:cs="Times New Roman"/>
          <w:rtl/>
        </w:rPr>
        <w:t xml:space="preserve">. </w:t>
      </w:r>
    </w:p>
    <w:p w14:paraId="360BBA29" w14:textId="77777777" w:rsidR="00290960" w:rsidRPr="001F22DE" w:rsidRDefault="00290960" w:rsidP="00290960">
      <w:pPr>
        <w:rPr>
          <w:rFonts w:cs="Times New Roman"/>
          <w:rtl/>
        </w:rPr>
      </w:pPr>
      <w:r w:rsidRPr="001F22DE">
        <w:rPr>
          <w:rFonts w:cs="Times New Roman"/>
          <w:rtl/>
        </w:rPr>
        <w:t xml:space="preserve">"נו, </w:t>
      </w:r>
      <w:r w:rsidRPr="001F22DE">
        <w:rPr>
          <w:rFonts w:cs="Times New Roman" w:hint="eastAsia"/>
          <w:rtl/>
        </w:rPr>
        <w:t>גם</w:t>
      </w:r>
      <w:r w:rsidRPr="001F22DE">
        <w:rPr>
          <w:rFonts w:cs="Times New Roman"/>
          <w:rtl/>
        </w:rPr>
        <w:t xml:space="preserve"> </w:t>
      </w:r>
      <w:r w:rsidRPr="001F22DE">
        <w:rPr>
          <w:rFonts w:cs="Times New Roman" w:hint="eastAsia"/>
          <w:rtl/>
        </w:rPr>
        <w:t>פסנתר</w:t>
      </w:r>
      <w:r w:rsidRPr="001F22DE">
        <w:rPr>
          <w:rFonts w:cs="Times New Roman"/>
          <w:rtl/>
        </w:rPr>
        <w:t xml:space="preserve"> </w:t>
      </w:r>
      <w:r w:rsidRPr="001F22DE">
        <w:rPr>
          <w:rFonts w:cs="Times New Roman" w:hint="eastAsia"/>
          <w:rtl/>
        </w:rPr>
        <w:t>יהיה</w:t>
      </w:r>
      <w:r w:rsidRPr="001F22DE">
        <w:rPr>
          <w:rFonts w:cs="Times New Roman"/>
          <w:rtl/>
        </w:rPr>
        <w:t xml:space="preserve">," </w:t>
      </w:r>
      <w:r w:rsidRPr="001F22DE">
        <w:rPr>
          <w:rFonts w:cs="Times New Roman" w:hint="eastAsia"/>
          <w:rtl/>
        </w:rPr>
        <w:t>אמר</w:t>
      </w:r>
      <w:r w:rsidRPr="001F22DE">
        <w:rPr>
          <w:rFonts w:cs="Times New Roman"/>
          <w:rtl/>
        </w:rPr>
        <w:t xml:space="preserve"> </w:t>
      </w:r>
      <w:r w:rsidRPr="001F22DE">
        <w:rPr>
          <w:rFonts w:cs="Times New Roman" w:hint="eastAsia"/>
          <w:rtl/>
        </w:rPr>
        <w:t>אביו</w:t>
      </w:r>
      <w:r w:rsidRPr="001F22DE">
        <w:rPr>
          <w:rFonts w:cs="Times New Roman"/>
          <w:rtl/>
        </w:rPr>
        <w:t xml:space="preserve"> </w:t>
      </w:r>
      <w:r w:rsidRPr="001F22DE">
        <w:rPr>
          <w:rFonts w:cs="Times New Roman" w:hint="eastAsia"/>
          <w:rtl/>
        </w:rPr>
        <w:t>של</w:t>
      </w:r>
      <w:r w:rsidRPr="001F22DE">
        <w:rPr>
          <w:rFonts w:cs="Times New Roman"/>
          <w:rtl/>
        </w:rPr>
        <w:t xml:space="preserve"> </w:t>
      </w:r>
      <w:r w:rsidRPr="001F22DE">
        <w:rPr>
          <w:rFonts w:cs="Times New Roman" w:hint="eastAsia"/>
          <w:rtl/>
        </w:rPr>
        <w:t>ארקדי</w:t>
      </w:r>
      <w:r w:rsidRPr="001F22DE">
        <w:rPr>
          <w:rFonts w:cs="Times New Roman"/>
          <w:rtl/>
        </w:rPr>
        <w:t xml:space="preserve">, "אם </w:t>
      </w:r>
      <w:r w:rsidRPr="001F22DE">
        <w:rPr>
          <w:rFonts w:cs="Times New Roman" w:hint="eastAsia"/>
          <w:rtl/>
        </w:rPr>
        <w:t>זה</w:t>
      </w:r>
      <w:r w:rsidRPr="001F22DE">
        <w:rPr>
          <w:rFonts w:cs="Times New Roman"/>
          <w:rtl/>
        </w:rPr>
        <w:t xml:space="preserve"> </w:t>
      </w:r>
      <w:r w:rsidRPr="001F22DE">
        <w:rPr>
          <w:rFonts w:cs="Times New Roman" w:hint="eastAsia"/>
          <w:rtl/>
        </w:rPr>
        <w:t>מה</w:t>
      </w:r>
      <w:r w:rsidRPr="001F22DE">
        <w:rPr>
          <w:rFonts w:cs="Times New Roman"/>
          <w:rtl/>
        </w:rPr>
        <w:t xml:space="preserve"> </w:t>
      </w:r>
      <w:r w:rsidRPr="001F22DE">
        <w:rPr>
          <w:rFonts w:cs="Times New Roman" w:hint="eastAsia"/>
          <w:rtl/>
        </w:rPr>
        <w:t>שצריך</w:t>
      </w:r>
      <w:r w:rsidRPr="001F22DE">
        <w:rPr>
          <w:rFonts w:cs="Times New Roman"/>
          <w:rtl/>
        </w:rPr>
        <w:t>."</w:t>
      </w:r>
    </w:p>
    <w:p w14:paraId="7AF1898A" w14:textId="6A3499B6" w:rsidR="00290960" w:rsidRDefault="00290960" w:rsidP="00290960">
      <w:pPr>
        <w:rPr>
          <w:rFonts w:cs="Times New Roman"/>
          <w:rtl/>
        </w:rPr>
      </w:pPr>
      <w:r w:rsidRPr="001F22DE">
        <w:rPr>
          <w:rFonts w:cs="Times New Roman"/>
          <w:rtl/>
        </w:rPr>
        <w:t xml:space="preserve">"צריך </w:t>
      </w:r>
      <w:r w:rsidRPr="001F22DE">
        <w:rPr>
          <w:rFonts w:cs="Times New Roman" w:hint="eastAsia"/>
          <w:rtl/>
        </w:rPr>
        <w:t>פסנתר</w:t>
      </w:r>
      <w:r w:rsidRPr="001F22DE">
        <w:rPr>
          <w:rFonts w:cs="Times New Roman"/>
          <w:rtl/>
        </w:rPr>
        <w:t xml:space="preserve">, </w:t>
      </w:r>
      <w:r w:rsidRPr="001F22DE">
        <w:rPr>
          <w:rFonts w:cs="Times New Roman" w:hint="eastAsia"/>
          <w:rtl/>
        </w:rPr>
        <w:t>צריך</w:t>
      </w:r>
      <w:r w:rsidRPr="001F22DE">
        <w:rPr>
          <w:rFonts w:cs="Times New Roman"/>
          <w:rtl/>
        </w:rPr>
        <w:t xml:space="preserve">," </w:t>
      </w:r>
      <w:r w:rsidRPr="001F22DE">
        <w:rPr>
          <w:rFonts w:cs="Times New Roman" w:hint="eastAsia"/>
          <w:rtl/>
        </w:rPr>
        <w:t>אישרה</w:t>
      </w:r>
      <w:r w:rsidRPr="001F22DE">
        <w:rPr>
          <w:rFonts w:cs="Times New Roman"/>
          <w:rtl/>
        </w:rPr>
        <w:t xml:space="preserve"> </w:t>
      </w:r>
      <w:r w:rsidRPr="001F22DE">
        <w:rPr>
          <w:rFonts w:cs="Times New Roman" w:hint="eastAsia"/>
          <w:rtl/>
        </w:rPr>
        <w:t>דודה</w:t>
      </w:r>
      <w:r w:rsidRPr="001F22DE">
        <w:rPr>
          <w:rFonts w:cs="Times New Roman"/>
          <w:rtl/>
        </w:rPr>
        <w:t xml:space="preserve"> </w:t>
      </w:r>
      <w:r w:rsidRPr="001F22DE">
        <w:rPr>
          <w:rFonts w:cs="Times New Roman" w:hint="eastAsia"/>
          <w:rtl/>
        </w:rPr>
        <w:t>נדיה</w:t>
      </w:r>
      <w:r w:rsidRPr="001F22DE">
        <w:rPr>
          <w:rFonts w:cs="Times New Roman"/>
          <w:rtl/>
        </w:rPr>
        <w:t>.</w:t>
      </w:r>
    </w:p>
    <w:p w14:paraId="44C86DCD" w14:textId="58293A85" w:rsidR="00BE58EB" w:rsidRPr="00F4016E" w:rsidRDefault="00BE58EB" w:rsidP="00290960">
      <w:pPr>
        <w:rPr>
          <w:rFonts w:cs="Times New Roman"/>
          <w:color w:val="A6A6A6" w:themeColor="background1" w:themeShade="A6"/>
          <w:rtl/>
        </w:rPr>
      </w:pPr>
      <w:r w:rsidRPr="00F4016E">
        <w:rPr>
          <w:rFonts w:cs="Times New Roman" w:hint="cs"/>
          <w:color w:val="A6A6A6" w:themeColor="background1" w:themeShade="A6"/>
          <w:rtl/>
        </w:rPr>
        <w:lastRenderedPageBreak/>
        <w:t>[</w:t>
      </w:r>
    </w:p>
    <w:p w14:paraId="1712ACA7" w14:textId="72CD02BC" w:rsidR="00425035" w:rsidRPr="00F4016E" w:rsidRDefault="00425035" w:rsidP="00425035">
      <w:pPr>
        <w:rPr>
          <w:rFonts w:cs="Times New Roman"/>
          <w:color w:val="A6A6A6" w:themeColor="background1" w:themeShade="A6"/>
          <w:rtl/>
        </w:rPr>
      </w:pPr>
      <w:r w:rsidRPr="00F4016E">
        <w:rPr>
          <w:rFonts w:cs="Times New Roman" w:hint="cs"/>
          <w:color w:val="A6A6A6" w:themeColor="background1" w:themeShade="A6"/>
          <w:rtl/>
        </w:rPr>
        <w:t>סיפורים מהפרובינציה:</w:t>
      </w:r>
    </w:p>
    <w:p w14:paraId="576753C9" w14:textId="26FB705F" w:rsidR="00425035" w:rsidRPr="00F4016E" w:rsidRDefault="00425035" w:rsidP="00425035">
      <w:pPr>
        <w:rPr>
          <w:rFonts w:cs="Times New Roman"/>
          <w:color w:val="A6A6A6" w:themeColor="background1" w:themeShade="A6"/>
          <w:rtl/>
        </w:rPr>
      </w:pPr>
      <w:r w:rsidRPr="00F4016E">
        <w:rPr>
          <w:rFonts w:cs="Times New Roman"/>
          <w:color w:val="A6A6A6" w:themeColor="background1" w:themeShade="A6"/>
          <w:rtl/>
        </w:rPr>
        <w:t>אביו של ארקדי מדבר בקול באס מתגלגל - עמ' 47</w:t>
      </w:r>
    </w:p>
    <w:p w14:paraId="32062C99" w14:textId="77777777" w:rsidR="00425035" w:rsidRPr="00F4016E" w:rsidRDefault="00425035" w:rsidP="00425035">
      <w:pPr>
        <w:rPr>
          <w:rFonts w:cs="Times New Roman"/>
          <w:color w:val="A6A6A6" w:themeColor="background1" w:themeShade="A6"/>
          <w:rtl/>
        </w:rPr>
      </w:pPr>
      <w:r w:rsidRPr="00F4016E">
        <w:rPr>
          <w:rFonts w:cs="Times New Roman"/>
          <w:color w:val="A6A6A6" w:themeColor="background1" w:themeShade="A6"/>
          <w:rtl/>
        </w:rPr>
        <w:t>כמדומה - להוסיף לדיבור של רוסים</w:t>
      </w:r>
    </w:p>
    <w:p w14:paraId="31E9B69C" w14:textId="75AB31D8" w:rsidR="00425035" w:rsidRPr="00F4016E" w:rsidRDefault="00425035" w:rsidP="00425035">
      <w:pPr>
        <w:rPr>
          <w:rFonts w:cs="Times New Roman"/>
          <w:color w:val="A6A6A6" w:themeColor="background1" w:themeShade="A6"/>
          <w:rtl/>
        </w:rPr>
      </w:pPr>
      <w:r w:rsidRPr="00F4016E">
        <w:rPr>
          <w:rFonts w:cs="Times New Roman"/>
          <w:color w:val="A6A6A6" w:themeColor="background1" w:themeShade="A6"/>
          <w:rtl/>
        </w:rPr>
        <w:t xml:space="preserve">משמע </w:t>
      </w:r>
      <w:r w:rsidR="00297040" w:rsidRPr="00F4016E">
        <w:rPr>
          <w:rFonts w:cs="Times New Roman"/>
          <w:color w:val="A6A6A6" w:themeColor="background1" w:themeShade="A6"/>
          <w:rtl/>
        </w:rPr>
        <w:t>–</w:t>
      </w:r>
      <w:r w:rsidRPr="00F4016E">
        <w:rPr>
          <w:rFonts w:cs="Times New Roman"/>
          <w:color w:val="A6A6A6" w:themeColor="background1" w:themeShade="A6"/>
          <w:rtl/>
        </w:rPr>
        <w:t xml:space="preserve"> כנ</w:t>
      </w:r>
      <w:r w:rsidR="00297040" w:rsidRPr="00F4016E">
        <w:rPr>
          <w:rFonts w:cs="Times New Roman" w:hint="cs"/>
          <w:color w:val="A6A6A6" w:themeColor="background1" w:themeShade="A6"/>
          <w:rtl/>
        </w:rPr>
        <w:t>"</w:t>
      </w:r>
      <w:r w:rsidRPr="00F4016E">
        <w:rPr>
          <w:rFonts w:cs="Times New Roman"/>
          <w:color w:val="A6A6A6" w:themeColor="background1" w:themeShade="A6"/>
          <w:rtl/>
        </w:rPr>
        <w:t>ל להוסיף. גם ל-ה' התפללנו, משמע, גם תה שתינו עמ' 51</w:t>
      </w:r>
    </w:p>
    <w:p w14:paraId="0134B628" w14:textId="77777777" w:rsidR="00425035" w:rsidRPr="00F4016E" w:rsidRDefault="00425035" w:rsidP="00425035">
      <w:pPr>
        <w:rPr>
          <w:rFonts w:cs="Times New Roman"/>
          <w:color w:val="A6A6A6" w:themeColor="background1" w:themeShade="A6"/>
          <w:rtl/>
        </w:rPr>
      </w:pPr>
      <w:r w:rsidRPr="00F4016E">
        <w:rPr>
          <w:rFonts w:cs="Times New Roman"/>
          <w:color w:val="A6A6A6" w:themeColor="background1" w:themeShade="A6"/>
          <w:rtl/>
        </w:rPr>
        <w:t>שיויתי לנגדי</w:t>
      </w:r>
    </w:p>
    <w:p w14:paraId="5E3CD1BB" w14:textId="77777777" w:rsidR="00425035" w:rsidRPr="00F4016E" w:rsidRDefault="00425035" w:rsidP="00425035">
      <w:pPr>
        <w:rPr>
          <w:rFonts w:cs="Times New Roman"/>
          <w:color w:val="A6A6A6" w:themeColor="background1" w:themeShade="A6"/>
          <w:rtl/>
        </w:rPr>
      </w:pPr>
      <w:r w:rsidRPr="00F4016E">
        <w:rPr>
          <w:rFonts w:cs="Times New Roman"/>
          <w:color w:val="A6A6A6" w:themeColor="background1" w:themeShade="A6"/>
          <w:rtl/>
        </w:rPr>
        <w:t>לשון-אתה - דיבור בגוף שני</w:t>
      </w:r>
    </w:p>
    <w:p w14:paraId="5CF6E764" w14:textId="77777777" w:rsidR="00425035" w:rsidRPr="00F4016E" w:rsidRDefault="00425035" w:rsidP="00425035">
      <w:pPr>
        <w:rPr>
          <w:rFonts w:cs="Times New Roman"/>
          <w:color w:val="A6A6A6" w:themeColor="background1" w:themeShade="A6"/>
          <w:rtl/>
        </w:rPr>
      </w:pPr>
      <w:r w:rsidRPr="00F4016E">
        <w:rPr>
          <w:rFonts w:cs="Times New Roman"/>
          <w:color w:val="A6A6A6" w:themeColor="background1" w:themeShade="A6"/>
          <w:rtl/>
        </w:rPr>
        <w:t>משפט עם מטבעות לשון רוסיות - וכי מה? חיי-משפחה אינם רק שמחה, גם ייסורים יש בהם. בלעדיהם אי אפשר. עמ' 135</w:t>
      </w:r>
    </w:p>
    <w:p w14:paraId="2191F0BB" w14:textId="77777777" w:rsidR="00425035" w:rsidRPr="00F4016E" w:rsidRDefault="00425035" w:rsidP="00425035">
      <w:pPr>
        <w:rPr>
          <w:rFonts w:cs="Times New Roman"/>
          <w:color w:val="A6A6A6" w:themeColor="background1" w:themeShade="A6"/>
          <w:rtl/>
        </w:rPr>
      </w:pPr>
      <w:r w:rsidRPr="00F4016E">
        <w:rPr>
          <w:rFonts w:cs="Times New Roman"/>
          <w:color w:val="A6A6A6" w:themeColor="background1" w:themeShade="A6"/>
          <w:rtl/>
        </w:rPr>
        <w:t>אימהּ מבנות ה''מצליפים'', כמדומה, וגם שותה קפה, אבל העיקר, משמע - מקפידים שם על הנקיון. עמ' 146, להבין איך משתמשים הרבה ב-משמע וב- כמדומה.</w:t>
      </w:r>
    </w:p>
    <w:p w14:paraId="2FA4617D" w14:textId="77777777" w:rsidR="00425035" w:rsidRPr="00F4016E" w:rsidRDefault="00425035" w:rsidP="00425035">
      <w:pPr>
        <w:rPr>
          <w:rFonts w:cs="Times New Roman"/>
          <w:color w:val="A6A6A6" w:themeColor="background1" w:themeShade="A6"/>
          <w:rtl/>
        </w:rPr>
      </w:pPr>
      <w:r w:rsidRPr="00F4016E">
        <w:rPr>
          <w:rFonts w:cs="Times New Roman"/>
          <w:color w:val="A6A6A6" w:themeColor="background1" w:themeShade="A6"/>
          <w:rtl/>
        </w:rPr>
        <w:t>מאשה - פַּאלַאשְׁקָה ניקוד בדוק</w:t>
      </w:r>
    </w:p>
    <w:p w14:paraId="4604CDD2" w14:textId="77777777" w:rsidR="00425035" w:rsidRPr="00F4016E" w:rsidRDefault="00425035" w:rsidP="00425035">
      <w:pPr>
        <w:rPr>
          <w:rFonts w:cs="Times New Roman"/>
          <w:color w:val="A6A6A6" w:themeColor="background1" w:themeShade="A6"/>
          <w:rtl/>
        </w:rPr>
      </w:pPr>
      <w:r w:rsidRPr="00F4016E">
        <w:rPr>
          <w:rFonts w:cs="Times New Roman"/>
          <w:color w:val="A6A6A6" w:themeColor="background1" w:themeShade="A6"/>
          <w:rtl/>
        </w:rPr>
        <w:t>לא, לא, לעולם לא! בעד שום הון שבעולם! עמ' 172</w:t>
      </w:r>
    </w:p>
    <w:p w14:paraId="340FAB05" w14:textId="1FE4B833" w:rsidR="00425035" w:rsidRPr="00F4016E" w:rsidRDefault="00425035" w:rsidP="00425035">
      <w:pPr>
        <w:rPr>
          <w:rFonts w:cs="Times New Roman"/>
          <w:color w:val="A6A6A6" w:themeColor="background1" w:themeShade="A6"/>
          <w:rtl/>
        </w:rPr>
      </w:pPr>
      <w:r w:rsidRPr="00F4016E">
        <w:rPr>
          <w:rFonts w:cs="Times New Roman"/>
          <w:color w:val="A6A6A6" w:themeColor="background1" w:themeShade="A6"/>
          <w:rtl/>
        </w:rPr>
        <w:t>נו, מה? איך? את מתגעגעת? - סתם אמירה רוסית כשפוגשים מישהו, כמו כשארקדי נניח פגש חראשונה את אלכס אחרי פרידה. עמ' 216</w:t>
      </w:r>
    </w:p>
    <w:p w14:paraId="247B3DB8" w14:textId="40B6F37B" w:rsidR="00425035" w:rsidRPr="00F4016E" w:rsidRDefault="00BE58EB" w:rsidP="00425035">
      <w:pPr>
        <w:rPr>
          <w:rFonts w:cs="Times New Roman"/>
          <w:color w:val="A6A6A6" w:themeColor="background1" w:themeShade="A6"/>
          <w:rtl/>
        </w:rPr>
      </w:pPr>
      <w:r w:rsidRPr="00F4016E">
        <w:rPr>
          <w:rFonts w:cs="Times New Roman" w:hint="cs"/>
          <w:color w:val="A6A6A6" w:themeColor="background1" w:themeShade="A6"/>
          <w:rtl/>
        </w:rPr>
        <w:t>]</w:t>
      </w:r>
    </w:p>
    <w:p w14:paraId="1F365A63" w14:textId="6890ADA4" w:rsidR="00290960" w:rsidRPr="001F22DE" w:rsidRDefault="004C59E0" w:rsidP="00290960">
      <w:pPr>
        <w:rPr>
          <w:rtl/>
        </w:rPr>
      </w:pPr>
      <w:r>
        <w:rPr>
          <w:rFonts w:cs="Times New Roman"/>
          <w:rtl/>
        </w:rPr>
        <w:t>פתאום</w:t>
      </w:r>
      <w:r w:rsidR="00290960" w:rsidRPr="001F22DE">
        <w:rPr>
          <w:rFonts w:cs="Times New Roman"/>
          <w:rtl/>
        </w:rPr>
        <w:t xml:space="preserve"> תלש </w:t>
      </w:r>
      <w:r w:rsidR="00290960" w:rsidRPr="001F22DE">
        <w:rPr>
          <w:rFonts w:cs="Times New Roman" w:hint="eastAsia"/>
          <w:rtl/>
        </w:rPr>
        <w:t>אביה</w:t>
      </w:r>
      <w:r w:rsidR="00290960" w:rsidRPr="001F22DE">
        <w:rPr>
          <w:rFonts w:cs="Times New Roman"/>
          <w:rtl/>
        </w:rPr>
        <w:t xml:space="preserve"> את המדליה מחזהו. "</w:t>
      </w:r>
      <w:r w:rsidR="00A74999">
        <w:rPr>
          <w:rFonts w:cs="Times New Roman" w:hint="cs"/>
          <w:rtl/>
        </w:rPr>
        <w:t xml:space="preserve">על </w:t>
      </w:r>
      <w:r w:rsidR="00290960" w:rsidRPr="001F22DE">
        <w:rPr>
          <w:rFonts w:cs="Times New Roman"/>
          <w:rtl/>
        </w:rPr>
        <w:t>מה המתכת הישנה הזאת</w:t>
      </w:r>
      <w:r w:rsidR="002E22CA" w:rsidRPr="002E22CA">
        <w:rPr>
          <w:rFonts w:cs="Times New Roman"/>
          <w:rtl/>
        </w:rPr>
        <w:t>, והבד הדהוי</w:t>
      </w:r>
      <w:r w:rsidR="00290960" w:rsidRPr="001F22DE">
        <w:rPr>
          <w:rFonts w:cs="Times New Roman"/>
          <w:rtl/>
        </w:rPr>
        <w:t>? מד</w:t>
      </w:r>
      <w:r w:rsidR="00290960" w:rsidRPr="001F22DE">
        <w:rPr>
          <w:rFonts w:cs="Times New Roman" w:hint="eastAsia"/>
          <w:rtl/>
        </w:rPr>
        <w:t>ל</w:t>
      </w:r>
      <w:r w:rsidR="00290960" w:rsidRPr="001F22DE">
        <w:rPr>
          <w:rFonts w:cs="Times New Roman"/>
          <w:rtl/>
        </w:rPr>
        <w:t xml:space="preserve">יה על ששרדתי? </w:t>
      </w:r>
      <w:r w:rsidR="00F97A34">
        <w:rPr>
          <w:rFonts w:cs="Times New Roman"/>
          <w:rtl/>
        </w:rPr>
        <w:t>כל כך</w:t>
      </w:r>
      <w:r w:rsidR="00290960" w:rsidRPr="001F22DE">
        <w:rPr>
          <w:rFonts w:cs="Times New Roman"/>
          <w:rtl/>
        </w:rPr>
        <w:t xml:space="preserve"> הרבה לא שרדו. ילדים, בדיוק כמוני. ודווקא </w:t>
      </w:r>
      <w:r w:rsidR="00290960" w:rsidRPr="001F22DE">
        <w:rPr>
          <w:rFonts w:cs="Times New Roman" w:hint="eastAsia"/>
          <w:rtl/>
        </w:rPr>
        <w:t>אני</w:t>
      </w:r>
      <w:r w:rsidR="00290960" w:rsidRPr="001F22DE">
        <w:rPr>
          <w:rFonts w:cs="Times New Roman"/>
          <w:rtl/>
        </w:rPr>
        <w:t xml:space="preserve"> שרדתי. דווקא אני!" הוא הטיס את</w:t>
      </w:r>
      <w:r w:rsidR="00A74999">
        <w:rPr>
          <w:rFonts w:cs="Times New Roman" w:hint="cs"/>
          <w:rtl/>
        </w:rPr>
        <w:t xml:space="preserve"> </w:t>
      </w:r>
      <w:r w:rsidR="00290960" w:rsidRPr="001F22DE">
        <w:rPr>
          <w:rFonts w:cs="Times New Roman"/>
          <w:rtl/>
        </w:rPr>
        <w:t>ה</w:t>
      </w:r>
      <w:r w:rsidR="00A74999">
        <w:rPr>
          <w:rFonts w:cs="Times New Roman" w:hint="cs"/>
          <w:rtl/>
        </w:rPr>
        <w:t>מדליה</w:t>
      </w:r>
      <w:r w:rsidR="00290960" w:rsidRPr="001F22DE">
        <w:rPr>
          <w:rFonts w:cs="Times New Roman"/>
          <w:rtl/>
        </w:rPr>
        <w:t xml:space="preserve"> על השולחן ל</w:t>
      </w:r>
      <w:r w:rsidR="00A52822" w:rsidRPr="00A52822">
        <w:rPr>
          <w:rFonts w:cs="Times New Roman"/>
          <w:rtl/>
        </w:rPr>
        <w:t>כ</w:t>
      </w:r>
      <w:r w:rsidR="00EA5B5F">
        <w:rPr>
          <w:rFonts w:cs="Times New Roman" w:hint="cs"/>
          <w:rtl/>
        </w:rPr>
        <w:t>י</w:t>
      </w:r>
      <w:r w:rsidR="00A52822" w:rsidRPr="00A52822">
        <w:rPr>
          <w:rFonts w:cs="Times New Roman"/>
          <w:rtl/>
        </w:rPr>
        <w:t>וונו של</w:t>
      </w:r>
      <w:r w:rsidR="00290960" w:rsidRPr="001F22DE">
        <w:rPr>
          <w:rFonts w:cs="Times New Roman"/>
          <w:rtl/>
        </w:rPr>
        <w:t xml:space="preserve"> ארקדי. היא נתקעה בצלוחית עם </w:t>
      </w:r>
      <w:r w:rsidR="00290960" w:rsidRPr="001F22DE">
        <w:rPr>
          <w:rFonts w:cs="Times New Roman" w:hint="eastAsia"/>
          <w:rtl/>
        </w:rPr>
        <w:t>זנבות</w:t>
      </w:r>
      <w:r w:rsidR="00290960" w:rsidRPr="001F22DE">
        <w:rPr>
          <w:rFonts w:cs="Times New Roman"/>
          <w:rtl/>
        </w:rPr>
        <w:t xml:space="preserve"> </w:t>
      </w:r>
      <w:r w:rsidR="00290960" w:rsidRPr="001F22DE">
        <w:rPr>
          <w:rFonts w:cs="Times New Roman" w:hint="eastAsia"/>
          <w:rtl/>
        </w:rPr>
        <w:t>של</w:t>
      </w:r>
      <w:r w:rsidR="00290960" w:rsidRPr="001F22DE">
        <w:rPr>
          <w:rFonts w:cs="Times New Roman"/>
          <w:rtl/>
        </w:rPr>
        <w:t xml:space="preserve"> </w:t>
      </w:r>
      <w:r w:rsidR="00290960" w:rsidRPr="001F22DE">
        <w:rPr>
          <w:rFonts w:cs="Times New Roman" w:hint="eastAsia"/>
          <w:rtl/>
        </w:rPr>
        <w:t>דגיגי</w:t>
      </w:r>
      <w:r w:rsidR="00B642CB" w:rsidRPr="001F22DE">
        <w:rPr>
          <w:rFonts w:cs="Times New Roman" w:hint="eastAsia"/>
          <w:rtl/>
        </w:rPr>
        <w:t>ם</w:t>
      </w:r>
      <w:r w:rsidR="00290960" w:rsidRPr="001F22DE">
        <w:rPr>
          <w:rFonts w:cs="Times New Roman"/>
          <w:rtl/>
        </w:rPr>
        <w:t xml:space="preserve"> מכורסמים. "קח אותה אתה. זה בשבילך."</w:t>
      </w:r>
    </w:p>
    <w:p w14:paraId="44CDBFAC" w14:textId="51DA27DB" w:rsidR="008F5E78" w:rsidRPr="00492FF8" w:rsidRDefault="00290960" w:rsidP="00290960">
      <w:pPr>
        <w:rPr>
          <w:rtl/>
        </w:rPr>
      </w:pPr>
      <w:r w:rsidRPr="001F22DE">
        <w:rPr>
          <w:rFonts w:hint="eastAsia"/>
          <w:rtl/>
        </w:rPr>
        <w:t>זאת</w:t>
      </w:r>
      <w:r w:rsidRPr="001F22DE">
        <w:rPr>
          <w:rtl/>
        </w:rPr>
        <w:t xml:space="preserve"> לא </w:t>
      </w:r>
      <w:r w:rsidR="001C5A04">
        <w:rPr>
          <w:rtl/>
        </w:rPr>
        <w:t>הייתה</w:t>
      </w:r>
      <w:r w:rsidRPr="001F22DE">
        <w:rPr>
          <w:rtl/>
        </w:rPr>
        <w:t xml:space="preserve"> הפעם הראשונה שהעניק מדליה לארקדי, והוא לא היה היחיד: בנפול הקומונ</w:t>
      </w:r>
      <w:r w:rsidRPr="00492FF8">
        <w:rPr>
          <w:rtl/>
        </w:rPr>
        <w:t xml:space="preserve">יזם, רבים </w:t>
      </w:r>
      <w:r w:rsidR="00B642CB" w:rsidRPr="00492FF8">
        <w:rPr>
          <w:rFonts w:hint="eastAsia"/>
          <w:rtl/>
        </w:rPr>
        <w:t>נטלו</w:t>
      </w:r>
      <w:r w:rsidRPr="00492FF8">
        <w:rPr>
          <w:rtl/>
        </w:rPr>
        <w:t xml:space="preserve"> את המדליות שקיבלו מאת המולדת על הצטיינותם ב</w:t>
      </w:r>
      <w:r w:rsidR="00F05D24">
        <w:rPr>
          <w:rFonts w:hint="cs"/>
          <w:rtl/>
        </w:rPr>
        <w:t>חתירה</w:t>
      </w:r>
      <w:r w:rsidRPr="00492FF8">
        <w:rPr>
          <w:rtl/>
        </w:rPr>
        <w:t xml:space="preserve"> ל</w:t>
      </w:r>
      <w:r w:rsidR="00B642CB" w:rsidRPr="00492FF8">
        <w:rPr>
          <w:rFonts w:hint="eastAsia"/>
          <w:rtl/>
        </w:rPr>
        <w:t>ק</w:t>
      </w:r>
      <w:r w:rsidR="00EA5B5F">
        <w:rPr>
          <w:rFonts w:hint="cs"/>
          <w:rtl/>
        </w:rPr>
        <w:t>ִ</w:t>
      </w:r>
      <w:r w:rsidR="00F35749">
        <w:rPr>
          <w:rFonts w:hint="cs"/>
          <w:rtl/>
        </w:rPr>
        <w:t>י</w:t>
      </w:r>
      <w:r w:rsidR="00B642CB" w:rsidRPr="00492FF8">
        <w:rPr>
          <w:rFonts w:hint="eastAsia"/>
          <w:rtl/>
        </w:rPr>
        <w:t>דמה</w:t>
      </w:r>
      <w:r w:rsidR="00B642CB" w:rsidRPr="00492FF8">
        <w:rPr>
          <w:rtl/>
        </w:rPr>
        <w:t xml:space="preserve"> </w:t>
      </w:r>
      <w:r w:rsidR="00B642CB" w:rsidRPr="00492FF8">
        <w:rPr>
          <w:rFonts w:hint="eastAsia"/>
          <w:rtl/>
        </w:rPr>
        <w:t>ו</w:t>
      </w:r>
      <w:r w:rsidR="002E22CA">
        <w:rPr>
          <w:rFonts w:hint="cs"/>
          <w:rtl/>
        </w:rPr>
        <w:t>ל</w:t>
      </w:r>
      <w:r w:rsidR="00B642CB" w:rsidRPr="00492FF8">
        <w:rPr>
          <w:rFonts w:hint="eastAsia"/>
          <w:rtl/>
        </w:rPr>
        <w:t>ה</w:t>
      </w:r>
      <w:r w:rsidR="00F05D24">
        <w:rPr>
          <w:rFonts w:hint="cs"/>
          <w:rtl/>
        </w:rPr>
        <w:t>גשמה</w:t>
      </w:r>
      <w:r w:rsidRPr="00492FF8">
        <w:rPr>
          <w:rtl/>
        </w:rPr>
        <w:t xml:space="preserve">, </w:t>
      </w:r>
      <w:r w:rsidRPr="00492FF8">
        <w:rPr>
          <w:rFonts w:hint="eastAsia"/>
          <w:rtl/>
        </w:rPr>
        <w:t>וה</w:t>
      </w:r>
      <w:r w:rsidR="00492FF8">
        <w:rPr>
          <w:rFonts w:hint="cs"/>
          <w:rtl/>
        </w:rPr>
        <w:t>שליכ</w:t>
      </w:r>
      <w:r w:rsidRPr="00492FF8">
        <w:rPr>
          <w:rFonts w:hint="eastAsia"/>
          <w:rtl/>
        </w:rPr>
        <w:t>ו</w:t>
      </w:r>
      <w:r w:rsidRPr="00492FF8">
        <w:rPr>
          <w:rtl/>
        </w:rPr>
        <w:t xml:space="preserve"> </w:t>
      </w:r>
      <w:r w:rsidRPr="00492FF8">
        <w:rPr>
          <w:rFonts w:hint="eastAsia"/>
          <w:rtl/>
        </w:rPr>
        <w:t>אותן</w:t>
      </w:r>
      <w:r w:rsidRPr="00492FF8">
        <w:rPr>
          <w:rtl/>
        </w:rPr>
        <w:t xml:space="preserve"> </w:t>
      </w:r>
      <w:r w:rsidRPr="00492FF8">
        <w:rPr>
          <w:rFonts w:hint="eastAsia"/>
          <w:rtl/>
        </w:rPr>
        <w:t>מה</w:t>
      </w:r>
      <w:r w:rsidRPr="00492FF8">
        <w:rPr>
          <w:rFonts w:hint="cs"/>
          <w:rtl/>
        </w:rPr>
        <w:t xml:space="preserve">בית. </w:t>
      </w:r>
    </w:p>
    <w:p w14:paraId="54539B8C" w14:textId="2EDDAD7C" w:rsidR="00290960" w:rsidRPr="00CD067C" w:rsidRDefault="00290960" w:rsidP="00290960">
      <w:pPr>
        <w:rPr>
          <w:rtl/>
        </w:rPr>
      </w:pPr>
      <w:r w:rsidRPr="00492FF8">
        <w:rPr>
          <w:rFonts w:hint="cs"/>
          <w:rtl/>
        </w:rPr>
        <w:t xml:space="preserve">"חזור לישון </w:t>
      </w:r>
      <w:r w:rsidR="00F06A3F">
        <w:rPr>
          <w:rFonts w:hint="cs"/>
          <w:rtl/>
        </w:rPr>
        <w:t>עכשיו</w:t>
      </w:r>
      <w:r w:rsidRPr="00492FF8">
        <w:rPr>
          <w:rFonts w:hint="cs"/>
          <w:rtl/>
        </w:rPr>
        <w:t>, ארקשה, לילה טוב</w:t>
      </w:r>
      <w:r w:rsidR="00A52822">
        <w:rPr>
          <w:rFonts w:hint="cs"/>
          <w:rtl/>
        </w:rPr>
        <w:t>[</w:t>
      </w:r>
      <w:r w:rsidRPr="00492FF8">
        <w:rPr>
          <w:rFonts w:hint="cs"/>
          <w:rtl/>
        </w:rPr>
        <w:t xml:space="preserve">, </w:t>
      </w:r>
      <w:r w:rsidRPr="00492FF8">
        <w:t>Сладких снов</w:t>
      </w:r>
      <w:r w:rsidRPr="00492FF8">
        <w:rPr>
          <w:rFonts w:hint="cs"/>
          <w:rtl/>
        </w:rPr>
        <w:t xml:space="preserve"> </w:t>
      </w:r>
      <w:r w:rsidRPr="00492FF8">
        <w:t>sladkikh snov</w:t>
      </w:r>
      <w:r w:rsidRPr="00492FF8">
        <w:rPr>
          <w:rFonts w:hint="cs"/>
          <w:rtl/>
        </w:rPr>
        <w:t>]."</w:t>
      </w:r>
    </w:p>
    <w:p w14:paraId="77F44E96" w14:textId="41F33981" w:rsidR="002E22CA" w:rsidRDefault="00290960" w:rsidP="00290960">
      <w:pPr>
        <w:rPr>
          <w:rtl/>
        </w:rPr>
      </w:pPr>
      <w:r w:rsidRPr="00CD067C">
        <w:rPr>
          <w:rtl/>
        </w:rPr>
        <w:t xml:space="preserve">הוא חזר </w:t>
      </w:r>
      <w:r w:rsidR="002E22CA" w:rsidRPr="002E22CA">
        <w:rPr>
          <w:rFonts w:cs="Times New Roman"/>
          <w:rtl/>
        </w:rPr>
        <w:t xml:space="preserve">לחדרו, הניח את המדליה על מדף ספרי הלימוד </w:t>
      </w:r>
      <w:r>
        <w:rPr>
          <w:rFonts w:hint="cs"/>
          <w:rtl/>
        </w:rPr>
        <w:t>ונכנס למיטתו הקפואה</w:t>
      </w:r>
      <w:r w:rsidRPr="00CD067C">
        <w:rPr>
          <w:rtl/>
        </w:rPr>
        <w:t xml:space="preserve">. </w:t>
      </w:r>
      <w:r w:rsidR="00716999">
        <w:rPr>
          <w:rFonts w:hint="cs"/>
          <w:rtl/>
        </w:rPr>
        <w:t xml:space="preserve">מהסלון </w:t>
      </w:r>
      <w:r>
        <w:rPr>
          <w:rFonts w:hint="cs"/>
          <w:rtl/>
        </w:rPr>
        <w:t xml:space="preserve">שמע את </w:t>
      </w:r>
      <w:r w:rsidR="00EA5B5F" w:rsidRPr="00EA5B5F">
        <w:rPr>
          <w:rFonts w:cs="Times New Roman"/>
          <w:rtl/>
        </w:rPr>
        <w:t>דידיה סיומה</w:t>
      </w:r>
      <w:r>
        <w:rPr>
          <w:rFonts w:hint="cs"/>
          <w:rtl/>
        </w:rPr>
        <w:t xml:space="preserve"> אומר בקול רועד, "ברית</w:t>
      </w:r>
      <w:r w:rsidR="00EA5B5F">
        <w:rPr>
          <w:rFonts w:hint="cs"/>
          <w:rtl/>
        </w:rPr>
        <w:t>-</w:t>
      </w:r>
      <w:r>
        <w:rPr>
          <w:rFonts w:hint="cs"/>
          <w:rtl/>
        </w:rPr>
        <w:t xml:space="preserve">המועצות לא </w:t>
      </w:r>
      <w:r w:rsidR="001C5A04">
        <w:rPr>
          <w:rFonts w:hint="cs"/>
          <w:rtl/>
        </w:rPr>
        <w:t>הייתה</w:t>
      </w:r>
      <w:r>
        <w:rPr>
          <w:rFonts w:hint="cs"/>
          <w:rtl/>
        </w:rPr>
        <w:t xml:space="preserve"> צריכה ליפול. היו שם הרבה דברים טובים והיה צריך לשמר אותם, ו</w:t>
      </w:r>
      <w:r w:rsidR="00A74999">
        <w:rPr>
          <w:rFonts w:hint="cs"/>
          <w:rtl/>
        </w:rPr>
        <w:t xml:space="preserve">רק </w:t>
      </w:r>
      <w:r>
        <w:rPr>
          <w:rFonts w:hint="cs"/>
          <w:rtl/>
        </w:rPr>
        <w:t xml:space="preserve">את הדברים הרעים לתקן. </w:t>
      </w:r>
      <w:r w:rsidR="005C6770">
        <w:rPr>
          <w:rFonts w:hint="cs"/>
          <w:rtl/>
        </w:rPr>
        <w:t xml:space="preserve">כשהחזון נכון מוצאים את הדרך, </w:t>
      </w:r>
      <w:r>
        <w:rPr>
          <w:rFonts w:hint="cs"/>
          <w:rtl/>
        </w:rPr>
        <w:t>לא ז</w:t>
      </w:r>
      <w:r w:rsidR="00A74999">
        <w:rPr>
          <w:rFonts w:hint="cs"/>
          <w:rtl/>
        </w:rPr>
        <w:t>ו</w:t>
      </w:r>
      <w:r>
        <w:rPr>
          <w:rFonts w:hint="cs"/>
          <w:rtl/>
        </w:rPr>
        <w:t>רק</w:t>
      </w:r>
      <w:r w:rsidR="00A74999">
        <w:rPr>
          <w:rFonts w:hint="cs"/>
          <w:rtl/>
        </w:rPr>
        <w:t>ים</w:t>
      </w:r>
      <w:r>
        <w:rPr>
          <w:rFonts w:hint="cs"/>
          <w:rtl/>
        </w:rPr>
        <w:t xml:space="preserve"> </w:t>
      </w:r>
      <w:r w:rsidR="00483BB1">
        <w:rPr>
          <w:rFonts w:hint="cs"/>
          <w:rtl/>
        </w:rPr>
        <w:t>הכול</w:t>
      </w:r>
      <w:r>
        <w:rPr>
          <w:rFonts w:hint="cs"/>
          <w:rtl/>
        </w:rPr>
        <w:t xml:space="preserve">! סטאלין לא עשה </w:t>
      </w:r>
      <w:r w:rsidR="00483BB1">
        <w:rPr>
          <w:rFonts w:hint="cs"/>
          <w:rtl/>
        </w:rPr>
        <w:t>הכול</w:t>
      </w:r>
      <w:r>
        <w:rPr>
          <w:rFonts w:hint="cs"/>
          <w:rtl/>
        </w:rPr>
        <w:t xml:space="preserve"> לבד! יגיע היום ו</w:t>
      </w:r>
      <w:r w:rsidR="00A74999">
        <w:rPr>
          <w:rFonts w:hint="cs"/>
          <w:rtl/>
        </w:rPr>
        <w:t xml:space="preserve">אנחנו </w:t>
      </w:r>
      <w:r>
        <w:rPr>
          <w:rFonts w:hint="cs"/>
          <w:rtl/>
        </w:rPr>
        <w:t>נבין למה ברית</w:t>
      </w:r>
      <w:r w:rsidR="00EA5B5F">
        <w:rPr>
          <w:rFonts w:hint="cs"/>
          <w:rtl/>
        </w:rPr>
        <w:t>-</w:t>
      </w:r>
      <w:r>
        <w:rPr>
          <w:rFonts w:hint="cs"/>
          <w:rtl/>
        </w:rPr>
        <w:t xml:space="preserve">המועצות נפלה, </w:t>
      </w:r>
      <w:r w:rsidR="005C6770">
        <w:rPr>
          <w:rFonts w:hint="cs"/>
          <w:rtl/>
        </w:rPr>
        <w:t>הרי יכולנו להמשיך,</w:t>
      </w:r>
      <w:r w:rsidR="005B4D83">
        <w:rPr>
          <w:rFonts w:hint="cs"/>
          <w:rtl/>
        </w:rPr>
        <w:t xml:space="preserve"> </w:t>
      </w:r>
      <w:r w:rsidR="005C6770">
        <w:rPr>
          <w:rFonts w:hint="cs"/>
          <w:rtl/>
        </w:rPr>
        <w:t>הכישלון הזה</w:t>
      </w:r>
      <w:r>
        <w:rPr>
          <w:rFonts w:hint="cs"/>
          <w:rtl/>
        </w:rPr>
        <w:t xml:space="preserve"> כואב לי</w:t>
      </w:r>
      <w:r w:rsidR="00352290">
        <w:rPr>
          <w:rFonts w:hint="cs"/>
          <w:rtl/>
        </w:rPr>
        <w:t xml:space="preserve"> מאוד.</w:t>
      </w:r>
      <w:r>
        <w:rPr>
          <w:rFonts w:hint="cs"/>
          <w:rtl/>
        </w:rPr>
        <w:t xml:space="preserve">" </w:t>
      </w:r>
    </w:p>
    <w:p w14:paraId="26832C8B" w14:textId="5C8F13B8" w:rsidR="00290960" w:rsidRPr="00CD067C" w:rsidRDefault="00290960" w:rsidP="00290960">
      <w:pPr>
        <w:rPr>
          <w:rtl/>
        </w:rPr>
      </w:pPr>
      <w:r>
        <w:rPr>
          <w:rFonts w:hint="cs"/>
          <w:rtl/>
        </w:rPr>
        <w:t>ארקדי</w:t>
      </w:r>
      <w:r w:rsidRPr="00CD067C">
        <w:rPr>
          <w:rtl/>
        </w:rPr>
        <w:t xml:space="preserve"> רעד, הבקבוק החם</w:t>
      </w:r>
      <w:r w:rsidR="00B642CB">
        <w:rPr>
          <w:rFonts w:hint="cs"/>
          <w:rtl/>
        </w:rPr>
        <w:t xml:space="preserve"> במיטתו</w:t>
      </w:r>
      <w:r w:rsidRPr="00CD067C">
        <w:rPr>
          <w:rtl/>
        </w:rPr>
        <w:t xml:space="preserve"> </w:t>
      </w:r>
      <w:r w:rsidRPr="00CD067C">
        <w:rPr>
          <w:rFonts w:hint="cs"/>
          <w:rtl/>
        </w:rPr>
        <w:t>היה</w:t>
      </w:r>
      <w:r>
        <w:rPr>
          <w:rFonts w:hint="cs"/>
          <w:rtl/>
        </w:rPr>
        <w:t xml:space="preserve"> </w:t>
      </w:r>
      <w:r w:rsidRPr="00CD067C">
        <w:rPr>
          <w:rtl/>
        </w:rPr>
        <w:t>פושר</w:t>
      </w:r>
      <w:r w:rsidR="003E225A">
        <w:rPr>
          <w:rFonts w:hint="cs"/>
          <w:rtl/>
        </w:rPr>
        <w:t>, בקושי</w:t>
      </w:r>
      <w:r w:rsidRPr="00CD067C">
        <w:rPr>
          <w:rtl/>
        </w:rPr>
        <w:t>.</w:t>
      </w:r>
      <w:r w:rsidR="00B642CB">
        <w:rPr>
          <w:rFonts w:hint="cs"/>
          <w:rtl/>
        </w:rPr>
        <w:t xml:space="preserve"> הוא התכסה ע</w:t>
      </w:r>
      <w:r w:rsidR="00B94941">
        <w:rPr>
          <w:rFonts w:hint="cs"/>
          <w:rtl/>
        </w:rPr>
        <w:t>ד</w:t>
      </w:r>
      <w:r w:rsidR="00B642CB">
        <w:rPr>
          <w:rFonts w:hint="cs"/>
          <w:rtl/>
        </w:rPr>
        <w:t xml:space="preserve"> מעל לצ</w:t>
      </w:r>
      <w:r w:rsidR="003E225A">
        <w:rPr>
          <w:rFonts w:hint="cs"/>
          <w:rtl/>
        </w:rPr>
        <w:t>ו</w:t>
      </w:r>
      <w:r w:rsidR="00B642CB">
        <w:rPr>
          <w:rFonts w:hint="cs"/>
          <w:rtl/>
        </w:rPr>
        <w:t>ואר</w:t>
      </w:r>
      <w:r w:rsidR="00B94941">
        <w:rPr>
          <w:rFonts w:hint="cs"/>
          <w:rtl/>
        </w:rPr>
        <w:t xml:space="preserve"> ועצם את עיניו</w:t>
      </w:r>
      <w:r w:rsidR="00B642CB">
        <w:rPr>
          <w:rFonts w:hint="cs"/>
          <w:rtl/>
        </w:rPr>
        <w:t>.</w:t>
      </w:r>
    </w:p>
    <w:p w14:paraId="1150A372" w14:textId="7B9F17A3" w:rsidR="00290960" w:rsidRPr="00CD067C" w:rsidRDefault="00290960" w:rsidP="00290960">
      <w:pPr>
        <w:rPr>
          <w:rtl/>
        </w:rPr>
      </w:pPr>
      <w:r w:rsidRPr="00CD067C">
        <w:rPr>
          <w:rFonts w:hint="cs"/>
          <w:rtl/>
        </w:rPr>
        <w:t>ושוב</w:t>
      </w:r>
      <w:r>
        <w:rPr>
          <w:rtl/>
        </w:rPr>
        <w:t xml:space="preserve"> </w:t>
      </w:r>
      <w:r>
        <w:rPr>
          <w:rFonts w:hint="cs"/>
          <w:rtl/>
        </w:rPr>
        <w:t xml:space="preserve">הגיח </w:t>
      </w:r>
      <w:r>
        <w:rPr>
          <w:rtl/>
        </w:rPr>
        <w:t>אותו כו</w:t>
      </w:r>
      <w:r>
        <w:rPr>
          <w:rFonts w:hint="cs"/>
          <w:rtl/>
        </w:rPr>
        <w:t>הן</w:t>
      </w:r>
      <w:r w:rsidRPr="00CD067C">
        <w:rPr>
          <w:rtl/>
        </w:rPr>
        <w:t xml:space="preserve"> פר</w:t>
      </w:r>
      <w:r w:rsidR="00762822">
        <w:rPr>
          <w:rFonts w:hint="cs"/>
          <w:rtl/>
        </w:rPr>
        <w:t>בוסלבי</w:t>
      </w:r>
      <w:r w:rsidRPr="00CD067C">
        <w:rPr>
          <w:rtl/>
        </w:rPr>
        <w:t xml:space="preserve"> מהחשכה </w:t>
      </w:r>
      <w:r>
        <w:rPr>
          <w:rFonts w:hint="cs"/>
          <w:rtl/>
        </w:rPr>
        <w:t xml:space="preserve">והוא כולו </w:t>
      </w:r>
      <w:r w:rsidR="003E225A">
        <w:rPr>
          <w:rFonts w:hint="cs"/>
          <w:highlight w:val="cyan"/>
          <w:rtl/>
        </w:rPr>
        <w:t>רותח</w:t>
      </w:r>
      <w:r w:rsidRPr="00C15AC9">
        <w:rPr>
          <w:rFonts w:hint="cs"/>
          <w:highlight w:val="cyan"/>
          <w:rtl/>
        </w:rPr>
        <w:t xml:space="preserve"> על א</w:t>
      </w:r>
      <w:r>
        <w:rPr>
          <w:rFonts w:hint="cs"/>
          <w:highlight w:val="cyan"/>
          <w:rtl/>
        </w:rPr>
        <w:t>רקדי</w:t>
      </w:r>
      <w:r w:rsidRPr="00C27232">
        <w:rPr>
          <w:rFonts w:hint="cs"/>
          <w:highlight w:val="cyan"/>
          <w:rtl/>
        </w:rPr>
        <w:t xml:space="preserve"> </w:t>
      </w:r>
      <w:r>
        <w:rPr>
          <w:rFonts w:hint="cs"/>
          <w:highlight w:val="cyan"/>
          <w:rtl/>
        </w:rPr>
        <w:t xml:space="preserve">ועל </w:t>
      </w:r>
      <w:r w:rsidRPr="00C27232">
        <w:rPr>
          <w:rFonts w:hint="cs"/>
          <w:highlight w:val="cyan"/>
          <w:rtl/>
        </w:rPr>
        <w:t>כעסיו</w:t>
      </w:r>
      <w:r>
        <w:rPr>
          <w:rFonts w:hint="cs"/>
          <w:rtl/>
        </w:rPr>
        <w:t xml:space="preserve"> </w:t>
      </w:r>
      <w:r w:rsidR="00E9658C" w:rsidRPr="00E9658C">
        <w:rPr>
          <w:rFonts w:cs="Times New Roman"/>
          <w:rtl/>
        </w:rPr>
        <w:t>החרישיים, הכבדים</w:t>
      </w:r>
      <w:r w:rsidR="00E9658C">
        <w:rPr>
          <w:rFonts w:cs="Times New Roman" w:hint="cs"/>
          <w:rtl/>
        </w:rPr>
        <w:t>,</w:t>
      </w:r>
      <w:r w:rsidRPr="00CD067C">
        <w:rPr>
          <w:rtl/>
        </w:rPr>
        <w:t xml:space="preserve"> </w:t>
      </w:r>
      <w:r>
        <w:rPr>
          <w:rFonts w:hint="cs"/>
          <w:rtl/>
        </w:rPr>
        <w:t>ו</w:t>
      </w:r>
      <w:r w:rsidRPr="00CD067C">
        <w:rPr>
          <w:rtl/>
        </w:rPr>
        <w:t>האדמה ה</w:t>
      </w:r>
      <w:r w:rsidR="00716999">
        <w:rPr>
          <w:rFonts w:hint="cs"/>
          <w:rtl/>
        </w:rPr>
        <w:t>ת</w:t>
      </w:r>
      <w:r w:rsidRPr="00CD067C">
        <w:rPr>
          <w:rtl/>
        </w:rPr>
        <w:t>רחקה.</w:t>
      </w:r>
      <w:r>
        <w:rPr>
          <w:rFonts w:hint="cs"/>
          <w:rtl/>
        </w:rPr>
        <w:t xml:space="preserve"> </w:t>
      </w:r>
      <w:r>
        <w:rPr>
          <w:rtl/>
        </w:rPr>
        <w:t>"</w:t>
      </w:r>
      <w:r>
        <w:rPr>
          <w:rFonts w:hint="cs"/>
          <w:rtl/>
        </w:rPr>
        <w:t>כרע ברך בפני</w:t>
      </w:r>
      <w:r>
        <w:rPr>
          <w:rtl/>
        </w:rPr>
        <w:t xml:space="preserve"> </w:t>
      </w:r>
      <w:r>
        <w:rPr>
          <w:rFonts w:hint="cs"/>
          <w:rtl/>
        </w:rPr>
        <w:t>ה</w:t>
      </w:r>
      <w:r>
        <w:rPr>
          <w:rtl/>
        </w:rPr>
        <w:t xml:space="preserve">צלב!" פניו </w:t>
      </w:r>
      <w:r>
        <w:rPr>
          <w:rFonts w:hint="cs"/>
          <w:rtl/>
        </w:rPr>
        <w:t xml:space="preserve">הקוצפות </w:t>
      </w:r>
      <w:r>
        <w:rPr>
          <w:rtl/>
        </w:rPr>
        <w:t>בהקו</w:t>
      </w:r>
      <w:r>
        <w:rPr>
          <w:rFonts w:hint="cs"/>
          <w:rtl/>
        </w:rPr>
        <w:t>,[באור ה</w:t>
      </w:r>
      <w:r w:rsidRPr="00CD067C">
        <w:rPr>
          <w:rtl/>
        </w:rPr>
        <w:t>צלב שנצץ באפילה</w:t>
      </w:r>
      <w:r>
        <w:rPr>
          <w:rFonts w:hint="cs"/>
          <w:rtl/>
        </w:rPr>
        <w:t>]</w:t>
      </w:r>
      <w:r w:rsidRPr="00CD067C">
        <w:rPr>
          <w:rtl/>
        </w:rPr>
        <w:t xml:space="preserve"> "נשק את הצלב!"</w:t>
      </w:r>
    </w:p>
    <w:p w14:paraId="5D9B02CF" w14:textId="77777777" w:rsidR="00290960" w:rsidRPr="00CD067C" w:rsidRDefault="00290960" w:rsidP="00290960">
      <w:pPr>
        <w:rPr>
          <w:rtl/>
        </w:rPr>
      </w:pPr>
      <w:r w:rsidRPr="00CD067C">
        <w:rPr>
          <w:rtl/>
        </w:rPr>
        <w:t>"א</w:t>
      </w:r>
      <w:r>
        <w:rPr>
          <w:rFonts w:hint="cs"/>
          <w:rtl/>
        </w:rPr>
        <w:t>י</w:t>
      </w:r>
      <w:r w:rsidRPr="00CD067C">
        <w:rPr>
          <w:rtl/>
        </w:rPr>
        <w:t xml:space="preserve">ני יכול..." </w:t>
      </w:r>
      <w:r>
        <w:rPr>
          <w:rtl/>
        </w:rPr>
        <w:t>ארקדי</w:t>
      </w:r>
      <w:r w:rsidRPr="00112CC8">
        <w:rPr>
          <w:rtl/>
        </w:rPr>
        <w:t xml:space="preserve"> </w:t>
      </w:r>
      <w:r w:rsidRPr="00CD067C">
        <w:rPr>
          <w:rtl/>
        </w:rPr>
        <w:t>לחש.</w:t>
      </w:r>
    </w:p>
    <w:p w14:paraId="1EC7BA75" w14:textId="07275FCE" w:rsidR="00290960" w:rsidRPr="00CD067C" w:rsidRDefault="00290960" w:rsidP="00290960">
      <w:pPr>
        <w:rPr>
          <w:rtl/>
        </w:rPr>
      </w:pPr>
      <w:r w:rsidRPr="00CD067C">
        <w:rPr>
          <w:rtl/>
        </w:rPr>
        <w:t>"</w:t>
      </w:r>
      <w:r>
        <w:rPr>
          <w:rFonts w:hint="cs"/>
          <w:rtl/>
        </w:rPr>
        <w:t>התוודה</w:t>
      </w:r>
      <w:r w:rsidR="00F05D24" w:rsidRPr="00F05D24">
        <w:rPr>
          <w:rFonts w:cs="Times New Roman"/>
          <w:rtl/>
        </w:rPr>
        <w:t xml:space="preserve"> </w:t>
      </w:r>
      <w:r w:rsidR="00F05D24" w:rsidRPr="00F05D24">
        <w:rPr>
          <w:rFonts w:cs="Times New Roman"/>
          <w:highlight w:val="cyan"/>
          <w:rtl/>
        </w:rPr>
        <w:t>על גרגרנותך</w:t>
      </w:r>
      <w:r w:rsidRPr="00CD067C">
        <w:rPr>
          <w:rtl/>
        </w:rPr>
        <w:t>!" פניו הלבנ</w:t>
      </w:r>
      <w:r>
        <w:rPr>
          <w:rFonts w:hint="cs"/>
          <w:rtl/>
        </w:rPr>
        <w:t>ות</w:t>
      </w:r>
      <w:r w:rsidRPr="00CD067C">
        <w:rPr>
          <w:rtl/>
        </w:rPr>
        <w:t xml:space="preserve"> היו קרוב</w:t>
      </w:r>
      <w:r>
        <w:rPr>
          <w:rFonts w:hint="cs"/>
          <w:rtl/>
        </w:rPr>
        <w:t>ות</w:t>
      </w:r>
      <w:r w:rsidRPr="00CD067C">
        <w:rPr>
          <w:rtl/>
        </w:rPr>
        <w:t xml:space="preserve"> ומ</w:t>
      </w:r>
      <w:r w:rsidRPr="00CD067C">
        <w:rPr>
          <w:rFonts w:hint="cs"/>
          <w:rtl/>
        </w:rPr>
        <w:t>זר</w:t>
      </w:r>
      <w:r>
        <w:rPr>
          <w:rFonts w:hint="cs"/>
          <w:rtl/>
        </w:rPr>
        <w:t>ות</w:t>
      </w:r>
      <w:r w:rsidR="00EA5B5F">
        <w:rPr>
          <w:rFonts w:hint="cs"/>
          <w:rtl/>
        </w:rPr>
        <w:t xml:space="preserve"> </w:t>
      </w:r>
      <w:r w:rsidRPr="00CD067C">
        <w:rPr>
          <w:rFonts w:hint="cs"/>
          <w:rtl/>
        </w:rPr>
        <w:t>אימה</w:t>
      </w:r>
      <w:r w:rsidRPr="00CD067C">
        <w:rPr>
          <w:rtl/>
        </w:rPr>
        <w:t>.</w:t>
      </w:r>
      <w:r>
        <w:rPr>
          <w:rFonts w:hint="cs"/>
          <w:rtl/>
        </w:rPr>
        <w:t xml:space="preserve"> "התוודה</w:t>
      </w:r>
      <w:r w:rsidR="00F05D24" w:rsidRPr="00F05D24">
        <w:rPr>
          <w:rFonts w:cs="Times New Roman"/>
          <w:rtl/>
        </w:rPr>
        <w:t>, זללן</w:t>
      </w:r>
      <w:r w:rsidR="00EA5B5F">
        <w:rPr>
          <w:rFonts w:cs="Times New Roman" w:hint="cs"/>
          <w:rtl/>
        </w:rPr>
        <w:t>,</w:t>
      </w:r>
      <w:r>
        <w:rPr>
          <w:rFonts w:hint="cs"/>
          <w:rtl/>
        </w:rPr>
        <w:t xml:space="preserve"> ואולי אשלח את רוח הקודש למחול על חטאיך!"</w:t>
      </w:r>
    </w:p>
    <w:p w14:paraId="7CF0CF28" w14:textId="3617DFF5" w:rsidR="00434E9C" w:rsidRDefault="00290960" w:rsidP="00290960">
      <w:pPr>
        <w:rPr>
          <w:rtl/>
        </w:rPr>
      </w:pPr>
      <w:r w:rsidRPr="00CD067C">
        <w:rPr>
          <w:rtl/>
        </w:rPr>
        <w:t>"אני</w:t>
      </w:r>
      <w:r w:rsidR="00EA5B5F">
        <w:rPr>
          <w:rFonts w:hint="cs"/>
          <w:rtl/>
        </w:rPr>
        <w:t>...</w:t>
      </w:r>
      <w:r w:rsidRPr="00CD067C">
        <w:rPr>
          <w:rtl/>
        </w:rPr>
        <w:t xml:space="preserve">" </w:t>
      </w:r>
      <w:r>
        <w:rPr>
          <w:rtl/>
        </w:rPr>
        <w:t>ארקדי</w:t>
      </w:r>
      <w:r w:rsidRPr="00CD067C">
        <w:rPr>
          <w:rtl/>
        </w:rPr>
        <w:t xml:space="preserve"> </w:t>
      </w:r>
      <w:r>
        <w:rPr>
          <w:rtl/>
        </w:rPr>
        <w:t>לא</w:t>
      </w:r>
      <w:r>
        <w:rPr>
          <w:rFonts w:hint="cs"/>
          <w:rtl/>
        </w:rPr>
        <w:t xml:space="preserve"> היה</w:t>
      </w:r>
      <w:r>
        <w:rPr>
          <w:rtl/>
        </w:rPr>
        <w:t xml:space="preserve"> מסוגל להתיק את מבטו מהצלב</w:t>
      </w:r>
      <w:r>
        <w:rPr>
          <w:rFonts w:hint="cs"/>
          <w:rtl/>
        </w:rPr>
        <w:t xml:space="preserve">, והנה גם </w:t>
      </w:r>
      <w:r w:rsidRPr="00CD067C">
        <w:rPr>
          <w:rtl/>
        </w:rPr>
        <w:t>ידו</w:t>
      </w:r>
      <w:r>
        <w:rPr>
          <w:rtl/>
        </w:rPr>
        <w:t xml:space="preserve"> עולה </w:t>
      </w:r>
      <w:r>
        <w:rPr>
          <w:rFonts w:hint="cs"/>
          <w:rtl/>
        </w:rPr>
        <w:t xml:space="preserve">וקרבה </w:t>
      </w:r>
      <w:r w:rsidR="00865E7B">
        <w:rPr>
          <w:rFonts w:hint="cs"/>
          <w:rtl/>
        </w:rPr>
        <w:t>אליו</w:t>
      </w:r>
      <w:r>
        <w:rPr>
          <w:rFonts w:hint="cs"/>
          <w:rtl/>
        </w:rPr>
        <w:t xml:space="preserve">, להתחכך בו, לחוש את נחמתו, להסתופף </w:t>
      </w:r>
      <w:r w:rsidR="009124A6">
        <w:rPr>
          <w:rFonts w:hint="cs"/>
          <w:rtl/>
        </w:rPr>
        <w:t>תחת</w:t>
      </w:r>
      <w:r>
        <w:rPr>
          <w:rFonts w:hint="cs"/>
          <w:rtl/>
        </w:rPr>
        <w:t>..</w:t>
      </w:r>
      <w:r w:rsidRPr="00CD067C">
        <w:rPr>
          <w:rtl/>
        </w:rPr>
        <w:t xml:space="preserve">. </w:t>
      </w:r>
      <w:r>
        <w:rPr>
          <w:rFonts w:hint="cs"/>
          <w:rtl/>
        </w:rPr>
        <w:t>אבל אז עלה עשן סיגריות [</w:t>
      </w:r>
      <w:r>
        <w:t>whiff of smoke</w:t>
      </w:r>
      <w:r>
        <w:rPr>
          <w:rFonts w:hint="cs"/>
          <w:rtl/>
        </w:rPr>
        <w:t xml:space="preserve">] </w:t>
      </w:r>
      <w:r w:rsidR="00047196">
        <w:rPr>
          <w:rFonts w:hint="cs"/>
          <w:rtl/>
        </w:rPr>
        <w:t xml:space="preserve">באפו </w:t>
      </w:r>
      <w:r>
        <w:rPr>
          <w:rFonts w:hint="cs"/>
          <w:rtl/>
        </w:rPr>
        <w:t xml:space="preserve">והוא נזכר </w:t>
      </w:r>
      <w:r>
        <w:rPr>
          <w:rtl/>
        </w:rPr>
        <w:t>–</w:t>
      </w:r>
      <w:r>
        <w:rPr>
          <w:rFonts w:hint="cs"/>
          <w:rtl/>
        </w:rPr>
        <w:t xml:space="preserve"> זה רק חלום!</w:t>
      </w:r>
    </w:p>
    <w:p w14:paraId="6F48EC9F" w14:textId="127A11F2" w:rsidR="00290960" w:rsidRPr="00CD067C" w:rsidRDefault="00290960" w:rsidP="00290960">
      <w:pPr>
        <w:rPr>
          <w:rtl/>
        </w:rPr>
      </w:pPr>
      <w:r>
        <w:rPr>
          <w:rFonts w:hint="cs"/>
          <w:rtl/>
        </w:rPr>
        <w:lastRenderedPageBreak/>
        <w:t>זה רק חלום, הוא ניסה ל</w:t>
      </w:r>
      <w:r w:rsidR="005C6770">
        <w:rPr>
          <w:rFonts w:hint="cs"/>
          <w:rtl/>
        </w:rPr>
        <w:t>ו</w:t>
      </w:r>
      <w:r w:rsidR="00B642CB">
        <w:rPr>
          <w:rFonts w:hint="cs"/>
          <w:rtl/>
        </w:rPr>
        <w:t>מר</w:t>
      </w:r>
      <w:r>
        <w:rPr>
          <w:rFonts w:hint="cs"/>
          <w:rtl/>
        </w:rPr>
        <w:t xml:space="preserve"> לכומר</w:t>
      </w:r>
      <w:r w:rsidR="00EA5B5F">
        <w:rPr>
          <w:rFonts w:hint="cs"/>
          <w:rtl/>
        </w:rPr>
        <w:t>,</w:t>
      </w:r>
      <w:r>
        <w:rPr>
          <w:rFonts w:hint="cs"/>
          <w:rtl/>
        </w:rPr>
        <w:t xml:space="preserve"> אך שפתיו ס</w:t>
      </w:r>
      <w:r w:rsidR="00EA5B5F">
        <w:rPr>
          <w:rFonts w:hint="cs"/>
          <w:rtl/>
        </w:rPr>
        <w:t>י</w:t>
      </w:r>
      <w:r>
        <w:rPr>
          <w:rFonts w:hint="cs"/>
          <w:rtl/>
        </w:rPr>
        <w:t>רבו לנוע</w:t>
      </w:r>
      <w:r w:rsidR="00716999" w:rsidRPr="00716999">
        <w:rPr>
          <w:rFonts w:cs="Times New Roman"/>
          <w:rtl/>
        </w:rPr>
        <w:t>, גרונו היה משותק</w:t>
      </w:r>
      <w:r>
        <w:rPr>
          <w:rFonts w:hint="cs"/>
          <w:rtl/>
        </w:rPr>
        <w:t>.</w:t>
      </w:r>
    </w:p>
    <w:p w14:paraId="5BAA92F6" w14:textId="0B905E16" w:rsidR="00290960" w:rsidRPr="00CD067C" w:rsidRDefault="00290960" w:rsidP="00290960">
      <w:pPr>
        <w:rPr>
          <w:rtl/>
        </w:rPr>
      </w:pPr>
      <w:r>
        <w:rPr>
          <w:rtl/>
        </w:rPr>
        <w:t>הכו</w:t>
      </w:r>
      <w:r>
        <w:rPr>
          <w:rFonts w:hint="cs"/>
          <w:rtl/>
        </w:rPr>
        <w:t>הן</w:t>
      </w:r>
      <w:r w:rsidRPr="00CD067C">
        <w:rPr>
          <w:rtl/>
        </w:rPr>
        <w:t xml:space="preserve"> נופף ב</w:t>
      </w:r>
      <w:r w:rsidR="00716999">
        <w:rPr>
          <w:rFonts w:hint="cs"/>
          <w:rtl/>
        </w:rPr>
        <w:t>אגרופו</w:t>
      </w:r>
      <w:r w:rsidRPr="00385920">
        <w:rPr>
          <w:rtl/>
        </w:rPr>
        <w:t xml:space="preserve"> </w:t>
      </w:r>
      <w:r w:rsidR="00F05D24">
        <w:rPr>
          <w:rFonts w:hint="cs"/>
          <w:rtl/>
        </w:rPr>
        <w:t xml:space="preserve">הלבן </w:t>
      </w:r>
      <w:r w:rsidRPr="00CD067C">
        <w:rPr>
          <w:rtl/>
        </w:rPr>
        <w:t>לעבר</w:t>
      </w:r>
      <w:r>
        <w:rPr>
          <w:rFonts w:hint="cs"/>
          <w:rtl/>
        </w:rPr>
        <w:t xml:space="preserve"> ארקדי, </w:t>
      </w:r>
      <w:r w:rsidR="00865E7B">
        <w:rPr>
          <w:rFonts w:hint="cs"/>
          <w:highlight w:val="cyan"/>
          <w:rtl/>
        </w:rPr>
        <w:t>בתו</w:t>
      </w:r>
      <w:r w:rsidRPr="00C15AC9">
        <w:rPr>
          <w:rFonts w:hint="cs"/>
          <w:highlight w:val="cyan"/>
          <w:rtl/>
        </w:rPr>
        <w:t>כח</w:t>
      </w:r>
      <w:r w:rsidR="00865E7B">
        <w:rPr>
          <w:rFonts w:hint="cs"/>
          <w:highlight w:val="cyan"/>
          <w:rtl/>
        </w:rPr>
        <w:t>ה</w:t>
      </w:r>
      <w:r w:rsidRPr="00C15AC9">
        <w:rPr>
          <w:rFonts w:hint="cs"/>
          <w:highlight w:val="cyan"/>
          <w:rtl/>
        </w:rPr>
        <w:t xml:space="preserve"> אותו על </w:t>
      </w:r>
      <w:r>
        <w:rPr>
          <w:rFonts w:hint="cs"/>
          <w:highlight w:val="cyan"/>
          <w:rtl/>
        </w:rPr>
        <w:t xml:space="preserve">חטא </w:t>
      </w:r>
      <w:r w:rsidRPr="00C27232">
        <w:rPr>
          <w:rFonts w:hint="cs"/>
          <w:highlight w:val="cyan"/>
          <w:rtl/>
        </w:rPr>
        <w:t xml:space="preserve">העצלות </w:t>
      </w:r>
      <w:r>
        <w:rPr>
          <w:rFonts w:hint="cs"/>
          <w:highlight w:val="cyan"/>
          <w:rtl/>
        </w:rPr>
        <w:t>המתועב ש</w:t>
      </w:r>
      <w:r w:rsidRPr="00C15AC9">
        <w:rPr>
          <w:rFonts w:hint="cs"/>
          <w:highlight w:val="cyan"/>
          <w:rtl/>
        </w:rPr>
        <w:t>לו</w:t>
      </w:r>
      <w:r>
        <w:rPr>
          <w:rFonts w:hint="cs"/>
          <w:rtl/>
        </w:rPr>
        <w:t>.</w:t>
      </w:r>
    </w:p>
    <w:p w14:paraId="39D4C34E" w14:textId="46A13360" w:rsidR="00290960" w:rsidRPr="00CD067C" w:rsidRDefault="00290960" w:rsidP="00290960">
      <w:pPr>
        <w:rPr>
          <w:rtl/>
        </w:rPr>
      </w:pPr>
      <w:r>
        <w:rPr>
          <w:rFonts w:hint="cs"/>
          <w:rtl/>
        </w:rPr>
        <w:t xml:space="preserve">ארקדי </w:t>
      </w:r>
      <w:r w:rsidRPr="00CD067C">
        <w:rPr>
          <w:rtl/>
        </w:rPr>
        <w:t>ה</w:t>
      </w:r>
      <w:r>
        <w:rPr>
          <w:rtl/>
        </w:rPr>
        <w:t>כניס את אצבעו לפיו ונש</w:t>
      </w:r>
      <w:r>
        <w:rPr>
          <w:rFonts w:hint="cs"/>
          <w:rtl/>
        </w:rPr>
        <w:t>ך בחזקה</w:t>
      </w:r>
      <w:r>
        <w:rPr>
          <w:rtl/>
        </w:rPr>
        <w:t>.</w:t>
      </w:r>
    </w:p>
    <w:p w14:paraId="32555C4E" w14:textId="77390166" w:rsidR="00290960" w:rsidRPr="00CD067C" w:rsidRDefault="00290960" w:rsidP="00290960">
      <w:pPr>
        <w:rPr>
          <w:rtl/>
        </w:rPr>
      </w:pPr>
      <w:r>
        <w:rPr>
          <w:rtl/>
        </w:rPr>
        <w:t>הכו</w:t>
      </w:r>
      <w:r>
        <w:rPr>
          <w:rFonts w:hint="cs"/>
          <w:rtl/>
        </w:rPr>
        <w:t>הן</w:t>
      </w:r>
      <w:r w:rsidRPr="00CD067C">
        <w:rPr>
          <w:rtl/>
        </w:rPr>
        <w:t xml:space="preserve"> </w:t>
      </w:r>
      <w:r w:rsidR="005C6770">
        <w:rPr>
          <w:rFonts w:hint="cs"/>
          <w:rtl/>
        </w:rPr>
        <w:t>הפך</w:t>
      </w:r>
      <w:r w:rsidRPr="00CD067C">
        <w:rPr>
          <w:rtl/>
        </w:rPr>
        <w:t xml:space="preserve"> שקוף, זגוגי וקל. הוא נישא </w:t>
      </w:r>
      <w:r w:rsidR="00B642CB">
        <w:rPr>
          <w:rFonts w:hint="cs"/>
          <w:rtl/>
        </w:rPr>
        <w:t>ל</w:t>
      </w:r>
      <w:r w:rsidRPr="00CD067C">
        <w:rPr>
          <w:rtl/>
        </w:rPr>
        <w:t>מעלה, ר</w:t>
      </w:r>
      <w:r w:rsidR="00B642CB">
        <w:rPr>
          <w:rFonts w:hint="cs"/>
          <w:rtl/>
        </w:rPr>
        <w:t>י</w:t>
      </w:r>
      <w:r w:rsidRPr="00CD067C">
        <w:rPr>
          <w:rtl/>
        </w:rPr>
        <w:t>חף ב</w:t>
      </w:r>
      <w:r w:rsidR="004C59E0">
        <w:rPr>
          <w:rtl/>
        </w:rPr>
        <w:t>אוויר</w:t>
      </w:r>
      <w:r w:rsidRPr="00CD067C">
        <w:rPr>
          <w:rtl/>
        </w:rPr>
        <w:t xml:space="preserve"> מעל </w:t>
      </w:r>
      <w:r>
        <w:rPr>
          <w:rtl/>
        </w:rPr>
        <w:t>ארקדי</w:t>
      </w:r>
      <w:r w:rsidRPr="00CD067C">
        <w:rPr>
          <w:rtl/>
        </w:rPr>
        <w:t xml:space="preserve"> </w:t>
      </w:r>
      <w:r w:rsidR="00B642CB">
        <w:rPr>
          <w:rFonts w:hint="cs"/>
          <w:rtl/>
        </w:rPr>
        <w:t>ו</w:t>
      </w:r>
      <w:r w:rsidRPr="00CD067C">
        <w:rPr>
          <w:rtl/>
        </w:rPr>
        <w:t xml:space="preserve">הצלב </w:t>
      </w:r>
      <w:r>
        <w:rPr>
          <w:rFonts w:hint="cs"/>
          <w:rtl/>
        </w:rPr>
        <w:t>ה</w:t>
      </w:r>
      <w:r>
        <w:rPr>
          <w:rtl/>
        </w:rPr>
        <w:t>יטלטל מצו</w:t>
      </w:r>
      <w:r>
        <w:rPr>
          <w:rFonts w:hint="cs"/>
          <w:rtl/>
        </w:rPr>
        <w:t>ו</w:t>
      </w:r>
      <w:r>
        <w:rPr>
          <w:rtl/>
        </w:rPr>
        <w:t>ארו</w:t>
      </w:r>
      <w:r w:rsidR="00B642CB">
        <w:rPr>
          <w:rFonts w:hint="cs"/>
          <w:rtl/>
        </w:rPr>
        <w:t>.</w:t>
      </w:r>
    </w:p>
    <w:p w14:paraId="0FC2F56E" w14:textId="77777777" w:rsidR="00290960" w:rsidRDefault="00290960" w:rsidP="00290960">
      <w:pPr>
        <w:rPr>
          <w:rtl/>
        </w:rPr>
      </w:pPr>
      <w:r w:rsidRPr="00CD067C">
        <w:rPr>
          <w:rtl/>
        </w:rPr>
        <w:t>רוחות סער</w:t>
      </w:r>
      <w:r>
        <w:rPr>
          <w:rFonts w:hint="cs"/>
          <w:rtl/>
        </w:rPr>
        <w:t>ה</w:t>
      </w:r>
      <w:r w:rsidRPr="00CD067C">
        <w:rPr>
          <w:rtl/>
        </w:rPr>
        <w:t xml:space="preserve"> נשבו. </w:t>
      </w:r>
    </w:p>
    <w:p w14:paraId="454E2F50" w14:textId="569CEECD" w:rsidR="00290960" w:rsidRPr="00CD067C" w:rsidRDefault="00290960" w:rsidP="00290960">
      <w:pPr>
        <w:rPr>
          <w:rtl/>
        </w:rPr>
      </w:pPr>
      <w:r w:rsidRPr="00CD067C">
        <w:rPr>
          <w:rtl/>
        </w:rPr>
        <w:t xml:space="preserve">"אתה </w:t>
      </w:r>
      <w:r>
        <w:rPr>
          <w:rFonts w:hint="cs"/>
          <w:rtl/>
        </w:rPr>
        <w:t xml:space="preserve">רק </w:t>
      </w:r>
      <w:r w:rsidRPr="00CD067C">
        <w:rPr>
          <w:rtl/>
        </w:rPr>
        <w:t>חלום," א</w:t>
      </w:r>
      <w:r>
        <w:rPr>
          <w:rFonts w:hint="cs"/>
          <w:rtl/>
        </w:rPr>
        <w:t>רקדי</w:t>
      </w:r>
      <w:r w:rsidRPr="00CD067C">
        <w:rPr>
          <w:rtl/>
        </w:rPr>
        <w:t xml:space="preserve"> אמר, אבל קולו</w:t>
      </w:r>
      <w:r>
        <w:rPr>
          <w:rFonts w:hint="cs"/>
          <w:rtl/>
        </w:rPr>
        <w:t xml:space="preserve"> לא נשמע</w:t>
      </w:r>
      <w:r w:rsidRPr="00CD067C">
        <w:rPr>
          <w:rtl/>
        </w:rPr>
        <w:t>. הוא ה</w:t>
      </w:r>
      <w:r>
        <w:rPr>
          <w:rFonts w:hint="cs"/>
          <w:rtl/>
        </w:rPr>
        <w:t>ביט</w:t>
      </w:r>
      <w:r w:rsidRPr="00CD067C">
        <w:rPr>
          <w:rtl/>
        </w:rPr>
        <w:t xml:space="preserve"> בחרדה באצב</w:t>
      </w:r>
      <w:r>
        <w:rPr>
          <w:rtl/>
        </w:rPr>
        <w:t>עו הנשוכה. היא ניתקה מ</w:t>
      </w:r>
      <w:r>
        <w:rPr>
          <w:rFonts w:hint="cs"/>
          <w:rtl/>
        </w:rPr>
        <w:t>כף</w:t>
      </w:r>
      <w:r w:rsidR="00EA5B5F">
        <w:rPr>
          <w:rFonts w:hint="cs"/>
          <w:rtl/>
        </w:rPr>
        <w:t xml:space="preserve"> </w:t>
      </w:r>
      <w:r>
        <w:rPr>
          <w:rtl/>
        </w:rPr>
        <w:t>ידו ו</w:t>
      </w:r>
      <w:r w:rsidRPr="00CD067C">
        <w:rPr>
          <w:rtl/>
        </w:rPr>
        <w:t>שטה בא</w:t>
      </w:r>
      <w:r w:rsidR="005C6770">
        <w:rPr>
          <w:rFonts w:hint="cs"/>
          <w:rtl/>
        </w:rPr>
        <w:t>ו</w:t>
      </w:r>
      <w:r w:rsidRPr="00CD067C">
        <w:rPr>
          <w:rtl/>
        </w:rPr>
        <w:t>ויר. הוא ניסה לתפ</w:t>
      </w:r>
      <w:r>
        <w:rPr>
          <w:rtl/>
        </w:rPr>
        <w:t xml:space="preserve">וס אותה אבל היא </w:t>
      </w:r>
      <w:r w:rsidR="00047196" w:rsidRPr="00047196">
        <w:rPr>
          <w:rFonts w:cs="Times New Roman"/>
          <w:rtl/>
        </w:rPr>
        <w:t>המריא</w:t>
      </w:r>
      <w:r>
        <w:rPr>
          <w:rtl/>
        </w:rPr>
        <w:t>ה לעבר ה</w:t>
      </w:r>
      <w:r w:rsidR="00434E9C" w:rsidRPr="00434E9C">
        <w:rPr>
          <w:rFonts w:cs="Times New Roman"/>
          <w:rtl/>
        </w:rPr>
        <w:t>דמות המרחפת</w:t>
      </w:r>
      <w:r w:rsidRPr="00CD067C">
        <w:rPr>
          <w:rtl/>
        </w:rPr>
        <w:t>.</w:t>
      </w:r>
    </w:p>
    <w:p w14:paraId="6379EC4C" w14:textId="66E2868D" w:rsidR="00290960" w:rsidRPr="00CD067C" w:rsidRDefault="00290960" w:rsidP="00290960">
      <w:pPr>
        <w:rPr>
          <w:rtl/>
        </w:rPr>
      </w:pPr>
      <w:r>
        <w:rPr>
          <w:rFonts w:hint="cs"/>
          <w:rtl/>
        </w:rPr>
        <w:t>[</w:t>
      </w:r>
      <w:r w:rsidRPr="00CD067C">
        <w:rPr>
          <w:rtl/>
        </w:rPr>
        <w:t>"לא תקבל את האצבע עד שתתנצר."</w:t>
      </w:r>
      <w:r>
        <w:rPr>
          <w:rFonts w:hint="cs"/>
          <w:rtl/>
        </w:rPr>
        <w:t>]</w:t>
      </w:r>
      <w:r w:rsidRPr="00CD067C">
        <w:rPr>
          <w:rtl/>
        </w:rPr>
        <w:t xml:space="preserve"> </w:t>
      </w:r>
      <w:r>
        <w:rPr>
          <w:rFonts w:hint="cs"/>
          <w:rtl/>
        </w:rPr>
        <w:t>הכוהן</w:t>
      </w:r>
      <w:r w:rsidRPr="00CD067C">
        <w:rPr>
          <w:rtl/>
        </w:rPr>
        <w:t xml:space="preserve"> </w:t>
      </w:r>
      <w:r w:rsidR="005C6770">
        <w:rPr>
          <w:rFonts w:hint="cs"/>
          <w:rtl/>
        </w:rPr>
        <w:t>כבר היה</w:t>
      </w:r>
      <w:r w:rsidRPr="00CD067C">
        <w:rPr>
          <w:rtl/>
        </w:rPr>
        <w:t xml:space="preserve"> כמעט </w:t>
      </w:r>
      <w:r>
        <w:rPr>
          <w:rFonts w:hint="cs"/>
          <w:rtl/>
        </w:rPr>
        <w:t>בלתי נראה</w:t>
      </w:r>
      <w:r w:rsidRPr="00CD067C">
        <w:rPr>
          <w:rtl/>
        </w:rPr>
        <w:t>, הרוחות החזקות נשאו אותו מעלה</w:t>
      </w:r>
      <w:r w:rsidR="00EA5B5F">
        <w:rPr>
          <w:rFonts w:hint="cs"/>
          <w:rtl/>
        </w:rPr>
        <w:t>-</w:t>
      </w:r>
      <w:r w:rsidRPr="00CD067C">
        <w:rPr>
          <w:rtl/>
        </w:rPr>
        <w:t>מעלה</w:t>
      </w:r>
      <w:r w:rsidR="00047196" w:rsidRPr="00047196">
        <w:rPr>
          <w:rFonts w:cs="Times New Roman"/>
          <w:rtl/>
        </w:rPr>
        <w:t xml:space="preserve"> ואצבעו של ארקדי בעקבותיו</w:t>
      </w:r>
      <w:r w:rsidRPr="00CD067C">
        <w:rPr>
          <w:rtl/>
        </w:rPr>
        <w:t>.</w:t>
      </w:r>
    </w:p>
    <w:p w14:paraId="576B1073" w14:textId="77777777" w:rsidR="00290960" w:rsidRPr="00CD067C" w:rsidRDefault="00290960" w:rsidP="00290960">
      <w:pPr>
        <w:rPr>
          <w:rtl/>
        </w:rPr>
      </w:pPr>
      <w:r>
        <w:rPr>
          <w:rtl/>
        </w:rPr>
        <w:t>"</w:t>
      </w:r>
      <w:r w:rsidRPr="00CD067C">
        <w:rPr>
          <w:rtl/>
        </w:rPr>
        <w:t xml:space="preserve">זה רק חלום," </w:t>
      </w:r>
      <w:r>
        <w:rPr>
          <w:rFonts w:hint="cs"/>
          <w:rtl/>
        </w:rPr>
        <w:t>ארקדי</w:t>
      </w:r>
      <w:r w:rsidRPr="00CD067C">
        <w:rPr>
          <w:rtl/>
        </w:rPr>
        <w:t xml:space="preserve"> ניסה לשכנע את עצמו באימה.</w:t>
      </w:r>
    </w:p>
    <w:p w14:paraId="4162FABF" w14:textId="356070B2" w:rsidR="00290960" w:rsidRDefault="00290960" w:rsidP="00290960">
      <w:pPr>
        <w:rPr>
          <w:rtl/>
        </w:rPr>
      </w:pPr>
      <w:r>
        <w:rPr>
          <w:rtl/>
        </w:rPr>
        <w:t>"אני לא חלום, שרץ!" הכו</w:t>
      </w:r>
      <w:r>
        <w:rPr>
          <w:rFonts w:hint="cs"/>
          <w:rtl/>
        </w:rPr>
        <w:t>הן</w:t>
      </w:r>
      <w:r w:rsidRPr="00CD067C">
        <w:rPr>
          <w:rtl/>
        </w:rPr>
        <w:t xml:space="preserve"> </w:t>
      </w:r>
      <w:r w:rsidR="005C6770">
        <w:rPr>
          <w:rFonts w:hint="cs"/>
          <w:rtl/>
        </w:rPr>
        <w:t>נהם</w:t>
      </w:r>
      <w:r>
        <w:rPr>
          <w:rFonts w:hint="cs"/>
          <w:rtl/>
        </w:rPr>
        <w:t xml:space="preserve"> </w:t>
      </w:r>
      <w:r w:rsidRPr="00CD067C">
        <w:rPr>
          <w:rtl/>
        </w:rPr>
        <w:t>בכוחותיו האחרונים ונעלם.</w:t>
      </w:r>
    </w:p>
    <w:p w14:paraId="7A05688F" w14:textId="77777777" w:rsidR="00290960" w:rsidRPr="00C338F8" w:rsidRDefault="00290960" w:rsidP="00250000">
      <w:pPr>
        <w:rPr>
          <w:rtl/>
        </w:rPr>
      </w:pPr>
    </w:p>
    <w:p w14:paraId="56ED20D0" w14:textId="1F06209D" w:rsidR="00AF5247" w:rsidRDefault="00AA725B" w:rsidP="00D14A18">
      <w:pPr>
        <w:pStyle w:val="Heading2"/>
        <w:rPr>
          <w:rtl/>
        </w:rPr>
      </w:pPr>
      <w:r>
        <w:rPr>
          <w:rFonts w:hint="cs"/>
          <w:rtl/>
        </w:rPr>
        <w:t>נחש הים</w:t>
      </w:r>
      <w:r w:rsidR="00693F93">
        <w:rPr>
          <w:rFonts w:hint="cs"/>
          <w:rtl/>
        </w:rPr>
        <w:t xml:space="preserve"> [אלכס בן 12</w:t>
      </w:r>
      <w:r w:rsidR="00283F73">
        <w:rPr>
          <w:rFonts w:hint="cs"/>
          <w:rtl/>
        </w:rPr>
        <w:t xml:space="preserve">, </w:t>
      </w:r>
      <w:r w:rsidR="0089431B">
        <w:rPr>
          <w:rFonts w:hint="cs"/>
          <w:rtl/>
        </w:rPr>
        <w:t>בת-גל בת ארבע]</w:t>
      </w:r>
    </w:p>
    <w:p w14:paraId="2A8BAABB" w14:textId="12AF308B" w:rsidR="00D83D8B" w:rsidRDefault="00D83D8B" w:rsidP="00250000">
      <w:pPr>
        <w:rPr>
          <w:rtl/>
        </w:rPr>
      </w:pPr>
      <w:r>
        <w:rPr>
          <w:rFonts w:hint="cs"/>
          <w:rtl/>
        </w:rPr>
        <w:t>[זה קיץ 1996]</w:t>
      </w:r>
    </w:p>
    <w:p w14:paraId="6210B882" w14:textId="34ADA772" w:rsidR="00C338F8" w:rsidRPr="00CD067C" w:rsidRDefault="005C6770" w:rsidP="00250000">
      <w:pPr>
        <w:rPr>
          <w:rtl/>
        </w:rPr>
      </w:pPr>
      <w:r>
        <w:rPr>
          <w:rFonts w:hint="cs"/>
          <w:rtl/>
        </w:rPr>
        <w:t xml:space="preserve">עוד </w:t>
      </w:r>
      <w:r w:rsidR="00C338F8" w:rsidRPr="00CD067C">
        <w:rPr>
          <w:rtl/>
        </w:rPr>
        <w:t xml:space="preserve">קיץ הגיע ואיתו </w:t>
      </w:r>
      <w:r>
        <w:rPr>
          <w:rFonts w:hint="cs"/>
          <w:rtl/>
        </w:rPr>
        <w:t xml:space="preserve">בא </w:t>
      </w:r>
      <w:r w:rsidR="00C338F8" w:rsidRPr="00CD067C">
        <w:rPr>
          <w:rtl/>
        </w:rPr>
        <w:t>אלכס</w:t>
      </w:r>
      <w:r w:rsidR="00AE208E">
        <w:rPr>
          <w:rFonts w:hint="cs"/>
          <w:rtl/>
        </w:rPr>
        <w:t xml:space="preserve">, בן </w:t>
      </w:r>
      <w:r w:rsidR="002D0309">
        <w:rPr>
          <w:rFonts w:hint="cs"/>
          <w:rtl/>
        </w:rPr>
        <w:t>שתים</w:t>
      </w:r>
      <w:r w:rsidR="00EA5B5F">
        <w:rPr>
          <w:rFonts w:hint="cs"/>
          <w:rtl/>
        </w:rPr>
        <w:t>-</w:t>
      </w:r>
      <w:r w:rsidR="002D0309">
        <w:rPr>
          <w:rFonts w:hint="cs"/>
          <w:rtl/>
        </w:rPr>
        <w:t>עשרה</w:t>
      </w:r>
      <w:r w:rsidR="00AE208E">
        <w:rPr>
          <w:rFonts w:hint="cs"/>
          <w:rtl/>
        </w:rPr>
        <w:t xml:space="preserve"> כבר</w:t>
      </w:r>
      <w:r w:rsidR="00C338F8" w:rsidRPr="00CD067C">
        <w:rPr>
          <w:rtl/>
        </w:rPr>
        <w:t xml:space="preserve">. הוא ישב על גדר האבן הנמוכה </w:t>
      </w:r>
      <w:r w:rsidR="006B1CB3">
        <w:rPr>
          <w:rFonts w:hint="cs"/>
          <w:rtl/>
        </w:rPr>
        <w:t xml:space="preserve">של הבניין </w:t>
      </w:r>
      <w:r w:rsidR="00C338F8" w:rsidRPr="00CD067C">
        <w:rPr>
          <w:rtl/>
        </w:rPr>
        <w:t xml:space="preserve">וקרא </w:t>
      </w:r>
      <w:r w:rsidR="005F2384">
        <w:rPr>
          <w:rFonts w:hint="cs"/>
          <w:rtl/>
        </w:rPr>
        <w:t>ב</w:t>
      </w:r>
      <w:r w:rsidR="00C338F8" w:rsidRPr="00CD067C">
        <w:rPr>
          <w:rtl/>
        </w:rPr>
        <w:t>ספר</w:t>
      </w:r>
      <w:r w:rsidR="00EA5B5F">
        <w:rPr>
          <w:rFonts w:hint="cs"/>
          <w:rtl/>
        </w:rPr>
        <w:t>,</w:t>
      </w:r>
      <w:r w:rsidR="00C338F8" w:rsidRPr="00CD067C">
        <w:rPr>
          <w:rtl/>
        </w:rPr>
        <w:t xml:space="preserve"> ואילו ארקדי הממורמר</w:t>
      </w:r>
      <w:r w:rsidR="00EA5B5F">
        <w:rPr>
          <w:rFonts w:hint="cs"/>
          <w:rtl/>
        </w:rPr>
        <w:t>,</w:t>
      </w:r>
      <w:r w:rsidR="00C338F8" w:rsidRPr="00CD067C">
        <w:rPr>
          <w:rtl/>
        </w:rPr>
        <w:t xml:space="preserve"> שהתייסר כמעט שנה </w:t>
      </w:r>
      <w:r w:rsidR="00434E9C">
        <w:rPr>
          <w:rFonts w:hint="cs"/>
          <w:rtl/>
        </w:rPr>
        <w:t>תמי</w:t>
      </w:r>
      <w:r w:rsidR="00C338F8" w:rsidRPr="00CD067C">
        <w:rPr>
          <w:rtl/>
        </w:rPr>
        <w:t>מה בצ</w:t>
      </w:r>
      <w:r w:rsidR="00AE208E">
        <w:rPr>
          <w:rFonts w:hint="cs"/>
          <w:rtl/>
        </w:rPr>
        <w:t>י</w:t>
      </w:r>
      <w:r w:rsidR="00C338F8" w:rsidRPr="00CD067C">
        <w:rPr>
          <w:rtl/>
        </w:rPr>
        <w:t>פי</w:t>
      </w:r>
      <w:r w:rsidR="00AE208E">
        <w:rPr>
          <w:rFonts w:hint="cs"/>
          <w:rtl/>
        </w:rPr>
        <w:t>י</w:t>
      </w:r>
      <w:r w:rsidR="00C338F8" w:rsidRPr="00CD067C">
        <w:rPr>
          <w:rtl/>
        </w:rPr>
        <w:t>ה לקראת היום הזה בדיוק, הציץ מבעד לתריסים במרפסת ולא ירד.</w:t>
      </w:r>
    </w:p>
    <w:p w14:paraId="3683311D" w14:textId="553B7DE2" w:rsidR="00C338F8" w:rsidRPr="00CD067C" w:rsidRDefault="00C338F8" w:rsidP="00AE208E">
      <w:pPr>
        <w:rPr>
          <w:rtl/>
        </w:rPr>
      </w:pPr>
      <w:r w:rsidRPr="00CD067C">
        <w:rPr>
          <w:rtl/>
        </w:rPr>
        <w:t xml:space="preserve">לבסוף ירד. אלכס היה שקוע </w:t>
      </w:r>
      <w:r w:rsidR="00294B39">
        <w:rPr>
          <w:rFonts w:hint="cs"/>
          <w:rtl/>
        </w:rPr>
        <w:t>בספרו</w:t>
      </w:r>
      <w:r w:rsidR="00480D41">
        <w:rPr>
          <w:rFonts w:hint="cs"/>
          <w:rtl/>
        </w:rPr>
        <w:t>,</w:t>
      </w:r>
      <w:r w:rsidR="00294B39">
        <w:rPr>
          <w:rFonts w:hint="cs"/>
          <w:rtl/>
        </w:rPr>
        <w:t xml:space="preserve"> </w:t>
      </w:r>
      <w:r w:rsidR="00480D41">
        <w:rPr>
          <w:rFonts w:hint="cs"/>
          <w:rtl/>
        </w:rPr>
        <w:t>ב</w:t>
      </w:r>
      <w:r w:rsidRPr="00CD067C">
        <w:rPr>
          <w:rtl/>
        </w:rPr>
        <w:t xml:space="preserve">תמונה של שני ענקים מכניעים מפלצת איומה. </w:t>
      </w:r>
    </w:p>
    <w:p w14:paraId="61FFEFDD" w14:textId="48177BCD" w:rsidR="00C338F8" w:rsidRPr="00CD067C" w:rsidRDefault="00C338F8" w:rsidP="00D568D1">
      <w:pPr>
        <w:rPr>
          <w:rtl/>
        </w:rPr>
      </w:pPr>
      <w:r w:rsidRPr="00CD067C">
        <w:rPr>
          <w:rtl/>
        </w:rPr>
        <w:t>"כבר באתם?" ארקדי</w:t>
      </w:r>
      <w:r w:rsidR="00D568D1">
        <w:rPr>
          <w:rFonts w:hint="cs"/>
          <w:rtl/>
        </w:rPr>
        <w:t xml:space="preserve"> </w:t>
      </w:r>
      <w:r w:rsidR="005F2384">
        <w:rPr>
          <w:rFonts w:hint="cs"/>
          <w:rtl/>
        </w:rPr>
        <w:t>הפטיר</w:t>
      </w:r>
      <w:r w:rsidRPr="00CD067C">
        <w:rPr>
          <w:rtl/>
        </w:rPr>
        <w:t xml:space="preserve"> בכל האדישות שהצליח לגייס.</w:t>
      </w:r>
    </w:p>
    <w:p w14:paraId="32A1D252" w14:textId="49C3EC9E" w:rsidR="00C338F8" w:rsidRPr="00CD067C" w:rsidRDefault="00047196" w:rsidP="00250000">
      <w:pPr>
        <w:rPr>
          <w:rtl/>
        </w:rPr>
      </w:pPr>
      <w:r w:rsidRPr="00047196">
        <w:rPr>
          <w:rFonts w:cs="Times New Roman"/>
          <w:rtl/>
        </w:rPr>
        <w:t>אלכס הרים אליו את עיניו. "שלום, אחי!"</w:t>
      </w:r>
    </w:p>
    <w:p w14:paraId="4DADA5A9" w14:textId="77777777" w:rsidR="00AE208E" w:rsidRDefault="00AE208E" w:rsidP="00AE208E">
      <w:pPr>
        <w:rPr>
          <w:rtl/>
        </w:rPr>
      </w:pPr>
      <w:r>
        <w:rPr>
          <w:rFonts w:hint="cs"/>
          <w:rtl/>
        </w:rPr>
        <w:t>[</w:t>
      </w:r>
      <w:r w:rsidR="00C338F8" w:rsidRPr="00CD067C">
        <w:rPr>
          <w:rtl/>
        </w:rPr>
        <w:t xml:space="preserve">אלכס </w:t>
      </w:r>
      <w:r w:rsidR="00C338F8" w:rsidRPr="00CD067C">
        <w:rPr>
          <w:rFonts w:hint="cs"/>
          <w:rtl/>
        </w:rPr>
        <w:t xml:space="preserve">היה </w:t>
      </w:r>
      <w:r w:rsidR="00C338F8" w:rsidRPr="00CD067C">
        <w:rPr>
          <w:rtl/>
        </w:rPr>
        <w:t>פתוח וישיר</w:t>
      </w:r>
      <w:r>
        <w:rPr>
          <w:rFonts w:hint="cs"/>
          <w:rtl/>
        </w:rPr>
        <w:t xml:space="preserve">, </w:t>
      </w:r>
      <w:r w:rsidR="00C338F8" w:rsidRPr="00CD067C">
        <w:rPr>
          <w:rtl/>
        </w:rPr>
        <w:t xml:space="preserve">אלכס לקח </w:t>
      </w:r>
      <w:r w:rsidR="00C338F8" w:rsidRPr="00CD067C">
        <w:rPr>
          <w:rFonts w:hint="cs"/>
          <w:rtl/>
        </w:rPr>
        <w:t>כל</w:t>
      </w:r>
      <w:r w:rsidR="00C338F8" w:rsidRPr="00CD067C">
        <w:rPr>
          <w:rtl/>
        </w:rPr>
        <w:t xml:space="preserve"> מה שהוא רצה מהעולם הזה. ארקדי כמעט נמס במקום, ולכן התיישב לידו. עדיף להתמוסס בישיבה.</w:t>
      </w:r>
      <w:r w:rsidR="00202AE0">
        <w:rPr>
          <w:rFonts w:hint="cs"/>
          <w:rtl/>
        </w:rPr>
        <w:t>]</w:t>
      </w:r>
      <w:r w:rsidR="00C338F8" w:rsidRPr="00CD067C">
        <w:rPr>
          <w:rtl/>
        </w:rPr>
        <w:t xml:space="preserve"> </w:t>
      </w:r>
    </w:p>
    <w:p w14:paraId="050E4FE3" w14:textId="19B928A7" w:rsidR="00C338F8" w:rsidRPr="00CD067C" w:rsidRDefault="00C338F8" w:rsidP="00AE208E">
      <w:pPr>
        <w:rPr>
          <w:rtl/>
        </w:rPr>
      </w:pPr>
      <w:r w:rsidRPr="00CD067C">
        <w:rPr>
          <w:rtl/>
        </w:rPr>
        <w:t>"מה אתה קורא?"</w:t>
      </w:r>
    </w:p>
    <w:p w14:paraId="111B5E81" w14:textId="1D4AAC0B" w:rsidR="00C338F8" w:rsidRPr="00CD067C" w:rsidRDefault="00C338F8" w:rsidP="00250000">
      <w:pPr>
        <w:rPr>
          <w:rtl/>
        </w:rPr>
      </w:pPr>
      <w:r w:rsidRPr="00CD067C">
        <w:rPr>
          <w:rtl/>
        </w:rPr>
        <w:t xml:space="preserve">"גילגמש וחבר הכי טוב </w:t>
      </w:r>
      <w:r w:rsidR="006B1CB3">
        <w:rPr>
          <w:rFonts w:hint="cs"/>
          <w:rtl/>
        </w:rPr>
        <w:t xml:space="preserve">שלו </w:t>
      </w:r>
      <w:r w:rsidRPr="00CD067C">
        <w:rPr>
          <w:rtl/>
        </w:rPr>
        <w:t xml:space="preserve">בעולם, </w:t>
      </w:r>
      <w:r w:rsidR="00762822">
        <w:rPr>
          <w:rtl/>
        </w:rPr>
        <w:t>אנכידו</w:t>
      </w:r>
      <w:r w:rsidRPr="00CD067C">
        <w:rPr>
          <w:rtl/>
        </w:rPr>
        <w:t>."</w:t>
      </w:r>
    </w:p>
    <w:p w14:paraId="620546B0" w14:textId="65106AF7" w:rsidR="00C338F8" w:rsidRPr="00CD067C" w:rsidRDefault="00C338F8" w:rsidP="00250000">
      <w:pPr>
        <w:rPr>
          <w:rtl/>
        </w:rPr>
      </w:pPr>
      <w:r w:rsidRPr="00CD067C">
        <w:rPr>
          <w:rtl/>
        </w:rPr>
        <w:t>"מי הם?"</w:t>
      </w:r>
    </w:p>
    <w:p w14:paraId="7F75C73E" w14:textId="41E83DAB" w:rsidR="00C338F8" w:rsidRPr="00CD067C" w:rsidRDefault="00C338F8" w:rsidP="00250000">
      <w:pPr>
        <w:rPr>
          <w:rtl/>
        </w:rPr>
      </w:pPr>
      <w:r w:rsidRPr="00CD067C">
        <w:rPr>
          <w:rtl/>
        </w:rPr>
        <w:t>"ה</w:t>
      </w:r>
      <w:r w:rsidR="006B1CB3">
        <w:rPr>
          <w:rtl/>
        </w:rPr>
        <w:t>ם הכי חזק בעולם ו</w:t>
      </w:r>
      <w:r w:rsidR="006B1CB3">
        <w:rPr>
          <w:rFonts w:hint="cs"/>
          <w:rtl/>
        </w:rPr>
        <w:t>ביחד הרבה</w:t>
      </w:r>
      <w:r w:rsidRPr="00CD067C">
        <w:rPr>
          <w:rtl/>
        </w:rPr>
        <w:t xml:space="preserve"> </w:t>
      </w:r>
      <w:r w:rsidR="00047196" w:rsidRPr="00047196">
        <w:rPr>
          <w:rFonts w:cs="Times New Roman"/>
          <w:rtl/>
        </w:rPr>
        <w:t>נלחמים</w:t>
      </w:r>
      <w:r w:rsidRPr="00CD067C">
        <w:rPr>
          <w:rtl/>
        </w:rPr>
        <w:t xml:space="preserve">. כאן </w:t>
      </w:r>
      <w:r w:rsidR="009F4BD5">
        <w:rPr>
          <w:rFonts w:hint="cs"/>
          <w:rtl/>
        </w:rPr>
        <w:t>בתוך יער</w:t>
      </w:r>
      <w:r w:rsidRPr="00CD067C">
        <w:rPr>
          <w:rtl/>
        </w:rPr>
        <w:t xml:space="preserve"> </w:t>
      </w:r>
      <w:r w:rsidR="009F4BD5">
        <w:rPr>
          <w:rFonts w:hint="cs"/>
          <w:rtl/>
        </w:rPr>
        <w:t xml:space="preserve">הם </w:t>
      </w:r>
      <w:r w:rsidRPr="00CD067C">
        <w:rPr>
          <w:rtl/>
        </w:rPr>
        <w:t>נ</w:t>
      </w:r>
      <w:r w:rsidR="002D0309">
        <w:rPr>
          <w:rFonts w:hint="cs"/>
          <w:rtl/>
        </w:rPr>
        <w:t>גד</w:t>
      </w:r>
      <w:r w:rsidRPr="00CD067C">
        <w:rPr>
          <w:rtl/>
        </w:rPr>
        <w:t xml:space="preserve"> מפלצת חומבבה, ומנצ</w:t>
      </w:r>
      <w:r w:rsidR="00277ECE">
        <w:rPr>
          <w:rFonts w:hint="cs"/>
          <w:rtl/>
        </w:rPr>
        <w:t>ח</w:t>
      </w:r>
      <w:r w:rsidRPr="00CD067C">
        <w:rPr>
          <w:rtl/>
        </w:rPr>
        <w:t>."</w:t>
      </w:r>
    </w:p>
    <w:p w14:paraId="646998A5" w14:textId="77777777" w:rsidR="00C338F8" w:rsidRPr="00CD067C" w:rsidRDefault="00C338F8" w:rsidP="00250000">
      <w:pPr>
        <w:rPr>
          <w:rtl/>
        </w:rPr>
      </w:pPr>
      <w:r w:rsidRPr="00CD067C">
        <w:rPr>
          <w:rtl/>
        </w:rPr>
        <w:t>"למה הם היו החברים הכי טובים?"</w:t>
      </w:r>
    </w:p>
    <w:p w14:paraId="4211ED59" w14:textId="3FF40CF3" w:rsidR="00C338F8" w:rsidRDefault="006B1CB3" w:rsidP="009F4BD5">
      <w:pPr>
        <w:rPr>
          <w:rtl/>
        </w:rPr>
      </w:pPr>
      <w:r>
        <w:rPr>
          <w:rtl/>
        </w:rPr>
        <w:t xml:space="preserve">"כי הם </w:t>
      </w:r>
      <w:r w:rsidR="00C936F6">
        <w:rPr>
          <w:rFonts w:hint="cs"/>
          <w:rtl/>
        </w:rPr>
        <w:t xml:space="preserve">הכי </w:t>
      </w:r>
      <w:r w:rsidR="00C936F6">
        <w:rPr>
          <w:rtl/>
        </w:rPr>
        <w:t>חזק</w:t>
      </w:r>
      <w:r w:rsidR="00C338F8" w:rsidRPr="00CD067C">
        <w:rPr>
          <w:rtl/>
        </w:rPr>
        <w:t xml:space="preserve"> בעולם. </w:t>
      </w:r>
      <w:r w:rsidR="009F4BD5">
        <w:rPr>
          <w:rFonts w:hint="cs"/>
          <w:rtl/>
        </w:rPr>
        <w:t>רק הם יכול הכ</w:t>
      </w:r>
      <w:r w:rsidR="00AE208E">
        <w:rPr>
          <w:rFonts w:hint="cs"/>
          <w:rtl/>
        </w:rPr>
        <w:t>ו</w:t>
      </w:r>
      <w:r w:rsidR="009F4BD5">
        <w:rPr>
          <w:rFonts w:hint="cs"/>
          <w:rtl/>
        </w:rPr>
        <w:t xml:space="preserve">ל, </w:t>
      </w:r>
      <w:r w:rsidR="00047196" w:rsidRPr="00047196">
        <w:rPr>
          <w:rFonts w:cs="Times New Roman"/>
          <w:rtl/>
        </w:rPr>
        <w:t xml:space="preserve">רק הם מבין מה זה: יכול </w:t>
      </w:r>
      <w:r w:rsidR="00483BB1">
        <w:rPr>
          <w:rFonts w:cs="Times New Roman"/>
          <w:rtl/>
        </w:rPr>
        <w:t>הכול</w:t>
      </w:r>
      <w:r w:rsidR="00047196" w:rsidRPr="00047196">
        <w:rPr>
          <w:rFonts w:cs="Times New Roman"/>
          <w:rtl/>
        </w:rPr>
        <w:t xml:space="preserve">. </w:t>
      </w:r>
      <w:r w:rsidR="009F4BD5">
        <w:rPr>
          <w:rFonts w:hint="cs"/>
          <w:rtl/>
        </w:rPr>
        <w:t>אנשים אחרים קטן, וחלש. ורחוק</w:t>
      </w:r>
      <w:r w:rsidR="00C338F8" w:rsidRPr="00CD067C">
        <w:rPr>
          <w:rtl/>
        </w:rPr>
        <w:t>."</w:t>
      </w:r>
    </w:p>
    <w:p w14:paraId="44CB4F64" w14:textId="34B3EA6D" w:rsidR="00202AE0" w:rsidRDefault="00D568D1" w:rsidP="00277ECE">
      <w:pPr>
        <w:rPr>
          <w:rtl/>
        </w:rPr>
      </w:pPr>
      <w:r>
        <w:rPr>
          <w:rFonts w:hint="cs"/>
          <w:rtl/>
        </w:rPr>
        <w:t>ארקדי הצטער על כי העברית של אלכס נסוגה</w:t>
      </w:r>
      <w:r w:rsidR="00202AE0">
        <w:rPr>
          <w:rFonts w:hint="cs"/>
          <w:rtl/>
        </w:rPr>
        <w:t xml:space="preserve">, </w:t>
      </w:r>
      <w:r w:rsidR="00277ECE">
        <w:rPr>
          <w:rFonts w:hint="cs"/>
          <w:rtl/>
        </w:rPr>
        <w:t>באופן</w:t>
      </w:r>
      <w:r w:rsidR="00202AE0">
        <w:rPr>
          <w:rFonts w:hint="cs"/>
          <w:rtl/>
        </w:rPr>
        <w:t xml:space="preserve"> </w:t>
      </w:r>
      <w:r w:rsidR="00277ECE">
        <w:rPr>
          <w:rFonts w:hint="cs"/>
          <w:rtl/>
        </w:rPr>
        <w:t>ש</w:t>
      </w:r>
      <w:r w:rsidR="00202AE0">
        <w:rPr>
          <w:rFonts w:hint="cs"/>
          <w:rtl/>
        </w:rPr>
        <w:t>ה</w:t>
      </w:r>
      <w:r w:rsidR="00BA3BAE">
        <w:rPr>
          <w:rFonts w:hint="cs"/>
          <w:rtl/>
        </w:rPr>
        <w:t>מחיש עבורו</w:t>
      </w:r>
      <w:r w:rsidR="00202AE0">
        <w:rPr>
          <w:rFonts w:hint="cs"/>
          <w:rtl/>
        </w:rPr>
        <w:t xml:space="preserve"> שאלכס לא חשב עליו מספיק. </w:t>
      </w:r>
    </w:p>
    <w:p w14:paraId="46B183EC" w14:textId="78049810" w:rsidR="00202AE0" w:rsidRDefault="00202AE0" w:rsidP="009F4BD5">
      <w:pPr>
        <w:rPr>
          <w:rtl/>
        </w:rPr>
      </w:pPr>
      <w:r>
        <w:rPr>
          <w:rFonts w:hint="cs"/>
          <w:rtl/>
        </w:rPr>
        <w:t xml:space="preserve">"אתה מוכרח להשתפר בעברית, אני אעזור לך," </w:t>
      </w:r>
      <w:r w:rsidR="009F4BD5">
        <w:rPr>
          <w:rFonts w:hint="cs"/>
          <w:rtl/>
        </w:rPr>
        <w:t xml:space="preserve">הוא </w:t>
      </w:r>
      <w:r>
        <w:rPr>
          <w:rFonts w:hint="cs"/>
          <w:rtl/>
        </w:rPr>
        <w:t>הציע, "אני מוכן להקריא לך ספרי ילדים."</w:t>
      </w:r>
      <w:bookmarkStart w:id="86" w:name="_Hlk505514853"/>
    </w:p>
    <w:p w14:paraId="47FE2975" w14:textId="6E9FAC8A" w:rsidR="00F05D24" w:rsidRDefault="00480D41" w:rsidP="00F05D24">
      <w:pPr>
        <w:rPr>
          <w:rFonts w:cs="Times New Roman"/>
          <w:rtl/>
        </w:rPr>
      </w:pPr>
      <w:r w:rsidRPr="00480D41">
        <w:rPr>
          <w:rFonts w:cs="Times New Roman"/>
          <w:rtl/>
        </w:rPr>
        <w:t xml:space="preserve">אלכס צחק, אבל </w:t>
      </w:r>
      <w:r w:rsidR="008A77A2" w:rsidRPr="001F22DE">
        <w:rPr>
          <w:rFonts w:hint="eastAsia"/>
          <w:rtl/>
        </w:rPr>
        <w:t>ארקדי</w:t>
      </w:r>
      <w:r w:rsidR="008A77A2" w:rsidRPr="001F22DE">
        <w:rPr>
          <w:rtl/>
        </w:rPr>
        <w:t xml:space="preserve"> </w:t>
      </w:r>
      <w:r w:rsidR="00F05D24" w:rsidRPr="00F05D24">
        <w:rPr>
          <w:rFonts w:cs="Times New Roman"/>
          <w:rtl/>
        </w:rPr>
        <w:t>התעקש –</w:t>
      </w:r>
      <w:r w:rsidR="008A77A2" w:rsidRPr="001F22DE">
        <w:rPr>
          <w:rtl/>
        </w:rPr>
        <w:t xml:space="preserve"> </w:t>
      </w:r>
      <w:r w:rsidRPr="00480D41">
        <w:rPr>
          <w:rFonts w:cs="Times New Roman"/>
          <w:rtl/>
        </w:rPr>
        <w:t>דווקא ספרי ילדים</w:t>
      </w:r>
      <w:r w:rsidR="00047196">
        <w:rPr>
          <w:rFonts w:cs="Times New Roman" w:hint="cs"/>
          <w:rtl/>
        </w:rPr>
        <w:t>!</w:t>
      </w:r>
      <w:r w:rsidRPr="00480D41">
        <w:rPr>
          <w:rFonts w:cs="Times New Roman"/>
          <w:rtl/>
        </w:rPr>
        <w:t xml:space="preserve"> </w:t>
      </w:r>
      <w:r w:rsidR="008A77A2" w:rsidRPr="001F22DE">
        <w:rPr>
          <w:rFonts w:hint="eastAsia"/>
          <w:rtl/>
        </w:rPr>
        <w:t>כי</w:t>
      </w:r>
      <w:r w:rsidR="008A77A2" w:rsidRPr="001F22DE">
        <w:rPr>
          <w:rtl/>
        </w:rPr>
        <w:t xml:space="preserve"> </w:t>
      </w:r>
      <w:r w:rsidR="008A77A2" w:rsidRPr="001F22DE">
        <w:rPr>
          <w:rFonts w:hint="eastAsia"/>
          <w:rtl/>
        </w:rPr>
        <w:t>צריך</w:t>
      </w:r>
      <w:r w:rsidR="008A77A2" w:rsidRPr="001F22DE">
        <w:rPr>
          <w:rtl/>
        </w:rPr>
        <w:t xml:space="preserve"> </w:t>
      </w:r>
      <w:r w:rsidR="008A77A2" w:rsidRPr="001F22DE">
        <w:rPr>
          <w:rFonts w:hint="eastAsia"/>
          <w:rtl/>
        </w:rPr>
        <w:t>להתחיל</w:t>
      </w:r>
      <w:r w:rsidR="008A77A2" w:rsidRPr="001F22DE">
        <w:rPr>
          <w:rtl/>
        </w:rPr>
        <w:t xml:space="preserve"> </w:t>
      </w:r>
      <w:r w:rsidR="008A77A2" w:rsidRPr="001F22DE">
        <w:rPr>
          <w:rFonts w:hint="eastAsia"/>
          <w:rtl/>
        </w:rPr>
        <w:t>מהבסיס</w:t>
      </w:r>
      <w:r w:rsidR="008A77A2" w:rsidRPr="001F22DE">
        <w:rPr>
          <w:rtl/>
        </w:rPr>
        <w:t xml:space="preserve"> </w:t>
      </w:r>
      <w:r w:rsidR="008A77A2" w:rsidRPr="001F22DE">
        <w:rPr>
          <w:rFonts w:hint="eastAsia"/>
          <w:rtl/>
        </w:rPr>
        <w:t>אם</w:t>
      </w:r>
      <w:r w:rsidR="008A77A2" w:rsidRPr="001F22DE">
        <w:rPr>
          <w:rtl/>
        </w:rPr>
        <w:t xml:space="preserve"> </w:t>
      </w:r>
      <w:r w:rsidR="008A77A2" w:rsidRPr="001F22DE">
        <w:rPr>
          <w:rFonts w:hint="eastAsia"/>
          <w:rtl/>
        </w:rPr>
        <w:t>אלכס</w:t>
      </w:r>
      <w:r w:rsidR="008A77A2" w:rsidRPr="001F22DE">
        <w:rPr>
          <w:rtl/>
        </w:rPr>
        <w:t xml:space="preserve"> </w:t>
      </w:r>
      <w:r w:rsidR="008A77A2" w:rsidRPr="001F22DE">
        <w:rPr>
          <w:rFonts w:hint="eastAsia"/>
          <w:rtl/>
        </w:rPr>
        <w:t>רוצה</w:t>
      </w:r>
      <w:r w:rsidR="008A77A2" w:rsidRPr="001F22DE">
        <w:rPr>
          <w:rtl/>
        </w:rPr>
        <w:t xml:space="preserve"> </w:t>
      </w:r>
      <w:r w:rsidR="00434E9C" w:rsidRPr="00434E9C">
        <w:rPr>
          <w:rFonts w:cs="Times New Roman"/>
          <w:rtl/>
        </w:rPr>
        <w:t>לה</w:t>
      </w:r>
      <w:r w:rsidR="00434E9C">
        <w:rPr>
          <w:rFonts w:cs="Times New Roman" w:hint="cs"/>
          <w:rtl/>
        </w:rPr>
        <w:t>תי</w:t>
      </w:r>
      <w:r w:rsidR="00850C50">
        <w:rPr>
          <w:rFonts w:cs="Times New Roman" w:hint="cs"/>
          <w:rtl/>
        </w:rPr>
        <w:t>י</w:t>
      </w:r>
      <w:r w:rsidR="00434E9C">
        <w:rPr>
          <w:rFonts w:cs="Times New Roman" w:hint="cs"/>
          <w:rtl/>
        </w:rPr>
        <w:t>דד עם</w:t>
      </w:r>
      <w:r w:rsidR="00434E9C" w:rsidRPr="00434E9C">
        <w:rPr>
          <w:rFonts w:cs="Times New Roman"/>
          <w:rtl/>
        </w:rPr>
        <w:t xml:space="preserve"> העברית, </w:t>
      </w:r>
      <w:r w:rsidR="00434E9C">
        <w:rPr>
          <w:rFonts w:cs="Times New Roman" w:hint="cs"/>
          <w:rtl/>
        </w:rPr>
        <w:t>ו</w:t>
      </w:r>
      <w:r w:rsidR="00434E9C" w:rsidRPr="00434E9C">
        <w:rPr>
          <w:rFonts w:cs="Times New Roman"/>
          <w:rtl/>
        </w:rPr>
        <w:t xml:space="preserve">לא לנהל </w:t>
      </w:r>
      <w:r w:rsidR="00434E9C">
        <w:rPr>
          <w:rFonts w:cs="Times New Roman" w:hint="cs"/>
          <w:rtl/>
        </w:rPr>
        <w:t>נגד</w:t>
      </w:r>
      <w:r w:rsidR="00434E9C" w:rsidRPr="00434E9C">
        <w:rPr>
          <w:rFonts w:cs="Times New Roman"/>
          <w:rtl/>
        </w:rPr>
        <w:t>ה מאבק</w:t>
      </w:r>
      <w:r w:rsidR="00EA5B5F">
        <w:rPr>
          <w:rFonts w:cs="Times New Roman" w:hint="cs"/>
          <w:rtl/>
        </w:rPr>
        <w:t xml:space="preserve"> </w:t>
      </w:r>
      <w:r w:rsidR="00434E9C" w:rsidRPr="00434E9C">
        <w:rPr>
          <w:rFonts w:cs="Times New Roman"/>
          <w:rtl/>
        </w:rPr>
        <w:t>איתנים בכל ה</w:t>
      </w:r>
      <w:r w:rsidR="00EA5B5F">
        <w:rPr>
          <w:rFonts w:cs="Times New Roman" w:hint="cs"/>
          <w:rtl/>
        </w:rPr>
        <w:t>י</w:t>
      </w:r>
      <w:r w:rsidR="00434E9C" w:rsidRPr="00434E9C">
        <w:rPr>
          <w:rFonts w:cs="Times New Roman"/>
          <w:rtl/>
        </w:rPr>
        <w:t>תקלות מחודשת</w:t>
      </w:r>
      <w:r w:rsidR="008A77A2" w:rsidRPr="001F22DE">
        <w:rPr>
          <w:rtl/>
        </w:rPr>
        <w:t xml:space="preserve">. </w:t>
      </w:r>
      <w:r w:rsidR="008A77A2" w:rsidRPr="001F22DE">
        <w:rPr>
          <w:rFonts w:cs="Times New Roman" w:hint="eastAsia"/>
          <w:rtl/>
        </w:rPr>
        <w:t>כמו</w:t>
      </w:r>
      <w:r w:rsidR="008A77A2" w:rsidRPr="001F22DE">
        <w:rPr>
          <w:rFonts w:cs="Times New Roman"/>
          <w:rtl/>
        </w:rPr>
        <w:t xml:space="preserve"> </w:t>
      </w:r>
      <w:r w:rsidR="008A77A2" w:rsidRPr="001F22DE">
        <w:rPr>
          <w:rFonts w:cs="Times New Roman" w:hint="eastAsia"/>
          <w:rtl/>
        </w:rPr>
        <w:t>שלמשל</w:t>
      </w:r>
      <w:r w:rsidR="008A77A2" w:rsidRPr="001F22DE">
        <w:rPr>
          <w:rFonts w:cs="Times New Roman"/>
          <w:rtl/>
        </w:rPr>
        <w:t xml:space="preserve"> </w:t>
      </w:r>
      <w:r w:rsidR="008A77A2" w:rsidRPr="001F22DE">
        <w:rPr>
          <w:rFonts w:cs="Times New Roman" w:hint="eastAsia"/>
          <w:rtl/>
        </w:rPr>
        <w:t>אין</w:t>
      </w:r>
      <w:r w:rsidR="008A77A2" w:rsidRPr="001F22DE">
        <w:rPr>
          <w:rFonts w:cs="Times New Roman"/>
          <w:rtl/>
        </w:rPr>
        <w:t xml:space="preserve"> </w:t>
      </w:r>
      <w:r w:rsidR="008A77A2" w:rsidRPr="001F22DE">
        <w:rPr>
          <w:rFonts w:cs="Times New Roman" w:hint="eastAsia"/>
          <w:rtl/>
        </w:rPr>
        <w:t>סיכוי</w:t>
      </w:r>
      <w:r w:rsidR="008A77A2" w:rsidRPr="001F22DE">
        <w:rPr>
          <w:rFonts w:cs="Times New Roman"/>
          <w:rtl/>
        </w:rPr>
        <w:t xml:space="preserve"> </w:t>
      </w:r>
      <w:r w:rsidR="008A77A2" w:rsidRPr="001F22DE">
        <w:rPr>
          <w:rFonts w:cs="Times New Roman" w:hint="eastAsia"/>
          <w:rtl/>
        </w:rPr>
        <w:t>להבין</w:t>
      </w:r>
      <w:r w:rsidR="008A77A2" w:rsidRPr="001F22DE">
        <w:rPr>
          <w:rFonts w:cs="Times New Roman"/>
          <w:rtl/>
        </w:rPr>
        <w:t xml:space="preserve"> </w:t>
      </w:r>
      <w:r w:rsidR="008A77A2" w:rsidRPr="001F22DE">
        <w:rPr>
          <w:rFonts w:cs="Times New Roman" w:hint="eastAsia"/>
          <w:rtl/>
        </w:rPr>
        <w:t>מה</w:t>
      </w:r>
      <w:r w:rsidR="008A77A2" w:rsidRPr="001F22DE">
        <w:rPr>
          <w:rFonts w:cs="Times New Roman"/>
          <w:rtl/>
        </w:rPr>
        <w:t xml:space="preserve"> </w:t>
      </w:r>
      <w:r w:rsidR="008A77A2" w:rsidRPr="001F22DE">
        <w:rPr>
          <w:rFonts w:cs="Times New Roman" w:hint="eastAsia"/>
          <w:rtl/>
        </w:rPr>
        <w:t>הולך</w:t>
      </w:r>
      <w:r w:rsidR="008A77A2" w:rsidRPr="001F22DE">
        <w:rPr>
          <w:rFonts w:cs="Times New Roman"/>
          <w:rtl/>
        </w:rPr>
        <w:t xml:space="preserve"> </w:t>
      </w:r>
      <w:r w:rsidR="008A77A2" w:rsidRPr="001F22DE">
        <w:rPr>
          <w:rFonts w:cs="Times New Roman" w:hint="eastAsia"/>
          <w:rtl/>
        </w:rPr>
        <w:t>בסרט</w:t>
      </w:r>
      <w:r w:rsidR="008A77A2" w:rsidRPr="001F22DE">
        <w:rPr>
          <w:rFonts w:cs="Times New Roman"/>
          <w:rtl/>
        </w:rPr>
        <w:t xml:space="preserve"> </w:t>
      </w:r>
      <w:r w:rsidR="008A77A2" w:rsidRPr="001F22DE">
        <w:rPr>
          <w:rFonts w:cs="Times New Roman" w:hint="eastAsia"/>
          <w:rtl/>
        </w:rPr>
        <w:t>שמתחילים</w:t>
      </w:r>
      <w:r w:rsidR="008A77A2" w:rsidRPr="001F22DE">
        <w:rPr>
          <w:rFonts w:cs="Times New Roman"/>
          <w:rtl/>
        </w:rPr>
        <w:t xml:space="preserve"> </w:t>
      </w:r>
      <w:r w:rsidR="008A77A2" w:rsidRPr="001F22DE">
        <w:rPr>
          <w:rFonts w:cs="Times New Roman" w:hint="eastAsia"/>
          <w:rtl/>
        </w:rPr>
        <w:t>לראות</w:t>
      </w:r>
      <w:r w:rsidR="008A77A2" w:rsidRPr="001F22DE">
        <w:rPr>
          <w:rFonts w:cs="Times New Roman"/>
          <w:rtl/>
        </w:rPr>
        <w:t xml:space="preserve"> </w:t>
      </w:r>
      <w:r w:rsidR="008A77A2" w:rsidRPr="001F22DE">
        <w:rPr>
          <w:rFonts w:cs="Times New Roman" w:hint="eastAsia"/>
          <w:rtl/>
        </w:rPr>
        <w:t>מהאמצע</w:t>
      </w:r>
      <w:r w:rsidR="008A77A2" w:rsidRPr="001F22DE">
        <w:rPr>
          <w:rFonts w:cs="Times New Roman"/>
          <w:rtl/>
        </w:rPr>
        <w:t xml:space="preserve">. </w:t>
      </w:r>
      <w:r w:rsidR="00434E9C">
        <w:rPr>
          <w:rFonts w:cs="Times New Roman" w:hint="cs"/>
          <w:rtl/>
        </w:rPr>
        <w:t>[</w:t>
      </w:r>
      <w:r w:rsidR="00F05D24" w:rsidRPr="00F05D24">
        <w:rPr>
          <w:rFonts w:cs="Times New Roman"/>
          <w:rtl/>
        </w:rPr>
        <w:t>לאחרונה</w:t>
      </w:r>
      <w:r w:rsidR="006B6AAA">
        <w:rPr>
          <w:rFonts w:cs="Times New Roman"/>
          <w:rtl/>
        </w:rPr>
        <w:t xml:space="preserve"> </w:t>
      </w:r>
      <w:r w:rsidR="00F05D24" w:rsidRPr="00F05D24">
        <w:rPr>
          <w:rFonts w:cs="Times New Roman"/>
          <w:rtl/>
        </w:rPr>
        <w:t xml:space="preserve">מופיעה אצלם </w:t>
      </w:r>
      <w:r w:rsidR="005F6E2E">
        <w:rPr>
          <w:rFonts w:cs="Times New Roman"/>
          <w:rtl/>
        </w:rPr>
        <w:t>קטקה</w:t>
      </w:r>
      <w:r w:rsidR="00F05D24" w:rsidRPr="00F05D24">
        <w:rPr>
          <w:rFonts w:cs="Times New Roman"/>
          <w:rtl/>
        </w:rPr>
        <w:t xml:space="preserve"> עם אימה לעיתים קרובות יותר ויותר. משכיבים אותה לישון בחדר הפנוי, ועד שאבא יחזור עם דודה נדיה מותר לארקדי לראות </w:t>
      </w:r>
      <w:r w:rsidR="004A607C">
        <w:rPr>
          <w:rFonts w:cs="Times New Roman"/>
          <w:rtl/>
        </w:rPr>
        <w:t>טלוויז</w:t>
      </w:r>
      <w:r w:rsidR="00F05D24" w:rsidRPr="00F05D24">
        <w:rPr>
          <w:rFonts w:cs="Times New Roman"/>
          <w:rtl/>
        </w:rPr>
        <w:t>יה.</w:t>
      </w:r>
      <w:r w:rsidR="00434E9C">
        <w:rPr>
          <w:rFonts w:cs="Times New Roman" w:hint="cs"/>
          <w:rtl/>
        </w:rPr>
        <w:t>]</w:t>
      </w:r>
      <w:r w:rsidR="006B6AAA">
        <w:rPr>
          <w:rFonts w:cs="Times New Roman"/>
          <w:rtl/>
        </w:rPr>
        <w:t xml:space="preserve"> </w:t>
      </w:r>
      <w:r w:rsidR="00F05D24" w:rsidRPr="00F05D24">
        <w:rPr>
          <w:rFonts w:cs="Times New Roman"/>
          <w:rtl/>
        </w:rPr>
        <w:t>נניח ש</w:t>
      </w:r>
      <w:r w:rsidR="00434E9C">
        <w:rPr>
          <w:rFonts w:cs="Times New Roman" w:hint="cs"/>
          <w:rtl/>
        </w:rPr>
        <w:t>אתה</w:t>
      </w:r>
      <w:r w:rsidR="00F05D24" w:rsidRPr="00F05D24">
        <w:rPr>
          <w:rFonts w:cs="Times New Roman"/>
          <w:rtl/>
        </w:rPr>
        <w:t xml:space="preserve"> </w:t>
      </w:r>
      <w:r w:rsidR="00434E9C" w:rsidRPr="00434E9C">
        <w:rPr>
          <w:rFonts w:cs="Times New Roman"/>
          <w:rtl/>
        </w:rPr>
        <w:t xml:space="preserve">נקלע </w:t>
      </w:r>
      <w:r w:rsidR="00EA5B5F">
        <w:rPr>
          <w:rFonts w:cs="Times New Roman" w:hint="cs"/>
          <w:rtl/>
        </w:rPr>
        <w:t>ל</w:t>
      </w:r>
      <w:r w:rsidR="00434E9C" w:rsidRPr="00434E9C">
        <w:rPr>
          <w:rFonts w:cs="Times New Roman"/>
          <w:rtl/>
        </w:rPr>
        <w:t xml:space="preserve">עיצומו של </w:t>
      </w:r>
      <w:r w:rsidR="00F05D24" w:rsidRPr="00F05D24">
        <w:rPr>
          <w:rFonts w:cs="Times New Roman"/>
          <w:rtl/>
        </w:rPr>
        <w:t xml:space="preserve">מרדף בעקבות הגיבור – אין שום </w:t>
      </w:r>
      <w:r w:rsidR="00F05D24" w:rsidRPr="00F05D24">
        <w:rPr>
          <w:rFonts w:cs="Times New Roman"/>
          <w:rtl/>
        </w:rPr>
        <w:lastRenderedPageBreak/>
        <w:t xml:space="preserve">דרך להבין על מה ולמה, </w:t>
      </w:r>
      <w:r w:rsidR="00047196" w:rsidRPr="00047196">
        <w:rPr>
          <w:rFonts w:cs="Times New Roman"/>
          <w:rtl/>
        </w:rPr>
        <w:t>אם לא היית שם מההתחלה. אלכס היה סבור שניתן להעלות סברה כלשהי אבל ארקדי חלק עליו: הגיבור רוכב</w:t>
      </w:r>
      <w:r w:rsidR="00F05D24" w:rsidRPr="00F05D24">
        <w:rPr>
          <w:rFonts w:cs="Times New Roman"/>
          <w:rtl/>
        </w:rPr>
        <w:t xml:space="preserve"> על אופנוע שחור ברחובותיו הנטושים של כרך רחב</w:t>
      </w:r>
      <w:r w:rsidR="00EA5B5F">
        <w:rPr>
          <w:rFonts w:cs="Times New Roman" w:hint="cs"/>
          <w:rtl/>
        </w:rPr>
        <w:t xml:space="preserve"> </w:t>
      </w:r>
      <w:r w:rsidR="00F05D24" w:rsidRPr="00F05D24">
        <w:rPr>
          <w:rFonts w:cs="Times New Roman"/>
          <w:rtl/>
        </w:rPr>
        <w:t>ידיים ואחריו ד</w:t>
      </w:r>
      <w:r w:rsidR="00047196">
        <w:rPr>
          <w:rFonts w:cs="Times New Roman" w:hint="cs"/>
          <w:rtl/>
        </w:rPr>
        <w:t>ו</w:t>
      </w:r>
      <w:r w:rsidR="00F05D24" w:rsidRPr="00F05D24">
        <w:rPr>
          <w:rFonts w:cs="Times New Roman"/>
          <w:rtl/>
        </w:rPr>
        <w:t>לקו</w:t>
      </w:r>
      <w:r w:rsidR="00047196">
        <w:rPr>
          <w:rFonts w:cs="Times New Roman" w:hint="cs"/>
          <w:rtl/>
        </w:rPr>
        <w:t>ת</w:t>
      </w:r>
      <w:r w:rsidR="00F05D24" w:rsidRPr="00F05D24">
        <w:rPr>
          <w:rFonts w:cs="Times New Roman"/>
          <w:rtl/>
        </w:rPr>
        <w:t xml:space="preserve"> שלוש ניידות משטרה, ולפתע גם שני מסוקים</w:t>
      </w:r>
      <w:r w:rsidR="00EA5B5F">
        <w:rPr>
          <w:rFonts w:cs="Times New Roman" w:hint="cs"/>
          <w:rtl/>
        </w:rPr>
        <w:t>.</w:t>
      </w:r>
      <w:r w:rsidR="00F05D24" w:rsidRPr="00F05D24">
        <w:rPr>
          <w:rFonts w:cs="Times New Roman"/>
          <w:rtl/>
        </w:rPr>
        <w:t xml:space="preserve"> איך אפשר להבין מ</w:t>
      </w:r>
      <w:r w:rsidR="00F05D24">
        <w:rPr>
          <w:rFonts w:cs="Times New Roman" w:hint="cs"/>
          <w:rtl/>
        </w:rPr>
        <w:t>דוע</w:t>
      </w:r>
      <w:r w:rsidR="008A77A2" w:rsidRPr="00094A9E">
        <w:rPr>
          <w:rFonts w:cs="Times New Roman" w:hint="cs"/>
          <w:rtl/>
        </w:rPr>
        <w:t xml:space="preserve">? </w:t>
      </w:r>
    </w:p>
    <w:p w14:paraId="231ED159" w14:textId="14FBE476" w:rsidR="00202AE0" w:rsidRPr="001F22DE" w:rsidRDefault="008A77A2" w:rsidP="00F05D24">
      <w:pPr>
        <w:rPr>
          <w:rtl/>
        </w:rPr>
      </w:pPr>
      <w:r w:rsidRPr="00094A9E">
        <w:rPr>
          <w:rFonts w:cs="Times New Roman" w:hint="cs"/>
          <w:rtl/>
        </w:rPr>
        <w:t>כ</w:t>
      </w:r>
      <w:r w:rsidR="00480D41">
        <w:rPr>
          <w:rFonts w:cs="Times New Roman" w:hint="cs"/>
          <w:rtl/>
        </w:rPr>
        <w:t>ך</w:t>
      </w:r>
      <w:r w:rsidRPr="00094A9E">
        <w:rPr>
          <w:rFonts w:cs="Times New Roman" w:hint="cs"/>
          <w:rtl/>
        </w:rPr>
        <w:t xml:space="preserve"> גם העברית, ש</w:t>
      </w:r>
      <w:r w:rsidR="001F7278" w:rsidRPr="00094A9E">
        <w:rPr>
          <w:rFonts w:cs="Times New Roman" w:hint="cs"/>
          <w:rtl/>
        </w:rPr>
        <w:t>ארקדי הגיח אליה מהאמצע ונתקל במילים זרות למכביר שבעקבותיהן דלק</w:t>
      </w:r>
      <w:r w:rsidR="00294B39" w:rsidRPr="00094A9E">
        <w:rPr>
          <w:rFonts w:cs="Times New Roman" w:hint="cs"/>
          <w:rtl/>
        </w:rPr>
        <w:t>ו</w:t>
      </w:r>
      <w:r w:rsidR="001F7278" w:rsidRPr="00094A9E">
        <w:rPr>
          <w:rFonts w:cs="Times New Roman" w:hint="cs"/>
          <w:rtl/>
        </w:rPr>
        <w:t xml:space="preserve"> גם</w:t>
      </w:r>
      <w:r w:rsidRPr="00094A9E">
        <w:rPr>
          <w:rFonts w:cs="Times New Roman" w:hint="cs"/>
          <w:rtl/>
        </w:rPr>
        <w:t xml:space="preserve"> </w:t>
      </w:r>
      <w:r w:rsidR="001F7278" w:rsidRPr="00094A9E">
        <w:rPr>
          <w:rFonts w:cs="Times New Roman" w:hint="cs"/>
          <w:rtl/>
        </w:rPr>
        <w:t>פת</w:t>
      </w:r>
      <w:r w:rsidRPr="00094A9E">
        <w:rPr>
          <w:rFonts w:cs="Times New Roman" w:hint="cs"/>
          <w:rtl/>
        </w:rPr>
        <w:t xml:space="preserve">גמים, </w:t>
      </w:r>
      <w:r w:rsidR="00480D41">
        <w:rPr>
          <w:rFonts w:cs="Times New Roman" w:hint="cs"/>
          <w:rtl/>
        </w:rPr>
        <w:t>ו</w:t>
      </w:r>
      <w:r w:rsidRPr="00094A9E">
        <w:rPr>
          <w:rFonts w:cs="Times New Roman" w:hint="cs"/>
          <w:rtl/>
        </w:rPr>
        <w:t xml:space="preserve">ביטויים </w:t>
      </w:r>
      <w:r w:rsidR="00387CED" w:rsidRPr="00094A9E">
        <w:rPr>
          <w:rFonts w:cs="Times New Roman" w:hint="cs"/>
          <w:rtl/>
        </w:rPr>
        <w:t>סתומים חג</w:t>
      </w:r>
      <w:r w:rsidR="00294B39" w:rsidRPr="00094A9E">
        <w:rPr>
          <w:rFonts w:cs="Times New Roman" w:hint="cs"/>
          <w:rtl/>
        </w:rPr>
        <w:t>ו</w:t>
      </w:r>
      <w:r w:rsidR="00387CED" w:rsidRPr="00094A9E">
        <w:rPr>
          <w:rFonts w:cs="Times New Roman" w:hint="cs"/>
          <w:rtl/>
        </w:rPr>
        <w:t xml:space="preserve"> מעל</w:t>
      </w:r>
      <w:r w:rsidR="00F05D24">
        <w:rPr>
          <w:rFonts w:cs="Times New Roman" w:hint="cs"/>
          <w:rtl/>
        </w:rPr>
        <w:t>.</w:t>
      </w:r>
      <w:r w:rsidR="001F7278" w:rsidRPr="00094A9E">
        <w:rPr>
          <w:rFonts w:cs="Times New Roman" w:hint="cs"/>
          <w:rtl/>
        </w:rPr>
        <w:t xml:space="preserve"> </w:t>
      </w:r>
      <w:r w:rsidRPr="00094A9E">
        <w:rPr>
          <w:rFonts w:cs="Times New Roman" w:hint="cs"/>
          <w:rtl/>
        </w:rPr>
        <w:t xml:space="preserve">את כולם </w:t>
      </w:r>
      <w:r w:rsidR="00F05D24">
        <w:rPr>
          <w:rFonts w:cs="Times New Roman" w:hint="cs"/>
          <w:rtl/>
        </w:rPr>
        <w:t>חש</w:t>
      </w:r>
      <w:r w:rsidRPr="00094A9E">
        <w:rPr>
          <w:rFonts w:cs="Times New Roman" w:hint="cs"/>
          <w:rtl/>
        </w:rPr>
        <w:t xml:space="preserve"> ארקדי </w:t>
      </w:r>
      <w:r w:rsidR="00434E9C" w:rsidRPr="00434E9C">
        <w:rPr>
          <w:rFonts w:cs="Times New Roman"/>
          <w:rtl/>
        </w:rPr>
        <w:t>שעליו</w:t>
      </w:r>
      <w:r w:rsidR="00F05D24">
        <w:rPr>
          <w:rFonts w:cs="Times New Roman" w:hint="cs"/>
          <w:rtl/>
        </w:rPr>
        <w:t xml:space="preserve"> </w:t>
      </w:r>
      <w:r w:rsidRPr="00094A9E">
        <w:rPr>
          <w:rFonts w:cs="Times New Roman" w:hint="cs"/>
          <w:rtl/>
        </w:rPr>
        <w:t xml:space="preserve">לפצח. </w:t>
      </w:r>
      <w:r w:rsidR="009A5741">
        <w:rPr>
          <w:rFonts w:cs="Times New Roman" w:hint="cs"/>
          <w:rtl/>
        </w:rPr>
        <w:t xml:space="preserve">צריך </w:t>
      </w:r>
      <w:r w:rsidRPr="00094A9E">
        <w:rPr>
          <w:rFonts w:cs="Times New Roman" w:hint="cs"/>
          <w:rtl/>
        </w:rPr>
        <w:t>להתחיל היכן שכולם התחילו</w:t>
      </w:r>
      <w:r w:rsidR="009A5741">
        <w:rPr>
          <w:rFonts w:cs="Times New Roman" w:hint="cs"/>
          <w:rtl/>
        </w:rPr>
        <w:t>,</w:t>
      </w:r>
      <w:r w:rsidRPr="00094A9E">
        <w:rPr>
          <w:rFonts w:cs="Times New Roman" w:hint="cs"/>
          <w:rtl/>
        </w:rPr>
        <w:t xml:space="preserve"> </w:t>
      </w:r>
      <w:r w:rsidR="00F05D24" w:rsidRPr="00F05D24">
        <w:rPr>
          <w:rFonts w:cs="Times New Roman"/>
          <w:rtl/>
        </w:rPr>
        <w:t>ב'שיר הגדי' ו'ניסע אל השדה' ו'דירה להשכיר'</w:t>
      </w:r>
      <w:r w:rsidR="00387CED" w:rsidRPr="00094A9E">
        <w:rPr>
          <w:rFonts w:cs="Times New Roman" w:hint="cs"/>
          <w:rtl/>
        </w:rPr>
        <w:t>. [</w:t>
      </w:r>
      <w:r w:rsidRPr="00094A9E">
        <w:rPr>
          <w:rFonts w:cs="Times New Roman" w:hint="cs"/>
          <w:rtl/>
        </w:rPr>
        <w:t xml:space="preserve">והאוצר האהוב עליו – ספרון דקיק, תרגום של מאשה והדוב לעברית. הספר היה כה בלתי מבוקש בספריה העירונית </w:t>
      </w:r>
      <w:r w:rsidR="000655BB">
        <w:rPr>
          <w:rFonts w:cs="Times New Roman" w:hint="cs"/>
          <w:rtl/>
        </w:rPr>
        <w:t>על ידי</w:t>
      </w:r>
      <w:r w:rsidRPr="00094A9E">
        <w:rPr>
          <w:rFonts w:cs="Times New Roman" w:hint="cs"/>
          <w:rtl/>
        </w:rPr>
        <w:t xml:space="preserve"> אזרחיה של ראשון-לציון עד שהספרנית העניקה אותו לארקדי הנרגש במתנה.</w:t>
      </w:r>
      <w:r w:rsidR="00387CED" w:rsidRPr="00094A9E">
        <w:rPr>
          <w:rFonts w:cs="Times New Roman" w:hint="cs"/>
          <w:rtl/>
        </w:rPr>
        <w:t>]</w:t>
      </w:r>
      <w:r w:rsidRPr="00094A9E">
        <w:rPr>
          <w:rFonts w:cs="Times New Roman" w:hint="cs"/>
          <w:rtl/>
        </w:rPr>
        <w:t xml:space="preserve"> </w:t>
      </w:r>
      <w:r w:rsidR="00387CED" w:rsidRPr="00094A9E">
        <w:rPr>
          <w:rFonts w:cs="Times New Roman" w:hint="cs"/>
          <w:rtl/>
        </w:rPr>
        <w:t xml:space="preserve">רק </w:t>
      </w:r>
      <w:r w:rsidRPr="00094A9E">
        <w:rPr>
          <w:rFonts w:cs="Times New Roman" w:hint="cs"/>
          <w:rtl/>
        </w:rPr>
        <w:t>כ</w:t>
      </w:r>
      <w:r w:rsidR="00F05D24">
        <w:rPr>
          <w:rFonts w:cs="Times New Roman" w:hint="cs"/>
          <w:rtl/>
        </w:rPr>
        <w:t>ך</w:t>
      </w:r>
      <w:r w:rsidRPr="00094A9E">
        <w:rPr>
          <w:rFonts w:cs="Times New Roman" w:hint="cs"/>
          <w:rtl/>
        </w:rPr>
        <w:t xml:space="preserve"> מבינים שפה, </w:t>
      </w:r>
      <w:r w:rsidR="00387CED" w:rsidRPr="00094A9E">
        <w:rPr>
          <w:rFonts w:cs="Times New Roman" w:hint="cs"/>
          <w:rtl/>
        </w:rPr>
        <w:t>כי ללמוד אותה יכול כל אחד, זאת לא הח</w:t>
      </w:r>
      <w:r w:rsidR="001223C6">
        <w:rPr>
          <w:rFonts w:cs="Times New Roman" w:hint="cs"/>
          <w:rtl/>
        </w:rPr>
        <w:t>ו</w:t>
      </w:r>
      <w:r w:rsidR="00387CED" w:rsidRPr="00094A9E">
        <w:rPr>
          <w:rFonts w:cs="Times New Roman" w:hint="cs"/>
          <w:rtl/>
        </w:rPr>
        <w:t>כמה</w:t>
      </w:r>
      <w:r w:rsidRPr="00094A9E">
        <w:rPr>
          <w:rFonts w:cs="Times New Roman" w:hint="cs"/>
          <w:rtl/>
        </w:rPr>
        <w:t>.</w:t>
      </w:r>
      <w:r w:rsidR="00294B39" w:rsidRPr="00094A9E">
        <w:rPr>
          <w:rFonts w:cs="Times New Roman" w:hint="cs"/>
          <w:rtl/>
        </w:rPr>
        <w:t xml:space="preserve"> הח</w:t>
      </w:r>
      <w:r w:rsidR="001223C6">
        <w:rPr>
          <w:rFonts w:cs="Times New Roman" w:hint="cs"/>
          <w:rtl/>
        </w:rPr>
        <w:t>ו</w:t>
      </w:r>
      <w:r w:rsidR="00294B39" w:rsidRPr="00094A9E">
        <w:rPr>
          <w:rFonts w:cs="Times New Roman" w:hint="cs"/>
          <w:rtl/>
        </w:rPr>
        <w:t xml:space="preserve">כמה </w:t>
      </w:r>
      <w:r w:rsidR="00480D41">
        <w:rPr>
          <w:rFonts w:cs="Times New Roman" w:hint="cs"/>
          <w:rtl/>
        </w:rPr>
        <w:t xml:space="preserve">היא </w:t>
      </w:r>
      <w:r w:rsidR="00047196" w:rsidRPr="00047196">
        <w:rPr>
          <w:rFonts w:cs="Times New Roman"/>
          <w:rtl/>
        </w:rPr>
        <w:t>להתוודע, להכיר</w:t>
      </w:r>
      <w:r w:rsidR="00294B39" w:rsidRPr="00094A9E">
        <w:rPr>
          <w:rFonts w:cs="Times New Roman" w:hint="cs"/>
          <w:rtl/>
        </w:rPr>
        <w:t xml:space="preserve"> באמת.</w:t>
      </w:r>
      <w:r w:rsidR="00387CED" w:rsidRPr="00094A9E">
        <w:rPr>
          <w:rFonts w:cs="Times New Roman" w:hint="cs"/>
          <w:rtl/>
        </w:rPr>
        <w:t xml:space="preserve"> </w:t>
      </w:r>
      <w:bookmarkEnd w:id="86"/>
      <w:r w:rsidR="00202AE0" w:rsidRPr="00094A9E">
        <w:rPr>
          <w:rFonts w:hint="cs"/>
          <w:rtl/>
        </w:rPr>
        <w:t>"זה</w:t>
      </w:r>
      <w:r w:rsidR="00202AE0" w:rsidRPr="00094A9E">
        <w:rPr>
          <w:rtl/>
        </w:rPr>
        <w:t xml:space="preserve"> חייב להיות ספרי ילדים. מוכרחים להתחיל מההתחלה, כמו כל ילד אמיתי."</w:t>
      </w:r>
    </w:p>
    <w:p w14:paraId="70520A49" w14:textId="77777777" w:rsidR="00202AE0" w:rsidRPr="001F22DE" w:rsidRDefault="00202AE0" w:rsidP="00250000">
      <w:pPr>
        <w:rPr>
          <w:rtl/>
        </w:rPr>
      </w:pPr>
      <w:r w:rsidRPr="001F22DE">
        <w:rPr>
          <w:rtl/>
        </w:rPr>
        <w:t xml:space="preserve">"מה </w:t>
      </w:r>
      <w:r w:rsidRPr="001F22DE">
        <w:rPr>
          <w:rFonts w:hint="eastAsia"/>
          <w:rtl/>
        </w:rPr>
        <w:t>זה</w:t>
      </w:r>
      <w:r w:rsidRPr="001F22DE">
        <w:rPr>
          <w:rtl/>
        </w:rPr>
        <w:t xml:space="preserve"> </w:t>
      </w:r>
      <w:r w:rsidRPr="001F22DE">
        <w:rPr>
          <w:rFonts w:hint="eastAsia"/>
          <w:rtl/>
        </w:rPr>
        <w:t>ילד</w:t>
      </w:r>
      <w:r w:rsidRPr="001F22DE">
        <w:rPr>
          <w:rtl/>
        </w:rPr>
        <w:t xml:space="preserve"> </w:t>
      </w:r>
      <w:r w:rsidRPr="001F22DE">
        <w:rPr>
          <w:rFonts w:hint="eastAsia"/>
          <w:rtl/>
        </w:rPr>
        <w:t>אמיתי</w:t>
      </w:r>
      <w:r w:rsidRPr="001F22DE">
        <w:rPr>
          <w:rtl/>
        </w:rPr>
        <w:t>?"</w:t>
      </w:r>
    </w:p>
    <w:p w14:paraId="16619340" w14:textId="5D82FBB3" w:rsidR="00202AE0" w:rsidRPr="001F22DE" w:rsidRDefault="00202AE0" w:rsidP="00BA3BAE">
      <w:pPr>
        <w:rPr>
          <w:rtl/>
        </w:rPr>
      </w:pPr>
      <w:r w:rsidRPr="001F22DE">
        <w:rPr>
          <w:rtl/>
        </w:rPr>
        <w:t xml:space="preserve">"זה... </w:t>
      </w:r>
      <w:r w:rsidRPr="001F22DE">
        <w:rPr>
          <w:rFonts w:hint="eastAsia"/>
          <w:rtl/>
        </w:rPr>
        <w:t>אתה</w:t>
      </w:r>
      <w:r w:rsidRPr="001F22DE">
        <w:rPr>
          <w:rtl/>
        </w:rPr>
        <w:t xml:space="preserve"> </w:t>
      </w:r>
      <w:r w:rsidRPr="001F22DE">
        <w:rPr>
          <w:rFonts w:hint="eastAsia"/>
          <w:rtl/>
        </w:rPr>
        <w:t>רואה</w:t>
      </w:r>
      <w:r w:rsidRPr="001F22DE">
        <w:rPr>
          <w:rtl/>
        </w:rPr>
        <w:t xml:space="preserve">, </w:t>
      </w:r>
      <w:r w:rsidRPr="001F22DE">
        <w:rPr>
          <w:rFonts w:hint="eastAsia"/>
          <w:rtl/>
        </w:rPr>
        <w:t>תלמד</w:t>
      </w:r>
      <w:r w:rsidRPr="001F22DE">
        <w:rPr>
          <w:rtl/>
        </w:rPr>
        <w:t xml:space="preserve"> </w:t>
      </w:r>
      <w:r w:rsidRPr="001F22DE">
        <w:rPr>
          <w:rFonts w:hint="eastAsia"/>
          <w:rtl/>
        </w:rPr>
        <w:t>עברית</w:t>
      </w:r>
      <w:r w:rsidRPr="001F22DE">
        <w:rPr>
          <w:rtl/>
        </w:rPr>
        <w:t xml:space="preserve"> </w:t>
      </w:r>
      <w:r w:rsidRPr="001F22DE">
        <w:rPr>
          <w:rFonts w:hint="eastAsia"/>
          <w:rtl/>
        </w:rPr>
        <w:t>ואז</w:t>
      </w:r>
      <w:r w:rsidRPr="001F22DE">
        <w:rPr>
          <w:rtl/>
        </w:rPr>
        <w:t xml:space="preserve"> </w:t>
      </w:r>
      <w:r w:rsidRPr="001F22DE">
        <w:rPr>
          <w:rFonts w:hint="eastAsia"/>
          <w:rtl/>
        </w:rPr>
        <w:t>תבין</w:t>
      </w:r>
      <w:r w:rsidRPr="001F22DE">
        <w:rPr>
          <w:rtl/>
        </w:rPr>
        <w:t xml:space="preserve">," </w:t>
      </w:r>
      <w:r w:rsidRPr="001F22DE">
        <w:rPr>
          <w:rFonts w:hint="eastAsia"/>
          <w:rtl/>
        </w:rPr>
        <w:t>והוא</w:t>
      </w:r>
      <w:r w:rsidRPr="001F22DE">
        <w:rPr>
          <w:rtl/>
        </w:rPr>
        <w:t xml:space="preserve"> </w:t>
      </w:r>
      <w:r w:rsidRPr="001F22DE">
        <w:rPr>
          <w:rFonts w:hint="eastAsia"/>
          <w:rtl/>
        </w:rPr>
        <w:t>רץ</w:t>
      </w:r>
      <w:r w:rsidRPr="001F22DE">
        <w:rPr>
          <w:rtl/>
        </w:rPr>
        <w:t xml:space="preserve"> </w:t>
      </w:r>
      <w:r w:rsidRPr="001F22DE">
        <w:rPr>
          <w:rFonts w:hint="eastAsia"/>
          <w:rtl/>
        </w:rPr>
        <w:t>לביתו</w:t>
      </w:r>
      <w:r w:rsidRPr="001F22DE">
        <w:rPr>
          <w:rtl/>
        </w:rPr>
        <w:t xml:space="preserve"> </w:t>
      </w:r>
      <w:r w:rsidRPr="001F22DE">
        <w:rPr>
          <w:rFonts w:hint="eastAsia"/>
          <w:rtl/>
        </w:rPr>
        <w:t>להביא</w:t>
      </w:r>
      <w:r w:rsidR="009458DB" w:rsidRPr="001F22DE">
        <w:rPr>
          <w:rtl/>
        </w:rPr>
        <w:t xml:space="preserve"> אחד מהספרים ש</w:t>
      </w:r>
      <w:r w:rsidR="00BA3BAE" w:rsidRPr="001F22DE">
        <w:rPr>
          <w:rFonts w:hint="eastAsia"/>
          <w:rtl/>
        </w:rPr>
        <w:t>בהם</w:t>
      </w:r>
      <w:r w:rsidR="00BA3BAE" w:rsidRPr="001F22DE">
        <w:rPr>
          <w:rtl/>
        </w:rPr>
        <w:t xml:space="preserve"> </w:t>
      </w:r>
      <w:r w:rsidR="009458DB" w:rsidRPr="001F22DE">
        <w:rPr>
          <w:rFonts w:hint="eastAsia"/>
          <w:rtl/>
        </w:rPr>
        <w:t>הרבה</w:t>
      </w:r>
      <w:r w:rsidR="009458DB" w:rsidRPr="001F22DE">
        <w:rPr>
          <w:rtl/>
        </w:rPr>
        <w:t xml:space="preserve"> להתעמק</w:t>
      </w:r>
      <w:r w:rsidR="00047196">
        <w:rPr>
          <w:rFonts w:hint="cs"/>
          <w:rtl/>
        </w:rPr>
        <w:t>,</w:t>
      </w:r>
      <w:r w:rsidR="009458DB" w:rsidRPr="001F22DE">
        <w:rPr>
          <w:rtl/>
        </w:rPr>
        <w:t xml:space="preserve"> כשהתאמץ </w:t>
      </w:r>
      <w:r w:rsidR="00AE208E" w:rsidRPr="001F22DE">
        <w:rPr>
          <w:rFonts w:hint="eastAsia"/>
          <w:rtl/>
        </w:rPr>
        <w:t>בעצמו</w:t>
      </w:r>
      <w:r w:rsidR="00AE208E" w:rsidRPr="001F22DE">
        <w:rPr>
          <w:rtl/>
        </w:rPr>
        <w:t xml:space="preserve"> </w:t>
      </w:r>
      <w:r w:rsidR="009458DB" w:rsidRPr="001F22DE">
        <w:rPr>
          <w:rFonts w:hint="eastAsia"/>
          <w:rtl/>
        </w:rPr>
        <w:t>להיות</w:t>
      </w:r>
      <w:r w:rsidR="009458DB" w:rsidRPr="001F22DE">
        <w:rPr>
          <w:rtl/>
        </w:rPr>
        <w:t xml:space="preserve"> </w:t>
      </w:r>
      <w:r w:rsidR="009458DB" w:rsidRPr="001F22DE">
        <w:rPr>
          <w:rFonts w:hint="eastAsia"/>
          <w:rtl/>
        </w:rPr>
        <w:t>ילד</w:t>
      </w:r>
      <w:r w:rsidR="009458DB" w:rsidRPr="001F22DE">
        <w:rPr>
          <w:rtl/>
        </w:rPr>
        <w:t xml:space="preserve"> </w:t>
      </w:r>
      <w:r w:rsidR="009458DB" w:rsidRPr="001F22DE">
        <w:rPr>
          <w:rFonts w:hint="eastAsia"/>
          <w:rtl/>
        </w:rPr>
        <w:t>אמיתי</w:t>
      </w:r>
      <w:r w:rsidR="009458DB" w:rsidRPr="001F22DE">
        <w:rPr>
          <w:rtl/>
        </w:rPr>
        <w:t>.</w:t>
      </w:r>
    </w:p>
    <w:p w14:paraId="385AB420" w14:textId="4D79AC45" w:rsidR="009458DB" w:rsidRDefault="00AE208E" w:rsidP="00BA3BAE">
      <w:pPr>
        <w:rPr>
          <w:rtl/>
        </w:rPr>
      </w:pPr>
      <w:r w:rsidRPr="001F22DE">
        <w:rPr>
          <w:rFonts w:hint="eastAsia"/>
          <w:rtl/>
        </w:rPr>
        <w:t>הוא</w:t>
      </w:r>
      <w:r w:rsidRPr="001F22DE">
        <w:rPr>
          <w:rtl/>
        </w:rPr>
        <w:t xml:space="preserve"> </w:t>
      </w:r>
      <w:r w:rsidRPr="001F22DE">
        <w:rPr>
          <w:rFonts w:hint="eastAsia"/>
          <w:rtl/>
        </w:rPr>
        <w:t>חזר</w:t>
      </w:r>
      <w:r w:rsidRPr="001F22DE">
        <w:rPr>
          <w:rtl/>
        </w:rPr>
        <w:t xml:space="preserve"> </w:t>
      </w:r>
      <w:r w:rsidRPr="001F22DE">
        <w:rPr>
          <w:rFonts w:hint="eastAsia"/>
          <w:rtl/>
        </w:rPr>
        <w:t>ו</w:t>
      </w:r>
      <w:r w:rsidR="00277ECE" w:rsidRPr="001F22DE">
        <w:rPr>
          <w:rFonts w:hint="eastAsia"/>
          <w:rtl/>
        </w:rPr>
        <w:t>במהירות</w:t>
      </w:r>
      <w:r w:rsidR="00277ECE" w:rsidRPr="001F22DE">
        <w:rPr>
          <w:rtl/>
        </w:rPr>
        <w:t xml:space="preserve"> שיא, אפילו לא זכר אם נעל את הדלת. </w:t>
      </w:r>
      <w:r w:rsidR="009458DB" w:rsidRPr="001F22DE">
        <w:rPr>
          <w:rFonts w:hint="eastAsia"/>
          <w:rtl/>
        </w:rPr>
        <w:t>הוא</w:t>
      </w:r>
      <w:r w:rsidR="009458DB" w:rsidRPr="001F22DE">
        <w:rPr>
          <w:rtl/>
        </w:rPr>
        <w:t xml:space="preserve"> </w:t>
      </w:r>
      <w:r w:rsidR="009458DB" w:rsidRPr="001F22DE">
        <w:rPr>
          <w:rFonts w:hint="eastAsia"/>
          <w:rtl/>
        </w:rPr>
        <w:t>הקריא</w:t>
      </w:r>
      <w:r w:rsidR="009458DB" w:rsidRPr="001F22DE">
        <w:rPr>
          <w:rtl/>
        </w:rPr>
        <w:t xml:space="preserve"> </w:t>
      </w:r>
      <w:r w:rsidR="009458DB" w:rsidRPr="001F22DE">
        <w:rPr>
          <w:rFonts w:hint="eastAsia"/>
          <w:rtl/>
        </w:rPr>
        <w:t>לאלכס</w:t>
      </w:r>
      <w:r w:rsidR="009458DB" w:rsidRPr="001F22DE">
        <w:rPr>
          <w:rtl/>
        </w:rPr>
        <w:t xml:space="preserve"> </w:t>
      </w:r>
      <w:r w:rsidR="009458DB" w:rsidRPr="001F22DE">
        <w:rPr>
          <w:rFonts w:hint="eastAsia"/>
          <w:rtl/>
        </w:rPr>
        <w:t>מהספר</w:t>
      </w:r>
      <w:r w:rsidR="009458DB" w:rsidRPr="001F22DE">
        <w:rPr>
          <w:rtl/>
        </w:rPr>
        <w:t xml:space="preserve"> </w:t>
      </w:r>
      <w:r w:rsidR="009458DB" w:rsidRPr="001F22DE">
        <w:rPr>
          <w:rFonts w:hint="eastAsia"/>
          <w:rtl/>
        </w:rPr>
        <w:t>והתפעל</w:t>
      </w:r>
      <w:r w:rsidR="009458DB" w:rsidRPr="001F22DE">
        <w:rPr>
          <w:rtl/>
        </w:rPr>
        <w:t xml:space="preserve"> </w:t>
      </w:r>
      <w:r w:rsidR="009458DB" w:rsidRPr="001F22DE">
        <w:rPr>
          <w:rFonts w:hint="eastAsia"/>
          <w:rtl/>
        </w:rPr>
        <w:t>מעצמו</w:t>
      </w:r>
      <w:r w:rsidR="009458DB" w:rsidRPr="001F22DE">
        <w:rPr>
          <w:rtl/>
        </w:rPr>
        <w:t xml:space="preserve">, </w:t>
      </w:r>
      <w:r w:rsidR="009458DB" w:rsidRPr="001F22DE">
        <w:rPr>
          <w:rFonts w:hint="eastAsia"/>
          <w:rtl/>
        </w:rPr>
        <w:t>כמה</w:t>
      </w:r>
      <w:r w:rsidR="009458DB" w:rsidRPr="001F22DE">
        <w:rPr>
          <w:rtl/>
        </w:rPr>
        <w:t xml:space="preserve"> </w:t>
      </w:r>
      <w:r w:rsidR="009458DB" w:rsidRPr="001F22DE">
        <w:rPr>
          <w:rFonts w:hint="eastAsia"/>
          <w:rtl/>
        </w:rPr>
        <w:t>רהוט</w:t>
      </w:r>
      <w:r w:rsidR="00BA3BAE" w:rsidRPr="001F22DE">
        <w:rPr>
          <w:rtl/>
        </w:rPr>
        <w:t xml:space="preserve"> ה</w:t>
      </w:r>
      <w:r w:rsidR="007E1C69" w:rsidRPr="001F22DE">
        <w:rPr>
          <w:rFonts w:hint="eastAsia"/>
          <w:rtl/>
        </w:rPr>
        <w:t>יה</w:t>
      </w:r>
      <w:r w:rsidR="009458DB" w:rsidRPr="001F22DE">
        <w:rPr>
          <w:rtl/>
        </w:rPr>
        <w:t xml:space="preserve">, </w:t>
      </w:r>
      <w:r w:rsidR="009458DB" w:rsidRPr="001F22DE">
        <w:rPr>
          <w:rFonts w:hint="eastAsia"/>
          <w:rtl/>
        </w:rPr>
        <w:t>כמה</w:t>
      </w:r>
      <w:r w:rsidR="009458DB" w:rsidRPr="001F22DE">
        <w:rPr>
          <w:rtl/>
        </w:rPr>
        <w:t xml:space="preserve"> </w:t>
      </w:r>
      <w:r w:rsidR="009458DB" w:rsidRPr="001F22DE">
        <w:rPr>
          <w:rFonts w:hint="eastAsia"/>
          <w:rtl/>
        </w:rPr>
        <w:t>שוטף</w:t>
      </w:r>
      <w:r w:rsidR="00BA3BAE" w:rsidRPr="001F22DE">
        <w:rPr>
          <w:rtl/>
        </w:rPr>
        <w:t xml:space="preserve"> בעברית</w:t>
      </w:r>
      <w:r w:rsidR="009458DB" w:rsidRPr="001F22DE">
        <w:rPr>
          <w:rtl/>
        </w:rPr>
        <w:t xml:space="preserve">. גם </w:t>
      </w:r>
      <w:r w:rsidR="007E1C69" w:rsidRPr="001F22DE">
        <w:rPr>
          <w:rFonts w:hint="eastAsia"/>
          <w:rtl/>
        </w:rPr>
        <w:t>ב</w:t>
      </w:r>
      <w:r w:rsidR="009458DB" w:rsidRPr="001F22DE">
        <w:rPr>
          <w:rFonts w:hint="eastAsia"/>
          <w:rtl/>
        </w:rPr>
        <w:t>מילים</w:t>
      </w:r>
      <w:r w:rsidR="009458DB" w:rsidRPr="001F22DE">
        <w:rPr>
          <w:rtl/>
        </w:rPr>
        <w:t xml:space="preserve"> </w:t>
      </w:r>
      <w:r w:rsidR="009458DB" w:rsidRPr="001F22DE">
        <w:rPr>
          <w:rFonts w:hint="eastAsia"/>
          <w:rtl/>
        </w:rPr>
        <w:t>הקשות</w:t>
      </w:r>
      <w:r w:rsidR="009458DB" w:rsidRPr="001F22DE">
        <w:rPr>
          <w:rtl/>
        </w:rPr>
        <w:t xml:space="preserve"> (אז </w:t>
      </w:r>
      <w:r w:rsidR="009458DB" w:rsidRPr="001F22DE">
        <w:rPr>
          <w:rFonts w:hint="eastAsia"/>
          <w:rtl/>
        </w:rPr>
        <w:t>מה</w:t>
      </w:r>
      <w:r w:rsidR="009458DB" w:rsidRPr="001F22DE">
        <w:rPr>
          <w:rtl/>
        </w:rPr>
        <w:t xml:space="preserve"> </w:t>
      </w:r>
      <w:r w:rsidR="009458DB" w:rsidRPr="001F22DE">
        <w:rPr>
          <w:rFonts w:hint="eastAsia"/>
          <w:rtl/>
        </w:rPr>
        <w:t>אם</w:t>
      </w:r>
      <w:r w:rsidR="009458DB" w:rsidRPr="001F22DE">
        <w:rPr>
          <w:rtl/>
        </w:rPr>
        <w:t xml:space="preserve"> </w:t>
      </w:r>
      <w:r w:rsidR="009458DB" w:rsidRPr="001F22DE">
        <w:rPr>
          <w:rFonts w:hint="eastAsia"/>
          <w:rtl/>
        </w:rPr>
        <w:t>הספר</w:t>
      </w:r>
      <w:r w:rsidR="009458DB" w:rsidRPr="001F22DE">
        <w:rPr>
          <w:rtl/>
        </w:rPr>
        <w:t xml:space="preserve"> </w:t>
      </w:r>
      <w:r w:rsidR="009458DB" w:rsidRPr="001F22DE">
        <w:rPr>
          <w:rFonts w:hint="eastAsia"/>
          <w:rtl/>
        </w:rPr>
        <w:t>מנוקד</w:t>
      </w:r>
      <w:r w:rsidR="009458DB" w:rsidRPr="001F22DE">
        <w:rPr>
          <w:rtl/>
        </w:rPr>
        <w:t>).</w:t>
      </w:r>
    </w:p>
    <w:p w14:paraId="0ABCFA1B" w14:textId="77777777" w:rsidR="009458DB" w:rsidRDefault="009458DB" w:rsidP="00250000">
      <w:pPr>
        <w:rPr>
          <w:rtl/>
        </w:rPr>
      </w:pPr>
      <w:r>
        <w:rPr>
          <w:rFonts w:hint="cs"/>
          <w:rtl/>
        </w:rPr>
        <w:t>"הדף הזה מצחיק?"</w:t>
      </w:r>
      <w:r w:rsidR="00D568D1">
        <w:rPr>
          <w:rFonts w:hint="cs"/>
          <w:rtl/>
        </w:rPr>
        <w:t xml:space="preserve"> אלכס שאל.</w:t>
      </w:r>
    </w:p>
    <w:p w14:paraId="0ED3A66B" w14:textId="54DECE89" w:rsidR="009458DB" w:rsidRDefault="009458DB" w:rsidP="00250000">
      <w:pPr>
        <w:rPr>
          <w:rtl/>
        </w:rPr>
      </w:pPr>
      <w:r>
        <w:rPr>
          <w:rFonts w:hint="cs"/>
          <w:rtl/>
        </w:rPr>
        <w:t>"לא, מה פתא</w:t>
      </w:r>
      <w:r w:rsidR="00AE208E">
        <w:rPr>
          <w:rFonts w:hint="cs"/>
          <w:rtl/>
        </w:rPr>
        <w:t>ו</w:t>
      </w:r>
      <w:r>
        <w:rPr>
          <w:rFonts w:hint="cs"/>
          <w:rtl/>
        </w:rPr>
        <w:t>ם.</w:t>
      </w:r>
      <w:r w:rsidR="00F14E4F">
        <w:rPr>
          <w:rFonts w:hint="cs"/>
          <w:rtl/>
        </w:rPr>
        <w:t>"</w:t>
      </w:r>
    </w:p>
    <w:p w14:paraId="68A40AB8" w14:textId="77777777" w:rsidR="009458DB" w:rsidRDefault="009458DB" w:rsidP="00250000">
      <w:pPr>
        <w:rPr>
          <w:rtl/>
        </w:rPr>
      </w:pPr>
      <w:r>
        <w:rPr>
          <w:rFonts w:hint="cs"/>
          <w:rtl/>
        </w:rPr>
        <w:t>"לא?"</w:t>
      </w:r>
    </w:p>
    <w:p w14:paraId="783C295B" w14:textId="7EAB1ABF" w:rsidR="009458DB" w:rsidRDefault="009458DB" w:rsidP="00250000">
      <w:pPr>
        <w:rPr>
          <w:rtl/>
        </w:rPr>
      </w:pPr>
      <w:r>
        <w:rPr>
          <w:rFonts w:hint="cs"/>
          <w:rtl/>
        </w:rPr>
        <w:t>"לא, נו</w:t>
      </w:r>
      <w:r w:rsidR="00EA5B5F">
        <w:rPr>
          <w:rFonts w:hint="cs"/>
          <w:rtl/>
        </w:rPr>
        <w:t>,</w:t>
      </w:r>
      <w:r>
        <w:rPr>
          <w:rFonts w:hint="cs"/>
          <w:rtl/>
        </w:rPr>
        <w:t xml:space="preserve"> בוא נמשיך. תתרכז</w:t>
      </w:r>
      <w:r w:rsidR="00434E9C" w:rsidRPr="00434E9C">
        <w:rPr>
          <w:rFonts w:cs="Times New Roman"/>
          <w:rtl/>
        </w:rPr>
        <w:t>, סאשה</w:t>
      </w:r>
      <w:r>
        <w:rPr>
          <w:rFonts w:hint="cs"/>
          <w:rtl/>
        </w:rPr>
        <w:t>."</w:t>
      </w:r>
    </w:p>
    <w:p w14:paraId="370B7335" w14:textId="77777777" w:rsidR="009458DB" w:rsidRDefault="009458DB" w:rsidP="00250000">
      <w:pPr>
        <w:rPr>
          <w:rtl/>
        </w:rPr>
      </w:pPr>
      <w:r>
        <w:rPr>
          <w:rFonts w:hint="cs"/>
          <w:rtl/>
        </w:rPr>
        <w:t>"</w:t>
      </w:r>
      <w:r w:rsidR="004D5420">
        <w:rPr>
          <w:rFonts w:hint="cs"/>
          <w:rtl/>
        </w:rPr>
        <w:t>הוא מצחיק את נחש הים."</w:t>
      </w:r>
    </w:p>
    <w:p w14:paraId="4D4F8880" w14:textId="0682A1D5" w:rsidR="004D5420" w:rsidRDefault="004D5420" w:rsidP="00AE208E">
      <w:pPr>
        <w:rPr>
          <w:rtl/>
        </w:rPr>
      </w:pPr>
      <w:r>
        <w:rPr>
          <w:rFonts w:hint="cs"/>
          <w:rtl/>
        </w:rPr>
        <w:t>"למה נחש הים</w:t>
      </w:r>
      <w:r w:rsidR="00AE208E">
        <w:rPr>
          <w:rFonts w:hint="cs"/>
          <w:rtl/>
        </w:rPr>
        <w:t xml:space="preserve"> צוחק</w:t>
      </w:r>
      <w:r>
        <w:rPr>
          <w:rFonts w:hint="cs"/>
          <w:rtl/>
        </w:rPr>
        <w:t>?"</w:t>
      </w:r>
    </w:p>
    <w:p w14:paraId="7F3484F1" w14:textId="77777777" w:rsidR="004D5420" w:rsidRDefault="004D5420" w:rsidP="009F4BD5">
      <w:pPr>
        <w:rPr>
          <w:rtl/>
        </w:rPr>
      </w:pPr>
      <w:r>
        <w:rPr>
          <w:rFonts w:hint="cs"/>
          <w:rtl/>
        </w:rPr>
        <w:t xml:space="preserve">"כי הזמיר </w:t>
      </w:r>
      <w:r w:rsidR="009F4BD5">
        <w:rPr>
          <w:rFonts w:hint="cs"/>
          <w:rtl/>
        </w:rPr>
        <w:t>מלובש</w:t>
      </w:r>
      <w:r>
        <w:rPr>
          <w:rFonts w:hint="cs"/>
          <w:rtl/>
        </w:rPr>
        <w:t xml:space="preserve"> כמו אישה."</w:t>
      </w:r>
    </w:p>
    <w:p w14:paraId="1366ED21" w14:textId="4CBBBCBC" w:rsidR="00447464" w:rsidRDefault="00447464" w:rsidP="00447464">
      <w:pPr>
        <w:rPr>
          <w:rtl/>
        </w:rPr>
      </w:pPr>
    </w:p>
    <w:p w14:paraId="005609B2" w14:textId="728D83BB" w:rsidR="00B22A1F" w:rsidRPr="00094A9E" w:rsidRDefault="00F05D24" w:rsidP="00B22A1F">
      <w:pPr>
        <w:rPr>
          <w:rtl/>
        </w:rPr>
      </w:pPr>
      <w:bookmarkStart w:id="87" w:name="_Hlk503974259"/>
      <w:r w:rsidRPr="00F05D24">
        <w:rPr>
          <w:rFonts w:cs="Times New Roman"/>
          <w:rtl/>
        </w:rPr>
        <w:t>הפעם נטמעה השפה ב</w:t>
      </w:r>
      <w:r w:rsidR="00A80D91">
        <w:rPr>
          <w:rFonts w:cs="Times New Roman" w:hint="cs"/>
          <w:rtl/>
        </w:rPr>
        <w:t>קרב</w:t>
      </w:r>
      <w:r w:rsidRPr="00F05D24">
        <w:rPr>
          <w:rFonts w:cs="Times New Roman"/>
          <w:rtl/>
        </w:rPr>
        <w:t>ו של אלכס, ובעקבותיה גם המבטא, צחי</w:t>
      </w:r>
      <w:r w:rsidR="00A80D91" w:rsidRPr="00A80D91">
        <w:rPr>
          <w:rFonts w:cs="Times New Roman"/>
          <w:rtl/>
        </w:rPr>
        <w:t xml:space="preserve">ח </w:t>
      </w:r>
      <w:r w:rsidR="00EA5B5F" w:rsidRPr="00EA5B5F">
        <w:rPr>
          <w:rFonts w:cs="Times New Roman"/>
          <w:rtl/>
        </w:rPr>
        <w:t xml:space="preserve">כנופֶיה </w:t>
      </w:r>
      <w:r w:rsidRPr="00F05D24">
        <w:rPr>
          <w:rFonts w:cs="Times New Roman"/>
          <w:rtl/>
        </w:rPr>
        <w:t xml:space="preserve">הכמושים של ארץ ישראל היפה, </w:t>
      </w:r>
      <w:r w:rsidR="00434E9C">
        <w:rPr>
          <w:rFonts w:cs="Times New Roman" w:hint="cs"/>
          <w:rtl/>
        </w:rPr>
        <w:t xml:space="preserve">כפי שנשקפו </w:t>
      </w:r>
      <w:r w:rsidRPr="00F05D24">
        <w:rPr>
          <w:rFonts w:cs="Times New Roman"/>
          <w:rtl/>
        </w:rPr>
        <w:t xml:space="preserve">בטיולי הדודים </w:t>
      </w:r>
      <w:r w:rsidR="00434E9C">
        <w:rPr>
          <w:rFonts w:cs="Times New Roman" w:hint="cs"/>
          <w:rtl/>
        </w:rPr>
        <w:t>[</w:t>
      </w:r>
      <w:r w:rsidRPr="00F05D24">
        <w:rPr>
          <w:rFonts w:cs="Times New Roman"/>
          <w:rtl/>
        </w:rPr>
        <w:t xml:space="preserve">חוץ ממסלולי-מים צפוניים רק מערת-הנטיפים </w:t>
      </w:r>
      <w:r w:rsidR="001C5A04">
        <w:rPr>
          <w:rFonts w:cs="Times New Roman"/>
          <w:rtl/>
        </w:rPr>
        <w:t>הייתה</w:t>
      </w:r>
      <w:r w:rsidRPr="00F05D24">
        <w:rPr>
          <w:rFonts w:cs="Times New Roman"/>
          <w:rtl/>
        </w:rPr>
        <w:t xml:space="preserve"> בגדר אפשרות סבירה בחודשי הקיץ</w:t>
      </w:r>
      <w:r w:rsidR="00434E9C">
        <w:rPr>
          <w:rFonts w:cs="Times New Roman" w:hint="cs"/>
          <w:rtl/>
        </w:rPr>
        <w:t>]</w:t>
      </w:r>
      <w:r w:rsidRPr="00F05D24">
        <w:rPr>
          <w:rFonts w:cs="Times New Roman"/>
          <w:rtl/>
        </w:rPr>
        <w:t>, ונטמעו גם שירי המכורה הרבים שה</w:t>
      </w:r>
      <w:r w:rsidR="00434E9C" w:rsidRPr="00434E9C">
        <w:rPr>
          <w:rFonts w:cs="Times New Roman"/>
          <w:rtl/>
        </w:rPr>
        <w:t>תנגנו</w:t>
      </w:r>
      <w:r w:rsidRPr="00F05D24">
        <w:rPr>
          <w:rFonts w:cs="Times New Roman"/>
          <w:rtl/>
        </w:rPr>
        <w:t xml:space="preserve"> בדרך, ואיתם גם חבלי המולדת, גבעותיה ומשעוליה שנמנו בשירים אחד לאחד</w:t>
      </w:r>
      <w:r w:rsidR="00B22A1F" w:rsidRPr="00094A9E">
        <w:rPr>
          <w:rFonts w:hint="cs"/>
          <w:rtl/>
        </w:rPr>
        <w:t xml:space="preserve">. </w:t>
      </w:r>
      <w:r w:rsidR="009A5741">
        <w:rPr>
          <w:rFonts w:hint="cs"/>
          <w:rtl/>
        </w:rPr>
        <w:t>[</w:t>
      </w:r>
      <w:r w:rsidR="00B22A1F" w:rsidRPr="00094A9E">
        <w:rPr>
          <w:rFonts w:hint="cs"/>
          <w:rtl/>
        </w:rPr>
        <w:t>ובתוך אלה לא נפקד מקומו של נחל, פלג או אחרון היובלים ואפילו איזו רעות סוררת התגנבה פה ושם. הוא אהב לשיר לעצמו את השירים החדשים האלה בעודו מתאמן לפי הסטים שקיבל מהמאמנים שלו.</w:t>
      </w:r>
      <w:r w:rsidR="00480D41">
        <w:rPr>
          <w:rFonts w:hint="cs"/>
          <w:rtl/>
        </w:rPr>
        <w:t>]</w:t>
      </w:r>
    </w:p>
    <w:p w14:paraId="7FBE9FE4" w14:textId="23226283" w:rsidR="00B22A1F" w:rsidRDefault="00F05D24" w:rsidP="00B22A1F">
      <w:pPr>
        <w:rPr>
          <w:rtl/>
        </w:rPr>
      </w:pPr>
      <w:r w:rsidRPr="00F05D24">
        <w:rPr>
          <w:rFonts w:cs="Times New Roman"/>
          <w:rtl/>
        </w:rPr>
        <w:t>קורס הגלישה ברמת מתקדמים הסתיים, אך לא תמיד נמצא מי שיסיע אותו לחופי הרצליה או אשדוד ולעיתים נגזר עליו לבלות עם הדודה בחזרות התזמורת ב</w:t>
      </w:r>
      <w:r w:rsidR="00700037">
        <w:rPr>
          <w:rFonts w:cs="Times New Roman"/>
          <w:rtl/>
        </w:rPr>
        <w:t>ירושלי</w:t>
      </w:r>
      <w:r w:rsidRPr="00F05D24">
        <w:rPr>
          <w:rFonts w:cs="Times New Roman"/>
          <w:rtl/>
        </w:rPr>
        <w:t>ם, וכבר לאחר יום</w:t>
      </w:r>
      <w:r w:rsidR="00434E9C" w:rsidRPr="00434E9C">
        <w:rPr>
          <w:rFonts w:cs="Times New Roman"/>
          <w:rtl/>
        </w:rPr>
        <w:t xml:space="preserve"> </w:t>
      </w:r>
      <w:r w:rsidR="00434E9C" w:rsidRPr="00F05D24">
        <w:rPr>
          <w:rFonts w:cs="Times New Roman"/>
          <w:rtl/>
        </w:rPr>
        <w:t>יחיד</w:t>
      </w:r>
      <w:r w:rsidRPr="00F05D24">
        <w:rPr>
          <w:rFonts w:cs="Times New Roman"/>
          <w:rtl/>
        </w:rPr>
        <w:t xml:space="preserve"> </w:t>
      </w:r>
      <w:r w:rsidR="00434E9C">
        <w:rPr>
          <w:rFonts w:cs="Times New Roman" w:hint="cs"/>
          <w:rtl/>
        </w:rPr>
        <w:t xml:space="preserve">של </w:t>
      </w:r>
      <w:r w:rsidRPr="00F05D24">
        <w:rPr>
          <w:rFonts w:cs="Times New Roman"/>
          <w:rtl/>
        </w:rPr>
        <w:t xml:space="preserve">בטלה </w:t>
      </w:r>
      <w:r w:rsidR="00434E9C" w:rsidRPr="00F05D24">
        <w:rPr>
          <w:rFonts w:cs="Times New Roman"/>
          <w:rtl/>
        </w:rPr>
        <w:t xml:space="preserve">החלו </w:t>
      </w:r>
      <w:r w:rsidRPr="00F05D24">
        <w:rPr>
          <w:rFonts w:cs="Times New Roman"/>
          <w:rtl/>
        </w:rPr>
        <w:t>השרירים מתמוססים מחוסר מעש והפכו נוזליים כחלמון של ביצה. תחוש</w:t>
      </w:r>
      <w:r w:rsidR="00434E9C">
        <w:rPr>
          <w:rFonts w:cs="Times New Roman" w:hint="cs"/>
          <w:rtl/>
        </w:rPr>
        <w:t>ת חולי</w:t>
      </w:r>
      <w:r w:rsidRPr="00F05D24">
        <w:rPr>
          <w:rFonts w:cs="Times New Roman"/>
          <w:rtl/>
        </w:rPr>
        <w:t xml:space="preserve"> איומה תפסה שליטה בגופו והוא שעט החוצה חרף החום</w:t>
      </w:r>
      <w:r w:rsidR="006B6AAA">
        <w:rPr>
          <w:rFonts w:cs="Times New Roman"/>
          <w:rtl/>
        </w:rPr>
        <w:t xml:space="preserve"> </w:t>
      </w:r>
      <w:r w:rsidRPr="00F05D24">
        <w:rPr>
          <w:rFonts w:cs="Times New Roman"/>
          <w:rtl/>
        </w:rPr>
        <w:t>שמקשה</w:t>
      </w:r>
      <w:r w:rsidRPr="00F05D24">
        <w:rPr>
          <w:rtl/>
        </w:rPr>
        <w:t xml:space="preserve"> </w:t>
      </w:r>
      <w:r w:rsidR="00F97A34">
        <w:rPr>
          <w:rFonts w:cs="Times New Roman"/>
          <w:rtl/>
        </w:rPr>
        <w:t>כל כך</w:t>
      </w:r>
      <w:r w:rsidRPr="00F05D24">
        <w:rPr>
          <w:rFonts w:cs="Times New Roman"/>
          <w:rtl/>
        </w:rPr>
        <w:t xml:space="preserve"> לנשום</w:t>
      </w:r>
      <w:r w:rsidR="00B22A1F" w:rsidRPr="00094A9E">
        <w:rPr>
          <w:rFonts w:hint="cs"/>
          <w:rtl/>
        </w:rPr>
        <w:t>, פירמידות עולות, ה</w:t>
      </w:r>
      <w:r w:rsidR="00480D41">
        <w:rPr>
          <w:rFonts w:hint="cs"/>
          <w:rtl/>
        </w:rPr>
        <w:t>אף</w:t>
      </w:r>
      <w:r w:rsidR="00B22A1F" w:rsidRPr="00094A9E">
        <w:rPr>
          <w:rFonts w:hint="cs"/>
          <w:rtl/>
        </w:rPr>
        <w:t xml:space="preserve"> מ</w:t>
      </w:r>
      <w:r w:rsidR="00434E9C">
        <w:rPr>
          <w:rFonts w:hint="cs"/>
          <w:rtl/>
        </w:rPr>
        <w:t>ת</w:t>
      </w:r>
      <w:r w:rsidR="00B22A1F" w:rsidRPr="00094A9E">
        <w:rPr>
          <w:rFonts w:hint="cs"/>
          <w:rtl/>
        </w:rPr>
        <w:t xml:space="preserve">דגדג </w:t>
      </w:r>
      <w:r w:rsidR="00434E9C">
        <w:rPr>
          <w:rFonts w:hint="cs"/>
          <w:rtl/>
        </w:rPr>
        <w:t>ב</w:t>
      </w:r>
      <w:r w:rsidR="00B22A1F" w:rsidRPr="00094A9E">
        <w:rPr>
          <w:rFonts w:hint="cs"/>
          <w:rtl/>
        </w:rPr>
        <w:t>דשאים הארוכים, המצהיבים</w:t>
      </w:r>
      <w:r w:rsidR="00EA5B5F">
        <w:rPr>
          <w:rFonts w:hint="cs"/>
          <w:rtl/>
        </w:rPr>
        <w:t>,</w:t>
      </w:r>
      <w:r w:rsidR="00B22A1F" w:rsidRPr="00094A9E">
        <w:rPr>
          <w:rFonts w:hint="cs"/>
          <w:rtl/>
        </w:rPr>
        <w:t xml:space="preserve"> כי גם שכיבת </w:t>
      </w:r>
      <w:r w:rsidR="002E506A" w:rsidRPr="00094A9E">
        <w:rPr>
          <w:rFonts w:hint="cs"/>
          <w:rtl/>
        </w:rPr>
        <w:t>ה</w:t>
      </w:r>
      <w:r w:rsidR="00B22A1F" w:rsidRPr="00094A9E">
        <w:rPr>
          <w:rFonts w:hint="cs"/>
          <w:rtl/>
        </w:rPr>
        <w:t>סמיכה המאתיים חמישים חייבת להיות מושלמת אחרת זה לא נחשב, הסנטר חייב לגעת בקרקע, כפות הידיים נחתכות משברי זכוכית בסמוך-קום תוך זמזום נעימות המכו</w:t>
      </w:r>
      <w:r>
        <w:rPr>
          <w:rFonts w:hint="cs"/>
          <w:rtl/>
        </w:rPr>
        <w:t>ֹ</w:t>
      </w:r>
      <w:r w:rsidR="00B22A1F" w:rsidRPr="00094A9E">
        <w:rPr>
          <w:rFonts w:hint="cs"/>
          <w:rtl/>
        </w:rPr>
        <w:t>רה בליבו</w:t>
      </w:r>
      <w:r w:rsidR="009933F4">
        <w:rPr>
          <w:rFonts w:hint="cs"/>
          <w:rtl/>
        </w:rPr>
        <w:t>.</w:t>
      </w:r>
      <w:r w:rsidR="00B22A1F" w:rsidRPr="00094A9E">
        <w:rPr>
          <w:rFonts w:hint="cs"/>
          <w:rtl/>
        </w:rPr>
        <w:t xml:space="preserve"> אלא שבמקום 'אילו ציפורים אשר חולפות מעל הים' </w:t>
      </w:r>
      <w:r w:rsidR="00B22A1F" w:rsidRPr="00094A9E">
        <w:rPr>
          <w:rtl/>
        </w:rPr>
        <w:t>–</w:t>
      </w:r>
      <w:r w:rsidR="00B22A1F" w:rsidRPr="00094A9E">
        <w:rPr>
          <w:rFonts w:hint="cs"/>
          <w:rtl/>
        </w:rPr>
        <w:t xml:space="preserve"> התנגנו ב</w:t>
      </w:r>
      <w:r w:rsidR="009F130B">
        <w:rPr>
          <w:rFonts w:hint="cs"/>
          <w:rtl/>
        </w:rPr>
        <w:t>קרבו</w:t>
      </w:r>
      <w:r w:rsidR="00865E7B">
        <w:rPr>
          <w:rFonts w:hint="cs"/>
          <w:rtl/>
        </w:rPr>
        <w:t xml:space="preserve"> לצלילי אותו לחן</w:t>
      </w:r>
      <w:r w:rsidR="00B22A1F" w:rsidRPr="00094A9E">
        <w:rPr>
          <w:rFonts w:hint="cs"/>
          <w:rtl/>
        </w:rPr>
        <w:t xml:space="preserve"> מילות הפואמה ש</w:t>
      </w:r>
      <w:r w:rsidR="001C5A04">
        <w:rPr>
          <w:rFonts w:hint="cs"/>
          <w:rtl/>
        </w:rPr>
        <w:t>הייתה</w:t>
      </w:r>
      <w:r w:rsidR="00B22A1F" w:rsidRPr="00094A9E">
        <w:rPr>
          <w:rFonts w:hint="cs"/>
          <w:rtl/>
        </w:rPr>
        <w:t xml:space="preserve"> תלויה </w:t>
      </w:r>
      <w:r w:rsidR="00B22A1F" w:rsidRPr="00094A9E">
        <w:rPr>
          <w:rFonts w:hint="cs"/>
          <w:rtl/>
        </w:rPr>
        <w:lastRenderedPageBreak/>
        <w:t>בחדר</w:t>
      </w:r>
      <w:r w:rsidR="002E506A" w:rsidRPr="00094A9E">
        <w:rPr>
          <w:rFonts w:hint="cs"/>
          <w:rtl/>
        </w:rPr>
        <w:t>ו של קולין</w:t>
      </w:r>
      <w:r w:rsidR="00B22A1F" w:rsidRPr="00094A9E">
        <w:rPr>
          <w:rFonts w:hint="cs"/>
          <w:rtl/>
        </w:rPr>
        <w:t>, מו</w:t>
      </w:r>
      <w:r w:rsidR="002E506A" w:rsidRPr="00094A9E">
        <w:rPr>
          <w:rFonts w:hint="cs"/>
          <w:rtl/>
        </w:rPr>
        <w:t>דפס</w:t>
      </w:r>
      <w:r w:rsidR="00B22A1F" w:rsidRPr="00094A9E">
        <w:rPr>
          <w:rFonts w:hint="cs"/>
          <w:rtl/>
        </w:rPr>
        <w:t>ת על נייר קל</w:t>
      </w:r>
      <w:r w:rsidR="00B22A1F" w:rsidRPr="00094A9E">
        <w:rPr>
          <w:rFonts w:hint="eastAsia"/>
          <w:rtl/>
        </w:rPr>
        <w:t>ף</w:t>
      </w:r>
      <w:r w:rsidR="00B22A1F" w:rsidRPr="00094A9E">
        <w:rPr>
          <w:rtl/>
        </w:rPr>
        <w:t xml:space="preserve">: </w:t>
      </w:r>
      <w:r w:rsidR="00B22A1F" w:rsidRPr="00094A9E">
        <w:t>If you can keep your head when all about you…</w:t>
      </w:r>
      <w:r w:rsidR="00B22A1F" w:rsidRPr="00094A9E">
        <w:rPr>
          <w:rtl/>
        </w:rPr>
        <w:t xml:space="preserve"> </w:t>
      </w:r>
      <w:r w:rsidR="009A5741">
        <w:rPr>
          <w:rFonts w:hint="cs"/>
          <w:rtl/>
        </w:rPr>
        <w:t>[</w:t>
      </w:r>
      <w:r w:rsidR="00B22A1F" w:rsidRPr="00094A9E">
        <w:rPr>
          <w:rtl/>
        </w:rPr>
        <w:t>ואז כשגופו היה קרוע למשעי באופן הנעים ביותר הגיע הזמן לפירמידות יורדות.</w:t>
      </w:r>
      <w:r w:rsidR="009A5741">
        <w:rPr>
          <w:rFonts w:hint="cs"/>
          <w:rtl/>
        </w:rPr>
        <w:t>]</w:t>
      </w:r>
    </w:p>
    <w:bookmarkEnd w:id="87"/>
    <w:p w14:paraId="2358145B" w14:textId="77777777" w:rsidR="00F05D24" w:rsidRDefault="00F05D24" w:rsidP="00F05D24">
      <w:pPr>
        <w:rPr>
          <w:rtl/>
        </w:rPr>
      </w:pPr>
    </w:p>
    <w:p w14:paraId="0511A33B" w14:textId="7894B477" w:rsidR="00F05D24" w:rsidRDefault="00F05D24" w:rsidP="00F05D24">
      <w:pPr>
        <w:rPr>
          <w:rtl/>
        </w:rPr>
      </w:pPr>
      <w:r>
        <w:rPr>
          <w:rFonts w:cs="Times New Roman"/>
          <w:rtl/>
        </w:rPr>
        <w:t>בעקבות ספרי</w:t>
      </w:r>
      <w:r w:rsidR="00F35749">
        <w:rPr>
          <w:rFonts w:cs="Times New Roman" w:hint="cs"/>
          <w:rtl/>
        </w:rPr>
        <w:t xml:space="preserve"> </w:t>
      </w:r>
      <w:r>
        <w:rPr>
          <w:rFonts w:cs="Times New Roman"/>
          <w:rtl/>
        </w:rPr>
        <w:t>הילדים הרבים שארקדי והדס קראו ב</w:t>
      </w:r>
      <w:r w:rsidR="005E3213">
        <w:rPr>
          <w:rFonts w:cs="Times New Roman"/>
          <w:rtl/>
        </w:rPr>
        <w:t>אוזנ</w:t>
      </w:r>
      <w:r>
        <w:rPr>
          <w:rFonts w:cs="Times New Roman"/>
          <w:rtl/>
        </w:rPr>
        <w:t>יו כל אותו קיץ, גם אלכס חיבר את סיפורו הראשון בעברית:</w:t>
      </w:r>
    </w:p>
    <w:p w14:paraId="10AFBC71" w14:textId="6F91A15B" w:rsidR="00F05D24" w:rsidRDefault="00434E9C" w:rsidP="00F05D24">
      <w:pPr>
        <w:rPr>
          <w:rFonts w:cs="Times New Roman"/>
          <w:rtl/>
        </w:rPr>
      </w:pPr>
      <w:r>
        <w:rPr>
          <w:rFonts w:cs="Times New Roman" w:hint="cs"/>
          <w:rtl/>
        </w:rPr>
        <w:t xml:space="preserve">[גרסת המקור </w:t>
      </w:r>
      <w:r>
        <w:rPr>
          <w:rFonts w:cs="Times New Roman"/>
          <w:rtl/>
        </w:rPr>
        <w:t>–</w:t>
      </w:r>
      <w:r>
        <w:rPr>
          <w:rFonts w:cs="Times New Roman" w:hint="cs"/>
          <w:rtl/>
        </w:rPr>
        <w:t xml:space="preserve"> </w:t>
      </w:r>
      <w:r w:rsidR="00F05D24">
        <w:rPr>
          <w:rFonts w:cs="Times New Roman"/>
          <w:rtl/>
        </w:rPr>
        <w:t xml:space="preserve">"היה היה </w:t>
      </w:r>
      <w:r>
        <w:rPr>
          <w:rFonts w:cs="Times New Roman" w:hint="cs"/>
          <w:rtl/>
        </w:rPr>
        <w:t>עלה</w:t>
      </w:r>
      <w:r w:rsidR="00F05D24">
        <w:rPr>
          <w:rFonts w:cs="Times New Roman"/>
          <w:rtl/>
        </w:rPr>
        <w:t xml:space="preserve"> תחמן תחמן, והיה היה קרפד רגזן רגזן."</w:t>
      </w:r>
      <w:r>
        <w:rPr>
          <w:rFonts w:cs="Times New Roman" w:hint="cs"/>
          <w:rtl/>
        </w:rPr>
        <w:t>]</w:t>
      </w:r>
    </w:p>
    <w:p w14:paraId="7B8F5E2D" w14:textId="47D6C8A0" w:rsidR="00434E9C" w:rsidRDefault="00434E9C" w:rsidP="00F35749">
      <w:pPr>
        <w:jc w:val="center"/>
        <w:rPr>
          <w:rtl/>
        </w:rPr>
      </w:pPr>
      <w:r>
        <w:rPr>
          <w:rFonts w:cs="Times New Roman"/>
          <w:rtl/>
        </w:rPr>
        <w:t>"</w:t>
      </w:r>
      <w:r w:rsidR="00FE5EC8" w:rsidRPr="00FE5EC8">
        <w:rPr>
          <w:rFonts w:cs="Times New Roman"/>
          <w:rtl/>
        </w:rPr>
        <w:t xml:space="preserve">היֹה </w:t>
      </w:r>
      <w:r>
        <w:rPr>
          <w:rFonts w:cs="Times New Roman"/>
          <w:rtl/>
        </w:rPr>
        <w:t>היה חציל תחמן</w:t>
      </w:r>
      <w:r w:rsidR="00FE5EC8">
        <w:rPr>
          <w:rFonts w:cs="Times New Roman" w:hint="cs"/>
          <w:rtl/>
        </w:rPr>
        <w:t>-</w:t>
      </w:r>
      <w:r>
        <w:rPr>
          <w:rFonts w:cs="Times New Roman"/>
          <w:rtl/>
        </w:rPr>
        <w:t>תחמן, ו</w:t>
      </w:r>
      <w:r w:rsidR="00FE5EC8" w:rsidRPr="00FE5EC8">
        <w:rPr>
          <w:rFonts w:cs="Times New Roman"/>
          <w:rtl/>
        </w:rPr>
        <w:t>היֹה</w:t>
      </w:r>
      <w:r>
        <w:rPr>
          <w:rFonts w:cs="Times New Roman"/>
          <w:rtl/>
        </w:rPr>
        <w:t xml:space="preserve"> היה גרביל רגזן</w:t>
      </w:r>
      <w:r w:rsidR="00FE5EC8">
        <w:rPr>
          <w:rFonts w:cs="Times New Roman" w:hint="cs"/>
          <w:rtl/>
        </w:rPr>
        <w:t>-</w:t>
      </w:r>
      <w:r>
        <w:rPr>
          <w:rFonts w:cs="Times New Roman"/>
          <w:rtl/>
        </w:rPr>
        <w:t>רגזן."</w:t>
      </w:r>
    </w:p>
    <w:p w14:paraId="47622E59" w14:textId="5A3A0C6B" w:rsidR="00F05D24" w:rsidRDefault="00434E9C" w:rsidP="00434E9C">
      <w:pPr>
        <w:rPr>
          <w:rFonts w:cs="Times New Roman"/>
          <w:rtl/>
        </w:rPr>
      </w:pPr>
      <w:r>
        <w:rPr>
          <w:rFonts w:cs="Times New Roman"/>
          <w:rtl/>
        </w:rPr>
        <w:t>(והוא הפליג בעלילותיהם של החציל התחמן והגרביל הרגזן.)</w:t>
      </w:r>
    </w:p>
    <w:p w14:paraId="7FFB4DEB" w14:textId="77777777" w:rsidR="00434E9C" w:rsidRDefault="00434E9C" w:rsidP="00434E9C">
      <w:pPr>
        <w:rPr>
          <w:rtl/>
        </w:rPr>
      </w:pPr>
    </w:p>
    <w:p w14:paraId="6EA3B9E4" w14:textId="1E454792" w:rsidR="00447464" w:rsidRDefault="00447464" w:rsidP="00447464">
      <w:pPr>
        <w:rPr>
          <w:rtl/>
        </w:rPr>
      </w:pPr>
      <w:r>
        <w:rPr>
          <w:rFonts w:hint="cs"/>
          <w:rtl/>
        </w:rPr>
        <w:t>"מתי הטיסה שלך?" ארקדי שאל, כמנהגו.</w:t>
      </w:r>
    </w:p>
    <w:p w14:paraId="760DE6ED" w14:textId="1F13185F" w:rsidR="00447464" w:rsidRDefault="00447464" w:rsidP="00447464">
      <w:pPr>
        <w:rPr>
          <w:rtl/>
        </w:rPr>
      </w:pPr>
      <w:r>
        <w:rPr>
          <w:rFonts w:hint="cs"/>
          <w:rtl/>
        </w:rPr>
        <w:t>"עוד חודשיים, משהו כזה. יש עוד הרבה זמן."</w:t>
      </w:r>
    </w:p>
    <w:p w14:paraId="3A9AC91B" w14:textId="3CABAEDB" w:rsidR="00447464" w:rsidRDefault="00447464" w:rsidP="00447464">
      <w:pPr>
        <w:rPr>
          <w:rtl/>
        </w:rPr>
      </w:pPr>
      <w:r>
        <w:rPr>
          <w:rFonts w:hint="cs"/>
          <w:rtl/>
        </w:rPr>
        <w:t>"גם לי יש טיסה. עם אבא, ואיתה. עם נָ</w:t>
      </w:r>
      <w:r w:rsidR="00C44CC5">
        <w:rPr>
          <w:rFonts w:hint="cs"/>
          <w:rtl/>
        </w:rPr>
        <w:t>דֶזְ</w:t>
      </w:r>
      <w:r>
        <w:rPr>
          <w:rFonts w:hint="cs"/>
          <w:rtl/>
        </w:rPr>
        <w:t xml:space="preserve">'דָה </w:t>
      </w:r>
      <w:r w:rsidR="00FE5EC8" w:rsidRPr="00FE5EC8">
        <w:rPr>
          <w:rFonts w:cs="Times New Roman"/>
          <w:rtl/>
        </w:rPr>
        <w:t>סמיוֹנוֹבְנָה</w:t>
      </w:r>
      <w:r w:rsidR="001F17D7">
        <w:rPr>
          <w:rFonts w:hint="cs"/>
          <w:rtl/>
        </w:rPr>
        <w:t>.</w:t>
      </w:r>
      <w:r>
        <w:rPr>
          <w:rFonts w:hint="cs"/>
          <w:rtl/>
        </w:rPr>
        <w:t>" [ניקוד של נדז'דה לא בדוק]</w:t>
      </w:r>
    </w:p>
    <w:p w14:paraId="5F8E9846" w14:textId="77777777" w:rsidR="002844A0" w:rsidRDefault="002844A0" w:rsidP="00447464">
      <w:pPr>
        <w:rPr>
          <w:rtl/>
        </w:rPr>
      </w:pPr>
      <w:r>
        <w:rPr>
          <w:rFonts w:hint="cs"/>
          <w:rtl/>
        </w:rPr>
        <w:t>[</w:t>
      </w:r>
    </w:p>
    <w:p w14:paraId="20E801E0" w14:textId="08F61D76" w:rsidR="002844A0" w:rsidRDefault="00EE3076" w:rsidP="00447464">
      <w:pPr>
        <w:rPr>
          <w:rtl/>
        </w:rPr>
      </w:pPr>
      <w:hyperlink r:id="rId54" w:history="1">
        <w:r w:rsidR="002844A0" w:rsidRPr="00792413">
          <w:rPr>
            <w:rStyle w:val="Hyperlink"/>
          </w:rPr>
          <w:t>http://www.behindthename.com/name/nadez18da/tree</w:t>
        </w:r>
      </w:hyperlink>
    </w:p>
    <w:p w14:paraId="2E771EC3" w14:textId="36D43C70" w:rsidR="002844A0" w:rsidRDefault="00EE3076" w:rsidP="00447464">
      <w:pPr>
        <w:rPr>
          <w:rtl/>
        </w:rPr>
      </w:pPr>
      <w:hyperlink r:id="rId55" w:history="1">
        <w:r w:rsidR="002844A0" w:rsidRPr="00792413">
          <w:rPr>
            <w:rStyle w:val="Hyperlink"/>
          </w:rPr>
          <w:t>https://www.reddit.com/r/namenerds/search?q=Nadezhda</w:t>
        </w:r>
      </w:hyperlink>
    </w:p>
    <w:p w14:paraId="7B4EA0BB" w14:textId="1736AE55" w:rsidR="002844A0" w:rsidRDefault="00EE3076" w:rsidP="00447464">
      <w:pPr>
        <w:rPr>
          <w:rtl/>
        </w:rPr>
      </w:pPr>
      <w:hyperlink r:id="rId56" w:history="1">
        <w:r w:rsidR="002844A0" w:rsidRPr="00792413">
          <w:rPr>
            <w:rStyle w:val="Hyperlink"/>
          </w:rPr>
          <w:t>http://www.behindthename.com/name/nadez18da/top</w:t>
        </w:r>
      </w:hyperlink>
    </w:p>
    <w:p w14:paraId="1C5C66C4" w14:textId="4BF114AB" w:rsidR="002844A0" w:rsidRDefault="00EE3076" w:rsidP="00447464">
      <w:pPr>
        <w:rPr>
          <w:rFonts w:cs="Times New Roman"/>
          <w:rtl/>
        </w:rPr>
      </w:pPr>
      <w:hyperlink r:id="rId57" w:history="1">
        <w:r w:rsidR="002844A0" w:rsidRPr="00792413">
          <w:rPr>
            <w:rStyle w:val="Hyperlink"/>
          </w:rPr>
          <w:t>https://www.reddit.com/r/namenerds/comments/42eeca/nadjeska_nadjzeda_nadezhda_nadjezda_the_most</w:t>
        </w:r>
        <w:r w:rsidR="002844A0" w:rsidRPr="00792413">
          <w:rPr>
            <w:rStyle w:val="Hyperlink"/>
            <w:rFonts w:cs="Times New Roman"/>
            <w:rtl/>
          </w:rPr>
          <w:t>/</w:t>
        </w:r>
      </w:hyperlink>
    </w:p>
    <w:p w14:paraId="3517D9D9" w14:textId="2137B3E3" w:rsidR="002844A0" w:rsidRDefault="00F636D2" w:rsidP="00447464">
      <w:pPr>
        <w:rPr>
          <w:rtl/>
        </w:rPr>
      </w:pPr>
      <w:r w:rsidRPr="00F636D2">
        <w:t>https://en.wikipedia.org/wiki/Nadezhda_(given_name)</w:t>
      </w:r>
    </w:p>
    <w:p w14:paraId="348EA796" w14:textId="7C749E40" w:rsidR="002844A0" w:rsidRDefault="002844A0" w:rsidP="00447464">
      <w:pPr>
        <w:rPr>
          <w:rtl/>
        </w:rPr>
      </w:pPr>
      <w:r>
        <w:rPr>
          <w:rFonts w:hint="cs"/>
          <w:rtl/>
        </w:rPr>
        <w:t>]</w:t>
      </w:r>
    </w:p>
    <w:p w14:paraId="65A990FB" w14:textId="300425D9" w:rsidR="003D78D0" w:rsidRDefault="00447464" w:rsidP="00447464">
      <w:pPr>
        <w:rPr>
          <w:rtl/>
        </w:rPr>
      </w:pPr>
      <w:r>
        <w:rPr>
          <w:rFonts w:hint="cs"/>
          <w:rtl/>
        </w:rPr>
        <w:t>"</w:t>
      </w:r>
      <w:r w:rsidR="003D78D0">
        <w:rPr>
          <w:rFonts w:hint="cs"/>
          <w:rtl/>
        </w:rPr>
        <w:t xml:space="preserve">מי זאת </w:t>
      </w:r>
      <w:r>
        <w:rPr>
          <w:rFonts w:hint="cs"/>
          <w:rtl/>
        </w:rPr>
        <w:t>נָ</w:t>
      </w:r>
      <w:r w:rsidR="00C44CC5">
        <w:rPr>
          <w:rFonts w:hint="cs"/>
          <w:rtl/>
        </w:rPr>
        <w:t>דֶזְ</w:t>
      </w:r>
      <w:r>
        <w:rPr>
          <w:rFonts w:hint="cs"/>
          <w:rtl/>
        </w:rPr>
        <w:t>'... הזאת</w:t>
      </w:r>
      <w:r w:rsidR="00314B2E">
        <w:rPr>
          <w:rFonts w:hint="cs"/>
          <w:rtl/>
        </w:rPr>
        <w:t>?</w:t>
      </w:r>
      <w:r>
        <w:rPr>
          <w:rFonts w:hint="cs"/>
          <w:rtl/>
        </w:rPr>
        <w:t>" [ניקוד של נדז'דה לא בדוק]</w:t>
      </w:r>
    </w:p>
    <w:p w14:paraId="1E13B76C" w14:textId="25B90EEE" w:rsidR="009D3DF5" w:rsidRDefault="00447464" w:rsidP="009F4BD5">
      <w:pPr>
        <w:rPr>
          <w:rtl/>
        </w:rPr>
      </w:pPr>
      <w:r>
        <w:rPr>
          <w:rFonts w:hint="cs"/>
          <w:rtl/>
        </w:rPr>
        <w:t>"</w:t>
      </w:r>
      <w:r w:rsidR="00FE5EC8" w:rsidRPr="00FE5EC8">
        <w:rPr>
          <w:rtl/>
        </w:rPr>
        <w:t xml:space="preserve"> </w:t>
      </w:r>
      <w:r w:rsidR="00FE5EC8" w:rsidRPr="00FE5EC8">
        <w:rPr>
          <w:rFonts w:cs="Times New Roman"/>
          <w:rtl/>
        </w:rPr>
        <w:t>נדז'דה</w:t>
      </w:r>
      <w:r w:rsidR="00FE5EC8" w:rsidRPr="00FE5EC8">
        <w:rPr>
          <w:rFonts w:cs="Times New Roman" w:hint="cs"/>
          <w:rtl/>
        </w:rPr>
        <w:t xml:space="preserve"> </w:t>
      </w:r>
      <w:r w:rsidR="006E46D9">
        <w:rPr>
          <w:rFonts w:hint="cs"/>
          <w:rtl/>
        </w:rPr>
        <w:t>סמיונובנה</w:t>
      </w:r>
      <w:r>
        <w:rPr>
          <w:rFonts w:hint="cs"/>
          <w:rtl/>
        </w:rPr>
        <w:t>, אתה מכיר אותה</w:t>
      </w:r>
      <w:r w:rsidR="00765B57">
        <w:rPr>
          <w:rFonts w:hint="cs"/>
          <w:rtl/>
        </w:rPr>
        <w:t>, נו</w:t>
      </w:r>
      <w:r>
        <w:rPr>
          <w:rFonts w:hint="cs"/>
          <w:rtl/>
        </w:rPr>
        <w:t xml:space="preserve">. </w:t>
      </w:r>
      <w:r w:rsidR="009D3DF5">
        <w:rPr>
          <w:rFonts w:hint="cs"/>
          <w:rtl/>
        </w:rPr>
        <w:t>אבא שלי עומד להתחתן איתה</w:t>
      </w:r>
      <w:r w:rsidR="00314B2E">
        <w:rPr>
          <w:rFonts w:hint="cs"/>
          <w:rtl/>
        </w:rPr>
        <w:t>.</w:t>
      </w:r>
      <w:r w:rsidR="009D3DF5">
        <w:rPr>
          <w:rFonts w:hint="cs"/>
          <w:rtl/>
        </w:rPr>
        <w:t xml:space="preserve"> </w:t>
      </w:r>
      <w:r w:rsidR="006A6DDC">
        <w:rPr>
          <w:rFonts w:hint="cs"/>
          <w:rtl/>
        </w:rPr>
        <w:t>[</w:t>
      </w:r>
      <w:r w:rsidR="009D3DF5">
        <w:rPr>
          <w:rFonts w:hint="cs"/>
          <w:rtl/>
        </w:rPr>
        <w:t xml:space="preserve">לא </w:t>
      </w:r>
      <w:r w:rsidR="00F06A3F">
        <w:rPr>
          <w:rFonts w:hint="cs"/>
          <w:rtl/>
        </w:rPr>
        <w:t>עכשיו</w:t>
      </w:r>
      <w:r w:rsidR="009D3DF5">
        <w:rPr>
          <w:rFonts w:hint="cs"/>
          <w:rtl/>
        </w:rPr>
        <w:t xml:space="preserve"> </w:t>
      </w:r>
      <w:r w:rsidR="009D3DF5">
        <w:rPr>
          <w:rtl/>
        </w:rPr>
        <w:t>–</w:t>
      </w:r>
      <w:r w:rsidR="009D3DF5">
        <w:rPr>
          <w:rFonts w:hint="cs"/>
          <w:rtl/>
        </w:rPr>
        <w:t xml:space="preserve"> בחורף, כשהטיסות יהיו זולות. כי אסור להם להתחתן פה, היא לא יהודיה מספיק.</w:t>
      </w:r>
      <w:r w:rsidR="0070533A">
        <w:rPr>
          <w:rFonts w:hint="cs"/>
          <w:rtl/>
        </w:rPr>
        <w:t>"</w:t>
      </w:r>
      <w:r>
        <w:rPr>
          <w:rFonts w:hint="cs"/>
          <w:rtl/>
        </w:rPr>
        <w:t xml:space="preserve"> </w:t>
      </w:r>
      <w:r w:rsidR="0070533A">
        <w:rPr>
          <w:rFonts w:hint="cs"/>
          <w:rtl/>
        </w:rPr>
        <w:t>הוא הוסיף אחר הרהור, "</w:t>
      </w:r>
      <w:r>
        <w:rPr>
          <w:rFonts w:hint="cs"/>
          <w:rtl/>
        </w:rPr>
        <w:t>אולי גם אנחנו לא</w:t>
      </w:r>
      <w:r w:rsidR="0070533A">
        <w:rPr>
          <w:rFonts w:hint="cs"/>
          <w:rtl/>
        </w:rPr>
        <w:t>.</w:t>
      </w:r>
      <w:r w:rsidR="006A6DDC">
        <w:rPr>
          <w:rFonts w:hint="cs"/>
          <w:rtl/>
        </w:rPr>
        <w:t>]</w:t>
      </w:r>
      <w:r>
        <w:rPr>
          <w:rFonts w:hint="cs"/>
          <w:rtl/>
        </w:rPr>
        <w:t>"</w:t>
      </w:r>
    </w:p>
    <w:p w14:paraId="5687312D" w14:textId="512F3FC9" w:rsidR="009D3DF5" w:rsidRDefault="00447464" w:rsidP="00765B57">
      <w:pPr>
        <w:rPr>
          <w:rtl/>
        </w:rPr>
      </w:pPr>
      <w:r>
        <w:rPr>
          <w:rFonts w:hint="cs"/>
          <w:rtl/>
        </w:rPr>
        <w:t>"</w:t>
      </w:r>
      <w:r w:rsidR="009D3DF5">
        <w:rPr>
          <w:rFonts w:hint="cs"/>
          <w:rtl/>
        </w:rPr>
        <w:t xml:space="preserve">אז תהיה לך </w:t>
      </w:r>
      <w:r w:rsidR="001C5A04">
        <w:rPr>
          <w:rFonts w:hint="cs"/>
          <w:rtl/>
        </w:rPr>
        <w:t>אימא</w:t>
      </w:r>
      <w:r w:rsidR="009D3DF5">
        <w:rPr>
          <w:rFonts w:hint="cs"/>
          <w:rtl/>
        </w:rPr>
        <w:t xml:space="preserve"> חדשה?" אלכס לא</w:t>
      </w:r>
      <w:r w:rsidR="00765B57">
        <w:rPr>
          <w:rFonts w:hint="cs"/>
          <w:rtl/>
        </w:rPr>
        <w:t xml:space="preserve"> שיער עד אותו רגע כמה הצ</w:t>
      </w:r>
      <w:r w:rsidR="00434E9C">
        <w:rPr>
          <w:rFonts w:hint="cs"/>
          <w:rtl/>
        </w:rPr>
        <w:t>טע</w:t>
      </w:r>
      <w:r w:rsidR="00765B57">
        <w:rPr>
          <w:rFonts w:hint="cs"/>
          <w:rtl/>
        </w:rPr>
        <w:t xml:space="preserve">ר על יתמותו של </w:t>
      </w:r>
      <w:r w:rsidR="009D3DF5">
        <w:rPr>
          <w:rFonts w:hint="cs"/>
          <w:rtl/>
        </w:rPr>
        <w:t>ארקדי.</w:t>
      </w:r>
    </w:p>
    <w:p w14:paraId="687BEDA3" w14:textId="0116A232" w:rsidR="009D3DF5" w:rsidRDefault="009D3DF5" w:rsidP="00447464">
      <w:pPr>
        <w:rPr>
          <w:rtl/>
        </w:rPr>
      </w:pPr>
      <w:r>
        <w:rPr>
          <w:rFonts w:hint="cs"/>
          <w:rtl/>
        </w:rPr>
        <w:t xml:space="preserve">"לא, היא לא תהיה </w:t>
      </w:r>
      <w:r w:rsidR="001C5A04">
        <w:rPr>
          <w:rFonts w:hint="cs"/>
          <w:rtl/>
        </w:rPr>
        <w:t>אימא</w:t>
      </w:r>
      <w:r>
        <w:rPr>
          <w:rFonts w:hint="cs"/>
          <w:rtl/>
        </w:rPr>
        <w:t xml:space="preserve">, היא רק </w:t>
      </w:r>
      <w:r w:rsidR="00FE5EC8" w:rsidRPr="00FE5EC8">
        <w:rPr>
          <w:rFonts w:cs="Times New Roman"/>
          <w:rtl/>
        </w:rPr>
        <w:t>נדז'דה</w:t>
      </w:r>
      <w:r w:rsidR="00FE5EC8" w:rsidRPr="00FE5EC8">
        <w:rPr>
          <w:rFonts w:cs="Times New Roman" w:hint="cs"/>
          <w:rtl/>
        </w:rPr>
        <w:t xml:space="preserve"> </w:t>
      </w:r>
      <w:r w:rsidR="006E46D9">
        <w:rPr>
          <w:rFonts w:hint="cs"/>
          <w:rtl/>
        </w:rPr>
        <w:t>סמיונובנה</w:t>
      </w:r>
      <w:r>
        <w:rPr>
          <w:rFonts w:hint="cs"/>
          <w:rtl/>
        </w:rPr>
        <w:t>."</w:t>
      </w:r>
    </w:p>
    <w:p w14:paraId="1AF3D26B" w14:textId="5868D077" w:rsidR="009D3DF5" w:rsidRDefault="009D3DF5" w:rsidP="009F4BD5">
      <w:pPr>
        <w:rPr>
          <w:rtl/>
        </w:rPr>
      </w:pPr>
      <w:r>
        <w:rPr>
          <w:rFonts w:hint="cs"/>
          <w:rtl/>
        </w:rPr>
        <w:t>"</w:t>
      </w:r>
      <w:r w:rsidR="00447464">
        <w:rPr>
          <w:rFonts w:hint="cs"/>
          <w:rtl/>
        </w:rPr>
        <w:t>אבל היא</w:t>
      </w:r>
      <w:r w:rsidR="00FE5EC8">
        <w:rPr>
          <w:rFonts w:hint="cs"/>
          <w:rtl/>
        </w:rPr>
        <w:t>...</w:t>
      </w:r>
      <w:r w:rsidR="009564E3">
        <w:rPr>
          <w:rFonts w:hint="cs"/>
          <w:rtl/>
        </w:rPr>
        <w:t xml:space="preserve"> </w:t>
      </w:r>
      <w:r>
        <w:rPr>
          <w:rFonts w:hint="cs"/>
          <w:rtl/>
        </w:rPr>
        <w:t>אבא שלך אוהב אותה?"</w:t>
      </w:r>
    </w:p>
    <w:p w14:paraId="0E3BCAD4" w14:textId="76156F01" w:rsidR="005924AB" w:rsidRDefault="009D3DF5" w:rsidP="008828C2">
      <w:pPr>
        <w:rPr>
          <w:rtl/>
        </w:rPr>
      </w:pPr>
      <w:r>
        <w:rPr>
          <w:rFonts w:hint="cs"/>
          <w:rtl/>
        </w:rPr>
        <w:t xml:space="preserve">"היא מכינה עוגות עם... עם </w:t>
      </w:r>
      <w:r w:rsidRPr="009D3DF5">
        <w:t>ревень</w:t>
      </w:r>
      <w:r>
        <w:rPr>
          <w:rFonts w:hint="cs"/>
          <w:rtl/>
        </w:rPr>
        <w:t xml:space="preserve">, ואבא שלי אומר שהן יוצאות מן הכלל. אתה </w:t>
      </w:r>
      <w:r w:rsidR="008828C2">
        <w:rPr>
          <w:rFonts w:hint="cs"/>
          <w:rtl/>
        </w:rPr>
        <w:t>זוכר, העוגה החמצמצת עם הקוביות האדומות האלה...</w:t>
      </w:r>
      <w:r w:rsidR="005924AB">
        <w:rPr>
          <w:rFonts w:hint="cs"/>
          <w:rtl/>
        </w:rPr>
        <w:t>"</w:t>
      </w:r>
    </w:p>
    <w:p w14:paraId="55D1E1D9" w14:textId="7DF393C1" w:rsidR="005924AB" w:rsidRDefault="005924AB" w:rsidP="00434E9C">
      <w:pPr>
        <w:rPr>
          <w:rtl/>
        </w:rPr>
      </w:pPr>
      <w:r>
        <w:rPr>
          <w:rFonts w:hint="cs"/>
          <w:rtl/>
        </w:rPr>
        <w:t xml:space="preserve">"כן, </w:t>
      </w:r>
      <w:r w:rsidR="008828C2">
        <w:rPr>
          <w:rFonts w:hint="cs"/>
          <w:rtl/>
        </w:rPr>
        <w:t xml:space="preserve">עוגה עם רובארב, </w:t>
      </w:r>
      <w:r>
        <w:rPr>
          <w:rFonts w:hint="cs"/>
          <w:rtl/>
        </w:rPr>
        <w:t xml:space="preserve">שדודה </w:t>
      </w:r>
      <w:r w:rsidR="008828C2">
        <w:rPr>
          <w:rFonts w:hint="cs"/>
          <w:rtl/>
        </w:rPr>
        <w:t xml:space="preserve">נדיה שלך </w:t>
      </w:r>
      <w:r>
        <w:rPr>
          <w:rFonts w:hint="cs"/>
          <w:rtl/>
        </w:rPr>
        <w:t>הכינה.</w:t>
      </w:r>
      <w:r w:rsidR="008828C2">
        <w:rPr>
          <w:rFonts w:hint="cs"/>
          <w:rtl/>
        </w:rPr>
        <w:t xml:space="preserve"> היי, לאן את רצה?" הוא קרא </w:t>
      </w:r>
      <w:r w:rsidR="00034CE3">
        <w:rPr>
          <w:rFonts w:hint="cs"/>
          <w:rtl/>
        </w:rPr>
        <w:t>ל</w:t>
      </w:r>
      <w:r w:rsidR="0070533A">
        <w:rPr>
          <w:rFonts w:hint="cs"/>
          <w:rtl/>
        </w:rPr>
        <w:t>בת-גל,</w:t>
      </w:r>
      <w:r w:rsidR="008828C2">
        <w:rPr>
          <w:rFonts w:hint="cs"/>
          <w:rtl/>
        </w:rPr>
        <w:t xml:space="preserve"> בת</w:t>
      </w:r>
      <w:r w:rsidR="00FE5EC8">
        <w:rPr>
          <w:rFonts w:hint="cs"/>
          <w:rtl/>
        </w:rPr>
        <w:t xml:space="preserve"> </w:t>
      </w:r>
      <w:r w:rsidR="008828C2">
        <w:rPr>
          <w:rFonts w:hint="cs"/>
          <w:rtl/>
        </w:rPr>
        <w:t>דוד</w:t>
      </w:r>
      <w:r w:rsidR="0070533A">
        <w:rPr>
          <w:rFonts w:hint="cs"/>
          <w:rtl/>
        </w:rPr>
        <w:t>תו</w:t>
      </w:r>
      <w:r w:rsidR="008828C2">
        <w:rPr>
          <w:rFonts w:hint="cs"/>
          <w:rtl/>
        </w:rPr>
        <w:t xml:space="preserve"> </w:t>
      </w:r>
      <w:r w:rsidR="0089431B">
        <w:rPr>
          <w:rFonts w:hint="cs"/>
          <w:rtl/>
        </w:rPr>
        <w:t xml:space="preserve">בת הארבע </w:t>
      </w:r>
      <w:r w:rsidR="008828C2">
        <w:rPr>
          <w:rFonts w:hint="cs"/>
          <w:rtl/>
        </w:rPr>
        <w:t>שהיה מופקד על שמירתה. היא רדפה אחר זוג יונים שדידו</w:t>
      </w:r>
      <w:r w:rsidR="00034CE3">
        <w:rPr>
          <w:rFonts w:hint="cs"/>
          <w:rtl/>
        </w:rPr>
        <w:t>ּ</w:t>
      </w:r>
      <w:r w:rsidR="008828C2">
        <w:rPr>
          <w:rFonts w:hint="cs"/>
          <w:rtl/>
        </w:rPr>
        <w:t>, מעולפות מחום</w:t>
      </w:r>
      <w:r w:rsidR="00F05D24">
        <w:rPr>
          <w:rFonts w:hint="cs"/>
          <w:rtl/>
        </w:rPr>
        <w:t>,</w:t>
      </w:r>
      <w:r w:rsidR="008828C2">
        <w:rPr>
          <w:rFonts w:hint="cs"/>
          <w:rtl/>
        </w:rPr>
        <w:t xml:space="preserve"> על משעול צר ומוצל בגינה האחורית של הבניין. </w:t>
      </w:r>
      <w:r w:rsidR="002E506A">
        <w:rPr>
          <w:rFonts w:hint="cs"/>
          <w:rtl/>
        </w:rPr>
        <w:t xml:space="preserve">לאחר שהחזיר אותה אל </w:t>
      </w:r>
      <w:r w:rsidR="00F05D24" w:rsidRPr="00F05D24">
        <w:rPr>
          <w:rFonts w:cs="Times New Roman"/>
          <w:rtl/>
        </w:rPr>
        <w:t>הקוביות הצבעוניות</w:t>
      </w:r>
      <w:r w:rsidR="002E506A">
        <w:rPr>
          <w:rFonts w:hint="cs"/>
          <w:rtl/>
        </w:rPr>
        <w:t xml:space="preserve"> שפ</w:t>
      </w:r>
      <w:r w:rsidR="00E55B67">
        <w:rPr>
          <w:rFonts w:hint="cs"/>
          <w:rtl/>
        </w:rPr>
        <w:t>יזר</w:t>
      </w:r>
      <w:r w:rsidR="002E506A">
        <w:rPr>
          <w:rFonts w:hint="cs"/>
          <w:rtl/>
        </w:rPr>
        <w:t xml:space="preserve"> עבורה בחלק</w:t>
      </w:r>
      <w:r w:rsidR="00034CE3">
        <w:rPr>
          <w:rFonts w:hint="cs"/>
          <w:rtl/>
        </w:rPr>
        <w:t>ה</w:t>
      </w:r>
      <w:r w:rsidR="002E506A">
        <w:rPr>
          <w:rFonts w:hint="cs"/>
          <w:rtl/>
        </w:rPr>
        <w:t xml:space="preserve"> </w:t>
      </w:r>
      <w:r w:rsidR="00034CE3">
        <w:rPr>
          <w:rFonts w:hint="cs"/>
          <w:rtl/>
        </w:rPr>
        <w:t>ה</w:t>
      </w:r>
      <w:r w:rsidR="002E506A">
        <w:rPr>
          <w:rFonts w:hint="cs"/>
          <w:rtl/>
        </w:rPr>
        <w:t>מרוצף של ה</w:t>
      </w:r>
      <w:r w:rsidR="00C2179C">
        <w:rPr>
          <w:rFonts w:hint="cs"/>
          <w:rtl/>
        </w:rPr>
        <w:t xml:space="preserve">חצר, </w:t>
      </w:r>
      <w:r w:rsidR="00434E9C">
        <w:rPr>
          <w:rFonts w:hint="cs"/>
          <w:rtl/>
        </w:rPr>
        <w:t xml:space="preserve">קרוב אליו, </w:t>
      </w:r>
      <w:r w:rsidR="00C2179C">
        <w:rPr>
          <w:rFonts w:hint="cs"/>
          <w:rtl/>
        </w:rPr>
        <w:t xml:space="preserve">הוא שב </w:t>
      </w:r>
      <w:r w:rsidR="00434E9C">
        <w:rPr>
          <w:rFonts w:hint="cs"/>
          <w:rtl/>
        </w:rPr>
        <w:t xml:space="preserve">ונפנה </w:t>
      </w:r>
      <w:r w:rsidR="00C2179C">
        <w:rPr>
          <w:rFonts w:hint="cs"/>
          <w:rtl/>
        </w:rPr>
        <w:t xml:space="preserve">אל </w:t>
      </w:r>
      <w:r w:rsidR="00434E9C">
        <w:rPr>
          <w:rFonts w:hint="cs"/>
          <w:rtl/>
        </w:rPr>
        <w:t>ארקדי</w:t>
      </w:r>
      <w:r w:rsidR="00C2179C">
        <w:rPr>
          <w:rFonts w:hint="cs"/>
          <w:rtl/>
        </w:rPr>
        <w:t xml:space="preserve">. </w:t>
      </w:r>
      <w:r w:rsidR="008828C2">
        <w:rPr>
          <w:rFonts w:hint="cs"/>
          <w:rtl/>
        </w:rPr>
        <w:t>"</w:t>
      </w:r>
      <w:r w:rsidR="00C2179C">
        <w:rPr>
          <w:rFonts w:hint="cs"/>
          <w:rtl/>
        </w:rPr>
        <w:t xml:space="preserve">אז </w:t>
      </w:r>
      <w:r>
        <w:rPr>
          <w:rFonts w:hint="cs"/>
          <w:rtl/>
        </w:rPr>
        <w:t xml:space="preserve">דודה </w:t>
      </w:r>
      <w:r w:rsidR="008828C2">
        <w:rPr>
          <w:rFonts w:hint="cs"/>
          <w:rtl/>
        </w:rPr>
        <w:t>נדיה</w:t>
      </w:r>
      <w:r>
        <w:rPr>
          <w:rFonts w:hint="cs"/>
          <w:rtl/>
        </w:rPr>
        <w:t xml:space="preserve"> היא </w:t>
      </w:r>
      <w:r w:rsidR="008828C2">
        <w:rPr>
          <w:rFonts w:hint="cs"/>
          <w:rtl/>
        </w:rPr>
        <w:t>נָ</w:t>
      </w:r>
      <w:r w:rsidR="00C44CC5">
        <w:rPr>
          <w:rFonts w:hint="cs"/>
          <w:rtl/>
        </w:rPr>
        <w:t>דֶזְ</w:t>
      </w:r>
      <w:r w:rsidR="008828C2">
        <w:rPr>
          <w:rFonts w:hint="cs"/>
          <w:rtl/>
        </w:rPr>
        <w:t>'...</w:t>
      </w:r>
      <w:r>
        <w:rPr>
          <w:rFonts w:hint="cs"/>
          <w:rtl/>
        </w:rPr>
        <w:t>?"</w:t>
      </w:r>
    </w:p>
    <w:p w14:paraId="60CDD201" w14:textId="061B86CF" w:rsidR="00434E9C" w:rsidRDefault="008828C2" w:rsidP="008828C2">
      <w:pPr>
        <w:rPr>
          <w:rtl/>
        </w:rPr>
      </w:pPr>
      <w:r>
        <w:rPr>
          <w:rFonts w:hint="cs"/>
          <w:rtl/>
        </w:rPr>
        <w:t>ארקדי</w:t>
      </w:r>
      <w:r w:rsidR="00D253D6">
        <w:rPr>
          <w:rFonts w:hint="cs"/>
          <w:rtl/>
        </w:rPr>
        <w:t xml:space="preserve"> חזר על</w:t>
      </w:r>
      <w:r>
        <w:rPr>
          <w:rFonts w:hint="cs"/>
          <w:rtl/>
        </w:rPr>
        <w:t xml:space="preserve"> שמה המלא עד שאלכס הצליח ל</w:t>
      </w:r>
      <w:r w:rsidR="00D253D6">
        <w:rPr>
          <w:rFonts w:hint="cs"/>
          <w:rtl/>
        </w:rPr>
        <w:t>בטא אותו</w:t>
      </w:r>
      <w:r>
        <w:rPr>
          <w:rFonts w:hint="cs"/>
          <w:rtl/>
        </w:rPr>
        <w:t xml:space="preserve">. </w:t>
      </w:r>
      <w:bookmarkStart w:id="88" w:name="_Hlk502679581"/>
    </w:p>
    <w:p w14:paraId="76124955" w14:textId="6DC2AF59" w:rsidR="00C46029" w:rsidRPr="00094A9E" w:rsidRDefault="00C46029" w:rsidP="008828C2">
      <w:pPr>
        <w:rPr>
          <w:rtl/>
        </w:rPr>
      </w:pPr>
      <w:r w:rsidRPr="00094A9E">
        <w:rPr>
          <w:rtl/>
        </w:rPr>
        <w:t xml:space="preserve">"אני מצטער, </w:t>
      </w:r>
      <w:r w:rsidR="00C924ED" w:rsidRPr="00094A9E">
        <w:rPr>
          <w:rFonts w:hint="eastAsia"/>
          <w:rtl/>
        </w:rPr>
        <w:t>אף</w:t>
      </w:r>
      <w:r w:rsidR="00C924ED" w:rsidRPr="00094A9E">
        <w:rPr>
          <w:rtl/>
        </w:rPr>
        <w:t xml:space="preserve"> </w:t>
      </w:r>
      <w:r w:rsidR="00C924ED" w:rsidRPr="00094A9E">
        <w:rPr>
          <w:rFonts w:hint="eastAsia"/>
          <w:rtl/>
        </w:rPr>
        <w:t>פעם</w:t>
      </w:r>
      <w:r w:rsidRPr="00094A9E">
        <w:rPr>
          <w:rtl/>
        </w:rPr>
        <w:t xml:space="preserve"> לא שמעתי שם כזה."</w:t>
      </w:r>
    </w:p>
    <w:p w14:paraId="5FDCC11B" w14:textId="6BF137FF" w:rsidR="00C46029" w:rsidRPr="00094A9E" w:rsidRDefault="00C46029" w:rsidP="008828C2">
      <w:pPr>
        <w:rPr>
          <w:rtl/>
        </w:rPr>
      </w:pPr>
      <w:r w:rsidRPr="00094A9E">
        <w:rPr>
          <w:rtl/>
        </w:rPr>
        <w:t xml:space="preserve">"זה </w:t>
      </w:r>
      <w:r w:rsidRPr="00094A9E">
        <w:rPr>
          <w:rFonts w:hint="eastAsia"/>
          <w:rtl/>
        </w:rPr>
        <w:t>שם</w:t>
      </w:r>
      <w:r w:rsidRPr="00094A9E">
        <w:rPr>
          <w:rtl/>
        </w:rPr>
        <w:t xml:space="preserve"> </w:t>
      </w:r>
      <w:r w:rsidRPr="00094A9E">
        <w:rPr>
          <w:rFonts w:hint="eastAsia"/>
          <w:rtl/>
        </w:rPr>
        <w:t>פופולרי</w:t>
      </w:r>
      <w:r w:rsidR="00C90C6C">
        <w:rPr>
          <w:rtl/>
        </w:rPr>
        <w:t xml:space="preserve"> מאוד </w:t>
      </w:r>
      <w:r w:rsidRPr="00094A9E">
        <w:rPr>
          <w:rFonts w:hint="eastAsia"/>
          <w:rtl/>
        </w:rPr>
        <w:t>ברוסיה</w:t>
      </w:r>
      <w:r w:rsidRPr="00094A9E">
        <w:rPr>
          <w:rtl/>
        </w:rPr>
        <w:t>,</w:t>
      </w:r>
      <w:r w:rsidR="00F05D24">
        <w:rPr>
          <w:rFonts w:hint="cs"/>
          <w:rtl/>
        </w:rPr>
        <w:t xml:space="preserve"> </w:t>
      </w:r>
      <w:r w:rsidRPr="00094A9E">
        <w:rPr>
          <w:rtl/>
        </w:rPr>
        <w:t>א</w:t>
      </w:r>
      <w:r w:rsidR="00E55B67">
        <w:rPr>
          <w:rFonts w:hint="cs"/>
          <w:rtl/>
        </w:rPr>
        <w:t>בל</w:t>
      </w:r>
      <w:r w:rsidRPr="00094A9E">
        <w:rPr>
          <w:rtl/>
        </w:rPr>
        <w:t xml:space="preserve">... </w:t>
      </w:r>
      <w:r w:rsidRPr="00094A9E">
        <w:rPr>
          <w:rFonts w:hint="eastAsia"/>
          <w:rtl/>
        </w:rPr>
        <w:t>לא</w:t>
      </w:r>
      <w:r w:rsidRPr="00094A9E">
        <w:rPr>
          <w:rtl/>
        </w:rPr>
        <w:t xml:space="preserve"> </w:t>
      </w:r>
      <w:r w:rsidRPr="00094A9E">
        <w:rPr>
          <w:rFonts w:hint="eastAsia"/>
          <w:rtl/>
        </w:rPr>
        <w:t>אצל</w:t>
      </w:r>
      <w:r w:rsidRPr="00094A9E">
        <w:rPr>
          <w:rtl/>
        </w:rPr>
        <w:t xml:space="preserve"> </w:t>
      </w:r>
      <w:r w:rsidRPr="00094A9E">
        <w:rPr>
          <w:rFonts w:hint="eastAsia"/>
          <w:rtl/>
        </w:rPr>
        <w:t>יהודים</w:t>
      </w:r>
      <w:r w:rsidRPr="00094A9E">
        <w:rPr>
          <w:rtl/>
        </w:rPr>
        <w:t xml:space="preserve">." </w:t>
      </w:r>
      <w:r w:rsidR="00F05D24" w:rsidRPr="00F05D24">
        <w:rPr>
          <w:rFonts w:cs="Times New Roman"/>
          <w:rtl/>
        </w:rPr>
        <w:t>ארקדי המתין בדריכות לראות איך יגיב אלכס להודאתו</w:t>
      </w:r>
      <w:r w:rsidRPr="00094A9E">
        <w:rPr>
          <w:rtl/>
        </w:rPr>
        <w:t>.</w:t>
      </w:r>
    </w:p>
    <w:p w14:paraId="7A724444" w14:textId="02570206" w:rsidR="00C46029" w:rsidRPr="00094A9E" w:rsidRDefault="00C46029" w:rsidP="008828C2">
      <w:pPr>
        <w:rPr>
          <w:rtl/>
        </w:rPr>
      </w:pPr>
      <w:r w:rsidRPr="00094A9E">
        <w:rPr>
          <w:rFonts w:hint="eastAsia"/>
          <w:rtl/>
        </w:rPr>
        <w:lastRenderedPageBreak/>
        <w:t>נראה</w:t>
      </w:r>
      <w:r w:rsidRPr="00094A9E">
        <w:rPr>
          <w:rtl/>
        </w:rPr>
        <w:t xml:space="preserve"> </w:t>
      </w:r>
      <w:r w:rsidRPr="00094A9E">
        <w:rPr>
          <w:rFonts w:hint="eastAsia"/>
          <w:rtl/>
        </w:rPr>
        <w:t>היה</w:t>
      </w:r>
      <w:r w:rsidRPr="00094A9E">
        <w:rPr>
          <w:rtl/>
        </w:rPr>
        <w:t xml:space="preserve"> </w:t>
      </w:r>
      <w:r w:rsidRPr="00094A9E">
        <w:rPr>
          <w:rFonts w:hint="eastAsia"/>
          <w:rtl/>
        </w:rPr>
        <w:t>שאלכס</w:t>
      </w:r>
      <w:r w:rsidRPr="00094A9E">
        <w:rPr>
          <w:rtl/>
        </w:rPr>
        <w:t xml:space="preserve"> </w:t>
      </w:r>
      <w:r w:rsidRPr="00094A9E">
        <w:rPr>
          <w:rFonts w:hint="eastAsia"/>
          <w:rtl/>
        </w:rPr>
        <w:t>כלל</w:t>
      </w:r>
      <w:r w:rsidRPr="00094A9E">
        <w:rPr>
          <w:rtl/>
        </w:rPr>
        <w:t xml:space="preserve"> </w:t>
      </w:r>
      <w:r w:rsidRPr="00094A9E">
        <w:rPr>
          <w:rFonts w:hint="eastAsia"/>
          <w:rtl/>
        </w:rPr>
        <w:t>לא</w:t>
      </w:r>
      <w:r w:rsidRPr="00094A9E">
        <w:rPr>
          <w:rtl/>
        </w:rPr>
        <w:t xml:space="preserve"> </w:t>
      </w:r>
      <w:r w:rsidRPr="00094A9E">
        <w:rPr>
          <w:rFonts w:hint="eastAsia"/>
          <w:rtl/>
        </w:rPr>
        <w:t>התרשם</w:t>
      </w:r>
      <w:r w:rsidRPr="00094A9E">
        <w:rPr>
          <w:rtl/>
        </w:rPr>
        <w:t xml:space="preserve"> </w:t>
      </w:r>
      <w:r w:rsidR="00E55B67">
        <w:rPr>
          <w:rFonts w:hint="cs"/>
          <w:rtl/>
        </w:rPr>
        <w:t>[</w:t>
      </w:r>
      <w:r w:rsidRPr="00094A9E">
        <w:rPr>
          <w:rFonts w:hint="eastAsia"/>
          <w:rtl/>
        </w:rPr>
        <w:t>מה</w:t>
      </w:r>
      <w:r w:rsidR="0070533A" w:rsidRPr="00094A9E">
        <w:rPr>
          <w:rFonts w:hint="eastAsia"/>
          <w:rtl/>
        </w:rPr>
        <w:t>משתמע</w:t>
      </w:r>
      <w:r w:rsidR="00E55B67">
        <w:rPr>
          <w:rFonts w:hint="cs"/>
          <w:rtl/>
        </w:rPr>
        <w:t xml:space="preserve"> </w:t>
      </w:r>
      <w:r w:rsidRPr="00094A9E">
        <w:t>implied</w:t>
      </w:r>
      <w:r w:rsidRPr="00094A9E">
        <w:rPr>
          <w:rtl/>
        </w:rPr>
        <w:t xml:space="preserve"> בהודאה,</w:t>
      </w:r>
      <w:r w:rsidR="00E55B67">
        <w:rPr>
          <w:rFonts w:hint="cs"/>
          <w:rtl/>
        </w:rPr>
        <w:t>]</w:t>
      </w:r>
      <w:r w:rsidRPr="00094A9E">
        <w:rPr>
          <w:rtl/>
        </w:rPr>
        <w:t xml:space="preserve"> מטוהר הגזע שהוכתם</w:t>
      </w:r>
      <w:r w:rsidR="00F05D24">
        <w:rPr>
          <w:rFonts w:hint="cs"/>
          <w:rtl/>
        </w:rPr>
        <w:t>,</w:t>
      </w:r>
      <w:r w:rsidR="00B40BDC" w:rsidRPr="00094A9E">
        <w:rPr>
          <w:rtl/>
        </w:rPr>
        <w:t xml:space="preserve"> </w:t>
      </w:r>
      <w:r w:rsidR="00C924ED" w:rsidRPr="00094A9E">
        <w:rPr>
          <w:rFonts w:hint="eastAsia"/>
          <w:rtl/>
        </w:rPr>
        <w:t>אבל</w:t>
      </w:r>
      <w:r w:rsidR="00C924ED" w:rsidRPr="00094A9E">
        <w:rPr>
          <w:rtl/>
        </w:rPr>
        <w:t xml:space="preserve"> </w:t>
      </w:r>
      <w:r w:rsidR="00C924ED" w:rsidRPr="00094A9E">
        <w:rPr>
          <w:rFonts w:hint="eastAsia"/>
          <w:rtl/>
        </w:rPr>
        <w:t>מכיוון</w:t>
      </w:r>
      <w:r w:rsidR="00C924ED" w:rsidRPr="00094A9E">
        <w:rPr>
          <w:rtl/>
        </w:rPr>
        <w:t xml:space="preserve"> </w:t>
      </w:r>
      <w:r w:rsidR="00C924ED" w:rsidRPr="00094A9E">
        <w:rPr>
          <w:rFonts w:hint="eastAsia"/>
          <w:rtl/>
        </w:rPr>
        <w:t>שארקדי</w:t>
      </w:r>
      <w:r w:rsidR="00C924ED" w:rsidRPr="00094A9E">
        <w:rPr>
          <w:rtl/>
        </w:rPr>
        <w:t xml:space="preserve"> </w:t>
      </w:r>
      <w:r w:rsidR="00E55B67">
        <w:rPr>
          <w:rFonts w:hint="cs"/>
          <w:rtl/>
        </w:rPr>
        <w:t>נ</w:t>
      </w:r>
      <w:r w:rsidR="00F05D24">
        <w:rPr>
          <w:rFonts w:hint="cs"/>
          <w:rtl/>
        </w:rPr>
        <w:t>רעש</w:t>
      </w:r>
      <w:r w:rsidR="00E55B67">
        <w:rPr>
          <w:rFonts w:hint="cs"/>
          <w:rtl/>
        </w:rPr>
        <w:t xml:space="preserve"> </w:t>
      </w:r>
      <w:r w:rsidR="00C924ED" w:rsidRPr="00094A9E">
        <w:rPr>
          <w:rFonts w:hint="eastAsia"/>
          <w:rtl/>
        </w:rPr>
        <w:t>עדיין</w:t>
      </w:r>
      <w:r w:rsidR="00E567A7">
        <w:rPr>
          <w:rtl/>
        </w:rPr>
        <w:t xml:space="preserve"> מאוד,</w:t>
      </w:r>
      <w:r w:rsidR="00C924ED" w:rsidRPr="00094A9E">
        <w:rPr>
          <w:rtl/>
        </w:rPr>
        <w:t xml:space="preserve"> </w:t>
      </w:r>
      <w:r w:rsidR="00C924ED" w:rsidRPr="00094A9E">
        <w:rPr>
          <w:rFonts w:hint="eastAsia"/>
          <w:rtl/>
        </w:rPr>
        <w:t>הוסיף</w:t>
      </w:r>
      <w:r w:rsidR="00D92FBF" w:rsidRPr="00094A9E">
        <w:rPr>
          <w:rtl/>
        </w:rPr>
        <w:t xml:space="preserve"> </w:t>
      </w:r>
      <w:r w:rsidR="00774289" w:rsidRPr="00094A9E">
        <w:rPr>
          <w:rFonts w:hint="eastAsia"/>
          <w:rtl/>
        </w:rPr>
        <w:t>כלאחר</w:t>
      </w:r>
      <w:r w:rsidR="00774289" w:rsidRPr="00094A9E">
        <w:rPr>
          <w:rtl/>
        </w:rPr>
        <w:t xml:space="preserve"> יד </w:t>
      </w:r>
      <w:r w:rsidR="00D92FBF" w:rsidRPr="00094A9E">
        <w:rPr>
          <w:rFonts w:hint="eastAsia"/>
          <w:rtl/>
        </w:rPr>
        <w:t>גילוי</w:t>
      </w:r>
      <w:r w:rsidR="00FE5EC8">
        <w:rPr>
          <w:rFonts w:hint="cs"/>
          <w:rtl/>
        </w:rPr>
        <w:t xml:space="preserve"> </w:t>
      </w:r>
      <w:r w:rsidR="00E55B67">
        <w:rPr>
          <w:rFonts w:hint="cs"/>
          <w:rtl/>
        </w:rPr>
        <w:t xml:space="preserve">לב </w:t>
      </w:r>
      <w:r w:rsidR="00D92FBF" w:rsidRPr="00094A9E">
        <w:rPr>
          <w:rtl/>
        </w:rPr>
        <w:t>משלו</w:t>
      </w:r>
      <w:r w:rsidR="00FE5EC8">
        <w:rPr>
          <w:rFonts w:hint="cs"/>
          <w:rtl/>
        </w:rPr>
        <w:t>:</w:t>
      </w:r>
      <w:r w:rsidR="00D92FBF" w:rsidRPr="00094A9E">
        <w:rPr>
          <w:rtl/>
        </w:rPr>
        <w:t xml:space="preserve"> </w:t>
      </w:r>
      <w:r w:rsidR="00D92FBF" w:rsidRPr="00094A9E">
        <w:rPr>
          <w:rFonts w:cs="Times New Roman"/>
          <w:rtl/>
        </w:rPr>
        <w:t xml:space="preserve">סבו לא </w:t>
      </w:r>
      <w:r w:rsidR="00D92FBF" w:rsidRPr="00094A9E">
        <w:rPr>
          <w:rFonts w:cs="Times New Roman" w:hint="eastAsia"/>
          <w:rtl/>
        </w:rPr>
        <w:t>היה</w:t>
      </w:r>
      <w:r w:rsidR="00D92FBF" w:rsidRPr="00094A9E">
        <w:rPr>
          <w:rFonts w:cs="Times New Roman"/>
          <w:rtl/>
        </w:rPr>
        <w:t xml:space="preserve"> יהודי.</w:t>
      </w:r>
      <w:bookmarkEnd w:id="88"/>
      <w:r w:rsidR="00BC1894" w:rsidRPr="00094A9E">
        <w:rPr>
          <w:rtl/>
        </w:rPr>
        <w:t xml:space="preserve"> [</w:t>
      </w:r>
      <w:r w:rsidR="00C924ED" w:rsidRPr="00094A9E">
        <w:rPr>
          <w:rFonts w:hint="eastAsia"/>
          <w:rtl/>
        </w:rPr>
        <w:t>אף</w:t>
      </w:r>
      <w:r w:rsidR="00C924ED" w:rsidRPr="00094A9E">
        <w:rPr>
          <w:rtl/>
        </w:rPr>
        <w:t xml:space="preserve"> </w:t>
      </w:r>
      <w:r w:rsidR="00C924ED" w:rsidRPr="00094A9E">
        <w:rPr>
          <w:rFonts w:hint="eastAsia"/>
          <w:rtl/>
        </w:rPr>
        <w:t>סבא</w:t>
      </w:r>
      <w:r w:rsidR="00C924ED" w:rsidRPr="00094A9E">
        <w:rPr>
          <w:rtl/>
        </w:rPr>
        <w:t xml:space="preserve"> </w:t>
      </w:r>
      <w:r w:rsidR="00C924ED" w:rsidRPr="00094A9E">
        <w:rPr>
          <w:rFonts w:hint="eastAsia"/>
          <w:rtl/>
        </w:rPr>
        <w:t>שלי</w:t>
      </w:r>
      <w:r w:rsidR="00C924ED" w:rsidRPr="00094A9E">
        <w:rPr>
          <w:rtl/>
        </w:rPr>
        <w:t xml:space="preserve"> </w:t>
      </w:r>
      <w:r w:rsidR="00C924ED" w:rsidRPr="00094A9E">
        <w:rPr>
          <w:rFonts w:hint="eastAsia"/>
          <w:rtl/>
        </w:rPr>
        <w:t>הוא</w:t>
      </w:r>
      <w:r w:rsidR="00C924ED" w:rsidRPr="00094A9E">
        <w:rPr>
          <w:rtl/>
        </w:rPr>
        <w:t xml:space="preserve"> </w:t>
      </w:r>
      <w:r w:rsidR="00C924ED" w:rsidRPr="00094A9E">
        <w:rPr>
          <w:rFonts w:hint="eastAsia"/>
          <w:rtl/>
        </w:rPr>
        <w:t>לא</w:t>
      </w:r>
      <w:r w:rsidR="00C924ED" w:rsidRPr="00094A9E">
        <w:rPr>
          <w:rtl/>
        </w:rPr>
        <w:t xml:space="preserve"> </w:t>
      </w:r>
      <w:r w:rsidR="00C924ED" w:rsidRPr="00094A9E">
        <w:rPr>
          <w:rFonts w:hint="eastAsia"/>
          <w:rtl/>
        </w:rPr>
        <w:t>יהודי</w:t>
      </w:r>
      <w:r w:rsidR="00C924ED" w:rsidRPr="00094A9E">
        <w:rPr>
          <w:rtl/>
        </w:rPr>
        <w:t xml:space="preserve">. </w:t>
      </w:r>
      <w:r w:rsidR="00C924ED" w:rsidRPr="00094A9E">
        <w:rPr>
          <w:rFonts w:hint="eastAsia"/>
          <w:rtl/>
        </w:rPr>
        <w:t>רק</w:t>
      </w:r>
      <w:r w:rsidR="00C924ED" w:rsidRPr="00094A9E">
        <w:rPr>
          <w:rtl/>
        </w:rPr>
        <w:t xml:space="preserve"> </w:t>
      </w:r>
      <w:r w:rsidR="00C924ED" w:rsidRPr="00094A9E">
        <w:rPr>
          <w:rFonts w:hint="eastAsia"/>
          <w:rtl/>
        </w:rPr>
        <w:t>סבתא</w:t>
      </w:r>
      <w:r w:rsidR="00C924ED" w:rsidRPr="00094A9E">
        <w:rPr>
          <w:rtl/>
        </w:rPr>
        <w:t xml:space="preserve">." </w:t>
      </w:r>
      <w:r w:rsidR="00C924ED" w:rsidRPr="00094A9E">
        <w:rPr>
          <w:rFonts w:hint="eastAsia"/>
          <w:rtl/>
        </w:rPr>
        <w:t>וגו</w:t>
      </w:r>
      <w:r w:rsidR="00C924ED" w:rsidRPr="00094A9E">
        <w:rPr>
          <w:rtl/>
        </w:rPr>
        <w:t>'</w:t>
      </w:r>
      <w:r w:rsidR="00B05BB7" w:rsidRPr="00094A9E">
        <w:rPr>
          <w:rtl/>
        </w:rPr>
        <w:t xml:space="preserve"> / "גם אצלי יש סבא לא יהודי." – זה אבא של </w:t>
      </w:r>
      <w:r w:rsidR="001C5A04">
        <w:rPr>
          <w:rtl/>
        </w:rPr>
        <w:t>אימא</w:t>
      </w:r>
      <w:r w:rsidR="00B05BB7" w:rsidRPr="00094A9E">
        <w:rPr>
          <w:rtl/>
        </w:rPr>
        <w:t>. על אבא של אבא איש מעולם לא דיבר.</w:t>
      </w:r>
      <w:r w:rsidR="00BC1894" w:rsidRPr="00094A9E">
        <w:rPr>
          <w:rtl/>
        </w:rPr>
        <w:t>]</w:t>
      </w:r>
    </w:p>
    <w:p w14:paraId="22354B79" w14:textId="0544557D" w:rsidR="00D92FBF" w:rsidRPr="00094A9E" w:rsidRDefault="00D92FBF" w:rsidP="00210003">
      <w:pPr>
        <w:rPr>
          <w:rFonts w:cs="Times New Roman"/>
          <w:rtl/>
        </w:rPr>
      </w:pPr>
      <w:r w:rsidRPr="00094A9E">
        <w:rPr>
          <w:rFonts w:cs="Times New Roman"/>
          <w:rtl/>
        </w:rPr>
        <w:t>"</w:t>
      </w:r>
      <w:r w:rsidR="00210003" w:rsidRPr="00094A9E">
        <w:rPr>
          <w:rFonts w:cs="Times New Roman"/>
          <w:rtl/>
        </w:rPr>
        <w:t xml:space="preserve">אבא של </w:t>
      </w:r>
      <w:r w:rsidR="001C5A04">
        <w:rPr>
          <w:rFonts w:cs="Times New Roman"/>
          <w:rtl/>
        </w:rPr>
        <w:t>אימא</w:t>
      </w:r>
      <w:r w:rsidR="00210003" w:rsidRPr="00094A9E">
        <w:rPr>
          <w:rFonts w:cs="Times New Roman"/>
          <w:rtl/>
        </w:rPr>
        <w:t xml:space="preserve"> או אבא של אבא?</w:t>
      </w:r>
      <w:r w:rsidRPr="00094A9E">
        <w:rPr>
          <w:rFonts w:cs="Times New Roman"/>
          <w:rtl/>
        </w:rPr>
        <w:t>"</w:t>
      </w:r>
    </w:p>
    <w:p w14:paraId="158DC0AC" w14:textId="23776D5B" w:rsidR="00D57783" w:rsidRDefault="00D92FBF" w:rsidP="00B2008E">
      <w:pPr>
        <w:rPr>
          <w:rFonts w:cs="Times New Roman"/>
          <w:rtl/>
        </w:rPr>
      </w:pPr>
      <w:r w:rsidRPr="00094A9E">
        <w:rPr>
          <w:rFonts w:cs="Times New Roman"/>
          <w:rtl/>
        </w:rPr>
        <w:t>"</w:t>
      </w:r>
      <w:r w:rsidR="00210003" w:rsidRPr="00094A9E">
        <w:rPr>
          <w:rFonts w:cs="Times New Roman"/>
          <w:rtl/>
        </w:rPr>
        <w:t xml:space="preserve">של </w:t>
      </w:r>
      <w:r w:rsidR="001C5A04">
        <w:rPr>
          <w:rFonts w:cs="Times New Roman"/>
          <w:rtl/>
        </w:rPr>
        <w:t>אימא</w:t>
      </w:r>
      <w:r w:rsidRPr="00094A9E">
        <w:rPr>
          <w:rFonts w:cs="Times New Roman"/>
          <w:rtl/>
        </w:rPr>
        <w:t xml:space="preserve">," </w:t>
      </w:r>
      <w:r w:rsidRPr="00094A9E">
        <w:rPr>
          <w:rFonts w:cs="Times New Roman" w:hint="eastAsia"/>
          <w:rtl/>
        </w:rPr>
        <w:t>אלכס</w:t>
      </w:r>
      <w:r w:rsidRPr="00094A9E">
        <w:rPr>
          <w:rFonts w:cs="Times New Roman"/>
          <w:rtl/>
        </w:rPr>
        <w:t xml:space="preserve"> </w:t>
      </w:r>
      <w:r w:rsidRPr="00094A9E">
        <w:rPr>
          <w:rFonts w:cs="Times New Roman" w:hint="eastAsia"/>
          <w:rtl/>
        </w:rPr>
        <w:t>אמר</w:t>
      </w:r>
      <w:r w:rsidRPr="00094A9E">
        <w:rPr>
          <w:rFonts w:cs="Times New Roman"/>
          <w:rtl/>
        </w:rPr>
        <w:t xml:space="preserve"> </w:t>
      </w:r>
      <w:r w:rsidRPr="00094A9E">
        <w:rPr>
          <w:rFonts w:cs="Times New Roman" w:hint="eastAsia"/>
          <w:rtl/>
        </w:rPr>
        <w:t>בהיסוס</w:t>
      </w:r>
      <w:r w:rsidR="00FE5EC8">
        <w:rPr>
          <w:rFonts w:cs="Times New Roman" w:hint="cs"/>
          <w:rtl/>
        </w:rPr>
        <w:t>,</w:t>
      </w:r>
      <w:r w:rsidRPr="00094A9E">
        <w:rPr>
          <w:rFonts w:cs="Times New Roman"/>
          <w:rtl/>
        </w:rPr>
        <w:t xml:space="preserve"> </w:t>
      </w:r>
      <w:r w:rsidRPr="00094A9E">
        <w:rPr>
          <w:rFonts w:cs="Times New Roman" w:hint="eastAsia"/>
          <w:rtl/>
        </w:rPr>
        <w:t>כי</w:t>
      </w:r>
      <w:r w:rsidRPr="00094A9E">
        <w:rPr>
          <w:rFonts w:cs="Times New Roman"/>
          <w:rtl/>
        </w:rPr>
        <w:t xml:space="preserve"> </w:t>
      </w:r>
      <w:r w:rsidRPr="00094A9E">
        <w:rPr>
          <w:rFonts w:cs="Times New Roman" w:hint="eastAsia"/>
          <w:rtl/>
        </w:rPr>
        <w:t>לא</w:t>
      </w:r>
      <w:r w:rsidRPr="00094A9E">
        <w:rPr>
          <w:rFonts w:cs="Times New Roman"/>
          <w:rtl/>
        </w:rPr>
        <w:t xml:space="preserve"> </w:t>
      </w:r>
      <w:r w:rsidRPr="00094A9E">
        <w:rPr>
          <w:rFonts w:cs="Times New Roman" w:hint="eastAsia"/>
          <w:rtl/>
        </w:rPr>
        <w:t>ידע</w:t>
      </w:r>
      <w:r w:rsidRPr="00094A9E">
        <w:rPr>
          <w:rFonts w:cs="Times New Roman"/>
          <w:rtl/>
        </w:rPr>
        <w:t xml:space="preserve"> </w:t>
      </w:r>
      <w:r w:rsidRPr="00094A9E">
        <w:rPr>
          <w:rFonts w:cs="Times New Roman" w:hint="eastAsia"/>
          <w:rtl/>
        </w:rPr>
        <w:t>דבר</w:t>
      </w:r>
      <w:r w:rsidRPr="00094A9E">
        <w:rPr>
          <w:rFonts w:cs="Times New Roman"/>
          <w:rtl/>
        </w:rPr>
        <w:t xml:space="preserve"> </w:t>
      </w:r>
      <w:r w:rsidRPr="00094A9E">
        <w:rPr>
          <w:rFonts w:cs="Times New Roman" w:hint="eastAsia"/>
          <w:rtl/>
        </w:rPr>
        <w:t>על</w:t>
      </w:r>
      <w:r w:rsidRPr="00094A9E">
        <w:rPr>
          <w:rFonts w:cs="Times New Roman"/>
          <w:rtl/>
        </w:rPr>
        <w:t xml:space="preserve"> </w:t>
      </w:r>
      <w:r w:rsidRPr="00094A9E">
        <w:rPr>
          <w:rFonts w:cs="Times New Roman" w:hint="eastAsia"/>
          <w:rtl/>
        </w:rPr>
        <w:t>סבו</w:t>
      </w:r>
      <w:r w:rsidRPr="00094A9E">
        <w:rPr>
          <w:rFonts w:cs="Times New Roman"/>
          <w:rtl/>
        </w:rPr>
        <w:t xml:space="preserve"> </w:t>
      </w:r>
      <w:r w:rsidRPr="00094A9E">
        <w:rPr>
          <w:rFonts w:cs="Times New Roman" w:hint="eastAsia"/>
          <w:rtl/>
        </w:rPr>
        <w:t>מצד</w:t>
      </w:r>
      <w:r w:rsidRPr="00094A9E">
        <w:rPr>
          <w:rFonts w:cs="Times New Roman"/>
          <w:rtl/>
        </w:rPr>
        <w:t xml:space="preserve"> </w:t>
      </w:r>
      <w:r w:rsidRPr="00094A9E">
        <w:rPr>
          <w:rFonts w:cs="Times New Roman" w:hint="eastAsia"/>
          <w:rtl/>
        </w:rPr>
        <w:t>אביו</w:t>
      </w:r>
      <w:r w:rsidR="00D57783">
        <w:rPr>
          <w:rFonts w:cs="Times New Roman" w:hint="cs"/>
          <w:rtl/>
        </w:rPr>
        <w:t>. גם שם המשפחה,</w:t>
      </w:r>
      <w:r w:rsidRPr="00094A9E">
        <w:rPr>
          <w:rFonts w:cs="Times New Roman"/>
          <w:rtl/>
        </w:rPr>
        <w:t xml:space="preserve"> </w:t>
      </w:r>
      <w:r w:rsidRPr="00094A9E">
        <w:rPr>
          <w:rFonts w:cs="Times New Roman" w:hint="eastAsia"/>
          <w:rtl/>
        </w:rPr>
        <w:t>הופמן</w:t>
      </w:r>
      <w:r w:rsidR="00D57783">
        <w:rPr>
          <w:rFonts w:cs="Times New Roman" w:hint="cs"/>
          <w:rtl/>
        </w:rPr>
        <w:t>, נ</w:t>
      </w:r>
      <w:r w:rsidR="004F0DD7">
        <w:rPr>
          <w:rFonts w:cs="Times New Roman" w:hint="cs"/>
          <w:rtl/>
        </w:rPr>
        <w:t xml:space="preserve">יטל </w:t>
      </w:r>
      <w:r w:rsidR="00D57783">
        <w:rPr>
          <w:rFonts w:cs="Times New Roman" w:hint="cs"/>
          <w:rtl/>
        </w:rPr>
        <w:t>[היה של, נלקח הובא נתקבל ניטל נלקט נבחר נברר] מ</w:t>
      </w:r>
      <w:r w:rsidR="001F17D7">
        <w:rPr>
          <w:rFonts w:cs="Times New Roman" w:hint="cs"/>
          <w:rtl/>
        </w:rPr>
        <w:t>סאשה</w:t>
      </w:r>
      <w:r w:rsidR="00D57783">
        <w:rPr>
          <w:rFonts w:cs="Times New Roman" w:hint="cs"/>
          <w:rtl/>
        </w:rPr>
        <w:t xml:space="preserve"> האמיתי</w:t>
      </w:r>
      <w:r w:rsidR="00210003" w:rsidRPr="00094A9E">
        <w:rPr>
          <w:rFonts w:cs="Times New Roman"/>
          <w:rtl/>
        </w:rPr>
        <w:t>.</w:t>
      </w:r>
    </w:p>
    <w:p w14:paraId="41E45881" w14:textId="303C54CB" w:rsidR="00CE09E5" w:rsidRDefault="00D92FBF" w:rsidP="00B2008E">
      <w:pPr>
        <w:rPr>
          <w:rFonts w:cs="Times New Roman"/>
          <w:rtl/>
        </w:rPr>
      </w:pPr>
      <w:r w:rsidRPr="00094A9E">
        <w:rPr>
          <w:rFonts w:cs="Times New Roman"/>
          <w:rtl/>
        </w:rPr>
        <w:t xml:space="preserve"> [</w:t>
      </w:r>
      <w:r w:rsidRPr="00094A9E">
        <w:rPr>
          <w:rFonts w:cs="Times New Roman"/>
        </w:rPr>
        <w:t>https://www.behindthename.com/name/julian</w:t>
      </w:r>
      <w:r w:rsidRPr="00094A9E">
        <w:rPr>
          <w:rFonts w:cs="Times New Roman"/>
          <w:rtl/>
        </w:rPr>
        <w:t>]</w:t>
      </w:r>
      <w:r w:rsidR="00210003" w:rsidRPr="00094A9E">
        <w:rPr>
          <w:rFonts w:cs="Times New Roman"/>
          <w:rtl/>
        </w:rPr>
        <w:t xml:space="preserve"> </w:t>
      </w:r>
      <w:bookmarkStart w:id="89" w:name="_Hlk505515109"/>
      <w:bookmarkStart w:id="90" w:name="_Hlk502679672"/>
    </w:p>
    <w:p w14:paraId="123F34C8" w14:textId="13CAFF19" w:rsidR="009D3DF5" w:rsidRDefault="00776A06" w:rsidP="00B2008E">
      <w:pPr>
        <w:rPr>
          <w:rtl/>
        </w:rPr>
      </w:pPr>
      <w:r w:rsidRPr="00094A9E">
        <w:rPr>
          <w:rtl/>
        </w:rPr>
        <w:t>"ה</w:t>
      </w:r>
      <w:r w:rsidR="001C5A04">
        <w:rPr>
          <w:rtl/>
        </w:rPr>
        <w:t>אימא</w:t>
      </w:r>
      <w:r w:rsidRPr="00094A9E">
        <w:rPr>
          <w:rtl/>
        </w:rPr>
        <w:t xml:space="preserve"> החורגת שלי לא יהודי</w:t>
      </w:r>
      <w:r w:rsidR="00FE5EC8">
        <w:rPr>
          <w:rFonts w:hint="cs"/>
          <w:rtl/>
        </w:rPr>
        <w:t>י</w:t>
      </w:r>
      <w:r w:rsidRPr="00094A9E">
        <w:rPr>
          <w:rtl/>
        </w:rPr>
        <w:t xml:space="preserve">ה משום צד," ארקדי </w:t>
      </w:r>
      <w:r w:rsidR="00F05D24" w:rsidRPr="00F05D24">
        <w:rPr>
          <w:rFonts w:cs="Times New Roman"/>
          <w:rtl/>
        </w:rPr>
        <w:t xml:space="preserve">הפטיר </w:t>
      </w:r>
      <w:r w:rsidRPr="00094A9E">
        <w:rPr>
          <w:rtl/>
        </w:rPr>
        <w:t xml:space="preserve">בצער, </w:t>
      </w:r>
      <w:bookmarkEnd w:id="89"/>
      <w:r w:rsidR="00B94941">
        <w:rPr>
          <w:rFonts w:hint="cs"/>
          <w:rtl/>
        </w:rPr>
        <w:t>[</w:t>
      </w:r>
      <w:r w:rsidR="003F28ED" w:rsidRPr="00094A9E">
        <w:rPr>
          <w:rFonts w:hint="eastAsia"/>
          <w:rtl/>
        </w:rPr>
        <w:t>ומכיוון</w:t>
      </w:r>
      <w:r w:rsidR="003F28ED" w:rsidRPr="00094A9E">
        <w:rPr>
          <w:rtl/>
        </w:rPr>
        <w:t xml:space="preserve"> שאלכס נהג </w:t>
      </w:r>
      <w:r w:rsidRPr="00094A9E">
        <w:rPr>
          <w:rFonts w:hint="eastAsia"/>
          <w:rtl/>
        </w:rPr>
        <w:t>עימו</w:t>
      </w:r>
      <w:r w:rsidRPr="00094A9E">
        <w:rPr>
          <w:rtl/>
        </w:rPr>
        <w:t xml:space="preserve"> </w:t>
      </w:r>
      <w:r w:rsidR="003F28ED" w:rsidRPr="00094A9E">
        <w:rPr>
          <w:rFonts w:hint="eastAsia"/>
          <w:rtl/>
        </w:rPr>
        <w:t>ב</w:t>
      </w:r>
      <w:r w:rsidR="006070A8" w:rsidRPr="00094A9E">
        <w:rPr>
          <w:rFonts w:hint="eastAsia"/>
          <w:rtl/>
        </w:rPr>
        <w:t>גילוי</w:t>
      </w:r>
      <w:r w:rsidR="006070A8" w:rsidRPr="00094A9E">
        <w:rPr>
          <w:rtl/>
        </w:rPr>
        <w:t xml:space="preserve"> </w:t>
      </w:r>
      <w:r w:rsidR="006070A8" w:rsidRPr="00094A9E">
        <w:rPr>
          <w:rFonts w:hint="eastAsia"/>
          <w:rtl/>
        </w:rPr>
        <w:t>לב</w:t>
      </w:r>
      <w:r w:rsidR="003F28ED" w:rsidRPr="00094A9E">
        <w:rPr>
          <w:rtl/>
        </w:rPr>
        <w:t xml:space="preserve">, </w:t>
      </w:r>
      <w:r w:rsidR="00740ABA" w:rsidRPr="00094A9E">
        <w:rPr>
          <w:rFonts w:hint="eastAsia"/>
          <w:rtl/>
        </w:rPr>
        <w:t>פתח</w:t>
      </w:r>
      <w:r w:rsidR="00740ABA" w:rsidRPr="00094A9E">
        <w:rPr>
          <w:rtl/>
        </w:rPr>
        <w:t xml:space="preserve"> </w:t>
      </w:r>
      <w:r w:rsidR="00740ABA" w:rsidRPr="00094A9E">
        <w:rPr>
          <w:rFonts w:hint="eastAsia"/>
          <w:rtl/>
        </w:rPr>
        <w:t>בנושא</w:t>
      </w:r>
      <w:r w:rsidR="00740ABA" w:rsidRPr="00094A9E">
        <w:rPr>
          <w:rtl/>
        </w:rPr>
        <w:t xml:space="preserve"> </w:t>
      </w:r>
      <w:r w:rsidR="00740ABA" w:rsidRPr="00094A9E">
        <w:rPr>
          <w:rFonts w:hint="eastAsia"/>
          <w:rtl/>
        </w:rPr>
        <w:t>אחר</w:t>
      </w:r>
      <w:r w:rsidR="00740ABA" w:rsidRPr="00094A9E">
        <w:rPr>
          <w:rtl/>
        </w:rPr>
        <w:t xml:space="preserve"> </w:t>
      </w:r>
      <w:r w:rsidR="00740ABA" w:rsidRPr="00094A9E">
        <w:rPr>
          <w:rFonts w:hint="eastAsia"/>
          <w:rtl/>
        </w:rPr>
        <w:t>שהעיק</w:t>
      </w:r>
      <w:r w:rsidR="00740ABA" w:rsidRPr="00094A9E">
        <w:rPr>
          <w:rtl/>
        </w:rPr>
        <w:t xml:space="preserve"> </w:t>
      </w:r>
      <w:r w:rsidR="00740ABA" w:rsidRPr="00094A9E">
        <w:rPr>
          <w:rFonts w:hint="eastAsia"/>
          <w:rtl/>
        </w:rPr>
        <w:t>עליו</w:t>
      </w:r>
      <w:r w:rsidR="00740ABA" w:rsidRPr="00094A9E">
        <w:rPr>
          <w:rtl/>
        </w:rPr>
        <w:t xml:space="preserve"> </w:t>
      </w:r>
      <w:r w:rsidR="00740ABA" w:rsidRPr="00094A9E">
        <w:rPr>
          <w:rFonts w:hint="eastAsia"/>
          <w:rtl/>
        </w:rPr>
        <w:t>ביותר</w:t>
      </w:r>
      <w:r w:rsidR="003F28ED" w:rsidRPr="00094A9E">
        <w:rPr>
          <w:rtl/>
        </w:rPr>
        <w:t>,</w:t>
      </w:r>
      <w:r w:rsidR="00B94941">
        <w:rPr>
          <w:rFonts w:hint="cs"/>
          <w:rtl/>
        </w:rPr>
        <w:t>]והוסיף</w:t>
      </w:r>
      <w:r w:rsidR="003F28ED" w:rsidRPr="00094A9E">
        <w:rPr>
          <w:rtl/>
        </w:rPr>
        <w:t xml:space="preserve"> "</w:t>
      </w:r>
      <w:r w:rsidR="00B2008E" w:rsidRPr="00094A9E">
        <w:rPr>
          <w:rFonts w:hint="eastAsia"/>
          <w:rtl/>
        </w:rPr>
        <w:t>וה</w:t>
      </w:r>
      <w:r w:rsidR="005F6E2E">
        <w:rPr>
          <w:rFonts w:hint="eastAsia"/>
          <w:rtl/>
        </w:rPr>
        <w:t>קטקה</w:t>
      </w:r>
      <w:r w:rsidR="00B2008E" w:rsidRPr="00094A9E">
        <w:rPr>
          <w:rtl/>
        </w:rPr>
        <w:t xml:space="preserve"> הזאת." אבל </w:t>
      </w:r>
      <w:r w:rsidR="00740ABA" w:rsidRPr="00094A9E">
        <w:rPr>
          <w:rFonts w:hint="eastAsia"/>
          <w:rtl/>
        </w:rPr>
        <w:t>כאן</w:t>
      </w:r>
      <w:r w:rsidR="00B2008E" w:rsidRPr="00094A9E">
        <w:rPr>
          <w:rtl/>
        </w:rPr>
        <w:t xml:space="preserve"> חש שעוד מילה אחת </w:t>
      </w:r>
      <w:r w:rsidR="00E55B67">
        <w:rPr>
          <w:rFonts w:hint="cs"/>
          <w:rtl/>
        </w:rPr>
        <w:t xml:space="preserve">בנושא </w:t>
      </w:r>
      <w:r w:rsidR="00B2008E" w:rsidRPr="00094A9E">
        <w:rPr>
          <w:rtl/>
        </w:rPr>
        <w:t>ת</w:t>
      </w:r>
      <w:r w:rsidR="007622E9">
        <w:rPr>
          <w:rFonts w:hint="cs"/>
          <w:rtl/>
        </w:rPr>
        <w:t>י</w:t>
      </w:r>
      <w:r w:rsidR="00B2008E" w:rsidRPr="00094A9E">
        <w:rPr>
          <w:rtl/>
        </w:rPr>
        <w:t xml:space="preserve">חשב </w:t>
      </w:r>
      <w:r w:rsidR="000655BB">
        <w:rPr>
          <w:rtl/>
        </w:rPr>
        <w:t>על ידי</w:t>
      </w:r>
      <w:r w:rsidR="00B2008E" w:rsidRPr="00094A9E">
        <w:rPr>
          <w:rtl/>
        </w:rPr>
        <w:t xml:space="preserve"> אלכס</w:t>
      </w:r>
      <w:r w:rsidR="00F05D24" w:rsidRPr="00F05D24">
        <w:rPr>
          <w:rtl/>
        </w:rPr>
        <w:t xml:space="preserve"> </w:t>
      </w:r>
      <w:r w:rsidR="00F05D24" w:rsidRPr="00094A9E">
        <w:rPr>
          <w:rtl/>
        </w:rPr>
        <w:t>לבגידה</w:t>
      </w:r>
      <w:r w:rsidR="00B2008E" w:rsidRPr="00094A9E">
        <w:rPr>
          <w:rtl/>
        </w:rPr>
        <w:t>, לכן הסתפק בתלונה</w:t>
      </w:r>
      <w:r w:rsidR="005D58CA" w:rsidRPr="00094A9E">
        <w:rPr>
          <w:rtl/>
        </w:rPr>
        <w:t xml:space="preserve"> הכללית</w:t>
      </w:r>
      <w:r w:rsidR="00B2008E" w:rsidRPr="00094A9E">
        <w:rPr>
          <w:rtl/>
        </w:rPr>
        <w:t>,</w:t>
      </w:r>
      <w:bookmarkEnd w:id="90"/>
      <w:r w:rsidR="00B2008E">
        <w:rPr>
          <w:rFonts w:hint="cs"/>
          <w:rtl/>
        </w:rPr>
        <w:t xml:space="preserve"> </w:t>
      </w:r>
      <w:r w:rsidR="008828C2">
        <w:rPr>
          <w:rFonts w:hint="cs"/>
          <w:rtl/>
        </w:rPr>
        <w:t>"</w:t>
      </w:r>
      <w:bookmarkStart w:id="91" w:name="_Hlk502679750"/>
      <w:r w:rsidR="005924AB">
        <w:rPr>
          <w:rFonts w:hint="cs"/>
          <w:rtl/>
        </w:rPr>
        <w:t xml:space="preserve">אני שונא את העוגות </w:t>
      </w:r>
      <w:r w:rsidR="00E55B67">
        <w:rPr>
          <w:rFonts w:hint="cs"/>
          <w:rtl/>
        </w:rPr>
        <w:t>ש</w:t>
      </w:r>
      <w:r w:rsidR="00E55B67" w:rsidRPr="00E55B67">
        <w:rPr>
          <w:rFonts w:cs="Times New Roman"/>
          <w:rtl/>
        </w:rPr>
        <w:t>נָ</w:t>
      </w:r>
      <w:r w:rsidR="00C44CC5">
        <w:rPr>
          <w:rFonts w:cs="Times New Roman"/>
          <w:rtl/>
        </w:rPr>
        <w:t>דֶזְ</w:t>
      </w:r>
      <w:r w:rsidR="00E55B67" w:rsidRPr="00E55B67">
        <w:rPr>
          <w:rFonts w:cs="Times New Roman"/>
          <w:rtl/>
        </w:rPr>
        <w:t>'דָה</w:t>
      </w:r>
      <w:r w:rsidR="00E55B67">
        <w:rPr>
          <w:rFonts w:cs="Times New Roman" w:hint="cs"/>
          <w:rtl/>
        </w:rPr>
        <w:t xml:space="preserve"> </w:t>
      </w:r>
      <w:r w:rsidR="00434E9C">
        <w:rPr>
          <w:rFonts w:cs="Times New Roman" w:hint="cs"/>
          <w:rtl/>
        </w:rPr>
        <w:t xml:space="preserve">זאת </w:t>
      </w:r>
      <w:r w:rsidR="00E55B67">
        <w:rPr>
          <w:rFonts w:cs="Times New Roman" w:hint="cs"/>
          <w:rtl/>
        </w:rPr>
        <w:t>אופה</w:t>
      </w:r>
      <w:r w:rsidR="005924AB">
        <w:rPr>
          <w:rFonts w:hint="cs"/>
          <w:rtl/>
        </w:rPr>
        <w:t xml:space="preserve">. </w:t>
      </w:r>
      <w:r w:rsidR="006070A8">
        <w:rPr>
          <w:rFonts w:hint="cs"/>
          <w:rtl/>
        </w:rPr>
        <w:t>ואת</w:t>
      </w:r>
      <w:r w:rsidR="005924AB">
        <w:rPr>
          <w:rFonts w:hint="cs"/>
          <w:rtl/>
        </w:rPr>
        <w:t xml:space="preserve"> כיסוני </w:t>
      </w:r>
      <w:r w:rsidR="006070A8">
        <w:rPr>
          <w:rFonts w:hint="cs"/>
          <w:rtl/>
        </w:rPr>
        <w:t>ה</w:t>
      </w:r>
      <w:r w:rsidR="005924AB">
        <w:rPr>
          <w:rFonts w:hint="cs"/>
          <w:rtl/>
        </w:rPr>
        <w:t>בשר</w:t>
      </w:r>
      <w:r w:rsidR="006070A8">
        <w:rPr>
          <w:rFonts w:hint="cs"/>
          <w:rtl/>
        </w:rPr>
        <w:t xml:space="preserve"> שהיא מכינה</w:t>
      </w:r>
      <w:r w:rsidR="005924AB">
        <w:rPr>
          <w:rFonts w:hint="cs"/>
          <w:rtl/>
        </w:rPr>
        <w:t>, שאבא שלי אומר ש</w:t>
      </w:r>
      <w:r w:rsidR="006070A8">
        <w:rPr>
          <w:rFonts w:hint="cs"/>
          <w:rtl/>
        </w:rPr>
        <w:t>הם</w:t>
      </w:r>
      <w:r w:rsidR="005924AB">
        <w:rPr>
          <w:rFonts w:hint="cs"/>
          <w:rtl/>
        </w:rPr>
        <w:t xml:space="preserve"> מעדן מלכים. ו</w:t>
      </w:r>
      <w:r w:rsidR="00E55B67">
        <w:rPr>
          <w:rFonts w:hint="cs"/>
          <w:rtl/>
        </w:rPr>
        <w:t>ה</w:t>
      </w:r>
      <w:r w:rsidR="005924AB">
        <w:rPr>
          <w:rFonts w:hint="cs"/>
          <w:rtl/>
        </w:rPr>
        <w:t>מאפי כבד</w:t>
      </w:r>
      <w:r w:rsidR="00E55B67">
        <w:rPr>
          <w:rFonts w:hint="cs"/>
          <w:rtl/>
        </w:rPr>
        <w:t xml:space="preserve"> האלה,</w:t>
      </w:r>
      <w:bookmarkStart w:id="92" w:name="_Hlk505515325"/>
      <w:r>
        <w:rPr>
          <w:rFonts w:hint="cs"/>
          <w:rtl/>
        </w:rPr>
        <w:t xml:space="preserve"> מעוררים בחילה</w:t>
      </w:r>
      <w:bookmarkEnd w:id="91"/>
      <w:bookmarkEnd w:id="92"/>
      <w:r w:rsidR="005924AB">
        <w:rPr>
          <w:rFonts w:hint="cs"/>
          <w:rtl/>
        </w:rPr>
        <w:t>."</w:t>
      </w:r>
    </w:p>
    <w:p w14:paraId="695793B6" w14:textId="6ECA9398" w:rsidR="005D58CA" w:rsidRDefault="005D58CA" w:rsidP="00B2008E">
      <w:pPr>
        <w:rPr>
          <w:rtl/>
        </w:rPr>
      </w:pPr>
      <w:r>
        <w:rPr>
          <w:rFonts w:cs="Times New Roman" w:hint="cs"/>
          <w:rtl/>
        </w:rPr>
        <w:t>[</w:t>
      </w:r>
      <w:r w:rsidRPr="005D58CA">
        <w:rPr>
          <w:rFonts w:cs="Times New Roman"/>
          <w:rtl/>
        </w:rPr>
        <w:t>בנוסף, מתברר שהשם של אימו החורגת של ארקדי הוא</w:t>
      </w:r>
      <w:r w:rsidR="00C90C6C">
        <w:rPr>
          <w:rFonts w:cs="Times New Roman"/>
          <w:rtl/>
        </w:rPr>
        <w:t xml:space="preserve"> מאוד </w:t>
      </w:r>
      <w:r w:rsidRPr="005D58CA">
        <w:rPr>
          <w:rFonts w:cs="Times New Roman"/>
          <w:rtl/>
        </w:rPr>
        <w:t xml:space="preserve">נפוץ ברוסיה, אבל לא אצל יהודים. והרומן בין אביו של ארקדי לאימו החורגת התחיל עוד בבריה''מ, באישורה של </w:t>
      </w:r>
      <w:r w:rsidR="001C5A04">
        <w:rPr>
          <w:rFonts w:cs="Times New Roman"/>
          <w:rtl/>
        </w:rPr>
        <w:t>אימא</w:t>
      </w:r>
      <w:r w:rsidRPr="005D58CA">
        <w:rPr>
          <w:rFonts w:cs="Times New Roman"/>
          <w:rtl/>
        </w:rPr>
        <w:t xml:space="preserve"> של ארקדי, ש</w:t>
      </w:r>
      <w:r w:rsidR="001C5A04">
        <w:rPr>
          <w:rFonts w:cs="Times New Roman"/>
          <w:rtl/>
        </w:rPr>
        <w:t>הייתה</w:t>
      </w:r>
      <w:r w:rsidR="00C90C6C">
        <w:rPr>
          <w:rFonts w:cs="Times New Roman"/>
          <w:rtl/>
        </w:rPr>
        <w:t xml:space="preserve"> מאוד </w:t>
      </w:r>
      <w:r w:rsidRPr="005D58CA">
        <w:rPr>
          <w:rFonts w:cs="Times New Roman"/>
          <w:rtl/>
        </w:rPr>
        <w:t>חולה ולא הסכימה בשום פנים ואופן, סירבה בתקיפות שלבעלה המוצלח והנחשק וגו' יהיו חיים כאלה, שמוקרבים עבורה. כלומר ללא סקס וכו'...</w:t>
      </w:r>
      <w:r>
        <w:rPr>
          <w:rFonts w:cs="Times New Roman" w:hint="cs"/>
          <w:rtl/>
        </w:rPr>
        <w:t>]</w:t>
      </w:r>
    </w:p>
    <w:p w14:paraId="3D520B3D" w14:textId="50C8173B" w:rsidR="00314B2E" w:rsidRDefault="009D3DF5" w:rsidP="009F4BD5">
      <w:pPr>
        <w:rPr>
          <w:rtl/>
        </w:rPr>
      </w:pPr>
      <w:r>
        <w:rPr>
          <w:rFonts w:hint="cs"/>
          <w:rtl/>
        </w:rPr>
        <w:t>[</w:t>
      </w:r>
      <w:r w:rsidRPr="009D3DF5">
        <w:rPr>
          <w:rFonts w:cs="Times New Roman"/>
          <w:rtl/>
        </w:rPr>
        <w:t>הכסילה ידעה לאפות מאפים יוצ</w:t>
      </w:r>
      <w:r>
        <w:rPr>
          <w:rFonts w:cs="Times New Roman" w:hint="cs"/>
          <w:rtl/>
        </w:rPr>
        <w:t>א</w:t>
      </w:r>
      <w:r w:rsidRPr="009D3DF5">
        <w:rPr>
          <w:rFonts w:cs="Times New Roman"/>
          <w:rtl/>
        </w:rPr>
        <w:t>ים מגדר הרגיל עם ריבַּס וכבד.</w:t>
      </w:r>
      <w:r>
        <w:rPr>
          <w:rFonts w:cs="Times New Roman" w:hint="cs"/>
          <w:rtl/>
        </w:rPr>
        <w:t xml:space="preserve"> </w:t>
      </w:r>
      <w:r>
        <w:rPr>
          <w:rFonts w:cs="Times New Roman"/>
          <w:rtl/>
        </w:rPr>
        <w:t>–</w:t>
      </w:r>
      <w:r>
        <w:rPr>
          <w:rFonts w:cs="Times New Roman" w:hint="cs"/>
          <w:rtl/>
        </w:rPr>
        <w:t xml:space="preserve"> מתוך מות אכילס</w:t>
      </w:r>
      <w:r>
        <w:rPr>
          <w:rFonts w:hint="cs"/>
          <w:rtl/>
        </w:rPr>
        <w:t>]</w:t>
      </w:r>
      <w:r w:rsidR="00314B2E">
        <w:rPr>
          <w:rFonts w:hint="cs"/>
          <w:rtl/>
        </w:rPr>
        <w:t xml:space="preserve"> </w:t>
      </w:r>
    </w:p>
    <w:p w14:paraId="737E3C8E" w14:textId="730A9795" w:rsidR="00314B2E" w:rsidRDefault="000B06B6" w:rsidP="009F4BD5">
      <w:pPr>
        <w:rPr>
          <w:rtl/>
        </w:rPr>
      </w:pPr>
      <w:bookmarkStart w:id="93" w:name="_Hlk505515779"/>
      <w:r>
        <w:rPr>
          <w:rFonts w:hint="cs"/>
          <w:rtl/>
        </w:rPr>
        <w:t xml:space="preserve">אלכס מצא כדור טניס </w:t>
      </w:r>
      <w:r w:rsidR="00F05D24" w:rsidRPr="00F05D24">
        <w:rPr>
          <w:rFonts w:cs="Times New Roman"/>
          <w:rtl/>
        </w:rPr>
        <w:t>נטוש</w:t>
      </w:r>
      <w:r>
        <w:rPr>
          <w:rFonts w:hint="cs"/>
          <w:rtl/>
        </w:rPr>
        <w:t xml:space="preserve"> ב</w:t>
      </w:r>
      <w:r w:rsidR="00434E9C">
        <w:rPr>
          <w:rFonts w:hint="cs"/>
          <w:rtl/>
        </w:rPr>
        <w:t xml:space="preserve">תוך </w:t>
      </w:r>
      <w:r>
        <w:rPr>
          <w:rFonts w:hint="cs"/>
          <w:rtl/>
        </w:rPr>
        <w:t xml:space="preserve">שיח סרפד יבש. </w:t>
      </w:r>
      <w:bookmarkEnd w:id="93"/>
      <w:r w:rsidR="00434E9C" w:rsidRPr="00434E9C">
        <w:rPr>
          <w:rFonts w:cs="Times New Roman"/>
          <w:rtl/>
        </w:rPr>
        <w:t xml:space="preserve">הוא נדקר כדבעי כששלף אותו. </w:t>
      </w:r>
      <w:r w:rsidR="005924AB">
        <w:rPr>
          <w:rFonts w:hint="cs"/>
          <w:rtl/>
        </w:rPr>
        <w:t>"</w:t>
      </w:r>
      <w:r w:rsidR="008828C2">
        <w:rPr>
          <w:rFonts w:hint="cs"/>
          <w:rtl/>
        </w:rPr>
        <w:t>אבא שלך י</w:t>
      </w:r>
      <w:r w:rsidR="00314B2E">
        <w:rPr>
          <w:rFonts w:hint="cs"/>
          <w:rtl/>
        </w:rPr>
        <w:t>תחתן עם הדודה שלך?</w:t>
      </w:r>
      <w:r w:rsidR="005924AB">
        <w:rPr>
          <w:rFonts w:hint="cs"/>
          <w:rtl/>
        </w:rPr>
        <w:t>"</w:t>
      </w:r>
    </w:p>
    <w:p w14:paraId="513A5449" w14:textId="7DAB79CC" w:rsidR="00314B2E" w:rsidRDefault="005924AB" w:rsidP="009F4BD5">
      <w:pPr>
        <w:rPr>
          <w:rtl/>
        </w:rPr>
      </w:pPr>
      <w:r>
        <w:rPr>
          <w:rFonts w:hint="cs"/>
          <w:rtl/>
        </w:rPr>
        <w:t>"</w:t>
      </w:r>
      <w:r w:rsidR="00314B2E">
        <w:rPr>
          <w:rFonts w:hint="cs"/>
          <w:rtl/>
        </w:rPr>
        <w:t xml:space="preserve">היא דודה, נו, לא דודה אמיתית. ככה אומרים ברוסית </w:t>
      </w:r>
      <w:r w:rsidR="00314B2E">
        <w:rPr>
          <w:rtl/>
        </w:rPr>
        <w:t>–</w:t>
      </w:r>
      <w:r w:rsidR="00314B2E">
        <w:rPr>
          <w:rFonts w:hint="cs"/>
          <w:rtl/>
        </w:rPr>
        <w:t xml:space="preserve"> דודה.</w:t>
      </w:r>
      <w:r>
        <w:rPr>
          <w:rFonts w:hint="cs"/>
          <w:rtl/>
        </w:rPr>
        <w:t>"</w:t>
      </w:r>
    </w:p>
    <w:p w14:paraId="28316B90" w14:textId="6752E743" w:rsidR="009D20DE" w:rsidRDefault="008828C2" w:rsidP="005F2537">
      <w:pPr>
        <w:rPr>
          <w:rtl/>
        </w:rPr>
      </w:pPr>
      <w:r>
        <w:rPr>
          <w:rFonts w:hint="cs"/>
          <w:rtl/>
        </w:rPr>
        <w:t>"</w:t>
      </w:r>
      <w:r w:rsidR="005F2537">
        <w:rPr>
          <w:rFonts w:hint="cs"/>
          <w:rtl/>
        </w:rPr>
        <w:t>ו</w:t>
      </w:r>
      <w:r w:rsidR="00B66F4E">
        <w:rPr>
          <w:rFonts w:hint="cs"/>
          <w:rtl/>
        </w:rPr>
        <w:t>אחרי</w:t>
      </w:r>
      <w:r w:rsidR="005F2537">
        <w:rPr>
          <w:rFonts w:hint="cs"/>
          <w:rtl/>
        </w:rPr>
        <w:t xml:space="preserve"> שמתחתנים,</w:t>
      </w:r>
      <w:r w:rsidR="009D20DE">
        <w:rPr>
          <w:rFonts w:hint="cs"/>
          <w:rtl/>
        </w:rPr>
        <w:t xml:space="preserve"> כבר לא קוראים לה דודה </w:t>
      </w:r>
      <w:r>
        <w:rPr>
          <w:rFonts w:hint="cs"/>
          <w:rtl/>
        </w:rPr>
        <w:t>נדיה</w:t>
      </w:r>
      <w:r w:rsidR="009D20DE">
        <w:rPr>
          <w:rFonts w:hint="cs"/>
          <w:rtl/>
        </w:rPr>
        <w:t>?</w:t>
      </w:r>
      <w:r>
        <w:rPr>
          <w:rFonts w:hint="cs"/>
          <w:rtl/>
        </w:rPr>
        <w:t>"</w:t>
      </w:r>
    </w:p>
    <w:p w14:paraId="0746C8FB" w14:textId="2ECB480B" w:rsidR="009D20DE" w:rsidRDefault="008828C2" w:rsidP="009F4BD5">
      <w:pPr>
        <w:rPr>
          <w:rtl/>
        </w:rPr>
      </w:pPr>
      <w:r>
        <w:rPr>
          <w:rFonts w:hint="cs"/>
          <w:rtl/>
        </w:rPr>
        <w:t>"</w:t>
      </w:r>
      <w:r w:rsidR="009D20DE">
        <w:rPr>
          <w:rFonts w:hint="cs"/>
          <w:rtl/>
        </w:rPr>
        <w:t xml:space="preserve">אני </w:t>
      </w:r>
      <w:r w:rsidR="00EA064A">
        <w:rPr>
          <w:rFonts w:hint="cs"/>
          <w:rtl/>
        </w:rPr>
        <w:t xml:space="preserve">גם ככה </w:t>
      </w:r>
      <w:r w:rsidR="009D20DE">
        <w:rPr>
          <w:rFonts w:hint="cs"/>
          <w:rtl/>
        </w:rPr>
        <w:t>לא קורא לה יותר</w:t>
      </w:r>
      <w:r w:rsidR="00567E1A">
        <w:rPr>
          <w:rFonts w:hint="cs"/>
          <w:rtl/>
        </w:rPr>
        <w:t xml:space="preserve"> דודה</w:t>
      </w:r>
      <w:r w:rsidR="009D20DE">
        <w:rPr>
          <w:rFonts w:hint="cs"/>
          <w:rtl/>
        </w:rPr>
        <w:t xml:space="preserve">," </w:t>
      </w:r>
      <w:bookmarkStart w:id="94" w:name="_Hlk505515844"/>
      <w:r w:rsidR="00B66F4E">
        <w:rPr>
          <w:rFonts w:hint="cs"/>
          <w:rtl/>
        </w:rPr>
        <w:t xml:space="preserve">המילים חרקו </w:t>
      </w:r>
      <w:r w:rsidR="00774289">
        <w:rPr>
          <w:rFonts w:hint="cs"/>
          <w:rtl/>
        </w:rPr>
        <w:t>ב</w:t>
      </w:r>
      <w:r w:rsidR="00B66F4E">
        <w:rPr>
          <w:rFonts w:hint="cs"/>
          <w:rtl/>
        </w:rPr>
        <w:t>גרונו</w:t>
      </w:r>
      <w:bookmarkEnd w:id="94"/>
      <w:r w:rsidR="00857E08">
        <w:rPr>
          <w:rFonts w:hint="cs"/>
          <w:rtl/>
        </w:rPr>
        <w:t>,</w:t>
      </w:r>
      <w:r>
        <w:rPr>
          <w:rFonts w:hint="cs"/>
          <w:rtl/>
        </w:rPr>
        <w:t xml:space="preserve"> "רק נָ</w:t>
      </w:r>
      <w:r w:rsidR="00C44CC5">
        <w:rPr>
          <w:rFonts w:hint="cs"/>
          <w:rtl/>
        </w:rPr>
        <w:t>דֶזְ</w:t>
      </w:r>
      <w:r>
        <w:rPr>
          <w:rFonts w:hint="cs"/>
          <w:rtl/>
        </w:rPr>
        <w:t xml:space="preserve">'דָה </w:t>
      </w:r>
      <w:r w:rsidR="006E46D9">
        <w:rPr>
          <w:rFonts w:hint="cs"/>
          <w:rtl/>
        </w:rPr>
        <w:t>סמיונובנה</w:t>
      </w:r>
      <w:r w:rsidR="009D20DE">
        <w:rPr>
          <w:rFonts w:hint="cs"/>
          <w:rtl/>
        </w:rPr>
        <w:t>."</w:t>
      </w:r>
    </w:p>
    <w:p w14:paraId="640729FE" w14:textId="694166C4" w:rsidR="00857E08" w:rsidRDefault="00827058" w:rsidP="000B06B6">
      <w:pPr>
        <w:rPr>
          <w:rtl/>
        </w:rPr>
      </w:pPr>
      <w:r>
        <w:rPr>
          <w:rFonts w:hint="cs"/>
          <w:rtl/>
        </w:rPr>
        <w:t>"זה שם טוב</w:t>
      </w:r>
      <w:r w:rsidR="00B2008E">
        <w:rPr>
          <w:rFonts w:hint="cs"/>
          <w:rtl/>
        </w:rPr>
        <w:t>, זה שם ממש טוב</w:t>
      </w:r>
      <w:r>
        <w:rPr>
          <w:rFonts w:hint="cs"/>
          <w:rtl/>
        </w:rPr>
        <w:t xml:space="preserve"> לכל מי שחושבת שהיא יכולה להיות </w:t>
      </w:r>
      <w:r w:rsidR="001C5A04">
        <w:rPr>
          <w:rFonts w:hint="cs"/>
          <w:rtl/>
        </w:rPr>
        <w:t>אימא</w:t>
      </w:r>
      <w:r>
        <w:rPr>
          <w:rFonts w:hint="cs"/>
          <w:rtl/>
        </w:rPr>
        <w:t xml:space="preserve"> שלך."</w:t>
      </w:r>
    </w:p>
    <w:p w14:paraId="4CBDFE7E" w14:textId="5BC93F30" w:rsidR="000B06B6" w:rsidRPr="00094A9E" w:rsidRDefault="000B06B6" w:rsidP="000B06B6">
      <w:pPr>
        <w:rPr>
          <w:rtl/>
        </w:rPr>
      </w:pPr>
      <w:bookmarkStart w:id="95" w:name="_Hlk505516668"/>
      <w:r>
        <w:rPr>
          <w:rFonts w:hint="cs"/>
          <w:rtl/>
        </w:rPr>
        <w:t xml:space="preserve">ארקדי </w:t>
      </w:r>
      <w:r w:rsidR="00567E1A">
        <w:rPr>
          <w:rFonts w:hint="cs"/>
          <w:rtl/>
        </w:rPr>
        <w:t>הדף בחוזקה</w:t>
      </w:r>
      <w:r>
        <w:rPr>
          <w:rFonts w:hint="cs"/>
          <w:rtl/>
        </w:rPr>
        <w:t xml:space="preserve"> </w:t>
      </w:r>
      <w:bookmarkEnd w:id="95"/>
      <w:r w:rsidR="008828C2">
        <w:rPr>
          <w:rFonts w:hint="cs"/>
          <w:rtl/>
        </w:rPr>
        <w:t xml:space="preserve">צמיג ישן </w:t>
      </w:r>
      <w:r>
        <w:rPr>
          <w:rFonts w:hint="cs"/>
          <w:rtl/>
        </w:rPr>
        <w:t>ש</w:t>
      </w:r>
      <w:r w:rsidR="008828C2">
        <w:rPr>
          <w:rFonts w:hint="cs"/>
          <w:rtl/>
        </w:rPr>
        <w:t>היה תלוי בחבל מענף של עץ פיקוס זקן</w:t>
      </w:r>
      <w:r w:rsidR="00E567A7">
        <w:rPr>
          <w:rFonts w:hint="cs"/>
          <w:rtl/>
        </w:rPr>
        <w:t xml:space="preserve"> מאוד,</w:t>
      </w:r>
      <w:r w:rsidR="008828C2">
        <w:rPr>
          <w:rFonts w:hint="cs"/>
          <w:rtl/>
        </w:rPr>
        <w:t xml:space="preserve"> </w:t>
      </w:r>
      <w:bookmarkStart w:id="96" w:name="_Hlk505516758"/>
      <w:r w:rsidRPr="00094A9E">
        <w:rPr>
          <w:rFonts w:hint="eastAsia"/>
          <w:rtl/>
        </w:rPr>
        <w:t>בלי</w:t>
      </w:r>
      <w:r w:rsidRPr="00094A9E">
        <w:rPr>
          <w:rtl/>
        </w:rPr>
        <w:t xml:space="preserve"> לה</w:t>
      </w:r>
      <w:r w:rsidR="007622E9">
        <w:rPr>
          <w:rFonts w:hint="cs"/>
          <w:rtl/>
        </w:rPr>
        <w:t>י</w:t>
      </w:r>
      <w:r w:rsidRPr="00094A9E">
        <w:rPr>
          <w:rtl/>
        </w:rPr>
        <w:t xml:space="preserve">זהר שמא בת-גל </w:t>
      </w:r>
      <w:r w:rsidR="00B66F4E" w:rsidRPr="00094A9E">
        <w:rPr>
          <w:rFonts w:hint="eastAsia"/>
          <w:rtl/>
        </w:rPr>
        <w:t>המתרוצצת</w:t>
      </w:r>
      <w:r w:rsidR="00B66F4E" w:rsidRPr="00094A9E">
        <w:rPr>
          <w:rtl/>
        </w:rPr>
        <w:t xml:space="preserve"> </w:t>
      </w:r>
      <w:r w:rsidRPr="00094A9E">
        <w:rPr>
          <w:rFonts w:hint="eastAsia"/>
          <w:rtl/>
        </w:rPr>
        <w:t>תחטוף</w:t>
      </w:r>
      <w:r w:rsidRPr="00094A9E">
        <w:rPr>
          <w:rtl/>
        </w:rPr>
        <w:t xml:space="preserve"> </w:t>
      </w:r>
      <w:r w:rsidR="00434E9C">
        <w:rPr>
          <w:rFonts w:hint="cs"/>
          <w:rtl/>
        </w:rPr>
        <w:t xml:space="preserve">ממנו </w:t>
      </w:r>
      <w:r w:rsidRPr="00094A9E">
        <w:rPr>
          <w:rtl/>
        </w:rPr>
        <w:t xml:space="preserve">מכה. </w:t>
      </w:r>
    </w:p>
    <w:p w14:paraId="5CD5F999" w14:textId="42779351" w:rsidR="000B06B6" w:rsidRPr="00094A9E" w:rsidRDefault="000B06B6" w:rsidP="000B06B6">
      <w:pPr>
        <w:rPr>
          <w:rtl/>
        </w:rPr>
      </w:pPr>
      <w:r w:rsidRPr="00094A9E">
        <w:rPr>
          <w:rtl/>
        </w:rPr>
        <w:t xml:space="preserve">"אז </w:t>
      </w:r>
      <w:r w:rsidR="007622E9" w:rsidRPr="007622E9">
        <w:rPr>
          <w:rFonts w:cs="Times New Roman"/>
          <w:rtl/>
        </w:rPr>
        <w:t>דידיה סיומה</w:t>
      </w:r>
      <w:r w:rsidRPr="00094A9E">
        <w:rPr>
          <w:rtl/>
        </w:rPr>
        <w:t xml:space="preserve"> הוא לא באמת סבא?"</w:t>
      </w:r>
      <w:r w:rsidR="00155F40" w:rsidRPr="00094A9E">
        <w:rPr>
          <w:rtl/>
        </w:rPr>
        <w:t xml:space="preserve"> [</w:t>
      </w:r>
      <w:r w:rsidR="00155F40" w:rsidRPr="00094A9E">
        <w:t>дядя</w:t>
      </w:r>
      <w:r w:rsidR="00155F40" w:rsidRPr="00094A9E">
        <w:rPr>
          <w:rtl/>
        </w:rPr>
        <w:t xml:space="preserve"> - דוד]</w:t>
      </w:r>
    </w:p>
    <w:p w14:paraId="71A89941" w14:textId="06C79FFA" w:rsidR="000B06B6" w:rsidRDefault="000B06B6" w:rsidP="000B06B6">
      <w:pPr>
        <w:rPr>
          <w:rtl/>
        </w:rPr>
      </w:pPr>
      <w:r w:rsidRPr="00094A9E">
        <w:rPr>
          <w:rtl/>
        </w:rPr>
        <w:t>"</w:t>
      </w:r>
      <w:r w:rsidR="006A6DDC" w:rsidRPr="00094A9E">
        <w:rPr>
          <w:rFonts w:hint="eastAsia"/>
          <w:rtl/>
        </w:rPr>
        <w:t>הוא</w:t>
      </w:r>
      <w:r w:rsidR="006A6DDC" w:rsidRPr="00094A9E">
        <w:rPr>
          <w:rtl/>
        </w:rPr>
        <w:t xml:space="preserve"> אפילו לא דוד, </w:t>
      </w:r>
      <w:r w:rsidRPr="00094A9E">
        <w:rPr>
          <w:rFonts w:hint="eastAsia"/>
          <w:rtl/>
        </w:rPr>
        <w:t>הוא</w:t>
      </w:r>
      <w:r w:rsidRPr="00094A9E">
        <w:rPr>
          <w:rtl/>
        </w:rPr>
        <w:t xml:space="preserve"> </w:t>
      </w:r>
      <w:r w:rsidRPr="00094A9E">
        <w:rPr>
          <w:rFonts w:hint="eastAsia"/>
          <w:rtl/>
        </w:rPr>
        <w:t>אבא</w:t>
      </w:r>
      <w:r w:rsidRPr="00094A9E">
        <w:rPr>
          <w:rtl/>
        </w:rPr>
        <w:t xml:space="preserve"> </w:t>
      </w:r>
      <w:r w:rsidRPr="00094A9E">
        <w:rPr>
          <w:rFonts w:hint="eastAsia"/>
          <w:rtl/>
        </w:rPr>
        <w:t>של</w:t>
      </w:r>
      <w:r w:rsidRPr="00094A9E">
        <w:rPr>
          <w:rtl/>
        </w:rPr>
        <w:t xml:space="preserve"> </w:t>
      </w:r>
      <w:r w:rsidR="007622E9" w:rsidRPr="007622E9">
        <w:rPr>
          <w:rFonts w:cs="Times New Roman"/>
          <w:rtl/>
        </w:rPr>
        <w:t>נדז'דה</w:t>
      </w:r>
      <w:r w:rsidR="007622E9" w:rsidRPr="007622E9">
        <w:rPr>
          <w:rFonts w:cs="Times New Roman" w:hint="eastAsia"/>
          <w:rtl/>
        </w:rPr>
        <w:t xml:space="preserve"> </w:t>
      </w:r>
      <w:r w:rsidR="006E46D9">
        <w:rPr>
          <w:rFonts w:hint="eastAsia"/>
          <w:rtl/>
        </w:rPr>
        <w:t>סמיונובנה</w:t>
      </w:r>
      <w:r w:rsidRPr="00094A9E">
        <w:rPr>
          <w:rtl/>
        </w:rPr>
        <w:t xml:space="preserve">." </w:t>
      </w:r>
      <w:r w:rsidRPr="00094A9E">
        <w:rPr>
          <w:rFonts w:hint="eastAsia"/>
          <w:rtl/>
        </w:rPr>
        <w:t>אבל</w:t>
      </w:r>
      <w:r w:rsidRPr="00094A9E">
        <w:rPr>
          <w:rtl/>
        </w:rPr>
        <w:t xml:space="preserve"> </w:t>
      </w:r>
      <w:r w:rsidRPr="00094A9E">
        <w:rPr>
          <w:rFonts w:hint="eastAsia"/>
          <w:rtl/>
        </w:rPr>
        <w:t>האם</w:t>
      </w:r>
      <w:r w:rsidRPr="00094A9E">
        <w:rPr>
          <w:rtl/>
        </w:rPr>
        <w:t xml:space="preserve"> </w:t>
      </w:r>
      <w:r w:rsidR="00F06A3F">
        <w:rPr>
          <w:rFonts w:hint="eastAsia"/>
          <w:rtl/>
        </w:rPr>
        <w:t>עכשיו</w:t>
      </w:r>
      <w:r w:rsidRPr="00094A9E">
        <w:rPr>
          <w:rtl/>
        </w:rPr>
        <w:t xml:space="preserve"> </w:t>
      </w:r>
      <w:r w:rsidR="007622E9">
        <w:rPr>
          <w:rFonts w:hint="cs"/>
          <w:rtl/>
        </w:rPr>
        <w:t>י</w:t>
      </w:r>
      <w:r w:rsidRPr="00094A9E">
        <w:rPr>
          <w:rFonts w:hint="eastAsia"/>
          <w:rtl/>
        </w:rPr>
        <w:t>יאלץ</w:t>
      </w:r>
      <w:r w:rsidRPr="00094A9E">
        <w:rPr>
          <w:rtl/>
        </w:rPr>
        <w:t xml:space="preserve"> </w:t>
      </w:r>
      <w:r w:rsidRPr="00094A9E">
        <w:rPr>
          <w:rFonts w:hint="eastAsia"/>
          <w:rtl/>
        </w:rPr>
        <w:t>לכנות</w:t>
      </w:r>
      <w:r w:rsidRPr="00094A9E">
        <w:rPr>
          <w:rtl/>
        </w:rPr>
        <w:t xml:space="preserve"> </w:t>
      </w:r>
      <w:r w:rsidRPr="00094A9E">
        <w:rPr>
          <w:rFonts w:hint="eastAsia"/>
          <w:rtl/>
        </w:rPr>
        <w:t>גם</w:t>
      </w:r>
      <w:r w:rsidRPr="00094A9E">
        <w:rPr>
          <w:rtl/>
        </w:rPr>
        <w:t xml:space="preserve"> </w:t>
      </w:r>
      <w:r w:rsidRPr="00094A9E">
        <w:rPr>
          <w:rFonts w:hint="eastAsia"/>
          <w:rtl/>
        </w:rPr>
        <w:t>אותו</w:t>
      </w:r>
      <w:r w:rsidRPr="00094A9E">
        <w:rPr>
          <w:rtl/>
        </w:rPr>
        <w:t xml:space="preserve"> </w:t>
      </w:r>
      <w:r w:rsidRPr="00094A9E">
        <w:rPr>
          <w:rFonts w:hint="eastAsia"/>
          <w:rtl/>
        </w:rPr>
        <w:t>בשמו</w:t>
      </w:r>
      <w:r w:rsidRPr="00094A9E">
        <w:rPr>
          <w:rtl/>
        </w:rPr>
        <w:t xml:space="preserve"> </w:t>
      </w:r>
      <w:r w:rsidRPr="00094A9E">
        <w:rPr>
          <w:rFonts w:hint="eastAsia"/>
          <w:rtl/>
        </w:rPr>
        <w:t>המלא</w:t>
      </w:r>
      <w:r w:rsidRPr="00094A9E">
        <w:rPr>
          <w:rtl/>
        </w:rPr>
        <w:t xml:space="preserve">? </w:t>
      </w:r>
      <w:r w:rsidRPr="00094A9E">
        <w:rPr>
          <w:rFonts w:hint="eastAsia"/>
          <w:rtl/>
        </w:rPr>
        <w:t>דווקא</w:t>
      </w:r>
      <w:r w:rsidRPr="00094A9E">
        <w:rPr>
          <w:rtl/>
        </w:rPr>
        <w:t xml:space="preserve"> </w:t>
      </w:r>
      <w:r w:rsidRPr="00094A9E">
        <w:rPr>
          <w:rFonts w:hint="eastAsia"/>
          <w:rtl/>
        </w:rPr>
        <w:t>את</w:t>
      </w:r>
      <w:r w:rsidRPr="00094A9E">
        <w:rPr>
          <w:rtl/>
        </w:rPr>
        <w:t xml:space="preserve"> </w:t>
      </w:r>
      <w:r w:rsidR="007622E9" w:rsidRPr="007622E9">
        <w:rPr>
          <w:rFonts w:cs="Times New Roman"/>
          <w:rtl/>
        </w:rPr>
        <w:t>דידיה סיומה</w:t>
      </w:r>
      <w:r w:rsidRPr="00094A9E">
        <w:rPr>
          <w:rtl/>
        </w:rPr>
        <w:t xml:space="preserve"> </w:t>
      </w:r>
      <w:r w:rsidRPr="00094A9E">
        <w:rPr>
          <w:rFonts w:hint="eastAsia"/>
          <w:rtl/>
        </w:rPr>
        <w:t>חיבב</w:t>
      </w:r>
      <w:r w:rsidR="00774289" w:rsidRPr="00094A9E">
        <w:rPr>
          <w:rtl/>
        </w:rPr>
        <w:t>.</w:t>
      </w:r>
      <w:r w:rsidR="007271E6" w:rsidRPr="00094A9E">
        <w:rPr>
          <w:rtl/>
        </w:rPr>
        <w:t xml:space="preserve"> </w:t>
      </w:r>
      <w:r w:rsidR="00E22CFC" w:rsidRPr="00E22CFC">
        <w:rPr>
          <w:rFonts w:cs="Times New Roman"/>
          <w:rtl/>
        </w:rPr>
        <w:t>מרבית המבוגרים שהכיר</w:t>
      </w:r>
      <w:r w:rsidR="00B66F4E" w:rsidRPr="00094A9E">
        <w:rPr>
          <w:rtl/>
        </w:rPr>
        <w:t xml:space="preserve"> </w:t>
      </w:r>
      <w:r w:rsidR="00B66F4E" w:rsidRPr="00094A9E">
        <w:rPr>
          <w:rFonts w:hint="eastAsia"/>
          <w:rtl/>
        </w:rPr>
        <w:t>תיעבו</w:t>
      </w:r>
      <w:r w:rsidR="00B66F4E" w:rsidRPr="00094A9E">
        <w:rPr>
          <w:rtl/>
        </w:rPr>
        <w:t xml:space="preserve"> </w:t>
      </w:r>
      <w:r w:rsidR="00B66F4E" w:rsidRPr="00094A9E">
        <w:rPr>
          <w:rFonts w:hint="eastAsia"/>
          <w:rtl/>
        </w:rPr>
        <w:t>את</w:t>
      </w:r>
      <w:r w:rsidR="00B66F4E" w:rsidRPr="00094A9E">
        <w:rPr>
          <w:rtl/>
        </w:rPr>
        <w:t xml:space="preserve"> </w:t>
      </w:r>
      <w:r w:rsidR="00B66F4E" w:rsidRPr="00094A9E">
        <w:rPr>
          <w:rFonts w:hint="eastAsia"/>
          <w:rtl/>
        </w:rPr>
        <w:t>הקומוניזם</w:t>
      </w:r>
      <w:r w:rsidR="006A6DDC" w:rsidRPr="00094A9E">
        <w:rPr>
          <w:rtl/>
        </w:rPr>
        <w:t>,</w:t>
      </w:r>
      <w:r w:rsidR="00B66F4E" w:rsidRPr="00094A9E">
        <w:rPr>
          <w:rtl/>
        </w:rPr>
        <w:t xml:space="preserve"> וכל זכר ל</w:t>
      </w:r>
      <w:r w:rsidR="006A6DDC" w:rsidRPr="00094A9E">
        <w:rPr>
          <w:rFonts w:hint="eastAsia"/>
          <w:rtl/>
        </w:rPr>
        <w:t>אימפריה</w:t>
      </w:r>
      <w:r w:rsidR="006A6DDC" w:rsidRPr="00094A9E">
        <w:rPr>
          <w:rtl/>
        </w:rPr>
        <w:t xml:space="preserve"> </w:t>
      </w:r>
      <w:r w:rsidR="006A6DDC" w:rsidRPr="00094A9E">
        <w:rPr>
          <w:rFonts w:hint="eastAsia"/>
          <w:rtl/>
        </w:rPr>
        <w:t>ה</w:t>
      </w:r>
      <w:r w:rsidR="00B66F4E" w:rsidRPr="00094A9E">
        <w:rPr>
          <w:rFonts w:hint="eastAsia"/>
          <w:rtl/>
        </w:rPr>
        <w:t>סובייטי</w:t>
      </w:r>
      <w:r w:rsidR="006A6DDC" w:rsidRPr="00094A9E">
        <w:rPr>
          <w:rFonts w:hint="eastAsia"/>
          <w:rtl/>
        </w:rPr>
        <w:t>ת</w:t>
      </w:r>
      <w:r w:rsidR="00B66F4E" w:rsidRPr="00094A9E">
        <w:rPr>
          <w:rtl/>
        </w:rPr>
        <w:t xml:space="preserve"> היה משוקץ בעיניהם </w:t>
      </w:r>
      <w:r w:rsidR="006A6DDC" w:rsidRPr="00094A9E">
        <w:rPr>
          <w:rFonts w:hint="eastAsia"/>
          <w:rtl/>
        </w:rPr>
        <w:t>ומקושר</w:t>
      </w:r>
      <w:r w:rsidR="006A6DDC" w:rsidRPr="00094A9E">
        <w:rPr>
          <w:rtl/>
        </w:rPr>
        <w:t xml:space="preserve"> </w:t>
      </w:r>
      <w:r w:rsidR="00B66F4E" w:rsidRPr="00094A9E">
        <w:rPr>
          <w:rFonts w:hint="eastAsia"/>
          <w:rtl/>
        </w:rPr>
        <w:t>לפרופגנדה</w:t>
      </w:r>
      <w:r w:rsidR="00B66F4E" w:rsidRPr="00094A9E">
        <w:rPr>
          <w:rtl/>
        </w:rPr>
        <w:t xml:space="preserve"> </w:t>
      </w:r>
      <w:r w:rsidR="006A6DDC" w:rsidRPr="00094A9E">
        <w:rPr>
          <w:rFonts w:hint="eastAsia"/>
          <w:rtl/>
        </w:rPr>
        <w:t>ו</w:t>
      </w:r>
      <w:r w:rsidR="00F60B40" w:rsidRPr="00094A9E">
        <w:rPr>
          <w:rFonts w:hint="eastAsia"/>
          <w:rtl/>
        </w:rPr>
        <w:t>שקרים</w:t>
      </w:r>
      <w:r w:rsidR="00F60B40" w:rsidRPr="00094A9E">
        <w:rPr>
          <w:rtl/>
        </w:rPr>
        <w:t>, לשחיתות ורשע, ל</w:t>
      </w:r>
      <w:r w:rsidR="004D7433">
        <w:rPr>
          <w:rtl/>
        </w:rPr>
        <w:t>ניסיון</w:t>
      </w:r>
      <w:r w:rsidR="00F60B40" w:rsidRPr="00094A9E">
        <w:rPr>
          <w:rtl/>
        </w:rPr>
        <w:t xml:space="preserve"> כושל שעלה במחיר </w:t>
      </w:r>
      <w:r w:rsidR="00774289" w:rsidRPr="00094A9E">
        <w:rPr>
          <w:rFonts w:hint="eastAsia"/>
          <w:rtl/>
        </w:rPr>
        <w:t>ש</w:t>
      </w:r>
      <w:r w:rsidR="00A80D91">
        <w:rPr>
          <w:rFonts w:hint="cs"/>
          <w:rtl/>
        </w:rPr>
        <w:t>אין</w:t>
      </w:r>
      <w:r w:rsidR="00774289" w:rsidRPr="00094A9E">
        <w:rPr>
          <w:rtl/>
        </w:rPr>
        <w:t xml:space="preserve"> </w:t>
      </w:r>
      <w:r w:rsidR="00F60B40" w:rsidRPr="00094A9E">
        <w:rPr>
          <w:rFonts w:hint="eastAsia"/>
          <w:rtl/>
        </w:rPr>
        <w:t>יקר</w:t>
      </w:r>
      <w:r w:rsidR="00774289" w:rsidRPr="00094A9E">
        <w:rPr>
          <w:rtl/>
        </w:rPr>
        <w:t xml:space="preserve"> ממנו</w:t>
      </w:r>
      <w:r w:rsidR="006A6DDC" w:rsidRPr="00094A9E">
        <w:rPr>
          <w:rtl/>
        </w:rPr>
        <w:t>.</w:t>
      </w:r>
      <w:r w:rsidR="00F60B40" w:rsidRPr="00094A9E">
        <w:rPr>
          <w:rtl/>
        </w:rPr>
        <w:t xml:space="preserve"> רק </w:t>
      </w:r>
      <w:r w:rsidR="007622E9" w:rsidRPr="007622E9">
        <w:rPr>
          <w:rFonts w:cs="Times New Roman"/>
          <w:rtl/>
        </w:rPr>
        <w:t>דידיה סיומה</w:t>
      </w:r>
      <w:r w:rsidR="00F60B40" w:rsidRPr="00094A9E">
        <w:rPr>
          <w:rtl/>
        </w:rPr>
        <w:t xml:space="preserve"> </w:t>
      </w:r>
      <w:r w:rsidR="006A6DDC" w:rsidRPr="00094A9E">
        <w:rPr>
          <w:rFonts w:hint="eastAsia"/>
          <w:rtl/>
        </w:rPr>
        <w:t>בעל</w:t>
      </w:r>
      <w:r w:rsidR="00F60B40" w:rsidRPr="00094A9E">
        <w:rPr>
          <w:rtl/>
        </w:rPr>
        <w:t xml:space="preserve"> </w:t>
      </w:r>
      <w:r w:rsidR="006A6DDC" w:rsidRPr="00094A9E">
        <w:rPr>
          <w:rFonts w:hint="eastAsia"/>
          <w:rtl/>
        </w:rPr>
        <w:t>ה</w:t>
      </w:r>
      <w:r w:rsidR="00F60B40" w:rsidRPr="00094A9E">
        <w:rPr>
          <w:rFonts w:hint="eastAsia"/>
          <w:rtl/>
        </w:rPr>
        <w:t>עיני</w:t>
      </w:r>
      <w:r w:rsidR="006A6DDC" w:rsidRPr="00094A9E">
        <w:rPr>
          <w:rFonts w:hint="eastAsia"/>
          <w:rtl/>
        </w:rPr>
        <w:t>ים</w:t>
      </w:r>
      <w:r w:rsidR="00F60B40" w:rsidRPr="00094A9E">
        <w:rPr>
          <w:rtl/>
        </w:rPr>
        <w:t xml:space="preserve"> </w:t>
      </w:r>
      <w:r w:rsidR="006A6DDC" w:rsidRPr="00094A9E">
        <w:rPr>
          <w:rFonts w:hint="eastAsia"/>
          <w:rtl/>
        </w:rPr>
        <w:t>ה</w:t>
      </w:r>
      <w:r w:rsidR="00F60B40" w:rsidRPr="00094A9E">
        <w:rPr>
          <w:rFonts w:hint="eastAsia"/>
          <w:rtl/>
        </w:rPr>
        <w:t>מצועפות</w:t>
      </w:r>
      <w:r w:rsidR="00F60B40" w:rsidRPr="00094A9E">
        <w:rPr>
          <w:rtl/>
        </w:rPr>
        <w:t xml:space="preserve"> </w:t>
      </w:r>
      <w:r w:rsidR="00F60B40" w:rsidRPr="00094A9E">
        <w:rPr>
          <w:rFonts w:hint="eastAsia"/>
          <w:rtl/>
        </w:rPr>
        <w:t>ו</w:t>
      </w:r>
      <w:r w:rsidR="006A6DDC" w:rsidRPr="00094A9E">
        <w:rPr>
          <w:rFonts w:hint="eastAsia"/>
          <w:rtl/>
        </w:rPr>
        <w:t>ה</w:t>
      </w:r>
      <w:r w:rsidR="00F60B40" w:rsidRPr="00094A9E">
        <w:rPr>
          <w:rFonts w:hint="eastAsia"/>
          <w:rtl/>
        </w:rPr>
        <w:t>ידי</w:t>
      </w:r>
      <w:r w:rsidR="006A6DDC" w:rsidRPr="00094A9E">
        <w:rPr>
          <w:rFonts w:hint="eastAsia"/>
          <w:rtl/>
        </w:rPr>
        <w:t>ים</w:t>
      </w:r>
      <w:r w:rsidR="00F60B40" w:rsidRPr="00094A9E">
        <w:rPr>
          <w:rtl/>
        </w:rPr>
        <w:t xml:space="preserve"> הרועדות מאלכוהוליזם כרוני היה אומר, </w:t>
      </w:r>
      <w:r w:rsidR="00567E1A">
        <w:rPr>
          <w:rFonts w:hint="cs"/>
          <w:rtl/>
        </w:rPr>
        <w:t>"</w:t>
      </w:r>
      <w:r w:rsidR="00F60B40" w:rsidRPr="00094A9E">
        <w:rPr>
          <w:rtl/>
        </w:rPr>
        <w:t xml:space="preserve">זה היה </w:t>
      </w:r>
      <w:r w:rsidR="004D7433">
        <w:rPr>
          <w:rtl/>
        </w:rPr>
        <w:t>ניסיון</w:t>
      </w:r>
      <w:r w:rsidR="00F60B40" w:rsidRPr="00094A9E">
        <w:rPr>
          <w:rtl/>
        </w:rPr>
        <w:t xml:space="preserve"> טוב... </w:t>
      </w:r>
      <w:r w:rsidR="006A6DDC" w:rsidRPr="00094A9E">
        <w:rPr>
          <w:rFonts w:hint="eastAsia"/>
          <w:rtl/>
        </w:rPr>
        <w:t>ע</w:t>
      </w:r>
      <w:r w:rsidR="00F60B40" w:rsidRPr="00094A9E">
        <w:rPr>
          <w:rFonts w:hint="eastAsia"/>
          <w:rtl/>
        </w:rPr>
        <w:t>ם</w:t>
      </w:r>
      <w:r w:rsidR="00F60B40" w:rsidRPr="00094A9E">
        <w:rPr>
          <w:rtl/>
        </w:rPr>
        <w:t xml:space="preserve"> </w:t>
      </w:r>
      <w:r w:rsidR="00F60B40" w:rsidRPr="00094A9E">
        <w:rPr>
          <w:rFonts w:hint="eastAsia"/>
          <w:rtl/>
        </w:rPr>
        <w:t>אנשים</w:t>
      </w:r>
      <w:r w:rsidR="00F60B40" w:rsidRPr="00094A9E">
        <w:rPr>
          <w:rtl/>
        </w:rPr>
        <w:t xml:space="preserve"> </w:t>
      </w:r>
      <w:r w:rsidR="00F60B40" w:rsidRPr="00094A9E">
        <w:rPr>
          <w:rFonts w:hint="eastAsia"/>
          <w:rtl/>
        </w:rPr>
        <w:t>אחרים</w:t>
      </w:r>
      <w:r w:rsidR="00F60B40" w:rsidRPr="00094A9E">
        <w:rPr>
          <w:rtl/>
        </w:rPr>
        <w:t xml:space="preserve">, </w:t>
      </w:r>
      <w:r w:rsidR="00F60B40" w:rsidRPr="00094A9E">
        <w:rPr>
          <w:rFonts w:hint="eastAsia"/>
          <w:rtl/>
        </w:rPr>
        <w:t>אולי</w:t>
      </w:r>
      <w:r w:rsidR="00F60B40" w:rsidRPr="00094A9E">
        <w:rPr>
          <w:rtl/>
        </w:rPr>
        <w:t xml:space="preserve"> </w:t>
      </w:r>
      <w:r w:rsidR="00F60B40" w:rsidRPr="00094A9E">
        <w:rPr>
          <w:rFonts w:hint="eastAsia"/>
          <w:rtl/>
        </w:rPr>
        <w:t>היה</w:t>
      </w:r>
      <w:r w:rsidR="00F60B40" w:rsidRPr="00094A9E">
        <w:rPr>
          <w:rtl/>
        </w:rPr>
        <w:t xml:space="preserve"> </w:t>
      </w:r>
      <w:r w:rsidR="00F60B40" w:rsidRPr="00094A9E">
        <w:rPr>
          <w:rFonts w:hint="eastAsia"/>
          <w:rtl/>
        </w:rPr>
        <w:t>מצליח</w:t>
      </w:r>
      <w:r w:rsidR="00F60B40" w:rsidRPr="00094A9E">
        <w:rPr>
          <w:rtl/>
        </w:rPr>
        <w:t>.</w:t>
      </w:r>
      <w:r w:rsidR="00567E1A">
        <w:rPr>
          <w:rFonts w:hint="cs"/>
          <w:rtl/>
        </w:rPr>
        <w:t>"</w:t>
      </w:r>
    </w:p>
    <w:bookmarkEnd w:id="96"/>
    <w:p w14:paraId="309BF3B8" w14:textId="7C3579D7" w:rsidR="008828C2" w:rsidRDefault="00E22CFC" w:rsidP="000B06B6">
      <w:pPr>
        <w:rPr>
          <w:rtl/>
        </w:rPr>
      </w:pPr>
      <w:r>
        <w:rPr>
          <w:rFonts w:hint="cs"/>
          <w:rtl/>
        </w:rPr>
        <w:t>[</w:t>
      </w:r>
      <w:r w:rsidR="008828C2">
        <w:rPr>
          <w:rFonts w:hint="cs"/>
          <w:rtl/>
        </w:rPr>
        <w:t>אלכס שעשע א</w:t>
      </w:r>
      <w:r w:rsidR="005C07FD">
        <w:rPr>
          <w:rFonts w:hint="cs"/>
          <w:rtl/>
        </w:rPr>
        <w:t>ת בת-גל</w:t>
      </w:r>
      <w:r w:rsidR="00B05BB7">
        <w:rPr>
          <w:rFonts w:hint="cs"/>
          <w:rtl/>
        </w:rPr>
        <w:t xml:space="preserve"> </w:t>
      </w:r>
      <w:r w:rsidR="008828C2">
        <w:rPr>
          <w:rFonts w:hint="cs"/>
          <w:rtl/>
        </w:rPr>
        <w:t>ב</w:t>
      </w:r>
      <w:r w:rsidR="000B06B6">
        <w:rPr>
          <w:rFonts w:hint="cs"/>
          <w:rtl/>
        </w:rPr>
        <w:t>מסירות של</w:t>
      </w:r>
      <w:r w:rsidR="008828C2">
        <w:rPr>
          <w:rFonts w:hint="cs"/>
          <w:rtl/>
        </w:rPr>
        <w:t xml:space="preserve"> כדור </w:t>
      </w:r>
      <w:r w:rsidR="000B06B6">
        <w:rPr>
          <w:rFonts w:hint="cs"/>
          <w:rtl/>
        </w:rPr>
        <w:t>ה</w:t>
      </w:r>
      <w:r w:rsidR="008828C2">
        <w:rPr>
          <w:rFonts w:hint="cs"/>
          <w:rtl/>
        </w:rPr>
        <w:t xml:space="preserve">טניס </w:t>
      </w:r>
      <w:r w:rsidR="00AD206A">
        <w:rPr>
          <w:rFonts w:hint="cs"/>
          <w:rtl/>
        </w:rPr>
        <w:t>דר</w:t>
      </w:r>
      <w:r w:rsidR="008828C2">
        <w:rPr>
          <w:rFonts w:hint="cs"/>
          <w:rtl/>
        </w:rPr>
        <w:t>ך הצמיג המתנדנד</w:t>
      </w:r>
      <w:bookmarkStart w:id="97" w:name="_Hlk505519076"/>
      <w:r w:rsidR="00567E1A">
        <w:rPr>
          <w:rFonts w:hint="cs"/>
          <w:rtl/>
        </w:rPr>
        <w:t>, אבל</w:t>
      </w:r>
      <w:r w:rsidR="000B06B6">
        <w:rPr>
          <w:rFonts w:hint="cs"/>
          <w:rtl/>
        </w:rPr>
        <w:t xml:space="preserve"> </w:t>
      </w:r>
      <w:bookmarkStart w:id="98" w:name="_Hlk502683350"/>
      <w:bookmarkEnd w:id="97"/>
      <w:r w:rsidR="00F05D24" w:rsidRPr="00F05D24">
        <w:rPr>
          <w:rFonts w:cs="Times New Roman"/>
          <w:rtl/>
        </w:rPr>
        <w:t>דְיָדְיָה סי</w:t>
      </w:r>
      <w:r w:rsidR="00B2008E">
        <w:rPr>
          <w:rFonts w:hint="cs"/>
          <w:rtl/>
        </w:rPr>
        <w:t xml:space="preserve">היא </w:t>
      </w:r>
      <w:r w:rsidR="00F05D24">
        <w:rPr>
          <w:rFonts w:hint="cs"/>
          <w:rtl/>
        </w:rPr>
        <w:t>ע</w:t>
      </w:r>
      <w:r w:rsidR="00B2008E">
        <w:rPr>
          <w:rFonts w:hint="cs"/>
          <w:rtl/>
        </w:rPr>
        <w:t xml:space="preserve">ייפה </w:t>
      </w:r>
      <w:bookmarkEnd w:id="98"/>
      <w:r w:rsidR="00F05D24" w:rsidRPr="00F05D24">
        <w:rPr>
          <w:rFonts w:cs="Times New Roman"/>
          <w:rtl/>
        </w:rPr>
        <w:t>מהטרחה שבתפיסת הכדור,</w:t>
      </w:r>
      <w:r w:rsidR="00434E9C">
        <w:rPr>
          <w:rFonts w:cs="Times New Roman" w:hint="cs"/>
          <w:rtl/>
        </w:rPr>
        <w:t xml:space="preserve"> </w:t>
      </w:r>
      <w:r w:rsidR="00434E9C" w:rsidRPr="00434E9C">
        <w:rPr>
          <w:rFonts w:cs="Times New Roman"/>
          <w:rtl/>
        </w:rPr>
        <w:t>אף שאלכס הבריש אותו היטב על חולצתו עד שכמעט לא היו בו קוצים,</w:t>
      </w:r>
      <w:r w:rsidR="006B6AAA">
        <w:rPr>
          <w:rFonts w:cs="Times New Roman"/>
          <w:rtl/>
        </w:rPr>
        <w:t xml:space="preserve"> </w:t>
      </w:r>
      <w:r w:rsidR="00F05D24" w:rsidRPr="00F05D24">
        <w:rPr>
          <w:rFonts w:cs="Times New Roman"/>
          <w:rtl/>
        </w:rPr>
        <w:t>והעדיפה לפק</w:t>
      </w:r>
      <w:r w:rsidR="00A80D91">
        <w:rPr>
          <w:rFonts w:cs="Times New Roman" w:hint="cs"/>
          <w:rtl/>
        </w:rPr>
        <w:t>ח</w:t>
      </w:r>
      <w:r w:rsidR="00F05D24" w:rsidRPr="00F05D24">
        <w:rPr>
          <w:rFonts w:cs="Times New Roman"/>
          <w:rtl/>
        </w:rPr>
        <w:t xml:space="preserve"> על אלכס</w:t>
      </w:r>
      <w:r w:rsidR="00A80D91">
        <w:rPr>
          <w:rFonts w:cs="Times New Roman" w:hint="cs"/>
          <w:rtl/>
        </w:rPr>
        <w:t>,</w:t>
      </w:r>
      <w:r w:rsidR="00F05D24" w:rsidRPr="00F05D24">
        <w:rPr>
          <w:rFonts w:cs="Times New Roman"/>
          <w:rtl/>
        </w:rPr>
        <w:t xml:space="preserve"> </w:t>
      </w:r>
      <w:r w:rsidR="00A80D91">
        <w:rPr>
          <w:rFonts w:cs="Times New Roman" w:hint="cs"/>
          <w:rtl/>
        </w:rPr>
        <w:t>ש</w:t>
      </w:r>
      <w:r w:rsidR="00F05D24" w:rsidRPr="00F05D24">
        <w:rPr>
          <w:rFonts w:cs="Times New Roman"/>
          <w:rtl/>
        </w:rPr>
        <w:t xml:space="preserve">קלע </w:t>
      </w:r>
      <w:r w:rsidR="00434E9C">
        <w:rPr>
          <w:rFonts w:cs="Times New Roman" w:hint="cs"/>
          <w:rtl/>
        </w:rPr>
        <w:t xml:space="preserve">אותו </w:t>
      </w:r>
      <w:r w:rsidR="00F05D24" w:rsidRPr="00F05D24">
        <w:rPr>
          <w:rFonts w:cs="Times New Roman"/>
          <w:rtl/>
        </w:rPr>
        <w:t xml:space="preserve">לתוך הצמיג ממרחקים שהיא קבעה. היא </w:t>
      </w:r>
      <w:r w:rsidR="00434E9C" w:rsidRPr="00434E9C">
        <w:rPr>
          <w:rFonts w:cs="Times New Roman"/>
          <w:rtl/>
        </w:rPr>
        <w:t>התרוצצה</w:t>
      </w:r>
      <w:r w:rsidR="00434E9C">
        <w:rPr>
          <w:rFonts w:cs="Times New Roman" w:hint="cs"/>
          <w:rtl/>
        </w:rPr>
        <w:t xml:space="preserve"> </w:t>
      </w:r>
      <w:r w:rsidR="00F05D24" w:rsidRPr="00F05D24">
        <w:rPr>
          <w:rFonts w:cs="Times New Roman"/>
          <w:rtl/>
        </w:rPr>
        <w:t>והחזירה לו את הכדור וצווחה, יותר רחוק, יותר רחוק! וארקדי דחף את הצמיג, שיתנדנד חזק יותר,</w:t>
      </w:r>
      <w:r w:rsidR="008828C2">
        <w:rPr>
          <w:rFonts w:hint="cs"/>
          <w:rtl/>
        </w:rPr>
        <w:t xml:space="preserve"> אבל אלכס לא החטיא</w:t>
      </w:r>
      <w:r w:rsidR="00F82196">
        <w:rPr>
          <w:rFonts w:hint="cs"/>
          <w:rtl/>
        </w:rPr>
        <w:t xml:space="preserve"> ולו פעם אחת</w:t>
      </w:r>
      <w:r w:rsidR="008828C2">
        <w:rPr>
          <w:rFonts w:hint="cs"/>
          <w:rtl/>
        </w:rPr>
        <w:t>.</w:t>
      </w:r>
      <w:bookmarkStart w:id="99" w:name="_Hlk505519155"/>
      <w:r w:rsidR="000B06B6">
        <w:rPr>
          <w:rFonts w:hint="cs"/>
          <w:rtl/>
        </w:rPr>
        <w:t xml:space="preserve"> הוא היה מיומן</w:t>
      </w:r>
      <w:r w:rsidR="00C90C6C">
        <w:rPr>
          <w:rFonts w:hint="cs"/>
          <w:rtl/>
        </w:rPr>
        <w:t xml:space="preserve"> מאוד </w:t>
      </w:r>
      <w:r w:rsidR="000B06B6">
        <w:rPr>
          <w:rFonts w:hint="cs"/>
          <w:rtl/>
        </w:rPr>
        <w:t>בתרגיל הזה, שהרבה לבצע באימוני רוגבי.</w:t>
      </w:r>
      <w:bookmarkEnd w:id="99"/>
      <w:r>
        <w:rPr>
          <w:rFonts w:hint="cs"/>
          <w:rtl/>
        </w:rPr>
        <w:t>]</w:t>
      </w:r>
    </w:p>
    <w:p w14:paraId="59FA728F" w14:textId="3E1B6436" w:rsidR="00E22CFC" w:rsidRDefault="00E22CFC" w:rsidP="000B06B6">
      <w:pPr>
        <w:rPr>
          <w:rtl/>
        </w:rPr>
      </w:pPr>
      <w:r w:rsidRPr="00E22CFC">
        <w:rPr>
          <w:rFonts w:cs="Times New Roman"/>
          <w:rtl/>
        </w:rPr>
        <w:t>אלכס שעשע את בת-גל במסירות של כדור הטניס דרך הצמיג המתנדנד, תרגיל שהרבה לבצע באימוני הרוגבי. אבל עד מהרה בת-גל עייפה מהטרחה שבתפיסת הכדור, אף שאלכס הבריש אותו היטב על חולצתו עד שכמעט לא נותרוהיו בו קוצים.</w:t>
      </w:r>
    </w:p>
    <w:p w14:paraId="1304F65D" w14:textId="1A51F21A" w:rsidR="00314B2E" w:rsidRDefault="00314B2E" w:rsidP="00314B2E">
      <w:pPr>
        <w:rPr>
          <w:rtl/>
        </w:rPr>
      </w:pPr>
      <w:r>
        <w:rPr>
          <w:rFonts w:hint="cs"/>
          <w:rtl/>
        </w:rPr>
        <w:lastRenderedPageBreak/>
        <w:t>"אתה יודע מה זה כלבת</w:t>
      </w:r>
      <w:r w:rsidR="00763F78">
        <w:rPr>
          <w:rFonts w:hint="cs"/>
          <w:rtl/>
        </w:rPr>
        <w:t>, ס</w:t>
      </w:r>
      <w:r w:rsidR="001F17D7">
        <w:rPr>
          <w:rFonts w:hint="cs"/>
          <w:rtl/>
        </w:rPr>
        <w:t>אשה</w:t>
      </w:r>
      <w:r>
        <w:rPr>
          <w:rFonts w:hint="cs"/>
          <w:rtl/>
        </w:rPr>
        <w:t>?</w:t>
      </w:r>
      <w:r w:rsidR="008828C2">
        <w:rPr>
          <w:rFonts w:hint="cs"/>
          <w:rtl/>
        </w:rPr>
        <w:t xml:space="preserve"> זאת מחלה.</w:t>
      </w:r>
      <w:r>
        <w:rPr>
          <w:rFonts w:hint="cs"/>
          <w:rtl/>
        </w:rPr>
        <w:t>"</w:t>
      </w:r>
    </w:p>
    <w:p w14:paraId="47E59ED5" w14:textId="226DEC59" w:rsidR="00314B2E" w:rsidRDefault="008828C2" w:rsidP="00314B2E">
      <w:pPr>
        <w:rPr>
          <w:rtl/>
        </w:rPr>
      </w:pPr>
      <w:r>
        <w:rPr>
          <w:rFonts w:hint="cs"/>
          <w:rtl/>
        </w:rPr>
        <w:t>אלכס חשב שזאת מחלת געגועים לכלב אהוב שנשאר רחוק</w:t>
      </w:r>
      <w:r w:rsidR="00314B2E">
        <w:rPr>
          <w:rFonts w:hint="cs"/>
          <w:rtl/>
        </w:rPr>
        <w:t>.</w:t>
      </w:r>
    </w:p>
    <w:p w14:paraId="7AA57397" w14:textId="6B3BC60D" w:rsidR="00314B2E" w:rsidRDefault="00314B2E" w:rsidP="00E96D9C">
      <w:pPr>
        <w:rPr>
          <w:rtl/>
        </w:rPr>
      </w:pPr>
      <w:r>
        <w:rPr>
          <w:rFonts w:hint="cs"/>
          <w:rtl/>
        </w:rPr>
        <w:t>"</w:t>
      </w:r>
      <w:r w:rsidR="008828C2">
        <w:rPr>
          <w:rFonts w:hint="cs"/>
          <w:rtl/>
        </w:rPr>
        <w:t xml:space="preserve">כלבת </w:t>
      </w:r>
      <w:r>
        <w:rPr>
          <w:rFonts w:hint="cs"/>
          <w:rtl/>
        </w:rPr>
        <w:t>זה כשנושך אותך כלב</w:t>
      </w:r>
      <w:r w:rsidR="00E96D9C">
        <w:rPr>
          <w:rFonts w:hint="cs"/>
          <w:rtl/>
        </w:rPr>
        <w:t xml:space="preserve"> נגוע, </w:t>
      </w:r>
      <w:r w:rsidR="00434E9C">
        <w:rPr>
          <w:rFonts w:hint="cs"/>
          <w:rtl/>
        </w:rPr>
        <w:t>ו</w:t>
      </w:r>
      <w:r>
        <w:rPr>
          <w:rFonts w:hint="cs"/>
          <w:rtl/>
        </w:rPr>
        <w:t>אתה יכול לה</w:t>
      </w:r>
      <w:r w:rsidR="007622E9">
        <w:rPr>
          <w:rFonts w:hint="cs"/>
          <w:rtl/>
        </w:rPr>
        <w:t>י</w:t>
      </w:r>
      <w:r>
        <w:rPr>
          <w:rFonts w:hint="cs"/>
          <w:rtl/>
        </w:rPr>
        <w:t>דבק</w:t>
      </w:r>
      <w:r w:rsidR="00E96D9C">
        <w:rPr>
          <w:rFonts w:hint="cs"/>
          <w:rtl/>
        </w:rPr>
        <w:t xml:space="preserve"> בו</w:t>
      </w:r>
      <w:r w:rsidR="007622E9">
        <w:rPr>
          <w:rFonts w:hint="cs"/>
          <w:rtl/>
        </w:rPr>
        <w:t>ו</w:t>
      </w:r>
      <w:r w:rsidR="00E96D9C">
        <w:rPr>
          <w:rFonts w:hint="cs"/>
          <w:rtl/>
        </w:rPr>
        <w:t>ירוס</w:t>
      </w:r>
      <w:r>
        <w:rPr>
          <w:rFonts w:hint="cs"/>
          <w:rtl/>
        </w:rPr>
        <w:t>. זאת מחלה שבה מפחדים מהמים."</w:t>
      </w:r>
    </w:p>
    <w:p w14:paraId="52F063C9" w14:textId="717DD797" w:rsidR="00BE58EB" w:rsidRDefault="00314B2E" w:rsidP="00F05D24">
      <w:pPr>
        <w:rPr>
          <w:rFonts w:cs="Times New Roman"/>
          <w:rtl/>
        </w:rPr>
      </w:pPr>
      <w:bookmarkStart w:id="100" w:name="_Hlk529443771"/>
      <w:r>
        <w:rPr>
          <w:rFonts w:hint="cs"/>
          <w:rtl/>
        </w:rPr>
        <w:t>"אני מכיר</w:t>
      </w:r>
      <w:r w:rsidR="0041576C">
        <w:rPr>
          <w:rFonts w:hint="cs"/>
          <w:rtl/>
        </w:rPr>
        <w:t>, אחי</w:t>
      </w:r>
      <w:r>
        <w:rPr>
          <w:rFonts w:hint="cs"/>
          <w:rtl/>
        </w:rPr>
        <w:t>."</w:t>
      </w:r>
      <w:r w:rsidR="00A95088">
        <w:rPr>
          <w:rFonts w:hint="cs"/>
          <w:rtl/>
        </w:rPr>
        <w:t xml:space="preserve"> </w:t>
      </w:r>
      <w:r w:rsidR="00A95088">
        <w:rPr>
          <w:rFonts w:cs="Times New Roman"/>
          <w:rtl/>
        </w:rPr>
        <w:t>אלכס קרא לארקדי אחי</w:t>
      </w:r>
      <w:r w:rsidR="007622E9">
        <w:rPr>
          <w:rFonts w:cs="Times New Roman" w:hint="cs"/>
          <w:rtl/>
        </w:rPr>
        <w:t>,</w:t>
      </w:r>
      <w:r w:rsidR="00A95088">
        <w:rPr>
          <w:rFonts w:cs="Times New Roman"/>
          <w:rtl/>
        </w:rPr>
        <w:t xml:space="preserve"> אבל במלעיל</w:t>
      </w:r>
      <w:r w:rsidR="00434E9C">
        <w:rPr>
          <w:rFonts w:cs="Times New Roman" w:hint="cs"/>
          <w:rtl/>
        </w:rPr>
        <w:t xml:space="preserve"> </w:t>
      </w:r>
      <w:r w:rsidR="00434E9C">
        <w:rPr>
          <w:rFonts w:cs="Times New Roman"/>
          <w:rtl/>
        </w:rPr>
        <w:t>–</w:t>
      </w:r>
      <w:r w:rsidR="00A95088">
        <w:rPr>
          <w:rFonts w:cs="Times New Roman"/>
          <w:rtl/>
        </w:rPr>
        <w:t xml:space="preserve"> כמו שמש, כמו </w:t>
      </w:r>
      <w:r w:rsidR="00BE58EB">
        <w:rPr>
          <w:rFonts w:cs="Times New Roman" w:hint="cs"/>
          <w:rtl/>
        </w:rPr>
        <w:t>בית</w:t>
      </w:r>
      <w:r w:rsidR="00A95088">
        <w:rPr>
          <w:rFonts w:cs="Times New Roman"/>
          <w:rtl/>
        </w:rPr>
        <w:t>.</w:t>
      </w:r>
      <w:r w:rsidR="00F05D24">
        <w:rPr>
          <w:rFonts w:cs="Times New Roman" w:hint="cs"/>
          <w:rtl/>
        </w:rPr>
        <w:t xml:space="preserve"> </w:t>
      </w:r>
      <w:r w:rsidR="00A95088">
        <w:rPr>
          <w:rFonts w:cs="Times New Roman"/>
          <w:rtl/>
        </w:rPr>
        <w:t xml:space="preserve">וכן, כמו </w:t>
      </w:r>
      <w:r w:rsidR="00BE58EB">
        <w:rPr>
          <w:rFonts w:cs="Times New Roman" w:hint="cs"/>
          <w:rtl/>
        </w:rPr>
        <w:t>כלב</w:t>
      </w:r>
      <w:r w:rsidR="00A95088">
        <w:rPr>
          <w:rFonts w:cs="Times New Roman"/>
          <w:rtl/>
        </w:rPr>
        <w:t>.</w:t>
      </w:r>
      <w:bookmarkEnd w:id="100"/>
    </w:p>
    <w:p w14:paraId="01981947" w14:textId="31B674E0" w:rsidR="00314B2E" w:rsidRDefault="00314B2E" w:rsidP="00A95088">
      <w:pPr>
        <w:rPr>
          <w:rtl/>
        </w:rPr>
      </w:pPr>
      <w:r>
        <w:rPr>
          <w:rFonts w:hint="cs"/>
          <w:rtl/>
        </w:rPr>
        <w:t>"זה נראה לך מטורף,</w:t>
      </w:r>
      <w:r w:rsidR="00434E9C" w:rsidRPr="00434E9C">
        <w:rPr>
          <w:rFonts w:hint="cs"/>
          <w:rtl/>
        </w:rPr>
        <w:t xml:space="preserve"> </w:t>
      </w:r>
      <w:r w:rsidR="00434E9C">
        <w:rPr>
          <w:rFonts w:hint="cs"/>
          <w:rtl/>
        </w:rPr>
        <w:t>סתם</w:t>
      </w:r>
      <w:r>
        <w:rPr>
          <w:rFonts w:hint="cs"/>
          <w:rtl/>
        </w:rPr>
        <w:t xml:space="preserve"> לפחד ממים?"</w:t>
      </w:r>
    </w:p>
    <w:p w14:paraId="311D79BC" w14:textId="5AD3045B" w:rsidR="00314B2E" w:rsidRDefault="00E96D9C" w:rsidP="00E96D9C">
      <w:pPr>
        <w:rPr>
          <w:rtl/>
        </w:rPr>
      </w:pPr>
      <w:r>
        <w:rPr>
          <w:rFonts w:hint="cs"/>
          <w:rtl/>
        </w:rPr>
        <w:t xml:space="preserve">"אני חושב </w:t>
      </w:r>
      <w:r w:rsidR="006A6DDC">
        <w:rPr>
          <w:rFonts w:hint="cs"/>
          <w:rtl/>
        </w:rPr>
        <w:t xml:space="preserve">הם מפחדים כי </w:t>
      </w:r>
      <w:r w:rsidR="00434E9C">
        <w:rPr>
          <w:rFonts w:hint="cs"/>
          <w:rtl/>
        </w:rPr>
        <w:t xml:space="preserve">זה </w:t>
      </w:r>
      <w:r w:rsidR="00763F78">
        <w:rPr>
          <w:rFonts w:hint="cs"/>
          <w:rtl/>
        </w:rPr>
        <w:t xml:space="preserve">כואב </w:t>
      </w:r>
      <w:r>
        <w:rPr>
          <w:rFonts w:hint="cs"/>
          <w:rtl/>
        </w:rPr>
        <w:t>ל</w:t>
      </w:r>
      <w:r w:rsidR="00434E9C">
        <w:rPr>
          <w:rFonts w:hint="cs"/>
          <w:rtl/>
        </w:rPr>
        <w:t>הם ש</w:t>
      </w:r>
      <w:r>
        <w:rPr>
          <w:rFonts w:hint="cs"/>
          <w:rtl/>
        </w:rPr>
        <w:t>ב</w:t>
      </w:r>
      <w:r w:rsidR="00434E9C">
        <w:rPr>
          <w:rFonts w:hint="cs"/>
          <w:rtl/>
        </w:rPr>
        <w:t>ו</w:t>
      </w:r>
      <w:r>
        <w:rPr>
          <w:rFonts w:hint="cs"/>
          <w:rtl/>
        </w:rPr>
        <w:t>לע</w:t>
      </w:r>
      <w:r w:rsidR="00434E9C">
        <w:rPr>
          <w:rFonts w:hint="cs"/>
          <w:rtl/>
        </w:rPr>
        <w:t>ים</w:t>
      </w:r>
      <w:r>
        <w:rPr>
          <w:rFonts w:hint="cs"/>
          <w:rtl/>
        </w:rPr>
        <w:t>."</w:t>
      </w:r>
    </w:p>
    <w:p w14:paraId="2681DFFB" w14:textId="30F98D27" w:rsidR="00314B2E" w:rsidRDefault="00314B2E" w:rsidP="00F82196">
      <w:pPr>
        <w:rPr>
          <w:rtl/>
        </w:rPr>
      </w:pPr>
      <w:r>
        <w:rPr>
          <w:rFonts w:hint="cs"/>
          <w:rtl/>
        </w:rPr>
        <w:t>"</w:t>
      </w:r>
      <w:r w:rsidR="00E96D9C">
        <w:rPr>
          <w:rFonts w:hint="cs"/>
          <w:rtl/>
        </w:rPr>
        <w:t xml:space="preserve">אבל </w:t>
      </w:r>
      <w:r w:rsidR="00F82196">
        <w:rPr>
          <w:rFonts w:hint="cs"/>
          <w:rtl/>
        </w:rPr>
        <w:t>מי שאין לו</w:t>
      </w:r>
      <w:r w:rsidR="00E96D9C">
        <w:rPr>
          <w:rFonts w:hint="cs"/>
          <w:rtl/>
        </w:rPr>
        <w:t xml:space="preserve"> כלבת, </w:t>
      </w:r>
      <w:r>
        <w:rPr>
          <w:rFonts w:hint="cs"/>
          <w:rtl/>
        </w:rPr>
        <w:t>זה</w:t>
      </w:r>
      <w:r w:rsidR="008828C2">
        <w:rPr>
          <w:rFonts w:hint="cs"/>
          <w:rtl/>
        </w:rPr>
        <w:t xml:space="preserve"> הרי</w:t>
      </w:r>
      <w:r>
        <w:rPr>
          <w:rFonts w:hint="cs"/>
          <w:rtl/>
        </w:rPr>
        <w:t xml:space="preserve"> מ</w:t>
      </w:r>
      <w:r w:rsidR="00034CE3" w:rsidRPr="00034CE3">
        <w:rPr>
          <w:rFonts w:cs="Times New Roman"/>
          <w:rtl/>
        </w:rPr>
        <w:t>טורף</w:t>
      </w:r>
      <w:r w:rsidR="00E96D9C">
        <w:rPr>
          <w:rFonts w:hint="cs"/>
          <w:rtl/>
        </w:rPr>
        <w:t xml:space="preserve"> לפחד ממים</w:t>
      </w:r>
      <w:r>
        <w:rPr>
          <w:rFonts w:hint="cs"/>
          <w:rtl/>
        </w:rPr>
        <w:t>, לא?"</w:t>
      </w:r>
    </w:p>
    <w:p w14:paraId="3357B79D" w14:textId="17A3A742" w:rsidR="00314B2E" w:rsidRDefault="00314B2E" w:rsidP="00314B2E">
      <w:pPr>
        <w:rPr>
          <w:rtl/>
        </w:rPr>
      </w:pPr>
      <w:bookmarkStart w:id="101" w:name="_Hlk529443845"/>
      <w:r>
        <w:rPr>
          <w:rFonts w:hint="cs"/>
          <w:rtl/>
        </w:rPr>
        <w:t>"מים יכול להפחיד. כל מה שצריכים, כל מה שבל</w:t>
      </w:r>
      <w:r w:rsidR="00434E9C">
        <w:rPr>
          <w:rFonts w:hint="cs"/>
          <w:rtl/>
        </w:rPr>
        <w:t>עדו</w:t>
      </w:r>
      <w:r w:rsidR="007622E9">
        <w:rPr>
          <w:rFonts w:hint="cs"/>
          <w:rtl/>
        </w:rPr>
        <w:t>ֹ</w:t>
      </w:r>
      <w:r>
        <w:rPr>
          <w:rFonts w:hint="cs"/>
          <w:rtl/>
        </w:rPr>
        <w:t xml:space="preserve"> נמות, יכול להפחיד."</w:t>
      </w:r>
      <w:bookmarkEnd w:id="101"/>
    </w:p>
    <w:p w14:paraId="66A40E73" w14:textId="6EBC689D" w:rsidR="00314B2E" w:rsidRDefault="00314B2E" w:rsidP="00314B2E">
      <w:pPr>
        <w:rPr>
          <w:rtl/>
        </w:rPr>
      </w:pPr>
      <w:r>
        <w:rPr>
          <w:rFonts w:hint="cs"/>
          <w:rtl/>
        </w:rPr>
        <w:t>"ונהר יכול להפחיד?"</w:t>
      </w:r>
    </w:p>
    <w:p w14:paraId="30A03754" w14:textId="7C5440A7" w:rsidR="005628E4" w:rsidRDefault="00314B2E" w:rsidP="008828C2">
      <w:pPr>
        <w:rPr>
          <w:rtl/>
        </w:rPr>
      </w:pPr>
      <w:r>
        <w:rPr>
          <w:rFonts w:hint="cs"/>
          <w:rtl/>
        </w:rPr>
        <w:t xml:space="preserve">אלכס פסק </w:t>
      </w:r>
      <w:r w:rsidR="00E96D9C">
        <w:rPr>
          <w:rFonts w:hint="cs"/>
          <w:rtl/>
        </w:rPr>
        <w:t xml:space="preserve">נחרצוֹת </w:t>
      </w:r>
      <w:r w:rsidR="008828C2">
        <w:rPr>
          <w:rFonts w:hint="cs"/>
          <w:rtl/>
        </w:rPr>
        <w:t>ש</w:t>
      </w:r>
      <w:r>
        <w:rPr>
          <w:rFonts w:hint="cs"/>
          <w:rtl/>
        </w:rPr>
        <w:t xml:space="preserve">נהר </w:t>
      </w:r>
      <w:r w:rsidR="008828C2">
        <w:rPr>
          <w:rFonts w:hint="cs"/>
          <w:rtl/>
        </w:rPr>
        <w:t xml:space="preserve">בהחלט </w:t>
      </w:r>
      <w:r>
        <w:rPr>
          <w:rFonts w:hint="cs"/>
          <w:rtl/>
        </w:rPr>
        <w:t>יכול להפחיד</w:t>
      </w:r>
      <w:bookmarkStart w:id="102" w:name="_Hlk502684131"/>
      <w:r>
        <w:rPr>
          <w:rFonts w:hint="cs"/>
          <w:rtl/>
        </w:rPr>
        <w:t>.</w:t>
      </w:r>
      <w:r w:rsidR="00A97FD0">
        <w:rPr>
          <w:rFonts w:hint="cs"/>
          <w:rtl/>
        </w:rPr>
        <w:t xml:space="preserve"> </w:t>
      </w:r>
      <w:r w:rsidR="00A97FD0" w:rsidRPr="00094A9E">
        <w:rPr>
          <w:rFonts w:hint="eastAsia"/>
          <w:rtl/>
        </w:rPr>
        <w:t>גל</w:t>
      </w:r>
      <w:r w:rsidR="00A97FD0" w:rsidRPr="00094A9E">
        <w:rPr>
          <w:rtl/>
        </w:rPr>
        <w:t xml:space="preserve"> </w:t>
      </w:r>
      <w:r w:rsidR="00A97FD0" w:rsidRPr="00094A9E">
        <w:rPr>
          <w:rFonts w:hint="eastAsia"/>
          <w:rtl/>
        </w:rPr>
        <w:t>לא</w:t>
      </w:r>
      <w:r w:rsidR="00A97FD0" w:rsidRPr="00094A9E">
        <w:rPr>
          <w:rtl/>
        </w:rPr>
        <w:t>,</w:t>
      </w:r>
      <w:r w:rsidR="00034CE3">
        <w:rPr>
          <w:rFonts w:hint="cs"/>
          <w:rtl/>
        </w:rPr>
        <w:t xml:space="preserve"> גל</w:t>
      </w:r>
      <w:r w:rsidR="00A97FD0" w:rsidRPr="00094A9E">
        <w:rPr>
          <w:rtl/>
        </w:rPr>
        <w:t xml:space="preserve"> </w:t>
      </w:r>
      <w:r w:rsidR="00A97FD0" w:rsidRPr="00094A9E">
        <w:rPr>
          <w:rFonts w:hint="eastAsia"/>
          <w:rtl/>
        </w:rPr>
        <w:t>היא</w:t>
      </w:r>
      <w:r w:rsidR="00A97FD0" w:rsidRPr="00094A9E">
        <w:rPr>
          <w:rtl/>
        </w:rPr>
        <w:t xml:space="preserve"> </w:t>
      </w:r>
      <w:r w:rsidR="00A97FD0" w:rsidRPr="00094A9E">
        <w:rPr>
          <w:rFonts w:hint="eastAsia"/>
          <w:rtl/>
        </w:rPr>
        <w:t>ע</w:t>
      </w:r>
      <w:r w:rsidR="00ED495C" w:rsidRPr="00094A9E">
        <w:rPr>
          <w:rFonts w:hint="eastAsia"/>
          <w:rtl/>
        </w:rPr>
        <w:t>וצמתית</w:t>
      </w:r>
      <w:r w:rsidR="00A97FD0" w:rsidRPr="00094A9E">
        <w:rPr>
          <w:rtl/>
        </w:rPr>
        <w:t xml:space="preserve"> מדי ו</w:t>
      </w:r>
      <w:r w:rsidR="00ED495C" w:rsidRPr="00094A9E">
        <w:rPr>
          <w:rFonts w:hint="eastAsia"/>
          <w:rtl/>
        </w:rPr>
        <w:t>חופשייה</w:t>
      </w:r>
      <w:r w:rsidR="00A97FD0" w:rsidRPr="00094A9E">
        <w:rPr>
          <w:rtl/>
        </w:rPr>
        <w:t xml:space="preserve"> </w:t>
      </w:r>
      <w:r w:rsidR="005628E4" w:rsidRPr="00094A9E">
        <w:rPr>
          <w:rFonts w:hint="eastAsia"/>
          <w:rtl/>
        </w:rPr>
        <w:t>ומשוטטת</w:t>
      </w:r>
      <w:r w:rsidR="005628E4" w:rsidRPr="00094A9E">
        <w:rPr>
          <w:rtl/>
        </w:rPr>
        <w:t xml:space="preserve"> </w:t>
      </w:r>
      <w:r w:rsidR="00ED495C" w:rsidRPr="00094A9E">
        <w:rPr>
          <w:rtl/>
        </w:rPr>
        <w:t>[</w:t>
      </w:r>
      <w:r w:rsidR="005628E4" w:rsidRPr="00094A9E">
        <w:t>aimlessly</w:t>
      </w:r>
      <w:r w:rsidR="00ED495C" w:rsidRPr="00094A9E">
        <w:rPr>
          <w:rtl/>
        </w:rPr>
        <w:t>]</w:t>
      </w:r>
      <w:r w:rsidR="005628E4" w:rsidRPr="00094A9E">
        <w:rPr>
          <w:rtl/>
        </w:rPr>
        <w:t xml:space="preserve"> ב</w:t>
      </w:r>
      <w:r w:rsidR="00ED495C" w:rsidRPr="00094A9E">
        <w:rPr>
          <w:rFonts w:hint="eastAsia"/>
          <w:rtl/>
        </w:rPr>
        <w:t>אוקיינוס</w:t>
      </w:r>
      <w:r w:rsidR="005628E4" w:rsidRPr="00094A9E">
        <w:rPr>
          <w:rtl/>
        </w:rPr>
        <w:t xml:space="preserve"> אינסופי</w:t>
      </w:r>
      <w:r w:rsidR="007622E9">
        <w:rPr>
          <w:rFonts w:hint="cs"/>
          <w:rtl/>
        </w:rPr>
        <w:t>,</w:t>
      </w:r>
      <w:r w:rsidR="005628E4" w:rsidRPr="00094A9E">
        <w:rPr>
          <w:rtl/>
        </w:rPr>
        <w:t xml:space="preserve"> </w:t>
      </w:r>
      <w:r w:rsidR="00A97FD0" w:rsidRPr="00094A9E">
        <w:rPr>
          <w:rFonts w:hint="eastAsia"/>
          <w:rtl/>
        </w:rPr>
        <w:t>והוא</w:t>
      </w:r>
      <w:r w:rsidR="00A97FD0" w:rsidRPr="00094A9E">
        <w:rPr>
          <w:rtl/>
        </w:rPr>
        <w:t xml:space="preserve"> </w:t>
      </w:r>
      <w:r w:rsidR="00A97FD0" w:rsidRPr="00094A9E">
        <w:rPr>
          <w:rFonts w:hint="eastAsia"/>
          <w:rtl/>
        </w:rPr>
        <w:t>התאכזב</w:t>
      </w:r>
      <w:r w:rsidR="00A97FD0" w:rsidRPr="00094A9E">
        <w:rPr>
          <w:rtl/>
        </w:rPr>
        <w:t xml:space="preserve"> </w:t>
      </w:r>
      <w:r w:rsidR="00A97FD0" w:rsidRPr="00094A9E">
        <w:rPr>
          <w:rFonts w:hint="eastAsia"/>
          <w:rtl/>
        </w:rPr>
        <w:t>כשארקדי</w:t>
      </w:r>
      <w:r w:rsidR="005628E4" w:rsidRPr="00094A9E">
        <w:rPr>
          <w:rtl/>
        </w:rPr>
        <w:t xml:space="preserve"> תיקן אותו כי גל הוא זכר בעברית.</w:t>
      </w:r>
      <w:r w:rsidR="00A97FD0" w:rsidRPr="00094A9E">
        <w:rPr>
          <w:rtl/>
        </w:rPr>
        <w:t xml:space="preserve"> </w:t>
      </w:r>
      <w:r w:rsidR="00567E1A">
        <w:rPr>
          <w:rFonts w:hint="cs"/>
          <w:rtl/>
        </w:rPr>
        <w:t>[</w:t>
      </w:r>
      <w:r w:rsidR="005628E4" w:rsidRPr="00094A9E">
        <w:rPr>
          <w:rFonts w:hint="eastAsia"/>
          <w:rtl/>
        </w:rPr>
        <w:t>בכל</w:t>
      </w:r>
      <w:r w:rsidR="005628E4" w:rsidRPr="00094A9E">
        <w:rPr>
          <w:rtl/>
        </w:rPr>
        <w:t xml:space="preserve"> </w:t>
      </w:r>
      <w:r w:rsidR="005628E4" w:rsidRPr="00094A9E">
        <w:rPr>
          <w:rFonts w:hint="eastAsia"/>
          <w:rtl/>
        </w:rPr>
        <w:t>מקרה</w:t>
      </w:r>
      <w:r w:rsidR="005628E4" w:rsidRPr="00094A9E">
        <w:rPr>
          <w:rtl/>
        </w:rPr>
        <w:t xml:space="preserve">, </w:t>
      </w:r>
      <w:r w:rsidR="005628E4" w:rsidRPr="00094A9E">
        <w:rPr>
          <w:rFonts w:hint="eastAsia"/>
          <w:rtl/>
        </w:rPr>
        <w:t>פחד</w:t>
      </w:r>
      <w:r w:rsidR="005628E4" w:rsidRPr="00094A9E">
        <w:rPr>
          <w:rtl/>
        </w:rPr>
        <w:t xml:space="preserve">, </w:t>
      </w:r>
      <w:r w:rsidR="005628E4" w:rsidRPr="00094A9E">
        <w:rPr>
          <w:rFonts w:hint="eastAsia"/>
          <w:rtl/>
        </w:rPr>
        <w:t>במקרה</w:t>
      </w:r>
      <w:r w:rsidR="005628E4" w:rsidRPr="00094A9E">
        <w:rPr>
          <w:rtl/>
        </w:rPr>
        <w:t xml:space="preserve"> </w:t>
      </w:r>
      <w:r w:rsidR="005628E4" w:rsidRPr="00094A9E">
        <w:rPr>
          <w:rFonts w:hint="eastAsia"/>
          <w:rtl/>
        </w:rPr>
        <w:t>של</w:t>
      </w:r>
      <w:r w:rsidR="005628E4" w:rsidRPr="00094A9E">
        <w:rPr>
          <w:rtl/>
        </w:rPr>
        <w:t xml:space="preserve"> </w:t>
      </w:r>
      <w:r w:rsidR="005628E4" w:rsidRPr="00094A9E">
        <w:rPr>
          <w:rFonts w:hint="eastAsia"/>
          <w:rtl/>
        </w:rPr>
        <w:t>גל</w:t>
      </w:r>
      <w:r w:rsidR="005628E4" w:rsidRPr="00094A9E">
        <w:rPr>
          <w:rtl/>
        </w:rPr>
        <w:t xml:space="preserve">, </w:t>
      </w:r>
      <w:r w:rsidR="005628E4" w:rsidRPr="00094A9E">
        <w:rPr>
          <w:rFonts w:hint="eastAsia"/>
          <w:rtl/>
        </w:rPr>
        <w:t>לא</w:t>
      </w:r>
      <w:r w:rsidR="005628E4" w:rsidRPr="00094A9E">
        <w:rPr>
          <w:rtl/>
        </w:rPr>
        <w:t xml:space="preserve"> </w:t>
      </w:r>
      <w:r w:rsidR="005628E4" w:rsidRPr="00094A9E">
        <w:rPr>
          <w:rFonts w:hint="eastAsia"/>
          <w:rtl/>
        </w:rPr>
        <w:t>יועיל</w:t>
      </w:r>
      <w:r w:rsidR="005628E4" w:rsidRPr="00094A9E">
        <w:rPr>
          <w:rtl/>
        </w:rPr>
        <w:t xml:space="preserve"> </w:t>
      </w:r>
      <w:r w:rsidR="005628E4" w:rsidRPr="00094A9E">
        <w:rPr>
          <w:rFonts w:hint="eastAsia"/>
          <w:rtl/>
        </w:rPr>
        <w:t>בכלום</w:t>
      </w:r>
      <w:r w:rsidR="005628E4" w:rsidRPr="00094A9E">
        <w:rPr>
          <w:rtl/>
        </w:rPr>
        <w:t>.</w:t>
      </w:r>
      <w:r w:rsidR="00567E1A">
        <w:rPr>
          <w:rFonts w:hint="cs"/>
          <w:rtl/>
        </w:rPr>
        <w:t>]</w:t>
      </w:r>
    </w:p>
    <w:bookmarkEnd w:id="102"/>
    <w:p w14:paraId="1CDD07B7" w14:textId="289A76AC" w:rsidR="004D5420" w:rsidRDefault="004D5420" w:rsidP="00D3196E">
      <w:pPr>
        <w:rPr>
          <w:rtl/>
        </w:rPr>
      </w:pPr>
    </w:p>
    <w:p w14:paraId="1CD847BB" w14:textId="2B78946C" w:rsidR="005F2537" w:rsidRDefault="005F2537" w:rsidP="00250000">
      <w:pPr>
        <w:rPr>
          <w:rtl/>
        </w:rPr>
      </w:pPr>
      <w:r>
        <w:rPr>
          <w:rFonts w:hint="cs"/>
          <w:rtl/>
        </w:rPr>
        <w:t>"אני לא אטוס איתם</w:t>
      </w:r>
      <w:r w:rsidR="00434E9C">
        <w:rPr>
          <w:rFonts w:hint="cs"/>
          <w:rtl/>
        </w:rPr>
        <w:t xml:space="preserve"> לחתונה</w:t>
      </w:r>
      <w:r>
        <w:rPr>
          <w:rFonts w:hint="cs"/>
          <w:rtl/>
        </w:rPr>
        <w:t xml:space="preserve">," ארקדי </w:t>
      </w:r>
      <w:r w:rsidR="00107141">
        <w:rPr>
          <w:rFonts w:hint="cs"/>
          <w:rtl/>
        </w:rPr>
        <w:t>הכריז</w:t>
      </w:r>
      <w:r w:rsidR="00F95E0C">
        <w:rPr>
          <w:rFonts w:hint="cs"/>
          <w:rtl/>
        </w:rPr>
        <w:t xml:space="preserve"> באחד הימים</w:t>
      </w:r>
      <w:r>
        <w:rPr>
          <w:rFonts w:hint="cs"/>
          <w:rtl/>
        </w:rPr>
        <w:t xml:space="preserve">. "אני </w:t>
      </w:r>
      <w:r w:rsidR="00521776">
        <w:rPr>
          <w:rFonts w:hint="cs"/>
          <w:rtl/>
        </w:rPr>
        <w:t>א</w:t>
      </w:r>
      <w:r>
        <w:rPr>
          <w:rFonts w:hint="cs"/>
          <w:rtl/>
        </w:rPr>
        <w:t>שאר פה."</w:t>
      </w:r>
    </w:p>
    <w:p w14:paraId="3EFFE4C7" w14:textId="1475C94E" w:rsidR="005F2537" w:rsidRDefault="00521776" w:rsidP="00250000">
      <w:pPr>
        <w:rPr>
          <w:rtl/>
        </w:rPr>
      </w:pPr>
      <w:r>
        <w:rPr>
          <w:rFonts w:hint="cs"/>
          <w:rtl/>
        </w:rPr>
        <w:t xml:space="preserve">"לא ירשו </w:t>
      </w:r>
      <w:r w:rsidR="001A0FF0">
        <w:rPr>
          <w:rFonts w:hint="cs"/>
          <w:rtl/>
        </w:rPr>
        <w:t>ממ</w:t>
      </w:r>
      <w:r>
        <w:rPr>
          <w:rFonts w:hint="cs"/>
          <w:rtl/>
        </w:rPr>
        <w:t>ך</w:t>
      </w:r>
      <w:r w:rsidR="005F2537">
        <w:rPr>
          <w:rFonts w:hint="cs"/>
          <w:rtl/>
        </w:rPr>
        <w:t>.</w:t>
      </w:r>
      <w:r w:rsidR="006D708A">
        <w:rPr>
          <w:rFonts w:hint="cs"/>
          <w:rtl/>
        </w:rPr>
        <w:t xml:space="preserve"> לא ירשו אותך?</w:t>
      </w:r>
      <w:r w:rsidR="005F2537">
        <w:rPr>
          <w:rFonts w:hint="cs"/>
          <w:rtl/>
        </w:rPr>
        <w:t>"</w:t>
      </w:r>
    </w:p>
    <w:p w14:paraId="6022CE35" w14:textId="6638BACC" w:rsidR="005F2537" w:rsidRDefault="005F2537" w:rsidP="00250000">
      <w:pPr>
        <w:rPr>
          <w:rtl/>
        </w:rPr>
      </w:pPr>
      <w:r>
        <w:rPr>
          <w:rFonts w:hint="cs"/>
          <w:rtl/>
        </w:rPr>
        <w:t>"נראה לך שאני שואל מישהו?</w:t>
      </w:r>
      <w:r w:rsidR="00EF142E" w:rsidRPr="00EF142E">
        <w:rPr>
          <w:rFonts w:hint="cs"/>
          <w:rtl/>
        </w:rPr>
        <w:t xml:space="preserve"> </w:t>
      </w:r>
      <w:r w:rsidR="00EF142E">
        <w:rPr>
          <w:rFonts w:hint="cs"/>
          <w:rtl/>
        </w:rPr>
        <w:t>אני לא שואל אף אחד.</w:t>
      </w:r>
      <w:r>
        <w:rPr>
          <w:rFonts w:hint="cs"/>
          <w:rtl/>
        </w:rPr>
        <w:t>"</w:t>
      </w:r>
    </w:p>
    <w:p w14:paraId="01630E10" w14:textId="4ED56D19" w:rsidR="00513F56" w:rsidRDefault="005F2537" w:rsidP="00521776">
      <w:pPr>
        <w:rPr>
          <w:rtl/>
        </w:rPr>
      </w:pPr>
      <w:r>
        <w:rPr>
          <w:rFonts w:hint="cs"/>
          <w:rtl/>
        </w:rPr>
        <w:t xml:space="preserve">"אתה סתם </w:t>
      </w:r>
      <w:r w:rsidR="007333C7">
        <w:rPr>
          <w:rFonts w:hint="cs"/>
          <w:rtl/>
        </w:rPr>
        <w:t>הורס</w:t>
      </w:r>
      <w:r w:rsidR="00521776">
        <w:rPr>
          <w:rFonts w:hint="cs"/>
          <w:rtl/>
        </w:rPr>
        <w:t xml:space="preserve">, כמו איזה </w:t>
      </w:r>
      <w:r w:rsidR="00434E9C">
        <w:rPr>
          <w:rFonts w:hint="cs"/>
          <w:rtl/>
        </w:rPr>
        <w:t xml:space="preserve">סוג </w:t>
      </w:r>
      <w:r w:rsidR="00521776">
        <w:rPr>
          <w:rFonts w:hint="cs"/>
          <w:rtl/>
        </w:rPr>
        <w:t>חרא</w:t>
      </w:r>
      <w:r>
        <w:rPr>
          <w:rFonts w:hint="cs"/>
          <w:rtl/>
        </w:rPr>
        <w:t>.</w:t>
      </w:r>
      <w:r w:rsidR="00760BD3">
        <w:rPr>
          <w:rFonts w:hint="cs"/>
          <w:rtl/>
        </w:rPr>
        <w:t>"</w:t>
      </w:r>
    </w:p>
    <w:p w14:paraId="52144F2F" w14:textId="534EA5EF" w:rsidR="00513F56" w:rsidRDefault="00513F56" w:rsidP="00521776">
      <w:pPr>
        <w:rPr>
          <w:rtl/>
        </w:rPr>
      </w:pPr>
      <w:r>
        <w:rPr>
          <w:rFonts w:hint="cs"/>
          <w:rtl/>
        </w:rPr>
        <w:t>א</w:t>
      </w:r>
      <w:r w:rsidR="00434E9C" w:rsidRPr="00434E9C">
        <w:rPr>
          <w:rFonts w:cs="Times New Roman"/>
          <w:rtl/>
        </w:rPr>
        <w:t>ם כן,</w:t>
      </w:r>
      <w:r>
        <w:rPr>
          <w:rFonts w:hint="cs"/>
          <w:rtl/>
        </w:rPr>
        <w:t xml:space="preserve"> כ</w:t>
      </w:r>
      <w:r w:rsidR="00107141">
        <w:rPr>
          <w:rFonts w:hint="cs"/>
          <w:rtl/>
        </w:rPr>
        <w:t>זה</w:t>
      </w:r>
      <w:r>
        <w:rPr>
          <w:rFonts w:hint="cs"/>
          <w:rtl/>
        </w:rPr>
        <w:t xml:space="preserve"> הוא יהיה בעיני אלכס </w:t>
      </w:r>
      <w:r>
        <w:rPr>
          <w:rtl/>
        </w:rPr>
        <w:t>–</w:t>
      </w:r>
      <w:r>
        <w:rPr>
          <w:rFonts w:hint="cs"/>
          <w:rtl/>
        </w:rPr>
        <w:t xml:space="preserve"> חרא, וכך כל </w:t>
      </w:r>
      <w:r w:rsidR="00EF142E">
        <w:rPr>
          <w:rFonts w:hint="cs"/>
          <w:rtl/>
        </w:rPr>
        <w:t>מי</w:t>
      </w:r>
      <w:r>
        <w:rPr>
          <w:rFonts w:hint="cs"/>
          <w:rtl/>
        </w:rPr>
        <w:t xml:space="preserve"> שיעז לעמוד בפני האהבה. </w:t>
      </w:r>
      <w:r w:rsidR="002E470D">
        <w:rPr>
          <w:rFonts w:hint="cs"/>
          <w:rtl/>
        </w:rPr>
        <w:t>אפילו</w:t>
      </w:r>
      <w:r>
        <w:rPr>
          <w:rFonts w:hint="cs"/>
          <w:rtl/>
        </w:rPr>
        <w:t xml:space="preserve"> חולנית, מעוותת, בלתי מתקבלת לחלוטין </w:t>
      </w:r>
      <w:r w:rsidR="00760BD3">
        <w:rPr>
          <w:rFonts w:hint="cs"/>
          <w:rtl/>
        </w:rPr>
        <w:t>על דעתו</w:t>
      </w:r>
      <w:r>
        <w:rPr>
          <w:rFonts w:hint="cs"/>
          <w:rtl/>
        </w:rPr>
        <w:t xml:space="preserve">, </w:t>
      </w:r>
      <w:r w:rsidR="002E470D">
        <w:rPr>
          <w:rFonts w:hint="cs"/>
          <w:rtl/>
        </w:rPr>
        <w:t xml:space="preserve">כמו האהבה </w:t>
      </w:r>
      <w:r>
        <w:rPr>
          <w:rFonts w:hint="cs"/>
          <w:rtl/>
        </w:rPr>
        <w:t xml:space="preserve">של אבא שלו </w:t>
      </w:r>
      <w:r w:rsidR="00760BD3">
        <w:rPr>
          <w:rFonts w:hint="cs"/>
          <w:rtl/>
        </w:rPr>
        <w:t>וש</w:t>
      </w:r>
      <w:r>
        <w:rPr>
          <w:rFonts w:hint="cs"/>
          <w:rtl/>
        </w:rPr>
        <w:t>ל</w:t>
      </w:r>
      <w:r w:rsidR="00760BD3">
        <w:rPr>
          <w:rFonts w:hint="cs"/>
          <w:rtl/>
        </w:rPr>
        <w:t xml:space="preserve"> </w:t>
      </w:r>
      <w:r w:rsidR="007622E9" w:rsidRPr="007622E9">
        <w:rPr>
          <w:rFonts w:cs="Times New Roman"/>
          <w:rtl/>
        </w:rPr>
        <w:t>נדז'דה</w:t>
      </w:r>
      <w:r w:rsidR="007622E9" w:rsidRPr="007622E9">
        <w:rPr>
          <w:rFonts w:cs="Times New Roman" w:hint="cs"/>
          <w:rtl/>
        </w:rPr>
        <w:t xml:space="preserve"> </w:t>
      </w:r>
      <w:r w:rsidR="006E46D9">
        <w:rPr>
          <w:rFonts w:hint="cs"/>
          <w:rtl/>
        </w:rPr>
        <w:t>סמיונובנה</w:t>
      </w:r>
      <w:r w:rsidR="00870AE3">
        <w:rPr>
          <w:rFonts w:hint="cs"/>
          <w:rtl/>
        </w:rPr>
        <w:t xml:space="preserve"> אחת, מפורכסת.</w:t>
      </w:r>
    </w:p>
    <w:p w14:paraId="02023E5A" w14:textId="0B40A615" w:rsidR="005F2537" w:rsidRDefault="00434E9C" w:rsidP="00521776">
      <w:pPr>
        <w:rPr>
          <w:rtl/>
        </w:rPr>
      </w:pPr>
      <w:r w:rsidRPr="00434E9C">
        <w:rPr>
          <w:rFonts w:cs="Times New Roman"/>
          <w:rtl/>
        </w:rPr>
        <w:t>"אז הם לא י</w:t>
      </w:r>
      <w:r w:rsidR="007622E9">
        <w:rPr>
          <w:rFonts w:cs="Times New Roman" w:hint="cs"/>
          <w:rtl/>
        </w:rPr>
        <w:t>י</w:t>
      </w:r>
      <w:r w:rsidRPr="00434E9C">
        <w:rPr>
          <w:rFonts w:cs="Times New Roman"/>
          <w:rtl/>
        </w:rPr>
        <w:t>סעו, רק בגלל מה אתה עושה הם לא יתחתנו – אתה רוצה זאת?"</w:t>
      </w:r>
    </w:p>
    <w:p w14:paraId="5BAE8557" w14:textId="627E58A9" w:rsidR="00DD3B58" w:rsidRDefault="00DD3B58" w:rsidP="005F2537">
      <w:pPr>
        <w:rPr>
          <w:rtl/>
        </w:rPr>
      </w:pPr>
      <w:r>
        <w:rPr>
          <w:rFonts w:hint="cs"/>
          <w:rtl/>
        </w:rPr>
        <w:t xml:space="preserve">[לפתח </w:t>
      </w:r>
      <w:r>
        <w:rPr>
          <w:rtl/>
        </w:rPr>
        <w:t>–</w:t>
      </w:r>
      <w:r>
        <w:rPr>
          <w:rFonts w:hint="cs"/>
          <w:rtl/>
        </w:rPr>
        <w:t xml:space="preserve"> שארקדי לא יעמוד בתווך של האהבה של אבא שלו, ואח"כ אבא שלו עומד בתווך באהבה שלהם]</w:t>
      </w:r>
    </w:p>
    <w:p w14:paraId="436334DB" w14:textId="4A302874" w:rsidR="005F2537" w:rsidRDefault="005F2537" w:rsidP="005F2537">
      <w:pPr>
        <w:rPr>
          <w:rtl/>
        </w:rPr>
      </w:pPr>
      <w:r>
        <w:rPr>
          <w:rFonts w:hint="cs"/>
          <w:rtl/>
        </w:rPr>
        <w:t xml:space="preserve">ארקדי רצה, אבל </w:t>
      </w:r>
      <w:r w:rsidR="00F06A3F">
        <w:rPr>
          <w:rFonts w:hint="cs"/>
          <w:rtl/>
        </w:rPr>
        <w:t>עכשיו</w:t>
      </w:r>
      <w:r>
        <w:rPr>
          <w:rFonts w:hint="cs"/>
          <w:rtl/>
        </w:rPr>
        <w:t xml:space="preserve"> התברר לו שמאווי</w:t>
      </w:r>
      <w:r w:rsidR="007622E9">
        <w:rPr>
          <w:rFonts w:hint="cs"/>
          <w:rtl/>
        </w:rPr>
        <w:t>י</w:t>
      </w:r>
      <w:r>
        <w:rPr>
          <w:rFonts w:hint="cs"/>
          <w:rtl/>
        </w:rPr>
        <w:t xml:space="preserve"> נפש </w:t>
      </w:r>
      <w:r w:rsidR="00513F56">
        <w:rPr>
          <w:rFonts w:hint="cs"/>
          <w:rtl/>
        </w:rPr>
        <w:t>ש</w:t>
      </w:r>
      <w:r w:rsidR="00605992">
        <w:rPr>
          <w:rFonts w:hint="cs"/>
          <w:rtl/>
        </w:rPr>
        <w:t>כאלה</w:t>
      </w:r>
      <w:r w:rsidR="00870AE3">
        <w:rPr>
          <w:rFonts w:hint="cs"/>
          <w:rtl/>
        </w:rPr>
        <w:t xml:space="preserve"> אינם מקובלים על אלכס</w:t>
      </w:r>
      <w:r w:rsidR="00E22CFC">
        <w:rPr>
          <w:rFonts w:hint="cs"/>
          <w:rtl/>
        </w:rPr>
        <w:t>[</w:t>
      </w:r>
      <w:r w:rsidR="00870AE3">
        <w:rPr>
          <w:rFonts w:hint="cs"/>
          <w:rtl/>
        </w:rPr>
        <w:t xml:space="preserve">, גם </w:t>
      </w:r>
      <w:r w:rsidR="00A80D91">
        <w:rPr>
          <w:rFonts w:hint="cs"/>
          <w:rtl/>
        </w:rPr>
        <w:t>כש</w:t>
      </w:r>
      <w:r w:rsidR="00870AE3">
        <w:rPr>
          <w:rFonts w:hint="cs"/>
          <w:rtl/>
        </w:rPr>
        <w:t>ה</w:t>
      </w:r>
      <w:r w:rsidR="00107141" w:rsidRPr="00107141">
        <w:rPr>
          <w:rFonts w:cs="Times New Roman"/>
          <w:rtl/>
        </w:rPr>
        <w:t>ינ</w:t>
      </w:r>
      <w:r w:rsidR="00870AE3">
        <w:rPr>
          <w:rFonts w:hint="cs"/>
          <w:rtl/>
        </w:rPr>
        <w:t>ם מוצדקים בתכלית</w:t>
      </w:r>
      <w:r w:rsidR="00E22CFC">
        <w:rPr>
          <w:rFonts w:hint="cs"/>
          <w:rtl/>
        </w:rPr>
        <w:t>]</w:t>
      </w:r>
      <w:r>
        <w:rPr>
          <w:rFonts w:hint="cs"/>
          <w:rtl/>
        </w:rPr>
        <w:t>.</w:t>
      </w:r>
      <w:r w:rsidR="0017176B">
        <w:rPr>
          <w:rFonts w:hint="cs"/>
          <w:rtl/>
        </w:rPr>
        <w:t xml:space="preserve"> "אני אגיע איתם עד למטוס, ואז אחרי שהם יעלו במדרגות, אני ארד. אני לא אסכים לעלות איתם."</w:t>
      </w:r>
    </w:p>
    <w:p w14:paraId="69EDE6BB" w14:textId="08E93834" w:rsidR="0017176B" w:rsidRDefault="0017176B" w:rsidP="00651193">
      <w:pPr>
        <w:rPr>
          <w:rtl/>
        </w:rPr>
      </w:pPr>
      <w:r>
        <w:rPr>
          <w:rFonts w:hint="cs"/>
          <w:rtl/>
        </w:rPr>
        <w:t xml:space="preserve">"טוב. זה רעיון טוב. הם יטוסו, </w:t>
      </w:r>
      <w:r w:rsidR="00651193">
        <w:rPr>
          <w:rFonts w:hint="cs"/>
          <w:rtl/>
        </w:rPr>
        <w:t>ויתחתנו</w:t>
      </w:r>
      <w:r w:rsidR="007333C7">
        <w:rPr>
          <w:rFonts w:hint="cs"/>
          <w:rtl/>
        </w:rPr>
        <w:t>,</w:t>
      </w:r>
      <w:r w:rsidR="00651193">
        <w:rPr>
          <w:rFonts w:hint="cs"/>
          <w:rtl/>
        </w:rPr>
        <w:t xml:space="preserve"> ואתה ת</w:t>
      </w:r>
      <w:r w:rsidR="004F0DD7">
        <w:rPr>
          <w:rFonts w:hint="cs"/>
          <w:rtl/>
        </w:rPr>
        <w:t>י</w:t>
      </w:r>
      <w:r w:rsidR="00651193">
        <w:rPr>
          <w:rFonts w:hint="cs"/>
          <w:rtl/>
        </w:rPr>
        <w:t>שאר</w:t>
      </w:r>
      <w:r>
        <w:rPr>
          <w:rFonts w:hint="cs"/>
          <w:rtl/>
        </w:rPr>
        <w:t>."</w:t>
      </w:r>
    </w:p>
    <w:p w14:paraId="4BA55525" w14:textId="628EB67E" w:rsidR="00651193" w:rsidRDefault="00651193" w:rsidP="00E03740">
      <w:pPr>
        <w:rPr>
          <w:rtl/>
        </w:rPr>
      </w:pPr>
      <w:r>
        <w:rPr>
          <w:rFonts w:hint="cs"/>
          <w:rtl/>
        </w:rPr>
        <w:t>עד אותו רגע</w:t>
      </w:r>
      <w:r w:rsidR="00A80D91">
        <w:rPr>
          <w:rFonts w:hint="cs"/>
          <w:rtl/>
        </w:rPr>
        <w:t>,</w:t>
      </w:r>
      <w:r>
        <w:rPr>
          <w:rFonts w:hint="cs"/>
          <w:rtl/>
        </w:rPr>
        <w:t xml:space="preserve"> ה</w:t>
      </w:r>
      <w:r w:rsidR="00C45B28">
        <w:rPr>
          <w:rFonts w:hint="cs"/>
          <w:rtl/>
        </w:rPr>
        <w:t>תוכני</w:t>
      </w:r>
      <w:r>
        <w:rPr>
          <w:rFonts w:hint="cs"/>
          <w:rtl/>
        </w:rPr>
        <w:t xml:space="preserve">ת </w:t>
      </w:r>
      <w:r w:rsidR="00605992">
        <w:rPr>
          <w:rFonts w:hint="cs"/>
          <w:rtl/>
        </w:rPr>
        <w:t>להוותר מאחור הייתה עניין</w:t>
      </w:r>
      <w:r>
        <w:rPr>
          <w:rFonts w:hint="cs"/>
          <w:rtl/>
        </w:rPr>
        <w:t xml:space="preserve"> ערטילאי </w:t>
      </w:r>
      <w:r w:rsidR="00434E9C" w:rsidRPr="00434E9C">
        <w:rPr>
          <w:rFonts w:cs="Times New Roman"/>
          <w:rtl/>
        </w:rPr>
        <w:t>עבור ארקדי</w:t>
      </w:r>
      <w:r w:rsidR="00E03740">
        <w:rPr>
          <w:rFonts w:hint="cs"/>
          <w:rtl/>
        </w:rPr>
        <w:t>. אלכס</w:t>
      </w:r>
      <w:r w:rsidR="007333C7">
        <w:rPr>
          <w:rFonts w:hint="cs"/>
          <w:rtl/>
        </w:rPr>
        <w:t>,</w:t>
      </w:r>
      <w:r w:rsidR="00E03740">
        <w:rPr>
          <w:rFonts w:hint="cs"/>
          <w:rtl/>
        </w:rPr>
        <w:t xml:space="preserve"> לעומת זאת</w:t>
      </w:r>
      <w:r w:rsidR="007333C7">
        <w:rPr>
          <w:rFonts w:hint="cs"/>
          <w:rtl/>
        </w:rPr>
        <w:t>,</w:t>
      </w:r>
      <w:r w:rsidR="00E03740">
        <w:rPr>
          <w:rFonts w:hint="cs"/>
          <w:rtl/>
        </w:rPr>
        <w:t xml:space="preserve"> לא </w:t>
      </w:r>
      <w:r w:rsidR="007333C7">
        <w:rPr>
          <w:rFonts w:hint="cs"/>
          <w:rtl/>
        </w:rPr>
        <w:t>הניח</w:t>
      </w:r>
      <w:r w:rsidR="00E03740">
        <w:rPr>
          <w:rFonts w:hint="cs"/>
          <w:rtl/>
        </w:rPr>
        <w:t xml:space="preserve"> ל</w:t>
      </w:r>
      <w:r w:rsidR="00C45B28">
        <w:rPr>
          <w:rFonts w:hint="cs"/>
          <w:rtl/>
        </w:rPr>
        <w:t>תוכני</w:t>
      </w:r>
      <w:r w:rsidR="00E03740">
        <w:rPr>
          <w:rFonts w:hint="cs"/>
          <w:rtl/>
        </w:rPr>
        <w:t>ת לדעוך, דבר לא היה מושך יותר [</w:t>
      </w:r>
      <w:r w:rsidR="00E03740">
        <w:t>badass</w:t>
      </w:r>
      <w:r w:rsidR="00E03740">
        <w:rPr>
          <w:rFonts w:hint="cs"/>
          <w:rtl/>
        </w:rPr>
        <w:t>] בעיניו.</w:t>
      </w:r>
      <w:r w:rsidR="00107141">
        <w:rPr>
          <w:rFonts w:hint="cs"/>
          <w:rtl/>
        </w:rPr>
        <w:t xml:space="preserve"> </w:t>
      </w:r>
      <w:r w:rsidR="00107141" w:rsidRPr="00107141">
        <w:rPr>
          <w:rFonts w:cs="Times New Roman"/>
          <w:rtl/>
        </w:rPr>
        <w:t>[יש מסעיר בפרק הבא</w:t>
      </w:r>
      <w:r w:rsidR="00107141">
        <w:rPr>
          <w:rFonts w:cs="Times New Roman" w:hint="cs"/>
          <w:rtl/>
        </w:rPr>
        <w:t>, אז לא להשתמש כאן</w:t>
      </w:r>
      <w:r w:rsidR="00107141" w:rsidRPr="00107141">
        <w:rPr>
          <w:rFonts w:cs="Times New Roman"/>
          <w:rtl/>
        </w:rPr>
        <w:t>]</w:t>
      </w:r>
    </w:p>
    <w:p w14:paraId="7EF4D21A" w14:textId="08182172" w:rsidR="0017176B" w:rsidRDefault="0017176B" w:rsidP="00A80D91">
      <w:pPr>
        <w:rPr>
          <w:rtl/>
        </w:rPr>
      </w:pPr>
      <w:r>
        <w:rPr>
          <w:rFonts w:hint="cs"/>
          <w:rtl/>
        </w:rPr>
        <w:t xml:space="preserve">ארקדי </w:t>
      </w:r>
      <w:r w:rsidR="00E03740">
        <w:rPr>
          <w:rFonts w:hint="cs"/>
          <w:rtl/>
        </w:rPr>
        <w:t>י</w:t>
      </w:r>
      <w:r w:rsidR="007622E9">
        <w:rPr>
          <w:rFonts w:hint="cs"/>
          <w:rtl/>
        </w:rPr>
        <w:t>י</w:t>
      </w:r>
      <w:r w:rsidR="00E03740">
        <w:rPr>
          <w:rFonts w:hint="cs"/>
          <w:rtl/>
        </w:rPr>
        <w:t>רד ממדרגות</w:t>
      </w:r>
      <w:r w:rsidR="006D708A">
        <w:rPr>
          <w:rFonts w:hint="cs"/>
          <w:rtl/>
        </w:rPr>
        <w:t>יו</w:t>
      </w:r>
      <w:r w:rsidR="00E03740">
        <w:rPr>
          <w:rFonts w:hint="cs"/>
          <w:rtl/>
        </w:rPr>
        <w:t xml:space="preserve"> של כבש המטוס</w:t>
      </w:r>
      <w:r w:rsidR="00B92765">
        <w:rPr>
          <w:rFonts w:hint="cs"/>
          <w:rtl/>
        </w:rPr>
        <w:t xml:space="preserve">, </w:t>
      </w:r>
      <w:r w:rsidR="00C932D4">
        <w:rPr>
          <w:rFonts w:hint="cs"/>
          <w:rtl/>
        </w:rPr>
        <w:t xml:space="preserve">רקם </w:t>
      </w:r>
      <w:r w:rsidR="00B92765">
        <w:rPr>
          <w:rFonts w:hint="cs"/>
          <w:rtl/>
        </w:rPr>
        <w:t xml:space="preserve">אלכס </w:t>
      </w:r>
      <w:r w:rsidR="00C932D4">
        <w:rPr>
          <w:rFonts w:hint="cs"/>
          <w:rtl/>
        </w:rPr>
        <w:t xml:space="preserve">את מזימתו </w:t>
      </w:r>
      <w:r w:rsidR="00B92765">
        <w:rPr>
          <w:rFonts w:hint="cs"/>
          <w:rtl/>
        </w:rPr>
        <w:t>בקול,</w:t>
      </w:r>
      <w:r w:rsidR="00E03740">
        <w:rPr>
          <w:rFonts w:hint="cs"/>
          <w:rtl/>
        </w:rPr>
        <w:t xml:space="preserve"> </w:t>
      </w:r>
      <w:r w:rsidR="007753C8">
        <w:rPr>
          <w:rFonts w:hint="cs"/>
          <w:rtl/>
        </w:rPr>
        <w:t>[</w:t>
      </w:r>
      <w:r w:rsidR="00C932D4">
        <w:rPr>
          <w:rFonts w:hint="cs"/>
          <w:rtl/>
        </w:rPr>
        <w:t xml:space="preserve">היגג, </w:t>
      </w:r>
      <w:r w:rsidR="007753C8">
        <w:rPr>
          <w:rFonts w:hint="cs"/>
          <w:rtl/>
        </w:rPr>
        <w:t xml:space="preserve">תכנן, זמם, רקם] </w:t>
      </w:r>
      <w:r w:rsidR="00E03740">
        <w:rPr>
          <w:rFonts w:hint="cs"/>
          <w:rtl/>
        </w:rPr>
        <w:t xml:space="preserve">ויחמוק לו </w:t>
      </w:r>
      <w:r w:rsidR="00B92765">
        <w:rPr>
          <w:rFonts w:hint="cs"/>
          <w:rtl/>
        </w:rPr>
        <w:t>ב</w:t>
      </w:r>
      <w:r w:rsidR="00E03740">
        <w:rPr>
          <w:rFonts w:hint="cs"/>
          <w:rtl/>
        </w:rPr>
        <w:t xml:space="preserve">חזרה אל שדה התעופה. </w:t>
      </w:r>
      <w:r w:rsidR="00102293">
        <w:rPr>
          <w:rFonts w:hint="cs"/>
          <w:rtl/>
        </w:rPr>
        <w:t>כאן יעבור שוב ב</w:t>
      </w:r>
      <w:r w:rsidR="00A80D91">
        <w:rPr>
          <w:rFonts w:hint="cs"/>
          <w:rtl/>
        </w:rPr>
        <w:t>יקור</w:t>
      </w:r>
      <w:r w:rsidR="00102293">
        <w:rPr>
          <w:rFonts w:hint="cs"/>
          <w:rtl/>
        </w:rPr>
        <w:t xml:space="preserve">ת דרכונים </w:t>
      </w:r>
      <w:r w:rsidR="00102293">
        <w:rPr>
          <w:rtl/>
        </w:rPr>
        <w:t>–</w:t>
      </w:r>
      <w:r w:rsidR="00102293">
        <w:rPr>
          <w:rFonts w:hint="cs"/>
          <w:rtl/>
        </w:rPr>
        <w:t xml:space="preserve"> אלכס </w:t>
      </w:r>
      <w:r w:rsidR="00450D67">
        <w:rPr>
          <w:rFonts w:hint="cs"/>
          <w:rtl/>
        </w:rPr>
        <w:t>האמין ש</w:t>
      </w:r>
      <w:r w:rsidR="00102293">
        <w:rPr>
          <w:rFonts w:hint="cs"/>
          <w:rtl/>
        </w:rPr>
        <w:t>לוּ</w:t>
      </w:r>
      <w:r w:rsidR="00B92765">
        <w:rPr>
          <w:rFonts w:hint="cs"/>
          <w:rtl/>
        </w:rPr>
        <w:t xml:space="preserve"> </w:t>
      </w:r>
      <w:r w:rsidR="00434E9C">
        <w:rPr>
          <w:rFonts w:hint="cs"/>
          <w:rtl/>
        </w:rPr>
        <w:t xml:space="preserve">היה </w:t>
      </w:r>
      <w:r w:rsidR="00450D67">
        <w:rPr>
          <w:rFonts w:hint="cs"/>
          <w:rtl/>
        </w:rPr>
        <w:t>הוא עצמו</w:t>
      </w:r>
      <w:r w:rsidR="00102293">
        <w:rPr>
          <w:rFonts w:hint="cs"/>
          <w:rtl/>
        </w:rPr>
        <w:t xml:space="preserve"> עושה זאת, הי</w:t>
      </w:r>
      <w:r w:rsidR="00450D67">
        <w:rPr>
          <w:rFonts w:hint="cs"/>
          <w:rtl/>
        </w:rPr>
        <w:t>ו</w:t>
      </w:r>
      <w:r w:rsidR="00102293">
        <w:rPr>
          <w:rFonts w:hint="cs"/>
          <w:rtl/>
        </w:rPr>
        <w:t xml:space="preserve"> </w:t>
      </w:r>
      <w:r w:rsidR="00D54C3E">
        <w:rPr>
          <w:rFonts w:hint="cs"/>
          <w:rtl/>
        </w:rPr>
        <w:t>ממד</w:t>
      </w:r>
      <w:r w:rsidR="00102293">
        <w:rPr>
          <w:rFonts w:hint="cs"/>
          <w:rtl/>
        </w:rPr>
        <w:t>יו הקטנים והליכתו הנחושה מאפשרים לו לחמוק מה</w:t>
      </w:r>
      <w:r w:rsidR="00A80D91">
        <w:rPr>
          <w:rFonts w:hint="cs"/>
          <w:rtl/>
        </w:rPr>
        <w:t>ביקורו</w:t>
      </w:r>
      <w:r w:rsidR="00102293">
        <w:rPr>
          <w:rFonts w:hint="cs"/>
          <w:rtl/>
        </w:rPr>
        <w:t xml:space="preserve">ת, אבל חושיו אמרו לו כי ארקדי לא יצליח בכך. בכל אופן, אלו היו זוטות שבקלות יגבר עליהן </w:t>
      </w:r>
      <w:r w:rsidR="00102293">
        <w:rPr>
          <w:rtl/>
        </w:rPr>
        <w:t>–</w:t>
      </w:r>
      <w:r w:rsidR="00102293">
        <w:rPr>
          <w:rFonts w:hint="cs"/>
          <w:rtl/>
        </w:rPr>
        <w:t xml:space="preserve"> הלוא ארקדי הו</w:t>
      </w:r>
      <w:r w:rsidR="007622E9">
        <w:rPr>
          <w:rFonts w:hint="cs"/>
          <w:rtl/>
        </w:rPr>
        <w:t>א</w:t>
      </w:r>
      <w:r w:rsidR="00102293">
        <w:rPr>
          <w:rFonts w:hint="cs"/>
          <w:rtl/>
        </w:rPr>
        <w:t xml:space="preserve"> אזרח ישראלי ובעל דרכון, וזכותו</w:t>
      </w:r>
      <w:r w:rsidR="009564E3">
        <w:rPr>
          <w:rFonts w:hint="cs"/>
          <w:rtl/>
        </w:rPr>
        <w:t xml:space="preserve"> </w:t>
      </w:r>
      <w:r w:rsidR="00B92765">
        <w:rPr>
          <w:rFonts w:hint="cs"/>
          <w:rtl/>
        </w:rPr>
        <w:t xml:space="preserve">המלאה </w:t>
      </w:r>
      <w:r w:rsidR="00102293">
        <w:rPr>
          <w:rFonts w:hint="cs"/>
          <w:rtl/>
        </w:rPr>
        <w:t>לה</w:t>
      </w:r>
      <w:r w:rsidR="007622E9">
        <w:rPr>
          <w:rFonts w:hint="cs"/>
          <w:rtl/>
        </w:rPr>
        <w:t>י</w:t>
      </w:r>
      <w:r w:rsidR="00102293">
        <w:rPr>
          <w:rFonts w:hint="cs"/>
          <w:rtl/>
        </w:rPr>
        <w:t xml:space="preserve">כנס </w:t>
      </w:r>
      <w:r w:rsidR="00EF142E">
        <w:rPr>
          <w:rFonts w:hint="cs"/>
          <w:rtl/>
        </w:rPr>
        <w:t>ולצאת את</w:t>
      </w:r>
      <w:r w:rsidR="00102293">
        <w:rPr>
          <w:rFonts w:hint="cs"/>
          <w:rtl/>
        </w:rPr>
        <w:t xml:space="preserve"> גבולות הארץ</w:t>
      </w:r>
      <w:r w:rsidR="00EF142E" w:rsidRPr="00EF142E">
        <w:rPr>
          <w:rFonts w:cs="Times New Roman"/>
          <w:rtl/>
        </w:rPr>
        <w:t xml:space="preserve"> כאוות נפשו</w:t>
      </w:r>
      <w:r w:rsidR="00102293">
        <w:rPr>
          <w:rFonts w:hint="cs"/>
          <w:rtl/>
        </w:rPr>
        <w:t>. הוא יצטרך ל</w:t>
      </w:r>
      <w:r w:rsidR="00605992">
        <w:rPr>
          <w:rFonts w:hint="cs"/>
          <w:rtl/>
        </w:rPr>
        <w:t>ארוז</w:t>
      </w:r>
      <w:r>
        <w:rPr>
          <w:rFonts w:hint="cs"/>
          <w:rtl/>
        </w:rPr>
        <w:t xml:space="preserve"> תרמ</w:t>
      </w:r>
      <w:r w:rsidR="00A347C1">
        <w:rPr>
          <w:rFonts w:hint="cs"/>
          <w:rtl/>
        </w:rPr>
        <w:t>יל</w:t>
      </w:r>
      <w:r w:rsidR="00102293">
        <w:rPr>
          <w:rFonts w:hint="cs"/>
          <w:rtl/>
        </w:rPr>
        <w:t>,</w:t>
      </w:r>
      <w:r w:rsidR="00A347C1">
        <w:rPr>
          <w:rFonts w:hint="cs"/>
          <w:rtl/>
        </w:rPr>
        <w:t xml:space="preserve"> כביכול לטיסה, </w:t>
      </w:r>
      <w:r w:rsidR="00605992">
        <w:rPr>
          <w:rFonts w:hint="cs"/>
          <w:rtl/>
        </w:rPr>
        <w:t>ולמעשה</w:t>
      </w:r>
      <w:r w:rsidR="00102293">
        <w:rPr>
          <w:rFonts w:hint="cs"/>
          <w:rtl/>
        </w:rPr>
        <w:t xml:space="preserve"> </w:t>
      </w:r>
      <w:r w:rsidR="00E22CFC">
        <w:rPr>
          <w:rFonts w:hint="cs"/>
          <w:rtl/>
        </w:rPr>
        <w:t xml:space="preserve">יותאם </w:t>
      </w:r>
      <w:r w:rsidR="00102293">
        <w:rPr>
          <w:rFonts w:hint="cs"/>
          <w:rtl/>
        </w:rPr>
        <w:t>ל</w:t>
      </w:r>
      <w:r>
        <w:rPr>
          <w:rFonts w:hint="cs"/>
          <w:rtl/>
        </w:rPr>
        <w:t>ש</w:t>
      </w:r>
      <w:r w:rsidR="00102293">
        <w:rPr>
          <w:rFonts w:hint="cs"/>
          <w:rtl/>
        </w:rPr>
        <w:t>י</w:t>
      </w:r>
      <w:r>
        <w:rPr>
          <w:rFonts w:hint="cs"/>
          <w:rtl/>
        </w:rPr>
        <w:t>ט</w:t>
      </w:r>
      <w:r w:rsidR="00102293">
        <w:rPr>
          <w:rFonts w:hint="cs"/>
          <w:rtl/>
        </w:rPr>
        <w:t>ו</w:t>
      </w:r>
      <w:r>
        <w:rPr>
          <w:rFonts w:hint="cs"/>
          <w:rtl/>
        </w:rPr>
        <w:t>ט</w:t>
      </w:r>
      <w:r w:rsidR="00102293">
        <w:rPr>
          <w:rFonts w:hint="cs"/>
          <w:rtl/>
        </w:rPr>
        <w:t>יו</w:t>
      </w:r>
      <w:r>
        <w:rPr>
          <w:rFonts w:hint="cs"/>
          <w:rtl/>
        </w:rPr>
        <w:t xml:space="preserve"> בארץ,</w:t>
      </w:r>
      <w:r w:rsidR="00102293">
        <w:rPr>
          <w:rFonts w:hint="cs"/>
          <w:rtl/>
        </w:rPr>
        <w:t xml:space="preserve"> כאדם ח</w:t>
      </w:r>
      <w:r w:rsidR="007333C7">
        <w:rPr>
          <w:rFonts w:hint="cs"/>
          <w:rtl/>
        </w:rPr>
        <w:t>ו</w:t>
      </w:r>
      <w:r w:rsidR="00102293">
        <w:rPr>
          <w:rFonts w:hint="cs"/>
          <w:rtl/>
        </w:rPr>
        <w:t xml:space="preserve">פשי ועצמאי שאיש לא ידאג לו </w:t>
      </w:r>
      <w:r w:rsidR="007333C7">
        <w:rPr>
          <w:rFonts w:hint="cs"/>
          <w:rtl/>
        </w:rPr>
        <w:t>או</w:t>
      </w:r>
      <w:r w:rsidR="00102293">
        <w:rPr>
          <w:rFonts w:hint="cs"/>
          <w:rtl/>
        </w:rPr>
        <w:t xml:space="preserve"> יחפש</w:t>
      </w:r>
      <w:r w:rsidR="00434E9C" w:rsidRPr="00434E9C">
        <w:rPr>
          <w:rFonts w:cs="Times New Roman"/>
          <w:rtl/>
        </w:rPr>
        <w:t xml:space="preserve"> אות</w:t>
      </w:r>
      <w:r w:rsidR="00102293">
        <w:rPr>
          <w:rFonts w:hint="cs"/>
          <w:rtl/>
        </w:rPr>
        <w:t xml:space="preserve">ו בשבועות הקרובים. </w:t>
      </w:r>
      <w:r w:rsidR="00483BB1">
        <w:rPr>
          <w:rFonts w:hint="cs"/>
          <w:rtl/>
        </w:rPr>
        <w:t>הכול</w:t>
      </w:r>
      <w:r w:rsidR="00102293">
        <w:rPr>
          <w:rFonts w:hint="cs"/>
          <w:rtl/>
        </w:rPr>
        <w:t xml:space="preserve"> הוא יוכל לעשות</w:t>
      </w:r>
      <w:r w:rsidR="007333C7">
        <w:rPr>
          <w:rFonts w:hint="cs"/>
          <w:rtl/>
        </w:rPr>
        <w:t>,</w:t>
      </w:r>
      <w:r w:rsidR="00102293">
        <w:rPr>
          <w:rFonts w:hint="cs"/>
          <w:rtl/>
        </w:rPr>
        <w:t xml:space="preserve"> אבל כאן ארקדי קטע אותו, לא </w:t>
      </w:r>
      <w:r w:rsidR="001C5A04">
        <w:rPr>
          <w:rFonts w:hint="cs"/>
          <w:rtl/>
        </w:rPr>
        <w:t>הייתה</w:t>
      </w:r>
      <w:r w:rsidR="00102293">
        <w:rPr>
          <w:rFonts w:hint="cs"/>
          <w:rtl/>
        </w:rPr>
        <w:t xml:space="preserve"> לו שום כוונה לשוטט בארץ, הוא בהחלט לא תכנן לישון על סלעים</w:t>
      </w:r>
      <w:r w:rsidR="002E142C">
        <w:rPr>
          <w:rFonts w:hint="cs"/>
          <w:rtl/>
        </w:rPr>
        <w:t xml:space="preserve"> בין קוצים</w:t>
      </w:r>
      <w:r w:rsidR="00102293">
        <w:rPr>
          <w:rFonts w:hint="cs"/>
          <w:rtl/>
        </w:rPr>
        <w:t xml:space="preserve"> ולה</w:t>
      </w:r>
      <w:r w:rsidR="007333C7">
        <w:rPr>
          <w:rFonts w:hint="cs"/>
          <w:rtl/>
        </w:rPr>
        <w:t>י</w:t>
      </w:r>
      <w:r w:rsidR="00102293">
        <w:rPr>
          <w:rFonts w:hint="cs"/>
          <w:rtl/>
        </w:rPr>
        <w:t>תקל על כל צעד ושעל בתמהונים. אלכס לא הבין איזה תמהוני י</w:t>
      </w:r>
      <w:r w:rsidR="00EF142E">
        <w:rPr>
          <w:rFonts w:hint="cs"/>
          <w:rtl/>
        </w:rPr>
        <w:t>עז</w:t>
      </w:r>
      <w:r w:rsidR="00102293">
        <w:rPr>
          <w:rFonts w:hint="cs"/>
          <w:rtl/>
        </w:rPr>
        <w:t xml:space="preserve"> לעולל משהו לבחור ב</w:t>
      </w:r>
      <w:r w:rsidR="00D54C3E">
        <w:rPr>
          <w:rFonts w:hint="cs"/>
          <w:rtl/>
        </w:rPr>
        <w:t>ממד</w:t>
      </w:r>
      <w:r w:rsidR="00102293">
        <w:rPr>
          <w:rFonts w:hint="cs"/>
          <w:rtl/>
        </w:rPr>
        <w:t>יו של ארקדי, אבל נענה לחששותיו, וה</w:t>
      </w:r>
      <w:r w:rsidR="00C45B28">
        <w:rPr>
          <w:rFonts w:hint="cs"/>
          <w:rtl/>
        </w:rPr>
        <w:t>תוכני</w:t>
      </w:r>
      <w:r w:rsidR="00102293">
        <w:rPr>
          <w:rFonts w:hint="cs"/>
          <w:rtl/>
        </w:rPr>
        <w:t xml:space="preserve">ת שונתה בהתאם </w:t>
      </w:r>
      <w:r w:rsidR="00102293">
        <w:rPr>
          <w:rtl/>
        </w:rPr>
        <w:t>–</w:t>
      </w:r>
      <w:r w:rsidR="00102293">
        <w:rPr>
          <w:rFonts w:hint="cs"/>
          <w:rtl/>
        </w:rPr>
        <w:t xml:space="preserve"> </w:t>
      </w:r>
      <w:r w:rsidR="00605992">
        <w:rPr>
          <w:rFonts w:hint="cs"/>
          <w:rtl/>
        </w:rPr>
        <w:t>כש</w:t>
      </w:r>
      <w:r w:rsidR="00D91DA2">
        <w:rPr>
          <w:rFonts w:hint="cs"/>
          <w:rtl/>
        </w:rPr>
        <w:t>י</w:t>
      </w:r>
      <w:r w:rsidR="00605992">
        <w:rPr>
          <w:rFonts w:hint="cs"/>
          <w:rtl/>
        </w:rPr>
        <w:t>ירד מה</w:t>
      </w:r>
      <w:r w:rsidR="00107141">
        <w:rPr>
          <w:rFonts w:hint="cs"/>
          <w:rtl/>
        </w:rPr>
        <w:t>מטוס</w:t>
      </w:r>
      <w:r w:rsidR="00EF142E">
        <w:rPr>
          <w:rFonts w:hint="cs"/>
          <w:rtl/>
        </w:rPr>
        <w:t>,</w:t>
      </w:r>
      <w:r w:rsidR="00605992">
        <w:rPr>
          <w:rFonts w:hint="cs"/>
          <w:rtl/>
        </w:rPr>
        <w:t xml:space="preserve"> </w:t>
      </w:r>
      <w:r w:rsidR="00EF142E">
        <w:rPr>
          <w:rFonts w:hint="cs"/>
          <w:rtl/>
        </w:rPr>
        <w:t xml:space="preserve">ישוב </w:t>
      </w:r>
      <w:r w:rsidR="00102293">
        <w:rPr>
          <w:rFonts w:hint="cs"/>
          <w:rtl/>
        </w:rPr>
        <w:t xml:space="preserve">ארקדי </w:t>
      </w:r>
      <w:r w:rsidR="00E03740">
        <w:rPr>
          <w:rFonts w:hint="cs"/>
          <w:rtl/>
        </w:rPr>
        <w:t>ל</w:t>
      </w:r>
      <w:r>
        <w:rPr>
          <w:rFonts w:hint="cs"/>
          <w:rtl/>
        </w:rPr>
        <w:t>בית</w:t>
      </w:r>
      <w:r w:rsidR="00E03740">
        <w:rPr>
          <w:rFonts w:hint="cs"/>
          <w:rtl/>
        </w:rPr>
        <w:t>ו</w:t>
      </w:r>
      <w:r>
        <w:rPr>
          <w:rFonts w:hint="cs"/>
          <w:rtl/>
        </w:rPr>
        <w:t xml:space="preserve"> ויתגורר </w:t>
      </w:r>
      <w:r>
        <w:rPr>
          <w:rFonts w:hint="cs"/>
          <w:rtl/>
        </w:rPr>
        <w:lastRenderedPageBreak/>
        <w:t>שם לבד</w:t>
      </w:r>
      <w:r w:rsidR="002E142C">
        <w:rPr>
          <w:rFonts w:hint="cs"/>
          <w:rtl/>
        </w:rPr>
        <w:t>.</w:t>
      </w:r>
      <w:r>
        <w:rPr>
          <w:rFonts w:hint="cs"/>
          <w:rtl/>
        </w:rPr>
        <w:t xml:space="preserve"> </w:t>
      </w:r>
      <w:r w:rsidR="00102293">
        <w:rPr>
          <w:rFonts w:hint="cs"/>
          <w:rtl/>
        </w:rPr>
        <w:t xml:space="preserve">גם זה מסעיר כשלעצמו, ואולי אפילו יותר, </w:t>
      </w:r>
      <w:r w:rsidR="00A7295C">
        <w:rPr>
          <w:rFonts w:hint="cs"/>
          <w:rtl/>
        </w:rPr>
        <w:t>ו</w:t>
      </w:r>
      <w:r w:rsidR="00B8486D" w:rsidRPr="00B8486D">
        <w:rPr>
          <w:rFonts w:cs="Times New Roman"/>
          <w:rtl/>
        </w:rPr>
        <w:t>הדירה ה</w:t>
      </w:r>
      <w:r w:rsidR="006D708A">
        <w:rPr>
          <w:rFonts w:cs="Times New Roman" w:hint="cs"/>
          <w:rtl/>
        </w:rPr>
        <w:t>ע</w:t>
      </w:r>
      <w:r w:rsidR="002E142C">
        <w:rPr>
          <w:rFonts w:cs="Times New Roman" w:hint="cs"/>
          <w:rtl/>
        </w:rPr>
        <w:t>בשה</w:t>
      </w:r>
      <w:r w:rsidR="006D708A">
        <w:rPr>
          <w:rFonts w:cs="Times New Roman" w:hint="cs"/>
          <w:rtl/>
        </w:rPr>
        <w:t>[</w:t>
      </w:r>
      <w:r w:rsidR="00B8486D" w:rsidRPr="00B8486D">
        <w:t>musty</w:t>
      </w:r>
      <w:r w:rsidR="006D708A">
        <w:rPr>
          <w:rFonts w:hint="cs"/>
          <w:rtl/>
        </w:rPr>
        <w:t>]</w:t>
      </w:r>
      <w:r w:rsidR="00B8486D" w:rsidRPr="00B8486D">
        <w:rPr>
          <w:rFonts w:cs="Times New Roman"/>
          <w:rtl/>
        </w:rPr>
        <w:t xml:space="preserve"> </w:t>
      </w:r>
      <w:r w:rsidR="002E142C">
        <w:rPr>
          <w:rFonts w:cs="Times New Roman" w:hint="cs"/>
          <w:rtl/>
        </w:rPr>
        <w:t>ה</w:t>
      </w:r>
      <w:r w:rsidR="00B8486D" w:rsidRPr="00B8486D">
        <w:rPr>
          <w:rFonts w:cs="Times New Roman"/>
          <w:rtl/>
        </w:rPr>
        <w:t>תנוצצה ביוקרה של הישארותו בה לבד</w:t>
      </w:r>
      <w:r w:rsidR="00A80D91">
        <w:rPr>
          <w:rFonts w:cs="Times New Roman" w:hint="cs"/>
          <w:rtl/>
        </w:rPr>
        <w:t>.</w:t>
      </w:r>
      <w:r w:rsidR="00B8486D">
        <w:rPr>
          <w:rFonts w:cs="Times New Roman" w:hint="cs"/>
          <w:rtl/>
        </w:rPr>
        <w:t xml:space="preserve"> </w:t>
      </w:r>
      <w:r w:rsidR="00EF142E">
        <w:rPr>
          <w:rFonts w:cs="Times New Roman" w:hint="cs"/>
          <w:rtl/>
        </w:rPr>
        <w:t>[</w:t>
      </w:r>
      <w:r w:rsidR="00C932D4">
        <w:rPr>
          <w:rFonts w:hint="cs"/>
          <w:rtl/>
        </w:rPr>
        <w:t>בה</w:t>
      </w:r>
      <w:r w:rsidR="00102293">
        <w:rPr>
          <w:rFonts w:hint="cs"/>
          <w:rtl/>
        </w:rPr>
        <w:t>משי</w:t>
      </w:r>
      <w:r w:rsidR="00C932D4">
        <w:rPr>
          <w:rFonts w:hint="cs"/>
          <w:rtl/>
        </w:rPr>
        <w:t>כו</w:t>
      </w:r>
      <w:r w:rsidR="00102293">
        <w:rPr>
          <w:rFonts w:hint="cs"/>
          <w:rtl/>
        </w:rPr>
        <w:t xml:space="preserve"> באורח חייו הרגיל</w:t>
      </w:r>
      <w:r w:rsidR="00A7295C">
        <w:rPr>
          <w:rFonts w:hint="cs"/>
          <w:rtl/>
        </w:rPr>
        <w:t>,</w:t>
      </w:r>
      <w:r w:rsidR="00102293">
        <w:rPr>
          <w:rFonts w:hint="cs"/>
          <w:rtl/>
        </w:rPr>
        <w:t xml:space="preserve"> אבל כשהוא דואג לכל בעצמו, </w:t>
      </w:r>
      <w:r>
        <w:rPr>
          <w:rFonts w:hint="cs"/>
          <w:rtl/>
        </w:rPr>
        <w:t>לבד לגמרי</w:t>
      </w:r>
      <w:r w:rsidR="00F04E00">
        <w:rPr>
          <w:rFonts w:hint="cs"/>
          <w:rtl/>
        </w:rPr>
        <w:t xml:space="preserve"> </w:t>
      </w:r>
      <w:r w:rsidR="00F04E00">
        <w:rPr>
          <w:rtl/>
        </w:rPr>
        <w:t>–</w:t>
      </w:r>
      <w:r w:rsidR="00F04E00">
        <w:rPr>
          <w:rFonts w:hint="cs"/>
          <w:rtl/>
        </w:rPr>
        <w:t xml:space="preserve"> זה </w:t>
      </w:r>
      <w:r w:rsidR="00F04E00">
        <w:t>badass</w:t>
      </w:r>
      <w:r w:rsidR="00F04E00">
        <w:rPr>
          <w:rFonts w:hint="cs"/>
          <w:rtl/>
        </w:rPr>
        <w:t xml:space="preserve">, זה </w:t>
      </w:r>
      <w:r w:rsidR="002E142C">
        <w:rPr>
          <w:rFonts w:hint="cs"/>
          <w:rtl/>
        </w:rPr>
        <w:t xml:space="preserve">כשלעצמו </w:t>
      </w:r>
      <w:r w:rsidR="00F04E00">
        <w:rPr>
          <w:rFonts w:hint="cs"/>
          <w:rtl/>
        </w:rPr>
        <w:t xml:space="preserve">לחלוטין </w:t>
      </w:r>
      <w:r w:rsidR="00F04E00">
        <w:t>badass</w:t>
      </w:r>
      <w:r>
        <w:rPr>
          <w:rFonts w:hint="cs"/>
          <w:rtl/>
        </w:rPr>
        <w:t xml:space="preserve">. </w:t>
      </w:r>
      <w:r w:rsidR="00651193">
        <w:rPr>
          <w:rFonts w:hint="cs"/>
          <w:rtl/>
        </w:rPr>
        <w:t xml:space="preserve">אלכס הוקסם מכל פרט </w:t>
      </w:r>
      <w:r w:rsidR="00102293">
        <w:rPr>
          <w:rFonts w:hint="cs"/>
          <w:rtl/>
        </w:rPr>
        <w:t>ב</w:t>
      </w:r>
      <w:r w:rsidR="00C45B28">
        <w:rPr>
          <w:rFonts w:hint="cs"/>
          <w:rtl/>
        </w:rPr>
        <w:t>תוכני</w:t>
      </w:r>
      <w:r w:rsidR="00102293">
        <w:rPr>
          <w:rFonts w:hint="cs"/>
          <w:rtl/>
        </w:rPr>
        <w:t>ת</w:t>
      </w:r>
      <w:r w:rsidR="00651193">
        <w:rPr>
          <w:rFonts w:hint="cs"/>
          <w:rtl/>
        </w:rPr>
        <w:t xml:space="preserve">, </w:t>
      </w:r>
      <w:r w:rsidR="00102293">
        <w:rPr>
          <w:rFonts w:hint="cs"/>
          <w:rtl/>
        </w:rPr>
        <w:t>יש</w:t>
      </w:r>
      <w:r w:rsidR="00A347C1">
        <w:rPr>
          <w:rFonts w:hint="cs"/>
          <w:rtl/>
        </w:rPr>
        <w:t xml:space="preserve"> לזכור </w:t>
      </w:r>
      <w:r w:rsidR="00651193">
        <w:rPr>
          <w:rFonts w:hint="cs"/>
          <w:rtl/>
        </w:rPr>
        <w:t xml:space="preserve">לקחת </w:t>
      </w:r>
      <w:r w:rsidR="00A347C1">
        <w:rPr>
          <w:rFonts w:hint="cs"/>
          <w:rtl/>
        </w:rPr>
        <w:t>את המפתח</w:t>
      </w:r>
      <w:r w:rsidR="00651193">
        <w:rPr>
          <w:rFonts w:hint="cs"/>
          <w:rtl/>
        </w:rPr>
        <w:t xml:space="preserve"> לדירה</w:t>
      </w:r>
      <w:r w:rsidR="00A347C1">
        <w:rPr>
          <w:rFonts w:hint="cs"/>
          <w:rtl/>
        </w:rPr>
        <w:t xml:space="preserve">, </w:t>
      </w:r>
      <w:r w:rsidR="00102293">
        <w:rPr>
          <w:rFonts w:hint="cs"/>
          <w:rtl/>
        </w:rPr>
        <w:t>וכמובן ש</w:t>
      </w:r>
      <w:r w:rsidR="00F04E00">
        <w:rPr>
          <w:rFonts w:hint="cs"/>
          <w:rtl/>
        </w:rPr>
        <w:t>יהיה</w:t>
      </w:r>
      <w:r w:rsidR="00102293">
        <w:rPr>
          <w:rFonts w:hint="cs"/>
          <w:rtl/>
        </w:rPr>
        <w:t xml:space="preserve"> צורך בכסף. אולי </w:t>
      </w:r>
      <w:r w:rsidR="00605992">
        <w:rPr>
          <w:rFonts w:hint="cs"/>
          <w:rtl/>
        </w:rPr>
        <w:t xml:space="preserve">ארקדי </w:t>
      </w:r>
      <w:r w:rsidR="00102293">
        <w:rPr>
          <w:rFonts w:hint="cs"/>
          <w:rtl/>
        </w:rPr>
        <w:t>יוכל לבקש מאביו קצת כסף לעצמו כביכול לשם תחושת ביטחון במשך הטיול,</w:t>
      </w:r>
      <w:r w:rsidR="00EF142E">
        <w:rPr>
          <w:rFonts w:hint="cs"/>
          <w:rtl/>
        </w:rPr>
        <w:t>]</w:t>
      </w:r>
      <w:r w:rsidR="00102293">
        <w:rPr>
          <w:rFonts w:hint="cs"/>
          <w:rtl/>
        </w:rPr>
        <w:t xml:space="preserve"> ובעצם</w:t>
      </w:r>
      <w:r w:rsidR="0089431B">
        <w:rPr>
          <w:rFonts w:hint="cs"/>
          <w:rtl/>
        </w:rPr>
        <w:t xml:space="preserve">, התעניין </w:t>
      </w:r>
      <w:r w:rsidR="00EF142E">
        <w:rPr>
          <w:rFonts w:hint="cs"/>
          <w:rtl/>
        </w:rPr>
        <w:t xml:space="preserve">אלכס </w:t>
      </w:r>
      <w:r w:rsidR="004C59E0">
        <w:rPr>
          <w:rFonts w:hint="cs"/>
          <w:rtl/>
        </w:rPr>
        <w:t>פתאום</w:t>
      </w:r>
      <w:r w:rsidR="0089431B">
        <w:rPr>
          <w:rFonts w:hint="cs"/>
          <w:rtl/>
        </w:rPr>
        <w:t>,</w:t>
      </w:r>
      <w:r w:rsidR="00102293">
        <w:rPr>
          <w:rFonts w:hint="cs"/>
          <w:rtl/>
        </w:rPr>
        <w:t xml:space="preserve"> לאן מתוכנ</w:t>
      </w:r>
      <w:r w:rsidR="00A7295C">
        <w:rPr>
          <w:rFonts w:hint="cs"/>
          <w:rtl/>
        </w:rPr>
        <w:t>נת</w:t>
      </w:r>
      <w:r w:rsidR="00102293">
        <w:rPr>
          <w:rFonts w:hint="cs"/>
          <w:rtl/>
        </w:rPr>
        <w:t xml:space="preserve"> </w:t>
      </w:r>
      <w:r w:rsidR="00A7295C">
        <w:rPr>
          <w:rFonts w:hint="cs"/>
          <w:rtl/>
        </w:rPr>
        <w:t>הנסיעה</w:t>
      </w:r>
      <w:r w:rsidR="00102293">
        <w:rPr>
          <w:rFonts w:hint="cs"/>
          <w:rtl/>
        </w:rPr>
        <w:t xml:space="preserve">? ארקדי לא ידע בוודאות, </w:t>
      </w:r>
      <w:r w:rsidR="00F04E00">
        <w:rPr>
          <w:rFonts w:hint="cs"/>
          <w:rtl/>
        </w:rPr>
        <w:t>דובר על ביקור ה</w:t>
      </w:r>
      <w:r w:rsidR="00102293">
        <w:rPr>
          <w:rFonts w:hint="cs"/>
          <w:rtl/>
        </w:rPr>
        <w:t xml:space="preserve">משפחה </w:t>
      </w:r>
      <w:r w:rsidR="00F04E00">
        <w:rPr>
          <w:rFonts w:hint="cs"/>
          <w:rtl/>
        </w:rPr>
        <w:t>בלוס אנג'לס, חת</w:t>
      </w:r>
      <w:r w:rsidR="00605992">
        <w:rPr>
          <w:rFonts w:hint="cs"/>
          <w:rtl/>
        </w:rPr>
        <w:t>ו</w:t>
      </w:r>
      <w:r w:rsidR="00F04E00">
        <w:rPr>
          <w:rFonts w:hint="cs"/>
          <w:rtl/>
        </w:rPr>
        <w:t>נ</w:t>
      </w:r>
      <w:r w:rsidR="00605992">
        <w:rPr>
          <w:rFonts w:hint="cs"/>
          <w:rtl/>
        </w:rPr>
        <w:t>ה</w:t>
      </w:r>
      <w:r w:rsidR="0054002D">
        <w:rPr>
          <w:rFonts w:hint="cs"/>
          <w:rtl/>
        </w:rPr>
        <w:t xml:space="preserve"> בוודאי</w:t>
      </w:r>
      <w:r w:rsidR="00F04E00">
        <w:rPr>
          <w:rFonts w:hint="cs"/>
          <w:rtl/>
        </w:rPr>
        <w:t xml:space="preserve"> בלאס וגאס. אלכס השתתק, כי יש טיולים ש</w:t>
      </w:r>
      <w:r w:rsidR="00F63D74">
        <w:rPr>
          <w:rFonts w:hint="cs"/>
          <w:rtl/>
        </w:rPr>
        <w:t>מת</w:t>
      </w:r>
      <w:r w:rsidR="00F04E00">
        <w:rPr>
          <w:rFonts w:hint="cs"/>
          <w:rtl/>
        </w:rPr>
        <w:t xml:space="preserve">עלים אפילו על </w:t>
      </w:r>
      <w:r w:rsidR="0054002D">
        <w:rPr>
          <w:rFonts w:hint="cs"/>
          <w:rtl/>
        </w:rPr>
        <w:t>ה</w:t>
      </w:r>
      <w:r w:rsidR="00F04E00">
        <w:rPr>
          <w:rFonts w:hint="cs"/>
          <w:rtl/>
        </w:rPr>
        <w:t>שה</w:t>
      </w:r>
      <w:r w:rsidR="00F63D74">
        <w:rPr>
          <w:rFonts w:hint="cs"/>
          <w:rtl/>
        </w:rPr>
        <w:t>י</w:t>
      </w:r>
      <w:r w:rsidR="00F04E00">
        <w:rPr>
          <w:rFonts w:hint="cs"/>
          <w:rtl/>
        </w:rPr>
        <w:t>יה לבד בבית. אבל</w:t>
      </w:r>
      <w:r w:rsidR="00F63D74">
        <w:rPr>
          <w:rFonts w:hint="cs"/>
          <w:rtl/>
        </w:rPr>
        <w:t xml:space="preserve"> </w:t>
      </w:r>
      <w:r w:rsidR="00F04E00">
        <w:rPr>
          <w:rFonts w:hint="cs"/>
          <w:rtl/>
        </w:rPr>
        <w:t xml:space="preserve">אז התעשת והבטיח </w:t>
      </w:r>
      <w:r w:rsidR="00A7295C">
        <w:rPr>
          <w:rFonts w:hint="cs"/>
          <w:rtl/>
        </w:rPr>
        <w:t xml:space="preserve">לתת </w:t>
      </w:r>
      <w:r w:rsidR="00F04E00">
        <w:rPr>
          <w:rFonts w:hint="cs"/>
          <w:rtl/>
        </w:rPr>
        <w:t xml:space="preserve">לארקדי </w:t>
      </w:r>
      <w:r>
        <w:rPr>
          <w:rFonts w:hint="cs"/>
          <w:rtl/>
        </w:rPr>
        <w:t xml:space="preserve">את </w:t>
      </w:r>
      <w:r w:rsidR="00F04E00">
        <w:rPr>
          <w:rFonts w:hint="cs"/>
          <w:rtl/>
        </w:rPr>
        <w:t>כל הכסף שיצליח לחסוך</w:t>
      </w:r>
      <w:r w:rsidR="00A347C1">
        <w:rPr>
          <w:rFonts w:hint="cs"/>
          <w:rtl/>
        </w:rPr>
        <w:t>. בתור ילד שנמצא ב</w:t>
      </w:r>
      <w:r w:rsidR="00F04E00">
        <w:rPr>
          <w:rFonts w:hint="cs"/>
          <w:rtl/>
        </w:rPr>
        <w:t xml:space="preserve">חופשה </w:t>
      </w:r>
      <w:r w:rsidR="00A347C1">
        <w:rPr>
          <w:rFonts w:hint="cs"/>
          <w:rtl/>
        </w:rPr>
        <w:t xml:space="preserve">ללא הוריו הוא קיבל לא מעט כסף, </w:t>
      </w:r>
      <w:r w:rsidR="00F63D74">
        <w:rPr>
          <w:rFonts w:hint="cs"/>
          <w:rtl/>
        </w:rPr>
        <w:t xml:space="preserve">עבור </w:t>
      </w:r>
      <w:r w:rsidR="00F04E00">
        <w:rPr>
          <w:rFonts w:hint="cs"/>
          <w:rtl/>
        </w:rPr>
        <w:t>הוצאות ובזבוזים.</w:t>
      </w:r>
    </w:p>
    <w:p w14:paraId="4BBC28B7" w14:textId="51C72571" w:rsidR="00860EC2" w:rsidRDefault="00605992" w:rsidP="00F04E00">
      <w:pPr>
        <w:rPr>
          <w:rtl/>
        </w:rPr>
      </w:pPr>
      <w:r>
        <w:rPr>
          <w:rFonts w:hint="cs"/>
          <w:rtl/>
        </w:rPr>
        <w:t>[</w:t>
      </w:r>
      <w:r w:rsidR="00860EC2">
        <w:rPr>
          <w:rFonts w:hint="cs"/>
          <w:rtl/>
        </w:rPr>
        <w:t xml:space="preserve">קושי בלתי צפוי </w:t>
      </w:r>
      <w:r w:rsidR="00A7295C">
        <w:rPr>
          <w:rFonts w:hint="cs"/>
          <w:rtl/>
        </w:rPr>
        <w:t xml:space="preserve">נוסף </w:t>
      </w:r>
      <w:r w:rsidR="00860EC2">
        <w:rPr>
          <w:rFonts w:hint="cs"/>
          <w:rtl/>
        </w:rPr>
        <w:t>צץ לפתע</w:t>
      </w:r>
      <w:r w:rsidR="00CE692D">
        <w:rPr>
          <w:rFonts w:hint="cs"/>
          <w:rtl/>
        </w:rPr>
        <w:t xml:space="preserve">, </w:t>
      </w:r>
      <w:r w:rsidR="0054002D">
        <w:rPr>
          <w:rFonts w:hint="cs"/>
          <w:rtl/>
        </w:rPr>
        <w:t>כש</w:t>
      </w:r>
      <w:r w:rsidR="00CE692D">
        <w:rPr>
          <w:rFonts w:hint="cs"/>
          <w:rtl/>
        </w:rPr>
        <w:t>אלכס נזכר כי</w:t>
      </w:r>
      <w:r w:rsidR="00860EC2">
        <w:rPr>
          <w:rFonts w:hint="cs"/>
          <w:rtl/>
        </w:rPr>
        <w:t xml:space="preserve"> לעיתים העליה למטוס </w:t>
      </w:r>
      <w:r w:rsidR="00CE692D">
        <w:rPr>
          <w:rFonts w:hint="cs"/>
          <w:rtl/>
        </w:rPr>
        <w:t>מתבצעת</w:t>
      </w:r>
      <w:r w:rsidR="00860EC2">
        <w:rPr>
          <w:rFonts w:hint="cs"/>
          <w:rtl/>
        </w:rPr>
        <w:t xml:space="preserve"> ישירות דרך שרוול ולא בנסיעה באוטובוס ו</w:t>
      </w:r>
      <w:r w:rsidR="00A7295C">
        <w:rPr>
          <w:rFonts w:hint="cs"/>
          <w:rtl/>
        </w:rPr>
        <w:t>ב</w:t>
      </w:r>
      <w:r w:rsidR="00860EC2">
        <w:rPr>
          <w:rFonts w:hint="cs"/>
          <w:rtl/>
        </w:rPr>
        <w:t>מדרגות לכבש המטוס.</w:t>
      </w:r>
      <w:r w:rsidR="0087301F">
        <w:rPr>
          <w:rFonts w:hint="cs"/>
          <w:rtl/>
        </w:rPr>
        <w:t xml:space="preserve"> זה כמובן </w:t>
      </w:r>
      <w:r w:rsidR="00CE692D">
        <w:rPr>
          <w:rFonts w:hint="cs"/>
          <w:rtl/>
        </w:rPr>
        <w:t>העיב באופן בלתי צפוי</w:t>
      </w:r>
      <w:r w:rsidR="0087301F">
        <w:rPr>
          <w:rFonts w:hint="cs"/>
          <w:rtl/>
        </w:rPr>
        <w:t xml:space="preserve"> על הימלטותו של ארקדי, אבל </w:t>
      </w:r>
      <w:r w:rsidR="00F04E00">
        <w:rPr>
          <w:rFonts w:hint="cs"/>
          <w:rtl/>
        </w:rPr>
        <w:t xml:space="preserve">גם </w:t>
      </w:r>
      <w:r w:rsidR="0087301F">
        <w:rPr>
          <w:rFonts w:hint="cs"/>
          <w:rtl/>
        </w:rPr>
        <w:t>דרך לכך תימצא.</w:t>
      </w:r>
      <w:r>
        <w:rPr>
          <w:rFonts w:hint="cs"/>
          <w:rtl/>
        </w:rPr>
        <w:t>]</w:t>
      </w:r>
      <w:r w:rsidR="0087301F">
        <w:rPr>
          <w:rFonts w:hint="cs"/>
          <w:rtl/>
        </w:rPr>
        <w:t xml:space="preserve"> </w:t>
      </w:r>
      <w:r w:rsidR="00F04E00">
        <w:rPr>
          <w:rFonts w:hint="cs"/>
          <w:rtl/>
        </w:rPr>
        <w:t>היה</w:t>
      </w:r>
      <w:r w:rsidR="0087301F">
        <w:rPr>
          <w:rFonts w:hint="cs"/>
          <w:rtl/>
        </w:rPr>
        <w:t xml:space="preserve"> להם קיץ </w:t>
      </w:r>
      <w:r>
        <w:rPr>
          <w:rFonts w:hint="cs"/>
          <w:rtl/>
        </w:rPr>
        <w:t xml:space="preserve">שלם </w:t>
      </w:r>
      <w:r w:rsidR="00CE692D">
        <w:rPr>
          <w:rFonts w:hint="cs"/>
          <w:rtl/>
        </w:rPr>
        <w:t xml:space="preserve">כדי </w:t>
      </w:r>
      <w:r w:rsidR="0087301F">
        <w:rPr>
          <w:rFonts w:hint="cs"/>
          <w:rtl/>
        </w:rPr>
        <w:t>לתכנן.</w:t>
      </w:r>
    </w:p>
    <w:p w14:paraId="5FF4535D" w14:textId="4B7301FE" w:rsidR="00107141" w:rsidRDefault="00107141" w:rsidP="00F04E00">
      <w:pPr>
        <w:rPr>
          <w:rtl/>
        </w:rPr>
      </w:pPr>
    </w:p>
    <w:p w14:paraId="1C0C3F02" w14:textId="77777777" w:rsidR="00107141" w:rsidRDefault="00107141" w:rsidP="00107141">
      <w:pPr>
        <w:rPr>
          <w:rtl/>
        </w:rPr>
      </w:pPr>
      <w:r>
        <w:rPr>
          <w:rFonts w:hint="cs"/>
          <w:rtl/>
        </w:rPr>
        <w:t xml:space="preserve">[גם ארקדי למד שפה </w:t>
      </w:r>
      <w:r>
        <w:rPr>
          <w:rtl/>
        </w:rPr>
        <w:t>–</w:t>
      </w:r>
      <w:r>
        <w:rPr>
          <w:rFonts w:hint="cs"/>
          <w:rtl/>
        </w:rPr>
        <w:t xml:space="preserve"> הוא שקד על המילה הארוכה עם ה-</w:t>
      </w:r>
      <w:r>
        <w:t>N</w:t>
      </w:r>
      <w:r>
        <w:rPr>
          <w:rFonts w:hint="cs"/>
          <w:rtl/>
        </w:rPr>
        <w:t>ים הפיסחים על עטיפת הדיסק שאלכס השמיע לו, דיסאינטג... דיס... הוא לא וויתר והאיש עם הפרחים השחורים והפס סביב עיניו לא הביט בו.]</w:t>
      </w:r>
    </w:p>
    <w:p w14:paraId="1DA95E21" w14:textId="6817CA11" w:rsidR="00107141" w:rsidRDefault="00107141" w:rsidP="00107141">
      <w:pPr>
        <w:rPr>
          <w:rFonts w:cs="Times New Roman"/>
          <w:rtl/>
        </w:rPr>
      </w:pPr>
      <w:r w:rsidRPr="00107141">
        <w:rPr>
          <w:rFonts w:cs="Times New Roman"/>
          <w:rtl/>
        </w:rPr>
        <w:t>אלכס השמיע ל</w:t>
      </w:r>
      <w:r w:rsidR="00434E9C">
        <w:rPr>
          <w:rFonts w:cs="Times New Roman" w:hint="cs"/>
          <w:rtl/>
        </w:rPr>
        <w:t>ארקדי</w:t>
      </w:r>
      <w:r w:rsidRPr="00107141">
        <w:rPr>
          <w:rFonts w:cs="Times New Roman"/>
          <w:rtl/>
        </w:rPr>
        <w:t xml:space="preserve"> דיסק ש</w:t>
      </w:r>
      <w:r w:rsidR="00434E9C">
        <w:rPr>
          <w:rFonts w:cs="Times New Roman" w:hint="cs"/>
          <w:rtl/>
        </w:rPr>
        <w:t xml:space="preserve">על </w:t>
      </w:r>
      <w:r w:rsidRPr="00107141">
        <w:rPr>
          <w:rFonts w:cs="Times New Roman"/>
          <w:rtl/>
        </w:rPr>
        <w:t xml:space="preserve">עטיפתו </w:t>
      </w:r>
      <w:r w:rsidR="00E22CFC">
        <w:rPr>
          <w:rFonts w:cs="Times New Roman" w:hint="cs"/>
          <w:rtl/>
        </w:rPr>
        <w:t xml:space="preserve">שלוש </w:t>
      </w:r>
      <w:r w:rsidRPr="00107141">
        <w:rPr>
          <w:rFonts w:cs="Times New Roman"/>
          <w:rtl/>
        </w:rPr>
        <w:t xml:space="preserve">פרוסות </w:t>
      </w:r>
      <w:r w:rsidR="00E22CFC">
        <w:rPr>
          <w:rFonts w:cs="Times New Roman" w:hint="cs"/>
          <w:rtl/>
        </w:rPr>
        <w:t>לימון</w:t>
      </w:r>
      <w:r w:rsidR="00E22CFC" w:rsidRPr="00E22CFC">
        <w:rPr>
          <w:rFonts w:cs="Times New Roman"/>
          <w:rtl/>
        </w:rPr>
        <w:t xml:space="preserve"> </w:t>
      </w:r>
      <w:r w:rsidR="00E22CFC" w:rsidRPr="00107141">
        <w:rPr>
          <w:rFonts w:cs="Times New Roman"/>
          <w:rtl/>
        </w:rPr>
        <w:t>פזורות</w:t>
      </w:r>
      <w:r w:rsidRPr="00107141">
        <w:rPr>
          <w:rFonts w:cs="Times New Roman"/>
          <w:rtl/>
        </w:rPr>
        <w:t xml:space="preserve"> על </w:t>
      </w:r>
      <w:r w:rsidR="00E22CFC">
        <w:rPr>
          <w:rFonts w:cs="Times New Roman" w:hint="cs"/>
          <w:rtl/>
        </w:rPr>
        <w:t xml:space="preserve">ציור דמוי </w:t>
      </w:r>
      <w:r w:rsidRPr="00107141">
        <w:rPr>
          <w:rFonts w:cs="Times New Roman"/>
          <w:rtl/>
        </w:rPr>
        <w:t>אבן בזלת מגוידת.</w:t>
      </w:r>
    </w:p>
    <w:p w14:paraId="1CD9F81C" w14:textId="13B26882" w:rsidR="00107141" w:rsidRDefault="00107141" w:rsidP="00107141">
      <w:pPr>
        <w:rPr>
          <w:rtl/>
        </w:rPr>
      </w:pPr>
      <w:r w:rsidRPr="00034CE3">
        <w:rPr>
          <w:rFonts w:cs="Times New Roman"/>
          <w:rtl/>
        </w:rPr>
        <w:t>ארקדי רצה לפענח את כל השירים,</w:t>
      </w:r>
      <w:r w:rsidRPr="00107141">
        <w:rPr>
          <w:rtl/>
        </w:rPr>
        <w:t xml:space="preserve"> </w:t>
      </w:r>
      <w:r w:rsidRPr="00107141">
        <w:rPr>
          <w:rFonts w:cs="Times New Roman"/>
          <w:rtl/>
        </w:rPr>
        <w:t>להבינם בדיוק כ</w:t>
      </w:r>
      <w:r w:rsidR="00A80D91">
        <w:rPr>
          <w:rFonts w:cs="Times New Roman" w:hint="cs"/>
          <w:rtl/>
        </w:rPr>
        <w:t>פי</w:t>
      </w:r>
      <w:r w:rsidRPr="00107141">
        <w:rPr>
          <w:rFonts w:cs="Times New Roman"/>
          <w:rtl/>
        </w:rPr>
        <w:t xml:space="preserve"> </w:t>
      </w:r>
      <w:r w:rsidR="00434E9C" w:rsidRPr="00434E9C">
        <w:rPr>
          <w:rFonts w:cs="Times New Roman"/>
          <w:rtl/>
        </w:rPr>
        <w:t>שאלכס מבין אותם</w:t>
      </w:r>
      <w:r w:rsidRPr="00107141">
        <w:rPr>
          <w:rFonts w:cs="Times New Roman"/>
          <w:rtl/>
        </w:rPr>
        <w:t xml:space="preserve"> כשהם מקשיבים ביחד באוזניות, א</w:t>
      </w:r>
      <w:r w:rsidR="00434E9C">
        <w:rPr>
          <w:rFonts w:cs="Times New Roman" w:hint="cs"/>
          <w:rtl/>
        </w:rPr>
        <w:t>בל</w:t>
      </w:r>
      <w:r w:rsidRPr="00107141">
        <w:rPr>
          <w:rFonts w:cs="Times New Roman"/>
          <w:rtl/>
        </w:rPr>
        <w:t xml:space="preserve"> אלכס לא הצליח לתרגמם עבורו: עברית ואנגלית היו נטועות כשני מחנות נפרדים בתוכו, וארקדי </w:t>
      </w:r>
      <w:r w:rsidR="00434E9C" w:rsidRPr="00434E9C">
        <w:rPr>
          <w:rFonts w:cs="Times New Roman"/>
          <w:rtl/>
        </w:rPr>
        <w:t>נועץ</w:t>
      </w:r>
      <w:r w:rsidRPr="00107141">
        <w:rPr>
          <w:rFonts w:cs="Times New Roman"/>
          <w:rtl/>
        </w:rPr>
        <w:t xml:space="preserve"> במילון.</w:t>
      </w:r>
      <w:r>
        <w:rPr>
          <w:rFonts w:hint="cs"/>
          <w:rtl/>
        </w:rPr>
        <w:t xml:space="preserve"> [הוא שקד בעיקר על השיר הראשון בדיסק עם </w:t>
      </w:r>
      <w:r w:rsidRPr="00801297">
        <w:rPr>
          <w:rFonts w:cs="Times New Roman"/>
          <w:rtl/>
        </w:rPr>
        <w:t>פרוסות</w:t>
      </w:r>
      <w:r>
        <w:rPr>
          <w:rFonts w:cs="Times New Roman" w:hint="cs"/>
          <w:rtl/>
        </w:rPr>
        <w:t xml:space="preserve"> תפוז </w:t>
      </w:r>
      <w:r w:rsidRPr="00801297">
        <w:rPr>
          <w:rFonts w:cs="Times New Roman"/>
          <w:rtl/>
        </w:rPr>
        <w:t>על אבן</w:t>
      </w:r>
      <w:r>
        <w:rPr>
          <w:rFonts w:cs="Times New Roman" w:hint="cs"/>
          <w:rtl/>
        </w:rPr>
        <w:t xml:space="preserve"> בזלת מגויידת</w:t>
      </w:r>
      <w:r>
        <w:rPr>
          <w:rFonts w:hint="cs"/>
          <w:rtl/>
        </w:rPr>
        <w:t xml:space="preserve"> </w:t>
      </w:r>
      <w:r>
        <w:rPr>
          <w:rtl/>
        </w:rPr>
        <w:t>–</w:t>
      </w:r>
      <w:r>
        <w:rPr>
          <w:rFonts w:hint="cs"/>
          <w:rtl/>
        </w:rPr>
        <w:t xml:space="preserve"> 'אני רוצה שיסגדו לי'. הו, כן.]</w:t>
      </w:r>
    </w:p>
    <w:p w14:paraId="71100F7A" w14:textId="77777777" w:rsidR="00107141" w:rsidRDefault="00107141" w:rsidP="00107141">
      <w:pPr>
        <w:rPr>
          <w:color w:val="222222"/>
          <w:rtl/>
        </w:rPr>
      </w:pPr>
      <w:r>
        <w:rPr>
          <w:rFonts w:hint="cs"/>
          <w:rtl/>
        </w:rPr>
        <w:t>[</w:t>
      </w:r>
      <w:r>
        <w:rPr>
          <w:color w:val="222222"/>
          <w:rtl/>
        </w:rPr>
        <w:t>ב-</w:t>
      </w:r>
      <w:r w:rsidRPr="00994204">
        <w:rPr>
          <w:color w:val="222222"/>
          <w:highlight w:val="blue"/>
          <w:rtl/>
        </w:rPr>
        <w:t>1989</w:t>
      </w:r>
      <w:r>
        <w:rPr>
          <w:color w:val="222222"/>
          <w:rtl/>
        </w:rPr>
        <w:t xml:space="preserve"> הקיור הוציאו את דיסאינטגריישן המופתי והסטון רוזז ממנצ'סטר פרצו עם אלבום בכורה ממוטט.</w:t>
      </w:r>
    </w:p>
    <w:p w14:paraId="102EBC33" w14:textId="6FDD77B8" w:rsidR="00107141" w:rsidRDefault="00EE3076" w:rsidP="00107141">
      <w:pPr>
        <w:rPr>
          <w:rStyle w:val="Hyperlink"/>
          <w:rtl/>
        </w:rPr>
      </w:pPr>
      <w:hyperlink r:id="rId58" w:anchor="Cover_art" w:history="1">
        <w:r w:rsidR="00107141" w:rsidRPr="00513F56">
          <w:rPr>
            <w:rStyle w:val="Hyperlink"/>
            <w:rFonts w:hint="cs"/>
            <w:rtl/>
          </w:rPr>
          <w:t>העטיפה</w:t>
        </w:r>
      </w:hyperlink>
    </w:p>
    <w:p w14:paraId="1E46AF7A" w14:textId="651FE4D7" w:rsidR="00E22CFC" w:rsidRDefault="00EE3076" w:rsidP="00107141">
      <w:pPr>
        <w:rPr>
          <w:rtl/>
        </w:rPr>
      </w:pPr>
      <w:hyperlink r:id="rId59" w:history="1">
        <w:r w:rsidR="00E22CFC" w:rsidRPr="00E22CFC">
          <w:rPr>
            <w:rStyle w:val="Hyperlink"/>
            <w:rFonts w:hint="cs"/>
            <w:rtl/>
          </w:rPr>
          <w:t>עוד על העטיפה</w:t>
        </w:r>
      </w:hyperlink>
    </w:p>
    <w:p w14:paraId="6BF6B42F" w14:textId="77777777" w:rsidR="00107141" w:rsidRDefault="00107141" w:rsidP="00107141">
      <w:pPr>
        <w:rPr>
          <w:rtl/>
        </w:rPr>
      </w:pPr>
      <w:r>
        <w:rPr>
          <w:rFonts w:hint="cs"/>
          <w:rtl/>
        </w:rPr>
        <w:t>]</w:t>
      </w:r>
    </w:p>
    <w:p w14:paraId="3F842DAC" w14:textId="338CA396" w:rsidR="00107141" w:rsidRPr="00107141" w:rsidRDefault="00107141" w:rsidP="00107141">
      <w:pPr>
        <w:rPr>
          <w:rFonts w:cs="Times New Roman"/>
          <w:rtl/>
        </w:rPr>
      </w:pPr>
      <w:r>
        <w:rPr>
          <w:rFonts w:cs="Times New Roman" w:hint="cs"/>
          <w:rtl/>
        </w:rPr>
        <w:t>'</w:t>
      </w:r>
      <w:r w:rsidRPr="00094A9E">
        <w:rPr>
          <w:rFonts w:cs="Times New Roman" w:hint="eastAsia"/>
          <w:rtl/>
        </w:rPr>
        <w:t>האם</w:t>
      </w:r>
      <w:r w:rsidRPr="00094A9E">
        <w:rPr>
          <w:rFonts w:cs="Times New Roman"/>
          <w:rtl/>
        </w:rPr>
        <w:t xml:space="preserve"> </w:t>
      </w:r>
      <w:r w:rsidRPr="00094A9E">
        <w:rPr>
          <w:rFonts w:cs="Times New Roman" w:hint="eastAsia"/>
          <w:rtl/>
        </w:rPr>
        <w:t>ראית</w:t>
      </w:r>
      <w:r w:rsidRPr="00094A9E">
        <w:rPr>
          <w:rFonts w:cs="Times New Roman"/>
          <w:rtl/>
        </w:rPr>
        <w:t xml:space="preserve"> </w:t>
      </w:r>
      <w:r w:rsidRPr="00094A9E">
        <w:rPr>
          <w:rFonts w:cs="Times New Roman" w:hint="eastAsia"/>
          <w:rtl/>
        </w:rPr>
        <w:t>אותה</w:t>
      </w:r>
      <w:r w:rsidRPr="00094A9E">
        <w:rPr>
          <w:rFonts w:cs="Times New Roman"/>
          <w:rtl/>
        </w:rPr>
        <w:t xml:space="preserve"> </w:t>
      </w:r>
      <w:r w:rsidRPr="00094A9E">
        <w:rPr>
          <w:rFonts w:cs="Times New Roman" w:hint="eastAsia"/>
          <w:rtl/>
        </w:rPr>
        <w:t>האם</w:t>
      </w:r>
      <w:r w:rsidRPr="00094A9E">
        <w:rPr>
          <w:rFonts w:cs="Times New Roman"/>
          <w:rtl/>
        </w:rPr>
        <w:t xml:space="preserve"> </w:t>
      </w:r>
      <w:r w:rsidRPr="00094A9E">
        <w:rPr>
          <w:rFonts w:cs="Times New Roman" w:hint="eastAsia"/>
          <w:rtl/>
        </w:rPr>
        <w:t>שמעת</w:t>
      </w:r>
      <w:r w:rsidRPr="00094A9E">
        <w:rPr>
          <w:rFonts w:cs="Times New Roman"/>
          <w:rtl/>
        </w:rPr>
        <w:t xml:space="preserve"> </w:t>
      </w:r>
      <w:r w:rsidRPr="00094A9E">
        <w:rPr>
          <w:rFonts w:cs="Times New Roman" w:hint="eastAsia"/>
          <w:rtl/>
        </w:rPr>
        <w:t>איך</w:t>
      </w:r>
      <w:r w:rsidRPr="00094A9E">
        <w:rPr>
          <w:rFonts w:cs="Times New Roman"/>
          <w:rtl/>
        </w:rPr>
        <w:t xml:space="preserve"> </w:t>
      </w:r>
      <w:r w:rsidRPr="00094A9E">
        <w:rPr>
          <w:rFonts w:cs="Times New Roman" w:hint="eastAsia"/>
          <w:rtl/>
        </w:rPr>
        <w:t>היא</w:t>
      </w:r>
      <w:r w:rsidRPr="00094A9E">
        <w:rPr>
          <w:rFonts w:cs="Times New Roman"/>
          <w:rtl/>
        </w:rPr>
        <w:t xml:space="preserve"> </w:t>
      </w:r>
      <w:r w:rsidRPr="00094A9E">
        <w:rPr>
          <w:rFonts w:cs="Times New Roman" w:hint="eastAsia"/>
          <w:rtl/>
        </w:rPr>
        <w:t>מנגנת</w:t>
      </w:r>
      <w:r w:rsidRPr="00094A9E">
        <w:rPr>
          <w:rFonts w:cs="Times New Roman"/>
          <w:rtl/>
        </w:rPr>
        <w:t>...</w:t>
      </w:r>
      <w:r>
        <w:rPr>
          <w:rFonts w:cs="Times New Roman" w:hint="cs"/>
          <w:rtl/>
        </w:rPr>
        <w:t>'</w:t>
      </w:r>
      <w:r w:rsidRPr="00094A9E">
        <w:rPr>
          <w:rFonts w:cs="Times New Roman"/>
          <w:rtl/>
        </w:rPr>
        <w:t xml:space="preserve"> </w:t>
      </w:r>
      <w:r w:rsidRPr="00094A9E">
        <w:rPr>
          <w:rFonts w:cs="Times New Roman" w:hint="eastAsia"/>
          <w:rtl/>
        </w:rPr>
        <w:t>ארקדי</w:t>
      </w:r>
      <w:r w:rsidRPr="00094A9E">
        <w:rPr>
          <w:rFonts w:cs="Times New Roman"/>
          <w:rtl/>
        </w:rPr>
        <w:t xml:space="preserve"> </w:t>
      </w:r>
      <w:r w:rsidRPr="00094A9E">
        <w:rPr>
          <w:rFonts w:cs="Times New Roman" w:hint="eastAsia"/>
          <w:rtl/>
        </w:rPr>
        <w:t>קרא</w:t>
      </w:r>
      <w:r w:rsidRPr="00094A9E">
        <w:rPr>
          <w:rFonts w:cs="Times New Roman"/>
          <w:rtl/>
        </w:rPr>
        <w:t xml:space="preserve"> </w:t>
      </w:r>
      <w:r w:rsidRPr="00094A9E">
        <w:rPr>
          <w:rFonts w:cs="Times New Roman" w:hint="eastAsia"/>
          <w:rtl/>
        </w:rPr>
        <w:t>לאט</w:t>
      </w:r>
      <w:r w:rsidRPr="00094A9E">
        <w:rPr>
          <w:rFonts w:cs="Times New Roman"/>
          <w:rtl/>
        </w:rPr>
        <w:t xml:space="preserve"> </w:t>
      </w:r>
      <w:r w:rsidRPr="00107141">
        <w:rPr>
          <w:rFonts w:cs="Times New Roman"/>
          <w:rtl/>
        </w:rPr>
        <w:t xml:space="preserve">מחוברת מילות השירים, 'וכשהיא מכה בתופים...' והבס דפק </w:t>
      </w:r>
      <w:r w:rsidR="00434E9C" w:rsidRPr="00434E9C">
        <w:rPr>
          <w:rFonts w:cs="Times New Roman"/>
          <w:rtl/>
        </w:rPr>
        <w:t>באוזני שניהם, בודד אותם משאר העולם</w:t>
      </w:r>
      <w:r w:rsidRPr="00107141">
        <w:rPr>
          <w:rFonts w:cs="Times New Roman"/>
          <w:rtl/>
        </w:rPr>
        <w:t xml:space="preserve">. </w:t>
      </w:r>
    </w:p>
    <w:p w14:paraId="726B7019" w14:textId="3C728711" w:rsidR="00107141" w:rsidRDefault="00107141" w:rsidP="00107141">
      <w:pPr>
        <w:rPr>
          <w:rtl/>
        </w:rPr>
      </w:pPr>
      <w:r w:rsidRPr="00107141">
        <w:rPr>
          <w:rFonts w:cs="Times New Roman"/>
          <w:rtl/>
        </w:rPr>
        <w:t xml:space="preserve">מבטו של אלכס נתלה בארקדי, השתהה עליו ארוכות, וארקדי ידע, הוא הבין – ביניהם תמיד תהיה מישהי כזאת שמכה בתופים... היא תמיד תידחף לשם, ארקדי לא יבין מי היא בכלל, גם אלכס לא </w:t>
      </w:r>
      <w:r w:rsidR="00D91DA2">
        <w:rPr>
          <w:rFonts w:cs="Times New Roman" w:hint="cs"/>
          <w:rtl/>
        </w:rPr>
        <w:t>י</w:t>
      </w:r>
      <w:r w:rsidRPr="00107141">
        <w:rPr>
          <w:rFonts w:cs="Times New Roman"/>
          <w:rtl/>
        </w:rPr>
        <w:t>ידע מי היא, אבל כשהיא תחבוט בתופים זה בכלל לא ישנה לו, אלכס תמיד ירשה למישהי כזאת לפלוש ולחצוץ ביניהם.</w:t>
      </w:r>
    </w:p>
    <w:p w14:paraId="1EB86732" w14:textId="77777777" w:rsidR="00107141" w:rsidRDefault="00107141" w:rsidP="00107141">
      <w:pPr>
        <w:rPr>
          <w:rtl/>
        </w:rPr>
      </w:pPr>
      <w:r>
        <w:rPr>
          <w:rFonts w:cs="Times New Roman" w:hint="cs"/>
          <w:rtl/>
        </w:rPr>
        <w:t>[</w:t>
      </w:r>
      <w:r>
        <w:rPr>
          <w:rFonts w:cs="Times New Roman"/>
          <w:rtl/>
        </w:rPr>
        <w:t>אולי אז הוא גם רואה איך שפתו העליונה של אלכס נחה על התחתונה, בשקט ובנחת ובבטיחות.....</w:t>
      </w:r>
      <w:r>
        <w:rPr>
          <w:rFonts w:cs="Times New Roman" w:hint="cs"/>
          <w:rtl/>
        </w:rPr>
        <w:t>]</w:t>
      </w:r>
    </w:p>
    <w:p w14:paraId="1620574D" w14:textId="77777777" w:rsidR="00107141" w:rsidRDefault="00107141" w:rsidP="00F04E00">
      <w:pPr>
        <w:rPr>
          <w:rtl/>
        </w:rPr>
      </w:pPr>
    </w:p>
    <w:p w14:paraId="44F59815" w14:textId="77777777" w:rsidR="005F2537" w:rsidRPr="00C338F8" w:rsidRDefault="005F2537" w:rsidP="00250000">
      <w:pPr>
        <w:rPr>
          <w:rtl/>
        </w:rPr>
      </w:pPr>
    </w:p>
    <w:p w14:paraId="19D6D7BB" w14:textId="11354890" w:rsidR="00AF5247" w:rsidRDefault="002F026E" w:rsidP="00D14A18">
      <w:pPr>
        <w:pStyle w:val="Heading2"/>
        <w:rPr>
          <w:rtl/>
        </w:rPr>
      </w:pPr>
      <w:r>
        <w:rPr>
          <w:rFonts w:hint="cs"/>
          <w:rtl/>
        </w:rPr>
        <w:t>כיס קטן</w:t>
      </w:r>
      <w:r w:rsidR="00693F93">
        <w:rPr>
          <w:rFonts w:hint="cs"/>
          <w:rtl/>
        </w:rPr>
        <w:t xml:space="preserve"> [אלכס בן 12]</w:t>
      </w:r>
    </w:p>
    <w:p w14:paraId="621ED442" w14:textId="10EE71CA" w:rsidR="00341366" w:rsidRPr="00CD067C" w:rsidRDefault="00341366" w:rsidP="00AE208E">
      <w:pPr>
        <w:rPr>
          <w:rtl/>
        </w:rPr>
      </w:pPr>
      <w:r w:rsidRPr="00CD067C">
        <w:rPr>
          <w:rtl/>
        </w:rPr>
        <w:t xml:space="preserve">ארקדי ואלכס רכבו </w:t>
      </w:r>
      <w:r w:rsidR="00AE208E">
        <w:rPr>
          <w:rtl/>
        </w:rPr>
        <w:t>בשייר</w:t>
      </w:r>
      <w:r w:rsidR="00AE208E">
        <w:rPr>
          <w:rFonts w:hint="cs"/>
          <w:rtl/>
        </w:rPr>
        <w:t>ת</w:t>
      </w:r>
      <w:r w:rsidRPr="00CD067C">
        <w:rPr>
          <w:rtl/>
        </w:rPr>
        <w:t xml:space="preserve"> </w:t>
      </w:r>
      <w:r w:rsidR="00AE208E" w:rsidRPr="00CD067C">
        <w:rPr>
          <w:rtl/>
        </w:rPr>
        <w:t xml:space="preserve">אופניים </w:t>
      </w:r>
      <w:r w:rsidRPr="00CD067C">
        <w:rPr>
          <w:rtl/>
        </w:rPr>
        <w:t>עם שאר ילדי</w:t>
      </w:r>
      <w:r w:rsidR="00191AC1">
        <w:rPr>
          <w:rFonts w:hint="cs"/>
          <w:rtl/>
        </w:rPr>
        <w:t xml:space="preserve"> השכונה</w:t>
      </w:r>
      <w:r w:rsidR="00BA3BAE">
        <w:rPr>
          <w:rFonts w:hint="cs"/>
          <w:rtl/>
        </w:rPr>
        <w:t xml:space="preserve"> לים</w:t>
      </w:r>
      <w:r w:rsidRPr="00CD067C">
        <w:rPr>
          <w:rtl/>
        </w:rPr>
        <w:t xml:space="preserve">. אלכס </w:t>
      </w:r>
      <w:r w:rsidR="00AD1139">
        <w:rPr>
          <w:rFonts w:hint="cs"/>
          <w:rtl/>
        </w:rPr>
        <w:t xml:space="preserve">דיווש </w:t>
      </w:r>
      <w:r w:rsidRPr="00CD067C">
        <w:rPr>
          <w:rtl/>
        </w:rPr>
        <w:t xml:space="preserve">מהר ככל </w:t>
      </w:r>
      <w:r w:rsidR="00C27CFA" w:rsidRPr="00C27CFA">
        <w:rPr>
          <w:rFonts w:cs="Times New Roman"/>
          <w:rtl/>
        </w:rPr>
        <w:t>יכולתו</w:t>
      </w:r>
      <w:r w:rsidRPr="00CD067C">
        <w:rPr>
          <w:rtl/>
        </w:rPr>
        <w:t xml:space="preserve">, </w:t>
      </w:r>
      <w:r w:rsidR="00DF34F2">
        <w:rPr>
          <w:rFonts w:hint="cs"/>
          <w:rtl/>
        </w:rPr>
        <w:t xml:space="preserve">ובכל זאת </w:t>
      </w:r>
      <w:r w:rsidRPr="00CD067C">
        <w:rPr>
          <w:rtl/>
        </w:rPr>
        <w:t xml:space="preserve">כולם השיגו אותו. הוא רכב על </w:t>
      </w:r>
      <w:r>
        <w:rPr>
          <w:rFonts w:hint="cs"/>
          <w:rtl/>
        </w:rPr>
        <w:t>ה</w:t>
      </w:r>
      <w:r w:rsidRPr="00CD067C">
        <w:rPr>
          <w:rtl/>
        </w:rPr>
        <w:t>אופני</w:t>
      </w:r>
      <w:r>
        <w:rPr>
          <w:rFonts w:hint="cs"/>
          <w:rtl/>
        </w:rPr>
        <w:t>ים</w:t>
      </w:r>
      <w:r w:rsidR="00AE208E">
        <w:rPr>
          <w:rtl/>
        </w:rPr>
        <w:t xml:space="preserve"> הישנ</w:t>
      </w:r>
      <w:r w:rsidR="00AE208E">
        <w:rPr>
          <w:rFonts w:hint="cs"/>
          <w:rtl/>
        </w:rPr>
        <w:t>ים</w:t>
      </w:r>
      <w:r w:rsidR="00AE208E">
        <w:rPr>
          <w:rtl/>
        </w:rPr>
        <w:t xml:space="preserve"> והחלוד</w:t>
      </w:r>
      <w:r w:rsidR="00AE208E">
        <w:rPr>
          <w:rFonts w:hint="cs"/>
          <w:rtl/>
        </w:rPr>
        <w:t>ים</w:t>
      </w:r>
      <w:r w:rsidRPr="00CD067C">
        <w:rPr>
          <w:rtl/>
        </w:rPr>
        <w:t xml:space="preserve"> של הדוד</w:t>
      </w:r>
      <w:r w:rsidR="00434E9C">
        <w:rPr>
          <w:rFonts w:hint="cs"/>
          <w:rtl/>
        </w:rPr>
        <w:t>,</w:t>
      </w:r>
      <w:r w:rsidR="00191AC1">
        <w:rPr>
          <w:rFonts w:hint="cs"/>
          <w:rtl/>
        </w:rPr>
        <w:t xml:space="preserve"> שהיו</w:t>
      </w:r>
      <w:r w:rsidRPr="00CD067C">
        <w:rPr>
          <w:rtl/>
        </w:rPr>
        <w:t xml:space="preserve"> </w:t>
      </w:r>
      <w:r w:rsidR="00F855C8">
        <w:rPr>
          <w:rFonts w:hint="cs"/>
          <w:rtl/>
        </w:rPr>
        <w:t xml:space="preserve">בעלי </w:t>
      </w:r>
      <w:r w:rsidRPr="00CD067C">
        <w:rPr>
          <w:rtl/>
        </w:rPr>
        <w:t>מושב גבוה מדי</w:t>
      </w:r>
      <w:r w:rsidR="00191AC1">
        <w:rPr>
          <w:rFonts w:hint="cs"/>
          <w:rtl/>
        </w:rPr>
        <w:t>.</w:t>
      </w:r>
      <w:r w:rsidRPr="00CD067C">
        <w:rPr>
          <w:rtl/>
        </w:rPr>
        <w:t xml:space="preserve"> הוא ד</w:t>
      </w:r>
      <w:r w:rsidR="000F7570">
        <w:rPr>
          <w:rFonts w:hint="cs"/>
          <w:rtl/>
        </w:rPr>
        <w:t>י</w:t>
      </w:r>
      <w:r w:rsidR="00A222AB">
        <w:rPr>
          <w:rtl/>
        </w:rPr>
        <w:t>ווש בעמידה ו</w:t>
      </w:r>
      <w:r w:rsidRPr="00CD067C">
        <w:rPr>
          <w:rtl/>
        </w:rPr>
        <w:t>גופו עלה וירד, עלה וירד</w:t>
      </w:r>
      <w:r w:rsidR="00EF142E">
        <w:rPr>
          <w:rFonts w:hint="cs"/>
          <w:rtl/>
        </w:rPr>
        <w:t>,</w:t>
      </w:r>
      <w:r w:rsidRPr="00CD067C">
        <w:rPr>
          <w:rtl/>
        </w:rPr>
        <w:t xml:space="preserve"> כמו ברווז</w:t>
      </w:r>
      <w:r w:rsidRPr="00CD067C">
        <w:rPr>
          <w:rFonts w:hint="cs"/>
          <w:rtl/>
        </w:rPr>
        <w:t>ון</w:t>
      </w:r>
      <w:r w:rsidRPr="00CD067C">
        <w:rPr>
          <w:rtl/>
        </w:rPr>
        <w:t xml:space="preserve"> שנקלע לאגם סוער</w:t>
      </w:r>
      <w:r w:rsidR="002F6B3D">
        <w:rPr>
          <w:rFonts w:hint="cs"/>
          <w:rtl/>
        </w:rPr>
        <w:t xml:space="preserve">, כמו </w:t>
      </w:r>
      <w:r w:rsidR="00DF34F2">
        <w:rPr>
          <w:rFonts w:hint="cs"/>
          <w:rtl/>
        </w:rPr>
        <w:t xml:space="preserve">איזה </w:t>
      </w:r>
      <w:r w:rsidR="007C568F" w:rsidRPr="007C568F">
        <w:rPr>
          <w:rFonts w:cs="Times New Roman"/>
          <w:rtl/>
        </w:rPr>
        <w:t>קאטשקע'לה</w:t>
      </w:r>
      <w:r w:rsidR="007C568F" w:rsidRPr="007C568F">
        <w:rPr>
          <w:rFonts w:cs="Times New Roman" w:hint="cs"/>
          <w:rtl/>
        </w:rPr>
        <w:t xml:space="preserve"> </w:t>
      </w:r>
      <w:r w:rsidR="002F6B3D">
        <w:rPr>
          <w:rFonts w:cs="Times New Roman" w:hint="cs"/>
          <w:rtl/>
        </w:rPr>
        <w:t>קטן, ארקדי חשב כשחלף על פניו</w:t>
      </w:r>
      <w:r w:rsidRPr="00CD067C">
        <w:rPr>
          <w:rtl/>
        </w:rPr>
        <w:t xml:space="preserve">. מזל שהרמה </w:t>
      </w:r>
      <w:r w:rsidR="001C5A04">
        <w:rPr>
          <w:rtl/>
        </w:rPr>
        <w:t>הייתה</w:t>
      </w:r>
      <w:r w:rsidRPr="00CD067C">
        <w:rPr>
          <w:rtl/>
        </w:rPr>
        <w:t xml:space="preserve"> </w:t>
      </w:r>
      <w:r w:rsidRPr="00CD067C">
        <w:rPr>
          <w:rtl/>
        </w:rPr>
        <w:lastRenderedPageBreak/>
        <w:t xml:space="preserve">נמוכה, אחרת </w:t>
      </w:r>
      <w:r w:rsidR="004C4318">
        <w:rPr>
          <w:rFonts w:hint="cs"/>
          <w:rtl/>
        </w:rPr>
        <w:t xml:space="preserve">אלכס </w:t>
      </w:r>
      <w:r w:rsidRPr="00CD067C">
        <w:rPr>
          <w:rtl/>
        </w:rPr>
        <w:t>לא היה מצליח לרכ</w:t>
      </w:r>
      <w:r w:rsidR="00AE208E">
        <w:rPr>
          <w:rFonts w:hint="cs"/>
          <w:rtl/>
        </w:rPr>
        <w:t>ו</w:t>
      </w:r>
      <w:r w:rsidRPr="00CD067C">
        <w:rPr>
          <w:rtl/>
        </w:rPr>
        <w:t>ב בכלל</w:t>
      </w:r>
      <w:r w:rsidR="00910A77">
        <w:rPr>
          <w:rFonts w:hint="cs"/>
          <w:rtl/>
        </w:rPr>
        <w:t>.</w:t>
      </w:r>
      <w:r w:rsidRPr="00CD067C">
        <w:rPr>
          <w:rtl/>
        </w:rPr>
        <w:t xml:space="preserve"> לאחר כמה קילומטרים </w:t>
      </w:r>
      <w:r w:rsidR="004C4318">
        <w:rPr>
          <w:rFonts w:hint="cs"/>
          <w:rtl/>
        </w:rPr>
        <w:t>אפילו ארקדי</w:t>
      </w:r>
      <w:r w:rsidR="00AE208E">
        <w:rPr>
          <w:rFonts w:hint="cs"/>
          <w:rtl/>
        </w:rPr>
        <w:t>,</w:t>
      </w:r>
      <w:r w:rsidR="004C4318">
        <w:rPr>
          <w:rFonts w:hint="cs"/>
          <w:rtl/>
        </w:rPr>
        <w:t xml:space="preserve"> שהשתדל להאט</w:t>
      </w:r>
      <w:r w:rsidR="0054002D">
        <w:rPr>
          <w:rFonts w:hint="cs"/>
          <w:rtl/>
        </w:rPr>
        <w:t xml:space="preserve"> עבורו</w:t>
      </w:r>
      <w:r w:rsidR="00AE208E">
        <w:rPr>
          <w:rFonts w:hint="cs"/>
          <w:rtl/>
        </w:rPr>
        <w:t>,</w:t>
      </w:r>
      <w:r w:rsidRPr="00CD067C">
        <w:rPr>
          <w:rtl/>
        </w:rPr>
        <w:t xml:space="preserve"> נעלם מ</w:t>
      </w:r>
      <w:r w:rsidR="004C4318">
        <w:rPr>
          <w:rtl/>
        </w:rPr>
        <w:t>עבר ל</w:t>
      </w:r>
      <w:r w:rsidR="005121A2">
        <w:rPr>
          <w:rFonts w:hint="cs"/>
          <w:rtl/>
        </w:rPr>
        <w:t>אחת מ</w:t>
      </w:r>
      <w:r w:rsidR="004C4318">
        <w:rPr>
          <w:rtl/>
        </w:rPr>
        <w:t>גבע</w:t>
      </w:r>
      <w:r w:rsidR="005121A2">
        <w:rPr>
          <w:rFonts w:hint="cs"/>
          <w:rtl/>
        </w:rPr>
        <w:t>ו</w:t>
      </w:r>
      <w:r w:rsidR="004C4318">
        <w:rPr>
          <w:rtl/>
        </w:rPr>
        <w:t xml:space="preserve">ת החול </w:t>
      </w:r>
      <w:r w:rsidR="005121A2">
        <w:rPr>
          <w:rFonts w:hint="cs"/>
          <w:rtl/>
        </w:rPr>
        <w:t>הבלתי נגמרות</w:t>
      </w:r>
      <w:r w:rsidRPr="00CD067C">
        <w:rPr>
          <w:rtl/>
        </w:rPr>
        <w:t xml:space="preserve">. מכוניות </w:t>
      </w:r>
      <w:r w:rsidR="00277ECE">
        <w:rPr>
          <w:rFonts w:hint="cs"/>
          <w:rtl/>
        </w:rPr>
        <w:t>חלפו</w:t>
      </w:r>
      <w:r w:rsidRPr="00CD067C">
        <w:rPr>
          <w:rtl/>
        </w:rPr>
        <w:t xml:space="preserve"> ביעף, מבריחות את</w:t>
      </w:r>
      <w:r w:rsidR="00277ECE">
        <w:rPr>
          <w:rFonts w:hint="cs"/>
          <w:rtl/>
        </w:rPr>
        <w:t xml:space="preserve"> אלכס</w:t>
      </w:r>
      <w:r w:rsidRPr="00CD067C">
        <w:rPr>
          <w:rtl/>
        </w:rPr>
        <w:t xml:space="preserve"> לשוליים</w:t>
      </w:r>
      <w:r w:rsidR="00191AC1">
        <w:rPr>
          <w:rFonts w:hint="cs"/>
          <w:rtl/>
        </w:rPr>
        <w:t>.</w:t>
      </w:r>
      <w:r w:rsidRPr="00CD067C">
        <w:rPr>
          <w:rtl/>
        </w:rPr>
        <w:t xml:space="preserve"> כמה פעמים </w:t>
      </w:r>
      <w:r w:rsidR="00AE208E">
        <w:rPr>
          <w:rFonts w:hint="cs"/>
          <w:rtl/>
        </w:rPr>
        <w:t xml:space="preserve">נפל </w:t>
      </w:r>
      <w:r w:rsidRPr="00CD067C">
        <w:rPr>
          <w:rtl/>
        </w:rPr>
        <w:t>על החול החם</w:t>
      </w:r>
      <w:r w:rsidR="00277ECE">
        <w:rPr>
          <w:rFonts w:hint="cs"/>
          <w:rtl/>
        </w:rPr>
        <w:t xml:space="preserve"> </w:t>
      </w:r>
      <w:r w:rsidR="00A62D30">
        <w:rPr>
          <w:rFonts w:hint="cs"/>
          <w:rtl/>
        </w:rPr>
        <w:t>לצד האופניים</w:t>
      </w:r>
      <w:r w:rsidRPr="00CD067C">
        <w:rPr>
          <w:rtl/>
        </w:rPr>
        <w:t xml:space="preserve">. </w:t>
      </w:r>
      <w:r w:rsidR="00F855C8">
        <w:rPr>
          <w:rFonts w:hint="cs"/>
          <w:rtl/>
        </w:rPr>
        <w:t>הוא</w:t>
      </w:r>
      <w:r w:rsidRPr="00CD067C">
        <w:rPr>
          <w:rtl/>
        </w:rPr>
        <w:t xml:space="preserve"> השתרע </w:t>
      </w:r>
      <w:r w:rsidR="00F8269F">
        <w:rPr>
          <w:rFonts w:hint="cs"/>
          <w:rtl/>
        </w:rPr>
        <w:t>במקום נפילתו</w:t>
      </w:r>
      <w:r w:rsidRPr="00CD067C">
        <w:rPr>
          <w:rtl/>
        </w:rPr>
        <w:t xml:space="preserve"> ונח. המחשבה לחזור הביתה </w:t>
      </w:r>
      <w:r w:rsidR="001C5A04">
        <w:rPr>
          <w:rFonts w:hint="cs"/>
          <w:rtl/>
        </w:rPr>
        <w:t>הייתה</w:t>
      </w:r>
      <w:r w:rsidRPr="00CD067C">
        <w:rPr>
          <w:rFonts w:hint="cs"/>
          <w:rtl/>
        </w:rPr>
        <w:t xml:space="preserve"> </w:t>
      </w:r>
      <w:r w:rsidRPr="00CD067C">
        <w:rPr>
          <w:rtl/>
        </w:rPr>
        <w:t>מפתה, אבל הו</w:t>
      </w:r>
      <w:r w:rsidR="00302EF6">
        <w:rPr>
          <w:rFonts w:hint="cs"/>
          <w:rtl/>
        </w:rPr>
        <w:t xml:space="preserve">א </w:t>
      </w:r>
      <w:r w:rsidR="00A222AB">
        <w:rPr>
          <w:rFonts w:hint="cs"/>
          <w:rtl/>
        </w:rPr>
        <w:t>כב</w:t>
      </w:r>
      <w:r w:rsidR="00302EF6">
        <w:rPr>
          <w:rFonts w:hint="cs"/>
          <w:rtl/>
        </w:rPr>
        <w:t xml:space="preserve">ר </w:t>
      </w:r>
      <w:r w:rsidR="00A222AB">
        <w:rPr>
          <w:rFonts w:hint="cs"/>
          <w:rtl/>
        </w:rPr>
        <w:t>צלח</w:t>
      </w:r>
      <w:r w:rsidRPr="00CD067C">
        <w:rPr>
          <w:rtl/>
        </w:rPr>
        <w:t xml:space="preserve"> כמה ירידות </w:t>
      </w:r>
      <w:r w:rsidR="00AD1139">
        <w:rPr>
          <w:rFonts w:hint="cs"/>
          <w:rtl/>
        </w:rPr>
        <w:t>מהירות</w:t>
      </w:r>
      <w:r w:rsidR="00AE208E">
        <w:rPr>
          <w:rtl/>
        </w:rPr>
        <w:t xml:space="preserve"> </w:t>
      </w:r>
      <w:r w:rsidR="00C27CFA" w:rsidRPr="00C27CFA">
        <w:rPr>
          <w:rFonts w:cs="Times New Roman"/>
          <w:rtl/>
        </w:rPr>
        <w:t>אשר</w:t>
      </w:r>
      <w:r w:rsidR="00AE208E">
        <w:rPr>
          <w:rFonts w:hint="cs"/>
          <w:rtl/>
        </w:rPr>
        <w:t xml:space="preserve"> </w:t>
      </w:r>
      <w:r w:rsidR="000B261A" w:rsidRPr="000B261A">
        <w:rPr>
          <w:rFonts w:cs="Times New Roman"/>
          <w:rtl/>
        </w:rPr>
        <w:t xml:space="preserve">בדרכו חזרה </w:t>
      </w:r>
      <w:r w:rsidRPr="00CD067C">
        <w:rPr>
          <w:rtl/>
        </w:rPr>
        <w:t>יה</w:t>
      </w:r>
      <w:r w:rsidR="00A62D30">
        <w:rPr>
          <w:rFonts w:hint="cs"/>
          <w:rtl/>
        </w:rPr>
        <w:t>פכ</w:t>
      </w:r>
      <w:r w:rsidRPr="00CD067C">
        <w:rPr>
          <w:rtl/>
        </w:rPr>
        <w:t xml:space="preserve">ו </w:t>
      </w:r>
      <w:r w:rsidR="00A62D30">
        <w:rPr>
          <w:rFonts w:hint="cs"/>
          <w:rtl/>
        </w:rPr>
        <w:t>ל</w:t>
      </w:r>
      <w:r w:rsidRPr="00CD067C">
        <w:rPr>
          <w:rtl/>
        </w:rPr>
        <w:t>עליות מייגעות. הוא הצליח להרים את אופני</w:t>
      </w:r>
      <w:r w:rsidR="007312DA">
        <w:rPr>
          <w:rFonts w:hint="cs"/>
          <w:rtl/>
        </w:rPr>
        <w:t>ו</w:t>
      </w:r>
      <w:r w:rsidRPr="00CD067C">
        <w:rPr>
          <w:rtl/>
        </w:rPr>
        <w:t xml:space="preserve"> ו</w:t>
      </w:r>
      <w:r w:rsidR="00302EF6">
        <w:rPr>
          <w:rFonts w:hint="cs"/>
          <w:rtl/>
        </w:rPr>
        <w:t>ל</w:t>
      </w:r>
      <w:r w:rsidRPr="00CD067C">
        <w:rPr>
          <w:rtl/>
        </w:rPr>
        <w:t>על</w:t>
      </w:r>
      <w:r w:rsidR="00302EF6">
        <w:rPr>
          <w:rFonts w:hint="cs"/>
          <w:rtl/>
        </w:rPr>
        <w:t>ות</w:t>
      </w:r>
      <w:r w:rsidRPr="00CD067C">
        <w:rPr>
          <w:rtl/>
        </w:rPr>
        <w:t xml:space="preserve"> עליה</w:t>
      </w:r>
      <w:r w:rsidR="00AE208E">
        <w:rPr>
          <w:rFonts w:hint="cs"/>
          <w:rtl/>
        </w:rPr>
        <w:t>ם</w:t>
      </w:r>
      <w:r w:rsidRPr="00CD067C">
        <w:rPr>
          <w:rtl/>
        </w:rPr>
        <w:t xml:space="preserve"> שוב, </w:t>
      </w:r>
      <w:r w:rsidR="007312DA">
        <w:rPr>
          <w:rFonts w:hint="cs"/>
          <w:rtl/>
        </w:rPr>
        <w:t xml:space="preserve">ניער </w:t>
      </w:r>
      <w:r w:rsidRPr="00CD067C">
        <w:rPr>
          <w:rtl/>
        </w:rPr>
        <w:t xml:space="preserve">חול </w:t>
      </w:r>
      <w:r w:rsidR="007312DA">
        <w:rPr>
          <w:rFonts w:hint="cs"/>
          <w:rtl/>
        </w:rPr>
        <w:t>ש</w:t>
      </w:r>
      <w:r w:rsidRPr="00CD067C">
        <w:rPr>
          <w:rtl/>
        </w:rPr>
        <w:t>דבק ל</w:t>
      </w:r>
      <w:r w:rsidRPr="00CD067C">
        <w:rPr>
          <w:rFonts w:hint="cs"/>
          <w:rtl/>
        </w:rPr>
        <w:t>ג</w:t>
      </w:r>
      <w:r w:rsidRPr="00CD067C">
        <w:rPr>
          <w:rtl/>
        </w:rPr>
        <w:t>ופו</w:t>
      </w:r>
      <w:r w:rsidRPr="00CD067C">
        <w:rPr>
          <w:rFonts w:hint="cs"/>
          <w:rtl/>
        </w:rPr>
        <w:t xml:space="preserve"> המיוזע</w:t>
      </w:r>
      <w:r w:rsidRPr="00CD067C">
        <w:rPr>
          <w:rtl/>
        </w:rPr>
        <w:t>.</w:t>
      </w:r>
    </w:p>
    <w:p w14:paraId="53C1D213" w14:textId="3AFE92E2" w:rsidR="00341366" w:rsidRPr="00CD067C" w:rsidRDefault="00341366" w:rsidP="00AE208E">
      <w:pPr>
        <w:rPr>
          <w:rtl/>
        </w:rPr>
      </w:pPr>
      <w:r w:rsidRPr="00CD067C">
        <w:rPr>
          <w:rtl/>
        </w:rPr>
        <w:t xml:space="preserve">מעבר לאחת הדיונות </w:t>
      </w:r>
      <w:r w:rsidR="007312DA" w:rsidRPr="00CD067C">
        <w:rPr>
          <w:rFonts w:hint="cs"/>
          <w:rtl/>
        </w:rPr>
        <w:t>ה</w:t>
      </w:r>
      <w:r w:rsidR="007312DA" w:rsidRPr="00CD067C">
        <w:rPr>
          <w:rtl/>
        </w:rPr>
        <w:t>תנ</w:t>
      </w:r>
      <w:r w:rsidR="007312DA">
        <w:rPr>
          <w:rFonts w:hint="cs"/>
          <w:rtl/>
        </w:rPr>
        <w:t>ו</w:t>
      </w:r>
      <w:r w:rsidR="007312DA" w:rsidRPr="00CD067C">
        <w:rPr>
          <w:rtl/>
        </w:rPr>
        <w:t>פ</w:t>
      </w:r>
      <w:r w:rsidR="00666097">
        <w:rPr>
          <w:rFonts w:hint="cs"/>
          <w:rtl/>
        </w:rPr>
        <w:t xml:space="preserve">ף </w:t>
      </w:r>
      <w:r w:rsidR="00F855C8">
        <w:rPr>
          <w:rFonts w:hint="cs"/>
          <w:rtl/>
        </w:rPr>
        <w:t>דבר מה</w:t>
      </w:r>
      <w:r w:rsidR="00666097">
        <w:rPr>
          <w:rFonts w:hint="cs"/>
          <w:rtl/>
        </w:rPr>
        <w:t xml:space="preserve"> שחור</w:t>
      </w:r>
      <w:r w:rsidR="00F855C8">
        <w:rPr>
          <w:rFonts w:hint="cs"/>
          <w:rtl/>
        </w:rPr>
        <w:t xml:space="preserve"> על</w:t>
      </w:r>
      <w:r w:rsidR="00666097">
        <w:rPr>
          <w:rFonts w:hint="cs"/>
          <w:rtl/>
        </w:rPr>
        <w:t xml:space="preserve"> </w:t>
      </w:r>
      <w:r w:rsidR="00F855C8">
        <w:rPr>
          <w:rFonts w:hint="cs"/>
          <w:rtl/>
        </w:rPr>
        <w:t>ה</w:t>
      </w:r>
      <w:r w:rsidR="00666097">
        <w:rPr>
          <w:rFonts w:hint="cs"/>
          <w:rtl/>
        </w:rPr>
        <w:t>חול</w:t>
      </w:r>
      <w:r w:rsidRPr="00CD067C">
        <w:rPr>
          <w:rtl/>
        </w:rPr>
        <w:t>, אלכס ראה א</w:t>
      </w:r>
      <w:r w:rsidRPr="00CD067C">
        <w:rPr>
          <w:rFonts w:hint="cs"/>
          <w:rtl/>
        </w:rPr>
        <w:t>ו</w:t>
      </w:r>
      <w:r w:rsidRPr="00CD067C">
        <w:rPr>
          <w:rtl/>
        </w:rPr>
        <w:t>ת</w:t>
      </w:r>
      <w:r w:rsidR="00666097">
        <w:rPr>
          <w:rFonts w:hint="cs"/>
          <w:rtl/>
        </w:rPr>
        <w:t>ו</w:t>
      </w:r>
      <w:r w:rsidRPr="00CD067C">
        <w:rPr>
          <w:rtl/>
        </w:rPr>
        <w:t xml:space="preserve"> בכל פעם שה</w:t>
      </w:r>
      <w:r w:rsidRPr="00CD067C">
        <w:rPr>
          <w:rFonts w:hint="cs"/>
          <w:rtl/>
        </w:rPr>
        <w:t>תרומם בדיווש</w:t>
      </w:r>
      <w:r w:rsidR="00DF34F2">
        <w:rPr>
          <w:rFonts w:hint="cs"/>
          <w:rtl/>
        </w:rPr>
        <w:t>ו</w:t>
      </w:r>
      <w:r w:rsidR="0054002D">
        <w:rPr>
          <w:rFonts w:hint="cs"/>
          <w:rtl/>
        </w:rPr>
        <w:t>.</w:t>
      </w:r>
      <w:r w:rsidR="00AE208E">
        <w:rPr>
          <w:rFonts w:hint="cs"/>
          <w:rtl/>
        </w:rPr>
        <w:t xml:space="preserve"> </w:t>
      </w:r>
      <w:r w:rsidR="00666097">
        <w:rPr>
          <w:rFonts w:hint="cs"/>
          <w:rtl/>
        </w:rPr>
        <w:t xml:space="preserve">מן הסתם </w:t>
      </w:r>
      <w:r w:rsidR="00AE208E">
        <w:rPr>
          <w:rFonts w:hint="cs"/>
          <w:rtl/>
        </w:rPr>
        <w:t>שקית</w:t>
      </w:r>
      <w:r w:rsidRPr="00CD067C">
        <w:rPr>
          <w:rtl/>
        </w:rPr>
        <w:t xml:space="preserve"> </w:t>
      </w:r>
      <w:r w:rsidRPr="00CD067C">
        <w:rPr>
          <w:rFonts w:hint="cs"/>
          <w:rtl/>
        </w:rPr>
        <w:t xml:space="preserve">זבל </w:t>
      </w:r>
      <w:r w:rsidR="00666097">
        <w:rPr>
          <w:rFonts w:hint="cs"/>
          <w:rtl/>
        </w:rPr>
        <w:t>מלאה</w:t>
      </w:r>
      <w:r w:rsidR="00F85BF0">
        <w:rPr>
          <w:rFonts w:hint="cs"/>
          <w:rtl/>
        </w:rPr>
        <w:t xml:space="preserve"> כי היא </w:t>
      </w:r>
      <w:r w:rsidR="00CF2970" w:rsidRPr="00CF2970">
        <w:rPr>
          <w:rFonts w:cs="Times New Roman"/>
          <w:rtl/>
        </w:rPr>
        <w:t>נותרה במקומה</w:t>
      </w:r>
      <w:r w:rsidR="00666097">
        <w:rPr>
          <w:rFonts w:hint="cs"/>
          <w:rtl/>
        </w:rPr>
        <w:t xml:space="preserve">, </w:t>
      </w:r>
      <w:r w:rsidR="004F0DD7">
        <w:rPr>
          <w:rFonts w:hint="cs"/>
          <w:rtl/>
        </w:rPr>
        <w:t>[</w:t>
      </w:r>
      <w:r w:rsidR="00666097">
        <w:rPr>
          <w:rFonts w:hint="cs"/>
          <w:rtl/>
        </w:rPr>
        <w:t xml:space="preserve">והתזוזה בה הבחין </w:t>
      </w:r>
      <w:r w:rsidR="00F855C8">
        <w:rPr>
          <w:rFonts w:hint="cs"/>
          <w:rtl/>
        </w:rPr>
        <w:t xml:space="preserve">אלכס </w:t>
      </w:r>
      <w:r w:rsidR="001C5A04">
        <w:rPr>
          <w:rFonts w:hint="cs"/>
          <w:rtl/>
        </w:rPr>
        <w:t>הייתה</w:t>
      </w:r>
      <w:r w:rsidR="00666097">
        <w:rPr>
          <w:rFonts w:hint="cs"/>
          <w:rtl/>
        </w:rPr>
        <w:t xml:space="preserve"> של</w:t>
      </w:r>
      <w:r w:rsidR="004F0DD7">
        <w:rPr>
          <w:rFonts w:hint="cs"/>
          <w:rtl/>
        </w:rPr>
        <w:t xml:space="preserve">] </w:t>
      </w:r>
      <w:r w:rsidR="007C568F">
        <w:rPr>
          <w:rFonts w:hint="cs"/>
          <w:rtl/>
        </w:rPr>
        <w:t>ו</w:t>
      </w:r>
      <w:r w:rsidR="00CF2970" w:rsidRPr="00CF2970">
        <w:rPr>
          <w:rFonts w:cs="Times New Roman"/>
          <w:rtl/>
        </w:rPr>
        <w:t>רק</w:t>
      </w:r>
      <w:r w:rsidR="00666097">
        <w:rPr>
          <w:rFonts w:hint="cs"/>
          <w:rtl/>
        </w:rPr>
        <w:t xml:space="preserve"> </w:t>
      </w:r>
      <w:r w:rsidRPr="00CD067C">
        <w:rPr>
          <w:rtl/>
        </w:rPr>
        <w:t>רצועות</w:t>
      </w:r>
      <w:r w:rsidR="00CF2970">
        <w:rPr>
          <w:rFonts w:hint="cs"/>
          <w:rtl/>
        </w:rPr>
        <w:t>,</w:t>
      </w:r>
      <w:r w:rsidR="00DF34F2">
        <w:rPr>
          <w:rFonts w:hint="cs"/>
          <w:rtl/>
        </w:rPr>
        <w:t xml:space="preserve"> ש</w:t>
      </w:r>
      <w:r w:rsidR="00666097">
        <w:rPr>
          <w:rFonts w:hint="cs"/>
          <w:rtl/>
        </w:rPr>
        <w:t xml:space="preserve">משום מה </w:t>
      </w:r>
      <w:r w:rsidR="00DF34F2">
        <w:rPr>
          <w:rFonts w:hint="cs"/>
          <w:rtl/>
        </w:rPr>
        <w:t>נחתכ</w:t>
      </w:r>
      <w:r w:rsidRPr="00CD067C">
        <w:rPr>
          <w:rFonts w:hint="cs"/>
          <w:rtl/>
        </w:rPr>
        <w:t>ו מממנה</w:t>
      </w:r>
      <w:r w:rsidR="00CF2970">
        <w:rPr>
          <w:rFonts w:hint="cs"/>
          <w:rtl/>
        </w:rPr>
        <w:t>, זזו</w:t>
      </w:r>
      <w:r w:rsidRPr="00CD067C">
        <w:rPr>
          <w:rtl/>
        </w:rPr>
        <w:t xml:space="preserve">. </w:t>
      </w:r>
      <w:bookmarkStart w:id="103" w:name="_Hlk505521348"/>
      <w:r w:rsidR="00666097">
        <w:rPr>
          <w:rFonts w:hint="cs"/>
          <w:rtl/>
        </w:rPr>
        <w:t>הוא</w:t>
      </w:r>
      <w:r w:rsidR="00666097" w:rsidRPr="00CD067C">
        <w:rPr>
          <w:rtl/>
        </w:rPr>
        <w:t xml:space="preserve"> א</w:t>
      </w:r>
      <w:r w:rsidR="00666097">
        <w:rPr>
          <w:rFonts w:hint="cs"/>
          <w:rtl/>
        </w:rPr>
        <w:t>י</w:t>
      </w:r>
      <w:r w:rsidR="00666097" w:rsidRPr="00CD067C">
        <w:rPr>
          <w:rtl/>
        </w:rPr>
        <w:t xml:space="preserve">מץ את </w:t>
      </w:r>
      <w:r w:rsidR="0020050B">
        <w:rPr>
          <w:rFonts w:hint="cs"/>
          <w:rtl/>
        </w:rPr>
        <w:t>רוח</w:t>
      </w:r>
      <w:r w:rsidR="00666097" w:rsidRPr="00CD067C">
        <w:rPr>
          <w:rtl/>
        </w:rPr>
        <w:t>ו והתקדם במעלה הגבעה התלולה</w:t>
      </w:r>
      <w:bookmarkEnd w:id="103"/>
      <w:r w:rsidR="00EF142E" w:rsidRPr="00EF142E">
        <w:rPr>
          <w:rFonts w:cs="Times New Roman"/>
          <w:rtl/>
        </w:rPr>
        <w:t>, עיניו נעוצות ברצועות עד כמה שניתן</w:t>
      </w:r>
      <w:r w:rsidR="0020050B">
        <w:rPr>
          <w:rFonts w:cs="Times New Roman" w:hint="cs"/>
          <w:rtl/>
        </w:rPr>
        <w:t xml:space="preserve"> </w:t>
      </w:r>
      <w:r w:rsidR="007312DA">
        <w:rPr>
          <w:rtl/>
        </w:rPr>
        <w:t>–</w:t>
      </w:r>
      <w:r w:rsidRPr="00CD067C">
        <w:rPr>
          <w:rtl/>
        </w:rPr>
        <w:t xml:space="preserve"> השמש </w:t>
      </w:r>
      <w:r w:rsidR="00302EF6">
        <w:rPr>
          <w:rFonts w:hint="cs"/>
          <w:rtl/>
        </w:rPr>
        <w:t>ה</w:t>
      </w:r>
      <w:r w:rsidR="0020050B">
        <w:rPr>
          <w:rFonts w:hint="cs"/>
          <w:rtl/>
        </w:rPr>
        <w:t>י</w:t>
      </w:r>
      <w:r w:rsidR="00302EF6">
        <w:rPr>
          <w:rFonts w:hint="cs"/>
          <w:rtl/>
        </w:rPr>
        <w:t xml:space="preserve">כתה </w:t>
      </w:r>
      <w:r w:rsidRPr="00CD067C">
        <w:rPr>
          <w:rtl/>
        </w:rPr>
        <w:t>ישר ב</w:t>
      </w:r>
      <w:r w:rsidR="00EF142E">
        <w:rPr>
          <w:rFonts w:hint="cs"/>
          <w:rtl/>
        </w:rPr>
        <w:t>פני</w:t>
      </w:r>
      <w:r w:rsidR="000B261A">
        <w:rPr>
          <w:rFonts w:hint="cs"/>
          <w:rtl/>
        </w:rPr>
        <w:t>ו</w:t>
      </w:r>
      <w:r w:rsidRPr="00CD067C">
        <w:rPr>
          <w:rtl/>
        </w:rPr>
        <w:t>, והזיעה צרב</w:t>
      </w:r>
      <w:r w:rsidRPr="00CD067C">
        <w:rPr>
          <w:rFonts w:hint="cs"/>
          <w:rtl/>
        </w:rPr>
        <w:t>ה.</w:t>
      </w:r>
      <w:r w:rsidRPr="00CD067C">
        <w:rPr>
          <w:rtl/>
        </w:rPr>
        <w:t xml:space="preserve"> כ</w:t>
      </w:r>
      <w:r w:rsidRPr="00CD067C">
        <w:rPr>
          <w:rFonts w:hint="cs"/>
          <w:rtl/>
        </w:rPr>
        <w:t xml:space="preserve">כל </w:t>
      </w:r>
      <w:r w:rsidRPr="00CD067C">
        <w:rPr>
          <w:rtl/>
        </w:rPr>
        <w:t>שהתקרב</w:t>
      </w:r>
      <w:r w:rsidR="00AE208E">
        <w:rPr>
          <w:rFonts w:hint="cs"/>
          <w:rtl/>
        </w:rPr>
        <w:t xml:space="preserve"> </w:t>
      </w:r>
      <w:r w:rsidR="00666097">
        <w:rPr>
          <w:rFonts w:hint="cs"/>
          <w:rtl/>
        </w:rPr>
        <w:t>נדמה היה</w:t>
      </w:r>
      <w:r w:rsidR="00B40BDC">
        <w:rPr>
          <w:rFonts w:hint="cs"/>
          <w:rtl/>
        </w:rPr>
        <w:t xml:space="preserve"> </w:t>
      </w:r>
      <w:r w:rsidR="007312DA">
        <w:rPr>
          <w:rFonts w:hint="cs"/>
          <w:rtl/>
        </w:rPr>
        <w:t>כאילו כ</w:t>
      </w:r>
      <w:r w:rsidR="00AE208E">
        <w:rPr>
          <w:rFonts w:hint="cs"/>
          <w:rtl/>
        </w:rPr>
        <w:t>ו</w:t>
      </w:r>
      <w:r w:rsidR="007312DA">
        <w:rPr>
          <w:rFonts w:hint="cs"/>
          <w:rtl/>
        </w:rPr>
        <w:t>ח בלתי טבעי פ</w:t>
      </w:r>
      <w:r w:rsidR="00101389">
        <w:rPr>
          <w:rFonts w:hint="cs"/>
          <w:rtl/>
        </w:rPr>
        <w:t>ו</w:t>
      </w:r>
      <w:r w:rsidR="007312DA">
        <w:rPr>
          <w:rFonts w:hint="cs"/>
          <w:rtl/>
        </w:rPr>
        <w:t>על על</w:t>
      </w:r>
      <w:r w:rsidR="00666097">
        <w:rPr>
          <w:rFonts w:hint="cs"/>
          <w:rtl/>
        </w:rPr>
        <w:t xml:space="preserve"> </w:t>
      </w:r>
      <w:r w:rsidR="007312DA">
        <w:rPr>
          <w:rFonts w:hint="cs"/>
          <w:rtl/>
        </w:rPr>
        <w:t>ה</w:t>
      </w:r>
      <w:r w:rsidR="00666097">
        <w:rPr>
          <w:rFonts w:hint="cs"/>
          <w:rtl/>
        </w:rPr>
        <w:t>שקית</w:t>
      </w:r>
      <w:r w:rsidRPr="00CD067C">
        <w:rPr>
          <w:rtl/>
        </w:rPr>
        <w:t xml:space="preserve">. </w:t>
      </w:r>
      <w:r w:rsidR="008B7C61">
        <w:rPr>
          <w:rFonts w:hint="cs"/>
          <w:rtl/>
        </w:rPr>
        <w:t xml:space="preserve">לאורכו של </w:t>
      </w:r>
      <w:r w:rsidR="00DF34F2">
        <w:rPr>
          <w:rFonts w:hint="cs"/>
          <w:rtl/>
        </w:rPr>
        <w:t xml:space="preserve">מישור החוף </w:t>
      </w:r>
      <w:r w:rsidR="008B7C61">
        <w:rPr>
          <w:rFonts w:hint="cs"/>
          <w:rtl/>
        </w:rPr>
        <w:t>ה</w:t>
      </w:r>
      <w:r w:rsidR="004C59E0">
        <w:rPr>
          <w:rFonts w:hint="cs"/>
          <w:rtl/>
        </w:rPr>
        <w:t>אוויר</w:t>
      </w:r>
      <w:r w:rsidR="008B7C61">
        <w:rPr>
          <w:rFonts w:hint="cs"/>
          <w:rtl/>
        </w:rPr>
        <w:t xml:space="preserve"> עמד דו</w:t>
      </w:r>
      <w:r w:rsidR="000B261A">
        <w:rPr>
          <w:rFonts w:hint="cs"/>
          <w:rtl/>
        </w:rPr>
        <w:t>ֹ</w:t>
      </w:r>
      <w:r w:rsidR="008B7C61">
        <w:rPr>
          <w:rFonts w:hint="cs"/>
          <w:rtl/>
        </w:rPr>
        <w:t xml:space="preserve">מם </w:t>
      </w:r>
      <w:r w:rsidR="00AE208E">
        <w:rPr>
          <w:rFonts w:hint="cs"/>
          <w:rtl/>
        </w:rPr>
        <w:t>בלהטו</w:t>
      </w:r>
      <w:r w:rsidR="00EF142E">
        <w:rPr>
          <w:rFonts w:hint="cs"/>
          <w:rtl/>
        </w:rPr>
        <w:t>,</w:t>
      </w:r>
      <w:r w:rsidRPr="00CD067C">
        <w:rPr>
          <w:rtl/>
        </w:rPr>
        <w:t xml:space="preserve"> ובכל זאת הרצועות השחורות התנועעו ב</w:t>
      </w:r>
      <w:r w:rsidRPr="00CD067C">
        <w:rPr>
          <w:rFonts w:hint="cs"/>
          <w:rtl/>
        </w:rPr>
        <w:t>תזזיתיות</w:t>
      </w:r>
      <w:r w:rsidRPr="00CD067C">
        <w:rPr>
          <w:rtl/>
        </w:rPr>
        <w:t xml:space="preserve">, </w:t>
      </w:r>
      <w:r w:rsidRPr="00CD067C">
        <w:rPr>
          <w:rFonts w:hint="cs"/>
          <w:rtl/>
        </w:rPr>
        <w:t>כל רצועה בכיוו</w:t>
      </w:r>
      <w:r w:rsidR="00F85BF0">
        <w:rPr>
          <w:rFonts w:hint="cs"/>
          <w:rtl/>
        </w:rPr>
        <w:t>ן אחר</w:t>
      </w:r>
      <w:r w:rsidRPr="00CD067C">
        <w:rPr>
          <w:rtl/>
        </w:rPr>
        <w:t xml:space="preserve">, </w:t>
      </w:r>
      <w:r w:rsidR="00AE208E">
        <w:rPr>
          <w:rFonts w:hint="cs"/>
          <w:rtl/>
        </w:rPr>
        <w:t>כאילו</w:t>
      </w:r>
      <w:r w:rsidRPr="00CD067C">
        <w:rPr>
          <w:rtl/>
        </w:rPr>
        <w:t xml:space="preserve"> מעין טורנדו</w:t>
      </w:r>
      <w:r w:rsidR="00DF34F2">
        <w:rPr>
          <w:rFonts w:hint="cs"/>
          <w:rtl/>
        </w:rPr>
        <w:t>-</w:t>
      </w:r>
      <w:r w:rsidRPr="00CD067C">
        <w:rPr>
          <w:rtl/>
        </w:rPr>
        <w:t xml:space="preserve">זוטא </w:t>
      </w:r>
      <w:r w:rsidR="00F8269F">
        <w:rPr>
          <w:rtl/>
        </w:rPr>
        <w:t xml:space="preserve">ערבל את השקית </w:t>
      </w:r>
      <w:r w:rsidR="00AA32DB">
        <w:rPr>
          <w:rFonts w:hint="cs"/>
          <w:rtl/>
        </w:rPr>
        <w:t>ב</w:t>
      </w:r>
      <w:r w:rsidR="00F8269F">
        <w:rPr>
          <w:rFonts w:hint="cs"/>
          <w:rtl/>
        </w:rPr>
        <w:t>נחשולים</w:t>
      </w:r>
      <w:r w:rsidR="0098006F">
        <w:rPr>
          <w:rFonts w:hint="cs"/>
          <w:rtl/>
        </w:rPr>
        <w:t xml:space="preserve"> </w:t>
      </w:r>
      <w:r w:rsidR="00C27CFA" w:rsidRPr="00C27CFA">
        <w:rPr>
          <w:rFonts w:cs="Times New Roman"/>
          <w:rtl/>
        </w:rPr>
        <w:t xml:space="preserve">מעוותים, </w:t>
      </w:r>
      <w:r w:rsidR="00F855C8">
        <w:rPr>
          <w:rFonts w:hint="cs"/>
          <w:rtl/>
        </w:rPr>
        <w:t>משובשים</w:t>
      </w:r>
      <w:r w:rsidR="00AE208E">
        <w:rPr>
          <w:rFonts w:hint="cs"/>
          <w:rtl/>
        </w:rPr>
        <w:t>[</w:t>
      </w:r>
      <w:r w:rsidR="00DF34F2">
        <w:rPr>
          <w:rFonts w:hint="cs"/>
          <w:rtl/>
        </w:rPr>
        <w:t>מובלעים</w:t>
      </w:r>
      <w:r w:rsidR="00F8269F">
        <w:rPr>
          <w:rFonts w:hint="cs"/>
          <w:rtl/>
        </w:rPr>
        <w:t xml:space="preserve"> </w:t>
      </w:r>
      <w:r w:rsidR="00200BF4">
        <w:rPr>
          <w:rFonts w:hint="cs"/>
          <w:rtl/>
        </w:rPr>
        <w:t>ומבולבלים</w:t>
      </w:r>
      <w:r w:rsidR="00AE208E">
        <w:rPr>
          <w:rFonts w:hint="cs"/>
          <w:rtl/>
        </w:rPr>
        <w:t xml:space="preserve"> </w:t>
      </w:r>
      <w:r w:rsidR="0098006F">
        <w:rPr>
          <w:rFonts w:hint="cs"/>
          <w:rtl/>
        </w:rPr>
        <w:t>מבוצרים משוריינים חסויים סתומים מסוייגים מובלעים משוקעים]</w:t>
      </w:r>
      <w:r w:rsidR="00F8269F">
        <w:rPr>
          <w:rFonts w:hint="cs"/>
          <w:rtl/>
        </w:rPr>
        <w:t>.</w:t>
      </w:r>
    </w:p>
    <w:p w14:paraId="4DA50489" w14:textId="3A3258A3" w:rsidR="00341366" w:rsidRPr="00CD067C" w:rsidRDefault="00F85BF0" w:rsidP="00101389">
      <w:pPr>
        <w:rPr>
          <w:rtl/>
        </w:rPr>
      </w:pPr>
      <w:bookmarkStart w:id="104" w:name="_Hlk504021032"/>
      <w:r>
        <w:rPr>
          <w:rFonts w:hint="cs"/>
          <w:rtl/>
        </w:rPr>
        <w:t>השקית המוזרה נמצאה בצידו השני של הכביש</w:t>
      </w:r>
      <w:r w:rsidR="00C27CFA">
        <w:rPr>
          <w:rFonts w:hint="cs"/>
          <w:rtl/>
        </w:rPr>
        <w:t>.</w:t>
      </w:r>
      <w:r>
        <w:rPr>
          <w:rFonts w:hint="cs"/>
          <w:rtl/>
        </w:rPr>
        <w:t xml:space="preserve"> הוא חצה</w:t>
      </w:r>
      <w:r w:rsidR="00E17B7B">
        <w:rPr>
          <w:rFonts w:hint="cs"/>
          <w:rtl/>
        </w:rPr>
        <w:t xml:space="preserve"> </w:t>
      </w:r>
      <w:r>
        <w:rPr>
          <w:rFonts w:hint="cs"/>
          <w:rtl/>
        </w:rPr>
        <w:t>על אופניו לאחר ש</w:t>
      </w:r>
      <w:r w:rsidR="00200BF4">
        <w:rPr>
          <w:rFonts w:hint="cs"/>
          <w:rtl/>
        </w:rPr>
        <w:t>המתין בסבלנות</w:t>
      </w:r>
      <w:r w:rsidR="00341366" w:rsidRPr="00CD067C">
        <w:rPr>
          <w:rtl/>
        </w:rPr>
        <w:t xml:space="preserve"> </w:t>
      </w:r>
      <w:r w:rsidR="00200BF4">
        <w:rPr>
          <w:rFonts w:hint="cs"/>
          <w:rtl/>
        </w:rPr>
        <w:t>למרווח ב</w:t>
      </w:r>
      <w:r>
        <w:rPr>
          <w:rFonts w:hint="cs"/>
          <w:rtl/>
        </w:rPr>
        <w:t>תנועת</w:t>
      </w:r>
      <w:r w:rsidR="00341366" w:rsidRPr="00CD067C">
        <w:rPr>
          <w:rtl/>
        </w:rPr>
        <w:t xml:space="preserve"> </w:t>
      </w:r>
      <w:r w:rsidR="00200BF4">
        <w:rPr>
          <w:rFonts w:hint="cs"/>
          <w:rtl/>
        </w:rPr>
        <w:t>ה</w:t>
      </w:r>
      <w:r w:rsidR="00341366" w:rsidRPr="00CD067C">
        <w:rPr>
          <w:rtl/>
        </w:rPr>
        <w:t>מכוניות</w:t>
      </w:r>
      <w:r w:rsidR="00CF2970">
        <w:rPr>
          <w:rFonts w:hint="cs"/>
          <w:rtl/>
        </w:rPr>
        <w:t>,</w:t>
      </w:r>
      <w:r w:rsidR="00EF142E" w:rsidRPr="00EF142E">
        <w:rPr>
          <w:rFonts w:cs="Times New Roman"/>
          <w:rtl/>
        </w:rPr>
        <w:t xml:space="preserve"> </w:t>
      </w:r>
      <w:r w:rsidR="000B261A" w:rsidRPr="000B261A">
        <w:rPr>
          <w:rFonts w:cs="Times New Roman"/>
          <w:rtl/>
        </w:rPr>
        <w:t>ו</w:t>
      </w:r>
      <w:r w:rsidR="00C27CFA" w:rsidRPr="00C27CFA">
        <w:rPr>
          <w:rFonts w:cs="Times New Roman"/>
          <w:rtl/>
        </w:rPr>
        <w:t xml:space="preserve">כשהגיע אליה </w:t>
      </w:r>
      <w:r w:rsidR="00850C50" w:rsidRPr="00850C50">
        <w:rPr>
          <w:rFonts w:cs="Times New Roman"/>
          <w:rtl/>
        </w:rPr>
        <w:t>ליבו החסיר פעימה, ועוד אחת, ואז קפא</w:t>
      </w:r>
      <w:r w:rsidR="00DF34F2">
        <w:rPr>
          <w:rtl/>
        </w:rPr>
        <w:t>.</w:t>
      </w:r>
    </w:p>
    <w:bookmarkEnd w:id="104"/>
    <w:p w14:paraId="4EABC93F" w14:textId="1E2F051D" w:rsidR="00341366" w:rsidRPr="00CD067C" w:rsidRDefault="00341366" w:rsidP="00AE208E">
      <w:pPr>
        <w:rPr>
          <w:rtl/>
        </w:rPr>
      </w:pPr>
      <w:r w:rsidRPr="00CD067C">
        <w:rPr>
          <w:rtl/>
        </w:rPr>
        <w:t xml:space="preserve">זאת לא </w:t>
      </w:r>
      <w:r w:rsidR="001C5A04">
        <w:rPr>
          <w:rtl/>
        </w:rPr>
        <w:t>הייתה</w:t>
      </w:r>
      <w:r w:rsidRPr="00CD067C">
        <w:rPr>
          <w:rtl/>
        </w:rPr>
        <w:t xml:space="preserve"> שקית </w:t>
      </w:r>
      <w:r w:rsidR="00200BF4">
        <w:rPr>
          <w:rFonts w:hint="cs"/>
          <w:rtl/>
        </w:rPr>
        <w:t xml:space="preserve">כלל </w:t>
      </w:r>
      <w:r w:rsidR="00AE5A61">
        <w:rPr>
          <w:rFonts w:hint="cs"/>
          <w:rtl/>
        </w:rPr>
        <w:t>אלא</w:t>
      </w:r>
      <w:r w:rsidRPr="00CD067C">
        <w:rPr>
          <w:rtl/>
        </w:rPr>
        <w:t xml:space="preserve"> חתול שחור שנפגע ממכונית עוברת, שרוע על גבו</w:t>
      </w:r>
      <w:r w:rsidR="00200BF4">
        <w:rPr>
          <w:rFonts w:hint="cs"/>
          <w:rtl/>
        </w:rPr>
        <w:t xml:space="preserve">, אחוז </w:t>
      </w:r>
      <w:r w:rsidR="00E17B7B">
        <w:rPr>
          <w:rFonts w:hint="cs"/>
          <w:rtl/>
        </w:rPr>
        <w:t>ב</w:t>
      </w:r>
      <w:r w:rsidR="00200BF4">
        <w:rPr>
          <w:rFonts w:hint="cs"/>
          <w:rtl/>
        </w:rPr>
        <w:t>פרפורי גסיסה</w:t>
      </w:r>
      <w:r w:rsidRPr="00CD067C">
        <w:rPr>
          <w:rtl/>
        </w:rPr>
        <w:t xml:space="preserve">. בשעה שאלכס דיווש והתאמץ </w:t>
      </w:r>
      <w:r w:rsidR="00302EF6">
        <w:rPr>
          <w:rFonts w:hint="cs"/>
          <w:rtl/>
        </w:rPr>
        <w:t>ונפל והתייאש וה</w:t>
      </w:r>
      <w:r w:rsidR="00DF34F2">
        <w:rPr>
          <w:rFonts w:hint="cs"/>
          <w:rtl/>
        </w:rPr>
        <w:t>תגבר על</w:t>
      </w:r>
      <w:r w:rsidR="00302EF6">
        <w:rPr>
          <w:rFonts w:hint="cs"/>
          <w:rtl/>
        </w:rPr>
        <w:t xml:space="preserve"> י</w:t>
      </w:r>
      <w:r w:rsidR="0020050B">
        <w:rPr>
          <w:rFonts w:hint="cs"/>
          <w:rtl/>
        </w:rPr>
        <w:t>י</w:t>
      </w:r>
      <w:r w:rsidR="00302EF6">
        <w:rPr>
          <w:rFonts w:hint="cs"/>
          <w:rtl/>
        </w:rPr>
        <w:t>אושו וקם ו</w:t>
      </w:r>
      <w:r w:rsidR="0098006F">
        <w:rPr>
          <w:rFonts w:hint="cs"/>
          <w:rtl/>
        </w:rPr>
        <w:t>אזר כוחות</w:t>
      </w:r>
      <w:r w:rsidR="00302EF6">
        <w:rPr>
          <w:rFonts w:hint="cs"/>
          <w:rtl/>
        </w:rPr>
        <w:t xml:space="preserve"> </w:t>
      </w:r>
      <w:r w:rsidR="000B261A" w:rsidRPr="000B261A">
        <w:rPr>
          <w:rFonts w:cs="Times New Roman"/>
          <w:rtl/>
        </w:rPr>
        <w:t xml:space="preserve">והתעלה </w:t>
      </w:r>
      <w:r w:rsidR="0098006F">
        <w:rPr>
          <w:rtl/>
        </w:rPr>
        <w:t>וה</w:t>
      </w:r>
      <w:r w:rsidR="0098006F">
        <w:rPr>
          <w:rFonts w:hint="cs"/>
          <w:rtl/>
        </w:rPr>
        <w:t>תגאה</w:t>
      </w:r>
      <w:r w:rsidR="005E238D">
        <w:rPr>
          <w:rtl/>
        </w:rPr>
        <w:t xml:space="preserve"> ב</w:t>
      </w:r>
      <w:r w:rsidR="00200BF4">
        <w:rPr>
          <w:rFonts w:hint="cs"/>
          <w:rtl/>
        </w:rPr>
        <w:t>נחישו</w:t>
      </w:r>
      <w:r w:rsidR="005E238D">
        <w:rPr>
          <w:rtl/>
        </w:rPr>
        <w:t>תו</w:t>
      </w:r>
      <w:r w:rsidR="00A222AB">
        <w:rPr>
          <w:rFonts w:hint="cs"/>
          <w:rtl/>
        </w:rPr>
        <w:t>,</w:t>
      </w:r>
      <w:r w:rsidRPr="00CD067C">
        <w:rPr>
          <w:rtl/>
        </w:rPr>
        <w:t xml:space="preserve"> </w:t>
      </w:r>
      <w:r w:rsidR="00200BF4" w:rsidRPr="00CD067C">
        <w:rPr>
          <w:rtl/>
        </w:rPr>
        <w:t xml:space="preserve">נפצע </w:t>
      </w:r>
      <w:r w:rsidRPr="00CD067C">
        <w:rPr>
          <w:rtl/>
        </w:rPr>
        <w:t xml:space="preserve">החתול אנושות. הוא </w:t>
      </w:r>
      <w:r w:rsidR="000B261A">
        <w:rPr>
          <w:rFonts w:hint="cs"/>
          <w:rtl/>
        </w:rPr>
        <w:t>דש</w:t>
      </w:r>
      <w:r w:rsidRPr="00CD067C">
        <w:rPr>
          <w:rtl/>
        </w:rPr>
        <w:t xml:space="preserve"> ברגליו, </w:t>
      </w:r>
      <w:r w:rsidR="000B261A">
        <w:rPr>
          <w:rFonts w:hint="cs"/>
          <w:rtl/>
        </w:rPr>
        <w:t xml:space="preserve">הצליף </w:t>
      </w:r>
      <w:r w:rsidRPr="00CD067C">
        <w:rPr>
          <w:rtl/>
        </w:rPr>
        <w:t xml:space="preserve">בזנבו, כמות זעירה של דם זלגה מפיו, מבין שיניו הקטנטנות, </w:t>
      </w:r>
      <w:r w:rsidR="00EF142E" w:rsidRPr="00EF142E">
        <w:rPr>
          <w:rFonts w:cs="Times New Roman"/>
          <w:rtl/>
        </w:rPr>
        <w:t>חול דבק ל</w:t>
      </w:r>
      <w:r w:rsidR="00EF142E">
        <w:rPr>
          <w:rFonts w:cs="Times New Roman" w:hint="cs"/>
          <w:rtl/>
        </w:rPr>
        <w:t>שפמו</w:t>
      </w:r>
      <w:r w:rsidR="00A222AB">
        <w:rPr>
          <w:rtl/>
        </w:rPr>
        <w:t xml:space="preserve">, </w:t>
      </w:r>
      <w:r w:rsidR="000B261A" w:rsidRPr="000B261A">
        <w:rPr>
          <w:rFonts w:cs="Times New Roman"/>
          <w:rtl/>
        </w:rPr>
        <w:t xml:space="preserve">עיניו היו שקופות בכאב, </w:t>
      </w:r>
      <w:r w:rsidR="00A222AB">
        <w:rPr>
          <w:rtl/>
        </w:rPr>
        <w:t xml:space="preserve">ראשו </w:t>
      </w:r>
      <w:r w:rsidR="00AE208E">
        <w:rPr>
          <w:rFonts w:hint="cs"/>
          <w:rtl/>
        </w:rPr>
        <w:t>ה</w:t>
      </w:r>
      <w:r w:rsidR="00FC6590">
        <w:rPr>
          <w:rFonts w:hint="cs"/>
          <w:rtl/>
        </w:rPr>
        <w:t>רעיד</w:t>
      </w:r>
      <w:r w:rsidRPr="00CD067C">
        <w:rPr>
          <w:rtl/>
        </w:rPr>
        <w:t xml:space="preserve">. הוא חרחר </w:t>
      </w:r>
      <w:r w:rsidR="005E238D">
        <w:rPr>
          <w:rFonts w:hint="cs"/>
          <w:rtl/>
        </w:rPr>
        <w:t>[</w:t>
      </w:r>
      <w:r w:rsidRPr="00CD067C">
        <w:rPr>
          <w:rtl/>
        </w:rPr>
        <w:t>מעין קול</w:t>
      </w:r>
      <w:r w:rsidR="005E238D">
        <w:rPr>
          <w:rFonts w:hint="cs"/>
          <w:rtl/>
        </w:rPr>
        <w:t xml:space="preserve"> / באופן] </w:t>
      </w:r>
      <w:r w:rsidR="00C53D18">
        <w:rPr>
          <w:rFonts w:hint="cs"/>
          <w:rtl/>
        </w:rPr>
        <w:t xml:space="preserve">באורח </w:t>
      </w:r>
      <w:r w:rsidR="0020050B">
        <w:rPr>
          <w:rFonts w:hint="cs"/>
          <w:rtl/>
        </w:rPr>
        <w:t xml:space="preserve">מאוד </w:t>
      </w:r>
      <w:r w:rsidRPr="00CD067C">
        <w:rPr>
          <w:rtl/>
        </w:rPr>
        <w:t>לא חתולי.</w:t>
      </w:r>
    </w:p>
    <w:p w14:paraId="2F5448AF" w14:textId="1CCC23C8" w:rsidR="00341366" w:rsidRPr="00CD067C" w:rsidRDefault="00341366" w:rsidP="00EF6B64">
      <w:pPr>
        <w:rPr>
          <w:rtl/>
        </w:rPr>
      </w:pPr>
      <w:r w:rsidRPr="00CD067C">
        <w:rPr>
          <w:rtl/>
        </w:rPr>
        <w:t xml:space="preserve">ארקדי </w:t>
      </w:r>
      <w:r w:rsidR="000B261A" w:rsidRPr="000B261A">
        <w:rPr>
          <w:rFonts w:cs="Times New Roman"/>
          <w:rtl/>
        </w:rPr>
        <w:t>הופיע</w:t>
      </w:r>
      <w:r w:rsidR="00EF6B64">
        <w:rPr>
          <w:rFonts w:hint="cs"/>
          <w:rtl/>
        </w:rPr>
        <w:t xml:space="preserve">, ברכיבה </w:t>
      </w:r>
      <w:r w:rsidR="0098006F">
        <w:rPr>
          <w:rFonts w:hint="cs"/>
          <w:rtl/>
        </w:rPr>
        <w:t>על אופניו</w:t>
      </w:r>
      <w:r w:rsidRPr="00CD067C">
        <w:rPr>
          <w:rtl/>
        </w:rPr>
        <w:t xml:space="preserve"> מכ</w:t>
      </w:r>
      <w:r w:rsidR="0020050B">
        <w:rPr>
          <w:rFonts w:hint="cs"/>
          <w:rtl/>
        </w:rPr>
        <w:t>י</w:t>
      </w:r>
      <w:r w:rsidRPr="00CD067C">
        <w:rPr>
          <w:rtl/>
        </w:rPr>
        <w:t>וון הים. "חשבנו ש</w:t>
      </w:r>
      <w:r w:rsidR="0020050B">
        <w:rPr>
          <w:rFonts w:hint="cs"/>
          <w:rtl/>
        </w:rPr>
        <w:t>הלכת ל</w:t>
      </w:r>
      <w:r w:rsidRPr="00CD067C">
        <w:rPr>
          <w:rtl/>
        </w:rPr>
        <w:t>א</w:t>
      </w:r>
      <w:r w:rsidR="0020050B">
        <w:rPr>
          <w:rFonts w:hint="cs"/>
          <w:rtl/>
        </w:rPr>
        <w:t>י</w:t>
      </w:r>
      <w:r w:rsidRPr="00CD067C">
        <w:rPr>
          <w:rtl/>
        </w:rPr>
        <w:t>ב</w:t>
      </w:r>
      <w:r w:rsidR="0020050B">
        <w:rPr>
          <w:rFonts w:hint="cs"/>
          <w:rtl/>
        </w:rPr>
        <w:t>ו</w:t>
      </w:r>
      <w:r w:rsidRPr="00CD067C">
        <w:rPr>
          <w:rtl/>
        </w:rPr>
        <w:t xml:space="preserve">ד," הוא </w:t>
      </w:r>
      <w:r w:rsidR="00EF6B64">
        <w:rPr>
          <w:rFonts w:hint="cs"/>
          <w:rtl/>
        </w:rPr>
        <w:t>קרא</w:t>
      </w:r>
      <w:r w:rsidRPr="00CD067C">
        <w:rPr>
          <w:rtl/>
        </w:rPr>
        <w:t xml:space="preserve"> אליו ב</w:t>
      </w:r>
      <w:r w:rsidR="00EF6B64">
        <w:rPr>
          <w:rFonts w:hint="cs"/>
          <w:rtl/>
        </w:rPr>
        <w:t>הקל</w:t>
      </w:r>
      <w:r w:rsidRPr="00CD067C">
        <w:rPr>
          <w:rtl/>
        </w:rPr>
        <w:t>ה. "בוא כבר, מה עצרת."</w:t>
      </w:r>
    </w:p>
    <w:p w14:paraId="4F753066" w14:textId="73D73739" w:rsidR="00341366" w:rsidRPr="00CD067C" w:rsidRDefault="00341366" w:rsidP="00250000">
      <w:pPr>
        <w:rPr>
          <w:rtl/>
        </w:rPr>
      </w:pPr>
      <w:r w:rsidRPr="00CD067C">
        <w:rPr>
          <w:rtl/>
        </w:rPr>
        <w:t>אלכס נענע בראשו</w:t>
      </w:r>
      <w:r w:rsidR="0020050B">
        <w:rPr>
          <w:rFonts w:hint="cs"/>
          <w:rtl/>
        </w:rPr>
        <w:t>.</w:t>
      </w:r>
      <w:r w:rsidR="000B261A" w:rsidRPr="000B261A">
        <w:rPr>
          <w:rFonts w:cs="Times New Roman"/>
          <w:rtl/>
        </w:rPr>
        <w:t xml:space="preserve"> כל </w:t>
      </w:r>
      <w:r w:rsidR="003A7E9C">
        <w:rPr>
          <w:rFonts w:cs="Times New Roman"/>
          <w:rtl/>
        </w:rPr>
        <w:t>שנייה</w:t>
      </w:r>
      <w:r w:rsidR="000B261A" w:rsidRPr="000B261A">
        <w:rPr>
          <w:rFonts w:cs="Times New Roman"/>
          <w:rtl/>
        </w:rPr>
        <w:t xml:space="preserve"> שחלפה </w:t>
      </w:r>
      <w:r w:rsidR="001C5A04">
        <w:rPr>
          <w:rFonts w:cs="Times New Roman"/>
          <w:rtl/>
        </w:rPr>
        <w:t>הייתה</w:t>
      </w:r>
      <w:r w:rsidR="000B261A" w:rsidRPr="000B261A">
        <w:rPr>
          <w:rFonts w:cs="Times New Roman"/>
          <w:rtl/>
        </w:rPr>
        <w:t xml:space="preserve"> עבור החתול ייסורי תופת</w:t>
      </w:r>
      <w:r w:rsidRPr="00CD067C">
        <w:rPr>
          <w:rtl/>
        </w:rPr>
        <w:t>.</w:t>
      </w:r>
    </w:p>
    <w:p w14:paraId="5DCE9630" w14:textId="5ABB192E" w:rsidR="00341366" w:rsidRPr="00CD067C" w:rsidRDefault="00341366" w:rsidP="00AE208E">
      <w:pPr>
        <w:rPr>
          <w:rtl/>
        </w:rPr>
      </w:pPr>
      <w:r w:rsidRPr="00CD067C">
        <w:rPr>
          <w:rtl/>
        </w:rPr>
        <w:t xml:space="preserve">ארקדי </w:t>
      </w:r>
      <w:r w:rsidR="00EF6B64">
        <w:rPr>
          <w:rFonts w:hint="cs"/>
          <w:rtl/>
        </w:rPr>
        <w:t xml:space="preserve">ירד מאופניו </w:t>
      </w:r>
      <w:r w:rsidR="000B261A" w:rsidRPr="000B261A">
        <w:rPr>
          <w:rFonts w:cs="Times New Roman"/>
          <w:rtl/>
        </w:rPr>
        <w:t>ורכן להתבונן מקרוב</w:t>
      </w:r>
      <w:r>
        <w:rPr>
          <w:rFonts w:hint="cs"/>
          <w:rtl/>
        </w:rPr>
        <w:t>.</w:t>
      </w:r>
    </w:p>
    <w:p w14:paraId="5964A72C" w14:textId="60FCF5AB" w:rsidR="00341366" w:rsidRPr="00CD067C" w:rsidRDefault="00341366" w:rsidP="00530AAE">
      <w:pPr>
        <w:rPr>
          <w:rtl/>
        </w:rPr>
      </w:pPr>
      <w:r w:rsidRPr="00CD067C">
        <w:rPr>
          <w:rtl/>
        </w:rPr>
        <w:t>"</w:t>
      </w:r>
      <w:r w:rsidR="00920AE6">
        <w:rPr>
          <w:rFonts w:hint="cs"/>
          <w:rtl/>
        </w:rPr>
        <w:t xml:space="preserve">איך </w:t>
      </w:r>
      <w:r w:rsidRPr="00CD067C">
        <w:rPr>
          <w:rtl/>
        </w:rPr>
        <w:t xml:space="preserve">אפשר לעזור לו?" אלכס </w:t>
      </w:r>
      <w:bookmarkStart w:id="105" w:name="_Hlk505521508"/>
      <w:r w:rsidR="00920AE6">
        <w:rPr>
          <w:rFonts w:hint="cs"/>
          <w:rtl/>
        </w:rPr>
        <w:t xml:space="preserve">שאל וידע בבירור שלא </w:t>
      </w:r>
      <w:r w:rsidR="001C5A04">
        <w:rPr>
          <w:rFonts w:hint="cs"/>
          <w:rtl/>
        </w:rPr>
        <w:t>הייתה</w:t>
      </w:r>
      <w:r w:rsidR="00920AE6">
        <w:rPr>
          <w:rFonts w:hint="cs"/>
          <w:rtl/>
        </w:rPr>
        <w:t xml:space="preserve"> שום דרך לעזור לו</w:t>
      </w:r>
      <w:bookmarkEnd w:id="105"/>
      <w:r w:rsidRPr="00CD067C">
        <w:rPr>
          <w:rtl/>
        </w:rPr>
        <w:t>.</w:t>
      </w:r>
    </w:p>
    <w:p w14:paraId="056E26DE" w14:textId="4B773E7B" w:rsidR="00341366" w:rsidRPr="00CD067C" w:rsidRDefault="00341366" w:rsidP="00530AAE">
      <w:pPr>
        <w:rPr>
          <w:rtl/>
        </w:rPr>
      </w:pPr>
      <w:r w:rsidRPr="00CD067C">
        <w:rPr>
          <w:rtl/>
        </w:rPr>
        <w:t>"צריך להרוג אותו, שלא יסבול יותר</w:t>
      </w:r>
      <w:r w:rsidR="00920AE6">
        <w:rPr>
          <w:rFonts w:hint="cs"/>
          <w:rtl/>
        </w:rPr>
        <w:t>.</w:t>
      </w:r>
      <w:r w:rsidRPr="00CD067C">
        <w:rPr>
          <w:rtl/>
        </w:rPr>
        <w:t>"</w:t>
      </w:r>
    </w:p>
    <w:p w14:paraId="6DD5CAFE" w14:textId="32715250" w:rsidR="00341366" w:rsidRDefault="00341366" w:rsidP="00250000">
      <w:pPr>
        <w:rPr>
          <w:rtl/>
        </w:rPr>
      </w:pPr>
      <w:r w:rsidRPr="00CD067C">
        <w:rPr>
          <w:rtl/>
        </w:rPr>
        <w:t xml:space="preserve">"איך להרוג? אין </w:t>
      </w:r>
      <w:r w:rsidR="00EF6B64">
        <w:rPr>
          <w:rFonts w:hint="cs"/>
          <w:rtl/>
        </w:rPr>
        <w:t>פה</w:t>
      </w:r>
      <w:r w:rsidRPr="00CD067C">
        <w:rPr>
          <w:rtl/>
        </w:rPr>
        <w:t xml:space="preserve"> כלום."</w:t>
      </w:r>
      <w:r w:rsidR="00EF6B64">
        <w:rPr>
          <w:rFonts w:hint="cs"/>
          <w:rtl/>
        </w:rPr>
        <w:t xml:space="preserve"> הוא התכוון לאבן בגודל המתאים, אבל אפילו אבן בגודל בלתי מתאים לא נמצאה.</w:t>
      </w:r>
    </w:p>
    <w:p w14:paraId="3DD962E4" w14:textId="1507D023" w:rsidR="00D34486" w:rsidRDefault="00D34486" w:rsidP="00250000">
      <w:pPr>
        <w:rPr>
          <w:rtl/>
        </w:rPr>
      </w:pPr>
      <w:r>
        <w:rPr>
          <w:rFonts w:hint="cs"/>
          <w:rtl/>
        </w:rPr>
        <w:t xml:space="preserve">"אפשר לשבור לו את המפרקת," ארקדי הציע, וסימן באצבע חמימה </w:t>
      </w:r>
      <w:r w:rsidR="000B261A">
        <w:rPr>
          <w:rFonts w:hint="cs"/>
          <w:rtl/>
        </w:rPr>
        <w:t>על</w:t>
      </w:r>
      <w:r>
        <w:rPr>
          <w:rFonts w:hint="cs"/>
          <w:rtl/>
        </w:rPr>
        <w:t xml:space="preserve"> </w:t>
      </w:r>
      <w:r w:rsidR="00E17B7B">
        <w:rPr>
          <w:rFonts w:hint="cs"/>
          <w:rtl/>
        </w:rPr>
        <w:t>ה</w:t>
      </w:r>
      <w:r w:rsidR="00AE208E">
        <w:rPr>
          <w:rFonts w:hint="cs"/>
          <w:rtl/>
        </w:rPr>
        <w:t xml:space="preserve">מיקום </w:t>
      </w:r>
      <w:r w:rsidR="00E17B7B">
        <w:rPr>
          <w:rFonts w:hint="cs"/>
          <w:rtl/>
        </w:rPr>
        <w:t>ב</w:t>
      </w:r>
      <w:r>
        <w:rPr>
          <w:rFonts w:hint="cs"/>
          <w:rtl/>
        </w:rPr>
        <w:t>מפרקת</w:t>
      </w:r>
      <w:r w:rsidR="00EF142E">
        <w:rPr>
          <w:rFonts w:hint="cs"/>
          <w:rtl/>
        </w:rPr>
        <w:t>ו</w:t>
      </w:r>
      <w:r>
        <w:rPr>
          <w:rFonts w:hint="cs"/>
          <w:rtl/>
        </w:rPr>
        <w:t xml:space="preserve"> של אלכס</w:t>
      </w:r>
      <w:r w:rsidR="00530AAE">
        <w:rPr>
          <w:rFonts w:hint="cs"/>
          <w:rtl/>
        </w:rPr>
        <w:t>.</w:t>
      </w:r>
    </w:p>
    <w:p w14:paraId="57B39EF7" w14:textId="77777777" w:rsidR="00530AAE" w:rsidRDefault="00530AAE" w:rsidP="00250000">
      <w:pPr>
        <w:rPr>
          <w:rtl/>
        </w:rPr>
      </w:pPr>
      <w:r>
        <w:rPr>
          <w:rFonts w:hint="cs"/>
          <w:rtl/>
        </w:rPr>
        <w:t>"איך?"</w:t>
      </w:r>
    </w:p>
    <w:p w14:paraId="20E65747" w14:textId="77777777" w:rsidR="00D34486" w:rsidRDefault="00D34486" w:rsidP="00250000">
      <w:pPr>
        <w:rPr>
          <w:rtl/>
        </w:rPr>
      </w:pPr>
      <w:r>
        <w:rPr>
          <w:rFonts w:hint="cs"/>
          <w:rtl/>
        </w:rPr>
        <w:t>"באופניים, מכה חזקה לראש."</w:t>
      </w:r>
    </w:p>
    <w:p w14:paraId="3FAF07B3" w14:textId="3DDD5F6C" w:rsidR="00D34486" w:rsidRPr="00CD067C" w:rsidRDefault="00D34486" w:rsidP="00250000">
      <w:pPr>
        <w:rPr>
          <w:rtl/>
        </w:rPr>
      </w:pPr>
      <w:r>
        <w:rPr>
          <w:rFonts w:hint="cs"/>
          <w:rtl/>
        </w:rPr>
        <w:t>"א</w:t>
      </w:r>
      <w:r w:rsidR="0020050B">
        <w:rPr>
          <w:rFonts w:hint="cs"/>
          <w:rtl/>
        </w:rPr>
        <w:t>-</w:t>
      </w:r>
      <w:r>
        <w:rPr>
          <w:rFonts w:hint="cs"/>
          <w:rtl/>
        </w:rPr>
        <w:t>הה, כן..."</w:t>
      </w:r>
    </w:p>
    <w:p w14:paraId="38C72DC0" w14:textId="406F95AA" w:rsidR="007664D9" w:rsidRDefault="00341366" w:rsidP="00530AAE">
      <w:pPr>
        <w:rPr>
          <w:rtl/>
        </w:rPr>
      </w:pPr>
      <w:r w:rsidRPr="00CD067C">
        <w:rPr>
          <w:rtl/>
        </w:rPr>
        <w:t>"אני מוכן ל</w:t>
      </w:r>
      <w:r w:rsidR="00530AAE">
        <w:rPr>
          <w:rFonts w:hint="cs"/>
          <w:rtl/>
        </w:rPr>
        <w:t>עשות את זה</w:t>
      </w:r>
      <w:r w:rsidR="007664D9">
        <w:rPr>
          <w:rFonts w:hint="cs"/>
          <w:rtl/>
        </w:rPr>
        <w:t>."</w:t>
      </w:r>
    </w:p>
    <w:p w14:paraId="4C3302C7" w14:textId="422ADFD5" w:rsidR="007664D9" w:rsidRDefault="007664D9" w:rsidP="00FC6590">
      <w:pPr>
        <w:rPr>
          <w:rtl/>
        </w:rPr>
      </w:pPr>
      <w:r>
        <w:rPr>
          <w:rFonts w:hint="cs"/>
          <w:rtl/>
        </w:rPr>
        <w:t>"אז</w:t>
      </w:r>
      <w:r w:rsidR="00FC6590">
        <w:rPr>
          <w:rFonts w:hint="cs"/>
          <w:rtl/>
        </w:rPr>
        <w:t xml:space="preserve"> </w:t>
      </w:r>
      <w:r w:rsidR="00F06A3F">
        <w:rPr>
          <w:rFonts w:hint="cs"/>
          <w:rtl/>
        </w:rPr>
        <w:t>עכשיו</w:t>
      </w:r>
      <w:r>
        <w:rPr>
          <w:rFonts w:hint="cs"/>
          <w:rtl/>
        </w:rPr>
        <w:t>! מהר!"</w:t>
      </w:r>
    </w:p>
    <w:p w14:paraId="5BFE78F0" w14:textId="5AC54467" w:rsidR="00341366" w:rsidRPr="00CD067C" w:rsidRDefault="007664D9" w:rsidP="00AE208E">
      <w:pPr>
        <w:rPr>
          <w:rtl/>
        </w:rPr>
      </w:pPr>
      <w:r>
        <w:rPr>
          <w:rFonts w:hint="cs"/>
          <w:rtl/>
        </w:rPr>
        <w:t xml:space="preserve">"כן... </w:t>
      </w:r>
      <w:r w:rsidR="00341366" w:rsidRPr="00CD067C">
        <w:rPr>
          <w:rtl/>
        </w:rPr>
        <w:t>תזיז אותו מהחול לאספלט."</w:t>
      </w:r>
    </w:p>
    <w:p w14:paraId="4C727790" w14:textId="77777777" w:rsidR="00341366" w:rsidRPr="00CD067C" w:rsidRDefault="00341366" w:rsidP="00250000">
      <w:pPr>
        <w:rPr>
          <w:rtl/>
        </w:rPr>
      </w:pPr>
      <w:r w:rsidRPr="00CD067C">
        <w:rPr>
          <w:rtl/>
        </w:rPr>
        <w:t>"להרים אותו?"</w:t>
      </w:r>
    </w:p>
    <w:p w14:paraId="5E61AA20" w14:textId="1664E8D5" w:rsidR="00341366" w:rsidRPr="00CD067C" w:rsidRDefault="00341366" w:rsidP="00FC6590">
      <w:pPr>
        <w:rPr>
          <w:rtl/>
        </w:rPr>
      </w:pPr>
      <w:r w:rsidRPr="00CD067C">
        <w:rPr>
          <w:rtl/>
        </w:rPr>
        <w:t>"</w:t>
      </w:r>
      <w:r w:rsidR="00FC6590">
        <w:rPr>
          <w:rFonts w:hint="cs"/>
          <w:rtl/>
        </w:rPr>
        <w:t xml:space="preserve">אתה </w:t>
      </w:r>
      <w:r w:rsidRPr="00CD067C">
        <w:rPr>
          <w:rtl/>
        </w:rPr>
        <w:t>תעשה את זה, אני את השאר."</w:t>
      </w:r>
    </w:p>
    <w:p w14:paraId="63C86D28" w14:textId="516A38AB" w:rsidR="007E04F6" w:rsidRPr="003211C2" w:rsidRDefault="007664D9" w:rsidP="00250000">
      <w:pPr>
        <w:rPr>
          <w:color w:val="A6A6A6" w:themeColor="background1" w:themeShade="A6"/>
          <w:rtl/>
        </w:rPr>
      </w:pPr>
      <w:r w:rsidRPr="003211C2">
        <w:rPr>
          <w:rFonts w:hint="cs"/>
          <w:color w:val="A6A6A6" w:themeColor="background1" w:themeShade="A6"/>
          <w:rtl/>
        </w:rPr>
        <w:t>[</w:t>
      </w:r>
      <w:r w:rsidR="007E04F6" w:rsidRPr="003211C2">
        <w:rPr>
          <w:rFonts w:hint="cs"/>
          <w:color w:val="A6A6A6" w:themeColor="background1" w:themeShade="A6"/>
          <w:rtl/>
        </w:rPr>
        <w:t xml:space="preserve">תלולית החול שהחתול גסס עליה </w:t>
      </w:r>
      <w:r w:rsidR="001C5A04" w:rsidRPr="003211C2">
        <w:rPr>
          <w:rFonts w:hint="cs"/>
          <w:color w:val="A6A6A6" w:themeColor="background1" w:themeShade="A6"/>
          <w:rtl/>
        </w:rPr>
        <w:t>הייתה</w:t>
      </w:r>
      <w:r w:rsidR="007E04F6" w:rsidRPr="003211C2">
        <w:rPr>
          <w:rFonts w:hint="cs"/>
          <w:color w:val="A6A6A6" w:themeColor="background1" w:themeShade="A6"/>
          <w:rtl/>
        </w:rPr>
        <w:t xml:space="preserve"> כנראה קשה מספיק בשביל שמכה חזקה </w:t>
      </w:r>
      <w:r w:rsidR="001C5A04" w:rsidRPr="003211C2">
        <w:rPr>
          <w:rFonts w:hint="cs"/>
          <w:color w:val="A6A6A6" w:themeColor="background1" w:themeShade="A6"/>
          <w:rtl/>
        </w:rPr>
        <w:t>הייתה</w:t>
      </w:r>
      <w:r w:rsidR="007E04F6" w:rsidRPr="003211C2">
        <w:rPr>
          <w:rFonts w:hint="cs"/>
          <w:color w:val="A6A6A6" w:themeColor="background1" w:themeShade="A6"/>
          <w:rtl/>
        </w:rPr>
        <w:t xml:space="preserve"> מחסלת אותו, אבל ארקדי רצה שהוא יעשה את זה, שהוא יעשה משהו קשה.</w:t>
      </w:r>
    </w:p>
    <w:p w14:paraId="1B108813" w14:textId="77777777" w:rsidR="007E04F6" w:rsidRPr="003211C2" w:rsidRDefault="007E04F6" w:rsidP="00250000">
      <w:pPr>
        <w:rPr>
          <w:color w:val="A6A6A6" w:themeColor="background1" w:themeShade="A6"/>
          <w:rtl/>
        </w:rPr>
      </w:pPr>
      <w:r w:rsidRPr="003211C2">
        <w:rPr>
          <w:rFonts w:hint="cs"/>
          <w:color w:val="A6A6A6" w:themeColor="background1" w:themeShade="A6"/>
          <w:rtl/>
        </w:rPr>
        <w:lastRenderedPageBreak/>
        <w:t>לארקדי לא היה קשה להרוג את החתול אבל היה לו חשוב לגרום לאלכס להזיז את החתול. [זה בדיוק מה שקורה אח"כ ביתר שאת, שארקדי מאחל לו שיקרו לו דברים קשים.]</w:t>
      </w:r>
    </w:p>
    <w:p w14:paraId="644113FF" w14:textId="77777777" w:rsidR="007664D9" w:rsidRPr="003211C2" w:rsidRDefault="007664D9" w:rsidP="00250000">
      <w:pPr>
        <w:rPr>
          <w:color w:val="A6A6A6" w:themeColor="background1" w:themeShade="A6"/>
          <w:rtl/>
        </w:rPr>
      </w:pPr>
      <w:r w:rsidRPr="003211C2">
        <w:rPr>
          <w:rFonts w:hint="cs"/>
          <w:color w:val="A6A6A6" w:themeColor="background1" w:themeShade="A6"/>
          <w:rtl/>
        </w:rPr>
        <w:t>]</w:t>
      </w:r>
    </w:p>
    <w:p w14:paraId="5C02404A" w14:textId="4BE2C5E1" w:rsidR="0048641D" w:rsidRDefault="008F015A" w:rsidP="00C27CFA">
      <w:pPr>
        <w:rPr>
          <w:rtl/>
        </w:rPr>
      </w:pPr>
      <w:r>
        <w:rPr>
          <w:rFonts w:hint="cs"/>
          <w:rtl/>
        </w:rPr>
        <w:t>אלכס בדק ברגלו את תלולית החול</w:t>
      </w:r>
      <w:r w:rsidR="007664D9">
        <w:rPr>
          <w:rFonts w:hint="cs"/>
          <w:rtl/>
        </w:rPr>
        <w:t xml:space="preserve"> שעליה גסס החתול</w:t>
      </w:r>
      <w:r w:rsidR="00A51E52">
        <w:rPr>
          <w:rFonts w:hint="cs"/>
          <w:rtl/>
        </w:rPr>
        <w:t xml:space="preserve"> </w:t>
      </w:r>
      <w:r w:rsidR="00A51E52">
        <w:rPr>
          <w:rtl/>
        </w:rPr>
        <w:t>–</w:t>
      </w:r>
      <w:r>
        <w:rPr>
          <w:rFonts w:hint="cs"/>
          <w:rtl/>
        </w:rPr>
        <w:t xml:space="preserve"> היא </w:t>
      </w:r>
      <w:r w:rsidR="001C5A04">
        <w:rPr>
          <w:rFonts w:hint="cs"/>
          <w:rtl/>
        </w:rPr>
        <w:t>הייתה</w:t>
      </w:r>
      <w:r>
        <w:rPr>
          <w:rFonts w:hint="cs"/>
          <w:rtl/>
        </w:rPr>
        <w:t xml:space="preserve"> קשה מספיק</w:t>
      </w:r>
      <w:r w:rsidR="00C53D18">
        <w:rPr>
          <w:rFonts w:hint="cs"/>
          <w:rtl/>
        </w:rPr>
        <w:t xml:space="preserve"> לכל צורכי</w:t>
      </w:r>
      <w:r w:rsidR="00FC6590">
        <w:rPr>
          <w:rFonts w:hint="cs"/>
          <w:rtl/>
        </w:rPr>
        <w:t xml:space="preserve"> </w:t>
      </w:r>
      <w:r w:rsidR="00C53D18">
        <w:rPr>
          <w:rFonts w:hint="cs"/>
          <w:rtl/>
        </w:rPr>
        <w:t>ה</w:t>
      </w:r>
      <w:r w:rsidR="00FC6590">
        <w:rPr>
          <w:rFonts w:hint="cs"/>
          <w:rtl/>
        </w:rPr>
        <w:t>הריגה</w:t>
      </w:r>
      <w:r>
        <w:rPr>
          <w:rFonts w:hint="cs"/>
          <w:rtl/>
        </w:rPr>
        <w:t xml:space="preserve">, </w:t>
      </w:r>
      <w:r w:rsidR="00C53D18">
        <w:rPr>
          <w:rFonts w:hint="cs"/>
          <w:rtl/>
        </w:rPr>
        <w:t xml:space="preserve">ממש </w:t>
      </w:r>
      <w:r w:rsidR="00FC6590">
        <w:rPr>
          <w:rFonts w:hint="cs"/>
          <w:rtl/>
        </w:rPr>
        <w:t>כמו האספלט</w:t>
      </w:r>
      <w:r w:rsidR="00A51E52">
        <w:rPr>
          <w:rFonts w:hint="cs"/>
          <w:rtl/>
        </w:rPr>
        <w:t>,</w:t>
      </w:r>
      <w:r w:rsidR="00BF46A0">
        <w:rPr>
          <w:rFonts w:hint="cs"/>
          <w:rtl/>
        </w:rPr>
        <w:t xml:space="preserve"> ובכל</w:t>
      </w:r>
      <w:r w:rsidR="00901345">
        <w:rPr>
          <w:rFonts w:hint="cs"/>
          <w:rtl/>
        </w:rPr>
        <w:t xml:space="preserve"> זאת</w:t>
      </w:r>
      <w:r w:rsidR="0020050B">
        <w:rPr>
          <w:rFonts w:hint="cs"/>
          <w:rtl/>
        </w:rPr>
        <w:t>,</w:t>
      </w:r>
      <w:r w:rsidR="00901345">
        <w:rPr>
          <w:rFonts w:hint="cs"/>
          <w:rtl/>
        </w:rPr>
        <w:t xml:space="preserve"> </w:t>
      </w:r>
      <w:r w:rsidR="00C27CFA" w:rsidRPr="00C27CFA">
        <w:rPr>
          <w:rFonts w:cs="Times New Roman"/>
          <w:rtl/>
        </w:rPr>
        <w:t>ועל אף יללותיו הנוגות, הרפות של החתול ארקדי התעקש, ולא מש מדרישתו</w:t>
      </w:r>
      <w:r>
        <w:rPr>
          <w:rFonts w:hint="cs"/>
          <w:rtl/>
        </w:rPr>
        <w:t xml:space="preserve">. </w:t>
      </w:r>
      <w:r w:rsidR="00FC6590">
        <w:rPr>
          <w:rFonts w:hint="cs"/>
          <w:rtl/>
        </w:rPr>
        <w:t xml:space="preserve">גם אם </w:t>
      </w:r>
      <w:r w:rsidR="00850C50" w:rsidRPr="00850C50">
        <w:rPr>
          <w:rFonts w:cs="Times New Roman"/>
          <w:rtl/>
        </w:rPr>
        <w:t>ההתכתשויות</w:t>
      </w:r>
      <w:r w:rsidR="00850C50">
        <w:rPr>
          <w:rFonts w:cs="Times New Roman" w:hint="cs"/>
          <w:rtl/>
        </w:rPr>
        <w:t xml:space="preserve"> </w:t>
      </w:r>
      <w:r w:rsidR="00850C50" w:rsidRPr="00850C50">
        <w:rPr>
          <w:rFonts w:cs="Times New Roman"/>
          <w:rtl/>
        </w:rPr>
        <w:t>[ההתקוטטויות / מהלומות / חבטות / מאבקים] האלימות</w:t>
      </w:r>
      <w:r w:rsidR="00FC6590">
        <w:rPr>
          <w:rFonts w:hint="cs"/>
          <w:rtl/>
        </w:rPr>
        <w:t xml:space="preserve"> ביניהם </w:t>
      </w:r>
      <w:r w:rsidR="00F855C8">
        <w:rPr>
          <w:rFonts w:hint="cs"/>
          <w:rtl/>
        </w:rPr>
        <w:t>כביכול</w:t>
      </w:r>
      <w:r w:rsidR="00FC6590">
        <w:rPr>
          <w:rFonts w:hint="cs"/>
          <w:rtl/>
        </w:rPr>
        <w:t xml:space="preserve"> נגמרו</w:t>
      </w:r>
      <w:r w:rsidR="00CC4A51">
        <w:rPr>
          <w:rFonts w:hint="cs"/>
          <w:rtl/>
        </w:rPr>
        <w:t xml:space="preserve">, </w:t>
      </w:r>
      <w:r w:rsidR="00EF142E" w:rsidRPr="00EF142E">
        <w:rPr>
          <w:rFonts w:cs="Times New Roman"/>
          <w:rtl/>
        </w:rPr>
        <w:t xml:space="preserve">או הוגבלו ליומה האחרון של החופשה, </w:t>
      </w:r>
      <w:r w:rsidR="00AA32DB">
        <w:rPr>
          <w:rFonts w:hint="cs"/>
          <w:rtl/>
        </w:rPr>
        <w:t xml:space="preserve">[זה לא יהיה מה שיהיה אכזרי ומרושע ביחסים ביניהם, יתווסף יסוד אכזריות עמוקה </w:t>
      </w:r>
      <w:r w:rsidR="000965A1">
        <w:rPr>
          <w:rFonts w:hint="cs"/>
          <w:rtl/>
        </w:rPr>
        <w:t>מאוד</w:t>
      </w:r>
      <w:r w:rsidR="00AA32DB">
        <w:rPr>
          <w:rFonts w:hint="cs"/>
          <w:rtl/>
        </w:rPr>
        <w:t xml:space="preserve">] </w:t>
      </w:r>
      <w:r w:rsidR="00901345">
        <w:rPr>
          <w:rFonts w:hint="cs"/>
          <w:rtl/>
        </w:rPr>
        <w:t xml:space="preserve">ברור </w:t>
      </w:r>
      <w:r w:rsidR="00A51E52">
        <w:rPr>
          <w:rFonts w:hint="cs"/>
          <w:rtl/>
        </w:rPr>
        <w:t xml:space="preserve">היה </w:t>
      </w:r>
      <w:r w:rsidR="00AE208E">
        <w:rPr>
          <w:rFonts w:hint="cs"/>
          <w:rtl/>
        </w:rPr>
        <w:t>לשניהם</w:t>
      </w:r>
      <w:r w:rsidR="00A51E52">
        <w:rPr>
          <w:rFonts w:hint="cs"/>
          <w:rtl/>
        </w:rPr>
        <w:t xml:space="preserve"> </w:t>
      </w:r>
      <w:r w:rsidR="00901345">
        <w:rPr>
          <w:rFonts w:hint="cs"/>
          <w:rtl/>
        </w:rPr>
        <w:t>כי</w:t>
      </w:r>
      <w:r w:rsidR="00CC4A51">
        <w:rPr>
          <w:rFonts w:hint="cs"/>
          <w:rtl/>
        </w:rPr>
        <w:t xml:space="preserve"> </w:t>
      </w:r>
      <w:r w:rsidR="00AE208E">
        <w:rPr>
          <w:rFonts w:hint="cs"/>
          <w:rtl/>
        </w:rPr>
        <w:t xml:space="preserve">מעתה </w:t>
      </w:r>
      <w:r w:rsidR="00C7361E">
        <w:rPr>
          <w:rFonts w:hint="cs"/>
          <w:rtl/>
        </w:rPr>
        <w:t>[</w:t>
      </w:r>
      <w:r w:rsidR="00FC6590">
        <w:rPr>
          <w:rFonts w:hint="cs"/>
          <w:rtl/>
        </w:rPr>
        <w:t>י</w:t>
      </w:r>
      <w:r w:rsidR="00A51E52">
        <w:rPr>
          <w:rFonts w:hint="cs"/>
          <w:rtl/>
        </w:rPr>
        <w:t>ש</w:t>
      </w:r>
      <w:r w:rsidR="0048641D">
        <w:rPr>
          <w:rFonts w:hint="cs"/>
          <w:rtl/>
        </w:rPr>
        <w:t>ו</w:t>
      </w:r>
      <w:r w:rsidR="00A51E52">
        <w:rPr>
          <w:rFonts w:hint="cs"/>
          <w:rtl/>
        </w:rPr>
        <w:t>לבו</w:t>
      </w:r>
      <w:r w:rsidR="00FC6590">
        <w:rPr>
          <w:rFonts w:hint="cs"/>
          <w:rtl/>
        </w:rPr>
        <w:t xml:space="preserve"> </w:t>
      </w:r>
      <w:r w:rsidR="00C7361E">
        <w:rPr>
          <w:rFonts w:hint="cs"/>
          <w:rtl/>
        </w:rPr>
        <w:t xml:space="preserve">יתרחש יתחולל יגזרו יוטלו יבוצעו יוחלו יחרצו יקבעו] </w:t>
      </w:r>
      <w:r w:rsidR="0020050B">
        <w:rPr>
          <w:rFonts w:hint="cs"/>
          <w:rtl/>
        </w:rPr>
        <w:t>י</w:t>
      </w:r>
      <w:r w:rsidR="00C7361E" w:rsidRPr="00C7361E">
        <w:rPr>
          <w:rFonts w:cs="Times New Roman"/>
          <w:rtl/>
        </w:rPr>
        <w:t>יקבעו</w:t>
      </w:r>
      <w:r w:rsidR="00C7361E" w:rsidRPr="00C7361E" w:rsidDel="00C7361E">
        <w:rPr>
          <w:rFonts w:cs="Times New Roman" w:hint="cs"/>
          <w:rtl/>
        </w:rPr>
        <w:t xml:space="preserve"> </w:t>
      </w:r>
      <w:r w:rsidR="00A51E52">
        <w:rPr>
          <w:rFonts w:hint="cs"/>
          <w:rtl/>
        </w:rPr>
        <w:t>ב</w:t>
      </w:r>
      <w:r w:rsidR="0048641D">
        <w:rPr>
          <w:rFonts w:hint="cs"/>
          <w:rtl/>
        </w:rPr>
        <w:t>יני</w:t>
      </w:r>
      <w:r w:rsidR="00FC6590">
        <w:rPr>
          <w:rFonts w:hint="cs"/>
          <w:rtl/>
        </w:rPr>
        <w:t>ה</w:t>
      </w:r>
      <w:r w:rsidR="0048641D">
        <w:rPr>
          <w:rFonts w:hint="cs"/>
          <w:rtl/>
        </w:rPr>
        <w:t>ם</w:t>
      </w:r>
      <w:r w:rsidR="00FC6590">
        <w:rPr>
          <w:rFonts w:hint="cs"/>
          <w:rtl/>
        </w:rPr>
        <w:t xml:space="preserve"> </w:t>
      </w:r>
      <w:r w:rsidR="00CC4A51">
        <w:rPr>
          <w:rFonts w:hint="cs"/>
          <w:rtl/>
        </w:rPr>
        <w:t xml:space="preserve">עונשים אכזריים </w:t>
      </w:r>
      <w:r w:rsidR="00FC6590">
        <w:rPr>
          <w:rFonts w:hint="cs"/>
          <w:rtl/>
        </w:rPr>
        <w:t xml:space="preserve">עוד </w:t>
      </w:r>
      <w:r w:rsidR="00CC4A51">
        <w:rPr>
          <w:rFonts w:hint="cs"/>
          <w:rtl/>
        </w:rPr>
        <w:t>יותר</w:t>
      </w:r>
      <w:r w:rsidR="00C27CFA">
        <w:rPr>
          <w:rFonts w:hint="cs"/>
          <w:rtl/>
        </w:rPr>
        <w:t>,</w:t>
      </w:r>
      <w:r w:rsidR="0048641D">
        <w:rPr>
          <w:rFonts w:hint="cs"/>
          <w:rtl/>
        </w:rPr>
        <w:t xml:space="preserve"> </w:t>
      </w:r>
      <w:r w:rsidR="00A51E52">
        <w:rPr>
          <w:rFonts w:hint="cs"/>
          <w:rtl/>
        </w:rPr>
        <w:t>וכי אלכס יסכין לכל</w:t>
      </w:r>
      <w:r w:rsidR="00CC4A51">
        <w:rPr>
          <w:rFonts w:hint="cs"/>
          <w:rtl/>
        </w:rPr>
        <w:t xml:space="preserve">. </w:t>
      </w:r>
      <w:r w:rsidR="00265971">
        <w:rPr>
          <w:rFonts w:hint="cs"/>
          <w:rtl/>
        </w:rPr>
        <w:t xml:space="preserve">זה לא היה המקרה המוכר </w:t>
      </w:r>
      <w:r w:rsidR="00920AE6">
        <w:rPr>
          <w:rFonts w:hint="cs"/>
          <w:rtl/>
        </w:rPr>
        <w:t>מ</w:t>
      </w:r>
      <w:r w:rsidR="00265971">
        <w:rPr>
          <w:rFonts w:hint="cs"/>
          <w:rtl/>
        </w:rPr>
        <w:t xml:space="preserve">מחוזות </w:t>
      </w:r>
      <w:r w:rsidR="00920AE6">
        <w:rPr>
          <w:rFonts w:hint="cs"/>
          <w:rtl/>
        </w:rPr>
        <w:t>ה</w:t>
      </w:r>
      <w:r w:rsidR="00265971">
        <w:rPr>
          <w:rFonts w:hint="cs"/>
          <w:rtl/>
        </w:rPr>
        <w:t>פסיכולוגי</w:t>
      </w:r>
      <w:r w:rsidR="00920AE6">
        <w:rPr>
          <w:rFonts w:hint="cs"/>
          <w:rtl/>
        </w:rPr>
        <w:t>ה</w:t>
      </w:r>
      <w:r w:rsidR="00265971">
        <w:rPr>
          <w:rFonts w:hint="cs"/>
          <w:rtl/>
        </w:rPr>
        <w:t xml:space="preserve"> של בדיקת גבולות, כי ביניהם לא יהיו גבולות</w:t>
      </w:r>
      <w:r w:rsidR="00E17B7B">
        <w:rPr>
          <w:rFonts w:hint="cs"/>
          <w:rtl/>
        </w:rPr>
        <w:t>.</w:t>
      </w:r>
      <w:r w:rsidR="00265971">
        <w:rPr>
          <w:rFonts w:hint="cs"/>
          <w:rtl/>
        </w:rPr>
        <w:t xml:space="preserve"> אלכס ידע בוודאות שלא יציב שום גבול, שום מחסום, </w:t>
      </w:r>
      <w:r w:rsidR="00483BB1">
        <w:rPr>
          <w:rFonts w:hint="cs"/>
          <w:rtl/>
        </w:rPr>
        <w:t>הכול</w:t>
      </w:r>
      <w:r w:rsidR="00265971">
        <w:rPr>
          <w:rFonts w:hint="cs"/>
          <w:rtl/>
        </w:rPr>
        <w:t xml:space="preserve"> נפרץ </w:t>
      </w:r>
      <w:r w:rsidR="00AE208E">
        <w:rPr>
          <w:rFonts w:hint="cs"/>
          <w:rtl/>
        </w:rPr>
        <w:t>ו</w:t>
      </w:r>
      <w:r w:rsidR="00EF142E">
        <w:rPr>
          <w:rFonts w:hint="cs"/>
          <w:rtl/>
        </w:rPr>
        <w:t xml:space="preserve">היה </w:t>
      </w:r>
      <w:r w:rsidR="00E17B7B">
        <w:rPr>
          <w:rFonts w:hint="cs"/>
          <w:rtl/>
        </w:rPr>
        <w:t xml:space="preserve">עוד </w:t>
      </w:r>
      <w:r w:rsidR="00AE208E">
        <w:rPr>
          <w:rFonts w:hint="cs"/>
          <w:rtl/>
        </w:rPr>
        <w:t>עתיד להיפרץ</w:t>
      </w:r>
      <w:r w:rsidR="00E17B7B">
        <w:rPr>
          <w:rFonts w:hint="cs"/>
          <w:rtl/>
        </w:rPr>
        <w:t>,</w:t>
      </w:r>
      <w:r w:rsidR="00265971">
        <w:rPr>
          <w:rFonts w:hint="cs"/>
          <w:rtl/>
        </w:rPr>
        <w:t xml:space="preserve"> מסעיר ומעורר אימה כאחד. </w:t>
      </w:r>
      <w:r w:rsidR="00C53D18">
        <w:rPr>
          <w:rFonts w:hint="cs"/>
          <w:rtl/>
        </w:rPr>
        <w:t>[</w:t>
      </w:r>
      <w:r w:rsidR="00CC4A51">
        <w:rPr>
          <w:rFonts w:hint="cs"/>
          <w:rtl/>
        </w:rPr>
        <w:t xml:space="preserve">אבל </w:t>
      </w:r>
      <w:r w:rsidR="00FC6590">
        <w:rPr>
          <w:rFonts w:hint="cs"/>
          <w:rtl/>
        </w:rPr>
        <w:t xml:space="preserve">לא היה </w:t>
      </w:r>
      <w:r w:rsidR="00CC4A51">
        <w:rPr>
          <w:rFonts w:hint="cs"/>
          <w:rtl/>
        </w:rPr>
        <w:t>זמן ל</w:t>
      </w:r>
      <w:r w:rsidR="00FC6590">
        <w:rPr>
          <w:rFonts w:hint="cs"/>
          <w:rtl/>
        </w:rPr>
        <w:t>שקול זאת</w:t>
      </w:r>
      <w:r w:rsidR="00AA32DB">
        <w:rPr>
          <w:rFonts w:hint="cs"/>
          <w:rtl/>
        </w:rPr>
        <w:t xml:space="preserve"> / הוא לא מתקומם, הוא מקבל את זה ומסכים לזה</w:t>
      </w:r>
      <w:r w:rsidR="006274BF">
        <w:rPr>
          <w:rFonts w:hint="cs"/>
          <w:rtl/>
        </w:rPr>
        <w:t xml:space="preserve">, </w:t>
      </w:r>
      <w:r w:rsidR="00341366" w:rsidRPr="00CD067C">
        <w:rPr>
          <w:rtl/>
        </w:rPr>
        <w:t xml:space="preserve">כל </w:t>
      </w:r>
      <w:r w:rsidR="003A7E9C">
        <w:rPr>
          <w:rtl/>
        </w:rPr>
        <w:t>שנייה</w:t>
      </w:r>
      <w:r w:rsidR="00341366" w:rsidRPr="00CD067C">
        <w:rPr>
          <w:rtl/>
        </w:rPr>
        <w:t xml:space="preserve"> של </w:t>
      </w:r>
      <w:r w:rsidR="00341366" w:rsidRPr="00CD067C">
        <w:rPr>
          <w:rFonts w:hint="cs"/>
          <w:rtl/>
        </w:rPr>
        <w:t xml:space="preserve">התמהמהות </w:t>
      </w:r>
      <w:r w:rsidR="001C5A04">
        <w:rPr>
          <w:rFonts w:hint="cs"/>
          <w:rtl/>
        </w:rPr>
        <w:t>הייתה</w:t>
      </w:r>
      <w:r w:rsidR="00341366" w:rsidRPr="00CD067C">
        <w:rPr>
          <w:rtl/>
        </w:rPr>
        <w:t xml:space="preserve"> </w:t>
      </w:r>
      <w:r w:rsidR="003A7E9C">
        <w:rPr>
          <w:rtl/>
        </w:rPr>
        <w:t>שנייה</w:t>
      </w:r>
      <w:r w:rsidR="00341366" w:rsidRPr="00CD067C">
        <w:rPr>
          <w:rtl/>
        </w:rPr>
        <w:t xml:space="preserve"> </w:t>
      </w:r>
      <w:r w:rsidR="00FC6590">
        <w:rPr>
          <w:rtl/>
        </w:rPr>
        <w:t>של ייסורים.</w:t>
      </w:r>
      <w:r w:rsidR="00C53D18">
        <w:rPr>
          <w:rFonts w:hint="cs"/>
          <w:rtl/>
        </w:rPr>
        <w:t>]</w:t>
      </w:r>
      <w:r w:rsidR="00FC6590">
        <w:rPr>
          <w:rtl/>
        </w:rPr>
        <w:t xml:space="preserve"> </w:t>
      </w:r>
    </w:p>
    <w:p w14:paraId="2FA90856" w14:textId="0FC98B4C" w:rsidR="001D64D8" w:rsidRDefault="00265971" w:rsidP="00AE208E">
      <w:pPr>
        <w:rPr>
          <w:rtl/>
        </w:rPr>
      </w:pPr>
      <w:r>
        <w:rPr>
          <w:rFonts w:hint="cs"/>
          <w:rtl/>
        </w:rPr>
        <w:t xml:space="preserve">הוא </w:t>
      </w:r>
      <w:r w:rsidR="009A6254">
        <w:rPr>
          <w:rFonts w:hint="cs"/>
          <w:rtl/>
        </w:rPr>
        <w:t xml:space="preserve">הרים את </w:t>
      </w:r>
      <w:r w:rsidR="007664D9">
        <w:rPr>
          <w:rFonts w:hint="cs"/>
          <w:rtl/>
        </w:rPr>
        <w:t>החתול</w:t>
      </w:r>
      <w:r w:rsidR="00FC6590">
        <w:rPr>
          <w:rFonts w:hint="cs"/>
          <w:rtl/>
        </w:rPr>
        <w:t xml:space="preserve"> </w:t>
      </w:r>
      <w:r w:rsidR="00E17B7B">
        <w:rPr>
          <w:rFonts w:hint="cs"/>
          <w:rtl/>
        </w:rPr>
        <w:t xml:space="preserve">הגוסס </w:t>
      </w:r>
      <w:r w:rsidR="00FC6590">
        <w:rPr>
          <w:rFonts w:hint="cs"/>
          <w:rtl/>
        </w:rPr>
        <w:t>וערסל</w:t>
      </w:r>
      <w:r w:rsidR="00EF142E">
        <w:rPr>
          <w:rFonts w:hint="cs"/>
          <w:rtl/>
        </w:rPr>
        <w:t xml:space="preserve"> אות</w:t>
      </w:r>
      <w:r w:rsidR="00FC6590">
        <w:rPr>
          <w:rFonts w:hint="cs"/>
          <w:rtl/>
        </w:rPr>
        <w:t>ו</w:t>
      </w:r>
      <w:r w:rsidR="009A6254">
        <w:rPr>
          <w:rFonts w:hint="cs"/>
          <w:rtl/>
        </w:rPr>
        <w:t xml:space="preserve"> ב</w:t>
      </w:r>
      <w:r w:rsidR="000B261A">
        <w:rPr>
          <w:rFonts w:hint="cs"/>
          <w:rtl/>
        </w:rPr>
        <w:t>עדינות</w:t>
      </w:r>
      <w:r>
        <w:rPr>
          <w:rFonts w:hint="cs"/>
          <w:rtl/>
        </w:rPr>
        <w:t>.</w:t>
      </w:r>
      <w:r w:rsidR="007664D9">
        <w:rPr>
          <w:rFonts w:hint="cs"/>
          <w:rtl/>
        </w:rPr>
        <w:t xml:space="preserve"> </w:t>
      </w:r>
      <w:r w:rsidR="00EF142E" w:rsidRPr="00EF142E">
        <w:rPr>
          <w:rFonts w:cs="Times New Roman"/>
          <w:rtl/>
        </w:rPr>
        <w:t>גופו היה קל בזרועותיו של אלכס, עורו עדיין חם ופרוותו סמורה, בטנו לחה מקילוחי דם וקיצו קרב וה</w:t>
      </w:r>
      <w:r w:rsidR="0020050B">
        <w:rPr>
          <w:rFonts w:cs="Times New Roman" w:hint="cs"/>
          <w:rtl/>
        </w:rPr>
        <w:t>ו</w:t>
      </w:r>
      <w:r w:rsidR="00EF142E" w:rsidRPr="00EF142E">
        <w:rPr>
          <w:rFonts w:cs="Times New Roman"/>
          <w:rtl/>
        </w:rPr>
        <w:t xml:space="preserve">לך. </w:t>
      </w:r>
      <w:r w:rsidR="00341366" w:rsidRPr="00CD067C">
        <w:rPr>
          <w:rtl/>
        </w:rPr>
        <w:t xml:space="preserve">זנבו וגפיו </w:t>
      </w:r>
      <w:r w:rsidR="00341366" w:rsidRPr="00CD067C">
        <w:rPr>
          <w:rFonts w:hint="cs"/>
          <w:rtl/>
        </w:rPr>
        <w:t>ה</w:t>
      </w:r>
      <w:r w:rsidR="00341366" w:rsidRPr="00CD067C">
        <w:rPr>
          <w:rtl/>
        </w:rPr>
        <w:t>תנועע</w:t>
      </w:r>
      <w:r w:rsidR="00341366" w:rsidRPr="00CD067C">
        <w:rPr>
          <w:rFonts w:hint="cs"/>
          <w:rtl/>
        </w:rPr>
        <w:t>ו</w:t>
      </w:r>
      <w:r w:rsidR="00341366" w:rsidRPr="00CD067C">
        <w:rPr>
          <w:rtl/>
        </w:rPr>
        <w:t xml:space="preserve"> ללא שום קשר</w:t>
      </w:r>
      <w:r w:rsidR="00AD1139">
        <w:rPr>
          <w:rtl/>
        </w:rPr>
        <w:t xml:space="preserve"> לרוח – ההוריקן </w:t>
      </w:r>
      <w:r w:rsidR="00920AE6">
        <w:rPr>
          <w:rFonts w:hint="cs"/>
          <w:rtl/>
        </w:rPr>
        <w:t xml:space="preserve">שהניע אותו </w:t>
      </w:r>
      <w:r w:rsidR="00AD1139">
        <w:rPr>
          <w:rtl/>
        </w:rPr>
        <w:t xml:space="preserve">נמצא </w:t>
      </w:r>
      <w:r w:rsidR="00E17B7B">
        <w:rPr>
          <w:rFonts w:hint="cs"/>
          <w:rtl/>
        </w:rPr>
        <w:t>בתוכו פנימה</w:t>
      </w:r>
      <w:r w:rsidR="00341366" w:rsidRPr="00CD067C">
        <w:rPr>
          <w:rtl/>
        </w:rPr>
        <w:t>.</w:t>
      </w:r>
      <w:r w:rsidR="007664D9">
        <w:rPr>
          <w:rtl/>
        </w:rPr>
        <w:t xml:space="preserve"> אלכס לא נ</w:t>
      </w:r>
      <w:r w:rsidR="007664D9">
        <w:rPr>
          <w:rFonts w:hint="cs"/>
          <w:rtl/>
        </w:rPr>
        <w:t>רת</w:t>
      </w:r>
      <w:r w:rsidR="001D64D8">
        <w:rPr>
          <w:rtl/>
        </w:rPr>
        <w:t>ע משריטות</w:t>
      </w:r>
      <w:r w:rsidR="00A56C30">
        <w:rPr>
          <w:rFonts w:hint="cs"/>
          <w:rtl/>
        </w:rPr>
        <w:t>יו</w:t>
      </w:r>
      <w:r w:rsidR="001D64D8">
        <w:rPr>
          <w:rtl/>
        </w:rPr>
        <w:t xml:space="preserve">, מציפורניו החדות המתנופפות, </w:t>
      </w:r>
      <w:r w:rsidR="00901345">
        <w:rPr>
          <w:rtl/>
        </w:rPr>
        <w:t>הוא הכיל ב</w:t>
      </w:r>
      <w:r w:rsidR="009F130B">
        <w:rPr>
          <w:rtl/>
        </w:rPr>
        <w:t>קרבו</w:t>
      </w:r>
      <w:r w:rsidR="00901345">
        <w:rPr>
          <w:rtl/>
        </w:rPr>
        <w:t xml:space="preserve"> את –</w:t>
      </w:r>
    </w:p>
    <w:p w14:paraId="02B197E6" w14:textId="77777777" w:rsidR="00341366" w:rsidRPr="00CD067C" w:rsidRDefault="001D64D8" w:rsidP="00250000">
      <w:pPr>
        <w:rPr>
          <w:rtl/>
        </w:rPr>
      </w:pPr>
      <w:r>
        <w:rPr>
          <w:rtl/>
        </w:rPr>
        <w:t>"הוא ממשיך</w:t>
      </w:r>
      <w:r w:rsidR="00AD1139">
        <w:rPr>
          <w:rFonts w:hint="cs"/>
          <w:rtl/>
        </w:rPr>
        <w:t xml:space="preserve"> לסבול גם כשאתה מחזיק בו</w:t>
      </w:r>
      <w:r w:rsidR="00341366" w:rsidRPr="00CD067C">
        <w:rPr>
          <w:rFonts w:hint="cs"/>
          <w:rtl/>
        </w:rPr>
        <w:t>.</w:t>
      </w:r>
      <w:r w:rsidR="00341366" w:rsidRPr="00CD067C">
        <w:rPr>
          <w:rtl/>
        </w:rPr>
        <w:t>"</w:t>
      </w:r>
    </w:p>
    <w:p w14:paraId="721CFF0F" w14:textId="0451B77B" w:rsidR="00341366" w:rsidRPr="00CD067C" w:rsidRDefault="00341366" w:rsidP="00250000">
      <w:pPr>
        <w:rPr>
          <w:rtl/>
        </w:rPr>
      </w:pPr>
      <w:r w:rsidRPr="00CD067C">
        <w:rPr>
          <w:rtl/>
        </w:rPr>
        <w:t xml:space="preserve">אלכס הניח אותו </w:t>
      </w:r>
      <w:r w:rsidR="00EF142E">
        <w:rPr>
          <w:rFonts w:hint="cs"/>
          <w:rtl/>
        </w:rPr>
        <w:t>ב</w:t>
      </w:r>
      <w:r w:rsidRPr="00CD067C">
        <w:rPr>
          <w:rtl/>
        </w:rPr>
        <w:t>שולי הכביש.</w:t>
      </w:r>
    </w:p>
    <w:p w14:paraId="5D71DE9B" w14:textId="07F199C5" w:rsidR="00341366" w:rsidRPr="00CD067C" w:rsidRDefault="00341366" w:rsidP="00250000">
      <w:pPr>
        <w:rPr>
          <w:rtl/>
        </w:rPr>
      </w:pPr>
      <w:r w:rsidRPr="00CD067C">
        <w:rPr>
          <w:rtl/>
        </w:rPr>
        <w:t>"אל תסתכל</w:t>
      </w:r>
      <w:r w:rsidR="0020050B">
        <w:rPr>
          <w:rFonts w:hint="cs"/>
          <w:rtl/>
        </w:rPr>
        <w:t>,</w:t>
      </w:r>
      <w:r w:rsidRPr="00CD067C">
        <w:rPr>
          <w:rtl/>
        </w:rPr>
        <w:t xml:space="preserve"> ס</w:t>
      </w:r>
      <w:r w:rsidR="001F17D7">
        <w:rPr>
          <w:rFonts w:hint="cs"/>
          <w:rtl/>
        </w:rPr>
        <w:t>אשה</w:t>
      </w:r>
      <w:r w:rsidRPr="00CD067C">
        <w:rPr>
          <w:rtl/>
        </w:rPr>
        <w:t>," ארקדי אמר ברוך. "זה לא בשבילך.</w:t>
      </w:r>
      <w:r w:rsidR="00FC6590">
        <w:rPr>
          <w:rFonts w:hint="cs"/>
          <w:rtl/>
        </w:rPr>
        <w:t xml:space="preserve"> תביט הצידה.</w:t>
      </w:r>
      <w:r w:rsidRPr="00CD067C">
        <w:rPr>
          <w:rtl/>
        </w:rPr>
        <w:t>"</w:t>
      </w:r>
    </w:p>
    <w:p w14:paraId="7475D053" w14:textId="2BCD7337" w:rsidR="00341366" w:rsidRPr="00CD067C" w:rsidRDefault="00F20908" w:rsidP="00250000">
      <w:pPr>
        <w:rPr>
          <w:rtl/>
        </w:rPr>
      </w:pPr>
      <w:r>
        <w:rPr>
          <w:rFonts w:hint="cs"/>
          <w:rtl/>
        </w:rPr>
        <w:t>[</w:t>
      </w:r>
      <w:r w:rsidR="00341366" w:rsidRPr="00CD067C">
        <w:rPr>
          <w:rtl/>
        </w:rPr>
        <w:t xml:space="preserve">הוא היה גבוה מאלכס בראש וגדול ממנו בשנה </w:t>
      </w:r>
      <w:r w:rsidR="00302EF6">
        <w:rPr>
          <w:rFonts w:hint="cs"/>
          <w:rtl/>
        </w:rPr>
        <w:t>ויותר [השאירו אותו כיתה כשעלה ארצה, כי הוא גם הפסיד הרבה לימודים בשל אימו. זה חייב להיות כך, אחרת לא מסתדר שביום הולדתו ה-16 של אלכס יש לו רשיון נהיגה כי הגיל המינימלי לרשיון הוא 17]</w:t>
      </w:r>
      <w:r w:rsidR="00341366" w:rsidRPr="00CD067C">
        <w:rPr>
          <w:rtl/>
        </w:rPr>
        <w:t>, ברור שארקדי יגן עליו מ</w:t>
      </w:r>
      <w:r w:rsidR="00483BB1">
        <w:rPr>
          <w:rtl/>
        </w:rPr>
        <w:t>הכול</w:t>
      </w:r>
      <w:r w:rsidR="00341366" w:rsidRPr="00CD067C">
        <w:rPr>
          <w:rtl/>
        </w:rPr>
        <w:t xml:space="preserve">. </w:t>
      </w:r>
      <w:r>
        <w:rPr>
          <w:rFonts w:hint="cs"/>
          <w:rtl/>
        </w:rPr>
        <w:t>]</w:t>
      </w:r>
    </w:p>
    <w:p w14:paraId="66C5EF32" w14:textId="62685F56" w:rsidR="00341366" w:rsidRPr="00CD067C" w:rsidRDefault="0020050B" w:rsidP="00AE208E">
      <w:pPr>
        <w:rPr>
          <w:rtl/>
        </w:rPr>
      </w:pPr>
      <w:r w:rsidRPr="0020050B">
        <w:rPr>
          <w:rFonts w:cs="Times New Roman"/>
          <w:rtl/>
        </w:rPr>
        <w:t>הוא אחז בכידון האופניים הכבדים של דודו של אלכס, הרים אותם,</w:t>
      </w:r>
      <w:r w:rsidR="00A06C1F">
        <w:rPr>
          <w:rFonts w:hint="cs"/>
          <w:rtl/>
        </w:rPr>
        <w:t xml:space="preserve"> </w:t>
      </w:r>
      <w:r w:rsidR="00890AA4">
        <w:rPr>
          <w:rFonts w:hint="cs"/>
          <w:rtl/>
        </w:rPr>
        <w:t xml:space="preserve">[אלכס הפיל אותם על החול כשראה את החתול] </w:t>
      </w:r>
      <w:r w:rsidR="00341366" w:rsidRPr="00CD067C">
        <w:rPr>
          <w:rtl/>
        </w:rPr>
        <w:t>ובאבחה אחת ה</w:t>
      </w:r>
      <w:r w:rsidR="00AA32DB">
        <w:rPr>
          <w:rFonts w:hint="cs"/>
          <w:rtl/>
        </w:rPr>
        <w:t>נחית</w:t>
      </w:r>
      <w:r w:rsidR="00341366" w:rsidRPr="00CD067C">
        <w:rPr>
          <w:rtl/>
        </w:rPr>
        <w:t xml:space="preserve"> אותם על ראשו של החתול. יללה אחרונה נקטעה </w:t>
      </w:r>
      <w:r>
        <w:rPr>
          <w:rFonts w:hint="cs"/>
          <w:rtl/>
        </w:rPr>
        <w:t>ב</w:t>
      </w:r>
      <w:r w:rsidR="00341366" w:rsidRPr="00CD067C">
        <w:rPr>
          <w:rtl/>
        </w:rPr>
        <w:t>קולות פצ</w:t>
      </w:r>
      <w:r w:rsidR="00A56C30">
        <w:rPr>
          <w:rFonts w:hint="cs"/>
          <w:rtl/>
        </w:rPr>
        <w:t>פוץ</w:t>
      </w:r>
      <w:r>
        <w:rPr>
          <w:rFonts w:hint="cs"/>
          <w:rtl/>
        </w:rPr>
        <w:t>.</w:t>
      </w:r>
      <w:r w:rsidR="00341366" w:rsidRPr="00CD067C">
        <w:rPr>
          <w:rtl/>
        </w:rPr>
        <w:t xml:space="preserve"> הוא מת</w:t>
      </w:r>
      <w:r>
        <w:rPr>
          <w:rFonts w:hint="cs"/>
          <w:rtl/>
        </w:rPr>
        <w:t>,</w:t>
      </w:r>
      <w:r w:rsidR="00341366" w:rsidRPr="00CD067C">
        <w:rPr>
          <w:rtl/>
        </w:rPr>
        <w:t xml:space="preserve"> ורגליו </w:t>
      </w:r>
      <w:r w:rsidR="00AE208E">
        <w:rPr>
          <w:rFonts w:hint="cs"/>
          <w:rtl/>
        </w:rPr>
        <w:t xml:space="preserve">המפרפרות </w:t>
      </w:r>
      <w:r w:rsidR="00341366" w:rsidRPr="00CD067C">
        <w:rPr>
          <w:rtl/>
        </w:rPr>
        <w:t>וזנבו</w:t>
      </w:r>
      <w:r w:rsidR="00AE208E">
        <w:rPr>
          <w:rFonts w:hint="cs"/>
          <w:rtl/>
        </w:rPr>
        <w:t xml:space="preserve"> הרוטט</w:t>
      </w:r>
      <w:r w:rsidR="00341366" w:rsidRPr="00CD067C">
        <w:rPr>
          <w:rtl/>
        </w:rPr>
        <w:t xml:space="preserve">, עוד שבריר </w:t>
      </w:r>
      <w:r w:rsidR="003A7E9C">
        <w:rPr>
          <w:rtl/>
        </w:rPr>
        <w:t>שנייה</w:t>
      </w:r>
      <w:r w:rsidR="00341366" w:rsidRPr="00CD067C">
        <w:rPr>
          <w:rtl/>
        </w:rPr>
        <w:t xml:space="preserve"> </w:t>
      </w:r>
      <w:r w:rsidR="00AE208E">
        <w:rPr>
          <w:rFonts w:hint="cs"/>
          <w:rtl/>
        </w:rPr>
        <w:t>והם</w:t>
      </w:r>
      <w:r w:rsidR="00341366" w:rsidRPr="00CD067C">
        <w:rPr>
          <w:rtl/>
        </w:rPr>
        <w:t xml:space="preserve"> נ</w:t>
      </w:r>
      <w:r w:rsidR="007B639C">
        <w:rPr>
          <w:rFonts w:hint="cs"/>
          <w:rtl/>
        </w:rPr>
        <w:t>ד</w:t>
      </w:r>
      <w:r w:rsidR="00901345">
        <w:rPr>
          <w:rFonts w:hint="cs"/>
          <w:rtl/>
        </w:rPr>
        <w:t>מו</w:t>
      </w:r>
      <w:r w:rsidR="00341366" w:rsidRPr="00CD067C">
        <w:rPr>
          <w:rtl/>
        </w:rPr>
        <w:t>.</w:t>
      </w:r>
    </w:p>
    <w:p w14:paraId="5276327F" w14:textId="591E5AFB" w:rsidR="00341366" w:rsidRPr="00CD067C" w:rsidRDefault="00341366" w:rsidP="00AE208E">
      <w:pPr>
        <w:rPr>
          <w:rtl/>
        </w:rPr>
      </w:pPr>
      <w:r w:rsidRPr="00CD067C">
        <w:rPr>
          <w:rtl/>
        </w:rPr>
        <w:t>פרוותו דבקה ברפי</w:t>
      </w:r>
      <w:r w:rsidR="00901345">
        <w:rPr>
          <w:rtl/>
        </w:rPr>
        <w:t>ון לגופו</w:t>
      </w:r>
      <w:r w:rsidR="00AE208E">
        <w:rPr>
          <w:rFonts w:hint="cs"/>
          <w:rtl/>
        </w:rPr>
        <w:t xml:space="preserve"> הדק</w:t>
      </w:r>
      <w:r w:rsidR="00A56C30">
        <w:rPr>
          <w:rFonts w:hint="cs"/>
          <w:rtl/>
        </w:rPr>
        <w:t>;</w:t>
      </w:r>
      <w:r w:rsidR="00901345">
        <w:rPr>
          <w:rtl/>
        </w:rPr>
        <w:t xml:space="preserve"> </w:t>
      </w:r>
      <w:r w:rsidR="00901345">
        <w:rPr>
          <w:rFonts w:hint="cs"/>
          <w:rtl/>
        </w:rPr>
        <w:t>הוא</w:t>
      </w:r>
      <w:r w:rsidRPr="00CD067C">
        <w:rPr>
          <w:rtl/>
        </w:rPr>
        <w:t xml:space="preserve"> היה מכו</w:t>
      </w:r>
      <w:r>
        <w:rPr>
          <w:rtl/>
        </w:rPr>
        <w:t xml:space="preserve">סה </w:t>
      </w:r>
      <w:r w:rsidR="000B261A">
        <w:rPr>
          <w:rFonts w:hint="cs"/>
          <w:rtl/>
        </w:rPr>
        <w:t>ב</w:t>
      </w:r>
      <w:r>
        <w:rPr>
          <w:rtl/>
        </w:rPr>
        <w:t xml:space="preserve">קרציות, </w:t>
      </w:r>
      <w:r>
        <w:rPr>
          <w:rFonts w:hint="cs"/>
          <w:rtl/>
        </w:rPr>
        <w:t>בוודאי</w:t>
      </w:r>
      <w:r w:rsidRPr="00CD067C">
        <w:rPr>
          <w:rtl/>
        </w:rPr>
        <w:t xml:space="preserve"> גם </w:t>
      </w:r>
      <w:r w:rsidR="0020050B">
        <w:rPr>
          <w:rFonts w:hint="cs"/>
          <w:rtl/>
        </w:rPr>
        <w:t>ב</w:t>
      </w:r>
      <w:r w:rsidRPr="00CD067C">
        <w:rPr>
          <w:rtl/>
        </w:rPr>
        <w:t>פרעושים.</w:t>
      </w:r>
    </w:p>
    <w:p w14:paraId="1B7C0A1B" w14:textId="777B6003" w:rsidR="00706A83" w:rsidRDefault="00341366" w:rsidP="00A56C30">
      <w:pPr>
        <w:rPr>
          <w:rtl/>
        </w:rPr>
      </w:pPr>
      <w:r w:rsidRPr="00CD067C">
        <w:rPr>
          <w:rtl/>
        </w:rPr>
        <w:t>"בוא</w:t>
      </w:r>
      <w:r w:rsidR="00E82535">
        <w:rPr>
          <w:rFonts w:hint="cs"/>
          <w:rtl/>
        </w:rPr>
        <w:t>,</w:t>
      </w:r>
      <w:r w:rsidRPr="00CD067C">
        <w:rPr>
          <w:rtl/>
        </w:rPr>
        <w:t xml:space="preserve"> </w:t>
      </w:r>
      <w:r w:rsidRPr="00CD067C">
        <w:rPr>
          <w:rFonts w:hint="cs"/>
          <w:rtl/>
        </w:rPr>
        <w:t>נזוז</w:t>
      </w:r>
      <w:r w:rsidRPr="00CD067C">
        <w:rPr>
          <w:rtl/>
        </w:rPr>
        <w:t xml:space="preserve"> מכאן," ארקדי </w:t>
      </w:r>
      <w:r w:rsidR="00A56C30">
        <w:rPr>
          <w:rFonts w:hint="cs"/>
          <w:rtl/>
        </w:rPr>
        <w:t>שידל</w:t>
      </w:r>
      <w:r w:rsidRPr="00CD067C">
        <w:rPr>
          <w:rtl/>
        </w:rPr>
        <w:t xml:space="preserve">. </w:t>
      </w:r>
      <w:r w:rsidR="00706A83">
        <w:rPr>
          <w:rFonts w:hint="cs"/>
          <w:rtl/>
        </w:rPr>
        <w:t>"בוא, קום."</w:t>
      </w:r>
    </w:p>
    <w:p w14:paraId="009C6ABB" w14:textId="77777777" w:rsidR="00706A83" w:rsidRDefault="00706A83" w:rsidP="00FC6590">
      <w:pPr>
        <w:rPr>
          <w:rtl/>
        </w:rPr>
      </w:pPr>
      <w:r>
        <w:rPr>
          <w:rFonts w:hint="cs"/>
          <w:rtl/>
        </w:rPr>
        <w:t xml:space="preserve">אלכס </w:t>
      </w:r>
      <w:r w:rsidR="00F20908">
        <w:rPr>
          <w:rFonts w:hint="cs"/>
          <w:rtl/>
        </w:rPr>
        <w:t>ה</w:t>
      </w:r>
      <w:r w:rsidR="00FC6590">
        <w:rPr>
          <w:rFonts w:hint="cs"/>
          <w:rtl/>
        </w:rPr>
        <w:t>סיט</w:t>
      </w:r>
      <w:r w:rsidR="00F20908">
        <w:rPr>
          <w:rFonts w:hint="cs"/>
          <w:rtl/>
        </w:rPr>
        <w:t xml:space="preserve"> ברגלו את </w:t>
      </w:r>
      <w:r>
        <w:rPr>
          <w:rFonts w:hint="cs"/>
          <w:rtl/>
        </w:rPr>
        <w:t>הגופה הדוממת</w:t>
      </w:r>
      <w:r w:rsidR="00F20908">
        <w:rPr>
          <w:rFonts w:hint="cs"/>
          <w:rtl/>
        </w:rPr>
        <w:t xml:space="preserve"> בחזרה לחול</w:t>
      </w:r>
      <w:r>
        <w:rPr>
          <w:rFonts w:hint="cs"/>
          <w:rtl/>
        </w:rPr>
        <w:t>.</w:t>
      </w:r>
    </w:p>
    <w:p w14:paraId="0BB72EE6" w14:textId="0BEF2D94" w:rsidR="00706A83" w:rsidRDefault="00706A83" w:rsidP="00250000">
      <w:pPr>
        <w:rPr>
          <w:rtl/>
        </w:rPr>
      </w:pPr>
      <w:r>
        <w:rPr>
          <w:rFonts w:hint="cs"/>
          <w:rtl/>
        </w:rPr>
        <w:t>"בוא, ס</w:t>
      </w:r>
      <w:r w:rsidR="001F17D7">
        <w:rPr>
          <w:rFonts w:hint="cs"/>
          <w:rtl/>
        </w:rPr>
        <w:t>אשה</w:t>
      </w:r>
      <w:r>
        <w:rPr>
          <w:rFonts w:hint="cs"/>
          <w:rtl/>
        </w:rPr>
        <w:t>.</w:t>
      </w:r>
      <w:r w:rsidR="00FC6590">
        <w:rPr>
          <w:rFonts w:hint="cs"/>
          <w:rtl/>
        </w:rPr>
        <w:t xml:space="preserve"> זה נגמר.</w:t>
      </w:r>
      <w:r>
        <w:rPr>
          <w:rFonts w:hint="cs"/>
          <w:rtl/>
        </w:rPr>
        <w:t xml:space="preserve">" </w:t>
      </w:r>
    </w:p>
    <w:p w14:paraId="0D8EF26B" w14:textId="77777777" w:rsidR="00706A83" w:rsidRDefault="00F20908" w:rsidP="00250000">
      <w:pPr>
        <w:rPr>
          <w:rtl/>
        </w:rPr>
      </w:pPr>
      <w:r>
        <w:rPr>
          <w:rFonts w:hint="cs"/>
          <w:rtl/>
        </w:rPr>
        <w:t>[</w:t>
      </w:r>
      <w:r w:rsidR="00706A83">
        <w:rPr>
          <w:rFonts w:hint="cs"/>
          <w:rtl/>
        </w:rPr>
        <w:t>הוא הושיט לאלכס את אופניו ומכיוון שאחז בה</w:t>
      </w:r>
      <w:r w:rsidR="005B0642">
        <w:rPr>
          <w:rFonts w:hint="cs"/>
          <w:rtl/>
        </w:rPr>
        <w:t xml:space="preserve">ן </w:t>
      </w:r>
      <w:r w:rsidR="00706A83">
        <w:rPr>
          <w:rFonts w:hint="cs"/>
          <w:rtl/>
        </w:rPr>
        <w:t xml:space="preserve">במרכז הכידון ובאוכף ואלכס לקח אותן ממנו דרך הידיות, ידיהם כלל לא נגעו אבל </w:t>
      </w:r>
      <w:r w:rsidR="00D27AA7">
        <w:rPr>
          <w:rFonts w:hint="cs"/>
          <w:rtl/>
        </w:rPr>
        <w:t>ארקדי ראה בבירור שאלכס לא חושב על זה ואפילו לא אכפת לו.</w:t>
      </w:r>
      <w:r>
        <w:rPr>
          <w:rFonts w:hint="cs"/>
          <w:rtl/>
        </w:rPr>
        <w:t>]</w:t>
      </w:r>
      <w:r w:rsidR="00D27AA7">
        <w:rPr>
          <w:rFonts w:hint="cs"/>
          <w:rtl/>
        </w:rPr>
        <w:t xml:space="preserve"> [לשפר במיידי]</w:t>
      </w:r>
    </w:p>
    <w:p w14:paraId="3FF6AF14" w14:textId="7BA65C21" w:rsidR="00D27AA7" w:rsidRDefault="00706A83" w:rsidP="00E82535">
      <w:pPr>
        <w:rPr>
          <w:rtl/>
        </w:rPr>
      </w:pPr>
      <w:r>
        <w:rPr>
          <w:rFonts w:hint="cs"/>
          <w:rtl/>
        </w:rPr>
        <w:t xml:space="preserve">אלכס נטל </w:t>
      </w:r>
      <w:r w:rsidR="005B0642">
        <w:rPr>
          <w:rFonts w:hint="cs"/>
          <w:rtl/>
        </w:rPr>
        <w:t>מידיו את האופניים</w:t>
      </w:r>
      <w:r w:rsidR="00901345">
        <w:rPr>
          <w:rFonts w:hint="cs"/>
          <w:rtl/>
        </w:rPr>
        <w:t xml:space="preserve"> הכבד</w:t>
      </w:r>
      <w:r w:rsidR="00E82535">
        <w:rPr>
          <w:rFonts w:hint="cs"/>
          <w:rtl/>
        </w:rPr>
        <w:t>ים</w:t>
      </w:r>
      <w:r w:rsidR="005B0642">
        <w:rPr>
          <w:rFonts w:hint="cs"/>
          <w:rtl/>
        </w:rPr>
        <w:t>, הסיע אות</w:t>
      </w:r>
      <w:r w:rsidR="00E82535">
        <w:rPr>
          <w:rFonts w:hint="cs"/>
          <w:rtl/>
        </w:rPr>
        <w:t>ם לפנים ולאחור</w:t>
      </w:r>
      <w:r w:rsidR="00FC6590">
        <w:rPr>
          <w:rFonts w:hint="cs"/>
          <w:rtl/>
        </w:rPr>
        <w:t xml:space="preserve"> </w:t>
      </w:r>
      <w:r>
        <w:rPr>
          <w:rFonts w:hint="cs"/>
          <w:rtl/>
        </w:rPr>
        <w:t>על</w:t>
      </w:r>
      <w:r w:rsidR="00E82535">
        <w:rPr>
          <w:rFonts w:hint="cs"/>
          <w:rtl/>
        </w:rPr>
        <w:t xml:space="preserve"> גבי</w:t>
      </w:r>
      <w:r>
        <w:rPr>
          <w:rFonts w:hint="cs"/>
          <w:rtl/>
        </w:rPr>
        <w:t xml:space="preserve"> החול הרך, למחות מהצמיגים </w:t>
      </w:r>
      <w:r w:rsidR="00920AE6">
        <w:rPr>
          <w:rFonts w:hint="cs"/>
          <w:rtl/>
        </w:rPr>
        <w:t xml:space="preserve">את הדם </w:t>
      </w:r>
      <w:r w:rsidR="00E9071B">
        <w:rPr>
          <w:rFonts w:hint="cs"/>
          <w:rtl/>
        </w:rPr>
        <w:t>ואת קרעי הפרווה</w:t>
      </w:r>
      <w:r>
        <w:rPr>
          <w:rFonts w:hint="cs"/>
          <w:rtl/>
        </w:rPr>
        <w:t xml:space="preserve">. </w:t>
      </w:r>
    </w:p>
    <w:p w14:paraId="75A756EF" w14:textId="18B02F7E" w:rsidR="00D27AA7" w:rsidRPr="00CD067C" w:rsidRDefault="00D27AA7" w:rsidP="00250000">
      <w:pPr>
        <w:rPr>
          <w:rtl/>
        </w:rPr>
      </w:pPr>
      <w:r w:rsidRPr="00CD067C">
        <w:rPr>
          <w:rtl/>
        </w:rPr>
        <w:t>"</w:t>
      </w:r>
      <w:r w:rsidR="00B44E25">
        <w:rPr>
          <w:rFonts w:hint="cs"/>
          <w:rtl/>
        </w:rPr>
        <w:t>ת</w:t>
      </w:r>
      <w:r w:rsidRPr="00CD067C">
        <w:rPr>
          <w:rtl/>
        </w:rPr>
        <w:t>צליח</w:t>
      </w:r>
      <w:r w:rsidR="00920AE6">
        <w:rPr>
          <w:rFonts w:hint="cs"/>
          <w:rtl/>
        </w:rPr>
        <w:t xml:space="preserve"> ל</w:t>
      </w:r>
      <w:r w:rsidR="00B44E25">
        <w:rPr>
          <w:rFonts w:hint="cs"/>
          <w:rtl/>
        </w:rPr>
        <w:t>המשיך ל</w:t>
      </w:r>
      <w:r w:rsidR="00920AE6">
        <w:rPr>
          <w:rFonts w:hint="cs"/>
          <w:rtl/>
        </w:rPr>
        <w:t>רכ</w:t>
      </w:r>
      <w:r w:rsidR="00E17B7B">
        <w:rPr>
          <w:rFonts w:hint="cs"/>
          <w:rtl/>
        </w:rPr>
        <w:t>ו</w:t>
      </w:r>
      <w:r w:rsidR="00920AE6">
        <w:rPr>
          <w:rFonts w:hint="cs"/>
          <w:rtl/>
        </w:rPr>
        <w:t>ב</w:t>
      </w:r>
      <w:r w:rsidRPr="00CD067C">
        <w:rPr>
          <w:rtl/>
        </w:rPr>
        <w:t>?"</w:t>
      </w:r>
    </w:p>
    <w:p w14:paraId="2FBF0E0E" w14:textId="0E522385" w:rsidR="00341366" w:rsidRPr="00CD067C" w:rsidRDefault="00341366" w:rsidP="00E82535">
      <w:pPr>
        <w:rPr>
          <w:rtl/>
        </w:rPr>
      </w:pPr>
      <w:r w:rsidRPr="00CD067C">
        <w:rPr>
          <w:rtl/>
        </w:rPr>
        <w:t>אלכס</w:t>
      </w:r>
      <w:r w:rsidR="00E9071B">
        <w:rPr>
          <w:rFonts w:hint="cs"/>
          <w:rtl/>
        </w:rPr>
        <w:t xml:space="preserve"> </w:t>
      </w:r>
      <w:r w:rsidR="00F20908">
        <w:rPr>
          <w:rtl/>
        </w:rPr>
        <w:t>ט</w:t>
      </w:r>
      <w:r w:rsidR="00901345">
        <w:rPr>
          <w:rFonts w:hint="cs"/>
          <w:rtl/>
        </w:rPr>
        <w:t>י</w:t>
      </w:r>
      <w:r w:rsidR="00F20908">
        <w:rPr>
          <w:rtl/>
        </w:rPr>
        <w:t>פס</w:t>
      </w:r>
      <w:r w:rsidRPr="00CD067C">
        <w:rPr>
          <w:rtl/>
        </w:rPr>
        <w:t xml:space="preserve"> </w:t>
      </w:r>
      <w:r w:rsidR="00901345">
        <w:rPr>
          <w:rFonts w:hint="cs"/>
          <w:rtl/>
        </w:rPr>
        <w:t xml:space="preserve">שוב </w:t>
      </w:r>
      <w:r w:rsidRPr="00CD067C">
        <w:rPr>
          <w:rtl/>
        </w:rPr>
        <w:t>על אופניו</w:t>
      </w:r>
      <w:bookmarkStart w:id="106" w:name="_Hlk505522434"/>
      <w:r w:rsidR="00FB3D06">
        <w:rPr>
          <w:rFonts w:hint="cs"/>
          <w:rtl/>
        </w:rPr>
        <w:t xml:space="preserve"> ו</w:t>
      </w:r>
      <w:r w:rsidR="00E17B7B">
        <w:rPr>
          <w:rFonts w:hint="cs"/>
          <w:rtl/>
        </w:rPr>
        <w:t>לקח</w:t>
      </w:r>
      <w:r w:rsidR="00FB3D06">
        <w:rPr>
          <w:rFonts w:hint="cs"/>
          <w:rtl/>
        </w:rPr>
        <w:t xml:space="preserve"> תנופה</w:t>
      </w:r>
      <w:r w:rsidR="00B44E25">
        <w:rPr>
          <w:rFonts w:hint="cs"/>
          <w:rtl/>
        </w:rPr>
        <w:t xml:space="preserve"> שלא הסתכמה בהרבה</w:t>
      </w:r>
      <w:bookmarkEnd w:id="106"/>
      <w:r w:rsidRPr="00CD067C">
        <w:rPr>
          <w:rtl/>
        </w:rPr>
        <w:t xml:space="preserve">. </w:t>
      </w:r>
      <w:bookmarkStart w:id="107" w:name="_Hlk505522455"/>
      <w:r w:rsidR="004C6F3A">
        <w:rPr>
          <w:rFonts w:hint="cs"/>
          <w:rtl/>
        </w:rPr>
        <w:t>רק עתה</w:t>
      </w:r>
      <w:r w:rsidR="00FB3D06">
        <w:rPr>
          <w:rFonts w:hint="cs"/>
          <w:rtl/>
        </w:rPr>
        <w:t xml:space="preserve"> שם לב עד כמה שרירי רגליו כאבו, עד כמה התעייף.</w:t>
      </w:r>
      <w:bookmarkEnd w:id="107"/>
    </w:p>
    <w:p w14:paraId="4F8AF30C" w14:textId="69DC9280" w:rsidR="00D27AA7" w:rsidRPr="00CD067C" w:rsidRDefault="00D27AA7" w:rsidP="00250000">
      <w:pPr>
        <w:rPr>
          <w:rtl/>
        </w:rPr>
      </w:pPr>
      <w:r w:rsidRPr="00CD067C">
        <w:rPr>
          <w:rtl/>
        </w:rPr>
        <w:lastRenderedPageBreak/>
        <w:t>"</w:t>
      </w:r>
      <w:bookmarkStart w:id="108" w:name="_Hlk505522483"/>
      <w:r w:rsidR="00FB3D06">
        <w:rPr>
          <w:rFonts w:hint="cs"/>
          <w:rtl/>
        </w:rPr>
        <w:t xml:space="preserve">חכה רגע, </w:t>
      </w:r>
      <w:bookmarkEnd w:id="108"/>
      <w:r w:rsidRPr="00CD067C">
        <w:rPr>
          <w:rtl/>
        </w:rPr>
        <w:t>נתחלף באופניים, טוב?"</w:t>
      </w:r>
    </w:p>
    <w:p w14:paraId="209AE389" w14:textId="001A935D" w:rsidR="00341366" w:rsidRPr="00CD067C" w:rsidRDefault="00341366" w:rsidP="00E82535">
      <w:pPr>
        <w:rPr>
          <w:rtl/>
        </w:rPr>
      </w:pPr>
      <w:r w:rsidRPr="00CD067C">
        <w:rPr>
          <w:rtl/>
        </w:rPr>
        <w:t>אלכס</w:t>
      </w:r>
      <w:r w:rsidR="00B44E25">
        <w:rPr>
          <w:rFonts w:hint="cs"/>
          <w:rtl/>
        </w:rPr>
        <w:t xml:space="preserve"> ירד מהאופניים</w:t>
      </w:r>
      <w:r w:rsidRPr="00CD067C">
        <w:rPr>
          <w:rtl/>
        </w:rPr>
        <w:t xml:space="preserve"> אדמומי </w:t>
      </w:r>
      <w:r w:rsidR="00FC6590">
        <w:rPr>
          <w:rFonts w:hint="cs"/>
          <w:rtl/>
        </w:rPr>
        <w:t xml:space="preserve">ולח </w:t>
      </w:r>
      <w:r w:rsidRPr="00CD067C">
        <w:rPr>
          <w:rtl/>
        </w:rPr>
        <w:t>כמו גור עכברים</w:t>
      </w:r>
      <w:r w:rsidR="0020050B">
        <w:rPr>
          <w:rFonts w:hint="cs"/>
          <w:rtl/>
        </w:rPr>
        <w:t>,</w:t>
      </w:r>
      <w:r w:rsidR="008E6DE2">
        <w:rPr>
          <w:rFonts w:hint="cs"/>
          <w:rtl/>
        </w:rPr>
        <w:t xml:space="preserve"> כזה</w:t>
      </w:r>
      <w:r w:rsidR="00E82535">
        <w:rPr>
          <w:rFonts w:hint="cs"/>
          <w:rtl/>
        </w:rPr>
        <w:t xml:space="preserve"> </w:t>
      </w:r>
      <w:r w:rsidRPr="00CD067C">
        <w:rPr>
          <w:rtl/>
        </w:rPr>
        <w:t xml:space="preserve">שאפשר למחוץ </w:t>
      </w:r>
      <w:r w:rsidR="008E6DE2">
        <w:rPr>
          <w:rFonts w:hint="cs"/>
          <w:rtl/>
        </w:rPr>
        <w:t>ב</w:t>
      </w:r>
      <w:r w:rsidRPr="00CD067C">
        <w:rPr>
          <w:rtl/>
        </w:rPr>
        <w:t>קווץ</w:t>
      </w:r>
      <w:r w:rsidR="00E82535">
        <w:rPr>
          <w:rFonts w:hint="cs"/>
          <w:rtl/>
        </w:rPr>
        <w:t>'</w:t>
      </w:r>
      <w:r w:rsidRPr="00CD067C">
        <w:rPr>
          <w:rtl/>
        </w:rPr>
        <w:t xml:space="preserve"> </w:t>
      </w:r>
      <w:r w:rsidR="008E6DE2">
        <w:rPr>
          <w:rFonts w:hint="cs"/>
          <w:rtl/>
        </w:rPr>
        <w:t>עסיסי</w:t>
      </w:r>
      <w:r w:rsidRPr="00CD067C">
        <w:rPr>
          <w:rtl/>
        </w:rPr>
        <w:t>.</w:t>
      </w:r>
    </w:p>
    <w:p w14:paraId="7117BFE1" w14:textId="77777777" w:rsidR="00341366" w:rsidRDefault="00341366" w:rsidP="00250000">
      <w:pPr>
        <w:rPr>
          <w:rtl/>
        </w:rPr>
      </w:pPr>
      <w:r w:rsidRPr="00CD067C">
        <w:rPr>
          <w:rtl/>
        </w:rPr>
        <w:t>"בוא נתחלף באופניים, רוצה?"</w:t>
      </w:r>
    </w:p>
    <w:p w14:paraId="37291506" w14:textId="1A1B2DB3" w:rsidR="00341366" w:rsidRPr="00CD067C" w:rsidRDefault="00341366" w:rsidP="00250000">
      <w:pPr>
        <w:rPr>
          <w:rtl/>
        </w:rPr>
      </w:pPr>
      <w:r w:rsidRPr="00CD067C">
        <w:rPr>
          <w:rtl/>
        </w:rPr>
        <w:t>"</w:t>
      </w:r>
      <w:r>
        <w:rPr>
          <w:rFonts w:hint="cs"/>
          <w:rtl/>
        </w:rPr>
        <w:t>לא</w:t>
      </w:r>
      <w:r w:rsidR="00D27AA7">
        <w:rPr>
          <w:rFonts w:hint="cs"/>
          <w:rtl/>
        </w:rPr>
        <w:t>... " אלכס כחכח בגרונו</w:t>
      </w:r>
      <w:r w:rsidR="000C5ADF">
        <w:rPr>
          <w:rFonts w:hint="cs"/>
          <w:rtl/>
        </w:rPr>
        <w:t>, משהו נתקע שם</w:t>
      </w:r>
      <w:r w:rsidR="00D27AA7">
        <w:rPr>
          <w:rFonts w:hint="cs"/>
          <w:rtl/>
        </w:rPr>
        <w:t>.</w:t>
      </w:r>
      <w:r>
        <w:rPr>
          <w:rFonts w:hint="cs"/>
          <w:rtl/>
        </w:rPr>
        <w:t xml:space="preserve"> </w:t>
      </w:r>
      <w:r w:rsidR="00D27AA7">
        <w:rPr>
          <w:rFonts w:hint="cs"/>
          <w:rtl/>
        </w:rPr>
        <w:t xml:space="preserve">"לא </w:t>
      </w:r>
      <w:r>
        <w:rPr>
          <w:rFonts w:hint="cs"/>
          <w:rtl/>
        </w:rPr>
        <w:t xml:space="preserve">כדאי לך, </w:t>
      </w:r>
      <w:r w:rsidRPr="00CD067C">
        <w:rPr>
          <w:rtl/>
        </w:rPr>
        <w:t>נורא קשה לרכ</w:t>
      </w:r>
      <w:r w:rsidR="00E82535">
        <w:rPr>
          <w:rFonts w:hint="cs"/>
          <w:rtl/>
        </w:rPr>
        <w:t>ו</w:t>
      </w:r>
      <w:r w:rsidRPr="00CD067C">
        <w:rPr>
          <w:rtl/>
        </w:rPr>
        <w:t>ב</w:t>
      </w:r>
      <w:r w:rsidR="00D27AA7">
        <w:rPr>
          <w:rtl/>
        </w:rPr>
        <w:t>, הפדלים בקושי זזים</w:t>
      </w:r>
      <w:r w:rsidR="00D27AA7">
        <w:rPr>
          <w:rFonts w:hint="cs"/>
          <w:rtl/>
        </w:rPr>
        <w:t>."</w:t>
      </w:r>
    </w:p>
    <w:p w14:paraId="3E184B71" w14:textId="54D2F612" w:rsidR="00341366" w:rsidRDefault="00341366" w:rsidP="00250000">
      <w:pPr>
        <w:rPr>
          <w:rtl/>
        </w:rPr>
      </w:pPr>
      <w:r w:rsidRPr="00CD067C">
        <w:rPr>
          <w:rtl/>
        </w:rPr>
        <w:t>"</w:t>
      </w:r>
      <w:r w:rsidR="008E6DE2">
        <w:rPr>
          <w:rFonts w:hint="cs"/>
          <w:rtl/>
        </w:rPr>
        <w:t>אז</w:t>
      </w:r>
      <w:r w:rsidRPr="00CD067C">
        <w:rPr>
          <w:rtl/>
        </w:rPr>
        <w:t xml:space="preserve"> אני אתאמץ קצת. כבר כמעט הגענו</w:t>
      </w:r>
      <w:r w:rsidR="0030020F">
        <w:rPr>
          <w:rFonts w:hint="cs"/>
          <w:rtl/>
        </w:rPr>
        <w:t>,</w:t>
      </w:r>
      <w:r w:rsidRPr="00CD067C">
        <w:rPr>
          <w:rtl/>
        </w:rPr>
        <w:t xml:space="preserve"> הים מעבר לגבעה הזאת."</w:t>
      </w:r>
    </w:p>
    <w:p w14:paraId="4512F3BC" w14:textId="16940DEF" w:rsidR="00F20908" w:rsidRDefault="00F20908" w:rsidP="00E82535">
      <w:pPr>
        <w:rPr>
          <w:rtl/>
        </w:rPr>
      </w:pPr>
      <w:r>
        <w:rPr>
          <w:rFonts w:hint="cs"/>
          <w:rtl/>
        </w:rPr>
        <w:t>אלכס</w:t>
      </w:r>
      <w:r w:rsidR="00E82535">
        <w:rPr>
          <w:rFonts w:hint="cs"/>
          <w:rtl/>
        </w:rPr>
        <w:t>,</w:t>
      </w:r>
      <w:r>
        <w:rPr>
          <w:rFonts w:hint="cs"/>
          <w:rtl/>
        </w:rPr>
        <w:t xml:space="preserve"> חלש מכדי לסרב או ל</w:t>
      </w:r>
      <w:r w:rsidR="00A06C1F">
        <w:rPr>
          <w:rFonts w:hint="cs"/>
          <w:rtl/>
        </w:rPr>
        <w:t>הרהר</w:t>
      </w:r>
      <w:r>
        <w:rPr>
          <w:rFonts w:hint="cs"/>
          <w:rtl/>
        </w:rPr>
        <w:t xml:space="preserve"> [</w:t>
      </w:r>
      <w:r>
        <w:t>contemplate</w:t>
      </w:r>
      <w:r>
        <w:rPr>
          <w:rFonts w:hint="cs"/>
          <w:rtl/>
        </w:rPr>
        <w:t xml:space="preserve">] </w:t>
      </w:r>
      <w:r w:rsidR="00A06C1F">
        <w:rPr>
          <w:rFonts w:hint="cs"/>
          <w:rtl/>
        </w:rPr>
        <w:t>ב</w:t>
      </w:r>
      <w:r>
        <w:rPr>
          <w:rFonts w:hint="cs"/>
          <w:rtl/>
        </w:rPr>
        <w:t>עוד עלי</w:t>
      </w:r>
      <w:r w:rsidR="0020050B">
        <w:rPr>
          <w:rFonts w:hint="cs"/>
          <w:rtl/>
        </w:rPr>
        <w:t>י</w:t>
      </w:r>
      <w:r>
        <w:rPr>
          <w:rFonts w:hint="cs"/>
          <w:rtl/>
        </w:rPr>
        <w:t>ה תלולה על אופני הדוד</w:t>
      </w:r>
      <w:r w:rsidR="00E82535">
        <w:rPr>
          <w:rFonts w:hint="cs"/>
          <w:rtl/>
        </w:rPr>
        <w:t>, נעתר</w:t>
      </w:r>
      <w:r>
        <w:rPr>
          <w:rFonts w:hint="cs"/>
          <w:rtl/>
        </w:rPr>
        <w:t>.</w:t>
      </w:r>
    </w:p>
    <w:p w14:paraId="031D4A4B" w14:textId="2C115011" w:rsidR="007C046A" w:rsidRDefault="007C046A" w:rsidP="00250000">
      <w:pPr>
        <w:rPr>
          <w:rtl/>
        </w:rPr>
      </w:pPr>
      <w:r>
        <w:rPr>
          <w:rFonts w:hint="cs"/>
          <w:rtl/>
        </w:rPr>
        <w:t>"</w:t>
      </w:r>
      <w:r w:rsidR="000C5ADF">
        <w:rPr>
          <w:rFonts w:hint="cs"/>
          <w:rtl/>
        </w:rPr>
        <w:t>למה לא הורדת את המושב?</w:t>
      </w:r>
      <w:r>
        <w:rPr>
          <w:rFonts w:hint="cs"/>
          <w:rtl/>
        </w:rPr>
        <w:t xml:space="preserve">" ארקדי </w:t>
      </w:r>
      <w:r w:rsidR="0048641D">
        <w:rPr>
          <w:rFonts w:hint="cs"/>
          <w:rtl/>
        </w:rPr>
        <w:t>תמה</w:t>
      </w:r>
      <w:r w:rsidR="000C5ADF">
        <w:rPr>
          <w:rFonts w:hint="cs"/>
          <w:rtl/>
        </w:rPr>
        <w:t>. בגיל שלוש</w:t>
      </w:r>
      <w:r w:rsidR="0020050B">
        <w:rPr>
          <w:rFonts w:hint="cs"/>
          <w:rtl/>
        </w:rPr>
        <w:t>-</w:t>
      </w:r>
      <w:r w:rsidR="000C5ADF">
        <w:rPr>
          <w:rFonts w:hint="cs"/>
          <w:rtl/>
        </w:rPr>
        <w:t>עשרה הוא כבר הגיע לגובהו של אדם מבוגר, אך עדיין לא לגובהו של הדוד.</w:t>
      </w:r>
      <w:r>
        <w:rPr>
          <w:rFonts w:hint="cs"/>
          <w:rtl/>
        </w:rPr>
        <w:t xml:space="preserve"> "</w:t>
      </w:r>
      <w:r w:rsidR="000C5ADF">
        <w:rPr>
          <w:rFonts w:hint="cs"/>
          <w:rtl/>
        </w:rPr>
        <w:t>איך אתה בכלל עולה על האופניים האלה?</w:t>
      </w:r>
      <w:r>
        <w:rPr>
          <w:rFonts w:hint="cs"/>
          <w:rtl/>
        </w:rPr>
        <w:t>"</w:t>
      </w:r>
    </w:p>
    <w:p w14:paraId="15B7CE4E" w14:textId="25B6EDCB" w:rsidR="007C046A" w:rsidRDefault="007C046A" w:rsidP="00E82535">
      <w:pPr>
        <w:rPr>
          <w:rtl/>
        </w:rPr>
      </w:pPr>
      <w:r>
        <w:rPr>
          <w:rFonts w:hint="cs"/>
          <w:rtl/>
        </w:rPr>
        <w:t>"שים רגל</w:t>
      </w:r>
      <w:r w:rsidR="00176BBF">
        <w:rPr>
          <w:rFonts w:hint="cs"/>
          <w:rtl/>
        </w:rPr>
        <w:t xml:space="preserve"> </w:t>
      </w:r>
      <w:r>
        <w:rPr>
          <w:rFonts w:hint="cs"/>
          <w:rtl/>
        </w:rPr>
        <w:t>על פדל ות</w:t>
      </w:r>
      <w:r w:rsidR="00176BBF">
        <w:rPr>
          <w:rFonts w:hint="cs"/>
          <w:rtl/>
        </w:rPr>
        <w:t xml:space="preserve">משוך </w:t>
      </w:r>
      <w:r w:rsidR="00A06C1F">
        <w:rPr>
          <w:rFonts w:hint="cs"/>
          <w:rtl/>
        </w:rPr>
        <w:t>אותך</w:t>
      </w:r>
      <w:r w:rsidR="00176BBF">
        <w:rPr>
          <w:rFonts w:hint="cs"/>
          <w:rtl/>
        </w:rPr>
        <w:t xml:space="preserve"> למ</w:t>
      </w:r>
      <w:r>
        <w:rPr>
          <w:rFonts w:hint="cs"/>
          <w:rtl/>
        </w:rPr>
        <w:t>עלה</w:t>
      </w:r>
      <w:r w:rsidR="00B44E25">
        <w:rPr>
          <w:rFonts w:hint="cs"/>
          <w:rtl/>
        </w:rPr>
        <w:t>.</w:t>
      </w:r>
      <w:r>
        <w:rPr>
          <w:rFonts w:hint="cs"/>
          <w:rtl/>
        </w:rPr>
        <w:t xml:space="preserve">" אלכס </w:t>
      </w:r>
      <w:r w:rsidR="00B44E25">
        <w:rPr>
          <w:rFonts w:hint="cs"/>
          <w:rtl/>
        </w:rPr>
        <w:t>כיסה</w:t>
      </w:r>
      <w:r>
        <w:rPr>
          <w:rFonts w:hint="cs"/>
          <w:rtl/>
        </w:rPr>
        <w:t xml:space="preserve"> </w:t>
      </w:r>
      <w:r w:rsidR="00A06C1F" w:rsidRPr="00A06C1F">
        <w:rPr>
          <w:rFonts w:cs="Times New Roman"/>
          <w:rtl/>
        </w:rPr>
        <w:t xml:space="preserve">בחול את גופת החתול, </w:t>
      </w:r>
      <w:r w:rsidR="00F20908">
        <w:rPr>
          <w:rFonts w:hint="cs"/>
          <w:rtl/>
        </w:rPr>
        <w:t>ב</w:t>
      </w:r>
      <w:r w:rsidR="0048641D">
        <w:rPr>
          <w:rFonts w:hint="cs"/>
          <w:rtl/>
        </w:rPr>
        <w:t xml:space="preserve">עזרת </w:t>
      </w:r>
      <w:r w:rsidR="00E82535">
        <w:rPr>
          <w:rFonts w:hint="cs"/>
          <w:rtl/>
        </w:rPr>
        <w:t>יד</w:t>
      </w:r>
      <w:r w:rsidR="00F20908">
        <w:rPr>
          <w:rFonts w:hint="cs"/>
          <w:rtl/>
        </w:rPr>
        <w:t>יו השרוטות.</w:t>
      </w:r>
      <w:r w:rsidR="000C5ADF">
        <w:rPr>
          <w:rFonts w:hint="cs"/>
          <w:rtl/>
        </w:rPr>
        <w:t xml:space="preserve"> "עוד הפעם</w:t>
      </w:r>
      <w:r w:rsidR="00291094">
        <w:rPr>
          <w:rFonts w:hint="cs"/>
          <w:rtl/>
        </w:rPr>
        <w:t xml:space="preserve"> תנסה</w:t>
      </w:r>
      <w:r w:rsidR="000C5ADF">
        <w:rPr>
          <w:rFonts w:hint="cs"/>
          <w:rtl/>
        </w:rPr>
        <w:t xml:space="preserve">, </w:t>
      </w:r>
      <w:r w:rsidR="00291094">
        <w:rPr>
          <w:rFonts w:hint="cs"/>
          <w:rtl/>
        </w:rPr>
        <w:t>עם תנופה</w:t>
      </w:r>
      <w:r w:rsidR="000C5ADF">
        <w:rPr>
          <w:rFonts w:hint="cs"/>
          <w:rtl/>
        </w:rPr>
        <w:t>."</w:t>
      </w:r>
    </w:p>
    <w:p w14:paraId="47723C83" w14:textId="62518DBC" w:rsidR="007C046A" w:rsidRDefault="007C046A" w:rsidP="00250000">
      <w:pPr>
        <w:rPr>
          <w:rtl/>
        </w:rPr>
      </w:pPr>
      <w:r>
        <w:rPr>
          <w:rFonts w:hint="cs"/>
          <w:rtl/>
        </w:rPr>
        <w:t>"אני לא יכו</w:t>
      </w:r>
      <w:r w:rsidR="00F20908">
        <w:rPr>
          <w:rFonts w:hint="cs"/>
          <w:rtl/>
        </w:rPr>
        <w:t xml:space="preserve">ל, בוא תעזור לי. </w:t>
      </w:r>
      <w:r>
        <w:rPr>
          <w:rFonts w:hint="cs"/>
          <w:rtl/>
        </w:rPr>
        <w:t>עזוב כבר את הח</w:t>
      </w:r>
      <w:r w:rsidR="00B44E25">
        <w:rPr>
          <w:rFonts w:hint="cs"/>
          <w:rtl/>
        </w:rPr>
        <w:t>ת</w:t>
      </w:r>
      <w:r>
        <w:rPr>
          <w:rFonts w:hint="cs"/>
          <w:rtl/>
        </w:rPr>
        <w:t>ול שם. נו, בוא."</w:t>
      </w:r>
    </w:p>
    <w:p w14:paraId="04884496" w14:textId="480FE48B" w:rsidR="007C046A" w:rsidRDefault="00B44E25" w:rsidP="00E82535">
      <w:pPr>
        <w:rPr>
          <w:rtl/>
        </w:rPr>
      </w:pPr>
      <w:r>
        <w:rPr>
          <w:rFonts w:hint="cs"/>
          <w:rtl/>
        </w:rPr>
        <w:t xml:space="preserve">קצה </w:t>
      </w:r>
      <w:r w:rsidR="007C046A">
        <w:rPr>
          <w:rFonts w:hint="cs"/>
          <w:rtl/>
        </w:rPr>
        <w:t xml:space="preserve">הזנב עדיין </w:t>
      </w:r>
      <w:bookmarkStart w:id="109" w:name="_Hlk505523049"/>
      <w:r>
        <w:rPr>
          <w:rFonts w:hint="cs"/>
          <w:rtl/>
        </w:rPr>
        <w:t>בצבץ מתלולית החול</w:t>
      </w:r>
      <w:r w:rsidR="0020050B">
        <w:rPr>
          <w:rFonts w:hint="cs"/>
          <w:rtl/>
        </w:rPr>
        <w:t>,</w:t>
      </w:r>
      <w:r>
        <w:rPr>
          <w:rFonts w:hint="cs"/>
          <w:rtl/>
        </w:rPr>
        <w:t xml:space="preserve"> </w:t>
      </w:r>
      <w:bookmarkEnd w:id="109"/>
      <w:r w:rsidR="007C046A">
        <w:rPr>
          <w:rFonts w:hint="cs"/>
          <w:rtl/>
        </w:rPr>
        <w:t>אבל אלכס ציית ותפס בכידון.</w:t>
      </w:r>
    </w:p>
    <w:p w14:paraId="7ABBDD8B" w14:textId="6757A0E9" w:rsidR="007C046A" w:rsidRDefault="00F20908" w:rsidP="00250000">
      <w:pPr>
        <w:rPr>
          <w:rtl/>
        </w:rPr>
      </w:pPr>
      <w:r>
        <w:rPr>
          <w:rFonts w:hint="cs"/>
          <w:rtl/>
        </w:rPr>
        <w:t>"תחזיק טוב," ארקדי פקד.</w:t>
      </w:r>
      <w:r w:rsidR="007C046A">
        <w:rPr>
          <w:rFonts w:hint="cs"/>
          <w:rtl/>
        </w:rPr>
        <w:t xml:space="preserve"> </w:t>
      </w:r>
      <w:r>
        <w:rPr>
          <w:rFonts w:hint="cs"/>
          <w:rtl/>
        </w:rPr>
        <w:t>"</w:t>
      </w:r>
      <w:r w:rsidR="007C046A">
        <w:rPr>
          <w:rFonts w:hint="cs"/>
          <w:rtl/>
        </w:rPr>
        <w:t>יש לך מספיק כ</w:t>
      </w:r>
      <w:r w:rsidR="00E82535">
        <w:rPr>
          <w:rFonts w:hint="cs"/>
          <w:rtl/>
        </w:rPr>
        <w:t>ו</w:t>
      </w:r>
      <w:r w:rsidR="007C046A">
        <w:rPr>
          <w:rFonts w:hint="cs"/>
          <w:rtl/>
        </w:rPr>
        <w:t>ח?"</w:t>
      </w:r>
    </w:p>
    <w:p w14:paraId="142F2066" w14:textId="4B9D2B41" w:rsidR="007C046A" w:rsidRDefault="007C046A" w:rsidP="00250000">
      <w:pPr>
        <w:rPr>
          <w:rtl/>
        </w:rPr>
      </w:pPr>
      <w:r>
        <w:rPr>
          <w:rFonts w:hint="cs"/>
          <w:rtl/>
        </w:rPr>
        <w:t>הכידון רעד</w:t>
      </w:r>
      <w:r w:rsidR="00C6190E">
        <w:rPr>
          <w:rFonts w:hint="cs"/>
          <w:rtl/>
        </w:rPr>
        <w:t xml:space="preserve"> בידיו</w:t>
      </w:r>
      <w:r w:rsidR="00E82535">
        <w:rPr>
          <w:rFonts w:hint="cs"/>
          <w:rtl/>
        </w:rPr>
        <w:t xml:space="preserve"> של אלכס</w:t>
      </w:r>
      <w:r>
        <w:rPr>
          <w:rFonts w:hint="cs"/>
          <w:rtl/>
        </w:rPr>
        <w:t>.</w:t>
      </w:r>
    </w:p>
    <w:p w14:paraId="6EFAA91E" w14:textId="57745D22" w:rsidR="007C046A" w:rsidRDefault="00E82535" w:rsidP="00250000">
      <w:pPr>
        <w:rPr>
          <w:rtl/>
        </w:rPr>
      </w:pPr>
      <w:r>
        <w:rPr>
          <w:rFonts w:hint="cs"/>
          <w:rtl/>
        </w:rPr>
        <w:t>"תחזיק חזק,</w:t>
      </w:r>
      <w:r w:rsidR="007C046A">
        <w:rPr>
          <w:rFonts w:hint="cs"/>
          <w:rtl/>
        </w:rPr>
        <w:t>"</w:t>
      </w:r>
      <w:r>
        <w:rPr>
          <w:rFonts w:hint="cs"/>
          <w:rtl/>
        </w:rPr>
        <w:t xml:space="preserve"> </w:t>
      </w:r>
      <w:r w:rsidR="0030020F">
        <w:rPr>
          <w:rFonts w:hint="cs"/>
          <w:rtl/>
        </w:rPr>
        <w:t xml:space="preserve">ארקדי </w:t>
      </w:r>
      <w:r>
        <w:rPr>
          <w:rFonts w:hint="cs"/>
          <w:rtl/>
        </w:rPr>
        <w:t>התרה בו.</w:t>
      </w:r>
    </w:p>
    <w:p w14:paraId="2136C95B" w14:textId="77777777" w:rsidR="007C046A" w:rsidRDefault="007C046A" w:rsidP="00250000">
      <w:pPr>
        <w:rPr>
          <w:rtl/>
        </w:rPr>
      </w:pPr>
      <w:r>
        <w:rPr>
          <w:rFonts w:hint="cs"/>
          <w:rtl/>
        </w:rPr>
        <w:t>"זה בסדר,</w:t>
      </w:r>
      <w:r w:rsidR="00F20908">
        <w:rPr>
          <w:rFonts w:hint="cs"/>
          <w:rtl/>
        </w:rPr>
        <w:t xml:space="preserve"> </w:t>
      </w:r>
      <w:r>
        <w:rPr>
          <w:rFonts w:hint="cs"/>
          <w:rtl/>
        </w:rPr>
        <w:t>תעלה."</w:t>
      </w:r>
    </w:p>
    <w:p w14:paraId="4DD75970" w14:textId="77777777" w:rsidR="007C046A" w:rsidRDefault="007C046A" w:rsidP="00250000">
      <w:pPr>
        <w:rPr>
          <w:rtl/>
        </w:rPr>
      </w:pPr>
      <w:r>
        <w:rPr>
          <w:rFonts w:hint="cs"/>
          <w:rtl/>
        </w:rPr>
        <w:t>"אתה לא מרוכז!"</w:t>
      </w:r>
    </w:p>
    <w:p w14:paraId="598EEC10" w14:textId="4A1C9142" w:rsidR="007C046A" w:rsidRDefault="007C046A" w:rsidP="00250000">
      <w:pPr>
        <w:rPr>
          <w:rtl/>
        </w:rPr>
      </w:pPr>
      <w:r>
        <w:rPr>
          <w:rFonts w:hint="cs"/>
          <w:rtl/>
        </w:rPr>
        <w:t xml:space="preserve">"אני לא </w:t>
      </w:r>
      <w:r w:rsidR="00C6190E">
        <w:rPr>
          <w:rFonts w:hint="cs"/>
          <w:rtl/>
        </w:rPr>
        <w:t>נו</w:t>
      </w:r>
      <w:r>
        <w:rPr>
          <w:rFonts w:hint="cs"/>
          <w:rtl/>
        </w:rPr>
        <w:t>תן ליפול."</w:t>
      </w:r>
    </w:p>
    <w:p w14:paraId="5B02FB80" w14:textId="3BF30646" w:rsidR="007C046A" w:rsidRDefault="00F20908" w:rsidP="00250000">
      <w:pPr>
        <w:rPr>
          <w:rtl/>
        </w:rPr>
      </w:pPr>
      <w:r>
        <w:rPr>
          <w:rFonts w:hint="cs"/>
          <w:rtl/>
        </w:rPr>
        <w:t>ארקדי טיפס</w:t>
      </w:r>
      <w:r w:rsidR="00E82535">
        <w:rPr>
          <w:rFonts w:hint="cs"/>
          <w:rtl/>
        </w:rPr>
        <w:t xml:space="preserve"> על אופני הדוד</w:t>
      </w:r>
      <w:r>
        <w:rPr>
          <w:rFonts w:hint="cs"/>
          <w:rtl/>
        </w:rPr>
        <w:t>. "איפה ה</w:t>
      </w:r>
      <w:r w:rsidR="007C046A">
        <w:rPr>
          <w:rFonts w:hint="cs"/>
          <w:rtl/>
        </w:rPr>
        <w:t>ה</w:t>
      </w:r>
      <w:r>
        <w:rPr>
          <w:rFonts w:hint="cs"/>
          <w:rtl/>
        </w:rPr>
        <w:t>י</w:t>
      </w:r>
      <w:r w:rsidR="007C046A">
        <w:rPr>
          <w:rFonts w:hint="cs"/>
          <w:rtl/>
        </w:rPr>
        <w:t>ל</w:t>
      </w:r>
      <w:r>
        <w:rPr>
          <w:rFonts w:hint="cs"/>
          <w:rtl/>
        </w:rPr>
        <w:t>ו</w:t>
      </w:r>
      <w:r w:rsidR="007C046A">
        <w:rPr>
          <w:rFonts w:hint="cs"/>
          <w:rtl/>
        </w:rPr>
        <w:t xml:space="preserve">כים?" </w:t>
      </w:r>
      <w:r>
        <w:rPr>
          <w:rFonts w:hint="cs"/>
          <w:rtl/>
        </w:rPr>
        <w:t>[</w:t>
      </w:r>
      <w:r w:rsidR="007C046A">
        <w:rPr>
          <w:rFonts w:hint="cs"/>
          <w:rtl/>
        </w:rPr>
        <w:t>ארקדי שאל, משתמש במילה וחצי שיש בעברית שאיתה ועם כל 700 הטיותיה מתאמצת העברית לכסות את העולם.</w:t>
      </w:r>
      <w:r>
        <w:rPr>
          <w:rFonts w:hint="cs"/>
          <w:rtl/>
        </w:rPr>
        <w:t>]</w:t>
      </w:r>
      <w:r w:rsidR="007C046A">
        <w:rPr>
          <w:rFonts w:hint="cs"/>
          <w:rtl/>
        </w:rPr>
        <w:t xml:space="preserve"> [אובזרבציה שמתאימה לסער כשהוא מלמד את אלכס עברית]</w:t>
      </w:r>
    </w:p>
    <w:p w14:paraId="2C46FE24" w14:textId="60993EB1" w:rsidR="003C6A85" w:rsidRDefault="007C046A" w:rsidP="00E82535">
      <w:pPr>
        <w:rPr>
          <w:rtl/>
        </w:rPr>
      </w:pPr>
      <w:r>
        <w:rPr>
          <w:rFonts w:hint="cs"/>
          <w:rtl/>
        </w:rPr>
        <w:t>אלכס לא ה</w:t>
      </w:r>
      <w:r w:rsidR="00176BBF">
        <w:rPr>
          <w:rFonts w:hint="cs"/>
          <w:rtl/>
        </w:rPr>
        <w:t>כיר את המילה</w:t>
      </w:r>
      <w:r>
        <w:rPr>
          <w:rFonts w:hint="cs"/>
          <w:rtl/>
        </w:rPr>
        <w:t xml:space="preserve"> וארקדי</w:t>
      </w:r>
      <w:r w:rsidR="0020050B">
        <w:rPr>
          <w:rFonts w:hint="cs"/>
          <w:rtl/>
        </w:rPr>
        <w:t>,</w:t>
      </w:r>
      <w:r>
        <w:rPr>
          <w:rFonts w:hint="cs"/>
          <w:rtl/>
        </w:rPr>
        <w:t xml:space="preserve"> </w:t>
      </w:r>
      <w:r w:rsidR="00C6190E">
        <w:rPr>
          <w:rFonts w:hint="cs"/>
          <w:rtl/>
        </w:rPr>
        <w:t>שעייף מביאור אוצר המילים העברי</w:t>
      </w:r>
      <w:r w:rsidR="002A1572">
        <w:rPr>
          <w:rFonts w:hint="cs"/>
          <w:rtl/>
        </w:rPr>
        <w:t xml:space="preserve"> </w:t>
      </w:r>
      <w:r w:rsidR="0030020F">
        <w:rPr>
          <w:rFonts w:hint="cs"/>
          <w:rtl/>
        </w:rPr>
        <w:t xml:space="preserve">לאחר </w:t>
      </w:r>
      <w:r w:rsidR="002A1572">
        <w:rPr>
          <w:rFonts w:hint="cs"/>
          <w:rtl/>
        </w:rPr>
        <w:t>המשימות הקיצוניות ש</w:t>
      </w:r>
      <w:r w:rsidR="0030020F" w:rsidRPr="0030020F">
        <w:rPr>
          <w:rFonts w:cs="Times New Roman"/>
          <w:rtl/>
        </w:rPr>
        <w:t xml:space="preserve">אלכס </w:t>
      </w:r>
      <w:r w:rsidR="002A1572">
        <w:rPr>
          <w:rFonts w:hint="cs"/>
          <w:rtl/>
        </w:rPr>
        <w:t>הטיל עליו</w:t>
      </w:r>
      <w:r w:rsidR="004C6F3A">
        <w:rPr>
          <w:rFonts w:hint="cs"/>
          <w:rtl/>
        </w:rPr>
        <w:t>,</w:t>
      </w:r>
      <w:r w:rsidR="00C6190E">
        <w:rPr>
          <w:rFonts w:hint="cs"/>
          <w:rtl/>
        </w:rPr>
        <w:t xml:space="preserve"> </w:t>
      </w:r>
      <w:r w:rsidR="00F20908">
        <w:rPr>
          <w:rFonts w:hint="cs"/>
          <w:rtl/>
        </w:rPr>
        <w:t>החל לדווש, מ</w:t>
      </w:r>
      <w:r>
        <w:rPr>
          <w:rFonts w:hint="cs"/>
          <w:rtl/>
        </w:rPr>
        <w:t>תנשף לאיטו בעל</w:t>
      </w:r>
      <w:r w:rsidR="0020050B">
        <w:rPr>
          <w:rFonts w:hint="cs"/>
          <w:rtl/>
        </w:rPr>
        <w:t>י</w:t>
      </w:r>
      <w:r>
        <w:rPr>
          <w:rFonts w:hint="cs"/>
          <w:rtl/>
        </w:rPr>
        <w:t>יה</w:t>
      </w:r>
      <w:r w:rsidR="00F20908">
        <w:rPr>
          <w:rFonts w:hint="cs"/>
          <w:rtl/>
        </w:rPr>
        <w:t xml:space="preserve">, </w:t>
      </w:r>
      <w:r>
        <w:rPr>
          <w:rFonts w:hint="cs"/>
          <w:rtl/>
        </w:rPr>
        <w:t>בשעה ש</w:t>
      </w:r>
      <w:r w:rsidR="00F20908">
        <w:rPr>
          <w:rFonts w:hint="cs"/>
          <w:rtl/>
        </w:rPr>
        <w:t xml:space="preserve">אלכס </w:t>
      </w:r>
      <w:r>
        <w:rPr>
          <w:rFonts w:hint="cs"/>
          <w:rtl/>
        </w:rPr>
        <w:t>כ</w:t>
      </w:r>
      <w:r w:rsidR="00901345">
        <w:rPr>
          <w:rFonts w:hint="cs"/>
          <w:rtl/>
        </w:rPr>
        <w:t>י</w:t>
      </w:r>
      <w:r>
        <w:rPr>
          <w:rFonts w:hint="cs"/>
          <w:rtl/>
        </w:rPr>
        <w:t>ס</w:t>
      </w:r>
      <w:r w:rsidR="00901345">
        <w:rPr>
          <w:rFonts w:hint="cs"/>
          <w:rtl/>
        </w:rPr>
        <w:t xml:space="preserve">ה את הזנב. </w:t>
      </w:r>
    </w:p>
    <w:p w14:paraId="1C77479A" w14:textId="3D89865F" w:rsidR="007C046A" w:rsidRDefault="00901345" w:rsidP="00E82535">
      <w:pPr>
        <w:rPr>
          <w:rtl/>
        </w:rPr>
      </w:pPr>
      <w:r>
        <w:rPr>
          <w:rFonts w:hint="cs"/>
          <w:rtl/>
        </w:rPr>
        <w:t>ע</w:t>
      </w:r>
      <w:r w:rsidR="003C6A85">
        <w:rPr>
          <w:rFonts w:hint="cs"/>
          <w:rtl/>
        </w:rPr>
        <w:t>ל</w:t>
      </w:r>
      <w:r>
        <w:rPr>
          <w:rFonts w:hint="cs"/>
          <w:rtl/>
        </w:rPr>
        <w:t xml:space="preserve"> </w:t>
      </w:r>
      <w:r w:rsidR="007C046A">
        <w:rPr>
          <w:rFonts w:hint="cs"/>
          <w:rtl/>
        </w:rPr>
        <w:t>אופני</w:t>
      </w:r>
      <w:r w:rsidR="002A1572">
        <w:rPr>
          <w:rFonts w:hint="cs"/>
          <w:rtl/>
        </w:rPr>
        <w:t>ו</w:t>
      </w:r>
      <w:r w:rsidR="007C046A">
        <w:rPr>
          <w:rFonts w:hint="cs"/>
          <w:rtl/>
        </w:rPr>
        <w:t xml:space="preserve"> של ארקדי </w:t>
      </w:r>
      <w:r w:rsidR="00C27CFA">
        <w:rPr>
          <w:rFonts w:hint="cs"/>
          <w:rtl/>
        </w:rPr>
        <w:t>אלכס</w:t>
      </w:r>
      <w:r w:rsidR="007C046A">
        <w:rPr>
          <w:rFonts w:hint="cs"/>
          <w:rtl/>
        </w:rPr>
        <w:t xml:space="preserve"> </w:t>
      </w:r>
      <w:r w:rsidR="00E82535">
        <w:rPr>
          <w:rFonts w:hint="cs"/>
          <w:rtl/>
        </w:rPr>
        <w:t xml:space="preserve">הדביק אותו </w:t>
      </w:r>
      <w:r w:rsidR="007C046A">
        <w:rPr>
          <w:rFonts w:hint="cs"/>
          <w:rtl/>
        </w:rPr>
        <w:t>בקלות. "ת</w:t>
      </w:r>
      <w:r w:rsidR="002A1572">
        <w:rPr>
          <w:rFonts w:hint="cs"/>
          <w:rtl/>
        </w:rPr>
        <w:t>עשה פדלים</w:t>
      </w:r>
      <w:r w:rsidR="007C046A">
        <w:rPr>
          <w:rFonts w:hint="cs"/>
          <w:rtl/>
        </w:rPr>
        <w:t xml:space="preserve"> מהר בעל</w:t>
      </w:r>
      <w:r w:rsidR="0020050B">
        <w:rPr>
          <w:rFonts w:hint="cs"/>
          <w:rtl/>
        </w:rPr>
        <w:t>י</w:t>
      </w:r>
      <w:r w:rsidR="007C046A">
        <w:rPr>
          <w:rFonts w:hint="cs"/>
          <w:rtl/>
        </w:rPr>
        <w:t>יה, חזק</w:t>
      </w:r>
      <w:r w:rsidR="0020050B">
        <w:rPr>
          <w:rFonts w:hint="cs"/>
          <w:rtl/>
        </w:rPr>
        <w:t>-</w:t>
      </w:r>
      <w:r w:rsidR="007C046A">
        <w:rPr>
          <w:rFonts w:hint="cs"/>
          <w:rtl/>
        </w:rPr>
        <w:t>חזק," הוא</w:t>
      </w:r>
      <w:bookmarkStart w:id="110" w:name="_Hlk529443927"/>
      <w:r w:rsidR="007C046A">
        <w:rPr>
          <w:rFonts w:hint="cs"/>
          <w:rtl/>
        </w:rPr>
        <w:t xml:space="preserve"> </w:t>
      </w:r>
      <w:r w:rsidR="001F17D7">
        <w:rPr>
          <w:rFonts w:hint="cs"/>
          <w:rtl/>
        </w:rPr>
        <w:t>חלק</w:t>
      </w:r>
      <w:r w:rsidR="002A1572">
        <w:rPr>
          <w:rFonts w:hint="cs"/>
          <w:rtl/>
        </w:rPr>
        <w:t xml:space="preserve"> </w:t>
      </w:r>
      <w:bookmarkEnd w:id="110"/>
      <w:r w:rsidR="003C6A85">
        <w:rPr>
          <w:rFonts w:hint="cs"/>
          <w:rtl/>
        </w:rPr>
        <w:t>ע</w:t>
      </w:r>
      <w:r w:rsidR="00DA2F5D">
        <w:rPr>
          <w:rFonts w:hint="cs"/>
          <w:rtl/>
        </w:rPr>
        <w:t xml:space="preserve">צה נבונה </w:t>
      </w:r>
      <w:r w:rsidR="00176BBF">
        <w:rPr>
          <w:rFonts w:hint="cs"/>
          <w:rtl/>
        </w:rPr>
        <w:t xml:space="preserve">ושימושית </w:t>
      </w:r>
      <w:r w:rsidR="002A1572">
        <w:rPr>
          <w:rFonts w:hint="cs"/>
          <w:rtl/>
        </w:rPr>
        <w:t xml:space="preserve">שלדאבון לב </w:t>
      </w:r>
      <w:r w:rsidR="001C5A04">
        <w:rPr>
          <w:rFonts w:hint="cs"/>
          <w:rtl/>
        </w:rPr>
        <w:t>הייתה</w:t>
      </w:r>
      <w:r w:rsidR="00DA2F5D">
        <w:rPr>
          <w:rFonts w:hint="cs"/>
          <w:rtl/>
        </w:rPr>
        <w:t xml:space="preserve"> קשה</w:t>
      </w:r>
      <w:r w:rsidR="00F20908">
        <w:rPr>
          <w:rFonts w:hint="cs"/>
          <w:rtl/>
        </w:rPr>
        <w:t xml:space="preserve"> </w:t>
      </w:r>
      <w:r>
        <w:rPr>
          <w:rFonts w:hint="cs"/>
          <w:rtl/>
        </w:rPr>
        <w:t xml:space="preserve">ביותר </w:t>
      </w:r>
      <w:r w:rsidR="00F20908">
        <w:rPr>
          <w:rFonts w:hint="cs"/>
          <w:rtl/>
        </w:rPr>
        <w:t xml:space="preserve">ליישום, ונעלם מעבר לגבעה הבאה, </w:t>
      </w:r>
      <w:r w:rsidR="00F20908" w:rsidRPr="00CD067C">
        <w:rPr>
          <w:rtl/>
        </w:rPr>
        <w:t xml:space="preserve">בעוד ארקדי </w:t>
      </w:r>
      <w:r w:rsidR="0020050B">
        <w:rPr>
          <w:rFonts w:hint="cs"/>
          <w:rtl/>
        </w:rPr>
        <w:t>מ</w:t>
      </w:r>
      <w:r w:rsidR="00F20908" w:rsidRPr="00CD067C">
        <w:rPr>
          <w:rtl/>
        </w:rPr>
        <w:t>שתרך מאחור.</w:t>
      </w:r>
    </w:p>
    <w:p w14:paraId="27029A37" w14:textId="77777777" w:rsidR="00890AA4" w:rsidRPr="00CD067C" w:rsidRDefault="00890AA4" w:rsidP="00250000">
      <w:pPr>
        <w:rPr>
          <w:rtl/>
        </w:rPr>
      </w:pPr>
      <w:r>
        <w:rPr>
          <w:rFonts w:hint="cs"/>
          <w:rtl/>
        </w:rPr>
        <w:t>[יש פה נקמ</w:t>
      </w:r>
      <w:r w:rsidR="004C1330">
        <w:rPr>
          <w:rFonts w:hint="cs"/>
          <w:rtl/>
        </w:rPr>
        <w:t>ה... אלכס עזר לו להעמיד את האופ</w:t>
      </w:r>
      <w:r>
        <w:rPr>
          <w:rFonts w:hint="cs"/>
          <w:rtl/>
        </w:rPr>
        <w:t>נ</w:t>
      </w:r>
      <w:r w:rsidR="004C1330">
        <w:rPr>
          <w:rFonts w:hint="cs"/>
          <w:rtl/>
        </w:rPr>
        <w:t>י</w:t>
      </w:r>
      <w:r>
        <w:rPr>
          <w:rFonts w:hint="cs"/>
          <w:rtl/>
        </w:rPr>
        <w:t>ים על שולי הכביש]</w:t>
      </w:r>
    </w:p>
    <w:p w14:paraId="0422444E" w14:textId="77777777" w:rsidR="00341366" w:rsidRPr="00CD067C" w:rsidRDefault="00341366" w:rsidP="00250000">
      <w:pPr>
        <w:rPr>
          <w:rtl/>
        </w:rPr>
      </w:pPr>
      <w:r w:rsidRPr="00CD067C">
        <w:rPr>
          <w:rtl/>
        </w:rPr>
        <w:t xml:space="preserve">כשארקדי הגיע אלכס כבר </w:t>
      </w:r>
      <w:r w:rsidR="00890AA4">
        <w:rPr>
          <w:rFonts w:hint="cs"/>
          <w:rtl/>
        </w:rPr>
        <w:t>סיים ל</w:t>
      </w:r>
      <w:r w:rsidRPr="00CD067C">
        <w:rPr>
          <w:rtl/>
        </w:rPr>
        <w:t>קש</w:t>
      </w:r>
      <w:r w:rsidR="00890AA4">
        <w:rPr>
          <w:rFonts w:hint="cs"/>
          <w:rtl/>
        </w:rPr>
        <w:t>ו</w:t>
      </w:r>
      <w:r w:rsidR="00890AA4">
        <w:rPr>
          <w:rtl/>
        </w:rPr>
        <w:t>ר את האופניים למתקן</w:t>
      </w:r>
      <w:r w:rsidRPr="00CD067C">
        <w:rPr>
          <w:rtl/>
        </w:rPr>
        <w:t>.</w:t>
      </w:r>
    </w:p>
    <w:p w14:paraId="31A30CCC" w14:textId="015DFA23" w:rsidR="00341366" w:rsidRPr="00CD067C" w:rsidRDefault="00341366" w:rsidP="00250000">
      <w:pPr>
        <w:rPr>
          <w:rtl/>
        </w:rPr>
      </w:pPr>
      <w:r w:rsidRPr="00CD067C">
        <w:rPr>
          <w:rtl/>
        </w:rPr>
        <w:t>"אני לא מבין איך הצלחת לרכ</w:t>
      </w:r>
      <w:r w:rsidR="00E82535">
        <w:rPr>
          <w:rFonts w:hint="cs"/>
          <w:rtl/>
        </w:rPr>
        <w:t>ו</w:t>
      </w:r>
      <w:r w:rsidRPr="00CD067C">
        <w:rPr>
          <w:rtl/>
        </w:rPr>
        <w:t>ב עד פה. זה לא אופניים, זה טנק. בקושי זז."</w:t>
      </w:r>
    </w:p>
    <w:p w14:paraId="572ECB3F" w14:textId="77777777" w:rsidR="00AA32DB" w:rsidRDefault="00AA32DB" w:rsidP="00250000">
      <w:pPr>
        <w:rPr>
          <w:rtl/>
        </w:rPr>
      </w:pPr>
      <w:r>
        <w:rPr>
          <w:rFonts w:hint="cs"/>
          <w:rtl/>
        </w:rPr>
        <w:t>[תגובה? משהו?</w:t>
      </w:r>
      <w:r w:rsidR="00890AA4">
        <w:rPr>
          <w:rFonts w:hint="cs"/>
          <w:rtl/>
        </w:rPr>
        <w:t xml:space="preserve"> זה שאלכס לא עוזר לארקדי זה מין נקמה קטנה על מה שארקדי גרם לו לעשות לחתול</w:t>
      </w:r>
      <w:r>
        <w:rPr>
          <w:rFonts w:hint="cs"/>
          <w:rtl/>
        </w:rPr>
        <w:t>]</w:t>
      </w:r>
    </w:p>
    <w:p w14:paraId="4808131E" w14:textId="541E5778" w:rsidR="00291094" w:rsidRPr="00094A9E" w:rsidRDefault="00291094" w:rsidP="00250000">
      <w:pPr>
        <w:rPr>
          <w:rtl/>
        </w:rPr>
      </w:pPr>
      <w:r w:rsidRPr="00094A9E">
        <w:rPr>
          <w:rtl/>
        </w:rPr>
        <w:t xml:space="preserve">"אה, </w:t>
      </w:r>
      <w:r w:rsidRPr="00094A9E">
        <w:rPr>
          <w:rFonts w:hint="eastAsia"/>
          <w:rtl/>
        </w:rPr>
        <w:t>צריך</w:t>
      </w:r>
      <w:r w:rsidRPr="00094A9E">
        <w:rPr>
          <w:rtl/>
        </w:rPr>
        <w:t xml:space="preserve"> </w:t>
      </w:r>
      <w:r w:rsidRPr="00094A9E">
        <w:rPr>
          <w:rFonts w:hint="eastAsia"/>
          <w:rtl/>
        </w:rPr>
        <w:t>תנופה</w:t>
      </w:r>
      <w:r w:rsidRPr="00094A9E">
        <w:rPr>
          <w:rtl/>
        </w:rPr>
        <w:t xml:space="preserve">," </w:t>
      </w:r>
      <w:r w:rsidRPr="00094A9E">
        <w:rPr>
          <w:rFonts w:hint="eastAsia"/>
          <w:rtl/>
        </w:rPr>
        <w:t>רק</w:t>
      </w:r>
      <w:r w:rsidRPr="00094A9E">
        <w:rPr>
          <w:rtl/>
        </w:rPr>
        <w:t xml:space="preserve"> </w:t>
      </w:r>
      <w:r w:rsidRPr="00094A9E">
        <w:rPr>
          <w:rFonts w:hint="eastAsia"/>
          <w:rtl/>
        </w:rPr>
        <w:t>לאחרונה</w:t>
      </w:r>
      <w:r w:rsidRPr="00094A9E">
        <w:rPr>
          <w:rtl/>
        </w:rPr>
        <w:t xml:space="preserve"> </w:t>
      </w:r>
      <w:r w:rsidRPr="00094A9E">
        <w:rPr>
          <w:rFonts w:hint="eastAsia"/>
          <w:rtl/>
        </w:rPr>
        <w:t>אלכס</w:t>
      </w:r>
      <w:r w:rsidRPr="00094A9E">
        <w:rPr>
          <w:rtl/>
        </w:rPr>
        <w:t xml:space="preserve"> </w:t>
      </w:r>
      <w:r w:rsidRPr="00094A9E">
        <w:rPr>
          <w:rFonts w:hint="eastAsia"/>
          <w:rtl/>
        </w:rPr>
        <w:t>למד</w:t>
      </w:r>
      <w:r w:rsidRPr="00094A9E">
        <w:rPr>
          <w:rtl/>
        </w:rPr>
        <w:t xml:space="preserve"> </w:t>
      </w:r>
      <w:r w:rsidRPr="00094A9E">
        <w:rPr>
          <w:rFonts w:hint="eastAsia"/>
          <w:rtl/>
        </w:rPr>
        <w:t>את</w:t>
      </w:r>
      <w:r w:rsidRPr="00094A9E">
        <w:rPr>
          <w:rtl/>
        </w:rPr>
        <w:t xml:space="preserve"> </w:t>
      </w:r>
      <w:r w:rsidRPr="00094A9E">
        <w:rPr>
          <w:rFonts w:hint="eastAsia"/>
          <w:rtl/>
        </w:rPr>
        <w:t>המילה</w:t>
      </w:r>
      <w:r w:rsidRPr="00094A9E">
        <w:rPr>
          <w:rtl/>
        </w:rPr>
        <w:t xml:space="preserve"> </w:t>
      </w:r>
      <w:r w:rsidRPr="00094A9E">
        <w:rPr>
          <w:rFonts w:hint="eastAsia"/>
          <w:rtl/>
        </w:rPr>
        <w:t>הזאת</w:t>
      </w:r>
      <w:r w:rsidRPr="00094A9E">
        <w:rPr>
          <w:rtl/>
        </w:rPr>
        <w:t xml:space="preserve">, </w:t>
      </w:r>
      <w:r w:rsidRPr="00094A9E">
        <w:rPr>
          <w:rFonts w:hint="eastAsia"/>
          <w:rtl/>
        </w:rPr>
        <w:t>וכבר</w:t>
      </w:r>
      <w:r w:rsidRPr="00094A9E">
        <w:rPr>
          <w:rtl/>
        </w:rPr>
        <w:t xml:space="preserve"> </w:t>
      </w:r>
      <w:r w:rsidRPr="00094A9E">
        <w:rPr>
          <w:rFonts w:hint="eastAsia"/>
          <w:rtl/>
        </w:rPr>
        <w:t>נוכח</w:t>
      </w:r>
      <w:r w:rsidRPr="00094A9E">
        <w:rPr>
          <w:rtl/>
        </w:rPr>
        <w:t xml:space="preserve"> </w:t>
      </w:r>
      <w:r w:rsidRPr="00094A9E">
        <w:rPr>
          <w:rFonts w:hint="eastAsia"/>
          <w:rtl/>
        </w:rPr>
        <w:t>לדעת</w:t>
      </w:r>
      <w:r w:rsidRPr="00094A9E">
        <w:rPr>
          <w:rtl/>
        </w:rPr>
        <w:t xml:space="preserve"> </w:t>
      </w:r>
      <w:r w:rsidRPr="00094A9E">
        <w:rPr>
          <w:rFonts w:hint="eastAsia"/>
          <w:rtl/>
        </w:rPr>
        <w:t>עד</w:t>
      </w:r>
      <w:r w:rsidRPr="00094A9E">
        <w:rPr>
          <w:rtl/>
        </w:rPr>
        <w:t xml:space="preserve"> </w:t>
      </w:r>
      <w:r w:rsidRPr="00094A9E">
        <w:rPr>
          <w:rFonts w:hint="eastAsia"/>
          <w:rtl/>
        </w:rPr>
        <w:t>כמה</w:t>
      </w:r>
      <w:r w:rsidRPr="00094A9E">
        <w:rPr>
          <w:rtl/>
        </w:rPr>
        <w:t xml:space="preserve"> </w:t>
      </w:r>
      <w:r w:rsidR="00A06C1F" w:rsidRPr="00094A9E">
        <w:rPr>
          <w:rFonts w:hint="eastAsia"/>
          <w:rtl/>
        </w:rPr>
        <w:t xml:space="preserve">היא </w:t>
      </w:r>
      <w:r w:rsidRPr="00094A9E">
        <w:rPr>
          <w:rFonts w:hint="eastAsia"/>
          <w:rtl/>
        </w:rPr>
        <w:t>שימושית</w:t>
      </w:r>
      <w:r w:rsidRPr="00094A9E">
        <w:rPr>
          <w:rtl/>
        </w:rPr>
        <w:t xml:space="preserve">. "לא </w:t>
      </w:r>
      <w:r w:rsidRPr="00094A9E">
        <w:rPr>
          <w:rFonts w:hint="eastAsia"/>
          <w:rtl/>
        </w:rPr>
        <w:t>לדחוף</w:t>
      </w:r>
      <w:r w:rsidRPr="00094A9E">
        <w:rPr>
          <w:rtl/>
        </w:rPr>
        <w:t xml:space="preserve"> </w:t>
      </w:r>
      <w:r w:rsidRPr="00094A9E">
        <w:rPr>
          <w:rFonts w:hint="eastAsia"/>
          <w:rtl/>
        </w:rPr>
        <w:t>פדל</w:t>
      </w:r>
      <w:r w:rsidRPr="00094A9E">
        <w:rPr>
          <w:rtl/>
        </w:rPr>
        <w:t xml:space="preserve"> </w:t>
      </w:r>
      <w:r w:rsidRPr="00094A9E">
        <w:rPr>
          <w:rFonts w:hint="eastAsia"/>
          <w:rtl/>
        </w:rPr>
        <w:t>סתם</w:t>
      </w:r>
      <w:r w:rsidRPr="00094A9E">
        <w:rPr>
          <w:rtl/>
        </w:rPr>
        <w:t xml:space="preserve">, </w:t>
      </w:r>
      <w:r w:rsidRPr="00094A9E">
        <w:rPr>
          <w:rFonts w:hint="eastAsia"/>
          <w:rtl/>
        </w:rPr>
        <w:t>לדחוף</w:t>
      </w:r>
      <w:r w:rsidRPr="00094A9E">
        <w:rPr>
          <w:rtl/>
        </w:rPr>
        <w:t xml:space="preserve"> </w:t>
      </w:r>
      <w:r w:rsidRPr="00094A9E">
        <w:rPr>
          <w:rFonts w:hint="eastAsia"/>
          <w:rtl/>
        </w:rPr>
        <w:t>עם</w:t>
      </w:r>
      <w:r w:rsidRPr="00094A9E">
        <w:rPr>
          <w:rtl/>
        </w:rPr>
        <w:t xml:space="preserve"> </w:t>
      </w:r>
      <w:r w:rsidRPr="00094A9E">
        <w:rPr>
          <w:rFonts w:hint="eastAsia"/>
          <w:rtl/>
        </w:rPr>
        <w:t>תנופה</w:t>
      </w:r>
      <w:r w:rsidRPr="00094A9E">
        <w:rPr>
          <w:rtl/>
        </w:rPr>
        <w:t>."</w:t>
      </w:r>
    </w:p>
    <w:p w14:paraId="466F859D" w14:textId="06947B4E" w:rsidR="00291094" w:rsidRDefault="00291094" w:rsidP="00250000">
      <w:pPr>
        <w:rPr>
          <w:rtl/>
        </w:rPr>
      </w:pPr>
      <w:r w:rsidRPr="00094A9E">
        <w:rPr>
          <w:rtl/>
        </w:rPr>
        <w:t xml:space="preserve">"נו </w:t>
      </w:r>
      <w:r w:rsidRPr="00094A9E">
        <w:rPr>
          <w:rFonts w:hint="eastAsia"/>
          <w:rtl/>
        </w:rPr>
        <w:t>כן</w:t>
      </w:r>
      <w:r w:rsidRPr="00094A9E">
        <w:rPr>
          <w:rtl/>
        </w:rPr>
        <w:t xml:space="preserve">, </w:t>
      </w:r>
      <w:r w:rsidRPr="00094A9E">
        <w:rPr>
          <w:rFonts w:hint="eastAsia"/>
          <w:rtl/>
        </w:rPr>
        <w:t>תנופה</w:t>
      </w:r>
      <w:r w:rsidRPr="00094A9E">
        <w:rPr>
          <w:rtl/>
        </w:rPr>
        <w:t xml:space="preserve">, </w:t>
      </w:r>
      <w:r w:rsidRPr="00094A9E">
        <w:rPr>
          <w:rFonts w:hint="eastAsia"/>
          <w:rtl/>
        </w:rPr>
        <w:t>תנופה</w:t>
      </w:r>
      <w:r w:rsidRPr="00094A9E">
        <w:rPr>
          <w:rtl/>
        </w:rPr>
        <w:t>."</w:t>
      </w:r>
    </w:p>
    <w:p w14:paraId="78C9ED5F" w14:textId="620C9A66" w:rsidR="00DF4813" w:rsidRDefault="00341366" w:rsidP="00250000">
      <w:pPr>
        <w:rPr>
          <w:rFonts w:cs="Times New Roman"/>
          <w:rtl/>
        </w:rPr>
      </w:pPr>
      <w:r w:rsidRPr="00CD067C">
        <w:rPr>
          <w:rtl/>
        </w:rPr>
        <w:t>הם ירדו לחוף</w:t>
      </w:r>
      <w:r w:rsidR="00176BBF">
        <w:rPr>
          <w:rFonts w:hint="cs"/>
          <w:rtl/>
        </w:rPr>
        <w:t xml:space="preserve"> </w:t>
      </w:r>
      <w:r w:rsidR="00C254BA">
        <w:rPr>
          <w:rFonts w:hint="cs"/>
          <w:rtl/>
        </w:rPr>
        <w:t>וה</w:t>
      </w:r>
      <w:r w:rsidR="00C6454B">
        <w:rPr>
          <w:rFonts w:hint="cs"/>
          <w:rtl/>
        </w:rPr>
        <w:t>צטרפ</w:t>
      </w:r>
      <w:r w:rsidR="00C254BA">
        <w:rPr>
          <w:rFonts w:hint="cs"/>
          <w:rtl/>
        </w:rPr>
        <w:t>ו</w:t>
      </w:r>
      <w:r w:rsidR="00C6454B">
        <w:rPr>
          <w:rFonts w:hint="cs"/>
          <w:rtl/>
        </w:rPr>
        <w:t xml:space="preserve"> </w:t>
      </w:r>
      <w:r w:rsidR="00176BBF">
        <w:rPr>
          <w:rFonts w:hint="cs"/>
          <w:rtl/>
        </w:rPr>
        <w:t>א</w:t>
      </w:r>
      <w:r w:rsidRPr="00CD067C">
        <w:rPr>
          <w:rFonts w:hint="cs"/>
          <w:rtl/>
        </w:rPr>
        <w:t xml:space="preserve">ל </w:t>
      </w:r>
      <w:r w:rsidR="00C6454B">
        <w:rPr>
          <w:rFonts w:hint="cs"/>
          <w:rtl/>
        </w:rPr>
        <w:t>מארק, הדס ו</w:t>
      </w:r>
      <w:r w:rsidR="00262010">
        <w:rPr>
          <w:rFonts w:hint="cs"/>
          <w:rtl/>
        </w:rPr>
        <w:t>יתר ה</w:t>
      </w:r>
      <w:r w:rsidR="00A06C1F">
        <w:rPr>
          <w:rFonts w:hint="cs"/>
          <w:rtl/>
        </w:rPr>
        <w:t>נער</w:t>
      </w:r>
      <w:r w:rsidR="00262010">
        <w:rPr>
          <w:rFonts w:hint="cs"/>
          <w:rtl/>
        </w:rPr>
        <w:t>ים</w:t>
      </w:r>
      <w:r w:rsidRPr="00CD067C">
        <w:rPr>
          <w:rtl/>
        </w:rPr>
        <w:t>.</w:t>
      </w:r>
      <w:bookmarkStart w:id="111" w:name="_Hlk505584510"/>
      <w:r w:rsidR="007A3B00" w:rsidRPr="007A3B00">
        <w:rPr>
          <w:rFonts w:cs="Times New Roman" w:hint="cs"/>
          <w:rtl/>
        </w:rPr>
        <w:t xml:space="preserve"> </w:t>
      </w:r>
    </w:p>
    <w:p w14:paraId="4B8AF0FC" w14:textId="3DD49C4B" w:rsidR="00E63158" w:rsidRPr="00094A9E" w:rsidRDefault="007A3B00" w:rsidP="00250000">
      <w:pPr>
        <w:rPr>
          <w:rFonts w:cs="Times New Roman"/>
          <w:rtl/>
        </w:rPr>
      </w:pPr>
      <w:r w:rsidRPr="00094A9E">
        <w:rPr>
          <w:rFonts w:cs="Times New Roman" w:hint="eastAsia"/>
          <w:rtl/>
        </w:rPr>
        <w:t>א</w:t>
      </w:r>
      <w:r w:rsidR="00E63158" w:rsidRPr="00094A9E">
        <w:rPr>
          <w:rFonts w:cs="Times New Roman" w:hint="eastAsia"/>
          <w:rtl/>
        </w:rPr>
        <w:t>רקדי</w:t>
      </w:r>
      <w:r w:rsidRPr="00094A9E">
        <w:rPr>
          <w:rFonts w:cs="Times New Roman"/>
          <w:rtl/>
        </w:rPr>
        <w:t xml:space="preserve"> [</w:t>
      </w:r>
      <w:r w:rsidRPr="00094A9E">
        <w:rPr>
          <w:rFonts w:cs="Times New Roman"/>
        </w:rPr>
        <w:t>impart</w:t>
      </w:r>
      <w:r w:rsidRPr="00094A9E">
        <w:rPr>
          <w:rFonts w:cs="Times New Roman"/>
          <w:rtl/>
        </w:rPr>
        <w:t xml:space="preserve">] </w:t>
      </w:r>
      <w:r w:rsidR="00DF4813" w:rsidRPr="00094A9E">
        <w:rPr>
          <w:rFonts w:cs="Times New Roman" w:hint="eastAsia"/>
          <w:rtl/>
        </w:rPr>
        <w:t>נזף</w:t>
      </w:r>
      <w:r w:rsidRPr="00094A9E">
        <w:rPr>
          <w:rFonts w:cs="Times New Roman"/>
          <w:rtl/>
        </w:rPr>
        <w:t xml:space="preserve"> </w:t>
      </w:r>
      <w:r w:rsidR="00DF4813" w:rsidRPr="00094A9E">
        <w:rPr>
          <w:rFonts w:cs="Times New Roman" w:hint="eastAsia"/>
          <w:rtl/>
        </w:rPr>
        <w:t>ב</w:t>
      </w:r>
      <w:r w:rsidRPr="00094A9E">
        <w:rPr>
          <w:rFonts w:cs="Times New Roman" w:hint="eastAsia"/>
          <w:rtl/>
        </w:rPr>
        <w:t>מארק</w:t>
      </w:r>
      <w:r w:rsidRPr="00094A9E">
        <w:rPr>
          <w:rFonts w:cs="Times New Roman"/>
          <w:rtl/>
        </w:rPr>
        <w:t xml:space="preserve"> </w:t>
      </w:r>
      <w:r w:rsidRPr="00094A9E">
        <w:rPr>
          <w:rFonts w:cs="Times New Roman" w:hint="eastAsia"/>
          <w:rtl/>
        </w:rPr>
        <w:t>על</w:t>
      </w:r>
      <w:r w:rsidRPr="00094A9E">
        <w:rPr>
          <w:rFonts w:cs="Times New Roman"/>
          <w:rtl/>
        </w:rPr>
        <w:t xml:space="preserve"> </w:t>
      </w:r>
      <w:r w:rsidRPr="00094A9E">
        <w:rPr>
          <w:rFonts w:cs="Times New Roman" w:hint="eastAsia"/>
          <w:rtl/>
        </w:rPr>
        <w:t>כי</w:t>
      </w:r>
      <w:r w:rsidRPr="00094A9E">
        <w:rPr>
          <w:rFonts w:cs="Times New Roman"/>
          <w:rtl/>
        </w:rPr>
        <w:t xml:space="preserve"> </w:t>
      </w:r>
      <w:r w:rsidRPr="00094A9E">
        <w:rPr>
          <w:rFonts w:cs="Times New Roman" w:hint="eastAsia"/>
          <w:rtl/>
        </w:rPr>
        <w:t>השתלט</w:t>
      </w:r>
      <w:r w:rsidRPr="00094A9E">
        <w:rPr>
          <w:rFonts w:cs="Times New Roman"/>
          <w:rtl/>
        </w:rPr>
        <w:t xml:space="preserve"> </w:t>
      </w:r>
      <w:r w:rsidRPr="00094A9E">
        <w:rPr>
          <w:rFonts w:cs="Times New Roman" w:hint="eastAsia"/>
          <w:rtl/>
        </w:rPr>
        <w:t>על</w:t>
      </w:r>
      <w:r w:rsidRPr="00094A9E">
        <w:rPr>
          <w:rFonts w:cs="Times New Roman"/>
          <w:rtl/>
        </w:rPr>
        <w:t xml:space="preserve"> </w:t>
      </w:r>
      <w:r w:rsidRPr="00094A9E">
        <w:rPr>
          <w:rFonts w:cs="Times New Roman" w:hint="eastAsia"/>
          <w:rtl/>
        </w:rPr>
        <w:t>אופניה</w:t>
      </w:r>
      <w:r w:rsidRPr="00094A9E">
        <w:rPr>
          <w:rFonts w:cs="Times New Roman"/>
          <w:rtl/>
        </w:rPr>
        <w:t xml:space="preserve"> </w:t>
      </w:r>
      <w:r w:rsidRPr="00094A9E">
        <w:rPr>
          <w:rFonts w:cs="Times New Roman" w:hint="eastAsia"/>
          <w:rtl/>
        </w:rPr>
        <w:t>החדיש</w:t>
      </w:r>
      <w:r w:rsidR="00262010">
        <w:rPr>
          <w:rFonts w:cs="Times New Roman" w:hint="cs"/>
          <w:rtl/>
        </w:rPr>
        <w:t>ים</w:t>
      </w:r>
      <w:r w:rsidRPr="00094A9E">
        <w:rPr>
          <w:rFonts w:cs="Times New Roman"/>
          <w:rtl/>
        </w:rPr>
        <w:t xml:space="preserve"> </w:t>
      </w:r>
      <w:r w:rsidRPr="00094A9E">
        <w:rPr>
          <w:rFonts w:cs="Times New Roman" w:hint="eastAsia"/>
          <w:rtl/>
        </w:rPr>
        <w:t>של</w:t>
      </w:r>
      <w:r w:rsidRPr="00094A9E">
        <w:rPr>
          <w:rFonts w:cs="Times New Roman"/>
          <w:rtl/>
        </w:rPr>
        <w:t xml:space="preserve"> </w:t>
      </w:r>
      <w:r w:rsidRPr="00094A9E">
        <w:rPr>
          <w:rFonts w:cs="Times New Roman" w:hint="eastAsia"/>
          <w:rtl/>
        </w:rPr>
        <w:t>בת</w:t>
      </w:r>
      <w:r w:rsidR="0020050B">
        <w:rPr>
          <w:rFonts w:cs="Times New Roman" w:hint="cs"/>
          <w:rtl/>
        </w:rPr>
        <w:t xml:space="preserve"> </w:t>
      </w:r>
      <w:r w:rsidRPr="00094A9E">
        <w:rPr>
          <w:rFonts w:cs="Times New Roman"/>
          <w:rtl/>
        </w:rPr>
        <w:t xml:space="preserve">הדודה </w:t>
      </w:r>
      <w:r w:rsidRPr="00094A9E">
        <w:rPr>
          <w:rFonts w:cs="Times New Roman" w:hint="eastAsia"/>
          <w:rtl/>
        </w:rPr>
        <w:t>בת</w:t>
      </w:r>
      <w:r w:rsidRPr="00094A9E">
        <w:rPr>
          <w:rFonts w:cs="Times New Roman"/>
          <w:rtl/>
        </w:rPr>
        <w:t xml:space="preserve">-אל, </w:t>
      </w:r>
      <w:r w:rsidRPr="00094A9E">
        <w:rPr>
          <w:rFonts w:cs="Times New Roman" w:hint="eastAsia"/>
          <w:rtl/>
        </w:rPr>
        <w:t>וה</w:t>
      </w:r>
      <w:r w:rsidR="00E63158" w:rsidRPr="00094A9E">
        <w:rPr>
          <w:rFonts w:cs="Times New Roman" w:hint="eastAsia"/>
          <w:rtl/>
        </w:rPr>
        <w:t>ותיר</w:t>
      </w:r>
      <w:r w:rsidRPr="00094A9E">
        <w:rPr>
          <w:rFonts w:cs="Times New Roman"/>
          <w:rtl/>
        </w:rPr>
        <w:t xml:space="preserve"> לאלכס את הטנק החלוד והמקרטע.</w:t>
      </w:r>
      <w:r w:rsidR="00B36334" w:rsidRPr="00094A9E">
        <w:rPr>
          <w:rFonts w:cs="Times New Roman"/>
          <w:rtl/>
        </w:rPr>
        <w:t xml:space="preserve"> </w:t>
      </w:r>
      <w:r w:rsidR="00DF4813" w:rsidRPr="00094A9E">
        <w:rPr>
          <w:rFonts w:cs="Times New Roman" w:hint="eastAsia"/>
          <w:rtl/>
        </w:rPr>
        <w:t>מארק</w:t>
      </w:r>
      <w:r w:rsidR="00DF4813" w:rsidRPr="00094A9E">
        <w:rPr>
          <w:rFonts w:cs="Times New Roman"/>
          <w:rtl/>
        </w:rPr>
        <w:t xml:space="preserve"> לא הבין </w:t>
      </w:r>
      <w:r w:rsidR="00291094" w:rsidRPr="00094A9E">
        <w:rPr>
          <w:rFonts w:cs="Times New Roman" w:hint="eastAsia"/>
          <w:rtl/>
        </w:rPr>
        <w:t>במה</w:t>
      </w:r>
      <w:r w:rsidR="00DF4813" w:rsidRPr="00094A9E">
        <w:rPr>
          <w:rFonts w:cs="Times New Roman"/>
          <w:rtl/>
        </w:rPr>
        <w:t xml:space="preserve"> פשע</w:t>
      </w:r>
      <w:r w:rsidR="00262010">
        <w:rPr>
          <w:rFonts w:cs="Times New Roman" w:hint="cs"/>
          <w:rtl/>
        </w:rPr>
        <w:t>,</w:t>
      </w:r>
      <w:r w:rsidR="00DF4813" w:rsidRPr="00094A9E">
        <w:rPr>
          <w:rFonts w:cs="Times New Roman"/>
          <w:rtl/>
        </w:rPr>
        <w:t xml:space="preserve"> הרי ידוע שאלכס אתלטי ממנו, ואלכס </w:t>
      </w:r>
      <w:r w:rsidR="00262010">
        <w:rPr>
          <w:rFonts w:cs="Times New Roman" w:hint="cs"/>
          <w:rtl/>
        </w:rPr>
        <w:t>הסביר</w:t>
      </w:r>
      <w:r w:rsidR="00A06C1F">
        <w:rPr>
          <w:rFonts w:cs="Times New Roman" w:hint="cs"/>
          <w:rtl/>
        </w:rPr>
        <w:t xml:space="preserve"> </w:t>
      </w:r>
      <w:r w:rsidR="00DF4813" w:rsidRPr="00094A9E">
        <w:rPr>
          <w:rFonts w:cs="Times New Roman"/>
          <w:rtl/>
        </w:rPr>
        <w:t xml:space="preserve">שארקדי </w:t>
      </w:r>
      <w:r w:rsidR="00DF4813" w:rsidRPr="00094A9E">
        <w:rPr>
          <w:rFonts w:cs="Times New Roman" w:hint="eastAsia"/>
          <w:rtl/>
        </w:rPr>
        <w:t>הוכרע</w:t>
      </w:r>
      <w:r w:rsidR="00DF4813" w:rsidRPr="00094A9E">
        <w:rPr>
          <w:rFonts w:cs="Times New Roman"/>
          <w:rtl/>
        </w:rPr>
        <w:t xml:space="preserve"> </w:t>
      </w:r>
      <w:r w:rsidR="00DF4813" w:rsidRPr="00094A9E">
        <w:rPr>
          <w:rFonts w:cs="Times New Roman" w:hint="eastAsia"/>
          <w:rtl/>
        </w:rPr>
        <w:t>בעצמו</w:t>
      </w:r>
      <w:r w:rsidR="00DF4813" w:rsidRPr="00094A9E">
        <w:rPr>
          <w:rFonts w:cs="Times New Roman"/>
          <w:rtl/>
        </w:rPr>
        <w:t xml:space="preserve"> </w:t>
      </w:r>
      <w:r w:rsidR="000655BB">
        <w:rPr>
          <w:rFonts w:cs="Times New Roman" w:hint="eastAsia"/>
          <w:rtl/>
        </w:rPr>
        <w:t>על ידי</w:t>
      </w:r>
      <w:r w:rsidR="00DF4813" w:rsidRPr="00094A9E">
        <w:rPr>
          <w:rFonts w:cs="Times New Roman"/>
          <w:rtl/>
        </w:rPr>
        <w:t xml:space="preserve"> </w:t>
      </w:r>
      <w:r w:rsidR="00C27CFA" w:rsidRPr="00C27CFA">
        <w:rPr>
          <w:rFonts w:cs="Times New Roman"/>
          <w:rtl/>
        </w:rPr>
        <w:lastRenderedPageBreak/>
        <w:t>אופני הדוד</w:t>
      </w:r>
      <w:r w:rsidR="00A06C1F">
        <w:rPr>
          <w:rFonts w:cs="Times New Roman" w:hint="cs"/>
          <w:rtl/>
        </w:rPr>
        <w:t>.</w:t>
      </w:r>
      <w:r w:rsidR="00DF4813" w:rsidRPr="00094A9E">
        <w:rPr>
          <w:rFonts w:cs="Times New Roman"/>
          <w:rtl/>
        </w:rPr>
        <w:t xml:space="preserve"> </w:t>
      </w:r>
      <w:r w:rsidR="00A06C1F">
        <w:rPr>
          <w:rFonts w:cs="Times New Roman" w:hint="cs"/>
          <w:rtl/>
        </w:rPr>
        <w:t xml:space="preserve">הוא </w:t>
      </w:r>
      <w:r w:rsidR="00DF4813" w:rsidRPr="00094A9E">
        <w:rPr>
          <w:rFonts w:cs="Times New Roman" w:hint="eastAsia"/>
          <w:rtl/>
        </w:rPr>
        <w:t>דיבר</w:t>
      </w:r>
      <w:r w:rsidR="00DF4813" w:rsidRPr="00094A9E">
        <w:rPr>
          <w:rFonts w:cs="Times New Roman"/>
          <w:rtl/>
        </w:rPr>
        <w:t xml:space="preserve"> </w:t>
      </w:r>
      <w:r w:rsidR="00DF4813" w:rsidRPr="00094A9E">
        <w:rPr>
          <w:rFonts w:cs="Times New Roman" w:hint="eastAsia"/>
          <w:rtl/>
        </w:rPr>
        <w:t>באנגלי</w:t>
      </w:r>
      <w:r w:rsidR="00566968" w:rsidRPr="00094A9E">
        <w:rPr>
          <w:rFonts w:cs="Times New Roman" w:hint="eastAsia"/>
          <w:rtl/>
        </w:rPr>
        <w:t>ת</w:t>
      </w:r>
      <w:r w:rsidR="00DF4813" w:rsidRPr="00094A9E">
        <w:rPr>
          <w:rFonts w:cs="Times New Roman"/>
          <w:rtl/>
        </w:rPr>
        <w:t xml:space="preserve">, </w:t>
      </w:r>
      <w:r w:rsidR="00DF4813" w:rsidRPr="00094A9E">
        <w:rPr>
          <w:rFonts w:cs="Times New Roman" w:hint="eastAsia"/>
          <w:rtl/>
        </w:rPr>
        <w:t>כי</w:t>
      </w:r>
      <w:r w:rsidR="00DF4813" w:rsidRPr="00094A9E">
        <w:rPr>
          <w:rFonts w:cs="Times New Roman"/>
          <w:rtl/>
        </w:rPr>
        <w:t xml:space="preserve"> לא ה</w:t>
      </w:r>
      <w:r w:rsidR="00A06C1F">
        <w:rPr>
          <w:rFonts w:cs="Times New Roman" w:hint="cs"/>
          <w:rtl/>
        </w:rPr>
        <w:t>צליח</w:t>
      </w:r>
      <w:r w:rsidR="00DF4813" w:rsidRPr="00094A9E">
        <w:rPr>
          <w:rFonts w:cs="Times New Roman"/>
          <w:rtl/>
        </w:rPr>
        <w:t xml:space="preserve"> ל</w:t>
      </w:r>
      <w:r w:rsidR="00DF4813" w:rsidRPr="00094A9E">
        <w:rPr>
          <w:rFonts w:cs="Times New Roman" w:hint="eastAsia"/>
          <w:rtl/>
        </w:rPr>
        <w:t>גייס</w:t>
      </w:r>
      <w:r w:rsidR="00DF4813" w:rsidRPr="00094A9E">
        <w:rPr>
          <w:rFonts w:cs="Times New Roman"/>
          <w:rtl/>
        </w:rPr>
        <w:t xml:space="preserve"> </w:t>
      </w:r>
      <w:r w:rsidR="00DF4813" w:rsidRPr="00094A9E">
        <w:rPr>
          <w:rFonts w:cs="Times New Roman" w:hint="eastAsia"/>
          <w:rtl/>
        </w:rPr>
        <w:t>את</w:t>
      </w:r>
      <w:r w:rsidR="00DF4813" w:rsidRPr="00094A9E">
        <w:rPr>
          <w:rFonts w:cs="Times New Roman"/>
          <w:rtl/>
        </w:rPr>
        <w:t xml:space="preserve"> </w:t>
      </w:r>
      <w:r w:rsidR="00DF4813" w:rsidRPr="00094A9E">
        <w:rPr>
          <w:rFonts w:cs="Times New Roman" w:hint="eastAsia"/>
          <w:rtl/>
        </w:rPr>
        <w:t>ה</w:t>
      </w:r>
      <w:r w:rsidR="00DF4813" w:rsidRPr="00094A9E">
        <w:rPr>
          <w:rFonts w:cs="Times New Roman"/>
          <w:rtl/>
        </w:rPr>
        <w:t xml:space="preserve">מאמץ שדרשה ההקפדה על </w:t>
      </w:r>
      <w:r w:rsidR="003C6A85">
        <w:rPr>
          <w:rFonts w:cs="Times New Roman" w:hint="cs"/>
          <w:rtl/>
        </w:rPr>
        <w:t xml:space="preserve">חוקי </w:t>
      </w:r>
      <w:r w:rsidR="00262010">
        <w:rPr>
          <w:rFonts w:cs="Times New Roman" w:hint="cs"/>
          <w:rtl/>
        </w:rPr>
        <w:t>ה</w:t>
      </w:r>
      <w:r w:rsidR="00DF4813" w:rsidRPr="00094A9E">
        <w:rPr>
          <w:rFonts w:cs="Times New Roman"/>
          <w:rtl/>
        </w:rPr>
        <w:t>דקדוק</w:t>
      </w:r>
      <w:r w:rsidR="00262010">
        <w:rPr>
          <w:rFonts w:cs="Times New Roman" w:hint="cs"/>
          <w:rtl/>
        </w:rPr>
        <w:t xml:space="preserve"> העברי</w:t>
      </w:r>
      <w:r w:rsidR="00DF4813" w:rsidRPr="00094A9E">
        <w:rPr>
          <w:rFonts w:cs="Times New Roman"/>
          <w:rtl/>
        </w:rPr>
        <w:t xml:space="preserve"> </w:t>
      </w:r>
      <w:r w:rsidR="003C6A85">
        <w:rPr>
          <w:rFonts w:cs="Times New Roman" w:hint="cs"/>
          <w:rtl/>
        </w:rPr>
        <w:t xml:space="preserve">בשביל </w:t>
      </w:r>
      <w:r w:rsidR="00DF4813" w:rsidRPr="00094A9E">
        <w:rPr>
          <w:rFonts w:cs="Times New Roman" w:hint="eastAsia"/>
          <w:rtl/>
        </w:rPr>
        <w:t>להגיע</w:t>
      </w:r>
      <w:r w:rsidR="00DF4813" w:rsidRPr="00094A9E">
        <w:rPr>
          <w:rFonts w:cs="Times New Roman"/>
          <w:rtl/>
        </w:rPr>
        <w:t xml:space="preserve"> עד לגבולות ההפקר הנידחים של השפה.</w:t>
      </w:r>
    </w:p>
    <w:p w14:paraId="09803380" w14:textId="6EFE6185" w:rsidR="00DF4813" w:rsidRDefault="00566968" w:rsidP="00250000">
      <w:pPr>
        <w:rPr>
          <w:rFonts w:cs="Times New Roman"/>
          <w:rtl/>
        </w:rPr>
      </w:pPr>
      <w:r w:rsidRPr="00094A9E">
        <w:rPr>
          <w:rFonts w:cs="Times New Roman" w:hint="eastAsia"/>
          <w:rtl/>
        </w:rPr>
        <w:t>כמעט</w:t>
      </w:r>
      <w:r w:rsidRPr="00094A9E">
        <w:rPr>
          <w:rFonts w:cs="Times New Roman"/>
          <w:rtl/>
        </w:rPr>
        <w:t xml:space="preserve"> </w:t>
      </w:r>
      <w:r w:rsidR="00DF4813" w:rsidRPr="00094A9E">
        <w:rPr>
          <w:rFonts w:cs="Times New Roman" w:hint="eastAsia"/>
          <w:rtl/>
        </w:rPr>
        <w:t>איש</w:t>
      </w:r>
      <w:r w:rsidR="00DF4813" w:rsidRPr="00094A9E">
        <w:rPr>
          <w:rFonts w:cs="Times New Roman"/>
          <w:rtl/>
        </w:rPr>
        <w:t xml:space="preserve"> </w:t>
      </w:r>
      <w:r w:rsidR="00DF4813" w:rsidRPr="00094A9E">
        <w:rPr>
          <w:rFonts w:cs="Times New Roman" w:hint="eastAsia"/>
          <w:rtl/>
        </w:rPr>
        <w:t>מ</w:t>
      </w:r>
      <w:r w:rsidRPr="00094A9E">
        <w:rPr>
          <w:rFonts w:cs="Times New Roman" w:hint="eastAsia"/>
          <w:rtl/>
        </w:rPr>
        <w:t>ילדי</w:t>
      </w:r>
      <w:r w:rsidRPr="00094A9E">
        <w:rPr>
          <w:rFonts w:cs="Times New Roman"/>
          <w:rtl/>
        </w:rPr>
        <w:t xml:space="preserve"> השכונה לא שמע אותו מדבר באנגלית </w:t>
      </w:r>
      <w:r w:rsidR="00A06C1F">
        <w:rPr>
          <w:rFonts w:cs="Times New Roman" w:hint="cs"/>
          <w:rtl/>
        </w:rPr>
        <w:t>לפני כן</w:t>
      </w:r>
      <w:r w:rsidRPr="00094A9E">
        <w:rPr>
          <w:rFonts w:cs="Times New Roman"/>
          <w:rtl/>
        </w:rPr>
        <w:t xml:space="preserve">, </w:t>
      </w:r>
      <w:r w:rsidR="003C6A85" w:rsidRPr="003C6A85">
        <w:rPr>
          <w:rFonts w:cs="Times New Roman"/>
          <w:rtl/>
        </w:rPr>
        <w:t>כי בנוכחותם השתדל לדבר רק בעברית המקרטעת שלו, ו</w:t>
      </w:r>
      <w:r w:rsidR="00F06A3F">
        <w:rPr>
          <w:rFonts w:cs="Times New Roman"/>
          <w:rtl/>
        </w:rPr>
        <w:t>עכשיו</w:t>
      </w:r>
      <w:r w:rsidR="003C6A85" w:rsidRPr="003C6A85">
        <w:rPr>
          <w:rFonts w:cs="Times New Roman"/>
          <w:rtl/>
        </w:rPr>
        <w:t xml:space="preserve"> כשפלט את מילותיו המהירות בעודו רכון בנחת על החול ומעגל הילדים כאילו מתרכז סביבו, ארקדי לא הבין איך חשב </w:t>
      </w:r>
      <w:r w:rsidR="00C27CFA" w:rsidRPr="00C27CFA">
        <w:rPr>
          <w:rFonts w:cs="Times New Roman"/>
          <w:rtl/>
        </w:rPr>
        <w:t>אותו ל</w:t>
      </w:r>
      <w:r w:rsidR="003C6A85" w:rsidRPr="003C6A85">
        <w:rPr>
          <w:rFonts w:cs="Times New Roman"/>
          <w:rtl/>
        </w:rPr>
        <w:t>גור עכברונים</w:t>
      </w:r>
      <w:r w:rsidRPr="00094A9E">
        <w:rPr>
          <w:rFonts w:cs="Times New Roman"/>
          <w:rtl/>
        </w:rPr>
        <w:t>.</w:t>
      </w:r>
    </w:p>
    <w:bookmarkEnd w:id="111"/>
    <w:p w14:paraId="4E3BE88E" w14:textId="77777777" w:rsidR="003C6A85" w:rsidRDefault="00341366" w:rsidP="0046507A">
      <w:pPr>
        <w:rPr>
          <w:rtl/>
        </w:rPr>
      </w:pPr>
      <w:r w:rsidRPr="00CD067C">
        <w:rPr>
          <w:rtl/>
        </w:rPr>
        <w:t xml:space="preserve">השמש </w:t>
      </w:r>
      <w:r w:rsidR="0046507A">
        <w:rPr>
          <w:rFonts w:hint="cs"/>
          <w:rtl/>
        </w:rPr>
        <w:t>מיהרה לשקוע</w:t>
      </w:r>
      <w:r w:rsidRPr="00CD067C">
        <w:rPr>
          <w:rtl/>
        </w:rPr>
        <w:t xml:space="preserve"> </w:t>
      </w:r>
      <w:r w:rsidR="00262010">
        <w:rPr>
          <w:rFonts w:hint="cs"/>
          <w:rtl/>
        </w:rPr>
        <w:t>ו</w:t>
      </w:r>
      <w:r w:rsidRPr="00CD067C">
        <w:rPr>
          <w:rtl/>
        </w:rPr>
        <w:t>רו</w:t>
      </w:r>
      <w:r w:rsidR="00176BBF">
        <w:rPr>
          <w:rtl/>
        </w:rPr>
        <w:t xml:space="preserve">ח הערב </w:t>
      </w:r>
      <w:r w:rsidR="0046507A">
        <w:rPr>
          <w:rFonts w:hint="cs"/>
          <w:rtl/>
        </w:rPr>
        <w:t>ייבשה</w:t>
      </w:r>
      <w:r w:rsidR="0046507A">
        <w:rPr>
          <w:rtl/>
        </w:rPr>
        <w:t xml:space="preserve"> את הזיעה </w:t>
      </w:r>
      <w:r w:rsidR="003C6A85">
        <w:rPr>
          <w:rFonts w:hint="cs"/>
          <w:rtl/>
        </w:rPr>
        <w:t>[</w:t>
      </w:r>
      <w:r w:rsidR="0046507A">
        <w:rPr>
          <w:rtl/>
        </w:rPr>
        <w:t>ו</w:t>
      </w:r>
      <w:r w:rsidR="00176BBF">
        <w:rPr>
          <w:rFonts w:hint="cs"/>
          <w:rtl/>
        </w:rPr>
        <w:t>צ</w:t>
      </w:r>
      <w:r w:rsidR="0046507A">
        <w:rPr>
          <w:rFonts w:hint="cs"/>
          <w:rtl/>
        </w:rPr>
        <w:t>י</w:t>
      </w:r>
      <w:r w:rsidR="00176BBF">
        <w:rPr>
          <w:rFonts w:hint="cs"/>
          <w:rtl/>
        </w:rPr>
        <w:t>ננ</w:t>
      </w:r>
      <w:r w:rsidR="0046507A">
        <w:rPr>
          <w:rFonts w:hint="cs"/>
          <w:rtl/>
        </w:rPr>
        <w:t>ה</w:t>
      </w:r>
      <w:r w:rsidRPr="00CD067C">
        <w:rPr>
          <w:rtl/>
        </w:rPr>
        <w:t xml:space="preserve"> </w:t>
      </w:r>
      <w:r w:rsidR="00176BBF">
        <w:rPr>
          <w:rFonts w:hint="cs"/>
          <w:rtl/>
        </w:rPr>
        <w:t>אותם</w:t>
      </w:r>
      <w:r w:rsidR="003C6A85">
        <w:rPr>
          <w:rFonts w:hint="cs"/>
          <w:rtl/>
        </w:rPr>
        <w:t xml:space="preserve"> </w:t>
      </w:r>
      <w:r w:rsidRPr="00CD067C">
        <w:rPr>
          <w:rtl/>
        </w:rPr>
        <w:t>את הגוף הלוהט, את הפנים האדומות</w:t>
      </w:r>
      <w:r w:rsidR="00890AA4">
        <w:rPr>
          <w:rFonts w:hint="cs"/>
          <w:rtl/>
        </w:rPr>
        <w:t>]</w:t>
      </w:r>
      <w:r w:rsidRPr="00CD067C">
        <w:rPr>
          <w:rtl/>
        </w:rPr>
        <w:t xml:space="preserve">. </w:t>
      </w:r>
    </w:p>
    <w:p w14:paraId="305ED860" w14:textId="0601ABFC" w:rsidR="009B265B" w:rsidRDefault="00341366" w:rsidP="003C6A85">
      <w:pPr>
        <w:rPr>
          <w:rFonts w:cs="Times New Roman"/>
          <w:rtl/>
        </w:rPr>
      </w:pPr>
      <w:r w:rsidRPr="00CD067C">
        <w:rPr>
          <w:rtl/>
        </w:rPr>
        <w:t xml:space="preserve">הדס </w:t>
      </w:r>
      <w:r w:rsidR="00262010">
        <w:rPr>
          <w:rFonts w:hint="cs"/>
          <w:rtl/>
        </w:rPr>
        <w:t>אילצ</w:t>
      </w:r>
      <w:r w:rsidR="00313B6C">
        <w:rPr>
          <w:rFonts w:hint="cs"/>
          <w:rtl/>
        </w:rPr>
        <w:t>ה את ארקדי לזוז ולפנות לה מקום ליד</w:t>
      </w:r>
      <w:r w:rsidR="003C6A85">
        <w:rPr>
          <w:rFonts w:hint="cs"/>
          <w:rtl/>
        </w:rPr>
        <w:t xml:space="preserve"> אלכס. </w:t>
      </w:r>
      <w:r w:rsidR="009B265B">
        <w:rPr>
          <w:rFonts w:cs="Times New Roman" w:hint="cs"/>
          <w:rtl/>
        </w:rPr>
        <w:t>"</w:t>
      </w:r>
      <w:r w:rsidR="009B265B">
        <w:rPr>
          <w:rFonts w:cs="Times New Roman"/>
          <w:rtl/>
        </w:rPr>
        <w:t>אני חושבת שזה נורא יפה שיש לך עוד שפה,</w:t>
      </w:r>
      <w:r w:rsidR="009B265B">
        <w:rPr>
          <w:rFonts w:cs="Times New Roman" w:hint="cs"/>
          <w:rtl/>
        </w:rPr>
        <w:t>"</w:t>
      </w:r>
      <w:r w:rsidR="009B265B">
        <w:rPr>
          <w:rFonts w:cs="Times New Roman"/>
          <w:rtl/>
        </w:rPr>
        <w:t xml:space="preserve"> ה</w:t>
      </w:r>
      <w:r w:rsidR="00566968">
        <w:rPr>
          <w:rFonts w:cs="Times New Roman" w:hint="cs"/>
          <w:rtl/>
        </w:rPr>
        <w:t>יא</w:t>
      </w:r>
      <w:r w:rsidR="009B265B">
        <w:rPr>
          <w:rFonts w:cs="Times New Roman"/>
          <w:rtl/>
        </w:rPr>
        <w:t xml:space="preserve"> אמרה </w:t>
      </w:r>
      <w:r w:rsidR="00DF4813">
        <w:rPr>
          <w:rFonts w:cs="Times New Roman" w:hint="cs"/>
          <w:rtl/>
        </w:rPr>
        <w:t>לו,</w:t>
      </w:r>
      <w:r w:rsidR="009564E3">
        <w:rPr>
          <w:rFonts w:cs="Times New Roman" w:hint="cs"/>
          <w:rtl/>
        </w:rPr>
        <w:t xml:space="preserve"> </w:t>
      </w:r>
      <w:r w:rsidR="009B265B">
        <w:rPr>
          <w:rFonts w:cs="Times New Roman" w:hint="cs"/>
          <w:rtl/>
        </w:rPr>
        <w:t>"</w:t>
      </w:r>
      <w:r w:rsidR="0046507A">
        <w:rPr>
          <w:rFonts w:cs="Times New Roman"/>
          <w:rtl/>
        </w:rPr>
        <w:t>זה סודי וב</w:t>
      </w:r>
      <w:r w:rsidR="009B265B">
        <w:rPr>
          <w:rFonts w:cs="Times New Roman"/>
          <w:rtl/>
        </w:rPr>
        <w:t>יתי ורק שלך.</w:t>
      </w:r>
      <w:r w:rsidR="009B265B">
        <w:rPr>
          <w:rFonts w:cs="Times New Roman" w:hint="cs"/>
          <w:rtl/>
        </w:rPr>
        <w:t xml:space="preserve"> זה רך, כמו גור חתלתולים קטן </w:t>
      </w:r>
      <w:r w:rsidR="009B265B">
        <w:rPr>
          <w:rFonts w:cs="Times New Roman"/>
          <w:rtl/>
        </w:rPr>
        <w:t>–</w:t>
      </w:r>
      <w:r w:rsidR="009B265B">
        <w:rPr>
          <w:rFonts w:cs="Times New Roman" w:hint="cs"/>
          <w:rtl/>
        </w:rPr>
        <w:t>"</w:t>
      </w:r>
    </w:p>
    <w:p w14:paraId="419FAC8C" w14:textId="77777777" w:rsidR="009B265B" w:rsidRDefault="009B265B" w:rsidP="009B265B">
      <w:pPr>
        <w:rPr>
          <w:rFonts w:cs="Times New Roman"/>
          <w:rtl/>
        </w:rPr>
      </w:pPr>
      <w:r>
        <w:rPr>
          <w:rFonts w:cs="Times New Roman" w:hint="cs"/>
          <w:rtl/>
        </w:rPr>
        <w:t xml:space="preserve">הוא לא רצה לסתור את הבליה </w:t>
      </w:r>
      <w:r>
        <w:rPr>
          <w:rFonts w:cs="Times New Roman"/>
          <w:rtl/>
        </w:rPr>
        <w:t>–</w:t>
      </w:r>
    </w:p>
    <w:p w14:paraId="25AB5040" w14:textId="03F777AB" w:rsidR="009B265B" w:rsidRDefault="009B265B" w:rsidP="00370EE8">
      <w:pPr>
        <w:rPr>
          <w:rFonts w:cs="Times New Roman"/>
          <w:rtl/>
        </w:rPr>
      </w:pPr>
      <w:r>
        <w:rPr>
          <w:rFonts w:cs="Times New Roman" w:hint="cs"/>
          <w:rtl/>
        </w:rPr>
        <w:t xml:space="preserve">"שאתה </w:t>
      </w:r>
      <w:r w:rsidR="0046507A">
        <w:rPr>
          <w:rFonts w:cs="Times New Roman" w:hint="cs"/>
          <w:rtl/>
        </w:rPr>
        <w:t>מחזיק</w:t>
      </w:r>
      <w:r>
        <w:rPr>
          <w:rFonts w:cs="Times New Roman" w:hint="cs"/>
          <w:rtl/>
        </w:rPr>
        <w:t xml:space="preserve"> בשתי כפות ידיך, והוא סודי ופרטי ורק שלך. והשפה הזאת הי</w:t>
      </w:r>
      <w:r w:rsidR="00370EE8">
        <w:rPr>
          <w:rFonts w:cs="Times New Roman" w:hint="cs"/>
          <w:rtl/>
        </w:rPr>
        <w:t>א כמו רווח קטן</w:t>
      </w:r>
      <w:r>
        <w:rPr>
          <w:rFonts w:cs="Times New Roman" w:hint="cs"/>
          <w:rtl/>
        </w:rPr>
        <w:t xml:space="preserve"> ש</w:t>
      </w:r>
      <w:r w:rsidR="00262010">
        <w:rPr>
          <w:rFonts w:cs="Times New Roman" w:hint="cs"/>
          <w:rtl/>
        </w:rPr>
        <w:t>אף פעם</w:t>
      </w:r>
      <w:r>
        <w:rPr>
          <w:rFonts w:cs="Times New Roman" w:hint="cs"/>
          <w:rtl/>
        </w:rPr>
        <w:t xml:space="preserve"> לא י</w:t>
      </w:r>
      <w:r w:rsidR="00C52ED9">
        <w:rPr>
          <w:rFonts w:cs="Times New Roman" w:hint="cs"/>
          <w:rtl/>
        </w:rPr>
        <w:t>י</w:t>
      </w:r>
      <w:r>
        <w:rPr>
          <w:rFonts w:cs="Times New Roman" w:hint="cs"/>
          <w:rtl/>
        </w:rPr>
        <w:t xml:space="preserve">עלם [/ "יתמזג" כלומר שולי המרווח יתמזגו עד שהוא יעלם] ביני לבינך, </w:t>
      </w:r>
      <w:r w:rsidR="00370EE8">
        <w:rPr>
          <w:rFonts w:cs="Times New Roman" w:hint="cs"/>
          <w:rtl/>
        </w:rPr>
        <w:t xml:space="preserve">זאת </w:t>
      </w:r>
      <w:r>
        <w:rPr>
          <w:rFonts w:cs="Times New Roman" w:hint="cs"/>
          <w:rtl/>
        </w:rPr>
        <w:t xml:space="preserve">השפה הסודית שלך </w:t>
      </w:r>
      <w:r>
        <w:rPr>
          <w:rFonts w:cs="Times New Roman"/>
          <w:rtl/>
        </w:rPr>
        <w:t>–</w:t>
      </w:r>
      <w:r w:rsidR="00C52ED9">
        <w:rPr>
          <w:rFonts w:cs="Times New Roman" w:hint="cs"/>
          <w:rtl/>
        </w:rPr>
        <w:t xml:space="preserve"> </w:t>
      </w:r>
      <w:r>
        <w:rPr>
          <w:rFonts w:cs="Times New Roman" w:hint="cs"/>
          <w:rtl/>
        </w:rPr>
        <w:t>"</w:t>
      </w:r>
    </w:p>
    <w:p w14:paraId="3832757A" w14:textId="5AA0841F" w:rsidR="009B265B" w:rsidRPr="002543D7" w:rsidRDefault="009B265B" w:rsidP="009B265B">
      <w:pPr>
        <w:rPr>
          <w:color w:val="A6A6A6" w:themeColor="background1" w:themeShade="A6"/>
          <w:rtl/>
        </w:rPr>
      </w:pPr>
      <w:r>
        <w:rPr>
          <w:rFonts w:cs="Times New Roman" w:hint="cs"/>
          <w:rtl/>
        </w:rPr>
        <w:t>"</w:t>
      </w:r>
      <w:r>
        <w:rPr>
          <w:rFonts w:cs="Times New Roman"/>
          <w:rtl/>
        </w:rPr>
        <w:t>זאת לא שפה סודית,</w:t>
      </w:r>
      <w:r>
        <w:rPr>
          <w:rFonts w:cs="Times New Roman" w:hint="cs"/>
          <w:rtl/>
        </w:rPr>
        <w:t>"</w:t>
      </w:r>
      <w:r>
        <w:rPr>
          <w:rFonts w:cs="Times New Roman"/>
          <w:rtl/>
        </w:rPr>
        <w:t xml:space="preserve"> הוא מחה</w:t>
      </w:r>
      <w:r>
        <w:rPr>
          <w:rFonts w:cs="Times New Roman" w:hint="cs"/>
          <w:rtl/>
        </w:rPr>
        <w:t>,</w:t>
      </w:r>
      <w:r>
        <w:rPr>
          <w:rFonts w:cs="Times New Roman"/>
          <w:rtl/>
        </w:rPr>
        <w:t xml:space="preserve"> </w:t>
      </w:r>
      <w:r>
        <w:rPr>
          <w:rFonts w:cs="Times New Roman" w:hint="cs"/>
          <w:rtl/>
        </w:rPr>
        <w:t>"</w:t>
      </w:r>
      <w:r>
        <w:rPr>
          <w:rFonts w:cs="Times New Roman"/>
          <w:rtl/>
        </w:rPr>
        <w:t>ולא ביתית.</w:t>
      </w:r>
      <w:r w:rsidR="0003379F">
        <w:rPr>
          <w:rFonts w:cs="Times New Roman" w:hint="cs"/>
          <w:rtl/>
        </w:rPr>
        <w:t xml:space="preserve"> בכל עולם מבינים אנגלית.</w:t>
      </w:r>
      <w:r>
        <w:rPr>
          <w:rFonts w:cs="Times New Roman" w:hint="cs"/>
          <w:rtl/>
        </w:rPr>
        <w:t>"</w:t>
      </w:r>
      <w:r>
        <w:rPr>
          <w:rFonts w:cs="Times New Roman"/>
          <w:rtl/>
        </w:rPr>
        <w:t xml:space="preserve"> </w:t>
      </w:r>
      <w:r w:rsidRPr="002543D7">
        <w:rPr>
          <w:rFonts w:cs="Times New Roman" w:hint="cs"/>
          <w:color w:val="A6A6A6" w:themeColor="background1" w:themeShade="A6"/>
          <w:rtl/>
        </w:rPr>
        <w:t>[</w:t>
      </w:r>
      <w:r w:rsidRPr="002543D7">
        <w:rPr>
          <w:rFonts w:cs="Times New Roman"/>
          <w:color w:val="A6A6A6" w:themeColor="background1" w:themeShade="A6"/>
          <w:rtl/>
        </w:rPr>
        <w:t>אם כי לו היה בית בקרוב, הרי שהנסיעה באופניים בשעה הקלה הקודמת היה קיר תומך נהרס, או חדר מתמוטט.</w:t>
      </w:r>
      <w:r w:rsidRPr="002543D7">
        <w:rPr>
          <w:rFonts w:cs="Times New Roman" w:hint="cs"/>
          <w:color w:val="A6A6A6" w:themeColor="background1" w:themeShade="A6"/>
          <w:rtl/>
        </w:rPr>
        <w:t>]</w:t>
      </w:r>
    </w:p>
    <w:p w14:paraId="02D19514" w14:textId="7A7C411D" w:rsidR="009B265B" w:rsidRPr="002543D7" w:rsidRDefault="0003379F" w:rsidP="009B265B">
      <w:pPr>
        <w:rPr>
          <w:rFonts w:cs="Times New Roman"/>
          <w:color w:val="A6A6A6" w:themeColor="background1" w:themeShade="A6"/>
          <w:rtl/>
        </w:rPr>
      </w:pPr>
      <w:r w:rsidRPr="002543D7">
        <w:rPr>
          <w:rFonts w:cs="Times New Roman" w:hint="cs"/>
          <w:color w:val="A6A6A6" w:themeColor="background1" w:themeShade="A6"/>
          <w:rtl/>
        </w:rPr>
        <w:t>[</w:t>
      </w:r>
      <w:r w:rsidR="009B265B" w:rsidRPr="002543D7">
        <w:rPr>
          <w:rFonts w:cs="Times New Roman" w:hint="cs"/>
          <w:color w:val="A6A6A6" w:themeColor="background1" w:themeShade="A6"/>
          <w:rtl/>
        </w:rPr>
        <w:t>"</w:t>
      </w:r>
      <w:r w:rsidR="009B265B" w:rsidRPr="002543D7">
        <w:rPr>
          <w:rFonts w:cs="Times New Roman"/>
          <w:color w:val="A6A6A6" w:themeColor="background1" w:themeShade="A6"/>
          <w:rtl/>
        </w:rPr>
        <w:t>התכוונתי לאמר שז</w:t>
      </w:r>
      <w:r w:rsidR="009B265B" w:rsidRPr="002543D7">
        <w:rPr>
          <w:rFonts w:cs="Times New Roman" w:hint="cs"/>
          <w:color w:val="A6A6A6" w:themeColor="background1" w:themeShade="A6"/>
          <w:rtl/>
        </w:rPr>
        <w:t>את</w:t>
      </w:r>
      <w:r w:rsidR="009B265B" w:rsidRPr="002543D7">
        <w:rPr>
          <w:rFonts w:cs="Times New Roman"/>
          <w:color w:val="A6A6A6" w:themeColor="background1" w:themeShade="A6"/>
          <w:rtl/>
        </w:rPr>
        <w:t xml:space="preserve"> אני, זה כולי,</w:t>
      </w:r>
      <w:r w:rsidR="009B265B" w:rsidRPr="002543D7">
        <w:rPr>
          <w:rFonts w:cs="Times New Roman" w:hint="cs"/>
          <w:color w:val="A6A6A6" w:themeColor="background1" w:themeShade="A6"/>
          <w:rtl/>
        </w:rPr>
        <w:t>"</w:t>
      </w:r>
      <w:r w:rsidR="009B265B" w:rsidRPr="002543D7">
        <w:rPr>
          <w:rFonts w:cs="Times New Roman"/>
          <w:color w:val="A6A6A6" w:themeColor="background1" w:themeShade="A6"/>
          <w:rtl/>
        </w:rPr>
        <w:t xml:space="preserve"> כתפיות הגוזיה שלה, מבד לבן ורך,</w:t>
      </w:r>
      <w:r w:rsidR="009B265B" w:rsidRPr="002543D7">
        <w:rPr>
          <w:rFonts w:cs="Times New Roman" w:hint="cs"/>
          <w:color w:val="A6A6A6" w:themeColor="background1" w:themeShade="A6"/>
          <w:rtl/>
        </w:rPr>
        <w:t xml:space="preserve"> </w:t>
      </w:r>
      <w:r w:rsidR="009B265B" w:rsidRPr="002543D7">
        <w:rPr>
          <w:rFonts w:cs="Times New Roman"/>
          <w:color w:val="A6A6A6" w:themeColor="background1" w:themeShade="A6"/>
          <w:rtl/>
        </w:rPr>
        <w:t>הציצו כשמשכה בגופייה שלבשה</w:t>
      </w:r>
      <w:r w:rsidR="009B265B" w:rsidRPr="002543D7">
        <w:rPr>
          <w:rFonts w:cs="Times New Roman" w:hint="cs"/>
          <w:color w:val="A6A6A6" w:themeColor="background1" w:themeShade="A6"/>
          <w:rtl/>
        </w:rPr>
        <w:t>,</w:t>
      </w:r>
      <w:r w:rsidR="009B265B" w:rsidRPr="002543D7">
        <w:rPr>
          <w:rFonts w:cs="Times New Roman"/>
          <w:color w:val="A6A6A6" w:themeColor="background1" w:themeShade="A6"/>
          <w:rtl/>
        </w:rPr>
        <w:t xml:space="preserve"> </w:t>
      </w:r>
      <w:r w:rsidR="009B265B" w:rsidRPr="002543D7">
        <w:rPr>
          <w:rFonts w:cs="Times New Roman" w:hint="cs"/>
          <w:color w:val="A6A6A6" w:themeColor="background1" w:themeShade="A6"/>
          <w:rtl/>
        </w:rPr>
        <w:t>"</w:t>
      </w:r>
      <w:r w:rsidR="009B265B" w:rsidRPr="002543D7">
        <w:rPr>
          <w:rFonts w:cs="Times New Roman"/>
          <w:color w:val="A6A6A6" w:themeColor="background1" w:themeShade="A6"/>
          <w:rtl/>
        </w:rPr>
        <w:t>ואילו בך, בתוכך יש עוד משהו. מוסתר, אתה מהלך ומדבר אבל זה לא כל מה שקיים בך, מוסתר בך משהו שאתה נושא איתך בכיס קטן.</w:t>
      </w:r>
      <w:r w:rsidR="009B265B" w:rsidRPr="002543D7">
        <w:rPr>
          <w:rFonts w:cs="Times New Roman" w:hint="cs"/>
          <w:color w:val="A6A6A6" w:themeColor="background1" w:themeShade="A6"/>
          <w:rtl/>
        </w:rPr>
        <w:t>"</w:t>
      </w:r>
      <w:r w:rsidR="009B265B" w:rsidRPr="002543D7">
        <w:rPr>
          <w:rFonts w:cs="Times New Roman"/>
          <w:color w:val="A6A6A6" w:themeColor="background1" w:themeShade="A6"/>
          <w:rtl/>
        </w:rPr>
        <w:t xml:space="preserve"> היא ביטאה את ה'כיס קטן' באופן </w:t>
      </w:r>
      <w:r w:rsidR="009B265B" w:rsidRPr="002543D7">
        <w:rPr>
          <w:rFonts w:cs="Times New Roman" w:hint="cs"/>
          <w:color w:val="A6A6A6" w:themeColor="background1" w:themeShade="A6"/>
          <w:rtl/>
        </w:rPr>
        <w:t>[</w:t>
      </w:r>
      <w:r w:rsidR="009B265B" w:rsidRPr="002543D7">
        <w:rPr>
          <w:rFonts w:cs="Times New Roman"/>
          <w:color w:val="A6A6A6" w:themeColor="background1" w:themeShade="A6"/>
          <w:rtl/>
        </w:rPr>
        <w:t>שיווה</w:t>
      </w:r>
      <w:r w:rsidR="009B265B" w:rsidRPr="002543D7">
        <w:rPr>
          <w:rFonts w:cs="Times New Roman" w:hint="cs"/>
          <w:color w:val="A6A6A6" w:themeColor="background1" w:themeShade="A6"/>
          <w:rtl/>
        </w:rPr>
        <w:t>]</w:t>
      </w:r>
      <w:r w:rsidR="009B265B" w:rsidRPr="002543D7">
        <w:rPr>
          <w:rFonts w:cs="Times New Roman"/>
          <w:color w:val="A6A6A6" w:themeColor="background1" w:themeShade="A6"/>
          <w:rtl/>
        </w:rPr>
        <w:t xml:space="preserve"> </w:t>
      </w:r>
      <w:r w:rsidR="009B265B" w:rsidRPr="002543D7">
        <w:rPr>
          <w:rFonts w:cs="Times New Roman" w:hint="cs"/>
          <w:color w:val="A6A6A6" w:themeColor="background1" w:themeShade="A6"/>
          <w:rtl/>
        </w:rPr>
        <w:t>ש</w:t>
      </w:r>
      <w:r w:rsidR="009B265B" w:rsidRPr="002543D7">
        <w:rPr>
          <w:rFonts w:cs="Times New Roman"/>
          <w:color w:val="A6A6A6" w:themeColor="background1" w:themeShade="A6"/>
          <w:rtl/>
        </w:rPr>
        <w:t>ה</w:t>
      </w:r>
      <w:r w:rsidR="009B265B" w:rsidRPr="002543D7">
        <w:rPr>
          <w:rFonts w:cs="Times New Roman" w:hint="cs"/>
          <w:color w:val="A6A6A6" w:themeColor="background1" w:themeShade="A6"/>
          <w:rtl/>
        </w:rPr>
        <w:t>שרה על ה</w:t>
      </w:r>
      <w:r w:rsidR="009B265B" w:rsidRPr="002543D7">
        <w:rPr>
          <w:rFonts w:cs="Times New Roman"/>
          <w:color w:val="A6A6A6" w:themeColor="background1" w:themeShade="A6"/>
          <w:rtl/>
        </w:rPr>
        <w:t>ביטוי את כל המתיקות האפשרית בעולם.</w:t>
      </w:r>
      <w:r w:rsidR="009B265B" w:rsidRPr="002543D7">
        <w:rPr>
          <w:rFonts w:cs="Times New Roman" w:hint="cs"/>
          <w:color w:val="A6A6A6" w:themeColor="background1" w:themeShade="A6"/>
          <w:rtl/>
        </w:rPr>
        <w:t xml:space="preserve"> "אתה רואה אותי ואין בתוכי שום דבר נוסף, אני לא יודעת להגיד שום דבר נסתר, אני לא חושבת מחשבות אטומות ואני לא חולמת על נופים שאיש אינו מכיר."</w:t>
      </w:r>
    </w:p>
    <w:p w14:paraId="5EC4299F" w14:textId="2913152B" w:rsidR="009B265B" w:rsidRPr="002543D7" w:rsidRDefault="009B265B" w:rsidP="009B265B">
      <w:pPr>
        <w:rPr>
          <w:rFonts w:cs="Times New Roman"/>
          <w:color w:val="A6A6A6" w:themeColor="background1" w:themeShade="A6"/>
          <w:rtl/>
        </w:rPr>
      </w:pPr>
      <w:r w:rsidRPr="002543D7">
        <w:rPr>
          <w:rFonts w:cs="Times New Roman" w:hint="cs"/>
          <w:color w:val="A6A6A6" w:themeColor="background1" w:themeShade="A6"/>
          <w:rtl/>
        </w:rPr>
        <w:t xml:space="preserve">"המילים שלי הן כולן ציבוריות," התערב מארק, "מילים מפורסמות, שכל אדם בעולם חייב ללמוד </w:t>
      </w:r>
      <w:r w:rsidRPr="002543D7">
        <w:rPr>
          <w:rFonts w:cs="Times New Roman"/>
          <w:color w:val="A6A6A6" w:themeColor="background1" w:themeShade="A6"/>
          <w:rtl/>
        </w:rPr>
        <w:t>–</w:t>
      </w:r>
      <w:r w:rsidRPr="002543D7">
        <w:rPr>
          <w:rFonts w:cs="Times New Roman" w:hint="cs"/>
          <w:color w:val="A6A6A6" w:themeColor="background1" w:themeShade="A6"/>
          <w:rtl/>
        </w:rPr>
        <w:t xml:space="preserve"> מכריחים אותו לשנן להכתבות מילים שאולי היו יכולות להיות שלי אם לא היו מפרסמים אותן </w:t>
      </w:r>
      <w:r w:rsidR="00F97A34" w:rsidRPr="002543D7">
        <w:rPr>
          <w:rFonts w:cs="Times New Roman" w:hint="cs"/>
          <w:color w:val="A6A6A6" w:themeColor="background1" w:themeShade="A6"/>
          <w:rtl/>
        </w:rPr>
        <w:t>כל כך</w:t>
      </w:r>
      <w:r w:rsidRPr="002543D7">
        <w:rPr>
          <w:rFonts w:cs="Times New Roman" w:hint="cs"/>
          <w:color w:val="A6A6A6" w:themeColor="background1" w:themeShade="A6"/>
          <w:rtl/>
        </w:rPr>
        <w:t xml:space="preserve"> חזק, וכל אחד נתקל בהן ומחפש במילון. כי אלה המילים שכולם בחרו ואין לי משם אפילו מילה אחת פרטית. אני מחפש את המילים שהמורים לא חושבים שהן חשובות. </w:t>
      </w:r>
      <w:r w:rsidRPr="002543D7">
        <w:rPr>
          <w:rFonts w:cs="Times New Roman"/>
          <w:color w:val="A6A6A6" w:themeColor="background1" w:themeShade="A6"/>
        </w:rPr>
        <w:t>ticket</w:t>
      </w:r>
      <w:r w:rsidRPr="002543D7">
        <w:rPr>
          <w:rFonts w:cs="Times New Roman" w:hint="cs"/>
          <w:color w:val="A6A6A6" w:themeColor="background1" w:themeShade="A6"/>
          <w:rtl/>
        </w:rPr>
        <w:t xml:space="preserve"> כולם לומדים, בסוריה ובהודו ובניקרגואה, אין מקום בעולם שבו המילה </w:t>
      </w:r>
      <w:r w:rsidRPr="002543D7">
        <w:rPr>
          <w:rFonts w:cs="Times New Roman"/>
          <w:color w:val="A6A6A6" w:themeColor="background1" w:themeShade="A6"/>
        </w:rPr>
        <w:t>ticket</w:t>
      </w:r>
      <w:r w:rsidRPr="002543D7">
        <w:rPr>
          <w:rFonts w:cs="Times New Roman" w:hint="cs"/>
          <w:color w:val="A6A6A6" w:themeColor="background1" w:themeShade="A6"/>
          <w:rtl/>
        </w:rPr>
        <w:t xml:space="preserve"> לא חשובה.</w:t>
      </w:r>
    </w:p>
    <w:p w14:paraId="0BDAECC0" w14:textId="68B934ED" w:rsidR="0003379F" w:rsidRPr="002543D7" w:rsidRDefault="0003379F" w:rsidP="009B265B">
      <w:pPr>
        <w:rPr>
          <w:rFonts w:cs="Times New Roman"/>
          <w:color w:val="A6A6A6" w:themeColor="background1" w:themeShade="A6"/>
          <w:rtl/>
        </w:rPr>
      </w:pPr>
      <w:r w:rsidRPr="002543D7">
        <w:rPr>
          <w:rFonts w:cs="Times New Roman" w:hint="cs"/>
          <w:color w:val="A6A6A6" w:themeColor="background1" w:themeShade="A6"/>
          <w:rtl/>
        </w:rPr>
        <w:t>]</w:t>
      </w:r>
    </w:p>
    <w:p w14:paraId="53F75A4A" w14:textId="0ED4E41D" w:rsidR="0003379F" w:rsidRDefault="0003379F" w:rsidP="0003379F">
      <w:pPr>
        <w:rPr>
          <w:rFonts w:cs="Times New Roman"/>
          <w:rtl/>
        </w:rPr>
      </w:pPr>
      <w:r>
        <w:rPr>
          <w:rFonts w:cs="Times New Roman" w:hint="cs"/>
          <w:rtl/>
        </w:rPr>
        <w:t>"</w:t>
      </w:r>
      <w:r>
        <w:rPr>
          <w:rFonts w:cs="Times New Roman"/>
          <w:rtl/>
        </w:rPr>
        <w:t>התכוונתי ל</w:t>
      </w:r>
      <w:r w:rsidR="00A06C1F">
        <w:rPr>
          <w:rFonts w:cs="Times New Roman" w:hint="cs"/>
          <w:rtl/>
        </w:rPr>
        <w:t>משהו אחר.</w:t>
      </w:r>
      <w:r>
        <w:rPr>
          <w:rFonts w:cs="Times New Roman" w:hint="cs"/>
          <w:rtl/>
        </w:rPr>
        <w:t>"</w:t>
      </w:r>
      <w:r>
        <w:rPr>
          <w:rFonts w:cs="Times New Roman"/>
          <w:rtl/>
        </w:rPr>
        <w:t xml:space="preserve"> כתפיות הגוזי</w:t>
      </w:r>
      <w:r w:rsidR="00C52ED9">
        <w:rPr>
          <w:rFonts w:cs="Times New Roman" w:hint="cs"/>
          <w:rtl/>
        </w:rPr>
        <w:t>י</w:t>
      </w:r>
      <w:r>
        <w:rPr>
          <w:rFonts w:cs="Times New Roman"/>
          <w:rtl/>
        </w:rPr>
        <w:t>ה שלה, מבד לבן ורך,</w:t>
      </w:r>
      <w:r>
        <w:rPr>
          <w:rFonts w:cs="Times New Roman" w:hint="cs"/>
          <w:rtl/>
        </w:rPr>
        <w:t xml:space="preserve"> </w:t>
      </w:r>
      <w:r>
        <w:rPr>
          <w:rFonts w:cs="Times New Roman"/>
          <w:rtl/>
        </w:rPr>
        <w:t>הציצו כשמשכה בגופייה</w:t>
      </w:r>
      <w:r w:rsidR="00A06C1F">
        <w:rPr>
          <w:rFonts w:cs="Times New Roman" w:hint="cs"/>
          <w:rtl/>
        </w:rPr>
        <w:t>.</w:t>
      </w:r>
      <w:r>
        <w:rPr>
          <w:rFonts w:cs="Times New Roman"/>
          <w:rtl/>
        </w:rPr>
        <w:t xml:space="preserve"> </w:t>
      </w:r>
      <w:r>
        <w:rPr>
          <w:rFonts w:cs="Times New Roman" w:hint="cs"/>
          <w:rtl/>
        </w:rPr>
        <w:t>"</w:t>
      </w:r>
      <w:r w:rsidR="00A06C1F" w:rsidRPr="00A06C1F">
        <w:rPr>
          <w:rtl/>
        </w:rPr>
        <w:t xml:space="preserve"> </w:t>
      </w:r>
      <w:r w:rsidR="00A06C1F" w:rsidRPr="00A06C1F">
        <w:rPr>
          <w:rFonts w:cs="Times New Roman"/>
          <w:rtl/>
        </w:rPr>
        <w:t xml:space="preserve">זאת אני, זה כולי, </w:t>
      </w:r>
      <w:r>
        <w:rPr>
          <w:rFonts w:cs="Times New Roman" w:hint="cs"/>
          <w:rtl/>
        </w:rPr>
        <w:t>אני לא יודעת להגיד שום דבר מסתורי</w:t>
      </w:r>
      <w:r w:rsidR="00566968">
        <w:rPr>
          <w:rFonts w:cs="Times New Roman" w:hint="cs"/>
          <w:rtl/>
        </w:rPr>
        <w:t xml:space="preserve"> במבטאים אחרים</w:t>
      </w:r>
      <w:r>
        <w:rPr>
          <w:rFonts w:cs="Times New Roman" w:hint="cs"/>
          <w:rtl/>
        </w:rPr>
        <w:t xml:space="preserve">, </w:t>
      </w:r>
      <w:r w:rsidR="00566968">
        <w:rPr>
          <w:rFonts w:cs="Times New Roman" w:hint="cs"/>
          <w:rtl/>
        </w:rPr>
        <w:t>לא נ</w:t>
      </w:r>
      <w:r w:rsidR="003C6A85">
        <w:rPr>
          <w:rFonts w:cs="Times New Roman" w:hint="cs"/>
          <w:rtl/>
        </w:rPr>
        <w:t>ולדתי</w:t>
      </w:r>
      <w:r w:rsidR="00566968">
        <w:rPr>
          <w:rFonts w:cs="Times New Roman" w:hint="cs"/>
          <w:rtl/>
        </w:rPr>
        <w:t xml:space="preserve"> </w:t>
      </w:r>
      <w:r w:rsidR="003C6A85">
        <w:rPr>
          <w:rFonts w:cs="Times New Roman" w:hint="cs"/>
          <w:rtl/>
        </w:rPr>
        <w:t>ב</w:t>
      </w:r>
      <w:r>
        <w:rPr>
          <w:rFonts w:cs="Times New Roman" w:hint="cs"/>
          <w:rtl/>
        </w:rPr>
        <w:t>נופים שא</w:t>
      </w:r>
      <w:r w:rsidR="00566968">
        <w:rPr>
          <w:rFonts w:cs="Times New Roman" w:hint="cs"/>
          <w:rtl/>
        </w:rPr>
        <w:t>ף אחד לא</w:t>
      </w:r>
      <w:r>
        <w:rPr>
          <w:rFonts w:cs="Times New Roman" w:hint="cs"/>
          <w:rtl/>
        </w:rPr>
        <w:t xml:space="preserve"> מכיר."</w:t>
      </w:r>
    </w:p>
    <w:p w14:paraId="534FBD78" w14:textId="77777777" w:rsidR="0003379F" w:rsidRDefault="0003379F" w:rsidP="0003379F">
      <w:pPr>
        <w:rPr>
          <w:rFonts w:cs="Times New Roman"/>
          <w:rtl/>
        </w:rPr>
      </w:pPr>
      <w:r>
        <w:rPr>
          <w:rFonts w:cs="Times New Roman" w:hint="cs"/>
          <w:rtl/>
        </w:rPr>
        <w:t>אלכס שתק. הוא לא ידע על מה היא מדברת, הוא לא ידע מי היא, אם כי בקרוב יידע.</w:t>
      </w:r>
    </w:p>
    <w:p w14:paraId="6B0302DC" w14:textId="656AA5CB" w:rsidR="0003379F" w:rsidRPr="00094A9E" w:rsidRDefault="0003379F" w:rsidP="0003379F">
      <w:pPr>
        <w:rPr>
          <w:rFonts w:cs="Times New Roman"/>
          <w:rtl/>
        </w:rPr>
      </w:pPr>
      <w:r>
        <w:rPr>
          <w:rFonts w:cs="Times New Roman" w:hint="cs"/>
          <w:rtl/>
        </w:rPr>
        <w:t>"</w:t>
      </w:r>
      <w:r w:rsidRPr="00CE03C4">
        <w:rPr>
          <w:rFonts w:cs="Times New Roman" w:hint="cs"/>
          <w:rtl/>
        </w:rPr>
        <w:t xml:space="preserve">אני מחפש </w:t>
      </w:r>
      <w:r>
        <w:rPr>
          <w:rFonts w:cs="Times New Roman" w:hint="cs"/>
          <w:rtl/>
        </w:rPr>
        <w:t xml:space="preserve">רק </w:t>
      </w:r>
      <w:r w:rsidRPr="00CE03C4">
        <w:rPr>
          <w:rFonts w:cs="Times New Roman" w:hint="cs"/>
          <w:rtl/>
        </w:rPr>
        <w:t xml:space="preserve">את המילים שהמורים לא </w:t>
      </w:r>
      <w:r w:rsidR="007965E6">
        <w:rPr>
          <w:rFonts w:cs="Times New Roman" w:hint="cs"/>
          <w:rtl/>
        </w:rPr>
        <w:t>מלמדים</w:t>
      </w:r>
      <w:r>
        <w:rPr>
          <w:rFonts w:cs="Times New Roman" w:hint="cs"/>
          <w:rtl/>
        </w:rPr>
        <w:t>," מארק</w:t>
      </w:r>
      <w:r w:rsidR="00AD419F">
        <w:rPr>
          <w:rFonts w:cs="Times New Roman" w:hint="cs"/>
          <w:rtl/>
        </w:rPr>
        <w:t xml:space="preserve"> התערב</w:t>
      </w:r>
      <w:r w:rsidR="00C52ED9">
        <w:rPr>
          <w:rFonts w:cs="Times New Roman" w:hint="cs"/>
          <w:rtl/>
        </w:rPr>
        <w:t>.</w:t>
      </w:r>
      <w:r>
        <w:rPr>
          <w:rFonts w:cs="Times New Roman" w:hint="cs"/>
          <w:rtl/>
        </w:rPr>
        <w:t xml:space="preserve"> "מילה כמו</w:t>
      </w:r>
      <w:r w:rsidR="0020084D">
        <w:rPr>
          <w:rFonts w:cs="Times New Roman" w:hint="cs"/>
          <w:rtl/>
        </w:rPr>
        <w:t>,</w:t>
      </w:r>
      <w:r>
        <w:rPr>
          <w:rFonts w:cs="Times New Roman" w:hint="cs"/>
          <w:rtl/>
        </w:rPr>
        <w:t xml:space="preserve"> נניח</w:t>
      </w:r>
      <w:r w:rsidR="0020084D">
        <w:rPr>
          <w:rFonts w:cs="Times New Roman" w:hint="cs"/>
          <w:rtl/>
        </w:rPr>
        <w:t>,</w:t>
      </w:r>
      <w:r w:rsidRPr="00CE03C4">
        <w:rPr>
          <w:rFonts w:cs="Times New Roman" w:hint="cs"/>
          <w:rtl/>
        </w:rPr>
        <w:t xml:space="preserve"> </w:t>
      </w:r>
      <w:bookmarkStart w:id="112" w:name="_Hlk503008005"/>
      <w:r w:rsidR="003C6A85" w:rsidRPr="003C6A85">
        <w:rPr>
          <w:rFonts w:cs="Times New Roman"/>
        </w:rPr>
        <w:t>message</w:t>
      </w:r>
      <w:r w:rsidR="003C6A85">
        <w:rPr>
          <w:rFonts w:cs="Times New Roman" w:hint="cs"/>
          <w:rtl/>
        </w:rPr>
        <w:t xml:space="preserve"> </w:t>
      </w:r>
      <w:r w:rsidR="00046999">
        <w:rPr>
          <w:rFonts w:cs="Times New Roman" w:hint="cs"/>
          <w:rtl/>
        </w:rPr>
        <w:t>לא מעניינת אותי</w:t>
      </w:r>
      <w:r w:rsidR="008B392B">
        <w:rPr>
          <w:rFonts w:cs="Times New Roman" w:hint="cs"/>
          <w:rtl/>
        </w:rPr>
        <w:t>.</w:t>
      </w:r>
      <w:r w:rsidR="00046999">
        <w:rPr>
          <w:rFonts w:cs="Times New Roman" w:hint="cs"/>
          <w:rtl/>
        </w:rPr>
        <w:t xml:space="preserve"> </w:t>
      </w:r>
      <w:r w:rsidR="00046999" w:rsidRPr="00094A9E">
        <w:rPr>
          <w:rFonts w:cs="Times New Roman" w:hint="eastAsia"/>
          <w:rtl/>
        </w:rPr>
        <w:t>זאת</w:t>
      </w:r>
      <w:r w:rsidR="00046999" w:rsidRPr="00094A9E">
        <w:rPr>
          <w:rFonts w:cs="Times New Roman"/>
          <w:rtl/>
        </w:rPr>
        <w:t xml:space="preserve"> מילה ציבורית, </w:t>
      </w:r>
      <w:r w:rsidR="008B392B" w:rsidRPr="00094A9E">
        <w:rPr>
          <w:rFonts w:cs="Times New Roman" w:hint="eastAsia"/>
          <w:rtl/>
        </w:rPr>
        <w:t>כולם</w:t>
      </w:r>
      <w:r w:rsidR="008B392B" w:rsidRPr="00094A9E">
        <w:rPr>
          <w:rFonts w:cs="Times New Roman"/>
          <w:rtl/>
        </w:rPr>
        <w:t xml:space="preserve"> </w:t>
      </w:r>
      <w:r w:rsidR="008B392B" w:rsidRPr="00094A9E">
        <w:rPr>
          <w:rFonts w:cs="Times New Roman" w:hint="eastAsia"/>
          <w:rtl/>
        </w:rPr>
        <w:t>בכל</w:t>
      </w:r>
      <w:r w:rsidR="008B392B" w:rsidRPr="00094A9E">
        <w:rPr>
          <w:rFonts w:cs="Times New Roman"/>
          <w:rtl/>
        </w:rPr>
        <w:t xml:space="preserve"> </w:t>
      </w:r>
      <w:r w:rsidR="008B392B" w:rsidRPr="00094A9E">
        <w:rPr>
          <w:rFonts w:cs="Times New Roman" w:hint="eastAsia"/>
          <w:rtl/>
        </w:rPr>
        <w:t>העולם</w:t>
      </w:r>
      <w:r w:rsidR="008B392B" w:rsidRPr="00094A9E">
        <w:rPr>
          <w:rFonts w:cs="Times New Roman"/>
          <w:rtl/>
        </w:rPr>
        <w:t xml:space="preserve"> </w:t>
      </w:r>
      <w:r w:rsidR="008B392B" w:rsidRPr="00094A9E">
        <w:rPr>
          <w:rFonts w:cs="Times New Roman" w:hint="eastAsia"/>
          <w:rtl/>
        </w:rPr>
        <w:t>מכירים</w:t>
      </w:r>
      <w:r w:rsidR="008B392B" w:rsidRPr="00094A9E">
        <w:rPr>
          <w:rFonts w:cs="Times New Roman"/>
          <w:rtl/>
        </w:rPr>
        <w:t xml:space="preserve"> </w:t>
      </w:r>
      <w:r w:rsidR="008B392B" w:rsidRPr="00094A9E">
        <w:rPr>
          <w:rFonts w:cs="Times New Roman" w:hint="eastAsia"/>
          <w:rtl/>
        </w:rPr>
        <w:t>אותה</w:t>
      </w:r>
      <w:r w:rsidR="008B392B" w:rsidRPr="00094A9E">
        <w:rPr>
          <w:rFonts w:cs="Times New Roman"/>
          <w:rtl/>
        </w:rPr>
        <w:t>.</w:t>
      </w:r>
      <w:bookmarkStart w:id="113" w:name="_Hlk503008046"/>
      <w:bookmarkEnd w:id="112"/>
      <w:r w:rsidRPr="00094A9E">
        <w:rPr>
          <w:rFonts w:cs="Times New Roman"/>
          <w:rtl/>
        </w:rPr>
        <w:t>"</w:t>
      </w:r>
    </w:p>
    <w:p w14:paraId="22F43C25" w14:textId="42479FD1" w:rsidR="00D753FC" w:rsidRPr="00094A9E" w:rsidRDefault="00DB3102" w:rsidP="0003379F">
      <w:pPr>
        <w:rPr>
          <w:rFonts w:cs="Times New Roman"/>
          <w:rtl/>
        </w:rPr>
      </w:pPr>
      <w:r w:rsidRPr="00094A9E">
        <w:rPr>
          <w:rFonts w:cs="Times New Roman"/>
          <w:rtl/>
        </w:rPr>
        <w:t>"</w:t>
      </w:r>
      <w:r w:rsidR="008B392B" w:rsidRPr="00094A9E">
        <w:rPr>
          <w:rFonts w:cs="Times New Roman" w:hint="eastAsia"/>
          <w:rtl/>
        </w:rPr>
        <w:t>ככל</w:t>
      </w:r>
      <w:r w:rsidR="008B392B" w:rsidRPr="00094A9E">
        <w:rPr>
          <w:rFonts w:cs="Times New Roman"/>
          <w:rtl/>
        </w:rPr>
        <w:t xml:space="preserve"> </w:t>
      </w:r>
      <w:r w:rsidRPr="00094A9E">
        <w:rPr>
          <w:rFonts w:cs="Times New Roman" w:hint="eastAsia"/>
          <w:rtl/>
        </w:rPr>
        <w:t>שיותר</w:t>
      </w:r>
      <w:r w:rsidRPr="00094A9E">
        <w:rPr>
          <w:rFonts w:cs="Times New Roman"/>
          <w:rtl/>
        </w:rPr>
        <w:t xml:space="preserve"> </w:t>
      </w:r>
      <w:r w:rsidRPr="00094A9E">
        <w:rPr>
          <w:rFonts w:cs="Times New Roman" w:hint="eastAsia"/>
          <w:rtl/>
        </w:rPr>
        <w:t>אנשים</w:t>
      </w:r>
      <w:r w:rsidRPr="00094A9E">
        <w:rPr>
          <w:rFonts w:cs="Times New Roman"/>
          <w:rtl/>
        </w:rPr>
        <w:t xml:space="preserve"> </w:t>
      </w:r>
      <w:r w:rsidRPr="00094A9E">
        <w:rPr>
          <w:rFonts w:cs="Times New Roman" w:hint="eastAsia"/>
          <w:rtl/>
        </w:rPr>
        <w:t>משתמשים</w:t>
      </w:r>
      <w:r w:rsidRPr="00094A9E">
        <w:rPr>
          <w:rFonts w:cs="Times New Roman"/>
          <w:rtl/>
        </w:rPr>
        <w:t xml:space="preserve"> </w:t>
      </w:r>
      <w:r w:rsidRPr="00094A9E">
        <w:rPr>
          <w:rFonts w:cs="Times New Roman" w:hint="eastAsia"/>
          <w:rtl/>
        </w:rPr>
        <w:t>במילה</w:t>
      </w:r>
      <w:r w:rsidRPr="00094A9E">
        <w:rPr>
          <w:rFonts w:cs="Times New Roman"/>
          <w:rtl/>
        </w:rPr>
        <w:t xml:space="preserve">, </w:t>
      </w:r>
      <w:r w:rsidRPr="00094A9E">
        <w:rPr>
          <w:rFonts w:cs="Times New Roman" w:hint="eastAsia"/>
          <w:rtl/>
        </w:rPr>
        <w:t>היא</w:t>
      </w:r>
      <w:r w:rsidRPr="00094A9E">
        <w:rPr>
          <w:rFonts w:cs="Times New Roman"/>
          <w:rtl/>
        </w:rPr>
        <w:t xml:space="preserve"> </w:t>
      </w:r>
      <w:r w:rsidRPr="00094A9E">
        <w:rPr>
          <w:rFonts w:cs="Times New Roman" w:hint="eastAsia"/>
          <w:rtl/>
        </w:rPr>
        <w:t>יותר</w:t>
      </w:r>
      <w:r w:rsidRPr="00094A9E">
        <w:rPr>
          <w:rFonts w:cs="Times New Roman"/>
          <w:rtl/>
        </w:rPr>
        <w:t xml:space="preserve"> </w:t>
      </w:r>
      <w:r w:rsidRPr="00094A9E">
        <w:rPr>
          <w:rFonts w:cs="Times New Roman" w:hint="eastAsia"/>
          <w:rtl/>
        </w:rPr>
        <w:t>אמיתית</w:t>
      </w:r>
      <w:r w:rsidRPr="00094A9E">
        <w:rPr>
          <w:rFonts w:cs="Times New Roman"/>
          <w:rtl/>
        </w:rPr>
        <w:t xml:space="preserve">," </w:t>
      </w:r>
      <w:r w:rsidRPr="00094A9E">
        <w:rPr>
          <w:rFonts w:cs="Times New Roman" w:hint="eastAsia"/>
          <w:rtl/>
        </w:rPr>
        <w:t>אלכס</w:t>
      </w:r>
      <w:r w:rsidRPr="00094A9E">
        <w:rPr>
          <w:rFonts w:cs="Times New Roman"/>
          <w:rtl/>
        </w:rPr>
        <w:t xml:space="preserve"> </w:t>
      </w:r>
      <w:r w:rsidRPr="00094A9E">
        <w:rPr>
          <w:rFonts w:cs="Times New Roman" w:hint="eastAsia"/>
          <w:rtl/>
        </w:rPr>
        <w:t>טען</w:t>
      </w:r>
      <w:r w:rsidR="00C47DAC" w:rsidRPr="00094A9E">
        <w:rPr>
          <w:rFonts w:cs="Times New Roman"/>
          <w:rtl/>
        </w:rPr>
        <w:t xml:space="preserve">, </w:t>
      </w:r>
      <w:r w:rsidR="00C47DAC" w:rsidRPr="00094A9E">
        <w:rPr>
          <w:rFonts w:cs="Times New Roman" w:hint="eastAsia"/>
          <w:rtl/>
        </w:rPr>
        <w:t>ו</w:t>
      </w:r>
      <w:r w:rsidR="003E347B" w:rsidRPr="00094A9E">
        <w:rPr>
          <w:rFonts w:cs="Times New Roman" w:hint="eastAsia"/>
          <w:rtl/>
        </w:rPr>
        <w:t>הרשה</w:t>
      </w:r>
      <w:r w:rsidR="003E347B" w:rsidRPr="00094A9E">
        <w:rPr>
          <w:rFonts w:cs="Times New Roman"/>
          <w:rtl/>
        </w:rPr>
        <w:t xml:space="preserve"> </w:t>
      </w:r>
      <w:r w:rsidR="003E347B" w:rsidRPr="00094A9E">
        <w:rPr>
          <w:rFonts w:cs="Times New Roman" w:hint="eastAsia"/>
          <w:rtl/>
        </w:rPr>
        <w:t>לעצמו</w:t>
      </w:r>
      <w:r w:rsidR="003E347B" w:rsidRPr="00094A9E">
        <w:rPr>
          <w:rFonts w:cs="Times New Roman"/>
          <w:rtl/>
        </w:rPr>
        <w:t xml:space="preserve"> </w:t>
      </w:r>
      <w:r w:rsidR="003E347B" w:rsidRPr="00094A9E">
        <w:rPr>
          <w:rFonts w:cs="Times New Roman" w:hint="eastAsia"/>
          <w:rtl/>
        </w:rPr>
        <w:t>שוב</w:t>
      </w:r>
      <w:r w:rsidR="00C47DAC" w:rsidRPr="00094A9E">
        <w:rPr>
          <w:rFonts w:cs="Times New Roman"/>
          <w:rtl/>
        </w:rPr>
        <w:t xml:space="preserve"> לא </w:t>
      </w:r>
      <w:r w:rsidR="003E347B" w:rsidRPr="00094A9E">
        <w:rPr>
          <w:rFonts w:cs="Times New Roman" w:hint="eastAsia"/>
          <w:rtl/>
        </w:rPr>
        <w:t>ל</w:t>
      </w:r>
      <w:r w:rsidR="00C47DAC" w:rsidRPr="00094A9E">
        <w:rPr>
          <w:rFonts w:cs="Times New Roman" w:hint="eastAsia"/>
          <w:rtl/>
        </w:rPr>
        <w:t>טר</w:t>
      </w:r>
      <w:r w:rsidR="003E347B" w:rsidRPr="00094A9E">
        <w:rPr>
          <w:rFonts w:cs="Times New Roman" w:hint="eastAsia"/>
          <w:rtl/>
        </w:rPr>
        <w:t>ו</w:t>
      </w:r>
      <w:r w:rsidR="00C47DAC" w:rsidRPr="00094A9E">
        <w:rPr>
          <w:rFonts w:cs="Times New Roman" w:hint="eastAsia"/>
          <w:rtl/>
        </w:rPr>
        <w:t>ח</w:t>
      </w:r>
      <w:r w:rsidR="00C47DAC" w:rsidRPr="00094A9E">
        <w:rPr>
          <w:rFonts w:cs="Times New Roman"/>
          <w:rtl/>
        </w:rPr>
        <w:t xml:space="preserve"> </w:t>
      </w:r>
      <w:r w:rsidR="003E347B" w:rsidRPr="00094A9E">
        <w:rPr>
          <w:rFonts w:cs="Times New Roman" w:hint="eastAsia"/>
          <w:rtl/>
        </w:rPr>
        <w:t>ב</w:t>
      </w:r>
      <w:r w:rsidR="00C47DAC" w:rsidRPr="00094A9E">
        <w:rPr>
          <w:rFonts w:cs="Times New Roman" w:hint="eastAsia"/>
          <w:rtl/>
        </w:rPr>
        <w:t>עברית</w:t>
      </w:r>
      <w:r w:rsidRPr="00094A9E">
        <w:rPr>
          <w:rFonts w:cs="Times New Roman"/>
          <w:rtl/>
        </w:rPr>
        <w:t>.</w:t>
      </w:r>
    </w:p>
    <w:p w14:paraId="7F3C9E2E" w14:textId="2F7BBA34" w:rsidR="00DB3102" w:rsidRPr="00094A9E" w:rsidRDefault="00DB3102" w:rsidP="0003379F">
      <w:pPr>
        <w:rPr>
          <w:rFonts w:cs="Times New Roman"/>
          <w:rtl/>
        </w:rPr>
      </w:pPr>
      <w:r w:rsidRPr="00094A9E">
        <w:rPr>
          <w:rFonts w:cs="Times New Roman"/>
          <w:rtl/>
        </w:rPr>
        <w:t>"</w:t>
      </w:r>
      <w:r w:rsidR="004F0DD7">
        <w:rPr>
          <w:rFonts w:cs="Times New Roman" w:hint="cs"/>
          <w:rtl/>
        </w:rPr>
        <w:t>שטויות</w:t>
      </w:r>
      <w:r w:rsidRPr="00094A9E">
        <w:rPr>
          <w:rFonts w:cs="Times New Roman"/>
          <w:rtl/>
        </w:rPr>
        <w:t>!"</w:t>
      </w:r>
    </w:p>
    <w:p w14:paraId="0D285782" w14:textId="73B3E7A9" w:rsidR="00DB3102" w:rsidRDefault="00DB3102" w:rsidP="0003379F">
      <w:pPr>
        <w:rPr>
          <w:rFonts w:cs="Times New Roman"/>
          <w:rtl/>
        </w:rPr>
      </w:pPr>
      <w:r w:rsidRPr="00094A9E">
        <w:rPr>
          <w:rFonts w:cs="Times New Roman"/>
          <w:rtl/>
        </w:rPr>
        <w:t xml:space="preserve">"מילה שרק שני אנשים </w:t>
      </w:r>
      <w:r w:rsidR="00566968" w:rsidRPr="00094A9E">
        <w:rPr>
          <w:rFonts w:cs="Times New Roman" w:hint="eastAsia"/>
          <w:rtl/>
        </w:rPr>
        <w:t>יודעים</w:t>
      </w:r>
      <w:r w:rsidRPr="00094A9E">
        <w:rPr>
          <w:rFonts w:cs="Times New Roman"/>
          <w:rtl/>
        </w:rPr>
        <w:t xml:space="preserve"> – היא באמת מילה? או סתם צלילים? מי מחליט מתי צלילים ה</w:t>
      </w:r>
      <w:r w:rsidR="00EE3C2B" w:rsidRPr="00094A9E">
        <w:rPr>
          <w:rFonts w:cs="Times New Roman" w:hint="eastAsia"/>
          <w:rtl/>
        </w:rPr>
        <w:t>ו</w:t>
      </w:r>
      <w:r w:rsidR="00566968" w:rsidRPr="00094A9E">
        <w:rPr>
          <w:rFonts w:cs="Times New Roman" w:hint="eastAsia"/>
          <w:rtl/>
        </w:rPr>
        <w:t>פכי</w:t>
      </w:r>
      <w:r w:rsidRPr="00094A9E">
        <w:rPr>
          <w:rFonts w:cs="Times New Roman" w:hint="eastAsia"/>
          <w:rtl/>
        </w:rPr>
        <w:t>ם</w:t>
      </w:r>
      <w:r w:rsidRPr="00094A9E">
        <w:rPr>
          <w:rFonts w:cs="Times New Roman"/>
          <w:rtl/>
        </w:rPr>
        <w:t xml:space="preserve"> </w:t>
      </w:r>
      <w:r w:rsidR="00566968" w:rsidRPr="00094A9E">
        <w:rPr>
          <w:rFonts w:cs="Times New Roman" w:hint="eastAsia"/>
          <w:rtl/>
        </w:rPr>
        <w:t>ל</w:t>
      </w:r>
      <w:r w:rsidRPr="00094A9E">
        <w:rPr>
          <w:rFonts w:cs="Times New Roman" w:hint="eastAsia"/>
          <w:rtl/>
        </w:rPr>
        <w:t>מילה</w:t>
      </w:r>
      <w:r w:rsidRPr="00094A9E">
        <w:rPr>
          <w:rFonts w:cs="Times New Roman"/>
          <w:rtl/>
        </w:rPr>
        <w:t xml:space="preserve">? </w:t>
      </w:r>
      <w:r w:rsidRPr="00094A9E">
        <w:rPr>
          <w:rFonts w:cs="Times New Roman" w:hint="eastAsia"/>
          <w:rtl/>
        </w:rPr>
        <w:t>אם</w:t>
      </w:r>
      <w:r w:rsidRPr="00094A9E">
        <w:rPr>
          <w:rFonts w:cs="Times New Roman"/>
          <w:rtl/>
        </w:rPr>
        <w:t xml:space="preserve"> </w:t>
      </w:r>
      <w:r w:rsidRPr="00094A9E">
        <w:rPr>
          <w:rFonts w:cs="Times New Roman" w:hint="eastAsia"/>
          <w:rtl/>
        </w:rPr>
        <w:t>יותר</w:t>
      </w:r>
      <w:r w:rsidRPr="00094A9E">
        <w:rPr>
          <w:rFonts w:cs="Times New Roman"/>
          <w:rtl/>
        </w:rPr>
        <w:t xml:space="preserve"> </w:t>
      </w:r>
      <w:r w:rsidRPr="00094A9E">
        <w:rPr>
          <w:rFonts w:cs="Times New Roman" w:hint="eastAsia"/>
          <w:rtl/>
        </w:rPr>
        <w:t>אנשים</w:t>
      </w:r>
      <w:r w:rsidRPr="00094A9E">
        <w:rPr>
          <w:rFonts w:cs="Times New Roman"/>
          <w:rtl/>
        </w:rPr>
        <w:t xml:space="preserve"> </w:t>
      </w:r>
      <w:r w:rsidRPr="00094A9E">
        <w:rPr>
          <w:rFonts w:cs="Times New Roman" w:hint="eastAsia"/>
          <w:rtl/>
        </w:rPr>
        <w:t>משתמשים</w:t>
      </w:r>
      <w:r w:rsidRPr="00094A9E">
        <w:rPr>
          <w:rFonts w:cs="Times New Roman"/>
          <w:rtl/>
        </w:rPr>
        <w:t xml:space="preserve"> </w:t>
      </w:r>
      <w:r w:rsidRPr="00094A9E">
        <w:rPr>
          <w:rFonts w:cs="Times New Roman" w:hint="eastAsia"/>
          <w:rtl/>
        </w:rPr>
        <w:t>בצלילים</w:t>
      </w:r>
      <w:r w:rsidRPr="00094A9E">
        <w:rPr>
          <w:rFonts w:cs="Times New Roman"/>
          <w:rtl/>
        </w:rPr>
        <w:t xml:space="preserve">, </w:t>
      </w:r>
      <w:r w:rsidRPr="00094A9E">
        <w:rPr>
          <w:rFonts w:cs="Times New Roman" w:hint="eastAsia"/>
          <w:rtl/>
        </w:rPr>
        <w:t>זאת</w:t>
      </w:r>
      <w:r w:rsidRPr="00094A9E">
        <w:rPr>
          <w:rFonts w:cs="Times New Roman"/>
          <w:rtl/>
        </w:rPr>
        <w:t xml:space="preserve"> </w:t>
      </w:r>
      <w:r w:rsidRPr="00094A9E">
        <w:rPr>
          <w:rFonts w:cs="Times New Roman" w:hint="eastAsia"/>
          <w:rtl/>
        </w:rPr>
        <w:t>יותר</w:t>
      </w:r>
      <w:r w:rsidRPr="00094A9E">
        <w:rPr>
          <w:rFonts w:cs="Times New Roman"/>
          <w:rtl/>
        </w:rPr>
        <w:t xml:space="preserve"> </w:t>
      </w:r>
      <w:r w:rsidRPr="00094A9E">
        <w:rPr>
          <w:rFonts w:cs="Times New Roman" w:hint="eastAsia"/>
          <w:rtl/>
        </w:rPr>
        <w:t>מילה</w:t>
      </w:r>
      <w:r w:rsidRPr="00094A9E">
        <w:rPr>
          <w:rFonts w:cs="Times New Roman"/>
          <w:rtl/>
        </w:rPr>
        <w:t>."</w:t>
      </w:r>
    </w:p>
    <w:p w14:paraId="39708C8F" w14:textId="57C9607A" w:rsidR="00DB3102" w:rsidRPr="002543D7" w:rsidRDefault="00DB3102" w:rsidP="00DB3102">
      <w:pPr>
        <w:rPr>
          <w:rFonts w:cs="Times New Roman"/>
          <w:color w:val="A6A6A6" w:themeColor="background1" w:themeShade="A6"/>
          <w:rtl/>
        </w:rPr>
      </w:pPr>
      <w:r w:rsidRPr="002543D7">
        <w:rPr>
          <w:rFonts w:cs="Times New Roman" w:hint="cs"/>
          <w:color w:val="A6A6A6" w:themeColor="background1" w:themeShade="A6"/>
          <w:rtl/>
        </w:rPr>
        <w:t>[</w:t>
      </w:r>
      <w:r w:rsidRPr="002543D7">
        <w:rPr>
          <w:rFonts w:cs="Times New Roman"/>
          <w:color w:val="A6A6A6" w:themeColor="background1" w:themeShade="A6"/>
          <w:rtl/>
        </w:rPr>
        <w:t>מה זאת מילה ? צליל שמספיק אנשים מסכימים לתת לו משמעות. האם</w:t>
      </w:r>
      <w:r w:rsidRPr="002543D7">
        <w:rPr>
          <w:rFonts w:cs="Times New Roman" w:hint="cs"/>
          <w:color w:val="A6A6A6" w:themeColor="background1" w:themeShade="A6"/>
          <w:rtl/>
        </w:rPr>
        <w:t xml:space="preserve"> </w:t>
      </w:r>
      <w:r w:rsidRPr="002543D7">
        <w:rPr>
          <w:rFonts w:cs="Times New Roman"/>
          <w:color w:val="A6A6A6" w:themeColor="background1" w:themeShade="A6"/>
          <w:rtl/>
        </w:rPr>
        <w:t>אדם אחד מספיק בשביל להחליט שאיזה צליל הוא</w:t>
      </w:r>
      <w:r w:rsidR="00B40BDC" w:rsidRPr="002543D7">
        <w:rPr>
          <w:rFonts w:cs="Times New Roman"/>
          <w:color w:val="A6A6A6" w:themeColor="background1" w:themeShade="A6"/>
          <w:rtl/>
        </w:rPr>
        <w:t xml:space="preserve"> </w:t>
      </w:r>
      <w:r w:rsidRPr="002543D7">
        <w:rPr>
          <w:rFonts w:cs="Times New Roman"/>
          <w:color w:val="A6A6A6" w:themeColor="background1" w:themeShade="A6"/>
          <w:rtl/>
        </w:rPr>
        <w:t xml:space="preserve">מילה? לא. מה עם שניים? אולי. עשרה? אלף? אם מליון, זה עוד יותר טוב. וככל שיש יותר אנשים, זאת יותר מילה. </w:t>
      </w:r>
    </w:p>
    <w:p w14:paraId="31A950A4" w14:textId="77777777" w:rsidR="00DB3102" w:rsidRPr="002543D7" w:rsidRDefault="00DB3102" w:rsidP="00DB3102">
      <w:pPr>
        <w:rPr>
          <w:rFonts w:cs="Times New Roman"/>
          <w:color w:val="A6A6A6" w:themeColor="background1" w:themeShade="A6"/>
          <w:rtl/>
        </w:rPr>
      </w:pPr>
      <w:r w:rsidRPr="002543D7">
        <w:rPr>
          <w:rFonts w:cs="Times New Roman"/>
          <w:color w:val="A6A6A6" w:themeColor="background1" w:themeShade="A6"/>
          <w:rtl/>
        </w:rPr>
        <w:lastRenderedPageBreak/>
        <w:t xml:space="preserve">האינספירציה לזה היא מהרצאה של </w:t>
      </w:r>
      <w:r w:rsidRPr="002543D7">
        <w:rPr>
          <w:rFonts w:cs="Times New Roman"/>
          <w:color w:val="A6A6A6" w:themeColor="background1" w:themeShade="A6"/>
        </w:rPr>
        <w:t>ted</w:t>
      </w:r>
      <w:r w:rsidRPr="002543D7">
        <w:rPr>
          <w:rFonts w:cs="Times New Roman"/>
          <w:color w:val="A6A6A6" w:themeColor="background1" w:themeShade="A6"/>
          <w:rtl/>
        </w:rPr>
        <w:t xml:space="preserve"> -</w:t>
      </w:r>
    </w:p>
    <w:p w14:paraId="478782A9" w14:textId="53B657B2" w:rsidR="00DB3102" w:rsidRPr="002543D7" w:rsidRDefault="00B40BDC" w:rsidP="00DB3102">
      <w:pPr>
        <w:rPr>
          <w:rFonts w:cs="Times New Roman"/>
          <w:color w:val="A6A6A6" w:themeColor="background1" w:themeShade="A6"/>
        </w:rPr>
      </w:pPr>
      <w:r w:rsidRPr="002543D7">
        <w:rPr>
          <w:rFonts w:cs="Times New Roman"/>
          <w:color w:val="A6A6A6" w:themeColor="background1" w:themeShade="A6"/>
          <w:rtl/>
        </w:rPr>
        <w:t xml:space="preserve"> </w:t>
      </w:r>
      <w:r w:rsidR="00DB3102" w:rsidRPr="002543D7">
        <w:rPr>
          <w:rFonts w:cs="Times New Roman"/>
          <w:color w:val="A6A6A6" w:themeColor="background1" w:themeShade="A6"/>
        </w:rPr>
        <w:t>TED Talk</w:t>
      </w:r>
    </w:p>
    <w:p w14:paraId="34AC7A7E" w14:textId="77777777" w:rsidR="00DB3102" w:rsidRPr="002543D7" w:rsidRDefault="00DB3102" w:rsidP="00DB3102">
      <w:pPr>
        <w:rPr>
          <w:rFonts w:cs="Times New Roman"/>
          <w:color w:val="A6A6A6" w:themeColor="background1" w:themeShade="A6"/>
        </w:rPr>
      </w:pPr>
      <w:r w:rsidRPr="002543D7">
        <w:rPr>
          <w:rFonts w:cs="Times New Roman"/>
          <w:color w:val="A6A6A6" w:themeColor="background1" w:themeShade="A6"/>
        </w:rPr>
        <w:t>John Koenig: Beautiful new words to describe obscure emotions</w:t>
      </w:r>
    </w:p>
    <w:p w14:paraId="5EBEF68F" w14:textId="57E3F93B" w:rsidR="00DB3102" w:rsidRPr="002543D7" w:rsidRDefault="00DB3102" w:rsidP="00DB3102">
      <w:pPr>
        <w:rPr>
          <w:rFonts w:cs="Times New Roman"/>
          <w:color w:val="A6A6A6" w:themeColor="background1" w:themeShade="A6"/>
          <w:rtl/>
        </w:rPr>
      </w:pPr>
      <w:r w:rsidRPr="002543D7">
        <w:rPr>
          <w:rFonts w:cs="Times New Roman"/>
          <w:color w:val="A6A6A6" w:themeColor="background1" w:themeShade="A6"/>
        </w:rPr>
        <w:t>https://go.ted.com/Cyvd</w:t>
      </w:r>
    </w:p>
    <w:p w14:paraId="6DA640CE" w14:textId="3CBD5063" w:rsidR="00DB3102" w:rsidRPr="002543D7" w:rsidRDefault="00DB3102" w:rsidP="0003379F">
      <w:pPr>
        <w:rPr>
          <w:rFonts w:cs="Times New Roman"/>
          <w:color w:val="A6A6A6" w:themeColor="background1" w:themeShade="A6"/>
          <w:rtl/>
        </w:rPr>
      </w:pPr>
      <w:r w:rsidRPr="002543D7">
        <w:rPr>
          <w:rFonts w:cs="Times New Roman" w:hint="cs"/>
          <w:color w:val="A6A6A6" w:themeColor="background1" w:themeShade="A6"/>
          <w:rtl/>
        </w:rPr>
        <w:t>]</w:t>
      </w:r>
    </w:p>
    <w:p w14:paraId="0AB2C45D" w14:textId="6DE358A4" w:rsidR="00DB3102" w:rsidRPr="00CE03C4" w:rsidRDefault="003E347B" w:rsidP="00DC2CC7">
      <w:pPr>
        <w:rPr>
          <w:rFonts w:cs="Times New Roman"/>
          <w:rtl/>
        </w:rPr>
      </w:pPr>
      <w:r w:rsidRPr="00094A9E">
        <w:rPr>
          <w:rFonts w:cs="Times New Roman"/>
          <w:rtl/>
        </w:rPr>
        <w:t xml:space="preserve">"יותר </w:t>
      </w:r>
      <w:r w:rsidRPr="00094A9E">
        <w:rPr>
          <w:rFonts w:cs="Times New Roman" w:hint="eastAsia"/>
          <w:rtl/>
        </w:rPr>
        <w:t>מילה</w:t>
      </w:r>
      <w:r w:rsidRPr="00094A9E">
        <w:rPr>
          <w:rFonts w:cs="Times New Roman"/>
          <w:rtl/>
        </w:rPr>
        <w:t xml:space="preserve">? </w:t>
      </w:r>
      <w:r w:rsidRPr="00094A9E">
        <w:rPr>
          <w:rFonts w:cs="Times New Roman" w:hint="eastAsia"/>
          <w:rtl/>
        </w:rPr>
        <w:t>מה</w:t>
      </w:r>
      <w:r w:rsidRPr="00094A9E">
        <w:rPr>
          <w:rFonts w:cs="Times New Roman"/>
          <w:rtl/>
        </w:rPr>
        <w:t xml:space="preserve"> </w:t>
      </w:r>
      <w:r w:rsidRPr="00094A9E">
        <w:rPr>
          <w:rFonts w:cs="Times New Roman" w:hint="eastAsia"/>
          <w:rtl/>
        </w:rPr>
        <w:t>זה</w:t>
      </w:r>
      <w:r w:rsidRPr="00094A9E">
        <w:rPr>
          <w:rFonts w:cs="Times New Roman"/>
          <w:rtl/>
        </w:rPr>
        <w:t xml:space="preserve"> </w:t>
      </w:r>
      <w:r w:rsidRPr="00094A9E">
        <w:rPr>
          <w:rFonts w:cs="Times New Roman" w:hint="eastAsia"/>
          <w:rtl/>
        </w:rPr>
        <w:t>בכלל</w:t>
      </w:r>
      <w:r w:rsidRPr="00094A9E">
        <w:rPr>
          <w:rFonts w:cs="Times New Roman"/>
          <w:rtl/>
        </w:rPr>
        <w:t>?</w:t>
      </w:r>
      <w:r w:rsidR="00DB3102" w:rsidRPr="00094A9E">
        <w:rPr>
          <w:rFonts w:cs="Times New Roman"/>
          <w:rtl/>
        </w:rPr>
        <w:t xml:space="preserve"> </w:t>
      </w:r>
      <w:r w:rsidR="00DC2CC7" w:rsidRPr="00DC2CC7">
        <w:rPr>
          <w:rFonts w:cs="Times New Roman"/>
          <w:rtl/>
        </w:rPr>
        <w:t xml:space="preserve">וככל שהמילה יותר פומבית היא </w:t>
      </w:r>
      <w:r w:rsidR="00C27CFA" w:rsidRPr="00C27CFA">
        <w:rPr>
          <w:rFonts w:cs="Times New Roman"/>
          <w:rtl/>
        </w:rPr>
        <w:t xml:space="preserve">מקבלת יותר משמעויות והופכת </w:t>
      </w:r>
      <w:r w:rsidR="00DC2CC7" w:rsidRPr="00DC2CC7">
        <w:rPr>
          <w:rFonts w:cs="Times New Roman"/>
          <w:rtl/>
        </w:rPr>
        <w:t xml:space="preserve">פחות </w:t>
      </w:r>
      <w:r w:rsidR="00B833EF">
        <w:rPr>
          <w:rFonts w:cs="Times New Roman"/>
          <w:rtl/>
        </w:rPr>
        <w:t>מדויק</w:t>
      </w:r>
      <w:r w:rsidR="00DC2CC7" w:rsidRPr="00DC2CC7">
        <w:rPr>
          <w:rFonts w:cs="Times New Roman"/>
          <w:rtl/>
        </w:rPr>
        <w:t xml:space="preserve">ת! </w:t>
      </w:r>
      <w:r w:rsidR="00DB3102" w:rsidRPr="00094A9E">
        <w:rPr>
          <w:rFonts w:cs="Times New Roman" w:hint="eastAsia"/>
          <w:rtl/>
        </w:rPr>
        <w:t>אני</w:t>
      </w:r>
      <w:r w:rsidR="00DB3102" w:rsidRPr="00094A9E">
        <w:rPr>
          <w:rFonts w:cs="Times New Roman"/>
          <w:rtl/>
        </w:rPr>
        <w:t xml:space="preserve"> </w:t>
      </w:r>
      <w:r w:rsidR="00DB3102" w:rsidRPr="00094A9E">
        <w:rPr>
          <w:rFonts w:cs="Times New Roman" w:hint="eastAsia"/>
          <w:rtl/>
        </w:rPr>
        <w:t>שונא</w:t>
      </w:r>
      <w:r w:rsidR="00DB3102" w:rsidRPr="00094A9E">
        <w:rPr>
          <w:rFonts w:cs="Times New Roman"/>
          <w:rtl/>
        </w:rPr>
        <w:t xml:space="preserve"> </w:t>
      </w:r>
      <w:r w:rsidR="00DB3102" w:rsidRPr="00094A9E">
        <w:rPr>
          <w:rFonts w:cs="Times New Roman" w:hint="eastAsia"/>
          <w:rtl/>
        </w:rPr>
        <w:t>מילים</w:t>
      </w:r>
      <w:r w:rsidR="00DB3102" w:rsidRPr="00094A9E">
        <w:rPr>
          <w:rFonts w:cs="Times New Roman"/>
          <w:rtl/>
        </w:rPr>
        <w:t xml:space="preserve"> </w:t>
      </w:r>
      <w:r w:rsidR="00DB3102" w:rsidRPr="00094A9E">
        <w:rPr>
          <w:rFonts w:cs="Times New Roman" w:hint="eastAsia"/>
          <w:rtl/>
        </w:rPr>
        <w:t>של</w:t>
      </w:r>
      <w:r w:rsidR="00DB3102" w:rsidRPr="00094A9E">
        <w:rPr>
          <w:rFonts w:cs="Times New Roman"/>
          <w:rtl/>
        </w:rPr>
        <w:t xml:space="preserve"> </w:t>
      </w:r>
      <w:r w:rsidR="00DB3102" w:rsidRPr="00094A9E">
        <w:rPr>
          <w:rFonts w:cs="Times New Roman" w:hint="eastAsia"/>
          <w:rtl/>
        </w:rPr>
        <w:t>כולם</w:t>
      </w:r>
      <w:r w:rsidRPr="00094A9E">
        <w:rPr>
          <w:rFonts w:cs="Times New Roman"/>
          <w:rtl/>
        </w:rPr>
        <w:t>,</w:t>
      </w:r>
      <w:r w:rsidR="00DB3102" w:rsidRPr="00094A9E">
        <w:rPr>
          <w:rFonts w:cs="Times New Roman"/>
          <w:rtl/>
        </w:rPr>
        <w:t>"</w:t>
      </w:r>
      <w:r w:rsidR="00566968" w:rsidRPr="00094A9E">
        <w:rPr>
          <w:rFonts w:cs="Times New Roman"/>
          <w:rtl/>
        </w:rPr>
        <w:t xml:space="preserve"> מארק הת</w:t>
      </w:r>
      <w:r w:rsidR="001F17D7">
        <w:rPr>
          <w:rFonts w:cs="Times New Roman" w:hint="cs"/>
          <w:rtl/>
        </w:rPr>
        <w:t>ל</w:t>
      </w:r>
      <w:r w:rsidR="00566968" w:rsidRPr="00094A9E">
        <w:rPr>
          <w:rFonts w:cs="Times New Roman" w:hint="eastAsia"/>
          <w:rtl/>
        </w:rPr>
        <w:t>ונן</w:t>
      </w:r>
      <w:r w:rsidR="00566968" w:rsidRPr="00094A9E">
        <w:rPr>
          <w:rFonts w:cs="Times New Roman"/>
          <w:rtl/>
        </w:rPr>
        <w:t>.</w:t>
      </w:r>
    </w:p>
    <w:bookmarkEnd w:id="113"/>
    <w:p w14:paraId="70E92F9D" w14:textId="7F4C37EE" w:rsidR="009B265B" w:rsidRDefault="009B265B" w:rsidP="009B265B">
      <w:pPr>
        <w:rPr>
          <w:rFonts w:cs="Times New Roman"/>
          <w:rtl/>
        </w:rPr>
      </w:pPr>
      <w:r>
        <w:rPr>
          <w:rFonts w:cs="Times New Roman" w:hint="cs"/>
          <w:rtl/>
        </w:rPr>
        <w:t>"קח מילים של כולם ו</w:t>
      </w:r>
      <w:r w:rsidR="000D2120">
        <w:rPr>
          <w:rFonts w:cs="Times New Roman" w:hint="cs"/>
          <w:rtl/>
        </w:rPr>
        <w:t>ת</w:t>
      </w:r>
      <w:r>
        <w:rPr>
          <w:rFonts w:cs="Times New Roman" w:hint="cs"/>
          <w:rtl/>
        </w:rPr>
        <w:t>הפ</w:t>
      </w:r>
      <w:r w:rsidR="000D2120">
        <w:rPr>
          <w:rFonts w:cs="Times New Roman" w:hint="cs"/>
          <w:rtl/>
        </w:rPr>
        <w:t>ו</w:t>
      </w:r>
      <w:r>
        <w:rPr>
          <w:rFonts w:cs="Times New Roman" w:hint="cs"/>
          <w:rtl/>
        </w:rPr>
        <w:t xml:space="preserve">ך </w:t>
      </w:r>
      <w:r w:rsidR="00C52ED9">
        <w:rPr>
          <w:rFonts w:cs="Times New Roman" w:hint="cs"/>
          <w:rtl/>
        </w:rPr>
        <w:t xml:space="preserve">אותן </w:t>
      </w:r>
      <w:r>
        <w:rPr>
          <w:rFonts w:cs="Times New Roman" w:hint="cs"/>
          <w:rtl/>
        </w:rPr>
        <w:t>לשל</w:t>
      </w:r>
      <w:r w:rsidR="000D2120">
        <w:rPr>
          <w:rFonts w:cs="Times New Roman" w:hint="cs"/>
          <w:rtl/>
        </w:rPr>
        <w:t>ך</w:t>
      </w:r>
      <w:r>
        <w:rPr>
          <w:rFonts w:cs="Times New Roman" w:hint="cs"/>
          <w:rtl/>
        </w:rPr>
        <w:t>,"</w:t>
      </w:r>
      <w:r w:rsidRPr="003335C0">
        <w:rPr>
          <w:rFonts w:cs="Times New Roman" w:hint="cs"/>
          <w:rtl/>
        </w:rPr>
        <w:t xml:space="preserve"> </w:t>
      </w:r>
      <w:r w:rsidR="003C6A85" w:rsidRPr="003C6A85">
        <w:rPr>
          <w:rFonts w:cs="Times New Roman"/>
          <w:rtl/>
        </w:rPr>
        <w:t xml:space="preserve">זאת </w:t>
      </w:r>
      <w:r w:rsidR="001C5A04">
        <w:rPr>
          <w:rFonts w:cs="Times New Roman"/>
          <w:rtl/>
        </w:rPr>
        <w:t>הייתה</w:t>
      </w:r>
      <w:r w:rsidR="003C6A85" w:rsidRPr="003C6A85">
        <w:rPr>
          <w:rFonts w:cs="Times New Roman"/>
          <w:rtl/>
        </w:rPr>
        <w:t xml:space="preserve"> הצעתו הקבועה של</w:t>
      </w:r>
      <w:r w:rsidR="003C6A85">
        <w:rPr>
          <w:rFonts w:cs="Times New Roman" w:hint="cs"/>
          <w:rtl/>
        </w:rPr>
        <w:t xml:space="preserve"> אלכס, </w:t>
      </w:r>
      <w:r w:rsidR="003C6A85" w:rsidRPr="003C6A85">
        <w:rPr>
          <w:rFonts w:cs="Times New Roman"/>
          <w:rtl/>
        </w:rPr>
        <w:t>בכל התחומים</w:t>
      </w:r>
      <w:r>
        <w:rPr>
          <w:rFonts w:cs="Times New Roman" w:hint="cs"/>
          <w:rtl/>
        </w:rPr>
        <w:t>.</w:t>
      </w:r>
    </w:p>
    <w:p w14:paraId="267DA449" w14:textId="7F913A56" w:rsidR="009B265B" w:rsidRDefault="009B265B" w:rsidP="0003379F">
      <w:pPr>
        <w:rPr>
          <w:rFonts w:cs="Times New Roman"/>
          <w:rtl/>
        </w:rPr>
      </w:pPr>
      <w:bookmarkStart w:id="114" w:name="_Hlk15999486"/>
      <w:r>
        <w:rPr>
          <w:rFonts w:cs="Times New Roman" w:hint="cs"/>
          <w:rtl/>
        </w:rPr>
        <w:t>"לא</w:t>
      </w:r>
      <w:r w:rsidR="003C6A85">
        <w:rPr>
          <w:rFonts w:cs="Times New Roman" w:hint="cs"/>
          <w:rtl/>
        </w:rPr>
        <w:t>!</w:t>
      </w:r>
      <w:r>
        <w:rPr>
          <w:rFonts w:cs="Times New Roman" w:hint="cs"/>
          <w:rtl/>
        </w:rPr>
        <w:t xml:space="preserve"> אני מחפש את המילים שהמורים מדלגים עליהן</w:t>
      </w:r>
      <w:r w:rsidR="00B306F2">
        <w:rPr>
          <w:rFonts w:cs="Times New Roman" w:hint="cs"/>
          <w:rtl/>
        </w:rPr>
        <w:t>," מארק אמר</w:t>
      </w:r>
      <w:r w:rsidR="00C52ED9">
        <w:rPr>
          <w:rFonts w:cs="Times New Roman" w:hint="cs"/>
          <w:rtl/>
        </w:rPr>
        <w:t>,</w:t>
      </w:r>
      <w:r w:rsidR="00B306F2">
        <w:rPr>
          <w:rFonts w:cs="Times New Roman" w:hint="cs"/>
          <w:rtl/>
        </w:rPr>
        <w:t xml:space="preserve"> ולמען שאר הילדים</w:t>
      </w:r>
      <w:r w:rsidR="00C52ED9">
        <w:rPr>
          <w:rFonts w:cs="Times New Roman" w:hint="cs"/>
          <w:rtl/>
        </w:rPr>
        <w:t>,</w:t>
      </w:r>
      <w:r w:rsidR="00B306F2">
        <w:rPr>
          <w:rFonts w:cs="Times New Roman" w:hint="cs"/>
          <w:rtl/>
        </w:rPr>
        <w:t xml:space="preserve"> אשר ללא ספק</w:t>
      </w:r>
      <w:r w:rsidR="003E347B">
        <w:rPr>
          <w:rFonts w:cs="Times New Roman" w:hint="cs"/>
          <w:rtl/>
        </w:rPr>
        <w:t xml:space="preserve"> יזכרו את דברי ח</w:t>
      </w:r>
      <w:r w:rsidR="00C52ED9">
        <w:rPr>
          <w:rFonts w:cs="Times New Roman" w:hint="cs"/>
          <w:rtl/>
        </w:rPr>
        <w:t>ו</w:t>
      </w:r>
      <w:r w:rsidR="003E347B">
        <w:rPr>
          <w:rFonts w:cs="Times New Roman" w:hint="cs"/>
          <w:rtl/>
        </w:rPr>
        <w:t>כמ</w:t>
      </w:r>
      <w:r w:rsidR="003C6A85">
        <w:rPr>
          <w:rFonts w:cs="Times New Roman" w:hint="cs"/>
          <w:rtl/>
        </w:rPr>
        <w:t>תו</w:t>
      </w:r>
      <w:r w:rsidR="003E347B">
        <w:rPr>
          <w:rFonts w:cs="Times New Roman" w:hint="cs"/>
          <w:rtl/>
        </w:rPr>
        <w:t xml:space="preserve"> האלמותית וינחילו אות</w:t>
      </w:r>
      <w:r w:rsidR="004479A7">
        <w:rPr>
          <w:rFonts w:cs="Times New Roman" w:hint="cs"/>
          <w:rtl/>
        </w:rPr>
        <w:t>ם</w:t>
      </w:r>
      <w:r w:rsidR="003E347B">
        <w:rPr>
          <w:rFonts w:cs="Times New Roman" w:hint="cs"/>
          <w:rtl/>
        </w:rPr>
        <w:t xml:space="preserve"> לדורות הבאים, הוא המשיך בעברית</w:t>
      </w:r>
      <w:r w:rsidR="00C52ED9">
        <w:rPr>
          <w:rFonts w:cs="Times New Roman" w:hint="cs"/>
          <w:rtl/>
        </w:rPr>
        <w:t>:</w:t>
      </w:r>
      <w:r>
        <w:rPr>
          <w:rFonts w:cs="Times New Roman" w:hint="cs"/>
          <w:rtl/>
        </w:rPr>
        <w:t xml:space="preserve"> </w:t>
      </w:r>
      <w:r w:rsidR="003E347B">
        <w:rPr>
          <w:rFonts w:cs="Times New Roman" w:hint="cs"/>
          <w:rtl/>
        </w:rPr>
        <w:t>"</w:t>
      </w:r>
      <w:r>
        <w:rPr>
          <w:rFonts w:cs="Times New Roman" w:hint="cs"/>
          <w:rtl/>
        </w:rPr>
        <w:t>אולי ה</w:t>
      </w:r>
      <w:r w:rsidR="004479A7">
        <w:rPr>
          <w:rFonts w:cs="Times New Roman" w:hint="cs"/>
          <w:rtl/>
        </w:rPr>
        <w:t>מורי</w:t>
      </w:r>
      <w:r>
        <w:rPr>
          <w:rFonts w:cs="Times New Roman" w:hint="cs"/>
          <w:rtl/>
        </w:rPr>
        <w:t xml:space="preserve">ם ילמדו </w:t>
      </w:r>
      <w:r>
        <w:rPr>
          <w:rFonts w:cs="Times New Roman"/>
        </w:rPr>
        <w:t>porous</w:t>
      </w:r>
      <w:r>
        <w:rPr>
          <w:rFonts w:cs="Times New Roman" w:hint="cs"/>
          <w:rtl/>
        </w:rPr>
        <w:t xml:space="preserve"> או </w:t>
      </w:r>
      <w:r>
        <w:rPr>
          <w:rFonts w:cs="Times New Roman"/>
        </w:rPr>
        <w:t>resin</w:t>
      </w:r>
      <w:r>
        <w:rPr>
          <w:rFonts w:cs="Times New Roman" w:hint="cs"/>
          <w:rtl/>
        </w:rPr>
        <w:t xml:space="preserve"> או</w:t>
      </w:r>
      <w:r w:rsidR="003E347B">
        <w:rPr>
          <w:rFonts w:cs="Times New Roman" w:hint="cs"/>
          <w:rtl/>
        </w:rPr>
        <w:t xml:space="preserve"> נניח, אתה יודע,</w:t>
      </w:r>
      <w:r>
        <w:rPr>
          <w:rFonts w:cs="Times New Roman" w:hint="cs"/>
          <w:rtl/>
        </w:rPr>
        <w:t xml:space="preserve"> </w:t>
      </w:r>
      <w:r>
        <w:rPr>
          <w:rFonts w:cs="Times New Roman"/>
        </w:rPr>
        <w:t>transmutation</w:t>
      </w:r>
      <w:r w:rsidR="00C52ED9">
        <w:rPr>
          <w:rFonts w:cs="Times New Roman" w:hint="cs"/>
          <w:rtl/>
        </w:rPr>
        <w:t>,</w:t>
      </w:r>
      <w:r w:rsidR="00B40BDC">
        <w:rPr>
          <w:rFonts w:cs="Times New Roman" w:hint="cs"/>
          <w:rtl/>
        </w:rPr>
        <w:t xml:space="preserve"> </w:t>
      </w:r>
      <w:r>
        <w:rPr>
          <w:rFonts w:cs="Times New Roman" w:hint="cs"/>
          <w:rtl/>
        </w:rPr>
        <w:t xml:space="preserve">אבל האם הם ילמדו </w:t>
      </w:r>
      <w:r>
        <w:rPr>
          <w:rFonts w:cs="Times New Roman"/>
        </w:rPr>
        <w:t>diachrony</w:t>
      </w:r>
      <w:r w:rsidR="0003379F">
        <w:rPr>
          <w:rFonts w:cs="Times New Roman" w:hint="cs"/>
          <w:rtl/>
        </w:rPr>
        <w:t xml:space="preserve">? זאת מילה שאני אקח לעצמי, מילה </w:t>
      </w:r>
      <w:r>
        <w:rPr>
          <w:rFonts w:cs="Times New Roman" w:hint="cs"/>
          <w:rtl/>
        </w:rPr>
        <w:t>בלתי</w:t>
      </w:r>
      <w:r w:rsidR="00C52ED9">
        <w:rPr>
          <w:rFonts w:cs="Times New Roman" w:hint="cs"/>
          <w:rtl/>
        </w:rPr>
        <w:t xml:space="preserve"> </w:t>
      </w:r>
      <w:r>
        <w:rPr>
          <w:rFonts w:cs="Times New Roman" w:hint="cs"/>
          <w:rtl/>
        </w:rPr>
        <w:t>משומשת וכמעט פרטית."</w:t>
      </w:r>
    </w:p>
    <w:p w14:paraId="3D145119" w14:textId="46C6E88B" w:rsidR="009B265B" w:rsidRDefault="009B265B" w:rsidP="009B265B">
      <w:pPr>
        <w:rPr>
          <w:rFonts w:cs="Times New Roman"/>
          <w:rtl/>
        </w:rPr>
      </w:pPr>
      <w:r>
        <w:rPr>
          <w:rFonts w:cs="Times New Roman" w:hint="cs"/>
          <w:rtl/>
        </w:rPr>
        <w:t>"</w:t>
      </w:r>
      <w:r w:rsidR="0003379F">
        <w:rPr>
          <w:rFonts w:cs="Times New Roman" w:hint="cs"/>
          <w:rtl/>
        </w:rPr>
        <w:t xml:space="preserve">טוב, </w:t>
      </w:r>
      <w:r>
        <w:rPr>
          <w:rFonts w:cs="Times New Roman" w:hint="cs"/>
          <w:rtl/>
        </w:rPr>
        <w:t xml:space="preserve">זאת מילה של </w:t>
      </w:r>
      <w:r w:rsidR="001C5A04">
        <w:rPr>
          <w:rFonts w:cs="Times New Roman" w:hint="cs"/>
          <w:rtl/>
        </w:rPr>
        <w:t>אימא</w:t>
      </w:r>
      <w:r>
        <w:rPr>
          <w:rFonts w:cs="Times New Roman" w:hint="cs"/>
          <w:rtl/>
        </w:rPr>
        <w:t>," אלכס העיר.</w:t>
      </w:r>
    </w:p>
    <w:p w14:paraId="4F77F7FC" w14:textId="7B477FC5" w:rsidR="009B265B" w:rsidRDefault="009B265B" w:rsidP="009B265B">
      <w:pPr>
        <w:rPr>
          <w:rFonts w:cs="Times New Roman"/>
          <w:rtl/>
        </w:rPr>
      </w:pPr>
      <w:r>
        <w:rPr>
          <w:rFonts w:cs="Times New Roman" w:hint="cs"/>
          <w:rtl/>
        </w:rPr>
        <w:t>"</w:t>
      </w:r>
      <w:r w:rsidR="00C47DAC">
        <w:rPr>
          <w:rFonts w:cs="Times New Roman" w:hint="cs"/>
          <w:rtl/>
        </w:rPr>
        <w:t xml:space="preserve">מילה של </w:t>
      </w:r>
      <w:r w:rsidR="001C5A04">
        <w:rPr>
          <w:rFonts w:cs="Times New Roman" w:hint="cs"/>
          <w:rtl/>
        </w:rPr>
        <w:t>אימא</w:t>
      </w:r>
      <w:r w:rsidR="00C47DAC">
        <w:rPr>
          <w:rFonts w:cs="Times New Roman" w:hint="cs"/>
          <w:rtl/>
        </w:rPr>
        <w:t xml:space="preserve">? </w:t>
      </w:r>
      <w:r>
        <w:rPr>
          <w:rFonts w:cs="Times New Roman" w:hint="cs"/>
          <w:rtl/>
        </w:rPr>
        <w:t>בקושי."</w:t>
      </w:r>
    </w:p>
    <w:bookmarkEnd w:id="114"/>
    <w:p w14:paraId="44D6DF0C" w14:textId="77777777" w:rsidR="00292131" w:rsidRPr="00292131" w:rsidRDefault="00292131" w:rsidP="0003379F">
      <w:pPr>
        <w:rPr>
          <w:rFonts w:cs="Times New Roman"/>
          <w:color w:val="A6A6A6" w:themeColor="background1" w:themeShade="A6"/>
          <w:rtl/>
        </w:rPr>
      </w:pPr>
      <w:r w:rsidRPr="00292131">
        <w:rPr>
          <w:rFonts w:cs="Times New Roman"/>
          <w:color w:val="A6A6A6" w:themeColor="background1" w:themeShade="A6"/>
          <w:rtl/>
        </w:rPr>
        <w:t>[</w:t>
      </w:r>
    </w:p>
    <w:p w14:paraId="48715876" w14:textId="56F6603D" w:rsidR="009B265B" w:rsidRPr="00292131" w:rsidRDefault="009B265B" w:rsidP="0003379F">
      <w:pPr>
        <w:rPr>
          <w:rFonts w:cs="Times New Roman"/>
          <w:color w:val="A6A6A6" w:themeColor="background1" w:themeShade="A6"/>
          <w:rtl/>
        </w:rPr>
      </w:pPr>
      <w:r w:rsidRPr="00292131">
        <w:rPr>
          <w:rFonts w:cs="Times New Roman" w:hint="cs"/>
          <w:color w:val="A6A6A6" w:themeColor="background1" w:themeShade="A6"/>
          <w:rtl/>
        </w:rPr>
        <w:t>"</w:t>
      </w:r>
      <w:r w:rsidR="0003379F" w:rsidRPr="00292131">
        <w:rPr>
          <w:rFonts w:cs="Times New Roman" w:hint="cs"/>
          <w:color w:val="A6A6A6" w:themeColor="background1" w:themeShade="A6"/>
          <w:rtl/>
        </w:rPr>
        <w:t>איז</w:t>
      </w:r>
      <w:r w:rsidR="0020084D" w:rsidRPr="00292131">
        <w:rPr>
          <w:rFonts w:cs="Times New Roman" w:hint="cs"/>
          <w:color w:val="A6A6A6" w:themeColor="background1" w:themeShade="A6"/>
          <w:rtl/>
        </w:rPr>
        <w:t>ו</w:t>
      </w:r>
      <w:r w:rsidR="0003379F" w:rsidRPr="00292131">
        <w:rPr>
          <w:rFonts w:cs="Times New Roman" w:hint="cs"/>
          <w:color w:val="A6A6A6" w:themeColor="background1" w:themeShade="A6"/>
          <w:rtl/>
        </w:rPr>
        <w:t xml:space="preserve"> מילה</w:t>
      </w:r>
      <w:r w:rsidRPr="00292131">
        <w:rPr>
          <w:rFonts w:cs="Times New Roman" w:hint="cs"/>
          <w:color w:val="A6A6A6" w:themeColor="background1" w:themeShade="A6"/>
          <w:rtl/>
        </w:rPr>
        <w:t>?" שאלה הדס.</w:t>
      </w:r>
    </w:p>
    <w:p w14:paraId="4142246D" w14:textId="507AE524" w:rsidR="00046999" w:rsidRPr="002543D7" w:rsidRDefault="009B265B" w:rsidP="00FB5F21">
      <w:pPr>
        <w:rPr>
          <w:rFonts w:cs="Times New Roman"/>
          <w:color w:val="A6A6A6" w:themeColor="background1" w:themeShade="A6"/>
          <w:rtl/>
        </w:rPr>
      </w:pPr>
      <w:r w:rsidRPr="002543D7">
        <w:rPr>
          <w:rFonts w:cs="Times New Roman"/>
          <w:color w:val="A6A6A6" w:themeColor="background1" w:themeShade="A6"/>
          <w:rtl/>
        </w:rPr>
        <w:t>"</w:t>
      </w:r>
      <w:r w:rsidR="0003379F" w:rsidRPr="002543D7">
        <w:rPr>
          <w:rFonts w:cs="Times New Roman" w:hint="eastAsia"/>
          <w:color w:val="A6A6A6" w:themeColor="background1" w:themeShade="A6"/>
          <w:rtl/>
        </w:rPr>
        <w:t>דיאכרוניה</w:t>
      </w:r>
      <w:r w:rsidR="0003379F" w:rsidRPr="002543D7">
        <w:rPr>
          <w:rFonts w:cs="Times New Roman"/>
          <w:color w:val="A6A6A6" w:themeColor="background1" w:themeShade="A6"/>
          <w:rtl/>
        </w:rPr>
        <w:t xml:space="preserve">. </w:t>
      </w:r>
      <w:bookmarkStart w:id="115" w:name="_Hlk503008364"/>
      <w:r w:rsidR="00046999" w:rsidRPr="002543D7">
        <w:rPr>
          <w:rFonts w:cs="Times New Roman" w:hint="eastAsia"/>
          <w:color w:val="A6A6A6" w:themeColor="background1" w:themeShade="A6"/>
          <w:rtl/>
        </w:rPr>
        <w:t>ז</w:t>
      </w:r>
      <w:r w:rsidR="008B392B" w:rsidRPr="002543D7">
        <w:rPr>
          <w:rFonts w:cs="Times New Roman" w:hint="eastAsia"/>
          <w:color w:val="A6A6A6" w:themeColor="background1" w:themeShade="A6"/>
          <w:rtl/>
        </w:rPr>
        <w:t>את</w:t>
      </w:r>
      <w:r w:rsidR="008B392B" w:rsidRPr="002543D7">
        <w:rPr>
          <w:rFonts w:cs="Times New Roman"/>
          <w:color w:val="A6A6A6" w:themeColor="background1" w:themeShade="A6"/>
          <w:rtl/>
        </w:rPr>
        <w:t xml:space="preserve"> </w:t>
      </w:r>
      <w:r w:rsidR="008B392B" w:rsidRPr="002543D7">
        <w:rPr>
          <w:rFonts w:cs="Times New Roman" w:hint="eastAsia"/>
          <w:color w:val="A6A6A6" w:themeColor="background1" w:themeShade="A6"/>
          <w:rtl/>
        </w:rPr>
        <w:t>מילה</w:t>
      </w:r>
      <w:r w:rsidR="00046999" w:rsidRPr="002543D7">
        <w:rPr>
          <w:rFonts w:cs="Times New Roman"/>
          <w:color w:val="A6A6A6" w:themeColor="background1" w:themeShade="A6"/>
          <w:rtl/>
        </w:rPr>
        <w:t xml:space="preserve"> מיוונית</w:t>
      </w:r>
      <w:r w:rsidR="008B392B" w:rsidRPr="002543D7">
        <w:rPr>
          <w:rFonts w:cs="Times New Roman"/>
          <w:color w:val="A6A6A6" w:themeColor="background1" w:themeShade="A6"/>
          <w:rtl/>
        </w:rPr>
        <w:t xml:space="preserve"> שמשמעה</w:t>
      </w:r>
      <w:bookmarkEnd w:id="115"/>
      <w:r w:rsidRPr="002543D7">
        <w:rPr>
          <w:rFonts w:cs="Times New Roman"/>
          <w:color w:val="A6A6A6" w:themeColor="background1" w:themeShade="A6"/>
          <w:rtl/>
        </w:rPr>
        <w:t xml:space="preserve"> – דרך הזמן</w:t>
      </w:r>
      <w:bookmarkStart w:id="116" w:name="_Hlk503008765"/>
      <w:r w:rsidR="00046999" w:rsidRPr="002543D7">
        <w:rPr>
          <w:rFonts w:cs="Times New Roman"/>
          <w:color w:val="A6A6A6" w:themeColor="background1" w:themeShade="A6"/>
          <w:rtl/>
        </w:rPr>
        <w:t xml:space="preserve">," </w:t>
      </w:r>
      <w:r w:rsidR="00046999" w:rsidRPr="002543D7">
        <w:rPr>
          <w:rFonts w:cs="Times New Roman" w:hint="eastAsia"/>
          <w:color w:val="A6A6A6" w:themeColor="background1" w:themeShade="A6"/>
          <w:rtl/>
        </w:rPr>
        <w:t>מארק</w:t>
      </w:r>
      <w:r w:rsidR="00046999" w:rsidRPr="002543D7">
        <w:rPr>
          <w:rFonts w:cs="Times New Roman"/>
          <w:color w:val="A6A6A6" w:themeColor="background1" w:themeShade="A6"/>
          <w:rtl/>
        </w:rPr>
        <w:t xml:space="preserve"> </w:t>
      </w:r>
      <w:r w:rsidR="00046999" w:rsidRPr="002543D7">
        <w:rPr>
          <w:rFonts w:cs="Times New Roman" w:hint="eastAsia"/>
          <w:color w:val="A6A6A6" w:themeColor="background1" w:themeShade="A6"/>
          <w:rtl/>
        </w:rPr>
        <w:t>אמר</w:t>
      </w:r>
      <w:r w:rsidR="008B392B" w:rsidRPr="002543D7">
        <w:rPr>
          <w:rFonts w:cs="Times New Roman"/>
          <w:color w:val="A6A6A6" w:themeColor="background1" w:themeShade="A6"/>
          <w:rtl/>
        </w:rPr>
        <w:t xml:space="preserve">, </w:t>
      </w:r>
      <w:r w:rsidR="008B392B" w:rsidRPr="002543D7">
        <w:rPr>
          <w:rFonts w:cs="Times New Roman" w:hint="eastAsia"/>
          <w:color w:val="A6A6A6" w:themeColor="background1" w:themeShade="A6"/>
          <w:rtl/>
        </w:rPr>
        <w:t>ונהנה</w:t>
      </w:r>
      <w:r w:rsidR="008B392B" w:rsidRPr="002543D7">
        <w:rPr>
          <w:rFonts w:cs="Times New Roman"/>
          <w:color w:val="A6A6A6" w:themeColor="background1" w:themeShade="A6"/>
          <w:rtl/>
        </w:rPr>
        <w:t xml:space="preserve"> </w:t>
      </w:r>
      <w:r w:rsidR="008B392B" w:rsidRPr="002543D7">
        <w:rPr>
          <w:rFonts w:cs="Times New Roman" w:hint="eastAsia"/>
          <w:color w:val="A6A6A6" w:themeColor="background1" w:themeShade="A6"/>
          <w:rtl/>
        </w:rPr>
        <w:t>לברור</w:t>
      </w:r>
      <w:r w:rsidR="008B392B" w:rsidRPr="002543D7">
        <w:rPr>
          <w:rFonts w:cs="Times New Roman"/>
          <w:color w:val="A6A6A6" w:themeColor="background1" w:themeShade="A6"/>
          <w:rtl/>
        </w:rPr>
        <w:t xml:space="preserve"> </w:t>
      </w:r>
      <w:r w:rsidR="008B392B" w:rsidRPr="002543D7">
        <w:rPr>
          <w:rFonts w:cs="Times New Roman" w:hint="eastAsia"/>
          <w:color w:val="A6A6A6" w:themeColor="background1" w:themeShade="A6"/>
          <w:rtl/>
        </w:rPr>
        <w:t>את</w:t>
      </w:r>
      <w:r w:rsidR="008B392B" w:rsidRPr="002543D7">
        <w:rPr>
          <w:rFonts w:cs="Times New Roman"/>
          <w:color w:val="A6A6A6" w:themeColor="background1" w:themeShade="A6"/>
          <w:rtl/>
        </w:rPr>
        <w:t xml:space="preserve"> </w:t>
      </w:r>
      <w:r w:rsidR="008B392B" w:rsidRPr="002543D7">
        <w:rPr>
          <w:rFonts w:cs="Times New Roman" w:hint="eastAsia"/>
          <w:color w:val="A6A6A6" w:themeColor="background1" w:themeShade="A6"/>
          <w:rtl/>
        </w:rPr>
        <w:t>המילים</w:t>
      </w:r>
      <w:r w:rsidR="008B392B" w:rsidRPr="002543D7">
        <w:rPr>
          <w:rFonts w:cs="Times New Roman"/>
          <w:color w:val="A6A6A6" w:themeColor="background1" w:themeShade="A6"/>
          <w:rtl/>
        </w:rPr>
        <w:t xml:space="preserve"> </w:t>
      </w:r>
      <w:r w:rsidR="008B392B" w:rsidRPr="002543D7">
        <w:rPr>
          <w:rFonts w:cs="Times New Roman" w:hint="eastAsia"/>
          <w:color w:val="A6A6A6" w:themeColor="background1" w:themeShade="A6"/>
          <w:rtl/>
        </w:rPr>
        <w:t>המתאימות</w:t>
      </w:r>
      <w:r w:rsidR="008B392B" w:rsidRPr="002543D7">
        <w:rPr>
          <w:rFonts w:cs="Times New Roman"/>
          <w:color w:val="A6A6A6" w:themeColor="background1" w:themeShade="A6"/>
          <w:rtl/>
        </w:rPr>
        <w:t xml:space="preserve"> </w:t>
      </w:r>
      <w:r w:rsidR="008B392B" w:rsidRPr="002543D7">
        <w:rPr>
          <w:rFonts w:cs="Times New Roman" w:hint="eastAsia"/>
          <w:color w:val="A6A6A6" w:themeColor="background1" w:themeShade="A6"/>
          <w:rtl/>
        </w:rPr>
        <w:t>ביותר</w:t>
      </w:r>
      <w:r w:rsidR="008B392B" w:rsidRPr="002543D7">
        <w:rPr>
          <w:rFonts w:cs="Times New Roman"/>
          <w:color w:val="A6A6A6" w:themeColor="background1" w:themeShade="A6"/>
          <w:rtl/>
        </w:rPr>
        <w:t xml:space="preserve"> </w:t>
      </w:r>
      <w:r w:rsidR="008B392B" w:rsidRPr="002543D7">
        <w:rPr>
          <w:rFonts w:cs="Times New Roman" w:hint="eastAsia"/>
          <w:color w:val="A6A6A6" w:themeColor="background1" w:themeShade="A6"/>
          <w:rtl/>
        </w:rPr>
        <w:t>שהכיר</w:t>
      </w:r>
      <w:r w:rsidR="008B392B" w:rsidRPr="002543D7">
        <w:rPr>
          <w:rFonts w:cs="Times New Roman"/>
          <w:color w:val="A6A6A6" w:themeColor="background1" w:themeShade="A6"/>
          <w:rtl/>
        </w:rPr>
        <w:t xml:space="preserve"> </w:t>
      </w:r>
      <w:r w:rsidR="008B392B" w:rsidRPr="002543D7">
        <w:rPr>
          <w:rFonts w:cs="Times New Roman" w:hint="eastAsia"/>
          <w:color w:val="A6A6A6" w:themeColor="background1" w:themeShade="A6"/>
          <w:rtl/>
        </w:rPr>
        <w:t>בעברית</w:t>
      </w:r>
      <w:r w:rsidR="008B392B" w:rsidRPr="002543D7">
        <w:rPr>
          <w:rFonts w:cs="Times New Roman"/>
          <w:color w:val="A6A6A6" w:themeColor="background1" w:themeShade="A6"/>
          <w:rtl/>
        </w:rPr>
        <w:t xml:space="preserve">, </w:t>
      </w:r>
      <w:r w:rsidR="00152220" w:rsidRPr="002543D7">
        <w:rPr>
          <w:rFonts w:cs="Times New Roman" w:hint="cs"/>
          <w:color w:val="A6A6A6" w:themeColor="background1" w:themeShade="A6"/>
          <w:rtl/>
        </w:rPr>
        <w:t xml:space="preserve">משימה </w:t>
      </w:r>
      <w:r w:rsidR="004F0DD7" w:rsidRPr="002543D7">
        <w:rPr>
          <w:rFonts w:cs="Times New Roman" w:hint="cs"/>
          <w:color w:val="A6A6A6" w:themeColor="background1" w:themeShade="A6"/>
          <w:rtl/>
        </w:rPr>
        <w:t>שה</w:t>
      </w:r>
      <w:r w:rsidR="00A06C1F" w:rsidRPr="002543D7">
        <w:rPr>
          <w:rFonts w:cs="Times New Roman" w:hint="cs"/>
          <w:color w:val="A6A6A6" w:themeColor="background1" w:themeShade="A6"/>
          <w:rtl/>
        </w:rPr>
        <w:t>פכ</w:t>
      </w:r>
      <w:r w:rsidR="004F0DD7" w:rsidRPr="002543D7">
        <w:rPr>
          <w:rFonts w:cs="Times New Roman" w:hint="cs"/>
          <w:color w:val="A6A6A6" w:themeColor="background1" w:themeShade="A6"/>
          <w:rtl/>
        </w:rPr>
        <w:t>ה קל</w:t>
      </w:r>
      <w:r w:rsidR="00152220" w:rsidRPr="002543D7">
        <w:rPr>
          <w:rFonts w:cs="Times New Roman" w:hint="cs"/>
          <w:color w:val="A6A6A6" w:themeColor="background1" w:themeShade="A6"/>
          <w:rtl/>
        </w:rPr>
        <w:t>ה</w:t>
      </w:r>
      <w:r w:rsidR="004F0DD7" w:rsidRPr="002543D7">
        <w:rPr>
          <w:rFonts w:cs="Times New Roman" w:hint="cs"/>
          <w:color w:val="A6A6A6" w:themeColor="background1" w:themeShade="A6"/>
          <w:rtl/>
        </w:rPr>
        <w:t xml:space="preserve"> </w:t>
      </w:r>
      <w:r w:rsidR="0026710A" w:rsidRPr="002543D7">
        <w:rPr>
          <w:rFonts w:cs="Times New Roman" w:hint="cs"/>
          <w:color w:val="A6A6A6" w:themeColor="background1" w:themeShade="A6"/>
          <w:rtl/>
        </w:rPr>
        <w:t>יותר</w:t>
      </w:r>
      <w:r w:rsidR="008B392B" w:rsidRPr="002543D7">
        <w:rPr>
          <w:rFonts w:cs="Times New Roman"/>
          <w:color w:val="A6A6A6" w:themeColor="background1" w:themeShade="A6"/>
          <w:rtl/>
        </w:rPr>
        <w:t xml:space="preserve"> מ</w:t>
      </w:r>
      <w:r w:rsidR="0020084D" w:rsidRPr="002543D7">
        <w:rPr>
          <w:rFonts w:cs="Times New Roman" w:hint="eastAsia"/>
          <w:color w:val="A6A6A6" w:themeColor="background1" w:themeShade="A6"/>
          <w:rtl/>
        </w:rPr>
        <w:t>יום</w:t>
      </w:r>
      <w:r w:rsidR="0020084D" w:rsidRPr="002543D7">
        <w:rPr>
          <w:rFonts w:cs="Times New Roman"/>
          <w:color w:val="A6A6A6" w:themeColor="background1" w:themeShade="A6"/>
          <w:rtl/>
        </w:rPr>
        <w:t xml:space="preserve"> ליום. הוא </w:t>
      </w:r>
      <w:r w:rsidR="008B392B" w:rsidRPr="002543D7">
        <w:rPr>
          <w:rFonts w:cs="Times New Roman" w:hint="eastAsia"/>
          <w:color w:val="A6A6A6" w:themeColor="background1" w:themeShade="A6"/>
          <w:rtl/>
        </w:rPr>
        <w:t>היה</w:t>
      </w:r>
      <w:r w:rsidR="008B392B" w:rsidRPr="002543D7">
        <w:rPr>
          <w:rFonts w:cs="Times New Roman"/>
          <w:color w:val="A6A6A6" w:themeColor="background1" w:themeShade="A6"/>
          <w:rtl/>
        </w:rPr>
        <w:t xml:space="preserve"> </w:t>
      </w:r>
      <w:r w:rsidR="008B392B" w:rsidRPr="002543D7">
        <w:rPr>
          <w:rFonts w:cs="Times New Roman" w:hint="eastAsia"/>
          <w:color w:val="A6A6A6" w:themeColor="background1" w:themeShade="A6"/>
          <w:rtl/>
        </w:rPr>
        <w:t>נרדם</w:t>
      </w:r>
      <w:r w:rsidR="008B392B" w:rsidRPr="002543D7">
        <w:rPr>
          <w:rFonts w:cs="Times New Roman"/>
          <w:color w:val="A6A6A6" w:themeColor="background1" w:themeShade="A6"/>
          <w:rtl/>
        </w:rPr>
        <w:t xml:space="preserve"> </w:t>
      </w:r>
      <w:r w:rsidR="008B392B" w:rsidRPr="002543D7">
        <w:rPr>
          <w:rFonts w:cs="Times New Roman" w:hint="eastAsia"/>
          <w:color w:val="A6A6A6" w:themeColor="background1" w:themeShade="A6"/>
          <w:rtl/>
        </w:rPr>
        <w:t>עם</w:t>
      </w:r>
      <w:r w:rsidR="008B392B" w:rsidRPr="002543D7">
        <w:rPr>
          <w:rFonts w:cs="Times New Roman"/>
          <w:color w:val="A6A6A6" w:themeColor="background1" w:themeShade="A6"/>
          <w:rtl/>
        </w:rPr>
        <w:t xml:space="preserve"> </w:t>
      </w:r>
      <w:r w:rsidR="008B392B" w:rsidRPr="002543D7">
        <w:rPr>
          <w:rFonts w:cs="Times New Roman" w:hint="eastAsia"/>
          <w:color w:val="A6A6A6" w:themeColor="background1" w:themeShade="A6"/>
          <w:rtl/>
        </w:rPr>
        <w:t>הרדיו</w:t>
      </w:r>
      <w:r w:rsidR="008B392B" w:rsidRPr="002543D7">
        <w:rPr>
          <w:rFonts w:cs="Times New Roman"/>
          <w:color w:val="A6A6A6" w:themeColor="background1" w:themeShade="A6"/>
          <w:rtl/>
        </w:rPr>
        <w:t xml:space="preserve"> </w:t>
      </w:r>
      <w:r w:rsidR="008B392B" w:rsidRPr="002543D7">
        <w:rPr>
          <w:rFonts w:cs="Times New Roman" w:hint="eastAsia"/>
          <w:color w:val="A6A6A6" w:themeColor="background1" w:themeShade="A6"/>
          <w:rtl/>
        </w:rPr>
        <w:t>מכוון</w:t>
      </w:r>
      <w:r w:rsidR="008B392B" w:rsidRPr="002543D7">
        <w:rPr>
          <w:rFonts w:cs="Times New Roman"/>
          <w:color w:val="A6A6A6" w:themeColor="background1" w:themeShade="A6"/>
          <w:rtl/>
        </w:rPr>
        <w:t xml:space="preserve"> </w:t>
      </w:r>
      <w:r w:rsidR="008B392B" w:rsidRPr="002543D7">
        <w:rPr>
          <w:rFonts w:cs="Times New Roman" w:hint="eastAsia"/>
          <w:color w:val="A6A6A6" w:themeColor="background1" w:themeShade="A6"/>
          <w:rtl/>
        </w:rPr>
        <w:t>לרשת</w:t>
      </w:r>
      <w:r w:rsidR="008B392B" w:rsidRPr="002543D7">
        <w:rPr>
          <w:rFonts w:cs="Times New Roman"/>
          <w:color w:val="A6A6A6" w:themeColor="background1" w:themeShade="A6"/>
          <w:rtl/>
        </w:rPr>
        <w:t xml:space="preserve"> </w:t>
      </w:r>
      <w:r w:rsidR="008B392B" w:rsidRPr="002543D7">
        <w:rPr>
          <w:rFonts w:cs="Times New Roman" w:hint="eastAsia"/>
          <w:color w:val="A6A6A6" w:themeColor="background1" w:themeShade="A6"/>
          <w:rtl/>
        </w:rPr>
        <w:t>ב</w:t>
      </w:r>
      <w:r w:rsidR="008B392B" w:rsidRPr="002543D7">
        <w:rPr>
          <w:rFonts w:cs="Times New Roman"/>
          <w:color w:val="A6A6A6" w:themeColor="background1" w:themeShade="A6"/>
          <w:rtl/>
        </w:rPr>
        <w:t xml:space="preserve">', </w:t>
      </w:r>
      <w:r w:rsidR="008B392B" w:rsidRPr="002543D7">
        <w:rPr>
          <w:rFonts w:cs="Times New Roman" w:hint="eastAsia"/>
          <w:color w:val="A6A6A6" w:themeColor="background1" w:themeShade="A6"/>
          <w:rtl/>
        </w:rPr>
        <w:t>ו</w:t>
      </w:r>
      <w:r w:rsidR="00103A30" w:rsidRPr="002543D7">
        <w:rPr>
          <w:rFonts w:cs="Times New Roman" w:hint="cs"/>
          <w:color w:val="A6A6A6" w:themeColor="background1" w:themeShade="A6"/>
          <w:rtl/>
        </w:rPr>
        <w:t>הדבר</w:t>
      </w:r>
      <w:r w:rsidR="00C47DAC" w:rsidRPr="002543D7">
        <w:rPr>
          <w:rFonts w:cs="Times New Roman"/>
          <w:color w:val="A6A6A6" w:themeColor="background1" w:themeShade="A6"/>
          <w:rtl/>
        </w:rPr>
        <w:t xml:space="preserve"> בהחלט</w:t>
      </w:r>
      <w:r w:rsidR="008B392B" w:rsidRPr="002543D7">
        <w:rPr>
          <w:rFonts w:cs="Times New Roman"/>
          <w:color w:val="A6A6A6" w:themeColor="background1" w:themeShade="A6"/>
          <w:rtl/>
        </w:rPr>
        <w:t xml:space="preserve"> נתן את אותותיו. </w:t>
      </w:r>
      <w:r w:rsidR="00A06C1F" w:rsidRPr="002543D7">
        <w:rPr>
          <w:rFonts w:cs="Times New Roman" w:hint="cs"/>
          <w:color w:val="A6A6A6" w:themeColor="background1" w:themeShade="A6"/>
          <w:rtl/>
        </w:rPr>
        <w:t>[</w:t>
      </w:r>
      <w:r w:rsidR="00103A30" w:rsidRPr="002543D7">
        <w:rPr>
          <w:rFonts w:cs="Times New Roman" w:hint="cs"/>
          <w:color w:val="A6A6A6" w:themeColor="background1" w:themeShade="A6"/>
          <w:rtl/>
        </w:rPr>
        <w:t>כך</w:t>
      </w:r>
      <w:r w:rsidR="000D2120" w:rsidRPr="002543D7">
        <w:rPr>
          <w:rFonts w:cs="Times New Roman"/>
          <w:color w:val="A6A6A6" w:themeColor="background1" w:themeShade="A6"/>
          <w:rtl/>
        </w:rPr>
        <w:t xml:space="preserve"> </w:t>
      </w:r>
      <w:r w:rsidR="008B392B" w:rsidRPr="002543D7">
        <w:rPr>
          <w:rFonts w:cs="Times New Roman" w:hint="eastAsia"/>
          <w:color w:val="A6A6A6" w:themeColor="background1" w:themeShade="A6"/>
          <w:rtl/>
        </w:rPr>
        <w:t>גם</w:t>
      </w:r>
      <w:r w:rsidR="008B392B" w:rsidRPr="002543D7">
        <w:rPr>
          <w:rFonts w:cs="Times New Roman"/>
          <w:color w:val="A6A6A6" w:themeColor="background1" w:themeShade="A6"/>
          <w:rtl/>
        </w:rPr>
        <w:t xml:space="preserve"> </w:t>
      </w:r>
      <w:r w:rsidR="0020084D" w:rsidRPr="002543D7">
        <w:rPr>
          <w:rFonts w:cs="Times New Roman" w:hint="eastAsia"/>
          <w:color w:val="A6A6A6" w:themeColor="background1" w:themeShade="A6"/>
          <w:rtl/>
        </w:rPr>
        <w:t>ל</w:t>
      </w:r>
      <w:r w:rsidR="008B392B" w:rsidRPr="002543D7">
        <w:rPr>
          <w:rFonts w:cs="Times New Roman" w:hint="eastAsia"/>
          <w:color w:val="A6A6A6" w:themeColor="background1" w:themeShade="A6"/>
          <w:rtl/>
        </w:rPr>
        <w:t>מילה</w:t>
      </w:r>
      <w:r w:rsidR="00103A30" w:rsidRPr="002543D7">
        <w:rPr>
          <w:rFonts w:cs="Times New Roman" w:hint="cs"/>
          <w:color w:val="A6A6A6" w:themeColor="background1" w:themeShade="A6"/>
          <w:rtl/>
        </w:rPr>
        <w:t xml:space="preserve"> השימושית</w:t>
      </w:r>
      <w:r w:rsidR="008B392B" w:rsidRPr="002543D7">
        <w:rPr>
          <w:rFonts w:cs="Times New Roman"/>
          <w:color w:val="A6A6A6" w:themeColor="background1" w:themeShade="A6"/>
          <w:rtl/>
        </w:rPr>
        <w:t xml:space="preserve"> 'רצח'</w:t>
      </w:r>
      <w:r w:rsidR="00103A30" w:rsidRPr="002543D7">
        <w:rPr>
          <w:rFonts w:cs="Times New Roman" w:hint="cs"/>
          <w:color w:val="A6A6A6" w:themeColor="background1" w:themeShade="A6"/>
          <w:rtl/>
        </w:rPr>
        <w:t>, שרק אלכס הכיר עד אז,</w:t>
      </w:r>
      <w:r w:rsidR="008B392B" w:rsidRPr="002543D7">
        <w:rPr>
          <w:rFonts w:cs="Times New Roman"/>
          <w:color w:val="A6A6A6" w:themeColor="background1" w:themeShade="A6"/>
          <w:rtl/>
        </w:rPr>
        <w:t xml:space="preserve"> </w:t>
      </w:r>
      <w:r w:rsidR="008B392B" w:rsidRPr="002543D7">
        <w:rPr>
          <w:rFonts w:cs="Times New Roman" w:hint="eastAsia"/>
          <w:color w:val="A6A6A6" w:themeColor="background1" w:themeShade="A6"/>
          <w:rtl/>
        </w:rPr>
        <w:t>התוודע</w:t>
      </w:r>
      <w:r w:rsidR="008B392B" w:rsidRPr="002543D7">
        <w:rPr>
          <w:rFonts w:cs="Times New Roman"/>
          <w:color w:val="A6A6A6" w:themeColor="background1" w:themeShade="A6"/>
          <w:rtl/>
        </w:rPr>
        <w:t xml:space="preserve"> </w:t>
      </w:r>
      <w:r w:rsidR="008B392B" w:rsidRPr="002543D7">
        <w:rPr>
          <w:rFonts w:cs="Times New Roman" w:hint="eastAsia"/>
          <w:color w:val="A6A6A6" w:themeColor="background1" w:themeShade="A6"/>
          <w:rtl/>
        </w:rPr>
        <w:t>מהר</w:t>
      </w:r>
      <w:r w:rsidR="00352290" w:rsidRPr="002543D7">
        <w:rPr>
          <w:rFonts w:cs="Times New Roman"/>
          <w:color w:val="A6A6A6" w:themeColor="background1" w:themeShade="A6"/>
          <w:rtl/>
        </w:rPr>
        <w:t xml:space="preserve"> מאוד.</w:t>
      </w:r>
      <w:bookmarkStart w:id="117" w:name="_Hlk503008447"/>
      <w:bookmarkEnd w:id="116"/>
      <w:r w:rsidR="00A06C1F" w:rsidRPr="002543D7">
        <w:rPr>
          <w:rFonts w:cs="Times New Roman" w:hint="cs"/>
          <w:color w:val="A6A6A6" w:themeColor="background1" w:themeShade="A6"/>
          <w:rtl/>
        </w:rPr>
        <w:t>]</w:t>
      </w:r>
      <w:r w:rsidRPr="002543D7">
        <w:rPr>
          <w:rFonts w:cs="Times New Roman"/>
          <w:color w:val="A6A6A6" w:themeColor="background1" w:themeShade="A6"/>
          <w:rtl/>
        </w:rPr>
        <w:t xml:space="preserve"> </w:t>
      </w:r>
      <w:r w:rsidR="00046999" w:rsidRPr="002543D7">
        <w:rPr>
          <w:rFonts w:cs="Times New Roman"/>
          <w:color w:val="A6A6A6" w:themeColor="background1" w:themeShade="A6"/>
          <w:rtl/>
        </w:rPr>
        <w:t>"</w:t>
      </w:r>
      <w:r w:rsidR="004D073E" w:rsidRPr="002543D7">
        <w:rPr>
          <w:rFonts w:cs="Times New Roman" w:hint="eastAsia"/>
          <w:color w:val="A6A6A6" w:themeColor="background1" w:themeShade="A6"/>
          <w:rtl/>
        </w:rPr>
        <w:t>למילה</w:t>
      </w:r>
      <w:r w:rsidR="004D073E" w:rsidRPr="002543D7">
        <w:rPr>
          <w:rFonts w:cs="Times New Roman"/>
          <w:color w:val="A6A6A6" w:themeColor="background1" w:themeShade="A6"/>
          <w:rtl/>
        </w:rPr>
        <w:t xml:space="preserve"> 'דיאכרוניה' יש משמעות מיוחדת </w:t>
      </w:r>
      <w:r w:rsidRPr="002543D7">
        <w:rPr>
          <w:rFonts w:cs="Times New Roman" w:hint="eastAsia"/>
          <w:color w:val="A6A6A6" w:themeColor="background1" w:themeShade="A6"/>
          <w:rtl/>
        </w:rPr>
        <w:t>ב</w:t>
      </w:r>
      <w:r w:rsidR="00FB5F21" w:rsidRPr="002543D7">
        <w:rPr>
          <w:rFonts w:cs="Times New Roman" w:hint="eastAsia"/>
          <w:color w:val="A6A6A6" w:themeColor="background1" w:themeShade="A6"/>
          <w:rtl/>
        </w:rPr>
        <w:t>בלשנות</w:t>
      </w:r>
      <w:r w:rsidR="004D073E" w:rsidRPr="002543D7">
        <w:rPr>
          <w:rFonts w:cs="Times New Roman"/>
          <w:color w:val="A6A6A6" w:themeColor="background1" w:themeShade="A6"/>
          <w:rtl/>
        </w:rPr>
        <w:t>.</w:t>
      </w:r>
      <w:r w:rsidRPr="002543D7">
        <w:rPr>
          <w:rFonts w:cs="Times New Roman"/>
          <w:color w:val="A6A6A6" w:themeColor="background1" w:themeShade="A6"/>
          <w:rtl/>
        </w:rPr>
        <w:t xml:space="preserve"> </w:t>
      </w:r>
      <w:r w:rsidR="001C5A04" w:rsidRPr="002543D7">
        <w:rPr>
          <w:rFonts w:cs="Times New Roman" w:hint="eastAsia"/>
          <w:color w:val="A6A6A6" w:themeColor="background1" w:themeShade="A6"/>
          <w:rtl/>
        </w:rPr>
        <w:t>אימא</w:t>
      </w:r>
      <w:r w:rsidR="00046999" w:rsidRPr="002543D7">
        <w:rPr>
          <w:rFonts w:cs="Times New Roman"/>
          <w:color w:val="A6A6A6" w:themeColor="background1" w:themeShade="A6"/>
          <w:rtl/>
        </w:rPr>
        <w:t xml:space="preserve"> </w:t>
      </w:r>
      <w:r w:rsidR="00046999" w:rsidRPr="002543D7">
        <w:rPr>
          <w:rFonts w:cs="Times New Roman" w:hint="eastAsia"/>
          <w:color w:val="A6A6A6" w:themeColor="background1" w:themeShade="A6"/>
          <w:rtl/>
        </w:rPr>
        <w:t>שלנו</w:t>
      </w:r>
      <w:r w:rsidR="00046999" w:rsidRPr="002543D7">
        <w:rPr>
          <w:rFonts w:cs="Times New Roman"/>
          <w:color w:val="A6A6A6" w:themeColor="background1" w:themeShade="A6"/>
          <w:rtl/>
        </w:rPr>
        <w:t xml:space="preserve"> </w:t>
      </w:r>
      <w:r w:rsidR="00046999" w:rsidRPr="002543D7">
        <w:rPr>
          <w:rFonts w:cs="Times New Roman" w:hint="eastAsia"/>
          <w:color w:val="A6A6A6" w:themeColor="background1" w:themeShade="A6"/>
          <w:rtl/>
        </w:rPr>
        <w:t>משתמשת</w:t>
      </w:r>
      <w:r w:rsidR="00046999" w:rsidRPr="002543D7">
        <w:rPr>
          <w:rFonts w:cs="Times New Roman"/>
          <w:color w:val="A6A6A6" w:themeColor="background1" w:themeShade="A6"/>
          <w:rtl/>
        </w:rPr>
        <w:t xml:space="preserve"> </w:t>
      </w:r>
      <w:r w:rsidR="00046999" w:rsidRPr="002543D7">
        <w:rPr>
          <w:rFonts w:cs="Times New Roman" w:hint="eastAsia"/>
          <w:color w:val="A6A6A6" w:themeColor="background1" w:themeShade="A6"/>
          <w:rtl/>
        </w:rPr>
        <w:t>במילה</w:t>
      </w:r>
      <w:r w:rsidR="00046999" w:rsidRPr="002543D7">
        <w:rPr>
          <w:rFonts w:cs="Times New Roman"/>
          <w:color w:val="A6A6A6" w:themeColor="background1" w:themeShade="A6"/>
          <w:rtl/>
        </w:rPr>
        <w:t xml:space="preserve"> </w:t>
      </w:r>
      <w:r w:rsidR="00046999" w:rsidRPr="002543D7">
        <w:rPr>
          <w:rFonts w:cs="Times New Roman" w:hint="eastAsia"/>
          <w:color w:val="A6A6A6" w:themeColor="background1" w:themeShade="A6"/>
          <w:rtl/>
        </w:rPr>
        <w:t>הזאת</w:t>
      </w:r>
      <w:r w:rsidR="00046999" w:rsidRPr="002543D7">
        <w:rPr>
          <w:rFonts w:cs="Times New Roman"/>
          <w:color w:val="A6A6A6" w:themeColor="background1" w:themeShade="A6"/>
          <w:rtl/>
        </w:rPr>
        <w:t xml:space="preserve">, </w:t>
      </w:r>
      <w:r w:rsidR="00046999" w:rsidRPr="002543D7">
        <w:rPr>
          <w:rFonts w:cs="Times New Roman" w:hint="eastAsia"/>
          <w:color w:val="A6A6A6" w:themeColor="background1" w:themeShade="A6"/>
          <w:rtl/>
        </w:rPr>
        <w:t>כדי</w:t>
      </w:r>
      <w:r w:rsidR="00046999" w:rsidRPr="002543D7">
        <w:rPr>
          <w:rFonts w:cs="Times New Roman"/>
          <w:color w:val="A6A6A6" w:themeColor="background1" w:themeShade="A6"/>
          <w:rtl/>
        </w:rPr>
        <w:t xml:space="preserve"> </w:t>
      </w:r>
      <w:r w:rsidR="00046999" w:rsidRPr="002543D7">
        <w:rPr>
          <w:rFonts w:cs="Times New Roman" w:hint="eastAsia"/>
          <w:color w:val="A6A6A6" w:themeColor="background1" w:themeShade="A6"/>
          <w:rtl/>
        </w:rPr>
        <w:t>להסביר</w:t>
      </w:r>
      <w:r w:rsidRPr="002543D7">
        <w:rPr>
          <w:rFonts w:cs="Times New Roman"/>
          <w:color w:val="A6A6A6" w:themeColor="background1" w:themeShade="A6"/>
          <w:rtl/>
        </w:rPr>
        <w:t xml:space="preserve"> איך שפה משתנה לאורך ההיסטוריה.</w:t>
      </w:r>
      <w:r w:rsidR="00046999" w:rsidRPr="002543D7">
        <w:rPr>
          <w:rFonts w:cs="Times New Roman"/>
          <w:color w:val="A6A6A6" w:themeColor="background1" w:themeShade="A6"/>
          <w:rtl/>
        </w:rPr>
        <w:t>"</w:t>
      </w:r>
      <w:r w:rsidRPr="002543D7">
        <w:rPr>
          <w:rFonts w:cs="Times New Roman"/>
          <w:color w:val="A6A6A6" w:themeColor="background1" w:themeShade="A6"/>
          <w:rtl/>
        </w:rPr>
        <w:t xml:space="preserve"> </w:t>
      </w:r>
    </w:p>
    <w:p w14:paraId="38039928" w14:textId="17E9E518" w:rsidR="00046999" w:rsidRPr="002543D7" w:rsidRDefault="00046999" w:rsidP="00FB5F21">
      <w:pPr>
        <w:rPr>
          <w:rFonts w:cs="Times New Roman"/>
          <w:color w:val="A6A6A6" w:themeColor="background1" w:themeShade="A6"/>
          <w:rtl/>
        </w:rPr>
      </w:pPr>
      <w:bookmarkStart w:id="118" w:name="_Hlk503008928"/>
      <w:bookmarkEnd w:id="117"/>
      <w:r w:rsidRPr="002543D7">
        <w:rPr>
          <w:rFonts w:cs="Times New Roman"/>
          <w:color w:val="A6A6A6" w:themeColor="background1" w:themeShade="A6"/>
          <w:rtl/>
        </w:rPr>
        <w:t>"</w:t>
      </w:r>
      <w:r w:rsidR="009B265B" w:rsidRPr="002543D7">
        <w:rPr>
          <w:rFonts w:cs="Times New Roman" w:hint="eastAsia"/>
          <w:color w:val="A6A6A6" w:themeColor="background1" w:themeShade="A6"/>
          <w:rtl/>
        </w:rPr>
        <w:t>אפשר</w:t>
      </w:r>
      <w:r w:rsidR="009B265B" w:rsidRPr="002543D7">
        <w:rPr>
          <w:rFonts w:cs="Times New Roman"/>
          <w:color w:val="A6A6A6" w:themeColor="background1" w:themeShade="A6"/>
          <w:rtl/>
        </w:rPr>
        <w:t xml:space="preserve"> </w:t>
      </w:r>
      <w:r w:rsidR="009B265B" w:rsidRPr="002543D7">
        <w:rPr>
          <w:rFonts w:cs="Times New Roman" w:hint="eastAsia"/>
          <w:color w:val="A6A6A6" w:themeColor="background1" w:themeShade="A6"/>
          <w:rtl/>
        </w:rPr>
        <w:t>לחקור</w:t>
      </w:r>
      <w:r w:rsidR="009B265B" w:rsidRPr="002543D7">
        <w:rPr>
          <w:rFonts w:cs="Times New Roman"/>
          <w:color w:val="A6A6A6" w:themeColor="background1" w:themeShade="A6"/>
          <w:rtl/>
        </w:rPr>
        <w:t xml:space="preserve"> </w:t>
      </w:r>
      <w:r w:rsidR="009B265B" w:rsidRPr="002543D7">
        <w:rPr>
          <w:rFonts w:cs="Times New Roman" w:hint="eastAsia"/>
          <w:color w:val="A6A6A6" w:themeColor="background1" w:themeShade="A6"/>
          <w:rtl/>
        </w:rPr>
        <w:t>איך</w:t>
      </w:r>
      <w:r w:rsidR="009B265B" w:rsidRPr="002543D7">
        <w:rPr>
          <w:rFonts w:cs="Times New Roman"/>
          <w:color w:val="A6A6A6" w:themeColor="background1" w:themeShade="A6"/>
          <w:rtl/>
        </w:rPr>
        <w:t xml:space="preserve"> </w:t>
      </w:r>
      <w:r w:rsidR="009B265B" w:rsidRPr="002543D7">
        <w:rPr>
          <w:rFonts w:cs="Times New Roman" w:hint="eastAsia"/>
          <w:color w:val="A6A6A6" w:themeColor="background1" w:themeShade="A6"/>
          <w:rtl/>
        </w:rPr>
        <w:t>כל</w:t>
      </w:r>
      <w:r w:rsidR="009B265B" w:rsidRPr="002543D7">
        <w:rPr>
          <w:rFonts w:cs="Times New Roman"/>
          <w:color w:val="A6A6A6" w:themeColor="background1" w:themeShade="A6"/>
          <w:rtl/>
        </w:rPr>
        <w:t xml:space="preserve"> </w:t>
      </w:r>
      <w:r w:rsidR="009B265B" w:rsidRPr="002543D7">
        <w:rPr>
          <w:rFonts w:cs="Times New Roman" w:hint="eastAsia"/>
          <w:color w:val="A6A6A6" w:themeColor="background1" w:themeShade="A6"/>
          <w:rtl/>
        </w:rPr>
        <w:t>דבר</w:t>
      </w:r>
      <w:r w:rsidR="009B265B" w:rsidRPr="002543D7">
        <w:rPr>
          <w:rFonts w:cs="Times New Roman"/>
          <w:color w:val="A6A6A6" w:themeColor="background1" w:themeShade="A6"/>
          <w:rtl/>
        </w:rPr>
        <w:t xml:space="preserve"> </w:t>
      </w:r>
      <w:r w:rsidR="009B265B" w:rsidRPr="002543D7">
        <w:rPr>
          <w:rFonts w:cs="Times New Roman" w:hint="eastAsia"/>
          <w:color w:val="A6A6A6" w:themeColor="background1" w:themeShade="A6"/>
          <w:rtl/>
        </w:rPr>
        <w:t>משתנה</w:t>
      </w:r>
      <w:r w:rsidR="009B265B" w:rsidRPr="002543D7">
        <w:rPr>
          <w:rFonts w:cs="Times New Roman"/>
          <w:color w:val="A6A6A6" w:themeColor="background1" w:themeShade="A6"/>
          <w:rtl/>
        </w:rPr>
        <w:t xml:space="preserve"> </w:t>
      </w:r>
      <w:r w:rsidR="009B265B" w:rsidRPr="002543D7">
        <w:rPr>
          <w:rFonts w:cs="Times New Roman" w:hint="eastAsia"/>
          <w:color w:val="A6A6A6" w:themeColor="background1" w:themeShade="A6"/>
          <w:rtl/>
        </w:rPr>
        <w:t>לאורך</w:t>
      </w:r>
      <w:r w:rsidR="009B265B" w:rsidRPr="002543D7">
        <w:rPr>
          <w:rFonts w:cs="Times New Roman"/>
          <w:color w:val="A6A6A6" w:themeColor="background1" w:themeShade="A6"/>
          <w:rtl/>
        </w:rPr>
        <w:t xml:space="preserve"> </w:t>
      </w:r>
      <w:r w:rsidR="009B265B" w:rsidRPr="002543D7">
        <w:rPr>
          <w:rFonts w:cs="Times New Roman" w:hint="eastAsia"/>
          <w:color w:val="A6A6A6" w:themeColor="background1" w:themeShade="A6"/>
          <w:rtl/>
        </w:rPr>
        <w:t>הזמן</w:t>
      </w:r>
      <w:r w:rsidR="009B265B" w:rsidRPr="002543D7">
        <w:rPr>
          <w:rFonts w:cs="Times New Roman"/>
          <w:color w:val="A6A6A6" w:themeColor="background1" w:themeShade="A6"/>
          <w:rtl/>
        </w:rPr>
        <w:t>,</w:t>
      </w:r>
      <w:r w:rsidRPr="002543D7">
        <w:rPr>
          <w:rFonts w:cs="Times New Roman"/>
          <w:color w:val="A6A6A6" w:themeColor="background1" w:themeShade="A6"/>
          <w:rtl/>
        </w:rPr>
        <w:t xml:space="preserve">" </w:t>
      </w:r>
      <w:r w:rsidRPr="002543D7">
        <w:rPr>
          <w:rFonts w:cs="Times New Roman" w:hint="eastAsia"/>
          <w:color w:val="A6A6A6" w:themeColor="background1" w:themeShade="A6"/>
          <w:rtl/>
        </w:rPr>
        <w:t>ארקדי</w:t>
      </w:r>
      <w:r w:rsidRPr="002543D7">
        <w:rPr>
          <w:rFonts w:cs="Times New Roman"/>
          <w:color w:val="A6A6A6" w:themeColor="background1" w:themeShade="A6"/>
          <w:rtl/>
        </w:rPr>
        <w:t xml:space="preserve"> </w:t>
      </w:r>
      <w:r w:rsidRPr="002543D7">
        <w:rPr>
          <w:rFonts w:cs="Times New Roman" w:hint="eastAsia"/>
          <w:color w:val="A6A6A6" w:themeColor="background1" w:themeShade="A6"/>
          <w:rtl/>
        </w:rPr>
        <w:t>העיר</w:t>
      </w:r>
      <w:r w:rsidRPr="002543D7">
        <w:rPr>
          <w:rFonts w:cs="Times New Roman"/>
          <w:color w:val="A6A6A6" w:themeColor="background1" w:themeShade="A6"/>
          <w:rtl/>
        </w:rPr>
        <w:t>.</w:t>
      </w:r>
    </w:p>
    <w:p w14:paraId="21B27940" w14:textId="60805C05" w:rsidR="009B265B" w:rsidRPr="002543D7" w:rsidRDefault="00046999" w:rsidP="00FB5F21">
      <w:pPr>
        <w:rPr>
          <w:rFonts w:cs="Times New Roman"/>
          <w:color w:val="A6A6A6" w:themeColor="background1" w:themeShade="A6"/>
          <w:rtl/>
        </w:rPr>
      </w:pPr>
      <w:r w:rsidRPr="002543D7">
        <w:rPr>
          <w:rFonts w:cs="Times New Roman"/>
          <w:color w:val="A6A6A6" w:themeColor="background1" w:themeShade="A6"/>
          <w:rtl/>
        </w:rPr>
        <w:t>"נכון,</w:t>
      </w:r>
      <w:r w:rsidR="009B265B" w:rsidRPr="002543D7">
        <w:rPr>
          <w:rFonts w:cs="Times New Roman"/>
          <w:color w:val="A6A6A6" w:themeColor="background1" w:themeShade="A6"/>
          <w:rtl/>
        </w:rPr>
        <w:t xml:space="preserve"> למשל בגיאולוגיה</w:t>
      </w:r>
      <w:r w:rsidRPr="002543D7">
        <w:rPr>
          <w:rFonts w:cs="Times New Roman"/>
          <w:color w:val="A6A6A6" w:themeColor="background1" w:themeShade="A6"/>
          <w:rtl/>
        </w:rPr>
        <w:t xml:space="preserve">, </w:t>
      </w:r>
      <w:r w:rsidRPr="002543D7">
        <w:rPr>
          <w:rFonts w:cs="Times New Roman" w:hint="eastAsia"/>
          <w:color w:val="A6A6A6" w:themeColor="background1" w:themeShade="A6"/>
          <w:rtl/>
        </w:rPr>
        <w:t>איך</w:t>
      </w:r>
      <w:r w:rsidRPr="002543D7">
        <w:rPr>
          <w:rFonts w:cs="Times New Roman"/>
          <w:color w:val="A6A6A6" w:themeColor="background1" w:themeShade="A6"/>
          <w:rtl/>
        </w:rPr>
        <w:t xml:space="preserve"> </w:t>
      </w:r>
      <w:r w:rsidRPr="002543D7">
        <w:rPr>
          <w:rFonts w:cs="Times New Roman" w:hint="eastAsia"/>
          <w:color w:val="A6A6A6" w:themeColor="background1" w:themeShade="A6"/>
          <w:rtl/>
        </w:rPr>
        <w:t>נוצרים</w:t>
      </w:r>
      <w:r w:rsidRPr="002543D7">
        <w:rPr>
          <w:rFonts w:cs="Times New Roman"/>
          <w:color w:val="A6A6A6" w:themeColor="background1" w:themeShade="A6"/>
          <w:rtl/>
        </w:rPr>
        <w:t xml:space="preserve"> </w:t>
      </w:r>
      <w:r w:rsidRPr="002543D7">
        <w:rPr>
          <w:rFonts w:cs="Times New Roman" w:hint="eastAsia"/>
          <w:color w:val="A6A6A6" w:themeColor="background1" w:themeShade="A6"/>
          <w:rtl/>
        </w:rPr>
        <w:t>סלעים</w:t>
      </w:r>
      <w:r w:rsidRPr="002543D7">
        <w:rPr>
          <w:rFonts w:cs="Times New Roman"/>
          <w:color w:val="A6A6A6" w:themeColor="background1" w:themeShade="A6"/>
          <w:rtl/>
        </w:rPr>
        <w:t xml:space="preserve"> </w:t>
      </w:r>
      <w:r w:rsidRPr="002543D7">
        <w:rPr>
          <w:rFonts w:cs="Times New Roman" w:hint="eastAsia"/>
          <w:color w:val="A6A6A6" w:themeColor="background1" w:themeShade="A6"/>
          <w:rtl/>
        </w:rPr>
        <w:t>וגבעות</w:t>
      </w:r>
      <w:r w:rsidRPr="002543D7">
        <w:rPr>
          <w:rFonts w:cs="Times New Roman"/>
          <w:color w:val="A6A6A6" w:themeColor="background1" w:themeShade="A6"/>
          <w:rtl/>
        </w:rPr>
        <w:t xml:space="preserve">, </w:t>
      </w:r>
      <w:r w:rsidRPr="002543D7">
        <w:rPr>
          <w:rFonts w:cs="Times New Roman" w:hint="eastAsia"/>
          <w:color w:val="A6A6A6" w:themeColor="background1" w:themeShade="A6"/>
          <w:rtl/>
        </w:rPr>
        <w:t>לאט</w:t>
      </w:r>
      <w:r w:rsidR="00C52ED9" w:rsidRPr="002543D7">
        <w:rPr>
          <w:rFonts w:cs="Times New Roman" w:hint="cs"/>
          <w:color w:val="A6A6A6" w:themeColor="background1" w:themeShade="A6"/>
          <w:rtl/>
        </w:rPr>
        <w:t>-</w:t>
      </w:r>
      <w:r w:rsidRPr="002543D7">
        <w:rPr>
          <w:rFonts w:cs="Times New Roman" w:hint="eastAsia"/>
          <w:color w:val="A6A6A6" w:themeColor="background1" w:themeShade="A6"/>
          <w:rtl/>
        </w:rPr>
        <w:t>לאט</w:t>
      </w:r>
      <w:r w:rsidRPr="002543D7">
        <w:rPr>
          <w:rFonts w:cs="Times New Roman"/>
          <w:color w:val="A6A6A6" w:themeColor="background1" w:themeShade="A6"/>
          <w:rtl/>
        </w:rPr>
        <w:t xml:space="preserve"> </w:t>
      </w:r>
      <w:r w:rsidRPr="002543D7">
        <w:rPr>
          <w:rFonts w:cs="Times New Roman" w:hint="eastAsia"/>
          <w:color w:val="A6A6A6" w:themeColor="background1" w:themeShade="A6"/>
          <w:rtl/>
        </w:rPr>
        <w:t>לאורך</w:t>
      </w:r>
      <w:r w:rsidRPr="002543D7">
        <w:rPr>
          <w:rFonts w:cs="Times New Roman"/>
          <w:color w:val="A6A6A6" w:themeColor="background1" w:themeShade="A6"/>
          <w:rtl/>
        </w:rPr>
        <w:t xml:space="preserve"> </w:t>
      </w:r>
      <w:r w:rsidRPr="002543D7">
        <w:rPr>
          <w:rFonts w:cs="Times New Roman" w:hint="eastAsia"/>
          <w:color w:val="A6A6A6" w:themeColor="background1" w:themeShade="A6"/>
          <w:rtl/>
        </w:rPr>
        <w:t>אלפי</w:t>
      </w:r>
      <w:r w:rsidRPr="002543D7">
        <w:rPr>
          <w:rFonts w:cs="Times New Roman"/>
          <w:color w:val="A6A6A6" w:themeColor="background1" w:themeShade="A6"/>
          <w:rtl/>
        </w:rPr>
        <w:t xml:space="preserve"> </w:t>
      </w:r>
      <w:r w:rsidRPr="002543D7">
        <w:rPr>
          <w:rFonts w:cs="Times New Roman" w:hint="eastAsia"/>
          <w:color w:val="A6A6A6" w:themeColor="background1" w:themeShade="A6"/>
          <w:rtl/>
        </w:rPr>
        <w:t>שנים</w:t>
      </w:r>
      <w:r w:rsidR="00C52ED9" w:rsidRPr="002543D7">
        <w:rPr>
          <w:rFonts w:cs="Times New Roman" w:hint="cs"/>
          <w:color w:val="A6A6A6" w:themeColor="background1" w:themeShade="A6"/>
          <w:rtl/>
        </w:rPr>
        <w:t>.</w:t>
      </w:r>
      <w:r w:rsidR="004479A7" w:rsidRPr="002543D7">
        <w:rPr>
          <w:rFonts w:cs="Times New Roman"/>
          <w:color w:val="A6A6A6" w:themeColor="background1" w:themeShade="A6"/>
          <w:rtl/>
        </w:rPr>
        <w:t xml:space="preserve"> </w:t>
      </w:r>
      <w:r w:rsidR="004479A7" w:rsidRPr="002543D7">
        <w:rPr>
          <w:rFonts w:cs="Times New Roman" w:hint="eastAsia"/>
          <w:color w:val="A6A6A6" w:themeColor="background1" w:themeShade="A6"/>
          <w:rtl/>
        </w:rPr>
        <w:t>גם</w:t>
      </w:r>
      <w:r w:rsidR="004479A7" w:rsidRPr="002543D7">
        <w:rPr>
          <w:rFonts w:cs="Times New Roman"/>
          <w:color w:val="A6A6A6" w:themeColor="background1" w:themeShade="A6"/>
          <w:rtl/>
        </w:rPr>
        <w:t xml:space="preserve"> </w:t>
      </w:r>
      <w:r w:rsidR="004479A7" w:rsidRPr="002543D7">
        <w:rPr>
          <w:rFonts w:cs="Times New Roman" w:hint="eastAsia"/>
          <w:color w:val="A6A6A6" w:themeColor="background1" w:themeShade="A6"/>
          <w:rtl/>
        </w:rPr>
        <w:t>זה</w:t>
      </w:r>
      <w:r w:rsidR="004479A7" w:rsidRPr="002543D7">
        <w:rPr>
          <w:rFonts w:cs="Times New Roman"/>
          <w:color w:val="A6A6A6" w:themeColor="background1" w:themeShade="A6"/>
          <w:rtl/>
        </w:rPr>
        <w:t xml:space="preserve"> דיאכרוניה,</w:t>
      </w:r>
      <w:r w:rsidR="009B265B" w:rsidRPr="002543D7">
        <w:rPr>
          <w:rFonts w:cs="Times New Roman"/>
          <w:color w:val="A6A6A6" w:themeColor="background1" w:themeShade="A6"/>
          <w:rtl/>
        </w:rPr>
        <w:t xml:space="preserve">" </w:t>
      </w:r>
      <w:r w:rsidR="009B265B" w:rsidRPr="002543D7">
        <w:rPr>
          <w:rFonts w:cs="Times New Roman" w:hint="eastAsia"/>
          <w:color w:val="A6A6A6" w:themeColor="background1" w:themeShade="A6"/>
          <w:rtl/>
        </w:rPr>
        <w:t>מארק</w:t>
      </w:r>
      <w:r w:rsidR="004479A7" w:rsidRPr="002543D7">
        <w:rPr>
          <w:rFonts w:cs="Times New Roman"/>
          <w:color w:val="A6A6A6" w:themeColor="background1" w:themeShade="A6"/>
          <w:rtl/>
        </w:rPr>
        <w:t xml:space="preserve"> אמר</w:t>
      </w:r>
      <w:r w:rsidR="009B265B" w:rsidRPr="002543D7">
        <w:rPr>
          <w:rFonts w:cs="Times New Roman"/>
          <w:color w:val="A6A6A6" w:themeColor="background1" w:themeShade="A6"/>
          <w:rtl/>
        </w:rPr>
        <w:t>.</w:t>
      </w:r>
      <w:r w:rsidR="009B265B" w:rsidRPr="002543D7">
        <w:rPr>
          <w:rFonts w:cs="Times New Roman" w:hint="cs"/>
          <w:color w:val="A6A6A6" w:themeColor="background1" w:themeShade="A6"/>
          <w:rtl/>
        </w:rPr>
        <w:t xml:space="preserve"> </w:t>
      </w:r>
    </w:p>
    <w:bookmarkEnd w:id="118"/>
    <w:p w14:paraId="7F3A93B5" w14:textId="458120E2" w:rsidR="00A06C1F" w:rsidRPr="002543D7" w:rsidRDefault="009B265B" w:rsidP="00C6454B">
      <w:pPr>
        <w:rPr>
          <w:rFonts w:cs="Times New Roman"/>
          <w:color w:val="A6A6A6" w:themeColor="background1" w:themeShade="A6"/>
          <w:rtl/>
        </w:rPr>
      </w:pPr>
      <w:r w:rsidRPr="002543D7">
        <w:rPr>
          <w:rFonts w:cs="Times New Roman" w:hint="cs"/>
          <w:color w:val="A6A6A6" w:themeColor="background1" w:themeShade="A6"/>
          <w:rtl/>
        </w:rPr>
        <w:t xml:space="preserve">"אני יכול להמציא למילה של </w:t>
      </w:r>
      <w:r w:rsidR="001C5A04" w:rsidRPr="002543D7">
        <w:rPr>
          <w:rFonts w:cs="Times New Roman" w:hint="cs"/>
          <w:color w:val="A6A6A6" w:themeColor="background1" w:themeShade="A6"/>
          <w:rtl/>
        </w:rPr>
        <w:t>אימא</w:t>
      </w:r>
      <w:r w:rsidRPr="002543D7">
        <w:rPr>
          <w:rFonts w:cs="Times New Roman" w:hint="cs"/>
          <w:color w:val="A6A6A6" w:themeColor="background1" w:themeShade="A6"/>
          <w:rtl/>
        </w:rPr>
        <w:t xml:space="preserve"> </w:t>
      </w:r>
      <w:r w:rsidR="00046999" w:rsidRPr="002543D7">
        <w:rPr>
          <w:rFonts w:cs="Times New Roman" w:hint="cs"/>
          <w:color w:val="A6A6A6" w:themeColor="background1" w:themeShade="A6"/>
          <w:rtl/>
        </w:rPr>
        <w:t xml:space="preserve">שלנו </w:t>
      </w:r>
      <w:r w:rsidRPr="002543D7">
        <w:rPr>
          <w:rFonts w:cs="Times New Roman" w:hint="cs"/>
          <w:color w:val="A6A6A6" w:themeColor="background1" w:themeShade="A6"/>
          <w:rtl/>
        </w:rPr>
        <w:t>משמעות חדשה</w:t>
      </w:r>
      <w:bookmarkStart w:id="119" w:name="_Hlk505585081"/>
      <w:r w:rsidR="003C6A85" w:rsidRPr="002543D7">
        <w:rPr>
          <w:rFonts w:cs="Times New Roman" w:hint="cs"/>
          <w:color w:val="A6A6A6" w:themeColor="background1" w:themeShade="A6"/>
          <w:rtl/>
        </w:rPr>
        <w:t xml:space="preserve"> ופרטית</w:t>
      </w:r>
      <w:r w:rsidR="000D2120" w:rsidRPr="002543D7">
        <w:rPr>
          <w:rFonts w:cs="Times New Roman" w:hint="cs"/>
          <w:color w:val="A6A6A6" w:themeColor="background1" w:themeShade="A6"/>
          <w:rtl/>
        </w:rPr>
        <w:t xml:space="preserve">," אלכס </w:t>
      </w:r>
      <w:r w:rsidR="004479A7" w:rsidRPr="002543D7">
        <w:rPr>
          <w:rFonts w:cs="Times New Roman" w:hint="cs"/>
          <w:color w:val="A6A6A6" w:themeColor="background1" w:themeShade="A6"/>
          <w:rtl/>
        </w:rPr>
        <w:t>המשיך</w:t>
      </w:r>
      <w:r w:rsidR="00C52ED9" w:rsidRPr="002543D7">
        <w:rPr>
          <w:rFonts w:cs="Times New Roman" w:hint="cs"/>
          <w:color w:val="A6A6A6" w:themeColor="background1" w:themeShade="A6"/>
          <w:rtl/>
        </w:rPr>
        <w:t>,</w:t>
      </w:r>
      <w:r w:rsidR="000D2120" w:rsidRPr="002543D7">
        <w:rPr>
          <w:rFonts w:cs="Times New Roman" w:hint="cs"/>
          <w:color w:val="A6A6A6" w:themeColor="background1" w:themeShade="A6"/>
          <w:rtl/>
        </w:rPr>
        <w:t xml:space="preserve"> עדיין באנגלית, </w:t>
      </w:r>
      <w:r w:rsidR="00CD011D" w:rsidRPr="002543D7">
        <w:rPr>
          <w:rFonts w:cs="Times New Roman" w:hint="cs"/>
          <w:color w:val="A6A6A6" w:themeColor="background1" w:themeShade="A6"/>
          <w:rtl/>
        </w:rPr>
        <w:t>מ</w:t>
      </w:r>
      <w:r w:rsidR="000D2120" w:rsidRPr="002543D7">
        <w:rPr>
          <w:rFonts w:cs="Times New Roman" w:hint="cs"/>
          <w:color w:val="A6A6A6" w:themeColor="background1" w:themeShade="A6"/>
          <w:rtl/>
        </w:rPr>
        <w:t>מקום מרבצו על החול</w:t>
      </w:r>
      <w:bookmarkEnd w:id="119"/>
      <w:r w:rsidR="00C6454B" w:rsidRPr="002543D7">
        <w:rPr>
          <w:rFonts w:cs="Times New Roman" w:hint="cs"/>
          <w:color w:val="A6A6A6" w:themeColor="background1" w:themeShade="A6"/>
          <w:rtl/>
        </w:rPr>
        <w:t xml:space="preserve">. </w:t>
      </w:r>
      <w:r w:rsidR="000D2120" w:rsidRPr="002543D7">
        <w:rPr>
          <w:rFonts w:cs="Times New Roman" w:hint="cs"/>
          <w:color w:val="A6A6A6" w:themeColor="background1" w:themeShade="A6"/>
          <w:rtl/>
        </w:rPr>
        <w:t>"</w:t>
      </w:r>
      <w:r w:rsidR="00C6454B" w:rsidRPr="002543D7">
        <w:rPr>
          <w:rFonts w:cs="Times New Roman" w:hint="cs"/>
          <w:color w:val="A6A6A6" w:themeColor="background1" w:themeShade="A6"/>
          <w:rtl/>
        </w:rPr>
        <w:t>דיאכרוני</w:t>
      </w:r>
      <w:r w:rsidRPr="002543D7">
        <w:rPr>
          <w:rFonts w:cs="Times New Roman" w:hint="cs"/>
          <w:color w:val="A6A6A6" w:themeColor="background1" w:themeShade="A6"/>
          <w:rtl/>
        </w:rPr>
        <w:t xml:space="preserve"> </w:t>
      </w:r>
      <w:r w:rsidRPr="002543D7">
        <w:rPr>
          <w:rFonts w:cs="Times New Roman"/>
          <w:color w:val="A6A6A6" w:themeColor="background1" w:themeShade="A6"/>
          <w:rtl/>
        </w:rPr>
        <w:t>–</w:t>
      </w:r>
      <w:r w:rsidRPr="002543D7">
        <w:rPr>
          <w:rFonts w:cs="Times New Roman" w:hint="cs"/>
          <w:color w:val="A6A6A6" w:themeColor="background1" w:themeShade="A6"/>
          <w:rtl/>
        </w:rPr>
        <w:t xml:space="preserve"> איך אני משתנה לאט וברצף </w:t>
      </w:r>
      <w:r w:rsidR="00C6454B" w:rsidRPr="002543D7">
        <w:rPr>
          <w:rFonts w:cs="Times New Roman" w:hint="cs"/>
          <w:color w:val="A6A6A6" w:themeColor="background1" w:themeShade="A6"/>
          <w:rtl/>
        </w:rPr>
        <w:t>ו</w:t>
      </w:r>
      <w:r w:rsidRPr="002543D7">
        <w:rPr>
          <w:rFonts w:cs="Times New Roman" w:hint="cs"/>
          <w:color w:val="A6A6A6" w:themeColor="background1" w:themeShade="A6"/>
          <w:rtl/>
        </w:rPr>
        <w:t xml:space="preserve">בהדרגה, דרך הזמן שעובר </w:t>
      </w:r>
      <w:r w:rsidR="004C6F3A" w:rsidRPr="002543D7">
        <w:rPr>
          <w:rFonts w:cs="Times New Roman" w:hint="cs"/>
          <w:color w:val="A6A6A6" w:themeColor="background1" w:themeShade="A6"/>
          <w:rtl/>
        </w:rPr>
        <w:t>עלי</w:t>
      </w:r>
      <w:r w:rsidR="00C52ED9" w:rsidRPr="002543D7">
        <w:rPr>
          <w:rFonts w:cs="Times New Roman" w:hint="cs"/>
          <w:color w:val="A6A6A6" w:themeColor="background1" w:themeShade="A6"/>
          <w:rtl/>
        </w:rPr>
        <w:t>י</w:t>
      </w:r>
      <w:r w:rsidRPr="002543D7">
        <w:rPr>
          <w:rFonts w:cs="Times New Roman" w:hint="cs"/>
          <w:color w:val="A6A6A6" w:themeColor="background1" w:themeShade="A6"/>
          <w:rtl/>
        </w:rPr>
        <w:t>."</w:t>
      </w:r>
      <w:r w:rsidR="00C6454B" w:rsidRPr="002543D7">
        <w:rPr>
          <w:rFonts w:cs="Times New Roman" w:hint="cs"/>
          <w:color w:val="A6A6A6" w:themeColor="background1" w:themeShade="A6"/>
          <w:rtl/>
        </w:rPr>
        <w:t xml:space="preserve"> </w:t>
      </w:r>
    </w:p>
    <w:p w14:paraId="3F5B7F82" w14:textId="77D3463D" w:rsidR="009B265B" w:rsidRPr="002543D7" w:rsidRDefault="00C6454B" w:rsidP="00C6454B">
      <w:pPr>
        <w:rPr>
          <w:rFonts w:cs="Times New Roman"/>
          <w:color w:val="A6A6A6" w:themeColor="background1" w:themeShade="A6"/>
          <w:rtl/>
        </w:rPr>
      </w:pPr>
      <w:r w:rsidRPr="002543D7">
        <w:rPr>
          <w:rFonts w:cs="Times New Roman" w:hint="cs"/>
          <w:color w:val="A6A6A6" w:themeColor="background1" w:themeShade="A6"/>
          <w:rtl/>
        </w:rPr>
        <w:t>הדס וארקדי</w:t>
      </w:r>
      <w:r w:rsidR="00CD011D" w:rsidRPr="002543D7">
        <w:rPr>
          <w:rFonts w:cs="Times New Roman" w:hint="cs"/>
          <w:color w:val="A6A6A6" w:themeColor="background1" w:themeShade="A6"/>
          <w:rtl/>
        </w:rPr>
        <w:t>,</w:t>
      </w:r>
      <w:r w:rsidRPr="002543D7">
        <w:rPr>
          <w:rFonts w:cs="Times New Roman" w:hint="cs"/>
          <w:color w:val="A6A6A6" w:themeColor="background1" w:themeShade="A6"/>
          <w:rtl/>
        </w:rPr>
        <w:t xml:space="preserve"> אף שהשתדלו להקשיב בדריכות, לא הבינו דבר. </w:t>
      </w:r>
    </w:p>
    <w:p w14:paraId="3437737F" w14:textId="77777777" w:rsidR="009B265B" w:rsidRPr="002543D7" w:rsidRDefault="009B265B" w:rsidP="009B265B">
      <w:pPr>
        <w:rPr>
          <w:rFonts w:cs="Times New Roman"/>
          <w:color w:val="A6A6A6" w:themeColor="background1" w:themeShade="A6"/>
          <w:rtl/>
        </w:rPr>
      </w:pPr>
      <w:r w:rsidRPr="002543D7">
        <w:rPr>
          <w:rFonts w:cs="Times New Roman" w:hint="cs"/>
          <w:color w:val="A6A6A6" w:themeColor="background1" w:themeShade="A6"/>
          <w:rtl/>
        </w:rPr>
        <w:t>[</w:t>
      </w:r>
      <w:r w:rsidRPr="002543D7">
        <w:rPr>
          <w:rFonts w:cs="Times New Roman"/>
          <w:color w:val="A6A6A6" w:themeColor="background1" w:themeShade="A6"/>
        </w:rPr>
        <w:t>https://en.wikipedia.org/wiki/Diachronic</w:t>
      </w:r>
    </w:p>
    <w:p w14:paraId="4E569DBC" w14:textId="3DB26DCA" w:rsidR="009B265B" w:rsidRDefault="00EE3076" w:rsidP="009B265B">
      <w:pPr>
        <w:rPr>
          <w:rFonts w:cs="Times New Roman"/>
          <w:color w:val="A6A6A6" w:themeColor="background1" w:themeShade="A6"/>
          <w:rtl/>
        </w:rPr>
      </w:pPr>
      <w:hyperlink r:id="rId60" w:history="1">
        <w:r w:rsidR="002543D7" w:rsidRPr="00FB551B">
          <w:rPr>
            <w:rStyle w:val="Hyperlink"/>
            <w:rFonts w:cs="Times New Roman"/>
            <w14:textFill>
              <w14:solidFill>
                <w14:srgbClr w14:val="0000FF">
                  <w14:lumMod w14:val="65000"/>
                </w14:srgbClr>
              </w14:solidFill>
            </w14:textFill>
          </w:rPr>
          <w:t>https://he.wikipedia.org/wiki/%D7%91%D7%9C%D7%A9%D7%A0%D7%95%D7%AA_%D7%94%D7%99%D7%A1%D7%98%D7%95%D7%A8%D7%99%D7%AA</w:t>
        </w:r>
      </w:hyperlink>
      <w:r w:rsidR="009B265B" w:rsidRPr="002543D7">
        <w:rPr>
          <w:rFonts w:cs="Times New Roman" w:hint="cs"/>
          <w:color w:val="A6A6A6" w:themeColor="background1" w:themeShade="A6"/>
          <w:rtl/>
        </w:rPr>
        <w:t xml:space="preserve">] </w:t>
      </w:r>
      <w:bookmarkStart w:id="120" w:name="_Hlk503008668"/>
    </w:p>
    <w:p w14:paraId="36B55FDF" w14:textId="012AA38C" w:rsidR="002543D7" w:rsidRPr="002543D7" w:rsidRDefault="002543D7" w:rsidP="009B265B">
      <w:pPr>
        <w:rPr>
          <w:rFonts w:cs="Times New Roman"/>
          <w:color w:val="A6A6A6" w:themeColor="background1" w:themeShade="A6"/>
          <w:rtl/>
        </w:rPr>
      </w:pPr>
      <w:r>
        <w:rPr>
          <w:rFonts w:cs="Times New Roman" w:hint="cs"/>
          <w:color w:val="A6A6A6" w:themeColor="background1" w:themeShade="A6"/>
          <w:rtl/>
        </w:rPr>
        <w:t>]</w:t>
      </w:r>
    </w:p>
    <w:p w14:paraId="217206AC" w14:textId="2B0B165C" w:rsidR="004F78E4" w:rsidRPr="00094A9E" w:rsidRDefault="004F78E4" w:rsidP="004F78E4">
      <w:pPr>
        <w:rPr>
          <w:rtl/>
        </w:rPr>
      </w:pPr>
      <w:r w:rsidRPr="00094A9E">
        <w:rPr>
          <w:rtl/>
        </w:rPr>
        <w:t xml:space="preserve">"באיזו </w:t>
      </w:r>
      <w:r w:rsidRPr="00094A9E">
        <w:rPr>
          <w:rFonts w:hint="eastAsia"/>
          <w:rtl/>
        </w:rPr>
        <w:t>שפה</w:t>
      </w:r>
      <w:r w:rsidRPr="00094A9E">
        <w:rPr>
          <w:rtl/>
        </w:rPr>
        <w:t xml:space="preserve"> </w:t>
      </w:r>
      <w:r w:rsidRPr="00094A9E">
        <w:rPr>
          <w:rFonts w:hint="eastAsia"/>
          <w:rtl/>
        </w:rPr>
        <w:t>אתה</w:t>
      </w:r>
      <w:r w:rsidRPr="00094A9E">
        <w:rPr>
          <w:rtl/>
        </w:rPr>
        <w:t xml:space="preserve"> </w:t>
      </w:r>
      <w:r w:rsidRPr="00094A9E">
        <w:rPr>
          <w:rFonts w:hint="eastAsia"/>
          <w:rtl/>
        </w:rPr>
        <w:t>מדבר</w:t>
      </w:r>
      <w:r w:rsidRPr="00094A9E">
        <w:rPr>
          <w:rtl/>
        </w:rPr>
        <w:t xml:space="preserve"> </w:t>
      </w:r>
      <w:r w:rsidRPr="00094A9E">
        <w:rPr>
          <w:rFonts w:hint="eastAsia"/>
          <w:rtl/>
        </w:rPr>
        <w:t>עם</w:t>
      </w:r>
      <w:r w:rsidRPr="00094A9E">
        <w:rPr>
          <w:rtl/>
        </w:rPr>
        <w:t xml:space="preserve"> </w:t>
      </w:r>
      <w:r w:rsidRPr="00094A9E">
        <w:rPr>
          <w:rFonts w:hint="eastAsia"/>
          <w:rtl/>
        </w:rPr>
        <w:t>עצמך</w:t>
      </w:r>
      <w:r w:rsidRPr="00094A9E">
        <w:rPr>
          <w:rtl/>
        </w:rPr>
        <w:t xml:space="preserve">, </w:t>
      </w:r>
      <w:r w:rsidRPr="00094A9E">
        <w:rPr>
          <w:rFonts w:hint="eastAsia"/>
          <w:rtl/>
        </w:rPr>
        <w:t>ס</w:t>
      </w:r>
      <w:r w:rsidR="00A06C1F">
        <w:rPr>
          <w:rFonts w:hint="cs"/>
          <w:rtl/>
        </w:rPr>
        <w:t>אשה</w:t>
      </w:r>
      <w:r w:rsidRPr="00094A9E">
        <w:rPr>
          <w:rtl/>
        </w:rPr>
        <w:t xml:space="preserve">? </w:t>
      </w:r>
      <w:r w:rsidRPr="00094A9E">
        <w:rPr>
          <w:rFonts w:hint="eastAsia"/>
          <w:rtl/>
        </w:rPr>
        <w:t>אילו</w:t>
      </w:r>
      <w:r w:rsidRPr="00094A9E">
        <w:rPr>
          <w:rtl/>
        </w:rPr>
        <w:t xml:space="preserve"> </w:t>
      </w:r>
      <w:r w:rsidRPr="00094A9E">
        <w:rPr>
          <w:rFonts w:hint="eastAsia"/>
          <w:rtl/>
        </w:rPr>
        <w:t>מילים</w:t>
      </w:r>
      <w:r w:rsidRPr="00094A9E">
        <w:rPr>
          <w:rtl/>
        </w:rPr>
        <w:t xml:space="preserve"> </w:t>
      </w:r>
      <w:r w:rsidRPr="00094A9E">
        <w:rPr>
          <w:rFonts w:hint="eastAsia"/>
          <w:rtl/>
        </w:rPr>
        <w:t>אתה</w:t>
      </w:r>
      <w:r w:rsidRPr="00094A9E">
        <w:rPr>
          <w:rtl/>
        </w:rPr>
        <w:t xml:space="preserve"> </w:t>
      </w:r>
      <w:r w:rsidRPr="00094A9E">
        <w:rPr>
          <w:rFonts w:hint="eastAsia"/>
          <w:rtl/>
        </w:rPr>
        <w:t>אומר</w:t>
      </w:r>
      <w:r w:rsidRPr="00094A9E">
        <w:rPr>
          <w:rtl/>
        </w:rPr>
        <w:t>?"</w:t>
      </w:r>
      <w:bookmarkStart w:id="121" w:name="_Hlk505585138"/>
      <w:r w:rsidR="000D2120" w:rsidRPr="00094A9E">
        <w:rPr>
          <w:rtl/>
        </w:rPr>
        <w:t xml:space="preserve"> ארקדי </w:t>
      </w:r>
      <w:r w:rsidR="007C6C8C">
        <w:rPr>
          <w:rFonts w:hint="cs"/>
          <w:rtl/>
        </w:rPr>
        <w:t>שאל</w:t>
      </w:r>
      <w:r w:rsidR="000D2120" w:rsidRPr="00094A9E">
        <w:rPr>
          <w:rtl/>
        </w:rPr>
        <w:t xml:space="preserve"> כמעט בתחינה, כי חש לפתע ריחוק בלתי נסבל</w:t>
      </w:r>
      <w:r w:rsidR="004479A7" w:rsidRPr="00094A9E">
        <w:rPr>
          <w:rtl/>
        </w:rPr>
        <w:t xml:space="preserve"> מאלכס</w:t>
      </w:r>
      <w:r w:rsidR="000D2120" w:rsidRPr="00094A9E">
        <w:rPr>
          <w:rtl/>
        </w:rPr>
        <w:t>.</w:t>
      </w:r>
      <w:bookmarkEnd w:id="121"/>
    </w:p>
    <w:p w14:paraId="68ACDB83" w14:textId="7109E98E" w:rsidR="004F78E4" w:rsidRPr="00094A9E" w:rsidRDefault="004F78E4" w:rsidP="004F78E4">
      <w:pPr>
        <w:rPr>
          <w:rtl/>
        </w:rPr>
      </w:pPr>
      <w:r w:rsidRPr="00094A9E">
        <w:rPr>
          <w:rtl/>
        </w:rPr>
        <w:t xml:space="preserve">"אתה </w:t>
      </w:r>
      <w:r w:rsidRPr="00094A9E">
        <w:rPr>
          <w:rFonts w:hint="eastAsia"/>
          <w:rtl/>
        </w:rPr>
        <w:t>שומע</w:t>
      </w:r>
      <w:r w:rsidRPr="00094A9E">
        <w:rPr>
          <w:rtl/>
        </w:rPr>
        <w:t xml:space="preserve"> </w:t>
      </w:r>
      <w:r w:rsidRPr="00094A9E">
        <w:rPr>
          <w:rFonts w:hint="eastAsia"/>
          <w:rtl/>
        </w:rPr>
        <w:t>מה</w:t>
      </w:r>
      <w:r w:rsidRPr="00094A9E">
        <w:rPr>
          <w:rtl/>
        </w:rPr>
        <w:t xml:space="preserve"> </w:t>
      </w:r>
      <w:r w:rsidRPr="00094A9E">
        <w:rPr>
          <w:rFonts w:hint="eastAsia"/>
          <w:rtl/>
        </w:rPr>
        <w:t>אני</w:t>
      </w:r>
      <w:r w:rsidRPr="00094A9E">
        <w:rPr>
          <w:rtl/>
        </w:rPr>
        <w:t xml:space="preserve"> </w:t>
      </w:r>
      <w:r w:rsidRPr="00094A9E">
        <w:rPr>
          <w:rFonts w:hint="eastAsia"/>
          <w:rtl/>
        </w:rPr>
        <w:t>אומר</w:t>
      </w:r>
      <w:r w:rsidRPr="00094A9E">
        <w:rPr>
          <w:rtl/>
        </w:rPr>
        <w:t>..."</w:t>
      </w:r>
    </w:p>
    <w:p w14:paraId="6F8BB9C1" w14:textId="21F9160A" w:rsidR="008D515D" w:rsidRPr="002543D7" w:rsidRDefault="002C232F" w:rsidP="008D515D">
      <w:pPr>
        <w:rPr>
          <w:color w:val="A6A6A6" w:themeColor="background1" w:themeShade="A6"/>
          <w:rtl/>
        </w:rPr>
      </w:pPr>
      <w:r w:rsidRPr="00094A9E">
        <w:rPr>
          <w:rtl/>
        </w:rPr>
        <w:t>"אל</w:t>
      </w:r>
      <w:r w:rsidR="00CD011D">
        <w:rPr>
          <w:rFonts w:hint="cs"/>
          <w:rtl/>
        </w:rPr>
        <w:t>ה</w:t>
      </w:r>
      <w:r w:rsidRPr="00094A9E">
        <w:rPr>
          <w:rtl/>
        </w:rPr>
        <w:t xml:space="preserve"> </w:t>
      </w:r>
      <w:r w:rsidRPr="00094A9E">
        <w:rPr>
          <w:rFonts w:hint="eastAsia"/>
          <w:rtl/>
        </w:rPr>
        <w:t>רק</w:t>
      </w:r>
      <w:r w:rsidRPr="00094A9E">
        <w:rPr>
          <w:rtl/>
        </w:rPr>
        <w:t xml:space="preserve"> </w:t>
      </w:r>
      <w:r w:rsidRPr="00094A9E">
        <w:rPr>
          <w:rFonts w:hint="eastAsia"/>
          <w:rtl/>
        </w:rPr>
        <w:t>ה</w:t>
      </w:r>
      <w:r w:rsidR="004F78E4" w:rsidRPr="00094A9E">
        <w:rPr>
          <w:rFonts w:hint="eastAsia"/>
          <w:rtl/>
        </w:rPr>
        <w:t>מילים</w:t>
      </w:r>
      <w:r w:rsidR="004F78E4" w:rsidRPr="00094A9E">
        <w:rPr>
          <w:rtl/>
        </w:rPr>
        <w:t xml:space="preserve"> שאתה אומר </w:t>
      </w:r>
      <w:r w:rsidRPr="00094A9E">
        <w:rPr>
          <w:rFonts w:hint="eastAsia"/>
          <w:rtl/>
        </w:rPr>
        <w:t>החוצה</w:t>
      </w:r>
      <w:r w:rsidRPr="00094A9E">
        <w:rPr>
          <w:rtl/>
        </w:rPr>
        <w:t>, ל</w:t>
      </w:r>
      <w:r w:rsidR="001055D4">
        <w:rPr>
          <w:rFonts w:hint="cs"/>
          <w:rtl/>
        </w:rPr>
        <w:t>כ</w:t>
      </w:r>
      <w:r w:rsidRPr="00094A9E">
        <w:rPr>
          <w:rtl/>
        </w:rPr>
        <w:t xml:space="preserve">ולם, אבל </w:t>
      </w:r>
      <w:r w:rsidR="004F78E4" w:rsidRPr="00094A9E">
        <w:rPr>
          <w:rFonts w:hint="eastAsia"/>
          <w:rtl/>
        </w:rPr>
        <w:t>את</w:t>
      </w:r>
      <w:r w:rsidR="004F78E4" w:rsidRPr="00094A9E">
        <w:rPr>
          <w:rtl/>
        </w:rPr>
        <w:t xml:space="preserve"> </w:t>
      </w:r>
      <w:r w:rsidR="004F78E4" w:rsidRPr="00094A9E">
        <w:rPr>
          <w:rFonts w:hint="eastAsia"/>
          <w:rtl/>
        </w:rPr>
        <w:t>המילים</w:t>
      </w:r>
      <w:r w:rsidR="004F78E4" w:rsidRPr="00094A9E">
        <w:rPr>
          <w:rtl/>
        </w:rPr>
        <w:t xml:space="preserve"> </w:t>
      </w:r>
      <w:r w:rsidR="004F78E4" w:rsidRPr="00094A9E">
        <w:rPr>
          <w:rFonts w:hint="eastAsia"/>
          <w:rtl/>
        </w:rPr>
        <w:t>ש</w:t>
      </w:r>
      <w:r w:rsidRPr="00094A9E">
        <w:rPr>
          <w:rFonts w:hint="eastAsia"/>
          <w:rtl/>
        </w:rPr>
        <w:t>באמת</w:t>
      </w:r>
      <w:r w:rsidRPr="00094A9E">
        <w:rPr>
          <w:rtl/>
        </w:rPr>
        <w:t xml:space="preserve"> </w:t>
      </w:r>
      <w:r w:rsidR="004F78E4" w:rsidRPr="00094A9E">
        <w:rPr>
          <w:rFonts w:hint="eastAsia"/>
          <w:rtl/>
        </w:rPr>
        <w:t>שייכות</w:t>
      </w:r>
      <w:r w:rsidR="004F78E4" w:rsidRPr="00094A9E">
        <w:rPr>
          <w:rtl/>
        </w:rPr>
        <w:t xml:space="preserve"> </w:t>
      </w:r>
      <w:r w:rsidR="004F78E4" w:rsidRPr="00094A9E">
        <w:rPr>
          <w:rFonts w:hint="eastAsia"/>
          <w:rtl/>
        </w:rPr>
        <w:t>לך</w:t>
      </w:r>
      <w:r w:rsidR="004F78E4" w:rsidRPr="00094A9E">
        <w:rPr>
          <w:rtl/>
        </w:rPr>
        <w:t xml:space="preserve"> </w:t>
      </w:r>
      <w:r w:rsidR="004F78E4" w:rsidRPr="00094A9E">
        <w:rPr>
          <w:rFonts w:hint="eastAsia"/>
          <w:rtl/>
        </w:rPr>
        <w:t>אתה</w:t>
      </w:r>
      <w:r w:rsidR="004F78E4" w:rsidRPr="00094A9E">
        <w:rPr>
          <w:rtl/>
        </w:rPr>
        <w:t xml:space="preserve"> </w:t>
      </w:r>
      <w:r w:rsidR="004F78E4" w:rsidRPr="00094A9E">
        <w:rPr>
          <w:rFonts w:hint="eastAsia"/>
          <w:rtl/>
        </w:rPr>
        <w:t>מסתיר</w:t>
      </w:r>
      <w:r w:rsidR="004F78E4" w:rsidRPr="00094A9E">
        <w:rPr>
          <w:rtl/>
        </w:rPr>
        <w:t xml:space="preserve"> </w:t>
      </w:r>
      <w:r w:rsidR="004F78E4" w:rsidRPr="00094A9E">
        <w:rPr>
          <w:rFonts w:hint="eastAsia"/>
          <w:rtl/>
        </w:rPr>
        <w:t>בכיס</w:t>
      </w:r>
      <w:r w:rsidR="004F78E4" w:rsidRPr="00094A9E">
        <w:rPr>
          <w:rtl/>
        </w:rPr>
        <w:t xml:space="preserve"> </w:t>
      </w:r>
      <w:r w:rsidR="004F78E4" w:rsidRPr="00094A9E">
        <w:rPr>
          <w:rFonts w:hint="eastAsia"/>
          <w:rtl/>
        </w:rPr>
        <w:t>קטן</w:t>
      </w:r>
      <w:r w:rsidR="004F78E4" w:rsidRPr="00094A9E">
        <w:rPr>
          <w:rtl/>
        </w:rPr>
        <w:t xml:space="preserve">," </w:t>
      </w:r>
      <w:r w:rsidR="004F78E4" w:rsidRPr="00094A9E">
        <w:rPr>
          <w:rFonts w:hint="eastAsia"/>
          <w:rtl/>
        </w:rPr>
        <w:t>וה</w:t>
      </w:r>
      <w:r w:rsidR="00C52ED9">
        <w:rPr>
          <w:rFonts w:hint="cs"/>
          <w:rtl/>
        </w:rPr>
        <w:t>-</w:t>
      </w:r>
      <w:r w:rsidR="004F78E4" w:rsidRPr="00094A9E">
        <w:t>kiss</w:t>
      </w:r>
      <w:r w:rsidR="004F78E4" w:rsidRPr="00094A9E">
        <w:rPr>
          <w:rtl/>
        </w:rPr>
        <w:t xml:space="preserve"> כפי שארקדי ביטא אותו היה </w:t>
      </w:r>
      <w:r w:rsidR="00F97A34">
        <w:rPr>
          <w:rtl/>
        </w:rPr>
        <w:t>כל כך</w:t>
      </w:r>
      <w:r w:rsidR="004F78E4" w:rsidRPr="00094A9E">
        <w:rPr>
          <w:rtl/>
        </w:rPr>
        <w:t xml:space="preserve"> קטן</w:t>
      </w:r>
      <w:r w:rsidR="00CD011D">
        <w:rPr>
          <w:rFonts w:hint="cs"/>
          <w:rtl/>
        </w:rPr>
        <w:t xml:space="preserve">, </w:t>
      </w:r>
      <w:r w:rsidR="00F97A34">
        <w:rPr>
          <w:rFonts w:hint="cs"/>
          <w:rtl/>
        </w:rPr>
        <w:t>כל כך</w:t>
      </w:r>
      <w:r w:rsidR="004F78E4" w:rsidRPr="00094A9E">
        <w:rPr>
          <w:rtl/>
        </w:rPr>
        <w:t xml:space="preserve"> מתוק</w:t>
      </w:r>
      <w:r w:rsidR="00CD011D">
        <w:rPr>
          <w:rFonts w:hint="cs"/>
          <w:rtl/>
        </w:rPr>
        <w:t>,</w:t>
      </w:r>
      <w:r w:rsidR="004F78E4" w:rsidRPr="00094A9E">
        <w:rPr>
          <w:rtl/>
        </w:rPr>
        <w:t xml:space="preserve"> כי ארקדי ב</w:t>
      </w:r>
      <w:r w:rsidR="00CD011D">
        <w:rPr>
          <w:rFonts w:hint="cs"/>
          <w:rtl/>
        </w:rPr>
        <w:t>י</w:t>
      </w:r>
      <w:r w:rsidR="004F78E4" w:rsidRPr="00094A9E">
        <w:rPr>
          <w:rtl/>
        </w:rPr>
        <w:t>טא את הק' באופן עמוק ומתמשך</w:t>
      </w:r>
      <w:r w:rsidRPr="00094A9E">
        <w:rPr>
          <w:rtl/>
        </w:rPr>
        <w:t xml:space="preserve">, </w:t>
      </w:r>
      <w:r w:rsidRPr="00094A9E">
        <w:rPr>
          <w:rFonts w:hint="eastAsia"/>
          <w:rtl/>
        </w:rPr>
        <w:t>כאילו</w:t>
      </w:r>
      <w:r w:rsidR="004F78E4" w:rsidRPr="00094A9E">
        <w:rPr>
          <w:rtl/>
        </w:rPr>
        <w:t xml:space="preserve"> ד</w:t>
      </w:r>
      <w:r w:rsidR="004F78E4" w:rsidRPr="00094A9E">
        <w:rPr>
          <w:rFonts w:hint="eastAsia"/>
          <w:rtl/>
        </w:rPr>
        <w:t>שדש</w:t>
      </w:r>
      <w:r w:rsidR="004F78E4" w:rsidRPr="00094A9E">
        <w:rPr>
          <w:rtl/>
        </w:rPr>
        <w:t xml:space="preserve"> </w:t>
      </w:r>
      <w:r w:rsidRPr="00094A9E">
        <w:rPr>
          <w:rFonts w:hint="eastAsia"/>
          <w:rtl/>
        </w:rPr>
        <w:t>בבוץ</w:t>
      </w:r>
      <w:r w:rsidR="009564E3" w:rsidRPr="00094A9E">
        <w:rPr>
          <w:rtl/>
        </w:rPr>
        <w:t xml:space="preserve"> </w:t>
      </w:r>
      <w:r w:rsidR="008D515D" w:rsidRPr="00094A9E">
        <w:rPr>
          <w:rFonts w:cs="Times New Roman"/>
          <w:rtl/>
        </w:rPr>
        <w:lastRenderedPageBreak/>
        <w:t>ש</w:t>
      </w:r>
      <w:bookmarkStart w:id="122" w:name="_Hlk505585459"/>
      <w:r w:rsidR="000315A7" w:rsidRPr="00094A9E">
        <w:rPr>
          <w:rFonts w:cs="Times New Roman" w:hint="eastAsia"/>
          <w:rtl/>
        </w:rPr>
        <w:t>נדבק</w:t>
      </w:r>
      <w:r w:rsidR="000315A7" w:rsidRPr="00094A9E">
        <w:rPr>
          <w:rFonts w:cs="Times New Roman"/>
          <w:rtl/>
        </w:rPr>
        <w:t xml:space="preserve"> </w:t>
      </w:r>
      <w:r w:rsidR="000315A7" w:rsidRPr="00094A9E">
        <w:rPr>
          <w:rFonts w:cs="Times New Roman" w:hint="eastAsia"/>
          <w:rtl/>
        </w:rPr>
        <w:t>לעור</w:t>
      </w:r>
      <w:r w:rsidR="00BF7F2C" w:rsidRPr="00094A9E">
        <w:rPr>
          <w:rFonts w:cs="Times New Roman"/>
          <w:rtl/>
        </w:rPr>
        <w:t xml:space="preserve"> </w:t>
      </w:r>
      <w:r w:rsidR="000315A7" w:rsidRPr="00094A9E">
        <w:rPr>
          <w:rFonts w:cs="Times New Roman" w:hint="eastAsia"/>
          <w:rtl/>
        </w:rPr>
        <w:t>ונ</w:t>
      </w:r>
      <w:r w:rsidR="00BF7F2C" w:rsidRPr="00094A9E">
        <w:rPr>
          <w:rFonts w:cs="Times New Roman" w:hint="eastAsia"/>
          <w:rtl/>
        </w:rPr>
        <w:t>צמד</w:t>
      </w:r>
      <w:r w:rsidR="00BF7F2C" w:rsidRPr="00094A9E">
        <w:rPr>
          <w:rFonts w:cs="Times New Roman"/>
          <w:rtl/>
        </w:rPr>
        <w:t xml:space="preserve"> </w:t>
      </w:r>
      <w:r w:rsidR="00BF7F2C" w:rsidRPr="00094A9E">
        <w:rPr>
          <w:rFonts w:cs="Times New Roman" w:hint="eastAsia"/>
          <w:rtl/>
        </w:rPr>
        <w:t>למפרקים</w:t>
      </w:r>
      <w:r w:rsidR="00BF7F2C" w:rsidRPr="00094A9E">
        <w:rPr>
          <w:rFonts w:cs="Times New Roman"/>
          <w:rtl/>
        </w:rPr>
        <w:t xml:space="preserve"> </w:t>
      </w:r>
      <w:r w:rsidR="00BF7F2C" w:rsidRPr="00094A9E">
        <w:rPr>
          <w:rFonts w:cs="Times New Roman" w:hint="eastAsia"/>
          <w:rtl/>
        </w:rPr>
        <w:t>והבוץ</w:t>
      </w:r>
      <w:r w:rsidR="00BF7F2C" w:rsidRPr="00094A9E">
        <w:rPr>
          <w:rFonts w:cs="Times New Roman"/>
          <w:rtl/>
        </w:rPr>
        <w:t xml:space="preserve"> </w:t>
      </w:r>
      <w:r w:rsidR="00BF7F2C" w:rsidRPr="00094A9E">
        <w:rPr>
          <w:rFonts w:cs="Times New Roman" w:hint="eastAsia"/>
          <w:rtl/>
        </w:rPr>
        <w:t>כבד</w:t>
      </w:r>
      <w:r w:rsidR="00BF7F2C" w:rsidRPr="00094A9E">
        <w:rPr>
          <w:rFonts w:cs="Times New Roman"/>
          <w:rtl/>
        </w:rPr>
        <w:t xml:space="preserve"> </w:t>
      </w:r>
      <w:r w:rsidR="00BF7F2C" w:rsidRPr="00094A9E">
        <w:rPr>
          <w:rFonts w:cs="Times New Roman" w:hint="eastAsia"/>
          <w:rtl/>
        </w:rPr>
        <w:t>וחם</w:t>
      </w:r>
      <w:r w:rsidR="00BF7F2C" w:rsidRPr="00094A9E">
        <w:rPr>
          <w:rFonts w:cs="Times New Roman"/>
          <w:rtl/>
        </w:rPr>
        <w:t xml:space="preserve"> </w:t>
      </w:r>
      <w:r w:rsidR="00BF7F2C" w:rsidRPr="00094A9E">
        <w:rPr>
          <w:rFonts w:cs="Times New Roman" w:hint="eastAsia"/>
          <w:rtl/>
        </w:rPr>
        <w:t>ו</w:t>
      </w:r>
      <w:bookmarkEnd w:id="122"/>
      <w:r w:rsidR="008D515D" w:rsidRPr="00094A9E">
        <w:rPr>
          <w:rFonts w:cs="Times New Roman"/>
          <w:rtl/>
        </w:rPr>
        <w:t>לא ניתן ל</w:t>
      </w:r>
      <w:r w:rsidR="00BF7F2C" w:rsidRPr="00094A9E">
        <w:rPr>
          <w:rFonts w:cs="Times New Roman" w:hint="eastAsia"/>
          <w:rtl/>
        </w:rPr>
        <w:t>זוז</w:t>
      </w:r>
      <w:r w:rsidR="008D515D" w:rsidRPr="00094A9E">
        <w:rPr>
          <w:rFonts w:cs="Times New Roman"/>
          <w:rtl/>
        </w:rPr>
        <w:t xml:space="preserve"> בו </w:t>
      </w:r>
      <w:r w:rsidR="00BF7F2C" w:rsidRPr="00094A9E">
        <w:rPr>
          <w:rFonts w:cs="Times New Roman"/>
          <w:rtl/>
        </w:rPr>
        <w:t xml:space="preserve">בלי </w:t>
      </w:r>
      <w:r w:rsidR="008D515D" w:rsidRPr="00094A9E">
        <w:rPr>
          <w:rFonts w:cs="Times New Roman"/>
          <w:rtl/>
        </w:rPr>
        <w:t>להתפוצץ בדביקות לתו</w:t>
      </w:r>
      <w:r w:rsidR="00BF7F2C" w:rsidRPr="00094A9E">
        <w:rPr>
          <w:rFonts w:cs="Times New Roman" w:hint="eastAsia"/>
          <w:rtl/>
        </w:rPr>
        <w:t>כו</w:t>
      </w:r>
      <w:r w:rsidR="00BF7F2C" w:rsidRPr="00094A9E">
        <w:rPr>
          <w:rFonts w:cs="Times New Roman"/>
          <w:rtl/>
        </w:rPr>
        <w:t>,</w:t>
      </w:r>
      <w:r w:rsidR="008D515D">
        <w:rPr>
          <w:rFonts w:cs="Times New Roman"/>
          <w:rtl/>
        </w:rPr>
        <w:t xml:space="preserve"> </w:t>
      </w:r>
      <w:r w:rsidR="00BF7F2C" w:rsidRPr="002543D7">
        <w:rPr>
          <w:rFonts w:cs="Times New Roman" w:hint="cs"/>
          <w:color w:val="A6A6A6" w:themeColor="background1" w:themeShade="A6"/>
          <w:rtl/>
        </w:rPr>
        <w:t>[</w:t>
      </w:r>
      <w:r w:rsidR="00B80336" w:rsidRPr="002543D7">
        <w:rPr>
          <w:rFonts w:cs="Times New Roman"/>
          <w:color w:val="A6A6A6" w:themeColor="background1" w:themeShade="A6"/>
          <w:rtl/>
        </w:rPr>
        <w:t>–</w:t>
      </w:r>
      <w:r w:rsidR="008D515D" w:rsidRPr="002543D7">
        <w:rPr>
          <w:rFonts w:cs="Times New Roman"/>
          <w:color w:val="A6A6A6" w:themeColor="background1" w:themeShade="A6"/>
          <w:rtl/>
        </w:rPr>
        <w:t xml:space="preserve"> כאב ראש נוראי איים ל</w:t>
      </w:r>
      <w:r w:rsidR="00B80336" w:rsidRPr="002543D7">
        <w:rPr>
          <w:rFonts w:cs="Times New Roman" w:hint="cs"/>
          <w:color w:val="A6A6A6" w:themeColor="background1" w:themeShade="A6"/>
          <w:rtl/>
        </w:rPr>
        <w:t>בקע</w:t>
      </w:r>
      <w:r w:rsidR="008D515D" w:rsidRPr="002543D7">
        <w:rPr>
          <w:rFonts w:cs="Times New Roman"/>
          <w:color w:val="A6A6A6" w:themeColor="background1" w:themeShade="A6"/>
          <w:rtl/>
        </w:rPr>
        <w:t xml:space="preserve"> את</w:t>
      </w:r>
      <w:r w:rsidR="00B80336" w:rsidRPr="002543D7">
        <w:rPr>
          <w:rFonts w:cs="Times New Roman" w:hint="cs"/>
          <w:color w:val="A6A6A6" w:themeColor="background1" w:themeShade="A6"/>
          <w:rtl/>
        </w:rPr>
        <w:t xml:space="preserve"> גולגת</w:t>
      </w:r>
      <w:r w:rsidR="008D515D" w:rsidRPr="002543D7">
        <w:rPr>
          <w:rFonts w:cs="Times New Roman"/>
          <w:color w:val="A6A6A6" w:themeColor="background1" w:themeShade="A6"/>
          <w:rtl/>
        </w:rPr>
        <w:t>ו.</w:t>
      </w:r>
    </w:p>
    <w:p w14:paraId="43B9C799" w14:textId="3BB130F2" w:rsidR="00AF7C47" w:rsidRPr="002543D7" w:rsidRDefault="00AF7C47" w:rsidP="00AF7C47">
      <w:pPr>
        <w:rPr>
          <w:color w:val="A6A6A6" w:themeColor="background1" w:themeShade="A6"/>
          <w:rtl/>
        </w:rPr>
      </w:pPr>
      <w:r w:rsidRPr="002543D7">
        <w:rPr>
          <w:rFonts w:cs="Times New Roman"/>
          <w:color w:val="A6A6A6" w:themeColor="background1" w:themeShade="A6"/>
          <w:rtl/>
        </w:rPr>
        <w:t xml:space="preserve">כמו לפני שנה כשהביט בפרק כף ידו של ארקדי ובשעון המתכת הגדול מדי המחליק במורד כף היד השזוף </w:t>
      </w:r>
      <w:r w:rsidR="00B83503" w:rsidRPr="002543D7">
        <w:rPr>
          <w:rFonts w:cs="Times New Roman"/>
          <w:color w:val="A6A6A6" w:themeColor="background1" w:themeShade="A6"/>
          <w:rtl/>
        </w:rPr>
        <w:t>–</w:t>
      </w:r>
      <w:r w:rsidRPr="002543D7">
        <w:rPr>
          <w:rFonts w:cs="Times New Roman"/>
          <w:color w:val="A6A6A6" w:themeColor="background1" w:themeShade="A6"/>
          <w:rtl/>
        </w:rPr>
        <w:t xml:space="preserve"> אותן חביקות בלתי נסבלות של ברזל על הגולגולת של אלכס, אותו מחנק עמוק, אותו</w:t>
      </w:r>
      <w:r w:rsidR="00B80336" w:rsidRPr="002543D7">
        <w:rPr>
          <w:rFonts w:cs="Times New Roman" w:hint="cs"/>
          <w:color w:val="A6A6A6" w:themeColor="background1" w:themeShade="A6"/>
          <w:rtl/>
        </w:rPr>
        <w:t xml:space="preserve"> </w:t>
      </w:r>
      <w:r w:rsidRPr="002543D7">
        <w:rPr>
          <w:rFonts w:cs="Times New Roman"/>
          <w:color w:val="A6A6A6" w:themeColor="background1" w:themeShade="A6"/>
          <w:rtl/>
        </w:rPr>
        <w:t>כאב שעוד רגע קט ימוטט אותו אולי, הכאב שכבר שנה לא חש כמותו חזר בכל עוזו.</w:t>
      </w:r>
      <w:r w:rsidR="00BF7F2C" w:rsidRPr="002543D7">
        <w:rPr>
          <w:rFonts w:cs="Times New Roman" w:hint="cs"/>
          <w:color w:val="A6A6A6" w:themeColor="background1" w:themeShade="A6"/>
          <w:rtl/>
        </w:rPr>
        <w:t>]</w:t>
      </w:r>
    </w:p>
    <w:p w14:paraId="5ECF6AB2" w14:textId="10C53B03" w:rsidR="004F78E4" w:rsidRDefault="002C232F" w:rsidP="002C232F">
      <w:pPr>
        <w:rPr>
          <w:rtl/>
        </w:rPr>
      </w:pPr>
      <w:r w:rsidRPr="00094A9E">
        <w:rPr>
          <w:rFonts w:hint="eastAsia"/>
          <w:rtl/>
        </w:rPr>
        <w:t>והכיסים</w:t>
      </w:r>
      <w:r w:rsidRPr="00094A9E">
        <w:rPr>
          <w:rtl/>
        </w:rPr>
        <w:t xml:space="preserve"> </w:t>
      </w:r>
      <w:r w:rsidRPr="00094A9E">
        <w:rPr>
          <w:rFonts w:hint="eastAsia"/>
          <w:rtl/>
        </w:rPr>
        <w:t>של</w:t>
      </w:r>
      <w:r w:rsidRPr="00094A9E">
        <w:rPr>
          <w:rtl/>
        </w:rPr>
        <w:t xml:space="preserve"> </w:t>
      </w:r>
      <w:r w:rsidRPr="00094A9E">
        <w:rPr>
          <w:rFonts w:hint="eastAsia"/>
          <w:rtl/>
        </w:rPr>
        <w:t>אלכס</w:t>
      </w:r>
      <w:r w:rsidRPr="00094A9E">
        <w:rPr>
          <w:rtl/>
        </w:rPr>
        <w:t xml:space="preserve">, </w:t>
      </w:r>
      <w:r w:rsidRPr="00094A9E">
        <w:rPr>
          <w:rFonts w:hint="eastAsia"/>
          <w:rtl/>
        </w:rPr>
        <w:t>כיסי</w:t>
      </w:r>
      <w:r w:rsidRPr="00094A9E">
        <w:rPr>
          <w:rtl/>
        </w:rPr>
        <w:t xml:space="preserve"> </w:t>
      </w:r>
      <w:r w:rsidRPr="00094A9E">
        <w:rPr>
          <w:rFonts w:hint="eastAsia"/>
          <w:rtl/>
        </w:rPr>
        <w:t>המכנסיים</w:t>
      </w:r>
      <w:r w:rsidRPr="00094A9E">
        <w:rPr>
          <w:rtl/>
        </w:rPr>
        <w:t xml:space="preserve"> </w:t>
      </w:r>
      <w:r w:rsidRPr="00094A9E">
        <w:rPr>
          <w:rFonts w:hint="eastAsia"/>
          <w:rtl/>
        </w:rPr>
        <w:t>מאחור</w:t>
      </w:r>
      <w:r w:rsidRPr="00094A9E">
        <w:rPr>
          <w:rtl/>
        </w:rPr>
        <w:t xml:space="preserve"> </w:t>
      </w:r>
      <w:r w:rsidRPr="00094A9E">
        <w:rPr>
          <w:rFonts w:hint="eastAsia"/>
          <w:rtl/>
        </w:rPr>
        <w:t>התחממו</w:t>
      </w:r>
      <w:r w:rsidR="00BA7F5D">
        <w:rPr>
          <w:rFonts w:hint="cs"/>
          <w:rtl/>
        </w:rPr>
        <w:t>,</w:t>
      </w:r>
      <w:r w:rsidRPr="00094A9E">
        <w:rPr>
          <w:rtl/>
        </w:rPr>
        <w:t xml:space="preserve"> </w:t>
      </w:r>
      <w:r w:rsidRPr="00094A9E">
        <w:rPr>
          <w:rFonts w:hint="eastAsia"/>
          <w:rtl/>
        </w:rPr>
        <w:t>וגם</w:t>
      </w:r>
      <w:r w:rsidRPr="00094A9E">
        <w:rPr>
          <w:rtl/>
        </w:rPr>
        <w:t xml:space="preserve"> </w:t>
      </w:r>
      <w:r w:rsidRPr="00094A9E">
        <w:rPr>
          <w:rFonts w:hint="eastAsia"/>
          <w:rtl/>
        </w:rPr>
        <w:t>כיסי</w:t>
      </w:r>
      <w:r w:rsidRPr="00094A9E">
        <w:rPr>
          <w:rtl/>
        </w:rPr>
        <w:t xml:space="preserve"> </w:t>
      </w:r>
      <w:r w:rsidRPr="00094A9E">
        <w:rPr>
          <w:rFonts w:hint="eastAsia"/>
          <w:rtl/>
        </w:rPr>
        <w:t>המכנסיים</w:t>
      </w:r>
      <w:r w:rsidRPr="00094A9E">
        <w:rPr>
          <w:rtl/>
        </w:rPr>
        <w:t xml:space="preserve"> </w:t>
      </w:r>
      <w:r w:rsidRPr="00094A9E">
        <w:rPr>
          <w:rFonts w:hint="eastAsia"/>
          <w:rtl/>
        </w:rPr>
        <w:t>מקדימה</w:t>
      </w:r>
      <w:r w:rsidRPr="00094A9E">
        <w:rPr>
          <w:rtl/>
        </w:rPr>
        <w:t xml:space="preserve">, </w:t>
      </w:r>
      <w:r w:rsidRPr="00094A9E">
        <w:rPr>
          <w:rFonts w:hint="eastAsia"/>
          <w:rtl/>
        </w:rPr>
        <w:t>והכיס</w:t>
      </w:r>
      <w:r w:rsidRPr="00094A9E">
        <w:rPr>
          <w:rtl/>
        </w:rPr>
        <w:t xml:space="preserve"> </w:t>
      </w:r>
      <w:r w:rsidRPr="00094A9E">
        <w:rPr>
          <w:rFonts w:hint="eastAsia"/>
          <w:rtl/>
        </w:rPr>
        <w:t>הקטן</w:t>
      </w:r>
      <w:r w:rsidRPr="00094A9E">
        <w:rPr>
          <w:rtl/>
        </w:rPr>
        <w:t xml:space="preserve"> </w:t>
      </w:r>
      <w:r w:rsidR="00CD011D">
        <w:rPr>
          <w:rFonts w:hint="cs"/>
          <w:rtl/>
        </w:rPr>
        <w:t>ש</w:t>
      </w:r>
      <w:r w:rsidRPr="00094A9E">
        <w:rPr>
          <w:rFonts w:hint="eastAsia"/>
          <w:rtl/>
        </w:rPr>
        <w:t>מעל</w:t>
      </w:r>
      <w:r w:rsidRPr="00094A9E">
        <w:rPr>
          <w:rtl/>
        </w:rPr>
        <w:t xml:space="preserve"> </w:t>
      </w:r>
      <w:r w:rsidRPr="00094A9E">
        <w:rPr>
          <w:rFonts w:hint="eastAsia"/>
          <w:rtl/>
        </w:rPr>
        <w:t>ליבו</w:t>
      </w:r>
      <w:r w:rsidRPr="00094A9E">
        <w:rPr>
          <w:rtl/>
        </w:rPr>
        <w:t xml:space="preserve"> </w:t>
      </w:r>
      <w:r w:rsidRPr="00094A9E">
        <w:rPr>
          <w:rFonts w:hint="eastAsia"/>
          <w:rtl/>
        </w:rPr>
        <w:t>התחמם</w:t>
      </w:r>
      <w:r w:rsidR="00352290">
        <w:rPr>
          <w:rtl/>
        </w:rPr>
        <w:t xml:space="preserve"> מאוד.</w:t>
      </w:r>
    </w:p>
    <w:p w14:paraId="45FD7372" w14:textId="4838A1DE" w:rsidR="003D5388" w:rsidRPr="002543D7" w:rsidRDefault="002C232F" w:rsidP="009B265B">
      <w:pPr>
        <w:rPr>
          <w:rFonts w:cs="Times New Roman"/>
          <w:color w:val="A6A6A6" w:themeColor="background1" w:themeShade="A6"/>
          <w:rtl/>
        </w:rPr>
      </w:pPr>
      <w:r w:rsidRPr="002543D7">
        <w:rPr>
          <w:rFonts w:cs="Times New Roman" w:hint="cs"/>
          <w:color w:val="A6A6A6" w:themeColor="background1" w:themeShade="A6"/>
          <w:rtl/>
        </w:rPr>
        <w:t>[</w:t>
      </w:r>
      <w:bookmarkEnd w:id="120"/>
      <w:r w:rsidR="003D5388" w:rsidRPr="002543D7">
        <w:rPr>
          <w:rFonts w:cs="Times New Roman" w:hint="cs"/>
          <w:color w:val="A6A6A6" w:themeColor="background1" w:themeShade="A6"/>
          <w:rtl/>
        </w:rPr>
        <w:t>"</w:t>
      </w:r>
      <w:r w:rsidR="003D5388" w:rsidRPr="002543D7">
        <w:rPr>
          <w:rFonts w:cs="Times New Roman"/>
          <w:color w:val="A6A6A6" w:themeColor="background1" w:themeShade="A6"/>
          <w:rtl/>
        </w:rPr>
        <w:t>ו</w:t>
      </w:r>
      <w:r w:rsidR="003D5388" w:rsidRPr="002543D7">
        <w:rPr>
          <w:rFonts w:cs="Times New Roman" w:hint="cs"/>
          <w:color w:val="A6A6A6" w:themeColor="background1" w:themeShade="A6"/>
          <w:rtl/>
        </w:rPr>
        <w:t>איתך זה אחרת,</w:t>
      </w:r>
      <w:r w:rsidR="003D5388" w:rsidRPr="002543D7">
        <w:rPr>
          <w:rFonts w:cs="Times New Roman"/>
          <w:color w:val="A6A6A6" w:themeColor="background1" w:themeShade="A6"/>
          <w:rtl/>
        </w:rPr>
        <w:t xml:space="preserve"> יש </w:t>
      </w:r>
      <w:r w:rsidR="003D5388" w:rsidRPr="002543D7">
        <w:rPr>
          <w:rFonts w:cs="Times New Roman" w:hint="cs"/>
          <w:color w:val="A6A6A6" w:themeColor="background1" w:themeShade="A6"/>
          <w:rtl/>
        </w:rPr>
        <w:t xml:space="preserve">בך </w:t>
      </w:r>
      <w:r w:rsidR="003D5388" w:rsidRPr="002543D7">
        <w:rPr>
          <w:rFonts w:cs="Times New Roman"/>
          <w:color w:val="A6A6A6" w:themeColor="background1" w:themeShade="A6"/>
          <w:rtl/>
        </w:rPr>
        <w:t xml:space="preserve">עוד משהו. מוסתר, אתה </w:t>
      </w:r>
      <w:r w:rsidR="003D5388" w:rsidRPr="002543D7">
        <w:rPr>
          <w:rFonts w:cs="Times New Roman" w:hint="cs"/>
          <w:color w:val="A6A6A6" w:themeColor="background1" w:themeShade="A6"/>
          <w:rtl/>
        </w:rPr>
        <w:t>הולך</w:t>
      </w:r>
      <w:r w:rsidR="003D5388" w:rsidRPr="002543D7">
        <w:rPr>
          <w:rFonts w:cs="Times New Roman"/>
          <w:color w:val="A6A6A6" w:themeColor="background1" w:themeShade="A6"/>
          <w:rtl/>
        </w:rPr>
        <w:t xml:space="preserve"> ומדבר אבל זה לא כל מה שקיים בך,</w:t>
      </w:r>
      <w:r w:rsidR="00B40BDC" w:rsidRPr="002543D7">
        <w:rPr>
          <w:rFonts w:cs="Times New Roman" w:hint="cs"/>
          <w:color w:val="A6A6A6" w:themeColor="background1" w:themeShade="A6"/>
          <w:rtl/>
        </w:rPr>
        <w:t xml:space="preserve"> </w:t>
      </w:r>
      <w:r w:rsidR="003D5388" w:rsidRPr="002543D7">
        <w:rPr>
          <w:rFonts w:cs="Times New Roman"/>
          <w:color w:val="A6A6A6" w:themeColor="background1" w:themeShade="A6"/>
          <w:rtl/>
        </w:rPr>
        <w:t>מ</w:t>
      </w:r>
      <w:r w:rsidR="003D5388" w:rsidRPr="002543D7">
        <w:rPr>
          <w:rFonts w:cs="Times New Roman" w:hint="cs"/>
          <w:color w:val="A6A6A6" w:themeColor="background1" w:themeShade="A6"/>
          <w:rtl/>
        </w:rPr>
        <w:t>סתתר אצלך</w:t>
      </w:r>
      <w:r w:rsidR="00B40BDC" w:rsidRPr="002543D7">
        <w:rPr>
          <w:rFonts w:cs="Times New Roman" w:hint="cs"/>
          <w:color w:val="A6A6A6" w:themeColor="background1" w:themeShade="A6"/>
          <w:rtl/>
        </w:rPr>
        <w:t xml:space="preserve"> </w:t>
      </w:r>
      <w:r w:rsidR="003D5388" w:rsidRPr="002543D7">
        <w:rPr>
          <w:rFonts w:cs="Times New Roman"/>
          <w:color w:val="A6A6A6" w:themeColor="background1" w:themeShade="A6"/>
          <w:rtl/>
        </w:rPr>
        <w:t xml:space="preserve">משהו שאתה </w:t>
      </w:r>
      <w:r w:rsidR="003D5388" w:rsidRPr="002543D7">
        <w:rPr>
          <w:rFonts w:cs="Times New Roman" w:hint="cs"/>
          <w:color w:val="A6A6A6" w:themeColor="background1" w:themeShade="A6"/>
          <w:rtl/>
        </w:rPr>
        <w:t xml:space="preserve">מחזיק </w:t>
      </w:r>
      <w:r w:rsidR="003D5388" w:rsidRPr="002543D7">
        <w:rPr>
          <w:rFonts w:cs="Times New Roman"/>
          <w:color w:val="A6A6A6" w:themeColor="background1" w:themeShade="A6"/>
          <w:rtl/>
        </w:rPr>
        <w:t>איתך בכיס קטן.</w:t>
      </w:r>
      <w:r w:rsidR="003D5388" w:rsidRPr="002543D7">
        <w:rPr>
          <w:rFonts w:cs="Times New Roman" w:hint="cs"/>
          <w:color w:val="A6A6A6" w:themeColor="background1" w:themeShade="A6"/>
          <w:rtl/>
        </w:rPr>
        <w:t>"</w:t>
      </w:r>
      <w:r w:rsidR="003D5388" w:rsidRPr="002543D7">
        <w:rPr>
          <w:rFonts w:cs="Times New Roman"/>
          <w:color w:val="A6A6A6" w:themeColor="background1" w:themeShade="A6"/>
          <w:rtl/>
        </w:rPr>
        <w:t xml:space="preserve"> היא ביטאה את ה'כיס קטן' באופן </w:t>
      </w:r>
      <w:r w:rsidR="003D5388" w:rsidRPr="002543D7">
        <w:rPr>
          <w:rFonts w:cs="Times New Roman" w:hint="cs"/>
          <w:color w:val="A6A6A6" w:themeColor="background1" w:themeShade="A6"/>
          <w:rtl/>
        </w:rPr>
        <w:t>[</w:t>
      </w:r>
      <w:r w:rsidR="003D5388" w:rsidRPr="002543D7">
        <w:rPr>
          <w:rFonts w:cs="Times New Roman"/>
          <w:color w:val="A6A6A6" w:themeColor="background1" w:themeShade="A6"/>
          <w:rtl/>
        </w:rPr>
        <w:t>שיווה</w:t>
      </w:r>
      <w:r w:rsidR="003D5388" w:rsidRPr="002543D7">
        <w:rPr>
          <w:rFonts w:cs="Times New Roman" w:hint="cs"/>
          <w:color w:val="A6A6A6" w:themeColor="background1" w:themeShade="A6"/>
          <w:rtl/>
        </w:rPr>
        <w:t>]</w:t>
      </w:r>
      <w:r w:rsidR="003D5388" w:rsidRPr="002543D7">
        <w:rPr>
          <w:rFonts w:cs="Times New Roman"/>
          <w:color w:val="A6A6A6" w:themeColor="background1" w:themeShade="A6"/>
          <w:rtl/>
        </w:rPr>
        <w:t xml:space="preserve"> </w:t>
      </w:r>
      <w:r w:rsidR="003D5388" w:rsidRPr="002543D7">
        <w:rPr>
          <w:rFonts w:cs="Times New Roman" w:hint="cs"/>
          <w:color w:val="A6A6A6" w:themeColor="background1" w:themeShade="A6"/>
          <w:rtl/>
        </w:rPr>
        <w:t>ש</w:t>
      </w:r>
      <w:r w:rsidR="003D5388" w:rsidRPr="002543D7">
        <w:rPr>
          <w:rFonts w:cs="Times New Roman"/>
          <w:color w:val="A6A6A6" w:themeColor="background1" w:themeShade="A6"/>
          <w:rtl/>
        </w:rPr>
        <w:t>ה</w:t>
      </w:r>
      <w:r w:rsidR="003D5388" w:rsidRPr="002543D7">
        <w:rPr>
          <w:rFonts w:cs="Times New Roman" w:hint="cs"/>
          <w:color w:val="A6A6A6" w:themeColor="background1" w:themeShade="A6"/>
          <w:rtl/>
        </w:rPr>
        <w:t>שרה על ה</w:t>
      </w:r>
      <w:r w:rsidR="003D5388" w:rsidRPr="002543D7">
        <w:rPr>
          <w:rFonts w:cs="Times New Roman"/>
          <w:color w:val="A6A6A6" w:themeColor="background1" w:themeShade="A6"/>
          <w:rtl/>
        </w:rPr>
        <w:t>ביטוי את כל המתיקות האפשרית בעולם.</w:t>
      </w:r>
      <w:r w:rsidRPr="002543D7">
        <w:rPr>
          <w:rFonts w:cs="Times New Roman" w:hint="cs"/>
          <w:color w:val="A6A6A6" w:themeColor="background1" w:themeShade="A6"/>
          <w:rtl/>
        </w:rPr>
        <w:t>]</w:t>
      </w:r>
    </w:p>
    <w:p w14:paraId="519DDE1D" w14:textId="0ABF3E37" w:rsidR="009B265B" w:rsidRPr="00CD067C" w:rsidRDefault="009B265B" w:rsidP="009B265B">
      <w:pPr>
        <w:rPr>
          <w:rtl/>
        </w:rPr>
      </w:pPr>
    </w:p>
    <w:p w14:paraId="0D572E64" w14:textId="6A4A528B" w:rsidR="00341366" w:rsidRPr="00CD067C" w:rsidRDefault="00341366" w:rsidP="00C6454B">
      <w:pPr>
        <w:rPr>
          <w:rtl/>
        </w:rPr>
      </w:pPr>
      <w:r w:rsidRPr="00CD067C">
        <w:rPr>
          <w:rtl/>
        </w:rPr>
        <w:t>לאחר שהשמש שקעה, מישהו הוציא נרגילה והם העבירו את הפי</w:t>
      </w:r>
      <w:r w:rsidR="00BA7F5D">
        <w:rPr>
          <w:rFonts w:hint="cs"/>
          <w:rtl/>
        </w:rPr>
        <w:t>י</w:t>
      </w:r>
      <w:r w:rsidRPr="00CD067C">
        <w:rPr>
          <w:rtl/>
        </w:rPr>
        <w:t xml:space="preserve">ה </w:t>
      </w:r>
      <w:r w:rsidR="001055D4" w:rsidRPr="001055D4">
        <w:rPr>
          <w:rFonts w:cs="Times New Roman"/>
          <w:rtl/>
        </w:rPr>
        <w:t>ביניהם</w:t>
      </w:r>
      <w:r w:rsidRPr="00CD067C">
        <w:rPr>
          <w:rtl/>
        </w:rPr>
        <w:t>. כשאלכס קיבל את הפ</w:t>
      </w:r>
      <w:r w:rsidR="00BA7F5D">
        <w:rPr>
          <w:rFonts w:hint="cs"/>
          <w:rtl/>
        </w:rPr>
        <w:t>י</w:t>
      </w:r>
      <w:r w:rsidRPr="00CD067C">
        <w:rPr>
          <w:rtl/>
        </w:rPr>
        <w:t xml:space="preserve">יה, הוא שאף ושאף </w:t>
      </w:r>
      <w:r w:rsidRPr="00CD067C">
        <w:rPr>
          <w:rFonts w:hint="cs"/>
          <w:rtl/>
        </w:rPr>
        <w:t>ו</w:t>
      </w:r>
      <w:r w:rsidRPr="00CD067C">
        <w:rPr>
          <w:rtl/>
        </w:rPr>
        <w:t>הבועות רחשו</w:t>
      </w:r>
      <w:r w:rsidRPr="00CD067C">
        <w:rPr>
          <w:rFonts w:hint="cs"/>
          <w:rtl/>
        </w:rPr>
        <w:t>.</w:t>
      </w:r>
      <w:r w:rsidRPr="00CD067C">
        <w:rPr>
          <w:rtl/>
        </w:rPr>
        <w:t xml:space="preserve"> "איך עושים </w:t>
      </w:r>
      <w:r w:rsidR="00C6454B">
        <w:rPr>
          <w:rFonts w:hint="cs"/>
          <w:rtl/>
        </w:rPr>
        <w:t>את זה</w:t>
      </w:r>
      <w:r w:rsidRPr="00CD067C">
        <w:rPr>
          <w:rtl/>
        </w:rPr>
        <w:t>?" הוא שאל בפה מלא עשן.</w:t>
      </w:r>
    </w:p>
    <w:p w14:paraId="0CDFFAA2" w14:textId="62AF7045" w:rsidR="00C6454B" w:rsidRPr="00CE03C4" w:rsidRDefault="00C6454B" w:rsidP="00C6454B">
      <w:pPr>
        <w:rPr>
          <w:rtl/>
        </w:rPr>
      </w:pPr>
      <w:r w:rsidRPr="00CE03C4">
        <w:rPr>
          <w:rtl/>
        </w:rPr>
        <w:t xml:space="preserve">"אתה לא צריך לשאוף חזק, </w:t>
      </w:r>
      <w:r w:rsidRPr="00CE03C4">
        <w:rPr>
          <w:rFonts w:hint="cs"/>
          <w:rtl/>
        </w:rPr>
        <w:t>גם כ</w:t>
      </w:r>
      <w:r>
        <w:rPr>
          <w:rFonts w:hint="cs"/>
          <w:rtl/>
        </w:rPr>
        <w:t>כה</w:t>
      </w:r>
      <w:r w:rsidRPr="00CE03C4">
        <w:rPr>
          <w:rFonts w:hint="cs"/>
          <w:rtl/>
        </w:rPr>
        <w:t xml:space="preserve"> </w:t>
      </w:r>
      <w:r w:rsidRPr="00CE03C4">
        <w:rPr>
          <w:rtl/>
        </w:rPr>
        <w:t>זה בסדר</w:t>
      </w:r>
      <w:r>
        <w:rPr>
          <w:rFonts w:hint="cs"/>
          <w:rtl/>
        </w:rPr>
        <w:t>,</w:t>
      </w:r>
      <w:r w:rsidRPr="00CE03C4">
        <w:rPr>
          <w:rtl/>
        </w:rPr>
        <w:t>"</w:t>
      </w:r>
      <w:r>
        <w:rPr>
          <w:rFonts w:hint="cs"/>
          <w:rtl/>
        </w:rPr>
        <w:t xml:space="preserve"> אמר בעל הנרגילה, </w:t>
      </w:r>
      <w:r w:rsidR="00F95E0C">
        <w:rPr>
          <w:rFonts w:hint="cs"/>
          <w:rtl/>
        </w:rPr>
        <w:t>נער</w:t>
      </w:r>
      <w:r>
        <w:rPr>
          <w:rFonts w:hint="cs"/>
          <w:rtl/>
        </w:rPr>
        <w:t xml:space="preserve"> גדול מהם, מהחטיבה.</w:t>
      </w:r>
    </w:p>
    <w:p w14:paraId="3891E207" w14:textId="5815B45C" w:rsidR="00341366" w:rsidRPr="00CD067C" w:rsidRDefault="00341366" w:rsidP="002A7A84">
      <w:pPr>
        <w:rPr>
          <w:rtl/>
        </w:rPr>
      </w:pPr>
      <w:r w:rsidRPr="00CD067C">
        <w:rPr>
          <w:rtl/>
        </w:rPr>
        <w:t>"אבל אני לא מרגיש</w:t>
      </w:r>
      <w:r w:rsidR="00BF7F2C">
        <w:rPr>
          <w:rFonts w:hint="cs"/>
          <w:rtl/>
        </w:rPr>
        <w:t xml:space="preserve"> כלום</w:t>
      </w:r>
      <w:r w:rsidRPr="00CD067C">
        <w:rPr>
          <w:rtl/>
        </w:rPr>
        <w:t xml:space="preserve">." הוא ניסה שוב, </w:t>
      </w:r>
      <w:r w:rsidR="00BF7F2C">
        <w:rPr>
          <w:rFonts w:hint="cs"/>
          <w:rtl/>
        </w:rPr>
        <w:t>ה</w:t>
      </w:r>
      <w:r w:rsidRPr="00CD067C">
        <w:rPr>
          <w:rtl/>
        </w:rPr>
        <w:t xml:space="preserve">כניס </w:t>
      </w:r>
      <w:r w:rsidR="00F20E1F">
        <w:rPr>
          <w:rFonts w:hint="cs"/>
          <w:rtl/>
        </w:rPr>
        <w:t xml:space="preserve">עמוק </w:t>
      </w:r>
      <w:r w:rsidRPr="00CD067C">
        <w:rPr>
          <w:rtl/>
        </w:rPr>
        <w:t>לריאות. "זה חלש?"</w:t>
      </w:r>
    </w:p>
    <w:p w14:paraId="4F98EA0E" w14:textId="77777777" w:rsidR="00341366" w:rsidRPr="00CD067C" w:rsidRDefault="00341366" w:rsidP="00250000">
      <w:pPr>
        <w:rPr>
          <w:rtl/>
        </w:rPr>
      </w:pPr>
      <w:r w:rsidRPr="00CD067C">
        <w:rPr>
          <w:rtl/>
        </w:rPr>
        <w:t>"ככה זה."</w:t>
      </w:r>
    </w:p>
    <w:p w14:paraId="3857E7D0" w14:textId="4C448062" w:rsidR="00341366" w:rsidRPr="00CD067C" w:rsidRDefault="00341366" w:rsidP="002A7A84">
      <w:pPr>
        <w:rPr>
          <w:rtl/>
        </w:rPr>
      </w:pPr>
      <w:r w:rsidRPr="00CD067C">
        <w:rPr>
          <w:rtl/>
        </w:rPr>
        <w:t>"זה טעם תות. חשבתי כמו סיגריה."</w:t>
      </w:r>
    </w:p>
    <w:p w14:paraId="1F64F067" w14:textId="77777777" w:rsidR="00341366" w:rsidRPr="00CD067C" w:rsidRDefault="00341366" w:rsidP="00250000">
      <w:pPr>
        <w:rPr>
          <w:rtl/>
        </w:rPr>
      </w:pPr>
      <w:r w:rsidRPr="00CD067C">
        <w:rPr>
          <w:rtl/>
        </w:rPr>
        <w:t>"זה כמו סיגריה חלשה."</w:t>
      </w:r>
    </w:p>
    <w:p w14:paraId="7E677116" w14:textId="4C181704" w:rsidR="00341366" w:rsidRDefault="00D9798F" w:rsidP="002A7A84">
      <w:pPr>
        <w:rPr>
          <w:rtl/>
        </w:rPr>
      </w:pPr>
      <w:r w:rsidRPr="00D9798F">
        <w:rPr>
          <w:rFonts w:cs="Times New Roman"/>
          <w:rtl/>
        </w:rPr>
        <w:t>"זה פנאן," הוא הצהיר לטובת דוברי העברית</w:t>
      </w:r>
      <w:r w:rsidR="003C6A85" w:rsidRPr="003C6A85">
        <w:rPr>
          <w:rFonts w:cs="Times New Roman"/>
          <w:rtl/>
        </w:rPr>
        <w:t xml:space="preserve">, בעזרת המילה החדשה שנתחבבה עליו – פעמיים </w:t>
      </w:r>
      <w:r w:rsidR="003C6A85" w:rsidRPr="003C6A85">
        <w:rPr>
          <w:rFonts w:cs="Times New Roman"/>
        </w:rPr>
        <w:t>fun</w:t>
      </w:r>
      <w:r w:rsidR="00BA7F5D">
        <w:rPr>
          <w:rFonts w:cs="Times New Roman" w:hint="cs"/>
          <w:rtl/>
        </w:rPr>
        <w:t xml:space="preserve"> </w:t>
      </w:r>
      <w:r w:rsidR="00BA7F5D">
        <w:rPr>
          <w:rFonts w:cs="Times New Roman"/>
          <w:rtl/>
        </w:rPr>
        <w:t>–</w:t>
      </w:r>
      <w:r w:rsidRPr="00D9798F">
        <w:rPr>
          <w:rFonts w:cs="Times New Roman" w:hint="cs"/>
          <w:rtl/>
        </w:rPr>
        <w:t xml:space="preserve"> </w:t>
      </w:r>
      <w:r>
        <w:rPr>
          <w:rFonts w:cs="Times New Roman" w:hint="cs"/>
          <w:rtl/>
        </w:rPr>
        <w:t>ו</w:t>
      </w:r>
      <w:r w:rsidR="0026246E">
        <w:rPr>
          <w:rFonts w:hint="cs"/>
          <w:rtl/>
        </w:rPr>
        <w:t>נשף כמה טבעות עשן קטנות.</w:t>
      </w:r>
      <w:r w:rsidR="00341366" w:rsidRPr="00CD067C">
        <w:rPr>
          <w:rtl/>
        </w:rPr>
        <w:t xml:space="preserve"> </w:t>
      </w:r>
      <w:r w:rsidR="0026246E">
        <w:rPr>
          <w:rFonts w:hint="cs"/>
          <w:rtl/>
        </w:rPr>
        <w:t>"</w:t>
      </w:r>
      <w:r w:rsidR="001055D4" w:rsidRPr="001055D4">
        <w:rPr>
          <w:rFonts w:cs="Times New Roman"/>
          <w:rtl/>
        </w:rPr>
        <w:t>זה אחושילינג</w:t>
      </w:r>
      <w:r w:rsidR="00341366" w:rsidRPr="00CD067C">
        <w:rPr>
          <w:rtl/>
        </w:rPr>
        <w:t>."</w:t>
      </w:r>
    </w:p>
    <w:p w14:paraId="616A58BE" w14:textId="68D3654A" w:rsidR="004A2B23" w:rsidRDefault="00901345" w:rsidP="00901345">
      <w:pPr>
        <w:rPr>
          <w:rtl/>
        </w:rPr>
      </w:pPr>
      <w:r>
        <w:rPr>
          <w:rFonts w:hint="cs"/>
          <w:rtl/>
        </w:rPr>
        <w:t xml:space="preserve">אלכס </w:t>
      </w:r>
      <w:r w:rsidR="004A2B23">
        <w:rPr>
          <w:rFonts w:hint="cs"/>
          <w:rtl/>
        </w:rPr>
        <w:t>הפריח טבעת קטנה בתוך טבעת גדולה. הגדולה השיגה את הקטנה והתמזגה לתוכה ושתיהן נמוגו ברוח הערביים המלוחה שנשבה מהים.</w:t>
      </w:r>
    </w:p>
    <w:p w14:paraId="3907ADC5" w14:textId="77777777" w:rsidR="00D27912" w:rsidRDefault="00D27912" w:rsidP="00D27912">
      <w:pPr>
        <w:rPr>
          <w:rtl/>
        </w:rPr>
      </w:pPr>
      <w:r>
        <w:rPr>
          <w:rFonts w:hint="cs"/>
          <w:rtl/>
        </w:rPr>
        <w:t xml:space="preserve">[השראה </w:t>
      </w:r>
      <w:r>
        <w:rPr>
          <w:rtl/>
        </w:rPr>
        <w:t>–</w:t>
      </w:r>
      <w:r>
        <w:rPr>
          <w:rFonts w:hint="cs"/>
          <w:rtl/>
        </w:rPr>
        <w:t xml:space="preserve"> תמונה של ג'ון ווין הצעיר]</w:t>
      </w:r>
    </w:p>
    <w:p w14:paraId="6DD1DF25" w14:textId="3A9C6744" w:rsidR="001F243C" w:rsidRDefault="001F243C" w:rsidP="00A06C1F">
      <w:pPr>
        <w:rPr>
          <w:rFonts w:cs="Times New Roman"/>
          <w:rtl/>
        </w:rPr>
      </w:pPr>
      <w:bookmarkStart w:id="123" w:name="_Hlk529036275"/>
      <w:r w:rsidRPr="001F243C">
        <w:rPr>
          <w:rFonts w:cs="Times New Roman"/>
          <w:rtl/>
        </w:rPr>
        <w:t>שפתיו של אלכס התכווצו סביב העשן</w:t>
      </w:r>
      <w:r w:rsidR="00BA7F5D">
        <w:rPr>
          <w:rFonts w:cs="Times New Roman" w:hint="cs"/>
          <w:rtl/>
        </w:rPr>
        <w:t>.</w:t>
      </w:r>
      <w:r w:rsidRPr="001F243C">
        <w:rPr>
          <w:rFonts w:cs="Times New Roman"/>
          <w:rtl/>
        </w:rPr>
        <w:t xml:space="preserve"> ארקדי לא </w:t>
      </w:r>
      <w:r w:rsidR="001055D4" w:rsidRPr="001F243C">
        <w:rPr>
          <w:rFonts w:cs="Times New Roman"/>
          <w:rtl/>
        </w:rPr>
        <w:t xml:space="preserve">היה </w:t>
      </w:r>
      <w:r w:rsidRPr="001F243C">
        <w:rPr>
          <w:rFonts w:cs="Times New Roman"/>
          <w:rtl/>
        </w:rPr>
        <w:t xml:space="preserve">יכול להתיק מהן </w:t>
      </w:r>
      <w:r w:rsidR="00A06C1F">
        <w:rPr>
          <w:rFonts w:cs="Times New Roman" w:hint="cs"/>
          <w:rtl/>
        </w:rPr>
        <w:t xml:space="preserve">את </w:t>
      </w:r>
      <w:r w:rsidRPr="001F243C">
        <w:rPr>
          <w:rFonts w:cs="Times New Roman"/>
          <w:rtl/>
        </w:rPr>
        <w:t xml:space="preserve">מבטו גם לאחר שהנרגילה עברה לילד אחר, איך נפערו לומר דבר מה, לחייך, ואיך שבה שפתו העליונה </w:t>
      </w:r>
      <w:r w:rsidR="008E1550">
        <w:rPr>
          <w:rFonts w:cs="Times New Roman" w:hint="cs"/>
          <w:rtl/>
        </w:rPr>
        <w:t xml:space="preserve">לרבוץ בכל </w:t>
      </w:r>
      <w:r w:rsidRPr="001F243C">
        <w:rPr>
          <w:rFonts w:cs="Times New Roman"/>
          <w:rtl/>
        </w:rPr>
        <w:t>כ</w:t>
      </w:r>
      <w:r w:rsidR="00BA7F5D">
        <w:rPr>
          <w:rFonts w:cs="Times New Roman" w:hint="cs"/>
          <w:rtl/>
        </w:rPr>
        <w:t>ו</w:t>
      </w:r>
      <w:r w:rsidRPr="001F243C">
        <w:rPr>
          <w:rFonts w:cs="Times New Roman"/>
          <w:rtl/>
        </w:rPr>
        <w:t xml:space="preserve">בדה על התחתונה, </w:t>
      </w:r>
      <w:r w:rsidR="009374C3">
        <w:rPr>
          <w:rFonts w:cs="Times New Roman" w:hint="cs"/>
          <w:rtl/>
        </w:rPr>
        <w:t>ב</w:t>
      </w:r>
      <w:r w:rsidRPr="001F243C">
        <w:rPr>
          <w:rFonts w:cs="Times New Roman"/>
          <w:rtl/>
        </w:rPr>
        <w:t xml:space="preserve">משקלה הרב, איך נשענה עליה בעצלות מפויסת לאחר הרפתקאותיה המסעירות בנפרד, </w:t>
      </w:r>
      <w:r w:rsidR="001055D4" w:rsidRPr="001055D4">
        <w:rPr>
          <w:rFonts w:cs="Times New Roman"/>
          <w:rtl/>
        </w:rPr>
        <w:t xml:space="preserve">כאילו נולדה שם וזהו מקומה הטבעי המובטח לה לעד. </w:t>
      </w:r>
      <w:r w:rsidRPr="001F243C">
        <w:rPr>
          <w:rFonts w:cs="Times New Roman"/>
          <w:rtl/>
        </w:rPr>
        <w:t>תמיד</w:t>
      </w:r>
      <w:r w:rsidR="00BA7F5D">
        <w:rPr>
          <w:rFonts w:cs="Times New Roman" w:hint="cs"/>
          <w:rtl/>
        </w:rPr>
        <w:t>-</w:t>
      </w:r>
      <w:r w:rsidRPr="001F243C">
        <w:rPr>
          <w:rFonts w:cs="Times New Roman"/>
          <w:rtl/>
        </w:rPr>
        <w:t xml:space="preserve">תמיד ובכל פעם מחדש שבה לרבוץ </w:t>
      </w:r>
      <w:r w:rsidR="003C6A85">
        <w:rPr>
          <w:rFonts w:cs="Times New Roman" w:hint="cs"/>
          <w:rtl/>
        </w:rPr>
        <w:t>מ</w:t>
      </w:r>
      <w:r w:rsidRPr="001F243C">
        <w:rPr>
          <w:rFonts w:cs="Times New Roman"/>
          <w:rtl/>
        </w:rPr>
        <w:t xml:space="preserve">עליה </w:t>
      </w:r>
      <w:r w:rsidR="003C6A85" w:rsidRPr="003C6A85">
        <w:rPr>
          <w:rFonts w:cs="Times New Roman"/>
          <w:rtl/>
        </w:rPr>
        <w:t>בנינוחות שאננה</w:t>
      </w:r>
      <w:r w:rsidR="001055D4">
        <w:rPr>
          <w:rFonts w:cs="Times New Roman" w:hint="cs"/>
          <w:rtl/>
        </w:rPr>
        <w:t>,</w:t>
      </w:r>
      <w:r w:rsidR="003C6A85" w:rsidRPr="003C6A85">
        <w:rPr>
          <w:rFonts w:cs="Times New Roman"/>
          <w:rtl/>
        </w:rPr>
        <w:t xml:space="preserve"> </w:t>
      </w:r>
      <w:r w:rsidR="001055D4" w:rsidRPr="001F243C">
        <w:rPr>
          <w:rFonts w:cs="Times New Roman"/>
          <w:rtl/>
        </w:rPr>
        <w:t>מתנשאת מעליה, גואה</w:t>
      </w:r>
      <w:r w:rsidR="001055D4">
        <w:rPr>
          <w:rFonts w:cs="Times New Roman" w:hint="cs"/>
          <w:rtl/>
        </w:rPr>
        <w:t>.</w:t>
      </w:r>
      <w:r w:rsidR="001055D4" w:rsidRPr="001F243C">
        <w:rPr>
          <w:rFonts w:cs="Times New Roman"/>
          <w:rtl/>
        </w:rPr>
        <w:t xml:space="preserve"> </w:t>
      </w:r>
      <w:r w:rsidRPr="001F243C">
        <w:rPr>
          <w:rFonts w:cs="Times New Roman"/>
          <w:rtl/>
        </w:rPr>
        <w:t xml:space="preserve">היא מסורבלת בתנועתה, לא </w:t>
      </w:r>
      <w:r w:rsidR="005A38B3">
        <w:rPr>
          <w:rFonts w:cs="Times New Roman" w:hint="cs"/>
          <w:rtl/>
        </w:rPr>
        <w:t xml:space="preserve">ממהרת </w:t>
      </w:r>
      <w:r w:rsidRPr="001F243C">
        <w:rPr>
          <w:rFonts w:cs="Times New Roman"/>
          <w:rtl/>
        </w:rPr>
        <w:t>לה</w:t>
      </w:r>
      <w:r w:rsidR="00BA7F5D">
        <w:rPr>
          <w:rFonts w:cs="Times New Roman" w:hint="cs"/>
          <w:rtl/>
        </w:rPr>
        <w:t>י</w:t>
      </w:r>
      <w:r w:rsidRPr="001F243C">
        <w:rPr>
          <w:rFonts w:cs="Times New Roman"/>
          <w:rtl/>
        </w:rPr>
        <w:t>פרד מחברתה</w:t>
      </w:r>
      <w:r w:rsidR="001055D4">
        <w:rPr>
          <w:rFonts w:cs="Times New Roman" w:hint="cs"/>
          <w:rtl/>
        </w:rPr>
        <w:t>,</w:t>
      </w:r>
      <w:r w:rsidRPr="001F243C">
        <w:rPr>
          <w:rFonts w:cs="Times New Roman"/>
          <w:rtl/>
        </w:rPr>
        <w:t xml:space="preserve"> </w:t>
      </w:r>
      <w:r w:rsidR="003C6A85" w:rsidRPr="003C6A85">
        <w:rPr>
          <w:rFonts w:cs="Times New Roman"/>
          <w:rtl/>
        </w:rPr>
        <w:t xml:space="preserve">ורק תוך שידול </w:t>
      </w:r>
      <w:r w:rsidRPr="001F243C">
        <w:rPr>
          <w:rFonts w:cs="Times New Roman"/>
          <w:rtl/>
        </w:rPr>
        <w:t>היא נעתרת</w:t>
      </w:r>
      <w:r w:rsidR="00A06C1F">
        <w:rPr>
          <w:rFonts w:cs="Times New Roman" w:hint="cs"/>
          <w:rtl/>
        </w:rPr>
        <w:t>,</w:t>
      </w:r>
      <w:r w:rsidRPr="001F243C">
        <w:rPr>
          <w:rFonts w:cs="Times New Roman"/>
          <w:rtl/>
        </w:rPr>
        <w:t xml:space="preserve"> כאילו נאלצת</w:t>
      </w:r>
      <w:r w:rsidR="00C27CFA">
        <w:rPr>
          <w:rFonts w:cs="Times New Roman" w:hint="cs"/>
          <w:rtl/>
        </w:rPr>
        <w:t>.</w:t>
      </w:r>
      <w:r w:rsidRPr="001F243C">
        <w:rPr>
          <w:rFonts w:cs="Times New Roman"/>
          <w:rtl/>
        </w:rPr>
        <w:t xml:space="preserve"> </w:t>
      </w:r>
      <w:r w:rsidR="001055D4">
        <w:rPr>
          <w:rFonts w:cs="Times New Roman" w:hint="cs"/>
          <w:rtl/>
        </w:rPr>
        <w:t>[</w:t>
      </w:r>
      <w:r w:rsidR="00A06C1F">
        <w:rPr>
          <w:rFonts w:cs="Times New Roman" w:hint="cs"/>
          <w:rtl/>
        </w:rPr>
        <w:t>ו</w:t>
      </w:r>
      <w:r w:rsidRPr="001F243C">
        <w:rPr>
          <w:rFonts w:cs="Times New Roman"/>
          <w:rtl/>
        </w:rPr>
        <w:t>שתי פלומות דקיקות ארוכות מיתמרות מנחיריו</w:t>
      </w:r>
      <w:r w:rsidR="00A06C1F">
        <w:rPr>
          <w:rFonts w:cs="Times New Roman" w:hint="cs"/>
          <w:rtl/>
        </w:rPr>
        <w:t>.</w:t>
      </w:r>
      <w:r w:rsidRPr="001F243C">
        <w:rPr>
          <w:rFonts w:cs="Times New Roman"/>
          <w:rtl/>
        </w:rPr>
        <w:t xml:space="preserve"> התנועה מסורבלת</w:t>
      </w:r>
      <w:r w:rsidR="00A06C1F">
        <w:rPr>
          <w:rFonts w:cs="Times New Roman" w:hint="cs"/>
          <w:rtl/>
        </w:rPr>
        <w:t>,</w:t>
      </w:r>
      <w:r w:rsidRPr="001F243C">
        <w:rPr>
          <w:rFonts w:cs="Times New Roman"/>
          <w:rtl/>
        </w:rPr>
        <w:t xml:space="preserve"> הנה היא נפתחת</w:t>
      </w:r>
      <w:r w:rsidR="00A06C1F">
        <w:rPr>
          <w:rFonts w:cs="Times New Roman" w:hint="cs"/>
          <w:rtl/>
        </w:rPr>
        <w:t>,</w:t>
      </w:r>
      <w:r w:rsidR="001055D4">
        <w:rPr>
          <w:rFonts w:cs="Times New Roman" w:hint="cs"/>
          <w:rtl/>
        </w:rPr>
        <w:t>]</w:t>
      </w:r>
      <w:r w:rsidR="00A06C1F">
        <w:rPr>
          <w:rFonts w:cs="Times New Roman" w:hint="cs"/>
          <w:rtl/>
        </w:rPr>
        <w:t xml:space="preserve"> </w:t>
      </w:r>
      <w:r w:rsidR="00C27CFA" w:rsidRPr="00C27CFA">
        <w:rPr>
          <w:rFonts w:cs="Times New Roman"/>
          <w:rtl/>
        </w:rPr>
        <w:t>השפתיים של אלכס</w:t>
      </w:r>
      <w:r w:rsidR="001055D4">
        <w:rPr>
          <w:rFonts w:cs="Times New Roman" w:hint="cs"/>
          <w:rtl/>
        </w:rPr>
        <w:t xml:space="preserve"> </w:t>
      </w:r>
      <w:r w:rsidR="001055D4" w:rsidRPr="001055D4">
        <w:rPr>
          <w:rFonts w:cs="Times New Roman"/>
          <w:rtl/>
        </w:rPr>
        <w:t>נפער</w:t>
      </w:r>
      <w:r w:rsidR="00C27CFA">
        <w:rPr>
          <w:rFonts w:cs="Times New Roman" w:hint="cs"/>
          <w:rtl/>
        </w:rPr>
        <w:t>ו</w:t>
      </w:r>
      <w:r w:rsidR="001055D4" w:rsidRPr="001055D4">
        <w:rPr>
          <w:rFonts w:cs="Times New Roman"/>
          <w:rtl/>
        </w:rPr>
        <w:t>ת</w:t>
      </w:r>
      <w:r w:rsidRPr="001F243C">
        <w:rPr>
          <w:rFonts w:cs="Times New Roman"/>
          <w:rtl/>
        </w:rPr>
        <w:t xml:space="preserve"> בקושי והעשן נפלט </w:t>
      </w:r>
      <w:r w:rsidR="001055D4" w:rsidRPr="001055D4">
        <w:rPr>
          <w:rFonts w:cs="Times New Roman"/>
          <w:rtl/>
        </w:rPr>
        <w:t xml:space="preserve">מביניהן </w:t>
      </w:r>
      <w:r w:rsidRPr="001F243C">
        <w:rPr>
          <w:rFonts w:cs="Times New Roman"/>
          <w:rtl/>
        </w:rPr>
        <w:t xml:space="preserve">בקושי, </w:t>
      </w:r>
      <w:r w:rsidR="005A38B3">
        <w:rPr>
          <w:rFonts w:cs="Times New Roman" w:hint="cs"/>
          <w:rtl/>
        </w:rPr>
        <w:t xml:space="preserve">הן </w:t>
      </w:r>
      <w:r w:rsidR="005A38B3" w:rsidRPr="001F243C">
        <w:rPr>
          <w:rFonts w:cs="Times New Roman"/>
          <w:rtl/>
        </w:rPr>
        <w:t xml:space="preserve">מחפשות </w:t>
      </w:r>
      <w:r w:rsidR="00C27CFA">
        <w:rPr>
          <w:rFonts w:cs="Times New Roman" w:hint="cs"/>
          <w:rtl/>
        </w:rPr>
        <w:t>ה</w:t>
      </w:r>
      <w:r w:rsidR="005A38B3" w:rsidRPr="001F243C">
        <w:rPr>
          <w:rFonts w:cs="Times New Roman"/>
          <w:rtl/>
        </w:rPr>
        <w:t>אחת את ה</w:t>
      </w:r>
      <w:r w:rsidR="003A7E9C">
        <w:rPr>
          <w:rFonts w:cs="Times New Roman"/>
          <w:rtl/>
        </w:rPr>
        <w:t>שנייה</w:t>
      </w:r>
      <w:r w:rsidR="005A38B3" w:rsidRPr="001F243C">
        <w:rPr>
          <w:rFonts w:cs="Times New Roman"/>
          <w:rtl/>
        </w:rPr>
        <w:t xml:space="preserve">, </w:t>
      </w:r>
      <w:r w:rsidR="009374C3">
        <w:rPr>
          <w:rFonts w:cs="Times New Roman" w:hint="cs"/>
          <w:rtl/>
        </w:rPr>
        <w:t>אורבות זו לזו</w:t>
      </w:r>
      <w:r w:rsidR="00C27CFA" w:rsidRPr="00C27CFA">
        <w:rPr>
          <w:rtl/>
        </w:rPr>
        <w:t xml:space="preserve"> </w:t>
      </w:r>
      <w:r w:rsidR="00C27CFA" w:rsidRPr="00C27CFA">
        <w:rPr>
          <w:rFonts w:cs="Times New Roman"/>
          <w:rtl/>
        </w:rPr>
        <w:t>בחשכה</w:t>
      </w:r>
      <w:r w:rsidR="005A38B3" w:rsidRPr="001F243C">
        <w:rPr>
          <w:rFonts w:cs="Times New Roman"/>
          <w:rtl/>
        </w:rPr>
        <w:t>.</w:t>
      </w:r>
      <w:r w:rsidR="005A38B3">
        <w:rPr>
          <w:rFonts w:cs="Times New Roman" w:hint="cs"/>
          <w:rtl/>
        </w:rPr>
        <w:t xml:space="preserve"> </w:t>
      </w:r>
      <w:r w:rsidRPr="001F243C">
        <w:rPr>
          <w:rFonts w:cs="Times New Roman"/>
          <w:rtl/>
        </w:rPr>
        <w:t>והנה ה</w:t>
      </w:r>
      <w:r w:rsidR="003C6A85" w:rsidRPr="003C6A85">
        <w:rPr>
          <w:rFonts w:cs="Times New Roman"/>
          <w:rtl/>
        </w:rPr>
        <w:t>עליונה</w:t>
      </w:r>
      <w:r w:rsidRPr="001F243C">
        <w:rPr>
          <w:rFonts w:cs="Times New Roman"/>
          <w:rtl/>
        </w:rPr>
        <w:t xml:space="preserve"> שבה אל</w:t>
      </w:r>
      <w:r w:rsidR="00A06C1F">
        <w:rPr>
          <w:rFonts w:cs="Times New Roman" w:hint="cs"/>
          <w:rtl/>
        </w:rPr>
        <w:t xml:space="preserve"> התחתונה</w:t>
      </w:r>
      <w:r w:rsidRPr="001F243C">
        <w:rPr>
          <w:rFonts w:cs="Times New Roman"/>
          <w:rtl/>
        </w:rPr>
        <w:t xml:space="preserve">, </w:t>
      </w:r>
      <w:r w:rsidR="005A38B3" w:rsidRPr="001F243C">
        <w:rPr>
          <w:rFonts w:cs="Times New Roman"/>
          <w:rtl/>
        </w:rPr>
        <w:t xml:space="preserve">לא בדיוק מתכתשת איתה, </w:t>
      </w:r>
      <w:r w:rsidR="005A38B3">
        <w:rPr>
          <w:rFonts w:cs="Times New Roman" w:hint="cs"/>
          <w:rtl/>
        </w:rPr>
        <w:t>ל</w:t>
      </w:r>
      <w:r w:rsidR="005A38B3" w:rsidRPr="001F243C">
        <w:rPr>
          <w:rFonts w:cs="Times New Roman"/>
          <w:rtl/>
        </w:rPr>
        <w:t>א בדיוק נאבקת</w:t>
      </w:r>
      <w:r w:rsidR="005A38B3">
        <w:rPr>
          <w:rFonts w:cs="Times New Roman" w:hint="cs"/>
          <w:rtl/>
        </w:rPr>
        <w:t xml:space="preserve"> </w:t>
      </w:r>
      <w:r w:rsidR="005A38B3">
        <w:rPr>
          <w:rFonts w:cs="Times New Roman"/>
          <w:rtl/>
        </w:rPr>
        <w:t>–</w:t>
      </w:r>
      <w:r w:rsidR="005A38B3" w:rsidRPr="001F243C">
        <w:rPr>
          <w:rFonts w:cs="Times New Roman"/>
          <w:rtl/>
        </w:rPr>
        <w:t xml:space="preserve"> </w:t>
      </w:r>
      <w:r w:rsidRPr="001F243C">
        <w:rPr>
          <w:rFonts w:cs="Times New Roman"/>
          <w:rtl/>
        </w:rPr>
        <w:t>לוחצת</w:t>
      </w:r>
      <w:r w:rsidR="008E1550">
        <w:rPr>
          <w:rFonts w:cs="Times New Roman" w:hint="cs"/>
          <w:rtl/>
        </w:rPr>
        <w:t>, מתערסלת</w:t>
      </w:r>
      <w:r w:rsidRPr="001F243C">
        <w:rPr>
          <w:rFonts w:cs="Times New Roman"/>
          <w:rtl/>
        </w:rPr>
        <w:t>...</w:t>
      </w:r>
      <w:r w:rsidR="00A06C1F">
        <w:rPr>
          <w:rFonts w:cs="Times New Roman" w:hint="cs"/>
          <w:rtl/>
        </w:rPr>
        <w:t xml:space="preserve"> </w:t>
      </w:r>
      <w:r w:rsidRPr="001F243C">
        <w:rPr>
          <w:rFonts w:cs="Times New Roman"/>
          <w:rtl/>
        </w:rPr>
        <w:t>והתחתונה מש</w:t>
      </w:r>
      <w:r w:rsidR="003C6A85">
        <w:rPr>
          <w:rFonts w:cs="Times New Roman" w:hint="cs"/>
          <w:rtl/>
        </w:rPr>
        <w:t>ת</w:t>
      </w:r>
      <w:r w:rsidRPr="001F243C">
        <w:rPr>
          <w:rFonts w:cs="Times New Roman"/>
          <w:rtl/>
        </w:rPr>
        <w:t xml:space="preserve">רבבת מעט, נמלטת כביכול מהמעמסה שמעליה, אבל רק </w:t>
      </w:r>
      <w:r w:rsidR="00B26C0B">
        <w:rPr>
          <w:rFonts w:cs="Times New Roman" w:hint="cs"/>
          <w:rtl/>
        </w:rPr>
        <w:t>כמעשה קונדס</w:t>
      </w:r>
      <w:r w:rsidRPr="001F243C">
        <w:rPr>
          <w:rFonts w:cs="Times New Roman"/>
          <w:rtl/>
        </w:rPr>
        <w:t xml:space="preserve">, כי </w:t>
      </w:r>
      <w:r w:rsidR="004009E4" w:rsidRPr="004009E4">
        <w:rPr>
          <w:rFonts w:cs="Times New Roman"/>
          <w:rtl/>
        </w:rPr>
        <w:t>היא אוהבת</w:t>
      </w:r>
      <w:r w:rsidRPr="001F243C">
        <w:rPr>
          <w:rFonts w:cs="Times New Roman"/>
          <w:rtl/>
        </w:rPr>
        <w:t xml:space="preserve"> לשכון שם מתחת, </w:t>
      </w:r>
      <w:r w:rsidR="003C6A85">
        <w:rPr>
          <w:rFonts w:cs="Times New Roman" w:hint="cs"/>
          <w:rtl/>
        </w:rPr>
        <w:t>[</w:t>
      </w:r>
      <w:r w:rsidR="005A38B3">
        <w:rPr>
          <w:rFonts w:cs="Times New Roman" w:hint="cs"/>
          <w:rtl/>
        </w:rPr>
        <w:t xml:space="preserve">בעצלות, בנינוחות, </w:t>
      </w:r>
      <w:r w:rsidR="003C6A85" w:rsidRPr="003C6A85">
        <w:rPr>
          <w:rFonts w:cs="Times New Roman"/>
          <w:rtl/>
        </w:rPr>
        <w:t>ברוגע, ברגיעה] בבטלה שלווה ו</w:t>
      </w:r>
      <w:r w:rsidR="004009E4" w:rsidRPr="004009E4">
        <w:rPr>
          <w:rFonts w:cs="Times New Roman"/>
          <w:rtl/>
        </w:rPr>
        <w:t>רוגעת</w:t>
      </w:r>
      <w:r w:rsidR="003C6A85" w:rsidRPr="003C6A85">
        <w:rPr>
          <w:rFonts w:cs="Times New Roman"/>
          <w:rtl/>
        </w:rPr>
        <w:t>,</w:t>
      </w:r>
      <w:r w:rsidR="003C6A85">
        <w:rPr>
          <w:rFonts w:cs="Times New Roman" w:hint="cs"/>
          <w:rtl/>
        </w:rPr>
        <w:t xml:space="preserve"> </w:t>
      </w:r>
      <w:r w:rsidRPr="001F243C">
        <w:rPr>
          <w:rFonts w:cs="Times New Roman"/>
          <w:rtl/>
        </w:rPr>
        <w:t>במקום ש</w:t>
      </w:r>
      <w:r w:rsidR="00BA7F5D">
        <w:rPr>
          <w:rFonts w:cs="Times New Roman" w:hint="cs"/>
          <w:rtl/>
        </w:rPr>
        <w:t xml:space="preserve">היה </w:t>
      </w:r>
      <w:r w:rsidR="00BA7F5D">
        <w:rPr>
          <w:rFonts w:cs="Times New Roman"/>
          <w:rtl/>
        </w:rPr>
        <w:t>–</w:t>
      </w:r>
      <w:r w:rsidR="00BA7F5D">
        <w:rPr>
          <w:rFonts w:cs="Times New Roman" w:hint="cs"/>
          <w:rtl/>
        </w:rPr>
        <w:t xml:space="preserve"> </w:t>
      </w:r>
      <w:r w:rsidRPr="001F243C">
        <w:rPr>
          <w:rFonts w:cs="Times New Roman"/>
          <w:rtl/>
        </w:rPr>
        <w:t xml:space="preserve">ארקדי הבין </w:t>
      </w:r>
      <w:r w:rsidR="00BA7F5D" w:rsidRPr="00BA7F5D">
        <w:rPr>
          <w:rFonts w:cs="Times New Roman"/>
          <w:rtl/>
        </w:rPr>
        <w:t xml:space="preserve">עכשיו </w:t>
      </w:r>
      <w:r w:rsidR="00BA7F5D">
        <w:rPr>
          <w:rFonts w:cs="Times New Roman"/>
          <w:rtl/>
        </w:rPr>
        <w:t>–</w:t>
      </w:r>
      <w:r w:rsidRPr="001F243C">
        <w:rPr>
          <w:rFonts w:cs="Times New Roman"/>
          <w:rtl/>
        </w:rPr>
        <w:t xml:space="preserve"> הטוב ביותר בעולם.</w:t>
      </w:r>
    </w:p>
    <w:bookmarkEnd w:id="123"/>
    <w:p w14:paraId="70D4A77A" w14:textId="702BB777" w:rsidR="001F243C" w:rsidRPr="002543D7" w:rsidRDefault="009374C3" w:rsidP="00250000">
      <w:pPr>
        <w:rPr>
          <w:rFonts w:cs="Times New Roman"/>
          <w:color w:val="A6A6A6" w:themeColor="background1" w:themeShade="A6"/>
          <w:rtl/>
        </w:rPr>
      </w:pPr>
      <w:r w:rsidRPr="002543D7">
        <w:rPr>
          <w:rFonts w:cs="Times New Roman" w:hint="cs"/>
          <w:color w:val="A6A6A6" w:themeColor="background1" w:themeShade="A6"/>
          <w:rtl/>
        </w:rPr>
        <w:t>[</w:t>
      </w:r>
    </w:p>
    <w:p w14:paraId="0FE72974" w14:textId="1354381B" w:rsidR="006A4209" w:rsidRPr="002543D7" w:rsidRDefault="006A4209" w:rsidP="00250000">
      <w:pPr>
        <w:rPr>
          <w:rFonts w:cs="Times New Roman"/>
          <w:color w:val="A6A6A6" w:themeColor="background1" w:themeShade="A6"/>
          <w:rtl/>
        </w:rPr>
      </w:pPr>
      <w:r w:rsidRPr="002543D7">
        <w:rPr>
          <w:rFonts w:cs="Times New Roman" w:hint="cs"/>
          <w:color w:val="A6A6A6" w:themeColor="background1" w:themeShade="A6"/>
          <w:rtl/>
        </w:rPr>
        <w:lastRenderedPageBreak/>
        <w:t xml:space="preserve">היא כבדה על התחתונה, משקלה היה רב, היא העיקה אפילו על השפה התחתונה, עצומה </w:t>
      </w:r>
      <w:r w:rsidRPr="002543D7">
        <w:rPr>
          <w:rFonts w:cs="Times New Roman"/>
          <w:color w:val="A6A6A6" w:themeColor="background1" w:themeShade="A6"/>
          <w:rtl/>
        </w:rPr>
        <w:t>–</w:t>
      </w:r>
      <w:r w:rsidRPr="002543D7">
        <w:rPr>
          <w:rFonts w:cs="Times New Roman" w:hint="cs"/>
          <w:color w:val="A6A6A6" w:themeColor="background1" w:themeShade="A6"/>
          <w:rtl/>
        </w:rPr>
        <w:t xml:space="preserve"> מגיעה מקצה השפה התחתונה ועד קצהַ, ללא שום מרווח או אפשרות נשימה,,, מתנשאת מעליה, גואה, </w:t>
      </w:r>
      <w:r w:rsidR="006626D3" w:rsidRPr="002543D7">
        <w:rPr>
          <w:rFonts w:cs="Times New Roman" w:hint="cs"/>
          <w:color w:val="A6A6A6" w:themeColor="background1" w:themeShade="A6"/>
          <w:rtl/>
        </w:rPr>
        <w:t xml:space="preserve">כשהיא נפרדת לרגע, היא </w:t>
      </w:r>
      <w:r w:rsidRPr="002543D7">
        <w:rPr>
          <w:rFonts w:cs="Times New Roman" w:hint="cs"/>
          <w:color w:val="A6A6A6" w:themeColor="background1" w:themeShade="A6"/>
          <w:rtl/>
        </w:rPr>
        <w:t>מסורבלת בתנועתה</w:t>
      </w:r>
      <w:r w:rsidR="006626D3" w:rsidRPr="002543D7">
        <w:rPr>
          <w:rFonts w:cs="Times New Roman" w:hint="cs"/>
          <w:color w:val="A6A6A6" w:themeColor="background1" w:themeShade="A6"/>
          <w:rtl/>
        </w:rPr>
        <w:t xml:space="preserve">, לא נפתחת מספיק </w:t>
      </w:r>
      <w:r w:rsidRPr="002543D7">
        <w:rPr>
          <w:rFonts w:cs="Times New Roman" w:hint="cs"/>
          <w:color w:val="A6A6A6" w:themeColor="background1" w:themeShade="A6"/>
          <w:rtl/>
        </w:rPr>
        <w:t>כאילו לא רוצה להפרד מחברתה</w:t>
      </w:r>
      <w:r w:rsidR="006626D3" w:rsidRPr="002543D7">
        <w:rPr>
          <w:rFonts w:cs="Times New Roman" w:hint="cs"/>
          <w:color w:val="A6A6A6" w:themeColor="background1" w:themeShade="A6"/>
          <w:rtl/>
        </w:rPr>
        <w:t xml:space="preserve"> כי נח מעליה לרבוץ ועד שהיא נעתרת כאילו נאלצת להפרד שתי פלומות דקיקות ארוכות מיתמרות מנחיריו התנועה המסורבלת הנה היא נפתחת בקושי והעשן נפלט בקושי</w:t>
      </w:r>
      <w:r w:rsidRPr="002543D7">
        <w:rPr>
          <w:rFonts w:cs="Times New Roman" w:hint="cs"/>
          <w:color w:val="A6A6A6" w:themeColor="background1" w:themeShade="A6"/>
          <w:rtl/>
        </w:rPr>
        <w:t>,</w:t>
      </w:r>
      <w:r w:rsidR="006626D3" w:rsidRPr="002543D7">
        <w:rPr>
          <w:rFonts w:cs="Times New Roman" w:hint="cs"/>
          <w:color w:val="A6A6A6" w:themeColor="background1" w:themeShade="A6"/>
          <w:rtl/>
        </w:rPr>
        <w:t xml:space="preserve"> והנה היא שבה אליה, לוחצת... </w:t>
      </w:r>
    </w:p>
    <w:p w14:paraId="20F92D17" w14:textId="06BED776" w:rsidR="00853C18" w:rsidRPr="002543D7" w:rsidRDefault="00853C18" w:rsidP="00250000">
      <w:pPr>
        <w:rPr>
          <w:rFonts w:cs="Times New Roman"/>
          <w:color w:val="A6A6A6" w:themeColor="background1" w:themeShade="A6"/>
          <w:rtl/>
        </w:rPr>
      </w:pPr>
      <w:r w:rsidRPr="002543D7">
        <w:rPr>
          <w:rFonts w:cs="Times New Roman" w:hint="cs"/>
          <w:color w:val="A6A6A6" w:themeColor="background1" w:themeShade="A6"/>
          <w:rtl/>
        </w:rPr>
        <w:t xml:space="preserve">ארקדי רצה דווקא לא להסתכל לשם ולא יכול. </w:t>
      </w:r>
      <w:r w:rsidR="00A73E24" w:rsidRPr="002543D7">
        <w:rPr>
          <w:rFonts w:cs="Times New Roman" w:hint="cs"/>
          <w:color w:val="A6A6A6" w:themeColor="background1" w:themeShade="A6"/>
          <w:rtl/>
        </w:rPr>
        <w:t>היה ים שלם מאחורי</w:t>
      </w:r>
      <w:r w:rsidR="00B80946" w:rsidRPr="002543D7">
        <w:rPr>
          <w:rFonts w:cs="Times New Roman" w:hint="cs"/>
          <w:color w:val="A6A6A6" w:themeColor="background1" w:themeShade="A6"/>
          <w:rtl/>
        </w:rPr>
        <w:t xml:space="preserve"> גבו</w:t>
      </w:r>
      <w:r w:rsidR="00A73E24" w:rsidRPr="002543D7">
        <w:rPr>
          <w:rFonts w:cs="Times New Roman" w:hint="cs"/>
          <w:color w:val="A6A6A6" w:themeColor="background1" w:themeShade="A6"/>
          <w:rtl/>
        </w:rPr>
        <w:t xml:space="preserve"> ו</w:t>
      </w:r>
      <w:r w:rsidR="00B80946" w:rsidRPr="002543D7">
        <w:rPr>
          <w:rFonts w:cs="Times New Roman" w:hint="cs"/>
          <w:color w:val="A6A6A6" w:themeColor="background1" w:themeShade="A6"/>
          <w:rtl/>
        </w:rPr>
        <w:t xml:space="preserve">מלפניו </w:t>
      </w:r>
      <w:r w:rsidR="00F97A34" w:rsidRPr="002543D7">
        <w:rPr>
          <w:rFonts w:cs="Times New Roman" w:hint="cs"/>
          <w:color w:val="A6A6A6" w:themeColor="background1" w:themeShade="A6"/>
          <w:rtl/>
        </w:rPr>
        <w:t>כל כך</w:t>
      </w:r>
      <w:r w:rsidR="00A73E24" w:rsidRPr="002543D7">
        <w:rPr>
          <w:rFonts w:cs="Times New Roman" w:hint="cs"/>
          <w:color w:val="A6A6A6" w:themeColor="background1" w:themeShade="A6"/>
          <w:rtl/>
        </w:rPr>
        <w:t xml:space="preserve"> הרבה ילדים, בעצם הכי מעניינים מכל השכונה, כל מני גדולים, רובם בגיל של האח הגדול של הדס ומחבורתו, והוא בכלל לא הבין איך ללא נוכחותו של אלכס הוא לא היה מודע להתכנסויות האלו בכלל ובטח שלא הוזמן אליהן מעולם....</w:t>
      </w:r>
    </w:p>
    <w:p w14:paraId="42FA3B8B" w14:textId="77777777" w:rsidR="00483EBE" w:rsidRPr="002543D7" w:rsidRDefault="00483EBE" w:rsidP="00483EBE">
      <w:pPr>
        <w:rPr>
          <w:rFonts w:cs="Times New Roman"/>
          <w:color w:val="A6A6A6" w:themeColor="background1" w:themeShade="A6"/>
          <w:rtl/>
        </w:rPr>
      </w:pPr>
      <w:r w:rsidRPr="002543D7">
        <w:rPr>
          <w:rFonts w:cs="Times New Roman"/>
          <w:color w:val="A6A6A6" w:themeColor="background1" w:themeShade="A6"/>
          <w:rtl/>
        </w:rPr>
        <w:t>השפה העליונה התערסלה על התחתונה</w:t>
      </w:r>
    </w:p>
    <w:p w14:paraId="14CB1DCA" w14:textId="77777777" w:rsidR="00483EBE" w:rsidRPr="002543D7" w:rsidRDefault="00483EBE" w:rsidP="00483EBE">
      <w:pPr>
        <w:rPr>
          <w:rFonts w:cs="Times New Roman"/>
          <w:color w:val="A6A6A6" w:themeColor="background1" w:themeShade="A6"/>
          <w:rtl/>
        </w:rPr>
      </w:pPr>
      <w:r w:rsidRPr="002543D7">
        <w:rPr>
          <w:rFonts w:cs="Times New Roman"/>
          <w:color w:val="A6A6A6" w:themeColor="background1" w:themeShade="A6"/>
          <w:rtl/>
        </w:rPr>
        <w:t>השפה העליונה רבצה על התחתונה, אורבת לכל רוע, כלומר יותר גרוע מקונדס, משהו ממש רע, את השפה התחתונה היא אוהבת אבל על הגוף איננה שומרת - כל ארס ורעל היא תרשה שיכנס... רובצת אורבת</w:t>
      </w:r>
    </w:p>
    <w:p w14:paraId="4F427D23" w14:textId="72B80CFC" w:rsidR="00483EBE" w:rsidRPr="002543D7" w:rsidRDefault="00483EBE" w:rsidP="00483EBE">
      <w:pPr>
        <w:rPr>
          <w:rFonts w:cs="Times New Roman"/>
          <w:color w:val="A6A6A6" w:themeColor="background1" w:themeShade="A6"/>
          <w:rtl/>
        </w:rPr>
      </w:pPr>
      <w:r w:rsidRPr="002543D7">
        <w:rPr>
          <w:rFonts w:cs="Times New Roman"/>
          <w:color w:val="A6A6A6" w:themeColor="background1" w:themeShade="A6"/>
          <w:rtl/>
        </w:rPr>
        <w:t xml:space="preserve">לא בדיוק מתכתשת איתה, חא בדיוק נאבקת. התחתונ </w:t>
      </w:r>
      <w:r w:rsidR="001C5A04" w:rsidRPr="002543D7">
        <w:rPr>
          <w:rFonts w:cs="Times New Roman"/>
          <w:color w:val="A6A6A6" w:themeColor="background1" w:themeShade="A6"/>
          <w:rtl/>
        </w:rPr>
        <w:t>הייתה</w:t>
      </w:r>
      <w:r w:rsidRPr="002543D7">
        <w:rPr>
          <w:rFonts w:cs="Times New Roman"/>
          <w:color w:val="A6A6A6" w:themeColor="background1" w:themeShade="A6"/>
          <w:rtl/>
        </w:rPr>
        <w:t xml:space="preserve"> אחרי ככלות </w:t>
      </w:r>
      <w:r w:rsidR="00483BB1" w:rsidRPr="002543D7">
        <w:rPr>
          <w:rFonts w:cs="Times New Roman"/>
          <w:color w:val="A6A6A6" w:themeColor="background1" w:themeShade="A6"/>
          <w:rtl/>
        </w:rPr>
        <w:t>הכול</w:t>
      </w:r>
      <w:r w:rsidRPr="002543D7">
        <w:rPr>
          <w:rFonts w:cs="Times New Roman"/>
          <w:color w:val="A6A6A6" w:themeColor="background1" w:themeShade="A6"/>
          <w:rtl/>
        </w:rPr>
        <w:t xml:space="preserve"> הדבר הדומה ביותר לעליונה בכל היקום.</w:t>
      </w:r>
    </w:p>
    <w:p w14:paraId="44FA2A80" w14:textId="77F76791" w:rsidR="00483EBE" w:rsidRPr="002543D7" w:rsidRDefault="00483EBE" w:rsidP="00483EBE">
      <w:pPr>
        <w:rPr>
          <w:rFonts w:cs="Times New Roman"/>
          <w:color w:val="A6A6A6" w:themeColor="background1" w:themeShade="A6"/>
          <w:rtl/>
        </w:rPr>
      </w:pPr>
      <w:r w:rsidRPr="002543D7">
        <w:rPr>
          <w:rFonts w:cs="Times New Roman"/>
          <w:color w:val="A6A6A6" w:themeColor="background1" w:themeShade="A6"/>
          <w:rtl/>
        </w:rPr>
        <w:t>מחפשות אחת את ה</w:t>
      </w:r>
      <w:r w:rsidR="003A7E9C" w:rsidRPr="002543D7">
        <w:rPr>
          <w:rFonts w:cs="Times New Roman"/>
          <w:color w:val="A6A6A6" w:themeColor="background1" w:themeShade="A6"/>
          <w:rtl/>
        </w:rPr>
        <w:t>שנייה</w:t>
      </w:r>
      <w:r w:rsidRPr="002543D7">
        <w:rPr>
          <w:rFonts w:cs="Times New Roman"/>
          <w:color w:val="A6A6A6" w:themeColor="background1" w:themeShade="A6"/>
          <w:rtl/>
        </w:rPr>
        <w:t xml:space="preserve"> בחשיכה, מוצאות אחת את ה</w:t>
      </w:r>
      <w:r w:rsidR="003A7E9C" w:rsidRPr="002543D7">
        <w:rPr>
          <w:rFonts w:cs="Times New Roman"/>
          <w:color w:val="A6A6A6" w:themeColor="background1" w:themeShade="A6"/>
          <w:rtl/>
        </w:rPr>
        <w:t>שנייה</w:t>
      </w:r>
      <w:r w:rsidRPr="002543D7">
        <w:rPr>
          <w:rFonts w:cs="Times New Roman"/>
          <w:color w:val="A6A6A6" w:themeColor="background1" w:themeShade="A6"/>
          <w:rtl/>
        </w:rPr>
        <w:t xml:space="preserve"> בחשיכה.</w:t>
      </w:r>
    </w:p>
    <w:p w14:paraId="27CF7247" w14:textId="6A23DA5D" w:rsidR="000F5507" w:rsidRPr="002543D7" w:rsidRDefault="000F5507" w:rsidP="00250000">
      <w:pPr>
        <w:rPr>
          <w:rFonts w:cs="Times New Roman"/>
          <w:color w:val="A6A6A6" w:themeColor="background1" w:themeShade="A6"/>
          <w:rtl/>
        </w:rPr>
      </w:pPr>
      <w:r w:rsidRPr="002543D7">
        <w:rPr>
          <w:rFonts w:cs="Times New Roman" w:hint="cs"/>
          <w:color w:val="A6A6A6" w:themeColor="background1" w:themeShade="A6"/>
          <w:rtl/>
        </w:rPr>
        <w:t xml:space="preserve">וכל התימות ששלטו שם היו של עצלות, נינוחות, </w:t>
      </w:r>
      <w:r w:rsidR="002F5EF7" w:rsidRPr="002543D7">
        <w:rPr>
          <w:rFonts w:cs="Times New Roman" w:hint="cs"/>
          <w:color w:val="A6A6A6" w:themeColor="background1" w:themeShade="A6"/>
          <w:rtl/>
        </w:rPr>
        <w:t xml:space="preserve">לקיחת </w:t>
      </w:r>
      <w:r w:rsidR="00483BB1" w:rsidRPr="002543D7">
        <w:rPr>
          <w:rFonts w:cs="Times New Roman" w:hint="cs"/>
          <w:color w:val="A6A6A6" w:themeColor="background1" w:themeShade="A6"/>
          <w:rtl/>
        </w:rPr>
        <w:t>הכול</w:t>
      </w:r>
      <w:r w:rsidR="002F5EF7" w:rsidRPr="002543D7">
        <w:rPr>
          <w:rFonts w:cs="Times New Roman" w:hint="cs"/>
          <w:color w:val="A6A6A6" w:themeColor="background1" w:themeShade="A6"/>
          <w:rtl/>
        </w:rPr>
        <w:t xml:space="preserve"> כמובן מאליו ובעיקר עצלות רבה.</w:t>
      </w:r>
    </w:p>
    <w:p w14:paraId="5728EB4F" w14:textId="418924D8" w:rsidR="00C66FC7" w:rsidRPr="002543D7" w:rsidRDefault="005448F2" w:rsidP="00250000">
      <w:pPr>
        <w:rPr>
          <w:rFonts w:cs="Times New Roman"/>
          <w:color w:val="A6A6A6" w:themeColor="background1" w:themeShade="A6"/>
        </w:rPr>
      </w:pPr>
      <w:r w:rsidRPr="002543D7">
        <w:rPr>
          <w:rFonts w:cs="Times New Roman" w:hint="cs"/>
          <w:color w:val="A6A6A6" w:themeColor="background1" w:themeShade="A6"/>
          <w:rtl/>
        </w:rPr>
        <w:t>רוגע שאנן שלו שקט</w:t>
      </w:r>
    </w:p>
    <w:p w14:paraId="16323A4F" w14:textId="5D61281D" w:rsidR="00C66FC7" w:rsidRPr="002543D7" w:rsidRDefault="00C66FC7" w:rsidP="00250000">
      <w:pPr>
        <w:rPr>
          <w:rFonts w:cs="Times New Roman"/>
          <w:color w:val="A6A6A6" w:themeColor="background1" w:themeShade="A6"/>
          <w:rtl/>
        </w:rPr>
      </w:pPr>
      <w:r w:rsidRPr="002543D7">
        <w:rPr>
          <w:rFonts w:cs="Times New Roman" w:hint="cs"/>
          <w:color w:val="A6A6A6" w:themeColor="background1" w:themeShade="A6"/>
          <w:rtl/>
        </w:rPr>
        <w:t xml:space="preserve">לנוח </w:t>
      </w:r>
      <w:r w:rsidRPr="002543D7">
        <w:rPr>
          <w:rFonts w:cs="Times New Roman"/>
          <w:color w:val="A6A6A6" w:themeColor="background1" w:themeShade="A6"/>
          <w:rtl/>
        </w:rPr>
        <w:t>–</w:t>
      </w:r>
      <w:r w:rsidRPr="002543D7">
        <w:rPr>
          <w:rFonts w:cs="Times New Roman" w:hint="cs"/>
          <w:color w:val="A6A6A6" w:themeColor="background1" w:themeShade="A6"/>
          <w:rtl/>
        </w:rPr>
        <w:t xml:space="preserve"> </w:t>
      </w:r>
    </w:p>
    <w:p w14:paraId="248A1285" w14:textId="4B6AEC4D" w:rsidR="00C66FC7" w:rsidRPr="002543D7" w:rsidRDefault="00C66FC7" w:rsidP="00250000">
      <w:pPr>
        <w:rPr>
          <w:rFonts w:cs="Times New Roman"/>
          <w:color w:val="A6A6A6" w:themeColor="background1" w:themeShade="A6"/>
          <w:rtl/>
        </w:rPr>
      </w:pPr>
      <w:r w:rsidRPr="002543D7">
        <w:rPr>
          <w:rFonts w:cs="Times New Roman" w:hint="cs"/>
          <w:color w:val="A6A6A6" w:themeColor="background1" w:themeShade="A6"/>
          <w:rtl/>
        </w:rPr>
        <w:t xml:space="preserve">לרבוץ </w:t>
      </w:r>
      <w:r w:rsidRPr="002543D7">
        <w:rPr>
          <w:rFonts w:cs="Times New Roman"/>
          <w:color w:val="A6A6A6" w:themeColor="background1" w:themeShade="A6"/>
          <w:rtl/>
        </w:rPr>
        <w:t>–</w:t>
      </w:r>
    </w:p>
    <w:p w14:paraId="172A986C" w14:textId="0358229A" w:rsidR="00C66FC7" w:rsidRPr="002543D7" w:rsidRDefault="00C66FC7" w:rsidP="00250000">
      <w:pPr>
        <w:rPr>
          <w:rFonts w:cs="Times New Roman"/>
          <w:color w:val="A6A6A6" w:themeColor="background1" w:themeShade="A6"/>
          <w:rtl/>
        </w:rPr>
      </w:pPr>
      <w:r w:rsidRPr="002543D7">
        <w:rPr>
          <w:rFonts w:cs="Times New Roman" w:hint="cs"/>
          <w:color w:val="A6A6A6" w:themeColor="background1" w:themeShade="A6"/>
          <w:rtl/>
        </w:rPr>
        <w:t xml:space="preserve">להשתרע </w:t>
      </w:r>
      <w:r w:rsidRPr="002543D7">
        <w:rPr>
          <w:rFonts w:cs="Times New Roman"/>
          <w:color w:val="A6A6A6" w:themeColor="background1" w:themeShade="A6"/>
          <w:rtl/>
        </w:rPr>
        <w:t>–</w:t>
      </w:r>
      <w:r w:rsidRPr="002543D7">
        <w:rPr>
          <w:rFonts w:cs="Times New Roman" w:hint="cs"/>
          <w:color w:val="A6A6A6" w:themeColor="background1" w:themeShade="A6"/>
          <w:rtl/>
        </w:rPr>
        <w:t xml:space="preserve"> </w:t>
      </w:r>
    </w:p>
    <w:p w14:paraId="380FF695" w14:textId="14637E05" w:rsidR="00C66FC7" w:rsidRPr="002543D7" w:rsidRDefault="00C66FC7" w:rsidP="00250000">
      <w:pPr>
        <w:rPr>
          <w:rFonts w:cs="Times New Roman"/>
          <w:color w:val="A6A6A6" w:themeColor="background1" w:themeShade="A6"/>
          <w:rtl/>
        </w:rPr>
      </w:pPr>
      <w:r w:rsidRPr="002543D7">
        <w:rPr>
          <w:rFonts w:cs="Times New Roman" w:hint="cs"/>
          <w:color w:val="A6A6A6" w:themeColor="background1" w:themeShade="A6"/>
          <w:rtl/>
        </w:rPr>
        <w:t xml:space="preserve">לשכב </w:t>
      </w:r>
      <w:r w:rsidRPr="002543D7">
        <w:rPr>
          <w:rFonts w:cs="Times New Roman"/>
          <w:color w:val="A6A6A6" w:themeColor="background1" w:themeShade="A6"/>
          <w:rtl/>
        </w:rPr>
        <w:t>–</w:t>
      </w:r>
    </w:p>
    <w:p w14:paraId="65AF2079" w14:textId="196D555C" w:rsidR="00C66FC7" w:rsidRPr="002543D7" w:rsidRDefault="00C66FC7" w:rsidP="00250000">
      <w:pPr>
        <w:rPr>
          <w:rFonts w:cs="Times New Roman"/>
          <w:color w:val="A6A6A6" w:themeColor="background1" w:themeShade="A6"/>
          <w:rtl/>
        </w:rPr>
      </w:pPr>
      <w:r w:rsidRPr="002543D7">
        <w:rPr>
          <w:rFonts w:cs="Times New Roman" w:hint="cs"/>
          <w:color w:val="A6A6A6" w:themeColor="background1" w:themeShade="A6"/>
          <w:rtl/>
        </w:rPr>
        <w:t xml:space="preserve">לשוב </w:t>
      </w:r>
      <w:r w:rsidRPr="002543D7">
        <w:rPr>
          <w:rFonts w:cs="Times New Roman"/>
          <w:color w:val="A6A6A6" w:themeColor="background1" w:themeShade="A6"/>
          <w:rtl/>
        </w:rPr>
        <w:t>–</w:t>
      </w:r>
    </w:p>
    <w:p w14:paraId="7F066940" w14:textId="3931B89C" w:rsidR="00C66FC7" w:rsidRPr="002543D7" w:rsidRDefault="00C66FC7" w:rsidP="00250000">
      <w:pPr>
        <w:rPr>
          <w:rFonts w:cs="Times New Roman"/>
          <w:color w:val="A6A6A6" w:themeColor="background1" w:themeShade="A6"/>
          <w:rtl/>
        </w:rPr>
      </w:pPr>
      <w:r w:rsidRPr="002543D7">
        <w:rPr>
          <w:rFonts w:cs="Times New Roman" w:hint="cs"/>
          <w:color w:val="A6A6A6" w:themeColor="background1" w:themeShade="A6"/>
          <w:rtl/>
        </w:rPr>
        <w:t xml:space="preserve">גחמות </w:t>
      </w:r>
      <w:r w:rsidRPr="002543D7">
        <w:rPr>
          <w:rFonts w:cs="Times New Roman"/>
          <w:color w:val="A6A6A6" w:themeColor="background1" w:themeShade="A6"/>
          <w:rtl/>
        </w:rPr>
        <w:t>–</w:t>
      </w:r>
    </w:p>
    <w:p w14:paraId="4383FA89" w14:textId="271F19C8" w:rsidR="00C66FC7" w:rsidRPr="002543D7" w:rsidRDefault="00C66FC7" w:rsidP="00250000">
      <w:pPr>
        <w:rPr>
          <w:rFonts w:cs="Times New Roman"/>
          <w:color w:val="A6A6A6" w:themeColor="background1" w:themeShade="A6"/>
          <w:rtl/>
        </w:rPr>
      </w:pPr>
      <w:r w:rsidRPr="002543D7">
        <w:rPr>
          <w:rFonts w:cs="Times New Roman" w:hint="cs"/>
          <w:color w:val="A6A6A6" w:themeColor="background1" w:themeShade="A6"/>
          <w:rtl/>
        </w:rPr>
        <w:t xml:space="preserve">כבד בכבדות </w:t>
      </w:r>
      <w:r w:rsidRPr="002543D7">
        <w:rPr>
          <w:rFonts w:cs="Times New Roman"/>
          <w:color w:val="A6A6A6" w:themeColor="background1" w:themeShade="A6"/>
          <w:rtl/>
        </w:rPr>
        <w:t>–</w:t>
      </w:r>
    </w:p>
    <w:p w14:paraId="6F2CDDC1" w14:textId="604A186F" w:rsidR="006A4209" w:rsidRPr="002543D7" w:rsidRDefault="006A4209" w:rsidP="00250000">
      <w:pPr>
        <w:rPr>
          <w:rFonts w:cs="Times New Roman"/>
          <w:color w:val="A6A6A6" w:themeColor="background1" w:themeShade="A6"/>
          <w:rtl/>
        </w:rPr>
      </w:pPr>
      <w:r w:rsidRPr="002543D7">
        <w:rPr>
          <w:rFonts w:cs="Times New Roman" w:hint="cs"/>
          <w:color w:val="A6A6A6" w:themeColor="background1" w:themeShade="A6"/>
          <w:rtl/>
        </w:rPr>
        <w:t xml:space="preserve">יציב </w:t>
      </w:r>
      <w:r w:rsidRPr="002543D7">
        <w:rPr>
          <w:rFonts w:cs="Times New Roman"/>
          <w:color w:val="A6A6A6" w:themeColor="background1" w:themeShade="A6"/>
          <w:rtl/>
        </w:rPr>
        <w:t>–</w:t>
      </w:r>
    </w:p>
    <w:p w14:paraId="46D78051" w14:textId="77777777" w:rsidR="006A4209" w:rsidRPr="002543D7" w:rsidRDefault="006A4209" w:rsidP="00250000">
      <w:pPr>
        <w:rPr>
          <w:rFonts w:cs="Times New Roman"/>
          <w:color w:val="A6A6A6" w:themeColor="background1" w:themeShade="A6"/>
          <w:rtl/>
        </w:rPr>
      </w:pPr>
    </w:p>
    <w:p w14:paraId="12BDC9E0" w14:textId="15F65FBC" w:rsidR="00543C10" w:rsidRPr="002543D7" w:rsidRDefault="00543C10" w:rsidP="00250000">
      <w:pPr>
        <w:rPr>
          <w:rFonts w:cs="Times New Roman"/>
          <w:color w:val="A6A6A6" w:themeColor="background1" w:themeShade="A6"/>
          <w:rtl/>
        </w:rPr>
      </w:pPr>
    </w:p>
    <w:p w14:paraId="27C35C1B" w14:textId="24B6B089" w:rsidR="00543C10" w:rsidRPr="002543D7" w:rsidRDefault="00543C10" w:rsidP="00250000">
      <w:pPr>
        <w:rPr>
          <w:rFonts w:cs="Times New Roman"/>
          <w:color w:val="A6A6A6" w:themeColor="background1" w:themeShade="A6"/>
          <w:rtl/>
        </w:rPr>
      </w:pPr>
      <w:r w:rsidRPr="002543D7">
        <w:rPr>
          <w:rFonts w:cs="Times New Roman" w:hint="cs"/>
          <w:color w:val="A6A6A6" w:themeColor="background1" w:themeShade="A6"/>
          <w:rtl/>
        </w:rPr>
        <w:t xml:space="preserve">מתוך </w:t>
      </w:r>
      <w:hyperlink r:id="rId61" w:history="1">
        <w:r w:rsidRPr="002543D7">
          <w:rPr>
            <w:rStyle w:val="Hyperlink"/>
            <w:rFonts w:cs="Times New Roman" w:hint="cs"/>
            <w:color w:val="A6A6A6" w:themeColor="background1" w:themeShade="A6"/>
            <w:rtl/>
          </w:rPr>
          <w:t>מילון</w:t>
        </w:r>
      </w:hyperlink>
    </w:p>
    <w:p w14:paraId="179D72CF" w14:textId="77777777" w:rsidR="00C66FC7" w:rsidRPr="002543D7" w:rsidRDefault="00C66FC7" w:rsidP="00C66FC7">
      <w:pPr>
        <w:rPr>
          <w:rFonts w:cs="Times New Roman"/>
          <w:color w:val="A6A6A6" w:themeColor="background1" w:themeShade="A6"/>
          <w:rtl/>
        </w:rPr>
      </w:pPr>
      <w:r w:rsidRPr="002543D7">
        <w:rPr>
          <w:rFonts w:cs="Times New Roman"/>
          <w:color w:val="A6A6A6" w:themeColor="background1" w:themeShade="A6"/>
          <w:rtl/>
        </w:rPr>
        <w:t>1.[תנ] מ</w:t>
      </w:r>
      <w:r w:rsidRPr="002543D7">
        <w:rPr>
          <w:rFonts w:cs="Times New Roman"/>
          <w:color w:val="A6A6A6" w:themeColor="background1" w:themeShade="A6"/>
          <w:highlight w:val="lightGray"/>
          <w:rtl/>
        </w:rPr>
        <w:t>ִשקלו רַב</w:t>
      </w:r>
      <w:r w:rsidRPr="002543D7">
        <w:rPr>
          <w:rFonts w:cs="Times New Roman"/>
          <w:color w:val="A6A6A6" w:themeColor="background1" w:themeShade="A6"/>
          <w:rtl/>
        </w:rPr>
        <w:t xml:space="preserve">: עתה מֵחול יַמים יִכבָּד (איוב ו 3) </w:t>
      </w:r>
    </w:p>
    <w:p w14:paraId="0E4A1C02" w14:textId="77777777" w:rsidR="00C66FC7" w:rsidRPr="002543D7" w:rsidRDefault="00C66FC7" w:rsidP="00C66FC7">
      <w:pPr>
        <w:rPr>
          <w:rFonts w:cs="Times New Roman"/>
          <w:color w:val="A6A6A6" w:themeColor="background1" w:themeShade="A6"/>
          <w:rtl/>
        </w:rPr>
      </w:pPr>
      <w:r w:rsidRPr="002543D7">
        <w:rPr>
          <w:rFonts w:cs="Times New Roman"/>
          <w:color w:val="A6A6A6" w:themeColor="background1" w:themeShade="A6"/>
          <w:rtl/>
        </w:rPr>
        <w:t xml:space="preserve">2. [עח] קָשֶה לסבּול אותו, </w:t>
      </w:r>
      <w:r w:rsidRPr="002543D7">
        <w:rPr>
          <w:rFonts w:cs="Times New Roman"/>
          <w:color w:val="A6A6A6" w:themeColor="background1" w:themeShade="A6"/>
          <w:highlight w:val="lightGray"/>
          <w:rtl/>
        </w:rPr>
        <w:t>מֵעיק מאוד</w:t>
      </w:r>
      <w:r w:rsidRPr="002543D7">
        <w:rPr>
          <w:rFonts w:cs="Times New Roman"/>
          <w:color w:val="A6A6A6" w:themeColor="background1" w:themeShade="A6"/>
          <w:rtl/>
        </w:rPr>
        <w:t xml:space="preserve"> </w:t>
      </w:r>
    </w:p>
    <w:p w14:paraId="4C214407" w14:textId="77777777" w:rsidR="00C66FC7" w:rsidRPr="002543D7" w:rsidRDefault="00C66FC7" w:rsidP="00C66FC7">
      <w:pPr>
        <w:rPr>
          <w:rFonts w:cs="Times New Roman"/>
          <w:color w:val="A6A6A6" w:themeColor="background1" w:themeShade="A6"/>
          <w:rtl/>
        </w:rPr>
      </w:pPr>
      <w:r w:rsidRPr="002543D7">
        <w:rPr>
          <w:rFonts w:cs="Times New Roman"/>
          <w:color w:val="A6A6A6" w:themeColor="background1" w:themeShade="A6"/>
          <w:rtl/>
        </w:rPr>
        <w:t>3. [תנ] עֶרכּו עולה: למען שמי יִכבַּד ה' (ישעיה סו 5)</w:t>
      </w:r>
    </w:p>
    <w:p w14:paraId="333BAF70" w14:textId="7996F0E4" w:rsidR="00C66FC7" w:rsidRPr="002543D7" w:rsidRDefault="00C66FC7" w:rsidP="00C66FC7">
      <w:pPr>
        <w:rPr>
          <w:rFonts w:cs="Times New Roman"/>
          <w:color w:val="A6A6A6" w:themeColor="background1" w:themeShade="A6"/>
          <w:rtl/>
        </w:rPr>
      </w:pPr>
      <w:r w:rsidRPr="002543D7">
        <w:rPr>
          <w:rFonts w:cs="Times New Roman"/>
          <w:color w:val="A6A6A6" w:themeColor="background1" w:themeShade="A6"/>
          <w:rtl/>
        </w:rPr>
        <w:t xml:space="preserve">4. [תנ] רב, </w:t>
      </w:r>
      <w:r w:rsidRPr="002543D7">
        <w:rPr>
          <w:rFonts w:cs="Times New Roman"/>
          <w:color w:val="A6A6A6" w:themeColor="background1" w:themeShade="A6"/>
          <w:highlight w:val="lightGray"/>
          <w:rtl/>
        </w:rPr>
        <w:t>עצום</w:t>
      </w:r>
      <w:r w:rsidRPr="002543D7">
        <w:rPr>
          <w:rFonts w:cs="Times New Roman"/>
          <w:color w:val="A6A6A6" w:themeColor="background1" w:themeShade="A6"/>
          <w:rtl/>
        </w:rPr>
        <w:t>, עשיר כאמור בפסוק: "ואברָם כָּבֵד</w:t>
      </w:r>
      <w:r w:rsidR="00C90C6C" w:rsidRPr="002543D7">
        <w:rPr>
          <w:rFonts w:cs="Times New Roman"/>
          <w:color w:val="A6A6A6" w:themeColor="background1" w:themeShade="A6"/>
          <w:rtl/>
        </w:rPr>
        <w:t xml:space="preserve"> מאוד </w:t>
      </w:r>
      <w:r w:rsidRPr="002543D7">
        <w:rPr>
          <w:rFonts w:cs="Times New Roman"/>
          <w:color w:val="A6A6A6" w:themeColor="background1" w:themeShade="A6"/>
          <w:rtl/>
        </w:rPr>
        <w:t xml:space="preserve">בַּמִקְנֶה" (בראשית, יג, 2) </w:t>
      </w:r>
    </w:p>
    <w:p w14:paraId="13C62EF0" w14:textId="77777777" w:rsidR="00C66FC7" w:rsidRPr="002543D7" w:rsidRDefault="00C66FC7" w:rsidP="00C66FC7">
      <w:pPr>
        <w:rPr>
          <w:rFonts w:cs="Times New Roman"/>
          <w:color w:val="A6A6A6" w:themeColor="background1" w:themeShade="A6"/>
          <w:rtl/>
        </w:rPr>
      </w:pPr>
      <w:r w:rsidRPr="002543D7">
        <w:rPr>
          <w:rFonts w:cs="Times New Roman"/>
          <w:color w:val="A6A6A6" w:themeColor="background1" w:themeShade="A6"/>
          <w:rtl/>
        </w:rPr>
        <w:t xml:space="preserve">5. רב במשקלו, בעל משקל גדול כאמור בפסוק: "כי כָּבֵד עליו וגִלְּחוֹ" (שמואל ב', יד, 26) </w:t>
      </w:r>
    </w:p>
    <w:p w14:paraId="35035919" w14:textId="77777777" w:rsidR="00C66FC7" w:rsidRPr="002543D7" w:rsidRDefault="00C66FC7" w:rsidP="00C66FC7">
      <w:pPr>
        <w:rPr>
          <w:rFonts w:cs="Times New Roman"/>
          <w:color w:val="A6A6A6" w:themeColor="background1" w:themeShade="A6"/>
          <w:rtl/>
        </w:rPr>
      </w:pPr>
      <w:r w:rsidRPr="002543D7">
        <w:rPr>
          <w:rFonts w:cs="Times New Roman"/>
          <w:color w:val="A6A6A6" w:themeColor="background1" w:themeShade="A6"/>
          <w:rtl/>
        </w:rPr>
        <w:t>6. (גם בהשאלה), כאמור בפסוק: "</w:t>
      </w:r>
      <w:r w:rsidRPr="002543D7">
        <w:rPr>
          <w:rFonts w:cs="Times New Roman"/>
          <w:color w:val="A6A6A6" w:themeColor="background1" w:themeShade="A6"/>
          <w:highlight w:val="lightGray"/>
          <w:rtl/>
        </w:rPr>
        <w:t>וחטאתם כי כָבדה מאֹד</w:t>
      </w:r>
      <w:r w:rsidRPr="002543D7">
        <w:rPr>
          <w:rFonts w:cs="Times New Roman"/>
          <w:color w:val="A6A6A6" w:themeColor="background1" w:themeShade="A6"/>
          <w:rtl/>
        </w:rPr>
        <w:t xml:space="preserve">" (בראשית, יח, 20) </w:t>
      </w:r>
    </w:p>
    <w:p w14:paraId="5C7DD87D" w14:textId="77777777" w:rsidR="00C66FC7" w:rsidRPr="002543D7" w:rsidRDefault="00C66FC7" w:rsidP="00C66FC7">
      <w:pPr>
        <w:rPr>
          <w:rFonts w:cs="Times New Roman"/>
          <w:color w:val="A6A6A6" w:themeColor="background1" w:themeShade="A6"/>
          <w:rtl/>
        </w:rPr>
      </w:pPr>
      <w:r w:rsidRPr="002543D7">
        <w:rPr>
          <w:rFonts w:cs="Times New Roman"/>
          <w:color w:val="A6A6A6" w:themeColor="background1" w:themeShade="A6"/>
          <w:rtl/>
        </w:rPr>
        <w:t xml:space="preserve">7. </w:t>
      </w:r>
      <w:r w:rsidRPr="002543D7">
        <w:rPr>
          <w:rFonts w:cs="Times New Roman"/>
          <w:color w:val="A6A6A6" w:themeColor="background1" w:themeShade="A6"/>
          <w:highlight w:val="lightGray"/>
          <w:rtl/>
        </w:rPr>
        <w:t>גואֶה, מתנשׂא</w:t>
      </w:r>
      <w:r w:rsidRPr="002543D7">
        <w:rPr>
          <w:rFonts w:cs="Times New Roman"/>
          <w:color w:val="A6A6A6" w:themeColor="background1" w:themeShade="A6"/>
          <w:rtl/>
        </w:rPr>
        <w:t xml:space="preserve">, כאמור בפסוק: "למען שְמִי יִכְבַּד ה'" (ישעיהו סו, 6) </w:t>
      </w:r>
    </w:p>
    <w:p w14:paraId="47892BEE" w14:textId="71418FBE" w:rsidR="00C66FC7" w:rsidRPr="002543D7" w:rsidRDefault="00C66FC7" w:rsidP="00C66FC7">
      <w:pPr>
        <w:rPr>
          <w:rFonts w:cs="Times New Roman"/>
          <w:color w:val="A6A6A6" w:themeColor="background1" w:themeShade="A6"/>
          <w:rtl/>
        </w:rPr>
      </w:pPr>
      <w:r w:rsidRPr="002543D7">
        <w:rPr>
          <w:rFonts w:cs="Times New Roman"/>
          <w:color w:val="A6A6A6" w:themeColor="background1" w:themeShade="A6"/>
          <w:rtl/>
        </w:rPr>
        <w:lastRenderedPageBreak/>
        <w:t xml:space="preserve">8. לוקה, נפגם, כאמור בפסוק: "ולא כבדה </w:t>
      </w:r>
      <w:r w:rsidR="005E3213" w:rsidRPr="002543D7">
        <w:rPr>
          <w:rFonts w:cs="Times New Roman"/>
          <w:color w:val="A6A6A6" w:themeColor="background1" w:themeShade="A6"/>
          <w:rtl/>
        </w:rPr>
        <w:t>אוזנ</w:t>
      </w:r>
      <w:r w:rsidRPr="002543D7">
        <w:rPr>
          <w:rFonts w:cs="Times New Roman"/>
          <w:color w:val="A6A6A6" w:themeColor="background1" w:themeShade="A6"/>
          <w:rtl/>
        </w:rPr>
        <w:t>ו מִשְמוע" (ישעיה, נט, 1)</w:t>
      </w:r>
    </w:p>
    <w:p w14:paraId="0BD59648" w14:textId="77777777" w:rsidR="00C66FC7" w:rsidRPr="002543D7" w:rsidRDefault="00C66FC7" w:rsidP="00250000">
      <w:pPr>
        <w:rPr>
          <w:rFonts w:cs="Times New Roman"/>
          <w:color w:val="A6A6A6" w:themeColor="background1" w:themeShade="A6"/>
          <w:rtl/>
        </w:rPr>
      </w:pPr>
    </w:p>
    <w:p w14:paraId="648DCB24" w14:textId="77777777" w:rsidR="00C66FC7" w:rsidRPr="002543D7" w:rsidRDefault="00C66FC7" w:rsidP="00C66FC7">
      <w:pPr>
        <w:rPr>
          <w:rFonts w:cs="Times New Roman"/>
          <w:color w:val="A6A6A6" w:themeColor="background1" w:themeShade="A6"/>
          <w:rtl/>
        </w:rPr>
      </w:pPr>
      <w:r w:rsidRPr="002543D7">
        <w:rPr>
          <w:rFonts w:cs="Times New Roman"/>
          <w:color w:val="A6A6A6" w:themeColor="background1" w:themeShade="A6"/>
          <w:rtl/>
        </w:rPr>
        <w:t xml:space="preserve">1. [תנ] בַּעל מִשקל גדול (ההפך: קַל): כּצֵל סֶלע כָּבֵד מארץ עיֵפָה (ישעיה לב 2); לתלמיד היה קשה לשאת את התיק הכָּבֵד </w:t>
      </w:r>
    </w:p>
    <w:p w14:paraId="2EB70184" w14:textId="77777777" w:rsidR="00C66FC7" w:rsidRPr="002543D7" w:rsidRDefault="00C66FC7" w:rsidP="00C66FC7">
      <w:pPr>
        <w:rPr>
          <w:rFonts w:cs="Times New Roman"/>
          <w:color w:val="A6A6A6" w:themeColor="background1" w:themeShade="A6"/>
          <w:rtl/>
        </w:rPr>
      </w:pPr>
      <w:r w:rsidRPr="002543D7">
        <w:rPr>
          <w:rFonts w:cs="Times New Roman"/>
          <w:color w:val="A6A6A6" w:themeColor="background1" w:themeShade="A6"/>
          <w:rtl/>
        </w:rPr>
        <w:t>2. [תנ] רַב, גדול, קָשה: ואַברָם כָּבֵד מאוד בַּמִקנֶה בַּכֶּסף וּבַזָהב (בראשית יג 2); אֵבל כָּבֵד</w:t>
      </w:r>
    </w:p>
    <w:p w14:paraId="3DC1EBD6" w14:textId="77777777" w:rsidR="00C66FC7" w:rsidRPr="002543D7" w:rsidRDefault="00C66FC7" w:rsidP="00C66FC7">
      <w:pPr>
        <w:rPr>
          <w:rFonts w:cs="Times New Roman"/>
          <w:color w:val="A6A6A6" w:themeColor="background1" w:themeShade="A6"/>
          <w:rtl/>
        </w:rPr>
      </w:pPr>
      <w:r w:rsidRPr="002543D7">
        <w:rPr>
          <w:rFonts w:cs="Times New Roman"/>
          <w:color w:val="A6A6A6" w:themeColor="background1" w:themeShade="A6"/>
          <w:rtl/>
        </w:rPr>
        <w:t xml:space="preserve">3. [עח] שֶקָשה לסבול אותו, מֵעיק מאוד: רעב כָּבֵד; אָסון כָּבֵד </w:t>
      </w:r>
    </w:p>
    <w:p w14:paraId="53814423" w14:textId="77777777" w:rsidR="00C66FC7" w:rsidRPr="002543D7" w:rsidRDefault="00C66FC7" w:rsidP="00C66FC7">
      <w:pPr>
        <w:rPr>
          <w:rFonts w:cs="Times New Roman"/>
          <w:color w:val="A6A6A6" w:themeColor="background1" w:themeShade="A6"/>
          <w:rtl/>
        </w:rPr>
      </w:pPr>
      <w:r w:rsidRPr="002543D7">
        <w:rPr>
          <w:rFonts w:cs="Times New Roman"/>
          <w:color w:val="A6A6A6" w:themeColor="background1" w:themeShade="A6"/>
          <w:rtl/>
        </w:rPr>
        <w:t xml:space="preserve">4. [עח] מסוּרבָּל, לא קַליל, שנעשֶׂה בִּכבֵדוּת: צעדים כּבֵדים </w:t>
      </w:r>
    </w:p>
    <w:p w14:paraId="211FD2ED" w14:textId="77777777" w:rsidR="00C66FC7" w:rsidRPr="002543D7" w:rsidRDefault="00C66FC7" w:rsidP="00C66FC7">
      <w:pPr>
        <w:rPr>
          <w:rFonts w:cs="Times New Roman"/>
          <w:color w:val="A6A6A6" w:themeColor="background1" w:themeShade="A6"/>
          <w:rtl/>
        </w:rPr>
      </w:pPr>
      <w:r w:rsidRPr="002543D7">
        <w:rPr>
          <w:rFonts w:cs="Times New Roman"/>
          <w:color w:val="A6A6A6" w:themeColor="background1" w:themeShade="A6"/>
          <w:rtl/>
        </w:rPr>
        <w:t>5. [עח] (מזון, ארוחה) לא קַל לעיכּול: ארוּחה כּבֵדה גורמת לי להירדם</w:t>
      </w:r>
    </w:p>
    <w:p w14:paraId="502E0FC2" w14:textId="53242712" w:rsidR="00C66FC7" w:rsidRPr="002543D7" w:rsidRDefault="00C66FC7" w:rsidP="00C66FC7">
      <w:pPr>
        <w:rPr>
          <w:rFonts w:cs="Times New Roman"/>
          <w:color w:val="A6A6A6" w:themeColor="background1" w:themeShade="A6"/>
          <w:rtl/>
        </w:rPr>
      </w:pPr>
      <w:r w:rsidRPr="002543D7">
        <w:rPr>
          <w:rFonts w:cs="Times New Roman"/>
          <w:color w:val="A6A6A6" w:themeColor="background1" w:themeShade="A6"/>
          <w:rtl/>
        </w:rPr>
        <w:t>6. [תמ] כּובֶד, מִשקל, לַחץ: שכּבֵדו של כלי חוצֵץ (חגיגה כ, ז)</w:t>
      </w:r>
    </w:p>
    <w:p w14:paraId="2CFBCB9C" w14:textId="0F9F471F" w:rsidR="00C66FC7" w:rsidRPr="002543D7" w:rsidRDefault="00C66FC7" w:rsidP="00C66FC7">
      <w:pPr>
        <w:rPr>
          <w:rFonts w:cs="Times New Roman"/>
          <w:color w:val="A6A6A6" w:themeColor="background1" w:themeShade="A6"/>
          <w:rtl/>
        </w:rPr>
      </w:pPr>
    </w:p>
    <w:p w14:paraId="6C783172" w14:textId="68A84C32" w:rsidR="00543C10" w:rsidRPr="002543D7" w:rsidRDefault="00543C10" w:rsidP="00C66FC7">
      <w:pPr>
        <w:rPr>
          <w:rFonts w:cs="Times New Roman"/>
          <w:color w:val="A6A6A6" w:themeColor="background1" w:themeShade="A6"/>
          <w:rtl/>
        </w:rPr>
      </w:pPr>
      <w:r w:rsidRPr="002543D7">
        <w:rPr>
          <w:rFonts w:cs="Times New Roman" w:hint="cs"/>
          <w:color w:val="A6A6A6" w:themeColor="background1" w:themeShade="A6"/>
          <w:rtl/>
        </w:rPr>
        <w:t>מילים נרדפות:</w:t>
      </w:r>
    </w:p>
    <w:p w14:paraId="2C15D6E3" w14:textId="7258B26D" w:rsidR="00C66FC7" w:rsidRPr="002543D7" w:rsidRDefault="00C66FC7" w:rsidP="00C66FC7">
      <w:pPr>
        <w:rPr>
          <w:rFonts w:cs="Times New Roman"/>
          <w:color w:val="A6A6A6" w:themeColor="background1" w:themeShade="A6"/>
          <w:rtl/>
        </w:rPr>
      </w:pPr>
      <w:r w:rsidRPr="002543D7">
        <w:rPr>
          <w:rFonts w:cs="Times New Roman"/>
          <w:color w:val="A6A6A6" w:themeColor="background1" w:themeShade="A6"/>
          <w:rtl/>
        </w:rPr>
        <w:t>1. בַּעַל מִשקָל</w:t>
      </w:r>
      <w:r w:rsidR="00B03D71" w:rsidRPr="002543D7">
        <w:rPr>
          <w:rFonts w:cs="Times New Roman"/>
          <w:color w:val="A6A6A6" w:themeColor="background1" w:themeShade="A6"/>
          <w:rtl/>
        </w:rPr>
        <w:t>,</w:t>
      </w:r>
      <w:r w:rsidRPr="002543D7">
        <w:rPr>
          <w:rFonts w:cs="Times New Roman"/>
          <w:color w:val="A6A6A6" w:themeColor="background1" w:themeShade="A6"/>
          <w:rtl/>
        </w:rPr>
        <w:t xml:space="preserve"> לוחֵץ</w:t>
      </w:r>
      <w:r w:rsidR="00B03D71" w:rsidRPr="002543D7">
        <w:rPr>
          <w:rFonts w:cs="Times New Roman"/>
          <w:color w:val="A6A6A6" w:themeColor="background1" w:themeShade="A6"/>
          <w:rtl/>
        </w:rPr>
        <w:t>,</w:t>
      </w:r>
      <w:r w:rsidRPr="002543D7">
        <w:rPr>
          <w:rFonts w:cs="Times New Roman"/>
          <w:color w:val="A6A6A6" w:themeColor="background1" w:themeShade="A6"/>
          <w:rtl/>
        </w:rPr>
        <w:t xml:space="preserve"> רַב מַשָׂא</w:t>
      </w:r>
      <w:r w:rsidR="00B03D71" w:rsidRPr="002543D7">
        <w:rPr>
          <w:rFonts w:cs="Times New Roman"/>
          <w:color w:val="A6A6A6" w:themeColor="background1" w:themeShade="A6"/>
          <w:rtl/>
        </w:rPr>
        <w:t>,</w:t>
      </w:r>
      <w:r w:rsidRPr="002543D7">
        <w:rPr>
          <w:rFonts w:cs="Times New Roman"/>
          <w:color w:val="A6A6A6" w:themeColor="background1" w:themeShade="A6"/>
          <w:rtl/>
        </w:rPr>
        <w:t xml:space="preserve"> אָטוּם</w:t>
      </w:r>
      <w:r w:rsidR="00B03D71" w:rsidRPr="002543D7">
        <w:rPr>
          <w:rFonts w:cs="Times New Roman"/>
          <w:color w:val="A6A6A6" w:themeColor="background1" w:themeShade="A6"/>
          <w:rtl/>
        </w:rPr>
        <w:t>,</w:t>
      </w:r>
      <w:r w:rsidRPr="002543D7">
        <w:rPr>
          <w:rFonts w:cs="Times New Roman"/>
          <w:color w:val="A6A6A6" w:themeColor="background1" w:themeShade="A6"/>
          <w:rtl/>
        </w:rPr>
        <w:t xml:space="preserve"> אִטי</w:t>
      </w:r>
      <w:r w:rsidR="00B03D71" w:rsidRPr="002543D7">
        <w:rPr>
          <w:rFonts w:cs="Times New Roman"/>
          <w:color w:val="A6A6A6" w:themeColor="background1" w:themeShade="A6"/>
          <w:rtl/>
        </w:rPr>
        <w:t>,</w:t>
      </w:r>
      <w:r w:rsidRPr="002543D7">
        <w:rPr>
          <w:rFonts w:cs="Times New Roman"/>
          <w:color w:val="A6A6A6" w:themeColor="background1" w:themeShade="A6"/>
          <w:rtl/>
        </w:rPr>
        <w:t xml:space="preserve"> אֵיתָן</w:t>
      </w:r>
      <w:r w:rsidR="00B03D71" w:rsidRPr="002543D7">
        <w:rPr>
          <w:rFonts w:cs="Times New Roman"/>
          <w:color w:val="A6A6A6" w:themeColor="background1" w:themeShade="A6"/>
          <w:rtl/>
        </w:rPr>
        <w:t>,</w:t>
      </w:r>
      <w:r w:rsidRPr="002543D7">
        <w:rPr>
          <w:rFonts w:cs="Times New Roman"/>
          <w:color w:val="A6A6A6" w:themeColor="background1" w:themeShade="A6"/>
          <w:rtl/>
        </w:rPr>
        <w:t xml:space="preserve"> גָדול</w:t>
      </w:r>
      <w:r w:rsidR="00B03D71" w:rsidRPr="002543D7">
        <w:rPr>
          <w:rFonts w:cs="Times New Roman"/>
          <w:color w:val="A6A6A6" w:themeColor="background1" w:themeShade="A6"/>
          <w:rtl/>
        </w:rPr>
        <w:t>,</w:t>
      </w:r>
      <w:r w:rsidRPr="002543D7">
        <w:rPr>
          <w:rFonts w:cs="Times New Roman"/>
          <w:color w:val="A6A6A6" w:themeColor="background1" w:themeShade="A6"/>
          <w:rtl/>
        </w:rPr>
        <w:t xml:space="preserve"> גָדוּש</w:t>
      </w:r>
      <w:r w:rsidR="00B03D71" w:rsidRPr="002543D7">
        <w:rPr>
          <w:rFonts w:cs="Times New Roman"/>
          <w:color w:val="A6A6A6" w:themeColor="background1" w:themeShade="A6"/>
          <w:rtl/>
        </w:rPr>
        <w:t>,</w:t>
      </w:r>
      <w:r w:rsidRPr="002543D7">
        <w:rPr>
          <w:rFonts w:cs="Times New Roman"/>
          <w:color w:val="A6A6A6" w:themeColor="background1" w:themeShade="A6"/>
          <w:rtl/>
        </w:rPr>
        <w:t xml:space="preserve"> גוּשי</w:t>
      </w:r>
      <w:r w:rsidR="00B03D71" w:rsidRPr="002543D7">
        <w:rPr>
          <w:rFonts w:cs="Times New Roman"/>
          <w:color w:val="A6A6A6" w:themeColor="background1" w:themeShade="A6"/>
          <w:rtl/>
        </w:rPr>
        <w:t>,</w:t>
      </w:r>
      <w:r w:rsidRPr="002543D7">
        <w:rPr>
          <w:rFonts w:cs="Times New Roman"/>
          <w:color w:val="A6A6A6" w:themeColor="background1" w:themeShade="A6"/>
          <w:rtl/>
        </w:rPr>
        <w:t xml:space="preserve"> גַס</w:t>
      </w:r>
      <w:r w:rsidR="00B03D71" w:rsidRPr="002543D7">
        <w:rPr>
          <w:rFonts w:cs="Times New Roman"/>
          <w:color w:val="A6A6A6" w:themeColor="background1" w:themeShade="A6"/>
          <w:rtl/>
        </w:rPr>
        <w:t>,</w:t>
      </w:r>
      <w:r w:rsidRPr="002543D7">
        <w:rPr>
          <w:rFonts w:cs="Times New Roman"/>
          <w:color w:val="A6A6A6" w:themeColor="background1" w:themeShade="A6"/>
          <w:rtl/>
        </w:rPr>
        <w:t xml:space="preserve"> דוּבּי</w:t>
      </w:r>
      <w:r w:rsidR="00B03D71" w:rsidRPr="002543D7">
        <w:rPr>
          <w:rFonts w:cs="Times New Roman"/>
          <w:color w:val="A6A6A6" w:themeColor="background1" w:themeShade="A6"/>
          <w:rtl/>
        </w:rPr>
        <w:t>,</w:t>
      </w:r>
      <w:r w:rsidRPr="002543D7">
        <w:rPr>
          <w:rFonts w:cs="Times New Roman"/>
          <w:color w:val="A6A6A6" w:themeColor="background1" w:themeShade="A6"/>
          <w:rtl/>
        </w:rPr>
        <w:t xml:space="preserve"> טָעוּן</w:t>
      </w:r>
      <w:r w:rsidR="00B03D71" w:rsidRPr="002543D7">
        <w:rPr>
          <w:rFonts w:cs="Times New Roman"/>
          <w:color w:val="A6A6A6" w:themeColor="background1" w:themeShade="A6"/>
          <w:rtl/>
        </w:rPr>
        <w:t>,</w:t>
      </w:r>
      <w:r w:rsidRPr="002543D7">
        <w:rPr>
          <w:rFonts w:cs="Times New Roman"/>
          <w:color w:val="A6A6A6" w:themeColor="background1" w:themeShade="A6"/>
          <w:rtl/>
        </w:rPr>
        <w:t xml:space="preserve"> מגוּשָם</w:t>
      </w:r>
      <w:r w:rsidR="00B03D71" w:rsidRPr="002543D7">
        <w:rPr>
          <w:rFonts w:cs="Times New Roman"/>
          <w:color w:val="A6A6A6" w:themeColor="background1" w:themeShade="A6"/>
          <w:rtl/>
        </w:rPr>
        <w:t>,</w:t>
      </w:r>
      <w:r w:rsidRPr="002543D7">
        <w:rPr>
          <w:rFonts w:cs="Times New Roman"/>
          <w:color w:val="A6A6A6" w:themeColor="background1" w:themeShade="A6"/>
          <w:rtl/>
        </w:rPr>
        <w:t xml:space="preserve"> מוּצָק, מסוּרבָּל</w:t>
      </w:r>
      <w:r w:rsidR="006626D3" w:rsidRPr="002543D7">
        <w:rPr>
          <w:rFonts w:cs="Times New Roman" w:hint="cs"/>
          <w:color w:val="A6A6A6" w:themeColor="background1" w:themeShade="A6"/>
          <w:rtl/>
        </w:rPr>
        <w:t>,</w:t>
      </w:r>
      <w:r w:rsidRPr="002543D7">
        <w:rPr>
          <w:rFonts w:cs="Times New Roman"/>
          <w:color w:val="A6A6A6" w:themeColor="background1" w:themeShade="A6"/>
          <w:rtl/>
        </w:rPr>
        <w:t xml:space="preserve"> מָסיבי, מרוּבֶּה, נִכבָּד</w:t>
      </w:r>
      <w:r w:rsidR="006626D3" w:rsidRPr="002543D7">
        <w:rPr>
          <w:rFonts w:cs="Times New Roman"/>
          <w:color w:val="A6A6A6" w:themeColor="background1" w:themeShade="A6"/>
          <w:rtl/>
        </w:rPr>
        <w:t>,</w:t>
      </w:r>
      <w:r w:rsidRPr="002543D7">
        <w:rPr>
          <w:rFonts w:cs="Times New Roman"/>
          <w:color w:val="A6A6A6" w:themeColor="background1" w:themeShade="A6"/>
          <w:rtl/>
        </w:rPr>
        <w:t xml:space="preserve"> עָמוּס</w:t>
      </w:r>
      <w:r w:rsidR="006626D3" w:rsidRPr="002543D7">
        <w:rPr>
          <w:rFonts w:cs="Times New Roman"/>
          <w:color w:val="A6A6A6" w:themeColor="background1" w:themeShade="A6"/>
          <w:rtl/>
        </w:rPr>
        <w:t>,</w:t>
      </w:r>
      <w:r w:rsidRPr="002543D7">
        <w:rPr>
          <w:rFonts w:cs="Times New Roman"/>
          <w:color w:val="A6A6A6" w:themeColor="background1" w:themeShade="A6"/>
          <w:rtl/>
        </w:rPr>
        <w:t xml:space="preserve"> עָצוּם</w:t>
      </w:r>
      <w:r w:rsidR="006626D3" w:rsidRPr="002543D7">
        <w:rPr>
          <w:rFonts w:cs="Times New Roman"/>
          <w:color w:val="A6A6A6" w:themeColor="background1" w:themeShade="A6"/>
          <w:rtl/>
        </w:rPr>
        <w:t>,</w:t>
      </w:r>
      <w:r w:rsidRPr="002543D7">
        <w:rPr>
          <w:rFonts w:cs="Times New Roman"/>
          <w:color w:val="A6A6A6" w:themeColor="background1" w:themeShade="A6"/>
          <w:rtl/>
        </w:rPr>
        <w:t xml:space="preserve"> רַב</w:t>
      </w:r>
      <w:r w:rsidR="006626D3" w:rsidRPr="002543D7">
        <w:rPr>
          <w:rFonts w:cs="Times New Roman"/>
          <w:color w:val="A6A6A6" w:themeColor="background1" w:themeShade="A6"/>
          <w:rtl/>
        </w:rPr>
        <w:t>,</w:t>
      </w:r>
      <w:r w:rsidRPr="002543D7">
        <w:rPr>
          <w:rFonts w:cs="Times New Roman"/>
          <w:color w:val="A6A6A6" w:themeColor="background1" w:themeShade="A6"/>
          <w:rtl/>
        </w:rPr>
        <w:t xml:space="preserve"> רָחָב</w:t>
      </w:r>
      <w:r w:rsidR="006626D3" w:rsidRPr="002543D7">
        <w:rPr>
          <w:rFonts w:cs="Times New Roman"/>
          <w:color w:val="A6A6A6" w:themeColor="background1" w:themeShade="A6"/>
          <w:rtl/>
        </w:rPr>
        <w:t>,</w:t>
      </w:r>
      <w:r w:rsidRPr="002543D7">
        <w:rPr>
          <w:rFonts w:cs="Times New Roman"/>
          <w:color w:val="A6A6A6" w:themeColor="background1" w:themeShade="A6"/>
          <w:rtl/>
        </w:rPr>
        <w:t xml:space="preserve"> גָדול</w:t>
      </w:r>
      <w:r w:rsidR="006626D3" w:rsidRPr="002543D7">
        <w:rPr>
          <w:rFonts w:cs="Times New Roman"/>
          <w:color w:val="A6A6A6" w:themeColor="background1" w:themeShade="A6"/>
          <w:rtl/>
        </w:rPr>
        <w:t>,</w:t>
      </w:r>
      <w:r w:rsidRPr="002543D7">
        <w:rPr>
          <w:rFonts w:cs="Times New Roman"/>
          <w:color w:val="A6A6A6" w:themeColor="background1" w:themeShade="A6"/>
          <w:rtl/>
        </w:rPr>
        <w:t xml:space="preserve"> גַס</w:t>
      </w:r>
      <w:r w:rsidR="006626D3" w:rsidRPr="002543D7">
        <w:rPr>
          <w:rFonts w:cs="Times New Roman"/>
          <w:color w:val="A6A6A6" w:themeColor="background1" w:themeShade="A6"/>
          <w:rtl/>
        </w:rPr>
        <w:t>,</w:t>
      </w:r>
      <w:r w:rsidRPr="002543D7">
        <w:rPr>
          <w:rFonts w:cs="Times New Roman"/>
          <w:color w:val="A6A6A6" w:themeColor="background1" w:themeShade="A6"/>
          <w:rtl/>
        </w:rPr>
        <w:t xml:space="preserve"> מגוּשָם</w:t>
      </w:r>
      <w:r w:rsidR="006626D3" w:rsidRPr="002543D7">
        <w:rPr>
          <w:rFonts w:cs="Times New Roman"/>
          <w:color w:val="A6A6A6" w:themeColor="background1" w:themeShade="A6"/>
          <w:rtl/>
        </w:rPr>
        <w:t>,</w:t>
      </w:r>
      <w:r w:rsidRPr="002543D7">
        <w:rPr>
          <w:rFonts w:cs="Times New Roman"/>
          <w:color w:val="A6A6A6" w:themeColor="background1" w:themeShade="A6"/>
          <w:rtl/>
        </w:rPr>
        <w:t xml:space="preserve"> קָשֶה</w:t>
      </w:r>
      <w:r w:rsidR="006626D3" w:rsidRPr="002543D7">
        <w:rPr>
          <w:rFonts w:cs="Times New Roman"/>
          <w:color w:val="A6A6A6" w:themeColor="background1" w:themeShade="A6"/>
          <w:rtl/>
        </w:rPr>
        <w:t>,</w:t>
      </w:r>
      <w:r w:rsidRPr="002543D7">
        <w:rPr>
          <w:rFonts w:cs="Times New Roman"/>
          <w:color w:val="A6A6A6" w:themeColor="background1" w:themeShade="A6"/>
          <w:rtl/>
        </w:rPr>
        <w:t xml:space="preserve"> עָבֶה [שדה סמנטי: כּבֵדוּת] | ניגודים: זָריז, עָדין, קַל </w:t>
      </w:r>
    </w:p>
    <w:p w14:paraId="5CE1963C" w14:textId="4C383D06" w:rsidR="00C66FC7" w:rsidRPr="002543D7" w:rsidRDefault="00C66FC7" w:rsidP="00C66FC7">
      <w:pPr>
        <w:rPr>
          <w:rFonts w:cs="Times New Roman"/>
          <w:color w:val="A6A6A6" w:themeColor="background1" w:themeShade="A6"/>
          <w:rtl/>
        </w:rPr>
      </w:pPr>
      <w:r w:rsidRPr="002543D7">
        <w:rPr>
          <w:rFonts w:cs="Times New Roman" w:hint="cs"/>
          <w:color w:val="A6A6A6" w:themeColor="background1" w:themeShade="A6"/>
          <w:rtl/>
        </w:rPr>
        <w:t>2</w:t>
      </w:r>
      <w:r w:rsidRPr="002543D7">
        <w:rPr>
          <w:rFonts w:cs="Times New Roman"/>
          <w:color w:val="A6A6A6" w:themeColor="background1" w:themeShade="A6"/>
          <w:rtl/>
        </w:rPr>
        <w:t>. חָמוּר</w:t>
      </w:r>
      <w:r w:rsidR="006626D3" w:rsidRPr="002543D7">
        <w:rPr>
          <w:rFonts w:cs="Times New Roman"/>
          <w:color w:val="A6A6A6" w:themeColor="background1" w:themeShade="A6"/>
          <w:rtl/>
        </w:rPr>
        <w:t>,</w:t>
      </w:r>
      <w:r w:rsidRPr="002543D7">
        <w:rPr>
          <w:rFonts w:cs="Times New Roman"/>
          <w:color w:val="A6A6A6" w:themeColor="background1" w:themeShade="A6"/>
          <w:rtl/>
        </w:rPr>
        <w:t xml:space="preserve"> מַחמיר</w:t>
      </w:r>
      <w:r w:rsidR="006626D3" w:rsidRPr="002543D7">
        <w:rPr>
          <w:rFonts w:cs="Times New Roman"/>
          <w:color w:val="A6A6A6" w:themeColor="background1" w:themeShade="A6"/>
          <w:rtl/>
        </w:rPr>
        <w:t>,</w:t>
      </w:r>
      <w:r w:rsidRPr="002543D7">
        <w:rPr>
          <w:rFonts w:cs="Times New Roman"/>
          <w:color w:val="A6A6A6" w:themeColor="background1" w:themeShade="A6"/>
          <w:rtl/>
        </w:rPr>
        <w:t xml:space="preserve"> קָשֶה</w:t>
      </w:r>
      <w:r w:rsidR="006626D3" w:rsidRPr="002543D7">
        <w:rPr>
          <w:rFonts w:cs="Times New Roman"/>
          <w:color w:val="A6A6A6" w:themeColor="background1" w:themeShade="A6"/>
          <w:rtl/>
        </w:rPr>
        <w:t>,</w:t>
      </w:r>
      <w:r w:rsidRPr="002543D7">
        <w:rPr>
          <w:rFonts w:cs="Times New Roman"/>
          <w:color w:val="A6A6A6" w:themeColor="background1" w:themeShade="A6"/>
          <w:rtl/>
        </w:rPr>
        <w:t xml:space="preserve"> רציני | ניגודים: קַליל </w:t>
      </w:r>
    </w:p>
    <w:p w14:paraId="13485AFA" w14:textId="5BD99E2C" w:rsidR="00C66FC7" w:rsidRPr="002543D7" w:rsidRDefault="00C66FC7" w:rsidP="00C66FC7">
      <w:pPr>
        <w:rPr>
          <w:rFonts w:cs="Times New Roman"/>
          <w:color w:val="A6A6A6" w:themeColor="background1" w:themeShade="A6"/>
          <w:rtl/>
        </w:rPr>
      </w:pPr>
      <w:r w:rsidRPr="002543D7">
        <w:rPr>
          <w:rFonts w:cs="Times New Roman"/>
          <w:color w:val="A6A6A6" w:themeColor="background1" w:themeShade="A6"/>
          <w:rtl/>
        </w:rPr>
        <w:t>3. יָקָר</w:t>
      </w:r>
      <w:r w:rsidR="006626D3" w:rsidRPr="002543D7">
        <w:rPr>
          <w:rFonts w:cs="Times New Roman"/>
          <w:color w:val="A6A6A6" w:themeColor="background1" w:themeShade="A6"/>
          <w:rtl/>
        </w:rPr>
        <w:t>,</w:t>
      </w:r>
      <w:r w:rsidRPr="002543D7">
        <w:rPr>
          <w:rFonts w:cs="Times New Roman"/>
          <w:color w:val="A6A6A6" w:themeColor="background1" w:themeShade="A6"/>
          <w:rtl/>
        </w:rPr>
        <w:t xml:space="preserve"> עָשיר [שדה סמנטי: עושֶר] | ניגודים: עָני </w:t>
      </w:r>
    </w:p>
    <w:p w14:paraId="2244277E" w14:textId="37AECE3D" w:rsidR="00C66FC7" w:rsidRPr="002543D7" w:rsidRDefault="00C66FC7" w:rsidP="00C66FC7">
      <w:pPr>
        <w:rPr>
          <w:rFonts w:cs="Times New Roman"/>
          <w:color w:val="A6A6A6" w:themeColor="background1" w:themeShade="A6"/>
          <w:rtl/>
        </w:rPr>
      </w:pPr>
      <w:r w:rsidRPr="002543D7">
        <w:rPr>
          <w:rFonts w:cs="Times New Roman"/>
          <w:color w:val="A6A6A6" w:themeColor="background1" w:themeShade="A6"/>
          <w:rtl/>
        </w:rPr>
        <w:t>4. אַכזָרי</w:t>
      </w:r>
      <w:r w:rsidR="006626D3" w:rsidRPr="002543D7">
        <w:rPr>
          <w:rFonts w:cs="Times New Roman"/>
          <w:color w:val="A6A6A6" w:themeColor="background1" w:themeShade="A6"/>
          <w:rtl/>
        </w:rPr>
        <w:t>,</w:t>
      </w:r>
      <w:r w:rsidRPr="002543D7">
        <w:rPr>
          <w:rFonts w:cs="Times New Roman"/>
          <w:color w:val="A6A6A6" w:themeColor="background1" w:themeShade="A6"/>
          <w:rtl/>
        </w:rPr>
        <w:t xml:space="preserve"> לוחֵץ</w:t>
      </w:r>
      <w:r w:rsidR="006626D3" w:rsidRPr="002543D7">
        <w:rPr>
          <w:rFonts w:cs="Times New Roman"/>
          <w:color w:val="A6A6A6" w:themeColor="background1" w:themeShade="A6"/>
          <w:rtl/>
        </w:rPr>
        <w:t>,</w:t>
      </w:r>
      <w:r w:rsidRPr="002543D7">
        <w:rPr>
          <w:rFonts w:cs="Times New Roman"/>
          <w:color w:val="A6A6A6" w:themeColor="background1" w:themeShade="A6"/>
          <w:rtl/>
        </w:rPr>
        <w:t xml:space="preserve"> מִתאַכזֵר</w:t>
      </w:r>
      <w:r w:rsidR="006626D3" w:rsidRPr="002543D7">
        <w:rPr>
          <w:rFonts w:cs="Times New Roman"/>
          <w:color w:val="A6A6A6" w:themeColor="background1" w:themeShade="A6"/>
          <w:rtl/>
        </w:rPr>
        <w:t>,</w:t>
      </w:r>
      <w:r w:rsidRPr="002543D7">
        <w:rPr>
          <w:rFonts w:cs="Times New Roman"/>
          <w:color w:val="A6A6A6" w:themeColor="background1" w:themeShade="A6"/>
          <w:rtl/>
        </w:rPr>
        <w:t xml:space="preserve"> מִתגַבֵּר עַל</w:t>
      </w:r>
      <w:r w:rsidR="006626D3" w:rsidRPr="002543D7">
        <w:rPr>
          <w:rFonts w:cs="Times New Roman"/>
          <w:color w:val="A6A6A6" w:themeColor="background1" w:themeShade="A6"/>
          <w:rtl/>
        </w:rPr>
        <w:t>,</w:t>
      </w:r>
      <w:r w:rsidRPr="002543D7">
        <w:rPr>
          <w:rFonts w:cs="Times New Roman"/>
          <w:color w:val="A6A6A6" w:themeColor="background1" w:themeShade="A6"/>
          <w:rtl/>
        </w:rPr>
        <w:t xml:space="preserve"> עושֵק</w:t>
      </w:r>
      <w:r w:rsidR="006626D3" w:rsidRPr="002543D7">
        <w:rPr>
          <w:rFonts w:cs="Times New Roman"/>
          <w:color w:val="A6A6A6" w:themeColor="background1" w:themeShade="A6"/>
          <w:rtl/>
        </w:rPr>
        <w:t>,</w:t>
      </w:r>
      <w:r w:rsidRPr="002543D7">
        <w:rPr>
          <w:rFonts w:cs="Times New Roman"/>
          <w:color w:val="A6A6A6" w:themeColor="background1" w:themeShade="A6"/>
          <w:rtl/>
        </w:rPr>
        <w:t xml:space="preserve"> עַז</w:t>
      </w:r>
      <w:r w:rsidR="006626D3" w:rsidRPr="002543D7">
        <w:rPr>
          <w:rFonts w:cs="Times New Roman"/>
          <w:color w:val="A6A6A6" w:themeColor="background1" w:themeShade="A6"/>
          <w:rtl/>
        </w:rPr>
        <w:t>,</w:t>
      </w:r>
      <w:r w:rsidRPr="002543D7">
        <w:rPr>
          <w:rFonts w:cs="Times New Roman"/>
          <w:color w:val="A6A6A6" w:themeColor="background1" w:themeShade="A6"/>
          <w:rtl/>
        </w:rPr>
        <w:t xml:space="preserve"> עָריץ</w:t>
      </w:r>
      <w:r w:rsidR="006626D3" w:rsidRPr="002543D7">
        <w:rPr>
          <w:rFonts w:cs="Times New Roman"/>
          <w:color w:val="A6A6A6" w:themeColor="background1" w:themeShade="A6"/>
          <w:rtl/>
        </w:rPr>
        <w:t>,</w:t>
      </w:r>
      <w:r w:rsidRPr="002543D7">
        <w:rPr>
          <w:rFonts w:cs="Times New Roman"/>
          <w:color w:val="A6A6A6" w:themeColor="background1" w:themeShade="A6"/>
          <w:rtl/>
        </w:rPr>
        <w:t xml:space="preserve"> קָשֶה [שדה סמנטי: אַכזָרִיוּת] | ניגודים: אנושי </w:t>
      </w:r>
    </w:p>
    <w:p w14:paraId="027CD384" w14:textId="2F6146AC" w:rsidR="00C66FC7" w:rsidRPr="002543D7" w:rsidRDefault="00C66FC7" w:rsidP="00C66FC7">
      <w:pPr>
        <w:rPr>
          <w:rFonts w:cs="Times New Roman"/>
          <w:color w:val="A6A6A6" w:themeColor="background1" w:themeShade="A6"/>
          <w:rtl/>
        </w:rPr>
      </w:pPr>
      <w:r w:rsidRPr="002543D7">
        <w:rPr>
          <w:rFonts w:cs="Times New Roman"/>
          <w:color w:val="A6A6A6" w:themeColor="background1" w:themeShade="A6"/>
          <w:rtl/>
        </w:rPr>
        <w:t>5. מַלאֶה</w:t>
      </w:r>
      <w:r w:rsidR="006626D3" w:rsidRPr="002543D7">
        <w:rPr>
          <w:rFonts w:cs="Times New Roman"/>
          <w:color w:val="A6A6A6" w:themeColor="background1" w:themeShade="A6"/>
          <w:rtl/>
        </w:rPr>
        <w:t>,</w:t>
      </w:r>
      <w:r w:rsidRPr="002543D7">
        <w:rPr>
          <w:rFonts w:cs="Times New Roman"/>
          <w:color w:val="A6A6A6" w:themeColor="background1" w:themeShade="A6"/>
          <w:rtl/>
        </w:rPr>
        <w:t xml:space="preserve"> מֵעיק [שדה סמנטי: לַחַץ] | ניגודים: מֵקֵל</w:t>
      </w:r>
    </w:p>
    <w:p w14:paraId="7E0F4DAE" w14:textId="5C2CAE90" w:rsidR="00C66FC7" w:rsidRPr="002543D7" w:rsidRDefault="00C66FC7" w:rsidP="00250000">
      <w:pPr>
        <w:rPr>
          <w:rFonts w:cs="Times New Roman"/>
          <w:color w:val="A6A6A6" w:themeColor="background1" w:themeShade="A6"/>
        </w:rPr>
      </w:pPr>
      <w:r w:rsidRPr="002543D7">
        <w:rPr>
          <w:rFonts w:cs="Times New Roman" w:hint="cs"/>
          <w:color w:val="A6A6A6" w:themeColor="background1" w:themeShade="A6"/>
          <w:rtl/>
        </w:rPr>
        <w:t>זה צריך להישמע קסום וקצת מפחיד, קצת מרתיע וקצת מושך</w:t>
      </w:r>
    </w:p>
    <w:p w14:paraId="60FD2D89" w14:textId="1B80089C" w:rsidR="00C66FC7" w:rsidRPr="002543D7" w:rsidRDefault="00C66FC7" w:rsidP="00250000">
      <w:pPr>
        <w:rPr>
          <w:rFonts w:cs="Times New Roman"/>
          <w:color w:val="A6A6A6" w:themeColor="background1" w:themeShade="A6"/>
          <w:rtl/>
        </w:rPr>
      </w:pPr>
    </w:p>
    <w:p w14:paraId="19D71879" w14:textId="460A1F65" w:rsidR="00543C10" w:rsidRPr="002543D7" w:rsidRDefault="00543C10" w:rsidP="00250000">
      <w:pPr>
        <w:rPr>
          <w:rFonts w:cs="Times New Roman"/>
          <w:color w:val="A6A6A6" w:themeColor="background1" w:themeShade="A6"/>
          <w:rtl/>
        </w:rPr>
      </w:pPr>
      <w:r w:rsidRPr="002543D7">
        <w:rPr>
          <w:rFonts w:cs="Times New Roman" w:hint="cs"/>
          <w:color w:val="A6A6A6" w:themeColor="background1" w:themeShade="A6"/>
          <w:rtl/>
        </w:rPr>
        <w:t>שדות סמנטיים כבדות:</w:t>
      </w:r>
    </w:p>
    <w:p w14:paraId="6999D52D" w14:textId="77777777" w:rsidR="00543C10" w:rsidRPr="002543D7" w:rsidRDefault="00543C10" w:rsidP="00543C10">
      <w:pPr>
        <w:rPr>
          <w:rFonts w:cs="Times New Roman"/>
          <w:color w:val="A6A6A6" w:themeColor="background1" w:themeShade="A6"/>
          <w:rtl/>
        </w:rPr>
      </w:pPr>
      <w:r w:rsidRPr="002543D7">
        <w:rPr>
          <w:rFonts w:cs="Times New Roman"/>
          <w:color w:val="A6A6A6" w:themeColor="background1" w:themeShade="A6"/>
          <w:rtl/>
        </w:rPr>
        <w:t xml:space="preserve">אבן, אדמה כבדה, אֵסֶל, אתלטיקה כבדה, בכבדות, בניין כבד, גרביטציה, הטענה, הטרחה, הכבדה, הכתפה, העמסה, הרכבה, חמור, טורַח, טעינה, יהָב, כָּבֵד, כבד ב־, כבד ממנו הדבר, כבדות אוזן, כבדות אחריות, כבדות איברים, כבדות גוף, כבדות הליכה, כבדות לב, כבדות לשון, כבדות משקל, כבדות פה, כבדות ראש, כבדות שמיעה, כבדות תנועה, כבוד, כבודה, כובֶד, כיתוף, מבטא כבד, מוט, מטען, מים כבדים, מן הקל אל הכבד, מנוף, מניה כבדה, מסיביות, מעמסה, מַשָׂא, משקולת, משקל, משקל חצי כבד, משקל כבד, מתכות כבדות, נֵטֶל, נשיאה, נשק כבד, סֵבֶל, סבלות, סרבול, עבודה, עול, עומס, ראש כבד, רכב כבד, ריחיים, שקילה, תותח כבד, תעשייה כבדה </w:t>
      </w:r>
    </w:p>
    <w:p w14:paraId="0D6332A5" w14:textId="46885606" w:rsidR="00543C10" w:rsidRPr="002543D7" w:rsidRDefault="00543C10" w:rsidP="00543C10">
      <w:pPr>
        <w:rPr>
          <w:rFonts w:cs="Times New Roman"/>
          <w:color w:val="A6A6A6" w:themeColor="background1" w:themeShade="A6"/>
          <w:rtl/>
        </w:rPr>
      </w:pPr>
      <w:r w:rsidRPr="002543D7">
        <w:rPr>
          <w:rFonts w:cs="Times New Roman"/>
          <w:color w:val="A6A6A6" w:themeColor="background1" w:themeShade="A6"/>
          <w:rtl/>
        </w:rPr>
        <w:t>ראה גם: גמישות, מוצקות</w:t>
      </w:r>
    </w:p>
    <w:p w14:paraId="775901B0" w14:textId="2CA2B127" w:rsidR="00543C10" w:rsidRPr="002543D7" w:rsidRDefault="00543C10" w:rsidP="00543C10">
      <w:pPr>
        <w:rPr>
          <w:rFonts w:cs="Times New Roman"/>
          <w:color w:val="A6A6A6" w:themeColor="background1" w:themeShade="A6"/>
          <w:rtl/>
        </w:rPr>
      </w:pPr>
    </w:p>
    <w:p w14:paraId="7872F484" w14:textId="10483D45" w:rsidR="00543C10" w:rsidRPr="002543D7" w:rsidRDefault="00543C10" w:rsidP="00543C10">
      <w:pPr>
        <w:rPr>
          <w:rFonts w:cs="Times New Roman"/>
          <w:color w:val="A6A6A6" w:themeColor="background1" w:themeShade="A6"/>
          <w:rtl/>
        </w:rPr>
      </w:pPr>
      <w:r w:rsidRPr="002543D7">
        <w:rPr>
          <w:rFonts w:cs="Times New Roman" w:hint="cs"/>
          <w:color w:val="A6A6A6" w:themeColor="background1" w:themeShade="A6"/>
          <w:rtl/>
        </w:rPr>
        <w:t>שדות סמנטיים גמישות:</w:t>
      </w:r>
    </w:p>
    <w:p w14:paraId="3E633CE9" w14:textId="42F0FDE2" w:rsidR="00543C10" w:rsidRPr="002543D7" w:rsidRDefault="00543C10" w:rsidP="00543C10">
      <w:pPr>
        <w:rPr>
          <w:rFonts w:cs="Times New Roman"/>
          <w:color w:val="A6A6A6" w:themeColor="background1" w:themeShade="A6"/>
          <w:rtl/>
        </w:rPr>
      </w:pPr>
      <w:r w:rsidRPr="002543D7">
        <w:rPr>
          <w:rFonts w:cs="Times New Roman"/>
          <w:color w:val="A6A6A6" w:themeColor="background1" w:themeShade="A6"/>
          <w:rtl/>
        </w:rPr>
        <w:t>אופורטוניזם, אלסטי, אלסטיות, אסימילציה, אתלט, גומי, גומייה, גחינה, גמיש, דיפלומטיות, היקלטות, הסתגלות, הרגל, השתרשות, התאמה, התאקלמות, התבוללות, התכופפות, התמתחות, התערות, ויתור, ותרנות, חברה, חתוליות, טמיעה, יחסי אנוש, כושר הסתגלות, כפיפות, מסטיק, מסתגל, מתכופף, נימוס, נערת גומי, סתגלתן, עיגול, עקמימות, פלסטיות, פשרה, פשרנות, צמיג, צמיגות, קאוצ'וק, קונפורמיות, קנה, קפיץ, קפיצי, קפיציות, רכוּת, שוויון, שפיפה, תיאום</w:t>
      </w:r>
    </w:p>
    <w:p w14:paraId="32489D0C" w14:textId="26BD95F3" w:rsidR="00543C10" w:rsidRPr="002543D7" w:rsidRDefault="00543C10" w:rsidP="00543C10">
      <w:pPr>
        <w:rPr>
          <w:rFonts w:cs="Times New Roman"/>
          <w:color w:val="A6A6A6" w:themeColor="background1" w:themeShade="A6"/>
          <w:rtl/>
        </w:rPr>
      </w:pPr>
    </w:p>
    <w:p w14:paraId="522E54C8" w14:textId="40340BA3" w:rsidR="00543C10" w:rsidRPr="002543D7" w:rsidRDefault="00543C10" w:rsidP="00543C10">
      <w:pPr>
        <w:rPr>
          <w:rFonts w:cs="Times New Roman"/>
          <w:color w:val="A6A6A6" w:themeColor="background1" w:themeShade="A6"/>
          <w:rtl/>
        </w:rPr>
      </w:pPr>
      <w:r w:rsidRPr="002543D7">
        <w:rPr>
          <w:rFonts w:cs="Times New Roman" w:hint="cs"/>
          <w:color w:val="A6A6A6" w:themeColor="background1" w:themeShade="A6"/>
          <w:rtl/>
        </w:rPr>
        <w:lastRenderedPageBreak/>
        <w:t>שדות סמנטיים מוצקות:</w:t>
      </w:r>
    </w:p>
    <w:p w14:paraId="515800BD" w14:textId="77777777" w:rsidR="00543C10" w:rsidRPr="002543D7" w:rsidRDefault="00543C10" w:rsidP="00543C10">
      <w:pPr>
        <w:rPr>
          <w:rFonts w:cs="Times New Roman"/>
          <w:color w:val="A6A6A6" w:themeColor="background1" w:themeShade="A6"/>
          <w:rtl/>
        </w:rPr>
      </w:pPr>
      <w:r w:rsidRPr="002543D7">
        <w:rPr>
          <w:rFonts w:cs="Times New Roman"/>
          <w:color w:val="A6A6A6" w:themeColor="background1" w:themeShade="A6"/>
          <w:rtl/>
        </w:rPr>
        <w:t xml:space="preserve">אבן, אבנוּת, אבניוּת, אָבָץ, אָבָץ כלורי, אַבקַת הַלבָּנה, אוסמִיוּם, אטימות, אי־אפשרות, איבון, אי־גמישות, אייזן־בטון, אינדול, אינוזיטול, אָלוּמיניוּם, אָלומיניוּם אָצֵטָטי, אָלומיניוּם גופרָתי, אָלומיניוּם כלורי, אל־מתכת, אָמונִיוּם גופרָתי, אַספָלט, אַשלְגָן גופרי, בּדיל, בדם ויזע, בדרך הקשה, בזיעת אפיים, בטון, בית יציקה, בכאב, בכוח, במאמץ, במעלה ההר, בֶנזופֵנון, בעיה, בעייתי, בַּרזֵל, ברזל יצוק, גביש, גבישיות, גוּש, גושיות, גיבוש, גרניט, דוחַק, דילמה, דיפֵניל, דלק מוצק, דריכות, הידרכות, הסמרה, הסתבכות, הסתיידות, הסתמרות, הסתרגות, הצטרפות, הקשחה, הקשיה, התאבנות, התגבשות, התגרמות, התחשלות, התלבטות, התעצמות, התקשות, התקשחות, וָנילין, זָהָב, זמנים קשים, חוזק, חומרה, חוסר תקווה, חזק כצוּר, חזק מסלע, חישול, חסום כברזל, חסימה, טוּנגְסטֵן, טופז, טירוש, יהלום, יסוד כימי, יסוד כימי מתכתי, יציבות, יציקה, כאבים, כבדות, כובד, כוּר, כֶּסֶף, לבירינת, לבנה, להיות שקוע בבוץ, להיתקל בקשיים, להכביד, להעמיס, להקשות, להתקשות, לחיצה, לחץ, מאמץ, מבוך, מבוכה, מבחן המציאות, מַגנֵזִיום, מַגנֵזִיוּם פַּחמָתי, מוליך חום, מוּצָק, מוצק כגביש, מוצק קוונטי, מינרולוגיה, מינרל, מכרה, מכשלה, מַנגָן, מסובך, מסיביות, מערבולת, משא כבד, מתכות, מַתכות אַלקָלִיות, מַתֶכֶת, נגד הזרם, נוקשות, נחושֶת, ניקֵל, נַתרָן הידרידי, נַתרָן חַנקיתי, נַתרָן ציאָני, סביכות, סבך, סולם קשיוּת, סיבוך, סיגים, סידן, סימור, סכנה, סלע, סלעיות, סמיכות, ספיר, ספק, ספקוּת, עבודה סיזיפית, עבודה קשה, עבודת פרך, עופֶרֶת, עיבוי, עיכוב, עמיד, עמידות, עמילן, עמילנות, עִמלוּן, עניין, עקשן, עקשנות, עֶשֶת, פוּרָנֵאול, פלדה, פלואור, פּלָטינה, פֵרוצֵן, צור, צֶזיוּם, צירוף, צפיפות, קווארץ, קומפלקס, קונפליקט, קושי, קושיה, קלחת, קלציום, קפיאה, קרזול, קריסטל, "קריעת תחת", קרישה, קרן, קשה, קשה כאבן, קשה עורף, קשה תפיסה, קשה יום, קשיוּת, רובידיום, רוּתֶניוּם, רע, שׂבָכה, שיש, שלושה ממַדים, שן, שנהב, תנאים קשים, תסבוכת, תסביך, תעייה, תעשייה כבדה, תפתולת, תרכובת, תרכיב </w:t>
      </w:r>
    </w:p>
    <w:p w14:paraId="27AF4A1A" w14:textId="6DE862D2" w:rsidR="00543C10" w:rsidRPr="002543D7" w:rsidRDefault="00543C10" w:rsidP="00543C10">
      <w:pPr>
        <w:rPr>
          <w:rFonts w:cs="Times New Roman"/>
          <w:color w:val="A6A6A6" w:themeColor="background1" w:themeShade="A6"/>
          <w:rtl/>
        </w:rPr>
      </w:pPr>
      <w:r w:rsidRPr="002543D7">
        <w:rPr>
          <w:rFonts w:cs="Times New Roman"/>
          <w:color w:val="A6A6A6" w:themeColor="background1" w:themeShade="A6"/>
          <w:rtl/>
        </w:rPr>
        <w:t>ראה גם: אבן, יציבות, כבדות</w:t>
      </w:r>
    </w:p>
    <w:p w14:paraId="07240FF3" w14:textId="0D8481EC" w:rsidR="00543C10" w:rsidRPr="002543D7" w:rsidRDefault="00543C10" w:rsidP="00543C10">
      <w:pPr>
        <w:rPr>
          <w:rFonts w:cs="Times New Roman"/>
          <w:color w:val="A6A6A6" w:themeColor="background1" w:themeShade="A6"/>
          <w:rtl/>
        </w:rPr>
      </w:pPr>
    </w:p>
    <w:p w14:paraId="2F78E765" w14:textId="52AEDFF6" w:rsidR="00543C10" w:rsidRPr="002543D7" w:rsidRDefault="00543C10" w:rsidP="00543C10">
      <w:pPr>
        <w:rPr>
          <w:rFonts w:cs="Times New Roman"/>
          <w:color w:val="A6A6A6" w:themeColor="background1" w:themeShade="A6"/>
          <w:rtl/>
        </w:rPr>
      </w:pPr>
      <w:r w:rsidRPr="002543D7">
        <w:rPr>
          <w:rFonts w:cs="Times New Roman" w:hint="cs"/>
          <w:color w:val="A6A6A6" w:themeColor="background1" w:themeShade="A6"/>
          <w:rtl/>
        </w:rPr>
        <w:t>שדות סמנטיים יציבות:</w:t>
      </w:r>
    </w:p>
    <w:p w14:paraId="19D2C9F2" w14:textId="0E469068" w:rsidR="00543C10" w:rsidRPr="002543D7" w:rsidRDefault="00543C10" w:rsidP="00543C10">
      <w:pPr>
        <w:rPr>
          <w:rFonts w:cs="Times New Roman"/>
          <w:color w:val="A6A6A6" w:themeColor="background1" w:themeShade="A6"/>
          <w:rtl/>
        </w:rPr>
      </w:pPr>
      <w:r w:rsidRPr="002543D7">
        <w:rPr>
          <w:rFonts w:cs="Times New Roman"/>
          <w:color w:val="A6A6A6" w:themeColor="background1" w:themeShade="A6"/>
          <w:rtl/>
        </w:rPr>
        <w:t>אישוש, אמונה, ברזל, גבורה, גיבוש, העמדה, הקמה, השתמרות, התקיימות, זיון, חומה, חוסן, חזקה, חיזוק, חיסון, חלמישיות, חסינות, ייצוב, יציבות אלסטית, יציבות גרעין, יציבות דינמית, יציבות חומר, יציבות חיובית, יציבות כיוונית, יציבות מגנטית, יציבות מכנית, יציבות סטטיסטית, יציבות סטטית, יציבות צבע, יציבות רגשית, כוח, מבצר, מגדל, מוצקות, מעמד, סולידיות, סלע, עוצם, עמדה, עמידה, עמידות, עוצמה, קֶבַע, קושי, קיום, קיימות, שמירה, תמידות, תקומה</w:t>
      </w:r>
    </w:p>
    <w:p w14:paraId="327739F7" w14:textId="77777777" w:rsidR="00543C10" w:rsidRPr="002543D7" w:rsidRDefault="00543C10" w:rsidP="00543C10">
      <w:pPr>
        <w:rPr>
          <w:rFonts w:cs="Times New Roman"/>
          <w:color w:val="A6A6A6" w:themeColor="background1" w:themeShade="A6"/>
          <w:rtl/>
        </w:rPr>
      </w:pPr>
    </w:p>
    <w:p w14:paraId="15D1B177" w14:textId="347794FD" w:rsidR="00543C10" w:rsidRPr="002543D7" w:rsidRDefault="00543C10" w:rsidP="00250000">
      <w:pPr>
        <w:rPr>
          <w:rFonts w:cs="Times New Roman"/>
          <w:color w:val="A6A6A6" w:themeColor="background1" w:themeShade="A6"/>
          <w:rtl/>
        </w:rPr>
      </w:pPr>
      <w:r w:rsidRPr="002543D7">
        <w:rPr>
          <w:rFonts w:cs="Times New Roman" w:hint="cs"/>
          <w:color w:val="A6A6A6" w:themeColor="background1" w:themeShade="A6"/>
          <w:rtl/>
        </w:rPr>
        <w:t>שדות סמנטיים לחץ:</w:t>
      </w:r>
    </w:p>
    <w:p w14:paraId="30B39452" w14:textId="77777777" w:rsidR="00543C10" w:rsidRPr="002543D7" w:rsidRDefault="00543C10" w:rsidP="00543C10">
      <w:pPr>
        <w:rPr>
          <w:rFonts w:cs="Times New Roman"/>
          <w:color w:val="A6A6A6" w:themeColor="background1" w:themeShade="A6"/>
          <w:rtl/>
        </w:rPr>
      </w:pPr>
      <w:r w:rsidRPr="002543D7">
        <w:rPr>
          <w:rFonts w:cs="Times New Roman"/>
          <w:color w:val="A6A6A6" w:themeColor="background1" w:themeShade="A6"/>
          <w:rtl/>
        </w:rPr>
        <w:t xml:space="preserve">1. אונס, בטישה, בלחץ (ע), בלילה, בעיטה, גורליות,, גיבול, גלגול, דוושה, דחיסה, דחיקה, דיפרסיה, דַיִש, דישה, דריכה, דריסה, דשדוש, הבסה, הזדקקות, הידוק, הידרסות, הילחצות, הימעכות, הירמסות, הכפשה, הכרח, הליכה, הצטרכות, השפעה, התאפקות, חובה, חונק, חיוניות, יציבות, כבדות, כבישה, כוח, כופה, כיבוש, כפייה, לוחֵץ, לחיצה, לחם צר ומים לחץ, לחץ נפשי, לישה, מאלץ, מדרס, מחנק, מיעוך, מכריח, מעיכה, מעסה, מפסע, מצופף, מרמס, משקל, מתח, נזק, סמכות, עיסוי, צביטה, צפיפות, צריכה, קבוצת לחץ, קלקול, ריח, רכות, רמיסה, שֶטֶף, תביעה, תובע </w:t>
      </w:r>
    </w:p>
    <w:p w14:paraId="6A9B8114" w14:textId="744DCE60" w:rsidR="00543C10" w:rsidRPr="002543D7" w:rsidRDefault="00543C10" w:rsidP="00543C10">
      <w:pPr>
        <w:rPr>
          <w:rFonts w:cs="Times New Roman"/>
          <w:color w:val="A6A6A6" w:themeColor="background1" w:themeShade="A6"/>
          <w:rtl/>
        </w:rPr>
      </w:pPr>
      <w:r w:rsidRPr="002543D7">
        <w:rPr>
          <w:rFonts w:cs="Times New Roman"/>
          <w:color w:val="A6A6A6" w:themeColor="background1" w:themeShade="A6"/>
          <w:rtl/>
        </w:rPr>
        <w:t xml:space="preserve">2. אטמוספרה, בגד לחץ, וסת לחץ, חליפת לחץ, לחץ אדים, לחץ אוויר, לחץ אונקוטי, לחץ אוסמוטי, לחץ אטמוספרי, לחץ ברומטרי, לחץ דיאסטולי, לחץ דיפרנציאלי, לחץ דם, לחץ דמוגרפי, לחץ הידראולי, לחץ הידרוסטטי, לחץ חיובי, לחץ </w:t>
      </w:r>
      <w:r w:rsidRPr="002543D7">
        <w:rPr>
          <w:rFonts w:cs="Times New Roman"/>
          <w:color w:val="A6A6A6" w:themeColor="background1" w:themeShade="A6"/>
          <w:rtl/>
        </w:rPr>
        <w:lastRenderedPageBreak/>
        <w:t>חלקי, לחץ חסר, לחץ יתר, לחץ מוחלט, לחץ מנומטרי, לחץ נגדי, לחץ סיסטוף, לחץ סלקציה, לחץ קרינה, מד לחץ, מד לחץ אוויר, מד לחץ דם, מסנן לחץ, משאבת לחץ, סיר לחץ, פצעי לחץ, תא לחץ, תת־לחץ</w:t>
      </w:r>
    </w:p>
    <w:p w14:paraId="0EF0125C" w14:textId="77777777" w:rsidR="00543C10" w:rsidRPr="002543D7" w:rsidRDefault="00543C10" w:rsidP="00250000">
      <w:pPr>
        <w:rPr>
          <w:rFonts w:cs="Times New Roman"/>
          <w:color w:val="A6A6A6" w:themeColor="background1" w:themeShade="A6"/>
        </w:rPr>
      </w:pPr>
    </w:p>
    <w:p w14:paraId="2D15B9FD" w14:textId="1FF3A492" w:rsidR="005448F2" w:rsidRPr="002543D7" w:rsidRDefault="005448F2" w:rsidP="00250000">
      <w:pPr>
        <w:rPr>
          <w:rFonts w:cs="Times New Roman"/>
          <w:color w:val="A6A6A6" w:themeColor="background1" w:themeShade="A6"/>
          <w:rtl/>
        </w:rPr>
      </w:pPr>
      <w:r w:rsidRPr="002543D7">
        <w:rPr>
          <w:rFonts w:cs="Times New Roman"/>
          <w:color w:val="A6A6A6" w:themeColor="background1" w:themeShade="A6"/>
          <w:rtl/>
        </w:rPr>
        <w:t>]</w:t>
      </w:r>
    </w:p>
    <w:p w14:paraId="47DB65B0" w14:textId="4A1B59DB" w:rsidR="00341366" w:rsidRPr="00CD067C" w:rsidRDefault="00341366" w:rsidP="00250000">
      <w:pPr>
        <w:rPr>
          <w:rtl/>
        </w:rPr>
      </w:pPr>
      <w:r w:rsidRPr="00CD067C">
        <w:rPr>
          <w:rtl/>
        </w:rPr>
        <w:t>"אתה מעשן סיגריות אמיתיות?" ארקדי</w:t>
      </w:r>
      <w:r w:rsidR="00AA32DB">
        <w:rPr>
          <w:rFonts w:hint="cs"/>
          <w:rtl/>
        </w:rPr>
        <w:t xml:space="preserve"> שאל</w:t>
      </w:r>
      <w:bookmarkStart w:id="124" w:name="_Hlk505587926"/>
      <w:r w:rsidR="002E2F17">
        <w:rPr>
          <w:rFonts w:hint="cs"/>
          <w:rtl/>
        </w:rPr>
        <w:t xml:space="preserve"> לבסוף כשאלכס הבחין בעיניו הלטושות</w:t>
      </w:r>
      <w:bookmarkEnd w:id="124"/>
      <w:r w:rsidRPr="00CD067C">
        <w:rPr>
          <w:rtl/>
        </w:rPr>
        <w:t>.</w:t>
      </w:r>
    </w:p>
    <w:p w14:paraId="46D8E3A9" w14:textId="77777777" w:rsidR="00341366" w:rsidRPr="00CD067C" w:rsidRDefault="00341366" w:rsidP="00250000">
      <w:pPr>
        <w:rPr>
          <w:rtl/>
        </w:rPr>
      </w:pPr>
      <w:r w:rsidRPr="00CD067C">
        <w:rPr>
          <w:rtl/>
        </w:rPr>
        <w:t>"לפעמים."</w:t>
      </w:r>
    </w:p>
    <w:p w14:paraId="06B1ABFF" w14:textId="77777777" w:rsidR="00A06C1F" w:rsidRPr="002543D7" w:rsidRDefault="007C6C8C" w:rsidP="00250000">
      <w:pPr>
        <w:rPr>
          <w:color w:val="A6A6A6" w:themeColor="background1" w:themeShade="A6"/>
          <w:rtl/>
        </w:rPr>
      </w:pPr>
      <w:r w:rsidRPr="002543D7">
        <w:rPr>
          <w:rFonts w:hint="cs"/>
          <w:color w:val="A6A6A6" w:themeColor="background1" w:themeShade="A6"/>
          <w:rtl/>
        </w:rPr>
        <w:t>[</w:t>
      </w:r>
      <w:r w:rsidR="00003FD3" w:rsidRPr="002543D7">
        <w:rPr>
          <w:rFonts w:hint="eastAsia"/>
          <w:color w:val="A6A6A6" w:themeColor="background1" w:themeShade="A6"/>
          <w:rtl/>
        </w:rPr>
        <w:t>ארקדי</w:t>
      </w:r>
      <w:r w:rsidR="00003FD3" w:rsidRPr="002543D7">
        <w:rPr>
          <w:color w:val="A6A6A6" w:themeColor="background1" w:themeShade="A6"/>
          <w:rtl/>
        </w:rPr>
        <w:t xml:space="preserve"> הרגיש </w:t>
      </w:r>
      <w:r w:rsidR="00003FD3" w:rsidRPr="002543D7">
        <w:rPr>
          <w:rFonts w:hint="eastAsia"/>
          <w:color w:val="A6A6A6" w:themeColor="background1" w:themeShade="A6"/>
          <w:rtl/>
        </w:rPr>
        <w:t>בבירור</w:t>
      </w:r>
      <w:r w:rsidR="00003FD3" w:rsidRPr="002543D7">
        <w:rPr>
          <w:color w:val="A6A6A6" w:themeColor="background1" w:themeShade="A6"/>
          <w:rtl/>
        </w:rPr>
        <w:t xml:space="preserve"> </w:t>
      </w:r>
      <w:r w:rsidR="00003FD3" w:rsidRPr="002543D7">
        <w:rPr>
          <w:rFonts w:hint="eastAsia"/>
          <w:color w:val="A6A6A6" w:themeColor="background1" w:themeShade="A6"/>
          <w:rtl/>
        </w:rPr>
        <w:t>משהו</w:t>
      </w:r>
      <w:r w:rsidR="00003FD3" w:rsidRPr="002543D7">
        <w:rPr>
          <w:color w:val="A6A6A6" w:themeColor="background1" w:themeShade="A6"/>
          <w:rtl/>
        </w:rPr>
        <w:t xml:space="preserve"> </w:t>
      </w:r>
      <w:r w:rsidR="00003FD3" w:rsidRPr="002543D7">
        <w:rPr>
          <w:rFonts w:hint="eastAsia"/>
          <w:color w:val="A6A6A6" w:themeColor="background1" w:themeShade="A6"/>
          <w:rtl/>
        </w:rPr>
        <w:t>נשבר</w:t>
      </w:r>
      <w:r w:rsidR="00003FD3" w:rsidRPr="002543D7">
        <w:rPr>
          <w:color w:val="A6A6A6" w:themeColor="background1" w:themeShade="A6"/>
          <w:rtl/>
        </w:rPr>
        <w:t xml:space="preserve"> </w:t>
      </w:r>
      <w:r w:rsidR="00003FD3" w:rsidRPr="002543D7">
        <w:rPr>
          <w:rFonts w:hint="eastAsia"/>
          <w:color w:val="A6A6A6" w:themeColor="background1" w:themeShade="A6"/>
          <w:rtl/>
        </w:rPr>
        <w:t>בתוכו</w:t>
      </w:r>
      <w:r w:rsidR="00003FD3" w:rsidRPr="002543D7">
        <w:rPr>
          <w:color w:val="A6A6A6" w:themeColor="background1" w:themeShade="A6"/>
          <w:rtl/>
        </w:rPr>
        <w:t xml:space="preserve">. </w:t>
      </w:r>
      <w:r w:rsidR="00003FD3" w:rsidRPr="002543D7">
        <w:rPr>
          <w:rFonts w:hint="eastAsia"/>
          <w:color w:val="A6A6A6" w:themeColor="background1" w:themeShade="A6"/>
          <w:rtl/>
        </w:rPr>
        <w:t>אי</w:t>
      </w:r>
      <w:r w:rsidR="008C0BE6" w:rsidRPr="002543D7">
        <w:rPr>
          <w:rFonts w:hint="eastAsia"/>
          <w:color w:val="A6A6A6" w:themeColor="background1" w:themeShade="A6"/>
          <w:rtl/>
        </w:rPr>
        <w:t>זו</w:t>
      </w:r>
      <w:r w:rsidR="008C0BE6" w:rsidRPr="002543D7">
        <w:rPr>
          <w:color w:val="A6A6A6" w:themeColor="background1" w:themeShade="A6"/>
          <w:rtl/>
        </w:rPr>
        <w:t xml:space="preserve"> </w:t>
      </w:r>
      <w:r w:rsidR="008C0BE6" w:rsidRPr="002543D7">
        <w:rPr>
          <w:rFonts w:hint="eastAsia"/>
          <w:color w:val="A6A6A6" w:themeColor="background1" w:themeShade="A6"/>
          <w:rtl/>
        </w:rPr>
        <w:t>מעשה</w:t>
      </w:r>
      <w:r w:rsidR="008C0BE6" w:rsidRPr="002543D7">
        <w:rPr>
          <w:color w:val="A6A6A6" w:themeColor="background1" w:themeShade="A6"/>
          <w:rtl/>
        </w:rPr>
        <w:t xml:space="preserve"> של </w:t>
      </w:r>
      <w:r w:rsidR="008C0BE6" w:rsidRPr="002543D7">
        <w:rPr>
          <w:rFonts w:hint="eastAsia"/>
          <w:color w:val="A6A6A6" w:themeColor="background1" w:themeShade="A6"/>
          <w:rtl/>
        </w:rPr>
        <w:t>חוסר</w:t>
      </w:r>
      <w:r w:rsidR="008C0BE6" w:rsidRPr="002543D7">
        <w:rPr>
          <w:color w:val="A6A6A6" w:themeColor="background1" w:themeShade="A6"/>
          <w:rtl/>
        </w:rPr>
        <w:t xml:space="preserve"> </w:t>
      </w:r>
      <w:r w:rsidR="008C0BE6" w:rsidRPr="002543D7">
        <w:rPr>
          <w:rFonts w:hint="eastAsia"/>
          <w:color w:val="A6A6A6" w:themeColor="background1" w:themeShade="A6"/>
          <w:rtl/>
        </w:rPr>
        <w:t>אחריות</w:t>
      </w:r>
      <w:r w:rsidR="008C0BE6" w:rsidRPr="002543D7">
        <w:rPr>
          <w:color w:val="A6A6A6" w:themeColor="background1" w:themeShade="A6"/>
          <w:rtl/>
        </w:rPr>
        <w:t xml:space="preserve"> </w:t>
      </w:r>
      <w:r w:rsidR="008C0BE6" w:rsidRPr="002543D7">
        <w:rPr>
          <w:rFonts w:hint="eastAsia"/>
          <w:color w:val="A6A6A6" w:themeColor="background1" w:themeShade="A6"/>
          <w:rtl/>
        </w:rPr>
        <w:t>משוועת</w:t>
      </w:r>
      <w:r w:rsidR="00003FD3" w:rsidRPr="002543D7">
        <w:rPr>
          <w:color w:val="A6A6A6" w:themeColor="background1" w:themeShade="A6"/>
          <w:rtl/>
        </w:rPr>
        <w:t xml:space="preserve"> היה מסוגל לע</w:t>
      </w:r>
      <w:r w:rsidR="008C0BE6" w:rsidRPr="002543D7">
        <w:rPr>
          <w:rFonts w:hint="eastAsia"/>
          <w:color w:val="A6A6A6" w:themeColor="background1" w:themeShade="A6"/>
          <w:rtl/>
        </w:rPr>
        <w:t>ולל</w:t>
      </w:r>
      <w:r w:rsidR="00003FD3" w:rsidRPr="002543D7">
        <w:rPr>
          <w:color w:val="A6A6A6" w:themeColor="background1" w:themeShade="A6"/>
          <w:rtl/>
        </w:rPr>
        <w:t xml:space="preserve"> </w:t>
      </w:r>
      <w:r w:rsidR="00003FD3" w:rsidRPr="002543D7">
        <w:rPr>
          <w:rFonts w:hint="eastAsia"/>
          <w:color w:val="A6A6A6" w:themeColor="background1" w:themeShade="A6"/>
          <w:rtl/>
        </w:rPr>
        <w:t>ל</w:t>
      </w:r>
      <w:r w:rsidR="008C0BE6" w:rsidRPr="002543D7">
        <w:rPr>
          <w:rFonts w:hint="eastAsia"/>
          <w:color w:val="A6A6A6" w:themeColor="background1" w:themeShade="A6"/>
          <w:rtl/>
        </w:rPr>
        <w:t>גופו</w:t>
      </w:r>
      <w:r w:rsidR="00003FD3" w:rsidRPr="002543D7">
        <w:rPr>
          <w:color w:val="A6A6A6" w:themeColor="background1" w:themeShade="A6"/>
          <w:rtl/>
        </w:rPr>
        <w:t xml:space="preserve">, </w:t>
      </w:r>
      <w:r w:rsidR="00003FD3" w:rsidRPr="002543D7">
        <w:rPr>
          <w:rFonts w:hint="eastAsia"/>
          <w:color w:val="A6A6A6" w:themeColor="background1" w:themeShade="A6"/>
          <w:rtl/>
        </w:rPr>
        <w:t>להשלי</w:t>
      </w:r>
      <w:r w:rsidR="008C0BE6" w:rsidRPr="002543D7">
        <w:rPr>
          <w:rFonts w:hint="eastAsia"/>
          <w:color w:val="A6A6A6" w:themeColor="background1" w:themeShade="A6"/>
          <w:rtl/>
        </w:rPr>
        <w:t>כ</w:t>
      </w:r>
      <w:r w:rsidR="00003FD3" w:rsidRPr="002543D7">
        <w:rPr>
          <w:rFonts w:hint="eastAsia"/>
          <w:color w:val="A6A6A6" w:themeColor="background1" w:themeShade="A6"/>
          <w:rtl/>
        </w:rPr>
        <w:t>ו</w:t>
      </w:r>
      <w:r w:rsidR="00003FD3" w:rsidRPr="002543D7">
        <w:rPr>
          <w:color w:val="A6A6A6" w:themeColor="background1" w:themeShade="A6"/>
          <w:rtl/>
        </w:rPr>
        <w:t xml:space="preserve"> </w:t>
      </w:r>
      <w:r w:rsidR="00003FD3" w:rsidRPr="002543D7">
        <w:rPr>
          <w:rFonts w:hint="eastAsia"/>
          <w:color w:val="A6A6A6" w:themeColor="background1" w:themeShade="A6"/>
          <w:rtl/>
        </w:rPr>
        <w:t>לארבע</w:t>
      </w:r>
      <w:r w:rsidR="00003FD3" w:rsidRPr="002543D7">
        <w:rPr>
          <w:color w:val="A6A6A6" w:themeColor="background1" w:themeShade="A6"/>
          <w:rtl/>
        </w:rPr>
        <w:t xml:space="preserve"> </w:t>
      </w:r>
      <w:r w:rsidR="00003FD3" w:rsidRPr="002543D7">
        <w:rPr>
          <w:rFonts w:hint="eastAsia"/>
          <w:color w:val="A6A6A6" w:themeColor="background1" w:themeShade="A6"/>
          <w:rtl/>
        </w:rPr>
        <w:t>רוחות</w:t>
      </w:r>
      <w:r w:rsidR="00003FD3" w:rsidRPr="002543D7">
        <w:rPr>
          <w:color w:val="A6A6A6" w:themeColor="background1" w:themeShade="A6"/>
          <w:rtl/>
        </w:rPr>
        <w:t xml:space="preserve"> </w:t>
      </w:r>
      <w:r w:rsidR="00003FD3" w:rsidRPr="002543D7">
        <w:rPr>
          <w:rFonts w:hint="eastAsia"/>
          <w:color w:val="A6A6A6" w:themeColor="background1" w:themeShade="A6"/>
          <w:rtl/>
        </w:rPr>
        <w:t>שמיים</w:t>
      </w:r>
      <w:r w:rsidR="00003FD3" w:rsidRPr="002543D7">
        <w:rPr>
          <w:color w:val="A6A6A6" w:themeColor="background1" w:themeShade="A6"/>
          <w:rtl/>
        </w:rPr>
        <w:t xml:space="preserve">? </w:t>
      </w:r>
      <w:r w:rsidR="00003FD3" w:rsidRPr="002543D7">
        <w:rPr>
          <w:rFonts w:hint="eastAsia"/>
          <w:color w:val="A6A6A6" w:themeColor="background1" w:themeShade="A6"/>
          <w:rtl/>
        </w:rPr>
        <w:t>הכיס</w:t>
      </w:r>
      <w:r w:rsidR="00003FD3" w:rsidRPr="002543D7">
        <w:rPr>
          <w:color w:val="A6A6A6" w:themeColor="background1" w:themeShade="A6"/>
          <w:rtl/>
        </w:rPr>
        <w:t xml:space="preserve"> </w:t>
      </w:r>
      <w:r w:rsidR="00003FD3" w:rsidRPr="002543D7">
        <w:rPr>
          <w:rFonts w:hint="eastAsia"/>
          <w:color w:val="A6A6A6" w:themeColor="background1" w:themeShade="A6"/>
          <w:rtl/>
        </w:rPr>
        <w:t>הקטן</w:t>
      </w:r>
      <w:r w:rsidR="00003FD3" w:rsidRPr="002543D7">
        <w:rPr>
          <w:color w:val="A6A6A6" w:themeColor="background1" w:themeShade="A6"/>
          <w:rtl/>
        </w:rPr>
        <w:t xml:space="preserve"> </w:t>
      </w:r>
      <w:r w:rsidR="00003FD3" w:rsidRPr="002543D7">
        <w:rPr>
          <w:rFonts w:hint="eastAsia"/>
          <w:color w:val="A6A6A6" w:themeColor="background1" w:themeShade="A6"/>
          <w:rtl/>
        </w:rPr>
        <w:t>הזה</w:t>
      </w:r>
      <w:r w:rsidR="00003FD3" w:rsidRPr="002543D7">
        <w:rPr>
          <w:color w:val="A6A6A6" w:themeColor="background1" w:themeShade="A6"/>
          <w:rtl/>
        </w:rPr>
        <w:t xml:space="preserve"> </w:t>
      </w:r>
      <w:r w:rsidR="00003FD3" w:rsidRPr="002543D7">
        <w:rPr>
          <w:rFonts w:hint="eastAsia"/>
          <w:color w:val="A6A6A6" w:themeColor="background1" w:themeShade="A6"/>
          <w:rtl/>
        </w:rPr>
        <w:t>שלו</w:t>
      </w:r>
      <w:r w:rsidR="00003FD3" w:rsidRPr="002543D7">
        <w:rPr>
          <w:color w:val="A6A6A6" w:themeColor="background1" w:themeShade="A6"/>
          <w:rtl/>
        </w:rPr>
        <w:t xml:space="preserve">, </w:t>
      </w:r>
      <w:r w:rsidR="00003FD3" w:rsidRPr="002543D7">
        <w:rPr>
          <w:rFonts w:hint="eastAsia"/>
          <w:color w:val="A6A6A6" w:themeColor="background1" w:themeShade="A6"/>
          <w:rtl/>
        </w:rPr>
        <w:t>אלכס</w:t>
      </w:r>
      <w:r w:rsidR="00003FD3" w:rsidRPr="002543D7">
        <w:rPr>
          <w:color w:val="A6A6A6" w:themeColor="background1" w:themeShade="A6"/>
          <w:rtl/>
        </w:rPr>
        <w:t xml:space="preserve"> </w:t>
      </w:r>
      <w:r w:rsidR="00003FD3" w:rsidRPr="002543D7">
        <w:rPr>
          <w:rFonts w:hint="eastAsia"/>
          <w:color w:val="A6A6A6" w:themeColor="background1" w:themeShade="A6"/>
          <w:rtl/>
        </w:rPr>
        <w:t>הטמין</w:t>
      </w:r>
      <w:r w:rsidR="008C0BE6" w:rsidRPr="002543D7">
        <w:rPr>
          <w:color w:val="A6A6A6" w:themeColor="background1" w:themeShade="A6"/>
          <w:rtl/>
        </w:rPr>
        <w:t xml:space="preserve"> </w:t>
      </w:r>
      <w:r w:rsidR="008C0BE6" w:rsidRPr="002543D7">
        <w:rPr>
          <w:rFonts w:hint="eastAsia"/>
          <w:color w:val="A6A6A6" w:themeColor="background1" w:themeShade="A6"/>
          <w:rtl/>
        </w:rPr>
        <w:t>בו</w:t>
      </w:r>
      <w:r w:rsidR="00003FD3" w:rsidRPr="002543D7">
        <w:rPr>
          <w:color w:val="A6A6A6" w:themeColor="background1" w:themeShade="A6"/>
          <w:rtl/>
        </w:rPr>
        <w:t xml:space="preserve"> יותר ממה שארקדי יהיה </w:t>
      </w:r>
      <w:r w:rsidR="00003FD3" w:rsidRPr="002543D7">
        <w:rPr>
          <w:rFonts w:hint="eastAsia"/>
          <w:color w:val="A6A6A6" w:themeColor="background1" w:themeShade="A6"/>
          <w:rtl/>
        </w:rPr>
        <w:t>אי</w:t>
      </w:r>
      <w:r w:rsidR="00003FD3" w:rsidRPr="002543D7">
        <w:rPr>
          <w:color w:val="A6A6A6" w:themeColor="background1" w:themeShade="A6"/>
          <w:rtl/>
        </w:rPr>
        <w:t xml:space="preserve"> פעם </w:t>
      </w:r>
      <w:r w:rsidR="00003FD3" w:rsidRPr="002543D7">
        <w:rPr>
          <w:rFonts w:hint="eastAsia"/>
          <w:color w:val="A6A6A6" w:themeColor="background1" w:themeShade="A6"/>
          <w:rtl/>
        </w:rPr>
        <w:t>מסוגל</w:t>
      </w:r>
      <w:r w:rsidR="00003FD3" w:rsidRPr="002543D7">
        <w:rPr>
          <w:color w:val="A6A6A6" w:themeColor="background1" w:themeShade="A6"/>
          <w:rtl/>
        </w:rPr>
        <w:t xml:space="preserve"> </w:t>
      </w:r>
      <w:r w:rsidR="00003FD3" w:rsidRPr="002543D7">
        <w:rPr>
          <w:rFonts w:hint="eastAsia"/>
          <w:color w:val="A6A6A6" w:themeColor="background1" w:themeShade="A6"/>
          <w:rtl/>
        </w:rPr>
        <w:t>להכיל</w:t>
      </w:r>
      <w:r w:rsidR="00003FD3" w:rsidRPr="002543D7">
        <w:rPr>
          <w:color w:val="A6A6A6" w:themeColor="background1" w:themeShade="A6"/>
          <w:rtl/>
        </w:rPr>
        <w:t>.</w:t>
      </w:r>
      <w:r w:rsidR="00003FD3" w:rsidRPr="002543D7">
        <w:rPr>
          <w:rFonts w:hint="cs"/>
          <w:color w:val="A6A6A6" w:themeColor="background1" w:themeShade="A6"/>
          <w:rtl/>
        </w:rPr>
        <w:t xml:space="preserve"> </w:t>
      </w:r>
      <w:r w:rsidRPr="002543D7">
        <w:rPr>
          <w:rFonts w:hint="cs"/>
          <w:color w:val="A6A6A6" w:themeColor="background1" w:themeShade="A6"/>
          <w:rtl/>
        </w:rPr>
        <w:t>]</w:t>
      </w:r>
    </w:p>
    <w:p w14:paraId="09A29241" w14:textId="54BD1182" w:rsidR="00341366" w:rsidRPr="00CD067C" w:rsidRDefault="00341366" w:rsidP="00250000">
      <w:pPr>
        <w:rPr>
          <w:rtl/>
        </w:rPr>
      </w:pPr>
      <w:r w:rsidRPr="00CD067C">
        <w:rPr>
          <w:rtl/>
        </w:rPr>
        <w:t>"לא פלא שאתה כזה נמוך.</w:t>
      </w:r>
      <w:r w:rsidR="00A06C1F" w:rsidRPr="00A06C1F">
        <w:rPr>
          <w:rFonts w:cs="Times New Roman"/>
          <w:rtl/>
        </w:rPr>
        <w:t>"</w:t>
      </w:r>
      <w:r w:rsidR="00A06C1F">
        <w:rPr>
          <w:rFonts w:cs="Times New Roman" w:hint="cs"/>
          <w:rtl/>
        </w:rPr>
        <w:t xml:space="preserve"> </w:t>
      </w:r>
      <w:r w:rsidR="00A06C1F" w:rsidRPr="00A06C1F">
        <w:rPr>
          <w:rFonts w:cs="Times New Roman"/>
          <w:rtl/>
        </w:rPr>
        <w:t>הוא חש חובה לומר זאת, אף שקיווה שאלכס י</w:t>
      </w:r>
      <w:r w:rsidR="00BA7F5D">
        <w:rPr>
          <w:rFonts w:cs="Times New Roman" w:hint="cs"/>
          <w:rtl/>
        </w:rPr>
        <w:t>י</w:t>
      </w:r>
      <w:r w:rsidR="00A06C1F" w:rsidRPr="00A06C1F">
        <w:rPr>
          <w:rFonts w:cs="Times New Roman"/>
          <w:rtl/>
        </w:rPr>
        <w:t>שאר בג</w:t>
      </w:r>
      <w:r w:rsidR="00BA7F5D">
        <w:rPr>
          <w:rFonts w:cs="Times New Roman" w:hint="cs"/>
          <w:rtl/>
        </w:rPr>
        <w:t>ו</w:t>
      </w:r>
      <w:r w:rsidR="00A06C1F" w:rsidRPr="00A06C1F">
        <w:rPr>
          <w:rFonts w:cs="Times New Roman"/>
          <w:rtl/>
        </w:rPr>
        <w:t>דלו זה לעד.</w:t>
      </w:r>
      <w:r w:rsidRPr="00CD067C">
        <w:rPr>
          <w:rtl/>
        </w:rPr>
        <w:t xml:space="preserve"> </w:t>
      </w:r>
      <w:r w:rsidR="00A06C1F">
        <w:rPr>
          <w:rFonts w:hint="cs"/>
          <w:rtl/>
        </w:rPr>
        <w:t>"</w:t>
      </w:r>
      <w:r w:rsidRPr="00CD067C">
        <w:rPr>
          <w:rtl/>
        </w:rPr>
        <w:t>אף פעם לא תצמח אם תמשיך לעשן."</w:t>
      </w:r>
    </w:p>
    <w:p w14:paraId="3CD18282" w14:textId="601DC9F5" w:rsidR="00341366" w:rsidRPr="00CD067C" w:rsidRDefault="00341366" w:rsidP="00FB5F21">
      <w:pPr>
        <w:rPr>
          <w:rtl/>
        </w:rPr>
      </w:pPr>
      <w:r w:rsidRPr="00CD067C">
        <w:rPr>
          <w:rtl/>
        </w:rPr>
        <w:t xml:space="preserve">"אז מה." אלכס עקר ממקום מושבו אל </w:t>
      </w:r>
      <w:r w:rsidR="00212A1F">
        <w:rPr>
          <w:rFonts w:hint="cs"/>
          <w:rtl/>
        </w:rPr>
        <w:t xml:space="preserve">מרגלות </w:t>
      </w:r>
      <w:r w:rsidRPr="00CD067C">
        <w:rPr>
          <w:rtl/>
        </w:rPr>
        <w:t>סלע כורכר סמוך.</w:t>
      </w:r>
    </w:p>
    <w:p w14:paraId="4C888639" w14:textId="77777777" w:rsidR="00341366" w:rsidRDefault="00341366" w:rsidP="00250000">
      <w:pPr>
        <w:rPr>
          <w:rtl/>
        </w:rPr>
      </w:pPr>
      <w:r w:rsidRPr="00CD067C">
        <w:rPr>
          <w:rtl/>
        </w:rPr>
        <w:t>הדס באה לשבת לידו. "גם לי נמאס מזה," היא אמרה. "איזה שטויות. נכון?"</w:t>
      </w:r>
    </w:p>
    <w:p w14:paraId="1298C50B" w14:textId="535FEF12" w:rsidR="00FB7A87" w:rsidRDefault="00FB7A87" w:rsidP="00FB7A87">
      <w:pPr>
        <w:rPr>
          <w:rtl/>
        </w:rPr>
      </w:pPr>
      <w:r>
        <w:rPr>
          <w:rFonts w:hint="cs"/>
          <w:rtl/>
        </w:rPr>
        <w:t xml:space="preserve">"לא מזיז לי," הוא אמר. זה היה משפט </w:t>
      </w:r>
      <w:r w:rsidR="003C6A85">
        <w:rPr>
          <w:rFonts w:hint="cs"/>
          <w:rtl/>
        </w:rPr>
        <w:t>חמוד</w:t>
      </w:r>
      <w:r>
        <w:rPr>
          <w:rFonts w:hint="cs"/>
          <w:rtl/>
        </w:rPr>
        <w:t xml:space="preserve"> </w:t>
      </w:r>
      <w:r>
        <w:rPr>
          <w:rtl/>
        </w:rPr>
        <w:t>–</w:t>
      </w:r>
      <w:r>
        <w:rPr>
          <w:rFonts w:hint="cs"/>
          <w:rtl/>
        </w:rPr>
        <w:t xml:space="preserve"> לאמזיזלי. חה! לאמזיזלי, לאמזיזלי, הוא לחש לעצמו, והמילים איבדו ממשמעותן, נותרו רק הצלילים.</w:t>
      </w:r>
    </w:p>
    <w:p w14:paraId="0AA0EAA7" w14:textId="3B2EA41F" w:rsidR="00FB7A87" w:rsidRDefault="00FB7A87" w:rsidP="00FB7A87">
      <w:pPr>
        <w:rPr>
          <w:rtl/>
        </w:rPr>
      </w:pPr>
      <w:r w:rsidRPr="00094A9E">
        <w:rPr>
          <w:rtl/>
        </w:rPr>
        <w:t xml:space="preserve">"את </w:t>
      </w:r>
      <w:r w:rsidRPr="00094A9E">
        <w:rPr>
          <w:rFonts w:hint="eastAsia"/>
          <w:rtl/>
        </w:rPr>
        <w:t>כל</w:t>
      </w:r>
      <w:r w:rsidRPr="00094A9E">
        <w:rPr>
          <w:rtl/>
        </w:rPr>
        <w:t xml:space="preserve"> </w:t>
      </w:r>
      <w:r w:rsidRPr="00094A9E">
        <w:rPr>
          <w:rFonts w:hint="eastAsia"/>
          <w:rtl/>
        </w:rPr>
        <w:t>המחשבות</w:t>
      </w:r>
      <w:r w:rsidRPr="00094A9E">
        <w:rPr>
          <w:rtl/>
        </w:rPr>
        <w:t xml:space="preserve"> </w:t>
      </w:r>
      <w:r w:rsidRPr="00094A9E">
        <w:rPr>
          <w:rFonts w:hint="eastAsia"/>
          <w:rtl/>
        </w:rPr>
        <w:t>שלך</w:t>
      </w:r>
      <w:r w:rsidRPr="00094A9E">
        <w:rPr>
          <w:rtl/>
        </w:rPr>
        <w:t xml:space="preserve"> </w:t>
      </w:r>
      <w:r w:rsidRPr="00094A9E">
        <w:rPr>
          <w:rFonts w:hint="eastAsia"/>
          <w:rtl/>
        </w:rPr>
        <w:t>אתה</w:t>
      </w:r>
      <w:r w:rsidRPr="00094A9E">
        <w:rPr>
          <w:rtl/>
        </w:rPr>
        <w:t xml:space="preserve"> </w:t>
      </w:r>
      <w:r w:rsidRPr="00094A9E">
        <w:rPr>
          <w:rFonts w:hint="eastAsia"/>
          <w:rtl/>
        </w:rPr>
        <w:t>חושב</w:t>
      </w:r>
      <w:r w:rsidRPr="00094A9E">
        <w:rPr>
          <w:rtl/>
        </w:rPr>
        <w:t xml:space="preserve"> </w:t>
      </w:r>
      <w:r w:rsidRPr="00094A9E">
        <w:rPr>
          <w:rFonts w:hint="eastAsia"/>
          <w:rtl/>
        </w:rPr>
        <w:t>במילים</w:t>
      </w:r>
      <w:r w:rsidRPr="00094A9E">
        <w:rPr>
          <w:rtl/>
        </w:rPr>
        <w:t xml:space="preserve"> </w:t>
      </w:r>
      <w:r w:rsidRPr="00094A9E">
        <w:rPr>
          <w:rFonts w:hint="eastAsia"/>
          <w:rtl/>
        </w:rPr>
        <w:t>זרות</w:t>
      </w:r>
      <w:r w:rsidR="00FB5F21" w:rsidRPr="00094A9E">
        <w:rPr>
          <w:rtl/>
        </w:rPr>
        <w:t xml:space="preserve">," </w:t>
      </w:r>
      <w:r w:rsidR="001055D4" w:rsidRPr="00094A9E">
        <w:rPr>
          <w:rtl/>
        </w:rPr>
        <w:t>הדס</w:t>
      </w:r>
      <w:r w:rsidR="001055D4" w:rsidRPr="00094A9E">
        <w:rPr>
          <w:rFonts w:hint="eastAsia"/>
          <w:rtl/>
        </w:rPr>
        <w:t xml:space="preserve"> </w:t>
      </w:r>
      <w:r w:rsidR="00FB5F21" w:rsidRPr="00094A9E">
        <w:rPr>
          <w:rFonts w:hint="eastAsia"/>
          <w:rtl/>
        </w:rPr>
        <w:t>אמרה</w:t>
      </w:r>
      <w:r w:rsidRPr="00094A9E">
        <w:rPr>
          <w:rtl/>
        </w:rPr>
        <w:t xml:space="preserve">. </w:t>
      </w:r>
      <w:r w:rsidR="00FB5F21" w:rsidRPr="00094A9E">
        <w:rPr>
          <w:rtl/>
        </w:rPr>
        <w:t>"</w:t>
      </w:r>
      <w:r w:rsidRPr="00094A9E">
        <w:rPr>
          <w:rFonts w:hint="eastAsia"/>
          <w:rtl/>
        </w:rPr>
        <w:t>איך</w:t>
      </w:r>
      <w:r w:rsidRPr="00094A9E">
        <w:rPr>
          <w:rtl/>
        </w:rPr>
        <w:t xml:space="preserve"> ייתכן שכ</w:t>
      </w:r>
      <w:r w:rsidR="00C7361E">
        <w:rPr>
          <w:rFonts w:hint="cs"/>
          <w:rtl/>
        </w:rPr>
        <w:t>ו</w:t>
      </w:r>
      <w:r w:rsidRPr="00094A9E">
        <w:rPr>
          <w:rtl/>
        </w:rPr>
        <w:t>ל</w:t>
      </w:r>
      <w:r w:rsidR="00C7361E">
        <w:rPr>
          <w:rFonts w:hint="cs"/>
          <w:rtl/>
        </w:rPr>
        <w:t>נו</w:t>
      </w:r>
      <w:r w:rsidRPr="00094A9E">
        <w:rPr>
          <w:rtl/>
        </w:rPr>
        <w:t xml:space="preserve"> </w:t>
      </w:r>
      <w:r w:rsidR="003D6ACE" w:rsidRPr="00094A9E">
        <w:rPr>
          <w:rFonts w:hint="eastAsia"/>
          <w:rtl/>
        </w:rPr>
        <w:t>רקמה</w:t>
      </w:r>
      <w:r w:rsidR="003D6ACE" w:rsidRPr="00094A9E">
        <w:rPr>
          <w:rtl/>
        </w:rPr>
        <w:t xml:space="preserve"> </w:t>
      </w:r>
      <w:r w:rsidR="003D6ACE" w:rsidRPr="00094A9E">
        <w:rPr>
          <w:rFonts w:hint="eastAsia"/>
          <w:rtl/>
        </w:rPr>
        <w:t>אנושית</w:t>
      </w:r>
      <w:r w:rsidR="003D6ACE" w:rsidRPr="00094A9E">
        <w:rPr>
          <w:rtl/>
        </w:rPr>
        <w:t xml:space="preserve"> </w:t>
      </w:r>
      <w:r w:rsidR="003D6ACE" w:rsidRPr="00094A9E">
        <w:rPr>
          <w:rFonts w:hint="eastAsia"/>
          <w:rtl/>
        </w:rPr>
        <w:t>אחת</w:t>
      </w:r>
      <w:r w:rsidRPr="00094A9E">
        <w:rPr>
          <w:rtl/>
        </w:rPr>
        <w:t xml:space="preserve">, </w:t>
      </w:r>
      <w:r w:rsidRPr="00094A9E">
        <w:rPr>
          <w:rFonts w:hint="eastAsia"/>
          <w:rtl/>
        </w:rPr>
        <w:t>כשיש</w:t>
      </w:r>
      <w:r w:rsidRPr="00094A9E">
        <w:rPr>
          <w:rtl/>
        </w:rPr>
        <w:t xml:space="preserve"> </w:t>
      </w:r>
      <w:r w:rsidR="007C6C8C">
        <w:rPr>
          <w:rFonts w:hint="cs"/>
          <w:rtl/>
        </w:rPr>
        <w:t>מי שחושב</w:t>
      </w:r>
      <w:r w:rsidRPr="00094A9E">
        <w:rPr>
          <w:rtl/>
        </w:rPr>
        <w:t xml:space="preserve"> </w:t>
      </w:r>
      <w:r w:rsidRPr="00094A9E">
        <w:rPr>
          <w:rFonts w:hint="eastAsia"/>
          <w:rtl/>
        </w:rPr>
        <w:t>במילים</w:t>
      </w:r>
      <w:r w:rsidRPr="00094A9E">
        <w:rPr>
          <w:rtl/>
        </w:rPr>
        <w:t xml:space="preserve"> </w:t>
      </w:r>
      <w:r w:rsidRPr="00094A9E">
        <w:rPr>
          <w:rFonts w:hint="eastAsia"/>
          <w:rtl/>
        </w:rPr>
        <w:t>זרות</w:t>
      </w:r>
      <w:r w:rsidR="007C6C8C">
        <w:rPr>
          <w:rFonts w:hint="cs"/>
          <w:rtl/>
        </w:rPr>
        <w:t>?</w:t>
      </w:r>
      <w:r w:rsidRPr="00094A9E">
        <w:rPr>
          <w:rtl/>
        </w:rPr>
        <w:t>"</w:t>
      </w:r>
      <w:bookmarkStart w:id="125" w:name="_Hlk503009420"/>
    </w:p>
    <w:p w14:paraId="2F8D5875" w14:textId="79DB27DC" w:rsidR="00171C5A" w:rsidRDefault="00171C5A" w:rsidP="00171C5A">
      <w:pPr>
        <w:rPr>
          <w:rFonts w:cs="Times New Roman"/>
          <w:rtl/>
        </w:rPr>
      </w:pPr>
      <w:r>
        <w:rPr>
          <w:rFonts w:cs="Times New Roman"/>
          <w:rtl/>
        </w:rPr>
        <w:t>אלכס הכיר את השיר שציטטה מהופעות המקהלה של בית</w:t>
      </w:r>
      <w:r w:rsidR="00BA7F5D">
        <w:rPr>
          <w:rFonts w:cs="Times New Roman" w:hint="cs"/>
          <w:rtl/>
        </w:rPr>
        <w:t>-</w:t>
      </w:r>
      <w:r>
        <w:rPr>
          <w:rFonts w:cs="Times New Roman"/>
          <w:rtl/>
        </w:rPr>
        <w:t>ספרו הקודם, וניסה להסביר לה על ה-</w:t>
      </w:r>
      <w:r>
        <w:t>Sympatheia</w:t>
      </w:r>
      <w:r>
        <w:rPr>
          <w:rFonts w:cs="Times New Roman"/>
          <w:rtl/>
        </w:rPr>
        <w:t xml:space="preserve"> משיעורי לטינית.</w:t>
      </w:r>
    </w:p>
    <w:p w14:paraId="6DEEF12D" w14:textId="60F84E52" w:rsidR="00B0472F" w:rsidRPr="00094A9E" w:rsidRDefault="00B0472F" w:rsidP="00171C5A">
      <w:pPr>
        <w:rPr>
          <w:rtl/>
        </w:rPr>
      </w:pPr>
      <w:r w:rsidRPr="00094A9E">
        <w:rPr>
          <w:rtl/>
        </w:rPr>
        <w:t xml:space="preserve">"מי אמר לך שכל בני האדם אותו דבר?" ארקדי </w:t>
      </w:r>
      <w:r w:rsidR="00782347" w:rsidRPr="00094A9E">
        <w:rPr>
          <w:rFonts w:hint="eastAsia"/>
          <w:rtl/>
        </w:rPr>
        <w:t>נהם</w:t>
      </w:r>
      <w:r w:rsidR="0097286D" w:rsidRPr="0097286D">
        <w:rPr>
          <w:rFonts w:cs="Times New Roman"/>
          <w:rtl/>
        </w:rPr>
        <w:t xml:space="preserve"> לעברם </w:t>
      </w:r>
      <w:r w:rsidR="00A076BE" w:rsidRPr="00094A9E">
        <w:rPr>
          <w:rtl/>
        </w:rPr>
        <w:t>[אבל יותר נזעם]</w:t>
      </w:r>
      <w:r w:rsidRPr="00094A9E">
        <w:rPr>
          <w:rtl/>
        </w:rPr>
        <w:t>.</w:t>
      </w:r>
      <w:r w:rsidR="00A076BE" w:rsidRPr="00094A9E">
        <w:rPr>
          <w:rtl/>
        </w:rPr>
        <w:t xml:space="preserve"> </w:t>
      </w:r>
      <w:r w:rsidR="007172D7" w:rsidRPr="00094A9E">
        <w:rPr>
          <w:rFonts w:hint="eastAsia"/>
          <w:rtl/>
        </w:rPr>
        <w:t>בשל</w:t>
      </w:r>
      <w:r w:rsidR="007172D7" w:rsidRPr="00094A9E">
        <w:rPr>
          <w:rtl/>
        </w:rPr>
        <w:t xml:space="preserve"> </w:t>
      </w:r>
      <w:r w:rsidR="007172D7" w:rsidRPr="00094A9E">
        <w:rPr>
          <w:rFonts w:hint="eastAsia"/>
          <w:rtl/>
        </w:rPr>
        <w:t>היותו</w:t>
      </w:r>
      <w:r w:rsidR="007172D7" w:rsidRPr="00094A9E">
        <w:rPr>
          <w:rtl/>
        </w:rPr>
        <w:t xml:space="preserve"> </w:t>
      </w:r>
      <w:r w:rsidR="007172D7" w:rsidRPr="00094A9E">
        <w:rPr>
          <w:rFonts w:hint="eastAsia"/>
          <w:rtl/>
        </w:rPr>
        <w:t>מבוגר</w:t>
      </w:r>
      <w:r w:rsidR="007172D7" w:rsidRPr="00094A9E">
        <w:rPr>
          <w:rtl/>
        </w:rPr>
        <w:t xml:space="preserve"> </w:t>
      </w:r>
      <w:r w:rsidR="007172D7" w:rsidRPr="00094A9E">
        <w:rPr>
          <w:rFonts w:hint="eastAsia"/>
          <w:rtl/>
        </w:rPr>
        <w:t>בשנה</w:t>
      </w:r>
      <w:r w:rsidR="007172D7" w:rsidRPr="00094A9E">
        <w:rPr>
          <w:rtl/>
        </w:rPr>
        <w:t xml:space="preserve"> </w:t>
      </w:r>
      <w:r w:rsidR="007172D7" w:rsidRPr="00094A9E">
        <w:rPr>
          <w:rFonts w:hint="eastAsia"/>
          <w:rtl/>
        </w:rPr>
        <w:t>מכל</w:t>
      </w:r>
      <w:r w:rsidR="007172D7" w:rsidRPr="00094A9E">
        <w:rPr>
          <w:rtl/>
        </w:rPr>
        <w:t xml:space="preserve"> </w:t>
      </w:r>
      <w:r w:rsidR="007172D7" w:rsidRPr="00094A9E">
        <w:rPr>
          <w:rFonts w:hint="eastAsia"/>
          <w:rtl/>
        </w:rPr>
        <w:t>בני</w:t>
      </w:r>
      <w:r w:rsidR="007172D7" w:rsidRPr="00094A9E">
        <w:rPr>
          <w:rtl/>
        </w:rPr>
        <w:t xml:space="preserve"> </w:t>
      </w:r>
      <w:r w:rsidR="007172D7" w:rsidRPr="00094A9E">
        <w:rPr>
          <w:rFonts w:hint="eastAsia"/>
          <w:rtl/>
        </w:rPr>
        <w:t>כיתתו</w:t>
      </w:r>
      <w:r w:rsidR="007172D7" w:rsidRPr="00094A9E">
        <w:rPr>
          <w:rtl/>
        </w:rPr>
        <w:t xml:space="preserve">, </w:t>
      </w:r>
      <w:r w:rsidR="007172D7" w:rsidRPr="00094A9E">
        <w:rPr>
          <w:rFonts w:hint="eastAsia"/>
          <w:rtl/>
        </w:rPr>
        <w:t>הו</w:t>
      </w:r>
      <w:r w:rsidR="008C0BE6" w:rsidRPr="00094A9E">
        <w:rPr>
          <w:rFonts w:hint="eastAsia"/>
          <w:rtl/>
        </w:rPr>
        <w:t>א</w:t>
      </w:r>
      <w:r w:rsidR="008C0BE6" w:rsidRPr="00094A9E">
        <w:rPr>
          <w:rtl/>
        </w:rPr>
        <w:t xml:space="preserve"> </w:t>
      </w:r>
      <w:r w:rsidR="008C0BE6" w:rsidRPr="00094A9E">
        <w:rPr>
          <w:rFonts w:hint="eastAsia"/>
          <w:rtl/>
        </w:rPr>
        <w:t>נדרש</w:t>
      </w:r>
      <w:r w:rsidR="007172D7" w:rsidRPr="00094A9E">
        <w:rPr>
          <w:rtl/>
        </w:rPr>
        <w:t xml:space="preserve"> להצטרף ל</w:t>
      </w:r>
      <w:r w:rsidR="003D6ACE" w:rsidRPr="00094A9E">
        <w:rPr>
          <w:rFonts w:hint="eastAsia"/>
          <w:rtl/>
        </w:rPr>
        <w:t>שיעורי</w:t>
      </w:r>
      <w:r w:rsidR="003D6ACE" w:rsidRPr="00094A9E">
        <w:rPr>
          <w:rtl/>
        </w:rPr>
        <w:t xml:space="preserve"> </w:t>
      </w:r>
      <w:r w:rsidR="003D6ACE" w:rsidRPr="00094A9E">
        <w:rPr>
          <w:rFonts w:hint="eastAsia"/>
          <w:rtl/>
        </w:rPr>
        <w:t>קירוב</w:t>
      </w:r>
      <w:r w:rsidR="003D6ACE" w:rsidRPr="00094A9E">
        <w:rPr>
          <w:rtl/>
        </w:rPr>
        <w:t xml:space="preserve"> </w:t>
      </w:r>
      <w:r w:rsidR="003D6ACE" w:rsidRPr="00094A9E">
        <w:rPr>
          <w:rFonts w:hint="eastAsia"/>
          <w:rtl/>
        </w:rPr>
        <w:t>לבבות</w:t>
      </w:r>
      <w:r w:rsidR="003D6ACE" w:rsidRPr="00094A9E">
        <w:rPr>
          <w:rtl/>
        </w:rPr>
        <w:t xml:space="preserve"> </w:t>
      </w:r>
      <w:r w:rsidR="003D6ACE" w:rsidRPr="00094A9E">
        <w:rPr>
          <w:rFonts w:hint="eastAsia"/>
          <w:rtl/>
        </w:rPr>
        <w:t>במסגרת</w:t>
      </w:r>
      <w:r w:rsidR="003D6ACE" w:rsidRPr="00094A9E">
        <w:rPr>
          <w:rtl/>
        </w:rPr>
        <w:t xml:space="preserve"> </w:t>
      </w:r>
      <w:r w:rsidR="003D6ACE" w:rsidRPr="00094A9E">
        <w:rPr>
          <w:rFonts w:hint="eastAsia"/>
          <w:rtl/>
        </w:rPr>
        <w:t>שנת</w:t>
      </w:r>
      <w:r w:rsidR="003D6ACE" w:rsidRPr="00094A9E">
        <w:rPr>
          <w:rtl/>
        </w:rPr>
        <w:t xml:space="preserve"> </w:t>
      </w:r>
      <w:r w:rsidR="003D6ACE" w:rsidRPr="00094A9E">
        <w:rPr>
          <w:rFonts w:hint="eastAsia"/>
          <w:rtl/>
        </w:rPr>
        <w:t>בר</w:t>
      </w:r>
      <w:r w:rsidR="00BA7F5D">
        <w:rPr>
          <w:rFonts w:hint="cs"/>
          <w:rtl/>
        </w:rPr>
        <w:t xml:space="preserve"> </w:t>
      </w:r>
      <w:r w:rsidR="003D6ACE" w:rsidRPr="00094A9E">
        <w:rPr>
          <w:rtl/>
        </w:rPr>
        <w:t>מצווה</w:t>
      </w:r>
      <w:r w:rsidR="003D5388" w:rsidRPr="00094A9E">
        <w:rPr>
          <w:rtl/>
        </w:rPr>
        <w:t xml:space="preserve"> עם</w:t>
      </w:r>
      <w:r w:rsidR="007172D7" w:rsidRPr="00094A9E">
        <w:rPr>
          <w:rtl/>
        </w:rPr>
        <w:t xml:space="preserve"> כיתות ז'</w:t>
      </w:r>
      <w:r w:rsidR="003D6ACE" w:rsidRPr="00094A9E">
        <w:rPr>
          <w:rtl/>
        </w:rPr>
        <w:t xml:space="preserve">, אבל </w:t>
      </w:r>
      <w:r w:rsidR="003D5388" w:rsidRPr="00094A9E">
        <w:rPr>
          <w:rFonts w:hint="eastAsia"/>
          <w:rtl/>
        </w:rPr>
        <w:t>חמק</w:t>
      </w:r>
      <w:r w:rsidR="003D5388" w:rsidRPr="00094A9E">
        <w:rPr>
          <w:rtl/>
        </w:rPr>
        <w:t xml:space="preserve"> </w:t>
      </w:r>
      <w:r w:rsidR="003D5388" w:rsidRPr="00094A9E">
        <w:rPr>
          <w:rFonts w:hint="eastAsia"/>
          <w:rtl/>
        </w:rPr>
        <w:t>מהשיעורים</w:t>
      </w:r>
      <w:r w:rsidR="003D6ACE" w:rsidRPr="00094A9E">
        <w:rPr>
          <w:rtl/>
        </w:rPr>
        <w:t xml:space="preserve"> וגם את עבודת השורשים סירב להכין. אולי </w:t>
      </w:r>
      <w:r w:rsidR="00782347" w:rsidRPr="00094A9E">
        <w:rPr>
          <w:rFonts w:hint="eastAsia"/>
          <w:rtl/>
        </w:rPr>
        <w:t>ילדים</w:t>
      </w:r>
      <w:r w:rsidR="00782347" w:rsidRPr="00094A9E">
        <w:rPr>
          <w:rtl/>
        </w:rPr>
        <w:t xml:space="preserve"> </w:t>
      </w:r>
      <w:r w:rsidR="00782347" w:rsidRPr="00094A9E">
        <w:rPr>
          <w:rFonts w:hint="eastAsia"/>
          <w:rtl/>
        </w:rPr>
        <w:t>ש</w:t>
      </w:r>
      <w:r w:rsidR="00483BB1">
        <w:rPr>
          <w:rFonts w:hint="eastAsia"/>
          <w:rtl/>
        </w:rPr>
        <w:t>הכול</w:t>
      </w:r>
      <w:r w:rsidR="00782347" w:rsidRPr="00094A9E">
        <w:rPr>
          <w:rtl/>
        </w:rPr>
        <w:t xml:space="preserve"> </w:t>
      </w:r>
      <w:r w:rsidR="00782347" w:rsidRPr="00094A9E">
        <w:rPr>
          <w:rFonts w:hint="eastAsia"/>
          <w:rtl/>
        </w:rPr>
        <w:t>אצל</w:t>
      </w:r>
      <w:r w:rsidR="003D6ACE" w:rsidRPr="00094A9E">
        <w:rPr>
          <w:rFonts w:hint="eastAsia"/>
          <w:rtl/>
        </w:rPr>
        <w:t>ם</w:t>
      </w:r>
      <w:r w:rsidR="003D6ACE" w:rsidRPr="00094A9E">
        <w:rPr>
          <w:rtl/>
        </w:rPr>
        <w:t xml:space="preserve"> טוב ומסודר יכולים להאמין שכולנו </w:t>
      </w:r>
      <w:bookmarkStart w:id="126" w:name="_Hlk505587999"/>
      <w:r w:rsidR="00B77C1D" w:rsidRPr="00094A9E">
        <w:rPr>
          <w:rFonts w:hint="eastAsia"/>
          <w:rtl/>
        </w:rPr>
        <w:t>ביחד</w:t>
      </w:r>
      <w:r w:rsidR="00B77C1D" w:rsidRPr="00094A9E">
        <w:rPr>
          <w:rtl/>
        </w:rPr>
        <w:t xml:space="preserve">, </w:t>
      </w:r>
      <w:r w:rsidR="00B77C1D" w:rsidRPr="00094A9E">
        <w:rPr>
          <w:rFonts w:hint="eastAsia"/>
          <w:rtl/>
        </w:rPr>
        <w:t>שלבבות</w:t>
      </w:r>
      <w:r w:rsidR="00B77C1D" w:rsidRPr="00094A9E">
        <w:rPr>
          <w:rtl/>
        </w:rPr>
        <w:t xml:space="preserve"> </w:t>
      </w:r>
      <w:r w:rsidR="00B77C1D" w:rsidRPr="00094A9E">
        <w:rPr>
          <w:rFonts w:hint="eastAsia"/>
          <w:rtl/>
        </w:rPr>
        <w:t>זה</w:t>
      </w:r>
      <w:r w:rsidR="00B77C1D" w:rsidRPr="00094A9E">
        <w:rPr>
          <w:rtl/>
        </w:rPr>
        <w:t xml:space="preserve"> </w:t>
      </w:r>
      <w:r w:rsidR="00B77C1D" w:rsidRPr="00094A9E">
        <w:rPr>
          <w:rFonts w:hint="eastAsia"/>
          <w:rtl/>
        </w:rPr>
        <w:t>דבר</w:t>
      </w:r>
      <w:r w:rsidR="00B77C1D" w:rsidRPr="00094A9E">
        <w:rPr>
          <w:rtl/>
        </w:rPr>
        <w:t xml:space="preserve"> </w:t>
      </w:r>
      <w:r w:rsidR="00B77C1D" w:rsidRPr="00094A9E">
        <w:rPr>
          <w:rFonts w:hint="eastAsia"/>
          <w:rtl/>
        </w:rPr>
        <w:t>שניתן</w:t>
      </w:r>
      <w:r w:rsidR="00B77C1D" w:rsidRPr="00094A9E">
        <w:rPr>
          <w:rtl/>
        </w:rPr>
        <w:t xml:space="preserve"> </w:t>
      </w:r>
      <w:r w:rsidR="00B77C1D" w:rsidRPr="00094A9E">
        <w:rPr>
          <w:rFonts w:hint="eastAsia"/>
          <w:rtl/>
        </w:rPr>
        <w:t>לקרב</w:t>
      </w:r>
      <w:r w:rsidR="00B77C1D" w:rsidRPr="00094A9E">
        <w:rPr>
          <w:rtl/>
        </w:rPr>
        <w:t xml:space="preserve"> </w:t>
      </w:r>
      <w:r w:rsidR="00B77C1D" w:rsidRPr="00094A9E">
        <w:rPr>
          <w:rFonts w:hint="eastAsia"/>
          <w:rtl/>
        </w:rPr>
        <w:t>או</w:t>
      </w:r>
      <w:r w:rsidR="00B77C1D" w:rsidRPr="00094A9E">
        <w:rPr>
          <w:rtl/>
        </w:rPr>
        <w:t xml:space="preserve"> </w:t>
      </w:r>
      <w:r w:rsidR="00B77C1D" w:rsidRPr="00094A9E">
        <w:rPr>
          <w:rFonts w:hint="eastAsia"/>
          <w:rtl/>
        </w:rPr>
        <w:t>אפילו</w:t>
      </w:r>
      <w:r w:rsidR="00B77C1D" w:rsidRPr="00094A9E">
        <w:rPr>
          <w:rtl/>
        </w:rPr>
        <w:t xml:space="preserve"> </w:t>
      </w:r>
      <w:r w:rsidR="00B77C1D" w:rsidRPr="00094A9E">
        <w:rPr>
          <w:rFonts w:hint="eastAsia"/>
          <w:rtl/>
        </w:rPr>
        <w:t>רצוי</w:t>
      </w:r>
      <w:r w:rsidR="00B77C1D" w:rsidRPr="00094A9E">
        <w:rPr>
          <w:rtl/>
        </w:rPr>
        <w:t>,</w:t>
      </w:r>
      <w:bookmarkEnd w:id="126"/>
      <w:r w:rsidR="003D6ACE" w:rsidRPr="00094A9E">
        <w:rPr>
          <w:rtl/>
        </w:rPr>
        <w:t xml:space="preserve"> אבל הוא ידע את האמת.</w:t>
      </w:r>
    </w:p>
    <w:p w14:paraId="4FC9D52D" w14:textId="6CF9CD4A" w:rsidR="00782347" w:rsidRDefault="00782347" w:rsidP="00FB7A87">
      <w:pPr>
        <w:rPr>
          <w:rtl/>
        </w:rPr>
      </w:pPr>
      <w:r w:rsidRPr="00094A9E">
        <w:rPr>
          <w:rFonts w:hint="eastAsia"/>
          <w:rtl/>
        </w:rPr>
        <w:t>הדס</w:t>
      </w:r>
      <w:r w:rsidRPr="00094A9E">
        <w:rPr>
          <w:rtl/>
        </w:rPr>
        <w:t xml:space="preserve"> </w:t>
      </w:r>
      <w:r w:rsidRPr="00094A9E">
        <w:rPr>
          <w:rFonts w:hint="eastAsia"/>
          <w:rtl/>
        </w:rPr>
        <w:t>הצביעה</w:t>
      </w:r>
      <w:r w:rsidRPr="00094A9E">
        <w:rPr>
          <w:rtl/>
        </w:rPr>
        <w:t xml:space="preserve"> </w:t>
      </w:r>
      <w:r w:rsidRPr="00094A9E">
        <w:rPr>
          <w:rFonts w:hint="eastAsia"/>
          <w:rtl/>
        </w:rPr>
        <w:t>על</w:t>
      </w:r>
      <w:r w:rsidRPr="00094A9E">
        <w:rPr>
          <w:rtl/>
        </w:rPr>
        <w:t xml:space="preserve"> </w:t>
      </w:r>
      <w:r w:rsidRPr="00094A9E">
        <w:rPr>
          <w:rFonts w:hint="eastAsia"/>
          <w:rtl/>
        </w:rPr>
        <w:t>תלולית</w:t>
      </w:r>
      <w:r w:rsidRPr="00094A9E">
        <w:rPr>
          <w:rtl/>
        </w:rPr>
        <w:t xml:space="preserve"> </w:t>
      </w:r>
      <w:r w:rsidRPr="00094A9E">
        <w:rPr>
          <w:rFonts w:hint="eastAsia"/>
          <w:rtl/>
        </w:rPr>
        <w:t>חול</w:t>
      </w:r>
      <w:r w:rsidRPr="00094A9E">
        <w:rPr>
          <w:rtl/>
        </w:rPr>
        <w:t xml:space="preserve"> </w:t>
      </w:r>
      <w:r w:rsidRPr="00094A9E">
        <w:rPr>
          <w:rFonts w:hint="eastAsia"/>
          <w:rtl/>
        </w:rPr>
        <w:t>מרוחקת</w:t>
      </w:r>
      <w:r w:rsidRPr="00094A9E">
        <w:rPr>
          <w:rtl/>
        </w:rPr>
        <w:t xml:space="preserve"> </w:t>
      </w:r>
      <w:r w:rsidRPr="00094A9E">
        <w:rPr>
          <w:rFonts w:hint="eastAsia"/>
          <w:rtl/>
        </w:rPr>
        <w:t>ו</w:t>
      </w:r>
      <w:bookmarkStart w:id="127" w:name="_Hlk505588037"/>
      <w:r w:rsidR="00B77C1D" w:rsidRPr="00094A9E">
        <w:rPr>
          <w:rFonts w:hint="eastAsia"/>
          <w:rtl/>
        </w:rPr>
        <w:t>אלכס</w:t>
      </w:r>
      <w:r w:rsidR="00B77C1D" w:rsidRPr="00094A9E">
        <w:rPr>
          <w:rtl/>
        </w:rPr>
        <w:t xml:space="preserve"> </w:t>
      </w:r>
      <w:r w:rsidR="00B77C1D" w:rsidRPr="00094A9E">
        <w:rPr>
          <w:rFonts w:hint="eastAsia"/>
          <w:rtl/>
        </w:rPr>
        <w:t>הלך</w:t>
      </w:r>
      <w:r w:rsidR="00B77C1D" w:rsidRPr="00094A9E">
        <w:rPr>
          <w:rtl/>
        </w:rPr>
        <w:t xml:space="preserve"> </w:t>
      </w:r>
      <w:r w:rsidR="003C6A85">
        <w:rPr>
          <w:rFonts w:hint="cs"/>
          <w:rtl/>
        </w:rPr>
        <w:t xml:space="preserve">איתה </w:t>
      </w:r>
      <w:r w:rsidR="00B77C1D" w:rsidRPr="00094A9E">
        <w:rPr>
          <w:rFonts w:hint="eastAsia"/>
          <w:rtl/>
        </w:rPr>
        <w:t>לשם</w:t>
      </w:r>
      <w:bookmarkEnd w:id="127"/>
      <w:r w:rsidR="007172D7" w:rsidRPr="00094A9E">
        <w:rPr>
          <w:rtl/>
        </w:rPr>
        <w:t xml:space="preserve">. </w:t>
      </w:r>
      <w:r w:rsidR="00691EAB" w:rsidRPr="00094A9E">
        <w:rPr>
          <w:rFonts w:hint="eastAsia"/>
          <w:rtl/>
        </w:rPr>
        <w:t>מעגל</w:t>
      </w:r>
      <w:r w:rsidR="00691EAB" w:rsidRPr="00094A9E">
        <w:rPr>
          <w:rtl/>
        </w:rPr>
        <w:t xml:space="preserve"> </w:t>
      </w:r>
      <w:r w:rsidR="00691EAB" w:rsidRPr="00094A9E">
        <w:rPr>
          <w:rFonts w:hint="eastAsia"/>
          <w:rtl/>
        </w:rPr>
        <w:t>הילדים</w:t>
      </w:r>
      <w:r w:rsidR="007172D7" w:rsidRPr="00094A9E">
        <w:rPr>
          <w:rtl/>
        </w:rPr>
        <w:t xml:space="preserve"> הי</w:t>
      </w:r>
      <w:r w:rsidR="007172D7" w:rsidRPr="00094A9E">
        <w:rPr>
          <w:rFonts w:hint="eastAsia"/>
          <w:rtl/>
        </w:rPr>
        <w:t>ה</w:t>
      </w:r>
      <w:r w:rsidR="007172D7" w:rsidRPr="00094A9E">
        <w:rPr>
          <w:rtl/>
        </w:rPr>
        <w:t xml:space="preserve"> בגבם, </w:t>
      </w:r>
      <w:r w:rsidRPr="00094A9E">
        <w:rPr>
          <w:rtl/>
        </w:rPr>
        <w:t>גלי הים קרב</w:t>
      </w:r>
      <w:r w:rsidR="00A06C1F">
        <w:rPr>
          <w:rFonts w:hint="cs"/>
          <w:rtl/>
        </w:rPr>
        <w:t>ו</w:t>
      </w:r>
      <w:r w:rsidR="0097286D">
        <w:rPr>
          <w:rFonts w:hint="cs"/>
          <w:rtl/>
        </w:rPr>
        <w:t xml:space="preserve"> אליהם</w:t>
      </w:r>
      <w:r w:rsidRPr="00094A9E">
        <w:rPr>
          <w:rtl/>
        </w:rPr>
        <w:t xml:space="preserve"> ונסוג</w:t>
      </w:r>
      <w:r w:rsidR="00A06C1F">
        <w:rPr>
          <w:rFonts w:hint="cs"/>
          <w:rtl/>
        </w:rPr>
        <w:t>ו</w:t>
      </w:r>
      <w:r w:rsidRPr="00094A9E">
        <w:rPr>
          <w:rtl/>
        </w:rPr>
        <w:t xml:space="preserve"> באפלה.</w:t>
      </w:r>
    </w:p>
    <w:p w14:paraId="679CECE8" w14:textId="10F3CE23" w:rsidR="007138FD" w:rsidRDefault="007138FD" w:rsidP="00FB7A87">
      <w:pPr>
        <w:rPr>
          <w:rtl/>
        </w:rPr>
      </w:pPr>
      <w:r w:rsidRPr="00094A9E">
        <w:rPr>
          <w:rtl/>
        </w:rPr>
        <w:t xml:space="preserve">"הוא </w:t>
      </w:r>
      <w:r w:rsidRPr="00094A9E">
        <w:rPr>
          <w:rFonts w:hint="eastAsia"/>
          <w:rtl/>
        </w:rPr>
        <w:t>לא</w:t>
      </w:r>
      <w:r w:rsidRPr="00094A9E">
        <w:rPr>
          <w:rtl/>
        </w:rPr>
        <w:t xml:space="preserve"> </w:t>
      </w:r>
      <w:r w:rsidRPr="00094A9E">
        <w:rPr>
          <w:rFonts w:hint="eastAsia"/>
          <w:rtl/>
        </w:rPr>
        <w:t>מבין</w:t>
      </w:r>
      <w:r w:rsidRPr="00094A9E">
        <w:rPr>
          <w:rtl/>
        </w:rPr>
        <w:t xml:space="preserve"> </w:t>
      </w:r>
      <w:r w:rsidRPr="00094A9E">
        <w:rPr>
          <w:rFonts w:hint="eastAsia"/>
          <w:rtl/>
        </w:rPr>
        <w:t>עברית</w:t>
      </w:r>
      <w:r w:rsidR="0026710A">
        <w:rPr>
          <w:rFonts w:hint="cs"/>
          <w:rtl/>
        </w:rPr>
        <w:t xml:space="preserve"> </w:t>
      </w:r>
      <w:r w:rsidR="00F97A34">
        <w:rPr>
          <w:rFonts w:hint="cs"/>
          <w:rtl/>
        </w:rPr>
        <w:t>כל כך</w:t>
      </w:r>
      <w:r w:rsidRPr="00094A9E">
        <w:rPr>
          <w:rtl/>
        </w:rPr>
        <w:t xml:space="preserve"> </w:t>
      </w:r>
      <w:r w:rsidRPr="00094A9E">
        <w:rPr>
          <w:rFonts w:hint="eastAsia"/>
          <w:rtl/>
        </w:rPr>
        <w:t>טוב</w:t>
      </w:r>
      <w:r w:rsidRPr="00094A9E">
        <w:rPr>
          <w:rtl/>
        </w:rPr>
        <w:t xml:space="preserve">," </w:t>
      </w:r>
      <w:r w:rsidRPr="00094A9E">
        <w:rPr>
          <w:rFonts w:hint="eastAsia"/>
          <w:rtl/>
        </w:rPr>
        <w:t>הדס</w:t>
      </w:r>
      <w:r w:rsidRPr="00094A9E">
        <w:rPr>
          <w:rtl/>
        </w:rPr>
        <w:t xml:space="preserve"> </w:t>
      </w:r>
      <w:r w:rsidR="003C6A85">
        <w:rPr>
          <w:rFonts w:hint="cs"/>
          <w:rtl/>
        </w:rPr>
        <w:t>הסבי</w:t>
      </w:r>
      <w:r w:rsidRPr="00094A9E">
        <w:rPr>
          <w:rFonts w:hint="eastAsia"/>
          <w:rtl/>
        </w:rPr>
        <w:t>רה</w:t>
      </w:r>
      <w:r w:rsidR="007C6C8C">
        <w:rPr>
          <w:rFonts w:hint="cs"/>
          <w:rtl/>
        </w:rPr>
        <w:t>.</w:t>
      </w:r>
      <w:r w:rsidRPr="00094A9E">
        <w:rPr>
          <w:rtl/>
        </w:rPr>
        <w:t xml:space="preserve"> </w:t>
      </w:r>
      <w:r w:rsidR="007C6C8C">
        <w:rPr>
          <w:rFonts w:hint="cs"/>
          <w:rtl/>
        </w:rPr>
        <w:t xml:space="preserve">הם </w:t>
      </w:r>
      <w:r w:rsidRPr="00094A9E">
        <w:rPr>
          <w:rFonts w:hint="eastAsia"/>
          <w:rtl/>
        </w:rPr>
        <w:t>ישבו</w:t>
      </w:r>
      <w:r w:rsidRPr="00094A9E">
        <w:rPr>
          <w:rtl/>
        </w:rPr>
        <w:t xml:space="preserve"> </w:t>
      </w:r>
      <w:r w:rsidRPr="00094A9E">
        <w:rPr>
          <w:rFonts w:hint="eastAsia"/>
          <w:rtl/>
        </w:rPr>
        <w:t>על</w:t>
      </w:r>
      <w:r w:rsidR="004F1960" w:rsidRPr="00094A9E">
        <w:rPr>
          <w:rtl/>
        </w:rPr>
        <w:t xml:space="preserve"> </w:t>
      </w:r>
      <w:r w:rsidR="003C6A85">
        <w:rPr>
          <w:rFonts w:hint="cs"/>
          <w:rtl/>
        </w:rPr>
        <w:t>ה</w:t>
      </w:r>
      <w:r w:rsidR="004F1960" w:rsidRPr="00094A9E">
        <w:rPr>
          <w:rtl/>
        </w:rPr>
        <w:t>חול</w:t>
      </w:r>
      <w:r w:rsidRPr="00094A9E">
        <w:rPr>
          <w:rtl/>
        </w:rPr>
        <w:t xml:space="preserve"> </w:t>
      </w:r>
      <w:r w:rsidR="003C6A85">
        <w:rPr>
          <w:rFonts w:hint="cs"/>
          <w:rtl/>
        </w:rPr>
        <w:t>ה</w:t>
      </w:r>
      <w:r w:rsidRPr="00094A9E">
        <w:rPr>
          <w:rtl/>
        </w:rPr>
        <w:t xml:space="preserve">לח והיא </w:t>
      </w:r>
      <w:r w:rsidR="00CC4E7D">
        <w:rPr>
          <w:rFonts w:hint="cs"/>
          <w:rtl/>
        </w:rPr>
        <w:t>התחלחלה כש</w:t>
      </w:r>
      <w:r w:rsidRPr="00094A9E">
        <w:rPr>
          <w:rtl/>
        </w:rPr>
        <w:t>חש</w:t>
      </w:r>
      <w:r w:rsidR="0079106E">
        <w:rPr>
          <w:rFonts w:hint="cs"/>
          <w:rtl/>
        </w:rPr>
        <w:t>ה</w:t>
      </w:r>
      <w:r w:rsidRPr="00094A9E">
        <w:rPr>
          <w:rtl/>
        </w:rPr>
        <w:t xml:space="preserve"> את הלחות </w:t>
      </w:r>
      <w:r w:rsidRPr="00094A9E">
        <w:rPr>
          <w:rFonts w:hint="eastAsia"/>
          <w:rtl/>
        </w:rPr>
        <w:t>על</w:t>
      </w:r>
      <w:r w:rsidRPr="00094A9E">
        <w:rPr>
          <w:rtl/>
        </w:rPr>
        <w:t xml:space="preserve"> </w:t>
      </w:r>
      <w:r w:rsidRPr="00094A9E">
        <w:rPr>
          <w:rFonts w:hint="eastAsia"/>
          <w:rtl/>
        </w:rPr>
        <w:t>עורה</w:t>
      </w:r>
      <w:r w:rsidRPr="00094A9E">
        <w:rPr>
          <w:rtl/>
        </w:rPr>
        <w:t xml:space="preserve">. "לא </w:t>
      </w:r>
      <w:r w:rsidRPr="00094A9E">
        <w:rPr>
          <w:rFonts w:hint="eastAsia"/>
          <w:rtl/>
        </w:rPr>
        <w:t>התכוונתי</w:t>
      </w:r>
      <w:r w:rsidRPr="00094A9E">
        <w:rPr>
          <w:rtl/>
        </w:rPr>
        <w:t xml:space="preserve"> </w:t>
      </w:r>
      <w:r w:rsidRPr="00094A9E">
        <w:rPr>
          <w:rFonts w:hint="eastAsia"/>
          <w:rtl/>
        </w:rPr>
        <w:t>שכולם</w:t>
      </w:r>
      <w:r w:rsidRPr="00094A9E">
        <w:rPr>
          <w:rtl/>
        </w:rPr>
        <w:t xml:space="preserve"> </w:t>
      </w:r>
      <w:r w:rsidRPr="00094A9E">
        <w:rPr>
          <w:rFonts w:hint="eastAsia"/>
          <w:rtl/>
        </w:rPr>
        <w:t>אותו</w:t>
      </w:r>
      <w:r w:rsidRPr="00094A9E">
        <w:rPr>
          <w:rtl/>
        </w:rPr>
        <w:t xml:space="preserve"> </w:t>
      </w:r>
      <w:r w:rsidRPr="00094A9E">
        <w:rPr>
          <w:rFonts w:hint="eastAsia"/>
          <w:rtl/>
        </w:rPr>
        <w:t>דבר</w:t>
      </w:r>
      <w:r w:rsidRPr="00094A9E">
        <w:rPr>
          <w:rtl/>
        </w:rPr>
        <w:t xml:space="preserve">. </w:t>
      </w:r>
      <w:r w:rsidRPr="00094A9E">
        <w:rPr>
          <w:rFonts w:hint="eastAsia"/>
          <w:rtl/>
        </w:rPr>
        <w:t>התכוונתי</w:t>
      </w:r>
      <w:r w:rsidRPr="00094A9E">
        <w:rPr>
          <w:rtl/>
        </w:rPr>
        <w:t xml:space="preserve"> </w:t>
      </w:r>
      <w:r w:rsidRPr="00094A9E">
        <w:rPr>
          <w:rFonts w:hint="eastAsia"/>
          <w:rtl/>
        </w:rPr>
        <w:t>ש</w:t>
      </w:r>
      <w:r w:rsidRPr="00094A9E">
        <w:rPr>
          <w:rtl/>
        </w:rPr>
        <w:t xml:space="preserve">... </w:t>
      </w:r>
      <w:r w:rsidRPr="00094A9E">
        <w:rPr>
          <w:rFonts w:hint="eastAsia"/>
          <w:rtl/>
        </w:rPr>
        <w:t>התכוונתי</w:t>
      </w:r>
      <w:r w:rsidRPr="00094A9E">
        <w:rPr>
          <w:rtl/>
        </w:rPr>
        <w:t xml:space="preserve"> </w:t>
      </w:r>
      <w:r w:rsidRPr="00094A9E">
        <w:rPr>
          <w:rFonts w:hint="eastAsia"/>
          <w:rtl/>
        </w:rPr>
        <w:t>שאני</w:t>
      </w:r>
      <w:r w:rsidRPr="00094A9E">
        <w:rPr>
          <w:rtl/>
        </w:rPr>
        <w:t xml:space="preserve"> </w:t>
      </w:r>
      <w:r w:rsidRPr="00094A9E">
        <w:rPr>
          <w:rFonts w:hint="eastAsia"/>
          <w:rtl/>
        </w:rPr>
        <w:t>רוצה</w:t>
      </w:r>
      <w:r w:rsidRPr="00094A9E">
        <w:rPr>
          <w:rtl/>
        </w:rPr>
        <w:t xml:space="preserve"> </w:t>
      </w:r>
      <w:r w:rsidRPr="00094A9E">
        <w:rPr>
          <w:rFonts w:hint="eastAsia"/>
          <w:rtl/>
        </w:rPr>
        <w:t>לה</w:t>
      </w:r>
      <w:r w:rsidR="003D5388" w:rsidRPr="00094A9E">
        <w:rPr>
          <w:rFonts w:hint="eastAsia"/>
          <w:rtl/>
        </w:rPr>
        <w:t>תקרב</w:t>
      </w:r>
      <w:r w:rsidR="003D5388" w:rsidRPr="00094A9E">
        <w:rPr>
          <w:rtl/>
        </w:rPr>
        <w:t xml:space="preserve"> </w:t>
      </w:r>
      <w:r w:rsidR="003D5388" w:rsidRPr="00094A9E">
        <w:rPr>
          <w:rFonts w:hint="eastAsia"/>
          <w:rtl/>
        </w:rPr>
        <w:t>אל</w:t>
      </w:r>
      <w:r w:rsidRPr="00094A9E">
        <w:rPr>
          <w:rtl/>
        </w:rPr>
        <w:t xml:space="preserve"> כולם! להבין את כולם." וכו</w:t>
      </w:r>
      <w:r w:rsidR="003D5388" w:rsidRPr="00094A9E">
        <w:rPr>
          <w:rFonts w:hint="eastAsia"/>
          <w:rtl/>
        </w:rPr>
        <w:t>לם</w:t>
      </w:r>
      <w:r w:rsidR="003D5388" w:rsidRPr="00094A9E">
        <w:rPr>
          <w:rtl/>
        </w:rPr>
        <w:t xml:space="preserve"> </w:t>
      </w:r>
      <w:r w:rsidR="0079106E" w:rsidRPr="00094A9E">
        <w:rPr>
          <w:rtl/>
        </w:rPr>
        <w:t>עבורה</w:t>
      </w:r>
      <w:r w:rsidR="0079106E" w:rsidRPr="00094A9E">
        <w:rPr>
          <w:rFonts w:hint="eastAsia"/>
          <w:rtl/>
        </w:rPr>
        <w:t xml:space="preserve"> </w:t>
      </w:r>
      <w:r w:rsidR="003D5388" w:rsidRPr="00094A9E">
        <w:rPr>
          <w:rFonts w:hint="eastAsia"/>
          <w:rtl/>
        </w:rPr>
        <w:t>היו</w:t>
      </w:r>
      <w:r w:rsidRPr="00094A9E">
        <w:rPr>
          <w:rtl/>
        </w:rPr>
        <w:t xml:space="preserve"> רק הוא, </w:t>
      </w:r>
      <w:r w:rsidR="00CC4E7D">
        <w:rPr>
          <w:rFonts w:hint="cs"/>
          <w:rtl/>
        </w:rPr>
        <w:t>רק אלכס</w:t>
      </w:r>
      <w:r w:rsidRPr="00094A9E">
        <w:rPr>
          <w:rtl/>
        </w:rPr>
        <w:t>.</w:t>
      </w:r>
      <w:bookmarkEnd w:id="125"/>
    </w:p>
    <w:p w14:paraId="2D38F361" w14:textId="6B08E526" w:rsidR="00FB7A87" w:rsidRDefault="00FB7A87" w:rsidP="00FB5F21">
      <w:pPr>
        <w:rPr>
          <w:rtl/>
        </w:rPr>
      </w:pPr>
      <w:r>
        <w:rPr>
          <w:rFonts w:hint="cs"/>
          <w:rtl/>
        </w:rPr>
        <w:t>"יש אומרים אותן מילים," אלכס אמר, "אבל הכוונה שונה. יש מעמידים פני קרובים, אבל בלב</w:t>
      </w:r>
      <w:r w:rsidR="00FB5F21">
        <w:rPr>
          <w:rFonts w:hint="cs"/>
          <w:rtl/>
        </w:rPr>
        <w:t xml:space="preserve"> הם</w:t>
      </w:r>
      <w:r>
        <w:rPr>
          <w:rFonts w:hint="cs"/>
          <w:rtl/>
        </w:rPr>
        <w:t xml:space="preserve"> רחוקים."</w:t>
      </w:r>
    </w:p>
    <w:p w14:paraId="2C92201C" w14:textId="3EB4A191" w:rsidR="00341366" w:rsidRPr="00CD067C" w:rsidRDefault="00341366" w:rsidP="00250000">
      <w:pPr>
        <w:rPr>
          <w:rtl/>
        </w:rPr>
      </w:pPr>
      <w:r w:rsidRPr="00CD067C">
        <w:rPr>
          <w:rtl/>
        </w:rPr>
        <w:t xml:space="preserve">ארקדי </w:t>
      </w:r>
      <w:r w:rsidR="003C6A85">
        <w:rPr>
          <w:rFonts w:hint="cs"/>
          <w:rtl/>
        </w:rPr>
        <w:t>ניגש</w:t>
      </w:r>
      <w:r w:rsidR="008C0BE6">
        <w:rPr>
          <w:rFonts w:hint="cs"/>
          <w:rtl/>
        </w:rPr>
        <w:t xml:space="preserve"> אליהם</w:t>
      </w:r>
      <w:r w:rsidRPr="00CD067C">
        <w:rPr>
          <w:rtl/>
        </w:rPr>
        <w:t>. "אל תיעלב מכל דבר."</w:t>
      </w:r>
    </w:p>
    <w:p w14:paraId="7CE69F1F" w14:textId="77777777" w:rsidR="00341366" w:rsidRPr="00CD067C" w:rsidRDefault="00341366" w:rsidP="00250000">
      <w:pPr>
        <w:rPr>
          <w:rtl/>
        </w:rPr>
      </w:pPr>
      <w:r w:rsidRPr="00CD067C">
        <w:rPr>
          <w:rtl/>
        </w:rPr>
        <w:t>"מה?"</w:t>
      </w:r>
    </w:p>
    <w:p w14:paraId="36735702" w14:textId="77777777" w:rsidR="00341366" w:rsidRPr="00CD067C" w:rsidRDefault="00341366" w:rsidP="00250000">
      <w:pPr>
        <w:rPr>
          <w:rtl/>
        </w:rPr>
      </w:pPr>
      <w:r w:rsidRPr="00CD067C">
        <w:rPr>
          <w:rtl/>
        </w:rPr>
        <w:t>"אני רק התכוונתי ש – "</w:t>
      </w:r>
    </w:p>
    <w:p w14:paraId="01DDAD30" w14:textId="3258B7CF" w:rsidR="00341366" w:rsidRPr="00CD067C" w:rsidRDefault="00341366" w:rsidP="00344675">
      <w:pPr>
        <w:rPr>
          <w:rtl/>
        </w:rPr>
      </w:pPr>
      <w:r w:rsidRPr="00CD067C">
        <w:rPr>
          <w:rtl/>
        </w:rPr>
        <w:t xml:space="preserve">"אלכס, רוצה לטייל בחוף?" </w:t>
      </w:r>
      <w:bookmarkStart w:id="128" w:name="_Hlk503009545"/>
      <w:r w:rsidR="00A17D71">
        <w:rPr>
          <w:rtl/>
        </w:rPr>
        <w:t>הדס</w:t>
      </w:r>
      <w:r w:rsidR="004D073E">
        <w:rPr>
          <w:rFonts w:hint="cs"/>
          <w:rtl/>
        </w:rPr>
        <w:t xml:space="preserve"> התרוממה מהחול הרטוב והושיטה לו את ידה</w:t>
      </w:r>
      <w:bookmarkEnd w:id="128"/>
      <w:r w:rsidRPr="00CD067C">
        <w:rPr>
          <w:rtl/>
        </w:rPr>
        <w:t>.</w:t>
      </w:r>
    </w:p>
    <w:p w14:paraId="6A6E5101" w14:textId="77777777" w:rsidR="00341366" w:rsidRPr="00CD067C" w:rsidRDefault="00901345" w:rsidP="00250000">
      <w:pPr>
        <w:rPr>
          <w:rtl/>
        </w:rPr>
      </w:pPr>
      <w:r>
        <w:rPr>
          <w:rtl/>
        </w:rPr>
        <w:t>"לאן אתם הולכים?"</w:t>
      </w:r>
      <w:r>
        <w:rPr>
          <w:rFonts w:hint="cs"/>
          <w:rtl/>
        </w:rPr>
        <w:t xml:space="preserve"> </w:t>
      </w:r>
      <w:r w:rsidR="00341366" w:rsidRPr="00CD067C">
        <w:rPr>
          <w:rtl/>
        </w:rPr>
        <w:t>ארקדי</w:t>
      </w:r>
      <w:r>
        <w:rPr>
          <w:rFonts w:hint="cs"/>
          <w:rtl/>
        </w:rPr>
        <w:t xml:space="preserve"> שאל</w:t>
      </w:r>
      <w:r w:rsidR="00341366" w:rsidRPr="00CD067C">
        <w:rPr>
          <w:rtl/>
        </w:rPr>
        <w:t>. "לבוא איתכם?"</w:t>
      </w:r>
    </w:p>
    <w:p w14:paraId="25268A47" w14:textId="77777777" w:rsidR="00341366" w:rsidRPr="00CD067C" w:rsidRDefault="00901345" w:rsidP="00250000">
      <w:pPr>
        <w:rPr>
          <w:rtl/>
        </w:rPr>
      </w:pPr>
      <w:r>
        <w:rPr>
          <w:rtl/>
        </w:rPr>
        <w:t>"לא, אל תבוא."</w:t>
      </w:r>
    </w:p>
    <w:p w14:paraId="52938362" w14:textId="77777777" w:rsidR="00341366" w:rsidRPr="00CD067C" w:rsidRDefault="00341366" w:rsidP="00250000">
      <w:pPr>
        <w:rPr>
          <w:rtl/>
        </w:rPr>
      </w:pPr>
      <w:r w:rsidRPr="00CD067C">
        <w:rPr>
          <w:rtl/>
        </w:rPr>
        <w:lastRenderedPageBreak/>
        <w:t>"לאן אתה הולך, אלכס? לאן אתה הולך?"</w:t>
      </w:r>
    </w:p>
    <w:p w14:paraId="00242C49" w14:textId="4F3FFFA8" w:rsidR="00341366" w:rsidRPr="00CD067C" w:rsidRDefault="00341366" w:rsidP="00901345">
      <w:pPr>
        <w:rPr>
          <w:rtl/>
        </w:rPr>
      </w:pPr>
      <w:r w:rsidRPr="00CD067C">
        <w:rPr>
          <w:rtl/>
        </w:rPr>
        <w:t xml:space="preserve">הירח האיר את הגלים והחול, </w:t>
      </w:r>
      <w:r w:rsidR="00B77C1D">
        <w:rPr>
          <w:rFonts w:hint="cs"/>
          <w:rtl/>
        </w:rPr>
        <w:t>הם</w:t>
      </w:r>
      <w:r w:rsidRPr="00CD067C">
        <w:rPr>
          <w:rtl/>
        </w:rPr>
        <w:t xml:space="preserve"> חלצ</w:t>
      </w:r>
      <w:r w:rsidR="00B77C1D">
        <w:rPr>
          <w:rFonts w:hint="cs"/>
          <w:rtl/>
        </w:rPr>
        <w:t>ו</w:t>
      </w:r>
      <w:r w:rsidRPr="00CD067C">
        <w:rPr>
          <w:rtl/>
        </w:rPr>
        <w:t xml:space="preserve"> סנדלים</w:t>
      </w:r>
      <w:r w:rsidR="00901345">
        <w:rPr>
          <w:rFonts w:hint="cs"/>
          <w:rtl/>
        </w:rPr>
        <w:t>,</w:t>
      </w:r>
      <w:r w:rsidRPr="00CD067C">
        <w:rPr>
          <w:rtl/>
        </w:rPr>
        <w:t xml:space="preserve"> אלכס </w:t>
      </w:r>
      <w:r w:rsidRPr="00CD067C">
        <w:rPr>
          <w:rFonts w:hint="cs"/>
          <w:rtl/>
        </w:rPr>
        <w:t>לקח</w:t>
      </w:r>
      <w:r w:rsidRPr="00CD067C">
        <w:rPr>
          <w:rtl/>
        </w:rPr>
        <w:t xml:space="preserve"> </w:t>
      </w:r>
      <w:r w:rsidR="00D27AA7">
        <w:rPr>
          <w:rFonts w:hint="cs"/>
          <w:rtl/>
        </w:rPr>
        <w:t>את</w:t>
      </w:r>
      <w:r w:rsidRPr="00CD067C">
        <w:rPr>
          <w:rFonts w:hint="cs"/>
          <w:rtl/>
        </w:rPr>
        <w:t xml:space="preserve"> </w:t>
      </w:r>
      <w:r w:rsidR="00D27AA7">
        <w:rPr>
          <w:rFonts w:hint="cs"/>
          <w:rtl/>
        </w:rPr>
        <w:t xml:space="preserve">שלו ושלה </w:t>
      </w:r>
      <w:r w:rsidRPr="00CD067C">
        <w:rPr>
          <w:rtl/>
        </w:rPr>
        <w:t>ביד</w:t>
      </w:r>
      <w:r w:rsidRPr="00CD067C">
        <w:rPr>
          <w:rFonts w:hint="cs"/>
          <w:rtl/>
        </w:rPr>
        <w:t>ו</w:t>
      </w:r>
      <w:r w:rsidRPr="00CD067C">
        <w:rPr>
          <w:rtl/>
        </w:rPr>
        <w:t xml:space="preserve"> </w:t>
      </w:r>
      <w:r w:rsidRPr="00CD067C">
        <w:rPr>
          <w:rFonts w:hint="cs"/>
          <w:rtl/>
        </w:rPr>
        <w:t>ה</w:t>
      </w:r>
      <w:r w:rsidRPr="00CD067C">
        <w:rPr>
          <w:rtl/>
        </w:rPr>
        <w:t>אחת ו</w:t>
      </w:r>
      <w:r w:rsidRPr="00CD067C">
        <w:rPr>
          <w:rFonts w:hint="cs"/>
          <w:rtl/>
        </w:rPr>
        <w:t>ב</w:t>
      </w:r>
      <w:r w:rsidR="003A7E9C">
        <w:rPr>
          <w:rFonts w:hint="cs"/>
          <w:rtl/>
        </w:rPr>
        <w:t>שנייה</w:t>
      </w:r>
      <w:r w:rsidRPr="00CD067C">
        <w:rPr>
          <w:rFonts w:hint="cs"/>
          <w:rtl/>
        </w:rPr>
        <w:t xml:space="preserve"> </w:t>
      </w:r>
      <w:r w:rsidR="008C0BE6">
        <w:rPr>
          <w:rFonts w:hint="cs"/>
          <w:rtl/>
        </w:rPr>
        <w:t xml:space="preserve">נטל </w:t>
      </w:r>
      <w:r w:rsidRPr="00CD067C">
        <w:rPr>
          <w:rFonts w:hint="cs"/>
          <w:rtl/>
        </w:rPr>
        <w:t xml:space="preserve">את ידה של </w:t>
      </w:r>
      <w:r w:rsidR="00901345">
        <w:rPr>
          <w:rtl/>
        </w:rPr>
        <w:t>הדס.</w:t>
      </w:r>
      <w:bookmarkStart w:id="129" w:name="_Hlk505588095"/>
      <w:r w:rsidR="00B77C1D">
        <w:rPr>
          <w:rFonts w:hint="cs"/>
          <w:rtl/>
        </w:rPr>
        <w:t xml:space="preserve"> ארקדי עקב אחריהם במבטו עד שנעלמו מעיניו.</w:t>
      </w:r>
      <w:bookmarkEnd w:id="129"/>
    </w:p>
    <w:p w14:paraId="0AE9FD9F" w14:textId="5814A3DA" w:rsidR="001055D4" w:rsidRDefault="00B77C1D" w:rsidP="00A17D71">
      <w:pPr>
        <w:rPr>
          <w:rtl/>
        </w:rPr>
      </w:pPr>
      <w:r>
        <w:rPr>
          <w:rFonts w:hint="cs"/>
          <w:rtl/>
        </w:rPr>
        <w:t>הוא</w:t>
      </w:r>
      <w:r w:rsidR="00341366" w:rsidRPr="00CD067C">
        <w:rPr>
          <w:rtl/>
        </w:rPr>
        <w:t xml:space="preserve"> חזר למעגל הילדים ולא ס</w:t>
      </w:r>
      <w:r w:rsidR="00BA7F5D">
        <w:rPr>
          <w:rFonts w:hint="cs"/>
          <w:rtl/>
        </w:rPr>
        <w:t>י</w:t>
      </w:r>
      <w:r w:rsidR="00341366" w:rsidRPr="00CD067C">
        <w:rPr>
          <w:rtl/>
        </w:rPr>
        <w:t>רב עוד לפ</w:t>
      </w:r>
      <w:r w:rsidR="0079106E">
        <w:rPr>
          <w:rFonts w:hint="cs"/>
          <w:rtl/>
        </w:rPr>
        <w:t>י</w:t>
      </w:r>
      <w:r w:rsidR="00341366" w:rsidRPr="00CD067C">
        <w:rPr>
          <w:rtl/>
        </w:rPr>
        <w:t>י</w:t>
      </w:r>
      <w:r w:rsidR="008C0BE6">
        <w:rPr>
          <w:rFonts w:hint="cs"/>
          <w:rtl/>
        </w:rPr>
        <w:t>ת הנרגיל</w:t>
      </w:r>
      <w:r w:rsidR="00341366" w:rsidRPr="00CD067C">
        <w:rPr>
          <w:rtl/>
        </w:rPr>
        <w:t>ה.</w:t>
      </w:r>
      <w:r>
        <w:rPr>
          <w:rFonts w:hint="cs"/>
          <w:rtl/>
        </w:rPr>
        <w:t xml:space="preserve"> </w:t>
      </w:r>
    </w:p>
    <w:p w14:paraId="06C38C4B" w14:textId="06BC8FEC" w:rsidR="00341366" w:rsidRPr="00CD067C" w:rsidRDefault="00B77C1D" w:rsidP="00A17D71">
      <w:pPr>
        <w:rPr>
          <w:rtl/>
        </w:rPr>
      </w:pPr>
      <w:r>
        <w:rPr>
          <w:rFonts w:hint="cs"/>
          <w:rtl/>
        </w:rPr>
        <w:t>מישהו הבעיר</w:t>
      </w:r>
      <w:r w:rsidR="00341366" w:rsidRPr="00CD067C">
        <w:rPr>
          <w:rtl/>
        </w:rPr>
        <w:t xml:space="preserve"> מדורה קטנה במרכז המעגל. פרחי חבצלת החוף נפתחו, לבנים וגדולים</w:t>
      </w:r>
      <w:r w:rsidR="00A17D71">
        <w:rPr>
          <w:rFonts w:hint="cs"/>
          <w:rtl/>
        </w:rPr>
        <w:t>,</w:t>
      </w:r>
      <w:r w:rsidR="00341366" w:rsidRPr="00CD067C">
        <w:rPr>
          <w:rtl/>
        </w:rPr>
        <w:t xml:space="preserve"> ולא היה </w:t>
      </w:r>
      <w:r w:rsidR="007D0785">
        <w:rPr>
          <w:rFonts w:hint="cs"/>
          <w:rtl/>
        </w:rPr>
        <w:t xml:space="preserve">לו </w:t>
      </w:r>
      <w:r w:rsidR="00341366" w:rsidRPr="00CD067C">
        <w:rPr>
          <w:rtl/>
        </w:rPr>
        <w:t>למי להראות אותם.</w:t>
      </w:r>
    </w:p>
    <w:p w14:paraId="16E9CD53" w14:textId="77777777" w:rsidR="00341366" w:rsidRPr="00CD067C" w:rsidRDefault="00341366" w:rsidP="00250000">
      <w:pPr>
        <w:rPr>
          <w:rtl/>
        </w:rPr>
      </w:pPr>
      <w:r w:rsidRPr="00CD067C">
        <w:rPr>
          <w:rtl/>
        </w:rPr>
        <w:t>"ארקדי, ארקדי!"</w:t>
      </w:r>
    </w:p>
    <w:p w14:paraId="2276B439" w14:textId="77777777" w:rsidR="00341366" w:rsidRPr="00CD067C" w:rsidRDefault="00341366" w:rsidP="00250000">
      <w:pPr>
        <w:rPr>
          <w:rtl/>
        </w:rPr>
      </w:pPr>
      <w:r w:rsidRPr="00CD067C">
        <w:rPr>
          <w:rtl/>
        </w:rPr>
        <w:t>"מה?"</w:t>
      </w:r>
    </w:p>
    <w:p w14:paraId="3EECB973" w14:textId="32A07052" w:rsidR="00341366" w:rsidRPr="00CD067C" w:rsidRDefault="00341366" w:rsidP="00901345">
      <w:pPr>
        <w:rPr>
          <w:rtl/>
        </w:rPr>
      </w:pPr>
      <w:r w:rsidRPr="00CD067C">
        <w:rPr>
          <w:rtl/>
        </w:rPr>
        <w:t>"אתה בכלל לא מקשיב,</w:t>
      </w:r>
      <w:r w:rsidR="00691EAB">
        <w:rPr>
          <w:rFonts w:hint="cs"/>
          <w:rtl/>
        </w:rPr>
        <w:t xml:space="preserve"> </w:t>
      </w:r>
      <w:r w:rsidRPr="00CD067C">
        <w:rPr>
          <w:rtl/>
        </w:rPr>
        <w:t xml:space="preserve">שאלתי מה זה," </w:t>
      </w:r>
      <w:r w:rsidR="00691EAB">
        <w:rPr>
          <w:rFonts w:hint="cs"/>
          <w:rtl/>
        </w:rPr>
        <w:t>מארק</w:t>
      </w:r>
      <w:r w:rsidRPr="00CD067C">
        <w:rPr>
          <w:rtl/>
        </w:rPr>
        <w:t xml:space="preserve"> הצביע על גוף שחור גדול שהציץ מבין הגלים סמוך לחוף.</w:t>
      </w:r>
    </w:p>
    <w:p w14:paraId="1A933E98" w14:textId="77777777" w:rsidR="00341366" w:rsidRPr="00CD067C" w:rsidRDefault="00341366" w:rsidP="00250000">
      <w:pPr>
        <w:rPr>
          <w:rtl/>
        </w:rPr>
      </w:pPr>
      <w:r w:rsidRPr="00CD067C">
        <w:rPr>
          <w:rtl/>
        </w:rPr>
        <w:t>"זאת ספינה טבועה."</w:t>
      </w:r>
    </w:p>
    <w:p w14:paraId="1DD505DE" w14:textId="46E59747" w:rsidR="00341366" w:rsidRPr="00CD067C" w:rsidRDefault="00341366" w:rsidP="00250000">
      <w:pPr>
        <w:rPr>
          <w:rtl/>
        </w:rPr>
      </w:pPr>
      <w:r w:rsidRPr="00CD067C">
        <w:rPr>
          <w:rtl/>
        </w:rPr>
        <w:t>"כן, אני רואה, אבל מתי זה קרה? של מי הספינה?"</w:t>
      </w:r>
    </w:p>
    <w:p w14:paraId="104ED56A" w14:textId="7E975F26" w:rsidR="00341366" w:rsidRPr="00CD067C" w:rsidRDefault="00341366" w:rsidP="00250000">
      <w:pPr>
        <w:rPr>
          <w:rtl/>
        </w:rPr>
      </w:pPr>
      <w:r w:rsidRPr="00CD067C">
        <w:rPr>
          <w:rtl/>
        </w:rPr>
        <w:t xml:space="preserve">"אין לי מושג," ארקדי נאנח ושאף </w:t>
      </w:r>
      <w:r w:rsidR="0079106E">
        <w:rPr>
          <w:rFonts w:hint="cs"/>
          <w:rtl/>
        </w:rPr>
        <w:t>שוב</w:t>
      </w:r>
      <w:r w:rsidRPr="00CD067C">
        <w:rPr>
          <w:rtl/>
        </w:rPr>
        <w:t xml:space="preserve"> מהנרגילה.</w:t>
      </w:r>
    </w:p>
    <w:p w14:paraId="3B5E0D17" w14:textId="403D9139" w:rsidR="00341366" w:rsidRPr="00CD067C" w:rsidRDefault="00341366" w:rsidP="00250000">
      <w:pPr>
        <w:rPr>
          <w:rtl/>
        </w:rPr>
      </w:pPr>
      <w:r w:rsidRPr="00CD067C">
        <w:rPr>
          <w:rtl/>
        </w:rPr>
        <w:t>"הדוד</w:t>
      </w:r>
      <w:r w:rsidR="00176BBF">
        <w:rPr>
          <w:rtl/>
        </w:rPr>
        <w:t xml:space="preserve"> שלי אומר שהיה יכול להקשיב לגלי</w:t>
      </w:r>
      <w:r w:rsidR="00176BBF">
        <w:rPr>
          <w:rFonts w:hint="cs"/>
          <w:rtl/>
        </w:rPr>
        <w:t xml:space="preserve"> הים במשך</w:t>
      </w:r>
      <w:r w:rsidR="00C4780C">
        <w:rPr>
          <w:rtl/>
        </w:rPr>
        <w:t xml:space="preserve"> שעות</w:t>
      </w:r>
      <w:r w:rsidR="007D0785">
        <w:rPr>
          <w:rFonts w:hint="cs"/>
          <w:rtl/>
        </w:rPr>
        <w:t>.</w:t>
      </w:r>
      <w:r w:rsidR="00C4780C">
        <w:rPr>
          <w:rtl/>
        </w:rPr>
        <w:t>"</w:t>
      </w:r>
    </w:p>
    <w:p w14:paraId="2228ED12" w14:textId="42505838" w:rsidR="00341366" w:rsidRPr="00CD067C" w:rsidRDefault="00341366" w:rsidP="00A17D71">
      <w:pPr>
        <w:rPr>
          <w:rtl/>
        </w:rPr>
      </w:pPr>
      <w:r w:rsidRPr="00CD067C">
        <w:rPr>
          <w:rtl/>
        </w:rPr>
        <w:t xml:space="preserve">"כן, זה </w:t>
      </w:r>
      <w:r w:rsidR="00597376">
        <w:rPr>
          <w:rFonts w:hint="cs"/>
          <w:rtl/>
        </w:rPr>
        <w:t xml:space="preserve">נורא </w:t>
      </w:r>
      <w:r w:rsidRPr="00CD067C">
        <w:rPr>
          <w:rtl/>
        </w:rPr>
        <w:t xml:space="preserve">מרגיע," ארקדי </w:t>
      </w:r>
      <w:r w:rsidR="0079106E">
        <w:rPr>
          <w:rFonts w:hint="cs"/>
          <w:rtl/>
        </w:rPr>
        <w:t>ענה</w:t>
      </w:r>
      <w:r w:rsidRPr="00CD067C">
        <w:rPr>
          <w:rtl/>
        </w:rPr>
        <w:t xml:space="preserve"> בקוצר רוח.</w:t>
      </w:r>
    </w:p>
    <w:p w14:paraId="171B8A7B" w14:textId="77777777" w:rsidR="00341366" w:rsidRPr="00CD067C" w:rsidRDefault="00341366" w:rsidP="00176BBF">
      <w:pPr>
        <w:rPr>
          <w:rtl/>
        </w:rPr>
      </w:pPr>
      <w:r w:rsidRPr="00CD067C">
        <w:rPr>
          <w:rtl/>
        </w:rPr>
        <w:t xml:space="preserve">"אבל </w:t>
      </w:r>
      <w:r w:rsidR="00176BBF">
        <w:rPr>
          <w:rFonts w:hint="cs"/>
          <w:rtl/>
        </w:rPr>
        <w:t>כשהוא לוקח אותנו ל</w:t>
      </w:r>
      <w:r w:rsidRPr="00CD067C">
        <w:rPr>
          <w:rtl/>
        </w:rPr>
        <w:t xml:space="preserve">ים הוא מקשיב </w:t>
      </w:r>
      <w:r w:rsidR="005B0642">
        <w:rPr>
          <w:rFonts w:hint="cs"/>
          <w:rtl/>
        </w:rPr>
        <w:t xml:space="preserve">רק </w:t>
      </w:r>
      <w:r w:rsidRPr="00CD067C">
        <w:rPr>
          <w:rtl/>
        </w:rPr>
        <w:t>לרדיו."</w:t>
      </w:r>
    </w:p>
    <w:p w14:paraId="169C5A57" w14:textId="3BD82506" w:rsidR="00341366" w:rsidRPr="002543D7" w:rsidRDefault="00A17D71" w:rsidP="00A17D71">
      <w:pPr>
        <w:rPr>
          <w:color w:val="A6A6A6" w:themeColor="background1" w:themeShade="A6"/>
          <w:rtl/>
        </w:rPr>
      </w:pPr>
      <w:r w:rsidRPr="002543D7">
        <w:rPr>
          <w:rFonts w:hint="cs"/>
          <w:color w:val="A6A6A6" w:themeColor="background1" w:themeShade="A6"/>
          <w:rtl/>
        </w:rPr>
        <w:t>[</w:t>
      </w:r>
      <w:r w:rsidR="00341366" w:rsidRPr="002543D7">
        <w:rPr>
          <w:color w:val="A6A6A6" w:themeColor="background1" w:themeShade="A6"/>
          <w:rtl/>
        </w:rPr>
        <w:t>ארקדי תלש שבלול דבוק לגבעול חום, לחלח אותו במעט רוק ובדק אם הוא י</w:t>
      </w:r>
      <w:r w:rsidR="00341366" w:rsidRPr="002543D7">
        <w:rPr>
          <w:rFonts w:hint="cs"/>
          <w:color w:val="A6A6A6" w:themeColor="background1" w:themeShade="A6"/>
          <w:rtl/>
        </w:rPr>
        <w:t>ו</w:t>
      </w:r>
      <w:r w:rsidR="00341366" w:rsidRPr="002543D7">
        <w:rPr>
          <w:color w:val="A6A6A6" w:themeColor="background1" w:themeShade="A6"/>
          <w:rtl/>
        </w:rPr>
        <w:t>צא, אבל כלום לא ק</w:t>
      </w:r>
      <w:r w:rsidR="00C4780C" w:rsidRPr="002543D7">
        <w:rPr>
          <w:color w:val="A6A6A6" w:themeColor="background1" w:themeShade="A6"/>
          <w:rtl/>
        </w:rPr>
        <w:t>רה. הוא דקר אותו בענף יבש ו</w:t>
      </w:r>
      <w:r w:rsidR="00341366" w:rsidRPr="002543D7">
        <w:rPr>
          <w:color w:val="A6A6A6" w:themeColor="background1" w:themeShade="A6"/>
          <w:rtl/>
        </w:rPr>
        <w:t>הקליפה העדינה התפצפצה בין אצבעותיו. הוא מרח את העיסה הרירית בחול.</w:t>
      </w:r>
      <w:r w:rsidRPr="002543D7">
        <w:rPr>
          <w:rFonts w:hint="cs"/>
          <w:color w:val="A6A6A6" w:themeColor="background1" w:themeShade="A6"/>
          <w:rtl/>
        </w:rPr>
        <w:t>]</w:t>
      </w:r>
      <w:r w:rsidR="00AA32DB" w:rsidRPr="002543D7">
        <w:rPr>
          <w:rFonts w:hint="cs"/>
          <w:color w:val="A6A6A6" w:themeColor="background1" w:themeShade="A6"/>
          <w:rtl/>
        </w:rPr>
        <w:t>[הוא כבר מרח קודם!!!!!]</w:t>
      </w:r>
    </w:p>
    <w:p w14:paraId="2829354E" w14:textId="7A7A98C7" w:rsidR="0097286D" w:rsidRDefault="00344675" w:rsidP="001C7AF4">
      <w:pPr>
        <w:rPr>
          <w:rFonts w:cs="Times New Roman"/>
          <w:rtl/>
        </w:rPr>
      </w:pPr>
      <w:r>
        <w:rPr>
          <w:rFonts w:hint="cs"/>
          <w:rtl/>
        </w:rPr>
        <w:t>המדורה החלה ל</w:t>
      </w:r>
      <w:r w:rsidR="001C7AF4">
        <w:rPr>
          <w:rFonts w:hint="cs"/>
          <w:rtl/>
        </w:rPr>
        <w:t xml:space="preserve">דעוך </w:t>
      </w:r>
      <w:r w:rsidR="00E9658C" w:rsidRPr="00E9658C">
        <w:rPr>
          <w:rFonts w:cs="Times New Roman"/>
          <w:rtl/>
        </w:rPr>
        <w:t>ארקדי לא הבין מה</w:t>
      </w:r>
      <w:r w:rsidR="001055D4">
        <w:rPr>
          <w:rFonts w:cs="Times New Roman" w:hint="cs"/>
          <w:rtl/>
        </w:rPr>
        <w:t xml:space="preserve"> </w:t>
      </w:r>
      <w:r w:rsidR="00E9658C" w:rsidRPr="00E9658C">
        <w:rPr>
          <w:rFonts w:cs="Times New Roman"/>
          <w:rtl/>
        </w:rPr>
        <w:t>מכרסם בתוכו, הרי נטה חיבה מרובה ללילות קיץ</w:t>
      </w:r>
      <w:r w:rsidR="001C7AF4">
        <w:rPr>
          <w:rFonts w:hint="cs"/>
          <w:rtl/>
        </w:rPr>
        <w:t xml:space="preserve"> </w:t>
      </w:r>
      <w:r w:rsidR="00691EAB">
        <w:rPr>
          <w:rFonts w:hint="cs"/>
          <w:rtl/>
        </w:rPr>
        <w:t>כ</w:t>
      </w:r>
      <w:r w:rsidR="001C7AF4">
        <w:rPr>
          <w:rFonts w:hint="cs"/>
          <w:rtl/>
        </w:rPr>
        <w:t>אל</w:t>
      </w:r>
      <w:r w:rsidR="006C575B">
        <w:rPr>
          <w:rFonts w:hint="cs"/>
          <w:rtl/>
        </w:rPr>
        <w:t>ה</w:t>
      </w:r>
      <w:r w:rsidR="00691EAB">
        <w:rPr>
          <w:rFonts w:hint="cs"/>
          <w:rtl/>
        </w:rPr>
        <w:t>,</w:t>
      </w:r>
      <w:r w:rsidR="001C7AF4">
        <w:rPr>
          <w:rFonts w:hint="cs"/>
          <w:rtl/>
        </w:rPr>
        <w:t xml:space="preserve"> </w:t>
      </w:r>
      <w:r w:rsidR="003C6A85" w:rsidRPr="003C6A85">
        <w:rPr>
          <w:rFonts w:cs="Times New Roman"/>
          <w:rtl/>
        </w:rPr>
        <w:t>ריחניים, מושלמים</w:t>
      </w:r>
      <w:r w:rsidR="0097286D">
        <w:rPr>
          <w:rFonts w:cs="Times New Roman" w:hint="cs"/>
          <w:rtl/>
        </w:rPr>
        <w:t>.</w:t>
      </w:r>
      <w:r w:rsidR="003C6A85" w:rsidRPr="003C6A85">
        <w:rPr>
          <w:rFonts w:cs="Times New Roman"/>
          <w:rtl/>
        </w:rPr>
        <w:t xml:space="preserve"> אלא שמלילה זה </w:t>
      </w:r>
      <w:r w:rsidR="001055D4" w:rsidRPr="003C6A85">
        <w:rPr>
          <w:rFonts w:cs="Times New Roman"/>
          <w:rtl/>
        </w:rPr>
        <w:t xml:space="preserve">נגרע </w:t>
      </w:r>
      <w:r w:rsidR="003C6A85" w:rsidRPr="003C6A85">
        <w:rPr>
          <w:rFonts w:cs="Times New Roman"/>
          <w:rtl/>
        </w:rPr>
        <w:t>דבר מה ונשמט מידיו</w:t>
      </w:r>
      <w:r w:rsidR="00BA7F5D">
        <w:rPr>
          <w:rFonts w:cs="Times New Roman" w:hint="cs"/>
          <w:rtl/>
        </w:rPr>
        <w:t>.</w:t>
      </w:r>
      <w:r w:rsidR="003C6A85" w:rsidRPr="003C6A85">
        <w:rPr>
          <w:rFonts w:cs="Times New Roman"/>
          <w:rtl/>
        </w:rPr>
        <w:t xml:space="preserve"> מהו הדבר</w:t>
      </w:r>
      <w:r w:rsidR="00BA7F5D">
        <w:rPr>
          <w:rFonts w:cs="Times New Roman" w:hint="cs"/>
          <w:rtl/>
        </w:rPr>
        <w:t>?</w:t>
      </w:r>
      <w:r w:rsidR="001055D4">
        <w:rPr>
          <w:rFonts w:cs="Times New Roman" w:hint="cs"/>
          <w:rtl/>
        </w:rPr>
        <w:t xml:space="preserve"> </w:t>
      </w:r>
      <w:r w:rsidR="003C6A85" w:rsidRPr="003C6A85">
        <w:rPr>
          <w:rFonts w:cs="Times New Roman"/>
          <w:rtl/>
        </w:rPr>
        <w:t>ה</w:t>
      </w:r>
      <w:r w:rsidR="00F95E0C">
        <w:rPr>
          <w:rFonts w:cs="Times New Roman" w:hint="cs"/>
          <w:rtl/>
        </w:rPr>
        <w:t>ן</w:t>
      </w:r>
      <w:r w:rsidR="003C6A85" w:rsidRPr="003C6A85">
        <w:rPr>
          <w:rFonts w:cs="Times New Roman"/>
          <w:rtl/>
        </w:rPr>
        <w:t xml:space="preserve"> התפרחת בשלמותה, הגלים שקטים </w:t>
      </w:r>
      <w:r w:rsidR="00F97A34">
        <w:rPr>
          <w:rFonts w:cs="Times New Roman"/>
          <w:rtl/>
        </w:rPr>
        <w:t>כל כך</w:t>
      </w:r>
      <w:r w:rsidR="001055D4">
        <w:rPr>
          <w:rFonts w:cs="Times New Roman" w:hint="cs"/>
          <w:rtl/>
        </w:rPr>
        <w:t>.</w:t>
      </w:r>
      <w:r w:rsidR="003C6A85" w:rsidRPr="003C6A85">
        <w:rPr>
          <w:rFonts w:cs="Times New Roman"/>
          <w:rtl/>
        </w:rPr>
        <w:t xml:space="preserve"> </w:t>
      </w:r>
      <w:r w:rsidR="003C6A85" w:rsidRPr="002543D7">
        <w:rPr>
          <w:rFonts w:cs="Times New Roman"/>
          <w:color w:val="A6A6A6" w:themeColor="background1" w:themeShade="A6"/>
          <w:rtl/>
        </w:rPr>
        <w:t xml:space="preserve">[חש נטוש ושכל הלילה הזה כביכול מושלם ובכל זאת חסר חסר נעדר לקוי נגרע נטול נפקד נשמט] </w:t>
      </w:r>
      <w:r w:rsidR="003C6A85" w:rsidRPr="003C6A85">
        <w:rPr>
          <w:rFonts w:cs="Times New Roman"/>
          <w:rtl/>
        </w:rPr>
        <w:t>אכן ייתכנו אותן מילים במשמעות שונה, זה נכון. ומה עם אלו המעמידים פני רחוקים, אך בליבם הם קרובים?</w:t>
      </w:r>
      <w:r w:rsidR="003C6A85">
        <w:rPr>
          <w:rFonts w:cs="Times New Roman" w:hint="cs"/>
          <w:rtl/>
        </w:rPr>
        <w:t xml:space="preserve"> </w:t>
      </w:r>
    </w:p>
    <w:p w14:paraId="0742844A" w14:textId="4C441163" w:rsidR="00341366" w:rsidRPr="00CD067C" w:rsidRDefault="00437FAD" w:rsidP="001C7AF4">
      <w:pPr>
        <w:rPr>
          <w:rtl/>
        </w:rPr>
      </w:pPr>
      <w:r>
        <w:rPr>
          <w:rFonts w:hint="cs"/>
          <w:rtl/>
        </w:rPr>
        <w:t>ו</w:t>
      </w:r>
      <w:r w:rsidR="004C59E0">
        <w:rPr>
          <w:rFonts w:hint="cs"/>
          <w:rtl/>
        </w:rPr>
        <w:t>פתאום</w:t>
      </w:r>
      <w:r w:rsidR="00BA7F5D">
        <w:rPr>
          <w:rFonts w:hint="cs"/>
          <w:rtl/>
        </w:rPr>
        <w:t>,</w:t>
      </w:r>
      <w:r w:rsidRPr="00CD067C">
        <w:rPr>
          <w:rtl/>
        </w:rPr>
        <w:t xml:space="preserve"> </w:t>
      </w:r>
      <w:r w:rsidR="00341366" w:rsidRPr="00CD067C">
        <w:rPr>
          <w:rtl/>
        </w:rPr>
        <w:t>מבין הפרחים הצהובים הקטנים ש</w:t>
      </w:r>
      <w:r w:rsidR="00A17D71">
        <w:rPr>
          <w:rtl/>
        </w:rPr>
        <w:t>ל שיחי החול,</w:t>
      </w:r>
      <w:r w:rsidR="00A17D71">
        <w:rPr>
          <w:rFonts w:hint="cs"/>
          <w:rtl/>
        </w:rPr>
        <w:t xml:space="preserve"> </w:t>
      </w:r>
      <w:r w:rsidR="00341366" w:rsidRPr="00CD067C">
        <w:rPr>
          <w:rtl/>
        </w:rPr>
        <w:t>מבין האבקנים</w:t>
      </w:r>
      <w:r w:rsidR="00A17D71">
        <w:rPr>
          <w:rFonts w:hint="cs"/>
          <w:rtl/>
        </w:rPr>
        <w:t>,</w:t>
      </w:r>
      <w:r w:rsidR="00B40BDC">
        <w:rPr>
          <w:rtl/>
        </w:rPr>
        <w:t xml:space="preserve"> </w:t>
      </w:r>
      <w:r w:rsidR="001C7AF4">
        <w:rPr>
          <w:rFonts w:hint="cs"/>
          <w:rtl/>
        </w:rPr>
        <w:t xml:space="preserve">בצבץ ראשו של </w:t>
      </w:r>
      <w:r w:rsidR="00341366" w:rsidRPr="00CD067C">
        <w:rPr>
          <w:rtl/>
        </w:rPr>
        <w:t>אלכס. "</w:t>
      </w:r>
      <w:r w:rsidR="00C4780C">
        <w:rPr>
          <w:rFonts w:hint="cs"/>
          <w:rtl/>
        </w:rPr>
        <w:t>הוא</w:t>
      </w:r>
      <w:r w:rsidR="001C7AF4">
        <w:rPr>
          <w:rFonts w:hint="cs"/>
          <w:rtl/>
        </w:rPr>
        <w:t xml:space="preserve"> חזר</w:t>
      </w:r>
      <w:r w:rsidR="00341366" w:rsidRPr="00CD067C">
        <w:rPr>
          <w:rtl/>
        </w:rPr>
        <w:t>!"</w:t>
      </w:r>
      <w:r w:rsidR="001C7AF4">
        <w:rPr>
          <w:rFonts w:hint="cs"/>
          <w:rtl/>
        </w:rPr>
        <w:t xml:space="preserve"> </w:t>
      </w:r>
      <w:r w:rsidR="006C575B">
        <w:rPr>
          <w:rFonts w:hint="cs"/>
          <w:rtl/>
        </w:rPr>
        <w:t>הקריאה</w:t>
      </w:r>
      <w:r w:rsidR="001C7AF4">
        <w:rPr>
          <w:rFonts w:hint="cs"/>
          <w:rtl/>
        </w:rPr>
        <w:t xml:space="preserve"> נפלט</w:t>
      </w:r>
      <w:r w:rsidR="006C575B">
        <w:rPr>
          <w:rFonts w:hint="cs"/>
          <w:rtl/>
        </w:rPr>
        <w:t>ה</w:t>
      </w:r>
      <w:r w:rsidR="001C7AF4">
        <w:rPr>
          <w:rFonts w:hint="cs"/>
          <w:rtl/>
        </w:rPr>
        <w:t xml:space="preserve"> מפיו </w:t>
      </w:r>
      <w:r w:rsidR="000E7F57">
        <w:rPr>
          <w:rFonts w:hint="cs"/>
          <w:rtl/>
        </w:rPr>
        <w:t>מ</w:t>
      </w:r>
      <w:r w:rsidR="001C7AF4">
        <w:rPr>
          <w:rFonts w:hint="cs"/>
          <w:rtl/>
        </w:rPr>
        <w:t>בלי שהתכוון.</w:t>
      </w:r>
    </w:p>
    <w:p w14:paraId="1DD9C5B4" w14:textId="77777777" w:rsidR="00341366" w:rsidRPr="00CD067C" w:rsidRDefault="00341366" w:rsidP="00250000">
      <w:pPr>
        <w:rPr>
          <w:rtl/>
        </w:rPr>
      </w:pPr>
      <w:r w:rsidRPr="00CD067C">
        <w:rPr>
          <w:rtl/>
        </w:rPr>
        <w:t>"מי?"</w:t>
      </w:r>
    </w:p>
    <w:p w14:paraId="4682546B" w14:textId="2F7B7722" w:rsidR="00341366" w:rsidRPr="00CD067C" w:rsidRDefault="00341366" w:rsidP="00C4780C">
      <w:pPr>
        <w:rPr>
          <w:rtl/>
        </w:rPr>
      </w:pPr>
      <w:r w:rsidRPr="00CD067C">
        <w:rPr>
          <w:rtl/>
        </w:rPr>
        <w:t>"אלכס!" וארקדי לא חיכה לשמוע את תגוב</w:t>
      </w:r>
      <w:r w:rsidR="00C4780C">
        <w:rPr>
          <w:rFonts w:hint="cs"/>
          <w:rtl/>
        </w:rPr>
        <w:t>תו</w:t>
      </w:r>
      <w:r w:rsidRPr="00CD067C">
        <w:rPr>
          <w:rtl/>
        </w:rPr>
        <w:t xml:space="preserve"> הצינית של מארק. הוא רץ אליו</w:t>
      </w:r>
      <w:r w:rsidR="001C7AF4">
        <w:rPr>
          <w:rFonts w:hint="cs"/>
          <w:rtl/>
        </w:rPr>
        <w:t xml:space="preserve">, והדס </w:t>
      </w:r>
      <w:r w:rsidR="001C5A04">
        <w:rPr>
          <w:rFonts w:hint="cs"/>
          <w:rtl/>
        </w:rPr>
        <w:t>הייתה</w:t>
      </w:r>
      <w:r w:rsidR="001C7AF4">
        <w:rPr>
          <w:rFonts w:hint="cs"/>
          <w:rtl/>
        </w:rPr>
        <w:t xml:space="preserve"> איתו</w:t>
      </w:r>
      <w:r w:rsidRPr="00CD067C">
        <w:rPr>
          <w:rtl/>
        </w:rPr>
        <w:t>.</w:t>
      </w:r>
    </w:p>
    <w:p w14:paraId="10ED7865" w14:textId="713A751C" w:rsidR="00341366" w:rsidRPr="00CD067C" w:rsidRDefault="00341366" w:rsidP="002A7A84">
      <w:pPr>
        <w:rPr>
          <w:rtl/>
        </w:rPr>
      </w:pPr>
      <w:r w:rsidRPr="00CD067C">
        <w:rPr>
          <w:rtl/>
        </w:rPr>
        <w:t xml:space="preserve">לרווחתו, הם לא החזיקו ידיים. </w:t>
      </w:r>
      <w:r w:rsidR="002A7A84">
        <w:rPr>
          <w:rFonts w:hint="cs"/>
          <w:rtl/>
        </w:rPr>
        <w:t>מבטם לא הצטלב,</w:t>
      </w:r>
      <w:r w:rsidR="00B40BDC">
        <w:rPr>
          <w:rFonts w:hint="cs"/>
          <w:rtl/>
        </w:rPr>
        <w:t xml:space="preserve"> </w:t>
      </w:r>
      <w:r w:rsidR="002A7A84">
        <w:rPr>
          <w:rFonts w:hint="cs"/>
          <w:rtl/>
        </w:rPr>
        <w:t>אולי אפילו נמנעו מכך</w:t>
      </w:r>
      <w:r w:rsidRPr="00CD067C">
        <w:rPr>
          <w:rtl/>
        </w:rPr>
        <w:t>.</w:t>
      </w:r>
    </w:p>
    <w:p w14:paraId="01308746" w14:textId="3D4FD460" w:rsidR="00341366" w:rsidRPr="00CD067C" w:rsidRDefault="00341366" w:rsidP="00250000">
      <w:pPr>
        <w:rPr>
          <w:rtl/>
        </w:rPr>
      </w:pPr>
      <w:r w:rsidRPr="00CD067C">
        <w:rPr>
          <w:rtl/>
        </w:rPr>
        <w:t>"ס</w:t>
      </w:r>
      <w:r w:rsidR="00152220">
        <w:rPr>
          <w:rFonts w:hint="cs"/>
          <w:rtl/>
        </w:rPr>
        <w:t>אשה</w:t>
      </w:r>
      <w:r w:rsidRPr="00CD067C">
        <w:rPr>
          <w:rtl/>
        </w:rPr>
        <w:t xml:space="preserve">, חזרתם </w:t>
      </w:r>
      <w:r w:rsidR="0019741F">
        <w:rPr>
          <w:rtl/>
        </w:rPr>
        <w:t>סוף-סוף</w:t>
      </w:r>
      <w:r w:rsidRPr="00CD067C">
        <w:rPr>
          <w:rtl/>
        </w:rPr>
        <w:t xml:space="preserve">! מארק היה </w:t>
      </w:r>
      <w:r w:rsidR="00F97A34">
        <w:rPr>
          <w:rtl/>
        </w:rPr>
        <w:t>כל כך</w:t>
      </w:r>
      <w:r w:rsidRPr="00CD067C">
        <w:rPr>
          <w:rtl/>
        </w:rPr>
        <w:t xml:space="preserve"> מודאג."</w:t>
      </w:r>
    </w:p>
    <w:p w14:paraId="3DC22DF8" w14:textId="5EC43EBB" w:rsidR="00341366" w:rsidRPr="00CD067C" w:rsidRDefault="00341366" w:rsidP="002A7A84">
      <w:pPr>
        <w:rPr>
          <w:rtl/>
        </w:rPr>
      </w:pPr>
      <w:r w:rsidRPr="00CD067C">
        <w:rPr>
          <w:rtl/>
        </w:rPr>
        <w:t xml:space="preserve">אלכס </w:t>
      </w:r>
      <w:r w:rsidR="002A7A84">
        <w:rPr>
          <w:rFonts w:hint="cs"/>
          <w:rtl/>
        </w:rPr>
        <w:t>נעץ</w:t>
      </w:r>
      <w:r w:rsidRPr="00CD067C">
        <w:rPr>
          <w:rtl/>
        </w:rPr>
        <w:t xml:space="preserve"> בו </w:t>
      </w:r>
      <w:r w:rsidR="0079106E">
        <w:rPr>
          <w:rFonts w:hint="cs"/>
          <w:rtl/>
        </w:rPr>
        <w:t>מבט</w:t>
      </w:r>
      <w:r w:rsidR="002A7A84">
        <w:rPr>
          <w:rFonts w:hint="cs"/>
          <w:rtl/>
        </w:rPr>
        <w:t xml:space="preserve"> </w:t>
      </w:r>
      <w:r w:rsidRPr="00CD067C">
        <w:rPr>
          <w:rtl/>
        </w:rPr>
        <w:t>כאילו לא זיהה אותו.</w:t>
      </w:r>
    </w:p>
    <w:p w14:paraId="5D6A5D02" w14:textId="47E7EA22" w:rsidR="00341366" w:rsidRPr="00CD067C" w:rsidRDefault="00341366" w:rsidP="002A7A84">
      <w:pPr>
        <w:rPr>
          <w:rtl/>
        </w:rPr>
      </w:pPr>
      <w:r w:rsidRPr="00CD067C">
        <w:rPr>
          <w:rtl/>
        </w:rPr>
        <w:t>"מה קרה לך? למה החולצה שלך מקומטת? וכ</w:t>
      </w:r>
      <w:r w:rsidR="003C6A85">
        <w:rPr>
          <w:rFonts w:hint="cs"/>
          <w:rtl/>
        </w:rPr>
        <w:t>ו</w:t>
      </w:r>
      <w:r w:rsidRPr="00CD067C">
        <w:rPr>
          <w:rtl/>
        </w:rPr>
        <w:t>ל</w:t>
      </w:r>
      <w:r w:rsidR="003C6A85">
        <w:rPr>
          <w:rFonts w:hint="cs"/>
          <w:rtl/>
        </w:rPr>
        <w:t>ך</w:t>
      </w:r>
      <w:r w:rsidRPr="00CD067C">
        <w:rPr>
          <w:rtl/>
        </w:rPr>
        <w:t xml:space="preserve"> מכוס</w:t>
      </w:r>
      <w:r w:rsidR="003C6A85">
        <w:rPr>
          <w:rFonts w:hint="cs"/>
          <w:rtl/>
        </w:rPr>
        <w:t>ה</w:t>
      </w:r>
      <w:r w:rsidRPr="00CD067C">
        <w:rPr>
          <w:rtl/>
        </w:rPr>
        <w:t xml:space="preserve"> חול!"</w:t>
      </w:r>
    </w:p>
    <w:p w14:paraId="547EF9D4" w14:textId="19CEB3E8" w:rsidR="00341366" w:rsidRPr="00CD067C" w:rsidRDefault="00341366" w:rsidP="00A17D71">
      <w:pPr>
        <w:rPr>
          <w:rtl/>
        </w:rPr>
      </w:pPr>
      <w:r w:rsidRPr="00CD067C">
        <w:rPr>
          <w:rtl/>
        </w:rPr>
        <w:t xml:space="preserve">אלכס </w:t>
      </w:r>
      <w:r w:rsidR="001055D4">
        <w:rPr>
          <w:rFonts w:hint="cs"/>
          <w:rtl/>
        </w:rPr>
        <w:t>ו</w:t>
      </w:r>
      <w:r w:rsidRPr="00CD067C">
        <w:rPr>
          <w:rtl/>
        </w:rPr>
        <w:t xml:space="preserve">הדס </w:t>
      </w:r>
      <w:r w:rsidR="001055D4" w:rsidRPr="001055D4">
        <w:rPr>
          <w:rFonts w:cs="Times New Roman"/>
          <w:rtl/>
        </w:rPr>
        <w:t xml:space="preserve">השתרכו </w:t>
      </w:r>
      <w:r w:rsidR="005E7114">
        <w:rPr>
          <w:rFonts w:hint="cs"/>
          <w:rtl/>
        </w:rPr>
        <w:t>א</w:t>
      </w:r>
      <w:r w:rsidRPr="00CD067C">
        <w:rPr>
          <w:rtl/>
        </w:rPr>
        <w:t>ל חבורת הילדים. ארקדי נגרר אחריהם.</w:t>
      </w:r>
    </w:p>
    <w:p w14:paraId="26432DA2" w14:textId="77777777" w:rsidR="00341366" w:rsidRPr="00CD067C" w:rsidRDefault="00341366" w:rsidP="00250000">
      <w:pPr>
        <w:rPr>
          <w:rtl/>
        </w:rPr>
      </w:pPr>
      <w:r w:rsidRPr="00CD067C">
        <w:rPr>
          <w:rtl/>
        </w:rPr>
        <w:t xml:space="preserve">"ומה </w:t>
      </w:r>
      <w:r w:rsidR="005E7114">
        <w:rPr>
          <w:rFonts w:hint="cs"/>
          <w:rtl/>
        </w:rPr>
        <w:t xml:space="preserve">זה </w:t>
      </w:r>
      <w:r w:rsidRPr="00CD067C">
        <w:rPr>
          <w:rtl/>
        </w:rPr>
        <w:t>הכתם הזה על החולצה שלך?</w:t>
      </w:r>
      <w:r w:rsidR="00793F0C">
        <w:rPr>
          <w:rFonts w:hint="cs"/>
          <w:rtl/>
        </w:rPr>
        <w:t xml:space="preserve"> זה</w:t>
      </w:r>
      <w:r w:rsidRPr="00CD067C">
        <w:rPr>
          <w:rtl/>
        </w:rPr>
        <w:t xml:space="preserve"> דם?"</w:t>
      </w:r>
    </w:p>
    <w:p w14:paraId="7A3A5DBD" w14:textId="1608C9FF" w:rsidR="00341366" w:rsidRPr="00CD067C" w:rsidRDefault="00341366" w:rsidP="001C7AF4">
      <w:pPr>
        <w:rPr>
          <w:rtl/>
        </w:rPr>
      </w:pPr>
      <w:r w:rsidRPr="00CD067C">
        <w:rPr>
          <w:rtl/>
        </w:rPr>
        <w:t>"איפה?"</w:t>
      </w:r>
    </w:p>
    <w:p w14:paraId="2C2B1D36" w14:textId="77777777" w:rsidR="00341366" w:rsidRPr="00CD067C" w:rsidRDefault="00341366" w:rsidP="00250000">
      <w:pPr>
        <w:rPr>
          <w:rtl/>
        </w:rPr>
      </w:pPr>
      <w:r w:rsidRPr="00CD067C">
        <w:rPr>
          <w:rtl/>
        </w:rPr>
        <w:t>"בגב שלך."</w:t>
      </w:r>
    </w:p>
    <w:p w14:paraId="0D0C7CB5" w14:textId="4DDBA315" w:rsidR="00341366" w:rsidRPr="00CD067C" w:rsidRDefault="00341366" w:rsidP="005E7114">
      <w:pPr>
        <w:rPr>
          <w:rtl/>
        </w:rPr>
      </w:pPr>
      <w:r w:rsidRPr="00CD067C">
        <w:rPr>
          <w:rtl/>
        </w:rPr>
        <w:t xml:space="preserve">אלכס אפילו לא הסתובב. "כלום. בטח </w:t>
      </w:r>
      <w:r w:rsidR="005E7114">
        <w:rPr>
          <w:rFonts w:hint="cs"/>
          <w:rtl/>
        </w:rPr>
        <w:t>מ</w:t>
      </w:r>
      <w:r w:rsidRPr="00CD067C">
        <w:rPr>
          <w:rtl/>
        </w:rPr>
        <w:t>קודם."</w:t>
      </w:r>
    </w:p>
    <w:p w14:paraId="3318E84C" w14:textId="3A88B22C" w:rsidR="00341366" w:rsidRPr="00CD067C" w:rsidRDefault="00C4780C" w:rsidP="00250000">
      <w:pPr>
        <w:rPr>
          <w:rtl/>
        </w:rPr>
      </w:pPr>
      <w:r>
        <w:rPr>
          <w:rtl/>
        </w:rPr>
        <w:t>"לא</w:t>
      </w:r>
      <w:r>
        <w:rPr>
          <w:rFonts w:hint="cs"/>
          <w:rtl/>
        </w:rPr>
        <w:t>,</w:t>
      </w:r>
      <w:r w:rsidR="00341366" w:rsidRPr="00CD067C">
        <w:rPr>
          <w:rtl/>
        </w:rPr>
        <w:t xml:space="preserve"> אני ראיתי טוב</w:t>
      </w:r>
      <w:r w:rsidR="00352290">
        <w:rPr>
          <w:rtl/>
        </w:rPr>
        <w:t xml:space="preserve"> מאוד.</w:t>
      </w:r>
      <w:r w:rsidR="00341366" w:rsidRPr="00CD067C">
        <w:rPr>
          <w:rtl/>
        </w:rPr>
        <w:t xml:space="preserve"> רכבתי באופניים אחריך."</w:t>
      </w:r>
    </w:p>
    <w:p w14:paraId="70EDF6A4" w14:textId="69F47027" w:rsidR="003C6A85" w:rsidRDefault="00341366" w:rsidP="00A17D71">
      <w:pPr>
        <w:rPr>
          <w:rtl/>
        </w:rPr>
      </w:pPr>
      <w:r w:rsidRPr="00CD067C">
        <w:rPr>
          <w:rtl/>
        </w:rPr>
        <w:lastRenderedPageBreak/>
        <w:t xml:space="preserve">אלכס </w:t>
      </w:r>
      <w:r w:rsidR="00C4780C">
        <w:rPr>
          <w:rFonts w:hint="cs"/>
          <w:rtl/>
        </w:rPr>
        <w:t>התעלם ממנו</w:t>
      </w:r>
      <w:r w:rsidRPr="00CD067C">
        <w:rPr>
          <w:rtl/>
        </w:rPr>
        <w:t xml:space="preserve">. הוא הגיע אל מעגל הילדים והתיישב על החול. </w:t>
      </w:r>
      <w:r w:rsidR="00793F0C">
        <w:rPr>
          <w:rtl/>
        </w:rPr>
        <w:t>פיטר פוונסי היה בן</w:t>
      </w:r>
      <w:r w:rsidR="00BA7F5D">
        <w:rPr>
          <w:rFonts w:hint="cs"/>
          <w:rtl/>
        </w:rPr>
        <w:t xml:space="preserve"> </w:t>
      </w:r>
      <w:r w:rsidR="00793F0C">
        <w:rPr>
          <w:rtl/>
        </w:rPr>
        <w:t xml:space="preserve">גילו </w:t>
      </w:r>
      <w:r w:rsidR="00793F0C">
        <w:rPr>
          <w:rFonts w:hint="cs"/>
          <w:rtl/>
        </w:rPr>
        <w:t>מ</w:t>
      </w:r>
      <w:r w:rsidR="00793F0C">
        <w:rPr>
          <w:rtl/>
        </w:rPr>
        <w:t>שנכנס לראשונה</w:t>
      </w:r>
      <w:r w:rsidRPr="00CD067C">
        <w:rPr>
          <w:rtl/>
        </w:rPr>
        <w:t xml:space="preserve"> </w:t>
      </w:r>
      <w:r w:rsidR="00A17D71">
        <w:rPr>
          <w:rtl/>
        </w:rPr>
        <w:t>לנרניה</w:t>
      </w:r>
      <w:r w:rsidR="00A17D71">
        <w:rPr>
          <w:rFonts w:hint="cs"/>
          <w:rtl/>
        </w:rPr>
        <w:t>,</w:t>
      </w:r>
      <w:r w:rsidR="00A17D71">
        <w:rPr>
          <w:rtl/>
        </w:rPr>
        <w:t xml:space="preserve"> </w:t>
      </w:r>
      <w:r w:rsidR="00793F0C">
        <w:rPr>
          <w:rFonts w:hint="cs"/>
          <w:rtl/>
        </w:rPr>
        <w:t>ו</w:t>
      </w:r>
      <w:r w:rsidRPr="00CD067C">
        <w:rPr>
          <w:rtl/>
        </w:rPr>
        <w:t>כל עניינו היה מלחמות במכשפה</w:t>
      </w:r>
      <w:r w:rsidR="006C575B">
        <w:rPr>
          <w:rFonts w:hint="cs"/>
          <w:rtl/>
        </w:rPr>
        <w:t xml:space="preserve"> הלבנה</w:t>
      </w:r>
      <w:r w:rsidRPr="00CD067C">
        <w:rPr>
          <w:rtl/>
        </w:rPr>
        <w:t xml:space="preserve"> ובמשרתיה הגמדים.</w:t>
      </w:r>
      <w:r w:rsidR="00C4780C">
        <w:rPr>
          <w:rFonts w:hint="cs"/>
          <w:rtl/>
        </w:rPr>
        <w:t xml:space="preserve"> ליבו של אלכס נצבט.</w:t>
      </w:r>
      <w:r w:rsidR="001C7AF4">
        <w:rPr>
          <w:rFonts w:hint="cs"/>
          <w:rtl/>
        </w:rPr>
        <w:t xml:space="preserve"> </w:t>
      </w:r>
    </w:p>
    <w:p w14:paraId="5D947C75" w14:textId="732BC33D" w:rsidR="00341366" w:rsidRPr="00CD067C" w:rsidRDefault="001C7AF4" w:rsidP="00A17D71">
      <w:pPr>
        <w:rPr>
          <w:rtl/>
        </w:rPr>
      </w:pPr>
      <w:r>
        <w:rPr>
          <w:rFonts w:hint="cs"/>
          <w:rtl/>
        </w:rPr>
        <w:t>ואז התרחב.</w:t>
      </w:r>
    </w:p>
    <w:p w14:paraId="24776DF8" w14:textId="701F05FE" w:rsidR="00341366" w:rsidRPr="00CD067C" w:rsidRDefault="00A17D71" w:rsidP="005E7114">
      <w:pPr>
        <w:rPr>
          <w:rtl/>
        </w:rPr>
      </w:pPr>
      <w:r>
        <w:rPr>
          <w:rtl/>
        </w:rPr>
        <w:t>ארקדי התיישב ל</w:t>
      </w:r>
      <w:r w:rsidR="00341366" w:rsidRPr="00CD067C">
        <w:rPr>
          <w:rtl/>
        </w:rPr>
        <w:t xml:space="preserve">ידו. "יש לך כתם דם </w:t>
      </w:r>
      <w:r w:rsidR="00341366" w:rsidRPr="00CD067C">
        <w:rPr>
          <w:rFonts w:hint="cs"/>
          <w:rtl/>
        </w:rPr>
        <w:t xml:space="preserve">גם </w:t>
      </w:r>
      <w:r w:rsidR="00C4780C">
        <w:rPr>
          <w:rtl/>
        </w:rPr>
        <w:t>מלפנים</w:t>
      </w:r>
      <w:r w:rsidR="0039622B">
        <w:rPr>
          <w:rFonts w:hint="cs"/>
          <w:rtl/>
        </w:rPr>
        <w:t>.</w:t>
      </w:r>
      <w:r w:rsidR="00C4780C">
        <w:rPr>
          <w:rtl/>
        </w:rPr>
        <w:t>"</w:t>
      </w:r>
    </w:p>
    <w:p w14:paraId="14C2984A" w14:textId="56463CAA" w:rsidR="00341366" w:rsidRPr="00CD067C" w:rsidRDefault="00341366" w:rsidP="001815E6">
      <w:pPr>
        <w:rPr>
          <w:rtl/>
        </w:rPr>
      </w:pPr>
      <w:r w:rsidRPr="00CD067C">
        <w:rPr>
          <w:rtl/>
        </w:rPr>
        <w:t>אלכס התרומם. הוא פשט בתנועה אחת את חולצ</w:t>
      </w:r>
      <w:r w:rsidR="005E7114">
        <w:rPr>
          <w:rFonts w:hint="cs"/>
          <w:rtl/>
        </w:rPr>
        <w:t>תו</w:t>
      </w:r>
      <w:r w:rsidRPr="00CD067C">
        <w:rPr>
          <w:rtl/>
        </w:rPr>
        <w:t xml:space="preserve"> והשלי</w:t>
      </w:r>
      <w:r w:rsidR="0097286D" w:rsidRPr="0097286D">
        <w:rPr>
          <w:rFonts w:cs="Times New Roman"/>
          <w:rtl/>
        </w:rPr>
        <w:t>ך אותה</w:t>
      </w:r>
      <w:r w:rsidRPr="00CD067C">
        <w:rPr>
          <w:rtl/>
        </w:rPr>
        <w:t xml:space="preserve"> ל</w:t>
      </w:r>
      <w:r w:rsidR="00C4780C">
        <w:rPr>
          <w:rtl/>
        </w:rPr>
        <w:t xml:space="preserve">אש. "בוא איתי!" הוא רץ </w:t>
      </w:r>
      <w:r w:rsidR="00691EAB">
        <w:rPr>
          <w:rFonts w:hint="cs"/>
          <w:rtl/>
        </w:rPr>
        <w:t>ל</w:t>
      </w:r>
      <w:r w:rsidRPr="00CD067C">
        <w:rPr>
          <w:rtl/>
        </w:rPr>
        <w:t>ים.</w:t>
      </w:r>
    </w:p>
    <w:p w14:paraId="08591685" w14:textId="29D8941D" w:rsidR="00341366" w:rsidRDefault="00C4780C" w:rsidP="00A17D71">
      <w:pPr>
        <w:rPr>
          <w:rtl/>
        </w:rPr>
      </w:pPr>
      <w:r>
        <w:rPr>
          <w:rtl/>
        </w:rPr>
        <w:t xml:space="preserve">ארקדי לא </w:t>
      </w:r>
      <w:r w:rsidR="00A17D71">
        <w:rPr>
          <w:rFonts w:hint="cs"/>
          <w:rtl/>
        </w:rPr>
        <w:t>נ</w:t>
      </w:r>
      <w:r w:rsidR="006C575B">
        <w:rPr>
          <w:rFonts w:hint="cs"/>
          <w:rtl/>
        </w:rPr>
        <w:t>זקק</w:t>
      </w:r>
      <w:r>
        <w:rPr>
          <w:rtl/>
        </w:rPr>
        <w:t xml:space="preserve"> ל</w:t>
      </w:r>
      <w:r w:rsidR="00341366" w:rsidRPr="00CD067C">
        <w:rPr>
          <w:rtl/>
        </w:rPr>
        <w:t>הזמנ</w:t>
      </w:r>
      <w:r>
        <w:rPr>
          <w:rFonts w:hint="cs"/>
          <w:rtl/>
        </w:rPr>
        <w:t>ה נוספת</w:t>
      </w:r>
      <w:r w:rsidR="00341366" w:rsidRPr="00CD067C">
        <w:rPr>
          <w:rtl/>
        </w:rPr>
        <w:t xml:space="preserve">. הוא רץ בעקבות אלכס, קפץ בכל בגדיו </w:t>
      </w:r>
      <w:r w:rsidR="006C575B">
        <w:rPr>
          <w:rFonts w:hint="cs"/>
          <w:rtl/>
        </w:rPr>
        <w:t>אל</w:t>
      </w:r>
      <w:r w:rsidR="00341366" w:rsidRPr="00CD067C">
        <w:rPr>
          <w:rtl/>
        </w:rPr>
        <w:t xml:space="preserve"> הגלים החמימים.</w:t>
      </w:r>
    </w:p>
    <w:p w14:paraId="5CC1924E" w14:textId="77777777" w:rsidR="00341366" w:rsidRDefault="00341366" w:rsidP="00250000">
      <w:pPr>
        <w:rPr>
          <w:rtl/>
        </w:rPr>
      </w:pPr>
    </w:p>
    <w:p w14:paraId="091697B3" w14:textId="03B1B477" w:rsidR="00220A52" w:rsidRPr="002543D7" w:rsidRDefault="00220A52" w:rsidP="00250000">
      <w:pPr>
        <w:rPr>
          <w:color w:val="A6A6A6" w:themeColor="background1" w:themeShade="A6"/>
          <w:rtl/>
        </w:rPr>
      </w:pPr>
      <w:r w:rsidRPr="002543D7">
        <w:rPr>
          <w:rFonts w:hint="cs"/>
          <w:color w:val="A6A6A6" w:themeColor="background1" w:themeShade="A6"/>
          <w:rtl/>
        </w:rPr>
        <w:t>[להדגיש שאלכס לא מקדיש מחשבה להדס בכלל חוץ מאשר כשהיה איתה. בשאר הזמן הוא חשב על גוף של אישה הרבה יותר מפותחת ומבוגרת ממנה, וכהה</w:t>
      </w:r>
      <w:r w:rsidR="00352290" w:rsidRPr="002543D7">
        <w:rPr>
          <w:rFonts w:hint="cs"/>
          <w:color w:val="A6A6A6" w:themeColor="background1" w:themeShade="A6"/>
          <w:rtl/>
        </w:rPr>
        <w:t xml:space="preserve"> מאוד.</w:t>
      </w:r>
      <w:r w:rsidRPr="002543D7">
        <w:rPr>
          <w:rFonts w:hint="cs"/>
          <w:color w:val="A6A6A6" w:themeColor="background1" w:themeShade="A6"/>
          <w:rtl/>
        </w:rPr>
        <w:t xml:space="preserve"> להדגיש שכל פעם שהיא מופיעה </w:t>
      </w:r>
      <w:r w:rsidRPr="002543D7">
        <w:rPr>
          <w:color w:val="A6A6A6" w:themeColor="background1" w:themeShade="A6"/>
          <w:rtl/>
        </w:rPr>
        <w:t>–</w:t>
      </w:r>
      <w:r w:rsidRPr="002543D7">
        <w:rPr>
          <w:rFonts w:hint="cs"/>
          <w:color w:val="A6A6A6" w:themeColor="background1" w:themeShade="A6"/>
          <w:rtl/>
        </w:rPr>
        <w:t xml:space="preserve"> זאת</w:t>
      </w:r>
      <w:r w:rsidR="00AA32DB" w:rsidRPr="002543D7">
        <w:rPr>
          <w:rFonts w:hint="cs"/>
          <w:color w:val="A6A6A6" w:themeColor="background1" w:themeShade="A6"/>
          <w:rtl/>
        </w:rPr>
        <w:t xml:space="preserve"> </w:t>
      </w:r>
      <w:r w:rsidRPr="002543D7">
        <w:rPr>
          <w:rFonts w:hint="cs"/>
          <w:color w:val="A6A6A6" w:themeColor="background1" w:themeShade="A6"/>
          <w:rtl/>
        </w:rPr>
        <w:t>תזכורת עבורו לנוכחותה. בשאר הזמן הוא בכלל לא חושב עליה.]</w:t>
      </w:r>
    </w:p>
    <w:p w14:paraId="0A591328" w14:textId="164089B9" w:rsidR="005800E4" w:rsidRPr="002543D7" w:rsidRDefault="005800E4" w:rsidP="00250000">
      <w:pPr>
        <w:rPr>
          <w:color w:val="A6A6A6" w:themeColor="background1" w:themeShade="A6"/>
          <w:rtl/>
        </w:rPr>
      </w:pPr>
    </w:p>
    <w:p w14:paraId="716F5C1B" w14:textId="75B378D2" w:rsidR="00B14B52" w:rsidRDefault="0039622B" w:rsidP="00970C3A">
      <w:pPr>
        <w:rPr>
          <w:rFonts w:cs="Times New Roman"/>
          <w:rtl/>
        </w:rPr>
      </w:pPr>
      <w:bookmarkStart w:id="130" w:name="_Hlk529036949"/>
      <w:bookmarkStart w:id="131" w:name="_Hlk529444123"/>
      <w:r>
        <w:rPr>
          <w:rFonts w:cs="Times New Roman" w:hint="cs"/>
          <w:rtl/>
        </w:rPr>
        <w:t xml:space="preserve">בתום חופשת </w:t>
      </w:r>
      <w:r w:rsidR="0097286D">
        <w:rPr>
          <w:rFonts w:cs="Times New Roman" w:hint="cs"/>
          <w:rtl/>
        </w:rPr>
        <w:t>ה</w:t>
      </w:r>
      <w:r>
        <w:rPr>
          <w:rFonts w:cs="Times New Roman" w:hint="cs"/>
          <w:rtl/>
        </w:rPr>
        <w:t xml:space="preserve">קיץ </w:t>
      </w:r>
      <w:r w:rsidR="00152220">
        <w:rPr>
          <w:rFonts w:cs="Times New Roman" w:hint="cs"/>
          <w:rtl/>
        </w:rPr>
        <w:t xml:space="preserve">נפרד </w:t>
      </w:r>
      <w:r w:rsidR="00386738" w:rsidRPr="00386738">
        <w:rPr>
          <w:rFonts w:cs="Times New Roman"/>
          <w:rtl/>
        </w:rPr>
        <w:t>ארקדי מ</w:t>
      </w:r>
      <w:r w:rsidR="00ED6853" w:rsidRPr="00ED6853">
        <w:rPr>
          <w:rFonts w:cs="Times New Roman"/>
          <w:rtl/>
        </w:rPr>
        <w:t xml:space="preserve">אלכס </w:t>
      </w:r>
      <w:r w:rsidR="003C6A85">
        <w:rPr>
          <w:rFonts w:cs="Times New Roman" w:hint="cs"/>
          <w:rtl/>
        </w:rPr>
        <w:t>[</w:t>
      </w:r>
      <w:r w:rsidR="003C6A85" w:rsidRPr="003C6A85">
        <w:rPr>
          <w:rFonts w:cs="Times New Roman"/>
          <w:rtl/>
        </w:rPr>
        <w:t>בתגרה / קטטה / התכתשות / היאבקות / מאבק</w:t>
      </w:r>
      <w:r w:rsidR="003C6A85">
        <w:rPr>
          <w:rFonts w:cs="Times New Roman" w:hint="cs"/>
          <w:rtl/>
        </w:rPr>
        <w:t>]</w:t>
      </w:r>
      <w:r w:rsidR="00ED6853" w:rsidRPr="00ED6853">
        <w:rPr>
          <w:rFonts w:cs="Times New Roman"/>
          <w:rtl/>
        </w:rPr>
        <w:t xml:space="preserve"> </w:t>
      </w:r>
      <w:r w:rsidR="00386738">
        <w:rPr>
          <w:rFonts w:cs="Times New Roman" w:hint="cs"/>
          <w:rtl/>
        </w:rPr>
        <w:t xml:space="preserve">תוך </w:t>
      </w:r>
      <w:r w:rsidR="003C6A85" w:rsidRPr="003C6A85">
        <w:rPr>
          <w:rFonts w:cs="Times New Roman"/>
          <w:rtl/>
        </w:rPr>
        <w:t>מערכה אלימה נוספת</w:t>
      </w:r>
      <w:r w:rsidR="00386738" w:rsidRPr="00386738">
        <w:rPr>
          <w:rFonts w:cs="Times New Roman"/>
          <w:rtl/>
        </w:rPr>
        <w:t>, ש</w:t>
      </w:r>
      <w:r w:rsidR="001C5A04">
        <w:rPr>
          <w:rFonts w:cs="Times New Roman"/>
          <w:rtl/>
        </w:rPr>
        <w:t>הייתה</w:t>
      </w:r>
      <w:r w:rsidR="00386738" w:rsidRPr="00386738">
        <w:rPr>
          <w:rFonts w:cs="Times New Roman"/>
          <w:rtl/>
        </w:rPr>
        <w:t xml:space="preserve"> מוצדקת</w:t>
      </w:r>
      <w:r w:rsidR="0097286D" w:rsidRPr="0097286D">
        <w:rPr>
          <w:rFonts w:cs="Times New Roman"/>
          <w:rtl/>
        </w:rPr>
        <w:t xml:space="preserve"> </w:t>
      </w:r>
      <w:r w:rsidR="0097286D" w:rsidRPr="00386738">
        <w:rPr>
          <w:rFonts w:cs="Times New Roman"/>
          <w:rtl/>
        </w:rPr>
        <w:t>הפעם</w:t>
      </w:r>
      <w:r w:rsidR="00386738" w:rsidRPr="00386738">
        <w:rPr>
          <w:rFonts w:cs="Times New Roman"/>
          <w:rtl/>
        </w:rPr>
        <w:t xml:space="preserve"> לחלוטין היות </w:t>
      </w:r>
      <w:r w:rsidR="00BA7F5D">
        <w:rPr>
          <w:rFonts w:cs="Times New Roman" w:hint="cs"/>
          <w:rtl/>
        </w:rPr>
        <w:t>ש</w:t>
      </w:r>
      <w:r w:rsidR="0097286D" w:rsidRPr="0097286D">
        <w:rPr>
          <w:rFonts w:cs="Times New Roman"/>
          <w:rtl/>
        </w:rPr>
        <w:t xml:space="preserve">אלכס </w:t>
      </w:r>
      <w:r w:rsidR="00386738" w:rsidRPr="00386738">
        <w:rPr>
          <w:rFonts w:cs="Times New Roman"/>
          <w:rtl/>
        </w:rPr>
        <w:t>לא הזמין אותו לאנגליה</w:t>
      </w:r>
      <w:r w:rsidR="00BA7F5D">
        <w:rPr>
          <w:rFonts w:cs="Times New Roman" w:hint="cs"/>
          <w:rtl/>
        </w:rPr>
        <w:t>.</w:t>
      </w:r>
      <w:r w:rsidR="00386738" w:rsidRPr="00386738">
        <w:rPr>
          <w:rFonts w:cs="Times New Roman"/>
          <w:rtl/>
        </w:rPr>
        <w:t xml:space="preserve"> אף לא פעם אחת במסגרת ה</w:t>
      </w:r>
      <w:r w:rsidR="00BA7F5D">
        <w:rPr>
          <w:rFonts w:cs="Times New Roman" w:hint="cs"/>
          <w:rtl/>
        </w:rPr>
        <w:t>ת</w:t>
      </w:r>
      <w:r w:rsidR="00386738" w:rsidRPr="00386738">
        <w:rPr>
          <w:rFonts w:cs="Times New Roman"/>
          <w:rtl/>
        </w:rPr>
        <w:t>ווית מסלולו של ארקדי לאחר ש</w:t>
      </w:r>
      <w:r w:rsidR="00BA7F5D">
        <w:rPr>
          <w:rFonts w:cs="Times New Roman" w:hint="cs"/>
          <w:rtl/>
        </w:rPr>
        <w:t>י</w:t>
      </w:r>
      <w:r w:rsidR="00386738" w:rsidRPr="00386738">
        <w:rPr>
          <w:rFonts w:cs="Times New Roman"/>
          <w:rtl/>
        </w:rPr>
        <w:t>ירד מהמטוס המוביל לחתונת אביו לא הציע לו אלכס שיברר במטוסים האחרים הניצבים על מסלול ההמראה, ויעלה בחשאי על זה שמגיע ללונדון,</w:t>
      </w:r>
      <w:r w:rsidR="0097286D">
        <w:rPr>
          <w:rFonts w:cs="Times New Roman" w:hint="cs"/>
          <w:rtl/>
        </w:rPr>
        <w:t xml:space="preserve"> </w:t>
      </w:r>
      <w:r w:rsidR="00386738" w:rsidRPr="00386738">
        <w:rPr>
          <w:rFonts w:cs="Times New Roman"/>
          <w:rtl/>
        </w:rPr>
        <w:t xml:space="preserve">לביתו. כך שכל מה שאלכס חטף, וזו </w:t>
      </w:r>
      <w:r w:rsidR="001C5A04">
        <w:rPr>
          <w:rFonts w:cs="Times New Roman"/>
          <w:rtl/>
        </w:rPr>
        <w:t>הייתה</w:t>
      </w:r>
      <w:r w:rsidR="00386738" w:rsidRPr="00386738">
        <w:rPr>
          <w:rFonts w:cs="Times New Roman"/>
          <w:rtl/>
        </w:rPr>
        <w:t xml:space="preserve"> כמות בלתי מבוטלת, </w:t>
      </w:r>
      <w:r w:rsidR="0097286D" w:rsidRPr="0097286D">
        <w:rPr>
          <w:rFonts w:cs="Times New Roman"/>
          <w:rtl/>
        </w:rPr>
        <w:t>ביושר חטף</w:t>
      </w:r>
      <w:r w:rsidR="003C6A85" w:rsidRPr="003C6A85">
        <w:rPr>
          <w:rFonts w:cs="Times New Roman"/>
          <w:rtl/>
        </w:rPr>
        <w:t>.</w:t>
      </w:r>
    </w:p>
    <w:p w14:paraId="455B0682" w14:textId="49C88100" w:rsidR="00970C3A" w:rsidRDefault="00B14B52" w:rsidP="00970C3A">
      <w:pPr>
        <w:rPr>
          <w:rFonts w:cs="Times New Roman"/>
          <w:rtl/>
        </w:rPr>
      </w:pPr>
      <w:r w:rsidRPr="00B14B52">
        <w:rPr>
          <w:rFonts w:cs="Times New Roman"/>
          <w:rtl/>
        </w:rPr>
        <w:t>אלכס לא ידע דבר על כל זה</w:t>
      </w:r>
      <w:r w:rsidR="0097286D">
        <w:rPr>
          <w:rFonts w:cs="Times New Roman" w:hint="cs"/>
          <w:rtl/>
        </w:rPr>
        <w:t>.</w:t>
      </w:r>
      <w:r w:rsidRPr="00B14B52">
        <w:rPr>
          <w:rFonts w:cs="Times New Roman"/>
          <w:rtl/>
        </w:rPr>
        <w:t xml:space="preserve"> הוא לא העלה על דעתו שהזזתו של ארקדי אפשרית, כפי שלא העלה על דעתו שהזזת הקיץ אפשרית או הזזתם של התבור והכינרת</w:t>
      </w:r>
      <w:r w:rsidR="00BA7F5D">
        <w:rPr>
          <w:rFonts w:cs="Times New Roman" w:hint="cs"/>
          <w:rtl/>
        </w:rPr>
        <w:t>.</w:t>
      </w:r>
      <w:r w:rsidRPr="00B14B52">
        <w:rPr>
          <w:rFonts w:cs="Times New Roman"/>
          <w:rtl/>
        </w:rPr>
        <w:t xml:space="preserve"> הוא רק ספג את כל מה שניתך עליו וכל מה </w:t>
      </w:r>
      <w:r w:rsidR="00386738">
        <w:rPr>
          <w:rFonts w:cs="Times New Roman" w:hint="cs"/>
          <w:rtl/>
        </w:rPr>
        <w:t>[</w:t>
      </w:r>
      <w:r w:rsidRPr="00B14B52">
        <w:rPr>
          <w:rFonts w:cs="Times New Roman"/>
          <w:rtl/>
        </w:rPr>
        <w:t>שפיעפע</w:t>
      </w:r>
      <w:r w:rsidR="0097286D" w:rsidRPr="0097286D">
        <w:rPr>
          <w:rFonts w:cs="Times New Roman"/>
          <w:rtl/>
        </w:rPr>
        <w:t xml:space="preserve"> </w:t>
      </w:r>
      <w:r w:rsidR="0097286D" w:rsidRPr="00386738">
        <w:rPr>
          <w:rFonts w:cs="Times New Roman"/>
          <w:rtl/>
        </w:rPr>
        <w:t>וניתז</w:t>
      </w:r>
      <w:r w:rsidR="00386738">
        <w:rPr>
          <w:rFonts w:cs="Times New Roman" w:hint="cs"/>
          <w:rtl/>
        </w:rPr>
        <w:t xml:space="preserve">] </w:t>
      </w:r>
      <w:r w:rsidR="00386738" w:rsidRPr="00386738">
        <w:rPr>
          <w:rFonts w:cs="Times New Roman"/>
          <w:rtl/>
        </w:rPr>
        <w:t xml:space="preserve">שנחת </w:t>
      </w:r>
      <w:r w:rsidRPr="00B14B52">
        <w:rPr>
          <w:rFonts w:cs="Times New Roman"/>
          <w:rtl/>
        </w:rPr>
        <w:t>וחלחל.</w:t>
      </w:r>
      <w:r w:rsidR="003C6A85">
        <w:rPr>
          <w:rFonts w:cs="Times New Roman" w:hint="cs"/>
          <w:rtl/>
        </w:rPr>
        <w:t xml:space="preserve"> </w:t>
      </w:r>
      <w:r w:rsidR="00ED6853" w:rsidRPr="00ED6853">
        <w:rPr>
          <w:rFonts w:cs="Times New Roman"/>
          <w:rtl/>
        </w:rPr>
        <w:t xml:space="preserve">ראשו </w:t>
      </w:r>
      <w:r w:rsidR="003C6A85">
        <w:rPr>
          <w:rFonts w:cs="Times New Roman" w:hint="cs"/>
          <w:rtl/>
        </w:rPr>
        <w:t>ה</w:t>
      </w:r>
      <w:r w:rsidR="00ED6853" w:rsidRPr="00ED6853">
        <w:rPr>
          <w:rFonts w:cs="Times New Roman"/>
          <w:rtl/>
        </w:rPr>
        <w:t>צטלצל [כתוצאה מ/ מחמת /מפאת / בשל] מחמת כמה בעיטות שכוו</w:t>
      </w:r>
      <w:r w:rsidR="00674BB5">
        <w:rPr>
          <w:rFonts w:cs="Times New Roman" w:hint="cs"/>
          <w:rtl/>
        </w:rPr>
        <w:t>נו</w:t>
      </w:r>
      <w:r w:rsidR="00ED6853" w:rsidRPr="00ED6853">
        <w:rPr>
          <w:rFonts w:cs="Times New Roman"/>
          <w:rtl/>
        </w:rPr>
        <w:t xml:space="preserve"> לעורפו, ו</w:t>
      </w:r>
      <w:r w:rsidR="00152220">
        <w:rPr>
          <w:rFonts w:cs="Times New Roman" w:hint="cs"/>
          <w:rtl/>
        </w:rPr>
        <w:t xml:space="preserve">גם </w:t>
      </w:r>
      <w:r w:rsidR="00ED6853" w:rsidRPr="00ED6853">
        <w:rPr>
          <w:rFonts w:cs="Times New Roman"/>
          <w:rtl/>
        </w:rPr>
        <w:t>הכליות והכבד מצידם ספגו חבטות אינספור והיו תלויים ממועכים ונכלמים היכנשהו מתחת לסרעפת – ובלוויית אוסף חבורות מפואר זה</w:t>
      </w:r>
      <w:r w:rsidR="0039622B" w:rsidRPr="0039622B">
        <w:rPr>
          <w:rFonts w:cs="Times New Roman" w:hint="cs"/>
          <w:rtl/>
        </w:rPr>
        <w:t xml:space="preserve"> </w:t>
      </w:r>
      <w:r w:rsidR="0039622B">
        <w:rPr>
          <w:rFonts w:cs="Times New Roman" w:hint="cs"/>
          <w:rtl/>
        </w:rPr>
        <w:t>נדחס למושב המטוס הצפוף</w:t>
      </w:r>
      <w:r w:rsidR="00ED6853">
        <w:rPr>
          <w:rFonts w:cs="Times New Roman"/>
          <w:rtl/>
        </w:rPr>
        <w:t xml:space="preserve"> וחיוך עצום התגנב</w:t>
      </w:r>
      <w:r w:rsidR="00970C3A" w:rsidRPr="00970C3A">
        <w:rPr>
          <w:rFonts w:cs="Times New Roman"/>
          <w:rtl/>
        </w:rPr>
        <w:t xml:space="preserve"> </w:t>
      </w:r>
      <w:r w:rsidR="00970C3A">
        <w:rPr>
          <w:rFonts w:cs="Times New Roman"/>
          <w:rtl/>
        </w:rPr>
        <w:t>לשפתיו</w:t>
      </w:r>
      <w:r w:rsidR="00ED6853">
        <w:rPr>
          <w:rFonts w:cs="Times New Roman"/>
          <w:rtl/>
        </w:rPr>
        <w:t xml:space="preserve"> מדי פעם</w:t>
      </w:r>
      <w:r w:rsidR="00D84640">
        <w:rPr>
          <w:rFonts w:cs="Times New Roman" w:hint="cs"/>
          <w:rtl/>
        </w:rPr>
        <w:t>, כששכח חתך אחד אר</w:t>
      </w:r>
      <w:r w:rsidR="00674BB5">
        <w:rPr>
          <w:rFonts w:cs="Times New Roman" w:hint="cs"/>
          <w:rtl/>
        </w:rPr>
        <w:t>ו</w:t>
      </w:r>
      <w:r w:rsidR="00D84640">
        <w:rPr>
          <w:rFonts w:cs="Times New Roman" w:hint="cs"/>
          <w:rtl/>
        </w:rPr>
        <w:t>ך</w:t>
      </w:r>
      <w:r w:rsidR="00674BB5">
        <w:rPr>
          <w:rFonts w:cs="Times New Roman" w:hint="cs"/>
          <w:rtl/>
        </w:rPr>
        <w:t xml:space="preserve"> במורדות</w:t>
      </w:r>
      <w:r w:rsidR="00D84640">
        <w:rPr>
          <w:rFonts w:cs="Times New Roman" w:hint="cs"/>
          <w:rtl/>
        </w:rPr>
        <w:t xml:space="preserve"> הלסת</w:t>
      </w:r>
      <w:r w:rsidR="00ED6853">
        <w:rPr>
          <w:rFonts w:cs="Times New Roman"/>
          <w:rtl/>
        </w:rPr>
        <w:t>.</w:t>
      </w:r>
    </w:p>
    <w:p w14:paraId="2C09C4DA" w14:textId="77777777" w:rsidR="00BA7F5D" w:rsidRDefault="00BA7F5D" w:rsidP="00970C3A">
      <w:pPr>
        <w:rPr>
          <w:rFonts w:cs="Times New Roman"/>
          <w:rtl/>
        </w:rPr>
      </w:pPr>
    </w:p>
    <w:p w14:paraId="77E914F8" w14:textId="43AF50F8" w:rsidR="00ED6853" w:rsidRDefault="00ED6853" w:rsidP="00970C3A">
      <w:pPr>
        <w:rPr>
          <w:rtl/>
        </w:rPr>
      </w:pPr>
      <w:bookmarkStart w:id="132" w:name="_Hlk529036968"/>
      <w:bookmarkEnd w:id="130"/>
      <w:r>
        <w:rPr>
          <w:rFonts w:cs="Times New Roman"/>
          <w:rtl/>
        </w:rPr>
        <w:t>ארקדי נותר בבדידותו הכבדה. הימים התקצרו, החצבים קמלו ושנת הלימודים השתרעה לפניו בלתי נגמרת.</w:t>
      </w:r>
    </w:p>
    <w:p w14:paraId="4939FF58" w14:textId="42B0673A" w:rsidR="003C6A85" w:rsidRDefault="00CE4153" w:rsidP="00ED6853">
      <w:pPr>
        <w:rPr>
          <w:rFonts w:cs="Times New Roman"/>
          <w:rtl/>
        </w:rPr>
      </w:pPr>
      <w:bookmarkStart w:id="133" w:name="_Hlk529037545"/>
      <w:bookmarkEnd w:id="132"/>
      <w:r w:rsidRPr="00CE4153">
        <w:rPr>
          <w:rFonts w:cs="Times New Roman"/>
          <w:rtl/>
        </w:rPr>
        <w:t>מגיל צעיר היה ארקדי רגיל לחיות את החיים החסרים. לילדים אחרים יש ימים שכולם חוף וגלי ים ופלחי אבטיח ו</w:t>
      </w:r>
      <w:r w:rsidR="001C5A04">
        <w:rPr>
          <w:rFonts w:cs="Times New Roman"/>
          <w:rtl/>
        </w:rPr>
        <w:t>אימא</w:t>
      </w:r>
      <w:r w:rsidRPr="00CE4153">
        <w:rPr>
          <w:rFonts w:cs="Times New Roman"/>
          <w:rtl/>
        </w:rPr>
        <w:t xml:space="preserve"> שעוטפת גוף קטן במגבת הכי גדולה</w:t>
      </w:r>
      <w:r w:rsidR="005D35DB">
        <w:rPr>
          <w:rFonts w:cs="Times New Roman" w:hint="cs"/>
          <w:rtl/>
        </w:rPr>
        <w:t>,</w:t>
      </w:r>
      <w:r w:rsidRPr="00CE4153">
        <w:rPr>
          <w:rFonts w:cs="Times New Roman"/>
          <w:rtl/>
        </w:rPr>
        <w:t xml:space="preserve"> </w:t>
      </w:r>
      <w:r w:rsidR="005D35DB">
        <w:rPr>
          <w:rFonts w:cs="Times New Roman" w:hint="cs"/>
          <w:rtl/>
        </w:rPr>
        <w:t xml:space="preserve">ומזמן </w:t>
      </w:r>
      <w:r w:rsidR="00152220" w:rsidRPr="00CE4153">
        <w:rPr>
          <w:rFonts w:cs="Times New Roman"/>
          <w:rtl/>
        </w:rPr>
        <w:t xml:space="preserve">הסכין </w:t>
      </w:r>
      <w:r w:rsidRPr="00CE4153">
        <w:rPr>
          <w:rFonts w:cs="Times New Roman"/>
          <w:rtl/>
        </w:rPr>
        <w:t xml:space="preserve">ארקדי עם כך שחייו </w:t>
      </w:r>
      <w:r w:rsidR="00152220">
        <w:rPr>
          <w:rFonts w:cs="Times New Roman" w:hint="cs"/>
          <w:rtl/>
        </w:rPr>
        <w:t xml:space="preserve">יהיו </w:t>
      </w:r>
      <w:r w:rsidR="005D35DB">
        <w:rPr>
          <w:rFonts w:cs="Times New Roman" w:hint="cs"/>
          <w:rtl/>
        </w:rPr>
        <w:t>פגומים</w:t>
      </w:r>
      <w:r w:rsidRPr="00CE4153">
        <w:rPr>
          <w:rFonts w:cs="Times New Roman"/>
          <w:rtl/>
        </w:rPr>
        <w:t xml:space="preserve">, </w:t>
      </w:r>
      <w:r w:rsidR="003C6A85">
        <w:rPr>
          <w:rFonts w:cs="Times New Roman" w:hint="cs"/>
          <w:rtl/>
        </w:rPr>
        <w:t>נטולי אותו</w:t>
      </w:r>
      <w:r w:rsidRPr="00CE4153">
        <w:rPr>
          <w:rFonts w:cs="Times New Roman"/>
          <w:rtl/>
        </w:rPr>
        <w:t xml:space="preserve"> אושר שלם ומלא. אבל </w:t>
      </w:r>
      <w:r w:rsidR="0097286D">
        <w:rPr>
          <w:rFonts w:cs="Times New Roman" w:hint="cs"/>
          <w:rtl/>
        </w:rPr>
        <w:t xml:space="preserve">לאחר </w:t>
      </w:r>
      <w:r w:rsidRPr="00CE4153">
        <w:rPr>
          <w:rFonts w:cs="Times New Roman"/>
          <w:rtl/>
        </w:rPr>
        <w:t xml:space="preserve">שאלכס עזב </w:t>
      </w:r>
      <w:r w:rsidR="005D35DB">
        <w:rPr>
          <w:rFonts w:cs="Times New Roman" w:hint="cs"/>
          <w:rtl/>
        </w:rPr>
        <w:t>ו</w:t>
      </w:r>
      <w:r w:rsidRPr="00CE4153">
        <w:rPr>
          <w:rFonts w:cs="Times New Roman"/>
          <w:rtl/>
        </w:rPr>
        <w:t>ה</w:t>
      </w:r>
      <w:r w:rsidR="003C6A85">
        <w:rPr>
          <w:rFonts w:cs="Times New Roman" w:hint="cs"/>
          <w:rtl/>
        </w:rPr>
        <w:t>חשכה</w:t>
      </w:r>
      <w:r w:rsidRPr="00CE4153">
        <w:rPr>
          <w:rFonts w:cs="Times New Roman"/>
          <w:rtl/>
        </w:rPr>
        <w:t xml:space="preserve"> החל</w:t>
      </w:r>
      <w:r w:rsidR="003C6A85">
        <w:rPr>
          <w:rFonts w:cs="Times New Roman" w:hint="cs"/>
          <w:rtl/>
        </w:rPr>
        <w:t>ה</w:t>
      </w:r>
      <w:r w:rsidRPr="00CE4153">
        <w:rPr>
          <w:rFonts w:cs="Times New Roman"/>
          <w:rtl/>
        </w:rPr>
        <w:t xml:space="preserve"> לרדת מוקדם</w:t>
      </w:r>
      <w:r w:rsidR="005D35DB">
        <w:rPr>
          <w:rFonts w:cs="Times New Roman" w:hint="cs"/>
          <w:rtl/>
        </w:rPr>
        <w:t>[</w:t>
      </w:r>
      <w:r w:rsidRPr="00CE4153">
        <w:rPr>
          <w:rFonts w:cs="Times New Roman"/>
          <w:rtl/>
        </w:rPr>
        <w:t xml:space="preserve"> / אור הדמדומים / היום נאסף</w:t>
      </w:r>
      <w:r w:rsidR="005D35DB">
        <w:rPr>
          <w:rFonts w:cs="Times New Roman" w:hint="cs"/>
          <w:rtl/>
        </w:rPr>
        <w:t>]</w:t>
      </w:r>
      <w:r w:rsidRPr="00CE4153">
        <w:rPr>
          <w:rFonts w:cs="Times New Roman"/>
          <w:rtl/>
        </w:rPr>
        <w:t xml:space="preserve">, </w:t>
      </w:r>
      <w:r w:rsidR="005D35DB">
        <w:rPr>
          <w:rFonts w:cs="Times New Roman" w:hint="cs"/>
          <w:rtl/>
        </w:rPr>
        <w:t>א</w:t>
      </w:r>
      <w:r w:rsidRPr="00CE4153">
        <w:rPr>
          <w:rFonts w:cs="Times New Roman"/>
          <w:rtl/>
        </w:rPr>
        <w:t xml:space="preserve">רקדי השקיף </w:t>
      </w:r>
      <w:r w:rsidR="0097286D" w:rsidRPr="0097286D">
        <w:rPr>
          <w:rFonts w:cs="Times New Roman"/>
          <w:rtl/>
        </w:rPr>
        <w:t xml:space="preserve">ברדת הלילה </w:t>
      </w:r>
      <w:r w:rsidRPr="00CE4153">
        <w:rPr>
          <w:rFonts w:cs="Times New Roman"/>
          <w:rtl/>
        </w:rPr>
        <w:t xml:space="preserve">ממרפסת האמבטיה </w:t>
      </w:r>
      <w:r w:rsidR="005D35DB">
        <w:rPr>
          <w:rFonts w:cs="Times New Roman" w:hint="cs"/>
          <w:rtl/>
        </w:rPr>
        <w:t>א</w:t>
      </w:r>
      <w:r w:rsidRPr="00CE4153">
        <w:rPr>
          <w:rFonts w:cs="Times New Roman"/>
          <w:rtl/>
        </w:rPr>
        <w:t>ל החצר האחורית העזובה והחלונות המוארים של הדירות שממול</w:t>
      </w:r>
      <w:r w:rsidR="005D35DB" w:rsidRPr="005D35DB">
        <w:rPr>
          <w:rFonts w:cs="Times New Roman"/>
          <w:rtl/>
        </w:rPr>
        <w:t xml:space="preserve">, </w:t>
      </w:r>
      <w:r w:rsidR="005D35DB">
        <w:rPr>
          <w:rFonts w:cs="Times New Roman" w:hint="cs"/>
          <w:rtl/>
        </w:rPr>
        <w:t>ו</w:t>
      </w:r>
      <w:r w:rsidR="005D35DB" w:rsidRPr="005D35DB">
        <w:rPr>
          <w:rFonts w:cs="Times New Roman"/>
          <w:rtl/>
        </w:rPr>
        <w:t>עומק ה</w:t>
      </w:r>
      <w:r w:rsidR="003C6A85" w:rsidRPr="003C6A85">
        <w:rPr>
          <w:rFonts w:cs="Times New Roman"/>
          <w:rtl/>
        </w:rPr>
        <w:t>נטישה</w:t>
      </w:r>
      <w:r w:rsidR="005D35DB" w:rsidRPr="005D35DB">
        <w:rPr>
          <w:rFonts w:cs="Times New Roman"/>
          <w:rtl/>
        </w:rPr>
        <w:t xml:space="preserve"> שחווה כעת</w:t>
      </w:r>
      <w:r w:rsidR="005D35DB">
        <w:rPr>
          <w:rFonts w:cs="Times New Roman" w:hint="cs"/>
          <w:rtl/>
        </w:rPr>
        <w:t xml:space="preserve"> הביאו</w:t>
      </w:r>
      <w:r w:rsidR="003C6A85">
        <w:rPr>
          <w:rFonts w:cs="Times New Roman" w:hint="cs"/>
          <w:rtl/>
        </w:rPr>
        <w:t>ֹ</w:t>
      </w:r>
      <w:r w:rsidR="005D35DB">
        <w:rPr>
          <w:rFonts w:cs="Times New Roman" w:hint="cs"/>
          <w:rtl/>
        </w:rPr>
        <w:t xml:space="preserve"> לה</w:t>
      </w:r>
      <w:r w:rsidR="00192BB0">
        <w:rPr>
          <w:rFonts w:cs="Times New Roman" w:hint="cs"/>
          <w:rtl/>
        </w:rPr>
        <w:t xml:space="preserve">כיר </w:t>
      </w:r>
      <w:bookmarkStart w:id="134" w:name="_Hlk529037622"/>
      <w:r w:rsidR="00192BB0">
        <w:rPr>
          <w:rFonts w:cs="Times New Roman" w:hint="cs"/>
          <w:rtl/>
        </w:rPr>
        <w:t>ב</w:t>
      </w:r>
      <w:r w:rsidR="005D35DB">
        <w:rPr>
          <w:rFonts w:cs="Times New Roman" w:hint="cs"/>
          <w:rtl/>
        </w:rPr>
        <w:t>ית</w:t>
      </w:r>
      <w:r w:rsidR="00192BB0">
        <w:rPr>
          <w:rFonts w:cs="Times New Roman" w:hint="cs"/>
          <w:rtl/>
        </w:rPr>
        <w:t>מותו עד תומה</w:t>
      </w:r>
      <w:bookmarkEnd w:id="134"/>
      <w:r w:rsidRPr="00CE4153">
        <w:rPr>
          <w:rFonts w:cs="Times New Roman"/>
          <w:rtl/>
        </w:rPr>
        <w:t>.</w:t>
      </w:r>
    </w:p>
    <w:p w14:paraId="7F2A97B4" w14:textId="7B5EC9CA" w:rsidR="00CE4153" w:rsidRDefault="0097286D" w:rsidP="00ED6853">
      <w:pPr>
        <w:rPr>
          <w:rFonts w:cs="Times New Roman"/>
          <w:rtl/>
        </w:rPr>
      </w:pPr>
      <w:r w:rsidRPr="0097286D">
        <w:rPr>
          <w:rFonts w:cs="Times New Roman"/>
          <w:rtl/>
        </w:rPr>
        <w:t xml:space="preserve">הוא הרהר </w:t>
      </w:r>
      <w:r w:rsidR="00192BB0">
        <w:rPr>
          <w:rFonts w:cs="Times New Roman" w:hint="cs"/>
          <w:rtl/>
        </w:rPr>
        <w:t>בילדותו,</w:t>
      </w:r>
      <w:r w:rsidR="00CE4153" w:rsidRPr="00CE4153">
        <w:rPr>
          <w:rFonts w:cs="Times New Roman"/>
          <w:rtl/>
        </w:rPr>
        <w:t xml:space="preserve"> </w:t>
      </w:r>
      <w:r w:rsidR="00192BB0">
        <w:rPr>
          <w:rFonts w:cs="Times New Roman" w:hint="cs"/>
          <w:rtl/>
        </w:rPr>
        <w:t>כ</w:t>
      </w:r>
      <w:r w:rsidR="00CE4153" w:rsidRPr="00CE4153">
        <w:rPr>
          <w:rFonts w:cs="Times New Roman"/>
          <w:rtl/>
        </w:rPr>
        <w:t xml:space="preserve">שחזר הביתה </w:t>
      </w:r>
      <w:r w:rsidRPr="0097286D">
        <w:rPr>
          <w:rFonts w:cs="Times New Roman"/>
          <w:rtl/>
        </w:rPr>
        <w:t>בסוף היום</w:t>
      </w:r>
      <w:r w:rsidR="00CE4153" w:rsidRPr="00CE4153">
        <w:rPr>
          <w:rFonts w:cs="Times New Roman"/>
          <w:rtl/>
        </w:rPr>
        <w:t xml:space="preserve">, </w:t>
      </w:r>
      <w:r>
        <w:rPr>
          <w:rFonts w:cs="Times New Roman" w:hint="cs"/>
          <w:rtl/>
        </w:rPr>
        <w:t>ו</w:t>
      </w:r>
      <w:r w:rsidR="00192BB0">
        <w:rPr>
          <w:rFonts w:cs="Times New Roman" w:hint="cs"/>
          <w:rtl/>
        </w:rPr>
        <w:t>נהג לה</w:t>
      </w:r>
      <w:r w:rsidR="00CE4153" w:rsidRPr="00CE4153">
        <w:rPr>
          <w:rFonts w:cs="Times New Roman"/>
          <w:rtl/>
        </w:rPr>
        <w:t>תמהמה על שפת הנהר בין</w:t>
      </w:r>
      <w:bookmarkEnd w:id="131"/>
      <w:r w:rsidR="00CE4153" w:rsidRPr="00CE4153">
        <w:rPr>
          <w:rFonts w:cs="Times New Roman"/>
          <w:rtl/>
        </w:rPr>
        <w:t xml:space="preserve"> </w:t>
      </w:r>
      <w:r w:rsidR="00CE4153" w:rsidRPr="002543D7">
        <w:rPr>
          <w:rFonts w:cs="Times New Roman"/>
          <w:color w:val="A6A6A6" w:themeColor="background1" w:themeShade="A6"/>
          <w:rtl/>
        </w:rPr>
        <w:t>[פנסי-רחוב ומביט בצללים שהטיל גופו על השלג הרמוס, ועל]</w:t>
      </w:r>
      <w:r w:rsidR="00CE4153" w:rsidRPr="00CE4153">
        <w:rPr>
          <w:rFonts w:cs="Times New Roman"/>
          <w:rtl/>
        </w:rPr>
        <w:t xml:space="preserve"> ערימות גבוהות של שלג שלא נגרף </w:t>
      </w:r>
      <w:r w:rsidR="00674BB5">
        <w:rPr>
          <w:rFonts w:cs="Times New Roman" w:hint="cs"/>
          <w:rtl/>
        </w:rPr>
        <w:t>בש</w:t>
      </w:r>
      <w:r w:rsidR="00CE4153" w:rsidRPr="00CE4153">
        <w:rPr>
          <w:rFonts w:cs="Times New Roman"/>
          <w:rtl/>
        </w:rPr>
        <w:t>ולי הדרכים</w:t>
      </w:r>
      <w:r w:rsidR="005D35DB">
        <w:rPr>
          <w:rFonts w:cs="Times New Roman" w:hint="cs"/>
          <w:rtl/>
        </w:rPr>
        <w:t>.</w:t>
      </w:r>
      <w:r w:rsidR="00CE4153" w:rsidRPr="00CE4153">
        <w:rPr>
          <w:rFonts w:cs="Times New Roman"/>
          <w:rtl/>
        </w:rPr>
        <w:t xml:space="preserve"> פנסי הרחוב הטיל</w:t>
      </w:r>
      <w:r w:rsidR="005D35DB">
        <w:rPr>
          <w:rFonts w:cs="Times New Roman" w:hint="cs"/>
          <w:rtl/>
        </w:rPr>
        <w:t>ו</w:t>
      </w:r>
      <w:r w:rsidR="00CE4153" w:rsidRPr="00CE4153">
        <w:rPr>
          <w:rFonts w:cs="Times New Roman"/>
          <w:rtl/>
        </w:rPr>
        <w:t xml:space="preserve"> צללים צהובים </w:t>
      </w:r>
      <w:r w:rsidR="0079106E">
        <w:rPr>
          <w:rFonts w:cs="Times New Roman" w:hint="cs"/>
          <w:rtl/>
        </w:rPr>
        <w:t xml:space="preserve">של </w:t>
      </w:r>
      <w:r w:rsidR="005D35DB">
        <w:rPr>
          <w:rFonts w:cs="Times New Roman" w:hint="cs"/>
          <w:rtl/>
        </w:rPr>
        <w:t>נורות</w:t>
      </w:r>
      <w:r w:rsidR="00CE4153" w:rsidRPr="00CE4153">
        <w:rPr>
          <w:rFonts w:cs="Times New Roman"/>
          <w:rtl/>
        </w:rPr>
        <w:t xml:space="preserve"> נתרן, </w:t>
      </w:r>
      <w:r w:rsidR="00CE4153" w:rsidRPr="002543D7">
        <w:rPr>
          <w:rFonts w:cs="Times New Roman"/>
          <w:color w:val="A6A6A6" w:themeColor="background1" w:themeShade="A6"/>
          <w:rtl/>
        </w:rPr>
        <w:t xml:space="preserve">[וצללים לבנים מפנסי המכוניות. הצל רוטט ומעוות על השלג הרמוס,] </w:t>
      </w:r>
      <w:r w:rsidR="00CE4153" w:rsidRPr="00CE4153">
        <w:rPr>
          <w:rFonts w:cs="Times New Roman"/>
          <w:rtl/>
        </w:rPr>
        <w:t>והצללים נזדהרו בתוך מ</w:t>
      </w:r>
      <w:r w:rsidR="00BA7F5D">
        <w:rPr>
          <w:rFonts w:cs="Times New Roman" w:hint="cs"/>
          <w:rtl/>
        </w:rPr>
        <w:t>י</w:t>
      </w:r>
      <w:r w:rsidR="00CE4153" w:rsidRPr="00CE4153">
        <w:rPr>
          <w:rFonts w:cs="Times New Roman"/>
          <w:rtl/>
        </w:rPr>
        <w:t>ליוני גבישים זעירים בשלג הבתולי</w:t>
      </w:r>
      <w:r w:rsidR="00CE4153">
        <w:rPr>
          <w:rFonts w:cs="Times New Roman" w:hint="cs"/>
          <w:rtl/>
        </w:rPr>
        <w:t xml:space="preserve"> ש</w:t>
      </w:r>
      <w:r w:rsidR="00CE4153" w:rsidRPr="00CE4153">
        <w:rPr>
          <w:rFonts w:cs="Times New Roman"/>
          <w:rtl/>
        </w:rPr>
        <w:t xml:space="preserve">נותר לנוח </w:t>
      </w:r>
      <w:r w:rsidR="003C6A85">
        <w:rPr>
          <w:rFonts w:cs="Times New Roman" w:hint="cs"/>
          <w:rtl/>
        </w:rPr>
        <w:t>היכן</w:t>
      </w:r>
      <w:r w:rsidR="00CE4153" w:rsidRPr="00CE4153">
        <w:rPr>
          <w:rFonts w:cs="Times New Roman"/>
          <w:rtl/>
        </w:rPr>
        <w:t xml:space="preserve"> שנפל. </w:t>
      </w:r>
      <w:r w:rsidR="005D35DB" w:rsidRPr="002543D7">
        <w:rPr>
          <w:rFonts w:cs="Times New Roman" w:hint="cs"/>
          <w:color w:val="A6A6A6" w:themeColor="background1" w:themeShade="A6"/>
          <w:rtl/>
        </w:rPr>
        <w:t>[</w:t>
      </w:r>
      <w:r w:rsidR="00CE4153" w:rsidRPr="002543D7">
        <w:rPr>
          <w:rFonts w:cs="Times New Roman"/>
          <w:color w:val="A6A6A6" w:themeColor="background1" w:themeShade="A6"/>
          <w:rtl/>
        </w:rPr>
        <w:t xml:space="preserve">לו היה יודע </w:t>
      </w:r>
      <w:r w:rsidR="00CE4153" w:rsidRPr="002543D7">
        <w:rPr>
          <w:rFonts w:cs="Times New Roman" w:hint="cs"/>
          <w:color w:val="A6A6A6" w:themeColor="background1" w:themeShade="A6"/>
          <w:rtl/>
        </w:rPr>
        <w:t xml:space="preserve">אז </w:t>
      </w:r>
      <w:r w:rsidR="00CE4153" w:rsidRPr="002543D7">
        <w:rPr>
          <w:rFonts w:cs="Times New Roman"/>
          <w:color w:val="A6A6A6" w:themeColor="background1" w:themeShade="A6"/>
          <w:rtl/>
        </w:rPr>
        <w:t xml:space="preserve">שגם בגיל </w:t>
      </w:r>
      <w:r w:rsidR="005D35DB" w:rsidRPr="002543D7">
        <w:rPr>
          <w:rFonts w:cs="Times New Roman" w:hint="cs"/>
          <w:color w:val="A6A6A6" w:themeColor="background1" w:themeShade="A6"/>
          <w:rtl/>
        </w:rPr>
        <w:t>ההתבגרות יכ</w:t>
      </w:r>
      <w:r w:rsidR="00565A8B" w:rsidRPr="002543D7">
        <w:rPr>
          <w:rFonts w:cs="Times New Roman" w:hint="cs"/>
          <w:color w:val="A6A6A6" w:themeColor="background1" w:themeShade="A6"/>
          <w:rtl/>
        </w:rPr>
        <w:t>ה בו כל ערב בעוז</w:t>
      </w:r>
      <w:r w:rsidR="00CE4153" w:rsidRPr="002543D7">
        <w:rPr>
          <w:rFonts w:cs="Times New Roman"/>
          <w:color w:val="A6A6A6" w:themeColor="background1" w:themeShade="A6"/>
          <w:rtl/>
        </w:rPr>
        <w:t xml:space="preserve">, </w:t>
      </w:r>
      <w:r w:rsidR="00565A8B" w:rsidRPr="002543D7">
        <w:rPr>
          <w:rFonts w:cs="Times New Roman" w:hint="cs"/>
          <w:color w:val="A6A6A6" w:themeColor="background1" w:themeShade="A6"/>
          <w:rtl/>
        </w:rPr>
        <w:t xml:space="preserve">לו היה יודע </w:t>
      </w:r>
      <w:r w:rsidR="00CE4153" w:rsidRPr="002543D7">
        <w:rPr>
          <w:rFonts w:cs="Times New Roman"/>
          <w:color w:val="A6A6A6" w:themeColor="background1" w:themeShade="A6"/>
          <w:rtl/>
        </w:rPr>
        <w:t>שלעד ישאר יתום ועזוב.</w:t>
      </w:r>
      <w:r w:rsidR="005D35DB" w:rsidRPr="002543D7">
        <w:rPr>
          <w:rFonts w:cs="Times New Roman" w:hint="cs"/>
          <w:color w:val="A6A6A6" w:themeColor="background1" w:themeShade="A6"/>
          <w:rtl/>
        </w:rPr>
        <w:t>]</w:t>
      </w:r>
      <w:r w:rsidR="00CE4153" w:rsidRPr="002543D7">
        <w:rPr>
          <w:rFonts w:cs="Times New Roman"/>
          <w:color w:val="A6A6A6" w:themeColor="background1" w:themeShade="A6"/>
          <w:rtl/>
        </w:rPr>
        <w:t xml:space="preserve"> </w:t>
      </w:r>
      <w:r w:rsidR="005D35DB">
        <w:rPr>
          <w:rFonts w:cs="Times New Roman" w:hint="cs"/>
          <w:rtl/>
        </w:rPr>
        <w:t xml:space="preserve">וארקדי </w:t>
      </w:r>
      <w:r w:rsidR="00CE4153" w:rsidRPr="00CE4153">
        <w:rPr>
          <w:rFonts w:cs="Times New Roman"/>
          <w:rtl/>
        </w:rPr>
        <w:t>נזכר ש</w:t>
      </w:r>
      <w:r w:rsidR="00B14B52">
        <w:rPr>
          <w:rFonts w:cs="Times New Roman" w:hint="cs"/>
          <w:rtl/>
        </w:rPr>
        <w:t>הו</w:t>
      </w:r>
      <w:r w:rsidR="00BA7F5D">
        <w:rPr>
          <w:rFonts w:cs="Times New Roman" w:hint="cs"/>
          <w:rtl/>
        </w:rPr>
        <w:t>א</w:t>
      </w:r>
      <w:r w:rsidR="00B14B52">
        <w:rPr>
          <w:rFonts w:cs="Times New Roman" w:hint="cs"/>
          <w:rtl/>
        </w:rPr>
        <w:t xml:space="preserve"> </w:t>
      </w:r>
      <w:r w:rsidR="00CE4153" w:rsidRPr="00CE4153">
        <w:rPr>
          <w:rFonts w:cs="Times New Roman"/>
          <w:rtl/>
        </w:rPr>
        <w:t>אדם שנתקרא אחי, לא במלרע אלא במלעיל, אחי כמו חושך, כמו חורף, כמו לילה.</w:t>
      </w:r>
    </w:p>
    <w:bookmarkEnd w:id="133"/>
    <w:p w14:paraId="71CC6F8C" w14:textId="605BE451" w:rsidR="00970C3A" w:rsidRPr="00F95474" w:rsidRDefault="00970C3A" w:rsidP="00ED6853">
      <w:pPr>
        <w:rPr>
          <w:rtl/>
        </w:rPr>
      </w:pPr>
    </w:p>
    <w:p w14:paraId="44F04DC8" w14:textId="77777777" w:rsidR="005800E4" w:rsidRPr="00341366" w:rsidRDefault="005800E4" w:rsidP="00250000">
      <w:pPr>
        <w:rPr>
          <w:rtl/>
        </w:rPr>
      </w:pPr>
    </w:p>
    <w:p w14:paraId="42C66DF1" w14:textId="2B52E9EA" w:rsidR="00AF5247" w:rsidRPr="0044357B" w:rsidRDefault="00716999" w:rsidP="00D14A18">
      <w:pPr>
        <w:pStyle w:val="Heading2"/>
        <w:rPr>
          <w:rtl/>
        </w:rPr>
      </w:pPr>
      <w:r w:rsidRPr="00716999">
        <w:rPr>
          <w:rtl/>
        </w:rPr>
        <w:lastRenderedPageBreak/>
        <w:t>תכונותיו הנזיריות</w:t>
      </w:r>
      <w:r w:rsidR="001F0C2F">
        <w:rPr>
          <w:rFonts w:hint="cs"/>
          <w:rtl/>
        </w:rPr>
        <w:t xml:space="preserve"> [אלכס בן </w:t>
      </w:r>
      <w:r w:rsidR="00693F93">
        <w:rPr>
          <w:rFonts w:hint="cs"/>
          <w:rtl/>
        </w:rPr>
        <w:t>13]</w:t>
      </w:r>
    </w:p>
    <w:p w14:paraId="4534A288" w14:textId="3477F837" w:rsidR="00691EAB" w:rsidRDefault="00E9546D" w:rsidP="00854560">
      <w:pPr>
        <w:rPr>
          <w:rtl/>
        </w:rPr>
      </w:pPr>
      <w:bookmarkStart w:id="135" w:name="_Hlk529037861"/>
      <w:r>
        <w:rPr>
          <w:rFonts w:hint="cs"/>
          <w:rtl/>
        </w:rPr>
        <w:t>ה</w:t>
      </w:r>
      <w:r w:rsidR="00437FAD">
        <w:rPr>
          <w:rFonts w:hint="cs"/>
          <w:rtl/>
        </w:rPr>
        <w:t xml:space="preserve">שנה </w:t>
      </w:r>
      <w:r>
        <w:rPr>
          <w:rFonts w:hint="cs"/>
          <w:rtl/>
        </w:rPr>
        <w:t xml:space="preserve">הארוכה </w:t>
      </w:r>
      <w:r w:rsidR="00437FAD">
        <w:rPr>
          <w:rFonts w:hint="cs"/>
          <w:rtl/>
        </w:rPr>
        <w:t>חלפה</w:t>
      </w:r>
      <w:r w:rsidR="0051757E">
        <w:rPr>
          <w:rFonts w:hint="cs"/>
          <w:rtl/>
        </w:rPr>
        <w:t xml:space="preserve">, </w:t>
      </w:r>
      <w:r w:rsidR="00B14B52" w:rsidRPr="00B14B52">
        <w:rPr>
          <w:rFonts w:cs="Times New Roman"/>
          <w:rtl/>
        </w:rPr>
        <w:t xml:space="preserve">וחתונתו הצפויה של אביו </w:t>
      </w:r>
      <w:r w:rsidR="0097286D" w:rsidRPr="0097286D">
        <w:rPr>
          <w:rFonts w:cs="Times New Roman"/>
          <w:rtl/>
        </w:rPr>
        <w:t xml:space="preserve">של ארקדי </w:t>
      </w:r>
      <w:r w:rsidR="00B14B52" w:rsidRPr="00B14B52">
        <w:rPr>
          <w:rFonts w:cs="Times New Roman"/>
          <w:rtl/>
        </w:rPr>
        <w:t>נדחתה למועד בלתי ידוע, בשל בריאותו הרעועה של דְיָדְיָה סיוֹמה. כש</w:t>
      </w:r>
      <w:r w:rsidR="0051757E">
        <w:rPr>
          <w:rFonts w:hint="cs"/>
          <w:rtl/>
        </w:rPr>
        <w:t>הקיץ הגיע ואיתו אלכס</w:t>
      </w:r>
      <w:r w:rsidR="00B14B52">
        <w:rPr>
          <w:rFonts w:hint="cs"/>
          <w:rtl/>
        </w:rPr>
        <w:t>,</w:t>
      </w:r>
      <w:r w:rsidR="0051757E">
        <w:rPr>
          <w:rFonts w:hint="cs"/>
          <w:rtl/>
        </w:rPr>
        <w:t xml:space="preserve"> בדידותו של ארקדי </w:t>
      </w:r>
      <w:r w:rsidR="00EA19B0">
        <w:rPr>
          <w:rFonts w:hint="cs"/>
          <w:rtl/>
        </w:rPr>
        <w:t xml:space="preserve">שוב פגה כלא </w:t>
      </w:r>
      <w:r w:rsidR="001C5A04">
        <w:rPr>
          <w:rFonts w:hint="cs"/>
          <w:rtl/>
        </w:rPr>
        <w:t>הייתה</w:t>
      </w:r>
      <w:r w:rsidR="00EA19B0">
        <w:rPr>
          <w:rFonts w:hint="cs"/>
          <w:rtl/>
        </w:rPr>
        <w:t>.</w:t>
      </w:r>
      <w:r w:rsidR="00437FAD">
        <w:rPr>
          <w:rFonts w:hint="cs"/>
          <w:rtl/>
        </w:rPr>
        <w:t xml:space="preserve"> </w:t>
      </w:r>
      <w:bookmarkEnd w:id="135"/>
      <w:r w:rsidR="00437FAD">
        <w:rPr>
          <w:rFonts w:hint="cs"/>
          <w:rtl/>
        </w:rPr>
        <w:t>ו</w:t>
      </w:r>
      <w:r w:rsidR="004627AB" w:rsidRPr="00CD067C">
        <w:rPr>
          <w:rtl/>
        </w:rPr>
        <w:t>ביו</w:t>
      </w:r>
      <w:r w:rsidR="00854560">
        <w:rPr>
          <w:rFonts w:hint="cs"/>
          <w:rtl/>
        </w:rPr>
        <w:t>מה</w:t>
      </w:r>
      <w:r w:rsidR="00C4780C">
        <w:rPr>
          <w:rFonts w:hint="cs"/>
          <w:rtl/>
        </w:rPr>
        <w:t xml:space="preserve"> ה</w:t>
      </w:r>
      <w:r w:rsidR="004627AB" w:rsidRPr="00CD067C">
        <w:rPr>
          <w:rtl/>
        </w:rPr>
        <w:t>אחרון של החופשה</w:t>
      </w:r>
      <w:r w:rsidR="004627AB" w:rsidRPr="00CD067C">
        <w:rPr>
          <w:rFonts w:hint="cs"/>
          <w:rtl/>
        </w:rPr>
        <w:t xml:space="preserve"> בישראל</w:t>
      </w:r>
      <w:r w:rsidR="004627AB" w:rsidRPr="00CD067C">
        <w:rPr>
          <w:rtl/>
        </w:rPr>
        <w:t xml:space="preserve"> ה</w:t>
      </w:r>
      <w:r w:rsidR="0079106E">
        <w:rPr>
          <w:rFonts w:hint="cs"/>
          <w:rtl/>
        </w:rPr>
        <w:t>ותי</w:t>
      </w:r>
      <w:r w:rsidR="004627AB" w:rsidRPr="00CD067C">
        <w:rPr>
          <w:rtl/>
        </w:rPr>
        <w:t>ר לאלכס מתנת פרידה –</w:t>
      </w:r>
      <w:r w:rsidR="00437FAD">
        <w:rPr>
          <w:rFonts w:hint="cs"/>
          <w:rtl/>
        </w:rPr>
        <w:t xml:space="preserve"> </w:t>
      </w:r>
      <w:r w:rsidR="004627AB" w:rsidRPr="00CD067C">
        <w:rPr>
          <w:rtl/>
        </w:rPr>
        <w:t>יד שבורה.</w:t>
      </w:r>
      <w:r w:rsidR="001B7A16">
        <w:rPr>
          <w:rFonts w:hint="cs"/>
          <w:rtl/>
        </w:rPr>
        <w:t xml:space="preserve"> </w:t>
      </w:r>
    </w:p>
    <w:p w14:paraId="7F7B0201" w14:textId="6C480F88" w:rsidR="004627AB" w:rsidRPr="00CD067C" w:rsidRDefault="001B7A16" w:rsidP="00854560">
      <w:pPr>
        <w:rPr>
          <w:rtl/>
        </w:rPr>
      </w:pPr>
      <w:r>
        <w:rPr>
          <w:rFonts w:hint="cs"/>
          <w:rtl/>
        </w:rPr>
        <w:t>אלכס</w:t>
      </w:r>
      <w:r w:rsidR="004627AB" w:rsidRPr="00CD067C">
        <w:rPr>
          <w:rtl/>
        </w:rPr>
        <w:t xml:space="preserve"> </w:t>
      </w:r>
      <w:r w:rsidR="00AC01DF" w:rsidRPr="00CD067C">
        <w:rPr>
          <w:rtl/>
        </w:rPr>
        <w:t xml:space="preserve">כמעט לא </w:t>
      </w:r>
      <w:r w:rsidR="006C575B">
        <w:rPr>
          <w:rFonts w:hint="cs"/>
          <w:rtl/>
        </w:rPr>
        <w:t>נ</w:t>
      </w:r>
      <w:r w:rsidR="00AC01DF" w:rsidRPr="00CD067C">
        <w:rPr>
          <w:rtl/>
        </w:rPr>
        <w:t xml:space="preserve">רדם </w:t>
      </w:r>
      <w:r w:rsidR="0079106E">
        <w:rPr>
          <w:rFonts w:hint="cs"/>
          <w:rtl/>
        </w:rPr>
        <w:t>ב</w:t>
      </w:r>
      <w:r w:rsidR="00AC01DF" w:rsidRPr="00CD067C">
        <w:rPr>
          <w:rtl/>
        </w:rPr>
        <w:t>לילה</w:t>
      </w:r>
      <w:r w:rsidR="00AC01DF">
        <w:rPr>
          <w:rFonts w:hint="cs"/>
          <w:rtl/>
        </w:rPr>
        <w:t xml:space="preserve"> </w:t>
      </w:r>
      <w:r w:rsidR="0079106E" w:rsidRPr="0079106E">
        <w:rPr>
          <w:rFonts w:cs="Times New Roman"/>
          <w:rtl/>
        </w:rPr>
        <w:t>שלפני היום האחרון</w:t>
      </w:r>
      <w:r w:rsidR="00BA7F5D">
        <w:rPr>
          <w:rFonts w:cs="Times New Roman" w:hint="cs"/>
          <w:rtl/>
        </w:rPr>
        <w:t>,</w:t>
      </w:r>
      <w:r w:rsidR="0079106E" w:rsidRPr="0079106E">
        <w:rPr>
          <w:rFonts w:cs="Times New Roman"/>
          <w:rtl/>
        </w:rPr>
        <w:t xml:space="preserve"> </w:t>
      </w:r>
      <w:r w:rsidR="00AC01DF">
        <w:rPr>
          <w:rFonts w:hint="cs"/>
          <w:rtl/>
        </w:rPr>
        <w:t>ו</w:t>
      </w:r>
      <w:r w:rsidR="004627AB" w:rsidRPr="00CD067C">
        <w:rPr>
          <w:rtl/>
        </w:rPr>
        <w:t xml:space="preserve">היה מוכן </w:t>
      </w:r>
      <w:r w:rsidR="00C4780C">
        <w:rPr>
          <w:rFonts w:hint="cs"/>
          <w:rtl/>
        </w:rPr>
        <w:t xml:space="preserve">כבר </w:t>
      </w:r>
      <w:r w:rsidR="00AC01DF">
        <w:rPr>
          <w:rFonts w:hint="cs"/>
          <w:rtl/>
        </w:rPr>
        <w:t>עם שחר</w:t>
      </w:r>
      <w:r w:rsidR="004627AB" w:rsidRPr="00CD067C">
        <w:rPr>
          <w:rtl/>
        </w:rPr>
        <w:t xml:space="preserve">. הוא ידע: היום </w:t>
      </w:r>
      <w:r w:rsidR="00691EAB">
        <w:rPr>
          <w:rFonts w:hint="cs"/>
          <w:rtl/>
        </w:rPr>
        <w:t>הוא</w:t>
      </w:r>
      <w:r w:rsidR="004627AB" w:rsidRPr="00CD067C">
        <w:rPr>
          <w:rtl/>
        </w:rPr>
        <w:t xml:space="preserve"> היום. </w:t>
      </w:r>
    </w:p>
    <w:p w14:paraId="2D08ECC8" w14:textId="0225C750" w:rsidR="004627AB" w:rsidRPr="00CD067C" w:rsidRDefault="004627AB" w:rsidP="00C4780C">
      <w:pPr>
        <w:rPr>
          <w:rtl/>
        </w:rPr>
      </w:pPr>
      <w:r w:rsidRPr="00CD067C">
        <w:rPr>
          <w:rtl/>
        </w:rPr>
        <w:t>כשה</w:t>
      </w:r>
      <w:r w:rsidR="00EE553A">
        <w:rPr>
          <w:rtl/>
        </w:rPr>
        <w:t>שמיים</w:t>
      </w:r>
      <w:r w:rsidRPr="00CD067C">
        <w:rPr>
          <w:rtl/>
        </w:rPr>
        <w:t xml:space="preserve"> </w:t>
      </w:r>
      <w:r w:rsidR="00C4780C">
        <w:rPr>
          <w:rFonts w:hint="cs"/>
          <w:rtl/>
        </w:rPr>
        <w:t xml:space="preserve">היו </w:t>
      </w:r>
      <w:r w:rsidRPr="00CD067C">
        <w:rPr>
          <w:rtl/>
        </w:rPr>
        <w:t>עדיין ורודים</w:t>
      </w:r>
      <w:r w:rsidR="006C575B" w:rsidRPr="006C575B">
        <w:rPr>
          <w:rtl/>
        </w:rPr>
        <w:t xml:space="preserve"> </w:t>
      </w:r>
      <w:r w:rsidR="006C575B" w:rsidRPr="00CD067C">
        <w:rPr>
          <w:rtl/>
        </w:rPr>
        <w:t>הוא ירד מקולח ומצוחצח ל</w:t>
      </w:r>
      <w:r w:rsidR="006C575B">
        <w:rPr>
          <w:rFonts w:hint="cs"/>
          <w:rtl/>
        </w:rPr>
        <w:t>רחוב</w:t>
      </w:r>
      <w:r w:rsidRPr="00CD067C">
        <w:rPr>
          <w:rtl/>
        </w:rPr>
        <w:t xml:space="preserve">, אבל ארקדי לא חיכה. </w:t>
      </w:r>
      <w:r w:rsidR="006C575B" w:rsidRPr="00CD067C">
        <w:rPr>
          <w:rtl/>
        </w:rPr>
        <w:t xml:space="preserve">בלב כבד </w:t>
      </w:r>
      <w:r w:rsidRPr="00CD067C">
        <w:rPr>
          <w:rtl/>
        </w:rPr>
        <w:t xml:space="preserve">עלה </w:t>
      </w:r>
      <w:r w:rsidR="00AC01DF">
        <w:rPr>
          <w:rFonts w:hint="cs"/>
          <w:rtl/>
        </w:rPr>
        <w:t xml:space="preserve">לדירת </w:t>
      </w:r>
      <w:r w:rsidR="007D0785">
        <w:rPr>
          <w:rFonts w:hint="cs"/>
          <w:rtl/>
        </w:rPr>
        <w:t>ה</w:t>
      </w:r>
      <w:r w:rsidR="00AC01DF">
        <w:rPr>
          <w:rFonts w:hint="cs"/>
          <w:rtl/>
        </w:rPr>
        <w:t>דודים</w:t>
      </w:r>
      <w:r w:rsidRPr="00CD067C">
        <w:rPr>
          <w:rtl/>
        </w:rPr>
        <w:t xml:space="preserve"> </w:t>
      </w:r>
      <w:r w:rsidR="006C575B">
        <w:rPr>
          <w:rFonts w:hint="cs"/>
          <w:rtl/>
        </w:rPr>
        <w:t>ו</w:t>
      </w:r>
      <w:r w:rsidRPr="00CD067C">
        <w:rPr>
          <w:rtl/>
        </w:rPr>
        <w:t>פסע אנה ואנה ב</w:t>
      </w:r>
      <w:r w:rsidR="006C575B">
        <w:rPr>
          <w:rFonts w:hint="cs"/>
          <w:rtl/>
        </w:rPr>
        <w:t>רחבי ה</w:t>
      </w:r>
      <w:r w:rsidRPr="00CD067C">
        <w:rPr>
          <w:rtl/>
        </w:rPr>
        <w:t>בית עד שכולם התעוררו.</w:t>
      </w:r>
    </w:p>
    <w:p w14:paraId="4A70776B" w14:textId="2388BE48" w:rsidR="004627AB" w:rsidRPr="00CD067C" w:rsidRDefault="004627AB" w:rsidP="001815E6">
      <w:pPr>
        <w:rPr>
          <w:rtl/>
        </w:rPr>
      </w:pPr>
      <w:r w:rsidRPr="00CD067C">
        <w:rPr>
          <w:rtl/>
        </w:rPr>
        <w:t>"</w:t>
      </w:r>
      <w:r w:rsidR="006C575B">
        <w:rPr>
          <w:rFonts w:hint="cs"/>
          <w:rtl/>
        </w:rPr>
        <w:t>אלכס</w:t>
      </w:r>
      <w:r w:rsidR="00BA7F5D">
        <w:rPr>
          <w:rFonts w:hint="cs"/>
          <w:rtl/>
        </w:rPr>
        <w:t>,</w:t>
      </w:r>
      <w:r w:rsidR="006C575B">
        <w:rPr>
          <w:rFonts w:hint="cs"/>
          <w:rtl/>
        </w:rPr>
        <w:t xml:space="preserve"> </w:t>
      </w:r>
      <w:r w:rsidRPr="00CD067C">
        <w:rPr>
          <w:rtl/>
        </w:rPr>
        <w:t>אל תרד," ב</w:t>
      </w:r>
      <w:r w:rsidR="00E9546D">
        <w:rPr>
          <w:rFonts w:hint="cs"/>
          <w:rtl/>
        </w:rPr>
        <w:t>נו</w:t>
      </w:r>
      <w:r w:rsidRPr="00CD067C">
        <w:rPr>
          <w:rtl/>
        </w:rPr>
        <w:t>ת דודתו</w:t>
      </w:r>
      <w:r w:rsidR="00C4780C">
        <w:rPr>
          <w:rFonts w:hint="cs"/>
          <w:rtl/>
        </w:rPr>
        <w:t xml:space="preserve"> </w:t>
      </w:r>
      <w:r w:rsidR="001815E6">
        <w:rPr>
          <w:rFonts w:hint="cs"/>
          <w:rtl/>
        </w:rPr>
        <w:t>ה</w:t>
      </w:r>
      <w:r w:rsidR="00E9546D">
        <w:rPr>
          <w:rFonts w:hint="cs"/>
          <w:rtl/>
        </w:rPr>
        <w:t>תחננו</w:t>
      </w:r>
      <w:r w:rsidRPr="00CD067C">
        <w:rPr>
          <w:rtl/>
        </w:rPr>
        <w:t>. "תישאר פה איתנו."</w:t>
      </w:r>
    </w:p>
    <w:p w14:paraId="57A217A4" w14:textId="0C031F75" w:rsidR="004627AB" w:rsidRDefault="004627AB" w:rsidP="00AC01DF">
      <w:pPr>
        <w:rPr>
          <w:rtl/>
        </w:rPr>
      </w:pPr>
      <w:r w:rsidRPr="00CD067C">
        <w:rPr>
          <w:rtl/>
        </w:rPr>
        <w:t xml:space="preserve">מארק </w:t>
      </w:r>
      <w:r w:rsidR="00AC01DF">
        <w:rPr>
          <w:rFonts w:hint="cs"/>
          <w:rtl/>
        </w:rPr>
        <w:t>כעס</w:t>
      </w:r>
      <w:r w:rsidRPr="00CD067C">
        <w:rPr>
          <w:rtl/>
        </w:rPr>
        <w:t xml:space="preserve">. "אני לא מאמין שהפכתם את המכות האלה למסורת. אתם שניכם דפוקים. ואתה עוד יותר ממנו, כי </w:t>
      </w:r>
      <w:r w:rsidR="003C6A85" w:rsidRPr="003C6A85">
        <w:rPr>
          <w:rFonts w:cs="Times New Roman"/>
          <w:rtl/>
        </w:rPr>
        <w:t>החלטת לרחם עליו, הפסקת להחזיר</w:t>
      </w:r>
      <w:r w:rsidRPr="00CD067C">
        <w:rPr>
          <w:rtl/>
        </w:rPr>
        <w:t>."</w:t>
      </w:r>
    </w:p>
    <w:p w14:paraId="0071CB45" w14:textId="77777777" w:rsidR="00341366" w:rsidRPr="00CD067C" w:rsidRDefault="00341366" w:rsidP="00250000">
      <w:pPr>
        <w:rPr>
          <w:rtl/>
        </w:rPr>
      </w:pPr>
      <w:r>
        <w:rPr>
          <w:rFonts w:hint="cs"/>
          <w:rtl/>
        </w:rPr>
        <w:t>אלכס לא ענה.</w:t>
      </w:r>
    </w:p>
    <w:p w14:paraId="288FBDA1" w14:textId="327FAE4B" w:rsidR="004627AB" w:rsidRPr="00CD067C" w:rsidRDefault="004627AB" w:rsidP="00AC01DF">
      <w:pPr>
        <w:rPr>
          <w:rtl/>
        </w:rPr>
      </w:pPr>
      <w:r w:rsidRPr="00CD067C">
        <w:rPr>
          <w:rtl/>
        </w:rPr>
        <w:t xml:space="preserve">"אל תרד," </w:t>
      </w:r>
      <w:r w:rsidR="006C575B">
        <w:rPr>
          <w:rFonts w:hint="cs"/>
          <w:rtl/>
        </w:rPr>
        <w:t xml:space="preserve">גם </w:t>
      </w:r>
      <w:r w:rsidRPr="00CD067C">
        <w:rPr>
          <w:rtl/>
        </w:rPr>
        <w:t>הדודה</w:t>
      </w:r>
      <w:r w:rsidR="00C4780C">
        <w:rPr>
          <w:rFonts w:hint="cs"/>
          <w:rtl/>
        </w:rPr>
        <w:t xml:space="preserve"> ה</w:t>
      </w:r>
      <w:r w:rsidR="007D0785">
        <w:rPr>
          <w:rFonts w:hint="cs"/>
          <w:rtl/>
        </w:rPr>
        <w:t>פציר</w:t>
      </w:r>
      <w:r w:rsidR="00C4780C">
        <w:rPr>
          <w:rFonts w:hint="cs"/>
          <w:rtl/>
        </w:rPr>
        <w:t>ה</w:t>
      </w:r>
      <w:r w:rsidRPr="00CD067C">
        <w:rPr>
          <w:rtl/>
        </w:rPr>
        <w:t>, "אנחנו לא רוצים שת</w:t>
      </w:r>
      <w:r w:rsidR="00AC01DF">
        <w:rPr>
          <w:rFonts w:hint="cs"/>
          <w:rtl/>
        </w:rPr>
        <w:t>תחיל</w:t>
      </w:r>
      <w:r w:rsidRPr="00CD067C">
        <w:rPr>
          <w:rtl/>
        </w:rPr>
        <w:t xml:space="preserve"> </w:t>
      </w:r>
      <w:r w:rsidR="00AC01DF">
        <w:rPr>
          <w:rFonts w:hint="cs"/>
          <w:rtl/>
        </w:rPr>
        <w:t>ב</w:t>
      </w:r>
      <w:r w:rsidRPr="00CD067C">
        <w:rPr>
          <w:rtl/>
        </w:rPr>
        <w:t>קטטות שעתיים לפני שצריך לצאת."</w:t>
      </w:r>
    </w:p>
    <w:p w14:paraId="2D6A9FBC" w14:textId="4FF89CF5" w:rsidR="004627AB" w:rsidRDefault="004627AB" w:rsidP="004143CF">
      <w:pPr>
        <w:rPr>
          <w:rtl/>
        </w:rPr>
      </w:pPr>
      <w:r w:rsidRPr="00CD067C">
        <w:rPr>
          <w:rtl/>
        </w:rPr>
        <w:t>ובכל זאת אלכס הצליח לחמוק</w:t>
      </w:r>
      <w:r w:rsidR="00793F0C">
        <w:rPr>
          <w:rFonts w:hint="cs"/>
          <w:rtl/>
        </w:rPr>
        <w:t xml:space="preserve"> </w:t>
      </w:r>
      <w:r w:rsidR="0097286D" w:rsidRPr="0097286D">
        <w:rPr>
          <w:rFonts w:cs="Times New Roman"/>
          <w:rtl/>
        </w:rPr>
        <w:t xml:space="preserve">מכולם </w:t>
      </w:r>
      <w:r w:rsidR="00793F0C">
        <w:rPr>
          <w:rFonts w:hint="cs"/>
          <w:rtl/>
        </w:rPr>
        <w:t>ולרדת לרחוב</w:t>
      </w:r>
      <w:r w:rsidRPr="00CD067C">
        <w:rPr>
          <w:rtl/>
        </w:rPr>
        <w:t xml:space="preserve">. </w:t>
      </w:r>
      <w:r w:rsidR="000E6BCC">
        <w:rPr>
          <w:rFonts w:hint="cs"/>
          <w:rtl/>
        </w:rPr>
        <w:t xml:space="preserve">זה כמו שמאמן </w:t>
      </w:r>
      <w:r w:rsidR="007D0785">
        <w:rPr>
          <w:rFonts w:hint="cs"/>
          <w:rtl/>
        </w:rPr>
        <w:t>ה</w:t>
      </w:r>
      <w:r w:rsidR="004143CF">
        <w:rPr>
          <w:rFonts w:hint="cs"/>
          <w:rtl/>
        </w:rPr>
        <w:t xml:space="preserve">רוגבי </w:t>
      </w:r>
      <w:r w:rsidR="0034731D">
        <w:rPr>
          <w:rFonts w:hint="cs"/>
          <w:rtl/>
        </w:rPr>
        <w:t xml:space="preserve">מקצה </w:t>
      </w:r>
      <w:r w:rsidR="000E6BCC">
        <w:rPr>
          <w:rFonts w:hint="cs"/>
          <w:rtl/>
        </w:rPr>
        <w:t xml:space="preserve">לפעמים את הדקות האחרונות </w:t>
      </w:r>
      <w:r w:rsidR="00B14B52" w:rsidRPr="00B14B52">
        <w:rPr>
          <w:rFonts w:cs="Times New Roman"/>
          <w:rtl/>
        </w:rPr>
        <w:t xml:space="preserve">בסוף </w:t>
      </w:r>
      <w:r w:rsidR="0097286D">
        <w:rPr>
          <w:rFonts w:cs="Times New Roman" w:hint="cs"/>
          <w:rtl/>
        </w:rPr>
        <w:t>ה</w:t>
      </w:r>
      <w:r w:rsidR="00B14B52" w:rsidRPr="00B14B52">
        <w:rPr>
          <w:rFonts w:cs="Times New Roman"/>
          <w:rtl/>
        </w:rPr>
        <w:t xml:space="preserve">אימון </w:t>
      </w:r>
      <w:r w:rsidR="000E6BCC">
        <w:rPr>
          <w:rFonts w:hint="cs"/>
          <w:rtl/>
        </w:rPr>
        <w:t>לחיש</w:t>
      </w:r>
      <w:r w:rsidR="004143CF">
        <w:rPr>
          <w:rFonts w:hint="cs"/>
          <w:rtl/>
        </w:rPr>
        <w:t>ולים. אתה יכול לסגת, אתה יכול לו</w:t>
      </w:r>
      <w:r w:rsidR="000E6BCC">
        <w:rPr>
          <w:rFonts w:hint="cs"/>
          <w:rtl/>
        </w:rPr>
        <w:t>מר שנתפס לך שריר, שעיקמת קרסול,</w:t>
      </w:r>
      <w:r w:rsidR="00002CD3">
        <w:rPr>
          <w:rFonts w:hint="cs"/>
          <w:rtl/>
        </w:rPr>
        <w:t xml:space="preserve"> </w:t>
      </w:r>
      <w:bookmarkStart w:id="136" w:name="_Hlk529038103"/>
      <w:r w:rsidR="00002CD3">
        <w:rPr>
          <w:rFonts w:hint="cs"/>
          <w:rtl/>
        </w:rPr>
        <w:t xml:space="preserve">שמתחת כתף בהיפוך צמיגים כי כולם </w:t>
      </w:r>
      <w:r w:rsidR="0034731D">
        <w:rPr>
          <w:rFonts w:hint="cs"/>
          <w:rtl/>
        </w:rPr>
        <w:t>תפס</w:t>
      </w:r>
      <w:r w:rsidR="0079106E">
        <w:rPr>
          <w:rFonts w:hint="cs"/>
          <w:rtl/>
        </w:rPr>
        <w:t>ו</w:t>
      </w:r>
      <w:r w:rsidR="0034731D">
        <w:rPr>
          <w:rFonts w:hint="cs"/>
          <w:rtl/>
        </w:rPr>
        <w:t xml:space="preserve"> את ה</w:t>
      </w:r>
      <w:r w:rsidR="00002CD3">
        <w:rPr>
          <w:rFonts w:hint="cs"/>
          <w:rtl/>
        </w:rPr>
        <w:t>צמיגים הקטנים ולך נותר רק הצמיג האימתני הזה של משאית דו-מפרקית,</w:t>
      </w:r>
      <w:bookmarkEnd w:id="136"/>
      <w:r w:rsidR="000E6BCC">
        <w:rPr>
          <w:rFonts w:hint="cs"/>
          <w:rtl/>
        </w:rPr>
        <w:t xml:space="preserve"> </w:t>
      </w:r>
      <w:r w:rsidR="0034731D">
        <w:rPr>
          <w:rFonts w:hint="cs"/>
          <w:rtl/>
        </w:rPr>
        <w:t xml:space="preserve">אתה יכול להגיד </w:t>
      </w:r>
      <w:r w:rsidR="000E6BCC">
        <w:rPr>
          <w:rFonts w:hint="cs"/>
          <w:rtl/>
        </w:rPr>
        <w:t xml:space="preserve">שיש מחר </w:t>
      </w:r>
      <w:r w:rsidR="00724C8D">
        <w:rPr>
          <w:rFonts w:hint="cs"/>
          <w:rtl/>
        </w:rPr>
        <w:t>הכתב</w:t>
      </w:r>
      <w:r w:rsidR="00E752CB">
        <w:rPr>
          <w:rFonts w:hint="cs"/>
          <w:rtl/>
        </w:rPr>
        <w:t>ה בלטיני</w:t>
      </w:r>
      <w:r w:rsidR="00724C8D">
        <w:rPr>
          <w:rFonts w:hint="cs"/>
          <w:rtl/>
        </w:rPr>
        <w:t>ת</w:t>
      </w:r>
      <w:r w:rsidR="001815E6">
        <w:rPr>
          <w:rFonts w:hint="cs"/>
          <w:rtl/>
        </w:rPr>
        <w:t>,</w:t>
      </w:r>
      <w:r w:rsidR="000E6BCC">
        <w:rPr>
          <w:rFonts w:hint="cs"/>
          <w:rtl/>
        </w:rPr>
        <w:t xml:space="preserve"> ש</w:t>
      </w:r>
      <w:r w:rsidR="001C5A04">
        <w:rPr>
          <w:rFonts w:hint="cs"/>
          <w:rtl/>
        </w:rPr>
        <w:t>אימא</w:t>
      </w:r>
      <w:r w:rsidR="000E6BCC">
        <w:rPr>
          <w:rFonts w:hint="cs"/>
          <w:rtl/>
        </w:rPr>
        <w:t xml:space="preserve"> </w:t>
      </w:r>
      <w:r w:rsidR="004143CF">
        <w:rPr>
          <w:rFonts w:hint="cs"/>
          <w:rtl/>
        </w:rPr>
        <w:t xml:space="preserve">כבר </w:t>
      </w:r>
      <w:r w:rsidR="000E6BCC">
        <w:rPr>
          <w:rFonts w:hint="cs"/>
          <w:rtl/>
        </w:rPr>
        <w:t>מחכה בבית</w:t>
      </w:r>
      <w:r w:rsidR="004143CF">
        <w:rPr>
          <w:rFonts w:hint="cs"/>
          <w:rtl/>
        </w:rPr>
        <w:t>,</w:t>
      </w:r>
      <w:r w:rsidR="000E6BCC">
        <w:rPr>
          <w:rFonts w:hint="cs"/>
          <w:rtl/>
        </w:rPr>
        <w:t xml:space="preserve"> ו</w:t>
      </w:r>
      <w:r w:rsidR="00483BB1">
        <w:rPr>
          <w:rFonts w:hint="cs"/>
          <w:rtl/>
        </w:rPr>
        <w:t>הכול</w:t>
      </w:r>
      <w:r w:rsidR="000E6BCC">
        <w:rPr>
          <w:rFonts w:hint="cs"/>
          <w:rtl/>
        </w:rPr>
        <w:t xml:space="preserve"> נכון</w:t>
      </w:r>
      <w:r w:rsidR="004143CF">
        <w:rPr>
          <w:rFonts w:hint="cs"/>
          <w:rtl/>
        </w:rPr>
        <w:t>,</w:t>
      </w:r>
      <w:r w:rsidR="000E6BCC">
        <w:rPr>
          <w:rFonts w:hint="cs"/>
          <w:rtl/>
        </w:rPr>
        <w:t xml:space="preserve"> </w:t>
      </w:r>
      <w:r w:rsidR="00483BB1">
        <w:rPr>
          <w:rFonts w:hint="cs"/>
          <w:rtl/>
        </w:rPr>
        <w:t>הכול</w:t>
      </w:r>
      <w:r w:rsidR="00002CD3">
        <w:rPr>
          <w:rFonts w:hint="cs"/>
          <w:rtl/>
        </w:rPr>
        <w:t xml:space="preserve"> נכון</w:t>
      </w:r>
      <w:r w:rsidR="004143CF">
        <w:rPr>
          <w:rFonts w:hint="cs"/>
          <w:rtl/>
        </w:rPr>
        <w:t>,</w:t>
      </w:r>
      <w:r w:rsidR="00002CD3">
        <w:rPr>
          <w:rFonts w:hint="cs"/>
          <w:rtl/>
        </w:rPr>
        <w:t xml:space="preserve"> </w:t>
      </w:r>
      <w:r w:rsidR="000E6BCC">
        <w:rPr>
          <w:rFonts w:hint="cs"/>
          <w:rtl/>
        </w:rPr>
        <w:t>אבל אתה לא נסוג</w:t>
      </w:r>
      <w:r w:rsidR="00002CD3">
        <w:rPr>
          <w:rFonts w:hint="cs"/>
          <w:rtl/>
        </w:rPr>
        <w:t xml:space="preserve">. </w:t>
      </w:r>
      <w:r w:rsidR="001C5A04">
        <w:rPr>
          <w:rFonts w:hint="cs"/>
          <w:rtl/>
        </w:rPr>
        <w:t>אימא</w:t>
      </w:r>
      <w:r w:rsidR="00724C8D">
        <w:rPr>
          <w:rFonts w:hint="cs"/>
          <w:rtl/>
        </w:rPr>
        <w:t xml:space="preserve"> תחכה, </w:t>
      </w:r>
      <w:bookmarkStart w:id="137" w:name="_Hlk505588291"/>
      <w:r w:rsidR="00AD3959">
        <w:rPr>
          <w:rFonts w:hint="cs"/>
          <w:rtl/>
        </w:rPr>
        <w:t xml:space="preserve">אוצר המילים של </w:t>
      </w:r>
      <w:r w:rsidR="00541DFA">
        <w:rPr>
          <w:rFonts w:hint="cs"/>
          <w:rtl/>
        </w:rPr>
        <w:t>קיקרו</w:t>
      </w:r>
      <w:r w:rsidR="003C6A85" w:rsidRPr="003C6A85">
        <w:rPr>
          <w:rFonts w:cs="Times New Roman"/>
          <w:rtl/>
        </w:rPr>
        <w:t xml:space="preserve"> ו</w:t>
      </w:r>
      <w:r w:rsidR="00AD3959">
        <w:rPr>
          <w:rFonts w:hint="cs"/>
          <w:rtl/>
        </w:rPr>
        <w:t>טקיטוס יחכה,</w:t>
      </w:r>
      <w:bookmarkEnd w:id="137"/>
      <w:r w:rsidR="00724C8D">
        <w:rPr>
          <w:rFonts w:hint="cs"/>
          <w:rtl/>
        </w:rPr>
        <w:t xml:space="preserve"> גם ה</w:t>
      </w:r>
      <w:r w:rsidR="00E9546D">
        <w:rPr>
          <w:rFonts w:hint="cs"/>
          <w:rtl/>
        </w:rPr>
        <w:t>גידים הקרועים</w:t>
      </w:r>
      <w:r w:rsidR="00724C8D">
        <w:rPr>
          <w:rFonts w:hint="cs"/>
          <w:rtl/>
        </w:rPr>
        <w:t xml:space="preserve"> והשרירים התפוסים יחכו</w:t>
      </w:r>
      <w:r w:rsidR="003C6A85" w:rsidRPr="003C6A85">
        <w:rPr>
          <w:rFonts w:cs="Times New Roman"/>
          <w:rtl/>
        </w:rPr>
        <w:t xml:space="preserve"> –</w:t>
      </w:r>
      <w:r w:rsidR="0079106E" w:rsidRPr="0079106E">
        <w:rPr>
          <w:rFonts w:cs="Times New Roman"/>
          <w:rtl/>
        </w:rPr>
        <w:t xml:space="preserve"> זהו זמן החישולים</w:t>
      </w:r>
      <w:r w:rsidR="00724C8D">
        <w:rPr>
          <w:rFonts w:hint="cs"/>
          <w:rtl/>
        </w:rPr>
        <w:t>. ו</w:t>
      </w:r>
      <w:r w:rsidR="000E6BCC">
        <w:rPr>
          <w:rFonts w:hint="cs"/>
          <w:rtl/>
        </w:rPr>
        <w:t xml:space="preserve">אתה </w:t>
      </w:r>
      <w:r w:rsidR="00D46BA2" w:rsidRPr="00D46BA2">
        <w:rPr>
          <w:rFonts w:cs="Times New Roman"/>
          <w:rtl/>
        </w:rPr>
        <w:t>ניצב</w:t>
      </w:r>
      <w:r w:rsidR="000E6BCC">
        <w:rPr>
          <w:rFonts w:hint="cs"/>
          <w:rtl/>
        </w:rPr>
        <w:t xml:space="preserve"> </w:t>
      </w:r>
      <w:r w:rsidR="00D46BA2">
        <w:rPr>
          <w:rFonts w:hint="cs"/>
          <w:rtl/>
        </w:rPr>
        <w:t>ב</w:t>
      </w:r>
      <w:r w:rsidR="000E6BCC">
        <w:rPr>
          <w:rFonts w:hint="cs"/>
          <w:rtl/>
        </w:rPr>
        <w:t xml:space="preserve">עמידה קרבית, הידיים בתנוחת הגנה אבל </w:t>
      </w:r>
      <w:r w:rsidR="00092A92">
        <w:rPr>
          <w:rFonts w:hint="cs"/>
          <w:rtl/>
        </w:rPr>
        <w:t>הליבה חשופה ושרירי הבטן</w:t>
      </w:r>
      <w:r w:rsidR="000E6BCC">
        <w:rPr>
          <w:rFonts w:hint="cs"/>
          <w:rtl/>
        </w:rPr>
        <w:t xml:space="preserve"> מתכווצים</w:t>
      </w:r>
      <w:r w:rsidR="00092A92">
        <w:rPr>
          <w:rFonts w:hint="cs"/>
          <w:rtl/>
        </w:rPr>
        <w:t xml:space="preserve"> </w:t>
      </w:r>
      <w:r w:rsidR="0097286D">
        <w:rPr>
          <w:rFonts w:hint="cs"/>
          <w:rtl/>
        </w:rPr>
        <w:t>כ</w:t>
      </w:r>
      <w:r w:rsidR="00092A92">
        <w:rPr>
          <w:rFonts w:hint="cs"/>
          <w:rtl/>
        </w:rPr>
        <w:t>הכנה לספיגה</w:t>
      </w:r>
      <w:r w:rsidR="000E6BCC">
        <w:rPr>
          <w:rFonts w:hint="cs"/>
          <w:rtl/>
        </w:rPr>
        <w:t xml:space="preserve">. הלסתות נחשקות על מגן השיניים ואתה נושם לאט, נושם לאט, ובן הזוג הולם בך והפעם לא כמו </w:t>
      </w:r>
      <w:r w:rsidR="001815E6">
        <w:rPr>
          <w:rFonts w:hint="cs"/>
          <w:rtl/>
        </w:rPr>
        <w:t>באימון ולא כמו</w:t>
      </w:r>
      <w:r w:rsidR="001815E6" w:rsidRPr="001815E6">
        <w:rPr>
          <w:rFonts w:hint="cs"/>
          <w:rtl/>
        </w:rPr>
        <w:t xml:space="preserve"> </w:t>
      </w:r>
      <w:r w:rsidR="001815E6">
        <w:rPr>
          <w:rFonts w:hint="cs"/>
          <w:rtl/>
        </w:rPr>
        <w:t>בקרב</w:t>
      </w:r>
      <w:r w:rsidR="000E6BCC">
        <w:rPr>
          <w:rFonts w:hint="cs"/>
          <w:rtl/>
        </w:rPr>
        <w:t xml:space="preserve">, הו לא, </w:t>
      </w:r>
      <w:r w:rsidR="004143CF">
        <w:rPr>
          <w:rFonts w:hint="cs"/>
          <w:rtl/>
        </w:rPr>
        <w:t>ב</w:t>
      </w:r>
      <w:r w:rsidR="000E6BCC">
        <w:rPr>
          <w:rFonts w:hint="cs"/>
          <w:rtl/>
        </w:rPr>
        <w:t xml:space="preserve">חישולים </w:t>
      </w:r>
      <w:r w:rsidR="004143CF">
        <w:rPr>
          <w:rFonts w:hint="cs"/>
          <w:rtl/>
        </w:rPr>
        <w:t>מותר</w:t>
      </w:r>
      <w:r w:rsidR="007571BD">
        <w:rPr>
          <w:rFonts w:hint="cs"/>
          <w:rtl/>
        </w:rPr>
        <w:t xml:space="preserve"> ל</w:t>
      </w:r>
      <w:r w:rsidR="000E6BCC">
        <w:rPr>
          <w:rFonts w:hint="cs"/>
          <w:rtl/>
        </w:rPr>
        <w:t>שחרר</w:t>
      </w:r>
      <w:r w:rsidR="00092A92">
        <w:rPr>
          <w:rFonts w:hint="cs"/>
          <w:rtl/>
        </w:rPr>
        <w:t xml:space="preserve"> אגרופים</w:t>
      </w:r>
      <w:r w:rsidR="000E6BCC">
        <w:rPr>
          <w:rFonts w:hint="cs"/>
          <w:rtl/>
        </w:rPr>
        <w:t xml:space="preserve">, </w:t>
      </w:r>
      <w:r w:rsidR="00B14CB4">
        <w:rPr>
          <w:rFonts w:hint="cs"/>
          <w:rtl/>
        </w:rPr>
        <w:t>[</w:t>
      </w:r>
      <w:r w:rsidR="00092A92">
        <w:rPr>
          <w:rFonts w:hint="cs"/>
          <w:rtl/>
        </w:rPr>
        <w:t xml:space="preserve">זה </w:t>
      </w:r>
      <w:r w:rsidR="001815E6">
        <w:rPr>
          <w:rFonts w:hint="cs"/>
          <w:rtl/>
        </w:rPr>
        <w:t>כשהוא מ</w:t>
      </w:r>
      <w:r w:rsidR="00092A92">
        <w:rPr>
          <w:rFonts w:hint="cs"/>
          <w:rtl/>
        </w:rPr>
        <w:t>פציץ,</w:t>
      </w:r>
      <w:r w:rsidR="009564E3">
        <w:rPr>
          <w:rFonts w:hint="cs"/>
          <w:rtl/>
        </w:rPr>
        <w:t xml:space="preserve"> </w:t>
      </w:r>
      <w:r w:rsidR="001815E6">
        <w:rPr>
          <w:rFonts w:hint="cs"/>
          <w:rtl/>
        </w:rPr>
        <w:t>כשהוא מקבל</w:t>
      </w:r>
      <w:r w:rsidR="00B14CB4">
        <w:rPr>
          <w:rFonts w:hint="cs"/>
          <w:rtl/>
        </w:rPr>
        <w:t>]</w:t>
      </w:r>
      <w:r w:rsidR="001815E6">
        <w:rPr>
          <w:rFonts w:hint="cs"/>
          <w:rtl/>
        </w:rPr>
        <w:t xml:space="preserve"> </w:t>
      </w:r>
      <w:r w:rsidR="00E9546D">
        <w:rPr>
          <w:rFonts w:hint="cs"/>
          <w:rtl/>
        </w:rPr>
        <w:t>מותר</w:t>
      </w:r>
      <w:r w:rsidR="001815E6">
        <w:rPr>
          <w:rFonts w:hint="cs"/>
          <w:rtl/>
        </w:rPr>
        <w:t xml:space="preserve"> </w:t>
      </w:r>
      <w:r w:rsidR="00B14CB4">
        <w:rPr>
          <w:rFonts w:hint="cs"/>
          <w:rtl/>
        </w:rPr>
        <w:t xml:space="preserve">להפציץ בשביל </w:t>
      </w:r>
      <w:r w:rsidR="001815E6">
        <w:rPr>
          <w:rFonts w:hint="cs"/>
          <w:rtl/>
        </w:rPr>
        <w:t>ל</w:t>
      </w:r>
      <w:r w:rsidR="00092A92">
        <w:rPr>
          <w:rFonts w:hint="cs"/>
          <w:rtl/>
        </w:rPr>
        <w:t xml:space="preserve">הכאיב... </w:t>
      </w:r>
      <w:r w:rsidR="004143CF">
        <w:rPr>
          <w:rFonts w:hint="cs"/>
          <w:rtl/>
        </w:rPr>
        <w:t>הולם בך, הולם חזה, הולם בטן,</w:t>
      </w:r>
      <w:r w:rsidR="000E6BCC">
        <w:rPr>
          <w:rFonts w:hint="cs"/>
          <w:rtl/>
        </w:rPr>
        <w:t xml:space="preserve"> הולם סרעפת. </w:t>
      </w:r>
      <w:r w:rsidR="00D46BA2">
        <w:rPr>
          <w:rFonts w:hint="cs"/>
          <w:rtl/>
        </w:rPr>
        <w:t>[</w:t>
      </w:r>
      <w:r w:rsidR="000E6BCC">
        <w:rPr>
          <w:rFonts w:hint="cs"/>
          <w:rtl/>
        </w:rPr>
        <w:t xml:space="preserve">בעיטה </w:t>
      </w:r>
      <w:r w:rsidR="00092A92">
        <w:rPr>
          <w:rFonts w:hint="cs"/>
          <w:rtl/>
        </w:rPr>
        <w:t xml:space="preserve">תחתונה לארבע ראשי </w:t>
      </w:r>
      <w:r w:rsidR="000E6BCC">
        <w:rPr>
          <w:rFonts w:hint="cs"/>
          <w:rtl/>
        </w:rPr>
        <w:t xml:space="preserve">ואתה </w:t>
      </w:r>
      <w:r w:rsidR="000E6BCC">
        <w:t>imperceptibly</w:t>
      </w:r>
      <w:r w:rsidR="000E6BCC">
        <w:rPr>
          <w:rFonts w:hint="cs"/>
          <w:rtl/>
        </w:rPr>
        <w:t xml:space="preserve"> בלי לחשוב בכלל מעביר משקל לרגל הנבעטת, בעיטה פנימית ואתה סופג אותה</w:t>
      </w:r>
      <w:r w:rsidR="00D46BA2">
        <w:rPr>
          <w:rFonts w:hint="cs"/>
          <w:rtl/>
        </w:rPr>
        <w:t xml:space="preserve"> </w:t>
      </w:r>
      <w:r w:rsidR="000E6BCC">
        <w:t>effortlessly</w:t>
      </w:r>
      <w:r w:rsidR="00D46BA2">
        <w:rPr>
          <w:rFonts w:hint="cs"/>
          <w:rtl/>
        </w:rPr>
        <w:t xml:space="preserve"> </w:t>
      </w:r>
      <w:r w:rsidR="001C7AF4">
        <w:rPr>
          <w:rFonts w:hint="cs"/>
          <w:rtl/>
        </w:rPr>
        <w:t>ללא מאמץ</w:t>
      </w:r>
      <w:r w:rsidR="000E6BCC">
        <w:rPr>
          <w:rFonts w:hint="cs"/>
          <w:rtl/>
        </w:rPr>
        <w:t xml:space="preserve"> ובינתיים</w:t>
      </w:r>
      <w:r w:rsidR="00D46BA2">
        <w:rPr>
          <w:rFonts w:hint="cs"/>
          <w:rtl/>
        </w:rPr>
        <w:t>]</w:t>
      </w:r>
      <w:r w:rsidR="000E6BCC">
        <w:rPr>
          <w:rFonts w:hint="cs"/>
          <w:rtl/>
        </w:rPr>
        <w:t xml:space="preserve"> שושנים אדומות נפרשות בבטנך, </w:t>
      </w:r>
      <w:r w:rsidR="0014661F">
        <w:rPr>
          <w:rFonts w:hint="cs"/>
          <w:rtl/>
        </w:rPr>
        <w:t xml:space="preserve">חבורות טריות </w:t>
      </w:r>
      <w:r w:rsidR="000E6BCC">
        <w:rPr>
          <w:rFonts w:hint="cs"/>
          <w:rtl/>
        </w:rPr>
        <w:t>מתחת לח</w:t>
      </w:r>
      <w:r w:rsidR="004143CF">
        <w:rPr>
          <w:rFonts w:hint="cs"/>
          <w:rtl/>
        </w:rPr>
        <w:t>ולצה</w:t>
      </w:r>
      <w:r w:rsidR="000E6BCC">
        <w:rPr>
          <w:rFonts w:hint="cs"/>
          <w:rtl/>
        </w:rPr>
        <w:t xml:space="preserve"> הרטובה מזיעה, </w:t>
      </w:r>
      <w:r w:rsidR="001C7AF4">
        <w:rPr>
          <w:rFonts w:hint="cs"/>
          <w:rtl/>
        </w:rPr>
        <w:t>[</w:t>
      </w:r>
      <w:r w:rsidR="000E6BCC">
        <w:t>spread out</w:t>
      </w:r>
      <w:r w:rsidR="001C7AF4">
        <w:rPr>
          <w:rFonts w:hint="cs"/>
          <w:rtl/>
        </w:rPr>
        <w:t>]</w:t>
      </w:r>
      <w:r w:rsidR="000E6BCC">
        <w:rPr>
          <w:rFonts w:hint="cs"/>
          <w:rtl/>
        </w:rPr>
        <w:t xml:space="preserve"> הדם פועם לתוכן,</w:t>
      </w:r>
      <w:r w:rsidR="006B6AAA">
        <w:rPr>
          <w:rFonts w:hint="cs"/>
          <w:rtl/>
        </w:rPr>
        <w:t xml:space="preserve"> </w:t>
      </w:r>
      <w:r w:rsidR="00D46BA2" w:rsidRPr="00D46BA2">
        <w:rPr>
          <w:rFonts w:cs="Times New Roman"/>
          <w:rtl/>
        </w:rPr>
        <w:t>פועם ונסוג כשניתכת עליהן</w:t>
      </w:r>
      <w:r w:rsidR="001815E6">
        <w:rPr>
          <w:rFonts w:hint="cs"/>
          <w:rtl/>
        </w:rPr>
        <w:t xml:space="preserve"> מהלומה נוספת</w:t>
      </w:r>
      <w:r w:rsidR="000E6BCC">
        <w:rPr>
          <w:rFonts w:hint="cs"/>
          <w:rtl/>
        </w:rPr>
        <w:t>, ואז מגיע תורך...</w:t>
      </w:r>
    </w:p>
    <w:p w14:paraId="499A79AD" w14:textId="02EFC53A" w:rsidR="00541DFA" w:rsidRDefault="00541DFA" w:rsidP="004143CF">
      <w:pPr>
        <w:rPr>
          <w:rtl/>
        </w:rPr>
      </w:pPr>
      <w:r>
        <w:rPr>
          <w:rFonts w:hint="cs"/>
          <w:rtl/>
        </w:rPr>
        <w:t>[</w:t>
      </w:r>
      <w:hyperlink r:id="rId62" w:history="1">
        <w:r w:rsidRPr="00541DFA">
          <w:rPr>
            <w:rStyle w:val="Hyperlink"/>
            <w:rFonts w:hint="cs"/>
            <w:rtl/>
          </w:rPr>
          <w:t>קיקרו</w:t>
        </w:r>
      </w:hyperlink>
      <w:r>
        <w:rPr>
          <w:rFonts w:hint="cs"/>
          <w:rtl/>
        </w:rPr>
        <w:t>]</w:t>
      </w:r>
    </w:p>
    <w:p w14:paraId="0D552F3A" w14:textId="5BE0A9F1" w:rsidR="004627AB" w:rsidRPr="00CD067C" w:rsidRDefault="00793F0C" w:rsidP="00CF7DD5">
      <w:pPr>
        <w:rPr>
          <w:rtl/>
        </w:rPr>
      </w:pPr>
      <w:r>
        <w:rPr>
          <w:rtl/>
        </w:rPr>
        <w:t>ארקדי עמד בפינה</w:t>
      </w:r>
      <w:r w:rsidR="004627AB" w:rsidRPr="00CD067C">
        <w:rPr>
          <w:rtl/>
        </w:rPr>
        <w:t xml:space="preserve">, </w:t>
      </w:r>
      <w:r w:rsidR="00C4780C">
        <w:rPr>
          <w:rFonts w:hint="cs"/>
          <w:rtl/>
        </w:rPr>
        <w:t>נ</w:t>
      </w:r>
      <w:r w:rsidR="00C4780C">
        <w:rPr>
          <w:rtl/>
        </w:rPr>
        <w:t>שע</w:t>
      </w:r>
      <w:r w:rsidR="004627AB" w:rsidRPr="00CD067C">
        <w:rPr>
          <w:rtl/>
        </w:rPr>
        <w:t>ן על עמוד חשמל, ידיו בכיסים. "איזה גמד אתה,"</w:t>
      </w:r>
      <w:r w:rsidR="00CF7DD5">
        <w:rPr>
          <w:rFonts w:hint="cs"/>
          <w:rtl/>
        </w:rPr>
        <w:t xml:space="preserve"> </w:t>
      </w:r>
      <w:r w:rsidR="004627AB" w:rsidRPr="00CD067C">
        <w:rPr>
          <w:rtl/>
        </w:rPr>
        <w:t>התגרה</w:t>
      </w:r>
      <w:r w:rsidR="00CF7DD5">
        <w:rPr>
          <w:rFonts w:hint="cs"/>
          <w:rtl/>
        </w:rPr>
        <w:t>.</w:t>
      </w:r>
      <w:r w:rsidR="004627AB" w:rsidRPr="00CD067C">
        <w:rPr>
          <w:rtl/>
        </w:rPr>
        <w:t xml:space="preserve"> "בשביל מה גמד כמוך צריך נעליים כאלה גדולות?"</w:t>
      </w:r>
    </w:p>
    <w:p w14:paraId="180180D7" w14:textId="1CCA4EAE" w:rsidR="004627AB" w:rsidRPr="00CD067C" w:rsidRDefault="004627AB" w:rsidP="00002CD3">
      <w:pPr>
        <w:rPr>
          <w:rtl/>
        </w:rPr>
      </w:pPr>
      <w:r w:rsidRPr="00CD067C">
        <w:rPr>
          <w:rtl/>
        </w:rPr>
        <w:t xml:space="preserve">אלכס היה נמוך אבל כפות רגליו </w:t>
      </w:r>
      <w:r w:rsidR="00724C8D">
        <w:rPr>
          <w:rFonts w:hint="cs"/>
          <w:rtl/>
        </w:rPr>
        <w:t>הוסיפו ל</w:t>
      </w:r>
      <w:r w:rsidR="00002CD3">
        <w:rPr>
          <w:rFonts w:hint="cs"/>
          <w:rtl/>
        </w:rPr>
        <w:t>צמ</w:t>
      </w:r>
      <w:r w:rsidR="00724C8D">
        <w:rPr>
          <w:rFonts w:hint="cs"/>
          <w:rtl/>
        </w:rPr>
        <w:t>וח</w:t>
      </w:r>
      <w:r w:rsidR="00002CD3">
        <w:rPr>
          <w:rFonts w:hint="cs"/>
          <w:rtl/>
        </w:rPr>
        <w:t xml:space="preserve"> בהתעלמות מוחלטת משאר גופו</w:t>
      </w:r>
      <w:r w:rsidR="00BA7F5D">
        <w:rPr>
          <w:rFonts w:hint="cs"/>
          <w:rtl/>
        </w:rPr>
        <w:t>,</w:t>
      </w:r>
      <w:r w:rsidR="00002CD3" w:rsidRPr="00CD067C">
        <w:rPr>
          <w:rtl/>
        </w:rPr>
        <w:t xml:space="preserve"> </w:t>
      </w:r>
      <w:r w:rsidRPr="00CD067C">
        <w:rPr>
          <w:rtl/>
        </w:rPr>
        <w:t>ו</w:t>
      </w:r>
      <w:r w:rsidR="00B14CB4">
        <w:rPr>
          <w:rFonts w:hint="cs"/>
          <w:rtl/>
        </w:rPr>
        <w:t xml:space="preserve">בגיל שלוש-עשרה </w:t>
      </w:r>
      <w:r w:rsidRPr="00CD067C">
        <w:rPr>
          <w:rtl/>
        </w:rPr>
        <w:t>כבר נזקק לנעליים במידה 42.</w:t>
      </w:r>
    </w:p>
    <w:p w14:paraId="0CB87780" w14:textId="046A3626" w:rsidR="004627AB" w:rsidRPr="00CD067C" w:rsidRDefault="004627AB" w:rsidP="00250000">
      <w:pPr>
        <w:rPr>
          <w:rtl/>
        </w:rPr>
      </w:pPr>
      <w:r w:rsidRPr="00CD067C">
        <w:rPr>
          <w:rtl/>
        </w:rPr>
        <w:t>"מתי א</w:t>
      </w:r>
      <w:r w:rsidR="00C4780C">
        <w:rPr>
          <w:rtl/>
        </w:rPr>
        <w:t xml:space="preserve">תה טס?" </w:t>
      </w:r>
    </w:p>
    <w:p w14:paraId="1BCD103E" w14:textId="728C4B18" w:rsidR="004627AB" w:rsidRPr="00CD067C" w:rsidRDefault="004627AB" w:rsidP="00250000">
      <w:pPr>
        <w:rPr>
          <w:rtl/>
        </w:rPr>
      </w:pPr>
      <w:r w:rsidRPr="00CD067C">
        <w:rPr>
          <w:rtl/>
        </w:rPr>
        <w:t>"עוד כמה שעות."</w:t>
      </w:r>
    </w:p>
    <w:p w14:paraId="24F4CA7B" w14:textId="37BDF573" w:rsidR="004627AB" w:rsidRPr="00CD067C" w:rsidRDefault="004627AB" w:rsidP="004143CF">
      <w:pPr>
        <w:rPr>
          <w:rtl/>
        </w:rPr>
      </w:pPr>
      <w:r w:rsidRPr="00CD067C">
        <w:rPr>
          <w:rtl/>
        </w:rPr>
        <w:t xml:space="preserve">"יופי," </w:t>
      </w:r>
      <w:r w:rsidR="008D4A41" w:rsidRPr="008D4A41">
        <w:rPr>
          <w:rFonts w:cs="Times New Roman"/>
          <w:rtl/>
        </w:rPr>
        <w:t>ארקדי הלם באלכס עם אגרוף</w:t>
      </w:r>
      <w:r w:rsidR="007571BD">
        <w:rPr>
          <w:rFonts w:hint="cs"/>
          <w:rtl/>
        </w:rPr>
        <w:t xml:space="preserve"> </w:t>
      </w:r>
      <w:r w:rsidRPr="00CD067C">
        <w:rPr>
          <w:rtl/>
        </w:rPr>
        <w:t>ב</w:t>
      </w:r>
      <w:r w:rsidR="007571BD">
        <w:rPr>
          <w:rFonts w:hint="cs"/>
          <w:rtl/>
        </w:rPr>
        <w:t>סרעפת</w:t>
      </w:r>
      <w:r w:rsidRPr="00CD067C">
        <w:rPr>
          <w:rtl/>
        </w:rPr>
        <w:t>, שהעיף אותו על פינ</w:t>
      </w:r>
      <w:r w:rsidR="004143CF">
        <w:rPr>
          <w:rFonts w:hint="cs"/>
          <w:rtl/>
        </w:rPr>
        <w:t>ה של חומת</w:t>
      </w:r>
      <w:r w:rsidRPr="00CD067C">
        <w:rPr>
          <w:rtl/>
        </w:rPr>
        <w:t xml:space="preserve"> בטון. </w:t>
      </w:r>
    </w:p>
    <w:p w14:paraId="5E088DC0" w14:textId="5370CDE3" w:rsidR="004627AB" w:rsidRPr="00CD067C" w:rsidRDefault="004627AB" w:rsidP="004143CF">
      <w:pPr>
        <w:rPr>
          <w:rtl/>
        </w:rPr>
      </w:pPr>
      <w:r w:rsidRPr="00CD067C">
        <w:rPr>
          <w:rFonts w:hint="cs"/>
          <w:rtl/>
        </w:rPr>
        <w:t xml:space="preserve">אגרוף אחד, </w:t>
      </w:r>
      <w:r w:rsidRPr="00CD067C">
        <w:rPr>
          <w:rtl/>
        </w:rPr>
        <w:t>זה כל מה שנדרש. ה</w:t>
      </w:r>
      <w:r w:rsidR="004C59E0">
        <w:rPr>
          <w:rtl/>
        </w:rPr>
        <w:t>אוויר</w:t>
      </w:r>
      <w:r w:rsidRPr="00CD067C">
        <w:rPr>
          <w:rtl/>
        </w:rPr>
        <w:t xml:space="preserve"> נסחט מריאותיו של אלכס בשריקה, הוא שמע קול ענף </w:t>
      </w:r>
      <w:r w:rsidR="007571BD">
        <w:rPr>
          <w:rFonts w:hint="cs"/>
          <w:rtl/>
        </w:rPr>
        <w:t>מתפצח</w:t>
      </w:r>
      <w:r w:rsidR="004143CF">
        <w:rPr>
          <w:rFonts w:hint="cs"/>
          <w:rtl/>
        </w:rPr>
        <w:t xml:space="preserve"> </w:t>
      </w:r>
      <w:r w:rsidR="007571BD">
        <w:rPr>
          <w:rFonts w:hint="cs"/>
          <w:rtl/>
        </w:rPr>
        <w:t>ו</w:t>
      </w:r>
      <w:r w:rsidR="004143CF">
        <w:rPr>
          <w:rtl/>
        </w:rPr>
        <w:t xml:space="preserve">לא </w:t>
      </w:r>
      <w:r w:rsidR="004143CF">
        <w:rPr>
          <w:rFonts w:hint="cs"/>
          <w:rtl/>
        </w:rPr>
        <w:t>ידע</w:t>
      </w:r>
      <w:r w:rsidRPr="00CD067C">
        <w:rPr>
          <w:rtl/>
        </w:rPr>
        <w:t xml:space="preserve"> שזאת הזרוע שלו. </w:t>
      </w:r>
    </w:p>
    <w:p w14:paraId="0932DA04" w14:textId="4EECBEB1" w:rsidR="004627AB" w:rsidRDefault="004627AB" w:rsidP="004143CF">
      <w:pPr>
        <w:rPr>
          <w:rtl/>
        </w:rPr>
      </w:pPr>
      <w:r w:rsidRPr="00CD067C">
        <w:rPr>
          <w:rtl/>
        </w:rPr>
        <w:lastRenderedPageBreak/>
        <w:t>כתם אדום התפשט במהירות על חולצתו באז</w:t>
      </w:r>
      <w:r w:rsidR="00C4780C">
        <w:rPr>
          <w:rtl/>
        </w:rPr>
        <w:t xml:space="preserve">ור הכתף, </w:t>
      </w:r>
      <w:r w:rsidR="00691EAB">
        <w:rPr>
          <w:rFonts w:hint="cs"/>
          <w:rtl/>
        </w:rPr>
        <w:t xml:space="preserve">היכן </w:t>
      </w:r>
      <w:r w:rsidR="004143CF">
        <w:rPr>
          <w:rFonts w:hint="cs"/>
          <w:rtl/>
        </w:rPr>
        <w:t>ש</w:t>
      </w:r>
      <w:r w:rsidR="00C4780C">
        <w:rPr>
          <w:rtl/>
        </w:rPr>
        <w:t xml:space="preserve">נחתך </w:t>
      </w:r>
      <w:r w:rsidR="007571BD">
        <w:rPr>
          <w:rFonts w:hint="cs"/>
          <w:rtl/>
        </w:rPr>
        <w:t>מ</w:t>
      </w:r>
      <w:r w:rsidR="00C4780C">
        <w:rPr>
          <w:rtl/>
        </w:rPr>
        <w:t>בליט</w:t>
      </w:r>
      <w:r w:rsidR="007571BD">
        <w:rPr>
          <w:rFonts w:hint="cs"/>
          <w:rtl/>
        </w:rPr>
        <w:t>ת ברזל</w:t>
      </w:r>
      <w:r w:rsidRPr="00CD067C">
        <w:rPr>
          <w:rtl/>
        </w:rPr>
        <w:t xml:space="preserve"> ב</w:t>
      </w:r>
      <w:r w:rsidR="008D4A41" w:rsidRPr="008D4A41">
        <w:rPr>
          <w:rFonts w:cs="Times New Roman"/>
          <w:rtl/>
        </w:rPr>
        <w:t>בטון</w:t>
      </w:r>
      <w:r w:rsidRPr="00CD067C">
        <w:rPr>
          <w:rtl/>
        </w:rPr>
        <w:t xml:space="preserve">. זיז </w:t>
      </w:r>
      <w:r w:rsidR="007571BD">
        <w:rPr>
          <w:rFonts w:hint="cs"/>
          <w:rtl/>
        </w:rPr>
        <w:t>תיל</w:t>
      </w:r>
      <w:r w:rsidRPr="00CD067C">
        <w:rPr>
          <w:rtl/>
        </w:rPr>
        <w:t xml:space="preserve"> חדר דרך מכנסי הג'ינס החדש</w:t>
      </w:r>
      <w:r w:rsidR="004143CF">
        <w:rPr>
          <w:rFonts w:hint="cs"/>
          <w:rtl/>
        </w:rPr>
        <w:t>ים</w:t>
      </w:r>
      <w:r w:rsidRPr="00CD067C">
        <w:rPr>
          <w:rtl/>
        </w:rPr>
        <w:t xml:space="preserve"> ו</w:t>
      </w:r>
      <w:r w:rsidR="00910A77">
        <w:rPr>
          <w:rFonts w:hint="cs"/>
          <w:rtl/>
        </w:rPr>
        <w:t>ש</w:t>
      </w:r>
      <w:r w:rsidR="004143CF">
        <w:rPr>
          <w:rFonts w:hint="cs"/>
          <w:rtl/>
        </w:rPr>
        <w:t>י</w:t>
      </w:r>
      <w:r w:rsidR="00910A77">
        <w:rPr>
          <w:rFonts w:hint="cs"/>
          <w:rtl/>
        </w:rPr>
        <w:t>פד</w:t>
      </w:r>
      <w:r w:rsidRPr="00CD067C">
        <w:rPr>
          <w:rtl/>
        </w:rPr>
        <w:t xml:space="preserve"> את השוק.</w:t>
      </w:r>
    </w:p>
    <w:p w14:paraId="6A1F26D4" w14:textId="58D99FC6" w:rsidR="00AC01DF" w:rsidRPr="00CD067C" w:rsidRDefault="00AC01DF" w:rsidP="007571BD">
      <w:pPr>
        <w:rPr>
          <w:rtl/>
        </w:rPr>
      </w:pPr>
      <w:r w:rsidRPr="00CD067C">
        <w:rPr>
          <w:rtl/>
        </w:rPr>
        <w:t>אלכס ה</w:t>
      </w:r>
      <w:r>
        <w:rPr>
          <w:rtl/>
        </w:rPr>
        <w:t>ובהל לחדר מיון והחמיץ את הטיסה.</w:t>
      </w:r>
    </w:p>
    <w:p w14:paraId="7EE28811" w14:textId="77777777" w:rsidR="004627AB" w:rsidRPr="00CD067C" w:rsidRDefault="004627AB" w:rsidP="00250000">
      <w:pPr>
        <w:rPr>
          <w:rtl/>
        </w:rPr>
      </w:pPr>
    </w:p>
    <w:p w14:paraId="538AF25B" w14:textId="629E1724" w:rsidR="004627AB" w:rsidRPr="00CD067C" w:rsidRDefault="004627AB" w:rsidP="007571BD">
      <w:pPr>
        <w:rPr>
          <w:rtl/>
        </w:rPr>
      </w:pPr>
      <w:r w:rsidRPr="00CD067C">
        <w:rPr>
          <w:rtl/>
        </w:rPr>
        <w:t>"</w:t>
      </w:r>
      <w:r w:rsidR="00432325">
        <w:rPr>
          <w:rFonts w:hint="cs"/>
          <w:rtl/>
        </w:rPr>
        <w:t>כל שנה</w:t>
      </w:r>
      <w:r w:rsidRPr="00CD067C">
        <w:rPr>
          <w:rtl/>
        </w:rPr>
        <w:t xml:space="preserve"> המשחקים האלה!" דודתו </w:t>
      </w:r>
      <w:r w:rsidR="001559DD">
        <w:rPr>
          <w:rFonts w:hint="cs"/>
          <w:rtl/>
        </w:rPr>
        <w:t>נזפה</w:t>
      </w:r>
      <w:r w:rsidR="0079106E">
        <w:rPr>
          <w:rFonts w:hint="cs"/>
          <w:rtl/>
        </w:rPr>
        <w:t xml:space="preserve"> </w:t>
      </w:r>
      <w:r w:rsidR="008D4A41" w:rsidRPr="008D4A41">
        <w:rPr>
          <w:rFonts w:cs="Times New Roman"/>
          <w:rtl/>
        </w:rPr>
        <w:t xml:space="preserve">בו </w:t>
      </w:r>
      <w:r w:rsidRPr="00CD067C">
        <w:rPr>
          <w:rtl/>
        </w:rPr>
        <w:t>בדר</w:t>
      </w:r>
      <w:r w:rsidR="00EB0439">
        <w:rPr>
          <w:rFonts w:hint="cs"/>
          <w:rtl/>
        </w:rPr>
        <w:t>כם</w:t>
      </w:r>
      <w:r w:rsidRPr="00CD067C">
        <w:rPr>
          <w:rtl/>
        </w:rPr>
        <w:t xml:space="preserve"> חזרה </w:t>
      </w:r>
      <w:r w:rsidR="006A3503">
        <w:rPr>
          <w:rtl/>
        </w:rPr>
        <w:t>מבית</w:t>
      </w:r>
      <w:r w:rsidR="00BA7F5D">
        <w:rPr>
          <w:rFonts w:hint="cs"/>
          <w:rtl/>
        </w:rPr>
        <w:t>-</w:t>
      </w:r>
      <w:r w:rsidR="006A3503">
        <w:rPr>
          <w:rtl/>
        </w:rPr>
        <w:t xml:space="preserve">החולים. </w:t>
      </w:r>
      <w:r w:rsidR="008D4A41" w:rsidRPr="008D4A41">
        <w:rPr>
          <w:rFonts w:cs="Times New Roman"/>
          <w:rtl/>
        </w:rPr>
        <w:t>את גערותיה של אימו של אלכס כבר קיבלה</w:t>
      </w:r>
      <w:bookmarkStart w:id="138" w:name="_Hlk535421200"/>
      <w:r w:rsidR="00B14B52">
        <w:rPr>
          <w:rFonts w:cs="Times New Roman" w:hint="cs"/>
          <w:rtl/>
        </w:rPr>
        <w:t xml:space="preserve"> בשיחה טלפונית נזעמת</w:t>
      </w:r>
      <w:bookmarkEnd w:id="138"/>
      <w:r w:rsidR="008D4A41" w:rsidRPr="008D4A41">
        <w:rPr>
          <w:rFonts w:cs="Times New Roman"/>
          <w:rtl/>
        </w:rPr>
        <w:t xml:space="preserve">. </w:t>
      </w:r>
      <w:r w:rsidR="006A3503">
        <w:rPr>
          <w:rtl/>
        </w:rPr>
        <w:t>"</w:t>
      </w:r>
      <w:r w:rsidR="006A3503">
        <w:rPr>
          <w:rFonts w:hint="cs"/>
          <w:rtl/>
        </w:rPr>
        <w:t>מה יהיה איתך</w:t>
      </w:r>
      <w:r w:rsidR="006A3503">
        <w:rPr>
          <w:rtl/>
        </w:rPr>
        <w:t>, אלכס?"</w:t>
      </w:r>
    </w:p>
    <w:p w14:paraId="14806268" w14:textId="77777777" w:rsidR="00320FF4" w:rsidRDefault="004627AB" w:rsidP="00250000">
      <w:pPr>
        <w:rPr>
          <w:rtl/>
        </w:rPr>
      </w:pPr>
      <w:r w:rsidRPr="00CD067C">
        <w:rPr>
          <w:rtl/>
        </w:rPr>
        <w:t>"אני בסדר גמור, תהיה עוד טיסה מחר.</w:t>
      </w:r>
      <w:r w:rsidR="00320FF4">
        <w:rPr>
          <w:rFonts w:hint="cs"/>
          <w:rtl/>
        </w:rPr>
        <w:t>"</w:t>
      </w:r>
    </w:p>
    <w:p w14:paraId="1C4BDEFD" w14:textId="264A891E" w:rsidR="00320FF4" w:rsidRDefault="00320FF4" w:rsidP="001C7AF4">
      <w:pPr>
        <w:rPr>
          <w:rtl/>
        </w:rPr>
      </w:pPr>
      <w:r>
        <w:rPr>
          <w:rFonts w:hint="cs"/>
          <w:rtl/>
        </w:rPr>
        <w:t>"</w:t>
      </w:r>
      <w:r w:rsidR="001C7AF4">
        <w:rPr>
          <w:rFonts w:hint="cs"/>
          <w:rtl/>
        </w:rPr>
        <w:t>מחר</w:t>
      </w:r>
      <w:r>
        <w:rPr>
          <w:rFonts w:hint="cs"/>
          <w:rtl/>
        </w:rPr>
        <w:t xml:space="preserve"> ערב כיפור. רק בנס נמצא לך טיסה."</w:t>
      </w:r>
    </w:p>
    <w:p w14:paraId="25B65406" w14:textId="5913A2C6" w:rsidR="004627AB" w:rsidRPr="00CD067C" w:rsidRDefault="00320FF4" w:rsidP="00320FF4">
      <w:pPr>
        <w:rPr>
          <w:rtl/>
        </w:rPr>
      </w:pPr>
      <w:r>
        <w:rPr>
          <w:rFonts w:hint="cs"/>
          <w:rtl/>
        </w:rPr>
        <w:t>"</w:t>
      </w:r>
      <w:r w:rsidR="004627AB" w:rsidRPr="00CD067C">
        <w:rPr>
          <w:rtl/>
        </w:rPr>
        <w:t>אל תדאגי, דודה."</w:t>
      </w:r>
      <w:r w:rsidR="008D4A41">
        <w:rPr>
          <w:rFonts w:hint="cs"/>
          <w:rtl/>
        </w:rPr>
        <w:t xml:space="preserve"> </w:t>
      </w:r>
      <w:r w:rsidR="008D4A41" w:rsidRPr="008D4A41">
        <w:rPr>
          <w:rFonts w:cs="Times New Roman"/>
          <w:rtl/>
        </w:rPr>
        <w:t>כל גבשושית וסדק בכביש טלטלו [את המכונית ואת גופו / את מושב המכונית / גרמו לטלטלה] והרגילו את גופו לפציעותיו החדשות. חוץ מזרועו המגובסת, הכתף והשוק שלו היו תפורים, וכתפו ה</w:t>
      </w:r>
      <w:r w:rsidR="003A7E9C">
        <w:rPr>
          <w:rFonts w:cs="Times New Roman"/>
          <w:rtl/>
        </w:rPr>
        <w:t>שנייה</w:t>
      </w:r>
      <w:r w:rsidR="008D4A41" w:rsidRPr="008D4A41">
        <w:rPr>
          <w:rFonts w:cs="Times New Roman"/>
          <w:rtl/>
        </w:rPr>
        <w:t xml:space="preserve"> </w:t>
      </w:r>
      <w:r w:rsidR="001C5A04">
        <w:rPr>
          <w:rFonts w:cs="Times New Roman"/>
          <w:rtl/>
        </w:rPr>
        <w:t>הייתה</w:t>
      </w:r>
      <w:r w:rsidR="008D4A41" w:rsidRPr="008D4A41">
        <w:rPr>
          <w:rFonts w:cs="Times New Roman"/>
          <w:rtl/>
        </w:rPr>
        <w:t xml:space="preserve"> </w:t>
      </w:r>
      <w:r w:rsidR="0097286D" w:rsidRPr="0097286D">
        <w:rPr>
          <w:rFonts w:cs="Times New Roman"/>
          <w:rtl/>
        </w:rPr>
        <w:t>נפוחה</w:t>
      </w:r>
      <w:r w:rsidR="008D4A41" w:rsidRPr="008D4A41">
        <w:rPr>
          <w:rFonts w:cs="Times New Roman"/>
          <w:rtl/>
        </w:rPr>
        <w:t xml:space="preserve"> מחיסון טרי נגד טטנוס.</w:t>
      </w:r>
    </w:p>
    <w:p w14:paraId="0228718D" w14:textId="47016C3F" w:rsidR="004627AB" w:rsidRPr="00CD067C" w:rsidRDefault="004627AB" w:rsidP="00250000">
      <w:pPr>
        <w:rPr>
          <w:rtl/>
        </w:rPr>
      </w:pPr>
      <w:r w:rsidRPr="00CD067C">
        <w:rPr>
          <w:rtl/>
        </w:rPr>
        <w:t>"והבגדים היפים שלך נקרעו לחלוטין. אני לא אוכל לתקן אותם."</w:t>
      </w:r>
    </w:p>
    <w:p w14:paraId="6498EB70" w14:textId="77777777" w:rsidR="004627AB" w:rsidRPr="00CD067C" w:rsidRDefault="004627AB" w:rsidP="00250000">
      <w:pPr>
        <w:rPr>
          <w:rtl/>
        </w:rPr>
      </w:pPr>
      <w:r w:rsidRPr="00CD067C">
        <w:rPr>
          <w:rtl/>
        </w:rPr>
        <w:t>"לא נורא."</w:t>
      </w:r>
    </w:p>
    <w:p w14:paraId="5839AEC0" w14:textId="77777777" w:rsidR="004627AB" w:rsidRPr="00CD067C" w:rsidRDefault="004627AB" w:rsidP="00250000">
      <w:pPr>
        <w:rPr>
          <w:rtl/>
        </w:rPr>
      </w:pPr>
      <w:r w:rsidRPr="00CD067C">
        <w:rPr>
          <w:rtl/>
        </w:rPr>
        <w:t>"למה אתה לא מחזיר לו?"</w:t>
      </w:r>
    </w:p>
    <w:p w14:paraId="37F1F13D" w14:textId="77777777" w:rsidR="004627AB" w:rsidRPr="00CD067C" w:rsidRDefault="004627AB" w:rsidP="00250000">
      <w:pPr>
        <w:rPr>
          <w:rtl/>
        </w:rPr>
      </w:pPr>
      <w:r w:rsidRPr="00CD067C">
        <w:rPr>
          <w:rtl/>
        </w:rPr>
        <w:t>"כי הוא חבר שלי."</w:t>
      </w:r>
    </w:p>
    <w:p w14:paraId="57C083CE" w14:textId="77777777" w:rsidR="004627AB" w:rsidRPr="00CD067C" w:rsidRDefault="004627AB" w:rsidP="00250000">
      <w:pPr>
        <w:rPr>
          <w:rtl/>
        </w:rPr>
      </w:pPr>
      <w:r w:rsidRPr="00CD067C">
        <w:rPr>
          <w:rtl/>
        </w:rPr>
        <w:t>"אבל הוא כמעט הרג אותך."</w:t>
      </w:r>
    </w:p>
    <w:p w14:paraId="0F8D5D17" w14:textId="4BDE8E62" w:rsidR="004627AB" w:rsidRPr="00CD067C" w:rsidRDefault="004627AB" w:rsidP="004143CF">
      <w:pPr>
        <w:rPr>
          <w:rtl/>
        </w:rPr>
      </w:pPr>
      <w:r w:rsidRPr="00CD067C">
        <w:rPr>
          <w:rtl/>
        </w:rPr>
        <w:t xml:space="preserve">"הוא </w:t>
      </w:r>
      <w:r w:rsidR="004143CF">
        <w:rPr>
          <w:rFonts w:hint="cs"/>
          <w:rtl/>
        </w:rPr>
        <w:t>אף פעם</w:t>
      </w:r>
      <w:r w:rsidR="004143CF">
        <w:rPr>
          <w:rtl/>
        </w:rPr>
        <w:t xml:space="preserve"> לא יהרוג אותי. אל ת</w:t>
      </w:r>
      <w:r w:rsidRPr="00CD067C">
        <w:rPr>
          <w:rtl/>
        </w:rPr>
        <w:t xml:space="preserve">דאגי, דודה." </w:t>
      </w:r>
    </w:p>
    <w:p w14:paraId="3D38FA5F" w14:textId="77777777" w:rsidR="004627AB" w:rsidRPr="00CD067C" w:rsidRDefault="00AA32DB" w:rsidP="00250000">
      <w:pPr>
        <w:rPr>
          <w:rtl/>
        </w:rPr>
      </w:pPr>
      <w:r>
        <w:rPr>
          <w:rFonts w:hint="cs"/>
          <w:rtl/>
        </w:rPr>
        <w:t>[</w:t>
      </w:r>
      <w:r w:rsidR="004627AB" w:rsidRPr="00CD067C">
        <w:rPr>
          <w:rtl/>
        </w:rPr>
        <w:t>ואם כן? הרי,</w:t>
      </w:r>
    </w:p>
    <w:p w14:paraId="4DE9DF22" w14:textId="77777777" w:rsidR="004627AB" w:rsidRPr="00CD067C" w:rsidRDefault="004627AB" w:rsidP="00250000">
      <w:pPr>
        <w:rPr>
          <w:rtl/>
        </w:rPr>
      </w:pPr>
      <w:r w:rsidRPr="00CD067C">
        <w:t>To die by your side</w:t>
      </w:r>
    </w:p>
    <w:p w14:paraId="20220647" w14:textId="77777777" w:rsidR="004627AB" w:rsidRPr="00CD067C" w:rsidRDefault="004627AB" w:rsidP="00250000">
      <w:r w:rsidRPr="00CD067C">
        <w:t>Is such a heavenly way to die.</w:t>
      </w:r>
    </w:p>
    <w:p w14:paraId="54578CFC" w14:textId="77777777" w:rsidR="00AA32DB" w:rsidRDefault="00AA32DB" w:rsidP="00250000">
      <w:pPr>
        <w:rPr>
          <w:rtl/>
        </w:rPr>
      </w:pPr>
      <w:r>
        <w:rPr>
          <w:rFonts w:hint="cs"/>
          <w:rtl/>
        </w:rPr>
        <w:t>]</w:t>
      </w:r>
    </w:p>
    <w:p w14:paraId="3DC88C6B" w14:textId="70A6DDD9" w:rsidR="004627AB" w:rsidRPr="00CD067C" w:rsidRDefault="004627AB" w:rsidP="004143CF">
      <w:pPr>
        <w:rPr>
          <w:rtl/>
        </w:rPr>
      </w:pPr>
      <w:r w:rsidRPr="00CD067C">
        <w:rPr>
          <w:rFonts w:hint="cs"/>
          <w:rtl/>
        </w:rPr>
        <w:t>ה</w:t>
      </w:r>
      <w:r w:rsidRPr="00CD067C">
        <w:rPr>
          <w:rtl/>
        </w:rPr>
        <w:t>רח</w:t>
      </w:r>
      <w:r w:rsidRPr="00C936F6">
        <w:rPr>
          <w:rtl/>
        </w:rPr>
        <w:t>וב שטוף</w:t>
      </w:r>
      <w:r w:rsidR="00B40E52">
        <w:rPr>
          <w:rFonts w:hint="cs"/>
          <w:rtl/>
        </w:rPr>
        <w:t xml:space="preserve"> </w:t>
      </w:r>
      <w:r w:rsidRPr="00C936F6">
        <w:rPr>
          <w:rtl/>
        </w:rPr>
        <w:t>ה</w:t>
      </w:r>
      <w:r w:rsidRPr="00CD067C">
        <w:rPr>
          <w:rtl/>
        </w:rPr>
        <w:t>שמש היה כמעט נטוש בשעת צהר</w:t>
      </w:r>
      <w:r w:rsidR="00B40E52">
        <w:rPr>
          <w:rFonts w:hint="cs"/>
          <w:rtl/>
        </w:rPr>
        <w:t>י</w:t>
      </w:r>
      <w:r w:rsidRPr="00CD067C">
        <w:rPr>
          <w:rtl/>
        </w:rPr>
        <w:t xml:space="preserve">ים מוקדמת זו. </w:t>
      </w:r>
      <w:r w:rsidRPr="00CD067C">
        <w:rPr>
          <w:rFonts w:hint="cs"/>
          <w:rtl/>
        </w:rPr>
        <w:t xml:space="preserve">בחדשות </w:t>
      </w:r>
      <w:r w:rsidR="006A3503">
        <w:rPr>
          <w:rFonts w:hint="cs"/>
          <w:rtl/>
        </w:rPr>
        <w:t>הודיעו</w:t>
      </w:r>
      <w:r w:rsidRPr="00CD067C">
        <w:rPr>
          <w:rFonts w:hint="cs"/>
          <w:rtl/>
        </w:rPr>
        <w:t xml:space="preserve"> </w:t>
      </w:r>
      <w:r w:rsidRPr="00CD067C">
        <w:rPr>
          <w:rtl/>
        </w:rPr>
        <w:t xml:space="preserve">שגל </w:t>
      </w:r>
      <w:r w:rsidR="00C936F6">
        <w:rPr>
          <w:rFonts w:hint="cs"/>
          <w:rtl/>
        </w:rPr>
        <w:t>ה</w:t>
      </w:r>
      <w:r w:rsidRPr="00CD067C">
        <w:rPr>
          <w:rtl/>
        </w:rPr>
        <w:t xml:space="preserve">חום </w:t>
      </w:r>
      <w:r w:rsidR="00826F89">
        <w:rPr>
          <w:rFonts w:hint="cs"/>
          <w:rtl/>
        </w:rPr>
        <w:t>י</w:t>
      </w:r>
      <w:r w:rsidR="008D4A41">
        <w:rPr>
          <w:rFonts w:hint="cs"/>
          <w:rtl/>
        </w:rPr>
        <w:t>ת</w:t>
      </w:r>
      <w:r w:rsidR="00826F89">
        <w:rPr>
          <w:rFonts w:hint="cs"/>
          <w:rtl/>
        </w:rPr>
        <w:t>גבר ו</w:t>
      </w:r>
      <w:r w:rsidR="00B40E52">
        <w:rPr>
          <w:rFonts w:hint="cs"/>
          <w:rtl/>
        </w:rPr>
        <w:t>י</w:t>
      </w:r>
      <w:r w:rsidR="00C936F6">
        <w:rPr>
          <w:rFonts w:hint="cs"/>
          <w:rtl/>
        </w:rPr>
        <w:t xml:space="preserve">ימשך עד </w:t>
      </w:r>
      <w:r w:rsidR="001900AC">
        <w:rPr>
          <w:rFonts w:hint="cs"/>
          <w:rtl/>
        </w:rPr>
        <w:t>מוצאי</w:t>
      </w:r>
      <w:r w:rsidR="00432325">
        <w:rPr>
          <w:rFonts w:hint="cs"/>
          <w:rtl/>
        </w:rPr>
        <w:t xml:space="preserve"> החג</w:t>
      </w:r>
      <w:r w:rsidRPr="00CD067C">
        <w:rPr>
          <w:rtl/>
        </w:rPr>
        <w:t>.</w:t>
      </w:r>
    </w:p>
    <w:p w14:paraId="51BFBBCA" w14:textId="10BA2FF3" w:rsidR="004627AB" w:rsidRPr="00CD067C" w:rsidRDefault="004627AB" w:rsidP="002F2F09">
      <w:pPr>
        <w:rPr>
          <w:rtl/>
        </w:rPr>
      </w:pPr>
      <w:r w:rsidRPr="00CD067C">
        <w:rPr>
          <w:rtl/>
        </w:rPr>
        <w:t>"</w:t>
      </w:r>
      <w:r w:rsidRPr="00CD067C">
        <w:rPr>
          <w:rFonts w:hint="cs"/>
          <w:rtl/>
        </w:rPr>
        <w:t xml:space="preserve">איך </w:t>
      </w:r>
      <w:r w:rsidR="002F2F09">
        <w:rPr>
          <w:rFonts w:hint="cs"/>
          <w:rtl/>
        </w:rPr>
        <w:t>ייתכן שיהיה</w:t>
      </w:r>
      <w:r w:rsidRPr="00CD067C">
        <w:rPr>
          <w:rtl/>
        </w:rPr>
        <w:t xml:space="preserve"> חם ולח </w:t>
      </w:r>
      <w:r w:rsidR="002F2F09">
        <w:rPr>
          <w:rFonts w:hint="cs"/>
          <w:rtl/>
        </w:rPr>
        <w:t xml:space="preserve">יותר </w:t>
      </w:r>
      <w:r w:rsidRPr="00CD067C">
        <w:rPr>
          <w:rtl/>
        </w:rPr>
        <w:t>מ</w:t>
      </w:r>
      <w:r w:rsidR="00F06A3F">
        <w:rPr>
          <w:rtl/>
        </w:rPr>
        <w:t>עכשיו</w:t>
      </w:r>
      <w:r w:rsidRPr="00CD067C">
        <w:rPr>
          <w:rtl/>
        </w:rPr>
        <w:t xml:space="preserve">?" </w:t>
      </w:r>
      <w:r w:rsidRPr="00CD067C">
        <w:rPr>
          <w:rFonts w:hint="cs"/>
          <w:rtl/>
        </w:rPr>
        <w:t xml:space="preserve">הדודה </w:t>
      </w:r>
      <w:r w:rsidR="001900AC">
        <w:rPr>
          <w:rFonts w:hint="cs"/>
          <w:rtl/>
        </w:rPr>
        <w:t xml:space="preserve">תהתה </w:t>
      </w:r>
      <w:r w:rsidR="0079106E">
        <w:rPr>
          <w:rFonts w:hint="cs"/>
          <w:rtl/>
        </w:rPr>
        <w:t>ב</w:t>
      </w:r>
      <w:r w:rsidR="008D4A41" w:rsidRPr="008D4A41">
        <w:rPr>
          <w:rFonts w:cs="Times New Roman"/>
          <w:rtl/>
        </w:rPr>
        <w:t>דכדוך</w:t>
      </w:r>
      <w:r w:rsidR="0079106E">
        <w:rPr>
          <w:rFonts w:hint="cs"/>
          <w:rtl/>
        </w:rPr>
        <w:t xml:space="preserve"> </w:t>
      </w:r>
      <w:r w:rsidRPr="00CD067C">
        <w:rPr>
          <w:rFonts w:hint="cs"/>
          <w:rtl/>
        </w:rPr>
        <w:t>כשהחנתה את האוטו.</w:t>
      </w:r>
    </w:p>
    <w:p w14:paraId="439402D5" w14:textId="77777777" w:rsidR="004627AB" w:rsidRPr="00CD067C" w:rsidRDefault="004627AB" w:rsidP="00250000">
      <w:pPr>
        <w:rPr>
          <w:rtl/>
        </w:rPr>
      </w:pPr>
      <w:r w:rsidRPr="00CD067C">
        <w:rPr>
          <w:rFonts w:hint="cs"/>
          <w:rtl/>
        </w:rPr>
        <w:t>אלכס</w:t>
      </w:r>
      <w:r w:rsidRPr="00CD067C">
        <w:rPr>
          <w:rtl/>
        </w:rPr>
        <w:t xml:space="preserve"> הרגיש טיפת זיעה נוזלת בתוך הגבס.</w:t>
      </w:r>
    </w:p>
    <w:p w14:paraId="203D860A" w14:textId="12149EDB" w:rsidR="004627AB" w:rsidRPr="00CD067C" w:rsidRDefault="006A3503" w:rsidP="004143CF">
      <w:pPr>
        <w:rPr>
          <w:rtl/>
        </w:rPr>
      </w:pPr>
      <w:r>
        <w:rPr>
          <w:rFonts w:hint="cs"/>
          <w:rtl/>
        </w:rPr>
        <w:t>הדודה</w:t>
      </w:r>
      <w:r w:rsidR="004627AB" w:rsidRPr="00CD067C">
        <w:rPr>
          <w:rtl/>
        </w:rPr>
        <w:t xml:space="preserve"> פתחה </w:t>
      </w:r>
      <w:r w:rsidR="004143CF">
        <w:rPr>
          <w:rFonts w:hint="cs"/>
          <w:rtl/>
        </w:rPr>
        <w:t>עבורו</w:t>
      </w:r>
      <w:r w:rsidR="004627AB" w:rsidRPr="00CD067C">
        <w:rPr>
          <w:rtl/>
        </w:rPr>
        <w:t xml:space="preserve"> את דלת</w:t>
      </w:r>
      <w:r w:rsidR="00793F0C">
        <w:rPr>
          <w:rFonts w:hint="cs"/>
          <w:rtl/>
        </w:rPr>
        <w:t xml:space="preserve"> המכונית</w:t>
      </w:r>
      <w:r w:rsidR="004627AB" w:rsidRPr="00CD067C">
        <w:rPr>
          <w:rtl/>
        </w:rPr>
        <w:t xml:space="preserve"> </w:t>
      </w:r>
      <w:r w:rsidR="00E9658C" w:rsidRPr="00E9658C">
        <w:rPr>
          <w:rFonts w:cs="Times New Roman"/>
          <w:rtl/>
        </w:rPr>
        <w:t xml:space="preserve">וגלגלה את החלון </w:t>
      </w:r>
      <w:r w:rsidR="00B14B52">
        <w:rPr>
          <w:rFonts w:cs="Times New Roman" w:hint="cs"/>
          <w:rtl/>
        </w:rPr>
        <w:t xml:space="preserve">בחזרה </w:t>
      </w:r>
      <w:r w:rsidR="00E9658C" w:rsidRPr="00E9658C">
        <w:rPr>
          <w:rFonts w:cs="Times New Roman"/>
          <w:rtl/>
        </w:rPr>
        <w:t>למעלה</w:t>
      </w:r>
      <w:r w:rsidR="004627AB" w:rsidRPr="00CD067C">
        <w:rPr>
          <w:rtl/>
        </w:rPr>
        <w:t>.</w:t>
      </w:r>
    </w:p>
    <w:p w14:paraId="734BED3E" w14:textId="2E48CCE2" w:rsidR="004627AB" w:rsidRPr="00CD067C" w:rsidRDefault="004627AB" w:rsidP="004143CF">
      <w:pPr>
        <w:rPr>
          <w:rtl/>
        </w:rPr>
      </w:pPr>
      <w:r w:rsidRPr="00CD067C">
        <w:rPr>
          <w:rtl/>
        </w:rPr>
        <w:t xml:space="preserve">"אני בסדר, אני בסדר," הוא </w:t>
      </w:r>
      <w:r w:rsidR="00E9658C">
        <w:rPr>
          <w:rFonts w:cs="Times New Roman" w:hint="cs"/>
          <w:rtl/>
        </w:rPr>
        <w:t>נאנח</w:t>
      </w:r>
      <w:r w:rsidRPr="00CD067C">
        <w:rPr>
          <w:rtl/>
        </w:rPr>
        <w:t>, מת</w:t>
      </w:r>
      <w:r w:rsidR="007D6743">
        <w:rPr>
          <w:rFonts w:hint="cs"/>
          <w:rtl/>
        </w:rPr>
        <w:t>י</w:t>
      </w:r>
      <w:r w:rsidRPr="00CD067C">
        <w:rPr>
          <w:rtl/>
        </w:rPr>
        <w:t>יגע מהכרכורים והדאגה</w:t>
      </w:r>
      <w:bookmarkStart w:id="139" w:name="_Hlk505588443"/>
      <w:r w:rsidR="008D4A41">
        <w:rPr>
          <w:rFonts w:hint="cs"/>
          <w:rtl/>
        </w:rPr>
        <w:t>.</w:t>
      </w:r>
      <w:bookmarkEnd w:id="139"/>
    </w:p>
    <w:p w14:paraId="42D96BE5" w14:textId="6EEF5A23" w:rsidR="004627AB" w:rsidRPr="00CD067C" w:rsidRDefault="004627AB" w:rsidP="00F76867">
      <w:pPr>
        <w:rPr>
          <w:rtl/>
        </w:rPr>
      </w:pPr>
      <w:r w:rsidRPr="00CD067C">
        <w:rPr>
          <w:rtl/>
        </w:rPr>
        <w:t xml:space="preserve">בקצה הרחוב עמד ארקדי, מכדרר כדור ומעמיד פנים שלא חיכה </w:t>
      </w:r>
      <w:r w:rsidR="008D4A41" w:rsidRPr="008D4A41">
        <w:rPr>
          <w:rFonts w:cs="Times New Roman"/>
          <w:rtl/>
        </w:rPr>
        <w:t>בחשש ו</w:t>
      </w:r>
      <w:r w:rsidRPr="00CD067C">
        <w:rPr>
          <w:rtl/>
        </w:rPr>
        <w:t xml:space="preserve">בקוצר רוח לבואם. </w:t>
      </w:r>
      <w:r w:rsidR="00B14CB4">
        <w:rPr>
          <w:rFonts w:hint="cs"/>
          <w:rtl/>
        </w:rPr>
        <w:t xml:space="preserve">הוא </w:t>
      </w:r>
      <w:r w:rsidRPr="00CD067C">
        <w:rPr>
          <w:rtl/>
        </w:rPr>
        <w:t>אמנם ה</w:t>
      </w:r>
      <w:r w:rsidR="002F2F09">
        <w:rPr>
          <w:rFonts w:hint="cs"/>
          <w:rtl/>
        </w:rPr>
        <w:t>פליא ב</w:t>
      </w:r>
      <w:r w:rsidRPr="00CD067C">
        <w:rPr>
          <w:rtl/>
        </w:rPr>
        <w:t xml:space="preserve">אלכס </w:t>
      </w:r>
      <w:r w:rsidR="002F2F09">
        <w:rPr>
          <w:rFonts w:hint="cs"/>
          <w:rtl/>
        </w:rPr>
        <w:t xml:space="preserve">את מכותיו גם </w:t>
      </w:r>
      <w:r w:rsidRPr="00CD067C">
        <w:rPr>
          <w:rtl/>
        </w:rPr>
        <w:t>בעבר, א</w:t>
      </w:r>
      <w:r w:rsidR="00AA32DB">
        <w:rPr>
          <w:rFonts w:hint="cs"/>
          <w:rtl/>
        </w:rPr>
        <w:t>ולם</w:t>
      </w:r>
      <w:r w:rsidRPr="00CD067C">
        <w:rPr>
          <w:rtl/>
        </w:rPr>
        <w:t xml:space="preserve"> לאחרונה </w:t>
      </w:r>
      <w:r w:rsidR="00432325" w:rsidRPr="00CD067C">
        <w:rPr>
          <w:rtl/>
        </w:rPr>
        <w:t xml:space="preserve">התחזק </w:t>
      </w:r>
      <w:r w:rsidRPr="00CD067C">
        <w:rPr>
          <w:rtl/>
        </w:rPr>
        <w:t>גופו</w:t>
      </w:r>
      <w:r w:rsidR="00C90C6C">
        <w:rPr>
          <w:rtl/>
        </w:rPr>
        <w:t xml:space="preserve"> מאוד </w:t>
      </w:r>
      <w:r w:rsidR="005B0642">
        <w:rPr>
          <w:rFonts w:hint="cs"/>
          <w:rtl/>
        </w:rPr>
        <w:t>מ</w:t>
      </w:r>
      <w:r w:rsidRPr="00CD067C">
        <w:rPr>
          <w:rtl/>
        </w:rPr>
        <w:t xml:space="preserve">בלי שהיה מודע לכך. </w:t>
      </w:r>
      <w:r w:rsidR="00B16D24">
        <w:rPr>
          <w:rFonts w:hint="cs"/>
          <w:rtl/>
        </w:rPr>
        <w:t xml:space="preserve">הוא </w:t>
      </w:r>
      <w:r w:rsidR="008D4A41">
        <w:rPr>
          <w:rFonts w:hint="cs"/>
          <w:rtl/>
        </w:rPr>
        <w:t>ניגש</w:t>
      </w:r>
      <w:r w:rsidR="00B16D24">
        <w:rPr>
          <w:rFonts w:hint="cs"/>
          <w:rtl/>
        </w:rPr>
        <w:t xml:space="preserve"> אל אלכס </w:t>
      </w:r>
      <w:r w:rsidR="00B14CB4">
        <w:rPr>
          <w:rFonts w:hint="cs"/>
          <w:rtl/>
        </w:rPr>
        <w:t>[</w:t>
      </w:r>
      <w:r w:rsidR="00B16D24">
        <w:rPr>
          <w:rFonts w:hint="cs"/>
          <w:rtl/>
        </w:rPr>
        <w:t>ש</w:t>
      </w:r>
      <w:r w:rsidR="00026DCC">
        <w:rPr>
          <w:rFonts w:hint="cs"/>
          <w:rtl/>
        </w:rPr>
        <w:t xml:space="preserve">ניסה ממעמקי מושבו במכונית </w:t>
      </w:r>
      <w:r w:rsidR="00B16D24">
        <w:rPr>
          <w:rFonts w:hint="cs"/>
          <w:rtl/>
        </w:rPr>
        <w:t xml:space="preserve">את הזוית </w:t>
      </w:r>
      <w:r w:rsidR="00026DCC">
        <w:rPr>
          <w:rFonts w:hint="cs"/>
          <w:rtl/>
        </w:rPr>
        <w:t>שתכאיב הכי פחות</w:t>
      </w:r>
      <w:r w:rsidR="00B16D24">
        <w:rPr>
          <w:rFonts w:hint="cs"/>
          <w:rtl/>
        </w:rPr>
        <w:t xml:space="preserve"> לתנועותיו</w:t>
      </w:r>
      <w:r w:rsidR="00026DCC">
        <w:rPr>
          <w:rFonts w:hint="cs"/>
          <w:rtl/>
        </w:rPr>
        <w:t>,</w:t>
      </w:r>
      <w:r w:rsidR="00B14CB4">
        <w:rPr>
          <w:rFonts w:hint="cs"/>
          <w:rtl/>
        </w:rPr>
        <w:t>]</w:t>
      </w:r>
      <w:r w:rsidR="009564E3">
        <w:rPr>
          <w:rFonts w:hint="cs"/>
          <w:rtl/>
        </w:rPr>
        <w:t xml:space="preserve"> </w:t>
      </w:r>
      <w:r w:rsidR="00026DCC">
        <w:rPr>
          <w:rFonts w:hint="cs"/>
          <w:rtl/>
        </w:rPr>
        <w:t>ו</w:t>
      </w:r>
      <w:r w:rsidR="0079106E">
        <w:rPr>
          <w:rFonts w:hint="cs"/>
          <w:rtl/>
        </w:rPr>
        <w:t xml:space="preserve">עזר לו </w:t>
      </w:r>
      <w:r w:rsidR="00026DCC">
        <w:rPr>
          <w:rFonts w:hint="cs"/>
          <w:rtl/>
        </w:rPr>
        <w:t>לצאת</w:t>
      </w:r>
      <w:r w:rsidR="00B14CB4">
        <w:rPr>
          <w:rFonts w:hint="cs"/>
          <w:rtl/>
        </w:rPr>
        <w:t xml:space="preserve"> מהמכונית</w:t>
      </w:r>
      <w:r w:rsidR="008D4A41">
        <w:rPr>
          <w:rFonts w:hint="cs"/>
          <w:rtl/>
        </w:rPr>
        <w:t>, בעדינות רבה</w:t>
      </w:r>
      <w:r w:rsidRPr="00CD067C">
        <w:rPr>
          <w:rtl/>
        </w:rPr>
        <w:t>.</w:t>
      </w:r>
    </w:p>
    <w:p w14:paraId="2A0CFA26" w14:textId="63E3C151" w:rsidR="004627AB" w:rsidRPr="00CD067C" w:rsidRDefault="004627AB" w:rsidP="006A3503">
      <w:pPr>
        <w:rPr>
          <w:rtl/>
        </w:rPr>
      </w:pPr>
      <w:r w:rsidRPr="00CD067C">
        <w:rPr>
          <w:rtl/>
        </w:rPr>
        <w:t>"ארקדי</w:t>
      </w:r>
      <w:r w:rsidR="00B40E52">
        <w:rPr>
          <w:rFonts w:hint="cs"/>
          <w:rtl/>
        </w:rPr>
        <w:t>,</w:t>
      </w:r>
      <w:r w:rsidRPr="00CD067C">
        <w:rPr>
          <w:rtl/>
        </w:rPr>
        <w:t xml:space="preserve"> אתה חיה!" </w:t>
      </w:r>
      <w:r w:rsidR="00026DCC">
        <w:rPr>
          <w:rFonts w:hint="cs"/>
          <w:rtl/>
        </w:rPr>
        <w:t xml:space="preserve">היא הזמינה אורחים רבים לסעודה </w:t>
      </w:r>
      <w:r w:rsidR="003C75C3">
        <w:rPr>
          <w:rFonts w:hint="cs"/>
          <w:rtl/>
        </w:rPr>
        <w:t>שוברת הצום</w:t>
      </w:r>
      <w:r w:rsidR="00026DCC">
        <w:rPr>
          <w:rFonts w:hint="cs"/>
          <w:rtl/>
        </w:rPr>
        <w:t xml:space="preserve"> ועדיין לא ה</w:t>
      </w:r>
      <w:r w:rsidR="00B14CB4">
        <w:rPr>
          <w:rFonts w:hint="cs"/>
          <w:rtl/>
        </w:rPr>
        <w:t>שלימ</w:t>
      </w:r>
      <w:r w:rsidR="00026DCC">
        <w:rPr>
          <w:rFonts w:hint="cs"/>
          <w:rtl/>
        </w:rPr>
        <w:t xml:space="preserve">ה את כל הקניות. </w:t>
      </w:r>
      <w:r w:rsidRPr="00CD067C">
        <w:rPr>
          <w:rtl/>
        </w:rPr>
        <w:t>"חיית</w:t>
      </w:r>
      <w:r w:rsidR="00B40E52">
        <w:rPr>
          <w:rFonts w:hint="cs"/>
          <w:rtl/>
        </w:rPr>
        <w:t xml:space="preserve"> </w:t>
      </w:r>
      <w:r w:rsidRPr="00CD067C">
        <w:rPr>
          <w:rtl/>
        </w:rPr>
        <w:t xml:space="preserve">טרף, </w:t>
      </w:r>
      <w:r w:rsidR="008D4A41" w:rsidRPr="008D4A41">
        <w:rPr>
          <w:rFonts w:cs="Times New Roman"/>
          <w:rtl/>
        </w:rPr>
        <w:t xml:space="preserve">ארקדי! </w:t>
      </w:r>
      <w:r w:rsidRPr="00CD067C">
        <w:rPr>
          <w:rtl/>
        </w:rPr>
        <w:t>לא בן אדם! מה אתה עושה לאלכס</w:t>
      </w:r>
      <w:r w:rsidR="00B40E52">
        <w:rPr>
          <w:rFonts w:hint="cs"/>
          <w:rtl/>
        </w:rPr>
        <w:t>?</w:t>
      </w:r>
      <w:r w:rsidR="008D4A41" w:rsidRPr="008D4A41">
        <w:rPr>
          <w:rFonts w:cs="Times New Roman"/>
          <w:rtl/>
        </w:rPr>
        <w:t>" – מה הוא עושה? שום דבר שאלכס לא מסכים לו</w:t>
      </w:r>
      <w:r w:rsidR="00B40E52">
        <w:rPr>
          <w:rFonts w:cs="Times New Roman" w:hint="cs"/>
          <w:rtl/>
        </w:rPr>
        <w:t xml:space="preserve"> </w:t>
      </w:r>
      <w:r w:rsidR="00B40E52">
        <w:rPr>
          <w:rFonts w:cs="Times New Roman"/>
          <w:rtl/>
        </w:rPr>
        <w:t>–</w:t>
      </w:r>
      <w:r w:rsidRPr="00CD067C">
        <w:rPr>
          <w:rtl/>
        </w:rPr>
        <w:t xml:space="preserve"> </w:t>
      </w:r>
      <w:r w:rsidR="008D4A41">
        <w:rPr>
          <w:rFonts w:hint="cs"/>
          <w:rtl/>
        </w:rPr>
        <w:t>"</w:t>
      </w:r>
      <w:r w:rsidR="002F2F09">
        <w:rPr>
          <w:rFonts w:hint="cs"/>
          <w:rtl/>
        </w:rPr>
        <w:t>ש</w:t>
      </w:r>
      <w:r w:rsidRPr="00CD067C">
        <w:rPr>
          <w:rtl/>
        </w:rPr>
        <w:t>תתבייש!"</w:t>
      </w:r>
    </w:p>
    <w:p w14:paraId="4EE541FF" w14:textId="337C3371" w:rsidR="004627AB" w:rsidRPr="00CD067C" w:rsidRDefault="004627AB" w:rsidP="00250000">
      <w:pPr>
        <w:rPr>
          <w:rtl/>
        </w:rPr>
      </w:pPr>
      <w:r w:rsidRPr="00CD067C">
        <w:rPr>
          <w:rtl/>
        </w:rPr>
        <w:t>ארקדי</w:t>
      </w:r>
      <w:r w:rsidR="00B40E52">
        <w:rPr>
          <w:rFonts w:hint="cs"/>
          <w:rtl/>
        </w:rPr>
        <w:t>,</w:t>
      </w:r>
      <w:r w:rsidRPr="00CD067C">
        <w:rPr>
          <w:rtl/>
        </w:rPr>
        <w:t xml:space="preserve"> </w:t>
      </w:r>
      <w:r w:rsidR="003C75C3">
        <w:rPr>
          <w:rFonts w:hint="cs"/>
          <w:rtl/>
        </w:rPr>
        <w:t xml:space="preserve">שתמך באלכס כשעלה </w:t>
      </w:r>
      <w:r w:rsidR="0079106E">
        <w:rPr>
          <w:rFonts w:hint="cs"/>
          <w:rtl/>
        </w:rPr>
        <w:t>ל</w:t>
      </w:r>
      <w:r w:rsidR="003C75C3">
        <w:rPr>
          <w:rFonts w:hint="cs"/>
          <w:rtl/>
        </w:rPr>
        <w:t>מדרכה, התכונן</w:t>
      </w:r>
      <w:r w:rsidRPr="00CD067C">
        <w:rPr>
          <w:rtl/>
        </w:rPr>
        <w:t xml:space="preserve"> לברוח.</w:t>
      </w:r>
    </w:p>
    <w:p w14:paraId="4C21A456" w14:textId="14D1C833" w:rsidR="004627AB" w:rsidRPr="00CD067C" w:rsidRDefault="00EC6B7E" w:rsidP="00F76867">
      <w:pPr>
        <w:rPr>
          <w:rtl/>
        </w:rPr>
      </w:pPr>
      <w:r>
        <w:rPr>
          <w:rtl/>
        </w:rPr>
        <w:lastRenderedPageBreak/>
        <w:t xml:space="preserve">"לא, דודה," </w:t>
      </w:r>
      <w:r w:rsidR="004627AB" w:rsidRPr="00CD067C">
        <w:rPr>
          <w:rtl/>
        </w:rPr>
        <w:t>אלכס</w:t>
      </w:r>
      <w:r w:rsidR="006A3503">
        <w:rPr>
          <w:rFonts w:hint="cs"/>
          <w:rtl/>
        </w:rPr>
        <w:t xml:space="preserve"> הפציר</w:t>
      </w:r>
      <w:r w:rsidR="004627AB" w:rsidRPr="00CD067C">
        <w:rPr>
          <w:rtl/>
        </w:rPr>
        <w:t xml:space="preserve"> </w:t>
      </w:r>
      <w:r w:rsidR="00B14CB4">
        <w:rPr>
          <w:rFonts w:hint="cs"/>
          <w:rtl/>
        </w:rPr>
        <w:t>מ</w:t>
      </w:r>
      <w:r w:rsidR="002F2F09">
        <w:rPr>
          <w:rFonts w:hint="cs"/>
          <w:rtl/>
        </w:rPr>
        <w:t>בלי שהבין בדיוק חיית</w:t>
      </w:r>
      <w:r w:rsidR="00B40E52">
        <w:rPr>
          <w:rFonts w:hint="cs"/>
          <w:rtl/>
        </w:rPr>
        <w:t xml:space="preserve"> </w:t>
      </w:r>
      <w:r w:rsidR="002F2F09">
        <w:rPr>
          <w:rFonts w:hint="cs"/>
          <w:rtl/>
        </w:rPr>
        <w:t>טרף</w:t>
      </w:r>
      <w:r w:rsidR="00F76867" w:rsidRPr="00F76867">
        <w:rPr>
          <w:rFonts w:hint="cs"/>
          <w:rtl/>
        </w:rPr>
        <w:t xml:space="preserve"> </w:t>
      </w:r>
      <w:r w:rsidR="00F76867">
        <w:rPr>
          <w:rFonts w:hint="cs"/>
          <w:rtl/>
        </w:rPr>
        <w:t>מהי</w:t>
      </w:r>
      <w:r w:rsidR="002F2F09">
        <w:rPr>
          <w:rFonts w:hint="cs"/>
          <w:rtl/>
        </w:rPr>
        <w:t xml:space="preserve">, אך </w:t>
      </w:r>
      <w:r w:rsidR="00F76867">
        <w:rPr>
          <w:rFonts w:hint="cs"/>
          <w:rtl/>
        </w:rPr>
        <w:t>בכל זאת</w:t>
      </w:r>
      <w:r w:rsidR="002F2F09">
        <w:rPr>
          <w:rFonts w:hint="cs"/>
          <w:rtl/>
        </w:rPr>
        <w:t xml:space="preserve"> נמשך ב</w:t>
      </w:r>
      <w:r w:rsidR="00376586">
        <w:rPr>
          <w:rFonts w:hint="cs"/>
          <w:rtl/>
        </w:rPr>
        <w:t>דחף עז</w:t>
      </w:r>
      <w:r w:rsidR="002F2F09">
        <w:rPr>
          <w:rFonts w:hint="cs"/>
          <w:rtl/>
        </w:rPr>
        <w:t xml:space="preserve"> להכירה לעומק, </w:t>
      </w:r>
      <w:r w:rsidR="004627AB" w:rsidRPr="00CD067C">
        <w:rPr>
          <w:rtl/>
        </w:rPr>
        <w:t>"אמרתי</w:t>
      </w:r>
      <w:r w:rsidR="00B14CB4">
        <w:rPr>
          <w:rFonts w:hint="cs"/>
          <w:rtl/>
        </w:rPr>
        <w:t xml:space="preserve"> לך</w:t>
      </w:r>
      <w:r w:rsidR="004627AB" w:rsidRPr="00CD067C">
        <w:rPr>
          <w:rtl/>
        </w:rPr>
        <w:t>, שיחקנו."</w:t>
      </w:r>
    </w:p>
    <w:p w14:paraId="41AA42C5" w14:textId="68DBECA7" w:rsidR="004627AB" w:rsidRPr="00CD067C" w:rsidRDefault="004627AB" w:rsidP="00EC0C74">
      <w:pPr>
        <w:rPr>
          <w:rtl/>
        </w:rPr>
      </w:pPr>
      <w:r w:rsidRPr="00CD067C">
        <w:rPr>
          <w:rtl/>
        </w:rPr>
        <w:t xml:space="preserve">"אני מכירה את המשחקים האלה, תמיד ביום האחרון לפני </w:t>
      </w:r>
      <w:r w:rsidR="00AA32DB">
        <w:rPr>
          <w:rFonts w:hint="cs"/>
          <w:rtl/>
        </w:rPr>
        <w:t>הטיסה</w:t>
      </w:r>
      <w:r w:rsidRPr="00CD067C">
        <w:rPr>
          <w:rtl/>
        </w:rPr>
        <w:t>! אוי ואבו</w:t>
      </w:r>
      <w:r w:rsidR="000141BF">
        <w:rPr>
          <w:rtl/>
        </w:rPr>
        <w:t>י לך</w:t>
      </w:r>
      <w:r w:rsidR="00B40E52">
        <w:rPr>
          <w:rFonts w:hint="cs"/>
          <w:rtl/>
        </w:rPr>
        <w:t>,</w:t>
      </w:r>
      <w:r w:rsidR="000141BF">
        <w:rPr>
          <w:rtl/>
        </w:rPr>
        <w:t xml:space="preserve"> ארקדי!" </w:t>
      </w:r>
      <w:r w:rsidR="00CA215E" w:rsidRPr="00CA215E">
        <w:rPr>
          <w:rFonts w:cs="Times New Roman"/>
          <w:rtl/>
        </w:rPr>
        <w:t>האחריות הזאת כבר עייפה אותה, הטיפול באחיינה הסורר</w:t>
      </w:r>
      <w:r w:rsidR="003C75C3">
        <w:rPr>
          <w:rFonts w:hint="cs"/>
          <w:rtl/>
        </w:rPr>
        <w:t xml:space="preserve">. </w:t>
      </w:r>
      <w:r w:rsidRPr="00CD067C">
        <w:rPr>
          <w:rtl/>
        </w:rPr>
        <w:t>"א</w:t>
      </w:r>
      <w:r w:rsidRPr="00CD067C">
        <w:rPr>
          <w:rFonts w:hint="cs"/>
          <w:rtl/>
        </w:rPr>
        <w:t>נחנו נלך למשטרה להתלונן</w:t>
      </w:r>
      <w:r w:rsidRPr="00CD067C">
        <w:rPr>
          <w:rtl/>
        </w:rPr>
        <w:t>! רק אז תלמד לקח!"</w:t>
      </w:r>
    </w:p>
    <w:p w14:paraId="3BD05D01" w14:textId="5812B109" w:rsidR="004627AB" w:rsidRPr="00CD067C" w:rsidRDefault="004627AB" w:rsidP="00250000">
      <w:pPr>
        <w:rPr>
          <w:rtl/>
        </w:rPr>
      </w:pPr>
      <w:r w:rsidRPr="00CD067C">
        <w:rPr>
          <w:rtl/>
        </w:rPr>
        <w:t>"די</w:t>
      </w:r>
      <w:r w:rsidR="00B40E52">
        <w:rPr>
          <w:rFonts w:hint="cs"/>
          <w:rtl/>
        </w:rPr>
        <w:t>,</w:t>
      </w:r>
      <w:r w:rsidRPr="00CD067C">
        <w:rPr>
          <w:rtl/>
        </w:rPr>
        <w:t xml:space="preserve"> דודה."</w:t>
      </w:r>
    </w:p>
    <w:p w14:paraId="438CB63F" w14:textId="1C85CB3C" w:rsidR="004627AB" w:rsidRPr="00CD067C" w:rsidRDefault="004627AB" w:rsidP="00957E76">
      <w:pPr>
        <w:rPr>
          <w:rtl/>
        </w:rPr>
      </w:pPr>
      <w:r w:rsidRPr="00CD067C">
        <w:rPr>
          <w:rtl/>
        </w:rPr>
        <w:t>"ואתה</w:t>
      </w:r>
      <w:r w:rsidR="00957E76">
        <w:rPr>
          <w:rFonts w:hint="cs"/>
          <w:rtl/>
        </w:rPr>
        <w:t>," היא פנתה לאלכס באנגלית,</w:t>
      </w:r>
      <w:r w:rsidRPr="00CD067C">
        <w:rPr>
          <w:rtl/>
        </w:rPr>
        <w:t xml:space="preserve"> </w:t>
      </w:r>
      <w:r w:rsidR="00957E76">
        <w:rPr>
          <w:rFonts w:hint="cs"/>
          <w:rtl/>
        </w:rPr>
        <w:t>"</w:t>
      </w:r>
      <w:r w:rsidRPr="00CD067C">
        <w:rPr>
          <w:rtl/>
        </w:rPr>
        <w:t>בוא תעלה. אני א</w:t>
      </w:r>
      <w:r w:rsidR="00957E76">
        <w:rPr>
          <w:rFonts w:hint="cs"/>
          <w:rtl/>
        </w:rPr>
        <w:t>כין</w:t>
      </w:r>
      <w:r w:rsidRPr="00CD067C">
        <w:rPr>
          <w:rtl/>
        </w:rPr>
        <w:t xml:space="preserve"> לך מרק חם, לחיזוק."</w:t>
      </w:r>
    </w:p>
    <w:p w14:paraId="08386249" w14:textId="77777777" w:rsidR="004627AB" w:rsidRPr="00CD067C" w:rsidRDefault="004627AB" w:rsidP="00250000">
      <w:pPr>
        <w:rPr>
          <w:rtl/>
        </w:rPr>
      </w:pPr>
      <w:r w:rsidRPr="00CD067C">
        <w:rPr>
          <w:rtl/>
        </w:rPr>
        <w:t>"אני נשאר עוד קצת למטה."</w:t>
      </w:r>
    </w:p>
    <w:p w14:paraId="761F445C" w14:textId="79EC422C" w:rsidR="004627AB" w:rsidRPr="00CD067C" w:rsidRDefault="004627AB" w:rsidP="00A729B1">
      <w:pPr>
        <w:rPr>
          <w:rtl/>
        </w:rPr>
      </w:pPr>
      <w:r w:rsidRPr="00CD067C">
        <w:rPr>
          <w:rtl/>
        </w:rPr>
        <w:t xml:space="preserve">"אתה </w:t>
      </w:r>
      <w:r w:rsidR="0079106E" w:rsidRPr="0079106E">
        <w:rPr>
          <w:rFonts w:cs="Times New Roman"/>
          <w:rtl/>
        </w:rPr>
        <w:t>מוכרח</w:t>
      </w:r>
      <w:r w:rsidR="0079106E">
        <w:rPr>
          <w:rFonts w:cs="Times New Roman" w:hint="cs"/>
          <w:rtl/>
        </w:rPr>
        <w:t xml:space="preserve"> </w:t>
      </w:r>
      <w:r w:rsidRPr="00CD067C">
        <w:rPr>
          <w:rtl/>
        </w:rPr>
        <w:t>לה</w:t>
      </w:r>
      <w:r w:rsidR="00B14CB4">
        <w:rPr>
          <w:rFonts w:hint="cs"/>
          <w:rtl/>
        </w:rPr>
        <w:t>י</w:t>
      </w:r>
      <w:r w:rsidRPr="00CD067C">
        <w:rPr>
          <w:rtl/>
        </w:rPr>
        <w:t xml:space="preserve">כנס </w:t>
      </w:r>
      <w:r w:rsidR="00293679">
        <w:rPr>
          <w:rFonts w:hint="cs"/>
          <w:rtl/>
        </w:rPr>
        <w:t>תכף</w:t>
      </w:r>
      <w:r w:rsidR="00D27AA7">
        <w:rPr>
          <w:rFonts w:hint="cs"/>
          <w:rtl/>
        </w:rPr>
        <w:t xml:space="preserve"> </w:t>
      </w:r>
      <w:r w:rsidR="00D56ADF">
        <w:rPr>
          <w:rFonts w:hint="cs"/>
          <w:rtl/>
        </w:rPr>
        <w:t>ו</w:t>
      </w:r>
      <w:r w:rsidRPr="00CD067C">
        <w:rPr>
          <w:rtl/>
        </w:rPr>
        <w:t xml:space="preserve">מייד למיטה. </w:t>
      </w:r>
      <w:r w:rsidR="008D4A41" w:rsidRPr="008D4A41">
        <w:rPr>
          <w:rFonts w:cs="Times New Roman"/>
          <w:rtl/>
        </w:rPr>
        <w:t>אלה היו הוראות הרופא, אתה מבין</w:t>
      </w:r>
      <w:r w:rsidRPr="00CD067C">
        <w:rPr>
          <w:rtl/>
        </w:rPr>
        <w:t>?"</w:t>
      </w:r>
    </w:p>
    <w:p w14:paraId="288E8651" w14:textId="103E91F6" w:rsidR="004627AB" w:rsidRPr="00CD067C" w:rsidRDefault="004627AB" w:rsidP="00A729B1">
      <w:pPr>
        <w:rPr>
          <w:rtl/>
        </w:rPr>
      </w:pPr>
      <w:r w:rsidRPr="00CD067C">
        <w:rPr>
          <w:rtl/>
        </w:rPr>
        <w:t>"אני מבין, אני כבר עולה."</w:t>
      </w:r>
    </w:p>
    <w:p w14:paraId="7EC3A5DE" w14:textId="042D178D" w:rsidR="004627AB" w:rsidRPr="00CD067C" w:rsidRDefault="00A729B1" w:rsidP="00A729B1">
      <w:pPr>
        <w:rPr>
          <w:rtl/>
        </w:rPr>
      </w:pPr>
      <w:r>
        <w:rPr>
          <w:rtl/>
        </w:rPr>
        <w:t xml:space="preserve">"אתם לא עומדים לשחק </w:t>
      </w:r>
      <w:r>
        <w:rPr>
          <w:rFonts w:hint="cs"/>
          <w:rtl/>
        </w:rPr>
        <w:t>עוד פעם</w:t>
      </w:r>
      <w:r w:rsidR="006A3503">
        <w:rPr>
          <w:rtl/>
        </w:rPr>
        <w:t>? אין לי זמן לרוץ שוב לבתי</w:t>
      </w:r>
      <w:r w:rsidR="006A3503">
        <w:rPr>
          <w:rFonts w:hint="cs"/>
          <w:rtl/>
        </w:rPr>
        <w:t>-</w:t>
      </w:r>
      <w:r w:rsidR="004627AB" w:rsidRPr="00CD067C">
        <w:rPr>
          <w:rtl/>
        </w:rPr>
        <w:t>חולים."</w:t>
      </w:r>
    </w:p>
    <w:p w14:paraId="32BF2AB0" w14:textId="601E9576" w:rsidR="004627AB" w:rsidRPr="00CD067C" w:rsidRDefault="004627AB" w:rsidP="00A729B1">
      <w:pPr>
        <w:rPr>
          <w:rtl/>
        </w:rPr>
      </w:pPr>
      <w:r w:rsidRPr="00CD067C">
        <w:rPr>
          <w:rtl/>
        </w:rPr>
        <w:t xml:space="preserve">"כן, דודה." </w:t>
      </w:r>
      <w:r w:rsidR="006A3503">
        <w:rPr>
          <w:rFonts w:hint="cs"/>
          <w:rtl/>
        </w:rPr>
        <w:t>יש לנהוג בצייתנות ו</w:t>
      </w:r>
      <w:r w:rsidR="00B40E52">
        <w:rPr>
          <w:rFonts w:hint="cs"/>
          <w:rtl/>
        </w:rPr>
        <w:t>ב</w:t>
      </w:r>
      <w:r w:rsidRPr="00CD067C">
        <w:rPr>
          <w:rtl/>
        </w:rPr>
        <w:t>אדיב</w:t>
      </w:r>
      <w:r w:rsidR="006A3503">
        <w:rPr>
          <w:rFonts w:hint="cs"/>
          <w:rtl/>
        </w:rPr>
        <w:t>ות</w:t>
      </w:r>
      <w:r w:rsidRPr="00CD067C">
        <w:rPr>
          <w:rtl/>
        </w:rPr>
        <w:t xml:space="preserve">, </w:t>
      </w:r>
      <w:r w:rsidR="00EC0C74">
        <w:rPr>
          <w:rFonts w:hint="cs"/>
          <w:rtl/>
        </w:rPr>
        <w:t>כדי</w:t>
      </w:r>
      <w:r w:rsidRPr="00CD067C">
        <w:rPr>
          <w:rtl/>
        </w:rPr>
        <w:t xml:space="preserve"> ש</w:t>
      </w:r>
      <w:r w:rsidR="00CA215E">
        <w:rPr>
          <w:rFonts w:hint="cs"/>
          <w:rtl/>
        </w:rPr>
        <w:t>תסכים ל</w:t>
      </w:r>
      <w:r w:rsidRPr="00CD067C">
        <w:rPr>
          <w:rtl/>
        </w:rPr>
        <w:t>ארח אותו גם בקיץ הבא. "זה בסדר. רק אל ת</w:t>
      </w:r>
      <w:r w:rsidR="00EC0C74">
        <w:rPr>
          <w:rFonts w:hint="cs"/>
          <w:rtl/>
        </w:rPr>
        <w:t>כיני</w:t>
      </w:r>
      <w:r w:rsidRPr="00CD067C">
        <w:rPr>
          <w:rtl/>
        </w:rPr>
        <w:t xml:space="preserve"> לי מרק, טוב?"</w:t>
      </w:r>
    </w:p>
    <w:p w14:paraId="6AD57149" w14:textId="62EB81CE" w:rsidR="004627AB" w:rsidRPr="00CD067C" w:rsidRDefault="004627AB" w:rsidP="00250000">
      <w:pPr>
        <w:rPr>
          <w:rtl/>
        </w:rPr>
      </w:pPr>
      <w:r w:rsidRPr="00CD067C">
        <w:rPr>
          <w:rtl/>
        </w:rPr>
        <w:t xml:space="preserve">"אבל איך תסתדר </w:t>
      </w:r>
      <w:r w:rsidR="00B14B52" w:rsidRPr="00CD067C">
        <w:rPr>
          <w:rtl/>
        </w:rPr>
        <w:t xml:space="preserve">פה </w:t>
      </w:r>
      <w:r w:rsidR="008D4A41">
        <w:rPr>
          <w:rFonts w:hint="cs"/>
          <w:rtl/>
        </w:rPr>
        <w:t xml:space="preserve">לבד </w:t>
      </w:r>
      <w:r w:rsidRPr="00CD067C">
        <w:rPr>
          <w:rtl/>
        </w:rPr>
        <w:t>למטה</w:t>
      </w:r>
      <w:r w:rsidR="006A3503">
        <w:rPr>
          <w:rFonts w:hint="cs"/>
          <w:rtl/>
        </w:rPr>
        <w:t>,</w:t>
      </w:r>
      <w:r w:rsidR="00EC0C74">
        <w:rPr>
          <w:rFonts w:hint="cs"/>
          <w:rtl/>
        </w:rPr>
        <w:t xml:space="preserve"> ככה,</w:t>
      </w:r>
      <w:r w:rsidRPr="00CD067C">
        <w:rPr>
          <w:rtl/>
        </w:rPr>
        <w:t xml:space="preserve"> במצבך?"</w:t>
      </w:r>
    </w:p>
    <w:p w14:paraId="1967E513" w14:textId="079E8361" w:rsidR="004627AB" w:rsidRPr="00CD067C" w:rsidRDefault="004627AB" w:rsidP="00250000">
      <w:pPr>
        <w:rPr>
          <w:rtl/>
        </w:rPr>
      </w:pPr>
      <w:r w:rsidRPr="00CD067C">
        <w:rPr>
          <w:rtl/>
        </w:rPr>
        <w:t>"</w:t>
      </w:r>
      <w:r w:rsidR="008D4A41" w:rsidRPr="008D4A41">
        <w:rPr>
          <w:rFonts w:cs="Times New Roman"/>
          <w:rtl/>
        </w:rPr>
        <w:t>אני לא לבד. ו</w:t>
      </w:r>
      <w:r w:rsidRPr="00CD067C">
        <w:rPr>
          <w:rtl/>
        </w:rPr>
        <w:t>אני אסתדר."</w:t>
      </w:r>
    </w:p>
    <w:p w14:paraId="41CBBE94" w14:textId="77777777" w:rsidR="004627AB" w:rsidRPr="00CD067C" w:rsidRDefault="004627AB" w:rsidP="00250000">
      <w:pPr>
        <w:rPr>
          <w:rtl/>
        </w:rPr>
      </w:pPr>
      <w:r w:rsidRPr="00CD067C">
        <w:rPr>
          <w:rtl/>
        </w:rPr>
        <w:t>"תקרא לי אם תצטרך משהו?"</w:t>
      </w:r>
    </w:p>
    <w:p w14:paraId="405B01D7" w14:textId="7155EDB8" w:rsidR="004627AB" w:rsidRPr="00CD067C" w:rsidRDefault="004627AB" w:rsidP="00250000">
      <w:pPr>
        <w:rPr>
          <w:rtl/>
        </w:rPr>
      </w:pPr>
      <w:r w:rsidRPr="00CD067C">
        <w:rPr>
          <w:rtl/>
        </w:rPr>
        <w:t>"כן</w:t>
      </w:r>
      <w:r w:rsidR="00B40E52">
        <w:rPr>
          <w:rFonts w:hint="cs"/>
          <w:rtl/>
        </w:rPr>
        <w:t>,</w:t>
      </w:r>
      <w:r w:rsidRPr="00CD067C">
        <w:rPr>
          <w:rtl/>
        </w:rPr>
        <w:t xml:space="preserve"> דודה."</w:t>
      </w:r>
    </w:p>
    <w:p w14:paraId="7E627948" w14:textId="64118FFF" w:rsidR="004627AB" w:rsidRPr="00CD067C" w:rsidRDefault="004627AB" w:rsidP="00A729B1">
      <w:pPr>
        <w:rPr>
          <w:rtl/>
        </w:rPr>
      </w:pPr>
      <w:r w:rsidRPr="00CD067C">
        <w:rPr>
          <w:rtl/>
        </w:rPr>
        <w:t>הם נ</w:t>
      </w:r>
      <w:r w:rsidR="001C7AF4">
        <w:rPr>
          <w:rFonts w:hint="cs"/>
          <w:rtl/>
        </w:rPr>
        <w:t>ות</w:t>
      </w:r>
      <w:r w:rsidRPr="00CD067C">
        <w:rPr>
          <w:rtl/>
        </w:rPr>
        <w:t>רו לבדם ברחוב.</w:t>
      </w:r>
    </w:p>
    <w:p w14:paraId="22D3B9BE" w14:textId="6722D789" w:rsidR="004627AB" w:rsidRPr="00CD067C" w:rsidRDefault="004627AB" w:rsidP="00250000">
      <w:pPr>
        <w:rPr>
          <w:rtl/>
        </w:rPr>
      </w:pPr>
      <w:r w:rsidRPr="00CD067C">
        <w:rPr>
          <w:rtl/>
        </w:rPr>
        <w:t>ארקדי כדרר</w:t>
      </w:r>
      <w:r w:rsidR="006A3503">
        <w:rPr>
          <w:rtl/>
        </w:rPr>
        <w:t xml:space="preserve"> כדור ישן, דביק במקצת, ששימש</w:t>
      </w:r>
      <w:r w:rsidRPr="00CD067C">
        <w:rPr>
          <w:rtl/>
        </w:rPr>
        <w:t xml:space="preserve"> לכדורסל וגם לכדורגל, דבר שהאיץ את התבלותו.</w:t>
      </w:r>
    </w:p>
    <w:p w14:paraId="2F8967CB" w14:textId="3D3F03F5" w:rsidR="004627AB" w:rsidRPr="00CD067C" w:rsidRDefault="004627AB" w:rsidP="00EC0C74">
      <w:pPr>
        <w:rPr>
          <w:rtl/>
        </w:rPr>
      </w:pPr>
      <w:r w:rsidRPr="00CD067C">
        <w:rPr>
          <w:rtl/>
        </w:rPr>
        <w:t>"לא רוצה ש</w:t>
      </w:r>
      <w:r w:rsidRPr="00CD067C">
        <w:rPr>
          <w:rFonts w:hint="cs"/>
          <w:rtl/>
        </w:rPr>
        <w:t xml:space="preserve">יגידו </w:t>
      </w:r>
      <w:r w:rsidR="00EC0C74">
        <w:rPr>
          <w:rFonts w:hint="cs"/>
          <w:rtl/>
        </w:rPr>
        <w:t>ב</w:t>
      </w:r>
      <w:r w:rsidRPr="00CD067C">
        <w:rPr>
          <w:rFonts w:hint="cs"/>
          <w:rtl/>
        </w:rPr>
        <w:t>משטרה</w:t>
      </w:r>
      <w:r w:rsidR="006A3503">
        <w:rPr>
          <w:rtl/>
        </w:rPr>
        <w:t>,"</w:t>
      </w:r>
      <w:r w:rsidRPr="00CD067C">
        <w:rPr>
          <w:rtl/>
        </w:rPr>
        <w:t xml:space="preserve"> אלכס</w:t>
      </w:r>
      <w:r w:rsidR="006A3503">
        <w:rPr>
          <w:rFonts w:hint="cs"/>
          <w:rtl/>
        </w:rPr>
        <w:t xml:space="preserve"> </w:t>
      </w:r>
      <w:r w:rsidR="00EC0C74">
        <w:rPr>
          <w:rFonts w:hint="cs"/>
          <w:rtl/>
        </w:rPr>
        <w:t>הוד</w:t>
      </w:r>
      <w:r w:rsidR="00B14B52">
        <w:rPr>
          <w:rFonts w:hint="cs"/>
          <w:rtl/>
        </w:rPr>
        <w:t>יע</w:t>
      </w:r>
      <w:r w:rsidRPr="00CD067C">
        <w:rPr>
          <w:rtl/>
        </w:rPr>
        <w:t>.</w:t>
      </w:r>
    </w:p>
    <w:p w14:paraId="455FB24F" w14:textId="77777777" w:rsidR="004627AB" w:rsidRPr="00CD067C" w:rsidRDefault="004627AB" w:rsidP="00250000">
      <w:pPr>
        <w:rPr>
          <w:rtl/>
        </w:rPr>
      </w:pPr>
      <w:r w:rsidRPr="00CD067C">
        <w:rPr>
          <w:rtl/>
        </w:rPr>
        <w:t>"</w:t>
      </w:r>
      <w:r w:rsidRPr="00CD067C">
        <w:rPr>
          <w:rFonts w:hint="cs"/>
          <w:rtl/>
        </w:rPr>
        <w:t>אל תדאג</w:t>
      </w:r>
      <w:r w:rsidRPr="00CD067C">
        <w:rPr>
          <w:rtl/>
        </w:rPr>
        <w:t>."</w:t>
      </w:r>
    </w:p>
    <w:p w14:paraId="03485932" w14:textId="7EB75B04" w:rsidR="004627AB" w:rsidRPr="00CD067C" w:rsidRDefault="004627AB" w:rsidP="00250000">
      <w:pPr>
        <w:rPr>
          <w:rtl/>
        </w:rPr>
      </w:pPr>
      <w:r w:rsidRPr="00CD067C">
        <w:rPr>
          <w:rtl/>
        </w:rPr>
        <w:t>"</w:t>
      </w:r>
      <w:r w:rsidR="000B382E">
        <w:rPr>
          <w:rFonts w:hint="cs"/>
          <w:rtl/>
        </w:rPr>
        <w:t>יכולים לשים אותך בכלא</w:t>
      </w:r>
      <w:r w:rsidRPr="00CD067C">
        <w:rPr>
          <w:rtl/>
        </w:rPr>
        <w:t>?"</w:t>
      </w:r>
    </w:p>
    <w:p w14:paraId="09927423" w14:textId="7A6ECB53" w:rsidR="004627AB" w:rsidRPr="00CD067C" w:rsidRDefault="004627AB" w:rsidP="00250000">
      <w:pPr>
        <w:rPr>
          <w:rtl/>
        </w:rPr>
      </w:pPr>
      <w:r w:rsidRPr="00CD067C">
        <w:rPr>
          <w:rtl/>
        </w:rPr>
        <w:t>"מה פתא</w:t>
      </w:r>
      <w:r w:rsidR="00B14CB4">
        <w:rPr>
          <w:rFonts w:hint="cs"/>
          <w:rtl/>
        </w:rPr>
        <w:t>ו</w:t>
      </w:r>
      <w:r w:rsidRPr="00CD067C">
        <w:rPr>
          <w:rtl/>
        </w:rPr>
        <w:t>ם? דודה שלך לא יודעת כלום."</w:t>
      </w:r>
    </w:p>
    <w:p w14:paraId="527E1332" w14:textId="7658DC9D" w:rsidR="004627AB" w:rsidRPr="00CD067C" w:rsidRDefault="000B382E" w:rsidP="000B382E">
      <w:pPr>
        <w:rPr>
          <w:rtl/>
        </w:rPr>
      </w:pPr>
      <w:r>
        <w:rPr>
          <w:rtl/>
        </w:rPr>
        <w:t xml:space="preserve">אלכס </w:t>
      </w:r>
      <w:r>
        <w:rPr>
          <w:rFonts w:hint="cs"/>
          <w:rtl/>
        </w:rPr>
        <w:t>נאנח</w:t>
      </w:r>
      <w:r w:rsidR="004627AB" w:rsidRPr="00CD067C">
        <w:rPr>
          <w:rtl/>
        </w:rPr>
        <w:t xml:space="preserve"> </w:t>
      </w:r>
      <w:r>
        <w:rPr>
          <w:rFonts w:hint="cs"/>
          <w:rtl/>
        </w:rPr>
        <w:t>ב</w:t>
      </w:r>
      <w:r w:rsidR="004627AB" w:rsidRPr="00CD067C">
        <w:rPr>
          <w:rtl/>
        </w:rPr>
        <w:t>רווחה.</w:t>
      </w:r>
      <w:r w:rsidR="003C75C3">
        <w:rPr>
          <w:rFonts w:hint="cs"/>
          <w:rtl/>
        </w:rPr>
        <w:t xml:space="preserve"> הוא נשען בזהירות על המכונית החונה.</w:t>
      </w:r>
    </w:p>
    <w:p w14:paraId="49B343A4" w14:textId="6B065232" w:rsidR="004627AB" w:rsidRPr="00CD067C" w:rsidRDefault="004627AB" w:rsidP="00250000">
      <w:pPr>
        <w:rPr>
          <w:rtl/>
        </w:rPr>
      </w:pPr>
      <w:r w:rsidRPr="00CD067C">
        <w:rPr>
          <w:rtl/>
        </w:rPr>
        <w:t xml:space="preserve">"מתי אתה טס?" זאת </w:t>
      </w:r>
      <w:r w:rsidR="001C5A04">
        <w:rPr>
          <w:rtl/>
        </w:rPr>
        <w:t>הייתה</w:t>
      </w:r>
      <w:r w:rsidRPr="00CD067C">
        <w:rPr>
          <w:rtl/>
        </w:rPr>
        <w:t xml:space="preserve"> המנטרה של ארקדי. מהיום הראשון של הקיץ: אז מתי אתה טס?</w:t>
      </w:r>
    </w:p>
    <w:p w14:paraId="7D36B700" w14:textId="5B2BA223" w:rsidR="004627AB" w:rsidRPr="00CD067C" w:rsidRDefault="004627AB" w:rsidP="00250000">
      <w:pPr>
        <w:rPr>
          <w:rtl/>
        </w:rPr>
      </w:pPr>
      <w:r w:rsidRPr="00CD067C">
        <w:rPr>
          <w:rtl/>
        </w:rPr>
        <w:t>"</w:t>
      </w:r>
      <w:bookmarkStart w:id="140" w:name="_Hlk505588550"/>
      <w:r w:rsidR="003948F3">
        <w:rPr>
          <w:rFonts w:hint="cs"/>
          <w:rtl/>
        </w:rPr>
        <w:t>הדודה מנסה להשיג ל</w:t>
      </w:r>
      <w:bookmarkEnd w:id="140"/>
      <w:r w:rsidRPr="00CD067C">
        <w:rPr>
          <w:rtl/>
        </w:rPr>
        <w:t>מחר בבוקר."</w:t>
      </w:r>
    </w:p>
    <w:p w14:paraId="371785B1" w14:textId="2FDB92FE" w:rsidR="004627AB" w:rsidRPr="00CD067C" w:rsidRDefault="004627AB" w:rsidP="00AE558D">
      <w:pPr>
        <w:rPr>
          <w:rtl/>
        </w:rPr>
      </w:pPr>
      <w:r w:rsidRPr="00CD067C">
        <w:rPr>
          <w:rtl/>
        </w:rPr>
        <w:t xml:space="preserve">"יופי." </w:t>
      </w:r>
      <w:r w:rsidR="008D4A41" w:rsidRPr="008D4A41">
        <w:rPr>
          <w:rFonts w:cs="Times New Roman"/>
          <w:rtl/>
        </w:rPr>
        <w:t>קולו חרק</w:t>
      </w:r>
      <w:r w:rsidRPr="00CD067C">
        <w:rPr>
          <w:rtl/>
        </w:rPr>
        <w:t xml:space="preserve">. </w:t>
      </w:r>
      <w:r w:rsidRPr="00CD067C">
        <w:rPr>
          <w:rFonts w:hint="cs"/>
          <w:rtl/>
        </w:rPr>
        <w:t>"ואיך מרשים לך להפסי</w:t>
      </w:r>
      <w:r w:rsidR="00EC4BEF">
        <w:rPr>
          <w:rFonts w:hint="cs"/>
          <w:rtl/>
        </w:rPr>
        <w:t>ד לימודים?" ארקדי עצמו חמק מבית-</w:t>
      </w:r>
      <w:r w:rsidRPr="00CD067C">
        <w:rPr>
          <w:rFonts w:hint="cs"/>
          <w:rtl/>
        </w:rPr>
        <w:t xml:space="preserve">הספר באותו יום </w:t>
      </w:r>
      <w:r w:rsidR="00AE558D">
        <w:rPr>
          <w:rFonts w:hint="cs"/>
          <w:rtl/>
        </w:rPr>
        <w:t>למען</w:t>
      </w:r>
      <w:r w:rsidRPr="00CD067C">
        <w:rPr>
          <w:rFonts w:hint="cs"/>
          <w:rtl/>
        </w:rPr>
        <w:t xml:space="preserve"> אלכס.</w:t>
      </w:r>
    </w:p>
    <w:p w14:paraId="1C70B989" w14:textId="550F82B9" w:rsidR="004627AB" w:rsidRPr="00CD067C" w:rsidRDefault="004627AB" w:rsidP="00AE558D">
      <w:pPr>
        <w:rPr>
          <w:rtl/>
        </w:rPr>
      </w:pPr>
      <w:r w:rsidRPr="00CD067C">
        <w:rPr>
          <w:rFonts w:hint="cs"/>
          <w:rtl/>
        </w:rPr>
        <w:t>"</w:t>
      </w:r>
      <w:r w:rsidR="002E35AE">
        <w:rPr>
          <w:rFonts w:hint="cs"/>
          <w:rtl/>
        </w:rPr>
        <w:t>בית-ספר</w:t>
      </w:r>
      <w:r w:rsidRPr="00CD067C">
        <w:rPr>
          <w:rFonts w:hint="cs"/>
          <w:rtl/>
        </w:rPr>
        <w:t xml:space="preserve"> באנגליה </w:t>
      </w:r>
      <w:r w:rsidR="000B382E">
        <w:rPr>
          <w:rFonts w:hint="cs"/>
          <w:rtl/>
        </w:rPr>
        <w:t>מתחיל</w:t>
      </w:r>
      <w:r w:rsidRPr="00CD067C">
        <w:rPr>
          <w:rFonts w:hint="cs"/>
          <w:rtl/>
        </w:rPr>
        <w:t xml:space="preserve"> </w:t>
      </w:r>
      <w:r w:rsidR="003C75C3">
        <w:rPr>
          <w:rFonts w:hint="cs"/>
          <w:rtl/>
        </w:rPr>
        <w:t xml:space="preserve">מחר. אני </w:t>
      </w:r>
      <w:r w:rsidR="001559DD">
        <w:rPr>
          <w:rFonts w:hint="cs"/>
          <w:rtl/>
        </w:rPr>
        <w:t>י</w:t>
      </w:r>
      <w:r w:rsidR="003C75C3">
        <w:rPr>
          <w:rFonts w:hint="cs"/>
          <w:rtl/>
        </w:rPr>
        <w:t>פסיד יום</w:t>
      </w:r>
      <w:r w:rsidRPr="00CD067C">
        <w:rPr>
          <w:rFonts w:hint="cs"/>
          <w:rtl/>
        </w:rPr>
        <w:t>."</w:t>
      </w:r>
    </w:p>
    <w:p w14:paraId="2B8A7544" w14:textId="5C61724C" w:rsidR="004627AB" w:rsidRPr="00CD067C" w:rsidRDefault="004627AB" w:rsidP="00A729B1">
      <w:pPr>
        <w:rPr>
          <w:rtl/>
        </w:rPr>
      </w:pPr>
      <w:r w:rsidRPr="00CD067C">
        <w:rPr>
          <w:rtl/>
        </w:rPr>
        <w:t xml:space="preserve">"אתה בטח </w:t>
      </w:r>
      <w:r w:rsidR="00B14B52">
        <w:rPr>
          <w:rFonts w:hint="cs"/>
          <w:rtl/>
        </w:rPr>
        <w:t>מת</w:t>
      </w:r>
      <w:r w:rsidRPr="00CD067C">
        <w:rPr>
          <w:rtl/>
        </w:rPr>
        <w:t xml:space="preserve"> </w:t>
      </w:r>
      <w:r w:rsidR="00B14B52" w:rsidRPr="00CD067C">
        <w:rPr>
          <w:rtl/>
        </w:rPr>
        <w:t xml:space="preserve">לחזור </w:t>
      </w:r>
      <w:r w:rsidRPr="00CD067C">
        <w:rPr>
          <w:rtl/>
        </w:rPr>
        <w:t>כבר."</w:t>
      </w:r>
    </w:p>
    <w:p w14:paraId="79C189E4" w14:textId="77777777" w:rsidR="004627AB" w:rsidRPr="00CD067C" w:rsidRDefault="004627AB" w:rsidP="00250000">
      <w:pPr>
        <w:rPr>
          <w:rtl/>
        </w:rPr>
      </w:pPr>
      <w:r w:rsidRPr="00CD067C">
        <w:rPr>
          <w:rtl/>
        </w:rPr>
        <w:t>אלכס לא ענה.</w:t>
      </w:r>
    </w:p>
    <w:p w14:paraId="10D3E804" w14:textId="77777777" w:rsidR="004627AB" w:rsidRPr="00CD067C" w:rsidRDefault="004627AB" w:rsidP="00250000">
      <w:pPr>
        <w:rPr>
          <w:rtl/>
        </w:rPr>
      </w:pPr>
      <w:r w:rsidRPr="00CD067C">
        <w:rPr>
          <w:rtl/>
        </w:rPr>
        <w:t>"בטח יש לך שם המון חברים."</w:t>
      </w:r>
    </w:p>
    <w:p w14:paraId="2C78A26B" w14:textId="0332526E" w:rsidR="004627AB" w:rsidRPr="00CD067C" w:rsidRDefault="004627AB" w:rsidP="00250000">
      <w:pPr>
        <w:rPr>
          <w:rtl/>
        </w:rPr>
      </w:pPr>
      <w:r w:rsidRPr="00CD067C">
        <w:rPr>
          <w:rtl/>
        </w:rPr>
        <w:t xml:space="preserve">"לא </w:t>
      </w:r>
      <w:r w:rsidR="00F97A34">
        <w:rPr>
          <w:rtl/>
        </w:rPr>
        <w:t>כל כך</w:t>
      </w:r>
      <w:r w:rsidRPr="00CD067C">
        <w:rPr>
          <w:rtl/>
        </w:rPr>
        <w:t xml:space="preserve"> הרבה."</w:t>
      </w:r>
    </w:p>
    <w:p w14:paraId="22B478C0" w14:textId="3B8A3713" w:rsidR="004627AB" w:rsidRPr="00CD067C" w:rsidRDefault="004627AB" w:rsidP="00A729B1">
      <w:pPr>
        <w:rPr>
          <w:rtl/>
        </w:rPr>
      </w:pPr>
      <w:r w:rsidRPr="00CD067C">
        <w:rPr>
          <w:rtl/>
        </w:rPr>
        <w:t>"רוצה לבוא אל</w:t>
      </w:r>
      <w:r w:rsidR="00B40E52">
        <w:rPr>
          <w:rFonts w:hint="cs"/>
          <w:rtl/>
        </w:rPr>
        <w:t>י</w:t>
      </w:r>
      <w:r w:rsidRPr="00CD067C">
        <w:rPr>
          <w:rtl/>
        </w:rPr>
        <w:t>י הביתה?</w:t>
      </w:r>
      <w:r w:rsidR="00A729B1">
        <w:rPr>
          <w:rFonts w:hint="cs"/>
          <w:rtl/>
        </w:rPr>
        <w:t xml:space="preserve"> </w:t>
      </w:r>
      <w:r w:rsidRPr="00CD067C">
        <w:rPr>
          <w:rtl/>
        </w:rPr>
        <w:t>אני אשמיע לך תקליט יפה."</w:t>
      </w:r>
    </w:p>
    <w:p w14:paraId="0089156D" w14:textId="77777777" w:rsidR="004627AB" w:rsidRPr="00CD067C" w:rsidRDefault="004627AB" w:rsidP="00250000">
      <w:pPr>
        <w:rPr>
          <w:rtl/>
        </w:rPr>
      </w:pPr>
      <w:r w:rsidRPr="00CD067C">
        <w:rPr>
          <w:rtl/>
        </w:rPr>
        <w:t>"איזה תקליט?"</w:t>
      </w:r>
    </w:p>
    <w:p w14:paraId="2607A880" w14:textId="77777777" w:rsidR="004627AB" w:rsidRPr="00CD067C" w:rsidRDefault="004627AB" w:rsidP="00250000">
      <w:pPr>
        <w:rPr>
          <w:rtl/>
        </w:rPr>
      </w:pPr>
      <w:r w:rsidRPr="00CD067C">
        <w:rPr>
          <w:rtl/>
        </w:rPr>
        <w:t>"התקליט שסיפרתי לך."</w:t>
      </w:r>
    </w:p>
    <w:p w14:paraId="0ED80F4B" w14:textId="7289890E" w:rsidR="004627AB" w:rsidRPr="00CD067C" w:rsidRDefault="004627AB" w:rsidP="00250000">
      <w:pPr>
        <w:rPr>
          <w:rtl/>
        </w:rPr>
      </w:pPr>
      <w:r w:rsidRPr="00CD067C">
        <w:rPr>
          <w:rtl/>
        </w:rPr>
        <w:lastRenderedPageBreak/>
        <w:t>"שהאחות שטיפלה ב</w:t>
      </w:r>
      <w:r w:rsidR="001C5A04">
        <w:rPr>
          <w:rtl/>
        </w:rPr>
        <w:t>אימא</w:t>
      </w:r>
      <w:r w:rsidRPr="00CD067C">
        <w:rPr>
          <w:rtl/>
        </w:rPr>
        <w:t xml:space="preserve"> שלך נתנה?"</w:t>
      </w:r>
    </w:p>
    <w:p w14:paraId="11CF7898" w14:textId="077B2C70" w:rsidR="004627AB" w:rsidRPr="00CD067C" w:rsidRDefault="004627AB" w:rsidP="00A729B1">
      <w:pPr>
        <w:rPr>
          <w:rtl/>
        </w:rPr>
      </w:pPr>
      <w:r w:rsidRPr="00CD067C">
        <w:rPr>
          <w:rtl/>
        </w:rPr>
        <w:t xml:space="preserve">"כן, </w:t>
      </w:r>
      <w:r w:rsidR="00D75130">
        <w:rPr>
          <w:rFonts w:hint="cs"/>
          <w:rtl/>
        </w:rPr>
        <w:t xml:space="preserve">זאת </w:t>
      </w:r>
      <w:r w:rsidRPr="00CD067C">
        <w:rPr>
          <w:rtl/>
        </w:rPr>
        <w:t>ש</w:t>
      </w:r>
      <w:r w:rsidR="000A2EDE">
        <w:rPr>
          <w:rFonts w:hint="cs"/>
          <w:rtl/>
        </w:rPr>
        <w:t>נתנה לי גם את הג'ינס</w:t>
      </w:r>
      <w:r w:rsidR="00EC4BEF">
        <w:rPr>
          <w:rFonts w:hint="cs"/>
          <w:rtl/>
        </w:rPr>
        <w:t xml:space="preserve"> </w:t>
      </w:r>
      <w:r w:rsidR="000A2EDE">
        <w:rPr>
          <w:rFonts w:hint="cs"/>
          <w:rtl/>
        </w:rPr>
        <w:t xml:space="preserve">של </w:t>
      </w:r>
      <w:r w:rsidRPr="00CD067C">
        <w:rPr>
          <w:rtl/>
        </w:rPr>
        <w:t>ה</w:t>
      </w:r>
      <w:r w:rsidR="000A2EDE">
        <w:rPr>
          <w:rFonts w:hint="cs"/>
          <w:rtl/>
        </w:rPr>
        <w:t>בן</w:t>
      </w:r>
      <w:r w:rsidRPr="00CD067C">
        <w:rPr>
          <w:rtl/>
        </w:rPr>
        <w:t xml:space="preserve"> שלה </w:t>
      </w:r>
      <w:r w:rsidR="000A2EDE">
        <w:rPr>
          <w:rFonts w:hint="cs"/>
          <w:rtl/>
        </w:rPr>
        <w:t>ש</w:t>
      </w:r>
      <w:r w:rsidR="000A2EDE">
        <w:rPr>
          <w:rtl/>
        </w:rPr>
        <w:t>גדל</w:t>
      </w:r>
      <w:r w:rsidRPr="00CD067C">
        <w:rPr>
          <w:rtl/>
        </w:rPr>
        <w:t>."</w:t>
      </w:r>
    </w:p>
    <w:p w14:paraId="5F520DDC" w14:textId="495749A0" w:rsidR="004627AB" w:rsidRPr="00CD067C" w:rsidRDefault="004627AB" w:rsidP="00250000">
      <w:pPr>
        <w:rPr>
          <w:rtl/>
        </w:rPr>
      </w:pPr>
      <w:r w:rsidRPr="00CD067C">
        <w:rPr>
          <w:rtl/>
        </w:rPr>
        <w:t>"האחות מפני</w:t>
      </w:r>
      <w:r w:rsidR="003948F3">
        <w:rPr>
          <w:rFonts w:hint="cs"/>
          <w:rtl/>
        </w:rPr>
        <w:t>נ</w:t>
      </w:r>
      <w:r w:rsidRPr="00CD067C">
        <w:rPr>
          <w:rtl/>
        </w:rPr>
        <w:t xml:space="preserve">ית </w:t>
      </w:r>
      <w:r>
        <w:rPr>
          <w:rFonts w:hint="cs"/>
          <w:rtl/>
        </w:rPr>
        <w:t>ה</w:t>
      </w:r>
      <w:r w:rsidRPr="00CD067C">
        <w:rPr>
          <w:rtl/>
        </w:rPr>
        <w:t>'</w:t>
      </w:r>
      <w:r w:rsidRPr="00CD067C">
        <w:rPr>
          <w:rFonts w:hint="cs"/>
          <w:rtl/>
        </w:rPr>
        <w:t>?</w:t>
      </w:r>
      <w:r w:rsidRPr="00CD067C">
        <w:rPr>
          <w:rtl/>
        </w:rPr>
        <w:t>"</w:t>
      </w:r>
    </w:p>
    <w:p w14:paraId="69EAA0AD" w14:textId="49DC903C" w:rsidR="004627AB" w:rsidRPr="00CD067C" w:rsidRDefault="001559DD" w:rsidP="00250000">
      <w:pPr>
        <w:rPr>
          <w:rtl/>
        </w:rPr>
      </w:pPr>
      <w:r w:rsidRPr="00CD067C">
        <w:rPr>
          <w:rtl/>
        </w:rPr>
        <w:t>ארקדי הנהן.</w:t>
      </w:r>
    </w:p>
    <w:p w14:paraId="6922F6A5" w14:textId="5BC7B613" w:rsidR="004627AB" w:rsidRPr="00CD067C" w:rsidRDefault="004627AB" w:rsidP="00A729B1">
      <w:pPr>
        <w:rPr>
          <w:rtl/>
        </w:rPr>
      </w:pPr>
      <w:r w:rsidRPr="00CD067C">
        <w:rPr>
          <w:rtl/>
        </w:rPr>
        <w:t>"ש</w:t>
      </w:r>
      <w:r w:rsidR="00A729B1">
        <w:rPr>
          <w:rFonts w:hint="cs"/>
          <w:rtl/>
        </w:rPr>
        <w:t xml:space="preserve">ם </w:t>
      </w:r>
      <w:r w:rsidR="001C5A04">
        <w:rPr>
          <w:rtl/>
        </w:rPr>
        <w:t>אימא</w:t>
      </w:r>
      <w:r w:rsidRPr="00CD067C">
        <w:rPr>
          <w:rtl/>
        </w:rPr>
        <w:t xml:space="preserve"> שלך תמיד </w:t>
      </w:r>
      <w:r w:rsidR="001C5A04">
        <w:rPr>
          <w:rtl/>
        </w:rPr>
        <w:t>הייתה</w:t>
      </w:r>
      <w:r w:rsidRPr="00CD067C">
        <w:rPr>
          <w:rtl/>
        </w:rPr>
        <w:t xml:space="preserve"> מ</w:t>
      </w:r>
      <w:r w:rsidR="003C75C3">
        <w:rPr>
          <w:rFonts w:hint="cs"/>
          <w:rtl/>
        </w:rPr>
        <w:t>ש</w:t>
      </w:r>
      <w:r w:rsidRPr="00CD067C">
        <w:rPr>
          <w:rtl/>
        </w:rPr>
        <w:t>ופזת</w:t>
      </w:r>
      <w:r w:rsidR="003948F3">
        <w:rPr>
          <w:rFonts w:hint="cs"/>
          <w:rtl/>
        </w:rPr>
        <w:t>.</w:t>
      </w:r>
      <w:r w:rsidRPr="00CD067C">
        <w:rPr>
          <w:rtl/>
        </w:rPr>
        <w:t>"</w:t>
      </w:r>
    </w:p>
    <w:p w14:paraId="7D5D040F" w14:textId="3271F179" w:rsidR="004627AB" w:rsidRPr="00CD067C" w:rsidRDefault="0079106E" w:rsidP="00A729B1">
      <w:pPr>
        <w:rPr>
          <w:rtl/>
        </w:rPr>
      </w:pPr>
      <w:r>
        <w:rPr>
          <w:rFonts w:hint="cs"/>
          <w:rtl/>
        </w:rPr>
        <w:t>ארקדי</w:t>
      </w:r>
      <w:r w:rsidR="004627AB">
        <w:rPr>
          <w:rFonts w:hint="cs"/>
          <w:rtl/>
        </w:rPr>
        <w:t xml:space="preserve"> </w:t>
      </w:r>
      <w:r w:rsidR="00B14B52" w:rsidRPr="00B14B52">
        <w:rPr>
          <w:rFonts w:cs="Times New Roman"/>
          <w:rtl/>
        </w:rPr>
        <w:t xml:space="preserve">לא </w:t>
      </w:r>
      <w:r w:rsidR="0097286D" w:rsidRPr="0097286D">
        <w:rPr>
          <w:rFonts w:cs="Times New Roman"/>
          <w:rtl/>
        </w:rPr>
        <w:t>ידע לאמוד</w:t>
      </w:r>
      <w:r w:rsidR="00B14B52" w:rsidRPr="00B14B52">
        <w:rPr>
          <w:rFonts w:cs="Times New Roman"/>
          <w:rtl/>
        </w:rPr>
        <w:t xml:space="preserve"> כמה זמן מאז שעלו ארצה שהתה אימו בבית – אשפוזיה בבית-החולים היו תכופים וממושכים. הוא </w:t>
      </w:r>
      <w:r w:rsidR="004627AB">
        <w:rPr>
          <w:rFonts w:hint="cs"/>
          <w:rtl/>
        </w:rPr>
        <w:t>היה הילד היחיד שהסתובב במחלקה הפנימית</w:t>
      </w:r>
      <w:r w:rsidR="00B14B52">
        <w:rPr>
          <w:rFonts w:hint="cs"/>
          <w:rtl/>
        </w:rPr>
        <w:t>,</w:t>
      </w:r>
      <w:r w:rsidR="0092533C">
        <w:rPr>
          <w:rFonts w:hint="cs"/>
          <w:rtl/>
        </w:rPr>
        <w:t xml:space="preserve"> שמחלות איומות </w:t>
      </w:r>
      <w:r w:rsidR="00A729B1">
        <w:rPr>
          <w:rFonts w:hint="cs"/>
          <w:rtl/>
        </w:rPr>
        <w:t>ארבו</w:t>
      </w:r>
      <w:r w:rsidR="0092533C">
        <w:rPr>
          <w:rFonts w:hint="cs"/>
          <w:rtl/>
        </w:rPr>
        <w:t xml:space="preserve"> בפינותיה, וירוסים עמידים וחיידקים טורפים ו</w:t>
      </w:r>
      <w:r w:rsidR="00D47719">
        <w:rPr>
          <w:rFonts w:hint="cs"/>
          <w:rtl/>
        </w:rPr>
        <w:t xml:space="preserve">נבגי </w:t>
      </w:r>
      <w:r w:rsidR="0092533C">
        <w:rPr>
          <w:rFonts w:hint="cs"/>
          <w:rtl/>
        </w:rPr>
        <w:t>פטריות ש</w:t>
      </w:r>
      <w:r w:rsidR="00A729B1">
        <w:rPr>
          <w:rFonts w:hint="cs"/>
          <w:rtl/>
        </w:rPr>
        <w:t>חודר</w:t>
      </w:r>
      <w:r w:rsidR="00D47719">
        <w:rPr>
          <w:rFonts w:hint="cs"/>
          <w:rtl/>
        </w:rPr>
        <w:t>ים</w:t>
      </w:r>
      <w:r w:rsidR="0092533C">
        <w:rPr>
          <w:rFonts w:hint="cs"/>
          <w:rtl/>
        </w:rPr>
        <w:t xml:space="preserve"> ישר לריא</w:t>
      </w:r>
      <w:r w:rsidR="000A2EDE">
        <w:rPr>
          <w:rFonts w:hint="cs"/>
          <w:rtl/>
        </w:rPr>
        <w:t>ות ומ</w:t>
      </w:r>
      <w:r w:rsidR="00EC4BEF">
        <w:rPr>
          <w:rFonts w:hint="cs"/>
          <w:rtl/>
        </w:rPr>
        <w:t>י</w:t>
      </w:r>
      <w:r w:rsidR="000A2EDE">
        <w:rPr>
          <w:rFonts w:hint="cs"/>
          <w:rtl/>
        </w:rPr>
        <w:t>ני זנים של מחלות ש</w:t>
      </w:r>
      <w:r w:rsidR="00A729B1">
        <w:rPr>
          <w:rFonts w:hint="cs"/>
          <w:rtl/>
        </w:rPr>
        <w:t xml:space="preserve">כבר </w:t>
      </w:r>
      <w:r>
        <w:rPr>
          <w:rFonts w:hint="cs"/>
          <w:rtl/>
        </w:rPr>
        <w:t>מוגר</w:t>
      </w:r>
      <w:r w:rsidR="0092533C">
        <w:rPr>
          <w:rFonts w:hint="cs"/>
          <w:rtl/>
        </w:rPr>
        <w:t>ו מהעולם</w:t>
      </w:r>
      <w:r w:rsidR="000A2EDE">
        <w:rPr>
          <w:rFonts w:hint="cs"/>
          <w:rtl/>
        </w:rPr>
        <w:t xml:space="preserve"> </w:t>
      </w:r>
      <w:r w:rsidR="0092533C">
        <w:rPr>
          <w:rFonts w:hint="cs"/>
          <w:rtl/>
        </w:rPr>
        <w:t>ו</w:t>
      </w:r>
      <w:r w:rsidR="00A729B1">
        <w:rPr>
          <w:rFonts w:hint="cs"/>
          <w:rtl/>
        </w:rPr>
        <w:t>מת</w:t>
      </w:r>
      <w:r w:rsidR="0092533C">
        <w:rPr>
          <w:rFonts w:hint="cs"/>
          <w:rtl/>
        </w:rPr>
        <w:t>קיימ</w:t>
      </w:r>
      <w:r w:rsidR="005B0642">
        <w:rPr>
          <w:rFonts w:hint="cs"/>
          <w:rtl/>
        </w:rPr>
        <w:t>ים</w:t>
      </w:r>
      <w:r w:rsidR="000A2EDE">
        <w:rPr>
          <w:rFonts w:hint="cs"/>
          <w:rtl/>
        </w:rPr>
        <w:t xml:space="preserve"> רק </w:t>
      </w:r>
      <w:r w:rsidR="00D75130">
        <w:rPr>
          <w:rFonts w:hint="cs"/>
          <w:rtl/>
        </w:rPr>
        <w:t>בבתי</w:t>
      </w:r>
      <w:r w:rsidR="00991B64">
        <w:rPr>
          <w:rFonts w:hint="cs"/>
          <w:rtl/>
        </w:rPr>
        <w:t>-</w:t>
      </w:r>
      <w:r w:rsidR="00D75130">
        <w:rPr>
          <w:rFonts w:hint="cs"/>
          <w:rtl/>
        </w:rPr>
        <w:t xml:space="preserve">חולים, </w:t>
      </w:r>
      <w:r w:rsidR="000A2EDE">
        <w:rPr>
          <w:rFonts w:hint="cs"/>
          <w:rtl/>
        </w:rPr>
        <w:t xml:space="preserve">בחרכי </w:t>
      </w:r>
      <w:r w:rsidR="0092533C">
        <w:rPr>
          <w:rFonts w:hint="cs"/>
          <w:rtl/>
        </w:rPr>
        <w:t>חלונות שלא נ</w:t>
      </w:r>
      <w:r w:rsidR="000A2EDE">
        <w:rPr>
          <w:rFonts w:hint="cs"/>
          <w:rtl/>
        </w:rPr>
        <w:t xml:space="preserve">אטמו היטב, בין סיבי שמיכות ופיתולי צינוריות </w:t>
      </w:r>
      <w:r w:rsidR="0092533C">
        <w:rPr>
          <w:rFonts w:hint="cs"/>
          <w:rtl/>
        </w:rPr>
        <w:t>אינפוזיה</w:t>
      </w:r>
      <w:r w:rsidR="00D75130">
        <w:rPr>
          <w:rFonts w:hint="cs"/>
          <w:rtl/>
        </w:rPr>
        <w:t xml:space="preserve"> </w:t>
      </w:r>
      <w:r w:rsidR="00D75130">
        <w:rPr>
          <w:rtl/>
        </w:rPr>
        <w:t>–</w:t>
      </w:r>
      <w:r w:rsidR="004627AB">
        <w:rPr>
          <w:rFonts w:hint="cs"/>
          <w:rtl/>
        </w:rPr>
        <w:t xml:space="preserve"> </w:t>
      </w:r>
      <w:r w:rsidR="0092533C">
        <w:rPr>
          <w:rFonts w:hint="cs"/>
          <w:rtl/>
        </w:rPr>
        <w:t>שחפת וצרעת</w:t>
      </w:r>
      <w:r w:rsidR="005F1334">
        <w:rPr>
          <w:rFonts w:hint="cs"/>
          <w:rtl/>
        </w:rPr>
        <w:t xml:space="preserve"> [/ קדחת? אנטרקס??]</w:t>
      </w:r>
      <w:r w:rsidR="000A2EDE">
        <w:rPr>
          <w:rFonts w:hint="cs"/>
          <w:rtl/>
        </w:rPr>
        <w:t xml:space="preserve"> ואבעבועות שחורות</w:t>
      </w:r>
      <w:r w:rsidR="00D75130">
        <w:rPr>
          <w:rFonts w:hint="cs"/>
          <w:rtl/>
        </w:rPr>
        <w:t>,</w:t>
      </w:r>
      <w:r w:rsidR="0092533C">
        <w:rPr>
          <w:rFonts w:hint="cs"/>
          <w:rtl/>
        </w:rPr>
        <w:t xml:space="preserve"> </w:t>
      </w:r>
      <w:r w:rsidR="00483BB1">
        <w:rPr>
          <w:rFonts w:hint="cs"/>
          <w:rtl/>
        </w:rPr>
        <w:t>הכול</w:t>
      </w:r>
      <w:r w:rsidR="0092533C">
        <w:rPr>
          <w:rFonts w:hint="cs"/>
          <w:rtl/>
        </w:rPr>
        <w:t xml:space="preserve"> ארב לארקדי הקטנטון שה</w:t>
      </w:r>
      <w:r w:rsidR="004627AB">
        <w:rPr>
          <w:rFonts w:hint="cs"/>
          <w:rtl/>
        </w:rPr>
        <w:t xml:space="preserve">שתרך </w:t>
      </w:r>
      <w:r w:rsidR="0092533C">
        <w:rPr>
          <w:rFonts w:hint="cs"/>
          <w:rtl/>
        </w:rPr>
        <w:t xml:space="preserve">במסדרון הארוך מחדר אימו אל </w:t>
      </w:r>
      <w:r w:rsidR="00991B64" w:rsidRPr="00991B64">
        <w:rPr>
          <w:rFonts w:cs="Times New Roman"/>
          <w:rtl/>
        </w:rPr>
        <w:t>הקוּלֶר</w:t>
      </w:r>
      <w:r w:rsidR="00991B64" w:rsidRPr="00991B64">
        <w:rPr>
          <w:rFonts w:cs="Times New Roman" w:hint="cs"/>
          <w:rtl/>
        </w:rPr>
        <w:t xml:space="preserve"> </w:t>
      </w:r>
      <w:r w:rsidR="00A729B1">
        <w:rPr>
          <w:rFonts w:hint="cs"/>
          <w:rtl/>
        </w:rPr>
        <w:t>ובחזרה.</w:t>
      </w:r>
      <w:r w:rsidR="0092533C">
        <w:rPr>
          <w:rFonts w:hint="cs"/>
          <w:rtl/>
        </w:rPr>
        <w:t xml:space="preserve"> כך הוא ה</w:t>
      </w:r>
      <w:r w:rsidR="00EC4BEF">
        <w:rPr>
          <w:rFonts w:hint="cs"/>
          <w:rtl/>
        </w:rPr>
        <w:t>חמיץ</w:t>
      </w:r>
      <w:r w:rsidR="0092533C">
        <w:rPr>
          <w:rFonts w:hint="cs"/>
          <w:rtl/>
        </w:rPr>
        <w:t xml:space="preserve"> </w:t>
      </w:r>
      <w:r w:rsidR="008D4A41">
        <w:rPr>
          <w:rFonts w:hint="cs"/>
          <w:rtl/>
        </w:rPr>
        <w:t>את</w:t>
      </w:r>
      <w:r w:rsidR="0092533C">
        <w:rPr>
          <w:rFonts w:hint="cs"/>
          <w:rtl/>
        </w:rPr>
        <w:t xml:space="preserve"> שנת </w:t>
      </w:r>
      <w:r w:rsidR="008D4A41">
        <w:rPr>
          <w:rFonts w:hint="cs"/>
          <w:rtl/>
        </w:rPr>
        <w:t>ה</w:t>
      </w:r>
      <w:r w:rsidR="0092533C">
        <w:rPr>
          <w:rFonts w:hint="cs"/>
          <w:rtl/>
        </w:rPr>
        <w:t>לימודים ו</w:t>
      </w:r>
      <w:r w:rsidR="00D75130">
        <w:rPr>
          <w:rFonts w:hint="cs"/>
          <w:rtl/>
        </w:rPr>
        <w:t xml:space="preserve">אפילו עברית </w:t>
      </w:r>
      <w:r w:rsidR="0092533C">
        <w:rPr>
          <w:rFonts w:hint="cs"/>
          <w:rtl/>
        </w:rPr>
        <w:t>לא למד</w:t>
      </w:r>
      <w:r w:rsidR="00A729B1">
        <w:rPr>
          <w:rFonts w:hint="cs"/>
          <w:rtl/>
        </w:rPr>
        <w:t>.</w:t>
      </w:r>
      <w:r w:rsidR="000141BF">
        <w:rPr>
          <w:rFonts w:hint="cs"/>
          <w:rtl/>
        </w:rPr>
        <w:t xml:space="preserve"> </w:t>
      </w:r>
      <w:r w:rsidR="0092533C">
        <w:rPr>
          <w:rFonts w:hint="cs"/>
          <w:rtl/>
        </w:rPr>
        <w:t xml:space="preserve">האחיות והרופאים היו </w:t>
      </w:r>
      <w:r w:rsidR="0097286D" w:rsidRPr="0097286D">
        <w:rPr>
          <w:rFonts w:cs="Times New Roman"/>
          <w:rtl/>
        </w:rPr>
        <w:t xml:space="preserve">כמעט כולם </w:t>
      </w:r>
      <w:r w:rsidR="0092533C">
        <w:rPr>
          <w:rFonts w:hint="cs"/>
          <w:rtl/>
        </w:rPr>
        <w:t>רוסים</w:t>
      </w:r>
      <w:r w:rsidR="000141BF">
        <w:rPr>
          <w:rFonts w:hint="cs"/>
          <w:rtl/>
        </w:rPr>
        <w:t>,</w:t>
      </w:r>
      <w:r w:rsidR="0092533C">
        <w:rPr>
          <w:rFonts w:hint="cs"/>
          <w:rtl/>
        </w:rPr>
        <w:t xml:space="preserve"> </w:t>
      </w:r>
      <w:r w:rsidR="00063378">
        <w:rPr>
          <w:rFonts w:hint="cs"/>
          <w:rtl/>
        </w:rPr>
        <w:t>ו</w:t>
      </w:r>
      <w:r>
        <w:rPr>
          <w:rFonts w:hint="cs"/>
          <w:rtl/>
        </w:rPr>
        <w:t xml:space="preserve">אפילו </w:t>
      </w:r>
      <w:r w:rsidR="0092533C">
        <w:rPr>
          <w:rFonts w:hint="cs"/>
          <w:rtl/>
        </w:rPr>
        <w:t>אחמד בעל הזרועות המקועקעות</w:t>
      </w:r>
      <w:r>
        <w:rPr>
          <w:rFonts w:hint="cs"/>
          <w:rtl/>
        </w:rPr>
        <w:t>,</w:t>
      </w:r>
      <w:r w:rsidR="004627AB">
        <w:rPr>
          <w:rFonts w:hint="cs"/>
          <w:rtl/>
        </w:rPr>
        <w:t xml:space="preserve"> שהיה כ</w:t>
      </w:r>
      <w:r w:rsidR="00F878D3">
        <w:rPr>
          <w:rFonts w:hint="cs"/>
          <w:rtl/>
        </w:rPr>
        <w:t>ו</w:t>
      </w:r>
      <w:r w:rsidR="004627AB">
        <w:rPr>
          <w:rFonts w:hint="cs"/>
          <w:rtl/>
        </w:rPr>
        <w:t>ח העזר הח</w:t>
      </w:r>
      <w:r w:rsidR="0092533C">
        <w:rPr>
          <w:rFonts w:hint="cs"/>
          <w:rtl/>
        </w:rPr>
        <w:t>זק ביותר בבית</w:t>
      </w:r>
      <w:r w:rsidR="00991B64">
        <w:rPr>
          <w:rFonts w:hint="cs"/>
          <w:rtl/>
        </w:rPr>
        <w:t>-</w:t>
      </w:r>
      <w:r w:rsidR="0092533C">
        <w:rPr>
          <w:rFonts w:hint="cs"/>
          <w:rtl/>
        </w:rPr>
        <w:t>החולים</w:t>
      </w:r>
      <w:r w:rsidR="00063378">
        <w:rPr>
          <w:rFonts w:hint="cs"/>
          <w:rtl/>
        </w:rPr>
        <w:t>,</w:t>
      </w:r>
      <w:r w:rsidR="007125BC">
        <w:rPr>
          <w:rFonts w:hint="cs"/>
          <w:rtl/>
        </w:rPr>
        <w:t xml:space="preserve"> </w:t>
      </w:r>
      <w:r w:rsidR="003948F3">
        <w:rPr>
          <w:rFonts w:hint="cs"/>
          <w:rtl/>
        </w:rPr>
        <w:t>למד לדבר</w:t>
      </w:r>
      <w:r w:rsidR="007125BC">
        <w:rPr>
          <w:rFonts w:hint="cs"/>
          <w:rtl/>
        </w:rPr>
        <w:t xml:space="preserve"> רוסית לא רעה בכלל</w:t>
      </w:r>
      <w:r w:rsidR="002302EC">
        <w:rPr>
          <w:rFonts w:hint="cs"/>
          <w:rtl/>
        </w:rPr>
        <w:t>.</w:t>
      </w:r>
      <w:r w:rsidR="0092533C">
        <w:rPr>
          <w:rFonts w:hint="cs"/>
          <w:rtl/>
        </w:rPr>
        <w:t xml:space="preserve"> בכל בוקר ארקדי </w:t>
      </w:r>
      <w:r w:rsidR="007125BC">
        <w:rPr>
          <w:rFonts w:hint="cs"/>
          <w:rtl/>
        </w:rPr>
        <w:t>ה</w:t>
      </w:r>
      <w:r w:rsidR="004627AB">
        <w:rPr>
          <w:rFonts w:hint="cs"/>
          <w:rtl/>
        </w:rPr>
        <w:t xml:space="preserve">תעדכן </w:t>
      </w:r>
      <w:r w:rsidR="00D47719">
        <w:rPr>
          <w:rFonts w:hint="cs"/>
          <w:rtl/>
        </w:rPr>
        <w:t xml:space="preserve">אצלו </w:t>
      </w:r>
      <w:r w:rsidR="00AA32DB">
        <w:rPr>
          <w:rFonts w:hint="cs"/>
          <w:rtl/>
        </w:rPr>
        <w:t>מי מת</w:t>
      </w:r>
      <w:r w:rsidR="004627AB">
        <w:rPr>
          <w:rFonts w:hint="cs"/>
          <w:rtl/>
        </w:rPr>
        <w:t xml:space="preserve"> בלילה,</w:t>
      </w:r>
      <w:r w:rsidR="00AA32DB">
        <w:rPr>
          <w:rFonts w:hint="cs"/>
          <w:rtl/>
        </w:rPr>
        <w:t xml:space="preserve"> ו</w:t>
      </w:r>
      <w:r w:rsidR="004627AB">
        <w:rPr>
          <w:rFonts w:hint="cs"/>
          <w:rtl/>
        </w:rPr>
        <w:t>עיניו</w:t>
      </w:r>
      <w:r w:rsidR="00A729B1">
        <w:rPr>
          <w:rFonts w:hint="cs"/>
          <w:rtl/>
        </w:rPr>
        <w:t xml:space="preserve"> היו</w:t>
      </w:r>
      <w:r w:rsidR="004627AB">
        <w:rPr>
          <w:rFonts w:hint="cs"/>
          <w:rtl/>
        </w:rPr>
        <w:t xml:space="preserve"> </w:t>
      </w:r>
      <w:r w:rsidR="00D75130">
        <w:rPr>
          <w:rFonts w:hint="cs"/>
          <w:rtl/>
        </w:rPr>
        <w:t>מתכהות ו</w:t>
      </w:r>
      <w:r w:rsidR="004627AB">
        <w:rPr>
          <w:rFonts w:hint="cs"/>
          <w:rtl/>
        </w:rPr>
        <w:t>הולכות.</w:t>
      </w:r>
    </w:p>
    <w:p w14:paraId="7471B7C5" w14:textId="584973E4" w:rsidR="004627AB" w:rsidRPr="00CD067C" w:rsidRDefault="004627AB" w:rsidP="00711F0A">
      <w:pPr>
        <w:rPr>
          <w:rtl/>
        </w:rPr>
      </w:pPr>
      <w:r w:rsidRPr="00CD067C">
        <w:rPr>
          <w:rtl/>
        </w:rPr>
        <w:t xml:space="preserve">הם </w:t>
      </w:r>
      <w:r w:rsidR="008A467D">
        <w:rPr>
          <w:rFonts w:hint="cs"/>
          <w:rtl/>
        </w:rPr>
        <w:t>צעדו</w:t>
      </w:r>
      <w:r w:rsidR="00F33E09">
        <w:rPr>
          <w:rFonts w:hint="cs"/>
          <w:rtl/>
        </w:rPr>
        <w:t xml:space="preserve"> לאיטם</w:t>
      </w:r>
      <w:r w:rsidR="008A467D">
        <w:rPr>
          <w:rFonts w:hint="cs"/>
          <w:rtl/>
        </w:rPr>
        <w:t xml:space="preserve"> </w:t>
      </w:r>
      <w:r w:rsidRPr="00CD067C">
        <w:rPr>
          <w:rtl/>
        </w:rPr>
        <w:t>ב</w:t>
      </w:r>
      <w:r w:rsidR="008D4A41">
        <w:rPr>
          <w:rFonts w:hint="cs"/>
          <w:rtl/>
        </w:rPr>
        <w:t xml:space="preserve">מעלה </w:t>
      </w:r>
      <w:r w:rsidRPr="00CD067C">
        <w:rPr>
          <w:rtl/>
        </w:rPr>
        <w:t xml:space="preserve">רחוב, ארקדי </w:t>
      </w:r>
      <w:r w:rsidR="00711F0A">
        <w:rPr>
          <w:rFonts w:hint="cs"/>
          <w:rtl/>
        </w:rPr>
        <w:t>ה</w:t>
      </w:r>
      <w:r w:rsidR="008A467D">
        <w:rPr>
          <w:rFonts w:hint="cs"/>
          <w:rtl/>
        </w:rPr>
        <w:t xml:space="preserve">תאים את עצמו לקצב </w:t>
      </w:r>
      <w:r w:rsidR="00F33E09">
        <w:rPr>
          <w:rFonts w:hint="cs"/>
          <w:rtl/>
        </w:rPr>
        <w:t>[</w:t>
      </w:r>
      <w:r w:rsidR="008A467D">
        <w:rPr>
          <w:rFonts w:hint="cs"/>
          <w:rtl/>
        </w:rPr>
        <w:t>הדידוי</w:t>
      </w:r>
      <w:r w:rsidR="00F33E09">
        <w:rPr>
          <w:rFonts w:hint="cs"/>
          <w:rtl/>
        </w:rPr>
        <w:t xml:space="preserve"> המכמיר]</w:t>
      </w:r>
      <w:r w:rsidR="008A467D">
        <w:rPr>
          <w:rFonts w:hint="cs"/>
          <w:rtl/>
        </w:rPr>
        <w:t xml:space="preserve"> </w:t>
      </w:r>
      <w:r w:rsidR="00F33E09">
        <w:rPr>
          <w:rFonts w:hint="cs"/>
          <w:rtl/>
        </w:rPr>
        <w:t xml:space="preserve">הדשדוש </w:t>
      </w:r>
      <w:r w:rsidR="008A467D">
        <w:rPr>
          <w:rFonts w:hint="cs"/>
          <w:rtl/>
        </w:rPr>
        <w:t>של אלכס</w:t>
      </w:r>
      <w:r w:rsidRPr="00CD067C">
        <w:rPr>
          <w:rtl/>
        </w:rPr>
        <w:t xml:space="preserve">. כשהגיעו, </w:t>
      </w:r>
      <w:r w:rsidR="001F1AC5">
        <w:rPr>
          <w:rFonts w:hint="cs"/>
          <w:rtl/>
        </w:rPr>
        <w:t>שלף</w:t>
      </w:r>
      <w:r w:rsidRPr="00CD067C">
        <w:rPr>
          <w:rtl/>
        </w:rPr>
        <w:t xml:space="preserve"> מפתח שהיה תלוי </w:t>
      </w:r>
      <w:r w:rsidR="008D4A41" w:rsidRPr="008D4A41">
        <w:rPr>
          <w:rFonts w:cs="Times New Roman"/>
          <w:rtl/>
        </w:rPr>
        <w:t xml:space="preserve">על צווארו </w:t>
      </w:r>
      <w:r w:rsidRPr="00CD067C">
        <w:rPr>
          <w:rtl/>
        </w:rPr>
        <w:t>בשרשרת</w:t>
      </w:r>
      <w:r w:rsidR="008A467D">
        <w:rPr>
          <w:rtl/>
        </w:rPr>
        <w:t xml:space="preserve"> מתכת</w:t>
      </w:r>
      <w:r w:rsidR="0079106E">
        <w:rPr>
          <w:rFonts w:hint="cs"/>
          <w:rtl/>
        </w:rPr>
        <w:t>ית</w:t>
      </w:r>
      <w:r w:rsidR="008A467D">
        <w:rPr>
          <w:rtl/>
        </w:rPr>
        <w:t xml:space="preserve"> ופתח את דלת</w:t>
      </w:r>
      <w:r w:rsidRPr="00CD067C">
        <w:rPr>
          <w:rtl/>
        </w:rPr>
        <w:t>.</w:t>
      </w:r>
    </w:p>
    <w:p w14:paraId="3BCA1092" w14:textId="21043B6E" w:rsidR="00EA1B75" w:rsidRDefault="004627AB" w:rsidP="008D4A41">
      <w:pPr>
        <w:rPr>
          <w:rtl/>
        </w:rPr>
      </w:pPr>
      <w:r w:rsidRPr="00CD067C">
        <w:rPr>
          <w:rtl/>
        </w:rPr>
        <w:t>פנים הדירה היה אפלולי</w:t>
      </w:r>
      <w:r w:rsidR="00711F0A">
        <w:rPr>
          <w:rFonts w:hint="cs"/>
          <w:rtl/>
        </w:rPr>
        <w:t>.</w:t>
      </w:r>
      <w:r w:rsidRPr="00CD067C">
        <w:rPr>
          <w:rtl/>
        </w:rPr>
        <w:t xml:space="preserve"> ריח כרוב מבושל ובצל ודגים כבושים עמד ב</w:t>
      </w:r>
      <w:r w:rsidR="004C59E0">
        <w:rPr>
          <w:rtl/>
        </w:rPr>
        <w:t>אוויר</w:t>
      </w:r>
      <w:r w:rsidR="008D4A41">
        <w:rPr>
          <w:rFonts w:hint="cs"/>
          <w:rtl/>
        </w:rPr>
        <w:t xml:space="preserve">, </w:t>
      </w:r>
      <w:bookmarkStart w:id="141" w:name="_Hlk504046166"/>
      <w:r w:rsidR="008D4A41">
        <w:rPr>
          <w:rFonts w:hint="cs"/>
          <w:rtl/>
        </w:rPr>
        <w:t>ובכל פינה</w:t>
      </w:r>
      <w:r w:rsidR="00EA1B75">
        <w:rPr>
          <w:rFonts w:hint="cs"/>
          <w:rtl/>
        </w:rPr>
        <w:t xml:space="preserve"> </w:t>
      </w:r>
      <w:r w:rsidR="003C75C3">
        <w:rPr>
          <w:rFonts w:hint="cs"/>
          <w:rtl/>
        </w:rPr>
        <w:t>שר</w:t>
      </w:r>
      <w:r w:rsidR="0079106E">
        <w:rPr>
          <w:rFonts w:hint="cs"/>
          <w:rtl/>
        </w:rPr>
        <w:t>ר</w:t>
      </w:r>
      <w:bookmarkStart w:id="142" w:name="_Hlk505862654"/>
      <w:r w:rsidR="00B02E17">
        <w:rPr>
          <w:rFonts w:hint="cs"/>
          <w:rtl/>
        </w:rPr>
        <w:t xml:space="preserve"> בלגן</w:t>
      </w:r>
      <w:r w:rsidR="00991B64">
        <w:rPr>
          <w:rFonts w:hint="cs"/>
          <w:rtl/>
        </w:rPr>
        <w:t xml:space="preserve"> </w:t>
      </w:r>
      <w:r w:rsidR="00B02E17">
        <w:rPr>
          <w:rFonts w:hint="cs"/>
          <w:rtl/>
        </w:rPr>
        <w:t>מוסווה</w:t>
      </w:r>
      <w:bookmarkEnd w:id="142"/>
      <w:r w:rsidR="00EA1B75">
        <w:rPr>
          <w:rFonts w:hint="cs"/>
          <w:rtl/>
        </w:rPr>
        <w:t xml:space="preserve">, </w:t>
      </w:r>
      <w:bookmarkStart w:id="143" w:name="_Hlk505862706"/>
      <w:r w:rsidR="00B02E17">
        <w:rPr>
          <w:rFonts w:hint="cs"/>
          <w:rtl/>
        </w:rPr>
        <w:t xml:space="preserve">שנדמה כי </w:t>
      </w:r>
      <w:r w:rsidR="00733200">
        <w:rPr>
          <w:rFonts w:hint="cs"/>
          <w:rtl/>
        </w:rPr>
        <w:t>די ב</w:t>
      </w:r>
      <w:r w:rsidR="00B02E17">
        <w:rPr>
          <w:rFonts w:hint="cs"/>
          <w:rtl/>
        </w:rPr>
        <w:t xml:space="preserve">ימים </w:t>
      </w:r>
      <w:r w:rsidR="003C75C3">
        <w:rPr>
          <w:rFonts w:hint="cs"/>
          <w:rtl/>
        </w:rPr>
        <w:t xml:space="preserve">ספורים </w:t>
      </w:r>
      <w:r w:rsidR="00B02E17">
        <w:rPr>
          <w:rFonts w:hint="cs"/>
          <w:rtl/>
        </w:rPr>
        <w:t xml:space="preserve">של חוסר תשומת לב </w:t>
      </w:r>
      <w:r w:rsidR="00733200">
        <w:rPr>
          <w:rFonts w:hint="cs"/>
          <w:rtl/>
        </w:rPr>
        <w:t>ו</w:t>
      </w:r>
      <w:r w:rsidR="00B02E17">
        <w:rPr>
          <w:rFonts w:hint="cs"/>
          <w:rtl/>
        </w:rPr>
        <w:t xml:space="preserve">הדירה </w:t>
      </w:r>
      <w:r w:rsidR="008D4A41" w:rsidRPr="008D4A41">
        <w:rPr>
          <w:rFonts w:cs="Times New Roman"/>
          <w:rtl/>
        </w:rPr>
        <w:t xml:space="preserve">כולה </w:t>
      </w:r>
      <w:r w:rsidR="00733200">
        <w:rPr>
          <w:rFonts w:hint="cs"/>
          <w:rtl/>
        </w:rPr>
        <w:t>תיבלע תחתיו</w:t>
      </w:r>
      <w:r w:rsidR="00B02E17">
        <w:rPr>
          <w:rFonts w:hint="cs"/>
          <w:rtl/>
        </w:rPr>
        <w:t>.</w:t>
      </w:r>
      <w:bookmarkEnd w:id="143"/>
      <w:r w:rsidR="007E42DE">
        <w:rPr>
          <w:rFonts w:hint="cs"/>
          <w:rtl/>
        </w:rPr>
        <w:t xml:space="preserve"> </w:t>
      </w:r>
      <w:r w:rsidR="0079106E">
        <w:rPr>
          <w:rFonts w:hint="cs"/>
          <w:rtl/>
        </w:rPr>
        <w:t xml:space="preserve">על שידת הכניסה קיבלו את פניהם ערימות מחברות מתפקעות </w:t>
      </w:r>
      <w:r w:rsidR="00B14B52" w:rsidRPr="00B14B52">
        <w:rPr>
          <w:rFonts w:cs="Times New Roman"/>
          <w:rtl/>
        </w:rPr>
        <w:t>מִטְפסים</w:t>
      </w:r>
      <w:r w:rsidR="00B14B52" w:rsidRPr="00B14B52">
        <w:rPr>
          <w:rFonts w:cs="Times New Roman" w:hint="cs"/>
          <w:rtl/>
        </w:rPr>
        <w:t xml:space="preserve"> </w:t>
      </w:r>
      <w:r w:rsidR="0079106E">
        <w:rPr>
          <w:rFonts w:hint="cs"/>
          <w:rtl/>
        </w:rPr>
        <w:t>שנתחבו בין דפיהן, ו</w:t>
      </w:r>
      <w:r w:rsidR="00E1261C">
        <w:rPr>
          <w:rFonts w:hint="cs"/>
          <w:rtl/>
        </w:rPr>
        <w:t xml:space="preserve">על </w:t>
      </w:r>
      <w:r w:rsidR="007E42DE">
        <w:rPr>
          <w:rFonts w:hint="cs"/>
          <w:rtl/>
        </w:rPr>
        <w:t xml:space="preserve">שולחן האוכל </w:t>
      </w:r>
      <w:r w:rsidR="00733200">
        <w:rPr>
          <w:rFonts w:hint="cs"/>
          <w:rtl/>
        </w:rPr>
        <w:t>ש</w:t>
      </w:r>
      <w:r w:rsidR="007E42DE">
        <w:rPr>
          <w:rFonts w:hint="cs"/>
          <w:rtl/>
        </w:rPr>
        <w:t xml:space="preserve">במטבח </w:t>
      </w:r>
      <w:r w:rsidR="00791EA2">
        <w:rPr>
          <w:rFonts w:hint="cs"/>
          <w:rtl/>
        </w:rPr>
        <w:t xml:space="preserve">עמדו </w:t>
      </w:r>
      <w:r w:rsidR="007E42DE">
        <w:rPr>
          <w:rFonts w:hint="cs"/>
          <w:rtl/>
        </w:rPr>
        <w:t xml:space="preserve">שתי ערימות גבוהות של מסמכים מצהיבים, חלקם באוגדניות קרטון, חלקם בשמרדפים </w:t>
      </w:r>
      <w:r w:rsidR="00733200">
        <w:rPr>
          <w:rFonts w:hint="cs"/>
          <w:rtl/>
        </w:rPr>
        <w:t>[</w:t>
      </w:r>
      <w:r w:rsidR="007E42DE">
        <w:rPr>
          <w:rFonts w:hint="cs"/>
          <w:rtl/>
        </w:rPr>
        <w:t>מוצנעו</w:t>
      </w:r>
      <w:r w:rsidR="00EA1B75">
        <w:rPr>
          <w:rFonts w:hint="cs"/>
          <w:rtl/>
        </w:rPr>
        <w:t>ת מאחורי ארגז הלחם</w:t>
      </w:r>
      <w:r w:rsidR="007E42DE">
        <w:rPr>
          <w:rFonts w:hint="cs"/>
          <w:rtl/>
        </w:rPr>
        <w:t xml:space="preserve"> </w:t>
      </w:r>
      <w:r w:rsidR="00E170E6">
        <w:rPr>
          <w:rFonts w:hint="cs"/>
          <w:rtl/>
        </w:rPr>
        <w:t>ו</w:t>
      </w:r>
      <w:r w:rsidR="00EA1B75">
        <w:rPr>
          <w:rFonts w:hint="cs"/>
          <w:rtl/>
        </w:rPr>
        <w:t>מ</w:t>
      </w:r>
      <w:r w:rsidR="007E42DE">
        <w:rPr>
          <w:rFonts w:hint="cs"/>
          <w:rtl/>
        </w:rPr>
        <w:t>בצבצו</w:t>
      </w:r>
      <w:r w:rsidR="00EA1B75">
        <w:rPr>
          <w:rFonts w:hint="cs"/>
          <w:rtl/>
        </w:rPr>
        <w:t>ת</w:t>
      </w:r>
      <w:r w:rsidR="007E42DE">
        <w:rPr>
          <w:rFonts w:hint="cs"/>
          <w:rtl/>
        </w:rPr>
        <w:t xml:space="preserve"> מעל</w:t>
      </w:r>
      <w:r w:rsidR="00EA1B75">
        <w:rPr>
          <w:rFonts w:hint="cs"/>
          <w:rtl/>
        </w:rPr>
        <w:t>יו</w:t>
      </w:r>
      <w:r w:rsidR="00733200">
        <w:rPr>
          <w:rFonts w:hint="cs"/>
          <w:rtl/>
        </w:rPr>
        <w:t>]</w:t>
      </w:r>
      <w:r w:rsidR="007E42DE">
        <w:rPr>
          <w:rFonts w:hint="cs"/>
          <w:rtl/>
        </w:rPr>
        <w:t>.</w:t>
      </w:r>
      <w:r w:rsidR="00EA1B75">
        <w:rPr>
          <w:rFonts w:hint="cs"/>
          <w:rtl/>
        </w:rPr>
        <w:t xml:space="preserve"> </w:t>
      </w:r>
      <w:r w:rsidR="00E170E6">
        <w:rPr>
          <w:rFonts w:hint="cs"/>
          <w:rtl/>
        </w:rPr>
        <w:t xml:space="preserve">מאחורי מייבש הכלים </w:t>
      </w:r>
      <w:r w:rsidR="003C457B">
        <w:rPr>
          <w:rFonts w:hint="cs"/>
          <w:rtl/>
        </w:rPr>
        <w:t>נ</w:t>
      </w:r>
      <w:r w:rsidR="008D4A41">
        <w:rPr>
          <w:rFonts w:hint="cs"/>
          <w:rtl/>
        </w:rPr>
        <w:t>אספו</w:t>
      </w:r>
      <w:r w:rsidR="003C457B">
        <w:rPr>
          <w:rFonts w:hint="cs"/>
          <w:rtl/>
        </w:rPr>
        <w:t xml:space="preserve"> </w:t>
      </w:r>
      <w:r w:rsidR="00E170E6">
        <w:rPr>
          <w:rFonts w:hint="cs"/>
          <w:rtl/>
        </w:rPr>
        <w:t>עשרות מכלי פלסטיק שטופים</w:t>
      </w:r>
      <w:r w:rsidR="00B14B52" w:rsidRPr="00B14B52">
        <w:rPr>
          <w:rFonts w:cs="Times New Roman"/>
          <w:rtl/>
        </w:rPr>
        <w:t>, בגדלים שונים</w:t>
      </w:r>
      <w:r w:rsidR="00E170E6">
        <w:rPr>
          <w:rFonts w:hint="cs"/>
          <w:rtl/>
        </w:rPr>
        <w:t>.</w:t>
      </w:r>
      <w:r w:rsidR="00733200">
        <w:rPr>
          <w:rFonts w:hint="cs"/>
          <w:rtl/>
        </w:rPr>
        <w:t xml:space="preserve"> </w:t>
      </w:r>
      <w:r w:rsidR="00AF5CD0">
        <w:rPr>
          <w:rFonts w:hint="cs"/>
          <w:rtl/>
        </w:rPr>
        <w:t>במרפסת המטבח</w:t>
      </w:r>
      <w:r w:rsidR="00827115">
        <w:rPr>
          <w:rFonts w:hint="cs"/>
          <w:rtl/>
        </w:rPr>
        <w:t xml:space="preserve"> שכן</w:t>
      </w:r>
      <w:r w:rsidR="00AF5CD0">
        <w:rPr>
          <w:rFonts w:hint="cs"/>
          <w:rtl/>
        </w:rPr>
        <w:t xml:space="preserve"> </w:t>
      </w:r>
      <w:r w:rsidR="0026361F">
        <w:rPr>
          <w:rFonts w:hint="cs"/>
          <w:rtl/>
        </w:rPr>
        <w:t xml:space="preserve">אוסף </w:t>
      </w:r>
      <w:r w:rsidR="00827115">
        <w:rPr>
          <w:rFonts w:hint="cs"/>
          <w:rtl/>
        </w:rPr>
        <w:t>מפואר</w:t>
      </w:r>
      <w:r w:rsidR="0026361F">
        <w:rPr>
          <w:rFonts w:hint="cs"/>
          <w:rtl/>
        </w:rPr>
        <w:t xml:space="preserve"> של </w:t>
      </w:r>
      <w:r w:rsidR="00AF5CD0">
        <w:rPr>
          <w:rFonts w:hint="cs"/>
          <w:rtl/>
        </w:rPr>
        <w:t>שקיות</w:t>
      </w:r>
      <w:r w:rsidR="00991B64">
        <w:rPr>
          <w:rFonts w:hint="cs"/>
          <w:rtl/>
        </w:rPr>
        <w:t xml:space="preserve"> </w:t>
      </w:r>
      <w:r w:rsidR="00827115">
        <w:rPr>
          <w:rFonts w:hint="cs"/>
          <w:rtl/>
        </w:rPr>
        <w:t>קניות</w:t>
      </w:r>
      <w:r w:rsidR="00AF5CD0">
        <w:rPr>
          <w:rFonts w:hint="cs"/>
          <w:rtl/>
        </w:rPr>
        <w:t xml:space="preserve"> משומשות, </w:t>
      </w:r>
      <w:r w:rsidR="00E170E6">
        <w:rPr>
          <w:rFonts w:hint="cs"/>
          <w:rtl/>
        </w:rPr>
        <w:t>ו</w:t>
      </w:r>
      <w:r w:rsidR="00607307">
        <w:rPr>
          <w:rFonts w:hint="cs"/>
          <w:rtl/>
        </w:rPr>
        <w:t>גם</w:t>
      </w:r>
      <w:r w:rsidR="00AF5CD0">
        <w:rPr>
          <w:rFonts w:hint="cs"/>
          <w:rtl/>
        </w:rPr>
        <w:t xml:space="preserve"> </w:t>
      </w:r>
      <w:r w:rsidR="00607307">
        <w:rPr>
          <w:rFonts w:hint="cs"/>
          <w:rtl/>
        </w:rPr>
        <w:t xml:space="preserve">בסלון </w:t>
      </w:r>
      <w:r w:rsidR="008D4A41" w:rsidRPr="008D4A41">
        <w:rPr>
          <w:rFonts w:cs="Times New Roman"/>
          <w:rtl/>
        </w:rPr>
        <w:t>נתגבבו</w:t>
      </w:r>
      <w:r w:rsidR="0026361F">
        <w:rPr>
          <w:rFonts w:hint="cs"/>
          <w:rtl/>
        </w:rPr>
        <w:t xml:space="preserve"> </w:t>
      </w:r>
      <w:r w:rsidR="00607307">
        <w:rPr>
          <w:rFonts w:hint="cs"/>
          <w:rtl/>
        </w:rPr>
        <w:t xml:space="preserve">ערימות עיתונים </w:t>
      </w:r>
      <w:r w:rsidR="0026361F">
        <w:rPr>
          <w:rFonts w:hint="cs"/>
          <w:rtl/>
        </w:rPr>
        <w:t>ו</w:t>
      </w:r>
      <w:r w:rsidR="00E170E6">
        <w:rPr>
          <w:rFonts w:hint="cs"/>
          <w:rtl/>
        </w:rPr>
        <w:t>דפי חשבו</w:t>
      </w:r>
      <w:r w:rsidR="00B14B52" w:rsidRPr="00B14B52">
        <w:rPr>
          <w:rFonts w:cs="Times New Roman"/>
          <w:rtl/>
        </w:rPr>
        <w:t>נות</w:t>
      </w:r>
      <w:r w:rsidR="00607307">
        <w:rPr>
          <w:rFonts w:hint="cs"/>
          <w:rtl/>
        </w:rPr>
        <w:t>, ובפינה ליד עציץ פילדנדרום</w:t>
      </w:r>
      <w:r w:rsidR="009564E3">
        <w:rPr>
          <w:rFonts w:hint="cs"/>
          <w:rtl/>
        </w:rPr>
        <w:t xml:space="preserve"> </w:t>
      </w:r>
      <w:r w:rsidR="00063378">
        <w:rPr>
          <w:rFonts w:hint="cs"/>
          <w:rtl/>
        </w:rPr>
        <w:t xml:space="preserve">נערמו </w:t>
      </w:r>
      <w:r w:rsidR="00607307">
        <w:rPr>
          <w:rFonts w:hint="cs"/>
          <w:rtl/>
        </w:rPr>
        <w:t>בגדי</w:t>
      </w:r>
      <w:r w:rsidR="0026361F">
        <w:rPr>
          <w:rFonts w:hint="cs"/>
          <w:rtl/>
        </w:rPr>
        <w:t>ם</w:t>
      </w:r>
      <w:r w:rsidR="00607307">
        <w:rPr>
          <w:rFonts w:hint="cs"/>
          <w:rtl/>
        </w:rPr>
        <w:t xml:space="preserve"> </w:t>
      </w:r>
      <w:r w:rsidR="008D4A41">
        <w:rPr>
          <w:rFonts w:hint="cs"/>
          <w:rtl/>
        </w:rPr>
        <w:t xml:space="preserve">ומצעים </w:t>
      </w:r>
      <w:r w:rsidR="00607307">
        <w:rPr>
          <w:rFonts w:hint="cs"/>
          <w:rtl/>
        </w:rPr>
        <w:t xml:space="preserve">ישנים שנועדו למסירה. </w:t>
      </w:r>
    </w:p>
    <w:p w14:paraId="6768D76E" w14:textId="4B6ACAE0" w:rsidR="00B02E17" w:rsidRDefault="00B02E17" w:rsidP="007E3078">
      <w:pPr>
        <w:rPr>
          <w:rtl/>
        </w:rPr>
      </w:pPr>
      <w:bookmarkStart w:id="144" w:name="_Hlk505862766"/>
      <w:bookmarkEnd w:id="141"/>
      <w:r>
        <w:rPr>
          <w:rFonts w:hint="cs"/>
          <w:rtl/>
        </w:rPr>
        <w:t>בתחיל</w:t>
      </w:r>
      <w:r w:rsidR="00E170E6">
        <w:rPr>
          <w:rFonts w:hint="cs"/>
          <w:rtl/>
        </w:rPr>
        <w:t>ת הקיץ</w:t>
      </w:r>
      <w:r>
        <w:rPr>
          <w:rFonts w:hint="cs"/>
          <w:rtl/>
        </w:rPr>
        <w:t xml:space="preserve"> אלכס</w:t>
      </w:r>
      <w:r w:rsidR="00E170E6">
        <w:rPr>
          <w:rFonts w:hint="cs"/>
          <w:rtl/>
        </w:rPr>
        <w:t xml:space="preserve"> </w:t>
      </w:r>
      <w:r w:rsidR="00827115">
        <w:rPr>
          <w:rFonts w:hint="cs"/>
          <w:rtl/>
        </w:rPr>
        <w:t xml:space="preserve">היה </w:t>
      </w:r>
      <w:r>
        <w:rPr>
          <w:rFonts w:hint="cs"/>
          <w:rtl/>
        </w:rPr>
        <w:t>נרתע</w:t>
      </w:r>
      <w:r w:rsidR="00827115" w:rsidRPr="00827115">
        <w:rPr>
          <w:rFonts w:hint="cs"/>
          <w:rtl/>
        </w:rPr>
        <w:t xml:space="preserve"> </w:t>
      </w:r>
      <w:r w:rsidR="00827115">
        <w:rPr>
          <w:rFonts w:hint="cs"/>
          <w:rtl/>
        </w:rPr>
        <w:t>עדיין</w:t>
      </w:r>
      <w:r>
        <w:rPr>
          <w:rFonts w:hint="cs"/>
          <w:rtl/>
        </w:rPr>
        <w:t xml:space="preserve"> </w:t>
      </w:r>
      <w:r w:rsidR="00E170E6">
        <w:rPr>
          <w:rFonts w:hint="cs"/>
          <w:rtl/>
        </w:rPr>
        <w:t xml:space="preserve">ממוקדי </w:t>
      </w:r>
      <w:r w:rsidR="00B14B52" w:rsidRPr="00B14B52">
        <w:rPr>
          <w:rFonts w:cs="Times New Roman"/>
          <w:rtl/>
        </w:rPr>
        <w:t xml:space="preserve">האגרנות </w:t>
      </w:r>
      <w:r w:rsidR="00E170E6">
        <w:rPr>
          <w:rFonts w:hint="cs"/>
          <w:rtl/>
        </w:rPr>
        <w:t xml:space="preserve">טורדי המנוחה שצצו </w:t>
      </w:r>
      <w:r w:rsidR="00063378">
        <w:rPr>
          <w:rFonts w:hint="cs"/>
          <w:rtl/>
        </w:rPr>
        <w:t xml:space="preserve">בביתו של ארקדי </w:t>
      </w:r>
      <w:r w:rsidR="00E170E6">
        <w:rPr>
          <w:rFonts w:hint="cs"/>
          <w:rtl/>
        </w:rPr>
        <w:t>בכל מקום שהעין הביטה</w:t>
      </w:r>
      <w:r w:rsidR="00991B64">
        <w:rPr>
          <w:rFonts w:hint="cs"/>
          <w:rtl/>
        </w:rPr>
        <w:t xml:space="preserve"> אליו</w:t>
      </w:r>
      <w:r w:rsidR="00E170E6">
        <w:rPr>
          <w:rFonts w:hint="cs"/>
          <w:rtl/>
        </w:rPr>
        <w:t xml:space="preserve">, </w:t>
      </w:r>
      <w:r>
        <w:rPr>
          <w:rFonts w:hint="cs"/>
          <w:rtl/>
        </w:rPr>
        <w:t xml:space="preserve">אבל לאחר שהרהר בדבר החליט כי </w:t>
      </w:r>
      <w:r w:rsidR="00063378">
        <w:rPr>
          <w:rFonts w:hint="cs"/>
          <w:rtl/>
        </w:rPr>
        <w:t xml:space="preserve">יש בכך יתרון. </w:t>
      </w:r>
      <w:r>
        <w:rPr>
          <w:rFonts w:hint="cs"/>
          <w:rtl/>
        </w:rPr>
        <w:t xml:space="preserve">בבית </w:t>
      </w:r>
      <w:r w:rsidR="00827115">
        <w:rPr>
          <w:rFonts w:hint="cs"/>
          <w:rtl/>
        </w:rPr>
        <w:t>ש</w:t>
      </w:r>
      <w:r>
        <w:rPr>
          <w:rFonts w:hint="cs"/>
          <w:rtl/>
        </w:rPr>
        <w:t>כזה תמיד י</w:t>
      </w:r>
      <w:r w:rsidR="00827115">
        <w:rPr>
          <w:rFonts w:hint="cs"/>
          <w:rtl/>
        </w:rPr>
        <w:t>היה</w:t>
      </w:r>
      <w:r>
        <w:rPr>
          <w:rFonts w:hint="cs"/>
          <w:rtl/>
        </w:rPr>
        <w:t xml:space="preserve"> מה לעשות,</w:t>
      </w:r>
      <w:r w:rsidR="003C53AA">
        <w:rPr>
          <w:rFonts w:hint="cs"/>
          <w:rtl/>
        </w:rPr>
        <w:t xml:space="preserve"> לשפר, ואולי אפילו להטביע את חותמך</w:t>
      </w:r>
      <w:r w:rsidR="00063378">
        <w:rPr>
          <w:rFonts w:hint="cs"/>
          <w:rtl/>
        </w:rPr>
        <w:t>.</w:t>
      </w:r>
    </w:p>
    <w:bookmarkEnd w:id="144"/>
    <w:p w14:paraId="1E410ADA" w14:textId="2936B9DA" w:rsidR="007E3078" w:rsidRDefault="007E3078" w:rsidP="007E3078">
      <w:pPr>
        <w:rPr>
          <w:rtl/>
        </w:rPr>
      </w:pPr>
      <w:r>
        <w:rPr>
          <w:rFonts w:hint="cs"/>
          <w:rtl/>
        </w:rPr>
        <w:t xml:space="preserve">ארקדי הציע </w:t>
      </w:r>
      <w:r w:rsidR="00827115">
        <w:rPr>
          <w:rFonts w:hint="cs"/>
          <w:rtl/>
        </w:rPr>
        <w:t xml:space="preserve">לו </w:t>
      </w:r>
      <w:r>
        <w:rPr>
          <w:rFonts w:hint="cs"/>
          <w:rtl/>
        </w:rPr>
        <w:t>משקה פלא רוסי, סוג של תה ש</w:t>
      </w:r>
      <w:r w:rsidR="003C53AA">
        <w:rPr>
          <w:rFonts w:hint="cs"/>
          <w:rtl/>
        </w:rPr>
        <w:t>מרפא כל מחלה ומכאוב</w:t>
      </w:r>
      <w:r>
        <w:rPr>
          <w:rFonts w:hint="cs"/>
          <w:rtl/>
        </w:rPr>
        <w:t>. לרוע המזל לא נותרה ולו מנת</w:t>
      </w:r>
      <w:r w:rsidR="00991B64">
        <w:rPr>
          <w:rFonts w:hint="cs"/>
          <w:rtl/>
        </w:rPr>
        <w:t xml:space="preserve"> </w:t>
      </w:r>
      <w:r>
        <w:rPr>
          <w:rFonts w:hint="cs"/>
          <w:rtl/>
        </w:rPr>
        <w:t xml:space="preserve">תה אחת בקופסת </w:t>
      </w:r>
      <w:r w:rsidR="00991B64" w:rsidRPr="00991B64">
        <w:rPr>
          <w:rFonts w:cs="Times New Roman"/>
          <w:rtl/>
        </w:rPr>
        <w:t>הזְבֶרוֹבּוֹי</w:t>
      </w:r>
      <w:r>
        <w:rPr>
          <w:rFonts w:hint="cs"/>
          <w:rtl/>
        </w:rPr>
        <w:t xml:space="preserve"> המעוכה, איזשהו מאן דהו מזדמן כבר ניצל את סגולות הריפוי המופלאות לצרכיו הוא.</w:t>
      </w:r>
    </w:p>
    <w:p w14:paraId="60BD9BF5" w14:textId="7972C62F" w:rsidR="004627AB" w:rsidRDefault="004627AB" w:rsidP="004E4E6C">
      <w:pPr>
        <w:rPr>
          <w:rtl/>
        </w:rPr>
      </w:pPr>
      <w:r w:rsidRPr="00CD067C">
        <w:rPr>
          <w:rtl/>
        </w:rPr>
        <w:t>"אין</w:t>
      </w:r>
      <w:r w:rsidR="004F247B">
        <w:rPr>
          <w:rFonts w:hint="cs"/>
          <w:rtl/>
        </w:rPr>
        <w:t xml:space="preserve"> משקה פלא רוסי</w:t>
      </w:r>
      <w:r w:rsidR="00080943">
        <w:rPr>
          <w:rFonts w:hint="cs"/>
          <w:rtl/>
        </w:rPr>
        <w:t xml:space="preserve"> אחר</w:t>
      </w:r>
      <w:r w:rsidR="004F247B">
        <w:rPr>
          <w:rFonts w:hint="cs"/>
          <w:rtl/>
        </w:rPr>
        <w:t>?"</w:t>
      </w:r>
      <w:r w:rsidR="00DF3C81">
        <w:rPr>
          <w:rFonts w:hint="cs"/>
          <w:rtl/>
        </w:rPr>
        <w:t xml:space="preserve"> </w:t>
      </w:r>
      <w:r w:rsidR="00B02E17">
        <w:rPr>
          <w:rFonts w:hint="cs"/>
          <w:rtl/>
        </w:rPr>
        <w:t>אלכס</w:t>
      </w:r>
      <w:r w:rsidR="004C349C">
        <w:rPr>
          <w:rFonts w:hint="cs"/>
          <w:rtl/>
        </w:rPr>
        <w:t xml:space="preserve"> קיבל בשאננות את</w:t>
      </w:r>
      <w:r w:rsidR="00DF3C81">
        <w:rPr>
          <w:rFonts w:hint="cs"/>
          <w:rtl/>
        </w:rPr>
        <w:t xml:space="preserve"> </w:t>
      </w:r>
      <w:r w:rsidR="004C349C">
        <w:rPr>
          <w:rFonts w:hint="cs"/>
          <w:rtl/>
        </w:rPr>
        <w:t xml:space="preserve">קיומם </w:t>
      </w:r>
      <w:r w:rsidR="009C4A47">
        <w:rPr>
          <w:rFonts w:hint="cs"/>
          <w:rtl/>
        </w:rPr>
        <w:t xml:space="preserve">של שיקויי מרפא רוסיים </w:t>
      </w:r>
      <w:r w:rsidR="009C7A7A" w:rsidRPr="009C7A7A">
        <w:rPr>
          <w:rFonts w:cs="Times New Roman"/>
          <w:rtl/>
        </w:rPr>
        <w:t xml:space="preserve">שבכוחם לחולל </w:t>
      </w:r>
      <w:r w:rsidR="00F2159D">
        <w:rPr>
          <w:rFonts w:cs="Times New Roman" w:hint="cs"/>
          <w:rtl/>
        </w:rPr>
        <w:t>ניס</w:t>
      </w:r>
      <w:r w:rsidR="009C7A7A" w:rsidRPr="009C7A7A">
        <w:rPr>
          <w:rFonts w:cs="Times New Roman"/>
          <w:rtl/>
        </w:rPr>
        <w:t>ים</w:t>
      </w:r>
      <w:r w:rsidR="009C4A47">
        <w:rPr>
          <w:rFonts w:hint="cs"/>
          <w:rtl/>
        </w:rPr>
        <w:t>.</w:t>
      </w:r>
    </w:p>
    <w:p w14:paraId="6514FD4A" w14:textId="354DA0A8" w:rsidR="004627AB" w:rsidRPr="00CD067C" w:rsidRDefault="009C4A47" w:rsidP="004C349C">
      <w:pPr>
        <w:rPr>
          <w:rtl/>
        </w:rPr>
      </w:pPr>
      <w:r>
        <w:rPr>
          <w:rtl/>
        </w:rPr>
        <w:t>"לאבא שלי</w:t>
      </w:r>
      <w:r>
        <w:rPr>
          <w:rFonts w:hint="cs"/>
          <w:rtl/>
        </w:rPr>
        <w:t xml:space="preserve"> </w:t>
      </w:r>
      <w:r w:rsidR="004627AB" w:rsidRPr="00CD067C">
        <w:rPr>
          <w:rtl/>
        </w:rPr>
        <w:t xml:space="preserve">יש </w:t>
      </w:r>
      <w:r w:rsidR="00EF788E">
        <w:rPr>
          <w:rFonts w:hint="cs"/>
          <w:rtl/>
        </w:rPr>
        <w:t>ו</w:t>
      </w:r>
      <w:r>
        <w:rPr>
          <w:rtl/>
        </w:rPr>
        <w:t>ודקה</w:t>
      </w:r>
      <w:r>
        <w:rPr>
          <w:rFonts w:hint="cs"/>
          <w:rtl/>
        </w:rPr>
        <w:t xml:space="preserve">, </w:t>
      </w:r>
      <w:r w:rsidR="004627AB" w:rsidRPr="00CD067C">
        <w:rPr>
          <w:rtl/>
        </w:rPr>
        <w:t xml:space="preserve">אבל </w:t>
      </w:r>
      <w:r w:rsidR="006F7399">
        <w:rPr>
          <w:rFonts w:hint="cs"/>
          <w:rtl/>
        </w:rPr>
        <w:t>לא נראה לי ש</w:t>
      </w:r>
      <w:r w:rsidR="00D420B9">
        <w:rPr>
          <w:rFonts w:hint="cs"/>
          <w:rtl/>
        </w:rPr>
        <w:t>כדאי</w:t>
      </w:r>
      <w:r w:rsidR="006F7399">
        <w:rPr>
          <w:rFonts w:hint="cs"/>
          <w:rtl/>
        </w:rPr>
        <w:t xml:space="preserve"> שנשתה מזה</w:t>
      </w:r>
      <w:r w:rsidR="004627AB" w:rsidRPr="00CD067C">
        <w:rPr>
          <w:rtl/>
        </w:rPr>
        <w:t>."</w:t>
      </w:r>
    </w:p>
    <w:p w14:paraId="7145E050" w14:textId="03E4F3D6" w:rsidR="00B92B42" w:rsidRDefault="004627AB" w:rsidP="00B92B42">
      <w:pPr>
        <w:rPr>
          <w:rtl/>
        </w:rPr>
      </w:pPr>
      <w:r w:rsidRPr="00CD067C">
        <w:rPr>
          <w:rtl/>
        </w:rPr>
        <w:t>"</w:t>
      </w:r>
      <w:r w:rsidR="006F7399" w:rsidRPr="00991B64">
        <w:rPr>
          <w:rFonts w:hint="eastAsia"/>
          <w:b/>
          <w:bCs/>
          <w:rtl/>
        </w:rPr>
        <w:t>שם</w:t>
      </w:r>
      <w:r w:rsidR="006F7399">
        <w:rPr>
          <w:rFonts w:hint="cs"/>
          <w:rtl/>
        </w:rPr>
        <w:t xml:space="preserve"> זה בסדר</w:t>
      </w:r>
      <w:r w:rsidRPr="00CD067C">
        <w:rPr>
          <w:rtl/>
        </w:rPr>
        <w:t xml:space="preserve">," </w:t>
      </w:r>
      <w:r w:rsidR="00CA215E" w:rsidRPr="00CA215E">
        <w:rPr>
          <w:rFonts w:cs="Times New Roman"/>
          <w:rtl/>
        </w:rPr>
        <w:t>פסק [חרץ]</w:t>
      </w:r>
      <w:r w:rsidRPr="00CD067C">
        <w:rPr>
          <w:rtl/>
        </w:rPr>
        <w:t xml:space="preserve"> אלכס</w:t>
      </w:r>
      <w:r w:rsidR="006F7399">
        <w:rPr>
          <w:rFonts w:hint="cs"/>
          <w:rtl/>
        </w:rPr>
        <w:t xml:space="preserve">, בטון שיוחד רק למי שחי </w:t>
      </w:r>
      <w:r w:rsidR="00581342" w:rsidRPr="00991B64">
        <w:rPr>
          <w:rFonts w:hint="eastAsia"/>
          <w:b/>
          <w:bCs/>
          <w:rtl/>
        </w:rPr>
        <w:t>שם</w:t>
      </w:r>
      <w:r w:rsidR="00581342">
        <w:rPr>
          <w:rFonts w:hint="cs"/>
          <w:rtl/>
        </w:rPr>
        <w:t xml:space="preserve"> </w:t>
      </w:r>
      <w:r w:rsidR="006F7399">
        <w:rPr>
          <w:rFonts w:hint="cs"/>
          <w:rtl/>
        </w:rPr>
        <w:t xml:space="preserve">ומכיר את </w:t>
      </w:r>
      <w:r w:rsidR="006F7399" w:rsidRPr="00991B64">
        <w:rPr>
          <w:rFonts w:hint="eastAsia"/>
          <w:b/>
          <w:bCs/>
          <w:rtl/>
        </w:rPr>
        <w:t>שם</w:t>
      </w:r>
      <w:r w:rsidR="00581342">
        <w:rPr>
          <w:rFonts w:hint="cs"/>
          <w:rtl/>
        </w:rPr>
        <w:t xml:space="preserve"> </w:t>
      </w:r>
      <w:r w:rsidR="00581342">
        <w:rPr>
          <w:rtl/>
        </w:rPr>
        <w:t>–</w:t>
      </w:r>
      <w:r w:rsidR="00581342">
        <w:rPr>
          <w:rFonts w:hint="cs"/>
          <w:rtl/>
        </w:rPr>
        <w:t xml:space="preserve"> כמו ארקדי</w:t>
      </w:r>
      <w:r w:rsidR="00B92B42">
        <w:rPr>
          <w:rFonts w:hint="cs"/>
          <w:rtl/>
        </w:rPr>
        <w:t>...</w:t>
      </w:r>
    </w:p>
    <w:p w14:paraId="73CBBDF7" w14:textId="6FC0BBCE" w:rsidR="00827115" w:rsidRPr="00F35749" w:rsidRDefault="00040BE5" w:rsidP="003645F5">
      <w:pPr>
        <w:rPr>
          <w:color w:val="A6A6A6" w:themeColor="background1" w:themeShade="A6"/>
          <w:rtl/>
        </w:rPr>
      </w:pPr>
      <w:r w:rsidRPr="00F35749">
        <w:rPr>
          <w:rFonts w:hint="cs"/>
          <w:color w:val="A6A6A6" w:themeColor="background1" w:themeShade="A6"/>
          <w:rtl/>
        </w:rPr>
        <w:t>[</w:t>
      </w:r>
      <w:r w:rsidR="00B92B42" w:rsidRPr="00F35749">
        <w:rPr>
          <w:rFonts w:hint="cs"/>
          <w:color w:val="A6A6A6" w:themeColor="background1" w:themeShade="A6"/>
          <w:rtl/>
        </w:rPr>
        <w:t xml:space="preserve">אז </w:t>
      </w:r>
      <w:r w:rsidR="00F06A3F" w:rsidRPr="00F35749">
        <w:rPr>
          <w:rFonts w:hint="cs"/>
          <w:color w:val="A6A6A6" w:themeColor="background1" w:themeShade="A6"/>
          <w:rtl/>
        </w:rPr>
        <w:t>עכשיו</w:t>
      </w:r>
      <w:r w:rsidR="00B92B42" w:rsidRPr="00F35749">
        <w:rPr>
          <w:rFonts w:hint="cs"/>
          <w:color w:val="A6A6A6" w:themeColor="background1" w:themeShade="A6"/>
          <w:rtl/>
        </w:rPr>
        <w:t xml:space="preserve"> הסאצ'וק הקטנצ'וק הזה </w:t>
      </w:r>
      <w:r w:rsidR="006B606B" w:rsidRPr="00F35749">
        <w:rPr>
          <w:rFonts w:hint="cs"/>
          <w:color w:val="A6A6A6" w:themeColor="background1" w:themeShade="A6"/>
          <w:rtl/>
        </w:rPr>
        <w:t>לוקח חלק</w:t>
      </w:r>
      <w:r w:rsidR="00B92B42" w:rsidRPr="00F35749">
        <w:rPr>
          <w:rFonts w:hint="cs"/>
          <w:color w:val="A6A6A6" w:themeColor="background1" w:themeShade="A6"/>
          <w:rtl/>
        </w:rPr>
        <w:t xml:space="preserve"> בקרבה</w:t>
      </w:r>
      <w:r w:rsidR="00B40BDC" w:rsidRPr="00F35749">
        <w:rPr>
          <w:rFonts w:hint="cs"/>
          <w:color w:val="A6A6A6" w:themeColor="background1" w:themeShade="A6"/>
          <w:rtl/>
        </w:rPr>
        <w:t xml:space="preserve"> </w:t>
      </w:r>
      <w:r w:rsidR="00796A11" w:rsidRPr="00F35749">
        <w:rPr>
          <w:rFonts w:hint="cs"/>
          <w:color w:val="A6A6A6" w:themeColor="background1" w:themeShade="A6"/>
          <w:rtl/>
        </w:rPr>
        <w:t xml:space="preserve">ביניהם? </w:t>
      </w:r>
      <w:r w:rsidR="00DC71AD" w:rsidRPr="00F35749">
        <w:rPr>
          <w:rFonts w:hint="cs"/>
          <w:color w:val="A6A6A6" w:themeColor="background1" w:themeShade="A6"/>
          <w:rtl/>
        </w:rPr>
        <w:t xml:space="preserve">רק </w:t>
      </w:r>
      <w:r w:rsidR="00796A11" w:rsidRPr="00F35749">
        <w:rPr>
          <w:rFonts w:hint="cs"/>
          <w:color w:val="A6A6A6" w:themeColor="background1" w:themeShade="A6"/>
          <w:rtl/>
        </w:rPr>
        <w:t xml:space="preserve">ארקדי </w:t>
      </w:r>
      <w:r w:rsidR="003C53AA" w:rsidRPr="00F35749">
        <w:rPr>
          <w:rFonts w:hint="cs"/>
          <w:color w:val="A6A6A6" w:themeColor="background1" w:themeShade="A6"/>
          <w:rtl/>
        </w:rPr>
        <w:t xml:space="preserve">רשאי להיות </w:t>
      </w:r>
      <w:r w:rsidR="00DC71AD" w:rsidRPr="00F35749">
        <w:rPr>
          <w:rFonts w:hint="cs"/>
          <w:color w:val="A6A6A6" w:themeColor="background1" w:themeShade="A6"/>
          <w:rtl/>
        </w:rPr>
        <w:t>אחראי ושולט בלעדי על מידת הקרבה ואף יותר חשוב</w:t>
      </w:r>
      <w:r w:rsidR="003645F5" w:rsidRPr="00F35749">
        <w:rPr>
          <w:rFonts w:hint="cs"/>
          <w:color w:val="A6A6A6" w:themeColor="background1" w:themeShade="A6"/>
          <w:rtl/>
        </w:rPr>
        <w:t>, על מידת</w:t>
      </w:r>
      <w:r w:rsidR="00DC71AD" w:rsidRPr="00F35749">
        <w:rPr>
          <w:rFonts w:hint="cs"/>
          <w:color w:val="A6A6A6" w:themeColor="background1" w:themeShade="A6"/>
          <w:rtl/>
        </w:rPr>
        <w:t xml:space="preserve"> הריחוק ביניהם </w:t>
      </w:r>
      <w:r w:rsidR="00DC71AD" w:rsidRPr="00F35749">
        <w:rPr>
          <w:color w:val="A6A6A6" w:themeColor="background1" w:themeShade="A6"/>
          <w:rtl/>
        </w:rPr>
        <w:t>–</w:t>
      </w:r>
      <w:r w:rsidR="00DC71AD" w:rsidRPr="00F35749">
        <w:rPr>
          <w:rFonts w:hint="cs"/>
          <w:color w:val="A6A6A6" w:themeColor="background1" w:themeShade="A6"/>
          <w:rtl/>
        </w:rPr>
        <w:t xml:space="preserve"> גם אם </w:t>
      </w:r>
      <w:r w:rsidR="003645F5" w:rsidRPr="00F35749">
        <w:rPr>
          <w:rFonts w:hint="cs"/>
          <w:color w:val="A6A6A6" w:themeColor="background1" w:themeShade="A6"/>
          <w:rtl/>
        </w:rPr>
        <w:t>הוא זה ש</w:t>
      </w:r>
      <w:r w:rsidR="00DC71AD" w:rsidRPr="00F35749">
        <w:rPr>
          <w:rFonts w:hint="cs"/>
          <w:color w:val="A6A6A6" w:themeColor="background1" w:themeShade="A6"/>
          <w:rtl/>
        </w:rPr>
        <w:t xml:space="preserve">נשאר קבוע, נטוע במקומו בעוד אלכס קם ומעופף לו, לפרקים מופיע ואז נעלם. ומהו רעיון אווילי זה, </w:t>
      </w:r>
      <w:r w:rsidR="00B92B42" w:rsidRPr="00F35749">
        <w:rPr>
          <w:rFonts w:hint="cs"/>
          <w:color w:val="A6A6A6" w:themeColor="background1" w:themeShade="A6"/>
          <w:rtl/>
        </w:rPr>
        <w:t xml:space="preserve">איחוד שניהם לאיזה </w:t>
      </w:r>
      <w:r w:rsidR="00B92B42" w:rsidRPr="00F35749">
        <w:rPr>
          <w:rFonts w:hint="cs"/>
          <w:i/>
          <w:iCs/>
          <w:color w:val="A6A6A6" w:themeColor="background1" w:themeShade="A6"/>
          <w:rtl/>
        </w:rPr>
        <w:t>שם</w:t>
      </w:r>
      <w:r w:rsidR="00B92B42" w:rsidRPr="00F35749">
        <w:rPr>
          <w:rFonts w:hint="cs"/>
          <w:color w:val="A6A6A6" w:themeColor="background1" w:themeShade="A6"/>
          <w:rtl/>
        </w:rPr>
        <w:t xml:space="preserve"> צפון אירופאי נידח</w:t>
      </w:r>
      <w:r w:rsidR="003645F5" w:rsidRPr="00F35749">
        <w:rPr>
          <w:rFonts w:hint="cs"/>
          <w:color w:val="A6A6A6" w:themeColor="background1" w:themeShade="A6"/>
          <w:rtl/>
        </w:rPr>
        <w:t>,</w:t>
      </w:r>
      <w:r w:rsidR="00DC71AD" w:rsidRPr="00F35749">
        <w:rPr>
          <w:rFonts w:hint="cs"/>
          <w:color w:val="A6A6A6" w:themeColor="background1" w:themeShade="A6"/>
          <w:rtl/>
        </w:rPr>
        <w:t xml:space="preserve"> </w:t>
      </w:r>
      <w:r w:rsidR="003645F5" w:rsidRPr="00F35749">
        <w:rPr>
          <w:rFonts w:hint="cs"/>
          <w:i/>
          <w:iCs/>
          <w:color w:val="A6A6A6" w:themeColor="background1" w:themeShade="A6"/>
          <w:rtl/>
        </w:rPr>
        <w:t>שם</w:t>
      </w:r>
      <w:r w:rsidR="003645F5" w:rsidRPr="00F35749">
        <w:rPr>
          <w:rFonts w:hint="cs"/>
          <w:color w:val="A6A6A6" w:themeColor="background1" w:themeShade="A6"/>
          <w:rtl/>
        </w:rPr>
        <w:t xml:space="preserve"> </w:t>
      </w:r>
      <w:r w:rsidR="00DC71AD" w:rsidRPr="00F35749">
        <w:rPr>
          <w:rFonts w:hint="cs"/>
          <w:color w:val="A6A6A6" w:themeColor="background1" w:themeShade="A6"/>
          <w:rtl/>
        </w:rPr>
        <w:t>שהיה מזה שנים מחוץ להישג ידו של ארקדי</w:t>
      </w:r>
      <w:r w:rsidR="00B92B42" w:rsidRPr="00F35749">
        <w:rPr>
          <w:rFonts w:hint="cs"/>
          <w:color w:val="A6A6A6" w:themeColor="background1" w:themeShade="A6"/>
          <w:rtl/>
        </w:rPr>
        <w:t xml:space="preserve">? </w:t>
      </w:r>
      <w:r w:rsidR="00743808" w:rsidRPr="00F35749">
        <w:rPr>
          <w:rFonts w:hint="cs"/>
          <w:color w:val="A6A6A6" w:themeColor="background1" w:themeShade="A6"/>
          <w:rtl/>
        </w:rPr>
        <w:t xml:space="preserve">אלא אם כן, </w:t>
      </w:r>
      <w:r w:rsidR="003645F5" w:rsidRPr="00F35749">
        <w:rPr>
          <w:rFonts w:hint="cs"/>
          <w:color w:val="A6A6A6" w:themeColor="background1" w:themeShade="A6"/>
          <w:rtl/>
        </w:rPr>
        <w:t xml:space="preserve">הוא התלבט, </w:t>
      </w:r>
      <w:r w:rsidR="00743808" w:rsidRPr="00F35749">
        <w:rPr>
          <w:rFonts w:hint="cs"/>
          <w:color w:val="A6A6A6" w:themeColor="background1" w:themeShade="A6"/>
          <w:rtl/>
        </w:rPr>
        <w:t xml:space="preserve">מותר לו להעלות </w:t>
      </w:r>
      <w:r w:rsidR="003645F5" w:rsidRPr="00F35749">
        <w:rPr>
          <w:rFonts w:hint="cs"/>
          <w:color w:val="A6A6A6" w:themeColor="background1" w:themeShade="A6"/>
          <w:rtl/>
        </w:rPr>
        <w:t>ב</w:t>
      </w:r>
      <w:r w:rsidR="00743808" w:rsidRPr="00F35749">
        <w:rPr>
          <w:rFonts w:hint="cs"/>
          <w:color w:val="A6A6A6" w:themeColor="background1" w:themeShade="A6"/>
          <w:rtl/>
        </w:rPr>
        <w:t>ליבו</w:t>
      </w:r>
      <w:r w:rsidR="004D48AF" w:rsidRPr="00F35749">
        <w:rPr>
          <w:rFonts w:hint="cs"/>
          <w:color w:val="A6A6A6" w:themeColor="background1" w:themeShade="A6"/>
          <w:rtl/>
        </w:rPr>
        <w:t xml:space="preserve"> זכרונות</w:t>
      </w:r>
      <w:r w:rsidR="00743808" w:rsidRPr="00F35749">
        <w:rPr>
          <w:rFonts w:hint="cs"/>
          <w:color w:val="A6A6A6" w:themeColor="background1" w:themeShade="A6"/>
          <w:rtl/>
        </w:rPr>
        <w:t xml:space="preserve"> מהעבר, הרי גם הוא חי שם, גם הוא הכיר. למשל: בארץ מולדתו הצפונית בירה </w:t>
      </w:r>
      <w:r w:rsidR="00D93836" w:rsidRPr="00F35749">
        <w:rPr>
          <w:rFonts w:hint="cs"/>
          <w:color w:val="A6A6A6" w:themeColor="background1" w:themeShade="A6"/>
          <w:rtl/>
        </w:rPr>
        <w:t>נחשבה</w:t>
      </w:r>
      <w:r w:rsidR="00743808" w:rsidRPr="00F35749">
        <w:rPr>
          <w:rFonts w:hint="cs"/>
          <w:color w:val="A6A6A6" w:themeColor="background1" w:themeShade="A6"/>
          <w:rtl/>
        </w:rPr>
        <w:t xml:space="preserve"> כמשקה קל.</w:t>
      </w:r>
      <w:r w:rsidR="004D48AF" w:rsidRPr="00F35749">
        <w:rPr>
          <w:rFonts w:hint="cs"/>
          <w:color w:val="A6A6A6" w:themeColor="background1" w:themeShade="A6"/>
          <w:rtl/>
        </w:rPr>
        <w:t xml:space="preserve"> הזיכרון צבט את ליבו בגעגועים ו</w:t>
      </w:r>
      <w:r w:rsidR="003C53AA" w:rsidRPr="00F35749">
        <w:rPr>
          <w:rFonts w:hint="cs"/>
          <w:color w:val="A6A6A6" w:themeColor="background1" w:themeShade="A6"/>
          <w:rtl/>
        </w:rPr>
        <w:t xml:space="preserve">] </w:t>
      </w:r>
    </w:p>
    <w:p w14:paraId="4DA57AA8" w14:textId="2262EB0E" w:rsidR="00904686" w:rsidRDefault="009C7A7A" w:rsidP="003645F5">
      <w:pPr>
        <w:rPr>
          <w:rtl/>
        </w:rPr>
      </w:pPr>
      <w:r w:rsidRPr="009C7A7A">
        <w:rPr>
          <w:rFonts w:cs="Times New Roman"/>
          <w:rtl/>
        </w:rPr>
        <w:lastRenderedPageBreak/>
        <w:t>ארקדי נמלא מפח</w:t>
      </w:r>
      <w:r w:rsidR="00991B64">
        <w:rPr>
          <w:rFonts w:cs="Times New Roman" w:hint="cs"/>
          <w:rtl/>
        </w:rPr>
        <w:t xml:space="preserve"> </w:t>
      </w:r>
      <w:r w:rsidRPr="009C7A7A">
        <w:rPr>
          <w:rFonts w:cs="Times New Roman"/>
          <w:rtl/>
        </w:rPr>
        <w:t>נפש</w:t>
      </w:r>
      <w:r>
        <w:rPr>
          <w:rFonts w:cs="Times New Roman" w:hint="cs"/>
          <w:rtl/>
        </w:rPr>
        <w:t>.</w:t>
      </w:r>
      <w:r w:rsidR="00743808">
        <w:rPr>
          <w:rFonts w:hint="cs"/>
          <w:rtl/>
        </w:rPr>
        <w:t xml:space="preserve"> </w:t>
      </w:r>
      <w:r w:rsidR="00B704CE">
        <w:rPr>
          <w:rFonts w:hint="cs"/>
          <w:rtl/>
        </w:rPr>
        <w:t>הק</w:t>
      </w:r>
      <w:r w:rsidR="00F35749">
        <w:rPr>
          <w:rFonts w:hint="cs"/>
          <w:rtl/>
        </w:rPr>
        <w:t>י</w:t>
      </w:r>
      <w:r w:rsidR="00B704CE">
        <w:rPr>
          <w:rFonts w:hint="cs"/>
          <w:rtl/>
        </w:rPr>
        <w:t xml:space="preserve">רבה שאלכס </w:t>
      </w:r>
      <w:r w:rsidR="00743808">
        <w:rPr>
          <w:rFonts w:hint="cs"/>
          <w:rtl/>
        </w:rPr>
        <w:t>התיימר</w:t>
      </w:r>
      <w:r w:rsidR="00B704CE">
        <w:rPr>
          <w:rFonts w:hint="cs"/>
          <w:rtl/>
        </w:rPr>
        <w:t xml:space="preserve"> לכפות</w:t>
      </w:r>
      <w:r w:rsidR="00D93836">
        <w:rPr>
          <w:rFonts w:hint="cs"/>
          <w:rtl/>
        </w:rPr>
        <w:t xml:space="preserve"> על שניהם</w:t>
      </w:r>
      <w:r w:rsidR="00B704CE">
        <w:rPr>
          <w:rFonts w:hint="cs"/>
          <w:rtl/>
        </w:rPr>
        <w:t xml:space="preserve"> </w:t>
      </w:r>
      <w:r w:rsidR="001C5A04">
        <w:rPr>
          <w:rFonts w:hint="cs"/>
          <w:rtl/>
        </w:rPr>
        <w:t>הייתה</w:t>
      </w:r>
      <w:r w:rsidR="00B704CE">
        <w:rPr>
          <w:rFonts w:hint="cs"/>
          <w:rtl/>
        </w:rPr>
        <w:t xml:space="preserve"> מושתתת </w:t>
      </w:r>
      <w:r w:rsidR="00743808">
        <w:rPr>
          <w:rFonts w:hint="cs"/>
          <w:rtl/>
        </w:rPr>
        <w:t xml:space="preserve">כולה </w:t>
      </w:r>
      <w:r w:rsidR="00F92A32">
        <w:rPr>
          <w:rFonts w:hint="cs"/>
          <w:rtl/>
        </w:rPr>
        <w:t>על אשליות.</w:t>
      </w:r>
      <w:r w:rsidR="00904686">
        <w:rPr>
          <w:rFonts w:hint="cs"/>
          <w:rtl/>
        </w:rPr>
        <w:t xml:space="preserve"> </w:t>
      </w:r>
      <w:r w:rsidR="00F41E2D">
        <w:rPr>
          <w:rFonts w:hint="cs"/>
          <w:rtl/>
        </w:rPr>
        <w:t xml:space="preserve">הוא </w:t>
      </w:r>
      <w:r w:rsidR="00040BE5">
        <w:rPr>
          <w:rFonts w:hint="cs"/>
          <w:rtl/>
        </w:rPr>
        <w:t xml:space="preserve">הרי נטוע </w:t>
      </w:r>
      <w:r w:rsidR="00827115">
        <w:rPr>
          <w:rFonts w:hint="cs"/>
          <w:rtl/>
        </w:rPr>
        <w:t xml:space="preserve">לנצח </w:t>
      </w:r>
      <w:r w:rsidR="00040BE5">
        <w:rPr>
          <w:rFonts w:hint="cs"/>
          <w:rtl/>
        </w:rPr>
        <w:t xml:space="preserve">במקומו בעוד אלכס קם ומעופף לו, מופיע ונעלם. </w:t>
      </w:r>
      <w:r w:rsidR="00B92B42">
        <w:rPr>
          <w:rFonts w:hint="cs"/>
          <w:rtl/>
        </w:rPr>
        <w:t>"אני לא שייך לשם יותר,"</w:t>
      </w:r>
      <w:r w:rsidR="00B92B42" w:rsidRPr="00B92B42">
        <w:rPr>
          <w:rFonts w:hint="cs"/>
          <w:rtl/>
        </w:rPr>
        <w:t xml:space="preserve"> </w:t>
      </w:r>
      <w:r w:rsidR="00B92B42">
        <w:rPr>
          <w:rFonts w:hint="cs"/>
          <w:rtl/>
        </w:rPr>
        <w:t xml:space="preserve">הוא </w:t>
      </w:r>
      <w:r w:rsidR="00B92B42" w:rsidRPr="00CF7DD5">
        <w:rPr>
          <w:rFonts w:hint="eastAsia"/>
          <w:highlight w:val="red"/>
          <w:rtl/>
        </w:rPr>
        <w:t>הזכיר</w:t>
      </w:r>
      <w:r w:rsidR="00B92B42">
        <w:rPr>
          <w:rFonts w:hint="cs"/>
          <w:rtl/>
        </w:rPr>
        <w:t>,</w:t>
      </w:r>
      <w:r w:rsidR="00F92A32">
        <w:rPr>
          <w:rFonts w:hint="cs"/>
          <w:rtl/>
        </w:rPr>
        <w:t xml:space="preserve"> </w:t>
      </w:r>
      <w:r w:rsidR="00B92B42">
        <w:rPr>
          <w:rFonts w:hint="cs"/>
          <w:rtl/>
        </w:rPr>
        <w:t>"אני</w:t>
      </w:r>
      <w:r w:rsidR="00904686">
        <w:rPr>
          <w:rFonts w:hint="cs"/>
          <w:rtl/>
        </w:rPr>
        <w:t xml:space="preserve"> שייך כבר </w:t>
      </w:r>
      <w:r w:rsidR="00B92B42">
        <w:rPr>
          <w:rFonts w:hint="cs"/>
          <w:rtl/>
        </w:rPr>
        <w:t>כולי</w:t>
      </w:r>
      <w:r w:rsidR="00904686">
        <w:rPr>
          <w:rFonts w:hint="cs"/>
          <w:rtl/>
        </w:rPr>
        <w:t xml:space="preserve"> לפה</w:t>
      </w:r>
      <w:r w:rsidR="00B92B42">
        <w:rPr>
          <w:rFonts w:hint="cs"/>
          <w:rtl/>
        </w:rPr>
        <w:t>."</w:t>
      </w:r>
      <w:r w:rsidR="00904686">
        <w:rPr>
          <w:rFonts w:hint="cs"/>
          <w:rtl/>
        </w:rPr>
        <w:t xml:space="preserve"> </w:t>
      </w:r>
    </w:p>
    <w:p w14:paraId="605F55CC" w14:textId="77777777" w:rsidR="00F92A32" w:rsidRDefault="00F92A32" w:rsidP="00F92A32">
      <w:pPr>
        <w:rPr>
          <w:rtl/>
        </w:rPr>
      </w:pPr>
      <w:r>
        <w:rPr>
          <w:rFonts w:hint="cs"/>
          <w:rtl/>
        </w:rPr>
        <w:t>"אני יודע."</w:t>
      </w:r>
    </w:p>
    <w:p w14:paraId="620C57A4" w14:textId="7F775FE4" w:rsidR="004627AB" w:rsidRPr="00CD067C" w:rsidRDefault="004627AB" w:rsidP="00F92A32">
      <w:pPr>
        <w:rPr>
          <w:rtl/>
        </w:rPr>
      </w:pPr>
      <w:r w:rsidRPr="00CD067C">
        <w:rPr>
          <w:rtl/>
        </w:rPr>
        <w:t xml:space="preserve">"אתה לא צריך </w:t>
      </w:r>
      <w:r w:rsidR="00F92A32">
        <w:rPr>
          <w:rFonts w:hint="cs"/>
          <w:rtl/>
        </w:rPr>
        <w:t>ו</w:t>
      </w:r>
      <w:r w:rsidRPr="00CD067C">
        <w:rPr>
          <w:rtl/>
        </w:rPr>
        <w:t>ודקה, ס</w:t>
      </w:r>
      <w:r w:rsidR="00F41E2D">
        <w:rPr>
          <w:rFonts w:hint="cs"/>
          <w:rtl/>
        </w:rPr>
        <w:t>אשה</w:t>
      </w:r>
      <w:r w:rsidR="00F92A32">
        <w:rPr>
          <w:rFonts w:hint="cs"/>
          <w:rtl/>
        </w:rPr>
        <w:t>, מה</w:t>
      </w:r>
      <w:r w:rsidRPr="00CD067C">
        <w:rPr>
          <w:rtl/>
        </w:rPr>
        <w:t xml:space="preserve"> </w:t>
      </w:r>
      <w:r w:rsidR="00F92A32">
        <w:rPr>
          <w:rFonts w:hint="cs"/>
          <w:rtl/>
        </w:rPr>
        <w:t>ש</w:t>
      </w:r>
      <w:r w:rsidRPr="00CD067C">
        <w:rPr>
          <w:rtl/>
        </w:rPr>
        <w:t>אתה צריך</w:t>
      </w:r>
      <w:r w:rsidR="00F92A32">
        <w:rPr>
          <w:rFonts w:hint="cs"/>
          <w:rtl/>
        </w:rPr>
        <w:t xml:space="preserve"> זה</w:t>
      </w:r>
      <w:r w:rsidRPr="00CD067C">
        <w:rPr>
          <w:rtl/>
        </w:rPr>
        <w:t xml:space="preserve"> קצת יותר </w:t>
      </w:r>
      <w:r w:rsidR="00F92A32">
        <w:rPr>
          <w:rFonts w:hint="cs"/>
          <w:rtl/>
        </w:rPr>
        <w:t>כ</w:t>
      </w:r>
      <w:r w:rsidR="003645F5">
        <w:rPr>
          <w:rFonts w:hint="cs"/>
          <w:rtl/>
        </w:rPr>
        <w:t>ו</w:t>
      </w:r>
      <w:r w:rsidR="00F92A32">
        <w:rPr>
          <w:rFonts w:hint="cs"/>
          <w:rtl/>
        </w:rPr>
        <w:t>ח</w:t>
      </w:r>
      <w:r w:rsidRPr="00CD067C">
        <w:rPr>
          <w:rtl/>
        </w:rPr>
        <w:t xml:space="preserve"> בשרירים."</w:t>
      </w:r>
    </w:p>
    <w:p w14:paraId="0C53CF21" w14:textId="06EEF487" w:rsidR="007E3078" w:rsidRPr="00CD067C" w:rsidRDefault="004627AB" w:rsidP="00733200">
      <w:pPr>
        <w:rPr>
          <w:rtl/>
        </w:rPr>
      </w:pPr>
      <w:r w:rsidRPr="00CD067C">
        <w:rPr>
          <w:rtl/>
        </w:rPr>
        <w:t>"אני לא רוצה להרביץ לך,</w:t>
      </w:r>
      <w:r w:rsidR="00F2159D" w:rsidRPr="00F2159D">
        <w:rPr>
          <w:rFonts w:cs="Times New Roman"/>
          <w:rtl/>
        </w:rPr>
        <w:t xml:space="preserve"> אחי,</w:t>
      </w:r>
      <w:r w:rsidRPr="00CD067C">
        <w:rPr>
          <w:rtl/>
        </w:rPr>
        <w:t xml:space="preserve">" אלכס </w:t>
      </w:r>
      <w:r w:rsidR="009C4A47">
        <w:rPr>
          <w:rFonts w:hint="cs"/>
          <w:rtl/>
        </w:rPr>
        <w:t xml:space="preserve">אמר </w:t>
      </w:r>
      <w:r w:rsidRPr="00CD067C">
        <w:rPr>
          <w:rtl/>
        </w:rPr>
        <w:t>כמעט בלי קול</w:t>
      </w:r>
      <w:r w:rsidR="009C7A7A">
        <w:rPr>
          <w:rFonts w:hint="cs"/>
          <w:rtl/>
        </w:rPr>
        <w:t>,</w:t>
      </w:r>
      <w:r w:rsidR="00733200">
        <w:rPr>
          <w:rFonts w:hint="cs"/>
          <w:rtl/>
        </w:rPr>
        <w:t xml:space="preserve"> [</w:t>
      </w:r>
      <w:r w:rsidR="00EA1B75">
        <w:rPr>
          <w:rFonts w:hint="cs"/>
          <w:rtl/>
        </w:rPr>
        <w:t xml:space="preserve">ארקדי </w:t>
      </w:r>
      <w:r w:rsidR="00904869">
        <w:rPr>
          <w:rFonts w:hint="cs"/>
          <w:rtl/>
        </w:rPr>
        <w:t xml:space="preserve">העיר הערה קולעת או שתיים על </w:t>
      </w:r>
      <w:r w:rsidR="00D54C3E">
        <w:rPr>
          <w:rFonts w:hint="cs"/>
          <w:rtl/>
        </w:rPr>
        <w:t>ממד</w:t>
      </w:r>
      <w:r w:rsidR="00904869">
        <w:rPr>
          <w:rFonts w:hint="cs"/>
          <w:rtl/>
        </w:rPr>
        <w:t>יו הלא מרשימים של אלכס</w:t>
      </w:r>
      <w:r w:rsidR="003C53AA">
        <w:rPr>
          <w:rFonts w:hint="cs"/>
          <w:rtl/>
        </w:rPr>
        <w:t xml:space="preserve"> ומכאן על יכולות ההרבצה המבוטלות שלו</w:t>
      </w:r>
      <w:r w:rsidR="00904869">
        <w:rPr>
          <w:rFonts w:hint="cs"/>
          <w:rtl/>
        </w:rPr>
        <w:t xml:space="preserve"> והביע צער על שאינו צומח באופן משמעותי משנה לשנה.</w:t>
      </w:r>
      <w:r w:rsidR="00733200">
        <w:rPr>
          <w:rFonts w:hint="cs"/>
          <w:rtl/>
        </w:rPr>
        <w:t>]</w:t>
      </w:r>
      <w:r w:rsidR="00904869">
        <w:rPr>
          <w:rFonts w:hint="cs"/>
          <w:rtl/>
        </w:rPr>
        <w:t xml:space="preserve"> </w:t>
      </w:r>
      <w:r w:rsidR="00D93836">
        <w:rPr>
          <w:rFonts w:hint="cs"/>
          <w:rtl/>
        </w:rPr>
        <w:t>ו</w:t>
      </w:r>
      <w:r w:rsidR="00904869">
        <w:rPr>
          <w:rFonts w:hint="cs"/>
          <w:rtl/>
        </w:rPr>
        <w:t xml:space="preserve">ברגע נמהר כלשהו נעתר </w:t>
      </w:r>
      <w:r w:rsidR="00EA1B75">
        <w:rPr>
          <w:rFonts w:hint="cs"/>
          <w:rtl/>
        </w:rPr>
        <w:t>לכריך.</w:t>
      </w:r>
    </w:p>
    <w:p w14:paraId="765AC897" w14:textId="6478A7E1" w:rsidR="00D3196E" w:rsidRDefault="007E3078" w:rsidP="00904869">
      <w:pPr>
        <w:rPr>
          <w:rtl/>
        </w:rPr>
      </w:pPr>
      <w:r>
        <w:rPr>
          <w:rtl/>
        </w:rPr>
        <w:t xml:space="preserve">ארקדי </w:t>
      </w:r>
      <w:r w:rsidRPr="00CD067C">
        <w:rPr>
          <w:rtl/>
        </w:rPr>
        <w:t>הוציא מהמקרר צנצנת מיונז ונקניק סגול</w:t>
      </w:r>
      <w:r>
        <w:rPr>
          <w:rFonts w:hint="cs"/>
          <w:rtl/>
        </w:rPr>
        <w:t>,</w:t>
      </w:r>
      <w:r w:rsidRPr="00CD067C">
        <w:rPr>
          <w:rtl/>
        </w:rPr>
        <w:t xml:space="preserve"> מנוקד בגרג</w:t>
      </w:r>
      <w:r w:rsidR="00991B64">
        <w:rPr>
          <w:rFonts w:hint="cs"/>
          <w:rtl/>
        </w:rPr>
        <w:t>י</w:t>
      </w:r>
      <w:r w:rsidRPr="00CD067C">
        <w:rPr>
          <w:rtl/>
        </w:rPr>
        <w:t>רי שומן חיוורים</w:t>
      </w:r>
      <w:r>
        <w:rPr>
          <w:rFonts w:hint="cs"/>
          <w:rtl/>
        </w:rPr>
        <w:t>,</w:t>
      </w:r>
      <w:r w:rsidRPr="00CD067C">
        <w:rPr>
          <w:rtl/>
        </w:rPr>
        <w:t xml:space="preserve"> עטוף בניר פרגמנט. </w:t>
      </w:r>
      <w:r w:rsidR="003C53AA">
        <w:rPr>
          <w:rFonts w:hint="cs"/>
          <w:rtl/>
        </w:rPr>
        <w:t>בין שתי פרוסות</w:t>
      </w:r>
      <w:r w:rsidR="009564E3">
        <w:rPr>
          <w:rFonts w:hint="cs"/>
          <w:rtl/>
        </w:rPr>
        <w:t xml:space="preserve"> </w:t>
      </w:r>
      <w:r w:rsidR="003C53AA">
        <w:rPr>
          <w:rFonts w:hint="cs"/>
          <w:rtl/>
        </w:rPr>
        <w:t>שפרס מ</w:t>
      </w:r>
      <w:r>
        <w:rPr>
          <w:rtl/>
        </w:rPr>
        <w:t xml:space="preserve">כיכר לחם </w:t>
      </w:r>
      <w:r w:rsidRPr="00CD067C">
        <w:rPr>
          <w:rtl/>
        </w:rPr>
        <w:t xml:space="preserve">אחיד </w:t>
      </w:r>
      <w:r w:rsidR="003C53AA">
        <w:rPr>
          <w:rFonts w:hint="cs"/>
          <w:rtl/>
        </w:rPr>
        <w:t xml:space="preserve">הוא </w:t>
      </w:r>
      <w:r w:rsidRPr="00CD067C">
        <w:rPr>
          <w:rtl/>
        </w:rPr>
        <w:t>מרח שכבה נדיבה</w:t>
      </w:r>
      <w:r w:rsidR="00C90C6C">
        <w:rPr>
          <w:rtl/>
        </w:rPr>
        <w:t xml:space="preserve"> מאוד </w:t>
      </w:r>
      <w:r w:rsidRPr="00CD067C">
        <w:rPr>
          <w:rtl/>
        </w:rPr>
        <w:t xml:space="preserve">של מיונז, </w:t>
      </w:r>
      <w:r w:rsidR="00E6418B">
        <w:rPr>
          <w:rFonts w:hint="cs"/>
          <w:rtl/>
        </w:rPr>
        <w:t>ודחס</w:t>
      </w:r>
      <w:r w:rsidRPr="00CD067C">
        <w:rPr>
          <w:rtl/>
        </w:rPr>
        <w:t xml:space="preserve"> </w:t>
      </w:r>
      <w:r w:rsidR="009C7A7A" w:rsidRPr="009C7A7A">
        <w:rPr>
          <w:rFonts w:cs="Times New Roman"/>
          <w:rtl/>
        </w:rPr>
        <w:t>כמות מופרזת של</w:t>
      </w:r>
      <w:r w:rsidR="009C7A7A">
        <w:rPr>
          <w:rFonts w:cs="Times New Roman" w:hint="cs"/>
          <w:rtl/>
        </w:rPr>
        <w:t xml:space="preserve"> </w:t>
      </w:r>
      <w:r w:rsidRPr="00CD067C">
        <w:rPr>
          <w:rtl/>
        </w:rPr>
        <w:t>נקניק.</w:t>
      </w:r>
      <w:r>
        <w:rPr>
          <w:rFonts w:hint="cs"/>
          <w:rtl/>
        </w:rPr>
        <w:t xml:space="preserve"> [יש פה המון פרוסות לדאבוני.]</w:t>
      </w:r>
      <w:r w:rsidR="009C7A7A">
        <w:rPr>
          <w:rFonts w:hint="cs"/>
          <w:rtl/>
        </w:rPr>
        <w:t xml:space="preserve"> </w:t>
      </w:r>
      <w:r w:rsidR="009C7A7A" w:rsidRPr="009C7A7A">
        <w:rPr>
          <w:rFonts w:cs="Times New Roman"/>
          <w:rtl/>
        </w:rPr>
        <w:t xml:space="preserve">אלכס העיף מבט חושש אל הכיריים, שם עמדה מחבת ובה שיני שום מושחמות, שקועות בשכבת שמן שעל פניה צף מעטה אבק, אבל באיזה רגע של חסד ארקדי החליט </w:t>
      </w:r>
      <w:r w:rsidR="00B14B52">
        <w:rPr>
          <w:rFonts w:cs="Times New Roman" w:hint="cs"/>
          <w:rtl/>
        </w:rPr>
        <w:t>ל</w:t>
      </w:r>
      <w:r w:rsidR="00B14B52" w:rsidRPr="00B14B52">
        <w:rPr>
          <w:rFonts w:cs="Times New Roman"/>
          <w:rtl/>
        </w:rPr>
        <w:t>וותר עליהם</w:t>
      </w:r>
      <w:r w:rsidR="009C7A7A" w:rsidRPr="009C7A7A">
        <w:rPr>
          <w:rFonts w:cs="Times New Roman"/>
          <w:rtl/>
        </w:rPr>
        <w:t>.</w:t>
      </w:r>
    </w:p>
    <w:p w14:paraId="36E01FB1" w14:textId="73912BD3" w:rsidR="006F7399" w:rsidRPr="00CD067C" w:rsidRDefault="009C7A7A" w:rsidP="00904869">
      <w:pPr>
        <w:rPr>
          <w:rtl/>
        </w:rPr>
      </w:pPr>
      <w:r w:rsidRPr="009C7A7A">
        <w:rPr>
          <w:rFonts w:cs="Times New Roman"/>
          <w:rtl/>
        </w:rPr>
        <w:t xml:space="preserve">ובכל זאת </w:t>
      </w:r>
      <w:r w:rsidR="00E6418B">
        <w:rPr>
          <w:rFonts w:hint="cs"/>
          <w:rtl/>
        </w:rPr>
        <w:t>כש</w:t>
      </w:r>
      <w:r w:rsidR="00904869" w:rsidRPr="00CD067C">
        <w:rPr>
          <w:rtl/>
        </w:rPr>
        <w:t>אלכס נגס בכריך המיונז נ</w:t>
      </w:r>
      <w:r w:rsidR="00904869">
        <w:rPr>
          <w:rFonts w:hint="cs"/>
          <w:rtl/>
        </w:rPr>
        <w:t>י</w:t>
      </w:r>
      <w:r w:rsidR="00E6418B">
        <w:rPr>
          <w:rFonts w:hint="cs"/>
          <w:rtl/>
        </w:rPr>
        <w:t>גר</w:t>
      </w:r>
      <w:r w:rsidR="00904869">
        <w:rPr>
          <w:rtl/>
        </w:rPr>
        <w:t xml:space="preserve"> מהצדדים</w:t>
      </w:r>
      <w:r>
        <w:rPr>
          <w:rFonts w:hint="cs"/>
          <w:rtl/>
        </w:rPr>
        <w:t>,</w:t>
      </w:r>
      <w:r w:rsidR="00904869">
        <w:rPr>
          <w:rtl/>
        </w:rPr>
        <w:t xml:space="preserve"> </w:t>
      </w:r>
      <w:r>
        <w:rPr>
          <w:rFonts w:hint="cs"/>
          <w:rtl/>
        </w:rPr>
        <w:t>ו</w:t>
      </w:r>
      <w:r w:rsidR="00904869">
        <w:rPr>
          <w:rtl/>
        </w:rPr>
        <w:t>הוא כמעט נחנק מגועל</w:t>
      </w:r>
      <w:r w:rsidR="006F7399" w:rsidRPr="00CD067C">
        <w:rPr>
          <w:rtl/>
        </w:rPr>
        <w:t>.</w:t>
      </w:r>
    </w:p>
    <w:p w14:paraId="3961D448" w14:textId="77777777" w:rsidR="00F41E2D" w:rsidRDefault="00973F63" w:rsidP="00250000">
      <w:pPr>
        <w:rPr>
          <w:rtl/>
        </w:rPr>
      </w:pPr>
      <w:r>
        <w:rPr>
          <w:rFonts w:hint="cs"/>
          <w:rtl/>
        </w:rPr>
        <w:t xml:space="preserve">"רוצה ענבים אולי?" ארקדי הגיש לו קערית </w:t>
      </w:r>
      <w:r w:rsidR="003645F5">
        <w:rPr>
          <w:rFonts w:hint="cs"/>
          <w:rtl/>
        </w:rPr>
        <w:t>ובה</w:t>
      </w:r>
      <w:r>
        <w:rPr>
          <w:rFonts w:hint="cs"/>
          <w:rtl/>
        </w:rPr>
        <w:t xml:space="preserve"> כמה ענבים רכים. </w:t>
      </w:r>
    </w:p>
    <w:p w14:paraId="584BA152" w14:textId="5B118FBB" w:rsidR="004627AB" w:rsidRPr="00CD067C" w:rsidRDefault="00973F63" w:rsidP="00250000">
      <w:pPr>
        <w:rPr>
          <w:rtl/>
        </w:rPr>
      </w:pPr>
      <w:r>
        <w:rPr>
          <w:rFonts w:hint="cs"/>
          <w:rtl/>
        </w:rPr>
        <w:t xml:space="preserve">אלכס </w:t>
      </w:r>
      <w:r w:rsidR="00080943">
        <w:rPr>
          <w:rFonts w:hint="cs"/>
          <w:rtl/>
        </w:rPr>
        <w:t>לעס</w:t>
      </w:r>
      <w:r w:rsidR="000A6836">
        <w:rPr>
          <w:rFonts w:hint="cs"/>
          <w:rtl/>
        </w:rPr>
        <w:t xml:space="preserve"> ל</w:t>
      </w:r>
      <w:r w:rsidR="004D7433">
        <w:rPr>
          <w:rFonts w:hint="cs"/>
          <w:rtl/>
        </w:rPr>
        <w:t>ניסיון</w:t>
      </w:r>
      <w:r w:rsidR="00080943">
        <w:rPr>
          <w:rFonts w:hint="cs"/>
          <w:rtl/>
        </w:rPr>
        <w:t xml:space="preserve"> </w:t>
      </w:r>
      <w:r>
        <w:rPr>
          <w:rFonts w:hint="cs"/>
          <w:rtl/>
        </w:rPr>
        <w:t xml:space="preserve">ענב </w:t>
      </w:r>
      <w:r w:rsidR="00080943">
        <w:rPr>
          <w:rFonts w:hint="cs"/>
          <w:rtl/>
        </w:rPr>
        <w:t xml:space="preserve">אחד, </w:t>
      </w:r>
      <w:r>
        <w:rPr>
          <w:rFonts w:hint="cs"/>
          <w:rtl/>
        </w:rPr>
        <w:t>בטעם של חומרי הדברה</w:t>
      </w:r>
      <w:r w:rsidR="00F92A32">
        <w:rPr>
          <w:rFonts w:hint="cs"/>
          <w:rtl/>
        </w:rPr>
        <w:t xml:space="preserve"> וסוכר </w:t>
      </w:r>
      <w:r w:rsidR="00F13A4B">
        <w:rPr>
          <w:rFonts w:hint="cs"/>
          <w:rtl/>
        </w:rPr>
        <w:t xml:space="preserve">פירות </w:t>
      </w:r>
      <w:r w:rsidR="00F92A32">
        <w:rPr>
          <w:rFonts w:hint="cs"/>
          <w:rtl/>
        </w:rPr>
        <w:t>תוסס</w:t>
      </w:r>
      <w:r w:rsidR="007E2B69">
        <w:rPr>
          <w:rFonts w:hint="cs"/>
          <w:rtl/>
        </w:rPr>
        <w:t xml:space="preserve">. [זה סימן נזירות מס' 1 </w:t>
      </w:r>
      <w:r w:rsidR="007E2B69">
        <w:rPr>
          <w:rtl/>
        </w:rPr>
        <w:t>–</w:t>
      </w:r>
      <w:r w:rsidR="007E2B69">
        <w:rPr>
          <w:rFonts w:hint="cs"/>
          <w:rtl/>
        </w:rPr>
        <w:t xml:space="preserve"> אסור לאכול ענבים]</w:t>
      </w:r>
      <w:r w:rsidR="004627AB" w:rsidRPr="00CD067C">
        <w:rPr>
          <w:rtl/>
        </w:rPr>
        <w:t>"אולי תשים את התקליט שלך ב</w:t>
      </w:r>
      <w:r w:rsidR="00603A06">
        <w:rPr>
          <w:rFonts w:hint="cs"/>
          <w:rtl/>
        </w:rPr>
        <w:t>י</w:t>
      </w:r>
      <w:r w:rsidR="004627AB" w:rsidRPr="00CD067C">
        <w:rPr>
          <w:rtl/>
        </w:rPr>
        <w:t>נתיים?"</w:t>
      </w:r>
    </w:p>
    <w:p w14:paraId="48E58EE2" w14:textId="0F9C3E80" w:rsidR="00382232" w:rsidRDefault="00E6418B" w:rsidP="00382232">
      <w:pPr>
        <w:rPr>
          <w:rtl/>
        </w:rPr>
      </w:pPr>
      <w:r w:rsidRPr="00CD067C" w:rsidDel="00E6418B">
        <w:rPr>
          <w:rtl/>
        </w:rPr>
        <w:t xml:space="preserve"> </w:t>
      </w:r>
      <w:r w:rsidR="00382232">
        <w:rPr>
          <w:rFonts w:hint="cs"/>
          <w:rtl/>
        </w:rPr>
        <w:t>[</w:t>
      </w:r>
      <w:r w:rsidR="00382232" w:rsidRPr="00B468BA">
        <w:t>I was reading about life in the Soviet Union, looking for information about samizdat for novel research, and learned that people shared banned music by cutting old X-ray film into circles and making records out of them. They called them “ribs” or “bones.” I’m fascinated by the ways people under repressive regimes still manage to share information — and joy</w:t>
      </w:r>
      <w:r w:rsidR="00382232" w:rsidRPr="00B468BA">
        <w:rPr>
          <w:rFonts w:cs="Times New Roman"/>
          <w:rtl/>
        </w:rPr>
        <w:t>.</w:t>
      </w:r>
    </w:p>
    <w:p w14:paraId="29A73DC2" w14:textId="77777777" w:rsidR="00382232" w:rsidRDefault="00382232" w:rsidP="00382232">
      <w:pPr>
        <w:rPr>
          <w:rtl/>
        </w:rPr>
      </w:pPr>
      <w:r>
        <w:rPr>
          <w:rFonts w:hint="cs"/>
          <w:rtl/>
        </w:rPr>
        <w:t>]</w:t>
      </w:r>
    </w:p>
    <w:p w14:paraId="0138BB45" w14:textId="2C514E0F" w:rsidR="00827115" w:rsidRDefault="00827115" w:rsidP="00D3196E">
      <w:pPr>
        <w:rPr>
          <w:rtl/>
        </w:rPr>
      </w:pPr>
      <w:r w:rsidRPr="00827115">
        <w:rPr>
          <w:rFonts w:cs="Times New Roman"/>
          <w:rtl/>
        </w:rPr>
        <w:t xml:space="preserve">הוא התלווה לארקדי לסלון. </w:t>
      </w:r>
      <w:r w:rsidR="009C7A7A">
        <w:rPr>
          <w:rFonts w:hint="cs"/>
          <w:rtl/>
        </w:rPr>
        <w:t xml:space="preserve">מתוך ערימת תקליטים מחתרתיים שנחרטו על תצלומי רנטגן ישנים, </w:t>
      </w:r>
      <w:r w:rsidR="009C7A7A" w:rsidRPr="00CD067C">
        <w:rPr>
          <w:rtl/>
        </w:rPr>
        <w:t xml:space="preserve">ארקדי </w:t>
      </w:r>
      <w:bookmarkStart w:id="145" w:name="_Hlk505864580"/>
      <w:r w:rsidR="009C7A7A">
        <w:rPr>
          <w:rFonts w:hint="cs"/>
          <w:rtl/>
        </w:rPr>
        <w:t xml:space="preserve">שלף את אחד התקליטים המקוריים היחידים שהיו ברשותם. הוא </w:t>
      </w:r>
      <w:bookmarkEnd w:id="145"/>
      <w:r w:rsidR="009C7A7A" w:rsidRPr="00CD067C">
        <w:rPr>
          <w:rtl/>
        </w:rPr>
        <w:t>הוציא א</w:t>
      </w:r>
      <w:r w:rsidR="009C7A7A">
        <w:rPr>
          <w:rFonts w:hint="cs"/>
          <w:rtl/>
        </w:rPr>
        <w:t>ו</w:t>
      </w:r>
      <w:r w:rsidR="009C7A7A" w:rsidRPr="00CD067C">
        <w:rPr>
          <w:rtl/>
        </w:rPr>
        <w:t>ת</w:t>
      </w:r>
      <w:r w:rsidR="009C7A7A">
        <w:rPr>
          <w:rFonts w:hint="cs"/>
          <w:rtl/>
        </w:rPr>
        <w:t>ו</w:t>
      </w:r>
      <w:r w:rsidR="009C7A7A" w:rsidRPr="00CD067C">
        <w:rPr>
          <w:rtl/>
        </w:rPr>
        <w:t xml:space="preserve"> בזהירות </w:t>
      </w:r>
      <w:r w:rsidR="009C7A7A">
        <w:rPr>
          <w:rFonts w:hint="cs"/>
          <w:rtl/>
        </w:rPr>
        <w:t xml:space="preserve">מעטיפתו </w:t>
      </w:r>
      <w:r w:rsidR="009C7A7A" w:rsidRPr="00CD067C">
        <w:rPr>
          <w:rtl/>
        </w:rPr>
        <w:t xml:space="preserve">והניח על הפטיפון. </w:t>
      </w:r>
      <w:bookmarkStart w:id="146" w:name="_Hlk505864550"/>
    </w:p>
    <w:bookmarkEnd w:id="146"/>
    <w:p w14:paraId="1B8761CE" w14:textId="79C17C8B" w:rsidR="004627AB" w:rsidRPr="00CD067C" w:rsidRDefault="004627AB" w:rsidP="00593BC8">
      <w:pPr>
        <w:rPr>
          <w:rtl/>
        </w:rPr>
      </w:pPr>
      <w:r w:rsidRPr="00CD067C">
        <w:rPr>
          <w:rtl/>
        </w:rPr>
        <w:t>"איך אמרת קוראים הצגה?"</w:t>
      </w:r>
    </w:p>
    <w:p w14:paraId="33BFCA5E" w14:textId="234B2368" w:rsidR="004627AB" w:rsidRPr="00CD067C" w:rsidRDefault="004627AB" w:rsidP="00250000">
      <w:pPr>
        <w:rPr>
          <w:rtl/>
        </w:rPr>
      </w:pPr>
      <w:r w:rsidRPr="00CD067C">
        <w:rPr>
          <w:rtl/>
        </w:rPr>
        <w:t>"</w:t>
      </w:r>
      <w:r w:rsidR="00E40CD2">
        <w:rPr>
          <w:rFonts w:hint="cs"/>
          <w:rtl/>
        </w:rPr>
        <w:t xml:space="preserve">זה </w:t>
      </w:r>
      <w:r w:rsidR="00593BC8">
        <w:rPr>
          <w:rFonts w:hint="cs"/>
          <w:rtl/>
        </w:rPr>
        <w:t xml:space="preserve">נקרא </w:t>
      </w:r>
      <w:r w:rsidRPr="00CD067C">
        <w:rPr>
          <w:rtl/>
        </w:rPr>
        <w:t>חו</w:t>
      </w:r>
      <w:r w:rsidR="00991B64">
        <w:rPr>
          <w:rFonts w:hint="cs"/>
          <w:rtl/>
        </w:rPr>
        <w:t>ו</w:t>
      </w:r>
      <w:r w:rsidRPr="00CD067C">
        <w:rPr>
          <w:rtl/>
        </w:rPr>
        <w:t xml:space="preserve">ה ועודד </w:t>
      </w:r>
      <w:r w:rsidRPr="00CD067C">
        <w:rPr>
          <w:rFonts w:hint="cs"/>
          <w:rtl/>
        </w:rPr>
        <w:t>בארץ הקסמים</w:t>
      </w:r>
      <w:r w:rsidRPr="00CD067C">
        <w:rPr>
          <w:rtl/>
        </w:rPr>
        <w:t>."</w:t>
      </w:r>
    </w:p>
    <w:p w14:paraId="54838494" w14:textId="5ECBC515" w:rsidR="009C7A7A" w:rsidRDefault="004627AB" w:rsidP="00D57517">
      <w:pPr>
        <w:rPr>
          <w:rFonts w:cs="Times New Roman"/>
          <w:rtl/>
        </w:rPr>
      </w:pPr>
      <w:r w:rsidRPr="00CD067C">
        <w:rPr>
          <w:rtl/>
        </w:rPr>
        <w:t>ענני אבק מחניקים</w:t>
      </w:r>
      <w:r w:rsidR="0022222E">
        <w:rPr>
          <w:rFonts w:hint="cs"/>
          <w:rtl/>
        </w:rPr>
        <w:t xml:space="preserve"> </w:t>
      </w:r>
      <w:r w:rsidR="00593BC8">
        <w:rPr>
          <w:rFonts w:hint="cs"/>
          <w:rtl/>
        </w:rPr>
        <w:t>התרוממו</w:t>
      </w:r>
      <w:r w:rsidR="0022222E">
        <w:rPr>
          <w:rFonts w:hint="cs"/>
          <w:rtl/>
        </w:rPr>
        <w:t xml:space="preserve"> מהספה כש</w:t>
      </w:r>
      <w:r w:rsidR="00593BC8">
        <w:rPr>
          <w:rFonts w:hint="cs"/>
          <w:rtl/>
        </w:rPr>
        <w:t xml:space="preserve">אלכס </w:t>
      </w:r>
      <w:r w:rsidR="0022222E">
        <w:rPr>
          <w:rFonts w:hint="cs"/>
          <w:rtl/>
        </w:rPr>
        <w:t>התי</w:t>
      </w:r>
      <w:r w:rsidR="00593BC8">
        <w:rPr>
          <w:rFonts w:hint="cs"/>
          <w:rtl/>
        </w:rPr>
        <w:t>י</w:t>
      </w:r>
      <w:r w:rsidR="0022222E">
        <w:rPr>
          <w:rFonts w:hint="cs"/>
          <w:rtl/>
        </w:rPr>
        <w:t>שב עליה</w:t>
      </w:r>
      <w:r w:rsidR="006F2519" w:rsidRPr="006F2519">
        <w:rPr>
          <w:rtl/>
        </w:rPr>
        <w:t xml:space="preserve">. </w:t>
      </w:r>
      <w:r w:rsidR="009C7A7A" w:rsidRPr="009C7A7A">
        <w:rPr>
          <w:rFonts w:cs="Times New Roman"/>
          <w:rtl/>
        </w:rPr>
        <w:t>חרף האגרנות המופרזת ששרתה על הבית, מלבד שני גובלנים דהויים וממוסגרים קירות הסלון היו ע</w:t>
      </w:r>
      <w:r w:rsidR="00991B64">
        <w:rPr>
          <w:rFonts w:cs="Times New Roman" w:hint="cs"/>
          <w:rtl/>
        </w:rPr>
        <w:t>י</w:t>
      </w:r>
      <w:r w:rsidR="009C7A7A" w:rsidRPr="009C7A7A">
        <w:rPr>
          <w:rFonts w:cs="Times New Roman"/>
          <w:rtl/>
        </w:rPr>
        <w:t xml:space="preserve">רומים. </w:t>
      </w:r>
    </w:p>
    <w:p w14:paraId="47BF02D1" w14:textId="6A5BEFFC" w:rsidR="00970AEC" w:rsidRDefault="006F2519" w:rsidP="00D57517">
      <w:pPr>
        <w:rPr>
          <w:rtl/>
        </w:rPr>
      </w:pPr>
      <w:r w:rsidRPr="006F2519">
        <w:rPr>
          <w:rtl/>
        </w:rPr>
        <w:t>ארקדי המהם את מיל</w:t>
      </w:r>
      <w:r w:rsidR="00827115">
        <w:rPr>
          <w:rFonts w:hint="cs"/>
          <w:rtl/>
        </w:rPr>
        <w:t>ות ה</w:t>
      </w:r>
      <w:r w:rsidR="0022222E">
        <w:rPr>
          <w:rFonts w:hint="cs"/>
          <w:rtl/>
        </w:rPr>
        <w:t>שיר מהתקליט</w:t>
      </w:r>
      <w:r w:rsidRPr="006F2519">
        <w:rPr>
          <w:rtl/>
        </w:rPr>
        <w:t>, ואלכס חיפש לעצמו תנוחה שתכאיב פחות לזרועו המגובסת.</w:t>
      </w:r>
      <w:bookmarkStart w:id="147" w:name="_Hlk505864624"/>
      <w:r w:rsidR="00156E86">
        <w:rPr>
          <w:rFonts w:hint="cs"/>
          <w:rtl/>
        </w:rPr>
        <w:t xml:space="preserve"> </w:t>
      </w:r>
      <w:r w:rsidR="00763351">
        <w:rPr>
          <w:rFonts w:hint="cs"/>
          <w:rtl/>
        </w:rPr>
        <w:t xml:space="preserve">[חייבים פה עוד תיאור </w:t>
      </w:r>
      <w:r w:rsidR="00763351">
        <w:t>endearing</w:t>
      </w:r>
      <w:r w:rsidR="00763351">
        <w:rPr>
          <w:rFonts w:hint="cs"/>
          <w:rtl/>
        </w:rPr>
        <w:t xml:space="preserve"> של אלכס </w:t>
      </w:r>
      <w:r w:rsidR="00763351">
        <w:rPr>
          <w:rtl/>
        </w:rPr>
        <w:t>–</w:t>
      </w:r>
      <w:r w:rsidR="00763351">
        <w:rPr>
          <w:rFonts w:hint="cs"/>
          <w:rtl/>
        </w:rPr>
        <w:t xml:space="preserve"> כמה הוא שברירי ויפה</w:t>
      </w:r>
      <w:r w:rsidR="00D57517">
        <w:rPr>
          <w:rFonts w:hint="cs"/>
          <w:rtl/>
        </w:rPr>
        <w:t xml:space="preserve"> רק באותו בוקר הגוף הרך שלו נתקע בזיז, ננעץ בתיל.</w:t>
      </w:r>
      <w:r w:rsidR="00827115">
        <w:rPr>
          <w:rFonts w:hint="cs"/>
          <w:rtl/>
        </w:rPr>
        <w:t>]</w:t>
      </w:r>
      <w:r w:rsidR="00D57517">
        <w:rPr>
          <w:rFonts w:hint="cs"/>
          <w:rtl/>
        </w:rPr>
        <w:t xml:space="preserve"> </w:t>
      </w:r>
      <w:r w:rsidR="00991B64">
        <w:rPr>
          <w:rFonts w:hint="cs"/>
          <w:rtl/>
        </w:rPr>
        <w:t>אי</w:t>
      </w:r>
      <w:r w:rsidR="00D57517">
        <w:rPr>
          <w:rFonts w:hint="cs"/>
          <w:rtl/>
        </w:rPr>
        <w:t xml:space="preserve">לו </w:t>
      </w:r>
      <w:r w:rsidR="00E6418B">
        <w:rPr>
          <w:rFonts w:hint="cs"/>
          <w:rtl/>
        </w:rPr>
        <w:t xml:space="preserve">לא כאבה </w:t>
      </w:r>
      <w:r w:rsidR="00F97A34">
        <w:rPr>
          <w:rFonts w:hint="cs"/>
          <w:rtl/>
        </w:rPr>
        <w:t>כל כך</w:t>
      </w:r>
      <w:r w:rsidR="00827115">
        <w:rPr>
          <w:rFonts w:hint="cs"/>
          <w:rtl/>
        </w:rPr>
        <w:t xml:space="preserve"> </w:t>
      </w:r>
      <w:r w:rsidR="00D57517">
        <w:rPr>
          <w:rFonts w:hint="cs"/>
          <w:rtl/>
        </w:rPr>
        <w:t>זרועו השבורה, היה מסוגל לחוש בע</w:t>
      </w:r>
      <w:r w:rsidR="00B14B52">
        <w:rPr>
          <w:rFonts w:hint="cs"/>
          <w:rtl/>
        </w:rPr>
        <w:t>ו</w:t>
      </w:r>
      <w:r w:rsidR="00D57517">
        <w:rPr>
          <w:rFonts w:hint="cs"/>
          <w:rtl/>
        </w:rPr>
        <w:t>צמת האגרוף בסרעפת</w:t>
      </w:r>
      <w:r w:rsidR="00D57517" w:rsidRPr="00CD067C">
        <w:rPr>
          <w:rtl/>
        </w:rPr>
        <w:t>.</w:t>
      </w:r>
      <w:bookmarkEnd w:id="147"/>
    </w:p>
    <w:p w14:paraId="6CE19600" w14:textId="4A5492B7" w:rsidR="00970AEC" w:rsidRPr="006F2519" w:rsidRDefault="00827115" w:rsidP="00827115">
      <w:pPr>
        <w:rPr>
          <w:rtl/>
        </w:rPr>
      </w:pPr>
      <w:bookmarkStart w:id="148" w:name="_Hlk527030443"/>
      <w:r w:rsidRPr="006F2519">
        <w:rPr>
          <w:rtl/>
        </w:rPr>
        <w:t>"א</w:t>
      </w:r>
      <w:r>
        <w:rPr>
          <w:rtl/>
        </w:rPr>
        <w:t xml:space="preserve">ני רוצה לגזור לך את הקוקו," </w:t>
      </w:r>
      <w:r>
        <w:rPr>
          <w:rFonts w:hint="cs"/>
          <w:rtl/>
        </w:rPr>
        <w:t xml:space="preserve">ארקדי אמר בהפוגה בין </w:t>
      </w:r>
      <w:r w:rsidR="009C7A7A">
        <w:rPr>
          <w:rFonts w:hint="cs"/>
          <w:rtl/>
        </w:rPr>
        <w:t>ה</w:t>
      </w:r>
      <w:r>
        <w:rPr>
          <w:rFonts w:hint="cs"/>
          <w:rtl/>
        </w:rPr>
        <w:t>שירי</w:t>
      </w:r>
      <w:r w:rsidR="009C7A7A">
        <w:rPr>
          <w:rFonts w:hint="cs"/>
          <w:rtl/>
        </w:rPr>
        <w:t>ם</w:t>
      </w:r>
      <w:r>
        <w:rPr>
          <w:rFonts w:hint="cs"/>
          <w:rtl/>
        </w:rPr>
        <w:t xml:space="preserve">. </w:t>
      </w:r>
      <w:r w:rsidR="00880DE7">
        <w:rPr>
          <w:rFonts w:hint="cs"/>
          <w:rtl/>
        </w:rPr>
        <w:t>יותר מכ</w:t>
      </w:r>
      <w:r w:rsidR="00991B64">
        <w:rPr>
          <w:rFonts w:hint="cs"/>
          <w:rtl/>
        </w:rPr>
        <w:t>ו</w:t>
      </w:r>
      <w:r w:rsidR="00880DE7">
        <w:rPr>
          <w:rFonts w:hint="cs"/>
          <w:rtl/>
        </w:rPr>
        <w:t xml:space="preserve">ל רצה </w:t>
      </w:r>
      <w:r w:rsidR="00970AEC">
        <w:rPr>
          <w:rFonts w:hint="cs"/>
          <w:rtl/>
        </w:rPr>
        <w:t xml:space="preserve">לשחוט את אלכס </w:t>
      </w:r>
      <w:r w:rsidR="000A6836">
        <w:rPr>
          <w:rFonts w:hint="cs"/>
          <w:rtl/>
        </w:rPr>
        <w:t xml:space="preserve">בו </w:t>
      </w:r>
      <w:r w:rsidR="00970AEC">
        <w:rPr>
          <w:rFonts w:hint="cs"/>
          <w:rtl/>
        </w:rPr>
        <w:t xml:space="preserve">במקום, אפילו </w:t>
      </w:r>
      <w:r w:rsidR="00D57517">
        <w:rPr>
          <w:rFonts w:hint="cs"/>
          <w:rtl/>
        </w:rPr>
        <w:t>ת</w:t>
      </w:r>
      <w:r w:rsidR="00EE7F92">
        <w:rPr>
          <w:rFonts w:hint="cs"/>
          <w:rtl/>
        </w:rPr>
        <w:t>וצ</w:t>
      </w:r>
      <w:r w:rsidR="00D57517">
        <w:rPr>
          <w:rFonts w:hint="cs"/>
          <w:rtl/>
        </w:rPr>
        <w:t>ף</w:t>
      </w:r>
      <w:r w:rsidR="00970AEC">
        <w:rPr>
          <w:rFonts w:hint="cs"/>
          <w:rtl/>
        </w:rPr>
        <w:t xml:space="preserve"> כל </w:t>
      </w:r>
      <w:r w:rsidR="000A6836">
        <w:rPr>
          <w:rFonts w:hint="cs"/>
          <w:rtl/>
        </w:rPr>
        <w:t>הדירה</w:t>
      </w:r>
      <w:r w:rsidR="00970AEC">
        <w:rPr>
          <w:rFonts w:hint="cs"/>
          <w:rtl/>
        </w:rPr>
        <w:t xml:space="preserve"> בדם,</w:t>
      </w:r>
      <w:r w:rsidR="00880DE7">
        <w:rPr>
          <w:rFonts w:hint="cs"/>
          <w:rtl/>
        </w:rPr>
        <w:t xml:space="preserve"> אבל לא ניתן לחיות בעולם שאין בו אלכס</w:t>
      </w:r>
      <w:r w:rsidR="009C7A7A">
        <w:rPr>
          <w:rFonts w:hint="cs"/>
          <w:rtl/>
        </w:rPr>
        <w:t>.</w:t>
      </w:r>
      <w:r w:rsidR="00970AEC">
        <w:rPr>
          <w:rFonts w:hint="cs"/>
          <w:rtl/>
        </w:rPr>
        <w:t xml:space="preserve"> </w:t>
      </w:r>
      <w:r w:rsidR="0054301F">
        <w:rPr>
          <w:rFonts w:hint="cs"/>
          <w:rtl/>
        </w:rPr>
        <w:t xml:space="preserve">הוא </w:t>
      </w:r>
      <w:r w:rsidR="00F41E2D">
        <w:rPr>
          <w:rFonts w:hint="cs"/>
          <w:rtl/>
        </w:rPr>
        <w:t>יסתפק בכך ש</w:t>
      </w:r>
      <w:r w:rsidR="00880DE7">
        <w:rPr>
          <w:rFonts w:hint="cs"/>
          <w:rtl/>
        </w:rPr>
        <w:t>י</w:t>
      </w:r>
      <w:r w:rsidR="00970AEC">
        <w:rPr>
          <w:rFonts w:hint="cs"/>
          <w:rtl/>
        </w:rPr>
        <w:t>חנוק כל תכונה מלאכית ש</w:t>
      </w:r>
      <w:r w:rsidR="00880DE7">
        <w:rPr>
          <w:rFonts w:hint="cs"/>
          <w:rtl/>
        </w:rPr>
        <w:t xml:space="preserve">עדיין </w:t>
      </w:r>
      <w:r w:rsidR="00D57517">
        <w:rPr>
          <w:rFonts w:hint="cs"/>
          <w:rtl/>
        </w:rPr>
        <w:t xml:space="preserve">נותרה </w:t>
      </w:r>
      <w:r w:rsidR="00970AEC">
        <w:rPr>
          <w:rFonts w:hint="cs"/>
          <w:rtl/>
        </w:rPr>
        <w:t>בו.</w:t>
      </w:r>
    </w:p>
    <w:p w14:paraId="78261AC7" w14:textId="08D5D7B0" w:rsidR="006F2519" w:rsidRPr="006F2519" w:rsidRDefault="007C2911" w:rsidP="00347D75">
      <w:pPr>
        <w:rPr>
          <w:rtl/>
        </w:rPr>
      </w:pPr>
      <w:bookmarkStart w:id="149" w:name="_Hlk503032914"/>
      <w:bookmarkEnd w:id="148"/>
      <w:r w:rsidRPr="00094A9E">
        <w:rPr>
          <w:rFonts w:cs="Times New Roman"/>
          <w:rtl/>
        </w:rPr>
        <w:t xml:space="preserve">אלכס </w:t>
      </w:r>
      <w:r w:rsidR="0054301F">
        <w:rPr>
          <w:rFonts w:cs="Times New Roman" w:hint="cs"/>
          <w:rtl/>
        </w:rPr>
        <w:t>[</w:t>
      </w:r>
      <w:r w:rsidRPr="00094A9E">
        <w:rPr>
          <w:rFonts w:cs="Times New Roman"/>
          <w:rtl/>
        </w:rPr>
        <w:t xml:space="preserve">התכוון לגדל את </w:t>
      </w:r>
      <w:r w:rsidR="003B2198">
        <w:rPr>
          <w:rFonts w:cs="Times New Roman"/>
          <w:rtl/>
        </w:rPr>
        <w:t>שערו</w:t>
      </w:r>
      <w:r w:rsidRPr="00094A9E">
        <w:rPr>
          <w:rFonts w:cs="Times New Roman"/>
          <w:rtl/>
        </w:rPr>
        <w:t xml:space="preserve"> אפילו עד למותן ל</w:t>
      </w:r>
      <w:r w:rsidR="00E6418B" w:rsidRPr="00094A9E">
        <w:rPr>
          <w:rFonts w:cs="Times New Roman" w:hint="eastAsia"/>
          <w:rtl/>
        </w:rPr>
        <w:t>שם</w:t>
      </w:r>
      <w:r w:rsidR="00E6418B" w:rsidRPr="00094A9E">
        <w:rPr>
          <w:rFonts w:cs="Times New Roman"/>
          <w:rtl/>
        </w:rPr>
        <w:t xml:space="preserve"> </w:t>
      </w:r>
      <w:r w:rsidRPr="00094A9E">
        <w:rPr>
          <w:rFonts w:cs="Times New Roman"/>
          <w:rtl/>
        </w:rPr>
        <w:t>תרו</w:t>
      </w:r>
      <w:r w:rsidR="00D57517" w:rsidRPr="00094A9E">
        <w:rPr>
          <w:rFonts w:cs="Times New Roman" w:hint="eastAsia"/>
          <w:rtl/>
        </w:rPr>
        <w:t>מה</w:t>
      </w:r>
      <w:r w:rsidRPr="00094A9E">
        <w:rPr>
          <w:rFonts w:cs="Times New Roman"/>
          <w:rtl/>
        </w:rPr>
        <w:t xml:space="preserve">, אבל </w:t>
      </w:r>
      <w:r w:rsidR="00E6418B" w:rsidRPr="00094A9E">
        <w:rPr>
          <w:rFonts w:cs="Times New Roman" w:hint="eastAsia"/>
          <w:rtl/>
        </w:rPr>
        <w:t>לאחרונה</w:t>
      </w:r>
      <w:r w:rsidRPr="00094A9E">
        <w:rPr>
          <w:rFonts w:cs="Times New Roman"/>
          <w:rtl/>
        </w:rPr>
        <w:t xml:space="preserve"> נודע לו שהשעות הארוכות ב</w:t>
      </w:r>
      <w:r w:rsidR="00E6418B" w:rsidRPr="00094A9E">
        <w:rPr>
          <w:rFonts w:cs="Times New Roman" w:hint="eastAsia"/>
          <w:rtl/>
        </w:rPr>
        <w:t>מי</w:t>
      </w:r>
      <w:r w:rsidR="00E6418B" w:rsidRPr="00094A9E">
        <w:rPr>
          <w:rFonts w:cs="Times New Roman"/>
          <w:rtl/>
        </w:rPr>
        <w:t xml:space="preserve"> </w:t>
      </w:r>
      <w:r w:rsidR="00E6418B" w:rsidRPr="00094A9E">
        <w:rPr>
          <w:rFonts w:cs="Times New Roman" w:hint="eastAsia"/>
          <w:rtl/>
        </w:rPr>
        <w:t>הכלור</w:t>
      </w:r>
      <w:r w:rsidR="00E6418B" w:rsidRPr="00094A9E">
        <w:rPr>
          <w:rFonts w:cs="Times New Roman"/>
          <w:rtl/>
        </w:rPr>
        <w:t xml:space="preserve"> </w:t>
      </w:r>
      <w:r w:rsidR="00E6418B" w:rsidRPr="00094A9E">
        <w:rPr>
          <w:rFonts w:cs="Times New Roman" w:hint="eastAsia"/>
          <w:rtl/>
        </w:rPr>
        <w:t>ב</w:t>
      </w:r>
      <w:r w:rsidRPr="00094A9E">
        <w:rPr>
          <w:rFonts w:cs="Times New Roman"/>
          <w:rtl/>
        </w:rPr>
        <w:t>בריכה הורסות את</w:t>
      </w:r>
      <w:r w:rsidR="00E6418B" w:rsidRPr="00094A9E">
        <w:rPr>
          <w:rFonts w:cs="Times New Roman"/>
          <w:rtl/>
        </w:rPr>
        <w:t xml:space="preserve"> השיער</w:t>
      </w:r>
      <w:r w:rsidRPr="00094A9E">
        <w:rPr>
          <w:rFonts w:cs="Times New Roman"/>
          <w:rtl/>
        </w:rPr>
        <w:t xml:space="preserve"> ללא תקנה, ולא </w:t>
      </w:r>
      <w:r w:rsidR="00603A06" w:rsidRPr="00094A9E">
        <w:rPr>
          <w:rFonts w:cs="Times New Roman" w:hint="eastAsia"/>
          <w:rtl/>
        </w:rPr>
        <w:t>ניתן</w:t>
      </w:r>
      <w:r w:rsidR="00603A06" w:rsidRPr="00094A9E">
        <w:rPr>
          <w:rFonts w:cs="Times New Roman"/>
          <w:rtl/>
        </w:rPr>
        <w:t xml:space="preserve"> </w:t>
      </w:r>
      <w:r w:rsidRPr="00094A9E">
        <w:rPr>
          <w:rFonts w:cs="Times New Roman"/>
          <w:rtl/>
        </w:rPr>
        <w:t xml:space="preserve">יהיה </w:t>
      </w:r>
      <w:r w:rsidR="00603A06" w:rsidRPr="00094A9E">
        <w:rPr>
          <w:rFonts w:cs="Times New Roman" w:hint="eastAsia"/>
          <w:rtl/>
        </w:rPr>
        <w:t>לייצר</w:t>
      </w:r>
      <w:r w:rsidR="00603A06" w:rsidRPr="00094A9E">
        <w:rPr>
          <w:rFonts w:cs="Times New Roman"/>
          <w:rtl/>
        </w:rPr>
        <w:t xml:space="preserve"> ממנו פאות לילדים חולי סרטן. </w:t>
      </w:r>
      <w:r w:rsidR="00E6418B" w:rsidRPr="00094A9E">
        <w:rPr>
          <w:rFonts w:cs="Times New Roman" w:hint="eastAsia"/>
          <w:rtl/>
        </w:rPr>
        <w:t>ובנוגע</w:t>
      </w:r>
      <w:r w:rsidR="00E6418B" w:rsidRPr="00094A9E">
        <w:rPr>
          <w:rFonts w:cs="Times New Roman"/>
          <w:rtl/>
        </w:rPr>
        <w:t xml:space="preserve"> להצעותיו של ארקדי,</w:t>
      </w:r>
      <w:r w:rsidR="009564E3">
        <w:rPr>
          <w:rFonts w:cs="Times New Roman"/>
          <w:highlight w:val="yellow"/>
          <w:rtl/>
        </w:rPr>
        <w:t xml:space="preserve"> </w:t>
      </w:r>
      <w:r w:rsidR="00E6418B" w:rsidRPr="00094A9E">
        <w:rPr>
          <w:rFonts w:cs="Times New Roman"/>
          <w:rtl/>
        </w:rPr>
        <w:lastRenderedPageBreak/>
        <w:t>כבר</w:t>
      </w:r>
      <w:r w:rsidR="00603A06" w:rsidRPr="00094A9E">
        <w:rPr>
          <w:rFonts w:cs="Times New Roman"/>
          <w:rtl/>
        </w:rPr>
        <w:t xml:space="preserve"> מזמן גילה שיסכים לכ</w:t>
      </w:r>
      <w:r w:rsidR="00E6418B" w:rsidRPr="00094A9E">
        <w:rPr>
          <w:rFonts w:cs="Times New Roman" w:hint="eastAsia"/>
          <w:rtl/>
        </w:rPr>
        <w:t>ו</w:t>
      </w:r>
      <w:r w:rsidR="00603A06" w:rsidRPr="00094A9E">
        <w:rPr>
          <w:rFonts w:cs="Times New Roman" w:hint="eastAsia"/>
          <w:rtl/>
        </w:rPr>
        <w:t>ל</w:t>
      </w:r>
      <w:r w:rsidR="00E6418B" w:rsidRPr="00094A9E">
        <w:rPr>
          <w:rFonts w:cs="Times New Roman" w:hint="eastAsia"/>
          <w:rtl/>
        </w:rPr>
        <w:t>ן</w:t>
      </w:r>
      <w:r w:rsidR="00603A06" w:rsidRPr="00094A9E">
        <w:rPr>
          <w:rFonts w:cs="Times New Roman"/>
          <w:rtl/>
        </w:rPr>
        <w:t xml:space="preserve">, </w:t>
      </w:r>
      <w:r w:rsidR="00603A06" w:rsidRPr="00094A9E">
        <w:rPr>
          <w:rFonts w:cs="Times New Roman" w:hint="eastAsia"/>
          <w:rtl/>
        </w:rPr>
        <w:t>וקיווה</w:t>
      </w:r>
      <w:r w:rsidR="00603A06" w:rsidRPr="00094A9E">
        <w:rPr>
          <w:rFonts w:cs="Times New Roman"/>
          <w:rtl/>
        </w:rPr>
        <w:t xml:space="preserve"> </w:t>
      </w:r>
      <w:r w:rsidR="00603A06" w:rsidRPr="00094A9E">
        <w:rPr>
          <w:rFonts w:cs="Times New Roman" w:hint="eastAsia"/>
          <w:rtl/>
        </w:rPr>
        <w:t>שיהיו</w:t>
      </w:r>
      <w:r w:rsidR="00603A06" w:rsidRPr="00094A9E">
        <w:rPr>
          <w:rFonts w:cs="Times New Roman"/>
          <w:rtl/>
        </w:rPr>
        <w:t xml:space="preserve"> </w:t>
      </w:r>
      <w:r w:rsidR="00603A06" w:rsidRPr="00094A9E">
        <w:rPr>
          <w:rFonts w:cs="Times New Roman" w:hint="eastAsia"/>
          <w:rtl/>
        </w:rPr>
        <w:t>מופרכות</w:t>
      </w:r>
      <w:r w:rsidR="00603A06" w:rsidRPr="00094A9E">
        <w:rPr>
          <w:rFonts w:cs="Times New Roman"/>
          <w:rtl/>
        </w:rPr>
        <w:t xml:space="preserve"> </w:t>
      </w:r>
      <w:r w:rsidR="00603A06" w:rsidRPr="00094A9E">
        <w:rPr>
          <w:rFonts w:cs="Times New Roman" w:hint="eastAsia"/>
          <w:rtl/>
        </w:rPr>
        <w:t>ומסוכנות</w:t>
      </w:r>
      <w:r w:rsidR="00603A06" w:rsidRPr="00094A9E">
        <w:rPr>
          <w:rFonts w:cs="Times New Roman"/>
          <w:rtl/>
        </w:rPr>
        <w:t xml:space="preserve"> </w:t>
      </w:r>
      <w:r w:rsidR="00603A06" w:rsidRPr="00094A9E">
        <w:rPr>
          <w:rFonts w:cs="Times New Roman" w:hint="eastAsia"/>
          <w:rtl/>
        </w:rPr>
        <w:t>ככל</w:t>
      </w:r>
      <w:r w:rsidR="00603A06" w:rsidRPr="00094A9E">
        <w:rPr>
          <w:rFonts w:cs="Times New Roman"/>
          <w:rtl/>
        </w:rPr>
        <w:t xml:space="preserve"> </w:t>
      </w:r>
      <w:r w:rsidR="00603A06" w:rsidRPr="00094A9E">
        <w:rPr>
          <w:rFonts w:cs="Times New Roman" w:hint="eastAsia"/>
          <w:rtl/>
        </w:rPr>
        <w:t>האפשר</w:t>
      </w:r>
      <w:r w:rsidR="00603A06" w:rsidRPr="00094A9E">
        <w:rPr>
          <w:rFonts w:cs="Times New Roman"/>
          <w:rtl/>
        </w:rPr>
        <w:t>.</w:t>
      </w:r>
      <w:r w:rsidRPr="00094A9E">
        <w:rPr>
          <w:rFonts w:cs="Times New Roman"/>
          <w:rtl/>
        </w:rPr>
        <w:t xml:space="preserve"> </w:t>
      </w:r>
      <w:r w:rsidR="00D57517" w:rsidRPr="00094A9E">
        <w:rPr>
          <w:rFonts w:cs="Times New Roman" w:hint="eastAsia"/>
          <w:rtl/>
        </w:rPr>
        <w:t>על</w:t>
      </w:r>
      <w:r w:rsidR="00603A06" w:rsidRPr="00094A9E">
        <w:rPr>
          <w:rFonts w:cs="Times New Roman"/>
          <w:rtl/>
        </w:rPr>
        <w:t xml:space="preserve"> </w:t>
      </w:r>
      <w:bookmarkStart w:id="150" w:name="_Hlk505864906"/>
      <w:r w:rsidR="007007BA" w:rsidRPr="00094A9E">
        <w:rPr>
          <w:rFonts w:cs="Times New Roman" w:hint="eastAsia"/>
          <w:rtl/>
        </w:rPr>
        <w:t>תספורת</w:t>
      </w:r>
      <w:r w:rsidR="00D57517" w:rsidRPr="00094A9E">
        <w:rPr>
          <w:rFonts w:cs="Times New Roman"/>
          <w:rtl/>
        </w:rPr>
        <w:t xml:space="preserve"> אין צורך לחשוב פעמיים</w:t>
      </w:r>
      <w:bookmarkEnd w:id="150"/>
      <w:r w:rsidR="00603A06" w:rsidRPr="00094A9E">
        <w:rPr>
          <w:rFonts w:cs="Times New Roman"/>
          <w:rtl/>
        </w:rPr>
        <w:t>.</w:t>
      </w:r>
      <w:r w:rsidR="00603A06">
        <w:rPr>
          <w:rFonts w:cs="Times New Roman" w:hint="cs"/>
          <w:rtl/>
        </w:rPr>
        <w:t xml:space="preserve"> </w:t>
      </w:r>
      <w:r>
        <w:rPr>
          <w:rFonts w:cs="Times New Roman" w:hint="cs"/>
          <w:rtl/>
        </w:rPr>
        <w:t>הוא</w:t>
      </w:r>
      <w:r w:rsidR="0054301F">
        <w:rPr>
          <w:rFonts w:cs="Times New Roman" w:hint="cs"/>
          <w:rtl/>
        </w:rPr>
        <w:t>]</w:t>
      </w:r>
      <w:r>
        <w:rPr>
          <w:rFonts w:cs="Times New Roman" w:hint="cs"/>
          <w:rtl/>
        </w:rPr>
        <w:t xml:space="preserve"> ניסה להתרומם,</w:t>
      </w:r>
      <w:bookmarkEnd w:id="149"/>
      <w:r w:rsidR="006F2519" w:rsidRPr="006F2519">
        <w:rPr>
          <w:rtl/>
        </w:rPr>
        <w:t xml:space="preserve"> </w:t>
      </w:r>
      <w:r w:rsidR="006468CC">
        <w:rPr>
          <w:rFonts w:hint="cs"/>
          <w:rtl/>
        </w:rPr>
        <w:t>[יסכים ל</w:t>
      </w:r>
      <w:r w:rsidR="00483BB1">
        <w:rPr>
          <w:rFonts w:hint="cs"/>
          <w:rtl/>
        </w:rPr>
        <w:t>הכול</w:t>
      </w:r>
      <w:r w:rsidR="006468CC">
        <w:rPr>
          <w:rFonts w:hint="cs"/>
          <w:rtl/>
        </w:rPr>
        <w:t>, לכן הוא לא מרגיש שיש בכלל מקום להגיד באופן מפורש שהוא מסכים]</w:t>
      </w:r>
      <w:r w:rsidR="009C4A47">
        <w:rPr>
          <w:rFonts w:hint="cs"/>
          <w:rtl/>
        </w:rPr>
        <w:t xml:space="preserve"> </w:t>
      </w:r>
      <w:r w:rsidR="00521776">
        <w:rPr>
          <w:rFonts w:hint="cs"/>
          <w:rtl/>
        </w:rPr>
        <w:t xml:space="preserve">נשען בכבדות </w:t>
      </w:r>
      <w:r w:rsidR="006F2519" w:rsidRPr="006F2519">
        <w:rPr>
          <w:rtl/>
        </w:rPr>
        <w:t>על מפית רקומה מוכתמת שעיטרה שולחן צדדי.</w:t>
      </w:r>
    </w:p>
    <w:p w14:paraId="68DE38A8" w14:textId="3E400878" w:rsidR="006F2519" w:rsidRPr="006F2519" w:rsidRDefault="006F2519" w:rsidP="00162CC8">
      <w:pPr>
        <w:rPr>
          <w:rtl/>
        </w:rPr>
      </w:pPr>
      <w:r w:rsidRPr="006F2519">
        <w:rPr>
          <w:rtl/>
        </w:rPr>
        <w:t>"</w:t>
      </w:r>
      <w:r w:rsidR="00250A82">
        <w:rPr>
          <w:rtl/>
        </w:rPr>
        <w:t>בוא</w:t>
      </w:r>
      <w:r w:rsidRPr="006F2519">
        <w:rPr>
          <w:rtl/>
        </w:rPr>
        <w:t>.</w:t>
      </w:r>
      <w:r w:rsidR="00250A82">
        <w:rPr>
          <w:rFonts w:hint="cs"/>
          <w:rtl/>
        </w:rPr>
        <w:t xml:space="preserve"> לאט</w:t>
      </w:r>
      <w:r w:rsidR="00991B64">
        <w:rPr>
          <w:rFonts w:hint="cs"/>
          <w:rtl/>
        </w:rPr>
        <w:t>-</w:t>
      </w:r>
      <w:r w:rsidR="00250A82">
        <w:rPr>
          <w:rFonts w:hint="cs"/>
          <w:rtl/>
        </w:rPr>
        <w:t>לאט, בוא.</w:t>
      </w:r>
      <w:r w:rsidRPr="006F2519">
        <w:rPr>
          <w:rtl/>
        </w:rPr>
        <w:t>"</w:t>
      </w:r>
      <w:r w:rsidR="0022222E">
        <w:rPr>
          <w:rFonts w:hint="cs"/>
          <w:rtl/>
        </w:rPr>
        <w:t xml:space="preserve"> ארקדי עזר לו ל</w:t>
      </w:r>
      <w:r w:rsidR="009C7A7A">
        <w:rPr>
          <w:rFonts w:hint="cs"/>
          <w:rtl/>
        </w:rPr>
        <w:t>קו</w:t>
      </w:r>
      <w:r w:rsidR="0022222E">
        <w:rPr>
          <w:rFonts w:hint="cs"/>
          <w:rtl/>
        </w:rPr>
        <w:t>ם.</w:t>
      </w:r>
    </w:p>
    <w:p w14:paraId="30306251" w14:textId="27061E08" w:rsidR="004627AB" w:rsidRPr="00CD067C" w:rsidRDefault="006F2519" w:rsidP="00162CC8">
      <w:pPr>
        <w:rPr>
          <w:rtl/>
        </w:rPr>
      </w:pPr>
      <w:r w:rsidRPr="006F2519">
        <w:rPr>
          <w:rtl/>
        </w:rPr>
        <w:t xml:space="preserve">באמבטיה, </w:t>
      </w:r>
      <w:r w:rsidR="00593BC8" w:rsidRPr="006F2519">
        <w:rPr>
          <w:rtl/>
        </w:rPr>
        <w:t>מעל ארון</w:t>
      </w:r>
      <w:r w:rsidR="00593BC8" w:rsidRPr="00CD067C">
        <w:rPr>
          <w:rtl/>
        </w:rPr>
        <w:t xml:space="preserve"> </w:t>
      </w:r>
      <w:r w:rsidR="004C59E0">
        <w:rPr>
          <w:rtl/>
        </w:rPr>
        <w:t>אוויר</w:t>
      </w:r>
      <w:r w:rsidR="00593BC8" w:rsidRPr="006F2519">
        <w:rPr>
          <w:rtl/>
        </w:rPr>
        <w:t xml:space="preserve"> </w:t>
      </w:r>
      <w:r w:rsidR="00593BC8">
        <w:rPr>
          <w:rFonts w:hint="cs"/>
          <w:rtl/>
        </w:rPr>
        <w:t xml:space="preserve">גבוה, </w:t>
      </w:r>
      <w:r w:rsidR="0054301F" w:rsidRPr="006F2519">
        <w:rPr>
          <w:rtl/>
        </w:rPr>
        <w:t xml:space="preserve">ארקדי </w:t>
      </w:r>
      <w:r w:rsidR="0054301F">
        <w:rPr>
          <w:rFonts w:hint="cs"/>
          <w:rtl/>
        </w:rPr>
        <w:t>ג</w:t>
      </w:r>
      <w:r w:rsidR="0054301F" w:rsidRPr="006F2519">
        <w:rPr>
          <w:rtl/>
        </w:rPr>
        <w:t xml:space="preserve">ישש </w:t>
      </w:r>
      <w:r w:rsidR="004627AB" w:rsidRPr="00CD067C">
        <w:rPr>
          <w:rtl/>
        </w:rPr>
        <w:t>בי</w:t>
      </w:r>
      <w:r w:rsidR="004627AB" w:rsidRPr="00CD067C">
        <w:rPr>
          <w:rFonts w:hint="cs"/>
          <w:rtl/>
        </w:rPr>
        <w:t>ן</w:t>
      </w:r>
      <w:r w:rsidR="004627AB" w:rsidRPr="00CD067C">
        <w:rPr>
          <w:rtl/>
        </w:rPr>
        <w:t xml:space="preserve"> בקבוקים גדולים של שמפו</w:t>
      </w:r>
      <w:r w:rsidR="004627AB" w:rsidRPr="00CD067C">
        <w:rPr>
          <w:rFonts w:hint="cs"/>
          <w:rtl/>
        </w:rPr>
        <w:t xml:space="preserve"> ושל</w:t>
      </w:r>
      <w:r w:rsidR="004627AB" w:rsidRPr="00CD067C">
        <w:rPr>
          <w:rtl/>
        </w:rPr>
        <w:t xml:space="preserve"> נוזל </w:t>
      </w:r>
      <w:r w:rsidR="004627AB" w:rsidRPr="00CD067C">
        <w:rPr>
          <w:rFonts w:hint="cs"/>
          <w:rtl/>
        </w:rPr>
        <w:t xml:space="preserve">רב תכליתי </w:t>
      </w:r>
      <w:r w:rsidR="004627AB" w:rsidRPr="00CD067C">
        <w:rPr>
          <w:rtl/>
        </w:rPr>
        <w:t>ל</w:t>
      </w:r>
      <w:r w:rsidR="009C7A7A" w:rsidRPr="009C7A7A">
        <w:rPr>
          <w:rFonts w:cs="Times New Roman"/>
          <w:rtl/>
        </w:rPr>
        <w:t>נ</w:t>
      </w:r>
      <w:r w:rsidR="00991B64">
        <w:rPr>
          <w:rFonts w:cs="Times New Roman" w:hint="cs"/>
          <w:rtl/>
        </w:rPr>
        <w:t>י</w:t>
      </w:r>
      <w:r w:rsidR="009C7A7A" w:rsidRPr="009C7A7A">
        <w:rPr>
          <w:rFonts w:cs="Times New Roman"/>
          <w:rtl/>
        </w:rPr>
        <w:t>קיון</w:t>
      </w:r>
      <w:r w:rsidR="004627AB" w:rsidRPr="00CD067C">
        <w:rPr>
          <w:rtl/>
        </w:rPr>
        <w:t xml:space="preserve"> הבית. הוא הוריד </w:t>
      </w:r>
      <w:r w:rsidR="00E40CD2">
        <w:rPr>
          <w:rFonts w:hint="cs"/>
          <w:rtl/>
        </w:rPr>
        <w:t xml:space="preserve">משם </w:t>
      </w:r>
      <w:r w:rsidR="004627AB" w:rsidRPr="00CD067C">
        <w:rPr>
          <w:rtl/>
        </w:rPr>
        <w:t>מספריים גדולים וכבדים, שנועדו לגזירת עור</w:t>
      </w:r>
      <w:r w:rsidR="005B0642">
        <w:rPr>
          <w:rFonts w:hint="cs"/>
          <w:rtl/>
        </w:rPr>
        <w:t>ות</w:t>
      </w:r>
      <w:r w:rsidR="004627AB" w:rsidRPr="00CD067C">
        <w:rPr>
          <w:rtl/>
        </w:rPr>
        <w:t xml:space="preserve"> ובדים עבים</w:t>
      </w:r>
      <w:r w:rsidR="00CA215E" w:rsidRPr="00CA215E">
        <w:rPr>
          <w:rFonts w:cs="Times New Roman"/>
          <w:rtl/>
        </w:rPr>
        <w:t xml:space="preserve"> </w:t>
      </w:r>
      <w:r w:rsidR="00B14B52">
        <w:rPr>
          <w:rFonts w:cs="Times New Roman" w:hint="cs"/>
          <w:rtl/>
        </w:rPr>
        <w:t>ו</w:t>
      </w:r>
      <w:r w:rsidR="00CA215E" w:rsidRPr="00CA215E">
        <w:rPr>
          <w:rFonts w:cs="Times New Roman"/>
          <w:rtl/>
        </w:rPr>
        <w:t>לביתור חיות קטנות</w:t>
      </w:r>
      <w:r w:rsidR="004627AB" w:rsidRPr="00CD067C">
        <w:rPr>
          <w:rtl/>
        </w:rPr>
        <w:t>.</w:t>
      </w:r>
    </w:p>
    <w:p w14:paraId="4B389CBC" w14:textId="69879250" w:rsidR="004627AB" w:rsidRPr="00CD067C" w:rsidRDefault="004627AB" w:rsidP="000C5F73">
      <w:pPr>
        <w:rPr>
          <w:rtl/>
        </w:rPr>
      </w:pPr>
      <w:r w:rsidRPr="00CD067C">
        <w:rPr>
          <w:rtl/>
        </w:rPr>
        <w:t xml:space="preserve">"שב." </w:t>
      </w:r>
      <w:r w:rsidR="000C5F73">
        <w:rPr>
          <w:rtl/>
        </w:rPr>
        <w:t xml:space="preserve">הוא </w:t>
      </w:r>
      <w:r w:rsidR="000C5F73">
        <w:rPr>
          <w:rFonts w:hint="cs"/>
          <w:rtl/>
        </w:rPr>
        <w:t>פינה</w:t>
      </w:r>
      <w:r w:rsidRPr="00CD067C">
        <w:rPr>
          <w:rtl/>
        </w:rPr>
        <w:t xml:space="preserve"> כמה מגבות משרפרף שעמד בפינה, ואלכס </w:t>
      </w:r>
      <w:r w:rsidR="00AA32DB">
        <w:rPr>
          <w:rFonts w:hint="cs"/>
          <w:rtl/>
        </w:rPr>
        <w:t>הת</w:t>
      </w:r>
      <w:r w:rsidRPr="00CD067C">
        <w:rPr>
          <w:rtl/>
        </w:rPr>
        <w:t>י</w:t>
      </w:r>
      <w:r w:rsidR="00991B64">
        <w:rPr>
          <w:rFonts w:hint="cs"/>
          <w:rtl/>
        </w:rPr>
        <w:t>י</w:t>
      </w:r>
      <w:r w:rsidRPr="00CD067C">
        <w:rPr>
          <w:rtl/>
        </w:rPr>
        <w:t xml:space="preserve">שב </w:t>
      </w:r>
      <w:r w:rsidR="000C5F73">
        <w:rPr>
          <w:rtl/>
        </w:rPr>
        <w:t>על</w:t>
      </w:r>
      <w:r w:rsidR="008376DE">
        <w:rPr>
          <w:rFonts w:hint="cs"/>
          <w:rtl/>
        </w:rPr>
        <w:t>יו</w:t>
      </w:r>
      <w:r w:rsidR="000C5F73">
        <w:rPr>
          <w:rFonts w:hint="cs"/>
          <w:rtl/>
        </w:rPr>
        <w:t xml:space="preserve"> </w:t>
      </w:r>
      <w:r w:rsidR="00250A82">
        <w:rPr>
          <w:rFonts w:hint="cs"/>
          <w:rtl/>
        </w:rPr>
        <w:t xml:space="preserve">תוך חשיקת שפתיים </w:t>
      </w:r>
      <w:r w:rsidR="00AA32DB">
        <w:rPr>
          <w:rFonts w:hint="cs"/>
          <w:rtl/>
        </w:rPr>
        <w:t xml:space="preserve">[בזהירות בגלל התפרים] </w:t>
      </w:r>
      <w:r w:rsidR="00991B64">
        <w:rPr>
          <w:rFonts w:hint="cs"/>
          <w:rtl/>
        </w:rPr>
        <w:t>ו</w:t>
      </w:r>
      <w:r w:rsidR="00250A82">
        <w:rPr>
          <w:rFonts w:hint="cs"/>
          <w:rtl/>
        </w:rPr>
        <w:t>השעין</w:t>
      </w:r>
      <w:r w:rsidRPr="00CD067C">
        <w:rPr>
          <w:rtl/>
        </w:rPr>
        <w:t xml:space="preserve"> את </w:t>
      </w:r>
      <w:r w:rsidR="00B14B52" w:rsidRPr="00B14B52">
        <w:rPr>
          <w:rFonts w:cs="Times New Roman"/>
          <w:rtl/>
        </w:rPr>
        <w:t>זרועו</w:t>
      </w:r>
      <w:r w:rsidRPr="00CD067C">
        <w:rPr>
          <w:rtl/>
        </w:rPr>
        <w:t xml:space="preserve"> המגובסת על שפת הכיור.</w:t>
      </w:r>
    </w:p>
    <w:p w14:paraId="32061DB3" w14:textId="5CC1D357" w:rsidR="000B696D" w:rsidRDefault="004627AB" w:rsidP="00D3196E">
      <w:pPr>
        <w:rPr>
          <w:rtl/>
        </w:rPr>
      </w:pPr>
      <w:r w:rsidRPr="00CD067C">
        <w:rPr>
          <w:rtl/>
        </w:rPr>
        <w:t xml:space="preserve">ארקדי </w:t>
      </w:r>
      <w:r w:rsidR="0013270D">
        <w:rPr>
          <w:rFonts w:hint="cs"/>
          <w:rtl/>
        </w:rPr>
        <w:t>נעמד מאחורי</w:t>
      </w:r>
      <w:r w:rsidR="00250A82">
        <w:rPr>
          <w:rFonts w:hint="cs"/>
          <w:rtl/>
        </w:rPr>
        <w:t xml:space="preserve"> אלכס</w:t>
      </w:r>
      <w:r w:rsidR="00162CC8">
        <w:rPr>
          <w:rFonts w:hint="cs"/>
          <w:rtl/>
        </w:rPr>
        <w:t>.</w:t>
      </w:r>
      <w:r w:rsidR="00250A82">
        <w:rPr>
          <w:rFonts w:hint="cs"/>
          <w:rtl/>
        </w:rPr>
        <w:t xml:space="preserve"> נסתר ממנו לפתע</w:t>
      </w:r>
      <w:r w:rsidR="00D55EEE">
        <w:rPr>
          <w:rFonts w:hint="cs"/>
          <w:rtl/>
        </w:rPr>
        <w:t xml:space="preserve"> </w:t>
      </w:r>
      <w:r w:rsidR="0013270D">
        <w:rPr>
          <w:rFonts w:hint="cs"/>
          <w:rtl/>
        </w:rPr>
        <w:t>הוא ע</w:t>
      </w:r>
      <w:r w:rsidRPr="00CD067C">
        <w:rPr>
          <w:rtl/>
        </w:rPr>
        <w:t>רסל בידו</w:t>
      </w:r>
      <w:r w:rsidR="006468CC">
        <w:rPr>
          <w:rFonts w:hint="cs"/>
          <w:rtl/>
        </w:rPr>
        <w:t xml:space="preserve">, כפי </w:t>
      </w:r>
      <w:r w:rsidR="003446EA">
        <w:rPr>
          <w:rFonts w:hint="cs"/>
          <w:rtl/>
        </w:rPr>
        <w:t>שייחל</w:t>
      </w:r>
      <w:r w:rsidR="00882CD1">
        <w:rPr>
          <w:rFonts w:hint="cs"/>
          <w:rtl/>
        </w:rPr>
        <w:t xml:space="preserve"> זה שנים</w:t>
      </w:r>
      <w:r w:rsidR="003446EA">
        <w:rPr>
          <w:rFonts w:hint="cs"/>
          <w:rtl/>
        </w:rPr>
        <w:t>,</w:t>
      </w:r>
      <w:r w:rsidRPr="00CD067C">
        <w:rPr>
          <w:rtl/>
        </w:rPr>
        <w:t xml:space="preserve"> את הקוקו הצהוב. </w:t>
      </w:r>
      <w:r w:rsidR="000B696D" w:rsidRPr="000B696D">
        <w:rPr>
          <w:rFonts w:cs="Times New Roman"/>
          <w:rtl/>
        </w:rPr>
        <w:t xml:space="preserve">צבעו </w:t>
      </w:r>
      <w:r w:rsidR="009C7A7A">
        <w:rPr>
          <w:rFonts w:cs="Times New Roman" w:hint="cs"/>
          <w:rtl/>
        </w:rPr>
        <w:t xml:space="preserve">היה </w:t>
      </w:r>
      <w:r w:rsidR="00DA1973">
        <w:rPr>
          <w:rFonts w:cs="Times New Roman" w:hint="cs"/>
          <w:rtl/>
        </w:rPr>
        <w:t xml:space="preserve">בהיר </w:t>
      </w:r>
      <w:r w:rsidR="000B696D" w:rsidRPr="000B696D">
        <w:rPr>
          <w:rFonts w:cs="Times New Roman"/>
          <w:rtl/>
        </w:rPr>
        <w:t>כ</w:t>
      </w:r>
      <w:r w:rsidR="00913DF8">
        <w:rPr>
          <w:rFonts w:cs="Times New Roman" w:hint="cs"/>
          <w:rtl/>
        </w:rPr>
        <w:t>עין</w:t>
      </w:r>
      <w:r w:rsidR="000B696D" w:rsidRPr="000B696D">
        <w:rPr>
          <w:rFonts w:cs="Times New Roman"/>
          <w:rtl/>
        </w:rPr>
        <w:t xml:space="preserve"> </w:t>
      </w:r>
      <w:r w:rsidR="009C7A7A">
        <w:rPr>
          <w:rFonts w:cs="Times New Roman" w:hint="cs"/>
          <w:rtl/>
        </w:rPr>
        <w:t>ה</w:t>
      </w:r>
      <w:r w:rsidR="000B696D" w:rsidRPr="000B696D">
        <w:rPr>
          <w:rFonts w:cs="Times New Roman"/>
          <w:rtl/>
        </w:rPr>
        <w:t xml:space="preserve">בננה </w:t>
      </w:r>
      <w:r w:rsidR="009C7A7A">
        <w:rPr>
          <w:rFonts w:cs="Times New Roman" w:hint="cs"/>
          <w:rtl/>
        </w:rPr>
        <w:t>ה</w:t>
      </w:r>
      <w:r w:rsidR="000B696D" w:rsidRPr="000B696D">
        <w:rPr>
          <w:rFonts w:cs="Times New Roman"/>
          <w:rtl/>
        </w:rPr>
        <w:t>טר</w:t>
      </w:r>
      <w:r w:rsidR="00991B64">
        <w:rPr>
          <w:rFonts w:cs="Times New Roman" w:hint="cs"/>
          <w:rtl/>
        </w:rPr>
        <w:t>י</w:t>
      </w:r>
      <w:r w:rsidR="000B696D" w:rsidRPr="000B696D">
        <w:rPr>
          <w:rFonts w:cs="Times New Roman"/>
          <w:rtl/>
        </w:rPr>
        <w:t>יה</w:t>
      </w:r>
      <w:r w:rsidR="0054301F">
        <w:rPr>
          <w:rFonts w:cs="Times New Roman" w:hint="cs"/>
          <w:rtl/>
        </w:rPr>
        <w:t>,</w:t>
      </w:r>
      <w:r w:rsidR="000B696D" w:rsidRPr="000B696D">
        <w:rPr>
          <w:rFonts w:cs="Times New Roman"/>
          <w:rtl/>
        </w:rPr>
        <w:t xml:space="preserve"> אבל</w:t>
      </w:r>
      <w:r w:rsidR="00913DF8">
        <w:rPr>
          <w:rFonts w:cs="Times New Roman"/>
          <w:rtl/>
        </w:rPr>
        <w:t xml:space="preserve"> מגע השיער</w:t>
      </w:r>
      <w:r w:rsidR="00F95E0C">
        <w:rPr>
          <w:rFonts w:cs="Times New Roman" w:hint="cs"/>
          <w:rtl/>
        </w:rPr>
        <w:t xml:space="preserve"> היה</w:t>
      </w:r>
      <w:r w:rsidR="000B696D" w:rsidRPr="000B696D">
        <w:rPr>
          <w:rFonts w:cs="Times New Roman"/>
          <w:rtl/>
        </w:rPr>
        <w:t xml:space="preserve"> טובעני ו</w:t>
      </w:r>
      <w:r w:rsidR="00913DF8">
        <w:rPr>
          <w:rFonts w:cs="Times New Roman"/>
          <w:rtl/>
        </w:rPr>
        <w:t xml:space="preserve">דביק </w:t>
      </w:r>
      <w:r w:rsidR="00882CD1">
        <w:rPr>
          <w:rFonts w:cs="Times New Roman" w:hint="cs"/>
          <w:rtl/>
        </w:rPr>
        <w:t xml:space="preserve">דווקא, </w:t>
      </w:r>
      <w:r w:rsidR="00913DF8">
        <w:rPr>
          <w:rFonts w:cs="Times New Roman"/>
          <w:rtl/>
        </w:rPr>
        <w:t>כ</w:t>
      </w:r>
      <w:r w:rsidR="007007BA">
        <w:rPr>
          <w:rFonts w:cs="Times New Roman" w:hint="cs"/>
          <w:rtl/>
        </w:rPr>
        <w:t>של</w:t>
      </w:r>
      <w:r w:rsidR="00913DF8">
        <w:rPr>
          <w:rFonts w:cs="Times New Roman"/>
          <w:rtl/>
        </w:rPr>
        <w:t xml:space="preserve"> בננה בשלה. ארקדי היה י</w:t>
      </w:r>
      <w:r w:rsidR="00913DF8">
        <w:rPr>
          <w:rFonts w:cs="Times New Roman" w:hint="cs"/>
          <w:rtl/>
        </w:rPr>
        <w:t>ל</w:t>
      </w:r>
      <w:r w:rsidR="000B696D" w:rsidRPr="000B696D">
        <w:rPr>
          <w:rFonts w:cs="Times New Roman"/>
          <w:rtl/>
        </w:rPr>
        <w:t>ד צייתן ונבון, תמיד אכל מה ש</w:t>
      </w:r>
      <w:r w:rsidR="007007BA">
        <w:rPr>
          <w:rFonts w:cs="Times New Roman" w:hint="cs"/>
          <w:rtl/>
        </w:rPr>
        <w:t>נ</w:t>
      </w:r>
      <w:r w:rsidR="000B696D" w:rsidRPr="000B696D">
        <w:rPr>
          <w:rFonts w:cs="Times New Roman"/>
          <w:rtl/>
        </w:rPr>
        <w:t xml:space="preserve">צטווה, גם כשהבננה </w:t>
      </w:r>
      <w:r w:rsidR="00913DF8">
        <w:rPr>
          <w:rFonts w:cs="Times New Roman"/>
          <w:rtl/>
        </w:rPr>
        <w:t xml:space="preserve">נמעכה </w:t>
      </w:r>
      <w:r w:rsidR="0054301F">
        <w:rPr>
          <w:rFonts w:cs="Times New Roman" w:hint="cs"/>
          <w:rtl/>
        </w:rPr>
        <w:t>ב</w:t>
      </w:r>
      <w:r w:rsidR="00913DF8">
        <w:rPr>
          <w:rFonts w:cs="Times New Roman"/>
          <w:rtl/>
        </w:rPr>
        <w:t xml:space="preserve">קילוף, </w:t>
      </w:r>
      <w:r w:rsidR="007007BA">
        <w:rPr>
          <w:rFonts w:cs="Times New Roman" w:hint="cs"/>
          <w:rtl/>
        </w:rPr>
        <w:t>נדבק</w:t>
      </w:r>
      <w:r w:rsidR="009C7A7A">
        <w:rPr>
          <w:rFonts w:cs="Times New Roman" w:hint="cs"/>
          <w:rtl/>
        </w:rPr>
        <w:t>ה</w:t>
      </w:r>
      <w:r w:rsidR="007007BA">
        <w:rPr>
          <w:rFonts w:cs="Times New Roman" w:hint="cs"/>
          <w:rtl/>
        </w:rPr>
        <w:t xml:space="preserve"> ל</w:t>
      </w:r>
      <w:r w:rsidR="000B696D" w:rsidRPr="000B696D">
        <w:rPr>
          <w:rFonts w:cs="Times New Roman"/>
          <w:rtl/>
        </w:rPr>
        <w:t>גרונו</w:t>
      </w:r>
      <w:r w:rsidR="009C7A7A">
        <w:rPr>
          <w:rFonts w:cs="Times New Roman" w:hint="cs"/>
          <w:rtl/>
        </w:rPr>
        <w:t>,</w:t>
      </w:r>
      <w:r w:rsidR="009C7A7A" w:rsidRPr="009C7A7A">
        <w:rPr>
          <w:rFonts w:cs="Times New Roman"/>
          <w:rtl/>
        </w:rPr>
        <w:t xml:space="preserve"> </w:t>
      </w:r>
      <w:r w:rsidR="009C7A7A" w:rsidRPr="000B696D">
        <w:rPr>
          <w:rFonts w:cs="Times New Roman"/>
          <w:rtl/>
        </w:rPr>
        <w:t>מתוק</w:t>
      </w:r>
      <w:r w:rsidR="009C7A7A">
        <w:rPr>
          <w:rFonts w:cs="Times New Roman" w:hint="cs"/>
          <w:rtl/>
        </w:rPr>
        <w:t>ה</w:t>
      </w:r>
      <w:r w:rsidR="009C7A7A" w:rsidRPr="000B696D">
        <w:rPr>
          <w:rFonts w:cs="Times New Roman"/>
          <w:rtl/>
        </w:rPr>
        <w:t xml:space="preserve"> עד בחילה</w:t>
      </w:r>
      <w:r w:rsidR="000B696D" w:rsidRPr="000B696D">
        <w:rPr>
          <w:rFonts w:cs="Times New Roman"/>
          <w:rtl/>
        </w:rPr>
        <w:t>. אגרו</w:t>
      </w:r>
      <w:r w:rsidR="00827115">
        <w:rPr>
          <w:rFonts w:cs="Times New Roman" w:hint="cs"/>
          <w:rtl/>
        </w:rPr>
        <w:t>פ</w:t>
      </w:r>
      <w:r w:rsidR="000B696D" w:rsidRPr="000B696D">
        <w:rPr>
          <w:rFonts w:cs="Times New Roman"/>
          <w:rtl/>
        </w:rPr>
        <w:t>ו ננעל ב</w:t>
      </w:r>
      <w:r w:rsidR="00827115">
        <w:rPr>
          <w:rFonts w:cs="Times New Roman" w:hint="cs"/>
          <w:rtl/>
        </w:rPr>
        <w:t>ח</w:t>
      </w:r>
      <w:r w:rsidR="00991B64">
        <w:rPr>
          <w:rFonts w:cs="Times New Roman" w:hint="cs"/>
          <w:rtl/>
        </w:rPr>
        <w:t>ו</w:t>
      </w:r>
      <w:r w:rsidR="00827115">
        <w:rPr>
          <w:rFonts w:cs="Times New Roman" w:hint="cs"/>
          <w:rtl/>
        </w:rPr>
        <w:t>זקה</w:t>
      </w:r>
      <w:r w:rsidR="00913DF8">
        <w:rPr>
          <w:rFonts w:cs="Times New Roman" w:hint="cs"/>
          <w:rtl/>
        </w:rPr>
        <w:t xml:space="preserve"> על הקוקו</w:t>
      </w:r>
      <w:r w:rsidR="00667321">
        <w:rPr>
          <w:rFonts w:cs="Times New Roman" w:hint="cs"/>
          <w:rtl/>
        </w:rPr>
        <w:t xml:space="preserve"> של אלכס</w:t>
      </w:r>
      <w:r w:rsidR="000B696D" w:rsidRPr="000B696D">
        <w:rPr>
          <w:rFonts w:cs="Times New Roman"/>
          <w:rtl/>
        </w:rPr>
        <w:t>, הוא רצה לחבוט במשהו, להיבלע.</w:t>
      </w:r>
    </w:p>
    <w:p w14:paraId="3F65F714" w14:textId="06175E95" w:rsidR="009C7A7A" w:rsidRDefault="0054301F" w:rsidP="005B3B90">
      <w:pPr>
        <w:rPr>
          <w:rtl/>
        </w:rPr>
      </w:pPr>
      <w:r>
        <w:rPr>
          <w:rFonts w:hint="cs"/>
          <w:rtl/>
        </w:rPr>
        <w:t>[</w:t>
      </w:r>
      <w:r w:rsidR="004627AB" w:rsidRPr="00CD067C">
        <w:rPr>
          <w:rtl/>
        </w:rPr>
        <w:t>הקוקו היה עבה</w:t>
      </w:r>
      <w:r w:rsidR="00E567A7">
        <w:rPr>
          <w:rtl/>
        </w:rPr>
        <w:t xml:space="preserve"> מאוד,</w:t>
      </w:r>
      <w:r w:rsidR="004627AB" w:rsidRPr="00CD067C">
        <w:rPr>
          <w:rtl/>
        </w:rPr>
        <w:t xml:space="preserve"> </w:t>
      </w:r>
      <w:r w:rsidR="00D55EEE">
        <w:rPr>
          <w:rFonts w:hint="cs"/>
          <w:rtl/>
        </w:rPr>
        <w:t>ומתחתיו</w:t>
      </w:r>
      <w:r w:rsidR="003446EA">
        <w:rPr>
          <w:rFonts w:hint="cs"/>
          <w:rtl/>
        </w:rPr>
        <w:t>,</w:t>
      </w:r>
      <w:r>
        <w:rPr>
          <w:rFonts w:hint="cs"/>
          <w:rtl/>
        </w:rPr>
        <w:t>]</w:t>
      </w:r>
      <w:r w:rsidR="003446EA">
        <w:rPr>
          <w:rFonts w:hint="cs"/>
          <w:rtl/>
        </w:rPr>
        <w:t xml:space="preserve"> במ</w:t>
      </w:r>
      <w:r w:rsidR="00882CD1">
        <w:rPr>
          <w:rFonts w:hint="cs"/>
          <w:rtl/>
        </w:rPr>
        <w:t>ורדות</w:t>
      </w:r>
      <w:r w:rsidR="003446EA">
        <w:rPr>
          <w:rFonts w:hint="cs"/>
          <w:rtl/>
        </w:rPr>
        <w:t xml:space="preserve"> עור</w:t>
      </w:r>
      <w:r w:rsidR="00827115">
        <w:rPr>
          <w:rFonts w:hint="cs"/>
          <w:rtl/>
        </w:rPr>
        <w:t xml:space="preserve">פו </w:t>
      </w:r>
      <w:r w:rsidR="00827115" w:rsidRPr="00827115">
        <w:rPr>
          <w:rFonts w:cs="Times New Roman"/>
          <w:rtl/>
        </w:rPr>
        <w:t>של אלכס</w:t>
      </w:r>
      <w:r w:rsidR="00D55EEE">
        <w:rPr>
          <w:rFonts w:hint="cs"/>
          <w:rtl/>
        </w:rPr>
        <w:t xml:space="preserve"> צמחה </w:t>
      </w:r>
      <w:r>
        <w:rPr>
          <w:rFonts w:hint="cs"/>
          <w:rtl/>
        </w:rPr>
        <w:t xml:space="preserve">לאלכס </w:t>
      </w:r>
      <w:r w:rsidR="00D55EEE">
        <w:rPr>
          <w:rFonts w:hint="cs"/>
          <w:rtl/>
        </w:rPr>
        <w:t xml:space="preserve">פלומה דקיקה ושקופה. </w:t>
      </w:r>
      <w:r w:rsidR="009C7A7A" w:rsidRPr="009C7A7A">
        <w:rPr>
          <w:rFonts w:cs="Times New Roman"/>
          <w:rtl/>
        </w:rPr>
        <w:t>מבעד למראה שמולם ארקדי הבחין ש</w:t>
      </w:r>
      <w:r w:rsidR="00D55EEE">
        <w:rPr>
          <w:rFonts w:hint="cs"/>
          <w:rtl/>
        </w:rPr>
        <w:t xml:space="preserve">עיניו של אלכס </w:t>
      </w:r>
      <w:r w:rsidR="00DC0B6A">
        <w:rPr>
          <w:rFonts w:hint="cs"/>
          <w:rtl/>
        </w:rPr>
        <w:t>נעצ</w:t>
      </w:r>
      <w:r w:rsidR="00D55EEE">
        <w:rPr>
          <w:rFonts w:hint="cs"/>
          <w:rtl/>
        </w:rPr>
        <w:t>מו</w:t>
      </w:r>
      <w:r w:rsidR="00991B64">
        <w:rPr>
          <w:rFonts w:hint="cs"/>
          <w:rtl/>
        </w:rPr>
        <w:t>.</w:t>
      </w:r>
      <w:r w:rsidR="00DC0B6A">
        <w:rPr>
          <w:rFonts w:hint="cs"/>
          <w:rtl/>
        </w:rPr>
        <w:t xml:space="preserve"> אולי ה</w:t>
      </w:r>
      <w:r w:rsidR="00D55EEE">
        <w:rPr>
          <w:rFonts w:hint="cs"/>
          <w:rtl/>
        </w:rPr>
        <w:t>ת</w:t>
      </w:r>
      <w:r w:rsidR="00373D78">
        <w:rPr>
          <w:rFonts w:hint="cs"/>
          <w:rtl/>
        </w:rPr>
        <w:t>גבר</w:t>
      </w:r>
      <w:r w:rsidR="00D55EEE">
        <w:rPr>
          <w:rFonts w:hint="cs"/>
          <w:rtl/>
        </w:rPr>
        <w:t xml:space="preserve"> </w:t>
      </w:r>
      <w:r w:rsidR="00373D78">
        <w:rPr>
          <w:rFonts w:hint="cs"/>
          <w:rtl/>
        </w:rPr>
        <w:t>על ה</w:t>
      </w:r>
      <w:r w:rsidR="00D55EEE">
        <w:rPr>
          <w:rFonts w:hint="cs"/>
          <w:rtl/>
        </w:rPr>
        <w:t>כאב</w:t>
      </w:r>
      <w:r w:rsidR="00421788">
        <w:rPr>
          <w:rFonts w:hint="cs"/>
          <w:rtl/>
        </w:rPr>
        <w:t>ים שארקדי השית על גופו,</w:t>
      </w:r>
      <w:r w:rsidR="00D55EEE">
        <w:rPr>
          <w:rFonts w:hint="cs"/>
          <w:rtl/>
        </w:rPr>
        <w:t xml:space="preserve"> ואולי הכאבים </w:t>
      </w:r>
      <w:r w:rsidR="00DC0B6A">
        <w:rPr>
          <w:rFonts w:hint="cs"/>
          <w:rtl/>
        </w:rPr>
        <w:t>התגברו</w:t>
      </w:r>
      <w:r w:rsidR="00D55EEE">
        <w:rPr>
          <w:rFonts w:hint="cs"/>
          <w:rtl/>
        </w:rPr>
        <w:t xml:space="preserve"> על אלכס, </w:t>
      </w:r>
      <w:r w:rsidR="00421788">
        <w:rPr>
          <w:rFonts w:hint="cs"/>
          <w:rtl/>
        </w:rPr>
        <w:t xml:space="preserve">הנה </w:t>
      </w:r>
      <w:r w:rsidR="00D55EEE">
        <w:rPr>
          <w:rFonts w:hint="cs"/>
          <w:rtl/>
        </w:rPr>
        <w:t>צנח מעט</w:t>
      </w:r>
      <w:r w:rsidR="00827115" w:rsidRPr="00827115">
        <w:rPr>
          <w:rFonts w:hint="cs"/>
          <w:rtl/>
        </w:rPr>
        <w:t xml:space="preserve"> </w:t>
      </w:r>
      <w:r w:rsidR="00827115">
        <w:rPr>
          <w:rFonts w:hint="cs"/>
          <w:rtl/>
        </w:rPr>
        <w:t>ראשו</w:t>
      </w:r>
      <w:r w:rsidR="00D55EEE">
        <w:rPr>
          <w:rFonts w:hint="cs"/>
          <w:rtl/>
        </w:rPr>
        <w:t xml:space="preserve"> ו</w:t>
      </w:r>
      <w:r w:rsidR="00421788">
        <w:rPr>
          <w:rFonts w:hint="cs"/>
          <w:rtl/>
        </w:rPr>
        <w:t xml:space="preserve">מייד </w:t>
      </w:r>
      <w:r w:rsidR="00DC0B6A">
        <w:rPr>
          <w:rFonts w:hint="cs"/>
          <w:rtl/>
        </w:rPr>
        <w:t>שב וה</w:t>
      </w:r>
      <w:r w:rsidR="00D55EEE">
        <w:rPr>
          <w:rFonts w:hint="cs"/>
          <w:rtl/>
        </w:rPr>
        <w:t>תרומם</w:t>
      </w:r>
      <w:r w:rsidR="00DC0B6A">
        <w:rPr>
          <w:rFonts w:hint="cs"/>
          <w:rtl/>
        </w:rPr>
        <w:t>, הוא בוודאי ה</w:t>
      </w:r>
      <w:r w:rsidR="00D55EEE">
        <w:rPr>
          <w:rFonts w:hint="cs"/>
          <w:rtl/>
        </w:rPr>
        <w:t xml:space="preserve">שתדל להתעלם מכל מכה </w:t>
      </w:r>
      <w:r w:rsidR="00EB1373">
        <w:rPr>
          <w:rFonts w:hint="cs"/>
          <w:rtl/>
        </w:rPr>
        <w:t>ששקעה בתוכו,</w:t>
      </w:r>
      <w:r w:rsidR="004B643C">
        <w:rPr>
          <w:rFonts w:hint="cs"/>
          <w:rtl/>
        </w:rPr>
        <w:t xml:space="preserve"> </w:t>
      </w:r>
      <w:r w:rsidR="00EB1373">
        <w:rPr>
          <w:rFonts w:hint="cs"/>
          <w:rtl/>
        </w:rPr>
        <w:t>[</w:t>
      </w:r>
      <w:r w:rsidR="004B643C">
        <w:rPr>
          <w:rFonts w:hint="cs"/>
          <w:rtl/>
        </w:rPr>
        <w:t>כל דחיקה ודפיקה הצקה חזקה</w:t>
      </w:r>
      <w:r w:rsidR="009C7A7A">
        <w:rPr>
          <w:rFonts w:hint="cs"/>
          <w:rtl/>
        </w:rPr>
        <w:t xml:space="preserve"> </w:t>
      </w:r>
      <w:r w:rsidR="004B643C">
        <w:rPr>
          <w:rFonts w:hint="cs"/>
          <w:rtl/>
        </w:rPr>
        <w:t>חניקה מועקה חלקה שתיקה ריסקה ממתיקה נישקה</w:t>
      </w:r>
      <w:r w:rsidR="00EB1373">
        <w:rPr>
          <w:rFonts w:hint="cs"/>
          <w:rtl/>
        </w:rPr>
        <w:t>] הוא ספג אותן בשתיקה</w:t>
      </w:r>
      <w:r w:rsidR="005B3B90">
        <w:rPr>
          <w:rFonts w:hint="cs"/>
          <w:rtl/>
        </w:rPr>
        <w:t>,</w:t>
      </w:r>
      <w:r w:rsidR="004B643C">
        <w:rPr>
          <w:rFonts w:hint="cs"/>
          <w:rtl/>
        </w:rPr>
        <w:t xml:space="preserve"> </w:t>
      </w:r>
      <w:r w:rsidR="00FD71A2">
        <w:rPr>
          <w:rFonts w:hint="cs"/>
          <w:rtl/>
        </w:rPr>
        <w:t>התמסר בהשלמה, [כ</w:t>
      </w:r>
      <w:r w:rsidR="008A5585">
        <w:rPr>
          <w:rFonts w:hint="cs"/>
          <w:rtl/>
        </w:rPr>
        <w:t>ך ב</w:t>
      </w:r>
      <w:r w:rsidR="00397B72">
        <w:rPr>
          <w:rFonts w:hint="cs"/>
          <w:rtl/>
        </w:rPr>
        <w:t xml:space="preserve">כל </w:t>
      </w:r>
      <w:r w:rsidR="008A5585">
        <w:rPr>
          <w:rFonts w:hint="cs"/>
          <w:rtl/>
        </w:rPr>
        <w:t xml:space="preserve">קטטה, כל </w:t>
      </w:r>
      <w:r w:rsidR="00421788">
        <w:rPr>
          <w:rFonts w:hint="cs"/>
          <w:rtl/>
        </w:rPr>
        <w:t>אגרוף ו</w:t>
      </w:r>
      <w:r w:rsidR="00397B72">
        <w:rPr>
          <w:rFonts w:hint="cs"/>
          <w:rtl/>
        </w:rPr>
        <w:t>מהלומה הוא הפנים בדממה,</w:t>
      </w:r>
      <w:r w:rsidR="00282064">
        <w:rPr>
          <w:rFonts w:hint="cs"/>
          <w:rtl/>
        </w:rPr>
        <w:t>]</w:t>
      </w:r>
      <w:r w:rsidR="00397B72">
        <w:rPr>
          <w:rFonts w:hint="cs"/>
          <w:rtl/>
        </w:rPr>
        <w:t xml:space="preserve"> </w:t>
      </w:r>
      <w:r w:rsidR="00FD71A2">
        <w:rPr>
          <w:rFonts w:hint="cs"/>
          <w:rtl/>
        </w:rPr>
        <w:t xml:space="preserve">הוא לא בלם, לא </w:t>
      </w:r>
      <w:r w:rsidR="00DC0B6A">
        <w:rPr>
          <w:rFonts w:hint="cs"/>
          <w:rtl/>
        </w:rPr>
        <w:t>נמלט</w:t>
      </w:r>
      <w:r w:rsidR="00421788">
        <w:rPr>
          <w:rFonts w:hint="cs"/>
          <w:rtl/>
        </w:rPr>
        <w:t>,</w:t>
      </w:r>
      <w:r w:rsidR="00FD71A2">
        <w:rPr>
          <w:rFonts w:hint="cs"/>
          <w:rtl/>
        </w:rPr>
        <w:t xml:space="preserve"> לא השיב מלחמה.</w:t>
      </w:r>
      <w:r w:rsidR="00DC0B6A">
        <w:rPr>
          <w:rFonts w:hint="cs"/>
          <w:rtl/>
        </w:rPr>
        <w:t xml:space="preserve"> וגם </w:t>
      </w:r>
      <w:r w:rsidR="00F06A3F">
        <w:rPr>
          <w:rFonts w:hint="cs"/>
          <w:rtl/>
        </w:rPr>
        <w:t>עכשיו</w:t>
      </w:r>
      <w:r w:rsidR="00DC0B6A">
        <w:rPr>
          <w:rFonts w:hint="cs"/>
          <w:rtl/>
        </w:rPr>
        <w:t xml:space="preserve"> את ה</w:t>
      </w:r>
      <w:r w:rsidR="00882CD1">
        <w:rPr>
          <w:rFonts w:hint="cs"/>
          <w:rtl/>
        </w:rPr>
        <w:t>תספורת</w:t>
      </w:r>
      <w:r w:rsidR="00DC0B6A">
        <w:rPr>
          <w:rFonts w:hint="cs"/>
          <w:rtl/>
        </w:rPr>
        <w:t xml:space="preserve"> א</w:t>
      </w:r>
      <w:r w:rsidR="005B3B90">
        <w:rPr>
          <w:rFonts w:hint="cs"/>
          <w:rtl/>
        </w:rPr>
        <w:t>ִ</w:t>
      </w:r>
      <w:r w:rsidR="003446EA">
        <w:rPr>
          <w:rFonts w:hint="cs"/>
          <w:rtl/>
        </w:rPr>
        <w:t>פשר, האם יסרב</w:t>
      </w:r>
      <w:r w:rsidR="00DC0B6A">
        <w:rPr>
          <w:rFonts w:hint="cs"/>
          <w:rtl/>
        </w:rPr>
        <w:t xml:space="preserve"> </w:t>
      </w:r>
      <w:r w:rsidR="003446EA">
        <w:rPr>
          <w:rFonts w:hint="cs"/>
          <w:rtl/>
        </w:rPr>
        <w:t>לארקדי</w:t>
      </w:r>
      <w:r w:rsidR="007007BA">
        <w:rPr>
          <w:rFonts w:hint="cs"/>
          <w:rtl/>
        </w:rPr>
        <w:t xml:space="preserve"> באי מה</w:t>
      </w:r>
      <w:r w:rsidR="003446EA">
        <w:rPr>
          <w:rFonts w:hint="cs"/>
          <w:rtl/>
        </w:rPr>
        <w:t>?</w:t>
      </w:r>
      <w:r w:rsidR="00FD71A2">
        <w:rPr>
          <w:rFonts w:hint="cs"/>
          <w:rtl/>
        </w:rPr>
        <w:t xml:space="preserve"> </w:t>
      </w:r>
      <w:r w:rsidR="00933EB3">
        <w:rPr>
          <w:rFonts w:hint="cs"/>
          <w:rtl/>
        </w:rPr>
        <w:t>ארקדי מעולם לא ראה דבר כה גמיש כמו העו</w:t>
      </w:r>
      <w:r w:rsidR="0095439D">
        <w:rPr>
          <w:rFonts w:hint="cs"/>
          <w:rtl/>
        </w:rPr>
        <w:t xml:space="preserve">רף הזה, אולי רק אצל ציפורים, עיט </w:t>
      </w:r>
      <w:r w:rsidR="0012390D">
        <w:rPr>
          <w:rFonts w:hint="cs"/>
          <w:rtl/>
        </w:rPr>
        <w:t xml:space="preserve">זהוב </w:t>
      </w:r>
      <w:r w:rsidR="0095439D">
        <w:rPr>
          <w:rFonts w:hint="cs"/>
          <w:rtl/>
        </w:rPr>
        <w:t xml:space="preserve">או תנשמת, שרירי העורף מתגייסים כולם </w:t>
      </w:r>
      <w:r w:rsidR="00B04E21">
        <w:rPr>
          <w:rFonts w:hint="cs"/>
          <w:rtl/>
        </w:rPr>
        <w:t>לקראת</w:t>
      </w:r>
      <w:r w:rsidR="0095439D">
        <w:rPr>
          <w:rFonts w:hint="cs"/>
          <w:rtl/>
        </w:rPr>
        <w:t xml:space="preserve"> ההמראה, אתה מתקרב </w:t>
      </w:r>
      <w:r w:rsidR="00DC0B6A">
        <w:rPr>
          <w:rFonts w:hint="cs"/>
          <w:rtl/>
        </w:rPr>
        <w:t>אל</w:t>
      </w:r>
      <w:r w:rsidR="007007BA">
        <w:rPr>
          <w:rFonts w:hint="cs"/>
          <w:rtl/>
        </w:rPr>
        <w:t xml:space="preserve"> ה</w:t>
      </w:r>
      <w:r w:rsidR="00282064">
        <w:rPr>
          <w:rFonts w:hint="cs"/>
          <w:rtl/>
        </w:rPr>
        <w:t>עוף</w:t>
      </w:r>
      <w:r w:rsidR="0095439D">
        <w:rPr>
          <w:rFonts w:hint="cs"/>
          <w:rtl/>
        </w:rPr>
        <w:t xml:space="preserve"> עקב </w:t>
      </w:r>
      <w:r w:rsidR="00282064">
        <w:rPr>
          <w:rFonts w:hint="cs"/>
          <w:rtl/>
        </w:rPr>
        <w:t>בצד</w:t>
      </w:r>
      <w:r w:rsidR="0095439D">
        <w:rPr>
          <w:rFonts w:hint="cs"/>
          <w:rtl/>
        </w:rPr>
        <w:t xml:space="preserve"> אגודל, </w:t>
      </w:r>
      <w:r w:rsidR="007D14FD">
        <w:rPr>
          <w:rFonts w:hint="cs"/>
          <w:rtl/>
        </w:rPr>
        <w:t>ו</w:t>
      </w:r>
      <w:r w:rsidR="009C7A7A">
        <w:rPr>
          <w:rFonts w:hint="cs"/>
          <w:rtl/>
        </w:rPr>
        <w:t>מ</w:t>
      </w:r>
      <w:r w:rsidR="007D14FD">
        <w:rPr>
          <w:rFonts w:hint="cs"/>
          <w:rtl/>
        </w:rPr>
        <w:t>שנ</w:t>
      </w:r>
      <w:r w:rsidR="00882CD1">
        <w:rPr>
          <w:rFonts w:hint="cs"/>
          <w:rtl/>
        </w:rPr>
        <w:t>דמה</w:t>
      </w:r>
      <w:r w:rsidR="007D14FD">
        <w:rPr>
          <w:rFonts w:hint="cs"/>
          <w:rtl/>
        </w:rPr>
        <w:t xml:space="preserve"> לך</w:t>
      </w:r>
      <w:r w:rsidR="00882CD1">
        <w:rPr>
          <w:rFonts w:hint="cs"/>
          <w:rtl/>
        </w:rPr>
        <w:t xml:space="preserve"> כי</w:t>
      </w:r>
      <w:r w:rsidR="007D14FD">
        <w:rPr>
          <w:rFonts w:hint="cs"/>
          <w:rtl/>
        </w:rPr>
        <w:t xml:space="preserve"> </w:t>
      </w:r>
      <w:r w:rsidR="00B04E21">
        <w:rPr>
          <w:rFonts w:hint="cs"/>
          <w:rtl/>
        </w:rPr>
        <w:t>לכדת</w:t>
      </w:r>
      <w:r w:rsidR="007D14FD">
        <w:rPr>
          <w:rFonts w:hint="cs"/>
          <w:rtl/>
        </w:rPr>
        <w:t xml:space="preserve"> את גופו הנוצתי ביד</w:t>
      </w:r>
      <w:r w:rsidR="00B04E21">
        <w:rPr>
          <w:rFonts w:hint="cs"/>
          <w:rtl/>
        </w:rPr>
        <w:t>י</w:t>
      </w:r>
      <w:r w:rsidR="0013270D">
        <w:rPr>
          <w:rFonts w:hint="cs"/>
          <w:rtl/>
        </w:rPr>
        <w:t xml:space="preserve">ך </w:t>
      </w:r>
      <w:r w:rsidR="0013270D">
        <w:rPr>
          <w:rtl/>
        </w:rPr>
        <w:t>–</w:t>
      </w:r>
      <w:r w:rsidR="007D14FD">
        <w:rPr>
          <w:rFonts w:hint="cs"/>
          <w:rtl/>
        </w:rPr>
        <w:t xml:space="preserve"> הכנפיים נפרשות לפתע, הוא לא קטנטן כפי שנראה, והנה הוא </w:t>
      </w:r>
      <w:r w:rsidR="00667F2F">
        <w:rPr>
          <w:rFonts w:hint="cs"/>
          <w:rtl/>
        </w:rPr>
        <w:t>נוסק</w:t>
      </w:r>
      <w:r w:rsidR="007D14FD">
        <w:rPr>
          <w:rFonts w:hint="cs"/>
          <w:rtl/>
        </w:rPr>
        <w:t xml:space="preserve"> למרומים, מתנשא עוד רגע ק</w:t>
      </w:r>
      <w:r w:rsidR="00667F2F">
        <w:rPr>
          <w:rFonts w:hint="cs"/>
          <w:rtl/>
        </w:rPr>
        <w:t>ט</w:t>
      </w:r>
      <w:r w:rsidR="007D14FD">
        <w:rPr>
          <w:rFonts w:hint="cs"/>
          <w:rtl/>
        </w:rPr>
        <w:t xml:space="preserve"> מעליך, ונעלם.</w:t>
      </w:r>
      <w:r w:rsidR="0095439D">
        <w:rPr>
          <w:rFonts w:hint="cs"/>
          <w:rtl/>
        </w:rPr>
        <w:t xml:space="preserve"> </w:t>
      </w:r>
    </w:p>
    <w:p w14:paraId="55E1B3EF" w14:textId="49942510" w:rsidR="004627AB" w:rsidRDefault="00FD71A2" w:rsidP="005B3B90">
      <w:pPr>
        <w:rPr>
          <w:rtl/>
        </w:rPr>
      </w:pPr>
      <w:r>
        <w:rPr>
          <w:rFonts w:hint="cs"/>
          <w:rtl/>
        </w:rPr>
        <w:t>צו</w:t>
      </w:r>
      <w:r w:rsidR="007D14FD">
        <w:rPr>
          <w:rFonts w:hint="cs"/>
          <w:rtl/>
        </w:rPr>
        <w:t>ואר</w:t>
      </w:r>
      <w:r w:rsidR="0013270D">
        <w:rPr>
          <w:rFonts w:hint="cs"/>
          <w:rtl/>
        </w:rPr>
        <w:t>ו</w:t>
      </w:r>
      <w:r w:rsidR="007D14FD">
        <w:rPr>
          <w:rFonts w:hint="cs"/>
          <w:rtl/>
        </w:rPr>
        <w:t xml:space="preserve"> של אלכס</w:t>
      </w:r>
      <w:r>
        <w:rPr>
          <w:rFonts w:hint="cs"/>
          <w:rtl/>
        </w:rPr>
        <w:t xml:space="preserve"> הי</w:t>
      </w:r>
      <w:r w:rsidR="0095439D">
        <w:rPr>
          <w:rFonts w:hint="cs"/>
          <w:rtl/>
        </w:rPr>
        <w:t>ה</w:t>
      </w:r>
      <w:r>
        <w:rPr>
          <w:rFonts w:hint="cs"/>
          <w:rtl/>
        </w:rPr>
        <w:t xml:space="preserve"> צנום</w:t>
      </w:r>
      <w:r w:rsidR="0095439D">
        <w:rPr>
          <w:rFonts w:hint="cs"/>
          <w:rtl/>
        </w:rPr>
        <w:t xml:space="preserve">, </w:t>
      </w:r>
      <w:r w:rsidR="0013270D">
        <w:rPr>
          <w:rFonts w:hint="cs"/>
          <w:rtl/>
        </w:rPr>
        <w:t>ו</w:t>
      </w:r>
      <w:r w:rsidR="00DC0B6A">
        <w:rPr>
          <w:rtl/>
        </w:rPr>
        <w:t>המספריים חד</w:t>
      </w:r>
      <w:r w:rsidR="00DC0B6A">
        <w:rPr>
          <w:rFonts w:hint="cs"/>
          <w:rtl/>
        </w:rPr>
        <w:t>ים</w:t>
      </w:r>
      <w:r w:rsidR="00DC0B6A">
        <w:rPr>
          <w:rtl/>
        </w:rPr>
        <w:t xml:space="preserve"> וחזק</w:t>
      </w:r>
      <w:r w:rsidR="00DC0B6A">
        <w:rPr>
          <w:rFonts w:hint="cs"/>
          <w:rtl/>
        </w:rPr>
        <w:t>ים</w:t>
      </w:r>
      <w:r w:rsidR="00352290">
        <w:rPr>
          <w:rFonts w:hint="cs"/>
          <w:rtl/>
        </w:rPr>
        <w:t xml:space="preserve"> מאוד.</w:t>
      </w:r>
      <w:r w:rsidR="00421788">
        <w:rPr>
          <w:rFonts w:hint="cs"/>
          <w:rtl/>
        </w:rPr>
        <w:t xml:space="preserve"> ארקדי</w:t>
      </w:r>
      <w:r w:rsidR="004627AB" w:rsidRPr="00CD067C">
        <w:rPr>
          <w:rtl/>
        </w:rPr>
        <w:t xml:space="preserve"> פתח אות</w:t>
      </w:r>
      <w:r w:rsidR="00DC0B6A">
        <w:rPr>
          <w:rFonts w:hint="cs"/>
          <w:rtl/>
        </w:rPr>
        <w:t>ם</w:t>
      </w:r>
      <w:r w:rsidR="004627AB" w:rsidRPr="00CD067C">
        <w:rPr>
          <w:rtl/>
        </w:rPr>
        <w:t xml:space="preserve"> </w:t>
      </w:r>
      <w:r w:rsidR="0095439D">
        <w:rPr>
          <w:rFonts w:hint="cs"/>
          <w:rtl/>
        </w:rPr>
        <w:t xml:space="preserve">בתנועת חריקה מבשרת רעות </w:t>
      </w:r>
      <w:r w:rsidR="004627AB" w:rsidRPr="00CD067C">
        <w:rPr>
          <w:rtl/>
        </w:rPr>
        <w:t>וה</w:t>
      </w:r>
      <w:r w:rsidR="007D14FD">
        <w:rPr>
          <w:rFonts w:hint="cs"/>
          <w:rtl/>
        </w:rPr>
        <w:t>חדיר</w:t>
      </w:r>
      <w:r w:rsidR="004627AB" w:rsidRPr="00CD067C">
        <w:rPr>
          <w:rtl/>
        </w:rPr>
        <w:t xml:space="preserve"> את הקוקו ב</w:t>
      </w:r>
      <w:r w:rsidR="00DC0B6A">
        <w:rPr>
          <w:rFonts w:hint="cs"/>
          <w:rtl/>
        </w:rPr>
        <w:t>ין הלהבים</w:t>
      </w:r>
      <w:r w:rsidR="004627AB" w:rsidRPr="00CD067C">
        <w:rPr>
          <w:rtl/>
        </w:rPr>
        <w:t>,</w:t>
      </w:r>
      <w:r w:rsidR="0023407E">
        <w:rPr>
          <w:rtl/>
        </w:rPr>
        <w:t xml:space="preserve"> ממש מעל הגומ</w:t>
      </w:r>
      <w:r w:rsidR="00991B64">
        <w:rPr>
          <w:rFonts w:hint="cs"/>
          <w:rtl/>
        </w:rPr>
        <w:t>י</w:t>
      </w:r>
      <w:r w:rsidR="0023407E">
        <w:rPr>
          <w:rtl/>
        </w:rPr>
        <w:t>יה</w:t>
      </w:r>
      <w:r w:rsidR="00DC0B6A">
        <w:rPr>
          <w:rtl/>
        </w:rPr>
        <w:t xml:space="preserve"> הכחולה</w:t>
      </w:r>
      <w:r w:rsidR="00DC0B6A">
        <w:rPr>
          <w:rFonts w:hint="cs"/>
          <w:rtl/>
        </w:rPr>
        <w:t>.</w:t>
      </w:r>
      <w:r w:rsidR="0023407E">
        <w:rPr>
          <w:rtl/>
        </w:rPr>
        <w:t xml:space="preserve"> </w:t>
      </w:r>
      <w:r w:rsidR="00B04E21">
        <w:rPr>
          <w:rFonts w:hint="cs"/>
          <w:rtl/>
        </w:rPr>
        <w:t>ביד יציבה ו</w:t>
      </w:r>
      <w:r w:rsidR="0023407E">
        <w:rPr>
          <w:rFonts w:hint="cs"/>
          <w:rtl/>
        </w:rPr>
        <w:t>בזהירות מרוסנת</w:t>
      </w:r>
      <w:r w:rsidR="004627AB" w:rsidRPr="00CD067C">
        <w:rPr>
          <w:rtl/>
        </w:rPr>
        <w:t xml:space="preserve"> </w:t>
      </w:r>
      <w:r w:rsidR="00DC0B6A">
        <w:rPr>
          <w:rFonts w:hint="cs"/>
          <w:rtl/>
        </w:rPr>
        <w:t>סגר</w:t>
      </w:r>
      <w:r w:rsidR="004627AB" w:rsidRPr="00CD067C">
        <w:rPr>
          <w:rtl/>
        </w:rPr>
        <w:t xml:space="preserve"> </w:t>
      </w:r>
      <w:r w:rsidR="007D14FD">
        <w:rPr>
          <w:rtl/>
        </w:rPr>
        <w:t>א</w:t>
      </w:r>
      <w:r w:rsidR="00B04E21">
        <w:rPr>
          <w:rFonts w:hint="cs"/>
          <w:rtl/>
        </w:rPr>
        <w:t>ת הלהבים</w:t>
      </w:r>
      <w:r w:rsidR="0013270D">
        <w:rPr>
          <w:rFonts w:hint="cs"/>
          <w:rtl/>
        </w:rPr>
        <w:t>.</w:t>
      </w:r>
      <w:r w:rsidR="007D14FD">
        <w:rPr>
          <w:rtl/>
        </w:rPr>
        <w:t xml:space="preserve"> </w:t>
      </w:r>
      <w:r w:rsidR="0054301F">
        <w:rPr>
          <w:rFonts w:hint="cs"/>
          <w:rtl/>
        </w:rPr>
        <w:t>[</w:t>
      </w:r>
      <w:r w:rsidR="007D14FD">
        <w:rPr>
          <w:rtl/>
        </w:rPr>
        <w:t>ה</w:t>
      </w:r>
      <w:r w:rsidR="00B04E21">
        <w:rPr>
          <w:rFonts w:hint="cs"/>
          <w:rtl/>
        </w:rPr>
        <w:t>ם</w:t>
      </w:r>
      <w:r w:rsidR="007D14FD">
        <w:rPr>
          <w:rtl/>
        </w:rPr>
        <w:t xml:space="preserve"> נ</w:t>
      </w:r>
      <w:r w:rsidR="007D14FD">
        <w:rPr>
          <w:rFonts w:hint="cs"/>
          <w:rtl/>
        </w:rPr>
        <w:t>טרק</w:t>
      </w:r>
      <w:r w:rsidR="007D14FD">
        <w:rPr>
          <w:rtl/>
        </w:rPr>
        <w:t>ו בקלות</w:t>
      </w:r>
      <w:r w:rsidR="00DC0B6A">
        <w:rPr>
          <w:rFonts w:hint="cs"/>
          <w:rtl/>
        </w:rPr>
        <w:t>.</w:t>
      </w:r>
      <w:r w:rsidR="0054301F">
        <w:rPr>
          <w:rFonts w:hint="cs"/>
          <w:rtl/>
        </w:rPr>
        <w:t>]</w:t>
      </w:r>
      <w:r w:rsidR="007D14FD">
        <w:rPr>
          <w:rtl/>
        </w:rPr>
        <w:t xml:space="preserve"> הקוקו נ</w:t>
      </w:r>
      <w:r w:rsidR="007D14FD">
        <w:rPr>
          <w:rFonts w:hint="cs"/>
          <w:rtl/>
        </w:rPr>
        <w:t>כרת</w:t>
      </w:r>
      <w:r w:rsidR="0023407E">
        <w:rPr>
          <w:rtl/>
        </w:rPr>
        <w:t xml:space="preserve"> ו</w:t>
      </w:r>
      <w:r w:rsidR="0023407E">
        <w:rPr>
          <w:rFonts w:hint="cs"/>
          <w:rtl/>
        </w:rPr>
        <w:t>צנח</w:t>
      </w:r>
      <w:r w:rsidR="004627AB" w:rsidRPr="00CD067C">
        <w:rPr>
          <w:rtl/>
        </w:rPr>
        <w:t xml:space="preserve"> בידו של ארקדי. </w:t>
      </w:r>
      <w:r w:rsidR="00BD6330">
        <w:rPr>
          <w:rFonts w:hint="cs"/>
          <w:rtl/>
        </w:rPr>
        <w:t>[</w:t>
      </w:r>
      <w:r w:rsidR="006F2519">
        <w:rPr>
          <w:rFonts w:hint="cs"/>
          <w:rtl/>
        </w:rPr>
        <w:t xml:space="preserve">וכך הפעם האחרונה למשך שנים רבות שארקדי נגע באלכס </w:t>
      </w:r>
      <w:r w:rsidR="001C5A04">
        <w:rPr>
          <w:rFonts w:hint="cs"/>
          <w:rtl/>
        </w:rPr>
        <w:t>הייתה</w:t>
      </w:r>
      <w:r w:rsidR="006F2519">
        <w:rPr>
          <w:rFonts w:hint="cs"/>
          <w:rtl/>
        </w:rPr>
        <w:t xml:space="preserve"> כדי לגזוז את מחלפות ראשו.</w:t>
      </w:r>
      <w:r w:rsidR="00BD6330">
        <w:rPr>
          <w:rFonts w:hint="cs"/>
          <w:rtl/>
        </w:rPr>
        <w:t>]</w:t>
      </w:r>
      <w:r w:rsidR="007E2B69">
        <w:rPr>
          <w:rFonts w:hint="cs"/>
          <w:rtl/>
        </w:rPr>
        <w:t xml:space="preserve"> [סימן נזירות יהודי מס' 2]</w:t>
      </w:r>
    </w:p>
    <w:p w14:paraId="11CBE8AD" w14:textId="733C0F50" w:rsidR="0012390D" w:rsidRPr="00CD067C" w:rsidRDefault="0012390D" w:rsidP="005B3B90">
      <w:pPr>
        <w:rPr>
          <w:rtl/>
        </w:rPr>
      </w:pPr>
      <w:r>
        <w:rPr>
          <w:rFonts w:hint="cs"/>
          <w:rtl/>
        </w:rPr>
        <w:t>[</w:t>
      </w:r>
      <w:hyperlink r:id="rId63" w:history="1">
        <w:r w:rsidRPr="0012390D">
          <w:rPr>
            <w:rStyle w:val="Hyperlink"/>
            <w:rFonts w:hint="cs"/>
            <w:rtl/>
          </w:rPr>
          <w:t>עיט זהוב</w:t>
        </w:r>
      </w:hyperlink>
      <w:r>
        <w:rPr>
          <w:rFonts w:hint="cs"/>
          <w:rtl/>
        </w:rPr>
        <w:t>]</w:t>
      </w:r>
    </w:p>
    <w:p w14:paraId="4EC0B748" w14:textId="77777777" w:rsidR="004627AB" w:rsidRPr="00CD067C" w:rsidRDefault="004627AB" w:rsidP="00250000">
      <w:pPr>
        <w:rPr>
          <w:rtl/>
        </w:rPr>
      </w:pPr>
      <w:r w:rsidRPr="00CD067C">
        <w:rPr>
          <w:rtl/>
        </w:rPr>
        <w:t>אלכס הסתובב והביט בנחש הצהוב.</w:t>
      </w:r>
    </w:p>
    <w:p w14:paraId="52442EBB" w14:textId="77777777" w:rsidR="004627AB" w:rsidRPr="00CD067C" w:rsidRDefault="004627AB" w:rsidP="00250000">
      <w:pPr>
        <w:rPr>
          <w:rtl/>
        </w:rPr>
      </w:pPr>
      <w:r w:rsidRPr="00CD067C">
        <w:rPr>
          <w:rtl/>
        </w:rPr>
        <w:t>"אתה רוצה לשמור אותו?" ארקדי לחש.</w:t>
      </w:r>
    </w:p>
    <w:p w14:paraId="1CC19327" w14:textId="458EC92F" w:rsidR="004627AB" w:rsidRPr="00CD067C" w:rsidRDefault="004627AB" w:rsidP="00250000">
      <w:pPr>
        <w:rPr>
          <w:rtl/>
        </w:rPr>
      </w:pPr>
      <w:r w:rsidRPr="00CD067C">
        <w:rPr>
          <w:rtl/>
        </w:rPr>
        <w:t xml:space="preserve">"לא! מה </w:t>
      </w:r>
      <w:r w:rsidR="004C59E0">
        <w:rPr>
          <w:rtl/>
        </w:rPr>
        <w:t>פתאום</w:t>
      </w:r>
      <w:r w:rsidRPr="00CD067C">
        <w:rPr>
          <w:rtl/>
        </w:rPr>
        <w:t>," אלכס גיחך.</w:t>
      </w:r>
      <w:r w:rsidR="00D9798F">
        <w:rPr>
          <w:rFonts w:hint="cs"/>
          <w:rtl/>
        </w:rPr>
        <w:t xml:space="preserve"> </w:t>
      </w:r>
      <w:r w:rsidR="00D9798F" w:rsidRPr="00D9798F">
        <w:rPr>
          <w:rFonts w:cs="Times New Roman"/>
          <w:rtl/>
        </w:rPr>
        <w:t>הוא התכוון לתרום את השיער לפאה, אבל לאחרונה התברר שהשהי</w:t>
      </w:r>
      <w:r w:rsidR="00991B64">
        <w:rPr>
          <w:rFonts w:cs="Times New Roman" w:hint="cs"/>
          <w:rtl/>
        </w:rPr>
        <w:t>י</w:t>
      </w:r>
      <w:r w:rsidR="00D9798F" w:rsidRPr="00D9798F">
        <w:rPr>
          <w:rFonts w:cs="Times New Roman"/>
          <w:rtl/>
        </w:rPr>
        <w:t xml:space="preserve">ה הארוכה במי </w:t>
      </w:r>
      <w:r w:rsidR="00991B64">
        <w:rPr>
          <w:rFonts w:cs="Times New Roman" w:hint="cs"/>
          <w:rtl/>
        </w:rPr>
        <w:t>ה</w:t>
      </w:r>
      <w:r w:rsidR="00D9798F" w:rsidRPr="00D9798F">
        <w:rPr>
          <w:rFonts w:cs="Times New Roman"/>
          <w:rtl/>
        </w:rPr>
        <w:t>בריכה הרסו אותו ללא תקנה.</w:t>
      </w:r>
    </w:p>
    <w:p w14:paraId="49370321" w14:textId="0F213689" w:rsidR="004627AB" w:rsidRPr="00CD067C" w:rsidRDefault="004627AB" w:rsidP="00DC0B6A">
      <w:pPr>
        <w:rPr>
          <w:rtl/>
        </w:rPr>
      </w:pPr>
      <w:r w:rsidRPr="00CD067C">
        <w:rPr>
          <w:rtl/>
        </w:rPr>
        <w:t xml:space="preserve">ארקדי העביר את ידו </w:t>
      </w:r>
      <w:r w:rsidR="0013270D">
        <w:rPr>
          <w:rFonts w:hint="cs"/>
          <w:rtl/>
        </w:rPr>
        <w:t>ב</w:t>
      </w:r>
      <w:r w:rsidR="003B2198">
        <w:rPr>
          <w:rtl/>
        </w:rPr>
        <w:t>שערו</w:t>
      </w:r>
      <w:r w:rsidR="0013270D">
        <w:rPr>
          <w:rtl/>
        </w:rPr>
        <w:t xml:space="preserve"> של אלכס, שהיה </w:t>
      </w:r>
      <w:r w:rsidR="00F06A3F">
        <w:rPr>
          <w:rtl/>
        </w:rPr>
        <w:t>עכשיו</w:t>
      </w:r>
      <w:r w:rsidRPr="00CD067C">
        <w:rPr>
          <w:rtl/>
        </w:rPr>
        <w:t xml:space="preserve"> ארוך מ</w:t>
      </w:r>
      <w:r w:rsidR="00991B64">
        <w:rPr>
          <w:rFonts w:hint="cs"/>
          <w:rtl/>
        </w:rPr>
        <w:t>לפנים</w:t>
      </w:r>
      <w:r w:rsidRPr="00CD067C">
        <w:rPr>
          <w:rtl/>
        </w:rPr>
        <w:t xml:space="preserve"> וקצר מאחור. </w:t>
      </w:r>
      <w:r w:rsidR="00DC0B6A">
        <w:rPr>
          <w:rFonts w:hint="cs"/>
          <w:rtl/>
        </w:rPr>
        <w:t>ב</w:t>
      </w:r>
      <w:r w:rsidRPr="00CD067C">
        <w:rPr>
          <w:rtl/>
        </w:rPr>
        <w:t>מסרק פלסטי</w:t>
      </w:r>
      <w:r w:rsidR="00991B64">
        <w:rPr>
          <w:rFonts w:hint="cs"/>
          <w:rtl/>
        </w:rPr>
        <w:t>ק</w:t>
      </w:r>
      <w:r w:rsidRPr="00CD067C">
        <w:rPr>
          <w:rtl/>
        </w:rPr>
        <w:t xml:space="preserve"> </w:t>
      </w:r>
      <w:r w:rsidR="0013270D">
        <w:rPr>
          <w:rFonts w:hint="cs"/>
          <w:rtl/>
        </w:rPr>
        <w:t>שבור</w:t>
      </w:r>
      <w:r w:rsidR="00991B64">
        <w:rPr>
          <w:rFonts w:hint="cs"/>
          <w:rtl/>
        </w:rPr>
        <w:t xml:space="preserve"> </w:t>
      </w:r>
      <w:r w:rsidR="0013270D">
        <w:rPr>
          <w:rFonts w:hint="cs"/>
          <w:rtl/>
        </w:rPr>
        <w:t>שיניים</w:t>
      </w:r>
      <w:r w:rsidR="00DC0B6A">
        <w:rPr>
          <w:rFonts w:hint="cs"/>
          <w:rtl/>
        </w:rPr>
        <w:t xml:space="preserve"> הוא</w:t>
      </w:r>
      <w:r w:rsidRPr="00CD067C">
        <w:rPr>
          <w:rtl/>
        </w:rPr>
        <w:t xml:space="preserve"> ס</w:t>
      </w:r>
      <w:r w:rsidR="00991B64">
        <w:rPr>
          <w:rFonts w:hint="cs"/>
          <w:rtl/>
        </w:rPr>
        <w:t>י</w:t>
      </w:r>
      <w:r w:rsidRPr="00CD067C">
        <w:rPr>
          <w:rtl/>
        </w:rPr>
        <w:t>רק אותו בעדינות. "תסתכל בראי."</w:t>
      </w:r>
    </w:p>
    <w:p w14:paraId="5E7FD929" w14:textId="5F00B9D8" w:rsidR="004627AB" w:rsidRPr="00CD067C" w:rsidRDefault="004627AB" w:rsidP="00B04E21">
      <w:pPr>
        <w:rPr>
          <w:rtl/>
        </w:rPr>
      </w:pPr>
      <w:r w:rsidRPr="00CD067C">
        <w:rPr>
          <w:rtl/>
        </w:rPr>
        <w:t>אלכס הביט ב</w:t>
      </w:r>
      <w:r w:rsidR="00667F2F">
        <w:rPr>
          <w:rFonts w:hint="cs"/>
          <w:rtl/>
        </w:rPr>
        <w:t>מ</w:t>
      </w:r>
      <w:r w:rsidRPr="00CD067C">
        <w:rPr>
          <w:rtl/>
        </w:rPr>
        <w:t>רא</w:t>
      </w:r>
      <w:r w:rsidR="00667F2F">
        <w:rPr>
          <w:rFonts w:hint="cs"/>
          <w:rtl/>
        </w:rPr>
        <w:t>ה</w:t>
      </w:r>
      <w:r w:rsidRPr="00CD067C">
        <w:rPr>
          <w:rtl/>
        </w:rPr>
        <w:t xml:space="preserve"> התלוי</w:t>
      </w:r>
      <w:r w:rsidR="00667F2F">
        <w:rPr>
          <w:rFonts w:hint="cs"/>
          <w:rtl/>
        </w:rPr>
        <w:t>ה</w:t>
      </w:r>
      <w:r w:rsidRPr="00CD067C">
        <w:rPr>
          <w:rtl/>
        </w:rPr>
        <w:t xml:space="preserve"> מעל </w:t>
      </w:r>
      <w:r w:rsidR="00667F2F">
        <w:rPr>
          <w:rFonts w:hint="cs"/>
          <w:rtl/>
        </w:rPr>
        <w:t>ה</w:t>
      </w:r>
      <w:r w:rsidRPr="00CD067C">
        <w:rPr>
          <w:rtl/>
        </w:rPr>
        <w:t>כיור. "עוד צריך לגזור."</w:t>
      </w:r>
    </w:p>
    <w:p w14:paraId="69BAE15E" w14:textId="0982B9AE" w:rsidR="004627AB" w:rsidRPr="00CD067C" w:rsidRDefault="00C30141" w:rsidP="00973F63">
      <w:pPr>
        <w:rPr>
          <w:rtl/>
        </w:rPr>
      </w:pPr>
      <w:r>
        <w:rPr>
          <w:rFonts w:hint="cs"/>
          <w:rtl/>
        </w:rPr>
        <w:t>[</w:t>
      </w:r>
      <w:r w:rsidR="004627AB" w:rsidRPr="00CD067C">
        <w:rPr>
          <w:rtl/>
        </w:rPr>
        <w:t>"אני לא יודע איך להמשיך."</w:t>
      </w:r>
      <w:r w:rsidR="00036937">
        <w:rPr>
          <w:rFonts w:hint="cs"/>
          <w:rtl/>
        </w:rPr>
        <w:t xml:space="preserve"> </w:t>
      </w:r>
    </w:p>
    <w:p w14:paraId="4164CD6F" w14:textId="7719F337" w:rsidR="004627AB" w:rsidRPr="00CD067C" w:rsidRDefault="004627AB" w:rsidP="00B04E21">
      <w:pPr>
        <w:rPr>
          <w:rtl/>
        </w:rPr>
      </w:pPr>
      <w:r w:rsidRPr="00CD067C">
        <w:rPr>
          <w:rtl/>
        </w:rPr>
        <w:lastRenderedPageBreak/>
        <w:t>"</w:t>
      </w:r>
      <w:r w:rsidR="0013270D">
        <w:rPr>
          <w:rFonts w:hint="cs"/>
          <w:rtl/>
        </w:rPr>
        <w:t xml:space="preserve">להמשיך זה קל, </w:t>
      </w:r>
      <w:r w:rsidR="00F41E2D">
        <w:rPr>
          <w:rFonts w:hint="cs"/>
          <w:rtl/>
        </w:rPr>
        <w:t xml:space="preserve">אחי, </w:t>
      </w:r>
      <w:r w:rsidRPr="00CD067C">
        <w:rPr>
          <w:rtl/>
        </w:rPr>
        <w:t xml:space="preserve">פשוט – לאט לאט. </w:t>
      </w:r>
      <w:r w:rsidR="00B04E21">
        <w:rPr>
          <w:rFonts w:hint="cs"/>
          <w:rtl/>
        </w:rPr>
        <w:t>לא</w:t>
      </w:r>
      <w:r w:rsidRPr="00CD067C">
        <w:rPr>
          <w:rtl/>
        </w:rPr>
        <w:t xml:space="preserve"> </w:t>
      </w:r>
      <w:r w:rsidR="00B04E21">
        <w:rPr>
          <w:rFonts w:hint="cs"/>
          <w:rtl/>
        </w:rPr>
        <w:t>ל</w:t>
      </w:r>
      <w:r w:rsidRPr="00CD067C">
        <w:rPr>
          <w:rtl/>
        </w:rPr>
        <w:t>מהר."</w:t>
      </w:r>
      <w:r w:rsidR="00C30141">
        <w:rPr>
          <w:rFonts w:hint="cs"/>
          <w:rtl/>
        </w:rPr>
        <w:t>]</w:t>
      </w:r>
    </w:p>
    <w:p w14:paraId="5329DF95" w14:textId="77777777" w:rsidR="004627AB" w:rsidRPr="00CD067C" w:rsidRDefault="004627AB" w:rsidP="00973F63">
      <w:pPr>
        <w:rPr>
          <w:rtl/>
        </w:rPr>
      </w:pPr>
      <w:r w:rsidRPr="00CD067C">
        <w:rPr>
          <w:rtl/>
        </w:rPr>
        <w:t>"</w:t>
      </w:r>
      <w:r w:rsidR="00973F63">
        <w:rPr>
          <w:rFonts w:hint="cs"/>
          <w:rtl/>
        </w:rPr>
        <w:t>הייתי רוצה לגלח לגמרי את כל הראש שלך.</w:t>
      </w:r>
      <w:r w:rsidRPr="00CD067C">
        <w:rPr>
          <w:rtl/>
        </w:rPr>
        <w:t>"</w:t>
      </w:r>
    </w:p>
    <w:p w14:paraId="0873432E" w14:textId="0406E609" w:rsidR="009C7FE0" w:rsidRDefault="009C7FE0" w:rsidP="00DC0B6A">
      <w:pPr>
        <w:rPr>
          <w:rtl/>
        </w:rPr>
      </w:pPr>
      <w:r>
        <w:rPr>
          <w:rFonts w:hint="cs"/>
          <w:rtl/>
        </w:rPr>
        <w:t>אלכס ה</w:t>
      </w:r>
      <w:r w:rsidR="0013270D">
        <w:rPr>
          <w:rFonts w:hint="cs"/>
          <w:rtl/>
        </w:rPr>
        <w:t>ביט ב</w:t>
      </w:r>
      <w:r w:rsidR="004C59E0">
        <w:rPr>
          <w:rFonts w:hint="cs"/>
          <w:rtl/>
        </w:rPr>
        <w:t>רצפה</w:t>
      </w:r>
      <w:r w:rsidR="00991B64">
        <w:rPr>
          <w:rFonts w:hint="cs"/>
          <w:rtl/>
        </w:rPr>
        <w:t>.</w:t>
      </w:r>
      <w:r>
        <w:rPr>
          <w:rFonts w:hint="cs"/>
          <w:rtl/>
        </w:rPr>
        <w:t xml:space="preserve"> טיפת דם אחת</w:t>
      </w:r>
      <w:r w:rsidR="00282064" w:rsidRPr="00282064">
        <w:rPr>
          <w:rFonts w:hint="cs"/>
          <w:rtl/>
        </w:rPr>
        <w:t xml:space="preserve"> </w:t>
      </w:r>
      <w:r w:rsidR="00282064">
        <w:rPr>
          <w:rFonts w:hint="cs"/>
          <w:rtl/>
        </w:rPr>
        <w:t>טפטפה</w:t>
      </w:r>
      <w:r>
        <w:rPr>
          <w:rFonts w:hint="cs"/>
          <w:rtl/>
        </w:rPr>
        <w:t xml:space="preserve">, ועוד אחרת הצטרפה אליה. ועוד אחת. </w:t>
      </w:r>
    </w:p>
    <w:p w14:paraId="48E4EC57" w14:textId="13639401" w:rsidR="009C7FE0" w:rsidRDefault="009C7FE0" w:rsidP="00250000">
      <w:pPr>
        <w:rPr>
          <w:rtl/>
        </w:rPr>
      </w:pPr>
      <w:r>
        <w:rPr>
          <w:rFonts w:hint="cs"/>
          <w:rtl/>
        </w:rPr>
        <w:t xml:space="preserve">"זה רק שפשוף במרפק," ארקדי התנצל. "זה נפתח </w:t>
      </w:r>
      <w:r w:rsidR="00904C39">
        <w:rPr>
          <w:rFonts w:hint="cs"/>
          <w:rtl/>
        </w:rPr>
        <w:t xml:space="preserve">לך </w:t>
      </w:r>
      <w:r>
        <w:rPr>
          <w:rFonts w:hint="cs"/>
          <w:rtl/>
        </w:rPr>
        <w:t xml:space="preserve">שוב כשזזת." </w:t>
      </w:r>
    </w:p>
    <w:p w14:paraId="114B9B07" w14:textId="77777777" w:rsidR="0013270D" w:rsidRDefault="0013270D" w:rsidP="00250000">
      <w:pPr>
        <w:rPr>
          <w:rtl/>
        </w:rPr>
      </w:pPr>
      <w:r>
        <w:rPr>
          <w:rFonts w:hint="cs"/>
          <w:rtl/>
        </w:rPr>
        <w:t>"זה בסדר."</w:t>
      </w:r>
    </w:p>
    <w:p w14:paraId="1C8711B8" w14:textId="5E6FEF21" w:rsidR="0013270D" w:rsidRDefault="001F7176" w:rsidP="00DC0B6A">
      <w:pPr>
        <w:rPr>
          <w:rtl/>
        </w:rPr>
      </w:pPr>
      <w:r>
        <w:rPr>
          <w:rFonts w:hint="cs"/>
          <w:rtl/>
        </w:rPr>
        <w:t>עורפו</w:t>
      </w:r>
      <w:r w:rsidR="00991B64">
        <w:rPr>
          <w:rFonts w:hint="cs"/>
          <w:rtl/>
        </w:rPr>
        <w:t>,</w:t>
      </w:r>
      <w:r>
        <w:rPr>
          <w:rFonts w:hint="cs"/>
          <w:rtl/>
        </w:rPr>
        <w:t xml:space="preserve"> </w:t>
      </w:r>
      <w:r w:rsidR="00DC0B6A">
        <w:rPr>
          <w:rFonts w:hint="cs"/>
          <w:rtl/>
        </w:rPr>
        <w:t>שנותר</w:t>
      </w:r>
      <w:r w:rsidR="009C7FE0">
        <w:rPr>
          <w:rFonts w:hint="cs"/>
          <w:rtl/>
        </w:rPr>
        <w:t xml:space="preserve"> חשוף </w:t>
      </w:r>
      <w:r w:rsidR="00DC0B6A">
        <w:rPr>
          <w:rFonts w:hint="cs"/>
          <w:rtl/>
        </w:rPr>
        <w:t xml:space="preserve">ופגיע </w:t>
      </w:r>
      <w:r w:rsidR="009C7FE0">
        <w:rPr>
          <w:rFonts w:hint="cs"/>
          <w:rtl/>
        </w:rPr>
        <w:t xml:space="preserve">ללא השיער, </w:t>
      </w:r>
      <w:r>
        <w:rPr>
          <w:rFonts w:hint="cs"/>
          <w:rtl/>
        </w:rPr>
        <w:t>נדמה כאוצֵר בתוכו כ</w:t>
      </w:r>
      <w:r w:rsidR="00DC0B6A">
        <w:rPr>
          <w:rFonts w:hint="cs"/>
          <w:rtl/>
        </w:rPr>
        <w:t>ו</w:t>
      </w:r>
      <w:r>
        <w:rPr>
          <w:rFonts w:hint="cs"/>
          <w:rtl/>
        </w:rPr>
        <w:t xml:space="preserve">ח </w:t>
      </w:r>
      <w:r w:rsidR="00282064">
        <w:rPr>
          <w:rFonts w:hint="cs"/>
          <w:rtl/>
        </w:rPr>
        <w:t>גמיש</w:t>
      </w:r>
      <w:r>
        <w:rPr>
          <w:rFonts w:hint="cs"/>
          <w:rtl/>
        </w:rPr>
        <w:t xml:space="preserve"> </w:t>
      </w:r>
      <w:r w:rsidR="00282064">
        <w:rPr>
          <w:rFonts w:hint="cs"/>
          <w:rtl/>
        </w:rPr>
        <w:t>[</w:t>
      </w:r>
      <w:r>
        <w:rPr>
          <w:rFonts w:hint="cs"/>
          <w:rtl/>
        </w:rPr>
        <w:t>המסוגל למתוח גו,</w:t>
      </w:r>
      <w:r w:rsidR="00282064">
        <w:rPr>
          <w:rFonts w:hint="cs"/>
          <w:rtl/>
        </w:rPr>
        <w:t>]</w:t>
      </w:r>
      <w:r>
        <w:rPr>
          <w:rFonts w:hint="cs"/>
          <w:rtl/>
        </w:rPr>
        <w:t xml:space="preserve"> המסוגל </w:t>
      </w:r>
      <w:r w:rsidR="00827115" w:rsidRPr="00827115">
        <w:rPr>
          <w:rFonts w:cs="Times New Roman"/>
          <w:rtl/>
        </w:rPr>
        <w:t>לכ</w:t>
      </w:r>
      <w:r w:rsidR="00991B64">
        <w:rPr>
          <w:rFonts w:cs="Times New Roman" w:hint="cs"/>
          <w:rtl/>
        </w:rPr>
        <w:t>ו</w:t>
      </w:r>
      <w:r w:rsidR="00827115" w:rsidRPr="00827115">
        <w:rPr>
          <w:rFonts w:cs="Times New Roman"/>
          <w:rtl/>
        </w:rPr>
        <w:t>ל, המסוגל להימלט ולא להיות כאן יותר.</w:t>
      </w:r>
      <w:r w:rsidR="009C7FE0">
        <w:rPr>
          <w:rFonts w:hint="cs"/>
          <w:rtl/>
        </w:rPr>
        <w:t xml:space="preserve">. </w:t>
      </w:r>
    </w:p>
    <w:p w14:paraId="04BF7FD6" w14:textId="542DE9C3" w:rsidR="00095AF3" w:rsidRDefault="009C7FE0" w:rsidP="00F13A4B">
      <w:pPr>
        <w:rPr>
          <w:rtl/>
        </w:rPr>
      </w:pPr>
      <w:r>
        <w:rPr>
          <w:rFonts w:hint="cs"/>
          <w:rtl/>
        </w:rPr>
        <w:t>"אני יחבוש לך</w:t>
      </w:r>
      <w:r w:rsidR="00C234B2">
        <w:rPr>
          <w:rFonts w:hint="cs"/>
          <w:rtl/>
        </w:rPr>
        <w:t>.</w:t>
      </w:r>
      <w:r>
        <w:rPr>
          <w:rFonts w:hint="cs"/>
          <w:rtl/>
        </w:rPr>
        <w:t>" ארקדי פשפש ב</w:t>
      </w:r>
      <w:r w:rsidR="0013270D">
        <w:rPr>
          <w:rFonts w:hint="cs"/>
          <w:rtl/>
        </w:rPr>
        <w:t>ארגז פלסטיק שקוף, ו</w:t>
      </w:r>
      <w:r>
        <w:rPr>
          <w:rFonts w:hint="cs"/>
          <w:rtl/>
        </w:rPr>
        <w:t xml:space="preserve">שלף משם סליל גאזה </w:t>
      </w:r>
      <w:r w:rsidR="00036937">
        <w:rPr>
          <w:rFonts w:hint="cs"/>
          <w:rtl/>
        </w:rPr>
        <w:t xml:space="preserve">רפואית </w:t>
      </w:r>
      <w:r w:rsidR="00413A35">
        <w:rPr>
          <w:rFonts w:hint="cs"/>
          <w:rtl/>
        </w:rPr>
        <w:t xml:space="preserve">מבד פשתן </w:t>
      </w:r>
      <w:r w:rsidR="0013270D">
        <w:rPr>
          <w:rFonts w:hint="cs"/>
          <w:rtl/>
        </w:rPr>
        <w:t>שהיה מיועד</w:t>
      </w:r>
      <w:r>
        <w:rPr>
          <w:rFonts w:hint="cs"/>
          <w:rtl/>
        </w:rPr>
        <w:t xml:space="preserve"> </w:t>
      </w:r>
      <w:r w:rsidR="00036937">
        <w:rPr>
          <w:rFonts w:hint="cs"/>
          <w:rtl/>
        </w:rPr>
        <w:t>לא</w:t>
      </w:r>
      <w:r>
        <w:rPr>
          <w:rFonts w:hint="cs"/>
          <w:rtl/>
        </w:rPr>
        <w:t>ימו</w:t>
      </w:r>
      <w:r w:rsidR="00036937">
        <w:rPr>
          <w:rFonts w:hint="cs"/>
          <w:rtl/>
        </w:rPr>
        <w:t xml:space="preserve"> </w:t>
      </w:r>
      <w:r w:rsidR="0013270D">
        <w:rPr>
          <w:rFonts w:hint="cs"/>
          <w:rtl/>
        </w:rPr>
        <w:t xml:space="preserve">המתה </w:t>
      </w:r>
      <w:r w:rsidR="00036937">
        <w:rPr>
          <w:rtl/>
        </w:rPr>
        <w:t>–</w:t>
      </w:r>
      <w:r w:rsidR="003B30FE">
        <w:rPr>
          <w:rFonts w:hint="cs"/>
          <w:rtl/>
        </w:rPr>
        <w:t xml:space="preserve"> </w:t>
      </w:r>
      <w:r w:rsidR="00036937">
        <w:rPr>
          <w:rFonts w:hint="cs"/>
          <w:rtl/>
        </w:rPr>
        <w:t>שמה היה מודפס עדיין על האריזה</w:t>
      </w:r>
      <w:r w:rsidR="00413A35">
        <w:rPr>
          <w:rFonts w:hint="cs"/>
          <w:rtl/>
        </w:rPr>
        <w:t>.</w:t>
      </w:r>
      <w:r w:rsidR="00036937">
        <w:rPr>
          <w:rFonts w:hint="cs"/>
          <w:rtl/>
        </w:rPr>
        <w:t xml:space="preserve"> </w:t>
      </w:r>
      <w:r w:rsidR="00C234B2">
        <w:rPr>
          <w:rFonts w:hint="cs"/>
          <w:rtl/>
        </w:rPr>
        <w:t>הוא כרך בסבלנות רבה את רצועת הפשתן סביב מרפק</w:t>
      </w:r>
      <w:r w:rsidR="00667321">
        <w:rPr>
          <w:rFonts w:hint="cs"/>
          <w:rtl/>
        </w:rPr>
        <w:t>ו</w:t>
      </w:r>
      <w:r w:rsidR="00C234B2">
        <w:rPr>
          <w:rFonts w:hint="cs"/>
          <w:rtl/>
        </w:rPr>
        <w:t>,</w:t>
      </w:r>
      <w:r w:rsidR="003B30FE">
        <w:rPr>
          <w:rFonts w:hint="cs"/>
          <w:rtl/>
        </w:rPr>
        <w:t xml:space="preserve"> </w:t>
      </w:r>
      <w:r w:rsidR="00C234B2">
        <w:rPr>
          <w:rFonts w:hint="cs"/>
          <w:rtl/>
        </w:rPr>
        <w:t>[</w:t>
      </w:r>
      <w:r w:rsidR="003B30FE">
        <w:rPr>
          <w:rFonts w:hint="cs"/>
          <w:rtl/>
        </w:rPr>
        <w:t>ב</w:t>
      </w:r>
      <w:r w:rsidR="00036937">
        <w:rPr>
          <w:rFonts w:hint="cs"/>
          <w:rtl/>
        </w:rPr>
        <w:t xml:space="preserve">מתכוון </w:t>
      </w:r>
      <w:r w:rsidR="00973F63">
        <w:rPr>
          <w:rFonts w:hint="cs"/>
          <w:rtl/>
        </w:rPr>
        <w:t>ב</w:t>
      </w:r>
      <w:r w:rsidR="00036937">
        <w:rPr>
          <w:rFonts w:hint="cs"/>
          <w:rtl/>
        </w:rPr>
        <w:t xml:space="preserve">כוונה וביודעין </w:t>
      </w:r>
      <w:r w:rsidR="00036937">
        <w:t>deliberately</w:t>
      </w:r>
      <w:r w:rsidR="00F13A4B">
        <w:rPr>
          <w:rFonts w:hint="cs"/>
          <w:rtl/>
        </w:rPr>
        <w:t xml:space="preserve"> </w:t>
      </w:r>
      <w:r w:rsidR="00036937">
        <w:rPr>
          <w:rFonts w:hint="cs"/>
          <w:rtl/>
        </w:rPr>
        <w:t>ש</w:t>
      </w:r>
      <w:r w:rsidR="001C5A04">
        <w:rPr>
          <w:rFonts w:hint="cs"/>
          <w:rtl/>
        </w:rPr>
        <w:t>הייתה</w:t>
      </w:r>
      <w:r w:rsidR="00036937">
        <w:rPr>
          <w:rFonts w:hint="cs"/>
          <w:rtl/>
        </w:rPr>
        <w:t xml:space="preserve"> משולה בעיניו לתכריכיו של המת</w:t>
      </w:r>
      <w:r w:rsidR="0006346C">
        <w:rPr>
          <w:rFonts w:hint="cs"/>
          <w:rtl/>
        </w:rPr>
        <w:t>,</w:t>
      </w:r>
      <w:r w:rsidR="00F13A4B">
        <w:rPr>
          <w:rFonts w:hint="cs"/>
          <w:rtl/>
        </w:rPr>
        <w:t xml:space="preserve"> </w:t>
      </w:r>
      <w:r w:rsidR="00036937">
        <w:rPr>
          <w:rFonts w:hint="cs"/>
          <w:rtl/>
        </w:rPr>
        <w:t>ואילו עתה משנפטרה היו כל חבישות</w:t>
      </w:r>
      <w:r w:rsidR="00F13A4B">
        <w:rPr>
          <w:rFonts w:hint="cs"/>
          <w:rtl/>
        </w:rPr>
        <w:t xml:space="preserve">יה משולות לתכריכיו של המת </w:t>
      </w:r>
      <w:r w:rsidR="0006346C">
        <w:rPr>
          <w:rFonts w:hint="cs"/>
          <w:rtl/>
        </w:rPr>
        <w:t>סימן נזירות מס' 3</w:t>
      </w:r>
      <w:r w:rsidR="00095AF3">
        <w:rPr>
          <w:rFonts w:hint="cs"/>
          <w:rtl/>
        </w:rPr>
        <w:t xml:space="preserve"> </w:t>
      </w:r>
      <w:r w:rsidR="00095AF3">
        <w:rPr>
          <w:rtl/>
        </w:rPr>
        <w:t>–</w:t>
      </w:r>
      <w:r w:rsidR="00F13A4B">
        <w:rPr>
          <w:rFonts w:hint="cs"/>
          <w:rtl/>
        </w:rPr>
        <w:t xml:space="preserve"> קירבה למת </w:t>
      </w:r>
      <w:r w:rsidR="00945460">
        <w:rPr>
          <w:rFonts w:hint="cs"/>
          <w:rtl/>
        </w:rPr>
        <w:t>בשקט ובעצבים מתוחים, הוא</w:t>
      </w:r>
      <w:r w:rsidR="00F13A4B">
        <w:rPr>
          <w:rFonts w:hint="cs"/>
          <w:rtl/>
        </w:rPr>
        <w:t xml:space="preserve"> </w:t>
      </w:r>
      <w:r w:rsidR="00945460">
        <w:t>stripped</w:t>
      </w:r>
      <w:r w:rsidR="00F13A4B">
        <w:rPr>
          <w:rFonts w:hint="cs"/>
          <w:rtl/>
        </w:rPr>
        <w:t xml:space="preserve"> </w:t>
      </w:r>
      <w:r w:rsidR="00E40CD2">
        <w:rPr>
          <w:rFonts w:hint="cs"/>
          <w:rtl/>
        </w:rPr>
        <w:t xml:space="preserve">מערטל </w:t>
      </w:r>
      <w:r w:rsidR="0006346C">
        <w:rPr>
          <w:rFonts w:hint="cs"/>
          <w:rtl/>
        </w:rPr>
        <w:t>ביודעין</w:t>
      </w:r>
      <w:r w:rsidR="00311338">
        <w:rPr>
          <w:rFonts w:hint="cs"/>
          <w:rtl/>
        </w:rPr>
        <w:t xml:space="preserve">], מערטל </w:t>
      </w:r>
      <w:r w:rsidR="00945460">
        <w:rPr>
          <w:rFonts w:hint="cs"/>
          <w:rtl/>
        </w:rPr>
        <w:t>א</w:t>
      </w:r>
      <w:r w:rsidR="00667321">
        <w:rPr>
          <w:rFonts w:hint="cs"/>
          <w:rtl/>
        </w:rPr>
        <w:t>ת אלכס</w:t>
      </w:r>
      <w:r w:rsidR="00945460">
        <w:rPr>
          <w:rFonts w:hint="cs"/>
          <w:rtl/>
        </w:rPr>
        <w:t xml:space="preserve"> </w:t>
      </w:r>
      <w:r w:rsidR="00C234B2">
        <w:rPr>
          <w:rFonts w:hint="cs"/>
          <w:rtl/>
        </w:rPr>
        <w:t xml:space="preserve">אחת לאחת </w:t>
      </w:r>
      <w:r w:rsidR="00945460">
        <w:rPr>
          <w:rFonts w:hint="cs"/>
          <w:rtl/>
        </w:rPr>
        <w:t>מתכונותיו הנזיריות.</w:t>
      </w:r>
    </w:p>
    <w:p w14:paraId="4197ECDD" w14:textId="77777777" w:rsidR="004627AB" w:rsidRDefault="009C7FE0" w:rsidP="00250000">
      <w:pPr>
        <w:rPr>
          <w:rtl/>
        </w:rPr>
      </w:pPr>
      <w:r>
        <w:rPr>
          <w:rFonts w:hint="cs"/>
          <w:rtl/>
        </w:rPr>
        <w:t>[לכתוב טוב יותר]</w:t>
      </w:r>
    </w:p>
    <w:p w14:paraId="0B60DE11" w14:textId="0A7B0F12" w:rsidR="004627AB" w:rsidRPr="00CD067C" w:rsidRDefault="00605B63" w:rsidP="00DC0B6A">
      <w:pPr>
        <w:rPr>
          <w:rtl/>
        </w:rPr>
      </w:pPr>
      <w:r>
        <w:rPr>
          <w:rFonts w:hint="cs"/>
          <w:rtl/>
        </w:rPr>
        <w:t xml:space="preserve">לאחר </w:t>
      </w:r>
      <w:r w:rsidR="00C234B2">
        <w:rPr>
          <w:rFonts w:hint="cs"/>
          <w:rtl/>
        </w:rPr>
        <w:t>ש</w:t>
      </w:r>
      <w:r>
        <w:rPr>
          <w:rFonts w:hint="cs"/>
          <w:rtl/>
        </w:rPr>
        <w:t>הידק</w:t>
      </w:r>
      <w:r w:rsidR="00C234B2">
        <w:rPr>
          <w:rFonts w:hint="cs"/>
          <w:rtl/>
        </w:rPr>
        <w:t xml:space="preserve"> את קצה ה</w:t>
      </w:r>
      <w:r w:rsidR="00282064">
        <w:rPr>
          <w:rFonts w:hint="cs"/>
          <w:rtl/>
        </w:rPr>
        <w:t>ת</w:t>
      </w:r>
      <w:r w:rsidR="00C234B2">
        <w:rPr>
          <w:rFonts w:hint="cs"/>
          <w:rtl/>
        </w:rPr>
        <w:t>חב</w:t>
      </w:r>
      <w:r w:rsidR="00282064">
        <w:rPr>
          <w:rFonts w:hint="cs"/>
          <w:rtl/>
        </w:rPr>
        <w:t>ו</w:t>
      </w:r>
      <w:r w:rsidR="00C234B2">
        <w:rPr>
          <w:rFonts w:hint="cs"/>
          <w:rtl/>
        </w:rPr>
        <w:t>ש</w:t>
      </w:r>
      <w:r w:rsidR="00282064">
        <w:rPr>
          <w:rFonts w:hint="cs"/>
          <w:rtl/>
        </w:rPr>
        <w:t>ת</w:t>
      </w:r>
      <w:r>
        <w:rPr>
          <w:rFonts w:hint="cs"/>
          <w:rtl/>
        </w:rPr>
        <w:t xml:space="preserve"> </w:t>
      </w:r>
      <w:r w:rsidR="00DC0B6A">
        <w:rPr>
          <w:rFonts w:hint="cs"/>
          <w:rtl/>
        </w:rPr>
        <w:t xml:space="preserve">ותחב </w:t>
      </w:r>
      <w:r>
        <w:rPr>
          <w:rFonts w:hint="cs"/>
          <w:rtl/>
        </w:rPr>
        <w:t>פנימה,</w:t>
      </w:r>
      <w:r w:rsidR="00C234B2">
        <w:rPr>
          <w:rFonts w:hint="cs"/>
          <w:rtl/>
        </w:rPr>
        <w:t xml:space="preserve"> </w:t>
      </w:r>
      <w:r w:rsidR="00311338">
        <w:rPr>
          <w:rFonts w:hint="cs"/>
          <w:rtl/>
        </w:rPr>
        <w:t>הלך להפוך את התקליט, וכששב</w:t>
      </w:r>
      <w:r w:rsidR="00282064">
        <w:rPr>
          <w:rFonts w:hint="cs"/>
          <w:rtl/>
        </w:rPr>
        <w:t>,</w:t>
      </w:r>
      <w:r w:rsidR="00311338">
        <w:rPr>
          <w:rFonts w:hint="cs"/>
          <w:rtl/>
        </w:rPr>
        <w:t xml:space="preserve"> </w:t>
      </w:r>
      <w:r w:rsidR="00667F2F" w:rsidRPr="00B14B52">
        <w:rPr>
          <w:rFonts w:hint="eastAsia"/>
          <w:rtl/>
        </w:rPr>
        <w:t>נמלך</w:t>
      </w:r>
      <w:r w:rsidR="00667F2F">
        <w:rPr>
          <w:rFonts w:hint="cs"/>
          <w:rtl/>
        </w:rPr>
        <w:t xml:space="preserve"> בדעתו לגבי ה</w:t>
      </w:r>
      <w:r>
        <w:rPr>
          <w:rFonts w:hint="cs"/>
          <w:rtl/>
        </w:rPr>
        <w:t xml:space="preserve">תגלחת. </w:t>
      </w:r>
      <w:r w:rsidR="00667F2F">
        <w:rPr>
          <w:rFonts w:hint="cs"/>
          <w:rtl/>
        </w:rPr>
        <w:t>הוא</w:t>
      </w:r>
      <w:r>
        <w:rPr>
          <w:rFonts w:hint="cs"/>
          <w:rtl/>
        </w:rPr>
        <w:t xml:space="preserve"> </w:t>
      </w:r>
      <w:r w:rsidR="004627AB" w:rsidRPr="00CD067C">
        <w:rPr>
          <w:rtl/>
        </w:rPr>
        <w:t>אחז</w:t>
      </w:r>
      <w:r w:rsidR="00311338">
        <w:rPr>
          <w:rFonts w:hint="cs"/>
          <w:rtl/>
        </w:rPr>
        <w:t xml:space="preserve"> שוב</w:t>
      </w:r>
      <w:r w:rsidR="004627AB" w:rsidRPr="00CD067C">
        <w:rPr>
          <w:rtl/>
        </w:rPr>
        <w:t xml:space="preserve"> במספריים הכבד</w:t>
      </w:r>
      <w:r w:rsidR="00DC0B6A">
        <w:rPr>
          <w:rFonts w:hint="cs"/>
          <w:rtl/>
        </w:rPr>
        <w:t>ים</w:t>
      </w:r>
      <w:r w:rsidR="004627AB" w:rsidRPr="00CD067C">
        <w:rPr>
          <w:rtl/>
        </w:rPr>
        <w:t xml:space="preserve">, </w:t>
      </w:r>
      <w:r>
        <w:rPr>
          <w:rFonts w:hint="cs"/>
          <w:rtl/>
        </w:rPr>
        <w:t xml:space="preserve">ובעוד </w:t>
      </w:r>
      <w:r w:rsidR="004627AB" w:rsidRPr="00CD067C">
        <w:rPr>
          <w:rtl/>
        </w:rPr>
        <w:t>לשונו מש</w:t>
      </w:r>
      <w:r w:rsidR="00282064">
        <w:rPr>
          <w:rFonts w:hint="cs"/>
          <w:rtl/>
        </w:rPr>
        <w:t>ת</w:t>
      </w:r>
      <w:r w:rsidR="004627AB" w:rsidRPr="00CD067C">
        <w:rPr>
          <w:rtl/>
        </w:rPr>
        <w:t>רבבת בריכוז</w:t>
      </w:r>
      <w:r w:rsidR="00DF6787">
        <w:rPr>
          <w:rFonts w:hint="cs"/>
          <w:rtl/>
        </w:rPr>
        <w:t>,</w:t>
      </w:r>
      <w:r w:rsidR="004627AB" w:rsidRPr="00CD067C">
        <w:rPr>
          <w:rtl/>
        </w:rPr>
        <w:t xml:space="preserve"> הצמיד את </w:t>
      </w:r>
      <w:r w:rsidR="00667F2F">
        <w:rPr>
          <w:rFonts w:hint="cs"/>
          <w:rtl/>
        </w:rPr>
        <w:t>ה</w:t>
      </w:r>
      <w:r w:rsidR="004627AB" w:rsidRPr="00CD067C">
        <w:rPr>
          <w:rtl/>
        </w:rPr>
        <w:t>להב הקר לקרקפתו של אלכס וגזר בדייקנות. הוא הניח לתלתל הגזור להתגלגל על כתפו של אלכס ו</w:t>
      </w:r>
      <w:r w:rsidR="007D6141">
        <w:rPr>
          <w:rFonts w:hint="cs"/>
          <w:rtl/>
        </w:rPr>
        <w:t>להתפזר ללא קול על ה</w:t>
      </w:r>
      <w:r w:rsidR="004C59E0">
        <w:rPr>
          <w:rtl/>
        </w:rPr>
        <w:t>רצפה</w:t>
      </w:r>
      <w:r w:rsidR="004627AB" w:rsidRPr="00CD067C">
        <w:rPr>
          <w:rtl/>
        </w:rPr>
        <w:t xml:space="preserve">. </w:t>
      </w:r>
      <w:r w:rsidR="004627AB" w:rsidRPr="00CD067C">
        <w:rPr>
          <w:rFonts w:hint="cs"/>
          <w:rtl/>
        </w:rPr>
        <w:t xml:space="preserve">הוא </w:t>
      </w:r>
      <w:r w:rsidR="00E40CD2">
        <w:rPr>
          <w:rFonts w:hint="cs"/>
          <w:rtl/>
        </w:rPr>
        <w:t>גרף באצבעותיו [</w:t>
      </w:r>
      <w:r w:rsidR="004627AB" w:rsidRPr="00CD067C">
        <w:rPr>
          <w:rFonts w:hint="cs"/>
          <w:rtl/>
        </w:rPr>
        <w:t xml:space="preserve">אחז </w:t>
      </w:r>
      <w:r w:rsidR="00E40CD2">
        <w:rPr>
          <w:rFonts w:hint="cs"/>
          <w:rtl/>
        </w:rPr>
        <w:t xml:space="preserve">/ לכד / לפת / הידק </w:t>
      </w:r>
      <w:r w:rsidR="00AA32DB">
        <w:rPr>
          <w:rFonts w:hint="cs"/>
          <w:rtl/>
        </w:rPr>
        <w:t xml:space="preserve">אולי לא אחז? אחרת אין למשפט הרבה משמעות] </w:t>
      </w:r>
      <w:r w:rsidR="004627AB" w:rsidRPr="00CD067C">
        <w:rPr>
          <w:rFonts w:hint="cs"/>
          <w:rtl/>
        </w:rPr>
        <w:t>קווצת שיער</w:t>
      </w:r>
      <w:r w:rsidR="004627AB" w:rsidRPr="00CD067C">
        <w:rPr>
          <w:rtl/>
        </w:rPr>
        <w:t xml:space="preserve"> </w:t>
      </w:r>
      <w:r w:rsidR="007D6141">
        <w:rPr>
          <w:rFonts w:hint="cs"/>
          <w:rtl/>
        </w:rPr>
        <w:t xml:space="preserve">גזורה </w:t>
      </w:r>
      <w:r w:rsidR="004627AB" w:rsidRPr="00CD067C">
        <w:rPr>
          <w:rtl/>
        </w:rPr>
        <w:t>שגלש</w:t>
      </w:r>
      <w:r w:rsidR="004627AB" w:rsidRPr="00CD067C">
        <w:rPr>
          <w:rFonts w:hint="cs"/>
          <w:rtl/>
        </w:rPr>
        <w:t>ה</w:t>
      </w:r>
      <w:r w:rsidR="004627AB" w:rsidRPr="00CD067C">
        <w:rPr>
          <w:rtl/>
        </w:rPr>
        <w:t xml:space="preserve"> על רקתו, </w:t>
      </w:r>
      <w:r w:rsidR="00DC0B6A">
        <w:rPr>
          <w:rFonts w:hint="cs"/>
          <w:rtl/>
        </w:rPr>
        <w:t>מל</w:t>
      </w:r>
      <w:r w:rsidR="00E40CD2">
        <w:rPr>
          <w:rFonts w:hint="cs"/>
          <w:rtl/>
        </w:rPr>
        <w:t>טף</w:t>
      </w:r>
      <w:r w:rsidR="007D6141">
        <w:rPr>
          <w:rFonts w:hint="cs"/>
          <w:rtl/>
        </w:rPr>
        <w:t xml:space="preserve"> בתוך כך</w:t>
      </w:r>
      <w:r w:rsidR="00E40CD2">
        <w:rPr>
          <w:rFonts w:hint="cs"/>
          <w:rtl/>
        </w:rPr>
        <w:t xml:space="preserve"> את ה</w:t>
      </w:r>
      <w:r w:rsidR="004627AB" w:rsidRPr="00CD067C">
        <w:rPr>
          <w:rtl/>
        </w:rPr>
        <w:t xml:space="preserve">עור </w:t>
      </w:r>
      <w:r w:rsidR="007D6141">
        <w:rPr>
          <w:rFonts w:hint="cs"/>
          <w:rtl/>
        </w:rPr>
        <w:t>המיוזע</w:t>
      </w:r>
      <w:r w:rsidR="009C7A7A">
        <w:rPr>
          <w:rFonts w:hint="cs"/>
          <w:rtl/>
        </w:rPr>
        <w:t>.</w:t>
      </w:r>
      <w:r w:rsidR="007D6141">
        <w:rPr>
          <w:rFonts w:hint="cs"/>
          <w:rtl/>
        </w:rPr>
        <w:t xml:space="preserve"> באיזו קלילות </w:t>
      </w:r>
      <w:r w:rsidR="009C7A7A">
        <w:rPr>
          <w:rFonts w:hint="cs"/>
          <w:rtl/>
        </w:rPr>
        <w:t xml:space="preserve">נקרע </w:t>
      </w:r>
      <w:r w:rsidR="007D6141">
        <w:rPr>
          <w:rFonts w:hint="cs"/>
          <w:rtl/>
        </w:rPr>
        <w:t>בשרו באותו בוקר</w:t>
      </w:r>
      <w:r w:rsidR="00DC0B6A">
        <w:rPr>
          <w:rFonts w:hint="cs"/>
          <w:rtl/>
        </w:rPr>
        <w:t xml:space="preserve"> על הברזלים, העור הצח, וארקדי ר</w:t>
      </w:r>
      <w:r w:rsidR="006B7AE1">
        <w:rPr>
          <w:rFonts w:hint="cs"/>
          <w:rtl/>
        </w:rPr>
        <w:t xml:space="preserve">אה מול עיניו רק רצח </w:t>
      </w:r>
      <w:r w:rsidR="006B7AE1">
        <w:rPr>
          <w:rtl/>
        </w:rPr>
        <w:t>–</w:t>
      </w:r>
      <w:r w:rsidR="006B7AE1">
        <w:rPr>
          <w:rFonts w:hint="cs"/>
          <w:rtl/>
        </w:rPr>
        <w:t xml:space="preserve"> זה בסדר להיות כך? רק הרס, ה</w:t>
      </w:r>
      <w:r w:rsidR="00B67ECF">
        <w:rPr>
          <w:rFonts w:hint="cs"/>
          <w:rtl/>
        </w:rPr>
        <w:t>ו</w:t>
      </w:r>
      <w:r w:rsidR="006B7AE1">
        <w:rPr>
          <w:rFonts w:hint="cs"/>
          <w:rtl/>
        </w:rPr>
        <w:t xml:space="preserve">א </w:t>
      </w:r>
      <w:r w:rsidR="00B67ECF">
        <w:rPr>
          <w:rFonts w:hint="cs"/>
          <w:rtl/>
        </w:rPr>
        <w:t>שמט את</w:t>
      </w:r>
      <w:r w:rsidR="006B7AE1">
        <w:rPr>
          <w:rFonts w:hint="cs"/>
          <w:rtl/>
        </w:rPr>
        <w:t xml:space="preserve"> השיער שה</w:t>
      </w:r>
      <w:r w:rsidR="00B67ECF">
        <w:rPr>
          <w:rFonts w:hint="cs"/>
          <w:rtl/>
        </w:rPr>
        <w:t xml:space="preserve">תפזר </w:t>
      </w:r>
      <w:r w:rsidR="006B7AE1">
        <w:rPr>
          <w:rFonts w:hint="cs"/>
          <w:rtl/>
        </w:rPr>
        <w:t xml:space="preserve">במערבולת זהובה </w:t>
      </w:r>
      <w:r w:rsidR="00282064">
        <w:rPr>
          <w:rFonts w:hint="cs"/>
          <w:rtl/>
        </w:rPr>
        <w:t>ו</w:t>
      </w:r>
      <w:r w:rsidR="00532871">
        <w:rPr>
          <w:rFonts w:hint="cs"/>
          <w:rtl/>
        </w:rPr>
        <w:t>חרישית</w:t>
      </w:r>
      <w:r w:rsidR="006B7AE1">
        <w:rPr>
          <w:rFonts w:hint="cs"/>
          <w:rtl/>
        </w:rPr>
        <w:t xml:space="preserve"> </w:t>
      </w:r>
      <w:r w:rsidR="00B67ECF">
        <w:rPr>
          <w:rFonts w:hint="cs"/>
          <w:rtl/>
        </w:rPr>
        <w:t xml:space="preserve">על </w:t>
      </w:r>
      <w:r w:rsidR="00282064">
        <w:rPr>
          <w:rFonts w:hint="cs"/>
          <w:rtl/>
        </w:rPr>
        <w:t xml:space="preserve">רצועות </w:t>
      </w:r>
      <w:r w:rsidR="00B67ECF">
        <w:rPr>
          <w:rFonts w:hint="cs"/>
          <w:rtl/>
        </w:rPr>
        <w:t>הסנדל שלו ו</w:t>
      </w:r>
      <w:r w:rsidR="00991B64">
        <w:rPr>
          <w:rFonts w:hint="cs"/>
          <w:rtl/>
        </w:rPr>
        <w:t xml:space="preserve">על </w:t>
      </w:r>
      <w:r w:rsidR="00282064">
        <w:rPr>
          <w:rFonts w:hint="cs"/>
          <w:rtl/>
        </w:rPr>
        <w:t xml:space="preserve">גב </w:t>
      </w:r>
      <w:r w:rsidR="00B67ECF">
        <w:rPr>
          <w:rFonts w:hint="cs"/>
          <w:rtl/>
        </w:rPr>
        <w:t>כף רגלו</w:t>
      </w:r>
      <w:r w:rsidR="004627AB" w:rsidRPr="00CD067C">
        <w:rPr>
          <w:rtl/>
        </w:rPr>
        <w:t xml:space="preserve">. </w:t>
      </w:r>
      <w:r w:rsidR="00AA32DB">
        <w:rPr>
          <w:rFonts w:hint="cs"/>
          <w:rtl/>
        </w:rPr>
        <w:t xml:space="preserve">[זה לא היה טוב] </w:t>
      </w:r>
      <w:r w:rsidR="004627AB" w:rsidRPr="00CD067C">
        <w:rPr>
          <w:rtl/>
        </w:rPr>
        <w:t xml:space="preserve">המספריים </w:t>
      </w:r>
      <w:r w:rsidR="00DC0B6A">
        <w:rPr>
          <w:rFonts w:hint="cs"/>
          <w:rtl/>
        </w:rPr>
        <w:t>חרקו</w:t>
      </w:r>
      <w:r w:rsidR="00DC0B6A">
        <w:rPr>
          <w:rtl/>
        </w:rPr>
        <w:t xml:space="preserve"> </w:t>
      </w:r>
      <w:r w:rsidR="009C7A7A">
        <w:rPr>
          <w:rFonts w:hint="cs"/>
          <w:rtl/>
        </w:rPr>
        <w:t>כשנ</w:t>
      </w:r>
      <w:r w:rsidR="00DC0B6A">
        <w:rPr>
          <w:rtl/>
        </w:rPr>
        <w:t>סגר</w:t>
      </w:r>
      <w:r w:rsidR="009C7A7A">
        <w:rPr>
          <w:rFonts w:hint="cs"/>
          <w:rtl/>
        </w:rPr>
        <w:t>ו</w:t>
      </w:r>
      <w:r w:rsidR="004627AB" w:rsidRPr="00CD067C">
        <w:rPr>
          <w:rtl/>
        </w:rPr>
        <w:t xml:space="preserve"> על ה</w:t>
      </w:r>
      <w:r w:rsidR="003B2198">
        <w:rPr>
          <w:rtl/>
        </w:rPr>
        <w:t>שערו</w:t>
      </w:r>
      <w:r w:rsidR="004627AB" w:rsidRPr="00CD067C">
        <w:rPr>
          <w:rtl/>
        </w:rPr>
        <w:t>ת שהתגלגלו ל</w:t>
      </w:r>
      <w:r w:rsidR="00532871">
        <w:rPr>
          <w:rFonts w:hint="cs"/>
          <w:rtl/>
        </w:rPr>
        <w:t xml:space="preserve">תוך </w:t>
      </w:r>
      <w:r w:rsidR="004627AB" w:rsidRPr="00CD067C">
        <w:rPr>
          <w:rtl/>
        </w:rPr>
        <w:t>חיקו של אלכס. ארקדי הסיר</w:t>
      </w:r>
      <w:r w:rsidR="004627AB" w:rsidRPr="00CD067C">
        <w:rPr>
          <w:rFonts w:hint="cs"/>
          <w:rtl/>
        </w:rPr>
        <w:t xml:space="preserve"> </w:t>
      </w:r>
      <w:r w:rsidR="004627AB">
        <w:rPr>
          <w:rtl/>
        </w:rPr>
        <w:t xml:space="preserve">תלתל </w:t>
      </w:r>
      <w:r w:rsidR="00532871">
        <w:rPr>
          <w:rFonts w:hint="cs"/>
          <w:rtl/>
        </w:rPr>
        <w:t xml:space="preserve">אחד </w:t>
      </w:r>
      <w:r w:rsidR="009C7A7A" w:rsidRPr="009C7A7A">
        <w:rPr>
          <w:rFonts w:cs="Times New Roman"/>
          <w:rtl/>
        </w:rPr>
        <w:t xml:space="preserve">משם </w:t>
      </w:r>
      <w:r w:rsidR="00667F2F">
        <w:rPr>
          <w:rFonts w:hint="cs"/>
          <w:rtl/>
        </w:rPr>
        <w:t>ו</w:t>
      </w:r>
      <w:r w:rsidR="004627AB" w:rsidRPr="00CD067C">
        <w:rPr>
          <w:rtl/>
        </w:rPr>
        <w:t>ידו התחככה בבד מכנסיו, בין רגליו הצנו</w:t>
      </w:r>
      <w:r w:rsidR="00DC0B6A">
        <w:rPr>
          <w:rtl/>
        </w:rPr>
        <w:t xml:space="preserve">מות, </w:t>
      </w:r>
      <w:r w:rsidR="00667F2F">
        <w:rPr>
          <w:rFonts w:hint="cs"/>
          <w:rtl/>
        </w:rPr>
        <w:t>ו</w:t>
      </w:r>
      <w:r w:rsidR="004627AB" w:rsidRPr="00CD067C">
        <w:rPr>
          <w:rtl/>
        </w:rPr>
        <w:t>בפלומה העדינה שכיסתה את העור האדמדם.</w:t>
      </w:r>
    </w:p>
    <w:p w14:paraId="1E33F158" w14:textId="7754C1DE" w:rsidR="004627AB" w:rsidRPr="00CD067C" w:rsidRDefault="004627AB" w:rsidP="00DC0B6A">
      <w:pPr>
        <w:rPr>
          <w:rtl/>
        </w:rPr>
      </w:pPr>
      <w:r w:rsidRPr="00CD067C">
        <w:rPr>
          <w:rtl/>
        </w:rPr>
        <w:t>גבו של אלכס</w:t>
      </w:r>
      <w:r w:rsidR="00DC0B6A">
        <w:rPr>
          <w:rFonts w:hint="cs"/>
          <w:rtl/>
        </w:rPr>
        <w:t xml:space="preserve"> נרעד</w:t>
      </w:r>
      <w:r w:rsidR="00991B64">
        <w:rPr>
          <w:rFonts w:hint="cs"/>
          <w:rtl/>
        </w:rPr>
        <w:t>.</w:t>
      </w:r>
      <w:r w:rsidRPr="00CD067C">
        <w:rPr>
          <w:rtl/>
        </w:rPr>
        <w:t xml:space="preserve"> הוא התרומם על רגליו, מעט סחרחר, מעט מגושם, דוחף מבלי משים את השרפרף ומפילו ברעש חבטה. כשנעמד כך, גופו קרוב</w:t>
      </w:r>
      <w:r w:rsidR="00C90C6C">
        <w:rPr>
          <w:rtl/>
        </w:rPr>
        <w:t xml:space="preserve"> מאוד </w:t>
      </w:r>
      <w:r w:rsidRPr="00CD067C">
        <w:rPr>
          <w:rtl/>
        </w:rPr>
        <w:t xml:space="preserve">לארקדי, הוא </w:t>
      </w:r>
      <w:r w:rsidR="00532871">
        <w:rPr>
          <w:rFonts w:hint="cs"/>
          <w:rtl/>
        </w:rPr>
        <w:t>חש</w:t>
      </w:r>
      <w:r w:rsidRPr="00CD067C">
        <w:rPr>
          <w:rtl/>
        </w:rPr>
        <w:t xml:space="preserve"> </w:t>
      </w:r>
      <w:r w:rsidR="00532871">
        <w:rPr>
          <w:rFonts w:hint="cs"/>
          <w:rtl/>
        </w:rPr>
        <w:t>ב</w:t>
      </w:r>
      <w:r w:rsidRPr="00CD067C">
        <w:rPr>
          <w:rtl/>
        </w:rPr>
        <w:t xml:space="preserve">נשימותיו החמות על מצחו. </w:t>
      </w:r>
    </w:p>
    <w:p w14:paraId="49BE752A" w14:textId="4BC55DFF" w:rsidR="00B67ECF" w:rsidRDefault="00B67ECF" w:rsidP="00250000">
      <w:pPr>
        <w:rPr>
          <w:rtl/>
        </w:rPr>
      </w:pPr>
      <w:r>
        <w:rPr>
          <w:rFonts w:hint="cs"/>
          <w:rtl/>
        </w:rPr>
        <w:t>"אתה מלא ב</w:t>
      </w:r>
      <w:r w:rsidR="003B2198">
        <w:rPr>
          <w:rFonts w:hint="cs"/>
          <w:rtl/>
        </w:rPr>
        <w:t>שערו</w:t>
      </w:r>
      <w:r>
        <w:rPr>
          <w:rFonts w:hint="cs"/>
          <w:rtl/>
        </w:rPr>
        <w:t>ת," ארקדי אמר, ונשף על פניו.</w:t>
      </w:r>
    </w:p>
    <w:p w14:paraId="2C0DBDF7" w14:textId="1925DC16" w:rsidR="00E57013" w:rsidRPr="00094A9E" w:rsidRDefault="00B67ECF" w:rsidP="00E57013">
      <w:pPr>
        <w:rPr>
          <w:rFonts w:cs="Times New Roman"/>
          <w:rtl/>
        </w:rPr>
      </w:pPr>
      <w:r>
        <w:rPr>
          <w:rFonts w:hint="cs"/>
          <w:rtl/>
        </w:rPr>
        <w:t>אלכס עצם את עיניו.</w:t>
      </w:r>
      <w:r w:rsidR="007D7E2D">
        <w:rPr>
          <w:rFonts w:hint="cs"/>
          <w:rtl/>
        </w:rPr>
        <w:t xml:space="preserve"> </w:t>
      </w:r>
      <w:r w:rsidR="007D7E2D" w:rsidRPr="007D7E2D">
        <w:rPr>
          <w:rFonts w:cs="Times New Roman"/>
          <w:rtl/>
        </w:rPr>
        <w:t>חלל פיו היה שמנוני ונימוח.</w:t>
      </w:r>
      <w:r w:rsidR="00B40BDC">
        <w:rPr>
          <w:rFonts w:cs="Times New Roman"/>
          <w:rtl/>
        </w:rPr>
        <w:t xml:space="preserve"> </w:t>
      </w:r>
      <w:bookmarkStart w:id="151" w:name="_Hlk503034677"/>
      <w:r w:rsidR="00282064">
        <w:rPr>
          <w:rFonts w:cs="Times New Roman" w:hint="cs"/>
          <w:rtl/>
        </w:rPr>
        <w:t>"</w:t>
      </w:r>
      <w:r w:rsidR="00E57013" w:rsidRPr="00094A9E">
        <w:rPr>
          <w:rFonts w:cs="Times New Roman"/>
          <w:rtl/>
        </w:rPr>
        <w:t>גורד לי,</w:t>
      </w:r>
      <w:r w:rsidR="00282064">
        <w:rPr>
          <w:rFonts w:cs="Times New Roman" w:hint="cs"/>
          <w:rtl/>
        </w:rPr>
        <w:t>"</w:t>
      </w:r>
      <w:r w:rsidR="00E57013" w:rsidRPr="00094A9E">
        <w:rPr>
          <w:rFonts w:cs="Times New Roman"/>
          <w:rtl/>
        </w:rPr>
        <w:t xml:space="preserve"> </w:t>
      </w:r>
      <w:r w:rsidR="003406F6" w:rsidRPr="00094A9E">
        <w:rPr>
          <w:rFonts w:cs="Times New Roman" w:hint="eastAsia"/>
          <w:rtl/>
        </w:rPr>
        <w:t>הוא</w:t>
      </w:r>
      <w:r w:rsidR="003406F6" w:rsidRPr="00094A9E">
        <w:rPr>
          <w:rFonts w:cs="Times New Roman"/>
          <w:rtl/>
        </w:rPr>
        <w:t xml:space="preserve"> </w:t>
      </w:r>
      <w:r w:rsidR="00E57013" w:rsidRPr="00094A9E">
        <w:rPr>
          <w:rFonts w:cs="Times New Roman"/>
          <w:rtl/>
        </w:rPr>
        <w:t>לחש כמעט בהתנצלות, ואצבעו ליטפה</w:t>
      </w:r>
      <w:r w:rsidR="009564E3" w:rsidRPr="00094A9E">
        <w:rPr>
          <w:rFonts w:cs="Times New Roman"/>
          <w:rtl/>
        </w:rPr>
        <w:t xml:space="preserve"> </w:t>
      </w:r>
      <w:r w:rsidR="00E57013" w:rsidRPr="00094A9E">
        <w:rPr>
          <w:rFonts w:cs="Times New Roman"/>
          <w:rtl/>
        </w:rPr>
        <w:t>את ע</w:t>
      </w:r>
      <w:r w:rsidR="00991B64">
        <w:rPr>
          <w:rFonts w:cs="Times New Roman" w:hint="cs"/>
          <w:rtl/>
        </w:rPr>
        <w:t>ו</w:t>
      </w:r>
      <w:r w:rsidR="00E57013" w:rsidRPr="00094A9E">
        <w:rPr>
          <w:rFonts w:cs="Times New Roman"/>
          <w:rtl/>
        </w:rPr>
        <w:t>רפו החשוף.</w:t>
      </w:r>
    </w:p>
    <w:p w14:paraId="17C10F7F" w14:textId="19093432" w:rsidR="00B67ECF" w:rsidRDefault="00E57013" w:rsidP="009C7A7A">
      <w:pPr>
        <w:rPr>
          <w:rtl/>
        </w:rPr>
      </w:pPr>
      <w:r w:rsidRPr="00094A9E">
        <w:rPr>
          <w:rFonts w:cs="Times New Roman"/>
          <w:rtl/>
        </w:rPr>
        <w:t>העורף הזה תמ</w:t>
      </w:r>
      <w:r w:rsidR="00667321" w:rsidRPr="00094A9E">
        <w:rPr>
          <w:rFonts w:cs="Times New Roman" w:hint="eastAsia"/>
          <w:rtl/>
        </w:rPr>
        <w:t>י</w:t>
      </w:r>
      <w:r w:rsidRPr="00094A9E">
        <w:rPr>
          <w:rFonts w:cs="Times New Roman"/>
          <w:rtl/>
        </w:rPr>
        <w:t xml:space="preserve">ד יהיה נגיש לו, </w:t>
      </w:r>
      <w:r w:rsidR="003406F6" w:rsidRPr="00094A9E">
        <w:rPr>
          <w:rFonts w:cs="Times New Roman" w:hint="eastAsia"/>
          <w:rtl/>
        </w:rPr>
        <w:t>לאלכס</w:t>
      </w:r>
      <w:r w:rsidR="003406F6" w:rsidRPr="00094A9E">
        <w:rPr>
          <w:rFonts w:cs="Times New Roman"/>
          <w:rtl/>
        </w:rPr>
        <w:t>, ל</w:t>
      </w:r>
      <w:r w:rsidR="00827115">
        <w:rPr>
          <w:rFonts w:cs="Times New Roman" w:hint="cs"/>
          <w:rtl/>
        </w:rPr>
        <w:t>געת בו</w:t>
      </w:r>
      <w:r w:rsidR="003406F6" w:rsidRPr="00094A9E">
        <w:rPr>
          <w:rFonts w:cs="Times New Roman"/>
          <w:rtl/>
        </w:rPr>
        <w:t xml:space="preserve"> מתי שיחפוץ, </w:t>
      </w:r>
      <w:r w:rsidRPr="00094A9E">
        <w:rPr>
          <w:rFonts w:cs="Times New Roman"/>
          <w:rtl/>
        </w:rPr>
        <w:t xml:space="preserve">והמחשבה עוררה בארקדי ערגה </w:t>
      </w:r>
      <w:r w:rsidR="00282064">
        <w:rPr>
          <w:rFonts w:cs="Times New Roman" w:hint="cs"/>
          <w:rtl/>
        </w:rPr>
        <w:t>ו</w:t>
      </w:r>
      <w:r w:rsidR="00827115" w:rsidRPr="00827115">
        <w:rPr>
          <w:rFonts w:cs="Times New Roman"/>
          <w:rtl/>
        </w:rPr>
        <w:t xml:space="preserve">חולשה בלתי נסבלת, </w:t>
      </w:r>
      <w:r w:rsidR="009C7A7A">
        <w:rPr>
          <w:rFonts w:cs="Times New Roman" w:hint="cs"/>
          <w:rtl/>
        </w:rPr>
        <w:t xml:space="preserve">כאילו שוב </w:t>
      </w:r>
      <w:r w:rsidR="00827115" w:rsidRPr="00827115">
        <w:rPr>
          <w:rFonts w:cs="Times New Roman"/>
          <w:rtl/>
        </w:rPr>
        <w:t>נבעט בכבד</w:t>
      </w:r>
      <w:r w:rsidR="00827115">
        <w:rPr>
          <w:rFonts w:cs="Times New Roman" w:hint="cs"/>
          <w:rtl/>
        </w:rPr>
        <w:t>.[</w:t>
      </w:r>
      <w:r w:rsidRPr="00094A9E">
        <w:rPr>
          <w:rFonts w:cs="Times New Roman"/>
          <w:rtl/>
        </w:rPr>
        <w:t>חוסר שלעולם לא יתמלא.</w:t>
      </w:r>
      <w:r w:rsidRPr="00E57013">
        <w:rPr>
          <w:rFonts w:cs="Times New Roman"/>
          <w:rtl/>
        </w:rPr>
        <w:t xml:space="preserve"> ובתוך זה הוא ידע שלו יגרום זאת לאלכס, לגרוד לו בעורף, לגרוד ב</w:t>
      </w:r>
      <w:r w:rsidR="00271F95">
        <w:rPr>
          <w:rFonts w:cs="Times New Roman"/>
          <w:rtl/>
        </w:rPr>
        <w:t>צוואר</w:t>
      </w:r>
      <w:r w:rsidRPr="00E57013">
        <w:rPr>
          <w:rFonts w:cs="Times New Roman"/>
          <w:rtl/>
        </w:rPr>
        <w:t xml:space="preserve"> שלו, בחזה, לגרוד את הצלעות שלו ואת הגב...</w:t>
      </w:r>
      <w:bookmarkEnd w:id="151"/>
      <w:r w:rsidR="00904C39">
        <w:rPr>
          <w:rFonts w:cs="Times New Roman" w:hint="cs"/>
          <w:rtl/>
        </w:rPr>
        <w:t>]</w:t>
      </w:r>
      <w:r w:rsidR="009C7A7A">
        <w:rPr>
          <w:rFonts w:cs="Times New Roman" w:hint="cs"/>
          <w:rtl/>
        </w:rPr>
        <w:t xml:space="preserve"> </w:t>
      </w:r>
      <w:r w:rsidR="00B67ECF">
        <w:rPr>
          <w:rFonts w:hint="cs"/>
          <w:rtl/>
        </w:rPr>
        <w:t xml:space="preserve">"שב, עוד לא </w:t>
      </w:r>
      <w:r w:rsidR="00282064">
        <w:rPr>
          <w:rFonts w:hint="cs"/>
          <w:rtl/>
        </w:rPr>
        <w:t>גמרנו</w:t>
      </w:r>
      <w:r w:rsidR="00B67ECF">
        <w:rPr>
          <w:rFonts w:hint="cs"/>
          <w:rtl/>
        </w:rPr>
        <w:t>."</w:t>
      </w:r>
    </w:p>
    <w:p w14:paraId="647C3A99" w14:textId="77777777" w:rsidR="00B67ECF" w:rsidRDefault="00B67ECF" w:rsidP="00250000">
      <w:pPr>
        <w:rPr>
          <w:rtl/>
        </w:rPr>
      </w:pPr>
      <w:r>
        <w:rPr>
          <w:rFonts w:hint="cs"/>
          <w:rtl/>
        </w:rPr>
        <w:t>"לא משנה כרגע."</w:t>
      </w:r>
    </w:p>
    <w:p w14:paraId="0CE0FA05" w14:textId="77777777" w:rsidR="00B67ECF" w:rsidRDefault="00B67ECF" w:rsidP="00250000">
      <w:pPr>
        <w:rPr>
          <w:rtl/>
        </w:rPr>
      </w:pPr>
      <w:r>
        <w:rPr>
          <w:rFonts w:hint="cs"/>
          <w:rtl/>
        </w:rPr>
        <w:t>"רוצה לראות את עצמך בראי?"</w:t>
      </w:r>
    </w:p>
    <w:p w14:paraId="2DE43DA7" w14:textId="77777777" w:rsidR="00B67ECF" w:rsidRPr="00CD067C" w:rsidRDefault="00B67ECF" w:rsidP="00250000">
      <w:pPr>
        <w:rPr>
          <w:rtl/>
        </w:rPr>
      </w:pPr>
      <w:r>
        <w:rPr>
          <w:rFonts w:hint="cs"/>
          <w:rtl/>
        </w:rPr>
        <w:t>"עוד מעט."</w:t>
      </w:r>
    </w:p>
    <w:p w14:paraId="281DED1C" w14:textId="5C78FFC6" w:rsidR="004627AB" w:rsidRPr="00CD067C" w:rsidRDefault="004627AB" w:rsidP="00DC0B6A">
      <w:pPr>
        <w:rPr>
          <w:rtl/>
        </w:rPr>
      </w:pPr>
      <w:r w:rsidRPr="00CD067C">
        <w:rPr>
          <w:rtl/>
        </w:rPr>
        <w:t xml:space="preserve">ארקדי ניער את חולצתו של אלכס משרידי </w:t>
      </w:r>
      <w:r w:rsidR="003B2198">
        <w:rPr>
          <w:rtl/>
        </w:rPr>
        <w:t>שערו</w:t>
      </w:r>
      <w:r w:rsidRPr="00CD067C">
        <w:rPr>
          <w:rtl/>
        </w:rPr>
        <w:t xml:space="preserve">ת. כשטפח </w:t>
      </w:r>
      <w:r w:rsidR="00DC0B6A">
        <w:rPr>
          <w:rFonts w:hint="cs"/>
          <w:rtl/>
        </w:rPr>
        <w:t>על שכמ</w:t>
      </w:r>
      <w:r w:rsidR="00827115">
        <w:rPr>
          <w:rFonts w:hint="cs"/>
          <w:rtl/>
        </w:rPr>
        <w:t xml:space="preserve">ו, </w:t>
      </w:r>
      <w:r w:rsidRPr="00CD067C">
        <w:rPr>
          <w:rtl/>
        </w:rPr>
        <w:t>אלכס נשך את שפתיו.</w:t>
      </w:r>
    </w:p>
    <w:p w14:paraId="1F1E22EA" w14:textId="0B95D7B3" w:rsidR="004627AB" w:rsidRPr="00CD067C" w:rsidRDefault="004627AB" w:rsidP="00250000">
      <w:pPr>
        <w:rPr>
          <w:rtl/>
        </w:rPr>
      </w:pPr>
      <w:r w:rsidRPr="00CD067C">
        <w:rPr>
          <w:rtl/>
        </w:rPr>
        <w:t>"הכאבתי לך?"</w:t>
      </w:r>
    </w:p>
    <w:p w14:paraId="622E3962" w14:textId="576EEB6F" w:rsidR="004627AB" w:rsidRDefault="004627AB" w:rsidP="0024040B">
      <w:pPr>
        <w:rPr>
          <w:rtl/>
        </w:rPr>
      </w:pPr>
      <w:r w:rsidRPr="00CD067C">
        <w:rPr>
          <w:rtl/>
        </w:rPr>
        <w:lastRenderedPageBreak/>
        <w:t>"לא... לא אשמתך. יש לי תפרים.</w:t>
      </w:r>
      <w:r w:rsidR="00532871">
        <w:rPr>
          <w:rFonts w:hint="cs"/>
          <w:rtl/>
        </w:rPr>
        <w:t xml:space="preserve"> ובצד השני</w:t>
      </w:r>
      <w:r w:rsidR="0024040B">
        <w:rPr>
          <w:rFonts w:hint="cs"/>
          <w:rtl/>
        </w:rPr>
        <w:t xml:space="preserve"> חִינוּס</w:t>
      </w:r>
      <w:r w:rsidR="00532871">
        <w:rPr>
          <w:rFonts w:hint="cs"/>
          <w:rtl/>
        </w:rPr>
        <w:t>.</w:t>
      </w:r>
      <w:r w:rsidRPr="00CD067C">
        <w:rPr>
          <w:rtl/>
        </w:rPr>
        <w:t>"</w:t>
      </w:r>
      <w:r w:rsidR="00775514">
        <w:rPr>
          <w:rFonts w:hint="cs"/>
          <w:rtl/>
        </w:rPr>
        <w:t xml:space="preserve"> [חיסון]</w:t>
      </w:r>
    </w:p>
    <w:p w14:paraId="225C3E4B" w14:textId="77777777" w:rsidR="00532871" w:rsidRDefault="00532871" w:rsidP="00250000">
      <w:pPr>
        <w:rPr>
          <w:rtl/>
        </w:rPr>
      </w:pPr>
      <w:r>
        <w:rPr>
          <w:rFonts w:hint="cs"/>
          <w:rtl/>
        </w:rPr>
        <w:t>"מה בצד השני?"</w:t>
      </w:r>
    </w:p>
    <w:p w14:paraId="47CE86FB" w14:textId="1373284F" w:rsidR="00532871" w:rsidRPr="00CD067C" w:rsidRDefault="00532871" w:rsidP="0024040B">
      <w:pPr>
        <w:rPr>
          <w:rtl/>
        </w:rPr>
      </w:pPr>
      <w:r>
        <w:rPr>
          <w:rFonts w:hint="cs"/>
          <w:rtl/>
        </w:rPr>
        <w:t>"</w:t>
      </w:r>
      <w:r w:rsidR="0024040B">
        <w:rPr>
          <w:rFonts w:hint="cs"/>
          <w:rtl/>
        </w:rPr>
        <w:t>חִינוּס</w:t>
      </w:r>
      <w:r>
        <w:rPr>
          <w:rFonts w:hint="cs"/>
          <w:rtl/>
        </w:rPr>
        <w:t xml:space="preserve">, </w:t>
      </w:r>
      <w:r w:rsidR="00F41E2D">
        <w:rPr>
          <w:rFonts w:hint="cs"/>
          <w:rtl/>
        </w:rPr>
        <w:t>של</w:t>
      </w:r>
      <w:r>
        <w:rPr>
          <w:rFonts w:hint="cs"/>
          <w:rtl/>
        </w:rPr>
        <w:t xml:space="preserve"> טטנוס."</w:t>
      </w:r>
    </w:p>
    <w:p w14:paraId="591D2CD0" w14:textId="77777777" w:rsidR="004627AB" w:rsidRPr="00CD067C" w:rsidRDefault="004627AB" w:rsidP="00250000">
      <w:pPr>
        <w:rPr>
          <w:rtl/>
        </w:rPr>
      </w:pPr>
      <w:r w:rsidRPr="00CD067C">
        <w:rPr>
          <w:rtl/>
        </w:rPr>
        <w:t>"אני אזהר יותר."</w:t>
      </w:r>
    </w:p>
    <w:p w14:paraId="4F4D1B67" w14:textId="69ED68AF" w:rsidR="0006346C" w:rsidRDefault="004627AB" w:rsidP="00250000">
      <w:pPr>
        <w:rPr>
          <w:rtl/>
        </w:rPr>
      </w:pPr>
      <w:r w:rsidRPr="00CD067C">
        <w:rPr>
          <w:rtl/>
        </w:rPr>
        <w:t>הוא טפח ברכות, כמעט כמו פרפר</w:t>
      </w:r>
      <w:r w:rsidR="00991B64">
        <w:rPr>
          <w:rFonts w:hint="cs"/>
          <w:rtl/>
        </w:rPr>
        <w:t>,</w:t>
      </w:r>
      <w:r w:rsidRPr="00CD067C">
        <w:rPr>
          <w:rtl/>
        </w:rPr>
        <w:t xml:space="preserve"> על גופו החבול של אלכס, על גבו, ידיו, מ</w:t>
      </w:r>
      <w:r w:rsidR="00752AFA">
        <w:rPr>
          <w:rFonts w:hint="cs"/>
          <w:rtl/>
        </w:rPr>
        <w:t>ו</w:t>
      </w:r>
      <w:r w:rsidRPr="00CD067C">
        <w:rPr>
          <w:rtl/>
        </w:rPr>
        <w:t>תניו, במקומות שספ</w:t>
      </w:r>
      <w:r w:rsidR="00311338">
        <w:rPr>
          <w:rtl/>
        </w:rPr>
        <w:t>גו בהכנעה במשך השנים את מכותיו.</w:t>
      </w:r>
    </w:p>
    <w:p w14:paraId="5C211136" w14:textId="4774D508" w:rsidR="0006346C" w:rsidRPr="00CD067C" w:rsidRDefault="0006346C" w:rsidP="0006346C">
      <w:pPr>
        <w:rPr>
          <w:rtl/>
        </w:rPr>
      </w:pPr>
      <w:r>
        <w:rPr>
          <w:rtl/>
        </w:rPr>
        <w:t xml:space="preserve">"התנשקת פעם?" </w:t>
      </w:r>
      <w:r>
        <w:rPr>
          <w:rFonts w:hint="cs"/>
          <w:rtl/>
        </w:rPr>
        <w:t>אלכס</w:t>
      </w:r>
      <w:r w:rsidRPr="00CD067C">
        <w:rPr>
          <w:rtl/>
        </w:rPr>
        <w:t xml:space="preserve"> שאל בקול צרוד</w:t>
      </w:r>
      <w:r>
        <w:rPr>
          <w:rFonts w:hint="cs"/>
          <w:rtl/>
        </w:rPr>
        <w:t>.</w:t>
      </w:r>
    </w:p>
    <w:p w14:paraId="7B9E39CD" w14:textId="11C356F4" w:rsidR="0006346C" w:rsidRPr="00CD067C" w:rsidRDefault="0006346C" w:rsidP="0006346C">
      <w:pPr>
        <w:rPr>
          <w:rtl/>
        </w:rPr>
      </w:pPr>
      <w:r w:rsidRPr="00CD067C">
        <w:rPr>
          <w:rtl/>
        </w:rPr>
        <w:t>"לא," ארקדי</w:t>
      </w:r>
      <w:r w:rsidR="00B14B52" w:rsidRPr="00B14B52">
        <w:rPr>
          <w:rtl/>
        </w:rPr>
        <w:t xml:space="preserve"> </w:t>
      </w:r>
      <w:r w:rsidR="00B14B52" w:rsidRPr="00CD067C">
        <w:rPr>
          <w:rtl/>
        </w:rPr>
        <w:t>אמר</w:t>
      </w:r>
      <w:r w:rsidRPr="00CD067C">
        <w:rPr>
          <w:rtl/>
        </w:rPr>
        <w:t>. "ואתה?"</w:t>
      </w:r>
    </w:p>
    <w:p w14:paraId="001C70FA" w14:textId="3B3AE533" w:rsidR="0006346C" w:rsidRDefault="0006346C" w:rsidP="00311338">
      <w:pPr>
        <w:rPr>
          <w:rtl/>
        </w:rPr>
      </w:pPr>
      <w:r w:rsidRPr="00CD067C">
        <w:rPr>
          <w:rtl/>
        </w:rPr>
        <w:t>"לא עם בן."</w:t>
      </w:r>
    </w:p>
    <w:p w14:paraId="5E26D1E7" w14:textId="637B04F2" w:rsidR="004627AB" w:rsidRPr="00CD067C" w:rsidRDefault="004627AB" w:rsidP="00DC0B6A">
      <w:pPr>
        <w:rPr>
          <w:rtl/>
        </w:rPr>
      </w:pPr>
      <w:r w:rsidRPr="00CD067C">
        <w:rPr>
          <w:rtl/>
        </w:rPr>
        <w:t>נש</w:t>
      </w:r>
      <w:r w:rsidR="0006346C">
        <w:rPr>
          <w:rtl/>
        </w:rPr>
        <w:t xml:space="preserve">ימתו של אלכס </w:t>
      </w:r>
      <w:r w:rsidR="001C5A04">
        <w:rPr>
          <w:rFonts w:hint="cs"/>
          <w:rtl/>
        </w:rPr>
        <w:t>הייתה</w:t>
      </w:r>
      <w:r w:rsidR="00DC0B6A">
        <w:rPr>
          <w:rFonts w:hint="cs"/>
          <w:rtl/>
        </w:rPr>
        <w:t xml:space="preserve"> </w:t>
      </w:r>
      <w:r w:rsidR="0006346C">
        <w:rPr>
          <w:rtl/>
        </w:rPr>
        <w:t>קרוב</w:t>
      </w:r>
      <w:r w:rsidR="00DC0B6A">
        <w:rPr>
          <w:rFonts w:hint="cs"/>
          <w:rtl/>
        </w:rPr>
        <w:t>ה</w:t>
      </w:r>
      <w:r w:rsidR="0006346C">
        <w:rPr>
          <w:rtl/>
        </w:rPr>
        <w:t xml:space="preserve"> </w:t>
      </w:r>
      <w:r w:rsidR="00F97A34">
        <w:rPr>
          <w:rtl/>
        </w:rPr>
        <w:t>כל כך</w:t>
      </w:r>
      <w:r w:rsidR="00DC0B6A">
        <w:rPr>
          <w:rtl/>
        </w:rPr>
        <w:t xml:space="preserve"> </w:t>
      </w:r>
      <w:r w:rsidR="0006346C">
        <w:rPr>
          <w:rtl/>
        </w:rPr>
        <w:t>ללחייו</w:t>
      </w:r>
      <w:r w:rsidR="003406F6">
        <w:rPr>
          <w:rFonts w:hint="cs"/>
          <w:rtl/>
        </w:rPr>
        <w:t xml:space="preserve"> של ארקדי</w:t>
      </w:r>
      <w:r w:rsidR="0006346C">
        <w:rPr>
          <w:rtl/>
        </w:rPr>
        <w:t xml:space="preserve">, רקותיו </w:t>
      </w:r>
      <w:r w:rsidR="0006346C">
        <w:rPr>
          <w:rFonts w:hint="cs"/>
          <w:rtl/>
        </w:rPr>
        <w:t>ה</w:t>
      </w:r>
      <w:r w:rsidR="0006346C">
        <w:rPr>
          <w:rtl/>
        </w:rPr>
        <w:t xml:space="preserve">למו, </w:t>
      </w:r>
      <w:r w:rsidR="00DC0B6A">
        <w:rPr>
          <w:rtl/>
        </w:rPr>
        <w:t>לרגע עצם את עיניו וחשב שיעז</w:t>
      </w:r>
      <w:r w:rsidR="003406F6">
        <w:rPr>
          <w:rFonts w:hint="cs"/>
          <w:rtl/>
        </w:rPr>
        <w:t xml:space="preserve"> </w:t>
      </w:r>
      <w:r w:rsidRPr="00CD067C">
        <w:rPr>
          <w:rtl/>
        </w:rPr>
        <w:t xml:space="preserve">– </w:t>
      </w:r>
    </w:p>
    <w:p w14:paraId="124F75C5" w14:textId="77777777" w:rsidR="004627AB" w:rsidRPr="00CD067C" w:rsidRDefault="004627AB" w:rsidP="00250000">
      <w:pPr>
        <w:rPr>
          <w:rtl/>
        </w:rPr>
      </w:pPr>
      <w:r w:rsidRPr="00CD067C">
        <w:rPr>
          <w:rtl/>
        </w:rPr>
        <w:t xml:space="preserve">כשאלכס לקח את ידו הוא פקח את עיניו. התקליט נגמר. </w:t>
      </w:r>
    </w:p>
    <w:p w14:paraId="0D65C92E" w14:textId="1B141B3D" w:rsidR="004627AB" w:rsidRPr="00CD067C" w:rsidRDefault="0006346C" w:rsidP="00311338">
      <w:pPr>
        <w:rPr>
          <w:rtl/>
        </w:rPr>
      </w:pPr>
      <w:r>
        <w:rPr>
          <w:rtl/>
        </w:rPr>
        <w:t>"הבטחתי לך וודקה</w:t>
      </w:r>
      <w:r>
        <w:rPr>
          <w:rFonts w:hint="cs"/>
          <w:rtl/>
        </w:rPr>
        <w:t xml:space="preserve">," </w:t>
      </w:r>
      <w:r w:rsidR="00B14B52">
        <w:rPr>
          <w:rFonts w:hint="cs"/>
          <w:rtl/>
        </w:rPr>
        <w:t>ארקדי</w:t>
      </w:r>
      <w:r>
        <w:rPr>
          <w:rFonts w:hint="cs"/>
          <w:rtl/>
        </w:rPr>
        <w:t xml:space="preserve"> נסוג לאחור, ה</w:t>
      </w:r>
      <w:r w:rsidR="00D42B77">
        <w:rPr>
          <w:rFonts w:hint="cs"/>
          <w:rtl/>
        </w:rPr>
        <w:t xml:space="preserve">עביר את </w:t>
      </w:r>
      <w:r>
        <w:rPr>
          <w:rFonts w:hint="cs"/>
          <w:rtl/>
        </w:rPr>
        <w:t xml:space="preserve">המספריים </w:t>
      </w:r>
      <w:r w:rsidR="00D42B77">
        <w:rPr>
          <w:rFonts w:hint="cs"/>
          <w:rtl/>
        </w:rPr>
        <w:t xml:space="preserve">מיד ליד, </w:t>
      </w:r>
      <w:r w:rsidR="00311338">
        <w:rPr>
          <w:rFonts w:hint="cs"/>
          <w:rtl/>
        </w:rPr>
        <w:t xml:space="preserve">שום יד </w:t>
      </w:r>
      <w:r w:rsidR="00D42B77">
        <w:rPr>
          <w:rFonts w:hint="cs"/>
          <w:rtl/>
        </w:rPr>
        <w:t>כבר לא אחוזה</w:t>
      </w:r>
      <w:r w:rsidR="00DC0B6A">
        <w:rPr>
          <w:rFonts w:hint="cs"/>
          <w:rtl/>
        </w:rPr>
        <w:t xml:space="preserve"> ביד אחרת</w:t>
      </w:r>
      <w:r w:rsidR="00D42B77">
        <w:rPr>
          <w:rFonts w:hint="cs"/>
          <w:rtl/>
        </w:rPr>
        <w:t>.</w:t>
      </w:r>
      <w:r w:rsidR="004627AB" w:rsidRPr="00CD067C">
        <w:rPr>
          <w:rtl/>
        </w:rPr>
        <w:t xml:space="preserve"> </w:t>
      </w:r>
      <w:r w:rsidR="00D42B77">
        <w:rPr>
          <w:rFonts w:hint="cs"/>
          <w:rtl/>
        </w:rPr>
        <w:t>"</w:t>
      </w:r>
      <w:r w:rsidR="004627AB" w:rsidRPr="00CD067C">
        <w:rPr>
          <w:rtl/>
        </w:rPr>
        <w:t>אתה עדיין רוצה לשתות?"</w:t>
      </w:r>
    </w:p>
    <w:p w14:paraId="14E3AF8C" w14:textId="63ED0E78" w:rsidR="004627AB" w:rsidRPr="00CD067C" w:rsidRDefault="004627AB" w:rsidP="00250000">
      <w:pPr>
        <w:rPr>
          <w:rtl/>
        </w:rPr>
      </w:pPr>
      <w:r w:rsidRPr="00CD067C">
        <w:rPr>
          <w:rtl/>
        </w:rPr>
        <w:t>"</w:t>
      </w:r>
      <w:r w:rsidRPr="00CD067C">
        <w:rPr>
          <w:rFonts w:hint="cs"/>
          <w:rtl/>
        </w:rPr>
        <w:t>יחד איתך</w:t>
      </w:r>
      <w:r w:rsidR="007D7E2D">
        <w:rPr>
          <w:rFonts w:hint="cs"/>
          <w:rtl/>
        </w:rPr>
        <w:t xml:space="preserve"> רק</w:t>
      </w:r>
      <w:r w:rsidR="0006346C">
        <w:rPr>
          <w:rtl/>
        </w:rPr>
        <w:t>," אלכס לחש</w:t>
      </w:r>
      <w:r w:rsidRPr="00CD067C">
        <w:rPr>
          <w:rtl/>
        </w:rPr>
        <w:t>.</w:t>
      </w:r>
    </w:p>
    <w:p w14:paraId="7DD24C6C" w14:textId="77777777" w:rsidR="004627AB" w:rsidRPr="00CD067C" w:rsidRDefault="004627AB" w:rsidP="00250000">
      <w:pPr>
        <w:rPr>
          <w:rtl/>
        </w:rPr>
      </w:pPr>
      <w:r w:rsidRPr="00CD067C">
        <w:rPr>
          <w:rtl/>
        </w:rPr>
        <w:t>"אז בוא."</w:t>
      </w:r>
    </w:p>
    <w:p w14:paraId="07CABEC7" w14:textId="405DBBB2" w:rsidR="004627AB" w:rsidRPr="00CD067C" w:rsidRDefault="00373D78" w:rsidP="00DC0B6A">
      <w:pPr>
        <w:rPr>
          <w:rtl/>
        </w:rPr>
      </w:pPr>
      <w:r>
        <w:rPr>
          <w:rFonts w:hint="cs"/>
          <w:rtl/>
        </w:rPr>
        <w:t>ב</w:t>
      </w:r>
      <w:r w:rsidR="00B67ECF">
        <w:rPr>
          <w:rtl/>
        </w:rPr>
        <w:t>מטבח</w:t>
      </w:r>
      <w:r w:rsidR="009C7A7A">
        <w:rPr>
          <w:rFonts w:hint="cs"/>
          <w:rtl/>
        </w:rPr>
        <w:t>,</w:t>
      </w:r>
      <w:r w:rsidR="004627AB" w:rsidRPr="00CD067C">
        <w:rPr>
          <w:rtl/>
        </w:rPr>
        <w:t xml:space="preserve"> ארקדי </w:t>
      </w:r>
      <w:r w:rsidR="00B67ECF">
        <w:rPr>
          <w:rFonts w:hint="cs"/>
          <w:rtl/>
        </w:rPr>
        <w:t xml:space="preserve">הוציא </w:t>
      </w:r>
      <w:r w:rsidR="004627AB" w:rsidRPr="00CD067C">
        <w:rPr>
          <w:rtl/>
        </w:rPr>
        <w:t>בקבוק כמעט מלא של וודקה זולה מא</w:t>
      </w:r>
      <w:r>
        <w:rPr>
          <w:rFonts w:hint="cs"/>
          <w:rtl/>
        </w:rPr>
        <w:t>ו</w:t>
      </w:r>
      <w:r w:rsidR="004627AB" w:rsidRPr="00CD067C">
        <w:rPr>
          <w:rtl/>
        </w:rPr>
        <w:t>ד מהמקפיא. הוא הניח על השולחן שני ספלי תה מזכוכית, ומזג בכל אחד בערך עד המחצית.</w:t>
      </w:r>
    </w:p>
    <w:p w14:paraId="4692A27A" w14:textId="4B580013" w:rsidR="0099041F" w:rsidRDefault="004627AB" w:rsidP="0099041F">
      <w:pPr>
        <w:rPr>
          <w:rtl/>
        </w:rPr>
      </w:pPr>
      <w:r w:rsidRPr="00CD067C">
        <w:rPr>
          <w:rtl/>
        </w:rPr>
        <w:t xml:space="preserve">אלכס שתה </w:t>
      </w:r>
      <w:r w:rsidR="00483BB1">
        <w:rPr>
          <w:rFonts w:hint="cs"/>
          <w:rtl/>
        </w:rPr>
        <w:t>הכול</w:t>
      </w:r>
      <w:r w:rsidR="00904C39">
        <w:rPr>
          <w:rFonts w:hint="cs"/>
          <w:rtl/>
        </w:rPr>
        <w:t xml:space="preserve"> </w:t>
      </w:r>
      <w:r w:rsidRPr="00CD067C">
        <w:rPr>
          <w:rtl/>
        </w:rPr>
        <w:t>בלגימה אחת</w:t>
      </w:r>
      <w:r w:rsidR="007100BE">
        <w:rPr>
          <w:rFonts w:hint="cs"/>
          <w:rtl/>
        </w:rPr>
        <w:t>,</w:t>
      </w:r>
      <w:r w:rsidRPr="00CD067C">
        <w:rPr>
          <w:rtl/>
        </w:rPr>
        <w:t xml:space="preserve"> </w:t>
      </w:r>
      <w:r w:rsidR="00B67ECF">
        <w:rPr>
          <w:rFonts w:hint="cs"/>
          <w:rtl/>
        </w:rPr>
        <w:t xml:space="preserve">[סימן מס' 3 לנזיר ביהדות] </w:t>
      </w:r>
      <w:r w:rsidR="005D0408">
        <w:rPr>
          <w:rFonts w:hint="cs"/>
          <w:rtl/>
        </w:rPr>
        <w:t>לא נשם עד</w:t>
      </w:r>
      <w:r w:rsidR="00DC0B6A">
        <w:rPr>
          <w:rFonts w:hint="cs"/>
          <w:rtl/>
        </w:rPr>
        <w:t xml:space="preserve"> </w:t>
      </w:r>
      <w:r w:rsidR="00D42B77">
        <w:rPr>
          <w:rtl/>
        </w:rPr>
        <w:t>שה</w:t>
      </w:r>
      <w:r w:rsidR="00775514">
        <w:rPr>
          <w:rFonts w:hint="cs"/>
          <w:rtl/>
        </w:rPr>
        <w:t>נחית</w:t>
      </w:r>
      <w:r w:rsidR="00D42B77">
        <w:rPr>
          <w:rtl/>
        </w:rPr>
        <w:t xml:space="preserve"> את הספל ה</w:t>
      </w:r>
      <w:r w:rsidR="00D42B77">
        <w:rPr>
          <w:rFonts w:hint="cs"/>
          <w:rtl/>
        </w:rPr>
        <w:t>מרו</w:t>
      </w:r>
      <w:r w:rsidRPr="00CD067C">
        <w:rPr>
          <w:rtl/>
        </w:rPr>
        <w:t>ק</w:t>
      </w:r>
      <w:r w:rsidR="00D42B77">
        <w:rPr>
          <w:rFonts w:hint="cs"/>
          <w:rtl/>
        </w:rPr>
        <w:t>ן</w:t>
      </w:r>
      <w:r w:rsidR="00311338">
        <w:rPr>
          <w:rtl/>
        </w:rPr>
        <w:t xml:space="preserve"> </w:t>
      </w:r>
      <w:r w:rsidR="00775514">
        <w:rPr>
          <w:rFonts w:hint="cs"/>
          <w:rtl/>
        </w:rPr>
        <w:t>ע</w:t>
      </w:r>
      <w:r w:rsidR="00311338">
        <w:rPr>
          <w:rtl/>
        </w:rPr>
        <w:t>ל</w:t>
      </w:r>
      <w:r w:rsidR="00775514">
        <w:rPr>
          <w:rFonts w:hint="cs"/>
          <w:rtl/>
        </w:rPr>
        <w:t xml:space="preserve"> </w:t>
      </w:r>
      <w:r w:rsidR="00AC5FCF">
        <w:rPr>
          <w:rFonts w:hint="cs"/>
          <w:rtl/>
        </w:rPr>
        <w:t>ה</w:t>
      </w:r>
      <w:r w:rsidR="00311338">
        <w:rPr>
          <w:rtl/>
        </w:rPr>
        <w:t xml:space="preserve">שולחן, </w:t>
      </w:r>
      <w:r w:rsidR="005D0408">
        <w:rPr>
          <w:rFonts w:hint="cs"/>
          <w:rtl/>
        </w:rPr>
        <w:t xml:space="preserve">ואז </w:t>
      </w:r>
      <w:r w:rsidR="00311338">
        <w:rPr>
          <w:rtl/>
        </w:rPr>
        <w:t xml:space="preserve">השתעל </w:t>
      </w:r>
      <w:r w:rsidRPr="00CD067C">
        <w:rPr>
          <w:rtl/>
        </w:rPr>
        <w:t xml:space="preserve">ולחייו האדימו. </w:t>
      </w:r>
      <w:r w:rsidR="00B14B52">
        <w:rPr>
          <w:rtl/>
        </w:rPr>
        <w:t>רעל עצבים חדר</w:t>
      </w:r>
      <w:r w:rsidR="00B14B52">
        <w:rPr>
          <w:rFonts w:hint="cs"/>
          <w:rtl/>
        </w:rPr>
        <w:t xml:space="preserve"> </w:t>
      </w:r>
      <w:r w:rsidR="00B14B52" w:rsidRPr="00CD067C">
        <w:rPr>
          <w:rtl/>
        </w:rPr>
        <w:t xml:space="preserve">לגופו הכנוע, פעפע לתוך </w:t>
      </w:r>
      <w:r w:rsidR="00B14B52">
        <w:rPr>
          <w:rFonts w:hint="cs"/>
          <w:rtl/>
        </w:rPr>
        <w:t>ה</w:t>
      </w:r>
      <w:r w:rsidR="00B14B52" w:rsidRPr="00CD067C">
        <w:rPr>
          <w:rtl/>
        </w:rPr>
        <w:t>רקמות המשתאות, הפתיות</w:t>
      </w:r>
      <w:r w:rsidR="00B14B52">
        <w:rPr>
          <w:rFonts w:hint="cs"/>
          <w:rtl/>
        </w:rPr>
        <w:t>,</w:t>
      </w:r>
      <w:r w:rsidR="00B14B52" w:rsidRPr="00CD067C">
        <w:rPr>
          <w:rtl/>
        </w:rPr>
        <w:t xml:space="preserve"> שסופגות </w:t>
      </w:r>
      <w:r w:rsidR="00483BB1">
        <w:rPr>
          <w:rtl/>
        </w:rPr>
        <w:t>הכול</w:t>
      </w:r>
      <w:r w:rsidR="00B14B52" w:rsidRPr="00CD067C">
        <w:rPr>
          <w:rtl/>
        </w:rPr>
        <w:t>...</w:t>
      </w:r>
      <w:r w:rsidR="00B14B52">
        <w:rPr>
          <w:rFonts w:hint="cs"/>
          <w:rtl/>
        </w:rPr>
        <w:t xml:space="preserve"> </w:t>
      </w:r>
      <w:r w:rsidR="00990151">
        <w:rPr>
          <w:rFonts w:hint="cs"/>
          <w:rtl/>
        </w:rPr>
        <w:t xml:space="preserve">זאת </w:t>
      </w:r>
      <w:r w:rsidR="001C5A04">
        <w:rPr>
          <w:rFonts w:hint="cs"/>
          <w:rtl/>
        </w:rPr>
        <w:t>הייתה</w:t>
      </w:r>
      <w:r w:rsidR="00990151">
        <w:rPr>
          <w:rFonts w:hint="cs"/>
          <w:rtl/>
        </w:rPr>
        <w:t xml:space="preserve"> וודקה </w:t>
      </w:r>
      <w:r w:rsidR="00B35600">
        <w:rPr>
          <w:rFonts w:hint="cs"/>
          <w:rtl/>
        </w:rPr>
        <w:t>בטעם</w:t>
      </w:r>
      <w:r w:rsidR="00990151">
        <w:rPr>
          <w:rFonts w:hint="cs"/>
          <w:rtl/>
        </w:rPr>
        <w:t xml:space="preserve"> אובלפיחה </w:t>
      </w:r>
      <w:r w:rsidR="00B01559">
        <w:rPr>
          <w:rFonts w:hint="cs"/>
          <w:rtl/>
        </w:rPr>
        <w:t xml:space="preserve">והיא </w:t>
      </w:r>
      <w:r w:rsidR="00B35600">
        <w:rPr>
          <w:rFonts w:hint="cs"/>
          <w:rtl/>
        </w:rPr>
        <w:t>שלח</w:t>
      </w:r>
      <w:r w:rsidR="009E7880">
        <w:rPr>
          <w:rFonts w:hint="cs"/>
          <w:rtl/>
        </w:rPr>
        <w:t>ה</w:t>
      </w:r>
      <w:r w:rsidR="00B35600">
        <w:rPr>
          <w:rFonts w:hint="cs"/>
          <w:rtl/>
        </w:rPr>
        <w:t xml:space="preserve"> </w:t>
      </w:r>
      <w:r w:rsidR="00990151">
        <w:rPr>
          <w:rFonts w:hint="cs"/>
          <w:rtl/>
        </w:rPr>
        <w:t>זעזוע</w:t>
      </w:r>
      <w:r w:rsidR="00B35600">
        <w:rPr>
          <w:rFonts w:hint="cs"/>
          <w:rtl/>
        </w:rPr>
        <w:t>ים</w:t>
      </w:r>
      <w:r w:rsidR="00990151">
        <w:rPr>
          <w:rFonts w:hint="cs"/>
          <w:rtl/>
        </w:rPr>
        <w:t xml:space="preserve"> </w:t>
      </w:r>
      <w:r w:rsidR="00B01559">
        <w:rPr>
          <w:rFonts w:hint="cs"/>
          <w:rtl/>
        </w:rPr>
        <w:t xml:space="preserve">לאורך </w:t>
      </w:r>
      <w:r w:rsidR="00990151">
        <w:rPr>
          <w:rFonts w:hint="cs"/>
          <w:rtl/>
        </w:rPr>
        <w:t xml:space="preserve">עמוד השדרה שלו, </w:t>
      </w:r>
      <w:r w:rsidR="003406F6">
        <w:rPr>
          <w:rFonts w:hint="cs"/>
          <w:rtl/>
        </w:rPr>
        <w:t>היא</w:t>
      </w:r>
      <w:r w:rsidR="005A637B">
        <w:rPr>
          <w:rFonts w:hint="cs"/>
          <w:rtl/>
        </w:rPr>
        <w:t xml:space="preserve"> שר</w:t>
      </w:r>
      <w:r w:rsidR="003406F6">
        <w:rPr>
          <w:rFonts w:hint="cs"/>
          <w:rtl/>
        </w:rPr>
        <w:t>פה</w:t>
      </w:r>
      <w:r w:rsidR="005A637B">
        <w:rPr>
          <w:rFonts w:hint="cs"/>
          <w:rtl/>
        </w:rPr>
        <w:t xml:space="preserve"> אבל לא כמו להבה, </w:t>
      </w:r>
      <w:r w:rsidR="003406F6">
        <w:rPr>
          <w:rFonts w:hint="cs"/>
          <w:rtl/>
        </w:rPr>
        <w:t>היא</w:t>
      </w:r>
      <w:r w:rsidR="005A637B">
        <w:rPr>
          <w:rFonts w:hint="cs"/>
          <w:rtl/>
        </w:rPr>
        <w:t xml:space="preserve"> חר</w:t>
      </w:r>
      <w:r w:rsidR="003406F6">
        <w:rPr>
          <w:rFonts w:hint="cs"/>
          <w:rtl/>
        </w:rPr>
        <w:t>כה</w:t>
      </w:r>
      <w:r w:rsidR="005A637B">
        <w:rPr>
          <w:rFonts w:hint="cs"/>
          <w:rtl/>
        </w:rPr>
        <w:t xml:space="preserve"> אבל לא כמו ברזל מלובן</w:t>
      </w:r>
      <w:r w:rsidR="00904C39">
        <w:rPr>
          <w:rFonts w:hint="cs"/>
          <w:rtl/>
        </w:rPr>
        <w:t>:</w:t>
      </w:r>
      <w:r w:rsidR="005A637B">
        <w:rPr>
          <w:rFonts w:hint="cs"/>
          <w:rtl/>
        </w:rPr>
        <w:t xml:space="preserve"> </w:t>
      </w:r>
      <w:r w:rsidR="003406F6">
        <w:rPr>
          <w:rFonts w:hint="cs"/>
          <w:rtl/>
        </w:rPr>
        <w:t>היא</w:t>
      </w:r>
      <w:r w:rsidR="005A637B">
        <w:rPr>
          <w:rFonts w:hint="cs"/>
          <w:rtl/>
        </w:rPr>
        <w:t xml:space="preserve"> תק</w:t>
      </w:r>
      <w:r w:rsidR="003406F6">
        <w:rPr>
          <w:rFonts w:hint="cs"/>
          <w:rtl/>
        </w:rPr>
        <w:t>פה</w:t>
      </w:r>
      <w:r w:rsidR="005A637B">
        <w:rPr>
          <w:rFonts w:hint="cs"/>
          <w:rtl/>
        </w:rPr>
        <w:t xml:space="preserve"> כמו זאב שנועץ בך ניבים מחודדים</w:t>
      </w:r>
      <w:r w:rsidR="00B01559">
        <w:rPr>
          <w:rFonts w:hint="cs"/>
          <w:rtl/>
        </w:rPr>
        <w:t>,</w:t>
      </w:r>
      <w:r w:rsidR="005A637B">
        <w:rPr>
          <w:rFonts w:hint="cs"/>
          <w:rtl/>
        </w:rPr>
        <w:t xml:space="preserve"> שנועץ בך טפרים ארוכים ואתה נותן לזה לקרות</w:t>
      </w:r>
      <w:r w:rsidR="007100BE">
        <w:rPr>
          <w:rFonts w:hint="cs"/>
          <w:rtl/>
        </w:rPr>
        <w:t>.</w:t>
      </w:r>
      <w:r w:rsidR="00B67ECF">
        <w:rPr>
          <w:rFonts w:hint="cs"/>
          <w:rtl/>
        </w:rPr>
        <w:t xml:space="preserve"> </w:t>
      </w:r>
      <w:r w:rsidRPr="00CD067C">
        <w:rPr>
          <w:rtl/>
        </w:rPr>
        <w:t xml:space="preserve">"אוף, אני </w:t>
      </w:r>
      <w:r w:rsidR="00AA32DB">
        <w:rPr>
          <w:rFonts w:hint="cs"/>
          <w:rtl/>
        </w:rPr>
        <w:t xml:space="preserve">עוד </w:t>
      </w:r>
      <w:r w:rsidR="005D0408">
        <w:rPr>
          <w:rFonts w:hint="cs"/>
          <w:rtl/>
        </w:rPr>
        <w:t>לא טוב</w:t>
      </w:r>
      <w:r w:rsidRPr="00CD067C">
        <w:rPr>
          <w:rtl/>
        </w:rPr>
        <w:t xml:space="preserve"> בזה</w:t>
      </w:r>
      <w:r w:rsidR="00B67ECF">
        <w:rPr>
          <w:rFonts w:hint="cs"/>
          <w:rtl/>
        </w:rPr>
        <w:t>,</w:t>
      </w:r>
      <w:r w:rsidRPr="00CD067C">
        <w:rPr>
          <w:rtl/>
        </w:rPr>
        <w:t>"</w:t>
      </w:r>
      <w:r w:rsidR="00B67ECF">
        <w:rPr>
          <w:rFonts w:hint="cs"/>
          <w:rtl/>
        </w:rPr>
        <w:t xml:space="preserve"> הוא אמר בקול ניחר</w:t>
      </w:r>
      <w:r w:rsidR="008A3382">
        <w:rPr>
          <w:rFonts w:hint="cs"/>
          <w:rtl/>
        </w:rPr>
        <w:t xml:space="preserve">, </w:t>
      </w:r>
      <w:r w:rsidR="00BD6340">
        <w:rPr>
          <w:rFonts w:hint="cs"/>
          <w:rtl/>
        </w:rPr>
        <w:t>כושל ו</w:t>
      </w:r>
      <w:r w:rsidR="0099041F">
        <w:rPr>
          <w:rFonts w:hint="cs"/>
          <w:rtl/>
        </w:rPr>
        <w:t xml:space="preserve">מועד </w:t>
      </w:r>
      <w:r w:rsidR="00904C39">
        <w:rPr>
          <w:rFonts w:hint="cs"/>
          <w:rtl/>
        </w:rPr>
        <w:t>א</w:t>
      </w:r>
      <w:r w:rsidR="0099041F">
        <w:rPr>
          <w:rFonts w:hint="cs"/>
          <w:rtl/>
        </w:rPr>
        <w:t>ל ארקדי שה</w:t>
      </w:r>
      <w:r w:rsidR="00B14B52">
        <w:rPr>
          <w:rFonts w:hint="cs"/>
          <w:rtl/>
        </w:rPr>
        <w:t>שית</w:t>
      </w:r>
      <w:r w:rsidR="0099041F">
        <w:rPr>
          <w:rFonts w:hint="cs"/>
          <w:rtl/>
        </w:rPr>
        <w:t xml:space="preserve"> עליו את זה.</w:t>
      </w:r>
      <w:r w:rsidR="001F743E">
        <w:rPr>
          <w:rFonts w:hint="cs"/>
          <w:rtl/>
        </w:rPr>
        <w:t xml:space="preserve"> </w:t>
      </w:r>
    </w:p>
    <w:p w14:paraId="08058F5E" w14:textId="36CB755D" w:rsidR="004627AB" w:rsidRDefault="00B14B52" w:rsidP="0099041F">
      <w:pPr>
        <w:rPr>
          <w:rtl/>
        </w:rPr>
      </w:pPr>
      <w:r w:rsidRPr="00B14B52">
        <w:rPr>
          <w:rFonts w:cs="Times New Roman"/>
          <w:rtl/>
        </w:rPr>
        <w:t>ארקדי נרתע לאחור, פתח את דלת המקרר כך שחצצה ביניהם. אלכס נצמד אליה מצידה השני, והפוני הארוך שלו, שארקדי לא גזר והגיע עתה עד מעבר ללסתו, הסתלסל בטבעיות בגל חיצוני, שובה</w:t>
      </w:r>
      <w:r w:rsidR="00752AFA">
        <w:rPr>
          <w:rFonts w:cs="Times New Roman" w:hint="cs"/>
          <w:rtl/>
        </w:rPr>
        <w:t xml:space="preserve"> </w:t>
      </w:r>
      <w:r w:rsidRPr="00B14B52">
        <w:rPr>
          <w:rFonts w:cs="Times New Roman"/>
          <w:rtl/>
        </w:rPr>
        <w:t>לב. ארקדי מיהר לתחוב את ראשו פנימה לתוך המקרר. "אחרי הוודקה צריך לקנח</w:t>
      </w:r>
      <w:r w:rsidR="00752AFA">
        <w:rPr>
          <w:rFonts w:cs="Times New Roman" w:hint="cs"/>
          <w:rtl/>
        </w:rPr>
        <w:t>,</w:t>
      </w:r>
      <w:r w:rsidRPr="00B14B52">
        <w:rPr>
          <w:rFonts w:cs="Times New Roman"/>
          <w:rtl/>
        </w:rPr>
        <w:t>" קולו בקע עמום</w:t>
      </w:r>
      <w:r w:rsidR="00D070AB">
        <w:rPr>
          <w:rFonts w:hint="cs"/>
          <w:rtl/>
        </w:rPr>
        <w:t>.</w:t>
      </w:r>
    </w:p>
    <w:p w14:paraId="741647EE" w14:textId="52EBE1EA" w:rsidR="00D070AB" w:rsidRPr="00CD067C" w:rsidRDefault="00D070AB" w:rsidP="004E2438">
      <w:pPr>
        <w:rPr>
          <w:rtl/>
        </w:rPr>
      </w:pPr>
      <w:r>
        <w:rPr>
          <w:rFonts w:hint="cs"/>
          <w:rtl/>
        </w:rPr>
        <w:t>"מה?"</w:t>
      </w:r>
    </w:p>
    <w:p w14:paraId="3AFC9BB1" w14:textId="5094BA88" w:rsidR="00893DD5" w:rsidRDefault="00F949FE" w:rsidP="003D3E5A">
      <w:pPr>
        <w:rPr>
          <w:rtl/>
        </w:rPr>
      </w:pPr>
      <w:r>
        <w:rPr>
          <w:rFonts w:hint="cs"/>
          <w:rtl/>
        </w:rPr>
        <w:t xml:space="preserve">ארקדי </w:t>
      </w:r>
      <w:r w:rsidR="00893DD5">
        <w:rPr>
          <w:rFonts w:hint="cs"/>
          <w:rtl/>
        </w:rPr>
        <w:t>ה</w:t>
      </w:r>
      <w:r w:rsidR="00D070AB">
        <w:rPr>
          <w:rFonts w:hint="cs"/>
          <w:rtl/>
        </w:rPr>
        <w:t>גיח</w:t>
      </w:r>
      <w:r w:rsidR="00893DD5">
        <w:rPr>
          <w:rFonts w:hint="cs"/>
          <w:rtl/>
        </w:rPr>
        <w:t xml:space="preserve"> </w:t>
      </w:r>
      <w:r w:rsidR="001F7BA6" w:rsidRPr="001F7BA6">
        <w:rPr>
          <w:rFonts w:cs="Times New Roman"/>
          <w:rtl/>
        </w:rPr>
        <w:t xml:space="preserve">עם </w:t>
      </w:r>
      <w:r w:rsidR="00893DD5">
        <w:rPr>
          <w:rFonts w:hint="cs"/>
          <w:rtl/>
        </w:rPr>
        <w:t>קערית חרס ו</w:t>
      </w:r>
      <w:r w:rsidR="00D42B77">
        <w:rPr>
          <w:rFonts w:hint="cs"/>
          <w:rtl/>
        </w:rPr>
        <w:t xml:space="preserve">רודה </w:t>
      </w:r>
      <w:r>
        <w:rPr>
          <w:rFonts w:hint="cs"/>
          <w:rtl/>
        </w:rPr>
        <w:t>ש</w:t>
      </w:r>
      <w:r w:rsidR="00D42B77">
        <w:rPr>
          <w:rFonts w:hint="cs"/>
          <w:rtl/>
        </w:rPr>
        <w:t>פס זהב בשוליה</w:t>
      </w:r>
      <w:r w:rsidR="00311338">
        <w:rPr>
          <w:rFonts w:hint="cs"/>
          <w:rtl/>
        </w:rPr>
        <w:t>,</w:t>
      </w:r>
      <w:r w:rsidR="00D42B77">
        <w:rPr>
          <w:rFonts w:hint="cs"/>
          <w:rtl/>
        </w:rPr>
        <w:t xml:space="preserve"> </w:t>
      </w:r>
      <w:r w:rsidR="007100BE">
        <w:rPr>
          <w:rFonts w:hint="cs"/>
          <w:rtl/>
        </w:rPr>
        <w:t>ובה</w:t>
      </w:r>
      <w:r w:rsidR="00893DD5">
        <w:rPr>
          <w:rFonts w:hint="cs"/>
          <w:rtl/>
        </w:rPr>
        <w:t xml:space="preserve"> </w:t>
      </w:r>
      <w:r w:rsidR="00B14B52">
        <w:rPr>
          <w:rFonts w:hint="cs"/>
          <w:rtl/>
        </w:rPr>
        <w:t xml:space="preserve">נתחי </w:t>
      </w:r>
      <w:r w:rsidR="00893DD5">
        <w:rPr>
          <w:rFonts w:hint="cs"/>
          <w:rtl/>
        </w:rPr>
        <w:t>דג פֶרְקָה מושרה בתחמיץ.</w:t>
      </w:r>
      <w:r w:rsidR="00FA3660">
        <w:rPr>
          <w:rFonts w:hint="cs"/>
          <w:rtl/>
        </w:rPr>
        <w:t xml:space="preserve"> [עגל הזהב עמ' 212]</w:t>
      </w:r>
      <w:r w:rsidR="003D3E5A">
        <w:rPr>
          <w:rFonts w:hint="cs"/>
          <w:rtl/>
        </w:rPr>
        <w:t xml:space="preserve"> </w:t>
      </w:r>
      <w:r w:rsidR="00836543" w:rsidRPr="00B67ECF">
        <w:rPr>
          <w:rFonts w:hint="cs"/>
          <w:rtl/>
        </w:rPr>
        <w:t>"צריך ל</w:t>
      </w:r>
      <w:r w:rsidR="00836543">
        <w:rPr>
          <w:rFonts w:hint="cs"/>
          <w:rtl/>
        </w:rPr>
        <w:t>קנח</w:t>
      </w:r>
      <w:r w:rsidR="003406F6">
        <w:rPr>
          <w:rFonts w:hint="cs"/>
          <w:rtl/>
        </w:rPr>
        <w:t>,</w:t>
      </w:r>
      <w:r w:rsidR="00836543">
        <w:rPr>
          <w:rFonts w:hint="cs"/>
          <w:rtl/>
        </w:rPr>
        <w:t xml:space="preserve"> כ</w:t>
      </w:r>
      <w:r w:rsidR="005A55B2">
        <w:rPr>
          <w:rFonts w:hint="cs"/>
          <w:rtl/>
        </w:rPr>
        <w:t>ך</w:t>
      </w:r>
      <w:r w:rsidR="00836543">
        <w:rPr>
          <w:rFonts w:hint="cs"/>
          <w:rtl/>
        </w:rPr>
        <w:t xml:space="preserve"> נהוג</w:t>
      </w:r>
      <w:r w:rsidR="001F7BA6">
        <w:rPr>
          <w:rFonts w:hint="cs"/>
          <w:rtl/>
        </w:rPr>
        <w:t>.</w:t>
      </w:r>
      <w:r w:rsidR="00836543">
        <w:rPr>
          <w:rFonts w:hint="cs"/>
          <w:rtl/>
        </w:rPr>
        <w:t xml:space="preserve">" </w:t>
      </w:r>
      <w:r w:rsidR="003D3E5A">
        <w:rPr>
          <w:rFonts w:hint="cs"/>
          <w:rtl/>
        </w:rPr>
        <w:t>[כפי שמוסבר בעגל הזהב עמ' 71]</w:t>
      </w:r>
    </w:p>
    <w:p w14:paraId="4EDAD408" w14:textId="74C4DCE7" w:rsidR="004D08AB" w:rsidRDefault="004D08AB" w:rsidP="00836543">
      <w:pPr>
        <w:rPr>
          <w:rtl/>
        </w:rPr>
      </w:pPr>
      <w:r>
        <w:rPr>
          <w:rFonts w:hint="cs"/>
          <w:rtl/>
        </w:rPr>
        <w:t xml:space="preserve">אלכס </w:t>
      </w:r>
      <w:r w:rsidR="00836543">
        <w:rPr>
          <w:rFonts w:hint="cs"/>
          <w:rtl/>
        </w:rPr>
        <w:t>נטל את</w:t>
      </w:r>
      <w:r>
        <w:rPr>
          <w:rFonts w:hint="cs"/>
          <w:rtl/>
        </w:rPr>
        <w:t xml:space="preserve"> </w:t>
      </w:r>
      <w:r w:rsidR="00836543">
        <w:rPr>
          <w:rFonts w:hint="cs"/>
          <w:rtl/>
        </w:rPr>
        <w:t>ה</w:t>
      </w:r>
      <w:r>
        <w:rPr>
          <w:rFonts w:hint="cs"/>
          <w:rtl/>
        </w:rPr>
        <w:t>מזלגון</w:t>
      </w:r>
      <w:r w:rsidR="002F78FE">
        <w:rPr>
          <w:rFonts w:hint="cs"/>
          <w:rtl/>
        </w:rPr>
        <w:t>, כי ברור שי</w:t>
      </w:r>
      <w:r w:rsidR="003406F6">
        <w:rPr>
          <w:rFonts w:hint="cs"/>
          <w:rtl/>
        </w:rPr>
        <w:t>נ</w:t>
      </w:r>
      <w:r w:rsidR="002F78FE">
        <w:rPr>
          <w:rFonts w:hint="cs"/>
          <w:rtl/>
        </w:rPr>
        <w:t xml:space="preserve">הג כמקובל אצל ארקדי, אבל האובלפיחה הארורה הזאת </w:t>
      </w:r>
      <w:r w:rsidR="002F78FE">
        <w:rPr>
          <w:rtl/>
        </w:rPr>
        <w:t>–</w:t>
      </w:r>
      <w:r w:rsidR="00836543">
        <w:rPr>
          <w:rFonts w:hint="cs"/>
          <w:rtl/>
        </w:rPr>
        <w:t xml:space="preserve"> </w:t>
      </w:r>
      <w:r w:rsidR="002F78FE">
        <w:rPr>
          <w:rFonts w:hint="cs"/>
          <w:rtl/>
        </w:rPr>
        <w:t>מעורטל לעד מסממני</w:t>
      </w:r>
      <w:r w:rsidR="00836543">
        <w:rPr>
          <w:rFonts w:hint="cs"/>
          <w:rtl/>
        </w:rPr>
        <w:t xml:space="preserve"> נזרו:</w:t>
      </w:r>
      <w:r w:rsidR="002F78FE">
        <w:rPr>
          <w:rFonts w:hint="cs"/>
          <w:rtl/>
        </w:rPr>
        <w:t xml:space="preserve"> ענבים לחים </w:t>
      </w:r>
      <w:r w:rsidR="00836543">
        <w:rPr>
          <w:rFonts w:hint="cs"/>
          <w:rtl/>
        </w:rPr>
        <w:t>ה</w:t>
      </w:r>
      <w:r w:rsidR="00F2159D">
        <w:rPr>
          <w:rFonts w:hint="cs"/>
          <w:rtl/>
        </w:rPr>
        <w:t>ן</w:t>
      </w:r>
      <w:r w:rsidR="00836543">
        <w:rPr>
          <w:rFonts w:hint="cs"/>
          <w:rtl/>
        </w:rPr>
        <w:t xml:space="preserve"> </w:t>
      </w:r>
      <w:r w:rsidR="002F78FE">
        <w:rPr>
          <w:rFonts w:hint="cs"/>
          <w:rtl/>
        </w:rPr>
        <w:t>אכל, תער</w:t>
      </w:r>
      <w:r w:rsidR="00836543">
        <w:rPr>
          <w:rFonts w:hint="cs"/>
          <w:rtl/>
        </w:rPr>
        <w:t xml:space="preserve"> </w:t>
      </w:r>
      <w:r w:rsidR="002F78FE">
        <w:rPr>
          <w:rFonts w:hint="cs"/>
          <w:rtl/>
        </w:rPr>
        <w:t>עבר על ראשו ועל נפש-מת (הוא הידק את תחבושת</w:t>
      </w:r>
      <w:r w:rsidR="005558A8">
        <w:rPr>
          <w:rFonts w:hint="cs"/>
          <w:rtl/>
        </w:rPr>
        <w:t>ה</w:t>
      </w:r>
      <w:r w:rsidR="002F78FE">
        <w:rPr>
          <w:rFonts w:hint="cs"/>
          <w:rtl/>
        </w:rPr>
        <w:t xml:space="preserve"> של אימו של ארקדי על מרפקו) בא</w:t>
      </w:r>
      <w:r w:rsidR="004E2438">
        <w:rPr>
          <w:rFonts w:hint="cs"/>
          <w:rtl/>
        </w:rPr>
        <w:t>.</w:t>
      </w:r>
      <w:r w:rsidR="002F78FE">
        <w:rPr>
          <w:rFonts w:hint="cs"/>
          <w:rtl/>
        </w:rPr>
        <w:t xml:space="preserve"> </w:t>
      </w:r>
    </w:p>
    <w:p w14:paraId="45E09518" w14:textId="521AFB0C" w:rsidR="00836543" w:rsidRDefault="00836543" w:rsidP="00836543">
      <w:pPr>
        <w:rPr>
          <w:rtl/>
        </w:rPr>
      </w:pPr>
      <w:r>
        <w:rPr>
          <w:rFonts w:hint="cs"/>
          <w:rtl/>
        </w:rPr>
        <w:t>ו</w:t>
      </w:r>
      <w:r w:rsidR="00B33A44">
        <w:rPr>
          <w:rFonts w:hint="cs"/>
          <w:rtl/>
        </w:rPr>
        <w:t>פתא</w:t>
      </w:r>
      <w:r w:rsidR="00282064">
        <w:rPr>
          <w:rFonts w:hint="cs"/>
          <w:rtl/>
        </w:rPr>
        <w:t>ו</w:t>
      </w:r>
      <w:r w:rsidR="00B33A44">
        <w:rPr>
          <w:rFonts w:hint="cs"/>
          <w:rtl/>
        </w:rPr>
        <w:t>ם אלכס מיהר לה</w:t>
      </w:r>
      <w:r w:rsidR="007D7E2D">
        <w:rPr>
          <w:rFonts w:hint="cs"/>
          <w:rtl/>
        </w:rPr>
        <w:t>י</w:t>
      </w:r>
      <w:r w:rsidR="00B33A44">
        <w:rPr>
          <w:rFonts w:hint="cs"/>
          <w:rtl/>
        </w:rPr>
        <w:t>פרד</w:t>
      </w:r>
      <w:r>
        <w:rPr>
          <w:rFonts w:hint="cs"/>
          <w:rtl/>
        </w:rPr>
        <w:t>, מתב</w:t>
      </w:r>
      <w:r w:rsidR="00752AFA">
        <w:rPr>
          <w:rFonts w:hint="cs"/>
          <w:rtl/>
        </w:rPr>
        <w:t>ר</w:t>
      </w:r>
      <w:r>
        <w:rPr>
          <w:rFonts w:hint="cs"/>
          <w:rtl/>
        </w:rPr>
        <w:t>ר שהיה דבר</w:t>
      </w:r>
      <w:r w:rsidR="00752AFA">
        <w:rPr>
          <w:rFonts w:hint="cs"/>
          <w:rtl/>
        </w:rPr>
        <w:t xml:space="preserve"> </w:t>
      </w:r>
      <w:r>
        <w:rPr>
          <w:rFonts w:hint="cs"/>
          <w:rtl/>
        </w:rPr>
        <w:t>מה חשוב שעליו לעשות</w:t>
      </w:r>
      <w:r w:rsidR="00827115">
        <w:rPr>
          <w:rFonts w:hint="cs"/>
          <w:rtl/>
        </w:rPr>
        <w:t>ו</w:t>
      </w:r>
      <w:r w:rsidR="00B33A44">
        <w:rPr>
          <w:rFonts w:hint="cs"/>
          <w:rtl/>
        </w:rPr>
        <w:t xml:space="preserve">. </w:t>
      </w:r>
    </w:p>
    <w:p w14:paraId="5D8100AC" w14:textId="553DB317" w:rsidR="004627AB" w:rsidRPr="00CD067C" w:rsidRDefault="004627AB" w:rsidP="00836543">
      <w:pPr>
        <w:rPr>
          <w:rtl/>
        </w:rPr>
      </w:pPr>
      <w:r w:rsidRPr="00CD067C">
        <w:rPr>
          <w:rtl/>
        </w:rPr>
        <w:t>"</w:t>
      </w:r>
      <w:r w:rsidR="00836543">
        <w:rPr>
          <w:rFonts w:hint="cs"/>
          <w:rtl/>
        </w:rPr>
        <w:t>אז</w:t>
      </w:r>
      <w:r w:rsidRPr="00CD067C">
        <w:rPr>
          <w:rtl/>
        </w:rPr>
        <w:t xml:space="preserve"> לך </w:t>
      </w:r>
      <w:r w:rsidR="00836543">
        <w:rPr>
          <w:rFonts w:hint="cs"/>
          <w:rtl/>
        </w:rPr>
        <w:t xml:space="preserve">כבר </w:t>
      </w:r>
      <w:r w:rsidRPr="00CD067C">
        <w:rPr>
          <w:rtl/>
        </w:rPr>
        <w:t>לדודה שלך, לפני שהיא תבוא לפה עם המרקים שלה."</w:t>
      </w:r>
    </w:p>
    <w:p w14:paraId="39039EFA" w14:textId="7749C264" w:rsidR="004627AB" w:rsidRPr="00CD067C" w:rsidRDefault="004627AB" w:rsidP="00250000">
      <w:pPr>
        <w:rPr>
          <w:rtl/>
        </w:rPr>
      </w:pPr>
      <w:r w:rsidRPr="00CD067C">
        <w:rPr>
          <w:rtl/>
        </w:rPr>
        <w:t>"תסתדר</w:t>
      </w:r>
      <w:r w:rsidR="00836543">
        <w:rPr>
          <w:rFonts w:hint="cs"/>
          <w:rtl/>
        </w:rPr>
        <w:t xml:space="preserve"> עם כל </w:t>
      </w:r>
      <w:r w:rsidR="003406F6">
        <w:rPr>
          <w:rFonts w:hint="cs"/>
          <w:rtl/>
        </w:rPr>
        <w:t>ה</w:t>
      </w:r>
      <w:r w:rsidR="003B2198">
        <w:rPr>
          <w:rFonts w:hint="cs"/>
          <w:rtl/>
        </w:rPr>
        <w:t>שערו</w:t>
      </w:r>
      <w:r w:rsidR="003406F6">
        <w:rPr>
          <w:rFonts w:hint="cs"/>
          <w:rtl/>
        </w:rPr>
        <w:t>ת לאסוף</w:t>
      </w:r>
      <w:r w:rsidRPr="00CD067C">
        <w:rPr>
          <w:rtl/>
        </w:rPr>
        <w:t>?"</w:t>
      </w:r>
    </w:p>
    <w:p w14:paraId="5AF6A427" w14:textId="77777777" w:rsidR="004627AB" w:rsidRPr="00CD067C" w:rsidRDefault="004627AB" w:rsidP="00250000">
      <w:pPr>
        <w:rPr>
          <w:rtl/>
        </w:rPr>
      </w:pPr>
      <w:r w:rsidRPr="00CD067C">
        <w:rPr>
          <w:rtl/>
        </w:rPr>
        <w:t>"כן. לך כבר, נו."</w:t>
      </w:r>
    </w:p>
    <w:p w14:paraId="43044303" w14:textId="55B8956A" w:rsidR="004627AB" w:rsidRPr="00CD067C" w:rsidRDefault="004627AB" w:rsidP="00250000">
      <w:pPr>
        <w:rPr>
          <w:rtl/>
        </w:rPr>
      </w:pPr>
      <w:r w:rsidRPr="00CD067C">
        <w:rPr>
          <w:rtl/>
        </w:rPr>
        <w:lastRenderedPageBreak/>
        <w:t xml:space="preserve">כשאלכס </w:t>
      </w:r>
      <w:r w:rsidR="005558A8">
        <w:rPr>
          <w:rFonts w:hint="cs"/>
          <w:rtl/>
        </w:rPr>
        <w:t xml:space="preserve">החל לרדת לאיטו במדרגות, </w:t>
      </w:r>
      <w:r w:rsidRPr="00CD067C">
        <w:rPr>
          <w:rtl/>
        </w:rPr>
        <w:t xml:space="preserve">ארקדי </w:t>
      </w:r>
      <w:r w:rsidRPr="00CF7DD5">
        <w:rPr>
          <w:highlight w:val="red"/>
          <w:rtl/>
        </w:rPr>
        <w:t>שאל</w:t>
      </w:r>
      <w:r w:rsidR="005558A8">
        <w:rPr>
          <w:rFonts w:hint="cs"/>
          <w:rtl/>
        </w:rPr>
        <w:t xml:space="preserve"> אחריו</w:t>
      </w:r>
      <w:r w:rsidRPr="00CD067C">
        <w:rPr>
          <w:rtl/>
        </w:rPr>
        <w:t>: "ומה דעתך על התקליט?"</w:t>
      </w:r>
    </w:p>
    <w:p w14:paraId="158B9193" w14:textId="3B4EF4E3" w:rsidR="004627AB" w:rsidRDefault="004627AB" w:rsidP="007D7E2D">
      <w:pPr>
        <w:rPr>
          <w:rtl/>
        </w:rPr>
      </w:pPr>
      <w:r w:rsidRPr="00CD067C">
        <w:rPr>
          <w:rtl/>
        </w:rPr>
        <w:t>אלכס</w:t>
      </w:r>
      <w:r w:rsidRPr="00CD067C">
        <w:rPr>
          <w:rFonts w:hint="cs"/>
          <w:rtl/>
        </w:rPr>
        <w:t xml:space="preserve"> </w:t>
      </w:r>
      <w:r w:rsidR="005558A8">
        <w:rPr>
          <w:rFonts w:hint="cs"/>
          <w:rtl/>
        </w:rPr>
        <w:t>המשיך לרדת</w:t>
      </w:r>
      <w:r w:rsidR="00827115">
        <w:rPr>
          <w:rFonts w:hint="cs"/>
          <w:rtl/>
        </w:rPr>
        <w:t>,</w:t>
      </w:r>
      <w:r w:rsidR="005558A8" w:rsidRPr="005558A8">
        <w:rPr>
          <w:rFonts w:hint="cs"/>
          <w:rtl/>
        </w:rPr>
        <w:t xml:space="preserve"> </w:t>
      </w:r>
      <w:r w:rsidR="005558A8">
        <w:rPr>
          <w:rFonts w:hint="cs"/>
          <w:rtl/>
        </w:rPr>
        <w:t xml:space="preserve">אוחז היטב במעקה, ראשו סחרחר, וארקדי </w:t>
      </w:r>
      <w:r w:rsidRPr="00CD067C">
        <w:rPr>
          <w:rFonts w:hint="cs"/>
          <w:rtl/>
        </w:rPr>
        <w:t xml:space="preserve">טרק </w:t>
      </w:r>
      <w:r w:rsidR="00B14B52">
        <w:rPr>
          <w:rFonts w:hint="cs"/>
          <w:rtl/>
        </w:rPr>
        <w:t xml:space="preserve">אחריו </w:t>
      </w:r>
      <w:r w:rsidRPr="00CD067C">
        <w:rPr>
          <w:rFonts w:hint="cs"/>
          <w:rtl/>
        </w:rPr>
        <w:t>את הדלת</w:t>
      </w:r>
      <w:r w:rsidRPr="00CD067C">
        <w:rPr>
          <w:rtl/>
        </w:rPr>
        <w:t>.</w:t>
      </w:r>
    </w:p>
    <w:p w14:paraId="1BED835D" w14:textId="77777777" w:rsidR="007100BE" w:rsidRDefault="007100BE" w:rsidP="007D7E2D">
      <w:pPr>
        <w:rPr>
          <w:rtl/>
        </w:rPr>
      </w:pPr>
    </w:p>
    <w:p w14:paraId="265C72D2" w14:textId="4EECE61B" w:rsidR="002A0F85" w:rsidRPr="00CD067C" w:rsidRDefault="003406F6" w:rsidP="005D0408">
      <w:pPr>
        <w:rPr>
          <w:rtl/>
        </w:rPr>
      </w:pPr>
      <w:r>
        <w:rPr>
          <w:rFonts w:hint="cs"/>
          <w:rtl/>
        </w:rPr>
        <w:t>[</w:t>
      </w:r>
      <w:r w:rsidR="002A0F85">
        <w:rPr>
          <w:rFonts w:hint="cs"/>
          <w:rtl/>
        </w:rPr>
        <w:t xml:space="preserve">ארקדי </w:t>
      </w:r>
      <w:r w:rsidR="00EC38BF">
        <w:rPr>
          <w:rFonts w:hint="cs"/>
          <w:rtl/>
        </w:rPr>
        <w:t xml:space="preserve">נותר בדירה הריקה ולא שקט עד שחישב את מחירן של שתי ביצים בקרטון של שלושים והניח דעתו כי ההפסד </w:t>
      </w:r>
      <w:r w:rsidR="005D0408">
        <w:rPr>
          <w:rFonts w:hint="cs"/>
          <w:rtl/>
        </w:rPr>
        <w:t xml:space="preserve">הכספי </w:t>
      </w:r>
      <w:r w:rsidR="00EC38BF">
        <w:rPr>
          <w:rFonts w:hint="cs"/>
          <w:rtl/>
        </w:rPr>
        <w:t>אינו רב וניתן לשופכן לאסלה.</w:t>
      </w:r>
      <w:r>
        <w:rPr>
          <w:rFonts w:hint="cs"/>
          <w:rtl/>
        </w:rPr>
        <w:t>]</w:t>
      </w:r>
    </w:p>
    <w:p w14:paraId="43ADA187" w14:textId="77777777" w:rsidR="00D8030E" w:rsidRPr="00024305" w:rsidRDefault="00D8030E" w:rsidP="00250000">
      <w:pPr>
        <w:rPr>
          <w:rtl/>
        </w:rPr>
      </w:pPr>
      <w:r>
        <w:rPr>
          <w:rFonts w:hint="cs"/>
          <w:rtl/>
        </w:rPr>
        <w:t>[סימני הנזירות: קיימים 3 סימנים לנזיר יה</w:t>
      </w:r>
      <w:r w:rsidRPr="00024305">
        <w:rPr>
          <w:rtl/>
        </w:rPr>
        <w:t>ודי, במדבר ו'</w:t>
      </w:r>
    </w:p>
    <w:p w14:paraId="771A9D91" w14:textId="348D1AAF" w:rsidR="00095AF3" w:rsidRPr="00024305" w:rsidRDefault="00D8030E" w:rsidP="008901F1">
      <w:pPr>
        <w:rPr>
          <w:rtl/>
        </w:rPr>
      </w:pPr>
      <w:r w:rsidRPr="00024305">
        <w:rPr>
          <w:rtl/>
        </w:rPr>
        <w:t>אִישׁ אוֹ-אִשָּׁה, כִּי יַפְלִא לִנְדֹּר נֶ</w:t>
      </w:r>
      <w:r w:rsidR="008901F1">
        <w:rPr>
          <w:rtl/>
        </w:rPr>
        <w:t>דֶר נָזִיר--לְהַזִּיר, לַיהוָה.</w:t>
      </w:r>
      <w:r w:rsidRPr="00024305">
        <w:rPr>
          <w:rtl/>
        </w:rPr>
        <w:t xml:space="preserve"> ג מִיַּיִן וְשֵׁכָר יַזִּיר, חֹמֶץ יַיִן וְחֹמֶץ שֵׁכָר לֹא יִשְׁתֶּה; וְכָל-מִשְׁרַת עֲנָבִים לֹא יִשְׁתֶּה, וַעֲנָבִי</w:t>
      </w:r>
      <w:r w:rsidR="008901F1">
        <w:rPr>
          <w:rtl/>
        </w:rPr>
        <w:t>ם לַחִים וִיבֵשִׁים לֹא יֹאכֵל. ד כֹּל, יְמֵי נִזְרוֹ:</w:t>
      </w:r>
      <w:r w:rsidRPr="00024305">
        <w:rPr>
          <w:rtl/>
        </w:rPr>
        <w:t xml:space="preserve"> מִכֹּל אֲשֶׁר יֵעָשֶׂה מִגֶּפֶן הַיַּיִן, מֵחַרְ</w:t>
      </w:r>
      <w:r w:rsidR="008901F1">
        <w:rPr>
          <w:rtl/>
        </w:rPr>
        <w:t xml:space="preserve">צַנִּים וְעַד-זָג--לֹא יֹאכֵל. </w:t>
      </w:r>
      <w:r w:rsidRPr="00024305">
        <w:rPr>
          <w:rtl/>
        </w:rPr>
        <w:t xml:space="preserve">ה כָּל-יְמֵי נֶדֶר נִזְרוֹ, </w:t>
      </w:r>
      <w:r w:rsidR="008901F1">
        <w:rPr>
          <w:rtl/>
        </w:rPr>
        <w:t>תַּעַר לֹא-יַעֲבֹר עַל-רֹאשׁוֹ:</w:t>
      </w:r>
      <w:r w:rsidRPr="00024305">
        <w:rPr>
          <w:rtl/>
        </w:rPr>
        <w:t xml:space="preserve"> עַד-מְלֹאת הַיָּמִם אֲשֶׁר-יַזִּיר לַיהוָה, קָדֹשׁ יִהְיֶה--גַּדֵּל פֶּרַע, שְׂעַר רֹאשׁוֹ. ו כָּל-יְמֵי הַזִּירוֹ, לַיהוָה, עַל-נ</w:t>
      </w:r>
      <w:r w:rsidR="008901F1">
        <w:rPr>
          <w:rtl/>
        </w:rPr>
        <w:t>ֶפֶשׁ מֵת, לֹא יָבֹא.</w:t>
      </w:r>
      <w:r w:rsidRPr="00024305">
        <w:rPr>
          <w:rtl/>
        </w:rPr>
        <w:t xml:space="preserve"> ז לְאָבִיו וּלְאִמּוֹ, לְאָחִיו וּלְאַחֹתוֹ--</w:t>
      </w:r>
      <w:r w:rsidR="008901F1">
        <w:rPr>
          <w:rtl/>
        </w:rPr>
        <w:t xml:space="preserve">לֹא-יִטַּמָּא לָהֶם, בְּמֹתָם: </w:t>
      </w:r>
      <w:r w:rsidRPr="00024305">
        <w:rPr>
          <w:rtl/>
        </w:rPr>
        <w:t>כּ</w:t>
      </w:r>
      <w:r w:rsidR="008901F1">
        <w:rPr>
          <w:rtl/>
        </w:rPr>
        <w:t>ִי נֵזֶר אֱלֹהָיו, עַל-רֹאשׁוֹ.</w:t>
      </w:r>
      <w:r w:rsidRPr="00024305">
        <w:rPr>
          <w:rtl/>
        </w:rPr>
        <w:t xml:space="preserve"> ח כֹּל, יְמֵי</w:t>
      </w:r>
      <w:r w:rsidR="008901F1">
        <w:rPr>
          <w:rtl/>
        </w:rPr>
        <w:t xml:space="preserve"> נִזְרוֹ, קָדֹשׁ הוּא, לַיהוָה.</w:t>
      </w:r>
      <w:r w:rsidRPr="00024305">
        <w:rPr>
          <w:rtl/>
        </w:rPr>
        <w:t xml:space="preserve"> ט וְכִי-יָמוּת מֵת עָלָיו בְּפֶתַע </w:t>
      </w:r>
      <w:r w:rsidR="004C59E0">
        <w:rPr>
          <w:rtl/>
        </w:rPr>
        <w:t>פתאום</w:t>
      </w:r>
      <w:r w:rsidRPr="00024305">
        <w:rPr>
          <w:rtl/>
        </w:rPr>
        <w:t>, וְטִמֵּא רֹאשׁ נִזְרוֹ--וְגִלַּח רֹאשׁוֹ בְּיוֹם טָהֳרָתוֹ, בַּיּוֹם הַשְּׁבִיעִי יְגַלְּחֶנּוּ.</w:t>
      </w:r>
    </w:p>
    <w:p w14:paraId="531BC899" w14:textId="77777777" w:rsidR="004627AB" w:rsidRPr="00024305" w:rsidRDefault="00095AF3" w:rsidP="00250000">
      <w:pPr>
        <w:rPr>
          <w:rtl/>
        </w:rPr>
      </w:pPr>
      <w:r w:rsidRPr="00024305">
        <w:rPr>
          <w:rtl/>
        </w:rPr>
        <w:t>אמרינן לנזירא לכרמא אל תקרב</w:t>
      </w:r>
      <w:r w:rsidR="00D8030E" w:rsidRPr="00024305">
        <w:rPr>
          <w:rtl/>
        </w:rPr>
        <w:t>]</w:t>
      </w:r>
    </w:p>
    <w:p w14:paraId="6BEB7869" w14:textId="6172EFB5" w:rsidR="004627AB" w:rsidRPr="00CD067C" w:rsidRDefault="004627AB" w:rsidP="00B35600">
      <w:pPr>
        <w:rPr>
          <w:rtl/>
        </w:rPr>
      </w:pPr>
      <w:r w:rsidRPr="00CD067C">
        <w:rPr>
          <w:rFonts w:hint="cs"/>
          <w:rtl/>
        </w:rPr>
        <w:t>הדס שיחקה עם הילדות למטה. "</w:t>
      </w:r>
      <w:r w:rsidRPr="00CD067C">
        <w:rPr>
          <w:rtl/>
        </w:rPr>
        <w:t>אוי, אלכס, מה קרה לך? זה שוב</w:t>
      </w:r>
      <w:r w:rsidR="00B35600" w:rsidRPr="00B35600">
        <w:rPr>
          <w:rtl/>
        </w:rPr>
        <w:t xml:space="preserve"> </w:t>
      </w:r>
      <w:r w:rsidR="00B35600" w:rsidRPr="00CD067C">
        <w:rPr>
          <w:rtl/>
        </w:rPr>
        <w:t>הוא</w:t>
      </w:r>
      <w:r w:rsidRPr="00CD067C">
        <w:rPr>
          <w:rtl/>
        </w:rPr>
        <w:t>?"</w:t>
      </w:r>
    </w:p>
    <w:p w14:paraId="43774463" w14:textId="21DAA533" w:rsidR="004627AB" w:rsidRPr="00CD067C" w:rsidRDefault="00573AF2" w:rsidP="00573AF2">
      <w:pPr>
        <w:rPr>
          <w:rtl/>
        </w:rPr>
      </w:pPr>
      <w:r>
        <w:rPr>
          <w:rtl/>
        </w:rPr>
        <w:t>אלכס ניסה למשוך בכתפיו</w:t>
      </w:r>
      <w:r>
        <w:rPr>
          <w:rFonts w:hint="cs"/>
          <w:rtl/>
        </w:rPr>
        <w:t>.</w:t>
      </w:r>
      <w:r w:rsidR="004627AB" w:rsidRPr="00CD067C">
        <w:rPr>
          <w:rtl/>
        </w:rPr>
        <w:t xml:space="preserve"> </w:t>
      </w:r>
      <w:r>
        <w:rPr>
          <w:rtl/>
        </w:rPr>
        <w:t>הכאב</w:t>
      </w:r>
      <w:r>
        <w:rPr>
          <w:rFonts w:hint="cs"/>
          <w:rtl/>
        </w:rPr>
        <w:t xml:space="preserve"> </w:t>
      </w:r>
      <w:r w:rsidR="00B14B52" w:rsidRPr="00B14B52">
        <w:rPr>
          <w:rFonts w:cs="Times New Roman"/>
          <w:rtl/>
        </w:rPr>
        <w:t>מבעד</w:t>
      </w:r>
      <w:r w:rsidR="00B33A44">
        <w:rPr>
          <w:rFonts w:hint="cs"/>
          <w:rtl/>
        </w:rPr>
        <w:t xml:space="preserve"> </w:t>
      </w:r>
      <w:r w:rsidR="00B14B52">
        <w:rPr>
          <w:rFonts w:hint="cs"/>
          <w:rtl/>
        </w:rPr>
        <w:t>ל</w:t>
      </w:r>
      <w:r>
        <w:rPr>
          <w:rFonts w:hint="cs"/>
          <w:rtl/>
        </w:rPr>
        <w:t>וודקה היה מורדם ורחוק</w:t>
      </w:r>
      <w:r w:rsidR="004627AB" w:rsidRPr="00CD067C">
        <w:rPr>
          <w:rtl/>
        </w:rPr>
        <w:t>.</w:t>
      </w:r>
    </w:p>
    <w:p w14:paraId="518767B3" w14:textId="77777777" w:rsidR="004627AB" w:rsidRPr="00CD067C" w:rsidRDefault="004627AB" w:rsidP="00250000">
      <w:pPr>
        <w:rPr>
          <w:rtl/>
        </w:rPr>
      </w:pPr>
      <w:r w:rsidRPr="00CD067C">
        <w:rPr>
          <w:rtl/>
        </w:rPr>
        <w:t xml:space="preserve">"מה הוא עשה לך? אלכס </w:t>
      </w:r>
      <w:r w:rsidR="00573AF2">
        <w:rPr>
          <w:rtl/>
        </w:rPr>
        <w:t>המסכן..." היא לקחה את ידו בידה.</w:t>
      </w:r>
    </w:p>
    <w:p w14:paraId="52A220C8" w14:textId="77777777" w:rsidR="004627AB" w:rsidRPr="00CD067C" w:rsidRDefault="004627AB" w:rsidP="00250000">
      <w:pPr>
        <w:rPr>
          <w:rtl/>
        </w:rPr>
      </w:pPr>
      <w:r w:rsidRPr="00CD067C">
        <w:rPr>
          <w:rtl/>
        </w:rPr>
        <w:t>"זה בסדר..."</w:t>
      </w:r>
    </w:p>
    <w:p w14:paraId="30D081EF" w14:textId="4E073C02" w:rsidR="004627AB" w:rsidRPr="00CD067C" w:rsidRDefault="004627AB" w:rsidP="00250000">
      <w:pPr>
        <w:rPr>
          <w:rtl/>
        </w:rPr>
      </w:pPr>
      <w:r w:rsidRPr="00CD067C">
        <w:rPr>
          <w:rtl/>
        </w:rPr>
        <w:t>"אתה צריך עזרה? לעזור לך ל</w:t>
      </w:r>
      <w:r w:rsidR="005558A8">
        <w:rPr>
          <w:rFonts w:hint="cs"/>
          <w:rtl/>
        </w:rPr>
        <w:t>חזור לדודה שלך</w:t>
      </w:r>
      <w:r w:rsidRPr="00CD067C">
        <w:rPr>
          <w:rtl/>
        </w:rPr>
        <w:t>?"</w:t>
      </w:r>
    </w:p>
    <w:p w14:paraId="4A15692B" w14:textId="56416256" w:rsidR="004627AB" w:rsidRPr="00CD067C" w:rsidRDefault="004627AB" w:rsidP="00B33A44">
      <w:pPr>
        <w:rPr>
          <w:rtl/>
        </w:rPr>
      </w:pPr>
      <w:r w:rsidRPr="00CD067C">
        <w:rPr>
          <w:rtl/>
        </w:rPr>
        <w:t xml:space="preserve">"לא, </w:t>
      </w:r>
      <w:r w:rsidR="00B33A44">
        <w:rPr>
          <w:rFonts w:hint="cs"/>
          <w:rtl/>
        </w:rPr>
        <w:t>ת</w:t>
      </w:r>
      <w:r w:rsidRPr="00CD067C">
        <w:rPr>
          <w:rtl/>
        </w:rPr>
        <w:t>עזבי כבר את."</w:t>
      </w:r>
    </w:p>
    <w:p w14:paraId="32706B11" w14:textId="5A81FF5B" w:rsidR="00B67ECF" w:rsidRDefault="00B35600" w:rsidP="00250000">
      <w:pPr>
        <w:rPr>
          <w:rtl/>
        </w:rPr>
      </w:pPr>
      <w:r>
        <w:rPr>
          <w:rtl/>
        </w:rPr>
        <w:t>ה</w:t>
      </w:r>
      <w:r>
        <w:rPr>
          <w:rFonts w:hint="cs"/>
          <w:rtl/>
        </w:rPr>
        <w:t>דס</w:t>
      </w:r>
      <w:r w:rsidR="003F12C8" w:rsidRPr="00CD067C">
        <w:rPr>
          <w:rtl/>
        </w:rPr>
        <w:t xml:space="preserve"> לא אמרה דבר, </w:t>
      </w:r>
      <w:r w:rsidR="003F12C8">
        <w:rPr>
          <w:rFonts w:hint="cs"/>
          <w:rtl/>
        </w:rPr>
        <w:t xml:space="preserve">גם </w:t>
      </w:r>
      <w:r w:rsidR="00B67ECF">
        <w:rPr>
          <w:rFonts w:hint="cs"/>
          <w:rtl/>
        </w:rPr>
        <w:t>הילדות האחרות שתקו.</w:t>
      </w:r>
    </w:p>
    <w:p w14:paraId="1DC839DA" w14:textId="77777777" w:rsidR="004627AB" w:rsidRPr="00CD067C" w:rsidRDefault="003F12C8" w:rsidP="00250000">
      <w:pPr>
        <w:rPr>
          <w:rtl/>
        </w:rPr>
      </w:pPr>
      <w:r>
        <w:rPr>
          <w:rFonts w:hint="cs"/>
          <w:rtl/>
        </w:rPr>
        <w:t>[</w:t>
      </w:r>
      <w:r w:rsidR="004627AB" w:rsidRPr="00CD067C">
        <w:rPr>
          <w:rtl/>
        </w:rPr>
        <w:t>הוא לא ידע שיוכל לגרום לכך שלא יהיה לה מה לאמר.</w:t>
      </w:r>
      <w:r>
        <w:rPr>
          <w:rFonts w:hint="cs"/>
          <w:rtl/>
        </w:rPr>
        <w:t>]</w:t>
      </w:r>
      <w:r w:rsidR="00AA32DB">
        <w:rPr>
          <w:rFonts w:hint="cs"/>
          <w:rtl/>
        </w:rPr>
        <w:t xml:space="preserve"> [לשפר. לחדד כוונה, אם קיימת]</w:t>
      </w:r>
    </w:p>
    <w:p w14:paraId="25602F65" w14:textId="5999276E" w:rsidR="004627AB" w:rsidRPr="00CD067C" w:rsidRDefault="004627AB" w:rsidP="00B33A44">
      <w:pPr>
        <w:rPr>
          <w:rtl/>
        </w:rPr>
      </w:pPr>
      <w:r w:rsidRPr="00CD067C">
        <w:rPr>
          <w:rtl/>
        </w:rPr>
        <w:t>"אני סתם... אל ת</w:t>
      </w:r>
      <w:r w:rsidR="00752AFA">
        <w:rPr>
          <w:rFonts w:hint="cs"/>
          <w:rtl/>
        </w:rPr>
        <w:t>י</w:t>
      </w:r>
      <w:r w:rsidRPr="00CD067C">
        <w:rPr>
          <w:rtl/>
        </w:rPr>
        <w:t>קחי ברצינות. אל ת</w:t>
      </w:r>
      <w:r w:rsidR="00752AFA">
        <w:rPr>
          <w:rFonts w:hint="cs"/>
          <w:rtl/>
        </w:rPr>
        <w:t>י</w:t>
      </w:r>
      <w:r w:rsidRPr="00CD067C">
        <w:rPr>
          <w:rtl/>
        </w:rPr>
        <w:t>קחי ללב."</w:t>
      </w:r>
    </w:p>
    <w:p w14:paraId="76070F4D" w14:textId="2DFDD7E4" w:rsidR="004627AB" w:rsidRDefault="004627AB" w:rsidP="00B35600">
      <w:pPr>
        <w:rPr>
          <w:rtl/>
        </w:rPr>
      </w:pPr>
      <w:r w:rsidRPr="00CD067C">
        <w:rPr>
          <w:rtl/>
        </w:rPr>
        <w:t xml:space="preserve">ואז </w:t>
      </w:r>
      <w:r w:rsidR="003406F6">
        <w:rPr>
          <w:rFonts w:hint="cs"/>
          <w:rtl/>
        </w:rPr>
        <w:t xml:space="preserve">היא </w:t>
      </w:r>
      <w:r w:rsidRPr="00CD067C">
        <w:rPr>
          <w:rtl/>
        </w:rPr>
        <w:t xml:space="preserve">בכתה. אבל מה זה משנה? </w:t>
      </w:r>
      <w:r w:rsidR="00D42B77">
        <w:rPr>
          <w:rFonts w:hint="cs"/>
          <w:rtl/>
        </w:rPr>
        <w:t>השרב הכבד</w:t>
      </w:r>
      <w:r w:rsidRPr="00CD067C">
        <w:rPr>
          <w:rtl/>
        </w:rPr>
        <w:t xml:space="preserve"> י</w:t>
      </w:r>
      <w:r w:rsidR="00752AFA">
        <w:rPr>
          <w:rFonts w:hint="cs"/>
          <w:rtl/>
        </w:rPr>
        <w:t>י</w:t>
      </w:r>
      <w:r w:rsidR="005A55B2">
        <w:rPr>
          <w:rFonts w:hint="cs"/>
          <w:rtl/>
        </w:rPr>
        <w:t>שבר</w:t>
      </w:r>
      <w:r w:rsidRPr="00CD067C">
        <w:rPr>
          <w:rtl/>
        </w:rPr>
        <w:t xml:space="preserve"> </w:t>
      </w:r>
      <w:r w:rsidR="005558A8">
        <w:rPr>
          <w:rFonts w:hint="cs"/>
          <w:rtl/>
        </w:rPr>
        <w:t>במוצאי</w:t>
      </w:r>
      <w:r w:rsidR="003406F6">
        <w:rPr>
          <w:rFonts w:hint="cs"/>
          <w:rtl/>
        </w:rPr>
        <w:t xml:space="preserve"> החג</w:t>
      </w:r>
      <w:r w:rsidRPr="00CD067C">
        <w:rPr>
          <w:rtl/>
        </w:rPr>
        <w:t xml:space="preserve">, אבל הוא </w:t>
      </w:r>
      <w:r w:rsidR="00573AF2">
        <w:rPr>
          <w:rFonts w:hint="cs"/>
          <w:rtl/>
        </w:rPr>
        <w:t xml:space="preserve">כבר </w:t>
      </w:r>
      <w:r w:rsidRPr="00CD067C">
        <w:rPr>
          <w:rtl/>
        </w:rPr>
        <w:t xml:space="preserve">לא יהיה </w:t>
      </w:r>
      <w:r w:rsidR="003406F6">
        <w:rPr>
          <w:rFonts w:hint="cs"/>
          <w:rtl/>
        </w:rPr>
        <w:t xml:space="preserve">כאן </w:t>
      </w:r>
      <w:r w:rsidRPr="00CD067C">
        <w:rPr>
          <w:rtl/>
        </w:rPr>
        <w:t>לחוש בהקל</w:t>
      </w:r>
      <w:r w:rsidR="003406F6">
        <w:rPr>
          <w:rFonts w:hint="cs"/>
          <w:rtl/>
        </w:rPr>
        <w:t>ה</w:t>
      </w:r>
      <w:r w:rsidRPr="00CD067C">
        <w:rPr>
          <w:rtl/>
        </w:rPr>
        <w:t xml:space="preserve"> הצפוי</w:t>
      </w:r>
      <w:r w:rsidR="003406F6">
        <w:rPr>
          <w:rFonts w:hint="cs"/>
          <w:rtl/>
        </w:rPr>
        <w:t>ה</w:t>
      </w:r>
      <w:r w:rsidRPr="00CD067C">
        <w:rPr>
          <w:rtl/>
        </w:rPr>
        <w:t xml:space="preserve"> בעומסי החום.</w:t>
      </w:r>
    </w:p>
    <w:p w14:paraId="07E30678" w14:textId="77777777" w:rsidR="00AA32DB" w:rsidRDefault="00AA32DB" w:rsidP="00250000">
      <w:pPr>
        <w:rPr>
          <w:rtl/>
        </w:rPr>
      </w:pPr>
      <w:r>
        <w:rPr>
          <w:rFonts w:hint="cs"/>
          <w:rtl/>
        </w:rPr>
        <w:t>[לשפר ובמיידי:</w:t>
      </w:r>
    </w:p>
    <w:p w14:paraId="2B7BE90F" w14:textId="77777777" w:rsidR="00AA32DB" w:rsidRDefault="00AA32DB" w:rsidP="00250000">
      <w:pPr>
        <w:rPr>
          <w:rtl/>
        </w:rPr>
      </w:pPr>
      <w:r>
        <w:rPr>
          <w:rFonts w:hint="cs"/>
          <w:rtl/>
        </w:rPr>
        <w:t>יש כמה דברים שחוזרים בכמה קייצים:</w:t>
      </w:r>
    </w:p>
    <w:p w14:paraId="4BA8B885" w14:textId="15E055F0" w:rsidR="00896E4E" w:rsidRDefault="00896E4E" w:rsidP="008901F1">
      <w:pPr>
        <w:pStyle w:val="ListParagraph"/>
      </w:pPr>
      <w:r>
        <w:rPr>
          <w:rFonts w:hint="cs"/>
          <w:rtl/>
        </w:rPr>
        <w:t>אלכס גומר בפעם ה-</w:t>
      </w:r>
      <w:r>
        <w:rPr>
          <w:rFonts w:hint="cs"/>
        </w:rPr>
        <w:t>I</w:t>
      </w:r>
      <w:r>
        <w:rPr>
          <w:rFonts w:hint="cs"/>
          <w:rtl/>
        </w:rPr>
        <w:t xml:space="preserve">. זה מגעיל!! מה </w:t>
      </w:r>
      <w:r w:rsidR="004C59E0">
        <w:rPr>
          <w:rFonts w:hint="cs"/>
          <w:rtl/>
        </w:rPr>
        <w:t>פתאום</w:t>
      </w:r>
      <w:r>
        <w:rPr>
          <w:rFonts w:hint="cs"/>
          <w:rtl/>
        </w:rPr>
        <w:t xml:space="preserve"> ארקדי מלקק אותו. זה לא הגיוני. וזה מגעיל.</w:t>
      </w:r>
      <w:r w:rsidR="00D24F83">
        <w:rPr>
          <w:rFonts w:hint="cs"/>
          <w:rtl/>
        </w:rPr>
        <w:t xml:space="preserve"> והפעם ה</w:t>
      </w:r>
      <w:r w:rsidR="008901F1">
        <w:rPr>
          <w:rFonts w:hint="cs"/>
          <w:rtl/>
        </w:rPr>
        <w:t>-</w:t>
      </w:r>
      <w:r w:rsidR="00D24F83">
        <w:rPr>
          <w:rFonts w:hint="cs"/>
        </w:rPr>
        <w:t>II</w:t>
      </w:r>
      <w:r w:rsidR="00D24F83">
        <w:rPr>
          <w:rFonts w:hint="cs"/>
          <w:rtl/>
        </w:rPr>
        <w:t xml:space="preserve"> זהה לזה ב</w:t>
      </w:r>
      <w:r w:rsidR="00483BB1">
        <w:rPr>
          <w:rFonts w:hint="cs"/>
          <w:rtl/>
        </w:rPr>
        <w:t>הכול</w:t>
      </w:r>
      <w:r w:rsidR="00D24F83">
        <w:rPr>
          <w:rFonts w:hint="cs"/>
          <w:rtl/>
        </w:rPr>
        <w:t>. וזה שוב מגעיל.</w:t>
      </w:r>
    </w:p>
    <w:p w14:paraId="762CA36E" w14:textId="77777777" w:rsidR="00FD1B5A" w:rsidRPr="00CD067C" w:rsidRDefault="00FD1B5A" w:rsidP="00250000">
      <w:pPr>
        <w:rPr>
          <w:rtl/>
        </w:rPr>
      </w:pPr>
      <w:r>
        <w:rPr>
          <w:rFonts w:hint="cs"/>
          <w:rtl/>
        </w:rPr>
        <w:t>לשפר את זה ובמיידי!!!]</w:t>
      </w:r>
    </w:p>
    <w:p w14:paraId="2986A7B3" w14:textId="77777777" w:rsidR="004627AB" w:rsidRPr="00CD067C" w:rsidRDefault="004627AB" w:rsidP="00250000">
      <w:pPr>
        <w:rPr>
          <w:rtl/>
        </w:rPr>
      </w:pPr>
    </w:p>
    <w:p w14:paraId="2DDC57DE" w14:textId="13AB5B12" w:rsidR="004627AB" w:rsidRDefault="004627AB" w:rsidP="005C3A01">
      <w:pPr>
        <w:rPr>
          <w:rtl/>
        </w:rPr>
      </w:pPr>
      <w:r w:rsidRPr="00CD067C">
        <w:rPr>
          <w:rtl/>
        </w:rPr>
        <w:t>באותו לילה, אביו של ארקדי מצא את התקליט שקיבל</w:t>
      </w:r>
      <w:r w:rsidR="007100BE">
        <w:rPr>
          <w:rFonts w:hint="cs"/>
          <w:rtl/>
        </w:rPr>
        <w:t xml:space="preserve"> </w:t>
      </w:r>
      <w:r w:rsidRPr="00CD067C">
        <w:rPr>
          <w:rtl/>
        </w:rPr>
        <w:t>מהאחות הנחמדה</w:t>
      </w:r>
      <w:r w:rsidR="00D24F83">
        <w:rPr>
          <w:rFonts w:hint="cs"/>
          <w:rtl/>
        </w:rPr>
        <w:t xml:space="preserve"> [מילה אחרת</w:t>
      </w:r>
      <w:r w:rsidR="00A576F5">
        <w:rPr>
          <w:rFonts w:hint="cs"/>
          <w:rtl/>
        </w:rPr>
        <w:t xml:space="preserve"> והמתחשבת</w:t>
      </w:r>
      <w:r w:rsidR="001F7BA6">
        <w:rPr>
          <w:rFonts w:hint="cs"/>
          <w:rtl/>
        </w:rPr>
        <w:t>] והמסורה</w:t>
      </w:r>
      <w:r w:rsidRPr="00CD067C">
        <w:rPr>
          <w:rtl/>
        </w:rPr>
        <w:t xml:space="preserve">, </w:t>
      </w:r>
      <w:r w:rsidR="00373D78">
        <w:rPr>
          <w:rFonts w:hint="cs"/>
          <w:rtl/>
        </w:rPr>
        <w:t xml:space="preserve">והוא </w:t>
      </w:r>
      <w:r w:rsidRPr="00CD067C">
        <w:rPr>
          <w:rtl/>
        </w:rPr>
        <w:t xml:space="preserve">שבור ומנותץ </w:t>
      </w:r>
      <w:r w:rsidR="00752AFA">
        <w:rPr>
          <w:rFonts w:hint="cs"/>
          <w:rtl/>
        </w:rPr>
        <w:t>ו</w:t>
      </w:r>
      <w:r w:rsidR="007100BE">
        <w:rPr>
          <w:rFonts w:hint="cs"/>
          <w:rtl/>
        </w:rPr>
        <w:t xml:space="preserve">מוחבא </w:t>
      </w:r>
      <w:r w:rsidRPr="00CD067C">
        <w:rPr>
          <w:rtl/>
        </w:rPr>
        <w:t xml:space="preserve">מתחת לכריך כמעט שלם בפח הזבל. </w:t>
      </w:r>
      <w:bookmarkStart w:id="152" w:name="_Hlk527030689"/>
      <w:r w:rsidR="00FF6D9A">
        <w:rPr>
          <w:rFonts w:hint="cs"/>
          <w:rtl/>
        </w:rPr>
        <w:t xml:space="preserve">זעם של גיל ההתבגרות, </w:t>
      </w:r>
      <w:r w:rsidR="005D5BC5">
        <w:rPr>
          <w:rFonts w:hint="cs"/>
          <w:rtl/>
        </w:rPr>
        <w:t>כך פירש זאת לעצמו</w:t>
      </w:r>
      <w:r w:rsidR="00F2159D">
        <w:rPr>
          <w:rFonts w:hint="cs"/>
          <w:rtl/>
        </w:rPr>
        <w:t xml:space="preserve"> </w:t>
      </w:r>
      <w:r w:rsidR="00F2159D">
        <w:rPr>
          <w:rtl/>
        </w:rPr>
        <w:t>–</w:t>
      </w:r>
      <w:r w:rsidR="00FF6D9A">
        <w:rPr>
          <w:rFonts w:hint="cs"/>
          <w:rtl/>
        </w:rPr>
        <w:t xml:space="preserve"> </w:t>
      </w:r>
      <w:r w:rsidR="005D5BC5">
        <w:rPr>
          <w:rFonts w:hint="cs"/>
          <w:rtl/>
        </w:rPr>
        <w:t>[</w:t>
      </w:r>
      <w:r w:rsidR="00FF6D9A">
        <w:rPr>
          <w:rFonts w:hint="cs"/>
          <w:rtl/>
        </w:rPr>
        <w:t>או סיבה פסיכולוגית התפתחותית מסובכת אחרת,</w:t>
      </w:r>
      <w:r w:rsidR="005D5BC5">
        <w:rPr>
          <w:rFonts w:hint="cs"/>
          <w:rtl/>
        </w:rPr>
        <w:t>]</w:t>
      </w:r>
      <w:r w:rsidR="00FF6D9A">
        <w:rPr>
          <w:rFonts w:hint="cs"/>
          <w:rtl/>
        </w:rPr>
        <w:t xml:space="preserve"> </w:t>
      </w:r>
      <w:bookmarkStart w:id="153" w:name="_Hlk527030748"/>
      <w:bookmarkEnd w:id="152"/>
      <w:r w:rsidRPr="00CD067C">
        <w:rPr>
          <w:rtl/>
        </w:rPr>
        <w:t>ה</w:t>
      </w:r>
      <w:r w:rsidR="00F2159D">
        <w:rPr>
          <w:rFonts w:hint="cs"/>
          <w:rtl/>
        </w:rPr>
        <w:t>וא</w:t>
      </w:r>
      <w:r w:rsidRPr="00CD067C">
        <w:rPr>
          <w:rtl/>
        </w:rPr>
        <w:t xml:space="preserve"> לא </w:t>
      </w:r>
      <w:r w:rsidR="005558A8">
        <w:rPr>
          <w:rFonts w:hint="cs"/>
          <w:rtl/>
        </w:rPr>
        <w:t>ה</w:t>
      </w:r>
      <w:r w:rsidR="005D5BC5">
        <w:rPr>
          <w:rFonts w:hint="cs"/>
          <w:rtl/>
        </w:rPr>
        <w:t>על</w:t>
      </w:r>
      <w:r w:rsidR="00827115">
        <w:rPr>
          <w:rFonts w:hint="cs"/>
          <w:rtl/>
        </w:rPr>
        <w:t>ה</w:t>
      </w:r>
      <w:r w:rsidR="005D5BC5">
        <w:rPr>
          <w:rFonts w:hint="cs"/>
          <w:rtl/>
        </w:rPr>
        <w:t xml:space="preserve"> על דעתו</w:t>
      </w:r>
      <w:r w:rsidRPr="00CD067C">
        <w:rPr>
          <w:rtl/>
        </w:rPr>
        <w:t xml:space="preserve"> ש</w:t>
      </w:r>
      <w:bookmarkEnd w:id="153"/>
      <w:r w:rsidR="00B33A44">
        <w:rPr>
          <w:rFonts w:hint="cs"/>
          <w:rtl/>
        </w:rPr>
        <w:t>ביקר</w:t>
      </w:r>
      <w:r w:rsidRPr="00CD067C">
        <w:rPr>
          <w:rtl/>
        </w:rPr>
        <w:t xml:space="preserve"> בדיר</w:t>
      </w:r>
      <w:r w:rsidR="007D7E2D">
        <w:rPr>
          <w:rtl/>
        </w:rPr>
        <w:t>תו ילד זר שביקש לנשק לבנו</w:t>
      </w:r>
      <w:r w:rsidR="007D7E2D">
        <w:rPr>
          <w:rFonts w:hint="cs"/>
          <w:rtl/>
        </w:rPr>
        <w:t>.</w:t>
      </w:r>
      <w:r w:rsidRPr="00CD067C">
        <w:rPr>
          <w:rtl/>
        </w:rPr>
        <w:t xml:space="preserve"> </w:t>
      </w:r>
      <w:r w:rsidR="007100BE">
        <w:rPr>
          <w:rFonts w:hint="cs"/>
          <w:rtl/>
        </w:rPr>
        <w:t xml:space="preserve">דווקא </w:t>
      </w:r>
      <w:r w:rsidRPr="00CD067C">
        <w:rPr>
          <w:rtl/>
        </w:rPr>
        <w:t xml:space="preserve">שערות </w:t>
      </w:r>
      <w:r w:rsidRPr="00CD067C">
        <w:rPr>
          <w:rtl/>
        </w:rPr>
        <w:lastRenderedPageBreak/>
        <w:t>בלונד</w:t>
      </w:r>
      <w:r w:rsidR="00752AFA">
        <w:rPr>
          <w:rFonts w:hint="cs"/>
          <w:rtl/>
        </w:rPr>
        <w:t>י</w:t>
      </w:r>
      <w:r w:rsidRPr="00CD067C">
        <w:rPr>
          <w:rtl/>
        </w:rPr>
        <w:t>ניות</w:t>
      </w:r>
      <w:r w:rsidR="005C3A01" w:rsidRPr="005C3A01">
        <w:rPr>
          <w:rtl/>
        </w:rPr>
        <w:t xml:space="preserve"> </w:t>
      </w:r>
      <w:r w:rsidR="005C3A01" w:rsidRPr="00CD067C">
        <w:rPr>
          <w:rtl/>
        </w:rPr>
        <w:t xml:space="preserve">לא </w:t>
      </w:r>
      <w:r w:rsidR="007100BE">
        <w:rPr>
          <w:rFonts w:hint="cs"/>
          <w:rtl/>
        </w:rPr>
        <w:t>מצא</w:t>
      </w:r>
      <w:r w:rsidR="005C3A01" w:rsidRPr="00CD067C">
        <w:rPr>
          <w:rtl/>
        </w:rPr>
        <w:t xml:space="preserve"> בפח</w:t>
      </w:r>
      <w:r w:rsidRPr="00CD067C">
        <w:rPr>
          <w:rtl/>
        </w:rPr>
        <w:t>. הן ה</w:t>
      </w:r>
      <w:r w:rsidR="005C3A01">
        <w:rPr>
          <w:rtl/>
        </w:rPr>
        <w:t>וסתרו</w:t>
      </w:r>
      <w:r w:rsidRPr="00CD067C">
        <w:rPr>
          <w:rtl/>
        </w:rPr>
        <w:t xml:space="preserve"> בתוך ציפית לבנה רקומה ומעומלנת, שארית מהנדוניה של אימו של ארקדי, מתחת ל</w:t>
      </w:r>
      <w:r w:rsidR="00271F95">
        <w:rPr>
          <w:rtl/>
        </w:rPr>
        <w:t>מזרן</w:t>
      </w:r>
      <w:r w:rsidRPr="00CD067C">
        <w:rPr>
          <w:rtl/>
        </w:rPr>
        <w:t xml:space="preserve"> מיטתו.</w:t>
      </w:r>
    </w:p>
    <w:p w14:paraId="54908F13" w14:textId="48CDC0F1" w:rsidR="005A0B73" w:rsidRDefault="005A0B73" w:rsidP="005C3A01">
      <w:pPr>
        <w:rPr>
          <w:rtl/>
        </w:rPr>
      </w:pPr>
    </w:p>
    <w:p w14:paraId="186FACC1" w14:textId="4C655E52" w:rsidR="005A0B73" w:rsidRDefault="00467CCE" w:rsidP="005C3A01">
      <w:pPr>
        <w:rPr>
          <w:rtl/>
        </w:rPr>
      </w:pPr>
      <w:r>
        <w:rPr>
          <w:rFonts w:hint="cs"/>
          <w:rtl/>
        </w:rPr>
        <w:t>[</w:t>
      </w:r>
    </w:p>
    <w:p w14:paraId="1AB973C3" w14:textId="65FE23E6" w:rsidR="005A0B73" w:rsidRDefault="005A0B73" w:rsidP="000E0EE9">
      <w:pPr>
        <w:pStyle w:val="Heading3"/>
        <w:rPr>
          <w:rtl/>
        </w:rPr>
      </w:pPr>
      <w:r>
        <w:rPr>
          <w:rtl/>
        </w:rPr>
        <w:t>ט</w:t>
      </w:r>
      <w:r>
        <w:rPr>
          <w:rFonts w:hint="cs"/>
          <w:rtl/>
        </w:rPr>
        <w:t xml:space="preserve"> </w:t>
      </w:r>
      <w:r>
        <w:rPr>
          <w:rFonts w:cstheme="majorBidi"/>
          <w:rtl/>
        </w:rPr>
        <w:t>–</w:t>
      </w:r>
      <w:r>
        <w:rPr>
          <w:rFonts w:hint="cs"/>
          <w:rtl/>
        </w:rPr>
        <w:t xml:space="preserve"> 13-14</w:t>
      </w:r>
      <w:r w:rsidR="00467CCE">
        <w:rPr>
          <w:rFonts w:hint="cs"/>
          <w:rtl/>
        </w:rPr>
        <w:t xml:space="preserve"> 1995-1996</w:t>
      </w:r>
    </w:p>
    <w:p w14:paraId="579ACCF1" w14:textId="27436C53" w:rsidR="005A0B73" w:rsidRDefault="005A0B73" w:rsidP="000E0EE9">
      <w:pPr>
        <w:pStyle w:val="Heading3"/>
        <w:rPr>
          <w:rtl/>
        </w:rPr>
      </w:pPr>
      <w:r>
        <w:rPr>
          <w:rtl/>
        </w:rPr>
        <w:t>י</w:t>
      </w:r>
      <w:r>
        <w:rPr>
          <w:rFonts w:hint="cs"/>
          <w:rtl/>
        </w:rPr>
        <w:t xml:space="preserve"> </w:t>
      </w:r>
      <w:r>
        <w:rPr>
          <w:rFonts w:cstheme="majorBidi"/>
          <w:rtl/>
        </w:rPr>
        <w:t>–</w:t>
      </w:r>
      <w:r>
        <w:rPr>
          <w:rFonts w:hint="cs"/>
          <w:rtl/>
        </w:rPr>
        <w:t xml:space="preserve"> 14-15</w:t>
      </w:r>
      <w:r w:rsidR="00467CCE">
        <w:rPr>
          <w:rFonts w:hint="cs"/>
          <w:rtl/>
        </w:rPr>
        <w:t xml:space="preserve"> 1996-1997</w:t>
      </w:r>
    </w:p>
    <w:p w14:paraId="68B50FDE" w14:textId="66654700" w:rsidR="005A0B73" w:rsidRDefault="005A0B73" w:rsidP="000E0EE9">
      <w:pPr>
        <w:pStyle w:val="Heading3"/>
        <w:rPr>
          <w:rtl/>
        </w:rPr>
      </w:pPr>
      <w:r>
        <w:rPr>
          <w:rFonts w:hint="cs"/>
          <w:rtl/>
        </w:rPr>
        <w:t xml:space="preserve">יא </w:t>
      </w:r>
      <w:r>
        <w:rPr>
          <w:rFonts w:cstheme="majorBidi"/>
          <w:rtl/>
        </w:rPr>
        <w:t>–</w:t>
      </w:r>
      <w:r>
        <w:rPr>
          <w:rFonts w:hint="cs"/>
          <w:rtl/>
        </w:rPr>
        <w:t xml:space="preserve"> 15-16</w:t>
      </w:r>
      <w:r w:rsidR="00467CCE">
        <w:rPr>
          <w:rFonts w:hint="cs"/>
          <w:rtl/>
        </w:rPr>
        <w:t xml:space="preserve"> 1997-1998</w:t>
      </w:r>
    </w:p>
    <w:p w14:paraId="052E9B15" w14:textId="3DEE8C38" w:rsidR="005A0B73" w:rsidRDefault="005A0B73">
      <w:pPr>
        <w:pStyle w:val="Heading3"/>
        <w:rPr>
          <w:rtl/>
        </w:rPr>
      </w:pPr>
      <w:r>
        <w:rPr>
          <w:rtl/>
        </w:rPr>
        <w:t xml:space="preserve">יב </w:t>
      </w:r>
      <w:r>
        <w:rPr>
          <w:rFonts w:cstheme="majorBidi"/>
          <w:rtl/>
        </w:rPr>
        <w:t>–</w:t>
      </w:r>
      <w:r>
        <w:rPr>
          <w:rFonts w:hint="cs"/>
          <w:rtl/>
        </w:rPr>
        <w:t xml:space="preserve"> 16-17</w:t>
      </w:r>
      <w:r w:rsidR="00467CCE">
        <w:rPr>
          <w:rFonts w:hint="cs"/>
          <w:rtl/>
        </w:rPr>
        <w:t xml:space="preserve"> 1998-1999</w:t>
      </w:r>
    </w:p>
    <w:p w14:paraId="0386031C" w14:textId="4731F694" w:rsidR="00467CCE" w:rsidRDefault="00467CCE" w:rsidP="00467CCE">
      <w:pPr>
        <w:rPr>
          <w:rtl/>
        </w:rPr>
      </w:pPr>
    </w:p>
    <w:p w14:paraId="62CD6873" w14:textId="4ECDE9BA" w:rsidR="00467CCE" w:rsidRDefault="00EE3076" w:rsidP="00467CCE">
      <w:pPr>
        <w:rPr>
          <w:rtl/>
        </w:rPr>
      </w:pPr>
      <w:hyperlink r:id="rId64" w:history="1">
        <w:r w:rsidR="009C615D" w:rsidRPr="009C615D">
          <w:rPr>
            <w:rStyle w:val="Hyperlink"/>
          </w:rPr>
          <w:t>http://www.thepeoplehistory.com/199</w:t>
        </w:r>
        <w:r w:rsidR="009C615D" w:rsidRPr="00D71D65">
          <w:rPr>
            <w:rStyle w:val="Hyperlink"/>
          </w:rPr>
          <w:t>6</w:t>
        </w:r>
        <w:r w:rsidR="009C615D" w:rsidRPr="00582304">
          <w:rPr>
            <w:rStyle w:val="Hyperlink"/>
          </w:rPr>
          <w:t>.html</w:t>
        </w:r>
      </w:hyperlink>
    </w:p>
    <w:p w14:paraId="72A87721" w14:textId="6DFDD7ED" w:rsidR="00467CCE" w:rsidRDefault="00EE3076" w:rsidP="00467CCE">
      <w:pPr>
        <w:rPr>
          <w:rtl/>
        </w:rPr>
      </w:pPr>
      <w:hyperlink r:id="rId65" w:history="1">
        <w:r w:rsidR="00747777" w:rsidRPr="00747777">
          <w:rPr>
            <w:rStyle w:val="Hyperlink"/>
          </w:rPr>
          <w:t>http://www.thepeoplehistory.com/1997.html</w:t>
        </w:r>
      </w:hyperlink>
    </w:p>
    <w:p w14:paraId="5B06F5AE" w14:textId="224EFE58" w:rsidR="00467CCE" w:rsidRDefault="00EE3076" w:rsidP="00467CCE">
      <w:pPr>
        <w:rPr>
          <w:rtl/>
        </w:rPr>
      </w:pPr>
      <w:hyperlink r:id="rId66" w:history="1">
        <w:r w:rsidR="00467CCE" w:rsidRPr="000A318D">
          <w:rPr>
            <w:rStyle w:val="Hyperlink"/>
          </w:rPr>
          <w:t>http://www.thepeoplehistory.com/1998.html</w:t>
        </w:r>
      </w:hyperlink>
    </w:p>
    <w:p w14:paraId="01D75A1F" w14:textId="7C0488C2" w:rsidR="00467CCE" w:rsidRPr="00467CCE" w:rsidRDefault="00467CCE" w:rsidP="00467CCE">
      <w:pPr>
        <w:rPr>
          <w:rtl/>
        </w:rPr>
      </w:pPr>
      <w:r w:rsidRPr="00467CCE">
        <w:t>http://www.thepeoplehistory.com/199</w:t>
      </w:r>
      <w:r w:rsidR="00747777">
        <w:t>9</w:t>
      </w:r>
      <w:r w:rsidRPr="00467CCE">
        <w:t>.html</w:t>
      </w:r>
    </w:p>
    <w:p w14:paraId="576E551C" w14:textId="67E0485A" w:rsidR="00F95474" w:rsidRDefault="00467CCE" w:rsidP="00F95474">
      <w:pPr>
        <w:rPr>
          <w:rtl/>
        </w:rPr>
      </w:pPr>
      <w:r>
        <w:rPr>
          <w:rFonts w:hint="cs"/>
          <w:rtl/>
        </w:rPr>
        <w:t>]</w:t>
      </w:r>
    </w:p>
    <w:p w14:paraId="1C7DA1EB" w14:textId="77777777" w:rsidR="005A0B73" w:rsidRDefault="005A0B73" w:rsidP="005C3A01">
      <w:pPr>
        <w:rPr>
          <w:rtl/>
        </w:rPr>
      </w:pPr>
    </w:p>
    <w:p w14:paraId="7923B151" w14:textId="77777777" w:rsidR="00183B1D" w:rsidRDefault="00183B1D" w:rsidP="00250000">
      <w:pPr>
        <w:rPr>
          <w:rtl/>
        </w:rPr>
      </w:pPr>
    </w:p>
    <w:p w14:paraId="6956702D" w14:textId="7F398B35" w:rsidR="0047223E" w:rsidRPr="0044357B" w:rsidRDefault="00716999" w:rsidP="00D14A18">
      <w:pPr>
        <w:pStyle w:val="Heading2"/>
        <w:rPr>
          <w:rtl/>
        </w:rPr>
      </w:pPr>
      <w:r w:rsidRPr="00716999">
        <w:rPr>
          <w:rtl/>
        </w:rPr>
        <w:t>ע</w:t>
      </w:r>
      <w:r w:rsidR="001F7BA6">
        <w:rPr>
          <w:rFonts w:hint="cs"/>
          <w:rtl/>
        </w:rPr>
        <w:t>רימת גרוטאות מעוקמות</w:t>
      </w:r>
    </w:p>
    <w:p w14:paraId="341A6303" w14:textId="1FFBA162" w:rsidR="004627AB" w:rsidRDefault="004627AB" w:rsidP="005C3A01">
      <w:pPr>
        <w:rPr>
          <w:rtl/>
        </w:rPr>
      </w:pPr>
      <w:r w:rsidRPr="00CD067C">
        <w:rPr>
          <w:rtl/>
        </w:rPr>
        <w:t>אלכס חזר לאנגליה עם שבר בעצם ה</w:t>
      </w:r>
      <w:r w:rsidR="00F2159D">
        <w:rPr>
          <w:rFonts w:hint="cs"/>
          <w:rtl/>
        </w:rPr>
        <w:t>חישור</w:t>
      </w:r>
      <w:r w:rsidR="00D16CA4">
        <w:rPr>
          <w:rtl/>
        </w:rPr>
        <w:t xml:space="preserve"> וסדק דקיק וארוך בעצם ה</w:t>
      </w:r>
      <w:r w:rsidR="00F2159D">
        <w:rPr>
          <w:rFonts w:hint="cs"/>
          <w:rtl/>
        </w:rPr>
        <w:t>גומד</w:t>
      </w:r>
      <w:r w:rsidR="005C3A01">
        <w:rPr>
          <w:rFonts w:hint="cs"/>
          <w:rtl/>
        </w:rPr>
        <w:t>. הוא</w:t>
      </w:r>
      <w:r w:rsidR="00D16CA4">
        <w:rPr>
          <w:rtl/>
        </w:rPr>
        <w:t xml:space="preserve"> </w:t>
      </w:r>
      <w:r w:rsidR="005C3A01">
        <w:rPr>
          <w:rtl/>
        </w:rPr>
        <w:t xml:space="preserve">שמח </w:t>
      </w:r>
      <w:r w:rsidR="005C3A01">
        <w:rPr>
          <w:rFonts w:hint="cs"/>
          <w:rtl/>
        </w:rPr>
        <w:t>ב</w:t>
      </w:r>
      <w:r w:rsidRPr="00CD067C">
        <w:rPr>
          <w:rtl/>
        </w:rPr>
        <w:t>סדק הדק שלו.</w:t>
      </w:r>
    </w:p>
    <w:p w14:paraId="73553CCF" w14:textId="7BD367ED" w:rsidR="004627AB" w:rsidRPr="00CD067C" w:rsidRDefault="004627AB" w:rsidP="00A51C22">
      <w:pPr>
        <w:rPr>
          <w:rtl/>
        </w:rPr>
      </w:pPr>
      <w:r w:rsidRPr="00CD067C">
        <w:rPr>
          <w:rtl/>
        </w:rPr>
        <w:t>"</w:t>
      </w:r>
      <w:r w:rsidR="005C3A01">
        <w:rPr>
          <w:rFonts w:hint="cs"/>
          <w:rtl/>
        </w:rPr>
        <w:t>טוב</w:t>
      </w:r>
      <w:r w:rsidRPr="00CD067C">
        <w:rPr>
          <w:rtl/>
        </w:rPr>
        <w:t xml:space="preserve"> ששכנעת אותו להסתפר," </w:t>
      </w:r>
      <w:r w:rsidR="001C5A04">
        <w:rPr>
          <w:rtl/>
        </w:rPr>
        <w:t>אימא</w:t>
      </w:r>
      <w:r w:rsidRPr="00CD067C">
        <w:rPr>
          <w:rtl/>
        </w:rPr>
        <w:t xml:space="preserve"> </w:t>
      </w:r>
      <w:r w:rsidR="00573AF2">
        <w:rPr>
          <w:rFonts w:hint="cs"/>
          <w:rtl/>
        </w:rPr>
        <w:t xml:space="preserve">אמרה </w:t>
      </w:r>
      <w:r w:rsidR="00573AF2">
        <w:rPr>
          <w:rtl/>
        </w:rPr>
        <w:t xml:space="preserve">למארק </w:t>
      </w:r>
      <w:bookmarkStart w:id="154" w:name="_Hlk503036245"/>
      <w:r w:rsidR="00A600A1" w:rsidRPr="00094A9E">
        <w:rPr>
          <w:rFonts w:hint="eastAsia"/>
          <w:rtl/>
        </w:rPr>
        <w:t>בקוצר</w:t>
      </w:r>
      <w:r w:rsidR="00A600A1" w:rsidRPr="00094A9E">
        <w:rPr>
          <w:rtl/>
        </w:rPr>
        <w:t xml:space="preserve"> רוח. </w:t>
      </w:r>
      <w:r w:rsidR="001F7BA6">
        <w:rPr>
          <w:rFonts w:hint="cs"/>
          <w:rtl/>
        </w:rPr>
        <w:t>אלכס</w:t>
      </w:r>
      <w:r w:rsidR="00A51C22" w:rsidRPr="00094A9E">
        <w:rPr>
          <w:rtl/>
        </w:rPr>
        <w:t xml:space="preserve"> </w:t>
      </w:r>
      <w:r w:rsidR="00A51C22" w:rsidRPr="00094A9E">
        <w:rPr>
          <w:rFonts w:hint="eastAsia"/>
          <w:rtl/>
        </w:rPr>
        <w:t>לא</w:t>
      </w:r>
      <w:r w:rsidR="00A51C22" w:rsidRPr="00094A9E">
        <w:rPr>
          <w:rtl/>
        </w:rPr>
        <w:t xml:space="preserve"> </w:t>
      </w:r>
      <w:r w:rsidR="00A51C22" w:rsidRPr="00094A9E">
        <w:rPr>
          <w:rFonts w:hint="eastAsia"/>
          <w:rtl/>
        </w:rPr>
        <w:t>הי</w:t>
      </w:r>
      <w:r w:rsidR="001F7BA6">
        <w:rPr>
          <w:rFonts w:hint="cs"/>
          <w:rtl/>
        </w:rPr>
        <w:t>ה</w:t>
      </w:r>
      <w:r w:rsidR="00A51C22" w:rsidRPr="00094A9E">
        <w:rPr>
          <w:rtl/>
        </w:rPr>
        <w:t xml:space="preserve"> </w:t>
      </w:r>
      <w:r w:rsidR="00A51C22" w:rsidRPr="00094A9E">
        <w:rPr>
          <w:rFonts w:hint="eastAsia"/>
          <w:rtl/>
        </w:rPr>
        <w:t>אפילו</w:t>
      </w:r>
      <w:r w:rsidR="00A51C22" w:rsidRPr="00094A9E">
        <w:rPr>
          <w:rtl/>
        </w:rPr>
        <w:t xml:space="preserve"> </w:t>
      </w:r>
      <w:r w:rsidR="00A51C22" w:rsidRPr="00094A9E">
        <w:rPr>
          <w:rFonts w:hint="eastAsia"/>
          <w:rtl/>
        </w:rPr>
        <w:t>שעה</w:t>
      </w:r>
      <w:r w:rsidR="00A51C22" w:rsidRPr="00094A9E">
        <w:rPr>
          <w:rtl/>
        </w:rPr>
        <w:t xml:space="preserve"> </w:t>
      </w:r>
      <w:r w:rsidR="00A51C22" w:rsidRPr="00094A9E">
        <w:rPr>
          <w:rFonts w:hint="eastAsia"/>
          <w:rtl/>
        </w:rPr>
        <w:t>בבית</w:t>
      </w:r>
      <w:r w:rsidR="00A51C22" w:rsidRPr="00094A9E">
        <w:rPr>
          <w:rtl/>
        </w:rPr>
        <w:t xml:space="preserve"> </w:t>
      </w:r>
      <w:r w:rsidR="00A51C22" w:rsidRPr="00094A9E">
        <w:rPr>
          <w:rFonts w:hint="eastAsia"/>
          <w:rtl/>
        </w:rPr>
        <w:t>ו</w:t>
      </w:r>
      <w:r w:rsidR="00CF4C5D" w:rsidRPr="00094A9E">
        <w:rPr>
          <w:rFonts w:hint="eastAsia"/>
          <w:rtl/>
        </w:rPr>
        <w:t>כבר</w:t>
      </w:r>
      <w:r w:rsidR="00CF4C5D" w:rsidRPr="00094A9E">
        <w:rPr>
          <w:rtl/>
        </w:rPr>
        <w:t xml:space="preserve"> </w:t>
      </w:r>
      <w:r w:rsidR="00A51C22" w:rsidRPr="00094A9E">
        <w:rPr>
          <w:rFonts w:hint="eastAsia"/>
          <w:rtl/>
        </w:rPr>
        <w:t>הרגישה</w:t>
      </w:r>
      <w:r w:rsidR="00A51C22" w:rsidRPr="00094A9E">
        <w:rPr>
          <w:rtl/>
        </w:rPr>
        <w:t xml:space="preserve"> </w:t>
      </w:r>
      <w:r w:rsidR="00730F72" w:rsidRPr="00094A9E">
        <w:rPr>
          <w:rFonts w:hint="eastAsia"/>
          <w:rtl/>
        </w:rPr>
        <w:t>ב</w:t>
      </w:r>
      <w:r w:rsidR="00CF4C5D" w:rsidRPr="00094A9E">
        <w:rPr>
          <w:rFonts w:hint="eastAsia"/>
          <w:rtl/>
        </w:rPr>
        <w:t>כל</w:t>
      </w:r>
      <w:r w:rsidR="00CF4C5D" w:rsidRPr="00094A9E">
        <w:rPr>
          <w:rtl/>
        </w:rPr>
        <w:t xml:space="preserve"> </w:t>
      </w:r>
      <w:r w:rsidR="00A51C22" w:rsidRPr="00094A9E">
        <w:rPr>
          <w:rFonts w:hint="eastAsia"/>
          <w:rtl/>
        </w:rPr>
        <w:t>ה</w:t>
      </w:r>
      <w:r w:rsidR="001F7BA6">
        <w:rPr>
          <w:rFonts w:hint="cs"/>
          <w:rtl/>
        </w:rPr>
        <w:t>טרד</w:t>
      </w:r>
      <w:r w:rsidR="00A51C22" w:rsidRPr="00094A9E">
        <w:rPr>
          <w:rFonts w:hint="eastAsia"/>
          <w:rtl/>
        </w:rPr>
        <w:t>ות</w:t>
      </w:r>
      <w:r w:rsidR="00A51C22" w:rsidRPr="00094A9E">
        <w:rPr>
          <w:rtl/>
        </w:rPr>
        <w:t xml:space="preserve"> </w:t>
      </w:r>
      <w:r w:rsidR="00A51C22" w:rsidRPr="00094A9E">
        <w:rPr>
          <w:rFonts w:hint="eastAsia"/>
          <w:rtl/>
        </w:rPr>
        <w:t>ש</w:t>
      </w:r>
      <w:r w:rsidR="00E86C40">
        <w:rPr>
          <w:rFonts w:hint="cs"/>
          <w:rtl/>
        </w:rPr>
        <w:t>מהן התעלמה</w:t>
      </w:r>
      <w:r w:rsidR="00A51C22" w:rsidRPr="00094A9E">
        <w:rPr>
          <w:rtl/>
        </w:rPr>
        <w:t xml:space="preserve"> </w:t>
      </w:r>
      <w:r w:rsidR="00A51C22" w:rsidRPr="00094A9E">
        <w:rPr>
          <w:rFonts w:hint="eastAsia"/>
          <w:rtl/>
        </w:rPr>
        <w:t>במשך</w:t>
      </w:r>
      <w:r w:rsidR="00A51C22" w:rsidRPr="00094A9E">
        <w:rPr>
          <w:rtl/>
        </w:rPr>
        <w:t xml:space="preserve"> </w:t>
      </w:r>
      <w:r w:rsidR="00A51C22" w:rsidRPr="00094A9E">
        <w:rPr>
          <w:rFonts w:hint="eastAsia"/>
          <w:rtl/>
        </w:rPr>
        <w:t>הקיץ</w:t>
      </w:r>
      <w:r w:rsidR="00A51C22" w:rsidRPr="00094A9E">
        <w:rPr>
          <w:rtl/>
        </w:rPr>
        <w:t xml:space="preserve"> </w:t>
      </w:r>
      <w:r w:rsidR="00A51C22" w:rsidRPr="00094A9E">
        <w:rPr>
          <w:rFonts w:hint="eastAsia"/>
          <w:rtl/>
        </w:rPr>
        <w:t>השקט</w:t>
      </w:r>
      <w:r w:rsidR="00A51C22" w:rsidRPr="00094A9E">
        <w:rPr>
          <w:rtl/>
        </w:rPr>
        <w:t xml:space="preserve">, </w:t>
      </w:r>
      <w:r w:rsidR="00A51C22" w:rsidRPr="00094A9E">
        <w:rPr>
          <w:rFonts w:hint="eastAsia"/>
          <w:rtl/>
        </w:rPr>
        <w:t>ובאופן</w:t>
      </w:r>
      <w:r w:rsidR="00A51C22" w:rsidRPr="00094A9E">
        <w:rPr>
          <w:rtl/>
        </w:rPr>
        <w:t xml:space="preserve"> </w:t>
      </w:r>
      <w:r w:rsidR="00A51C22" w:rsidRPr="00094A9E">
        <w:rPr>
          <w:rFonts w:hint="eastAsia"/>
          <w:rtl/>
        </w:rPr>
        <w:t>דוחק</w:t>
      </w:r>
      <w:r w:rsidR="00A51C22" w:rsidRPr="00094A9E">
        <w:rPr>
          <w:rtl/>
        </w:rPr>
        <w:t xml:space="preserve"> </w:t>
      </w:r>
      <w:r w:rsidR="00A51C22" w:rsidRPr="00094A9E">
        <w:rPr>
          <w:rFonts w:hint="eastAsia"/>
          <w:rtl/>
        </w:rPr>
        <w:t>יותר</w:t>
      </w:r>
      <w:r w:rsidR="00A51C22" w:rsidRPr="00094A9E">
        <w:rPr>
          <w:rtl/>
        </w:rPr>
        <w:t xml:space="preserve"> </w:t>
      </w:r>
      <w:r w:rsidR="00C30141">
        <w:rPr>
          <w:rFonts w:hint="cs"/>
          <w:rtl/>
        </w:rPr>
        <w:t xml:space="preserve">נערמו </w:t>
      </w:r>
      <w:r w:rsidR="00A51C22" w:rsidRPr="00094A9E">
        <w:rPr>
          <w:rFonts w:hint="eastAsia"/>
          <w:rtl/>
        </w:rPr>
        <w:t>גם</w:t>
      </w:r>
      <w:r w:rsidR="00A51C22" w:rsidRPr="00094A9E">
        <w:rPr>
          <w:rtl/>
        </w:rPr>
        <w:t xml:space="preserve"> </w:t>
      </w:r>
      <w:r w:rsidR="00A51C22" w:rsidRPr="00094A9E">
        <w:rPr>
          <w:rFonts w:hint="eastAsia"/>
          <w:rtl/>
        </w:rPr>
        <w:t>אינספור</w:t>
      </w:r>
      <w:r w:rsidR="00A51C22" w:rsidRPr="00094A9E">
        <w:rPr>
          <w:rtl/>
        </w:rPr>
        <w:t xml:space="preserve"> </w:t>
      </w:r>
      <w:r w:rsidR="00A51C22" w:rsidRPr="00094A9E">
        <w:rPr>
          <w:rFonts w:hint="eastAsia"/>
          <w:rtl/>
        </w:rPr>
        <w:t>מטלות</w:t>
      </w:r>
      <w:r w:rsidR="00A51C22" w:rsidRPr="00094A9E">
        <w:rPr>
          <w:rtl/>
        </w:rPr>
        <w:t xml:space="preserve"> </w:t>
      </w:r>
      <w:r w:rsidR="00A51C22" w:rsidRPr="00094A9E">
        <w:rPr>
          <w:rFonts w:hint="eastAsia"/>
          <w:rtl/>
        </w:rPr>
        <w:t>הערב</w:t>
      </w:r>
      <w:r w:rsidR="00A51C22" w:rsidRPr="00094A9E">
        <w:rPr>
          <w:rtl/>
        </w:rPr>
        <w:t xml:space="preserve"> </w:t>
      </w:r>
      <w:r w:rsidR="00A51C22" w:rsidRPr="00094A9E">
        <w:rPr>
          <w:rFonts w:hint="eastAsia"/>
          <w:rtl/>
        </w:rPr>
        <w:t>ולא</w:t>
      </w:r>
      <w:r w:rsidR="00A51C22" w:rsidRPr="00094A9E">
        <w:rPr>
          <w:rtl/>
        </w:rPr>
        <w:t xml:space="preserve"> </w:t>
      </w:r>
      <w:r w:rsidR="00A51C22" w:rsidRPr="00094A9E">
        <w:rPr>
          <w:rFonts w:hint="eastAsia"/>
          <w:rtl/>
        </w:rPr>
        <w:t>אף</w:t>
      </w:r>
      <w:r w:rsidR="00A51C22" w:rsidRPr="00094A9E">
        <w:rPr>
          <w:rtl/>
        </w:rPr>
        <w:t xml:space="preserve"> </w:t>
      </w:r>
      <w:r w:rsidR="00A51C22" w:rsidRPr="00094A9E">
        <w:rPr>
          <w:rFonts w:hint="eastAsia"/>
          <w:rtl/>
        </w:rPr>
        <w:t>אחד</w:t>
      </w:r>
      <w:r w:rsidR="00A51C22" w:rsidRPr="00094A9E">
        <w:rPr>
          <w:rtl/>
        </w:rPr>
        <w:t xml:space="preserve"> </w:t>
      </w:r>
      <w:r w:rsidR="00A51C22" w:rsidRPr="00094A9E">
        <w:rPr>
          <w:rFonts w:hint="eastAsia"/>
          <w:rtl/>
        </w:rPr>
        <w:t>מתענוגותיו</w:t>
      </w:r>
      <w:r w:rsidR="00A51C22" w:rsidRPr="00094A9E">
        <w:rPr>
          <w:rtl/>
        </w:rPr>
        <w:t>.</w:t>
      </w:r>
      <w:r w:rsidR="00B40BDC" w:rsidRPr="00094A9E">
        <w:rPr>
          <w:rFonts w:cs="Times New Roman"/>
          <w:rtl/>
        </w:rPr>
        <w:t xml:space="preserve"> </w:t>
      </w:r>
      <w:r w:rsidR="00A51C22" w:rsidRPr="00094A9E">
        <w:rPr>
          <w:rFonts w:cs="Times New Roman"/>
          <w:rtl/>
        </w:rPr>
        <w:t xml:space="preserve">אני לא מסוגלת, היא הודתה בפני עצמה, אני פשוט לא יכולה. תשישות אדירת </w:t>
      </w:r>
      <w:r w:rsidR="00D54C3E">
        <w:rPr>
          <w:rFonts w:cs="Times New Roman"/>
          <w:rtl/>
        </w:rPr>
        <w:t>ממד</w:t>
      </w:r>
      <w:r w:rsidR="00A51C22" w:rsidRPr="00094A9E">
        <w:rPr>
          <w:rFonts w:cs="Times New Roman"/>
          <w:rtl/>
        </w:rPr>
        <w:t xml:space="preserve">ים שכנה בגופה כמחלה ממארת, כובד משקלה </w:t>
      </w:r>
      <w:r w:rsidR="004015FC">
        <w:rPr>
          <w:rFonts w:cs="Times New Roman" w:hint="cs"/>
          <w:rtl/>
        </w:rPr>
        <w:t>מ</w:t>
      </w:r>
      <w:r w:rsidR="00A51C22" w:rsidRPr="00094A9E">
        <w:rPr>
          <w:rFonts w:cs="Times New Roman"/>
          <w:rtl/>
        </w:rPr>
        <w:t>תרכז ב</w:t>
      </w:r>
      <w:r w:rsidR="00271F95">
        <w:rPr>
          <w:rFonts w:cs="Times New Roman"/>
          <w:rtl/>
        </w:rPr>
        <w:t>אזור</w:t>
      </w:r>
      <w:r w:rsidR="00A51C22" w:rsidRPr="00094A9E">
        <w:rPr>
          <w:rFonts w:cs="Times New Roman"/>
          <w:rtl/>
        </w:rPr>
        <w:t xml:space="preserve"> הצלעות ואולי </w:t>
      </w:r>
      <w:r w:rsidR="00FB0970">
        <w:rPr>
          <w:rFonts w:cs="Times New Roman" w:hint="cs"/>
          <w:rtl/>
        </w:rPr>
        <w:t>ב</w:t>
      </w:r>
      <w:r w:rsidR="00A51C22" w:rsidRPr="00094A9E">
        <w:rPr>
          <w:rFonts w:cs="Times New Roman"/>
          <w:rtl/>
        </w:rPr>
        <w:t xml:space="preserve">שכמות, אותו </w:t>
      </w:r>
      <w:r w:rsidR="00A51C22" w:rsidRPr="00094A9E">
        <w:rPr>
          <w:rFonts w:cs="Times New Roman" w:hint="eastAsia"/>
          <w:rtl/>
        </w:rPr>
        <w:t>מקום</w:t>
      </w:r>
      <w:r w:rsidR="00A51C22" w:rsidRPr="00094A9E">
        <w:rPr>
          <w:rFonts w:cs="Times New Roman"/>
          <w:rtl/>
        </w:rPr>
        <w:t xml:space="preserve"> בגוף ש</w:t>
      </w:r>
      <w:r w:rsidR="00A51C22" w:rsidRPr="00094A9E">
        <w:rPr>
          <w:rFonts w:cs="Times New Roman" w:hint="eastAsia"/>
          <w:rtl/>
        </w:rPr>
        <w:t>ממנו</w:t>
      </w:r>
      <w:r w:rsidR="00A51C22" w:rsidRPr="00094A9E">
        <w:rPr>
          <w:rFonts w:cs="Times New Roman"/>
          <w:rtl/>
        </w:rPr>
        <w:t xml:space="preserve"> והלאה מתנשא </w:t>
      </w:r>
      <w:r w:rsidR="00A51C22" w:rsidRPr="00094A9E">
        <w:rPr>
          <w:rFonts w:cs="Times New Roman" w:hint="eastAsia"/>
          <w:rtl/>
        </w:rPr>
        <w:t>האדם</w:t>
      </w:r>
      <w:r w:rsidR="00A51C22" w:rsidRPr="00094A9E">
        <w:rPr>
          <w:rFonts w:cs="Times New Roman"/>
          <w:rtl/>
        </w:rPr>
        <w:t xml:space="preserve"> מעל </w:t>
      </w:r>
      <w:r w:rsidR="00A51C22" w:rsidRPr="00094A9E">
        <w:rPr>
          <w:rFonts w:cs="Times New Roman" w:hint="eastAsia"/>
          <w:rtl/>
        </w:rPr>
        <w:t>ה</w:t>
      </w:r>
      <w:r w:rsidR="00A51C22" w:rsidRPr="00094A9E">
        <w:rPr>
          <w:rFonts w:cs="Times New Roman"/>
          <w:rtl/>
        </w:rPr>
        <w:t>עולם.</w:t>
      </w:r>
      <w:bookmarkEnd w:id="154"/>
    </w:p>
    <w:p w14:paraId="280ABF6C" w14:textId="04D945D5" w:rsidR="004627AB" w:rsidRDefault="00573AF2" w:rsidP="005C3A01">
      <w:pPr>
        <w:rPr>
          <w:rtl/>
        </w:rPr>
      </w:pPr>
      <w:r>
        <w:rPr>
          <w:rtl/>
        </w:rPr>
        <w:t>"לא אני</w:t>
      </w:r>
      <w:r w:rsidR="00A51C22">
        <w:rPr>
          <w:rFonts w:hint="cs"/>
          <w:rtl/>
        </w:rPr>
        <w:t xml:space="preserve"> שכנע</w:t>
      </w:r>
      <w:r w:rsidR="00CF4C5D">
        <w:rPr>
          <w:rFonts w:hint="cs"/>
          <w:rtl/>
        </w:rPr>
        <w:t>תי</w:t>
      </w:r>
      <w:r w:rsidR="00A51C22">
        <w:rPr>
          <w:rFonts w:hint="cs"/>
          <w:rtl/>
        </w:rPr>
        <w:t xml:space="preserve"> אותו</w:t>
      </w:r>
      <w:r w:rsidR="00F2159D" w:rsidRPr="00F2159D">
        <w:rPr>
          <w:rFonts w:cs="Times New Roman"/>
          <w:rtl/>
        </w:rPr>
        <w:t xml:space="preserve"> להסתפר</w:t>
      </w:r>
      <w:r>
        <w:rPr>
          <w:rtl/>
        </w:rPr>
        <w:t xml:space="preserve">," </w:t>
      </w:r>
      <w:r w:rsidR="004627AB" w:rsidRPr="00CD067C">
        <w:rPr>
          <w:rtl/>
        </w:rPr>
        <w:t>מארק</w:t>
      </w:r>
      <w:r>
        <w:rPr>
          <w:rFonts w:hint="cs"/>
          <w:rtl/>
        </w:rPr>
        <w:t xml:space="preserve"> התוודה</w:t>
      </w:r>
      <w:r w:rsidR="004627AB" w:rsidRPr="00CD067C">
        <w:rPr>
          <w:rtl/>
        </w:rPr>
        <w:t>, "זה קרה אחרי שנסעתי."</w:t>
      </w:r>
    </w:p>
    <w:p w14:paraId="4175275E" w14:textId="230AFE27" w:rsidR="004D08AB" w:rsidRPr="00CD067C" w:rsidRDefault="00E552EC" w:rsidP="00391401">
      <w:pPr>
        <w:rPr>
          <w:rtl/>
        </w:rPr>
      </w:pPr>
      <w:r>
        <w:rPr>
          <w:rFonts w:hint="cs"/>
          <w:rtl/>
        </w:rPr>
        <w:t xml:space="preserve">זאת </w:t>
      </w:r>
      <w:r w:rsidR="001C5A04">
        <w:rPr>
          <w:rFonts w:hint="cs"/>
          <w:rtl/>
        </w:rPr>
        <w:t>הייתה</w:t>
      </w:r>
      <w:r w:rsidR="004D08AB">
        <w:rPr>
          <w:rFonts w:hint="cs"/>
          <w:rtl/>
        </w:rPr>
        <w:t xml:space="preserve"> תספורת מוזרה ביותר, ארו</w:t>
      </w:r>
      <w:r>
        <w:rPr>
          <w:rFonts w:hint="cs"/>
          <w:rtl/>
        </w:rPr>
        <w:t>כה</w:t>
      </w:r>
      <w:r w:rsidR="00C90C6C">
        <w:rPr>
          <w:rFonts w:hint="cs"/>
          <w:rtl/>
        </w:rPr>
        <w:t xml:space="preserve"> מאוד </w:t>
      </w:r>
      <w:r>
        <w:rPr>
          <w:rFonts w:hint="cs"/>
          <w:rtl/>
        </w:rPr>
        <w:t>מ</w:t>
      </w:r>
      <w:r w:rsidR="00BD6340">
        <w:rPr>
          <w:rFonts w:hint="cs"/>
          <w:rtl/>
        </w:rPr>
        <w:t xml:space="preserve">לפנים </w:t>
      </w:r>
      <w:r w:rsidR="004D08AB">
        <w:rPr>
          <w:rFonts w:hint="cs"/>
          <w:rtl/>
        </w:rPr>
        <w:t>וקצר</w:t>
      </w:r>
      <w:r>
        <w:rPr>
          <w:rFonts w:hint="cs"/>
          <w:rtl/>
        </w:rPr>
        <w:t>ה</w:t>
      </w:r>
      <w:r w:rsidR="004D08AB">
        <w:rPr>
          <w:rFonts w:hint="cs"/>
          <w:rtl/>
        </w:rPr>
        <w:t xml:space="preserve"> מאחור</w:t>
      </w:r>
      <w:r w:rsidR="00391401">
        <w:rPr>
          <w:rFonts w:hint="cs"/>
          <w:rtl/>
        </w:rPr>
        <w:t xml:space="preserve">, </w:t>
      </w:r>
      <w:r w:rsidR="004D08AB">
        <w:rPr>
          <w:rFonts w:hint="cs"/>
          <w:rtl/>
        </w:rPr>
        <w:t>אבל אלכס סירב לעבור מסכת תיקונים</w:t>
      </w:r>
      <w:r>
        <w:rPr>
          <w:rFonts w:hint="cs"/>
          <w:rtl/>
        </w:rPr>
        <w:t xml:space="preserve"> ואיש לא הת</w:t>
      </w:r>
      <w:r w:rsidR="00FB0970">
        <w:rPr>
          <w:rFonts w:hint="cs"/>
          <w:rtl/>
        </w:rPr>
        <w:t>עקש</w:t>
      </w:r>
      <w:r>
        <w:rPr>
          <w:rFonts w:hint="cs"/>
          <w:rtl/>
        </w:rPr>
        <w:t xml:space="preserve"> איתו</w:t>
      </w:r>
      <w:r w:rsidR="004D08AB">
        <w:rPr>
          <w:rFonts w:hint="cs"/>
          <w:rtl/>
        </w:rPr>
        <w:t>.</w:t>
      </w:r>
    </w:p>
    <w:p w14:paraId="3F5E4D34" w14:textId="41DB81FE" w:rsidR="004627AB" w:rsidRPr="00CD067C" w:rsidRDefault="005C3A01" w:rsidP="005C3A01">
      <w:pPr>
        <w:rPr>
          <w:rtl/>
        </w:rPr>
      </w:pPr>
      <w:r>
        <w:rPr>
          <w:rFonts w:hint="cs"/>
          <w:rtl/>
        </w:rPr>
        <w:t>ביום ה</w:t>
      </w:r>
      <w:r w:rsidR="00573AF2">
        <w:rPr>
          <w:rtl/>
        </w:rPr>
        <w:t>מחרת</w:t>
      </w:r>
      <w:r w:rsidR="00573AF2">
        <w:rPr>
          <w:rFonts w:hint="cs"/>
          <w:rtl/>
        </w:rPr>
        <w:t>,</w:t>
      </w:r>
      <w:r w:rsidR="0063589E">
        <w:rPr>
          <w:rtl/>
        </w:rPr>
        <w:t xml:space="preserve"> </w:t>
      </w:r>
      <w:r w:rsidR="00E552EC">
        <w:rPr>
          <w:rFonts w:hint="cs"/>
          <w:rtl/>
        </w:rPr>
        <w:t xml:space="preserve">אלכס </w:t>
      </w:r>
      <w:r w:rsidR="004627AB" w:rsidRPr="00CD067C">
        <w:rPr>
          <w:rtl/>
        </w:rPr>
        <w:t>כשל</w:t>
      </w:r>
      <w:r w:rsidRPr="00CD067C">
        <w:rPr>
          <w:rtl/>
        </w:rPr>
        <w:t xml:space="preserve"> </w:t>
      </w:r>
      <w:r w:rsidR="004627AB" w:rsidRPr="00CD067C">
        <w:rPr>
          <w:rtl/>
        </w:rPr>
        <w:t xml:space="preserve">ממיטתו. </w:t>
      </w:r>
      <w:r w:rsidR="00E86C40">
        <w:rPr>
          <w:rFonts w:hint="cs"/>
          <w:rtl/>
        </w:rPr>
        <w:t>[</w:t>
      </w:r>
      <w:r w:rsidR="004627AB" w:rsidRPr="00CD067C">
        <w:rPr>
          <w:rtl/>
        </w:rPr>
        <w:t>גופו לא נעתר לו, הוא היה במקום אחר.</w:t>
      </w:r>
      <w:r w:rsidR="00E86C40">
        <w:rPr>
          <w:rFonts w:hint="cs"/>
          <w:rtl/>
        </w:rPr>
        <w:t>]</w:t>
      </w:r>
    </w:p>
    <w:p w14:paraId="1FC49BDC" w14:textId="31FA13C2" w:rsidR="004627AB" w:rsidRPr="00CD067C" w:rsidRDefault="004627AB" w:rsidP="005C3A01">
      <w:pPr>
        <w:rPr>
          <w:rtl/>
        </w:rPr>
      </w:pPr>
      <w:r w:rsidRPr="00CD067C">
        <w:rPr>
          <w:rtl/>
        </w:rPr>
        <w:t>אצבעותיו הרועד</w:t>
      </w:r>
      <w:r w:rsidR="00573AF2">
        <w:rPr>
          <w:rtl/>
        </w:rPr>
        <w:t xml:space="preserve">ות </w:t>
      </w:r>
      <w:r w:rsidR="005C3A01">
        <w:rPr>
          <w:rFonts w:hint="cs"/>
          <w:rtl/>
        </w:rPr>
        <w:t>סירב</w:t>
      </w:r>
      <w:r w:rsidR="00573AF2">
        <w:rPr>
          <w:rtl/>
        </w:rPr>
        <w:t>ו לקשור את עניבת בית</w:t>
      </w:r>
      <w:r w:rsidR="00573AF2">
        <w:rPr>
          <w:rFonts w:hint="cs"/>
          <w:rtl/>
        </w:rPr>
        <w:t>-</w:t>
      </w:r>
      <w:r w:rsidRPr="00CD067C">
        <w:rPr>
          <w:rtl/>
        </w:rPr>
        <w:t xml:space="preserve">הספר סביב </w:t>
      </w:r>
      <w:r w:rsidR="00271F95">
        <w:rPr>
          <w:rtl/>
        </w:rPr>
        <w:t>צוואר</w:t>
      </w:r>
      <w:r w:rsidRPr="00CD067C">
        <w:rPr>
          <w:rtl/>
        </w:rPr>
        <w:t>ו.</w:t>
      </w:r>
    </w:p>
    <w:p w14:paraId="329C8A3E" w14:textId="701DAF46" w:rsidR="00D165E7" w:rsidRDefault="00A15837" w:rsidP="00250000">
      <w:pPr>
        <w:rPr>
          <w:rtl/>
        </w:rPr>
      </w:pPr>
      <w:r>
        <w:rPr>
          <w:rtl/>
        </w:rPr>
        <w:t>ראסל</w:t>
      </w:r>
      <w:r w:rsidR="004627AB" w:rsidRPr="00CD067C">
        <w:rPr>
          <w:rtl/>
        </w:rPr>
        <w:t xml:space="preserve"> חיכה לו ב</w:t>
      </w:r>
      <w:r w:rsidR="00D165E7">
        <w:rPr>
          <w:rFonts w:hint="cs"/>
          <w:rtl/>
        </w:rPr>
        <w:t>סבלנות ב</w:t>
      </w:r>
      <w:r w:rsidR="004627AB" w:rsidRPr="00CD067C">
        <w:rPr>
          <w:rtl/>
        </w:rPr>
        <w:t xml:space="preserve">תחנת האוטובוס. </w:t>
      </w:r>
      <w:r w:rsidR="00D165E7">
        <w:rPr>
          <w:rFonts w:hint="cs"/>
          <w:rtl/>
        </w:rPr>
        <w:t>בית</w:t>
      </w:r>
      <w:r w:rsidR="00F2159D">
        <w:rPr>
          <w:rFonts w:hint="cs"/>
          <w:rtl/>
        </w:rPr>
        <w:t>-</w:t>
      </w:r>
      <w:r w:rsidR="00D165E7">
        <w:rPr>
          <w:rFonts w:hint="cs"/>
          <w:rtl/>
        </w:rPr>
        <w:t xml:space="preserve">הספר היה במרחק הליכה, אבל אלכס </w:t>
      </w:r>
      <w:r w:rsidR="00F2159D" w:rsidRPr="00F2159D">
        <w:rPr>
          <w:rFonts w:cs="Times New Roman"/>
          <w:rtl/>
        </w:rPr>
        <w:t>יידע אותו</w:t>
      </w:r>
      <w:r w:rsidR="00D165E7">
        <w:rPr>
          <w:rFonts w:hint="cs"/>
          <w:rtl/>
        </w:rPr>
        <w:t xml:space="preserve"> בערב הקודם שלא יהיה מסוגל למאמץ הזה. </w:t>
      </w:r>
    </w:p>
    <w:p w14:paraId="549C03D6" w14:textId="4574F9F1" w:rsidR="004627AB" w:rsidRPr="00CD067C" w:rsidRDefault="004627AB" w:rsidP="00250000">
      <w:pPr>
        <w:rPr>
          <w:rtl/>
        </w:rPr>
      </w:pPr>
      <w:r w:rsidRPr="00CD067C">
        <w:rPr>
          <w:rtl/>
        </w:rPr>
        <w:lastRenderedPageBreak/>
        <w:t>"</w:t>
      </w:r>
      <w:r w:rsidR="00D165E7">
        <w:rPr>
          <w:rFonts w:hint="cs"/>
          <w:rtl/>
        </w:rPr>
        <w:t xml:space="preserve">אז </w:t>
      </w:r>
      <w:r w:rsidRPr="00CD067C">
        <w:rPr>
          <w:rtl/>
        </w:rPr>
        <w:t>מה קרה לך</w:t>
      </w:r>
      <w:r w:rsidR="00D165E7">
        <w:rPr>
          <w:rFonts w:hint="cs"/>
          <w:rtl/>
        </w:rPr>
        <w:t>, אלכס</w:t>
      </w:r>
      <w:r w:rsidRPr="00CD067C">
        <w:rPr>
          <w:rtl/>
        </w:rPr>
        <w:t>?"</w:t>
      </w:r>
    </w:p>
    <w:p w14:paraId="004C1C70" w14:textId="08FD4F9A" w:rsidR="004627AB" w:rsidRPr="00CD067C" w:rsidRDefault="004627AB" w:rsidP="00250000">
      <w:pPr>
        <w:rPr>
          <w:rtl/>
        </w:rPr>
      </w:pPr>
      <w:r w:rsidRPr="00CD067C">
        <w:rPr>
          <w:rtl/>
        </w:rPr>
        <w:t>"כלום.</w:t>
      </w:r>
      <w:r w:rsidR="006171B0">
        <w:rPr>
          <w:rFonts w:hint="cs"/>
          <w:rtl/>
        </w:rPr>
        <w:t xml:space="preserve"> </w:t>
      </w:r>
      <w:r w:rsidR="00B96491">
        <w:rPr>
          <w:rFonts w:hint="cs"/>
          <w:rtl/>
        </w:rPr>
        <w:t>ו</w:t>
      </w:r>
      <w:r w:rsidR="00FF6D9A">
        <w:rPr>
          <w:rFonts w:hint="cs"/>
          <w:rtl/>
        </w:rPr>
        <w:t xml:space="preserve">ממילא </w:t>
      </w:r>
      <w:r w:rsidR="00D165E7">
        <w:rPr>
          <w:rFonts w:hint="cs"/>
          <w:rtl/>
        </w:rPr>
        <w:t xml:space="preserve">מה יעזור לך לדעת, אתה רק </w:t>
      </w:r>
      <w:r w:rsidR="006171B0">
        <w:rPr>
          <w:rFonts w:hint="cs"/>
          <w:rtl/>
        </w:rPr>
        <w:t>פראמדיק.</w:t>
      </w:r>
      <w:r w:rsidRPr="00CD067C">
        <w:rPr>
          <w:rtl/>
        </w:rPr>
        <w:t>"</w:t>
      </w:r>
    </w:p>
    <w:p w14:paraId="200E7D9E" w14:textId="6CDAAB45" w:rsidR="00BD6340" w:rsidRDefault="004627AB" w:rsidP="00854560">
      <w:pPr>
        <w:rPr>
          <w:rtl/>
        </w:rPr>
      </w:pPr>
      <w:r w:rsidRPr="00CD067C">
        <w:rPr>
          <w:rtl/>
        </w:rPr>
        <w:t>מארק גיחך מאחוריהם.</w:t>
      </w:r>
      <w:r w:rsidR="006171B0">
        <w:rPr>
          <w:rFonts w:hint="cs"/>
          <w:rtl/>
        </w:rPr>
        <w:t xml:space="preserve"> </w:t>
      </w:r>
      <w:bookmarkStart w:id="155" w:name="_Hlk503036914"/>
      <w:r w:rsidR="006171B0">
        <w:rPr>
          <w:rFonts w:hint="cs"/>
          <w:rtl/>
        </w:rPr>
        <w:t xml:space="preserve">ראסל זכה בכינוי </w:t>
      </w:r>
      <w:r w:rsidR="00752AFA">
        <w:rPr>
          <w:rFonts w:hint="cs"/>
          <w:rtl/>
        </w:rPr>
        <w:t>'</w:t>
      </w:r>
      <w:r w:rsidR="006171B0">
        <w:rPr>
          <w:rFonts w:hint="cs"/>
          <w:rtl/>
        </w:rPr>
        <w:t>פראמדיק</w:t>
      </w:r>
      <w:r w:rsidR="00752AFA">
        <w:rPr>
          <w:rFonts w:hint="cs"/>
          <w:rtl/>
        </w:rPr>
        <w:t>'</w:t>
      </w:r>
      <w:r w:rsidR="006171B0">
        <w:rPr>
          <w:rFonts w:hint="cs"/>
          <w:rtl/>
        </w:rPr>
        <w:t xml:space="preserve"> </w:t>
      </w:r>
      <w:r w:rsidR="00E86C40">
        <w:rPr>
          <w:rFonts w:hint="cs"/>
          <w:rtl/>
        </w:rPr>
        <w:t>כ</w:t>
      </w:r>
      <w:r w:rsidR="006171B0">
        <w:rPr>
          <w:rFonts w:hint="cs"/>
          <w:rtl/>
        </w:rPr>
        <w:t>ש</w:t>
      </w:r>
      <w:r w:rsidR="00CF4894">
        <w:rPr>
          <w:rFonts w:hint="cs"/>
          <w:rtl/>
        </w:rPr>
        <w:t xml:space="preserve">התעורר משרעפים עמוקים </w:t>
      </w:r>
      <w:r w:rsidR="00B14B52" w:rsidRPr="00B14B52">
        <w:rPr>
          <w:rFonts w:cs="Times New Roman"/>
          <w:rtl/>
        </w:rPr>
        <w:t xml:space="preserve">יום אחד </w:t>
      </w:r>
      <w:r w:rsidR="00CF4894">
        <w:rPr>
          <w:rFonts w:hint="cs"/>
          <w:rtl/>
        </w:rPr>
        <w:t>בעיצומו של אימון</w:t>
      </w:r>
      <w:r w:rsidR="00E86C40">
        <w:rPr>
          <w:rFonts w:hint="cs"/>
          <w:rtl/>
        </w:rPr>
        <w:t xml:space="preserve">. </w:t>
      </w:r>
      <w:r w:rsidR="00854560">
        <w:rPr>
          <w:rFonts w:hint="cs"/>
          <w:rtl/>
        </w:rPr>
        <w:t xml:space="preserve">המאמן </w:t>
      </w:r>
      <w:r w:rsidR="00CF4894">
        <w:rPr>
          <w:rFonts w:hint="cs"/>
          <w:rtl/>
        </w:rPr>
        <w:t>הדגים</w:t>
      </w:r>
      <w:r w:rsidR="00FD5D8D">
        <w:rPr>
          <w:rFonts w:hint="cs"/>
          <w:rtl/>
        </w:rPr>
        <w:t xml:space="preserve"> </w:t>
      </w:r>
      <w:r w:rsidR="00E552EC">
        <w:rPr>
          <w:rFonts w:hint="cs"/>
          <w:rtl/>
        </w:rPr>
        <w:t xml:space="preserve">על אלכס </w:t>
      </w:r>
      <w:r w:rsidR="00FD5D8D">
        <w:rPr>
          <w:rFonts w:hint="cs"/>
          <w:rtl/>
        </w:rPr>
        <w:t>סוגי חני</w:t>
      </w:r>
      <w:r w:rsidR="00854560">
        <w:rPr>
          <w:rFonts w:hint="cs"/>
          <w:rtl/>
        </w:rPr>
        <w:t>קות</w:t>
      </w:r>
      <w:r w:rsidR="00CF4894">
        <w:rPr>
          <w:rFonts w:hint="cs"/>
          <w:rtl/>
        </w:rPr>
        <w:t>,</w:t>
      </w:r>
      <w:r w:rsidR="00FD5D8D">
        <w:rPr>
          <w:rFonts w:hint="cs"/>
          <w:rtl/>
        </w:rPr>
        <w:t xml:space="preserve"> ו</w:t>
      </w:r>
      <w:r w:rsidR="00E86C40">
        <w:rPr>
          <w:rFonts w:hint="cs"/>
          <w:rtl/>
        </w:rPr>
        <w:t xml:space="preserve">ראסל </w:t>
      </w:r>
      <w:r w:rsidR="00FD5D8D">
        <w:rPr>
          <w:rFonts w:hint="cs"/>
          <w:rtl/>
        </w:rPr>
        <w:t>שאל בקול אם הם ל</w:t>
      </w:r>
      <w:r w:rsidR="00CF4894">
        <w:rPr>
          <w:rFonts w:hint="cs"/>
          <w:rtl/>
        </w:rPr>
        <w:t>ו</w:t>
      </w:r>
      <w:r w:rsidR="00FD5D8D">
        <w:rPr>
          <w:rFonts w:hint="cs"/>
          <w:rtl/>
        </w:rPr>
        <w:t>מד</w:t>
      </w:r>
      <w:r w:rsidR="00CF4894">
        <w:rPr>
          <w:rFonts w:hint="cs"/>
          <w:rtl/>
        </w:rPr>
        <w:t>ים</w:t>
      </w:r>
      <w:r w:rsidR="00FD5D8D">
        <w:rPr>
          <w:rFonts w:hint="cs"/>
          <w:rtl/>
        </w:rPr>
        <w:t xml:space="preserve"> עזרה ראשונה. </w:t>
      </w:r>
      <w:bookmarkEnd w:id="155"/>
      <w:r w:rsidR="00FD5D8D">
        <w:rPr>
          <w:rFonts w:hint="cs"/>
          <w:rtl/>
        </w:rPr>
        <w:t xml:space="preserve">המאמן </w:t>
      </w:r>
      <w:r w:rsidR="00BD6340">
        <w:rPr>
          <w:rFonts w:hint="cs"/>
          <w:rtl/>
        </w:rPr>
        <w:t>ענה,</w:t>
      </w:r>
      <w:r w:rsidR="00FD5D8D">
        <w:rPr>
          <w:rFonts w:hint="cs"/>
          <w:rtl/>
        </w:rPr>
        <w:t xml:space="preserve"> </w:t>
      </w:r>
      <w:r w:rsidR="00E86C40">
        <w:rPr>
          <w:rFonts w:hint="cs"/>
          <w:rtl/>
        </w:rPr>
        <w:t>"</w:t>
      </w:r>
      <w:r w:rsidR="00FD5D8D">
        <w:rPr>
          <w:rFonts w:hint="cs"/>
          <w:rtl/>
        </w:rPr>
        <w:t>לא, בדיוק ההפך.</w:t>
      </w:r>
      <w:r w:rsidR="00E86C40">
        <w:rPr>
          <w:rFonts w:hint="cs"/>
          <w:rtl/>
        </w:rPr>
        <w:t>"</w:t>
      </w:r>
      <w:r w:rsidR="00FD5D8D">
        <w:rPr>
          <w:rFonts w:hint="cs"/>
          <w:rtl/>
        </w:rPr>
        <w:t xml:space="preserve"> </w:t>
      </w:r>
    </w:p>
    <w:p w14:paraId="38726726" w14:textId="1BE96B55" w:rsidR="00FD5D8D" w:rsidRPr="00CD067C" w:rsidRDefault="00FD5D8D" w:rsidP="00854560">
      <w:pPr>
        <w:rPr>
          <w:rtl/>
        </w:rPr>
      </w:pPr>
      <w:r>
        <w:rPr>
          <w:rFonts w:hint="cs"/>
          <w:rtl/>
        </w:rPr>
        <w:t xml:space="preserve">ראסל </w:t>
      </w:r>
      <w:r w:rsidR="00854560">
        <w:rPr>
          <w:rFonts w:hint="cs"/>
          <w:rtl/>
        </w:rPr>
        <w:t xml:space="preserve">כבר מזמן </w:t>
      </w:r>
      <w:r>
        <w:rPr>
          <w:rFonts w:hint="cs"/>
          <w:rtl/>
        </w:rPr>
        <w:t xml:space="preserve">עזב את </w:t>
      </w:r>
      <w:r w:rsidR="004007B1">
        <w:rPr>
          <w:rFonts w:hint="cs"/>
          <w:rtl/>
        </w:rPr>
        <w:t>ה</w:t>
      </w:r>
      <w:r>
        <w:rPr>
          <w:rFonts w:hint="cs"/>
          <w:rtl/>
        </w:rPr>
        <w:t>אימוני</w:t>
      </w:r>
      <w:r w:rsidR="004007B1">
        <w:rPr>
          <w:rFonts w:hint="cs"/>
          <w:rtl/>
        </w:rPr>
        <w:t>ם</w:t>
      </w:r>
      <w:r w:rsidR="00752AFA">
        <w:rPr>
          <w:rFonts w:hint="cs"/>
          <w:rtl/>
        </w:rPr>
        <w:t>,</w:t>
      </w:r>
      <w:r>
        <w:rPr>
          <w:rFonts w:hint="cs"/>
          <w:rtl/>
        </w:rPr>
        <w:t xml:space="preserve"> אבל הכינוי</w:t>
      </w:r>
      <w:r w:rsidR="00854560">
        <w:rPr>
          <w:rFonts w:hint="cs"/>
          <w:rtl/>
        </w:rPr>
        <w:t xml:space="preserve"> </w:t>
      </w:r>
      <w:r w:rsidR="001F7BA6">
        <w:rPr>
          <w:rFonts w:hint="cs"/>
          <w:rtl/>
        </w:rPr>
        <w:t>דבק בו</w:t>
      </w:r>
      <w:r>
        <w:rPr>
          <w:rFonts w:hint="cs"/>
          <w:rtl/>
        </w:rPr>
        <w:t>.</w:t>
      </w:r>
    </w:p>
    <w:p w14:paraId="227A4925" w14:textId="02EB5D94" w:rsidR="004627AB" w:rsidRPr="00CD067C" w:rsidRDefault="004627AB" w:rsidP="00854560">
      <w:pPr>
        <w:rPr>
          <w:rtl/>
        </w:rPr>
      </w:pPr>
      <w:r w:rsidRPr="00CD067C">
        <w:rPr>
          <w:rtl/>
        </w:rPr>
        <w:t>"</w:t>
      </w:r>
      <w:r w:rsidR="008739F3">
        <w:rPr>
          <w:rFonts w:hint="cs"/>
          <w:rtl/>
        </w:rPr>
        <w:t>ו</w:t>
      </w:r>
      <w:r w:rsidR="005C3A01">
        <w:rPr>
          <w:rFonts w:hint="cs"/>
          <w:rtl/>
        </w:rPr>
        <w:t>גם</w:t>
      </w:r>
      <w:r w:rsidRPr="00CD067C">
        <w:rPr>
          <w:rtl/>
        </w:rPr>
        <w:t xml:space="preserve"> שברת את ה</w:t>
      </w:r>
      <w:r w:rsidR="00F2159D" w:rsidRPr="00F2159D">
        <w:rPr>
          <w:rFonts w:cs="Times New Roman"/>
          <w:rtl/>
        </w:rPr>
        <w:t>זרוע</w:t>
      </w:r>
      <w:r w:rsidRPr="00CD067C">
        <w:rPr>
          <w:rtl/>
        </w:rPr>
        <w:t>?"</w:t>
      </w:r>
    </w:p>
    <w:p w14:paraId="4854D4D7" w14:textId="182DA56B" w:rsidR="004627AB" w:rsidRDefault="004627AB" w:rsidP="00250000">
      <w:pPr>
        <w:rPr>
          <w:rtl/>
        </w:rPr>
      </w:pPr>
      <w:r w:rsidRPr="00CD067C">
        <w:rPr>
          <w:rtl/>
        </w:rPr>
        <w:t>"</w:t>
      </w:r>
      <w:r w:rsidR="00F2159D" w:rsidRPr="00F2159D">
        <w:rPr>
          <w:rFonts w:cs="Times New Roman"/>
          <w:rtl/>
        </w:rPr>
        <w:t>עם סדק בעצם ה</w:t>
      </w:r>
      <w:r w:rsidR="003A7E9C">
        <w:rPr>
          <w:rFonts w:cs="Times New Roman"/>
          <w:rtl/>
        </w:rPr>
        <w:t>שנייה</w:t>
      </w:r>
      <w:r w:rsidRPr="00CD067C">
        <w:rPr>
          <w:rtl/>
        </w:rPr>
        <w:t xml:space="preserve">." </w:t>
      </w:r>
      <w:r w:rsidR="00E552EC">
        <w:rPr>
          <w:rFonts w:hint="cs"/>
          <w:rtl/>
        </w:rPr>
        <w:t xml:space="preserve">אלכס </w:t>
      </w:r>
      <w:r w:rsidRPr="00CD067C">
        <w:rPr>
          <w:rtl/>
        </w:rPr>
        <w:t>קדח</w:t>
      </w:r>
      <w:r w:rsidR="00E86C40">
        <w:rPr>
          <w:rFonts w:hint="cs"/>
          <w:rtl/>
        </w:rPr>
        <w:t xml:space="preserve"> מחום</w:t>
      </w:r>
      <w:r w:rsidRPr="00CD067C">
        <w:rPr>
          <w:rtl/>
        </w:rPr>
        <w:t>, אולי בתגובה מאוחרת לפציעותיו החדשות.</w:t>
      </w:r>
    </w:p>
    <w:p w14:paraId="2D2B34AE" w14:textId="43A2C239" w:rsidR="00F57360" w:rsidRPr="00CD067C" w:rsidRDefault="00F57360" w:rsidP="00250000">
      <w:pPr>
        <w:rPr>
          <w:rtl/>
        </w:rPr>
      </w:pPr>
      <w:r>
        <w:rPr>
          <w:rFonts w:hint="cs"/>
          <w:rtl/>
        </w:rPr>
        <w:t>[</w:t>
      </w:r>
      <w:hyperlink r:id="rId67" w:history="1">
        <w:r w:rsidRPr="00F57360">
          <w:rPr>
            <w:rStyle w:val="Hyperlink"/>
            <w:rFonts w:hint="cs"/>
            <w:rtl/>
          </w:rPr>
          <w:t>עצם הגומד</w:t>
        </w:r>
      </w:hyperlink>
      <w:r>
        <w:rPr>
          <w:rFonts w:hint="cs"/>
          <w:rtl/>
        </w:rPr>
        <w:t>]</w:t>
      </w:r>
    </w:p>
    <w:p w14:paraId="79760FD6" w14:textId="32C39F9A" w:rsidR="004627AB" w:rsidRPr="00CD067C" w:rsidRDefault="004627AB" w:rsidP="00250000">
      <w:pPr>
        <w:rPr>
          <w:rtl/>
        </w:rPr>
      </w:pPr>
      <w:r w:rsidRPr="00CD067C">
        <w:rPr>
          <w:rtl/>
        </w:rPr>
        <w:t xml:space="preserve">באוטובוס </w:t>
      </w:r>
      <w:r w:rsidR="00FB0970">
        <w:rPr>
          <w:rFonts w:hint="cs"/>
          <w:rtl/>
        </w:rPr>
        <w:t xml:space="preserve">הזמינו אותם </w:t>
      </w:r>
      <w:r w:rsidR="00E552EC">
        <w:rPr>
          <w:rFonts w:hint="cs"/>
          <w:rtl/>
        </w:rPr>
        <w:t>חברים ל</w:t>
      </w:r>
      <w:r w:rsidR="00FB0970">
        <w:rPr>
          <w:rFonts w:hint="cs"/>
          <w:rtl/>
        </w:rPr>
        <w:t>הצטרף ל</w:t>
      </w:r>
      <w:r w:rsidRPr="00CD067C">
        <w:rPr>
          <w:rtl/>
        </w:rPr>
        <w:t>ספסל האחורי</w:t>
      </w:r>
      <w:r w:rsidR="00E552EC">
        <w:rPr>
          <w:rFonts w:hint="cs"/>
          <w:rtl/>
        </w:rPr>
        <w:t>,</w:t>
      </w:r>
      <w:r w:rsidRPr="00CD067C">
        <w:rPr>
          <w:rtl/>
        </w:rPr>
        <w:t xml:space="preserve"> </w:t>
      </w:r>
      <w:r w:rsidR="00FB0970">
        <w:rPr>
          <w:rFonts w:hint="cs"/>
          <w:rtl/>
        </w:rPr>
        <w:t>ו</w:t>
      </w:r>
      <w:r w:rsidR="00CF4C5D">
        <w:rPr>
          <w:rFonts w:hint="cs"/>
          <w:rtl/>
        </w:rPr>
        <w:t>יוג'ין השתרך אחריהם.</w:t>
      </w:r>
    </w:p>
    <w:p w14:paraId="5B01E5E3" w14:textId="54DDB6BF" w:rsidR="004627AB" w:rsidRPr="00CD067C" w:rsidRDefault="004627AB" w:rsidP="001F7BA6">
      <w:pPr>
        <w:rPr>
          <w:rtl/>
        </w:rPr>
      </w:pPr>
      <w:r w:rsidRPr="00CD067C">
        <w:rPr>
          <w:rtl/>
        </w:rPr>
        <w:t>"אלכס, מה זה?" בריאן משך בחולצ</w:t>
      </w:r>
      <w:r w:rsidR="008903EE">
        <w:rPr>
          <w:rFonts w:hint="cs"/>
          <w:rtl/>
        </w:rPr>
        <w:t>תו</w:t>
      </w:r>
      <w:r w:rsidRPr="00CD067C">
        <w:rPr>
          <w:rtl/>
        </w:rPr>
        <w:t xml:space="preserve"> של אלכס, שהציצה מבעד למקטורן הכחול.</w:t>
      </w:r>
      <w:r w:rsidR="001F7BA6">
        <w:rPr>
          <w:rFonts w:hint="cs"/>
          <w:rtl/>
        </w:rPr>
        <w:t xml:space="preserve"> </w:t>
      </w:r>
      <w:r w:rsidR="008739F3">
        <w:rPr>
          <w:rtl/>
        </w:rPr>
        <w:t>"</w:t>
      </w:r>
      <w:r w:rsidRPr="00CD067C">
        <w:rPr>
          <w:rtl/>
        </w:rPr>
        <w:t>לבשת את החולצה שלך הפוך</w:t>
      </w:r>
      <w:r w:rsidR="00E86C40">
        <w:rPr>
          <w:rFonts w:hint="cs"/>
          <w:rtl/>
        </w:rPr>
        <w:t xml:space="preserve">, </w:t>
      </w:r>
      <w:r w:rsidR="003327CC">
        <w:rPr>
          <w:rFonts w:hint="cs"/>
          <w:rtl/>
        </w:rPr>
        <w:t>גברת</w:t>
      </w:r>
      <w:r w:rsidRPr="00CD067C">
        <w:rPr>
          <w:rFonts w:hint="cs"/>
          <w:rtl/>
        </w:rPr>
        <w:t xml:space="preserve"> פאוול תהרוג אותך</w:t>
      </w:r>
      <w:r w:rsidRPr="00CD067C">
        <w:rPr>
          <w:rtl/>
        </w:rPr>
        <w:t>."</w:t>
      </w:r>
    </w:p>
    <w:p w14:paraId="72DD2D92" w14:textId="4B002F1F" w:rsidR="004627AB" w:rsidRPr="00CD067C" w:rsidRDefault="004627AB" w:rsidP="005C3A01">
      <w:pPr>
        <w:rPr>
          <w:rtl/>
        </w:rPr>
      </w:pPr>
      <w:r w:rsidRPr="00CD067C">
        <w:rPr>
          <w:rtl/>
        </w:rPr>
        <w:t>"הוא לא רצה שאני אלביש אותו היום</w:t>
      </w:r>
      <w:r w:rsidR="005C3A01">
        <w:rPr>
          <w:rFonts w:hint="cs"/>
          <w:rtl/>
        </w:rPr>
        <w:t>," מארק</w:t>
      </w:r>
      <w:r w:rsidR="00CF4C5D" w:rsidRPr="00CF4C5D">
        <w:rPr>
          <w:rFonts w:hint="cs"/>
          <w:rtl/>
        </w:rPr>
        <w:t xml:space="preserve"> </w:t>
      </w:r>
      <w:r w:rsidR="00CF4C5D">
        <w:rPr>
          <w:rFonts w:hint="cs"/>
          <w:rtl/>
        </w:rPr>
        <w:t>התערב</w:t>
      </w:r>
      <w:r w:rsidRPr="00CD067C">
        <w:rPr>
          <w:rtl/>
        </w:rPr>
        <w:t xml:space="preserve">. </w:t>
      </w:r>
      <w:r w:rsidR="005C3A01">
        <w:rPr>
          <w:rFonts w:hint="cs"/>
          <w:rtl/>
        </w:rPr>
        <w:t>"</w:t>
      </w:r>
      <w:r w:rsidRPr="00CD067C">
        <w:rPr>
          <w:rtl/>
        </w:rPr>
        <w:t xml:space="preserve">אלכס, רציתי להיות המשרת </w:t>
      </w:r>
      <w:r w:rsidR="00FB0970">
        <w:rPr>
          <w:rFonts w:hint="cs"/>
          <w:rtl/>
        </w:rPr>
        <w:t xml:space="preserve">האישי </w:t>
      </w:r>
      <w:r w:rsidRPr="00CD067C">
        <w:rPr>
          <w:rtl/>
        </w:rPr>
        <w:t>שלך, למה לא הסכמת?"</w:t>
      </w:r>
    </w:p>
    <w:p w14:paraId="2A2A40C3" w14:textId="7053AC2D" w:rsidR="004627AB" w:rsidRPr="00CD067C" w:rsidRDefault="004627AB" w:rsidP="00250000">
      <w:pPr>
        <w:rPr>
          <w:rtl/>
        </w:rPr>
      </w:pPr>
      <w:r w:rsidRPr="00CD067C">
        <w:rPr>
          <w:rtl/>
        </w:rPr>
        <w:t>"תן לפחות לקשור לך את העניבה כמו שצריך."</w:t>
      </w:r>
    </w:p>
    <w:p w14:paraId="32034318" w14:textId="43D53C7A" w:rsidR="004627AB" w:rsidRPr="00CD067C" w:rsidRDefault="00A15837" w:rsidP="003327CC">
      <w:pPr>
        <w:rPr>
          <w:rtl/>
        </w:rPr>
      </w:pPr>
      <w:r>
        <w:rPr>
          <w:rtl/>
        </w:rPr>
        <w:t>ראסל</w:t>
      </w:r>
      <w:r w:rsidR="004627AB" w:rsidRPr="00CD067C">
        <w:rPr>
          <w:rtl/>
        </w:rPr>
        <w:t xml:space="preserve"> פרם את </w:t>
      </w:r>
      <w:r w:rsidR="005C3A01">
        <w:rPr>
          <w:rFonts w:hint="cs"/>
          <w:rtl/>
        </w:rPr>
        <w:t xml:space="preserve">קשר </w:t>
      </w:r>
      <w:r w:rsidR="004627AB" w:rsidRPr="00CD067C">
        <w:rPr>
          <w:rtl/>
        </w:rPr>
        <w:t>העניבה שלו. אלכס נרתע כשנגע בכתפו.</w:t>
      </w:r>
    </w:p>
    <w:p w14:paraId="4231C9C8" w14:textId="77777777" w:rsidR="004627AB" w:rsidRPr="00CD067C" w:rsidRDefault="004627AB" w:rsidP="00250000">
      <w:pPr>
        <w:rPr>
          <w:rtl/>
        </w:rPr>
      </w:pPr>
      <w:r w:rsidRPr="00CD067C">
        <w:rPr>
          <w:rtl/>
        </w:rPr>
        <w:t>"מה קרה?"</w:t>
      </w:r>
    </w:p>
    <w:p w14:paraId="0B16E43D" w14:textId="77777777" w:rsidR="004627AB" w:rsidRPr="00CD067C" w:rsidRDefault="004627AB" w:rsidP="00250000">
      <w:pPr>
        <w:rPr>
          <w:rtl/>
        </w:rPr>
      </w:pPr>
      <w:r w:rsidRPr="00CD067C">
        <w:rPr>
          <w:rtl/>
        </w:rPr>
        <w:t>"יש לי שם תפרים."</w:t>
      </w:r>
    </w:p>
    <w:p w14:paraId="083E9ED4" w14:textId="5610F15F" w:rsidR="004627AB" w:rsidRPr="00CD067C" w:rsidRDefault="004627AB" w:rsidP="00250000">
      <w:pPr>
        <w:rPr>
          <w:rtl/>
        </w:rPr>
      </w:pPr>
      <w:r w:rsidRPr="00CD067C">
        <w:rPr>
          <w:rtl/>
        </w:rPr>
        <w:t>"</w:t>
      </w:r>
      <w:r w:rsidR="003327CC">
        <w:rPr>
          <w:rFonts w:hint="cs"/>
          <w:rtl/>
        </w:rPr>
        <w:t xml:space="preserve">במי </w:t>
      </w:r>
      <w:r w:rsidRPr="00CD067C">
        <w:rPr>
          <w:rtl/>
        </w:rPr>
        <w:t>נלחמת</w:t>
      </w:r>
      <w:r w:rsidR="003327CC">
        <w:rPr>
          <w:rFonts w:hint="cs"/>
          <w:rtl/>
        </w:rPr>
        <w:t>,</w:t>
      </w:r>
      <w:r w:rsidRPr="00CD067C">
        <w:rPr>
          <w:rtl/>
        </w:rPr>
        <w:t xml:space="preserve"> בערבים? או </w:t>
      </w:r>
      <w:r w:rsidR="005C3A01">
        <w:rPr>
          <w:rFonts w:hint="cs"/>
          <w:rtl/>
        </w:rPr>
        <w:t xml:space="preserve">אולי </w:t>
      </w:r>
      <w:r w:rsidRPr="00CD067C">
        <w:rPr>
          <w:rtl/>
        </w:rPr>
        <w:t>ביהודים?"</w:t>
      </w:r>
      <w:r w:rsidR="00FD1B5A">
        <w:rPr>
          <w:rFonts w:hint="cs"/>
          <w:rtl/>
        </w:rPr>
        <w:t>[לא טוב]</w:t>
      </w:r>
    </w:p>
    <w:p w14:paraId="655FD400" w14:textId="09C21F3D" w:rsidR="004627AB" w:rsidRPr="00CD067C" w:rsidRDefault="004627AB" w:rsidP="0001174C">
      <w:pPr>
        <w:rPr>
          <w:rtl/>
        </w:rPr>
      </w:pPr>
      <w:r w:rsidRPr="00CD067C">
        <w:rPr>
          <w:rtl/>
        </w:rPr>
        <w:t>"</w:t>
      </w:r>
      <w:r w:rsidR="00F2159D" w:rsidRPr="00F2159D">
        <w:rPr>
          <w:rFonts w:cs="Times New Roman"/>
          <w:rtl/>
        </w:rPr>
        <w:t>בכלל לא</w:t>
      </w:r>
      <w:r w:rsidR="003327CC">
        <w:rPr>
          <w:rtl/>
        </w:rPr>
        <w:t xml:space="preserve">," </w:t>
      </w:r>
      <w:r w:rsidRPr="00CD067C">
        <w:rPr>
          <w:rtl/>
        </w:rPr>
        <w:t>מארק</w:t>
      </w:r>
      <w:r w:rsidR="003327CC">
        <w:rPr>
          <w:rFonts w:hint="cs"/>
          <w:rtl/>
        </w:rPr>
        <w:t xml:space="preserve"> </w:t>
      </w:r>
      <w:r w:rsidR="0001174C">
        <w:rPr>
          <w:rFonts w:hint="cs"/>
          <w:rtl/>
        </w:rPr>
        <w:t>ה</w:t>
      </w:r>
      <w:r w:rsidR="008903EE" w:rsidRPr="008903EE">
        <w:rPr>
          <w:rFonts w:cs="Times New Roman"/>
          <w:rtl/>
        </w:rPr>
        <w:t>טעים בקורת</w:t>
      </w:r>
      <w:r w:rsidR="00752AFA">
        <w:rPr>
          <w:rFonts w:cs="Times New Roman" w:hint="cs"/>
          <w:rtl/>
        </w:rPr>
        <w:t xml:space="preserve"> </w:t>
      </w:r>
      <w:r w:rsidR="008903EE" w:rsidRPr="008903EE">
        <w:rPr>
          <w:rFonts w:cs="Times New Roman"/>
          <w:rtl/>
        </w:rPr>
        <w:t>רוח</w:t>
      </w:r>
      <w:r w:rsidRPr="00CD067C">
        <w:rPr>
          <w:rtl/>
        </w:rPr>
        <w:t>. "יש שם ילד שמרביץ ואלכס לא מחזיר לו."</w:t>
      </w:r>
    </w:p>
    <w:p w14:paraId="2854EB8D" w14:textId="4B8DCDE9" w:rsidR="004627AB" w:rsidRPr="00CD067C" w:rsidRDefault="004627AB" w:rsidP="005C3A01">
      <w:pPr>
        <w:rPr>
          <w:rtl/>
        </w:rPr>
      </w:pPr>
      <w:r w:rsidRPr="00CD067C">
        <w:rPr>
          <w:rtl/>
        </w:rPr>
        <w:t>"הוא לא יעשה את זה יותר</w:t>
      </w:r>
      <w:r w:rsidR="00752AFA">
        <w:rPr>
          <w:rFonts w:hint="cs"/>
          <w:rtl/>
        </w:rPr>
        <w:t>,</w:t>
      </w:r>
      <w:r w:rsidRPr="00CD067C">
        <w:rPr>
          <w:rFonts w:hint="cs"/>
          <w:rtl/>
        </w:rPr>
        <w:t>"</w:t>
      </w:r>
      <w:r w:rsidR="009858DA">
        <w:rPr>
          <w:rFonts w:hint="cs"/>
          <w:rtl/>
        </w:rPr>
        <w:t xml:space="preserve"> </w:t>
      </w:r>
      <w:r w:rsidR="00FD1B5A">
        <w:rPr>
          <w:rFonts w:hint="cs"/>
          <w:rtl/>
        </w:rPr>
        <w:t xml:space="preserve">אלכס </w:t>
      </w:r>
      <w:r w:rsidR="00850E20">
        <w:rPr>
          <w:rFonts w:hint="cs"/>
          <w:rtl/>
        </w:rPr>
        <w:t>אמר,</w:t>
      </w:r>
      <w:r w:rsidR="0001174C">
        <w:rPr>
          <w:rFonts w:hint="cs"/>
          <w:rtl/>
        </w:rPr>
        <w:t xml:space="preserve"> </w:t>
      </w:r>
      <w:r w:rsidR="00850E20">
        <w:rPr>
          <w:rFonts w:hint="cs"/>
          <w:rtl/>
        </w:rPr>
        <w:t>ו</w:t>
      </w:r>
      <w:r w:rsidR="0001174C">
        <w:rPr>
          <w:rFonts w:hint="cs"/>
          <w:rtl/>
        </w:rPr>
        <w:t>באותו רגע</w:t>
      </w:r>
      <w:r w:rsidR="005C3A01">
        <w:rPr>
          <w:rFonts w:hint="cs"/>
          <w:rtl/>
        </w:rPr>
        <w:t xml:space="preserve"> הבין ש</w:t>
      </w:r>
      <w:r w:rsidR="001F7BA6">
        <w:rPr>
          <w:rFonts w:hint="cs"/>
          <w:rtl/>
        </w:rPr>
        <w:t>ז</w:t>
      </w:r>
      <w:r w:rsidR="001F7BA6" w:rsidRPr="001F7BA6">
        <w:rPr>
          <w:rFonts w:cs="Times New Roman"/>
          <w:rtl/>
        </w:rPr>
        <w:t>ה אכן כך</w:t>
      </w:r>
      <w:r w:rsidR="005C3A01">
        <w:rPr>
          <w:rFonts w:hint="cs"/>
          <w:rtl/>
        </w:rPr>
        <w:t>.</w:t>
      </w:r>
      <w:r w:rsidR="009858DA">
        <w:rPr>
          <w:rFonts w:hint="cs"/>
          <w:rtl/>
        </w:rPr>
        <w:t xml:space="preserve"> "זה נגמר."</w:t>
      </w:r>
      <w:r w:rsidR="00FD1B5A">
        <w:rPr>
          <w:rFonts w:hint="cs"/>
          <w:rtl/>
        </w:rPr>
        <w:t xml:space="preserve"> </w:t>
      </w:r>
      <w:r w:rsidR="008739F3">
        <w:rPr>
          <w:rFonts w:hint="cs"/>
          <w:rtl/>
        </w:rPr>
        <w:t>[כי ב</w:t>
      </w:r>
      <w:r w:rsidR="009858DA">
        <w:rPr>
          <w:rFonts w:hint="cs"/>
          <w:rtl/>
        </w:rPr>
        <w:t xml:space="preserve">סצנת החתול התברר לו שיגיעו </w:t>
      </w:r>
      <w:r w:rsidR="00F06A3F">
        <w:rPr>
          <w:rFonts w:hint="cs"/>
          <w:rtl/>
        </w:rPr>
        <w:t>עכשיו</w:t>
      </w:r>
      <w:r w:rsidR="009858DA">
        <w:rPr>
          <w:rFonts w:hint="cs"/>
          <w:rtl/>
        </w:rPr>
        <w:t xml:space="preserve"> דברים אכזריים יותר.</w:t>
      </w:r>
      <w:r w:rsidR="00FD1B5A">
        <w:rPr>
          <w:rFonts w:hint="cs"/>
          <w:rtl/>
        </w:rPr>
        <w:t>]</w:t>
      </w:r>
    </w:p>
    <w:p w14:paraId="5CDD5B1C" w14:textId="77777777" w:rsidR="004627AB" w:rsidRPr="00CD067C" w:rsidRDefault="004627AB" w:rsidP="00250000">
      <w:pPr>
        <w:rPr>
          <w:rtl/>
        </w:rPr>
      </w:pPr>
    </w:p>
    <w:p w14:paraId="2637B1CC" w14:textId="705F8EFD" w:rsidR="00FB0970" w:rsidRPr="00FB0970" w:rsidRDefault="00FB0970" w:rsidP="00FB0970">
      <w:pPr>
        <w:rPr>
          <w:rtl/>
        </w:rPr>
      </w:pPr>
      <w:r w:rsidRPr="00FB0970">
        <w:rPr>
          <w:rFonts w:cs="Times New Roman"/>
          <w:rtl/>
        </w:rPr>
        <w:t xml:space="preserve">בהפסקה הגדולה, מאחר </w:t>
      </w:r>
      <w:r w:rsidR="00752AFA">
        <w:rPr>
          <w:rFonts w:cs="Times New Roman" w:hint="cs"/>
          <w:rtl/>
        </w:rPr>
        <w:t>ש</w:t>
      </w:r>
      <w:r w:rsidRPr="00FB0970">
        <w:rPr>
          <w:rFonts w:cs="Times New Roman"/>
          <w:rtl/>
        </w:rPr>
        <w:t>פסק הגשם, הוצאו כל התלמידים מהכיתות. גברת פאוול, רעייתו של מנהל בית-הספר שסיירה בחצר</w:t>
      </w:r>
      <w:r w:rsidR="00752AFA">
        <w:rPr>
          <w:rFonts w:cs="Times New Roman" w:hint="cs"/>
          <w:rtl/>
        </w:rPr>
        <w:t>,</w:t>
      </w:r>
      <w:r w:rsidRPr="00FB0970">
        <w:rPr>
          <w:rFonts w:cs="Times New Roman"/>
          <w:rtl/>
        </w:rPr>
        <w:t xml:space="preserve"> נ</w:t>
      </w:r>
      <w:r w:rsidR="00752AFA">
        <w:rPr>
          <w:rFonts w:cs="Times New Roman" w:hint="cs"/>
          <w:rtl/>
        </w:rPr>
        <w:t>י</w:t>
      </w:r>
      <w:r w:rsidRPr="00FB0970">
        <w:rPr>
          <w:rFonts w:cs="Times New Roman"/>
          <w:rtl/>
        </w:rPr>
        <w:t xml:space="preserve">גשה לדבר עם האחים. היא </w:t>
      </w:r>
      <w:r w:rsidR="001C5A04">
        <w:rPr>
          <w:rFonts w:cs="Times New Roman"/>
          <w:rtl/>
        </w:rPr>
        <w:t>הייתה</w:t>
      </w:r>
      <w:r w:rsidRPr="00FB0970">
        <w:rPr>
          <w:rFonts w:cs="Times New Roman"/>
          <w:rtl/>
        </w:rPr>
        <w:t xml:space="preserve"> קתולית </w:t>
      </w:r>
      <w:r w:rsidR="008903EE" w:rsidRPr="008903EE">
        <w:rPr>
          <w:rFonts w:cs="Times New Roman"/>
          <w:rtl/>
        </w:rPr>
        <w:t>והתחזקה באמונתה</w:t>
      </w:r>
      <w:r w:rsidRPr="00FB0970">
        <w:rPr>
          <w:rFonts w:cs="Times New Roman"/>
          <w:rtl/>
        </w:rPr>
        <w:t xml:space="preserve"> מאז שבנה הבכור נהרג במלחמה באיי פוקלנד, ובתום המיסה היומית בכנסיית השילוש הקדוש נהגה לה</w:t>
      </w:r>
      <w:r w:rsidR="005B6D33">
        <w:rPr>
          <w:rFonts w:cs="Times New Roman" w:hint="cs"/>
          <w:rtl/>
        </w:rPr>
        <w:t>י</w:t>
      </w:r>
      <w:r w:rsidRPr="00FB0970">
        <w:rPr>
          <w:rFonts w:cs="Times New Roman"/>
          <w:rtl/>
        </w:rPr>
        <w:t>כנס לבית-הספר</w:t>
      </w:r>
      <w:r w:rsidR="00F2159D" w:rsidRPr="00F2159D">
        <w:rPr>
          <w:rFonts w:cs="Times New Roman"/>
          <w:rtl/>
        </w:rPr>
        <w:t xml:space="preserve"> להשגיח על הנעשה</w:t>
      </w:r>
      <w:r w:rsidRPr="00FB0970">
        <w:rPr>
          <w:rFonts w:cs="Times New Roman"/>
          <w:rtl/>
        </w:rPr>
        <w:t>. גברת פאוול</w:t>
      </w:r>
      <w:r w:rsidR="006B6AAA">
        <w:rPr>
          <w:rFonts w:cs="Times New Roman"/>
          <w:rtl/>
        </w:rPr>
        <w:t xml:space="preserve"> </w:t>
      </w:r>
      <w:r w:rsidR="001C5A04">
        <w:rPr>
          <w:rFonts w:cs="Times New Roman"/>
          <w:rtl/>
        </w:rPr>
        <w:t>הייתה</w:t>
      </w:r>
      <w:r w:rsidRPr="00FB0970">
        <w:rPr>
          <w:rFonts w:cs="Times New Roman"/>
          <w:rtl/>
        </w:rPr>
        <w:t xml:space="preserve"> עוד מצעירותה אישה כבודה ונשואת</w:t>
      </w:r>
      <w:r w:rsidR="005B6D33">
        <w:rPr>
          <w:rFonts w:cs="Times New Roman" w:hint="cs"/>
          <w:rtl/>
        </w:rPr>
        <w:t xml:space="preserve"> </w:t>
      </w:r>
      <w:r w:rsidRPr="00FB0970">
        <w:rPr>
          <w:rFonts w:cs="Times New Roman"/>
          <w:rtl/>
        </w:rPr>
        <w:t>פנים, אלא שבשנים האחרונות כבדו</w:t>
      </w:r>
      <w:r w:rsidR="00C90C6C">
        <w:rPr>
          <w:rFonts w:cs="Times New Roman"/>
          <w:rtl/>
        </w:rPr>
        <w:t xml:space="preserve"> מאוד </w:t>
      </w:r>
      <w:r w:rsidR="00F2159D" w:rsidRPr="00F2159D">
        <w:rPr>
          <w:rFonts w:cs="Times New Roman"/>
          <w:rtl/>
        </w:rPr>
        <w:t>פניה והיו עתה</w:t>
      </w:r>
      <w:r w:rsidRPr="00FB0970">
        <w:rPr>
          <w:rFonts w:cs="Times New Roman"/>
          <w:rtl/>
        </w:rPr>
        <w:t xml:space="preserve"> מרופד</w:t>
      </w:r>
      <w:r w:rsidR="005B6D33">
        <w:rPr>
          <w:rFonts w:cs="Times New Roman" w:hint="cs"/>
          <w:rtl/>
        </w:rPr>
        <w:t>ות</w:t>
      </w:r>
      <w:r w:rsidRPr="00FB0970">
        <w:rPr>
          <w:rFonts w:cs="Times New Roman"/>
          <w:rtl/>
        </w:rPr>
        <w:t xml:space="preserve"> </w:t>
      </w:r>
      <w:r w:rsidR="005B6D33">
        <w:rPr>
          <w:rFonts w:cs="Times New Roman" w:hint="cs"/>
          <w:rtl/>
        </w:rPr>
        <w:t>ב</w:t>
      </w:r>
      <w:r w:rsidRPr="00FB0970">
        <w:rPr>
          <w:rFonts w:cs="Times New Roman"/>
          <w:rtl/>
        </w:rPr>
        <w:t>כיסי שומן נפולים, שהיו רוטטים ונעים ללא ידיעתה, בעיקר בשעה ש</w:t>
      </w:r>
      <w:r w:rsidR="001C5A04">
        <w:rPr>
          <w:rFonts w:cs="Times New Roman"/>
          <w:rtl/>
        </w:rPr>
        <w:t>הייתה</w:t>
      </w:r>
      <w:r w:rsidRPr="00FB0970">
        <w:rPr>
          <w:rFonts w:cs="Times New Roman"/>
          <w:rtl/>
        </w:rPr>
        <w:t xml:space="preserve"> נמלאת זעם בשל </w:t>
      </w:r>
      <w:r w:rsidR="00386738" w:rsidRPr="00386738">
        <w:rPr>
          <w:rFonts w:cs="Times New Roman"/>
          <w:rtl/>
        </w:rPr>
        <w:t>שחיתויות</w:t>
      </w:r>
      <w:r w:rsidR="00386738">
        <w:rPr>
          <w:rFonts w:cs="Times New Roman" w:hint="cs"/>
          <w:rtl/>
        </w:rPr>
        <w:t xml:space="preserve"> </w:t>
      </w:r>
      <w:r w:rsidRPr="00FB0970">
        <w:rPr>
          <w:rFonts w:cs="Times New Roman"/>
          <w:rtl/>
        </w:rPr>
        <w:t xml:space="preserve">שלא יעלו על הדעת, חוצפה נפשעת </w:t>
      </w:r>
      <w:r w:rsidR="008903EE">
        <w:rPr>
          <w:rFonts w:cs="Times New Roman" w:hint="cs"/>
          <w:rtl/>
        </w:rPr>
        <w:t>[</w:t>
      </w:r>
      <w:r w:rsidRPr="00FB0970">
        <w:rPr>
          <w:rFonts w:cs="Times New Roman"/>
          <w:rtl/>
        </w:rPr>
        <w:t>סבל מיותר, טפשות הגובלת ברשע</w:t>
      </w:r>
      <w:r w:rsidR="008903EE">
        <w:rPr>
          <w:rFonts w:cs="Times New Roman" w:hint="cs"/>
          <w:rtl/>
        </w:rPr>
        <w:t>]</w:t>
      </w:r>
      <w:r w:rsidRPr="00FB0970">
        <w:rPr>
          <w:rFonts w:cs="Times New Roman"/>
          <w:rtl/>
        </w:rPr>
        <w:t xml:space="preserve"> ושאר מקרים של </w:t>
      </w:r>
      <w:r w:rsidR="00386738" w:rsidRPr="00386738">
        <w:rPr>
          <w:rFonts w:cs="Times New Roman"/>
          <w:rtl/>
        </w:rPr>
        <w:t>גסות</w:t>
      </w:r>
      <w:r w:rsidR="005B6D33">
        <w:rPr>
          <w:rFonts w:cs="Times New Roman" w:hint="cs"/>
          <w:rtl/>
        </w:rPr>
        <w:t xml:space="preserve"> </w:t>
      </w:r>
      <w:r w:rsidR="00386738" w:rsidRPr="00386738">
        <w:rPr>
          <w:rFonts w:cs="Times New Roman"/>
          <w:rtl/>
        </w:rPr>
        <w:t>רוח</w:t>
      </w:r>
      <w:r w:rsidRPr="00FB0970">
        <w:rPr>
          <w:rFonts w:cs="Times New Roman"/>
          <w:rtl/>
        </w:rPr>
        <w:t>, עוולות</w:t>
      </w:r>
      <w:r w:rsidR="00386738">
        <w:rPr>
          <w:rFonts w:cs="Times New Roman" w:hint="cs"/>
          <w:rtl/>
        </w:rPr>
        <w:t>, זדון</w:t>
      </w:r>
      <w:r w:rsidRPr="00FB0970">
        <w:rPr>
          <w:rFonts w:cs="Times New Roman"/>
          <w:rtl/>
        </w:rPr>
        <w:t xml:space="preserve"> ותועבה שנקרו בדרכה על כל צעד ושעל. בעברה </w:t>
      </w:r>
      <w:r w:rsidR="001C5A04">
        <w:rPr>
          <w:rFonts w:cs="Times New Roman"/>
          <w:rtl/>
        </w:rPr>
        <w:t>הייתה</w:t>
      </w:r>
      <w:r w:rsidRPr="00FB0970">
        <w:rPr>
          <w:rFonts w:cs="Times New Roman"/>
          <w:rtl/>
        </w:rPr>
        <w:t xml:space="preserve"> מורה לספרדית אבל כבר שנים לא לימדה, רק </w:t>
      </w:r>
      <w:r w:rsidR="00F2159D" w:rsidRPr="00F2159D">
        <w:rPr>
          <w:rFonts w:cs="Times New Roman"/>
          <w:rtl/>
        </w:rPr>
        <w:t>צפתה ב</w:t>
      </w:r>
      <w:r w:rsidRPr="00FB0970">
        <w:rPr>
          <w:rFonts w:cs="Times New Roman"/>
          <w:rtl/>
        </w:rPr>
        <w:t>התנהלות התלמידים בהפסקות והזעיקה את תורני החצר כשהתפתח לנגד עיניה הנדהמות עוד</w:t>
      </w:r>
      <w:r w:rsidR="006B6AAA">
        <w:rPr>
          <w:rFonts w:cs="Times New Roman"/>
          <w:rtl/>
        </w:rPr>
        <w:t xml:space="preserve"> </w:t>
      </w:r>
      <w:r w:rsidRPr="00FB0970">
        <w:rPr>
          <w:rFonts w:cs="Times New Roman"/>
          <w:rtl/>
        </w:rPr>
        <w:t xml:space="preserve">אירוע אלים או סתם קטטה חברית. </w:t>
      </w:r>
    </w:p>
    <w:p w14:paraId="1D5A6F48" w14:textId="2FC45657" w:rsidR="00112AD7" w:rsidRDefault="003327CC" w:rsidP="0009600B">
      <w:pPr>
        <w:rPr>
          <w:rtl/>
        </w:rPr>
      </w:pPr>
      <w:r>
        <w:rPr>
          <w:rtl/>
        </w:rPr>
        <w:t>אלכס</w:t>
      </w:r>
      <w:r w:rsidR="004627AB" w:rsidRPr="00CD067C">
        <w:rPr>
          <w:rtl/>
        </w:rPr>
        <w:t xml:space="preserve"> </w:t>
      </w:r>
      <w:r w:rsidR="00800535">
        <w:rPr>
          <w:rFonts w:hint="cs"/>
          <w:rtl/>
        </w:rPr>
        <w:t xml:space="preserve">היה </w:t>
      </w:r>
      <w:r>
        <w:rPr>
          <w:rFonts w:hint="cs"/>
          <w:rtl/>
        </w:rPr>
        <w:t xml:space="preserve">שרוי </w:t>
      </w:r>
      <w:r>
        <w:rPr>
          <w:rtl/>
        </w:rPr>
        <w:t>במצב</w:t>
      </w:r>
      <w:r w:rsidR="005B6D33">
        <w:rPr>
          <w:rFonts w:hint="cs"/>
          <w:rtl/>
        </w:rPr>
        <w:t xml:space="preserve"> </w:t>
      </w:r>
      <w:r>
        <w:rPr>
          <w:rFonts w:hint="cs"/>
          <w:rtl/>
        </w:rPr>
        <w:t>ר</w:t>
      </w:r>
      <w:r w:rsidR="004627AB" w:rsidRPr="00CD067C">
        <w:rPr>
          <w:rtl/>
        </w:rPr>
        <w:t>וח טר</w:t>
      </w:r>
      <w:r w:rsidR="00F35749">
        <w:rPr>
          <w:rFonts w:hint="cs"/>
          <w:rtl/>
        </w:rPr>
        <w:t>א</w:t>
      </w:r>
      <w:r w:rsidR="004627AB" w:rsidRPr="00CD067C">
        <w:rPr>
          <w:rtl/>
        </w:rPr>
        <w:t>גי במיוחד</w:t>
      </w:r>
      <w:r w:rsidR="00FB0970" w:rsidRPr="00FB0970">
        <w:rPr>
          <w:rFonts w:cs="Times New Roman"/>
          <w:rtl/>
        </w:rPr>
        <w:t xml:space="preserve"> –</w:t>
      </w:r>
      <w:r w:rsidR="004627AB" w:rsidRPr="00CD067C">
        <w:rPr>
          <w:rtl/>
        </w:rPr>
        <w:t xml:space="preserve"> עוד שנה שלמה לחכות. שנה שלמה</w:t>
      </w:r>
      <w:r w:rsidR="00FB0970">
        <w:rPr>
          <w:rFonts w:hint="cs"/>
          <w:rtl/>
        </w:rPr>
        <w:t>!</w:t>
      </w:r>
      <w:r w:rsidR="004627AB" w:rsidRPr="00CD067C">
        <w:rPr>
          <w:rtl/>
        </w:rPr>
        <w:t xml:space="preserve"> </w:t>
      </w:r>
      <w:r w:rsidR="00E86C40">
        <w:rPr>
          <w:rFonts w:hint="cs"/>
          <w:rtl/>
        </w:rPr>
        <w:t xml:space="preserve">מאז שחזר </w:t>
      </w:r>
      <w:r w:rsidR="00F31EDA">
        <w:rPr>
          <w:rFonts w:hint="cs"/>
          <w:rtl/>
        </w:rPr>
        <w:t xml:space="preserve">התחנן </w:t>
      </w:r>
      <w:r w:rsidR="001F7BA6">
        <w:rPr>
          <w:rFonts w:cs="Times New Roman" w:hint="cs"/>
          <w:rtl/>
        </w:rPr>
        <w:t>ל</w:t>
      </w:r>
      <w:r w:rsidR="00F31EDA">
        <w:rPr>
          <w:rFonts w:hint="cs"/>
          <w:rtl/>
        </w:rPr>
        <w:t xml:space="preserve">הוריו שיאפשרו לו לשוב לישראל, </w:t>
      </w:r>
      <w:r w:rsidR="000A21C0">
        <w:rPr>
          <w:rFonts w:hint="cs"/>
          <w:rtl/>
        </w:rPr>
        <w:t>ל</w:t>
      </w:r>
      <w:r w:rsidR="00F31EDA">
        <w:rPr>
          <w:rFonts w:hint="cs"/>
          <w:rtl/>
        </w:rPr>
        <w:t>הת</w:t>
      </w:r>
      <w:r w:rsidR="000A21C0">
        <w:rPr>
          <w:rFonts w:hint="cs"/>
          <w:rtl/>
        </w:rPr>
        <w:t>גור</w:t>
      </w:r>
      <w:r w:rsidR="00800535">
        <w:rPr>
          <w:rFonts w:hint="cs"/>
          <w:rtl/>
        </w:rPr>
        <w:t>ר</w:t>
      </w:r>
      <w:r w:rsidR="000A21C0">
        <w:rPr>
          <w:rFonts w:hint="cs"/>
          <w:rtl/>
        </w:rPr>
        <w:t xml:space="preserve"> שם לבד </w:t>
      </w:r>
      <w:r w:rsidR="00F31EDA">
        <w:rPr>
          <w:rFonts w:hint="cs"/>
          <w:rtl/>
        </w:rPr>
        <w:t>ואם לא</w:t>
      </w:r>
      <w:r w:rsidR="00800535">
        <w:rPr>
          <w:rFonts w:hint="cs"/>
          <w:rtl/>
        </w:rPr>
        <w:t>,</w:t>
      </w:r>
      <w:r w:rsidR="00F31EDA">
        <w:rPr>
          <w:rFonts w:hint="cs"/>
          <w:rtl/>
        </w:rPr>
        <w:t xml:space="preserve"> אז אצל</w:t>
      </w:r>
      <w:r w:rsidR="000A21C0">
        <w:rPr>
          <w:rFonts w:hint="cs"/>
          <w:rtl/>
        </w:rPr>
        <w:t xml:space="preserve"> הדוד</w:t>
      </w:r>
      <w:r w:rsidR="00800535">
        <w:rPr>
          <w:rFonts w:hint="cs"/>
          <w:rtl/>
        </w:rPr>
        <w:t>ים</w:t>
      </w:r>
      <w:r w:rsidR="00F2159D">
        <w:rPr>
          <w:rFonts w:hint="cs"/>
          <w:rtl/>
        </w:rPr>
        <w:t>.</w:t>
      </w:r>
      <w:r w:rsidR="00F31EDA">
        <w:rPr>
          <w:rFonts w:hint="cs"/>
          <w:rtl/>
        </w:rPr>
        <w:t xml:space="preserve"> </w:t>
      </w:r>
      <w:r w:rsidR="00FB0970" w:rsidRPr="00FB0970">
        <w:rPr>
          <w:rFonts w:cs="Times New Roman"/>
          <w:rtl/>
        </w:rPr>
        <w:t xml:space="preserve">הוא הפציר, הוא זעק, הוא התייפח </w:t>
      </w:r>
      <w:r>
        <w:rPr>
          <w:rtl/>
        </w:rPr>
        <w:t>ו</w:t>
      </w:r>
      <w:r>
        <w:rPr>
          <w:rFonts w:hint="cs"/>
          <w:rtl/>
        </w:rPr>
        <w:t>דבר</w:t>
      </w:r>
      <w:r w:rsidR="004627AB" w:rsidRPr="00CD067C">
        <w:rPr>
          <w:rtl/>
        </w:rPr>
        <w:t xml:space="preserve"> לא עזר. </w:t>
      </w:r>
      <w:r w:rsidR="00FB0970" w:rsidRPr="00FB0970">
        <w:rPr>
          <w:rFonts w:cs="Times New Roman"/>
          <w:rtl/>
        </w:rPr>
        <w:t xml:space="preserve">בבוקר עיניו היו אדומות </w:t>
      </w:r>
      <w:r w:rsidR="001F7BA6" w:rsidRPr="00FB0970">
        <w:rPr>
          <w:rFonts w:cs="Times New Roman"/>
          <w:rtl/>
        </w:rPr>
        <w:t xml:space="preserve">עדיין </w:t>
      </w:r>
      <w:r w:rsidR="00FB0970" w:rsidRPr="00FB0970">
        <w:rPr>
          <w:rFonts w:cs="Times New Roman"/>
          <w:rtl/>
        </w:rPr>
        <w:t>וכשאשת המנהל התעניינה ב</w:t>
      </w:r>
      <w:r w:rsidR="008903EE">
        <w:rPr>
          <w:rFonts w:cs="Times New Roman" w:hint="cs"/>
          <w:rtl/>
        </w:rPr>
        <w:t>קורות</w:t>
      </w:r>
      <w:r w:rsidR="00FB0970" w:rsidRPr="00FB0970">
        <w:rPr>
          <w:rFonts w:cs="Times New Roman"/>
          <w:rtl/>
        </w:rPr>
        <w:t xml:space="preserve">יהם בארץ הקודש, הוא נראה כמו אפרוח רטוב ועלוב. </w:t>
      </w:r>
      <w:r w:rsidR="00F2159D" w:rsidRPr="00F2159D">
        <w:rPr>
          <w:rFonts w:cs="Times New Roman"/>
          <w:rtl/>
        </w:rPr>
        <w:t xml:space="preserve">כבשנים עברו </w:t>
      </w:r>
      <w:r w:rsidR="00FB0970" w:rsidRPr="00FB0970">
        <w:rPr>
          <w:rFonts w:cs="Times New Roman"/>
          <w:rtl/>
        </w:rPr>
        <w:t xml:space="preserve">היא </w:t>
      </w:r>
      <w:r w:rsidR="00F2159D">
        <w:rPr>
          <w:rFonts w:cs="Times New Roman" w:hint="cs"/>
          <w:rtl/>
        </w:rPr>
        <w:t xml:space="preserve">עדיין </w:t>
      </w:r>
      <w:r w:rsidR="00FB0970" w:rsidRPr="00FB0970">
        <w:rPr>
          <w:rFonts w:cs="Times New Roman"/>
          <w:rtl/>
        </w:rPr>
        <w:t>ע</w:t>
      </w:r>
      <w:r w:rsidR="001F7BA6">
        <w:rPr>
          <w:rFonts w:cs="Times New Roman" w:hint="cs"/>
          <w:rtl/>
        </w:rPr>
        <w:t>מדה</w:t>
      </w:r>
      <w:r w:rsidR="00FB0970" w:rsidRPr="00FB0970">
        <w:rPr>
          <w:rFonts w:cs="Times New Roman"/>
          <w:rtl/>
        </w:rPr>
        <w:t xml:space="preserve"> </w:t>
      </w:r>
      <w:r w:rsidR="001F7BA6">
        <w:rPr>
          <w:rFonts w:cs="Times New Roman" w:hint="cs"/>
          <w:rtl/>
        </w:rPr>
        <w:t>ב</w:t>
      </w:r>
      <w:r w:rsidR="00FB0970" w:rsidRPr="00FB0970">
        <w:rPr>
          <w:rFonts w:cs="Times New Roman"/>
          <w:rtl/>
        </w:rPr>
        <w:t>סיר</w:t>
      </w:r>
      <w:r w:rsidR="001F7BA6">
        <w:rPr>
          <w:rFonts w:cs="Times New Roman" w:hint="cs"/>
          <w:rtl/>
        </w:rPr>
        <w:t>ו</w:t>
      </w:r>
      <w:r w:rsidR="00FB0970" w:rsidRPr="00FB0970">
        <w:rPr>
          <w:rFonts w:cs="Times New Roman"/>
          <w:rtl/>
        </w:rPr>
        <w:t xml:space="preserve">בה </w:t>
      </w:r>
      <w:r w:rsidR="00386738" w:rsidRPr="00386738">
        <w:rPr>
          <w:rFonts w:cs="Times New Roman"/>
          <w:rtl/>
        </w:rPr>
        <w:t>להאמין להצהרותיו המופרכות, הנבערות</w:t>
      </w:r>
      <w:r w:rsidR="005B6D33">
        <w:rPr>
          <w:rFonts w:cs="Times New Roman" w:hint="cs"/>
          <w:rtl/>
        </w:rPr>
        <w:t>,</w:t>
      </w:r>
      <w:r w:rsidR="00386738" w:rsidRPr="00386738">
        <w:rPr>
          <w:rFonts w:cs="Times New Roman"/>
          <w:rtl/>
        </w:rPr>
        <w:t xml:space="preserve"> של </w:t>
      </w:r>
      <w:r w:rsidR="00FB0970" w:rsidRPr="00FB0970">
        <w:rPr>
          <w:rFonts w:cs="Times New Roman"/>
          <w:rtl/>
        </w:rPr>
        <w:t>אלכס</w:t>
      </w:r>
      <w:r w:rsidR="008903EE">
        <w:rPr>
          <w:rFonts w:cs="Times New Roman" w:hint="cs"/>
          <w:rtl/>
        </w:rPr>
        <w:t xml:space="preserve"> ש</w:t>
      </w:r>
      <w:r w:rsidR="00FB0970" w:rsidRPr="00FB0970">
        <w:rPr>
          <w:rFonts w:cs="Times New Roman"/>
          <w:rtl/>
        </w:rPr>
        <w:t>ירושלים הי</w:t>
      </w:r>
      <w:r w:rsidR="005B6D33">
        <w:rPr>
          <w:rFonts w:cs="Times New Roman" w:hint="cs"/>
          <w:rtl/>
        </w:rPr>
        <w:t>א</w:t>
      </w:r>
      <w:r w:rsidR="00FB0970" w:rsidRPr="00FB0970">
        <w:rPr>
          <w:rFonts w:cs="Times New Roman"/>
          <w:rtl/>
        </w:rPr>
        <w:t xml:space="preserve"> </w:t>
      </w:r>
      <w:r w:rsidR="00386738" w:rsidRPr="00386738">
        <w:rPr>
          <w:rFonts w:cs="Times New Roman"/>
          <w:rtl/>
        </w:rPr>
        <w:t xml:space="preserve">כביכול </w:t>
      </w:r>
      <w:r w:rsidR="00FB0970" w:rsidRPr="00FB0970">
        <w:rPr>
          <w:rFonts w:cs="Times New Roman"/>
          <w:rtl/>
        </w:rPr>
        <w:t>בירת ישראל, ו</w:t>
      </w:r>
      <w:r w:rsidR="008903EE" w:rsidRPr="008903EE">
        <w:rPr>
          <w:rFonts w:cs="Times New Roman"/>
          <w:rtl/>
        </w:rPr>
        <w:t xml:space="preserve">הפעם </w:t>
      </w:r>
      <w:r w:rsidR="00FB0970" w:rsidRPr="00FB0970">
        <w:rPr>
          <w:rFonts w:cs="Times New Roman"/>
          <w:rtl/>
        </w:rPr>
        <w:t>הוא התכונן למאבק על החיים ועל המוות, כלום לא היה אכפת לו יותר.</w:t>
      </w:r>
      <w:r w:rsidR="00320FF4">
        <w:rPr>
          <w:rFonts w:hint="cs"/>
          <w:rtl/>
        </w:rPr>
        <w:t xml:space="preserve"> </w:t>
      </w:r>
    </w:p>
    <w:p w14:paraId="1066D5C4" w14:textId="0B387EAB" w:rsidR="00112AD7" w:rsidRDefault="00320FF4" w:rsidP="00112AD7">
      <w:pPr>
        <w:rPr>
          <w:rtl/>
        </w:rPr>
      </w:pPr>
      <w:r>
        <w:rPr>
          <w:rFonts w:hint="cs"/>
          <w:rtl/>
        </w:rPr>
        <w:lastRenderedPageBreak/>
        <w:t>[</w:t>
      </w:r>
      <w:r w:rsidR="00112AD7">
        <w:rPr>
          <w:rFonts w:hint="cs"/>
          <w:rtl/>
        </w:rPr>
        <w:t>היא גם התווכחה איתם ש</w:t>
      </w:r>
      <w:r w:rsidR="00700037">
        <w:rPr>
          <w:rFonts w:hint="cs"/>
          <w:rtl/>
        </w:rPr>
        <w:t>ירושלי</w:t>
      </w:r>
      <w:r w:rsidR="00112AD7">
        <w:rPr>
          <w:rFonts w:hint="cs"/>
          <w:rtl/>
        </w:rPr>
        <w:t>ם היא לא בירת ישראל. איפה ביקרתם?</w:t>
      </w:r>
    </w:p>
    <w:p w14:paraId="3E16164F" w14:textId="67D939DB" w:rsidR="00112AD7" w:rsidRDefault="00112AD7" w:rsidP="00112AD7">
      <w:pPr>
        <w:rPr>
          <w:rtl/>
        </w:rPr>
      </w:pPr>
      <w:r>
        <w:rPr>
          <w:rFonts w:hint="cs"/>
          <w:rtl/>
        </w:rPr>
        <w:t>הם סיפרו ששהו הרבה ב</w:t>
      </w:r>
      <w:r w:rsidR="00700037">
        <w:rPr>
          <w:rFonts w:hint="cs"/>
          <w:rtl/>
        </w:rPr>
        <w:t>ירושלי</w:t>
      </w:r>
      <w:r>
        <w:rPr>
          <w:rFonts w:hint="cs"/>
          <w:rtl/>
        </w:rPr>
        <w:t>ם, בתזמורת היכן שדודתם מנגנת, של רשות השידור, שזה ממש כמו ה-</w:t>
      </w:r>
      <w:r>
        <w:rPr>
          <w:rFonts w:hint="cs"/>
        </w:rPr>
        <w:t>BBC</w:t>
      </w:r>
      <w:r>
        <w:rPr>
          <w:rFonts w:hint="cs"/>
          <w:rtl/>
        </w:rPr>
        <w:t>, וגברת פאוול הביעה תימהון עמוק מכך שהמקבילה ל-</w:t>
      </w:r>
      <w:r>
        <w:rPr>
          <w:rFonts w:hint="cs"/>
        </w:rPr>
        <w:t>BBC</w:t>
      </w:r>
      <w:r>
        <w:rPr>
          <w:rFonts w:hint="cs"/>
          <w:rtl/>
        </w:rPr>
        <w:t xml:space="preserve"> איננה בעיר הבירה של ישראל, ולא האמינה להם שהבירה איננה תל-אביב, כי היא ידעה בתור עובדה ששגרירות בריטניה בישראל נמצאת בתל-אביב, וכל כמה שניסו להסביר לה את מצבה של </w:t>
      </w:r>
      <w:r w:rsidR="00700037">
        <w:rPr>
          <w:rFonts w:hint="cs"/>
          <w:rtl/>
        </w:rPr>
        <w:t>ירושלי</w:t>
      </w:r>
      <w:r>
        <w:rPr>
          <w:rFonts w:hint="cs"/>
          <w:rtl/>
        </w:rPr>
        <w:t xml:space="preserve">ם, והמחלוקת וכו' לא הצליחו. זה כשלעצמו לא חרה לאלכס כ"כ כמו העובדה שהיא חשבה שהוא, ילד בן </w:t>
      </w:r>
      <w:r>
        <w:rPr>
          <w:rFonts w:hint="cs"/>
        </w:rPr>
        <w:t>XX</w:t>
      </w:r>
      <w:r>
        <w:rPr>
          <w:rFonts w:hint="cs"/>
          <w:rtl/>
        </w:rPr>
        <w:t xml:space="preserve"> לא יודע מהי עיר הבירה של מדינה ששה בה </w:t>
      </w:r>
      <w:r w:rsidR="00F06A3F">
        <w:rPr>
          <w:rFonts w:hint="cs"/>
          <w:rtl/>
        </w:rPr>
        <w:t>עכשיו</w:t>
      </w:r>
      <w:r>
        <w:rPr>
          <w:rFonts w:hint="cs"/>
          <w:rtl/>
        </w:rPr>
        <w:t xml:space="preserve"> חודשיים. כזה טמבל נראה בעיניה עד שלא האמינה שהו אכן יודע זאת...</w:t>
      </w:r>
    </w:p>
    <w:p w14:paraId="32FD27AD" w14:textId="2F0DC39C" w:rsidR="004627AB" w:rsidRDefault="00320FF4" w:rsidP="00112AD7">
      <w:pPr>
        <w:rPr>
          <w:rtl/>
        </w:rPr>
      </w:pPr>
      <w:r>
        <w:rPr>
          <w:rFonts w:hint="cs"/>
          <w:rtl/>
        </w:rPr>
        <w:t>הגברת פאוול</w:t>
      </w:r>
      <w:r w:rsidR="00954676" w:rsidRPr="00CD067C">
        <w:rPr>
          <w:rtl/>
        </w:rPr>
        <w:t xml:space="preserve"> למה אלכס חוזר תמיד חבול</w:t>
      </w:r>
      <w:r w:rsidR="00954676" w:rsidRPr="00CD067C">
        <w:rPr>
          <w:rFonts w:hint="cs"/>
          <w:rtl/>
        </w:rPr>
        <w:t xml:space="preserve"> מה</w:t>
      </w:r>
      <w:r w:rsidR="00954676">
        <w:rPr>
          <w:rtl/>
        </w:rPr>
        <w:t>חופש</w:t>
      </w:r>
      <w:r w:rsidR="00954676">
        <w:rPr>
          <w:rFonts w:hint="cs"/>
          <w:rtl/>
        </w:rPr>
        <w:t>ות</w:t>
      </w:r>
      <w:r w:rsidR="00954676" w:rsidRPr="00CD067C">
        <w:rPr>
          <w:rtl/>
        </w:rPr>
        <w:t>.</w:t>
      </w:r>
      <w:r>
        <w:rPr>
          <w:rFonts w:hint="cs"/>
          <w:rtl/>
        </w:rPr>
        <w:t>]</w:t>
      </w:r>
    </w:p>
    <w:p w14:paraId="34E7DDE8" w14:textId="77777777" w:rsidR="00FD1B5A" w:rsidRPr="00CD067C" w:rsidRDefault="00FD1B5A" w:rsidP="00250000">
      <w:pPr>
        <w:rPr>
          <w:rtl/>
        </w:rPr>
      </w:pPr>
      <w:r>
        <w:rPr>
          <w:rFonts w:hint="cs"/>
          <w:rtl/>
        </w:rPr>
        <w:t>[להשתמש בזה אח"כ כשהם שולחים אותו בכתה י"א לישראל]</w:t>
      </w:r>
    </w:p>
    <w:p w14:paraId="7255BA72" w14:textId="2D3D267B" w:rsidR="00FB0970" w:rsidRDefault="00FB0970" w:rsidP="0009600B">
      <w:pPr>
        <w:rPr>
          <w:rFonts w:cs="Times New Roman"/>
          <w:rtl/>
        </w:rPr>
      </w:pPr>
      <w:r w:rsidRPr="00FB0970">
        <w:rPr>
          <w:rFonts w:cs="Times New Roman"/>
          <w:rtl/>
        </w:rPr>
        <w:t>מארק ניתב את השיחה לנושאים</w:t>
      </w:r>
      <w:r w:rsidR="008903EE" w:rsidRPr="008903EE">
        <w:rPr>
          <w:rtl/>
        </w:rPr>
        <w:t xml:space="preserve"> </w:t>
      </w:r>
      <w:r w:rsidR="008903EE" w:rsidRPr="008903EE">
        <w:rPr>
          <w:rFonts w:cs="Times New Roman"/>
          <w:rtl/>
        </w:rPr>
        <w:t>מעט</w:t>
      </w:r>
      <w:r w:rsidRPr="00FB0970">
        <w:rPr>
          <w:rFonts w:cs="Times New Roman"/>
          <w:rtl/>
        </w:rPr>
        <w:t xml:space="preserve"> פחות שנויים במחלוקת. "האם יודעת את, העלמה," הוא פנה אליה בתואר הנהוג לכל דמות של סמכות ב</w:t>
      </w:r>
      <w:r w:rsidR="002E35AE">
        <w:rPr>
          <w:rFonts w:cs="Times New Roman"/>
          <w:rtl/>
        </w:rPr>
        <w:t>בית-הספר</w:t>
      </w:r>
      <w:r w:rsidRPr="00FB0970">
        <w:rPr>
          <w:rFonts w:cs="Times New Roman"/>
          <w:rtl/>
        </w:rPr>
        <w:t>, "כי היום יום כיפור?"</w:t>
      </w:r>
    </w:p>
    <w:p w14:paraId="27130CEE" w14:textId="500B0CF4" w:rsidR="004627AB" w:rsidRDefault="004627AB" w:rsidP="0009600B">
      <w:pPr>
        <w:rPr>
          <w:rtl/>
        </w:rPr>
      </w:pPr>
      <w:r w:rsidRPr="00CD067C">
        <w:rPr>
          <w:rtl/>
        </w:rPr>
        <w:t>"</w:t>
      </w:r>
      <w:r w:rsidR="00FB0970" w:rsidRPr="00FB0970">
        <w:rPr>
          <w:rFonts w:cs="Times New Roman"/>
          <w:rtl/>
        </w:rPr>
        <w:t>זהו שמה של</w:t>
      </w:r>
      <w:r w:rsidRPr="00CD067C">
        <w:rPr>
          <w:rFonts w:hint="cs"/>
          <w:rtl/>
        </w:rPr>
        <w:t xml:space="preserve"> מלחמה</w:t>
      </w:r>
      <w:r w:rsidRPr="00CD067C">
        <w:rPr>
          <w:rtl/>
        </w:rPr>
        <w:t xml:space="preserve">, לא?" </w:t>
      </w:r>
      <w:r w:rsidR="00850E20">
        <w:rPr>
          <w:rFonts w:hint="cs"/>
          <w:rtl/>
        </w:rPr>
        <w:t xml:space="preserve">היא </w:t>
      </w:r>
      <w:r w:rsidR="00954676">
        <w:rPr>
          <w:rFonts w:hint="cs"/>
          <w:rtl/>
        </w:rPr>
        <w:t>התעניינה</w:t>
      </w:r>
      <w:r w:rsidRPr="00CD067C">
        <w:rPr>
          <w:rtl/>
        </w:rPr>
        <w:t xml:space="preserve"> ב</w:t>
      </w:r>
      <w:r w:rsidR="00954676">
        <w:rPr>
          <w:rFonts w:hint="cs"/>
          <w:rtl/>
        </w:rPr>
        <w:t>אורח</w:t>
      </w:r>
      <w:r w:rsidRPr="00CD067C">
        <w:rPr>
          <w:rtl/>
        </w:rPr>
        <w:t xml:space="preserve"> אנתרופולוגי.</w:t>
      </w:r>
      <w:r w:rsidR="00362898">
        <w:rPr>
          <w:rFonts w:hint="cs"/>
          <w:rtl/>
        </w:rPr>
        <w:t xml:space="preserve"> "בשנות השמונים</w:t>
      </w:r>
      <w:r w:rsidR="00954676">
        <w:rPr>
          <w:rFonts w:hint="cs"/>
          <w:rtl/>
        </w:rPr>
        <w:t>, סבור</w:t>
      </w:r>
      <w:r w:rsidR="001F7BA6">
        <w:rPr>
          <w:rFonts w:hint="cs"/>
          <w:rtl/>
        </w:rPr>
        <w:t>ת</w:t>
      </w:r>
      <w:r w:rsidR="00954676">
        <w:rPr>
          <w:rFonts w:hint="cs"/>
          <w:rtl/>
        </w:rPr>
        <w:t>ני</w:t>
      </w:r>
      <w:r w:rsidR="00362898">
        <w:rPr>
          <w:rFonts w:hint="cs"/>
          <w:rtl/>
        </w:rPr>
        <w:t>."</w:t>
      </w:r>
    </w:p>
    <w:p w14:paraId="20E3BE82" w14:textId="77777777" w:rsidR="00362898" w:rsidRDefault="00362898" w:rsidP="00250000">
      <w:pPr>
        <w:rPr>
          <w:rtl/>
        </w:rPr>
      </w:pPr>
      <w:r>
        <w:rPr>
          <w:rFonts w:hint="cs"/>
          <w:rtl/>
        </w:rPr>
        <w:t>"לא, בשנות השבעים."</w:t>
      </w:r>
    </w:p>
    <w:p w14:paraId="5C1055F8" w14:textId="2FD68AEA" w:rsidR="00362898" w:rsidRDefault="00362898" w:rsidP="0024040B">
      <w:pPr>
        <w:rPr>
          <w:rtl/>
        </w:rPr>
      </w:pPr>
      <w:r>
        <w:rPr>
          <w:rFonts w:hint="cs"/>
          <w:rtl/>
        </w:rPr>
        <w:t>"כמדומני שאתה טועה, בחור צעיר. וגם אם לא,</w:t>
      </w:r>
      <w:r w:rsidR="00FB0970" w:rsidRPr="00FB0970">
        <w:rPr>
          <w:rFonts w:cs="Times New Roman"/>
          <w:rtl/>
        </w:rPr>
        <w:t xml:space="preserve">" היא מיהרה להוסיף לפני שאלכס יפצח מחדש </w:t>
      </w:r>
      <w:r w:rsidR="008903EE" w:rsidRPr="008903EE">
        <w:rPr>
          <w:rFonts w:cs="Times New Roman"/>
          <w:rtl/>
        </w:rPr>
        <w:t>בטיעוני סרק שיגררוה ל</w:t>
      </w:r>
      <w:r w:rsidR="00FB0970" w:rsidRPr="00FB0970">
        <w:rPr>
          <w:rFonts w:cs="Times New Roman"/>
          <w:rtl/>
        </w:rPr>
        <w:t>התנצחויות טרחניות,</w:t>
      </w:r>
      <w:r>
        <w:rPr>
          <w:rFonts w:hint="cs"/>
          <w:rtl/>
        </w:rPr>
        <w:t xml:space="preserve"> </w:t>
      </w:r>
      <w:r w:rsidR="00FB0970">
        <w:rPr>
          <w:rFonts w:hint="cs"/>
          <w:rtl/>
        </w:rPr>
        <w:t>"</w:t>
      </w:r>
      <w:r>
        <w:rPr>
          <w:rFonts w:hint="cs"/>
          <w:rtl/>
        </w:rPr>
        <w:t xml:space="preserve">זה לא </w:t>
      </w:r>
      <w:r w:rsidR="00F97A34">
        <w:rPr>
          <w:rFonts w:hint="cs"/>
          <w:rtl/>
        </w:rPr>
        <w:t>כל כך</w:t>
      </w:r>
      <w:r>
        <w:rPr>
          <w:rFonts w:hint="cs"/>
          <w:rtl/>
        </w:rPr>
        <w:t xml:space="preserve"> משנה באמת."</w:t>
      </w:r>
    </w:p>
    <w:p w14:paraId="79BEF5A3" w14:textId="390F532B" w:rsidR="00362898" w:rsidRDefault="00362898" w:rsidP="0009600B">
      <w:pPr>
        <w:rPr>
          <w:rtl/>
        </w:rPr>
      </w:pPr>
      <w:r>
        <w:rPr>
          <w:rFonts w:hint="cs"/>
          <w:rtl/>
        </w:rPr>
        <w:t>"המלחמה פרצה ב-1973</w:t>
      </w:r>
      <w:r w:rsidR="00954676">
        <w:rPr>
          <w:rFonts w:hint="cs"/>
          <w:rtl/>
        </w:rPr>
        <w:t>, העלמה</w:t>
      </w:r>
      <w:r>
        <w:rPr>
          <w:rFonts w:hint="cs"/>
          <w:rtl/>
        </w:rPr>
        <w:t>. זאת עובדה היסטורית</w:t>
      </w:r>
      <w:r w:rsidR="0009600B">
        <w:rPr>
          <w:rFonts w:hint="cs"/>
          <w:rtl/>
        </w:rPr>
        <w:t>,</w:t>
      </w:r>
      <w:r>
        <w:rPr>
          <w:rFonts w:hint="cs"/>
          <w:rtl/>
        </w:rPr>
        <w:t>"</w:t>
      </w:r>
      <w:r w:rsidR="0009600B">
        <w:rPr>
          <w:rFonts w:hint="cs"/>
          <w:rtl/>
        </w:rPr>
        <w:t xml:space="preserve"> חזר </w:t>
      </w:r>
      <w:r w:rsidR="008903EE">
        <w:rPr>
          <w:rFonts w:hint="cs"/>
          <w:rtl/>
        </w:rPr>
        <w:t>אלכס</w:t>
      </w:r>
      <w:r w:rsidR="0009600B">
        <w:rPr>
          <w:rFonts w:hint="cs"/>
          <w:rtl/>
        </w:rPr>
        <w:t xml:space="preserve"> והתעקש.</w:t>
      </w:r>
    </w:p>
    <w:p w14:paraId="2DE279A8" w14:textId="6682FEAC" w:rsidR="00792A5E" w:rsidRDefault="00362898" w:rsidP="00250000">
      <w:pPr>
        <w:rPr>
          <w:rtl/>
        </w:rPr>
      </w:pPr>
      <w:r>
        <w:rPr>
          <w:rFonts w:hint="cs"/>
          <w:rtl/>
        </w:rPr>
        <w:t>"</w:t>
      </w:r>
      <w:r w:rsidR="00954676">
        <w:rPr>
          <w:rFonts w:hint="cs"/>
          <w:rtl/>
        </w:rPr>
        <w:t xml:space="preserve">אולי, </w:t>
      </w:r>
      <w:r w:rsidR="00FB0970" w:rsidRPr="00FB0970">
        <w:rPr>
          <w:rFonts w:cs="Times New Roman"/>
          <w:rtl/>
        </w:rPr>
        <w:t xml:space="preserve">ואולי גם לא, </w:t>
      </w:r>
      <w:r>
        <w:rPr>
          <w:rFonts w:hint="cs"/>
          <w:rtl/>
        </w:rPr>
        <w:t>אבל למי זה משנה, בדיעבד?</w:t>
      </w:r>
      <w:r w:rsidR="00792A5E">
        <w:rPr>
          <w:rFonts w:hint="cs"/>
          <w:rtl/>
        </w:rPr>
        <w:t>"</w:t>
      </w:r>
      <w:r>
        <w:rPr>
          <w:rFonts w:hint="cs"/>
          <w:rtl/>
        </w:rPr>
        <w:t xml:space="preserve"> </w:t>
      </w:r>
    </w:p>
    <w:p w14:paraId="6461FD38" w14:textId="477E4F3D" w:rsidR="00362898" w:rsidRPr="00CD067C" w:rsidRDefault="00716999" w:rsidP="0009600B">
      <w:pPr>
        <w:rPr>
          <w:rtl/>
        </w:rPr>
      </w:pPr>
      <w:r>
        <w:rPr>
          <w:rFonts w:hint="cs"/>
          <w:rtl/>
        </w:rPr>
        <w:t>ה</w:t>
      </w:r>
      <w:r w:rsidR="00954676">
        <w:rPr>
          <w:rFonts w:hint="cs"/>
          <w:rtl/>
        </w:rPr>
        <w:t>בוקר</w:t>
      </w:r>
      <w:r w:rsidR="00657844">
        <w:rPr>
          <w:rFonts w:hint="cs"/>
          <w:rtl/>
        </w:rPr>
        <w:t xml:space="preserve"> </w:t>
      </w:r>
      <w:r>
        <w:rPr>
          <w:rFonts w:hint="cs"/>
          <w:rtl/>
        </w:rPr>
        <w:t>ה</w:t>
      </w:r>
      <w:r w:rsidR="00657844">
        <w:rPr>
          <w:rFonts w:hint="cs"/>
          <w:rtl/>
        </w:rPr>
        <w:t>סתווי</w:t>
      </w:r>
      <w:r w:rsidR="00954676">
        <w:rPr>
          <w:rFonts w:hint="cs"/>
          <w:rtl/>
        </w:rPr>
        <w:t xml:space="preserve"> בישר </w:t>
      </w:r>
      <w:r w:rsidR="0009600B">
        <w:rPr>
          <w:rFonts w:hint="cs"/>
          <w:rtl/>
        </w:rPr>
        <w:t>על</w:t>
      </w:r>
      <w:r w:rsidR="00954676">
        <w:rPr>
          <w:rFonts w:hint="cs"/>
          <w:rtl/>
        </w:rPr>
        <w:t xml:space="preserve"> חורף קשה, </w:t>
      </w:r>
      <w:r w:rsidR="001E4092">
        <w:rPr>
          <w:rFonts w:hint="cs"/>
          <w:rtl/>
        </w:rPr>
        <w:t>ו</w:t>
      </w:r>
      <w:r>
        <w:rPr>
          <w:rFonts w:hint="cs"/>
          <w:rtl/>
        </w:rPr>
        <w:t>ב</w:t>
      </w:r>
      <w:r w:rsidR="00792A5E">
        <w:rPr>
          <w:rFonts w:hint="cs"/>
          <w:rtl/>
        </w:rPr>
        <w:t>חצר ב</w:t>
      </w:r>
      <w:r w:rsidR="00320FF4">
        <w:rPr>
          <w:rFonts w:hint="cs"/>
          <w:rtl/>
        </w:rPr>
        <w:t>ית-</w:t>
      </w:r>
      <w:r w:rsidR="00954676">
        <w:rPr>
          <w:rFonts w:hint="cs"/>
          <w:rtl/>
        </w:rPr>
        <w:t>הספר</w:t>
      </w:r>
      <w:r w:rsidR="00292131">
        <w:rPr>
          <w:rFonts w:hint="cs"/>
          <w:rtl/>
        </w:rPr>
        <w:t xml:space="preserve"> שהיתה</w:t>
      </w:r>
      <w:r w:rsidR="00954676">
        <w:rPr>
          <w:rFonts w:hint="cs"/>
          <w:rtl/>
        </w:rPr>
        <w:t xml:space="preserve"> </w:t>
      </w:r>
      <w:r>
        <w:rPr>
          <w:rFonts w:hint="cs"/>
          <w:rtl/>
        </w:rPr>
        <w:t>א</w:t>
      </w:r>
      <w:r w:rsidR="00954676">
        <w:rPr>
          <w:rFonts w:hint="cs"/>
          <w:rtl/>
        </w:rPr>
        <w:t>פופ</w:t>
      </w:r>
      <w:r w:rsidR="00292131">
        <w:rPr>
          <w:rFonts w:hint="cs"/>
          <w:rtl/>
        </w:rPr>
        <w:t>ה</w:t>
      </w:r>
      <w:r w:rsidR="00954676">
        <w:rPr>
          <w:rFonts w:hint="cs"/>
          <w:rtl/>
        </w:rPr>
        <w:t xml:space="preserve"> צ</w:t>
      </w:r>
      <w:r w:rsidR="0009600B">
        <w:rPr>
          <w:rFonts w:hint="cs"/>
          <w:rtl/>
        </w:rPr>
        <w:t>וו</w:t>
      </w:r>
      <w:r w:rsidR="00954676">
        <w:rPr>
          <w:rFonts w:hint="cs"/>
          <w:rtl/>
        </w:rPr>
        <w:t>חות</w:t>
      </w:r>
      <w:r w:rsidR="00792A5E">
        <w:rPr>
          <w:rFonts w:hint="cs"/>
          <w:rtl/>
        </w:rPr>
        <w:t xml:space="preserve"> ילדים ועלים צהובים שנישאו </w:t>
      </w:r>
      <w:r w:rsidR="00954676">
        <w:rPr>
          <w:rFonts w:hint="cs"/>
          <w:rtl/>
        </w:rPr>
        <w:t>ב</w:t>
      </w:r>
      <w:r w:rsidR="00792A5E">
        <w:rPr>
          <w:rFonts w:hint="cs"/>
          <w:rtl/>
        </w:rPr>
        <w:t>רוח הקרה</w:t>
      </w:r>
      <w:r w:rsidR="001E4092">
        <w:rPr>
          <w:rFonts w:hint="cs"/>
          <w:rtl/>
        </w:rPr>
        <w:t>,</w:t>
      </w:r>
      <w:r w:rsidR="00792A5E">
        <w:rPr>
          <w:rFonts w:hint="cs"/>
          <w:rtl/>
        </w:rPr>
        <w:t xml:space="preserve"> </w:t>
      </w:r>
      <w:r>
        <w:rPr>
          <w:rFonts w:hint="cs"/>
          <w:rtl/>
        </w:rPr>
        <w:t>הי</w:t>
      </w:r>
      <w:r w:rsidR="001E4092">
        <w:rPr>
          <w:rFonts w:hint="cs"/>
          <w:rtl/>
        </w:rPr>
        <w:t>ו</w:t>
      </w:r>
      <w:r>
        <w:rPr>
          <w:rFonts w:hint="cs"/>
          <w:rtl/>
        </w:rPr>
        <w:t xml:space="preserve"> </w:t>
      </w:r>
      <w:r w:rsidR="008903EE" w:rsidRPr="008903EE">
        <w:rPr>
          <w:rFonts w:cs="Times New Roman"/>
          <w:rtl/>
        </w:rPr>
        <w:t>אי</w:t>
      </w:r>
      <w:r w:rsidR="005B6D33">
        <w:rPr>
          <w:rFonts w:cs="Times New Roman" w:hint="cs"/>
          <w:rtl/>
        </w:rPr>
        <w:t xml:space="preserve"> </w:t>
      </w:r>
      <w:r w:rsidR="008903EE" w:rsidRPr="008903EE">
        <w:rPr>
          <w:rFonts w:cs="Times New Roman"/>
          <w:rtl/>
        </w:rPr>
        <w:t xml:space="preserve">אלו </w:t>
      </w:r>
      <w:r w:rsidR="00792A5E">
        <w:rPr>
          <w:rFonts w:hint="cs"/>
          <w:rtl/>
        </w:rPr>
        <w:t>אירועי</w:t>
      </w:r>
      <w:r w:rsidR="001E4092">
        <w:rPr>
          <w:rFonts w:hint="cs"/>
          <w:rtl/>
        </w:rPr>
        <w:t>ם</w:t>
      </w:r>
      <w:r w:rsidR="00362898">
        <w:rPr>
          <w:rFonts w:hint="cs"/>
          <w:rtl/>
        </w:rPr>
        <w:t xml:space="preserve"> שהתרחשו בזמנים רחוקים </w:t>
      </w:r>
      <w:r w:rsidR="001E4092">
        <w:rPr>
          <w:rFonts w:hint="cs"/>
          <w:rtl/>
        </w:rPr>
        <w:t>ו</w:t>
      </w:r>
      <w:r w:rsidR="00362898">
        <w:rPr>
          <w:rFonts w:hint="cs"/>
          <w:rtl/>
        </w:rPr>
        <w:t>במקומות נידחים לא יותר מערימ</w:t>
      </w:r>
      <w:r w:rsidR="0009600B">
        <w:rPr>
          <w:rFonts w:hint="cs"/>
          <w:rtl/>
        </w:rPr>
        <w:t>ת</w:t>
      </w:r>
      <w:r w:rsidR="00362898">
        <w:rPr>
          <w:rFonts w:hint="cs"/>
          <w:rtl/>
        </w:rPr>
        <w:t xml:space="preserve"> גרוטאות מעוקמות, מושלכות </w:t>
      </w:r>
      <w:r w:rsidR="00792A5E">
        <w:rPr>
          <w:rFonts w:hint="cs"/>
          <w:rtl/>
        </w:rPr>
        <w:t xml:space="preserve">זו על גבי זו </w:t>
      </w:r>
      <w:r w:rsidR="00D377F7">
        <w:rPr>
          <w:rFonts w:hint="cs"/>
          <w:rtl/>
        </w:rPr>
        <w:t>ש</w:t>
      </w:r>
      <w:r w:rsidR="00792A5E">
        <w:rPr>
          <w:rFonts w:hint="cs"/>
          <w:rtl/>
        </w:rPr>
        <w:t xml:space="preserve">לא </w:t>
      </w:r>
      <w:r w:rsidR="00850E20">
        <w:rPr>
          <w:rFonts w:hint="cs"/>
          <w:rtl/>
        </w:rPr>
        <w:t xml:space="preserve">בהכרח </w:t>
      </w:r>
      <w:r w:rsidR="00297D38">
        <w:rPr>
          <w:rFonts w:hint="cs"/>
          <w:rtl/>
        </w:rPr>
        <w:t>על פ</w:t>
      </w:r>
      <w:r w:rsidR="00792A5E">
        <w:rPr>
          <w:rFonts w:hint="cs"/>
          <w:rtl/>
        </w:rPr>
        <w:t>י הסדר.</w:t>
      </w:r>
    </w:p>
    <w:p w14:paraId="1E3C295C" w14:textId="4CF4E39A" w:rsidR="004B4648" w:rsidRDefault="00D377F7" w:rsidP="00250000">
      <w:pPr>
        <w:rPr>
          <w:rtl/>
        </w:rPr>
      </w:pPr>
      <w:r>
        <w:rPr>
          <w:rtl/>
        </w:rPr>
        <w:t>"</w:t>
      </w:r>
      <w:r w:rsidR="004627AB" w:rsidRPr="00CD067C">
        <w:rPr>
          <w:rtl/>
        </w:rPr>
        <w:t xml:space="preserve">יום הכיפורים </w:t>
      </w:r>
      <w:r>
        <w:rPr>
          <w:rFonts w:hint="cs"/>
          <w:rtl/>
        </w:rPr>
        <w:t xml:space="preserve">הוא </w:t>
      </w:r>
      <w:r w:rsidR="00657844">
        <w:rPr>
          <w:rFonts w:hint="cs"/>
          <w:rtl/>
        </w:rPr>
        <w:t xml:space="preserve">גם </w:t>
      </w:r>
      <w:r w:rsidR="004627AB" w:rsidRPr="00CD067C">
        <w:rPr>
          <w:rtl/>
        </w:rPr>
        <w:t>היום הקדוש ביותר ביהדות</w:t>
      </w:r>
      <w:r w:rsidR="00E86C40">
        <w:rPr>
          <w:rFonts w:hint="cs"/>
          <w:rtl/>
        </w:rPr>
        <w:t>,</w:t>
      </w:r>
      <w:r w:rsidR="004B4648">
        <w:rPr>
          <w:rFonts w:hint="cs"/>
          <w:rtl/>
        </w:rPr>
        <w:t>"</w:t>
      </w:r>
      <w:r w:rsidR="00E86C40">
        <w:rPr>
          <w:rFonts w:hint="cs"/>
          <w:rtl/>
        </w:rPr>
        <w:t xml:space="preserve"> מארק</w:t>
      </w:r>
      <w:r w:rsidR="00716999" w:rsidRPr="00716999">
        <w:rPr>
          <w:rFonts w:cs="Times New Roman"/>
          <w:rtl/>
        </w:rPr>
        <w:t xml:space="preserve"> הוסיף</w:t>
      </w:r>
      <w:r w:rsidR="00E86C40">
        <w:rPr>
          <w:rFonts w:hint="cs"/>
          <w:rtl/>
        </w:rPr>
        <w:t>.</w:t>
      </w:r>
    </w:p>
    <w:p w14:paraId="050B6400" w14:textId="45A7E3F0" w:rsidR="004B4648" w:rsidRDefault="00BC3EB1" w:rsidP="00D15B86">
      <w:pPr>
        <w:rPr>
          <w:rtl/>
        </w:rPr>
      </w:pPr>
      <w:r>
        <w:rPr>
          <w:rFonts w:hint="cs"/>
          <w:rtl/>
        </w:rPr>
        <w:t>[אדום-</w:t>
      </w:r>
      <w:r w:rsidR="00D15B86">
        <w:rPr>
          <w:rFonts w:hint="cs"/>
          <w:rtl/>
        </w:rPr>
        <w:t>חזה [או אחר] בעל נוצות זקורות ברח בתעופה מהירה,</w:t>
      </w:r>
      <w:r>
        <w:rPr>
          <w:rFonts w:hint="cs"/>
          <w:rtl/>
        </w:rPr>
        <w:t>]</w:t>
      </w:r>
      <w:r w:rsidR="00D15B86">
        <w:rPr>
          <w:rFonts w:hint="cs"/>
          <w:rtl/>
        </w:rPr>
        <w:t xml:space="preserve"> טב</w:t>
      </w:r>
      <w:r>
        <w:rPr>
          <w:rFonts w:hint="cs"/>
          <w:rtl/>
        </w:rPr>
        <w:t>ּח בית-</w:t>
      </w:r>
      <w:r w:rsidR="00D15B86">
        <w:rPr>
          <w:rFonts w:hint="cs"/>
          <w:rtl/>
        </w:rPr>
        <w:t>הספר</w:t>
      </w:r>
      <w:r w:rsidR="001E4092">
        <w:rPr>
          <w:rFonts w:hint="cs"/>
          <w:rtl/>
        </w:rPr>
        <w:t>,</w:t>
      </w:r>
      <w:r w:rsidR="00D15B86">
        <w:rPr>
          <w:rFonts w:hint="cs"/>
          <w:rtl/>
        </w:rPr>
        <w:t xml:space="preserve"> </w:t>
      </w:r>
      <w:r>
        <w:rPr>
          <w:rFonts w:hint="cs"/>
          <w:rtl/>
        </w:rPr>
        <w:t>ש</w:t>
      </w:r>
      <w:r w:rsidR="00D15B86">
        <w:rPr>
          <w:rFonts w:hint="cs"/>
          <w:rtl/>
        </w:rPr>
        <w:t>יצ</w:t>
      </w:r>
      <w:r>
        <w:rPr>
          <w:rFonts w:hint="cs"/>
          <w:rtl/>
        </w:rPr>
        <w:t>א לקבל משלוח בשר מהאטליז הסמוך, בירך את גברת פאוול לשלום.</w:t>
      </w:r>
    </w:p>
    <w:p w14:paraId="5AC482DA" w14:textId="2816D5FF" w:rsidR="00716999" w:rsidRDefault="00D15B86" w:rsidP="00716999">
      <w:pPr>
        <w:rPr>
          <w:rFonts w:cs="Times New Roman"/>
          <w:rtl/>
        </w:rPr>
      </w:pPr>
      <w:r>
        <w:rPr>
          <w:rFonts w:hint="cs"/>
          <w:rtl/>
        </w:rPr>
        <w:t>"</w:t>
      </w:r>
      <w:r w:rsidR="00716999" w:rsidRPr="00716999">
        <w:rPr>
          <w:rFonts w:cs="Times New Roman"/>
          <w:rtl/>
        </w:rPr>
        <w:t>המעשי</w:t>
      </w:r>
      <w:r w:rsidR="005B6D33">
        <w:rPr>
          <w:rFonts w:cs="Times New Roman" w:hint="cs"/>
          <w:rtl/>
        </w:rPr>
        <w:t>י</w:t>
      </w:r>
      <w:r w:rsidR="00716999" w:rsidRPr="00716999">
        <w:rPr>
          <w:rFonts w:cs="Times New Roman"/>
          <w:rtl/>
        </w:rPr>
        <w:t xml:space="preserve">ה שלך הזויה ומופרכת, </w:t>
      </w:r>
      <w:r w:rsidR="00716999">
        <w:rPr>
          <w:rFonts w:cs="Times New Roman" w:hint="cs"/>
          <w:rtl/>
        </w:rPr>
        <w:t>הופמן</w:t>
      </w:r>
      <w:r w:rsidR="00716999" w:rsidRPr="00716999">
        <w:rPr>
          <w:rFonts w:cs="Times New Roman"/>
          <w:rtl/>
        </w:rPr>
        <w:t>,</w:t>
      </w:r>
      <w:r>
        <w:rPr>
          <w:rFonts w:hint="cs"/>
          <w:rtl/>
        </w:rPr>
        <w:t xml:space="preserve"> </w:t>
      </w:r>
      <w:r w:rsidR="001F7BA6" w:rsidRPr="001F7BA6">
        <w:rPr>
          <w:rFonts w:cs="Times New Roman"/>
          <w:rtl/>
        </w:rPr>
        <w:t xml:space="preserve">כביכול </w:t>
      </w:r>
      <w:r w:rsidR="00716999" w:rsidRPr="00716999">
        <w:rPr>
          <w:rFonts w:cs="Times New Roman"/>
          <w:rtl/>
        </w:rPr>
        <w:t>מישהו יחליט</w:t>
      </w:r>
      <w:r>
        <w:rPr>
          <w:rFonts w:hint="cs"/>
          <w:rtl/>
        </w:rPr>
        <w:t xml:space="preserve"> להילחם דווקא ביום שנראה ל</w:t>
      </w:r>
      <w:r w:rsidR="00716999">
        <w:rPr>
          <w:rFonts w:hint="cs"/>
          <w:rtl/>
        </w:rPr>
        <w:t>ו</w:t>
      </w:r>
      <w:r>
        <w:rPr>
          <w:rFonts w:hint="cs"/>
          <w:rtl/>
        </w:rPr>
        <w:t xml:space="preserve"> קדוש באיזו צורה</w:t>
      </w:r>
      <w:r w:rsidR="001F7BA6">
        <w:rPr>
          <w:rFonts w:hint="cs"/>
          <w:rtl/>
        </w:rPr>
        <w:t>,</w:t>
      </w:r>
      <w:r>
        <w:rPr>
          <w:rFonts w:hint="cs"/>
          <w:rtl/>
        </w:rPr>
        <w:t>"</w:t>
      </w:r>
      <w:r w:rsidR="005D5BC5">
        <w:rPr>
          <w:rFonts w:hint="cs"/>
          <w:rtl/>
        </w:rPr>
        <w:t xml:space="preserve"> </w:t>
      </w:r>
      <w:r w:rsidR="005D5BC5" w:rsidRPr="005D5BC5">
        <w:rPr>
          <w:rFonts w:cs="Times New Roman"/>
          <w:rtl/>
        </w:rPr>
        <w:t xml:space="preserve">היא </w:t>
      </w:r>
      <w:r w:rsidR="00716999" w:rsidRPr="00716999">
        <w:rPr>
          <w:rFonts w:cs="Times New Roman"/>
          <w:rtl/>
        </w:rPr>
        <w:t>אמרה בחרון</w:t>
      </w:r>
      <w:r w:rsidR="005B6D33">
        <w:rPr>
          <w:rFonts w:cs="Times New Roman" w:hint="cs"/>
          <w:rtl/>
        </w:rPr>
        <w:t xml:space="preserve"> </w:t>
      </w:r>
      <w:r w:rsidR="00716999" w:rsidRPr="00716999">
        <w:rPr>
          <w:rFonts w:cs="Times New Roman"/>
          <w:rtl/>
        </w:rPr>
        <w:t>אף כי תיעבה שקרים יותר מכ</w:t>
      </w:r>
      <w:r w:rsidR="005B6D33">
        <w:rPr>
          <w:rFonts w:cs="Times New Roman" w:hint="cs"/>
          <w:rtl/>
        </w:rPr>
        <w:t>ו</w:t>
      </w:r>
      <w:r w:rsidR="00716999" w:rsidRPr="00716999">
        <w:rPr>
          <w:rFonts w:cs="Times New Roman"/>
          <w:rtl/>
        </w:rPr>
        <w:t>ל, ולא ציפתה שדווקא ההופמן הגאון יהין בליבו להלעיטה בדברי כזב כה בוטים. "ואיך מתבטאת קדושתו</w:t>
      </w:r>
      <w:r w:rsidR="005B6D33">
        <w:rPr>
          <w:rFonts w:cs="Times New Roman" w:hint="cs"/>
          <w:rtl/>
        </w:rPr>
        <w:t>,</w:t>
      </w:r>
      <w:r w:rsidR="00716999" w:rsidRPr="00716999">
        <w:rPr>
          <w:rFonts w:cs="Times New Roman"/>
          <w:rtl/>
        </w:rPr>
        <w:t xml:space="preserve"> אם יו</w:t>
      </w:r>
      <w:r w:rsidR="00F2159D">
        <w:rPr>
          <w:rFonts w:cs="Times New Roman" w:hint="cs"/>
          <w:rtl/>
        </w:rPr>
        <w:t>ּ</w:t>
      </w:r>
      <w:r w:rsidR="00716999" w:rsidRPr="00716999">
        <w:rPr>
          <w:rFonts w:cs="Times New Roman"/>
          <w:rtl/>
        </w:rPr>
        <w:t>תר לי?"</w:t>
      </w:r>
    </w:p>
    <w:p w14:paraId="4B58CD66" w14:textId="40FC5996" w:rsidR="004627AB" w:rsidRPr="00CD067C" w:rsidRDefault="004B4648" w:rsidP="00716999">
      <w:pPr>
        <w:rPr>
          <w:rtl/>
        </w:rPr>
      </w:pPr>
      <w:r>
        <w:rPr>
          <w:rFonts w:hint="cs"/>
          <w:rtl/>
        </w:rPr>
        <w:t>"</w:t>
      </w:r>
      <w:r w:rsidR="00716999">
        <w:rPr>
          <w:rFonts w:hint="cs"/>
          <w:rtl/>
        </w:rPr>
        <w:t>יש</w:t>
      </w:r>
      <w:r w:rsidR="00716999" w:rsidRPr="00716999">
        <w:rPr>
          <w:rtl/>
        </w:rPr>
        <w:t xml:space="preserve"> </w:t>
      </w:r>
      <w:r w:rsidR="00716999" w:rsidRPr="00716999">
        <w:rPr>
          <w:rFonts w:cs="Times New Roman"/>
          <w:rtl/>
        </w:rPr>
        <w:t>ח</w:t>
      </w:r>
      <w:r w:rsidR="00716999">
        <w:rPr>
          <w:rFonts w:cs="Times New Roman" w:hint="cs"/>
          <w:rtl/>
        </w:rPr>
        <w:t>ו</w:t>
      </w:r>
      <w:r w:rsidR="00716999" w:rsidRPr="00716999">
        <w:rPr>
          <w:rFonts w:cs="Times New Roman"/>
          <w:rtl/>
        </w:rPr>
        <w:t>ב</w:t>
      </w:r>
      <w:r w:rsidR="00716999">
        <w:rPr>
          <w:rFonts w:cs="Times New Roman" w:hint="cs"/>
          <w:rtl/>
        </w:rPr>
        <w:t>ה</w:t>
      </w:r>
      <w:r w:rsidR="004627AB" w:rsidRPr="00CD067C">
        <w:rPr>
          <w:rtl/>
        </w:rPr>
        <w:t xml:space="preserve"> לצום ביום הזה, בשביל לכפר על החטאים."</w:t>
      </w:r>
    </w:p>
    <w:p w14:paraId="28CC9AC6" w14:textId="0F1C61BE" w:rsidR="00D24F83" w:rsidRDefault="0009600B" w:rsidP="0009600B">
      <w:pPr>
        <w:rPr>
          <w:rtl/>
        </w:rPr>
      </w:pPr>
      <w:r>
        <w:rPr>
          <w:rtl/>
        </w:rPr>
        <w:t xml:space="preserve">"לכפר על </w:t>
      </w:r>
      <w:r w:rsidR="004627AB" w:rsidRPr="00CD067C">
        <w:rPr>
          <w:rtl/>
        </w:rPr>
        <w:t>חטאים בעזרת צום</w:t>
      </w:r>
      <w:r w:rsidR="00716999">
        <w:rPr>
          <w:rFonts w:hint="cs"/>
          <w:rtl/>
        </w:rPr>
        <w:t>?</w:t>
      </w:r>
      <w:r w:rsidR="009133F5">
        <w:rPr>
          <w:rFonts w:hint="cs"/>
          <w:rtl/>
        </w:rPr>
        <w:t xml:space="preserve"> ללא וידוי</w:t>
      </w:r>
      <w:r w:rsidR="004627AB" w:rsidRPr="00CD067C">
        <w:rPr>
          <w:rtl/>
        </w:rPr>
        <w:t xml:space="preserve">? </w:t>
      </w:r>
      <w:r w:rsidR="00D24F83">
        <w:rPr>
          <w:rFonts w:hint="cs"/>
          <w:rtl/>
        </w:rPr>
        <w:t>א</w:t>
      </w:r>
      <w:r w:rsidR="00D15B86">
        <w:rPr>
          <w:rFonts w:hint="cs"/>
          <w:rtl/>
        </w:rPr>
        <w:t xml:space="preserve">יך </w:t>
      </w:r>
      <w:r w:rsidR="009133F5">
        <w:rPr>
          <w:rFonts w:hint="cs"/>
          <w:rtl/>
        </w:rPr>
        <w:t xml:space="preserve">יכול </w:t>
      </w:r>
      <w:r w:rsidR="00D15B86">
        <w:rPr>
          <w:rFonts w:hint="cs"/>
          <w:rtl/>
        </w:rPr>
        <w:t>צום לכפר על חטאים?" גברת פאוול</w:t>
      </w:r>
      <w:r>
        <w:rPr>
          <w:rFonts w:hint="cs"/>
          <w:rtl/>
        </w:rPr>
        <w:t xml:space="preserve"> התקוממה</w:t>
      </w:r>
      <w:r w:rsidR="00D15B86">
        <w:rPr>
          <w:rFonts w:hint="cs"/>
          <w:rtl/>
        </w:rPr>
        <w:t xml:space="preserve"> בלהט</w:t>
      </w:r>
      <w:r w:rsidR="00716999" w:rsidRPr="00716999">
        <w:rPr>
          <w:rFonts w:cs="Times New Roman"/>
          <w:rtl/>
        </w:rPr>
        <w:t xml:space="preserve"> נגד הפרתם של חוקי טבע</w:t>
      </w:r>
      <w:r w:rsidR="00716999">
        <w:rPr>
          <w:rFonts w:cs="Times New Roman" w:hint="cs"/>
          <w:rtl/>
        </w:rPr>
        <w:t>,</w:t>
      </w:r>
      <w:r w:rsidR="00D15B86">
        <w:rPr>
          <w:rFonts w:hint="cs"/>
          <w:rtl/>
        </w:rPr>
        <w:t xml:space="preserve"> "</w:t>
      </w:r>
      <w:r>
        <w:rPr>
          <w:rFonts w:hint="cs"/>
          <w:rtl/>
        </w:rPr>
        <w:t>אין ב</w:t>
      </w:r>
      <w:r w:rsidR="00F2159D">
        <w:rPr>
          <w:rFonts w:hint="cs"/>
          <w:rtl/>
        </w:rPr>
        <w:t>כך</w:t>
      </w:r>
      <w:r>
        <w:rPr>
          <w:rFonts w:hint="cs"/>
          <w:rtl/>
        </w:rPr>
        <w:t xml:space="preserve"> כל</w:t>
      </w:r>
      <w:r w:rsidR="00D15B86" w:rsidRPr="00CD067C">
        <w:rPr>
          <w:rFonts w:hint="cs"/>
          <w:rtl/>
        </w:rPr>
        <w:t xml:space="preserve"> </w:t>
      </w:r>
      <w:r w:rsidR="000F796D">
        <w:rPr>
          <w:rFonts w:hint="cs"/>
          <w:rtl/>
        </w:rPr>
        <w:t>היגיון</w:t>
      </w:r>
      <w:r w:rsidR="00D15B86" w:rsidRPr="00CD067C">
        <w:rPr>
          <w:rFonts w:hint="cs"/>
          <w:rtl/>
        </w:rPr>
        <w:t>!</w:t>
      </w:r>
      <w:r w:rsidR="00D15B86" w:rsidRPr="00CD067C">
        <w:rPr>
          <w:rtl/>
        </w:rPr>
        <w:t>"</w:t>
      </w:r>
    </w:p>
    <w:p w14:paraId="4C5A53CD" w14:textId="5FD5BEC7" w:rsidR="00D24F83" w:rsidRPr="00CD067C" w:rsidRDefault="00A576F5" w:rsidP="009C5E89">
      <w:pPr>
        <w:rPr>
          <w:rtl/>
        </w:rPr>
      </w:pPr>
      <w:r>
        <w:rPr>
          <w:rFonts w:hint="cs"/>
          <w:rtl/>
        </w:rPr>
        <w:t xml:space="preserve">מארק </w:t>
      </w:r>
      <w:r w:rsidR="0009600B">
        <w:rPr>
          <w:rFonts w:hint="cs"/>
          <w:rtl/>
        </w:rPr>
        <w:t xml:space="preserve">קפא. הוא </w:t>
      </w:r>
      <w:r w:rsidR="00BC3EB1">
        <w:rPr>
          <w:rFonts w:hint="cs"/>
          <w:rtl/>
        </w:rPr>
        <w:t>לא ציפה שגם בבית-הספר</w:t>
      </w:r>
      <w:r w:rsidR="007F3B2E">
        <w:rPr>
          <w:rFonts w:hint="cs"/>
          <w:rtl/>
        </w:rPr>
        <w:t xml:space="preserve"> יידרש</w:t>
      </w:r>
      <w:r w:rsidR="00D24F83">
        <w:rPr>
          <w:rFonts w:hint="cs"/>
          <w:rtl/>
        </w:rPr>
        <w:t xml:space="preserve"> להגן על </w:t>
      </w:r>
      <w:r w:rsidR="009133F5">
        <w:rPr>
          <w:rFonts w:hint="cs"/>
          <w:rtl/>
        </w:rPr>
        <w:t xml:space="preserve">מנהגי </w:t>
      </w:r>
      <w:r w:rsidR="009C5E89">
        <w:rPr>
          <w:rFonts w:hint="cs"/>
          <w:rtl/>
        </w:rPr>
        <w:t>היהדות</w:t>
      </w:r>
      <w:r w:rsidR="00D24F83">
        <w:rPr>
          <w:rFonts w:hint="cs"/>
          <w:rtl/>
        </w:rPr>
        <w:t xml:space="preserve"> </w:t>
      </w:r>
      <w:r w:rsidR="009133F5">
        <w:rPr>
          <w:rFonts w:hint="cs"/>
          <w:rtl/>
        </w:rPr>
        <w:t xml:space="preserve">ויתבקש להוכיח עקביות, שלמות ונאותות </w:t>
      </w:r>
      <w:r w:rsidR="00F2159D">
        <w:rPr>
          <w:rFonts w:hint="cs"/>
          <w:rtl/>
        </w:rPr>
        <w:t xml:space="preserve">של </w:t>
      </w:r>
      <w:r w:rsidR="009133F5">
        <w:rPr>
          <w:rFonts w:hint="cs"/>
          <w:rtl/>
        </w:rPr>
        <w:t xml:space="preserve">אמונת אבותיו </w:t>
      </w:r>
      <w:r w:rsidR="00D24F83">
        <w:rPr>
          <w:rFonts w:hint="cs"/>
          <w:rtl/>
        </w:rPr>
        <w:t xml:space="preserve">בעזרת </w:t>
      </w:r>
      <w:r w:rsidR="00716999" w:rsidRPr="00716999">
        <w:rPr>
          <w:rFonts w:cs="Times New Roman"/>
          <w:rtl/>
        </w:rPr>
        <w:t>הוכחות וטיעונים</w:t>
      </w:r>
      <w:r w:rsidR="00BC3EB1">
        <w:rPr>
          <w:rFonts w:hint="cs"/>
          <w:rtl/>
        </w:rPr>
        <w:t xml:space="preserve"> הלקוחים מ</w:t>
      </w:r>
      <w:r w:rsidR="00657844">
        <w:rPr>
          <w:rFonts w:hint="cs"/>
          <w:rtl/>
        </w:rPr>
        <w:t>תורת</w:t>
      </w:r>
      <w:r w:rsidR="00BC3EB1">
        <w:rPr>
          <w:rFonts w:hint="cs"/>
          <w:rtl/>
        </w:rPr>
        <w:t xml:space="preserve"> </w:t>
      </w:r>
      <w:r w:rsidR="00657844">
        <w:rPr>
          <w:rFonts w:hint="cs"/>
          <w:rtl/>
        </w:rPr>
        <w:t>ה</w:t>
      </w:r>
      <w:r w:rsidR="000F796D">
        <w:rPr>
          <w:rFonts w:hint="cs"/>
          <w:rtl/>
        </w:rPr>
        <w:t>היגיון</w:t>
      </w:r>
      <w:r w:rsidR="00657844">
        <w:rPr>
          <w:rFonts w:hint="cs"/>
          <w:rtl/>
        </w:rPr>
        <w:t xml:space="preserve"> </w:t>
      </w:r>
      <w:r w:rsidR="00DE501B">
        <w:rPr>
          <w:rFonts w:hint="cs"/>
          <w:rtl/>
        </w:rPr>
        <w:t>הפורמלי</w:t>
      </w:r>
      <w:r w:rsidR="00DF7B2F">
        <w:rPr>
          <w:rFonts w:hint="cs"/>
          <w:rtl/>
        </w:rPr>
        <w:t>.</w:t>
      </w:r>
    </w:p>
    <w:p w14:paraId="404DD051" w14:textId="3934B013" w:rsidR="004627AB" w:rsidRPr="00CD067C" w:rsidRDefault="00637841" w:rsidP="009C5E89">
      <w:pPr>
        <w:rPr>
          <w:rtl/>
        </w:rPr>
      </w:pPr>
      <w:r>
        <w:rPr>
          <w:rFonts w:hint="cs"/>
          <w:rtl/>
        </w:rPr>
        <w:t xml:space="preserve">"צומות נועדו לסיגוף הגוף," </w:t>
      </w:r>
      <w:r w:rsidR="001F7BA6">
        <w:rPr>
          <w:rFonts w:hint="cs"/>
          <w:rtl/>
        </w:rPr>
        <w:t>ה</w:t>
      </w:r>
      <w:r w:rsidR="001F7BA6" w:rsidRPr="00716999">
        <w:rPr>
          <w:rFonts w:cs="Times New Roman"/>
          <w:rtl/>
        </w:rPr>
        <w:t>ב</w:t>
      </w:r>
      <w:r w:rsidR="001F7BA6">
        <w:rPr>
          <w:rFonts w:cs="Times New Roman" w:hint="cs"/>
          <w:rtl/>
        </w:rPr>
        <w:t>ה</w:t>
      </w:r>
      <w:r w:rsidR="001F7BA6" w:rsidRPr="00716999">
        <w:rPr>
          <w:rFonts w:cs="Times New Roman"/>
          <w:rtl/>
        </w:rPr>
        <w:t xml:space="preserve">ירה </w:t>
      </w:r>
      <w:r w:rsidR="00D15B86">
        <w:rPr>
          <w:rFonts w:hint="cs"/>
          <w:rtl/>
        </w:rPr>
        <w:t>גברת פאוול</w:t>
      </w:r>
      <w:r w:rsidR="004627AB" w:rsidRPr="00CD067C">
        <w:rPr>
          <w:rFonts w:hint="cs"/>
          <w:rtl/>
        </w:rPr>
        <w:t xml:space="preserve"> </w:t>
      </w:r>
      <w:r w:rsidR="00716999" w:rsidRPr="00716999">
        <w:rPr>
          <w:rFonts w:cs="Times New Roman"/>
          <w:rtl/>
        </w:rPr>
        <w:t>באיפוק ראוי לציון את דרכי פעולתם המדעית של צומות ושל כפרות</w:t>
      </w:r>
      <w:r w:rsidR="004627AB" w:rsidRPr="00CD067C">
        <w:rPr>
          <w:rFonts w:hint="cs"/>
          <w:rtl/>
        </w:rPr>
        <w:t>.</w:t>
      </w:r>
      <w:r w:rsidR="001204D3">
        <w:rPr>
          <w:rFonts w:hint="cs"/>
          <w:rtl/>
        </w:rPr>
        <w:t xml:space="preserve"> </w:t>
      </w:r>
      <w:r>
        <w:rPr>
          <w:rFonts w:hint="cs"/>
          <w:rtl/>
        </w:rPr>
        <w:t>[</w:t>
      </w:r>
      <w:r w:rsidR="001204D3">
        <w:rPr>
          <w:rFonts w:hint="cs"/>
          <w:rtl/>
        </w:rPr>
        <w:t xml:space="preserve">כמובן </w:t>
      </w:r>
      <w:r w:rsidR="00123250">
        <w:rPr>
          <w:rFonts w:hint="cs"/>
          <w:rtl/>
        </w:rPr>
        <w:t>שהכירה את מושג הצום אבל</w:t>
      </w:r>
      <w:r w:rsidR="00D15B86">
        <w:rPr>
          <w:rFonts w:hint="cs"/>
          <w:rtl/>
        </w:rPr>
        <w:t xml:space="preserve"> עבור </w:t>
      </w:r>
      <w:r w:rsidR="00123250">
        <w:rPr>
          <w:rFonts w:hint="cs"/>
          <w:rtl/>
        </w:rPr>
        <w:t>לא יותר מאשר</w:t>
      </w:r>
      <w:r w:rsidR="001204D3">
        <w:rPr>
          <w:rFonts w:hint="cs"/>
          <w:rtl/>
        </w:rPr>
        <w:t xml:space="preserve"> נזי</w:t>
      </w:r>
      <w:r w:rsidR="00D15B86">
        <w:rPr>
          <w:rFonts w:hint="cs"/>
          <w:rtl/>
        </w:rPr>
        <w:t>ר</w:t>
      </w:r>
      <w:r w:rsidR="001204D3">
        <w:rPr>
          <w:rFonts w:hint="cs"/>
          <w:rtl/>
        </w:rPr>
        <w:t xml:space="preserve">ים פרנציסקנים תמהונים ומתאמצים מעט יותר מכפי שראוי, </w:t>
      </w:r>
      <w:r w:rsidR="00123250">
        <w:rPr>
          <w:rFonts w:hint="cs"/>
          <w:rtl/>
        </w:rPr>
        <w:t xml:space="preserve">או בשעה שלפני האוקריסטיה, </w:t>
      </w:r>
      <w:r w:rsidR="001204D3">
        <w:rPr>
          <w:rFonts w:hint="cs"/>
          <w:rtl/>
        </w:rPr>
        <w:t xml:space="preserve">ובכלל צומות נועדו לסיגוף, </w:t>
      </w:r>
      <w:r>
        <w:rPr>
          <w:rFonts w:hint="cs"/>
          <w:rtl/>
        </w:rPr>
        <w:t xml:space="preserve">- </w:t>
      </w:r>
      <w:r w:rsidR="001204D3">
        <w:rPr>
          <w:rFonts w:hint="cs"/>
          <w:rtl/>
        </w:rPr>
        <w:t xml:space="preserve">מומלצת בדיקה ממשית של כל העובדות שפיזרתי פה] </w:t>
      </w:r>
      <w:r>
        <w:rPr>
          <w:rFonts w:hint="cs"/>
          <w:rtl/>
        </w:rPr>
        <w:t>"</w:t>
      </w:r>
      <w:r w:rsidR="001204D3">
        <w:rPr>
          <w:rFonts w:hint="cs"/>
          <w:rtl/>
        </w:rPr>
        <w:t xml:space="preserve">מחילה </w:t>
      </w:r>
      <w:r w:rsidR="00F2159D" w:rsidRPr="00F2159D">
        <w:rPr>
          <w:rFonts w:cs="Times New Roman"/>
          <w:rtl/>
        </w:rPr>
        <w:t>מתקבלת</w:t>
      </w:r>
      <w:r w:rsidR="001204D3">
        <w:rPr>
          <w:rFonts w:hint="cs"/>
          <w:rtl/>
        </w:rPr>
        <w:t xml:space="preserve"> רק מהכומר</w:t>
      </w:r>
      <w:r w:rsidR="001E4092">
        <w:rPr>
          <w:rFonts w:hint="cs"/>
          <w:rtl/>
        </w:rPr>
        <w:t>,</w:t>
      </w:r>
      <w:r w:rsidR="001204D3">
        <w:rPr>
          <w:rFonts w:hint="cs"/>
          <w:rtl/>
        </w:rPr>
        <w:t xml:space="preserve"> </w:t>
      </w:r>
      <w:r w:rsidR="004450CC">
        <w:rPr>
          <w:rFonts w:hint="cs"/>
          <w:rtl/>
        </w:rPr>
        <w:t>לאחר וידוי.</w:t>
      </w:r>
      <w:r>
        <w:rPr>
          <w:rFonts w:hint="cs"/>
          <w:rtl/>
        </w:rPr>
        <w:t xml:space="preserve"> איך בכלל </w:t>
      </w:r>
      <w:r w:rsidR="00DE501B">
        <w:rPr>
          <w:rFonts w:hint="cs"/>
          <w:rtl/>
        </w:rPr>
        <w:t>ניתן</w:t>
      </w:r>
      <w:r w:rsidR="00657844">
        <w:rPr>
          <w:rFonts w:hint="cs"/>
          <w:rtl/>
        </w:rPr>
        <w:t xml:space="preserve"> </w:t>
      </w:r>
      <w:bookmarkStart w:id="156" w:name="_Hlk505965856"/>
      <w:r w:rsidR="00850E20">
        <w:rPr>
          <w:rFonts w:hint="cs"/>
          <w:rtl/>
        </w:rPr>
        <w:t xml:space="preserve">להעלות על הדעת </w:t>
      </w:r>
      <w:bookmarkEnd w:id="156"/>
      <w:r>
        <w:rPr>
          <w:rFonts w:hint="cs"/>
          <w:rtl/>
        </w:rPr>
        <w:t xml:space="preserve">שסתם צום </w:t>
      </w:r>
      <w:r w:rsidR="00850E20">
        <w:rPr>
          <w:rFonts w:hint="cs"/>
          <w:rtl/>
        </w:rPr>
        <w:t>י</w:t>
      </w:r>
      <w:r>
        <w:rPr>
          <w:rFonts w:hint="cs"/>
          <w:rtl/>
        </w:rPr>
        <w:t>זרז מחילה?"</w:t>
      </w:r>
      <w:r w:rsidR="004450CC">
        <w:rPr>
          <w:rFonts w:hint="cs"/>
          <w:rtl/>
        </w:rPr>
        <w:t xml:space="preserve"> </w:t>
      </w:r>
      <w:r w:rsidR="00123250">
        <w:rPr>
          <w:rFonts w:hint="cs"/>
          <w:rtl/>
        </w:rPr>
        <w:t xml:space="preserve">גברת פאוול עצמה התפעלה </w:t>
      </w:r>
      <w:r w:rsidR="00123250">
        <w:rPr>
          <w:rFonts w:hint="cs"/>
          <w:rtl/>
        </w:rPr>
        <w:lastRenderedPageBreak/>
        <w:t>מטיעוניה</w:t>
      </w:r>
      <w:r>
        <w:rPr>
          <w:rFonts w:hint="cs"/>
          <w:rtl/>
        </w:rPr>
        <w:t xml:space="preserve"> </w:t>
      </w:r>
      <w:r w:rsidR="00483211">
        <w:rPr>
          <w:rFonts w:hint="cs"/>
          <w:rtl/>
        </w:rPr>
        <w:t>ב</w:t>
      </w:r>
      <w:r>
        <w:rPr>
          <w:rFonts w:hint="cs"/>
          <w:rtl/>
        </w:rPr>
        <w:t>נוגע</w:t>
      </w:r>
      <w:r w:rsidR="001204D3">
        <w:rPr>
          <w:rFonts w:hint="cs"/>
          <w:rtl/>
        </w:rPr>
        <w:t xml:space="preserve"> </w:t>
      </w:r>
      <w:r w:rsidR="00716999" w:rsidRPr="00716999">
        <w:rPr>
          <w:rFonts w:cs="Times New Roman"/>
          <w:rtl/>
        </w:rPr>
        <w:t>ל</w:t>
      </w:r>
      <w:r w:rsidR="0028525B">
        <w:rPr>
          <w:rFonts w:cs="Times New Roman" w:hint="cs"/>
          <w:rtl/>
        </w:rPr>
        <w:t>ת</w:t>
      </w:r>
      <w:r w:rsidR="00716999" w:rsidRPr="00716999">
        <w:rPr>
          <w:rFonts w:cs="Times New Roman"/>
          <w:rtl/>
        </w:rPr>
        <w:t>פלות</w:t>
      </w:r>
      <w:r w:rsidR="001F7BA6">
        <w:rPr>
          <w:rFonts w:cs="Times New Roman" w:hint="cs"/>
          <w:rtl/>
        </w:rPr>
        <w:t>ן</w:t>
      </w:r>
      <w:r w:rsidR="00716999" w:rsidRPr="00716999">
        <w:rPr>
          <w:rFonts w:cs="Times New Roman"/>
          <w:rtl/>
        </w:rPr>
        <w:t xml:space="preserve"> ונואלות</w:t>
      </w:r>
      <w:r w:rsidR="001F7BA6">
        <w:rPr>
          <w:rFonts w:cs="Times New Roman" w:hint="cs"/>
          <w:rtl/>
        </w:rPr>
        <w:t>ן</w:t>
      </w:r>
      <w:r w:rsidR="00716999">
        <w:rPr>
          <w:rFonts w:cs="Times New Roman" w:hint="cs"/>
          <w:rtl/>
        </w:rPr>
        <w:t xml:space="preserve"> [</w:t>
      </w:r>
      <w:r>
        <w:rPr>
          <w:rFonts w:hint="cs"/>
          <w:rtl/>
        </w:rPr>
        <w:t>ל</w:t>
      </w:r>
      <w:r w:rsidR="009133F5">
        <w:rPr>
          <w:rFonts w:hint="cs"/>
          <w:rtl/>
        </w:rPr>
        <w:t>חוסר ה</w:t>
      </w:r>
      <w:r w:rsidR="000F796D">
        <w:rPr>
          <w:rFonts w:hint="cs"/>
          <w:rtl/>
        </w:rPr>
        <w:t>היגיון</w:t>
      </w:r>
      <w:r w:rsidR="009133F5">
        <w:rPr>
          <w:rFonts w:hint="cs"/>
          <w:rtl/>
        </w:rPr>
        <w:t xml:space="preserve"> הבולט </w:t>
      </w:r>
      <w:r w:rsidR="009133F5">
        <w:t>glaring</w:t>
      </w:r>
      <w:r w:rsidR="009133F5">
        <w:rPr>
          <w:rFonts w:hint="cs"/>
          <w:rtl/>
        </w:rPr>
        <w:t xml:space="preserve">] </w:t>
      </w:r>
      <w:r w:rsidR="001F7BA6">
        <w:rPr>
          <w:rFonts w:hint="cs"/>
          <w:rtl/>
        </w:rPr>
        <w:t xml:space="preserve">של </w:t>
      </w:r>
      <w:r w:rsidR="001204D3">
        <w:rPr>
          <w:rFonts w:hint="cs"/>
          <w:rtl/>
        </w:rPr>
        <w:t>דת</w:t>
      </w:r>
      <w:r>
        <w:rPr>
          <w:rFonts w:hint="cs"/>
          <w:rtl/>
        </w:rPr>
        <w:t xml:space="preserve">ותיהם של </w:t>
      </w:r>
      <w:r w:rsidR="00123250">
        <w:rPr>
          <w:rFonts w:hint="cs"/>
          <w:rtl/>
        </w:rPr>
        <w:t>אחרים</w:t>
      </w:r>
      <w:r w:rsidR="001204D3">
        <w:rPr>
          <w:rFonts w:hint="cs"/>
          <w:rtl/>
        </w:rPr>
        <w:t>.</w:t>
      </w:r>
      <w:r>
        <w:rPr>
          <w:rFonts w:hint="cs"/>
          <w:rtl/>
        </w:rPr>
        <w:t xml:space="preserve"> </w:t>
      </w:r>
      <w:r w:rsidRPr="00CD067C">
        <w:rPr>
          <w:rFonts w:hint="cs"/>
          <w:rtl/>
        </w:rPr>
        <w:t>"</w:t>
      </w:r>
      <w:r w:rsidRPr="00CD067C">
        <w:rPr>
          <w:rtl/>
        </w:rPr>
        <w:t>אתה לא באמת מאמין בשטויות המגו</w:t>
      </w:r>
      <w:r>
        <w:rPr>
          <w:rFonts w:hint="cs"/>
          <w:rtl/>
        </w:rPr>
        <w:t>ח</w:t>
      </w:r>
      <w:r w:rsidRPr="00CD067C">
        <w:rPr>
          <w:rtl/>
        </w:rPr>
        <w:t>כות האלה!</w:t>
      </w:r>
      <w:r>
        <w:rPr>
          <w:rFonts w:hint="cs"/>
          <w:rtl/>
        </w:rPr>
        <w:t>"</w:t>
      </w:r>
    </w:p>
    <w:p w14:paraId="604E7C8F" w14:textId="148E3421" w:rsidR="00CA215E" w:rsidRDefault="00CA215E" w:rsidP="00CB440B">
      <w:pPr>
        <w:rPr>
          <w:rtl/>
        </w:rPr>
      </w:pPr>
      <w:r w:rsidRPr="00CA215E">
        <w:rPr>
          <w:rFonts w:cs="Times New Roman"/>
          <w:rtl/>
        </w:rPr>
        <w:t>"</w:t>
      </w:r>
      <w:r w:rsidR="00F2159D" w:rsidRPr="00F2159D">
        <w:rPr>
          <w:rFonts w:cs="Times New Roman"/>
          <w:rtl/>
        </w:rPr>
        <w:t xml:space="preserve">הו, </w:t>
      </w:r>
      <w:r w:rsidRPr="00CA215E">
        <w:rPr>
          <w:rFonts w:cs="Times New Roman"/>
          <w:rtl/>
        </w:rPr>
        <w:t>גברת פאוול," אמר אלכס שהתנודד על רגליו החלשות וכמעט נפל, ובכל זאת צמח ל</w:t>
      </w:r>
      <w:r w:rsidR="00D54C3E">
        <w:rPr>
          <w:rFonts w:cs="Times New Roman"/>
          <w:rtl/>
        </w:rPr>
        <w:t>ממד</w:t>
      </w:r>
      <w:r w:rsidRPr="00CA215E">
        <w:rPr>
          <w:rFonts w:cs="Times New Roman"/>
          <w:rtl/>
        </w:rPr>
        <w:t>י אדם תמיד כשנדרש לכך, וכל מי שנוכח אי פעם ב</w:t>
      </w:r>
      <w:r w:rsidR="008903EE">
        <w:rPr>
          <w:rFonts w:cs="Times New Roman" w:hint="cs"/>
          <w:rtl/>
        </w:rPr>
        <w:t>פלא</w:t>
      </w:r>
      <w:r w:rsidRPr="00CA215E">
        <w:rPr>
          <w:rFonts w:cs="Times New Roman"/>
          <w:rtl/>
        </w:rPr>
        <w:t xml:space="preserve"> הזה </w:t>
      </w:r>
      <w:r w:rsidR="00386738" w:rsidRPr="00386738">
        <w:rPr>
          <w:rFonts w:cs="Times New Roman"/>
          <w:rtl/>
        </w:rPr>
        <w:t xml:space="preserve">השתכנע </w:t>
      </w:r>
      <w:r w:rsidR="00F2159D" w:rsidRPr="00F2159D">
        <w:rPr>
          <w:rFonts w:cs="Times New Roman"/>
          <w:rtl/>
        </w:rPr>
        <w:t>שיוכל לכ</w:t>
      </w:r>
      <w:r w:rsidR="0028525B">
        <w:rPr>
          <w:rFonts w:cs="Times New Roman" w:hint="cs"/>
          <w:rtl/>
        </w:rPr>
        <w:t>ו</w:t>
      </w:r>
      <w:r w:rsidR="00F2159D" w:rsidRPr="00F2159D">
        <w:rPr>
          <w:rFonts w:cs="Times New Roman"/>
          <w:rtl/>
        </w:rPr>
        <w:t xml:space="preserve">ל, שהעולם לא באמת </w:t>
      </w:r>
      <w:r w:rsidR="0028525B">
        <w:rPr>
          <w:rFonts w:cs="Times New Roman" w:hint="cs"/>
          <w:rtl/>
        </w:rPr>
        <w:t>י</w:t>
      </w:r>
      <w:r w:rsidR="00F2159D" w:rsidRPr="00F2159D">
        <w:rPr>
          <w:rFonts w:cs="Times New Roman"/>
          <w:rtl/>
        </w:rPr>
        <w:t>יחרב עליו אי פעם, וגם מארק גדל מתוך ידיעה שתמיד יהיה לו מישהו יציב שעליו יוכל</w:t>
      </w:r>
      <w:r w:rsidRPr="00CA215E">
        <w:rPr>
          <w:rFonts w:cs="Times New Roman"/>
          <w:rtl/>
        </w:rPr>
        <w:t xml:space="preserve"> לסמוך, "ישו המושיע שלך האמין בשטויות המגוחכות האלה, הוא צם בכל יום כיפור."</w:t>
      </w:r>
      <w:r w:rsidR="001D4C4D" w:rsidRPr="00CD067C" w:rsidDel="001D4C4D">
        <w:rPr>
          <w:rtl/>
        </w:rPr>
        <w:t xml:space="preserve"> </w:t>
      </w:r>
    </w:p>
    <w:p w14:paraId="4023456A" w14:textId="6185AD19" w:rsidR="00CB440B" w:rsidRDefault="00E44307" w:rsidP="00CB440B">
      <w:pPr>
        <w:rPr>
          <w:rtl/>
        </w:rPr>
      </w:pPr>
      <w:r>
        <w:rPr>
          <w:rFonts w:cs="Times New Roman" w:hint="cs"/>
          <w:rtl/>
        </w:rPr>
        <w:t>[</w:t>
      </w:r>
      <w:r w:rsidR="00CB440B">
        <w:rPr>
          <w:rFonts w:cs="Times New Roman"/>
          <w:rtl/>
        </w:rPr>
        <w:t>ככל הקתולים כנראה גם היא מעולם לא נתנה דעתה לעובדה פשוטה זו.</w:t>
      </w:r>
    </w:p>
    <w:p w14:paraId="242ACF26" w14:textId="208E33D8" w:rsidR="00CB440B" w:rsidRDefault="00CB440B" w:rsidP="00CB440B">
      <w:pPr>
        <w:rPr>
          <w:rtl/>
        </w:rPr>
      </w:pPr>
      <w:r>
        <w:rPr>
          <w:rFonts w:cs="Times New Roman"/>
          <w:rtl/>
        </w:rPr>
        <w:t xml:space="preserve">היא נראית כמו מישהי שתאמין. לו </w:t>
      </w:r>
      <w:r w:rsidR="001C5A04">
        <w:rPr>
          <w:rFonts w:cs="Times New Roman"/>
          <w:rtl/>
        </w:rPr>
        <w:t>הייתה</w:t>
      </w:r>
      <w:r>
        <w:rPr>
          <w:rFonts w:cs="Times New Roman"/>
          <w:rtl/>
        </w:rPr>
        <w:t xml:space="preserve"> נולדת ב</w:t>
      </w:r>
      <w:r w:rsidR="00CF4894">
        <w:rPr>
          <w:rFonts w:cs="Times New Roman" w:hint="cs"/>
          <w:rtl/>
        </w:rPr>
        <w:t>ב</w:t>
      </w:r>
      <w:r>
        <w:rPr>
          <w:rFonts w:cs="Times New Roman"/>
          <w:rtl/>
        </w:rPr>
        <w:t xml:space="preserve">ית הסמוך, </w:t>
      </w:r>
      <w:r w:rsidR="001C5A04">
        <w:rPr>
          <w:rFonts w:cs="Times New Roman"/>
          <w:rtl/>
        </w:rPr>
        <w:t>הייתה</w:t>
      </w:r>
      <w:r>
        <w:rPr>
          <w:rFonts w:cs="Times New Roman"/>
          <w:rtl/>
        </w:rPr>
        <w:t xml:space="preserve"> מאמינה בכל מאודה ב-ה' של היהודים, וקונה פמוטי נחושת עם פיתוחים ומדליקה בהם נרות כל ערב שבת מתוך אמונה יוקדת. וגם אנחנו, אני בטוח שלו היינו נולדים בבית הסמוך, כל הסתירות ה</w:t>
      </w:r>
      <w:r>
        <w:t>glaring</w:t>
      </w:r>
      <w:r>
        <w:rPr>
          <w:rFonts w:cs="Times New Roman"/>
          <w:rtl/>
        </w:rPr>
        <w:t xml:space="preserve"> שאנחנו מוצאים בסיפורי הנצרות היו מתיישבים לנו, והיו הדבר הנכון עבורינו, כמה קל שזה יהיה הדבר הנכון, כי כל העולם בנוי סביב זה, כל ה</w:t>
      </w:r>
      <w:r>
        <w:t>kiriye in ecleccis</w:t>
      </w:r>
      <w:r>
        <w:rPr>
          <w:rFonts w:cs="Times New Roman"/>
          <w:rtl/>
        </w:rPr>
        <w:t xml:space="preserve"> והציורים - תראה כמה ציורים מראים לך בדיוק איך זה היה, איך זה קרה, הפנים הסחופות, המעונות והראשים הקורנים בריקועי זהב, ועלינו נגזר לקרא לכל זה שקר, הבל, להבין באופן לוגי ובניתוח קר ומרוחק עד כמה זה לא הגיוני ואיך היה באמת. כמה קל להכנס לבין כנפי חמלתו, הקורבן הגדול להקריב​ עבור... עבור מי? כל מני רוסים? צרפתים? הרי הוא לא התעניין ולא הכיר איש מהם. שבטים טבטוניים ששמעם מעולם לא הגיע ל</w:t>
      </w:r>
      <w:r w:rsidR="005E3213">
        <w:rPr>
          <w:rFonts w:cs="Times New Roman"/>
          <w:rtl/>
        </w:rPr>
        <w:t>אוזנ</w:t>
      </w:r>
      <w:r>
        <w:rPr>
          <w:rFonts w:cs="Times New Roman"/>
          <w:rtl/>
        </w:rPr>
        <w:t>יו.... אני מנסה להסביר את הצד שלהם ולא מסוגל, זה כ''כ מופך בעיני, כ''כ מופרך!</w:t>
      </w:r>
    </w:p>
    <w:p w14:paraId="19599DE7" w14:textId="77777777" w:rsidR="00CB440B" w:rsidRDefault="00CB440B" w:rsidP="00CB440B">
      <w:pPr>
        <w:rPr>
          <w:rtl/>
        </w:rPr>
      </w:pPr>
      <w:r>
        <w:rPr>
          <w:rFonts w:cs="Times New Roman"/>
          <w:rtl/>
        </w:rPr>
        <w:t>מארק חייך בהקלה. ''חשבתי שאתה מתכנן להתנצר או משהו.''</w:t>
      </w:r>
    </w:p>
    <w:p w14:paraId="1E0B6A22" w14:textId="4CF0434D" w:rsidR="00CB440B" w:rsidRDefault="00CB440B" w:rsidP="001B7A16">
      <w:pPr>
        <w:rPr>
          <w:rtl/>
        </w:rPr>
      </w:pPr>
      <w:r>
        <w:rPr>
          <w:rFonts w:cs="Times New Roman"/>
          <w:rtl/>
        </w:rPr>
        <w:t>אלכס אמר, איך הייתי מסביר לך את ה</w:t>
      </w:r>
      <w:r w:rsidR="000F796D">
        <w:rPr>
          <w:rFonts w:cs="Times New Roman"/>
          <w:rtl/>
        </w:rPr>
        <w:t>היגיון</w:t>
      </w:r>
      <w:r>
        <w:rPr>
          <w:rFonts w:cs="Times New Roman"/>
          <w:rtl/>
        </w:rPr>
        <w:t xml:space="preserve"> שמאחורי היהדות, לו היינו שנינו נולדים לדת אחרת. אבל זה טבוע כ''כ חזק בי, דברי ה' חיים, האמת שאין בילתה... אני לא מסוגל לראות את המגוחך, ורק קיומן של דתות אחרות מאירות בפני את הגיחוך אבל לא של היהדות אלא של דת כלשהי. לו העולם כולו היה יהודי, לא הייתי מוצא את הגיחוך, לא הייתי שואל שאלות. ולכן כ''כ חשוב לדתות לעקור מן השורש כל דת אחרת - כי אז לא יהיו שאלות.</w:t>
      </w:r>
    </w:p>
    <w:p w14:paraId="213871DF" w14:textId="5FB440F0" w:rsidR="00CB440B" w:rsidRDefault="00CB440B" w:rsidP="00CB440B">
      <w:pPr>
        <w:rPr>
          <w:rFonts w:cs="Times New Roman"/>
          <w:rtl/>
        </w:rPr>
      </w:pPr>
      <w:r>
        <w:rPr>
          <w:rFonts w:cs="Times New Roman"/>
          <w:rtl/>
        </w:rPr>
        <w:t xml:space="preserve">ללא דת הרי </w:t>
      </w:r>
      <w:r w:rsidR="00483BB1">
        <w:rPr>
          <w:rFonts w:cs="Times New Roman"/>
          <w:rtl/>
        </w:rPr>
        <w:t>הכול</w:t>
      </w:r>
      <w:r>
        <w:rPr>
          <w:rFonts w:cs="Times New Roman"/>
          <w:rtl/>
        </w:rPr>
        <w:t xml:space="preserve"> מותר ואין לאסור כלום</w:t>
      </w:r>
    </w:p>
    <w:p w14:paraId="2EE6A22F" w14:textId="77777777" w:rsidR="00112AD7" w:rsidRDefault="00E00EE2" w:rsidP="00112AD7">
      <w:pPr>
        <w:rPr>
          <w:rFonts w:cs="Times New Roman"/>
          <w:rtl/>
        </w:rPr>
      </w:pPr>
      <w:r w:rsidRPr="00E00EE2">
        <w:rPr>
          <w:rFonts w:cs="Times New Roman"/>
          <w:rtl/>
        </w:rPr>
        <w:t>- הקרנבל הקתולי שלפני צום הארבעים - לבדוק צום קתולי</w:t>
      </w:r>
    </w:p>
    <w:p w14:paraId="1ACACF81" w14:textId="274F7921" w:rsidR="00E44307" w:rsidRDefault="00112AD7" w:rsidP="00112AD7">
      <w:pPr>
        <w:rPr>
          <w:rtl/>
        </w:rPr>
      </w:pPr>
      <w:r>
        <w:rPr>
          <w:rFonts w:hint="cs"/>
          <w:rtl/>
        </w:rPr>
        <w:t>]</w:t>
      </w:r>
    </w:p>
    <w:p w14:paraId="10698059" w14:textId="060BA325" w:rsidR="004627AB" w:rsidRPr="00CD067C" w:rsidRDefault="001D4C4D" w:rsidP="001D4C4D">
      <w:pPr>
        <w:rPr>
          <w:rtl/>
        </w:rPr>
      </w:pPr>
      <w:r w:rsidRPr="00CD067C">
        <w:rPr>
          <w:rtl/>
        </w:rPr>
        <w:t>גב</w:t>
      </w:r>
      <w:r w:rsidR="0028525B">
        <w:rPr>
          <w:rFonts w:hint="cs"/>
          <w:rtl/>
        </w:rPr>
        <w:t>רת</w:t>
      </w:r>
      <w:r w:rsidRPr="00CD067C">
        <w:rPr>
          <w:rtl/>
        </w:rPr>
        <w:t xml:space="preserve"> פאוול חייכה חיוך חמוץ והסתלקה</w:t>
      </w:r>
      <w:r w:rsidR="0028525B">
        <w:rPr>
          <w:rFonts w:hint="cs"/>
          <w:rtl/>
        </w:rPr>
        <w:t>.</w:t>
      </w:r>
      <w:r>
        <w:rPr>
          <w:rFonts w:hint="cs"/>
          <w:rtl/>
        </w:rPr>
        <w:t xml:space="preserve"> </w:t>
      </w:r>
      <w:r w:rsidR="004450CC">
        <w:rPr>
          <w:rFonts w:hint="cs"/>
          <w:rtl/>
        </w:rPr>
        <w:t xml:space="preserve">היא הלכה לגעור בתורני החצר שהעדיפו להתעלם מקבוצת בריונים </w:t>
      </w:r>
      <w:r w:rsidR="006972E5">
        <w:rPr>
          <w:rFonts w:hint="cs"/>
          <w:rtl/>
        </w:rPr>
        <w:t>שהתגודדה ליד הגדר.</w:t>
      </w:r>
    </w:p>
    <w:p w14:paraId="3A6D907A" w14:textId="059A5A06" w:rsidR="004627AB" w:rsidRDefault="004627AB" w:rsidP="00250000">
      <w:pPr>
        <w:rPr>
          <w:rtl/>
        </w:rPr>
      </w:pPr>
      <w:r w:rsidRPr="00CD067C">
        <w:rPr>
          <w:rtl/>
        </w:rPr>
        <w:t xml:space="preserve">"שמעת מה היא אמרה?" מארק </w:t>
      </w:r>
      <w:r w:rsidR="00716999" w:rsidRPr="00716999">
        <w:rPr>
          <w:rFonts w:cs="Times New Roman"/>
          <w:rtl/>
        </w:rPr>
        <w:t>דרש</w:t>
      </w:r>
      <w:r w:rsidR="001F7BA6" w:rsidRPr="001F7BA6">
        <w:rPr>
          <w:rFonts w:cs="Times New Roman"/>
          <w:rtl/>
        </w:rPr>
        <w:t>, פג</w:t>
      </w:r>
      <w:r w:rsidR="001F7BA6">
        <w:rPr>
          <w:rFonts w:cs="Times New Roman" w:hint="cs"/>
          <w:rtl/>
        </w:rPr>
        <w:t>ו</w:t>
      </w:r>
      <w:r w:rsidR="001F7BA6" w:rsidRPr="001F7BA6">
        <w:rPr>
          <w:rFonts w:cs="Times New Roman"/>
          <w:rtl/>
        </w:rPr>
        <w:t>ע עד עמקי נשמתו</w:t>
      </w:r>
      <w:r w:rsidRPr="00CD067C">
        <w:rPr>
          <w:rtl/>
        </w:rPr>
        <w:t>.</w:t>
      </w:r>
    </w:p>
    <w:p w14:paraId="184C705D" w14:textId="77777777" w:rsidR="004450CC" w:rsidRDefault="004450CC" w:rsidP="00123250">
      <w:pPr>
        <w:rPr>
          <w:rtl/>
        </w:rPr>
      </w:pPr>
      <w:r>
        <w:rPr>
          <w:rFonts w:hint="cs"/>
          <w:rtl/>
        </w:rPr>
        <w:t>"</w:t>
      </w:r>
      <w:r w:rsidR="00123250">
        <w:rPr>
          <w:rFonts w:hint="cs"/>
          <w:rtl/>
        </w:rPr>
        <w:t>שתגיד.</w:t>
      </w:r>
      <w:r>
        <w:rPr>
          <w:rFonts w:hint="cs"/>
          <w:rtl/>
        </w:rPr>
        <w:t>"</w:t>
      </w:r>
    </w:p>
    <w:p w14:paraId="477F63AC" w14:textId="77777777" w:rsidR="005F78A2" w:rsidRDefault="005F78A2" w:rsidP="00250000">
      <w:pPr>
        <w:rPr>
          <w:rtl/>
        </w:rPr>
      </w:pPr>
      <w:r>
        <w:rPr>
          <w:rFonts w:hint="cs"/>
          <w:rtl/>
        </w:rPr>
        <w:t>"הייתי צריך לה</w:t>
      </w:r>
      <w:r w:rsidR="00483211">
        <w:rPr>
          <w:rFonts w:hint="cs"/>
          <w:rtl/>
        </w:rPr>
        <w:t>ס</w:t>
      </w:r>
      <w:r>
        <w:rPr>
          <w:rFonts w:hint="cs"/>
          <w:rtl/>
        </w:rPr>
        <w:t>ביר לה משהו על הדת שלה."</w:t>
      </w:r>
    </w:p>
    <w:p w14:paraId="7D1F86B0" w14:textId="77777777" w:rsidR="005F78A2" w:rsidRDefault="005F78A2" w:rsidP="00250000">
      <w:pPr>
        <w:rPr>
          <w:rtl/>
        </w:rPr>
      </w:pPr>
      <w:r>
        <w:rPr>
          <w:rFonts w:hint="cs"/>
          <w:rtl/>
        </w:rPr>
        <w:t>"מה היית מסביר לה בדיוק?"</w:t>
      </w:r>
    </w:p>
    <w:p w14:paraId="3D7EF989" w14:textId="7A3ED5C3" w:rsidR="004450CC" w:rsidRDefault="004450CC" w:rsidP="00250000">
      <w:pPr>
        <w:rPr>
          <w:rtl/>
        </w:rPr>
      </w:pPr>
      <w:r>
        <w:rPr>
          <w:rFonts w:hint="cs"/>
          <w:rtl/>
        </w:rPr>
        <w:t xml:space="preserve">מארק </w:t>
      </w:r>
      <w:r w:rsidR="006972E5">
        <w:rPr>
          <w:rFonts w:hint="cs"/>
          <w:rtl/>
        </w:rPr>
        <w:t>[</w:t>
      </w:r>
      <w:r>
        <w:t>sulked</w:t>
      </w:r>
      <w:r w:rsidR="006972E5">
        <w:rPr>
          <w:rFonts w:hint="cs"/>
          <w:rtl/>
        </w:rPr>
        <w:t xml:space="preserve">] החמיץ </w:t>
      </w:r>
      <w:r w:rsidR="00716999">
        <w:rPr>
          <w:rFonts w:hint="cs"/>
          <w:rtl/>
        </w:rPr>
        <w:t xml:space="preserve">את </w:t>
      </w:r>
      <w:r w:rsidR="006972E5">
        <w:rPr>
          <w:rFonts w:hint="cs"/>
          <w:rtl/>
        </w:rPr>
        <w:t>פניו</w:t>
      </w:r>
      <w:r>
        <w:rPr>
          <w:rFonts w:hint="cs"/>
          <w:rtl/>
        </w:rPr>
        <w:t>.</w:t>
      </w:r>
    </w:p>
    <w:p w14:paraId="4B37D050" w14:textId="0BDAC550" w:rsidR="004450CC" w:rsidRDefault="004450CC" w:rsidP="00DF7B2F">
      <w:pPr>
        <w:rPr>
          <w:rtl/>
        </w:rPr>
      </w:pPr>
      <w:r>
        <w:rPr>
          <w:rFonts w:hint="cs"/>
          <w:rtl/>
        </w:rPr>
        <w:t xml:space="preserve">"בוא הנה, בּטָטוֹן," </w:t>
      </w:r>
      <w:r w:rsidR="00B92A6C">
        <w:rPr>
          <w:rFonts w:hint="cs"/>
          <w:rtl/>
        </w:rPr>
        <w:t xml:space="preserve">אלכס קרא לו. </w:t>
      </w:r>
      <w:r>
        <w:rPr>
          <w:rFonts w:hint="cs"/>
          <w:rtl/>
        </w:rPr>
        <w:t>בימים כתיקונם</w:t>
      </w:r>
      <w:r w:rsidR="00637841">
        <w:rPr>
          <w:rFonts w:hint="cs"/>
          <w:rtl/>
        </w:rPr>
        <w:t>,</w:t>
      </w:r>
      <w:r>
        <w:rPr>
          <w:rFonts w:hint="cs"/>
          <w:rtl/>
        </w:rPr>
        <w:t xml:space="preserve"> </w:t>
      </w:r>
      <w:r w:rsidR="0028525B">
        <w:rPr>
          <w:rFonts w:hint="cs"/>
          <w:rtl/>
        </w:rPr>
        <w:t>ה</w:t>
      </w:r>
      <w:r w:rsidR="00637841">
        <w:rPr>
          <w:rFonts w:hint="cs"/>
          <w:rtl/>
        </w:rPr>
        <w:t>פנייה</w:t>
      </w:r>
      <w:r>
        <w:rPr>
          <w:rFonts w:hint="cs"/>
          <w:rtl/>
        </w:rPr>
        <w:t xml:space="preserve"> [?] </w:t>
      </w:r>
      <w:r w:rsidR="0028525B">
        <w:rPr>
          <w:rFonts w:hint="cs"/>
          <w:rtl/>
        </w:rPr>
        <w:t>ה</w:t>
      </w:r>
      <w:r>
        <w:rPr>
          <w:rFonts w:hint="cs"/>
          <w:rtl/>
        </w:rPr>
        <w:t xml:space="preserve">זאת </w:t>
      </w:r>
      <w:r w:rsidR="001C5A04">
        <w:rPr>
          <w:rFonts w:hint="cs"/>
          <w:rtl/>
        </w:rPr>
        <w:t>הייתה</w:t>
      </w:r>
      <w:r>
        <w:rPr>
          <w:rFonts w:hint="cs"/>
          <w:rtl/>
        </w:rPr>
        <w:t xml:space="preserve"> מלווה בסטירה חברית בעורפו</w:t>
      </w:r>
      <w:r w:rsidR="001E4092">
        <w:rPr>
          <w:rFonts w:hint="cs"/>
          <w:rtl/>
        </w:rPr>
        <w:t xml:space="preserve"> של מארק</w:t>
      </w:r>
      <w:r>
        <w:rPr>
          <w:rFonts w:hint="cs"/>
          <w:rtl/>
        </w:rPr>
        <w:t xml:space="preserve">, אבל </w:t>
      </w:r>
      <w:r w:rsidR="001E4092">
        <w:rPr>
          <w:rFonts w:hint="cs"/>
          <w:rtl/>
        </w:rPr>
        <w:t>אלכס</w:t>
      </w:r>
      <w:r>
        <w:rPr>
          <w:rFonts w:hint="cs"/>
          <w:rtl/>
        </w:rPr>
        <w:t xml:space="preserve"> העדיף </w:t>
      </w:r>
      <w:r w:rsidR="00637841">
        <w:rPr>
          <w:rFonts w:hint="cs"/>
          <w:rtl/>
        </w:rPr>
        <w:t>ש</w:t>
      </w:r>
      <w:r>
        <w:rPr>
          <w:rFonts w:hint="cs"/>
          <w:rtl/>
        </w:rPr>
        <w:t>לא ל</w:t>
      </w:r>
      <w:r w:rsidR="009858DA">
        <w:rPr>
          <w:rFonts w:hint="cs"/>
          <w:rtl/>
        </w:rPr>
        <w:t>הכות</w:t>
      </w:r>
      <w:r>
        <w:rPr>
          <w:rFonts w:hint="cs"/>
          <w:rtl/>
        </w:rPr>
        <w:t xml:space="preserve"> </w:t>
      </w:r>
      <w:r w:rsidR="00DF7B2F">
        <w:rPr>
          <w:rFonts w:hint="cs"/>
          <w:rtl/>
        </w:rPr>
        <w:t>ב</w:t>
      </w:r>
      <w:r>
        <w:rPr>
          <w:rFonts w:hint="cs"/>
          <w:rtl/>
        </w:rPr>
        <w:t xml:space="preserve">ידו המגובסת </w:t>
      </w:r>
      <w:r w:rsidR="00DF7B2F">
        <w:rPr>
          <w:rFonts w:hint="cs"/>
          <w:rtl/>
        </w:rPr>
        <w:t xml:space="preserve">את </w:t>
      </w:r>
      <w:r w:rsidR="009858DA">
        <w:rPr>
          <w:rFonts w:hint="cs"/>
          <w:rtl/>
        </w:rPr>
        <w:t>בסיס מ</w:t>
      </w:r>
      <w:r w:rsidR="001E4092">
        <w:rPr>
          <w:rFonts w:hint="cs"/>
          <w:rtl/>
        </w:rPr>
        <w:t>ו</w:t>
      </w:r>
      <w:r w:rsidR="009858DA">
        <w:rPr>
          <w:rFonts w:hint="cs"/>
          <w:rtl/>
        </w:rPr>
        <w:t>ח</w:t>
      </w:r>
      <w:r w:rsidR="001E4092">
        <w:rPr>
          <w:rFonts w:hint="cs"/>
          <w:rtl/>
        </w:rPr>
        <w:t>ו</w:t>
      </w:r>
      <w:r w:rsidR="009858DA">
        <w:rPr>
          <w:rFonts w:hint="cs"/>
          <w:rtl/>
        </w:rPr>
        <w:t xml:space="preserve"> </w:t>
      </w:r>
      <w:r w:rsidR="00123250">
        <w:rPr>
          <w:rFonts w:hint="cs"/>
          <w:rtl/>
        </w:rPr>
        <w:t xml:space="preserve">המפואר </w:t>
      </w:r>
      <w:r w:rsidR="009858DA">
        <w:rPr>
          <w:rFonts w:hint="cs"/>
          <w:rtl/>
        </w:rPr>
        <w:t>של אחיו הגאון</w:t>
      </w:r>
      <w:r w:rsidR="001E4092">
        <w:rPr>
          <w:rFonts w:hint="cs"/>
          <w:rtl/>
        </w:rPr>
        <w:t>.</w:t>
      </w:r>
      <w:r w:rsidR="0028525B">
        <w:rPr>
          <w:rFonts w:hint="cs"/>
          <w:rtl/>
        </w:rPr>
        <w:t xml:space="preserve"> </w:t>
      </w:r>
      <w:r w:rsidR="001E4092">
        <w:rPr>
          <w:rFonts w:hint="cs"/>
          <w:rtl/>
        </w:rPr>
        <w:t>[</w:t>
      </w:r>
      <w:r w:rsidR="005F78A2">
        <w:rPr>
          <w:rFonts w:hint="cs"/>
          <w:rtl/>
        </w:rPr>
        <w:t>,</w:t>
      </w:r>
      <w:r>
        <w:rPr>
          <w:rFonts w:hint="cs"/>
          <w:rtl/>
        </w:rPr>
        <w:t xml:space="preserve"> ו</w:t>
      </w:r>
      <w:r w:rsidR="005F78A2">
        <w:rPr>
          <w:rFonts w:hint="cs"/>
          <w:rtl/>
        </w:rPr>
        <w:t>בכלל</w:t>
      </w:r>
      <w:r>
        <w:rPr>
          <w:rFonts w:hint="cs"/>
          <w:rtl/>
        </w:rPr>
        <w:t xml:space="preserve"> </w:t>
      </w:r>
      <w:r w:rsidR="005F78A2">
        <w:rPr>
          <w:rFonts w:hint="cs"/>
          <w:rtl/>
        </w:rPr>
        <w:t xml:space="preserve">במצבו </w:t>
      </w:r>
      <w:r>
        <w:rPr>
          <w:rFonts w:hint="cs"/>
          <w:rtl/>
        </w:rPr>
        <w:t xml:space="preserve">לא </w:t>
      </w:r>
      <w:r w:rsidR="005F78A2">
        <w:rPr>
          <w:rFonts w:hint="cs"/>
          <w:rtl/>
        </w:rPr>
        <w:t>כדאי לבדוק</w:t>
      </w:r>
      <w:r>
        <w:rPr>
          <w:rFonts w:hint="cs"/>
          <w:rtl/>
        </w:rPr>
        <w:t xml:space="preserve"> אם </w:t>
      </w:r>
      <w:r w:rsidR="00123250">
        <w:rPr>
          <w:rFonts w:hint="cs"/>
          <w:rtl/>
        </w:rPr>
        <w:t xml:space="preserve">יוכל להרים את ידו </w:t>
      </w:r>
      <w:r w:rsidR="00B92A6C">
        <w:rPr>
          <w:rFonts w:hint="cs"/>
          <w:rtl/>
        </w:rPr>
        <w:t xml:space="preserve">למרומים </w:t>
      </w:r>
      <w:r w:rsidR="00123250">
        <w:rPr>
          <w:rFonts w:hint="cs"/>
          <w:rtl/>
        </w:rPr>
        <w:t>ה</w:t>
      </w:r>
      <w:r w:rsidR="00B92A6C">
        <w:rPr>
          <w:rFonts w:hint="cs"/>
          <w:rtl/>
        </w:rPr>
        <w:t xml:space="preserve">נישאים הדרושים. </w:t>
      </w:r>
      <w:r>
        <w:rPr>
          <w:rFonts w:hint="cs"/>
          <w:rtl/>
        </w:rPr>
        <w:t>מארק היה גבוה ממנו אם כי כבר דיווחנו על כך.]</w:t>
      </w:r>
      <w:r w:rsidR="00123250">
        <w:rPr>
          <w:rFonts w:hint="cs"/>
          <w:rtl/>
        </w:rPr>
        <w:t xml:space="preserve"> "בוא הנה, חתיכת בטטה.</w:t>
      </w:r>
      <w:r w:rsidR="009C5E89">
        <w:rPr>
          <w:rFonts w:hint="cs"/>
          <w:rtl/>
        </w:rPr>
        <w:t xml:space="preserve"> מה קרה לך?</w:t>
      </w:r>
      <w:r w:rsidR="00123250">
        <w:rPr>
          <w:rFonts w:hint="cs"/>
          <w:rtl/>
        </w:rPr>
        <w:t>"</w:t>
      </w:r>
    </w:p>
    <w:p w14:paraId="0B77FB9E" w14:textId="49900998" w:rsidR="001C15AA" w:rsidRDefault="001C15AA" w:rsidP="009C5E89">
      <w:pPr>
        <w:rPr>
          <w:rtl/>
        </w:rPr>
      </w:pPr>
      <w:r>
        <w:rPr>
          <w:rFonts w:hint="cs"/>
          <w:rtl/>
        </w:rPr>
        <w:lastRenderedPageBreak/>
        <w:t xml:space="preserve">"אני לא רוצה לחיות ככה. </w:t>
      </w:r>
      <w:r w:rsidR="00716999">
        <w:rPr>
          <w:rFonts w:hint="cs"/>
          <w:rtl/>
        </w:rPr>
        <w:t>כל חיי</w:t>
      </w:r>
      <w:r w:rsidR="00B92A6C">
        <w:rPr>
          <w:rFonts w:hint="cs"/>
          <w:rtl/>
        </w:rPr>
        <w:t xml:space="preserve"> להסביר </w:t>
      </w:r>
      <w:r w:rsidR="006972E5">
        <w:rPr>
          <w:rFonts w:hint="cs"/>
          <w:rtl/>
        </w:rPr>
        <w:t xml:space="preserve">את </w:t>
      </w:r>
      <w:r w:rsidR="001F7BA6">
        <w:rPr>
          <w:rFonts w:hint="cs"/>
          <w:rtl/>
        </w:rPr>
        <w:t>עצמי</w:t>
      </w:r>
      <w:r w:rsidR="00716999">
        <w:rPr>
          <w:rFonts w:hint="cs"/>
          <w:rtl/>
        </w:rPr>
        <w:t>,</w:t>
      </w:r>
      <w:r w:rsidR="00B92A6C">
        <w:rPr>
          <w:rFonts w:hint="cs"/>
          <w:rtl/>
        </w:rPr>
        <w:t xml:space="preserve"> להצטדק </w:t>
      </w:r>
      <w:r w:rsidR="001F7BA6">
        <w:rPr>
          <w:rFonts w:hint="cs"/>
          <w:rtl/>
        </w:rPr>
        <w:t>בפני</w:t>
      </w:r>
      <w:r w:rsidR="00B92A6C">
        <w:rPr>
          <w:rFonts w:hint="cs"/>
          <w:rtl/>
        </w:rPr>
        <w:t xml:space="preserve"> אנשים שאני בכלל לא </w:t>
      </w:r>
      <w:r w:rsidR="001F7BA6">
        <w:rPr>
          <w:rFonts w:hint="cs"/>
          <w:rtl/>
        </w:rPr>
        <w:t>מעריך</w:t>
      </w:r>
      <w:r w:rsidR="00B92A6C">
        <w:rPr>
          <w:rFonts w:hint="cs"/>
          <w:rtl/>
        </w:rPr>
        <w:t>.</w:t>
      </w:r>
      <w:r>
        <w:rPr>
          <w:rFonts w:hint="cs"/>
          <w:rtl/>
        </w:rPr>
        <w:t xml:space="preserve">" </w:t>
      </w:r>
      <w:r w:rsidR="009C5E89">
        <w:rPr>
          <w:rFonts w:hint="cs"/>
          <w:rtl/>
        </w:rPr>
        <w:t>מארק</w:t>
      </w:r>
      <w:r w:rsidR="00123250">
        <w:rPr>
          <w:rFonts w:hint="cs"/>
          <w:rtl/>
        </w:rPr>
        <w:t xml:space="preserve"> </w:t>
      </w:r>
      <w:r w:rsidR="001D4C4D">
        <w:rPr>
          <w:rFonts w:hint="cs"/>
          <w:rtl/>
        </w:rPr>
        <w:t>נסוג</w:t>
      </w:r>
      <w:r w:rsidR="00123250">
        <w:rPr>
          <w:rFonts w:hint="cs"/>
          <w:rtl/>
        </w:rPr>
        <w:t xml:space="preserve"> מאלכס ומהגבס שלו</w:t>
      </w:r>
      <w:r w:rsidR="00607465">
        <w:rPr>
          <w:rFonts w:hint="cs"/>
          <w:rtl/>
        </w:rPr>
        <w:t xml:space="preserve"> כאמצעי זהירות</w:t>
      </w:r>
      <w:r w:rsidR="00123250">
        <w:rPr>
          <w:rFonts w:hint="cs"/>
          <w:rtl/>
        </w:rPr>
        <w:t>.</w:t>
      </w:r>
      <w:r w:rsidR="00CA5E5F">
        <w:rPr>
          <w:rFonts w:hint="cs"/>
          <w:rtl/>
        </w:rPr>
        <w:t xml:space="preserve"> "ומי יודע למה ישראל החליטה לתקוף דווקא ביום הכיפורים?"</w:t>
      </w:r>
    </w:p>
    <w:p w14:paraId="14FC9D11" w14:textId="36D7F54B" w:rsidR="00CA5E5F" w:rsidRDefault="009C5E89" w:rsidP="006F564E">
      <w:pPr>
        <w:rPr>
          <w:rtl/>
        </w:rPr>
      </w:pPr>
      <w:r>
        <w:rPr>
          <w:rFonts w:hint="cs"/>
          <w:rtl/>
        </w:rPr>
        <w:t>"</w:t>
      </w:r>
      <w:r w:rsidR="00CA5E5F">
        <w:rPr>
          <w:rFonts w:hint="cs"/>
          <w:rtl/>
        </w:rPr>
        <w:t xml:space="preserve">לא ישראל החליטה," אלכס נשען על קיר </w:t>
      </w:r>
      <w:r w:rsidR="002E35AE">
        <w:rPr>
          <w:rFonts w:hint="cs"/>
          <w:rtl/>
        </w:rPr>
        <w:t>בית-הספר</w:t>
      </w:r>
      <w:r w:rsidR="00CA5E5F">
        <w:rPr>
          <w:rFonts w:hint="cs"/>
          <w:rtl/>
        </w:rPr>
        <w:t xml:space="preserve">, </w:t>
      </w:r>
      <w:r w:rsidR="008903EE">
        <w:rPr>
          <w:rFonts w:hint="cs"/>
          <w:rtl/>
        </w:rPr>
        <w:t>ש</w:t>
      </w:r>
      <w:r w:rsidR="00607465">
        <w:rPr>
          <w:rFonts w:hint="cs"/>
          <w:rtl/>
        </w:rPr>
        <w:t>היה</w:t>
      </w:r>
      <w:r w:rsidR="00CA5E5F">
        <w:rPr>
          <w:rFonts w:hint="cs"/>
          <w:rtl/>
        </w:rPr>
        <w:t xml:space="preserve"> רטוב </w:t>
      </w:r>
      <w:r w:rsidR="00607465">
        <w:rPr>
          <w:rFonts w:hint="cs"/>
          <w:rtl/>
        </w:rPr>
        <w:t>למדי</w:t>
      </w:r>
      <w:r w:rsidR="001D4C4D">
        <w:rPr>
          <w:rFonts w:hint="cs"/>
          <w:rtl/>
        </w:rPr>
        <w:t>,</w:t>
      </w:r>
      <w:r w:rsidR="00607465">
        <w:rPr>
          <w:rFonts w:hint="cs"/>
          <w:rtl/>
        </w:rPr>
        <w:t xml:space="preserve"> </w:t>
      </w:r>
      <w:r w:rsidR="00CA5E5F">
        <w:rPr>
          <w:rFonts w:hint="cs"/>
          <w:rtl/>
        </w:rPr>
        <w:t xml:space="preserve">וגם הקפל שבמכנסיו </w:t>
      </w:r>
      <w:r w:rsidR="00F2159D" w:rsidRPr="00F2159D">
        <w:rPr>
          <w:rFonts w:cs="Times New Roman"/>
          <w:rtl/>
        </w:rPr>
        <w:t xml:space="preserve">נפתח </w:t>
      </w:r>
      <w:r w:rsidR="00CA5E5F">
        <w:rPr>
          <w:rFonts w:hint="cs"/>
          <w:rtl/>
        </w:rPr>
        <w:t>(</w:t>
      </w:r>
      <w:r w:rsidR="001C5A04">
        <w:rPr>
          <w:rFonts w:hint="cs"/>
          <w:rtl/>
        </w:rPr>
        <w:t>אימא</w:t>
      </w:r>
      <w:r w:rsidR="00CA5E5F">
        <w:rPr>
          <w:rFonts w:hint="cs"/>
          <w:rtl/>
        </w:rPr>
        <w:t xml:space="preserve"> עדיין לא הספיקה לתפ</w:t>
      </w:r>
      <w:r w:rsidR="00607465">
        <w:rPr>
          <w:rFonts w:hint="cs"/>
          <w:rtl/>
        </w:rPr>
        <w:t>ור לו מכפלת</w:t>
      </w:r>
      <w:r w:rsidR="001F7BA6" w:rsidRPr="001F7BA6">
        <w:rPr>
          <w:rFonts w:cs="Times New Roman"/>
          <w:rtl/>
        </w:rPr>
        <w:t xml:space="preserve"> ו</w:t>
      </w:r>
      <w:r w:rsidR="00F2159D" w:rsidRPr="00F2159D">
        <w:rPr>
          <w:rFonts w:cs="Times New Roman"/>
          <w:rtl/>
        </w:rPr>
        <w:t xml:space="preserve">לפי </w:t>
      </w:r>
      <w:r w:rsidR="004D7433">
        <w:rPr>
          <w:rFonts w:cs="Times New Roman"/>
          <w:rtl/>
        </w:rPr>
        <w:t>ניסיון</w:t>
      </w:r>
      <w:r w:rsidR="00F2159D" w:rsidRPr="00F2159D">
        <w:rPr>
          <w:rFonts w:cs="Times New Roman"/>
          <w:rtl/>
        </w:rPr>
        <w:t xml:space="preserve"> העבר </w:t>
      </w:r>
      <w:r w:rsidR="001F7BA6" w:rsidRPr="001F7BA6">
        <w:rPr>
          <w:rFonts w:cs="Times New Roman"/>
          <w:rtl/>
        </w:rPr>
        <w:t xml:space="preserve">לא היה סיכוי </w:t>
      </w:r>
      <w:r w:rsidR="008903EE" w:rsidRPr="008903EE">
        <w:rPr>
          <w:rFonts w:cs="Times New Roman"/>
          <w:rtl/>
        </w:rPr>
        <w:t>ממשי</w:t>
      </w:r>
      <w:r w:rsidR="008903EE">
        <w:rPr>
          <w:rFonts w:cs="Times New Roman" w:hint="cs"/>
          <w:rtl/>
        </w:rPr>
        <w:t xml:space="preserve"> </w:t>
      </w:r>
      <w:r w:rsidR="001F7BA6" w:rsidRPr="001F7BA6">
        <w:rPr>
          <w:rFonts w:cs="Times New Roman"/>
          <w:rtl/>
        </w:rPr>
        <w:t xml:space="preserve">שתתפנה לכך </w:t>
      </w:r>
      <w:r w:rsidR="00F2159D">
        <w:rPr>
          <w:rFonts w:cs="Times New Roman" w:hint="cs"/>
          <w:rtl/>
        </w:rPr>
        <w:t xml:space="preserve">גם </w:t>
      </w:r>
      <w:r w:rsidR="001F7BA6" w:rsidRPr="001F7BA6">
        <w:rPr>
          <w:rFonts w:cs="Times New Roman"/>
          <w:rtl/>
        </w:rPr>
        <w:t>במשך השנה</w:t>
      </w:r>
      <w:r w:rsidR="00607465">
        <w:rPr>
          <w:rFonts w:hint="cs"/>
          <w:rtl/>
        </w:rPr>
        <w:t>)</w:t>
      </w:r>
      <w:r w:rsidR="001F7BA6">
        <w:rPr>
          <w:rFonts w:hint="cs"/>
          <w:rtl/>
        </w:rPr>
        <w:t>,</w:t>
      </w:r>
      <w:r w:rsidR="00607465">
        <w:rPr>
          <w:rFonts w:hint="cs"/>
          <w:rtl/>
        </w:rPr>
        <w:t xml:space="preserve"> ושולי מכנסיו</w:t>
      </w:r>
      <w:r w:rsidR="00CA5E5F">
        <w:rPr>
          <w:rFonts w:hint="cs"/>
          <w:rtl/>
        </w:rPr>
        <w:t xml:space="preserve"> כבר נספגו מים.</w:t>
      </w:r>
    </w:p>
    <w:p w14:paraId="3A223F49" w14:textId="77777777" w:rsidR="00CA5E5F" w:rsidRDefault="00CA5E5F" w:rsidP="00250000">
      <w:pPr>
        <w:rPr>
          <w:rtl/>
        </w:rPr>
      </w:pPr>
      <w:r>
        <w:rPr>
          <w:rFonts w:hint="cs"/>
          <w:rtl/>
        </w:rPr>
        <w:t>"מי סיפר לך את הסיפורים האלה?"</w:t>
      </w:r>
    </w:p>
    <w:p w14:paraId="4EE2B081" w14:textId="36F4EB52" w:rsidR="00CA5E5F" w:rsidRDefault="00CA5E5F" w:rsidP="00250000">
      <w:pPr>
        <w:rPr>
          <w:rtl/>
        </w:rPr>
      </w:pPr>
      <w:r>
        <w:rPr>
          <w:rFonts w:hint="cs"/>
          <w:rtl/>
        </w:rPr>
        <w:t>"</w:t>
      </w:r>
      <w:r w:rsidR="00B92A6C">
        <w:rPr>
          <w:rFonts w:hint="cs"/>
          <w:rtl/>
        </w:rPr>
        <w:t xml:space="preserve">אתמול </w:t>
      </w:r>
      <w:r>
        <w:rPr>
          <w:rFonts w:hint="cs"/>
          <w:rtl/>
        </w:rPr>
        <w:t>חזרתי מ</w:t>
      </w:r>
      <w:r w:rsidR="00E44307">
        <w:rPr>
          <w:rFonts w:hint="cs"/>
          <w:rtl/>
        </w:rPr>
        <w:t>שם</w:t>
      </w:r>
      <w:r>
        <w:rPr>
          <w:rFonts w:hint="cs"/>
          <w:rtl/>
        </w:rPr>
        <w:t xml:space="preserve">, </w:t>
      </w:r>
      <w:r w:rsidR="001D4C4D">
        <w:rPr>
          <w:rFonts w:hint="cs"/>
          <w:rtl/>
        </w:rPr>
        <w:t>ו</w:t>
      </w:r>
      <w:r>
        <w:rPr>
          <w:rFonts w:hint="cs"/>
          <w:rtl/>
        </w:rPr>
        <w:t>כל ה</w:t>
      </w:r>
      <w:r w:rsidR="00C45B28">
        <w:rPr>
          <w:rFonts w:hint="cs"/>
          <w:rtl/>
        </w:rPr>
        <w:t>תוכני</w:t>
      </w:r>
      <w:r>
        <w:rPr>
          <w:rFonts w:hint="cs"/>
          <w:rtl/>
        </w:rPr>
        <w:t>ות ב</w:t>
      </w:r>
      <w:r w:rsidR="004A607C">
        <w:rPr>
          <w:rFonts w:hint="cs"/>
          <w:rtl/>
        </w:rPr>
        <w:t>טלוויז</w:t>
      </w:r>
      <w:r>
        <w:rPr>
          <w:rFonts w:hint="cs"/>
          <w:rtl/>
        </w:rPr>
        <w:t>יה ה</w:t>
      </w:r>
      <w:r w:rsidR="00E44307">
        <w:rPr>
          <w:rFonts w:hint="cs"/>
          <w:rtl/>
        </w:rPr>
        <w:t>יו</w:t>
      </w:r>
      <w:r>
        <w:rPr>
          <w:rFonts w:hint="cs"/>
          <w:rtl/>
        </w:rPr>
        <w:t xml:space="preserve"> על 'מחדל יום הכיפורים',"</w:t>
      </w:r>
      <w:r w:rsidR="00B92A6C">
        <w:rPr>
          <w:rFonts w:hint="cs"/>
          <w:rtl/>
        </w:rPr>
        <w:t xml:space="preserve"> הוא ביטא זאת</w:t>
      </w:r>
      <w:r>
        <w:rPr>
          <w:rFonts w:hint="cs"/>
          <w:rtl/>
        </w:rPr>
        <w:t xml:space="preserve"> בעברית.</w:t>
      </w:r>
    </w:p>
    <w:p w14:paraId="699A2EA9" w14:textId="77777777" w:rsidR="001C15AA" w:rsidRDefault="00CA5E5F" w:rsidP="00250000">
      <w:pPr>
        <w:rPr>
          <w:rtl/>
        </w:rPr>
      </w:pPr>
      <w:r>
        <w:rPr>
          <w:rFonts w:hint="cs"/>
          <w:rtl/>
        </w:rPr>
        <w:t>"ומה זה אומר?"</w:t>
      </w:r>
    </w:p>
    <w:p w14:paraId="0F57AFD4" w14:textId="3DC73CA7" w:rsidR="001E4092" w:rsidRDefault="00CA5E5F" w:rsidP="005F78A2">
      <w:pPr>
        <w:rPr>
          <w:rtl/>
        </w:rPr>
      </w:pPr>
      <w:r>
        <w:rPr>
          <w:rFonts w:hint="cs"/>
          <w:rtl/>
        </w:rPr>
        <w:t xml:space="preserve">"שהערבים הפתיעו את </w:t>
      </w:r>
      <w:r w:rsidR="001D4C4D">
        <w:rPr>
          <w:rFonts w:hint="cs"/>
          <w:rtl/>
        </w:rPr>
        <w:t>המודיעין ה</w:t>
      </w:r>
      <w:r>
        <w:rPr>
          <w:rFonts w:hint="cs"/>
          <w:rtl/>
        </w:rPr>
        <w:t>ישראל</w:t>
      </w:r>
      <w:r w:rsidR="001D4C4D">
        <w:rPr>
          <w:rFonts w:hint="cs"/>
          <w:rtl/>
        </w:rPr>
        <w:t>י</w:t>
      </w:r>
      <w:r>
        <w:rPr>
          <w:rFonts w:hint="cs"/>
          <w:rtl/>
        </w:rPr>
        <w:t xml:space="preserve">, שישראל לא </w:t>
      </w:r>
      <w:r w:rsidR="001C5A04">
        <w:rPr>
          <w:rFonts w:hint="cs"/>
          <w:rtl/>
        </w:rPr>
        <w:t>הייתה</w:t>
      </w:r>
      <w:r w:rsidR="001D4C4D">
        <w:rPr>
          <w:rFonts w:hint="cs"/>
          <w:rtl/>
        </w:rPr>
        <w:t xml:space="preserve"> מוכנה למתקפה</w:t>
      </w:r>
      <w:r>
        <w:rPr>
          <w:rFonts w:hint="cs"/>
          <w:rtl/>
        </w:rPr>
        <w:t>."</w:t>
      </w:r>
    </w:p>
    <w:p w14:paraId="3563A6EA" w14:textId="62D03925" w:rsidR="00CA5E5F" w:rsidRDefault="00CA5E5F" w:rsidP="005F78A2">
      <w:pPr>
        <w:rPr>
          <w:rtl/>
        </w:rPr>
      </w:pPr>
      <w:r>
        <w:rPr>
          <w:rFonts w:hint="cs"/>
          <w:rtl/>
        </w:rPr>
        <w:t xml:space="preserve">"שטויות, זה לא נכון. </w:t>
      </w:r>
      <w:r w:rsidR="001E4092">
        <w:rPr>
          <w:rFonts w:hint="cs"/>
          <w:rtl/>
        </w:rPr>
        <w:t>תסתכל</w:t>
      </w:r>
      <w:r>
        <w:rPr>
          <w:rFonts w:hint="cs"/>
          <w:rtl/>
        </w:rPr>
        <w:t xml:space="preserve"> בספר </w:t>
      </w:r>
      <w:r w:rsidR="00B92A6C">
        <w:rPr>
          <w:rFonts w:hint="cs"/>
          <w:rtl/>
        </w:rPr>
        <w:t>ה</w:t>
      </w:r>
      <w:r>
        <w:rPr>
          <w:rFonts w:hint="cs"/>
          <w:rtl/>
        </w:rPr>
        <w:t>היסטוריה של</w:t>
      </w:r>
      <w:r w:rsidR="00913BEB">
        <w:rPr>
          <w:rFonts w:hint="cs"/>
          <w:rtl/>
        </w:rPr>
        <w:t>ך</w:t>
      </w:r>
      <w:r>
        <w:rPr>
          <w:rFonts w:hint="cs"/>
          <w:rtl/>
        </w:rPr>
        <w:t>." מארק</w:t>
      </w:r>
      <w:r w:rsidR="00F2159D">
        <w:rPr>
          <w:rFonts w:hint="cs"/>
          <w:rtl/>
        </w:rPr>
        <w:t xml:space="preserve"> </w:t>
      </w:r>
      <w:r w:rsidR="006972E5">
        <w:rPr>
          <w:rFonts w:hint="cs"/>
          <w:rtl/>
        </w:rPr>
        <w:t xml:space="preserve">הוקפץ </w:t>
      </w:r>
      <w:r w:rsidR="00D165E7">
        <w:rPr>
          <w:rFonts w:hint="cs"/>
          <w:rtl/>
        </w:rPr>
        <w:t>כמה כיתות</w:t>
      </w:r>
      <w:r w:rsidR="001F7BA6">
        <w:rPr>
          <w:rFonts w:hint="cs"/>
          <w:rtl/>
        </w:rPr>
        <w:t>,</w:t>
      </w:r>
      <w:r w:rsidR="00D165E7">
        <w:rPr>
          <w:rFonts w:hint="cs"/>
          <w:rtl/>
        </w:rPr>
        <w:t xml:space="preserve"> </w:t>
      </w:r>
      <w:r w:rsidR="00F2159D">
        <w:rPr>
          <w:rFonts w:hint="cs"/>
          <w:rtl/>
        </w:rPr>
        <w:t>ו</w:t>
      </w:r>
      <w:r w:rsidR="001F7BA6" w:rsidRPr="001F7BA6">
        <w:rPr>
          <w:rFonts w:cs="Times New Roman"/>
          <w:rtl/>
        </w:rPr>
        <w:t xml:space="preserve">כבר עבר </w:t>
      </w:r>
      <w:r w:rsidR="008903EE" w:rsidRPr="008903EE">
        <w:rPr>
          <w:rFonts w:cs="Times New Roman"/>
          <w:rtl/>
        </w:rPr>
        <w:t xml:space="preserve">בשנה אחת </w:t>
      </w:r>
      <w:r w:rsidR="001F7BA6" w:rsidRPr="001F7BA6">
        <w:rPr>
          <w:rFonts w:cs="Times New Roman"/>
          <w:rtl/>
        </w:rPr>
        <w:t>את אלכס</w:t>
      </w:r>
      <w:r w:rsidR="00F2159D">
        <w:rPr>
          <w:rFonts w:cs="Times New Roman" w:hint="cs"/>
          <w:rtl/>
        </w:rPr>
        <w:t>,</w:t>
      </w:r>
      <w:r w:rsidR="001F7BA6" w:rsidRPr="001F7BA6">
        <w:rPr>
          <w:rFonts w:cs="Times New Roman"/>
          <w:rtl/>
        </w:rPr>
        <w:t xml:space="preserve"> שהחל באותו יום את לימודיו במחלקה הרביעית (כיתה ט'). </w:t>
      </w:r>
      <w:r w:rsidR="008903EE">
        <w:rPr>
          <w:rFonts w:cs="Times New Roman" w:hint="cs"/>
          <w:rtl/>
        </w:rPr>
        <w:t>כ</w:t>
      </w:r>
      <w:r w:rsidR="00D165E7">
        <w:rPr>
          <w:rFonts w:hint="cs"/>
          <w:rtl/>
        </w:rPr>
        <w:t xml:space="preserve">תלמיד </w:t>
      </w:r>
      <w:r w:rsidR="001F7BA6" w:rsidRPr="001F7BA6">
        <w:rPr>
          <w:rFonts w:cs="Times New Roman"/>
          <w:rtl/>
        </w:rPr>
        <w:t>המחלקה החמישית</w:t>
      </w:r>
      <w:r w:rsidR="008903EE">
        <w:rPr>
          <w:rFonts w:cs="Times New Roman" w:hint="cs"/>
          <w:rtl/>
        </w:rPr>
        <w:t>, מארק</w:t>
      </w:r>
      <w:r>
        <w:rPr>
          <w:rFonts w:hint="cs"/>
          <w:rtl/>
        </w:rPr>
        <w:t xml:space="preserve"> למד</w:t>
      </w:r>
      <w:r w:rsidR="008903EE" w:rsidRPr="008903EE">
        <w:rPr>
          <w:rtl/>
        </w:rPr>
        <w:t xml:space="preserve"> </w:t>
      </w:r>
      <w:r w:rsidR="008903EE" w:rsidRPr="008903EE">
        <w:rPr>
          <w:rFonts w:cs="Times New Roman"/>
          <w:rtl/>
        </w:rPr>
        <w:t>זו השנה השנייה</w:t>
      </w:r>
      <w:r w:rsidR="00D165E7">
        <w:rPr>
          <w:rFonts w:hint="cs"/>
          <w:rtl/>
        </w:rPr>
        <w:t xml:space="preserve"> </w:t>
      </w:r>
      <w:r>
        <w:rPr>
          <w:rFonts w:hint="cs"/>
          <w:rtl/>
        </w:rPr>
        <w:t>את ההיסטוריה של המאה ה</w:t>
      </w:r>
      <w:r w:rsidR="001D4C4D">
        <w:rPr>
          <w:rFonts w:hint="cs"/>
          <w:rtl/>
        </w:rPr>
        <w:t>עשרים</w:t>
      </w:r>
      <w:r>
        <w:rPr>
          <w:rFonts w:hint="cs"/>
          <w:rtl/>
        </w:rPr>
        <w:t xml:space="preserve"> ל</w:t>
      </w:r>
      <w:r w:rsidR="001D4C4D">
        <w:rPr>
          <w:rFonts w:hint="cs"/>
          <w:rtl/>
        </w:rPr>
        <w:t>בחינות הבגרות ברמה הרגילה</w:t>
      </w:r>
      <w:r w:rsidR="001E4092">
        <w:rPr>
          <w:rFonts w:hint="cs"/>
          <w:rtl/>
        </w:rPr>
        <w:t>,</w:t>
      </w:r>
      <w:r w:rsidR="001D4C4D">
        <w:rPr>
          <w:rFonts w:hint="cs"/>
          <w:rtl/>
        </w:rPr>
        <w:t xml:space="preserve"> ה</w:t>
      </w:r>
      <w:r>
        <w:rPr>
          <w:rFonts w:hint="cs"/>
          <w:rtl/>
        </w:rPr>
        <w:t>-</w:t>
      </w:r>
      <w:r>
        <w:t>GCSEs</w:t>
      </w:r>
      <w:r>
        <w:rPr>
          <w:rFonts w:hint="cs"/>
          <w:rtl/>
        </w:rPr>
        <w:t>.</w:t>
      </w:r>
      <w:r w:rsidR="00B92A6C">
        <w:rPr>
          <w:rFonts w:hint="cs"/>
          <w:rtl/>
        </w:rPr>
        <w:t xml:space="preserve"> "כדאי שגם</w:t>
      </w:r>
      <w:r w:rsidR="00607465">
        <w:rPr>
          <w:rFonts w:hint="cs"/>
          <w:rtl/>
        </w:rPr>
        <w:t xml:space="preserve"> אתה ת</w:t>
      </w:r>
      <w:r w:rsidR="00D165E7">
        <w:rPr>
          <w:rFonts w:hint="cs"/>
          <w:rtl/>
        </w:rPr>
        <w:t>תחיל לקר</w:t>
      </w:r>
      <w:r w:rsidR="00E60A3D">
        <w:rPr>
          <w:rFonts w:hint="cs"/>
          <w:rtl/>
        </w:rPr>
        <w:t>ו</w:t>
      </w:r>
      <w:r w:rsidR="00D165E7">
        <w:rPr>
          <w:rFonts w:hint="cs"/>
          <w:rtl/>
        </w:rPr>
        <w:t>א את ספר</w:t>
      </w:r>
      <w:r w:rsidR="005F78A2">
        <w:rPr>
          <w:rFonts w:hint="cs"/>
          <w:rtl/>
        </w:rPr>
        <w:t xml:space="preserve"> </w:t>
      </w:r>
      <w:r w:rsidR="00D165E7">
        <w:rPr>
          <w:rFonts w:hint="cs"/>
          <w:rtl/>
        </w:rPr>
        <w:t>ה</w:t>
      </w:r>
      <w:r w:rsidR="00607465">
        <w:rPr>
          <w:rFonts w:hint="cs"/>
          <w:rtl/>
        </w:rPr>
        <w:t>היסטוריה</w:t>
      </w:r>
      <w:r w:rsidR="00D165E7">
        <w:rPr>
          <w:rFonts w:hint="cs"/>
          <w:rtl/>
        </w:rPr>
        <w:t xml:space="preserve"> לבגרות</w:t>
      </w:r>
      <w:r w:rsidR="00B92A6C">
        <w:rPr>
          <w:rFonts w:hint="cs"/>
          <w:rtl/>
        </w:rPr>
        <w:t>, אולי תלמד מה באמת קרה."</w:t>
      </w:r>
    </w:p>
    <w:p w14:paraId="4B07304E" w14:textId="755A0958" w:rsidR="005F78A2" w:rsidRDefault="005F78A2" w:rsidP="006F564E">
      <w:pPr>
        <w:rPr>
          <w:rtl/>
        </w:rPr>
      </w:pPr>
      <w:r>
        <w:rPr>
          <w:rFonts w:hint="cs"/>
          <w:rtl/>
        </w:rPr>
        <w:t>ההפסקה ה</w:t>
      </w:r>
      <w:r w:rsidR="00541FE0">
        <w:rPr>
          <w:rFonts w:hint="cs"/>
          <w:rtl/>
        </w:rPr>
        <w:t>סתיימ</w:t>
      </w:r>
      <w:r w:rsidR="009C5E89">
        <w:rPr>
          <w:rFonts w:hint="cs"/>
          <w:rtl/>
        </w:rPr>
        <w:t>ה</w:t>
      </w:r>
      <w:r>
        <w:rPr>
          <w:rFonts w:hint="cs"/>
          <w:rtl/>
        </w:rPr>
        <w:t xml:space="preserve"> וחברי</w:t>
      </w:r>
      <w:r w:rsidR="001F7BA6">
        <w:rPr>
          <w:rFonts w:hint="cs"/>
          <w:rtl/>
        </w:rPr>
        <w:t>ו</w:t>
      </w:r>
      <w:r>
        <w:rPr>
          <w:rFonts w:hint="cs"/>
          <w:rtl/>
        </w:rPr>
        <w:t xml:space="preserve"> של אלכס שחזרו מהחצר התקבצו </w:t>
      </w:r>
      <w:r w:rsidR="006F564E">
        <w:rPr>
          <w:rFonts w:hint="cs"/>
          <w:rtl/>
        </w:rPr>
        <w:t>סביבו</w:t>
      </w:r>
      <w:r>
        <w:rPr>
          <w:rFonts w:hint="cs"/>
          <w:rtl/>
        </w:rPr>
        <w:t xml:space="preserve">. "זה חרא לשחק בלעדיך, הפסדנו </w:t>
      </w:r>
      <w:r w:rsidR="00F06A3F">
        <w:rPr>
          <w:rFonts w:hint="cs"/>
          <w:rtl/>
        </w:rPr>
        <w:t>עכשיו</w:t>
      </w:r>
      <w:r>
        <w:rPr>
          <w:rFonts w:hint="cs"/>
          <w:rtl/>
        </w:rPr>
        <w:t xml:space="preserve">," הם </w:t>
      </w:r>
      <w:r w:rsidR="00DD0B78">
        <w:rPr>
          <w:rFonts w:hint="cs"/>
          <w:rtl/>
        </w:rPr>
        <w:t>דיווחו</w:t>
      </w:r>
      <w:r>
        <w:rPr>
          <w:rFonts w:hint="cs"/>
          <w:rtl/>
        </w:rPr>
        <w:t xml:space="preserve"> </w:t>
      </w:r>
      <w:r w:rsidR="00716999">
        <w:rPr>
          <w:rFonts w:hint="cs"/>
          <w:rtl/>
        </w:rPr>
        <w:t>בעצב</w:t>
      </w:r>
      <w:r>
        <w:rPr>
          <w:rFonts w:hint="cs"/>
          <w:rtl/>
        </w:rPr>
        <w:t>.</w:t>
      </w:r>
    </w:p>
    <w:p w14:paraId="6DD4FD3F" w14:textId="12026B27" w:rsidR="00B92A6C" w:rsidRDefault="005F78A2" w:rsidP="005F78A2">
      <w:pPr>
        <w:rPr>
          <w:rtl/>
        </w:rPr>
      </w:pPr>
      <w:r>
        <w:rPr>
          <w:rFonts w:hint="cs"/>
          <w:rtl/>
        </w:rPr>
        <w:t xml:space="preserve">"אני עוד אחלים," אלכס הבטיח להם, ולמארק </w:t>
      </w:r>
      <w:r w:rsidR="00716999">
        <w:rPr>
          <w:rFonts w:hint="cs"/>
          <w:rtl/>
        </w:rPr>
        <w:t>אמר</w:t>
      </w:r>
      <w:r>
        <w:rPr>
          <w:rFonts w:hint="cs"/>
          <w:rtl/>
        </w:rPr>
        <w:t>, "</w:t>
      </w:r>
      <w:r w:rsidR="00B92A6C">
        <w:rPr>
          <w:rFonts w:hint="cs"/>
          <w:rtl/>
        </w:rPr>
        <w:t>אתה לא צריך להסביר ל</w:t>
      </w:r>
      <w:r>
        <w:rPr>
          <w:rFonts w:hint="cs"/>
          <w:rtl/>
        </w:rPr>
        <w:t>גברת</w:t>
      </w:r>
      <w:r w:rsidR="00BD01E7">
        <w:rPr>
          <w:rFonts w:hint="cs"/>
          <w:rtl/>
        </w:rPr>
        <w:t xml:space="preserve"> פאוול</w:t>
      </w:r>
      <w:r>
        <w:rPr>
          <w:rFonts w:hint="cs"/>
          <w:rtl/>
        </w:rPr>
        <w:t xml:space="preserve"> על </w:t>
      </w:r>
      <w:r w:rsidR="00716999" w:rsidRPr="00716999">
        <w:rPr>
          <w:rFonts w:cs="Times New Roman"/>
          <w:rtl/>
        </w:rPr>
        <w:t xml:space="preserve">הדת שלה, על </w:t>
      </w:r>
      <w:r>
        <w:rPr>
          <w:rFonts w:hint="cs"/>
          <w:rtl/>
        </w:rPr>
        <w:t>החוק ה</w:t>
      </w:r>
      <w:r w:rsidR="00A572BA">
        <w:rPr>
          <w:rFonts w:hint="cs"/>
          <w:rtl/>
        </w:rPr>
        <w:t>קא</w:t>
      </w:r>
      <w:r>
        <w:rPr>
          <w:rFonts w:hint="cs"/>
          <w:rtl/>
        </w:rPr>
        <w:t xml:space="preserve">נוני, </w:t>
      </w:r>
      <w:r w:rsidR="00B92A6C">
        <w:rPr>
          <w:rFonts w:hint="cs"/>
          <w:rtl/>
        </w:rPr>
        <w:t>היא אמורה להכיר את זה."</w:t>
      </w:r>
    </w:p>
    <w:p w14:paraId="1F043CB8" w14:textId="01D56C5F" w:rsidR="00B92A6C" w:rsidRDefault="00B92A6C" w:rsidP="005F78A2">
      <w:pPr>
        <w:rPr>
          <w:rtl/>
        </w:rPr>
      </w:pPr>
      <w:r>
        <w:rPr>
          <w:rFonts w:hint="cs"/>
          <w:rtl/>
        </w:rPr>
        <w:t>"</w:t>
      </w:r>
      <w:r w:rsidR="005F78A2">
        <w:rPr>
          <w:rFonts w:hint="cs"/>
          <w:rtl/>
        </w:rPr>
        <w:t xml:space="preserve">איזה </w:t>
      </w:r>
      <w:r>
        <w:rPr>
          <w:rFonts w:hint="cs"/>
          <w:rtl/>
        </w:rPr>
        <w:t>חוק ק</w:t>
      </w:r>
      <w:r w:rsidR="00A572BA">
        <w:rPr>
          <w:rFonts w:hint="cs"/>
          <w:rtl/>
        </w:rPr>
        <w:t>א</w:t>
      </w:r>
      <w:r w:rsidR="005F78A2">
        <w:rPr>
          <w:rFonts w:hint="cs"/>
          <w:rtl/>
        </w:rPr>
        <w:t>נ</w:t>
      </w:r>
      <w:r>
        <w:rPr>
          <w:rFonts w:hint="cs"/>
          <w:rtl/>
        </w:rPr>
        <w:t>וני?"</w:t>
      </w:r>
      <w:r w:rsidR="009C5E89">
        <w:rPr>
          <w:rFonts w:hint="cs"/>
          <w:rtl/>
        </w:rPr>
        <w:t xml:space="preserve"> מארק נדרך.</w:t>
      </w:r>
    </w:p>
    <w:p w14:paraId="009A28CD" w14:textId="4444227D" w:rsidR="00B92A6C" w:rsidRDefault="005F78A2" w:rsidP="00250000">
      <w:pPr>
        <w:rPr>
          <w:rtl/>
        </w:rPr>
      </w:pPr>
      <w:r>
        <w:rPr>
          <w:rFonts w:hint="cs"/>
          <w:rtl/>
        </w:rPr>
        <w:t>"</w:t>
      </w:r>
      <w:r w:rsidR="00B92A6C">
        <w:rPr>
          <w:rFonts w:hint="cs"/>
          <w:rtl/>
        </w:rPr>
        <w:t>חוק האמת הצרופה של הקתולים."</w:t>
      </w:r>
    </w:p>
    <w:p w14:paraId="351BFEAA" w14:textId="77777777" w:rsidR="00B92A6C" w:rsidRDefault="00B92A6C" w:rsidP="00250000">
      <w:pPr>
        <w:rPr>
          <w:rtl/>
        </w:rPr>
      </w:pPr>
      <w:r>
        <w:rPr>
          <w:rFonts w:hint="cs"/>
          <w:rtl/>
        </w:rPr>
        <w:t>"חוק של אמת צרופה! גם אני רוצה חוק כזה."</w:t>
      </w:r>
    </w:p>
    <w:p w14:paraId="0E059076" w14:textId="77777777" w:rsidR="004627AB" w:rsidRPr="00CD067C" w:rsidRDefault="007F3B2E" w:rsidP="00607465">
      <w:pPr>
        <w:rPr>
          <w:rtl/>
        </w:rPr>
      </w:pPr>
      <w:r>
        <w:rPr>
          <w:rFonts w:hint="cs"/>
          <w:rtl/>
        </w:rPr>
        <w:t>[</w:t>
      </w:r>
      <w:r w:rsidR="004627AB" w:rsidRPr="00CD067C">
        <w:rPr>
          <w:rtl/>
        </w:rPr>
        <w:t xml:space="preserve">"אז מה?" </w:t>
      </w:r>
    </w:p>
    <w:p w14:paraId="0683AF89" w14:textId="77777777" w:rsidR="004627AB" w:rsidRPr="00CD067C" w:rsidRDefault="004627AB" w:rsidP="00250000">
      <w:pPr>
        <w:rPr>
          <w:rtl/>
        </w:rPr>
      </w:pPr>
      <w:r w:rsidRPr="00CD067C">
        <w:rPr>
          <w:rtl/>
        </w:rPr>
        <w:t>"אז מה? איך היא מעזה להגיד שהיהדות מגו</w:t>
      </w:r>
      <w:r w:rsidR="007D6743">
        <w:rPr>
          <w:rFonts w:hint="cs"/>
          <w:rtl/>
        </w:rPr>
        <w:t>ח</w:t>
      </w:r>
      <w:r w:rsidRPr="00CD067C">
        <w:rPr>
          <w:rtl/>
        </w:rPr>
        <w:t>כת! הייתי צריך להגיד לה ש... שהאמונה ביהדות הרבה פחות מגו</w:t>
      </w:r>
      <w:r w:rsidR="007D6743">
        <w:rPr>
          <w:rFonts w:hint="cs"/>
          <w:rtl/>
        </w:rPr>
        <w:t>ח</w:t>
      </w:r>
      <w:r w:rsidRPr="00CD067C">
        <w:rPr>
          <w:rtl/>
        </w:rPr>
        <w:t>כת מאשר האמונה שאיזו בתולה נכנסה להריון מאלוהים וילדה לו בן!"</w:t>
      </w:r>
    </w:p>
    <w:p w14:paraId="04F1E07F" w14:textId="74838165" w:rsidR="004627AB" w:rsidRPr="00CD067C" w:rsidRDefault="004627AB" w:rsidP="00250000">
      <w:pPr>
        <w:rPr>
          <w:rtl/>
        </w:rPr>
      </w:pPr>
      <w:r w:rsidRPr="00CD067C">
        <w:rPr>
          <w:rtl/>
        </w:rPr>
        <w:t xml:space="preserve">"השתגעת מארק, היא קתולית, היא </w:t>
      </w:r>
      <w:r w:rsidR="001C5A04">
        <w:rPr>
          <w:rtl/>
        </w:rPr>
        <w:t>הייתה</w:t>
      </w:r>
      <w:r w:rsidRPr="00CD067C">
        <w:rPr>
          <w:rtl/>
        </w:rPr>
        <w:t xml:space="preserve"> נעלבת."</w:t>
      </w:r>
    </w:p>
    <w:p w14:paraId="4E3E0911" w14:textId="77777777" w:rsidR="004627AB" w:rsidRPr="00CD067C" w:rsidRDefault="004627AB" w:rsidP="00250000">
      <w:pPr>
        <w:rPr>
          <w:rtl/>
        </w:rPr>
      </w:pPr>
      <w:r w:rsidRPr="00CD067C">
        <w:rPr>
          <w:rtl/>
        </w:rPr>
        <w:t>"אז לא צריך להגיד כלום, צריך לשתוק?"</w:t>
      </w:r>
    </w:p>
    <w:p w14:paraId="3CEEB7B7" w14:textId="77777777" w:rsidR="004627AB" w:rsidRPr="00CD067C" w:rsidRDefault="004627AB" w:rsidP="00250000">
      <w:pPr>
        <w:rPr>
          <w:rtl/>
        </w:rPr>
      </w:pPr>
      <w:r w:rsidRPr="00CD067C">
        <w:rPr>
          <w:rtl/>
        </w:rPr>
        <w:t>"ישו לצידנו מארק, אנחנו מנצחים בכל ויכוח."</w:t>
      </w:r>
    </w:p>
    <w:p w14:paraId="2D0AC43E" w14:textId="77777777" w:rsidR="004627AB" w:rsidRDefault="004627AB" w:rsidP="00250000">
      <w:pPr>
        <w:rPr>
          <w:rtl/>
        </w:rPr>
      </w:pPr>
      <w:r w:rsidRPr="00CD067C">
        <w:rPr>
          <w:rtl/>
        </w:rPr>
        <w:t>"אני לא מסוגל לסבול את זה," אמר מארק. "אני לא."</w:t>
      </w:r>
      <w:r w:rsidR="007F3B2E">
        <w:rPr>
          <w:rFonts w:hint="cs"/>
          <w:rtl/>
        </w:rPr>
        <w:t>]</w:t>
      </w:r>
    </w:p>
    <w:p w14:paraId="1117536C" w14:textId="77777777" w:rsidR="00607465" w:rsidRPr="00CD067C" w:rsidRDefault="00607465" w:rsidP="00250000">
      <w:pPr>
        <w:rPr>
          <w:rtl/>
        </w:rPr>
      </w:pPr>
    </w:p>
    <w:p w14:paraId="46E801FE" w14:textId="5ED8C5DE" w:rsidR="0047223E" w:rsidRPr="0044357B" w:rsidRDefault="00984F94" w:rsidP="00D14A18">
      <w:pPr>
        <w:pStyle w:val="Heading2"/>
      </w:pPr>
      <w:r>
        <w:t>Vita Humana</w:t>
      </w:r>
      <w:r w:rsidR="00913BEB">
        <w:rPr>
          <w:rFonts w:hint="cs"/>
          <w:rtl/>
        </w:rPr>
        <w:t xml:space="preserve"> [אלכס </w:t>
      </w:r>
      <w:r w:rsidR="00D165E7">
        <w:rPr>
          <w:rFonts w:hint="cs"/>
          <w:rtl/>
        </w:rPr>
        <w:t>ב</w:t>
      </w:r>
      <w:r w:rsidR="00913BEB">
        <w:rPr>
          <w:rFonts w:hint="cs"/>
          <w:rtl/>
        </w:rPr>
        <w:t>כיתה ט', מארק כיתה י']</w:t>
      </w:r>
    </w:p>
    <w:p w14:paraId="086788BA" w14:textId="77777777" w:rsidR="005475E0" w:rsidRDefault="005475E0" w:rsidP="005475E0">
      <w:pPr>
        <w:rPr>
          <w:rFonts w:cs="Times New Roman"/>
          <w:rtl/>
        </w:rPr>
      </w:pPr>
      <w:r>
        <w:rPr>
          <w:rFonts w:cs="Times New Roman" w:hint="cs"/>
          <w:rtl/>
        </w:rPr>
        <w:t>[</w:t>
      </w:r>
    </w:p>
    <w:p w14:paraId="06F4F4E8" w14:textId="77777777" w:rsidR="005475E0" w:rsidRDefault="00EE3076" w:rsidP="005475E0">
      <w:pPr>
        <w:rPr>
          <w:rFonts w:cs="Times New Roman"/>
          <w:rtl/>
        </w:rPr>
      </w:pPr>
      <w:hyperlink r:id="rId68" w:history="1">
        <w:r w:rsidR="005475E0" w:rsidRPr="00BF1AA9">
          <w:rPr>
            <w:rStyle w:val="Hyperlink"/>
            <w:rFonts w:cs="Times New Roman"/>
          </w:rPr>
          <w:t>https://en.wikipedia.org/wiki/Telugu_language</w:t>
        </w:r>
      </w:hyperlink>
    </w:p>
    <w:p w14:paraId="7E6417A2" w14:textId="77777777" w:rsidR="005475E0" w:rsidRDefault="00EE3076" w:rsidP="005475E0">
      <w:pPr>
        <w:rPr>
          <w:rFonts w:cs="Times New Roman"/>
          <w:rtl/>
        </w:rPr>
      </w:pPr>
      <w:hyperlink r:id="rId69" w:history="1">
        <w:r w:rsidR="005475E0" w:rsidRPr="00BF1AA9">
          <w:rPr>
            <w:rStyle w:val="Hyperlink"/>
            <w:rFonts w:cs="Times New Roman"/>
          </w:rPr>
          <w:t>http://www.shabdkosh.com/te/translate/tulasi/tulasi-meaning-in-Telugu-English</w:t>
        </w:r>
      </w:hyperlink>
    </w:p>
    <w:p w14:paraId="60EB9A42" w14:textId="77777777" w:rsidR="005475E0" w:rsidRDefault="005475E0" w:rsidP="005475E0">
      <w:pPr>
        <w:rPr>
          <w:rFonts w:cs="Times New Roman"/>
          <w:rtl/>
        </w:rPr>
      </w:pPr>
      <w:r w:rsidRPr="002C0C04">
        <w:rPr>
          <w:rFonts w:cs="Times New Roman"/>
        </w:rPr>
        <w:t>http://www.indiachildnames.com/nameinfo.aspx?name=Tulasi</w:t>
      </w:r>
    </w:p>
    <w:p w14:paraId="4989D248" w14:textId="77777777" w:rsidR="005475E0" w:rsidRDefault="005475E0" w:rsidP="005475E0">
      <w:pPr>
        <w:rPr>
          <w:rFonts w:cs="Times New Roman"/>
          <w:rtl/>
        </w:rPr>
      </w:pPr>
      <w:r>
        <w:rPr>
          <w:rFonts w:cs="Times New Roman" w:hint="cs"/>
          <w:rtl/>
        </w:rPr>
        <w:lastRenderedPageBreak/>
        <w:t>]</w:t>
      </w:r>
    </w:p>
    <w:p w14:paraId="5F11DD93" w14:textId="5F282F19" w:rsidR="003247F5" w:rsidRDefault="005D214A" w:rsidP="00775D57">
      <w:pPr>
        <w:rPr>
          <w:rtl/>
        </w:rPr>
      </w:pPr>
      <w:r>
        <w:rPr>
          <w:rFonts w:hint="cs"/>
          <w:rtl/>
        </w:rPr>
        <w:t xml:space="preserve">'בעיות השתלבות', כך </w:t>
      </w:r>
      <w:r w:rsidR="001E0CB1">
        <w:rPr>
          <w:rFonts w:hint="cs"/>
          <w:rtl/>
        </w:rPr>
        <w:t xml:space="preserve">הגדירה זאת </w:t>
      </w:r>
      <w:r>
        <w:rPr>
          <w:rFonts w:hint="cs"/>
          <w:rtl/>
        </w:rPr>
        <w:t>גברת פאוול, ומכיוון ש</w:t>
      </w:r>
      <w:r w:rsidR="004627AB" w:rsidRPr="00CD067C">
        <w:rPr>
          <w:rtl/>
        </w:rPr>
        <w:t xml:space="preserve">עונשים קודמים </w:t>
      </w:r>
      <w:r w:rsidR="00FB2AF6">
        <w:rPr>
          <w:rFonts w:hint="cs"/>
          <w:rtl/>
        </w:rPr>
        <w:t xml:space="preserve">לא </w:t>
      </w:r>
      <w:r w:rsidR="004627AB" w:rsidRPr="00CD067C">
        <w:rPr>
          <w:rtl/>
        </w:rPr>
        <w:t>השפיע</w:t>
      </w:r>
      <w:r w:rsidR="00FB2AF6">
        <w:rPr>
          <w:rFonts w:hint="cs"/>
          <w:rtl/>
        </w:rPr>
        <w:t>ו</w:t>
      </w:r>
      <w:r>
        <w:rPr>
          <w:rFonts w:hint="cs"/>
          <w:rtl/>
        </w:rPr>
        <w:t>,</w:t>
      </w:r>
      <w:r w:rsidR="004627AB" w:rsidRPr="00CD067C">
        <w:rPr>
          <w:rtl/>
        </w:rPr>
        <w:t xml:space="preserve"> </w:t>
      </w:r>
      <w:r w:rsidR="001C5A04">
        <w:rPr>
          <w:rtl/>
        </w:rPr>
        <w:t>אימא</w:t>
      </w:r>
      <w:r w:rsidR="004627AB" w:rsidRPr="00CD067C">
        <w:rPr>
          <w:rtl/>
        </w:rPr>
        <w:t xml:space="preserve"> הפסיקה </w:t>
      </w:r>
      <w:r>
        <w:rPr>
          <w:rFonts w:hint="cs"/>
          <w:rtl/>
        </w:rPr>
        <w:t xml:space="preserve">גם </w:t>
      </w:r>
      <w:r w:rsidR="004627AB" w:rsidRPr="00CD067C">
        <w:rPr>
          <w:rtl/>
        </w:rPr>
        <w:t>את המ</w:t>
      </w:r>
      <w:r w:rsidR="00D55F16">
        <w:rPr>
          <w:rFonts w:hint="cs"/>
          <w:rtl/>
        </w:rPr>
        <w:t>י</w:t>
      </w:r>
      <w:r w:rsidR="004627AB" w:rsidRPr="00CD067C">
        <w:rPr>
          <w:rtl/>
        </w:rPr>
        <w:t>נוי על</w:t>
      </w:r>
      <w:r w:rsidR="00775D57">
        <w:rPr>
          <w:rFonts w:hint="cs"/>
          <w:rtl/>
        </w:rPr>
        <w:t xml:space="preserve"> מגזין ה</w:t>
      </w:r>
      <w:r w:rsidR="001C5A04">
        <w:rPr>
          <w:rFonts w:hint="cs"/>
          <w:rtl/>
        </w:rPr>
        <w:t>מוזיקה</w:t>
      </w:r>
      <w:r w:rsidR="004627AB" w:rsidRPr="00CD067C">
        <w:rPr>
          <w:rtl/>
        </w:rPr>
        <w:t xml:space="preserve"> </w:t>
      </w:r>
      <w:r w:rsidR="00D55F16">
        <w:rPr>
          <w:rFonts w:hint="cs"/>
          <w:rtl/>
        </w:rPr>
        <w:t>'</w:t>
      </w:r>
      <w:r w:rsidR="004627AB" w:rsidRPr="00CD067C">
        <w:t>NME</w:t>
      </w:r>
      <w:r w:rsidR="00D55F16">
        <w:rPr>
          <w:rFonts w:hint="cs"/>
          <w:rtl/>
        </w:rPr>
        <w:t>'</w:t>
      </w:r>
      <w:r w:rsidR="004627AB" w:rsidRPr="00CD067C">
        <w:rPr>
          <w:rtl/>
        </w:rPr>
        <w:t xml:space="preserve">. </w:t>
      </w:r>
      <w:r w:rsidR="009963F0">
        <w:rPr>
          <w:rFonts w:hint="cs"/>
          <w:rtl/>
        </w:rPr>
        <w:t xml:space="preserve">על </w:t>
      </w:r>
      <w:r w:rsidR="004627AB" w:rsidRPr="00CD067C">
        <w:rPr>
          <w:rtl/>
        </w:rPr>
        <w:t xml:space="preserve">אלכס </w:t>
      </w:r>
      <w:r w:rsidR="009963F0">
        <w:rPr>
          <w:rFonts w:hint="cs"/>
          <w:rtl/>
        </w:rPr>
        <w:t>הוטל</w:t>
      </w:r>
      <w:r w:rsidR="004627AB" w:rsidRPr="00CD067C">
        <w:rPr>
          <w:rtl/>
        </w:rPr>
        <w:t xml:space="preserve"> להישאר בבית ולהכין שיעורים</w:t>
      </w:r>
      <w:r w:rsidR="005D5BC5">
        <w:rPr>
          <w:rFonts w:hint="cs"/>
          <w:rtl/>
        </w:rPr>
        <w:t>,</w:t>
      </w:r>
      <w:r w:rsidR="004627AB" w:rsidRPr="00CD067C">
        <w:rPr>
          <w:rtl/>
        </w:rPr>
        <w:t xml:space="preserve"> </w:t>
      </w:r>
      <w:r w:rsidR="005D5BC5">
        <w:rPr>
          <w:rFonts w:hint="cs"/>
          <w:rtl/>
        </w:rPr>
        <w:t>[</w:t>
      </w:r>
      <w:r w:rsidR="00F4431E">
        <w:rPr>
          <w:rtl/>
        </w:rPr>
        <w:t>–</w:t>
      </w:r>
      <w:r w:rsidR="00F4431E">
        <w:rPr>
          <w:rFonts w:hint="cs"/>
          <w:rtl/>
        </w:rPr>
        <w:t xml:space="preserve"> לרגל מצבו הגופני העלוב קיבל פטור מכל </w:t>
      </w:r>
      <w:r w:rsidR="008D519A">
        <w:rPr>
          <w:rFonts w:hint="cs"/>
          <w:rtl/>
        </w:rPr>
        <w:t>מטלותיו</w:t>
      </w:r>
      <w:r w:rsidR="00F4431E">
        <w:rPr>
          <w:rFonts w:hint="cs"/>
          <w:rtl/>
        </w:rPr>
        <w:t xml:space="preserve"> בבית</w:t>
      </w:r>
      <w:r w:rsidR="000F7570">
        <w:rPr>
          <w:rFonts w:hint="cs"/>
          <w:rtl/>
        </w:rPr>
        <w:t>,</w:t>
      </w:r>
      <w:r w:rsidR="005D5BC5">
        <w:rPr>
          <w:rFonts w:hint="cs"/>
          <w:rtl/>
        </w:rPr>
        <w:t>]</w:t>
      </w:r>
      <w:r w:rsidR="00FB2AF6">
        <w:rPr>
          <w:rtl/>
        </w:rPr>
        <w:t xml:space="preserve"> אבל </w:t>
      </w:r>
      <w:r w:rsidR="008D519A">
        <w:rPr>
          <w:rFonts w:hint="cs"/>
          <w:rtl/>
        </w:rPr>
        <w:t>מובן ש</w:t>
      </w:r>
      <w:r w:rsidR="004A5CDD">
        <w:rPr>
          <w:rFonts w:hint="cs"/>
          <w:rtl/>
        </w:rPr>
        <w:t>בשל כך</w:t>
      </w:r>
      <w:r w:rsidR="001F7BA6" w:rsidRPr="001F7BA6">
        <w:rPr>
          <w:rFonts w:cs="Times New Roman"/>
          <w:rtl/>
        </w:rPr>
        <w:t>, אף שכל תנועה עדיין כאבה,</w:t>
      </w:r>
      <w:r w:rsidR="008D519A">
        <w:rPr>
          <w:rFonts w:hint="cs"/>
          <w:rtl/>
        </w:rPr>
        <w:t xml:space="preserve"> </w:t>
      </w:r>
      <w:r w:rsidR="00386738" w:rsidRPr="00386738">
        <w:rPr>
          <w:rFonts w:cs="Times New Roman"/>
          <w:rtl/>
        </w:rPr>
        <w:t>התאווה</w:t>
      </w:r>
      <w:r w:rsidR="00386738">
        <w:rPr>
          <w:rFonts w:cs="Times New Roman" w:hint="cs"/>
          <w:rtl/>
        </w:rPr>
        <w:t xml:space="preserve"> </w:t>
      </w:r>
      <w:r w:rsidR="004A5CDD">
        <w:rPr>
          <w:rFonts w:hint="cs"/>
          <w:rtl/>
        </w:rPr>
        <w:t>ל</w:t>
      </w:r>
      <w:r w:rsidR="005D5BC5">
        <w:rPr>
          <w:rFonts w:hint="cs"/>
          <w:rtl/>
        </w:rPr>
        <w:t>צאת החוצה</w:t>
      </w:r>
      <w:r w:rsidR="00386738">
        <w:rPr>
          <w:rFonts w:hint="cs"/>
          <w:rtl/>
        </w:rPr>
        <w:t xml:space="preserve"> </w:t>
      </w:r>
      <w:r w:rsidR="00386738" w:rsidRPr="00386738">
        <w:rPr>
          <w:rFonts w:cs="Times New Roman"/>
          <w:rtl/>
        </w:rPr>
        <w:t>יותר מכל</w:t>
      </w:r>
      <w:r w:rsidR="00386738" w:rsidRPr="00386738">
        <w:rPr>
          <w:rFonts w:cs="Times New Roman" w:hint="cs"/>
          <w:rtl/>
        </w:rPr>
        <w:t xml:space="preserve"> </w:t>
      </w:r>
      <w:r w:rsidR="005D5BC5">
        <w:rPr>
          <w:rFonts w:hint="cs"/>
          <w:rtl/>
        </w:rPr>
        <w:t>[</w:t>
      </w:r>
      <w:r w:rsidR="004A5CDD">
        <w:rPr>
          <w:rFonts w:hint="cs"/>
          <w:rtl/>
        </w:rPr>
        <w:t>היות</w:t>
      </w:r>
      <w:r w:rsidR="008D519A">
        <w:rPr>
          <w:rFonts w:hint="cs"/>
          <w:rtl/>
        </w:rPr>
        <w:t xml:space="preserve"> בכל מקום חוץ מהבית, רמת ה</w:t>
      </w:r>
      <w:r w:rsidR="00E0386E">
        <w:rPr>
          <w:rFonts w:hint="cs"/>
          <w:rtl/>
        </w:rPr>
        <w:t>מרדנות הזאת הביכה אפילו אותו אבל הוא היה חסר אונים כלפיה</w:t>
      </w:r>
      <w:r w:rsidR="005D5BC5">
        <w:rPr>
          <w:rFonts w:hint="cs"/>
          <w:rtl/>
        </w:rPr>
        <w:t>]</w:t>
      </w:r>
      <w:r w:rsidR="00E60A3D">
        <w:rPr>
          <w:rFonts w:hint="cs"/>
          <w:rtl/>
        </w:rPr>
        <w:t>.</w:t>
      </w:r>
      <w:r w:rsidR="00E0386E">
        <w:rPr>
          <w:rFonts w:hint="cs"/>
          <w:rtl/>
        </w:rPr>
        <w:t xml:space="preserve"> </w:t>
      </w:r>
      <w:r w:rsidR="00635D97">
        <w:rPr>
          <w:rFonts w:hint="cs"/>
          <w:rtl/>
        </w:rPr>
        <w:t xml:space="preserve">הוא </w:t>
      </w:r>
      <w:r w:rsidR="004627AB" w:rsidRPr="00CD067C">
        <w:rPr>
          <w:rtl/>
        </w:rPr>
        <w:t>דידה</w:t>
      </w:r>
      <w:r w:rsidR="00E60A3D">
        <w:rPr>
          <w:rFonts w:hint="cs"/>
          <w:rtl/>
        </w:rPr>
        <w:t>,</w:t>
      </w:r>
      <w:r w:rsidR="004627AB" w:rsidRPr="00CD067C">
        <w:rPr>
          <w:rtl/>
        </w:rPr>
        <w:t xml:space="preserve"> </w:t>
      </w:r>
      <w:r w:rsidR="00913BEB">
        <w:rPr>
          <w:rFonts w:hint="cs"/>
          <w:rtl/>
        </w:rPr>
        <w:t>על תפריו וידו המגובסת</w:t>
      </w:r>
      <w:r w:rsidR="00E60A3D">
        <w:rPr>
          <w:rFonts w:hint="cs"/>
          <w:rtl/>
        </w:rPr>
        <w:t>,</w:t>
      </w:r>
      <w:r w:rsidR="00913BEB">
        <w:rPr>
          <w:rFonts w:hint="cs"/>
          <w:rtl/>
        </w:rPr>
        <w:t xml:space="preserve"> ו</w:t>
      </w:r>
      <w:r w:rsidR="003247F5">
        <w:rPr>
          <w:rFonts w:hint="cs"/>
          <w:rtl/>
        </w:rPr>
        <w:t>בלווי</w:t>
      </w:r>
      <w:r w:rsidR="005168CA">
        <w:rPr>
          <w:rFonts w:hint="cs"/>
          <w:rtl/>
        </w:rPr>
        <w:t>י</w:t>
      </w:r>
      <w:r w:rsidR="003247F5">
        <w:rPr>
          <w:rFonts w:hint="cs"/>
          <w:rtl/>
        </w:rPr>
        <w:t>ת ברונו</w:t>
      </w:r>
      <w:bookmarkStart w:id="157" w:name="_Hlk527032130"/>
      <w:r w:rsidR="00877E12">
        <w:rPr>
          <w:rFonts w:hint="cs"/>
          <w:rtl/>
        </w:rPr>
        <w:t xml:space="preserve"> שכבר גדל </w:t>
      </w:r>
      <w:r w:rsidR="00567C24">
        <w:rPr>
          <w:rFonts w:hint="cs"/>
          <w:rtl/>
        </w:rPr>
        <w:t>ו</w:t>
      </w:r>
      <w:r w:rsidR="00877E12">
        <w:rPr>
          <w:rFonts w:hint="cs"/>
          <w:rtl/>
        </w:rPr>
        <w:t>צימח פרווה כהה והיה כלב בוגר ונאה</w:t>
      </w:r>
      <w:bookmarkEnd w:id="157"/>
      <w:r w:rsidR="00E567A7">
        <w:rPr>
          <w:rFonts w:hint="cs"/>
          <w:rtl/>
        </w:rPr>
        <w:t xml:space="preserve"> מאוד,</w:t>
      </w:r>
      <w:r w:rsidR="003247F5">
        <w:rPr>
          <w:rFonts w:hint="cs"/>
          <w:rtl/>
        </w:rPr>
        <w:t xml:space="preserve"> </w:t>
      </w:r>
      <w:r w:rsidR="004627AB" w:rsidRPr="00CD067C">
        <w:rPr>
          <w:rtl/>
        </w:rPr>
        <w:t>ל</w:t>
      </w:r>
      <w:r w:rsidR="00241CD0">
        <w:rPr>
          <w:rFonts w:hint="cs"/>
          <w:rtl/>
        </w:rPr>
        <w:t>חנות</w:t>
      </w:r>
      <w:r w:rsidR="004627AB" w:rsidRPr="00CD067C">
        <w:rPr>
          <w:rtl/>
        </w:rPr>
        <w:t xml:space="preserve"> של אב</w:t>
      </w:r>
      <w:r w:rsidR="00160413">
        <w:rPr>
          <w:rFonts w:hint="cs"/>
          <w:rtl/>
        </w:rPr>
        <w:t>יה</w:t>
      </w:r>
      <w:r w:rsidR="004627AB" w:rsidRPr="00CD067C">
        <w:rPr>
          <w:rtl/>
        </w:rPr>
        <w:t xml:space="preserve"> של</w:t>
      </w:r>
      <w:r w:rsidR="005340F2" w:rsidRPr="005340F2">
        <w:rPr>
          <w:rFonts w:hint="cs"/>
          <w:rtl/>
        </w:rPr>
        <w:t xml:space="preserve"> </w:t>
      </w:r>
      <w:r w:rsidR="00160413" w:rsidRPr="00CD067C">
        <w:rPr>
          <w:rtl/>
        </w:rPr>
        <w:t>טולאסי</w:t>
      </w:r>
      <w:r w:rsidR="00160413">
        <w:rPr>
          <w:rFonts w:hint="cs"/>
          <w:rtl/>
        </w:rPr>
        <w:t xml:space="preserve">, </w:t>
      </w:r>
      <w:r w:rsidR="001F7BA6" w:rsidRPr="001F7BA6">
        <w:rPr>
          <w:rFonts w:cs="Times New Roman"/>
          <w:rtl/>
        </w:rPr>
        <w:t>תלמיד</w:t>
      </w:r>
      <w:r w:rsidR="005340F2">
        <w:rPr>
          <w:rFonts w:hint="cs"/>
          <w:rtl/>
        </w:rPr>
        <w:t>ה מכיתתו</w:t>
      </w:r>
      <w:r w:rsidR="00160413">
        <w:rPr>
          <w:rFonts w:hint="cs"/>
          <w:rtl/>
        </w:rPr>
        <w:t>.</w:t>
      </w:r>
      <w:r>
        <w:rPr>
          <w:rFonts w:hint="cs"/>
          <w:rtl/>
        </w:rPr>
        <w:t xml:space="preserve"> </w:t>
      </w:r>
      <w:r w:rsidR="00FC7F47">
        <w:rPr>
          <w:rFonts w:hint="cs"/>
          <w:rtl/>
        </w:rPr>
        <w:t xml:space="preserve">הוא התכוון </w:t>
      </w:r>
      <w:r>
        <w:rPr>
          <w:rFonts w:hint="cs"/>
          <w:rtl/>
        </w:rPr>
        <w:t>לקנות כ</w:t>
      </w:r>
      <w:r w:rsidR="00FC7F47">
        <w:rPr>
          <w:rFonts w:hint="cs"/>
          <w:rtl/>
        </w:rPr>
        <w:t>וסות</w:t>
      </w:r>
      <w:r>
        <w:rPr>
          <w:rFonts w:hint="cs"/>
          <w:rtl/>
        </w:rPr>
        <w:t xml:space="preserve"> חד</w:t>
      </w:r>
      <w:r w:rsidR="005168CA">
        <w:rPr>
          <w:rFonts w:hint="cs"/>
          <w:rtl/>
        </w:rPr>
        <w:t xml:space="preserve"> </w:t>
      </w:r>
      <w:r>
        <w:rPr>
          <w:rFonts w:hint="cs"/>
          <w:rtl/>
        </w:rPr>
        <w:t>פעמ</w:t>
      </w:r>
      <w:r w:rsidR="00FC7F47">
        <w:rPr>
          <w:rFonts w:hint="cs"/>
          <w:rtl/>
        </w:rPr>
        <w:t>יות</w:t>
      </w:r>
      <w:r w:rsidR="00607465">
        <w:rPr>
          <w:rFonts w:hint="cs"/>
          <w:rtl/>
        </w:rPr>
        <w:t xml:space="preserve"> </w:t>
      </w:r>
      <w:r w:rsidR="00FC7F47">
        <w:rPr>
          <w:rFonts w:hint="cs"/>
          <w:rtl/>
        </w:rPr>
        <w:t xml:space="preserve">עבור </w:t>
      </w:r>
      <w:r w:rsidR="002A22F3">
        <w:rPr>
          <w:rFonts w:hint="cs"/>
          <w:rtl/>
        </w:rPr>
        <w:t>ה</w:t>
      </w:r>
      <w:r w:rsidR="00775D57">
        <w:rPr>
          <w:rFonts w:hint="cs"/>
          <w:rtl/>
        </w:rPr>
        <w:t>תה</w:t>
      </w:r>
      <w:r w:rsidR="00607465">
        <w:rPr>
          <w:rFonts w:hint="cs"/>
          <w:rtl/>
        </w:rPr>
        <w:t xml:space="preserve"> </w:t>
      </w:r>
      <w:r w:rsidR="009A2942" w:rsidRPr="009A2942">
        <w:rPr>
          <w:rFonts w:cs="Times New Roman"/>
          <w:rtl/>
        </w:rPr>
        <w:t xml:space="preserve">שהיה מכין בבקרים </w:t>
      </w:r>
      <w:r w:rsidR="00FC7F47">
        <w:rPr>
          <w:rFonts w:hint="cs"/>
          <w:rtl/>
        </w:rPr>
        <w:t>ל</w:t>
      </w:r>
      <w:r w:rsidR="00607465">
        <w:rPr>
          <w:rFonts w:hint="cs"/>
          <w:rtl/>
        </w:rPr>
        <w:t>מנקה הרחוב</w:t>
      </w:r>
      <w:bookmarkStart w:id="158" w:name="_Hlk525281798"/>
      <w:r w:rsidR="001F7BA6" w:rsidRPr="001F7BA6">
        <w:rPr>
          <w:rFonts w:cs="Times New Roman"/>
          <w:rtl/>
        </w:rPr>
        <w:t>ות הסנגלי</w:t>
      </w:r>
      <w:r w:rsidR="00C26EC9">
        <w:rPr>
          <w:rFonts w:hint="cs"/>
          <w:rtl/>
        </w:rPr>
        <w:t xml:space="preserve"> ש</w:t>
      </w:r>
      <w:r w:rsidR="00FC7F47">
        <w:rPr>
          <w:rFonts w:hint="cs"/>
          <w:rtl/>
        </w:rPr>
        <w:t xml:space="preserve">אליו </w:t>
      </w:r>
      <w:r w:rsidR="00C26EC9">
        <w:rPr>
          <w:rFonts w:hint="cs"/>
          <w:rtl/>
        </w:rPr>
        <w:t>התוודע בטיולי</w:t>
      </w:r>
      <w:r w:rsidR="009A2942">
        <w:rPr>
          <w:rFonts w:hint="cs"/>
          <w:rtl/>
        </w:rPr>
        <w:t>ו</w:t>
      </w:r>
      <w:r w:rsidR="00C26EC9">
        <w:rPr>
          <w:rFonts w:hint="cs"/>
          <w:rtl/>
        </w:rPr>
        <w:t xml:space="preserve"> עם ברונו</w:t>
      </w:r>
      <w:bookmarkEnd w:id="158"/>
      <w:r w:rsidR="004627AB" w:rsidRPr="00CD067C">
        <w:rPr>
          <w:rtl/>
        </w:rPr>
        <w:t xml:space="preserve">. </w:t>
      </w:r>
    </w:p>
    <w:p w14:paraId="239DC835" w14:textId="57633716" w:rsidR="009A2942" w:rsidRDefault="00C26EC9" w:rsidP="00ED5011">
      <w:pPr>
        <w:rPr>
          <w:rtl/>
        </w:rPr>
      </w:pPr>
      <w:r>
        <w:rPr>
          <w:rFonts w:hint="cs"/>
          <w:rtl/>
        </w:rPr>
        <w:t>ה</w:t>
      </w:r>
      <w:r w:rsidR="00913BEB">
        <w:rPr>
          <w:rFonts w:hint="cs"/>
          <w:rtl/>
        </w:rPr>
        <w:t xml:space="preserve">חנות </w:t>
      </w:r>
      <w:r w:rsidR="00160413">
        <w:rPr>
          <w:rFonts w:hint="cs"/>
          <w:rtl/>
        </w:rPr>
        <w:t>ה</w:t>
      </w:r>
      <w:r>
        <w:rPr>
          <w:rFonts w:hint="cs"/>
          <w:rtl/>
        </w:rPr>
        <w:t>פינתית</w:t>
      </w:r>
      <w:r w:rsidR="00913BEB">
        <w:rPr>
          <w:rFonts w:hint="cs"/>
          <w:rtl/>
        </w:rPr>
        <w:t xml:space="preserve"> שכנה </w:t>
      </w:r>
      <w:r w:rsidR="00DF2554">
        <w:rPr>
          <w:rFonts w:hint="cs"/>
          <w:rtl/>
        </w:rPr>
        <w:t xml:space="preserve">באחד הרחובות הקטנים </w:t>
      </w:r>
      <w:r w:rsidR="001F7BA6" w:rsidRPr="001F7BA6">
        <w:rPr>
          <w:rFonts w:cs="Times New Roman"/>
          <w:rtl/>
        </w:rPr>
        <w:t>ב</w:t>
      </w:r>
      <w:r w:rsidR="00271F95">
        <w:rPr>
          <w:rFonts w:cs="Times New Roman"/>
          <w:rtl/>
        </w:rPr>
        <w:t>אזור</w:t>
      </w:r>
      <w:r w:rsidR="00DF2554">
        <w:rPr>
          <w:rFonts w:hint="cs"/>
          <w:rtl/>
        </w:rPr>
        <w:t xml:space="preserve"> בית-הספר</w:t>
      </w:r>
      <w:r w:rsidR="00EF36CB">
        <w:rPr>
          <w:rFonts w:hint="cs"/>
          <w:rtl/>
        </w:rPr>
        <w:t>.</w:t>
      </w:r>
      <w:r w:rsidR="009564E3">
        <w:rPr>
          <w:rFonts w:hint="cs"/>
          <w:rtl/>
        </w:rPr>
        <w:t xml:space="preserve"> </w:t>
      </w:r>
      <w:r w:rsidR="00DF2554">
        <w:rPr>
          <w:rFonts w:hint="cs"/>
          <w:rtl/>
        </w:rPr>
        <w:t xml:space="preserve">כל תלמידי המחלקה השישית </w:t>
      </w:r>
      <w:r w:rsidR="00F95474">
        <w:rPr>
          <w:rFonts w:hint="cs"/>
          <w:rtl/>
        </w:rPr>
        <w:t>הנמוכה</w:t>
      </w:r>
      <w:r w:rsidR="006B6AAA">
        <w:rPr>
          <w:rFonts w:hint="cs"/>
          <w:rtl/>
        </w:rPr>
        <w:t xml:space="preserve"> </w:t>
      </w:r>
      <w:r w:rsidR="00F95474">
        <w:rPr>
          <w:rFonts w:hint="cs"/>
          <w:rtl/>
        </w:rPr>
        <w:t>והגבוהה</w:t>
      </w:r>
      <w:r w:rsidR="006B6AAA">
        <w:rPr>
          <w:rFonts w:hint="cs"/>
          <w:rtl/>
        </w:rPr>
        <w:t xml:space="preserve"> </w:t>
      </w:r>
      <w:r w:rsidR="008903EE" w:rsidRPr="008903EE">
        <w:rPr>
          <w:rFonts w:cs="Times New Roman"/>
          <w:rtl/>
        </w:rPr>
        <w:t>(כיתות י"א וי"ב)</w:t>
      </w:r>
      <w:r w:rsidR="00F95474">
        <w:rPr>
          <w:rFonts w:hint="cs"/>
          <w:rtl/>
        </w:rPr>
        <w:t xml:space="preserve"> </w:t>
      </w:r>
      <w:r w:rsidR="00264D4E">
        <w:rPr>
          <w:rFonts w:hint="cs"/>
          <w:rtl/>
        </w:rPr>
        <w:t>[</w:t>
      </w:r>
      <w:r w:rsidR="00DF2554">
        <w:rPr>
          <w:rFonts w:hint="cs"/>
          <w:rtl/>
        </w:rPr>
        <w:t>עתירי הפריבילגיות, תלמידי כיתות י"א</w:t>
      </w:r>
      <w:r w:rsidR="001E0CB1">
        <w:rPr>
          <w:rFonts w:hint="cs"/>
          <w:rtl/>
        </w:rPr>
        <w:t>, שכונתה</w:t>
      </w:r>
      <w:r w:rsidR="00DF2554">
        <w:rPr>
          <w:rFonts w:hint="cs"/>
          <w:rtl/>
        </w:rPr>
        <w:t xml:space="preserve"> המחלקה השישית הנמוכה</w:t>
      </w:r>
      <w:r w:rsidR="00390422">
        <w:rPr>
          <w:rFonts w:hint="cs"/>
          <w:rtl/>
        </w:rPr>
        <w:t xml:space="preserve">, </w:t>
      </w:r>
      <w:r w:rsidR="005D59D9">
        <w:rPr>
          <w:rFonts w:hint="cs"/>
          <w:rtl/>
        </w:rPr>
        <w:t xml:space="preserve">אותה מחלקה </w:t>
      </w:r>
      <w:r w:rsidR="00390422">
        <w:rPr>
          <w:rFonts w:hint="cs"/>
          <w:rtl/>
        </w:rPr>
        <w:t>שמארק הוקפץ אליה בתחילת השנה</w:t>
      </w:r>
      <w:r w:rsidR="001E0CB1">
        <w:rPr>
          <w:rFonts w:hint="cs"/>
          <w:rtl/>
        </w:rPr>
        <w:t>,</w:t>
      </w:r>
      <w:r w:rsidR="00DF2554">
        <w:rPr>
          <w:rFonts w:hint="cs"/>
          <w:rtl/>
        </w:rPr>
        <w:t xml:space="preserve"> ו</w:t>
      </w:r>
      <w:r w:rsidR="005D59D9">
        <w:rPr>
          <w:rFonts w:hint="cs"/>
          <w:rtl/>
        </w:rPr>
        <w:t xml:space="preserve">תלמידי </w:t>
      </w:r>
      <w:r w:rsidR="00DF2554">
        <w:rPr>
          <w:rFonts w:hint="cs"/>
          <w:rtl/>
        </w:rPr>
        <w:t>י"ב</w:t>
      </w:r>
      <w:r w:rsidR="005D59D9">
        <w:rPr>
          <w:rFonts w:hint="cs"/>
          <w:rtl/>
        </w:rPr>
        <w:t>, היא</w:t>
      </w:r>
      <w:r w:rsidR="00DF2554">
        <w:rPr>
          <w:rFonts w:hint="cs"/>
          <w:rtl/>
        </w:rPr>
        <w:t xml:space="preserve"> המחלקה השישית הגבוהה</w:t>
      </w:r>
      <w:r w:rsidR="00F95474">
        <w:rPr>
          <w:rFonts w:hint="cs"/>
          <w:rtl/>
        </w:rPr>
        <w:t>] הכירו אות</w:t>
      </w:r>
      <w:r w:rsidR="009A2942">
        <w:rPr>
          <w:rFonts w:hint="cs"/>
          <w:rtl/>
        </w:rPr>
        <w:t>ה,</w:t>
      </w:r>
      <w:r w:rsidR="00DF2554">
        <w:rPr>
          <w:rFonts w:hint="cs"/>
          <w:rtl/>
        </w:rPr>
        <w:t xml:space="preserve"> </w:t>
      </w:r>
      <w:r w:rsidR="009A2942">
        <w:rPr>
          <w:rFonts w:hint="cs"/>
          <w:rtl/>
        </w:rPr>
        <w:t>[</w:t>
      </w:r>
      <w:r w:rsidR="005340F2">
        <w:rPr>
          <w:rFonts w:hint="cs"/>
          <w:rtl/>
        </w:rPr>
        <w:t>הפריבילגיות כללו את החופש</w:t>
      </w:r>
      <w:r w:rsidR="00DF2554">
        <w:rPr>
          <w:rFonts w:hint="cs"/>
          <w:rtl/>
        </w:rPr>
        <w:t xml:space="preserve"> </w:t>
      </w:r>
      <w:r w:rsidR="005340F2">
        <w:rPr>
          <w:rFonts w:hint="cs"/>
          <w:rtl/>
        </w:rPr>
        <w:t>מ</w:t>
      </w:r>
      <w:r w:rsidR="004A5CDD">
        <w:rPr>
          <w:rFonts w:hint="cs"/>
          <w:rtl/>
        </w:rPr>
        <w:t xml:space="preserve">לבישת </w:t>
      </w:r>
      <w:r w:rsidR="00DF2554">
        <w:rPr>
          <w:rFonts w:hint="cs"/>
          <w:rtl/>
        </w:rPr>
        <w:t>תלבושת אחידה, ש</w:t>
      </w:r>
      <w:r w:rsidR="005340F2">
        <w:rPr>
          <w:rFonts w:hint="cs"/>
          <w:rtl/>
        </w:rPr>
        <w:t>י</w:t>
      </w:r>
      <w:r w:rsidR="00DF2554">
        <w:rPr>
          <w:rFonts w:hint="cs"/>
          <w:rtl/>
        </w:rPr>
        <w:t>מ</w:t>
      </w:r>
      <w:r w:rsidR="005340F2">
        <w:rPr>
          <w:rFonts w:hint="cs"/>
          <w:rtl/>
        </w:rPr>
        <w:t>ו</w:t>
      </w:r>
      <w:r w:rsidR="00DF2554">
        <w:rPr>
          <w:rFonts w:hint="cs"/>
          <w:rtl/>
        </w:rPr>
        <w:t>ש בחדר מנוחה שיוחד רק להם</w:t>
      </w:r>
      <w:r w:rsidR="005D59D9">
        <w:rPr>
          <w:rFonts w:hint="cs"/>
          <w:rtl/>
        </w:rPr>
        <w:t>,</w:t>
      </w:r>
      <w:r w:rsidR="00DF2554">
        <w:rPr>
          <w:rFonts w:hint="cs"/>
          <w:rtl/>
        </w:rPr>
        <w:t xml:space="preserve"> ו</w:t>
      </w:r>
      <w:r w:rsidR="005340F2">
        <w:rPr>
          <w:rFonts w:hint="cs"/>
          <w:rtl/>
        </w:rPr>
        <w:t>אישור</w:t>
      </w:r>
      <w:r w:rsidR="009A2942">
        <w:rPr>
          <w:rFonts w:hint="cs"/>
          <w:rtl/>
        </w:rPr>
        <w:t>] כי היו ח</w:t>
      </w:r>
      <w:r w:rsidR="006D30A7">
        <w:rPr>
          <w:rFonts w:hint="cs"/>
          <w:rtl/>
        </w:rPr>
        <w:t>ו</w:t>
      </w:r>
      <w:r w:rsidR="009A2942">
        <w:rPr>
          <w:rFonts w:hint="cs"/>
          <w:rtl/>
        </w:rPr>
        <w:t>פשיים</w:t>
      </w:r>
      <w:r w:rsidR="00DF2554">
        <w:rPr>
          <w:rFonts w:hint="cs"/>
          <w:rtl/>
        </w:rPr>
        <w:t xml:space="preserve"> לצאת ולבוא משטחי בית-הספר כאוות נפשם. </w:t>
      </w:r>
      <w:r w:rsidR="008903EE">
        <w:rPr>
          <w:rFonts w:hint="cs"/>
          <w:rtl/>
        </w:rPr>
        <w:t>[</w:t>
      </w:r>
      <w:r w:rsidR="00DF2554">
        <w:rPr>
          <w:rFonts w:hint="cs"/>
          <w:rtl/>
        </w:rPr>
        <w:t>הם נהג</w:t>
      </w:r>
      <w:r w:rsidR="004A5CDD">
        <w:rPr>
          <w:rFonts w:hint="cs"/>
          <w:rtl/>
        </w:rPr>
        <w:t>ו</w:t>
      </w:r>
      <w:r w:rsidR="00DF2554">
        <w:rPr>
          <w:rFonts w:hint="cs"/>
          <w:rtl/>
        </w:rPr>
        <w:t xml:space="preserve"> לקנות שם חטיפים ומ</w:t>
      </w:r>
      <w:r w:rsidR="004A5CDD">
        <w:rPr>
          <w:rFonts w:hint="cs"/>
          <w:rtl/>
        </w:rPr>
        <w:t>י</w:t>
      </w:r>
      <w:r w:rsidR="00DF2554">
        <w:rPr>
          <w:rFonts w:hint="cs"/>
          <w:rtl/>
        </w:rPr>
        <w:t>ני מתיקה במקום ארוחת הצהריים הבית-ספרית.</w:t>
      </w:r>
      <w:r w:rsidR="008903EE">
        <w:rPr>
          <w:rFonts w:hint="cs"/>
          <w:rtl/>
        </w:rPr>
        <w:t>]</w:t>
      </w:r>
      <w:r w:rsidR="00DB4166">
        <w:rPr>
          <w:rFonts w:hint="cs"/>
          <w:rtl/>
        </w:rPr>
        <w:t xml:space="preserve"> גם</w:t>
      </w:r>
      <w:r w:rsidR="00DF2554">
        <w:rPr>
          <w:rFonts w:hint="cs"/>
          <w:rtl/>
        </w:rPr>
        <w:t xml:space="preserve"> אלכס </w:t>
      </w:r>
      <w:r w:rsidR="006F7E6E">
        <w:rPr>
          <w:rFonts w:hint="cs"/>
          <w:rtl/>
        </w:rPr>
        <w:t xml:space="preserve">הכיר </w:t>
      </w:r>
      <w:r w:rsidR="00DF2554">
        <w:rPr>
          <w:rFonts w:hint="cs"/>
          <w:rtl/>
        </w:rPr>
        <w:t>גם הוא את ה</w:t>
      </w:r>
      <w:r w:rsidR="00ED5011">
        <w:rPr>
          <w:rFonts w:hint="cs"/>
          <w:rtl/>
        </w:rPr>
        <w:t>חנות הפינתית</w:t>
      </w:r>
      <w:r w:rsidR="00DF2554">
        <w:rPr>
          <w:rFonts w:hint="cs"/>
          <w:rtl/>
        </w:rPr>
        <w:t xml:space="preserve"> הזאת, </w:t>
      </w:r>
      <w:r w:rsidR="005340F2">
        <w:rPr>
          <w:rFonts w:hint="cs"/>
          <w:rtl/>
        </w:rPr>
        <w:t>ו</w:t>
      </w:r>
      <w:r w:rsidR="007446DD">
        <w:rPr>
          <w:rFonts w:hint="cs"/>
          <w:rtl/>
        </w:rPr>
        <w:t>ע</w:t>
      </w:r>
      <w:r w:rsidR="00DB4166">
        <w:rPr>
          <w:rFonts w:hint="cs"/>
          <w:rtl/>
        </w:rPr>
        <w:t>צ</w:t>
      </w:r>
      <w:r w:rsidR="007446DD">
        <w:rPr>
          <w:rFonts w:hint="cs"/>
          <w:rtl/>
        </w:rPr>
        <w:t xml:space="preserve">ר </w:t>
      </w:r>
      <w:r w:rsidR="00DF2554">
        <w:rPr>
          <w:rFonts w:hint="cs"/>
          <w:rtl/>
        </w:rPr>
        <w:t xml:space="preserve">שם בעיקר </w:t>
      </w:r>
      <w:r w:rsidR="006F7E6E">
        <w:rPr>
          <w:rFonts w:hint="cs"/>
          <w:rtl/>
        </w:rPr>
        <w:t>אחר</w:t>
      </w:r>
      <w:r w:rsidR="005168CA">
        <w:rPr>
          <w:rFonts w:hint="cs"/>
          <w:rtl/>
        </w:rPr>
        <w:t xml:space="preserve"> </w:t>
      </w:r>
      <w:r w:rsidR="006F7E6E">
        <w:rPr>
          <w:rFonts w:hint="cs"/>
          <w:rtl/>
        </w:rPr>
        <w:t xml:space="preserve">הצהריים, </w:t>
      </w:r>
      <w:r w:rsidR="00DF2554">
        <w:rPr>
          <w:rFonts w:hint="cs"/>
          <w:rtl/>
        </w:rPr>
        <w:t>בדר</w:t>
      </w:r>
      <w:r w:rsidR="001F7BA6">
        <w:rPr>
          <w:rFonts w:hint="cs"/>
          <w:rtl/>
        </w:rPr>
        <w:t>כו</w:t>
      </w:r>
      <w:r w:rsidR="00DF2554">
        <w:rPr>
          <w:rFonts w:hint="cs"/>
          <w:rtl/>
        </w:rPr>
        <w:t xml:space="preserve"> מבית-הספר לאימוניו היומיים, </w:t>
      </w:r>
      <w:r w:rsidR="00984F94">
        <w:rPr>
          <w:rFonts w:hint="cs"/>
          <w:rtl/>
        </w:rPr>
        <w:t>א</w:t>
      </w:r>
      <w:r w:rsidR="00DF2554">
        <w:rPr>
          <w:rFonts w:hint="cs"/>
          <w:rtl/>
        </w:rPr>
        <w:t xml:space="preserve">ו </w:t>
      </w:r>
      <w:r w:rsidR="001F7BA6" w:rsidRPr="001F7BA6">
        <w:rPr>
          <w:rFonts w:cs="Times New Roman"/>
          <w:rtl/>
        </w:rPr>
        <w:t>כשהגיע</w:t>
      </w:r>
      <w:r w:rsidR="001F7BA6">
        <w:rPr>
          <w:rFonts w:cs="Times New Roman" w:hint="cs"/>
          <w:rtl/>
        </w:rPr>
        <w:t xml:space="preserve"> ל</w:t>
      </w:r>
      <w:r w:rsidR="002E35AE">
        <w:rPr>
          <w:rFonts w:hint="cs"/>
          <w:rtl/>
        </w:rPr>
        <w:t>בית-הספר</w:t>
      </w:r>
      <w:r w:rsidR="00540512">
        <w:rPr>
          <w:rFonts w:hint="cs"/>
          <w:rtl/>
        </w:rPr>
        <w:t xml:space="preserve"> ל</w:t>
      </w:r>
      <w:r w:rsidR="005D59D9">
        <w:rPr>
          <w:rFonts w:hint="cs"/>
          <w:rtl/>
        </w:rPr>
        <w:t>אחר</w:t>
      </w:r>
      <w:r w:rsidR="00DF2554">
        <w:rPr>
          <w:rFonts w:hint="cs"/>
          <w:rtl/>
        </w:rPr>
        <w:t xml:space="preserve"> אימון</w:t>
      </w:r>
      <w:r w:rsidR="007446DD">
        <w:rPr>
          <w:rFonts w:hint="cs"/>
          <w:rtl/>
        </w:rPr>
        <w:t xml:space="preserve"> ה</w:t>
      </w:r>
      <w:r w:rsidR="00DF2554">
        <w:rPr>
          <w:rFonts w:hint="cs"/>
          <w:rtl/>
        </w:rPr>
        <w:t>בוקר</w:t>
      </w:r>
      <w:r w:rsidR="008903EE" w:rsidRPr="008903EE">
        <w:rPr>
          <w:rFonts w:cs="Times New Roman"/>
          <w:rtl/>
        </w:rPr>
        <w:t xml:space="preserve"> בבריכה, רועד מקור ומרעב ומשתוקק לדבר</w:t>
      </w:r>
      <w:r w:rsidR="005168CA">
        <w:rPr>
          <w:rFonts w:cs="Times New Roman" w:hint="cs"/>
          <w:rtl/>
        </w:rPr>
        <w:t xml:space="preserve"> </w:t>
      </w:r>
      <w:r w:rsidR="008903EE" w:rsidRPr="008903EE">
        <w:rPr>
          <w:rFonts w:cs="Times New Roman"/>
          <w:rtl/>
        </w:rPr>
        <w:t>מה שאינו כריכי המרמייט וכריכי חמאת הבוטנים שנהג להכין לעצמו</w:t>
      </w:r>
      <w:r w:rsidR="00DF2554">
        <w:rPr>
          <w:rFonts w:hint="cs"/>
          <w:rtl/>
        </w:rPr>
        <w:t>.</w:t>
      </w:r>
      <w:r w:rsidR="006F7E6E">
        <w:rPr>
          <w:rFonts w:hint="cs"/>
          <w:rtl/>
        </w:rPr>
        <w:t xml:space="preserve"> </w:t>
      </w:r>
    </w:p>
    <w:p w14:paraId="0EAFA409" w14:textId="73D9D344" w:rsidR="00DF2554" w:rsidRDefault="006F7E6E" w:rsidP="00ED5011">
      <w:pPr>
        <w:rPr>
          <w:rtl/>
        </w:rPr>
      </w:pPr>
      <w:r>
        <w:rPr>
          <w:rFonts w:hint="cs"/>
          <w:rtl/>
        </w:rPr>
        <w:t>מ</w:t>
      </w:r>
      <w:r w:rsidR="00FA77A6">
        <w:rPr>
          <w:rFonts w:hint="cs"/>
          <w:rtl/>
        </w:rPr>
        <w:t>שלוח</w:t>
      </w:r>
      <w:r w:rsidR="00116D77" w:rsidRPr="00116D77">
        <w:rPr>
          <w:rFonts w:hint="cs"/>
          <w:rtl/>
        </w:rPr>
        <w:t xml:space="preserve"> </w:t>
      </w:r>
      <w:r w:rsidR="00116D77">
        <w:rPr>
          <w:rFonts w:hint="cs"/>
          <w:rtl/>
        </w:rPr>
        <w:t>יחיד</w:t>
      </w:r>
      <w:r w:rsidR="00FA77A6">
        <w:rPr>
          <w:rFonts w:hint="cs"/>
          <w:rtl/>
        </w:rPr>
        <w:t xml:space="preserve"> של ארגז מאפים טריים</w:t>
      </w:r>
      <w:r>
        <w:rPr>
          <w:rFonts w:hint="cs"/>
          <w:rtl/>
        </w:rPr>
        <w:t xml:space="preserve"> הגיע </w:t>
      </w:r>
      <w:r w:rsidR="00980AE0">
        <w:rPr>
          <w:rFonts w:hint="cs"/>
          <w:rtl/>
        </w:rPr>
        <w:t>ל</w:t>
      </w:r>
      <w:r w:rsidR="00F2159D">
        <w:rPr>
          <w:rFonts w:hint="cs"/>
          <w:rtl/>
        </w:rPr>
        <w:t>חנו</w:t>
      </w:r>
      <w:r w:rsidR="00980AE0">
        <w:rPr>
          <w:rFonts w:hint="cs"/>
          <w:rtl/>
        </w:rPr>
        <w:t xml:space="preserve">ת </w:t>
      </w:r>
      <w:r>
        <w:rPr>
          <w:rFonts w:hint="cs"/>
          <w:rtl/>
        </w:rPr>
        <w:t>בכל בוקר</w:t>
      </w:r>
      <w:r w:rsidR="00FA77A6">
        <w:rPr>
          <w:rFonts w:hint="cs"/>
          <w:rtl/>
        </w:rPr>
        <w:t xml:space="preserve">, ואם </w:t>
      </w:r>
      <w:r>
        <w:rPr>
          <w:rFonts w:hint="cs"/>
          <w:rtl/>
        </w:rPr>
        <w:t>אלכס</w:t>
      </w:r>
      <w:r w:rsidR="00FA77A6">
        <w:rPr>
          <w:rFonts w:hint="cs"/>
          <w:rtl/>
        </w:rPr>
        <w:t xml:space="preserve"> </w:t>
      </w:r>
      <w:r w:rsidR="00980AE0">
        <w:rPr>
          <w:rFonts w:hint="cs"/>
          <w:rtl/>
        </w:rPr>
        <w:t>ה</w:t>
      </w:r>
      <w:r w:rsidR="00984F94" w:rsidRPr="00984F94">
        <w:rPr>
          <w:rFonts w:cs="Times New Roman"/>
          <w:rtl/>
        </w:rPr>
        <w:t xml:space="preserve">זדמן </w:t>
      </w:r>
      <w:r w:rsidR="006D30A7">
        <w:rPr>
          <w:rFonts w:cs="Times New Roman" w:hint="cs"/>
          <w:rtl/>
        </w:rPr>
        <w:t>ל</w:t>
      </w:r>
      <w:r w:rsidR="00984F94" w:rsidRPr="00984F94">
        <w:rPr>
          <w:rFonts w:cs="Times New Roman"/>
          <w:rtl/>
        </w:rPr>
        <w:t>שם</w:t>
      </w:r>
      <w:r w:rsidR="00FA77A6">
        <w:rPr>
          <w:rFonts w:hint="cs"/>
          <w:rtl/>
        </w:rPr>
        <w:t xml:space="preserve"> מוקדם</w:t>
      </w:r>
      <w:r>
        <w:rPr>
          <w:rFonts w:hint="cs"/>
          <w:rtl/>
        </w:rPr>
        <w:t>,</w:t>
      </w:r>
      <w:r w:rsidR="00FA77A6">
        <w:rPr>
          <w:rFonts w:hint="cs"/>
          <w:rtl/>
        </w:rPr>
        <w:t xml:space="preserve"> היה </w:t>
      </w:r>
      <w:r w:rsidR="00980AE0">
        <w:rPr>
          <w:rFonts w:hint="cs"/>
          <w:rtl/>
        </w:rPr>
        <w:t>מ</w:t>
      </w:r>
      <w:r w:rsidR="00FA77A6">
        <w:rPr>
          <w:rFonts w:hint="cs"/>
          <w:rtl/>
        </w:rPr>
        <w:t xml:space="preserve">שיג מאפה שמרים </w:t>
      </w:r>
      <w:r w:rsidR="009A2942">
        <w:rPr>
          <w:rFonts w:hint="cs"/>
          <w:rtl/>
        </w:rPr>
        <w:t>עם</w:t>
      </w:r>
      <w:r w:rsidR="00FA77A6">
        <w:rPr>
          <w:rFonts w:hint="cs"/>
          <w:rtl/>
        </w:rPr>
        <w:t xml:space="preserve"> שוקולד </w:t>
      </w:r>
      <w:r w:rsidR="009A2942" w:rsidRPr="009A2942">
        <w:rPr>
          <w:rFonts w:cs="Times New Roman"/>
          <w:rtl/>
        </w:rPr>
        <w:t xml:space="preserve">בסגנון צרפתי </w:t>
      </w:r>
      <w:r w:rsidR="004A5CDD">
        <w:rPr>
          <w:rFonts w:hint="cs"/>
          <w:rtl/>
        </w:rPr>
        <w:t>[</w:t>
      </w:r>
      <w:r w:rsidR="00FA77A6">
        <w:rPr>
          <w:rFonts w:hint="cs"/>
          <w:rtl/>
        </w:rPr>
        <w:t xml:space="preserve">מעין גרסה מקומית </w:t>
      </w:r>
      <w:r w:rsidR="005340F2">
        <w:rPr>
          <w:rFonts w:hint="cs"/>
          <w:rtl/>
        </w:rPr>
        <w:t>ל</w:t>
      </w:r>
      <w:r w:rsidR="00FA77A6">
        <w:rPr>
          <w:rFonts w:hint="cs"/>
          <w:rtl/>
        </w:rPr>
        <w:t>לחם-שוקולד</w:t>
      </w:r>
      <w:r>
        <w:rPr>
          <w:rFonts w:hint="cs"/>
          <w:rtl/>
        </w:rPr>
        <w:t>, אבל גדול ומשביע ביותר</w:t>
      </w:r>
      <w:r w:rsidR="006D30A7">
        <w:rPr>
          <w:rFonts w:hint="cs"/>
          <w:rtl/>
        </w:rPr>
        <w:t>]</w:t>
      </w:r>
      <w:r w:rsidR="00FA77A6">
        <w:rPr>
          <w:rFonts w:hint="cs"/>
          <w:rtl/>
        </w:rPr>
        <w:t xml:space="preserve">. </w:t>
      </w:r>
      <w:r>
        <w:rPr>
          <w:rFonts w:hint="cs"/>
          <w:rtl/>
        </w:rPr>
        <w:t xml:space="preserve">לעיתים </w:t>
      </w:r>
      <w:r w:rsidR="00DF2554">
        <w:rPr>
          <w:rFonts w:hint="cs"/>
          <w:rtl/>
        </w:rPr>
        <w:t xml:space="preserve">אלכס </w:t>
      </w:r>
      <w:r w:rsidR="00980AE0">
        <w:rPr>
          <w:rFonts w:hint="cs"/>
          <w:rtl/>
        </w:rPr>
        <w:t>ה</w:t>
      </w:r>
      <w:r w:rsidR="00DF2554">
        <w:rPr>
          <w:rFonts w:hint="cs"/>
          <w:rtl/>
        </w:rPr>
        <w:t xml:space="preserve">ופיע </w:t>
      </w:r>
      <w:r w:rsidR="00ED5011">
        <w:rPr>
          <w:rFonts w:hint="cs"/>
          <w:rtl/>
        </w:rPr>
        <w:t xml:space="preserve">שם </w:t>
      </w:r>
      <w:r w:rsidR="00DB4166">
        <w:rPr>
          <w:rFonts w:hint="cs"/>
          <w:rtl/>
        </w:rPr>
        <w:t>אפילו</w:t>
      </w:r>
      <w:r w:rsidR="00ED5011">
        <w:rPr>
          <w:rFonts w:hint="cs"/>
          <w:rtl/>
        </w:rPr>
        <w:t xml:space="preserve"> בע</w:t>
      </w:r>
      <w:r w:rsidR="001F7BA6">
        <w:rPr>
          <w:rFonts w:hint="cs"/>
          <w:rtl/>
        </w:rPr>
        <w:t>י</w:t>
      </w:r>
      <w:r w:rsidR="00ED5011">
        <w:rPr>
          <w:rFonts w:hint="cs"/>
          <w:rtl/>
        </w:rPr>
        <w:t>צומ</w:t>
      </w:r>
      <w:r w:rsidR="00980AE0">
        <w:rPr>
          <w:rFonts w:hint="cs"/>
          <w:rtl/>
        </w:rPr>
        <w:t>ו</w:t>
      </w:r>
      <w:r w:rsidR="00ED5011">
        <w:rPr>
          <w:rFonts w:hint="cs"/>
          <w:rtl/>
        </w:rPr>
        <w:t xml:space="preserve"> של</w:t>
      </w:r>
      <w:r w:rsidR="00DF2554">
        <w:rPr>
          <w:rFonts w:hint="cs"/>
          <w:rtl/>
        </w:rPr>
        <w:t xml:space="preserve"> </w:t>
      </w:r>
      <w:r w:rsidR="00980AE0">
        <w:rPr>
          <w:rFonts w:hint="cs"/>
          <w:rtl/>
        </w:rPr>
        <w:t xml:space="preserve">יום </w:t>
      </w:r>
      <w:r w:rsidR="00213B72">
        <w:rPr>
          <w:rFonts w:hint="cs"/>
          <w:rtl/>
        </w:rPr>
        <w:t xml:space="preserve">הלימודים, </w:t>
      </w:r>
      <w:r>
        <w:rPr>
          <w:rFonts w:hint="cs"/>
          <w:rtl/>
        </w:rPr>
        <w:t>אף שב</w:t>
      </w:r>
      <w:r w:rsidR="00213B72">
        <w:rPr>
          <w:rFonts w:hint="cs"/>
          <w:rtl/>
        </w:rPr>
        <w:t>תור תלמיד המחלקה הרביעית</w:t>
      </w:r>
      <w:r>
        <w:rPr>
          <w:rFonts w:hint="cs"/>
          <w:rtl/>
        </w:rPr>
        <w:t xml:space="preserve"> </w:t>
      </w:r>
      <w:r w:rsidR="00980AE0">
        <w:rPr>
          <w:rFonts w:hint="cs"/>
          <w:rtl/>
        </w:rPr>
        <w:t xml:space="preserve">נאסר עליו </w:t>
      </w:r>
      <w:r>
        <w:rPr>
          <w:rFonts w:hint="cs"/>
          <w:rtl/>
        </w:rPr>
        <w:t xml:space="preserve">לצאת </w:t>
      </w:r>
      <w:r w:rsidR="001F7BA6">
        <w:rPr>
          <w:rFonts w:hint="cs"/>
          <w:rtl/>
        </w:rPr>
        <w:t xml:space="preserve">את </w:t>
      </w:r>
      <w:r>
        <w:rPr>
          <w:rFonts w:hint="cs"/>
          <w:rtl/>
        </w:rPr>
        <w:t>גבולות בית-הספר.</w:t>
      </w:r>
      <w:r w:rsidR="00DF2554">
        <w:rPr>
          <w:rFonts w:hint="cs"/>
          <w:rtl/>
        </w:rPr>
        <w:t xml:space="preserve"> אב</w:t>
      </w:r>
      <w:r>
        <w:rPr>
          <w:rFonts w:hint="cs"/>
          <w:rtl/>
        </w:rPr>
        <w:t>יה של טולאסי</w:t>
      </w:r>
      <w:r w:rsidR="009A2942" w:rsidRPr="009A2942">
        <w:rPr>
          <w:rFonts w:cs="Times New Roman"/>
          <w:rtl/>
        </w:rPr>
        <w:t>, שהכיר את החוקים והמגבלות,</w:t>
      </w:r>
      <w:r w:rsidR="00DF2554">
        <w:rPr>
          <w:rFonts w:hint="cs"/>
          <w:rtl/>
        </w:rPr>
        <w:t xml:space="preserve"> מכר לו בפרצוף עקום ומתרה</w:t>
      </w:r>
      <w:r w:rsidR="00980AE0">
        <w:rPr>
          <w:rFonts w:hint="cs"/>
          <w:rtl/>
        </w:rPr>
        <w:t>,</w:t>
      </w:r>
      <w:r w:rsidR="00003737">
        <w:rPr>
          <w:rFonts w:hint="cs"/>
          <w:rtl/>
        </w:rPr>
        <w:t xml:space="preserve"> </w:t>
      </w:r>
      <w:r w:rsidR="00980AE0">
        <w:rPr>
          <w:rFonts w:hint="cs"/>
          <w:rtl/>
        </w:rPr>
        <w:t>ו</w:t>
      </w:r>
      <w:r w:rsidR="00540512">
        <w:rPr>
          <w:rFonts w:hint="cs"/>
          <w:rtl/>
        </w:rPr>
        <w:t xml:space="preserve">את </w:t>
      </w:r>
      <w:r w:rsidR="00003737">
        <w:rPr>
          <w:rFonts w:hint="cs"/>
          <w:rtl/>
        </w:rPr>
        <w:t xml:space="preserve">דעתו על ילד הפרא </w:t>
      </w:r>
      <w:r w:rsidR="004A5CDD">
        <w:rPr>
          <w:rFonts w:hint="cs"/>
          <w:rtl/>
        </w:rPr>
        <w:t xml:space="preserve">שלומד בכיתתה </w:t>
      </w:r>
      <w:r w:rsidR="00003737">
        <w:rPr>
          <w:rFonts w:hint="cs"/>
          <w:rtl/>
        </w:rPr>
        <w:t>לא הסתיר מבתו.</w:t>
      </w:r>
    </w:p>
    <w:p w14:paraId="4F8ABDD1" w14:textId="0CFF6024" w:rsidR="009A2942" w:rsidRDefault="00ED5011" w:rsidP="002466DC">
      <w:pPr>
        <w:rPr>
          <w:rtl/>
        </w:rPr>
      </w:pPr>
      <w:r>
        <w:rPr>
          <w:rFonts w:hint="cs"/>
          <w:rtl/>
        </w:rPr>
        <w:t xml:space="preserve">באותו </w:t>
      </w:r>
      <w:r w:rsidR="00003737">
        <w:rPr>
          <w:rFonts w:hint="cs"/>
          <w:rtl/>
        </w:rPr>
        <w:t xml:space="preserve">בוקר </w:t>
      </w:r>
      <w:r>
        <w:rPr>
          <w:rFonts w:hint="cs"/>
          <w:rtl/>
        </w:rPr>
        <w:t>דידה</w:t>
      </w:r>
      <w:r w:rsidR="00003737">
        <w:rPr>
          <w:rFonts w:hint="cs"/>
          <w:rtl/>
        </w:rPr>
        <w:t xml:space="preserve"> אלכס </w:t>
      </w:r>
      <w:r w:rsidR="00E10E6D">
        <w:rPr>
          <w:rFonts w:hint="cs"/>
          <w:rtl/>
        </w:rPr>
        <w:t>ל</w:t>
      </w:r>
      <w:r w:rsidR="0045663E" w:rsidRPr="0045663E">
        <w:rPr>
          <w:rFonts w:cs="Times New Roman"/>
          <w:rtl/>
        </w:rPr>
        <w:t>חנות הפינתית</w:t>
      </w:r>
      <w:r w:rsidR="00E10E6D">
        <w:rPr>
          <w:rFonts w:hint="cs"/>
          <w:rtl/>
        </w:rPr>
        <w:t xml:space="preserve"> </w:t>
      </w:r>
      <w:r w:rsidR="00E10E6D" w:rsidRPr="001124DD">
        <w:rPr>
          <w:rFonts w:cs="Times New Roman"/>
          <w:rtl/>
        </w:rPr>
        <w:t>באו</w:t>
      </w:r>
      <w:r w:rsidR="00C26EC9">
        <w:rPr>
          <w:rFonts w:cs="Times New Roman" w:hint="cs"/>
          <w:rtl/>
        </w:rPr>
        <w:t>רח עלוב</w:t>
      </w:r>
      <w:r w:rsidR="00E10E6D" w:rsidRPr="001124DD">
        <w:rPr>
          <w:rFonts w:cs="Times New Roman"/>
          <w:rtl/>
        </w:rPr>
        <w:t xml:space="preserve"> ביותר, אפילו</w:t>
      </w:r>
      <w:r w:rsidR="009A2942" w:rsidRPr="009A2942">
        <w:rPr>
          <w:rtl/>
        </w:rPr>
        <w:t xml:space="preserve"> </w:t>
      </w:r>
      <w:r w:rsidR="009A2942" w:rsidRPr="009A2942">
        <w:rPr>
          <w:rFonts w:cs="Times New Roman"/>
          <w:rtl/>
        </w:rPr>
        <w:t>ברונו נכמרו עליו</w:t>
      </w:r>
      <w:r w:rsidR="00E10E6D" w:rsidRPr="001124DD">
        <w:rPr>
          <w:rFonts w:cs="Times New Roman"/>
          <w:rtl/>
        </w:rPr>
        <w:t xml:space="preserve"> </w:t>
      </w:r>
      <w:r w:rsidR="00C26EC9">
        <w:rPr>
          <w:rFonts w:cs="Times New Roman" w:hint="cs"/>
          <w:rtl/>
        </w:rPr>
        <w:t>רחמיו ו</w:t>
      </w:r>
      <w:r w:rsidR="00E10E6D" w:rsidRPr="001124DD">
        <w:rPr>
          <w:rFonts w:cs="Times New Roman"/>
          <w:rtl/>
        </w:rPr>
        <w:t>סלח לו על נטישתו הארוכה</w:t>
      </w:r>
      <w:r w:rsidR="00DB4166">
        <w:rPr>
          <w:rFonts w:cs="Times New Roman" w:hint="cs"/>
          <w:rtl/>
        </w:rPr>
        <w:t>.</w:t>
      </w:r>
      <w:r w:rsidR="00E10E6D" w:rsidRPr="001124DD">
        <w:rPr>
          <w:rFonts w:cs="Times New Roman"/>
          <w:rtl/>
        </w:rPr>
        <w:t xml:space="preserve"> </w:t>
      </w:r>
      <w:r w:rsidR="001E4092" w:rsidRPr="001124DD">
        <w:rPr>
          <w:rFonts w:cs="Times New Roman"/>
          <w:rtl/>
        </w:rPr>
        <w:t>בכל פעם ש</w:t>
      </w:r>
      <w:r w:rsidR="001E4092">
        <w:rPr>
          <w:rFonts w:cs="Times New Roman" w:hint="cs"/>
          <w:rtl/>
        </w:rPr>
        <w:t xml:space="preserve">נפלטה מפיו של </w:t>
      </w:r>
      <w:r w:rsidR="001E4092" w:rsidRPr="001124DD">
        <w:rPr>
          <w:rFonts w:cs="Times New Roman"/>
          <w:rtl/>
        </w:rPr>
        <w:t xml:space="preserve">אלכס </w:t>
      </w:r>
      <w:r w:rsidR="001E4092">
        <w:rPr>
          <w:rFonts w:cs="Times New Roman" w:hint="cs"/>
          <w:rtl/>
        </w:rPr>
        <w:t xml:space="preserve">אנחת </w:t>
      </w:r>
      <w:r w:rsidR="001E4092" w:rsidRPr="001124DD">
        <w:rPr>
          <w:rFonts w:cs="Times New Roman"/>
          <w:rtl/>
        </w:rPr>
        <w:t>כא</w:t>
      </w:r>
      <w:r w:rsidR="001E4092">
        <w:rPr>
          <w:rFonts w:cs="Times New Roman" w:hint="cs"/>
          <w:rtl/>
        </w:rPr>
        <w:t>ב,</w:t>
      </w:r>
      <w:r w:rsidR="001E4092" w:rsidRPr="001124DD">
        <w:rPr>
          <w:rFonts w:cs="Times New Roman"/>
          <w:rtl/>
        </w:rPr>
        <w:t xml:space="preserve"> </w:t>
      </w:r>
      <w:r w:rsidR="00E10E6D" w:rsidRPr="001124DD">
        <w:rPr>
          <w:rFonts w:cs="Times New Roman"/>
          <w:rtl/>
        </w:rPr>
        <w:t xml:space="preserve">היה </w:t>
      </w:r>
      <w:r w:rsidR="001E4092">
        <w:rPr>
          <w:rFonts w:cs="Times New Roman" w:hint="cs"/>
          <w:rtl/>
        </w:rPr>
        <w:t xml:space="preserve">ברונו </w:t>
      </w:r>
      <w:r w:rsidR="00E10E6D" w:rsidRPr="001124DD">
        <w:rPr>
          <w:rFonts w:cs="Times New Roman"/>
          <w:rtl/>
        </w:rPr>
        <w:t>מלקק את כף ידו בחיבה ועל דרך העידוד</w:t>
      </w:r>
      <w:r w:rsidR="00DB4166">
        <w:rPr>
          <w:rFonts w:cs="Times New Roman" w:hint="cs"/>
          <w:rtl/>
        </w:rPr>
        <w:t>.</w:t>
      </w:r>
      <w:r w:rsidR="00003737">
        <w:rPr>
          <w:rFonts w:hint="cs"/>
          <w:rtl/>
        </w:rPr>
        <w:t xml:space="preserve"> </w:t>
      </w:r>
      <w:r w:rsidR="00984F94" w:rsidRPr="00984F94">
        <w:rPr>
          <w:rFonts w:cs="Times New Roman"/>
          <w:rtl/>
        </w:rPr>
        <w:t>הוא הפך לכלב עצום וחזק</w:t>
      </w:r>
      <w:r w:rsidR="00E567A7">
        <w:rPr>
          <w:rFonts w:cs="Times New Roman"/>
          <w:rtl/>
        </w:rPr>
        <w:t xml:space="preserve"> מאוד,</w:t>
      </w:r>
      <w:r w:rsidR="00984F94" w:rsidRPr="00984F94">
        <w:rPr>
          <w:rFonts w:cs="Times New Roman"/>
          <w:rtl/>
        </w:rPr>
        <w:t xml:space="preserve"> אבל התאפק בגבורה </w:t>
      </w:r>
      <w:r w:rsidR="0045663E" w:rsidRPr="0045663E">
        <w:rPr>
          <w:rFonts w:cs="Times New Roman"/>
          <w:rtl/>
        </w:rPr>
        <w:t>ועמד</w:t>
      </w:r>
      <w:r w:rsidR="008903EE" w:rsidRPr="008903EE">
        <w:rPr>
          <w:rFonts w:cs="Times New Roman"/>
          <w:rtl/>
        </w:rPr>
        <w:t xml:space="preserve"> </w:t>
      </w:r>
      <w:r w:rsidR="0045663E">
        <w:rPr>
          <w:rFonts w:cs="Times New Roman" w:hint="cs"/>
          <w:rtl/>
        </w:rPr>
        <w:t xml:space="preserve">בכל </w:t>
      </w:r>
      <w:r w:rsidR="008903EE" w:rsidRPr="008903EE">
        <w:rPr>
          <w:rFonts w:cs="Times New Roman"/>
          <w:rtl/>
        </w:rPr>
        <w:t>הג</w:t>
      </w:r>
      <w:r w:rsidR="005168CA">
        <w:rPr>
          <w:rFonts w:cs="Times New Roman" w:hint="cs"/>
          <w:rtl/>
        </w:rPr>
        <w:t>י</w:t>
      </w:r>
      <w:r w:rsidR="008903EE" w:rsidRPr="008903EE">
        <w:rPr>
          <w:rFonts w:cs="Times New Roman"/>
          <w:rtl/>
        </w:rPr>
        <w:t>רויים ש</w:t>
      </w:r>
      <w:r w:rsidR="0045663E" w:rsidRPr="0045663E">
        <w:rPr>
          <w:rFonts w:cs="Times New Roman"/>
          <w:rtl/>
        </w:rPr>
        <w:t>נקלעו על</w:t>
      </w:r>
      <w:r w:rsidR="008903EE" w:rsidRPr="008903EE">
        <w:rPr>
          <w:rFonts w:cs="Times New Roman"/>
          <w:rtl/>
        </w:rPr>
        <w:t xml:space="preserve"> דרכו – </w:t>
      </w:r>
      <w:r w:rsidR="00984F94" w:rsidRPr="00984F94">
        <w:rPr>
          <w:rFonts w:cs="Times New Roman"/>
          <w:rtl/>
        </w:rPr>
        <w:t>מרדפים אחר כלבים ושאר פיתויים</w:t>
      </w:r>
      <w:r w:rsidR="002347CB">
        <w:rPr>
          <w:rFonts w:cs="Times New Roman" w:hint="cs"/>
          <w:rtl/>
        </w:rPr>
        <w:t xml:space="preserve"> </w:t>
      </w:r>
      <w:r w:rsidR="002347CB">
        <w:rPr>
          <w:rFonts w:cs="Times New Roman"/>
          <w:rtl/>
        </w:rPr>
        <w:t>–</w:t>
      </w:r>
      <w:r w:rsidR="00984F94" w:rsidRPr="00984F94">
        <w:rPr>
          <w:rFonts w:cs="Times New Roman"/>
          <w:rtl/>
        </w:rPr>
        <w:t xml:space="preserve"> כי ידע שאדונו הפצוע לא יעמוד בכך.</w:t>
      </w:r>
    </w:p>
    <w:p w14:paraId="59BFADEB" w14:textId="31AB21E1" w:rsidR="00FF662C" w:rsidRDefault="00984F94" w:rsidP="0045663E">
      <w:pPr>
        <w:rPr>
          <w:rtl/>
        </w:rPr>
      </w:pPr>
      <w:r w:rsidRPr="00984F94">
        <w:rPr>
          <w:rFonts w:cs="Times New Roman"/>
          <w:rtl/>
        </w:rPr>
        <w:t xml:space="preserve">באותו בוקר </w:t>
      </w:r>
      <w:r w:rsidR="006D30A7" w:rsidRPr="006D30A7">
        <w:rPr>
          <w:rFonts w:cs="Times New Roman"/>
          <w:rtl/>
        </w:rPr>
        <w:t xml:space="preserve">ניהלה </w:t>
      </w:r>
      <w:r w:rsidR="00003737">
        <w:rPr>
          <w:rFonts w:hint="cs"/>
          <w:rtl/>
        </w:rPr>
        <w:t xml:space="preserve">טולאסי </w:t>
      </w:r>
      <w:r w:rsidR="006D30A7" w:rsidRPr="006D30A7">
        <w:rPr>
          <w:rFonts w:cs="Times New Roman"/>
          <w:rtl/>
        </w:rPr>
        <w:t xml:space="preserve">את החנות </w:t>
      </w:r>
      <w:r w:rsidR="00E0386E">
        <w:rPr>
          <w:rFonts w:hint="cs"/>
          <w:rtl/>
        </w:rPr>
        <w:t>בגפה</w:t>
      </w:r>
      <w:r w:rsidR="00003737">
        <w:rPr>
          <w:rFonts w:hint="cs"/>
          <w:rtl/>
        </w:rPr>
        <w:t xml:space="preserve">, </w:t>
      </w:r>
      <w:r w:rsidR="006F7E6E">
        <w:rPr>
          <w:rFonts w:hint="cs"/>
          <w:rtl/>
        </w:rPr>
        <w:t>מ</w:t>
      </w:r>
      <w:r w:rsidR="00ED5011">
        <w:rPr>
          <w:rFonts w:hint="cs"/>
          <w:rtl/>
        </w:rPr>
        <w:t>נ</w:t>
      </w:r>
      <w:r w:rsidR="00980AE0">
        <w:rPr>
          <w:rFonts w:hint="cs"/>
          <w:rtl/>
        </w:rPr>
        <w:t>צחת</w:t>
      </w:r>
      <w:r w:rsidR="005340F2">
        <w:rPr>
          <w:rFonts w:hint="cs"/>
          <w:rtl/>
        </w:rPr>
        <w:t xml:space="preserve"> בסמכותיות טבעית</w:t>
      </w:r>
      <w:r w:rsidR="00980AE0">
        <w:rPr>
          <w:rFonts w:hint="cs"/>
          <w:rtl/>
        </w:rPr>
        <w:t xml:space="preserve"> על</w:t>
      </w:r>
      <w:r w:rsidR="00ED5011">
        <w:rPr>
          <w:rFonts w:hint="cs"/>
          <w:rtl/>
        </w:rPr>
        <w:t xml:space="preserve"> קהל הקונים</w:t>
      </w:r>
      <w:r w:rsidR="009C2B58">
        <w:rPr>
          <w:rFonts w:hint="cs"/>
          <w:rtl/>
        </w:rPr>
        <w:t>,</w:t>
      </w:r>
      <w:r w:rsidR="00ED5011">
        <w:rPr>
          <w:rFonts w:hint="cs"/>
          <w:rtl/>
        </w:rPr>
        <w:t xml:space="preserve"> </w:t>
      </w:r>
      <w:r w:rsidR="006D30A7">
        <w:rPr>
          <w:rFonts w:hint="cs"/>
          <w:rtl/>
        </w:rPr>
        <w:t xml:space="preserve">שכלל </w:t>
      </w:r>
      <w:r w:rsidR="00F45A82">
        <w:rPr>
          <w:rFonts w:hint="cs"/>
          <w:rtl/>
        </w:rPr>
        <w:t>כמה</w:t>
      </w:r>
      <w:r w:rsidR="00003737">
        <w:rPr>
          <w:rFonts w:hint="cs"/>
          <w:rtl/>
        </w:rPr>
        <w:t xml:space="preserve"> </w:t>
      </w:r>
      <w:r w:rsidR="009A2942">
        <w:rPr>
          <w:rFonts w:hint="cs"/>
          <w:rtl/>
        </w:rPr>
        <w:t>א</w:t>
      </w:r>
      <w:r w:rsidR="00003737">
        <w:rPr>
          <w:rFonts w:hint="cs"/>
          <w:rtl/>
        </w:rPr>
        <w:t>נשים מבוגר</w:t>
      </w:r>
      <w:r w:rsidR="009A2942">
        <w:rPr>
          <w:rFonts w:hint="cs"/>
          <w:rtl/>
        </w:rPr>
        <w:t>ים</w:t>
      </w:r>
      <w:r w:rsidR="00003737">
        <w:rPr>
          <w:rFonts w:hint="cs"/>
          <w:rtl/>
        </w:rPr>
        <w:t xml:space="preserve"> וצעירה מזרח-אירופאית</w:t>
      </w:r>
      <w:r w:rsidR="00FF662C">
        <w:rPr>
          <w:rFonts w:hint="cs"/>
          <w:rtl/>
        </w:rPr>
        <w:t>. אלכס</w:t>
      </w:r>
      <w:r w:rsidR="00190B5D">
        <w:rPr>
          <w:rFonts w:hint="cs"/>
          <w:rtl/>
        </w:rPr>
        <w:t xml:space="preserve"> ידע </w:t>
      </w:r>
      <w:r w:rsidR="00FF662C">
        <w:rPr>
          <w:rFonts w:hint="cs"/>
          <w:rtl/>
        </w:rPr>
        <w:t>ששלושת בני</w:t>
      </w:r>
      <w:r w:rsidR="005168CA">
        <w:rPr>
          <w:rFonts w:hint="cs"/>
          <w:rtl/>
        </w:rPr>
        <w:t xml:space="preserve"> </w:t>
      </w:r>
      <w:r w:rsidR="00FF662C">
        <w:rPr>
          <w:rFonts w:hint="cs"/>
          <w:rtl/>
        </w:rPr>
        <w:t>דודיה</w:t>
      </w:r>
      <w:r w:rsidR="009A2942" w:rsidRPr="009A2942">
        <w:rPr>
          <w:rtl/>
        </w:rPr>
        <w:t xml:space="preserve"> </w:t>
      </w:r>
      <w:r w:rsidR="009A2942" w:rsidRPr="009A2942">
        <w:rPr>
          <w:rFonts w:cs="Times New Roman"/>
          <w:rtl/>
        </w:rPr>
        <w:t>של טולאסי</w:t>
      </w:r>
      <w:r w:rsidR="00FF662C">
        <w:rPr>
          <w:rFonts w:hint="cs"/>
          <w:rtl/>
        </w:rPr>
        <w:t xml:space="preserve"> היו </w:t>
      </w:r>
      <w:r w:rsidR="005340F2">
        <w:rPr>
          <w:rFonts w:hint="cs"/>
          <w:rtl/>
        </w:rPr>
        <w:t>ב</w:t>
      </w:r>
      <w:r w:rsidR="00DB4166">
        <w:rPr>
          <w:rFonts w:hint="cs"/>
          <w:rtl/>
        </w:rPr>
        <w:t>עבר</w:t>
      </w:r>
      <w:r w:rsidR="005340F2">
        <w:rPr>
          <w:rFonts w:hint="cs"/>
          <w:rtl/>
        </w:rPr>
        <w:t xml:space="preserve"> </w:t>
      </w:r>
      <w:r w:rsidR="00FF662C">
        <w:rPr>
          <w:rFonts w:hint="cs"/>
          <w:rtl/>
        </w:rPr>
        <w:t xml:space="preserve">אימת </w:t>
      </w:r>
      <w:r w:rsidR="002E35AE">
        <w:rPr>
          <w:rFonts w:hint="cs"/>
          <w:rtl/>
        </w:rPr>
        <w:t>בית-הספר</w:t>
      </w:r>
      <w:r w:rsidR="009A2942" w:rsidRPr="009A2942">
        <w:rPr>
          <w:rFonts w:cs="Times New Roman"/>
          <w:rtl/>
        </w:rPr>
        <w:t>, אבל</w:t>
      </w:r>
      <w:r w:rsidR="00FF662C">
        <w:rPr>
          <w:rFonts w:hint="cs"/>
          <w:rtl/>
        </w:rPr>
        <w:t xml:space="preserve"> </w:t>
      </w:r>
      <w:r w:rsidR="00190B5D">
        <w:rPr>
          <w:rFonts w:hint="cs"/>
          <w:rtl/>
        </w:rPr>
        <w:t>היא עצמה</w:t>
      </w:r>
      <w:r w:rsidR="00ED5011">
        <w:rPr>
          <w:rFonts w:hint="cs"/>
          <w:rtl/>
        </w:rPr>
        <w:t xml:space="preserve"> </w:t>
      </w:r>
      <w:r w:rsidR="009A2942" w:rsidRPr="009A2942">
        <w:rPr>
          <w:rFonts w:cs="Times New Roman"/>
          <w:rtl/>
        </w:rPr>
        <w:t>לא תפסה מקום במחשבותיו</w:t>
      </w:r>
      <w:r>
        <w:rPr>
          <w:rFonts w:cs="Times New Roman" w:hint="cs"/>
          <w:rtl/>
        </w:rPr>
        <w:t>,</w:t>
      </w:r>
      <w:r w:rsidR="009A2942" w:rsidRPr="009A2942">
        <w:rPr>
          <w:rFonts w:cs="Times New Roman"/>
          <w:rtl/>
        </w:rPr>
        <w:t xml:space="preserve"> מחוץ ל</w:t>
      </w:r>
      <w:r w:rsidR="00FF662C">
        <w:rPr>
          <w:rFonts w:hint="cs"/>
          <w:rtl/>
        </w:rPr>
        <w:t>הי</w:t>
      </w:r>
      <w:r w:rsidR="006D30A7">
        <w:rPr>
          <w:rFonts w:hint="cs"/>
          <w:rtl/>
        </w:rPr>
        <w:t>ו</w:t>
      </w:r>
      <w:r w:rsidR="00FF662C">
        <w:rPr>
          <w:rFonts w:hint="cs"/>
          <w:rtl/>
        </w:rPr>
        <w:t xml:space="preserve">תה </w:t>
      </w:r>
      <w:r w:rsidR="009A2942" w:rsidRPr="009A2942">
        <w:rPr>
          <w:rFonts w:cs="Times New Roman"/>
          <w:rtl/>
        </w:rPr>
        <w:t>הגורם לאיטיות המשוועת שבה התנהלו שיעורי הלטינית</w:t>
      </w:r>
      <w:r w:rsidR="00FF662C">
        <w:rPr>
          <w:rFonts w:hint="cs"/>
          <w:rtl/>
        </w:rPr>
        <w:t>. ואילו עתה</w:t>
      </w:r>
      <w:r w:rsidR="00190B5D">
        <w:rPr>
          <w:rFonts w:hint="cs"/>
          <w:rtl/>
        </w:rPr>
        <w:t xml:space="preserve">, ממקומה </w:t>
      </w:r>
      <w:r w:rsidR="00E0386E">
        <w:rPr>
          <w:rFonts w:hint="cs"/>
          <w:rtl/>
        </w:rPr>
        <w:t>מ</w:t>
      </w:r>
      <w:r w:rsidR="00190B5D">
        <w:rPr>
          <w:rFonts w:hint="cs"/>
          <w:rtl/>
        </w:rPr>
        <w:t>אח</w:t>
      </w:r>
      <w:r w:rsidR="005168CA">
        <w:rPr>
          <w:rFonts w:hint="cs"/>
          <w:rtl/>
        </w:rPr>
        <w:t>ו</w:t>
      </w:r>
      <w:r w:rsidR="00190B5D">
        <w:rPr>
          <w:rFonts w:hint="cs"/>
          <w:rtl/>
        </w:rPr>
        <w:t>רי הדלפק,</w:t>
      </w:r>
      <w:r w:rsidR="00FF662C">
        <w:rPr>
          <w:rFonts w:hint="cs"/>
          <w:rtl/>
        </w:rPr>
        <w:t xml:space="preserve"> </w:t>
      </w:r>
      <w:r w:rsidR="008903EE">
        <w:rPr>
          <w:rFonts w:hint="cs"/>
          <w:rtl/>
        </w:rPr>
        <w:t>פילח</w:t>
      </w:r>
      <w:r w:rsidR="00FF662C">
        <w:rPr>
          <w:rFonts w:hint="cs"/>
          <w:rtl/>
        </w:rPr>
        <w:t xml:space="preserve">ה </w:t>
      </w:r>
      <w:r w:rsidR="009A2942" w:rsidRPr="009A2942">
        <w:rPr>
          <w:rFonts w:cs="Times New Roman"/>
          <w:rtl/>
        </w:rPr>
        <w:t xml:space="preserve">טולאסי </w:t>
      </w:r>
      <w:r w:rsidR="00FF662C">
        <w:rPr>
          <w:rFonts w:hint="cs"/>
          <w:rtl/>
        </w:rPr>
        <w:t>א</w:t>
      </w:r>
      <w:r w:rsidR="001E4D98">
        <w:rPr>
          <w:rFonts w:hint="cs"/>
          <w:rtl/>
        </w:rPr>
        <w:t>ת</w:t>
      </w:r>
      <w:r w:rsidR="00FF662C">
        <w:rPr>
          <w:rFonts w:hint="cs"/>
          <w:rtl/>
        </w:rPr>
        <w:t xml:space="preserve"> ליבו.</w:t>
      </w:r>
    </w:p>
    <w:p w14:paraId="15FEA225" w14:textId="4F83C963" w:rsidR="009622F9" w:rsidRDefault="009622F9" w:rsidP="002466DC">
      <w:pPr>
        <w:rPr>
          <w:rtl/>
        </w:rPr>
      </w:pPr>
      <w:r>
        <w:rPr>
          <w:rFonts w:hint="cs"/>
          <w:rtl/>
        </w:rPr>
        <w:t xml:space="preserve">[זאבערבה </w:t>
      </w:r>
      <w:r>
        <w:rPr>
          <w:rtl/>
        </w:rPr>
        <w:t>–</w:t>
      </w:r>
      <w:r>
        <w:rPr>
          <w:rFonts w:hint="cs"/>
          <w:rtl/>
        </w:rPr>
        <w:t xml:space="preserve"> אחד מכמה קטעים שכולם באותו נושא]</w:t>
      </w:r>
    </w:p>
    <w:p w14:paraId="73B3A535" w14:textId="6F303F37" w:rsidR="00FD1CAA" w:rsidRDefault="008903EE" w:rsidP="002D65C2">
      <w:pPr>
        <w:rPr>
          <w:rtl/>
        </w:rPr>
      </w:pPr>
      <w:r w:rsidRPr="008903EE">
        <w:rPr>
          <w:rFonts w:cs="Times New Roman"/>
          <w:rtl/>
        </w:rPr>
        <w:t xml:space="preserve">אלכס הרבה להתערבב בחוגי אנשים שהיו אמידים בהרבה ממשפחתו – הוריהם הנכבדים, המלאים בחשיבות עצמית של תלמידי </w:t>
      </w:r>
      <w:r w:rsidR="002E35AE">
        <w:rPr>
          <w:rFonts w:cs="Times New Roman"/>
          <w:rtl/>
        </w:rPr>
        <w:t>בית-הספר</w:t>
      </w:r>
      <w:r w:rsidRPr="008903EE">
        <w:rPr>
          <w:rFonts w:cs="Times New Roman"/>
          <w:rtl/>
        </w:rPr>
        <w:t xml:space="preserve"> היהודי, חבריהם של הוריו שהיו עד האחרון שבהם נאצלים, הדורים, </w:t>
      </w:r>
      <w:r w:rsidR="009622F9" w:rsidRPr="009622F9">
        <w:rPr>
          <w:rFonts w:cs="Times New Roman"/>
          <w:rtl/>
        </w:rPr>
        <w:t>[</w:t>
      </w:r>
      <w:r w:rsidR="009622F9" w:rsidRPr="009622F9">
        <w:rPr>
          <w:rFonts w:cs="Times New Roman"/>
        </w:rPr>
        <w:t>self proclaimed</w:t>
      </w:r>
      <w:r w:rsidR="009622F9" w:rsidRPr="009622F9">
        <w:rPr>
          <w:rFonts w:cs="Times New Roman"/>
          <w:rtl/>
        </w:rPr>
        <w:t xml:space="preserve"> מכריזים על עצמם / רואים עצמם / העידו על עצמם</w:t>
      </w:r>
      <w:r w:rsidR="006D30A7">
        <w:rPr>
          <w:rFonts w:cs="Times New Roman" w:hint="cs"/>
          <w:rtl/>
        </w:rPr>
        <w:t>,]</w:t>
      </w:r>
      <w:r w:rsidRPr="008903EE">
        <w:rPr>
          <w:rFonts w:cs="Times New Roman"/>
          <w:rtl/>
        </w:rPr>
        <w:t xml:space="preserve"> אוהבים את מנעמי החיים </w:t>
      </w:r>
      <w:r w:rsidR="006D30A7">
        <w:rPr>
          <w:rFonts w:cs="Times New Roman" w:hint="cs"/>
          <w:rtl/>
        </w:rPr>
        <w:t>[</w:t>
      </w:r>
      <w:r w:rsidR="00722E85" w:rsidRPr="00722E85">
        <w:rPr>
          <w:rFonts w:cs="Times New Roman"/>
          <w:rtl/>
        </w:rPr>
        <w:t>גם אם</w:t>
      </w:r>
      <w:r w:rsidRPr="008903EE">
        <w:rPr>
          <w:rFonts w:cs="Times New Roman"/>
          <w:rtl/>
        </w:rPr>
        <w:t xml:space="preserve"> </w:t>
      </w:r>
      <w:r w:rsidR="009622F9" w:rsidRPr="009622F9">
        <w:rPr>
          <w:rFonts w:cs="Times New Roman"/>
          <w:rtl/>
        </w:rPr>
        <w:t xml:space="preserve">הכריזו קבל על ועדה כי </w:t>
      </w:r>
      <w:r w:rsidR="00722E85" w:rsidRPr="00722E85">
        <w:rPr>
          <w:rFonts w:cs="Times New Roman"/>
          <w:rtl/>
        </w:rPr>
        <w:t>אין</w:t>
      </w:r>
      <w:r w:rsidRPr="008903EE">
        <w:rPr>
          <w:rFonts w:cs="Times New Roman"/>
          <w:rtl/>
        </w:rPr>
        <w:t xml:space="preserve"> אתגרים הקוראים להתגייסות כללית של הגוף והנפש זרים להם</w:t>
      </w:r>
      <w:r w:rsidR="006D30A7">
        <w:rPr>
          <w:rFonts w:cs="Times New Roman" w:hint="cs"/>
          <w:rtl/>
        </w:rPr>
        <w:t>]</w:t>
      </w:r>
      <w:r w:rsidRPr="008903EE">
        <w:rPr>
          <w:rFonts w:cs="Times New Roman"/>
          <w:rtl/>
        </w:rPr>
        <w:t>, ידידי</w:t>
      </w:r>
      <w:r w:rsidR="005168CA">
        <w:rPr>
          <w:rFonts w:cs="Times New Roman" w:hint="cs"/>
          <w:rtl/>
        </w:rPr>
        <w:t xml:space="preserve"> </w:t>
      </w:r>
      <w:r w:rsidRPr="008903EE">
        <w:rPr>
          <w:rFonts w:cs="Times New Roman"/>
          <w:rtl/>
        </w:rPr>
        <w:t>משפח</w:t>
      </w:r>
      <w:r w:rsidR="002347CB">
        <w:rPr>
          <w:rFonts w:cs="Times New Roman" w:hint="cs"/>
          <w:rtl/>
        </w:rPr>
        <w:t>תו</w:t>
      </w:r>
      <w:r w:rsidR="00722E85" w:rsidRPr="00722E85">
        <w:rPr>
          <w:rtl/>
        </w:rPr>
        <w:t xml:space="preserve"> </w:t>
      </w:r>
      <w:r w:rsidR="002347CB">
        <w:rPr>
          <w:rFonts w:hint="cs"/>
          <w:rtl/>
        </w:rPr>
        <w:t>ה</w:t>
      </w:r>
      <w:r w:rsidR="00722E85" w:rsidRPr="00722E85">
        <w:rPr>
          <w:rFonts w:cs="Times New Roman"/>
          <w:rtl/>
        </w:rPr>
        <w:t>אנינים</w:t>
      </w:r>
      <w:r w:rsidR="009C5712">
        <w:rPr>
          <w:rFonts w:cs="Times New Roman" w:hint="cs"/>
          <w:rtl/>
        </w:rPr>
        <w:t>,</w:t>
      </w:r>
      <w:r w:rsidR="00722E85" w:rsidRPr="00722E85">
        <w:rPr>
          <w:rFonts w:cs="Times New Roman"/>
          <w:rtl/>
        </w:rPr>
        <w:t xml:space="preserve"> </w:t>
      </w:r>
      <w:r w:rsidR="006D30A7">
        <w:rPr>
          <w:rFonts w:cs="Times New Roman" w:hint="cs"/>
          <w:rtl/>
        </w:rPr>
        <w:t>[</w:t>
      </w:r>
      <w:r w:rsidR="00722E85" w:rsidRPr="00722E85">
        <w:rPr>
          <w:rFonts w:cs="Times New Roman"/>
          <w:rtl/>
        </w:rPr>
        <w:t>ונינוחים</w:t>
      </w:r>
      <w:r w:rsidRPr="008903EE">
        <w:rPr>
          <w:rFonts w:cs="Times New Roman"/>
          <w:rtl/>
        </w:rPr>
        <w:t xml:space="preserve"> </w:t>
      </w:r>
      <w:r w:rsidR="009622F9" w:rsidRPr="009622F9">
        <w:rPr>
          <w:rFonts w:cs="Times New Roman"/>
          <w:rtl/>
        </w:rPr>
        <w:t xml:space="preserve">אשר </w:t>
      </w:r>
      <w:r w:rsidR="00297D38">
        <w:rPr>
          <w:rFonts w:cs="Times New Roman"/>
          <w:rtl/>
        </w:rPr>
        <w:t>על פ</w:t>
      </w:r>
      <w:r w:rsidR="009622F9" w:rsidRPr="009622F9">
        <w:rPr>
          <w:rFonts w:cs="Times New Roman"/>
          <w:rtl/>
        </w:rPr>
        <w:t xml:space="preserve">י עדותם </w:t>
      </w:r>
      <w:r w:rsidRPr="008903EE">
        <w:rPr>
          <w:rFonts w:cs="Times New Roman"/>
          <w:rtl/>
        </w:rPr>
        <w:t>עמדו בצוקי העיתים ועוד יעמדו ויוכלו להם, ומעמדם רם ונישא,</w:t>
      </w:r>
      <w:r w:rsidR="006D30A7">
        <w:rPr>
          <w:rFonts w:cs="Times New Roman" w:hint="cs"/>
          <w:rtl/>
        </w:rPr>
        <w:t>]</w:t>
      </w:r>
      <w:r w:rsidRPr="008903EE">
        <w:rPr>
          <w:rFonts w:cs="Times New Roman"/>
          <w:rtl/>
        </w:rPr>
        <w:t xml:space="preserve"> </w:t>
      </w:r>
      <w:r w:rsidR="006D30A7">
        <w:rPr>
          <w:rFonts w:cs="Times New Roman" w:hint="cs"/>
          <w:rtl/>
        </w:rPr>
        <w:t>ו</w:t>
      </w:r>
      <w:r w:rsidRPr="008903EE">
        <w:rPr>
          <w:rFonts w:cs="Times New Roman"/>
          <w:rtl/>
        </w:rPr>
        <w:t>קהל המתחנחנים חובבי הקונצרטים המתקתקים של אחותו הענוגה</w:t>
      </w:r>
      <w:r w:rsidR="00984F94" w:rsidRPr="00984F94">
        <w:rPr>
          <w:rFonts w:cs="Times New Roman"/>
          <w:rtl/>
        </w:rPr>
        <w:t xml:space="preserve"> </w:t>
      </w:r>
      <w:r w:rsidR="005E4B2F">
        <w:rPr>
          <w:rtl/>
        </w:rPr>
        <w:t>–</w:t>
      </w:r>
      <w:r w:rsidR="00FD1CAA">
        <w:rPr>
          <w:rFonts w:hint="cs"/>
          <w:rtl/>
        </w:rPr>
        <w:t xml:space="preserve"> </w:t>
      </w:r>
      <w:r w:rsidR="00FD021C">
        <w:rPr>
          <w:rFonts w:hint="cs"/>
          <w:rtl/>
        </w:rPr>
        <w:t>ו</w:t>
      </w:r>
      <w:r w:rsidR="00984F94" w:rsidRPr="00984F94">
        <w:rPr>
          <w:rFonts w:cs="Times New Roman"/>
          <w:rtl/>
        </w:rPr>
        <w:t>אלכס</w:t>
      </w:r>
      <w:r w:rsidR="00FD021C">
        <w:rPr>
          <w:rFonts w:hint="cs"/>
          <w:rtl/>
        </w:rPr>
        <w:t xml:space="preserve"> </w:t>
      </w:r>
      <w:r w:rsidR="009C2B58">
        <w:rPr>
          <w:rFonts w:hint="cs"/>
          <w:rtl/>
        </w:rPr>
        <w:t>החשיב</w:t>
      </w:r>
      <w:r w:rsidR="009938E6">
        <w:rPr>
          <w:rFonts w:hint="cs"/>
          <w:rtl/>
        </w:rPr>
        <w:t xml:space="preserve"> את</w:t>
      </w:r>
      <w:r w:rsidR="00FD021C">
        <w:rPr>
          <w:rFonts w:hint="cs"/>
          <w:rtl/>
        </w:rPr>
        <w:t xml:space="preserve"> עצמו</w:t>
      </w:r>
      <w:r w:rsidR="004B6B96">
        <w:rPr>
          <w:rFonts w:hint="cs"/>
          <w:rtl/>
        </w:rPr>
        <w:t xml:space="preserve"> כ</w:t>
      </w:r>
      <w:r w:rsidR="00FD021C">
        <w:rPr>
          <w:rFonts w:hint="cs"/>
          <w:rtl/>
        </w:rPr>
        <w:t xml:space="preserve">אדם </w:t>
      </w:r>
      <w:r w:rsidR="009938E6">
        <w:rPr>
          <w:rFonts w:hint="cs"/>
          <w:rtl/>
        </w:rPr>
        <w:t>ה</w:t>
      </w:r>
      <w:r w:rsidR="00FD021C">
        <w:rPr>
          <w:rFonts w:hint="cs"/>
          <w:rtl/>
        </w:rPr>
        <w:t>מבין את ה</w:t>
      </w:r>
      <w:r w:rsidR="00E0386E">
        <w:rPr>
          <w:rFonts w:hint="cs"/>
          <w:rtl/>
        </w:rPr>
        <w:t>חיי</w:t>
      </w:r>
      <w:r w:rsidR="00FD021C">
        <w:rPr>
          <w:rFonts w:hint="cs"/>
          <w:rtl/>
        </w:rPr>
        <w:t>ם</w:t>
      </w:r>
      <w:r w:rsidR="007F0B7C">
        <w:rPr>
          <w:rFonts w:hint="cs"/>
          <w:rtl/>
        </w:rPr>
        <w:t xml:space="preserve"> </w:t>
      </w:r>
      <w:r w:rsidR="00C94EF1">
        <w:rPr>
          <w:rFonts w:hint="cs"/>
          <w:rtl/>
        </w:rPr>
        <w:t>באופן שלעולם יהיה נסתר מ</w:t>
      </w:r>
      <w:r w:rsidR="009C2B58">
        <w:rPr>
          <w:rFonts w:hint="cs"/>
          <w:rtl/>
        </w:rPr>
        <w:t>פני</w:t>
      </w:r>
      <w:r w:rsidR="00C94EF1">
        <w:rPr>
          <w:rFonts w:hint="cs"/>
          <w:rtl/>
        </w:rPr>
        <w:t>הם</w:t>
      </w:r>
      <w:r w:rsidR="00FD021C">
        <w:rPr>
          <w:rFonts w:hint="cs"/>
          <w:rtl/>
        </w:rPr>
        <w:t xml:space="preserve">. אבל </w:t>
      </w:r>
      <w:r w:rsidR="005859FF">
        <w:rPr>
          <w:rFonts w:hint="cs"/>
          <w:rtl/>
        </w:rPr>
        <w:t xml:space="preserve">לא היה </w:t>
      </w:r>
      <w:r>
        <w:rPr>
          <w:rFonts w:hint="cs"/>
          <w:rtl/>
        </w:rPr>
        <w:t>מפני</w:t>
      </w:r>
      <w:r w:rsidR="00984F94" w:rsidRPr="00984F94">
        <w:rPr>
          <w:rFonts w:cs="Times New Roman"/>
          <w:rtl/>
        </w:rPr>
        <w:t xml:space="preserve"> טולאסי שנשלחה לעבוד בחנותו של אביה</w:t>
      </w:r>
      <w:r w:rsidR="00722E85">
        <w:rPr>
          <w:rFonts w:cs="Times New Roman" w:hint="cs"/>
          <w:rtl/>
        </w:rPr>
        <w:t>.</w:t>
      </w:r>
      <w:r w:rsidR="00984F94" w:rsidRPr="00984F94">
        <w:rPr>
          <w:rFonts w:cs="Times New Roman"/>
          <w:rtl/>
        </w:rPr>
        <w:t xml:space="preserve"> עדיין </w:t>
      </w:r>
      <w:r w:rsidR="00722E85" w:rsidRPr="00722E85">
        <w:rPr>
          <w:rFonts w:cs="Times New Roman"/>
          <w:rtl/>
        </w:rPr>
        <w:t xml:space="preserve">הייתה </w:t>
      </w:r>
      <w:r w:rsidR="00984F94" w:rsidRPr="00984F94">
        <w:rPr>
          <w:rFonts w:cs="Times New Roman"/>
          <w:rtl/>
        </w:rPr>
        <w:t xml:space="preserve">אותה טולאסי מוּכּרת בעלת </w:t>
      </w:r>
      <w:r w:rsidR="00722E85">
        <w:rPr>
          <w:rFonts w:cs="Times New Roman" w:hint="cs"/>
          <w:rtl/>
        </w:rPr>
        <w:t>ה</w:t>
      </w:r>
      <w:r w:rsidR="00984F94" w:rsidRPr="00984F94">
        <w:rPr>
          <w:rFonts w:cs="Times New Roman"/>
          <w:rtl/>
        </w:rPr>
        <w:t xml:space="preserve">שיער </w:t>
      </w:r>
      <w:r w:rsidR="00722E85">
        <w:rPr>
          <w:rFonts w:cs="Times New Roman" w:hint="cs"/>
          <w:rtl/>
        </w:rPr>
        <w:t>ה</w:t>
      </w:r>
      <w:r w:rsidR="00984F94" w:rsidRPr="00984F94">
        <w:rPr>
          <w:rFonts w:cs="Times New Roman"/>
          <w:rtl/>
        </w:rPr>
        <w:t xml:space="preserve">ארוך, </w:t>
      </w:r>
      <w:r w:rsidR="00722E85">
        <w:rPr>
          <w:rFonts w:cs="Times New Roman" w:hint="cs"/>
          <w:rtl/>
        </w:rPr>
        <w:t>ה</w:t>
      </w:r>
      <w:r w:rsidR="00984F94" w:rsidRPr="00984F94">
        <w:rPr>
          <w:rFonts w:cs="Times New Roman"/>
          <w:rtl/>
        </w:rPr>
        <w:t>שחור</w:t>
      </w:r>
      <w:r w:rsidR="006D30A7">
        <w:rPr>
          <w:rFonts w:cs="Times New Roman" w:hint="cs"/>
          <w:rtl/>
        </w:rPr>
        <w:t>,</w:t>
      </w:r>
      <w:r w:rsidR="00984F94" w:rsidRPr="00984F94">
        <w:rPr>
          <w:rFonts w:cs="Times New Roman"/>
          <w:rtl/>
        </w:rPr>
        <w:t xml:space="preserve"> שהיה הבוקר </w:t>
      </w:r>
      <w:r w:rsidR="006D30A7">
        <w:rPr>
          <w:rFonts w:cs="Times New Roman" w:hint="cs"/>
          <w:rtl/>
        </w:rPr>
        <w:t>[</w:t>
      </w:r>
      <w:r w:rsidR="00984F94" w:rsidRPr="00984F94">
        <w:rPr>
          <w:rFonts w:cs="Times New Roman"/>
          <w:rtl/>
        </w:rPr>
        <w:t xml:space="preserve">בעת עמלה </w:t>
      </w:r>
      <w:r w:rsidRPr="008903EE">
        <w:rPr>
          <w:rFonts w:cs="Times New Roman"/>
          <w:rtl/>
        </w:rPr>
        <w:t xml:space="preserve">עסקנותה </w:t>
      </w:r>
      <w:r w:rsidRPr="008903EE">
        <w:rPr>
          <w:rFonts w:cs="Times New Roman"/>
          <w:rtl/>
        </w:rPr>
        <w:lastRenderedPageBreak/>
        <w:t>פעלתנותה</w:t>
      </w:r>
      <w:r w:rsidR="006D30A7">
        <w:rPr>
          <w:rFonts w:cs="Times New Roman" w:hint="cs"/>
          <w:rtl/>
        </w:rPr>
        <w:t>]</w:t>
      </w:r>
      <w:r w:rsidRPr="008903EE">
        <w:rPr>
          <w:rFonts w:cs="Times New Roman"/>
          <w:rtl/>
        </w:rPr>
        <w:t xml:space="preserve"> </w:t>
      </w:r>
      <w:r w:rsidR="00984F94" w:rsidRPr="00984F94">
        <w:rPr>
          <w:rFonts w:cs="Times New Roman"/>
          <w:rtl/>
        </w:rPr>
        <w:t>אסוף על קודקודה ברישול שמשך</w:t>
      </w:r>
      <w:r w:rsidR="00C90C6C">
        <w:rPr>
          <w:rFonts w:cs="Times New Roman"/>
          <w:rtl/>
        </w:rPr>
        <w:t xml:space="preserve"> מאוד </w:t>
      </w:r>
      <w:r w:rsidR="00984F94" w:rsidRPr="00984F94">
        <w:rPr>
          <w:rFonts w:cs="Times New Roman"/>
          <w:rtl/>
        </w:rPr>
        <w:t xml:space="preserve">את ליבו של אלכס. </w:t>
      </w:r>
      <w:r>
        <w:rPr>
          <w:rFonts w:cs="Times New Roman" w:hint="cs"/>
          <w:rtl/>
        </w:rPr>
        <w:t>ה</w:t>
      </w:r>
      <w:r w:rsidR="00984F94" w:rsidRPr="00984F94">
        <w:rPr>
          <w:rFonts w:cs="Times New Roman"/>
          <w:rtl/>
        </w:rPr>
        <w:t>פוני</w:t>
      </w:r>
      <w:r>
        <w:rPr>
          <w:rFonts w:cs="Times New Roman" w:hint="cs"/>
          <w:rtl/>
        </w:rPr>
        <w:t xml:space="preserve"> שלה</w:t>
      </w:r>
      <w:r w:rsidR="00984F94" w:rsidRPr="00984F94">
        <w:rPr>
          <w:rFonts w:cs="Times New Roman"/>
          <w:rtl/>
        </w:rPr>
        <w:t xml:space="preserve"> השתפל על מצחה וליטף את ריסיה והיא הסיטה אותו באצבעותיה מדי פעם בתנועה רבת</w:t>
      </w:r>
      <w:r w:rsidR="005168CA">
        <w:rPr>
          <w:rFonts w:cs="Times New Roman" w:hint="cs"/>
          <w:rtl/>
        </w:rPr>
        <w:t xml:space="preserve"> </w:t>
      </w:r>
      <w:r w:rsidR="00984F94" w:rsidRPr="00984F94">
        <w:rPr>
          <w:rFonts w:cs="Times New Roman"/>
          <w:rtl/>
        </w:rPr>
        <w:t>חן ובו בזמן ה</w:t>
      </w:r>
      <w:r w:rsidR="005168CA">
        <w:rPr>
          <w:rFonts w:cs="Times New Roman" w:hint="cs"/>
          <w:rtl/>
        </w:rPr>
        <w:t>י</w:t>
      </w:r>
      <w:r w:rsidR="00984F94" w:rsidRPr="00984F94">
        <w:rPr>
          <w:rFonts w:cs="Times New Roman"/>
          <w:rtl/>
        </w:rPr>
        <w:t>דק</w:t>
      </w:r>
      <w:r w:rsidR="005168CA">
        <w:rPr>
          <w:rFonts w:cs="Times New Roman" w:hint="cs"/>
          <w:rtl/>
        </w:rPr>
        <w:t>ה</w:t>
      </w:r>
      <w:r w:rsidR="00984F94" w:rsidRPr="00984F94">
        <w:rPr>
          <w:rFonts w:cs="Times New Roman"/>
          <w:rtl/>
        </w:rPr>
        <w:t xml:space="preserve"> את קצה פיה הקטן באופן שאלכס מעולם </w:t>
      </w:r>
      <w:r w:rsidR="002347CB">
        <w:rPr>
          <w:rFonts w:cs="Times New Roman" w:hint="cs"/>
          <w:rtl/>
        </w:rPr>
        <w:t xml:space="preserve">עד כה </w:t>
      </w:r>
      <w:r w:rsidR="00984F94" w:rsidRPr="00984F94">
        <w:rPr>
          <w:rFonts w:cs="Times New Roman"/>
          <w:rtl/>
        </w:rPr>
        <w:t>לא הבחין עד כמה מצודד היה. היא ספרה בסבלנות את המעות ששלשלה לידיה של גברת כפופה, ונפרדה ממנה לשלום באדיבות שובת</w:t>
      </w:r>
      <w:r w:rsidR="005168CA">
        <w:rPr>
          <w:rFonts w:cs="Times New Roman" w:hint="cs"/>
          <w:rtl/>
        </w:rPr>
        <w:t xml:space="preserve"> </w:t>
      </w:r>
      <w:r w:rsidR="00984F94" w:rsidRPr="00984F94">
        <w:rPr>
          <w:rFonts w:cs="Times New Roman"/>
          <w:rtl/>
        </w:rPr>
        <w:t>לב</w:t>
      </w:r>
      <w:r w:rsidR="006D30A7" w:rsidRPr="006D30A7">
        <w:rPr>
          <w:rFonts w:cs="Times New Roman"/>
          <w:rtl/>
        </w:rPr>
        <w:t>. היא הייתה</w:t>
      </w:r>
      <w:r w:rsidR="00984F94" w:rsidRPr="00984F94">
        <w:rPr>
          <w:rFonts w:cs="Times New Roman"/>
          <w:rtl/>
        </w:rPr>
        <w:t xml:space="preserve"> אותה טולאס</w:t>
      </w:r>
      <w:r w:rsidR="00722E85" w:rsidRPr="00722E85">
        <w:rPr>
          <w:rFonts w:cs="Times New Roman"/>
          <w:rtl/>
        </w:rPr>
        <w:t>י מוּכּרת</w:t>
      </w:r>
      <w:r w:rsidR="00984F94" w:rsidRPr="00984F94">
        <w:rPr>
          <w:rFonts w:cs="Times New Roman"/>
          <w:rtl/>
        </w:rPr>
        <w:t xml:space="preserve"> ובו בזמן גורלה הפיננסי של משפחתה היה </w:t>
      </w:r>
      <w:r w:rsidR="005168CA">
        <w:rPr>
          <w:rFonts w:cs="Times New Roman" w:hint="cs"/>
          <w:rtl/>
        </w:rPr>
        <w:t>מונח</w:t>
      </w:r>
      <w:r w:rsidR="00984F94" w:rsidRPr="00984F94">
        <w:rPr>
          <w:rFonts w:cs="Times New Roman"/>
          <w:rtl/>
        </w:rPr>
        <w:t xml:space="preserve"> על כתפיה. לא היה ספק בליבו של אלכס כי היא </w:t>
      </w:r>
      <w:r w:rsidR="004B6B96">
        <w:rPr>
          <w:rFonts w:hint="cs"/>
          <w:rtl/>
        </w:rPr>
        <w:t>מכירה</w:t>
      </w:r>
      <w:r w:rsidR="00D713F6">
        <w:rPr>
          <w:rFonts w:hint="cs"/>
          <w:rtl/>
        </w:rPr>
        <w:t xml:space="preserve"> </w:t>
      </w:r>
      <w:r w:rsidR="00FD021C">
        <w:rPr>
          <w:rFonts w:hint="cs"/>
          <w:rtl/>
        </w:rPr>
        <w:t xml:space="preserve">מקרוב </w:t>
      </w:r>
      <w:r w:rsidR="004B6B96">
        <w:rPr>
          <w:rFonts w:hint="cs"/>
          <w:rtl/>
        </w:rPr>
        <w:t>את</w:t>
      </w:r>
      <w:r w:rsidR="00FD1CAA">
        <w:rPr>
          <w:rFonts w:hint="cs"/>
          <w:rtl/>
        </w:rPr>
        <w:t xml:space="preserve"> </w:t>
      </w:r>
      <w:r w:rsidR="00FD021C">
        <w:rPr>
          <w:rFonts w:hint="cs"/>
          <w:rtl/>
        </w:rPr>
        <w:t xml:space="preserve">החיים האמיתיים על מגוון </w:t>
      </w:r>
      <w:r w:rsidR="00FD1CAA">
        <w:rPr>
          <w:rFonts w:hint="cs"/>
          <w:rtl/>
        </w:rPr>
        <w:t>מוראות</w:t>
      </w:r>
      <w:r w:rsidR="00FD021C">
        <w:rPr>
          <w:rFonts w:hint="cs"/>
          <w:rtl/>
        </w:rPr>
        <w:t>יהם</w:t>
      </w:r>
      <w:r w:rsidR="006D30A7">
        <w:rPr>
          <w:rFonts w:hint="cs"/>
          <w:rtl/>
        </w:rPr>
        <w:t xml:space="preserve">. </w:t>
      </w:r>
      <w:r w:rsidR="00AB15B1">
        <w:rPr>
          <w:rFonts w:hint="cs"/>
          <w:rtl/>
        </w:rPr>
        <w:t>אמנם</w:t>
      </w:r>
      <w:r w:rsidR="004B6B96">
        <w:rPr>
          <w:rFonts w:hint="cs"/>
          <w:rtl/>
        </w:rPr>
        <w:t xml:space="preserve"> </w:t>
      </w:r>
      <w:r w:rsidR="00FD1CAA">
        <w:rPr>
          <w:rFonts w:hint="cs"/>
          <w:rtl/>
        </w:rPr>
        <w:t xml:space="preserve">לא </w:t>
      </w:r>
      <w:r w:rsidR="00145D6C">
        <w:rPr>
          <w:rFonts w:hint="cs"/>
          <w:rtl/>
        </w:rPr>
        <w:t xml:space="preserve">בדיוק </w:t>
      </w:r>
      <w:r w:rsidR="00FD1CAA">
        <w:rPr>
          <w:rFonts w:hint="cs"/>
          <w:rtl/>
        </w:rPr>
        <w:t>מוראות</w:t>
      </w:r>
      <w:r w:rsidR="004B6B96">
        <w:rPr>
          <w:rFonts w:hint="cs"/>
          <w:rtl/>
        </w:rPr>
        <w:t>,</w:t>
      </w:r>
      <w:r w:rsidR="00FD1CAA">
        <w:rPr>
          <w:rFonts w:hint="cs"/>
          <w:rtl/>
        </w:rPr>
        <w:t xml:space="preserve"> בכל זאת </w:t>
      </w:r>
      <w:r w:rsidR="006D30A7">
        <w:rPr>
          <w:rFonts w:hint="cs"/>
          <w:rtl/>
        </w:rPr>
        <w:t xml:space="preserve">הם </w:t>
      </w:r>
      <w:r w:rsidR="002D65C2">
        <w:rPr>
          <w:rFonts w:hint="cs"/>
          <w:rtl/>
        </w:rPr>
        <w:t>הת</w:t>
      </w:r>
      <w:r w:rsidR="00FD021C">
        <w:rPr>
          <w:rFonts w:hint="cs"/>
          <w:rtl/>
        </w:rPr>
        <w:t>ג</w:t>
      </w:r>
      <w:r w:rsidR="002D65C2">
        <w:rPr>
          <w:rFonts w:hint="cs"/>
          <w:rtl/>
        </w:rPr>
        <w:t>ור</w:t>
      </w:r>
      <w:r w:rsidR="00FD021C">
        <w:rPr>
          <w:rFonts w:hint="cs"/>
          <w:rtl/>
        </w:rPr>
        <w:t>רו</w:t>
      </w:r>
      <w:r w:rsidR="00FD1CAA">
        <w:rPr>
          <w:rFonts w:hint="cs"/>
          <w:rtl/>
        </w:rPr>
        <w:t xml:space="preserve"> בצפון לונדון ולא בכפר זרוע מלריה ומוקשים באפריקה המשוונית, </w:t>
      </w:r>
      <w:r w:rsidR="00F5221A">
        <w:rPr>
          <w:rFonts w:hint="cs"/>
          <w:rtl/>
        </w:rPr>
        <w:t xml:space="preserve">ובכל זאת </w:t>
      </w:r>
      <w:r w:rsidR="009938E6" w:rsidRPr="009938E6">
        <w:rPr>
          <w:rFonts w:cs="Times New Roman"/>
          <w:rtl/>
        </w:rPr>
        <w:t>היא הכירה משאות ומעמסות שהיו נסתרים מעיניו</w:t>
      </w:r>
      <w:r w:rsidR="009938E6" w:rsidRPr="009938E6">
        <w:rPr>
          <w:rFonts w:cs="Times New Roman" w:hint="cs"/>
          <w:rtl/>
        </w:rPr>
        <w:t xml:space="preserve"> </w:t>
      </w:r>
      <w:r w:rsidR="008C13EA">
        <w:rPr>
          <w:rFonts w:hint="cs"/>
          <w:rtl/>
        </w:rPr>
        <w:t>[</w:t>
      </w:r>
      <w:r w:rsidR="002466DC">
        <w:rPr>
          <w:rFonts w:hint="cs"/>
          <w:rtl/>
        </w:rPr>
        <w:t xml:space="preserve">טולאסי </w:t>
      </w:r>
      <w:r w:rsidR="00F5221A">
        <w:rPr>
          <w:rFonts w:hint="cs"/>
          <w:rtl/>
        </w:rPr>
        <w:t>פתח</w:t>
      </w:r>
      <w:r w:rsidR="00E01DC5">
        <w:rPr>
          <w:rFonts w:hint="cs"/>
          <w:rtl/>
        </w:rPr>
        <w:t>ה</w:t>
      </w:r>
      <w:r w:rsidR="00F5221A">
        <w:rPr>
          <w:rFonts w:hint="cs"/>
          <w:rtl/>
        </w:rPr>
        <w:t xml:space="preserve"> </w:t>
      </w:r>
      <w:r w:rsidR="00C94EF1">
        <w:rPr>
          <w:rFonts w:hint="cs"/>
          <w:rtl/>
        </w:rPr>
        <w:t xml:space="preserve">השכם בבוקר </w:t>
      </w:r>
      <w:r w:rsidR="00F5221A">
        <w:rPr>
          <w:rFonts w:hint="cs"/>
          <w:rtl/>
        </w:rPr>
        <w:t>החנות</w:t>
      </w:r>
      <w:r w:rsidR="002466DC">
        <w:rPr>
          <w:rFonts w:cs="Times New Roman" w:hint="cs"/>
          <w:rtl/>
        </w:rPr>
        <w:t>, בעוד הוא היה ישן בחדרו המוסק</w:t>
      </w:r>
      <w:r w:rsidR="00E01DC5">
        <w:rPr>
          <w:rFonts w:cs="Times New Roman" w:hint="cs"/>
          <w:rtl/>
        </w:rPr>
        <w:t>, נזהר</w:t>
      </w:r>
      <w:r w:rsidR="005B0F68">
        <w:rPr>
          <w:rFonts w:cs="Times New Roman" w:hint="cs"/>
          <w:rtl/>
        </w:rPr>
        <w:t xml:space="preserve"> בתנוחותיו</w:t>
      </w:r>
      <w:r w:rsidR="00E01DC5">
        <w:rPr>
          <w:rFonts w:cs="Times New Roman" w:hint="cs"/>
          <w:rtl/>
        </w:rPr>
        <w:t xml:space="preserve"> </w:t>
      </w:r>
      <w:r w:rsidR="005B0F68">
        <w:rPr>
          <w:rFonts w:cs="Times New Roman" w:hint="cs"/>
          <w:rtl/>
        </w:rPr>
        <w:t>ש</w:t>
      </w:r>
      <w:r w:rsidR="00E01DC5">
        <w:rPr>
          <w:rFonts w:cs="Times New Roman" w:hint="cs"/>
          <w:rtl/>
        </w:rPr>
        <w:t>לא למתוח את תפריו</w:t>
      </w:r>
      <w:r w:rsidR="00984F94">
        <w:rPr>
          <w:rFonts w:cs="Times New Roman" w:hint="cs"/>
          <w:rtl/>
        </w:rPr>
        <w:t>.</w:t>
      </w:r>
      <w:r w:rsidR="002466DC">
        <w:rPr>
          <w:rFonts w:cs="Times New Roman" w:hint="cs"/>
          <w:rtl/>
        </w:rPr>
        <w:t xml:space="preserve"> הוא לא התאמן, כל עוד לא החלים מפציעותיו</w:t>
      </w:r>
      <w:r w:rsidR="008C13EA">
        <w:rPr>
          <w:rFonts w:cs="Times New Roman" w:hint="cs"/>
          <w:rtl/>
        </w:rPr>
        <w:t>]</w:t>
      </w:r>
      <w:r w:rsidR="002466DC">
        <w:rPr>
          <w:rFonts w:cs="Times New Roman" w:hint="cs"/>
          <w:rtl/>
        </w:rPr>
        <w:t>.</w:t>
      </w:r>
      <w:r w:rsidR="006D30A7">
        <w:rPr>
          <w:rFonts w:cs="Times New Roman" w:hint="cs"/>
          <w:rtl/>
        </w:rPr>
        <w:t xml:space="preserve"> </w:t>
      </w:r>
      <w:r w:rsidR="006D30A7" w:rsidRPr="006D30A7">
        <w:rPr>
          <w:rFonts w:cs="Times New Roman"/>
          <w:rtl/>
        </w:rPr>
        <w:t xml:space="preserve">באותו רגע לא היה דבר שערג </w:t>
      </w:r>
      <w:r w:rsidR="005168CA" w:rsidRPr="005168CA">
        <w:rPr>
          <w:rFonts w:cs="Times New Roman"/>
          <w:rtl/>
        </w:rPr>
        <w:t>אליו</w:t>
      </w:r>
      <w:r w:rsidR="006D30A7" w:rsidRPr="006D30A7">
        <w:rPr>
          <w:rFonts w:cs="Times New Roman"/>
          <w:rtl/>
        </w:rPr>
        <w:t xml:space="preserve"> יותר.</w:t>
      </w:r>
    </w:p>
    <w:p w14:paraId="4B6E38ED" w14:textId="0A9D1660" w:rsidR="003247F5" w:rsidRDefault="003247F5" w:rsidP="002D65C2">
      <w:pPr>
        <w:rPr>
          <w:rtl/>
        </w:rPr>
      </w:pPr>
      <w:r>
        <w:rPr>
          <w:rFonts w:hint="cs"/>
          <w:rtl/>
        </w:rPr>
        <w:t>"</w:t>
      </w:r>
      <w:r w:rsidR="00775D57">
        <w:rPr>
          <w:rFonts w:hint="cs"/>
          <w:rtl/>
        </w:rPr>
        <w:t>אלה</w:t>
      </w:r>
      <w:r>
        <w:rPr>
          <w:rFonts w:hint="cs"/>
          <w:rtl/>
        </w:rPr>
        <w:t xml:space="preserve"> לא כוסות שמתאימות </w:t>
      </w:r>
      <w:r w:rsidR="00F97A34">
        <w:rPr>
          <w:rFonts w:hint="cs"/>
          <w:rtl/>
        </w:rPr>
        <w:t>כל כך</w:t>
      </w:r>
      <w:r w:rsidR="00607465">
        <w:rPr>
          <w:rFonts w:hint="cs"/>
          <w:rtl/>
        </w:rPr>
        <w:t xml:space="preserve"> למסיבה," </w:t>
      </w:r>
      <w:r w:rsidR="00984F94" w:rsidRPr="00984F94">
        <w:rPr>
          <w:rFonts w:cs="Times New Roman"/>
          <w:rtl/>
        </w:rPr>
        <w:t>היא</w:t>
      </w:r>
      <w:r w:rsidR="00984F94" w:rsidRPr="00984F94">
        <w:rPr>
          <w:rFonts w:cs="Times New Roman" w:hint="cs"/>
          <w:rtl/>
        </w:rPr>
        <w:t xml:space="preserve"> </w:t>
      </w:r>
      <w:r w:rsidR="002466DC">
        <w:rPr>
          <w:rFonts w:hint="cs"/>
          <w:rtl/>
        </w:rPr>
        <w:t>העירה</w:t>
      </w:r>
      <w:r w:rsidR="00607465">
        <w:rPr>
          <w:rFonts w:hint="cs"/>
          <w:rtl/>
        </w:rPr>
        <w:t xml:space="preserve"> כשהעבירה בקופה</w:t>
      </w:r>
      <w:r>
        <w:rPr>
          <w:rFonts w:hint="cs"/>
          <w:rtl/>
        </w:rPr>
        <w:t xml:space="preserve"> </w:t>
      </w:r>
      <w:r w:rsidR="002466DC">
        <w:rPr>
          <w:rFonts w:hint="cs"/>
          <w:rtl/>
        </w:rPr>
        <w:t xml:space="preserve">את </w:t>
      </w:r>
      <w:r>
        <w:rPr>
          <w:rFonts w:hint="cs"/>
          <w:rtl/>
        </w:rPr>
        <w:t>חביל</w:t>
      </w:r>
      <w:r w:rsidR="00FB2AF6">
        <w:rPr>
          <w:rFonts w:hint="cs"/>
          <w:rtl/>
        </w:rPr>
        <w:t xml:space="preserve">ת כוסות </w:t>
      </w:r>
      <w:r w:rsidR="002466DC">
        <w:rPr>
          <w:rFonts w:hint="cs"/>
          <w:rtl/>
        </w:rPr>
        <w:t>ה</w:t>
      </w:r>
      <w:r w:rsidR="00FB2AF6">
        <w:rPr>
          <w:rFonts w:hint="cs"/>
          <w:rtl/>
        </w:rPr>
        <w:t xml:space="preserve">נייר </w:t>
      </w:r>
      <w:r w:rsidR="002466DC">
        <w:rPr>
          <w:rFonts w:hint="cs"/>
          <w:rtl/>
        </w:rPr>
        <w:t>ה</w:t>
      </w:r>
      <w:r w:rsidR="00FB2AF6">
        <w:rPr>
          <w:rFonts w:hint="cs"/>
          <w:rtl/>
        </w:rPr>
        <w:t>חד</w:t>
      </w:r>
      <w:r w:rsidR="005168CA">
        <w:rPr>
          <w:rFonts w:hint="cs"/>
          <w:rtl/>
        </w:rPr>
        <w:t xml:space="preserve"> </w:t>
      </w:r>
      <w:r>
        <w:rPr>
          <w:rFonts w:hint="cs"/>
          <w:rtl/>
        </w:rPr>
        <w:t>פעמיות</w:t>
      </w:r>
      <w:r w:rsidR="002466DC">
        <w:rPr>
          <w:rFonts w:hint="cs"/>
          <w:rtl/>
        </w:rPr>
        <w:t xml:space="preserve"> שלו</w:t>
      </w:r>
      <w:r>
        <w:rPr>
          <w:rFonts w:hint="cs"/>
          <w:rtl/>
        </w:rPr>
        <w:t>.</w:t>
      </w:r>
    </w:p>
    <w:p w14:paraId="5E8AC4D9" w14:textId="3ED8FC88" w:rsidR="003247F5" w:rsidRDefault="003247F5" w:rsidP="00250000">
      <w:pPr>
        <w:rPr>
          <w:rtl/>
        </w:rPr>
      </w:pPr>
      <w:r>
        <w:rPr>
          <w:rFonts w:hint="cs"/>
          <w:rtl/>
        </w:rPr>
        <w:t>"</w:t>
      </w:r>
      <w:r w:rsidR="008C13EA">
        <w:rPr>
          <w:rFonts w:hint="cs"/>
          <w:rtl/>
        </w:rPr>
        <w:t xml:space="preserve">זה לא </w:t>
      </w:r>
      <w:r w:rsidR="007321AA">
        <w:rPr>
          <w:rFonts w:hint="cs"/>
          <w:rtl/>
        </w:rPr>
        <w:t>בשביל</w:t>
      </w:r>
      <w:r>
        <w:rPr>
          <w:rFonts w:hint="cs"/>
          <w:rtl/>
        </w:rPr>
        <w:t xml:space="preserve"> מסיבה."</w:t>
      </w:r>
    </w:p>
    <w:p w14:paraId="0CAE9020" w14:textId="3E26133A" w:rsidR="003247F5" w:rsidRDefault="003247F5" w:rsidP="00775D57">
      <w:pPr>
        <w:rPr>
          <w:rtl/>
        </w:rPr>
      </w:pPr>
      <w:r>
        <w:rPr>
          <w:rFonts w:hint="cs"/>
          <w:rtl/>
        </w:rPr>
        <w:t xml:space="preserve">"אתה </w:t>
      </w:r>
      <w:r w:rsidR="00775D57">
        <w:rPr>
          <w:rFonts w:hint="cs"/>
          <w:rtl/>
        </w:rPr>
        <w:t>מתכוון</w:t>
      </w:r>
      <w:r>
        <w:rPr>
          <w:rFonts w:hint="cs"/>
          <w:rtl/>
        </w:rPr>
        <w:t xml:space="preserve"> לשתות המון תה מחוץ לבית?</w:t>
      </w:r>
      <w:r w:rsidR="002466DC">
        <w:rPr>
          <w:rFonts w:hint="cs"/>
          <w:rtl/>
        </w:rPr>
        <w:t xml:space="preserve"> </w:t>
      </w:r>
      <w:r w:rsidR="00EE4354">
        <w:rPr>
          <w:rFonts w:hint="cs"/>
          <w:rtl/>
        </w:rPr>
        <w:t xml:space="preserve">חובב </w:t>
      </w:r>
      <w:r w:rsidR="002466DC">
        <w:rPr>
          <w:rFonts w:hint="cs"/>
          <w:rtl/>
        </w:rPr>
        <w:t>פיקניק</w:t>
      </w:r>
      <w:r w:rsidR="00EE4354">
        <w:rPr>
          <w:rFonts w:hint="cs"/>
          <w:rtl/>
        </w:rPr>
        <w:t>ים</w:t>
      </w:r>
      <w:r w:rsidR="002466DC">
        <w:rPr>
          <w:rFonts w:hint="cs"/>
          <w:rtl/>
        </w:rPr>
        <w:t>?</w:t>
      </w:r>
      <w:r>
        <w:rPr>
          <w:rFonts w:hint="cs"/>
          <w:rtl/>
        </w:rPr>
        <w:t>"</w:t>
      </w:r>
    </w:p>
    <w:p w14:paraId="1FDBE68E" w14:textId="77777777" w:rsidR="00994204" w:rsidRDefault="003247F5" w:rsidP="0072325D">
      <w:pPr>
        <w:rPr>
          <w:rtl/>
        </w:rPr>
      </w:pPr>
      <w:r>
        <w:rPr>
          <w:rFonts w:hint="cs"/>
          <w:rtl/>
        </w:rPr>
        <w:t>"לא...</w:t>
      </w:r>
      <w:r w:rsidR="00994204">
        <w:rPr>
          <w:rFonts w:hint="cs"/>
          <w:rtl/>
        </w:rPr>
        <w:t>"</w:t>
      </w:r>
    </w:p>
    <w:p w14:paraId="5228A1A3" w14:textId="11A71115" w:rsidR="00F867C9" w:rsidRDefault="00F867C9" w:rsidP="00775D57">
      <w:pPr>
        <w:rPr>
          <w:rtl/>
        </w:rPr>
      </w:pPr>
      <w:r>
        <w:rPr>
          <w:rFonts w:hint="cs"/>
          <w:rtl/>
        </w:rPr>
        <w:t>"אז מה?"</w:t>
      </w:r>
    </w:p>
    <w:p w14:paraId="752B6B29" w14:textId="77777777" w:rsidR="009938E6" w:rsidRDefault="002466DC" w:rsidP="002466DC">
      <w:pPr>
        <w:rPr>
          <w:rtl/>
        </w:rPr>
      </w:pPr>
      <w:r>
        <w:rPr>
          <w:rFonts w:hint="cs"/>
          <w:rtl/>
        </w:rPr>
        <w:t>"</w:t>
      </w:r>
      <w:r w:rsidR="003247F5">
        <w:rPr>
          <w:rFonts w:hint="cs"/>
          <w:rtl/>
        </w:rPr>
        <w:t xml:space="preserve">אם את רוצה לדעת, תצטרכי להתעורר נורא מוקדם." </w:t>
      </w:r>
    </w:p>
    <w:p w14:paraId="41A17E90" w14:textId="4A4EE56D" w:rsidR="009938E6" w:rsidRDefault="009938E6" w:rsidP="009938E6">
      <w:pPr>
        <w:rPr>
          <w:rtl/>
        </w:rPr>
      </w:pPr>
      <w:r>
        <w:rPr>
          <w:rFonts w:cs="Times New Roman"/>
          <w:rtl/>
        </w:rPr>
        <w:t>היא גיח</w:t>
      </w:r>
      <w:r w:rsidR="006D30A7">
        <w:rPr>
          <w:rFonts w:cs="Times New Roman" w:hint="cs"/>
          <w:rtl/>
        </w:rPr>
        <w:t>כ</w:t>
      </w:r>
      <w:r>
        <w:rPr>
          <w:rFonts w:cs="Times New Roman"/>
          <w:rtl/>
        </w:rPr>
        <w:t>ה</w:t>
      </w:r>
      <w:r w:rsidR="006D30A7">
        <w:rPr>
          <w:rFonts w:cs="Times New Roman" w:hint="cs"/>
          <w:rtl/>
        </w:rPr>
        <w:t xml:space="preserve"> [</w:t>
      </w:r>
      <w:r>
        <w:rPr>
          <w:rFonts w:cs="Times New Roman"/>
          <w:rtl/>
        </w:rPr>
        <w:t>, כי כמובן אותם משאות נ</w:t>
      </w:r>
      <w:r w:rsidR="00722E85" w:rsidRPr="00722E85">
        <w:rPr>
          <w:rFonts w:cs="Times New Roman"/>
          <w:rtl/>
        </w:rPr>
        <w:t>סתר</w:t>
      </w:r>
      <w:r>
        <w:rPr>
          <w:rFonts w:cs="Times New Roman"/>
          <w:rtl/>
        </w:rPr>
        <w:t xml:space="preserve">ים </w:t>
      </w:r>
      <w:r w:rsidR="00984F94" w:rsidRPr="00984F94">
        <w:rPr>
          <w:rFonts w:cs="Times New Roman"/>
          <w:rtl/>
        </w:rPr>
        <w:t xml:space="preserve">שהכירה </w:t>
      </w:r>
      <w:r>
        <w:rPr>
          <w:rFonts w:cs="Times New Roman"/>
          <w:rtl/>
        </w:rPr>
        <w:t>כללו בין השאר השכמה מוקדמת</w:t>
      </w:r>
      <w:r w:rsidR="006D30A7">
        <w:rPr>
          <w:rFonts w:cs="Times New Roman" w:hint="cs"/>
          <w:rtl/>
        </w:rPr>
        <w:t>]</w:t>
      </w:r>
      <w:r>
        <w:rPr>
          <w:rFonts w:cs="Times New Roman"/>
          <w:rtl/>
        </w:rPr>
        <w:t>.</w:t>
      </w:r>
    </w:p>
    <w:p w14:paraId="7BCDD210" w14:textId="58189398" w:rsidR="004627AB" w:rsidRPr="00CD067C" w:rsidRDefault="006D30A7" w:rsidP="009938E6">
      <w:pPr>
        <w:rPr>
          <w:rtl/>
        </w:rPr>
      </w:pPr>
      <w:r w:rsidRPr="006D30A7">
        <w:rPr>
          <w:rFonts w:cs="Times New Roman"/>
          <w:rtl/>
        </w:rPr>
        <w:t>אלכס</w:t>
      </w:r>
      <w:r>
        <w:rPr>
          <w:rFonts w:cs="Times New Roman" w:hint="cs"/>
          <w:rtl/>
        </w:rPr>
        <w:t xml:space="preserve"> </w:t>
      </w:r>
      <w:r w:rsidR="00984F94" w:rsidRPr="00984F94">
        <w:rPr>
          <w:rFonts w:cs="Times New Roman"/>
          <w:rtl/>
        </w:rPr>
        <w:t>נמתח ככל יכ</w:t>
      </w:r>
      <w:r w:rsidR="005168CA">
        <w:rPr>
          <w:rFonts w:cs="Times New Roman" w:hint="cs"/>
          <w:rtl/>
        </w:rPr>
        <w:t>ו</w:t>
      </w:r>
      <w:r w:rsidR="00984F94" w:rsidRPr="00984F94">
        <w:rPr>
          <w:rFonts w:cs="Times New Roman"/>
          <w:rtl/>
        </w:rPr>
        <w:t>לתו כדי</w:t>
      </w:r>
      <w:r w:rsidR="000058EE">
        <w:rPr>
          <w:rFonts w:hint="cs"/>
          <w:rtl/>
        </w:rPr>
        <w:t xml:space="preserve"> להגיע</w:t>
      </w:r>
      <w:r w:rsidR="004627AB" w:rsidRPr="00CD067C">
        <w:rPr>
          <w:rtl/>
        </w:rPr>
        <w:t xml:space="preserve"> ל</w:t>
      </w:r>
      <w:r w:rsidR="00D63345">
        <w:rPr>
          <w:rFonts w:hint="cs"/>
          <w:rtl/>
        </w:rPr>
        <w:t>ג</w:t>
      </w:r>
      <w:r w:rsidR="005168CA">
        <w:rPr>
          <w:rFonts w:hint="cs"/>
          <w:rtl/>
        </w:rPr>
        <w:t>י</w:t>
      </w:r>
      <w:r w:rsidR="00D63345">
        <w:rPr>
          <w:rFonts w:hint="cs"/>
          <w:rtl/>
        </w:rPr>
        <w:t xml:space="preserve">ליון </w:t>
      </w:r>
      <w:r w:rsidR="00FB2AF6">
        <w:rPr>
          <w:rFonts w:hint="cs"/>
          <w:rtl/>
        </w:rPr>
        <w:t xml:space="preserve">החדש </w:t>
      </w:r>
      <w:r w:rsidR="00D63345">
        <w:rPr>
          <w:rFonts w:hint="cs"/>
          <w:rtl/>
        </w:rPr>
        <w:t xml:space="preserve">של </w:t>
      </w:r>
      <w:r w:rsidR="005168CA">
        <w:rPr>
          <w:rFonts w:hint="cs"/>
          <w:rtl/>
        </w:rPr>
        <w:t>'</w:t>
      </w:r>
      <w:r w:rsidR="00D63345">
        <w:t>NME</w:t>
      </w:r>
      <w:r w:rsidR="005168CA">
        <w:rPr>
          <w:rFonts w:hint="cs"/>
          <w:rtl/>
        </w:rPr>
        <w:t>'</w:t>
      </w:r>
      <w:r w:rsidR="002D65C2">
        <w:rPr>
          <w:rFonts w:hint="cs"/>
          <w:rtl/>
        </w:rPr>
        <w:t xml:space="preserve"> </w:t>
      </w:r>
      <w:r w:rsidR="007F136A">
        <w:rPr>
          <w:rFonts w:hint="cs"/>
          <w:rtl/>
        </w:rPr>
        <w:t xml:space="preserve">שהונח </w:t>
      </w:r>
      <w:r w:rsidR="002D65C2">
        <w:rPr>
          <w:rFonts w:hint="cs"/>
          <w:rtl/>
        </w:rPr>
        <w:t>על מדף גבוה</w:t>
      </w:r>
      <w:r w:rsidR="004627AB" w:rsidRPr="00CD067C">
        <w:rPr>
          <w:rtl/>
        </w:rPr>
        <w:t xml:space="preserve">, אבל כאב </w:t>
      </w:r>
      <w:r w:rsidR="00FB2AF6">
        <w:rPr>
          <w:rtl/>
        </w:rPr>
        <w:t xml:space="preserve">חד </w:t>
      </w:r>
      <w:r w:rsidR="000058EE">
        <w:rPr>
          <w:rFonts w:hint="cs"/>
          <w:rtl/>
        </w:rPr>
        <w:t>מ</w:t>
      </w:r>
      <w:r w:rsidR="000058EE" w:rsidRPr="00CD067C">
        <w:rPr>
          <w:rtl/>
        </w:rPr>
        <w:t>התפרים בכת</w:t>
      </w:r>
      <w:r w:rsidR="00E0386E">
        <w:rPr>
          <w:rFonts w:hint="cs"/>
          <w:rtl/>
        </w:rPr>
        <w:t>פו</w:t>
      </w:r>
      <w:r w:rsidR="000058EE">
        <w:rPr>
          <w:rtl/>
        </w:rPr>
        <w:t xml:space="preserve"> </w:t>
      </w:r>
      <w:r w:rsidR="00FB2AF6">
        <w:rPr>
          <w:rtl/>
        </w:rPr>
        <w:t>גרם לו ל</w:t>
      </w:r>
      <w:r w:rsidR="00054EB8">
        <w:rPr>
          <w:rFonts w:hint="cs"/>
          <w:rtl/>
        </w:rPr>
        <w:t>שמוט את ידו</w:t>
      </w:r>
      <w:r w:rsidR="004627AB" w:rsidRPr="00CD067C">
        <w:rPr>
          <w:rtl/>
        </w:rPr>
        <w:t xml:space="preserve"> ואנחה נפלטה מפיו.</w:t>
      </w:r>
    </w:p>
    <w:p w14:paraId="5D3A520A" w14:textId="2AA3787C" w:rsidR="009938E6" w:rsidRDefault="00761D97" w:rsidP="002D65C2">
      <w:pPr>
        <w:rPr>
          <w:rtl/>
        </w:rPr>
      </w:pPr>
      <w:r>
        <w:rPr>
          <w:rFonts w:hint="cs"/>
          <w:rtl/>
        </w:rPr>
        <w:t>[</w:t>
      </w:r>
      <w:r w:rsidR="002466DC">
        <w:rPr>
          <w:rtl/>
        </w:rPr>
        <w:t>"</w:t>
      </w:r>
      <w:r w:rsidR="002466DC">
        <w:rPr>
          <w:rFonts w:hint="cs"/>
          <w:rtl/>
        </w:rPr>
        <w:t>באיזו שעה לבוא?</w:t>
      </w:r>
      <w:r w:rsidR="002466DC" w:rsidRPr="00CD067C">
        <w:rPr>
          <w:rtl/>
        </w:rPr>
        <w:t>"</w:t>
      </w:r>
      <w:r>
        <w:rPr>
          <w:rFonts w:hint="cs"/>
          <w:rtl/>
        </w:rPr>
        <w:t>]</w:t>
      </w:r>
      <w:r w:rsidR="002466DC" w:rsidRPr="00CD067C">
        <w:rPr>
          <w:rtl/>
        </w:rPr>
        <w:t xml:space="preserve"> </w:t>
      </w:r>
      <w:r w:rsidR="002466DC">
        <w:rPr>
          <w:rFonts w:hint="cs"/>
          <w:rtl/>
        </w:rPr>
        <w:t>טולאסי</w:t>
      </w:r>
      <w:r w:rsidR="002466DC" w:rsidRPr="00CD067C">
        <w:rPr>
          <w:rtl/>
        </w:rPr>
        <w:t xml:space="preserve"> </w:t>
      </w:r>
      <w:r w:rsidR="00FB2AF6">
        <w:rPr>
          <w:rtl/>
        </w:rPr>
        <w:t>יצאה</w:t>
      </w:r>
      <w:r w:rsidR="00FB2AF6">
        <w:rPr>
          <w:rFonts w:hint="cs"/>
          <w:rtl/>
        </w:rPr>
        <w:t xml:space="preserve"> מ</w:t>
      </w:r>
      <w:r w:rsidR="00F912CE">
        <w:rPr>
          <w:rFonts w:hint="cs"/>
          <w:rtl/>
        </w:rPr>
        <w:t xml:space="preserve">אחורי הקופה </w:t>
      </w:r>
      <w:r w:rsidR="004627AB" w:rsidRPr="00CD067C">
        <w:rPr>
          <w:rtl/>
        </w:rPr>
        <w:t>וה</w:t>
      </w:r>
      <w:r w:rsidR="003247F5">
        <w:rPr>
          <w:rtl/>
        </w:rPr>
        <w:t>ושיטה לו את הג</w:t>
      </w:r>
      <w:r w:rsidR="005168CA">
        <w:rPr>
          <w:rFonts w:hint="cs"/>
          <w:rtl/>
        </w:rPr>
        <w:t>י</w:t>
      </w:r>
      <w:r w:rsidR="003247F5">
        <w:rPr>
          <w:rtl/>
        </w:rPr>
        <w:t xml:space="preserve">ליון. </w:t>
      </w:r>
      <w:r w:rsidRPr="00761D97">
        <w:rPr>
          <w:rFonts w:cs="Times New Roman"/>
          <w:rtl/>
        </w:rPr>
        <w:t>"אתה צריך לעשות מ</w:t>
      </w:r>
      <w:r w:rsidR="005168CA">
        <w:rPr>
          <w:rFonts w:cs="Times New Roman" w:hint="cs"/>
          <w:rtl/>
        </w:rPr>
        <w:t>י</w:t>
      </w:r>
      <w:r w:rsidRPr="00761D97">
        <w:rPr>
          <w:rFonts w:cs="Times New Roman"/>
          <w:rtl/>
        </w:rPr>
        <w:t>נוי, זה יותר משתלם."</w:t>
      </w:r>
    </w:p>
    <w:p w14:paraId="48D88682" w14:textId="12CB53EF" w:rsidR="00AA2493" w:rsidRDefault="002466DC" w:rsidP="002D65C2">
      <w:pPr>
        <w:rPr>
          <w:rFonts w:cs="Times New Roman"/>
          <w:rtl/>
        </w:rPr>
      </w:pPr>
      <w:r>
        <w:rPr>
          <w:rFonts w:cs="Times New Roman" w:hint="cs"/>
          <w:rtl/>
        </w:rPr>
        <w:t>על עמוד ה</w:t>
      </w:r>
      <w:r>
        <w:rPr>
          <w:rFonts w:cs="Times New Roman"/>
          <w:rtl/>
        </w:rPr>
        <w:t xml:space="preserve">שער התנוסס דיוקן של </w:t>
      </w:r>
      <w:r w:rsidR="009938E6" w:rsidRPr="009938E6">
        <w:rPr>
          <w:rFonts w:cs="Times New Roman"/>
          <w:rtl/>
        </w:rPr>
        <w:t>קורט קוביין בפנים חיוורות ומיוסרות, ו</w:t>
      </w:r>
      <w:r w:rsidR="00722E85" w:rsidRPr="00722E85">
        <w:rPr>
          <w:rtl/>
        </w:rPr>
        <w:t xml:space="preserve"> </w:t>
      </w:r>
      <w:r w:rsidR="00722E85" w:rsidRPr="00722E85">
        <w:rPr>
          <w:rFonts w:cs="Times New Roman"/>
          <w:rtl/>
        </w:rPr>
        <w:t>לצידו באותיות צעקניות הַפְניה</w:t>
      </w:r>
      <w:r w:rsidR="009938E6" w:rsidRPr="009938E6">
        <w:rPr>
          <w:rFonts w:cs="Times New Roman"/>
          <w:rtl/>
        </w:rPr>
        <w:t xml:space="preserve"> פנימה לתחקיר </w:t>
      </w:r>
      <w:r w:rsidR="005168CA">
        <w:rPr>
          <w:rFonts w:cs="Times New Roman" w:hint="cs"/>
          <w:rtl/>
        </w:rPr>
        <w:t xml:space="preserve">על </w:t>
      </w:r>
      <w:r w:rsidR="009938E6" w:rsidRPr="009938E6">
        <w:rPr>
          <w:rFonts w:cs="Times New Roman"/>
          <w:rtl/>
        </w:rPr>
        <w:t>אודות השבועות האחרונים בחייו, דרך ראיונות עם מקורבי</w:t>
      </w:r>
      <w:r w:rsidR="00984F94">
        <w:rPr>
          <w:rFonts w:cs="Times New Roman" w:hint="cs"/>
          <w:rtl/>
        </w:rPr>
        <w:t>ם</w:t>
      </w:r>
      <w:r w:rsidR="009938E6" w:rsidRPr="009938E6">
        <w:rPr>
          <w:rFonts w:cs="Times New Roman"/>
          <w:rtl/>
        </w:rPr>
        <w:t xml:space="preserve"> שתמורת אזכור בעיתון גילו </w:t>
      </w:r>
      <w:r w:rsidR="00483BB1">
        <w:rPr>
          <w:rFonts w:cs="Times New Roman"/>
          <w:rtl/>
        </w:rPr>
        <w:t>הכול</w:t>
      </w:r>
      <w:r w:rsidR="009938E6" w:rsidRPr="009938E6">
        <w:rPr>
          <w:rFonts w:cs="Times New Roman"/>
          <w:rtl/>
        </w:rPr>
        <w:t xml:space="preserve">, </w:t>
      </w:r>
      <w:r w:rsidR="00984F94" w:rsidRPr="00984F94">
        <w:rPr>
          <w:rFonts w:cs="Times New Roman"/>
          <w:rtl/>
        </w:rPr>
        <w:t>אף ש</w:t>
      </w:r>
      <w:r w:rsidR="00483BB1">
        <w:rPr>
          <w:rFonts w:cs="Times New Roman"/>
          <w:rtl/>
        </w:rPr>
        <w:t>הכול</w:t>
      </w:r>
      <w:r w:rsidR="00984F94" w:rsidRPr="00984F94">
        <w:rPr>
          <w:rFonts w:cs="Times New Roman"/>
          <w:rtl/>
        </w:rPr>
        <w:t xml:space="preserve"> כבר היה ידוע כי חלפו מאז התאבדותו חודשים ארוכים, ומה שעדיין לא היה ידוע כנראה לעולם לא יתגלה.</w:t>
      </w:r>
    </w:p>
    <w:p w14:paraId="7862FC00" w14:textId="44B1963F" w:rsidR="00AA2493" w:rsidRDefault="00AA2493" w:rsidP="00AA2493">
      <w:pPr>
        <w:rPr>
          <w:rtl/>
        </w:rPr>
      </w:pPr>
      <w:r w:rsidRPr="00094A9E">
        <w:rPr>
          <w:rFonts w:hint="eastAsia"/>
          <w:rtl/>
        </w:rPr>
        <w:t>בוא</w:t>
      </w:r>
      <w:r w:rsidRPr="00094A9E">
        <w:rPr>
          <w:rtl/>
        </w:rPr>
        <w:t xml:space="preserve"> </w:t>
      </w:r>
      <w:r w:rsidRPr="00094A9E">
        <w:rPr>
          <w:rFonts w:hint="eastAsia"/>
          <w:rtl/>
        </w:rPr>
        <w:t>כמו</w:t>
      </w:r>
      <w:r w:rsidRPr="00094A9E">
        <w:rPr>
          <w:rtl/>
        </w:rPr>
        <w:t xml:space="preserve"> </w:t>
      </w:r>
      <w:r w:rsidRPr="00094A9E">
        <w:rPr>
          <w:rFonts w:hint="eastAsia"/>
          <w:rtl/>
        </w:rPr>
        <w:t>שאתה</w:t>
      </w:r>
      <w:r w:rsidRPr="00094A9E">
        <w:rPr>
          <w:rtl/>
        </w:rPr>
        <w:t xml:space="preserve">, </w:t>
      </w:r>
      <w:r w:rsidRPr="00094A9E">
        <w:rPr>
          <w:rFonts w:hint="eastAsia"/>
          <w:rtl/>
        </w:rPr>
        <w:t>כמו</w:t>
      </w:r>
      <w:r w:rsidRPr="00094A9E">
        <w:rPr>
          <w:rtl/>
        </w:rPr>
        <w:t xml:space="preserve"> </w:t>
      </w:r>
      <w:r w:rsidRPr="00094A9E">
        <w:rPr>
          <w:rFonts w:hint="eastAsia"/>
          <w:rtl/>
        </w:rPr>
        <w:t>שהיית</w:t>
      </w:r>
      <w:r w:rsidRPr="00094A9E">
        <w:rPr>
          <w:rtl/>
        </w:rPr>
        <w:t xml:space="preserve">, </w:t>
      </w:r>
      <w:r w:rsidRPr="00094A9E">
        <w:rPr>
          <w:rFonts w:hint="eastAsia"/>
          <w:rtl/>
        </w:rPr>
        <w:t>כמו</w:t>
      </w:r>
      <w:r w:rsidRPr="00094A9E">
        <w:rPr>
          <w:rtl/>
        </w:rPr>
        <w:t xml:space="preserve"> </w:t>
      </w:r>
      <w:r w:rsidRPr="00094A9E">
        <w:rPr>
          <w:rFonts w:hint="eastAsia"/>
          <w:rtl/>
        </w:rPr>
        <w:t>שרציתי</w:t>
      </w:r>
      <w:r w:rsidRPr="00094A9E">
        <w:rPr>
          <w:rtl/>
        </w:rPr>
        <w:t xml:space="preserve"> </w:t>
      </w:r>
      <w:r w:rsidRPr="00094A9E">
        <w:rPr>
          <w:rFonts w:hint="eastAsia"/>
          <w:rtl/>
        </w:rPr>
        <w:t>שתהיה</w:t>
      </w:r>
      <w:r w:rsidRPr="00094A9E">
        <w:rPr>
          <w:rtl/>
        </w:rPr>
        <w:t>.</w:t>
      </w:r>
    </w:p>
    <w:p w14:paraId="6BDDC188" w14:textId="355665A9" w:rsidR="006D30A7" w:rsidRPr="00094A9E" w:rsidRDefault="006D30A7" w:rsidP="00AA2493">
      <w:pPr>
        <w:rPr>
          <w:rtl/>
        </w:rPr>
      </w:pPr>
      <w:r>
        <w:rPr>
          <w:rFonts w:hint="cs"/>
          <w:rtl/>
        </w:rPr>
        <w:t>[</w:t>
      </w:r>
    </w:p>
    <w:p w14:paraId="0B3BE939" w14:textId="7EF3234E" w:rsidR="00761D97" w:rsidRDefault="00722E85" w:rsidP="00AA2493">
      <w:pPr>
        <w:rPr>
          <w:rtl/>
        </w:rPr>
      </w:pPr>
      <w:r w:rsidRPr="00722E85">
        <w:rPr>
          <w:rFonts w:cs="Times New Roman"/>
          <w:rtl/>
        </w:rPr>
        <w:t>לעיתים אנשים, אולי גם אלכס, חוששים שימצאו עצמם יום אחד מועדים לתוך בור עמוק מדי ולא יהיה איש שיוכל לשלוף אותם משם. קולות רבים נדחפים להסביר על טבעם של בורות, לכוון הרחק מהם, לטשטש את הדרך ובעיקר לחסום. הם צפריריים, הקולות עדינים, חומלים ומכילים, מעוררי סלידה</w:t>
      </w:r>
      <w:r w:rsidR="00C71AE5" w:rsidRPr="00094A9E">
        <w:rPr>
          <w:rtl/>
        </w:rPr>
        <w:t>.</w:t>
      </w:r>
      <w:r w:rsidR="00AA2493" w:rsidRPr="00094A9E">
        <w:rPr>
          <w:rtl/>
        </w:rPr>
        <w:t xml:space="preserve"> </w:t>
      </w:r>
    </w:p>
    <w:p w14:paraId="086A938D" w14:textId="556127AD" w:rsidR="00AA2493" w:rsidRPr="00094A9E" w:rsidRDefault="00C71AE5" w:rsidP="00AA2493">
      <w:pPr>
        <w:rPr>
          <w:rtl/>
        </w:rPr>
      </w:pPr>
      <w:r w:rsidRPr="00094A9E">
        <w:rPr>
          <w:rFonts w:hint="eastAsia"/>
          <w:rtl/>
        </w:rPr>
        <w:t>קול</w:t>
      </w:r>
      <w:r w:rsidRPr="00094A9E">
        <w:rPr>
          <w:rtl/>
        </w:rPr>
        <w:t xml:space="preserve"> </w:t>
      </w:r>
      <w:r w:rsidRPr="00094A9E">
        <w:rPr>
          <w:rFonts w:hint="eastAsia"/>
          <w:rtl/>
        </w:rPr>
        <w:t>אחד</w:t>
      </w:r>
      <w:r w:rsidR="00AA2493" w:rsidRPr="00094A9E">
        <w:rPr>
          <w:rtl/>
        </w:rPr>
        <w:t xml:space="preserve">, </w:t>
      </w:r>
      <w:r w:rsidR="00AA2493" w:rsidRPr="00094A9E">
        <w:rPr>
          <w:rFonts w:hint="eastAsia"/>
          <w:rtl/>
        </w:rPr>
        <w:t>צורמני</w:t>
      </w:r>
      <w:r w:rsidR="00AA2493" w:rsidRPr="00094A9E">
        <w:rPr>
          <w:rtl/>
        </w:rPr>
        <w:t xml:space="preserve"> </w:t>
      </w:r>
      <w:r w:rsidR="00D81B34">
        <w:rPr>
          <w:rFonts w:hint="cs"/>
          <w:rtl/>
        </w:rPr>
        <w:t>ו</w:t>
      </w:r>
      <w:r w:rsidR="00B415A6" w:rsidRPr="00094A9E">
        <w:rPr>
          <w:rFonts w:hint="eastAsia"/>
          <w:rtl/>
        </w:rPr>
        <w:t>סדוק</w:t>
      </w:r>
      <w:r w:rsidR="00D81B34">
        <w:rPr>
          <w:rFonts w:hint="cs"/>
          <w:rtl/>
        </w:rPr>
        <w:t>,</w:t>
      </w:r>
      <w:r w:rsidRPr="00094A9E">
        <w:rPr>
          <w:rtl/>
        </w:rPr>
        <w:t xml:space="preserve"> </w:t>
      </w:r>
      <w:r w:rsidR="001C3E01" w:rsidRPr="00094A9E">
        <w:rPr>
          <w:rtl/>
        </w:rPr>
        <w:t>אמר שלמעלה</w:t>
      </w:r>
      <w:r w:rsidR="00D81B34">
        <w:rPr>
          <w:rFonts w:hint="cs"/>
          <w:rtl/>
        </w:rPr>
        <w:t>,</w:t>
      </w:r>
      <w:r w:rsidR="001C3E01" w:rsidRPr="00094A9E">
        <w:rPr>
          <w:rtl/>
        </w:rPr>
        <w:t xml:space="preserve"> מחוץ לבור יש דבר-מה שניתן לשאת, </w:t>
      </w:r>
      <w:r w:rsidR="00D81B34">
        <w:rPr>
          <w:rFonts w:hint="cs"/>
          <w:rtl/>
        </w:rPr>
        <w:t>[</w:t>
      </w:r>
      <w:r w:rsidR="00534DAD" w:rsidRPr="00094A9E">
        <w:rPr>
          <w:rFonts w:hint="eastAsia"/>
          <w:rtl/>
        </w:rPr>
        <w:t>ניתן</w:t>
      </w:r>
      <w:r w:rsidR="00534DAD" w:rsidRPr="00094A9E">
        <w:rPr>
          <w:rtl/>
        </w:rPr>
        <w:t xml:space="preserve"> להיות מוקרב,</w:t>
      </w:r>
      <w:r w:rsidR="00D81B34">
        <w:rPr>
          <w:rFonts w:hint="cs"/>
          <w:rtl/>
        </w:rPr>
        <w:t>]</w:t>
      </w:r>
      <w:r w:rsidR="00534DAD" w:rsidRPr="00094A9E">
        <w:rPr>
          <w:rtl/>
        </w:rPr>
        <w:t xml:space="preserve"> </w:t>
      </w:r>
      <w:r w:rsidR="001C3E01" w:rsidRPr="00094A9E">
        <w:rPr>
          <w:rFonts w:hint="eastAsia"/>
          <w:rtl/>
        </w:rPr>
        <w:t>ניתן</w:t>
      </w:r>
      <w:r w:rsidR="001C3E01" w:rsidRPr="00094A9E">
        <w:rPr>
          <w:rtl/>
        </w:rPr>
        <w:t xml:space="preserve"> </w:t>
      </w:r>
      <w:r w:rsidR="001C3E01" w:rsidRPr="00094A9E">
        <w:rPr>
          <w:rFonts w:hint="eastAsia"/>
          <w:rtl/>
        </w:rPr>
        <w:t>לה</w:t>
      </w:r>
      <w:r w:rsidR="00D81B34">
        <w:rPr>
          <w:rFonts w:hint="cs"/>
          <w:rtl/>
        </w:rPr>
        <w:t>י</w:t>
      </w:r>
      <w:r w:rsidR="001C3E01" w:rsidRPr="00094A9E">
        <w:rPr>
          <w:rFonts w:hint="eastAsia"/>
          <w:rtl/>
        </w:rPr>
        <w:t>שבר</w:t>
      </w:r>
      <w:r w:rsidR="001C3E01" w:rsidRPr="00094A9E">
        <w:rPr>
          <w:rtl/>
        </w:rPr>
        <w:t xml:space="preserve"> </w:t>
      </w:r>
      <w:r w:rsidR="001C3E01" w:rsidRPr="00094A9E">
        <w:rPr>
          <w:rFonts w:hint="eastAsia"/>
          <w:rtl/>
        </w:rPr>
        <w:t>תחתיו</w:t>
      </w:r>
      <w:r w:rsidR="009938E6">
        <w:rPr>
          <w:rFonts w:hint="cs"/>
          <w:rtl/>
        </w:rPr>
        <w:t xml:space="preserve"> </w:t>
      </w:r>
      <w:r w:rsidR="009938E6" w:rsidRPr="009938E6">
        <w:rPr>
          <w:rFonts w:cs="Times New Roman"/>
          <w:rtl/>
        </w:rPr>
        <w:t>ולהתאחות</w:t>
      </w:r>
      <w:r w:rsidR="009938E6">
        <w:rPr>
          <w:rFonts w:cs="Times New Roman" w:hint="cs"/>
          <w:rtl/>
        </w:rPr>
        <w:t>.</w:t>
      </w:r>
      <w:r w:rsidR="00AA2493" w:rsidRPr="00094A9E">
        <w:rPr>
          <w:rtl/>
        </w:rPr>
        <w:t xml:space="preserve"> </w:t>
      </w:r>
    </w:p>
    <w:p w14:paraId="7BAB2BF6" w14:textId="77777777" w:rsidR="00AA2493" w:rsidRPr="00094A9E" w:rsidRDefault="00AA2493" w:rsidP="00AA2493">
      <w:pPr>
        <w:rPr>
          <w:rtl/>
        </w:rPr>
      </w:pPr>
      <w:r w:rsidRPr="00094A9E">
        <w:rPr>
          <w:rFonts w:hint="eastAsia"/>
          <w:rtl/>
        </w:rPr>
        <w:t>כמו</w:t>
      </w:r>
      <w:r w:rsidRPr="00094A9E">
        <w:rPr>
          <w:rtl/>
        </w:rPr>
        <w:t xml:space="preserve"> </w:t>
      </w:r>
      <w:r w:rsidRPr="00094A9E">
        <w:rPr>
          <w:rFonts w:hint="eastAsia"/>
          <w:rtl/>
        </w:rPr>
        <w:t>חבר</w:t>
      </w:r>
      <w:r w:rsidRPr="00094A9E">
        <w:rPr>
          <w:rtl/>
        </w:rPr>
        <w:t xml:space="preserve">, </w:t>
      </w:r>
      <w:r w:rsidRPr="00094A9E">
        <w:rPr>
          <w:rFonts w:hint="eastAsia"/>
          <w:rtl/>
        </w:rPr>
        <w:t>כמו</w:t>
      </w:r>
      <w:r w:rsidRPr="00094A9E">
        <w:rPr>
          <w:rtl/>
        </w:rPr>
        <w:t xml:space="preserve"> </w:t>
      </w:r>
      <w:r w:rsidRPr="00094A9E">
        <w:rPr>
          <w:rFonts w:hint="eastAsia"/>
          <w:rtl/>
        </w:rPr>
        <w:t>חבר</w:t>
      </w:r>
      <w:r w:rsidRPr="00094A9E">
        <w:rPr>
          <w:rtl/>
        </w:rPr>
        <w:t xml:space="preserve">, </w:t>
      </w:r>
      <w:r w:rsidRPr="00094A9E">
        <w:rPr>
          <w:rFonts w:hint="eastAsia"/>
          <w:rtl/>
        </w:rPr>
        <w:t>כמו</w:t>
      </w:r>
      <w:r w:rsidRPr="00094A9E">
        <w:rPr>
          <w:rtl/>
        </w:rPr>
        <w:t xml:space="preserve"> </w:t>
      </w:r>
      <w:r w:rsidRPr="00094A9E">
        <w:rPr>
          <w:rFonts w:hint="eastAsia"/>
          <w:rtl/>
        </w:rPr>
        <w:t>אוייב</w:t>
      </w:r>
      <w:r w:rsidRPr="00094A9E">
        <w:rPr>
          <w:rtl/>
        </w:rPr>
        <w:t xml:space="preserve"> </w:t>
      </w:r>
      <w:r w:rsidRPr="00094A9E">
        <w:rPr>
          <w:rFonts w:hint="eastAsia"/>
          <w:rtl/>
        </w:rPr>
        <w:t>ותיק</w:t>
      </w:r>
    </w:p>
    <w:p w14:paraId="59B02F57" w14:textId="4306ADFB" w:rsidR="009938E6" w:rsidRDefault="00DA7E1A" w:rsidP="009938E6">
      <w:pPr>
        <w:rPr>
          <w:rFonts w:cs="Times New Roman"/>
          <w:rtl/>
        </w:rPr>
      </w:pPr>
      <w:bookmarkStart w:id="159" w:name="_Hlk529038722"/>
      <w:r w:rsidRPr="00094A9E">
        <w:rPr>
          <w:rFonts w:cs="Times New Roman" w:hint="eastAsia"/>
          <w:rtl/>
        </w:rPr>
        <w:t>ז</w:t>
      </w:r>
      <w:bookmarkEnd w:id="159"/>
      <w:r w:rsidR="009938E6" w:rsidRPr="009938E6">
        <w:rPr>
          <w:rFonts w:cs="Times New Roman"/>
          <w:rtl/>
        </w:rPr>
        <w:t xml:space="preserve">ה הקול שידע </w:t>
      </w:r>
      <w:r w:rsidR="00984F94" w:rsidRPr="00984F94">
        <w:rPr>
          <w:rFonts w:cs="Times New Roman"/>
          <w:rtl/>
        </w:rPr>
        <w:t>לא רק את הדרך לבור ואת טיבו</w:t>
      </w:r>
      <w:r w:rsidR="00722E85">
        <w:rPr>
          <w:rFonts w:cs="Times New Roman" w:hint="cs"/>
          <w:rtl/>
        </w:rPr>
        <w:t>,</w:t>
      </w:r>
      <w:r w:rsidR="00984F94" w:rsidRPr="00984F94">
        <w:rPr>
          <w:rFonts w:cs="Times New Roman"/>
          <w:rtl/>
        </w:rPr>
        <w:t xml:space="preserve"> אלא גם </w:t>
      </w:r>
      <w:r w:rsidR="009938E6" w:rsidRPr="009938E6">
        <w:rPr>
          <w:rFonts w:cs="Times New Roman"/>
          <w:rtl/>
        </w:rPr>
        <w:t>את המתרחש ב</w:t>
      </w:r>
      <w:r w:rsidR="00761D97" w:rsidRPr="00761D97">
        <w:rPr>
          <w:rFonts w:cs="Times New Roman"/>
          <w:rtl/>
        </w:rPr>
        <w:t>מעמקיו</w:t>
      </w:r>
      <w:r w:rsidR="009938E6" w:rsidRPr="009938E6">
        <w:rPr>
          <w:rFonts w:cs="Times New Roman"/>
          <w:rtl/>
        </w:rPr>
        <w:t xml:space="preserve"> ואלכס בטח בקול הזה, שהכיר את החשיכה, הבין וחרף </w:t>
      </w:r>
      <w:r w:rsidR="00483BB1">
        <w:rPr>
          <w:rFonts w:cs="Times New Roman"/>
          <w:rtl/>
        </w:rPr>
        <w:t>הכול</w:t>
      </w:r>
      <w:r w:rsidR="009938E6" w:rsidRPr="009938E6">
        <w:rPr>
          <w:rFonts w:cs="Times New Roman"/>
          <w:rtl/>
        </w:rPr>
        <w:t xml:space="preserve"> גרר עצמו החוצה</w:t>
      </w:r>
      <w:r w:rsidR="00984F94">
        <w:rPr>
          <w:rFonts w:cs="Times New Roman" w:hint="cs"/>
          <w:rtl/>
        </w:rPr>
        <w:t>.</w:t>
      </w:r>
      <w:r w:rsidR="009938E6" w:rsidRPr="009938E6">
        <w:rPr>
          <w:rFonts w:cs="Times New Roman"/>
          <w:rtl/>
        </w:rPr>
        <w:t xml:space="preserve"> וכשחיסל את עצמו בירייה אלימה, שבר נבקע והדהד, כי </w:t>
      </w:r>
      <w:r w:rsidR="00984F94" w:rsidRPr="00984F94">
        <w:rPr>
          <w:rFonts w:cs="Times New Roman"/>
          <w:rtl/>
        </w:rPr>
        <w:t>לעיתים</w:t>
      </w:r>
      <w:r w:rsidR="009938E6" w:rsidRPr="009938E6">
        <w:rPr>
          <w:rFonts w:cs="Times New Roman"/>
          <w:rtl/>
        </w:rPr>
        <w:t xml:space="preserve"> </w:t>
      </w:r>
      <w:r w:rsidR="00984F94" w:rsidRPr="00984F94">
        <w:rPr>
          <w:rFonts w:cs="Times New Roman"/>
          <w:rtl/>
        </w:rPr>
        <w:t xml:space="preserve">אנשים </w:t>
      </w:r>
      <w:r w:rsidR="009938E6" w:rsidRPr="009938E6">
        <w:rPr>
          <w:rFonts w:cs="Times New Roman"/>
          <w:rtl/>
        </w:rPr>
        <w:t>נאבק</w:t>
      </w:r>
      <w:r w:rsidR="00984F94">
        <w:rPr>
          <w:rFonts w:cs="Times New Roman" w:hint="cs"/>
          <w:rtl/>
        </w:rPr>
        <w:t>ים</w:t>
      </w:r>
      <w:r w:rsidR="009938E6" w:rsidRPr="009938E6">
        <w:rPr>
          <w:rFonts w:cs="Times New Roman"/>
          <w:rtl/>
        </w:rPr>
        <w:t xml:space="preserve"> בדחף </w:t>
      </w:r>
      <w:r w:rsidR="009938E6">
        <w:rPr>
          <w:rFonts w:cs="Times New Roman" w:hint="cs"/>
          <w:rtl/>
        </w:rPr>
        <w:t>[</w:t>
      </w:r>
      <w:r w:rsidR="009938E6">
        <w:rPr>
          <w:rFonts w:cs="Times New Roman"/>
        </w:rPr>
        <w:t>urge</w:t>
      </w:r>
      <w:r w:rsidR="009938E6">
        <w:rPr>
          <w:rFonts w:cs="Times New Roman" w:hint="cs"/>
          <w:rtl/>
        </w:rPr>
        <w:t xml:space="preserve">] </w:t>
      </w:r>
      <w:r w:rsidR="009938E6" w:rsidRPr="009938E6">
        <w:rPr>
          <w:rFonts w:cs="Times New Roman"/>
          <w:rtl/>
        </w:rPr>
        <w:t>להישמט, ה</w:t>
      </w:r>
      <w:r w:rsidR="00984F94">
        <w:rPr>
          <w:rFonts w:cs="Times New Roman" w:hint="cs"/>
          <w:rtl/>
        </w:rPr>
        <w:t>ם</w:t>
      </w:r>
      <w:r w:rsidR="009938E6" w:rsidRPr="009938E6">
        <w:rPr>
          <w:rFonts w:cs="Times New Roman"/>
          <w:rtl/>
        </w:rPr>
        <w:t xml:space="preserve"> ש</w:t>
      </w:r>
      <w:r w:rsidR="00984F94">
        <w:rPr>
          <w:rFonts w:cs="Times New Roman" w:hint="cs"/>
          <w:rtl/>
        </w:rPr>
        <w:t>ו</w:t>
      </w:r>
      <w:r w:rsidR="009938E6" w:rsidRPr="009938E6">
        <w:rPr>
          <w:rFonts w:cs="Times New Roman"/>
          <w:rtl/>
        </w:rPr>
        <w:t>קל</w:t>
      </w:r>
      <w:r w:rsidR="00984F94">
        <w:rPr>
          <w:rFonts w:cs="Times New Roman" w:hint="cs"/>
          <w:rtl/>
        </w:rPr>
        <w:t>ים</w:t>
      </w:r>
      <w:r w:rsidR="009938E6" w:rsidRPr="009938E6">
        <w:rPr>
          <w:rFonts w:cs="Times New Roman"/>
          <w:rtl/>
        </w:rPr>
        <w:t xml:space="preserve"> מדי יום את האפשרות המפחידה, לנטוש.</w:t>
      </w:r>
    </w:p>
    <w:p w14:paraId="23092383" w14:textId="07E0451F" w:rsidR="006D30A7" w:rsidRDefault="006D30A7" w:rsidP="009938E6">
      <w:pPr>
        <w:rPr>
          <w:rFonts w:cs="Times New Roman"/>
          <w:rtl/>
        </w:rPr>
      </w:pPr>
      <w:r>
        <w:rPr>
          <w:rFonts w:cs="Times New Roman" w:hint="cs"/>
          <w:rtl/>
        </w:rPr>
        <w:t>]</w:t>
      </w:r>
    </w:p>
    <w:p w14:paraId="09585064" w14:textId="03981A2C" w:rsidR="00B26589" w:rsidRDefault="00B26589" w:rsidP="009938E6">
      <w:pPr>
        <w:rPr>
          <w:rtl/>
        </w:rPr>
      </w:pPr>
      <w:r w:rsidRPr="00094A9E">
        <w:rPr>
          <w:rFonts w:cs="Times New Roman" w:hint="eastAsia"/>
          <w:rtl/>
        </w:rPr>
        <w:lastRenderedPageBreak/>
        <w:t>א</w:t>
      </w:r>
      <w:r w:rsidR="005168CA">
        <w:rPr>
          <w:rFonts w:cs="Times New Roman" w:hint="cs"/>
          <w:rtl/>
        </w:rPr>
        <w:t>ב</w:t>
      </w:r>
      <w:r w:rsidR="00F2474C">
        <w:rPr>
          <w:rFonts w:cs="Times New Roman" w:hint="cs"/>
          <w:rtl/>
        </w:rPr>
        <w:t>ל</w:t>
      </w:r>
      <w:r w:rsidRPr="00094A9E">
        <w:rPr>
          <w:rFonts w:cs="Times New Roman"/>
          <w:rtl/>
        </w:rPr>
        <w:t xml:space="preserve"> כשטולאסי </w:t>
      </w:r>
      <w:r w:rsidR="009757D0" w:rsidRPr="00094A9E">
        <w:rPr>
          <w:rFonts w:cs="Times New Roman" w:hint="eastAsia"/>
          <w:rtl/>
        </w:rPr>
        <w:t>מסר</w:t>
      </w:r>
      <w:r w:rsidRPr="00094A9E">
        <w:rPr>
          <w:rFonts w:cs="Times New Roman" w:hint="eastAsia"/>
          <w:rtl/>
        </w:rPr>
        <w:t>ה</w:t>
      </w:r>
      <w:r w:rsidRPr="00094A9E">
        <w:rPr>
          <w:rFonts w:cs="Times New Roman"/>
          <w:rtl/>
        </w:rPr>
        <w:t xml:space="preserve"> לו את הגיליון, </w:t>
      </w:r>
      <w:r w:rsidR="008C13EA" w:rsidRPr="00094A9E">
        <w:rPr>
          <w:rFonts w:cs="Times New Roman" w:hint="eastAsia"/>
          <w:rtl/>
        </w:rPr>
        <w:t>אלכס</w:t>
      </w:r>
      <w:r w:rsidR="008C13EA" w:rsidRPr="00094A9E">
        <w:rPr>
          <w:rFonts w:cs="Times New Roman"/>
          <w:rtl/>
        </w:rPr>
        <w:t xml:space="preserve"> </w:t>
      </w:r>
      <w:r w:rsidR="00F2474C">
        <w:rPr>
          <w:rFonts w:cs="Times New Roman" w:hint="cs"/>
          <w:rtl/>
        </w:rPr>
        <w:t>[</w:t>
      </w:r>
      <w:r w:rsidR="008C13EA" w:rsidRPr="00094A9E">
        <w:rPr>
          <w:rFonts w:cs="Times New Roman"/>
          <w:rtl/>
        </w:rPr>
        <w:t xml:space="preserve">לא </w:t>
      </w:r>
      <w:r w:rsidR="008C13EA" w:rsidRPr="00094A9E">
        <w:rPr>
          <w:rFonts w:cs="Times New Roman" w:hint="eastAsia"/>
          <w:rtl/>
        </w:rPr>
        <w:t>הרהר</w:t>
      </w:r>
      <w:r w:rsidR="008C13EA" w:rsidRPr="00094A9E">
        <w:rPr>
          <w:rFonts w:cs="Times New Roman"/>
          <w:rtl/>
        </w:rPr>
        <w:t xml:space="preserve"> </w:t>
      </w:r>
      <w:r w:rsidR="008C13EA" w:rsidRPr="00094A9E">
        <w:rPr>
          <w:rFonts w:cs="Times New Roman" w:hint="eastAsia"/>
          <w:rtl/>
        </w:rPr>
        <w:t>אף</w:t>
      </w:r>
      <w:r w:rsidR="008C13EA" w:rsidRPr="00094A9E">
        <w:rPr>
          <w:rFonts w:cs="Times New Roman"/>
          <w:rtl/>
        </w:rPr>
        <w:t xml:space="preserve"> </w:t>
      </w:r>
      <w:r w:rsidR="008C13EA" w:rsidRPr="00094A9E">
        <w:rPr>
          <w:rFonts w:cs="Times New Roman" w:hint="eastAsia"/>
          <w:rtl/>
        </w:rPr>
        <w:t>לרגע</w:t>
      </w:r>
      <w:r w:rsidR="008C13EA" w:rsidRPr="00094A9E">
        <w:rPr>
          <w:rFonts w:cs="Times New Roman"/>
          <w:rtl/>
        </w:rPr>
        <w:t xml:space="preserve"> בבגידה</w:t>
      </w:r>
      <w:r w:rsidR="00761D97">
        <w:rPr>
          <w:rFonts w:cs="Times New Roman" w:hint="cs"/>
          <w:rtl/>
        </w:rPr>
        <w:t xml:space="preserve"> </w:t>
      </w:r>
      <w:r w:rsidR="00722E85" w:rsidRPr="00722E85">
        <w:rPr>
          <w:rFonts w:cs="Times New Roman"/>
          <w:rtl/>
        </w:rPr>
        <w:t>הרועמת</w:t>
      </w:r>
      <w:r w:rsidR="00722E85" w:rsidRPr="00722E85">
        <w:rPr>
          <w:rFonts w:cs="Times New Roman" w:hint="cs"/>
          <w:rtl/>
        </w:rPr>
        <w:t xml:space="preserve"> </w:t>
      </w:r>
      <w:r w:rsidR="009938E6">
        <w:rPr>
          <w:rFonts w:cs="Times New Roman" w:hint="cs"/>
          <w:rtl/>
        </w:rPr>
        <w:t>אלא</w:t>
      </w:r>
      <w:r w:rsidR="00F2474C">
        <w:rPr>
          <w:rFonts w:cs="Times New Roman" w:hint="cs"/>
          <w:rtl/>
        </w:rPr>
        <w:t>] הרהר רק</w:t>
      </w:r>
      <w:r w:rsidR="009938E6">
        <w:rPr>
          <w:rFonts w:cs="Times New Roman" w:hint="cs"/>
          <w:rtl/>
        </w:rPr>
        <w:t xml:space="preserve"> </w:t>
      </w:r>
      <w:r w:rsidR="009938E6">
        <w:rPr>
          <w:rFonts w:hint="cs"/>
          <w:rtl/>
        </w:rPr>
        <w:t>ב</w:t>
      </w:r>
      <w:r w:rsidRPr="00094A9E">
        <w:rPr>
          <w:rtl/>
        </w:rPr>
        <w:t>כפות רגליה</w:t>
      </w:r>
      <w:r w:rsidR="008C13EA" w:rsidRPr="00094A9E">
        <w:rPr>
          <w:rtl/>
        </w:rPr>
        <w:t xml:space="preserve"> </w:t>
      </w:r>
      <w:r w:rsidR="009938E6">
        <w:rPr>
          <w:rFonts w:hint="cs"/>
          <w:rtl/>
        </w:rPr>
        <w:t>ש</w:t>
      </w:r>
      <w:r w:rsidRPr="00094A9E">
        <w:rPr>
          <w:rFonts w:hint="eastAsia"/>
          <w:rtl/>
        </w:rPr>
        <w:t>היו</w:t>
      </w:r>
      <w:r w:rsidRPr="00094A9E">
        <w:rPr>
          <w:rtl/>
        </w:rPr>
        <w:t xml:space="preserve"> נתונות בסנדלי</w:t>
      </w:r>
      <w:r w:rsidR="005168CA">
        <w:rPr>
          <w:rFonts w:hint="cs"/>
          <w:rtl/>
        </w:rPr>
        <w:t xml:space="preserve"> </w:t>
      </w:r>
      <w:r w:rsidRPr="00094A9E">
        <w:rPr>
          <w:rtl/>
        </w:rPr>
        <w:t xml:space="preserve">עור </w:t>
      </w:r>
      <w:r w:rsidRPr="00094A9E">
        <w:rPr>
          <w:rFonts w:hint="eastAsia"/>
          <w:rtl/>
        </w:rPr>
        <w:t>בעלי</w:t>
      </w:r>
      <w:r w:rsidRPr="00094A9E">
        <w:rPr>
          <w:rtl/>
        </w:rPr>
        <w:t xml:space="preserve"> רצועות דקיקות, </w:t>
      </w:r>
      <w:r w:rsidR="00761D97">
        <w:rPr>
          <w:rFonts w:hint="cs"/>
          <w:rtl/>
        </w:rPr>
        <w:t>חרף</w:t>
      </w:r>
      <w:r w:rsidRPr="00094A9E">
        <w:rPr>
          <w:rtl/>
        </w:rPr>
        <w:t xml:space="preserve"> </w:t>
      </w:r>
      <w:r w:rsidR="00C71AE5" w:rsidRPr="00094A9E">
        <w:rPr>
          <w:rFonts w:hint="eastAsia"/>
          <w:rtl/>
        </w:rPr>
        <w:t>ה</w:t>
      </w:r>
      <w:r w:rsidRPr="00094A9E">
        <w:rPr>
          <w:rFonts w:hint="eastAsia"/>
          <w:rtl/>
        </w:rPr>
        <w:t>בוקר</w:t>
      </w:r>
      <w:r w:rsidRPr="00094A9E">
        <w:rPr>
          <w:rtl/>
        </w:rPr>
        <w:t xml:space="preserve"> </w:t>
      </w:r>
      <w:r w:rsidR="00C71AE5" w:rsidRPr="00094A9E">
        <w:rPr>
          <w:rFonts w:hint="eastAsia"/>
          <w:rtl/>
        </w:rPr>
        <w:t>ה</w:t>
      </w:r>
      <w:r w:rsidRPr="00094A9E">
        <w:rPr>
          <w:rFonts w:hint="eastAsia"/>
          <w:rtl/>
        </w:rPr>
        <w:t>גשום</w:t>
      </w:r>
      <w:r w:rsidRPr="00094A9E">
        <w:rPr>
          <w:rtl/>
        </w:rPr>
        <w:t xml:space="preserve"> </w:t>
      </w:r>
      <w:r w:rsidRPr="00094A9E">
        <w:rPr>
          <w:rFonts w:hint="eastAsia"/>
          <w:rtl/>
        </w:rPr>
        <w:t>ו</w:t>
      </w:r>
      <w:r w:rsidR="00C71AE5" w:rsidRPr="00094A9E">
        <w:rPr>
          <w:rFonts w:hint="eastAsia"/>
          <w:rtl/>
        </w:rPr>
        <w:t>ה</w:t>
      </w:r>
      <w:r w:rsidRPr="00094A9E">
        <w:rPr>
          <w:rFonts w:hint="eastAsia"/>
          <w:rtl/>
        </w:rPr>
        <w:t>שלוליות</w:t>
      </w:r>
      <w:r w:rsidRPr="00094A9E">
        <w:rPr>
          <w:rtl/>
        </w:rPr>
        <w:t xml:space="preserve"> </w:t>
      </w:r>
      <w:r w:rsidR="009757D0" w:rsidRPr="00094A9E">
        <w:rPr>
          <w:rFonts w:hint="eastAsia"/>
          <w:rtl/>
        </w:rPr>
        <w:t>ש</w:t>
      </w:r>
      <w:r w:rsidRPr="00094A9E">
        <w:rPr>
          <w:rFonts w:hint="eastAsia"/>
          <w:rtl/>
        </w:rPr>
        <w:t>כבר</w:t>
      </w:r>
      <w:r w:rsidRPr="00094A9E">
        <w:rPr>
          <w:rtl/>
        </w:rPr>
        <w:t xml:space="preserve"> </w:t>
      </w:r>
      <w:r w:rsidRPr="00094A9E">
        <w:rPr>
          <w:rFonts w:hint="eastAsia"/>
          <w:rtl/>
        </w:rPr>
        <w:t>נקוו</w:t>
      </w:r>
      <w:r w:rsidRPr="00094A9E">
        <w:rPr>
          <w:rtl/>
        </w:rPr>
        <w:t xml:space="preserve"> </w:t>
      </w:r>
      <w:r w:rsidR="00F2474C">
        <w:rPr>
          <w:rFonts w:hint="cs"/>
          <w:rtl/>
        </w:rPr>
        <w:t>על ה</w:t>
      </w:r>
      <w:r w:rsidRPr="00094A9E">
        <w:rPr>
          <w:rFonts w:hint="eastAsia"/>
          <w:rtl/>
        </w:rPr>
        <w:t>מדרכה</w:t>
      </w:r>
      <w:r w:rsidRPr="00094A9E">
        <w:rPr>
          <w:rtl/>
        </w:rPr>
        <w:t xml:space="preserve"> </w:t>
      </w:r>
      <w:r w:rsidRPr="00094A9E">
        <w:rPr>
          <w:rFonts w:hint="eastAsia"/>
          <w:rtl/>
        </w:rPr>
        <w:t>בחוץ</w:t>
      </w:r>
      <w:r w:rsidR="002165AE">
        <w:rPr>
          <w:rFonts w:hint="cs"/>
          <w:rtl/>
        </w:rPr>
        <w:t>.</w:t>
      </w:r>
      <w:r w:rsidR="008C13EA" w:rsidRPr="00094A9E">
        <w:rPr>
          <w:rFonts w:cs="Times New Roman"/>
          <w:rtl/>
        </w:rPr>
        <w:t xml:space="preserve"> </w:t>
      </w:r>
      <w:r w:rsidR="009938E6">
        <w:rPr>
          <w:rFonts w:cs="Times New Roman" w:hint="cs"/>
          <w:rtl/>
        </w:rPr>
        <w:t xml:space="preserve">על </w:t>
      </w:r>
      <w:r w:rsidR="009757D0" w:rsidRPr="00094A9E">
        <w:rPr>
          <w:rFonts w:cs="Times New Roman" w:hint="eastAsia"/>
          <w:rtl/>
        </w:rPr>
        <w:t>ב</w:t>
      </w:r>
      <w:r w:rsidRPr="00094A9E">
        <w:rPr>
          <w:rFonts w:hint="eastAsia"/>
          <w:rtl/>
        </w:rPr>
        <w:t>הונותיה</w:t>
      </w:r>
      <w:r w:rsidRPr="00094A9E">
        <w:rPr>
          <w:rtl/>
        </w:rPr>
        <w:t xml:space="preserve"> ענד</w:t>
      </w:r>
      <w:r w:rsidR="009938E6">
        <w:rPr>
          <w:rFonts w:hint="cs"/>
          <w:rtl/>
        </w:rPr>
        <w:t>ה</w:t>
      </w:r>
      <w:r w:rsidRPr="00094A9E">
        <w:rPr>
          <w:rtl/>
        </w:rPr>
        <w:t xml:space="preserve"> טבעות</w:t>
      </w:r>
      <w:r w:rsidR="005168CA">
        <w:rPr>
          <w:rFonts w:hint="cs"/>
          <w:rtl/>
        </w:rPr>
        <w:t xml:space="preserve"> </w:t>
      </w:r>
      <w:r w:rsidRPr="00094A9E">
        <w:rPr>
          <w:rtl/>
        </w:rPr>
        <w:t>פרחים כסופות</w:t>
      </w:r>
      <w:r w:rsidR="009757D0" w:rsidRPr="00094A9E">
        <w:rPr>
          <w:rtl/>
        </w:rPr>
        <w:t>, [</w:t>
      </w:r>
      <w:r w:rsidRPr="00094A9E">
        <w:rPr>
          <w:rtl/>
        </w:rPr>
        <w:t>לב</w:t>
      </w:r>
      <w:r w:rsidRPr="00094A9E">
        <w:rPr>
          <w:rFonts w:hint="eastAsia"/>
          <w:rtl/>
        </w:rPr>
        <w:t>ו</w:t>
      </w:r>
      <w:r w:rsidRPr="00094A9E">
        <w:rPr>
          <w:rtl/>
        </w:rPr>
        <w:t>שה,</w:t>
      </w:r>
      <w:r w:rsidR="009757D0" w:rsidRPr="00094A9E">
        <w:rPr>
          <w:rtl/>
        </w:rPr>
        <w:t>]</w:t>
      </w:r>
      <w:r w:rsidRPr="00094A9E">
        <w:rPr>
          <w:rFonts w:cs="Times New Roman"/>
          <w:rtl/>
        </w:rPr>
        <w:t xml:space="preserve"> </w:t>
      </w:r>
      <w:r w:rsidR="009938E6">
        <w:rPr>
          <w:rFonts w:cs="Times New Roman" w:hint="cs"/>
          <w:rtl/>
        </w:rPr>
        <w:t>ו</w:t>
      </w:r>
      <w:r w:rsidRPr="00094A9E">
        <w:rPr>
          <w:rFonts w:cs="Times New Roman" w:hint="eastAsia"/>
          <w:rtl/>
        </w:rPr>
        <w:t>בדמיונו</w:t>
      </w:r>
      <w:r w:rsidR="002165AE">
        <w:rPr>
          <w:rFonts w:cs="Times New Roman" w:hint="cs"/>
          <w:rtl/>
        </w:rPr>
        <w:t xml:space="preserve"> </w:t>
      </w:r>
      <w:r w:rsidRPr="00094A9E">
        <w:rPr>
          <w:rFonts w:cs="Times New Roman" w:hint="eastAsia"/>
          <w:rtl/>
        </w:rPr>
        <w:t>ירכיה</w:t>
      </w:r>
      <w:r w:rsidR="00F2474C">
        <w:rPr>
          <w:rFonts w:cs="Times New Roman" w:hint="cs"/>
          <w:rtl/>
        </w:rPr>
        <w:t xml:space="preserve"> [</w:t>
      </w:r>
      <w:r w:rsidR="009757D0" w:rsidRPr="00094A9E">
        <w:rPr>
          <w:rFonts w:cs="Times New Roman"/>
          <w:rtl/>
        </w:rPr>
        <w:t xml:space="preserve">, </w:t>
      </w:r>
      <w:r w:rsidR="002165AE">
        <w:rPr>
          <w:rFonts w:cs="Times New Roman" w:hint="cs"/>
          <w:rtl/>
        </w:rPr>
        <w:t xml:space="preserve">שנחבאו </w:t>
      </w:r>
      <w:r w:rsidR="009757D0" w:rsidRPr="00094A9E">
        <w:rPr>
          <w:rFonts w:cs="Times New Roman" w:hint="eastAsia"/>
          <w:rtl/>
        </w:rPr>
        <w:t>מתחת</w:t>
      </w:r>
      <w:r w:rsidR="009757D0" w:rsidRPr="00094A9E">
        <w:rPr>
          <w:rFonts w:cs="Times New Roman"/>
          <w:rtl/>
        </w:rPr>
        <w:t xml:space="preserve"> </w:t>
      </w:r>
      <w:r w:rsidR="009757D0" w:rsidRPr="00094A9E">
        <w:rPr>
          <w:rFonts w:cs="Times New Roman" w:hint="eastAsia"/>
          <w:rtl/>
        </w:rPr>
        <w:t>ל</w:t>
      </w:r>
      <w:r w:rsidR="009757D0" w:rsidRPr="00094A9E">
        <w:rPr>
          <w:rtl/>
        </w:rPr>
        <w:t>חצאית צ</w:t>
      </w:r>
      <w:r w:rsidR="009757D0" w:rsidRPr="00094A9E">
        <w:rPr>
          <w:rFonts w:hint="eastAsia"/>
          <w:rtl/>
        </w:rPr>
        <w:t>רה</w:t>
      </w:r>
      <w:r w:rsidR="009757D0" w:rsidRPr="00094A9E">
        <w:rPr>
          <w:rtl/>
        </w:rPr>
        <w:t xml:space="preserve"> ארוכה </w:t>
      </w:r>
      <w:r w:rsidR="009757D0" w:rsidRPr="00094A9E">
        <w:rPr>
          <w:rFonts w:hint="eastAsia"/>
          <w:rtl/>
        </w:rPr>
        <w:t>בצבע</w:t>
      </w:r>
      <w:r w:rsidR="009757D0" w:rsidRPr="00094A9E">
        <w:rPr>
          <w:rtl/>
        </w:rPr>
        <w:t xml:space="preserve"> </w:t>
      </w:r>
      <w:r w:rsidR="009757D0" w:rsidRPr="00094A9E">
        <w:rPr>
          <w:rFonts w:hint="eastAsia"/>
          <w:rtl/>
        </w:rPr>
        <w:t>סגול</w:t>
      </w:r>
      <w:r w:rsidR="009757D0" w:rsidRPr="00094A9E">
        <w:rPr>
          <w:rtl/>
        </w:rPr>
        <w:t xml:space="preserve"> </w:t>
      </w:r>
      <w:r w:rsidR="009757D0" w:rsidRPr="00094A9E">
        <w:rPr>
          <w:rFonts w:hint="eastAsia"/>
          <w:rtl/>
        </w:rPr>
        <w:t>עז</w:t>
      </w:r>
      <w:r w:rsidR="009757D0" w:rsidRPr="00094A9E">
        <w:rPr>
          <w:rtl/>
        </w:rPr>
        <w:t>,</w:t>
      </w:r>
      <w:r w:rsidR="00F2474C">
        <w:rPr>
          <w:rFonts w:hint="cs"/>
          <w:rtl/>
        </w:rPr>
        <w:t>]</w:t>
      </w:r>
      <w:r w:rsidR="009757D0" w:rsidRPr="00094A9E">
        <w:rPr>
          <w:rFonts w:cs="Times New Roman"/>
          <w:rtl/>
        </w:rPr>
        <w:t xml:space="preserve"> </w:t>
      </w:r>
      <w:r w:rsidR="009938E6">
        <w:rPr>
          <w:rFonts w:cs="Times New Roman" w:hint="cs"/>
          <w:rtl/>
        </w:rPr>
        <w:t xml:space="preserve">היו </w:t>
      </w:r>
      <w:r w:rsidRPr="00094A9E">
        <w:rPr>
          <w:rFonts w:cs="Times New Roman" w:hint="eastAsia"/>
          <w:rtl/>
        </w:rPr>
        <w:t>עשויות</w:t>
      </w:r>
      <w:r w:rsidRPr="00094A9E">
        <w:rPr>
          <w:rFonts w:cs="Times New Roman"/>
          <w:rtl/>
        </w:rPr>
        <w:t xml:space="preserve"> </w:t>
      </w:r>
      <w:r w:rsidRPr="00094A9E">
        <w:rPr>
          <w:rFonts w:cs="Times New Roman" w:hint="eastAsia"/>
          <w:rtl/>
        </w:rPr>
        <w:t>פלדה</w:t>
      </w:r>
      <w:r w:rsidRPr="00094A9E">
        <w:rPr>
          <w:rFonts w:cs="Times New Roman"/>
          <w:rtl/>
        </w:rPr>
        <w:t xml:space="preserve"> </w:t>
      </w:r>
      <w:r w:rsidRPr="00094A9E">
        <w:rPr>
          <w:rFonts w:cs="Times New Roman" w:hint="eastAsia"/>
          <w:rtl/>
        </w:rPr>
        <w:t>ונצצו</w:t>
      </w:r>
      <w:r w:rsidRPr="00094A9E">
        <w:rPr>
          <w:rFonts w:cs="Times New Roman"/>
          <w:rtl/>
        </w:rPr>
        <w:t xml:space="preserve"> </w:t>
      </w:r>
      <w:r w:rsidRPr="00094A9E">
        <w:rPr>
          <w:rFonts w:cs="Times New Roman" w:hint="eastAsia"/>
          <w:rtl/>
        </w:rPr>
        <w:t>בזוהר</w:t>
      </w:r>
      <w:r w:rsidRPr="00094A9E">
        <w:rPr>
          <w:rFonts w:cs="Times New Roman"/>
          <w:rtl/>
        </w:rPr>
        <w:t xml:space="preserve"> </w:t>
      </w:r>
      <w:r w:rsidRPr="00094A9E">
        <w:rPr>
          <w:rFonts w:cs="Times New Roman" w:hint="eastAsia"/>
          <w:rtl/>
        </w:rPr>
        <w:t>מתכתי</w:t>
      </w:r>
      <w:r w:rsidRPr="00094A9E">
        <w:rPr>
          <w:rFonts w:cs="Times New Roman"/>
          <w:rtl/>
        </w:rPr>
        <w:t>.</w:t>
      </w:r>
    </w:p>
    <w:p w14:paraId="44A2E8C9" w14:textId="77777777" w:rsidR="003F0FA6" w:rsidRDefault="00CD3F8B" w:rsidP="00B26589">
      <w:pPr>
        <w:rPr>
          <w:rFonts w:cs="Times New Roman"/>
          <w:rtl/>
        </w:rPr>
      </w:pPr>
      <w:r>
        <w:rPr>
          <w:rFonts w:cs="Times New Roman" w:hint="cs"/>
          <w:rtl/>
        </w:rPr>
        <w:t>[</w:t>
      </w:r>
    </w:p>
    <w:p w14:paraId="1D62373B" w14:textId="366763D5" w:rsidR="003F0FA6" w:rsidRDefault="00EE3076" w:rsidP="00B26589">
      <w:pPr>
        <w:rPr>
          <w:rFonts w:cs="Times New Roman"/>
          <w:rtl/>
        </w:rPr>
      </w:pPr>
      <w:hyperlink r:id="rId70" w:history="1">
        <w:r w:rsidR="003F0FA6" w:rsidRPr="003F0FA6">
          <w:rPr>
            <w:rStyle w:val="Hyperlink"/>
            <w:rFonts w:cs="Times New Roman"/>
          </w:rPr>
          <w:t>I miss the comfort in being sad</w:t>
        </w:r>
      </w:hyperlink>
    </w:p>
    <w:p w14:paraId="3D21225E" w14:textId="7CFE8D30" w:rsidR="00B26589" w:rsidRDefault="00B26589" w:rsidP="00B26589">
      <w:pPr>
        <w:rPr>
          <w:rtl/>
        </w:rPr>
      </w:pPr>
      <w:r>
        <w:rPr>
          <w:rFonts w:cs="Times New Roman" w:hint="cs"/>
          <w:rtl/>
        </w:rPr>
        <w:t xml:space="preserve">באותו רגע אלכס לא יכל להזכר </w:t>
      </w:r>
      <w:r w:rsidR="00371140">
        <w:rPr>
          <w:rFonts w:cs="Times New Roman" w:hint="cs"/>
          <w:rtl/>
        </w:rPr>
        <w:t>ב</w:t>
      </w:r>
      <w:r>
        <w:rPr>
          <w:rFonts w:cs="Times New Roman" w:hint="cs"/>
          <w:rtl/>
        </w:rPr>
        <w:t xml:space="preserve">בגידה, </w:t>
      </w:r>
      <w:r w:rsidR="00371140">
        <w:rPr>
          <w:rFonts w:cs="Times New Roman" w:hint="cs"/>
          <w:rtl/>
        </w:rPr>
        <w:t>בש</w:t>
      </w:r>
      <w:r>
        <w:rPr>
          <w:rFonts w:cs="Times New Roman" w:hint="cs"/>
          <w:rtl/>
        </w:rPr>
        <w:t>בר העמוק שחל בו בעקבות</w:t>
      </w:r>
      <w:r w:rsidR="002D65C2">
        <w:rPr>
          <w:rFonts w:cs="Times New Roman" w:hint="cs"/>
          <w:rtl/>
        </w:rPr>
        <w:t xml:space="preserve"> ההודעה על מותו</w:t>
      </w:r>
      <w:r>
        <w:rPr>
          <w:rFonts w:cs="Times New Roman" w:hint="cs"/>
          <w:rtl/>
        </w:rPr>
        <w:t xml:space="preserve"> המסקנה שלו שבעצם אין שום דבר מחוץ לבור, ואפילו ב</w:t>
      </w:r>
      <w:r w:rsidR="001C5A04">
        <w:rPr>
          <w:rFonts w:cs="Times New Roman" w:hint="cs"/>
          <w:rtl/>
        </w:rPr>
        <w:t>מוזיקה</w:t>
      </w:r>
      <w:r>
        <w:rPr>
          <w:rFonts w:cs="Times New Roman" w:hint="cs"/>
          <w:rtl/>
        </w:rPr>
        <w:t xml:space="preserve"> אין נחמה אם מבינים כפי שהקול שעליו אלכס סמך הבין, את מה שקורה בחוץ</w:t>
      </w:r>
      <w:r w:rsidR="004627AB" w:rsidRPr="00CD067C">
        <w:rPr>
          <w:rtl/>
        </w:rPr>
        <w:t>.</w:t>
      </w:r>
      <w:r>
        <w:rPr>
          <w:rFonts w:hint="cs"/>
          <w:rtl/>
        </w:rPr>
        <w:t xml:space="preserve"> יודע ועם זאת הוא ממשיך לאחוז במעקה אז גם אתה תמשיך לאחוז במעקה, מפני שאתה סומך על הקול הזה.</w:t>
      </w:r>
    </w:p>
    <w:p w14:paraId="3B303695" w14:textId="2690D890" w:rsidR="00B26589" w:rsidRDefault="00B26589" w:rsidP="00B26589">
      <w:pPr>
        <w:rPr>
          <w:rtl/>
        </w:rPr>
      </w:pPr>
      <w:r>
        <w:rPr>
          <w:rFonts w:hint="cs"/>
          <w:rtl/>
        </w:rPr>
        <w:t>ואז הקול הזה, הוא לא גווע לאיטו אלא מחסל את עצמו, בירייה אלימה שכולה שנאה עצמית.</w:t>
      </w:r>
    </w:p>
    <w:p w14:paraId="1DD0CBB4" w14:textId="5D3EB945" w:rsidR="002E1083" w:rsidRDefault="00CD3F8B" w:rsidP="00B26589">
      <w:pPr>
        <w:rPr>
          <w:rtl/>
        </w:rPr>
      </w:pPr>
      <w:r>
        <w:rPr>
          <w:rFonts w:hint="cs"/>
          <w:rtl/>
        </w:rPr>
        <w:t>]</w:t>
      </w:r>
    </w:p>
    <w:p w14:paraId="095C181C" w14:textId="3236A70E" w:rsidR="00125E18" w:rsidRPr="00CD067C" w:rsidRDefault="00B26589" w:rsidP="002D65C2">
      <w:pPr>
        <w:rPr>
          <w:rtl/>
        </w:rPr>
      </w:pPr>
      <w:r>
        <w:rPr>
          <w:rFonts w:hint="cs"/>
          <w:rtl/>
        </w:rPr>
        <w:t>[</w:t>
      </w:r>
      <w:r w:rsidR="00125E18">
        <w:rPr>
          <w:rFonts w:hint="cs"/>
          <w:rtl/>
        </w:rPr>
        <w:t xml:space="preserve">היא </w:t>
      </w:r>
      <w:r w:rsidR="001C5A04">
        <w:rPr>
          <w:rFonts w:hint="cs"/>
          <w:rtl/>
        </w:rPr>
        <w:t>הייתה</w:t>
      </w:r>
      <w:r w:rsidR="00125E18">
        <w:rPr>
          <w:rFonts w:hint="cs"/>
          <w:rtl/>
        </w:rPr>
        <w:t xml:space="preserve"> --- ו</w:t>
      </w:r>
      <w:r w:rsidR="00CE3FCF">
        <w:rPr>
          <w:rFonts w:hint="cs"/>
          <w:rtl/>
        </w:rPr>
        <w:t>באותו רגע הוא לא הצליח לזכור איך היה עוד מישהו שידע עד כמה החיים מאכזבים קשים ואכזריים וכו' ובכל זאת</w:t>
      </w:r>
      <w:r w:rsidR="001E4D98">
        <w:rPr>
          <w:rFonts w:hint="cs"/>
          <w:rtl/>
        </w:rPr>
        <w:t xml:space="preserve"> יש את נחמת ה</w:t>
      </w:r>
      <w:r w:rsidR="001C5A04">
        <w:rPr>
          <w:rFonts w:hint="cs"/>
          <w:rtl/>
        </w:rPr>
        <w:t>מוזיקה</w:t>
      </w:r>
      <w:r w:rsidR="001E4D98">
        <w:rPr>
          <w:rFonts w:hint="cs"/>
          <w:rtl/>
        </w:rPr>
        <w:t>, והנה ה</w:t>
      </w:r>
      <w:r w:rsidR="001C5A04">
        <w:rPr>
          <w:rFonts w:hint="cs"/>
          <w:rtl/>
        </w:rPr>
        <w:t>מוזיקה</w:t>
      </w:r>
      <w:r w:rsidR="00CE3FCF">
        <w:rPr>
          <w:rFonts w:hint="cs"/>
          <w:rtl/>
        </w:rPr>
        <w:t xml:space="preserve"> לא ניחמה אותו, זה כמו בגידה נוראית ועצומה שהממה אותו.</w:t>
      </w:r>
      <w:r w:rsidR="0091392D">
        <w:rPr>
          <w:rFonts w:hint="cs"/>
          <w:rtl/>
        </w:rPr>
        <w:t xml:space="preserve"> הוא לא זכר את זה כרגע. וגו'...</w:t>
      </w:r>
    </w:p>
    <w:p w14:paraId="2AA875AA" w14:textId="186A3091" w:rsidR="004627AB" w:rsidRDefault="004627AB" w:rsidP="00250000">
      <w:pPr>
        <w:rPr>
          <w:rtl/>
        </w:rPr>
      </w:pPr>
      <w:r w:rsidRPr="00CD067C">
        <w:rPr>
          <w:rtl/>
        </w:rPr>
        <w:t>לאלכס כבר לא היה אכפת שאין לו מנוי</w:t>
      </w:r>
      <w:r w:rsidR="000F7570">
        <w:rPr>
          <w:rFonts w:hint="cs"/>
          <w:rtl/>
        </w:rPr>
        <w:t xml:space="preserve"> </w:t>
      </w:r>
      <w:r w:rsidRPr="00CD067C">
        <w:rPr>
          <w:rtl/>
        </w:rPr>
        <w:t>אף על פי שכל גליון עלה בדוכן פי שלוש</w:t>
      </w:r>
      <w:r w:rsidR="00EE4D96">
        <w:rPr>
          <w:rFonts w:hint="cs"/>
          <w:rtl/>
        </w:rPr>
        <w:t>ה</w:t>
      </w:r>
      <w:r w:rsidRPr="00CD067C">
        <w:rPr>
          <w:rtl/>
        </w:rPr>
        <w:t xml:space="preserve">. </w:t>
      </w:r>
    </w:p>
    <w:p w14:paraId="34FEF3A3" w14:textId="06B9F93A" w:rsidR="00DE6171" w:rsidRDefault="00DE6171" w:rsidP="00B26589">
      <w:pPr>
        <w:rPr>
          <w:rtl/>
        </w:rPr>
      </w:pPr>
      <w:r>
        <w:rPr>
          <w:rFonts w:hint="cs"/>
          <w:rtl/>
        </w:rPr>
        <w:t xml:space="preserve">שיודע מה שאתה יודע ועוד קצת. וגו'. </w:t>
      </w:r>
    </w:p>
    <w:p w14:paraId="2C690B45" w14:textId="73B21055" w:rsidR="000627E1" w:rsidRDefault="000627E1" w:rsidP="000627E1">
      <w:pPr>
        <w:rPr>
          <w:rtl/>
        </w:rPr>
      </w:pPr>
      <w:r>
        <w:rPr>
          <w:rFonts w:cs="Times New Roman"/>
          <w:rtl/>
        </w:rPr>
        <w:t>רשמי ההתאבדות מלפני כחצי שנה</w:t>
      </w:r>
      <w:r w:rsidR="00D26DED">
        <w:rPr>
          <w:rFonts w:cs="Times New Roman" w:hint="cs"/>
          <w:rtl/>
        </w:rPr>
        <w:t xml:space="preserve"> [</w:t>
      </w:r>
      <w:r w:rsidR="00D26DED" w:rsidRPr="00D26DED">
        <w:rPr>
          <w:rFonts w:cs="Times New Roman"/>
        </w:rPr>
        <w:t>Died: April 5, 1994</w:t>
      </w:r>
      <w:r w:rsidR="00D26DED">
        <w:rPr>
          <w:rFonts w:cs="Times New Roman" w:hint="cs"/>
          <w:rtl/>
        </w:rPr>
        <w:t>]</w:t>
      </w:r>
      <w:r>
        <w:rPr>
          <w:rFonts w:cs="Times New Roman"/>
          <w:rtl/>
        </w:rPr>
        <w:t xml:space="preserve"> היו קשים על אלכס, ולמשך תקופה </w:t>
      </w:r>
      <w:r w:rsidR="0007458E">
        <w:rPr>
          <w:rFonts w:cs="Times New Roman"/>
          <w:rtl/>
        </w:rPr>
        <w:t>מסוימ</w:t>
      </w:r>
      <w:r>
        <w:rPr>
          <w:rFonts w:cs="Times New Roman"/>
          <w:rtl/>
        </w:rPr>
        <w:t>ת הוא אף חשב מיהם אותם אנשים שלו היו משכנעים אותו שהחיים אינם שווים שיחיו אותם הוא היה משתכנע והולך בעקבותיהם. אלו היו מחשבות קשות ולבסוף נחלץ מהן כשהחליט שאיש לעולם לא ישפיע עליו כך. לא בגלל שזה חטא אלא בגלל שיש דברים שהוא מחליט עליהם בעצמו ולאיש אין את הזכות להחליט עליהם במקומו, גם אם זה איש שהוא הזדהה איתו</w:t>
      </w:r>
      <w:r w:rsidR="002466DC">
        <w:rPr>
          <w:rFonts w:cs="Times New Roman" w:hint="cs"/>
          <w:rtl/>
        </w:rPr>
        <w:t xml:space="preserve"> </w:t>
      </w:r>
      <w:r>
        <w:rPr>
          <w:rFonts w:cs="Times New Roman"/>
          <w:rtl/>
        </w:rPr>
        <w:t>לחלוטין, הרשה לעצמו להזדהות איתו וגו'...</w:t>
      </w:r>
      <w:r w:rsidR="00B40BDC">
        <w:rPr>
          <w:rFonts w:cs="Times New Roman"/>
          <w:rtl/>
        </w:rPr>
        <w:t xml:space="preserve"> </w:t>
      </w:r>
      <w:r>
        <w:rPr>
          <w:rFonts w:cs="Times New Roman"/>
          <w:rtl/>
        </w:rPr>
        <w:t>איש ששינה את החיים עבורו, שצבע את הקיום של אלכס שעבר עם אלכס או עזר לו לעבור ערבים של עצב, של חסר ו-</w:t>
      </w:r>
      <w:r>
        <w:t>loss</w:t>
      </w:r>
      <w:r>
        <w:rPr>
          <w:rFonts w:cs="Times New Roman"/>
          <w:rtl/>
        </w:rPr>
        <w:t xml:space="preserve"> אבדן כמעט כמו הספורט.</w:t>
      </w:r>
    </w:p>
    <w:p w14:paraId="54E21096" w14:textId="0DD8C6E9" w:rsidR="000627E1" w:rsidRDefault="000627E1" w:rsidP="000627E1">
      <w:pPr>
        <w:rPr>
          <w:rtl/>
        </w:rPr>
      </w:pPr>
      <w:r>
        <w:rPr>
          <w:rFonts w:cs="Times New Roman"/>
          <w:rtl/>
        </w:rPr>
        <w:t>אם אתה מקבל ממישהו שאתה מכבד, שאתה מעריץ ומזדהה איתו</w:t>
      </w:r>
      <w:r w:rsidR="0074615A">
        <w:rPr>
          <w:rFonts w:cs="Times New Roman" w:hint="cs"/>
          <w:rtl/>
        </w:rPr>
        <w:t>,</w:t>
      </w:r>
      <w:r>
        <w:rPr>
          <w:rFonts w:cs="Times New Roman"/>
          <w:rtl/>
        </w:rPr>
        <w:t xml:space="preserve"> אישו</w:t>
      </w:r>
      <w:r w:rsidR="0074615A">
        <w:rPr>
          <w:rFonts w:cs="Times New Roman" w:hint="cs"/>
          <w:rtl/>
        </w:rPr>
        <w:t>ר</w:t>
      </w:r>
      <w:r>
        <w:rPr>
          <w:rFonts w:cs="Times New Roman"/>
          <w:rtl/>
        </w:rPr>
        <w:t xml:space="preserve"> לכך שהחיים אינם שווים שיחיו אותם, אדם שחי פי שניים ממך ויודע ומבין פי שניים ממך, איך עליך לנהוג? לאיזה כיוון תושפע?</w:t>
      </w:r>
    </w:p>
    <w:p w14:paraId="7FA31F02" w14:textId="555193C4" w:rsidR="000627E1" w:rsidRDefault="000627E1" w:rsidP="000627E1">
      <w:pPr>
        <w:rPr>
          <w:rtl/>
        </w:rPr>
      </w:pPr>
      <w:r>
        <w:rPr>
          <w:rFonts w:cs="Times New Roman"/>
          <w:rtl/>
        </w:rPr>
        <w:t xml:space="preserve">זה מפחיד כשאדם שמצאת ביצירתו מקור נחמה משמעותית, עמוקה, מצא כי חיים אלו אין טעם לחיותם, ואלכס להתמודד עם הפחד </w:t>
      </w:r>
      <w:r w:rsidR="001C5A04">
        <w:rPr>
          <w:rFonts w:cs="Times New Roman"/>
          <w:rtl/>
        </w:rPr>
        <w:t>הייתה</w:t>
      </w:r>
      <w:r>
        <w:rPr>
          <w:rFonts w:cs="Times New Roman"/>
          <w:rtl/>
        </w:rPr>
        <w:t xml:space="preserve"> החלטתו שלעולם לא יתן עוד לאיש להוות עבורו מקור משענת כפי שנתן בעבר, במה שכינה ילדותו.</w:t>
      </w:r>
    </w:p>
    <w:p w14:paraId="051B2ABC" w14:textId="6EBF8A3A" w:rsidR="000627E1" w:rsidRDefault="000627E1" w:rsidP="000627E1">
      <w:pPr>
        <w:rPr>
          <w:rFonts w:cs="Times New Roman"/>
          <w:rtl/>
        </w:rPr>
      </w:pPr>
      <w:r>
        <w:rPr>
          <w:rFonts w:cs="Times New Roman"/>
          <w:rtl/>
        </w:rPr>
        <w:t xml:space="preserve">הוא כבר מזמן החליט שלא יתן לאף אחד להשפיע עליו כך, אבל </w:t>
      </w:r>
      <w:r w:rsidR="004C59E0">
        <w:rPr>
          <w:rFonts w:cs="Times New Roman"/>
          <w:rtl/>
        </w:rPr>
        <w:t>פתאום</w:t>
      </w:r>
      <w:r>
        <w:rPr>
          <w:rFonts w:cs="Times New Roman"/>
          <w:rtl/>
        </w:rPr>
        <w:t xml:space="preserve"> הבין שלא כך הוא מעוניין להגן על עצמו - החיים אינם שווים אם ימשיך להגן על עצמו כך. כשיצאה מאחורי הדלפק, הוא הסמיק בעוז.</w:t>
      </w:r>
    </w:p>
    <w:p w14:paraId="2BFCC271" w14:textId="22013113" w:rsidR="000627E1" w:rsidRDefault="000627E1" w:rsidP="000627E1">
      <w:pPr>
        <w:rPr>
          <w:rFonts w:cs="Times New Roman"/>
          <w:rtl/>
        </w:rPr>
      </w:pPr>
      <w:r>
        <w:rPr>
          <w:rFonts w:cs="Times New Roman" w:hint="cs"/>
          <w:rtl/>
        </w:rPr>
        <w:t>הוא העריץ אותה כי היא עבדה</w:t>
      </w:r>
      <w:r w:rsidR="00482357">
        <w:rPr>
          <w:rFonts w:cs="Times New Roman" w:hint="cs"/>
          <w:rtl/>
        </w:rPr>
        <w:t>, ו</w:t>
      </w:r>
      <w:r w:rsidR="001C5A04">
        <w:rPr>
          <w:rFonts w:cs="Times New Roman" w:hint="cs"/>
          <w:rtl/>
        </w:rPr>
        <w:t>הייתה</w:t>
      </w:r>
      <w:r w:rsidR="00482357">
        <w:rPr>
          <w:rFonts w:cs="Times New Roman" w:hint="cs"/>
          <w:rtl/>
        </w:rPr>
        <w:t xml:space="preserve"> חייבת לעבוד בשביל להרוויח כסף למשפחה שלה, והוא לא היה צריך לעשות כלום עבור המשפחה שלו.</w:t>
      </w:r>
    </w:p>
    <w:p w14:paraId="2EB3B610" w14:textId="3F5C4B4B" w:rsidR="002466DC" w:rsidRPr="000627E1" w:rsidRDefault="002466DC" w:rsidP="000627E1">
      <w:pPr>
        <w:rPr>
          <w:rtl/>
        </w:rPr>
      </w:pPr>
      <w:r>
        <w:rPr>
          <w:rFonts w:cs="Times New Roman" w:hint="cs"/>
          <w:rtl/>
        </w:rPr>
        <w:t>]</w:t>
      </w:r>
    </w:p>
    <w:p w14:paraId="6417D66F" w14:textId="77777777" w:rsidR="00DA7E1A" w:rsidRDefault="00DA7E1A" w:rsidP="008029AF">
      <w:pPr>
        <w:rPr>
          <w:rtl/>
        </w:rPr>
      </w:pPr>
    </w:p>
    <w:p w14:paraId="72D29B44" w14:textId="4C6F8570" w:rsidR="00CF3738" w:rsidRDefault="00DA7E1A" w:rsidP="005545E1">
      <w:pPr>
        <w:rPr>
          <w:rtl/>
        </w:rPr>
      </w:pPr>
      <w:bookmarkStart w:id="160" w:name="_Hlk506195355"/>
      <w:r>
        <w:rPr>
          <w:rFonts w:hint="cs"/>
          <w:rtl/>
        </w:rPr>
        <w:lastRenderedPageBreak/>
        <w:t xml:space="preserve">אביה של טולאסי </w:t>
      </w:r>
      <w:bookmarkStart w:id="161" w:name="_Hlk529039118"/>
      <w:r w:rsidR="009938E6" w:rsidRPr="009938E6">
        <w:rPr>
          <w:rFonts w:cs="Times New Roman"/>
          <w:rtl/>
        </w:rPr>
        <w:t xml:space="preserve">ידע כל מה שצריך על </w:t>
      </w:r>
      <w:r w:rsidR="00F2474C">
        <w:rPr>
          <w:rFonts w:cs="Times New Roman" w:hint="cs"/>
          <w:rtl/>
        </w:rPr>
        <w:t>אלכס</w:t>
      </w:r>
      <w:r w:rsidR="002347CB">
        <w:rPr>
          <w:rFonts w:cs="Times New Roman" w:hint="cs"/>
          <w:rtl/>
        </w:rPr>
        <w:t>,</w:t>
      </w:r>
      <w:r w:rsidR="00F2474C">
        <w:rPr>
          <w:rFonts w:cs="Times New Roman" w:hint="cs"/>
          <w:rtl/>
        </w:rPr>
        <w:t xml:space="preserve"> </w:t>
      </w:r>
      <w:r w:rsidR="009938E6" w:rsidRPr="009938E6">
        <w:rPr>
          <w:rFonts w:cs="Times New Roman"/>
          <w:rtl/>
        </w:rPr>
        <w:t>הפרחח הזה,</w:t>
      </w:r>
      <w:r w:rsidR="00C10C4F" w:rsidRPr="00C10C4F">
        <w:rPr>
          <w:rFonts w:cs="Times New Roman"/>
          <w:rtl/>
        </w:rPr>
        <w:t xml:space="preserve"> שהיה מוכר בעיקר בשל יכולותיו האתלטיות ו</w:t>
      </w:r>
      <w:r w:rsidR="005F05C4">
        <w:rPr>
          <w:rFonts w:cs="Times New Roman" w:hint="cs"/>
          <w:rtl/>
        </w:rPr>
        <w:t xml:space="preserve">בשל </w:t>
      </w:r>
      <w:r w:rsidR="00C10C4F" w:rsidRPr="00C10C4F">
        <w:rPr>
          <w:rFonts w:cs="Times New Roman"/>
          <w:rtl/>
        </w:rPr>
        <w:t>הלצות</w:t>
      </w:r>
      <w:r w:rsidR="00C10C4F">
        <w:rPr>
          <w:rFonts w:cs="Times New Roman" w:hint="cs"/>
          <w:rtl/>
        </w:rPr>
        <w:t>יו הקולניות</w:t>
      </w:r>
      <w:r w:rsidR="00C10C4F" w:rsidRPr="00C10C4F">
        <w:rPr>
          <w:rFonts w:cs="Times New Roman"/>
          <w:rtl/>
        </w:rPr>
        <w:t xml:space="preserve"> בשיעורים </w:t>
      </w:r>
      <w:r w:rsidR="00984F94" w:rsidRPr="00984F94">
        <w:rPr>
          <w:rFonts w:cs="Times New Roman"/>
          <w:rtl/>
        </w:rPr>
        <w:t xml:space="preserve">– </w:t>
      </w:r>
      <w:r w:rsidR="00C10C4F">
        <w:rPr>
          <w:rFonts w:cs="Times New Roman" w:hint="cs"/>
          <w:rtl/>
        </w:rPr>
        <w:t xml:space="preserve">שעליהן </w:t>
      </w:r>
      <w:r w:rsidR="00F2474C" w:rsidRPr="00F2474C">
        <w:rPr>
          <w:rFonts w:cs="Times New Roman"/>
          <w:rtl/>
        </w:rPr>
        <w:t xml:space="preserve">משום מה </w:t>
      </w:r>
      <w:r w:rsidR="00C10C4F">
        <w:rPr>
          <w:rFonts w:cs="Times New Roman" w:hint="cs"/>
          <w:rtl/>
        </w:rPr>
        <w:t>מעולם</w:t>
      </w:r>
      <w:r w:rsidR="00C10C4F" w:rsidRPr="00C10C4F">
        <w:rPr>
          <w:rFonts w:cs="Times New Roman"/>
          <w:rtl/>
        </w:rPr>
        <w:t xml:space="preserve"> לא </w:t>
      </w:r>
      <w:r w:rsidR="009938E6">
        <w:rPr>
          <w:rFonts w:cs="Times New Roman" w:hint="cs"/>
          <w:rtl/>
        </w:rPr>
        <w:t>נ</w:t>
      </w:r>
      <w:r w:rsidR="00C10C4F" w:rsidRPr="00C10C4F">
        <w:rPr>
          <w:rFonts w:cs="Times New Roman"/>
          <w:rtl/>
        </w:rPr>
        <w:t>ענש</w:t>
      </w:r>
      <w:bookmarkEnd w:id="161"/>
      <w:r w:rsidR="00F2474C">
        <w:rPr>
          <w:rFonts w:cs="Times New Roman" w:hint="cs"/>
          <w:rtl/>
        </w:rPr>
        <w:t>.</w:t>
      </w:r>
      <w:r w:rsidR="00F721E4">
        <w:rPr>
          <w:rFonts w:hint="cs"/>
          <w:rtl/>
        </w:rPr>
        <w:t xml:space="preserve"> </w:t>
      </w:r>
      <w:r w:rsidR="008B7EB8">
        <w:rPr>
          <w:rFonts w:hint="cs"/>
          <w:rtl/>
        </w:rPr>
        <w:t xml:space="preserve">גם </w:t>
      </w:r>
      <w:r>
        <w:rPr>
          <w:rFonts w:hint="cs"/>
          <w:rtl/>
        </w:rPr>
        <w:t>בני</w:t>
      </w:r>
      <w:r w:rsidR="005168CA">
        <w:rPr>
          <w:rFonts w:hint="cs"/>
          <w:rtl/>
        </w:rPr>
        <w:t xml:space="preserve"> </w:t>
      </w:r>
      <w:r>
        <w:rPr>
          <w:rFonts w:hint="cs"/>
          <w:rtl/>
        </w:rPr>
        <w:t xml:space="preserve">דודיה </w:t>
      </w:r>
      <w:r w:rsidR="009938E6" w:rsidRPr="009938E6">
        <w:rPr>
          <w:rFonts w:cs="Times New Roman"/>
          <w:rtl/>
        </w:rPr>
        <w:t xml:space="preserve">של טולאסי </w:t>
      </w:r>
      <w:r>
        <w:rPr>
          <w:rFonts w:hint="cs"/>
          <w:rtl/>
        </w:rPr>
        <w:t xml:space="preserve">איימו עליו </w:t>
      </w:r>
      <w:r w:rsidR="002165AE">
        <w:rPr>
          <w:rFonts w:hint="cs"/>
          <w:rtl/>
        </w:rPr>
        <w:t>שי</w:t>
      </w:r>
      <w:r w:rsidR="00F721E4">
        <w:rPr>
          <w:rFonts w:hint="cs"/>
          <w:rtl/>
        </w:rPr>
        <w:t>רצחו א</w:t>
      </w:r>
      <w:r w:rsidR="00984F94">
        <w:rPr>
          <w:rFonts w:hint="cs"/>
          <w:rtl/>
        </w:rPr>
        <w:t>ו</w:t>
      </w:r>
      <w:r w:rsidR="00F721E4">
        <w:rPr>
          <w:rFonts w:hint="cs"/>
          <w:rtl/>
        </w:rPr>
        <w:t>ת</w:t>
      </w:r>
      <w:r w:rsidR="00984F94">
        <w:rPr>
          <w:rFonts w:hint="cs"/>
          <w:rtl/>
        </w:rPr>
        <w:t>ו</w:t>
      </w:r>
      <w:r w:rsidR="00F721E4">
        <w:rPr>
          <w:rFonts w:hint="cs"/>
          <w:rtl/>
        </w:rPr>
        <w:t xml:space="preserve"> </w:t>
      </w:r>
      <w:r w:rsidR="00984F94">
        <w:rPr>
          <w:rFonts w:hint="cs"/>
          <w:rtl/>
        </w:rPr>
        <w:t>אם זה מה ש</w:t>
      </w:r>
      <w:r w:rsidR="002165AE">
        <w:rPr>
          <w:rFonts w:hint="cs"/>
          <w:rtl/>
        </w:rPr>
        <w:t>צריך</w:t>
      </w:r>
      <w:r w:rsidR="00B9551D">
        <w:rPr>
          <w:rFonts w:hint="cs"/>
          <w:rtl/>
        </w:rPr>
        <w:t xml:space="preserve"> כדי</w:t>
      </w:r>
      <w:r w:rsidR="00F721E4">
        <w:rPr>
          <w:rFonts w:hint="cs"/>
          <w:rtl/>
        </w:rPr>
        <w:t xml:space="preserve"> לשמור על תומתה, אבל איש מהם לא התנגד לכך שאלכס יעזור לה </w:t>
      </w:r>
      <w:bookmarkEnd w:id="160"/>
      <w:r w:rsidR="00F721E4">
        <w:rPr>
          <w:rFonts w:hint="cs"/>
          <w:rtl/>
        </w:rPr>
        <w:t>ב</w:t>
      </w:r>
      <w:r w:rsidR="004627AB" w:rsidRPr="00CD067C">
        <w:rPr>
          <w:rtl/>
        </w:rPr>
        <w:t>לטינית</w:t>
      </w:r>
      <w:r w:rsidR="000F7570">
        <w:rPr>
          <w:rtl/>
        </w:rPr>
        <w:t xml:space="preserve">. </w:t>
      </w:r>
      <w:r w:rsidR="00A352FC">
        <w:rPr>
          <w:rFonts w:hint="cs"/>
          <w:rtl/>
        </w:rPr>
        <w:t xml:space="preserve">טולאסי לא הצליחה להתקדם </w:t>
      </w:r>
      <w:r w:rsidR="009938E6" w:rsidRPr="009938E6">
        <w:rPr>
          <w:rFonts w:cs="Times New Roman"/>
          <w:rtl/>
        </w:rPr>
        <w:t xml:space="preserve">אפילו </w:t>
      </w:r>
      <w:r w:rsidR="00A352FC">
        <w:rPr>
          <w:rFonts w:hint="cs"/>
          <w:rtl/>
        </w:rPr>
        <w:t>לרמה המינימלית הנדרשת</w:t>
      </w:r>
      <w:r w:rsidR="002165AE">
        <w:rPr>
          <w:rFonts w:hint="cs"/>
          <w:rtl/>
        </w:rPr>
        <w:t xml:space="preserve"> כדי לקבל פטור </w:t>
      </w:r>
      <w:r w:rsidR="006A0A75">
        <w:rPr>
          <w:rFonts w:hint="cs"/>
          <w:rtl/>
        </w:rPr>
        <w:t>מהחובה לה</w:t>
      </w:r>
      <w:r w:rsidR="005168CA">
        <w:rPr>
          <w:rFonts w:hint="cs"/>
          <w:rtl/>
        </w:rPr>
        <w:t>י</w:t>
      </w:r>
      <w:r w:rsidR="006A0A75">
        <w:rPr>
          <w:rFonts w:hint="cs"/>
          <w:rtl/>
        </w:rPr>
        <w:t>בחן ל-</w:t>
      </w:r>
      <w:r w:rsidR="006A0A75">
        <w:rPr>
          <w:rFonts w:hint="cs"/>
        </w:rPr>
        <w:t>GCSE</w:t>
      </w:r>
      <w:r w:rsidR="006A0A75">
        <w:rPr>
          <w:rFonts w:hint="cs"/>
          <w:rtl/>
        </w:rPr>
        <w:t xml:space="preserve"> </w:t>
      </w:r>
      <w:r w:rsidR="002165AE">
        <w:rPr>
          <w:rFonts w:hint="cs"/>
          <w:rtl/>
        </w:rPr>
        <w:t>במקצוע</w:t>
      </w:r>
      <w:r w:rsidR="006D379B">
        <w:rPr>
          <w:rFonts w:hint="cs"/>
          <w:rtl/>
        </w:rPr>
        <w:t xml:space="preserve"> </w:t>
      </w:r>
      <w:r w:rsidR="009938E6">
        <w:rPr>
          <w:rFonts w:hint="cs"/>
          <w:rtl/>
        </w:rPr>
        <w:t>[</w:t>
      </w:r>
      <w:r w:rsidR="006D379B">
        <w:rPr>
          <w:rFonts w:hint="cs"/>
          <w:rtl/>
        </w:rPr>
        <w:t>דבר שהעציב עד</w:t>
      </w:r>
      <w:r w:rsidR="00C90C6C">
        <w:rPr>
          <w:rFonts w:hint="cs"/>
          <w:rtl/>
        </w:rPr>
        <w:t xml:space="preserve"> מאוד </w:t>
      </w:r>
      <w:r w:rsidR="006D379B">
        <w:rPr>
          <w:rFonts w:hint="cs"/>
          <w:rtl/>
        </w:rPr>
        <w:t xml:space="preserve">את הוריה, כי הם יועדו אותה להיות מהנדסת או לפחות רופאה, לשם כך הם היגרו לאנגליה, כי היא </w:t>
      </w:r>
      <w:r w:rsidR="001C5A04">
        <w:rPr>
          <w:rFonts w:hint="cs"/>
          <w:rtl/>
        </w:rPr>
        <w:t>הייתה</w:t>
      </w:r>
      <w:r w:rsidR="006D379B">
        <w:rPr>
          <w:rFonts w:hint="cs"/>
          <w:rtl/>
        </w:rPr>
        <w:t xml:space="preserve"> עד כדי כך מוכשרת ומוצלחת בעיני הוריה</w:t>
      </w:r>
      <w:r w:rsidR="009938E6">
        <w:rPr>
          <w:rFonts w:hint="cs"/>
          <w:rtl/>
        </w:rPr>
        <w:t>], ו</w:t>
      </w:r>
      <w:r w:rsidR="002165AE">
        <w:rPr>
          <w:rFonts w:hint="cs"/>
          <w:rtl/>
        </w:rPr>
        <w:t xml:space="preserve">אלכס </w:t>
      </w:r>
      <w:r w:rsidR="00A352FC">
        <w:rPr>
          <w:rFonts w:hint="cs"/>
          <w:rtl/>
        </w:rPr>
        <w:t>ה</w:t>
      </w:r>
      <w:bookmarkStart w:id="162" w:name="_Hlk529444683"/>
      <w:r w:rsidR="006D379B">
        <w:rPr>
          <w:rFonts w:hint="cs"/>
          <w:rtl/>
        </w:rPr>
        <w:t>יה משוכנע שימצא את ניצני התנגדותה ויוכל להם</w:t>
      </w:r>
      <w:bookmarkEnd w:id="162"/>
      <w:r w:rsidR="00CF3738">
        <w:rPr>
          <w:rFonts w:hint="cs"/>
          <w:rtl/>
        </w:rPr>
        <w:t>.</w:t>
      </w:r>
    </w:p>
    <w:p w14:paraId="021CDE3D" w14:textId="57CF9BF5" w:rsidR="00CF15AB" w:rsidRDefault="009938E6" w:rsidP="005545E1">
      <w:pPr>
        <w:rPr>
          <w:rtl/>
        </w:rPr>
      </w:pPr>
      <w:r>
        <w:rPr>
          <w:rFonts w:hint="cs"/>
          <w:rtl/>
        </w:rPr>
        <w:t>[</w:t>
      </w:r>
      <w:r w:rsidR="006D379B">
        <w:rPr>
          <w:rFonts w:hint="cs"/>
          <w:rtl/>
        </w:rPr>
        <w:t xml:space="preserve"> </w:t>
      </w:r>
      <w:r w:rsidR="006D379B">
        <w:rPr>
          <w:rtl/>
        </w:rPr>
        <w:t>–</w:t>
      </w:r>
      <w:r w:rsidR="006D379B">
        <w:rPr>
          <w:rFonts w:hint="cs"/>
          <w:rtl/>
        </w:rPr>
        <w:t xml:space="preserve"> לפחות זה היה אתגר שהיה להוט לקחת על עצמו</w:t>
      </w:r>
      <w:r w:rsidR="00A352FC">
        <w:rPr>
          <w:rFonts w:hint="cs"/>
          <w:rtl/>
        </w:rPr>
        <w:t>.</w:t>
      </w:r>
      <w:r w:rsidR="00CF15AB">
        <w:rPr>
          <w:rFonts w:hint="cs"/>
          <w:rtl/>
        </w:rPr>
        <w:t xml:space="preserve"> היא מתעניינת ב</w:t>
      </w:r>
      <w:r w:rsidR="005F05C4">
        <w:rPr>
          <w:rFonts w:hint="cs"/>
          <w:rtl/>
        </w:rPr>
        <w:t>מקצועות ה</w:t>
      </w:r>
      <w:r w:rsidR="00CF15AB">
        <w:rPr>
          <w:rFonts w:hint="cs"/>
          <w:rtl/>
        </w:rPr>
        <w:t>מדעים, ואלכס ילמד אותה ש'מומנטום', המושג שמתאר ב</w:t>
      </w:r>
      <w:r w:rsidR="000B586A">
        <w:rPr>
          <w:rFonts w:hint="cs"/>
          <w:rtl/>
        </w:rPr>
        <w:t>פיזיק</w:t>
      </w:r>
      <w:r w:rsidR="00CF15AB">
        <w:rPr>
          <w:rFonts w:hint="cs"/>
          <w:rtl/>
        </w:rPr>
        <w:t>ה עד כמה גוף הינו קשה לעצירה או להסטה בשל המהירות שלו ובשל המסה שלו, אותה מילה משמעה בלטינית 'חשיבות'.</w:t>
      </w:r>
    </w:p>
    <w:p w14:paraId="1333000E" w14:textId="77777777" w:rsidR="00CF15AB" w:rsidRDefault="00CF15AB" w:rsidP="005545E1">
      <w:pPr>
        <w:rPr>
          <w:rtl/>
        </w:rPr>
      </w:pPr>
    </w:p>
    <w:p w14:paraId="75EC0C6F" w14:textId="7AE1AD5B" w:rsidR="000B47B3" w:rsidRDefault="00CF15AB" w:rsidP="00501CBF">
      <w:pPr>
        <w:rPr>
          <w:rtl/>
        </w:rPr>
      </w:pPr>
      <w:r>
        <w:rPr>
          <w:rFonts w:hint="cs"/>
          <w:rtl/>
        </w:rPr>
        <w:t>המילה ש</w:t>
      </w:r>
      <w:r w:rsidR="00501CBF">
        <w:rPr>
          <w:rFonts w:hint="cs"/>
          <w:rtl/>
        </w:rPr>
        <w:t>ב</w:t>
      </w:r>
      <w:r>
        <w:rPr>
          <w:rFonts w:hint="cs"/>
          <w:rtl/>
        </w:rPr>
        <w:t xml:space="preserve">אנגלית </w:t>
      </w:r>
      <w:r w:rsidR="00501CBF">
        <w:rPr>
          <w:rFonts w:hint="cs"/>
          <w:rtl/>
        </w:rPr>
        <w:t>משמעה</w:t>
      </w:r>
      <w:r w:rsidR="000B47B3">
        <w:rPr>
          <w:rFonts w:hint="cs"/>
          <w:rtl/>
        </w:rPr>
        <w:t xml:space="preserve"> משהו</w:t>
      </w:r>
      <w:r>
        <w:rPr>
          <w:rFonts w:hint="cs"/>
          <w:rtl/>
        </w:rPr>
        <w:t xml:space="preserve"> </w:t>
      </w:r>
      <w:r w:rsidR="000B47B3">
        <w:rPr>
          <w:rFonts w:hint="cs"/>
          <w:rtl/>
        </w:rPr>
        <w:t>נתעב</w:t>
      </w:r>
      <w:r>
        <w:rPr>
          <w:rFonts w:hint="cs"/>
          <w:rtl/>
        </w:rPr>
        <w:t xml:space="preserve"> ו</w:t>
      </w:r>
      <w:r w:rsidR="000B47B3">
        <w:rPr>
          <w:rFonts w:hint="cs"/>
          <w:rtl/>
        </w:rPr>
        <w:t>מגונה</w:t>
      </w:r>
      <w:r>
        <w:rPr>
          <w:rFonts w:hint="cs"/>
          <w:rtl/>
        </w:rPr>
        <w:t>, בלטינית הי</w:t>
      </w:r>
      <w:r w:rsidR="00501CBF">
        <w:rPr>
          <w:rFonts w:hint="cs"/>
          <w:rtl/>
        </w:rPr>
        <w:t>א</w:t>
      </w:r>
      <w:r>
        <w:rPr>
          <w:rFonts w:hint="cs"/>
          <w:rtl/>
        </w:rPr>
        <w:t xml:space="preserve"> 'אחראי'. האם ניתן לחשוב על דבר מצחיק יותר? [</w:t>
      </w:r>
      <w:hyperlink r:id="rId71" w:anchor="la/en/obnoxius" w:history="1">
        <w:r w:rsidRPr="000B47B3">
          <w:rPr>
            <w:rStyle w:val="Hyperlink"/>
          </w:rPr>
          <w:t>obnoxius</w:t>
        </w:r>
      </w:hyperlink>
      <w:r>
        <w:rPr>
          <w:rFonts w:hint="cs"/>
          <w:rtl/>
        </w:rPr>
        <w:t>]</w:t>
      </w:r>
      <w:r w:rsidR="00501CBF">
        <w:rPr>
          <w:rFonts w:hint="cs"/>
          <w:rtl/>
        </w:rPr>
        <w:t xml:space="preserve"> ו'</w:t>
      </w:r>
      <w:r w:rsidR="000B47B3">
        <w:rPr>
          <w:rFonts w:hint="cs"/>
          <w:rtl/>
        </w:rPr>
        <w:t>עירוני</w:t>
      </w:r>
      <w:r w:rsidR="00501CBF">
        <w:rPr>
          <w:rFonts w:hint="cs"/>
          <w:rtl/>
        </w:rPr>
        <w:t>'</w:t>
      </w:r>
      <w:r w:rsidR="000B47B3">
        <w:rPr>
          <w:rFonts w:hint="cs"/>
          <w:rtl/>
        </w:rPr>
        <w:t xml:space="preserve">, </w:t>
      </w:r>
      <w:r w:rsidR="00FC4594">
        <w:rPr>
          <w:rFonts w:hint="cs"/>
          <w:rtl/>
        </w:rPr>
        <w:t xml:space="preserve">אורבני, </w:t>
      </w:r>
      <w:r w:rsidR="000B47B3">
        <w:rPr>
          <w:rFonts w:hint="cs"/>
          <w:rtl/>
        </w:rPr>
        <w:t xml:space="preserve">משמעותה המקורית מנומס. </w:t>
      </w:r>
      <w:r w:rsidR="00FC4594">
        <w:rPr>
          <w:rFonts w:hint="cs"/>
          <w:rtl/>
        </w:rPr>
        <w:t>זה לא מצחיק? ברור שזה מצחיק. [</w:t>
      </w:r>
      <w:hyperlink r:id="rId72" w:anchor="la/en/urbanus" w:history="1">
        <w:r w:rsidR="00FC4594" w:rsidRPr="000B47B3">
          <w:rPr>
            <w:rStyle w:val="Hyperlink"/>
          </w:rPr>
          <w:t>urbanus</w:t>
        </w:r>
      </w:hyperlink>
      <w:r w:rsidR="00FC4594">
        <w:rPr>
          <w:rFonts w:hint="cs"/>
          <w:rtl/>
        </w:rPr>
        <w:t xml:space="preserve">] </w:t>
      </w:r>
      <w:r w:rsidR="00501CBF">
        <w:rPr>
          <w:rFonts w:hint="cs"/>
          <w:rtl/>
        </w:rPr>
        <w:t xml:space="preserve">'תרבות' </w:t>
      </w:r>
      <w:r w:rsidR="00FC4594">
        <w:rPr>
          <w:rFonts w:hint="cs"/>
          <w:rtl/>
        </w:rPr>
        <w:t xml:space="preserve">או קולטורה </w:t>
      </w:r>
      <w:r w:rsidR="00501CBF">
        <w:rPr>
          <w:rFonts w:hint="cs"/>
          <w:rtl/>
        </w:rPr>
        <w:t xml:space="preserve">היא </w:t>
      </w:r>
      <w:r w:rsidR="00FC4594">
        <w:rPr>
          <w:rFonts w:hint="cs"/>
          <w:rtl/>
        </w:rPr>
        <w:t>'שיפור' בלטינית. זה לא עמוק?</w:t>
      </w:r>
    </w:p>
    <w:p w14:paraId="291A7D7C" w14:textId="784CBA70" w:rsidR="00F6670B" w:rsidRDefault="00F6670B" w:rsidP="005545E1">
      <w:pPr>
        <w:rPr>
          <w:rtl/>
        </w:rPr>
      </w:pPr>
    </w:p>
    <w:p w14:paraId="3C3B8107" w14:textId="78EC238E" w:rsidR="00F6670B" w:rsidRDefault="00086D47" w:rsidP="00F6670B">
      <w:pPr>
        <w:rPr>
          <w:rtl/>
        </w:rPr>
      </w:pPr>
      <w:r>
        <w:t>Latin - English</w:t>
      </w:r>
    </w:p>
    <w:p w14:paraId="51D1D045" w14:textId="77777777" w:rsidR="00F6670B" w:rsidRDefault="00F6670B" w:rsidP="00F6670B">
      <w:r>
        <w:t>Impulsio - hit</w:t>
      </w:r>
    </w:p>
    <w:p w14:paraId="792FC207" w14:textId="299104AD" w:rsidR="00F6670B" w:rsidRDefault="00F6670B" w:rsidP="00F6670B">
      <w:r>
        <w:t xml:space="preserve">Momentum </w:t>
      </w:r>
      <w:r w:rsidR="00086D47">
        <w:t>–</w:t>
      </w:r>
      <w:r>
        <w:t xml:space="preserve"> importance</w:t>
      </w:r>
    </w:p>
    <w:p w14:paraId="72924FAD" w14:textId="2BD375CF" w:rsidR="00086D47" w:rsidRDefault="00086D47" w:rsidP="00F6670B">
      <w:r>
        <w:t>Vector - Passenger</w:t>
      </w:r>
    </w:p>
    <w:p w14:paraId="38337404" w14:textId="77777777" w:rsidR="00F6670B" w:rsidRDefault="00F6670B" w:rsidP="00F6670B">
      <w:r>
        <w:t>Obnoxious - responsible</w:t>
      </w:r>
    </w:p>
    <w:p w14:paraId="329943F7" w14:textId="33C75145" w:rsidR="00F6670B" w:rsidRDefault="00F6670B" w:rsidP="00F6670B">
      <w:pPr>
        <w:rPr>
          <w:rtl/>
        </w:rPr>
      </w:pPr>
      <w:r>
        <w:t xml:space="preserve">Urbanus </w:t>
      </w:r>
      <w:r w:rsidR="00086D47">
        <w:t>–</w:t>
      </w:r>
      <w:r>
        <w:t xml:space="preserve"> polite</w:t>
      </w:r>
    </w:p>
    <w:p w14:paraId="7AF3606F" w14:textId="0FBEB237" w:rsidR="00086D47" w:rsidRDefault="00086D47" w:rsidP="00F6670B">
      <w:r>
        <w:t>Placebo – I will please</w:t>
      </w:r>
    </w:p>
    <w:p w14:paraId="21C7B16A" w14:textId="0CC29438" w:rsidR="00086D47" w:rsidRDefault="00086D47" w:rsidP="00F6670B">
      <w:r>
        <w:t>Cultura – Improvement</w:t>
      </w:r>
    </w:p>
    <w:p w14:paraId="297E27DB" w14:textId="21BCA907" w:rsidR="00086D47" w:rsidRDefault="00086D47" w:rsidP="00F6670B">
      <w:r>
        <w:t>Nocturn – Fare</w:t>
      </w:r>
    </w:p>
    <w:p w14:paraId="0BD8D970" w14:textId="5DE52021" w:rsidR="00086D47" w:rsidRDefault="00086D47" w:rsidP="00F6670B">
      <w:r>
        <w:t>Formica – Ant</w:t>
      </w:r>
    </w:p>
    <w:p w14:paraId="04838056" w14:textId="6E7BF4D4" w:rsidR="00086D47" w:rsidRDefault="00F15A75" w:rsidP="00F6670B">
      <w:pPr>
        <w:rPr>
          <w:rtl/>
        </w:rPr>
      </w:pPr>
      <w:r>
        <w:rPr>
          <w:rFonts w:hint="cs"/>
          <w:rtl/>
        </w:rPr>
        <w:t xml:space="preserve">זה סתם מילה שהוא אוהב, בלי משמעות </w:t>
      </w:r>
      <w:r w:rsidR="008D01BF">
        <w:rPr>
          <w:rFonts w:hint="cs"/>
          <w:rtl/>
        </w:rPr>
        <w:t xml:space="preserve">כפולה </w:t>
      </w:r>
      <w:r w:rsidR="008D01BF">
        <w:rPr>
          <w:rtl/>
        </w:rPr>
        <w:t>–</w:t>
      </w:r>
      <w:r w:rsidR="008D01BF">
        <w:rPr>
          <w:rFonts w:hint="cs"/>
          <w:rtl/>
        </w:rPr>
        <w:t xml:space="preserve"> סכין </w:t>
      </w:r>
      <w:r w:rsidR="009938E6">
        <w:rPr>
          <w:rtl/>
        </w:rPr>
        <w:t>–</w:t>
      </w:r>
      <w:r w:rsidR="008D01BF">
        <w:rPr>
          <w:rFonts w:hint="cs"/>
          <w:rtl/>
        </w:rPr>
        <w:t xml:space="preserve"> </w:t>
      </w:r>
      <w:r w:rsidR="008D01BF">
        <w:t>Cultrum</w:t>
      </w:r>
    </w:p>
    <w:p w14:paraId="5EE604BE" w14:textId="246C62A0" w:rsidR="009938E6" w:rsidRDefault="009938E6" w:rsidP="00F6670B">
      <w:pPr>
        <w:rPr>
          <w:rtl/>
        </w:rPr>
      </w:pPr>
      <w:r>
        <w:rPr>
          <w:rFonts w:hint="cs"/>
          <w:rtl/>
        </w:rPr>
        <w:t>]</w:t>
      </w:r>
    </w:p>
    <w:p w14:paraId="4AB3668E" w14:textId="1BDEB111" w:rsidR="00CF3738" w:rsidRDefault="00CF3738" w:rsidP="009D038F">
      <w:pPr>
        <w:rPr>
          <w:rFonts w:cs="Times New Roman"/>
          <w:rtl/>
        </w:rPr>
      </w:pPr>
      <w:r w:rsidRPr="00CF3738">
        <w:rPr>
          <w:rFonts w:cs="Times New Roman"/>
          <w:rtl/>
        </w:rPr>
        <w:t>גם הוריו של אלכס הביעו קורת</w:t>
      </w:r>
      <w:r w:rsidR="005168CA">
        <w:rPr>
          <w:rFonts w:cs="Times New Roman" w:hint="cs"/>
          <w:rtl/>
        </w:rPr>
        <w:t xml:space="preserve"> </w:t>
      </w:r>
      <w:r w:rsidRPr="00CF3738">
        <w:rPr>
          <w:rFonts w:cs="Times New Roman"/>
          <w:rtl/>
        </w:rPr>
        <w:t xml:space="preserve">רוח נדירה, </w:t>
      </w:r>
      <w:r w:rsidR="00984F94" w:rsidRPr="00984F94">
        <w:rPr>
          <w:rFonts w:cs="Times New Roman"/>
          <w:rtl/>
        </w:rPr>
        <w:t xml:space="preserve">כי הנה בנם שהנחילם </w:t>
      </w:r>
      <w:r w:rsidR="00761D97" w:rsidRPr="00761D97">
        <w:rPr>
          <w:rFonts w:cs="Times New Roman"/>
          <w:rtl/>
        </w:rPr>
        <w:t xml:space="preserve">עד כה </w:t>
      </w:r>
      <w:r w:rsidR="00984F94" w:rsidRPr="00984F94">
        <w:rPr>
          <w:rFonts w:cs="Times New Roman"/>
          <w:rtl/>
        </w:rPr>
        <w:t>רק אכזבה ומפח נפש, יש</w:t>
      </w:r>
      <w:r w:rsidR="005168CA">
        <w:rPr>
          <w:rFonts w:cs="Times New Roman" w:hint="cs"/>
          <w:rtl/>
        </w:rPr>
        <w:t>ׂ</w:t>
      </w:r>
      <w:r w:rsidR="00984F94" w:rsidRPr="00984F94">
        <w:rPr>
          <w:rFonts w:cs="Times New Roman"/>
          <w:rtl/>
        </w:rPr>
        <w:t xml:space="preserve">תכר </w:t>
      </w:r>
      <w:r w:rsidRPr="00CF3738">
        <w:rPr>
          <w:rFonts w:cs="Times New Roman"/>
          <w:rtl/>
        </w:rPr>
        <w:t xml:space="preserve">בעבור השיעורים הפרטיים </w:t>
      </w:r>
      <w:r w:rsidR="00984F94" w:rsidRPr="00984F94">
        <w:rPr>
          <w:rFonts w:cs="Times New Roman"/>
          <w:rtl/>
        </w:rPr>
        <w:t>ואולי ב</w:t>
      </w:r>
      <w:r w:rsidR="00722E85">
        <w:rPr>
          <w:rFonts w:cs="Times New Roman" w:hint="cs"/>
          <w:rtl/>
        </w:rPr>
        <w:t>סו</w:t>
      </w:r>
      <w:r w:rsidR="00722E85" w:rsidRPr="00722E85">
        <w:rPr>
          <w:rFonts w:cs="Times New Roman"/>
          <w:rtl/>
        </w:rPr>
        <w:t>פו של דבר</w:t>
      </w:r>
      <w:r w:rsidR="00984F94" w:rsidRPr="00984F94">
        <w:rPr>
          <w:rFonts w:cs="Times New Roman"/>
          <w:rtl/>
        </w:rPr>
        <w:t xml:space="preserve"> עוד י</w:t>
      </w:r>
      <w:r w:rsidR="005168CA">
        <w:rPr>
          <w:rFonts w:cs="Times New Roman" w:hint="cs"/>
          <w:rtl/>
        </w:rPr>
        <w:t>י</w:t>
      </w:r>
      <w:r w:rsidR="00984F94" w:rsidRPr="00984F94">
        <w:rPr>
          <w:rFonts w:cs="Times New Roman"/>
          <w:rtl/>
        </w:rPr>
        <w:t>צא ממנו משהו.</w:t>
      </w:r>
      <w:r w:rsidRPr="00CF3738">
        <w:rPr>
          <w:rFonts w:cs="Times New Roman"/>
          <w:rtl/>
        </w:rPr>
        <w:t xml:space="preserve"> </w:t>
      </w:r>
      <w:r w:rsidR="00F2474C">
        <w:rPr>
          <w:rFonts w:cs="Times New Roman" w:hint="cs"/>
          <w:rtl/>
        </w:rPr>
        <w:t>[</w:t>
      </w:r>
      <w:r w:rsidRPr="00CF3738">
        <w:rPr>
          <w:rFonts w:cs="Times New Roman"/>
          <w:rtl/>
        </w:rPr>
        <w:t>אלכס כנדרש גנב את הכסף מארנקו של האב והחזיר לו לאחר מכן בעבור כל שיעור.</w:t>
      </w:r>
      <w:r w:rsidR="00F2474C">
        <w:rPr>
          <w:rFonts w:cs="Times New Roman" w:hint="cs"/>
          <w:rtl/>
        </w:rPr>
        <w:t>]</w:t>
      </w:r>
    </w:p>
    <w:p w14:paraId="07AA5D77" w14:textId="2B7E4ADD" w:rsidR="00593BAC" w:rsidRDefault="0023626F" w:rsidP="009D038F">
      <w:pPr>
        <w:rPr>
          <w:rtl/>
        </w:rPr>
      </w:pPr>
      <w:r>
        <w:rPr>
          <w:rFonts w:hint="cs"/>
          <w:rtl/>
        </w:rPr>
        <w:t xml:space="preserve">נראה כי רק טולאסי לבדה לא </w:t>
      </w:r>
      <w:r w:rsidR="001C5A04">
        <w:rPr>
          <w:rFonts w:hint="cs"/>
          <w:rtl/>
        </w:rPr>
        <w:t>הייתה</w:t>
      </w:r>
      <w:r>
        <w:rPr>
          <w:rFonts w:hint="cs"/>
          <w:rtl/>
        </w:rPr>
        <w:t xml:space="preserve"> מרוצה מהסידור. </w:t>
      </w:r>
      <w:r w:rsidR="00E4387C">
        <w:rPr>
          <w:rFonts w:hint="cs"/>
          <w:rtl/>
        </w:rPr>
        <w:t xml:space="preserve">היא </w:t>
      </w:r>
      <w:r w:rsidR="005168CA" w:rsidRPr="005168CA">
        <w:rPr>
          <w:rFonts w:cs="Times New Roman"/>
          <w:rtl/>
        </w:rPr>
        <w:t>קָבְלה</w:t>
      </w:r>
      <w:r w:rsidR="005168CA" w:rsidRPr="005168CA">
        <w:rPr>
          <w:rFonts w:cs="Times New Roman" w:hint="cs"/>
          <w:rtl/>
        </w:rPr>
        <w:t xml:space="preserve"> </w:t>
      </w:r>
      <w:r w:rsidR="00E4387C">
        <w:rPr>
          <w:rFonts w:hint="cs"/>
          <w:rtl/>
        </w:rPr>
        <w:t xml:space="preserve">נגד התעקשות בית-הספר על לימוד הלטינית, </w:t>
      </w:r>
      <w:r w:rsidR="00C10C4F">
        <w:rPr>
          <w:rFonts w:hint="cs"/>
          <w:rtl/>
        </w:rPr>
        <w:t xml:space="preserve">דרישה </w:t>
      </w:r>
      <w:r w:rsidR="00E4387C">
        <w:rPr>
          <w:rFonts w:hint="cs"/>
          <w:rtl/>
        </w:rPr>
        <w:t xml:space="preserve">גחמנית, מיושנת </w:t>
      </w:r>
      <w:r w:rsidR="00F2474C">
        <w:rPr>
          <w:rFonts w:hint="cs"/>
          <w:rtl/>
        </w:rPr>
        <w:t>[</w:t>
      </w:r>
      <w:r w:rsidR="00E4387C">
        <w:rPr>
          <w:rFonts w:hint="cs"/>
          <w:rtl/>
        </w:rPr>
        <w:t>(לו</w:t>
      </w:r>
      <w:r w:rsidR="00274E04">
        <w:rPr>
          <w:rFonts w:hint="cs"/>
          <w:rtl/>
        </w:rPr>
        <w:t xml:space="preserve"> חיבב</w:t>
      </w:r>
      <w:r w:rsidR="00E4387C">
        <w:rPr>
          <w:rFonts w:hint="cs"/>
          <w:rtl/>
        </w:rPr>
        <w:t>ה שפות</w:t>
      </w:r>
      <w:r w:rsidR="00274E04">
        <w:rPr>
          <w:rFonts w:hint="cs"/>
          <w:rtl/>
        </w:rPr>
        <w:t>,</w:t>
      </w:r>
      <w:r w:rsidR="00E4387C">
        <w:rPr>
          <w:rFonts w:hint="cs"/>
          <w:rtl/>
        </w:rPr>
        <w:t xml:space="preserve"> </w:t>
      </w:r>
      <w:r w:rsidR="001C5A04">
        <w:rPr>
          <w:rFonts w:hint="cs"/>
          <w:rtl/>
        </w:rPr>
        <w:t>הייתה</w:t>
      </w:r>
      <w:r w:rsidR="00E4387C">
        <w:rPr>
          <w:rFonts w:hint="cs"/>
          <w:rtl/>
        </w:rPr>
        <w:t xml:space="preserve"> יכולה ל</w:t>
      </w:r>
      <w:r w:rsidR="00CF3738">
        <w:rPr>
          <w:rFonts w:hint="cs"/>
          <w:rtl/>
        </w:rPr>
        <w:t>התהדר</w:t>
      </w:r>
      <w:r w:rsidR="00E4387C">
        <w:rPr>
          <w:rFonts w:hint="cs"/>
          <w:rtl/>
        </w:rPr>
        <w:t xml:space="preserve"> ולאמר </w:t>
      </w:r>
      <w:r w:rsidR="00E4387C">
        <w:rPr>
          <w:rtl/>
        </w:rPr>
        <w:t>–</w:t>
      </w:r>
      <w:r w:rsidR="00E4387C">
        <w:rPr>
          <w:rFonts w:hint="cs"/>
          <w:rtl/>
        </w:rPr>
        <w:t xml:space="preserve"> אנכרוניסטית)</w:t>
      </w:r>
      <w:r w:rsidR="00F2474C">
        <w:rPr>
          <w:rFonts w:hint="cs"/>
          <w:rtl/>
        </w:rPr>
        <w:t>]</w:t>
      </w:r>
      <w:r w:rsidR="00C10C4F">
        <w:rPr>
          <w:rFonts w:hint="cs"/>
          <w:rtl/>
        </w:rPr>
        <w:t xml:space="preserve"> </w:t>
      </w:r>
      <w:bookmarkStart w:id="163" w:name="_Hlk526167199"/>
      <w:r w:rsidR="00593BAC" w:rsidRPr="00593BAC">
        <w:rPr>
          <w:rFonts w:cs="Times New Roman"/>
          <w:rtl/>
        </w:rPr>
        <w:t>ואפילו מעוררת זעם.</w:t>
      </w:r>
      <w:r w:rsidR="006B6AAA">
        <w:rPr>
          <w:rFonts w:cs="Times New Roman"/>
          <w:rtl/>
        </w:rPr>
        <w:t xml:space="preserve"> </w:t>
      </w:r>
      <w:r w:rsidR="00593BAC" w:rsidRPr="00593BAC">
        <w:rPr>
          <w:rFonts w:cs="Times New Roman"/>
          <w:rtl/>
        </w:rPr>
        <w:t xml:space="preserve">מה לה וללטינית? הרי אין לה, ומעולם לא היה לה, עניין בלימוד איטלקית דווקא! אלכס הסכים כי הדרך הטובה ביותר לשפות האירופיות היא ללמוד אותן ישירוֹת, ולא בדרך-מעקף של שפה מתה, ובכלל הלטינית הקלאסית שלמדו לא </w:t>
      </w:r>
      <w:r w:rsidR="001C5A04">
        <w:rPr>
          <w:rFonts w:cs="Times New Roman"/>
          <w:rtl/>
        </w:rPr>
        <w:t>הייתה</w:t>
      </w:r>
      <w:r w:rsidR="00593BAC" w:rsidRPr="00593BAC">
        <w:rPr>
          <w:rFonts w:cs="Times New Roman"/>
          <w:rtl/>
        </w:rPr>
        <w:t xml:space="preserve"> קרובה לאיטלקית יותר מאשר לספרדית, או צרפתית, או קטלאנית אפילו.</w:t>
      </w:r>
    </w:p>
    <w:p w14:paraId="2CDF4717" w14:textId="77777777" w:rsidR="00593BAC" w:rsidRDefault="00593BAC" w:rsidP="009D038F">
      <w:pPr>
        <w:rPr>
          <w:rtl/>
        </w:rPr>
      </w:pPr>
      <w:r>
        <w:rPr>
          <w:rFonts w:hint="cs"/>
          <w:rtl/>
        </w:rPr>
        <w:lastRenderedPageBreak/>
        <w:t>[</w:t>
      </w:r>
    </w:p>
    <w:p w14:paraId="692B98B3" w14:textId="7060845D" w:rsidR="00631689" w:rsidRDefault="00501CBF" w:rsidP="009D038F">
      <w:pPr>
        <w:rPr>
          <w:rtl/>
        </w:rPr>
      </w:pPr>
      <w:r>
        <w:rPr>
          <w:rFonts w:hint="cs"/>
          <w:rtl/>
        </w:rPr>
        <w:t>ש</w:t>
      </w:r>
      <w:r w:rsidR="00C10C4F">
        <w:rPr>
          <w:rFonts w:hint="cs"/>
          <w:rtl/>
        </w:rPr>
        <w:t>עורר</w:t>
      </w:r>
      <w:r>
        <w:rPr>
          <w:rFonts w:hint="cs"/>
          <w:rtl/>
        </w:rPr>
        <w:t>ה</w:t>
      </w:r>
      <w:r w:rsidR="00C10C4F">
        <w:rPr>
          <w:rFonts w:hint="cs"/>
          <w:rtl/>
        </w:rPr>
        <w:t xml:space="preserve"> </w:t>
      </w:r>
      <w:r>
        <w:rPr>
          <w:rFonts w:hint="cs"/>
          <w:rtl/>
        </w:rPr>
        <w:t xml:space="preserve">בה </w:t>
      </w:r>
      <w:r>
        <w:rPr>
          <w:rFonts w:cs="Times New Roman" w:hint="cs"/>
          <w:rtl/>
        </w:rPr>
        <w:t>רתיעה ואפילו</w:t>
      </w:r>
      <w:r>
        <w:rPr>
          <w:rFonts w:hint="cs"/>
          <w:rtl/>
        </w:rPr>
        <w:t xml:space="preserve"> </w:t>
      </w:r>
      <w:r w:rsidR="00C10C4F">
        <w:rPr>
          <w:rFonts w:hint="cs"/>
          <w:rtl/>
        </w:rPr>
        <w:t>זעם</w:t>
      </w:r>
      <w:r>
        <w:rPr>
          <w:rFonts w:hint="cs"/>
          <w:rtl/>
        </w:rPr>
        <w:t xml:space="preserve">. מדוע כופה </w:t>
      </w:r>
      <w:r w:rsidR="002E35AE">
        <w:rPr>
          <w:rFonts w:hint="cs"/>
          <w:rtl/>
        </w:rPr>
        <w:t>בית-הספר</w:t>
      </w:r>
      <w:r>
        <w:rPr>
          <w:rFonts w:hint="cs"/>
          <w:rtl/>
        </w:rPr>
        <w:t xml:space="preserve"> על</w:t>
      </w:r>
      <w:r w:rsidR="00C10C4F">
        <w:rPr>
          <w:rFonts w:hint="cs"/>
          <w:rtl/>
        </w:rPr>
        <w:t xml:space="preserve"> טולאסי להתעמק בשפה ה</w:t>
      </w:r>
      <w:r w:rsidR="007E0FA4">
        <w:rPr>
          <w:rFonts w:hint="cs"/>
          <w:rtl/>
        </w:rPr>
        <w:t>אימפריאליס</w:t>
      </w:r>
      <w:r w:rsidR="00C10C4F">
        <w:rPr>
          <w:rFonts w:hint="cs"/>
          <w:rtl/>
        </w:rPr>
        <w:t>טית</w:t>
      </w:r>
      <w:r>
        <w:rPr>
          <w:rFonts w:hint="cs"/>
          <w:rtl/>
        </w:rPr>
        <w:t xml:space="preserve">, </w:t>
      </w:r>
      <w:bookmarkStart w:id="164" w:name="_Hlk530213606"/>
      <w:r>
        <w:rPr>
          <w:rFonts w:hint="cs"/>
          <w:rtl/>
        </w:rPr>
        <w:t>הקולוניאליסטית</w:t>
      </w:r>
      <w:bookmarkEnd w:id="164"/>
      <w:r w:rsidR="00E4387C">
        <w:rPr>
          <w:rFonts w:hint="cs"/>
          <w:rtl/>
        </w:rPr>
        <w:t xml:space="preserve">. </w:t>
      </w:r>
      <w:bookmarkEnd w:id="163"/>
      <w:r w:rsidR="00FC4594">
        <w:rPr>
          <w:rFonts w:hint="cs"/>
          <w:rtl/>
        </w:rPr>
        <w:t>[</w:t>
      </w:r>
      <w:r w:rsidRPr="00501CBF">
        <w:rPr>
          <w:rFonts w:cs="Times New Roman"/>
          <w:rtl/>
        </w:rPr>
        <w:t xml:space="preserve">שפה מתה, </w:t>
      </w:r>
      <w:r>
        <w:rPr>
          <w:rFonts w:cs="Times New Roman" w:hint="cs"/>
          <w:rtl/>
        </w:rPr>
        <w:t>מ</w:t>
      </w:r>
      <w:r w:rsidRPr="00501CBF">
        <w:rPr>
          <w:rFonts w:cs="Times New Roman"/>
          <w:rtl/>
        </w:rPr>
        <w:t>קצוע מערבי / קולוניאליסטי נוסף שנכפה עליה עורר בה הסתגרות</w:t>
      </w:r>
      <w:r>
        <w:rPr>
          <w:rFonts w:cs="Times New Roman" w:hint="cs"/>
          <w:rtl/>
        </w:rPr>
        <w:t>.</w:t>
      </w:r>
      <w:r w:rsidR="00FC4594">
        <w:rPr>
          <w:rFonts w:cs="Times New Roman" w:hint="cs"/>
          <w:rtl/>
        </w:rPr>
        <w:t xml:space="preserve">] </w:t>
      </w:r>
      <w:r w:rsidR="00E4387C">
        <w:rPr>
          <w:rFonts w:hint="cs"/>
          <w:rtl/>
        </w:rPr>
        <w:t xml:space="preserve">מה לה וללטינית? </w:t>
      </w:r>
      <w:r w:rsidR="00A352FC">
        <w:rPr>
          <w:rFonts w:hint="cs"/>
          <w:rtl/>
        </w:rPr>
        <w:t>[</w:t>
      </w:r>
      <w:r w:rsidR="00696011">
        <w:rPr>
          <w:rFonts w:hint="cs"/>
          <w:rtl/>
        </w:rPr>
        <w:t xml:space="preserve">וכך נמשכו שיעורי הלטינית בעצלתיים, ללא כל התקדמות נראית לעין. </w:t>
      </w:r>
      <w:bookmarkStart w:id="165" w:name="_Hlk506195693"/>
      <w:r w:rsidR="00974C36">
        <w:rPr>
          <w:rFonts w:hint="cs"/>
          <w:rtl/>
        </w:rPr>
        <w:t>המצב הגיע לידי כך ש</w:t>
      </w:r>
      <w:r w:rsidR="00A47496">
        <w:rPr>
          <w:rFonts w:hint="cs"/>
          <w:rtl/>
        </w:rPr>
        <w:t>.</w:t>
      </w:r>
      <w:bookmarkEnd w:id="165"/>
      <w:r w:rsidR="00A352FC">
        <w:rPr>
          <w:rFonts w:hint="cs"/>
          <w:rtl/>
        </w:rPr>
        <w:t>]</w:t>
      </w:r>
      <w:r w:rsidR="00283E91">
        <w:rPr>
          <w:rFonts w:hint="cs"/>
          <w:rtl/>
        </w:rPr>
        <w:t xml:space="preserve"> </w:t>
      </w:r>
      <w:r w:rsidR="00696011">
        <w:rPr>
          <w:rFonts w:hint="cs"/>
          <w:rtl/>
        </w:rPr>
        <w:t>הרי אין לה, ומעולם לא היה לה</w:t>
      </w:r>
      <w:r w:rsidR="00274E04">
        <w:rPr>
          <w:rFonts w:hint="cs"/>
          <w:rtl/>
        </w:rPr>
        <w:t>,</w:t>
      </w:r>
      <w:r w:rsidR="00696011">
        <w:rPr>
          <w:rFonts w:hint="cs"/>
          <w:rtl/>
        </w:rPr>
        <w:t xml:space="preserve"> עניין בלימוד איטלקית דווקא! </w:t>
      </w:r>
    </w:p>
    <w:p w14:paraId="26DAE694" w14:textId="0E8FD180" w:rsidR="00AB4B4E" w:rsidRDefault="00974C36" w:rsidP="00F2474C">
      <w:pPr>
        <w:rPr>
          <w:rFonts w:cs="Times New Roman"/>
          <w:rtl/>
        </w:rPr>
      </w:pPr>
      <w:r>
        <w:rPr>
          <w:rFonts w:hint="cs"/>
          <w:rtl/>
        </w:rPr>
        <w:t xml:space="preserve">אלכס הסכים כי </w:t>
      </w:r>
      <w:r w:rsidR="00696011">
        <w:rPr>
          <w:rFonts w:hint="cs"/>
          <w:rtl/>
        </w:rPr>
        <w:t>הדרך הטובה ביותר ללמוד שפות אירופאיות ה</w:t>
      </w:r>
      <w:r w:rsidR="00274E04">
        <w:rPr>
          <w:rFonts w:hint="cs"/>
          <w:rtl/>
        </w:rPr>
        <w:t>יא</w:t>
      </w:r>
      <w:r w:rsidR="00696011">
        <w:rPr>
          <w:rFonts w:hint="cs"/>
          <w:rtl/>
        </w:rPr>
        <w:t xml:space="preserve"> ללמוד אותן</w:t>
      </w:r>
      <w:r w:rsidR="0023626F">
        <w:rPr>
          <w:rFonts w:hint="cs"/>
          <w:rtl/>
        </w:rPr>
        <w:t xml:space="preserve"> ישירוֹת</w:t>
      </w:r>
      <w:r w:rsidR="00696011">
        <w:rPr>
          <w:rFonts w:hint="cs"/>
          <w:rtl/>
        </w:rPr>
        <w:t xml:space="preserve">, </w:t>
      </w:r>
      <w:r w:rsidR="00F2474C">
        <w:rPr>
          <w:rFonts w:hint="cs"/>
          <w:rtl/>
        </w:rPr>
        <w:t>[</w:t>
      </w:r>
      <w:r w:rsidR="00696011">
        <w:rPr>
          <w:rFonts w:hint="cs"/>
          <w:rtl/>
        </w:rPr>
        <w:t>ולא בדרך-מעקף של שפה מתה</w:t>
      </w:r>
      <w:bookmarkStart w:id="166" w:name="_Hlk506195780"/>
      <w:r w:rsidR="00A47496">
        <w:rPr>
          <w:rFonts w:hint="cs"/>
          <w:rtl/>
        </w:rPr>
        <w:t>, ובכלל הלטינית הק</w:t>
      </w:r>
      <w:r w:rsidR="00A47496" w:rsidRPr="00094A9E">
        <w:rPr>
          <w:rFonts w:hint="cs"/>
          <w:rtl/>
        </w:rPr>
        <w:t xml:space="preserve">לאסית שלמדו לא </w:t>
      </w:r>
      <w:r w:rsidR="001C5A04">
        <w:rPr>
          <w:rFonts w:hint="cs"/>
          <w:rtl/>
        </w:rPr>
        <w:t>הייתה</w:t>
      </w:r>
      <w:r w:rsidR="00A47496" w:rsidRPr="00094A9E">
        <w:rPr>
          <w:rFonts w:hint="cs"/>
          <w:rtl/>
        </w:rPr>
        <w:t xml:space="preserve"> קרובה לאיטלקית יותר מאשר לספרדית, או צרפתית, או קטלאנית אפילו</w:t>
      </w:r>
      <w:bookmarkEnd w:id="166"/>
      <w:r w:rsidR="00696011" w:rsidRPr="00094A9E">
        <w:rPr>
          <w:rFonts w:hint="cs"/>
          <w:rtl/>
        </w:rPr>
        <w:t>.</w:t>
      </w:r>
      <w:r w:rsidR="00050EB3">
        <w:rPr>
          <w:rFonts w:hint="cs"/>
          <w:rtl/>
        </w:rPr>
        <w:t xml:space="preserve"> (</w:t>
      </w:r>
      <w:r w:rsidR="002A7FB6">
        <w:rPr>
          <w:rFonts w:hint="cs"/>
          <w:rtl/>
        </w:rPr>
        <w:t>הוא באמת מכיר השוואות בין שפות או סתם ממציא? בכל אופן, זאת הוכחה לכך ש</w:t>
      </w:r>
      <w:r w:rsidR="002E35AE">
        <w:rPr>
          <w:rFonts w:hint="cs"/>
          <w:rtl/>
        </w:rPr>
        <w:t>בית-הספר</w:t>
      </w:r>
      <w:r w:rsidR="002A7FB6">
        <w:rPr>
          <w:rFonts w:hint="cs"/>
          <w:rtl/>
        </w:rPr>
        <w:t xml:space="preserve"> הזה לא עלוב ומוציא לתרבות רעה ואין שום צורך להעביר אותי ל</w:t>
      </w:r>
      <w:r w:rsidR="002E35AE">
        <w:rPr>
          <w:rFonts w:hint="cs"/>
          <w:rtl/>
        </w:rPr>
        <w:t>בית-ספר</w:t>
      </w:r>
      <w:r w:rsidR="002A7FB6">
        <w:rPr>
          <w:rFonts w:hint="cs"/>
          <w:rtl/>
        </w:rPr>
        <w:t xml:space="preserve"> לבנות בלבד, ייתכן שבכיתה הגרועה והעלובה שלי / </w:t>
      </w:r>
      <w:r w:rsidR="00050EB3">
        <w:rPr>
          <w:rFonts w:hint="cs"/>
          <w:rtl/>
        </w:rPr>
        <w:t>אם יש תלמיד בכיתה שלי שיודע את כל זה, היא חשבה לעצמה, אולי אני לא לומדת ב</w:t>
      </w:r>
      <w:r w:rsidR="002E35AE">
        <w:rPr>
          <w:rFonts w:hint="cs"/>
          <w:rtl/>
        </w:rPr>
        <w:t>בית-ספר</w:t>
      </w:r>
      <w:r w:rsidR="00050EB3">
        <w:rPr>
          <w:rFonts w:hint="cs"/>
          <w:rtl/>
        </w:rPr>
        <w:t xml:space="preserve"> גרוע. צריך לספר לאבא.)</w:t>
      </w:r>
      <w:r w:rsidR="00F56500">
        <w:rPr>
          <w:rFonts w:hint="cs"/>
          <w:rtl/>
        </w:rPr>
        <w:t>]</w:t>
      </w:r>
      <w:r w:rsidR="00166ABB">
        <w:rPr>
          <w:rFonts w:hint="cs"/>
          <w:rtl/>
        </w:rPr>
        <w:t xml:space="preserve"> </w:t>
      </w:r>
      <w:bookmarkStart w:id="167" w:name="_Hlk530212883"/>
      <w:r w:rsidR="00722E85" w:rsidRPr="00722E85">
        <w:rPr>
          <w:rFonts w:cs="Times New Roman"/>
          <w:rtl/>
        </w:rPr>
        <w:t>אלא שבכל זאת היו יתרונות ללימוד הלטינית</w:t>
      </w:r>
      <w:r w:rsidR="00F2474C">
        <w:rPr>
          <w:rFonts w:cs="Times New Roman" w:hint="cs"/>
          <w:rtl/>
        </w:rPr>
        <w:t>.</w:t>
      </w:r>
      <w:r w:rsidR="00722E85" w:rsidRPr="00722E85">
        <w:rPr>
          <w:rFonts w:cs="Times New Roman"/>
          <w:rtl/>
        </w:rPr>
        <w:t xml:space="preserve"> </w:t>
      </w:r>
      <w:r w:rsidR="002A7FB6">
        <w:rPr>
          <w:rFonts w:hint="cs"/>
          <w:rtl/>
        </w:rPr>
        <w:t xml:space="preserve">והוא המשיך וניסח לראשונה באופן מפורש תחושה </w:t>
      </w:r>
      <w:r w:rsidR="00AD7F70">
        <w:rPr>
          <w:rFonts w:hint="cs"/>
          <w:rtl/>
        </w:rPr>
        <w:t xml:space="preserve">שקיננה בו </w:t>
      </w:r>
      <w:r w:rsidR="0062780A">
        <w:rPr>
          <w:rFonts w:hint="cs"/>
          <w:rtl/>
        </w:rPr>
        <w:t>תמיד</w:t>
      </w:r>
      <w:r w:rsidR="00AD7F70">
        <w:rPr>
          <w:rFonts w:hint="cs"/>
          <w:rtl/>
        </w:rPr>
        <w:t xml:space="preserve">, </w:t>
      </w:r>
      <w:r w:rsidR="009D038F">
        <w:rPr>
          <w:rFonts w:hint="cs"/>
          <w:rtl/>
        </w:rPr>
        <w:t xml:space="preserve">[מאחר ומקור כל השפות ודרך התפתחותן </w:t>
      </w:r>
      <w:r w:rsidR="001C5A04">
        <w:rPr>
          <w:rFonts w:hint="cs"/>
          <w:rtl/>
        </w:rPr>
        <w:t>הייתה</w:t>
      </w:r>
      <w:r w:rsidR="009D038F">
        <w:rPr>
          <w:rFonts w:hint="cs"/>
          <w:rtl/>
        </w:rPr>
        <w:t xml:space="preserve"> נושא המחקר והעניין של אימו. / </w:t>
      </w:r>
      <w:r w:rsidR="00AD7F70">
        <w:rPr>
          <w:rFonts w:hint="cs"/>
          <w:rtl/>
        </w:rPr>
        <w:t xml:space="preserve">מאז </w:t>
      </w:r>
      <w:r w:rsidR="002A7FB6">
        <w:rPr>
          <w:rFonts w:hint="cs"/>
          <w:rtl/>
        </w:rPr>
        <w:t xml:space="preserve">שהתוודע </w:t>
      </w:r>
      <w:r w:rsidR="00FC4594">
        <w:rPr>
          <w:rFonts w:hint="cs"/>
          <w:rtl/>
        </w:rPr>
        <w:t xml:space="preserve">דרך </w:t>
      </w:r>
      <w:r w:rsidR="0062780A">
        <w:rPr>
          <w:rFonts w:hint="cs"/>
          <w:rtl/>
        </w:rPr>
        <w:t xml:space="preserve">אימו </w:t>
      </w:r>
      <w:r w:rsidR="00F56500">
        <w:rPr>
          <w:rFonts w:hint="cs"/>
          <w:rtl/>
        </w:rPr>
        <w:t>לאופן התפתחותן של שפות ול</w:t>
      </w:r>
      <w:r w:rsidR="009D038F">
        <w:rPr>
          <w:rFonts w:hint="cs"/>
          <w:rtl/>
        </w:rPr>
        <w:t>ה</w:t>
      </w:r>
      <w:r w:rsidR="00F56500">
        <w:rPr>
          <w:rFonts w:hint="cs"/>
          <w:rtl/>
        </w:rPr>
        <w:t>קשרים ביניהן</w:t>
      </w:r>
      <w:r w:rsidR="0062780A">
        <w:rPr>
          <w:rFonts w:hint="cs"/>
          <w:rtl/>
        </w:rPr>
        <w:t xml:space="preserve">, </w:t>
      </w:r>
      <w:r w:rsidR="002A7FB6">
        <w:rPr>
          <w:rFonts w:hint="cs"/>
          <w:rtl/>
        </w:rPr>
        <w:t xml:space="preserve">למילים הראשונות בלטינית. </w:t>
      </w:r>
      <w:r w:rsidR="0062780A">
        <w:rPr>
          <w:rFonts w:hint="cs"/>
          <w:rtl/>
        </w:rPr>
        <w:t>הוא חש</w:t>
      </w:r>
      <w:r w:rsidR="009D038F">
        <w:rPr>
          <w:rFonts w:hint="cs"/>
          <w:rtl/>
        </w:rPr>
        <w:t>]</w:t>
      </w:r>
      <w:r w:rsidR="0062780A">
        <w:rPr>
          <w:rFonts w:hint="cs"/>
          <w:rtl/>
        </w:rPr>
        <w:t xml:space="preserve"> </w:t>
      </w:r>
      <w:r w:rsidR="008D43E7">
        <w:rPr>
          <w:rFonts w:hint="cs"/>
          <w:rtl/>
        </w:rPr>
        <w:t xml:space="preserve">כי </w:t>
      </w:r>
      <w:r w:rsidR="0062780A">
        <w:rPr>
          <w:rFonts w:hint="cs"/>
          <w:rtl/>
        </w:rPr>
        <w:t xml:space="preserve">ידיעת הלטינית </w:t>
      </w:r>
      <w:r w:rsidR="008D43E7">
        <w:rPr>
          <w:rFonts w:hint="cs"/>
          <w:rtl/>
        </w:rPr>
        <w:t>היה בכוחה לה</w:t>
      </w:r>
      <w:r w:rsidR="0062780A">
        <w:rPr>
          <w:rFonts w:hint="cs"/>
          <w:rtl/>
        </w:rPr>
        <w:t xml:space="preserve">עניק </w:t>
      </w:r>
      <w:r w:rsidR="00484ED5" w:rsidRPr="00094A9E">
        <w:rPr>
          <w:rFonts w:hint="cs"/>
          <w:rtl/>
        </w:rPr>
        <w:t>הצצה [</w:t>
      </w:r>
      <w:r w:rsidR="00484ED5" w:rsidRPr="00094A9E">
        <w:t>so-called</w:t>
      </w:r>
      <w:r w:rsidR="00484ED5" w:rsidRPr="00094A9E">
        <w:rPr>
          <w:rFonts w:hint="cs"/>
          <w:rtl/>
        </w:rPr>
        <w:t xml:space="preserve">] כביכול אל מאחורי הקלעים של </w:t>
      </w:r>
      <w:r w:rsidR="00484ED5">
        <w:rPr>
          <w:rFonts w:hint="cs"/>
          <w:rtl/>
        </w:rPr>
        <w:t>ה</w:t>
      </w:r>
      <w:r w:rsidR="00484ED5" w:rsidRPr="00094A9E">
        <w:rPr>
          <w:rFonts w:hint="cs"/>
          <w:rtl/>
        </w:rPr>
        <w:t xml:space="preserve">שפות, </w:t>
      </w:r>
      <w:r w:rsidR="00484ED5">
        <w:rPr>
          <w:rFonts w:hint="cs"/>
          <w:rtl/>
        </w:rPr>
        <w:t xml:space="preserve">[לא סתם ידיעת מילים אלא משמעויות...] </w:t>
      </w:r>
      <w:r w:rsidR="00484ED5" w:rsidRPr="00094A9E">
        <w:rPr>
          <w:rFonts w:hint="cs"/>
          <w:rtl/>
        </w:rPr>
        <w:t xml:space="preserve">משל הכניסך מאן דהו (ולא סתם פלוני בן-בלי-שם אלא </w:t>
      </w:r>
      <w:r w:rsidR="00484ED5" w:rsidRPr="00094A9E">
        <w:rPr>
          <w:rFonts w:cs="Times New Roman"/>
          <w:rtl/>
        </w:rPr>
        <w:t>אוֹבִידִיוּס</w:t>
      </w:r>
      <w:r w:rsidR="00484ED5" w:rsidRPr="00094A9E">
        <w:rPr>
          <w:rFonts w:hint="cs"/>
          <w:rtl/>
        </w:rPr>
        <w:t xml:space="preserve"> ו-</w:t>
      </w:r>
      <w:r w:rsidR="00484ED5" w:rsidRPr="00094A9E">
        <w:rPr>
          <w:rFonts w:cs="Times New Roman"/>
          <w:rtl/>
        </w:rPr>
        <w:t>ורגיליוס</w:t>
      </w:r>
      <w:r w:rsidR="00484ED5" w:rsidRPr="00094A9E">
        <w:rPr>
          <w:rFonts w:hint="cs"/>
          <w:rtl/>
        </w:rPr>
        <w:t xml:space="preserve"> והורציוס) בסודם של דברים, בסודן של מילים.</w:t>
      </w:r>
      <w:r w:rsidR="00484ED5">
        <w:rPr>
          <w:rFonts w:hint="cs"/>
          <w:rtl/>
        </w:rPr>
        <w:t xml:space="preserve"> כמו למשל </w:t>
      </w:r>
      <w:r w:rsidR="00484ED5">
        <w:t>larva</w:t>
      </w:r>
      <w:r w:rsidR="00484ED5">
        <w:rPr>
          <w:rFonts w:hint="cs"/>
          <w:rtl/>
        </w:rPr>
        <w:t xml:space="preserve"> שמשמעותה בלטינית 'מסכה', ובאנגלית </w:t>
      </w:r>
      <w:r w:rsidR="00484ED5">
        <w:rPr>
          <w:rtl/>
        </w:rPr>
        <w:t>–</w:t>
      </w:r>
      <w:r w:rsidR="00484ED5">
        <w:rPr>
          <w:rFonts w:hint="cs"/>
          <w:rtl/>
        </w:rPr>
        <w:t xml:space="preserve"> 'זחל', אותו יצור שבבגרותו ישיל מעליו את מסכת הילדות ויהפוך לעצמו האמיתי. בעיניו של אלכס לא היה רעיון עמוק מזה. </w:t>
      </w:r>
      <w:r w:rsidR="00EC53F5" w:rsidRPr="00EC53F5">
        <w:rPr>
          <w:rFonts w:cs="Times New Roman"/>
          <w:rtl/>
        </w:rPr>
        <w:t xml:space="preserve">המילה </w:t>
      </w:r>
      <w:r w:rsidR="00EC53F5" w:rsidRPr="00EC53F5">
        <w:t>aemulus</w:t>
      </w:r>
      <w:r w:rsidR="00EC53F5" w:rsidRPr="00EC53F5">
        <w:rPr>
          <w:rFonts w:cs="Times New Roman"/>
          <w:rtl/>
        </w:rPr>
        <w:t xml:space="preserve"> משמעה</w:t>
      </w:r>
      <w:r w:rsidR="0062780A" w:rsidRPr="0062780A">
        <w:rPr>
          <w:rFonts w:cs="Times New Roman"/>
          <w:rtl/>
        </w:rPr>
        <w:t xml:space="preserve"> </w:t>
      </w:r>
      <w:r w:rsidR="0062780A" w:rsidRPr="00EC53F5">
        <w:rPr>
          <w:rFonts w:cs="Times New Roman"/>
          <w:rtl/>
        </w:rPr>
        <w:t>בלטינית</w:t>
      </w:r>
      <w:r w:rsidR="00EC53F5" w:rsidRPr="00EC53F5">
        <w:rPr>
          <w:rFonts w:cs="Times New Roman"/>
          <w:rtl/>
        </w:rPr>
        <w:t xml:space="preserve"> 'יריב', ו</w:t>
      </w:r>
      <w:r w:rsidR="0062780A">
        <w:rPr>
          <w:rFonts w:cs="Times New Roman" w:hint="cs"/>
          <w:rtl/>
        </w:rPr>
        <w:t>ב</w:t>
      </w:r>
      <w:r w:rsidR="00EC53F5" w:rsidRPr="00EC53F5">
        <w:rPr>
          <w:rFonts w:cs="Times New Roman"/>
          <w:rtl/>
        </w:rPr>
        <w:t>אנגלית [</w:t>
      </w:r>
      <w:r w:rsidR="00EC53F5" w:rsidRPr="00EC53F5">
        <w:t>emulate</w:t>
      </w:r>
      <w:r w:rsidR="00EC53F5" w:rsidRPr="00EC53F5">
        <w:rPr>
          <w:rFonts w:cs="Times New Roman"/>
          <w:rtl/>
        </w:rPr>
        <w:t xml:space="preserve">] 'לחקות'. האין </w:t>
      </w:r>
      <w:r w:rsidR="00AB4B4E">
        <w:rPr>
          <w:rFonts w:cs="Times New Roman" w:hint="cs"/>
          <w:rtl/>
        </w:rPr>
        <w:t>זו מהות היחסים בין יריבים? אנשים הקרובים זה לזה יותר מכל, עד שנדמה כי האחד מחקה את השני</w:t>
      </w:r>
      <w:r w:rsidR="00484ED5">
        <w:rPr>
          <w:rFonts w:cs="Times New Roman" w:hint="cs"/>
          <w:rtl/>
        </w:rPr>
        <w:t xml:space="preserve"> </w:t>
      </w:r>
      <w:r w:rsidR="00484ED5">
        <w:rPr>
          <w:rFonts w:cs="Times New Roman"/>
          <w:rtl/>
        </w:rPr>
        <w:t>–</w:t>
      </w:r>
      <w:r w:rsidR="00484ED5">
        <w:rPr>
          <w:rFonts w:cs="Times New Roman" w:hint="cs"/>
          <w:rtl/>
        </w:rPr>
        <w:t xml:space="preserve"> ואולי הם חשים כורח לעשות זאת!</w:t>
      </w:r>
    </w:p>
    <w:bookmarkEnd w:id="167"/>
    <w:p w14:paraId="09B3E63E" w14:textId="7A8C8D95" w:rsidR="00631689" w:rsidRDefault="00882AB7" w:rsidP="00283E91">
      <w:pPr>
        <w:rPr>
          <w:rtl/>
        </w:rPr>
      </w:pPr>
      <w:r>
        <w:rPr>
          <w:rFonts w:hint="cs"/>
          <w:rtl/>
        </w:rPr>
        <w:t xml:space="preserve">אלכס הוקסם מעומק הרעיון, טולאסי </w:t>
      </w:r>
      <w:r w:rsidR="000348D1">
        <w:rPr>
          <w:rFonts w:hint="cs"/>
          <w:rtl/>
        </w:rPr>
        <w:t>ראתה לנגד עיניה את פניו של אלכס שזחלים מגלפים מהן את כל סממני הילדות ונגעלה.</w:t>
      </w:r>
      <w:r w:rsidR="00FE0FE8">
        <w:rPr>
          <w:rFonts w:hint="cs"/>
          <w:rtl/>
        </w:rPr>
        <w:t xml:space="preserve"> </w:t>
      </w:r>
      <w:bookmarkStart w:id="168" w:name="_Hlk529039335"/>
    </w:p>
    <w:p w14:paraId="3EE58C82" w14:textId="68DD4C55" w:rsidR="00631689" w:rsidRDefault="00631689" w:rsidP="00283E91">
      <w:pPr>
        <w:rPr>
          <w:rtl/>
        </w:rPr>
      </w:pPr>
      <w:bookmarkStart w:id="169" w:name="_Hlk530213370"/>
      <w:r>
        <w:rPr>
          <w:rFonts w:hint="cs"/>
          <w:rtl/>
        </w:rPr>
        <w:t xml:space="preserve">כל זה </w:t>
      </w:r>
      <w:r w:rsidR="008942B7">
        <w:rPr>
          <w:rFonts w:hint="cs"/>
          <w:rtl/>
        </w:rPr>
        <w:t>שייך ל</w:t>
      </w:r>
      <w:r>
        <w:rPr>
          <w:rFonts w:hint="cs"/>
          <w:rtl/>
        </w:rPr>
        <w:t>תרבות</w:t>
      </w:r>
      <w:r w:rsidR="008942B7">
        <w:rPr>
          <w:rFonts w:hint="cs"/>
          <w:rtl/>
        </w:rPr>
        <w:t xml:space="preserve"> שהיא זרה </w:t>
      </w:r>
      <w:r>
        <w:rPr>
          <w:rFonts w:hint="cs"/>
          <w:rtl/>
        </w:rPr>
        <w:t>עבור טולאסי</w:t>
      </w:r>
      <w:r w:rsidR="008942B7">
        <w:rPr>
          <w:rFonts w:hint="cs"/>
          <w:rtl/>
        </w:rPr>
        <w:t>, והחובה הזאת שמטיל עליה בית-הספר בקשר לשפה מתה היא גועלית ממש!</w:t>
      </w:r>
    </w:p>
    <w:p w14:paraId="3B4A1160" w14:textId="02FC5CFD" w:rsidR="008942B7" w:rsidRDefault="008942B7" w:rsidP="00283E91">
      <w:pPr>
        <w:rPr>
          <w:rtl/>
        </w:rPr>
      </w:pPr>
      <w:r>
        <w:rPr>
          <w:rFonts w:hint="cs"/>
          <w:rtl/>
        </w:rPr>
        <w:t xml:space="preserve">אלכס צחק כי 'גועלי' מגיע מהמילה הלטינית שמשמעה 'אחראי'. ו'תרבות' </w:t>
      </w:r>
      <w:r>
        <w:rPr>
          <w:rtl/>
        </w:rPr>
        <w:t>–</w:t>
      </w:r>
      <w:r>
        <w:rPr>
          <w:rFonts w:hint="cs"/>
          <w:rtl/>
        </w:rPr>
        <w:t xml:space="preserve"> בלטינית היא 'שיפור' (זאת </w:t>
      </w:r>
      <w:r w:rsidR="001C5A04">
        <w:rPr>
          <w:rFonts w:hint="cs"/>
          <w:rtl/>
        </w:rPr>
        <w:t>הייתה</w:t>
      </w:r>
      <w:r>
        <w:rPr>
          <w:rFonts w:hint="cs"/>
          <w:rtl/>
        </w:rPr>
        <w:t xml:space="preserve"> רק אחת ממשמעויותיה הרבות, אבל זאת שהצחיקה יותר מכל). טולאסי לא צחקה.</w:t>
      </w:r>
    </w:p>
    <w:p w14:paraId="6A85DE86" w14:textId="00875DC7" w:rsidR="00593BAC" w:rsidRDefault="00593BAC" w:rsidP="00283E91">
      <w:pPr>
        <w:rPr>
          <w:rtl/>
        </w:rPr>
      </w:pPr>
      <w:r>
        <w:rPr>
          <w:rFonts w:hint="cs"/>
          <w:rtl/>
        </w:rPr>
        <w:t>]</w:t>
      </w:r>
    </w:p>
    <w:p w14:paraId="3B707B7D" w14:textId="0CE07421" w:rsidR="00593BAC" w:rsidRDefault="00722E85" w:rsidP="00593BAC">
      <w:pPr>
        <w:rPr>
          <w:rtl/>
        </w:rPr>
      </w:pPr>
      <w:r w:rsidRPr="00722E85">
        <w:rPr>
          <w:rFonts w:cs="Times New Roman"/>
          <w:rtl/>
        </w:rPr>
        <w:t xml:space="preserve">אלא שבכל זאת היו יתרונות ללימוד הלטינית, </w:t>
      </w:r>
      <w:r w:rsidR="00593BAC">
        <w:rPr>
          <w:rFonts w:cs="Times New Roman"/>
          <w:rtl/>
        </w:rPr>
        <w:t>והוא המשיך וניסח לראשונה באופן מפורש תחושה ש</w:t>
      </w:r>
      <w:r w:rsidR="005168CA">
        <w:rPr>
          <w:rFonts w:cs="Times New Roman" w:hint="cs"/>
          <w:rtl/>
        </w:rPr>
        <w:t>שכנ</w:t>
      </w:r>
      <w:r w:rsidR="005168CA">
        <w:rPr>
          <w:rFonts w:cs="Times New Roman"/>
          <w:rtl/>
        </w:rPr>
        <w:t>ה ב</w:t>
      </w:r>
      <w:r w:rsidR="005168CA">
        <w:rPr>
          <w:rFonts w:cs="Times New Roman" w:hint="cs"/>
          <w:rtl/>
        </w:rPr>
        <w:t>קרבו</w:t>
      </w:r>
      <w:r w:rsidR="005168CA" w:rsidRPr="00761D97">
        <w:rPr>
          <w:rFonts w:cs="Times New Roman"/>
          <w:rtl/>
        </w:rPr>
        <w:t xml:space="preserve"> </w:t>
      </w:r>
      <w:r w:rsidR="00761D97" w:rsidRPr="00761D97">
        <w:rPr>
          <w:rFonts w:cs="Times New Roman"/>
          <w:rtl/>
        </w:rPr>
        <w:t>זה שנים –</w:t>
      </w:r>
      <w:r w:rsidR="00593BAC">
        <w:rPr>
          <w:rFonts w:cs="Times New Roman"/>
          <w:rtl/>
        </w:rPr>
        <w:t xml:space="preserve"> שידיעת הלטינית העניקה הצצה כביכול אל מאחורי הקלעים של השפות, משל הכניסך מאן דהו (ולא סתם פלוני בן-בלי-שם אלא </w:t>
      </w:r>
      <w:r w:rsidR="005168CA" w:rsidRPr="005168CA">
        <w:rPr>
          <w:rFonts w:cs="Times New Roman"/>
          <w:rtl/>
        </w:rPr>
        <w:t xml:space="preserve">אובידיוס, </w:t>
      </w:r>
      <w:r w:rsidR="00593BAC">
        <w:rPr>
          <w:rFonts w:cs="Times New Roman"/>
          <w:rtl/>
        </w:rPr>
        <w:t xml:space="preserve">ורגיליוס והורציוס) בסודם של דברים, בסודן של מילים. </w:t>
      </w:r>
      <w:r w:rsidR="00761D97">
        <w:rPr>
          <w:rFonts w:cs="Times New Roman" w:hint="cs"/>
          <w:rtl/>
        </w:rPr>
        <w:t>המילה</w:t>
      </w:r>
      <w:r w:rsidR="00593BAC">
        <w:rPr>
          <w:rFonts w:cs="Times New Roman"/>
          <w:rtl/>
        </w:rPr>
        <w:t xml:space="preserve"> </w:t>
      </w:r>
      <w:r w:rsidR="00593BAC">
        <w:t>larva</w:t>
      </w:r>
      <w:r w:rsidR="00593BAC">
        <w:rPr>
          <w:rFonts w:cs="Times New Roman"/>
          <w:rtl/>
        </w:rPr>
        <w:t xml:space="preserve"> </w:t>
      </w:r>
      <w:r w:rsidR="00761D97">
        <w:rPr>
          <w:rFonts w:cs="Times New Roman"/>
          <w:rtl/>
        </w:rPr>
        <w:t>למשל</w:t>
      </w:r>
      <w:r w:rsidR="00761D97">
        <w:rPr>
          <w:rFonts w:cs="Times New Roman" w:hint="cs"/>
          <w:rtl/>
        </w:rPr>
        <w:t>,</w:t>
      </w:r>
      <w:r w:rsidR="00761D97">
        <w:rPr>
          <w:rFonts w:cs="Times New Roman"/>
          <w:rtl/>
        </w:rPr>
        <w:t xml:space="preserve"> </w:t>
      </w:r>
      <w:r w:rsidR="00593BAC">
        <w:rPr>
          <w:rFonts w:cs="Times New Roman"/>
          <w:rtl/>
        </w:rPr>
        <w:t>משמעותה בלטינית 'מסכה', ובאנגלית 'זחל', אותו יצור שבבגרותו ישיל מעליו את מסכת הילדות וי</w:t>
      </w:r>
      <w:r w:rsidR="00984F94" w:rsidRPr="00984F94">
        <w:rPr>
          <w:rFonts w:cs="Times New Roman"/>
          <w:rtl/>
        </w:rPr>
        <w:t>תגלה בהווייתו</w:t>
      </w:r>
      <w:r w:rsidR="00593BAC">
        <w:rPr>
          <w:rFonts w:cs="Times New Roman"/>
          <w:rtl/>
        </w:rPr>
        <w:t xml:space="preserve"> האמיתי</w:t>
      </w:r>
      <w:r w:rsidR="00984F94">
        <w:rPr>
          <w:rFonts w:cs="Times New Roman" w:hint="cs"/>
          <w:rtl/>
        </w:rPr>
        <w:t>ת</w:t>
      </w:r>
      <w:r w:rsidR="00593BAC">
        <w:rPr>
          <w:rFonts w:cs="Times New Roman"/>
          <w:rtl/>
        </w:rPr>
        <w:t xml:space="preserve">. בעיניו של אלכס לא היה רעיון עמוק מזה. </w:t>
      </w:r>
      <w:r w:rsidR="00761D97">
        <w:rPr>
          <w:rFonts w:cs="Times New Roman" w:hint="cs"/>
          <w:rtl/>
        </w:rPr>
        <w:t>ו</w:t>
      </w:r>
      <w:r w:rsidR="00593BAC">
        <w:rPr>
          <w:rFonts w:cs="Times New Roman"/>
          <w:rtl/>
        </w:rPr>
        <w:t xml:space="preserve">המילה </w:t>
      </w:r>
      <w:r w:rsidR="00593BAC">
        <w:t>aemulus</w:t>
      </w:r>
      <w:r w:rsidR="00593BAC">
        <w:rPr>
          <w:rFonts w:cs="Times New Roman"/>
          <w:rtl/>
        </w:rPr>
        <w:t xml:space="preserve"> משמעה בלטינית 'יריב', ובאנגלית 'לחקות'. האין זו מהות היחסים בין יריבים? אנשים המתחרים זה בזה עד שנדמה כי האחד מחקה את השני – ואולי הם חשים כורח לעשות זאת!</w:t>
      </w:r>
    </w:p>
    <w:p w14:paraId="5F168892" w14:textId="630F0473" w:rsidR="00984F94" w:rsidRDefault="00761D97" w:rsidP="00593BAC">
      <w:pPr>
        <w:rPr>
          <w:rFonts w:cs="Times New Roman"/>
          <w:rtl/>
        </w:rPr>
      </w:pPr>
      <w:r w:rsidRPr="00761D97">
        <w:rPr>
          <w:rFonts w:cs="Times New Roman"/>
          <w:rtl/>
        </w:rPr>
        <w:t>סודותיהן של מילים היו אולי עמוקים, אבל שייכים</w:t>
      </w:r>
      <w:r w:rsidR="00593BAC">
        <w:rPr>
          <w:rFonts w:cs="Times New Roman"/>
          <w:rtl/>
        </w:rPr>
        <w:t xml:space="preserve"> לאימפריה קולוניאליסטית, זרה ורחוקה</w:t>
      </w:r>
      <w:r w:rsidR="00C90C6C">
        <w:rPr>
          <w:rFonts w:cs="Times New Roman"/>
          <w:rtl/>
        </w:rPr>
        <w:t xml:space="preserve"> מאוד </w:t>
      </w:r>
      <w:r w:rsidR="00593BAC">
        <w:rPr>
          <w:rFonts w:cs="Times New Roman"/>
          <w:rtl/>
        </w:rPr>
        <w:t xml:space="preserve">מטולאסי. </w:t>
      </w:r>
    </w:p>
    <w:p w14:paraId="653E332A" w14:textId="24DD7677" w:rsidR="00593BAC" w:rsidRDefault="00593BAC" w:rsidP="00593BAC">
      <w:pPr>
        <w:rPr>
          <w:rtl/>
        </w:rPr>
      </w:pPr>
      <w:r>
        <w:rPr>
          <w:rFonts w:cs="Times New Roman"/>
          <w:rtl/>
        </w:rPr>
        <w:t>ואלכס הקשה – מדוע זרה ורחוקה? הרי הם חיים בעיר שהחלה כמושבה של אותה אימפריה.</w:t>
      </w:r>
    </w:p>
    <w:p w14:paraId="1E3DBA69" w14:textId="5A1F1F53" w:rsidR="00593BAC" w:rsidRDefault="00593BAC" w:rsidP="00593BAC">
      <w:pPr>
        <w:rPr>
          <w:rtl/>
        </w:rPr>
      </w:pPr>
      <w:r>
        <w:rPr>
          <w:rFonts w:cs="Times New Roman"/>
          <w:rtl/>
        </w:rPr>
        <w:lastRenderedPageBreak/>
        <w:t xml:space="preserve">טולאסי </w:t>
      </w:r>
      <w:r w:rsidR="00761D97" w:rsidRPr="00761D97">
        <w:rPr>
          <w:rFonts w:cs="Times New Roman"/>
          <w:rtl/>
        </w:rPr>
        <w:t xml:space="preserve">כעסה, אלכס אולי לא </w:t>
      </w:r>
      <w:r w:rsidR="00722E85" w:rsidRPr="00722E85">
        <w:rPr>
          <w:rFonts w:cs="Times New Roman"/>
          <w:rtl/>
        </w:rPr>
        <w:t>ידע על</w:t>
      </w:r>
      <w:r w:rsidR="00761D97" w:rsidRPr="00761D97">
        <w:rPr>
          <w:rFonts w:cs="Times New Roman"/>
          <w:rtl/>
        </w:rPr>
        <w:t xml:space="preserve"> זוועות הקולוניאליזם האירופי, </w:t>
      </w:r>
      <w:r w:rsidR="00722E85" w:rsidRPr="00722E85">
        <w:rPr>
          <w:rFonts w:cs="Times New Roman"/>
          <w:rtl/>
        </w:rPr>
        <w:t xml:space="preserve">אבל </w:t>
      </w:r>
      <w:r w:rsidR="00761D97" w:rsidRPr="00761D97">
        <w:rPr>
          <w:rFonts w:cs="Times New Roman"/>
          <w:rtl/>
        </w:rPr>
        <w:t>אפילו המשורר הבנגלי טאגור החזיר את מדליית האבירות שלו כמחאה על ההשפלה והדיכוי</w:t>
      </w:r>
      <w:r w:rsidR="00722E85">
        <w:rPr>
          <w:rFonts w:cs="Times New Roman" w:hint="cs"/>
          <w:rtl/>
        </w:rPr>
        <w:t>!</w:t>
      </w:r>
      <w:r w:rsidR="00761D97" w:rsidRPr="00761D97">
        <w:rPr>
          <w:rFonts w:cs="Times New Roman"/>
          <w:rtl/>
        </w:rPr>
        <w:t xml:space="preserve"> היא </w:t>
      </w:r>
      <w:r w:rsidR="00984F94" w:rsidRPr="00984F94">
        <w:rPr>
          <w:rFonts w:cs="Times New Roman"/>
          <w:rtl/>
        </w:rPr>
        <w:t>הצהירה</w:t>
      </w:r>
      <w:r w:rsidR="00984F94">
        <w:rPr>
          <w:rFonts w:cs="Times New Roman" w:hint="cs"/>
          <w:rtl/>
        </w:rPr>
        <w:t xml:space="preserve"> </w:t>
      </w:r>
      <w:r>
        <w:rPr>
          <w:rFonts w:cs="Times New Roman"/>
          <w:rtl/>
        </w:rPr>
        <w:t xml:space="preserve">שדבר לא יגרום לה ללמוד את השפה של תרבות </w:t>
      </w:r>
      <w:r w:rsidR="00CF709C" w:rsidRPr="00CF709C">
        <w:rPr>
          <w:rFonts w:cs="Times New Roman"/>
          <w:rtl/>
        </w:rPr>
        <w:t xml:space="preserve">אירופית </w:t>
      </w:r>
      <w:r>
        <w:rPr>
          <w:rFonts w:cs="Times New Roman"/>
          <w:rtl/>
        </w:rPr>
        <w:t>מרושעת ש</w:t>
      </w:r>
      <w:r w:rsidR="001C5A04">
        <w:rPr>
          <w:rFonts w:cs="Times New Roman"/>
          <w:rtl/>
        </w:rPr>
        <w:t>הייתה</w:t>
      </w:r>
      <w:r>
        <w:rPr>
          <w:rFonts w:cs="Times New Roman"/>
          <w:rtl/>
        </w:rPr>
        <w:t xml:space="preserve"> דורסנית ממש, </w:t>
      </w:r>
      <w:r w:rsidR="00984F94" w:rsidRPr="00984F94">
        <w:rPr>
          <w:rFonts w:cs="Times New Roman"/>
          <w:rtl/>
        </w:rPr>
        <w:t xml:space="preserve">אכזרית ולכן </w:t>
      </w:r>
      <w:r>
        <w:rPr>
          <w:rFonts w:cs="Times New Roman"/>
          <w:rtl/>
        </w:rPr>
        <w:t>דוחה וגועלית!</w:t>
      </w:r>
    </w:p>
    <w:p w14:paraId="743B896A" w14:textId="1AAB3FAE" w:rsidR="00593BAC" w:rsidRDefault="00593BAC" w:rsidP="00593BAC">
      <w:pPr>
        <w:rPr>
          <w:rtl/>
        </w:rPr>
      </w:pPr>
      <w:r>
        <w:rPr>
          <w:rFonts w:cs="Times New Roman"/>
          <w:rtl/>
        </w:rPr>
        <w:t>אלכס צחק</w:t>
      </w:r>
      <w:r w:rsidR="00CF709C">
        <w:rPr>
          <w:rFonts w:cs="Times New Roman" w:hint="cs"/>
          <w:rtl/>
        </w:rPr>
        <w:t>,</w:t>
      </w:r>
      <w:r>
        <w:rPr>
          <w:rFonts w:cs="Times New Roman"/>
          <w:rtl/>
        </w:rPr>
        <w:t xml:space="preserve"> כי 'תרבות' משמעה המקורי בלטינית </w:t>
      </w:r>
      <w:r w:rsidR="00F2474C">
        <w:rPr>
          <w:rFonts w:cs="Times New Roman" w:hint="cs"/>
          <w:rtl/>
        </w:rPr>
        <w:t>[</w:t>
      </w:r>
      <w:r>
        <w:rPr>
          <w:rFonts w:cs="Times New Roman"/>
          <w:rtl/>
        </w:rPr>
        <w:t>(לפחות אחד מהם, והמשעשע מכל)</w:t>
      </w:r>
      <w:r w:rsidR="00F2474C">
        <w:rPr>
          <w:rFonts w:cs="Times New Roman" w:hint="cs"/>
          <w:rtl/>
        </w:rPr>
        <w:t>]</w:t>
      </w:r>
      <w:r>
        <w:rPr>
          <w:rFonts w:cs="Times New Roman"/>
          <w:rtl/>
        </w:rPr>
        <w:t xml:space="preserve"> הוא 'שיפור'. וגם ה'גועלי' מגיע מלטינית ופירוש</w:t>
      </w:r>
      <w:r w:rsidR="00984F94">
        <w:rPr>
          <w:rFonts w:cs="Times New Roman" w:hint="cs"/>
          <w:rtl/>
        </w:rPr>
        <w:t>ו</w:t>
      </w:r>
      <w:r>
        <w:rPr>
          <w:rFonts w:cs="Times New Roman"/>
          <w:rtl/>
        </w:rPr>
        <w:t xml:space="preserve"> 'אחראי'. את גלגולי</w:t>
      </w:r>
      <w:r w:rsidR="00984F94">
        <w:rPr>
          <w:rFonts w:cs="Times New Roman" w:hint="cs"/>
          <w:rtl/>
        </w:rPr>
        <w:t>ו</w:t>
      </w:r>
      <w:r>
        <w:rPr>
          <w:rFonts w:cs="Times New Roman"/>
          <w:rtl/>
        </w:rPr>
        <w:t xml:space="preserve"> של 'אחראי' ל'גועלי' היה קל </w:t>
      </w:r>
      <w:r w:rsidR="00984F94">
        <w:rPr>
          <w:rFonts w:cs="Times New Roman"/>
          <w:rtl/>
        </w:rPr>
        <w:t xml:space="preserve">לאלכס </w:t>
      </w:r>
      <w:r>
        <w:rPr>
          <w:rFonts w:cs="Times New Roman"/>
          <w:rtl/>
        </w:rPr>
        <w:t xml:space="preserve">לדמיין, </w:t>
      </w:r>
      <w:r w:rsidR="00761D97" w:rsidRPr="00761D97">
        <w:rPr>
          <w:rFonts w:cs="Times New Roman"/>
          <w:rtl/>
        </w:rPr>
        <w:t xml:space="preserve">ואף להשתעשע מכך, </w:t>
      </w:r>
      <w:r>
        <w:rPr>
          <w:rFonts w:cs="Times New Roman"/>
          <w:rtl/>
        </w:rPr>
        <w:t>ועדיין טולאסי זעפה.</w:t>
      </w:r>
    </w:p>
    <w:bookmarkEnd w:id="169"/>
    <w:p w14:paraId="2C16A28D" w14:textId="241F97B2" w:rsidR="00882AB7" w:rsidRPr="00094A9E" w:rsidRDefault="00FE0FE8" w:rsidP="00283E91">
      <w:pPr>
        <w:rPr>
          <w:rtl/>
        </w:rPr>
      </w:pPr>
      <w:r>
        <w:rPr>
          <w:rFonts w:hint="cs"/>
          <w:rtl/>
        </w:rPr>
        <w:t xml:space="preserve">הוא ניסה </w:t>
      </w:r>
      <w:r w:rsidR="00593BAC">
        <w:rPr>
          <w:rFonts w:hint="cs"/>
          <w:rtl/>
        </w:rPr>
        <w:t>ל</w:t>
      </w:r>
      <w:r w:rsidR="002536EA">
        <w:rPr>
          <w:rFonts w:hint="cs"/>
          <w:rtl/>
        </w:rPr>
        <w:t>פייסה</w:t>
      </w:r>
      <w:r>
        <w:rPr>
          <w:rFonts w:hint="cs"/>
          <w:rtl/>
        </w:rPr>
        <w:t xml:space="preserve"> עם מילים </w:t>
      </w:r>
      <w:r w:rsidR="00593BAC" w:rsidRPr="00593BAC">
        <w:rPr>
          <w:rFonts w:cs="Times New Roman"/>
          <w:rtl/>
        </w:rPr>
        <w:t xml:space="preserve">בעלות צליל מצחיק </w:t>
      </w:r>
      <w:r>
        <w:rPr>
          <w:rFonts w:hint="cs"/>
          <w:rtl/>
        </w:rPr>
        <w:t xml:space="preserve">כמו </w:t>
      </w:r>
      <w:r>
        <w:t>jamjamque</w:t>
      </w:r>
      <w:r>
        <w:rPr>
          <w:rFonts w:hint="cs"/>
          <w:rtl/>
        </w:rPr>
        <w:t xml:space="preserve"> שמשמעה '</w:t>
      </w:r>
      <w:r w:rsidR="00F06A3F">
        <w:rPr>
          <w:rFonts w:hint="cs"/>
          <w:rtl/>
        </w:rPr>
        <w:t>עכשיו</w:t>
      </w:r>
      <w:r>
        <w:rPr>
          <w:rFonts w:hint="cs"/>
          <w:rtl/>
        </w:rPr>
        <w:t>, ברגע זה'</w:t>
      </w:r>
      <w:r w:rsidR="00CF709C">
        <w:rPr>
          <w:rFonts w:hint="cs"/>
          <w:rtl/>
        </w:rPr>
        <w:t>,</w:t>
      </w:r>
      <w:r>
        <w:rPr>
          <w:rFonts w:hint="cs"/>
          <w:rtl/>
        </w:rPr>
        <w:t xml:space="preserve"> אבל טולאסי רצתה לדחות </w:t>
      </w:r>
      <w:r w:rsidR="00483BB1">
        <w:rPr>
          <w:rFonts w:hint="cs"/>
          <w:rtl/>
        </w:rPr>
        <w:t>הכול</w:t>
      </w:r>
      <w:r>
        <w:rPr>
          <w:rFonts w:hint="cs"/>
          <w:rtl/>
        </w:rPr>
        <w:t>.</w:t>
      </w:r>
    </w:p>
    <w:p w14:paraId="044810D1" w14:textId="46076F6D" w:rsidR="00D26DED" w:rsidRPr="00094A9E" w:rsidRDefault="000348D1" w:rsidP="00D26DED">
      <w:pPr>
        <w:rPr>
          <w:rtl/>
        </w:rPr>
      </w:pPr>
      <w:bookmarkStart w:id="170" w:name="_Hlk503070325"/>
      <w:r>
        <w:rPr>
          <w:rFonts w:hint="cs"/>
          <w:rtl/>
        </w:rPr>
        <w:t>א</w:t>
      </w:r>
      <w:r w:rsidR="00FE0FE8">
        <w:rPr>
          <w:rFonts w:hint="cs"/>
          <w:rtl/>
        </w:rPr>
        <w:t>ך</w:t>
      </w:r>
      <w:r>
        <w:rPr>
          <w:rFonts w:hint="cs"/>
          <w:rtl/>
        </w:rPr>
        <w:t xml:space="preserve"> לא אדם כאלכס יאמר נואש. </w:t>
      </w:r>
      <w:bookmarkEnd w:id="168"/>
      <w:r w:rsidR="00593BAC" w:rsidRPr="00593BAC">
        <w:rPr>
          <w:rFonts w:cs="Times New Roman"/>
          <w:rtl/>
        </w:rPr>
        <w:t>אם לא מילים בודדות, אזי יש ניבים, יש ביטויים, יש</w:t>
      </w:r>
      <w:r w:rsidR="00984F94">
        <w:rPr>
          <w:rFonts w:cs="Times New Roman" w:hint="cs"/>
          <w:rtl/>
        </w:rPr>
        <w:t>נם</w:t>
      </w:r>
      <w:r w:rsidR="00593BAC" w:rsidRPr="00593BAC">
        <w:rPr>
          <w:rFonts w:cs="Times New Roman"/>
          <w:rtl/>
        </w:rPr>
        <w:t xml:space="preserve"> ספרים שלמים! ו</w:t>
      </w:r>
      <w:r w:rsidR="00D26DED" w:rsidRPr="00094A9E">
        <w:rPr>
          <w:rFonts w:hint="eastAsia"/>
          <w:rtl/>
        </w:rPr>
        <w:t>המשפטים</w:t>
      </w:r>
      <w:r w:rsidR="00D26DED" w:rsidRPr="00094A9E">
        <w:rPr>
          <w:rtl/>
        </w:rPr>
        <w:t xml:space="preserve"> בלטינית </w:t>
      </w:r>
      <w:r w:rsidR="005545E1" w:rsidRPr="00094A9E">
        <w:rPr>
          <w:rFonts w:hint="eastAsia"/>
          <w:rtl/>
        </w:rPr>
        <w:t>ה</w:t>
      </w:r>
      <w:r w:rsidR="00D26DED" w:rsidRPr="00094A9E">
        <w:rPr>
          <w:rFonts w:hint="eastAsia"/>
          <w:rtl/>
        </w:rPr>
        <w:t>תאימ</w:t>
      </w:r>
      <w:r w:rsidR="005545E1" w:rsidRPr="00094A9E">
        <w:rPr>
          <w:rFonts w:hint="eastAsia"/>
          <w:rtl/>
        </w:rPr>
        <w:t>ו</w:t>
      </w:r>
      <w:r w:rsidR="00D26DED" w:rsidRPr="00094A9E">
        <w:rPr>
          <w:rtl/>
        </w:rPr>
        <w:t xml:space="preserve"> לכל מקום, </w:t>
      </w:r>
      <w:r w:rsidR="006A0A75">
        <w:rPr>
          <w:rFonts w:hint="cs"/>
          <w:rtl/>
        </w:rPr>
        <w:t>לכל זמן</w:t>
      </w:r>
      <w:r w:rsidR="00D26DED" w:rsidRPr="00094A9E">
        <w:rPr>
          <w:rtl/>
        </w:rPr>
        <w:t>.</w:t>
      </w:r>
    </w:p>
    <w:p w14:paraId="5BB9E2E3" w14:textId="77777777" w:rsidR="00D26DED" w:rsidRPr="00094A9E" w:rsidRDefault="00D26DED" w:rsidP="00D26DED">
      <w:pPr>
        <w:rPr>
          <w:rtl/>
        </w:rPr>
      </w:pPr>
      <w:r w:rsidRPr="00094A9E">
        <w:rPr>
          <w:rFonts w:hint="eastAsia"/>
          <w:rtl/>
        </w:rPr>
        <w:t>למשל</w:t>
      </w:r>
      <w:r w:rsidRPr="00094A9E">
        <w:rPr>
          <w:rtl/>
        </w:rPr>
        <w:t xml:space="preserve"> – </w:t>
      </w:r>
      <w:r w:rsidRPr="00094A9E">
        <w:t>Otium sine litteris mors est</w:t>
      </w:r>
      <w:r w:rsidRPr="00094A9E">
        <w:rPr>
          <w:rtl/>
        </w:rPr>
        <w:t xml:space="preserve">, </w:t>
      </w:r>
      <w:r w:rsidRPr="00094A9E">
        <w:rPr>
          <w:rFonts w:hint="eastAsia"/>
          <w:rtl/>
        </w:rPr>
        <w:t>פנאי</w:t>
      </w:r>
      <w:r w:rsidRPr="00094A9E">
        <w:rPr>
          <w:rtl/>
        </w:rPr>
        <w:t xml:space="preserve"> </w:t>
      </w:r>
      <w:r w:rsidRPr="00094A9E">
        <w:rPr>
          <w:rFonts w:hint="eastAsia"/>
          <w:rtl/>
        </w:rPr>
        <w:t>ללא</w:t>
      </w:r>
      <w:r w:rsidRPr="00094A9E">
        <w:rPr>
          <w:rtl/>
        </w:rPr>
        <w:t xml:space="preserve"> </w:t>
      </w:r>
      <w:r w:rsidRPr="00094A9E">
        <w:rPr>
          <w:rFonts w:hint="eastAsia"/>
          <w:rtl/>
        </w:rPr>
        <w:t>ספרות</w:t>
      </w:r>
      <w:r w:rsidRPr="00094A9E">
        <w:rPr>
          <w:rtl/>
        </w:rPr>
        <w:t xml:space="preserve"> </w:t>
      </w:r>
      <w:r w:rsidRPr="00094A9E">
        <w:rPr>
          <w:rFonts w:hint="eastAsia"/>
          <w:rtl/>
        </w:rPr>
        <w:t>הוא</w:t>
      </w:r>
      <w:r w:rsidRPr="00094A9E">
        <w:rPr>
          <w:rtl/>
        </w:rPr>
        <w:t xml:space="preserve"> </w:t>
      </w:r>
      <w:r w:rsidRPr="00094A9E">
        <w:rPr>
          <w:rFonts w:hint="eastAsia"/>
          <w:rtl/>
        </w:rPr>
        <w:t>מוות</w:t>
      </w:r>
      <w:r w:rsidRPr="00094A9E">
        <w:rPr>
          <w:rtl/>
        </w:rPr>
        <w:t>. [</w:t>
      </w:r>
      <w:r w:rsidRPr="00094A9E">
        <w:t>Leisure (free time) without literature is death</w:t>
      </w:r>
      <w:r w:rsidRPr="00094A9E">
        <w:rPr>
          <w:rtl/>
        </w:rPr>
        <w:t>]</w:t>
      </w:r>
    </w:p>
    <w:p w14:paraId="009FC319" w14:textId="67768508" w:rsidR="00593BAC" w:rsidRDefault="00D26DED" w:rsidP="00121F96">
      <w:pPr>
        <w:rPr>
          <w:rtl/>
        </w:rPr>
      </w:pPr>
      <w:r w:rsidRPr="00094A9E">
        <w:rPr>
          <w:rFonts w:hint="eastAsia"/>
          <w:rtl/>
        </w:rPr>
        <w:t>ממממ</w:t>
      </w:r>
      <w:r w:rsidRPr="00094A9E">
        <w:rPr>
          <w:rtl/>
        </w:rPr>
        <w:t xml:space="preserve">, את טולאסי זה לא </w:t>
      </w:r>
      <w:r w:rsidR="00F97A34">
        <w:rPr>
          <w:rtl/>
        </w:rPr>
        <w:t>כל כך</w:t>
      </w:r>
      <w:r w:rsidRPr="00094A9E">
        <w:rPr>
          <w:rtl/>
        </w:rPr>
        <w:t xml:space="preserve"> </w:t>
      </w:r>
      <w:r w:rsidRPr="00094A9E">
        <w:rPr>
          <w:rFonts w:hint="eastAsia"/>
          <w:rtl/>
        </w:rPr>
        <w:t>עניי</w:t>
      </w:r>
      <w:r w:rsidR="006C6D29" w:rsidRPr="00094A9E">
        <w:rPr>
          <w:rFonts w:hint="eastAsia"/>
          <w:rtl/>
        </w:rPr>
        <w:t>ן</w:t>
      </w:r>
      <w:r w:rsidR="00F56500">
        <w:rPr>
          <w:rFonts w:hint="cs"/>
          <w:rtl/>
        </w:rPr>
        <w:t>.</w:t>
      </w:r>
      <w:r w:rsidR="006C6D29" w:rsidRPr="00094A9E">
        <w:rPr>
          <w:rtl/>
        </w:rPr>
        <w:t xml:space="preserve"> </w:t>
      </w:r>
      <w:bookmarkStart w:id="171" w:name="_Hlk529039390"/>
      <w:r w:rsidR="007E0FA4">
        <w:rPr>
          <w:rFonts w:hint="cs"/>
          <w:rtl/>
        </w:rPr>
        <w:t xml:space="preserve">מה בדבר פנאי ללא </w:t>
      </w:r>
      <w:r w:rsidR="001C5A04">
        <w:rPr>
          <w:rFonts w:hint="cs"/>
          <w:rtl/>
        </w:rPr>
        <w:t>מוזיקה</w:t>
      </w:r>
      <w:r w:rsidR="007E0FA4">
        <w:rPr>
          <w:rFonts w:hint="cs"/>
          <w:rtl/>
        </w:rPr>
        <w:t xml:space="preserve">? </w:t>
      </w:r>
      <w:r w:rsidR="00761D97" w:rsidRPr="00761D97">
        <w:rPr>
          <w:rFonts w:cs="Times New Roman"/>
          <w:rtl/>
        </w:rPr>
        <w:t xml:space="preserve">ומה בדבר </w:t>
      </w:r>
      <w:r w:rsidR="004147AD">
        <w:rPr>
          <w:rFonts w:cs="Times New Roman"/>
          <w:rtl/>
        </w:rPr>
        <w:t>מוזיק</w:t>
      </w:r>
      <w:r w:rsidR="00761D97" w:rsidRPr="00761D97">
        <w:rPr>
          <w:rFonts w:cs="Times New Roman"/>
          <w:rtl/>
        </w:rPr>
        <w:t xml:space="preserve">אים שקצו בכל מה שיש לחיים המערביים ולפנאי המערבי להציע להם, וברחו להודו, </w:t>
      </w:r>
      <w:r w:rsidR="00761D97">
        <w:rPr>
          <w:rFonts w:cs="Times New Roman" w:hint="cs"/>
          <w:rtl/>
        </w:rPr>
        <w:t>[</w:t>
      </w:r>
      <w:r w:rsidR="00761D97" w:rsidRPr="00761D97">
        <w:rPr>
          <w:rFonts w:cs="Times New Roman"/>
          <w:rtl/>
        </w:rPr>
        <w:t xml:space="preserve">הרחק מהמחויבויות והכבלים </w:t>
      </w:r>
      <w:r w:rsidR="00761D97">
        <w:rPr>
          <w:rFonts w:cs="Times New Roman" w:hint="cs"/>
          <w:rtl/>
        </w:rPr>
        <w:t>]</w:t>
      </w:r>
      <w:r w:rsidR="00761D97" w:rsidRPr="00761D97">
        <w:rPr>
          <w:rFonts w:cs="Times New Roman"/>
          <w:rtl/>
        </w:rPr>
        <w:t xml:space="preserve"> לחיות חיי רוחניות משחררים?</w:t>
      </w:r>
    </w:p>
    <w:p w14:paraId="45A4AEB2" w14:textId="69C036E7" w:rsidR="006C6D29" w:rsidRPr="00094A9E" w:rsidRDefault="00396AF7" w:rsidP="00593BAC">
      <w:pPr>
        <w:rPr>
          <w:rFonts w:cs="Times New Roman"/>
        </w:rPr>
      </w:pPr>
      <w:r>
        <w:rPr>
          <w:rFonts w:hint="cs"/>
          <w:rtl/>
        </w:rPr>
        <w:t xml:space="preserve">אלכס </w:t>
      </w:r>
      <w:r w:rsidR="00F2474C">
        <w:rPr>
          <w:rFonts w:hint="cs"/>
          <w:rtl/>
        </w:rPr>
        <w:t>הבין</w:t>
      </w:r>
      <w:r w:rsidR="00593BAC">
        <w:rPr>
          <w:rFonts w:cs="Times New Roman" w:hint="cs"/>
          <w:rtl/>
        </w:rPr>
        <w:t>.</w:t>
      </w:r>
      <w:r>
        <w:rPr>
          <w:rFonts w:hint="cs"/>
          <w:rtl/>
        </w:rPr>
        <w:t xml:space="preserve"> </w:t>
      </w:r>
      <w:bookmarkEnd w:id="171"/>
      <w:r w:rsidR="00593BAC" w:rsidRPr="00593BAC">
        <w:rPr>
          <w:rFonts w:cs="Times New Roman"/>
          <w:rtl/>
        </w:rPr>
        <w:t>בית-הספר סער בשל שמועות ש</w:t>
      </w:r>
      <w:r w:rsidR="00722E85" w:rsidRPr="00722E85">
        <w:rPr>
          <w:rFonts w:cs="Times New Roman"/>
          <w:rtl/>
        </w:rPr>
        <w:t xml:space="preserve">צצו על </w:t>
      </w:r>
      <w:r w:rsidR="00593BAC" w:rsidRPr="00593BAC">
        <w:rPr>
          <w:rFonts w:cs="Times New Roman"/>
          <w:rtl/>
        </w:rPr>
        <w:t>ריצ'י אדוארדס, כותב השירים והגיטריסט של המאניקס, שנעלם באורח מסתורי בשנה הקודמת,</w:t>
      </w:r>
      <w:r w:rsidR="006B6AAA">
        <w:rPr>
          <w:rFonts w:cs="Times New Roman"/>
          <w:rtl/>
        </w:rPr>
        <w:t xml:space="preserve"> </w:t>
      </w:r>
      <w:r w:rsidR="00722E85">
        <w:rPr>
          <w:rFonts w:cs="Times New Roman" w:hint="cs"/>
          <w:rtl/>
        </w:rPr>
        <w:t>ו</w:t>
      </w:r>
      <w:r w:rsidR="00593BAC" w:rsidRPr="00593BAC">
        <w:rPr>
          <w:rFonts w:cs="Times New Roman"/>
          <w:rtl/>
        </w:rPr>
        <w:t>נראה לאחרונה משוטט לתומו בגואה. גם אלכס רצה להאמין לבשורות</w:t>
      </w:r>
      <w:r w:rsidR="00761D97" w:rsidRPr="00761D97">
        <w:rPr>
          <w:rFonts w:cs="Times New Roman"/>
          <w:rtl/>
        </w:rPr>
        <w:t xml:space="preserve"> האופטימיות ה</w:t>
      </w:r>
      <w:r w:rsidR="00CF709C">
        <w:rPr>
          <w:rFonts w:cs="Times New Roman" w:hint="cs"/>
          <w:rtl/>
        </w:rPr>
        <w:t>ל</w:t>
      </w:r>
      <w:r w:rsidR="00761D97" w:rsidRPr="00761D97">
        <w:rPr>
          <w:rFonts w:cs="Times New Roman"/>
          <w:rtl/>
        </w:rPr>
        <w:t>לו</w:t>
      </w:r>
      <w:r w:rsidR="00593BAC" w:rsidRPr="00593BAC">
        <w:rPr>
          <w:rFonts w:cs="Times New Roman"/>
          <w:rtl/>
        </w:rPr>
        <w:t>, אבל ה</w:t>
      </w:r>
      <w:r w:rsidR="00F2474C">
        <w:rPr>
          <w:rFonts w:cs="Times New Roman" w:hint="cs"/>
          <w:rtl/>
        </w:rPr>
        <w:t>י</w:t>
      </w:r>
      <w:r w:rsidR="00593BAC" w:rsidRPr="00593BAC">
        <w:rPr>
          <w:rFonts w:cs="Times New Roman"/>
          <w:rtl/>
        </w:rPr>
        <w:t xml:space="preserve">עלמותו של אדם אינה כה </w:t>
      </w:r>
      <w:r w:rsidR="00761D97">
        <w:rPr>
          <w:rFonts w:cs="Times New Roman" w:hint="cs"/>
          <w:rtl/>
        </w:rPr>
        <w:t>מסתורית</w:t>
      </w:r>
      <w:r w:rsidR="00593BAC" w:rsidRPr="00593BAC">
        <w:rPr>
          <w:rFonts w:cs="Times New Roman"/>
          <w:rtl/>
        </w:rPr>
        <w:t xml:space="preserve"> אם השאיר את מכוניתו סמוך לגשר גבוה ומאז לא נמצא עוד לעולם. אלכס העדיף </w:t>
      </w:r>
      <w:r w:rsidR="00984F94">
        <w:rPr>
          <w:rFonts w:cs="Times New Roman" w:hint="cs"/>
          <w:rtl/>
        </w:rPr>
        <w:t>ש</w:t>
      </w:r>
      <w:r w:rsidR="00593BAC" w:rsidRPr="00593BAC">
        <w:rPr>
          <w:rFonts w:cs="Times New Roman"/>
          <w:rtl/>
        </w:rPr>
        <w:t>לא</w:t>
      </w:r>
      <w:r w:rsidR="006B6AAA">
        <w:rPr>
          <w:rFonts w:cs="Times New Roman"/>
          <w:rtl/>
        </w:rPr>
        <w:t xml:space="preserve"> </w:t>
      </w:r>
      <w:r w:rsidR="00593BAC" w:rsidRPr="00593BAC">
        <w:rPr>
          <w:rFonts w:cs="Times New Roman"/>
          <w:rtl/>
        </w:rPr>
        <w:t>להעכיר את רוחה, ולכן רק הקריא</w:t>
      </w:r>
      <w:r w:rsidR="00984F94">
        <w:rPr>
          <w:rFonts w:cs="Times New Roman" w:hint="cs"/>
          <w:rtl/>
        </w:rPr>
        <w:t xml:space="preserve"> לה</w:t>
      </w:r>
      <w:r w:rsidR="00722E85" w:rsidRPr="00722E85">
        <w:rPr>
          <w:rFonts w:cs="Times New Roman"/>
          <w:rtl/>
        </w:rPr>
        <w:t xml:space="preserve"> את המשפט</w:t>
      </w:r>
      <w:r w:rsidR="00593BAC">
        <w:rPr>
          <w:rFonts w:cs="Times New Roman" w:hint="cs"/>
          <w:rtl/>
        </w:rPr>
        <w:t xml:space="preserve"> </w:t>
      </w:r>
      <w:r w:rsidR="00593BAC" w:rsidRPr="00593BAC">
        <w:t>Non ille diu vixit, sed diu fuit</w:t>
      </w:r>
      <w:r w:rsidR="00593BAC" w:rsidRPr="00593BAC">
        <w:rPr>
          <w:rFonts w:cs="Times New Roman"/>
          <w:rtl/>
        </w:rPr>
        <w:t xml:space="preserve"> ופירש</w:t>
      </w:r>
      <w:r w:rsidR="00CF709C">
        <w:rPr>
          <w:rFonts w:cs="Times New Roman" w:hint="cs"/>
          <w:rtl/>
        </w:rPr>
        <w:t>:</w:t>
      </w:r>
      <w:r w:rsidR="00593BAC" w:rsidRPr="00593BAC">
        <w:rPr>
          <w:rFonts w:cs="Times New Roman"/>
          <w:rtl/>
        </w:rPr>
        <w:t xml:space="preserve"> אותו אדם לא חי זמן רב, אבל הוא היה קיים זמן רב.</w:t>
      </w:r>
    </w:p>
    <w:p w14:paraId="59CECA83" w14:textId="77777777" w:rsidR="006C6D29" w:rsidRPr="00094A9E" w:rsidRDefault="006C6D29" w:rsidP="006C6D29">
      <w:pPr>
        <w:rPr>
          <w:rFonts w:cs="Times New Roman"/>
          <w:rtl/>
        </w:rPr>
      </w:pPr>
      <w:r w:rsidRPr="00094A9E">
        <w:rPr>
          <w:rFonts w:cs="Times New Roman"/>
          <w:rtl/>
        </w:rPr>
        <w:t>[</w:t>
      </w:r>
      <w:r w:rsidRPr="00094A9E">
        <w:rPr>
          <w:rFonts w:cs="Times New Roman"/>
        </w:rPr>
        <w:t>That man did not live for a long time, but he was (he existed) for a long time</w:t>
      </w:r>
      <w:r w:rsidRPr="00094A9E">
        <w:rPr>
          <w:rFonts w:cs="Times New Roman"/>
          <w:rtl/>
        </w:rPr>
        <w:t>]</w:t>
      </w:r>
    </w:p>
    <w:p w14:paraId="21C13B63" w14:textId="6A7352C8" w:rsidR="00774FA7" w:rsidRPr="00094A9E" w:rsidRDefault="006C6D29" w:rsidP="006C6D29">
      <w:pPr>
        <w:rPr>
          <w:rtl/>
        </w:rPr>
      </w:pPr>
      <w:r w:rsidRPr="00094A9E">
        <w:rPr>
          <w:rtl/>
        </w:rPr>
        <w:t xml:space="preserve">טולאסי הזדקפה </w:t>
      </w:r>
      <w:r w:rsidR="00CF709C">
        <w:rPr>
          <w:rFonts w:hint="cs"/>
          <w:rtl/>
        </w:rPr>
        <w:t>ו</w:t>
      </w:r>
      <w:r w:rsidRPr="00094A9E">
        <w:rPr>
          <w:rtl/>
        </w:rPr>
        <w:t>עלעלה</w:t>
      </w:r>
      <w:r w:rsidR="00A42533">
        <w:rPr>
          <w:rFonts w:hint="cs"/>
          <w:rtl/>
        </w:rPr>
        <w:t xml:space="preserve"> </w:t>
      </w:r>
      <w:bookmarkStart w:id="172" w:name="_Hlk525303869"/>
      <w:r w:rsidR="00A42533">
        <w:rPr>
          <w:rFonts w:hint="cs"/>
          <w:rtl/>
        </w:rPr>
        <w:t>בספר הלטינית עם הט</w:t>
      </w:r>
      <w:r w:rsidR="00CF709C">
        <w:rPr>
          <w:rFonts w:hint="cs"/>
          <w:rtl/>
        </w:rPr>
        <w:t>ק</w:t>
      </w:r>
      <w:r w:rsidR="00A42533">
        <w:rPr>
          <w:rFonts w:hint="cs"/>
          <w:rtl/>
        </w:rPr>
        <w:t xml:space="preserve">סטים העתיקים שאולי </w:t>
      </w:r>
      <w:r w:rsidR="00F56500">
        <w:rPr>
          <w:rFonts w:hint="cs"/>
          <w:rtl/>
        </w:rPr>
        <w:t>נגע</w:t>
      </w:r>
      <w:r w:rsidR="00A42533">
        <w:rPr>
          <w:rFonts w:hint="cs"/>
          <w:rtl/>
        </w:rPr>
        <w:t>ו גם לה</w:t>
      </w:r>
      <w:bookmarkEnd w:id="172"/>
      <w:r w:rsidRPr="00094A9E">
        <w:rPr>
          <w:rtl/>
        </w:rPr>
        <w:t>.</w:t>
      </w:r>
      <w:r w:rsidR="004775B6" w:rsidRPr="00094A9E">
        <w:rPr>
          <w:rtl/>
        </w:rPr>
        <w:t xml:space="preserve"> </w:t>
      </w:r>
    </w:p>
    <w:p w14:paraId="51A59A10" w14:textId="053E6280" w:rsidR="00D26DED" w:rsidRPr="00094A9E" w:rsidRDefault="004775B6" w:rsidP="00984AC8">
      <w:pPr>
        <w:rPr>
          <w:rFonts w:cs="Times New Roman"/>
          <w:rtl/>
        </w:rPr>
      </w:pPr>
      <w:r w:rsidRPr="00094A9E">
        <w:rPr>
          <w:rFonts w:hint="eastAsia"/>
          <w:rtl/>
        </w:rPr>
        <w:t>אלכס</w:t>
      </w:r>
      <w:r w:rsidRPr="00094A9E">
        <w:rPr>
          <w:rtl/>
        </w:rPr>
        <w:t xml:space="preserve"> </w:t>
      </w:r>
      <w:r w:rsidRPr="00094A9E">
        <w:rPr>
          <w:rFonts w:hint="eastAsia"/>
          <w:rtl/>
        </w:rPr>
        <w:t>הצביע</w:t>
      </w:r>
      <w:r w:rsidRPr="00094A9E">
        <w:rPr>
          <w:rtl/>
        </w:rPr>
        <w:t xml:space="preserve"> על ה</w:t>
      </w:r>
      <w:r w:rsidR="00984F94">
        <w:rPr>
          <w:rFonts w:hint="cs"/>
          <w:rtl/>
        </w:rPr>
        <w:t>מ</w:t>
      </w:r>
      <w:r w:rsidRPr="00094A9E">
        <w:rPr>
          <w:rtl/>
        </w:rPr>
        <w:t>שאלה –</w:t>
      </w:r>
      <w:r w:rsidR="006C6D29" w:rsidRPr="00094A9E">
        <w:rPr>
          <w:rtl/>
        </w:rPr>
        <w:t xml:space="preserve"> </w:t>
      </w:r>
      <w:r w:rsidR="00D26DED" w:rsidRPr="00094A9E">
        <w:t>Optasne meam vitam fortunamque gustare</w:t>
      </w:r>
      <w:r w:rsidR="00D26DED" w:rsidRPr="00094A9E">
        <w:rPr>
          <w:rFonts w:cs="Times New Roman"/>
          <w:rtl/>
        </w:rPr>
        <w:t xml:space="preserve">? </w:t>
      </w:r>
      <w:r w:rsidR="00D26DED" w:rsidRPr="00094A9E">
        <w:rPr>
          <w:rFonts w:cs="Times New Roman" w:hint="eastAsia"/>
          <w:rtl/>
        </w:rPr>
        <w:t>האם</w:t>
      </w:r>
      <w:r w:rsidR="00D26DED" w:rsidRPr="00094A9E">
        <w:rPr>
          <w:rFonts w:cs="Times New Roman"/>
          <w:rtl/>
        </w:rPr>
        <w:t xml:space="preserve"> </w:t>
      </w:r>
      <w:r w:rsidR="00D26DED" w:rsidRPr="00094A9E">
        <w:rPr>
          <w:rFonts w:cs="Times New Roman" w:hint="eastAsia"/>
          <w:rtl/>
        </w:rPr>
        <w:t>תרצי</w:t>
      </w:r>
      <w:r w:rsidR="00D26DED" w:rsidRPr="00094A9E">
        <w:rPr>
          <w:rFonts w:cs="Times New Roman"/>
          <w:rtl/>
        </w:rPr>
        <w:t xml:space="preserve"> </w:t>
      </w:r>
      <w:r w:rsidR="00D26DED" w:rsidRPr="00094A9E">
        <w:rPr>
          <w:rFonts w:cs="Times New Roman" w:hint="eastAsia"/>
          <w:rtl/>
        </w:rPr>
        <w:t>לטעום</w:t>
      </w:r>
      <w:r w:rsidR="00D26DED" w:rsidRPr="00094A9E">
        <w:rPr>
          <w:rFonts w:cs="Times New Roman"/>
          <w:rtl/>
        </w:rPr>
        <w:t xml:space="preserve"> </w:t>
      </w:r>
      <w:r w:rsidR="00D26DED" w:rsidRPr="00094A9E">
        <w:rPr>
          <w:rFonts w:cs="Times New Roman" w:hint="eastAsia"/>
          <w:rtl/>
        </w:rPr>
        <w:t>מגורל</w:t>
      </w:r>
      <w:r w:rsidR="00D26DED" w:rsidRPr="00094A9E">
        <w:rPr>
          <w:rFonts w:cs="Times New Roman"/>
          <w:rtl/>
        </w:rPr>
        <w:t xml:space="preserve"> </w:t>
      </w:r>
      <w:r w:rsidR="00D26DED" w:rsidRPr="00094A9E">
        <w:rPr>
          <w:rFonts w:cs="Times New Roman" w:hint="eastAsia"/>
          <w:rtl/>
        </w:rPr>
        <w:t>חיי</w:t>
      </w:r>
      <w:r w:rsidR="00D26DED" w:rsidRPr="00094A9E">
        <w:rPr>
          <w:rFonts w:cs="Times New Roman"/>
          <w:rtl/>
        </w:rPr>
        <w:t>? [</w:t>
      </w:r>
      <w:r w:rsidR="00D26DED" w:rsidRPr="00094A9E">
        <w:t>Do you wish to taste (experience) my (way of) life and fortune</w:t>
      </w:r>
      <w:r w:rsidR="00D26DED" w:rsidRPr="00094A9E">
        <w:rPr>
          <w:rFonts w:cs="Times New Roman"/>
          <w:rtl/>
        </w:rPr>
        <w:t>?]</w:t>
      </w:r>
    </w:p>
    <w:p w14:paraId="08E3756D" w14:textId="51D5A204" w:rsidR="00984F94" w:rsidRDefault="00D26DED" w:rsidP="00D26DED">
      <w:pPr>
        <w:rPr>
          <w:rFonts w:cs="Times New Roman"/>
          <w:rtl/>
        </w:rPr>
      </w:pPr>
      <w:r w:rsidRPr="00094A9E">
        <w:rPr>
          <w:rFonts w:cs="Times New Roman" w:hint="eastAsia"/>
          <w:rtl/>
        </w:rPr>
        <w:t>טולאסי</w:t>
      </w:r>
      <w:r w:rsidRPr="00094A9E">
        <w:rPr>
          <w:rFonts w:cs="Times New Roman"/>
          <w:rtl/>
        </w:rPr>
        <w:t xml:space="preserve"> </w:t>
      </w:r>
      <w:r w:rsidRPr="00094A9E">
        <w:rPr>
          <w:rFonts w:cs="Times New Roman" w:hint="eastAsia"/>
          <w:rtl/>
        </w:rPr>
        <w:t>צחק</w:t>
      </w:r>
      <w:r w:rsidR="005545E1" w:rsidRPr="00094A9E">
        <w:rPr>
          <w:rFonts w:cs="Times New Roman" w:hint="eastAsia"/>
          <w:rtl/>
        </w:rPr>
        <w:t>ה</w:t>
      </w:r>
      <w:r w:rsidRPr="00094A9E">
        <w:rPr>
          <w:rFonts w:cs="Times New Roman"/>
          <w:rtl/>
        </w:rPr>
        <w:t xml:space="preserve">. </w:t>
      </w:r>
      <w:r w:rsidRPr="00094A9E">
        <w:rPr>
          <w:rFonts w:cs="Times New Roman" w:hint="eastAsia"/>
          <w:rtl/>
        </w:rPr>
        <w:t>וכש</w:t>
      </w:r>
      <w:r w:rsidR="00111860">
        <w:rPr>
          <w:rFonts w:cs="Times New Roman" w:hint="cs"/>
          <w:rtl/>
        </w:rPr>
        <w:t xml:space="preserve">היא </w:t>
      </w:r>
      <w:r w:rsidRPr="00094A9E">
        <w:rPr>
          <w:rFonts w:cs="Times New Roman" w:hint="eastAsia"/>
          <w:rtl/>
        </w:rPr>
        <w:t>צחק</w:t>
      </w:r>
      <w:r w:rsidR="005545E1" w:rsidRPr="00094A9E">
        <w:rPr>
          <w:rFonts w:cs="Times New Roman" w:hint="eastAsia"/>
          <w:rtl/>
        </w:rPr>
        <w:t>ה</w:t>
      </w:r>
      <w:r w:rsidRPr="00094A9E">
        <w:rPr>
          <w:rFonts w:cs="Times New Roman"/>
          <w:rtl/>
        </w:rPr>
        <w:t>, קווצות מ</w:t>
      </w:r>
      <w:r w:rsidR="00922255">
        <w:rPr>
          <w:rFonts w:cs="Times New Roman"/>
          <w:rtl/>
        </w:rPr>
        <w:t>שערה</w:t>
      </w:r>
      <w:r w:rsidRPr="00094A9E">
        <w:rPr>
          <w:rFonts w:cs="Times New Roman"/>
          <w:rtl/>
        </w:rPr>
        <w:t xml:space="preserve"> </w:t>
      </w:r>
      <w:r w:rsidR="005545E1" w:rsidRPr="00094A9E">
        <w:rPr>
          <w:rFonts w:cs="Times New Roman" w:hint="eastAsia"/>
          <w:rtl/>
        </w:rPr>
        <w:t>ה</w:t>
      </w:r>
      <w:r w:rsidRPr="00094A9E">
        <w:rPr>
          <w:rFonts w:cs="Times New Roman" w:hint="eastAsia"/>
          <w:rtl/>
        </w:rPr>
        <w:t>סתבכו</w:t>
      </w:r>
      <w:r w:rsidRPr="00094A9E">
        <w:rPr>
          <w:rFonts w:cs="Times New Roman"/>
          <w:rtl/>
        </w:rPr>
        <w:t xml:space="preserve"> בעגיליה הגדולים, שה</w:t>
      </w:r>
      <w:r w:rsidR="005545E1" w:rsidRPr="00094A9E">
        <w:rPr>
          <w:rFonts w:cs="Times New Roman" w:hint="eastAsia"/>
          <w:rtl/>
        </w:rPr>
        <w:t>יו</w:t>
      </w:r>
      <w:r w:rsidRPr="00094A9E">
        <w:rPr>
          <w:rFonts w:cs="Times New Roman"/>
          <w:rtl/>
        </w:rPr>
        <w:t xml:space="preserve"> כעין אשכולות</w:t>
      </w:r>
      <w:r w:rsidR="009564E3" w:rsidRPr="00094A9E">
        <w:rPr>
          <w:rFonts w:cs="Times New Roman"/>
          <w:rtl/>
        </w:rPr>
        <w:t xml:space="preserve"> </w:t>
      </w:r>
      <w:r w:rsidRPr="00094A9E">
        <w:rPr>
          <w:rFonts w:cs="Times New Roman"/>
          <w:rtl/>
        </w:rPr>
        <w:t xml:space="preserve">כסופים. אלכס </w:t>
      </w:r>
      <w:r w:rsidR="005545E1" w:rsidRPr="00094A9E">
        <w:rPr>
          <w:rFonts w:cs="Times New Roman" w:hint="eastAsia"/>
          <w:rtl/>
        </w:rPr>
        <w:t>ה</w:t>
      </w:r>
      <w:r w:rsidRPr="00094A9E">
        <w:rPr>
          <w:rFonts w:cs="Times New Roman" w:hint="eastAsia"/>
          <w:rtl/>
        </w:rPr>
        <w:t>סיט</w:t>
      </w:r>
      <w:r w:rsidRPr="00094A9E">
        <w:rPr>
          <w:rFonts w:cs="Times New Roman"/>
          <w:rtl/>
        </w:rPr>
        <w:t xml:space="preserve"> את </w:t>
      </w:r>
      <w:r w:rsidR="00922255">
        <w:rPr>
          <w:rFonts w:cs="Times New Roman"/>
          <w:rtl/>
        </w:rPr>
        <w:t>שערה</w:t>
      </w:r>
      <w:r w:rsidRPr="00094A9E">
        <w:rPr>
          <w:rFonts w:cs="Times New Roman"/>
          <w:rtl/>
        </w:rPr>
        <w:t xml:space="preserve"> אל מאחורי </w:t>
      </w:r>
      <w:r w:rsidR="005E3213">
        <w:rPr>
          <w:rFonts w:cs="Times New Roman"/>
          <w:rtl/>
        </w:rPr>
        <w:t>אוזנ</w:t>
      </w:r>
      <w:r w:rsidRPr="00094A9E">
        <w:rPr>
          <w:rFonts w:cs="Times New Roman"/>
          <w:rtl/>
        </w:rPr>
        <w:t xml:space="preserve">ה ואצבעותיו </w:t>
      </w:r>
      <w:r w:rsidR="005545E1" w:rsidRPr="00094A9E">
        <w:rPr>
          <w:rFonts w:cs="Times New Roman" w:hint="eastAsia"/>
          <w:rtl/>
        </w:rPr>
        <w:t>ה</w:t>
      </w:r>
      <w:r w:rsidRPr="00094A9E">
        <w:rPr>
          <w:rFonts w:cs="Times New Roman" w:hint="eastAsia"/>
          <w:rtl/>
        </w:rPr>
        <w:t>תחככו</w:t>
      </w:r>
      <w:r w:rsidRPr="00094A9E">
        <w:rPr>
          <w:rFonts w:cs="Times New Roman"/>
          <w:rtl/>
        </w:rPr>
        <w:t xml:space="preserve"> בתנוך</w:t>
      </w:r>
      <w:r w:rsidR="00593BAC">
        <w:rPr>
          <w:rFonts w:cs="Times New Roman" w:hint="cs"/>
          <w:rtl/>
        </w:rPr>
        <w:t xml:space="preserve"> העדין</w:t>
      </w:r>
      <w:r w:rsidR="00984F94">
        <w:rPr>
          <w:rFonts w:cs="Times New Roman" w:hint="cs"/>
          <w:rtl/>
        </w:rPr>
        <w:t>.</w:t>
      </w:r>
    </w:p>
    <w:p w14:paraId="5914431C" w14:textId="1045CAC7" w:rsidR="00D26DED" w:rsidRDefault="00D26DED" w:rsidP="00D26DED">
      <w:pPr>
        <w:rPr>
          <w:rFonts w:cs="Times New Roman"/>
          <w:rtl/>
        </w:rPr>
      </w:pPr>
      <w:r w:rsidRPr="00094A9E">
        <w:rPr>
          <w:rFonts w:cs="Times New Roman" w:hint="eastAsia"/>
          <w:rtl/>
        </w:rPr>
        <w:t>האשכול</w:t>
      </w:r>
      <w:r w:rsidRPr="00094A9E">
        <w:rPr>
          <w:rFonts w:cs="Times New Roman"/>
          <w:rtl/>
        </w:rPr>
        <w:t xml:space="preserve"> הכסוף </w:t>
      </w:r>
      <w:r w:rsidR="005545E1" w:rsidRPr="00094A9E">
        <w:rPr>
          <w:rFonts w:cs="Times New Roman" w:hint="eastAsia"/>
          <w:rtl/>
        </w:rPr>
        <w:t>ה</w:t>
      </w:r>
      <w:r w:rsidRPr="00094A9E">
        <w:rPr>
          <w:rFonts w:cs="Times New Roman" w:hint="eastAsia"/>
          <w:rtl/>
        </w:rPr>
        <w:t>צטלצל</w:t>
      </w:r>
      <w:r w:rsidRPr="00094A9E">
        <w:rPr>
          <w:rFonts w:cs="Times New Roman"/>
          <w:rtl/>
        </w:rPr>
        <w:t>.</w:t>
      </w:r>
    </w:p>
    <w:p w14:paraId="795F6734" w14:textId="4BF0BEA1" w:rsidR="00D26DED" w:rsidRDefault="00054EB8" w:rsidP="00D26DED">
      <w:pPr>
        <w:rPr>
          <w:rFonts w:cs="Times New Roman"/>
          <w:rtl/>
        </w:rPr>
      </w:pPr>
      <w:r>
        <w:rPr>
          <w:rFonts w:cs="Times New Roman" w:hint="cs"/>
          <w:rtl/>
        </w:rPr>
        <w:t>[</w:t>
      </w:r>
      <w:r w:rsidR="00D26DED" w:rsidRPr="006D4F68">
        <w:rPr>
          <w:rFonts w:cs="Times New Roman"/>
          <w:rtl/>
        </w:rPr>
        <w:t>הוא לא יכל להתיק מבטו מהדרך בה קווצות שיער סוררות שהשתחררו מהקוקו שלה הסתבכו ונחבטו בעגילים שלה, שנתלו כאשכולות פעמונים מ</w:t>
      </w:r>
      <w:r w:rsidR="005E3213">
        <w:rPr>
          <w:rFonts w:cs="Times New Roman"/>
          <w:rtl/>
        </w:rPr>
        <w:t>אוזנ</w:t>
      </w:r>
      <w:r w:rsidR="00D26DED" w:rsidRPr="006D4F68">
        <w:rPr>
          <w:rFonts w:cs="Times New Roman"/>
          <w:rtl/>
        </w:rPr>
        <w:t>יה</w:t>
      </w:r>
      <w:r>
        <w:rPr>
          <w:rFonts w:cs="Times New Roman" w:hint="cs"/>
          <w:rtl/>
        </w:rPr>
        <w:t>]</w:t>
      </w:r>
    </w:p>
    <w:p w14:paraId="657FD2DF" w14:textId="10148559" w:rsidR="00CD691E" w:rsidRPr="00CD691E" w:rsidRDefault="00CD691E" w:rsidP="00CD691E">
      <w:pPr>
        <w:rPr>
          <w:rFonts w:cs="Times New Roman"/>
        </w:rPr>
      </w:pPr>
      <w:r>
        <w:rPr>
          <w:rFonts w:cs="Times New Roman" w:hint="cs"/>
          <w:rtl/>
        </w:rPr>
        <w:t>[</w:t>
      </w:r>
      <w:r w:rsidRPr="00CD691E">
        <w:rPr>
          <w:rFonts w:cs="Times New Roman"/>
        </w:rPr>
        <w:t>Vive memor mortis; fugit hora</w:t>
      </w:r>
    </w:p>
    <w:p w14:paraId="5C073485" w14:textId="4434717A" w:rsidR="00D26DED" w:rsidRDefault="00CD691E" w:rsidP="00D26DED">
      <w:pPr>
        <w:rPr>
          <w:rtl/>
        </w:rPr>
      </w:pPr>
      <w:r w:rsidRPr="00CD691E">
        <w:rPr>
          <w:rFonts w:cs="Times New Roman"/>
        </w:rPr>
        <w:t>Live mindful of death; the hour flees</w:t>
      </w:r>
      <w:r>
        <w:rPr>
          <w:rFonts w:cs="Times New Roman" w:hint="cs"/>
          <w:rtl/>
        </w:rPr>
        <w:t>]</w:t>
      </w:r>
      <w:r w:rsidR="006C6D29" w:rsidRPr="00CD691E" w:rsidDel="006C6D29">
        <w:rPr>
          <w:rFonts w:cs="Times New Roman"/>
          <w:rtl/>
        </w:rPr>
        <w:t xml:space="preserve"> </w:t>
      </w:r>
      <w:r>
        <w:rPr>
          <w:rFonts w:hint="cs"/>
          <w:rtl/>
        </w:rPr>
        <w:t>[</w:t>
      </w:r>
      <w:r w:rsidR="00D26DED">
        <w:t>Propter curam meam in perpetuo periculo non eritis</w:t>
      </w:r>
      <w:r w:rsidR="00D26DED">
        <w:rPr>
          <w:rFonts w:hint="cs"/>
          <w:rtl/>
        </w:rPr>
        <w:t xml:space="preserve"> משמעו, אני אגן עלייך ולכן לא תהיי בסכנה מתמדת. [</w:t>
      </w:r>
      <w:r w:rsidR="00D26DED">
        <w:t>Because of my care (concern), you will not be in perpetual danger</w:t>
      </w:r>
      <w:r w:rsidR="00D26DED">
        <w:rPr>
          <w:rFonts w:hint="cs"/>
          <w:rtl/>
        </w:rPr>
        <w:t>]</w:t>
      </w:r>
    </w:p>
    <w:p w14:paraId="7B8FB744" w14:textId="5376A1A4" w:rsidR="00CD691E" w:rsidRDefault="00CD691E" w:rsidP="00D26DED">
      <w:pPr>
        <w:rPr>
          <w:rtl/>
        </w:rPr>
      </w:pPr>
      <w:r>
        <w:rPr>
          <w:rtl/>
        </w:rPr>
        <w:t>]</w:t>
      </w:r>
    </w:p>
    <w:p w14:paraId="1B76AB42" w14:textId="3DC10559" w:rsidR="00D26DED" w:rsidRDefault="00A42533" w:rsidP="00D26DED">
      <w:pPr>
        <w:rPr>
          <w:rtl/>
        </w:rPr>
      </w:pPr>
      <w:r>
        <w:rPr>
          <w:rFonts w:hint="cs"/>
          <w:rtl/>
        </w:rPr>
        <w:t>"</w:t>
      </w:r>
      <w:r w:rsidR="00D26DED">
        <w:rPr>
          <w:rFonts w:hint="cs"/>
          <w:rtl/>
        </w:rPr>
        <w:t>ו</w:t>
      </w:r>
      <w:r w:rsidR="00CF709C">
        <w:rPr>
          <w:rFonts w:hint="cs"/>
          <w:rtl/>
        </w:rPr>
        <w:t>ה</w:t>
      </w:r>
      <w:r w:rsidR="00D26DED">
        <w:rPr>
          <w:rFonts w:hint="cs"/>
          <w:rtl/>
        </w:rPr>
        <w:t xml:space="preserve">משפט </w:t>
      </w:r>
      <w:r w:rsidR="00CF709C">
        <w:rPr>
          <w:rFonts w:hint="cs"/>
          <w:rtl/>
        </w:rPr>
        <w:t>ה</w:t>
      </w:r>
      <w:r w:rsidR="00D26DED">
        <w:rPr>
          <w:rFonts w:hint="cs"/>
          <w:rtl/>
        </w:rPr>
        <w:t xml:space="preserve">זה </w:t>
      </w:r>
      <w:r w:rsidR="00D26DED">
        <w:rPr>
          <w:rtl/>
        </w:rPr>
        <w:t>–</w:t>
      </w:r>
      <w:r w:rsidR="00D26DED">
        <w:rPr>
          <w:rFonts w:hint="cs"/>
          <w:rtl/>
        </w:rPr>
        <w:t xml:space="preserve"> </w:t>
      </w:r>
      <w:r w:rsidR="00D26DED">
        <w:t>Vita humana est supplicium</w:t>
      </w:r>
      <w:r w:rsidR="00D26DED">
        <w:rPr>
          <w:rFonts w:hint="cs"/>
          <w:rtl/>
        </w:rPr>
        <w:t>?</w:t>
      </w:r>
      <w:r>
        <w:rPr>
          <w:rFonts w:hint="cs"/>
          <w:rtl/>
        </w:rPr>
        <w:t>"</w:t>
      </w:r>
      <w:r w:rsidR="00D26DED">
        <w:rPr>
          <w:rFonts w:hint="cs"/>
          <w:rtl/>
        </w:rPr>
        <w:t xml:space="preserve"> </w:t>
      </w:r>
      <w:r w:rsidR="00593BAC">
        <w:rPr>
          <w:rFonts w:hint="cs"/>
          <w:rtl/>
        </w:rPr>
        <w:t>היא</w:t>
      </w:r>
      <w:r w:rsidR="00B358CE">
        <w:rPr>
          <w:rFonts w:hint="cs"/>
          <w:rtl/>
        </w:rPr>
        <w:t xml:space="preserve"> שאלה.</w:t>
      </w:r>
    </w:p>
    <w:p w14:paraId="4EFA38D6" w14:textId="30F70225" w:rsidR="00B358CE" w:rsidRDefault="00B358CE" w:rsidP="00D26DED">
      <w:pPr>
        <w:rPr>
          <w:rFonts w:cs="Times New Roman"/>
          <w:rtl/>
        </w:rPr>
      </w:pPr>
      <w:bookmarkStart w:id="173" w:name="_Hlk526169552"/>
      <w:bookmarkStart w:id="174" w:name="_Hlk525303673"/>
      <w:r>
        <w:rPr>
          <w:rFonts w:cs="Times New Roman" w:hint="cs"/>
          <w:rtl/>
        </w:rPr>
        <w:t>"</w:t>
      </w:r>
      <w:r w:rsidR="00E929D0" w:rsidRPr="00E929D0">
        <w:rPr>
          <w:rFonts w:cs="Times New Roman"/>
          <w:rtl/>
        </w:rPr>
        <w:t>אולי כך הרגיש זה שנטש את מכוניתו ליד גשר סוורן, וכל שנותר לו הוא המרחק בין הגשר לנהר</w:t>
      </w:r>
      <w:r w:rsidR="008A43B3" w:rsidRPr="008A43B3">
        <w:rPr>
          <w:rFonts w:cs="Times New Roman"/>
          <w:rtl/>
        </w:rPr>
        <w:t>.</w:t>
      </w:r>
      <w:r>
        <w:rPr>
          <w:rFonts w:cs="Times New Roman" w:hint="cs"/>
          <w:rtl/>
        </w:rPr>
        <w:t xml:space="preserve">" </w:t>
      </w:r>
    </w:p>
    <w:p w14:paraId="2CBB3A8A" w14:textId="70DDB245" w:rsidR="00B358CE" w:rsidRDefault="00B358CE" w:rsidP="00D26DED">
      <w:pPr>
        <w:rPr>
          <w:rtl/>
        </w:rPr>
      </w:pPr>
      <w:r>
        <w:rPr>
          <w:rFonts w:hint="cs"/>
          <w:rtl/>
        </w:rPr>
        <w:lastRenderedPageBreak/>
        <w:t>"</w:t>
      </w:r>
      <w:r w:rsidRPr="00B358CE">
        <w:rPr>
          <w:rFonts w:cs="Times New Roman"/>
          <w:rtl/>
        </w:rPr>
        <w:t>מה זה אומר</w:t>
      </w:r>
      <w:r>
        <w:rPr>
          <w:rFonts w:cs="Times New Roman" w:hint="cs"/>
          <w:rtl/>
        </w:rPr>
        <w:t>?"</w:t>
      </w:r>
    </w:p>
    <w:bookmarkEnd w:id="173"/>
    <w:p w14:paraId="0AAE09B8" w14:textId="77777777" w:rsidR="004F3E2C" w:rsidRDefault="00A42533" w:rsidP="00D26DED">
      <w:pPr>
        <w:rPr>
          <w:rtl/>
        </w:rPr>
      </w:pPr>
      <w:r>
        <w:rPr>
          <w:rFonts w:hint="cs"/>
          <w:rtl/>
        </w:rPr>
        <w:t>"</w:t>
      </w:r>
      <w:bookmarkEnd w:id="174"/>
      <w:r w:rsidR="00D26DED">
        <w:rPr>
          <w:rFonts w:hint="cs"/>
          <w:rtl/>
        </w:rPr>
        <w:t>זה אומר שהגיע הזמן לצחוק.</w:t>
      </w:r>
      <w:r>
        <w:rPr>
          <w:rFonts w:hint="cs"/>
          <w:rtl/>
        </w:rPr>
        <w:t>"</w:t>
      </w:r>
      <w:r w:rsidR="00D26DED">
        <w:rPr>
          <w:rFonts w:hint="cs"/>
          <w:rtl/>
        </w:rPr>
        <w:t xml:space="preserve"> </w:t>
      </w:r>
    </w:p>
    <w:p w14:paraId="0BA1C0DC" w14:textId="4AF4749D" w:rsidR="004F3E2C" w:rsidRDefault="00D26DED" w:rsidP="00D26DED">
      <w:pPr>
        <w:rPr>
          <w:rtl/>
        </w:rPr>
      </w:pPr>
      <w:r>
        <w:rPr>
          <w:rFonts w:hint="cs"/>
          <w:rtl/>
        </w:rPr>
        <w:t>[</w:t>
      </w:r>
      <w:r w:rsidR="004F3E2C" w:rsidRPr="004F3E2C">
        <w:rPr>
          <w:rFonts w:cs="Times New Roman"/>
          <w:rtl/>
        </w:rPr>
        <w:t xml:space="preserve">[ובכן </w:t>
      </w:r>
      <w:r w:rsidR="004F3E2C" w:rsidRPr="004F3E2C">
        <w:t>vita humana</w:t>
      </w:r>
      <w:r w:rsidR="004F3E2C" w:rsidRPr="004F3E2C">
        <w:rPr>
          <w:rFonts w:cs="Times New Roman"/>
          <w:rtl/>
        </w:rPr>
        <w:t xml:space="preserve"> הינם חיי אדם ו-</w:t>
      </w:r>
      <w:r w:rsidR="004F3E2C" w:rsidRPr="004F3E2C">
        <w:t>supplicium</w:t>
      </w:r>
      <w:r w:rsidR="004F3E2C" w:rsidRPr="004F3E2C">
        <w:rPr>
          <w:rFonts w:cs="Times New Roman"/>
          <w:rtl/>
        </w:rPr>
        <w:t xml:space="preserve"> הוא סבל, הוא עינוי והוא עונש</w:t>
      </w:r>
    </w:p>
    <w:p w14:paraId="3294CDC2" w14:textId="51B79A28" w:rsidR="00D26DED" w:rsidRPr="001E4D98" w:rsidRDefault="00D26DED" w:rsidP="00D26DED">
      <w:pPr>
        <w:rPr>
          <w:rtl/>
        </w:rPr>
      </w:pPr>
      <w:r>
        <w:t>Human life (the life of man) is punishment</w:t>
      </w:r>
      <w:r>
        <w:rPr>
          <w:rFonts w:hint="cs"/>
          <w:rtl/>
        </w:rPr>
        <w:t>]</w:t>
      </w:r>
    </w:p>
    <w:p w14:paraId="5325628F" w14:textId="77777777" w:rsidR="007C3750" w:rsidRDefault="00D26DED" w:rsidP="00D3196E">
      <w:pPr>
        <w:rPr>
          <w:rFonts w:cs="Times New Roman"/>
          <w:rtl/>
        </w:rPr>
      </w:pPr>
      <w:r>
        <w:rPr>
          <w:rFonts w:cs="Times New Roman" w:hint="cs"/>
          <w:rtl/>
        </w:rPr>
        <w:t>[</w:t>
      </w:r>
      <w:hyperlink r:id="rId73" w:history="1">
        <w:r w:rsidRPr="00AB4920">
          <w:rPr>
            <w:rStyle w:val="Hyperlink"/>
            <w:rFonts w:cs="Times New Roman"/>
          </w:rPr>
          <w:t>Memrise</w:t>
        </w:r>
      </w:hyperlink>
      <w:r w:rsidR="00B40BDC">
        <w:rPr>
          <w:rFonts w:cs="Times New Roman"/>
          <w:rtl/>
        </w:rPr>
        <w:t xml:space="preserve"> </w:t>
      </w:r>
      <w:r>
        <w:rPr>
          <w:rFonts w:cs="Times New Roman" w:hint="cs"/>
          <w:rtl/>
        </w:rPr>
        <w:t>וגם</w:t>
      </w:r>
      <w:r w:rsidR="00B40BDC">
        <w:rPr>
          <w:rFonts w:cs="Times New Roman" w:hint="cs"/>
          <w:rtl/>
        </w:rPr>
        <w:t xml:space="preserve"> </w:t>
      </w:r>
      <w:hyperlink r:id="rId74" w:history="1">
        <w:r w:rsidRPr="00AB4920">
          <w:rPr>
            <w:rStyle w:val="Hyperlink"/>
            <w:rFonts w:cs="Times New Roman"/>
          </w:rPr>
          <w:t>Paris Review</w:t>
        </w:r>
      </w:hyperlink>
      <w:r>
        <w:rPr>
          <w:rFonts w:cs="Times New Roman" w:hint="cs"/>
          <w:rtl/>
        </w:rPr>
        <w:t>]</w:t>
      </w:r>
      <w:bookmarkEnd w:id="170"/>
    </w:p>
    <w:p w14:paraId="2CC4BA97" w14:textId="790375AB" w:rsidR="00696011" w:rsidRPr="00CD067C" w:rsidRDefault="00984F94" w:rsidP="00D3196E">
      <w:pPr>
        <w:rPr>
          <w:rtl/>
        </w:rPr>
      </w:pPr>
      <w:r>
        <w:rPr>
          <w:rFonts w:hint="cs"/>
          <w:rtl/>
        </w:rPr>
        <w:t>[</w:t>
      </w:r>
      <w:r w:rsidR="00696011">
        <w:rPr>
          <w:rFonts w:hint="cs"/>
          <w:rtl/>
        </w:rPr>
        <w:t xml:space="preserve">הוא לא הבין עד כמה היה </w:t>
      </w:r>
      <w:r w:rsidR="00A42533">
        <w:rPr>
          <w:rFonts w:hint="cs"/>
          <w:rtl/>
        </w:rPr>
        <w:t>ה</w:t>
      </w:r>
      <w:r w:rsidR="00696011">
        <w:rPr>
          <w:rFonts w:hint="cs"/>
          <w:rtl/>
        </w:rPr>
        <w:t>רגע מכונן עבורה,</w:t>
      </w:r>
      <w:bookmarkStart w:id="175" w:name="_Hlk529039606"/>
      <w:r w:rsidR="00696011">
        <w:rPr>
          <w:rFonts w:hint="cs"/>
          <w:rtl/>
        </w:rPr>
        <w:t xml:space="preserve"> </w:t>
      </w:r>
      <w:r w:rsidR="00111860">
        <w:rPr>
          <w:rFonts w:hint="cs"/>
          <w:rtl/>
        </w:rPr>
        <w:t xml:space="preserve">אבל </w:t>
      </w:r>
      <w:r w:rsidR="00696011">
        <w:rPr>
          <w:rFonts w:hint="cs"/>
          <w:rtl/>
        </w:rPr>
        <w:t>מאותו</w:t>
      </w:r>
      <w:bookmarkEnd w:id="175"/>
      <w:r w:rsidR="00696011">
        <w:rPr>
          <w:rFonts w:hint="cs"/>
          <w:rtl/>
        </w:rPr>
        <w:t xml:space="preserve"> רגע מלאכת הלימוד הפכה לקלילה ושוטפת, פריצת הדרך קרתה.</w:t>
      </w:r>
      <w:r>
        <w:rPr>
          <w:rFonts w:hint="cs"/>
          <w:rtl/>
        </w:rPr>
        <w:t>]</w:t>
      </w:r>
    </w:p>
    <w:p w14:paraId="6445C1DD" w14:textId="42357D77" w:rsidR="004627AB" w:rsidRPr="00CD067C" w:rsidRDefault="00696011" w:rsidP="00FB2AF6">
      <w:pPr>
        <w:rPr>
          <w:rtl/>
        </w:rPr>
      </w:pPr>
      <w:r w:rsidRPr="000627E1" w:rsidDel="00696011">
        <w:rPr>
          <w:rtl/>
        </w:rPr>
        <w:t xml:space="preserve"> </w:t>
      </w:r>
      <w:r w:rsidR="0085659F">
        <w:rPr>
          <w:rFonts w:hint="cs"/>
          <w:rtl/>
        </w:rPr>
        <w:t>[</w:t>
      </w:r>
      <w:r w:rsidR="004627AB" w:rsidRPr="00CD067C">
        <w:rPr>
          <w:rtl/>
        </w:rPr>
        <w:t xml:space="preserve">כשטולאסי לא הצליחה לכוון את הגיטרה, אלכס היה </w:t>
      </w:r>
      <w:r w:rsidR="00FB2AF6">
        <w:rPr>
          <w:rFonts w:hint="cs"/>
          <w:rtl/>
        </w:rPr>
        <w:t>לוקח</w:t>
      </w:r>
      <w:r w:rsidR="004627AB" w:rsidRPr="00CD067C">
        <w:rPr>
          <w:rtl/>
        </w:rPr>
        <w:t xml:space="preserve"> אותה </w:t>
      </w:r>
      <w:r w:rsidR="00D63345">
        <w:rPr>
          <w:rFonts w:hint="cs"/>
          <w:rtl/>
        </w:rPr>
        <w:t>לביתו</w:t>
      </w:r>
      <w:r w:rsidR="004627AB" w:rsidRPr="00CD067C">
        <w:rPr>
          <w:rtl/>
        </w:rPr>
        <w:t xml:space="preserve"> ו</w:t>
      </w:r>
      <w:r w:rsidR="00D63345">
        <w:rPr>
          <w:rFonts w:hint="cs"/>
          <w:rtl/>
        </w:rPr>
        <w:t xml:space="preserve">שם </w:t>
      </w:r>
      <w:r w:rsidR="004627AB" w:rsidRPr="00CD067C">
        <w:rPr>
          <w:rtl/>
        </w:rPr>
        <w:t>תיאו ב</w:t>
      </w:r>
      <w:r w:rsidR="00635D97">
        <w:rPr>
          <w:rtl/>
        </w:rPr>
        <w:t>ן הארבע היה עוזר</w:t>
      </w:r>
      <w:r w:rsidR="00FB2AF6">
        <w:rPr>
          <w:rFonts w:hint="cs"/>
          <w:rtl/>
        </w:rPr>
        <w:t>,</w:t>
      </w:r>
      <w:r w:rsidR="00D63345">
        <w:rPr>
          <w:rFonts w:hint="cs"/>
          <w:rtl/>
        </w:rPr>
        <w:t xml:space="preserve"> </w:t>
      </w:r>
      <w:r w:rsidR="00635D97">
        <w:rPr>
          <w:rFonts w:hint="cs"/>
          <w:rtl/>
        </w:rPr>
        <w:t>בזכות ה</w:t>
      </w:r>
      <w:r w:rsidR="000F7570">
        <w:rPr>
          <w:rtl/>
        </w:rPr>
        <w:t>שמיע</w:t>
      </w:r>
      <w:r w:rsidR="00635D97">
        <w:rPr>
          <w:rFonts w:hint="cs"/>
          <w:rtl/>
        </w:rPr>
        <w:t>ה</w:t>
      </w:r>
      <w:r w:rsidR="004627AB" w:rsidRPr="00CD067C">
        <w:rPr>
          <w:rtl/>
        </w:rPr>
        <w:t xml:space="preserve"> </w:t>
      </w:r>
      <w:r w:rsidR="00635D97">
        <w:rPr>
          <w:rFonts w:hint="cs"/>
          <w:rtl/>
        </w:rPr>
        <w:t>ה</w:t>
      </w:r>
      <w:r w:rsidR="004627AB" w:rsidRPr="00CD067C">
        <w:rPr>
          <w:rtl/>
        </w:rPr>
        <w:t>אבסולוטית</w:t>
      </w:r>
      <w:r w:rsidR="00635D97">
        <w:rPr>
          <w:rFonts w:hint="cs"/>
          <w:rtl/>
        </w:rPr>
        <w:t xml:space="preserve"> שלו</w:t>
      </w:r>
      <w:r w:rsidR="004627AB" w:rsidRPr="00CD067C">
        <w:rPr>
          <w:rtl/>
        </w:rPr>
        <w:t>.</w:t>
      </w:r>
      <w:r w:rsidR="0085659F">
        <w:rPr>
          <w:rFonts w:hint="cs"/>
          <w:rtl/>
        </w:rPr>
        <w:t>]</w:t>
      </w:r>
    </w:p>
    <w:p w14:paraId="632B2814" w14:textId="7B8C95AA" w:rsidR="004627AB" w:rsidRDefault="004775B6" w:rsidP="00250000">
      <w:pPr>
        <w:rPr>
          <w:rtl/>
        </w:rPr>
      </w:pPr>
      <w:r>
        <w:rPr>
          <w:rFonts w:hint="cs"/>
          <w:rtl/>
        </w:rPr>
        <w:t>[</w:t>
      </w:r>
      <w:r w:rsidR="00612E46" w:rsidRPr="00612E46">
        <w:t>The spare, tightly rhythmical pentameter of Ruden’s Aeneid</w:t>
      </w:r>
    </w:p>
    <w:p w14:paraId="039A0511" w14:textId="40C84D98" w:rsidR="00612E46" w:rsidRDefault="00612E46" w:rsidP="00250000">
      <w:pPr>
        <w:rPr>
          <w:rtl/>
        </w:rPr>
      </w:pPr>
      <w:r w:rsidRPr="00612E46">
        <w:rPr>
          <w:rFonts w:cs="Times New Roman"/>
          <w:rtl/>
        </w:rPr>
        <w:t>אני תרגמתי את הומרוס וּויתרתי על שמירת ההֶקְסָמֶטֶר הדַקְטילי.</w:t>
      </w:r>
      <w:r>
        <w:rPr>
          <w:rFonts w:cs="Times New Roman" w:hint="cs"/>
          <w:rtl/>
        </w:rPr>
        <w:t xml:space="preserve"> </w:t>
      </w:r>
      <w:r>
        <w:rPr>
          <w:rFonts w:cs="Times New Roman"/>
          <w:rtl/>
        </w:rPr>
        <w:t>–</w:t>
      </w:r>
      <w:r>
        <w:rPr>
          <w:rFonts w:cs="Times New Roman" w:hint="cs"/>
          <w:rtl/>
        </w:rPr>
        <w:t xml:space="preserve"> לבדוק שזה כך גם בלטינית???</w:t>
      </w:r>
    </w:p>
    <w:p w14:paraId="67525AE4" w14:textId="77777777" w:rsidR="00774FA7" w:rsidRDefault="00774FA7" w:rsidP="00250000">
      <w:pPr>
        <w:rPr>
          <w:rtl/>
        </w:rPr>
      </w:pPr>
    </w:p>
    <w:p w14:paraId="0447ED30" w14:textId="387E7B70" w:rsidR="00741B1B" w:rsidRDefault="00EE3076" w:rsidP="00250000">
      <w:pPr>
        <w:rPr>
          <w:rtl/>
        </w:rPr>
      </w:pPr>
      <w:hyperlink r:id="rId75" w:history="1">
        <w:r w:rsidR="00D26DED" w:rsidRPr="00D26DED">
          <w:rPr>
            <w:rStyle w:val="Hyperlink"/>
            <w:rFonts w:hint="cs"/>
            <w:rtl/>
          </w:rPr>
          <w:t>מתוך</w:t>
        </w:r>
      </w:hyperlink>
      <w:r w:rsidR="00D26DED">
        <w:rPr>
          <w:rFonts w:hint="cs"/>
          <w:rtl/>
        </w:rPr>
        <w:t xml:space="preserve"> על </w:t>
      </w:r>
      <w:r w:rsidR="00D26DED" w:rsidRPr="00D26DED">
        <w:t>Manic Street Preachers</w:t>
      </w:r>
      <w:r w:rsidR="00D26DED">
        <w:rPr>
          <w:rFonts w:hint="cs"/>
          <w:rtl/>
        </w:rPr>
        <w:t xml:space="preserve"> </w:t>
      </w:r>
      <w:r w:rsidR="00D26DED">
        <w:rPr>
          <w:rtl/>
        </w:rPr>
        <w:t>–</w:t>
      </w:r>
      <w:r w:rsidR="00D26DED">
        <w:rPr>
          <w:rFonts w:hint="cs"/>
          <w:rtl/>
        </w:rPr>
        <w:t xml:space="preserve"> </w:t>
      </w:r>
    </w:p>
    <w:p w14:paraId="75E18CAC" w14:textId="545B8783" w:rsidR="00D26DED" w:rsidRDefault="00D26DED" w:rsidP="00D26DED">
      <w:pPr>
        <w:bidi w:val="0"/>
        <w:rPr>
          <w:b/>
          <w:bCs/>
          <w:rtl/>
        </w:rPr>
      </w:pPr>
      <w:r w:rsidRPr="00D26DED">
        <w:t xml:space="preserve">They are often colloquially known as the </w:t>
      </w:r>
      <w:r w:rsidRPr="0057532F">
        <w:rPr>
          <w:b/>
          <w:bCs/>
        </w:rPr>
        <w:t>Manics</w:t>
      </w:r>
    </w:p>
    <w:p w14:paraId="566A951D" w14:textId="51C07BA3" w:rsidR="00D26DED" w:rsidRDefault="00D26DED" w:rsidP="0057532F">
      <w:pPr>
        <w:bidi w:val="0"/>
      </w:pPr>
      <w:r w:rsidRPr="00741B1B">
        <w:t>Richey</w:t>
      </w:r>
      <w:r>
        <w:t xml:space="preserve"> </w:t>
      </w:r>
      <w:r w:rsidRPr="00D26DED">
        <w:t>Edwards joined the band on rhythm guitar and contributed to lyrics</w:t>
      </w:r>
    </w:p>
    <w:p w14:paraId="2C7DEFF6" w14:textId="7B0A89FC" w:rsidR="00741B1B" w:rsidRDefault="00741B1B" w:rsidP="0057532F">
      <w:pPr>
        <w:bidi w:val="0"/>
        <w:rPr>
          <w:rFonts w:cs="Times New Roman"/>
          <w:rtl/>
        </w:rPr>
      </w:pPr>
      <w:r w:rsidRPr="00741B1B">
        <w:t>Richey</w:t>
      </w:r>
      <w:r>
        <w:t xml:space="preserve"> </w:t>
      </w:r>
      <w:r w:rsidRPr="00741B1B">
        <w:t xml:space="preserve">Edwards disappeared on 1 February </w:t>
      </w:r>
      <w:r w:rsidRPr="0057532F">
        <w:rPr>
          <w:highlight w:val="blue"/>
        </w:rPr>
        <w:t>1995</w:t>
      </w:r>
      <w:r w:rsidRPr="00741B1B">
        <w:t>, on the day when he and James Dean Bradfield were due to fly to the US on a promotional tour</w:t>
      </w:r>
      <w:r w:rsidRPr="00741B1B">
        <w:rPr>
          <w:rFonts w:cs="Times New Roman"/>
          <w:rtl/>
        </w:rPr>
        <w:t>.</w:t>
      </w:r>
    </w:p>
    <w:p w14:paraId="5E5C7258" w14:textId="5540FC26" w:rsidR="00CD691E" w:rsidRDefault="00CD691E" w:rsidP="0057532F">
      <w:pPr>
        <w:bidi w:val="0"/>
        <w:rPr>
          <w:rtl/>
        </w:rPr>
      </w:pPr>
      <w:r w:rsidRPr="00CD691E">
        <w:t>Kurt Donald Cobain (February 20, 1967 – April 5, 1994)</w:t>
      </w:r>
    </w:p>
    <w:p w14:paraId="0F9E5CF3" w14:textId="194475F0" w:rsidR="0028107A" w:rsidRDefault="0028107A" w:rsidP="0028107A">
      <w:pPr>
        <w:bidi w:val="0"/>
        <w:rPr>
          <w:rtl/>
        </w:rPr>
      </w:pPr>
    </w:p>
    <w:p w14:paraId="726D3793" w14:textId="5A022C1C" w:rsidR="0028107A" w:rsidRDefault="00EE3076" w:rsidP="0028107A">
      <w:pPr>
        <w:bidi w:val="0"/>
      </w:pPr>
      <w:hyperlink r:id="rId76" w:history="1">
        <w:r w:rsidR="0028107A" w:rsidRPr="0028107A">
          <w:rPr>
            <w:rStyle w:val="Hyperlink"/>
          </w:rPr>
          <w:t>Richie disappearance &amp; sightings</w:t>
        </w:r>
      </w:hyperlink>
    </w:p>
    <w:p w14:paraId="2A8C830E" w14:textId="4419340E" w:rsidR="00741B1B" w:rsidRDefault="00741B1B" w:rsidP="00250000">
      <w:pPr>
        <w:rPr>
          <w:rtl/>
        </w:rPr>
      </w:pPr>
      <w:r>
        <w:t>[</w:t>
      </w:r>
    </w:p>
    <w:p w14:paraId="479F160E" w14:textId="77777777" w:rsidR="006F7F70" w:rsidRDefault="006F7F70" w:rsidP="00E4387C">
      <w:pPr>
        <w:rPr>
          <w:rtl/>
        </w:rPr>
      </w:pPr>
      <w:bookmarkStart w:id="176" w:name="_Hlk506196222"/>
    </w:p>
    <w:p w14:paraId="52015C7E" w14:textId="57627520" w:rsidR="00E4387C" w:rsidRDefault="00984F94" w:rsidP="00E4387C">
      <w:pPr>
        <w:rPr>
          <w:rtl/>
        </w:rPr>
      </w:pPr>
      <w:r>
        <w:rPr>
          <w:rFonts w:hint="cs"/>
          <w:rtl/>
        </w:rPr>
        <w:t>[</w:t>
      </w:r>
      <w:r w:rsidR="00E4387C">
        <w:rPr>
          <w:rtl/>
        </w:rPr>
        <w:t>לטולאסי היה מחשב</w:t>
      </w:r>
      <w:r w:rsidR="00774FA7">
        <w:rPr>
          <w:rFonts w:hint="cs"/>
          <w:rtl/>
        </w:rPr>
        <w:t xml:space="preserve"> אישי</w:t>
      </w:r>
      <w:r w:rsidR="00E4387C">
        <w:rPr>
          <w:rtl/>
        </w:rPr>
        <w:t xml:space="preserve"> בבית</w:t>
      </w:r>
      <w:r w:rsidR="00E4387C">
        <w:rPr>
          <w:rFonts w:hint="cs"/>
          <w:rtl/>
        </w:rPr>
        <w:t>ה, שעמד בחדר-העבודה של אביה.</w:t>
      </w:r>
      <w:r w:rsidR="00E4387C">
        <w:rPr>
          <w:rtl/>
        </w:rPr>
        <w:t xml:space="preserve"> </w:t>
      </w:r>
      <w:r w:rsidR="00A42533">
        <w:rPr>
          <w:rFonts w:hint="cs"/>
          <w:rtl/>
        </w:rPr>
        <w:t xml:space="preserve">לעיתים </w:t>
      </w:r>
      <w:r w:rsidR="005545E1">
        <w:rPr>
          <w:rFonts w:hint="cs"/>
          <w:rtl/>
        </w:rPr>
        <w:t>כש</w:t>
      </w:r>
      <w:r w:rsidR="00E4387C">
        <w:rPr>
          <w:rtl/>
        </w:rPr>
        <w:t xml:space="preserve">אלכס </w:t>
      </w:r>
      <w:r w:rsidR="005545E1">
        <w:rPr>
          <w:rFonts w:hint="cs"/>
          <w:rtl/>
        </w:rPr>
        <w:t>לימד אותה</w:t>
      </w:r>
      <w:r w:rsidR="00593BAC">
        <w:rPr>
          <w:rFonts w:hint="cs"/>
          <w:rtl/>
        </w:rPr>
        <w:t xml:space="preserve">, הצטרף אליו </w:t>
      </w:r>
      <w:r w:rsidR="00E4387C" w:rsidRPr="00CD067C">
        <w:rPr>
          <w:rtl/>
        </w:rPr>
        <w:t>מארק</w:t>
      </w:r>
      <w:r w:rsidR="005545E1">
        <w:rPr>
          <w:rFonts w:hint="cs"/>
          <w:rtl/>
        </w:rPr>
        <w:t xml:space="preserve"> </w:t>
      </w:r>
      <w:r w:rsidR="00593BAC">
        <w:rPr>
          <w:rFonts w:hint="cs"/>
          <w:rtl/>
        </w:rPr>
        <w:t xml:space="preserve">כדי </w:t>
      </w:r>
      <w:r w:rsidR="00E4387C" w:rsidRPr="00CD067C">
        <w:rPr>
          <w:rtl/>
        </w:rPr>
        <w:t xml:space="preserve">תכנת </w:t>
      </w:r>
      <w:r w:rsidR="00A42533">
        <w:rPr>
          <w:rFonts w:hint="cs"/>
          <w:rtl/>
        </w:rPr>
        <w:t xml:space="preserve">על המחשב, </w:t>
      </w:r>
      <w:r w:rsidR="00E4387C" w:rsidRPr="00CD067C">
        <w:rPr>
          <w:rtl/>
        </w:rPr>
        <w:t>בשעה ש</w:t>
      </w:r>
      <w:r w:rsidR="00A42533">
        <w:rPr>
          <w:rFonts w:hint="cs"/>
          <w:rtl/>
        </w:rPr>
        <w:t xml:space="preserve">בחדרה הוורוד </w:t>
      </w:r>
      <w:r w:rsidR="00E4387C" w:rsidRPr="00CD067C">
        <w:rPr>
          <w:rtl/>
        </w:rPr>
        <w:t xml:space="preserve">טולאסי </w:t>
      </w:r>
      <w:r w:rsidR="00A42533">
        <w:rPr>
          <w:rFonts w:hint="cs"/>
          <w:rtl/>
        </w:rPr>
        <w:t>ה</w:t>
      </w:r>
      <w:r w:rsidR="00E4387C" w:rsidRPr="00CD067C">
        <w:rPr>
          <w:rtl/>
        </w:rPr>
        <w:t>קריאה לאלכס שירים ש</w:t>
      </w:r>
      <w:r w:rsidR="00E4387C">
        <w:rPr>
          <w:rFonts w:hint="cs"/>
          <w:rtl/>
        </w:rPr>
        <w:t>חיברה</w:t>
      </w:r>
      <w:r w:rsidR="00E4387C" w:rsidRPr="00CD067C">
        <w:rPr>
          <w:rtl/>
        </w:rPr>
        <w:t xml:space="preserve">, והם </w:t>
      </w:r>
      <w:r w:rsidR="005545E1">
        <w:rPr>
          <w:rFonts w:hint="cs"/>
          <w:rtl/>
        </w:rPr>
        <w:t>ניסו</w:t>
      </w:r>
      <w:r w:rsidR="00E4387C" w:rsidRPr="00CD067C">
        <w:rPr>
          <w:rtl/>
        </w:rPr>
        <w:t xml:space="preserve"> </w:t>
      </w:r>
      <w:r w:rsidR="005545E1">
        <w:rPr>
          <w:rFonts w:hint="cs"/>
          <w:rtl/>
        </w:rPr>
        <w:t>לה</w:t>
      </w:r>
      <w:r w:rsidR="00E4387C" w:rsidRPr="00CD067C">
        <w:rPr>
          <w:rtl/>
        </w:rPr>
        <w:t>לחי</w:t>
      </w:r>
      <w:r w:rsidR="005545E1">
        <w:rPr>
          <w:rFonts w:hint="cs"/>
          <w:rtl/>
        </w:rPr>
        <w:t>ן</w:t>
      </w:r>
      <w:r w:rsidR="00E4387C" w:rsidRPr="00CD067C">
        <w:rPr>
          <w:rtl/>
        </w:rPr>
        <w:t xml:space="preserve"> א</w:t>
      </w:r>
      <w:r w:rsidR="005545E1">
        <w:rPr>
          <w:rFonts w:hint="cs"/>
          <w:rtl/>
        </w:rPr>
        <w:t>ו</w:t>
      </w:r>
      <w:r w:rsidR="00E4387C" w:rsidRPr="00CD067C">
        <w:rPr>
          <w:rtl/>
        </w:rPr>
        <w:t>ת</w:t>
      </w:r>
      <w:r w:rsidR="005545E1">
        <w:rPr>
          <w:rFonts w:hint="cs"/>
          <w:rtl/>
        </w:rPr>
        <w:t>ם</w:t>
      </w:r>
      <w:r w:rsidR="00E4387C" w:rsidRPr="00CD067C">
        <w:rPr>
          <w:rtl/>
        </w:rPr>
        <w:t xml:space="preserve"> על הגיטרה שלה.</w:t>
      </w:r>
    </w:p>
    <w:p w14:paraId="19463B3F" w14:textId="6B6CF371" w:rsidR="00E4387C" w:rsidRDefault="00E4387C" w:rsidP="00E4387C">
      <w:pPr>
        <w:rPr>
          <w:rtl/>
        </w:rPr>
      </w:pPr>
      <w:r w:rsidRPr="000627E1">
        <w:rPr>
          <w:rFonts w:cs="Times New Roman"/>
          <w:rtl/>
        </w:rPr>
        <w:t xml:space="preserve">כשבאה </w:t>
      </w:r>
      <w:r w:rsidR="005545E1">
        <w:rPr>
          <w:rFonts w:cs="Times New Roman" w:hint="cs"/>
          <w:rtl/>
        </w:rPr>
        <w:t>לקבל שיעורים בביתו</w:t>
      </w:r>
      <w:r>
        <w:rPr>
          <w:rFonts w:cs="Times New Roman" w:hint="cs"/>
          <w:rtl/>
        </w:rPr>
        <w:t>,</w:t>
      </w:r>
      <w:r w:rsidRPr="000627E1">
        <w:rPr>
          <w:rFonts w:cs="Times New Roman"/>
          <w:rtl/>
        </w:rPr>
        <w:t xml:space="preserve"> הם </w:t>
      </w:r>
      <w:r>
        <w:rPr>
          <w:rFonts w:cs="Times New Roman" w:hint="cs"/>
          <w:rtl/>
        </w:rPr>
        <w:t>צפו</w:t>
      </w:r>
      <w:r w:rsidRPr="000627E1">
        <w:rPr>
          <w:rFonts w:cs="Times New Roman"/>
          <w:rtl/>
        </w:rPr>
        <w:t xml:space="preserve"> </w:t>
      </w:r>
      <w:r>
        <w:rPr>
          <w:rFonts w:cs="Times New Roman" w:hint="cs"/>
          <w:rtl/>
        </w:rPr>
        <w:t>[</w:t>
      </w:r>
      <w:r w:rsidRPr="000627E1">
        <w:t>red dwarf</w:t>
      </w:r>
      <w:r>
        <w:rPr>
          <w:rFonts w:hint="cs"/>
          <w:rtl/>
        </w:rPr>
        <w:t xml:space="preserve">] </w:t>
      </w:r>
      <w:r w:rsidR="005545E1">
        <w:rPr>
          <w:rFonts w:hint="cs"/>
          <w:rtl/>
        </w:rPr>
        <w:t xml:space="preserve">ביחד </w:t>
      </w:r>
      <w:r w:rsidR="00A42533">
        <w:rPr>
          <w:rFonts w:hint="cs"/>
          <w:rtl/>
        </w:rPr>
        <w:t>ב</w:t>
      </w:r>
      <w:r w:rsidR="004A607C">
        <w:rPr>
          <w:rFonts w:hint="cs"/>
          <w:rtl/>
        </w:rPr>
        <w:t>טלוויז</w:t>
      </w:r>
      <w:r w:rsidR="00A42533">
        <w:rPr>
          <w:rFonts w:hint="cs"/>
          <w:rtl/>
        </w:rPr>
        <w:t xml:space="preserve">יה </w:t>
      </w:r>
      <w:r w:rsidR="005545E1">
        <w:rPr>
          <w:rFonts w:hint="cs"/>
          <w:rtl/>
        </w:rPr>
        <w:t>ב'</w:t>
      </w:r>
      <w:r>
        <w:rPr>
          <w:rFonts w:hint="cs"/>
          <w:rtl/>
        </w:rPr>
        <w:t>ננס אדום</w:t>
      </w:r>
      <w:r w:rsidR="005545E1">
        <w:rPr>
          <w:rFonts w:hint="cs"/>
          <w:rtl/>
        </w:rPr>
        <w:t>'</w:t>
      </w:r>
      <w:r>
        <w:rPr>
          <w:rFonts w:cs="Times New Roman" w:hint="cs"/>
          <w:rtl/>
        </w:rPr>
        <w:t xml:space="preserve"> </w:t>
      </w:r>
      <w:r w:rsidRPr="000627E1">
        <w:rPr>
          <w:rFonts w:cs="Times New Roman"/>
          <w:rtl/>
        </w:rPr>
        <w:t>ואכלו אצבעות דגים ולקינוח</w:t>
      </w:r>
      <w:r>
        <w:rPr>
          <w:rFonts w:cs="Times New Roman" w:hint="cs"/>
          <w:rtl/>
        </w:rPr>
        <w:t xml:space="preserve"> סוכריות-גומי בצורת תינוקות</w:t>
      </w:r>
      <w:r w:rsidRPr="000627E1">
        <w:rPr>
          <w:rFonts w:cs="Times New Roman"/>
          <w:rtl/>
        </w:rPr>
        <w:t xml:space="preserve"> </w:t>
      </w:r>
      <w:r>
        <w:rPr>
          <w:rFonts w:cs="Times New Roman" w:hint="cs"/>
          <w:rtl/>
        </w:rPr>
        <w:t>[</w:t>
      </w:r>
      <w:r w:rsidRPr="000627E1">
        <w:t>jelly babies</w:t>
      </w:r>
      <w:r>
        <w:rPr>
          <w:rFonts w:hint="cs"/>
          <w:rtl/>
        </w:rPr>
        <w:t>].</w:t>
      </w:r>
    </w:p>
    <w:p w14:paraId="15EECB9D" w14:textId="6C67A147" w:rsidR="00E4387C" w:rsidRDefault="00E4387C" w:rsidP="00E4387C">
      <w:r>
        <w:rPr>
          <w:rFonts w:hint="cs"/>
          <w:rtl/>
        </w:rPr>
        <w:t xml:space="preserve">כיוון הגיטרה, מלאכה מייגעת ומפרכת כשלעצמה, הפכה בסיועו של תיאו הקטנטן למאורע של מה-בכך. "גם </w:t>
      </w:r>
      <w:r w:rsidR="00A42533">
        <w:rPr>
          <w:rFonts w:hint="cs"/>
          <w:rtl/>
        </w:rPr>
        <w:t>ל</w:t>
      </w:r>
      <w:r>
        <w:rPr>
          <w:rFonts w:hint="cs"/>
          <w:rtl/>
        </w:rPr>
        <w:t>גיטרה יש תו</w:t>
      </w:r>
      <w:r w:rsidR="00A42533">
        <w:rPr>
          <w:rFonts w:hint="cs"/>
          <w:rtl/>
        </w:rPr>
        <w:t>ו</w:t>
      </w:r>
      <w:r>
        <w:rPr>
          <w:rFonts w:hint="cs"/>
          <w:rtl/>
        </w:rPr>
        <w:t xml:space="preserve">ים אמיתיים?" הוא שאל בפעם הראשונה שטולאסי </w:t>
      </w:r>
      <w:r w:rsidR="005545E1">
        <w:rPr>
          <w:rFonts w:hint="cs"/>
          <w:rtl/>
        </w:rPr>
        <w:t xml:space="preserve">הגיעה </w:t>
      </w:r>
      <w:r>
        <w:rPr>
          <w:rFonts w:hint="cs"/>
          <w:rtl/>
        </w:rPr>
        <w:t>לביתם</w:t>
      </w:r>
      <w:r w:rsidR="005545E1">
        <w:rPr>
          <w:rFonts w:hint="cs"/>
          <w:rtl/>
        </w:rPr>
        <w:t xml:space="preserve"> בחברת </w:t>
      </w:r>
      <w:r w:rsidR="00A42533">
        <w:rPr>
          <w:rFonts w:hint="cs"/>
          <w:rtl/>
        </w:rPr>
        <w:t>כלי הנגינה</w:t>
      </w:r>
      <w:r>
        <w:rPr>
          <w:rFonts w:hint="cs"/>
          <w:rtl/>
        </w:rPr>
        <w:t>, "כי חוץ מהלה במיתר השני, אני לא שומע תו</w:t>
      </w:r>
      <w:r w:rsidR="00593BAC">
        <w:rPr>
          <w:rFonts w:hint="cs"/>
          <w:rtl/>
        </w:rPr>
        <w:t>ו</w:t>
      </w:r>
      <w:r>
        <w:rPr>
          <w:rFonts w:hint="cs"/>
          <w:rtl/>
        </w:rPr>
        <w:t>ים אמיתיים."</w:t>
      </w:r>
    </w:p>
    <w:bookmarkEnd w:id="176"/>
    <w:p w14:paraId="1792F991" w14:textId="294F56E7" w:rsidR="00741B1B" w:rsidRDefault="00984F94" w:rsidP="00250000">
      <w:pPr>
        <w:rPr>
          <w:rtl/>
        </w:rPr>
      </w:pPr>
      <w:r>
        <w:rPr>
          <w:rFonts w:hint="cs"/>
          <w:rtl/>
        </w:rPr>
        <w:t>]</w:t>
      </w:r>
    </w:p>
    <w:p w14:paraId="63C59217" w14:textId="77777777" w:rsidR="00984F94" w:rsidRPr="00CD067C" w:rsidRDefault="00984F94" w:rsidP="00250000">
      <w:pPr>
        <w:rPr>
          <w:rtl/>
        </w:rPr>
      </w:pPr>
    </w:p>
    <w:p w14:paraId="09AD7D95" w14:textId="6D5F0535" w:rsidR="004627AB" w:rsidRPr="00CD067C" w:rsidRDefault="00FB2AF6" w:rsidP="009C5E89">
      <w:pPr>
        <w:rPr>
          <w:rtl/>
        </w:rPr>
      </w:pPr>
      <w:r w:rsidRPr="00CD067C">
        <w:rPr>
          <w:rtl/>
        </w:rPr>
        <w:t>ערב גשום אחד</w:t>
      </w:r>
      <w:r>
        <w:rPr>
          <w:rFonts w:hint="cs"/>
          <w:rtl/>
        </w:rPr>
        <w:t xml:space="preserve">, </w:t>
      </w:r>
      <w:r w:rsidR="00635D97">
        <w:rPr>
          <w:rFonts w:hint="cs"/>
          <w:rtl/>
        </w:rPr>
        <w:t>ב</w:t>
      </w:r>
      <w:r w:rsidR="004627AB" w:rsidRPr="00CD067C">
        <w:rPr>
          <w:rtl/>
        </w:rPr>
        <w:t>שעה ש</w:t>
      </w:r>
      <w:r w:rsidR="008B1B44">
        <w:rPr>
          <w:rtl/>
        </w:rPr>
        <w:t>סופי</w:t>
      </w:r>
      <w:r w:rsidR="004627AB" w:rsidRPr="00CD067C">
        <w:rPr>
          <w:rtl/>
        </w:rPr>
        <w:t xml:space="preserve"> ניגנה סקרצו של שופן</w:t>
      </w:r>
      <w:r w:rsidR="00386738">
        <w:rPr>
          <w:rFonts w:hint="cs"/>
          <w:rtl/>
        </w:rPr>
        <w:t>,</w:t>
      </w:r>
      <w:r w:rsidR="004627AB" w:rsidRPr="00CD067C">
        <w:rPr>
          <w:rtl/>
        </w:rPr>
        <w:t xml:space="preserve"> מארק נ</w:t>
      </w:r>
      <w:r w:rsidR="004627AB" w:rsidRPr="00CD067C">
        <w:rPr>
          <w:rFonts w:hint="cs"/>
          <w:rtl/>
        </w:rPr>
        <w:t>אם לאלכס ע</w:t>
      </w:r>
      <w:r w:rsidR="004627AB" w:rsidRPr="00CD067C">
        <w:rPr>
          <w:rtl/>
        </w:rPr>
        <w:t xml:space="preserve">ל </w:t>
      </w:r>
      <w:r w:rsidR="009C5E89">
        <w:rPr>
          <w:rFonts w:hint="cs"/>
          <w:rtl/>
        </w:rPr>
        <w:t xml:space="preserve">אודות </w:t>
      </w:r>
      <w:r w:rsidR="00386738">
        <w:rPr>
          <w:rFonts w:hint="cs"/>
          <w:rtl/>
        </w:rPr>
        <w:t>[</w:t>
      </w:r>
      <w:r w:rsidR="00D63345">
        <w:rPr>
          <w:rFonts w:hint="cs"/>
          <w:rtl/>
        </w:rPr>
        <w:t xml:space="preserve">נפלאותיו של </w:t>
      </w:r>
      <w:r w:rsidR="004627AB" w:rsidRPr="00CD067C">
        <w:rPr>
          <w:rtl/>
        </w:rPr>
        <w:t>חוֹם כָּמוּס</w:t>
      </w:r>
      <w:r w:rsidR="004775B6">
        <w:rPr>
          <w:rFonts w:hint="cs"/>
          <w:rtl/>
        </w:rPr>
        <w:t xml:space="preserve"> במעבר פאזה של חומרים</w:t>
      </w:r>
      <w:r w:rsidR="004627AB" w:rsidRPr="00CD067C">
        <w:rPr>
          <w:rtl/>
        </w:rPr>
        <w:t>,</w:t>
      </w:r>
      <w:r w:rsidR="00386738">
        <w:rPr>
          <w:rFonts w:hint="cs"/>
          <w:rtl/>
        </w:rPr>
        <w:t>]</w:t>
      </w:r>
      <w:r w:rsidR="00386738" w:rsidRPr="00386738">
        <w:rPr>
          <w:rtl/>
        </w:rPr>
        <w:t xml:space="preserve"> </w:t>
      </w:r>
      <w:r w:rsidR="00386738" w:rsidRPr="00386738">
        <w:rPr>
          <w:rFonts w:cs="Times New Roman"/>
          <w:rtl/>
        </w:rPr>
        <w:t xml:space="preserve">הקבוצה הגדולה ביותר ביקום, </w:t>
      </w:r>
      <w:r w:rsidR="00E929D0" w:rsidRPr="00E929D0">
        <w:rPr>
          <w:rFonts w:cs="Times New Roman"/>
          <w:rtl/>
        </w:rPr>
        <w:t>הקבוצה</w:t>
      </w:r>
      <w:r w:rsidR="00E929D0">
        <w:rPr>
          <w:rFonts w:cs="Times New Roman" w:hint="cs"/>
          <w:rtl/>
        </w:rPr>
        <w:t xml:space="preserve"> </w:t>
      </w:r>
      <w:r w:rsidR="00386738" w:rsidRPr="00386738">
        <w:rPr>
          <w:rFonts w:cs="Times New Roman"/>
          <w:rtl/>
        </w:rPr>
        <w:t>המכילה את כל הקבוצות</w:t>
      </w:r>
      <w:r w:rsidR="00722E85">
        <w:rPr>
          <w:rFonts w:cs="Times New Roman" w:hint="cs"/>
          <w:rtl/>
        </w:rPr>
        <w:t>:</w:t>
      </w:r>
      <w:r w:rsidR="00386738" w:rsidRPr="00386738">
        <w:rPr>
          <w:rFonts w:cs="Times New Roman"/>
          <w:rtl/>
        </w:rPr>
        <w:t xml:space="preserve"> ברור שהיא קיימת</w:t>
      </w:r>
      <w:r w:rsidR="00722E85">
        <w:rPr>
          <w:rFonts w:cs="Times New Roman" w:hint="cs"/>
          <w:rtl/>
        </w:rPr>
        <w:t>,</w:t>
      </w:r>
      <w:r w:rsidR="00386738" w:rsidRPr="00386738">
        <w:rPr>
          <w:rFonts w:cs="Times New Roman"/>
          <w:rtl/>
        </w:rPr>
        <w:t xml:space="preserve"> וגם אם נורא רוצים </w:t>
      </w:r>
      <w:r w:rsidR="00386738" w:rsidRPr="00386738">
        <w:rPr>
          <w:rFonts w:cs="Times New Roman"/>
          <w:rtl/>
        </w:rPr>
        <w:lastRenderedPageBreak/>
        <w:t>אי אפשר להתעלם ממנה</w:t>
      </w:r>
      <w:r w:rsidR="00722E85">
        <w:rPr>
          <w:rFonts w:cs="Times New Roman" w:hint="cs"/>
          <w:rtl/>
        </w:rPr>
        <w:t>,</w:t>
      </w:r>
      <w:r w:rsidR="00386738" w:rsidRPr="00386738">
        <w:rPr>
          <w:rFonts w:cs="Times New Roman"/>
          <w:rtl/>
        </w:rPr>
        <w:t xml:space="preserve"> כי ניתן לקבץ את כל הקבוצות ביקום לקבוצה אחת גדולה – אך לדאבון לב היא מובילה לפרדוקס של קנטור. איך נפטרים מהפרדוקס, איך פותרים אותו? אלכס תבע בחרדה, כאדם שהוטל עליו למגר את כל הפרדוקסים</w:t>
      </w:r>
      <w:r w:rsidR="00722E85">
        <w:rPr>
          <w:rFonts w:cs="Times New Roman" w:hint="cs"/>
          <w:rtl/>
        </w:rPr>
        <w:t>.</w:t>
      </w:r>
      <w:r w:rsidR="00386738" w:rsidRPr="00386738">
        <w:rPr>
          <w:rFonts w:cs="Times New Roman"/>
          <w:rtl/>
        </w:rPr>
        <w:t xml:space="preserve"> הוא לא יצליח לשאת את היקום הזה אם גם פרדוקסים קיימים בו, [לא ייתכן שאיש לא נתן דעתו על חסם כה עמוק בחשיבה שלא ניתן להיחלץ ממנו] ומארק צחק – הפרדוקס מצביע על חסם עמוק בחשיבה, לא ניתן לפתור אותו אלא אם </w:t>
      </w:r>
      <w:r w:rsidR="00966A81">
        <w:rPr>
          <w:rFonts w:cs="Times New Roman" w:hint="cs"/>
          <w:rtl/>
        </w:rPr>
        <w:t>מבצעי</w:t>
      </w:r>
      <w:r w:rsidR="00386738" w:rsidRPr="00386738">
        <w:rPr>
          <w:rFonts w:cs="Times New Roman"/>
          <w:rtl/>
        </w:rPr>
        <w:t>ם שינוי אמיץ ונועז בכל הפרדיגמות. מה זה אומר? אלכס דרש</w:t>
      </w:r>
      <w:r w:rsidR="002347CB">
        <w:rPr>
          <w:rFonts w:cs="Times New Roman" w:hint="cs"/>
          <w:rtl/>
        </w:rPr>
        <w:t>,</w:t>
      </w:r>
      <w:r w:rsidR="00386738" w:rsidRPr="00386738">
        <w:rPr>
          <w:rFonts w:cs="Times New Roman"/>
          <w:rtl/>
        </w:rPr>
        <w:t xml:space="preserve"> וידע שגם הוא י</w:t>
      </w:r>
      <w:r w:rsidR="00CF709C">
        <w:rPr>
          <w:rFonts w:cs="Times New Roman" w:hint="cs"/>
          <w:rtl/>
        </w:rPr>
        <w:t>י</w:t>
      </w:r>
      <w:r w:rsidR="00386738" w:rsidRPr="00386738">
        <w:rPr>
          <w:rFonts w:cs="Times New Roman"/>
          <w:rtl/>
        </w:rPr>
        <w:t xml:space="preserve">אלץ לבצע שינוי אמיץ מסוג </w:t>
      </w:r>
      <w:r w:rsidR="0007458E">
        <w:rPr>
          <w:rFonts w:cs="Times New Roman"/>
          <w:rtl/>
        </w:rPr>
        <w:t>מסוים</w:t>
      </w:r>
      <w:r w:rsidR="00386738" w:rsidRPr="00386738">
        <w:rPr>
          <w:rFonts w:cs="Times New Roman"/>
          <w:rtl/>
        </w:rPr>
        <w:t xml:space="preserve">. מארק </w:t>
      </w:r>
      <w:r w:rsidR="00E929D0">
        <w:rPr>
          <w:rFonts w:cs="Times New Roman" w:hint="cs"/>
          <w:rtl/>
        </w:rPr>
        <w:t>אמר</w:t>
      </w:r>
      <w:r w:rsidR="00386738" w:rsidRPr="00386738">
        <w:rPr>
          <w:rFonts w:cs="Times New Roman"/>
          <w:rtl/>
        </w:rPr>
        <w:t>, חסמים שלא ניתן להיחלץ מהם נפתרו במעבר מתורת הקבוצות הנאיבית לתורת הקבוצות האקסיומטית.</w:t>
      </w:r>
      <w:r w:rsidR="004627AB" w:rsidRPr="00CD067C">
        <w:rPr>
          <w:rtl/>
        </w:rPr>
        <w:t xml:space="preserve"> </w:t>
      </w:r>
      <w:r w:rsidR="00386738" w:rsidRPr="00386738">
        <w:rPr>
          <w:rFonts w:cs="Times New Roman"/>
          <w:rtl/>
        </w:rPr>
        <w:t xml:space="preserve">אבל לפני שהספיק להסביר, </w:t>
      </w:r>
      <w:r w:rsidR="004627AB" w:rsidRPr="00CD067C">
        <w:rPr>
          <w:rtl/>
        </w:rPr>
        <w:t>הורי</w:t>
      </w:r>
      <w:r w:rsidR="00A42533">
        <w:rPr>
          <w:rFonts w:hint="cs"/>
          <w:rtl/>
        </w:rPr>
        <w:t>ה</w:t>
      </w:r>
      <w:r w:rsidR="004627AB" w:rsidRPr="00CD067C">
        <w:rPr>
          <w:rFonts w:hint="cs"/>
          <w:rtl/>
        </w:rPr>
        <w:t>ם</w:t>
      </w:r>
      <w:r w:rsidR="004627AB" w:rsidRPr="00CD067C">
        <w:rPr>
          <w:rtl/>
        </w:rPr>
        <w:t xml:space="preserve"> קראו להם לסלון.</w:t>
      </w:r>
    </w:p>
    <w:p w14:paraId="5FB76956" w14:textId="47D5A2DE" w:rsidR="004627AB" w:rsidRDefault="004627AB" w:rsidP="00D63737">
      <w:pPr>
        <w:rPr>
          <w:rtl/>
        </w:rPr>
      </w:pPr>
      <w:r w:rsidRPr="00CD067C">
        <w:rPr>
          <w:rtl/>
        </w:rPr>
        <w:t xml:space="preserve">באותו יום </w:t>
      </w:r>
      <w:r w:rsidR="00974C36">
        <w:rPr>
          <w:rFonts w:hint="cs"/>
          <w:rtl/>
        </w:rPr>
        <w:t xml:space="preserve">התקיימה הפגישה הדו-שנתית </w:t>
      </w:r>
      <w:r w:rsidRPr="00CD067C">
        <w:rPr>
          <w:rtl/>
        </w:rPr>
        <w:t>אצל האנדוקרינולוג שעקב אחר צמיחתו המאכזבת</w:t>
      </w:r>
      <w:r w:rsidR="00D63345">
        <w:rPr>
          <w:rFonts w:hint="cs"/>
          <w:rtl/>
        </w:rPr>
        <w:t xml:space="preserve"> של אלכס</w:t>
      </w:r>
      <w:r w:rsidRPr="00CD067C">
        <w:rPr>
          <w:rFonts w:hint="cs"/>
          <w:rtl/>
        </w:rPr>
        <w:t>.</w:t>
      </w:r>
      <w:r w:rsidR="00D3771C">
        <w:rPr>
          <w:rFonts w:hint="cs"/>
          <w:rtl/>
        </w:rPr>
        <w:t xml:space="preserve"> </w:t>
      </w:r>
      <w:r w:rsidR="00374DEC">
        <w:rPr>
          <w:rFonts w:hint="cs"/>
          <w:rtl/>
        </w:rPr>
        <w:t>הבדיקה ב</w:t>
      </w:r>
      <w:r w:rsidR="00D3771C">
        <w:rPr>
          <w:rFonts w:hint="cs"/>
          <w:rtl/>
        </w:rPr>
        <w:t>אורכידומטר</w:t>
      </w:r>
      <w:r w:rsidR="00374DEC">
        <w:rPr>
          <w:rFonts w:hint="cs"/>
          <w:rtl/>
        </w:rPr>
        <w:t xml:space="preserve"> ב</w:t>
      </w:r>
      <w:r w:rsidR="00974C36">
        <w:rPr>
          <w:rFonts w:hint="cs"/>
          <w:rtl/>
        </w:rPr>
        <w:t>י</w:t>
      </w:r>
      <w:r w:rsidR="00374DEC">
        <w:rPr>
          <w:rFonts w:hint="cs"/>
          <w:rtl/>
        </w:rPr>
        <w:t>שר</w:t>
      </w:r>
      <w:r w:rsidR="00974C36">
        <w:rPr>
          <w:rFonts w:hint="cs"/>
          <w:rtl/>
        </w:rPr>
        <w:t>ה</w:t>
      </w:r>
      <w:r w:rsidR="00374DEC">
        <w:rPr>
          <w:rFonts w:hint="cs"/>
          <w:rtl/>
        </w:rPr>
        <w:t xml:space="preserve"> טובות, </w:t>
      </w:r>
      <w:r w:rsidR="00D63737">
        <w:rPr>
          <w:rFonts w:hint="cs"/>
          <w:rtl/>
        </w:rPr>
        <w:t>ו</w:t>
      </w:r>
      <w:r w:rsidR="00984F94">
        <w:rPr>
          <w:rFonts w:hint="cs"/>
          <w:rtl/>
        </w:rPr>
        <w:t>בכל</w:t>
      </w:r>
      <w:r w:rsidR="00D63737">
        <w:rPr>
          <w:rFonts w:hint="cs"/>
          <w:rtl/>
        </w:rPr>
        <w:t xml:space="preserve"> זאת</w:t>
      </w:r>
      <w:r w:rsidR="00374DEC">
        <w:rPr>
          <w:rFonts w:hint="cs"/>
          <w:rtl/>
        </w:rPr>
        <w:t xml:space="preserve"> </w:t>
      </w:r>
      <w:r w:rsidR="00974C36">
        <w:rPr>
          <w:rFonts w:hint="cs"/>
          <w:rtl/>
        </w:rPr>
        <w:t>היה צורך</w:t>
      </w:r>
      <w:r w:rsidR="00374DEC">
        <w:rPr>
          <w:rFonts w:hint="cs"/>
          <w:rtl/>
        </w:rPr>
        <w:t xml:space="preserve"> לקבוע</w:t>
      </w:r>
      <w:r w:rsidR="00911C30">
        <w:rPr>
          <w:rFonts w:hint="cs"/>
          <w:rtl/>
        </w:rPr>
        <w:t xml:space="preserve"> </w:t>
      </w:r>
      <w:r w:rsidR="00D63737">
        <w:rPr>
          <w:rFonts w:hint="cs"/>
          <w:rtl/>
        </w:rPr>
        <w:t xml:space="preserve">שוב </w:t>
      </w:r>
      <w:r w:rsidR="00911C30">
        <w:rPr>
          <w:rFonts w:hint="cs"/>
          <w:rtl/>
        </w:rPr>
        <w:t>תור לצילום כף יד שמאל</w:t>
      </w:r>
      <w:r w:rsidR="00D3771C">
        <w:rPr>
          <w:rFonts w:hint="cs"/>
          <w:rtl/>
        </w:rPr>
        <w:t xml:space="preserve">, </w:t>
      </w:r>
      <w:r w:rsidR="00D63737">
        <w:rPr>
          <w:rFonts w:hint="cs"/>
          <w:rtl/>
        </w:rPr>
        <w:t>כי התחזיות האופטימיות</w:t>
      </w:r>
      <w:r w:rsidR="00984F94" w:rsidRPr="00984F94">
        <w:rPr>
          <w:rFonts w:cs="Times New Roman"/>
          <w:rtl/>
        </w:rPr>
        <w:t xml:space="preserve"> שגרסו</w:t>
      </w:r>
      <w:r w:rsidR="006C2050">
        <w:rPr>
          <w:rFonts w:hint="cs"/>
          <w:rtl/>
        </w:rPr>
        <w:t xml:space="preserve"> שאלכס יצמח</w:t>
      </w:r>
      <w:r w:rsidR="00D63737">
        <w:rPr>
          <w:rFonts w:hint="cs"/>
          <w:rtl/>
        </w:rPr>
        <w:t xml:space="preserve"> </w:t>
      </w:r>
      <w:bookmarkStart w:id="177" w:name="_Hlk506196394"/>
      <w:r w:rsidR="00974C36">
        <w:rPr>
          <w:rFonts w:hint="cs"/>
          <w:rtl/>
        </w:rPr>
        <w:t xml:space="preserve">לגובה תקין ואף </w:t>
      </w:r>
      <w:r w:rsidR="00593BAC">
        <w:rPr>
          <w:rFonts w:hint="cs"/>
          <w:rtl/>
        </w:rPr>
        <w:t xml:space="preserve">יתנשא </w:t>
      </w:r>
      <w:r w:rsidR="00974C36">
        <w:rPr>
          <w:rFonts w:hint="cs"/>
          <w:rtl/>
        </w:rPr>
        <w:t>הרבה מעבר לכך</w:t>
      </w:r>
      <w:r w:rsidR="006C2050">
        <w:rPr>
          <w:rFonts w:hint="cs"/>
          <w:rtl/>
        </w:rPr>
        <w:t>,</w:t>
      </w:r>
      <w:r w:rsidR="00974C36">
        <w:rPr>
          <w:rFonts w:hint="cs"/>
          <w:rtl/>
        </w:rPr>
        <w:t xml:space="preserve"> </w:t>
      </w:r>
      <w:bookmarkEnd w:id="177"/>
      <w:r w:rsidR="00D63737">
        <w:rPr>
          <w:rFonts w:hint="cs"/>
          <w:rtl/>
        </w:rPr>
        <w:t xml:space="preserve">עדיין לא </w:t>
      </w:r>
      <w:r w:rsidR="00974C36">
        <w:rPr>
          <w:rFonts w:hint="cs"/>
          <w:rtl/>
        </w:rPr>
        <w:t>ה</w:t>
      </w:r>
      <w:r w:rsidR="00593BAC">
        <w:rPr>
          <w:rFonts w:hint="cs"/>
          <w:rtl/>
        </w:rPr>
        <w:t>חלו לה</w:t>
      </w:r>
      <w:r w:rsidR="00D63737">
        <w:rPr>
          <w:rFonts w:hint="cs"/>
          <w:rtl/>
        </w:rPr>
        <w:t>תממש</w:t>
      </w:r>
      <w:r w:rsidR="00D3771C">
        <w:rPr>
          <w:rFonts w:hint="cs"/>
          <w:rtl/>
        </w:rPr>
        <w:t>.</w:t>
      </w:r>
    </w:p>
    <w:p w14:paraId="1A50E887" w14:textId="77777777" w:rsidR="00D3771C" w:rsidRPr="00CD067C" w:rsidRDefault="00D3771C" w:rsidP="00250000">
      <w:pPr>
        <w:rPr>
          <w:rtl/>
        </w:rPr>
      </w:pPr>
      <w:r>
        <w:rPr>
          <w:rFonts w:hint="cs"/>
          <w:rtl/>
        </w:rPr>
        <w:t>[</w:t>
      </w:r>
      <w:r w:rsidRPr="00D3771C">
        <w:t>https://en.wikipedia.org/wiki/Orchidometer</w:t>
      </w:r>
      <w:r>
        <w:rPr>
          <w:rFonts w:hint="cs"/>
          <w:rtl/>
        </w:rPr>
        <w:t>]</w:t>
      </w:r>
    </w:p>
    <w:p w14:paraId="7AED6804" w14:textId="5DF0E382" w:rsidR="00984F94" w:rsidRDefault="004627AB" w:rsidP="007A0B40">
      <w:pPr>
        <w:rPr>
          <w:rtl/>
        </w:rPr>
      </w:pPr>
      <w:r w:rsidRPr="00CD067C">
        <w:rPr>
          <w:rtl/>
        </w:rPr>
        <w:t xml:space="preserve">רק </w:t>
      </w:r>
      <w:r w:rsidR="009622F9" w:rsidRPr="00CD067C">
        <w:rPr>
          <w:rtl/>
        </w:rPr>
        <w:t>כפות רגלי</w:t>
      </w:r>
      <w:r w:rsidR="009622F9">
        <w:rPr>
          <w:rFonts w:hint="cs"/>
          <w:rtl/>
        </w:rPr>
        <w:t>ו</w:t>
      </w:r>
      <w:r w:rsidR="009622F9" w:rsidRPr="00CD067C">
        <w:rPr>
          <w:rtl/>
        </w:rPr>
        <w:t xml:space="preserve"> </w:t>
      </w:r>
      <w:r w:rsidR="009622F9">
        <w:rPr>
          <w:rFonts w:hint="cs"/>
          <w:rtl/>
        </w:rPr>
        <w:t>צ</w:t>
      </w:r>
      <w:r w:rsidR="00D63345">
        <w:rPr>
          <w:rtl/>
        </w:rPr>
        <w:t xml:space="preserve">מחו </w:t>
      </w:r>
      <w:r w:rsidR="00D17B21">
        <w:rPr>
          <w:rFonts w:hint="cs"/>
          <w:rtl/>
        </w:rPr>
        <w:t>בגופו הסרבן</w:t>
      </w:r>
      <w:r w:rsidRPr="00CD067C">
        <w:rPr>
          <w:rtl/>
        </w:rPr>
        <w:t xml:space="preserve">. </w:t>
      </w:r>
      <w:bookmarkStart w:id="178" w:name="_Hlk506196520"/>
      <w:r w:rsidR="00AC2F7A">
        <w:rPr>
          <w:rFonts w:hint="cs"/>
          <w:rtl/>
        </w:rPr>
        <w:t xml:space="preserve">אבל אלכס לא </w:t>
      </w:r>
      <w:r w:rsidR="00AB3C5F">
        <w:rPr>
          <w:rFonts w:hint="cs"/>
          <w:rtl/>
        </w:rPr>
        <w:t xml:space="preserve">התעניין </w:t>
      </w:r>
      <w:r w:rsidR="00AC2F7A">
        <w:rPr>
          <w:rFonts w:hint="cs"/>
          <w:rtl/>
        </w:rPr>
        <w:t>במדידות ואורכידומטרים</w:t>
      </w:r>
      <w:r w:rsidR="00006128" w:rsidRPr="00006128">
        <w:rPr>
          <w:rFonts w:cs="Times New Roman"/>
          <w:rtl/>
        </w:rPr>
        <w:t xml:space="preserve"> – </w:t>
      </w:r>
      <w:r w:rsidR="00984F94">
        <w:rPr>
          <w:rFonts w:hint="cs"/>
          <w:rtl/>
        </w:rPr>
        <w:t>שום מכשיר</w:t>
      </w:r>
      <w:r w:rsidR="006C2050">
        <w:rPr>
          <w:rFonts w:hint="cs"/>
          <w:rtl/>
        </w:rPr>
        <w:t xml:space="preserve"> </w:t>
      </w:r>
      <w:r w:rsidR="00AB3C5F">
        <w:rPr>
          <w:rFonts w:hint="cs"/>
          <w:rtl/>
        </w:rPr>
        <w:t xml:space="preserve">לא </w:t>
      </w:r>
      <w:r w:rsidR="006C2050">
        <w:rPr>
          <w:rFonts w:hint="cs"/>
          <w:rtl/>
        </w:rPr>
        <w:t>יוכל</w:t>
      </w:r>
      <w:r w:rsidR="00AB3C5F">
        <w:rPr>
          <w:rFonts w:hint="cs"/>
          <w:rtl/>
        </w:rPr>
        <w:t xml:space="preserve"> למדוד את השינוי שהתחולל </w:t>
      </w:r>
      <w:bookmarkEnd w:id="178"/>
      <w:r w:rsidR="00AB3C5F">
        <w:rPr>
          <w:rFonts w:hint="cs"/>
          <w:rtl/>
        </w:rPr>
        <w:t>ב</w:t>
      </w:r>
      <w:r w:rsidR="006441B7">
        <w:rPr>
          <w:rFonts w:hint="cs"/>
          <w:rtl/>
        </w:rPr>
        <w:t>גופו הנפלא,</w:t>
      </w:r>
      <w:r w:rsidR="007A0B40">
        <w:rPr>
          <w:rFonts w:hint="cs"/>
          <w:rtl/>
        </w:rPr>
        <w:t xml:space="preserve"> </w:t>
      </w:r>
      <w:r w:rsidR="00AB3C5F">
        <w:rPr>
          <w:rFonts w:hint="cs"/>
          <w:rtl/>
        </w:rPr>
        <w:t>בגופו המפעים,</w:t>
      </w:r>
      <w:r w:rsidRPr="00CD067C">
        <w:rPr>
          <w:rtl/>
        </w:rPr>
        <w:t xml:space="preserve"> על </w:t>
      </w:r>
      <w:r w:rsidR="000B1CE6">
        <w:rPr>
          <w:rFonts w:hint="cs"/>
          <w:rtl/>
        </w:rPr>
        <w:t>ה</w:t>
      </w:r>
      <w:r w:rsidR="00AB3C5F">
        <w:rPr>
          <w:rFonts w:hint="cs"/>
          <w:rtl/>
        </w:rPr>
        <w:t xml:space="preserve">חוף </w:t>
      </w:r>
      <w:r w:rsidR="000B1CE6">
        <w:rPr>
          <w:rFonts w:hint="cs"/>
          <w:rtl/>
        </w:rPr>
        <w:t>ב</w:t>
      </w:r>
      <w:r w:rsidRPr="00CD067C">
        <w:rPr>
          <w:rtl/>
        </w:rPr>
        <w:t>שפת הים</w:t>
      </w:r>
      <w:r w:rsidR="00D63737">
        <w:rPr>
          <w:rFonts w:hint="cs"/>
          <w:rtl/>
        </w:rPr>
        <w:t xml:space="preserve"> התיכון</w:t>
      </w:r>
      <w:r w:rsidRPr="00CD067C">
        <w:rPr>
          <w:rtl/>
        </w:rPr>
        <w:t>, ו</w:t>
      </w:r>
      <w:r w:rsidR="007A0B40">
        <w:rPr>
          <w:rFonts w:hint="cs"/>
          <w:rtl/>
        </w:rPr>
        <w:t>ב</w:t>
      </w:r>
      <w:r w:rsidRPr="00CD067C">
        <w:rPr>
          <w:rtl/>
        </w:rPr>
        <w:t>פינה נסתרת במקלט</w:t>
      </w:r>
      <w:r w:rsidR="00D63737">
        <w:rPr>
          <w:rFonts w:hint="cs"/>
          <w:rtl/>
        </w:rPr>
        <w:t>,</w:t>
      </w:r>
      <w:r w:rsidRPr="00CD067C">
        <w:rPr>
          <w:rtl/>
        </w:rPr>
        <w:t xml:space="preserve"> </w:t>
      </w:r>
      <w:r w:rsidRPr="00CD067C">
        <w:rPr>
          <w:rFonts w:hint="cs"/>
          <w:rtl/>
        </w:rPr>
        <w:t>ובחצר האחורית</w:t>
      </w:r>
      <w:r w:rsidRPr="00CD067C">
        <w:rPr>
          <w:rtl/>
        </w:rPr>
        <w:t xml:space="preserve"> </w:t>
      </w:r>
      <w:r w:rsidR="009963F0">
        <w:rPr>
          <w:rFonts w:hint="cs"/>
          <w:rtl/>
        </w:rPr>
        <w:t>בין</w:t>
      </w:r>
      <w:r w:rsidRPr="00CD067C">
        <w:rPr>
          <w:rtl/>
        </w:rPr>
        <w:t xml:space="preserve"> בלוני הגז</w:t>
      </w:r>
      <w:r w:rsidR="00F34E8F">
        <w:rPr>
          <w:rFonts w:hint="cs"/>
          <w:rtl/>
        </w:rPr>
        <w:t>, מאחורי הפיקוס הקשיש</w:t>
      </w:r>
      <w:r w:rsidRPr="00CD067C">
        <w:rPr>
          <w:rtl/>
        </w:rPr>
        <w:t xml:space="preserve">. </w:t>
      </w:r>
    </w:p>
    <w:p w14:paraId="2CF5462E" w14:textId="6BD00F29" w:rsidR="004627AB" w:rsidRPr="00094A9E" w:rsidRDefault="006441B7" w:rsidP="007A0B40">
      <w:pPr>
        <w:rPr>
          <w:rtl/>
        </w:rPr>
      </w:pPr>
      <w:r>
        <w:rPr>
          <w:rFonts w:hint="cs"/>
          <w:rtl/>
        </w:rPr>
        <w:t>ו</w:t>
      </w:r>
      <w:r w:rsidR="00984F94">
        <w:rPr>
          <w:rFonts w:hint="cs"/>
          <w:rtl/>
        </w:rPr>
        <w:t xml:space="preserve">לאחרונה </w:t>
      </w:r>
      <w:r w:rsidR="007A0B40">
        <w:rPr>
          <w:rFonts w:hint="cs"/>
          <w:rtl/>
        </w:rPr>
        <w:t xml:space="preserve">גם </w:t>
      </w:r>
      <w:r>
        <w:rPr>
          <w:rFonts w:hint="cs"/>
          <w:rtl/>
        </w:rPr>
        <w:t xml:space="preserve">בחדר עם טפטים ורודים, </w:t>
      </w:r>
      <w:r w:rsidR="004627AB" w:rsidRPr="00CD067C">
        <w:rPr>
          <w:rtl/>
        </w:rPr>
        <w:t xml:space="preserve">אבל </w:t>
      </w:r>
      <w:r w:rsidR="004627AB" w:rsidRPr="00CD067C">
        <w:rPr>
          <w:rFonts w:hint="cs"/>
          <w:rtl/>
        </w:rPr>
        <w:t>כרגע ה</w:t>
      </w:r>
      <w:r w:rsidR="00974C36">
        <w:rPr>
          <w:rFonts w:hint="cs"/>
          <w:rtl/>
        </w:rPr>
        <w:t>ת</w:t>
      </w:r>
      <w:r w:rsidR="00410F21">
        <w:rPr>
          <w:rtl/>
        </w:rPr>
        <w:t>קשה להתרכז ב</w:t>
      </w:r>
      <w:r w:rsidR="00410F21">
        <w:rPr>
          <w:rFonts w:hint="cs"/>
          <w:rtl/>
        </w:rPr>
        <w:t>כך</w:t>
      </w:r>
      <w:r w:rsidR="00FB3D31">
        <w:rPr>
          <w:rFonts w:hint="cs"/>
          <w:rtl/>
        </w:rPr>
        <w:t xml:space="preserve">, </w:t>
      </w:r>
      <w:r w:rsidR="00FB3D31" w:rsidRPr="00094A9E">
        <w:rPr>
          <w:rFonts w:hint="eastAsia"/>
          <w:rtl/>
        </w:rPr>
        <w:t>כי</w:t>
      </w:r>
      <w:r w:rsidR="00FB3D31" w:rsidRPr="00094A9E">
        <w:rPr>
          <w:rtl/>
        </w:rPr>
        <w:t xml:space="preserve"> </w:t>
      </w:r>
      <w:r w:rsidR="00006128" w:rsidRPr="00006128">
        <w:rPr>
          <w:rFonts w:cs="Times New Roman"/>
          <w:rtl/>
        </w:rPr>
        <w:t xml:space="preserve">לגופו המפעים </w:t>
      </w:r>
      <w:r w:rsidR="00FB3D31" w:rsidRPr="00094A9E">
        <w:rPr>
          <w:rFonts w:cs="Times New Roman"/>
          <w:rtl/>
        </w:rPr>
        <w:t>עמד לקרות</w:t>
      </w:r>
      <w:r w:rsidR="00006128" w:rsidRPr="00006128">
        <w:rPr>
          <w:rFonts w:cs="Times New Roman"/>
          <w:rtl/>
        </w:rPr>
        <w:t xml:space="preserve"> </w:t>
      </w:r>
      <w:r w:rsidR="00006128" w:rsidRPr="00094A9E">
        <w:rPr>
          <w:rFonts w:cs="Times New Roman"/>
          <w:rtl/>
        </w:rPr>
        <w:t>דבר</w:t>
      </w:r>
      <w:r w:rsidR="00CF709C">
        <w:rPr>
          <w:rFonts w:cs="Times New Roman" w:hint="cs"/>
          <w:rtl/>
        </w:rPr>
        <w:t xml:space="preserve"> </w:t>
      </w:r>
      <w:r w:rsidR="00006128">
        <w:rPr>
          <w:rFonts w:cs="Times New Roman" w:hint="cs"/>
          <w:rtl/>
        </w:rPr>
        <w:t>מה</w:t>
      </w:r>
      <w:r w:rsidR="00006128" w:rsidRPr="00094A9E">
        <w:rPr>
          <w:rFonts w:cs="Times New Roman"/>
          <w:rtl/>
        </w:rPr>
        <w:t xml:space="preserve"> </w:t>
      </w:r>
      <w:r w:rsidR="00006128" w:rsidRPr="00094A9E">
        <w:rPr>
          <w:rFonts w:cs="Times New Roman" w:hint="eastAsia"/>
          <w:rtl/>
        </w:rPr>
        <w:t>נורא</w:t>
      </w:r>
      <w:r w:rsidR="00FB3D31" w:rsidRPr="00094A9E">
        <w:rPr>
          <w:rFonts w:cs="Times New Roman"/>
          <w:rtl/>
        </w:rPr>
        <w:t>, הוא לא י</w:t>
      </w:r>
      <w:r w:rsidR="006C2050">
        <w:rPr>
          <w:rFonts w:cs="Times New Roman" w:hint="cs"/>
          <w:rtl/>
        </w:rPr>
        <w:t>ו</w:t>
      </w:r>
      <w:r w:rsidR="00FB3D31" w:rsidRPr="00094A9E">
        <w:rPr>
          <w:rFonts w:cs="Times New Roman"/>
          <w:rtl/>
        </w:rPr>
        <w:t>כל לדחות את זה יותר</w:t>
      </w:r>
      <w:r w:rsidR="004627AB" w:rsidRPr="00094A9E">
        <w:rPr>
          <w:rtl/>
        </w:rPr>
        <w:t>.</w:t>
      </w:r>
    </w:p>
    <w:p w14:paraId="7EB24176" w14:textId="6A13D46C" w:rsidR="006F3803" w:rsidRPr="00094A9E" w:rsidRDefault="00966A81" w:rsidP="006F3803">
      <w:pPr>
        <w:rPr>
          <w:rFonts w:cs="Times New Roman"/>
          <w:rtl/>
        </w:rPr>
      </w:pPr>
      <w:r>
        <w:rPr>
          <w:rFonts w:cs="Times New Roman" w:hint="cs"/>
          <w:rtl/>
        </w:rPr>
        <w:t xml:space="preserve">האם </w:t>
      </w:r>
      <w:r w:rsidR="006F3803" w:rsidRPr="00094A9E">
        <w:rPr>
          <w:rFonts w:cs="Times New Roman" w:hint="eastAsia"/>
          <w:rtl/>
        </w:rPr>
        <w:t>הוריו</w:t>
      </w:r>
      <w:r w:rsidR="006F3803" w:rsidRPr="00094A9E">
        <w:rPr>
          <w:rFonts w:cs="Times New Roman"/>
          <w:rtl/>
        </w:rPr>
        <w:t xml:space="preserve"> באמת לא שמ</w:t>
      </w:r>
      <w:r w:rsidR="006F3803" w:rsidRPr="00094A9E">
        <w:rPr>
          <w:rFonts w:cs="Times New Roman" w:hint="eastAsia"/>
          <w:rtl/>
        </w:rPr>
        <w:t>ו</w:t>
      </w:r>
      <w:r w:rsidR="006F3803" w:rsidRPr="00094A9E">
        <w:rPr>
          <w:rFonts w:cs="Times New Roman"/>
          <w:rtl/>
        </w:rPr>
        <w:t xml:space="preserve"> לב </w:t>
      </w:r>
      <w:r>
        <w:rPr>
          <w:rFonts w:cs="Times New Roman" w:hint="cs"/>
          <w:rtl/>
        </w:rPr>
        <w:t xml:space="preserve">לכך </w:t>
      </w:r>
      <w:r w:rsidR="006F3803" w:rsidRPr="00094A9E">
        <w:rPr>
          <w:rFonts w:cs="Times New Roman"/>
          <w:rtl/>
        </w:rPr>
        <w:t>שהפסיק להתקלח לאחר האימון בבריכה והיה מגיע הביתה מ</w:t>
      </w:r>
      <w:r w:rsidR="006F3803" w:rsidRPr="00094A9E">
        <w:rPr>
          <w:rFonts w:cs="Times New Roman" w:hint="eastAsia"/>
          <w:rtl/>
        </w:rPr>
        <w:t>ד</w:t>
      </w:r>
      <w:r w:rsidR="006F3803" w:rsidRPr="00094A9E">
        <w:rPr>
          <w:rFonts w:cs="Times New Roman"/>
          <w:rtl/>
        </w:rPr>
        <w:t>יף ריח כלור ומכנסיו רטוב</w:t>
      </w:r>
      <w:r w:rsidR="00CF709C">
        <w:rPr>
          <w:rFonts w:cs="Times New Roman" w:hint="cs"/>
          <w:rtl/>
        </w:rPr>
        <w:t>ים</w:t>
      </w:r>
      <w:r w:rsidR="000267CC" w:rsidRPr="00094A9E">
        <w:rPr>
          <w:rFonts w:cs="Times New Roman"/>
          <w:rtl/>
        </w:rPr>
        <w:t>?</w:t>
      </w:r>
      <w:r w:rsidR="006F3803" w:rsidRPr="00094A9E">
        <w:rPr>
          <w:rFonts w:cs="Times New Roman"/>
          <w:rtl/>
        </w:rPr>
        <w:t xml:space="preserve"> כי גם את </w:t>
      </w:r>
      <w:r w:rsidR="006F3803" w:rsidRPr="00094A9E">
        <w:rPr>
          <w:rFonts w:cs="Times New Roman" w:hint="eastAsia"/>
          <w:rtl/>
        </w:rPr>
        <w:t>ב</w:t>
      </w:r>
      <w:r w:rsidR="006F3803" w:rsidRPr="00094A9E">
        <w:rPr>
          <w:rFonts w:cs="Times New Roman"/>
          <w:rtl/>
        </w:rPr>
        <w:t xml:space="preserve">גד הים </w:t>
      </w:r>
      <w:r w:rsidR="006F3803" w:rsidRPr="00094A9E">
        <w:rPr>
          <w:rFonts w:cs="Times New Roman" w:hint="eastAsia"/>
          <w:rtl/>
        </w:rPr>
        <w:t>ל</w:t>
      </w:r>
      <w:r w:rsidR="006F3803" w:rsidRPr="00094A9E">
        <w:rPr>
          <w:rFonts w:cs="Times New Roman"/>
          <w:rtl/>
        </w:rPr>
        <w:t>א העז ל</w:t>
      </w:r>
      <w:r w:rsidR="00CF709C">
        <w:rPr>
          <w:rFonts w:cs="Times New Roman" w:hint="cs"/>
          <w:rtl/>
        </w:rPr>
        <w:t>פשוט</w:t>
      </w:r>
      <w:r w:rsidR="006F3803" w:rsidRPr="00094A9E">
        <w:rPr>
          <w:rFonts w:cs="Times New Roman"/>
          <w:rtl/>
        </w:rPr>
        <w:t xml:space="preserve"> בחדר ההלבשה</w:t>
      </w:r>
      <w:r w:rsidR="000267CC" w:rsidRPr="00094A9E">
        <w:rPr>
          <w:rFonts w:cs="Times New Roman"/>
          <w:rtl/>
        </w:rPr>
        <w:t>.</w:t>
      </w:r>
      <w:r w:rsidR="006F3803" w:rsidRPr="00094A9E">
        <w:rPr>
          <w:rFonts w:cs="Times New Roman"/>
          <w:rtl/>
        </w:rPr>
        <w:t xml:space="preserve"> </w:t>
      </w:r>
      <w:r w:rsidR="00E929D0">
        <w:rPr>
          <w:rFonts w:cs="Times New Roman" w:hint="cs"/>
          <w:rtl/>
        </w:rPr>
        <w:t>[</w:t>
      </w:r>
      <w:r w:rsidR="006F3803" w:rsidRPr="00094A9E">
        <w:rPr>
          <w:rFonts w:cs="Times New Roman"/>
          <w:rtl/>
        </w:rPr>
        <w:t xml:space="preserve">הוא היה מתנגב קצת, </w:t>
      </w:r>
      <w:r w:rsidR="006F3803" w:rsidRPr="00094A9E">
        <w:rPr>
          <w:rFonts w:cs="Times New Roman" w:hint="eastAsia"/>
          <w:rtl/>
        </w:rPr>
        <w:t>מרשה</w:t>
      </w:r>
      <w:r w:rsidR="006F3803" w:rsidRPr="00094A9E">
        <w:rPr>
          <w:rFonts w:cs="Times New Roman"/>
          <w:rtl/>
        </w:rPr>
        <w:t xml:space="preserve"> </w:t>
      </w:r>
      <w:r w:rsidR="006F3803" w:rsidRPr="00094A9E">
        <w:rPr>
          <w:rFonts w:cs="Times New Roman" w:hint="eastAsia"/>
          <w:rtl/>
        </w:rPr>
        <w:t>לעצמו</w:t>
      </w:r>
      <w:r w:rsidR="006F3803" w:rsidRPr="00094A9E">
        <w:rPr>
          <w:rFonts w:cs="Times New Roman"/>
          <w:rtl/>
        </w:rPr>
        <w:t xml:space="preserve"> </w:t>
      </w:r>
      <w:r w:rsidR="006F3803" w:rsidRPr="00094A9E">
        <w:rPr>
          <w:rFonts w:cs="Times New Roman" w:hint="eastAsia"/>
          <w:rtl/>
        </w:rPr>
        <w:t>מחצית</w:t>
      </w:r>
      <w:r w:rsidR="006F3803" w:rsidRPr="00094A9E">
        <w:rPr>
          <w:rFonts w:cs="Times New Roman"/>
          <w:rtl/>
        </w:rPr>
        <w:t xml:space="preserve"> </w:t>
      </w:r>
      <w:r w:rsidR="006F3803" w:rsidRPr="00094A9E">
        <w:rPr>
          <w:rFonts w:cs="Times New Roman" w:hint="eastAsia"/>
          <w:rtl/>
        </w:rPr>
        <w:t>הדקה</w:t>
      </w:r>
      <w:r w:rsidR="006F3803" w:rsidRPr="00094A9E">
        <w:rPr>
          <w:rFonts w:cs="Times New Roman"/>
          <w:rtl/>
        </w:rPr>
        <w:t xml:space="preserve"> </w:t>
      </w:r>
      <w:r w:rsidR="006F3803" w:rsidRPr="00094A9E">
        <w:rPr>
          <w:rFonts w:cs="Times New Roman" w:hint="eastAsia"/>
          <w:rtl/>
        </w:rPr>
        <w:t>בלב</w:t>
      </w:r>
      <w:r w:rsidR="006F3803" w:rsidRPr="00094A9E">
        <w:rPr>
          <w:rFonts w:cs="Times New Roman"/>
          <w:rtl/>
        </w:rPr>
        <w:t xml:space="preserve"> </w:t>
      </w:r>
      <w:r w:rsidR="006F3803" w:rsidRPr="00094A9E">
        <w:rPr>
          <w:rFonts w:cs="Times New Roman" w:hint="eastAsia"/>
          <w:rtl/>
        </w:rPr>
        <w:t>הולם</w:t>
      </w:r>
      <w:r w:rsidR="006F3803" w:rsidRPr="00094A9E">
        <w:rPr>
          <w:rFonts w:cs="Times New Roman"/>
          <w:rtl/>
        </w:rPr>
        <w:t xml:space="preserve"> </w:t>
      </w:r>
      <w:r w:rsidR="006F3803" w:rsidRPr="00094A9E">
        <w:rPr>
          <w:rFonts w:cs="Times New Roman" w:hint="eastAsia"/>
          <w:rtl/>
        </w:rPr>
        <w:t>מפחד</w:t>
      </w:r>
      <w:r w:rsidR="006F3803" w:rsidRPr="00094A9E">
        <w:rPr>
          <w:rFonts w:cs="Times New Roman"/>
          <w:rtl/>
        </w:rPr>
        <w:t xml:space="preserve"> </w:t>
      </w:r>
      <w:r w:rsidR="006F3803" w:rsidRPr="00094A9E">
        <w:rPr>
          <w:rFonts w:cs="Times New Roman" w:hint="eastAsia"/>
          <w:rtl/>
        </w:rPr>
        <w:t>תחת</w:t>
      </w:r>
      <w:r w:rsidR="006F3803" w:rsidRPr="00094A9E">
        <w:rPr>
          <w:rFonts w:cs="Times New Roman"/>
          <w:rtl/>
        </w:rPr>
        <w:t xml:space="preserve"> </w:t>
      </w:r>
      <w:r w:rsidR="006F3803" w:rsidRPr="00094A9E">
        <w:rPr>
          <w:rFonts w:cs="Times New Roman" w:hint="eastAsia"/>
          <w:rtl/>
        </w:rPr>
        <w:t>המתק</w:t>
      </w:r>
      <w:r w:rsidR="000267CC" w:rsidRPr="00094A9E">
        <w:rPr>
          <w:rFonts w:cs="Times New Roman" w:hint="eastAsia"/>
          <w:rtl/>
        </w:rPr>
        <w:t>ן</w:t>
      </w:r>
      <w:r w:rsidR="006F3803" w:rsidRPr="00094A9E">
        <w:rPr>
          <w:rFonts w:cs="Times New Roman"/>
          <w:rtl/>
        </w:rPr>
        <w:t xml:space="preserve"> לייבוש ידיים בשביל לייבש מעט את </w:t>
      </w:r>
      <w:r w:rsidR="003B2198">
        <w:rPr>
          <w:rFonts w:cs="Times New Roman"/>
          <w:rtl/>
        </w:rPr>
        <w:t>שערו</w:t>
      </w:r>
      <w:r w:rsidR="006F3803" w:rsidRPr="00094A9E">
        <w:rPr>
          <w:rFonts w:cs="Times New Roman"/>
          <w:rtl/>
        </w:rPr>
        <w:t xml:space="preserve">, </w:t>
      </w:r>
      <w:r w:rsidR="00006128" w:rsidRPr="00006128">
        <w:rPr>
          <w:rFonts w:cs="Times New Roman"/>
          <w:rtl/>
        </w:rPr>
        <w:t>עוטה על עצמו ועל בגד הים הרטוב</w:t>
      </w:r>
      <w:r w:rsidR="006F3803" w:rsidRPr="00094A9E">
        <w:rPr>
          <w:rFonts w:cs="Times New Roman"/>
          <w:rtl/>
        </w:rPr>
        <w:t xml:space="preserve"> מהר מהר את </w:t>
      </w:r>
      <w:r w:rsidR="00984F94">
        <w:rPr>
          <w:rFonts w:cs="Times New Roman" w:hint="cs"/>
          <w:rtl/>
        </w:rPr>
        <w:t>ה</w:t>
      </w:r>
      <w:r w:rsidR="006F3803" w:rsidRPr="00094A9E">
        <w:rPr>
          <w:rFonts w:cs="Times New Roman" w:hint="eastAsia"/>
          <w:rtl/>
        </w:rPr>
        <w:t>תלבושת</w:t>
      </w:r>
      <w:r w:rsidR="006F3803" w:rsidRPr="00094A9E">
        <w:rPr>
          <w:rFonts w:cs="Times New Roman"/>
          <w:rtl/>
        </w:rPr>
        <w:t xml:space="preserve"> </w:t>
      </w:r>
      <w:r w:rsidR="00984F94">
        <w:rPr>
          <w:rFonts w:cs="Times New Roman" w:hint="cs"/>
          <w:rtl/>
        </w:rPr>
        <w:t>האחידה</w:t>
      </w:r>
      <w:r w:rsidR="006F3803" w:rsidRPr="00094A9E">
        <w:rPr>
          <w:rFonts w:cs="Times New Roman"/>
          <w:rtl/>
        </w:rPr>
        <w:t xml:space="preserve">, </w:t>
      </w:r>
      <w:r w:rsidR="006F3803" w:rsidRPr="00094A9E">
        <w:rPr>
          <w:rFonts w:cs="Times New Roman" w:hint="eastAsia"/>
          <w:rtl/>
        </w:rPr>
        <w:t>ו</w:t>
      </w:r>
      <w:r w:rsidR="000267CC" w:rsidRPr="00094A9E">
        <w:rPr>
          <w:rFonts w:cs="Times New Roman" w:hint="eastAsia"/>
          <w:rtl/>
        </w:rPr>
        <w:t>אץ</w:t>
      </w:r>
      <w:r w:rsidR="000267CC" w:rsidRPr="00094A9E">
        <w:rPr>
          <w:rFonts w:cs="Times New Roman"/>
          <w:rtl/>
        </w:rPr>
        <w:t xml:space="preserve"> </w:t>
      </w:r>
      <w:r w:rsidR="000267CC" w:rsidRPr="00094A9E">
        <w:rPr>
          <w:rFonts w:cs="Times New Roman" w:hint="eastAsia"/>
          <w:rtl/>
        </w:rPr>
        <w:t>בהול</w:t>
      </w:r>
      <w:r w:rsidR="006F3803" w:rsidRPr="00094A9E">
        <w:rPr>
          <w:rFonts w:cs="Times New Roman"/>
          <w:rtl/>
        </w:rPr>
        <w:t xml:space="preserve"> לבית-הספר, </w:t>
      </w:r>
      <w:r w:rsidR="002F18C5" w:rsidRPr="00094A9E">
        <w:rPr>
          <w:rFonts w:cs="Times New Roman" w:hint="eastAsia"/>
          <w:rtl/>
        </w:rPr>
        <w:t>ולאחר</w:t>
      </w:r>
      <w:r w:rsidR="002F18C5" w:rsidRPr="00094A9E">
        <w:rPr>
          <w:rFonts w:cs="Times New Roman"/>
          <w:rtl/>
        </w:rPr>
        <w:t xml:space="preserve"> אימוני הערב </w:t>
      </w:r>
      <w:r w:rsidR="002F18C5" w:rsidRPr="00094A9E">
        <w:rPr>
          <w:rFonts w:cs="Times New Roman" w:hint="eastAsia"/>
          <w:rtl/>
        </w:rPr>
        <w:t>ישר</w:t>
      </w:r>
      <w:r w:rsidR="002F18C5" w:rsidRPr="00094A9E">
        <w:rPr>
          <w:rFonts w:cs="Times New Roman"/>
          <w:rtl/>
        </w:rPr>
        <w:t xml:space="preserve"> הביתה, </w:t>
      </w:r>
      <w:r w:rsidR="006F3803" w:rsidRPr="00094A9E">
        <w:rPr>
          <w:rFonts w:cs="Times New Roman" w:hint="eastAsia"/>
          <w:rtl/>
        </w:rPr>
        <w:t>רועד</w:t>
      </w:r>
      <w:r w:rsidR="006F3803" w:rsidRPr="00094A9E">
        <w:rPr>
          <w:rFonts w:cs="Times New Roman"/>
          <w:rtl/>
        </w:rPr>
        <w:t xml:space="preserve"> </w:t>
      </w:r>
      <w:r w:rsidR="006F3803" w:rsidRPr="00094A9E">
        <w:rPr>
          <w:rFonts w:cs="Times New Roman" w:hint="eastAsia"/>
          <w:rtl/>
        </w:rPr>
        <w:t>מקור</w:t>
      </w:r>
      <w:r w:rsidR="006F3803" w:rsidRPr="00094A9E">
        <w:rPr>
          <w:rFonts w:cs="Times New Roman"/>
          <w:rtl/>
        </w:rPr>
        <w:t xml:space="preserve"> </w:t>
      </w:r>
      <w:r w:rsidR="006F3803" w:rsidRPr="00094A9E">
        <w:rPr>
          <w:rFonts w:cs="Times New Roman" w:hint="eastAsia"/>
          <w:rtl/>
        </w:rPr>
        <w:t>וכלימה</w:t>
      </w:r>
      <w:r w:rsidR="006F3803" w:rsidRPr="00094A9E">
        <w:rPr>
          <w:rFonts w:cs="Times New Roman"/>
          <w:rtl/>
        </w:rPr>
        <w:t xml:space="preserve"> </w:t>
      </w:r>
      <w:r w:rsidR="006F3803" w:rsidRPr="00094A9E">
        <w:rPr>
          <w:rFonts w:cs="Times New Roman" w:hint="eastAsia"/>
          <w:rtl/>
        </w:rPr>
        <w:t>עמוקה</w:t>
      </w:r>
      <w:r w:rsidR="006F3803" w:rsidRPr="00094A9E">
        <w:rPr>
          <w:rFonts w:cs="Times New Roman"/>
          <w:rtl/>
        </w:rPr>
        <w:t>.</w:t>
      </w:r>
      <w:r w:rsidR="00E929D0">
        <w:rPr>
          <w:rFonts w:cs="Times New Roman" w:hint="cs"/>
          <w:rtl/>
        </w:rPr>
        <w:t>]</w:t>
      </w:r>
    </w:p>
    <w:p w14:paraId="7A34283A" w14:textId="7F98E4E5" w:rsidR="00984F94" w:rsidRDefault="000267CC" w:rsidP="000267CC">
      <w:pPr>
        <w:rPr>
          <w:rtl/>
        </w:rPr>
      </w:pPr>
      <w:bookmarkStart w:id="179" w:name="_Hlk529453745"/>
      <w:bookmarkStart w:id="180" w:name="_Hlk529454265"/>
      <w:r w:rsidRPr="00094A9E">
        <w:rPr>
          <w:rFonts w:hint="eastAsia"/>
          <w:rtl/>
        </w:rPr>
        <w:t>לא</w:t>
      </w:r>
      <w:r w:rsidRPr="00094A9E">
        <w:rPr>
          <w:rtl/>
        </w:rPr>
        <w:t xml:space="preserve"> מזמן שמע את אימו [</w:t>
      </w:r>
      <w:r w:rsidRPr="00094A9E">
        <w:rPr>
          <w:rFonts w:hint="eastAsia"/>
          <w:rtl/>
        </w:rPr>
        <w:t>מאיצה</w:t>
      </w:r>
      <w:r w:rsidRPr="00094A9E">
        <w:rPr>
          <w:rtl/>
        </w:rPr>
        <w:t xml:space="preserve"> </w:t>
      </w:r>
      <w:r w:rsidRPr="00094A9E">
        <w:rPr>
          <w:rFonts w:hint="eastAsia"/>
          <w:rtl/>
        </w:rPr>
        <w:t>מעודדת</w:t>
      </w:r>
      <w:r w:rsidR="00C14B12">
        <w:rPr>
          <w:rFonts w:hint="cs"/>
          <w:rtl/>
        </w:rPr>
        <w:t xml:space="preserve"> דוחפת</w:t>
      </w:r>
      <w:r w:rsidRPr="00094A9E">
        <w:rPr>
          <w:rtl/>
        </w:rPr>
        <w:t xml:space="preserve"> מדרבנת</w:t>
      </w:r>
      <w:r w:rsidR="001D05F7">
        <w:rPr>
          <w:rFonts w:hint="cs"/>
          <w:rtl/>
        </w:rPr>
        <w:t xml:space="preserve"> משדלת</w:t>
      </w:r>
      <w:r w:rsidR="00111860">
        <w:rPr>
          <w:rFonts w:hint="cs"/>
          <w:rtl/>
        </w:rPr>
        <w:t>]</w:t>
      </w:r>
      <w:r w:rsidR="001D05F7">
        <w:rPr>
          <w:rFonts w:hint="cs"/>
          <w:rtl/>
        </w:rPr>
        <w:t>משדלת</w:t>
      </w:r>
      <w:r w:rsidRPr="00094A9E">
        <w:rPr>
          <w:rtl/>
        </w:rPr>
        <w:t xml:space="preserve"> </w:t>
      </w:r>
      <w:r w:rsidR="00984F94">
        <w:rPr>
          <w:rFonts w:hint="cs"/>
          <w:rtl/>
        </w:rPr>
        <w:t xml:space="preserve">את </w:t>
      </w:r>
      <w:r w:rsidRPr="00094A9E">
        <w:rPr>
          <w:rFonts w:hint="eastAsia"/>
          <w:rtl/>
        </w:rPr>
        <w:t>אביו</w:t>
      </w:r>
      <w:r w:rsidRPr="00094A9E">
        <w:rPr>
          <w:rtl/>
        </w:rPr>
        <w:t xml:space="preserve"> </w:t>
      </w:r>
      <w:r w:rsidR="00111860">
        <w:rPr>
          <w:rFonts w:hint="cs"/>
          <w:rtl/>
        </w:rPr>
        <w:t>שי</w:t>
      </w:r>
      <w:r w:rsidRPr="00094A9E">
        <w:rPr>
          <w:rtl/>
        </w:rPr>
        <w:t xml:space="preserve">סביר לו על עובדות החיים, ואביו הצליח לחמוק גם ממשימה זו </w:t>
      </w:r>
      <w:r w:rsidR="00C14B12">
        <w:rPr>
          <w:rFonts w:hint="cs"/>
          <w:rtl/>
        </w:rPr>
        <w:t xml:space="preserve">בטיעונים הגיוניים, מחושבים, </w:t>
      </w:r>
      <w:r w:rsidR="00860EA8">
        <w:rPr>
          <w:rFonts w:hint="cs"/>
          <w:rtl/>
        </w:rPr>
        <w:t>כרגיל</w:t>
      </w:r>
      <w:r w:rsidR="00C14B12">
        <w:rPr>
          <w:rFonts w:hint="cs"/>
          <w:rtl/>
        </w:rPr>
        <w:t xml:space="preserve"> מגייס את </w:t>
      </w:r>
      <w:r w:rsidR="00984F94">
        <w:rPr>
          <w:rFonts w:hint="cs"/>
          <w:rtl/>
        </w:rPr>
        <w:t>ה</w:t>
      </w:r>
      <w:r w:rsidR="00C14B12">
        <w:rPr>
          <w:rFonts w:hint="cs"/>
          <w:rtl/>
        </w:rPr>
        <w:t>יכולות ה</w:t>
      </w:r>
      <w:r w:rsidR="00860EA8">
        <w:rPr>
          <w:rFonts w:hint="cs"/>
          <w:rtl/>
        </w:rPr>
        <w:t>שכליות</w:t>
      </w:r>
      <w:r w:rsidR="00C14B12">
        <w:rPr>
          <w:rFonts w:hint="cs"/>
          <w:rtl/>
        </w:rPr>
        <w:t xml:space="preserve"> </w:t>
      </w:r>
      <w:r w:rsidR="00CF709C">
        <w:rPr>
          <w:rFonts w:hint="cs"/>
          <w:rtl/>
        </w:rPr>
        <w:t xml:space="preserve">שחונן </w:t>
      </w:r>
      <w:r w:rsidR="00C14B12">
        <w:rPr>
          <w:rFonts w:hint="cs"/>
          <w:rtl/>
        </w:rPr>
        <w:t xml:space="preserve">בהן </w:t>
      </w:r>
      <w:r w:rsidR="00966A81" w:rsidRPr="00966A81">
        <w:rPr>
          <w:rFonts w:cs="Times New Roman"/>
          <w:rtl/>
        </w:rPr>
        <w:t xml:space="preserve">בנדיבות </w:t>
      </w:r>
      <w:r w:rsidR="00CF709C">
        <w:rPr>
          <w:rFonts w:cs="Times New Roman" w:hint="cs"/>
          <w:rtl/>
        </w:rPr>
        <w:t>כדי</w:t>
      </w:r>
      <w:r w:rsidR="00860EA8">
        <w:rPr>
          <w:rFonts w:hint="cs"/>
          <w:rtl/>
        </w:rPr>
        <w:t xml:space="preserve"> להוכיח מדוע</w:t>
      </w:r>
      <w:r w:rsidR="00C14B12">
        <w:rPr>
          <w:rFonts w:hint="cs"/>
          <w:rtl/>
        </w:rPr>
        <w:t xml:space="preserve"> </w:t>
      </w:r>
      <w:r w:rsidR="00860EA8">
        <w:rPr>
          <w:rFonts w:hint="cs"/>
          <w:rtl/>
        </w:rPr>
        <w:t xml:space="preserve">שיחה עם בנו </w:t>
      </w:r>
      <w:r w:rsidR="00C14B12">
        <w:rPr>
          <w:rFonts w:hint="cs"/>
          <w:rtl/>
        </w:rPr>
        <w:t>מיותר</w:t>
      </w:r>
      <w:r w:rsidR="00860EA8">
        <w:rPr>
          <w:rFonts w:hint="cs"/>
          <w:rtl/>
        </w:rPr>
        <w:t>ת</w:t>
      </w:r>
      <w:r w:rsidR="00C14B12">
        <w:rPr>
          <w:rFonts w:hint="cs"/>
          <w:rtl/>
        </w:rPr>
        <w:t xml:space="preserve"> </w:t>
      </w:r>
      <w:r w:rsidR="00860EA8">
        <w:rPr>
          <w:rFonts w:hint="cs"/>
          <w:rtl/>
        </w:rPr>
        <w:t>גם הפעם</w:t>
      </w:r>
      <w:r w:rsidR="00006128">
        <w:rPr>
          <w:rFonts w:hint="cs"/>
          <w:rtl/>
        </w:rPr>
        <w:t>:</w:t>
      </w:r>
      <w:r w:rsidRPr="00094A9E">
        <w:rPr>
          <w:rtl/>
        </w:rPr>
        <w:t xml:space="preserve"> הילדים בימ</w:t>
      </w:r>
      <w:r w:rsidR="00CF709C">
        <w:rPr>
          <w:rFonts w:hint="cs"/>
          <w:rtl/>
        </w:rPr>
        <w:t>י</w:t>
      </w:r>
      <w:r w:rsidRPr="00094A9E">
        <w:rPr>
          <w:rtl/>
        </w:rPr>
        <w:t xml:space="preserve">נו לומדים </w:t>
      </w:r>
      <w:r w:rsidR="00966A81" w:rsidRPr="00966A81">
        <w:rPr>
          <w:rFonts w:cs="Times New Roman"/>
          <w:rtl/>
        </w:rPr>
        <w:t>על כך</w:t>
      </w:r>
      <w:r w:rsidRPr="00094A9E">
        <w:rPr>
          <w:rtl/>
        </w:rPr>
        <w:t xml:space="preserve"> מה</w:t>
      </w:r>
      <w:r w:rsidR="004C59E0">
        <w:rPr>
          <w:rtl/>
        </w:rPr>
        <w:t>אוויר</w:t>
      </w:r>
      <w:r w:rsidRPr="00094A9E">
        <w:rPr>
          <w:rtl/>
        </w:rPr>
        <w:t xml:space="preserve">, </w:t>
      </w:r>
      <w:r w:rsidR="00E929D0">
        <w:rPr>
          <w:rFonts w:hint="cs"/>
          <w:rtl/>
        </w:rPr>
        <w:t>[</w:t>
      </w:r>
      <w:r w:rsidRPr="00094A9E">
        <w:rPr>
          <w:rtl/>
        </w:rPr>
        <w:t xml:space="preserve">הוא </w:t>
      </w:r>
      <w:r w:rsidR="00006128">
        <w:rPr>
          <w:rFonts w:hint="cs"/>
          <w:rtl/>
        </w:rPr>
        <w:t>מן הסתם</w:t>
      </w:r>
      <w:r w:rsidRPr="00094A9E">
        <w:rPr>
          <w:rtl/>
        </w:rPr>
        <w:t xml:space="preserve"> שמע הרצאה ב</w:t>
      </w:r>
      <w:r w:rsidR="002E35AE">
        <w:rPr>
          <w:rtl/>
        </w:rPr>
        <w:t>בית-הספר</w:t>
      </w:r>
      <w:r w:rsidRPr="00094A9E">
        <w:rPr>
          <w:rtl/>
        </w:rPr>
        <w:t xml:space="preserve"> או באינטרנט וכיוצא באלה</w:t>
      </w:r>
      <w:r w:rsidR="00E929D0">
        <w:rPr>
          <w:rFonts w:hint="cs"/>
          <w:rtl/>
        </w:rPr>
        <w:t>]</w:t>
      </w:r>
      <w:r w:rsidR="00006128" w:rsidRPr="00006128">
        <w:rPr>
          <w:rtl/>
        </w:rPr>
        <w:t xml:space="preserve"> </w:t>
      </w:r>
      <w:r w:rsidR="00006128" w:rsidRPr="00006128">
        <w:rPr>
          <w:rFonts w:cs="Times New Roman"/>
          <w:rtl/>
        </w:rPr>
        <w:t>נימוקים שלא ניתן לטעון נגדם דבר</w:t>
      </w:r>
      <w:r w:rsidR="00761D97">
        <w:rPr>
          <w:rFonts w:hint="cs"/>
          <w:rtl/>
        </w:rPr>
        <w:t xml:space="preserve"> </w:t>
      </w:r>
      <w:r w:rsidR="00761D97">
        <w:rPr>
          <w:rtl/>
        </w:rPr>
        <w:t>–</w:t>
      </w:r>
      <w:r w:rsidRPr="00094A9E">
        <w:rPr>
          <w:rtl/>
        </w:rPr>
        <w:t xml:space="preserve"> </w:t>
      </w:r>
      <w:r w:rsidR="00860EA8">
        <w:rPr>
          <w:rFonts w:hint="cs"/>
          <w:rtl/>
        </w:rPr>
        <w:t xml:space="preserve">איזה איש חכם! כמה הסברים לגיטימיים הוא מצליח להעלות ללא כל מאמץ בשעת הדחק. </w:t>
      </w:r>
    </w:p>
    <w:p w14:paraId="007FECF4" w14:textId="54CE8CB2" w:rsidR="00984F94" w:rsidRDefault="00860EA8" w:rsidP="000267CC">
      <w:pPr>
        <w:rPr>
          <w:rtl/>
        </w:rPr>
      </w:pPr>
      <w:r>
        <w:rPr>
          <w:rFonts w:hint="cs"/>
          <w:rtl/>
        </w:rPr>
        <w:t>ו</w:t>
      </w:r>
      <w:r w:rsidR="000267CC" w:rsidRPr="00094A9E">
        <w:rPr>
          <w:rtl/>
        </w:rPr>
        <w:t xml:space="preserve">אלכס </w:t>
      </w:r>
      <w:r>
        <w:rPr>
          <w:rFonts w:hint="cs"/>
          <w:rtl/>
        </w:rPr>
        <w:t>נותר עם</w:t>
      </w:r>
      <w:r w:rsidR="000267CC" w:rsidRPr="00094A9E">
        <w:rPr>
          <w:rtl/>
        </w:rPr>
        <w:t xml:space="preserve"> שאלות ש</w:t>
      </w:r>
      <w:r w:rsidR="00126F97">
        <w:rPr>
          <w:rFonts w:hint="cs"/>
          <w:rtl/>
        </w:rPr>
        <w:t>אין את מי לשאול</w:t>
      </w:r>
      <w:r w:rsidR="000267CC" w:rsidRPr="00094A9E">
        <w:rPr>
          <w:rtl/>
        </w:rPr>
        <w:t xml:space="preserve">: אם </w:t>
      </w:r>
      <w:r>
        <w:rPr>
          <w:rFonts w:hint="cs"/>
          <w:rtl/>
        </w:rPr>
        <w:t>עשה זאת</w:t>
      </w:r>
      <w:r w:rsidR="00D8326D">
        <w:rPr>
          <w:rFonts w:hint="cs"/>
          <w:rtl/>
        </w:rPr>
        <w:t>,</w:t>
      </w:r>
      <w:r w:rsidR="00A572B0">
        <w:rPr>
          <w:rFonts w:hint="cs"/>
          <w:rtl/>
        </w:rPr>
        <w:t xml:space="preserve"> </w:t>
      </w:r>
      <w:r w:rsidR="00966A81" w:rsidRPr="00966A81">
        <w:rPr>
          <w:rFonts w:cs="Times New Roman"/>
          <w:rtl/>
        </w:rPr>
        <w:t xml:space="preserve">אבל </w:t>
      </w:r>
      <w:r w:rsidR="00A572B0">
        <w:rPr>
          <w:rFonts w:hint="cs"/>
          <w:rtl/>
        </w:rPr>
        <w:t>לא מתוך אהב</w:t>
      </w:r>
      <w:r w:rsidR="00984F94">
        <w:rPr>
          <w:rFonts w:hint="cs"/>
          <w:rtl/>
        </w:rPr>
        <w:t>ת</w:t>
      </w:r>
      <w:r w:rsidR="00CF709C">
        <w:rPr>
          <w:rFonts w:hint="cs"/>
          <w:rtl/>
        </w:rPr>
        <w:t xml:space="preserve"> </w:t>
      </w:r>
      <w:r w:rsidR="00984F94" w:rsidRPr="00984F94">
        <w:rPr>
          <w:rFonts w:cs="Times New Roman"/>
          <w:rtl/>
        </w:rPr>
        <w:t xml:space="preserve">אמת ולא </w:t>
      </w:r>
      <w:r w:rsidR="00D8326D">
        <w:rPr>
          <w:rFonts w:cs="Times New Roman" w:hint="cs"/>
          <w:rtl/>
        </w:rPr>
        <w:t>בחסות</w:t>
      </w:r>
      <w:r w:rsidR="00984F94" w:rsidRPr="00984F94">
        <w:rPr>
          <w:rFonts w:cs="Times New Roman"/>
          <w:rtl/>
        </w:rPr>
        <w:t xml:space="preserve"> ברית שהוכשרה </w:t>
      </w:r>
      <w:r w:rsidR="000655BB">
        <w:rPr>
          <w:rFonts w:cs="Times New Roman"/>
          <w:rtl/>
        </w:rPr>
        <w:t>על ידי</w:t>
      </w:r>
      <w:r w:rsidR="00984F94" w:rsidRPr="00984F94">
        <w:rPr>
          <w:rFonts w:cs="Times New Roman"/>
          <w:rtl/>
        </w:rPr>
        <w:t xml:space="preserve"> רשויות הדת והשלטון</w:t>
      </w:r>
      <w:r w:rsidR="000267CC" w:rsidRPr="00094A9E">
        <w:rPr>
          <w:rtl/>
        </w:rPr>
        <w:t xml:space="preserve">, </w:t>
      </w:r>
      <w:r w:rsidR="000267CC" w:rsidRPr="00094A9E">
        <w:rPr>
          <w:rFonts w:hint="eastAsia"/>
          <w:rtl/>
        </w:rPr>
        <w:t>האם</w:t>
      </w:r>
      <w:r w:rsidR="000267CC" w:rsidRPr="00094A9E">
        <w:rPr>
          <w:rtl/>
        </w:rPr>
        <w:t xml:space="preserve"> </w:t>
      </w:r>
      <w:r>
        <w:rPr>
          <w:rFonts w:hint="cs"/>
          <w:rtl/>
        </w:rPr>
        <w:t xml:space="preserve">חילל את עצמו? האם </w:t>
      </w:r>
      <w:r w:rsidR="000267CC" w:rsidRPr="00094A9E">
        <w:rPr>
          <w:rtl/>
        </w:rPr>
        <w:t xml:space="preserve">בהכרח </w:t>
      </w:r>
      <w:r w:rsidR="000267CC" w:rsidRPr="00094A9E">
        <w:rPr>
          <w:rFonts w:hint="eastAsia"/>
          <w:rtl/>
        </w:rPr>
        <w:t>יהיה</w:t>
      </w:r>
      <w:r w:rsidR="000267CC" w:rsidRPr="00094A9E">
        <w:rPr>
          <w:rtl/>
        </w:rPr>
        <w:t xml:space="preserve"> על כך תשלום? האם </w:t>
      </w:r>
      <w:r w:rsidR="000267CC" w:rsidRPr="00094A9E">
        <w:rPr>
          <w:rFonts w:hint="eastAsia"/>
          <w:rtl/>
        </w:rPr>
        <w:t>לאחר</w:t>
      </w:r>
      <w:r w:rsidR="000267CC" w:rsidRPr="00094A9E">
        <w:rPr>
          <w:rtl/>
        </w:rPr>
        <w:t xml:space="preserve"> </w:t>
      </w:r>
      <w:r w:rsidR="000267CC" w:rsidRPr="00094A9E">
        <w:rPr>
          <w:rFonts w:hint="eastAsia"/>
          <w:rtl/>
        </w:rPr>
        <w:t>פעם</w:t>
      </w:r>
      <w:r w:rsidR="000267CC" w:rsidRPr="00094A9E">
        <w:rPr>
          <w:rtl/>
        </w:rPr>
        <w:t xml:space="preserve"> אחת </w:t>
      </w:r>
      <w:r w:rsidR="00EA34C6" w:rsidRPr="00094A9E">
        <w:rPr>
          <w:rFonts w:hint="eastAsia"/>
          <w:rtl/>
        </w:rPr>
        <w:t>אפילו</w:t>
      </w:r>
      <w:r w:rsidR="00EA34C6" w:rsidRPr="00094A9E">
        <w:rPr>
          <w:rtl/>
        </w:rPr>
        <w:t xml:space="preserve"> </w:t>
      </w:r>
      <w:r w:rsidR="001B688C" w:rsidRPr="00094A9E">
        <w:rPr>
          <w:rtl/>
        </w:rPr>
        <w:t>[</w:t>
      </w:r>
      <w:r w:rsidR="00A572B0">
        <w:rPr>
          <w:rFonts w:hint="cs"/>
          <w:rtl/>
        </w:rPr>
        <w:t xml:space="preserve">היא </w:t>
      </w:r>
      <w:r w:rsidR="001C5A04">
        <w:rPr>
          <w:rFonts w:hint="cs"/>
          <w:rtl/>
        </w:rPr>
        <w:t>הייתה</w:t>
      </w:r>
      <w:r w:rsidR="006B6AAA">
        <w:rPr>
          <w:rFonts w:hint="cs"/>
          <w:rtl/>
        </w:rPr>
        <w:t xml:space="preserve"> </w:t>
      </w:r>
      <w:r w:rsidR="001B688C" w:rsidRPr="00094A9E">
        <w:rPr>
          <w:rtl/>
        </w:rPr>
        <w:t xml:space="preserve">חמודה – </w:t>
      </w:r>
      <w:r w:rsidR="00A572B0">
        <w:rPr>
          <w:rFonts w:hint="cs"/>
          <w:rtl/>
        </w:rPr>
        <w:t>אבל</w:t>
      </w:r>
      <w:r w:rsidR="001B688C" w:rsidRPr="00094A9E">
        <w:rPr>
          <w:rtl/>
        </w:rPr>
        <w:t xml:space="preserve"> </w:t>
      </w:r>
      <w:r w:rsidR="00A572B0">
        <w:rPr>
          <w:rFonts w:hint="cs"/>
          <w:rtl/>
        </w:rPr>
        <w:t xml:space="preserve">הוא </w:t>
      </w:r>
      <w:r w:rsidR="001B688C" w:rsidRPr="00094A9E">
        <w:rPr>
          <w:rtl/>
        </w:rPr>
        <w:t>לא אהב בכלל</w:t>
      </w:r>
      <w:r w:rsidR="0037076F">
        <w:rPr>
          <w:rFonts w:hint="cs"/>
          <w:rtl/>
        </w:rPr>
        <w:t xml:space="preserve"> אבל רצה אותה</w:t>
      </w:r>
      <w:r w:rsidR="00E567A7">
        <w:rPr>
          <w:rFonts w:hint="cs"/>
          <w:rtl/>
        </w:rPr>
        <w:t xml:space="preserve"> מאוד,</w:t>
      </w:r>
      <w:r w:rsidR="00A572B0">
        <w:rPr>
          <w:rFonts w:hint="cs"/>
          <w:rtl/>
        </w:rPr>
        <w:t xml:space="preserve"> זה היה כ"כ ברור שהוא אפילו לא היה יכול לשקר לעצמו</w:t>
      </w:r>
      <w:r w:rsidR="001B688C" w:rsidRPr="00094A9E">
        <w:rPr>
          <w:rtl/>
        </w:rPr>
        <w:t xml:space="preserve"> –]</w:t>
      </w:r>
      <w:r w:rsidR="006E13AF">
        <w:rPr>
          <w:rFonts w:hint="cs"/>
          <w:rtl/>
        </w:rPr>
        <w:t xml:space="preserve"> הוא חטא</w:t>
      </w:r>
      <w:r w:rsidR="00984F94">
        <w:rPr>
          <w:rFonts w:hint="cs"/>
          <w:rtl/>
        </w:rPr>
        <w:t>,</w:t>
      </w:r>
      <w:r w:rsidR="006E13AF">
        <w:rPr>
          <w:rFonts w:hint="cs"/>
          <w:rtl/>
        </w:rPr>
        <w:t xml:space="preserve"> ו</w:t>
      </w:r>
      <w:r w:rsidR="00984F94" w:rsidRPr="00094A9E">
        <w:rPr>
          <w:rFonts w:hint="eastAsia"/>
          <w:rtl/>
        </w:rPr>
        <w:t>גופו</w:t>
      </w:r>
      <w:r w:rsidR="000267CC" w:rsidRPr="00094A9E">
        <w:rPr>
          <w:rtl/>
        </w:rPr>
        <w:t xml:space="preserve"> </w:t>
      </w:r>
      <w:r w:rsidR="000267CC" w:rsidRPr="00094A9E">
        <w:rPr>
          <w:rFonts w:hint="eastAsia"/>
          <w:rtl/>
        </w:rPr>
        <w:t>הושחת</w:t>
      </w:r>
      <w:r w:rsidR="000267CC" w:rsidRPr="00094A9E">
        <w:rPr>
          <w:rtl/>
        </w:rPr>
        <w:t xml:space="preserve"> </w:t>
      </w:r>
      <w:r w:rsidR="006E13AF">
        <w:rPr>
          <w:rFonts w:hint="cs"/>
          <w:rtl/>
        </w:rPr>
        <w:t xml:space="preserve">ונפשו </w:t>
      </w:r>
      <w:r w:rsidR="00984F94">
        <w:rPr>
          <w:rFonts w:hint="cs"/>
          <w:rtl/>
        </w:rPr>
        <w:t xml:space="preserve">טמאה </w:t>
      </w:r>
      <w:r w:rsidR="000267CC" w:rsidRPr="00094A9E">
        <w:rPr>
          <w:rFonts w:hint="eastAsia"/>
          <w:rtl/>
        </w:rPr>
        <w:t>ללא</w:t>
      </w:r>
      <w:r w:rsidR="000267CC" w:rsidRPr="00094A9E">
        <w:rPr>
          <w:rtl/>
        </w:rPr>
        <w:t xml:space="preserve"> </w:t>
      </w:r>
      <w:r w:rsidR="000267CC" w:rsidRPr="00094A9E">
        <w:rPr>
          <w:rFonts w:hint="eastAsia"/>
          <w:rtl/>
        </w:rPr>
        <w:t>תקנה</w:t>
      </w:r>
      <w:r w:rsidR="000267CC" w:rsidRPr="00094A9E">
        <w:rPr>
          <w:rtl/>
        </w:rPr>
        <w:t xml:space="preserve">? </w:t>
      </w:r>
    </w:p>
    <w:p w14:paraId="5FD522C9" w14:textId="438C2377" w:rsidR="00984F94" w:rsidRDefault="000267CC" w:rsidP="000267CC">
      <w:pPr>
        <w:rPr>
          <w:rtl/>
        </w:rPr>
      </w:pPr>
      <w:r w:rsidRPr="00094A9E">
        <w:rPr>
          <w:rFonts w:hint="eastAsia"/>
          <w:rtl/>
        </w:rPr>
        <w:t>כי</w:t>
      </w:r>
      <w:r w:rsidRPr="00094A9E">
        <w:rPr>
          <w:rtl/>
        </w:rPr>
        <w:t xml:space="preserve"> </w:t>
      </w:r>
      <w:r w:rsidRPr="00094A9E">
        <w:rPr>
          <w:rFonts w:hint="eastAsia"/>
          <w:rtl/>
        </w:rPr>
        <w:t>כ</w:t>
      </w:r>
      <w:r w:rsidR="00CF709C">
        <w:rPr>
          <w:rFonts w:hint="cs"/>
          <w:rtl/>
        </w:rPr>
        <w:t>ך</w:t>
      </w:r>
      <w:r w:rsidRPr="00094A9E">
        <w:rPr>
          <w:rtl/>
        </w:rPr>
        <w:t xml:space="preserve"> </w:t>
      </w:r>
      <w:r w:rsidR="00966A81" w:rsidRPr="00966A81">
        <w:rPr>
          <w:rFonts w:cs="Times New Roman"/>
          <w:rtl/>
        </w:rPr>
        <w:t>הצהיר</w:t>
      </w:r>
      <w:r w:rsidR="00966A81">
        <w:rPr>
          <w:rFonts w:cs="Times New Roman" w:hint="cs"/>
          <w:rtl/>
        </w:rPr>
        <w:t xml:space="preserve"> </w:t>
      </w:r>
      <w:r w:rsidR="006E13AF">
        <w:rPr>
          <w:rFonts w:hint="cs"/>
          <w:rtl/>
        </w:rPr>
        <w:t>עוזר המאמן</w:t>
      </w:r>
      <w:r w:rsidRPr="00094A9E">
        <w:rPr>
          <w:rtl/>
        </w:rPr>
        <w:t>,</w:t>
      </w:r>
      <w:r w:rsidR="003402BA" w:rsidRPr="00094A9E">
        <w:rPr>
          <w:rtl/>
        </w:rPr>
        <w:t xml:space="preserve"> במ</w:t>
      </w:r>
      <w:r w:rsidR="002F18C5" w:rsidRPr="00094A9E">
        <w:rPr>
          <w:rFonts w:hint="eastAsia"/>
          <w:rtl/>
        </w:rPr>
        <w:t>סדרון</w:t>
      </w:r>
      <w:r w:rsidR="003402BA" w:rsidRPr="00094A9E">
        <w:rPr>
          <w:rtl/>
        </w:rPr>
        <w:t xml:space="preserve"> עם כל גביעי</w:t>
      </w:r>
      <w:r w:rsidR="002F18C5" w:rsidRPr="00094A9E">
        <w:rPr>
          <w:rtl/>
        </w:rPr>
        <w:t xml:space="preserve"> </w:t>
      </w:r>
      <w:r w:rsidR="003402BA" w:rsidRPr="00094A9E">
        <w:rPr>
          <w:rFonts w:hint="eastAsia"/>
          <w:rtl/>
        </w:rPr>
        <w:t>נבחרת</w:t>
      </w:r>
      <w:r w:rsidR="003402BA" w:rsidRPr="00094A9E">
        <w:rPr>
          <w:rtl/>
        </w:rPr>
        <w:t xml:space="preserve"> </w:t>
      </w:r>
      <w:r w:rsidR="003402BA" w:rsidRPr="00094A9E">
        <w:rPr>
          <w:rFonts w:hint="eastAsia"/>
          <w:rtl/>
        </w:rPr>
        <w:t>ה</w:t>
      </w:r>
      <w:r w:rsidR="00C90C6C">
        <w:rPr>
          <w:rFonts w:hint="eastAsia"/>
          <w:rtl/>
        </w:rPr>
        <w:t>שחייה</w:t>
      </w:r>
      <w:r w:rsidR="003402BA" w:rsidRPr="00094A9E">
        <w:rPr>
          <w:rtl/>
        </w:rPr>
        <w:t xml:space="preserve"> </w:t>
      </w:r>
      <w:r w:rsidR="003402BA" w:rsidRPr="00094A9E">
        <w:rPr>
          <w:rFonts w:hint="eastAsia"/>
          <w:rtl/>
        </w:rPr>
        <w:t>מאחורי</w:t>
      </w:r>
      <w:r w:rsidR="003402BA" w:rsidRPr="00094A9E">
        <w:rPr>
          <w:rtl/>
        </w:rPr>
        <w:t xml:space="preserve"> </w:t>
      </w:r>
      <w:r w:rsidR="003402BA" w:rsidRPr="00094A9E">
        <w:rPr>
          <w:rFonts w:hint="eastAsia"/>
          <w:rtl/>
        </w:rPr>
        <w:t>ויטרינה</w:t>
      </w:r>
      <w:r w:rsidR="00CF709C">
        <w:rPr>
          <w:rFonts w:hint="cs"/>
          <w:rtl/>
        </w:rPr>
        <w:t>:</w:t>
      </w:r>
      <w:r w:rsidRPr="00094A9E">
        <w:rPr>
          <w:rtl/>
        </w:rPr>
        <w:t xml:space="preserve"> </w:t>
      </w:r>
      <w:r w:rsidR="00345FC9">
        <w:rPr>
          <w:rFonts w:hint="cs"/>
          <w:rtl/>
        </w:rPr>
        <w:t>"</w:t>
      </w:r>
      <w:r w:rsidRPr="00094A9E">
        <w:rPr>
          <w:rtl/>
        </w:rPr>
        <w:t xml:space="preserve">תקשיב הופמן </w:t>
      </w:r>
      <w:r w:rsidR="006E13AF">
        <w:rPr>
          <w:rFonts w:hint="cs"/>
          <w:rtl/>
        </w:rPr>
        <w:t xml:space="preserve">זה כבר אבוד לך </w:t>
      </w:r>
      <w:r w:rsidR="00A572B0">
        <w:rPr>
          <w:rFonts w:hint="cs"/>
          <w:rtl/>
        </w:rPr>
        <w:t xml:space="preserve">אתה פגום אתה </w:t>
      </w:r>
      <w:r w:rsidR="00984F94" w:rsidRPr="00984F94">
        <w:rPr>
          <w:rFonts w:cs="Times New Roman"/>
          <w:rtl/>
        </w:rPr>
        <w:t>מזוהם</w:t>
      </w:r>
      <w:r w:rsidR="00A572B0">
        <w:rPr>
          <w:rFonts w:hint="cs"/>
          <w:rtl/>
        </w:rPr>
        <w:t xml:space="preserve"> ומה שיקרה איתך בהמשך כבר לא משנה </w:t>
      </w:r>
      <w:r w:rsidRPr="00094A9E">
        <w:rPr>
          <w:rtl/>
        </w:rPr>
        <w:t>אני לא אייפה לך את המציאות</w:t>
      </w:r>
      <w:r w:rsidR="003402BA" w:rsidRPr="00094A9E">
        <w:rPr>
          <w:rtl/>
        </w:rPr>
        <w:t>,</w:t>
      </w:r>
      <w:r w:rsidR="00345FC9">
        <w:rPr>
          <w:rFonts w:hint="cs"/>
          <w:rtl/>
        </w:rPr>
        <w:t>"</w:t>
      </w:r>
      <w:r w:rsidR="003402BA" w:rsidRPr="00094A9E">
        <w:rPr>
          <w:rtl/>
        </w:rPr>
        <w:t xml:space="preserve"> </w:t>
      </w:r>
      <w:r w:rsidR="002F18C5" w:rsidRPr="00094A9E">
        <w:rPr>
          <w:rFonts w:hint="eastAsia"/>
          <w:rtl/>
        </w:rPr>
        <w:t>כף</w:t>
      </w:r>
      <w:r w:rsidR="002F18C5" w:rsidRPr="00094A9E">
        <w:rPr>
          <w:rtl/>
        </w:rPr>
        <w:t xml:space="preserve"> </w:t>
      </w:r>
      <w:r w:rsidR="002F18C5" w:rsidRPr="00094A9E">
        <w:rPr>
          <w:rFonts w:hint="eastAsia"/>
          <w:rtl/>
        </w:rPr>
        <w:t>ידו</w:t>
      </w:r>
      <w:r w:rsidR="002F18C5" w:rsidRPr="00094A9E">
        <w:rPr>
          <w:rtl/>
        </w:rPr>
        <w:t xml:space="preserve"> על כת</w:t>
      </w:r>
      <w:r w:rsidR="002F18C5" w:rsidRPr="00094A9E">
        <w:rPr>
          <w:rFonts w:hint="eastAsia"/>
          <w:rtl/>
        </w:rPr>
        <w:t>פו</w:t>
      </w:r>
      <w:r w:rsidR="002F18C5" w:rsidRPr="00094A9E">
        <w:rPr>
          <w:rtl/>
        </w:rPr>
        <w:t xml:space="preserve"> של אלכס כבד</w:t>
      </w:r>
      <w:r w:rsidR="002F18C5" w:rsidRPr="00094A9E">
        <w:rPr>
          <w:rFonts w:hint="eastAsia"/>
          <w:rtl/>
        </w:rPr>
        <w:t>ה</w:t>
      </w:r>
      <w:r w:rsidR="002F18C5" w:rsidRPr="00094A9E">
        <w:rPr>
          <w:rtl/>
        </w:rPr>
        <w:t xml:space="preserve"> כמו </w:t>
      </w:r>
      <w:r w:rsidR="002F18C5" w:rsidRPr="00094A9E">
        <w:rPr>
          <w:rFonts w:hint="eastAsia"/>
          <w:rtl/>
        </w:rPr>
        <w:t>אקדח</w:t>
      </w:r>
      <w:r w:rsidR="002F18C5" w:rsidRPr="00094A9E">
        <w:rPr>
          <w:rtl/>
        </w:rPr>
        <w:t xml:space="preserve"> טעון, </w:t>
      </w:r>
      <w:r w:rsidR="00345FC9">
        <w:rPr>
          <w:rFonts w:hint="cs"/>
          <w:rtl/>
        </w:rPr>
        <w:t>"</w:t>
      </w:r>
      <w:r w:rsidR="003402BA" w:rsidRPr="00094A9E">
        <w:rPr>
          <w:rFonts w:hint="eastAsia"/>
          <w:rtl/>
        </w:rPr>
        <w:t>זאת</w:t>
      </w:r>
      <w:r w:rsidR="003402BA" w:rsidRPr="00094A9E">
        <w:rPr>
          <w:rtl/>
        </w:rPr>
        <w:t xml:space="preserve"> האמת גם אם אתה לא מאמין.</w:t>
      </w:r>
      <w:r w:rsidR="00345FC9">
        <w:rPr>
          <w:rFonts w:hint="cs"/>
          <w:rtl/>
        </w:rPr>
        <w:t>"</w:t>
      </w:r>
    </w:p>
    <w:p w14:paraId="390FC2F9" w14:textId="77777777" w:rsidR="00D8326D" w:rsidRDefault="00D8326D" w:rsidP="000267CC">
      <w:pPr>
        <w:rPr>
          <w:rtl/>
        </w:rPr>
      </w:pPr>
      <w:r>
        <w:rPr>
          <w:rFonts w:hint="cs"/>
          <w:rtl/>
        </w:rPr>
        <w:t>[</w:t>
      </w:r>
    </w:p>
    <w:p w14:paraId="79FC62A8" w14:textId="6DCEFEBE" w:rsidR="000267CC" w:rsidRDefault="003402BA" w:rsidP="000267CC">
      <w:pPr>
        <w:rPr>
          <w:rtl/>
        </w:rPr>
      </w:pPr>
      <w:r w:rsidRPr="00094A9E">
        <w:rPr>
          <w:rtl/>
        </w:rPr>
        <w:t xml:space="preserve">אלכס רצה לשאול, </w:t>
      </w:r>
      <w:r w:rsidR="000267CC" w:rsidRPr="00094A9E">
        <w:rPr>
          <w:rFonts w:hint="eastAsia"/>
          <w:rtl/>
        </w:rPr>
        <w:t>האם</w:t>
      </w:r>
      <w:r w:rsidR="000267CC" w:rsidRPr="00094A9E">
        <w:rPr>
          <w:rtl/>
        </w:rPr>
        <w:t xml:space="preserve"> זה </w:t>
      </w:r>
      <w:r w:rsidRPr="00094A9E">
        <w:rPr>
          <w:rFonts w:hint="eastAsia"/>
          <w:rtl/>
        </w:rPr>
        <w:t>באמת</w:t>
      </w:r>
      <w:r w:rsidRPr="00094A9E">
        <w:rPr>
          <w:rtl/>
        </w:rPr>
        <w:t xml:space="preserve"> </w:t>
      </w:r>
      <w:r w:rsidR="000267CC" w:rsidRPr="00094A9E">
        <w:rPr>
          <w:rFonts w:hint="eastAsia"/>
          <w:rtl/>
        </w:rPr>
        <w:t>כבר</w:t>
      </w:r>
      <w:r w:rsidR="000267CC" w:rsidRPr="00094A9E">
        <w:rPr>
          <w:rtl/>
        </w:rPr>
        <w:t xml:space="preserve"> </w:t>
      </w:r>
      <w:r w:rsidR="000267CC" w:rsidRPr="00094A9E">
        <w:rPr>
          <w:rFonts w:hint="eastAsia"/>
          <w:rtl/>
        </w:rPr>
        <w:t>לא</w:t>
      </w:r>
      <w:r w:rsidR="000267CC" w:rsidRPr="00094A9E">
        <w:rPr>
          <w:rtl/>
        </w:rPr>
        <w:t xml:space="preserve"> </w:t>
      </w:r>
      <w:r w:rsidR="000267CC" w:rsidRPr="00094A9E">
        <w:rPr>
          <w:rFonts w:hint="eastAsia"/>
          <w:rtl/>
        </w:rPr>
        <w:t>משנה</w:t>
      </w:r>
      <w:r w:rsidR="000267CC" w:rsidRPr="00094A9E">
        <w:rPr>
          <w:rtl/>
        </w:rPr>
        <w:t xml:space="preserve"> </w:t>
      </w:r>
      <w:r w:rsidR="006E13AF">
        <w:rPr>
          <w:rFonts w:hint="cs"/>
          <w:rtl/>
        </w:rPr>
        <w:t>שוב שלא מאהבה</w:t>
      </w:r>
      <w:r w:rsidR="0062650A">
        <w:rPr>
          <w:rFonts w:hint="cs"/>
          <w:rtl/>
        </w:rPr>
        <w:t xml:space="preserve">, </w:t>
      </w:r>
      <w:r w:rsidR="000267CC" w:rsidRPr="00094A9E">
        <w:rPr>
          <w:rFonts w:hint="eastAsia"/>
          <w:rtl/>
        </w:rPr>
        <w:t>אם</w:t>
      </w:r>
      <w:r w:rsidR="000267CC" w:rsidRPr="00094A9E">
        <w:rPr>
          <w:rtl/>
        </w:rPr>
        <w:t xml:space="preserve"> </w:t>
      </w:r>
      <w:r w:rsidR="000267CC" w:rsidRPr="00094A9E">
        <w:rPr>
          <w:rFonts w:hint="eastAsia"/>
          <w:rtl/>
        </w:rPr>
        <w:t>הוא</w:t>
      </w:r>
      <w:r w:rsidR="000267CC" w:rsidRPr="00094A9E">
        <w:rPr>
          <w:rtl/>
        </w:rPr>
        <w:t xml:space="preserve"> </w:t>
      </w:r>
      <w:r w:rsidR="000267CC" w:rsidRPr="00094A9E">
        <w:rPr>
          <w:rFonts w:hint="eastAsia"/>
          <w:rtl/>
        </w:rPr>
        <w:t>נורא</w:t>
      </w:r>
      <w:r w:rsidR="000267CC" w:rsidRPr="00094A9E">
        <w:rPr>
          <w:rtl/>
        </w:rPr>
        <w:t xml:space="preserve"> </w:t>
      </w:r>
      <w:r w:rsidR="000267CC" w:rsidRPr="00094A9E">
        <w:rPr>
          <w:rFonts w:hint="eastAsia"/>
          <w:rtl/>
        </w:rPr>
        <w:t>לא</w:t>
      </w:r>
      <w:r w:rsidR="000267CC" w:rsidRPr="00094A9E">
        <w:rPr>
          <w:rtl/>
        </w:rPr>
        <w:t xml:space="preserve"> </w:t>
      </w:r>
      <w:r w:rsidR="000267CC" w:rsidRPr="00094A9E">
        <w:rPr>
          <w:rFonts w:hint="eastAsia"/>
          <w:rtl/>
        </w:rPr>
        <w:t>רוצה</w:t>
      </w:r>
      <w:r w:rsidR="00761D97">
        <w:rPr>
          <w:rFonts w:hint="cs"/>
          <w:rtl/>
        </w:rPr>
        <w:t xml:space="preserve"> איתו</w:t>
      </w:r>
      <w:r w:rsidR="000267CC" w:rsidRPr="00094A9E">
        <w:rPr>
          <w:rtl/>
        </w:rPr>
        <w:t>?</w:t>
      </w:r>
      <w:bookmarkEnd w:id="179"/>
    </w:p>
    <w:bookmarkEnd w:id="180"/>
    <w:p w14:paraId="106104DF" w14:textId="08D29B6A" w:rsidR="001B688C" w:rsidRDefault="001B688C" w:rsidP="00C26B1D">
      <w:pPr>
        <w:bidi w:val="0"/>
      </w:pPr>
      <w:r>
        <w:lastRenderedPageBreak/>
        <w:t>One Day Like This – Elbow</w:t>
      </w:r>
    </w:p>
    <w:p w14:paraId="75048659" w14:textId="77777777" w:rsidR="001B688C" w:rsidRDefault="001B688C" w:rsidP="00C26B1D">
      <w:pPr>
        <w:bidi w:val="0"/>
      </w:pPr>
      <w:r>
        <w:t>Drinking in the morning sun</w:t>
      </w:r>
    </w:p>
    <w:p w14:paraId="49A2EC08" w14:textId="77777777" w:rsidR="001B688C" w:rsidRDefault="001B688C" w:rsidP="00C26B1D">
      <w:pPr>
        <w:bidi w:val="0"/>
      </w:pPr>
      <w:r>
        <w:t>Blinking in the morning sun</w:t>
      </w:r>
    </w:p>
    <w:p w14:paraId="0A45D7BC" w14:textId="77777777" w:rsidR="001B688C" w:rsidRDefault="001B688C" w:rsidP="00C26B1D">
      <w:pPr>
        <w:bidi w:val="0"/>
      </w:pPr>
      <w:r>
        <w:t>Shaking off the heavy one</w:t>
      </w:r>
    </w:p>
    <w:p w14:paraId="2F33F58E" w14:textId="3471FF32" w:rsidR="001B688C" w:rsidRPr="001B688C" w:rsidRDefault="001B688C" w:rsidP="00C26B1D">
      <w:pPr>
        <w:bidi w:val="0"/>
      </w:pPr>
      <w:r>
        <w:t>Heavy like a loaded gun</w:t>
      </w:r>
    </w:p>
    <w:p w14:paraId="7235FE78" w14:textId="1C704638" w:rsidR="001B688C" w:rsidRDefault="001B688C" w:rsidP="000267CC">
      <w:pPr>
        <w:rPr>
          <w:rtl/>
        </w:rPr>
      </w:pPr>
      <w:r>
        <w:rPr>
          <w:rFonts w:hint="cs"/>
          <w:rtl/>
        </w:rPr>
        <w:t>]</w:t>
      </w:r>
    </w:p>
    <w:p w14:paraId="1F29AD56" w14:textId="35CE5178" w:rsidR="00984F94" w:rsidRDefault="002F0A27" w:rsidP="002F0A27">
      <w:pPr>
        <w:rPr>
          <w:rFonts w:cs="Times New Roman"/>
          <w:rtl/>
        </w:rPr>
      </w:pPr>
      <w:bookmarkStart w:id="181" w:name="_Hlk529454303"/>
      <w:r>
        <w:rPr>
          <w:rFonts w:cs="Times New Roman"/>
          <w:rtl/>
        </w:rPr>
        <w:t xml:space="preserve">אולי </w:t>
      </w:r>
      <w:r w:rsidR="00D8326D">
        <w:rPr>
          <w:rFonts w:cs="Times New Roman" w:hint="cs"/>
          <w:rtl/>
        </w:rPr>
        <w:t xml:space="preserve">אם </w:t>
      </w:r>
      <w:r w:rsidR="00761D97" w:rsidRPr="00761D97">
        <w:rPr>
          <w:rFonts w:cs="Times New Roman"/>
          <w:rtl/>
        </w:rPr>
        <w:t>אלכס</w:t>
      </w:r>
      <w:r w:rsidR="00006128">
        <w:rPr>
          <w:rFonts w:cs="Times New Roman" w:hint="cs"/>
          <w:rtl/>
        </w:rPr>
        <w:t xml:space="preserve"> </w:t>
      </w:r>
      <w:r w:rsidR="00534CAB">
        <w:rPr>
          <w:rFonts w:cs="Times New Roman" w:hint="cs"/>
          <w:rtl/>
        </w:rPr>
        <w:t>י</w:t>
      </w:r>
      <w:r>
        <w:rPr>
          <w:rFonts w:cs="Times New Roman"/>
          <w:rtl/>
        </w:rPr>
        <w:t>סכים</w:t>
      </w:r>
      <w:r w:rsidR="00006128">
        <w:rPr>
          <w:rFonts w:cs="Times New Roman" w:hint="cs"/>
          <w:rtl/>
        </w:rPr>
        <w:t>, אולי</w:t>
      </w:r>
      <w:r w:rsidR="00BC0AE8">
        <w:rPr>
          <w:rFonts w:cs="Times New Roman" w:hint="cs"/>
          <w:rtl/>
        </w:rPr>
        <w:t xml:space="preserve"> </w:t>
      </w:r>
      <w:r w:rsidR="00BC0AE8" w:rsidRPr="00BC0AE8">
        <w:rPr>
          <w:rFonts w:cs="Times New Roman"/>
          <w:rtl/>
        </w:rPr>
        <w:t>עם עוזר המאמן</w:t>
      </w:r>
      <w:r w:rsidR="006B6AAA">
        <w:rPr>
          <w:rFonts w:cs="Times New Roman" w:hint="cs"/>
          <w:rtl/>
        </w:rPr>
        <w:t xml:space="preserve"> </w:t>
      </w:r>
      <w:r w:rsidR="00006128" w:rsidRPr="00006128">
        <w:rPr>
          <w:rFonts w:cs="Times New Roman"/>
          <w:rtl/>
        </w:rPr>
        <w:t>– לסתותיו נתהדקו, דמעות של אימה נקוו בעיניו –</w:t>
      </w:r>
      <w:r>
        <w:rPr>
          <w:rFonts w:cs="Times New Roman"/>
          <w:rtl/>
        </w:rPr>
        <w:t xml:space="preserve"> </w:t>
      </w:r>
      <w:r w:rsidR="00984F94" w:rsidRPr="00984F94">
        <w:rPr>
          <w:rFonts w:cs="Times New Roman"/>
          <w:rtl/>
        </w:rPr>
        <w:t>אולי זה לא</w:t>
      </w:r>
      <w:r w:rsidR="00CF709C">
        <w:rPr>
          <w:rFonts w:cs="Times New Roman" w:hint="cs"/>
          <w:rtl/>
        </w:rPr>
        <w:t xml:space="preserve"> יהיה</w:t>
      </w:r>
      <w:r w:rsidR="00984F94" w:rsidRPr="00984F94">
        <w:rPr>
          <w:rFonts w:cs="Times New Roman"/>
          <w:rtl/>
        </w:rPr>
        <w:t xml:space="preserve"> נורא </w:t>
      </w:r>
      <w:r w:rsidR="00F97A34">
        <w:rPr>
          <w:rFonts w:cs="Times New Roman"/>
          <w:rtl/>
        </w:rPr>
        <w:t>כל כך</w:t>
      </w:r>
      <w:r w:rsidR="00984F94" w:rsidRPr="00984F94">
        <w:rPr>
          <w:rFonts w:cs="Times New Roman"/>
          <w:rtl/>
        </w:rPr>
        <w:t>.</w:t>
      </w:r>
    </w:p>
    <w:p w14:paraId="5959D3E7" w14:textId="77777777" w:rsidR="00345FC9" w:rsidRPr="00292131" w:rsidRDefault="00345FC9" w:rsidP="002F0A27">
      <w:pPr>
        <w:rPr>
          <w:rFonts w:cs="Times New Roman"/>
          <w:color w:val="A6A6A6" w:themeColor="background1" w:themeShade="A6"/>
          <w:rtl/>
        </w:rPr>
      </w:pPr>
      <w:r w:rsidRPr="00292131">
        <w:rPr>
          <w:rFonts w:cs="Times New Roman" w:hint="cs"/>
          <w:color w:val="A6A6A6" w:themeColor="background1" w:themeShade="A6"/>
          <w:rtl/>
        </w:rPr>
        <w:t>[</w:t>
      </w:r>
    </w:p>
    <w:p w14:paraId="10FD6D79" w14:textId="6261B496" w:rsidR="00984F94" w:rsidRPr="00292131" w:rsidRDefault="002F0A27" w:rsidP="002F0A27">
      <w:pPr>
        <w:rPr>
          <w:rFonts w:cs="Times New Roman"/>
          <w:color w:val="A6A6A6" w:themeColor="background1" w:themeShade="A6"/>
          <w:rtl/>
        </w:rPr>
      </w:pPr>
      <w:r w:rsidRPr="00292131">
        <w:rPr>
          <w:rFonts w:cs="Times New Roman"/>
          <w:color w:val="A6A6A6" w:themeColor="background1" w:themeShade="A6"/>
          <w:rtl/>
        </w:rPr>
        <w:t>אבל איך היה</w:t>
      </w:r>
      <w:r w:rsidR="00761D97" w:rsidRPr="00292131">
        <w:rPr>
          <w:color w:val="A6A6A6" w:themeColor="background1" w:themeShade="A6"/>
          <w:rtl/>
        </w:rPr>
        <w:t xml:space="preserve"> </w:t>
      </w:r>
      <w:r w:rsidR="00761D97" w:rsidRPr="00292131">
        <w:rPr>
          <w:rFonts w:cs="Times New Roman"/>
          <w:color w:val="A6A6A6" w:themeColor="background1" w:themeShade="A6"/>
          <w:rtl/>
        </w:rPr>
        <w:t>אלכס</w:t>
      </w:r>
      <w:r w:rsidRPr="00292131">
        <w:rPr>
          <w:rFonts w:cs="Times New Roman"/>
          <w:color w:val="A6A6A6" w:themeColor="background1" w:themeShade="A6"/>
          <w:rtl/>
        </w:rPr>
        <w:t xml:space="preserve"> </w:t>
      </w:r>
      <w:r w:rsidR="00984F94" w:rsidRPr="00292131">
        <w:rPr>
          <w:rFonts w:cs="Times New Roman"/>
          <w:color w:val="A6A6A6" w:themeColor="background1" w:themeShade="A6"/>
          <w:rtl/>
        </w:rPr>
        <w:t>מבקש ממנו</w:t>
      </w:r>
      <w:r w:rsidRPr="00292131">
        <w:rPr>
          <w:rFonts w:cs="Times New Roman"/>
          <w:color w:val="A6A6A6" w:themeColor="background1" w:themeShade="A6"/>
          <w:rtl/>
        </w:rPr>
        <w:t xml:space="preserve">, לא את </w:t>
      </w:r>
      <w:r w:rsidR="00966A81" w:rsidRPr="00292131">
        <w:rPr>
          <w:rFonts w:cs="Times New Roman"/>
          <w:color w:val="A6A6A6" w:themeColor="background1" w:themeShade="A6"/>
          <w:rtl/>
        </w:rPr>
        <w:t xml:space="preserve">זה – את ההוא, לא פה – </w:t>
      </w:r>
      <w:r w:rsidRPr="00292131">
        <w:rPr>
          <w:rFonts w:cs="Times New Roman"/>
          <w:color w:val="A6A6A6" w:themeColor="background1" w:themeShade="A6"/>
          <w:rtl/>
        </w:rPr>
        <w:t xml:space="preserve">שם. </w:t>
      </w:r>
      <w:r w:rsidRPr="00292131">
        <w:rPr>
          <w:rFonts w:cs="Times New Roman" w:hint="cs"/>
          <w:color w:val="A6A6A6" w:themeColor="background1" w:themeShade="A6"/>
          <w:rtl/>
        </w:rPr>
        <w:t xml:space="preserve">עוזר </w:t>
      </w:r>
      <w:r w:rsidRPr="00292131">
        <w:rPr>
          <w:rFonts w:cs="Times New Roman"/>
          <w:color w:val="A6A6A6" w:themeColor="background1" w:themeShade="A6"/>
          <w:rtl/>
        </w:rPr>
        <w:t xml:space="preserve">המאמן היה אומר – שתוק הופמן. </w:t>
      </w:r>
    </w:p>
    <w:p w14:paraId="132A7988" w14:textId="0B92EE7E" w:rsidR="002F0A27" w:rsidRPr="00292131" w:rsidRDefault="00006128" w:rsidP="002F0A27">
      <w:pPr>
        <w:rPr>
          <w:color w:val="A6A6A6" w:themeColor="background1" w:themeShade="A6"/>
          <w:rtl/>
        </w:rPr>
      </w:pPr>
      <w:r w:rsidRPr="00292131">
        <w:rPr>
          <w:rFonts w:cs="Times New Roman" w:hint="cs"/>
          <w:color w:val="A6A6A6" w:themeColor="background1" w:themeShade="A6"/>
          <w:rtl/>
        </w:rPr>
        <w:t>אלכס</w:t>
      </w:r>
      <w:r w:rsidR="002F0A27" w:rsidRPr="00292131">
        <w:rPr>
          <w:rFonts w:cs="Times New Roman"/>
          <w:color w:val="A6A6A6" w:themeColor="background1" w:themeShade="A6"/>
          <w:rtl/>
        </w:rPr>
        <w:t xml:space="preserve"> שמע את זה </w:t>
      </w:r>
      <w:r w:rsidR="00F97A34" w:rsidRPr="00292131">
        <w:rPr>
          <w:rFonts w:cs="Times New Roman"/>
          <w:color w:val="A6A6A6" w:themeColor="background1" w:themeShade="A6"/>
          <w:rtl/>
        </w:rPr>
        <w:t>כל כך</w:t>
      </w:r>
      <w:r w:rsidR="002F0A27" w:rsidRPr="00292131">
        <w:rPr>
          <w:rFonts w:cs="Times New Roman"/>
          <w:color w:val="A6A6A6" w:themeColor="background1" w:themeShade="A6"/>
          <w:rtl/>
        </w:rPr>
        <w:t xml:space="preserve"> הרבה פעמים. </w:t>
      </w:r>
      <w:r w:rsidRPr="00292131">
        <w:rPr>
          <w:rFonts w:cs="Times New Roman" w:hint="cs"/>
          <w:color w:val="A6A6A6" w:themeColor="background1" w:themeShade="A6"/>
          <w:rtl/>
        </w:rPr>
        <w:t>הוא</w:t>
      </w:r>
      <w:r w:rsidR="002F0A27" w:rsidRPr="00292131">
        <w:rPr>
          <w:rFonts w:cs="Times New Roman"/>
          <w:color w:val="A6A6A6" w:themeColor="background1" w:themeShade="A6"/>
          <w:rtl/>
        </w:rPr>
        <w:t xml:space="preserve"> שוחה תנועה אחת או שתיים יותר מכולם בכל בריכה, כי </w:t>
      </w:r>
      <w:r w:rsidRPr="00292131">
        <w:rPr>
          <w:rFonts w:cs="Times New Roman"/>
          <w:color w:val="A6A6A6" w:themeColor="background1" w:themeShade="A6"/>
          <w:rtl/>
        </w:rPr>
        <w:t>השחיינים האחרים גבוהים ממנו ב</w:t>
      </w:r>
      <w:r w:rsidRPr="00292131">
        <w:rPr>
          <w:rFonts w:cs="Times New Roman" w:hint="cs"/>
          <w:color w:val="A6A6A6" w:themeColor="background1" w:themeShade="A6"/>
          <w:rtl/>
        </w:rPr>
        <w:t>הרבה</w:t>
      </w:r>
      <w:r w:rsidR="002F0A27" w:rsidRPr="00292131">
        <w:rPr>
          <w:rFonts w:cs="Times New Roman" w:hint="cs"/>
          <w:color w:val="A6A6A6" w:themeColor="background1" w:themeShade="A6"/>
          <w:rtl/>
        </w:rPr>
        <w:t>,</w:t>
      </w:r>
      <w:r w:rsidR="002F0A27" w:rsidRPr="00292131">
        <w:rPr>
          <w:rFonts w:cs="Times New Roman"/>
          <w:color w:val="A6A6A6" w:themeColor="background1" w:themeShade="A6"/>
          <w:rtl/>
        </w:rPr>
        <w:t xml:space="preserve"> ו</w:t>
      </w:r>
      <w:r w:rsidR="002F0A27" w:rsidRPr="00292131">
        <w:rPr>
          <w:rFonts w:cs="Times New Roman" w:hint="cs"/>
          <w:color w:val="A6A6A6" w:themeColor="background1" w:themeShade="A6"/>
          <w:rtl/>
        </w:rPr>
        <w:t xml:space="preserve">עוזר </w:t>
      </w:r>
      <w:r w:rsidR="002F0A27" w:rsidRPr="00292131">
        <w:rPr>
          <w:rFonts w:cs="Times New Roman"/>
          <w:color w:val="A6A6A6" w:themeColor="background1" w:themeShade="A6"/>
          <w:rtl/>
        </w:rPr>
        <w:t xml:space="preserve">המאמן לא מרשה את זה. שתוק הופמן, </w:t>
      </w:r>
      <w:r w:rsidR="00782DB8" w:rsidRPr="00292131">
        <w:rPr>
          <w:rFonts w:cs="Times New Roman"/>
          <w:color w:val="A6A6A6" w:themeColor="background1" w:themeShade="A6"/>
          <w:rtl/>
        </w:rPr>
        <w:t>תתאמץ אם צריך, היבבות שלך לא מעניינות</w:t>
      </w:r>
      <w:r w:rsidR="002F0A27" w:rsidRPr="00292131">
        <w:rPr>
          <w:rFonts w:cs="Times New Roman"/>
          <w:color w:val="A6A6A6" w:themeColor="background1" w:themeShade="A6"/>
          <w:rtl/>
        </w:rPr>
        <w:t xml:space="preserve">. אולי הוא צדק. אולי אבל אבל אבל </w:t>
      </w:r>
    </w:p>
    <w:p w14:paraId="54B287E1" w14:textId="77777777" w:rsidR="00345FC9" w:rsidRPr="00292131" w:rsidRDefault="00345FC9" w:rsidP="002F0A27">
      <w:pPr>
        <w:rPr>
          <w:rFonts w:cs="Times New Roman"/>
          <w:color w:val="A6A6A6" w:themeColor="background1" w:themeShade="A6"/>
          <w:rtl/>
        </w:rPr>
      </w:pPr>
      <w:r w:rsidRPr="00292131">
        <w:rPr>
          <w:rFonts w:cs="Times New Roman" w:hint="cs"/>
          <w:color w:val="A6A6A6" w:themeColor="background1" w:themeShade="A6"/>
          <w:rtl/>
        </w:rPr>
        <w:t>]</w:t>
      </w:r>
    </w:p>
    <w:p w14:paraId="62DCDCCD" w14:textId="0255FD00" w:rsidR="00345FC9" w:rsidRPr="00345FC9" w:rsidRDefault="00345FC9" w:rsidP="00345FC9">
      <w:pPr>
        <w:rPr>
          <w:rFonts w:cs="Times New Roman"/>
          <w:rtl/>
        </w:rPr>
      </w:pPr>
      <w:r w:rsidRPr="00345FC9">
        <w:rPr>
          <w:rFonts w:cs="Times New Roman"/>
          <w:rtl/>
        </w:rPr>
        <w:t xml:space="preserve">אלכס היה מבקש ממנו, לא את זה – את ההוא, לא פה – שם, </w:t>
      </w:r>
      <w:r w:rsidR="00266A17">
        <w:rPr>
          <w:rFonts w:cs="Times New Roman" w:hint="cs"/>
          <w:rtl/>
        </w:rPr>
        <w:t>לא</w:t>
      </w:r>
      <w:r w:rsidR="009C5712">
        <w:rPr>
          <w:rFonts w:cs="Times New Roman" w:hint="cs"/>
          <w:rtl/>
        </w:rPr>
        <w:t>!</w:t>
      </w:r>
    </w:p>
    <w:p w14:paraId="6A903544" w14:textId="2AF89199" w:rsidR="00345FC9" w:rsidRDefault="00345FC9" w:rsidP="00345FC9">
      <w:pPr>
        <w:rPr>
          <w:rFonts w:cs="Times New Roman"/>
          <w:rtl/>
        </w:rPr>
      </w:pPr>
      <w:r w:rsidRPr="00345FC9">
        <w:rPr>
          <w:rFonts w:cs="Times New Roman"/>
          <w:rtl/>
        </w:rPr>
        <w:t>עוזר המאמן היה אומר – שתוק הופמן.</w:t>
      </w:r>
      <w:r w:rsidR="00166ABB">
        <w:rPr>
          <w:rFonts w:cs="Times New Roman"/>
          <w:rtl/>
        </w:rPr>
        <w:t xml:space="preserve"> </w:t>
      </w:r>
      <w:r w:rsidRPr="00345FC9">
        <w:rPr>
          <w:rFonts w:cs="Times New Roman"/>
          <w:rtl/>
        </w:rPr>
        <w:t xml:space="preserve">שתוק הופמן, תתאמץ אם צריך, היבבות שלך לא מעניינות. </w:t>
      </w:r>
      <w:r w:rsidR="00534CAB">
        <w:rPr>
          <w:rFonts w:cs="Times New Roman" w:hint="cs"/>
          <w:rtl/>
        </w:rPr>
        <w:t xml:space="preserve">כבר נפגמת, הזדהמת. </w:t>
      </w:r>
      <w:r w:rsidRPr="00345FC9">
        <w:rPr>
          <w:rFonts w:cs="Times New Roman"/>
          <w:rtl/>
        </w:rPr>
        <w:t>אולי הוא צדק. אולי אבל אבל אבל</w:t>
      </w:r>
    </w:p>
    <w:p w14:paraId="41ABCB15" w14:textId="601396E2" w:rsidR="002F0A27" w:rsidRDefault="00006128" w:rsidP="002F0A27">
      <w:pPr>
        <w:rPr>
          <w:rFonts w:cs="Times New Roman"/>
          <w:rtl/>
        </w:rPr>
      </w:pPr>
      <w:r w:rsidRPr="00006128">
        <w:rPr>
          <w:rFonts w:cs="Times New Roman"/>
          <w:rtl/>
        </w:rPr>
        <w:t>סתום כבר ת'פה ותנשוך ת'שפתיים</w:t>
      </w:r>
    </w:p>
    <w:p w14:paraId="0546BA53" w14:textId="4E1A1D7B" w:rsidR="002F0A27" w:rsidRDefault="00006128" w:rsidP="002F0A27">
      <w:pPr>
        <w:rPr>
          <w:rFonts w:cs="Times New Roman"/>
          <w:rtl/>
        </w:rPr>
      </w:pPr>
      <w:r w:rsidRPr="00006128">
        <w:rPr>
          <w:rFonts w:cs="Times New Roman"/>
          <w:rtl/>
        </w:rPr>
        <w:t xml:space="preserve">לא תמיד הוא נכנע לפחד. </w:t>
      </w:r>
      <w:r w:rsidR="002F0A27" w:rsidRPr="002F0A27">
        <w:rPr>
          <w:rFonts w:cs="Times New Roman"/>
          <w:rtl/>
        </w:rPr>
        <w:t xml:space="preserve">לעיתים היה אלכס עומד על שפת הבריכה, גופו החלק עטוי רק </w:t>
      </w:r>
      <w:r w:rsidR="00054B3A">
        <w:rPr>
          <w:rFonts w:cs="Times New Roman" w:hint="cs"/>
          <w:rtl/>
        </w:rPr>
        <w:t>ב</w:t>
      </w:r>
      <w:r w:rsidR="002F0A27" w:rsidRPr="002F0A27">
        <w:rPr>
          <w:rFonts w:cs="Times New Roman"/>
          <w:rtl/>
        </w:rPr>
        <w:t>מכנסוני בגד הים של נבחרת ה</w:t>
      </w:r>
      <w:r w:rsidR="00C90C6C">
        <w:rPr>
          <w:rFonts w:cs="Times New Roman"/>
          <w:rtl/>
        </w:rPr>
        <w:t>שחייה</w:t>
      </w:r>
      <w:r w:rsidR="002F0A27" w:rsidRPr="002F0A27">
        <w:rPr>
          <w:rFonts w:cs="Times New Roman"/>
          <w:rtl/>
        </w:rPr>
        <w:t xml:space="preserve"> ואגנו מושט קדימה. למה מה תעשה לי? ומה אי פעם יקרה לי שאני לא אוכל להתמודד איתו, </w:t>
      </w:r>
      <w:r w:rsidR="00054B3A" w:rsidRPr="00054B3A">
        <w:rPr>
          <w:rFonts w:cs="Times New Roman"/>
          <w:rtl/>
        </w:rPr>
        <w:t xml:space="preserve">מה הדבר שיגרום לי </w:t>
      </w:r>
      <w:r w:rsidR="00054B3A">
        <w:rPr>
          <w:rFonts w:cs="Times New Roman" w:hint="cs"/>
          <w:rtl/>
        </w:rPr>
        <w:t>ל</w:t>
      </w:r>
      <w:r w:rsidR="002F0A27" w:rsidRPr="002F0A27">
        <w:rPr>
          <w:rFonts w:cs="Times New Roman"/>
          <w:rtl/>
        </w:rPr>
        <w:t xml:space="preserve">קרוס, </w:t>
      </w:r>
      <w:r w:rsidR="00054B3A">
        <w:rPr>
          <w:rFonts w:cs="Times New Roman" w:hint="cs"/>
          <w:rtl/>
        </w:rPr>
        <w:t>לה</w:t>
      </w:r>
      <w:r w:rsidR="002F0A27" w:rsidRPr="002F0A27">
        <w:rPr>
          <w:rFonts w:cs="Times New Roman"/>
          <w:rtl/>
        </w:rPr>
        <w:t>תפרק? אני באמת אקרוס? אני אבכה?</w:t>
      </w:r>
    </w:p>
    <w:p w14:paraId="0EAD4234" w14:textId="5EEE3F50" w:rsidR="003402BA" w:rsidRPr="00094A9E" w:rsidRDefault="00054B3A" w:rsidP="002F0A27">
      <w:pPr>
        <w:rPr>
          <w:rtl/>
        </w:rPr>
      </w:pPr>
      <w:r w:rsidRPr="00054B3A">
        <w:rPr>
          <w:rFonts w:cs="Times New Roman"/>
          <w:rtl/>
        </w:rPr>
        <w:t xml:space="preserve">ההנחיה </w:t>
      </w:r>
      <w:r w:rsidR="00D9798F" w:rsidRPr="00D9798F">
        <w:rPr>
          <w:rFonts w:cs="Times New Roman"/>
          <w:rtl/>
        </w:rPr>
        <w:t>במקרים כאלו</w:t>
      </w:r>
      <w:r w:rsidRPr="00054B3A">
        <w:rPr>
          <w:rFonts w:cs="Times New Roman"/>
          <w:rtl/>
        </w:rPr>
        <w:t>: ספר למבוגר אחראי. ואלכס</w:t>
      </w:r>
      <w:r>
        <w:rPr>
          <w:rFonts w:cs="Times New Roman" w:hint="cs"/>
          <w:rtl/>
        </w:rPr>
        <w:t xml:space="preserve"> </w:t>
      </w:r>
      <w:r w:rsidR="00D8326D">
        <w:rPr>
          <w:rFonts w:cs="Times New Roman" w:hint="cs"/>
          <w:rtl/>
        </w:rPr>
        <w:t xml:space="preserve">ודאי </w:t>
      </w:r>
      <w:r w:rsidR="003402BA" w:rsidRPr="00094A9E">
        <w:rPr>
          <w:rFonts w:hint="eastAsia"/>
          <w:rtl/>
        </w:rPr>
        <w:t>היה</w:t>
      </w:r>
      <w:r w:rsidR="003402BA" w:rsidRPr="00094A9E">
        <w:rPr>
          <w:rtl/>
        </w:rPr>
        <w:t xml:space="preserve"> </w:t>
      </w:r>
      <w:r w:rsidR="003402BA" w:rsidRPr="00094A9E">
        <w:rPr>
          <w:rFonts w:hint="eastAsia"/>
          <w:rtl/>
        </w:rPr>
        <w:t>מספר</w:t>
      </w:r>
      <w:r w:rsidR="003402BA" w:rsidRPr="00094A9E">
        <w:rPr>
          <w:rtl/>
        </w:rPr>
        <w:t xml:space="preserve">. </w:t>
      </w:r>
      <w:r w:rsidR="00BC0AE8">
        <w:rPr>
          <w:rFonts w:hint="cs"/>
          <w:rtl/>
        </w:rPr>
        <w:t>למאמן, למנהל הבריכה, למזכיר</w:t>
      </w:r>
      <w:r w:rsidR="00C8452E">
        <w:rPr>
          <w:rFonts w:hint="cs"/>
          <w:rtl/>
        </w:rPr>
        <w:t>ה</w:t>
      </w:r>
      <w:r w:rsidR="00BC0AE8">
        <w:rPr>
          <w:rFonts w:hint="cs"/>
          <w:rtl/>
        </w:rPr>
        <w:t xml:space="preserve"> ב</w:t>
      </w:r>
      <w:r w:rsidR="00C8452E">
        <w:rPr>
          <w:rFonts w:hint="cs"/>
          <w:rtl/>
        </w:rPr>
        <w:t>קבל</w:t>
      </w:r>
      <w:r w:rsidR="00BC0AE8">
        <w:rPr>
          <w:rFonts w:hint="cs"/>
          <w:rtl/>
        </w:rPr>
        <w:t xml:space="preserve">ה. </w:t>
      </w:r>
      <w:r w:rsidR="003402BA" w:rsidRPr="00094A9E">
        <w:rPr>
          <w:rFonts w:hint="eastAsia"/>
          <w:rtl/>
        </w:rPr>
        <w:t>אבל</w:t>
      </w:r>
      <w:r w:rsidR="003402BA" w:rsidRPr="00094A9E">
        <w:rPr>
          <w:rtl/>
        </w:rPr>
        <w:t xml:space="preserve"> </w:t>
      </w:r>
      <w:r w:rsidR="003402BA" w:rsidRPr="00094A9E">
        <w:rPr>
          <w:rFonts w:hint="eastAsia"/>
          <w:rtl/>
        </w:rPr>
        <w:t>הם</w:t>
      </w:r>
      <w:r w:rsidR="003402BA" w:rsidRPr="00094A9E">
        <w:rPr>
          <w:rtl/>
        </w:rPr>
        <w:t xml:space="preserve"> </w:t>
      </w:r>
      <w:r w:rsidR="003402BA" w:rsidRPr="00094A9E">
        <w:rPr>
          <w:rFonts w:hint="eastAsia"/>
          <w:rtl/>
        </w:rPr>
        <w:t>ישאלו</w:t>
      </w:r>
      <w:r w:rsidR="003402BA" w:rsidRPr="00094A9E">
        <w:rPr>
          <w:rtl/>
        </w:rPr>
        <w:t xml:space="preserve">, </w:t>
      </w:r>
      <w:r w:rsidR="003402BA" w:rsidRPr="00094A9E">
        <w:rPr>
          <w:rFonts w:hint="eastAsia"/>
          <w:rtl/>
        </w:rPr>
        <w:t>ואתה</w:t>
      </w:r>
      <w:r w:rsidR="003402BA" w:rsidRPr="00094A9E">
        <w:rPr>
          <w:rtl/>
        </w:rPr>
        <w:t xml:space="preserve">, </w:t>
      </w:r>
      <w:r w:rsidRPr="00054B3A">
        <w:rPr>
          <w:rFonts w:cs="Times New Roman"/>
          <w:rtl/>
        </w:rPr>
        <w:t>האם טהור גופך, ה</w:t>
      </w:r>
      <w:r w:rsidR="00984F94">
        <w:rPr>
          <w:rFonts w:cs="Times New Roman" w:hint="cs"/>
          <w:rtl/>
        </w:rPr>
        <w:t xml:space="preserve">אם </w:t>
      </w:r>
      <w:r w:rsidRPr="00054B3A">
        <w:rPr>
          <w:rFonts w:cs="Times New Roman"/>
          <w:rtl/>
        </w:rPr>
        <w:t xml:space="preserve">זכה נפשך? </w:t>
      </w:r>
      <w:r w:rsidR="00782DB8">
        <w:rPr>
          <w:rFonts w:cs="Times New Roman" w:hint="cs"/>
          <w:rtl/>
        </w:rPr>
        <w:t xml:space="preserve">לגמרי </w:t>
      </w:r>
      <w:r w:rsidR="00984F94" w:rsidRPr="00984F94">
        <w:rPr>
          <w:rFonts w:cs="Times New Roman"/>
          <w:rtl/>
        </w:rPr>
        <w:t xml:space="preserve">צלולה? </w:t>
      </w:r>
      <w:r w:rsidRPr="00054B3A">
        <w:rPr>
          <w:rFonts w:cs="Times New Roman"/>
          <w:rtl/>
        </w:rPr>
        <w:t>או שמא הנך</w:t>
      </w:r>
      <w:r w:rsidR="00984F94">
        <w:rPr>
          <w:rFonts w:cs="Times New Roman" w:hint="cs"/>
          <w:rtl/>
        </w:rPr>
        <w:t xml:space="preserve"> טמא</w:t>
      </w:r>
      <w:r w:rsidRPr="00054B3A">
        <w:rPr>
          <w:rFonts w:cs="Times New Roman"/>
          <w:rtl/>
        </w:rPr>
        <w:t xml:space="preserve"> </w:t>
      </w:r>
      <w:r w:rsidR="00984F94">
        <w:rPr>
          <w:rFonts w:cs="Times New Roman" w:hint="cs"/>
          <w:rtl/>
        </w:rPr>
        <w:t>ו</w:t>
      </w:r>
      <w:r w:rsidRPr="00054B3A">
        <w:rPr>
          <w:rFonts w:cs="Times New Roman"/>
          <w:rtl/>
        </w:rPr>
        <w:t xml:space="preserve">מופקר וכבר </w:t>
      </w:r>
      <w:r w:rsidR="003402BA" w:rsidRPr="00094A9E">
        <w:rPr>
          <w:rFonts w:hint="eastAsia"/>
          <w:rtl/>
        </w:rPr>
        <w:t>עשית</w:t>
      </w:r>
      <w:r w:rsidR="003402BA" w:rsidRPr="00094A9E">
        <w:rPr>
          <w:rtl/>
        </w:rPr>
        <w:t xml:space="preserve">? </w:t>
      </w:r>
      <w:r w:rsidR="003402BA" w:rsidRPr="00094A9E">
        <w:rPr>
          <w:rFonts w:hint="eastAsia"/>
          <w:rtl/>
        </w:rPr>
        <w:t>עשית</w:t>
      </w:r>
      <w:r w:rsidR="003402BA" w:rsidRPr="00094A9E">
        <w:rPr>
          <w:rtl/>
        </w:rPr>
        <w:t xml:space="preserve">? </w:t>
      </w:r>
      <w:r w:rsidR="003402BA" w:rsidRPr="00094A9E">
        <w:rPr>
          <w:rFonts w:hint="eastAsia"/>
          <w:rtl/>
        </w:rPr>
        <w:t>כבר</w:t>
      </w:r>
      <w:r w:rsidR="003402BA" w:rsidRPr="00094A9E">
        <w:rPr>
          <w:rtl/>
        </w:rPr>
        <w:t xml:space="preserve"> </w:t>
      </w:r>
      <w:r w:rsidR="00CF709C" w:rsidRPr="00CF709C">
        <w:rPr>
          <w:rFonts w:cs="Times New Roman"/>
          <w:rtl/>
        </w:rPr>
        <w:t>השחתָּ</w:t>
      </w:r>
      <w:r w:rsidR="00CF709C" w:rsidRPr="00CF709C">
        <w:rPr>
          <w:rFonts w:cs="Times New Roman" w:hint="eastAsia"/>
          <w:rtl/>
        </w:rPr>
        <w:t xml:space="preserve"> </w:t>
      </w:r>
      <w:r w:rsidR="003402BA" w:rsidRPr="00094A9E">
        <w:rPr>
          <w:rFonts w:hint="eastAsia"/>
          <w:rtl/>
        </w:rPr>
        <w:t>את</w:t>
      </w:r>
      <w:r w:rsidR="003402BA" w:rsidRPr="00094A9E">
        <w:rPr>
          <w:rtl/>
        </w:rPr>
        <w:t xml:space="preserve"> </w:t>
      </w:r>
      <w:r w:rsidR="003402BA" w:rsidRPr="00094A9E">
        <w:rPr>
          <w:rFonts w:hint="eastAsia"/>
          <w:rtl/>
        </w:rPr>
        <w:t>גופך</w:t>
      </w:r>
      <w:r w:rsidR="003402BA" w:rsidRPr="00094A9E">
        <w:rPr>
          <w:rtl/>
        </w:rPr>
        <w:t xml:space="preserve">? </w:t>
      </w:r>
      <w:r w:rsidR="003402BA" w:rsidRPr="00094A9E">
        <w:rPr>
          <w:rFonts w:hint="eastAsia"/>
          <w:rtl/>
        </w:rPr>
        <w:t>אז</w:t>
      </w:r>
      <w:r w:rsidR="003402BA" w:rsidRPr="00094A9E">
        <w:rPr>
          <w:rtl/>
        </w:rPr>
        <w:t xml:space="preserve"> </w:t>
      </w:r>
      <w:r w:rsidR="003402BA" w:rsidRPr="00094A9E">
        <w:rPr>
          <w:rFonts w:hint="eastAsia"/>
          <w:rtl/>
        </w:rPr>
        <w:t>מה</w:t>
      </w:r>
      <w:r w:rsidR="003402BA" w:rsidRPr="00094A9E">
        <w:rPr>
          <w:rtl/>
        </w:rPr>
        <w:t xml:space="preserve"> </w:t>
      </w:r>
      <w:r w:rsidR="003402BA" w:rsidRPr="00094A9E">
        <w:rPr>
          <w:rFonts w:hint="eastAsia"/>
          <w:rtl/>
        </w:rPr>
        <w:t>זה</w:t>
      </w:r>
      <w:r w:rsidR="003402BA" w:rsidRPr="00094A9E">
        <w:rPr>
          <w:rtl/>
        </w:rPr>
        <w:t xml:space="preserve"> </w:t>
      </w:r>
      <w:r w:rsidR="003402BA" w:rsidRPr="00094A9E">
        <w:rPr>
          <w:rFonts w:hint="eastAsia"/>
          <w:rtl/>
        </w:rPr>
        <w:t>משנה</w:t>
      </w:r>
      <w:r w:rsidR="003402BA" w:rsidRPr="00094A9E">
        <w:rPr>
          <w:rtl/>
        </w:rPr>
        <w:t xml:space="preserve">, </w:t>
      </w:r>
      <w:r w:rsidR="003402BA" w:rsidRPr="00094A9E">
        <w:rPr>
          <w:rFonts w:hint="eastAsia"/>
          <w:rtl/>
        </w:rPr>
        <w:t>עוד</w:t>
      </w:r>
      <w:r w:rsidR="003402BA" w:rsidRPr="00094A9E">
        <w:rPr>
          <w:rtl/>
        </w:rPr>
        <w:t xml:space="preserve">? </w:t>
      </w:r>
    </w:p>
    <w:p w14:paraId="1FEFF8C5" w14:textId="5736631A" w:rsidR="00C8452E" w:rsidRDefault="00305028" w:rsidP="00BC0AE8">
      <w:pPr>
        <w:rPr>
          <w:rFonts w:cs="Times New Roman"/>
          <w:rtl/>
        </w:rPr>
      </w:pPr>
      <w:r>
        <w:rPr>
          <w:rFonts w:cs="Times New Roman" w:hint="cs"/>
          <w:rtl/>
        </w:rPr>
        <w:t>[</w:t>
      </w:r>
      <w:r w:rsidR="00C8452E" w:rsidRPr="00C8452E">
        <w:rPr>
          <w:rFonts w:cs="Times New Roman"/>
          <w:rtl/>
        </w:rPr>
        <w:t>לאיזה שינוי נועז בפרדיגמות הוא נזקק בשביל לפרוץ דרך החסם המחשבתי הזה?</w:t>
      </w:r>
    </w:p>
    <w:p w14:paraId="09B2101E" w14:textId="15C87126" w:rsidR="0051749E" w:rsidRDefault="000267CC" w:rsidP="00BC0AE8">
      <w:pPr>
        <w:rPr>
          <w:rFonts w:cs="Times New Roman"/>
          <w:rtl/>
        </w:rPr>
      </w:pPr>
      <w:r w:rsidRPr="00094A9E">
        <w:rPr>
          <w:rFonts w:cs="Times New Roman" w:hint="eastAsia"/>
          <w:rtl/>
        </w:rPr>
        <w:t>הוא</w:t>
      </w:r>
      <w:r w:rsidRPr="00094A9E">
        <w:rPr>
          <w:rFonts w:cs="Times New Roman"/>
          <w:rtl/>
        </w:rPr>
        <w:t xml:space="preserve"> רצה </w:t>
      </w:r>
      <w:r w:rsidR="00ED7C15">
        <w:rPr>
          <w:rFonts w:cs="Times New Roman" w:hint="cs"/>
          <w:rtl/>
        </w:rPr>
        <w:t>לדעת אם</w:t>
      </w:r>
      <w:r w:rsidRPr="00094A9E">
        <w:rPr>
          <w:rFonts w:cs="Times New Roman"/>
          <w:rtl/>
        </w:rPr>
        <w:t xml:space="preserve"> זה באמת יהיה נורא ואיום</w:t>
      </w:r>
      <w:r w:rsidR="00ED7C15">
        <w:rPr>
          <w:rFonts w:cs="Times New Roman" w:hint="cs"/>
          <w:rtl/>
        </w:rPr>
        <w:t>.</w:t>
      </w:r>
      <w:r w:rsidRPr="00094A9E">
        <w:rPr>
          <w:rFonts w:cs="Times New Roman"/>
          <w:rtl/>
        </w:rPr>
        <w:t xml:space="preserve"> ואולי לא? כי</w:t>
      </w:r>
      <w:r w:rsidR="00C30141">
        <w:rPr>
          <w:rFonts w:cs="Times New Roman" w:hint="cs"/>
          <w:rtl/>
        </w:rPr>
        <w:t>]</w:t>
      </w:r>
      <w:r w:rsidRPr="00094A9E">
        <w:rPr>
          <w:rFonts w:cs="Times New Roman"/>
          <w:rtl/>
        </w:rPr>
        <w:t xml:space="preserve"> </w:t>
      </w:r>
      <w:r w:rsidR="00ED7C15">
        <w:rPr>
          <w:rFonts w:cs="Times New Roman" w:hint="cs"/>
          <w:rtl/>
        </w:rPr>
        <w:t>אלכס</w:t>
      </w:r>
      <w:r w:rsidRPr="00094A9E">
        <w:rPr>
          <w:rFonts w:cs="Times New Roman"/>
          <w:rtl/>
        </w:rPr>
        <w:t xml:space="preserve"> לא מצא שום פתרון חוץ מאשר להיעתר </w:t>
      </w:r>
      <w:r w:rsidR="00C30141">
        <w:rPr>
          <w:rFonts w:cs="Times New Roman" w:hint="cs"/>
          <w:rtl/>
        </w:rPr>
        <w:t>[</w:t>
      </w:r>
      <w:r w:rsidR="00984F94" w:rsidRPr="00984F94">
        <w:rPr>
          <w:rFonts w:cs="Times New Roman"/>
          <w:rtl/>
        </w:rPr>
        <w:t>לנגיעות ש</w:t>
      </w:r>
      <w:r w:rsidR="00782DB8" w:rsidRPr="00782DB8">
        <w:rPr>
          <w:rFonts w:cs="Times New Roman"/>
          <w:rtl/>
        </w:rPr>
        <w:t xml:space="preserve">בעל כורחו כבר הרשה שכבר לא </w:t>
      </w:r>
      <w:r w:rsidR="00C8452E" w:rsidRPr="00782DB8">
        <w:rPr>
          <w:rFonts w:cs="Times New Roman"/>
          <w:rtl/>
        </w:rPr>
        <w:t xml:space="preserve">היה </w:t>
      </w:r>
      <w:r w:rsidR="00782DB8" w:rsidRPr="00782DB8">
        <w:rPr>
          <w:rFonts w:cs="Times New Roman"/>
          <w:rtl/>
        </w:rPr>
        <w:t>יכול לחסום לבלום</w:t>
      </w:r>
      <w:r w:rsidR="00984F94" w:rsidRPr="00984F94">
        <w:rPr>
          <w:rFonts w:cs="Times New Roman"/>
          <w:rtl/>
        </w:rPr>
        <w:t xml:space="preserve"> ולכל אלו שיגיעו בעקבותיהן</w:t>
      </w:r>
      <w:r w:rsidR="00C30141">
        <w:rPr>
          <w:rFonts w:cs="Times New Roman" w:hint="cs"/>
          <w:rtl/>
        </w:rPr>
        <w:t>]</w:t>
      </w:r>
      <w:r w:rsidR="00984F94" w:rsidRPr="00984F94">
        <w:rPr>
          <w:rFonts w:cs="Times New Roman"/>
          <w:rtl/>
        </w:rPr>
        <w:t xml:space="preserve"> </w:t>
      </w:r>
      <w:r w:rsidR="00D9798F">
        <w:rPr>
          <w:rFonts w:cs="Times New Roman" w:hint="cs"/>
          <w:rtl/>
        </w:rPr>
        <w:t>ו</w:t>
      </w:r>
      <w:r w:rsidR="00D9798F" w:rsidRPr="00094A9E">
        <w:rPr>
          <w:rFonts w:cs="Times New Roman"/>
          <w:rtl/>
        </w:rPr>
        <w:t xml:space="preserve">להחליט </w:t>
      </w:r>
      <w:r w:rsidR="00ED7C15" w:rsidRPr="00ED7C15">
        <w:rPr>
          <w:rFonts w:cs="Times New Roman"/>
          <w:rtl/>
        </w:rPr>
        <w:t xml:space="preserve">באופן מודע </w:t>
      </w:r>
      <w:r w:rsidRPr="00094A9E">
        <w:rPr>
          <w:rFonts w:cs="Times New Roman"/>
          <w:rtl/>
        </w:rPr>
        <w:t xml:space="preserve">שזה לא </w:t>
      </w:r>
      <w:r w:rsidR="00CA301E">
        <w:rPr>
          <w:rFonts w:cs="Times New Roman" w:hint="cs"/>
          <w:rtl/>
        </w:rPr>
        <w:t>זוועתי</w:t>
      </w:r>
      <w:r w:rsidRPr="00094A9E">
        <w:rPr>
          <w:rFonts w:cs="Times New Roman"/>
          <w:rtl/>
        </w:rPr>
        <w:t xml:space="preserve">. להחליט וזהו. </w:t>
      </w:r>
      <w:r w:rsidR="00ED7C15">
        <w:rPr>
          <w:rFonts w:cs="Times New Roman" w:hint="cs"/>
          <w:rtl/>
        </w:rPr>
        <w:t xml:space="preserve">הרי </w:t>
      </w:r>
      <w:r w:rsidRPr="00094A9E">
        <w:rPr>
          <w:rFonts w:cs="Times New Roman"/>
          <w:rtl/>
        </w:rPr>
        <w:t xml:space="preserve">רק הוא שולט במחשבותיו... אבל </w:t>
      </w:r>
      <w:r w:rsidR="0051749E">
        <w:rPr>
          <w:rFonts w:cs="Times New Roman" w:hint="cs"/>
          <w:rtl/>
        </w:rPr>
        <w:t xml:space="preserve">אם </w:t>
      </w:r>
      <w:r w:rsidR="00ED7C15" w:rsidRPr="00ED7C15">
        <w:rPr>
          <w:rFonts w:cs="Times New Roman"/>
          <w:rtl/>
        </w:rPr>
        <w:t xml:space="preserve">יגיד לא </w:t>
      </w:r>
      <w:r w:rsidR="00C8452E" w:rsidRPr="00C8452E">
        <w:rPr>
          <w:rFonts w:cs="Times New Roman"/>
          <w:rtl/>
        </w:rPr>
        <w:t>פה – שם,</w:t>
      </w:r>
      <w:r w:rsidR="00ED7C15" w:rsidRPr="00ED7C15">
        <w:rPr>
          <w:rFonts w:cs="Times New Roman"/>
          <w:rtl/>
        </w:rPr>
        <w:t xml:space="preserve"> ו</w:t>
      </w:r>
      <w:r w:rsidR="0051749E">
        <w:rPr>
          <w:rFonts w:cs="Times New Roman" w:hint="cs"/>
          <w:rtl/>
        </w:rPr>
        <w:t>עוזר</w:t>
      </w:r>
      <w:r w:rsidR="0051749E" w:rsidRPr="0051749E">
        <w:rPr>
          <w:rFonts w:cs="Times New Roman"/>
          <w:rtl/>
        </w:rPr>
        <w:t xml:space="preserve"> המאמן </w:t>
      </w:r>
      <w:r w:rsidR="0051749E">
        <w:rPr>
          <w:rFonts w:cs="Times New Roman" w:hint="cs"/>
          <w:rtl/>
        </w:rPr>
        <w:t>ית</w:t>
      </w:r>
      <w:r w:rsidR="0051749E" w:rsidRPr="0051749E">
        <w:rPr>
          <w:rFonts w:cs="Times New Roman"/>
          <w:rtl/>
        </w:rPr>
        <w:t>ע</w:t>
      </w:r>
      <w:r w:rsidR="00984F94" w:rsidRPr="00984F94">
        <w:rPr>
          <w:rFonts w:cs="Times New Roman"/>
          <w:rtl/>
        </w:rPr>
        <w:t>צבן כי די כבר עם הדרישות</w:t>
      </w:r>
      <w:r w:rsidR="0051749E" w:rsidRPr="0051749E">
        <w:rPr>
          <w:rFonts w:cs="Times New Roman"/>
          <w:rtl/>
        </w:rPr>
        <w:t xml:space="preserve">, </w:t>
      </w:r>
      <w:r w:rsidR="00B41B86">
        <w:rPr>
          <w:rFonts w:cs="Times New Roman" w:hint="cs"/>
          <w:rtl/>
        </w:rPr>
        <w:t>וי</w:t>
      </w:r>
      <w:r w:rsidR="0051749E" w:rsidRPr="0051749E">
        <w:rPr>
          <w:rFonts w:cs="Times New Roman"/>
          <w:rtl/>
        </w:rPr>
        <w:t>דחף את גרביו לתוך פיו</w:t>
      </w:r>
      <w:r w:rsidR="00B41B86">
        <w:rPr>
          <w:rFonts w:cs="Times New Roman" w:hint="cs"/>
          <w:rtl/>
        </w:rPr>
        <w:t>,</w:t>
      </w:r>
      <w:r w:rsidR="0051749E" w:rsidRPr="0051749E">
        <w:rPr>
          <w:rFonts w:cs="Times New Roman"/>
          <w:rtl/>
        </w:rPr>
        <w:t xml:space="preserve"> ואלכס </w:t>
      </w:r>
      <w:r w:rsidR="00B41B86">
        <w:rPr>
          <w:rFonts w:cs="Times New Roman" w:hint="cs"/>
          <w:rtl/>
        </w:rPr>
        <w:t>י</w:t>
      </w:r>
      <w:r w:rsidR="0051749E" w:rsidRPr="0051749E">
        <w:rPr>
          <w:rFonts w:cs="Times New Roman"/>
          <w:rtl/>
        </w:rPr>
        <w:t>נש</w:t>
      </w:r>
      <w:r w:rsidR="00B41B86">
        <w:rPr>
          <w:rFonts w:cs="Times New Roman" w:hint="cs"/>
          <w:rtl/>
        </w:rPr>
        <w:t>ו</w:t>
      </w:r>
      <w:r w:rsidR="0051749E" w:rsidRPr="0051749E">
        <w:rPr>
          <w:rFonts w:cs="Times New Roman"/>
          <w:rtl/>
        </w:rPr>
        <w:t xml:space="preserve">ם דרך אפו והסירחון </w:t>
      </w:r>
      <w:r w:rsidR="00B41B86">
        <w:rPr>
          <w:rFonts w:cs="Times New Roman" w:hint="cs"/>
          <w:rtl/>
        </w:rPr>
        <w:t>י</w:t>
      </w:r>
      <w:r w:rsidR="0051749E" w:rsidRPr="0051749E">
        <w:rPr>
          <w:rFonts w:cs="Times New Roman"/>
          <w:rtl/>
        </w:rPr>
        <w:t>חד</w:t>
      </w:r>
      <w:r w:rsidR="00B41B86">
        <w:rPr>
          <w:rFonts w:cs="Times New Roman" w:hint="cs"/>
          <w:rtl/>
        </w:rPr>
        <w:t>ו</w:t>
      </w:r>
      <w:r w:rsidR="0051749E" w:rsidRPr="0051749E">
        <w:rPr>
          <w:rFonts w:cs="Times New Roman"/>
          <w:rtl/>
        </w:rPr>
        <w:t xml:space="preserve">ר לריאותיו, </w:t>
      </w:r>
      <w:r w:rsidR="00B41B86">
        <w:rPr>
          <w:rFonts w:cs="Times New Roman" w:hint="cs"/>
          <w:rtl/>
        </w:rPr>
        <w:t>י</w:t>
      </w:r>
      <w:r w:rsidR="00534CAB">
        <w:rPr>
          <w:rFonts w:cs="Times New Roman" w:hint="cs"/>
          <w:rtl/>
        </w:rPr>
        <w:t>י</w:t>
      </w:r>
      <w:r w:rsidR="0051749E" w:rsidRPr="0051749E">
        <w:rPr>
          <w:rFonts w:cs="Times New Roman"/>
          <w:rtl/>
        </w:rPr>
        <w:t>צרב בז</w:t>
      </w:r>
      <w:r w:rsidR="00534CAB">
        <w:rPr>
          <w:rFonts w:cs="Times New Roman" w:hint="cs"/>
          <w:rtl/>
        </w:rPr>
        <w:t>י</w:t>
      </w:r>
      <w:r w:rsidR="0051749E" w:rsidRPr="0051749E">
        <w:rPr>
          <w:rFonts w:cs="Times New Roman"/>
          <w:rtl/>
        </w:rPr>
        <w:t xml:space="preserve">כרונו, זה היה בלתי ניתן למחשבה, </w:t>
      </w:r>
      <w:r w:rsidR="00F97A34">
        <w:rPr>
          <w:rFonts w:cs="Times New Roman"/>
          <w:rtl/>
        </w:rPr>
        <w:t>כל כך</w:t>
      </w:r>
      <w:r w:rsidR="0051749E" w:rsidRPr="0051749E">
        <w:rPr>
          <w:rFonts w:cs="Times New Roman"/>
          <w:rtl/>
        </w:rPr>
        <w:t xml:space="preserve"> מפחיד, </w:t>
      </w:r>
      <w:r w:rsidR="00F97A34">
        <w:rPr>
          <w:rFonts w:cs="Times New Roman"/>
          <w:rtl/>
        </w:rPr>
        <w:t>כל כך</w:t>
      </w:r>
      <w:r w:rsidR="0051749E" w:rsidRPr="0051749E">
        <w:rPr>
          <w:rFonts w:cs="Times New Roman"/>
          <w:rtl/>
        </w:rPr>
        <w:t xml:space="preserve"> נורא.</w:t>
      </w:r>
    </w:p>
    <w:bookmarkEnd w:id="181"/>
    <w:p w14:paraId="1DD37741" w14:textId="77777777" w:rsidR="00B41B86" w:rsidRDefault="00B41B86" w:rsidP="00BC0AE8">
      <w:pPr>
        <w:rPr>
          <w:rFonts w:cs="Times New Roman"/>
          <w:rtl/>
        </w:rPr>
      </w:pPr>
      <w:r>
        <w:rPr>
          <w:rFonts w:cs="Times New Roman" w:hint="cs"/>
          <w:rtl/>
        </w:rPr>
        <w:t>[</w:t>
      </w:r>
    </w:p>
    <w:p w14:paraId="60A4E032" w14:textId="6E466667" w:rsidR="002F0A27" w:rsidRDefault="000267CC" w:rsidP="00BC0AE8">
      <w:pPr>
        <w:rPr>
          <w:rFonts w:cs="Times New Roman"/>
          <w:rtl/>
        </w:rPr>
      </w:pPr>
      <w:r w:rsidRPr="00094A9E">
        <w:rPr>
          <w:rFonts w:cs="Times New Roman"/>
          <w:rtl/>
        </w:rPr>
        <w:t>הוא לא הצליח להחליט שזה לא יהיה נורא, הוא לא יכל.</w:t>
      </w:r>
    </w:p>
    <w:p w14:paraId="33E152AE" w14:textId="77777777" w:rsidR="002F0A27" w:rsidRDefault="002F0A27" w:rsidP="00771EAF">
      <w:pPr>
        <w:rPr>
          <w:rFonts w:cs="Times New Roman"/>
          <w:rtl/>
        </w:rPr>
      </w:pPr>
    </w:p>
    <w:p w14:paraId="0E40746A" w14:textId="583A264A" w:rsidR="00771EAF" w:rsidRDefault="00771EAF" w:rsidP="00771EAF">
      <w:pPr>
        <w:rPr>
          <w:rtl/>
        </w:rPr>
      </w:pPr>
      <w:r>
        <w:rPr>
          <w:rFonts w:cs="Times New Roman"/>
          <w:rtl/>
        </w:rPr>
        <w:t xml:space="preserve">אלכס ידע על זה ועל מה שהוא רוצה מזה הרבה פחות ממה שידע על </w:t>
      </w:r>
      <w:r w:rsidR="00C90C6C">
        <w:rPr>
          <w:rFonts w:cs="Times New Roman"/>
          <w:rtl/>
        </w:rPr>
        <w:t>שחייה</w:t>
      </w:r>
      <w:r>
        <w:rPr>
          <w:rFonts w:cs="Times New Roman"/>
          <w:rtl/>
        </w:rPr>
        <w:t>.</w:t>
      </w:r>
    </w:p>
    <w:p w14:paraId="59BEBFD4" w14:textId="0EFCA7B3" w:rsidR="00771EAF" w:rsidRDefault="00771EAF" w:rsidP="00771EAF">
      <w:pPr>
        <w:rPr>
          <w:rtl/>
        </w:rPr>
      </w:pPr>
      <w:r>
        <w:rPr>
          <w:rFonts w:cs="Times New Roman"/>
          <w:rtl/>
        </w:rPr>
        <w:lastRenderedPageBreak/>
        <w:t>ואם ב</w:t>
      </w:r>
      <w:r w:rsidR="00C90C6C">
        <w:rPr>
          <w:rFonts w:cs="Times New Roman"/>
          <w:rtl/>
        </w:rPr>
        <w:t>שחייה</w:t>
      </w:r>
      <w:r>
        <w:rPr>
          <w:rFonts w:cs="Times New Roman"/>
          <w:rtl/>
        </w:rPr>
        <w:t xml:space="preserve"> המאמן לא הקשיב לו, למה שיקשיב פה?</w:t>
      </w:r>
    </w:p>
    <w:p w14:paraId="701C6547" w14:textId="5DA4990E" w:rsidR="00771EAF" w:rsidRDefault="00771EAF" w:rsidP="00771EAF">
      <w:pPr>
        <w:rPr>
          <w:rFonts w:cs="Times New Roman"/>
          <w:rtl/>
        </w:rPr>
      </w:pPr>
      <w:r>
        <w:rPr>
          <w:rFonts w:cs="Times New Roman"/>
          <w:rtl/>
        </w:rPr>
        <w:t xml:space="preserve">הוא תיאר לעצמו את המאמן, עייף מדבריו של אלכס, את זה כן, את זה אולי אבל יותר ימינה - - דוחף את גרביו הסרוחות לתוך פיו של אלכס בשביל לסתום אותו. ואלכס נושם דרך אפו ובכל זאת הסירחון של גרבי המאמן חודר לריאותיו, נצרב בזכרונו, הוא </w:t>
      </w:r>
      <w:r>
        <w:t>whimpered</w:t>
      </w:r>
      <w:r>
        <w:rPr>
          <w:rFonts w:cs="Times New Roman"/>
          <w:rtl/>
        </w:rPr>
        <w:t xml:space="preserve"> כשחשב על זה. זה היה בלתי ניתן למחשבה, </w:t>
      </w:r>
      <w:r w:rsidR="00F97A34">
        <w:rPr>
          <w:rFonts w:cs="Times New Roman"/>
          <w:rtl/>
        </w:rPr>
        <w:t>כל כך</w:t>
      </w:r>
      <w:r>
        <w:rPr>
          <w:rFonts w:cs="Times New Roman"/>
          <w:rtl/>
        </w:rPr>
        <w:t xml:space="preserve"> מפחיד, </w:t>
      </w:r>
      <w:r w:rsidR="00F97A34">
        <w:rPr>
          <w:rFonts w:cs="Times New Roman"/>
          <w:rtl/>
        </w:rPr>
        <w:t>כל כך</w:t>
      </w:r>
      <w:r>
        <w:rPr>
          <w:rFonts w:cs="Times New Roman"/>
          <w:rtl/>
        </w:rPr>
        <w:t xml:space="preserve"> נורא.</w:t>
      </w:r>
    </w:p>
    <w:p w14:paraId="4E0E5E68" w14:textId="77777777" w:rsidR="002F0A27" w:rsidRDefault="002F0A27" w:rsidP="002F0A27">
      <w:pPr>
        <w:rPr>
          <w:rtl/>
        </w:rPr>
      </w:pPr>
      <w:r>
        <w:rPr>
          <w:rFonts w:cs="Times New Roman"/>
          <w:rtl/>
        </w:rPr>
        <w:t>התנועות הנעימות, הטבעיות, הבטוחות, שנחמסו מגופו, שנאסרו עליו</w:t>
      </w:r>
    </w:p>
    <w:p w14:paraId="18488A75" w14:textId="29E49F7D" w:rsidR="002F0A27" w:rsidRDefault="002F0A27" w:rsidP="002F0A27">
      <w:pPr>
        <w:rPr>
          <w:rtl/>
        </w:rPr>
      </w:pPr>
      <w:r>
        <w:rPr>
          <w:rFonts w:cs="Times New Roman"/>
          <w:rtl/>
        </w:rPr>
        <w:t xml:space="preserve">חלק מהדברים הוא עשה, כי הוא לא ידע מה הם יהיו, הם הגעילו והשפילו אותו, החירות שלקח עם גופו שעד אותו רגע כל מה שהרשה לו רק הרחיב את גבולותיו והגביר את בטחונו שישרוד בעולם, ואשליית ההגנה שהקיפה אותו שהתפוררה. הוא רצה להבין איך עם גוף מגעיל והתברר לו </w:t>
      </w:r>
      <w:r w:rsidR="00782DB8">
        <w:rPr>
          <w:rFonts w:cs="Times New Roman"/>
          <w:rtl/>
        </w:rPr>
        <w:t>–</w:t>
      </w:r>
      <w:r>
        <w:rPr>
          <w:rFonts w:cs="Times New Roman"/>
          <w:rtl/>
        </w:rPr>
        <w:t xml:space="preserve"> זה מגעיל. איך עם גוף דוחה והתברר לו </w:t>
      </w:r>
      <w:r w:rsidR="00782DB8">
        <w:rPr>
          <w:rFonts w:cs="Times New Roman"/>
          <w:rtl/>
        </w:rPr>
        <w:t>–</w:t>
      </w:r>
      <w:r>
        <w:rPr>
          <w:rFonts w:cs="Times New Roman"/>
          <w:rtl/>
        </w:rPr>
        <w:t xml:space="preserve"> זה מגעיל וגם דוחה. איך עם גוף חזק וגדול שאי אפשר להפסיק אותו והוא שמנוני ו</w:t>
      </w:r>
      <w:r>
        <w:t>overpowering</w:t>
      </w:r>
      <w:r>
        <w:rPr>
          <w:rFonts w:cs="Times New Roman"/>
          <w:rtl/>
        </w:rPr>
        <w:t xml:space="preserve"> ו</w:t>
      </w:r>
      <w:r>
        <w:t>overtowering</w:t>
      </w:r>
      <w:r>
        <w:rPr>
          <w:rFonts w:cs="Times New Roman"/>
          <w:rtl/>
        </w:rPr>
        <w:t xml:space="preserve"> מיתמר מעליו והתברר לו – זה מגעיל וגם דוחה וגם משפיל</w:t>
      </w:r>
      <w:r w:rsidR="00C90C6C">
        <w:rPr>
          <w:rFonts w:cs="Times New Roman"/>
          <w:rtl/>
        </w:rPr>
        <w:t xml:space="preserve"> מאוד</w:t>
      </w:r>
      <w:r w:rsidR="00352290">
        <w:rPr>
          <w:rFonts w:cs="Times New Roman"/>
          <w:rtl/>
        </w:rPr>
        <w:t xml:space="preserve"> מאוד.</w:t>
      </w:r>
    </w:p>
    <w:p w14:paraId="31F479B4" w14:textId="77777777" w:rsidR="002F0A27" w:rsidRDefault="002F0A27" w:rsidP="002F0A27">
      <w:pPr>
        <w:rPr>
          <w:rtl/>
        </w:rPr>
      </w:pPr>
      <w:r>
        <w:rPr>
          <w:rFonts w:cs="Times New Roman"/>
          <w:rtl/>
        </w:rPr>
        <w:t xml:space="preserve">הוא ניסה להכאיב לו, למשוך בשיער חזהו אבל זה רק הגביר את תשוקתו של המאמן לשחייה, עד כמה מגעיל לכנות זאת תשוקה. הגבר שהיה בן שלושים או ארבעים או תשעים או מאתיים ועשר משתוקק לילד </w:t>
      </w:r>
    </w:p>
    <w:p w14:paraId="0AEDC802" w14:textId="77777777" w:rsidR="002F0A27" w:rsidRDefault="002F0A27" w:rsidP="002F0A27">
      <w:pPr>
        <w:rPr>
          <w:rFonts w:cs="Times New Roman"/>
          <w:rtl/>
        </w:rPr>
      </w:pPr>
      <w:r>
        <w:rPr>
          <w:rFonts w:cs="Times New Roman"/>
          <w:rtl/>
        </w:rPr>
        <w:t>לא אמרתי אפילו מילה אחת שרציתי</w:t>
      </w:r>
    </w:p>
    <w:p w14:paraId="6A475DB1" w14:textId="77777777" w:rsidR="002F0A27" w:rsidRDefault="002F0A27" w:rsidP="00771EAF">
      <w:pPr>
        <w:rPr>
          <w:rFonts w:cs="Times New Roman"/>
          <w:rtl/>
        </w:rPr>
      </w:pPr>
      <w:r>
        <w:rPr>
          <w:rFonts w:cs="Times New Roman" w:hint="cs"/>
          <w:rtl/>
        </w:rPr>
        <w:t>]</w:t>
      </w:r>
    </w:p>
    <w:p w14:paraId="7EBA7BCA" w14:textId="22B2C98F" w:rsidR="006F3803" w:rsidRPr="00CD067C" w:rsidRDefault="000267CC" w:rsidP="003402BA">
      <w:pPr>
        <w:rPr>
          <w:rtl/>
        </w:rPr>
      </w:pPr>
      <w:r w:rsidRPr="00094A9E">
        <w:rPr>
          <w:rFonts w:hint="eastAsia"/>
          <w:rtl/>
        </w:rPr>
        <w:t>אביו</w:t>
      </w:r>
      <w:r w:rsidRPr="00094A9E">
        <w:rPr>
          <w:rtl/>
        </w:rPr>
        <w:t xml:space="preserve"> קיפל כביסה </w:t>
      </w:r>
      <w:r w:rsidR="006E13AF">
        <w:rPr>
          <w:rFonts w:hint="cs"/>
          <w:rtl/>
        </w:rPr>
        <w:t>ו</w:t>
      </w:r>
      <w:r w:rsidRPr="00094A9E">
        <w:rPr>
          <w:rtl/>
        </w:rPr>
        <w:t xml:space="preserve">אימו דפדפה בעיתון. הם עובדים קשה, אין ברירה, </w:t>
      </w:r>
      <w:r w:rsidR="00305028">
        <w:rPr>
          <w:rFonts w:hint="cs"/>
          <w:rtl/>
        </w:rPr>
        <w:t>[</w:t>
      </w:r>
      <w:r w:rsidRPr="00094A9E">
        <w:rPr>
          <w:rtl/>
        </w:rPr>
        <w:t>זה גם הזמן שלהם והם יכולים להקשיב לו תוך כדי</w:t>
      </w:r>
      <w:r w:rsidR="006E13AF">
        <w:rPr>
          <w:rFonts w:hint="cs"/>
          <w:rtl/>
        </w:rPr>
        <w:t xml:space="preserve"> שהם עוסקים בפעולות אחרות</w:t>
      </w:r>
      <w:r w:rsidRPr="00094A9E">
        <w:rPr>
          <w:rtl/>
        </w:rPr>
        <w:t>.</w:t>
      </w:r>
      <w:r w:rsidR="00305028">
        <w:rPr>
          <w:rFonts w:hint="cs"/>
          <w:rtl/>
        </w:rPr>
        <w:t>]</w:t>
      </w:r>
      <w:r w:rsidR="006E13AF">
        <w:rPr>
          <w:rFonts w:hint="cs"/>
          <w:rtl/>
        </w:rPr>
        <w:t xml:space="preserve"> וכי</w:t>
      </w:r>
      <w:r w:rsidRPr="00094A9E">
        <w:rPr>
          <w:rtl/>
        </w:rPr>
        <w:t xml:space="preserve"> מתי תקרא אימו עיתון אם כל אחר</w:t>
      </w:r>
      <w:r w:rsidR="00534CAB">
        <w:rPr>
          <w:rFonts w:hint="cs"/>
          <w:rtl/>
        </w:rPr>
        <w:t xml:space="preserve"> </w:t>
      </w:r>
      <w:r w:rsidRPr="00094A9E">
        <w:rPr>
          <w:rtl/>
        </w:rPr>
        <w:t xml:space="preserve">הצהריים </w:t>
      </w:r>
      <w:r w:rsidR="000B5D96" w:rsidRPr="00094A9E">
        <w:rPr>
          <w:rFonts w:hint="eastAsia"/>
          <w:rtl/>
        </w:rPr>
        <w:t>שלה</w:t>
      </w:r>
      <w:r w:rsidR="000B5D96" w:rsidRPr="00094A9E">
        <w:rPr>
          <w:rtl/>
        </w:rPr>
        <w:t xml:space="preserve"> </w:t>
      </w:r>
      <w:r w:rsidRPr="00094A9E">
        <w:rPr>
          <w:rFonts w:hint="eastAsia"/>
          <w:rtl/>
        </w:rPr>
        <w:t>התנדף</w:t>
      </w:r>
      <w:r w:rsidRPr="00094A9E">
        <w:rPr>
          <w:rtl/>
        </w:rPr>
        <w:t xml:space="preserve"> </w:t>
      </w:r>
      <w:r w:rsidRPr="00094A9E">
        <w:rPr>
          <w:rFonts w:hint="eastAsia"/>
          <w:rtl/>
        </w:rPr>
        <w:t>בפגישה</w:t>
      </w:r>
      <w:r w:rsidRPr="00094A9E">
        <w:rPr>
          <w:rtl/>
        </w:rPr>
        <w:t xml:space="preserve"> </w:t>
      </w:r>
      <w:r w:rsidRPr="00094A9E">
        <w:rPr>
          <w:rFonts w:hint="eastAsia"/>
          <w:rtl/>
        </w:rPr>
        <w:t>עם</w:t>
      </w:r>
      <w:r w:rsidRPr="00094A9E">
        <w:rPr>
          <w:rtl/>
        </w:rPr>
        <w:t xml:space="preserve"> </w:t>
      </w:r>
      <w:r w:rsidRPr="00094A9E">
        <w:rPr>
          <w:rFonts w:hint="eastAsia"/>
          <w:rtl/>
        </w:rPr>
        <w:t>האנדוקרינולוג</w:t>
      </w:r>
      <w:r w:rsidRPr="00094A9E">
        <w:rPr>
          <w:rtl/>
        </w:rPr>
        <w:t xml:space="preserve"> </w:t>
      </w:r>
      <w:r w:rsidRPr="00094A9E">
        <w:rPr>
          <w:rFonts w:hint="eastAsia"/>
          <w:rtl/>
        </w:rPr>
        <w:t>וקניות</w:t>
      </w:r>
      <w:r w:rsidRPr="00094A9E">
        <w:rPr>
          <w:rtl/>
        </w:rPr>
        <w:t xml:space="preserve"> </w:t>
      </w:r>
      <w:r w:rsidRPr="00094A9E">
        <w:rPr>
          <w:rFonts w:hint="eastAsia"/>
          <w:rtl/>
        </w:rPr>
        <w:t>ב</w:t>
      </w:r>
      <w:r w:rsidR="003402BA" w:rsidRPr="00094A9E">
        <w:rPr>
          <w:rFonts w:hint="eastAsia"/>
          <w:rtl/>
        </w:rPr>
        <w:t>טסקו</w:t>
      </w:r>
      <w:r w:rsidR="006E13AF">
        <w:rPr>
          <w:rFonts w:hint="cs"/>
          <w:rtl/>
        </w:rPr>
        <w:t>?</w:t>
      </w:r>
      <w:r w:rsidRPr="00094A9E">
        <w:rPr>
          <w:rtl/>
        </w:rPr>
        <w:t xml:space="preserve"> </w:t>
      </w:r>
      <w:bookmarkStart w:id="182" w:name="_Hlk525305535"/>
      <w:r w:rsidRPr="00094A9E">
        <w:rPr>
          <w:rFonts w:hint="eastAsia"/>
          <w:rtl/>
        </w:rPr>
        <w:t>מתי</w:t>
      </w:r>
      <w:r w:rsidRPr="00094A9E">
        <w:rPr>
          <w:rtl/>
        </w:rPr>
        <w:t xml:space="preserve"> </w:t>
      </w:r>
      <w:r w:rsidR="00C04A77">
        <w:rPr>
          <w:rFonts w:hint="cs"/>
          <w:rtl/>
        </w:rPr>
        <w:t>יקפל אביו את הכביסה</w:t>
      </w:r>
      <w:r w:rsidRPr="00094A9E">
        <w:rPr>
          <w:rtl/>
        </w:rPr>
        <w:t xml:space="preserve"> </w:t>
      </w:r>
      <w:r w:rsidR="00C04A77">
        <w:rPr>
          <w:rFonts w:hint="cs"/>
          <w:rtl/>
        </w:rPr>
        <w:t xml:space="preserve">של היום </w:t>
      </w:r>
      <w:r w:rsidRPr="00094A9E">
        <w:rPr>
          <w:rtl/>
        </w:rPr>
        <w:t xml:space="preserve">כשמחר </w:t>
      </w:r>
      <w:r w:rsidR="00C04A77">
        <w:rPr>
          <w:rFonts w:hint="cs"/>
          <w:rtl/>
        </w:rPr>
        <w:t>ת</w:t>
      </w:r>
      <w:r w:rsidR="00ED7C15">
        <w:rPr>
          <w:rFonts w:hint="cs"/>
          <w:rtl/>
        </w:rPr>
        <w:t>יערם</w:t>
      </w:r>
      <w:r w:rsidR="00C04A77">
        <w:rPr>
          <w:rFonts w:hint="cs"/>
          <w:rtl/>
        </w:rPr>
        <w:t xml:space="preserve"> כביסה</w:t>
      </w:r>
      <w:r w:rsidRPr="00094A9E">
        <w:rPr>
          <w:rtl/>
        </w:rPr>
        <w:t xml:space="preserve"> חדש</w:t>
      </w:r>
      <w:r w:rsidR="00C04A77">
        <w:rPr>
          <w:rFonts w:hint="cs"/>
          <w:rtl/>
        </w:rPr>
        <w:t>ה</w:t>
      </w:r>
      <w:r w:rsidRPr="00094A9E">
        <w:rPr>
          <w:rtl/>
        </w:rPr>
        <w:t>?</w:t>
      </w:r>
      <w:bookmarkEnd w:id="182"/>
      <w:r w:rsidRPr="00094A9E">
        <w:rPr>
          <w:rtl/>
        </w:rPr>
        <w:t xml:space="preserve"> </w:t>
      </w:r>
      <w:r w:rsidR="00305028">
        <w:rPr>
          <w:rFonts w:hint="cs"/>
          <w:rtl/>
        </w:rPr>
        <w:t>[</w:t>
      </w:r>
      <w:r w:rsidR="00C04A77">
        <w:rPr>
          <w:rFonts w:hint="cs"/>
          <w:rtl/>
        </w:rPr>
        <w:t>שני</w:t>
      </w:r>
      <w:r w:rsidRPr="00094A9E">
        <w:rPr>
          <w:rtl/>
        </w:rPr>
        <w:t xml:space="preserve">הם היו </w:t>
      </w:r>
      <w:r w:rsidR="00F97A34">
        <w:rPr>
          <w:rtl/>
        </w:rPr>
        <w:t>כל כך</w:t>
      </w:r>
      <w:r w:rsidRPr="00094A9E">
        <w:rPr>
          <w:rtl/>
        </w:rPr>
        <w:t xml:space="preserve"> לא פנויים אליו,</w:t>
      </w:r>
      <w:r w:rsidR="00305028">
        <w:rPr>
          <w:rFonts w:hint="cs"/>
          <w:rtl/>
        </w:rPr>
        <w:t>]</w:t>
      </w:r>
      <w:r w:rsidRPr="00094A9E">
        <w:rPr>
          <w:rtl/>
        </w:rPr>
        <w:t xml:space="preserve"> הוא </w:t>
      </w:r>
      <w:r w:rsidR="003402BA" w:rsidRPr="00094A9E">
        <w:rPr>
          <w:rFonts w:hint="eastAsia"/>
          <w:rtl/>
        </w:rPr>
        <w:t>חשש</w:t>
      </w:r>
      <w:r w:rsidR="003402BA" w:rsidRPr="00094A9E">
        <w:rPr>
          <w:rtl/>
        </w:rPr>
        <w:t xml:space="preserve"> </w:t>
      </w:r>
      <w:r w:rsidRPr="00094A9E">
        <w:rPr>
          <w:rFonts w:hint="eastAsia"/>
          <w:rtl/>
        </w:rPr>
        <w:t>שיספר</w:t>
      </w:r>
      <w:r w:rsidRPr="00094A9E">
        <w:rPr>
          <w:rtl/>
        </w:rPr>
        <w:t xml:space="preserve"> </w:t>
      </w:r>
      <w:r w:rsidRPr="00094A9E">
        <w:rPr>
          <w:rFonts w:hint="eastAsia"/>
          <w:rtl/>
        </w:rPr>
        <w:t>להם</w:t>
      </w:r>
      <w:r w:rsidRPr="00094A9E">
        <w:rPr>
          <w:rtl/>
        </w:rPr>
        <w:t xml:space="preserve"> </w:t>
      </w:r>
      <w:r w:rsidRPr="00094A9E">
        <w:rPr>
          <w:rFonts w:hint="eastAsia"/>
          <w:rtl/>
        </w:rPr>
        <w:t>וזה</w:t>
      </w:r>
      <w:r w:rsidRPr="00094A9E">
        <w:rPr>
          <w:rtl/>
        </w:rPr>
        <w:t xml:space="preserve"> </w:t>
      </w:r>
      <w:r w:rsidRPr="00094A9E">
        <w:rPr>
          <w:rFonts w:hint="eastAsia"/>
          <w:rtl/>
        </w:rPr>
        <w:t>לא</w:t>
      </w:r>
      <w:r w:rsidRPr="00094A9E">
        <w:rPr>
          <w:rtl/>
        </w:rPr>
        <w:t xml:space="preserve"> </w:t>
      </w:r>
      <w:r w:rsidRPr="00094A9E">
        <w:rPr>
          <w:rFonts w:hint="eastAsia"/>
          <w:rtl/>
        </w:rPr>
        <w:t>יהיה</w:t>
      </w:r>
      <w:r w:rsidRPr="00094A9E">
        <w:rPr>
          <w:rtl/>
        </w:rPr>
        <w:t xml:space="preserve"> </w:t>
      </w:r>
      <w:r w:rsidRPr="00094A9E">
        <w:rPr>
          <w:rFonts w:hint="eastAsia"/>
          <w:rtl/>
        </w:rPr>
        <w:t>מספיק</w:t>
      </w:r>
      <w:r w:rsidRPr="00094A9E">
        <w:rPr>
          <w:rtl/>
        </w:rPr>
        <w:t xml:space="preserve"> </w:t>
      </w:r>
      <w:r w:rsidRPr="00094A9E">
        <w:rPr>
          <w:rFonts w:hint="eastAsia"/>
          <w:rtl/>
        </w:rPr>
        <w:t>חמור</w:t>
      </w:r>
      <w:r w:rsidRPr="00094A9E">
        <w:rPr>
          <w:rtl/>
        </w:rPr>
        <w:t xml:space="preserve"> </w:t>
      </w:r>
      <w:r w:rsidRPr="00094A9E">
        <w:rPr>
          <w:rFonts w:hint="eastAsia"/>
          <w:rtl/>
        </w:rPr>
        <w:t>בעיניהם</w:t>
      </w:r>
      <w:r w:rsidRPr="00094A9E">
        <w:rPr>
          <w:rtl/>
        </w:rPr>
        <w:t xml:space="preserve">, </w:t>
      </w:r>
      <w:r w:rsidRPr="00094A9E">
        <w:rPr>
          <w:rFonts w:hint="eastAsia"/>
          <w:rtl/>
        </w:rPr>
        <w:t>ה</w:t>
      </w:r>
      <w:bookmarkStart w:id="183" w:name="_Hlk529454375"/>
      <w:r w:rsidRPr="00094A9E">
        <w:rPr>
          <w:rFonts w:hint="eastAsia"/>
          <w:rtl/>
        </w:rPr>
        <w:t>וא</w:t>
      </w:r>
      <w:r w:rsidRPr="00094A9E">
        <w:rPr>
          <w:rtl/>
        </w:rPr>
        <w:t xml:space="preserve"> </w:t>
      </w:r>
      <w:r w:rsidRPr="00094A9E">
        <w:rPr>
          <w:rFonts w:hint="eastAsia"/>
          <w:rtl/>
        </w:rPr>
        <w:t>פחד</w:t>
      </w:r>
      <w:r w:rsidRPr="00094A9E">
        <w:rPr>
          <w:rtl/>
        </w:rPr>
        <w:t xml:space="preserve"> </w:t>
      </w:r>
      <w:r w:rsidRPr="00094A9E">
        <w:rPr>
          <w:rFonts w:hint="eastAsia"/>
          <w:rtl/>
        </w:rPr>
        <w:t>שלא</w:t>
      </w:r>
      <w:r w:rsidRPr="00094A9E">
        <w:rPr>
          <w:rtl/>
        </w:rPr>
        <w:t xml:space="preserve"> </w:t>
      </w:r>
      <w:r w:rsidRPr="00094A9E">
        <w:rPr>
          <w:rFonts w:hint="eastAsia"/>
          <w:rtl/>
        </w:rPr>
        <w:t>יעשו</w:t>
      </w:r>
      <w:r w:rsidRPr="00094A9E">
        <w:rPr>
          <w:rtl/>
        </w:rPr>
        <w:t xml:space="preserve"> </w:t>
      </w:r>
      <w:r w:rsidRPr="00094A9E">
        <w:rPr>
          <w:rFonts w:hint="eastAsia"/>
          <w:rtl/>
        </w:rPr>
        <w:t>כלום</w:t>
      </w:r>
      <w:r w:rsidRPr="00094A9E">
        <w:rPr>
          <w:rtl/>
        </w:rPr>
        <w:t xml:space="preserve">. </w:t>
      </w:r>
    </w:p>
    <w:bookmarkEnd w:id="183"/>
    <w:p w14:paraId="589222F5" w14:textId="600EC1FD" w:rsidR="004627AB" w:rsidRPr="00CD067C" w:rsidRDefault="00305028" w:rsidP="00897A85">
      <w:pPr>
        <w:rPr>
          <w:rtl/>
        </w:rPr>
      </w:pPr>
      <w:r w:rsidRPr="00305028">
        <w:rPr>
          <w:rFonts w:cs="Times New Roman"/>
          <w:rtl/>
        </w:rPr>
        <w:t>ההורים זימנו את שני האחים לשיחה, לב</w:t>
      </w:r>
      <w:r w:rsidR="00782DB8" w:rsidRPr="00782DB8">
        <w:rPr>
          <w:rFonts w:cs="Times New Roman"/>
          <w:rtl/>
        </w:rPr>
        <w:t xml:space="preserve">שר שמארק יוקפץ </w:t>
      </w:r>
      <w:r w:rsidR="00C8452E" w:rsidRPr="00782DB8">
        <w:rPr>
          <w:rFonts w:cs="Times New Roman"/>
          <w:rtl/>
        </w:rPr>
        <w:t xml:space="preserve">שוב </w:t>
      </w:r>
      <w:r w:rsidR="00782DB8" w:rsidRPr="00782DB8">
        <w:rPr>
          <w:rFonts w:cs="Times New Roman"/>
          <w:rtl/>
        </w:rPr>
        <w:t>כיתה, ומעתה יקדים את אלכס בשנתיים. מארק י</w:t>
      </w:r>
      <w:r w:rsidR="00534CAB">
        <w:rPr>
          <w:rFonts w:cs="Times New Roman" w:hint="cs"/>
          <w:rtl/>
        </w:rPr>
        <w:t>י</w:t>
      </w:r>
      <w:r w:rsidR="00782DB8" w:rsidRPr="00782DB8">
        <w:rPr>
          <w:rFonts w:cs="Times New Roman"/>
          <w:rtl/>
        </w:rPr>
        <w:t>גש לבחינות ה-</w:t>
      </w:r>
      <w:r w:rsidR="00782DB8" w:rsidRPr="00782DB8">
        <w:t>GCSE</w:t>
      </w:r>
      <w:r w:rsidR="00782DB8" w:rsidRPr="00782DB8">
        <w:rPr>
          <w:rFonts w:cs="Times New Roman"/>
          <w:rtl/>
        </w:rPr>
        <w:t xml:space="preserve"> שעדיין נותרו לו במועד החורף, וכבר התקבל לכיתה י"א. לבחינות הבגרות ברמה המתקדמת, ה-</w:t>
      </w:r>
      <w:r w:rsidR="00897A85" w:rsidRPr="00897A85">
        <w:t>A</w:t>
      </w:r>
      <w:r w:rsidR="00897A85" w:rsidRPr="00897A85">
        <w:noBreakHyphen/>
        <w:t>levels</w:t>
      </w:r>
      <w:r w:rsidR="00782DB8" w:rsidRPr="00782DB8">
        <w:rPr>
          <w:rFonts w:cs="Times New Roman"/>
          <w:rtl/>
        </w:rPr>
        <w:t xml:space="preserve"> של סוף התיכון הוא י</w:t>
      </w:r>
      <w:r w:rsidR="00897A85">
        <w:rPr>
          <w:rFonts w:cs="Times New Roman"/>
        </w:rPr>
        <w:t>h</w:t>
      </w:r>
      <w:r w:rsidR="00782DB8" w:rsidRPr="00782DB8">
        <w:rPr>
          <w:rFonts w:cs="Times New Roman"/>
          <w:rtl/>
        </w:rPr>
        <w:t xml:space="preserve">גש כשאלכס יסיים את כיתה י'. מובן שטובתו של מארק עמדה בראש מעייניהם, אבל </w:t>
      </w:r>
      <w:r w:rsidR="00897A85">
        <w:rPr>
          <w:rFonts w:cs="Times New Roman"/>
        </w:rPr>
        <w:t xml:space="preserve">vo </w:t>
      </w:r>
      <w:r w:rsidR="00782DB8" w:rsidRPr="00782DB8">
        <w:rPr>
          <w:rFonts w:cs="Times New Roman"/>
          <w:rtl/>
        </w:rPr>
        <w:t>בכל זאת רצו לדעת מה אלכס חושב</w:t>
      </w:r>
      <w:r w:rsidR="004627AB" w:rsidRPr="00CD067C">
        <w:rPr>
          <w:rtl/>
        </w:rPr>
        <w:t>.</w:t>
      </w:r>
    </w:p>
    <w:p w14:paraId="7953FF72" w14:textId="77777777" w:rsidR="004627AB" w:rsidRPr="00CD067C" w:rsidRDefault="004627AB" w:rsidP="00250000">
      <w:pPr>
        <w:rPr>
          <w:rtl/>
        </w:rPr>
      </w:pPr>
      <w:r w:rsidRPr="00CD067C">
        <w:rPr>
          <w:rtl/>
        </w:rPr>
        <w:t>ובכן, שיגיד משהו.</w:t>
      </w:r>
    </w:p>
    <w:p w14:paraId="267BAE94" w14:textId="179263FC" w:rsidR="004627AB" w:rsidRPr="00CD067C" w:rsidRDefault="007612CC" w:rsidP="00250000">
      <w:pPr>
        <w:rPr>
          <w:rtl/>
        </w:rPr>
      </w:pPr>
      <w:r>
        <w:rPr>
          <w:rtl/>
        </w:rPr>
        <w:t xml:space="preserve">אלכס, </w:t>
      </w:r>
      <w:r w:rsidR="00D8326D">
        <w:rPr>
          <w:rFonts w:hint="cs"/>
          <w:rtl/>
        </w:rPr>
        <w:t>אז</w:t>
      </w:r>
      <w:r w:rsidR="004627AB" w:rsidRPr="00CD067C">
        <w:rPr>
          <w:rtl/>
        </w:rPr>
        <w:t xml:space="preserve"> מולל בעצבנות </w:t>
      </w:r>
      <w:r w:rsidR="00782DB8" w:rsidRPr="00782DB8">
        <w:rPr>
          <w:rFonts w:cs="Times New Roman"/>
          <w:rtl/>
        </w:rPr>
        <w:t>גרב יתום מערימת הכביסה שאביו קיפל</w:t>
      </w:r>
      <w:r w:rsidR="004627AB" w:rsidRPr="00CD067C">
        <w:rPr>
          <w:rtl/>
        </w:rPr>
        <w:t xml:space="preserve">, התיישר לפתע במושבו והפסיק להקפיץ את רגליו. </w:t>
      </w:r>
    </w:p>
    <w:p w14:paraId="7F4E9972" w14:textId="7D7FB043" w:rsidR="004627AB" w:rsidRPr="00CD067C" w:rsidRDefault="004627AB" w:rsidP="00250000">
      <w:pPr>
        <w:rPr>
          <w:rtl/>
        </w:rPr>
      </w:pPr>
      <w:r w:rsidRPr="00CD067C">
        <w:rPr>
          <w:rtl/>
        </w:rPr>
        <w:t xml:space="preserve">"אני לא רוצה יותר שיעורי פסנתר," הוא </w:t>
      </w:r>
      <w:r w:rsidRPr="00CF7DD5">
        <w:rPr>
          <w:highlight w:val="red"/>
          <w:rtl/>
        </w:rPr>
        <w:t>אמר</w:t>
      </w:r>
      <w:r w:rsidRPr="00CD067C">
        <w:rPr>
          <w:rtl/>
        </w:rPr>
        <w:t>.</w:t>
      </w:r>
      <w:r w:rsidR="00FA77A6">
        <w:rPr>
          <w:rFonts w:hint="cs"/>
          <w:rtl/>
        </w:rPr>
        <w:t xml:space="preserve"> "</w:t>
      </w:r>
      <w:r w:rsidR="00F06A3F">
        <w:rPr>
          <w:rFonts w:hint="cs"/>
          <w:rtl/>
        </w:rPr>
        <w:t>עכשיו</w:t>
      </w:r>
      <w:r w:rsidR="00FA77A6">
        <w:rPr>
          <w:rFonts w:hint="cs"/>
          <w:rtl/>
        </w:rPr>
        <w:t>, כשתיאו ה</w:t>
      </w:r>
      <w:r w:rsidR="00D214B0">
        <w:rPr>
          <w:rFonts w:hint="cs"/>
          <w:rtl/>
        </w:rPr>
        <w:t>ו</w:t>
      </w:r>
      <w:r w:rsidR="00FA77A6">
        <w:rPr>
          <w:rFonts w:hint="cs"/>
          <w:rtl/>
        </w:rPr>
        <w:t>פך להיות כוכב עולה בשמי הפסנתרנות..."</w:t>
      </w:r>
    </w:p>
    <w:p w14:paraId="0561B569" w14:textId="77777777" w:rsidR="004627AB" w:rsidRDefault="004627AB" w:rsidP="00250000">
      <w:pPr>
        <w:rPr>
          <w:rtl/>
        </w:rPr>
      </w:pPr>
      <w:r w:rsidRPr="00CD067C">
        <w:rPr>
          <w:rtl/>
        </w:rPr>
        <w:t>"בסדר. וחוץ מזה?"</w:t>
      </w:r>
    </w:p>
    <w:p w14:paraId="552E00F0" w14:textId="776D134E" w:rsidR="00055416" w:rsidRPr="00CD067C" w:rsidRDefault="00055416" w:rsidP="00055416">
      <w:pPr>
        <w:rPr>
          <w:rtl/>
        </w:rPr>
      </w:pPr>
      <w:r>
        <w:rPr>
          <w:rFonts w:hint="cs"/>
          <w:rtl/>
        </w:rPr>
        <w:t>[</w:t>
      </w:r>
      <w:r w:rsidR="001C5A04">
        <w:rPr>
          <w:rtl/>
        </w:rPr>
        <w:t>אימא</w:t>
      </w:r>
      <w:r w:rsidRPr="00CD067C">
        <w:rPr>
          <w:rtl/>
        </w:rPr>
        <w:t xml:space="preserve"> אמרה לאבא שהגיע הזמן ללמד את אלכס על עובדות החיים ואבא כצפוי גנח.</w:t>
      </w:r>
    </w:p>
    <w:p w14:paraId="60E6EBC6" w14:textId="77777777" w:rsidR="00055416" w:rsidRPr="00CD067C" w:rsidRDefault="00055416" w:rsidP="00055416">
      <w:pPr>
        <w:rPr>
          <w:rtl/>
        </w:rPr>
      </w:pPr>
      <w:r w:rsidRPr="00CD067C">
        <w:rPr>
          <w:rtl/>
        </w:rPr>
        <w:t>"זה בסדר, אני כבר יודע את עובדות החיים."</w:t>
      </w:r>
    </w:p>
    <w:p w14:paraId="15EFFD0C" w14:textId="77777777" w:rsidR="00055416" w:rsidRPr="00CD067C" w:rsidRDefault="00055416" w:rsidP="00055416">
      <w:pPr>
        <w:rPr>
          <w:rtl/>
        </w:rPr>
      </w:pPr>
      <w:r w:rsidRPr="00CD067C">
        <w:rPr>
          <w:rtl/>
        </w:rPr>
        <w:t>"מה אתה יודע?</w:t>
      </w:r>
      <w:r w:rsidRPr="00CD067C">
        <w:t xml:space="preserve"> </w:t>
      </w:r>
      <w:r w:rsidRPr="00CD067C">
        <w:rPr>
          <w:rtl/>
        </w:rPr>
        <w:t>קראת באיזה ספר? ראית באיזה סרט? זה לא אותו הדבר כמו להיות באמת עם איזו בת."</w:t>
      </w:r>
    </w:p>
    <w:p w14:paraId="32CB8156" w14:textId="77777777" w:rsidR="00055416" w:rsidRPr="00CD067C" w:rsidRDefault="00055416" w:rsidP="00055416">
      <w:pPr>
        <w:rPr>
          <w:rtl/>
        </w:rPr>
      </w:pPr>
      <w:r w:rsidRPr="00CD067C">
        <w:rPr>
          <w:rtl/>
        </w:rPr>
        <w:t>"כבר הייתי עם בת."</w:t>
      </w:r>
    </w:p>
    <w:p w14:paraId="442DA120" w14:textId="77777777" w:rsidR="00055416" w:rsidRPr="00CD067C" w:rsidRDefault="00055416" w:rsidP="00055416">
      <w:pPr>
        <w:rPr>
          <w:rtl/>
        </w:rPr>
      </w:pPr>
      <w:r w:rsidRPr="00CD067C">
        <w:rPr>
          <w:rtl/>
        </w:rPr>
        <w:t>"מה היית? החזקת ידיים? ליטפת?"</w:t>
      </w:r>
    </w:p>
    <w:p w14:paraId="258B1D25" w14:textId="77777777" w:rsidR="00055416" w:rsidRPr="00CD067C" w:rsidRDefault="00055416" w:rsidP="00055416">
      <w:pPr>
        <w:rPr>
          <w:rtl/>
        </w:rPr>
      </w:pPr>
      <w:r w:rsidRPr="00CD067C">
        <w:rPr>
          <w:rtl/>
        </w:rPr>
        <w:t>"אבא, כבר הייתי עם בת."</w:t>
      </w:r>
    </w:p>
    <w:p w14:paraId="64E9EA15" w14:textId="11E22921" w:rsidR="00055416" w:rsidRPr="00CD067C" w:rsidRDefault="00055416" w:rsidP="00055416">
      <w:pPr>
        <w:rPr>
          <w:rtl/>
        </w:rPr>
      </w:pPr>
      <w:r w:rsidRPr="00CD067C">
        <w:rPr>
          <w:rtl/>
        </w:rPr>
        <w:t xml:space="preserve">"מתי זה קרה?" </w:t>
      </w:r>
      <w:r w:rsidR="001C5A04">
        <w:rPr>
          <w:rtl/>
        </w:rPr>
        <w:t>אימא</w:t>
      </w:r>
      <w:r w:rsidRPr="00CD067C">
        <w:rPr>
          <w:rtl/>
        </w:rPr>
        <w:t xml:space="preserve"> הזדעקה.</w:t>
      </w:r>
    </w:p>
    <w:p w14:paraId="0FBEC7AC" w14:textId="5C8F057C" w:rsidR="0037076F" w:rsidRDefault="00055416" w:rsidP="00D214B0">
      <w:pPr>
        <w:rPr>
          <w:rtl/>
        </w:rPr>
      </w:pPr>
      <w:r w:rsidRPr="00CD067C">
        <w:rPr>
          <w:rtl/>
        </w:rPr>
        <w:t xml:space="preserve">"מה את רוצה ממני?" אבא הצטדק. "הוא כבר יודע </w:t>
      </w:r>
      <w:r w:rsidR="00483BB1">
        <w:rPr>
          <w:rtl/>
        </w:rPr>
        <w:t>הכול</w:t>
      </w:r>
      <w:r w:rsidRPr="00CD067C">
        <w:rPr>
          <w:rtl/>
        </w:rPr>
        <w:t xml:space="preserve"> על עובדות החיים."</w:t>
      </w:r>
    </w:p>
    <w:p w14:paraId="649478B6" w14:textId="2EE7DAB9" w:rsidR="0037076F" w:rsidRDefault="00055416" w:rsidP="00D214B0">
      <w:pPr>
        <w:rPr>
          <w:rtl/>
        </w:rPr>
      </w:pPr>
      <w:r>
        <w:rPr>
          <w:rFonts w:hint="cs"/>
          <w:rtl/>
        </w:rPr>
        <w:lastRenderedPageBreak/>
        <w:t>]</w:t>
      </w:r>
    </w:p>
    <w:p w14:paraId="4A3100BD" w14:textId="47E9924A" w:rsidR="00FA77A6" w:rsidRDefault="00CA215E" w:rsidP="00984F94">
      <w:pPr>
        <w:rPr>
          <w:rtl/>
        </w:rPr>
      </w:pPr>
      <w:r w:rsidRPr="00CA215E">
        <w:rPr>
          <w:rFonts w:cs="Times New Roman"/>
          <w:rtl/>
        </w:rPr>
        <w:t>היה לו רק</w:t>
      </w:r>
      <w:r w:rsidR="006B6AAA">
        <w:rPr>
          <w:rFonts w:cs="Times New Roman"/>
          <w:rtl/>
        </w:rPr>
        <w:t xml:space="preserve"> </w:t>
      </w:r>
      <w:r w:rsidRPr="00CA215E">
        <w:rPr>
          <w:rFonts w:cs="Times New Roman"/>
          <w:rtl/>
        </w:rPr>
        <w:t xml:space="preserve">רגע קצר של חסד </w:t>
      </w:r>
      <w:r w:rsidR="00984F94" w:rsidRPr="00984F94">
        <w:rPr>
          <w:rFonts w:cs="Times New Roman"/>
          <w:rtl/>
        </w:rPr>
        <w:t>[</w:t>
      </w:r>
      <w:r w:rsidR="00984F94" w:rsidRPr="00984F94">
        <w:t>grace</w:t>
      </w:r>
      <w:r w:rsidR="00984F94" w:rsidRPr="00984F94">
        <w:rPr>
          <w:rFonts w:cs="Times New Roman"/>
          <w:rtl/>
        </w:rPr>
        <w:t xml:space="preserve">], </w:t>
      </w:r>
      <w:r w:rsidRPr="00CA215E">
        <w:rPr>
          <w:rFonts w:cs="Times New Roman"/>
          <w:rtl/>
        </w:rPr>
        <w:t xml:space="preserve">כששני הוריו הקשיבו לו, </w:t>
      </w:r>
      <w:r w:rsidR="00782DB8" w:rsidRPr="00782DB8">
        <w:rPr>
          <w:rFonts w:cs="Times New Roman"/>
          <w:rtl/>
        </w:rPr>
        <w:t>והוא ניצל אותו</w:t>
      </w:r>
      <w:r w:rsidR="00305028">
        <w:rPr>
          <w:rFonts w:cs="Times New Roman" w:hint="cs"/>
          <w:rtl/>
        </w:rPr>
        <w:t xml:space="preserve"> עבור </w:t>
      </w:r>
      <w:bookmarkStart w:id="184" w:name="_Hlk10815264"/>
      <w:r w:rsidR="00305028" w:rsidRPr="00305028">
        <w:rPr>
          <w:rFonts w:cs="Times New Roman"/>
          <w:rtl/>
        </w:rPr>
        <w:t>צְ</w:t>
      </w:r>
      <w:r w:rsidR="00305028">
        <w:rPr>
          <w:rFonts w:cs="Times New Roman" w:hint="cs"/>
          <w:rtl/>
        </w:rPr>
        <w:t xml:space="preserve">עיר </w:t>
      </w:r>
      <w:bookmarkEnd w:id="184"/>
      <w:r w:rsidR="00897A85" w:rsidRPr="00897A85">
        <w:rPr>
          <w:rFonts w:cs="Times New Roman"/>
          <w:rtl/>
        </w:rPr>
        <w:t>אֶחיו</w:t>
      </w:r>
      <w:r w:rsidRPr="00CA215E">
        <w:rPr>
          <w:rFonts w:cs="Times New Roman"/>
          <w:rtl/>
        </w:rPr>
        <w:t>. "</w:t>
      </w:r>
      <w:r w:rsidR="00782DB8" w:rsidRPr="00782DB8">
        <w:rPr>
          <w:rFonts w:cs="Times New Roman"/>
          <w:rtl/>
        </w:rPr>
        <w:t xml:space="preserve">אז </w:t>
      </w:r>
      <w:r w:rsidR="00F06A3F">
        <w:rPr>
          <w:rFonts w:cs="Times New Roman"/>
          <w:rtl/>
        </w:rPr>
        <w:t>עכשיו</w:t>
      </w:r>
      <w:r w:rsidR="00782DB8" w:rsidRPr="00782DB8">
        <w:rPr>
          <w:rFonts w:cs="Times New Roman"/>
          <w:rtl/>
        </w:rPr>
        <w:t xml:space="preserve"> כשהכישרון של תיאו מתגלה,</w:t>
      </w:r>
      <w:r w:rsidRPr="00CA215E">
        <w:rPr>
          <w:rFonts w:cs="Times New Roman"/>
          <w:rtl/>
        </w:rPr>
        <w:t xml:space="preserve"> צריך לבנות</w:t>
      </w:r>
      <w:r w:rsidR="00D214B0">
        <w:rPr>
          <w:rFonts w:hint="cs"/>
          <w:rtl/>
        </w:rPr>
        <w:t xml:space="preserve"> </w:t>
      </w:r>
      <w:r w:rsidR="00782DB8">
        <w:rPr>
          <w:rFonts w:hint="cs"/>
          <w:rtl/>
        </w:rPr>
        <w:t xml:space="preserve">אותו </w:t>
      </w:r>
      <w:r w:rsidR="00D214B0">
        <w:rPr>
          <w:rFonts w:hint="cs"/>
          <w:rtl/>
        </w:rPr>
        <w:t xml:space="preserve">בהדרגתיות, </w:t>
      </w:r>
      <w:r w:rsidR="005404F5">
        <w:rPr>
          <w:rFonts w:hint="cs"/>
          <w:rtl/>
        </w:rPr>
        <w:t>אסור להתיש א</w:t>
      </w:r>
      <w:r w:rsidR="00D214B0">
        <w:rPr>
          <w:rFonts w:hint="cs"/>
          <w:rtl/>
        </w:rPr>
        <w:t>ו</w:t>
      </w:r>
      <w:r w:rsidR="005404F5">
        <w:rPr>
          <w:rFonts w:hint="cs"/>
          <w:rtl/>
        </w:rPr>
        <w:t>ת</w:t>
      </w:r>
      <w:r w:rsidR="00D214B0">
        <w:rPr>
          <w:rFonts w:hint="cs"/>
          <w:rtl/>
        </w:rPr>
        <w:t>ו</w:t>
      </w:r>
      <w:r w:rsidR="00FA77A6">
        <w:rPr>
          <w:rFonts w:hint="cs"/>
          <w:rtl/>
        </w:rPr>
        <w:t>, לא לדחוף אותו לה</w:t>
      </w:r>
      <w:r w:rsidR="00D214B0">
        <w:rPr>
          <w:rFonts w:hint="cs"/>
          <w:rtl/>
        </w:rPr>
        <w:t>ישגיות יתר,</w:t>
      </w:r>
      <w:r w:rsidR="00FA77A6">
        <w:rPr>
          <w:rFonts w:hint="cs"/>
          <w:rtl/>
        </w:rPr>
        <w:t xml:space="preserve"> בשביל</w:t>
      </w:r>
      <w:r w:rsidR="00D214B0">
        <w:rPr>
          <w:rFonts w:hint="cs"/>
          <w:rtl/>
        </w:rPr>
        <w:t>..." הוא הרים את קולו בתסכול כ</w:t>
      </w:r>
      <w:r w:rsidR="000B5D96">
        <w:rPr>
          <w:rFonts w:hint="cs"/>
          <w:rtl/>
        </w:rPr>
        <w:t>י</w:t>
      </w:r>
      <w:r w:rsidR="00D214B0">
        <w:rPr>
          <w:rFonts w:hint="cs"/>
          <w:rtl/>
        </w:rPr>
        <w:t xml:space="preserve"> דבריו לא </w:t>
      </w:r>
      <w:r w:rsidR="000B5D96">
        <w:rPr>
          <w:rFonts w:hint="cs"/>
          <w:rtl/>
        </w:rPr>
        <w:t>ה</w:t>
      </w:r>
      <w:r w:rsidR="004775B6">
        <w:rPr>
          <w:rFonts w:hint="cs"/>
          <w:rtl/>
        </w:rPr>
        <w:t>ותיר</w:t>
      </w:r>
      <w:r w:rsidR="000B5D96">
        <w:rPr>
          <w:rFonts w:hint="cs"/>
          <w:rtl/>
        </w:rPr>
        <w:t>ו</w:t>
      </w:r>
      <w:r w:rsidR="004775B6">
        <w:rPr>
          <w:rFonts w:hint="cs"/>
          <w:rtl/>
        </w:rPr>
        <w:t xml:space="preserve"> בהם</w:t>
      </w:r>
      <w:r w:rsidR="00D214B0">
        <w:rPr>
          <w:rFonts w:hint="cs"/>
          <w:rtl/>
        </w:rPr>
        <w:t xml:space="preserve"> שום רושם,</w:t>
      </w:r>
      <w:r w:rsidR="00FA77A6">
        <w:rPr>
          <w:rFonts w:hint="cs"/>
          <w:rtl/>
        </w:rPr>
        <w:t xml:space="preserve"> </w:t>
      </w:r>
      <w:r w:rsidR="00D214B0">
        <w:rPr>
          <w:rFonts w:hint="cs"/>
          <w:rtl/>
        </w:rPr>
        <w:t xml:space="preserve">"בשביל </w:t>
      </w:r>
      <w:r w:rsidR="00FA77A6">
        <w:rPr>
          <w:rFonts w:hint="cs"/>
          <w:rtl/>
        </w:rPr>
        <w:t>למנוע שחיקה מנטלית</w:t>
      </w:r>
      <w:r w:rsidR="00474B15">
        <w:rPr>
          <w:rFonts w:hint="cs"/>
          <w:rtl/>
        </w:rPr>
        <w:t>."</w:t>
      </w:r>
    </w:p>
    <w:p w14:paraId="3F12CC46" w14:textId="43B143F1" w:rsidR="00474B15" w:rsidRPr="00CD067C" w:rsidRDefault="00474B15" w:rsidP="00D214B0">
      <w:pPr>
        <w:rPr>
          <w:rtl/>
        </w:rPr>
      </w:pPr>
      <w:r>
        <w:rPr>
          <w:rFonts w:hint="cs"/>
          <w:rtl/>
        </w:rPr>
        <w:t>"</w:t>
      </w:r>
      <w:r w:rsidR="00D214B0">
        <w:rPr>
          <w:rFonts w:hint="cs"/>
          <w:rtl/>
        </w:rPr>
        <w:t xml:space="preserve">באמת, </w:t>
      </w:r>
      <w:r>
        <w:rPr>
          <w:rFonts w:hint="cs"/>
          <w:rtl/>
        </w:rPr>
        <w:t xml:space="preserve">הישגיות יתר? תיאו </w:t>
      </w:r>
      <w:r w:rsidR="004775B6">
        <w:rPr>
          <w:rFonts w:hint="cs"/>
          <w:rtl/>
        </w:rPr>
        <w:t>אינו</w:t>
      </w:r>
      <w:r>
        <w:rPr>
          <w:rFonts w:hint="cs"/>
          <w:rtl/>
        </w:rPr>
        <w:t xml:space="preserve"> ספורטאי, </w:t>
      </w:r>
      <w:r w:rsidR="004775B6">
        <w:rPr>
          <w:rFonts w:hint="cs"/>
          <w:rtl/>
        </w:rPr>
        <w:t>הואל לחדול</w:t>
      </w:r>
      <w:r>
        <w:rPr>
          <w:rFonts w:hint="cs"/>
          <w:rtl/>
        </w:rPr>
        <w:t xml:space="preserve"> לצטט את המאמנים שלך. </w:t>
      </w:r>
      <w:r w:rsidR="00D214B0">
        <w:rPr>
          <w:rFonts w:hint="cs"/>
          <w:rtl/>
        </w:rPr>
        <w:t>בוא נחזור לנושא. מה בקשר</w:t>
      </w:r>
      <w:r>
        <w:rPr>
          <w:rFonts w:hint="cs"/>
          <w:rtl/>
        </w:rPr>
        <w:t xml:space="preserve"> למארק?"</w:t>
      </w:r>
    </w:p>
    <w:p w14:paraId="10792E87" w14:textId="77777777" w:rsidR="004627AB" w:rsidRPr="00CD067C" w:rsidRDefault="004627AB" w:rsidP="00250000">
      <w:pPr>
        <w:rPr>
          <w:rtl/>
        </w:rPr>
      </w:pPr>
      <w:r w:rsidRPr="00CD067C">
        <w:rPr>
          <w:rtl/>
        </w:rPr>
        <w:t>"שילמד באיזו כיתה שהוא רוצה."</w:t>
      </w:r>
    </w:p>
    <w:p w14:paraId="13FA990F" w14:textId="5D82933B" w:rsidR="004627AB" w:rsidRPr="00CD067C" w:rsidRDefault="004627AB" w:rsidP="00250000">
      <w:pPr>
        <w:rPr>
          <w:rtl/>
        </w:rPr>
      </w:pPr>
      <w:r w:rsidRPr="00CD067C">
        <w:rPr>
          <w:rtl/>
        </w:rPr>
        <w:t>"אתה יודע</w:t>
      </w:r>
      <w:r w:rsidR="00897A85">
        <w:t>’</w:t>
      </w:r>
      <w:r w:rsidRPr="00CD067C">
        <w:rPr>
          <w:rtl/>
        </w:rPr>
        <w:t xml:space="preserve"> אלכס, אם היית משקיע</w:t>
      </w:r>
      <w:r w:rsidR="00474B15">
        <w:rPr>
          <w:rFonts w:hint="cs"/>
          <w:rtl/>
        </w:rPr>
        <w:t xml:space="preserve"> בלימודים</w:t>
      </w:r>
      <w:r w:rsidRPr="00CD067C">
        <w:rPr>
          <w:rtl/>
        </w:rPr>
        <w:t xml:space="preserve"> עוד קצת יותר – "</w:t>
      </w:r>
    </w:p>
    <w:p w14:paraId="0FCE87C7" w14:textId="1143F95A" w:rsidR="004627AB" w:rsidRPr="00CD067C" w:rsidRDefault="004627AB" w:rsidP="00293D9B">
      <w:pPr>
        <w:rPr>
          <w:rtl/>
        </w:rPr>
      </w:pPr>
      <w:r w:rsidRPr="00CD067C">
        <w:rPr>
          <w:rtl/>
        </w:rPr>
        <w:t xml:space="preserve">"מה זה </w:t>
      </w:r>
      <w:r w:rsidR="004D2697">
        <w:rPr>
          <w:rFonts w:hint="cs"/>
          <w:rtl/>
        </w:rPr>
        <w:t xml:space="preserve">היה </w:t>
      </w:r>
      <w:r w:rsidRPr="00CD067C">
        <w:rPr>
          <w:rtl/>
        </w:rPr>
        <w:t>משנה</w:t>
      </w:r>
      <w:r w:rsidR="00293D9B">
        <w:rPr>
          <w:rFonts w:hint="cs"/>
          <w:rtl/>
        </w:rPr>
        <w:t>?</w:t>
      </w:r>
      <w:r w:rsidRPr="00CD067C">
        <w:rPr>
          <w:rtl/>
        </w:rPr>
        <w:t>"</w:t>
      </w:r>
    </w:p>
    <w:p w14:paraId="1D256AD4" w14:textId="462CDA1E" w:rsidR="004627AB" w:rsidRPr="00CD067C" w:rsidRDefault="004627AB" w:rsidP="00250000">
      <w:pPr>
        <w:rPr>
          <w:rtl/>
        </w:rPr>
      </w:pPr>
      <w:r w:rsidRPr="00CD067C">
        <w:rPr>
          <w:rtl/>
        </w:rPr>
        <w:t>"תפסיק להתחכם</w:t>
      </w:r>
      <w:r w:rsidR="00897A85">
        <w:rPr>
          <w:rFonts w:hint="cs"/>
          <w:rtl/>
        </w:rPr>
        <w:t>,</w:t>
      </w:r>
      <w:r w:rsidRPr="00CD067C">
        <w:rPr>
          <w:rtl/>
        </w:rPr>
        <w:t xml:space="preserve"> </w:t>
      </w:r>
      <w:r w:rsidR="00144D85">
        <w:rPr>
          <w:rtl/>
        </w:rPr>
        <w:t>א</w:t>
      </w:r>
      <w:r w:rsidR="00ED7C15">
        <w:rPr>
          <w:rFonts w:hint="cs"/>
          <w:rtl/>
        </w:rPr>
        <w:t xml:space="preserve">יש </w:t>
      </w:r>
      <w:r w:rsidR="00144D85">
        <w:rPr>
          <w:rtl/>
        </w:rPr>
        <w:t>צעיר. אם לא תלמד</w:t>
      </w:r>
      <w:r w:rsidR="00CC4D4D">
        <w:rPr>
          <w:rFonts w:hint="cs"/>
          <w:rtl/>
        </w:rPr>
        <w:t xml:space="preserve"> ותתקדם</w:t>
      </w:r>
      <w:r w:rsidR="00144D85">
        <w:rPr>
          <w:rFonts w:hint="cs"/>
          <w:rtl/>
        </w:rPr>
        <w:t xml:space="preserve"> </w:t>
      </w:r>
      <w:r w:rsidR="00144D85">
        <w:rPr>
          <w:rtl/>
        </w:rPr>
        <w:t>–</w:t>
      </w:r>
      <w:r w:rsidRPr="00CD067C">
        <w:rPr>
          <w:rtl/>
        </w:rPr>
        <w:t xml:space="preserve"> בסוף תהיה מוכר לימונים בשוק.</w:t>
      </w:r>
      <w:r w:rsidR="004D5EE0" w:rsidRPr="004D5EE0">
        <w:rPr>
          <w:rtl/>
        </w:rPr>
        <w:t xml:space="preserve"> </w:t>
      </w:r>
      <w:r w:rsidR="004D5EE0" w:rsidRPr="00CD067C">
        <w:rPr>
          <w:rtl/>
        </w:rPr>
        <w:t>תשב כל היום עם סלס</w:t>
      </w:r>
      <w:r w:rsidR="00897A85">
        <w:rPr>
          <w:rFonts w:hint="cs"/>
          <w:rtl/>
        </w:rPr>
        <w:t>י</w:t>
      </w:r>
      <w:r w:rsidR="004D5EE0" w:rsidRPr="00CD067C">
        <w:rPr>
          <w:rtl/>
        </w:rPr>
        <w:t>לה על הברכיים ותחכה שהעוברים ושבים י</w:t>
      </w:r>
      <w:r w:rsidR="00897A85">
        <w:rPr>
          <w:rFonts w:hint="cs"/>
          <w:rtl/>
        </w:rPr>
        <w:t>י</w:t>
      </w:r>
      <w:r w:rsidR="004D5EE0" w:rsidRPr="00CD067C">
        <w:rPr>
          <w:rtl/>
        </w:rPr>
        <w:t>קח</w:t>
      </w:r>
      <w:r w:rsidR="004D5EE0">
        <w:rPr>
          <w:rtl/>
        </w:rPr>
        <w:t xml:space="preserve">ו כמה לימונים ויזרקו לך מטבעות </w:t>
      </w:r>
      <w:r w:rsidR="004D5EE0">
        <w:rPr>
          <w:rFonts w:hint="cs"/>
          <w:rtl/>
        </w:rPr>
        <w:t>בין ה</w:t>
      </w:r>
      <w:r w:rsidR="004D5EE0" w:rsidRPr="00CD067C">
        <w:rPr>
          <w:rtl/>
        </w:rPr>
        <w:t>רגליים.</w:t>
      </w:r>
      <w:r w:rsidRPr="00CD067C">
        <w:rPr>
          <w:rtl/>
        </w:rPr>
        <w:t>"</w:t>
      </w:r>
    </w:p>
    <w:p w14:paraId="717BA75A" w14:textId="64CDEE1A" w:rsidR="004627AB" w:rsidRDefault="004D5EE0" w:rsidP="00293D9B">
      <w:pPr>
        <w:rPr>
          <w:rtl/>
        </w:rPr>
      </w:pPr>
      <w:r>
        <w:rPr>
          <w:rFonts w:hint="cs"/>
          <w:rtl/>
        </w:rPr>
        <w:t xml:space="preserve">זה היה האיום הקבוע שלהם, אבל הוא מעולם לא הבין מדוע זה </w:t>
      </w:r>
      <w:r w:rsidR="00984F94">
        <w:rPr>
          <w:rFonts w:hint="cs"/>
          <w:rtl/>
        </w:rPr>
        <w:t xml:space="preserve">גורל גרוע </w:t>
      </w:r>
      <w:r w:rsidR="00F97A34">
        <w:rPr>
          <w:rFonts w:hint="cs"/>
          <w:rtl/>
        </w:rPr>
        <w:t>כל כך</w:t>
      </w:r>
      <w:r>
        <w:rPr>
          <w:rFonts w:hint="cs"/>
          <w:rtl/>
        </w:rPr>
        <w:t xml:space="preserve">, </w:t>
      </w:r>
      <w:r w:rsidR="004627AB" w:rsidRPr="00CD067C">
        <w:rPr>
          <w:rtl/>
        </w:rPr>
        <w:t>לשבת מדי יום ב</w:t>
      </w:r>
      <w:r w:rsidR="004D2697">
        <w:rPr>
          <w:rFonts w:hint="cs"/>
          <w:rtl/>
        </w:rPr>
        <w:t>מבואות</w:t>
      </w:r>
      <w:r w:rsidR="004627AB" w:rsidRPr="00CD067C">
        <w:rPr>
          <w:rtl/>
        </w:rPr>
        <w:t xml:space="preserve"> </w:t>
      </w:r>
      <w:r w:rsidR="00D75891">
        <w:rPr>
          <w:rFonts w:hint="cs"/>
          <w:rtl/>
        </w:rPr>
        <w:t>ה</w:t>
      </w:r>
      <w:r w:rsidR="004627AB" w:rsidRPr="00CD067C">
        <w:rPr>
          <w:rtl/>
        </w:rPr>
        <w:t xml:space="preserve">שוק, </w:t>
      </w:r>
      <w:r>
        <w:rPr>
          <w:rFonts w:hint="cs"/>
          <w:rtl/>
        </w:rPr>
        <w:t>היכן ש</w:t>
      </w:r>
      <w:r w:rsidR="00ED7C15">
        <w:rPr>
          <w:rFonts w:hint="cs"/>
          <w:rtl/>
        </w:rPr>
        <w:t>ה</w:t>
      </w:r>
      <w:r>
        <w:rPr>
          <w:rFonts w:hint="cs"/>
          <w:rtl/>
        </w:rPr>
        <w:t>כ</w:t>
      </w:r>
      <w:r w:rsidR="0037076F">
        <w:rPr>
          <w:rFonts w:hint="cs"/>
          <w:rtl/>
        </w:rPr>
        <w:t>ו</w:t>
      </w:r>
      <w:r>
        <w:rPr>
          <w:rFonts w:hint="cs"/>
          <w:rtl/>
        </w:rPr>
        <w:t>ל עוברים</w:t>
      </w:r>
      <w:r w:rsidR="004627AB" w:rsidRPr="00CD067C">
        <w:rPr>
          <w:rtl/>
        </w:rPr>
        <w:t>, להריח את הרע</w:t>
      </w:r>
      <w:r w:rsidR="007D6743">
        <w:rPr>
          <w:rFonts w:hint="cs"/>
          <w:rtl/>
        </w:rPr>
        <w:t>נ</w:t>
      </w:r>
      <w:r w:rsidR="004627AB" w:rsidRPr="00CD067C">
        <w:rPr>
          <w:rtl/>
        </w:rPr>
        <w:t>נות החמצמצה של הלימונים</w:t>
      </w:r>
      <w:r w:rsidR="00D63345">
        <w:rPr>
          <w:rFonts w:hint="cs"/>
          <w:rtl/>
        </w:rPr>
        <w:t xml:space="preserve"> ולהיות היחיד ש</w:t>
      </w:r>
      <w:r w:rsidR="00293D9B">
        <w:rPr>
          <w:rFonts w:hint="cs"/>
          <w:rtl/>
        </w:rPr>
        <w:t xml:space="preserve">זוכר את </w:t>
      </w:r>
      <w:r w:rsidR="00ED7C15">
        <w:rPr>
          <w:rFonts w:hint="cs"/>
          <w:rtl/>
        </w:rPr>
        <w:t>ת</w:t>
      </w:r>
      <w:r w:rsidR="00984F94">
        <w:rPr>
          <w:rFonts w:hint="cs"/>
          <w:rtl/>
        </w:rPr>
        <w:t>כ</w:t>
      </w:r>
      <w:r w:rsidR="001C0D0F">
        <w:rPr>
          <w:rFonts w:hint="cs"/>
          <w:rtl/>
        </w:rPr>
        <w:t>ול השמיים</w:t>
      </w:r>
      <w:r w:rsidR="004627AB" w:rsidRPr="00CD067C">
        <w:rPr>
          <w:rtl/>
        </w:rPr>
        <w:t>.</w:t>
      </w:r>
      <w:r w:rsidR="00D63345">
        <w:rPr>
          <w:rFonts w:hint="cs"/>
          <w:rtl/>
        </w:rPr>
        <w:t xml:space="preserve"> </w:t>
      </w:r>
    </w:p>
    <w:p w14:paraId="2FD00C07" w14:textId="77777777" w:rsidR="00410F21" w:rsidRDefault="00410F21" w:rsidP="00250000">
      <w:pPr>
        <w:rPr>
          <w:rtl/>
        </w:rPr>
      </w:pPr>
      <w:r>
        <w:rPr>
          <w:rFonts w:hint="cs"/>
          <w:rtl/>
        </w:rPr>
        <w:t>[זה גם זוועתי למדי]</w:t>
      </w:r>
    </w:p>
    <w:p w14:paraId="3FD1D9BC" w14:textId="77777777" w:rsidR="000B5D96" w:rsidRDefault="000B5D96" w:rsidP="004D2F17">
      <w:pPr>
        <w:rPr>
          <w:rFonts w:cs="Times New Roman"/>
          <w:rtl/>
        </w:rPr>
      </w:pPr>
    </w:p>
    <w:p w14:paraId="4F2142A0" w14:textId="00AB1F06" w:rsidR="00A123B5" w:rsidRDefault="00A123B5" w:rsidP="004D2F17">
      <w:pPr>
        <w:rPr>
          <w:rFonts w:cs="Times New Roman"/>
          <w:rtl/>
        </w:rPr>
      </w:pPr>
      <w:r>
        <w:rPr>
          <w:rFonts w:cs="Times New Roman" w:hint="cs"/>
          <w:rtl/>
        </w:rPr>
        <w:t>[</w:t>
      </w:r>
    </w:p>
    <w:p w14:paraId="10CD256B" w14:textId="125F17A1" w:rsidR="00DC39F5" w:rsidRDefault="00696011" w:rsidP="004D2F17">
      <w:pPr>
        <w:rPr>
          <w:rFonts w:cs="Times New Roman"/>
          <w:rtl/>
        </w:rPr>
      </w:pPr>
      <w:r>
        <w:rPr>
          <w:rFonts w:cs="Times New Roman" w:hint="cs"/>
          <w:rtl/>
        </w:rPr>
        <w:t xml:space="preserve">האם לקחה את תיאו לשיעור פסנתר </w:t>
      </w:r>
      <w:r w:rsidR="00EE4354">
        <w:rPr>
          <w:rFonts w:cs="Times New Roman" w:hint="cs"/>
          <w:rtl/>
        </w:rPr>
        <w:t>[</w:t>
      </w:r>
      <w:r>
        <w:rPr>
          <w:rFonts w:cs="Times New Roman" w:hint="cs"/>
          <w:rtl/>
        </w:rPr>
        <w:t xml:space="preserve">והמשך </w:t>
      </w:r>
      <w:r>
        <w:rPr>
          <w:rFonts w:cs="Times New Roman"/>
          <w:rtl/>
        </w:rPr>
        <w:t xml:space="preserve">השיחה </w:t>
      </w:r>
      <w:r>
        <w:rPr>
          <w:rFonts w:cs="Times New Roman" w:hint="cs"/>
          <w:rtl/>
        </w:rPr>
        <w:t xml:space="preserve">עם אביו </w:t>
      </w:r>
      <w:r>
        <w:rPr>
          <w:rFonts w:cs="Times New Roman"/>
          <w:rtl/>
        </w:rPr>
        <w:t>הת</w:t>
      </w:r>
      <w:r>
        <w:rPr>
          <w:rFonts w:cs="Times New Roman" w:hint="cs"/>
          <w:rtl/>
        </w:rPr>
        <w:t>נה</w:t>
      </w:r>
      <w:r>
        <w:rPr>
          <w:rFonts w:cs="Times New Roman"/>
          <w:rtl/>
        </w:rPr>
        <w:t>לה כרגיל, תוכחות שהפכו</w:t>
      </w:r>
      <w:r>
        <w:rPr>
          <w:rFonts w:cs="Times New Roman" w:hint="cs"/>
          <w:rtl/>
        </w:rPr>
        <w:t>,</w:t>
      </w:r>
      <w:r>
        <w:rPr>
          <w:rFonts w:cs="Times New Roman"/>
          <w:rtl/>
        </w:rPr>
        <w:t xml:space="preserve"> </w:t>
      </w:r>
      <w:r>
        <w:rPr>
          <w:rFonts w:cs="Times New Roman" w:hint="cs"/>
          <w:rtl/>
        </w:rPr>
        <w:t xml:space="preserve">כשהתמיד בהבעתו האדישה, </w:t>
      </w:r>
      <w:r>
        <w:rPr>
          <w:rFonts w:cs="Times New Roman"/>
          <w:rtl/>
        </w:rPr>
        <w:t>לצרחות של חוסר-אונים על כי</w:t>
      </w:r>
      <w:r w:rsidR="00EE4354">
        <w:rPr>
          <w:rFonts w:cs="Times New Roman" w:hint="cs"/>
          <w:rtl/>
        </w:rPr>
        <w:t>]</w:t>
      </w:r>
      <w:r>
        <w:rPr>
          <w:rFonts w:cs="Times New Roman"/>
          <w:rtl/>
        </w:rPr>
        <w:t xml:space="preserve"> </w:t>
      </w:r>
      <w:r w:rsidR="00EE4354">
        <w:rPr>
          <w:rFonts w:cs="Times New Roman" w:hint="cs"/>
          <w:rtl/>
        </w:rPr>
        <w:t>ו</w:t>
      </w:r>
      <w:r>
        <w:rPr>
          <w:rFonts w:cs="Times New Roman" w:hint="cs"/>
          <w:rtl/>
        </w:rPr>
        <w:t>אלכס</w:t>
      </w:r>
      <w:r>
        <w:rPr>
          <w:rFonts w:cs="Times New Roman"/>
          <w:rtl/>
        </w:rPr>
        <w:t xml:space="preserve"> עמד בסירובו להגיע לשיעורי-עזר ב</w:t>
      </w:r>
      <w:r w:rsidR="001C5A04">
        <w:rPr>
          <w:rFonts w:cs="Times New Roman"/>
          <w:rtl/>
        </w:rPr>
        <w:t>מתמטיקה</w:t>
      </w:r>
      <w:r>
        <w:rPr>
          <w:rFonts w:cs="Times New Roman" w:hint="cs"/>
          <w:rtl/>
        </w:rPr>
        <w:t xml:space="preserve"> בבית-הספר</w:t>
      </w:r>
      <w:r>
        <w:rPr>
          <w:rFonts w:cs="Times New Roman"/>
          <w:rtl/>
        </w:rPr>
        <w:t xml:space="preserve">. אלכס לא הבין בעצמו את סירובו העיקש. </w:t>
      </w:r>
      <w:r w:rsidR="00EE4354">
        <w:rPr>
          <w:rFonts w:cs="Times New Roman" w:hint="cs"/>
          <w:rtl/>
        </w:rPr>
        <w:t>כשכבר</w:t>
      </w:r>
      <w:r>
        <w:rPr>
          <w:rFonts w:cs="Times New Roman"/>
          <w:rtl/>
        </w:rPr>
        <w:t xml:space="preserve"> הגיע</w:t>
      </w:r>
      <w:r>
        <w:rPr>
          <w:rFonts w:cs="Times New Roman" w:hint="cs"/>
          <w:rtl/>
        </w:rPr>
        <w:t xml:space="preserve"> לשיעור</w:t>
      </w:r>
      <w:r>
        <w:rPr>
          <w:rFonts w:cs="Times New Roman"/>
          <w:rtl/>
        </w:rPr>
        <w:t xml:space="preserve"> לא מצא את המורה. לאחר מכן התברר שטעה </w:t>
      </w:r>
      <w:r w:rsidR="00EE4354">
        <w:rPr>
          <w:rFonts w:cs="Times New Roman" w:hint="cs"/>
          <w:rtl/>
        </w:rPr>
        <w:t>בשעה</w:t>
      </w:r>
      <w:r>
        <w:rPr>
          <w:rFonts w:cs="Times New Roman"/>
          <w:rtl/>
        </w:rPr>
        <w:t xml:space="preserve">, או במקום. בכל אופן, שוב לא הסכים להגיע. </w:t>
      </w:r>
    </w:p>
    <w:p w14:paraId="5FDE6621" w14:textId="1BCBD9B1" w:rsidR="00DC39F5" w:rsidRDefault="00DC39F5" w:rsidP="004D2F17">
      <w:pPr>
        <w:rPr>
          <w:rFonts w:cs="Times New Roman"/>
          <w:rtl/>
        </w:rPr>
      </w:pPr>
      <w:r>
        <w:rPr>
          <w:rFonts w:cs="Times New Roman" w:hint="cs"/>
          <w:rtl/>
        </w:rPr>
        <w:t>[</w:t>
      </w:r>
      <w:r w:rsidR="00696011">
        <w:rPr>
          <w:rFonts w:cs="Times New Roman"/>
          <w:rtl/>
        </w:rPr>
        <w:t xml:space="preserve">ואז </w:t>
      </w:r>
      <w:r w:rsidR="00696011">
        <w:rPr>
          <w:rFonts w:cs="Times New Roman" w:hint="cs"/>
          <w:rtl/>
        </w:rPr>
        <w:t xml:space="preserve">הגיעה </w:t>
      </w:r>
      <w:r w:rsidR="00696011">
        <w:rPr>
          <w:rFonts w:cs="Times New Roman"/>
          <w:rtl/>
        </w:rPr>
        <w:t xml:space="preserve">ההקבלה לשיעורים הפרטיים שהוא </w:t>
      </w:r>
      <w:r w:rsidR="00696011">
        <w:rPr>
          <w:rFonts w:cs="Times New Roman" w:hint="cs"/>
          <w:rtl/>
        </w:rPr>
        <w:t xml:space="preserve">עצמו </w:t>
      </w:r>
      <w:r w:rsidR="00696011">
        <w:rPr>
          <w:rFonts w:cs="Times New Roman"/>
          <w:rtl/>
        </w:rPr>
        <w:t>נותן לטולאסי</w:t>
      </w:r>
      <w:r w:rsidR="00696011">
        <w:rPr>
          <w:rFonts w:cs="Times New Roman" w:hint="cs"/>
          <w:rtl/>
        </w:rPr>
        <w:t xml:space="preserve"> </w:t>
      </w:r>
      <w:r w:rsidR="00696011">
        <w:rPr>
          <w:rFonts w:cs="Times New Roman"/>
          <w:rtl/>
        </w:rPr>
        <w:t>–</w:t>
      </w:r>
      <w:r w:rsidR="00696011">
        <w:rPr>
          <w:rFonts w:cs="Times New Roman" w:hint="cs"/>
          <w:rtl/>
        </w:rPr>
        <w:t xml:space="preserve"> מסרב לאותו סוג עזרה שהוא עצמו נותן!</w:t>
      </w:r>
      <w:r w:rsidR="00696011" w:rsidRPr="00CB2EBC">
        <w:rPr>
          <w:rFonts w:cs="Times New Roman" w:hint="cs"/>
          <w:rtl/>
        </w:rPr>
        <w:t xml:space="preserve"> </w:t>
      </w:r>
      <w:r w:rsidR="00696011">
        <w:rPr>
          <w:rFonts w:cs="Times New Roman" w:hint="cs"/>
          <w:rtl/>
        </w:rPr>
        <w:t>אלכס ניסה להסביר כי ה</w:t>
      </w:r>
      <w:r w:rsidR="00696011">
        <w:rPr>
          <w:rFonts w:cs="Times New Roman"/>
          <w:rtl/>
        </w:rPr>
        <w:t xml:space="preserve">שיעורים </w:t>
      </w:r>
      <w:r w:rsidR="00696011">
        <w:rPr>
          <w:rFonts w:cs="Times New Roman" w:hint="cs"/>
          <w:rtl/>
        </w:rPr>
        <w:t>שנתן לטולאסי</w:t>
      </w:r>
      <w:r w:rsidR="00696011">
        <w:rPr>
          <w:rFonts w:cs="Times New Roman"/>
          <w:rtl/>
        </w:rPr>
        <w:t xml:space="preserve"> לא </w:t>
      </w:r>
      <w:r w:rsidR="00696011">
        <w:rPr>
          <w:rFonts w:cs="Times New Roman" w:hint="cs"/>
          <w:rtl/>
        </w:rPr>
        <w:t xml:space="preserve">התקיימו </w:t>
      </w:r>
      <w:r w:rsidR="00696011">
        <w:rPr>
          <w:rFonts w:cs="Times New Roman"/>
          <w:rtl/>
        </w:rPr>
        <w:t>ב</w:t>
      </w:r>
      <w:r w:rsidR="00696011">
        <w:rPr>
          <w:rFonts w:cs="Times New Roman" w:hint="cs"/>
          <w:rtl/>
        </w:rPr>
        <w:t xml:space="preserve">תוך </w:t>
      </w:r>
      <w:r w:rsidR="00696011">
        <w:rPr>
          <w:rFonts w:cs="Times New Roman"/>
          <w:rtl/>
        </w:rPr>
        <w:t>בי</w:t>
      </w:r>
      <w:r w:rsidR="00696011">
        <w:rPr>
          <w:rFonts w:cs="Times New Roman" w:hint="cs"/>
          <w:rtl/>
        </w:rPr>
        <w:t>ת-הספר</w:t>
      </w:r>
      <w:r w:rsidR="00696011">
        <w:rPr>
          <w:rFonts w:cs="Times New Roman"/>
          <w:rtl/>
        </w:rPr>
        <w:t xml:space="preserve">, היכן שכל התלמידים עוברים ומסתכלים! </w:t>
      </w:r>
      <w:r w:rsidR="00696011">
        <w:rPr>
          <w:rFonts w:cs="Times New Roman" w:hint="cs"/>
          <w:rtl/>
        </w:rPr>
        <w:t>ו</w:t>
      </w:r>
      <w:r w:rsidR="00696011">
        <w:rPr>
          <w:rFonts w:cs="Times New Roman"/>
          <w:rtl/>
        </w:rPr>
        <w:t>לא על</w:t>
      </w:r>
      <w:r w:rsidR="001777EB">
        <w:rPr>
          <w:rFonts w:cs="Times New Roman" w:hint="cs"/>
          <w:rtl/>
        </w:rPr>
        <w:t xml:space="preserve"> </w:t>
      </w:r>
      <w:r w:rsidR="00696011">
        <w:rPr>
          <w:rFonts w:cs="Times New Roman"/>
          <w:rtl/>
        </w:rPr>
        <w:t>חשבון אימונים</w:t>
      </w:r>
      <w:r w:rsidR="00696011">
        <w:rPr>
          <w:rFonts w:cs="Times New Roman" w:hint="cs"/>
          <w:rtl/>
        </w:rPr>
        <w:t xml:space="preserve"> ופעילויות הכרחיות אחרות</w:t>
      </w:r>
      <w:r w:rsidR="00696011">
        <w:rPr>
          <w:rFonts w:cs="Times New Roman"/>
          <w:rtl/>
        </w:rPr>
        <w:t xml:space="preserve">! </w:t>
      </w:r>
      <w:r w:rsidR="00696011">
        <w:rPr>
          <w:rFonts w:cs="Times New Roman" w:hint="cs"/>
          <w:rtl/>
        </w:rPr>
        <w:t xml:space="preserve">אבל אביו לא התעניין בזוטות מעין אלו. </w:t>
      </w:r>
      <w:r w:rsidR="00696011">
        <w:rPr>
          <w:rFonts w:cs="Times New Roman"/>
          <w:rtl/>
        </w:rPr>
        <w:t xml:space="preserve">אלכס </w:t>
      </w:r>
      <w:r w:rsidR="00696011">
        <w:rPr>
          <w:rFonts w:cs="Times New Roman" w:hint="cs"/>
          <w:rtl/>
        </w:rPr>
        <w:t>לא סבר כי זהו המועד הנכון לעדכן את אביו בכך שלימד אותה רק עד ש</w:t>
      </w:r>
      <w:r w:rsidR="00696011">
        <w:rPr>
          <w:rFonts w:cs="Times New Roman"/>
          <w:rtl/>
        </w:rPr>
        <w:t>ע</w:t>
      </w:r>
      <w:r w:rsidR="00696011">
        <w:rPr>
          <w:rFonts w:cs="Times New Roman" w:hint="cs"/>
          <w:rtl/>
        </w:rPr>
        <w:t>ב</w:t>
      </w:r>
      <w:r w:rsidR="00696011">
        <w:rPr>
          <w:rFonts w:cs="Times New Roman"/>
          <w:rtl/>
        </w:rPr>
        <w:t>ר</w:t>
      </w:r>
      <w:r w:rsidR="00696011">
        <w:rPr>
          <w:rFonts w:cs="Times New Roman" w:hint="cs"/>
          <w:rtl/>
        </w:rPr>
        <w:t>ה את ה</w:t>
      </w:r>
      <w:r w:rsidR="00696011">
        <w:rPr>
          <w:rFonts w:cs="Times New Roman"/>
          <w:rtl/>
        </w:rPr>
        <w:t xml:space="preserve">מבחן המסכם </w:t>
      </w:r>
      <w:r w:rsidR="00696011">
        <w:rPr>
          <w:rFonts w:cs="Times New Roman" w:hint="cs"/>
          <w:rtl/>
        </w:rPr>
        <w:t>ו</w:t>
      </w:r>
      <w:r w:rsidR="00696011">
        <w:rPr>
          <w:rFonts w:cs="Times New Roman"/>
          <w:rtl/>
        </w:rPr>
        <w:t>קבל</w:t>
      </w:r>
      <w:r w:rsidR="00696011">
        <w:rPr>
          <w:rFonts w:cs="Times New Roman" w:hint="cs"/>
          <w:rtl/>
        </w:rPr>
        <w:t>ה</w:t>
      </w:r>
      <w:r w:rsidR="00696011">
        <w:rPr>
          <w:rFonts w:cs="Times New Roman"/>
          <w:rtl/>
        </w:rPr>
        <w:t xml:space="preserve"> </w:t>
      </w:r>
      <w:r w:rsidR="00696011">
        <w:rPr>
          <w:rFonts w:cs="Times New Roman" w:hint="cs"/>
          <w:rtl/>
        </w:rPr>
        <w:t>אישור</w:t>
      </w:r>
      <w:r w:rsidR="00696011">
        <w:rPr>
          <w:rFonts w:cs="Times New Roman"/>
          <w:rtl/>
        </w:rPr>
        <w:t xml:space="preserve"> לפרוש מהמקצוע, </w:t>
      </w:r>
      <w:r w:rsidR="00696011">
        <w:rPr>
          <w:rFonts w:cs="Times New Roman" w:hint="cs"/>
          <w:rtl/>
        </w:rPr>
        <w:t>כפי ש</w:t>
      </w:r>
      <w:r w:rsidR="00696011">
        <w:rPr>
          <w:rFonts w:cs="Times New Roman"/>
          <w:rtl/>
        </w:rPr>
        <w:t>אכן הזדרזה לעשות</w:t>
      </w:r>
      <w:r w:rsidR="00696011">
        <w:rPr>
          <w:rFonts w:cs="Times New Roman" w:hint="cs"/>
          <w:rtl/>
        </w:rPr>
        <w:t>, וכי מאז הפגישות ביניהם כללו דברים אחרים, שאינם ניתוח חלקי משפט בלטינית.</w:t>
      </w:r>
      <w:r w:rsidR="00696011">
        <w:rPr>
          <w:rFonts w:cs="Times New Roman"/>
          <w:rtl/>
        </w:rPr>
        <w:t xml:space="preserve"> </w:t>
      </w:r>
      <w:r w:rsidR="00696011">
        <w:rPr>
          <w:rFonts w:cs="Times New Roman" w:hint="cs"/>
          <w:rtl/>
        </w:rPr>
        <w:t xml:space="preserve">הוא אכן לא אמר דבר מכל זה אלא רק אירגן </w:t>
      </w:r>
      <w:r w:rsidR="00696011">
        <w:rPr>
          <w:rFonts w:cs="Times New Roman"/>
          <w:rtl/>
        </w:rPr>
        <w:t>בליבו את החומר שכביכול לימד אותה בשיעור ה</w:t>
      </w:r>
      <w:r w:rsidR="00696011">
        <w:rPr>
          <w:rFonts w:cs="Times New Roman" w:hint="cs"/>
          <w:rtl/>
        </w:rPr>
        <w:t>אחרון</w:t>
      </w:r>
      <w:r w:rsidR="00696011">
        <w:rPr>
          <w:rFonts w:cs="Times New Roman"/>
          <w:rtl/>
        </w:rPr>
        <w:t xml:space="preserve"> למקרה שייחקר,</w:t>
      </w:r>
      <w:r w:rsidR="004D2F17">
        <w:rPr>
          <w:rFonts w:cs="Times New Roman" w:hint="cs"/>
          <w:rtl/>
        </w:rPr>
        <w:t xml:space="preserve"> </w:t>
      </w:r>
      <w:r w:rsidR="004D2F17">
        <w:rPr>
          <w:rFonts w:cs="Times New Roman"/>
        </w:rPr>
        <w:t>canto, capio, clamo, vulnero</w:t>
      </w:r>
      <w:r w:rsidR="004D2F17">
        <w:rPr>
          <w:rFonts w:cs="Times New Roman" w:hint="cs"/>
          <w:rtl/>
        </w:rPr>
        <w:t>,</w:t>
      </w:r>
      <w:r w:rsidR="00696011">
        <w:rPr>
          <w:rFonts w:cs="Times New Roman"/>
          <w:rtl/>
        </w:rPr>
        <w:t xml:space="preserve"> </w:t>
      </w:r>
      <w:r w:rsidR="004D2F17">
        <w:rPr>
          <w:rFonts w:cs="Times New Roman" w:hint="cs"/>
          <w:rtl/>
        </w:rPr>
        <w:t xml:space="preserve">[אני שר, אני מחזיק, אני צועק, אני פוצע] והטיותיהם... </w:t>
      </w:r>
      <w:r w:rsidR="00696011">
        <w:rPr>
          <w:rFonts w:cs="Times New Roman"/>
          <w:rtl/>
        </w:rPr>
        <w:t>וכ</w:t>
      </w:r>
      <w:r w:rsidR="00696011">
        <w:rPr>
          <w:rFonts w:cs="Times New Roman" w:hint="cs"/>
          <w:rtl/>
        </w:rPr>
        <w:t>אילו</w:t>
      </w:r>
      <w:r w:rsidR="00696011">
        <w:rPr>
          <w:rFonts w:cs="Times New Roman"/>
          <w:rtl/>
        </w:rPr>
        <w:t xml:space="preserve"> </w:t>
      </w:r>
      <w:r w:rsidR="00696011">
        <w:rPr>
          <w:rFonts w:cs="Times New Roman" w:hint="cs"/>
          <w:rtl/>
        </w:rPr>
        <w:t xml:space="preserve">קרא </w:t>
      </w:r>
      <w:r w:rsidR="00696011">
        <w:rPr>
          <w:rFonts w:cs="Times New Roman"/>
          <w:rtl/>
        </w:rPr>
        <w:t>אביו</w:t>
      </w:r>
      <w:r w:rsidR="00696011">
        <w:rPr>
          <w:rFonts w:cs="Times New Roman" w:hint="cs"/>
          <w:rtl/>
        </w:rPr>
        <w:t xml:space="preserve"> את מחשבותיו,</w:t>
      </w:r>
      <w:r w:rsidR="00696011">
        <w:rPr>
          <w:rFonts w:cs="Times New Roman"/>
          <w:rtl/>
        </w:rPr>
        <w:t xml:space="preserve"> עבר לנושא </w:t>
      </w:r>
      <w:r w:rsidR="00696011">
        <w:rPr>
          <w:rFonts w:cs="Times New Roman" w:hint="cs"/>
          <w:rtl/>
        </w:rPr>
        <w:t>ש</w:t>
      </w:r>
      <w:r w:rsidR="00696011">
        <w:rPr>
          <w:rFonts w:cs="Times New Roman"/>
          <w:rtl/>
        </w:rPr>
        <w:t>הטריד אותו אף יותר מהתקדמותו של אלכס ב</w:t>
      </w:r>
      <w:r w:rsidR="001C5A04">
        <w:rPr>
          <w:rFonts w:cs="Times New Roman"/>
          <w:rtl/>
        </w:rPr>
        <w:t>מתמטיקה</w:t>
      </w:r>
      <w:r w:rsidR="00696011">
        <w:rPr>
          <w:rFonts w:cs="Times New Roman"/>
          <w:rtl/>
        </w:rPr>
        <w:t>.</w:t>
      </w:r>
      <w:r>
        <w:rPr>
          <w:rFonts w:cs="Times New Roman" w:hint="cs"/>
          <w:rtl/>
        </w:rPr>
        <w:t>]</w:t>
      </w:r>
      <w:r w:rsidR="00696011">
        <w:rPr>
          <w:rFonts w:cs="Times New Roman"/>
          <w:rtl/>
        </w:rPr>
        <w:t xml:space="preserve"> </w:t>
      </w:r>
    </w:p>
    <w:p w14:paraId="4F931205" w14:textId="77777777" w:rsidR="00EE4354" w:rsidRDefault="00EE4354" w:rsidP="004D2F17">
      <w:pPr>
        <w:rPr>
          <w:rFonts w:cs="Times New Roman"/>
          <w:rtl/>
        </w:rPr>
      </w:pPr>
      <w:r>
        <w:rPr>
          <w:rFonts w:cs="Times New Roman" w:hint="cs"/>
          <w:rtl/>
        </w:rPr>
        <w:t>אביו פתח</w:t>
      </w:r>
      <w:r w:rsidR="004D2F17">
        <w:rPr>
          <w:rFonts w:cs="Times New Roman" w:hint="cs"/>
          <w:rtl/>
        </w:rPr>
        <w:t xml:space="preserve"> בטון תקיף, </w:t>
      </w:r>
      <w:r>
        <w:rPr>
          <w:rFonts w:cs="Times New Roman" w:hint="cs"/>
          <w:rtl/>
        </w:rPr>
        <w:t>"</w:t>
      </w:r>
      <w:r w:rsidR="00696011">
        <w:rPr>
          <w:rFonts w:cs="Times New Roman"/>
          <w:rtl/>
        </w:rPr>
        <w:t>אני לא מוכן שיקרה לך מה שקורה עם אחותך</w:t>
      </w:r>
      <w:r>
        <w:rPr>
          <w:rFonts w:cs="Times New Roman" w:hint="cs"/>
          <w:rtl/>
        </w:rPr>
        <w:t>,</w:t>
      </w:r>
      <w:r w:rsidR="004D2F17">
        <w:rPr>
          <w:rFonts w:cs="Times New Roman" w:hint="cs"/>
          <w:rtl/>
        </w:rPr>
        <w:t xml:space="preserve"> אני לא מוכן </w:t>
      </w:r>
      <w:r w:rsidR="004D2F17">
        <w:rPr>
          <w:rFonts w:cs="Times New Roman"/>
          <w:rtl/>
        </w:rPr>
        <w:t>–</w:t>
      </w:r>
      <w:r w:rsidR="00696011">
        <w:rPr>
          <w:rFonts w:cs="Times New Roman"/>
          <w:rtl/>
        </w:rPr>
        <w:t xml:space="preserve"> לא בשביל זה... </w:t>
      </w:r>
      <w:r w:rsidR="00696011">
        <w:rPr>
          <w:rFonts w:cs="Times New Roman" w:hint="cs"/>
          <w:rtl/>
        </w:rPr>
        <w:t>לא בשביל כל העסק הזה של אחותך וקולין</w:t>
      </w:r>
      <w:r w:rsidR="00696011">
        <w:rPr>
          <w:rFonts w:cs="Times New Roman"/>
          <w:rtl/>
        </w:rPr>
        <w:t>.</w:t>
      </w:r>
      <w:r>
        <w:rPr>
          <w:rFonts w:cs="Times New Roman" w:hint="cs"/>
          <w:rtl/>
        </w:rPr>
        <w:t>" בשלב זה</w:t>
      </w:r>
      <w:r w:rsidR="00696011">
        <w:rPr>
          <w:rFonts w:cs="Times New Roman"/>
          <w:rtl/>
        </w:rPr>
        <w:t xml:space="preserve"> הוא </w:t>
      </w:r>
      <w:r w:rsidR="004D2F17">
        <w:rPr>
          <w:rFonts w:cs="Times New Roman" w:hint="cs"/>
          <w:rtl/>
        </w:rPr>
        <w:t>ע</w:t>
      </w:r>
      <w:r w:rsidR="004D2F17">
        <w:rPr>
          <w:rFonts w:cs="Times New Roman"/>
          <w:rtl/>
        </w:rPr>
        <w:t>ב</w:t>
      </w:r>
      <w:r w:rsidR="00696011">
        <w:rPr>
          <w:rFonts w:cs="Times New Roman"/>
          <w:rtl/>
        </w:rPr>
        <w:t xml:space="preserve">ר לגרמנית, </w:t>
      </w:r>
      <w:r>
        <w:rPr>
          <w:rFonts w:cs="Times New Roman" w:hint="cs"/>
          <w:rtl/>
        </w:rPr>
        <w:t>"</w:t>
      </w:r>
      <w:r w:rsidR="00696011">
        <w:rPr>
          <w:rFonts w:cs="Times New Roman"/>
          <w:rtl/>
        </w:rPr>
        <w:t xml:space="preserve">לא בשביל זה </w:t>
      </w:r>
      <w:r w:rsidR="00696011">
        <w:rPr>
          <w:rFonts w:cs="Times New Roman" w:hint="cs"/>
          <w:rtl/>
        </w:rPr>
        <w:t>מוּטי</w:t>
      </w:r>
      <w:r w:rsidR="00696011">
        <w:rPr>
          <w:rFonts w:cs="Times New Roman"/>
          <w:rtl/>
        </w:rPr>
        <w:t xml:space="preserve"> ניצלה</w:t>
      </w:r>
      <w:r>
        <w:rPr>
          <w:rFonts w:cs="Times New Roman" w:hint="cs"/>
          <w:rtl/>
        </w:rPr>
        <w:t>!"</w:t>
      </w:r>
      <w:r w:rsidR="00696011">
        <w:rPr>
          <w:rFonts w:cs="Times New Roman" w:hint="cs"/>
          <w:rtl/>
        </w:rPr>
        <w:t xml:space="preserve"> כך קרא לאימו, </w:t>
      </w:r>
      <w:r>
        <w:rPr>
          <w:rFonts w:cs="Times New Roman" w:hint="cs"/>
          <w:rtl/>
        </w:rPr>
        <w:t>"</w:t>
      </w:r>
      <w:r w:rsidR="00696011">
        <w:rPr>
          <w:rFonts w:cs="Times New Roman" w:hint="cs"/>
          <w:rtl/>
        </w:rPr>
        <w:t xml:space="preserve">עם ה-240467 החרוט על זרועה. </w:t>
      </w:r>
      <w:r w:rsidR="004D2F17">
        <w:rPr>
          <w:rFonts w:cs="Times New Roman" w:hint="cs"/>
          <w:rtl/>
        </w:rPr>
        <w:t>אתה מבין אותי אלכס?</w:t>
      </w:r>
      <w:r>
        <w:rPr>
          <w:rFonts w:cs="Times New Roman" w:hint="cs"/>
          <w:rtl/>
        </w:rPr>
        <w:t>"</w:t>
      </w:r>
      <w:r w:rsidR="004D2F17">
        <w:rPr>
          <w:rFonts w:cs="Times New Roman" w:hint="cs"/>
          <w:rtl/>
        </w:rPr>
        <w:t xml:space="preserve"> </w:t>
      </w:r>
    </w:p>
    <w:p w14:paraId="6B46F99D" w14:textId="6387108E" w:rsidR="000A3033" w:rsidRDefault="004D2F17" w:rsidP="004D2F17">
      <w:pPr>
        <w:rPr>
          <w:rFonts w:cs="Times New Roman"/>
          <w:rtl/>
        </w:rPr>
      </w:pPr>
      <w:r>
        <w:rPr>
          <w:rFonts w:cs="Times New Roman" w:hint="cs"/>
          <w:rtl/>
        </w:rPr>
        <w:t xml:space="preserve">אלכס הנהן אם כי לא הבין. </w:t>
      </w:r>
    </w:p>
    <w:p w14:paraId="17216DB7" w14:textId="77777777" w:rsidR="00DC39F5" w:rsidRDefault="000A3033" w:rsidP="004D2F17">
      <w:pPr>
        <w:rPr>
          <w:rFonts w:cs="Times New Roman"/>
          <w:rtl/>
        </w:rPr>
      </w:pPr>
      <w:r>
        <w:rPr>
          <w:rFonts w:cs="Times New Roman" w:hint="cs"/>
          <w:rtl/>
        </w:rPr>
        <w:t>[</w:t>
      </w:r>
    </w:p>
    <w:p w14:paraId="31BCDF5F" w14:textId="61D3D864" w:rsidR="00696011" w:rsidRDefault="00696011" w:rsidP="004D2F17">
      <w:pPr>
        <w:rPr>
          <w:rtl/>
        </w:rPr>
      </w:pPr>
      <w:r>
        <w:rPr>
          <w:rFonts w:cs="Times New Roman" w:hint="cs"/>
          <w:rtl/>
        </w:rPr>
        <w:lastRenderedPageBreak/>
        <w:t>זאת אשמתנו,</w:t>
      </w:r>
      <w:r w:rsidR="004D2F17">
        <w:rPr>
          <w:rFonts w:cs="Times New Roman" w:hint="cs"/>
          <w:rtl/>
        </w:rPr>
        <w:t xml:space="preserve"> האב המשיך מעוּדד מעט,</w:t>
      </w:r>
      <w:r>
        <w:rPr>
          <w:rFonts w:cs="Times New Roman" w:hint="cs"/>
          <w:rtl/>
        </w:rPr>
        <w:t xml:space="preserve"> היינו צריכים להשאר בישראל. אנחנו </w:t>
      </w:r>
      <w:r w:rsidR="004D2F17">
        <w:rPr>
          <w:rFonts w:cs="Times New Roman" w:hint="cs"/>
          <w:rtl/>
        </w:rPr>
        <w:t>מוכרח</w:t>
      </w:r>
      <w:r>
        <w:rPr>
          <w:rFonts w:cs="Times New Roman" w:hint="cs"/>
          <w:rtl/>
        </w:rPr>
        <w:t>ים לנסות שוב, בשביל שלך זה לא יקרה.</w:t>
      </w:r>
    </w:p>
    <w:p w14:paraId="35D1FCF4" w14:textId="6D705BF2" w:rsidR="00696011" w:rsidRDefault="00696011" w:rsidP="002D252E">
      <w:pPr>
        <w:rPr>
          <w:rFonts w:cs="Times New Roman"/>
          <w:rtl/>
        </w:rPr>
      </w:pPr>
      <w:r>
        <w:rPr>
          <w:rFonts w:cs="Times New Roman" w:hint="cs"/>
          <w:rtl/>
        </w:rPr>
        <w:t xml:space="preserve">אבל אין צורך לדאוג, </w:t>
      </w:r>
      <w:r>
        <w:rPr>
          <w:rFonts w:cs="Times New Roman"/>
          <w:rtl/>
        </w:rPr>
        <w:t>הוא רצה ל</w:t>
      </w:r>
      <w:r w:rsidR="004D2F17">
        <w:rPr>
          <w:rFonts w:cs="Times New Roman" w:hint="cs"/>
          <w:rtl/>
        </w:rPr>
        <w:t>נחם</w:t>
      </w:r>
      <w:r>
        <w:rPr>
          <w:rFonts w:cs="Times New Roman" w:hint="cs"/>
          <w:rtl/>
        </w:rPr>
        <w:t xml:space="preserve"> </w:t>
      </w:r>
      <w:r>
        <w:rPr>
          <w:rFonts w:cs="Times New Roman"/>
          <w:rtl/>
        </w:rPr>
        <w:t>את אביו</w:t>
      </w:r>
      <w:r w:rsidR="00B01884">
        <w:rPr>
          <w:rFonts w:cs="Times New Roman" w:hint="cs"/>
          <w:rtl/>
        </w:rPr>
        <w:t xml:space="preserve"> אבל שתק</w:t>
      </w:r>
      <w:r>
        <w:rPr>
          <w:rFonts w:cs="Times New Roman"/>
          <w:rtl/>
        </w:rPr>
        <w:t xml:space="preserve">, </w:t>
      </w:r>
      <w:r w:rsidR="002351FD">
        <w:rPr>
          <w:rFonts w:cs="Times New Roman"/>
        </w:rPr>
        <w:t>ascendo, bibo, cado</w:t>
      </w:r>
      <w:r w:rsidR="002351FD">
        <w:rPr>
          <w:rFonts w:cs="Times New Roman" w:hint="cs"/>
          <w:rtl/>
        </w:rPr>
        <w:t xml:space="preserve"> [אני מטפס, אני לוגם, אני נופל] </w:t>
      </w:r>
      <w:r>
        <w:rPr>
          <w:rFonts w:cs="Times New Roman" w:hint="cs"/>
          <w:rtl/>
        </w:rPr>
        <w:t xml:space="preserve">לשכך את חששותיו, </w:t>
      </w:r>
      <w:r w:rsidR="002351FD">
        <w:rPr>
          <w:rFonts w:cs="Times New Roman" w:hint="cs"/>
          <w:rtl/>
        </w:rPr>
        <w:t xml:space="preserve">אין על מה לדאוג כי טיפסתי ולגמתי ונפלתי, </w:t>
      </w:r>
      <w:r w:rsidR="002D252E">
        <w:rPr>
          <w:rFonts w:cs="Times New Roman" w:hint="cs"/>
          <w:rtl/>
        </w:rPr>
        <w:t>עם</w:t>
      </w:r>
      <w:r w:rsidR="002351FD">
        <w:rPr>
          <w:rFonts w:cs="Times New Roman" w:hint="cs"/>
          <w:rtl/>
        </w:rPr>
        <w:t xml:space="preserve"> יהודיה וגם </w:t>
      </w:r>
      <w:r>
        <w:rPr>
          <w:rFonts w:cs="Times New Roman" w:hint="cs"/>
          <w:rtl/>
        </w:rPr>
        <w:t>אחרת, גרה</w:t>
      </w:r>
      <w:r w:rsidR="002351FD">
        <w:rPr>
          <w:rFonts w:cs="Times New Roman" w:hint="cs"/>
          <w:rtl/>
        </w:rPr>
        <w:t>.</w:t>
      </w:r>
      <w:r>
        <w:rPr>
          <w:rFonts w:cs="Times New Roman" w:hint="cs"/>
          <w:rtl/>
        </w:rPr>
        <w:t xml:space="preserve"> </w:t>
      </w:r>
      <w:r w:rsidR="002351FD">
        <w:rPr>
          <w:rFonts w:cs="Times New Roman" w:hint="cs"/>
          <w:rtl/>
        </w:rPr>
        <w:t>ו</w:t>
      </w:r>
      <w:r>
        <w:rPr>
          <w:rFonts w:cs="Times New Roman"/>
          <w:rtl/>
        </w:rPr>
        <w:t xml:space="preserve">העורף הוא אותו עורף, </w:t>
      </w:r>
      <w:r w:rsidR="002351FD">
        <w:rPr>
          <w:rFonts w:cs="Times New Roman" w:hint="cs"/>
          <w:rtl/>
        </w:rPr>
        <w:t xml:space="preserve">רך וגמיש, </w:t>
      </w:r>
      <w:r>
        <w:rPr>
          <w:rFonts w:cs="Times New Roman"/>
          <w:rtl/>
        </w:rPr>
        <w:t xml:space="preserve">השפתיים החמות מרפרפות על לחייו </w:t>
      </w:r>
      <w:r w:rsidR="002351FD">
        <w:rPr>
          <w:rFonts w:cs="Times New Roman" w:hint="cs"/>
          <w:rtl/>
        </w:rPr>
        <w:t>ב</w:t>
      </w:r>
      <w:r>
        <w:rPr>
          <w:rFonts w:cs="Times New Roman"/>
          <w:rtl/>
        </w:rPr>
        <w:t xml:space="preserve">אותה מתיקות, </w:t>
      </w:r>
      <w:r w:rsidR="002351FD">
        <w:rPr>
          <w:rFonts w:cs="Times New Roman" w:hint="cs"/>
          <w:rtl/>
        </w:rPr>
        <w:t xml:space="preserve">העורף מתפתל אחורה בדיוק באותה התפנקות, </w:t>
      </w:r>
      <w:r w:rsidR="00F334AA">
        <w:rPr>
          <w:rFonts w:cs="Times New Roman" w:hint="cs"/>
          <w:rtl/>
        </w:rPr>
        <w:t xml:space="preserve">והמקום ההוא שבכל מקרה רגיש, </w:t>
      </w:r>
      <w:r w:rsidR="002D252E">
        <w:rPr>
          <w:rFonts w:cs="Times New Roman" w:hint="cs"/>
          <w:rtl/>
        </w:rPr>
        <w:t>זה ו</w:t>
      </w:r>
      <w:r>
        <w:rPr>
          <w:rFonts w:cs="Times New Roman"/>
          <w:rtl/>
        </w:rPr>
        <w:t xml:space="preserve">הלשון </w:t>
      </w:r>
      <w:r w:rsidR="002D252E">
        <w:rPr>
          <w:rFonts w:cs="Times New Roman" w:hint="cs"/>
          <w:rtl/>
        </w:rPr>
        <w:t>לפעמים היא רכה ורטובה מתענגת ולעיתים אחרות היא דרשנית, ממהרת,</w:t>
      </w:r>
      <w:r w:rsidR="00B52C2A">
        <w:rPr>
          <w:rFonts w:cs="Times New Roman" w:hint="cs"/>
          <w:rtl/>
        </w:rPr>
        <w:t xml:space="preserve"> </w:t>
      </w:r>
      <w:r w:rsidR="00B52C2A" w:rsidRPr="00B52C2A">
        <w:rPr>
          <w:rFonts w:cs="Times New Roman"/>
          <w:rtl/>
        </w:rPr>
        <w:t>התכווצויות היו באותה עצמה</w:t>
      </w:r>
      <w:r w:rsidR="002D252E">
        <w:rPr>
          <w:rFonts w:cs="Times New Roman" w:hint="cs"/>
          <w:rtl/>
        </w:rPr>
        <w:t xml:space="preserve"> אבל ההבדל הוא במאורע, בזמן ובמקרה, לדת אין כל השפעה,</w:t>
      </w:r>
      <w:r>
        <w:rPr>
          <w:rFonts w:cs="Times New Roman"/>
          <w:rtl/>
        </w:rPr>
        <w:t xml:space="preserve"> </w:t>
      </w:r>
      <w:r w:rsidR="002D252E">
        <w:rPr>
          <w:rFonts w:cs="Times New Roman" w:hint="cs"/>
          <w:rtl/>
        </w:rPr>
        <w:t>והוא נזכר שגם</w:t>
      </w:r>
      <w:r>
        <w:rPr>
          <w:rFonts w:cs="Times New Roman"/>
          <w:rtl/>
        </w:rPr>
        <w:t xml:space="preserve"> עצם האגן בולטת באותה צורה. אה והשיניים איך שהן ננגפות בשיניים אם לא נזהרים ואף </w:t>
      </w:r>
      <w:r w:rsidR="002D252E">
        <w:rPr>
          <w:rFonts w:cs="Times New Roman" w:hint="cs"/>
          <w:rtl/>
        </w:rPr>
        <w:t xml:space="preserve">ננגף </w:t>
      </w:r>
      <w:r>
        <w:rPr>
          <w:rFonts w:cs="Times New Roman"/>
          <w:rtl/>
        </w:rPr>
        <w:t xml:space="preserve">באף אבל לפעמים האף שלו כשבאלכסון אז ננעץ בלחי רכה בעוד השפתיים נמצצות והלשון מטיילת לה אי שם, </w:t>
      </w:r>
      <w:r w:rsidR="002D252E">
        <w:rPr>
          <w:rFonts w:cs="Times New Roman" w:hint="cs"/>
          <w:rtl/>
        </w:rPr>
        <w:t>ביהודיה זה כך וגם בגרה.</w:t>
      </w:r>
    </w:p>
    <w:p w14:paraId="166BAC51" w14:textId="7607A144" w:rsidR="002D252E" w:rsidRDefault="002D252E" w:rsidP="002D252E">
      <w:pPr>
        <w:rPr>
          <w:rFonts w:cs="Times New Roman"/>
          <w:rtl/>
        </w:rPr>
      </w:pPr>
      <w:r>
        <w:rPr>
          <w:rFonts w:cs="Times New Roman" w:hint="cs"/>
          <w:rtl/>
        </w:rPr>
        <w:t>אנחנו מוכרחים לעשות שוב את המאמץ</w:t>
      </w:r>
      <w:r w:rsidR="00B01884">
        <w:rPr>
          <w:rFonts w:cs="Times New Roman" w:hint="cs"/>
          <w:rtl/>
        </w:rPr>
        <w:t>, אביו אמר כשאלכס המשיך בשתיקתו.</w:t>
      </w:r>
    </w:p>
    <w:p w14:paraId="400807C0" w14:textId="49D51249" w:rsidR="00705160" w:rsidRPr="00705160" w:rsidRDefault="00705160" w:rsidP="00705160">
      <w:pPr>
        <w:rPr>
          <w:rFonts w:cs="Times New Roman"/>
          <w:rtl/>
        </w:rPr>
      </w:pPr>
      <w:r w:rsidRPr="00705160">
        <w:rPr>
          <w:rFonts w:cs="Times New Roman"/>
          <w:rtl/>
        </w:rPr>
        <w:t>בעצם ל</w:t>
      </w:r>
      <w:r>
        <w:rPr>
          <w:rFonts w:cs="Times New Roman" w:hint="cs"/>
          <w:rtl/>
        </w:rPr>
        <w:t>ו</w:t>
      </w:r>
      <w:r w:rsidR="00496A21">
        <w:rPr>
          <w:rFonts w:cs="Times New Roman"/>
          <w:rtl/>
        </w:rPr>
        <w:t xml:space="preserve"> </w:t>
      </w:r>
      <w:r w:rsidR="00496A21">
        <w:rPr>
          <w:rFonts w:cs="Times New Roman" w:hint="cs"/>
          <w:rtl/>
        </w:rPr>
        <w:t>ה</w:t>
      </w:r>
      <w:r w:rsidRPr="00705160">
        <w:rPr>
          <w:rFonts w:cs="Times New Roman"/>
          <w:rtl/>
        </w:rPr>
        <w:t>יה כנה עם עצמו, הן לא היו זהות. הן היו שונות וחדשות לגמרי בכל פעם, מפתיעות ומ----ות, הרבה יותר מופרדות אחת מה</w:t>
      </w:r>
      <w:r w:rsidR="003A7E9C">
        <w:rPr>
          <w:rFonts w:cs="Times New Roman"/>
          <w:rtl/>
        </w:rPr>
        <w:t>שנייה</w:t>
      </w:r>
      <w:r w:rsidRPr="00705160">
        <w:rPr>
          <w:rFonts w:cs="Times New Roman"/>
          <w:rtl/>
        </w:rPr>
        <w:t xml:space="preserve"> עפ''י הפעמים מאשר עפ''י הבנות כלומר - כשהם היו לבד לגמרי לעומת כשההורים של טולאסי היו בבית, זה היה שונה לגמרי מאשר סתם לנסות להזכר במשהו שאפיין באופן </w:t>
      </w:r>
      <w:r w:rsidRPr="00705160">
        <w:rPr>
          <w:rFonts w:cs="Times New Roman"/>
        </w:rPr>
        <w:t>deginitive</w:t>
      </w:r>
      <w:r w:rsidR="00C05990">
        <w:rPr>
          <w:rFonts w:cs="Times New Roman" w:hint="cs"/>
          <w:rtl/>
        </w:rPr>
        <w:t xml:space="preserve"> </w:t>
      </w:r>
      <w:r w:rsidRPr="00705160">
        <w:rPr>
          <w:rFonts w:cs="Times New Roman"/>
          <w:rtl/>
        </w:rPr>
        <w:t>את טולאסי לעומת את הדס. או הדס מאחורי הבניין בלילה לעומת הדס בצהריים.</w:t>
      </w:r>
    </w:p>
    <w:p w14:paraId="1DC29DE0" w14:textId="304A33D8" w:rsidR="00705160" w:rsidRDefault="00705160" w:rsidP="00705160">
      <w:pPr>
        <w:rPr>
          <w:rFonts w:cs="Times New Roman"/>
          <w:rtl/>
        </w:rPr>
      </w:pPr>
      <w:r w:rsidRPr="00705160">
        <w:rPr>
          <w:rFonts w:cs="Times New Roman"/>
          <w:rtl/>
        </w:rPr>
        <w:t xml:space="preserve">אלכס שחש שהשיחה עומדת בפני סיום וכבר לא נותר זמן להציג את דברו, היה לו טיעון אחד משכנע - ההתכווצויות היו אותן. לו היה עליו לבחור, לא היה מסוגל. טולאסי התנשפה עם הברה גרונית, מעין ר' או ח'. והדס התנשפה עם א'. אבל זה אינו טיעון שעל סמך הוא אנחנו נעדיף אחת </w:t>
      </w:r>
      <w:r w:rsidR="00297D38">
        <w:rPr>
          <w:rFonts w:cs="Times New Roman" w:hint="cs"/>
          <w:rtl/>
        </w:rPr>
        <w:t>על פ</w:t>
      </w:r>
      <w:r w:rsidRPr="00705160">
        <w:rPr>
          <w:rFonts w:cs="Times New Roman"/>
          <w:rtl/>
        </w:rPr>
        <w:t>ני ה</w:t>
      </w:r>
      <w:r w:rsidR="003A7E9C">
        <w:rPr>
          <w:rFonts w:cs="Times New Roman"/>
          <w:rtl/>
        </w:rPr>
        <w:t>שנייה</w:t>
      </w:r>
      <w:r w:rsidRPr="00705160">
        <w:rPr>
          <w:rFonts w:cs="Times New Roman"/>
          <w:rtl/>
        </w:rPr>
        <w:t>.</w:t>
      </w:r>
    </w:p>
    <w:p w14:paraId="249C692C" w14:textId="397688DC" w:rsidR="002351FD" w:rsidRDefault="000A3033" w:rsidP="00696011">
      <w:pPr>
        <w:rPr>
          <w:rtl/>
        </w:rPr>
      </w:pPr>
      <w:r>
        <w:rPr>
          <w:rFonts w:hint="cs"/>
          <w:rtl/>
        </w:rPr>
        <w:t>]</w:t>
      </w:r>
    </w:p>
    <w:p w14:paraId="0987971D" w14:textId="704E4C6D" w:rsidR="00696011" w:rsidRDefault="00A123B5" w:rsidP="00250000">
      <w:r>
        <w:rPr>
          <w:rFonts w:hint="cs"/>
          <w:rtl/>
        </w:rPr>
        <w:t>]</w:t>
      </w:r>
    </w:p>
    <w:p w14:paraId="06D6DACD" w14:textId="7B949ED8" w:rsidR="004710D5" w:rsidRDefault="004710D5" w:rsidP="00250000"/>
    <w:p w14:paraId="0F9EC367" w14:textId="58BAEE81" w:rsidR="004710D5" w:rsidRDefault="004710D5" w:rsidP="00250000"/>
    <w:p w14:paraId="165CAB86" w14:textId="7602B3B9" w:rsidR="004710D5" w:rsidRDefault="00740E0F" w:rsidP="00250000">
      <w:pPr>
        <w:rPr>
          <w:rFonts w:cs="Times New Roman"/>
        </w:rPr>
      </w:pPr>
      <w:r>
        <w:rPr>
          <w:rFonts w:cs="Times New Roman" w:hint="cs"/>
          <w:rtl/>
        </w:rPr>
        <w:t>[</w:t>
      </w:r>
      <w:r w:rsidR="004710D5" w:rsidRPr="004710D5">
        <w:rPr>
          <w:rFonts w:cs="Times New Roman"/>
          <w:rtl/>
        </w:rPr>
        <w:t xml:space="preserve">בגדיו וכששכח להביא בגדים חלופיים </w:t>
      </w:r>
      <w:r w:rsidR="00F73A0B">
        <w:rPr>
          <w:rFonts w:cs="Times New Roman"/>
          <w:rtl/>
        </w:rPr>
        <w:t>–</w:t>
      </w:r>
      <w:r w:rsidR="00F73A0B">
        <w:rPr>
          <w:rFonts w:cs="Times New Roman" w:hint="cs"/>
          <w:rtl/>
        </w:rPr>
        <w:t xml:space="preserve"> לובש את ה</w:t>
      </w:r>
      <w:r w:rsidR="004710D5" w:rsidRPr="004710D5">
        <w:rPr>
          <w:rFonts w:cs="Times New Roman"/>
          <w:rtl/>
        </w:rPr>
        <w:t xml:space="preserve">תלבושת </w:t>
      </w:r>
      <w:r w:rsidR="00F73A0B">
        <w:rPr>
          <w:rFonts w:cs="Times New Roman" w:hint="cs"/>
          <w:rtl/>
        </w:rPr>
        <w:t>ה</w:t>
      </w:r>
      <w:r w:rsidR="004710D5" w:rsidRPr="004710D5">
        <w:rPr>
          <w:rFonts w:cs="Times New Roman"/>
          <w:rtl/>
        </w:rPr>
        <w:t xml:space="preserve">אחידה </w:t>
      </w:r>
      <w:r w:rsidR="00F73A0B">
        <w:rPr>
          <w:rFonts w:cs="Times New Roman" w:hint="cs"/>
          <w:rtl/>
        </w:rPr>
        <w:t>ומכנסיו נרטבו מייד</w:t>
      </w:r>
      <w:r w:rsidR="004710D5" w:rsidRPr="004710D5">
        <w:rPr>
          <w:rFonts w:cs="Times New Roman"/>
          <w:rtl/>
        </w:rPr>
        <w:t xml:space="preserve">, </w:t>
      </w:r>
      <w:r w:rsidR="00F73A0B">
        <w:rPr>
          <w:rFonts w:cs="Times New Roman" w:hint="cs"/>
          <w:rtl/>
        </w:rPr>
        <w:t>וגם למחרת לבש אותם ל</w:t>
      </w:r>
      <w:r w:rsidR="002E35AE">
        <w:rPr>
          <w:rFonts w:cs="Times New Roman" w:hint="cs"/>
          <w:rtl/>
        </w:rPr>
        <w:t>בית-הספר</w:t>
      </w:r>
      <w:r w:rsidR="00F73A0B">
        <w:rPr>
          <w:rFonts w:cs="Times New Roman" w:hint="cs"/>
          <w:rtl/>
        </w:rPr>
        <w:t xml:space="preserve">... איש לא השגיח בכך. </w:t>
      </w:r>
      <w:r w:rsidR="004710D5" w:rsidRPr="004710D5">
        <w:rPr>
          <w:rFonts w:cs="Times New Roman"/>
          <w:rtl/>
        </w:rPr>
        <w:t>שנאלץ אחר כך ללבוש גם למחרת מדיפת ריח כלור ל</w:t>
      </w:r>
      <w:r w:rsidR="002E35AE">
        <w:rPr>
          <w:rFonts w:cs="Times New Roman"/>
          <w:rtl/>
        </w:rPr>
        <w:t>בית-הספר</w:t>
      </w:r>
      <w:r w:rsidR="004710D5" w:rsidRPr="004710D5">
        <w:rPr>
          <w:rFonts w:cs="Times New Roman"/>
          <w:rtl/>
        </w:rPr>
        <w:t>, כי זה היה מכנסי צמר והם הצריכו ניקוי יבש..</w:t>
      </w:r>
      <w:r w:rsidR="005B4D83">
        <w:rPr>
          <w:rFonts w:cs="Times New Roman"/>
          <w:rtl/>
        </w:rPr>
        <w:t xml:space="preserve"> </w:t>
      </w:r>
      <w:r w:rsidR="004710D5" w:rsidRPr="004710D5">
        <w:rPr>
          <w:rFonts w:cs="Times New Roman"/>
          <w:rtl/>
        </w:rPr>
        <w:t>מתקן לייבוש מגבות....</w:t>
      </w:r>
    </w:p>
    <w:p w14:paraId="20CCE440" w14:textId="77777777" w:rsidR="004710D5" w:rsidRDefault="004710D5" w:rsidP="004710D5">
      <w:pPr>
        <w:rPr>
          <w:rtl/>
        </w:rPr>
      </w:pPr>
      <w:r>
        <w:rPr>
          <w:rFonts w:cs="Times New Roman"/>
          <w:rtl/>
        </w:rPr>
        <w:t>ניקח לשם דוגמה את הרדיאטור מחמם המגבות בחדר האמבטיה - יש עליו מקום לשלוש מגבות, חוץ מהמקום העליון ביותר, שרק ההורים מגיעים אליו.</w:t>
      </w:r>
    </w:p>
    <w:p w14:paraId="6F5D39B3" w14:textId="77777777" w:rsidR="004710D5" w:rsidRDefault="004710D5" w:rsidP="004710D5">
      <w:pPr>
        <w:rPr>
          <w:rtl/>
        </w:rPr>
      </w:pPr>
      <w:r>
        <w:rPr>
          <w:rFonts w:cs="Times New Roman"/>
          <w:rtl/>
        </w:rPr>
        <w:t>ומי יזכה במקומות האלו?</w:t>
      </w:r>
    </w:p>
    <w:p w14:paraId="667B68AF" w14:textId="2211494A" w:rsidR="004710D5" w:rsidRDefault="004710D5" w:rsidP="004710D5">
      <w:pPr>
        <w:rPr>
          <w:rtl/>
        </w:rPr>
      </w:pPr>
      <w:r>
        <w:rPr>
          <w:rFonts w:cs="Times New Roman"/>
          <w:rtl/>
        </w:rPr>
        <w:t xml:space="preserve">לכאורה - הבכור מוותר. אחרי ככלות </w:t>
      </w:r>
      <w:r w:rsidR="00483BB1">
        <w:rPr>
          <w:rFonts w:cs="Times New Roman"/>
          <w:rtl/>
        </w:rPr>
        <w:t>הכול</w:t>
      </w:r>
      <w:r>
        <w:rPr>
          <w:rFonts w:cs="Times New Roman"/>
          <w:rtl/>
        </w:rPr>
        <w:t xml:space="preserve"> - הוא זה שקיבל את מלוא המשאבים במשך הזמן הארוך ביותר. אבל מה נעשה ובמצבנו הבכור הוא דווקא בכורה, שיש עליה עומס שיעורי פסנתר שנקבעו ושולמו מראש, וכל החמצה שלהם, ובעצם כל שעת אמונים שהיא מחמיצה כתו</w:t>
      </w:r>
      <w:r>
        <w:rPr>
          <w:rFonts w:cs="Times New Roman" w:hint="cs"/>
          <w:rtl/>
        </w:rPr>
        <w:t>צ</w:t>
      </w:r>
      <w:r>
        <w:rPr>
          <w:rFonts w:cs="Times New Roman"/>
          <w:rtl/>
        </w:rPr>
        <w:t xml:space="preserve">אה מהצטננות, השפעתה עלולה להיות בסיכומו של סיכום, הרסנית? </w:t>
      </w:r>
      <w:r>
        <w:rPr>
          <w:rFonts w:cs="Times New Roman" w:hint="cs"/>
          <w:rtl/>
        </w:rPr>
        <w:t xml:space="preserve">מכרעת? </w:t>
      </w:r>
      <w:r>
        <w:rPr>
          <w:rFonts w:cs="Times New Roman"/>
          <w:rtl/>
        </w:rPr>
        <w:t xml:space="preserve">ברור שלא היא תוותר. להיפך - גם לו תוותר, יאסר </w:t>
      </w:r>
      <w:r w:rsidR="00F73A0B">
        <w:rPr>
          <w:rFonts w:cs="Times New Roman" w:hint="cs"/>
          <w:rtl/>
        </w:rPr>
        <w:t>ע</w:t>
      </w:r>
      <w:r>
        <w:rPr>
          <w:rFonts w:cs="Times New Roman"/>
          <w:rtl/>
        </w:rPr>
        <w:t>ליה לעשות כן!</w:t>
      </w:r>
    </w:p>
    <w:p w14:paraId="276BE7B4" w14:textId="035D98A9" w:rsidR="004710D5" w:rsidRDefault="004710D5" w:rsidP="004710D5">
      <w:pPr>
        <w:rPr>
          <w:rtl/>
        </w:rPr>
      </w:pPr>
      <w:r>
        <w:rPr>
          <w:rFonts w:cs="Times New Roman"/>
          <w:rtl/>
        </w:rPr>
        <w:t>ומי אם כן? הרי לא נדרוש את הויתור מהקטן ביותר, שהוא כמעט תינוק. וגם לא מהבא אחריו, שאינו חלילה חולני, ואולם בוודאי לא מבלה את שעותיו ה</w:t>
      </w:r>
      <w:r w:rsidR="00FE2992">
        <w:rPr>
          <w:rFonts w:cs="Times New Roman"/>
          <w:rtl/>
        </w:rPr>
        <w:t>חופשי</w:t>
      </w:r>
      <w:r>
        <w:rPr>
          <w:rFonts w:cs="Times New Roman"/>
          <w:rtl/>
        </w:rPr>
        <w:t xml:space="preserve">ות בהתפלשות בבוץ, ריצה בחוץ ובאופן כללי </w:t>
      </w:r>
      <w:r>
        <w:t>exposure to the elements</w:t>
      </w:r>
      <w:r>
        <w:rPr>
          <w:rFonts w:cs="Times New Roman"/>
          <w:rtl/>
        </w:rPr>
        <w:t xml:space="preserve">. </w:t>
      </w:r>
    </w:p>
    <w:p w14:paraId="1647C1BE" w14:textId="79DE6D6A" w:rsidR="004710D5" w:rsidRDefault="004710D5" w:rsidP="004710D5">
      <w:pPr>
        <w:rPr>
          <w:rFonts w:cs="Times New Roman"/>
          <w:rtl/>
        </w:rPr>
      </w:pPr>
      <w:r>
        <w:rPr>
          <w:rFonts w:cs="Times New Roman"/>
          <w:rtl/>
        </w:rPr>
        <w:lastRenderedPageBreak/>
        <w:t xml:space="preserve">ומה? מי יוותר? על אף שאינו בעל הגוף החסון ביותר, כי מארק כבר עבר אותו בגובהו וכן בחוסנו, אלכס </w:t>
      </w:r>
      <w:r w:rsidR="00F73A0B">
        <w:rPr>
          <w:rFonts w:cs="Times New Roman"/>
          <w:rtl/>
        </w:rPr>
        <w:t xml:space="preserve">יוותר </w:t>
      </w:r>
      <w:r>
        <w:rPr>
          <w:rFonts w:cs="Times New Roman"/>
          <w:rtl/>
        </w:rPr>
        <w:t>גם הפעם.</w:t>
      </w:r>
    </w:p>
    <w:p w14:paraId="651865C1" w14:textId="2B9BEA6C" w:rsidR="00740E0F" w:rsidRDefault="00740E0F" w:rsidP="004710D5">
      <w:pPr>
        <w:rPr>
          <w:rtl/>
        </w:rPr>
      </w:pPr>
      <w:r>
        <w:rPr>
          <w:rFonts w:hint="cs"/>
          <w:rtl/>
        </w:rPr>
        <w:t>]</w:t>
      </w:r>
    </w:p>
    <w:p w14:paraId="177D0887" w14:textId="32BCEDF9" w:rsidR="00675FBA" w:rsidRDefault="00675FBA" w:rsidP="004710D5">
      <w:pPr>
        <w:rPr>
          <w:rtl/>
        </w:rPr>
      </w:pPr>
    </w:p>
    <w:p w14:paraId="15023583" w14:textId="10CBA415" w:rsidR="00675FBA" w:rsidRDefault="00675FBA" w:rsidP="004710D5">
      <w:pPr>
        <w:rPr>
          <w:rtl/>
        </w:rPr>
      </w:pPr>
    </w:p>
    <w:p w14:paraId="2C9646C7" w14:textId="7F0CF034" w:rsidR="00675FBA" w:rsidRDefault="000C0766" w:rsidP="00675FBA">
      <w:pPr>
        <w:pStyle w:val="Heading2"/>
        <w:rPr>
          <w:rtl/>
        </w:rPr>
      </w:pPr>
      <w:r>
        <w:rPr>
          <w:rFonts w:hint="cs"/>
          <w:rtl/>
        </w:rPr>
        <w:t>מילים קשות</w:t>
      </w:r>
      <w:r w:rsidR="00675FBA">
        <w:rPr>
          <w:rFonts w:hint="cs"/>
          <w:rtl/>
        </w:rPr>
        <w:t xml:space="preserve"> [חורף 1995-1996]</w:t>
      </w:r>
    </w:p>
    <w:p w14:paraId="2E0EBFAE" w14:textId="77777777" w:rsidR="00B50923" w:rsidRDefault="00B50923" w:rsidP="00B50923">
      <w:pPr>
        <w:rPr>
          <w:rtl/>
        </w:rPr>
      </w:pPr>
      <w:r w:rsidRPr="00ED468A">
        <w:rPr>
          <w:rFonts w:cs="Times New Roman"/>
          <w:rtl/>
        </w:rPr>
        <w:t>[</w:t>
      </w:r>
      <w:r w:rsidRPr="00ED468A">
        <w:t>th Form Common Room</w:t>
      </w:r>
      <w:r>
        <w:rPr>
          <w:rFonts w:hint="cs"/>
          <w:rtl/>
        </w:rPr>
        <w:t>6</w:t>
      </w:r>
      <w:r w:rsidRPr="00ED468A">
        <w:rPr>
          <w:rFonts w:cs="Times New Roman"/>
          <w:rtl/>
        </w:rPr>
        <w:t>]</w:t>
      </w:r>
    </w:p>
    <w:p w14:paraId="06DC4B2F" w14:textId="57D6D352" w:rsidR="00B50923" w:rsidRPr="00CD067C" w:rsidRDefault="00AD029D" w:rsidP="00B50923">
      <w:pPr>
        <w:rPr>
          <w:rtl/>
        </w:rPr>
      </w:pPr>
      <w:r>
        <w:rPr>
          <w:rFonts w:hint="cs"/>
          <w:rtl/>
        </w:rPr>
        <w:t>כ</w:t>
      </w:r>
      <w:r w:rsidR="00B50923" w:rsidRPr="00CD067C">
        <w:rPr>
          <w:rtl/>
        </w:rPr>
        <w:t xml:space="preserve">תלמיד </w:t>
      </w:r>
      <w:r w:rsidR="00782DB8" w:rsidRPr="00782DB8">
        <w:rPr>
          <w:rFonts w:cs="Times New Roman"/>
          <w:rtl/>
        </w:rPr>
        <w:t xml:space="preserve">י"א, </w:t>
      </w:r>
      <w:r w:rsidR="00B50923">
        <w:rPr>
          <w:rFonts w:hint="cs"/>
          <w:rtl/>
        </w:rPr>
        <w:t>המחלקה השישית הנמוכה,</w:t>
      </w:r>
      <w:r w:rsidR="00B50923" w:rsidRPr="00CD067C">
        <w:rPr>
          <w:rtl/>
        </w:rPr>
        <w:t xml:space="preserve"> </w:t>
      </w:r>
      <w:r w:rsidR="00B50923">
        <w:rPr>
          <w:rFonts w:hint="cs"/>
          <w:rtl/>
        </w:rPr>
        <w:t>[ה-</w:t>
      </w:r>
      <w:r w:rsidR="00B50923">
        <w:t>Lower Sixth</w:t>
      </w:r>
      <w:r w:rsidR="00B50923">
        <w:rPr>
          <w:rFonts w:hint="cs"/>
          <w:rtl/>
        </w:rPr>
        <w:t xml:space="preserve">, היא כיתה י"א,] </w:t>
      </w:r>
      <w:r w:rsidR="00B50923" w:rsidRPr="00CD067C">
        <w:rPr>
          <w:rtl/>
        </w:rPr>
        <w:t xml:space="preserve">עמד </w:t>
      </w:r>
      <w:r>
        <w:rPr>
          <w:rFonts w:hint="cs"/>
          <w:rtl/>
        </w:rPr>
        <w:t xml:space="preserve">מארק </w:t>
      </w:r>
      <w:r w:rsidR="00B50923" w:rsidRPr="00CD067C">
        <w:rPr>
          <w:rtl/>
        </w:rPr>
        <w:t>בפתח ה</w:t>
      </w:r>
      <w:r w:rsidR="00B50923">
        <w:rPr>
          <w:rFonts w:hint="cs"/>
          <w:rtl/>
        </w:rPr>
        <w:t>חדר המשותף של הכיתות הגבוהות [</w:t>
      </w:r>
      <w:r w:rsidR="00B50923" w:rsidRPr="00CD067C">
        <w:t>6</w:t>
      </w:r>
      <w:r w:rsidR="00B50923" w:rsidRPr="00CD067C">
        <w:rPr>
          <w:vertAlign w:val="superscript"/>
        </w:rPr>
        <w:t>th</w:t>
      </w:r>
      <w:r w:rsidR="00B50923" w:rsidRPr="00CD067C">
        <w:t xml:space="preserve"> Form Common Room</w:t>
      </w:r>
      <w:r w:rsidR="00B50923">
        <w:rPr>
          <w:rFonts w:hint="cs"/>
          <w:rtl/>
        </w:rPr>
        <w:t xml:space="preserve">] </w:t>
      </w:r>
      <w:r w:rsidR="00B50923">
        <w:rPr>
          <w:rtl/>
        </w:rPr>
        <w:t>ו</w:t>
      </w:r>
      <w:r w:rsidR="00B50923">
        <w:rPr>
          <w:rFonts w:hint="cs"/>
          <w:rtl/>
        </w:rPr>
        <w:t>דיווח</w:t>
      </w:r>
      <w:r w:rsidR="00B50923" w:rsidRPr="00CD067C">
        <w:rPr>
          <w:rtl/>
        </w:rPr>
        <w:t xml:space="preserve"> לאלכס</w:t>
      </w:r>
      <w:r w:rsidR="00B50923">
        <w:rPr>
          <w:rFonts w:hint="cs"/>
          <w:rtl/>
        </w:rPr>
        <w:t xml:space="preserve"> ש</w:t>
      </w:r>
      <w:r w:rsidR="00B50923" w:rsidRPr="00CD067C">
        <w:rPr>
          <w:rtl/>
        </w:rPr>
        <w:t>רואים מה</w:t>
      </w:r>
      <w:r w:rsidR="00B50923">
        <w:rPr>
          <w:rFonts w:hint="cs"/>
          <w:rtl/>
        </w:rPr>
        <w:t>חלון</w:t>
      </w:r>
      <w:r w:rsidR="00B50923" w:rsidRPr="00CD067C">
        <w:rPr>
          <w:rtl/>
        </w:rPr>
        <w:t xml:space="preserve"> ציפור מתה</w:t>
      </w:r>
      <w:r w:rsidR="00B50923">
        <w:rPr>
          <w:rFonts w:hint="cs"/>
          <w:rtl/>
        </w:rPr>
        <w:t>.</w:t>
      </w:r>
      <w:r w:rsidR="00B50923" w:rsidRPr="00CD067C">
        <w:rPr>
          <w:rtl/>
        </w:rPr>
        <w:t xml:space="preserve"> לאלכס</w:t>
      </w:r>
      <w:r w:rsidR="00B50923">
        <w:rPr>
          <w:rFonts w:hint="cs"/>
          <w:rtl/>
        </w:rPr>
        <w:t>, תלמיד המחלקה הרביעית, [כלומר כיתה ט',]</w:t>
      </w:r>
      <w:r w:rsidR="00B50923" w:rsidRPr="00CD067C">
        <w:rPr>
          <w:rtl/>
        </w:rPr>
        <w:t xml:space="preserve"> אסור </w:t>
      </w:r>
      <w:r w:rsidR="00B50923">
        <w:rPr>
          <w:rFonts w:hint="cs"/>
          <w:rtl/>
        </w:rPr>
        <w:t xml:space="preserve">היה </w:t>
      </w:r>
      <w:r w:rsidR="00B50923" w:rsidRPr="00CD067C">
        <w:rPr>
          <w:rtl/>
        </w:rPr>
        <w:t>להיכנס</w:t>
      </w:r>
      <w:r w:rsidR="00B50923">
        <w:rPr>
          <w:rFonts w:hint="cs"/>
          <w:rtl/>
        </w:rPr>
        <w:t xml:space="preserve">. לו ייתפס </w:t>
      </w:r>
      <w:r w:rsidR="00984F94" w:rsidRPr="00984F94">
        <w:rPr>
          <w:rFonts w:cs="Times New Roman"/>
          <w:rtl/>
        </w:rPr>
        <w:t xml:space="preserve">– </w:t>
      </w:r>
      <w:r w:rsidR="00B50923">
        <w:rPr>
          <w:rFonts w:hint="cs"/>
          <w:rtl/>
        </w:rPr>
        <w:t xml:space="preserve">יורדו נקודות מהבית שלו, בית </w:t>
      </w:r>
      <w:r w:rsidR="00B50923">
        <w:t>Locke</w:t>
      </w:r>
      <w:r w:rsidR="00B50923">
        <w:rPr>
          <w:rFonts w:hint="cs"/>
          <w:rtl/>
        </w:rPr>
        <w:t>. [בדקתי, כך כותבים]</w:t>
      </w:r>
      <w:r w:rsidR="00B50923" w:rsidRPr="00CD067C">
        <w:rPr>
          <w:rtl/>
        </w:rPr>
        <w:t xml:space="preserve"> אבל </w:t>
      </w:r>
      <w:r w:rsidRPr="00AD029D">
        <w:rPr>
          <w:rFonts w:cs="Times New Roman"/>
          <w:rtl/>
        </w:rPr>
        <w:t xml:space="preserve">הסיכון שווה </w:t>
      </w:r>
      <w:r w:rsidR="00B50923" w:rsidRPr="00CD067C">
        <w:rPr>
          <w:rtl/>
        </w:rPr>
        <w:t>ב</w:t>
      </w:r>
      <w:r w:rsidR="00D75891">
        <w:rPr>
          <w:rFonts w:hint="cs"/>
          <w:rtl/>
        </w:rPr>
        <w:t>שביל</w:t>
      </w:r>
      <w:r w:rsidR="00B50923" w:rsidRPr="00CD067C">
        <w:rPr>
          <w:rtl/>
        </w:rPr>
        <w:t xml:space="preserve"> ציפור מתה</w:t>
      </w:r>
      <w:r>
        <w:rPr>
          <w:rFonts w:hint="cs"/>
          <w:rtl/>
        </w:rPr>
        <w:t>,</w:t>
      </w:r>
      <w:r w:rsidR="00B50923" w:rsidRPr="00CD067C">
        <w:rPr>
          <w:rtl/>
        </w:rPr>
        <w:t xml:space="preserve"> </w:t>
      </w:r>
      <w:r>
        <w:rPr>
          <w:rFonts w:hint="cs"/>
          <w:rtl/>
        </w:rPr>
        <w:t>ו</w:t>
      </w:r>
      <w:r w:rsidR="00B50923" w:rsidRPr="00CD067C">
        <w:rPr>
          <w:rtl/>
        </w:rPr>
        <w:t>הוא נכנס.</w:t>
      </w:r>
    </w:p>
    <w:p w14:paraId="4C3CFCCD" w14:textId="3E66AE4C" w:rsidR="00B50923" w:rsidRPr="00CD067C" w:rsidRDefault="00B50923" w:rsidP="00B50923">
      <w:pPr>
        <w:rPr>
          <w:rtl/>
        </w:rPr>
      </w:pPr>
      <w:r w:rsidRPr="00CD067C">
        <w:rPr>
          <w:rtl/>
        </w:rPr>
        <w:t>"</w:t>
      </w:r>
      <w:r w:rsidRPr="00CD067C">
        <w:rPr>
          <w:rFonts w:hint="cs"/>
          <w:rtl/>
        </w:rPr>
        <w:t>ל</w:t>
      </w:r>
      <w:r w:rsidRPr="00CD067C">
        <w:rPr>
          <w:rtl/>
        </w:rPr>
        <w:t xml:space="preserve">מה </w:t>
      </w:r>
      <w:r w:rsidRPr="00CD067C">
        <w:rPr>
          <w:rFonts w:hint="cs"/>
          <w:rtl/>
        </w:rPr>
        <w:t xml:space="preserve">שוב </w:t>
      </w:r>
      <w:r w:rsidRPr="00CD067C">
        <w:rPr>
          <w:rtl/>
        </w:rPr>
        <w:t xml:space="preserve">רע לך?" הוא </w:t>
      </w:r>
      <w:r w:rsidR="00984F94" w:rsidRPr="00984F94">
        <w:rPr>
          <w:rFonts w:cs="Times New Roman"/>
          <w:rtl/>
        </w:rPr>
        <w:t>הפציר</w:t>
      </w:r>
      <w:r w:rsidR="00984F94">
        <w:rPr>
          <w:rFonts w:cs="Times New Roman" w:hint="cs"/>
          <w:rtl/>
        </w:rPr>
        <w:t xml:space="preserve"> ב</w:t>
      </w:r>
      <w:r w:rsidRPr="00CD067C">
        <w:rPr>
          <w:rtl/>
        </w:rPr>
        <w:t xml:space="preserve">מארק, </w:t>
      </w:r>
      <w:r>
        <w:rPr>
          <w:rFonts w:hint="cs"/>
          <w:rtl/>
        </w:rPr>
        <w:t>כש</w:t>
      </w:r>
      <w:r w:rsidRPr="00CD067C">
        <w:rPr>
          <w:rtl/>
        </w:rPr>
        <w:t>ה</w:t>
      </w:r>
      <w:r w:rsidR="00AD029D" w:rsidRPr="00AD029D">
        <w:rPr>
          <w:rFonts w:cs="Times New Roman"/>
          <w:rtl/>
        </w:rPr>
        <w:t>ביט</w:t>
      </w:r>
      <w:r>
        <w:rPr>
          <w:rFonts w:hint="cs"/>
          <w:rtl/>
        </w:rPr>
        <w:t>ו</w:t>
      </w:r>
      <w:r w:rsidRPr="00CD067C">
        <w:rPr>
          <w:rtl/>
        </w:rPr>
        <w:t xml:space="preserve"> בגוף הזעיר הקפוא השרוע בשלג</w:t>
      </w:r>
      <w:r w:rsidR="00D75891">
        <w:rPr>
          <w:rFonts w:hint="cs"/>
          <w:rtl/>
        </w:rPr>
        <w:t xml:space="preserve"> </w:t>
      </w:r>
      <w:r w:rsidRPr="00CD067C">
        <w:rPr>
          <w:rtl/>
        </w:rPr>
        <w:t xml:space="preserve">על הגדר הגבוהה </w:t>
      </w:r>
      <w:r w:rsidR="00D75891">
        <w:rPr>
          <w:rFonts w:hint="cs"/>
          <w:rtl/>
        </w:rPr>
        <w:t>ב</w:t>
      </w:r>
      <w:r w:rsidRPr="00CD067C">
        <w:rPr>
          <w:rtl/>
        </w:rPr>
        <w:t>חצר האחורית. "אני אחסל את מי שמציק לך."</w:t>
      </w:r>
    </w:p>
    <w:p w14:paraId="5ABB1D30" w14:textId="51F2C141" w:rsidR="00B50923" w:rsidRPr="00CD067C" w:rsidRDefault="00C30141" w:rsidP="00B50923">
      <w:pPr>
        <w:rPr>
          <w:rtl/>
        </w:rPr>
      </w:pPr>
      <w:r>
        <w:rPr>
          <w:rFonts w:hint="cs"/>
          <w:rtl/>
        </w:rPr>
        <w:t>[</w:t>
      </w:r>
      <w:r w:rsidR="00B50923" w:rsidRPr="00CD067C">
        <w:rPr>
          <w:rtl/>
        </w:rPr>
        <w:t xml:space="preserve">"אתה לא יכול לחסל אף אחד," מארק </w:t>
      </w:r>
      <w:r w:rsidR="00B50923">
        <w:rPr>
          <w:rFonts w:hint="cs"/>
          <w:rtl/>
        </w:rPr>
        <w:t>מלמל</w:t>
      </w:r>
      <w:r w:rsidR="00B50923" w:rsidRPr="00CD067C">
        <w:rPr>
          <w:rtl/>
        </w:rPr>
        <w:t>, אף</w:t>
      </w:r>
      <w:r w:rsidR="00297D38">
        <w:rPr>
          <w:rFonts w:hint="cs"/>
          <w:rtl/>
        </w:rPr>
        <w:t xml:space="preserve"> </w:t>
      </w:r>
      <w:r w:rsidR="00297D38">
        <w:rPr>
          <w:rtl/>
        </w:rPr>
        <w:t>על פ</w:t>
      </w:r>
      <w:r w:rsidR="00B50923" w:rsidRPr="00CD067C">
        <w:rPr>
          <w:rtl/>
        </w:rPr>
        <w:t>י שי</w:t>
      </w:r>
      <w:r w:rsidR="00B50923">
        <w:rPr>
          <w:rtl/>
        </w:rPr>
        <w:t xml:space="preserve">דע שלאלכס </w:t>
      </w:r>
      <w:r w:rsidR="001C5A04">
        <w:rPr>
          <w:rtl/>
        </w:rPr>
        <w:t>הייתה</w:t>
      </w:r>
      <w:r w:rsidR="00B50923">
        <w:rPr>
          <w:rtl/>
        </w:rPr>
        <w:t xml:space="preserve"> דרך לחסל, </w:t>
      </w:r>
      <w:r w:rsidR="00B50923">
        <w:rPr>
          <w:rFonts w:hint="cs"/>
          <w:rtl/>
        </w:rPr>
        <w:t>כש</w:t>
      </w:r>
      <w:r w:rsidR="00B50923" w:rsidRPr="00CD067C">
        <w:rPr>
          <w:rtl/>
        </w:rPr>
        <w:t>רצה.</w:t>
      </w:r>
    </w:p>
    <w:p w14:paraId="575B96AC" w14:textId="779C20EC" w:rsidR="00B50923" w:rsidRPr="00CD067C" w:rsidRDefault="00B50923" w:rsidP="00B50923">
      <w:pPr>
        <w:rPr>
          <w:rtl/>
        </w:rPr>
      </w:pPr>
      <w:r>
        <w:rPr>
          <w:rtl/>
        </w:rPr>
        <w:t>"מי מציק לך?"</w:t>
      </w:r>
      <w:r w:rsidR="00C30141">
        <w:rPr>
          <w:rFonts w:hint="cs"/>
          <w:rtl/>
        </w:rPr>
        <w:t>]</w:t>
      </w:r>
    </w:p>
    <w:p w14:paraId="6FB03553" w14:textId="36FC2AB0" w:rsidR="00B50923" w:rsidRPr="00CD067C" w:rsidRDefault="00B50923" w:rsidP="00B50923">
      <w:pPr>
        <w:rPr>
          <w:rtl/>
        </w:rPr>
      </w:pPr>
      <w:r w:rsidRPr="00CD067C">
        <w:rPr>
          <w:rtl/>
        </w:rPr>
        <w:t>"</w:t>
      </w:r>
      <w:r w:rsidR="00D75891">
        <w:rPr>
          <w:rFonts w:hint="cs"/>
          <w:rtl/>
        </w:rPr>
        <w:t>עזוב את זה</w:t>
      </w:r>
      <w:r w:rsidR="00897A85">
        <w:rPr>
          <w:rFonts w:hint="cs"/>
          <w:rtl/>
        </w:rPr>
        <w:t>,</w:t>
      </w:r>
      <w:r w:rsidR="00D75891">
        <w:rPr>
          <w:rFonts w:hint="cs"/>
          <w:rtl/>
        </w:rPr>
        <w:t xml:space="preserve"> אלכס, </w:t>
      </w:r>
      <w:r w:rsidRPr="00CD067C">
        <w:rPr>
          <w:rtl/>
        </w:rPr>
        <w:t xml:space="preserve">זה לא מישהו שאפשר לחסל, </w:t>
      </w:r>
      <w:r>
        <w:rPr>
          <w:rFonts w:hint="cs"/>
          <w:rtl/>
        </w:rPr>
        <w:t xml:space="preserve">זה </w:t>
      </w:r>
      <w:r w:rsidRPr="00CD067C">
        <w:rPr>
          <w:rtl/>
        </w:rPr>
        <w:t>הרשע</w:t>
      </w:r>
      <w:r>
        <w:rPr>
          <w:rFonts w:hint="cs"/>
          <w:rtl/>
        </w:rPr>
        <w:t xml:space="preserve"> הרוחש מתחת לפני השטח</w:t>
      </w:r>
      <w:r w:rsidRPr="00CD067C">
        <w:rPr>
          <w:rtl/>
        </w:rPr>
        <w:t>."</w:t>
      </w:r>
    </w:p>
    <w:p w14:paraId="55FAA01F" w14:textId="77777777" w:rsidR="00B50923" w:rsidRPr="00CD067C" w:rsidRDefault="00B50923" w:rsidP="00B50923">
      <w:pPr>
        <w:rPr>
          <w:rtl/>
        </w:rPr>
      </w:pPr>
      <w:r w:rsidRPr="00CD067C">
        <w:rPr>
          <w:rtl/>
        </w:rPr>
        <w:t xml:space="preserve">"עוד פעם </w:t>
      </w:r>
      <w:r>
        <w:rPr>
          <w:rFonts w:hint="cs"/>
          <w:rtl/>
        </w:rPr>
        <w:t>הרשע הרוחש</w:t>
      </w:r>
      <w:r w:rsidRPr="00CD067C">
        <w:rPr>
          <w:rtl/>
        </w:rPr>
        <w:t>," אלכס נאנח.</w:t>
      </w:r>
    </w:p>
    <w:p w14:paraId="0ADD9F8E" w14:textId="72049E76" w:rsidR="00B50923" w:rsidRPr="00CD067C" w:rsidRDefault="00B50923" w:rsidP="00B50923">
      <w:pPr>
        <w:rPr>
          <w:rtl/>
        </w:rPr>
      </w:pPr>
      <w:r>
        <w:rPr>
          <w:rtl/>
        </w:rPr>
        <w:t>"</w:t>
      </w:r>
      <w:r w:rsidR="00984F94">
        <w:rPr>
          <w:rFonts w:hint="cs"/>
          <w:rtl/>
        </w:rPr>
        <w:t>[</w:t>
      </w:r>
      <w:r>
        <w:rPr>
          <w:rtl/>
        </w:rPr>
        <w:t xml:space="preserve">כן, </w:t>
      </w:r>
      <w:r>
        <w:rPr>
          <w:rFonts w:hint="cs"/>
          <w:rtl/>
        </w:rPr>
        <w:t>תקריות [</w:t>
      </w:r>
      <w:r>
        <w:t>incidents</w:t>
      </w:r>
      <w:r>
        <w:rPr>
          <w:rFonts w:hint="cs"/>
          <w:rtl/>
        </w:rPr>
        <w:t>]</w:t>
      </w:r>
      <w:r w:rsidRPr="00CD067C">
        <w:rPr>
          <w:rtl/>
        </w:rPr>
        <w:t xml:space="preserve"> </w:t>
      </w:r>
      <w:r>
        <w:rPr>
          <w:rFonts w:hint="cs"/>
          <w:rtl/>
        </w:rPr>
        <w:t>שמוכיחו</w:t>
      </w:r>
      <w:r w:rsidRPr="00CD067C">
        <w:rPr>
          <w:rtl/>
        </w:rPr>
        <w:t>ת לי לאן אני שייך.</w:t>
      </w:r>
      <w:r w:rsidR="00984F94">
        <w:rPr>
          <w:rFonts w:hint="cs"/>
          <w:rtl/>
        </w:rPr>
        <w:t>]</w:t>
      </w:r>
      <w:r w:rsidRPr="00CD067C">
        <w:rPr>
          <w:rtl/>
        </w:rPr>
        <w:t xml:space="preserve"> אני רוצה לחיות את החיים השלמים, </w:t>
      </w:r>
      <w:r>
        <w:rPr>
          <w:rFonts w:hint="cs"/>
          <w:rtl/>
        </w:rPr>
        <w:t>[</w:t>
      </w:r>
      <w:r w:rsidRPr="00CD067C">
        <w:rPr>
          <w:rtl/>
        </w:rPr>
        <w:t>המלאים, לא להתבייש בשום היבט של חיי, לקבל כל החלטה בכל האחריות הראוי</w:t>
      </w:r>
      <w:r>
        <w:rPr>
          <w:rtl/>
        </w:rPr>
        <w:t>ה,</w:t>
      </w:r>
      <w:r>
        <w:rPr>
          <w:rFonts w:hint="cs"/>
          <w:rtl/>
        </w:rPr>
        <w:t>]</w:t>
      </w:r>
      <w:r>
        <w:rPr>
          <w:rtl/>
        </w:rPr>
        <w:t xml:space="preserve"> לא לה</w:t>
      </w:r>
      <w:r>
        <w:rPr>
          <w:rFonts w:hint="cs"/>
          <w:rtl/>
        </w:rPr>
        <w:t>י</w:t>
      </w:r>
      <w:r>
        <w:rPr>
          <w:rtl/>
        </w:rPr>
        <w:t>זרק ל</w:t>
      </w:r>
      <w:r>
        <w:rPr>
          <w:rFonts w:hint="cs"/>
          <w:rtl/>
        </w:rPr>
        <w:t xml:space="preserve">תוך </w:t>
      </w:r>
      <w:r>
        <w:rPr>
          <w:rtl/>
        </w:rPr>
        <w:t>מצב כי ככה ה</w:t>
      </w:r>
      <w:r>
        <w:rPr>
          <w:rFonts w:hint="cs"/>
          <w:rtl/>
        </w:rPr>
        <w:t>ו</w:t>
      </w:r>
      <w:r w:rsidRPr="00CD067C">
        <w:rPr>
          <w:rtl/>
        </w:rPr>
        <w:t xml:space="preserve">רגלתי אלא לבחון כל </w:t>
      </w:r>
      <w:r>
        <w:rPr>
          <w:rFonts w:hint="cs"/>
          <w:rtl/>
        </w:rPr>
        <w:t>היבט</w:t>
      </w:r>
      <w:r w:rsidRPr="00CD067C">
        <w:rPr>
          <w:rtl/>
        </w:rPr>
        <w:t xml:space="preserve"> של חיי בשיא האומץ."</w:t>
      </w:r>
    </w:p>
    <w:p w14:paraId="733EB957" w14:textId="7925C88E" w:rsidR="00B50923" w:rsidRPr="00CD067C" w:rsidRDefault="00B50923" w:rsidP="00B50923">
      <w:pPr>
        <w:rPr>
          <w:rtl/>
        </w:rPr>
      </w:pPr>
      <w:r w:rsidRPr="00CD067C">
        <w:rPr>
          <w:rtl/>
        </w:rPr>
        <w:t xml:space="preserve">"מה </w:t>
      </w:r>
      <w:r w:rsidR="004C59E0">
        <w:rPr>
          <w:rtl/>
        </w:rPr>
        <w:t>פתאום</w:t>
      </w:r>
      <w:r w:rsidRPr="00CD067C">
        <w:rPr>
          <w:rtl/>
        </w:rPr>
        <w:t xml:space="preserve"> אומץ?"</w:t>
      </w:r>
    </w:p>
    <w:p w14:paraId="485925A2" w14:textId="77777777" w:rsidR="00B50923" w:rsidRPr="00CD067C" w:rsidRDefault="00B50923" w:rsidP="00B50923">
      <w:pPr>
        <w:rPr>
          <w:rtl/>
        </w:rPr>
      </w:pPr>
      <w:r w:rsidRPr="00CD067C">
        <w:rPr>
          <w:rtl/>
        </w:rPr>
        <w:t xml:space="preserve">"אומץ – כי כל </w:t>
      </w:r>
      <w:r>
        <w:rPr>
          <w:rFonts w:hint="cs"/>
          <w:rtl/>
        </w:rPr>
        <w:t>עניין</w:t>
      </w:r>
      <w:r w:rsidRPr="00CD067C">
        <w:rPr>
          <w:rtl/>
        </w:rPr>
        <w:t xml:space="preserve"> בחיי מועמד לשינוי, ולכן שום דבר לא קבוע וזה דורש המון אומץ."</w:t>
      </w:r>
    </w:p>
    <w:p w14:paraId="1F058867" w14:textId="33F6D3E9" w:rsidR="00B50923" w:rsidRDefault="00B50923" w:rsidP="00B50923">
      <w:pPr>
        <w:rPr>
          <w:rtl/>
        </w:rPr>
      </w:pPr>
      <w:r w:rsidRPr="00CD067C">
        <w:rPr>
          <w:rtl/>
        </w:rPr>
        <w:t>ואז הגיעו התלמידים הגדולים ו</w:t>
      </w:r>
      <w:r w:rsidR="00D75891">
        <w:rPr>
          <w:rFonts w:hint="cs"/>
          <w:rtl/>
        </w:rPr>
        <w:t>גירש</w:t>
      </w:r>
      <w:r w:rsidRPr="00CD067C">
        <w:rPr>
          <w:rtl/>
        </w:rPr>
        <w:t>ו את אלכס משם.</w:t>
      </w:r>
    </w:p>
    <w:p w14:paraId="1667FAD7" w14:textId="77777777" w:rsidR="00B50923" w:rsidRDefault="00B50923" w:rsidP="00675FBA">
      <w:pPr>
        <w:rPr>
          <w:rtl/>
        </w:rPr>
      </w:pPr>
    </w:p>
    <w:p w14:paraId="1C2607DA" w14:textId="71EFC510" w:rsidR="00675FBA" w:rsidRDefault="00675FBA" w:rsidP="00675FBA">
      <w:pPr>
        <w:rPr>
          <w:rtl/>
        </w:rPr>
      </w:pPr>
      <w:r>
        <w:rPr>
          <w:rFonts w:hint="cs"/>
          <w:rtl/>
        </w:rPr>
        <w:t>[זה כאילו קורה ב</w:t>
      </w:r>
      <w:r w:rsidRPr="00874EA0">
        <w:rPr>
          <w:rFonts w:hint="cs"/>
          <w:highlight w:val="blue"/>
          <w:rtl/>
        </w:rPr>
        <w:t>חורף 1995-1996</w:t>
      </w:r>
      <w:r>
        <w:rPr>
          <w:rFonts w:hint="cs"/>
          <w:rtl/>
        </w:rPr>
        <w:t xml:space="preserve"> אחרי רצח רבין]</w:t>
      </w:r>
    </w:p>
    <w:p w14:paraId="7A07FB93" w14:textId="1BE0F89B" w:rsidR="00675FBA" w:rsidRPr="00094A9E" w:rsidRDefault="00D75891" w:rsidP="00675FBA">
      <w:pPr>
        <w:rPr>
          <w:rtl/>
        </w:rPr>
      </w:pPr>
      <w:r>
        <w:rPr>
          <w:rFonts w:hint="cs"/>
          <w:rtl/>
        </w:rPr>
        <w:t>ה</w:t>
      </w:r>
      <w:r w:rsidR="00675FBA" w:rsidRPr="00094A9E">
        <w:rPr>
          <w:rtl/>
        </w:rPr>
        <w:t xml:space="preserve">קשר </w:t>
      </w:r>
      <w:r>
        <w:rPr>
          <w:rFonts w:hint="cs"/>
          <w:rtl/>
        </w:rPr>
        <w:t>ה</w:t>
      </w:r>
      <w:r w:rsidR="00675FBA" w:rsidRPr="00094A9E">
        <w:rPr>
          <w:rFonts w:hint="eastAsia"/>
          <w:rtl/>
        </w:rPr>
        <w:t>יחיד</w:t>
      </w:r>
      <w:r w:rsidR="00675FBA" w:rsidRPr="00094A9E">
        <w:rPr>
          <w:rtl/>
        </w:rPr>
        <w:t xml:space="preserve"> </w:t>
      </w:r>
      <w:r>
        <w:rPr>
          <w:rFonts w:hint="cs"/>
          <w:rtl/>
        </w:rPr>
        <w:t>ש</w:t>
      </w:r>
      <w:r w:rsidR="00675FBA" w:rsidRPr="00094A9E">
        <w:rPr>
          <w:rtl/>
        </w:rPr>
        <w:t xml:space="preserve">נותר לאלכס </w:t>
      </w:r>
      <w:r w:rsidR="00897A85">
        <w:rPr>
          <w:rFonts w:hint="cs"/>
          <w:rtl/>
        </w:rPr>
        <w:t xml:space="preserve">עם </w:t>
      </w:r>
      <w:r w:rsidR="002E35AE">
        <w:rPr>
          <w:rFonts w:hint="eastAsia"/>
          <w:rtl/>
        </w:rPr>
        <w:t>בית-ספר</w:t>
      </w:r>
      <w:r w:rsidR="00675FBA" w:rsidRPr="00094A9E">
        <w:rPr>
          <w:rFonts w:hint="eastAsia"/>
          <w:rtl/>
        </w:rPr>
        <w:t>ו</w:t>
      </w:r>
      <w:r w:rsidR="00675FBA" w:rsidRPr="00094A9E">
        <w:rPr>
          <w:rtl/>
        </w:rPr>
        <w:t xml:space="preserve"> </w:t>
      </w:r>
      <w:r w:rsidR="00675FBA" w:rsidRPr="00094A9E">
        <w:rPr>
          <w:rFonts w:hint="eastAsia"/>
          <w:rtl/>
        </w:rPr>
        <w:t>הקודם</w:t>
      </w:r>
      <w:r w:rsidR="00675FBA" w:rsidRPr="00094A9E">
        <w:rPr>
          <w:rtl/>
        </w:rPr>
        <w:t xml:space="preserve">, </w:t>
      </w:r>
      <w:r w:rsidR="002E35AE">
        <w:rPr>
          <w:rFonts w:hint="eastAsia"/>
          <w:rtl/>
        </w:rPr>
        <w:t>בית-הספר</w:t>
      </w:r>
      <w:r w:rsidR="00675FBA" w:rsidRPr="00094A9E">
        <w:rPr>
          <w:rtl/>
        </w:rPr>
        <w:t xml:space="preserve"> </w:t>
      </w:r>
      <w:r w:rsidR="00675FBA" w:rsidRPr="00094A9E">
        <w:rPr>
          <w:rFonts w:hint="eastAsia"/>
          <w:rtl/>
        </w:rPr>
        <w:t>היהודי</w:t>
      </w:r>
      <w:r w:rsidR="00675FBA" w:rsidRPr="00094A9E">
        <w:rPr>
          <w:rtl/>
        </w:rPr>
        <w:t xml:space="preserve"> </w:t>
      </w:r>
      <w:r w:rsidR="00675FBA" w:rsidRPr="00094A9E">
        <w:rPr>
          <w:rFonts w:hint="eastAsia"/>
          <w:rtl/>
        </w:rPr>
        <w:t>היקר</w:t>
      </w:r>
      <w:r>
        <w:rPr>
          <w:rFonts w:hint="cs"/>
          <w:rtl/>
        </w:rPr>
        <w:t>, היה</w:t>
      </w:r>
      <w:r w:rsidR="00675FBA" w:rsidRPr="00094A9E">
        <w:rPr>
          <w:rtl/>
        </w:rPr>
        <w:t xml:space="preserve"> </w:t>
      </w:r>
      <w:r>
        <w:rPr>
          <w:rFonts w:hint="cs"/>
          <w:rtl/>
        </w:rPr>
        <w:t>ה</w:t>
      </w:r>
      <w:r w:rsidR="00675FBA" w:rsidRPr="00094A9E">
        <w:rPr>
          <w:rtl/>
        </w:rPr>
        <w:t xml:space="preserve">חזרות </w:t>
      </w:r>
      <w:r w:rsidR="00984F94">
        <w:rPr>
          <w:rFonts w:hint="cs"/>
          <w:rtl/>
        </w:rPr>
        <w:t>ה</w:t>
      </w:r>
      <w:r w:rsidR="00675FBA" w:rsidRPr="00094A9E">
        <w:rPr>
          <w:rtl/>
        </w:rPr>
        <w:t xml:space="preserve">שבועיות </w:t>
      </w:r>
      <w:r w:rsidR="00675FBA" w:rsidRPr="00094A9E">
        <w:rPr>
          <w:rFonts w:hint="eastAsia"/>
          <w:rtl/>
        </w:rPr>
        <w:t>של</w:t>
      </w:r>
      <w:r w:rsidR="00675FBA" w:rsidRPr="00094A9E">
        <w:rPr>
          <w:rtl/>
        </w:rPr>
        <w:t xml:space="preserve"> </w:t>
      </w:r>
      <w:r w:rsidR="00675FBA" w:rsidRPr="00094A9E">
        <w:rPr>
          <w:rFonts w:hint="eastAsia"/>
          <w:rtl/>
        </w:rPr>
        <w:t>ה</w:t>
      </w:r>
      <w:r w:rsidR="00675FBA" w:rsidRPr="00094A9E">
        <w:rPr>
          <w:rtl/>
        </w:rPr>
        <w:t>מקהל</w:t>
      </w:r>
      <w:r w:rsidR="00675FBA" w:rsidRPr="00094A9E">
        <w:rPr>
          <w:rFonts w:hint="eastAsia"/>
          <w:rtl/>
        </w:rPr>
        <w:t>ה</w:t>
      </w:r>
      <w:r w:rsidR="00675FBA" w:rsidRPr="00094A9E">
        <w:rPr>
          <w:rtl/>
        </w:rPr>
        <w:t>. [הוא היחיד ממשפחתו שנותר לו קשר כלשהו עם הכיתה הקודמת. היה לו קשה לוותר, להיעלם מכל הילדים שהכיר משם ולהניח להם להתפוגג מחייו.</w:t>
      </w:r>
      <w:r w:rsidR="00675FBA" w:rsidRPr="00094A9E">
        <w:rPr>
          <w:rFonts w:cs="Times New Roman"/>
          <w:rtl/>
        </w:rPr>
        <w:t xml:space="preserve">...] </w:t>
      </w:r>
      <w:r w:rsidR="00675FBA" w:rsidRPr="00094A9E">
        <w:rPr>
          <w:rFonts w:hint="eastAsia"/>
          <w:rtl/>
        </w:rPr>
        <w:t>כך</w:t>
      </w:r>
      <w:r w:rsidR="00675FBA" w:rsidRPr="00094A9E">
        <w:rPr>
          <w:rtl/>
        </w:rPr>
        <w:t xml:space="preserve"> </w:t>
      </w:r>
      <w:r w:rsidR="00675FBA" w:rsidRPr="00094A9E">
        <w:rPr>
          <w:rFonts w:hint="eastAsia"/>
          <w:rtl/>
        </w:rPr>
        <w:t>גם</w:t>
      </w:r>
      <w:r w:rsidR="00675FBA" w:rsidRPr="00094A9E">
        <w:rPr>
          <w:rtl/>
        </w:rPr>
        <w:t xml:space="preserve"> </w:t>
      </w:r>
      <w:r w:rsidR="00675FBA" w:rsidRPr="00094A9E">
        <w:rPr>
          <w:rFonts w:hint="eastAsia"/>
          <w:rtl/>
        </w:rPr>
        <w:t>הצליח</w:t>
      </w:r>
      <w:r w:rsidR="00675FBA" w:rsidRPr="00094A9E">
        <w:rPr>
          <w:rtl/>
        </w:rPr>
        <w:t xml:space="preserve"> </w:t>
      </w:r>
      <w:r w:rsidR="00675FBA" w:rsidRPr="00094A9E">
        <w:rPr>
          <w:rFonts w:hint="eastAsia"/>
          <w:rtl/>
        </w:rPr>
        <w:t>לשמור</w:t>
      </w:r>
      <w:r w:rsidR="00675FBA" w:rsidRPr="00094A9E">
        <w:rPr>
          <w:rtl/>
        </w:rPr>
        <w:t xml:space="preserve"> </w:t>
      </w:r>
      <w:r w:rsidR="00675FBA" w:rsidRPr="00094A9E">
        <w:rPr>
          <w:rFonts w:hint="eastAsia"/>
          <w:rtl/>
        </w:rPr>
        <w:t>על</w:t>
      </w:r>
      <w:r w:rsidR="00675FBA" w:rsidRPr="00094A9E">
        <w:rPr>
          <w:rtl/>
        </w:rPr>
        <w:t xml:space="preserve"> </w:t>
      </w:r>
      <w:r w:rsidR="00675FBA" w:rsidRPr="00094A9E">
        <w:rPr>
          <w:rFonts w:hint="eastAsia"/>
          <w:rtl/>
        </w:rPr>
        <w:t>העברית</w:t>
      </w:r>
      <w:r w:rsidR="00675FBA" w:rsidRPr="00094A9E">
        <w:rPr>
          <w:rtl/>
        </w:rPr>
        <w:t xml:space="preserve"> </w:t>
      </w:r>
      <w:r w:rsidR="00675FBA" w:rsidRPr="00094A9E">
        <w:rPr>
          <w:rFonts w:hint="eastAsia"/>
          <w:rtl/>
        </w:rPr>
        <w:t>ואף</w:t>
      </w:r>
      <w:r w:rsidR="00675FBA" w:rsidRPr="00094A9E">
        <w:rPr>
          <w:rtl/>
        </w:rPr>
        <w:t xml:space="preserve"> </w:t>
      </w:r>
      <w:r w:rsidR="00675FBA" w:rsidRPr="00094A9E">
        <w:rPr>
          <w:rFonts w:hint="eastAsia"/>
          <w:rtl/>
        </w:rPr>
        <w:t>ללמוד</w:t>
      </w:r>
      <w:r w:rsidR="00675FBA" w:rsidRPr="00094A9E">
        <w:rPr>
          <w:rtl/>
        </w:rPr>
        <w:t xml:space="preserve"> </w:t>
      </w:r>
      <w:r w:rsidR="00675FBA" w:rsidRPr="00094A9E">
        <w:rPr>
          <w:rFonts w:hint="eastAsia"/>
          <w:rtl/>
        </w:rPr>
        <w:t>מילים</w:t>
      </w:r>
      <w:r w:rsidR="00675FBA" w:rsidRPr="00094A9E">
        <w:rPr>
          <w:rtl/>
        </w:rPr>
        <w:t xml:space="preserve"> </w:t>
      </w:r>
      <w:r w:rsidR="00675FBA" w:rsidRPr="00094A9E">
        <w:rPr>
          <w:rFonts w:hint="eastAsia"/>
          <w:rtl/>
        </w:rPr>
        <w:t>חדשות</w:t>
      </w:r>
      <w:r w:rsidR="00675FBA" w:rsidRPr="00094A9E">
        <w:rPr>
          <w:rtl/>
        </w:rPr>
        <w:t xml:space="preserve"> </w:t>
      </w:r>
      <w:r w:rsidR="00675FBA" w:rsidRPr="00094A9E">
        <w:rPr>
          <w:rFonts w:hint="eastAsia"/>
          <w:rtl/>
        </w:rPr>
        <w:t>שאפילו</w:t>
      </w:r>
      <w:r w:rsidR="00675FBA" w:rsidRPr="00094A9E">
        <w:rPr>
          <w:rtl/>
        </w:rPr>
        <w:t xml:space="preserve"> </w:t>
      </w:r>
      <w:r w:rsidR="00675FBA" w:rsidRPr="00094A9E">
        <w:rPr>
          <w:rFonts w:hint="eastAsia"/>
          <w:rtl/>
        </w:rPr>
        <w:t>מארק</w:t>
      </w:r>
      <w:r w:rsidR="00675FBA" w:rsidRPr="00094A9E">
        <w:rPr>
          <w:rtl/>
        </w:rPr>
        <w:t xml:space="preserve"> </w:t>
      </w:r>
      <w:r w:rsidR="00675FBA" w:rsidRPr="00094A9E">
        <w:rPr>
          <w:rFonts w:hint="eastAsia"/>
          <w:rtl/>
        </w:rPr>
        <w:t>לא</w:t>
      </w:r>
      <w:r w:rsidR="00675FBA" w:rsidRPr="00094A9E">
        <w:rPr>
          <w:rtl/>
        </w:rPr>
        <w:t xml:space="preserve"> </w:t>
      </w:r>
      <w:r w:rsidR="00675FBA" w:rsidRPr="00094A9E">
        <w:rPr>
          <w:rFonts w:hint="eastAsia"/>
          <w:rtl/>
        </w:rPr>
        <w:t>הכיר</w:t>
      </w:r>
      <w:r w:rsidR="00675FBA" w:rsidRPr="00094A9E">
        <w:rPr>
          <w:rtl/>
        </w:rPr>
        <w:t xml:space="preserve">, </w:t>
      </w:r>
      <w:r w:rsidR="00675FBA" w:rsidRPr="00094A9E">
        <w:rPr>
          <w:rFonts w:hint="eastAsia"/>
          <w:rtl/>
        </w:rPr>
        <w:t>מילים</w:t>
      </w:r>
      <w:r w:rsidR="00675FBA" w:rsidRPr="00094A9E">
        <w:rPr>
          <w:rtl/>
        </w:rPr>
        <w:t xml:space="preserve"> </w:t>
      </w:r>
      <w:r w:rsidR="00675FBA" w:rsidRPr="00094A9E">
        <w:rPr>
          <w:rFonts w:hint="eastAsia"/>
          <w:rtl/>
        </w:rPr>
        <w:t>קשות</w:t>
      </w:r>
      <w:r w:rsidR="00675FBA" w:rsidRPr="00094A9E">
        <w:rPr>
          <w:rtl/>
        </w:rPr>
        <w:t>.</w:t>
      </w:r>
    </w:p>
    <w:p w14:paraId="1F4B3E40" w14:textId="77777777" w:rsidR="00675FBA" w:rsidRPr="00094A9E" w:rsidRDefault="00675FBA" w:rsidP="00675FBA">
      <w:pPr>
        <w:rPr>
          <w:rtl/>
        </w:rPr>
      </w:pPr>
      <w:r w:rsidRPr="00094A9E">
        <w:rPr>
          <w:rFonts w:cs="Times New Roman" w:hint="eastAsia"/>
          <w:rtl/>
        </w:rPr>
        <w:t>מהן</w:t>
      </w:r>
      <w:r w:rsidRPr="00094A9E">
        <w:rPr>
          <w:rFonts w:cs="Times New Roman"/>
          <w:rtl/>
        </w:rPr>
        <w:t xml:space="preserve"> מילים קשות? האם 'רצח' היא מילה קשה? </w:t>
      </w:r>
    </w:p>
    <w:p w14:paraId="249FDCDE" w14:textId="77777777" w:rsidR="00675FBA" w:rsidRPr="00094A9E" w:rsidRDefault="00675FBA" w:rsidP="00675FBA">
      <w:pPr>
        <w:rPr>
          <w:rtl/>
        </w:rPr>
      </w:pPr>
      <w:r w:rsidRPr="00094A9E">
        <w:rPr>
          <w:rFonts w:cs="Times New Roman"/>
          <w:rtl/>
        </w:rPr>
        <w:t>לא ממש, לא לדוברי השפה.</w:t>
      </w:r>
    </w:p>
    <w:p w14:paraId="23E8EC4B" w14:textId="526A9AC4" w:rsidR="00675FBA" w:rsidRDefault="00675FBA" w:rsidP="00675FBA">
      <w:pPr>
        <w:rPr>
          <w:rFonts w:cs="Times New Roman"/>
          <w:rtl/>
        </w:rPr>
      </w:pPr>
      <w:r w:rsidRPr="00094A9E">
        <w:rPr>
          <w:rFonts w:cs="Times New Roman"/>
          <w:rtl/>
        </w:rPr>
        <w:t>אבל כפי שיודעות כל הנפשות העלובות שנגזר עליהן ללמוד שפה זרה, יש</w:t>
      </w:r>
      <w:r w:rsidR="00984F94">
        <w:rPr>
          <w:rFonts w:cs="Times New Roman" w:hint="cs"/>
          <w:rtl/>
        </w:rPr>
        <w:t>נן</w:t>
      </w:r>
      <w:r w:rsidRPr="00094A9E">
        <w:rPr>
          <w:rFonts w:cs="Times New Roman"/>
          <w:rtl/>
        </w:rPr>
        <w:t xml:space="preserve"> מילים ומטבעות לשון שלומדים מייד </w:t>
      </w:r>
      <w:r w:rsidRPr="00094A9E">
        <w:rPr>
          <w:rFonts w:cs="Times New Roman" w:hint="eastAsia"/>
          <w:rtl/>
        </w:rPr>
        <w:t>ב</w:t>
      </w:r>
      <w:r w:rsidR="00984F94">
        <w:rPr>
          <w:rFonts w:cs="Times New Roman" w:hint="cs"/>
          <w:rtl/>
        </w:rPr>
        <w:t>התחלה</w:t>
      </w:r>
      <w:r w:rsidRPr="00094A9E">
        <w:rPr>
          <w:rFonts w:cs="Times New Roman"/>
          <w:rtl/>
        </w:rPr>
        <w:t xml:space="preserve">, כמו 'אופה' </w:t>
      </w:r>
      <w:r w:rsidRPr="00094A9E">
        <w:rPr>
          <w:rFonts w:cs="Times New Roman" w:hint="eastAsia"/>
          <w:rtl/>
        </w:rPr>
        <w:t>ו</w:t>
      </w:r>
      <w:r w:rsidRPr="00094A9E">
        <w:rPr>
          <w:rFonts w:cs="Times New Roman"/>
          <w:rtl/>
        </w:rPr>
        <w:t xml:space="preserve">'פרח </w:t>
      </w:r>
      <w:r w:rsidRPr="00094A9E">
        <w:rPr>
          <w:rFonts w:cs="Times New Roman" w:hint="eastAsia"/>
          <w:rtl/>
        </w:rPr>
        <w:t>יפה</w:t>
      </w:r>
      <w:r w:rsidRPr="00094A9E">
        <w:rPr>
          <w:rFonts w:cs="Times New Roman"/>
          <w:rtl/>
        </w:rPr>
        <w:t>' ו'פעמון' ו'שוויון'</w:t>
      </w:r>
      <w:r w:rsidR="00AD029D">
        <w:rPr>
          <w:rFonts w:cs="Times New Roman" w:hint="cs"/>
          <w:rtl/>
        </w:rPr>
        <w:t>,</w:t>
      </w:r>
      <w:r w:rsidRPr="00094A9E">
        <w:rPr>
          <w:rFonts w:cs="Times New Roman"/>
          <w:rtl/>
        </w:rPr>
        <w:t xml:space="preserve"> אף כי אנו נתקלים ברצח לעיתים קרובות בהרבה מאשר באופה, נניח, או </w:t>
      </w:r>
      <w:r w:rsidRPr="00094A9E">
        <w:rPr>
          <w:rFonts w:cs="Times New Roman"/>
          <w:rtl/>
        </w:rPr>
        <w:lastRenderedPageBreak/>
        <w:t>בפעמון.</w:t>
      </w:r>
      <w:r w:rsidR="000C0766" w:rsidRPr="00094A9E">
        <w:rPr>
          <w:rFonts w:cs="Times New Roman"/>
          <w:rtl/>
        </w:rPr>
        <w:t xml:space="preserve"> לא כל שכן רצח זה ש</w:t>
      </w:r>
      <w:r w:rsidR="00984F94">
        <w:rPr>
          <w:rFonts w:cs="Times New Roman" w:hint="cs"/>
          <w:rtl/>
        </w:rPr>
        <w:t>ה</w:t>
      </w:r>
      <w:r w:rsidR="000C0766" w:rsidRPr="00094A9E">
        <w:rPr>
          <w:rFonts w:cs="Times New Roman"/>
          <w:rtl/>
        </w:rPr>
        <w:t xml:space="preserve">כול </w:t>
      </w:r>
      <w:r w:rsidR="00AD029D" w:rsidRPr="00AD029D">
        <w:rPr>
          <w:rFonts w:cs="Times New Roman"/>
          <w:rtl/>
        </w:rPr>
        <w:t xml:space="preserve">בקהילה הישראלית </w:t>
      </w:r>
      <w:r w:rsidR="000C0766" w:rsidRPr="00094A9E">
        <w:rPr>
          <w:rFonts w:cs="Times New Roman"/>
          <w:rtl/>
        </w:rPr>
        <w:t>דיברו בו</w:t>
      </w:r>
      <w:r w:rsidR="00C04A77" w:rsidRPr="00C04A77">
        <w:rPr>
          <w:rFonts w:cs="Times New Roman"/>
          <w:rtl/>
        </w:rPr>
        <w:t xml:space="preserve">, </w:t>
      </w:r>
      <w:r w:rsidR="00386738" w:rsidRPr="00386738">
        <w:rPr>
          <w:rFonts w:cs="Times New Roman"/>
          <w:rtl/>
        </w:rPr>
        <w:t>וקיימו לזכרו טקסי הדלקת נרות בשגרירות, וגינו</w:t>
      </w:r>
      <w:r w:rsidR="00386738">
        <w:rPr>
          <w:rFonts w:cs="Times New Roman" w:hint="cs"/>
          <w:rtl/>
        </w:rPr>
        <w:t>הו</w:t>
      </w:r>
      <w:r w:rsidR="00386738" w:rsidRPr="00386738">
        <w:rPr>
          <w:rFonts w:cs="Times New Roman"/>
          <w:rtl/>
        </w:rPr>
        <w:t xml:space="preserve"> </w:t>
      </w:r>
      <w:r w:rsidR="00386738">
        <w:rPr>
          <w:rFonts w:cs="Times New Roman" w:hint="cs"/>
          <w:rtl/>
        </w:rPr>
        <w:t>ב</w:t>
      </w:r>
      <w:r w:rsidR="00386738" w:rsidRPr="00386738">
        <w:rPr>
          <w:rFonts w:cs="Times New Roman"/>
          <w:rtl/>
        </w:rPr>
        <w:t>זעזוע עמוק</w:t>
      </w:r>
      <w:r w:rsidR="000C0766" w:rsidRPr="00094A9E">
        <w:rPr>
          <w:rFonts w:cs="Times New Roman"/>
          <w:rtl/>
        </w:rPr>
        <w:t>.</w:t>
      </w:r>
    </w:p>
    <w:p w14:paraId="39BDC333" w14:textId="77777777" w:rsidR="00675FBA" w:rsidRPr="00266A17" w:rsidRDefault="00675FBA" w:rsidP="00675FBA">
      <w:pPr>
        <w:rPr>
          <w:rFonts w:cs="Times New Roman"/>
          <w:color w:val="BFBFBF" w:themeColor="background1" w:themeShade="BF"/>
          <w:rtl/>
        </w:rPr>
      </w:pPr>
      <w:r w:rsidRPr="00266A17">
        <w:rPr>
          <w:rFonts w:cs="Times New Roman" w:hint="cs"/>
          <w:color w:val="BFBFBF" w:themeColor="background1" w:themeShade="BF"/>
          <w:rtl/>
        </w:rPr>
        <w:t>[</w:t>
      </w:r>
      <w:r w:rsidRPr="00266A17">
        <w:rPr>
          <w:rFonts w:cs="Times New Roman"/>
          <w:color w:val="BFBFBF" w:themeColor="background1" w:themeShade="BF"/>
          <w:rtl/>
        </w:rPr>
        <w:t>ובוקר טוב וילד ואבא</w:t>
      </w:r>
      <w:r w:rsidRPr="00266A17">
        <w:rPr>
          <w:rFonts w:cs="Times New Roman" w:hint="cs"/>
          <w:color w:val="BFBFBF" w:themeColor="background1" w:themeShade="BF"/>
          <w:rtl/>
        </w:rPr>
        <w:t>: הילד משחק, הילדה רוקדת, הילדים שמחים. בוקר טוב! פרח יפה!</w:t>
      </w:r>
      <w:r w:rsidRPr="00266A17">
        <w:rPr>
          <w:rFonts w:cs="Times New Roman"/>
          <w:color w:val="BFBFBF" w:themeColor="background1" w:themeShade="BF"/>
          <w:rtl/>
        </w:rPr>
        <w:t xml:space="preserve"> ויש מילים שכלל אין לומדים</w:t>
      </w:r>
      <w:r w:rsidRPr="00266A17">
        <w:rPr>
          <w:rFonts w:cs="Times New Roman" w:hint="cs"/>
          <w:color w:val="BFBFBF" w:themeColor="background1" w:themeShade="BF"/>
          <w:rtl/>
        </w:rPr>
        <w:t>, המילים שמתוודעים אליהן רק תוך כדי קריאה</w:t>
      </w:r>
      <w:r w:rsidRPr="00266A17">
        <w:rPr>
          <w:rFonts w:cs="Times New Roman"/>
          <w:color w:val="BFBFBF" w:themeColor="background1" w:themeShade="BF"/>
          <w:rtl/>
        </w:rPr>
        <w:t>. אלו הן המילים הקשות, מילים שגם לאחר ש</w:t>
      </w:r>
      <w:r w:rsidRPr="00266A17">
        <w:rPr>
          <w:rFonts w:cs="Times New Roman" w:hint="cs"/>
          <w:color w:val="BFBFBF" w:themeColor="background1" w:themeShade="BF"/>
          <w:rtl/>
        </w:rPr>
        <w:t>הת</w:t>
      </w:r>
      <w:r w:rsidRPr="00266A17">
        <w:rPr>
          <w:rFonts w:cs="Times New Roman"/>
          <w:color w:val="BFBFBF" w:themeColor="background1" w:themeShade="BF"/>
          <w:rtl/>
        </w:rPr>
        <w:t xml:space="preserve">יגעת באינספור צירופים שונים של הברות זרות </w:t>
      </w:r>
      <w:r w:rsidRPr="00266A17">
        <w:rPr>
          <w:rFonts w:cs="Times New Roman" w:hint="cs"/>
          <w:color w:val="BFBFBF" w:themeColor="background1" w:themeShade="BF"/>
          <w:rtl/>
        </w:rPr>
        <w:t>עד שאימנת את עצמך לזהותן</w:t>
      </w:r>
      <w:r w:rsidRPr="00266A17">
        <w:rPr>
          <w:rFonts w:cs="Times New Roman"/>
          <w:color w:val="BFBFBF" w:themeColor="background1" w:themeShade="BF"/>
          <w:rtl/>
        </w:rPr>
        <w:t xml:space="preserve"> כמילים לגיטימיות, עדיין נותרו </w:t>
      </w:r>
      <w:r w:rsidRPr="00266A17">
        <w:rPr>
          <w:rFonts w:cs="Times New Roman" w:hint="cs"/>
          <w:color w:val="BFBFBF" w:themeColor="background1" w:themeShade="BF"/>
          <w:rtl/>
        </w:rPr>
        <w:t>ב</w:t>
      </w:r>
      <w:r w:rsidRPr="00266A17">
        <w:rPr>
          <w:rFonts w:cs="Times New Roman"/>
          <w:color w:val="BFBFBF" w:themeColor="background1" w:themeShade="BF"/>
          <w:rtl/>
        </w:rPr>
        <w:t xml:space="preserve">לתי מפוענחים. </w:t>
      </w:r>
    </w:p>
    <w:p w14:paraId="3FF66015" w14:textId="5D494700" w:rsidR="00675FBA" w:rsidRPr="00266A17" w:rsidRDefault="00297D38" w:rsidP="00675FBA">
      <w:pPr>
        <w:rPr>
          <w:color w:val="BFBFBF" w:themeColor="background1" w:themeShade="BF"/>
          <w:rtl/>
        </w:rPr>
      </w:pPr>
      <w:r w:rsidRPr="00266A17">
        <w:rPr>
          <w:rFonts w:cs="Times New Roman"/>
          <w:color w:val="BFBFBF" w:themeColor="background1" w:themeShade="BF"/>
          <w:rtl/>
        </w:rPr>
        <w:t>על פ</w:t>
      </w:r>
      <w:r w:rsidR="00675FBA" w:rsidRPr="00266A17">
        <w:rPr>
          <w:rFonts w:cs="Times New Roman"/>
          <w:color w:val="BFBFBF" w:themeColor="background1" w:themeShade="BF"/>
          <w:rtl/>
        </w:rPr>
        <w:t>י מה נחליט כי מילה היא 'קשה'? 'רצח' או 'התנקשות' או 'הסתה',</w:t>
      </w:r>
    </w:p>
    <w:p w14:paraId="69D0D653" w14:textId="28241C3A" w:rsidR="00675FBA" w:rsidRPr="00266A17" w:rsidRDefault="00297D38" w:rsidP="00675FBA">
      <w:pPr>
        <w:rPr>
          <w:color w:val="BFBFBF" w:themeColor="background1" w:themeShade="BF"/>
          <w:rtl/>
        </w:rPr>
      </w:pPr>
      <w:r w:rsidRPr="00266A17">
        <w:rPr>
          <w:rFonts w:cs="Times New Roman"/>
          <w:color w:val="BFBFBF" w:themeColor="background1" w:themeShade="BF"/>
          <w:rtl/>
        </w:rPr>
        <w:t>על פ</w:t>
      </w:r>
      <w:r w:rsidR="00675FBA" w:rsidRPr="00266A17">
        <w:rPr>
          <w:rFonts w:cs="Times New Roman"/>
          <w:color w:val="BFBFBF" w:themeColor="background1" w:themeShade="BF"/>
          <w:rtl/>
        </w:rPr>
        <w:t>י מתי שלומדים אותה בשיעורי שפה.</w:t>
      </w:r>
    </w:p>
    <w:p w14:paraId="0BBB200C" w14:textId="77777777" w:rsidR="00675FBA" w:rsidRPr="00266A17" w:rsidRDefault="00675FBA" w:rsidP="00675FBA">
      <w:pPr>
        <w:rPr>
          <w:rFonts w:cs="Times New Roman"/>
          <w:color w:val="BFBFBF" w:themeColor="background1" w:themeShade="BF"/>
          <w:rtl/>
        </w:rPr>
      </w:pPr>
      <w:r w:rsidRPr="00266A17">
        <w:rPr>
          <w:rFonts w:cs="Times New Roman" w:hint="cs"/>
          <w:color w:val="BFBFBF" w:themeColor="background1" w:themeShade="BF"/>
          <w:rtl/>
        </w:rPr>
        <w:t>הוא נרצח.</w:t>
      </w:r>
    </w:p>
    <w:p w14:paraId="24C9236F" w14:textId="77777777" w:rsidR="00675FBA" w:rsidRPr="00266A17" w:rsidRDefault="00675FBA" w:rsidP="00675FBA">
      <w:pPr>
        <w:rPr>
          <w:color w:val="BFBFBF" w:themeColor="background1" w:themeShade="BF"/>
          <w:rtl/>
        </w:rPr>
      </w:pPr>
      <w:r w:rsidRPr="00266A17">
        <w:rPr>
          <w:rFonts w:cs="Times New Roman"/>
          <w:color w:val="BFBFBF" w:themeColor="background1" w:themeShade="BF"/>
          <w:rtl/>
        </w:rPr>
        <w:t>מילה אחת כזאת היא 'רצח'. אתה יכול הרי לעבור חייך שלמים ולא להזדקק לה בחייך היומיומיים, בשיחותיך עם מכרים. אלא אם כן ראש הממשלה נרצח, שאז זוהי מילה חשובה מאין כמותה שחוזרים עליה בפליאה, בתימהון, בזעם, עשרות פעמים ביממה.</w:t>
      </w:r>
    </w:p>
    <w:p w14:paraId="53612035" w14:textId="77777777" w:rsidR="00675FBA" w:rsidRPr="00266A17" w:rsidRDefault="00675FBA" w:rsidP="00675FBA">
      <w:pPr>
        <w:rPr>
          <w:color w:val="BFBFBF" w:themeColor="background1" w:themeShade="BF"/>
          <w:rtl/>
        </w:rPr>
      </w:pPr>
      <w:r w:rsidRPr="00266A17">
        <w:rPr>
          <w:rFonts w:cs="Times New Roman"/>
          <w:color w:val="BFBFBF" w:themeColor="background1" w:themeShade="BF"/>
          <w:rtl/>
        </w:rPr>
        <w:t xml:space="preserve">רצח אם כן היא מילה קשה שאלכס התוודע אליה ומארק לא הכיר, כמו גם רמטכ''ל, ו-- ו--. </w:t>
      </w:r>
      <w:r w:rsidRPr="00266A17">
        <w:rPr>
          <w:rFonts w:cs="Times New Roman" w:hint="cs"/>
          <w:color w:val="BFBFBF" w:themeColor="background1" w:themeShade="BF"/>
          <w:rtl/>
        </w:rPr>
        <w:t>מכל אחיו, גם המוצלחים והמחוננים ביותר שבהם, אלכס הוא היחיד שמכיר את המילה הזאת.</w:t>
      </w:r>
    </w:p>
    <w:p w14:paraId="501D64A6" w14:textId="77777777" w:rsidR="00675FBA" w:rsidRPr="00266A17" w:rsidRDefault="00675FBA" w:rsidP="00675FBA">
      <w:pPr>
        <w:rPr>
          <w:color w:val="BFBFBF" w:themeColor="background1" w:themeShade="BF"/>
          <w:rtl/>
        </w:rPr>
      </w:pPr>
    </w:p>
    <w:p w14:paraId="12AB1484" w14:textId="77777777" w:rsidR="00675FBA" w:rsidRPr="00266A17" w:rsidRDefault="00675FBA" w:rsidP="00675FBA">
      <w:pPr>
        <w:rPr>
          <w:rFonts w:cs="Times New Roman"/>
          <w:color w:val="BFBFBF" w:themeColor="background1" w:themeShade="BF"/>
          <w:rtl/>
        </w:rPr>
      </w:pPr>
      <w:r w:rsidRPr="00266A17">
        <w:rPr>
          <w:rFonts w:cs="Times New Roman"/>
          <w:color w:val="BFBFBF" w:themeColor="background1" w:themeShade="BF"/>
          <w:rtl/>
        </w:rPr>
        <w:t xml:space="preserve">וזאת יש להבין, כי אדם ששפת אימו אירופאית, לכשילמד שפה אירופית אחרת ייתקל ''לא מכבר'' במילים מוכרות - אולי מבוטאות </w:t>
      </w:r>
      <w:r w:rsidRPr="00266A17">
        <w:rPr>
          <w:rFonts w:cs="Times New Roman" w:hint="cs"/>
          <w:color w:val="BFBFBF" w:themeColor="background1" w:themeShade="BF"/>
          <w:rtl/>
        </w:rPr>
        <w:t xml:space="preserve">אחרת </w:t>
      </w:r>
      <w:r w:rsidRPr="00266A17">
        <w:rPr>
          <w:rFonts w:cs="Times New Roman"/>
          <w:color w:val="BFBFBF" w:themeColor="background1" w:themeShade="BF"/>
          <w:rtl/>
        </w:rPr>
        <w:t xml:space="preserve">או כתובות אחרת, אלא שניכר עליהן כי חולקות </w:t>
      </w:r>
      <w:r w:rsidRPr="00266A17">
        <w:rPr>
          <w:rFonts w:cs="Times New Roman" w:hint="cs"/>
          <w:color w:val="BFBFBF" w:themeColor="background1" w:themeShade="BF"/>
          <w:rtl/>
        </w:rPr>
        <w:t xml:space="preserve">הן </w:t>
      </w:r>
      <w:r w:rsidRPr="00266A17">
        <w:rPr>
          <w:rFonts w:cs="Times New Roman"/>
          <w:color w:val="BFBFBF" w:themeColor="background1" w:themeShade="BF"/>
          <w:rtl/>
        </w:rPr>
        <w:t xml:space="preserve">שורש משותף, ו''עליצות ההכרה'' מעוררת תחושת הכרה וביתיות. ואילו אירופי שלומד עברית, אין לו ולו שביב </w:t>
      </w:r>
      <w:r w:rsidRPr="00266A17">
        <w:rPr>
          <w:color w:val="BFBFBF" w:themeColor="background1" w:themeShade="BF"/>
        </w:rPr>
        <w:t>familiarity</w:t>
      </w:r>
      <w:r w:rsidRPr="00266A17">
        <w:rPr>
          <w:rFonts w:cs="Times New Roman"/>
          <w:color w:val="BFBFBF" w:themeColor="background1" w:themeShade="BF"/>
          <w:rtl/>
        </w:rPr>
        <w:t xml:space="preserve"> להיאחז בו. כל צליל הינו זר ומוזר וחסר כל פשר</w:t>
      </w:r>
      <w:r w:rsidRPr="00266A17">
        <w:rPr>
          <w:rFonts w:cs="Times New Roman" w:hint="cs"/>
          <w:color w:val="BFBFBF" w:themeColor="background1" w:themeShade="BF"/>
          <w:rtl/>
        </w:rPr>
        <w:t>, חוץ מהפועל 'להאמין' ו'להלל'</w:t>
      </w:r>
      <w:r w:rsidRPr="00266A17">
        <w:rPr>
          <w:rFonts w:cs="Times New Roman"/>
          <w:color w:val="BFBFBF" w:themeColor="background1" w:themeShade="BF"/>
          <w:rtl/>
        </w:rPr>
        <w:t xml:space="preserve">. מן הצד השני, ישראלים הלומדים שפה זרה, באופן </w:t>
      </w:r>
      <w:r w:rsidRPr="00266A17">
        <w:rPr>
          <w:color w:val="BFBFBF" w:themeColor="background1" w:themeShade="BF"/>
        </w:rPr>
        <w:t>reciprocal</w:t>
      </w:r>
      <w:r w:rsidRPr="00266A17">
        <w:rPr>
          <w:rFonts w:cs="Times New Roman"/>
          <w:color w:val="BFBFBF" w:themeColor="background1" w:themeShade="BF"/>
          <w:rtl/>
        </w:rPr>
        <w:t xml:space="preserve"> הדדי אין להם מילים מוכרות בשפה הזרה - חוץ מלוויתן אולי, ושיבולת.</w:t>
      </w:r>
    </w:p>
    <w:p w14:paraId="483EC81F" w14:textId="77777777" w:rsidR="00675FBA" w:rsidRPr="00266A17" w:rsidRDefault="00675FBA" w:rsidP="00675FBA">
      <w:pPr>
        <w:rPr>
          <w:color w:val="BFBFBF" w:themeColor="background1" w:themeShade="BF"/>
          <w:rtl/>
        </w:rPr>
      </w:pPr>
      <w:r w:rsidRPr="00266A17">
        <w:rPr>
          <w:rFonts w:cs="Times New Roman"/>
          <w:color w:val="BFBFBF" w:themeColor="background1" w:themeShade="BF"/>
          <w:rtl/>
        </w:rPr>
        <w:t>חפץ חשוד - אחד המשפטים שראשונים שלומדים כשמגיעים לישראל.</w:t>
      </w:r>
    </w:p>
    <w:p w14:paraId="2B9021A2" w14:textId="77777777" w:rsidR="00675FBA" w:rsidRPr="00266A17" w:rsidRDefault="00675FBA" w:rsidP="00675FBA">
      <w:pPr>
        <w:rPr>
          <w:color w:val="BFBFBF" w:themeColor="background1" w:themeShade="BF"/>
          <w:rtl/>
        </w:rPr>
      </w:pPr>
      <w:r w:rsidRPr="00266A17">
        <w:rPr>
          <w:rFonts w:cs="Times New Roman"/>
          <w:color w:val="BFBFBF" w:themeColor="background1" w:themeShade="BF"/>
          <w:rtl/>
        </w:rPr>
        <w:t>כלומר, זה לא מילים שלומדים בשיעורי עברית, לא 'חפץ' ולא 'חשוד'. אלו מילים "קשות". אבל לומדים אותן בחינם, ללא כל מאמץ, תוך שהות קצרה בישראל.</w:t>
      </w:r>
    </w:p>
    <w:p w14:paraId="53670B8F" w14:textId="77777777" w:rsidR="00675FBA" w:rsidRDefault="00675FBA" w:rsidP="00675FBA">
      <w:pPr>
        <w:rPr>
          <w:rFonts w:cs="Times New Roman"/>
          <w:rtl/>
        </w:rPr>
      </w:pPr>
      <w:r w:rsidRPr="00266A17">
        <w:rPr>
          <w:rFonts w:cs="Times New Roman" w:hint="cs"/>
          <w:color w:val="BFBFBF" w:themeColor="background1" w:themeShade="BF"/>
          <w:rtl/>
        </w:rPr>
        <w:t>]</w:t>
      </w:r>
    </w:p>
    <w:p w14:paraId="0DEB62E0" w14:textId="77777777" w:rsidR="000C0766" w:rsidRPr="00094A9E" w:rsidRDefault="000C0766" w:rsidP="00675FBA">
      <w:pPr>
        <w:rPr>
          <w:rtl/>
        </w:rPr>
      </w:pPr>
      <w:r w:rsidRPr="00094A9E">
        <w:rPr>
          <w:rtl/>
        </w:rPr>
        <w:t xml:space="preserve">'סְרק' היא מילה קשה באמת. </w:t>
      </w:r>
    </w:p>
    <w:p w14:paraId="33334045" w14:textId="488C043D" w:rsidR="00675FBA" w:rsidRPr="00094A9E" w:rsidRDefault="00675FBA" w:rsidP="00675FBA">
      <w:pPr>
        <w:rPr>
          <w:rtl/>
        </w:rPr>
      </w:pPr>
      <w:r w:rsidRPr="00094A9E">
        <w:rPr>
          <w:rFonts w:hint="eastAsia"/>
          <w:rtl/>
        </w:rPr>
        <w:t>ה</w:t>
      </w:r>
      <w:r w:rsidRPr="00094A9E">
        <w:rPr>
          <w:rtl/>
        </w:rPr>
        <w:t>-ס-ת-ה</w:t>
      </w:r>
      <w:r w:rsidR="00897A85">
        <w:rPr>
          <w:rFonts w:hint="cs"/>
          <w:rtl/>
        </w:rPr>
        <w:t>,</w:t>
      </w:r>
      <w:r w:rsidRPr="00094A9E">
        <w:rPr>
          <w:rtl/>
        </w:rPr>
        <w:t xml:space="preserve"> אלכס גלגל את המילה בפיו: הרי ברור מהצליל שלה שהיא נקבה</w:t>
      </w:r>
      <w:r w:rsidR="00266A17">
        <w:rPr>
          <w:rFonts w:hint="cs"/>
          <w:rtl/>
        </w:rPr>
        <w:t>:</w:t>
      </w:r>
      <w:r w:rsidRPr="00094A9E">
        <w:rPr>
          <w:rtl/>
        </w:rPr>
        <w:t xml:space="preserve"> הסתה. </w:t>
      </w:r>
    </w:p>
    <w:p w14:paraId="5035704E" w14:textId="05264D51" w:rsidR="00675FBA" w:rsidRPr="00094A9E" w:rsidRDefault="00675FBA" w:rsidP="00675FBA">
      <w:pPr>
        <w:rPr>
          <w:rtl/>
        </w:rPr>
      </w:pPr>
      <w:r w:rsidRPr="00094A9E">
        <w:rPr>
          <w:rFonts w:hint="eastAsia"/>
          <w:rtl/>
        </w:rPr>
        <w:t>ורצח</w:t>
      </w:r>
      <w:r w:rsidRPr="00094A9E">
        <w:rPr>
          <w:rtl/>
        </w:rPr>
        <w:t xml:space="preserve">? – זכר או ניטרלי? לרגע התבלבל, </w:t>
      </w:r>
      <w:r w:rsidR="00D75891">
        <w:rPr>
          <w:rFonts w:hint="cs"/>
          <w:rtl/>
        </w:rPr>
        <w:t xml:space="preserve">הרי </w:t>
      </w:r>
      <w:r w:rsidRPr="00094A9E">
        <w:rPr>
          <w:rtl/>
        </w:rPr>
        <w:t>אין גוף ניטרלי בעברית, רצח הוא זכר.</w:t>
      </w:r>
    </w:p>
    <w:p w14:paraId="2D2246FD" w14:textId="48935BEA" w:rsidR="00675FBA" w:rsidRPr="00094A9E" w:rsidRDefault="00984F94" w:rsidP="00675FBA">
      <w:pPr>
        <w:rPr>
          <w:rtl/>
        </w:rPr>
      </w:pPr>
      <w:r w:rsidRPr="00984F94">
        <w:rPr>
          <w:rFonts w:cs="Times New Roman"/>
          <w:rtl/>
        </w:rPr>
        <w:t>אבל מילים קשות</w:t>
      </w:r>
      <w:r w:rsidR="00782DB8">
        <w:rPr>
          <w:rFonts w:cs="Times New Roman" w:hint="cs"/>
          <w:rtl/>
        </w:rPr>
        <w:t xml:space="preserve"> היו למכביר</w:t>
      </w:r>
      <w:r w:rsidRPr="00984F94">
        <w:rPr>
          <w:rFonts w:cs="Times New Roman"/>
          <w:rtl/>
        </w:rPr>
        <w:t xml:space="preserve">, </w:t>
      </w:r>
      <w:r w:rsidR="00C8452E">
        <w:rPr>
          <w:rFonts w:cs="Times New Roman" w:hint="cs"/>
          <w:rtl/>
        </w:rPr>
        <w:t>ו</w:t>
      </w:r>
      <w:r w:rsidRPr="00984F94">
        <w:rPr>
          <w:rFonts w:cs="Times New Roman"/>
          <w:rtl/>
        </w:rPr>
        <w:t xml:space="preserve">אפילו </w:t>
      </w:r>
      <w:r w:rsidR="00C8452E">
        <w:rPr>
          <w:rFonts w:cs="Times New Roman" w:hint="cs"/>
          <w:rtl/>
        </w:rPr>
        <w:t>מ</w:t>
      </w:r>
      <w:r w:rsidRPr="00984F94">
        <w:rPr>
          <w:rFonts w:cs="Times New Roman"/>
          <w:rtl/>
        </w:rPr>
        <w:t xml:space="preserve">אלו ששר עם המקהלה, </w:t>
      </w:r>
      <w:r w:rsidR="00C8452E" w:rsidRPr="00C8452E">
        <w:rPr>
          <w:rFonts w:cs="Times New Roman"/>
          <w:rtl/>
        </w:rPr>
        <w:t>היו כאלו ש</w:t>
      </w:r>
      <w:r w:rsidRPr="00984F94">
        <w:rPr>
          <w:rFonts w:cs="Times New Roman"/>
          <w:rtl/>
        </w:rPr>
        <w:t xml:space="preserve">אלכס </w:t>
      </w:r>
      <w:r w:rsidR="00C8452E">
        <w:rPr>
          <w:rFonts w:cs="Times New Roman" w:hint="cs"/>
          <w:rtl/>
        </w:rPr>
        <w:t xml:space="preserve">לא </w:t>
      </w:r>
      <w:r w:rsidRPr="00984F94">
        <w:rPr>
          <w:rFonts w:cs="Times New Roman"/>
          <w:rtl/>
        </w:rPr>
        <w:t>הבין.</w:t>
      </w:r>
    </w:p>
    <w:p w14:paraId="170A2BE8" w14:textId="77777777" w:rsidR="00675FBA" w:rsidRPr="00094A9E" w:rsidRDefault="00675FBA" w:rsidP="00675FBA">
      <w:pPr>
        <w:rPr>
          <w:rtl/>
        </w:rPr>
      </w:pPr>
      <w:r w:rsidRPr="00094A9E">
        <w:rPr>
          <w:rFonts w:hint="eastAsia"/>
          <w:rtl/>
        </w:rPr>
        <w:t>אותן</w:t>
      </w:r>
      <w:r w:rsidRPr="00094A9E">
        <w:rPr>
          <w:rtl/>
        </w:rPr>
        <w:t xml:space="preserve"> </w:t>
      </w:r>
      <w:r w:rsidRPr="00094A9E">
        <w:rPr>
          <w:rFonts w:hint="eastAsia"/>
          <w:rtl/>
        </w:rPr>
        <w:t>צרות</w:t>
      </w:r>
      <w:r w:rsidRPr="00094A9E">
        <w:rPr>
          <w:rtl/>
        </w:rPr>
        <w:t xml:space="preserve"> </w:t>
      </w:r>
      <w:r w:rsidRPr="00094A9E">
        <w:rPr>
          <w:rFonts w:hint="eastAsia"/>
          <w:rtl/>
        </w:rPr>
        <w:t>החול</w:t>
      </w:r>
      <w:r w:rsidRPr="00094A9E">
        <w:rPr>
          <w:rtl/>
        </w:rPr>
        <w:t xml:space="preserve"> </w:t>
      </w:r>
      <w:r w:rsidRPr="00094A9E">
        <w:rPr>
          <w:rFonts w:hint="eastAsia"/>
          <w:rtl/>
        </w:rPr>
        <w:t>שעומסות</w:t>
      </w:r>
      <w:r w:rsidRPr="00094A9E">
        <w:rPr>
          <w:rtl/>
        </w:rPr>
        <w:t xml:space="preserve"> </w:t>
      </w:r>
      <w:r w:rsidRPr="00094A9E">
        <w:rPr>
          <w:rFonts w:hint="eastAsia"/>
          <w:rtl/>
        </w:rPr>
        <w:t>כמגדל</w:t>
      </w:r>
      <w:r w:rsidRPr="00094A9E">
        <w:rPr>
          <w:rtl/>
        </w:rPr>
        <w:t xml:space="preserve">, </w:t>
      </w:r>
      <w:r w:rsidRPr="00094A9E">
        <w:rPr>
          <w:rFonts w:hint="eastAsia"/>
          <w:rtl/>
        </w:rPr>
        <w:t>מי</w:t>
      </w:r>
      <w:r w:rsidRPr="00094A9E">
        <w:rPr>
          <w:rtl/>
        </w:rPr>
        <w:t xml:space="preserve"> </w:t>
      </w:r>
      <w:r w:rsidRPr="00094A9E">
        <w:rPr>
          <w:rFonts w:hint="eastAsia"/>
          <w:rtl/>
        </w:rPr>
        <w:t>הן</w:t>
      </w:r>
      <w:r w:rsidRPr="00094A9E">
        <w:rPr>
          <w:rtl/>
        </w:rPr>
        <w:t xml:space="preserve"> </w:t>
      </w:r>
      <w:r w:rsidRPr="00094A9E">
        <w:rPr>
          <w:rFonts w:hint="eastAsia"/>
          <w:rtl/>
        </w:rPr>
        <w:t>ומה</w:t>
      </w:r>
      <w:r w:rsidRPr="00094A9E">
        <w:rPr>
          <w:rtl/>
        </w:rPr>
        <w:t xml:space="preserve"> </w:t>
      </w:r>
      <w:r w:rsidRPr="00094A9E">
        <w:rPr>
          <w:rFonts w:hint="eastAsia"/>
          <w:rtl/>
        </w:rPr>
        <w:t>הן</w:t>
      </w:r>
      <w:r w:rsidRPr="00094A9E">
        <w:rPr>
          <w:rtl/>
        </w:rPr>
        <w:t xml:space="preserve">? </w:t>
      </w:r>
      <w:r w:rsidRPr="00094A9E">
        <w:rPr>
          <w:rFonts w:hint="eastAsia"/>
          <w:rtl/>
        </w:rPr>
        <w:t>מן</w:t>
      </w:r>
      <w:r w:rsidRPr="00094A9E">
        <w:rPr>
          <w:rtl/>
        </w:rPr>
        <w:t xml:space="preserve"> </w:t>
      </w:r>
      <w:r w:rsidRPr="00094A9E">
        <w:rPr>
          <w:rFonts w:hint="eastAsia"/>
          <w:rtl/>
        </w:rPr>
        <w:t>הסתם</w:t>
      </w:r>
      <w:r w:rsidRPr="00094A9E">
        <w:rPr>
          <w:rtl/>
        </w:rPr>
        <w:t xml:space="preserve"> </w:t>
      </w:r>
      <w:r w:rsidRPr="00094A9E">
        <w:rPr>
          <w:rFonts w:hint="eastAsia"/>
          <w:rtl/>
        </w:rPr>
        <w:t>שקי</w:t>
      </w:r>
      <w:r w:rsidRPr="00094A9E">
        <w:rPr>
          <w:rtl/>
        </w:rPr>
        <w:t xml:space="preserve"> </w:t>
      </w:r>
      <w:r w:rsidRPr="00094A9E">
        <w:rPr>
          <w:rFonts w:hint="eastAsia"/>
          <w:rtl/>
        </w:rPr>
        <w:t>חול</w:t>
      </w:r>
      <w:r w:rsidRPr="00094A9E">
        <w:rPr>
          <w:rtl/>
        </w:rPr>
        <w:t xml:space="preserve"> </w:t>
      </w:r>
      <w:r w:rsidRPr="00094A9E">
        <w:rPr>
          <w:rFonts w:hint="eastAsia"/>
          <w:rtl/>
        </w:rPr>
        <w:t>הדרושים</w:t>
      </w:r>
      <w:r w:rsidRPr="00094A9E">
        <w:rPr>
          <w:rtl/>
        </w:rPr>
        <w:t xml:space="preserve"> </w:t>
      </w:r>
      <w:r w:rsidRPr="00094A9E">
        <w:rPr>
          <w:rFonts w:hint="eastAsia"/>
          <w:rtl/>
        </w:rPr>
        <w:t>לחלוצים</w:t>
      </w:r>
      <w:r w:rsidRPr="00094A9E">
        <w:rPr>
          <w:rtl/>
        </w:rPr>
        <w:t xml:space="preserve"> </w:t>
      </w:r>
      <w:r w:rsidRPr="00094A9E">
        <w:rPr>
          <w:rFonts w:hint="eastAsia"/>
          <w:rtl/>
        </w:rPr>
        <w:t>לשם</w:t>
      </w:r>
      <w:r w:rsidRPr="00094A9E">
        <w:rPr>
          <w:rtl/>
        </w:rPr>
        <w:t xml:space="preserve"> </w:t>
      </w:r>
      <w:r w:rsidRPr="00094A9E">
        <w:rPr>
          <w:rFonts w:hint="eastAsia"/>
          <w:rtl/>
        </w:rPr>
        <w:t>בניית</w:t>
      </w:r>
      <w:r w:rsidRPr="00094A9E">
        <w:rPr>
          <w:rtl/>
        </w:rPr>
        <w:t xml:space="preserve"> </w:t>
      </w:r>
      <w:r w:rsidRPr="00094A9E">
        <w:rPr>
          <w:rFonts w:hint="eastAsia"/>
          <w:rtl/>
        </w:rPr>
        <w:t>הארץ</w:t>
      </w:r>
      <w:r w:rsidRPr="00094A9E">
        <w:rPr>
          <w:rtl/>
        </w:rPr>
        <w:t>.</w:t>
      </w:r>
    </w:p>
    <w:p w14:paraId="7C432E82" w14:textId="77777777" w:rsidR="00675FBA" w:rsidRPr="00094A9E" w:rsidRDefault="00675FBA" w:rsidP="00675FBA">
      <w:pPr>
        <w:rPr>
          <w:rtl/>
        </w:rPr>
      </w:pPr>
      <w:r w:rsidRPr="00094A9E">
        <w:rPr>
          <w:rFonts w:cs="Times New Roman"/>
          <w:rtl/>
        </w:rPr>
        <w:t>בדופקי נעורים ושבים...</w:t>
      </w:r>
    </w:p>
    <w:p w14:paraId="385C1927" w14:textId="04E3AFB9" w:rsidR="00675FBA" w:rsidRPr="00CD067C" w:rsidRDefault="00675FBA" w:rsidP="00675FBA">
      <w:pPr>
        <w:rPr>
          <w:rtl/>
        </w:rPr>
      </w:pPr>
      <w:r w:rsidRPr="00094A9E">
        <w:rPr>
          <w:rFonts w:cs="Times New Roman"/>
          <w:rtl/>
        </w:rPr>
        <w:t>עשיתי... מה??</w:t>
      </w:r>
      <w:r w:rsidRPr="00266A17">
        <w:rPr>
          <w:rFonts w:cs="Times New Roman"/>
          <w:color w:val="BFBFBF" w:themeColor="background1" w:themeShade="BF"/>
          <w:rtl/>
        </w:rPr>
        <w:t xml:space="preserve"> [דווקא 'בדופקי' אינה מילה קשה. הפועל 'לדפוק' על שלל הטיותיו שגור בלשונם של ילדים רכים מדי. אז]</w:t>
      </w:r>
      <w:r w:rsidRPr="00094A9E">
        <w:rPr>
          <w:rFonts w:cs="Times New Roman"/>
          <w:rtl/>
        </w:rPr>
        <w:t xml:space="preserve"> מה בדיוק </w:t>
      </w:r>
      <w:r w:rsidRPr="00094A9E">
        <w:rPr>
          <w:rFonts w:cs="Times New Roman" w:hint="eastAsia"/>
          <w:rtl/>
        </w:rPr>
        <w:t>החליט</w:t>
      </w:r>
      <w:r w:rsidRPr="00094A9E">
        <w:rPr>
          <w:rFonts w:cs="Times New Roman"/>
          <w:rtl/>
        </w:rPr>
        <w:t xml:space="preserve"> המשורר </w:t>
      </w:r>
      <w:r w:rsidRPr="00094A9E">
        <w:rPr>
          <w:rFonts w:cs="Times New Roman" w:hint="eastAsia"/>
          <w:rtl/>
        </w:rPr>
        <w:t>לעשות</w:t>
      </w:r>
      <w:r w:rsidRPr="00094A9E">
        <w:rPr>
          <w:rFonts w:cs="Times New Roman"/>
          <w:rtl/>
        </w:rPr>
        <w:t xml:space="preserve"> עם הנעורים </w:t>
      </w:r>
      <w:r w:rsidRPr="00094A9E">
        <w:rPr>
          <w:rFonts w:cs="Times New Roman" w:hint="eastAsia"/>
          <w:rtl/>
        </w:rPr>
        <w:t>ולהכריז</w:t>
      </w:r>
      <w:r w:rsidRPr="00094A9E">
        <w:rPr>
          <w:rFonts w:cs="Times New Roman"/>
          <w:rtl/>
        </w:rPr>
        <w:t xml:space="preserve"> על כך קבל עם ועדה? אלכס יהיה בן </w:t>
      </w:r>
      <w:r w:rsidR="00C04A77">
        <w:rPr>
          <w:rFonts w:cs="Times New Roman" w:hint="cs"/>
          <w:rtl/>
        </w:rPr>
        <w:t>ארבע</w:t>
      </w:r>
      <w:r w:rsidR="000C0766" w:rsidRPr="00094A9E">
        <w:rPr>
          <w:rFonts w:cs="Times New Roman"/>
          <w:rtl/>
        </w:rPr>
        <w:t>-עשרה</w:t>
      </w:r>
      <w:r w:rsidRPr="00094A9E">
        <w:rPr>
          <w:rFonts w:cs="Times New Roman"/>
          <w:rtl/>
        </w:rPr>
        <w:t xml:space="preserve"> בעוד כמה ימים ועדיין </w:t>
      </w:r>
      <w:r w:rsidR="00FA529D">
        <w:rPr>
          <w:rFonts w:cs="Times New Roman" w:hint="cs"/>
          <w:rtl/>
        </w:rPr>
        <w:t>לא</w:t>
      </w:r>
      <w:r w:rsidRPr="00094A9E">
        <w:rPr>
          <w:rFonts w:cs="Times New Roman"/>
          <w:rtl/>
        </w:rPr>
        <w:t xml:space="preserve"> </w:t>
      </w:r>
      <w:r w:rsidR="00FA529D">
        <w:rPr>
          <w:rFonts w:cs="Times New Roman" w:hint="cs"/>
          <w:rtl/>
        </w:rPr>
        <w:t>ה</w:t>
      </w:r>
      <w:r w:rsidRPr="00094A9E">
        <w:rPr>
          <w:rFonts w:cs="Times New Roman"/>
          <w:rtl/>
        </w:rPr>
        <w:t xml:space="preserve">בין מדוע </w:t>
      </w:r>
      <w:r w:rsidRPr="00094A9E">
        <w:rPr>
          <w:rFonts w:cs="Times New Roman" w:hint="eastAsia"/>
          <w:rtl/>
        </w:rPr>
        <w:t>סבורים</w:t>
      </w:r>
      <w:r w:rsidRPr="00094A9E">
        <w:rPr>
          <w:rFonts w:cs="Times New Roman"/>
          <w:rtl/>
        </w:rPr>
        <w:t xml:space="preserve"> </w:t>
      </w:r>
      <w:r w:rsidR="00984F94" w:rsidRPr="00984F94">
        <w:rPr>
          <w:rFonts w:cs="Times New Roman"/>
          <w:rtl/>
        </w:rPr>
        <w:t>מנצח המקהלה נשוא</w:t>
      </w:r>
      <w:r w:rsidR="00897A85">
        <w:rPr>
          <w:rFonts w:cs="Times New Roman" w:hint="cs"/>
          <w:rtl/>
        </w:rPr>
        <w:t xml:space="preserve"> </w:t>
      </w:r>
      <w:r w:rsidR="00984F94" w:rsidRPr="00984F94">
        <w:rPr>
          <w:rFonts w:cs="Times New Roman"/>
          <w:rtl/>
        </w:rPr>
        <w:t>המבט, מנהלת בית-הספר והמורה האחראית על ה</w:t>
      </w:r>
      <w:r w:rsidR="00C45B28">
        <w:rPr>
          <w:rFonts w:cs="Times New Roman"/>
          <w:rtl/>
        </w:rPr>
        <w:t>תוכני</w:t>
      </w:r>
      <w:r w:rsidR="00984F94" w:rsidRPr="00984F94">
        <w:rPr>
          <w:rFonts w:cs="Times New Roman"/>
          <w:rtl/>
        </w:rPr>
        <w:t>ת האומנותית</w:t>
      </w:r>
      <w:r w:rsidRPr="00094A9E">
        <w:rPr>
          <w:rFonts w:cs="Times New Roman"/>
          <w:rtl/>
        </w:rPr>
        <w:t>, ש</w:t>
      </w:r>
      <w:r w:rsidR="00984F94" w:rsidRPr="00984F94">
        <w:rPr>
          <w:rFonts w:cs="Times New Roman"/>
          <w:rtl/>
        </w:rPr>
        <w:t xml:space="preserve">ראוי ואף </w:t>
      </w:r>
      <w:r w:rsidRPr="00094A9E">
        <w:rPr>
          <w:rFonts w:cs="Times New Roman" w:hint="eastAsia"/>
          <w:rtl/>
        </w:rPr>
        <w:t>הולם</w:t>
      </w:r>
      <w:r w:rsidRPr="00094A9E">
        <w:rPr>
          <w:rFonts w:cs="Times New Roman"/>
          <w:rtl/>
        </w:rPr>
        <w:t>[</w:t>
      </w:r>
      <w:r w:rsidRPr="00094A9E">
        <w:t>appropriate</w:t>
      </w:r>
      <w:r w:rsidRPr="00094A9E">
        <w:rPr>
          <w:rtl/>
        </w:rPr>
        <w:t>]</w:t>
      </w:r>
      <w:r w:rsidRPr="00094A9E">
        <w:rPr>
          <w:rFonts w:cs="Times New Roman"/>
          <w:rtl/>
        </w:rPr>
        <w:t xml:space="preserve"> לזמר </w:t>
      </w:r>
      <w:r w:rsidR="00984F94" w:rsidRPr="00984F94">
        <w:rPr>
          <w:rFonts w:cs="Times New Roman"/>
          <w:rtl/>
        </w:rPr>
        <w:t xml:space="preserve">בטקס חנוכה </w:t>
      </w:r>
      <w:r w:rsidR="00984F94">
        <w:rPr>
          <w:rFonts w:cs="Times New Roman" w:hint="cs"/>
          <w:rtl/>
        </w:rPr>
        <w:t>ב</w:t>
      </w:r>
      <w:r w:rsidR="00984F94" w:rsidRPr="00984F94">
        <w:rPr>
          <w:rFonts w:cs="Times New Roman"/>
          <w:rtl/>
        </w:rPr>
        <w:t xml:space="preserve">פני כל הקהילה </w:t>
      </w:r>
      <w:r w:rsidRPr="00094A9E">
        <w:rPr>
          <w:rFonts w:cs="Times New Roman"/>
          <w:rtl/>
        </w:rPr>
        <w:t>על אותה דפיק</w:t>
      </w:r>
      <w:r w:rsidRPr="00094A9E">
        <w:rPr>
          <w:rFonts w:cs="Times New Roman" w:hint="eastAsia"/>
          <w:rtl/>
        </w:rPr>
        <w:t>ת</w:t>
      </w:r>
      <w:r w:rsidRPr="00094A9E">
        <w:rPr>
          <w:rFonts w:cs="Times New Roman"/>
          <w:rtl/>
        </w:rPr>
        <w:t xml:space="preserve"> נעורים</w:t>
      </w:r>
      <w:r w:rsidR="00266A17">
        <w:rPr>
          <w:rFonts w:cs="Times New Roman" w:hint="cs"/>
          <w:rtl/>
        </w:rPr>
        <w:t>.</w:t>
      </w:r>
      <w:r w:rsidRPr="00094A9E">
        <w:rPr>
          <w:rFonts w:cs="Times New Roman"/>
          <w:rtl/>
        </w:rPr>
        <w:t xml:space="preserve"> אבל אלכס </w:t>
      </w:r>
      <w:r w:rsidRPr="00094A9E">
        <w:rPr>
          <w:rFonts w:cs="Times New Roman" w:hint="eastAsia"/>
          <w:rtl/>
        </w:rPr>
        <w:t>ל</w:t>
      </w:r>
      <w:r w:rsidRPr="00094A9E">
        <w:rPr>
          <w:rFonts w:cs="Times New Roman"/>
          <w:rtl/>
        </w:rPr>
        <w:t>א שאל, הוא שר.</w:t>
      </w:r>
    </w:p>
    <w:p w14:paraId="403DC49C" w14:textId="78892789" w:rsidR="00675FBA" w:rsidRPr="00CD067C" w:rsidRDefault="00675FBA" w:rsidP="00675FBA">
      <w:pPr>
        <w:rPr>
          <w:rtl/>
        </w:rPr>
      </w:pPr>
      <w:r>
        <w:rPr>
          <w:rFonts w:hint="cs"/>
          <w:rtl/>
        </w:rPr>
        <w:lastRenderedPageBreak/>
        <w:t xml:space="preserve">טקס </w:t>
      </w:r>
      <w:r w:rsidR="00782DB8">
        <w:rPr>
          <w:rFonts w:hint="cs"/>
          <w:rtl/>
        </w:rPr>
        <w:t xml:space="preserve">חנוכה </w:t>
      </w:r>
      <w:r>
        <w:rPr>
          <w:rFonts w:hint="cs"/>
          <w:rtl/>
        </w:rPr>
        <w:t>התקיים</w:t>
      </w:r>
      <w:r>
        <w:rPr>
          <w:rtl/>
        </w:rPr>
        <w:t xml:space="preserve"> בבית הקהילה היהודית</w:t>
      </w:r>
      <w:r>
        <w:rPr>
          <w:rFonts w:hint="cs"/>
          <w:rtl/>
        </w:rPr>
        <w:t xml:space="preserve">, במבנה שהיה בעבר בית </w:t>
      </w:r>
      <w:r w:rsidRPr="00F20EC0">
        <w:rPr>
          <w:rFonts w:hint="cs"/>
          <w:rtl/>
        </w:rPr>
        <w:t>אחוזתו של רוזן עשיר שצאצא</w:t>
      </w:r>
      <w:r>
        <w:rPr>
          <w:rFonts w:hint="cs"/>
          <w:rtl/>
        </w:rPr>
        <w:t>י</w:t>
      </w:r>
      <w:r w:rsidRPr="00F20EC0">
        <w:rPr>
          <w:rFonts w:hint="cs"/>
          <w:rtl/>
        </w:rPr>
        <w:t xml:space="preserve">ו </w:t>
      </w:r>
      <w:r w:rsidR="00984F94">
        <w:rPr>
          <w:rFonts w:hint="cs"/>
          <w:rtl/>
        </w:rPr>
        <w:t>ירדו</w:t>
      </w:r>
      <w:r w:rsidRPr="00F20EC0">
        <w:rPr>
          <w:rFonts w:hint="cs"/>
          <w:rtl/>
        </w:rPr>
        <w:t xml:space="preserve"> </w:t>
      </w:r>
      <w:r w:rsidR="00984F94">
        <w:rPr>
          <w:rFonts w:hint="cs"/>
          <w:rtl/>
        </w:rPr>
        <w:t>מ</w:t>
      </w:r>
      <w:r w:rsidRPr="00F20EC0">
        <w:rPr>
          <w:rFonts w:hint="cs"/>
          <w:rtl/>
        </w:rPr>
        <w:t>נכסי</w:t>
      </w:r>
      <w:r w:rsidR="00984F94">
        <w:rPr>
          <w:rFonts w:hint="cs"/>
          <w:rtl/>
        </w:rPr>
        <w:t>הם</w:t>
      </w:r>
      <w:r w:rsidRPr="00F20EC0">
        <w:rPr>
          <w:rFonts w:hint="cs"/>
          <w:rtl/>
        </w:rPr>
        <w:t xml:space="preserve">. </w:t>
      </w:r>
      <w:r>
        <w:rPr>
          <w:rFonts w:hint="cs"/>
          <w:rtl/>
        </w:rPr>
        <w:t>[</w:t>
      </w:r>
      <w:r w:rsidRPr="00F20EC0">
        <w:rPr>
          <w:rFonts w:hint="cs"/>
          <w:rtl/>
        </w:rPr>
        <w:t xml:space="preserve">האולם עצמו שימש בעבר </w:t>
      </w:r>
      <w:r>
        <w:rPr>
          <w:rFonts w:hint="cs"/>
          <w:rtl/>
        </w:rPr>
        <w:t>לריקודים ו</w:t>
      </w:r>
      <w:r w:rsidRPr="00F20EC0">
        <w:rPr>
          <w:rFonts w:hint="cs"/>
          <w:rtl/>
        </w:rPr>
        <w:t xml:space="preserve">לנשפים </w:t>
      </w:r>
      <w:r>
        <w:rPr>
          <w:rFonts w:hint="cs"/>
          <w:rtl/>
        </w:rPr>
        <w:t>ו</w:t>
      </w:r>
      <w:r w:rsidRPr="00F20EC0">
        <w:rPr>
          <w:rFonts w:hint="cs"/>
          <w:rtl/>
        </w:rPr>
        <w:t>לחתימת חוזים</w:t>
      </w:r>
      <w:r>
        <w:rPr>
          <w:rFonts w:hint="cs"/>
          <w:rtl/>
        </w:rPr>
        <w:t xml:space="preserve"> רבי-משתתפים.]</w:t>
      </w:r>
    </w:p>
    <w:p w14:paraId="1CAC6D8A" w14:textId="618748A9" w:rsidR="00675FBA" w:rsidRPr="00CD067C" w:rsidRDefault="00675FBA" w:rsidP="00675FBA">
      <w:pPr>
        <w:rPr>
          <w:rtl/>
        </w:rPr>
      </w:pPr>
      <w:r>
        <w:rPr>
          <w:rFonts w:hint="cs"/>
          <w:rtl/>
        </w:rPr>
        <w:t xml:space="preserve">אלכס לבש את </w:t>
      </w:r>
      <w:r w:rsidRPr="00CD067C">
        <w:rPr>
          <w:rtl/>
        </w:rPr>
        <w:t>המכנסיים הכחול</w:t>
      </w:r>
      <w:r>
        <w:rPr>
          <w:rFonts w:hint="cs"/>
          <w:rtl/>
        </w:rPr>
        <w:t>ים</w:t>
      </w:r>
      <w:r w:rsidRPr="00CD067C">
        <w:rPr>
          <w:rtl/>
        </w:rPr>
        <w:t xml:space="preserve"> ש</w:t>
      </w:r>
      <w:r>
        <w:rPr>
          <w:rFonts w:hint="cs"/>
          <w:rtl/>
        </w:rPr>
        <w:t>א</w:t>
      </w:r>
      <w:r w:rsidR="00897A85">
        <w:rPr>
          <w:rFonts w:hint="cs"/>
          <w:rtl/>
        </w:rPr>
        <w:t>י</w:t>
      </w:r>
      <w:r>
        <w:rPr>
          <w:rFonts w:hint="cs"/>
          <w:rtl/>
        </w:rPr>
        <w:t>מ</w:t>
      </w:r>
      <w:r w:rsidR="000C0766">
        <w:rPr>
          <w:rFonts w:hint="cs"/>
          <w:rtl/>
        </w:rPr>
        <w:t>ו</w:t>
      </w:r>
      <w:r>
        <w:rPr>
          <w:rFonts w:hint="cs"/>
          <w:rtl/>
        </w:rPr>
        <w:t xml:space="preserve"> </w:t>
      </w:r>
      <w:r w:rsidRPr="00CD067C">
        <w:rPr>
          <w:rtl/>
        </w:rPr>
        <w:t xml:space="preserve">הועידה לו – מכנסיים </w:t>
      </w:r>
      <w:r>
        <w:rPr>
          <w:rFonts w:hint="cs"/>
          <w:rtl/>
        </w:rPr>
        <w:t>בעלי</w:t>
      </w:r>
      <w:r w:rsidRPr="00CD067C">
        <w:rPr>
          <w:rtl/>
        </w:rPr>
        <w:t xml:space="preserve"> </w:t>
      </w:r>
      <w:r w:rsidR="00897A85">
        <w:rPr>
          <w:rFonts w:hint="cs"/>
          <w:rtl/>
        </w:rPr>
        <w:t xml:space="preserve">קו </w:t>
      </w:r>
      <w:r w:rsidRPr="00CD067C">
        <w:rPr>
          <w:rtl/>
        </w:rPr>
        <w:t>מותן גבוה</w:t>
      </w:r>
      <w:r w:rsidR="00782DB8">
        <w:rPr>
          <w:rFonts w:hint="cs"/>
          <w:rtl/>
        </w:rPr>
        <w:t xml:space="preserve"> מדי</w:t>
      </w:r>
      <w:r w:rsidRPr="00CD067C">
        <w:rPr>
          <w:rtl/>
        </w:rPr>
        <w:t xml:space="preserve">, שהגיע כמעט עד לחזה שלו. היא </w:t>
      </w:r>
      <w:r>
        <w:rPr>
          <w:rFonts w:hint="cs"/>
          <w:rtl/>
        </w:rPr>
        <w:t>טענה</w:t>
      </w:r>
      <w:r w:rsidRPr="00CD067C">
        <w:rPr>
          <w:rtl/>
        </w:rPr>
        <w:t xml:space="preserve"> שזה חגיגי</w:t>
      </w:r>
      <w:r>
        <w:rPr>
          <w:rFonts w:hint="cs"/>
          <w:rtl/>
        </w:rPr>
        <w:t>,</w:t>
      </w:r>
      <w:r w:rsidRPr="00CD067C">
        <w:rPr>
          <w:rtl/>
        </w:rPr>
        <w:t xml:space="preserve"> ו</w:t>
      </w:r>
      <w:r w:rsidR="00FA529D">
        <w:rPr>
          <w:rFonts w:hint="cs"/>
          <w:rtl/>
        </w:rPr>
        <w:t xml:space="preserve">בכל אופן אלה היו </w:t>
      </w:r>
      <w:r>
        <w:rPr>
          <w:rtl/>
        </w:rPr>
        <w:t>מכנסיו הכחול</w:t>
      </w:r>
      <w:r>
        <w:rPr>
          <w:rFonts w:hint="cs"/>
          <w:rtl/>
        </w:rPr>
        <w:t>ים</w:t>
      </w:r>
      <w:r>
        <w:rPr>
          <w:rtl/>
        </w:rPr>
        <w:t xml:space="preserve"> היחיד</w:t>
      </w:r>
      <w:r>
        <w:rPr>
          <w:rFonts w:hint="cs"/>
          <w:rtl/>
        </w:rPr>
        <w:t>ים</w:t>
      </w:r>
      <w:r w:rsidRPr="00CD067C">
        <w:rPr>
          <w:rtl/>
        </w:rPr>
        <w:t xml:space="preserve"> חוץ מ</w:t>
      </w:r>
      <w:r w:rsidR="00FA529D">
        <w:rPr>
          <w:rFonts w:hint="cs"/>
          <w:rtl/>
        </w:rPr>
        <w:t>ה</w:t>
      </w:r>
      <w:r w:rsidRPr="00CD067C">
        <w:rPr>
          <w:rtl/>
        </w:rPr>
        <w:t>ג'ינס</w:t>
      </w:r>
      <w:r>
        <w:rPr>
          <w:rFonts w:hint="cs"/>
          <w:rtl/>
        </w:rPr>
        <w:t xml:space="preserve">, </w:t>
      </w:r>
      <w:r w:rsidR="00FA529D">
        <w:rPr>
          <w:rFonts w:hint="cs"/>
          <w:rtl/>
        </w:rPr>
        <w:t>כך ש</w:t>
      </w:r>
      <w:r w:rsidR="001C5A04">
        <w:rPr>
          <w:rtl/>
        </w:rPr>
        <w:t>הייתה</w:t>
      </w:r>
      <w:r w:rsidRPr="00CD067C">
        <w:rPr>
          <w:rtl/>
        </w:rPr>
        <w:t xml:space="preserve"> ברירה. </w:t>
      </w:r>
    </w:p>
    <w:p w14:paraId="0FF7A827" w14:textId="4F4FFF69" w:rsidR="00675FBA" w:rsidRPr="00CD067C" w:rsidRDefault="00984F94" w:rsidP="00984F94">
      <w:pPr>
        <w:rPr>
          <w:rtl/>
        </w:rPr>
      </w:pPr>
      <w:r w:rsidRPr="00984F94">
        <w:rPr>
          <w:rFonts w:cs="Times New Roman"/>
          <w:rtl/>
        </w:rPr>
        <w:t xml:space="preserve">אולם כפי שחשש, </w:t>
      </w:r>
      <w:r w:rsidR="00675FBA" w:rsidRPr="00CD067C">
        <w:rPr>
          <w:rtl/>
        </w:rPr>
        <w:t>בחזרה הגנרלית</w:t>
      </w:r>
      <w:r w:rsidR="00675FBA">
        <w:rPr>
          <w:rFonts w:hint="cs"/>
          <w:rtl/>
        </w:rPr>
        <w:t xml:space="preserve"> שנערכה</w:t>
      </w:r>
      <w:r w:rsidR="00675FBA" w:rsidRPr="00CD067C">
        <w:rPr>
          <w:rtl/>
        </w:rPr>
        <w:t xml:space="preserve"> שעה לפני הטקס</w:t>
      </w:r>
      <w:r w:rsidR="00675FBA">
        <w:rPr>
          <w:rFonts w:hint="cs"/>
          <w:rtl/>
        </w:rPr>
        <w:t>,</w:t>
      </w:r>
      <w:r w:rsidR="00675FBA" w:rsidRPr="00CD067C">
        <w:rPr>
          <w:rtl/>
        </w:rPr>
        <w:t xml:space="preserve"> </w:t>
      </w:r>
      <w:r w:rsidR="00675FBA">
        <w:rPr>
          <w:rFonts w:hint="cs"/>
          <w:rtl/>
        </w:rPr>
        <w:t>המנהלת</w:t>
      </w:r>
      <w:r w:rsidR="00675FBA" w:rsidRPr="00CD067C">
        <w:rPr>
          <w:rtl/>
        </w:rPr>
        <w:t xml:space="preserve"> </w:t>
      </w:r>
      <w:r w:rsidR="00675FBA">
        <w:rPr>
          <w:rFonts w:hint="cs"/>
          <w:rtl/>
        </w:rPr>
        <w:t>נזפ</w:t>
      </w:r>
      <w:r w:rsidR="00675FBA" w:rsidRPr="00CD067C">
        <w:rPr>
          <w:rtl/>
        </w:rPr>
        <w:t>ה בו על מכנסיו הבלתי מתאימ</w:t>
      </w:r>
      <w:r w:rsidR="00675FBA">
        <w:rPr>
          <w:rFonts w:hint="cs"/>
          <w:rtl/>
        </w:rPr>
        <w:t>ים, שבוודאי יבלטו</w:t>
      </w:r>
      <w:r w:rsidR="00C90C6C">
        <w:rPr>
          <w:rFonts w:hint="cs"/>
          <w:rtl/>
        </w:rPr>
        <w:t xml:space="preserve"> מאוד </w:t>
      </w:r>
      <w:r w:rsidR="00675FBA">
        <w:rPr>
          <w:rFonts w:hint="cs"/>
          <w:rtl/>
        </w:rPr>
        <w:t>ממקומו ב</w:t>
      </w:r>
      <w:r w:rsidR="00675FBA" w:rsidRPr="00CD067C">
        <w:rPr>
          <w:rtl/>
        </w:rPr>
        <w:t xml:space="preserve">שורה </w:t>
      </w:r>
      <w:r w:rsidR="00675FBA">
        <w:rPr>
          <w:rFonts w:hint="cs"/>
          <w:rtl/>
        </w:rPr>
        <w:t>ה</w:t>
      </w:r>
      <w:r w:rsidR="00675FBA">
        <w:rPr>
          <w:rtl/>
        </w:rPr>
        <w:t>ראשונה</w:t>
      </w:r>
      <w:r w:rsidR="00675FBA" w:rsidRPr="00CD067C">
        <w:rPr>
          <w:rtl/>
        </w:rPr>
        <w:t>.</w:t>
      </w:r>
      <w:r>
        <w:rPr>
          <w:rFonts w:hint="cs"/>
          <w:rtl/>
        </w:rPr>
        <w:t xml:space="preserve"> </w:t>
      </w:r>
      <w:r w:rsidR="00675FBA">
        <w:rPr>
          <w:rtl/>
        </w:rPr>
        <w:t>"יש לך מכנסיים אחר</w:t>
      </w:r>
      <w:r w:rsidR="00675FBA">
        <w:rPr>
          <w:rFonts w:hint="cs"/>
          <w:rtl/>
        </w:rPr>
        <w:t>ים</w:t>
      </w:r>
      <w:r w:rsidR="00675FBA" w:rsidRPr="00CD067C">
        <w:rPr>
          <w:rtl/>
        </w:rPr>
        <w:t>?"</w:t>
      </w:r>
    </w:p>
    <w:p w14:paraId="2AFAA986" w14:textId="6F108929" w:rsidR="00675FBA" w:rsidRPr="00CD067C" w:rsidRDefault="00675FBA" w:rsidP="00675FBA">
      <w:pPr>
        <w:rPr>
          <w:rtl/>
        </w:rPr>
      </w:pPr>
      <w:r w:rsidRPr="00CD067C">
        <w:rPr>
          <w:rtl/>
        </w:rPr>
        <w:t xml:space="preserve">הוא </w:t>
      </w:r>
      <w:r w:rsidR="00984F94" w:rsidRPr="00984F94">
        <w:rPr>
          <w:rFonts w:cs="Times New Roman"/>
          <w:rtl/>
        </w:rPr>
        <w:t>לא ענה</w:t>
      </w:r>
      <w:r w:rsidR="00C8452E">
        <w:rPr>
          <w:rFonts w:cs="Times New Roman" w:hint="cs"/>
          <w:rtl/>
        </w:rPr>
        <w:t>.</w:t>
      </w:r>
      <w:r w:rsidRPr="00CD067C">
        <w:rPr>
          <w:rFonts w:hint="cs"/>
          <w:rtl/>
        </w:rPr>
        <w:t xml:space="preserve"> האם</w:t>
      </w:r>
      <w:r>
        <w:rPr>
          <w:rFonts w:hint="cs"/>
          <w:rtl/>
        </w:rPr>
        <w:t xml:space="preserve"> </w:t>
      </w:r>
      <w:r w:rsidRPr="00CD067C">
        <w:rPr>
          <w:rFonts w:hint="cs"/>
          <w:rtl/>
        </w:rPr>
        <w:t xml:space="preserve">באמת </w:t>
      </w:r>
      <w:r>
        <w:rPr>
          <w:rFonts w:hint="cs"/>
          <w:rtl/>
        </w:rPr>
        <w:t>סברה</w:t>
      </w:r>
      <w:r w:rsidRPr="00CD067C">
        <w:rPr>
          <w:rtl/>
        </w:rPr>
        <w:t xml:space="preserve"> ש</w:t>
      </w:r>
      <w:r>
        <w:rPr>
          <w:rFonts w:hint="cs"/>
          <w:rtl/>
        </w:rPr>
        <w:t>ע</w:t>
      </w:r>
      <w:r w:rsidR="0044317D">
        <w:rPr>
          <w:rFonts w:hint="cs"/>
          <w:rtl/>
        </w:rPr>
        <w:t>ו</w:t>
      </w:r>
      <w:r>
        <w:rPr>
          <w:rFonts w:hint="cs"/>
          <w:rtl/>
        </w:rPr>
        <w:t>מד</w:t>
      </w:r>
      <w:r w:rsidR="0044317D">
        <w:rPr>
          <w:rFonts w:hint="cs"/>
          <w:rtl/>
        </w:rPr>
        <w:t>ת</w:t>
      </w:r>
      <w:r>
        <w:rPr>
          <w:rFonts w:hint="cs"/>
          <w:rtl/>
        </w:rPr>
        <w:t xml:space="preserve"> לרשותו</w:t>
      </w:r>
      <w:r w:rsidR="00AD029D" w:rsidRPr="00AD029D">
        <w:rPr>
          <w:rtl/>
        </w:rPr>
        <w:t xml:space="preserve"> </w:t>
      </w:r>
      <w:r w:rsidR="00AD029D" w:rsidRPr="00AD029D">
        <w:rPr>
          <w:rFonts w:cs="Times New Roman"/>
          <w:rtl/>
        </w:rPr>
        <w:t>בהישג יד</w:t>
      </w:r>
      <w:r w:rsidRPr="00CD067C">
        <w:rPr>
          <w:rtl/>
        </w:rPr>
        <w:t xml:space="preserve"> מזוודה עם מלתח</w:t>
      </w:r>
      <w:r w:rsidR="0044317D">
        <w:rPr>
          <w:rFonts w:hint="cs"/>
          <w:rtl/>
        </w:rPr>
        <w:t>ה</w:t>
      </w:r>
      <w:r w:rsidRPr="00CD067C">
        <w:rPr>
          <w:rtl/>
        </w:rPr>
        <w:t xml:space="preserve"> חלופית</w:t>
      </w:r>
      <w:r w:rsidR="0044317D">
        <w:rPr>
          <w:rFonts w:hint="cs"/>
          <w:rtl/>
        </w:rPr>
        <w:t>?</w:t>
      </w:r>
    </w:p>
    <w:p w14:paraId="72650F21" w14:textId="014163BB" w:rsidR="00984F94" w:rsidRPr="00266A17" w:rsidRDefault="00675FBA" w:rsidP="00675FBA">
      <w:pPr>
        <w:rPr>
          <w:color w:val="BFBFBF" w:themeColor="background1" w:themeShade="BF"/>
          <w:rtl/>
        </w:rPr>
      </w:pPr>
      <w:r w:rsidRPr="00CD067C">
        <w:rPr>
          <w:rtl/>
        </w:rPr>
        <w:t>ה</w:t>
      </w:r>
      <w:r>
        <w:rPr>
          <w:rFonts w:hint="cs"/>
          <w:rtl/>
        </w:rPr>
        <w:t>מנהלת</w:t>
      </w:r>
      <w:r w:rsidRPr="00CD067C">
        <w:rPr>
          <w:rtl/>
        </w:rPr>
        <w:t xml:space="preserve"> </w:t>
      </w:r>
      <w:r w:rsidR="00984F94">
        <w:rPr>
          <w:rFonts w:hint="cs"/>
          <w:rtl/>
        </w:rPr>
        <w:t>גרר</w:t>
      </w:r>
      <w:r w:rsidRPr="00CD067C">
        <w:rPr>
          <w:rtl/>
        </w:rPr>
        <w:t>ה אותו</w:t>
      </w:r>
      <w:r>
        <w:rPr>
          <w:rFonts w:hint="cs"/>
          <w:rtl/>
        </w:rPr>
        <w:t xml:space="preserve"> בקוצר רוח</w:t>
      </w:r>
      <w:r>
        <w:rPr>
          <w:rtl/>
        </w:rPr>
        <w:t xml:space="preserve"> אל </w:t>
      </w:r>
      <w:r>
        <w:rPr>
          <w:rFonts w:hint="cs"/>
          <w:rtl/>
        </w:rPr>
        <w:t>המזכירות</w:t>
      </w:r>
      <w:r w:rsidRPr="00CD067C">
        <w:rPr>
          <w:rtl/>
        </w:rPr>
        <w:t xml:space="preserve"> בקומה </w:t>
      </w:r>
      <w:r>
        <w:rPr>
          <w:rFonts w:hint="cs"/>
          <w:rtl/>
        </w:rPr>
        <w:t>ש</w:t>
      </w:r>
      <w:r w:rsidRPr="00CD067C">
        <w:rPr>
          <w:rtl/>
        </w:rPr>
        <w:t>מעל האולם</w:t>
      </w:r>
      <w:r w:rsidR="00897A85">
        <w:rPr>
          <w:rFonts w:hint="cs"/>
          <w:rtl/>
        </w:rPr>
        <w:t>,</w:t>
      </w:r>
      <w:r w:rsidRPr="00CD067C">
        <w:rPr>
          <w:rtl/>
        </w:rPr>
        <w:t xml:space="preserve"> </w:t>
      </w:r>
      <w:r>
        <w:rPr>
          <w:rFonts w:hint="cs"/>
          <w:rtl/>
        </w:rPr>
        <w:t>אבל לא מצאה ב</w:t>
      </w:r>
      <w:r w:rsidR="000C0766">
        <w:rPr>
          <w:rFonts w:hint="cs"/>
          <w:rtl/>
        </w:rPr>
        <w:t>ארגז האבדות בגד</w:t>
      </w:r>
      <w:r>
        <w:rPr>
          <w:rFonts w:hint="cs"/>
          <w:rtl/>
        </w:rPr>
        <w:t xml:space="preserve"> מתאים</w:t>
      </w:r>
      <w:r w:rsidRPr="001E3CCB">
        <w:rPr>
          <w:rFonts w:hint="cs"/>
          <w:rtl/>
        </w:rPr>
        <w:t xml:space="preserve">, </w:t>
      </w:r>
      <w:r>
        <w:rPr>
          <w:rFonts w:hint="cs"/>
          <w:rtl/>
        </w:rPr>
        <w:t>ו</w:t>
      </w:r>
      <w:r w:rsidRPr="001E3CCB">
        <w:rPr>
          <w:rFonts w:hint="cs"/>
          <w:rtl/>
        </w:rPr>
        <w:t>לכן הסתפקה בכך ש</w:t>
      </w:r>
      <w:r>
        <w:rPr>
          <w:rFonts w:hint="cs"/>
          <w:rtl/>
        </w:rPr>
        <w:t>שלפה</w:t>
      </w:r>
      <w:r w:rsidRPr="001E3CCB">
        <w:rPr>
          <w:rtl/>
        </w:rPr>
        <w:t xml:space="preserve"> את החולצה ממכנסיו</w:t>
      </w:r>
      <w:r>
        <w:rPr>
          <w:rFonts w:hint="cs"/>
          <w:rtl/>
        </w:rPr>
        <w:t xml:space="preserve">, כך שתסתיר את </w:t>
      </w:r>
      <w:r w:rsidR="00897A85">
        <w:rPr>
          <w:rFonts w:hint="cs"/>
          <w:rtl/>
        </w:rPr>
        <w:t xml:space="preserve">קו </w:t>
      </w:r>
      <w:r>
        <w:rPr>
          <w:rFonts w:hint="cs"/>
          <w:rtl/>
        </w:rPr>
        <w:t>המותן הגבוה</w:t>
      </w:r>
      <w:r w:rsidRPr="001E3CCB">
        <w:rPr>
          <w:rtl/>
        </w:rPr>
        <w:t>. המצב לא השתפר בהרבה כי שולי חולצ</w:t>
      </w:r>
      <w:r w:rsidR="000C0766">
        <w:rPr>
          <w:rFonts w:hint="cs"/>
          <w:rtl/>
        </w:rPr>
        <w:t>תו</w:t>
      </w:r>
      <w:r w:rsidRPr="001E3CCB">
        <w:rPr>
          <w:rtl/>
        </w:rPr>
        <w:t xml:space="preserve"> היו מקומטים</w:t>
      </w:r>
      <w:r w:rsidRPr="001E3CCB">
        <w:rPr>
          <w:rFonts w:hint="cs"/>
          <w:rtl/>
        </w:rPr>
        <w:t>,</w:t>
      </w:r>
      <w:r w:rsidRPr="001E3CCB">
        <w:rPr>
          <w:rtl/>
        </w:rPr>
        <w:t xml:space="preserve"> וה</w:t>
      </w:r>
      <w:r>
        <w:rPr>
          <w:rFonts w:hint="cs"/>
          <w:rtl/>
        </w:rPr>
        <w:t>אריג</w:t>
      </w:r>
      <w:r>
        <w:rPr>
          <w:rtl/>
        </w:rPr>
        <w:t xml:space="preserve"> </w:t>
      </w:r>
      <w:r w:rsidR="0044317D">
        <w:rPr>
          <w:rFonts w:hint="cs"/>
          <w:rtl/>
        </w:rPr>
        <w:t xml:space="preserve">העדין </w:t>
      </w:r>
      <w:r>
        <w:rPr>
          <w:rtl/>
        </w:rPr>
        <w:t>היה שקו</w:t>
      </w:r>
      <w:r>
        <w:rPr>
          <w:rFonts w:hint="cs"/>
          <w:rtl/>
        </w:rPr>
        <w:t>ף</w:t>
      </w:r>
      <w:r w:rsidR="00782DB8">
        <w:rPr>
          <w:rFonts w:hint="cs"/>
          <w:rtl/>
        </w:rPr>
        <w:t>,</w:t>
      </w:r>
      <w:r w:rsidRPr="001E3CCB">
        <w:rPr>
          <w:rtl/>
        </w:rPr>
        <w:t xml:space="preserve"> </w:t>
      </w:r>
      <w:r w:rsidR="00897A85">
        <w:rPr>
          <w:rFonts w:hint="cs"/>
          <w:rtl/>
        </w:rPr>
        <w:t>ו</w:t>
      </w:r>
      <w:r w:rsidRPr="001E3CCB">
        <w:rPr>
          <w:rtl/>
        </w:rPr>
        <w:t>המכנסיים הכהים נ</w:t>
      </w:r>
      <w:r w:rsidRPr="001E3CCB">
        <w:rPr>
          <w:rFonts w:hint="cs"/>
          <w:rtl/>
        </w:rPr>
        <w:t>י</w:t>
      </w:r>
      <w:r>
        <w:rPr>
          <w:rtl/>
        </w:rPr>
        <w:t>בטו דרכ</w:t>
      </w:r>
      <w:r>
        <w:rPr>
          <w:rFonts w:hint="cs"/>
          <w:rtl/>
        </w:rPr>
        <w:t>ו</w:t>
      </w:r>
      <w:r w:rsidRPr="001E3CCB">
        <w:rPr>
          <w:rFonts w:hint="cs"/>
          <w:rtl/>
        </w:rPr>
        <w:t>.</w:t>
      </w:r>
      <w:r w:rsidRPr="001E3CCB">
        <w:rPr>
          <w:rtl/>
        </w:rPr>
        <w:t xml:space="preserve"> </w:t>
      </w:r>
      <w:r w:rsidRPr="00266A17">
        <w:rPr>
          <w:rFonts w:hint="cs"/>
          <w:color w:val="BFBFBF" w:themeColor="background1" w:themeShade="BF"/>
          <w:rtl/>
        </w:rPr>
        <w:t>[</w:t>
      </w:r>
      <w:r w:rsidRPr="00266A17">
        <w:rPr>
          <w:color w:val="BFBFBF" w:themeColor="background1" w:themeShade="BF"/>
          <w:rtl/>
        </w:rPr>
        <w:t xml:space="preserve">ילדי המקהלה לא אמרו </w:t>
      </w:r>
      <w:r w:rsidRPr="00266A17">
        <w:rPr>
          <w:rFonts w:hint="cs"/>
          <w:color w:val="BFBFBF" w:themeColor="background1" w:themeShade="BF"/>
          <w:rtl/>
        </w:rPr>
        <w:t>דבר, רק</w:t>
      </w:r>
      <w:r w:rsidRPr="00266A17">
        <w:rPr>
          <w:color w:val="BFBFBF" w:themeColor="background1" w:themeShade="BF"/>
          <w:rtl/>
        </w:rPr>
        <w:t xml:space="preserve"> </w:t>
      </w:r>
      <w:r w:rsidRPr="00266A17">
        <w:rPr>
          <w:rFonts w:hint="cs"/>
          <w:color w:val="BFBFBF" w:themeColor="background1" w:themeShade="BF"/>
          <w:rtl/>
        </w:rPr>
        <w:t>הילדים</w:t>
      </w:r>
      <w:r w:rsidRPr="00266A17">
        <w:rPr>
          <w:color w:val="BFBFBF" w:themeColor="background1" w:themeShade="BF"/>
          <w:rtl/>
        </w:rPr>
        <w:t xml:space="preserve"> האחרים שזכרו אותו מ</w:t>
      </w:r>
      <w:r w:rsidRPr="00266A17">
        <w:rPr>
          <w:rFonts w:hint="cs"/>
          <w:color w:val="BFBFBF" w:themeColor="background1" w:themeShade="BF"/>
          <w:rtl/>
        </w:rPr>
        <w:t>תקופת לימודיו ב</w:t>
      </w:r>
      <w:r w:rsidR="002E35AE" w:rsidRPr="00266A17">
        <w:rPr>
          <w:rFonts w:hint="cs"/>
          <w:color w:val="BFBFBF" w:themeColor="background1" w:themeShade="BF"/>
          <w:rtl/>
        </w:rPr>
        <w:t>בית-הספר</w:t>
      </w:r>
      <w:r w:rsidRPr="00266A17">
        <w:rPr>
          <w:rFonts w:hint="cs"/>
          <w:color w:val="BFBFBF" w:themeColor="background1" w:themeShade="BF"/>
          <w:rtl/>
        </w:rPr>
        <w:t xml:space="preserve"> היהודי,</w:t>
      </w:r>
      <w:r w:rsidRPr="00266A17">
        <w:rPr>
          <w:color w:val="BFBFBF" w:themeColor="background1" w:themeShade="BF"/>
          <w:rtl/>
        </w:rPr>
        <w:t xml:space="preserve"> </w:t>
      </w:r>
      <w:r w:rsidRPr="00266A17">
        <w:rPr>
          <w:rFonts w:hint="cs"/>
          <w:color w:val="BFBFBF" w:themeColor="background1" w:themeShade="BF"/>
          <w:rtl/>
        </w:rPr>
        <w:t>לעגו לו.] [</w:t>
      </w:r>
      <w:r w:rsidRPr="00266A17">
        <w:rPr>
          <w:color w:val="BFBFBF" w:themeColor="background1" w:themeShade="BF"/>
          <w:rtl/>
        </w:rPr>
        <w:t>הם ידעו בדיוק בן כמה הוא, והוא היה נמוך מדי. נמוך מהילד הכי נמוך בכיתה. הוא זכר את הילד הכי נמוך, הם היו באותו גובה פעם ו</w:t>
      </w:r>
      <w:r w:rsidR="00F06A3F" w:rsidRPr="00266A17">
        <w:rPr>
          <w:color w:val="BFBFBF" w:themeColor="background1" w:themeShade="BF"/>
          <w:rtl/>
        </w:rPr>
        <w:t>עכשיו</w:t>
      </w:r>
      <w:r w:rsidRPr="00266A17">
        <w:rPr>
          <w:color w:val="BFBFBF" w:themeColor="background1" w:themeShade="BF"/>
          <w:rtl/>
        </w:rPr>
        <w:t xml:space="preserve"> אותו ילד עבר אותו כמעט בחצי ראש. משהו קרה בעולם </w:t>
      </w:r>
      <w:r w:rsidRPr="00266A17">
        <w:rPr>
          <w:rFonts w:hint="cs"/>
          <w:color w:val="BFBFBF" w:themeColor="background1" w:themeShade="BF"/>
          <w:rtl/>
        </w:rPr>
        <w:t>ו</w:t>
      </w:r>
      <w:r w:rsidRPr="00266A17">
        <w:rPr>
          <w:color w:val="BFBFBF" w:themeColor="background1" w:themeShade="BF"/>
          <w:rtl/>
        </w:rPr>
        <w:t xml:space="preserve">אלכס לא היה חלק ממנו. חלק נפרד לגמרי מהעולם. </w:t>
      </w:r>
      <w:r w:rsidRPr="00266A17">
        <w:rPr>
          <w:rFonts w:hint="cs"/>
          <w:color w:val="BFBFBF" w:themeColor="background1" w:themeShade="BF"/>
          <w:rtl/>
        </w:rPr>
        <w:t xml:space="preserve">] </w:t>
      </w:r>
    </w:p>
    <w:p w14:paraId="6D464CD9" w14:textId="0FA61AF6" w:rsidR="00675FBA" w:rsidRPr="00CD067C" w:rsidRDefault="00675FBA" w:rsidP="00675FBA">
      <w:pPr>
        <w:rPr>
          <w:rtl/>
        </w:rPr>
      </w:pPr>
      <w:r w:rsidRPr="00CD067C">
        <w:rPr>
          <w:rtl/>
        </w:rPr>
        <w:t xml:space="preserve">אבל </w:t>
      </w:r>
      <w:r>
        <w:rPr>
          <w:rFonts w:hint="cs"/>
          <w:rtl/>
        </w:rPr>
        <w:t>אלכס</w:t>
      </w:r>
      <w:r>
        <w:rPr>
          <w:rtl/>
        </w:rPr>
        <w:t xml:space="preserve"> היה טרוד בסוגיה אחרת</w:t>
      </w:r>
      <w:r>
        <w:rPr>
          <w:rFonts w:hint="cs"/>
          <w:rtl/>
        </w:rPr>
        <w:t>.</w:t>
      </w:r>
    </w:p>
    <w:p w14:paraId="7F4EE8A8" w14:textId="2E025AD3" w:rsidR="00782DB8" w:rsidRDefault="00782DB8" w:rsidP="00675FBA">
      <w:pPr>
        <w:rPr>
          <w:rFonts w:cs="Times New Roman"/>
          <w:rtl/>
        </w:rPr>
      </w:pPr>
      <w:r w:rsidRPr="00782DB8">
        <w:rPr>
          <w:rFonts w:cs="Times New Roman"/>
          <w:rtl/>
        </w:rPr>
        <w:t xml:space="preserve">לטקס חנוכה יגיעו הרבה משפחות ישראליות שלא הכירו את אלכס, </w:t>
      </w:r>
      <w:r w:rsidR="00C8452E">
        <w:rPr>
          <w:rFonts w:cs="Times New Roman" w:hint="cs"/>
          <w:rtl/>
        </w:rPr>
        <w:t xml:space="preserve">בהחלט </w:t>
      </w:r>
      <w:r w:rsidRPr="00782DB8">
        <w:rPr>
          <w:rFonts w:cs="Times New Roman"/>
          <w:rtl/>
        </w:rPr>
        <w:t xml:space="preserve">הזדמנות </w:t>
      </w:r>
      <w:r w:rsidR="00C8452E" w:rsidRPr="00C8452E">
        <w:rPr>
          <w:rFonts w:cs="Times New Roman"/>
          <w:rtl/>
        </w:rPr>
        <w:t xml:space="preserve">עבורו </w:t>
      </w:r>
      <w:r w:rsidRPr="00782DB8">
        <w:rPr>
          <w:rFonts w:cs="Times New Roman"/>
          <w:rtl/>
        </w:rPr>
        <w:t>להעמיד פני ישראלי. בביקורו האחרון בישראל, אלכס נוכח</w:t>
      </w:r>
      <w:r w:rsidR="00897A85">
        <w:rPr>
          <w:rFonts w:cs="Times New Roman" w:hint="cs"/>
          <w:rtl/>
        </w:rPr>
        <w:t xml:space="preserve"> לדעת</w:t>
      </w:r>
      <w:r w:rsidRPr="00782DB8">
        <w:rPr>
          <w:rFonts w:cs="Times New Roman"/>
          <w:rtl/>
        </w:rPr>
        <w:t xml:space="preserve"> שארקדי דיבר עתה כישראלים אמיתיים, ללא שיורי מבטא זר, ואלכס שקל לסגל לעצמו מבטא כשל ארקדי.</w:t>
      </w:r>
    </w:p>
    <w:p w14:paraId="3CFF1280" w14:textId="14934146" w:rsidR="00675FBA" w:rsidRDefault="00782DB8" w:rsidP="00675FBA">
      <w:pPr>
        <w:rPr>
          <w:rFonts w:cs="Times New Roman"/>
          <w:rtl/>
        </w:rPr>
      </w:pPr>
      <w:r>
        <w:rPr>
          <w:rFonts w:hint="cs"/>
          <w:rtl/>
        </w:rPr>
        <w:t xml:space="preserve">לא </w:t>
      </w:r>
      <w:r w:rsidR="001C5A04">
        <w:rPr>
          <w:rFonts w:hint="cs"/>
          <w:rtl/>
        </w:rPr>
        <w:t>הייתה</w:t>
      </w:r>
      <w:r w:rsidR="0044317D">
        <w:rPr>
          <w:rFonts w:hint="cs"/>
          <w:rtl/>
        </w:rPr>
        <w:t xml:space="preserve"> זו מלאכה קלה </w:t>
      </w:r>
      <w:r w:rsidR="00675FBA">
        <w:rPr>
          <w:rFonts w:hint="cs"/>
          <w:rtl/>
        </w:rPr>
        <w:t>להת</w:t>
      </w:r>
      <w:r w:rsidR="00B225A1">
        <w:rPr>
          <w:rFonts w:hint="cs"/>
          <w:rtl/>
        </w:rPr>
        <w:t>נכר</w:t>
      </w:r>
      <w:r w:rsidR="00675FBA">
        <w:rPr>
          <w:rFonts w:hint="cs"/>
          <w:rtl/>
        </w:rPr>
        <w:t xml:space="preserve"> </w:t>
      </w:r>
      <w:r w:rsidR="00B225A1">
        <w:rPr>
          <w:rFonts w:hint="cs"/>
          <w:rtl/>
        </w:rPr>
        <w:t>ל</w:t>
      </w:r>
      <w:r w:rsidR="00675FBA">
        <w:rPr>
          <w:rFonts w:hint="cs"/>
          <w:rtl/>
        </w:rPr>
        <w:t xml:space="preserve">מבטא של הוריו, </w:t>
      </w:r>
      <w:r w:rsidR="0044317D">
        <w:rPr>
          <w:rFonts w:hint="cs"/>
          <w:rtl/>
        </w:rPr>
        <w:t>ל</w:t>
      </w:r>
      <w:r w:rsidR="00675FBA">
        <w:rPr>
          <w:rFonts w:hint="cs"/>
          <w:rtl/>
        </w:rPr>
        <w:t xml:space="preserve">מבטא שאיתו נולד. אין זו מלאכה קלה </w:t>
      </w:r>
      <w:r w:rsidR="00675FBA">
        <w:rPr>
          <w:rtl/>
        </w:rPr>
        <w:t>–</w:t>
      </w:r>
      <w:r w:rsidR="00675FBA">
        <w:rPr>
          <w:rFonts w:hint="cs"/>
          <w:rtl/>
        </w:rPr>
        <w:t xml:space="preserve"> יש לקרצף מכל הברה את הצליל הטבעי שלה [</w:t>
      </w:r>
      <w:r w:rsidR="00675FBA">
        <w:t>metallic shin</w:t>
      </w:r>
      <w:r w:rsidR="00675FBA">
        <w:rPr>
          <w:rFonts w:hint="cs"/>
          <w:rtl/>
        </w:rPr>
        <w:t xml:space="preserve">], </w:t>
      </w:r>
      <w:r w:rsidR="00984F94" w:rsidRPr="00984F94">
        <w:rPr>
          <w:rFonts w:cs="Times New Roman"/>
          <w:rtl/>
        </w:rPr>
        <w:t xml:space="preserve">לשוות לה ציפוי עמום, </w:t>
      </w:r>
      <w:r w:rsidR="00675FBA">
        <w:rPr>
          <w:rFonts w:hint="cs"/>
          <w:rtl/>
        </w:rPr>
        <w:t>לשייף ב</w:t>
      </w:r>
      <w:r w:rsidR="000C0766">
        <w:rPr>
          <w:rFonts w:hint="cs"/>
          <w:rtl/>
        </w:rPr>
        <w:t>שקידה</w:t>
      </w:r>
      <w:r w:rsidR="00675FBA">
        <w:rPr>
          <w:rFonts w:hint="cs"/>
          <w:rtl/>
        </w:rPr>
        <w:t xml:space="preserve"> את הזוהר המטאלי ולה</w:t>
      </w:r>
      <w:r w:rsidR="00897A85">
        <w:rPr>
          <w:rFonts w:hint="cs"/>
          <w:rtl/>
        </w:rPr>
        <w:t>י</w:t>
      </w:r>
      <w:r w:rsidR="00675FBA">
        <w:rPr>
          <w:rFonts w:hint="cs"/>
          <w:rtl/>
        </w:rPr>
        <w:t xml:space="preserve">שמר מאבקת הנסורת המתכתית הדקיקה [המעופפת מהשיוף </w:t>
      </w:r>
      <w:r w:rsidR="00675FBA">
        <w:t>so to say</w:t>
      </w:r>
      <w:r w:rsidR="00675FBA">
        <w:rPr>
          <w:rFonts w:hint="cs"/>
          <w:rtl/>
        </w:rPr>
        <w:t xml:space="preserve">] </w:t>
      </w:r>
      <w:r w:rsidR="00C8452E">
        <w:rPr>
          <w:rFonts w:hint="cs"/>
          <w:rtl/>
        </w:rPr>
        <w:t>פן</w:t>
      </w:r>
      <w:r w:rsidR="00675FBA">
        <w:rPr>
          <w:rFonts w:hint="cs"/>
          <w:rtl/>
        </w:rPr>
        <w:t xml:space="preserve"> תחנוק את גרונו, </w:t>
      </w:r>
      <w:r w:rsidR="00675FBA" w:rsidRPr="00094A9E">
        <w:rPr>
          <w:rFonts w:cs="Times New Roman"/>
          <w:rtl/>
        </w:rPr>
        <w:t xml:space="preserve">להגות כל ל' באופן דביק ומשתהה, כאילו אין בכוונתך </w:t>
      </w:r>
      <w:r w:rsidR="00675FBA" w:rsidRPr="00094A9E">
        <w:rPr>
          <w:rFonts w:cs="Times New Roman" w:hint="eastAsia"/>
          <w:rtl/>
        </w:rPr>
        <w:t>לל</w:t>
      </w:r>
      <w:r w:rsidR="00675FBA" w:rsidRPr="00094A9E">
        <w:rPr>
          <w:rFonts w:cs="Times New Roman"/>
          <w:rtl/>
        </w:rPr>
        <w:t>ה</w:t>
      </w:r>
      <w:r w:rsidR="00897A85">
        <w:rPr>
          <w:rFonts w:cs="Times New Roman" w:hint="cs"/>
          <w:rtl/>
        </w:rPr>
        <w:t>י</w:t>
      </w:r>
      <w:r w:rsidR="00675FBA" w:rsidRPr="00094A9E">
        <w:rPr>
          <w:rFonts w:cs="Times New Roman"/>
          <w:rtl/>
        </w:rPr>
        <w:t>פרד ממנה</w:t>
      </w:r>
      <w:r w:rsidR="00B225A1" w:rsidRPr="00094A9E">
        <w:rPr>
          <w:rFonts w:cs="Times New Roman"/>
          <w:rtl/>
        </w:rPr>
        <w:t xml:space="preserve"> </w:t>
      </w:r>
      <w:r w:rsidR="00B225A1" w:rsidRPr="00094A9E">
        <w:rPr>
          <w:rFonts w:cs="Times New Roman" w:hint="eastAsia"/>
          <w:rtl/>
        </w:rPr>
        <w:t>ל</w:t>
      </w:r>
      <w:r w:rsidR="00B225A1" w:rsidRPr="00094A9E">
        <w:rPr>
          <w:rFonts w:cs="Times New Roman"/>
          <w:rtl/>
        </w:rPr>
        <w:t>ל</w:t>
      </w:r>
      <w:r w:rsidR="00B225A1" w:rsidRPr="00094A9E">
        <w:rPr>
          <w:rFonts w:cs="Times New Roman" w:hint="eastAsia"/>
          <w:rtl/>
        </w:rPr>
        <w:t>ל</w:t>
      </w:r>
      <w:r w:rsidR="00B225A1" w:rsidRPr="00094A9E">
        <w:rPr>
          <w:rFonts w:cs="Times New Roman"/>
          <w:rtl/>
        </w:rPr>
        <w:t>עו</w:t>
      </w:r>
      <w:r w:rsidR="00B225A1" w:rsidRPr="00094A9E">
        <w:rPr>
          <w:rFonts w:cs="Times New Roman" w:hint="eastAsia"/>
          <w:rtl/>
        </w:rPr>
        <w:t>ל</w:t>
      </w:r>
      <w:r w:rsidR="00B225A1" w:rsidRPr="00094A9E">
        <w:rPr>
          <w:rFonts w:cs="Times New Roman"/>
          <w:rtl/>
        </w:rPr>
        <w:t>ל</w:t>
      </w:r>
      <w:r w:rsidR="00B225A1" w:rsidRPr="00094A9E">
        <w:rPr>
          <w:rFonts w:cs="Times New Roman" w:hint="eastAsia"/>
          <w:rtl/>
        </w:rPr>
        <w:t>ללמים</w:t>
      </w:r>
      <w:r w:rsidR="00675FBA" w:rsidRPr="00094A9E">
        <w:rPr>
          <w:rFonts w:cs="Times New Roman"/>
          <w:rtl/>
        </w:rPr>
        <w:t>, ללל</w:t>
      </w:r>
      <w:r w:rsidR="00675FBA" w:rsidRPr="00094A9E">
        <w:rPr>
          <w:rFonts w:cs="Times New Roman" w:hint="eastAsia"/>
          <w:rtl/>
        </w:rPr>
        <w:t>ל</w:t>
      </w:r>
      <w:r w:rsidR="00675FBA" w:rsidRPr="00094A9E">
        <w:rPr>
          <w:rFonts w:cs="Times New Roman"/>
          <w:rtl/>
        </w:rPr>
        <w:t>להגות אותה חזק, ב</w:t>
      </w:r>
      <w:r w:rsidR="00675FBA" w:rsidRPr="00094A9E">
        <w:rPr>
          <w:rFonts w:cs="Times New Roman" w:hint="eastAsia"/>
          <w:rtl/>
        </w:rPr>
        <w:t>ללללללהט</w:t>
      </w:r>
      <w:r w:rsidR="00675FBA" w:rsidRPr="00094A9E">
        <w:rPr>
          <w:rFonts w:cs="Times New Roman"/>
          <w:rtl/>
        </w:rPr>
        <w:t xml:space="preserve"> </w:t>
      </w:r>
      <w:r w:rsidR="00675FBA" w:rsidRPr="00094A9E">
        <w:rPr>
          <w:rFonts w:cs="Times New Roman" w:hint="eastAsia"/>
          <w:rtl/>
        </w:rPr>
        <w:t>ממש</w:t>
      </w:r>
      <w:r w:rsidR="00675FBA" w:rsidRPr="00094A9E">
        <w:rPr>
          <w:rFonts w:cs="Times New Roman"/>
          <w:rtl/>
        </w:rPr>
        <w:t>, ב</w:t>
      </w:r>
      <w:r w:rsidR="00675FBA" w:rsidRPr="00094A9E">
        <w:rPr>
          <w:rFonts w:cs="Times New Roman" w:hint="eastAsia"/>
          <w:rtl/>
        </w:rPr>
        <w:t>ללללללב</w:t>
      </w:r>
      <w:r w:rsidR="00675FBA" w:rsidRPr="00094A9E">
        <w:rPr>
          <w:rFonts w:cs="Times New Roman"/>
          <w:rtl/>
        </w:rPr>
        <w:t xml:space="preserve"> </w:t>
      </w:r>
      <w:r w:rsidR="00675FBA" w:rsidRPr="00094A9E">
        <w:rPr>
          <w:rFonts w:cs="Times New Roman" w:hint="eastAsia"/>
          <w:rtl/>
        </w:rPr>
        <w:t>שללללללללם</w:t>
      </w:r>
      <w:r w:rsidR="00675FBA" w:rsidRPr="00094A9E">
        <w:rPr>
          <w:rFonts w:cs="Times New Roman"/>
          <w:rtl/>
        </w:rPr>
        <w:t>.</w:t>
      </w:r>
    </w:p>
    <w:p w14:paraId="4A7B4ECA" w14:textId="77777777" w:rsidR="00A65C12" w:rsidRDefault="00A65C12" w:rsidP="00675FBA">
      <w:pPr>
        <w:rPr>
          <w:rtl/>
        </w:rPr>
      </w:pPr>
    </w:p>
    <w:p w14:paraId="2075811C" w14:textId="77777777" w:rsidR="00675FBA" w:rsidRPr="00266A17" w:rsidRDefault="00675FBA" w:rsidP="00675FBA">
      <w:pPr>
        <w:rPr>
          <w:color w:val="BFBFBF" w:themeColor="background1" w:themeShade="BF"/>
          <w:rtl/>
        </w:rPr>
      </w:pPr>
      <w:r w:rsidRPr="00266A17">
        <w:rPr>
          <w:rFonts w:hint="cs"/>
          <w:color w:val="BFBFBF" w:themeColor="background1" w:themeShade="BF"/>
          <w:rtl/>
        </w:rPr>
        <w:t>[</w:t>
      </w:r>
      <w:r w:rsidRPr="00266A17">
        <w:rPr>
          <w:color w:val="BFBFBF" w:themeColor="background1" w:themeShade="BF"/>
          <w:rtl/>
        </w:rPr>
        <w:t>היה לו מבטא שיכול להתאים – מבטא גרמני</w:t>
      </w:r>
      <w:r w:rsidRPr="00266A17">
        <w:rPr>
          <w:rFonts w:hint="cs"/>
          <w:color w:val="BFBFBF" w:themeColor="background1" w:themeShade="BF"/>
          <w:rtl/>
        </w:rPr>
        <w:t>,</w:t>
      </w:r>
      <w:r w:rsidRPr="00266A17">
        <w:rPr>
          <w:color w:val="BFBFBF" w:themeColor="background1" w:themeShade="BF"/>
          <w:rtl/>
        </w:rPr>
        <w:t xml:space="preserve"> שסיגל לעצמו בקייצים בברלין.</w:t>
      </w:r>
      <w:r w:rsidRPr="00266A17">
        <w:rPr>
          <w:rFonts w:hint="cs"/>
          <w:color w:val="BFBFBF" w:themeColor="background1" w:themeShade="BF"/>
          <w:rtl/>
        </w:rPr>
        <w:t xml:space="preserve"> אבל, </w:t>
      </w:r>
      <w:r w:rsidRPr="00266A17">
        <w:rPr>
          <w:color w:val="BFBFBF" w:themeColor="background1" w:themeShade="BF"/>
          <w:rtl/>
        </w:rPr>
        <w:t>האם יאה להשתמש באותו מבטא גרמני בדיבור בעברית? זה כמעט לא עולה על הדעת, בהחלט בלתי יאה ואפילו זדוני.</w:t>
      </w:r>
      <w:r w:rsidRPr="00266A17">
        <w:rPr>
          <w:rFonts w:hint="cs"/>
          <w:color w:val="BFBFBF" w:themeColor="background1" w:themeShade="BF"/>
          <w:rtl/>
        </w:rPr>
        <w:t xml:space="preserve"> </w:t>
      </w:r>
      <w:r w:rsidRPr="00266A17">
        <w:rPr>
          <w:color w:val="BFBFBF" w:themeColor="background1" w:themeShade="BF"/>
          <w:rtl/>
        </w:rPr>
        <w:t>–</w:t>
      </w:r>
      <w:r w:rsidRPr="00266A17">
        <w:rPr>
          <w:rFonts w:hint="cs"/>
          <w:color w:val="BFBFBF" w:themeColor="background1" w:themeShade="BF"/>
          <w:rtl/>
        </w:rPr>
        <w:t xml:space="preserve"> לשפר]</w:t>
      </w:r>
    </w:p>
    <w:p w14:paraId="56E6C305" w14:textId="77777777" w:rsidR="00675FBA" w:rsidRPr="00266A17" w:rsidRDefault="00675FBA" w:rsidP="00675FBA">
      <w:pPr>
        <w:rPr>
          <w:color w:val="BFBFBF" w:themeColor="background1" w:themeShade="BF"/>
          <w:rtl/>
        </w:rPr>
      </w:pPr>
      <w:r w:rsidRPr="00266A17">
        <w:rPr>
          <w:rFonts w:hint="cs"/>
          <w:color w:val="BFBFBF" w:themeColor="background1" w:themeShade="BF"/>
          <w:rtl/>
        </w:rPr>
        <w:t xml:space="preserve">[מ- </w:t>
      </w:r>
      <w:r w:rsidRPr="00266A17">
        <w:rPr>
          <w:color w:val="BFBFBF" w:themeColor="background1" w:themeShade="BF"/>
        </w:rPr>
        <w:t>all1-2</w:t>
      </w:r>
      <w:r w:rsidRPr="00266A17">
        <w:rPr>
          <w:rFonts w:hint="cs"/>
          <w:color w:val="BFBFBF" w:themeColor="background1" w:themeShade="BF"/>
          <w:rtl/>
        </w:rPr>
        <w:t>:]</w:t>
      </w:r>
    </w:p>
    <w:p w14:paraId="6DD48B54" w14:textId="77777777" w:rsidR="00675FBA" w:rsidRPr="00266A17" w:rsidRDefault="00675FBA" w:rsidP="00675FBA">
      <w:pPr>
        <w:rPr>
          <w:color w:val="BFBFBF" w:themeColor="background1" w:themeShade="BF"/>
          <w:rtl/>
        </w:rPr>
      </w:pPr>
      <w:r w:rsidRPr="00266A17">
        <w:rPr>
          <w:rFonts w:hint="cs"/>
          <w:color w:val="BFBFBF" w:themeColor="background1" w:themeShade="BF"/>
          <w:rtl/>
        </w:rPr>
        <w:t>[</w:t>
      </w:r>
    </w:p>
    <w:p w14:paraId="0DF200AB" w14:textId="77777777" w:rsidR="00675FBA" w:rsidRPr="00266A17" w:rsidRDefault="00675FBA" w:rsidP="00675FBA">
      <w:pPr>
        <w:rPr>
          <w:color w:val="BFBFBF" w:themeColor="background1" w:themeShade="BF"/>
          <w:rtl/>
        </w:rPr>
      </w:pPr>
      <w:r w:rsidRPr="00266A17">
        <w:rPr>
          <w:rFonts w:hint="cs"/>
          <w:color w:val="BFBFBF" w:themeColor="background1" w:themeShade="BF"/>
          <w:rtl/>
        </w:rPr>
        <w:t>[</w:t>
      </w:r>
      <w:r w:rsidRPr="00266A17">
        <w:rPr>
          <w:color w:val="BFBFBF" w:themeColor="background1" w:themeShade="BF"/>
          <w:rtl/>
        </w:rPr>
        <w:t>והרי האלכסנדר הופמן ה</w:t>
      </w:r>
      <w:r w:rsidRPr="00266A17">
        <w:rPr>
          <w:rFonts w:hint="cs"/>
          <w:color w:val="BFBFBF" w:themeColor="background1" w:themeShade="BF"/>
          <w:rtl/>
        </w:rPr>
        <w:t>אמיתי</w:t>
      </w:r>
      <w:r w:rsidRPr="00266A17">
        <w:rPr>
          <w:color w:val="BFBFBF" w:themeColor="background1" w:themeShade="BF"/>
          <w:rtl/>
        </w:rPr>
        <w:t xml:space="preserve"> </w:t>
      </w:r>
      <w:r w:rsidRPr="00266A17">
        <w:rPr>
          <w:rFonts w:hint="cs"/>
          <w:color w:val="BFBFBF" w:themeColor="background1" w:themeShade="BF"/>
          <w:rtl/>
        </w:rPr>
        <w:t>הומת בגרמנית</w:t>
      </w:r>
      <w:r w:rsidRPr="00266A17">
        <w:rPr>
          <w:color w:val="BFBFBF" w:themeColor="background1" w:themeShade="BF"/>
          <w:rtl/>
        </w:rPr>
        <w:t xml:space="preserve">. </w:t>
      </w:r>
      <w:r w:rsidRPr="00266A17">
        <w:rPr>
          <w:rFonts w:hint="cs"/>
          <w:color w:val="BFBFBF" w:themeColor="background1" w:themeShade="BF"/>
          <w:rtl/>
        </w:rPr>
        <w:t>[זוועה]</w:t>
      </w:r>
    </w:p>
    <w:p w14:paraId="18104A02" w14:textId="77777777" w:rsidR="00675FBA" w:rsidRPr="00266A17" w:rsidRDefault="00675FBA" w:rsidP="00675FBA">
      <w:pPr>
        <w:rPr>
          <w:color w:val="BFBFBF" w:themeColor="background1" w:themeShade="BF"/>
          <w:rtl/>
        </w:rPr>
      </w:pPr>
      <w:r w:rsidRPr="00266A17">
        <w:rPr>
          <w:color w:val="BFBFBF" w:themeColor="background1" w:themeShade="BF"/>
          <w:rtl/>
        </w:rPr>
        <w:t>וכל הפקודות נכתבו בגרמנית.</w:t>
      </w:r>
      <w:r w:rsidRPr="00266A17">
        <w:rPr>
          <w:rFonts w:hint="cs"/>
          <w:color w:val="BFBFBF" w:themeColor="background1" w:themeShade="BF"/>
          <w:rtl/>
        </w:rPr>
        <w:t xml:space="preserve"> [שוין כמה אפשר]</w:t>
      </w:r>
    </w:p>
    <w:p w14:paraId="43F3F6CF" w14:textId="77777777" w:rsidR="00675FBA" w:rsidRPr="00266A17" w:rsidRDefault="00675FBA" w:rsidP="00675FBA">
      <w:pPr>
        <w:rPr>
          <w:color w:val="BFBFBF" w:themeColor="background1" w:themeShade="BF"/>
          <w:rtl/>
        </w:rPr>
      </w:pPr>
      <w:r w:rsidRPr="00266A17">
        <w:rPr>
          <w:rFonts w:hint="cs"/>
          <w:color w:val="BFBFBF" w:themeColor="background1" w:themeShade="BF"/>
          <w:rtl/>
        </w:rPr>
        <w:t>בשביל לשנות את המבטא, יש לנתח כל צליל בנפרד.]</w:t>
      </w:r>
    </w:p>
    <w:p w14:paraId="01503301" w14:textId="77777777" w:rsidR="00675FBA" w:rsidRPr="00266A17" w:rsidRDefault="00675FBA" w:rsidP="00675FBA">
      <w:pPr>
        <w:rPr>
          <w:color w:val="BFBFBF" w:themeColor="background1" w:themeShade="BF"/>
          <w:rtl/>
        </w:rPr>
      </w:pPr>
      <w:r w:rsidRPr="00266A17">
        <w:rPr>
          <w:rFonts w:hint="cs"/>
          <w:color w:val="BFBFBF" w:themeColor="background1" w:themeShade="BF"/>
          <w:rtl/>
        </w:rPr>
        <w:t xml:space="preserve">למשל, איך עוברים מהצליל </w:t>
      </w:r>
      <w:r w:rsidRPr="00266A17">
        <w:rPr>
          <w:color w:val="BFBFBF" w:themeColor="background1" w:themeShade="BF"/>
        </w:rPr>
        <w:t>t</w:t>
      </w:r>
      <w:r w:rsidRPr="00266A17">
        <w:rPr>
          <w:rFonts w:hint="cs"/>
          <w:color w:val="BFBFBF" w:themeColor="background1" w:themeShade="BF"/>
          <w:rtl/>
        </w:rPr>
        <w:t xml:space="preserve"> לצליל ת':</w:t>
      </w:r>
    </w:p>
    <w:p w14:paraId="7CC14BA2" w14:textId="77777777" w:rsidR="00675FBA" w:rsidRPr="00266A17" w:rsidRDefault="00675FBA" w:rsidP="00675FBA">
      <w:pPr>
        <w:rPr>
          <w:color w:val="BFBFBF" w:themeColor="background1" w:themeShade="BF"/>
          <w:rtl/>
        </w:rPr>
      </w:pPr>
      <w:r w:rsidRPr="00266A17">
        <w:rPr>
          <w:rFonts w:hint="cs"/>
          <w:color w:val="BFBFBF" w:themeColor="background1" w:themeShade="BF"/>
          <w:rtl/>
        </w:rPr>
        <w:t>יש [</w:t>
      </w:r>
      <w:r w:rsidRPr="00266A17">
        <w:rPr>
          <w:color w:val="BFBFBF" w:themeColor="background1" w:themeShade="BF"/>
        </w:rPr>
        <w:t>to strip it from its</w:t>
      </w:r>
      <w:r w:rsidRPr="00266A17">
        <w:rPr>
          <w:rFonts w:hint="cs"/>
          <w:color w:val="BFBFBF" w:themeColor="background1" w:themeShade="BF"/>
          <w:rtl/>
        </w:rPr>
        <w:t>] לקלוף ממנו את כל הריפוד הנוצנץ שלו, ולהותיר רק את הקר האפור והבלתי מעובד [-</w:t>
      </w:r>
      <w:r w:rsidRPr="00266A17">
        <w:rPr>
          <w:color w:val="BFBFBF" w:themeColor="background1" w:themeShade="BF"/>
        </w:rPr>
        <w:t>rough</w:t>
      </w:r>
      <w:r w:rsidRPr="00266A17">
        <w:rPr>
          <w:rFonts w:hint="cs"/>
          <w:color w:val="BFBFBF" w:themeColor="background1" w:themeShade="BF"/>
          <w:rtl/>
        </w:rPr>
        <w:t xml:space="preserve"> (כלומר בלתי מעובד, גס)] שמתחת.</w:t>
      </w:r>
    </w:p>
    <w:p w14:paraId="1E7F6E61" w14:textId="77777777" w:rsidR="00675FBA" w:rsidRPr="00266A17" w:rsidRDefault="00675FBA" w:rsidP="00675FBA">
      <w:pPr>
        <w:rPr>
          <w:color w:val="BFBFBF" w:themeColor="background1" w:themeShade="BF"/>
          <w:rtl/>
        </w:rPr>
      </w:pPr>
      <w:r w:rsidRPr="00266A17">
        <w:rPr>
          <w:rFonts w:hint="cs"/>
          <w:color w:val="BFBFBF" w:themeColor="background1" w:themeShade="BF"/>
          <w:rtl/>
        </w:rPr>
        <w:t>[ההופעה התחילה.</w:t>
      </w:r>
    </w:p>
    <w:p w14:paraId="19BA4D3E" w14:textId="77777777" w:rsidR="00675FBA" w:rsidRPr="00266A17" w:rsidRDefault="00675FBA" w:rsidP="00675FBA">
      <w:pPr>
        <w:rPr>
          <w:color w:val="BFBFBF" w:themeColor="background1" w:themeShade="BF"/>
          <w:rtl/>
        </w:rPr>
      </w:pPr>
      <w:r w:rsidRPr="00266A17">
        <w:rPr>
          <w:rFonts w:hint="cs"/>
          <w:color w:val="BFBFBF" w:themeColor="background1" w:themeShade="BF"/>
          <w:rtl/>
        </w:rPr>
        <w:lastRenderedPageBreak/>
        <w:t xml:space="preserve">שיר ראשון: </w:t>
      </w:r>
      <w:r w:rsidRPr="00266A17">
        <w:rPr>
          <w:color w:val="BFBFBF" w:themeColor="background1" w:themeShade="BF"/>
          <w:rtl/>
        </w:rPr>
        <w:t>השיירה – לאן לאן הולכת את הדרך, לאן לאן הולכת את דרכי? אלה הם היהודים שנטבחו. ו</w:t>
      </w:r>
      <w:r w:rsidRPr="00266A17">
        <w:rPr>
          <w:rFonts w:hint="cs"/>
          <w:color w:val="BFBFBF" w:themeColor="background1" w:themeShade="BF"/>
          <w:rtl/>
        </w:rPr>
        <w:t>אלכס הנמוך כמובן נמצא</w:t>
      </w:r>
      <w:r w:rsidRPr="00266A17">
        <w:rPr>
          <w:color w:val="BFBFBF" w:themeColor="background1" w:themeShade="BF"/>
          <w:rtl/>
        </w:rPr>
        <w:t xml:space="preserve"> בשורה הראשונה, מבטא מילה אחרי מילה כמו שהיו מבטאים אותה הטובחים.</w:t>
      </w:r>
      <w:r w:rsidRPr="00266A17">
        <w:rPr>
          <w:rFonts w:hint="cs"/>
          <w:color w:val="BFBFBF" w:themeColor="background1" w:themeShade="BF"/>
          <w:rtl/>
        </w:rPr>
        <w:t xml:space="preserve"> [מה קורה כאן? זה נורא]</w:t>
      </w:r>
    </w:p>
    <w:p w14:paraId="1B31FA60" w14:textId="77777777" w:rsidR="00675FBA" w:rsidRPr="00266A17" w:rsidRDefault="00675FBA" w:rsidP="00675FBA">
      <w:pPr>
        <w:rPr>
          <w:color w:val="BFBFBF" w:themeColor="background1" w:themeShade="BF"/>
          <w:rtl/>
        </w:rPr>
      </w:pPr>
      <w:r w:rsidRPr="00266A17">
        <w:rPr>
          <w:color w:val="BFBFBF" w:themeColor="background1" w:themeShade="BF"/>
          <w:rtl/>
        </w:rPr>
        <w:t xml:space="preserve">האם יאה? האם ראוי? הוא התבלבל מדי פעם במילים, </w:t>
      </w:r>
      <w:r w:rsidRPr="00266A17">
        <w:rPr>
          <w:rFonts w:hint="cs"/>
          <w:color w:val="BFBFBF" w:themeColor="background1" w:themeShade="BF"/>
          <w:rtl/>
        </w:rPr>
        <w:t>[סלחיה זה זוועה]</w:t>
      </w:r>
    </w:p>
    <w:p w14:paraId="675EE6DA" w14:textId="77777777" w:rsidR="00675FBA" w:rsidRPr="00266A17" w:rsidRDefault="00675FBA" w:rsidP="00675FBA">
      <w:pPr>
        <w:rPr>
          <w:color w:val="BFBFBF" w:themeColor="background1" w:themeShade="BF"/>
          <w:rtl/>
        </w:rPr>
      </w:pPr>
      <w:r w:rsidRPr="00266A17">
        <w:rPr>
          <w:color w:val="BFBFBF" w:themeColor="background1" w:themeShade="BF"/>
          <w:rtl/>
        </w:rPr>
        <w:t xml:space="preserve">שיר </w:t>
      </w:r>
      <w:r w:rsidRPr="00266A17">
        <w:rPr>
          <w:rFonts w:hint="cs"/>
          <w:color w:val="BFBFBF" w:themeColor="background1" w:themeShade="BF"/>
          <w:rtl/>
        </w:rPr>
        <w:t xml:space="preserve">שני </w:t>
      </w:r>
      <w:r w:rsidRPr="00266A17">
        <w:rPr>
          <w:color w:val="BFBFBF" w:themeColor="background1" w:themeShade="BF"/>
          <w:rtl/>
        </w:rPr>
        <w:t>– שריפה אחים שריפה. לראשונה בחייו הוא ביטא את ה-ר' כמו ישראלי.</w:t>
      </w:r>
    </w:p>
    <w:p w14:paraId="3ECB18F4" w14:textId="77777777" w:rsidR="00675FBA" w:rsidRPr="00266A17" w:rsidRDefault="00675FBA" w:rsidP="00675FBA">
      <w:pPr>
        <w:rPr>
          <w:color w:val="BFBFBF" w:themeColor="background1" w:themeShade="BF"/>
          <w:rtl/>
        </w:rPr>
      </w:pPr>
      <w:r w:rsidRPr="00266A17">
        <w:rPr>
          <w:color w:val="BFBFBF" w:themeColor="background1" w:themeShade="BF"/>
          <w:rtl/>
        </w:rPr>
        <w:t xml:space="preserve">הוא לא הבין את השירים. למשל – בדופקי נעורים ושבים. הוא תרגם – </w:t>
      </w:r>
      <w:r w:rsidRPr="00266A17">
        <w:rPr>
          <w:color w:val="BFBFBF" w:themeColor="background1" w:themeShade="BF"/>
        </w:rPr>
        <w:t>As I %$#@ my youth and passersby</w:t>
      </w:r>
      <w:r w:rsidRPr="00266A17">
        <w:rPr>
          <w:color w:val="BFBFBF" w:themeColor="background1" w:themeShade="BF"/>
          <w:rtl/>
        </w:rPr>
        <w:t>. מה זה אומר? ו</w:t>
      </w:r>
      <w:r w:rsidRPr="00266A17">
        <w:rPr>
          <w:rFonts w:hint="cs"/>
          <w:color w:val="BFBFBF" w:themeColor="background1" w:themeShade="BF"/>
          <w:rtl/>
        </w:rPr>
        <w:t>איך</w:t>
      </w:r>
      <w:r w:rsidRPr="00266A17">
        <w:rPr>
          <w:color w:val="BFBFBF" w:themeColor="background1" w:themeShade="BF"/>
          <w:rtl/>
        </w:rPr>
        <w:t xml:space="preserve"> זה קשור לאימי ואבי?</w:t>
      </w:r>
      <w:r w:rsidRPr="00266A17">
        <w:rPr>
          <w:rFonts w:hint="cs"/>
          <w:color w:val="BFBFBF" w:themeColor="background1" w:themeShade="BF"/>
          <w:rtl/>
        </w:rPr>
        <w:t xml:space="preserve"> </w:t>
      </w:r>
      <w:r w:rsidRPr="00266A17">
        <w:rPr>
          <w:color w:val="BFBFBF" w:themeColor="background1" w:themeShade="BF"/>
          <w:rtl/>
        </w:rPr>
        <w:t xml:space="preserve">ולמה אף אחד לא צוחק? </w:t>
      </w:r>
      <w:r w:rsidRPr="00266A17">
        <w:rPr>
          <w:rFonts w:hint="cs"/>
          <w:color w:val="BFBFBF" w:themeColor="background1" w:themeShade="BF"/>
          <w:rtl/>
        </w:rPr>
        <w:t xml:space="preserve">בכל פעם שהאמין כי הצליח להשתלט על העברית ועל הישראליות, באה המציאות וטפחה באכזריות על פניו, מגרשת אותו רחוק יותר. גם בחזרה הגנרלית ועד ההופעה הוא לא האמין שבאמת ישירו את המילים האלה. [שיפור דחוף] לא ברור למה אף אחד לא ציחקק / הרשו לשיר את זה. הרבה דברים הוא לא הבין. </w:t>
      </w:r>
      <w:r w:rsidRPr="00266A17">
        <w:rPr>
          <w:color w:val="BFBFBF" w:themeColor="background1" w:themeShade="BF"/>
          <w:rtl/>
        </w:rPr>
        <w:t>–</w:t>
      </w:r>
      <w:r w:rsidRPr="00266A17">
        <w:rPr>
          <w:rFonts w:hint="cs"/>
          <w:color w:val="BFBFBF" w:themeColor="background1" w:themeShade="BF"/>
          <w:rtl/>
        </w:rPr>
        <w:t xml:space="preserve"> כלומר הוא מרגיש מחוץ לכל ההבנה וגו'.</w:t>
      </w:r>
    </w:p>
    <w:p w14:paraId="108927BA" w14:textId="77777777" w:rsidR="00675FBA" w:rsidRPr="00266A17" w:rsidRDefault="00675FBA" w:rsidP="00675FBA">
      <w:pPr>
        <w:rPr>
          <w:color w:val="BFBFBF" w:themeColor="background1" w:themeShade="BF"/>
          <w:rtl/>
        </w:rPr>
      </w:pPr>
      <w:r w:rsidRPr="00266A17">
        <w:rPr>
          <w:rFonts w:hint="cs"/>
          <w:color w:val="BFBFBF" w:themeColor="background1" w:themeShade="BF"/>
          <w:rtl/>
        </w:rPr>
        <w:t>]</w:t>
      </w:r>
    </w:p>
    <w:p w14:paraId="78C5D14D" w14:textId="3914E938" w:rsidR="00675FBA" w:rsidRPr="00266A17" w:rsidRDefault="00675FBA" w:rsidP="00675FBA">
      <w:pPr>
        <w:rPr>
          <w:color w:val="BFBFBF" w:themeColor="background1" w:themeShade="BF"/>
          <w:rtl/>
        </w:rPr>
      </w:pPr>
      <w:r w:rsidRPr="00266A17">
        <w:rPr>
          <w:rFonts w:hint="cs"/>
          <w:color w:val="BFBFBF" w:themeColor="background1" w:themeShade="BF"/>
          <w:rtl/>
        </w:rPr>
        <w:t>[</w:t>
      </w:r>
      <w:r w:rsidRPr="00266A17">
        <w:rPr>
          <w:color w:val="BFBFBF" w:themeColor="background1" w:themeShade="BF"/>
          <w:rtl/>
        </w:rPr>
        <w:t>החברים מתקופת לימודיו ב</w:t>
      </w:r>
      <w:r w:rsidR="002E35AE" w:rsidRPr="00266A17">
        <w:rPr>
          <w:color w:val="BFBFBF" w:themeColor="background1" w:themeShade="BF"/>
          <w:rtl/>
        </w:rPr>
        <w:t>בית-הספר</w:t>
      </w:r>
      <w:r w:rsidRPr="00266A17">
        <w:rPr>
          <w:color w:val="BFBFBF" w:themeColor="background1" w:themeShade="BF"/>
          <w:rtl/>
        </w:rPr>
        <w:t xml:space="preserve"> היהודי אמרו לו שלום, וכמו</w:t>
      </w:r>
      <w:r w:rsidRPr="00266A17">
        <w:rPr>
          <w:rFonts w:hint="cs"/>
          <w:color w:val="BFBFBF" w:themeColor="background1" w:themeShade="BF"/>
          <w:rtl/>
        </w:rPr>
        <w:t>ת</w:t>
      </w:r>
      <w:r w:rsidRPr="00266A17">
        <w:rPr>
          <w:color w:val="BFBFBF" w:themeColor="background1" w:themeShade="BF"/>
          <w:rtl/>
        </w:rPr>
        <w:t>ם</w:t>
      </w:r>
      <w:r w:rsidRPr="00266A17">
        <w:rPr>
          <w:rFonts w:hint="cs"/>
          <w:color w:val="BFBFBF" w:themeColor="background1" w:themeShade="BF"/>
          <w:rtl/>
        </w:rPr>
        <w:t xml:space="preserve"> הוא </w:t>
      </w:r>
      <w:r w:rsidRPr="00266A17">
        <w:rPr>
          <w:color w:val="BFBFBF" w:themeColor="background1" w:themeShade="BF"/>
          <w:rtl/>
        </w:rPr>
        <w:t>נזהר לא להסגיר התלהבות רבה מדי לרגל הפגישה המחודשת.</w:t>
      </w:r>
      <w:r w:rsidRPr="00266A17">
        <w:rPr>
          <w:rFonts w:hint="cs"/>
          <w:color w:val="BFBFBF" w:themeColor="background1" w:themeShade="BF"/>
          <w:rtl/>
        </w:rPr>
        <w:t>]</w:t>
      </w:r>
      <w:r w:rsidRPr="00266A17">
        <w:rPr>
          <w:color w:val="BFBFBF" w:themeColor="background1" w:themeShade="BF"/>
          <w:rtl/>
        </w:rPr>
        <w:t xml:space="preserve"> </w:t>
      </w:r>
    </w:p>
    <w:p w14:paraId="57FB62CB" w14:textId="1066D0F4" w:rsidR="00675FBA" w:rsidRPr="00CD067C" w:rsidRDefault="00675FBA" w:rsidP="00675FBA">
      <w:pPr>
        <w:rPr>
          <w:rtl/>
        </w:rPr>
      </w:pPr>
      <w:r>
        <w:rPr>
          <w:rtl/>
        </w:rPr>
        <w:t>האולם היה ספון עץ וחמים</w:t>
      </w:r>
      <w:r>
        <w:rPr>
          <w:rFonts w:hint="cs"/>
          <w:rtl/>
        </w:rPr>
        <w:t>,</w:t>
      </w:r>
      <w:r w:rsidRPr="00CD067C">
        <w:rPr>
          <w:rtl/>
        </w:rPr>
        <w:t xml:space="preserve"> </w:t>
      </w:r>
      <w:r>
        <w:rPr>
          <w:rFonts w:hint="cs"/>
          <w:rtl/>
        </w:rPr>
        <w:t>ו</w:t>
      </w:r>
      <w:r w:rsidR="0044317D">
        <w:rPr>
          <w:rFonts w:hint="cs"/>
          <w:rtl/>
        </w:rPr>
        <w:t>כשהסתיימה</w:t>
      </w:r>
      <w:r w:rsidRPr="00CD067C">
        <w:rPr>
          <w:rtl/>
        </w:rPr>
        <w:t xml:space="preserve"> הופע</w:t>
      </w:r>
      <w:r w:rsidR="00AD029D">
        <w:rPr>
          <w:rFonts w:hint="cs"/>
          <w:rtl/>
        </w:rPr>
        <w:t xml:space="preserve">ת </w:t>
      </w:r>
      <w:r w:rsidRPr="00CD067C">
        <w:rPr>
          <w:rtl/>
        </w:rPr>
        <w:t>ה</w:t>
      </w:r>
      <w:r w:rsidR="00AD029D">
        <w:rPr>
          <w:rFonts w:hint="cs"/>
          <w:rtl/>
        </w:rPr>
        <w:t>מקהלה</w:t>
      </w:r>
      <w:r w:rsidRPr="00CD067C">
        <w:rPr>
          <w:rtl/>
        </w:rPr>
        <w:t xml:space="preserve"> אלכס לבש סוודר ש</w:t>
      </w:r>
      <w:r w:rsidR="00B225A1">
        <w:rPr>
          <w:rFonts w:hint="cs"/>
          <w:rtl/>
        </w:rPr>
        <w:t>ה</w:t>
      </w:r>
      <w:r w:rsidRPr="00CD067C">
        <w:rPr>
          <w:rtl/>
        </w:rPr>
        <w:t xml:space="preserve">סתיר את </w:t>
      </w:r>
      <w:r w:rsidR="00984F94" w:rsidRPr="00984F94">
        <w:rPr>
          <w:rFonts w:cs="Times New Roman"/>
          <w:rtl/>
        </w:rPr>
        <w:t xml:space="preserve">חרפת </w:t>
      </w:r>
      <w:r w:rsidRPr="00CD067C">
        <w:rPr>
          <w:rtl/>
        </w:rPr>
        <w:t>מכנסי</w:t>
      </w:r>
      <w:r>
        <w:rPr>
          <w:rFonts w:hint="cs"/>
          <w:rtl/>
        </w:rPr>
        <w:t>ו</w:t>
      </w:r>
      <w:r w:rsidRPr="00CD067C">
        <w:rPr>
          <w:rtl/>
        </w:rPr>
        <w:t xml:space="preserve"> והתי</w:t>
      </w:r>
      <w:r w:rsidR="00897A85">
        <w:rPr>
          <w:rFonts w:hint="cs"/>
          <w:rtl/>
        </w:rPr>
        <w:t>י</w:t>
      </w:r>
      <w:r w:rsidRPr="00CD067C">
        <w:rPr>
          <w:rtl/>
        </w:rPr>
        <w:t>שב בשורה הראשונה</w:t>
      </w:r>
      <w:r>
        <w:rPr>
          <w:rFonts w:hint="cs"/>
          <w:rtl/>
        </w:rPr>
        <w:t xml:space="preserve">, </w:t>
      </w:r>
      <w:r w:rsidR="00AD029D">
        <w:rPr>
          <w:rFonts w:hint="cs"/>
          <w:rtl/>
        </w:rPr>
        <w:t>ו</w:t>
      </w:r>
      <w:r>
        <w:rPr>
          <w:rFonts w:hint="cs"/>
          <w:rtl/>
        </w:rPr>
        <w:t>חלק</w:t>
      </w:r>
      <w:r w:rsidRPr="00CD067C">
        <w:rPr>
          <w:rtl/>
        </w:rPr>
        <w:t xml:space="preserve"> שִׁירוֹן עם </w:t>
      </w:r>
      <w:r>
        <w:rPr>
          <w:rFonts w:hint="cs"/>
          <w:rtl/>
        </w:rPr>
        <w:t>ילד</w:t>
      </w:r>
      <w:r w:rsidRPr="00CD067C">
        <w:rPr>
          <w:rtl/>
        </w:rPr>
        <w:t xml:space="preserve"> ש</w:t>
      </w:r>
      <w:r w:rsidR="0044317D">
        <w:rPr>
          <w:rFonts w:hint="cs"/>
          <w:rtl/>
        </w:rPr>
        <w:t xml:space="preserve">לא </w:t>
      </w:r>
      <w:r w:rsidRPr="00CD067C">
        <w:rPr>
          <w:rtl/>
        </w:rPr>
        <w:t xml:space="preserve">הכיר. הוא </w:t>
      </w:r>
      <w:r>
        <w:rPr>
          <w:rFonts w:hint="cs"/>
          <w:rtl/>
        </w:rPr>
        <w:t>ניסה עליו את ה</w:t>
      </w:r>
      <w:r w:rsidRPr="00CD067C">
        <w:rPr>
          <w:rtl/>
        </w:rPr>
        <w:t xml:space="preserve">מבטא </w:t>
      </w:r>
      <w:r>
        <w:rPr>
          <w:rFonts w:hint="cs"/>
          <w:rtl/>
        </w:rPr>
        <w:t xml:space="preserve">החדש שלו, </w:t>
      </w:r>
      <w:r w:rsidR="00266A17" w:rsidRPr="00CD067C">
        <w:rPr>
          <w:rtl/>
        </w:rPr>
        <w:t>פ</w:t>
      </w:r>
      <w:r w:rsidR="00266A17">
        <w:rPr>
          <w:rtl/>
        </w:rPr>
        <w:t>ל</w:t>
      </w:r>
      <w:r w:rsidR="00266A17" w:rsidRPr="00CD067C">
        <w:rPr>
          <w:rtl/>
        </w:rPr>
        <w:t>ט</w:t>
      </w:r>
      <w:r w:rsidR="00266A17">
        <w:rPr>
          <w:rtl/>
        </w:rPr>
        <w:t xml:space="preserve"> </w:t>
      </w:r>
      <w:r>
        <w:rPr>
          <w:rFonts w:hint="cs"/>
          <w:rtl/>
        </w:rPr>
        <w:t>כל</w:t>
      </w:r>
      <w:r w:rsidRPr="00CD067C">
        <w:rPr>
          <w:rtl/>
        </w:rPr>
        <w:t xml:space="preserve"> </w:t>
      </w:r>
      <w:r>
        <w:rPr>
          <w:rtl/>
        </w:rPr>
        <w:t>מיל</w:t>
      </w:r>
      <w:r>
        <w:rPr>
          <w:rFonts w:hint="cs"/>
          <w:rtl/>
        </w:rPr>
        <w:t>ה</w:t>
      </w:r>
      <w:r w:rsidR="00984F94" w:rsidRPr="00984F94">
        <w:rPr>
          <w:rtl/>
        </w:rPr>
        <w:t xml:space="preserve"> </w:t>
      </w:r>
      <w:r>
        <w:rPr>
          <w:rtl/>
        </w:rPr>
        <w:t>בזו</w:t>
      </w:r>
      <w:r w:rsidR="00897A85">
        <w:rPr>
          <w:rFonts w:hint="cs"/>
          <w:rtl/>
        </w:rPr>
        <w:t>ו</w:t>
      </w:r>
      <w:r>
        <w:rPr>
          <w:rtl/>
        </w:rPr>
        <w:t>יות חדות ושטוחות</w:t>
      </w:r>
      <w:r w:rsidRPr="00CD067C">
        <w:rPr>
          <w:rtl/>
        </w:rPr>
        <w:t>.</w:t>
      </w:r>
      <w:r>
        <w:rPr>
          <w:rFonts w:hint="cs"/>
          <w:rtl/>
        </w:rPr>
        <w:t xml:space="preserve"> </w:t>
      </w:r>
      <w:r w:rsidRPr="00CD067C">
        <w:rPr>
          <w:rtl/>
        </w:rPr>
        <w:t xml:space="preserve">אלכס </w:t>
      </w:r>
      <w:r w:rsidRPr="00CD067C">
        <w:rPr>
          <w:rFonts w:hint="cs"/>
          <w:rtl/>
        </w:rPr>
        <w:t>קיבל את</w:t>
      </w:r>
      <w:r w:rsidRPr="00CD067C">
        <w:rPr>
          <w:rtl/>
        </w:rPr>
        <w:t xml:space="preserve"> </w:t>
      </w:r>
      <w:r w:rsidRPr="00CD067C">
        <w:rPr>
          <w:rFonts w:hint="cs"/>
          <w:rtl/>
        </w:rPr>
        <w:t>ה</w:t>
      </w:r>
      <w:r>
        <w:rPr>
          <w:rFonts w:hint="cs"/>
          <w:rtl/>
        </w:rPr>
        <w:t>צד</w:t>
      </w:r>
      <w:r w:rsidRPr="00CD067C">
        <w:rPr>
          <w:rFonts w:hint="cs"/>
          <w:rtl/>
        </w:rPr>
        <w:t xml:space="preserve"> בעברית </w:t>
      </w:r>
      <w:r w:rsidRPr="00CD067C">
        <w:rPr>
          <w:rtl/>
        </w:rPr>
        <w:t>של השירון ו</w:t>
      </w:r>
      <w:r>
        <w:rPr>
          <w:rFonts w:hint="cs"/>
          <w:rtl/>
        </w:rPr>
        <w:t xml:space="preserve">ככל שניסה </w:t>
      </w:r>
      <w:r w:rsidRPr="00CD067C">
        <w:rPr>
          <w:rtl/>
        </w:rPr>
        <w:t>לא הצליח לקר</w:t>
      </w:r>
      <w:r>
        <w:rPr>
          <w:rFonts w:hint="cs"/>
          <w:rtl/>
        </w:rPr>
        <w:t>ו</w:t>
      </w:r>
      <w:r w:rsidRPr="00CD067C">
        <w:rPr>
          <w:rtl/>
        </w:rPr>
        <w:t xml:space="preserve">א את האותיות הריבועיות, אבל </w:t>
      </w:r>
      <w:r>
        <w:rPr>
          <w:rFonts w:hint="cs"/>
          <w:rtl/>
        </w:rPr>
        <w:t>ב</w:t>
      </w:r>
      <w:r w:rsidRPr="00CD067C">
        <w:rPr>
          <w:rtl/>
        </w:rPr>
        <w:t xml:space="preserve">אולם </w:t>
      </w:r>
      <w:r w:rsidR="0044317D">
        <w:rPr>
          <w:rFonts w:hint="cs"/>
          <w:rtl/>
        </w:rPr>
        <w:t>שרר</w:t>
      </w:r>
      <w:r w:rsidRPr="00CD067C">
        <w:rPr>
          <w:rtl/>
        </w:rPr>
        <w:t xml:space="preserve"> </w:t>
      </w:r>
      <w:r>
        <w:rPr>
          <w:rFonts w:hint="cs"/>
          <w:rtl/>
        </w:rPr>
        <w:t>ח</w:t>
      </w:r>
      <w:r w:rsidR="0044317D">
        <w:rPr>
          <w:rFonts w:hint="cs"/>
          <w:rtl/>
        </w:rPr>
        <w:t>ו</w:t>
      </w:r>
      <w:r>
        <w:rPr>
          <w:rFonts w:hint="cs"/>
          <w:rtl/>
        </w:rPr>
        <w:t xml:space="preserve">ם </w:t>
      </w:r>
      <w:r w:rsidRPr="00CD067C">
        <w:rPr>
          <w:rtl/>
        </w:rPr>
        <w:t>נעים, ואבקת סוכר מהסופגנ</w:t>
      </w:r>
      <w:r w:rsidR="00897A85">
        <w:rPr>
          <w:rFonts w:hint="cs"/>
          <w:rtl/>
        </w:rPr>
        <w:t>י</w:t>
      </w:r>
      <w:r w:rsidRPr="00CD067C">
        <w:rPr>
          <w:rtl/>
        </w:rPr>
        <w:t>י</w:t>
      </w:r>
      <w:r>
        <w:rPr>
          <w:rtl/>
        </w:rPr>
        <w:t xml:space="preserve">ה התפזרה </w:t>
      </w:r>
      <w:r w:rsidR="0044317D">
        <w:rPr>
          <w:rFonts w:hint="cs"/>
          <w:rtl/>
        </w:rPr>
        <w:t xml:space="preserve">על </w:t>
      </w:r>
      <w:r>
        <w:rPr>
          <w:rtl/>
        </w:rPr>
        <w:t>סיבי הסוודר</w:t>
      </w:r>
      <w:r w:rsidR="00C8452E">
        <w:rPr>
          <w:rFonts w:hint="cs"/>
          <w:rtl/>
        </w:rPr>
        <w:t xml:space="preserve"> שלו</w:t>
      </w:r>
      <w:r w:rsidR="00C95527">
        <w:rPr>
          <w:rFonts w:hint="cs"/>
          <w:rtl/>
        </w:rPr>
        <w:t>.</w:t>
      </w:r>
      <w:r w:rsidRPr="00CD067C">
        <w:rPr>
          <w:rtl/>
        </w:rPr>
        <w:t xml:space="preserve"> בדימיונו נשא לפידים בשדות אפלים</w:t>
      </w:r>
      <w:r>
        <w:rPr>
          <w:rFonts w:hint="cs"/>
          <w:rtl/>
        </w:rPr>
        <w:t>.</w:t>
      </w:r>
    </w:p>
    <w:p w14:paraId="3206B5D1" w14:textId="1381C304" w:rsidR="00675FBA" w:rsidRPr="00CD067C" w:rsidRDefault="00675FBA" w:rsidP="00897A85">
      <w:pPr>
        <w:rPr>
          <w:rtl/>
        </w:rPr>
      </w:pPr>
      <w:r w:rsidRPr="00CD067C">
        <w:rPr>
          <w:rtl/>
        </w:rPr>
        <w:t>תחרות</w:t>
      </w:r>
      <w:r>
        <w:rPr>
          <w:rFonts w:hint="cs"/>
          <w:rtl/>
        </w:rPr>
        <w:t xml:space="preserve"> הוכרזה:</w:t>
      </w:r>
      <w:r w:rsidRPr="00CD067C">
        <w:rPr>
          <w:rtl/>
        </w:rPr>
        <w:t xml:space="preserve"> כל משפחה קיבלה מעטפה </w:t>
      </w:r>
      <w:r>
        <w:rPr>
          <w:rFonts w:hint="cs"/>
          <w:rtl/>
        </w:rPr>
        <w:t>ובה</w:t>
      </w:r>
      <w:r w:rsidRPr="00CD067C">
        <w:rPr>
          <w:rtl/>
        </w:rPr>
        <w:t xml:space="preserve"> עשרים ושתיים אותיות, מהן </w:t>
      </w:r>
      <w:r>
        <w:rPr>
          <w:rFonts w:hint="cs"/>
          <w:rtl/>
        </w:rPr>
        <w:t>יש</w:t>
      </w:r>
      <w:r w:rsidRPr="00CD067C">
        <w:rPr>
          <w:rtl/>
        </w:rPr>
        <w:t xml:space="preserve"> להרכיב את הביטוי: </w:t>
      </w:r>
      <w:r>
        <w:rPr>
          <w:rFonts w:hint="cs"/>
          <w:rtl/>
        </w:rPr>
        <w:t>'</w:t>
      </w:r>
      <w:r w:rsidRPr="00CD067C">
        <w:rPr>
          <w:rtl/>
        </w:rPr>
        <w:t>מעוז צור ישועתי לך נאה לשבח</w:t>
      </w:r>
      <w:r>
        <w:rPr>
          <w:rFonts w:hint="cs"/>
          <w:rtl/>
        </w:rPr>
        <w:t>'</w:t>
      </w:r>
      <w:r w:rsidR="00897A85">
        <w:rPr>
          <w:rFonts w:hint="cs"/>
          <w:rtl/>
        </w:rPr>
        <w:t>.</w:t>
      </w:r>
    </w:p>
    <w:p w14:paraId="4679EA38" w14:textId="6EDEE99A" w:rsidR="00675FBA" w:rsidRPr="00CD067C" w:rsidRDefault="00675FBA" w:rsidP="00675FBA">
      <w:pPr>
        <w:rPr>
          <w:rtl/>
        </w:rPr>
      </w:pPr>
      <w:r>
        <w:rPr>
          <w:rFonts w:hint="cs"/>
          <w:rtl/>
        </w:rPr>
        <w:t xml:space="preserve">הטקטיקה </w:t>
      </w:r>
      <w:r w:rsidR="001C5A04">
        <w:rPr>
          <w:rFonts w:hint="cs"/>
          <w:rtl/>
        </w:rPr>
        <w:t>הייתה</w:t>
      </w:r>
      <w:r>
        <w:rPr>
          <w:rFonts w:hint="cs"/>
          <w:rtl/>
        </w:rPr>
        <w:t xml:space="preserve"> להחליף</w:t>
      </w:r>
      <w:r w:rsidRPr="00CD067C">
        <w:rPr>
          <w:rtl/>
        </w:rPr>
        <w:t xml:space="preserve"> אותיות עם משפחות אחרות</w:t>
      </w:r>
      <w:r>
        <w:rPr>
          <w:rFonts w:hint="cs"/>
          <w:rtl/>
        </w:rPr>
        <w:t>,</w:t>
      </w:r>
      <w:r w:rsidRPr="00CD067C">
        <w:rPr>
          <w:rtl/>
        </w:rPr>
        <w:t xml:space="preserve"> </w:t>
      </w:r>
      <w:r>
        <w:rPr>
          <w:rFonts w:hint="cs"/>
          <w:rtl/>
        </w:rPr>
        <w:t>ו</w:t>
      </w:r>
      <w:r w:rsidRPr="00CD067C">
        <w:rPr>
          <w:rtl/>
        </w:rPr>
        <w:t>הפרס</w:t>
      </w:r>
      <w:r w:rsidR="009564E3">
        <w:rPr>
          <w:rtl/>
        </w:rPr>
        <w:t xml:space="preserve"> </w:t>
      </w:r>
      <w:r>
        <w:rPr>
          <w:rtl/>
        </w:rPr>
        <w:t>–</w:t>
      </w:r>
      <w:r w:rsidRPr="00CD067C">
        <w:rPr>
          <w:rtl/>
        </w:rPr>
        <w:t xml:space="preserve"> חופשה משפחתית ב</w:t>
      </w:r>
      <w:r>
        <w:rPr>
          <w:rtl/>
        </w:rPr>
        <w:t xml:space="preserve">ארץ ישראל! </w:t>
      </w:r>
      <w:r>
        <w:rPr>
          <w:rFonts w:hint="cs"/>
          <w:rtl/>
        </w:rPr>
        <w:t xml:space="preserve">והרי זהו </w:t>
      </w:r>
      <w:r w:rsidRPr="00CD067C">
        <w:rPr>
          <w:rtl/>
        </w:rPr>
        <w:t>בדיוק המקום שאלכס היה מוכרח ל</w:t>
      </w:r>
      <w:r>
        <w:rPr>
          <w:rFonts w:hint="cs"/>
          <w:rtl/>
        </w:rPr>
        <w:t>הגיע אליו, מוכרח!</w:t>
      </w:r>
      <w:r w:rsidRPr="00CD067C">
        <w:rPr>
          <w:rtl/>
        </w:rPr>
        <w:t xml:space="preserve"> אלכס היה חייב להשיג את הפרס הזה. </w:t>
      </w:r>
      <w:r w:rsidRPr="00CD067C">
        <w:rPr>
          <w:rFonts w:hint="cs"/>
          <w:rtl/>
        </w:rPr>
        <w:t>מכיוון שלא ישב עם הוריו</w:t>
      </w:r>
      <w:r w:rsidR="00782DB8">
        <w:rPr>
          <w:rFonts w:hint="cs"/>
          <w:rtl/>
        </w:rPr>
        <w:t>,</w:t>
      </w:r>
      <w:r w:rsidRPr="00CD067C">
        <w:rPr>
          <w:rFonts w:hint="cs"/>
          <w:rtl/>
        </w:rPr>
        <w:t xml:space="preserve"> </w:t>
      </w:r>
      <w:r w:rsidRPr="00CD067C">
        <w:rPr>
          <w:rtl/>
        </w:rPr>
        <w:t xml:space="preserve">הוא קיבל מעטפה לעצמו, והחל </w:t>
      </w:r>
      <w:r>
        <w:rPr>
          <w:rFonts w:hint="cs"/>
          <w:rtl/>
        </w:rPr>
        <w:t>מ</w:t>
      </w:r>
      <w:r w:rsidRPr="00CD067C">
        <w:rPr>
          <w:rtl/>
        </w:rPr>
        <w:t xml:space="preserve">סתובב בקהל, מתמקח בגבורה </w:t>
      </w:r>
      <w:r>
        <w:rPr>
          <w:rFonts w:hint="cs"/>
          <w:rtl/>
        </w:rPr>
        <w:t>בעסקי</w:t>
      </w:r>
      <w:r w:rsidR="00897A85">
        <w:rPr>
          <w:rFonts w:hint="cs"/>
          <w:rtl/>
        </w:rPr>
        <w:t xml:space="preserve"> </w:t>
      </w:r>
      <w:r>
        <w:rPr>
          <w:rFonts w:hint="cs"/>
          <w:rtl/>
        </w:rPr>
        <w:t xml:space="preserve">חליפין של אותיות </w:t>
      </w:r>
      <w:r w:rsidRPr="00CD067C">
        <w:rPr>
          <w:rtl/>
        </w:rPr>
        <w:t xml:space="preserve">עם מבוגרים </w:t>
      </w:r>
      <w:r w:rsidR="00984F94">
        <w:rPr>
          <w:rFonts w:hint="cs"/>
          <w:rtl/>
        </w:rPr>
        <w:t>ש</w:t>
      </w:r>
      <w:r w:rsidRPr="00CD067C">
        <w:rPr>
          <w:rtl/>
        </w:rPr>
        <w:t>חלקם ישראלים</w:t>
      </w:r>
      <w:r w:rsidR="00984F94">
        <w:rPr>
          <w:rFonts w:hint="cs"/>
          <w:rtl/>
        </w:rPr>
        <w:t>,</w:t>
      </w:r>
      <w:r>
        <w:rPr>
          <w:rFonts w:hint="cs"/>
          <w:rtl/>
        </w:rPr>
        <w:t xml:space="preserve"> ו</w:t>
      </w:r>
      <w:r w:rsidR="00483BB1">
        <w:rPr>
          <w:rFonts w:hint="cs"/>
          <w:rtl/>
        </w:rPr>
        <w:t>הכול</w:t>
      </w:r>
      <w:r>
        <w:rPr>
          <w:rFonts w:hint="cs"/>
          <w:rtl/>
        </w:rPr>
        <w:t xml:space="preserve"> במבטאו החדש</w:t>
      </w:r>
      <w:r w:rsidR="00C95CBB" w:rsidRPr="00C95CBB">
        <w:rPr>
          <w:rFonts w:cs="Times New Roman"/>
          <w:rtl/>
        </w:rPr>
        <w:t>, המשופע בהעמדות פנים</w:t>
      </w:r>
      <w:r w:rsidRPr="00CD067C">
        <w:rPr>
          <w:rtl/>
        </w:rPr>
        <w:t xml:space="preserve">. </w:t>
      </w:r>
      <w:r>
        <w:rPr>
          <w:rFonts w:hint="cs"/>
          <w:rtl/>
        </w:rPr>
        <w:t xml:space="preserve">אני נותן ע' רק תמורת א' וה' (הן לא היו נדירות, אבל משום מה לא הצליח להשיגן).[הוא יראה להוריו איך הוא מנצח לבד, בלי עזרה של אף אחד] </w:t>
      </w:r>
      <w:r w:rsidRPr="00CD067C">
        <w:rPr>
          <w:rtl/>
        </w:rPr>
        <w:t>וכשחסרו לו רק שתי אותיות, משפחה אחרת השלימה את ה</w:t>
      </w:r>
      <w:r>
        <w:rPr>
          <w:rtl/>
        </w:rPr>
        <w:t>ביטוי</w:t>
      </w:r>
      <w:r>
        <w:rPr>
          <w:rFonts w:hint="cs"/>
          <w:rtl/>
        </w:rPr>
        <w:t xml:space="preserve"> וזכתה בפרס.</w:t>
      </w:r>
    </w:p>
    <w:p w14:paraId="4E1B3146" w14:textId="7C4FB975" w:rsidR="00675FBA" w:rsidRPr="00CD067C" w:rsidRDefault="00675FBA" w:rsidP="00675FBA">
      <w:pPr>
        <w:rPr>
          <w:rtl/>
        </w:rPr>
      </w:pPr>
      <w:r w:rsidRPr="00CD067C">
        <w:rPr>
          <w:rtl/>
        </w:rPr>
        <w:t>אלכס הראה להוריו כמה</w:t>
      </w:r>
      <w:r w:rsidR="00B225A1" w:rsidRPr="00B225A1">
        <w:rPr>
          <w:rtl/>
        </w:rPr>
        <w:t xml:space="preserve"> </w:t>
      </w:r>
      <w:r w:rsidR="00B225A1" w:rsidRPr="00CD067C">
        <w:rPr>
          <w:rtl/>
        </w:rPr>
        <w:t>קרוב</w:t>
      </w:r>
      <w:r w:rsidRPr="00CD067C">
        <w:rPr>
          <w:rtl/>
        </w:rPr>
        <w:t xml:space="preserve"> היה לניצחון.</w:t>
      </w:r>
      <w:r>
        <w:rPr>
          <w:rFonts w:hint="cs"/>
          <w:rtl/>
        </w:rPr>
        <w:t xml:space="preserve"> להם</w:t>
      </w:r>
      <w:r w:rsidRPr="00CD067C">
        <w:rPr>
          <w:rtl/>
        </w:rPr>
        <w:t xml:space="preserve"> </w:t>
      </w:r>
      <w:r w:rsidRPr="00CD067C">
        <w:rPr>
          <w:rFonts w:hint="cs"/>
          <w:rtl/>
        </w:rPr>
        <w:t xml:space="preserve">היו </w:t>
      </w:r>
      <w:r>
        <w:rPr>
          <w:rFonts w:hint="cs"/>
          <w:rtl/>
        </w:rPr>
        <w:t>שתי</w:t>
      </w:r>
      <w:r>
        <w:rPr>
          <w:rtl/>
        </w:rPr>
        <w:t xml:space="preserve"> האותיות </w:t>
      </w:r>
      <w:r>
        <w:rPr>
          <w:rFonts w:hint="cs"/>
          <w:rtl/>
        </w:rPr>
        <w:t>ש</w:t>
      </w:r>
      <w:r>
        <w:rPr>
          <w:rtl/>
        </w:rPr>
        <w:t>חסרו לו, וביחד</w:t>
      </w:r>
      <w:r>
        <w:rPr>
          <w:rFonts w:hint="cs"/>
          <w:rtl/>
        </w:rPr>
        <w:t xml:space="preserve"> </w:t>
      </w:r>
      <w:r w:rsidRPr="00CD067C">
        <w:rPr>
          <w:rFonts w:hint="cs"/>
          <w:rtl/>
        </w:rPr>
        <w:t>היו</w:t>
      </w:r>
      <w:r w:rsidRPr="00CD067C">
        <w:rPr>
          <w:rtl/>
        </w:rPr>
        <w:t xml:space="preserve"> </w:t>
      </w:r>
      <w:r>
        <w:rPr>
          <w:rFonts w:hint="cs"/>
          <w:rtl/>
        </w:rPr>
        <w:t>יכולים ל</w:t>
      </w:r>
      <w:r w:rsidRPr="00CD067C">
        <w:rPr>
          <w:rtl/>
        </w:rPr>
        <w:t>נצח</w:t>
      </w:r>
      <w:r>
        <w:rPr>
          <w:rFonts w:hint="cs"/>
          <w:rtl/>
        </w:rPr>
        <w:t xml:space="preserve"> </w:t>
      </w:r>
      <w:r>
        <w:rPr>
          <w:rtl/>
        </w:rPr>
        <w:t>–</w:t>
      </w:r>
      <w:r>
        <w:rPr>
          <w:rFonts w:hint="cs"/>
          <w:rtl/>
        </w:rPr>
        <w:t xml:space="preserve"> </w:t>
      </w:r>
      <w:r w:rsidRPr="00094A9E">
        <w:rPr>
          <w:rFonts w:hint="eastAsia"/>
          <w:rtl/>
        </w:rPr>
        <w:t>אבל</w:t>
      </w:r>
      <w:r w:rsidRPr="00094A9E">
        <w:rPr>
          <w:rtl/>
        </w:rPr>
        <w:t xml:space="preserve"> </w:t>
      </w:r>
      <w:r w:rsidRPr="00094A9E">
        <w:rPr>
          <w:rFonts w:hint="eastAsia"/>
          <w:rtl/>
        </w:rPr>
        <w:t>אימו</w:t>
      </w:r>
      <w:r w:rsidRPr="00094A9E">
        <w:rPr>
          <w:rtl/>
        </w:rPr>
        <w:t xml:space="preserve"> </w:t>
      </w:r>
      <w:r w:rsidRPr="00094A9E">
        <w:rPr>
          <w:rFonts w:hint="eastAsia"/>
          <w:rtl/>
        </w:rPr>
        <w:t>הוכיחה</w:t>
      </w:r>
      <w:r w:rsidRPr="00094A9E">
        <w:rPr>
          <w:rtl/>
        </w:rPr>
        <w:t xml:space="preserve"> </w:t>
      </w:r>
      <w:r w:rsidRPr="00094A9E">
        <w:rPr>
          <w:rFonts w:hint="eastAsia"/>
          <w:rtl/>
        </w:rPr>
        <w:t>לו</w:t>
      </w:r>
      <w:r w:rsidRPr="00094A9E">
        <w:rPr>
          <w:rtl/>
        </w:rPr>
        <w:t xml:space="preserve"> </w:t>
      </w:r>
      <w:r w:rsidRPr="00094A9E">
        <w:rPr>
          <w:rFonts w:hint="eastAsia"/>
          <w:rtl/>
        </w:rPr>
        <w:t>שטעה</w:t>
      </w:r>
      <w:r w:rsidRPr="00094A9E">
        <w:rPr>
          <w:rtl/>
        </w:rPr>
        <w:t xml:space="preserve">, </w:t>
      </w:r>
      <w:r w:rsidRPr="00094A9E">
        <w:rPr>
          <w:rFonts w:hint="eastAsia"/>
          <w:rtl/>
        </w:rPr>
        <w:t>אין</w:t>
      </w:r>
      <w:r w:rsidRPr="00094A9E">
        <w:rPr>
          <w:rtl/>
        </w:rPr>
        <w:t xml:space="preserve"> </w:t>
      </w:r>
      <w:r w:rsidRPr="00094A9E">
        <w:rPr>
          <w:rFonts w:hint="eastAsia"/>
          <w:rtl/>
        </w:rPr>
        <w:t>ט</w:t>
      </w:r>
      <w:r w:rsidRPr="00094A9E">
        <w:rPr>
          <w:rtl/>
        </w:rPr>
        <w:t xml:space="preserve">' </w:t>
      </w:r>
      <w:r w:rsidRPr="00094A9E">
        <w:rPr>
          <w:rFonts w:hint="eastAsia"/>
          <w:rtl/>
        </w:rPr>
        <w:t>במילה</w:t>
      </w:r>
      <w:r w:rsidRPr="00094A9E">
        <w:rPr>
          <w:rtl/>
        </w:rPr>
        <w:t xml:space="preserve"> </w:t>
      </w:r>
      <w:r w:rsidRPr="00094A9E">
        <w:rPr>
          <w:rFonts w:hint="eastAsia"/>
          <w:rtl/>
        </w:rPr>
        <w:t>צור</w:t>
      </w:r>
      <w:r w:rsidRPr="00094A9E">
        <w:rPr>
          <w:rtl/>
        </w:rPr>
        <w:t xml:space="preserve">, </w:t>
      </w:r>
      <w:r w:rsidRPr="00094A9E">
        <w:rPr>
          <w:rFonts w:hint="eastAsia"/>
          <w:rtl/>
        </w:rPr>
        <w:t>ו</w:t>
      </w:r>
      <w:r w:rsidR="00C95CBB" w:rsidRPr="00C95CBB">
        <w:rPr>
          <w:rFonts w:cs="Times New Roman"/>
          <w:rtl/>
        </w:rPr>
        <w:t>כל הדרך הביתה היא</w:t>
      </w:r>
      <w:r w:rsidR="00A65C12">
        <w:rPr>
          <w:rFonts w:hint="cs"/>
          <w:rtl/>
        </w:rPr>
        <w:t xml:space="preserve"> תהתה </w:t>
      </w:r>
      <w:r w:rsidR="00C95CBB">
        <w:rPr>
          <w:rFonts w:hint="cs"/>
          <w:rtl/>
        </w:rPr>
        <w:t>כיצד</w:t>
      </w:r>
      <w:r w:rsidRPr="00094A9E">
        <w:rPr>
          <w:rtl/>
        </w:rPr>
        <w:t xml:space="preserve"> </w:t>
      </w:r>
      <w:r w:rsidRPr="00094A9E">
        <w:rPr>
          <w:rFonts w:hint="eastAsia"/>
          <w:rtl/>
        </w:rPr>
        <w:t>ניתן</w:t>
      </w:r>
      <w:r w:rsidRPr="00094A9E">
        <w:rPr>
          <w:rtl/>
        </w:rPr>
        <w:t xml:space="preserve"> </w:t>
      </w:r>
      <w:r w:rsidRPr="00094A9E">
        <w:rPr>
          <w:rFonts w:hint="eastAsia"/>
          <w:rtl/>
        </w:rPr>
        <w:t>להתבלבל</w:t>
      </w:r>
      <w:r w:rsidRPr="00094A9E">
        <w:rPr>
          <w:rtl/>
        </w:rPr>
        <w:t xml:space="preserve"> </w:t>
      </w:r>
      <w:r w:rsidRPr="00094A9E">
        <w:rPr>
          <w:rFonts w:hint="eastAsia"/>
          <w:rtl/>
        </w:rPr>
        <w:t>בין</w:t>
      </w:r>
      <w:r w:rsidRPr="00094A9E">
        <w:rPr>
          <w:rtl/>
        </w:rPr>
        <w:t xml:space="preserve"> </w:t>
      </w:r>
      <w:r w:rsidR="00782DB8" w:rsidRPr="00782DB8">
        <w:rPr>
          <w:rFonts w:cs="Times New Roman"/>
          <w:rtl/>
        </w:rPr>
        <w:t xml:space="preserve">ט' לצ', שתי </w:t>
      </w:r>
      <w:r w:rsidRPr="00094A9E">
        <w:rPr>
          <w:rFonts w:hint="eastAsia"/>
          <w:rtl/>
        </w:rPr>
        <w:t>אותיות</w:t>
      </w:r>
      <w:r w:rsidRPr="00094A9E">
        <w:rPr>
          <w:rtl/>
        </w:rPr>
        <w:t xml:space="preserve"> </w:t>
      </w:r>
      <w:r w:rsidRPr="00094A9E">
        <w:rPr>
          <w:rFonts w:hint="eastAsia"/>
          <w:rtl/>
        </w:rPr>
        <w:t>שצורתן</w:t>
      </w:r>
      <w:r w:rsidRPr="00094A9E">
        <w:rPr>
          <w:rtl/>
        </w:rPr>
        <w:t xml:space="preserve"> </w:t>
      </w:r>
      <w:r w:rsidRPr="00094A9E">
        <w:rPr>
          <w:rFonts w:hint="eastAsia"/>
          <w:rtl/>
        </w:rPr>
        <w:t>כה</w:t>
      </w:r>
      <w:r w:rsidRPr="00094A9E">
        <w:rPr>
          <w:rtl/>
        </w:rPr>
        <w:t xml:space="preserve"> </w:t>
      </w:r>
      <w:r w:rsidRPr="00094A9E">
        <w:rPr>
          <w:rFonts w:hint="eastAsia"/>
          <w:rtl/>
        </w:rPr>
        <w:t>שונה</w:t>
      </w:r>
      <w:r w:rsidR="00984F94">
        <w:rPr>
          <w:rStyle w:val="FootnoteReference"/>
          <w:rtl/>
        </w:rPr>
        <w:footnoteReference w:id="1"/>
      </w:r>
      <w:r w:rsidRPr="00094A9E">
        <w:rPr>
          <w:rtl/>
        </w:rPr>
        <w:t>.</w:t>
      </w:r>
    </w:p>
    <w:p w14:paraId="043E167C" w14:textId="2EF98EB4" w:rsidR="00675FBA" w:rsidRPr="00266A17" w:rsidRDefault="00675FBA" w:rsidP="00675FBA">
      <w:pPr>
        <w:rPr>
          <w:color w:val="BFBFBF" w:themeColor="background1" w:themeShade="BF"/>
          <w:rtl/>
        </w:rPr>
      </w:pPr>
      <w:r w:rsidRPr="00266A17">
        <w:rPr>
          <w:rFonts w:hint="cs"/>
          <w:color w:val="BFBFBF" w:themeColor="background1" w:themeShade="BF"/>
          <w:rtl/>
        </w:rPr>
        <w:t>[</w:t>
      </w:r>
      <w:r w:rsidRPr="00266A17">
        <w:rPr>
          <w:color w:val="BFBFBF" w:themeColor="background1" w:themeShade="BF"/>
          <w:rtl/>
        </w:rPr>
        <w:t xml:space="preserve">בדרך הביתה, אלכס ומארק שרו את 'בונה אני חנוכיה הנה אדליק בה אש' וב-ליק של ה-אדליק הם היו מקפצים במושבם ומתפוצצים מצחוק. </w:t>
      </w:r>
      <w:r w:rsidR="008B1B44" w:rsidRPr="00266A17">
        <w:rPr>
          <w:color w:val="BFBFBF" w:themeColor="background1" w:themeShade="BF"/>
          <w:rtl/>
        </w:rPr>
        <w:t>סופי</w:t>
      </w:r>
      <w:r w:rsidRPr="00266A17">
        <w:rPr>
          <w:color w:val="BFBFBF" w:themeColor="background1" w:themeShade="BF"/>
          <w:rtl/>
        </w:rPr>
        <w:t xml:space="preserve"> הטובה שהוקפצה על המושב </w:t>
      </w:r>
      <w:r w:rsidR="000655BB" w:rsidRPr="00266A17">
        <w:rPr>
          <w:color w:val="BFBFBF" w:themeColor="background1" w:themeShade="BF"/>
          <w:rtl/>
        </w:rPr>
        <w:t>על ידי</w:t>
      </w:r>
      <w:r w:rsidRPr="00266A17">
        <w:rPr>
          <w:color w:val="BFBFBF" w:themeColor="background1" w:themeShade="BF"/>
          <w:rtl/>
        </w:rPr>
        <w:t>הם לא אמרה מילה.</w:t>
      </w:r>
    </w:p>
    <w:p w14:paraId="5CF15488" w14:textId="2471D7E8" w:rsidR="00675FBA" w:rsidRPr="00266A17" w:rsidRDefault="00675FBA" w:rsidP="00675FBA">
      <w:pPr>
        <w:rPr>
          <w:color w:val="BFBFBF" w:themeColor="background1" w:themeShade="BF"/>
          <w:rtl/>
        </w:rPr>
      </w:pPr>
      <w:r w:rsidRPr="00266A17">
        <w:rPr>
          <w:color w:val="BFBFBF" w:themeColor="background1" w:themeShade="BF"/>
          <w:rtl/>
        </w:rPr>
        <w:t>לאחר כשע</w:t>
      </w:r>
      <w:r w:rsidRPr="00266A17">
        <w:rPr>
          <w:rFonts w:hint="cs"/>
          <w:color w:val="BFBFBF" w:themeColor="background1" w:themeShade="BF"/>
          <w:rtl/>
        </w:rPr>
        <w:t>ה</w:t>
      </w:r>
      <w:r w:rsidRPr="00266A17">
        <w:rPr>
          <w:color w:val="BFBFBF" w:themeColor="background1" w:themeShade="BF"/>
          <w:rtl/>
        </w:rPr>
        <w:t xml:space="preserve"> נסיעה בשלג ובחשיכה, הוריהם צעקו עליהם לשתוק. ותיאו צרח וצרח.</w:t>
      </w:r>
      <w:r w:rsidRPr="00266A17">
        <w:rPr>
          <w:rFonts w:hint="cs"/>
          <w:color w:val="BFBFBF" w:themeColor="background1" w:themeShade="BF"/>
          <w:rtl/>
        </w:rPr>
        <w:t>]</w:t>
      </w:r>
    </w:p>
    <w:p w14:paraId="3E74AA0F" w14:textId="393A9808" w:rsidR="001F0177" w:rsidRDefault="003F5C67" w:rsidP="00675FBA">
      <w:pPr>
        <w:rPr>
          <w:rtl/>
        </w:rPr>
      </w:pPr>
      <w:r>
        <w:rPr>
          <w:rFonts w:hint="cs"/>
          <w:rtl/>
        </w:rPr>
        <w:t>[</w:t>
      </w:r>
    </w:p>
    <w:p w14:paraId="2FFDA531" w14:textId="4358D5AF" w:rsidR="001F0177" w:rsidRPr="00266A17" w:rsidRDefault="001F0177" w:rsidP="00675FBA">
      <w:pPr>
        <w:rPr>
          <w:color w:val="BFBFBF" w:themeColor="background1" w:themeShade="BF"/>
          <w:rtl/>
        </w:rPr>
      </w:pPr>
      <w:r w:rsidRPr="00266A17">
        <w:rPr>
          <w:rFonts w:hint="cs"/>
          <w:color w:val="BFBFBF" w:themeColor="background1" w:themeShade="BF"/>
          <w:rtl/>
        </w:rPr>
        <w:lastRenderedPageBreak/>
        <w:t xml:space="preserve">אלכס ידע שהמאמן הקליט כמה שיחות שערך איתו, שבהן עודד אותו לתאר את הגוף שלו ואת תחושתו כשהוא שוחה </w:t>
      </w:r>
      <w:r w:rsidR="00162D49" w:rsidRPr="00266A17">
        <w:rPr>
          <w:color w:val="BFBFBF" w:themeColor="background1" w:themeShade="BF"/>
          <w:rtl/>
        </w:rPr>
        <w:t>–</w:t>
      </w:r>
      <w:r w:rsidR="00162D49" w:rsidRPr="00266A17">
        <w:rPr>
          <w:rFonts w:hint="cs"/>
          <w:color w:val="BFBFBF" w:themeColor="background1" w:themeShade="BF"/>
          <w:rtl/>
        </w:rPr>
        <w:t xml:space="preserve"> שיחות מוזרות</w:t>
      </w:r>
      <w:r w:rsidR="00C90C6C" w:rsidRPr="00266A17">
        <w:rPr>
          <w:rFonts w:hint="cs"/>
          <w:color w:val="BFBFBF" w:themeColor="background1" w:themeShade="BF"/>
          <w:rtl/>
        </w:rPr>
        <w:t xml:space="preserve"> מאוד </w:t>
      </w:r>
      <w:r w:rsidR="00162D49" w:rsidRPr="00266A17">
        <w:rPr>
          <w:rFonts w:hint="cs"/>
          <w:color w:val="BFBFBF" w:themeColor="background1" w:themeShade="BF"/>
          <w:rtl/>
        </w:rPr>
        <w:t>שהוא השתדל</w:t>
      </w:r>
      <w:r w:rsidR="00C90C6C" w:rsidRPr="00266A17">
        <w:rPr>
          <w:rFonts w:hint="cs"/>
          <w:color w:val="BFBFBF" w:themeColor="background1" w:themeShade="BF"/>
          <w:rtl/>
        </w:rPr>
        <w:t xml:space="preserve"> מאוד </w:t>
      </w:r>
      <w:r w:rsidR="00162D49" w:rsidRPr="00266A17">
        <w:rPr>
          <w:rFonts w:hint="cs"/>
          <w:color w:val="BFBFBF" w:themeColor="background1" w:themeShade="BF"/>
          <w:rtl/>
        </w:rPr>
        <w:t xml:space="preserve">להאמין למאמן שנועדו לשם עידוד ילדים נמוכים כמוהו להצטרף לשחייה, אף כי לא היה שום ילד נמוך שההקלטות הושמעו לו ואף כי אלכס הציע בתמימותו לדבר עם כל ילד שיידרש, הוא ניסה לחשוב האם היה מדבר במילים אחרות לו ידע שהמאמן הקליט אותו בשביל לאונן לקולו, האם היה מנסה לדבר ביתר שטף, לעדן את מיליו [לעשות אותם יותר אירוטיים] למשוך הברות פתוחות באופן </w:t>
      </w:r>
      <w:r w:rsidR="00162D49" w:rsidRPr="00266A17">
        <w:rPr>
          <w:color w:val="BFBFBF" w:themeColor="background1" w:themeShade="BF"/>
        </w:rPr>
        <w:t>tantalizing</w:t>
      </w:r>
      <w:r w:rsidR="00162D49" w:rsidRPr="00266A17">
        <w:rPr>
          <w:rFonts w:hint="cs"/>
          <w:color w:val="BFBFBF" w:themeColor="background1" w:themeShade="BF"/>
          <w:rtl/>
        </w:rPr>
        <w:t xml:space="preserve">, להפסיק / לתלות הברות סגורות בעוד משהו אירוטי, </w:t>
      </w:r>
      <w:r w:rsidR="00483429" w:rsidRPr="00266A17">
        <w:rPr>
          <w:rFonts w:hint="cs"/>
          <w:color w:val="BFBFBF" w:themeColor="background1" w:themeShade="BF"/>
          <w:rtl/>
        </w:rPr>
        <w:t xml:space="preserve">(לא </w:t>
      </w:r>
      <w:r w:rsidR="001C5A04" w:rsidRPr="00266A17">
        <w:rPr>
          <w:rFonts w:hint="cs"/>
          <w:color w:val="BFBFBF" w:themeColor="background1" w:themeShade="BF"/>
          <w:rtl/>
        </w:rPr>
        <w:t>הייתה</w:t>
      </w:r>
      <w:r w:rsidR="00483429" w:rsidRPr="00266A17">
        <w:rPr>
          <w:rFonts w:hint="cs"/>
          <w:color w:val="BFBFBF" w:themeColor="background1" w:themeShade="BF"/>
          <w:rtl/>
        </w:rPr>
        <w:t xml:space="preserve"> בעצם שום דרך שלא לחשוף את כל גופו במשך האימונים הארוכים ואחריהם בפני המאמן, הוא האדם שהכיר טוב מכל אחד אחר בעולם את מראה כתפיו של אלכס הנמתחות</w:t>
      </w:r>
      <w:r w:rsidR="00EC0BBB" w:rsidRPr="00266A17">
        <w:rPr>
          <w:rFonts w:hint="cs"/>
          <w:color w:val="BFBFBF" w:themeColor="background1" w:themeShade="BF"/>
          <w:rtl/>
        </w:rPr>
        <w:t xml:space="preserve">, הסוחפות מים איתן, את שרירי גבו התופחים ומלוטפים על ידי שכבה דקה של קצף) </w:t>
      </w:r>
      <w:r w:rsidR="00162D49" w:rsidRPr="00266A17">
        <w:rPr>
          <w:rFonts w:hint="cs"/>
          <w:color w:val="BFBFBF" w:themeColor="background1" w:themeShade="BF"/>
          <w:rtl/>
        </w:rPr>
        <w:t>או שהיה קופץ את שפתיו ומסרב לדבר.</w:t>
      </w:r>
      <w:r w:rsidR="005B4D83" w:rsidRPr="00266A17">
        <w:rPr>
          <w:rFonts w:hint="cs"/>
          <w:color w:val="BFBFBF" w:themeColor="background1" w:themeShade="BF"/>
          <w:rtl/>
        </w:rPr>
        <w:t xml:space="preserve"> </w:t>
      </w:r>
    </w:p>
    <w:p w14:paraId="5B6A2469" w14:textId="1760C2F0" w:rsidR="000A51C9" w:rsidRDefault="003F5C67" w:rsidP="00250000">
      <w:pPr>
        <w:rPr>
          <w:rtl/>
        </w:rPr>
      </w:pPr>
      <w:r>
        <w:rPr>
          <w:rFonts w:hint="cs"/>
          <w:rtl/>
        </w:rPr>
        <w:t>]</w:t>
      </w:r>
    </w:p>
    <w:p w14:paraId="1AAA6E93" w14:textId="77777777" w:rsidR="003F5C67" w:rsidRDefault="003F5C67" w:rsidP="00250000">
      <w:pPr>
        <w:rPr>
          <w:rtl/>
        </w:rPr>
      </w:pPr>
    </w:p>
    <w:p w14:paraId="318DC031" w14:textId="264B8B0B" w:rsidR="00BF52CC" w:rsidRPr="0044357B" w:rsidRDefault="00BF52CC" w:rsidP="00BF52CC">
      <w:pPr>
        <w:pStyle w:val="Heading2"/>
        <w:rPr>
          <w:rtl/>
        </w:rPr>
      </w:pPr>
      <w:bookmarkStart w:id="185" w:name="_Toc408762830"/>
      <w:r w:rsidRPr="0044357B">
        <w:rPr>
          <w:rtl/>
        </w:rPr>
        <w:t>ב</w:t>
      </w:r>
      <w:r w:rsidR="00DF7A0D">
        <w:rPr>
          <w:rFonts w:hint="cs"/>
          <w:rtl/>
        </w:rPr>
        <w:t>רווזי הים</w:t>
      </w:r>
      <w:r w:rsidR="007C72F7">
        <w:rPr>
          <w:rFonts w:hint="cs"/>
          <w:rtl/>
        </w:rPr>
        <w:t xml:space="preserve"> [סוף פברואר 1996]</w:t>
      </w:r>
    </w:p>
    <w:p w14:paraId="1E5A2AC2" w14:textId="5815D087" w:rsidR="00C95CBB" w:rsidRDefault="00984F94" w:rsidP="00BF52CC">
      <w:pPr>
        <w:rPr>
          <w:rtl/>
        </w:rPr>
      </w:pPr>
      <w:bookmarkStart w:id="186" w:name="_Hlk506199211"/>
      <w:r w:rsidRPr="00984F94">
        <w:rPr>
          <w:rFonts w:cs="Times New Roman"/>
          <w:rtl/>
        </w:rPr>
        <w:t xml:space="preserve">על אף הדרכותיו </w:t>
      </w:r>
      <w:r w:rsidR="00C30141" w:rsidRPr="00984F94">
        <w:rPr>
          <w:rFonts w:cs="Times New Roman"/>
          <w:rtl/>
        </w:rPr>
        <w:t xml:space="preserve">ושקדנותו </w:t>
      </w:r>
      <w:r w:rsidRPr="00984F94">
        <w:rPr>
          <w:rFonts w:cs="Times New Roman"/>
          <w:rtl/>
        </w:rPr>
        <w:t>של אלכס,</w:t>
      </w:r>
      <w:r w:rsidR="006B31B8">
        <w:rPr>
          <w:rFonts w:hint="cs"/>
          <w:rtl/>
        </w:rPr>
        <w:t xml:space="preserve"> </w:t>
      </w:r>
      <w:r w:rsidR="00510129">
        <w:rPr>
          <w:rFonts w:hint="cs"/>
          <w:rtl/>
        </w:rPr>
        <w:t xml:space="preserve">טולאסי </w:t>
      </w:r>
      <w:r w:rsidR="00C8452E">
        <w:rPr>
          <w:rFonts w:hint="cs"/>
          <w:rtl/>
        </w:rPr>
        <w:t xml:space="preserve">נכשלה </w:t>
      </w:r>
      <w:r w:rsidR="002F2EEA">
        <w:rPr>
          <w:rFonts w:hint="cs"/>
          <w:rtl/>
        </w:rPr>
        <w:t xml:space="preserve">במבחן </w:t>
      </w:r>
      <w:r w:rsidR="00A81B42">
        <w:rPr>
          <w:rFonts w:hint="cs"/>
          <w:rtl/>
        </w:rPr>
        <w:t xml:space="preserve">לקבלת פטור </w:t>
      </w:r>
      <w:r w:rsidR="002F2EEA">
        <w:rPr>
          <w:rFonts w:hint="cs"/>
          <w:rtl/>
        </w:rPr>
        <w:t>בלטינית</w:t>
      </w:r>
      <w:r w:rsidR="005506D2">
        <w:rPr>
          <w:rFonts w:hint="cs"/>
          <w:rtl/>
        </w:rPr>
        <w:t xml:space="preserve">. </w:t>
      </w:r>
    </w:p>
    <w:p w14:paraId="47B6DCB5" w14:textId="7657BFA3" w:rsidR="0019396B" w:rsidRDefault="005506D2" w:rsidP="00BF52CC">
      <w:pPr>
        <w:rPr>
          <w:rtl/>
        </w:rPr>
      </w:pPr>
      <w:r>
        <w:rPr>
          <w:rFonts w:hint="cs"/>
          <w:rtl/>
        </w:rPr>
        <w:t>הימים ה</w:t>
      </w:r>
      <w:r w:rsidR="00C95CBB">
        <w:rPr>
          <w:rFonts w:hint="cs"/>
          <w:rtl/>
        </w:rPr>
        <w:t>חלו מתארכים</w:t>
      </w:r>
      <w:r w:rsidR="00897A85">
        <w:rPr>
          <w:rFonts w:hint="cs"/>
          <w:rtl/>
        </w:rPr>
        <w:t>,</w:t>
      </w:r>
      <w:r w:rsidR="002F2EEA">
        <w:rPr>
          <w:rFonts w:hint="cs"/>
          <w:rtl/>
        </w:rPr>
        <w:t xml:space="preserve"> אך החורף עמד עדיין במלוא עוזו ודחק בברוטליות את </w:t>
      </w:r>
      <w:r w:rsidR="00782DB8">
        <w:rPr>
          <w:rFonts w:hint="cs"/>
          <w:rtl/>
        </w:rPr>
        <w:t xml:space="preserve">רגלי </w:t>
      </w:r>
      <w:r w:rsidR="002F2EEA">
        <w:rPr>
          <w:rFonts w:hint="cs"/>
          <w:rtl/>
        </w:rPr>
        <w:t>האביב</w:t>
      </w:r>
      <w:r w:rsidR="000D124E">
        <w:rPr>
          <w:rFonts w:hint="cs"/>
          <w:rtl/>
        </w:rPr>
        <w:t>.</w:t>
      </w:r>
      <w:r>
        <w:rPr>
          <w:rFonts w:hint="cs"/>
          <w:rtl/>
        </w:rPr>
        <w:t xml:space="preserve"> ה</w:t>
      </w:r>
      <w:r w:rsidR="00EE553A">
        <w:rPr>
          <w:rFonts w:hint="cs"/>
          <w:rtl/>
        </w:rPr>
        <w:t>שמיים</w:t>
      </w:r>
      <w:r>
        <w:rPr>
          <w:rFonts w:hint="cs"/>
          <w:rtl/>
        </w:rPr>
        <w:t xml:space="preserve"> </w:t>
      </w:r>
      <w:r w:rsidR="00D65F0B">
        <w:rPr>
          <w:rFonts w:hint="cs"/>
          <w:rtl/>
        </w:rPr>
        <w:t>נתקרשו ב</w:t>
      </w:r>
      <w:r>
        <w:rPr>
          <w:rFonts w:hint="cs"/>
          <w:rtl/>
        </w:rPr>
        <w:t>כחול-אפור מלוכלך שהתבהר כשהשמש ה</w:t>
      </w:r>
      <w:r w:rsidR="00897A85">
        <w:rPr>
          <w:rFonts w:hint="cs"/>
          <w:rtl/>
        </w:rPr>
        <w:t>י</w:t>
      </w:r>
      <w:r>
        <w:rPr>
          <w:rFonts w:hint="cs"/>
          <w:rtl/>
        </w:rPr>
        <w:t>כתה ב</w:t>
      </w:r>
      <w:r w:rsidR="006C7C22">
        <w:rPr>
          <w:rFonts w:hint="cs"/>
          <w:rtl/>
        </w:rPr>
        <w:t>עננים</w:t>
      </w:r>
      <w:r>
        <w:rPr>
          <w:rFonts w:hint="cs"/>
          <w:rtl/>
        </w:rPr>
        <w:t xml:space="preserve"> לפני </w:t>
      </w:r>
      <w:r w:rsidR="006C7C22">
        <w:rPr>
          <w:rFonts w:hint="cs"/>
          <w:rtl/>
        </w:rPr>
        <w:t>ה</w:t>
      </w:r>
      <w:r>
        <w:rPr>
          <w:rFonts w:hint="cs"/>
          <w:rtl/>
        </w:rPr>
        <w:t xml:space="preserve">שקיעה. </w:t>
      </w:r>
      <w:bookmarkEnd w:id="186"/>
      <w:r w:rsidR="00D65F0B">
        <w:rPr>
          <w:rFonts w:hint="cs"/>
          <w:rtl/>
        </w:rPr>
        <w:t xml:space="preserve">אלכס הצטייד ברשימות </w:t>
      </w:r>
      <w:r w:rsidR="00C95CBB">
        <w:rPr>
          <w:rFonts w:hint="cs"/>
          <w:rtl/>
        </w:rPr>
        <w:t xml:space="preserve">חדשות </w:t>
      </w:r>
      <w:r w:rsidR="00D65F0B">
        <w:rPr>
          <w:rFonts w:hint="cs"/>
          <w:rtl/>
        </w:rPr>
        <w:t xml:space="preserve">שהכין עבור טולאסי, בעיקר </w:t>
      </w:r>
      <w:r w:rsidR="00C95CBB">
        <w:rPr>
          <w:rFonts w:hint="cs"/>
          <w:rtl/>
        </w:rPr>
        <w:t>עם</w:t>
      </w:r>
      <w:r w:rsidR="00D65F0B">
        <w:rPr>
          <w:rFonts w:hint="cs"/>
          <w:rtl/>
        </w:rPr>
        <w:t xml:space="preserve"> המילים שנראו לו נחרצות, משמעותיות יותר </w:t>
      </w:r>
      <w:r w:rsidR="00C95CBB">
        <w:rPr>
          <w:rFonts w:hint="cs"/>
          <w:rtl/>
        </w:rPr>
        <w:t>ב</w:t>
      </w:r>
      <w:r w:rsidR="00C51519">
        <w:rPr>
          <w:rFonts w:hint="cs"/>
          <w:rtl/>
        </w:rPr>
        <w:t>גרס</w:t>
      </w:r>
      <w:r w:rsidR="00D65F0B">
        <w:rPr>
          <w:rFonts w:hint="cs"/>
          <w:rtl/>
        </w:rPr>
        <w:t xml:space="preserve">תן </w:t>
      </w:r>
      <w:r w:rsidR="00C95CBB" w:rsidRPr="00C95CBB">
        <w:rPr>
          <w:rFonts w:cs="Times New Roman"/>
          <w:rtl/>
        </w:rPr>
        <w:t>הלטינית מאשר</w:t>
      </w:r>
      <w:r w:rsidR="00C95CBB">
        <w:rPr>
          <w:rFonts w:cs="Times New Roman" w:hint="cs"/>
          <w:rtl/>
        </w:rPr>
        <w:t xml:space="preserve"> </w:t>
      </w:r>
      <w:r w:rsidR="00D65F0B">
        <w:rPr>
          <w:rFonts w:hint="cs"/>
          <w:rtl/>
        </w:rPr>
        <w:t>בשפות חיות.</w:t>
      </w:r>
    </w:p>
    <w:p w14:paraId="60294E87" w14:textId="2B10E88E" w:rsidR="00984F94" w:rsidRDefault="00BF52CC" w:rsidP="00283E91">
      <w:pPr>
        <w:rPr>
          <w:rtl/>
        </w:rPr>
      </w:pPr>
      <w:r w:rsidRPr="00CD067C">
        <w:rPr>
          <w:rtl/>
        </w:rPr>
        <w:t xml:space="preserve"> טולאסי גרה </w:t>
      </w:r>
      <w:r>
        <w:rPr>
          <w:rtl/>
        </w:rPr>
        <w:t xml:space="preserve">בקומה </w:t>
      </w:r>
      <w:r>
        <w:rPr>
          <w:rFonts w:hint="cs"/>
          <w:rtl/>
        </w:rPr>
        <w:t>השישית</w:t>
      </w:r>
      <w:r w:rsidRPr="00CD067C">
        <w:rPr>
          <w:rtl/>
        </w:rPr>
        <w:t xml:space="preserve"> </w:t>
      </w:r>
      <w:r>
        <w:rPr>
          <w:rFonts w:hint="cs"/>
          <w:rtl/>
        </w:rPr>
        <w:t xml:space="preserve">של </w:t>
      </w:r>
      <w:r w:rsidRPr="00CD067C">
        <w:rPr>
          <w:rtl/>
        </w:rPr>
        <w:t>בית</w:t>
      </w:r>
      <w:r w:rsidR="00897A85">
        <w:rPr>
          <w:rFonts w:hint="cs"/>
          <w:rtl/>
        </w:rPr>
        <w:t xml:space="preserve"> </w:t>
      </w:r>
      <w:r>
        <w:rPr>
          <w:rtl/>
        </w:rPr>
        <w:t>דירות</w:t>
      </w:r>
      <w:r>
        <w:rPr>
          <w:rFonts w:hint="cs"/>
          <w:rtl/>
        </w:rPr>
        <w:t xml:space="preserve">. </w:t>
      </w:r>
      <w:r w:rsidRPr="004E4E6C">
        <w:rPr>
          <w:rFonts w:cs="Times New Roman"/>
          <w:rtl/>
        </w:rPr>
        <w:t xml:space="preserve">מדרגה </w:t>
      </w:r>
      <w:r w:rsidR="00984F94">
        <w:rPr>
          <w:rFonts w:cs="Times New Roman" w:hint="cs"/>
          <w:rtl/>
        </w:rPr>
        <w:t>נמוכה</w:t>
      </w:r>
      <w:r w:rsidRPr="004E4E6C">
        <w:rPr>
          <w:rFonts w:cs="Times New Roman"/>
          <w:rtl/>
        </w:rPr>
        <w:t xml:space="preserve"> הפרידה בין סלון </w:t>
      </w:r>
      <w:r w:rsidR="00782DB8">
        <w:rPr>
          <w:rFonts w:cs="Times New Roman" w:hint="cs"/>
          <w:rtl/>
        </w:rPr>
        <w:t xml:space="preserve">הדירה </w:t>
      </w:r>
      <w:r w:rsidR="00A123B5">
        <w:rPr>
          <w:rFonts w:hint="cs"/>
          <w:rtl/>
        </w:rPr>
        <w:t>ל</w:t>
      </w:r>
      <w:r w:rsidRPr="00CD067C">
        <w:rPr>
          <w:rtl/>
        </w:rPr>
        <w:t xml:space="preserve">מרפסת </w:t>
      </w:r>
      <w:r w:rsidRPr="00A123B5">
        <w:rPr>
          <w:rtl/>
        </w:rPr>
        <w:t>קטנה</w:t>
      </w:r>
      <w:r w:rsidR="00FE213F">
        <w:rPr>
          <w:rFonts w:hint="cs"/>
          <w:rtl/>
        </w:rPr>
        <w:t xml:space="preserve"> שאלכס חיבב</w:t>
      </w:r>
      <w:r w:rsidR="00E567A7">
        <w:rPr>
          <w:rFonts w:hint="cs"/>
          <w:rtl/>
        </w:rPr>
        <w:t xml:space="preserve"> מאוד,</w:t>
      </w:r>
      <w:bookmarkStart w:id="187" w:name="_Hlk506199451"/>
      <w:r w:rsidR="009564E3">
        <w:rPr>
          <w:rFonts w:hint="cs"/>
          <w:rtl/>
        </w:rPr>
        <w:t xml:space="preserve"> </w:t>
      </w:r>
      <w:r w:rsidR="00FE213F">
        <w:rPr>
          <w:rFonts w:hint="cs"/>
          <w:rtl/>
        </w:rPr>
        <w:t xml:space="preserve">ושם </w:t>
      </w:r>
      <w:r w:rsidR="00D65F0B">
        <w:rPr>
          <w:rFonts w:hint="cs"/>
          <w:rtl/>
        </w:rPr>
        <w:t xml:space="preserve">ישבו, </w:t>
      </w:r>
      <w:r w:rsidR="00FE213F">
        <w:rPr>
          <w:rFonts w:hint="cs"/>
          <w:rtl/>
        </w:rPr>
        <w:t>חרף הצינה העזה</w:t>
      </w:r>
      <w:r w:rsidR="00D65F0B">
        <w:rPr>
          <w:rFonts w:hint="cs"/>
          <w:rtl/>
        </w:rPr>
        <w:t>,</w:t>
      </w:r>
      <w:r w:rsidR="00FE213F">
        <w:rPr>
          <w:rFonts w:hint="cs"/>
          <w:rtl/>
        </w:rPr>
        <w:t xml:space="preserve"> עם</w:t>
      </w:r>
      <w:r w:rsidR="00B50CF6">
        <w:rPr>
          <w:rFonts w:hint="cs"/>
          <w:rtl/>
        </w:rPr>
        <w:t xml:space="preserve"> </w:t>
      </w:r>
      <w:r w:rsidR="00D65F0B">
        <w:rPr>
          <w:rFonts w:hint="cs"/>
          <w:rtl/>
        </w:rPr>
        <w:t xml:space="preserve">טופס </w:t>
      </w:r>
      <w:r w:rsidR="00B50CF6">
        <w:rPr>
          <w:rFonts w:hint="cs"/>
          <w:rtl/>
        </w:rPr>
        <w:t>המבחן שלה בלטינית</w:t>
      </w:r>
      <w:r w:rsidR="00FE213F">
        <w:rPr>
          <w:rFonts w:hint="cs"/>
          <w:rtl/>
        </w:rPr>
        <w:t>.</w:t>
      </w:r>
      <w:r w:rsidR="00B50CF6">
        <w:rPr>
          <w:rFonts w:hint="cs"/>
          <w:rtl/>
        </w:rPr>
        <w:t xml:space="preserve"> </w:t>
      </w:r>
      <w:r w:rsidR="00D65F0B">
        <w:rPr>
          <w:rFonts w:hint="cs"/>
          <w:rtl/>
        </w:rPr>
        <w:t>אף</w:t>
      </w:r>
      <w:r w:rsidR="00B50CF6">
        <w:rPr>
          <w:rFonts w:hint="cs"/>
          <w:rtl/>
        </w:rPr>
        <w:t xml:space="preserve"> </w:t>
      </w:r>
      <w:r w:rsidR="00D65F0B">
        <w:rPr>
          <w:rFonts w:hint="cs"/>
          <w:rtl/>
        </w:rPr>
        <w:t>ש</w:t>
      </w:r>
      <w:r w:rsidR="00C95CBB">
        <w:rPr>
          <w:rFonts w:hint="cs"/>
          <w:rtl/>
        </w:rPr>
        <w:t>חז</w:t>
      </w:r>
      <w:r w:rsidR="00B50CF6">
        <w:rPr>
          <w:rFonts w:hint="cs"/>
          <w:rtl/>
        </w:rPr>
        <w:t>ר איתה על</w:t>
      </w:r>
      <w:r w:rsidR="009564E3">
        <w:rPr>
          <w:rFonts w:hint="cs"/>
          <w:rtl/>
        </w:rPr>
        <w:t xml:space="preserve"> </w:t>
      </w:r>
      <w:r w:rsidR="00C95CBB">
        <w:rPr>
          <w:rFonts w:hint="cs"/>
          <w:rtl/>
        </w:rPr>
        <w:t xml:space="preserve">כל </w:t>
      </w:r>
      <w:r w:rsidR="000D124E">
        <w:rPr>
          <w:rFonts w:hint="cs"/>
          <w:rtl/>
        </w:rPr>
        <w:t>המקורות הספרותיי</w:t>
      </w:r>
      <w:r w:rsidR="00A123B5">
        <w:rPr>
          <w:rFonts w:hint="cs"/>
          <w:rtl/>
        </w:rPr>
        <w:t>ים</w:t>
      </w:r>
      <w:r w:rsidR="00B50CF6">
        <w:rPr>
          <w:rFonts w:hint="cs"/>
          <w:rtl/>
        </w:rPr>
        <w:t>,</w:t>
      </w:r>
      <w:r w:rsidR="000D124E">
        <w:rPr>
          <w:rFonts w:hint="cs"/>
          <w:rtl/>
        </w:rPr>
        <w:t xml:space="preserve"> על אוצר המילים, התחביר וההטיות</w:t>
      </w:r>
      <w:r w:rsidR="00D65F0B">
        <w:rPr>
          <w:rFonts w:hint="cs"/>
          <w:rtl/>
        </w:rPr>
        <w:t>,</w:t>
      </w:r>
      <w:r w:rsidR="00B50CF6">
        <w:rPr>
          <w:rFonts w:hint="cs"/>
          <w:rtl/>
        </w:rPr>
        <w:t xml:space="preserve"> </w:t>
      </w:r>
      <w:r w:rsidR="00A123B5">
        <w:rPr>
          <w:rFonts w:hint="cs"/>
          <w:rtl/>
        </w:rPr>
        <w:t>בכל זאת</w:t>
      </w:r>
      <w:r w:rsidR="00FE213F">
        <w:rPr>
          <w:rFonts w:hint="cs"/>
          <w:rtl/>
        </w:rPr>
        <w:t xml:space="preserve"> </w:t>
      </w:r>
      <w:r w:rsidR="00A123B5">
        <w:rPr>
          <w:rFonts w:hint="cs"/>
          <w:rtl/>
        </w:rPr>
        <w:t>נכשלה</w:t>
      </w:r>
      <w:r w:rsidR="00B50CF6">
        <w:rPr>
          <w:rFonts w:hint="cs"/>
          <w:rtl/>
        </w:rPr>
        <w:t xml:space="preserve">. </w:t>
      </w:r>
      <w:r w:rsidR="00D65F0B">
        <w:rPr>
          <w:rFonts w:hint="cs"/>
          <w:rtl/>
        </w:rPr>
        <w:t>טולאסי</w:t>
      </w:r>
      <w:r w:rsidR="00B50CF6">
        <w:rPr>
          <w:rFonts w:hint="cs"/>
          <w:rtl/>
        </w:rPr>
        <w:t xml:space="preserve"> לא זכרה הטיות</w:t>
      </w:r>
      <w:r w:rsidR="00FE213F">
        <w:rPr>
          <w:rFonts w:hint="cs"/>
          <w:rtl/>
        </w:rPr>
        <w:t xml:space="preserve"> פעלים</w:t>
      </w:r>
      <w:r w:rsidR="000D124E">
        <w:rPr>
          <w:rFonts w:hint="cs"/>
          <w:rtl/>
        </w:rPr>
        <w:t>,</w:t>
      </w:r>
      <w:r w:rsidR="00B50CF6">
        <w:rPr>
          <w:rFonts w:hint="cs"/>
          <w:rtl/>
        </w:rPr>
        <w:t xml:space="preserve"> </w:t>
      </w:r>
      <w:r w:rsidR="00897A85">
        <w:rPr>
          <w:rFonts w:hint="cs"/>
          <w:rtl/>
        </w:rPr>
        <w:t>ו</w:t>
      </w:r>
      <w:r w:rsidR="00B50CF6">
        <w:rPr>
          <w:rFonts w:hint="cs"/>
          <w:rtl/>
        </w:rPr>
        <w:t xml:space="preserve">לא יכלה לפענח מי ביצע את הפעולה </w:t>
      </w:r>
      <w:r w:rsidR="00A123B5">
        <w:rPr>
          <w:rFonts w:hint="cs"/>
          <w:rtl/>
        </w:rPr>
        <w:t xml:space="preserve">ומתי </w:t>
      </w:r>
      <w:r w:rsidR="00B50CF6">
        <w:rPr>
          <w:rFonts w:hint="cs"/>
          <w:rtl/>
        </w:rPr>
        <w:t>ועל מי היא בוצעה.</w:t>
      </w:r>
      <w:bookmarkStart w:id="188" w:name="_Hlk527113947"/>
      <w:bookmarkEnd w:id="187"/>
      <w:r w:rsidR="00C95CBB">
        <w:rPr>
          <w:rFonts w:hint="cs"/>
          <w:rtl/>
        </w:rPr>
        <w:t xml:space="preserve"> </w:t>
      </w:r>
    </w:p>
    <w:p w14:paraId="1BC182E7" w14:textId="02BEB486" w:rsidR="00122DD8" w:rsidRDefault="00C95CBB" w:rsidP="00283E91">
      <w:pPr>
        <w:rPr>
          <w:rFonts w:cs="Times New Roman"/>
          <w:rtl/>
        </w:rPr>
      </w:pPr>
      <w:r w:rsidRPr="00C95CBB">
        <w:rPr>
          <w:rFonts w:cs="Times New Roman"/>
          <w:rtl/>
        </w:rPr>
        <w:t>תקשיבי לי</w:t>
      </w:r>
      <w:r w:rsidR="00897A85">
        <w:rPr>
          <w:rFonts w:cs="Times New Roman" w:hint="cs"/>
          <w:rtl/>
        </w:rPr>
        <w:t>,</w:t>
      </w:r>
      <w:r w:rsidRPr="00C95CBB">
        <w:rPr>
          <w:rFonts w:cs="Times New Roman"/>
          <w:rtl/>
        </w:rPr>
        <w:t xml:space="preserve"> טולאסי,</w:t>
      </w:r>
      <w:r w:rsidR="00BF52CC" w:rsidRPr="00CD067C">
        <w:rPr>
          <w:rtl/>
        </w:rPr>
        <w:t xml:space="preserve"> </w:t>
      </w:r>
      <w:bookmarkStart w:id="189" w:name="_Hlk506199508"/>
      <w:r w:rsidR="00D77EAD" w:rsidRPr="00C92801">
        <w:rPr>
          <w:rFonts w:cs="Times New Roman"/>
          <w:highlight w:val="cyan"/>
        </w:rPr>
        <w:t xml:space="preserve">ascendo, </w:t>
      </w:r>
      <w:r w:rsidR="00122DD8" w:rsidRPr="00C92801">
        <w:rPr>
          <w:rFonts w:cs="Times New Roman"/>
          <w:highlight w:val="cyan"/>
        </w:rPr>
        <w:t>luceo</w:t>
      </w:r>
      <w:r w:rsidR="00D77EAD" w:rsidRPr="00C92801">
        <w:rPr>
          <w:rFonts w:cs="Times New Roman"/>
          <w:highlight w:val="cyan"/>
        </w:rPr>
        <w:t xml:space="preserve">, </w:t>
      </w:r>
      <w:r w:rsidR="006F0C02">
        <w:rPr>
          <w:rFonts w:cs="Times New Roman"/>
          <w:highlight w:val="cyan"/>
        </w:rPr>
        <w:t xml:space="preserve">vulnero, </w:t>
      </w:r>
      <w:r w:rsidR="00D77EAD" w:rsidRPr="00C92801">
        <w:rPr>
          <w:rFonts w:cs="Times New Roman"/>
          <w:highlight w:val="cyan"/>
        </w:rPr>
        <w:t>cado</w:t>
      </w:r>
      <w:r w:rsidR="00D77EAD">
        <w:rPr>
          <w:rFonts w:cs="Times New Roman" w:hint="cs"/>
          <w:rtl/>
        </w:rPr>
        <w:t xml:space="preserve"> [אני מטפס, אני לוגם, אני נופל]</w:t>
      </w:r>
      <w:r w:rsidR="00122DD8">
        <w:rPr>
          <w:rFonts w:cs="Times New Roman" w:hint="cs"/>
          <w:rtl/>
        </w:rPr>
        <w:t xml:space="preserve"> </w:t>
      </w:r>
      <w:r w:rsidR="00897A85">
        <w:rPr>
          <w:rFonts w:cs="Times New Roman"/>
          <w:rtl/>
        </w:rPr>
        <w:t>–</w:t>
      </w:r>
      <w:r w:rsidR="00897A85">
        <w:rPr>
          <w:rFonts w:cs="Times New Roman" w:hint="cs"/>
          <w:rtl/>
        </w:rPr>
        <w:t xml:space="preserve"> </w:t>
      </w:r>
      <w:r w:rsidR="00122DD8">
        <w:rPr>
          <w:rFonts w:cs="Times New Roman" w:hint="cs"/>
          <w:rtl/>
        </w:rPr>
        <w:t>אני מטפס ואני נוצץ</w:t>
      </w:r>
      <w:r w:rsidR="006F0C02">
        <w:rPr>
          <w:rFonts w:cs="Times New Roman" w:hint="cs"/>
          <w:rtl/>
        </w:rPr>
        <w:t>, אני כואב</w:t>
      </w:r>
      <w:r w:rsidR="00122DD8">
        <w:rPr>
          <w:rFonts w:cs="Times New Roman" w:hint="cs"/>
          <w:rtl/>
        </w:rPr>
        <w:t xml:space="preserve"> ואני נופל</w:t>
      </w:r>
      <w:r w:rsidR="00782DB8" w:rsidRPr="00782DB8">
        <w:rPr>
          <w:rFonts w:cs="Times New Roman"/>
          <w:rtl/>
        </w:rPr>
        <w:t xml:space="preserve"> (הוא אכן נצץ, לפחות בלטינית – זה היה שמו האמצעי)</w:t>
      </w:r>
      <w:r w:rsidR="00897A85">
        <w:rPr>
          <w:rFonts w:cs="Times New Roman" w:hint="cs"/>
          <w:rtl/>
        </w:rPr>
        <w:t>.</w:t>
      </w:r>
    </w:p>
    <w:bookmarkEnd w:id="188"/>
    <w:p w14:paraId="27022FCE" w14:textId="1C88B288" w:rsidR="00C8452E" w:rsidRDefault="00D77EAD" w:rsidP="00C8452E">
      <w:pPr>
        <w:rPr>
          <w:rFonts w:cs="Times New Roman"/>
          <w:rtl/>
        </w:rPr>
      </w:pPr>
      <w:r>
        <w:rPr>
          <w:rFonts w:cs="Times New Roman" w:hint="cs"/>
          <w:rtl/>
        </w:rPr>
        <w:t xml:space="preserve">אבל </w:t>
      </w:r>
      <w:r w:rsidR="00C95CBB" w:rsidRPr="00C95CBB">
        <w:rPr>
          <w:rFonts w:cs="Times New Roman"/>
          <w:rtl/>
        </w:rPr>
        <w:t xml:space="preserve">תשומת ליבה </w:t>
      </w:r>
      <w:r w:rsidR="00782DB8" w:rsidRPr="00782DB8">
        <w:rPr>
          <w:rFonts w:cs="Times New Roman"/>
          <w:rtl/>
        </w:rPr>
        <w:t xml:space="preserve">של טולאסי </w:t>
      </w:r>
      <w:r w:rsidR="00C95CBB" w:rsidRPr="00C95CBB">
        <w:rPr>
          <w:rFonts w:cs="Times New Roman"/>
          <w:rtl/>
        </w:rPr>
        <w:t xml:space="preserve">לא </w:t>
      </w:r>
      <w:r w:rsidR="001C5A04">
        <w:rPr>
          <w:rFonts w:cs="Times New Roman"/>
          <w:rtl/>
        </w:rPr>
        <w:t>הייתה</w:t>
      </w:r>
      <w:r w:rsidR="00C95CBB" w:rsidRPr="00C95CBB">
        <w:rPr>
          <w:rFonts w:cs="Times New Roman"/>
          <w:rtl/>
        </w:rPr>
        <w:t xml:space="preserve"> נתונה</w:t>
      </w:r>
      <w:r w:rsidR="000505C9">
        <w:rPr>
          <w:rFonts w:cs="Times New Roman" w:hint="cs"/>
          <w:rtl/>
        </w:rPr>
        <w:t xml:space="preserve"> לאלכס ולשפתו המתה</w:t>
      </w:r>
      <w:r>
        <w:rPr>
          <w:rFonts w:cs="Times New Roman" w:hint="cs"/>
          <w:rtl/>
        </w:rPr>
        <w:t xml:space="preserve">, </w:t>
      </w:r>
      <w:r w:rsidR="00122DD8">
        <w:rPr>
          <w:rFonts w:cs="Times New Roman" w:hint="cs"/>
          <w:rtl/>
        </w:rPr>
        <w:t xml:space="preserve">אלא לדיווחים </w:t>
      </w:r>
      <w:r w:rsidR="00984F94" w:rsidRPr="00984F94">
        <w:rPr>
          <w:rFonts w:cs="Times New Roman"/>
          <w:rtl/>
        </w:rPr>
        <w:t xml:space="preserve">שבקעו בקולי קולות </w:t>
      </w:r>
      <w:r w:rsidR="00122DD8">
        <w:rPr>
          <w:rFonts w:cs="Times New Roman" w:hint="cs"/>
          <w:rtl/>
        </w:rPr>
        <w:t>מה</w:t>
      </w:r>
      <w:r w:rsidR="004A607C">
        <w:rPr>
          <w:rFonts w:cs="Times New Roman" w:hint="cs"/>
          <w:rtl/>
        </w:rPr>
        <w:t>טלוויז</w:t>
      </w:r>
      <w:r w:rsidR="000505C9">
        <w:rPr>
          <w:rFonts w:cs="Times New Roman" w:hint="cs"/>
          <w:rtl/>
        </w:rPr>
        <w:t>יה בסלון</w:t>
      </w:r>
      <w:r w:rsidR="00122DD8">
        <w:rPr>
          <w:rFonts w:cs="Times New Roman" w:hint="cs"/>
          <w:rtl/>
        </w:rPr>
        <w:t>,</w:t>
      </w:r>
      <w:r w:rsidR="000505C9">
        <w:rPr>
          <w:rFonts w:cs="Times New Roman" w:hint="cs"/>
          <w:rtl/>
        </w:rPr>
        <w:t xml:space="preserve"> </w:t>
      </w:r>
      <w:r w:rsidR="00093E40">
        <w:rPr>
          <w:rFonts w:cs="Times New Roman" w:hint="cs"/>
          <w:rtl/>
        </w:rPr>
        <w:t>[</w:t>
      </w:r>
      <w:r w:rsidR="001C5A04">
        <w:rPr>
          <w:rFonts w:cs="Times New Roman" w:hint="cs"/>
          <w:rtl/>
        </w:rPr>
        <w:t>הייתה</w:t>
      </w:r>
      <w:r w:rsidR="000505C9">
        <w:rPr>
          <w:rFonts w:cs="Times New Roman" w:hint="cs"/>
          <w:rtl/>
        </w:rPr>
        <w:t xml:space="preserve"> דלוקה בקולי קולות ב</w:t>
      </w:r>
      <w:r w:rsidR="00A123B5">
        <w:rPr>
          <w:rFonts w:cs="Times New Roman" w:hint="cs"/>
          <w:rtl/>
        </w:rPr>
        <w:t>זמן</w:t>
      </w:r>
      <w:r w:rsidR="000505C9">
        <w:rPr>
          <w:rFonts w:cs="Times New Roman" w:hint="cs"/>
          <w:rtl/>
        </w:rPr>
        <w:t xml:space="preserve"> שאימה בישלה במטבח, </w:t>
      </w:r>
      <w:r w:rsidR="00FE213F">
        <w:rPr>
          <w:rFonts w:cs="Times New Roman" w:hint="cs"/>
          <w:rtl/>
        </w:rPr>
        <w:t>]</w:t>
      </w:r>
      <w:r w:rsidR="006B6AAA">
        <w:rPr>
          <w:rFonts w:cs="Times New Roman" w:hint="cs"/>
          <w:rtl/>
        </w:rPr>
        <w:t xml:space="preserve"> </w:t>
      </w:r>
      <w:r w:rsidR="00FE213F">
        <w:rPr>
          <w:rFonts w:cs="Times New Roman" w:hint="cs"/>
          <w:rtl/>
        </w:rPr>
        <w:t xml:space="preserve">על </w:t>
      </w:r>
      <w:r w:rsidR="002E4BA0">
        <w:rPr>
          <w:rFonts w:cs="Times New Roman" w:hint="cs"/>
          <w:rtl/>
        </w:rPr>
        <w:t xml:space="preserve">מאמצי </w:t>
      </w:r>
      <w:r w:rsidR="00122DD8">
        <w:rPr>
          <w:rFonts w:cs="Times New Roman" w:hint="cs"/>
          <w:rtl/>
        </w:rPr>
        <w:t>ה</w:t>
      </w:r>
      <w:r w:rsidR="002E4BA0">
        <w:rPr>
          <w:rFonts w:cs="Times New Roman" w:hint="cs"/>
          <w:rtl/>
        </w:rPr>
        <w:t>ניקוי</w:t>
      </w:r>
      <w:r w:rsidR="00122DD8">
        <w:rPr>
          <w:rFonts w:cs="Times New Roman" w:hint="cs"/>
          <w:rtl/>
        </w:rPr>
        <w:t xml:space="preserve"> של</w:t>
      </w:r>
      <w:r w:rsidR="002E4BA0">
        <w:rPr>
          <w:rFonts w:cs="Times New Roman" w:hint="cs"/>
          <w:rtl/>
        </w:rPr>
        <w:t xml:space="preserve"> </w:t>
      </w:r>
      <w:r w:rsidR="00422E90">
        <w:rPr>
          <w:rFonts w:cs="Times New Roman" w:hint="cs"/>
          <w:rtl/>
        </w:rPr>
        <w:t xml:space="preserve">דליפת נפט הרסנית </w:t>
      </w:r>
      <w:r w:rsidR="00C95CBB" w:rsidRPr="00C95CBB">
        <w:rPr>
          <w:rFonts w:cs="Times New Roman"/>
          <w:rtl/>
        </w:rPr>
        <w:t>מהמכלית 'קיסרית הים'.</w:t>
      </w:r>
      <w:r w:rsidR="00C95CBB" w:rsidRPr="00C95CBB">
        <w:rPr>
          <w:rFonts w:cs="Times New Roman" w:hint="cs"/>
          <w:rtl/>
        </w:rPr>
        <w:t xml:space="preserve"> </w:t>
      </w:r>
      <w:r w:rsidR="00782DB8" w:rsidRPr="00782DB8">
        <w:rPr>
          <w:rFonts w:cs="Times New Roman"/>
          <w:rtl/>
        </w:rPr>
        <w:t>המכלית ניתקה מהגוררות שבאו לחלצה וקורקעה שוב ושוב אל הסלעים, ומכלי א</w:t>
      </w:r>
      <w:r w:rsidR="007F22BE">
        <w:rPr>
          <w:rFonts w:cs="Times New Roman" w:hint="cs"/>
          <w:rtl/>
        </w:rPr>
        <w:t>ח</w:t>
      </w:r>
      <w:r w:rsidR="00782DB8" w:rsidRPr="00782DB8">
        <w:rPr>
          <w:rFonts w:cs="Times New Roman"/>
          <w:rtl/>
        </w:rPr>
        <w:t>סון נוספים נתבקעו בגופה.</w:t>
      </w:r>
      <w:r w:rsidR="00782DB8" w:rsidRPr="00782DB8">
        <w:rPr>
          <w:rFonts w:cs="Times New Roman" w:hint="cs"/>
          <w:rtl/>
        </w:rPr>
        <w:t xml:space="preserve"> </w:t>
      </w:r>
      <w:r w:rsidR="00A97494">
        <w:rPr>
          <w:rFonts w:cs="Times New Roman" w:hint="cs"/>
          <w:rtl/>
        </w:rPr>
        <w:t>[</w:t>
      </w:r>
      <w:r w:rsidR="00A97494" w:rsidRPr="0057532F">
        <w:rPr>
          <w:rFonts w:cs="Times New Roman"/>
          <w:highlight w:val="blue"/>
        </w:rPr>
        <w:t>15 February 1996</w:t>
      </w:r>
      <w:r w:rsidR="00A97494">
        <w:rPr>
          <w:rFonts w:cs="Times New Roman" w:hint="cs"/>
          <w:rtl/>
        </w:rPr>
        <w:t>]</w:t>
      </w:r>
      <w:r w:rsidR="00142E17">
        <w:rPr>
          <w:rFonts w:cs="Times New Roman" w:hint="cs"/>
          <w:rtl/>
        </w:rPr>
        <w:t>[</w:t>
      </w:r>
      <w:r w:rsidR="00FE3791">
        <w:rPr>
          <w:rFonts w:cs="Times New Roman" w:hint="cs"/>
          <w:rtl/>
        </w:rPr>
        <w:t xml:space="preserve">בשעה שאיש לא חשב עליהן, ומי מקדיש את מחשבותיו לחופים הדרום מערביים של ווילס, </w:t>
      </w:r>
      <w:r w:rsidR="00FE3791">
        <w:rPr>
          <w:rFonts w:hint="cs"/>
          <w:rtl/>
        </w:rPr>
        <w:t xml:space="preserve">פמברוֹקשייר מכל המקומות האפשריים, הציפורים עדיין ניסו להחלים, עדיין קיוו שישתקמו. אבל ופלומה פאוול העבירה באולם המוחשך של </w:t>
      </w:r>
      <w:r w:rsidR="002E35AE">
        <w:rPr>
          <w:rFonts w:hint="cs"/>
          <w:rtl/>
        </w:rPr>
        <w:t>בית-הספר</w:t>
      </w:r>
      <w:r w:rsidR="00A123B5" w:rsidRPr="00A123B5">
        <w:rPr>
          <w:rFonts w:hint="cs"/>
          <w:rtl/>
        </w:rPr>
        <w:t xml:space="preserve"> </w:t>
      </w:r>
      <w:r w:rsidR="00A123B5">
        <w:rPr>
          <w:rFonts w:hint="cs"/>
          <w:rtl/>
        </w:rPr>
        <w:t>שקופית אחר שקופית</w:t>
      </w:r>
      <w:r w:rsidR="00FE3791">
        <w:rPr>
          <w:rFonts w:hint="cs"/>
          <w:rtl/>
        </w:rPr>
        <w:t xml:space="preserve"> של עופות מים </w:t>
      </w:r>
      <w:r w:rsidR="004C20AA">
        <w:rPr>
          <w:rFonts w:hint="cs"/>
          <w:rtl/>
        </w:rPr>
        <w:t>ה</w:t>
      </w:r>
      <w:r w:rsidR="00FE3791">
        <w:rPr>
          <w:rFonts w:hint="cs"/>
          <w:rtl/>
        </w:rPr>
        <w:t>תבוססו בנפט שעלה מהמעמקים, אוּריות</w:t>
      </w:r>
      <w:r w:rsidR="00A81B42">
        <w:rPr>
          <w:rFonts w:hint="cs"/>
          <w:rtl/>
        </w:rPr>
        <w:t xml:space="preserve"> מצויות,</w:t>
      </w:r>
      <w:r w:rsidR="00FE3791">
        <w:rPr>
          <w:rFonts w:hint="cs"/>
          <w:rtl/>
        </w:rPr>
        <w:t xml:space="preserve"> ראשן מורכן בהשלמה</w:t>
      </w:r>
      <w:r w:rsidR="00093E40">
        <w:rPr>
          <w:rFonts w:hint="cs"/>
          <w:rtl/>
        </w:rPr>
        <w:t>,</w:t>
      </w:r>
      <w:r w:rsidR="00FE3791">
        <w:rPr>
          <w:rFonts w:hint="cs"/>
          <w:rtl/>
        </w:rPr>
        <w:t xml:space="preserve"> </w:t>
      </w:r>
      <w:r w:rsidR="004C20AA">
        <w:rPr>
          <w:rFonts w:hint="cs"/>
          <w:rtl/>
        </w:rPr>
        <w:t xml:space="preserve">היו </w:t>
      </w:r>
      <w:r w:rsidR="002F2EEA">
        <w:rPr>
          <w:rFonts w:hint="cs"/>
          <w:rtl/>
        </w:rPr>
        <w:t xml:space="preserve">שרועות </w:t>
      </w:r>
      <w:r w:rsidR="00FE3791">
        <w:rPr>
          <w:rFonts w:hint="cs"/>
          <w:rtl/>
        </w:rPr>
        <w:t>על כפפת-גומי של מחלץ</w:t>
      </w:r>
      <w:r w:rsidR="004D2719">
        <w:rPr>
          <w:rFonts w:hint="cs"/>
          <w:rtl/>
        </w:rPr>
        <w:t>,</w:t>
      </w:r>
      <w:r w:rsidR="00B64D89">
        <w:rPr>
          <w:rFonts w:hint="cs"/>
          <w:rtl/>
        </w:rPr>
        <w:t xml:space="preserve"> </w:t>
      </w:r>
      <w:r w:rsidR="004D2719">
        <w:rPr>
          <w:rFonts w:hint="cs"/>
          <w:rtl/>
        </w:rPr>
        <w:t>שום מאמץ הצלה לא יצליח לשקמן</w:t>
      </w:r>
      <w:r w:rsidR="00093E40">
        <w:rPr>
          <w:rFonts w:hint="cs"/>
          <w:rtl/>
        </w:rPr>
        <w:t>.</w:t>
      </w:r>
      <w:r w:rsidR="00C95CBB">
        <w:rPr>
          <w:rFonts w:hint="cs"/>
          <w:rtl/>
        </w:rPr>
        <w:t>]</w:t>
      </w:r>
      <w:r w:rsidR="006B6AAA">
        <w:rPr>
          <w:rFonts w:hint="cs"/>
          <w:rtl/>
        </w:rPr>
        <w:t xml:space="preserve"> </w:t>
      </w:r>
      <w:r w:rsidR="00C8452E">
        <w:rPr>
          <w:rFonts w:hint="cs"/>
          <w:rtl/>
        </w:rPr>
        <w:t>ו</w:t>
      </w:r>
      <w:r w:rsidR="00782DB8" w:rsidRPr="00782DB8">
        <w:rPr>
          <w:rFonts w:cs="Times New Roman"/>
          <w:rtl/>
        </w:rPr>
        <w:t>כשהנפט בעבע החוצה דרך חורים שנפערו בד</w:t>
      </w:r>
      <w:r w:rsidR="007F22BE">
        <w:rPr>
          <w:rFonts w:cs="Times New Roman" w:hint="cs"/>
          <w:rtl/>
        </w:rPr>
        <w:t>ו</w:t>
      </w:r>
      <w:r w:rsidR="00782DB8" w:rsidRPr="00782DB8">
        <w:rPr>
          <w:rFonts w:cs="Times New Roman"/>
          <w:rtl/>
        </w:rPr>
        <w:t>פנות המכלית</w:t>
      </w:r>
      <w:r w:rsidR="00C8452E">
        <w:rPr>
          <w:rFonts w:cs="Times New Roman" w:hint="cs"/>
          <w:rtl/>
        </w:rPr>
        <w:t>,</w:t>
      </w:r>
      <w:r w:rsidR="00782DB8" w:rsidRPr="00782DB8">
        <w:rPr>
          <w:rFonts w:cs="Times New Roman"/>
          <w:rtl/>
        </w:rPr>
        <w:t xml:space="preserve"> ברווזי הים גוועו</w:t>
      </w:r>
      <w:r w:rsidR="00C95CBB" w:rsidRPr="00C95CBB">
        <w:rPr>
          <w:rFonts w:cs="Times New Roman"/>
          <w:rtl/>
        </w:rPr>
        <w:t xml:space="preserve">, ללא השגחה, נכחדו ברבבותיהם, ללא הגנה, </w:t>
      </w:r>
      <w:r w:rsidR="00984F94" w:rsidRPr="00984F94">
        <w:rPr>
          <w:rFonts w:cs="Times New Roman"/>
          <w:rtl/>
        </w:rPr>
        <w:t xml:space="preserve">ללא שום סיכוי הימלטות או ישועה. </w:t>
      </w:r>
      <w:r w:rsidR="00C95CBB" w:rsidRPr="00C95CBB">
        <w:rPr>
          <w:rFonts w:cs="Times New Roman"/>
          <w:rtl/>
        </w:rPr>
        <w:t xml:space="preserve">הנפט פרץ ללא מעצורים </w:t>
      </w:r>
      <w:r w:rsidR="00C8452E" w:rsidRPr="00C8452E">
        <w:rPr>
          <w:rFonts w:cs="Times New Roman"/>
          <w:rtl/>
        </w:rPr>
        <w:t>בזרם שמנוני והמים השחירו סביב</w:t>
      </w:r>
      <w:r w:rsidR="007F22BE">
        <w:rPr>
          <w:rFonts w:cs="Times New Roman" w:hint="cs"/>
          <w:rtl/>
        </w:rPr>
        <w:t>-</w:t>
      </w:r>
      <w:r w:rsidR="00C8452E" w:rsidRPr="00C8452E">
        <w:rPr>
          <w:rFonts w:cs="Times New Roman"/>
          <w:rtl/>
        </w:rPr>
        <w:t>סביב על פני שטח עצום, בפארק הלאומי של חופי פמברוֹקשייר בדרום-מערב ו</w:t>
      </w:r>
      <w:r w:rsidR="007F22BE">
        <w:rPr>
          <w:rFonts w:cs="Times New Roman" w:hint="cs"/>
          <w:rtl/>
        </w:rPr>
        <w:t>י</w:t>
      </w:r>
      <w:r w:rsidR="00C8452E" w:rsidRPr="00C8452E">
        <w:rPr>
          <w:rFonts w:cs="Times New Roman"/>
          <w:rtl/>
        </w:rPr>
        <w:t>ילס</w:t>
      </w:r>
      <w:r w:rsidR="00480D41">
        <w:rPr>
          <w:rFonts w:cs="Times New Roman" w:hint="cs"/>
          <w:rtl/>
        </w:rPr>
        <w:t>.</w:t>
      </w:r>
      <w:r w:rsidR="00C95CBB" w:rsidRPr="00C95CBB">
        <w:rPr>
          <w:rFonts w:cs="Times New Roman" w:hint="cs"/>
          <w:rtl/>
        </w:rPr>
        <w:t xml:space="preserve"> </w:t>
      </w:r>
    </w:p>
    <w:p w14:paraId="342A0861" w14:textId="35D9E6D4" w:rsidR="007254E1" w:rsidRDefault="00B64D89" w:rsidP="00C8452E">
      <w:pPr>
        <w:rPr>
          <w:rFonts w:cs="Times New Roman"/>
        </w:rPr>
      </w:pPr>
      <w:r>
        <w:rPr>
          <w:rFonts w:hint="cs"/>
          <w:rtl/>
        </w:rPr>
        <w:t xml:space="preserve">טולאסי </w:t>
      </w:r>
      <w:r w:rsidR="00A81B42">
        <w:rPr>
          <w:rFonts w:hint="cs"/>
          <w:rtl/>
        </w:rPr>
        <w:t xml:space="preserve">לא </w:t>
      </w:r>
      <w:r w:rsidR="001C5A04">
        <w:rPr>
          <w:rFonts w:hint="cs"/>
          <w:rtl/>
        </w:rPr>
        <w:t>הייתה</w:t>
      </w:r>
      <w:r w:rsidR="005B4D83">
        <w:rPr>
          <w:rFonts w:hint="cs"/>
          <w:rtl/>
        </w:rPr>
        <w:t xml:space="preserve"> </w:t>
      </w:r>
      <w:r>
        <w:rPr>
          <w:rFonts w:hint="cs"/>
          <w:rtl/>
        </w:rPr>
        <w:t xml:space="preserve">מסוגלת להתעמק בלטינית אף שהמבחן החוזר </w:t>
      </w:r>
      <w:r w:rsidR="00480D41">
        <w:rPr>
          <w:rFonts w:hint="cs"/>
          <w:rtl/>
        </w:rPr>
        <w:t xml:space="preserve">שלה </w:t>
      </w:r>
      <w:r>
        <w:rPr>
          <w:rFonts w:hint="cs"/>
          <w:rtl/>
        </w:rPr>
        <w:t>נקבע ל</w:t>
      </w:r>
      <w:r w:rsidR="004C20AA">
        <w:rPr>
          <w:rFonts w:hint="cs"/>
          <w:rtl/>
        </w:rPr>
        <w:t>יום חמישי</w:t>
      </w:r>
      <w:r>
        <w:rPr>
          <w:rFonts w:hint="cs"/>
          <w:rtl/>
        </w:rPr>
        <w:t xml:space="preserve">. </w:t>
      </w:r>
    </w:p>
    <w:p w14:paraId="7A914971" w14:textId="77777777" w:rsidR="00574679" w:rsidRDefault="00093E40" w:rsidP="00BF52CC">
      <w:pPr>
        <w:rPr>
          <w:rtl/>
        </w:rPr>
      </w:pPr>
      <w:r>
        <w:rPr>
          <w:rFonts w:hint="cs"/>
          <w:rtl/>
        </w:rPr>
        <w:t>[</w:t>
      </w:r>
      <w:r w:rsidR="004D2719" w:rsidRPr="00094A9E">
        <w:rPr>
          <w:rFonts w:hint="eastAsia"/>
          <w:rtl/>
        </w:rPr>
        <w:t>היא</w:t>
      </w:r>
      <w:r w:rsidR="004D2719" w:rsidRPr="00094A9E">
        <w:rPr>
          <w:rtl/>
        </w:rPr>
        <w:t xml:space="preserve"> </w:t>
      </w:r>
      <w:r w:rsidR="004D2719" w:rsidRPr="00094A9E">
        <w:rPr>
          <w:rFonts w:hint="eastAsia"/>
          <w:rtl/>
        </w:rPr>
        <w:t>סרבה</w:t>
      </w:r>
      <w:r w:rsidR="004D2719" w:rsidRPr="00094A9E">
        <w:rPr>
          <w:rtl/>
        </w:rPr>
        <w:t xml:space="preserve"> </w:t>
      </w:r>
      <w:r w:rsidR="004D2719" w:rsidRPr="00094A9E">
        <w:rPr>
          <w:rFonts w:hint="eastAsia"/>
          <w:rtl/>
        </w:rPr>
        <w:t>ללמוד</w:t>
      </w:r>
      <w:r w:rsidR="004D2719" w:rsidRPr="00094A9E">
        <w:rPr>
          <w:rtl/>
        </w:rPr>
        <w:t xml:space="preserve">, </w:t>
      </w:r>
      <w:r w:rsidR="004D2719" w:rsidRPr="00094A9E">
        <w:rPr>
          <w:rFonts w:hint="eastAsia"/>
          <w:rtl/>
        </w:rPr>
        <w:t>היא</w:t>
      </w:r>
      <w:r w:rsidR="004D2719" w:rsidRPr="00094A9E">
        <w:rPr>
          <w:rtl/>
        </w:rPr>
        <w:t xml:space="preserve"> </w:t>
      </w:r>
      <w:r w:rsidR="004D2719" w:rsidRPr="00094A9E">
        <w:rPr>
          <w:rFonts w:hint="eastAsia"/>
          <w:rtl/>
        </w:rPr>
        <w:t>סרבה</w:t>
      </w:r>
      <w:r w:rsidR="004D2719" w:rsidRPr="00094A9E">
        <w:rPr>
          <w:rtl/>
        </w:rPr>
        <w:t xml:space="preserve"> </w:t>
      </w:r>
      <w:r w:rsidR="004D2719" w:rsidRPr="00094A9E">
        <w:rPr>
          <w:rFonts w:hint="eastAsia"/>
          <w:rtl/>
        </w:rPr>
        <w:t>להביט</w:t>
      </w:r>
      <w:r w:rsidR="004D2719" w:rsidRPr="00094A9E">
        <w:rPr>
          <w:rtl/>
        </w:rPr>
        <w:t xml:space="preserve"> </w:t>
      </w:r>
      <w:r w:rsidR="004D2719" w:rsidRPr="00094A9E">
        <w:rPr>
          <w:rFonts w:hint="eastAsia"/>
          <w:rtl/>
        </w:rPr>
        <w:t>במילותיו</w:t>
      </w:r>
      <w:r w:rsidR="004D2719" w:rsidRPr="00094A9E">
        <w:rPr>
          <w:rtl/>
        </w:rPr>
        <w:t xml:space="preserve"> </w:t>
      </w:r>
      <w:r w:rsidR="004D2719" w:rsidRPr="00094A9E">
        <w:rPr>
          <w:rFonts w:hint="eastAsia"/>
          <w:rtl/>
        </w:rPr>
        <w:t>הנחרצות</w:t>
      </w:r>
      <w:r w:rsidR="004D2719" w:rsidRPr="00094A9E">
        <w:rPr>
          <w:rtl/>
        </w:rPr>
        <w:t xml:space="preserve">, </w:t>
      </w:r>
      <w:r w:rsidR="004D2719" w:rsidRPr="00094A9E">
        <w:rPr>
          <w:rFonts w:hint="eastAsia"/>
          <w:rtl/>
        </w:rPr>
        <w:t>המשמעותיות</w:t>
      </w:r>
      <w:r w:rsidR="004D2719" w:rsidRPr="00094A9E">
        <w:rPr>
          <w:rtl/>
        </w:rPr>
        <w:t>.</w:t>
      </w:r>
    </w:p>
    <w:p w14:paraId="20B3F2F3" w14:textId="1148118A" w:rsidR="00EB1D14" w:rsidRPr="00094A9E" w:rsidRDefault="00093E40" w:rsidP="00BF52CC">
      <w:pPr>
        <w:rPr>
          <w:rtl/>
        </w:rPr>
      </w:pPr>
      <w:r>
        <w:rPr>
          <w:rFonts w:hint="cs"/>
          <w:rtl/>
        </w:rPr>
        <w:lastRenderedPageBreak/>
        <w:t>]</w:t>
      </w:r>
    </w:p>
    <w:p w14:paraId="33CF8D9B" w14:textId="17127B6A" w:rsidR="004C20AA" w:rsidRPr="00094A9E" w:rsidRDefault="004C20AA" w:rsidP="004C20AA">
      <w:pPr>
        <w:rPr>
          <w:rFonts w:cs="Times New Roman"/>
          <w:rtl/>
        </w:rPr>
      </w:pPr>
      <w:r w:rsidRPr="00094A9E">
        <w:rPr>
          <w:rFonts w:cs="Times New Roman" w:hint="eastAsia"/>
          <w:rtl/>
        </w:rPr>
        <w:t>באותו</w:t>
      </w:r>
      <w:r w:rsidRPr="00094A9E">
        <w:rPr>
          <w:rFonts w:cs="Times New Roman"/>
          <w:rtl/>
        </w:rPr>
        <w:t xml:space="preserve"> </w:t>
      </w:r>
      <w:r w:rsidRPr="00094A9E">
        <w:rPr>
          <w:rFonts w:cs="Times New Roman" w:hint="eastAsia"/>
          <w:rtl/>
        </w:rPr>
        <w:t>יום</w:t>
      </w:r>
      <w:r w:rsidRPr="00094A9E">
        <w:rPr>
          <w:rFonts w:cs="Times New Roman"/>
          <w:rtl/>
        </w:rPr>
        <w:t xml:space="preserve"> </w:t>
      </w:r>
      <w:r w:rsidRPr="00094A9E">
        <w:rPr>
          <w:rFonts w:cs="Times New Roman" w:hint="eastAsia"/>
          <w:rtl/>
        </w:rPr>
        <w:t>ב</w:t>
      </w:r>
      <w:r w:rsidR="002E35AE">
        <w:rPr>
          <w:rFonts w:cs="Times New Roman" w:hint="eastAsia"/>
          <w:rtl/>
        </w:rPr>
        <w:t>בית-הספר</w:t>
      </w:r>
      <w:r w:rsidRPr="00094A9E">
        <w:rPr>
          <w:rFonts w:cs="Times New Roman"/>
          <w:rtl/>
        </w:rPr>
        <w:t xml:space="preserve">, </w:t>
      </w:r>
      <w:r w:rsidRPr="00094A9E">
        <w:rPr>
          <w:rFonts w:cs="Times New Roman" w:hint="eastAsia"/>
          <w:rtl/>
        </w:rPr>
        <w:t>אלכס</w:t>
      </w:r>
      <w:r w:rsidRPr="00094A9E">
        <w:rPr>
          <w:rFonts w:cs="Times New Roman"/>
          <w:rtl/>
        </w:rPr>
        <w:t xml:space="preserve"> </w:t>
      </w:r>
      <w:r w:rsidRPr="00094A9E">
        <w:rPr>
          <w:rFonts w:cs="Times New Roman" w:hint="eastAsia"/>
          <w:rtl/>
        </w:rPr>
        <w:t>תכנן</w:t>
      </w:r>
      <w:r w:rsidRPr="00094A9E">
        <w:rPr>
          <w:rFonts w:cs="Times New Roman"/>
          <w:rtl/>
        </w:rPr>
        <w:t xml:space="preserve"> </w:t>
      </w:r>
      <w:r w:rsidRPr="00094A9E">
        <w:rPr>
          <w:rFonts w:cs="Times New Roman" w:hint="eastAsia"/>
          <w:rtl/>
        </w:rPr>
        <w:t>עם</w:t>
      </w:r>
      <w:r w:rsidRPr="00094A9E">
        <w:rPr>
          <w:rFonts w:cs="Times New Roman"/>
          <w:rtl/>
        </w:rPr>
        <w:t xml:space="preserve"> </w:t>
      </w:r>
      <w:r w:rsidRPr="00094A9E">
        <w:rPr>
          <w:rFonts w:cs="Times New Roman" w:hint="eastAsia"/>
          <w:rtl/>
        </w:rPr>
        <w:t>פָּלוֹמָה</w:t>
      </w:r>
      <w:r w:rsidR="00480D41" w:rsidRPr="00480D41">
        <w:rPr>
          <w:rFonts w:cs="Times New Roman" w:hint="eastAsia"/>
          <w:rtl/>
        </w:rPr>
        <w:t xml:space="preserve"> </w:t>
      </w:r>
      <w:r w:rsidR="00480D41" w:rsidRPr="00094A9E">
        <w:rPr>
          <w:rFonts w:cs="Times New Roman" w:hint="eastAsia"/>
          <w:rtl/>
        </w:rPr>
        <w:t>פאוול</w:t>
      </w:r>
      <w:r w:rsidRPr="00094A9E">
        <w:rPr>
          <w:rFonts w:cs="Times New Roman"/>
          <w:rtl/>
        </w:rPr>
        <w:t xml:space="preserve">, [ניקוד???] </w:t>
      </w:r>
      <w:r w:rsidRPr="00094A9E">
        <w:rPr>
          <w:rFonts w:cs="Times New Roman" w:hint="eastAsia"/>
          <w:rtl/>
        </w:rPr>
        <w:t>בתו</w:t>
      </w:r>
      <w:r w:rsidRPr="00094A9E">
        <w:rPr>
          <w:rFonts w:cs="Times New Roman"/>
          <w:rtl/>
        </w:rPr>
        <w:t xml:space="preserve"> </w:t>
      </w:r>
      <w:r w:rsidRPr="00094A9E">
        <w:rPr>
          <w:rFonts w:cs="Times New Roman" w:hint="eastAsia"/>
          <w:rtl/>
        </w:rPr>
        <w:t>של</w:t>
      </w:r>
      <w:r w:rsidRPr="00094A9E">
        <w:rPr>
          <w:rFonts w:cs="Times New Roman"/>
          <w:rtl/>
        </w:rPr>
        <w:t xml:space="preserve"> </w:t>
      </w:r>
      <w:r w:rsidRPr="00094A9E">
        <w:rPr>
          <w:rFonts w:cs="Times New Roman" w:hint="eastAsia"/>
          <w:rtl/>
        </w:rPr>
        <w:t>המנהל</w:t>
      </w:r>
      <w:r w:rsidR="00A81B42">
        <w:rPr>
          <w:rFonts w:cs="Times New Roman" w:hint="cs"/>
          <w:rtl/>
        </w:rPr>
        <w:t>,</w:t>
      </w:r>
      <w:r w:rsidR="00335E20" w:rsidRPr="00094A9E">
        <w:rPr>
          <w:rFonts w:cs="Times New Roman" w:hint="cs"/>
          <w:rtl/>
        </w:rPr>
        <w:t xml:space="preserve"> </w:t>
      </w:r>
      <w:r w:rsidR="00782DB8">
        <w:rPr>
          <w:rFonts w:cs="Times New Roman" w:hint="cs"/>
          <w:rtl/>
        </w:rPr>
        <w:t>[</w:t>
      </w:r>
      <w:r w:rsidR="00335E20" w:rsidRPr="00094A9E">
        <w:rPr>
          <w:rFonts w:cs="Times New Roman" w:hint="cs"/>
          <w:rtl/>
        </w:rPr>
        <w:t>שנולדה שנה לאחר שאחיה נהרג</w:t>
      </w:r>
      <w:r w:rsidRPr="00094A9E">
        <w:rPr>
          <w:rFonts w:cs="Times New Roman"/>
          <w:rtl/>
        </w:rPr>
        <w:t>,</w:t>
      </w:r>
      <w:r w:rsidR="00782DB8">
        <w:rPr>
          <w:rFonts w:cs="Times New Roman" w:hint="cs"/>
          <w:rtl/>
        </w:rPr>
        <w:t>]</w:t>
      </w:r>
      <w:r w:rsidRPr="00094A9E">
        <w:rPr>
          <w:rFonts w:cs="Times New Roman"/>
          <w:rtl/>
        </w:rPr>
        <w:t xml:space="preserve"> </w:t>
      </w:r>
      <w:r w:rsidRPr="00094A9E">
        <w:rPr>
          <w:rFonts w:cs="Times New Roman" w:hint="eastAsia"/>
          <w:rtl/>
        </w:rPr>
        <w:t>ל</w:t>
      </w:r>
      <w:r w:rsidR="008321D7">
        <w:rPr>
          <w:rFonts w:cs="Times New Roman" w:hint="cs"/>
          <w:rtl/>
        </w:rPr>
        <w:t>שמר</w:t>
      </w:r>
      <w:r w:rsidRPr="00094A9E">
        <w:rPr>
          <w:rFonts w:cs="Times New Roman"/>
          <w:rtl/>
        </w:rPr>
        <w:t xml:space="preserve"> </w:t>
      </w:r>
      <w:r w:rsidRPr="00094A9E">
        <w:rPr>
          <w:rFonts w:cs="Times New Roman" w:hint="eastAsia"/>
          <w:rtl/>
        </w:rPr>
        <w:t>גופות</w:t>
      </w:r>
      <w:r w:rsidRPr="00094A9E">
        <w:rPr>
          <w:rFonts w:cs="Times New Roman"/>
          <w:rtl/>
        </w:rPr>
        <w:t xml:space="preserve"> </w:t>
      </w:r>
      <w:r w:rsidRPr="00094A9E">
        <w:rPr>
          <w:rFonts w:cs="Times New Roman" w:hint="eastAsia"/>
          <w:rtl/>
        </w:rPr>
        <w:t>של</w:t>
      </w:r>
      <w:r w:rsidRPr="00094A9E">
        <w:rPr>
          <w:rFonts w:cs="Times New Roman"/>
          <w:rtl/>
        </w:rPr>
        <w:t xml:space="preserve"> </w:t>
      </w:r>
      <w:r w:rsidRPr="00094A9E">
        <w:rPr>
          <w:rFonts w:cs="Times New Roman" w:hint="eastAsia"/>
          <w:rtl/>
        </w:rPr>
        <w:t>עופות</w:t>
      </w:r>
      <w:r w:rsidR="007F22BE">
        <w:rPr>
          <w:rFonts w:cs="Times New Roman" w:hint="cs"/>
          <w:rtl/>
        </w:rPr>
        <w:t xml:space="preserve"> </w:t>
      </w:r>
      <w:r w:rsidRPr="00094A9E">
        <w:rPr>
          <w:rFonts w:cs="Times New Roman" w:hint="eastAsia"/>
          <w:rtl/>
        </w:rPr>
        <w:t>מים</w:t>
      </w:r>
      <w:r w:rsidRPr="00094A9E">
        <w:rPr>
          <w:rFonts w:cs="Times New Roman"/>
          <w:rtl/>
        </w:rPr>
        <w:t xml:space="preserve"> </w:t>
      </w:r>
      <w:r w:rsidRPr="00094A9E">
        <w:rPr>
          <w:rFonts w:cs="Times New Roman" w:hint="eastAsia"/>
          <w:rtl/>
        </w:rPr>
        <w:t>בזכוכית</w:t>
      </w:r>
      <w:r w:rsidR="00984F94">
        <w:rPr>
          <w:rFonts w:cs="Times New Roman" w:hint="cs"/>
          <w:rtl/>
        </w:rPr>
        <w:t>,</w:t>
      </w:r>
      <w:r w:rsidRPr="00094A9E">
        <w:rPr>
          <w:rFonts w:cs="Times New Roman"/>
          <w:rtl/>
        </w:rPr>
        <w:t xml:space="preserve"> </w:t>
      </w:r>
      <w:r w:rsidR="00480D41">
        <w:rPr>
          <w:rFonts w:cs="Times New Roman" w:hint="cs"/>
          <w:rtl/>
        </w:rPr>
        <w:t>ו</w:t>
      </w:r>
      <w:r w:rsidRPr="00094A9E">
        <w:rPr>
          <w:rFonts w:cs="Times New Roman" w:hint="eastAsia"/>
          <w:rtl/>
        </w:rPr>
        <w:t>א</w:t>
      </w:r>
      <w:r w:rsidR="008321D7">
        <w:rPr>
          <w:rFonts w:cs="Times New Roman" w:hint="cs"/>
          <w:rtl/>
        </w:rPr>
        <w:t>ת זה</w:t>
      </w:r>
      <w:r w:rsidRPr="00094A9E">
        <w:rPr>
          <w:rFonts w:cs="Times New Roman"/>
          <w:rtl/>
        </w:rPr>
        <w:t xml:space="preserve"> </w:t>
      </w:r>
      <w:r w:rsidRPr="00094A9E">
        <w:rPr>
          <w:rFonts w:cs="Times New Roman" w:hint="eastAsia"/>
          <w:rtl/>
        </w:rPr>
        <w:t>טולאסי</w:t>
      </w:r>
      <w:r w:rsidRPr="00094A9E">
        <w:rPr>
          <w:rFonts w:cs="Times New Roman"/>
          <w:rtl/>
        </w:rPr>
        <w:t xml:space="preserve"> </w:t>
      </w:r>
      <w:r w:rsidRPr="00094A9E">
        <w:rPr>
          <w:rFonts w:cs="Times New Roman" w:hint="eastAsia"/>
          <w:rtl/>
        </w:rPr>
        <w:t>לא</w:t>
      </w:r>
      <w:r w:rsidRPr="00094A9E">
        <w:rPr>
          <w:rFonts w:cs="Times New Roman"/>
          <w:rtl/>
        </w:rPr>
        <w:t xml:space="preserve"> </w:t>
      </w:r>
      <w:r w:rsidRPr="00094A9E">
        <w:rPr>
          <w:rFonts w:cs="Times New Roman" w:hint="eastAsia"/>
          <w:rtl/>
        </w:rPr>
        <w:t>הבינה</w:t>
      </w:r>
      <w:r w:rsidR="008321D7">
        <w:rPr>
          <w:rFonts w:cs="Times New Roman" w:hint="cs"/>
          <w:rtl/>
        </w:rPr>
        <w:t>.</w:t>
      </w:r>
      <w:r w:rsidRPr="00094A9E">
        <w:rPr>
          <w:rFonts w:cs="Times New Roman"/>
          <w:rtl/>
        </w:rPr>
        <w:t xml:space="preserve"> </w:t>
      </w:r>
      <w:r w:rsidRPr="00094A9E">
        <w:rPr>
          <w:rFonts w:cs="Times New Roman" w:hint="eastAsia"/>
          <w:rtl/>
        </w:rPr>
        <w:t>את</w:t>
      </w:r>
      <w:r w:rsidRPr="00094A9E">
        <w:rPr>
          <w:rFonts w:cs="Times New Roman"/>
          <w:rtl/>
        </w:rPr>
        <w:t xml:space="preserve"> </w:t>
      </w:r>
      <w:r w:rsidRPr="00094A9E">
        <w:rPr>
          <w:rFonts w:cs="Times New Roman" w:hint="eastAsia"/>
          <w:rtl/>
        </w:rPr>
        <w:t>מי</w:t>
      </w:r>
      <w:r w:rsidRPr="00094A9E">
        <w:rPr>
          <w:rFonts w:cs="Times New Roman"/>
          <w:rtl/>
        </w:rPr>
        <w:t xml:space="preserve"> </w:t>
      </w:r>
      <w:r w:rsidRPr="00094A9E">
        <w:rPr>
          <w:rFonts w:cs="Times New Roman" w:hint="eastAsia"/>
          <w:rtl/>
        </w:rPr>
        <w:t>זה</w:t>
      </w:r>
      <w:r w:rsidRPr="00094A9E">
        <w:rPr>
          <w:rFonts w:cs="Times New Roman"/>
          <w:rtl/>
        </w:rPr>
        <w:t xml:space="preserve"> </w:t>
      </w:r>
      <w:r w:rsidRPr="00094A9E">
        <w:rPr>
          <w:rFonts w:cs="Times New Roman" w:hint="eastAsia"/>
          <w:rtl/>
        </w:rPr>
        <w:t>יציל</w:t>
      </w:r>
      <w:r w:rsidRPr="00094A9E">
        <w:rPr>
          <w:rFonts w:cs="Times New Roman"/>
          <w:rtl/>
        </w:rPr>
        <w:t xml:space="preserve">? </w:t>
      </w:r>
      <w:r w:rsidRPr="00094A9E">
        <w:rPr>
          <w:rFonts w:cs="Times New Roman" w:hint="eastAsia"/>
          <w:rtl/>
        </w:rPr>
        <w:t>ואיך</w:t>
      </w:r>
      <w:r w:rsidRPr="00094A9E">
        <w:rPr>
          <w:rFonts w:cs="Times New Roman"/>
          <w:rtl/>
        </w:rPr>
        <w:t>?</w:t>
      </w:r>
      <w:r w:rsidR="00480D41">
        <w:rPr>
          <w:rFonts w:cs="Times New Roman" w:hint="cs"/>
          <w:rtl/>
        </w:rPr>
        <w:t xml:space="preserve"> </w:t>
      </w:r>
      <w:r w:rsidR="00480D41" w:rsidRPr="00480D41">
        <w:rPr>
          <w:rFonts w:cs="Times New Roman"/>
          <w:rtl/>
        </w:rPr>
        <w:t>ב</w:t>
      </w:r>
      <w:r w:rsidR="004A607C">
        <w:rPr>
          <w:rFonts w:cs="Times New Roman"/>
          <w:rtl/>
        </w:rPr>
        <w:t>טלוויז</w:t>
      </w:r>
      <w:r w:rsidR="00480D41" w:rsidRPr="00480D41">
        <w:rPr>
          <w:rFonts w:cs="Times New Roman"/>
          <w:rtl/>
        </w:rPr>
        <w:t>יה נראו עופות מים מתבוסס</w:t>
      </w:r>
      <w:r w:rsidR="00984F94">
        <w:rPr>
          <w:rFonts w:cs="Times New Roman" w:hint="cs"/>
          <w:rtl/>
        </w:rPr>
        <w:t>ים</w:t>
      </w:r>
      <w:r w:rsidR="00480D41" w:rsidRPr="00480D41">
        <w:rPr>
          <w:rFonts w:cs="Times New Roman"/>
          <w:rtl/>
        </w:rPr>
        <w:t xml:space="preserve"> בנפט שעלה מהמעמקים</w:t>
      </w:r>
      <w:r w:rsidR="00984F94">
        <w:rPr>
          <w:rFonts w:cs="Times New Roman" w:hint="cs"/>
          <w:rtl/>
        </w:rPr>
        <w:t>.</w:t>
      </w:r>
      <w:r w:rsidR="00480D41" w:rsidRPr="00480D41">
        <w:rPr>
          <w:rFonts w:cs="Times New Roman"/>
          <w:rtl/>
        </w:rPr>
        <w:t xml:space="preserve"> </w:t>
      </w:r>
      <w:r w:rsidR="00984F94" w:rsidRPr="00984F94">
        <w:rPr>
          <w:rFonts w:cs="Times New Roman"/>
          <w:rtl/>
        </w:rPr>
        <w:t xml:space="preserve">אוּריה מצויה, ראשה מורכן בהשלמה, </w:t>
      </w:r>
      <w:r w:rsidR="001C5A04">
        <w:rPr>
          <w:rFonts w:cs="Times New Roman"/>
          <w:rtl/>
        </w:rPr>
        <w:t>הייתה</w:t>
      </w:r>
      <w:r w:rsidR="00984F94" w:rsidRPr="00984F94">
        <w:rPr>
          <w:rFonts w:cs="Times New Roman"/>
          <w:rtl/>
        </w:rPr>
        <w:t xml:space="preserve"> שרועה על כפפת</w:t>
      </w:r>
      <w:r w:rsidR="007F22BE">
        <w:rPr>
          <w:rFonts w:cs="Times New Roman" w:hint="cs"/>
          <w:rtl/>
        </w:rPr>
        <w:t xml:space="preserve"> </w:t>
      </w:r>
      <w:r w:rsidR="00984F94" w:rsidRPr="00984F94">
        <w:rPr>
          <w:rFonts w:cs="Times New Roman"/>
          <w:rtl/>
        </w:rPr>
        <w:t>גומי של מחלץ, שום מאמץ הצלה לא יצליח לשקמה</w:t>
      </w:r>
      <w:r w:rsidR="00480D41" w:rsidRPr="00480D41">
        <w:rPr>
          <w:rFonts w:cs="Times New Roman"/>
          <w:rtl/>
        </w:rPr>
        <w:t>.</w:t>
      </w:r>
    </w:p>
    <w:bookmarkEnd w:id="189"/>
    <w:p w14:paraId="37C48962" w14:textId="389D7D35" w:rsidR="00984F94" w:rsidRDefault="00480D41" w:rsidP="00EB1D14">
      <w:pPr>
        <w:rPr>
          <w:rtl/>
        </w:rPr>
      </w:pPr>
      <w:r w:rsidRPr="00480D41">
        <w:rPr>
          <w:rFonts w:cs="Times New Roman"/>
          <w:rtl/>
        </w:rPr>
        <w:t>אלכס וטולאסי</w:t>
      </w:r>
      <w:r w:rsidR="00BF52CC" w:rsidRPr="00094A9E">
        <w:rPr>
          <w:rtl/>
        </w:rPr>
        <w:t xml:space="preserve"> מילאו </w:t>
      </w:r>
      <w:r w:rsidR="00BF52CC" w:rsidRPr="00094A9E">
        <w:rPr>
          <w:rFonts w:hint="eastAsia"/>
          <w:rtl/>
        </w:rPr>
        <w:t>את</w:t>
      </w:r>
      <w:r w:rsidR="00BF52CC" w:rsidRPr="00094A9E">
        <w:rPr>
          <w:rtl/>
        </w:rPr>
        <w:t xml:space="preserve"> </w:t>
      </w:r>
      <w:r w:rsidR="00BF52CC" w:rsidRPr="00094A9E">
        <w:rPr>
          <w:rFonts w:hint="eastAsia"/>
          <w:rtl/>
        </w:rPr>
        <w:t>המרפסת</w:t>
      </w:r>
      <w:r w:rsidR="00BF52CC" w:rsidRPr="00094A9E">
        <w:rPr>
          <w:rtl/>
        </w:rPr>
        <w:t xml:space="preserve"> </w:t>
      </w:r>
      <w:r w:rsidR="00BF52CC" w:rsidRPr="00094A9E">
        <w:rPr>
          <w:rFonts w:hint="eastAsia"/>
          <w:rtl/>
        </w:rPr>
        <w:t>ב</w:t>
      </w:r>
      <w:r w:rsidR="00BF52CC" w:rsidRPr="00094A9E">
        <w:rPr>
          <w:rtl/>
        </w:rPr>
        <w:t xml:space="preserve">מים בעומק של </w:t>
      </w:r>
      <w:r w:rsidR="00BF52CC" w:rsidRPr="00094A9E">
        <w:rPr>
          <w:rFonts w:hint="eastAsia"/>
          <w:rtl/>
        </w:rPr>
        <w:t>כמה</w:t>
      </w:r>
      <w:r w:rsidR="00BF52CC" w:rsidRPr="00094A9E">
        <w:rPr>
          <w:rtl/>
        </w:rPr>
        <w:t xml:space="preserve"> </w:t>
      </w:r>
      <w:r w:rsidR="00BF52CC" w:rsidRPr="00094A9E">
        <w:rPr>
          <w:rFonts w:hint="eastAsia"/>
          <w:rtl/>
        </w:rPr>
        <w:t>סנטימטרים</w:t>
      </w:r>
      <w:r w:rsidR="00BF52CC" w:rsidRPr="00094A9E">
        <w:rPr>
          <w:rtl/>
        </w:rPr>
        <w:t xml:space="preserve"> והתיישבו שם, </w:t>
      </w:r>
      <w:bookmarkStart w:id="190" w:name="_Hlk506204097"/>
      <w:r w:rsidR="00B60B2F" w:rsidRPr="00094A9E">
        <w:rPr>
          <w:rtl/>
        </w:rPr>
        <w:t>הוא רק בתחתוני</w:t>
      </w:r>
      <w:r w:rsidR="00B60B2F" w:rsidRPr="00094A9E">
        <w:rPr>
          <w:rFonts w:hint="eastAsia"/>
          <w:rtl/>
        </w:rPr>
        <w:t>ו</w:t>
      </w:r>
      <w:r w:rsidR="00B60B2F" w:rsidRPr="00094A9E">
        <w:rPr>
          <w:rtl/>
        </w:rPr>
        <w:t>, היא בבגד ים</w:t>
      </w:r>
      <w:bookmarkEnd w:id="190"/>
      <w:r w:rsidR="00BF52CC" w:rsidRPr="00094A9E">
        <w:rPr>
          <w:rtl/>
        </w:rPr>
        <w:t xml:space="preserve">, </w:t>
      </w:r>
      <w:r w:rsidR="008E020A" w:rsidRPr="00094A9E">
        <w:rPr>
          <w:rtl/>
        </w:rPr>
        <w:t>עורם מכחיל מקור</w:t>
      </w:r>
      <w:r w:rsidR="00162988" w:rsidRPr="00094A9E">
        <w:rPr>
          <w:rtl/>
        </w:rPr>
        <w:t>.</w:t>
      </w:r>
      <w:r w:rsidR="00E32CEC" w:rsidRPr="00094A9E">
        <w:rPr>
          <w:rtl/>
        </w:rPr>
        <w:t xml:space="preserve"> </w:t>
      </w:r>
      <w:r w:rsidR="004D2719" w:rsidRPr="00094A9E">
        <w:rPr>
          <w:rFonts w:hint="eastAsia"/>
          <w:rtl/>
        </w:rPr>
        <w:t>ה</w:t>
      </w:r>
      <w:r w:rsidR="008E020A" w:rsidRPr="00094A9E">
        <w:rPr>
          <w:rFonts w:hint="eastAsia"/>
          <w:rtl/>
        </w:rPr>
        <w:t>חשכה</w:t>
      </w:r>
      <w:r w:rsidR="006B6AAA">
        <w:rPr>
          <w:rtl/>
        </w:rPr>
        <w:t xml:space="preserve"> </w:t>
      </w:r>
      <w:r w:rsidR="008E020A" w:rsidRPr="00094A9E">
        <w:rPr>
          <w:rFonts w:hint="eastAsia"/>
          <w:rtl/>
        </w:rPr>
        <w:t>ירדה</w:t>
      </w:r>
      <w:r w:rsidR="008E020A" w:rsidRPr="00094A9E">
        <w:rPr>
          <w:rtl/>
        </w:rPr>
        <w:t xml:space="preserve"> מוקדם </w:t>
      </w:r>
      <w:r>
        <w:rPr>
          <w:rFonts w:hint="cs"/>
          <w:rtl/>
        </w:rPr>
        <w:t>ו</w:t>
      </w:r>
      <w:r w:rsidR="008E020A" w:rsidRPr="00094A9E">
        <w:rPr>
          <w:rFonts w:hint="eastAsia"/>
          <w:rtl/>
        </w:rPr>
        <w:t>אורות</w:t>
      </w:r>
      <w:r w:rsidR="008E020A" w:rsidRPr="00094A9E">
        <w:rPr>
          <w:rtl/>
        </w:rPr>
        <w:t xml:space="preserve"> </w:t>
      </w:r>
      <w:r w:rsidR="008E020A" w:rsidRPr="00094A9E">
        <w:rPr>
          <w:rFonts w:hint="eastAsia"/>
          <w:rtl/>
        </w:rPr>
        <w:t>העיר</w:t>
      </w:r>
      <w:r w:rsidR="008E020A" w:rsidRPr="00094A9E">
        <w:rPr>
          <w:rtl/>
        </w:rPr>
        <w:t xml:space="preserve"> </w:t>
      </w:r>
      <w:r w:rsidR="005C7F7E">
        <w:rPr>
          <w:rFonts w:hint="cs"/>
          <w:rtl/>
        </w:rPr>
        <w:t>הבהי</w:t>
      </w:r>
      <w:r w:rsidR="00BF7509">
        <w:rPr>
          <w:rFonts w:hint="cs"/>
          <w:rtl/>
        </w:rPr>
        <w:t>ק</w:t>
      </w:r>
      <w:r w:rsidR="005C7F7E">
        <w:rPr>
          <w:rFonts w:hint="cs"/>
          <w:rtl/>
        </w:rPr>
        <w:t xml:space="preserve">ו </w:t>
      </w:r>
      <w:r w:rsidR="00BF7509">
        <w:rPr>
          <w:rFonts w:hint="cs"/>
          <w:rtl/>
        </w:rPr>
        <w:t>ב</w:t>
      </w:r>
      <w:r w:rsidR="005C7F7E">
        <w:rPr>
          <w:rFonts w:hint="cs"/>
          <w:rtl/>
        </w:rPr>
        <w:t>שמיים.</w:t>
      </w:r>
      <w:r w:rsidR="006B6AAA">
        <w:rPr>
          <w:rFonts w:hint="cs"/>
          <w:rtl/>
        </w:rPr>
        <w:t xml:space="preserve"> </w:t>
      </w:r>
      <w:r w:rsidR="00F7457E" w:rsidRPr="00094A9E">
        <w:rPr>
          <w:rFonts w:hint="eastAsia"/>
          <w:rtl/>
        </w:rPr>
        <w:t>הרוח</w:t>
      </w:r>
      <w:r w:rsidR="00F7457E" w:rsidRPr="00094A9E">
        <w:rPr>
          <w:rtl/>
        </w:rPr>
        <w:t xml:space="preserve">, זעפנית ובלתי ניתנת לפיוס, הקימה אדוות מקפיאות וטולאסי </w:t>
      </w:r>
      <w:r w:rsidRPr="00480D41">
        <w:rPr>
          <w:rFonts w:cs="Times New Roman"/>
          <w:rtl/>
        </w:rPr>
        <w:t xml:space="preserve">התוודתה </w:t>
      </w:r>
      <w:r w:rsidR="00782DB8" w:rsidRPr="00782DB8">
        <w:rPr>
          <w:rFonts w:cs="Times New Roman"/>
          <w:rtl/>
        </w:rPr>
        <w:t>ב</w:t>
      </w:r>
      <w:r w:rsidR="005E3213">
        <w:rPr>
          <w:rFonts w:cs="Times New Roman"/>
          <w:rtl/>
        </w:rPr>
        <w:t>אוזנ</w:t>
      </w:r>
      <w:r w:rsidR="00782DB8" w:rsidRPr="00782DB8">
        <w:rPr>
          <w:rFonts w:cs="Times New Roman"/>
          <w:rtl/>
        </w:rPr>
        <w:t xml:space="preserve">יו שדי לה, היא </w:t>
      </w:r>
      <w:r w:rsidR="00EB15F6" w:rsidRPr="00094A9E">
        <w:rPr>
          <w:rFonts w:hint="eastAsia"/>
          <w:rtl/>
        </w:rPr>
        <w:t>נלאתה</w:t>
      </w:r>
      <w:r w:rsidR="00EB15F6" w:rsidRPr="00094A9E">
        <w:rPr>
          <w:rtl/>
        </w:rPr>
        <w:t xml:space="preserve"> </w:t>
      </w:r>
      <w:r w:rsidR="00EB15F6" w:rsidRPr="00094A9E">
        <w:rPr>
          <w:rFonts w:hint="eastAsia"/>
          <w:rtl/>
        </w:rPr>
        <w:t>מ</w:t>
      </w:r>
      <w:r w:rsidR="006364C4" w:rsidRPr="00094A9E">
        <w:rPr>
          <w:rFonts w:hint="eastAsia"/>
          <w:rtl/>
        </w:rPr>
        <w:t>ה</w:t>
      </w:r>
      <w:r w:rsidR="00EB15F6" w:rsidRPr="00094A9E">
        <w:rPr>
          <w:rFonts w:hint="eastAsia"/>
          <w:rtl/>
        </w:rPr>
        <w:t>לטינית</w:t>
      </w:r>
      <w:r w:rsidR="00984F94">
        <w:rPr>
          <w:rFonts w:hint="cs"/>
          <w:rtl/>
        </w:rPr>
        <w:t>.</w:t>
      </w:r>
      <w:r w:rsidR="006364C4" w:rsidRPr="00094A9E">
        <w:rPr>
          <w:rtl/>
        </w:rPr>
        <w:t xml:space="preserve"> </w:t>
      </w:r>
    </w:p>
    <w:p w14:paraId="293AD5B6" w14:textId="1379E9A4" w:rsidR="00480D41" w:rsidRDefault="006364C4" w:rsidP="00EB1D14">
      <w:pPr>
        <w:rPr>
          <w:rtl/>
        </w:rPr>
      </w:pPr>
      <w:r w:rsidRPr="00094A9E">
        <w:rPr>
          <w:rtl/>
        </w:rPr>
        <w:t>איך זה טולאסי?</w:t>
      </w:r>
      <w:r w:rsidR="008321D7">
        <w:rPr>
          <w:rFonts w:hint="cs"/>
          <w:rtl/>
        </w:rPr>
        <w:t xml:space="preserve"> </w:t>
      </w:r>
      <w:bookmarkStart w:id="191" w:name="_Hlk527116613"/>
      <w:r w:rsidR="008321D7">
        <w:rPr>
          <w:rFonts w:hint="cs"/>
          <w:rtl/>
        </w:rPr>
        <w:t xml:space="preserve">הרי </w:t>
      </w:r>
      <w:r w:rsidR="0059191B" w:rsidRPr="00C92801">
        <w:rPr>
          <w:rFonts w:cs="Times New Roman"/>
          <w:highlight w:val="cyan"/>
        </w:rPr>
        <w:t xml:space="preserve">canto, </w:t>
      </w:r>
      <w:r w:rsidR="003569A5" w:rsidRPr="00C92801">
        <w:rPr>
          <w:rFonts w:cs="Times New Roman"/>
          <w:highlight w:val="cyan"/>
        </w:rPr>
        <w:t>clamo</w:t>
      </w:r>
      <w:r w:rsidR="0059191B" w:rsidRPr="00C92801">
        <w:rPr>
          <w:rFonts w:cs="Times New Roman"/>
          <w:highlight w:val="cyan"/>
        </w:rPr>
        <w:t>,</w:t>
      </w:r>
      <w:r w:rsidR="00EB1D14" w:rsidRPr="00EB1D14">
        <w:rPr>
          <w:highlight w:val="cyan"/>
        </w:rPr>
        <w:t xml:space="preserve"> </w:t>
      </w:r>
      <w:r w:rsidR="00EB1D14" w:rsidRPr="00EB1D14">
        <w:rPr>
          <w:rFonts w:cs="Times New Roman"/>
          <w:highlight w:val="cyan"/>
        </w:rPr>
        <w:t>cupio</w:t>
      </w:r>
      <w:r w:rsidR="003569A5" w:rsidRPr="00C92801">
        <w:rPr>
          <w:rFonts w:cs="Times New Roman"/>
          <w:highlight w:val="cyan"/>
        </w:rPr>
        <w:t>, nato</w:t>
      </w:r>
      <w:r w:rsidR="008E020A" w:rsidRPr="00094A9E">
        <w:rPr>
          <w:rtl/>
        </w:rPr>
        <w:t xml:space="preserve"> </w:t>
      </w:r>
      <w:bookmarkStart w:id="192" w:name="_Hlk525317841"/>
      <w:r w:rsidR="004266EB">
        <w:rPr>
          <w:rtl/>
        </w:rPr>
        <w:t>–</w:t>
      </w:r>
      <w:r w:rsidR="004266EB">
        <w:rPr>
          <w:rFonts w:hint="cs"/>
          <w:rtl/>
        </w:rPr>
        <w:t xml:space="preserve"> </w:t>
      </w:r>
      <w:r w:rsidR="008321D7">
        <w:rPr>
          <w:rFonts w:hint="cs"/>
          <w:rtl/>
        </w:rPr>
        <w:t>אני שר, טולאסי</w:t>
      </w:r>
      <w:r w:rsidR="00EB1D14">
        <w:rPr>
          <w:rFonts w:hint="cs"/>
          <w:rtl/>
        </w:rPr>
        <w:t>!</w:t>
      </w:r>
      <w:r w:rsidR="008321D7">
        <w:rPr>
          <w:rFonts w:hint="cs"/>
          <w:rtl/>
        </w:rPr>
        <w:t xml:space="preserve"> אני </w:t>
      </w:r>
      <w:r w:rsidR="00EB1D14">
        <w:rPr>
          <w:rFonts w:hint="cs"/>
          <w:rtl/>
        </w:rPr>
        <w:t>ז</w:t>
      </w:r>
      <w:r w:rsidR="004061BB">
        <w:rPr>
          <w:rFonts w:hint="cs"/>
          <w:rtl/>
        </w:rPr>
        <w:t>ועק</w:t>
      </w:r>
      <w:r w:rsidR="008321D7">
        <w:rPr>
          <w:rFonts w:hint="cs"/>
          <w:rtl/>
        </w:rPr>
        <w:t xml:space="preserve">, </w:t>
      </w:r>
      <w:r w:rsidR="00BF7509">
        <w:rPr>
          <w:rFonts w:hint="cs"/>
          <w:rtl/>
        </w:rPr>
        <w:t>משתוק</w:t>
      </w:r>
      <w:r w:rsidR="00EB1D14">
        <w:rPr>
          <w:rFonts w:hint="cs"/>
          <w:rtl/>
        </w:rPr>
        <w:t>ק</w:t>
      </w:r>
      <w:r w:rsidR="00BF7509">
        <w:rPr>
          <w:rFonts w:hint="cs"/>
          <w:rtl/>
        </w:rPr>
        <w:t>.</w:t>
      </w:r>
      <w:r w:rsidR="008321D7">
        <w:rPr>
          <w:rFonts w:hint="cs"/>
          <w:rtl/>
        </w:rPr>
        <w:t xml:space="preserve"> </w:t>
      </w:r>
    </w:p>
    <w:p w14:paraId="0C797BA8" w14:textId="51B50983" w:rsidR="008321D7" w:rsidRDefault="008321D7" w:rsidP="00EB1D14">
      <w:pPr>
        <w:rPr>
          <w:rtl/>
        </w:rPr>
      </w:pPr>
      <w:r>
        <w:rPr>
          <w:rFonts w:hint="cs"/>
          <w:rtl/>
        </w:rPr>
        <w:t>אני שוחה.</w:t>
      </w:r>
      <w:bookmarkEnd w:id="191"/>
      <w:bookmarkEnd w:id="192"/>
    </w:p>
    <w:p w14:paraId="570B6321" w14:textId="713DE141" w:rsidR="008321D7" w:rsidRDefault="005C7F7E" w:rsidP="002103F6">
      <w:pPr>
        <w:rPr>
          <w:rFonts w:cs="Times New Roman"/>
          <w:rtl/>
        </w:rPr>
      </w:pPr>
      <w:r w:rsidRPr="00094A9E" w:rsidDel="00122DD8">
        <w:rPr>
          <w:rFonts w:cs="Times New Roman" w:hint="eastAsia"/>
          <w:rtl/>
        </w:rPr>
        <w:t>איך</w:t>
      </w:r>
      <w:r w:rsidRPr="00094A9E" w:rsidDel="00122DD8">
        <w:rPr>
          <w:rFonts w:cs="Times New Roman"/>
          <w:rtl/>
        </w:rPr>
        <w:t xml:space="preserve"> </w:t>
      </w:r>
      <w:r w:rsidRPr="00094A9E" w:rsidDel="00122DD8">
        <w:rPr>
          <w:rFonts w:cs="Times New Roman" w:hint="eastAsia"/>
          <w:rtl/>
        </w:rPr>
        <w:t>ניתן</w:t>
      </w:r>
      <w:r w:rsidRPr="00094A9E" w:rsidDel="00122DD8">
        <w:rPr>
          <w:rFonts w:cs="Times New Roman"/>
          <w:rtl/>
        </w:rPr>
        <w:t xml:space="preserve"> </w:t>
      </w:r>
      <w:r w:rsidRPr="00094A9E" w:rsidDel="00122DD8">
        <w:rPr>
          <w:rFonts w:cs="Times New Roman" w:hint="eastAsia"/>
          <w:rtl/>
        </w:rPr>
        <w:t>להינצל</w:t>
      </w:r>
      <w:r w:rsidRPr="00094A9E" w:rsidDel="00122DD8">
        <w:rPr>
          <w:rFonts w:cs="Times New Roman"/>
          <w:rtl/>
        </w:rPr>
        <w:t xml:space="preserve">? </w:t>
      </w:r>
      <w:r w:rsidRPr="00094A9E" w:rsidDel="00122DD8">
        <w:rPr>
          <w:rFonts w:cs="Times New Roman" w:hint="eastAsia"/>
          <w:rtl/>
        </w:rPr>
        <w:t>האם</w:t>
      </w:r>
      <w:r w:rsidRPr="00094A9E" w:rsidDel="00122DD8">
        <w:rPr>
          <w:rFonts w:cs="Times New Roman"/>
          <w:rtl/>
        </w:rPr>
        <w:t xml:space="preserve"> </w:t>
      </w:r>
      <w:r w:rsidRPr="00094A9E" w:rsidDel="00122DD8">
        <w:rPr>
          <w:rFonts w:cs="Times New Roman" w:hint="eastAsia"/>
          <w:rtl/>
        </w:rPr>
        <w:t>יכול</w:t>
      </w:r>
      <w:r w:rsidRPr="00094A9E" w:rsidDel="00122DD8">
        <w:rPr>
          <w:rFonts w:cs="Times New Roman"/>
          <w:rtl/>
        </w:rPr>
        <w:t xml:space="preserve"> </w:t>
      </w:r>
      <w:r w:rsidRPr="00094A9E" w:rsidDel="00122DD8">
        <w:rPr>
          <w:rFonts w:cs="Times New Roman" w:hint="eastAsia"/>
          <w:rtl/>
        </w:rPr>
        <w:t>אדם</w:t>
      </w:r>
      <w:r w:rsidRPr="00094A9E" w:rsidDel="00122DD8">
        <w:rPr>
          <w:rFonts w:cs="Times New Roman"/>
          <w:rtl/>
        </w:rPr>
        <w:t xml:space="preserve"> </w:t>
      </w:r>
      <w:r w:rsidRPr="00094A9E" w:rsidDel="00122DD8">
        <w:rPr>
          <w:rFonts w:cs="Times New Roman" w:hint="eastAsia"/>
          <w:rtl/>
        </w:rPr>
        <w:t>להושיע</w:t>
      </w:r>
      <w:r w:rsidRPr="00094A9E" w:rsidDel="00122DD8">
        <w:rPr>
          <w:rFonts w:cs="Times New Roman"/>
          <w:rtl/>
        </w:rPr>
        <w:t xml:space="preserve"> </w:t>
      </w:r>
      <w:r w:rsidRPr="00094A9E" w:rsidDel="00122DD8">
        <w:rPr>
          <w:rFonts w:cs="Times New Roman" w:hint="eastAsia"/>
          <w:rtl/>
        </w:rPr>
        <w:t>את</w:t>
      </w:r>
      <w:r w:rsidRPr="00094A9E" w:rsidDel="00122DD8">
        <w:rPr>
          <w:rFonts w:cs="Times New Roman"/>
          <w:rtl/>
        </w:rPr>
        <w:t xml:space="preserve"> </w:t>
      </w:r>
      <w:r w:rsidRPr="00094A9E" w:rsidDel="00122DD8">
        <w:rPr>
          <w:rFonts w:cs="Times New Roman" w:hint="eastAsia"/>
          <w:rtl/>
        </w:rPr>
        <w:t>עצמו</w:t>
      </w:r>
      <w:r w:rsidRPr="00094A9E" w:rsidDel="00122DD8">
        <w:rPr>
          <w:rFonts w:cs="Times New Roman"/>
          <w:rtl/>
        </w:rPr>
        <w:t xml:space="preserve">? </w:t>
      </w:r>
      <w:r w:rsidRPr="00094A9E" w:rsidDel="00122DD8">
        <w:rPr>
          <w:rFonts w:cs="Times New Roman" w:hint="eastAsia"/>
          <w:rtl/>
        </w:rPr>
        <w:t>האם</w:t>
      </w:r>
      <w:r w:rsidRPr="00094A9E" w:rsidDel="00122DD8">
        <w:rPr>
          <w:rFonts w:cs="Times New Roman"/>
          <w:rtl/>
        </w:rPr>
        <w:t xml:space="preserve"> </w:t>
      </w:r>
      <w:r w:rsidRPr="00094A9E" w:rsidDel="00122DD8">
        <w:rPr>
          <w:rFonts w:cs="Times New Roman" w:hint="eastAsia"/>
          <w:rtl/>
        </w:rPr>
        <w:t>זה</w:t>
      </w:r>
      <w:r w:rsidRPr="00094A9E" w:rsidDel="00122DD8">
        <w:rPr>
          <w:rFonts w:cs="Times New Roman"/>
          <w:rtl/>
        </w:rPr>
        <w:t xml:space="preserve"> </w:t>
      </w:r>
      <w:r w:rsidRPr="00094A9E" w:rsidDel="00122DD8">
        <w:rPr>
          <w:rFonts w:cs="Times New Roman" w:hint="eastAsia"/>
          <w:rtl/>
        </w:rPr>
        <w:t>כה</w:t>
      </w:r>
      <w:r w:rsidRPr="00094A9E" w:rsidDel="00122DD8">
        <w:rPr>
          <w:rFonts w:cs="Times New Roman"/>
          <w:rtl/>
        </w:rPr>
        <w:t xml:space="preserve"> </w:t>
      </w:r>
      <w:r w:rsidRPr="00094A9E" w:rsidDel="00122DD8">
        <w:rPr>
          <w:rFonts w:cs="Times New Roman" w:hint="eastAsia"/>
          <w:rtl/>
        </w:rPr>
        <w:t>פשוט</w:t>
      </w:r>
      <w:r w:rsidRPr="00094A9E" w:rsidDel="00122DD8">
        <w:rPr>
          <w:rFonts w:cs="Times New Roman"/>
          <w:rtl/>
        </w:rPr>
        <w:t xml:space="preserve">? </w:t>
      </w:r>
      <w:r w:rsidRPr="00094A9E" w:rsidDel="00122DD8">
        <w:rPr>
          <w:rFonts w:cs="Times New Roman" w:hint="eastAsia"/>
          <w:rtl/>
        </w:rPr>
        <w:t>זה</w:t>
      </w:r>
      <w:r w:rsidRPr="00094A9E" w:rsidDel="00122DD8">
        <w:rPr>
          <w:rFonts w:cs="Times New Roman"/>
          <w:rtl/>
        </w:rPr>
        <w:t xml:space="preserve"> </w:t>
      </w:r>
      <w:r w:rsidRPr="00094A9E" w:rsidDel="00122DD8">
        <w:rPr>
          <w:rFonts w:cs="Times New Roman" w:hint="eastAsia"/>
          <w:rtl/>
        </w:rPr>
        <w:t>מפחיד</w:t>
      </w:r>
      <w:r w:rsidRPr="00094A9E" w:rsidDel="00122DD8">
        <w:rPr>
          <w:rFonts w:cs="Times New Roman"/>
          <w:rtl/>
        </w:rPr>
        <w:t xml:space="preserve">, </w:t>
      </w:r>
      <w:r w:rsidRPr="00094A9E" w:rsidDel="00122DD8">
        <w:rPr>
          <w:rFonts w:cs="Times New Roman" w:hint="eastAsia"/>
          <w:rtl/>
        </w:rPr>
        <w:t>אבל</w:t>
      </w:r>
      <w:r w:rsidRPr="00094A9E" w:rsidDel="00122DD8">
        <w:rPr>
          <w:rFonts w:cs="Times New Roman"/>
          <w:rtl/>
        </w:rPr>
        <w:t xml:space="preserve"> </w:t>
      </w:r>
      <w:r w:rsidRPr="00094A9E" w:rsidDel="00122DD8">
        <w:rPr>
          <w:rFonts w:cs="Times New Roman" w:hint="eastAsia"/>
          <w:rtl/>
        </w:rPr>
        <w:t>האם</w:t>
      </w:r>
      <w:r w:rsidRPr="00094A9E" w:rsidDel="00122DD8">
        <w:rPr>
          <w:rFonts w:cs="Times New Roman"/>
          <w:rtl/>
        </w:rPr>
        <w:t xml:space="preserve"> </w:t>
      </w:r>
      <w:r w:rsidRPr="00094A9E" w:rsidDel="00122DD8">
        <w:rPr>
          <w:rFonts w:cs="Times New Roman" w:hint="eastAsia"/>
          <w:rtl/>
        </w:rPr>
        <w:t>זה</w:t>
      </w:r>
      <w:r w:rsidRPr="00094A9E" w:rsidDel="00122DD8">
        <w:rPr>
          <w:rFonts w:cs="Times New Roman"/>
          <w:rtl/>
        </w:rPr>
        <w:t xml:space="preserve"> </w:t>
      </w:r>
      <w:r w:rsidRPr="00094A9E" w:rsidDel="00122DD8">
        <w:rPr>
          <w:rFonts w:cs="Times New Roman" w:hint="eastAsia"/>
          <w:rtl/>
        </w:rPr>
        <w:t>כה</w:t>
      </w:r>
      <w:r w:rsidRPr="00094A9E" w:rsidDel="00122DD8">
        <w:rPr>
          <w:rFonts w:cs="Times New Roman"/>
          <w:rtl/>
        </w:rPr>
        <w:t xml:space="preserve"> </w:t>
      </w:r>
      <w:r w:rsidRPr="00094A9E" w:rsidDel="00122DD8">
        <w:rPr>
          <w:rFonts w:cs="Times New Roman" w:hint="eastAsia"/>
          <w:rtl/>
        </w:rPr>
        <w:t>פשוט</w:t>
      </w:r>
      <w:r w:rsidRPr="00094A9E" w:rsidDel="00122DD8">
        <w:rPr>
          <w:rFonts w:cs="Times New Roman"/>
          <w:rtl/>
        </w:rPr>
        <w:t>?</w:t>
      </w:r>
    </w:p>
    <w:p w14:paraId="2B2AFA74" w14:textId="3EE4B49A" w:rsidR="00171C5A" w:rsidRPr="00171C5A" w:rsidRDefault="00480D41" w:rsidP="00171C5A">
      <w:pPr>
        <w:rPr>
          <w:rFonts w:cs="Times New Roman"/>
          <w:rtl/>
        </w:rPr>
      </w:pPr>
      <w:r w:rsidRPr="00480D41">
        <w:rPr>
          <w:rFonts w:cs="Times New Roman"/>
          <w:rtl/>
        </w:rPr>
        <w:t xml:space="preserve">מגיל צעיר </w:t>
      </w:r>
      <w:r w:rsidR="0059191B" w:rsidRPr="00094A9E">
        <w:rPr>
          <w:rFonts w:cs="Times New Roman"/>
          <w:rtl/>
        </w:rPr>
        <w:t xml:space="preserve">הוא התאמן </w:t>
      </w:r>
      <w:r w:rsidR="003569A5">
        <w:rPr>
          <w:rFonts w:cs="Times New Roman" w:hint="cs"/>
          <w:rtl/>
        </w:rPr>
        <w:t>במועדון השחייה</w:t>
      </w:r>
      <w:r>
        <w:rPr>
          <w:rFonts w:cs="Times New Roman" w:hint="cs"/>
          <w:rtl/>
        </w:rPr>
        <w:t>, לפחות</w:t>
      </w:r>
      <w:r w:rsidR="0059191B" w:rsidRPr="00094A9E">
        <w:rPr>
          <w:rFonts w:cs="Times New Roman"/>
          <w:rtl/>
        </w:rPr>
        <w:t xml:space="preserve"> </w:t>
      </w:r>
      <w:r w:rsidR="00CF65B2" w:rsidRPr="00CF65B2">
        <w:rPr>
          <w:rFonts w:cs="Times New Roman"/>
          <w:rtl/>
        </w:rPr>
        <w:t>חמש-עשרה</w:t>
      </w:r>
      <w:r w:rsidR="00CF65B2" w:rsidRPr="00CF65B2">
        <w:rPr>
          <w:rFonts w:cs="Times New Roman" w:hint="eastAsia"/>
          <w:rtl/>
        </w:rPr>
        <w:t xml:space="preserve"> </w:t>
      </w:r>
      <w:r w:rsidR="0059191B" w:rsidRPr="00094A9E">
        <w:rPr>
          <w:rFonts w:cs="Times New Roman" w:hint="eastAsia"/>
          <w:rtl/>
        </w:rPr>
        <w:t>שעות</w:t>
      </w:r>
      <w:r w:rsidR="0059191B" w:rsidRPr="00094A9E">
        <w:rPr>
          <w:rFonts w:cs="Times New Roman"/>
          <w:rtl/>
        </w:rPr>
        <w:t xml:space="preserve"> </w:t>
      </w:r>
      <w:r w:rsidR="0059191B" w:rsidRPr="00094A9E">
        <w:rPr>
          <w:rFonts w:cs="Times New Roman" w:hint="eastAsia"/>
          <w:rtl/>
        </w:rPr>
        <w:t>בשבוע</w:t>
      </w:r>
      <w:r>
        <w:rPr>
          <w:rFonts w:cs="Times New Roman" w:hint="cs"/>
          <w:rtl/>
        </w:rPr>
        <w:t>,</w:t>
      </w:r>
      <w:r w:rsidR="0059191B" w:rsidRPr="00094A9E">
        <w:rPr>
          <w:rFonts w:cs="Times New Roman"/>
          <w:rtl/>
        </w:rPr>
        <w:t xml:space="preserve"> </w:t>
      </w:r>
      <w:r w:rsidR="007130BF">
        <w:rPr>
          <w:rFonts w:cs="Times New Roman" w:hint="cs"/>
          <w:rtl/>
        </w:rPr>
        <w:t>והשתתף</w:t>
      </w:r>
      <w:r w:rsidR="0059191B" w:rsidRPr="00094A9E">
        <w:rPr>
          <w:rFonts w:cs="Times New Roman"/>
          <w:rtl/>
        </w:rPr>
        <w:t xml:space="preserve"> </w:t>
      </w:r>
      <w:r w:rsidR="007130BF">
        <w:rPr>
          <w:rFonts w:cs="Times New Roman" w:hint="cs"/>
          <w:rtl/>
        </w:rPr>
        <w:t>ב</w:t>
      </w:r>
      <w:r w:rsidR="0059191B" w:rsidRPr="00094A9E">
        <w:rPr>
          <w:rFonts w:cs="Times New Roman"/>
          <w:rtl/>
        </w:rPr>
        <w:t>תחרויות</w:t>
      </w:r>
      <w:r w:rsidR="00CF65B2">
        <w:rPr>
          <w:rFonts w:cs="Times New Roman" w:hint="cs"/>
          <w:rtl/>
        </w:rPr>
        <w:t>.</w:t>
      </w:r>
      <w:r w:rsidR="0059191B" w:rsidRPr="00094A9E">
        <w:rPr>
          <w:rFonts w:cs="Times New Roman"/>
          <w:rtl/>
        </w:rPr>
        <w:t xml:space="preserve"> </w:t>
      </w:r>
      <w:r w:rsidR="007130BF">
        <w:rPr>
          <w:rFonts w:cs="Times New Roman" w:hint="cs"/>
          <w:rtl/>
        </w:rPr>
        <w:t>[</w:t>
      </w:r>
      <w:r w:rsidR="0059191B" w:rsidRPr="00094A9E">
        <w:rPr>
          <w:rFonts w:cs="Times New Roman"/>
          <w:rtl/>
        </w:rPr>
        <w:t>– לפעמים הוא זכה,</w:t>
      </w:r>
      <w:r w:rsidR="003569A5">
        <w:rPr>
          <w:rFonts w:cs="Times New Roman" w:hint="cs"/>
          <w:rtl/>
        </w:rPr>
        <w:t>]</w:t>
      </w:r>
      <w:r w:rsidR="00F16F71">
        <w:rPr>
          <w:rFonts w:cs="Times New Roman" w:hint="cs"/>
          <w:rtl/>
        </w:rPr>
        <w:t xml:space="preserve"> </w:t>
      </w:r>
      <w:bookmarkStart w:id="193" w:name="_Hlk525318305"/>
      <w:r w:rsidR="00F16F71" w:rsidRPr="00F16F71">
        <w:rPr>
          <w:rFonts w:cs="Times New Roman"/>
          <w:rtl/>
        </w:rPr>
        <w:t>משנה לשנה הוא שיפר זמנים, לפעמים גם מחודש לחודש</w:t>
      </w:r>
      <w:r w:rsidR="007130BF">
        <w:rPr>
          <w:rFonts w:cs="Times New Roman" w:hint="cs"/>
          <w:rtl/>
        </w:rPr>
        <w:t>.</w:t>
      </w:r>
      <w:r w:rsidR="0059191B" w:rsidRPr="00094A9E">
        <w:rPr>
          <w:rFonts w:cs="Times New Roman"/>
          <w:rtl/>
        </w:rPr>
        <w:t xml:space="preserve"> </w:t>
      </w:r>
      <w:bookmarkEnd w:id="193"/>
      <w:r w:rsidR="004D3757" w:rsidRPr="00094A9E">
        <w:rPr>
          <w:rFonts w:cs="Times New Roman" w:hint="eastAsia"/>
          <w:rtl/>
        </w:rPr>
        <w:t>הוא</w:t>
      </w:r>
      <w:r w:rsidR="004D3757" w:rsidRPr="00094A9E">
        <w:rPr>
          <w:rFonts w:cs="Times New Roman"/>
          <w:rtl/>
        </w:rPr>
        <w:t xml:space="preserve"> היה מהיר להפליא </w:t>
      </w:r>
      <w:r w:rsidR="0059191B" w:rsidRPr="00094A9E">
        <w:rPr>
          <w:rFonts w:cs="Times New Roman"/>
          <w:rtl/>
        </w:rPr>
        <w:t xml:space="preserve">בסגנון </w:t>
      </w:r>
      <w:r w:rsidR="00FE2992">
        <w:rPr>
          <w:rFonts w:cs="Times New Roman" w:hint="eastAsia"/>
          <w:rtl/>
        </w:rPr>
        <w:t>חופשי</w:t>
      </w:r>
      <w:r w:rsidR="0059191B" w:rsidRPr="00094A9E">
        <w:rPr>
          <w:rFonts w:cs="Times New Roman"/>
          <w:rtl/>
        </w:rPr>
        <w:t xml:space="preserve"> </w:t>
      </w:r>
      <w:r w:rsidR="004D3757" w:rsidRPr="00094A9E">
        <w:rPr>
          <w:rFonts w:cs="Times New Roman" w:hint="eastAsia"/>
          <w:rtl/>
        </w:rPr>
        <w:t>מאתיים</w:t>
      </w:r>
      <w:r w:rsidR="004D3757" w:rsidRPr="00094A9E">
        <w:rPr>
          <w:rFonts w:cs="Times New Roman"/>
          <w:rtl/>
        </w:rPr>
        <w:t xml:space="preserve"> </w:t>
      </w:r>
      <w:r w:rsidR="004D3757" w:rsidRPr="00094A9E">
        <w:rPr>
          <w:rFonts w:cs="Times New Roman" w:hint="eastAsia"/>
          <w:rtl/>
        </w:rPr>
        <w:t>מטר</w:t>
      </w:r>
      <w:r w:rsidR="004D3757" w:rsidRPr="00094A9E">
        <w:rPr>
          <w:rFonts w:cs="Times New Roman"/>
          <w:rtl/>
        </w:rPr>
        <w:t xml:space="preserve"> </w:t>
      </w:r>
      <w:r w:rsidR="004D3757" w:rsidRPr="00094A9E">
        <w:rPr>
          <w:rFonts w:cs="Times New Roman" w:hint="eastAsia"/>
          <w:rtl/>
        </w:rPr>
        <w:t>ומעורב</w:t>
      </w:r>
      <w:r w:rsidR="004D3757" w:rsidRPr="00094A9E">
        <w:rPr>
          <w:rFonts w:cs="Times New Roman"/>
          <w:rtl/>
        </w:rPr>
        <w:t xml:space="preserve"> </w:t>
      </w:r>
      <w:r w:rsidR="004D3757" w:rsidRPr="00094A9E">
        <w:rPr>
          <w:rFonts w:cs="Times New Roman" w:hint="eastAsia"/>
          <w:rtl/>
        </w:rPr>
        <w:t>אישי</w:t>
      </w:r>
      <w:r w:rsidR="004D3757" w:rsidRPr="00094A9E">
        <w:rPr>
          <w:rFonts w:cs="Times New Roman"/>
          <w:rtl/>
        </w:rPr>
        <w:t xml:space="preserve"> </w:t>
      </w:r>
      <w:r w:rsidR="004D3757" w:rsidRPr="00094A9E">
        <w:rPr>
          <w:rFonts w:cs="Times New Roman" w:hint="eastAsia"/>
          <w:rtl/>
        </w:rPr>
        <w:t>ארבע</w:t>
      </w:r>
      <w:r w:rsidR="004266EB">
        <w:rPr>
          <w:rFonts w:cs="Times New Roman" w:hint="cs"/>
          <w:rtl/>
        </w:rPr>
        <w:t>-</w:t>
      </w:r>
      <w:r w:rsidR="004D3757" w:rsidRPr="00094A9E">
        <w:rPr>
          <w:rFonts w:cs="Times New Roman" w:hint="eastAsia"/>
          <w:rtl/>
        </w:rPr>
        <w:t>מאות</w:t>
      </w:r>
      <w:r w:rsidR="004D3757" w:rsidRPr="00094A9E">
        <w:rPr>
          <w:rFonts w:cs="Times New Roman"/>
          <w:rtl/>
        </w:rPr>
        <w:t xml:space="preserve"> </w:t>
      </w:r>
      <w:r w:rsidR="004D3757" w:rsidRPr="00094A9E">
        <w:rPr>
          <w:rFonts w:cs="Times New Roman" w:hint="eastAsia"/>
          <w:rtl/>
        </w:rPr>
        <w:t>מטר</w:t>
      </w:r>
      <w:r w:rsidR="00EB15F6" w:rsidRPr="00094A9E">
        <w:rPr>
          <w:rFonts w:cs="Times New Roman"/>
          <w:rtl/>
        </w:rPr>
        <w:t xml:space="preserve">, </w:t>
      </w:r>
      <w:r w:rsidR="00220A58">
        <w:rPr>
          <w:rFonts w:cs="Times New Roman" w:hint="cs"/>
          <w:rtl/>
        </w:rPr>
        <w:t>ה</w:t>
      </w:r>
      <w:r w:rsidR="00313746" w:rsidRPr="00094A9E">
        <w:rPr>
          <w:rFonts w:cs="Times New Roman" w:hint="cs"/>
          <w:rtl/>
        </w:rPr>
        <w:t>מקצים שה</w:t>
      </w:r>
      <w:r w:rsidR="007130BF">
        <w:rPr>
          <w:rFonts w:cs="Times New Roman" w:hint="cs"/>
          <w:rtl/>
        </w:rPr>
        <w:t>יו</w:t>
      </w:r>
      <w:r w:rsidR="00313746" w:rsidRPr="00094A9E">
        <w:rPr>
          <w:rFonts w:cs="Times New Roman" w:hint="cs"/>
          <w:rtl/>
        </w:rPr>
        <w:t xml:space="preserve"> אימתם של </w:t>
      </w:r>
      <w:r w:rsidR="00094A9E" w:rsidRPr="00094A9E">
        <w:rPr>
          <w:rFonts w:cs="Times New Roman" w:hint="cs"/>
          <w:rtl/>
        </w:rPr>
        <w:t xml:space="preserve">רוב </w:t>
      </w:r>
      <w:r w:rsidR="00313746" w:rsidRPr="00094A9E">
        <w:rPr>
          <w:rFonts w:cs="Times New Roman" w:hint="cs"/>
          <w:rtl/>
        </w:rPr>
        <w:t>השחיינים,</w:t>
      </w:r>
      <w:r w:rsidR="00220A58">
        <w:rPr>
          <w:rFonts w:cs="Times New Roman" w:hint="cs"/>
          <w:rtl/>
        </w:rPr>
        <w:t xml:space="preserve"> </w:t>
      </w:r>
      <w:r>
        <w:rPr>
          <w:rFonts w:cs="Times New Roman" w:hint="cs"/>
          <w:rtl/>
        </w:rPr>
        <w:t>כי</w:t>
      </w:r>
      <w:r w:rsidR="00313746" w:rsidRPr="00094A9E">
        <w:rPr>
          <w:rFonts w:cs="Times New Roman" w:hint="cs"/>
          <w:rtl/>
        </w:rPr>
        <w:t xml:space="preserve"> </w:t>
      </w:r>
      <w:r w:rsidR="00836AB4">
        <w:rPr>
          <w:rFonts w:cs="Times New Roman" w:hint="cs"/>
          <w:rtl/>
        </w:rPr>
        <w:t>צליחתם</w:t>
      </w:r>
      <w:r w:rsidR="00313746" w:rsidRPr="00094A9E">
        <w:rPr>
          <w:rFonts w:cs="Times New Roman" w:hint="cs"/>
          <w:rtl/>
        </w:rPr>
        <w:t xml:space="preserve"> </w:t>
      </w:r>
      <w:r w:rsidR="00220A58">
        <w:rPr>
          <w:rFonts w:cs="Times New Roman" w:hint="cs"/>
          <w:rtl/>
        </w:rPr>
        <w:t>כרוכה</w:t>
      </w:r>
      <w:r w:rsidR="00313746" w:rsidRPr="00094A9E">
        <w:rPr>
          <w:rFonts w:cs="Times New Roman" w:hint="cs"/>
          <w:rtl/>
        </w:rPr>
        <w:t xml:space="preserve"> במאבק ברוטלי נגד כל סיב שריר בגופך</w:t>
      </w:r>
      <w:r w:rsidR="00324536">
        <w:rPr>
          <w:rFonts w:cs="Times New Roman" w:hint="cs"/>
          <w:rtl/>
        </w:rPr>
        <w:t xml:space="preserve">. </w:t>
      </w:r>
      <w:r w:rsidR="00836AB4">
        <w:rPr>
          <w:rFonts w:cs="Times New Roman" w:hint="cs"/>
          <w:rtl/>
        </w:rPr>
        <w:t>ו</w:t>
      </w:r>
      <w:r w:rsidR="00324536">
        <w:rPr>
          <w:rFonts w:cs="Times New Roman" w:hint="cs"/>
          <w:rtl/>
        </w:rPr>
        <w:t>כאשר</w:t>
      </w:r>
      <w:r w:rsidR="00313746" w:rsidRPr="00094A9E">
        <w:rPr>
          <w:rFonts w:cs="Times New Roman" w:hint="cs"/>
          <w:rtl/>
        </w:rPr>
        <w:t xml:space="preserve"> הסיב מתייפח ונשבע </w:t>
      </w:r>
      <w:r w:rsidRPr="00480D41">
        <w:rPr>
          <w:rFonts w:cs="Times New Roman"/>
          <w:rtl/>
        </w:rPr>
        <w:t xml:space="preserve">בהן צדק </w:t>
      </w:r>
      <w:r w:rsidR="00313746" w:rsidRPr="00094A9E">
        <w:rPr>
          <w:rFonts w:cs="Times New Roman" w:hint="cs"/>
          <w:rtl/>
        </w:rPr>
        <w:t>שימות וימית אותך איתו</w:t>
      </w:r>
      <w:r w:rsidR="00836AB4">
        <w:rPr>
          <w:rFonts w:cs="Times New Roman" w:hint="cs"/>
          <w:rtl/>
        </w:rPr>
        <w:t>, שחיינים</w:t>
      </w:r>
      <w:r w:rsidR="00313746" w:rsidRPr="00094A9E">
        <w:rPr>
          <w:rFonts w:cs="Times New Roman" w:hint="cs"/>
          <w:rtl/>
        </w:rPr>
        <w:t xml:space="preserve"> אחרים מאטים אבל </w:t>
      </w:r>
      <w:r w:rsidR="00836AB4">
        <w:rPr>
          <w:rFonts w:cs="Times New Roman" w:hint="cs"/>
          <w:rtl/>
        </w:rPr>
        <w:t xml:space="preserve">בדיוק אז </w:t>
      </w:r>
      <w:r w:rsidR="00313746" w:rsidRPr="00094A9E">
        <w:rPr>
          <w:rFonts w:cs="Times New Roman" w:hint="cs"/>
          <w:rtl/>
        </w:rPr>
        <w:t>אלכס מ</w:t>
      </w:r>
      <w:r w:rsidR="00836AB4">
        <w:rPr>
          <w:rFonts w:cs="Times New Roman" w:hint="cs"/>
          <w:rtl/>
        </w:rPr>
        <w:t>איץ</w:t>
      </w:r>
      <w:r w:rsidR="00313746" w:rsidRPr="00094A9E">
        <w:rPr>
          <w:rFonts w:cs="Times New Roman" w:hint="cs"/>
          <w:rtl/>
        </w:rPr>
        <w:t xml:space="preserve">, אתה תמות רק כשאני אגיד, קיבלת חמצן </w:t>
      </w:r>
      <w:r w:rsidR="00F06A3F">
        <w:rPr>
          <w:rFonts w:cs="Times New Roman" w:hint="cs"/>
          <w:rtl/>
        </w:rPr>
        <w:t>עכשיו</w:t>
      </w:r>
      <w:r w:rsidR="00313746" w:rsidRPr="00094A9E">
        <w:rPr>
          <w:rFonts w:cs="Times New Roman" w:hint="cs"/>
          <w:rtl/>
        </w:rPr>
        <w:t xml:space="preserve"> שתוק</w:t>
      </w:r>
      <w:r w:rsidR="00836AB4">
        <w:rPr>
          <w:rFonts w:cs="Times New Roman" w:hint="cs"/>
          <w:rtl/>
        </w:rPr>
        <w:t xml:space="preserve"> </w:t>
      </w:r>
      <w:r w:rsidR="00984F94">
        <w:rPr>
          <w:rFonts w:cs="Times New Roman" w:hint="cs"/>
          <w:rtl/>
        </w:rPr>
        <w:t>[</w:t>
      </w:r>
      <w:r w:rsidR="00836AB4">
        <w:rPr>
          <w:rFonts w:cs="Times New Roman" w:hint="cs"/>
          <w:rtl/>
        </w:rPr>
        <w:t>אתה עוד תראה מה תקבל</w:t>
      </w:r>
      <w:r w:rsidR="00984F94">
        <w:rPr>
          <w:rFonts w:cs="Times New Roman" w:hint="cs"/>
          <w:rtl/>
        </w:rPr>
        <w:t>]</w:t>
      </w:r>
      <w:r w:rsidR="00836AB4">
        <w:rPr>
          <w:rFonts w:cs="Times New Roman" w:hint="cs"/>
          <w:rtl/>
        </w:rPr>
        <w:t>.</w:t>
      </w:r>
      <w:r w:rsidR="00313746" w:rsidRPr="00094A9E">
        <w:rPr>
          <w:rFonts w:cs="Times New Roman" w:hint="cs"/>
          <w:rtl/>
        </w:rPr>
        <w:t xml:space="preserve"> </w:t>
      </w:r>
      <w:r w:rsidR="005C7F7E">
        <w:rPr>
          <w:rFonts w:cs="Times New Roman" w:hint="cs"/>
          <w:rtl/>
        </w:rPr>
        <w:t>כש</w:t>
      </w:r>
      <w:r w:rsidR="00111560" w:rsidRPr="00094A9E">
        <w:rPr>
          <w:rFonts w:cs="Times New Roman" w:hint="cs"/>
          <w:rtl/>
        </w:rPr>
        <w:t xml:space="preserve">יצא מהבריכה </w:t>
      </w:r>
      <w:r w:rsidR="005C7F7E">
        <w:rPr>
          <w:rFonts w:cs="Times New Roman" w:hint="cs"/>
          <w:rtl/>
        </w:rPr>
        <w:t xml:space="preserve">בתום המירוץ </w:t>
      </w:r>
      <w:r w:rsidR="00111560" w:rsidRPr="00094A9E">
        <w:rPr>
          <w:rFonts w:cs="Times New Roman" w:hint="cs"/>
          <w:rtl/>
        </w:rPr>
        <w:t xml:space="preserve">רעד </w:t>
      </w:r>
      <w:r w:rsidR="005C7F7E">
        <w:rPr>
          <w:rFonts w:cs="Times New Roman" w:hint="cs"/>
          <w:rtl/>
        </w:rPr>
        <w:t xml:space="preserve">לפעמים, </w:t>
      </w:r>
      <w:r w:rsidR="00111560" w:rsidRPr="00094A9E">
        <w:rPr>
          <w:rFonts w:cs="Times New Roman" w:hint="cs"/>
          <w:rtl/>
        </w:rPr>
        <w:t xml:space="preserve">רגליו לא </w:t>
      </w:r>
      <w:r w:rsidR="005C7F7E">
        <w:rPr>
          <w:rFonts w:cs="Times New Roman" w:hint="cs"/>
          <w:rtl/>
        </w:rPr>
        <w:t>ה</w:t>
      </w:r>
      <w:r w:rsidR="00111560" w:rsidRPr="00094A9E">
        <w:rPr>
          <w:rFonts w:cs="Times New Roman" w:hint="cs"/>
          <w:rtl/>
        </w:rPr>
        <w:t>חזיקו אותו ו</w:t>
      </w:r>
      <w:r>
        <w:rPr>
          <w:rFonts w:cs="Times New Roman" w:hint="cs"/>
          <w:rtl/>
        </w:rPr>
        <w:t xml:space="preserve">עוזר </w:t>
      </w:r>
      <w:r w:rsidR="00111560" w:rsidRPr="00094A9E">
        <w:rPr>
          <w:rFonts w:cs="Times New Roman" w:hint="cs"/>
          <w:rtl/>
        </w:rPr>
        <w:t xml:space="preserve">המאמן חש אליו, עטף אותו </w:t>
      </w:r>
      <w:r w:rsidR="005C7F7E">
        <w:rPr>
          <w:rFonts w:cs="Times New Roman" w:hint="cs"/>
          <w:rtl/>
        </w:rPr>
        <w:t>ב</w:t>
      </w:r>
      <w:r w:rsidR="00111560" w:rsidRPr="00094A9E">
        <w:rPr>
          <w:rFonts w:cs="Times New Roman" w:hint="cs"/>
          <w:rtl/>
        </w:rPr>
        <w:t>מגבת עצומה, החזיק אותו שלא יקרוס</w:t>
      </w:r>
      <w:r w:rsidR="00836AB4">
        <w:rPr>
          <w:rFonts w:cs="Times New Roman" w:hint="cs"/>
          <w:rtl/>
        </w:rPr>
        <w:t>.</w:t>
      </w:r>
      <w:r w:rsidR="00111560" w:rsidRPr="00094A9E">
        <w:rPr>
          <w:rFonts w:cs="Times New Roman" w:hint="cs"/>
          <w:rtl/>
        </w:rPr>
        <w:t xml:space="preserve"> דווקא על דוכן המנצחים עמד יציב, ואם הגיע </w:t>
      </w:r>
      <w:r w:rsidR="00836AB4">
        <w:rPr>
          <w:rFonts w:cs="Times New Roman" w:hint="cs"/>
          <w:rtl/>
        </w:rPr>
        <w:t>ל</w:t>
      </w:r>
      <w:r w:rsidR="00111560" w:rsidRPr="00094A9E">
        <w:rPr>
          <w:rFonts w:cs="Times New Roman" w:hint="cs"/>
          <w:rtl/>
        </w:rPr>
        <w:t xml:space="preserve">מקום שני או שלישי זה רק מפני שנוצח </w:t>
      </w:r>
      <w:r w:rsidR="000655BB">
        <w:rPr>
          <w:rFonts w:cs="Times New Roman" w:hint="cs"/>
          <w:rtl/>
        </w:rPr>
        <w:t>על ידי</w:t>
      </w:r>
      <w:r w:rsidR="00111560" w:rsidRPr="00094A9E">
        <w:rPr>
          <w:rFonts w:cs="Times New Roman" w:hint="cs"/>
          <w:rtl/>
        </w:rPr>
        <w:t xml:space="preserve"> נערים הגבוהים ממנו בראש ויותר.</w:t>
      </w:r>
      <w:bookmarkStart w:id="194" w:name="_Hlk511111246"/>
      <w:r w:rsidR="00111560" w:rsidRPr="00094A9E">
        <w:rPr>
          <w:rFonts w:cs="Times New Roman" w:hint="cs"/>
          <w:rtl/>
        </w:rPr>
        <w:t xml:space="preserve"> </w:t>
      </w:r>
      <w:r w:rsidR="00220A58">
        <w:rPr>
          <w:rFonts w:cs="Times New Roman" w:hint="cs"/>
          <w:rtl/>
        </w:rPr>
        <w:t>[</w:t>
      </w:r>
      <w:r w:rsidR="008D2192">
        <w:rPr>
          <w:rFonts w:cs="Times New Roman" w:hint="cs"/>
          <w:rtl/>
        </w:rPr>
        <w:t>פעמיים בחייו ניצח גם במאתיים מטר חזה.</w:t>
      </w:r>
      <w:bookmarkEnd w:id="194"/>
      <w:r w:rsidR="00220A58">
        <w:rPr>
          <w:rFonts w:cs="Times New Roman" w:hint="cs"/>
          <w:rtl/>
        </w:rPr>
        <w:t>]</w:t>
      </w:r>
      <w:r w:rsidR="008D2192">
        <w:rPr>
          <w:rFonts w:cs="Times New Roman" w:hint="cs"/>
          <w:rtl/>
        </w:rPr>
        <w:t xml:space="preserve"> </w:t>
      </w:r>
      <w:r w:rsidR="00836AB4" w:rsidRPr="00094A9E">
        <w:rPr>
          <w:rFonts w:cs="Times New Roman" w:hint="eastAsia"/>
          <w:rtl/>
        </w:rPr>
        <w:t>במשך</w:t>
      </w:r>
      <w:r w:rsidR="00836AB4" w:rsidRPr="00094A9E">
        <w:rPr>
          <w:rFonts w:cs="Times New Roman"/>
          <w:rtl/>
        </w:rPr>
        <w:t xml:space="preserve"> </w:t>
      </w:r>
      <w:r w:rsidR="00836AB4" w:rsidRPr="00094A9E">
        <w:rPr>
          <w:rFonts w:cs="Times New Roman" w:hint="eastAsia"/>
          <w:rtl/>
        </w:rPr>
        <w:t>זמן</w:t>
      </w:r>
      <w:r w:rsidR="00836AB4" w:rsidRPr="00094A9E">
        <w:rPr>
          <w:rFonts w:cs="Times New Roman"/>
          <w:rtl/>
        </w:rPr>
        <w:t xml:space="preserve"> </w:t>
      </w:r>
      <w:r w:rsidR="00836AB4" w:rsidRPr="00094A9E">
        <w:rPr>
          <w:rFonts w:cs="Times New Roman" w:hint="eastAsia"/>
          <w:rtl/>
        </w:rPr>
        <w:t>רב</w:t>
      </w:r>
      <w:r w:rsidR="00836AB4" w:rsidRPr="00094A9E">
        <w:rPr>
          <w:rFonts w:cs="Times New Roman"/>
          <w:rtl/>
        </w:rPr>
        <w:t xml:space="preserve"> </w:t>
      </w:r>
      <w:r w:rsidR="00220A58">
        <w:rPr>
          <w:rFonts w:cs="Times New Roman" w:hint="cs"/>
          <w:rtl/>
        </w:rPr>
        <w:t xml:space="preserve">עדיין </w:t>
      </w:r>
      <w:r w:rsidR="00836AB4" w:rsidRPr="00094A9E">
        <w:rPr>
          <w:rFonts w:cs="Times New Roman" w:hint="eastAsia"/>
          <w:rtl/>
        </w:rPr>
        <w:t>קיווה</w:t>
      </w:r>
      <w:r w:rsidR="00836AB4" w:rsidRPr="00094A9E">
        <w:rPr>
          <w:rFonts w:cs="Times New Roman"/>
          <w:rtl/>
        </w:rPr>
        <w:t xml:space="preserve"> שהוריו יגיעו פעם לאימון</w:t>
      </w:r>
      <w:r w:rsidR="005467DB">
        <w:rPr>
          <w:rFonts w:cs="Times New Roman" w:hint="cs"/>
          <w:rtl/>
        </w:rPr>
        <w:t xml:space="preserve"> או תחרות</w:t>
      </w:r>
      <w:r w:rsidR="00836AB4" w:rsidRPr="00094A9E">
        <w:rPr>
          <w:rFonts w:cs="Times New Roman"/>
          <w:rtl/>
        </w:rPr>
        <w:t xml:space="preserve">, </w:t>
      </w:r>
      <w:r w:rsidR="00220A58">
        <w:rPr>
          <w:rFonts w:cs="Times New Roman" w:hint="cs"/>
          <w:rtl/>
        </w:rPr>
        <w:t>[</w:t>
      </w:r>
      <w:r w:rsidR="00836AB4" w:rsidRPr="00094A9E">
        <w:rPr>
          <w:rFonts w:cs="Times New Roman" w:hint="eastAsia"/>
          <w:rtl/>
        </w:rPr>
        <w:t>חודשים</w:t>
      </w:r>
      <w:r w:rsidR="00836AB4" w:rsidRPr="00094A9E">
        <w:rPr>
          <w:rFonts w:cs="Times New Roman"/>
          <w:rtl/>
        </w:rPr>
        <w:t xml:space="preserve"> </w:t>
      </w:r>
      <w:r w:rsidR="00836AB4" w:rsidRPr="00094A9E">
        <w:rPr>
          <w:rFonts w:cs="Times New Roman" w:hint="eastAsia"/>
          <w:rtl/>
        </w:rPr>
        <w:t>רבים</w:t>
      </w:r>
      <w:r w:rsidR="00836AB4" w:rsidRPr="00094A9E">
        <w:rPr>
          <w:rFonts w:cs="Times New Roman"/>
          <w:rtl/>
        </w:rPr>
        <w:t xml:space="preserve"> </w:t>
      </w:r>
      <w:r w:rsidR="00836AB4" w:rsidRPr="00094A9E">
        <w:rPr>
          <w:rFonts w:cs="Times New Roman" w:hint="eastAsia"/>
          <w:rtl/>
        </w:rPr>
        <w:t>ייחל</w:t>
      </w:r>
      <w:r w:rsidR="00836AB4" w:rsidRPr="00094A9E">
        <w:rPr>
          <w:rFonts w:cs="Times New Roman"/>
          <w:rtl/>
        </w:rPr>
        <w:t xml:space="preserve"> </w:t>
      </w:r>
      <w:r w:rsidR="00836AB4" w:rsidRPr="00094A9E">
        <w:rPr>
          <w:rFonts w:cs="Times New Roman" w:hint="eastAsia"/>
          <w:rtl/>
        </w:rPr>
        <w:t>לכך</w:t>
      </w:r>
      <w:r w:rsidR="00836AB4" w:rsidRPr="00094A9E">
        <w:rPr>
          <w:rFonts w:cs="Times New Roman"/>
          <w:rtl/>
        </w:rPr>
        <w:t xml:space="preserve"> – </w:t>
      </w:r>
      <w:r w:rsidR="00EB15F6" w:rsidRPr="00094A9E">
        <w:rPr>
          <w:rFonts w:cs="Times New Roman" w:hint="eastAsia"/>
          <w:rtl/>
        </w:rPr>
        <w:t>למה</w:t>
      </w:r>
      <w:r w:rsidR="00EB15F6" w:rsidRPr="00094A9E">
        <w:rPr>
          <w:rFonts w:cs="Times New Roman"/>
          <w:rtl/>
        </w:rPr>
        <w:t xml:space="preserve"> </w:t>
      </w:r>
      <w:r w:rsidR="00EB15F6" w:rsidRPr="00094A9E">
        <w:rPr>
          <w:rFonts w:cs="Times New Roman" w:hint="eastAsia"/>
          <w:rtl/>
        </w:rPr>
        <w:t>לא</w:t>
      </w:r>
      <w:r w:rsidR="00EB15F6" w:rsidRPr="00094A9E">
        <w:rPr>
          <w:rFonts w:cs="Times New Roman"/>
          <w:rtl/>
        </w:rPr>
        <w:t xml:space="preserve"> </w:t>
      </w:r>
      <w:r w:rsidR="00EB15F6" w:rsidRPr="00094A9E">
        <w:rPr>
          <w:rFonts w:cs="Times New Roman" w:hint="eastAsia"/>
          <w:rtl/>
        </w:rPr>
        <w:t>יפתיעו</w:t>
      </w:r>
      <w:r w:rsidR="005D47DA" w:rsidRPr="00094A9E">
        <w:rPr>
          <w:rFonts w:cs="Times New Roman"/>
          <w:rtl/>
        </w:rPr>
        <w:t xml:space="preserve"> </w:t>
      </w:r>
      <w:r w:rsidR="00111560" w:rsidRPr="00094A9E">
        <w:rPr>
          <w:rFonts w:cs="Times New Roman" w:hint="cs"/>
          <w:rtl/>
        </w:rPr>
        <w:t xml:space="preserve">הוריו </w:t>
      </w:r>
      <w:r w:rsidR="00EB15F6" w:rsidRPr="00094A9E">
        <w:rPr>
          <w:rFonts w:cs="Times New Roman" w:hint="eastAsia"/>
          <w:rtl/>
        </w:rPr>
        <w:t>רק</w:t>
      </w:r>
      <w:r w:rsidR="00EB15F6" w:rsidRPr="00094A9E">
        <w:rPr>
          <w:rFonts w:cs="Times New Roman"/>
          <w:rtl/>
        </w:rPr>
        <w:t xml:space="preserve"> פעם אחת, </w:t>
      </w:r>
      <w:r w:rsidR="005D47DA" w:rsidRPr="00094A9E">
        <w:rPr>
          <w:rFonts w:cs="Times New Roman" w:hint="eastAsia"/>
          <w:rtl/>
        </w:rPr>
        <w:t>ובנוכחותם</w:t>
      </w:r>
      <w:r w:rsidR="0059191B" w:rsidRPr="00094A9E">
        <w:rPr>
          <w:rFonts w:cs="Times New Roman"/>
          <w:rtl/>
        </w:rPr>
        <w:t xml:space="preserve"> </w:t>
      </w:r>
      <w:r w:rsidR="0059191B" w:rsidRPr="00094A9E">
        <w:rPr>
          <w:rFonts w:cs="Times New Roman" w:hint="eastAsia"/>
          <w:rtl/>
        </w:rPr>
        <w:t>יוכיחו</w:t>
      </w:r>
      <w:r w:rsidR="0059191B" w:rsidRPr="00094A9E">
        <w:rPr>
          <w:rFonts w:cs="Times New Roman"/>
          <w:rtl/>
        </w:rPr>
        <w:t xml:space="preserve"> </w:t>
      </w:r>
      <w:r w:rsidR="0059191B" w:rsidRPr="00094A9E">
        <w:rPr>
          <w:rFonts w:cs="Times New Roman" w:hint="eastAsia"/>
          <w:rtl/>
        </w:rPr>
        <w:t>ל</w:t>
      </w:r>
      <w:r w:rsidR="00220A58">
        <w:rPr>
          <w:rFonts w:cs="Times New Roman" w:hint="cs"/>
          <w:rtl/>
        </w:rPr>
        <w:t>] ו</w:t>
      </w:r>
      <w:r>
        <w:rPr>
          <w:rFonts w:cs="Times New Roman" w:hint="cs"/>
          <w:rtl/>
        </w:rPr>
        <w:t xml:space="preserve">עוזר </w:t>
      </w:r>
      <w:r w:rsidR="00220A58">
        <w:rPr>
          <w:rFonts w:cs="Times New Roman" w:hint="cs"/>
          <w:rtl/>
        </w:rPr>
        <w:t>ה</w:t>
      </w:r>
      <w:r w:rsidR="00CD5511" w:rsidRPr="00094A9E">
        <w:rPr>
          <w:rFonts w:cs="Times New Roman" w:hint="eastAsia"/>
          <w:rtl/>
        </w:rPr>
        <w:t>מאמן</w:t>
      </w:r>
      <w:r w:rsidR="0059191B" w:rsidRPr="00094A9E">
        <w:rPr>
          <w:rFonts w:cs="Times New Roman"/>
          <w:rtl/>
        </w:rPr>
        <w:t xml:space="preserve"> </w:t>
      </w:r>
      <w:r w:rsidR="00220A58">
        <w:rPr>
          <w:rFonts w:cs="Times New Roman" w:hint="cs"/>
          <w:rtl/>
        </w:rPr>
        <w:t>י</w:t>
      </w:r>
      <w:r w:rsidR="004266EB">
        <w:rPr>
          <w:rFonts w:cs="Times New Roman" w:hint="cs"/>
          <w:rtl/>
        </w:rPr>
        <w:t>י</w:t>
      </w:r>
      <w:r w:rsidR="00220A58">
        <w:rPr>
          <w:rFonts w:cs="Times New Roman" w:hint="cs"/>
          <w:rtl/>
        </w:rPr>
        <w:t xml:space="preserve">ווכח </w:t>
      </w:r>
      <w:r w:rsidR="0059191B" w:rsidRPr="00094A9E">
        <w:rPr>
          <w:rFonts w:cs="Times New Roman"/>
          <w:rtl/>
        </w:rPr>
        <w:t>שאלכס אינו</w:t>
      </w:r>
      <w:r w:rsidR="005467DB">
        <w:rPr>
          <w:rFonts w:cs="Times New Roman" w:hint="cs"/>
          <w:rtl/>
        </w:rPr>
        <w:t xml:space="preserve"> יצור נטוש</w:t>
      </w:r>
      <w:r w:rsidR="0059191B" w:rsidRPr="00094A9E">
        <w:rPr>
          <w:rFonts w:cs="Times New Roman"/>
          <w:rtl/>
        </w:rPr>
        <w:t xml:space="preserve"> שניתן לעולל לו מה שרוצים</w:t>
      </w:r>
      <w:r w:rsidR="00836AB4">
        <w:rPr>
          <w:rFonts w:cs="Times New Roman" w:hint="cs"/>
          <w:rtl/>
        </w:rPr>
        <w:t>.</w:t>
      </w:r>
      <w:r w:rsidR="00171C5A" w:rsidRPr="00171C5A">
        <w:rPr>
          <w:rtl/>
        </w:rPr>
        <w:t xml:space="preserve"> </w:t>
      </w:r>
    </w:p>
    <w:p w14:paraId="64A4A333" w14:textId="788B9E08" w:rsidR="00836AB4" w:rsidRDefault="00171C5A" w:rsidP="00171C5A">
      <w:pPr>
        <w:rPr>
          <w:rFonts w:cs="Times New Roman"/>
          <w:rtl/>
        </w:rPr>
      </w:pPr>
      <w:r w:rsidRPr="00171C5A">
        <w:rPr>
          <w:rFonts w:cs="Times New Roman"/>
          <w:rtl/>
        </w:rPr>
        <w:t xml:space="preserve">לארקדי לא היה איש מעז לעולל זאת, ליטופים גנובים בעורף שהפכו לחיבוקים שלא ניתן להיחלץ מהם, מי היה מעז לטפוח על עכוזו, להשהות שם את ידו בניגוד לרצונו. וכשאלכס חזר בכל פעם חבול ופצוע מישראל הרוויח הפוגה מהנגיעות: זאת </w:t>
      </w:r>
      <w:r w:rsidR="001C5A04">
        <w:rPr>
          <w:rFonts w:cs="Times New Roman"/>
          <w:rtl/>
        </w:rPr>
        <w:t>הייתה</w:t>
      </w:r>
      <w:r w:rsidRPr="00171C5A">
        <w:rPr>
          <w:rFonts w:cs="Times New Roman"/>
          <w:rtl/>
        </w:rPr>
        <w:t xml:space="preserve"> ההגנה שארקדי נסך עליו, הביצורים הזמניים.</w:t>
      </w:r>
    </w:p>
    <w:p w14:paraId="54F0DB47" w14:textId="08834459" w:rsidR="00DA61B0" w:rsidRPr="00BF7509" w:rsidRDefault="00DF7A0D" w:rsidP="002103F6">
      <w:pPr>
        <w:rPr>
          <w:rtl/>
        </w:rPr>
      </w:pPr>
      <w:r w:rsidRPr="00094A9E">
        <w:rPr>
          <w:rFonts w:hint="eastAsia"/>
          <w:rtl/>
        </w:rPr>
        <w:t>טולאסי</w:t>
      </w:r>
      <w:r w:rsidRPr="00094A9E">
        <w:rPr>
          <w:rtl/>
        </w:rPr>
        <w:t xml:space="preserve"> </w:t>
      </w:r>
      <w:r w:rsidRPr="00094A9E">
        <w:rPr>
          <w:rFonts w:hint="eastAsia"/>
          <w:rtl/>
        </w:rPr>
        <w:t>ואלכס</w:t>
      </w:r>
      <w:r w:rsidR="0059191B" w:rsidRPr="00094A9E">
        <w:rPr>
          <w:rtl/>
        </w:rPr>
        <w:t xml:space="preserve"> רעד</w:t>
      </w:r>
      <w:r w:rsidRPr="00094A9E">
        <w:rPr>
          <w:rFonts w:hint="eastAsia"/>
          <w:rtl/>
        </w:rPr>
        <w:t>ו</w:t>
      </w:r>
      <w:r w:rsidRPr="00094A9E">
        <w:rPr>
          <w:rtl/>
        </w:rPr>
        <w:t>,</w:t>
      </w:r>
      <w:r w:rsidR="0059191B" w:rsidRPr="00094A9E">
        <w:rPr>
          <w:rtl/>
        </w:rPr>
        <w:t xml:space="preserve"> היה </w:t>
      </w:r>
      <w:r w:rsidR="00F97A34">
        <w:rPr>
          <w:rtl/>
        </w:rPr>
        <w:t>כל כך</w:t>
      </w:r>
      <w:r w:rsidR="0059191B" w:rsidRPr="00094A9E">
        <w:rPr>
          <w:rtl/>
        </w:rPr>
        <w:t xml:space="preserve"> קר ב</w:t>
      </w:r>
      <w:r w:rsidR="004D2719" w:rsidRPr="00094A9E">
        <w:rPr>
          <w:rFonts w:hint="eastAsia"/>
          <w:rtl/>
        </w:rPr>
        <w:t>מים</w:t>
      </w:r>
      <w:r w:rsidR="004D2719" w:rsidRPr="00094A9E">
        <w:rPr>
          <w:rtl/>
        </w:rPr>
        <w:t xml:space="preserve"> </w:t>
      </w:r>
      <w:r w:rsidR="0059191B" w:rsidRPr="00094A9E">
        <w:rPr>
          <w:rFonts w:hint="eastAsia"/>
          <w:rtl/>
        </w:rPr>
        <w:t>ה</w:t>
      </w:r>
      <w:r w:rsidR="004D2719" w:rsidRPr="00094A9E">
        <w:rPr>
          <w:rFonts w:hint="eastAsia"/>
          <w:rtl/>
        </w:rPr>
        <w:t>קפואים</w:t>
      </w:r>
      <w:r w:rsidR="00480D41">
        <w:rPr>
          <w:rFonts w:hint="cs"/>
          <w:rtl/>
        </w:rPr>
        <w:t>,</w:t>
      </w:r>
      <w:r w:rsidR="004D2719" w:rsidRPr="00094A9E">
        <w:rPr>
          <w:rtl/>
        </w:rPr>
        <w:t xml:space="preserve"> </w:t>
      </w:r>
      <w:r w:rsidR="00967C1A" w:rsidRPr="00094A9E">
        <w:rPr>
          <w:rtl/>
        </w:rPr>
        <w:t>[</w:t>
      </w:r>
      <w:r w:rsidR="001828FC" w:rsidRPr="00094A9E">
        <w:rPr>
          <w:rFonts w:hint="eastAsia"/>
          <w:rtl/>
        </w:rPr>
        <w:t>ו</w:t>
      </w:r>
      <w:r w:rsidR="00967C1A" w:rsidRPr="00094A9E">
        <w:rPr>
          <w:rFonts w:hint="eastAsia"/>
          <w:rtl/>
        </w:rPr>
        <w:t>דבר</w:t>
      </w:r>
      <w:r w:rsidR="008E020A" w:rsidRPr="00094A9E">
        <w:rPr>
          <w:rtl/>
        </w:rPr>
        <w:t xml:space="preserve"> </w:t>
      </w:r>
      <w:r w:rsidR="00A76A1B" w:rsidRPr="00094A9E">
        <w:rPr>
          <w:rFonts w:hint="eastAsia"/>
          <w:rtl/>
        </w:rPr>
        <w:t>לא</w:t>
      </w:r>
      <w:r w:rsidR="00A76A1B" w:rsidRPr="00094A9E">
        <w:rPr>
          <w:rtl/>
        </w:rPr>
        <w:t xml:space="preserve"> </w:t>
      </w:r>
      <w:r w:rsidR="006A50BA" w:rsidRPr="00094A9E">
        <w:rPr>
          <w:rFonts w:hint="eastAsia"/>
          <w:rtl/>
        </w:rPr>
        <w:t>ביטל</w:t>
      </w:r>
      <w:r w:rsidR="006A50BA" w:rsidRPr="00094A9E">
        <w:rPr>
          <w:rtl/>
        </w:rPr>
        <w:t xml:space="preserve"> </w:t>
      </w:r>
      <w:r w:rsidR="00967C1A" w:rsidRPr="00094A9E">
        <w:rPr>
          <w:rtl/>
        </w:rPr>
        <w:t xml:space="preserve">/ הסיר / מירק </w:t>
      </w:r>
      <w:r w:rsidR="006A50BA" w:rsidRPr="00094A9E">
        <w:rPr>
          <w:rFonts w:hint="eastAsia"/>
          <w:rtl/>
        </w:rPr>
        <w:t>את</w:t>
      </w:r>
      <w:r w:rsidR="006A50BA" w:rsidRPr="00094A9E">
        <w:rPr>
          <w:rtl/>
        </w:rPr>
        <w:t xml:space="preserve"> </w:t>
      </w:r>
      <w:r w:rsidR="006A50BA" w:rsidRPr="00094A9E">
        <w:rPr>
          <w:rFonts w:hint="eastAsia"/>
          <w:rtl/>
        </w:rPr>
        <w:t>החטא</w:t>
      </w:r>
      <w:r w:rsidR="006A50BA" w:rsidRPr="00094A9E">
        <w:rPr>
          <w:rtl/>
        </w:rPr>
        <w:t xml:space="preserve"> </w:t>
      </w:r>
      <w:r w:rsidR="006A50BA" w:rsidRPr="00094A9E">
        <w:rPr>
          <w:rFonts w:hint="eastAsia"/>
          <w:rtl/>
        </w:rPr>
        <w:t>שבוצע</w:t>
      </w:r>
      <w:r w:rsidR="006A50BA" w:rsidRPr="00094A9E">
        <w:rPr>
          <w:rtl/>
        </w:rPr>
        <w:t xml:space="preserve"> </w:t>
      </w:r>
      <w:r w:rsidR="006A50BA" w:rsidRPr="00094A9E">
        <w:rPr>
          <w:rFonts w:hint="eastAsia"/>
          <w:rtl/>
        </w:rPr>
        <w:t>כלפי</w:t>
      </w:r>
      <w:r w:rsidR="00A76A1B" w:rsidRPr="00094A9E">
        <w:rPr>
          <w:rtl/>
        </w:rPr>
        <w:t xml:space="preserve"> </w:t>
      </w:r>
      <w:r w:rsidR="00967C1A" w:rsidRPr="00094A9E">
        <w:rPr>
          <w:rtl/>
        </w:rPr>
        <w:t>] ו</w:t>
      </w:r>
      <w:r w:rsidR="00DA61B0">
        <w:rPr>
          <w:rFonts w:hint="cs"/>
          <w:rtl/>
        </w:rPr>
        <w:t>ב</w:t>
      </w:r>
      <w:r w:rsidR="004A607C">
        <w:rPr>
          <w:rFonts w:hint="cs"/>
          <w:rtl/>
        </w:rPr>
        <w:t>טלוויז</w:t>
      </w:r>
      <w:r w:rsidR="00DA61B0">
        <w:rPr>
          <w:rFonts w:hint="cs"/>
          <w:rtl/>
        </w:rPr>
        <w:t>יה</w:t>
      </w:r>
      <w:r w:rsidR="006B6AAA">
        <w:rPr>
          <w:rFonts w:hint="cs"/>
          <w:rtl/>
        </w:rPr>
        <w:t xml:space="preserve"> </w:t>
      </w:r>
      <w:r w:rsidR="00DA61B0" w:rsidRPr="00DA61B0">
        <w:rPr>
          <w:rFonts w:hint="cs"/>
          <w:rtl/>
        </w:rPr>
        <w:t>ב</w:t>
      </w:r>
      <w:r w:rsidR="00DA61B0" w:rsidRPr="00DA61B0">
        <w:rPr>
          <w:rtl/>
        </w:rPr>
        <w:t>ביצות</w:t>
      </w:r>
      <w:r w:rsidR="004266EB">
        <w:rPr>
          <w:rFonts w:hint="cs"/>
          <w:rtl/>
        </w:rPr>
        <w:t xml:space="preserve"> </w:t>
      </w:r>
      <w:r w:rsidR="00DA61B0" w:rsidRPr="00DA61B0">
        <w:rPr>
          <w:rtl/>
        </w:rPr>
        <w:t>נפט נוצצות על חופי</w:t>
      </w:r>
      <w:r w:rsidR="004266EB">
        <w:rPr>
          <w:rFonts w:hint="cs"/>
          <w:rtl/>
        </w:rPr>
        <w:t xml:space="preserve"> </w:t>
      </w:r>
      <w:r w:rsidR="00DA61B0" w:rsidRPr="00DA61B0">
        <w:rPr>
          <w:rFonts w:hint="eastAsia"/>
          <w:rtl/>
        </w:rPr>
        <w:t>דשא</w:t>
      </w:r>
      <w:r w:rsidR="00DA61B0" w:rsidRPr="00DA61B0">
        <w:rPr>
          <w:rtl/>
        </w:rPr>
        <w:t xml:space="preserve"> </w:t>
      </w:r>
      <w:r w:rsidR="00DA61B0" w:rsidRPr="00DA61B0">
        <w:rPr>
          <w:rFonts w:hint="cs"/>
          <w:rtl/>
        </w:rPr>
        <w:t xml:space="preserve">גססו </w:t>
      </w:r>
      <w:r w:rsidR="007D5BA8" w:rsidRPr="00DA61B0">
        <w:rPr>
          <w:rFonts w:hint="eastAsia"/>
          <w:rtl/>
        </w:rPr>
        <w:t>ברווזונים</w:t>
      </w:r>
      <w:r w:rsidR="007D5BA8" w:rsidRPr="00DA61B0">
        <w:rPr>
          <w:rtl/>
        </w:rPr>
        <w:t xml:space="preserve"> שחורים </w:t>
      </w:r>
      <w:r w:rsidR="005467DB" w:rsidRPr="00DA61B0">
        <w:rPr>
          <w:rFonts w:hint="cs"/>
          <w:rtl/>
        </w:rPr>
        <w:t>פעורי מקור</w:t>
      </w:r>
      <w:r w:rsidR="005467DB" w:rsidRPr="00BF7509">
        <w:rPr>
          <w:rFonts w:hint="cs"/>
          <w:rtl/>
        </w:rPr>
        <w:t>,</w:t>
      </w:r>
      <w:r w:rsidR="00782DB8">
        <w:rPr>
          <w:rFonts w:hint="cs"/>
          <w:rtl/>
        </w:rPr>
        <w:t xml:space="preserve"> </w:t>
      </w:r>
      <w:r w:rsidR="00782DB8" w:rsidRPr="00782DB8">
        <w:rPr>
          <w:rFonts w:cs="Times New Roman"/>
          <w:rtl/>
        </w:rPr>
        <w:t>ריאותיהם וגרונם חנוקים,</w:t>
      </w:r>
      <w:r w:rsidR="006B6AAA">
        <w:rPr>
          <w:rFonts w:cs="Times New Roman"/>
          <w:rtl/>
        </w:rPr>
        <w:t xml:space="preserve"> </w:t>
      </w:r>
      <w:r w:rsidR="00967C1A" w:rsidRPr="00BF7509">
        <w:rPr>
          <w:rFonts w:hint="eastAsia"/>
          <w:rtl/>
        </w:rPr>
        <w:t>כש</w:t>
      </w:r>
      <w:r w:rsidR="007D5BA8" w:rsidRPr="00BF7509">
        <w:rPr>
          <w:rFonts w:hint="eastAsia"/>
          <w:rtl/>
        </w:rPr>
        <w:t>הנפט</w:t>
      </w:r>
      <w:r w:rsidR="007D5BA8" w:rsidRPr="00BF7509">
        <w:rPr>
          <w:rtl/>
        </w:rPr>
        <w:t xml:space="preserve"> </w:t>
      </w:r>
      <w:r w:rsidR="005467DB" w:rsidRPr="00BF7509">
        <w:rPr>
          <w:rFonts w:hint="cs"/>
          <w:rtl/>
        </w:rPr>
        <w:t>שדלף</w:t>
      </w:r>
      <w:r w:rsidR="007D5BA8" w:rsidRPr="00BF7509">
        <w:rPr>
          <w:rtl/>
        </w:rPr>
        <w:t xml:space="preserve"> </w:t>
      </w:r>
      <w:r w:rsidR="007D5BA8" w:rsidRPr="00BF7509">
        <w:rPr>
          <w:rFonts w:hint="eastAsia"/>
          <w:rtl/>
        </w:rPr>
        <w:t>מ</w:t>
      </w:r>
      <w:r w:rsidR="007D5BA8" w:rsidRPr="00BF7509">
        <w:rPr>
          <w:rtl/>
        </w:rPr>
        <w:t xml:space="preserve">'קיסרית </w:t>
      </w:r>
      <w:r w:rsidR="007D5BA8" w:rsidRPr="00BF7509">
        <w:rPr>
          <w:rFonts w:hint="eastAsia"/>
          <w:rtl/>
        </w:rPr>
        <w:t>הים</w:t>
      </w:r>
      <w:r w:rsidR="007D5BA8" w:rsidRPr="00BF7509">
        <w:rPr>
          <w:rtl/>
        </w:rPr>
        <w:t xml:space="preserve">' </w:t>
      </w:r>
      <w:r w:rsidR="007D5BA8" w:rsidRPr="00BF7509">
        <w:rPr>
          <w:rFonts w:hint="eastAsia"/>
          <w:rtl/>
        </w:rPr>
        <w:t>כ</w:t>
      </w:r>
      <w:r w:rsidR="00967C1A" w:rsidRPr="00BF7509">
        <w:rPr>
          <w:rFonts w:hint="eastAsia"/>
          <w:rtl/>
        </w:rPr>
        <w:t>י</w:t>
      </w:r>
      <w:r w:rsidR="007D5BA8" w:rsidRPr="00BF7509">
        <w:rPr>
          <w:rFonts w:hint="eastAsia"/>
          <w:rtl/>
        </w:rPr>
        <w:t>סה</w:t>
      </w:r>
      <w:r w:rsidR="007D5BA8" w:rsidRPr="00BF7509">
        <w:rPr>
          <w:rtl/>
        </w:rPr>
        <w:t xml:space="preserve"> </w:t>
      </w:r>
      <w:r w:rsidR="007D5BA8" w:rsidRPr="00BF7509">
        <w:rPr>
          <w:rFonts w:hint="eastAsia"/>
          <w:rtl/>
        </w:rPr>
        <w:t>את</w:t>
      </w:r>
      <w:r w:rsidR="007D5BA8" w:rsidRPr="00BF7509">
        <w:rPr>
          <w:rtl/>
        </w:rPr>
        <w:t xml:space="preserve"> </w:t>
      </w:r>
      <w:r w:rsidR="007D5BA8" w:rsidRPr="00BF7509">
        <w:rPr>
          <w:rFonts w:hint="eastAsia"/>
          <w:rtl/>
        </w:rPr>
        <w:t>עיניהם</w:t>
      </w:r>
      <w:r w:rsidR="007D5BA8" w:rsidRPr="00BF7509">
        <w:rPr>
          <w:rtl/>
        </w:rPr>
        <w:t xml:space="preserve"> </w:t>
      </w:r>
      <w:r w:rsidR="007D5BA8" w:rsidRPr="00BF7509">
        <w:rPr>
          <w:rFonts w:hint="eastAsia"/>
          <w:rtl/>
        </w:rPr>
        <w:t>הנבונות</w:t>
      </w:r>
      <w:r w:rsidR="00B60B2F" w:rsidRPr="00BF7509">
        <w:rPr>
          <w:rtl/>
        </w:rPr>
        <w:t>.</w:t>
      </w:r>
      <w:r w:rsidR="007D5BA8" w:rsidRPr="00BF7509">
        <w:rPr>
          <w:rtl/>
        </w:rPr>
        <w:t xml:space="preserve"> </w:t>
      </w:r>
    </w:p>
    <w:p w14:paraId="66469CF4" w14:textId="2EE1B604" w:rsidR="003B486C" w:rsidRDefault="00B60B2F" w:rsidP="002103F6">
      <w:pPr>
        <w:rPr>
          <w:rtl/>
        </w:rPr>
      </w:pPr>
      <w:r w:rsidRPr="00BF7509">
        <w:rPr>
          <w:rFonts w:hint="eastAsia"/>
          <w:rtl/>
        </w:rPr>
        <w:t>המים</w:t>
      </w:r>
      <w:r w:rsidRPr="00BF7509">
        <w:rPr>
          <w:rtl/>
        </w:rPr>
        <w:t xml:space="preserve"> במרפסת השחירו בחשכה, גשם </w:t>
      </w:r>
      <w:r w:rsidR="005B44B7" w:rsidRPr="00BF7509">
        <w:rPr>
          <w:rFonts w:hint="eastAsia"/>
          <w:rtl/>
        </w:rPr>
        <w:t>ירד</w:t>
      </w:r>
      <w:r w:rsidR="005B44B7" w:rsidRPr="00BF7509">
        <w:rPr>
          <w:rtl/>
        </w:rPr>
        <w:t xml:space="preserve"> </w:t>
      </w:r>
      <w:r w:rsidRPr="00BF7509">
        <w:rPr>
          <w:rFonts w:hint="eastAsia"/>
          <w:rtl/>
        </w:rPr>
        <w:t>ו</w:t>
      </w:r>
      <w:r w:rsidR="005B44B7" w:rsidRPr="00BF7509">
        <w:rPr>
          <w:rFonts w:hint="eastAsia"/>
          <w:rtl/>
        </w:rPr>
        <w:t>עורם</w:t>
      </w:r>
      <w:r w:rsidR="005B44B7" w:rsidRPr="00BF7509">
        <w:rPr>
          <w:rtl/>
        </w:rPr>
        <w:t xml:space="preserve"> הסתמר </w:t>
      </w:r>
      <w:r w:rsidR="00480D41">
        <w:rPr>
          <w:rFonts w:hint="cs"/>
          <w:rtl/>
        </w:rPr>
        <w:t>מה</w:t>
      </w:r>
      <w:r w:rsidR="005B44B7" w:rsidRPr="00BF7509">
        <w:rPr>
          <w:rtl/>
        </w:rPr>
        <w:t>קור,</w:t>
      </w:r>
      <w:r w:rsidR="0059191B" w:rsidRPr="00C92801">
        <w:rPr>
          <w:rtl/>
        </w:rPr>
        <w:t xml:space="preserve"> </w:t>
      </w:r>
      <w:bookmarkStart w:id="195" w:name="_Hlk527117046"/>
      <w:r w:rsidR="003B486C" w:rsidRPr="00BF7509">
        <w:rPr>
          <w:highlight w:val="cyan"/>
        </w:rPr>
        <w:t>abluo, deleo, credo, neco</w:t>
      </w:r>
      <w:r w:rsidR="003B486C">
        <w:rPr>
          <w:rFonts w:cs="Times New Roman" w:hint="cs"/>
          <w:rtl/>
        </w:rPr>
        <w:t xml:space="preserve"> </w:t>
      </w:r>
      <w:r w:rsidR="003B486C">
        <w:rPr>
          <w:rFonts w:cs="Times New Roman"/>
          <w:rtl/>
        </w:rPr>
        <w:t>–</w:t>
      </w:r>
      <w:r w:rsidR="003B486C">
        <w:rPr>
          <w:rFonts w:cs="Times New Roman" w:hint="cs"/>
          <w:rtl/>
        </w:rPr>
        <w:t xml:space="preserve"> </w:t>
      </w:r>
      <w:r w:rsidR="003B486C" w:rsidRPr="003B486C">
        <w:rPr>
          <w:rFonts w:cs="Times New Roman"/>
          <w:rtl/>
        </w:rPr>
        <w:t xml:space="preserve">אני מזכך </w:t>
      </w:r>
      <w:r w:rsidR="003B486C">
        <w:rPr>
          <w:rFonts w:cs="Times New Roman" w:hint="cs"/>
          <w:rtl/>
        </w:rPr>
        <w:t>ו</w:t>
      </w:r>
      <w:r w:rsidR="003B486C" w:rsidRPr="003B486C">
        <w:rPr>
          <w:rFonts w:cs="Times New Roman"/>
          <w:rtl/>
        </w:rPr>
        <w:t>אני הורס, אני מאמין, אני</w:t>
      </w:r>
      <w:r w:rsidR="003B486C">
        <w:rPr>
          <w:rFonts w:cs="Times New Roman" w:hint="cs"/>
          <w:rtl/>
        </w:rPr>
        <w:t>...</w:t>
      </w:r>
      <w:bookmarkEnd w:id="195"/>
      <w:r w:rsidR="003B486C" w:rsidRPr="003B486C">
        <w:rPr>
          <w:rFonts w:cs="Times New Roman"/>
          <w:rtl/>
        </w:rPr>
        <w:t xml:space="preserve"> </w:t>
      </w:r>
      <w:r w:rsidR="005B44B7" w:rsidRPr="003B486C">
        <w:rPr>
          <w:rFonts w:hint="eastAsia"/>
          <w:rtl/>
        </w:rPr>
        <w:t>א</w:t>
      </w:r>
      <w:r w:rsidR="001828FC" w:rsidRPr="003B486C">
        <w:rPr>
          <w:rFonts w:hint="eastAsia"/>
          <w:rtl/>
        </w:rPr>
        <w:t>לכס</w:t>
      </w:r>
      <w:r w:rsidR="005B44B7" w:rsidRPr="003B486C">
        <w:rPr>
          <w:rtl/>
        </w:rPr>
        <w:t xml:space="preserve"> </w:t>
      </w:r>
      <w:r w:rsidR="00782DB8" w:rsidRPr="00782DB8">
        <w:rPr>
          <w:rFonts w:cs="Times New Roman"/>
          <w:rtl/>
        </w:rPr>
        <w:t>זעק</w:t>
      </w:r>
      <w:r w:rsidR="005B44B7" w:rsidRPr="003B486C">
        <w:rPr>
          <w:rtl/>
        </w:rPr>
        <w:t xml:space="preserve"> </w:t>
      </w:r>
      <w:r w:rsidR="00EB226C" w:rsidRPr="003B486C">
        <w:rPr>
          <w:rFonts w:hint="eastAsia"/>
          <w:rtl/>
        </w:rPr>
        <w:t>ו</w:t>
      </w:r>
      <w:r w:rsidR="005B44B7" w:rsidRPr="003B486C">
        <w:rPr>
          <w:rFonts w:hint="eastAsia"/>
          <w:rtl/>
        </w:rPr>
        <w:t>רעמים</w:t>
      </w:r>
      <w:r w:rsidR="005B44B7" w:rsidRPr="003B486C">
        <w:rPr>
          <w:rtl/>
        </w:rPr>
        <w:t xml:space="preserve"> </w:t>
      </w:r>
      <w:r w:rsidR="005B44B7" w:rsidRPr="003B486C">
        <w:rPr>
          <w:rFonts w:hint="eastAsia"/>
          <w:rtl/>
        </w:rPr>
        <w:t>שהתגלגלו</w:t>
      </w:r>
      <w:r w:rsidR="005B44B7" w:rsidRPr="003B486C">
        <w:rPr>
          <w:rtl/>
        </w:rPr>
        <w:t xml:space="preserve"> </w:t>
      </w:r>
      <w:r w:rsidR="005B44B7" w:rsidRPr="003B486C">
        <w:rPr>
          <w:rFonts w:hint="eastAsia"/>
          <w:rtl/>
        </w:rPr>
        <w:t>בשמיים</w:t>
      </w:r>
      <w:r w:rsidR="00EB226C" w:rsidRPr="003B486C">
        <w:rPr>
          <w:rtl/>
        </w:rPr>
        <w:t xml:space="preserve"> החרישו את </w:t>
      </w:r>
      <w:r w:rsidR="001828FC" w:rsidRPr="003B486C">
        <w:rPr>
          <w:rFonts w:hint="eastAsia"/>
          <w:rtl/>
        </w:rPr>
        <w:t>קולו</w:t>
      </w:r>
      <w:r w:rsidR="005B44B7" w:rsidRPr="003B486C">
        <w:rPr>
          <w:rtl/>
        </w:rPr>
        <w:t>,</w:t>
      </w:r>
      <w:r w:rsidR="0059191B" w:rsidRPr="003B486C">
        <w:rPr>
          <w:rtl/>
        </w:rPr>
        <w:t xml:space="preserve"> </w:t>
      </w:r>
      <w:r w:rsidR="000F50B7" w:rsidRPr="003B486C">
        <w:rPr>
          <w:rFonts w:hint="cs"/>
          <w:rtl/>
        </w:rPr>
        <w:t>[</w:t>
      </w:r>
      <w:r w:rsidR="005E7A69" w:rsidRPr="003B486C">
        <w:rPr>
          <w:rFonts w:hint="eastAsia"/>
          <w:rtl/>
        </w:rPr>
        <w:t>ו</w:t>
      </w:r>
      <w:r w:rsidR="009718E0" w:rsidRPr="003B486C">
        <w:rPr>
          <w:rFonts w:hint="eastAsia"/>
          <w:rtl/>
        </w:rPr>
        <w:t>אין</w:t>
      </w:r>
      <w:r w:rsidR="009718E0" w:rsidRPr="003B486C">
        <w:rPr>
          <w:rtl/>
        </w:rPr>
        <w:t xml:space="preserve"> </w:t>
      </w:r>
      <w:r w:rsidR="00967C1A" w:rsidRPr="003B486C">
        <w:rPr>
          <w:rFonts w:hint="eastAsia"/>
          <w:rtl/>
        </w:rPr>
        <w:t>קורבן</w:t>
      </w:r>
      <w:r w:rsidR="009718E0" w:rsidRPr="003B486C">
        <w:rPr>
          <w:rtl/>
        </w:rPr>
        <w:t xml:space="preserve"> </w:t>
      </w:r>
      <w:r w:rsidR="009718E0" w:rsidRPr="00DA61B0">
        <w:rPr>
          <w:rtl/>
        </w:rPr>
        <w:t>שי</w:t>
      </w:r>
      <w:r w:rsidR="009718E0" w:rsidRPr="00DA61B0">
        <w:rPr>
          <w:rFonts w:hint="eastAsia"/>
          <w:rtl/>
        </w:rPr>
        <w:t>כ</w:t>
      </w:r>
      <w:r w:rsidRPr="00DA61B0">
        <w:rPr>
          <w:rFonts w:hint="eastAsia"/>
          <w:rtl/>
        </w:rPr>
        <w:t>פר</w:t>
      </w:r>
      <w:r w:rsidRPr="00DA61B0">
        <w:rPr>
          <w:rtl/>
        </w:rPr>
        <w:t xml:space="preserve"> </w:t>
      </w:r>
      <w:r w:rsidR="003A1C28" w:rsidRPr="00DA61B0">
        <w:rPr>
          <w:rtl/>
        </w:rPr>
        <w:t xml:space="preserve">– </w:t>
      </w:r>
      <w:r w:rsidR="005E7A69" w:rsidRPr="00DA61B0">
        <w:rPr>
          <w:rFonts w:hint="eastAsia"/>
          <w:rtl/>
        </w:rPr>
        <w:t>לא</w:t>
      </w:r>
      <w:r w:rsidR="005E7A69" w:rsidRPr="00DA61B0">
        <w:rPr>
          <w:rtl/>
        </w:rPr>
        <w:t xml:space="preserve"> </w:t>
      </w:r>
      <w:r w:rsidR="005E7A69" w:rsidRPr="00DA61B0">
        <w:rPr>
          <w:rFonts w:hint="eastAsia"/>
          <w:rtl/>
        </w:rPr>
        <w:t>כל</w:t>
      </w:r>
      <w:r w:rsidR="00DF7A0D" w:rsidRPr="00DA61B0">
        <w:rPr>
          <w:rtl/>
        </w:rPr>
        <w:t xml:space="preserve"> דר</w:t>
      </w:r>
      <w:r w:rsidR="005E7A69" w:rsidRPr="00DA61B0">
        <w:rPr>
          <w:rFonts w:hint="eastAsia"/>
          <w:rtl/>
        </w:rPr>
        <w:t>ך</w:t>
      </w:r>
      <w:r w:rsidR="00DF7A0D" w:rsidRPr="00DA61B0">
        <w:rPr>
          <w:rtl/>
        </w:rPr>
        <w:t xml:space="preserve"> להשחית </w:t>
      </w:r>
      <w:r w:rsidR="005E7A69" w:rsidRPr="00DA61B0">
        <w:rPr>
          <w:rFonts w:hint="eastAsia"/>
          <w:rtl/>
        </w:rPr>
        <w:t>את</w:t>
      </w:r>
      <w:r w:rsidR="005E7A69" w:rsidRPr="00DA61B0">
        <w:rPr>
          <w:rtl/>
        </w:rPr>
        <w:t xml:space="preserve"> </w:t>
      </w:r>
      <w:r w:rsidR="005E7A69" w:rsidRPr="00DA61B0">
        <w:rPr>
          <w:rFonts w:hint="eastAsia"/>
          <w:rtl/>
        </w:rPr>
        <w:t>ה</w:t>
      </w:r>
      <w:r w:rsidR="00DF7A0D" w:rsidRPr="00DA61B0">
        <w:rPr>
          <w:rFonts w:hint="eastAsia"/>
          <w:rtl/>
        </w:rPr>
        <w:t>גוף</w:t>
      </w:r>
      <w:r w:rsidR="00DF7A0D" w:rsidRPr="00DA61B0">
        <w:rPr>
          <w:rtl/>
        </w:rPr>
        <w:t xml:space="preserve"> </w:t>
      </w:r>
      <w:r w:rsidR="005E7A69" w:rsidRPr="00DA61B0">
        <w:rPr>
          <w:rFonts w:hint="eastAsia"/>
          <w:rtl/>
        </w:rPr>
        <w:t>היא</w:t>
      </w:r>
      <w:r w:rsidR="005E7A69" w:rsidRPr="00DA61B0">
        <w:rPr>
          <w:rtl/>
        </w:rPr>
        <w:t xml:space="preserve"> </w:t>
      </w:r>
      <w:r w:rsidR="005E7A69" w:rsidRPr="00DA61B0">
        <w:rPr>
          <w:rFonts w:hint="eastAsia"/>
          <w:rtl/>
        </w:rPr>
        <w:t>איומה</w:t>
      </w:r>
      <w:r w:rsidR="005E7A69" w:rsidRPr="00DA61B0">
        <w:rPr>
          <w:rtl/>
        </w:rPr>
        <w:t>,</w:t>
      </w:r>
      <w:r w:rsidR="00DF7A0D" w:rsidRPr="00DA61B0">
        <w:rPr>
          <w:rtl/>
        </w:rPr>
        <w:t xml:space="preserve"> אבל</w:t>
      </w:r>
      <w:r w:rsidR="000F50B7" w:rsidRPr="00DA61B0">
        <w:rPr>
          <w:rFonts w:hint="cs"/>
          <w:rtl/>
        </w:rPr>
        <w:t xml:space="preserve">] </w:t>
      </w:r>
      <w:r w:rsidR="003B486C">
        <w:rPr>
          <w:rFonts w:hint="cs"/>
          <w:rtl/>
        </w:rPr>
        <w:t>אני הורג!</w:t>
      </w:r>
    </w:p>
    <w:p w14:paraId="6F4485D8" w14:textId="30F6EA8E" w:rsidR="00984F94" w:rsidRDefault="00DF7A0D" w:rsidP="002103F6">
      <w:pPr>
        <w:rPr>
          <w:rtl/>
        </w:rPr>
      </w:pPr>
      <w:bookmarkStart w:id="196" w:name="_Hlk527117137"/>
      <w:r w:rsidRPr="00DA61B0">
        <w:rPr>
          <w:rtl/>
        </w:rPr>
        <w:t xml:space="preserve">יש </w:t>
      </w:r>
      <w:r w:rsidR="003B486C">
        <w:rPr>
          <w:rFonts w:hint="cs"/>
          <w:rtl/>
        </w:rPr>
        <w:t>חטא</w:t>
      </w:r>
      <w:r w:rsidRPr="00DA61B0">
        <w:rPr>
          <w:rtl/>
        </w:rPr>
        <w:t xml:space="preserve">ים </w:t>
      </w:r>
      <w:r w:rsidR="003B486C">
        <w:rPr>
          <w:rFonts w:hint="cs"/>
          <w:rtl/>
        </w:rPr>
        <w:t>שאין עליה</w:t>
      </w:r>
      <w:r w:rsidR="00480D41">
        <w:rPr>
          <w:rFonts w:hint="cs"/>
          <w:rtl/>
        </w:rPr>
        <w:t>ם</w:t>
      </w:r>
      <w:r w:rsidR="003B486C">
        <w:rPr>
          <w:rFonts w:hint="cs"/>
          <w:rtl/>
        </w:rPr>
        <w:t xml:space="preserve"> מחילה,</w:t>
      </w:r>
      <w:r w:rsidR="00480D41">
        <w:rPr>
          <w:rFonts w:hint="cs"/>
          <w:rtl/>
        </w:rPr>
        <w:t xml:space="preserve"> יש</w:t>
      </w:r>
      <w:r w:rsidR="003B486C">
        <w:rPr>
          <w:rFonts w:hint="cs"/>
          <w:rtl/>
        </w:rPr>
        <w:t xml:space="preserve"> זיהומים </w:t>
      </w:r>
      <w:r w:rsidRPr="00DA61B0">
        <w:rPr>
          <w:rtl/>
        </w:rPr>
        <w:t>שלא ניתן למרק</w:t>
      </w:r>
      <w:r w:rsidR="006364C4" w:rsidRPr="00DA61B0">
        <w:rPr>
          <w:rtl/>
        </w:rPr>
        <w:t>.</w:t>
      </w:r>
      <w:bookmarkEnd w:id="196"/>
      <w:r w:rsidRPr="00DA61B0">
        <w:rPr>
          <w:rtl/>
        </w:rPr>
        <w:t xml:space="preserve"> </w:t>
      </w:r>
      <w:r w:rsidR="003B486C" w:rsidRPr="00DA61B0">
        <w:rPr>
          <w:rtl/>
        </w:rPr>
        <w:t>נוצותיהן</w:t>
      </w:r>
      <w:r w:rsidR="003B486C">
        <w:rPr>
          <w:rFonts w:hint="cs"/>
          <w:rtl/>
        </w:rPr>
        <w:t xml:space="preserve"> של </w:t>
      </w:r>
      <w:r w:rsidR="00A76A1B" w:rsidRPr="00DA61B0">
        <w:rPr>
          <w:rtl/>
        </w:rPr>
        <w:t>ה</w:t>
      </w:r>
      <w:r w:rsidR="007D5BA8" w:rsidRPr="00DA61B0">
        <w:rPr>
          <w:rFonts w:hint="eastAsia"/>
          <w:rtl/>
        </w:rPr>
        <w:t>אלקיות</w:t>
      </w:r>
      <w:r w:rsidR="007D5BA8" w:rsidRPr="00DA61B0">
        <w:rPr>
          <w:rtl/>
        </w:rPr>
        <w:t xml:space="preserve"> </w:t>
      </w:r>
      <w:r w:rsidR="00A510B1" w:rsidRPr="00DA61B0">
        <w:rPr>
          <w:rFonts w:hint="cs"/>
          <w:rtl/>
        </w:rPr>
        <w:t>חסרות האונים</w:t>
      </w:r>
      <w:r w:rsidR="006B6AAA">
        <w:rPr>
          <w:rFonts w:hint="cs"/>
          <w:rtl/>
        </w:rPr>
        <w:t xml:space="preserve"> </w:t>
      </w:r>
      <w:r w:rsidR="00A76A1B" w:rsidRPr="00DA61B0">
        <w:rPr>
          <w:rFonts w:hint="eastAsia"/>
          <w:rtl/>
        </w:rPr>
        <w:t>נ</w:t>
      </w:r>
      <w:r w:rsidR="007D5BA8" w:rsidRPr="00DA61B0">
        <w:rPr>
          <w:rFonts w:hint="eastAsia"/>
          <w:rtl/>
        </w:rPr>
        <w:t>ספגו</w:t>
      </w:r>
      <w:r w:rsidR="007D5BA8" w:rsidRPr="00DA61B0">
        <w:rPr>
          <w:rtl/>
        </w:rPr>
        <w:t xml:space="preserve"> </w:t>
      </w:r>
      <w:r w:rsidR="007D5BA8" w:rsidRPr="00DA61B0">
        <w:rPr>
          <w:rFonts w:hint="eastAsia"/>
          <w:rtl/>
        </w:rPr>
        <w:t>בנוזל</w:t>
      </w:r>
      <w:r w:rsidR="007D5BA8" w:rsidRPr="00094A9E">
        <w:rPr>
          <w:rtl/>
        </w:rPr>
        <w:t xml:space="preserve"> </w:t>
      </w:r>
      <w:r w:rsidR="007D5BA8" w:rsidRPr="00094A9E">
        <w:rPr>
          <w:rFonts w:hint="eastAsia"/>
          <w:rtl/>
        </w:rPr>
        <w:t>שמנוני</w:t>
      </w:r>
      <w:r w:rsidR="007D5BA8" w:rsidRPr="00094A9E">
        <w:rPr>
          <w:rtl/>
        </w:rPr>
        <w:t xml:space="preserve"> </w:t>
      </w:r>
      <w:r w:rsidR="00A510B1">
        <w:rPr>
          <w:rFonts w:hint="cs"/>
          <w:rtl/>
        </w:rPr>
        <w:t xml:space="preserve">שחור </w:t>
      </w:r>
      <w:r w:rsidR="007D5BA8" w:rsidRPr="00094A9E">
        <w:rPr>
          <w:rFonts w:hint="eastAsia"/>
          <w:rtl/>
        </w:rPr>
        <w:t>ו</w:t>
      </w:r>
      <w:r w:rsidR="00A76A1B" w:rsidRPr="00094A9E">
        <w:rPr>
          <w:rFonts w:hint="eastAsia"/>
          <w:rtl/>
        </w:rPr>
        <w:t>ה</w:t>
      </w:r>
      <w:r w:rsidR="007D5BA8" w:rsidRPr="00094A9E">
        <w:rPr>
          <w:rFonts w:hint="eastAsia"/>
          <w:rtl/>
        </w:rPr>
        <w:t>ושחתו</w:t>
      </w:r>
      <w:r w:rsidR="007D5BA8" w:rsidRPr="00094A9E">
        <w:rPr>
          <w:rtl/>
        </w:rPr>
        <w:t xml:space="preserve"> לעד, </w:t>
      </w:r>
      <w:r w:rsidR="003B486C">
        <w:rPr>
          <w:rFonts w:hint="cs"/>
          <w:rtl/>
        </w:rPr>
        <w:t xml:space="preserve">הן </w:t>
      </w:r>
      <w:r w:rsidR="00A76A1B" w:rsidRPr="00094A9E">
        <w:rPr>
          <w:rtl/>
        </w:rPr>
        <w:t xml:space="preserve">לא יעופו עוד לעולם, </w:t>
      </w:r>
      <w:r w:rsidR="00A510B1">
        <w:rPr>
          <w:rFonts w:hint="cs"/>
          <w:rtl/>
        </w:rPr>
        <w:t>[</w:t>
      </w:r>
      <w:r w:rsidR="005B44B7" w:rsidRPr="00094A9E">
        <w:rPr>
          <w:rFonts w:hint="eastAsia"/>
          <w:rtl/>
        </w:rPr>
        <w:t>בזמן</w:t>
      </w:r>
      <w:r w:rsidR="005B44B7" w:rsidRPr="00094A9E">
        <w:rPr>
          <w:rtl/>
        </w:rPr>
        <w:t xml:space="preserve"> </w:t>
      </w:r>
      <w:r w:rsidR="005B44B7" w:rsidRPr="00094A9E">
        <w:rPr>
          <w:rFonts w:hint="eastAsia"/>
          <w:rtl/>
        </w:rPr>
        <w:t>ש</w:t>
      </w:r>
      <w:r w:rsidR="00A76A1B" w:rsidRPr="00094A9E">
        <w:rPr>
          <w:rFonts w:hint="eastAsia"/>
          <w:rtl/>
        </w:rPr>
        <w:t>הנוזל</w:t>
      </w:r>
      <w:r w:rsidR="00A76A1B" w:rsidRPr="00094A9E">
        <w:rPr>
          <w:rtl/>
        </w:rPr>
        <w:t xml:space="preserve"> השמנוני השחור ביעבע </w:t>
      </w:r>
      <w:r w:rsidR="005B44B7" w:rsidRPr="00094A9E">
        <w:rPr>
          <w:rFonts w:hint="eastAsia"/>
          <w:rtl/>
        </w:rPr>
        <w:t>מבטן</w:t>
      </w:r>
      <w:r w:rsidR="005B44B7" w:rsidRPr="00094A9E">
        <w:rPr>
          <w:rtl/>
        </w:rPr>
        <w:t xml:space="preserve"> המיכלית </w:t>
      </w:r>
      <w:r w:rsidR="007D0703" w:rsidRPr="00094A9E">
        <w:rPr>
          <w:rFonts w:hint="eastAsia"/>
          <w:rtl/>
        </w:rPr>
        <w:t>אל</w:t>
      </w:r>
      <w:r w:rsidR="007D0703" w:rsidRPr="00094A9E">
        <w:rPr>
          <w:rtl/>
        </w:rPr>
        <w:t xml:space="preserve"> </w:t>
      </w:r>
      <w:r w:rsidR="007D0703" w:rsidRPr="00094A9E">
        <w:rPr>
          <w:rFonts w:hint="eastAsia"/>
          <w:rtl/>
        </w:rPr>
        <w:t>פני</w:t>
      </w:r>
      <w:r w:rsidR="007D0703" w:rsidRPr="00094A9E">
        <w:rPr>
          <w:rtl/>
        </w:rPr>
        <w:t xml:space="preserve"> </w:t>
      </w:r>
      <w:r w:rsidR="007D0703" w:rsidRPr="00094A9E">
        <w:rPr>
          <w:rFonts w:hint="eastAsia"/>
          <w:rtl/>
        </w:rPr>
        <w:t>השטח</w:t>
      </w:r>
      <w:r w:rsidR="00A510B1">
        <w:rPr>
          <w:rFonts w:hint="cs"/>
          <w:rtl/>
        </w:rPr>
        <w:t>]</w:t>
      </w:r>
      <w:r w:rsidR="005E7A69" w:rsidRPr="00094A9E">
        <w:rPr>
          <w:rtl/>
        </w:rPr>
        <w:t xml:space="preserve"> ואלכס </w:t>
      </w:r>
      <w:r w:rsidR="00A510B1">
        <w:rPr>
          <w:rFonts w:cs="Times New Roman" w:hint="cs"/>
          <w:rtl/>
        </w:rPr>
        <w:t>בכוחות עצמו</w:t>
      </w:r>
      <w:r w:rsidR="00A510B1" w:rsidRPr="00094A9E">
        <w:rPr>
          <w:rFonts w:cs="Times New Roman"/>
          <w:rtl/>
        </w:rPr>
        <w:t xml:space="preserve"> </w:t>
      </w:r>
      <w:r w:rsidR="00A510B1" w:rsidRPr="00094A9E">
        <w:rPr>
          <w:rFonts w:cs="Times New Roman" w:hint="eastAsia"/>
          <w:rtl/>
        </w:rPr>
        <w:t>יתגונן</w:t>
      </w:r>
      <w:r w:rsidR="00A510B1">
        <w:rPr>
          <w:rFonts w:cs="Times New Roman" w:hint="cs"/>
          <w:rtl/>
        </w:rPr>
        <w:t xml:space="preserve">, הוא </w:t>
      </w:r>
      <w:r w:rsidR="005E7A69" w:rsidRPr="00094A9E">
        <w:rPr>
          <w:rFonts w:cs="Times New Roman" w:hint="eastAsia"/>
          <w:rtl/>
        </w:rPr>
        <w:t>לא</w:t>
      </w:r>
      <w:r w:rsidR="005E7A69" w:rsidRPr="00094A9E">
        <w:rPr>
          <w:rFonts w:cs="Times New Roman"/>
          <w:rtl/>
        </w:rPr>
        <w:t xml:space="preserve"> </w:t>
      </w:r>
      <w:r w:rsidR="005E7A69" w:rsidRPr="00094A9E">
        <w:rPr>
          <w:rFonts w:cs="Times New Roman" w:hint="eastAsia"/>
          <w:rtl/>
        </w:rPr>
        <w:t>י</w:t>
      </w:r>
      <w:r w:rsidR="003B486C">
        <w:rPr>
          <w:rFonts w:cs="Times New Roman" w:hint="cs"/>
          <w:rtl/>
        </w:rPr>
        <w:t>שוב</w:t>
      </w:r>
      <w:r w:rsidR="005E7A69" w:rsidRPr="00094A9E">
        <w:rPr>
          <w:rFonts w:cs="Times New Roman"/>
          <w:rtl/>
        </w:rPr>
        <w:t xml:space="preserve"> </w:t>
      </w:r>
      <w:r w:rsidR="005E7A69" w:rsidRPr="00094A9E">
        <w:rPr>
          <w:rFonts w:cs="Times New Roman" w:hint="eastAsia"/>
          <w:rtl/>
        </w:rPr>
        <w:t>ל</w:t>
      </w:r>
      <w:r w:rsidR="003B486C">
        <w:rPr>
          <w:rFonts w:cs="Times New Roman" w:hint="cs"/>
          <w:rtl/>
        </w:rPr>
        <w:t>שחות</w:t>
      </w:r>
      <w:r w:rsidR="005E7A69" w:rsidRPr="00094A9E">
        <w:rPr>
          <w:rFonts w:cs="Times New Roman"/>
          <w:rtl/>
        </w:rPr>
        <w:t xml:space="preserve">, </w:t>
      </w:r>
      <w:r w:rsidR="005E7A69" w:rsidRPr="00094A9E">
        <w:rPr>
          <w:rFonts w:cs="Times New Roman" w:hint="eastAsia"/>
          <w:rtl/>
        </w:rPr>
        <w:t>הוא</w:t>
      </w:r>
      <w:r w:rsidR="005E7A69" w:rsidRPr="00094A9E">
        <w:rPr>
          <w:rFonts w:cs="Times New Roman"/>
          <w:rtl/>
        </w:rPr>
        <w:t xml:space="preserve"> </w:t>
      </w:r>
      <w:r w:rsidR="005E7A69" w:rsidRPr="00094A9E">
        <w:rPr>
          <w:rFonts w:cs="Times New Roman" w:hint="eastAsia"/>
          <w:rtl/>
        </w:rPr>
        <w:t>יציל</w:t>
      </w:r>
      <w:r w:rsidR="005E7A69" w:rsidRPr="00094A9E">
        <w:rPr>
          <w:rFonts w:cs="Times New Roman"/>
          <w:rtl/>
        </w:rPr>
        <w:t xml:space="preserve"> </w:t>
      </w:r>
      <w:r w:rsidR="005E7A69" w:rsidRPr="00094A9E">
        <w:rPr>
          <w:rFonts w:cs="Times New Roman" w:hint="eastAsia"/>
          <w:rtl/>
        </w:rPr>
        <w:t>את</w:t>
      </w:r>
      <w:r w:rsidR="005E7A69" w:rsidRPr="00094A9E">
        <w:rPr>
          <w:rFonts w:cs="Times New Roman"/>
          <w:rtl/>
        </w:rPr>
        <w:t xml:space="preserve"> </w:t>
      </w:r>
      <w:r w:rsidR="005E7A69" w:rsidRPr="00094A9E">
        <w:rPr>
          <w:rFonts w:cs="Times New Roman" w:hint="eastAsia"/>
          <w:rtl/>
        </w:rPr>
        <w:t>עצמו</w:t>
      </w:r>
      <w:r w:rsidR="007D0703" w:rsidRPr="00094A9E">
        <w:rPr>
          <w:rtl/>
        </w:rPr>
        <w:t>.</w:t>
      </w:r>
      <w:r w:rsidR="005B44B7" w:rsidRPr="00094A9E">
        <w:rPr>
          <w:rtl/>
        </w:rPr>
        <w:t xml:space="preserve"> [</w:t>
      </w:r>
      <w:r w:rsidR="007D5BA8" w:rsidRPr="00094A9E">
        <w:rPr>
          <w:rFonts w:hint="eastAsia"/>
          <w:rtl/>
        </w:rPr>
        <w:t>יכולת</w:t>
      </w:r>
      <w:r w:rsidR="007D5BA8" w:rsidRPr="00094A9E">
        <w:rPr>
          <w:rtl/>
        </w:rPr>
        <w:t xml:space="preserve"> </w:t>
      </w:r>
      <w:r w:rsidR="007D5BA8" w:rsidRPr="00094A9E">
        <w:rPr>
          <w:rFonts w:hint="eastAsia"/>
          <w:rtl/>
        </w:rPr>
        <w:t>התעופה</w:t>
      </w:r>
      <w:r w:rsidR="007D5BA8" w:rsidRPr="00094A9E">
        <w:rPr>
          <w:rtl/>
        </w:rPr>
        <w:t xml:space="preserve"> </w:t>
      </w:r>
      <w:r w:rsidR="007D5BA8" w:rsidRPr="00094A9E">
        <w:rPr>
          <w:rFonts w:hint="eastAsia"/>
          <w:rtl/>
        </w:rPr>
        <w:t>שלהן</w:t>
      </w:r>
      <w:r w:rsidR="007D5BA8" w:rsidRPr="00094A9E">
        <w:rPr>
          <w:rtl/>
        </w:rPr>
        <w:t xml:space="preserve"> </w:t>
      </w:r>
      <w:r w:rsidR="007D5BA8" w:rsidRPr="00094A9E">
        <w:rPr>
          <w:rFonts w:hint="eastAsia"/>
          <w:rtl/>
        </w:rPr>
        <w:t>נגזלה</w:t>
      </w:r>
      <w:r w:rsidR="007D5BA8" w:rsidRPr="00094A9E">
        <w:rPr>
          <w:rtl/>
        </w:rPr>
        <w:t>,</w:t>
      </w:r>
      <w:r w:rsidR="00C21B14" w:rsidRPr="00094A9E">
        <w:rPr>
          <w:rtl/>
        </w:rPr>
        <w:t xml:space="preserve"> </w:t>
      </w:r>
      <w:r w:rsidR="007D5BA8" w:rsidRPr="00094A9E">
        <w:rPr>
          <w:rFonts w:hint="eastAsia"/>
          <w:rtl/>
        </w:rPr>
        <w:t>מתוך</w:t>
      </w:r>
      <w:r w:rsidR="007D5BA8" w:rsidRPr="00094A9E">
        <w:rPr>
          <w:rtl/>
        </w:rPr>
        <w:t xml:space="preserve"> </w:t>
      </w:r>
      <w:r w:rsidR="007D5BA8" w:rsidRPr="00094A9E">
        <w:rPr>
          <w:rFonts w:hint="eastAsia"/>
          <w:rtl/>
        </w:rPr>
        <w:t>רבבות</w:t>
      </w:r>
      <w:r w:rsidR="007D5BA8" w:rsidRPr="00094A9E">
        <w:rPr>
          <w:rtl/>
        </w:rPr>
        <w:t xml:space="preserve"> </w:t>
      </w:r>
      <w:r w:rsidR="007D5BA8" w:rsidRPr="00094A9E">
        <w:rPr>
          <w:rFonts w:hint="eastAsia"/>
          <w:rtl/>
        </w:rPr>
        <w:t>עופות</w:t>
      </w:r>
      <w:r w:rsidR="007D5BA8" w:rsidRPr="00094A9E">
        <w:rPr>
          <w:rtl/>
        </w:rPr>
        <w:t xml:space="preserve"> </w:t>
      </w:r>
      <w:r w:rsidR="007D5BA8" w:rsidRPr="00094A9E">
        <w:rPr>
          <w:rFonts w:hint="eastAsia"/>
          <w:rtl/>
        </w:rPr>
        <w:t>המים</w:t>
      </w:r>
      <w:r w:rsidR="007D5BA8" w:rsidRPr="00094A9E">
        <w:rPr>
          <w:rtl/>
        </w:rPr>
        <w:t xml:space="preserve"> </w:t>
      </w:r>
      <w:r w:rsidR="007D5BA8" w:rsidRPr="00094A9E">
        <w:rPr>
          <w:rFonts w:hint="eastAsia"/>
          <w:rtl/>
        </w:rPr>
        <w:t>הצליחו</w:t>
      </w:r>
      <w:r w:rsidR="007D5BA8" w:rsidRPr="00094A9E">
        <w:rPr>
          <w:rtl/>
        </w:rPr>
        <w:t xml:space="preserve"> </w:t>
      </w:r>
      <w:r w:rsidR="007D5BA8" w:rsidRPr="00094A9E">
        <w:rPr>
          <w:rFonts w:hint="eastAsia"/>
          <w:rtl/>
        </w:rPr>
        <w:t>לטפל</w:t>
      </w:r>
      <w:r w:rsidR="007D5BA8" w:rsidRPr="00094A9E">
        <w:rPr>
          <w:rtl/>
        </w:rPr>
        <w:t xml:space="preserve"> </w:t>
      </w:r>
      <w:r w:rsidR="007D5BA8" w:rsidRPr="00094A9E">
        <w:rPr>
          <w:rFonts w:hint="eastAsia"/>
          <w:rtl/>
        </w:rPr>
        <w:t>בכמה</w:t>
      </w:r>
      <w:r w:rsidR="007D5BA8" w:rsidRPr="00094A9E">
        <w:rPr>
          <w:rtl/>
        </w:rPr>
        <w:t xml:space="preserve"> </w:t>
      </w:r>
      <w:r w:rsidR="007D5BA8" w:rsidRPr="00094A9E">
        <w:rPr>
          <w:rFonts w:hint="eastAsia"/>
          <w:rtl/>
        </w:rPr>
        <w:t>אלפים</w:t>
      </w:r>
      <w:r w:rsidR="007D5BA8" w:rsidRPr="00094A9E">
        <w:rPr>
          <w:rtl/>
        </w:rPr>
        <w:t xml:space="preserve">, </w:t>
      </w:r>
      <w:r w:rsidR="007D5BA8" w:rsidRPr="00094A9E">
        <w:rPr>
          <w:rFonts w:hint="eastAsia"/>
          <w:rtl/>
        </w:rPr>
        <w:t>ואפילו</w:t>
      </w:r>
      <w:r w:rsidR="007D5BA8" w:rsidRPr="00094A9E">
        <w:rPr>
          <w:rtl/>
        </w:rPr>
        <w:t xml:space="preserve"> </w:t>
      </w:r>
      <w:r w:rsidR="007D5BA8" w:rsidRPr="00094A9E">
        <w:rPr>
          <w:rFonts w:hint="eastAsia"/>
          <w:rtl/>
        </w:rPr>
        <w:t>הן</w:t>
      </w:r>
      <w:r w:rsidR="007D5BA8" w:rsidRPr="00094A9E">
        <w:rPr>
          <w:rtl/>
        </w:rPr>
        <w:t xml:space="preserve"> </w:t>
      </w:r>
      <w:r w:rsidR="007D5BA8" w:rsidRPr="00094A9E">
        <w:rPr>
          <w:rFonts w:hint="eastAsia"/>
          <w:rtl/>
        </w:rPr>
        <w:t>לא</w:t>
      </w:r>
      <w:r w:rsidR="007D5BA8" w:rsidRPr="00094A9E">
        <w:rPr>
          <w:rtl/>
        </w:rPr>
        <w:t xml:space="preserve"> </w:t>
      </w:r>
      <w:r w:rsidR="007D5BA8" w:rsidRPr="00094A9E">
        <w:rPr>
          <w:rFonts w:hint="eastAsia"/>
          <w:rtl/>
        </w:rPr>
        <w:t>שרדו</w:t>
      </w:r>
      <w:r w:rsidR="007D5BA8" w:rsidRPr="00094A9E">
        <w:rPr>
          <w:rtl/>
        </w:rPr>
        <w:t xml:space="preserve"> </w:t>
      </w:r>
      <w:r w:rsidR="007D5BA8" w:rsidRPr="00094A9E">
        <w:rPr>
          <w:rFonts w:hint="eastAsia"/>
          <w:rtl/>
        </w:rPr>
        <w:t>שבוע</w:t>
      </w:r>
      <w:r w:rsidR="007D5BA8" w:rsidRPr="00094A9E">
        <w:rPr>
          <w:rtl/>
        </w:rPr>
        <w:t xml:space="preserve"> </w:t>
      </w:r>
      <w:r w:rsidR="007D5BA8" w:rsidRPr="00094A9E">
        <w:rPr>
          <w:rFonts w:hint="eastAsia"/>
          <w:rtl/>
        </w:rPr>
        <w:t>לאחר</w:t>
      </w:r>
      <w:r w:rsidR="007D5BA8" w:rsidRPr="00094A9E">
        <w:rPr>
          <w:rtl/>
        </w:rPr>
        <w:t xml:space="preserve"> </w:t>
      </w:r>
      <w:r w:rsidR="007D5BA8" w:rsidRPr="00094A9E">
        <w:rPr>
          <w:rFonts w:hint="eastAsia"/>
          <w:rtl/>
        </w:rPr>
        <w:t>שששוחררו</w:t>
      </w:r>
      <w:r w:rsidR="005B44B7" w:rsidRPr="00094A9E">
        <w:rPr>
          <w:rtl/>
        </w:rPr>
        <w:t xml:space="preserve">] </w:t>
      </w:r>
    </w:p>
    <w:p w14:paraId="2612EFD8" w14:textId="3A369145" w:rsidR="00BF52CC" w:rsidRDefault="005B44B7" w:rsidP="002103F6">
      <w:pPr>
        <w:rPr>
          <w:rtl/>
        </w:rPr>
      </w:pPr>
      <w:r w:rsidRPr="00094A9E">
        <w:rPr>
          <w:rFonts w:hint="eastAsia"/>
          <w:rtl/>
        </w:rPr>
        <w:lastRenderedPageBreak/>
        <w:t>כש</w:t>
      </w:r>
      <w:r w:rsidR="002103F6" w:rsidRPr="00094A9E">
        <w:rPr>
          <w:rFonts w:hint="eastAsia"/>
          <w:rtl/>
        </w:rPr>
        <w:t>ברד</w:t>
      </w:r>
      <w:r w:rsidR="002103F6" w:rsidRPr="00094A9E">
        <w:rPr>
          <w:rtl/>
        </w:rPr>
        <w:t xml:space="preserve"> </w:t>
      </w:r>
      <w:r w:rsidR="002103F6" w:rsidRPr="00094A9E">
        <w:rPr>
          <w:rFonts w:hint="eastAsia"/>
          <w:rtl/>
        </w:rPr>
        <w:t>התערבב</w:t>
      </w:r>
      <w:r w:rsidR="002103F6" w:rsidRPr="00094A9E">
        <w:rPr>
          <w:rtl/>
        </w:rPr>
        <w:t xml:space="preserve"> </w:t>
      </w:r>
      <w:r w:rsidR="002103F6" w:rsidRPr="00094A9E">
        <w:rPr>
          <w:rFonts w:hint="eastAsia"/>
          <w:rtl/>
        </w:rPr>
        <w:t>בגש</w:t>
      </w:r>
      <w:r w:rsidRPr="00094A9E">
        <w:rPr>
          <w:rFonts w:hint="eastAsia"/>
          <w:rtl/>
        </w:rPr>
        <w:t>ם</w:t>
      </w:r>
      <w:r w:rsidRPr="00094A9E">
        <w:rPr>
          <w:rtl/>
        </w:rPr>
        <w:t xml:space="preserve"> </w:t>
      </w:r>
      <w:r w:rsidRPr="00094A9E">
        <w:rPr>
          <w:rFonts w:hint="eastAsia"/>
          <w:rtl/>
        </w:rPr>
        <w:t>הם</w:t>
      </w:r>
      <w:r w:rsidR="007D5BA8" w:rsidRPr="00094A9E">
        <w:rPr>
          <w:rtl/>
        </w:rPr>
        <w:t xml:space="preserve"> </w:t>
      </w:r>
      <w:r w:rsidRPr="00094A9E">
        <w:rPr>
          <w:rFonts w:hint="eastAsia"/>
          <w:rtl/>
        </w:rPr>
        <w:t>התיזו</w:t>
      </w:r>
      <w:r w:rsidRPr="00094A9E">
        <w:rPr>
          <w:rtl/>
        </w:rPr>
        <w:t xml:space="preserve"> </w:t>
      </w:r>
      <w:r w:rsidRPr="00094A9E">
        <w:rPr>
          <w:rFonts w:hint="eastAsia"/>
          <w:rtl/>
        </w:rPr>
        <w:t>מים</w:t>
      </w:r>
      <w:r w:rsidRPr="00094A9E">
        <w:rPr>
          <w:rtl/>
        </w:rPr>
        <w:t xml:space="preserve"> </w:t>
      </w:r>
      <w:r w:rsidR="00EB226C" w:rsidRPr="00094A9E">
        <w:rPr>
          <w:rFonts w:hint="eastAsia"/>
          <w:rtl/>
        </w:rPr>
        <w:t>זה</w:t>
      </w:r>
      <w:r w:rsidR="00EB226C" w:rsidRPr="00094A9E">
        <w:rPr>
          <w:rtl/>
        </w:rPr>
        <w:t xml:space="preserve"> </w:t>
      </w:r>
      <w:r w:rsidR="00EB226C" w:rsidRPr="00094A9E">
        <w:rPr>
          <w:rFonts w:hint="eastAsia"/>
          <w:rtl/>
        </w:rPr>
        <w:t>על</w:t>
      </w:r>
      <w:r w:rsidR="00EB226C" w:rsidRPr="00094A9E">
        <w:rPr>
          <w:rtl/>
        </w:rPr>
        <w:t xml:space="preserve"> </w:t>
      </w:r>
      <w:r w:rsidR="00EB226C" w:rsidRPr="00094A9E">
        <w:rPr>
          <w:rFonts w:hint="eastAsia"/>
          <w:rtl/>
        </w:rPr>
        <w:t>זו</w:t>
      </w:r>
      <w:r w:rsidR="008D2192">
        <w:rPr>
          <w:rFonts w:hint="cs"/>
          <w:rtl/>
        </w:rPr>
        <w:t>,</w:t>
      </w:r>
      <w:r w:rsidR="001828FC" w:rsidRPr="00094A9E">
        <w:rPr>
          <w:rtl/>
        </w:rPr>
        <w:t xml:space="preserve"> שיניהם נקשו</w:t>
      </w:r>
      <w:r w:rsidR="005467DB">
        <w:rPr>
          <w:rFonts w:hint="cs"/>
          <w:rtl/>
        </w:rPr>
        <w:t>,</w:t>
      </w:r>
      <w:r w:rsidR="008D2192">
        <w:rPr>
          <w:rFonts w:hint="cs"/>
          <w:rtl/>
        </w:rPr>
        <w:t xml:space="preserve"> עד</w:t>
      </w:r>
      <w:r w:rsidRPr="00094A9E">
        <w:rPr>
          <w:rtl/>
        </w:rPr>
        <w:t xml:space="preserve"> </w:t>
      </w:r>
      <w:r w:rsidRPr="00094A9E">
        <w:rPr>
          <w:rFonts w:hint="eastAsia"/>
          <w:rtl/>
        </w:rPr>
        <w:t>ש</w:t>
      </w:r>
      <w:r w:rsidR="00BF52CC" w:rsidRPr="00094A9E">
        <w:rPr>
          <w:rtl/>
        </w:rPr>
        <w:t>א</w:t>
      </w:r>
      <w:r w:rsidR="004266EB">
        <w:rPr>
          <w:rFonts w:hint="cs"/>
          <w:rtl/>
        </w:rPr>
        <w:t>י</w:t>
      </w:r>
      <w:r w:rsidR="00BF52CC" w:rsidRPr="00094A9E">
        <w:rPr>
          <w:rtl/>
        </w:rPr>
        <w:t>מ</w:t>
      </w:r>
      <w:r w:rsidR="001828FC" w:rsidRPr="00094A9E">
        <w:rPr>
          <w:rFonts w:hint="eastAsia"/>
          <w:rtl/>
        </w:rPr>
        <w:t>ה</w:t>
      </w:r>
      <w:r w:rsidR="00BF52CC" w:rsidRPr="00094A9E">
        <w:rPr>
          <w:rtl/>
        </w:rPr>
        <w:t xml:space="preserve"> של טולאסי </w:t>
      </w:r>
      <w:r w:rsidR="00AF537D" w:rsidRPr="00094A9E">
        <w:rPr>
          <w:rFonts w:hint="eastAsia"/>
          <w:rtl/>
        </w:rPr>
        <w:t>הבחינה</w:t>
      </w:r>
      <w:r w:rsidR="00AF537D" w:rsidRPr="00094A9E">
        <w:rPr>
          <w:rtl/>
        </w:rPr>
        <w:t xml:space="preserve"> </w:t>
      </w:r>
      <w:r w:rsidR="00AF537D" w:rsidRPr="00094A9E">
        <w:rPr>
          <w:rFonts w:hint="eastAsia"/>
          <w:rtl/>
        </w:rPr>
        <w:t>ב</w:t>
      </w:r>
      <w:r w:rsidR="00CF65B2">
        <w:rPr>
          <w:rFonts w:hint="cs"/>
          <w:rtl/>
        </w:rPr>
        <w:t>הם</w:t>
      </w:r>
      <w:r w:rsidR="00BF52CC" w:rsidRPr="00094A9E">
        <w:rPr>
          <w:rtl/>
        </w:rPr>
        <w:t xml:space="preserve"> </w:t>
      </w:r>
      <w:r w:rsidR="001828FC" w:rsidRPr="00094A9E">
        <w:rPr>
          <w:rFonts w:hint="eastAsia"/>
          <w:rtl/>
        </w:rPr>
        <w:t>ו</w:t>
      </w:r>
      <w:r w:rsidR="00BF52CC" w:rsidRPr="00094A9E">
        <w:rPr>
          <w:rtl/>
        </w:rPr>
        <w:t xml:space="preserve">הכריחה אותם לרוקן </w:t>
      </w:r>
      <w:r w:rsidR="001828FC" w:rsidRPr="00094A9E">
        <w:rPr>
          <w:rFonts w:hint="eastAsia"/>
          <w:rtl/>
        </w:rPr>
        <w:t>מייד</w:t>
      </w:r>
      <w:r w:rsidR="001828FC" w:rsidRPr="00094A9E">
        <w:rPr>
          <w:rtl/>
        </w:rPr>
        <w:t xml:space="preserve"> </w:t>
      </w:r>
      <w:r w:rsidR="00BF52CC" w:rsidRPr="00094A9E">
        <w:rPr>
          <w:rtl/>
        </w:rPr>
        <w:t>את המים ולצאת.</w:t>
      </w:r>
    </w:p>
    <w:p w14:paraId="7A00F1F0" w14:textId="13169B8C" w:rsidR="00FB632A" w:rsidRDefault="001828FC" w:rsidP="00BF52CC">
      <w:pPr>
        <w:rPr>
          <w:rtl/>
        </w:rPr>
      </w:pPr>
      <w:r>
        <w:rPr>
          <w:rFonts w:hint="cs"/>
          <w:rtl/>
        </w:rPr>
        <w:t>[</w:t>
      </w:r>
      <w:r w:rsidR="00FB632A">
        <w:rPr>
          <w:rFonts w:hint="cs"/>
          <w:rtl/>
        </w:rPr>
        <w:t>יש זוהמות שלא ניתן למרק</w:t>
      </w:r>
    </w:p>
    <w:p w14:paraId="63D6927C" w14:textId="5DF0CD4D" w:rsidR="00F56DFF" w:rsidRDefault="00F56DFF" w:rsidP="00BF52CC">
      <w:pPr>
        <w:rPr>
          <w:rtl/>
        </w:rPr>
      </w:pPr>
      <w:r>
        <w:rPr>
          <w:rFonts w:hint="cs"/>
          <w:rtl/>
        </w:rPr>
        <w:t>רוח עויינת וזעפנית</w:t>
      </w:r>
    </w:p>
    <w:p w14:paraId="0904DA09" w14:textId="24DD06AF" w:rsidR="00D02A2D" w:rsidRDefault="00D02A2D" w:rsidP="00BF52CC">
      <w:pPr>
        <w:rPr>
          <w:rtl/>
        </w:rPr>
      </w:pPr>
      <w:r>
        <w:rPr>
          <w:rFonts w:hint="cs"/>
          <w:rtl/>
        </w:rPr>
        <w:t xml:space="preserve">המרפסת </w:t>
      </w:r>
      <w:r w:rsidR="001C5A04">
        <w:rPr>
          <w:rFonts w:hint="cs"/>
          <w:rtl/>
        </w:rPr>
        <w:t>הייתה</w:t>
      </w:r>
      <w:r>
        <w:rPr>
          <w:rFonts w:hint="cs"/>
          <w:rtl/>
        </w:rPr>
        <w:t xml:space="preserve"> במעין גומחה בשורת בניינים והגומחה גרמה לכך שהרוח הצוננת נשבה דווקא עליהם, הטיחה בגופיהם המכחילים כדורוני ברד וזה לא כיפר...</w:t>
      </w:r>
    </w:p>
    <w:p w14:paraId="7F43AAD0" w14:textId="143CA011" w:rsidR="00180E53" w:rsidRPr="00180E53" w:rsidRDefault="00180E53" w:rsidP="00180E53">
      <w:pPr>
        <w:rPr>
          <w:rtl/>
        </w:rPr>
      </w:pPr>
      <w:r w:rsidRPr="00180E53">
        <w:t>deleo, delere, delevi, deletum</w:t>
      </w:r>
      <w:r w:rsidR="00A21140">
        <w:rPr>
          <w:rFonts w:hint="cs"/>
        </w:rPr>
        <w:t xml:space="preserve"> </w:t>
      </w:r>
      <w:r w:rsidRPr="00180E53">
        <w:t>to destroy</w:t>
      </w:r>
    </w:p>
    <w:p w14:paraId="61FCF0FC" w14:textId="7CB89619" w:rsidR="00180E53" w:rsidRPr="00180E53" w:rsidRDefault="00180E53" w:rsidP="00180E53">
      <w:pPr>
        <w:rPr>
          <w:rtl/>
        </w:rPr>
      </w:pPr>
      <w:r w:rsidRPr="00180E53">
        <w:t>fugio, fugere, fugi, fugitum</w:t>
      </w:r>
      <w:r w:rsidR="006B6AAA">
        <w:rPr>
          <w:rFonts w:hint="cs"/>
        </w:rPr>
        <w:t xml:space="preserve"> </w:t>
      </w:r>
      <w:r w:rsidRPr="00180E53">
        <w:t>to flee</w:t>
      </w:r>
    </w:p>
    <w:p w14:paraId="3FB5E477" w14:textId="77777777" w:rsidR="00180E53" w:rsidRPr="00180E53" w:rsidRDefault="00180E53" w:rsidP="00180E53">
      <w:r w:rsidRPr="00180E53">
        <w:t>cupio, cupere, cupivi, cupitum</w:t>
      </w:r>
      <w:r w:rsidRPr="00180E53">
        <w:rPr>
          <w:rtl/>
        </w:rPr>
        <w:tab/>
      </w:r>
      <w:r w:rsidRPr="00180E53">
        <w:t>to desire</w:t>
      </w:r>
    </w:p>
    <w:p w14:paraId="400A78CE" w14:textId="77777777" w:rsidR="00180E53" w:rsidRPr="00180E53" w:rsidRDefault="00180E53" w:rsidP="00180E53">
      <w:pPr>
        <w:rPr>
          <w:rtl/>
        </w:rPr>
      </w:pPr>
      <w:r w:rsidRPr="00180E53">
        <w:t>interficio, interficere, interfeci, interfectum</w:t>
      </w:r>
      <w:r w:rsidRPr="00180E53">
        <w:rPr>
          <w:rtl/>
        </w:rPr>
        <w:tab/>
      </w:r>
      <w:r w:rsidRPr="00180E53">
        <w:t>to kill</w:t>
      </w:r>
    </w:p>
    <w:p w14:paraId="6CC94CED" w14:textId="77777777" w:rsidR="00180E53" w:rsidRPr="00180E53" w:rsidRDefault="00180E53" w:rsidP="00180E53">
      <w:pPr>
        <w:rPr>
          <w:rtl/>
        </w:rPr>
      </w:pPr>
      <w:r w:rsidRPr="00180E53">
        <w:t>timeo, timere, timui</w:t>
      </w:r>
      <w:r w:rsidRPr="00180E53">
        <w:rPr>
          <w:rtl/>
        </w:rPr>
        <w:tab/>
      </w:r>
      <w:r w:rsidRPr="00180E53">
        <w:t>to fear</w:t>
      </w:r>
    </w:p>
    <w:p w14:paraId="019914FD" w14:textId="77777777" w:rsidR="00180E53" w:rsidRPr="00180E53" w:rsidRDefault="00180E53" w:rsidP="00180E53">
      <w:r w:rsidRPr="00180E53">
        <w:t>clamo, clamare, clamavi, clamatum</w:t>
      </w:r>
      <w:r w:rsidRPr="00180E53">
        <w:rPr>
          <w:rtl/>
        </w:rPr>
        <w:tab/>
      </w:r>
      <w:r w:rsidRPr="00180E53">
        <w:t>to shout</w:t>
      </w:r>
    </w:p>
    <w:p w14:paraId="68C6EF2C" w14:textId="3941D5A6" w:rsidR="00180E53" w:rsidRPr="00180E53" w:rsidRDefault="00180E53" w:rsidP="00180E53">
      <w:pPr>
        <w:rPr>
          <w:rtl/>
        </w:rPr>
      </w:pPr>
      <w:r w:rsidRPr="00180E53">
        <w:t>luceo</w:t>
      </w:r>
      <w:r w:rsidR="00A21140">
        <w:rPr>
          <w:rFonts w:hint="cs"/>
        </w:rPr>
        <w:t xml:space="preserve"> </w:t>
      </w:r>
      <w:r w:rsidRPr="00180E53">
        <w:t xml:space="preserve">shine </w:t>
      </w:r>
    </w:p>
    <w:p w14:paraId="32D24CD8" w14:textId="77777777" w:rsidR="00180E53" w:rsidRPr="00180E53" w:rsidRDefault="00180E53" w:rsidP="00180E53">
      <w:pPr>
        <w:rPr>
          <w:rtl/>
        </w:rPr>
      </w:pPr>
      <w:r w:rsidRPr="00180E53">
        <w:t>vulnero</w:t>
      </w:r>
      <w:r w:rsidRPr="00180E53">
        <w:rPr>
          <w:rFonts w:hint="cs"/>
          <w:rtl/>
        </w:rPr>
        <w:t xml:space="preserve"> - </w:t>
      </w:r>
      <w:r w:rsidRPr="00180E53">
        <w:rPr>
          <w:rtl/>
        </w:rPr>
        <w:t>אני כואב</w:t>
      </w:r>
    </w:p>
    <w:p w14:paraId="48DAC1F3" w14:textId="77777777" w:rsidR="00180E53" w:rsidRPr="00180E53" w:rsidRDefault="00EE3076" w:rsidP="00180E53">
      <w:pPr>
        <w:rPr>
          <w:rtl/>
        </w:rPr>
      </w:pPr>
      <w:hyperlink r:id="rId77" w:history="1">
        <w:r w:rsidR="00180E53" w:rsidRPr="00180E53">
          <w:rPr>
            <w:rStyle w:val="Hyperlink"/>
            <w:rFonts w:hint="cs"/>
            <w:rtl/>
          </w:rPr>
          <w:t>פעלים בלטינית</w:t>
        </w:r>
      </w:hyperlink>
    </w:p>
    <w:p w14:paraId="16E55CEE" w14:textId="11814967" w:rsidR="00BF7509" w:rsidRDefault="00BF7509" w:rsidP="00BF52CC">
      <w:pPr>
        <w:rPr>
          <w:rtl/>
        </w:rPr>
      </w:pPr>
      <w:r w:rsidRPr="00BF7509">
        <w:t>abhorreo, abluo, credo, nolo</w:t>
      </w:r>
      <w:r w:rsidRPr="00BF7509">
        <w:rPr>
          <w:rFonts w:cs="Times New Roman"/>
          <w:rtl/>
        </w:rPr>
        <w:t xml:space="preserve"> אני בורח מ-, אני מנקה, אני מאמין, אני לא רוצה</w:t>
      </w:r>
    </w:p>
    <w:p w14:paraId="0075BE03" w14:textId="77777777" w:rsidR="00CD5511" w:rsidRDefault="00CD5511" w:rsidP="00CD5511">
      <w:pPr>
        <w:rPr>
          <w:rtl/>
        </w:rPr>
      </w:pPr>
      <w:r>
        <w:rPr>
          <w:rFonts w:hint="cs"/>
          <w:rtl/>
        </w:rPr>
        <w:t xml:space="preserve">מכפר </w:t>
      </w:r>
      <w:r>
        <w:rPr>
          <w:rtl/>
        </w:rPr>
        <w:t>–</w:t>
      </w:r>
      <w:r>
        <w:rPr>
          <w:rFonts w:hint="cs"/>
          <w:rtl/>
        </w:rPr>
        <w:t xml:space="preserve"> מעביר על חטא, סולח, מבטל, ממרק מסיר משכך, מפייס, מתחרט, מפצה</w:t>
      </w:r>
    </w:p>
    <w:p w14:paraId="40072333" w14:textId="77777777" w:rsidR="00CD5511" w:rsidRDefault="00CD5511" w:rsidP="00CD5511">
      <w:pPr>
        <w:rPr>
          <w:rtl/>
        </w:rPr>
      </w:pPr>
      <w:r>
        <w:rPr>
          <w:rFonts w:hint="cs"/>
          <w:rtl/>
        </w:rPr>
        <w:t>כפרה- מחילה, מירוק, סליחה, פיוס, ריצוי, כופר, קורבן, תחליף, תמורה</w:t>
      </w:r>
    </w:p>
    <w:p w14:paraId="5DD3C2F4" w14:textId="137EF0A4" w:rsidR="009E723D" w:rsidRDefault="00625562" w:rsidP="00BF52CC">
      <w:pPr>
        <w:rPr>
          <w:rtl/>
        </w:rPr>
      </w:pPr>
      <w:r w:rsidRPr="00226F50">
        <w:t>Abhorreo</w:t>
      </w:r>
      <w:r>
        <w:t>,</w:t>
      </w:r>
      <w:r w:rsidRPr="009E723D">
        <w:t xml:space="preserve"> </w:t>
      </w:r>
      <w:r w:rsidR="00226F50" w:rsidRPr="009E723D">
        <w:t>a</w:t>
      </w:r>
      <w:r w:rsidR="009E723D" w:rsidRPr="009E723D">
        <w:t>bluo</w:t>
      </w:r>
      <w:r w:rsidR="004D6CCF">
        <w:t>, credo</w:t>
      </w:r>
      <w:r w:rsidR="00226F50">
        <w:t>, nolo,</w:t>
      </w:r>
      <w:r w:rsidR="00226F50" w:rsidRPr="00226F50">
        <w:rPr>
          <w:rFonts w:cs="Times New Roman" w:hint="cs"/>
          <w:rtl/>
        </w:rPr>
        <w:t xml:space="preserve"> </w:t>
      </w:r>
      <w:r w:rsidR="004D6CCF">
        <w:rPr>
          <w:rFonts w:hint="cs"/>
          <w:rtl/>
        </w:rPr>
        <w:t>[</w:t>
      </w:r>
      <w:r w:rsidR="00226F50">
        <w:rPr>
          <w:rFonts w:hint="cs"/>
          <w:rtl/>
        </w:rPr>
        <w:t xml:space="preserve">אני בורח מ-, </w:t>
      </w:r>
      <w:r w:rsidR="004D6CCF">
        <w:rPr>
          <w:rFonts w:hint="cs"/>
          <w:rtl/>
        </w:rPr>
        <w:t>אני מנקה, אני מאמין</w:t>
      </w:r>
      <w:r w:rsidR="00226F50">
        <w:rPr>
          <w:rFonts w:hint="cs"/>
          <w:rtl/>
        </w:rPr>
        <w:t>, אני לא רוצה</w:t>
      </w:r>
      <w:r w:rsidR="004D6CCF">
        <w:rPr>
          <w:rFonts w:hint="cs"/>
          <w:rtl/>
        </w:rPr>
        <w:t>]</w:t>
      </w:r>
    </w:p>
    <w:p w14:paraId="2B48A944" w14:textId="134838B2" w:rsidR="003440FC" w:rsidRDefault="00D77EAD" w:rsidP="00BF52CC">
      <w:pPr>
        <w:rPr>
          <w:rFonts w:cs="Times New Roman"/>
          <w:rtl/>
        </w:rPr>
      </w:pPr>
      <w:r>
        <w:rPr>
          <w:rFonts w:cs="Times New Roman"/>
        </w:rPr>
        <w:t>canto, capio, clamo, vulnero</w:t>
      </w:r>
      <w:r>
        <w:rPr>
          <w:rFonts w:cs="Times New Roman" w:hint="cs"/>
          <w:rtl/>
        </w:rPr>
        <w:t>, [אני שר, אני מחזיק, אני צועק, אני פוצע]</w:t>
      </w:r>
    </w:p>
    <w:p w14:paraId="137D20BF" w14:textId="59172E5C" w:rsidR="00226F50" w:rsidRDefault="00226F50" w:rsidP="00BF52CC">
      <w:pPr>
        <w:rPr>
          <w:rFonts w:cs="Times New Roman"/>
          <w:rtl/>
        </w:rPr>
      </w:pPr>
      <w:r>
        <w:rPr>
          <w:rFonts w:cs="Times New Roman" w:hint="cs"/>
          <w:rtl/>
        </w:rPr>
        <w:t xml:space="preserve">מילים בלטינית </w:t>
      </w:r>
      <w:r>
        <w:rPr>
          <w:rFonts w:cs="Times New Roman"/>
          <w:rtl/>
        </w:rPr>
        <w:t>–</w:t>
      </w:r>
    </w:p>
    <w:p w14:paraId="571E3A43" w14:textId="7B4E7D33" w:rsidR="00226F50" w:rsidRDefault="00EE3076" w:rsidP="00BF52CC">
      <w:pPr>
        <w:rPr>
          <w:rFonts w:cs="Times New Roman"/>
          <w:rtl/>
        </w:rPr>
      </w:pPr>
      <w:hyperlink r:id="rId78" w:history="1">
        <w:r w:rsidR="00226F50" w:rsidRPr="000A318D">
          <w:rPr>
            <w:rStyle w:val="Hyperlink"/>
            <w:rFonts w:cs="Times New Roman"/>
          </w:rPr>
          <w:t>http://salve.runnymede-college.com/Year%208%20Latin%20Booklet.pdf</w:t>
        </w:r>
      </w:hyperlink>
    </w:p>
    <w:p w14:paraId="71902025" w14:textId="4F105EA3" w:rsidR="00226F50" w:rsidRDefault="00EE3076" w:rsidP="00BF52CC">
      <w:pPr>
        <w:rPr>
          <w:rFonts w:cs="Times New Roman"/>
          <w:rtl/>
        </w:rPr>
      </w:pPr>
      <w:hyperlink r:id="rId79" w:history="1">
        <w:r w:rsidR="00226F50" w:rsidRPr="000A318D">
          <w:rPr>
            <w:rStyle w:val="Hyperlink"/>
            <w:rFonts w:cs="Times New Roman"/>
          </w:rPr>
          <w:t>https://www.quia.com/jg/2653633list.html</w:t>
        </w:r>
      </w:hyperlink>
    </w:p>
    <w:p w14:paraId="0CB363A6" w14:textId="1750F56A" w:rsidR="00226F50" w:rsidRDefault="00EE3076" w:rsidP="00BF52CC">
      <w:pPr>
        <w:rPr>
          <w:rFonts w:cs="Times New Roman"/>
          <w:rtl/>
        </w:rPr>
      </w:pPr>
      <w:hyperlink r:id="rId80" w:history="1">
        <w:r w:rsidR="00226F50" w:rsidRPr="000A318D">
          <w:rPr>
            <w:rStyle w:val="Hyperlink"/>
            <w:rFonts w:cs="Times New Roman"/>
          </w:rPr>
          <w:t>http://www.cultus.hk/Latin_vocab/verb2/abhorrere.html</w:t>
        </w:r>
      </w:hyperlink>
    </w:p>
    <w:p w14:paraId="2A19DC77" w14:textId="37436DF1" w:rsidR="00226F50" w:rsidRDefault="00EE3076" w:rsidP="00BF52CC">
      <w:pPr>
        <w:rPr>
          <w:rFonts w:cs="Times New Roman"/>
          <w:rtl/>
        </w:rPr>
      </w:pPr>
      <w:hyperlink r:id="rId81" w:history="1">
        <w:r w:rsidR="00226F50" w:rsidRPr="000A318D">
          <w:rPr>
            <w:rStyle w:val="Hyperlink"/>
            <w:rFonts w:cs="Times New Roman"/>
          </w:rPr>
          <w:t>http://www.cultus.hk/Latin_vocab/verb1/index.html</w:t>
        </w:r>
      </w:hyperlink>
    </w:p>
    <w:p w14:paraId="5897CE0C" w14:textId="0DCC5904" w:rsidR="00226F50" w:rsidRDefault="00226F50" w:rsidP="00BF52CC">
      <w:pPr>
        <w:rPr>
          <w:rFonts w:cs="Times New Roman"/>
          <w:rtl/>
        </w:rPr>
      </w:pPr>
      <w:r w:rsidRPr="00226F50">
        <w:rPr>
          <w:rFonts w:cs="Times New Roman"/>
        </w:rPr>
        <w:t>http://www.cultus.hk/Latin_vocab/verb3/abluere.html</w:t>
      </w:r>
    </w:p>
    <w:p w14:paraId="173B6449" w14:textId="0B02819E" w:rsidR="003440FC" w:rsidRDefault="003440FC" w:rsidP="003440FC">
      <w:pPr>
        <w:rPr>
          <w:rtl/>
        </w:rPr>
      </w:pPr>
      <w:r>
        <w:rPr>
          <w:rFonts w:hint="cs"/>
          <w:rtl/>
        </w:rPr>
        <w:t xml:space="preserve">הערה עצומה </w:t>
      </w:r>
      <w:r>
        <w:rPr>
          <w:rtl/>
        </w:rPr>
        <w:t>–</w:t>
      </w:r>
      <w:r>
        <w:rPr>
          <w:rFonts w:hint="cs"/>
          <w:rtl/>
        </w:rPr>
        <w:t xml:space="preserve"> לפי כל מה שכתוב כאן, זה התרחש ב</w:t>
      </w:r>
      <w:r w:rsidR="00B50CF6">
        <w:rPr>
          <w:rFonts w:hint="cs"/>
          <w:rtl/>
        </w:rPr>
        <w:t xml:space="preserve">פברואר </w:t>
      </w:r>
      <w:r w:rsidRPr="002F2EEA">
        <w:rPr>
          <w:highlight w:val="blue"/>
          <w:rtl/>
        </w:rPr>
        <w:t>199</w:t>
      </w:r>
      <w:r w:rsidR="002F2EEA" w:rsidRPr="001828FC">
        <w:rPr>
          <w:rFonts w:hint="cs"/>
          <w:highlight w:val="blue"/>
          <w:rtl/>
        </w:rPr>
        <w:t>6</w:t>
      </w:r>
      <w:r>
        <w:rPr>
          <w:rFonts w:hint="cs"/>
          <w:rtl/>
        </w:rPr>
        <w:t>, כי הנפט נשפך בפברואר 1996.</w:t>
      </w:r>
      <w:r w:rsidR="002F2EEA">
        <w:rPr>
          <w:rFonts w:hint="cs"/>
          <w:rtl/>
        </w:rPr>
        <w:t xml:space="preserve"> מצד שני ריצ'י נעלם בפברואר </w:t>
      </w:r>
      <w:r w:rsidR="002F2EEA" w:rsidRPr="001828FC">
        <w:rPr>
          <w:rFonts w:hint="cs"/>
          <w:highlight w:val="blue"/>
          <w:rtl/>
        </w:rPr>
        <w:t>1995</w:t>
      </w:r>
      <w:r w:rsidR="002F2EEA">
        <w:rPr>
          <w:rFonts w:hint="cs"/>
          <w:rtl/>
        </w:rPr>
        <w:t xml:space="preserve"> ו</w:t>
      </w:r>
      <w:r w:rsidR="00483BB1">
        <w:rPr>
          <w:rFonts w:hint="cs"/>
          <w:rtl/>
        </w:rPr>
        <w:t>הכול</w:t>
      </w:r>
      <w:r w:rsidR="002F2EEA">
        <w:rPr>
          <w:rFonts w:hint="cs"/>
          <w:rtl/>
        </w:rPr>
        <w:t xml:space="preserve"> קורה חצי שנה לאחר מותו של קורט קוביין באפריל </w:t>
      </w:r>
      <w:r w:rsidR="002F2EEA" w:rsidRPr="001828FC">
        <w:rPr>
          <w:rFonts w:hint="cs"/>
          <w:highlight w:val="blue"/>
          <w:rtl/>
        </w:rPr>
        <w:t>1994</w:t>
      </w:r>
      <w:r w:rsidR="002F2EEA">
        <w:rPr>
          <w:rFonts w:hint="cs"/>
          <w:rtl/>
        </w:rPr>
        <w:t xml:space="preserve"> אז זה קצת בעיה ולא מסתדר עם השנים!!!</w:t>
      </w:r>
    </w:p>
    <w:p w14:paraId="5C830628" w14:textId="77777777" w:rsidR="003440FC" w:rsidRDefault="003440FC" w:rsidP="003440FC">
      <w:pPr>
        <w:rPr>
          <w:rFonts w:cs="Times New Roman"/>
          <w:rtl/>
        </w:rPr>
      </w:pPr>
      <w:r w:rsidRPr="00580939">
        <w:t>http://www.ukweatherworld.co.uk/forum/index.php?/topic/49493-the-winter-of-1995-96</w:t>
      </w:r>
      <w:r w:rsidRPr="00580939">
        <w:rPr>
          <w:rFonts w:cs="Times New Roman"/>
          <w:rtl/>
        </w:rPr>
        <w:t>/</w:t>
      </w:r>
    </w:p>
    <w:p w14:paraId="29900ADE" w14:textId="77777777" w:rsidR="003440FC" w:rsidRDefault="00EE3076" w:rsidP="003440FC">
      <w:pPr>
        <w:rPr>
          <w:rtl/>
        </w:rPr>
      </w:pPr>
      <w:hyperlink r:id="rId82" w:history="1">
        <w:r w:rsidR="003440FC" w:rsidRPr="00E47DDF">
          <w:rPr>
            <w:rStyle w:val="Hyperlink"/>
          </w:rPr>
          <w:t>https://en.wikipedia.org/wiki/MV_Sea_Empress</w:t>
        </w:r>
      </w:hyperlink>
    </w:p>
    <w:p w14:paraId="15FDB46D" w14:textId="77777777" w:rsidR="003440FC" w:rsidRDefault="00EE3076" w:rsidP="003440FC">
      <w:pPr>
        <w:rPr>
          <w:rStyle w:val="Hyperlink"/>
          <w:rtl/>
        </w:rPr>
      </w:pPr>
      <w:hyperlink r:id="rId83" w:history="1">
        <w:r w:rsidR="003440FC" w:rsidRPr="00E47DDF">
          <w:rPr>
            <w:rStyle w:val="Hyperlink"/>
          </w:rPr>
          <w:t>http://news.bbc.co.uk/2/shared/spl/hi/picture_gallery/06/uk_the_sea_empress_disaster/html/1.stm</w:t>
        </w:r>
      </w:hyperlink>
    </w:p>
    <w:p w14:paraId="40FF81E7" w14:textId="77777777" w:rsidR="003440FC" w:rsidRDefault="00EE3076" w:rsidP="003440FC">
      <w:pPr>
        <w:rPr>
          <w:rStyle w:val="Hyperlink"/>
          <w:rtl/>
        </w:rPr>
      </w:pPr>
      <w:hyperlink r:id="rId84" w:history="1">
        <w:r w:rsidR="003440FC" w:rsidRPr="00D838FE">
          <w:rPr>
            <w:rStyle w:val="Hyperlink"/>
          </w:rPr>
          <w:t>https://he.wikipedia.org/wiki/%D7%A7%D7%98%D7%99%D7%A4%D7%A0%D7%99%D7%AA</w:t>
        </w:r>
      </w:hyperlink>
    </w:p>
    <w:p w14:paraId="25275FA0" w14:textId="77777777" w:rsidR="003440FC" w:rsidRDefault="003440FC" w:rsidP="003440FC">
      <w:pPr>
        <w:ind w:firstLine="0"/>
        <w:rPr>
          <w:rStyle w:val="Hyperlink"/>
          <w:rtl/>
        </w:rPr>
      </w:pPr>
      <w:r w:rsidRPr="00172823">
        <w:rPr>
          <w:rStyle w:val="Hyperlink"/>
        </w:rPr>
        <w:t>https://he.wikipedia.org/wiki/%D7%90%D7%9C%D7%A7%D7%94_%D7%97%D7%93%D7%AA-%D7%9E%D7%A7%D7%95%D7%A8</w:t>
      </w:r>
    </w:p>
    <w:p w14:paraId="37238542" w14:textId="728C3565" w:rsidR="003440FC" w:rsidRDefault="003440FC" w:rsidP="003440FC">
      <w:pPr>
        <w:rPr>
          <w:rtl/>
        </w:rPr>
      </w:pPr>
      <w:r w:rsidRPr="000F4998">
        <w:t>https://he.wikipedia.org/wiki/%D7%90%D7%9C%D7%A7%D7%99%D7%99%D7%9D</w:t>
      </w:r>
    </w:p>
    <w:p w14:paraId="11F773DF" w14:textId="77777777" w:rsidR="006C482C" w:rsidRDefault="006C482C" w:rsidP="00BF52CC">
      <w:pPr>
        <w:rPr>
          <w:rtl/>
        </w:rPr>
      </w:pPr>
    </w:p>
    <w:p w14:paraId="54842D44" w14:textId="178A8175" w:rsidR="006C482C" w:rsidRDefault="00EE3076" w:rsidP="00BF52CC">
      <w:pPr>
        <w:rPr>
          <w:rtl/>
        </w:rPr>
      </w:pPr>
      <w:hyperlink r:id="rId85" w:history="1">
        <w:r w:rsidR="006C482C" w:rsidRPr="00C63F05">
          <w:rPr>
            <w:rStyle w:val="Hyperlink"/>
          </w:rPr>
          <w:t>https://en.wikipedia.org/wiki/List_of_oil_spills</w:t>
        </w:r>
      </w:hyperlink>
    </w:p>
    <w:p w14:paraId="6637C4A7" w14:textId="2E4D4917" w:rsidR="006C482C" w:rsidRDefault="00EE3076" w:rsidP="00BF52CC">
      <w:pPr>
        <w:rPr>
          <w:rtl/>
        </w:rPr>
      </w:pPr>
      <w:hyperlink r:id="rId86" w:history="1">
        <w:r w:rsidR="006C482C" w:rsidRPr="00C63F05">
          <w:rPr>
            <w:rStyle w:val="Hyperlink"/>
          </w:rPr>
          <w:t>https://he.wikipedia.org/wiki/%D7%9E%D7%9B%D7%9C%D7%99%D7%AA_%D7%A0%D7%A4%D7%98</w:t>
        </w:r>
      </w:hyperlink>
    </w:p>
    <w:p w14:paraId="3402B2B3" w14:textId="3528A2C7" w:rsidR="006C482C" w:rsidRDefault="00EE3076" w:rsidP="00BF52CC">
      <w:pPr>
        <w:rPr>
          <w:rtl/>
        </w:rPr>
      </w:pPr>
      <w:hyperlink r:id="rId87" w:history="1">
        <w:r w:rsidR="006C482C" w:rsidRPr="00C63F05">
          <w:rPr>
            <w:rStyle w:val="Hyperlink"/>
          </w:rPr>
          <w:t>https://en.wikipedia.org/wiki/1997_Guanabara_Bay_oil_spill</w:t>
        </w:r>
      </w:hyperlink>
    </w:p>
    <w:p w14:paraId="373D9147" w14:textId="69BB62A3" w:rsidR="00FB6D27" w:rsidRDefault="00EE3076" w:rsidP="00BF52CC">
      <w:pPr>
        <w:rPr>
          <w:rtl/>
        </w:rPr>
      </w:pPr>
      <w:hyperlink r:id="rId88" w:history="1">
        <w:r w:rsidR="00FB6D27" w:rsidRPr="00C63F05">
          <w:rPr>
            <w:rStyle w:val="Hyperlink"/>
          </w:rPr>
          <w:t>https://en.wikipedia.org/wiki/1997</w:t>
        </w:r>
      </w:hyperlink>
    </w:p>
    <w:p w14:paraId="669AE1D5" w14:textId="12174C4E" w:rsidR="00FB6D27" w:rsidRDefault="00EE3076" w:rsidP="00BF52CC">
      <w:pPr>
        <w:rPr>
          <w:rtl/>
        </w:rPr>
      </w:pPr>
      <w:hyperlink r:id="rId89" w:history="1">
        <w:r w:rsidR="00FB6D27" w:rsidRPr="00C63F05">
          <w:rPr>
            <w:rStyle w:val="Hyperlink"/>
          </w:rPr>
          <w:t>https://en.wikipedia.org/wiki/1997</w:t>
        </w:r>
      </w:hyperlink>
    </w:p>
    <w:p w14:paraId="65590FCD" w14:textId="03E7ADDF" w:rsidR="00FB6D27" w:rsidRDefault="00EE3076" w:rsidP="00BF52CC">
      <w:pPr>
        <w:rPr>
          <w:rStyle w:val="Hyperlink"/>
          <w:rtl/>
        </w:rPr>
      </w:pPr>
      <w:hyperlink r:id="rId90" w:history="1">
        <w:r w:rsidR="00FB6D27" w:rsidRPr="00C63F05">
          <w:rPr>
            <w:rStyle w:val="Hyperlink"/>
          </w:rPr>
          <w:t>https://en.wikipedia.org/wiki/Sea_Empress_oil_spill</w:t>
        </w:r>
      </w:hyperlink>
    </w:p>
    <w:p w14:paraId="6A05E6DA" w14:textId="35F0345C" w:rsidR="00D50E6A" w:rsidRPr="00B467B0" w:rsidRDefault="00D50E6A" w:rsidP="00D50E6A">
      <w:pPr>
        <w:bidi w:val="0"/>
        <w:rPr>
          <w:rStyle w:val="Hyperlink"/>
          <w:u w:val="none"/>
          <w:rtl/>
        </w:rPr>
      </w:pPr>
      <w:r w:rsidRPr="00B467B0">
        <w:rPr>
          <w:rStyle w:val="Hyperlink"/>
          <w:color w:val="auto"/>
          <w:u w:val="none"/>
        </w:rPr>
        <w:t>Sailing against the outgoing tide and in calm conditions, at 20:07 GMT the ship was pushed off course by the current and became grounded after hitting rocks in the middle of the channel. The collision punctured her starboard hull causing oil to pour out into the sea. Tugs from Milford Haven Port Authority were sent to the scene and attempted to pull the vessel free and re-float her. During the initial rescue attempts, she detached several times from the tugs and grounded repeatedly – each time slicing open new sections of her hull and releasing more oil</w:t>
      </w:r>
      <w:r w:rsidRPr="00B467B0">
        <w:rPr>
          <w:rStyle w:val="Hyperlink"/>
          <w:rFonts w:cs="Times New Roman"/>
          <w:color w:val="auto"/>
          <w:u w:val="none"/>
          <w:rtl/>
        </w:rPr>
        <w:t>.</w:t>
      </w:r>
    </w:p>
    <w:p w14:paraId="1C56FD62" w14:textId="1CCE96E0" w:rsidR="008D2192" w:rsidRDefault="00EE3076" w:rsidP="00BF52CC">
      <w:pPr>
        <w:rPr>
          <w:rtl/>
        </w:rPr>
      </w:pPr>
      <w:hyperlink r:id="rId91" w:history="1">
        <w:r w:rsidR="00156C65" w:rsidRPr="00156C65">
          <w:rPr>
            <w:rStyle w:val="Hyperlink"/>
            <w:rFonts w:hint="cs"/>
            <w:rtl/>
          </w:rPr>
          <w:t>מיכלית נפט</w:t>
        </w:r>
      </w:hyperlink>
    </w:p>
    <w:p w14:paraId="44BB5F8B" w14:textId="3D1DBB9C" w:rsidR="008D2192" w:rsidRDefault="008D2192" w:rsidP="00BF52CC">
      <w:pPr>
        <w:rPr>
          <w:rtl/>
        </w:rPr>
      </w:pPr>
      <w:r>
        <w:rPr>
          <w:rFonts w:hint="cs"/>
          <w:rtl/>
        </w:rPr>
        <w:t xml:space="preserve">מקצי </w:t>
      </w:r>
      <w:r w:rsidR="00C90C6C">
        <w:rPr>
          <w:rFonts w:hint="cs"/>
          <w:rtl/>
        </w:rPr>
        <w:t>שחייה</w:t>
      </w:r>
      <w:r>
        <w:rPr>
          <w:rFonts w:hint="cs"/>
          <w:rtl/>
        </w:rPr>
        <w:t>:</w:t>
      </w:r>
    </w:p>
    <w:p w14:paraId="6FCE95FC" w14:textId="46DFF18A" w:rsidR="008D2192" w:rsidRDefault="00EE3076" w:rsidP="00BF52CC">
      <w:pPr>
        <w:rPr>
          <w:rtl/>
        </w:rPr>
      </w:pPr>
      <w:hyperlink r:id="rId92" w:history="1">
        <w:r w:rsidR="008D2192" w:rsidRPr="008D2192">
          <w:rPr>
            <w:rStyle w:val="Hyperlink"/>
            <w:rFonts w:hint="cs"/>
            <w:rtl/>
          </w:rPr>
          <w:t>המקצים הקשים ביותר</w:t>
        </w:r>
      </w:hyperlink>
      <w:r w:rsidR="00B57953">
        <w:rPr>
          <w:rFonts w:hint="cs"/>
          <w:rtl/>
        </w:rPr>
        <w:t>:</w:t>
      </w:r>
      <w:r w:rsidR="008D2192">
        <w:rPr>
          <w:rFonts w:hint="cs"/>
          <w:rtl/>
        </w:rPr>
        <w:t xml:space="preserve"> </w:t>
      </w:r>
      <w:hyperlink r:id="rId93" w:history="1">
        <w:r w:rsidR="008D2192" w:rsidRPr="008D2192">
          <w:rPr>
            <w:rStyle w:val="Hyperlink"/>
            <w:rFonts w:hint="cs"/>
            <w:rtl/>
          </w:rPr>
          <w:t>לדעת מאמנים</w:t>
        </w:r>
      </w:hyperlink>
      <w:r w:rsidR="008D2192">
        <w:rPr>
          <w:rFonts w:hint="cs"/>
          <w:rtl/>
        </w:rPr>
        <w:t xml:space="preserve">, </w:t>
      </w:r>
      <w:hyperlink r:id="rId94" w:history="1">
        <w:r w:rsidR="008D2192" w:rsidRPr="00B57953">
          <w:rPr>
            <w:rStyle w:val="Hyperlink"/>
            <w:rFonts w:hint="cs"/>
            <w:rtl/>
          </w:rPr>
          <w:t>לדעת שחיינים</w:t>
        </w:r>
      </w:hyperlink>
      <w:r w:rsidR="00B57953">
        <w:rPr>
          <w:rFonts w:hint="cs"/>
          <w:rtl/>
        </w:rPr>
        <w:t xml:space="preserve">, </w:t>
      </w:r>
      <w:hyperlink r:id="rId95" w:history="1">
        <w:r w:rsidR="00B57953" w:rsidRPr="00B57953">
          <w:rPr>
            <w:rStyle w:val="Hyperlink"/>
            <w:rFonts w:hint="cs"/>
            <w:rtl/>
          </w:rPr>
          <w:t>סטטיסטיקה</w:t>
        </w:r>
      </w:hyperlink>
    </w:p>
    <w:p w14:paraId="37F3634C" w14:textId="6889CE3E" w:rsidR="003440FC" w:rsidRDefault="003440FC" w:rsidP="00BF52CC">
      <w:pPr>
        <w:rPr>
          <w:rtl/>
        </w:rPr>
      </w:pPr>
      <w:r>
        <w:rPr>
          <w:rFonts w:hint="cs"/>
          <w:rtl/>
        </w:rPr>
        <w:t>]</w:t>
      </w:r>
    </w:p>
    <w:p w14:paraId="09B9FC9D" w14:textId="77777777" w:rsidR="001828FC" w:rsidRDefault="001828FC" w:rsidP="00BF52CC">
      <w:pPr>
        <w:rPr>
          <w:rtl/>
        </w:rPr>
      </w:pPr>
    </w:p>
    <w:bookmarkEnd w:id="185"/>
    <w:p w14:paraId="3078525C" w14:textId="79D5CB0D" w:rsidR="00320175" w:rsidRDefault="00984F94" w:rsidP="00D14A18">
      <w:pPr>
        <w:pStyle w:val="Heading2"/>
      </w:pPr>
      <w:r w:rsidRPr="00984F94">
        <w:rPr>
          <w:rtl/>
        </w:rPr>
        <w:t xml:space="preserve">הודעה עבורי </w:t>
      </w:r>
    </w:p>
    <w:p w14:paraId="1203AF02" w14:textId="490D1CC8" w:rsidR="000A51C9" w:rsidRDefault="00984F94" w:rsidP="00320175">
      <w:pPr>
        <w:pStyle w:val="Heading3"/>
        <w:rPr>
          <w:rtl/>
        </w:rPr>
      </w:pPr>
      <w:r w:rsidRPr="00984F94">
        <w:rPr>
          <w:rtl/>
        </w:rPr>
        <w:t>מזרקת אבן</w:t>
      </w:r>
    </w:p>
    <w:p w14:paraId="4759609F" w14:textId="11CCF326" w:rsidR="00B752EB" w:rsidRDefault="00BF0A7B" w:rsidP="00B752EB">
      <w:pPr>
        <w:rPr>
          <w:rtl/>
        </w:rPr>
      </w:pPr>
      <w:r w:rsidRPr="0090021D">
        <w:rPr>
          <w:rFonts w:hint="cs"/>
          <w:color w:val="BFBFBF" w:themeColor="background1" w:themeShade="BF"/>
          <w:rtl/>
        </w:rPr>
        <w:t>[</w:t>
      </w:r>
      <w:r w:rsidR="00ED7FC7" w:rsidRPr="0090021D">
        <w:rPr>
          <w:rFonts w:hint="eastAsia"/>
          <w:color w:val="BFBFBF" w:themeColor="background1" w:themeShade="BF"/>
          <w:rtl/>
        </w:rPr>
        <w:t>בוקר</w:t>
      </w:r>
      <w:r w:rsidR="00ED7FC7" w:rsidRPr="0090021D">
        <w:rPr>
          <w:color w:val="BFBFBF" w:themeColor="background1" w:themeShade="BF"/>
          <w:rtl/>
        </w:rPr>
        <w:t xml:space="preserve"> אחד</w:t>
      </w:r>
      <w:r w:rsidR="00CF65B2" w:rsidRPr="0090021D">
        <w:rPr>
          <w:rFonts w:hint="cs"/>
          <w:color w:val="BFBFBF" w:themeColor="background1" w:themeShade="BF"/>
          <w:rtl/>
        </w:rPr>
        <w:t>,</w:t>
      </w:r>
      <w:r w:rsidR="00ED7FC7" w:rsidRPr="0090021D">
        <w:rPr>
          <w:color w:val="BFBFBF" w:themeColor="background1" w:themeShade="BF"/>
          <w:rtl/>
        </w:rPr>
        <w:t xml:space="preserve"> </w:t>
      </w:r>
      <w:r w:rsidR="00B752EB" w:rsidRPr="0090021D">
        <w:rPr>
          <w:rFonts w:hint="eastAsia"/>
          <w:color w:val="BFBFBF" w:themeColor="background1" w:themeShade="BF"/>
          <w:rtl/>
        </w:rPr>
        <w:t>לפני</w:t>
      </w:r>
      <w:r w:rsidR="00B752EB" w:rsidRPr="0090021D">
        <w:rPr>
          <w:color w:val="BFBFBF" w:themeColor="background1" w:themeShade="BF"/>
          <w:rtl/>
        </w:rPr>
        <w:t xml:space="preserve"> חופשת הפסחא</w:t>
      </w:r>
      <w:r w:rsidR="00A510B1" w:rsidRPr="0090021D">
        <w:rPr>
          <w:rFonts w:hint="cs"/>
          <w:color w:val="BFBFBF" w:themeColor="background1" w:themeShade="BF"/>
          <w:rtl/>
        </w:rPr>
        <w:t>,</w:t>
      </w:r>
      <w:r w:rsidR="00B752EB" w:rsidRPr="0090021D">
        <w:rPr>
          <w:color w:val="BFBFBF" w:themeColor="background1" w:themeShade="BF"/>
          <w:rtl/>
        </w:rPr>
        <w:t xml:space="preserve"> </w:t>
      </w:r>
      <w:r w:rsidR="00CF65B2" w:rsidRPr="0090021D">
        <w:rPr>
          <w:rFonts w:cs="Times New Roman"/>
          <w:color w:val="BFBFBF" w:themeColor="background1" w:themeShade="BF"/>
          <w:rtl/>
        </w:rPr>
        <w:t xml:space="preserve">כשאלכס נכנס לחנות הפינתית </w:t>
      </w:r>
      <w:r w:rsidR="00A510B1" w:rsidRPr="0090021D">
        <w:rPr>
          <w:rFonts w:hint="cs"/>
          <w:color w:val="BFBFBF" w:themeColor="background1" w:themeShade="BF"/>
          <w:rtl/>
        </w:rPr>
        <w:t>התברר כי הוריה של</w:t>
      </w:r>
      <w:r w:rsidR="00A32806" w:rsidRPr="0090021D">
        <w:rPr>
          <w:color w:val="BFBFBF" w:themeColor="background1" w:themeShade="BF"/>
          <w:rtl/>
        </w:rPr>
        <w:t xml:space="preserve"> טולאסי </w:t>
      </w:r>
      <w:r w:rsidR="00A510B1" w:rsidRPr="0090021D">
        <w:rPr>
          <w:rFonts w:hint="cs"/>
          <w:color w:val="BFBFBF" w:themeColor="background1" w:themeShade="BF"/>
          <w:rtl/>
        </w:rPr>
        <w:t xml:space="preserve">יהיו עסוקים במשך כל </w:t>
      </w:r>
      <w:r w:rsidR="00A32806" w:rsidRPr="0090021D">
        <w:rPr>
          <w:color w:val="BFBFBF" w:themeColor="background1" w:themeShade="BF"/>
          <w:rtl/>
        </w:rPr>
        <w:t xml:space="preserve">אחר הצהריים </w:t>
      </w:r>
      <w:r w:rsidR="00A510B1" w:rsidRPr="0090021D">
        <w:rPr>
          <w:rFonts w:hint="cs"/>
          <w:color w:val="BFBFBF" w:themeColor="background1" w:themeShade="BF"/>
          <w:rtl/>
        </w:rPr>
        <w:t>ב</w:t>
      </w:r>
      <w:r w:rsidR="00ED7FC7" w:rsidRPr="0090021D">
        <w:rPr>
          <w:color w:val="BFBFBF" w:themeColor="background1" w:themeShade="BF"/>
          <w:rtl/>
        </w:rPr>
        <w:t xml:space="preserve">ספירת מלאי. </w:t>
      </w:r>
      <w:r w:rsidR="00DC2C45" w:rsidRPr="0090021D">
        <w:rPr>
          <w:rFonts w:cs="Times New Roman"/>
          <w:color w:val="BFBFBF" w:themeColor="background1" w:themeShade="BF"/>
          <w:rtl/>
        </w:rPr>
        <w:t xml:space="preserve">אף שחדל </w:t>
      </w:r>
      <w:r w:rsidR="00CF65B2" w:rsidRPr="0090021D">
        <w:rPr>
          <w:rFonts w:cs="Times New Roman" w:hint="cs"/>
          <w:color w:val="BFBFBF" w:themeColor="background1" w:themeShade="BF"/>
          <w:rtl/>
        </w:rPr>
        <w:t>מ</w:t>
      </w:r>
      <w:r w:rsidR="00DC2C45" w:rsidRPr="0090021D">
        <w:rPr>
          <w:rFonts w:cs="Times New Roman"/>
          <w:color w:val="BFBFBF" w:themeColor="background1" w:themeShade="BF"/>
          <w:rtl/>
        </w:rPr>
        <w:t xml:space="preserve">אימוני </w:t>
      </w:r>
      <w:r w:rsidR="00CF65B2" w:rsidRPr="0090021D">
        <w:rPr>
          <w:rFonts w:cs="Times New Roman" w:hint="cs"/>
          <w:color w:val="BFBFBF" w:themeColor="background1" w:themeShade="BF"/>
          <w:rtl/>
        </w:rPr>
        <w:t>ה</w:t>
      </w:r>
      <w:r w:rsidR="00C90C6C" w:rsidRPr="0090021D">
        <w:rPr>
          <w:rFonts w:cs="Times New Roman"/>
          <w:color w:val="BFBFBF" w:themeColor="background1" w:themeShade="BF"/>
          <w:rtl/>
        </w:rPr>
        <w:t>שחייה</w:t>
      </w:r>
      <w:r w:rsidR="00DC2C45" w:rsidRPr="0090021D">
        <w:rPr>
          <w:rFonts w:cs="Times New Roman"/>
          <w:color w:val="BFBFBF" w:themeColor="background1" w:themeShade="BF"/>
          <w:rtl/>
        </w:rPr>
        <w:t>, בכל זאת רכש את אותו מאפה בסגנון צרפתי, האחרון שנותר בארגז. אולי בשל פגם בייצור, כשנגס בו, נשטף פיו מבול נדיב ובלתי צפוי של שוקולד נוזלי</w:t>
      </w:r>
      <w:r w:rsidR="00984F94" w:rsidRPr="0090021D">
        <w:rPr>
          <w:rFonts w:hint="cs"/>
          <w:color w:val="BFBFBF" w:themeColor="background1" w:themeShade="BF"/>
          <w:rtl/>
        </w:rPr>
        <w:t>.</w:t>
      </w:r>
      <w:r w:rsidR="005467DB" w:rsidRPr="0090021D">
        <w:rPr>
          <w:rFonts w:hint="eastAsia"/>
          <w:color w:val="BFBFBF" w:themeColor="background1" w:themeShade="BF"/>
          <w:rtl/>
        </w:rPr>
        <w:t xml:space="preserve"> </w:t>
      </w:r>
      <w:r w:rsidR="00B752EB" w:rsidRPr="0090021D">
        <w:rPr>
          <w:rFonts w:hint="eastAsia"/>
          <w:color w:val="BFBFBF" w:themeColor="background1" w:themeShade="BF"/>
          <w:rtl/>
        </w:rPr>
        <w:t>שמעולם</w:t>
      </w:r>
      <w:r w:rsidR="00B752EB" w:rsidRPr="0090021D">
        <w:rPr>
          <w:color w:val="BFBFBF" w:themeColor="background1" w:themeShade="BF"/>
          <w:rtl/>
        </w:rPr>
        <w:t xml:space="preserve"> לא </w:t>
      </w:r>
      <w:r w:rsidR="00A510B1" w:rsidRPr="0090021D">
        <w:rPr>
          <w:rFonts w:hint="cs"/>
          <w:color w:val="BFBFBF" w:themeColor="background1" w:themeShade="BF"/>
          <w:rtl/>
        </w:rPr>
        <w:t>היה</w:t>
      </w:r>
      <w:r w:rsidR="00222AFB" w:rsidRPr="0090021D">
        <w:rPr>
          <w:color w:val="BFBFBF" w:themeColor="background1" w:themeShade="BF"/>
          <w:rtl/>
        </w:rPr>
        <w:t xml:space="preserve"> </w:t>
      </w:r>
      <w:r w:rsidR="00222AFB" w:rsidRPr="0090021D">
        <w:rPr>
          <w:rFonts w:hint="eastAsia"/>
          <w:color w:val="BFBFBF" w:themeColor="background1" w:themeShade="BF"/>
          <w:rtl/>
        </w:rPr>
        <w:t>בו</w:t>
      </w:r>
      <w:r w:rsidR="00222AFB" w:rsidRPr="0090021D">
        <w:rPr>
          <w:color w:val="BFBFBF" w:themeColor="background1" w:themeShade="BF"/>
          <w:rtl/>
        </w:rPr>
        <w:t xml:space="preserve"> </w:t>
      </w:r>
      <w:r w:rsidR="00222AFB" w:rsidRPr="0090021D">
        <w:rPr>
          <w:rFonts w:hint="eastAsia"/>
          <w:color w:val="BFBFBF" w:themeColor="background1" w:themeShade="BF"/>
          <w:rtl/>
        </w:rPr>
        <w:t>בעבר</w:t>
      </w:r>
      <w:r w:rsidR="00B752EB" w:rsidRPr="0090021D">
        <w:rPr>
          <w:color w:val="BFBFBF" w:themeColor="background1" w:themeShade="BF"/>
          <w:rtl/>
        </w:rPr>
        <w:t>.</w:t>
      </w:r>
      <w:r w:rsidR="007306BB" w:rsidRPr="0090021D">
        <w:rPr>
          <w:rFonts w:hint="cs"/>
          <w:color w:val="BFBFBF" w:themeColor="background1" w:themeShade="BF"/>
          <w:rtl/>
        </w:rPr>
        <w:t xml:space="preserve"> </w:t>
      </w:r>
      <w:r w:rsidR="00A510B1" w:rsidRPr="0090021D">
        <w:rPr>
          <w:rFonts w:hint="cs"/>
          <w:color w:val="BFBFBF" w:themeColor="background1" w:themeShade="BF"/>
          <w:rtl/>
        </w:rPr>
        <w:t xml:space="preserve">נתקל פגש... </w:t>
      </w:r>
      <w:r w:rsidR="00B752EB" w:rsidRPr="0090021D">
        <w:rPr>
          <w:color w:val="BFBFBF" w:themeColor="background1" w:themeShade="BF"/>
          <w:rtl/>
        </w:rPr>
        <w:t xml:space="preserve">ושיניו נגסו בבסיס המאפה שאין למצא בשום מקום תמורת שמונים וחמישה פני. </w:t>
      </w:r>
      <w:r w:rsidR="00984F94" w:rsidRPr="0090021D">
        <w:rPr>
          <w:rFonts w:cs="Times New Roman"/>
          <w:color w:val="BFBFBF" w:themeColor="background1" w:themeShade="BF"/>
          <w:rtl/>
        </w:rPr>
        <w:t xml:space="preserve">הוא חזר </w:t>
      </w:r>
      <w:r w:rsidR="00DC2C45" w:rsidRPr="0090021D">
        <w:rPr>
          <w:rFonts w:cs="Times New Roman" w:hint="cs"/>
          <w:color w:val="BFBFBF" w:themeColor="background1" w:themeShade="BF"/>
          <w:rtl/>
        </w:rPr>
        <w:t>על כך</w:t>
      </w:r>
      <w:r w:rsidR="00B752EB" w:rsidRPr="0090021D">
        <w:rPr>
          <w:color w:val="BFBFBF" w:themeColor="background1" w:themeShade="BF"/>
          <w:rtl/>
        </w:rPr>
        <w:t xml:space="preserve"> גם </w:t>
      </w:r>
      <w:r w:rsidR="00D86213" w:rsidRPr="0090021D">
        <w:rPr>
          <w:rFonts w:hint="eastAsia"/>
          <w:color w:val="BFBFBF" w:themeColor="background1" w:themeShade="BF"/>
          <w:rtl/>
        </w:rPr>
        <w:t>אחר</w:t>
      </w:r>
      <w:r w:rsidR="00D86213" w:rsidRPr="0090021D">
        <w:rPr>
          <w:color w:val="BFBFBF" w:themeColor="background1" w:themeShade="BF"/>
          <w:rtl/>
        </w:rPr>
        <w:t xml:space="preserve"> הצהריים, </w:t>
      </w:r>
      <w:r w:rsidR="00B752EB" w:rsidRPr="0090021D">
        <w:rPr>
          <w:rFonts w:hint="eastAsia"/>
          <w:color w:val="BFBFBF" w:themeColor="background1" w:themeShade="BF"/>
          <w:rtl/>
        </w:rPr>
        <w:t>במשך</w:t>
      </w:r>
      <w:r w:rsidR="00B752EB" w:rsidRPr="0090021D">
        <w:rPr>
          <w:color w:val="BFBFBF" w:themeColor="background1" w:themeShade="BF"/>
          <w:rtl/>
        </w:rPr>
        <w:t xml:space="preserve"> שיעור הלטינית </w:t>
      </w:r>
      <w:r w:rsidR="00984F94" w:rsidRPr="0090021D">
        <w:rPr>
          <w:rFonts w:cs="Times New Roman"/>
          <w:color w:val="BFBFBF" w:themeColor="background1" w:themeShade="BF"/>
          <w:rtl/>
        </w:rPr>
        <w:t xml:space="preserve">בחדר עם טפטים </w:t>
      </w:r>
      <w:r w:rsidR="00984F94" w:rsidRPr="0090021D">
        <w:rPr>
          <w:rFonts w:cs="Times New Roman" w:hint="cs"/>
          <w:color w:val="BFBFBF" w:themeColor="background1" w:themeShade="BF"/>
          <w:rtl/>
        </w:rPr>
        <w:t>ו</w:t>
      </w:r>
      <w:r w:rsidR="00984F94" w:rsidRPr="0090021D">
        <w:rPr>
          <w:rFonts w:cs="Times New Roman"/>
          <w:color w:val="BFBFBF" w:themeColor="background1" w:themeShade="BF"/>
          <w:rtl/>
        </w:rPr>
        <w:t>רודים</w:t>
      </w:r>
      <w:r w:rsidR="00ED7FC7" w:rsidRPr="0090021D">
        <w:rPr>
          <w:color w:val="BFBFBF" w:themeColor="background1" w:themeShade="BF"/>
          <w:rtl/>
        </w:rPr>
        <w:t>.</w:t>
      </w:r>
      <w:r w:rsidR="004266EB" w:rsidRPr="0090021D">
        <w:rPr>
          <w:rFonts w:hint="cs"/>
          <w:color w:val="BFBFBF" w:themeColor="background1" w:themeShade="BF"/>
          <w:rtl/>
        </w:rPr>
        <w:t xml:space="preserve"> ומאז,</w:t>
      </w:r>
      <w:r w:rsidRPr="0090021D">
        <w:rPr>
          <w:rFonts w:hint="cs"/>
          <w:color w:val="BFBFBF" w:themeColor="background1" w:themeShade="BF"/>
          <w:rtl/>
        </w:rPr>
        <w:t>]</w:t>
      </w:r>
    </w:p>
    <w:p w14:paraId="325D918E" w14:textId="14ED0956" w:rsidR="009B0D1D" w:rsidRDefault="00E14D98" w:rsidP="007A0B40">
      <w:pPr>
        <w:rPr>
          <w:rtl/>
        </w:rPr>
      </w:pPr>
      <w:bookmarkStart w:id="197" w:name="_Hlk529039890"/>
      <w:r>
        <w:rPr>
          <w:rFonts w:hint="cs"/>
          <w:rtl/>
        </w:rPr>
        <w:lastRenderedPageBreak/>
        <w:t>בימים הספורים ש</w:t>
      </w:r>
      <w:r w:rsidR="007306BB" w:rsidRPr="007306BB">
        <w:rPr>
          <w:rFonts w:cs="Times New Roman"/>
          <w:rtl/>
        </w:rPr>
        <w:t>נותרו עד</w:t>
      </w:r>
      <w:r w:rsidR="007306BB">
        <w:rPr>
          <w:rFonts w:cs="Times New Roman" w:hint="cs"/>
          <w:rtl/>
        </w:rPr>
        <w:t xml:space="preserve"> </w:t>
      </w:r>
      <w:r>
        <w:rPr>
          <w:rFonts w:hint="cs"/>
          <w:rtl/>
        </w:rPr>
        <w:t xml:space="preserve">לחופשת הפסחא </w:t>
      </w:r>
      <w:r w:rsidR="0090021D">
        <w:rPr>
          <w:rFonts w:hint="cs"/>
          <w:rtl/>
        </w:rPr>
        <w:t>אלכס</w:t>
      </w:r>
      <w:r>
        <w:rPr>
          <w:rFonts w:hint="cs"/>
          <w:rtl/>
        </w:rPr>
        <w:t xml:space="preserve"> השתדל בכל מאודו להוכיח להוריו עד כמה הוא אחראי ומסוגל</w:t>
      </w:r>
      <w:r w:rsidR="007B61B2">
        <w:rPr>
          <w:rFonts w:hint="cs"/>
          <w:rtl/>
        </w:rPr>
        <w:t xml:space="preserve"> </w:t>
      </w:r>
      <w:r>
        <w:rPr>
          <w:rFonts w:hint="cs"/>
          <w:rtl/>
        </w:rPr>
        <w:t>לה</w:t>
      </w:r>
      <w:r w:rsidR="00045A09">
        <w:rPr>
          <w:rFonts w:hint="cs"/>
          <w:rtl/>
        </w:rPr>
        <w:t>סתדר</w:t>
      </w:r>
      <w:bookmarkEnd w:id="197"/>
      <w:r w:rsidR="00045A09">
        <w:rPr>
          <w:rFonts w:hint="cs"/>
          <w:rtl/>
        </w:rPr>
        <w:t xml:space="preserve"> לבד</w:t>
      </w:r>
      <w:r w:rsidR="00DD7162">
        <w:rPr>
          <w:rFonts w:hint="cs"/>
          <w:rtl/>
        </w:rPr>
        <w:t xml:space="preserve"> בבית</w:t>
      </w:r>
      <w:r w:rsidR="007B61B2">
        <w:rPr>
          <w:rFonts w:hint="cs"/>
          <w:rtl/>
        </w:rPr>
        <w:t>.</w:t>
      </w:r>
      <w:r w:rsidR="00045A09">
        <w:rPr>
          <w:rFonts w:hint="cs"/>
          <w:rtl/>
        </w:rPr>
        <w:t xml:space="preserve"> </w:t>
      </w:r>
      <w:r w:rsidR="00BA62B4">
        <w:rPr>
          <w:rFonts w:hint="cs"/>
          <w:rtl/>
        </w:rPr>
        <w:t>הורי</w:t>
      </w:r>
      <w:r w:rsidR="007B61B2">
        <w:rPr>
          <w:rFonts w:hint="cs"/>
          <w:rtl/>
        </w:rPr>
        <w:t>ו</w:t>
      </w:r>
      <w:r w:rsidR="00BA62B4">
        <w:rPr>
          <w:rFonts w:hint="cs"/>
          <w:rtl/>
        </w:rPr>
        <w:t xml:space="preserve"> של </w:t>
      </w:r>
      <w:r w:rsidR="00A15837">
        <w:rPr>
          <w:rFonts w:hint="cs"/>
          <w:rtl/>
        </w:rPr>
        <w:t>ראסל</w:t>
      </w:r>
      <w:r w:rsidR="00BA62B4">
        <w:rPr>
          <w:rFonts w:hint="cs"/>
          <w:rtl/>
        </w:rPr>
        <w:t xml:space="preserve"> התקשרו להציע באופן רשמי</w:t>
      </w:r>
      <w:r w:rsidR="009B0D1D">
        <w:rPr>
          <w:rFonts w:hint="cs"/>
          <w:rtl/>
        </w:rPr>
        <w:t xml:space="preserve"> </w:t>
      </w:r>
      <w:r w:rsidR="00722FDD">
        <w:rPr>
          <w:rFonts w:hint="cs"/>
          <w:rtl/>
        </w:rPr>
        <w:t>ל</w:t>
      </w:r>
      <w:r w:rsidR="003365BF">
        <w:rPr>
          <w:rFonts w:hint="cs"/>
          <w:rtl/>
        </w:rPr>
        <w:t xml:space="preserve">ארח </w:t>
      </w:r>
      <w:r w:rsidR="0090021D">
        <w:rPr>
          <w:rFonts w:hint="cs"/>
          <w:rtl/>
        </w:rPr>
        <w:t xml:space="preserve">אותו </w:t>
      </w:r>
      <w:r w:rsidR="008857ED">
        <w:rPr>
          <w:rFonts w:hint="cs"/>
          <w:rtl/>
        </w:rPr>
        <w:t xml:space="preserve">אצלם </w:t>
      </w:r>
      <w:r w:rsidR="007B61B2">
        <w:rPr>
          <w:rFonts w:hint="cs"/>
          <w:rtl/>
        </w:rPr>
        <w:t>או לכל הפחות להשגיח עליו</w:t>
      </w:r>
      <w:r w:rsidR="003365BF">
        <w:rPr>
          <w:rFonts w:hint="cs"/>
          <w:rtl/>
        </w:rPr>
        <w:t xml:space="preserve">, </w:t>
      </w:r>
      <w:r w:rsidR="00CF65B2">
        <w:rPr>
          <w:rFonts w:hint="cs"/>
          <w:rtl/>
        </w:rPr>
        <w:t>ו</w:t>
      </w:r>
      <w:r w:rsidR="00984F94" w:rsidRPr="00984F94">
        <w:rPr>
          <w:rFonts w:cs="Times New Roman"/>
          <w:rtl/>
        </w:rPr>
        <w:t>כך גם הוריו של סיימון,</w:t>
      </w:r>
      <w:r w:rsidR="00DD7162">
        <w:rPr>
          <w:rFonts w:hint="cs"/>
          <w:rtl/>
        </w:rPr>
        <w:t xml:space="preserve"> </w:t>
      </w:r>
      <w:r w:rsidR="00DC2C45">
        <w:rPr>
          <w:rFonts w:hint="cs"/>
          <w:rtl/>
        </w:rPr>
        <w:t>ו</w:t>
      </w:r>
      <w:r w:rsidR="00DD7162">
        <w:rPr>
          <w:rFonts w:hint="cs"/>
          <w:rtl/>
        </w:rPr>
        <w:t>הוריו של ו</w:t>
      </w:r>
      <w:r w:rsidR="004266EB">
        <w:rPr>
          <w:rFonts w:hint="cs"/>
          <w:rtl/>
        </w:rPr>
        <w:t>ִ</w:t>
      </w:r>
      <w:r w:rsidR="00DD7162">
        <w:rPr>
          <w:rFonts w:hint="cs"/>
          <w:rtl/>
        </w:rPr>
        <w:t>יל</w:t>
      </w:r>
      <w:r w:rsidR="007B61B2">
        <w:rPr>
          <w:rFonts w:hint="cs"/>
          <w:rtl/>
        </w:rPr>
        <w:t xml:space="preserve"> </w:t>
      </w:r>
      <w:r w:rsidR="00DD7162">
        <w:rPr>
          <w:rFonts w:hint="cs"/>
          <w:rtl/>
        </w:rPr>
        <w:t xml:space="preserve">הזמינו אותו להצטרף לקמפינג באזור האגמים, </w:t>
      </w:r>
      <w:r w:rsidR="009B0D1D">
        <w:rPr>
          <w:rFonts w:hint="cs"/>
          <w:rtl/>
        </w:rPr>
        <w:t xml:space="preserve">אבל </w:t>
      </w:r>
      <w:r w:rsidR="00CF65B2" w:rsidRPr="00CF65B2">
        <w:rPr>
          <w:rFonts w:cs="Times New Roman"/>
          <w:rtl/>
        </w:rPr>
        <w:t>הורי</w:t>
      </w:r>
      <w:r w:rsidR="00BF0A7B">
        <w:rPr>
          <w:rFonts w:cs="Times New Roman" w:hint="cs"/>
          <w:rtl/>
        </w:rPr>
        <w:t>ו</w:t>
      </w:r>
      <w:r w:rsidR="00CF65B2" w:rsidRPr="00CF65B2">
        <w:rPr>
          <w:rFonts w:cs="Times New Roman"/>
          <w:rtl/>
        </w:rPr>
        <w:t xml:space="preserve"> של אלכס</w:t>
      </w:r>
      <w:r w:rsidR="00984F94" w:rsidRPr="00984F94">
        <w:rPr>
          <w:rFonts w:cs="Times New Roman"/>
          <w:rtl/>
        </w:rPr>
        <w:t xml:space="preserve"> </w:t>
      </w:r>
      <w:r w:rsidR="00BF0A7B" w:rsidRPr="00BF0A7B">
        <w:rPr>
          <w:rFonts w:cs="Times New Roman"/>
          <w:rtl/>
        </w:rPr>
        <w:t>תכננו</w:t>
      </w:r>
      <w:r w:rsidR="009B0D1D">
        <w:rPr>
          <w:rFonts w:hint="cs"/>
          <w:rtl/>
        </w:rPr>
        <w:t xml:space="preserve"> </w:t>
      </w:r>
      <w:r w:rsidR="00BA62B4">
        <w:rPr>
          <w:rFonts w:hint="cs"/>
          <w:rtl/>
        </w:rPr>
        <w:t>[</w:t>
      </w:r>
      <w:r w:rsidR="009B0D1D">
        <w:t>bonding holiday</w:t>
      </w:r>
      <w:r w:rsidR="00BA62B4">
        <w:rPr>
          <w:rFonts w:hint="cs"/>
          <w:rtl/>
        </w:rPr>
        <w:t>]</w:t>
      </w:r>
      <w:r w:rsidR="00144D85">
        <w:rPr>
          <w:rFonts w:hint="cs"/>
          <w:rtl/>
        </w:rPr>
        <w:t xml:space="preserve"> חופש</w:t>
      </w:r>
      <w:r w:rsidR="007306BB">
        <w:rPr>
          <w:rFonts w:hint="cs"/>
          <w:rtl/>
        </w:rPr>
        <w:t>ה</w:t>
      </w:r>
      <w:r w:rsidR="009B0D1D">
        <w:rPr>
          <w:rFonts w:hint="cs"/>
          <w:rtl/>
        </w:rPr>
        <w:t xml:space="preserve"> </w:t>
      </w:r>
      <w:r w:rsidR="00BA62B4">
        <w:rPr>
          <w:rFonts w:hint="cs"/>
          <w:rtl/>
        </w:rPr>
        <w:t>משפח</w:t>
      </w:r>
      <w:r w:rsidR="003365BF">
        <w:rPr>
          <w:rFonts w:hint="cs"/>
          <w:rtl/>
        </w:rPr>
        <w:t>תית</w:t>
      </w:r>
      <w:r w:rsidR="007306BB">
        <w:rPr>
          <w:rFonts w:hint="cs"/>
          <w:rtl/>
        </w:rPr>
        <w:t>,</w:t>
      </w:r>
      <w:r w:rsidR="00D206E2">
        <w:rPr>
          <w:rFonts w:hint="cs"/>
          <w:rtl/>
        </w:rPr>
        <w:t xml:space="preserve"> שתיסוב כמובן סב</w:t>
      </w:r>
      <w:r w:rsidR="008857ED">
        <w:rPr>
          <w:rFonts w:hint="cs"/>
          <w:rtl/>
        </w:rPr>
        <w:t>י</w:t>
      </w:r>
      <w:r w:rsidR="00D206E2">
        <w:rPr>
          <w:rFonts w:hint="cs"/>
          <w:rtl/>
        </w:rPr>
        <w:t xml:space="preserve">ב הקונצרטים של </w:t>
      </w:r>
      <w:r w:rsidR="008B1B44">
        <w:rPr>
          <w:rFonts w:hint="cs"/>
          <w:rtl/>
        </w:rPr>
        <w:t>סופי</w:t>
      </w:r>
      <w:r w:rsidR="00BA62B4">
        <w:rPr>
          <w:rFonts w:hint="cs"/>
          <w:rtl/>
        </w:rPr>
        <w:t xml:space="preserve">. </w:t>
      </w:r>
      <w:r w:rsidR="00DA795B">
        <w:rPr>
          <w:rFonts w:hint="cs"/>
          <w:rtl/>
        </w:rPr>
        <w:t xml:space="preserve">אלכס </w:t>
      </w:r>
      <w:r w:rsidR="00045A09">
        <w:rPr>
          <w:rFonts w:hint="cs"/>
          <w:rtl/>
        </w:rPr>
        <w:t>פסק ב</w:t>
      </w:r>
      <w:r w:rsidR="00D206E2">
        <w:rPr>
          <w:rFonts w:hint="cs"/>
          <w:rtl/>
        </w:rPr>
        <w:t>זעם</w:t>
      </w:r>
      <w:r w:rsidR="003365BF">
        <w:rPr>
          <w:rFonts w:hint="cs"/>
          <w:rtl/>
        </w:rPr>
        <w:t xml:space="preserve"> </w:t>
      </w:r>
      <w:r w:rsidR="007B61B2">
        <w:rPr>
          <w:rFonts w:hint="cs"/>
          <w:rtl/>
        </w:rPr>
        <w:t>ש</w:t>
      </w:r>
      <w:r w:rsidR="003365BF">
        <w:rPr>
          <w:rFonts w:hint="cs"/>
          <w:rtl/>
        </w:rPr>
        <w:t>לא י</w:t>
      </w:r>
      <w:r w:rsidR="007A0B40">
        <w:rPr>
          <w:rFonts w:hint="cs"/>
          <w:rtl/>
        </w:rPr>
        <w:t xml:space="preserve">פקוד </w:t>
      </w:r>
      <w:r w:rsidR="00B71305">
        <w:rPr>
          <w:rFonts w:hint="cs"/>
          <w:rtl/>
        </w:rPr>
        <w:t>שום קונצרט</w:t>
      </w:r>
      <w:r w:rsidR="007B61B2">
        <w:rPr>
          <w:rFonts w:hint="cs"/>
          <w:rtl/>
        </w:rPr>
        <w:t xml:space="preserve"> [</w:t>
      </w:r>
      <w:r w:rsidR="007A0B40">
        <w:rPr>
          <w:rFonts w:hint="cs"/>
          <w:rtl/>
        </w:rPr>
        <w:t>,</w:t>
      </w:r>
      <w:r w:rsidR="00144D85">
        <w:rPr>
          <w:rFonts w:hint="cs"/>
          <w:rtl/>
        </w:rPr>
        <w:t xml:space="preserve"> </w:t>
      </w:r>
      <w:r w:rsidR="003365BF">
        <w:rPr>
          <w:rFonts w:hint="cs"/>
          <w:rtl/>
        </w:rPr>
        <w:t>אפילו לא קצר</w:t>
      </w:r>
      <w:r w:rsidR="007A0B40">
        <w:rPr>
          <w:rFonts w:hint="cs"/>
          <w:rtl/>
        </w:rPr>
        <w:t>,</w:t>
      </w:r>
      <w:r w:rsidR="003365BF">
        <w:rPr>
          <w:rFonts w:hint="cs"/>
          <w:rtl/>
        </w:rPr>
        <w:t xml:space="preserve"> אפילו לא מהיר אפילו לא </w:t>
      </w:r>
      <w:r w:rsidR="00266489">
        <w:rPr>
          <w:rFonts w:hint="cs"/>
          <w:rtl/>
        </w:rPr>
        <w:t>פו</w:t>
      </w:r>
      <w:r w:rsidR="001C0D0F">
        <w:rPr>
          <w:rFonts w:hint="cs"/>
          <w:rtl/>
        </w:rPr>
        <w:t>צ</w:t>
      </w:r>
      <w:r w:rsidR="00266489">
        <w:rPr>
          <w:rFonts w:hint="cs"/>
          <w:rtl/>
        </w:rPr>
        <w:t>ע. הוא מבטיח שהוא יתפרע, הוא לא ישתכנע!</w:t>
      </w:r>
      <w:r w:rsidR="00DC2C45">
        <w:rPr>
          <w:rFonts w:hint="cs"/>
          <w:rtl/>
        </w:rPr>
        <w:t>]</w:t>
      </w:r>
      <w:r w:rsidR="00BA43D9">
        <w:rPr>
          <w:rFonts w:hint="cs"/>
          <w:rtl/>
        </w:rPr>
        <w:t xml:space="preserve"> </w:t>
      </w:r>
      <w:r w:rsidR="007B61B2">
        <w:rPr>
          <w:rFonts w:hint="cs"/>
          <w:rtl/>
        </w:rPr>
        <w:t xml:space="preserve">אבל </w:t>
      </w:r>
      <w:r w:rsidR="00144D85">
        <w:rPr>
          <w:rFonts w:hint="cs"/>
          <w:rtl/>
        </w:rPr>
        <w:t>אימו</w:t>
      </w:r>
      <w:r w:rsidR="00B71305">
        <w:rPr>
          <w:rFonts w:hint="cs"/>
          <w:rtl/>
        </w:rPr>
        <w:t xml:space="preserve"> </w:t>
      </w:r>
      <w:r w:rsidR="007B61B2">
        <w:rPr>
          <w:rFonts w:hint="cs"/>
          <w:rtl/>
        </w:rPr>
        <w:t>השיבה</w:t>
      </w:r>
      <w:r w:rsidR="00B71305">
        <w:rPr>
          <w:rFonts w:hint="cs"/>
          <w:rtl/>
        </w:rPr>
        <w:t xml:space="preserve"> בחיוך [</w:t>
      </w:r>
      <w:r w:rsidR="00B71305">
        <w:t>condescending</w:t>
      </w:r>
      <w:r w:rsidR="00144D85">
        <w:rPr>
          <w:rFonts w:hint="cs"/>
          <w:rtl/>
        </w:rPr>
        <w:t>] נוטה-</w:t>
      </w:r>
      <w:r w:rsidR="00B71305">
        <w:rPr>
          <w:rFonts w:hint="cs"/>
          <w:rtl/>
        </w:rPr>
        <w:t>חסד</w:t>
      </w:r>
      <w:r w:rsidR="00CF65B2" w:rsidRPr="00CF65B2">
        <w:rPr>
          <w:rFonts w:cs="Times New Roman"/>
          <w:rtl/>
        </w:rPr>
        <w:t xml:space="preserve"> –</w:t>
      </w:r>
      <w:r w:rsidR="00B71305">
        <w:rPr>
          <w:rFonts w:hint="cs"/>
          <w:rtl/>
        </w:rPr>
        <w:t xml:space="preserve"> לחזרות </w:t>
      </w:r>
      <w:r w:rsidR="00984F94" w:rsidRPr="00984F94">
        <w:rPr>
          <w:rFonts w:cs="Times New Roman"/>
          <w:rtl/>
        </w:rPr>
        <w:t>אתה רשאי</w:t>
      </w:r>
      <w:r w:rsidR="009F1123">
        <w:rPr>
          <w:rFonts w:hint="cs"/>
          <w:rtl/>
        </w:rPr>
        <w:t xml:space="preserve"> </w:t>
      </w:r>
      <w:r w:rsidR="00B71305">
        <w:rPr>
          <w:rFonts w:hint="cs"/>
          <w:rtl/>
        </w:rPr>
        <w:t xml:space="preserve">לא </w:t>
      </w:r>
      <w:r w:rsidR="003365BF">
        <w:rPr>
          <w:rFonts w:hint="cs"/>
          <w:rtl/>
        </w:rPr>
        <w:t>ל</w:t>
      </w:r>
      <w:r w:rsidR="00BA43D9">
        <w:rPr>
          <w:rFonts w:hint="cs"/>
          <w:rtl/>
        </w:rPr>
        <w:t xml:space="preserve">הגיע, </w:t>
      </w:r>
      <w:r w:rsidR="007B61B2">
        <w:rPr>
          <w:rFonts w:hint="cs"/>
          <w:rtl/>
        </w:rPr>
        <w:t xml:space="preserve">אבל </w:t>
      </w:r>
      <w:r w:rsidR="00BA43D9">
        <w:rPr>
          <w:rFonts w:hint="cs"/>
          <w:rtl/>
        </w:rPr>
        <w:t>לקונצרטים בהחלט</w:t>
      </w:r>
      <w:r w:rsidR="00B71305">
        <w:rPr>
          <w:rFonts w:hint="cs"/>
          <w:rtl/>
        </w:rPr>
        <w:t xml:space="preserve"> תבוא. </w:t>
      </w:r>
      <w:r w:rsidR="007B61B2">
        <w:rPr>
          <w:rFonts w:hint="cs"/>
          <w:rtl/>
        </w:rPr>
        <w:t>[</w:t>
      </w:r>
      <w:r w:rsidR="003365BF">
        <w:rPr>
          <w:rFonts w:hint="cs"/>
          <w:rtl/>
        </w:rPr>
        <w:t>וקונצרט קצר</w:t>
      </w:r>
      <w:r w:rsidR="00BA43D9">
        <w:rPr>
          <w:rFonts w:hint="cs"/>
          <w:rtl/>
        </w:rPr>
        <w:t xml:space="preserve"> לא יהיה</w:t>
      </w:r>
      <w:r w:rsidR="003365BF">
        <w:rPr>
          <w:rFonts w:hint="cs"/>
          <w:rtl/>
        </w:rPr>
        <w:t xml:space="preserve">, </w:t>
      </w:r>
      <w:r w:rsidR="00BA43D9">
        <w:rPr>
          <w:rFonts w:hint="cs"/>
          <w:rtl/>
        </w:rPr>
        <w:t>מאיפה זה צץ?</w:t>
      </w:r>
      <w:r w:rsidR="00266489">
        <w:rPr>
          <w:rFonts w:hint="cs"/>
          <w:rtl/>
        </w:rPr>
        <w:t xml:space="preserve"> גם לא פוצע.</w:t>
      </w:r>
      <w:r w:rsidR="007B61B2">
        <w:rPr>
          <w:rFonts w:hint="cs"/>
          <w:rtl/>
        </w:rPr>
        <w:t>]</w:t>
      </w:r>
    </w:p>
    <w:p w14:paraId="1D67945B" w14:textId="77777777" w:rsidR="007324F8" w:rsidRDefault="007324F8" w:rsidP="007324F8">
      <w:pPr>
        <w:rPr>
          <w:rtl/>
        </w:rPr>
      </w:pPr>
      <w:r>
        <w:rPr>
          <w:rFonts w:cs="Times New Roman"/>
          <w:rtl/>
        </w:rPr>
        <w:t>[ציטוטים מזאב הערבה:</w:t>
      </w:r>
    </w:p>
    <w:p w14:paraId="29B32720" w14:textId="77777777" w:rsidR="007324F8" w:rsidRDefault="007324F8" w:rsidP="007324F8">
      <w:pPr>
        <w:rPr>
          <w:rtl/>
        </w:rPr>
      </w:pPr>
      <w:bookmarkStart w:id="198" w:name="_Hlk533522406"/>
      <w:r>
        <w:rPr>
          <w:rFonts w:cs="Times New Roman"/>
          <w:rtl/>
        </w:rPr>
        <w:t>פוזה של טרזנות נאצלת, הדר מתחנחן, הפוזל לעבר הנוכחים הנכבדים מתחת לפניו הגבריות, עולם של סנטימנטליות ענוגה לאין שיעור! [...] טְרַקְלִינִי ומתקתק [עמ' 65]</w:t>
      </w:r>
    </w:p>
    <w:p w14:paraId="58F0B5B7" w14:textId="17646674" w:rsidR="007324F8" w:rsidRDefault="007324F8" w:rsidP="007324F8">
      <w:pPr>
        <w:rPr>
          <w:rtl/>
        </w:rPr>
      </w:pPr>
      <w:r>
        <w:rPr>
          <w:rFonts w:cs="Times New Roman"/>
          <w:rtl/>
        </w:rPr>
        <w:t>מהוגן ומוסרי. מנחם ומנוחם. מאולף, צבוע, הדור ויפהפה ומלוקק.</w:t>
      </w:r>
    </w:p>
    <w:p w14:paraId="25780513" w14:textId="77777777" w:rsidR="007324F8" w:rsidRDefault="007324F8" w:rsidP="007324F8">
      <w:pPr>
        <w:rPr>
          <w:rtl/>
        </w:rPr>
      </w:pPr>
      <w:r>
        <w:rPr>
          <w:rFonts w:cs="Times New Roman"/>
          <w:rtl/>
        </w:rPr>
        <w:t>מזוייף ומתקתק.</w:t>
      </w:r>
    </w:p>
    <w:p w14:paraId="08676A58" w14:textId="77777777" w:rsidR="007324F8" w:rsidRDefault="007324F8" w:rsidP="007324F8">
      <w:pPr>
        <w:rPr>
          <w:rtl/>
        </w:rPr>
      </w:pPr>
      <w:r>
        <w:rPr>
          <w:rFonts w:cs="Times New Roman"/>
          <w:rtl/>
        </w:rPr>
        <w:t>חגיגי מדי, יותר מדי חשיבות עצמית.</w:t>
      </w:r>
    </w:p>
    <w:p w14:paraId="02676D8A" w14:textId="77777777" w:rsidR="007324F8" w:rsidRDefault="007324F8" w:rsidP="007324F8">
      <w:pPr>
        <w:rPr>
          <w:rtl/>
        </w:rPr>
      </w:pPr>
      <w:r>
        <w:rPr>
          <w:rFonts w:cs="Times New Roman"/>
          <w:rtl/>
        </w:rPr>
        <w:t>מקרין, כמשוח בברילנטין, שגב ורוחניות ואנושיות וכמעט נפעם מאצילות נפשו הוא [עמ' 115]</w:t>
      </w:r>
    </w:p>
    <w:p w14:paraId="54E20A1E" w14:textId="77777777" w:rsidR="007324F8" w:rsidRDefault="007324F8" w:rsidP="007324F8">
      <w:pPr>
        <w:rPr>
          <w:rtl/>
        </w:rPr>
      </w:pPr>
      <w:r>
        <w:rPr>
          <w:rFonts w:cs="Times New Roman"/>
          <w:rtl/>
        </w:rPr>
        <w:t>אדם מודרני, נמרץ, יעיל ובריא, דרוך-מעש ובעל ראש צונן, טיפוס מצויין, הוא יעמוד במבחן על הצד היותר טוב.</w:t>
      </w:r>
    </w:p>
    <w:bookmarkEnd w:id="198"/>
    <w:p w14:paraId="171C52FF" w14:textId="77777777" w:rsidR="007324F8" w:rsidRDefault="007324F8" w:rsidP="007324F8">
      <w:pPr>
        <w:rPr>
          <w:rFonts w:cs="Times New Roman"/>
          <w:rtl/>
        </w:rPr>
      </w:pPr>
      <w:r>
        <w:rPr>
          <w:rFonts w:cs="Times New Roman"/>
          <w:rtl/>
        </w:rPr>
        <w:t>]</w:t>
      </w:r>
    </w:p>
    <w:p w14:paraId="4AA5C668" w14:textId="5D1C9A9C" w:rsidR="00BA62B4" w:rsidRDefault="00BA62B4" w:rsidP="007324F8">
      <w:pPr>
        <w:rPr>
          <w:rtl/>
        </w:rPr>
      </w:pPr>
      <w:r>
        <w:rPr>
          <w:rFonts w:hint="cs"/>
          <w:rtl/>
        </w:rPr>
        <w:t>היא לא הבינה שמשפח</w:t>
      </w:r>
      <w:r w:rsidR="00A23F24">
        <w:rPr>
          <w:rFonts w:hint="cs"/>
          <w:rtl/>
        </w:rPr>
        <w:t>ת</w:t>
      </w:r>
      <w:r w:rsidR="007A0B40">
        <w:rPr>
          <w:rFonts w:hint="cs"/>
          <w:rtl/>
        </w:rPr>
        <w:t>ם</w:t>
      </w:r>
      <w:r>
        <w:rPr>
          <w:rFonts w:hint="cs"/>
          <w:rtl/>
        </w:rPr>
        <w:t xml:space="preserve"> </w:t>
      </w:r>
      <w:r w:rsidR="007A0B40">
        <w:rPr>
          <w:rFonts w:hint="cs"/>
          <w:rtl/>
        </w:rPr>
        <w:t>הורכבה</w:t>
      </w:r>
      <w:r>
        <w:rPr>
          <w:rFonts w:hint="cs"/>
          <w:rtl/>
        </w:rPr>
        <w:t xml:space="preserve"> מ:</w:t>
      </w:r>
      <w:r w:rsidR="009622F9">
        <w:rPr>
          <w:rFonts w:hint="cs"/>
          <w:rtl/>
        </w:rPr>
        <w:t xml:space="preserve"> </w:t>
      </w:r>
    </w:p>
    <w:p w14:paraId="2D644636" w14:textId="4A960107" w:rsidR="009622F9" w:rsidRDefault="009622F9" w:rsidP="007324F8">
      <w:pPr>
        <w:rPr>
          <w:rtl/>
        </w:rPr>
      </w:pPr>
      <w:r w:rsidRPr="009622F9">
        <w:rPr>
          <w:rFonts w:cs="Times New Roman"/>
          <w:rtl/>
        </w:rPr>
        <w:t>[זאבערבה – אחד מכמה קטעים שכולם באותו נושא]</w:t>
      </w:r>
    </w:p>
    <w:p w14:paraId="54B96B1B" w14:textId="56316551" w:rsidR="00BA62B4" w:rsidRDefault="00D36442" w:rsidP="00CB440B">
      <w:pPr>
        <w:pStyle w:val="ListParagraph"/>
        <w:numPr>
          <w:ilvl w:val="0"/>
          <w:numId w:val="40"/>
        </w:numPr>
      </w:pPr>
      <w:r>
        <w:rPr>
          <w:rFonts w:hint="cs"/>
          <w:rtl/>
        </w:rPr>
        <w:t>יצורים (מבוגרים וילדים כאחד) תרבותיים</w:t>
      </w:r>
      <w:r w:rsidR="00942478">
        <w:rPr>
          <w:rFonts w:hint="cs"/>
          <w:rtl/>
        </w:rPr>
        <w:t xml:space="preserve">, משכילים (כמה </w:t>
      </w:r>
      <w:r w:rsidR="00E05C0C">
        <w:rPr>
          <w:rFonts w:hint="cs"/>
          <w:rtl/>
        </w:rPr>
        <w:t>ש</w:t>
      </w:r>
      <w:r w:rsidR="00942478">
        <w:rPr>
          <w:rFonts w:hint="cs"/>
          <w:rtl/>
        </w:rPr>
        <w:t>זה רחוק ממנו)</w:t>
      </w:r>
      <w:r>
        <w:rPr>
          <w:rFonts w:hint="cs"/>
          <w:rtl/>
        </w:rPr>
        <w:t xml:space="preserve"> ה</w:t>
      </w:r>
      <w:r w:rsidR="00BA62B4">
        <w:rPr>
          <w:rFonts w:hint="cs"/>
          <w:rtl/>
        </w:rPr>
        <w:t>מוכנ</w:t>
      </w:r>
      <w:r>
        <w:rPr>
          <w:rFonts w:hint="cs"/>
          <w:rtl/>
        </w:rPr>
        <w:t>ים</w:t>
      </w:r>
      <w:r w:rsidR="00BA62B4">
        <w:rPr>
          <w:rFonts w:hint="cs"/>
          <w:rtl/>
        </w:rPr>
        <w:t xml:space="preserve"> </w:t>
      </w:r>
      <w:r>
        <w:rPr>
          <w:rFonts w:hint="cs"/>
          <w:rtl/>
        </w:rPr>
        <w:t xml:space="preserve">להשחית </w:t>
      </w:r>
      <w:r w:rsidR="00DA795B">
        <w:rPr>
          <w:rFonts w:hint="cs"/>
          <w:rtl/>
        </w:rPr>
        <w:t xml:space="preserve">את </w:t>
      </w:r>
      <w:r w:rsidR="00B71305">
        <w:rPr>
          <w:rFonts w:hint="cs"/>
          <w:rtl/>
        </w:rPr>
        <w:t>ימי</w:t>
      </w:r>
      <w:r>
        <w:rPr>
          <w:rFonts w:hint="cs"/>
          <w:rtl/>
        </w:rPr>
        <w:t>הם</w:t>
      </w:r>
      <w:r w:rsidR="00B71305">
        <w:rPr>
          <w:rFonts w:hint="cs"/>
          <w:rtl/>
        </w:rPr>
        <w:t xml:space="preserve"> באולמות עתיקים</w:t>
      </w:r>
      <w:r w:rsidR="00144D85">
        <w:rPr>
          <w:rFonts w:hint="cs"/>
          <w:rtl/>
        </w:rPr>
        <w:t xml:space="preserve"> רבי</w:t>
      </w:r>
      <w:r w:rsidR="004266EB">
        <w:rPr>
          <w:rFonts w:hint="cs"/>
          <w:rtl/>
        </w:rPr>
        <w:t xml:space="preserve"> </w:t>
      </w:r>
      <w:r w:rsidR="003365BF">
        <w:rPr>
          <w:rFonts w:hint="cs"/>
          <w:rtl/>
        </w:rPr>
        <w:t>הוד</w:t>
      </w:r>
      <w:r w:rsidR="00A23F24">
        <w:rPr>
          <w:rFonts w:hint="cs"/>
          <w:rtl/>
        </w:rPr>
        <w:t>,</w:t>
      </w:r>
      <w:r w:rsidR="00B71305">
        <w:rPr>
          <w:rFonts w:hint="cs"/>
          <w:rtl/>
        </w:rPr>
        <w:t xml:space="preserve"> </w:t>
      </w:r>
      <w:r w:rsidR="007306BB">
        <w:rPr>
          <w:rFonts w:hint="cs"/>
          <w:rtl/>
        </w:rPr>
        <w:t>ל</w:t>
      </w:r>
      <w:r w:rsidR="00222AFB">
        <w:rPr>
          <w:rFonts w:hint="cs"/>
          <w:rtl/>
        </w:rPr>
        <w:t>חונ</w:t>
      </w:r>
      <w:r w:rsidR="007306BB">
        <w:rPr>
          <w:rFonts w:hint="cs"/>
          <w:rtl/>
        </w:rPr>
        <w:t>ן</w:t>
      </w:r>
      <w:r w:rsidR="00222AFB">
        <w:rPr>
          <w:rFonts w:hint="cs"/>
          <w:rtl/>
        </w:rPr>
        <w:t xml:space="preserve"> את הזולת</w:t>
      </w:r>
      <w:r w:rsidR="00B71305">
        <w:rPr>
          <w:rFonts w:hint="cs"/>
          <w:rtl/>
        </w:rPr>
        <w:t xml:space="preserve"> </w:t>
      </w:r>
      <w:r w:rsidR="00222AFB">
        <w:rPr>
          <w:rFonts w:hint="cs"/>
          <w:rtl/>
        </w:rPr>
        <w:t>ב</w:t>
      </w:r>
      <w:r w:rsidR="00144D85">
        <w:rPr>
          <w:rFonts w:hint="cs"/>
          <w:rtl/>
        </w:rPr>
        <w:t>מבטים חמורי</w:t>
      </w:r>
      <w:r w:rsidR="004266EB">
        <w:rPr>
          <w:rFonts w:hint="cs"/>
          <w:rtl/>
        </w:rPr>
        <w:t xml:space="preserve"> </w:t>
      </w:r>
      <w:r w:rsidR="00BA62B4">
        <w:rPr>
          <w:rFonts w:hint="cs"/>
          <w:rtl/>
        </w:rPr>
        <w:t>סבר</w:t>
      </w:r>
      <w:r w:rsidR="00144D85">
        <w:rPr>
          <w:rFonts w:hint="cs"/>
          <w:rtl/>
        </w:rPr>
        <w:t xml:space="preserve"> וארוכי</w:t>
      </w:r>
      <w:r w:rsidR="004266EB">
        <w:rPr>
          <w:rFonts w:hint="cs"/>
          <w:rtl/>
        </w:rPr>
        <w:t xml:space="preserve"> </w:t>
      </w:r>
      <w:r w:rsidR="00A23F24">
        <w:rPr>
          <w:rFonts w:hint="cs"/>
          <w:rtl/>
        </w:rPr>
        <w:t>לסת,</w:t>
      </w:r>
      <w:r w:rsidR="00BA62B4">
        <w:rPr>
          <w:rFonts w:hint="cs"/>
          <w:rtl/>
        </w:rPr>
        <w:t xml:space="preserve"> </w:t>
      </w:r>
      <w:r w:rsidR="007306BB">
        <w:rPr>
          <w:rFonts w:cs="Times New Roman" w:hint="cs"/>
          <w:rtl/>
        </w:rPr>
        <w:t>לה</w:t>
      </w:r>
      <w:r w:rsidR="0077286C" w:rsidRPr="00CB440B">
        <w:rPr>
          <w:rFonts w:cs="Times New Roman"/>
          <w:rtl/>
        </w:rPr>
        <w:t xml:space="preserve">תפייט באנינות </w:t>
      </w:r>
      <w:r w:rsidR="00984F94">
        <w:rPr>
          <w:rFonts w:cs="Times New Roman" w:hint="cs"/>
          <w:rtl/>
        </w:rPr>
        <w:t xml:space="preserve">מאולפת </w:t>
      </w:r>
      <w:r w:rsidR="0077286C" w:rsidRPr="00CB440B">
        <w:rPr>
          <w:rFonts w:cs="Times New Roman"/>
          <w:rtl/>
        </w:rPr>
        <w:t xml:space="preserve">על אודות יצירה </w:t>
      </w:r>
      <w:r w:rsidR="004147AD">
        <w:rPr>
          <w:rFonts w:cs="Times New Roman"/>
          <w:rtl/>
        </w:rPr>
        <w:t>מוזיק</w:t>
      </w:r>
      <w:r w:rsidR="0077286C" w:rsidRPr="00CB440B">
        <w:rPr>
          <w:rFonts w:cs="Times New Roman"/>
          <w:rtl/>
        </w:rPr>
        <w:t xml:space="preserve">לית זו או אחרת, </w:t>
      </w:r>
      <w:r w:rsidR="007306BB">
        <w:rPr>
          <w:rFonts w:cs="Times New Roman" w:hint="cs"/>
          <w:rtl/>
        </w:rPr>
        <w:t>ל</w:t>
      </w:r>
      <w:r w:rsidR="0077286C" w:rsidRPr="00CB440B">
        <w:rPr>
          <w:rFonts w:cs="Times New Roman"/>
          <w:rtl/>
        </w:rPr>
        <w:t>ש</w:t>
      </w:r>
      <w:r w:rsidR="007306BB">
        <w:rPr>
          <w:rFonts w:cs="Times New Roman" w:hint="cs"/>
          <w:rtl/>
        </w:rPr>
        <w:t>י</w:t>
      </w:r>
      <w:r w:rsidR="0077286C" w:rsidRPr="00CB440B">
        <w:rPr>
          <w:rFonts w:cs="Times New Roman"/>
          <w:rtl/>
        </w:rPr>
        <w:t>ר שיר הלל</w:t>
      </w:r>
      <w:r w:rsidR="00F1767C" w:rsidRPr="00F1767C">
        <w:rPr>
          <w:rFonts w:cs="Times New Roman"/>
          <w:rtl/>
        </w:rPr>
        <w:t xml:space="preserve"> </w:t>
      </w:r>
      <w:r w:rsidR="009622F9">
        <w:rPr>
          <w:rFonts w:cs="Times New Roman" w:hint="cs"/>
          <w:rtl/>
        </w:rPr>
        <w:t>ל</w:t>
      </w:r>
      <w:r w:rsidR="00F1767C" w:rsidRPr="00F1767C">
        <w:rPr>
          <w:rFonts w:cs="Times New Roman"/>
          <w:rtl/>
        </w:rPr>
        <w:t>יפי הבריאה</w:t>
      </w:r>
      <w:r w:rsidR="0077286C">
        <w:rPr>
          <w:rFonts w:hint="cs"/>
          <w:rtl/>
        </w:rPr>
        <w:t xml:space="preserve"> </w:t>
      </w:r>
      <w:r w:rsidR="00CA215E" w:rsidRPr="00CA215E">
        <w:rPr>
          <w:rFonts w:cs="Times New Roman"/>
          <w:rtl/>
        </w:rPr>
        <w:t>ו</w:t>
      </w:r>
      <w:r w:rsidR="009622F9">
        <w:rPr>
          <w:rFonts w:cs="Times New Roman" w:hint="cs"/>
          <w:rtl/>
        </w:rPr>
        <w:t>ל</w:t>
      </w:r>
      <w:r w:rsidR="00CA215E" w:rsidRPr="00CA215E">
        <w:rPr>
          <w:rFonts w:cs="Times New Roman"/>
          <w:rtl/>
        </w:rPr>
        <w:t>אמנות ו</w:t>
      </w:r>
      <w:r w:rsidR="009622F9">
        <w:rPr>
          <w:rFonts w:cs="Times New Roman" w:hint="cs"/>
          <w:rtl/>
        </w:rPr>
        <w:t>ל</w:t>
      </w:r>
      <w:r w:rsidR="00CA215E" w:rsidRPr="00CA215E">
        <w:rPr>
          <w:rFonts w:cs="Times New Roman"/>
          <w:rtl/>
        </w:rPr>
        <w:t xml:space="preserve">רוח האדם </w:t>
      </w:r>
      <w:r w:rsidR="009622F9">
        <w:rPr>
          <w:rFonts w:cs="Times New Roman" w:hint="cs"/>
          <w:rtl/>
        </w:rPr>
        <w:t xml:space="preserve">בעודם </w:t>
      </w:r>
      <w:r w:rsidR="00DC2C45">
        <w:rPr>
          <w:rFonts w:cs="Times New Roman" w:hint="cs"/>
          <w:rtl/>
        </w:rPr>
        <w:t>מתפעמי</w:t>
      </w:r>
      <w:r w:rsidR="00984F94" w:rsidRPr="00984F94">
        <w:rPr>
          <w:rFonts w:cs="Times New Roman"/>
          <w:rtl/>
        </w:rPr>
        <w:t>ם מאצילות נפשם</w:t>
      </w:r>
      <w:r w:rsidR="00984F94">
        <w:rPr>
          <w:rFonts w:cs="Times New Roman" w:hint="cs"/>
          <w:rtl/>
        </w:rPr>
        <w:t>,</w:t>
      </w:r>
      <w:r w:rsidR="00984F94" w:rsidRPr="00984F94">
        <w:rPr>
          <w:rFonts w:cs="Times New Roman" w:hint="cs"/>
          <w:rtl/>
        </w:rPr>
        <w:t xml:space="preserve"> </w:t>
      </w:r>
      <w:r w:rsidR="00F1767C">
        <w:rPr>
          <w:rFonts w:hint="cs"/>
          <w:rtl/>
        </w:rPr>
        <w:t>ל</w:t>
      </w:r>
      <w:r w:rsidR="007A0B40">
        <w:rPr>
          <w:rFonts w:hint="cs"/>
          <w:rtl/>
        </w:rPr>
        <w:t>דב</w:t>
      </w:r>
      <w:r w:rsidR="00F1767C">
        <w:rPr>
          <w:rFonts w:hint="cs"/>
          <w:rtl/>
        </w:rPr>
        <w:t>ו</w:t>
      </w:r>
      <w:r w:rsidR="007A0B40">
        <w:rPr>
          <w:rFonts w:hint="cs"/>
          <w:rtl/>
        </w:rPr>
        <w:t>ק</w:t>
      </w:r>
      <w:r w:rsidR="00A23F24">
        <w:rPr>
          <w:rFonts w:hint="cs"/>
          <w:rtl/>
        </w:rPr>
        <w:t xml:space="preserve"> </w:t>
      </w:r>
      <w:r>
        <w:rPr>
          <w:rFonts w:hint="cs"/>
          <w:rtl/>
        </w:rPr>
        <w:t>[</w:t>
      </w:r>
      <w:r w:rsidR="00A23F24">
        <w:rPr>
          <w:rFonts w:hint="cs"/>
          <w:rtl/>
        </w:rPr>
        <w:t>ב</w:t>
      </w:r>
      <w:r w:rsidR="00504C79">
        <w:rPr>
          <w:rFonts w:hint="cs"/>
          <w:rtl/>
        </w:rPr>
        <w:t>נחי</w:t>
      </w:r>
      <w:r w:rsidR="00BE7E74">
        <w:rPr>
          <w:rFonts w:hint="cs"/>
          <w:rtl/>
        </w:rPr>
        <w:t>ש</w:t>
      </w:r>
      <w:r>
        <w:rPr>
          <w:rFonts w:hint="cs"/>
          <w:rtl/>
        </w:rPr>
        <w:t>ות בלתי-</w:t>
      </w:r>
      <w:r w:rsidR="00A23F24">
        <w:rPr>
          <w:rFonts w:hint="cs"/>
          <w:rtl/>
        </w:rPr>
        <w:t>נלאית</w:t>
      </w:r>
      <w:r w:rsidR="00504C79">
        <w:rPr>
          <w:rFonts w:hint="cs"/>
          <w:rtl/>
        </w:rPr>
        <w:t xml:space="preserve"> </w:t>
      </w:r>
      <w:r w:rsidR="00A23F24">
        <w:rPr>
          <w:rFonts w:hint="cs"/>
          <w:rtl/>
        </w:rPr>
        <w:t>וצודקת</w:t>
      </w:r>
      <w:r>
        <w:rPr>
          <w:rFonts w:hint="cs"/>
          <w:rtl/>
        </w:rPr>
        <w:t>]</w:t>
      </w:r>
      <w:r w:rsidR="00A23F24">
        <w:rPr>
          <w:rFonts w:hint="cs"/>
          <w:rtl/>
        </w:rPr>
        <w:t xml:space="preserve"> </w:t>
      </w:r>
      <w:r w:rsidR="00BE7E74">
        <w:rPr>
          <w:rFonts w:hint="cs"/>
          <w:rtl/>
        </w:rPr>
        <w:t>ב</w:t>
      </w:r>
      <w:r w:rsidR="00BA43D9">
        <w:rPr>
          <w:rFonts w:hint="cs"/>
          <w:rtl/>
        </w:rPr>
        <w:t xml:space="preserve">כל </w:t>
      </w:r>
      <w:r w:rsidR="00BE7E74">
        <w:rPr>
          <w:rFonts w:hint="cs"/>
          <w:rtl/>
        </w:rPr>
        <w:t>מה ש</w:t>
      </w:r>
      <w:r w:rsidR="00A23F24">
        <w:rPr>
          <w:rFonts w:hint="cs"/>
          <w:rtl/>
        </w:rPr>
        <w:t>טוב ו</w:t>
      </w:r>
      <w:r w:rsidR="00222AFB">
        <w:rPr>
          <w:rFonts w:hint="cs"/>
          <w:rtl/>
        </w:rPr>
        <w:t>צודק</w:t>
      </w:r>
      <w:r w:rsidR="00BA62B4">
        <w:rPr>
          <w:rFonts w:hint="cs"/>
          <w:rtl/>
        </w:rPr>
        <w:t xml:space="preserve"> </w:t>
      </w:r>
      <w:r w:rsidR="00BA43D9">
        <w:rPr>
          <w:rFonts w:hint="cs"/>
          <w:rtl/>
        </w:rPr>
        <w:t>ו</w:t>
      </w:r>
      <w:r w:rsidR="00F1767C">
        <w:rPr>
          <w:rFonts w:hint="cs"/>
          <w:rtl/>
        </w:rPr>
        <w:t>דגול</w:t>
      </w:r>
      <w:r w:rsidR="00BA43D9">
        <w:rPr>
          <w:rFonts w:hint="cs"/>
          <w:rtl/>
        </w:rPr>
        <w:t xml:space="preserve"> ו</w:t>
      </w:r>
      <w:r w:rsidR="00DC2C45" w:rsidRPr="00DC2C45">
        <w:rPr>
          <w:rFonts w:cs="Times New Roman"/>
          <w:rtl/>
        </w:rPr>
        <w:t>נאור-אך-</w:t>
      </w:r>
      <w:r w:rsidR="00222AFB">
        <w:rPr>
          <w:rFonts w:hint="cs"/>
          <w:rtl/>
        </w:rPr>
        <w:t>מהו</w:t>
      </w:r>
      <w:r w:rsidR="00F1767C">
        <w:rPr>
          <w:rFonts w:hint="cs"/>
          <w:rtl/>
        </w:rPr>
        <w:t>גן</w:t>
      </w:r>
      <w:r w:rsidR="00BA43D9">
        <w:rPr>
          <w:rFonts w:hint="cs"/>
          <w:rtl/>
        </w:rPr>
        <w:t xml:space="preserve">, </w:t>
      </w:r>
      <w:r w:rsidR="00DC2C45" w:rsidRPr="00DC2C45">
        <w:rPr>
          <w:rFonts w:cs="Times New Roman"/>
          <w:rtl/>
        </w:rPr>
        <w:t>אנשי</w:t>
      </w:r>
      <w:r w:rsidR="004266EB">
        <w:rPr>
          <w:rFonts w:cs="Times New Roman" w:hint="cs"/>
          <w:rtl/>
        </w:rPr>
        <w:t xml:space="preserve"> </w:t>
      </w:r>
      <w:r w:rsidR="00DC2C45" w:rsidRPr="00DC2C45">
        <w:rPr>
          <w:rFonts w:cs="Times New Roman"/>
          <w:rtl/>
        </w:rPr>
        <w:t>חיל</w:t>
      </w:r>
      <w:r>
        <w:rPr>
          <w:rFonts w:hint="cs"/>
          <w:rtl/>
        </w:rPr>
        <w:t xml:space="preserve"> </w:t>
      </w:r>
      <w:r w:rsidR="00984F94" w:rsidRPr="00984F94">
        <w:rPr>
          <w:rFonts w:cs="Times New Roman"/>
          <w:rtl/>
        </w:rPr>
        <w:t>נמרצים ויעילים</w:t>
      </w:r>
      <w:r w:rsidR="00984F94" w:rsidRPr="00984F94">
        <w:rPr>
          <w:rFonts w:cs="Times New Roman" w:hint="cs"/>
          <w:rtl/>
        </w:rPr>
        <w:t xml:space="preserve"> </w:t>
      </w:r>
      <w:r>
        <w:rPr>
          <w:rFonts w:hint="cs"/>
          <w:rtl/>
        </w:rPr>
        <w:t>ה</w:t>
      </w:r>
      <w:r w:rsidR="00BA43D9">
        <w:rPr>
          <w:rFonts w:hint="cs"/>
          <w:rtl/>
        </w:rPr>
        <w:t>מורגל</w:t>
      </w:r>
      <w:r>
        <w:rPr>
          <w:rFonts w:hint="cs"/>
          <w:rtl/>
        </w:rPr>
        <w:t>ים בתשבוחות ו</w:t>
      </w:r>
      <w:r w:rsidR="007A0B40">
        <w:rPr>
          <w:rFonts w:hint="cs"/>
          <w:rtl/>
        </w:rPr>
        <w:t>ב</w:t>
      </w:r>
      <w:r w:rsidR="00BA43D9">
        <w:rPr>
          <w:rFonts w:hint="cs"/>
          <w:rtl/>
        </w:rPr>
        <w:t>פרסים</w:t>
      </w:r>
      <w:r w:rsidR="007A0B40">
        <w:rPr>
          <w:rFonts w:hint="cs"/>
          <w:rtl/>
        </w:rPr>
        <w:t>,</w:t>
      </w:r>
      <w:r w:rsidR="00BA43D9">
        <w:rPr>
          <w:rFonts w:hint="cs"/>
          <w:rtl/>
        </w:rPr>
        <w:t xml:space="preserve"> </w:t>
      </w:r>
      <w:r w:rsidR="007A0B40">
        <w:rPr>
          <w:rFonts w:hint="cs"/>
          <w:rtl/>
        </w:rPr>
        <w:t>ב</w:t>
      </w:r>
      <w:r w:rsidR="001C0D0F">
        <w:rPr>
          <w:rFonts w:hint="cs"/>
          <w:rtl/>
        </w:rPr>
        <w:t xml:space="preserve">עיטורים </w:t>
      </w:r>
      <w:r w:rsidR="00BA43D9">
        <w:rPr>
          <w:rFonts w:hint="cs"/>
          <w:rtl/>
        </w:rPr>
        <w:t>המו</w:t>
      </w:r>
      <w:r w:rsidR="001C0D0F">
        <w:rPr>
          <w:rFonts w:hint="cs"/>
          <w:rtl/>
        </w:rPr>
        <w:t>רעפי</w:t>
      </w:r>
      <w:r>
        <w:rPr>
          <w:rFonts w:hint="cs"/>
          <w:rtl/>
        </w:rPr>
        <w:t>ם עליהם</w:t>
      </w:r>
      <w:r w:rsidR="00BA43D9">
        <w:rPr>
          <w:rFonts w:hint="cs"/>
          <w:rtl/>
        </w:rPr>
        <w:t xml:space="preserve"> יום אחר יום אחר יום</w:t>
      </w:r>
      <w:r w:rsidR="005C7918">
        <w:rPr>
          <w:rFonts w:hint="cs"/>
          <w:rtl/>
        </w:rPr>
        <w:t>,</w:t>
      </w:r>
      <w:r w:rsidR="00BA43D9">
        <w:rPr>
          <w:rFonts w:hint="cs"/>
          <w:rtl/>
        </w:rPr>
        <w:t xml:space="preserve"> </w:t>
      </w:r>
      <w:r w:rsidR="00BE7E74">
        <w:rPr>
          <w:rFonts w:hint="cs"/>
          <w:rtl/>
        </w:rPr>
        <w:t>[</w:t>
      </w:r>
      <w:r w:rsidR="00BA62B4">
        <w:rPr>
          <w:rFonts w:hint="cs"/>
          <w:rtl/>
        </w:rPr>
        <w:t xml:space="preserve">תרבותיות ואנשים ארוכי </w:t>
      </w:r>
      <w:r w:rsidR="00BA62B4">
        <w:t>jowls</w:t>
      </w:r>
      <w:r w:rsidR="00BA62B4">
        <w:rPr>
          <w:rFonts w:hint="cs"/>
          <w:rtl/>
        </w:rPr>
        <w:t xml:space="preserve"> וחמורי סבר ובעלי נחישות </w:t>
      </w:r>
      <w:r w:rsidR="00BA62B4">
        <w:t>unwavering</w:t>
      </w:r>
      <w:r w:rsidR="00BA62B4">
        <w:rPr>
          <w:rFonts w:hint="cs"/>
          <w:rtl/>
        </w:rPr>
        <w:t xml:space="preserve"> לדבוק במה שנכון</w:t>
      </w:r>
      <w:r w:rsidR="00BE7E74">
        <w:rPr>
          <w:rFonts w:hint="cs"/>
          <w:rtl/>
        </w:rPr>
        <w:t>]</w:t>
      </w:r>
    </w:p>
    <w:p w14:paraId="684ED727" w14:textId="6899B34A" w:rsidR="00BA62B4" w:rsidRDefault="00293D9B" w:rsidP="00293D9B">
      <w:pPr>
        <w:pStyle w:val="ListParagraph"/>
        <w:numPr>
          <w:ilvl w:val="0"/>
          <w:numId w:val="40"/>
        </w:numPr>
      </w:pPr>
      <w:r>
        <w:rPr>
          <w:rFonts w:hint="cs"/>
          <w:rtl/>
        </w:rPr>
        <w:t>ואלכס עצמו</w:t>
      </w:r>
      <w:r w:rsidR="008029AF">
        <w:rPr>
          <w:rFonts w:hint="cs"/>
          <w:rtl/>
        </w:rPr>
        <w:t>.</w:t>
      </w:r>
      <w:r w:rsidR="00942478">
        <w:rPr>
          <w:rFonts w:hint="cs"/>
          <w:rtl/>
        </w:rPr>
        <w:t xml:space="preserve"> </w:t>
      </w:r>
      <w:r w:rsidR="00953ED7">
        <w:rPr>
          <w:rFonts w:hint="cs"/>
          <w:rtl/>
        </w:rPr>
        <w:t>[</w:t>
      </w:r>
      <w:r w:rsidR="00942478">
        <w:rPr>
          <w:rFonts w:hint="cs"/>
          <w:rtl/>
        </w:rPr>
        <w:t>ומהצפרדעים המיובשות שלו וכל הסודות שהצפין בכיסיו</w:t>
      </w:r>
      <w:r w:rsidR="00953ED7">
        <w:rPr>
          <w:rFonts w:hint="cs"/>
          <w:rtl/>
        </w:rPr>
        <w:t>]</w:t>
      </w:r>
    </w:p>
    <w:p w14:paraId="3EA5AC34" w14:textId="0A00889F" w:rsidR="003D6524" w:rsidRDefault="00B71305" w:rsidP="00F82A16">
      <w:pPr>
        <w:rPr>
          <w:rtl/>
        </w:rPr>
      </w:pPr>
      <w:r>
        <w:rPr>
          <w:rFonts w:hint="cs"/>
          <w:rtl/>
        </w:rPr>
        <w:t xml:space="preserve">כמובטח, </w:t>
      </w:r>
      <w:r w:rsidR="00FE3FF9">
        <w:rPr>
          <w:rFonts w:hint="cs"/>
          <w:rtl/>
        </w:rPr>
        <w:t>ה</w:t>
      </w:r>
      <w:r w:rsidR="00A65C12">
        <w:rPr>
          <w:rFonts w:hint="cs"/>
          <w:rtl/>
        </w:rPr>
        <w:t>וריו</w:t>
      </w:r>
      <w:r w:rsidR="00FE3FF9">
        <w:rPr>
          <w:rFonts w:hint="cs"/>
          <w:rtl/>
        </w:rPr>
        <w:t xml:space="preserve"> פטרו אותו מ</w:t>
      </w:r>
      <w:r w:rsidR="00504C79">
        <w:rPr>
          <w:rFonts w:hint="cs"/>
          <w:rtl/>
        </w:rPr>
        <w:t>ה</w:t>
      </w:r>
      <w:r w:rsidR="00FE3FF9">
        <w:rPr>
          <w:rFonts w:hint="cs"/>
          <w:rtl/>
        </w:rPr>
        <w:t>חזרות</w:t>
      </w:r>
      <w:r w:rsidR="00293D9B">
        <w:rPr>
          <w:rFonts w:hint="cs"/>
          <w:rtl/>
        </w:rPr>
        <w:t>.</w:t>
      </w:r>
      <w:r w:rsidR="00504C79">
        <w:rPr>
          <w:rFonts w:hint="cs"/>
          <w:rtl/>
        </w:rPr>
        <w:t xml:space="preserve"> </w:t>
      </w:r>
      <w:r w:rsidR="00FE3FF9">
        <w:rPr>
          <w:rFonts w:hint="cs"/>
          <w:rtl/>
        </w:rPr>
        <w:t>אבא ליווה אותו בבוקר לתחנת הרכבת וקנה לו כרטי</w:t>
      </w:r>
      <w:r w:rsidR="00037A6F">
        <w:rPr>
          <w:rFonts w:hint="cs"/>
          <w:rtl/>
        </w:rPr>
        <w:t>ס</w:t>
      </w:r>
      <w:r w:rsidR="00FE3FF9">
        <w:rPr>
          <w:rFonts w:hint="cs"/>
          <w:rtl/>
        </w:rPr>
        <w:t xml:space="preserve"> </w:t>
      </w:r>
      <w:r w:rsidR="001C0D0F">
        <w:rPr>
          <w:rFonts w:hint="cs"/>
          <w:rtl/>
        </w:rPr>
        <w:t>הלוך ו</w:t>
      </w:r>
      <w:r w:rsidR="0077286C">
        <w:rPr>
          <w:rFonts w:hint="cs"/>
          <w:rtl/>
        </w:rPr>
        <w:t>שוב</w:t>
      </w:r>
      <w:r w:rsidR="001C0D0F">
        <w:rPr>
          <w:rFonts w:hint="cs"/>
          <w:rtl/>
        </w:rPr>
        <w:t xml:space="preserve"> </w:t>
      </w:r>
      <w:r w:rsidR="00FE3FF9">
        <w:rPr>
          <w:rFonts w:hint="cs"/>
          <w:rtl/>
        </w:rPr>
        <w:t>ל</w:t>
      </w:r>
      <w:r w:rsidR="00037A6F">
        <w:rPr>
          <w:rFonts w:hint="cs"/>
          <w:rtl/>
        </w:rPr>
        <w:t xml:space="preserve">רוּסְט, </w:t>
      </w:r>
      <w:r w:rsidR="0077286C">
        <w:rPr>
          <w:rFonts w:hint="cs"/>
          <w:rtl/>
        </w:rPr>
        <w:t>ו</w:t>
      </w:r>
      <w:r w:rsidR="00293D9B">
        <w:rPr>
          <w:rFonts w:hint="cs"/>
          <w:rtl/>
        </w:rPr>
        <w:t xml:space="preserve">אלכס </w:t>
      </w:r>
      <w:r w:rsidR="0077286C">
        <w:rPr>
          <w:rFonts w:hint="cs"/>
          <w:rtl/>
        </w:rPr>
        <w:t xml:space="preserve">מצידו </w:t>
      </w:r>
      <w:r w:rsidR="00293D9B">
        <w:rPr>
          <w:rFonts w:hint="cs"/>
          <w:rtl/>
        </w:rPr>
        <w:t xml:space="preserve">הבטיח </w:t>
      </w:r>
      <w:r w:rsidR="00037A6F">
        <w:rPr>
          <w:rFonts w:hint="cs"/>
          <w:rtl/>
        </w:rPr>
        <w:t xml:space="preserve">שישוב </w:t>
      </w:r>
      <w:r w:rsidR="00293D9B">
        <w:rPr>
          <w:rFonts w:hint="cs"/>
          <w:rtl/>
        </w:rPr>
        <w:t xml:space="preserve">בשעה </w:t>
      </w:r>
      <w:r w:rsidR="00037A6F">
        <w:rPr>
          <w:rFonts w:hint="cs"/>
          <w:rtl/>
        </w:rPr>
        <w:t>מוקד</w:t>
      </w:r>
      <w:r w:rsidR="00293D9B">
        <w:rPr>
          <w:rFonts w:hint="cs"/>
          <w:rtl/>
        </w:rPr>
        <w:t>מת</w:t>
      </w:r>
      <w:r w:rsidR="00037A6F">
        <w:rPr>
          <w:rFonts w:hint="cs"/>
          <w:rtl/>
        </w:rPr>
        <w:t xml:space="preserve"> מספיק </w:t>
      </w:r>
      <w:r w:rsidR="00293D9B">
        <w:rPr>
          <w:rFonts w:hint="cs"/>
          <w:rtl/>
        </w:rPr>
        <w:t xml:space="preserve">כדי </w:t>
      </w:r>
      <w:r w:rsidR="00037A6F">
        <w:rPr>
          <w:rFonts w:hint="cs"/>
          <w:rtl/>
        </w:rPr>
        <w:t>להתקלח וללבוש את הליפ</w:t>
      </w:r>
      <w:r w:rsidR="00984F94">
        <w:rPr>
          <w:rFonts w:hint="cs"/>
          <w:rtl/>
        </w:rPr>
        <w:t>תו</w:t>
      </w:r>
      <w:r w:rsidR="00037A6F">
        <w:rPr>
          <w:rFonts w:hint="cs"/>
          <w:rtl/>
        </w:rPr>
        <w:t xml:space="preserve"> הש</w:t>
      </w:r>
      <w:r w:rsidR="001C0D0F">
        <w:rPr>
          <w:rFonts w:hint="cs"/>
          <w:rtl/>
        </w:rPr>
        <w:t xml:space="preserve">חורה והעניבה הכחולה. </w:t>
      </w:r>
      <w:r w:rsidR="00293D9B">
        <w:rPr>
          <w:rFonts w:hint="cs"/>
          <w:rtl/>
        </w:rPr>
        <w:t xml:space="preserve">ובערב, </w:t>
      </w:r>
      <w:r w:rsidR="001C0D0F">
        <w:rPr>
          <w:rFonts w:hint="cs"/>
          <w:rtl/>
        </w:rPr>
        <w:t>כשחזר</w:t>
      </w:r>
      <w:r w:rsidR="00037A6F">
        <w:rPr>
          <w:rFonts w:hint="cs"/>
          <w:rtl/>
        </w:rPr>
        <w:t xml:space="preserve"> מאוחר מדי למלון, כולו </w:t>
      </w:r>
      <w:r w:rsidR="00B43F82">
        <w:rPr>
          <w:rFonts w:hint="cs"/>
          <w:rtl/>
        </w:rPr>
        <w:t>שופע</w:t>
      </w:r>
      <w:r w:rsidR="00037A6F">
        <w:rPr>
          <w:rFonts w:hint="cs"/>
          <w:rtl/>
        </w:rPr>
        <w:t xml:space="preserve"> שקרים ותירוצים</w:t>
      </w:r>
      <w:r w:rsidR="006B6AAA">
        <w:rPr>
          <w:rFonts w:hint="cs"/>
          <w:rtl/>
        </w:rPr>
        <w:t xml:space="preserve"> </w:t>
      </w:r>
      <w:r w:rsidR="00984F94" w:rsidRPr="00984F94">
        <w:rPr>
          <w:rFonts w:cs="Times New Roman"/>
          <w:rtl/>
        </w:rPr>
        <w:t xml:space="preserve">על </w:t>
      </w:r>
      <w:r w:rsidR="00037A6F">
        <w:rPr>
          <w:rFonts w:hint="cs"/>
          <w:rtl/>
        </w:rPr>
        <w:t xml:space="preserve">עיכובים </w:t>
      </w:r>
      <w:r w:rsidR="001C0D0F">
        <w:rPr>
          <w:rFonts w:hint="cs"/>
          <w:rtl/>
        </w:rPr>
        <w:t>ש</w:t>
      </w:r>
      <w:r w:rsidR="00037A6F">
        <w:rPr>
          <w:rFonts w:hint="cs"/>
          <w:rtl/>
        </w:rPr>
        <w:t>מעבר לשליטתו, ה</w:t>
      </w:r>
      <w:r w:rsidR="001C0D0F">
        <w:rPr>
          <w:rFonts w:hint="cs"/>
          <w:rtl/>
        </w:rPr>
        <w:t>מפתח האלקטרוני</w:t>
      </w:r>
      <w:r w:rsidR="0012139E">
        <w:rPr>
          <w:rFonts w:hint="cs"/>
          <w:rtl/>
        </w:rPr>
        <w:t xml:space="preserve"> שלו לא פתח את דלת החדר. פקידת</w:t>
      </w:r>
      <w:r w:rsidR="004266EB">
        <w:rPr>
          <w:rFonts w:hint="cs"/>
          <w:rtl/>
        </w:rPr>
        <w:t xml:space="preserve"> </w:t>
      </w:r>
      <w:r w:rsidR="00037A6F">
        <w:rPr>
          <w:rFonts w:hint="cs"/>
          <w:rtl/>
        </w:rPr>
        <w:t xml:space="preserve">הקבלה </w:t>
      </w:r>
      <w:r w:rsidR="0012139E">
        <w:rPr>
          <w:rFonts w:hint="cs"/>
          <w:rtl/>
        </w:rPr>
        <w:t>בדקה</w:t>
      </w:r>
      <w:r w:rsidR="00851C79">
        <w:rPr>
          <w:rFonts w:hint="cs"/>
          <w:rtl/>
        </w:rPr>
        <w:t xml:space="preserve"> ומצאה ש</w:t>
      </w:r>
      <w:r w:rsidR="0012139E">
        <w:rPr>
          <w:rFonts w:hint="cs"/>
          <w:rtl/>
        </w:rPr>
        <w:t>הוריו א</w:t>
      </w:r>
      <w:r w:rsidR="00851C79">
        <w:rPr>
          <w:rFonts w:hint="cs"/>
          <w:rtl/>
        </w:rPr>
        <w:t>כן עזבו</w:t>
      </w:r>
      <w:r w:rsidR="00DD7162">
        <w:rPr>
          <w:rFonts w:hint="cs"/>
          <w:rtl/>
        </w:rPr>
        <w:t xml:space="preserve"> </w:t>
      </w:r>
      <w:r w:rsidR="00DD7162">
        <w:rPr>
          <w:rtl/>
        </w:rPr>
        <w:t>–</w:t>
      </w:r>
      <w:r w:rsidR="00851C79">
        <w:rPr>
          <w:rFonts w:hint="cs"/>
          <w:rtl/>
        </w:rPr>
        <w:t xml:space="preserve"> </w:t>
      </w:r>
      <w:r w:rsidR="00504C79">
        <w:rPr>
          <w:rFonts w:hint="cs"/>
          <w:rtl/>
        </w:rPr>
        <w:t xml:space="preserve">החשבון שולם במלואו </w:t>
      </w:r>
      <w:r w:rsidR="00037A6F">
        <w:rPr>
          <w:rFonts w:hint="cs"/>
          <w:rtl/>
        </w:rPr>
        <w:t>מייד לאחר ארוחת הבוקר,</w:t>
      </w:r>
      <w:r>
        <w:rPr>
          <w:rFonts w:hint="cs"/>
          <w:rtl/>
        </w:rPr>
        <w:t xml:space="preserve"> </w:t>
      </w:r>
      <w:r w:rsidR="00E14D98">
        <w:rPr>
          <w:rFonts w:hint="cs"/>
          <w:rtl/>
        </w:rPr>
        <w:t xml:space="preserve">בזמן </w:t>
      </w:r>
      <w:r w:rsidR="00504C79">
        <w:rPr>
          <w:rFonts w:hint="cs"/>
          <w:rtl/>
        </w:rPr>
        <w:t>שאלכס</w:t>
      </w:r>
      <w:r w:rsidR="003D6524">
        <w:rPr>
          <w:rFonts w:hint="cs"/>
          <w:rtl/>
        </w:rPr>
        <w:t xml:space="preserve"> </w:t>
      </w:r>
      <w:r w:rsidR="00851C79">
        <w:rPr>
          <w:rFonts w:hint="cs"/>
          <w:rtl/>
        </w:rPr>
        <w:t>כבר הגיע ל</w:t>
      </w:r>
      <w:r w:rsidR="004266EB">
        <w:rPr>
          <w:rFonts w:hint="cs"/>
          <w:rtl/>
        </w:rPr>
        <w:t xml:space="preserve">פארק </w:t>
      </w:r>
      <w:r w:rsidR="00851C79">
        <w:rPr>
          <w:rFonts w:hint="cs"/>
          <w:rtl/>
        </w:rPr>
        <w:t>א</w:t>
      </w:r>
      <w:r w:rsidR="0012139E">
        <w:rPr>
          <w:rFonts w:hint="cs"/>
          <w:rtl/>
        </w:rPr>
        <w:t>ירופה</w:t>
      </w:r>
      <w:r w:rsidR="00851C79">
        <w:rPr>
          <w:rFonts w:hint="cs"/>
          <w:rtl/>
        </w:rPr>
        <w:t xml:space="preserve"> וכבר </w:t>
      </w:r>
      <w:r w:rsidR="005B6A89" w:rsidRPr="005B6A89">
        <w:rPr>
          <w:rFonts w:cs="Times New Roman"/>
          <w:rtl/>
        </w:rPr>
        <w:t>טולטל</w:t>
      </w:r>
      <w:r w:rsidR="005B6A89">
        <w:rPr>
          <w:rFonts w:cs="Times New Roman" w:hint="cs"/>
          <w:rtl/>
        </w:rPr>
        <w:t xml:space="preserve"> </w:t>
      </w:r>
      <w:r w:rsidR="0044032A">
        <w:rPr>
          <w:rFonts w:hint="cs"/>
          <w:rtl/>
        </w:rPr>
        <w:t xml:space="preserve">בלולאות </w:t>
      </w:r>
      <w:r w:rsidR="0012139E">
        <w:rPr>
          <w:rFonts w:hint="cs"/>
          <w:rtl/>
        </w:rPr>
        <w:t>ה</w:t>
      </w:r>
      <w:r>
        <w:rPr>
          <w:rFonts w:hint="cs"/>
          <w:rtl/>
        </w:rPr>
        <w:t xml:space="preserve">פלדה </w:t>
      </w:r>
      <w:r w:rsidR="0044032A">
        <w:rPr>
          <w:rFonts w:hint="cs"/>
          <w:rtl/>
        </w:rPr>
        <w:t xml:space="preserve">של </w:t>
      </w:r>
      <w:r w:rsidR="0012139E">
        <w:rPr>
          <w:rFonts w:hint="cs"/>
          <w:rtl/>
        </w:rPr>
        <w:t>רכבת</w:t>
      </w:r>
      <w:r w:rsidR="004266EB">
        <w:rPr>
          <w:rFonts w:hint="cs"/>
          <w:rtl/>
        </w:rPr>
        <w:t xml:space="preserve"> </w:t>
      </w:r>
      <w:r w:rsidR="000A6748">
        <w:rPr>
          <w:rFonts w:hint="cs"/>
          <w:rtl/>
        </w:rPr>
        <w:t>הרים</w:t>
      </w:r>
      <w:r w:rsidR="00FA0DF1">
        <w:rPr>
          <w:rFonts w:hint="cs"/>
          <w:rtl/>
        </w:rPr>
        <w:t xml:space="preserve"> תלולה, </w:t>
      </w:r>
      <w:r w:rsidR="005B6A89">
        <w:rPr>
          <w:rFonts w:hint="cs"/>
          <w:rtl/>
        </w:rPr>
        <w:t>[</w:t>
      </w:r>
      <w:r w:rsidR="00FA0DF1">
        <w:rPr>
          <w:rFonts w:hint="cs"/>
          <w:rtl/>
        </w:rPr>
        <w:t>הוטח וטולטל</w:t>
      </w:r>
      <w:r w:rsidR="0012139E">
        <w:rPr>
          <w:rFonts w:hint="cs"/>
          <w:rtl/>
        </w:rPr>
        <w:t>,</w:t>
      </w:r>
      <w:r w:rsidR="000A6748">
        <w:rPr>
          <w:rFonts w:hint="cs"/>
          <w:rtl/>
        </w:rPr>
        <w:t xml:space="preserve"> </w:t>
      </w:r>
      <w:r w:rsidR="0044032A">
        <w:rPr>
          <w:rFonts w:hint="cs"/>
          <w:rtl/>
        </w:rPr>
        <w:t>אקסטרימיות תלולות גבוהות]</w:t>
      </w:r>
      <w:r w:rsidR="009F26CE">
        <w:rPr>
          <w:rFonts w:hint="cs"/>
          <w:rtl/>
        </w:rPr>
        <w:t xml:space="preserve"> </w:t>
      </w:r>
      <w:r w:rsidR="000A6748">
        <w:rPr>
          <w:rFonts w:hint="cs"/>
          <w:rtl/>
        </w:rPr>
        <w:t>וכל זה לא היה מפחיד כמו מילותי</w:t>
      </w:r>
      <w:r w:rsidR="0012139E">
        <w:rPr>
          <w:rFonts w:hint="cs"/>
          <w:rtl/>
        </w:rPr>
        <w:t>ה השקטות של פקידת</w:t>
      </w:r>
      <w:r w:rsidR="004266EB">
        <w:rPr>
          <w:rFonts w:hint="cs"/>
          <w:rtl/>
        </w:rPr>
        <w:t xml:space="preserve"> </w:t>
      </w:r>
      <w:r w:rsidR="00FA0DF1">
        <w:rPr>
          <w:rFonts w:hint="cs"/>
          <w:rtl/>
        </w:rPr>
        <w:t>הקבלה נעימת ההליכות</w:t>
      </w:r>
      <w:r w:rsidR="00F82A16">
        <w:rPr>
          <w:rFonts w:hint="cs"/>
          <w:rtl/>
        </w:rPr>
        <w:t>:</w:t>
      </w:r>
      <w:r w:rsidR="0012139E">
        <w:rPr>
          <w:rFonts w:hint="cs"/>
          <w:rtl/>
        </w:rPr>
        <w:t xml:space="preserve"> החדרים פונו</w:t>
      </w:r>
      <w:r w:rsidR="00FA0DF1">
        <w:rPr>
          <w:rFonts w:hint="cs"/>
          <w:rtl/>
        </w:rPr>
        <w:t xml:space="preserve"> </w:t>
      </w:r>
      <w:r w:rsidR="005D0273">
        <w:rPr>
          <w:rFonts w:hint="cs"/>
          <w:rtl/>
        </w:rPr>
        <w:t xml:space="preserve">כשאלכס </w:t>
      </w:r>
      <w:r w:rsidR="00C42EBC">
        <w:rPr>
          <w:rFonts w:hint="cs"/>
          <w:rtl/>
        </w:rPr>
        <w:t xml:space="preserve">נזרק </w:t>
      </w:r>
      <w:r w:rsidR="00E05C0C">
        <w:rPr>
          <w:rFonts w:hint="cs"/>
          <w:rtl/>
        </w:rPr>
        <w:t xml:space="preserve">בפארק השעשועים </w:t>
      </w:r>
      <w:r w:rsidR="00C42EBC">
        <w:rPr>
          <w:rFonts w:hint="cs"/>
          <w:rtl/>
        </w:rPr>
        <w:t>ב</w:t>
      </w:r>
      <w:r w:rsidR="00E05C0C">
        <w:rPr>
          <w:rFonts w:hint="cs"/>
          <w:rtl/>
        </w:rPr>
        <w:t xml:space="preserve">מהירות של </w:t>
      </w:r>
      <w:r w:rsidR="00E7401D">
        <w:rPr>
          <w:rFonts w:hint="cs"/>
          <w:rtl/>
        </w:rPr>
        <w:t>מאה</w:t>
      </w:r>
      <w:r w:rsidR="00C42EBC">
        <w:rPr>
          <w:rFonts w:hint="cs"/>
          <w:rtl/>
        </w:rPr>
        <w:t xml:space="preserve"> קמ"</w:t>
      </w:r>
      <w:r w:rsidR="00FA0DF1">
        <w:rPr>
          <w:rFonts w:hint="cs"/>
          <w:rtl/>
        </w:rPr>
        <w:t>ש ואולי</w:t>
      </w:r>
      <w:r w:rsidR="00C42EBC">
        <w:rPr>
          <w:rFonts w:hint="cs"/>
          <w:rtl/>
        </w:rPr>
        <w:t xml:space="preserve"> </w:t>
      </w:r>
      <w:r w:rsidR="00E7401D">
        <w:rPr>
          <w:rFonts w:hint="cs"/>
          <w:rtl/>
        </w:rPr>
        <w:t>מאתיים</w:t>
      </w:r>
      <w:r w:rsidR="00C42EBC">
        <w:rPr>
          <w:rFonts w:hint="cs"/>
          <w:rtl/>
        </w:rPr>
        <w:t xml:space="preserve"> קמ"ש למי אכפת</w:t>
      </w:r>
      <w:r w:rsidR="00373B07">
        <w:rPr>
          <w:rFonts w:hint="cs"/>
          <w:rtl/>
        </w:rPr>
        <w:t>,</w:t>
      </w:r>
      <w:r w:rsidR="00C42EBC">
        <w:rPr>
          <w:rFonts w:hint="cs"/>
          <w:rtl/>
        </w:rPr>
        <w:t xml:space="preserve"> </w:t>
      </w:r>
      <w:r w:rsidR="00373B07">
        <w:rPr>
          <w:rFonts w:hint="cs"/>
          <w:rtl/>
        </w:rPr>
        <w:t>אפילו היזרקות בשלוש-מאות קמ"ש</w:t>
      </w:r>
      <w:r w:rsidR="00C42EBC">
        <w:rPr>
          <w:rFonts w:hint="cs"/>
          <w:rtl/>
        </w:rPr>
        <w:t xml:space="preserve"> פחות מפחיד</w:t>
      </w:r>
      <w:r w:rsidR="00373B07">
        <w:rPr>
          <w:rFonts w:hint="cs"/>
          <w:rtl/>
        </w:rPr>
        <w:t>ה</w:t>
      </w:r>
      <w:r w:rsidR="00C42EBC">
        <w:rPr>
          <w:rFonts w:hint="cs"/>
          <w:rtl/>
        </w:rPr>
        <w:t xml:space="preserve"> מ</w:t>
      </w:r>
      <w:r w:rsidR="004147AD">
        <w:rPr>
          <w:rFonts w:hint="cs"/>
          <w:rtl/>
        </w:rPr>
        <w:t>מוזיק</w:t>
      </w:r>
      <w:r w:rsidR="005D0273">
        <w:rPr>
          <w:rFonts w:hint="cs"/>
          <w:rtl/>
        </w:rPr>
        <w:t xml:space="preserve">ת הרקע השקטה </w:t>
      </w:r>
      <w:r w:rsidR="00CD2B03">
        <w:rPr>
          <w:rFonts w:hint="cs"/>
          <w:rtl/>
        </w:rPr>
        <w:t>שהשתפכה ברוך</w:t>
      </w:r>
      <w:r w:rsidR="00EE30C9">
        <w:rPr>
          <w:rFonts w:hint="cs"/>
          <w:rtl/>
        </w:rPr>
        <w:t xml:space="preserve"> על רצפת השיש הוורודה והריפו</w:t>
      </w:r>
      <w:r w:rsidR="00851C79">
        <w:rPr>
          <w:rFonts w:hint="cs"/>
          <w:rtl/>
        </w:rPr>
        <w:t xml:space="preserve">ד העבה של </w:t>
      </w:r>
      <w:r w:rsidR="00EE30C9">
        <w:rPr>
          <w:rFonts w:hint="cs"/>
          <w:rtl/>
        </w:rPr>
        <w:t xml:space="preserve">כורסאות </w:t>
      </w:r>
      <w:r w:rsidR="00851C79">
        <w:rPr>
          <w:rFonts w:hint="cs"/>
          <w:rtl/>
        </w:rPr>
        <w:t xml:space="preserve">הלובי </w:t>
      </w:r>
      <w:r w:rsidR="00EE30C9">
        <w:rPr>
          <w:rFonts w:hint="cs"/>
          <w:rtl/>
        </w:rPr>
        <w:t>העמוקות</w:t>
      </w:r>
      <w:r w:rsidR="00F1767C" w:rsidRPr="00F1767C">
        <w:rPr>
          <w:rFonts w:cs="Times New Roman"/>
          <w:rtl/>
        </w:rPr>
        <w:t xml:space="preserve"> </w:t>
      </w:r>
      <w:r w:rsidR="00DC2C45">
        <w:rPr>
          <w:rFonts w:cs="Times New Roman" w:hint="cs"/>
          <w:rtl/>
        </w:rPr>
        <w:t>ב</w:t>
      </w:r>
      <w:r w:rsidR="00F1767C" w:rsidRPr="00F1767C">
        <w:rPr>
          <w:rFonts w:cs="Times New Roman"/>
          <w:rtl/>
        </w:rPr>
        <w:t>מלון שבו ננטש</w:t>
      </w:r>
      <w:r w:rsidR="000A6748">
        <w:rPr>
          <w:rFonts w:hint="cs"/>
          <w:rtl/>
        </w:rPr>
        <w:t>.</w:t>
      </w:r>
    </w:p>
    <w:p w14:paraId="54964D90" w14:textId="4B9D4300" w:rsidR="00067CE0" w:rsidRDefault="007D6F51" w:rsidP="008029AF">
      <w:pPr>
        <w:rPr>
          <w:rtl/>
        </w:rPr>
      </w:pPr>
      <w:r>
        <w:rPr>
          <w:rFonts w:hint="cs"/>
          <w:rtl/>
        </w:rPr>
        <w:lastRenderedPageBreak/>
        <w:t>מבולבל והמום הוא יצא</w:t>
      </w:r>
      <w:r w:rsidR="00B41A2E">
        <w:rPr>
          <w:rFonts w:hint="cs"/>
          <w:rtl/>
        </w:rPr>
        <w:t xml:space="preserve"> </w:t>
      </w:r>
      <w:r w:rsidR="00CD2B03">
        <w:rPr>
          <w:rFonts w:hint="cs"/>
          <w:rtl/>
        </w:rPr>
        <w:t>ל</w:t>
      </w:r>
      <w:r>
        <w:rPr>
          <w:rFonts w:hint="cs"/>
          <w:rtl/>
        </w:rPr>
        <w:t>ערב</w:t>
      </w:r>
      <w:r w:rsidR="0012139E">
        <w:rPr>
          <w:rFonts w:hint="cs"/>
          <w:rtl/>
        </w:rPr>
        <w:t>ּוֹ</w:t>
      </w:r>
      <w:r w:rsidR="00B41A2E">
        <w:rPr>
          <w:rFonts w:hint="cs"/>
          <w:rtl/>
        </w:rPr>
        <w:t xml:space="preserve"> </w:t>
      </w:r>
      <w:r w:rsidR="005D0273">
        <w:rPr>
          <w:rFonts w:hint="cs"/>
          <w:rtl/>
        </w:rPr>
        <w:t xml:space="preserve">של </w:t>
      </w:r>
      <w:r w:rsidR="00591F91">
        <w:rPr>
          <w:rFonts w:hint="cs"/>
          <w:rtl/>
        </w:rPr>
        <w:t>שלהי</w:t>
      </w:r>
      <w:r w:rsidR="00CD2B03">
        <w:rPr>
          <w:rFonts w:hint="cs"/>
          <w:rtl/>
        </w:rPr>
        <w:t xml:space="preserve"> חורף אירופי מקפיא</w:t>
      </w:r>
      <w:r w:rsidR="00DD7162">
        <w:rPr>
          <w:rFonts w:hint="cs"/>
          <w:rtl/>
        </w:rPr>
        <w:t>.</w:t>
      </w:r>
      <w:r w:rsidR="00CD2B03">
        <w:rPr>
          <w:rFonts w:hint="cs"/>
          <w:rtl/>
        </w:rPr>
        <w:t xml:space="preserve"> </w:t>
      </w:r>
      <w:r w:rsidR="00431E97">
        <w:rPr>
          <w:rFonts w:hint="cs"/>
          <w:rtl/>
        </w:rPr>
        <w:t xml:space="preserve">הרוח שנשבה בשעות האחרונות </w:t>
      </w:r>
      <w:r w:rsidR="00F82A16">
        <w:rPr>
          <w:rFonts w:hint="cs"/>
          <w:rtl/>
        </w:rPr>
        <w:t xml:space="preserve">בפרייבורג </w:t>
      </w:r>
      <w:r w:rsidR="00431E97">
        <w:rPr>
          <w:rFonts w:hint="cs"/>
          <w:rtl/>
        </w:rPr>
        <w:t>ג</w:t>
      </w:r>
      <w:r w:rsidR="00E05C0C">
        <w:rPr>
          <w:rFonts w:hint="cs"/>
          <w:rtl/>
        </w:rPr>
        <w:t>י</w:t>
      </w:r>
      <w:r w:rsidR="00431E97">
        <w:rPr>
          <w:rFonts w:hint="cs"/>
          <w:rtl/>
        </w:rPr>
        <w:t xml:space="preserve">רשה את ענני הגשם, </w:t>
      </w:r>
      <w:r w:rsidR="001C7409">
        <w:rPr>
          <w:rFonts w:hint="cs"/>
          <w:rtl/>
        </w:rPr>
        <w:t>ו</w:t>
      </w:r>
      <w:r w:rsidR="00431E97">
        <w:rPr>
          <w:rFonts w:hint="cs"/>
          <w:rtl/>
        </w:rPr>
        <w:t>חשפ</w:t>
      </w:r>
      <w:r w:rsidR="001C7409">
        <w:rPr>
          <w:rFonts w:hint="cs"/>
          <w:rtl/>
        </w:rPr>
        <w:t>ה</w:t>
      </w:r>
      <w:r w:rsidR="00431E97">
        <w:rPr>
          <w:rFonts w:hint="cs"/>
          <w:rtl/>
        </w:rPr>
        <w:t xml:space="preserve"> את השמיים לקרה </w:t>
      </w:r>
      <w:r w:rsidR="00F1767C" w:rsidRPr="00F1767C">
        <w:rPr>
          <w:rFonts w:cs="Times New Roman"/>
          <w:rtl/>
        </w:rPr>
        <w:t xml:space="preserve">אכזרית </w:t>
      </w:r>
      <w:r w:rsidR="00431E97">
        <w:rPr>
          <w:rFonts w:hint="cs"/>
          <w:rtl/>
        </w:rPr>
        <w:t>שנחתה על העיר</w:t>
      </w:r>
      <w:r w:rsidR="00E05C0C">
        <w:rPr>
          <w:rFonts w:hint="cs"/>
          <w:rtl/>
        </w:rPr>
        <w:t>.</w:t>
      </w:r>
      <w:r w:rsidR="00431E97">
        <w:rPr>
          <w:rFonts w:hint="cs"/>
          <w:rtl/>
        </w:rPr>
        <w:t xml:space="preserve"> אלכס תחב את ידיו עמוק בכיסי המעיל. </w:t>
      </w:r>
      <w:r w:rsidR="00221C72">
        <w:rPr>
          <w:rFonts w:hint="cs"/>
          <w:rtl/>
        </w:rPr>
        <w:t>סוף</w:t>
      </w:r>
      <w:r w:rsidR="004266EB">
        <w:rPr>
          <w:rFonts w:hint="cs"/>
          <w:rtl/>
        </w:rPr>
        <w:t>-</w:t>
      </w:r>
      <w:r w:rsidR="00221C72">
        <w:rPr>
          <w:rFonts w:hint="cs"/>
          <w:rtl/>
        </w:rPr>
        <w:t>סוף עבר את [1.50 מטרים הארורים,] הגובה ה</w:t>
      </w:r>
      <w:r w:rsidR="00373B07">
        <w:rPr>
          <w:rFonts w:hint="cs"/>
          <w:rtl/>
        </w:rPr>
        <w:t>מינימלי</w:t>
      </w:r>
      <w:r w:rsidR="00A46E1C">
        <w:rPr>
          <w:rFonts w:hint="cs"/>
          <w:rtl/>
        </w:rPr>
        <w:t xml:space="preserve"> </w:t>
      </w:r>
      <w:r w:rsidR="00221C72">
        <w:rPr>
          <w:rFonts w:hint="cs"/>
          <w:rtl/>
        </w:rPr>
        <w:t>ו</w:t>
      </w:r>
      <w:r>
        <w:rPr>
          <w:rFonts w:hint="cs"/>
          <w:rtl/>
        </w:rPr>
        <w:t xml:space="preserve">כבר </w:t>
      </w:r>
      <w:r w:rsidR="00DB6C9F">
        <w:rPr>
          <w:rFonts w:hint="cs"/>
          <w:rtl/>
        </w:rPr>
        <w:t xml:space="preserve">היה </w:t>
      </w:r>
      <w:r w:rsidR="00CD2B03">
        <w:rPr>
          <w:rFonts w:hint="cs"/>
          <w:rtl/>
        </w:rPr>
        <w:t>רשאי</w:t>
      </w:r>
      <w:r w:rsidR="00A46E1C">
        <w:rPr>
          <w:rFonts w:hint="cs"/>
          <w:rtl/>
        </w:rPr>
        <w:t xml:space="preserve"> לעלות על כל המתקנים, </w:t>
      </w:r>
      <w:r w:rsidR="008179AA">
        <w:rPr>
          <w:rFonts w:hint="cs"/>
          <w:rtl/>
        </w:rPr>
        <w:t>[</w:t>
      </w:r>
      <w:r>
        <w:rPr>
          <w:rFonts w:hint="cs"/>
          <w:rtl/>
        </w:rPr>
        <w:t xml:space="preserve">בפארק אירופה בבוקר הוא היה עצמאי ובוגר </w:t>
      </w:r>
      <w:r w:rsidR="00CD2B03">
        <w:rPr>
          <w:rFonts w:hint="cs"/>
          <w:rtl/>
        </w:rPr>
        <w:t xml:space="preserve">לו רק תחושת הבגרות שמילאה אותו באותו בוקר </w:t>
      </w:r>
      <w:r w:rsidR="001C5A04">
        <w:rPr>
          <w:rFonts w:hint="cs"/>
          <w:rtl/>
        </w:rPr>
        <w:t>הייתה</w:t>
      </w:r>
      <w:r w:rsidR="00CD2B03">
        <w:rPr>
          <w:rFonts w:hint="cs"/>
          <w:rtl/>
        </w:rPr>
        <w:t xml:space="preserve"> חוזרת,</w:t>
      </w:r>
      <w:r>
        <w:rPr>
          <w:rFonts w:hint="cs"/>
          <w:rtl/>
        </w:rPr>
        <w:t>]</w:t>
      </w:r>
      <w:r w:rsidR="00CD2B03">
        <w:rPr>
          <w:rFonts w:hint="cs"/>
          <w:rtl/>
        </w:rPr>
        <w:t xml:space="preserve"> </w:t>
      </w:r>
      <w:r w:rsidR="00A46E1C">
        <w:rPr>
          <w:rFonts w:hint="cs"/>
          <w:rtl/>
        </w:rPr>
        <w:t xml:space="preserve">הוא </w:t>
      </w:r>
      <w:r>
        <w:rPr>
          <w:rFonts w:hint="cs"/>
          <w:rtl/>
        </w:rPr>
        <w:t>השתדל</w:t>
      </w:r>
      <w:r w:rsidR="00A46E1C">
        <w:rPr>
          <w:rFonts w:hint="cs"/>
          <w:rtl/>
        </w:rPr>
        <w:t xml:space="preserve"> בכל </w:t>
      </w:r>
      <w:r w:rsidR="003A33C2">
        <w:rPr>
          <w:rFonts w:hint="cs"/>
          <w:rtl/>
        </w:rPr>
        <w:t>מאודו</w:t>
      </w:r>
      <w:r w:rsidR="00A46E1C">
        <w:rPr>
          <w:rFonts w:hint="cs"/>
          <w:rtl/>
        </w:rPr>
        <w:t xml:space="preserve"> לא ל</w:t>
      </w:r>
      <w:r w:rsidR="003A33C2">
        <w:rPr>
          <w:rFonts w:hint="cs"/>
          <w:rtl/>
        </w:rPr>
        <w:t>פרוץ ב</w:t>
      </w:r>
      <w:r w:rsidR="00A46E1C">
        <w:rPr>
          <w:rFonts w:hint="cs"/>
          <w:rtl/>
        </w:rPr>
        <w:t>בכ</w:t>
      </w:r>
      <w:r w:rsidR="003A33C2">
        <w:rPr>
          <w:rFonts w:hint="cs"/>
          <w:rtl/>
        </w:rPr>
        <w:t>י</w:t>
      </w:r>
      <w:r w:rsidR="00DB6C9F">
        <w:rPr>
          <w:rFonts w:hint="cs"/>
          <w:rtl/>
        </w:rPr>
        <w:t xml:space="preserve"> </w:t>
      </w:r>
      <w:r w:rsidR="00653AB8">
        <w:rPr>
          <w:rFonts w:hint="cs"/>
          <w:rtl/>
        </w:rPr>
        <w:t xml:space="preserve">ברחוב המואר בפנסים עליזים, </w:t>
      </w:r>
      <w:r w:rsidR="00C20B5D">
        <w:rPr>
          <w:rFonts w:hint="cs"/>
          <w:rtl/>
        </w:rPr>
        <w:t xml:space="preserve">בין </w:t>
      </w:r>
      <w:r w:rsidR="00C13365">
        <w:rPr>
          <w:rFonts w:hint="cs"/>
          <w:rtl/>
        </w:rPr>
        <w:t>האדונים בחליפות משובחות</w:t>
      </w:r>
      <w:r w:rsidR="00984F94">
        <w:rPr>
          <w:rFonts w:hint="cs"/>
          <w:rtl/>
        </w:rPr>
        <w:t>,</w:t>
      </w:r>
      <w:r w:rsidR="00C13365">
        <w:rPr>
          <w:rFonts w:hint="cs"/>
          <w:rtl/>
        </w:rPr>
        <w:t xml:space="preserve"> </w:t>
      </w:r>
      <w:r w:rsidR="00067CE0">
        <w:rPr>
          <w:rFonts w:hint="cs"/>
          <w:rtl/>
        </w:rPr>
        <w:t xml:space="preserve">אפופי </w:t>
      </w:r>
      <w:r w:rsidR="00C13365">
        <w:rPr>
          <w:rFonts w:hint="cs"/>
          <w:rtl/>
        </w:rPr>
        <w:t xml:space="preserve">ענני בושם, </w:t>
      </w:r>
      <w:r w:rsidR="00653AB8">
        <w:rPr>
          <w:rFonts w:hint="cs"/>
          <w:rtl/>
        </w:rPr>
        <w:t>ש</w:t>
      </w:r>
      <w:r w:rsidR="00C13365">
        <w:rPr>
          <w:rFonts w:hint="cs"/>
          <w:rtl/>
        </w:rPr>
        <w:t>התהלכ</w:t>
      </w:r>
      <w:r w:rsidR="00653AB8">
        <w:rPr>
          <w:rFonts w:hint="cs"/>
          <w:rtl/>
        </w:rPr>
        <w:t>ו</w:t>
      </w:r>
      <w:r w:rsidR="00C13365">
        <w:rPr>
          <w:rFonts w:hint="cs"/>
          <w:rtl/>
        </w:rPr>
        <w:t xml:space="preserve"> בניחותא שלובי</w:t>
      </w:r>
      <w:r w:rsidR="004266EB">
        <w:rPr>
          <w:rFonts w:hint="cs"/>
          <w:rtl/>
        </w:rPr>
        <w:t xml:space="preserve"> </w:t>
      </w:r>
      <w:r w:rsidR="00C13365">
        <w:rPr>
          <w:rFonts w:hint="cs"/>
          <w:rtl/>
        </w:rPr>
        <w:t xml:space="preserve">זרוע עם </w:t>
      </w:r>
      <w:r w:rsidR="007073C3">
        <w:rPr>
          <w:rFonts w:hint="cs"/>
          <w:rtl/>
        </w:rPr>
        <w:t>גב</w:t>
      </w:r>
      <w:r w:rsidR="005D0273">
        <w:rPr>
          <w:rFonts w:hint="cs"/>
          <w:rtl/>
        </w:rPr>
        <w:t>י</w:t>
      </w:r>
      <w:r w:rsidR="007073C3">
        <w:rPr>
          <w:rFonts w:hint="cs"/>
          <w:rtl/>
        </w:rPr>
        <w:t>רות</w:t>
      </w:r>
      <w:r w:rsidR="002A5CA4">
        <w:rPr>
          <w:rFonts w:hint="cs"/>
          <w:rtl/>
        </w:rPr>
        <w:t xml:space="preserve"> </w:t>
      </w:r>
      <w:r w:rsidR="003B58D2">
        <w:rPr>
          <w:rFonts w:hint="cs"/>
          <w:rtl/>
        </w:rPr>
        <w:t xml:space="preserve">פרייבורגריות </w:t>
      </w:r>
      <w:r w:rsidR="00F82A16">
        <w:rPr>
          <w:rFonts w:hint="cs"/>
          <w:rtl/>
        </w:rPr>
        <w:t xml:space="preserve">עטויות </w:t>
      </w:r>
      <w:r w:rsidR="002A5CA4">
        <w:rPr>
          <w:rFonts w:hint="cs"/>
          <w:rtl/>
        </w:rPr>
        <w:t>מעילי</w:t>
      </w:r>
      <w:r w:rsidR="00984F94">
        <w:rPr>
          <w:rFonts w:hint="cs"/>
          <w:rtl/>
        </w:rPr>
        <w:t>ם</w:t>
      </w:r>
      <w:r w:rsidR="002A5CA4">
        <w:rPr>
          <w:rFonts w:hint="cs"/>
          <w:rtl/>
        </w:rPr>
        <w:t xml:space="preserve"> מהודרים</w:t>
      </w:r>
      <w:r w:rsidR="00FE6D70">
        <w:rPr>
          <w:rFonts w:hint="cs"/>
          <w:rtl/>
        </w:rPr>
        <w:t xml:space="preserve">, </w:t>
      </w:r>
      <w:r w:rsidR="00221C72">
        <w:rPr>
          <w:rFonts w:hint="cs"/>
          <w:rtl/>
        </w:rPr>
        <w:t>ב</w:t>
      </w:r>
      <w:r w:rsidR="00DD7162">
        <w:rPr>
          <w:rFonts w:hint="cs"/>
          <w:rtl/>
        </w:rPr>
        <w:t xml:space="preserve">פאר </w:t>
      </w:r>
      <w:r w:rsidR="002A5CA4">
        <w:rPr>
          <w:rFonts w:hint="cs"/>
          <w:rtl/>
        </w:rPr>
        <w:t xml:space="preserve">תסרוקותיהן </w:t>
      </w:r>
      <w:r w:rsidR="00C13365">
        <w:rPr>
          <w:rFonts w:hint="cs"/>
          <w:rtl/>
        </w:rPr>
        <w:t>ו</w:t>
      </w:r>
      <w:r w:rsidR="002A5CA4">
        <w:rPr>
          <w:rFonts w:hint="cs"/>
          <w:rtl/>
        </w:rPr>
        <w:t>תכשיטיהן המתנצנצים כטיפות גשם</w:t>
      </w:r>
      <w:r w:rsidR="00653AB8">
        <w:rPr>
          <w:rFonts w:hint="cs"/>
          <w:rtl/>
        </w:rPr>
        <w:t>,</w:t>
      </w:r>
      <w:r w:rsidR="002A5CA4">
        <w:rPr>
          <w:rFonts w:hint="cs"/>
          <w:rtl/>
        </w:rPr>
        <w:t xml:space="preserve"> </w:t>
      </w:r>
      <w:r w:rsidR="00A46E1C">
        <w:rPr>
          <w:rFonts w:hint="cs"/>
          <w:rtl/>
        </w:rPr>
        <w:t xml:space="preserve">דמעות בלילה קר </w:t>
      </w:r>
      <w:r w:rsidR="00653AB8">
        <w:rPr>
          <w:rFonts w:hint="cs"/>
          <w:rtl/>
        </w:rPr>
        <w:t>שכ</w:t>
      </w:r>
      <w:r w:rsidR="00A46E1C">
        <w:rPr>
          <w:rFonts w:hint="cs"/>
          <w:rtl/>
        </w:rPr>
        <w:t xml:space="preserve">זה </w:t>
      </w:r>
      <w:r>
        <w:rPr>
          <w:rFonts w:hint="cs"/>
          <w:rtl/>
        </w:rPr>
        <w:t>יצרבו</w:t>
      </w:r>
      <w:r w:rsidR="00A46E1C">
        <w:rPr>
          <w:rFonts w:hint="cs"/>
          <w:rtl/>
        </w:rPr>
        <w:t xml:space="preserve"> את לחייו, הנה אחת לעזאזל וזה ממש </w:t>
      </w:r>
      <w:r w:rsidR="00D9198B">
        <w:rPr>
          <w:rFonts w:hint="cs"/>
          <w:rtl/>
        </w:rPr>
        <w:t>כמו כווי</w:t>
      </w:r>
      <w:r w:rsidR="004266EB">
        <w:rPr>
          <w:rFonts w:hint="cs"/>
          <w:rtl/>
        </w:rPr>
        <w:t>י</w:t>
      </w:r>
      <w:r w:rsidR="00D9198B">
        <w:rPr>
          <w:rFonts w:hint="cs"/>
          <w:rtl/>
        </w:rPr>
        <w:t>ה</w:t>
      </w:r>
      <w:r w:rsidR="00A46E1C">
        <w:rPr>
          <w:rFonts w:hint="cs"/>
          <w:rtl/>
        </w:rPr>
        <w:t xml:space="preserve">, </w:t>
      </w:r>
      <w:r w:rsidR="00D9198B">
        <w:rPr>
          <w:rFonts w:hint="cs"/>
          <w:rtl/>
        </w:rPr>
        <w:t>ממתי הוא אחד ש</w:t>
      </w:r>
      <w:r w:rsidR="005D0273">
        <w:rPr>
          <w:rFonts w:hint="cs"/>
          <w:rtl/>
        </w:rPr>
        <w:t>נל</w:t>
      </w:r>
      <w:r w:rsidR="00D9198B">
        <w:rPr>
          <w:rFonts w:hint="cs"/>
          <w:rtl/>
        </w:rPr>
        <w:t xml:space="preserve">חם ברעד המחורבן הזה באף, </w:t>
      </w:r>
      <w:r w:rsidR="00984F94">
        <w:rPr>
          <w:rFonts w:hint="cs"/>
          <w:rtl/>
        </w:rPr>
        <w:t>עליו</w:t>
      </w:r>
      <w:r w:rsidR="00F534F0">
        <w:rPr>
          <w:rFonts w:hint="cs"/>
          <w:rtl/>
        </w:rPr>
        <w:t xml:space="preserve"> </w:t>
      </w:r>
      <w:r>
        <w:rPr>
          <w:rFonts w:hint="cs"/>
          <w:rtl/>
        </w:rPr>
        <w:t>ל</w:t>
      </w:r>
      <w:r w:rsidR="00C13365">
        <w:rPr>
          <w:rFonts w:hint="cs"/>
          <w:rtl/>
        </w:rPr>
        <w:t>שוב</w:t>
      </w:r>
      <w:r>
        <w:rPr>
          <w:rFonts w:hint="cs"/>
          <w:rtl/>
        </w:rPr>
        <w:t xml:space="preserve"> למלון </w:t>
      </w:r>
      <w:r w:rsidR="00F1767C" w:rsidRPr="00F1767C">
        <w:rPr>
          <w:rFonts w:cs="Times New Roman"/>
          <w:rtl/>
        </w:rPr>
        <w:t xml:space="preserve">בזה הרגע </w:t>
      </w:r>
      <w:r w:rsidR="00002A9F">
        <w:rPr>
          <w:rFonts w:hint="cs"/>
          <w:rtl/>
        </w:rPr>
        <w:t>ו</w:t>
      </w:r>
      <w:r>
        <w:rPr>
          <w:rFonts w:hint="cs"/>
          <w:rtl/>
        </w:rPr>
        <w:t>ל</w:t>
      </w:r>
      <w:r w:rsidR="00C13365">
        <w:rPr>
          <w:rFonts w:hint="cs"/>
          <w:rtl/>
        </w:rPr>
        <w:t>ברר</w:t>
      </w:r>
      <w:r>
        <w:rPr>
          <w:rFonts w:hint="cs"/>
          <w:rtl/>
        </w:rPr>
        <w:t xml:space="preserve"> אם השאירו</w:t>
      </w:r>
      <w:r w:rsidR="00A46E1C">
        <w:rPr>
          <w:rFonts w:hint="cs"/>
          <w:rtl/>
        </w:rPr>
        <w:t xml:space="preserve"> </w:t>
      </w:r>
      <w:r w:rsidR="00C13365">
        <w:rPr>
          <w:rFonts w:hint="cs"/>
          <w:rtl/>
        </w:rPr>
        <w:t xml:space="preserve">עבורו </w:t>
      </w:r>
      <w:r w:rsidR="00A46E1C">
        <w:rPr>
          <w:rFonts w:hint="cs"/>
          <w:rtl/>
        </w:rPr>
        <w:t>הודעה</w:t>
      </w:r>
      <w:r w:rsidR="00C13365">
        <w:rPr>
          <w:rFonts w:hint="cs"/>
          <w:rtl/>
        </w:rPr>
        <w:t>,</w:t>
      </w:r>
      <w:r w:rsidR="00A46E1C">
        <w:rPr>
          <w:rFonts w:hint="cs"/>
          <w:rtl/>
        </w:rPr>
        <w:t xml:space="preserve"> </w:t>
      </w:r>
      <w:r w:rsidR="0044540B">
        <w:rPr>
          <w:rFonts w:hint="cs"/>
          <w:rtl/>
        </w:rPr>
        <w:t xml:space="preserve">את </w:t>
      </w:r>
      <w:r w:rsidR="00481E5F">
        <w:rPr>
          <w:rFonts w:hint="cs"/>
          <w:rtl/>
        </w:rPr>
        <w:t xml:space="preserve">זה </w:t>
      </w:r>
      <w:r w:rsidR="0044540B">
        <w:rPr>
          <w:rFonts w:hint="cs"/>
          <w:rtl/>
        </w:rPr>
        <w:t>בדיוק עליו</w:t>
      </w:r>
      <w:r w:rsidR="0090449B">
        <w:rPr>
          <w:rFonts w:hint="cs"/>
          <w:rtl/>
        </w:rPr>
        <w:t xml:space="preserve"> לעשות! </w:t>
      </w:r>
      <w:r w:rsidR="00DD3065">
        <w:rPr>
          <w:rFonts w:hint="cs"/>
          <w:rtl/>
        </w:rPr>
        <w:t>[</w:t>
      </w:r>
      <w:r w:rsidR="0090449B">
        <w:rPr>
          <w:rFonts w:hint="cs"/>
          <w:rtl/>
        </w:rPr>
        <w:t>א</w:t>
      </w:r>
      <w:r w:rsidR="00DD3065">
        <w:rPr>
          <w:rFonts w:hint="cs"/>
          <w:rtl/>
        </w:rPr>
        <w:t>ולם</w:t>
      </w:r>
      <w:r w:rsidR="00481E5F">
        <w:rPr>
          <w:rFonts w:hint="cs"/>
          <w:rtl/>
        </w:rPr>
        <w:t xml:space="preserve"> מהו הבלבול המוזר הזה שנפל עליו, </w:t>
      </w:r>
      <w:r w:rsidR="00E30CB5">
        <w:rPr>
          <w:rFonts w:hint="cs"/>
          <w:rtl/>
        </w:rPr>
        <w:t>בוודאי לא בשל הקור והגשם הסוחף של סוף החורף, הן ב</w:t>
      </w:r>
      <w:r w:rsidR="00481E5F">
        <w:rPr>
          <w:rFonts w:hint="cs"/>
          <w:rtl/>
        </w:rPr>
        <w:t xml:space="preserve">עיר הולדתו, </w:t>
      </w:r>
      <w:r w:rsidR="0090449B">
        <w:rPr>
          <w:rFonts w:hint="cs"/>
          <w:rtl/>
        </w:rPr>
        <w:t>מ</w:t>
      </w:r>
      <w:r w:rsidR="00481E5F">
        <w:rPr>
          <w:rFonts w:hint="cs"/>
          <w:rtl/>
        </w:rPr>
        <w:t>רחק מאות קילומטרים</w:t>
      </w:r>
      <w:r w:rsidR="0044540B">
        <w:rPr>
          <w:rFonts w:hint="cs"/>
          <w:rtl/>
        </w:rPr>
        <w:t xml:space="preserve"> </w:t>
      </w:r>
      <w:r w:rsidR="00481E5F">
        <w:rPr>
          <w:rFonts w:hint="cs"/>
          <w:rtl/>
        </w:rPr>
        <w:t>ו</w:t>
      </w:r>
      <w:r w:rsidR="0044540B">
        <w:rPr>
          <w:rFonts w:hint="cs"/>
          <w:rtl/>
        </w:rPr>
        <w:t>ב</w:t>
      </w:r>
      <w:r w:rsidR="00271F95">
        <w:rPr>
          <w:rFonts w:hint="cs"/>
          <w:rtl/>
        </w:rPr>
        <w:t>אזור</w:t>
      </w:r>
      <w:r w:rsidR="00481E5F">
        <w:rPr>
          <w:rFonts w:hint="cs"/>
          <w:rtl/>
        </w:rPr>
        <w:t xml:space="preserve">-זמן אחר, </w:t>
      </w:r>
      <w:r w:rsidR="0090449B">
        <w:rPr>
          <w:rFonts w:hint="cs"/>
          <w:rtl/>
        </w:rPr>
        <w:t xml:space="preserve">יורד </w:t>
      </w:r>
      <w:r w:rsidR="00E30CB5">
        <w:rPr>
          <w:rFonts w:hint="cs"/>
          <w:rtl/>
        </w:rPr>
        <w:t xml:space="preserve">כעת </w:t>
      </w:r>
      <w:r w:rsidR="0090449B">
        <w:rPr>
          <w:rFonts w:hint="cs"/>
          <w:rtl/>
        </w:rPr>
        <w:t>שלג</w:t>
      </w:r>
      <w:r w:rsidR="00481E5F">
        <w:rPr>
          <w:rFonts w:hint="cs"/>
          <w:rtl/>
        </w:rPr>
        <w:t>.</w:t>
      </w:r>
      <w:r w:rsidR="00E30CB5">
        <w:rPr>
          <w:rFonts w:hint="cs"/>
          <w:rtl/>
        </w:rPr>
        <w:t>]</w:t>
      </w:r>
      <w:r w:rsidR="00481E5F">
        <w:rPr>
          <w:rFonts w:hint="cs"/>
          <w:rtl/>
        </w:rPr>
        <w:t xml:space="preserve"> </w:t>
      </w:r>
      <w:r w:rsidR="002F4B3B">
        <w:rPr>
          <w:rFonts w:hint="cs"/>
          <w:rtl/>
        </w:rPr>
        <w:t>אלא ש</w:t>
      </w:r>
      <w:r w:rsidR="00431E97">
        <w:rPr>
          <w:rFonts w:hint="cs"/>
          <w:rtl/>
        </w:rPr>
        <w:t>כ</w:t>
      </w:r>
      <w:r w:rsidR="00221C72">
        <w:rPr>
          <w:rFonts w:hint="cs"/>
          <w:rtl/>
        </w:rPr>
        <w:t xml:space="preserve">מעשה השטן </w:t>
      </w:r>
      <w:r w:rsidR="007E255E">
        <w:rPr>
          <w:rFonts w:hint="cs"/>
          <w:rtl/>
        </w:rPr>
        <w:t>הוא לא הצליח לה</w:t>
      </w:r>
      <w:r w:rsidR="004266EB">
        <w:rPr>
          <w:rFonts w:hint="cs"/>
          <w:rtl/>
        </w:rPr>
        <w:t>י</w:t>
      </w:r>
      <w:r w:rsidR="007E255E">
        <w:rPr>
          <w:rFonts w:hint="cs"/>
          <w:rtl/>
        </w:rPr>
        <w:t xml:space="preserve">זכר במילה </w:t>
      </w:r>
      <w:r w:rsidR="00F82A16">
        <w:rPr>
          <w:rFonts w:hint="cs"/>
          <w:rtl/>
        </w:rPr>
        <w:t xml:space="preserve">הגרמנית </w:t>
      </w:r>
      <w:r w:rsidR="007E255E">
        <w:rPr>
          <w:rFonts w:hint="cs"/>
          <w:rtl/>
        </w:rPr>
        <w:t>ל'הודעה'</w:t>
      </w:r>
      <w:r w:rsidR="008857ED">
        <w:rPr>
          <w:rFonts w:hint="cs"/>
          <w:rtl/>
        </w:rPr>
        <w:t xml:space="preserve"> </w:t>
      </w:r>
      <w:r w:rsidR="00431E97">
        <w:rPr>
          <w:rtl/>
        </w:rPr>
        <w:t>–</w:t>
      </w:r>
      <w:r w:rsidR="00431E97">
        <w:rPr>
          <w:rFonts w:hint="cs"/>
          <w:rtl/>
        </w:rPr>
        <w:t xml:space="preserve"> </w:t>
      </w:r>
      <w:r w:rsidR="0080493A" w:rsidRPr="00994204">
        <w:rPr>
          <w:rFonts w:hint="eastAsia"/>
          <w:highlight w:val="cyan"/>
          <w:rtl/>
        </w:rPr>
        <w:t>הייתכן</w:t>
      </w:r>
      <w:r w:rsidR="007E255E" w:rsidRPr="00994204">
        <w:rPr>
          <w:highlight w:val="cyan"/>
          <w:rtl/>
        </w:rPr>
        <w:t xml:space="preserve"> </w:t>
      </w:r>
      <w:r w:rsidR="0080493A">
        <w:rPr>
          <w:rFonts w:hint="cs"/>
          <w:highlight w:val="cyan"/>
          <w:rtl/>
        </w:rPr>
        <w:t>ש-</w:t>
      </w:r>
      <w:r w:rsidR="007E255E" w:rsidRPr="00994204">
        <w:rPr>
          <w:highlight w:val="cyan"/>
        </w:rPr>
        <w:t xml:space="preserve">eine </w:t>
      </w:r>
      <w:r w:rsidR="00DF693E" w:rsidRPr="00994204">
        <w:rPr>
          <w:highlight w:val="cyan"/>
        </w:rPr>
        <w:t>Meldung</w:t>
      </w:r>
      <w:r w:rsidR="0080493A">
        <w:rPr>
          <w:rFonts w:hint="cs"/>
          <w:rtl/>
        </w:rPr>
        <w:t>?</w:t>
      </w:r>
      <w:r w:rsidR="007E255E">
        <w:rPr>
          <w:rFonts w:hint="cs"/>
          <w:rtl/>
        </w:rPr>
        <w:t xml:space="preserve"> </w:t>
      </w:r>
      <w:r w:rsidR="00807803">
        <w:rPr>
          <w:rFonts w:hint="cs"/>
          <w:rtl/>
        </w:rPr>
        <w:t xml:space="preserve">הוא </w:t>
      </w:r>
      <w:r w:rsidR="00221C72">
        <w:rPr>
          <w:rFonts w:hint="cs"/>
          <w:rtl/>
        </w:rPr>
        <w:t>נ</w:t>
      </w:r>
      <w:r w:rsidR="00807803">
        <w:rPr>
          <w:rFonts w:hint="cs"/>
          <w:rtl/>
        </w:rPr>
        <w:t xml:space="preserve">עצר מול </w:t>
      </w:r>
      <w:r w:rsidR="00BB3FDD">
        <w:rPr>
          <w:rFonts w:hint="cs"/>
          <w:rtl/>
        </w:rPr>
        <w:t>מזרק</w:t>
      </w:r>
      <w:r w:rsidR="00002A9F">
        <w:rPr>
          <w:rFonts w:hint="cs"/>
          <w:rtl/>
        </w:rPr>
        <w:t>ת</w:t>
      </w:r>
      <w:r w:rsidR="004266EB">
        <w:rPr>
          <w:rFonts w:hint="cs"/>
          <w:rtl/>
        </w:rPr>
        <w:t xml:space="preserve"> </w:t>
      </w:r>
      <w:r w:rsidR="00002A9F">
        <w:rPr>
          <w:rFonts w:hint="cs"/>
          <w:rtl/>
        </w:rPr>
        <w:t>אבן רבת</w:t>
      </w:r>
      <w:r w:rsidR="004266EB">
        <w:rPr>
          <w:rFonts w:hint="cs"/>
          <w:rtl/>
        </w:rPr>
        <w:t xml:space="preserve"> </w:t>
      </w:r>
      <w:r w:rsidR="00002A9F">
        <w:rPr>
          <w:rFonts w:hint="cs"/>
          <w:rtl/>
        </w:rPr>
        <w:t>פיתוחים</w:t>
      </w:r>
      <w:r w:rsidR="00F1767C">
        <w:rPr>
          <w:rFonts w:hint="cs"/>
          <w:rtl/>
        </w:rPr>
        <w:t>,</w:t>
      </w:r>
      <w:r w:rsidR="008E21F8">
        <w:rPr>
          <w:rFonts w:hint="cs"/>
          <w:rtl/>
        </w:rPr>
        <w:t xml:space="preserve"> שעל </w:t>
      </w:r>
      <w:r w:rsidR="00F82A16">
        <w:rPr>
          <w:rFonts w:hint="cs"/>
          <w:rtl/>
        </w:rPr>
        <w:t>שפתה</w:t>
      </w:r>
      <w:r w:rsidR="008E21F8">
        <w:rPr>
          <w:rFonts w:hint="cs"/>
          <w:rtl/>
        </w:rPr>
        <w:t xml:space="preserve"> ישבו </w:t>
      </w:r>
      <w:r w:rsidR="00373B07">
        <w:rPr>
          <w:rFonts w:hint="cs"/>
          <w:rtl/>
        </w:rPr>
        <w:t>גבר</w:t>
      </w:r>
      <w:r w:rsidR="008E21F8">
        <w:rPr>
          <w:rFonts w:hint="cs"/>
          <w:rtl/>
        </w:rPr>
        <w:t xml:space="preserve"> ואישה</w:t>
      </w:r>
      <w:r w:rsidR="00B836FC">
        <w:rPr>
          <w:rFonts w:hint="cs"/>
          <w:rtl/>
        </w:rPr>
        <w:t>. הם</w:t>
      </w:r>
      <w:r w:rsidR="008E21F8">
        <w:rPr>
          <w:rFonts w:hint="cs"/>
          <w:rtl/>
        </w:rPr>
        <w:t xml:space="preserve"> נעצ</w:t>
      </w:r>
      <w:r w:rsidR="00373B07">
        <w:rPr>
          <w:rFonts w:hint="cs"/>
          <w:rtl/>
        </w:rPr>
        <w:t>ו</w:t>
      </w:r>
      <w:r w:rsidR="008E21F8">
        <w:rPr>
          <w:rFonts w:hint="cs"/>
          <w:rtl/>
        </w:rPr>
        <w:t xml:space="preserve"> בו מבט בוחן</w:t>
      </w:r>
      <w:r w:rsidR="00F82A16">
        <w:rPr>
          <w:rFonts w:hint="cs"/>
          <w:rtl/>
        </w:rPr>
        <w:t>,</w:t>
      </w:r>
      <w:r w:rsidR="008E21F8">
        <w:rPr>
          <w:rFonts w:hint="cs"/>
          <w:rtl/>
        </w:rPr>
        <w:t xml:space="preserve"> אדישים ל</w:t>
      </w:r>
      <w:r w:rsidR="00002A9F">
        <w:rPr>
          <w:rFonts w:hint="cs"/>
          <w:rtl/>
        </w:rPr>
        <w:t xml:space="preserve">מי המזרקה </w:t>
      </w:r>
      <w:r w:rsidR="008E21F8">
        <w:rPr>
          <w:rFonts w:hint="cs"/>
          <w:rtl/>
        </w:rPr>
        <w:t>ש</w:t>
      </w:r>
      <w:r w:rsidR="00002A9F">
        <w:rPr>
          <w:rFonts w:hint="cs"/>
          <w:rtl/>
        </w:rPr>
        <w:t>החלו קופאים בשו</w:t>
      </w:r>
      <w:r w:rsidR="00B7639A">
        <w:rPr>
          <w:rFonts w:hint="cs"/>
          <w:rtl/>
        </w:rPr>
        <w:t>לי</w:t>
      </w:r>
      <w:r w:rsidR="00DA38C6">
        <w:rPr>
          <w:rFonts w:hint="cs"/>
          <w:rtl/>
        </w:rPr>
        <w:t>ים</w:t>
      </w:r>
      <w:r w:rsidR="00002A9F">
        <w:rPr>
          <w:rFonts w:hint="cs"/>
          <w:rtl/>
        </w:rPr>
        <w:t>.</w:t>
      </w:r>
    </w:p>
    <w:p w14:paraId="244F93D8" w14:textId="046B0F5F" w:rsidR="00F1767C" w:rsidRDefault="00002A9F" w:rsidP="008029AF">
      <w:pPr>
        <w:rPr>
          <w:rtl/>
        </w:rPr>
      </w:pPr>
      <w:r>
        <w:rPr>
          <w:rFonts w:hint="cs"/>
          <w:rtl/>
        </w:rPr>
        <w:t>האיש</w:t>
      </w:r>
      <w:r w:rsidR="00807803">
        <w:rPr>
          <w:rFonts w:hint="cs"/>
          <w:rtl/>
        </w:rPr>
        <w:t xml:space="preserve"> </w:t>
      </w:r>
      <w:r w:rsidR="008E21F8">
        <w:rPr>
          <w:rFonts w:hint="cs"/>
          <w:rtl/>
        </w:rPr>
        <w:t xml:space="preserve">היה </w:t>
      </w:r>
      <w:r w:rsidR="000B3316">
        <w:rPr>
          <w:rFonts w:hint="cs"/>
          <w:rtl/>
        </w:rPr>
        <w:t>בעל שפם שחור</w:t>
      </w:r>
      <w:r w:rsidR="00DA38C6">
        <w:rPr>
          <w:rFonts w:hint="cs"/>
          <w:rtl/>
        </w:rPr>
        <w:t xml:space="preserve"> ומחודד</w:t>
      </w:r>
      <w:r w:rsidR="000B3316">
        <w:rPr>
          <w:rFonts w:hint="cs"/>
          <w:rtl/>
        </w:rPr>
        <w:t xml:space="preserve"> בקצותיו</w:t>
      </w:r>
      <w:r w:rsidR="00DA38C6">
        <w:rPr>
          <w:rFonts w:hint="cs"/>
          <w:rtl/>
        </w:rPr>
        <w:t xml:space="preserve">, </w:t>
      </w:r>
      <w:r w:rsidR="00F1767C" w:rsidRPr="00F1767C">
        <w:rPr>
          <w:rFonts w:cs="Times New Roman"/>
          <w:rtl/>
        </w:rPr>
        <w:t>כ</w:t>
      </w:r>
      <w:r w:rsidR="00B836FC">
        <w:rPr>
          <w:rFonts w:cs="Times New Roman" w:hint="cs"/>
          <w:rtl/>
        </w:rPr>
        <w:t xml:space="preserve">מו </w:t>
      </w:r>
      <w:r w:rsidR="00F1767C" w:rsidRPr="00F1767C">
        <w:rPr>
          <w:rFonts w:cs="Times New Roman"/>
          <w:rtl/>
        </w:rPr>
        <w:t xml:space="preserve">של קוסם, </w:t>
      </w:r>
      <w:r w:rsidR="000B3316">
        <w:rPr>
          <w:rFonts w:hint="cs"/>
          <w:rtl/>
        </w:rPr>
        <w:t>ו</w:t>
      </w:r>
      <w:r w:rsidR="003B2198">
        <w:rPr>
          <w:rFonts w:hint="cs"/>
          <w:rtl/>
        </w:rPr>
        <w:t>שערו</w:t>
      </w:r>
      <w:r w:rsidR="008857ED">
        <w:rPr>
          <w:rFonts w:hint="cs"/>
          <w:rtl/>
        </w:rPr>
        <w:t>,</w:t>
      </w:r>
      <w:r w:rsidR="000B3316">
        <w:rPr>
          <w:rFonts w:hint="cs"/>
          <w:rtl/>
        </w:rPr>
        <w:t xml:space="preserve"> </w:t>
      </w:r>
      <w:r w:rsidR="001C7409">
        <w:rPr>
          <w:rFonts w:hint="cs"/>
          <w:rtl/>
        </w:rPr>
        <w:t>השחור אף הוא</w:t>
      </w:r>
      <w:r w:rsidR="008857ED">
        <w:rPr>
          <w:rFonts w:hint="cs"/>
          <w:rtl/>
        </w:rPr>
        <w:t>,</w:t>
      </w:r>
      <w:r w:rsidR="001C7409">
        <w:rPr>
          <w:rFonts w:hint="cs"/>
          <w:rtl/>
        </w:rPr>
        <w:t xml:space="preserve"> הגיע </w:t>
      </w:r>
      <w:r w:rsidR="008857ED">
        <w:rPr>
          <w:rFonts w:hint="cs"/>
          <w:rtl/>
        </w:rPr>
        <w:t xml:space="preserve">עד </w:t>
      </w:r>
      <w:r w:rsidR="001C7409">
        <w:rPr>
          <w:rFonts w:hint="cs"/>
          <w:rtl/>
        </w:rPr>
        <w:t>ל</w:t>
      </w:r>
      <w:r w:rsidR="000B3316">
        <w:rPr>
          <w:rFonts w:hint="cs"/>
          <w:rtl/>
        </w:rPr>
        <w:t>כתפי</w:t>
      </w:r>
      <w:r w:rsidR="001C7409">
        <w:rPr>
          <w:rFonts w:hint="cs"/>
          <w:rtl/>
        </w:rPr>
        <w:t>ו</w:t>
      </w:r>
      <w:r w:rsidR="00DA38C6">
        <w:rPr>
          <w:rFonts w:hint="cs"/>
          <w:rtl/>
        </w:rPr>
        <w:t xml:space="preserve">. </w:t>
      </w:r>
      <w:r w:rsidR="000B3316">
        <w:rPr>
          <w:rFonts w:hint="cs"/>
          <w:rtl/>
        </w:rPr>
        <w:t>ה</w:t>
      </w:r>
      <w:r w:rsidR="00BB3FDD">
        <w:rPr>
          <w:rFonts w:hint="cs"/>
          <w:rtl/>
        </w:rPr>
        <w:t>אישה</w:t>
      </w:r>
      <w:r w:rsidR="000B3316">
        <w:rPr>
          <w:rFonts w:hint="cs"/>
          <w:rtl/>
        </w:rPr>
        <w:t xml:space="preserve"> </w:t>
      </w:r>
      <w:r w:rsidR="001C5A04">
        <w:rPr>
          <w:rFonts w:hint="cs"/>
          <w:rtl/>
        </w:rPr>
        <w:t>הייתה</w:t>
      </w:r>
      <w:r w:rsidR="00BB3FDD">
        <w:rPr>
          <w:rFonts w:hint="cs"/>
          <w:rtl/>
        </w:rPr>
        <w:t xml:space="preserve"> רזה </w:t>
      </w:r>
      <w:r w:rsidR="00760F70">
        <w:rPr>
          <w:rFonts w:hint="cs"/>
          <w:rtl/>
        </w:rPr>
        <w:t>כשלד</w:t>
      </w:r>
      <w:r w:rsidR="003B7DFD">
        <w:rPr>
          <w:rFonts w:hint="cs"/>
          <w:rtl/>
        </w:rPr>
        <w:t>,</w:t>
      </w:r>
      <w:r w:rsidR="003B7DFD" w:rsidRPr="003B7DFD">
        <w:rPr>
          <w:rFonts w:hint="cs"/>
          <w:rtl/>
        </w:rPr>
        <w:t xml:space="preserve"> </w:t>
      </w:r>
      <w:r w:rsidR="00F1767C">
        <w:rPr>
          <w:rFonts w:hint="cs"/>
          <w:rtl/>
        </w:rPr>
        <w:t>ו</w:t>
      </w:r>
      <w:r w:rsidR="000B3316">
        <w:rPr>
          <w:rFonts w:hint="cs"/>
          <w:rtl/>
        </w:rPr>
        <w:t>בגדי</w:t>
      </w:r>
      <w:r w:rsidR="00F1767C">
        <w:rPr>
          <w:rFonts w:hint="cs"/>
          <w:rtl/>
        </w:rPr>
        <w:t>ה</w:t>
      </w:r>
      <w:r w:rsidR="000B3316">
        <w:rPr>
          <w:rFonts w:hint="cs"/>
          <w:rtl/>
        </w:rPr>
        <w:t xml:space="preserve"> </w:t>
      </w:r>
      <w:r w:rsidR="00F1767C">
        <w:rPr>
          <w:rFonts w:hint="cs"/>
          <w:rtl/>
        </w:rPr>
        <w:t>ה</w:t>
      </w:r>
      <w:r w:rsidR="003B7DFD">
        <w:rPr>
          <w:rFonts w:hint="cs"/>
          <w:rtl/>
        </w:rPr>
        <w:t>דקים מדי לקור הערב</w:t>
      </w:r>
      <w:r w:rsidR="00F1767C">
        <w:rPr>
          <w:rFonts w:hint="cs"/>
          <w:rtl/>
        </w:rPr>
        <w:t xml:space="preserve"> היו</w:t>
      </w:r>
      <w:r w:rsidR="000B3316">
        <w:rPr>
          <w:rFonts w:hint="cs"/>
          <w:rtl/>
        </w:rPr>
        <w:t xml:space="preserve"> הדוקים על </w:t>
      </w:r>
      <w:r w:rsidR="003B7DFD">
        <w:rPr>
          <w:rFonts w:hint="cs"/>
          <w:rtl/>
        </w:rPr>
        <w:t>כתפיה הרחבות</w:t>
      </w:r>
      <w:r w:rsidR="00760F70">
        <w:rPr>
          <w:rFonts w:hint="cs"/>
          <w:rtl/>
        </w:rPr>
        <w:t>. סנטרה היה מחודד,</w:t>
      </w:r>
      <w:r w:rsidR="00F1767C" w:rsidRPr="00F1767C">
        <w:rPr>
          <w:rFonts w:hint="cs"/>
          <w:rtl/>
        </w:rPr>
        <w:t xml:space="preserve"> </w:t>
      </w:r>
      <w:r w:rsidR="00CF65B2" w:rsidRPr="00CF65B2">
        <w:rPr>
          <w:rFonts w:cs="Times New Roman"/>
          <w:rtl/>
        </w:rPr>
        <w:t>שפתיה השתפלו מטה, ו</w:t>
      </w:r>
      <w:r w:rsidR="00F1767C">
        <w:rPr>
          <w:rFonts w:hint="cs"/>
          <w:rtl/>
        </w:rPr>
        <w:t xml:space="preserve">לחייה </w:t>
      </w:r>
      <w:r w:rsidR="00CF65B2">
        <w:rPr>
          <w:rFonts w:hint="cs"/>
          <w:rtl/>
        </w:rPr>
        <w:t>ה</w:t>
      </w:r>
      <w:r w:rsidR="00F1767C">
        <w:rPr>
          <w:rFonts w:hint="cs"/>
          <w:rtl/>
        </w:rPr>
        <w:t>בצקיות</w:t>
      </w:r>
      <w:r w:rsidR="00760F70">
        <w:rPr>
          <w:rFonts w:hint="cs"/>
          <w:rtl/>
        </w:rPr>
        <w:t xml:space="preserve"> </w:t>
      </w:r>
      <w:r w:rsidR="00CF65B2">
        <w:rPr>
          <w:rFonts w:hint="cs"/>
          <w:rtl/>
        </w:rPr>
        <w:t>הי</w:t>
      </w:r>
      <w:r w:rsidR="002C356C">
        <w:rPr>
          <w:rFonts w:hint="cs"/>
          <w:rtl/>
        </w:rPr>
        <w:t>ו</w:t>
      </w:r>
      <w:r w:rsidR="00CF65B2">
        <w:rPr>
          <w:rFonts w:hint="cs"/>
          <w:rtl/>
        </w:rPr>
        <w:t xml:space="preserve"> </w:t>
      </w:r>
      <w:r w:rsidR="002C356C">
        <w:rPr>
          <w:rFonts w:hint="cs"/>
          <w:rtl/>
        </w:rPr>
        <w:t>מרוח</w:t>
      </w:r>
      <w:r w:rsidR="00F1767C">
        <w:rPr>
          <w:rFonts w:hint="cs"/>
          <w:rtl/>
        </w:rPr>
        <w:t>ות</w:t>
      </w:r>
      <w:r w:rsidR="002C356C">
        <w:rPr>
          <w:rFonts w:hint="cs"/>
          <w:rtl/>
        </w:rPr>
        <w:t xml:space="preserve"> </w:t>
      </w:r>
      <w:r w:rsidR="00F1767C">
        <w:rPr>
          <w:rFonts w:hint="cs"/>
          <w:rtl/>
        </w:rPr>
        <w:t>ב</w:t>
      </w:r>
      <w:r w:rsidR="002C356C">
        <w:rPr>
          <w:rFonts w:hint="cs"/>
          <w:rtl/>
        </w:rPr>
        <w:t>שכבה נדיבה</w:t>
      </w:r>
      <w:r w:rsidR="00C90C6C">
        <w:rPr>
          <w:rFonts w:hint="cs"/>
          <w:rtl/>
        </w:rPr>
        <w:t xml:space="preserve"> מאוד </w:t>
      </w:r>
      <w:r w:rsidR="002C356C">
        <w:rPr>
          <w:rFonts w:hint="cs"/>
          <w:rtl/>
        </w:rPr>
        <w:t xml:space="preserve">של </w:t>
      </w:r>
      <w:r w:rsidR="00135933">
        <w:rPr>
          <w:rFonts w:hint="cs"/>
          <w:rtl/>
        </w:rPr>
        <w:t>קרם בסיס</w:t>
      </w:r>
      <w:r w:rsidR="003B7DFD">
        <w:rPr>
          <w:rFonts w:hint="cs"/>
          <w:rtl/>
        </w:rPr>
        <w:t>.</w:t>
      </w:r>
      <w:r w:rsidR="00BB3FDD">
        <w:rPr>
          <w:rFonts w:hint="cs"/>
          <w:rtl/>
        </w:rPr>
        <w:t xml:space="preserve"> </w:t>
      </w:r>
    </w:p>
    <w:p w14:paraId="12CEDE21" w14:textId="26947968" w:rsidR="00D6511A" w:rsidRDefault="00F1767C" w:rsidP="00B836FC">
      <w:pPr>
        <w:rPr>
          <w:rtl/>
        </w:rPr>
      </w:pPr>
      <w:r>
        <w:rPr>
          <w:rFonts w:hint="cs"/>
          <w:rtl/>
        </w:rPr>
        <w:t>בני הזוג</w:t>
      </w:r>
      <w:r w:rsidR="000B3316">
        <w:rPr>
          <w:rFonts w:hint="cs"/>
          <w:rtl/>
        </w:rPr>
        <w:t xml:space="preserve"> </w:t>
      </w:r>
      <w:r w:rsidR="001F4F9E">
        <w:rPr>
          <w:rFonts w:hint="cs"/>
          <w:rtl/>
        </w:rPr>
        <w:t>סימנו ל</w:t>
      </w:r>
      <w:r w:rsidR="001C7409">
        <w:rPr>
          <w:rFonts w:hint="cs"/>
          <w:rtl/>
        </w:rPr>
        <w:t>אלכס</w:t>
      </w:r>
      <w:r w:rsidR="001F4F9E">
        <w:rPr>
          <w:rFonts w:hint="cs"/>
          <w:rtl/>
        </w:rPr>
        <w:t xml:space="preserve"> </w:t>
      </w:r>
      <w:r w:rsidR="00984F94">
        <w:rPr>
          <w:rFonts w:hint="cs"/>
          <w:rtl/>
        </w:rPr>
        <w:t>ו</w:t>
      </w:r>
      <w:r w:rsidR="00373B07">
        <w:rPr>
          <w:rFonts w:hint="cs"/>
          <w:rtl/>
        </w:rPr>
        <w:t xml:space="preserve">הוא התיישב ביניהם </w:t>
      </w:r>
      <w:r w:rsidR="00994661">
        <w:rPr>
          <w:rFonts w:hint="cs"/>
          <w:rtl/>
        </w:rPr>
        <w:t xml:space="preserve">על </w:t>
      </w:r>
      <w:r w:rsidR="00984F94">
        <w:rPr>
          <w:rFonts w:hint="cs"/>
          <w:rtl/>
        </w:rPr>
        <w:t>ה</w:t>
      </w:r>
      <w:r w:rsidR="00994661">
        <w:rPr>
          <w:rFonts w:hint="cs"/>
          <w:rtl/>
        </w:rPr>
        <w:t xml:space="preserve">מעקה העתיק של </w:t>
      </w:r>
      <w:r w:rsidR="00067CE0">
        <w:rPr>
          <w:rFonts w:hint="cs"/>
          <w:rtl/>
        </w:rPr>
        <w:t>אגן</w:t>
      </w:r>
      <w:r w:rsidR="00994661">
        <w:rPr>
          <w:rFonts w:hint="cs"/>
          <w:rtl/>
        </w:rPr>
        <w:t xml:space="preserve"> המזרקה. בגדיו היו לחים מהגשם העז שירד במשך רוב אותו יום, </w:t>
      </w:r>
      <w:r w:rsidR="00D6511A" w:rsidRPr="00D6511A">
        <w:rPr>
          <w:rFonts w:cs="Times New Roman"/>
          <w:rtl/>
        </w:rPr>
        <w:t>ו</w:t>
      </w:r>
      <w:r w:rsidR="00B836FC" w:rsidRPr="00B836FC">
        <w:rPr>
          <w:rFonts w:cs="Times New Roman"/>
          <w:rtl/>
        </w:rPr>
        <w:t xml:space="preserve">הוא חש מבעד למכנסיו בחום גופו נמצץ </w:t>
      </w:r>
      <w:r w:rsidR="00B836FC">
        <w:rPr>
          <w:rFonts w:hint="cs"/>
          <w:rtl/>
        </w:rPr>
        <w:t>[</w:t>
      </w:r>
      <w:r w:rsidR="00B836FC">
        <w:t>seep out</w:t>
      </w:r>
      <w:r w:rsidR="00B836FC">
        <w:rPr>
          <w:rFonts w:hint="cs"/>
          <w:rtl/>
        </w:rPr>
        <w:t xml:space="preserve">] </w:t>
      </w:r>
      <w:r w:rsidR="00B836FC" w:rsidRPr="00B836FC">
        <w:rPr>
          <w:rFonts w:cs="Times New Roman"/>
          <w:rtl/>
        </w:rPr>
        <w:t xml:space="preserve">בגרגרנות לתוך האבן. הוא </w:t>
      </w:r>
      <w:r w:rsidR="00D6511A" w:rsidRPr="00D6511A">
        <w:rPr>
          <w:rFonts w:cs="Times New Roman"/>
          <w:rtl/>
        </w:rPr>
        <w:t xml:space="preserve">לגם לגימה ארוכה מהבקבוק שהגבר הושיט לו, </w:t>
      </w:r>
      <w:r w:rsidR="00B836FC">
        <w:rPr>
          <w:rFonts w:cs="Times New Roman" w:hint="cs"/>
          <w:rtl/>
        </w:rPr>
        <w:t>ו</w:t>
      </w:r>
      <w:r w:rsidR="00D6511A" w:rsidRPr="00D6511A">
        <w:rPr>
          <w:rFonts w:cs="Times New Roman"/>
          <w:rtl/>
        </w:rPr>
        <w:t xml:space="preserve">מייד כשהנוזל גלש בגרונו </w:t>
      </w:r>
      <w:r w:rsidR="00B836FC">
        <w:rPr>
          <w:rFonts w:cs="Times New Roman" w:hint="cs"/>
          <w:rtl/>
        </w:rPr>
        <w:t xml:space="preserve">נוכח </w:t>
      </w:r>
      <w:r w:rsidR="004266EB">
        <w:rPr>
          <w:rFonts w:cs="Times New Roman" w:hint="cs"/>
          <w:rtl/>
        </w:rPr>
        <w:t xml:space="preserve">לדעת </w:t>
      </w:r>
      <w:r w:rsidR="00D6511A" w:rsidRPr="00D6511A">
        <w:rPr>
          <w:rFonts w:cs="Times New Roman"/>
          <w:rtl/>
        </w:rPr>
        <w:t xml:space="preserve">שזאת לא </w:t>
      </w:r>
      <w:r w:rsidR="001C5A04">
        <w:rPr>
          <w:rFonts w:cs="Times New Roman"/>
          <w:rtl/>
        </w:rPr>
        <w:t>הייתה</w:t>
      </w:r>
      <w:r w:rsidR="00D6511A" w:rsidRPr="00D6511A">
        <w:rPr>
          <w:rFonts w:cs="Times New Roman"/>
          <w:rtl/>
        </w:rPr>
        <w:t xml:space="preserve"> בירה כי אם </w:t>
      </w:r>
      <w:r w:rsidR="004266EB" w:rsidRPr="004266EB">
        <w:rPr>
          <w:rFonts w:cs="Times New Roman"/>
          <w:rtl/>
        </w:rPr>
        <w:t>אַייסבּוֹק</w:t>
      </w:r>
      <w:r w:rsidR="00F82A16">
        <w:rPr>
          <w:rFonts w:hint="cs"/>
          <w:rtl/>
        </w:rPr>
        <w:t>,</w:t>
      </w:r>
      <w:r w:rsidR="000D30BE">
        <w:rPr>
          <w:rFonts w:hint="cs"/>
          <w:rtl/>
        </w:rPr>
        <w:t xml:space="preserve"> מהסוג המיוצר בבוואריה, </w:t>
      </w:r>
      <w:r w:rsidR="009902F8">
        <w:rPr>
          <w:rFonts w:hint="cs"/>
          <w:rtl/>
        </w:rPr>
        <w:t xml:space="preserve">משקה </w:t>
      </w:r>
      <w:r w:rsidR="000D30BE">
        <w:rPr>
          <w:rFonts w:hint="cs"/>
          <w:rtl/>
        </w:rPr>
        <w:t>חזק כמו</w:t>
      </w:r>
      <w:r w:rsidR="00E8388C">
        <w:rPr>
          <w:rFonts w:hint="cs"/>
          <w:rtl/>
        </w:rPr>
        <w:t xml:space="preserve"> מרטיני</w:t>
      </w:r>
      <w:r w:rsidR="000D30BE">
        <w:rPr>
          <w:rFonts w:hint="cs"/>
          <w:rtl/>
        </w:rPr>
        <w:t xml:space="preserve"> </w:t>
      </w:r>
      <w:r w:rsidR="00F82A16">
        <w:rPr>
          <w:rFonts w:hint="cs"/>
          <w:rtl/>
        </w:rPr>
        <w:t xml:space="preserve">[מרטיני זה סוג של ורמוט] </w:t>
      </w:r>
      <w:r w:rsidR="000D30BE">
        <w:rPr>
          <w:rFonts w:hint="cs"/>
          <w:rtl/>
        </w:rPr>
        <w:t>או פורט, וראשו החל ל</w:t>
      </w:r>
      <w:r w:rsidR="000B3316">
        <w:rPr>
          <w:rFonts w:hint="cs"/>
          <w:rtl/>
        </w:rPr>
        <w:t>רחף</w:t>
      </w:r>
      <w:r w:rsidR="001F4F9E">
        <w:rPr>
          <w:rFonts w:hint="cs"/>
          <w:rtl/>
        </w:rPr>
        <w:t xml:space="preserve">. </w:t>
      </w:r>
    </w:p>
    <w:p w14:paraId="66B46D40" w14:textId="78616947" w:rsidR="00760F70" w:rsidRDefault="00CD3A67" w:rsidP="008029AF">
      <w:pPr>
        <w:rPr>
          <w:rtl/>
        </w:rPr>
      </w:pPr>
      <w:r>
        <w:rPr>
          <w:rFonts w:hint="cs"/>
          <w:rtl/>
        </w:rPr>
        <w:t>כ</w:t>
      </w:r>
      <w:r w:rsidR="000B3316">
        <w:rPr>
          <w:rFonts w:hint="cs"/>
          <w:rtl/>
        </w:rPr>
        <w:t>ש</w:t>
      </w:r>
      <w:r w:rsidR="00DE6924">
        <w:rPr>
          <w:rFonts w:hint="cs"/>
          <w:rtl/>
        </w:rPr>
        <w:t xml:space="preserve">האישה </w:t>
      </w:r>
      <w:r w:rsidR="000B3316">
        <w:rPr>
          <w:rFonts w:hint="cs"/>
          <w:rtl/>
        </w:rPr>
        <w:t>ל</w:t>
      </w:r>
      <w:r w:rsidR="00373B07">
        <w:rPr>
          <w:rFonts w:hint="cs"/>
          <w:rtl/>
        </w:rPr>
        <w:t>גמה</w:t>
      </w:r>
      <w:r w:rsidR="00F82A16">
        <w:rPr>
          <w:rFonts w:hint="cs"/>
          <w:rtl/>
        </w:rPr>
        <w:t>, הגרגרת הבולטת שלה עלתה וירדה.</w:t>
      </w:r>
      <w:r w:rsidR="000B3316">
        <w:rPr>
          <w:rFonts w:hint="cs"/>
          <w:rtl/>
        </w:rPr>
        <w:t xml:space="preserve"> אלכס </w:t>
      </w:r>
      <w:r w:rsidR="007E732A">
        <w:rPr>
          <w:rFonts w:hint="cs"/>
          <w:rtl/>
        </w:rPr>
        <w:t>ניסה ל</w:t>
      </w:r>
      <w:r w:rsidR="001F4F9E">
        <w:rPr>
          <w:rFonts w:hint="cs"/>
          <w:rtl/>
        </w:rPr>
        <w:t>חק</w:t>
      </w:r>
      <w:r w:rsidR="007E732A">
        <w:rPr>
          <w:rFonts w:hint="cs"/>
          <w:rtl/>
        </w:rPr>
        <w:t>ות</w:t>
      </w:r>
      <w:r w:rsidR="001F4F9E">
        <w:rPr>
          <w:rFonts w:hint="cs"/>
          <w:rtl/>
        </w:rPr>
        <w:t xml:space="preserve"> את </w:t>
      </w:r>
      <w:r w:rsidR="000D30BE">
        <w:rPr>
          <w:rFonts w:hint="cs"/>
          <w:rtl/>
        </w:rPr>
        <w:t xml:space="preserve">אופן </w:t>
      </w:r>
      <w:r w:rsidR="000B3316">
        <w:rPr>
          <w:rFonts w:hint="cs"/>
          <w:rtl/>
        </w:rPr>
        <w:t>אחיזתה</w:t>
      </w:r>
      <w:r w:rsidR="001F4F9E">
        <w:rPr>
          <w:rFonts w:hint="cs"/>
          <w:rtl/>
        </w:rPr>
        <w:t xml:space="preserve"> </w:t>
      </w:r>
      <w:r w:rsidR="000D30BE">
        <w:rPr>
          <w:rFonts w:hint="cs"/>
          <w:rtl/>
        </w:rPr>
        <w:t xml:space="preserve">המיומן </w:t>
      </w:r>
      <w:r w:rsidR="001F4F9E">
        <w:rPr>
          <w:rFonts w:hint="cs"/>
          <w:rtl/>
        </w:rPr>
        <w:t xml:space="preserve">בצוואר הבקבוק </w:t>
      </w:r>
      <w:r w:rsidR="001F4F9E">
        <w:rPr>
          <w:rtl/>
        </w:rPr>
        <w:t>–</w:t>
      </w:r>
      <w:r w:rsidR="001F4F9E">
        <w:rPr>
          <w:rFonts w:hint="cs"/>
          <w:rtl/>
        </w:rPr>
        <w:t xml:space="preserve"> </w:t>
      </w:r>
      <w:r w:rsidR="000D30BE">
        <w:rPr>
          <w:rFonts w:hint="cs"/>
          <w:rtl/>
        </w:rPr>
        <w:t>כפי שי</w:t>
      </w:r>
      <w:r w:rsidR="001F4F9E">
        <w:rPr>
          <w:rFonts w:hint="cs"/>
          <w:rtl/>
        </w:rPr>
        <w:t xml:space="preserve">אחז אדם בדבר מה </w:t>
      </w:r>
      <w:r w:rsidR="000D30BE">
        <w:rPr>
          <w:rFonts w:hint="cs"/>
          <w:rtl/>
        </w:rPr>
        <w:t>ה</w:t>
      </w:r>
      <w:r w:rsidR="001F4F9E">
        <w:rPr>
          <w:rFonts w:hint="cs"/>
          <w:rtl/>
        </w:rPr>
        <w:t>יקר</w:t>
      </w:r>
      <w:r w:rsidR="00C90C6C">
        <w:rPr>
          <w:rFonts w:hint="cs"/>
          <w:rtl/>
        </w:rPr>
        <w:t xml:space="preserve"> מאוד </w:t>
      </w:r>
      <w:r w:rsidR="00CF65B2">
        <w:rPr>
          <w:rFonts w:hint="cs"/>
          <w:rtl/>
        </w:rPr>
        <w:t>לליבו</w:t>
      </w:r>
      <w:r w:rsidR="00F82A16">
        <w:rPr>
          <w:rFonts w:hint="cs"/>
          <w:rtl/>
        </w:rPr>
        <w:t>.</w:t>
      </w:r>
      <w:r w:rsidR="001F4F9E">
        <w:rPr>
          <w:rFonts w:hint="cs"/>
          <w:rtl/>
        </w:rPr>
        <w:t xml:space="preserve"> כש</w:t>
      </w:r>
      <w:r w:rsidR="00F82A16">
        <w:rPr>
          <w:rFonts w:hint="cs"/>
          <w:rtl/>
        </w:rPr>
        <w:t xml:space="preserve">תכולת </w:t>
      </w:r>
      <w:r w:rsidR="001F4F9E">
        <w:rPr>
          <w:rFonts w:hint="cs"/>
          <w:rtl/>
        </w:rPr>
        <w:t>הבקבוק נגמר</w:t>
      </w:r>
      <w:r w:rsidR="00F82A16">
        <w:rPr>
          <w:rFonts w:hint="cs"/>
          <w:rtl/>
        </w:rPr>
        <w:t>ה</w:t>
      </w:r>
      <w:r w:rsidR="001F4F9E">
        <w:rPr>
          <w:rFonts w:hint="cs"/>
          <w:rtl/>
        </w:rPr>
        <w:t xml:space="preserve"> </w:t>
      </w:r>
      <w:r w:rsidR="000B3316">
        <w:rPr>
          <w:rFonts w:hint="cs"/>
          <w:rtl/>
        </w:rPr>
        <w:t>היא שלפה</w:t>
      </w:r>
      <w:r w:rsidR="001F4F9E">
        <w:rPr>
          <w:rFonts w:hint="cs"/>
          <w:rtl/>
        </w:rPr>
        <w:t xml:space="preserve"> מתיק</w:t>
      </w:r>
      <w:r w:rsidR="00DE6924">
        <w:rPr>
          <w:rFonts w:hint="cs"/>
          <w:rtl/>
        </w:rPr>
        <w:t xml:space="preserve"> </w:t>
      </w:r>
      <w:r w:rsidR="001F4F9E">
        <w:rPr>
          <w:rFonts w:hint="cs"/>
          <w:rtl/>
        </w:rPr>
        <w:t xml:space="preserve">נסיעות </w:t>
      </w:r>
      <w:r w:rsidR="00994661">
        <w:rPr>
          <w:rFonts w:hint="cs"/>
          <w:rtl/>
        </w:rPr>
        <w:t xml:space="preserve">חבוט </w:t>
      </w:r>
      <w:r w:rsidR="001F4F9E">
        <w:rPr>
          <w:rFonts w:hint="cs"/>
          <w:rtl/>
        </w:rPr>
        <w:t xml:space="preserve">בקבוק חדש, </w:t>
      </w:r>
      <w:r w:rsidR="000D30BE">
        <w:rPr>
          <w:rFonts w:hint="cs"/>
          <w:rtl/>
        </w:rPr>
        <w:t>ו</w:t>
      </w:r>
      <w:r w:rsidR="001F4F9E">
        <w:rPr>
          <w:rFonts w:hint="cs"/>
          <w:rtl/>
        </w:rPr>
        <w:t>פתחה אותו בקלות ביד</w:t>
      </w:r>
      <w:r w:rsidR="007E732A">
        <w:rPr>
          <w:rFonts w:hint="cs"/>
          <w:rtl/>
        </w:rPr>
        <w:t xml:space="preserve"> חסונה</w:t>
      </w:r>
      <w:r w:rsidR="001F4F9E">
        <w:rPr>
          <w:rFonts w:hint="cs"/>
          <w:rtl/>
        </w:rPr>
        <w:t>.</w:t>
      </w:r>
      <w:r w:rsidR="000B3316">
        <w:rPr>
          <w:rFonts w:hint="cs"/>
          <w:rtl/>
        </w:rPr>
        <w:t xml:space="preserve"> ו</w:t>
      </w:r>
      <w:r w:rsidR="00B836FC" w:rsidRPr="00B836FC">
        <w:rPr>
          <w:rFonts w:cs="Times New Roman"/>
          <w:rtl/>
        </w:rPr>
        <w:t xml:space="preserve">לגבי ההודעה שאולי הושארה לו, </w:t>
      </w:r>
      <w:r w:rsidR="000B3316">
        <w:rPr>
          <w:rFonts w:hint="cs"/>
          <w:rtl/>
        </w:rPr>
        <w:t xml:space="preserve">אלכס חשב </w:t>
      </w:r>
      <w:r w:rsidR="000B3316">
        <w:rPr>
          <w:rtl/>
        </w:rPr>
        <w:t>–</w:t>
      </w:r>
      <w:r w:rsidR="000B3316">
        <w:rPr>
          <w:rFonts w:hint="cs"/>
          <w:rtl/>
        </w:rPr>
        <w:t xml:space="preserve"> </w:t>
      </w:r>
      <w:r w:rsidR="008F40A9" w:rsidRPr="006D62E4">
        <w:rPr>
          <w:rFonts w:cs="Times New Roman"/>
          <w:highlight w:val="cyan"/>
          <w:rtl/>
        </w:rPr>
        <w:t>אפשר ש</w:t>
      </w:r>
      <w:r w:rsidR="00737E51">
        <w:rPr>
          <w:rFonts w:cs="Times New Roman" w:hint="cs"/>
          <w:highlight w:val="cyan"/>
          <w:rtl/>
        </w:rPr>
        <w:t xml:space="preserve">היה עליו לומר </w:t>
      </w:r>
      <w:r w:rsidR="008F40A9" w:rsidRPr="006D62E4">
        <w:rPr>
          <w:highlight w:val="cyan"/>
        </w:rPr>
        <w:t>eine Notiz</w:t>
      </w:r>
      <w:r w:rsidR="000B3316">
        <w:rPr>
          <w:rFonts w:hint="cs"/>
          <w:rtl/>
        </w:rPr>
        <w:t>.</w:t>
      </w:r>
    </w:p>
    <w:p w14:paraId="164F8318" w14:textId="77777777" w:rsidR="00E8388C" w:rsidRDefault="000D30BE" w:rsidP="003B7DFD">
      <w:pPr>
        <w:rPr>
          <w:rtl/>
        </w:rPr>
      </w:pPr>
      <w:r>
        <w:rPr>
          <w:rFonts w:hint="cs"/>
          <w:rtl/>
        </w:rPr>
        <w:t>[</w:t>
      </w:r>
      <w:r w:rsidRPr="000D30BE">
        <w:t>https://en.wikipedia.org/wiki/Bock</w:t>
      </w:r>
    </w:p>
    <w:p w14:paraId="289E1C54" w14:textId="1751DF44" w:rsidR="000D30BE" w:rsidRDefault="00E8388C" w:rsidP="003B7DFD">
      <w:pPr>
        <w:rPr>
          <w:rtl/>
        </w:rPr>
      </w:pPr>
      <w:r w:rsidRPr="00E8388C">
        <w:t>https://he.wikipedia.org/wiki/%D7%99%D7%99%D7%9F_%D7%9E%D7%97%D7%95%D7%96%D7%A7</w:t>
      </w:r>
      <w:r w:rsidR="000D30BE">
        <w:rPr>
          <w:rFonts w:hint="cs"/>
          <w:rtl/>
        </w:rPr>
        <w:t>]</w:t>
      </w:r>
    </w:p>
    <w:p w14:paraId="050355D5" w14:textId="4C10BE35" w:rsidR="00B63B2D" w:rsidRDefault="00031596" w:rsidP="008029AF">
      <w:pPr>
        <w:rPr>
          <w:rtl/>
        </w:rPr>
      </w:pPr>
      <w:r>
        <w:rPr>
          <w:rFonts w:hint="cs"/>
          <w:rtl/>
        </w:rPr>
        <w:t>בני הזוג</w:t>
      </w:r>
      <w:r w:rsidR="001F4F9E">
        <w:rPr>
          <w:rFonts w:hint="cs"/>
          <w:rtl/>
        </w:rPr>
        <w:t xml:space="preserve"> </w:t>
      </w:r>
      <w:r w:rsidR="00B836FC">
        <w:rPr>
          <w:rFonts w:hint="cs"/>
          <w:rtl/>
        </w:rPr>
        <w:t>ניהל</w:t>
      </w:r>
      <w:r w:rsidR="001F4F9E">
        <w:rPr>
          <w:rFonts w:hint="cs"/>
          <w:rtl/>
        </w:rPr>
        <w:t xml:space="preserve">ו </w:t>
      </w:r>
      <w:r w:rsidR="007E732A">
        <w:rPr>
          <w:rFonts w:hint="cs"/>
          <w:rtl/>
        </w:rPr>
        <w:t xml:space="preserve">איתו </w:t>
      </w:r>
      <w:r w:rsidR="001F4F9E">
        <w:rPr>
          <w:rFonts w:hint="cs"/>
          <w:rtl/>
        </w:rPr>
        <w:t xml:space="preserve">שיחת חולין </w:t>
      </w:r>
      <w:r w:rsidR="008029AF">
        <w:rPr>
          <w:rFonts w:hint="cs"/>
          <w:rtl/>
        </w:rPr>
        <w:t>שגרתית</w:t>
      </w:r>
      <w:r w:rsidR="00737E51">
        <w:rPr>
          <w:rFonts w:hint="cs"/>
          <w:rtl/>
        </w:rPr>
        <w:t>,</w:t>
      </w:r>
      <w:r w:rsidR="001A70C7">
        <w:rPr>
          <w:rFonts w:hint="cs"/>
          <w:rtl/>
        </w:rPr>
        <w:t xml:space="preserve"> מי הוא, מ</w:t>
      </w:r>
      <w:r w:rsidR="00984F94" w:rsidRPr="00984F94">
        <w:rPr>
          <w:rFonts w:cs="Times New Roman"/>
          <w:rtl/>
        </w:rPr>
        <w:t>היכן הגיע</w:t>
      </w:r>
      <w:r w:rsidR="001A70C7">
        <w:rPr>
          <w:rFonts w:hint="cs"/>
          <w:rtl/>
        </w:rPr>
        <w:t xml:space="preserve"> ובעיקר </w:t>
      </w:r>
      <w:r w:rsidR="00894E84">
        <w:rPr>
          <w:rFonts w:hint="cs"/>
          <w:rtl/>
        </w:rPr>
        <w:t xml:space="preserve">מהן </w:t>
      </w:r>
      <w:r w:rsidR="00C45B28">
        <w:rPr>
          <w:rFonts w:hint="cs"/>
          <w:rtl/>
        </w:rPr>
        <w:t>תוכני</w:t>
      </w:r>
      <w:r w:rsidR="00894E84">
        <w:rPr>
          <w:rFonts w:hint="cs"/>
          <w:rtl/>
        </w:rPr>
        <w:t>ותיו ללילה</w:t>
      </w:r>
      <w:r w:rsidR="00C312C9">
        <w:rPr>
          <w:rFonts w:hint="cs"/>
          <w:rtl/>
        </w:rPr>
        <w:t xml:space="preserve"> נאה</w:t>
      </w:r>
      <w:r w:rsidR="00894E84">
        <w:rPr>
          <w:rFonts w:hint="cs"/>
          <w:rtl/>
        </w:rPr>
        <w:t xml:space="preserve"> [</w:t>
      </w:r>
      <w:r w:rsidR="00894E84">
        <w:t>fine</w:t>
      </w:r>
      <w:r w:rsidR="00C312C9">
        <w:t xml:space="preserve"> </w:t>
      </w:r>
      <w:r w:rsidR="00894E84">
        <w:t>night</w:t>
      </w:r>
      <w:r w:rsidR="00894E84">
        <w:rPr>
          <w:rFonts w:hint="cs"/>
          <w:rtl/>
        </w:rPr>
        <w:t>] זה</w:t>
      </w:r>
      <w:r w:rsidR="00994661">
        <w:rPr>
          <w:rFonts w:hint="cs"/>
          <w:rtl/>
        </w:rPr>
        <w:t>.</w:t>
      </w:r>
      <w:r w:rsidR="00894E84">
        <w:rPr>
          <w:rFonts w:hint="cs"/>
          <w:rtl/>
        </w:rPr>
        <w:t xml:space="preserve"> </w:t>
      </w:r>
      <w:r w:rsidR="00994661">
        <w:rPr>
          <w:rFonts w:hint="cs"/>
          <w:rtl/>
        </w:rPr>
        <w:t>ב</w:t>
      </w:r>
      <w:r w:rsidR="00737E51">
        <w:rPr>
          <w:rFonts w:hint="cs"/>
          <w:rtl/>
        </w:rPr>
        <w:t>דרך כלל</w:t>
      </w:r>
      <w:r w:rsidR="00994661">
        <w:rPr>
          <w:rFonts w:hint="cs"/>
          <w:rtl/>
        </w:rPr>
        <w:t xml:space="preserve"> היה </w:t>
      </w:r>
      <w:r w:rsidR="001F4F9E">
        <w:rPr>
          <w:rFonts w:hint="cs"/>
          <w:rtl/>
        </w:rPr>
        <w:t xml:space="preserve">אלכס </w:t>
      </w:r>
      <w:r w:rsidR="001A70C7">
        <w:rPr>
          <w:rFonts w:hint="cs"/>
          <w:rtl/>
        </w:rPr>
        <w:t xml:space="preserve">נהנה משיחות </w:t>
      </w:r>
      <w:r w:rsidR="005A788F">
        <w:rPr>
          <w:rFonts w:hint="cs"/>
          <w:rtl/>
        </w:rPr>
        <w:t>כאלה</w:t>
      </w:r>
      <w:r w:rsidR="001A70C7">
        <w:rPr>
          <w:rFonts w:hint="cs"/>
          <w:rtl/>
        </w:rPr>
        <w:t xml:space="preserve">, </w:t>
      </w:r>
      <w:r w:rsidR="00737E51">
        <w:rPr>
          <w:rFonts w:hint="cs"/>
          <w:rtl/>
        </w:rPr>
        <w:t>ש</w:t>
      </w:r>
      <w:r w:rsidR="002E569D">
        <w:rPr>
          <w:rFonts w:hint="cs"/>
          <w:rtl/>
        </w:rPr>
        <w:t>זימנו לו</w:t>
      </w:r>
      <w:r w:rsidR="00C312C9">
        <w:rPr>
          <w:rFonts w:hint="cs"/>
          <w:rtl/>
        </w:rPr>
        <w:t xml:space="preserve"> את ה</w:t>
      </w:r>
      <w:r w:rsidR="001A70C7">
        <w:rPr>
          <w:rFonts w:hint="cs"/>
          <w:rtl/>
        </w:rPr>
        <w:t>אפשרות להעמיד פנים שהוא מישהו אחר</w:t>
      </w:r>
      <w:r>
        <w:rPr>
          <w:rFonts w:hint="cs"/>
          <w:rtl/>
        </w:rPr>
        <w:t>.</w:t>
      </w:r>
      <w:r w:rsidR="001A70C7">
        <w:rPr>
          <w:rFonts w:hint="cs"/>
          <w:rtl/>
        </w:rPr>
        <w:t xml:space="preserve"> </w:t>
      </w:r>
      <w:r>
        <w:rPr>
          <w:rFonts w:hint="cs"/>
          <w:rtl/>
        </w:rPr>
        <w:t>הוא</w:t>
      </w:r>
      <w:r w:rsidR="00CC06ED">
        <w:rPr>
          <w:rFonts w:hint="cs"/>
          <w:rtl/>
        </w:rPr>
        <w:t xml:space="preserve"> </w:t>
      </w:r>
      <w:r w:rsidR="001A70C7">
        <w:rPr>
          <w:rFonts w:hint="cs"/>
          <w:rtl/>
        </w:rPr>
        <w:t xml:space="preserve">לא </w:t>
      </w:r>
      <w:r>
        <w:rPr>
          <w:rFonts w:hint="cs"/>
          <w:rtl/>
        </w:rPr>
        <w:t xml:space="preserve">היה </w:t>
      </w:r>
      <w:r w:rsidR="00CC06ED">
        <w:rPr>
          <w:rFonts w:hint="cs"/>
          <w:rtl/>
        </w:rPr>
        <w:t>יכול ל</w:t>
      </w:r>
      <w:r w:rsidR="00984F94" w:rsidRPr="00984F94">
        <w:rPr>
          <w:rFonts w:cs="Times New Roman"/>
          <w:rtl/>
        </w:rPr>
        <w:t>התחזות</w:t>
      </w:r>
      <w:r w:rsidR="00984F94">
        <w:rPr>
          <w:rFonts w:cs="Times New Roman" w:hint="cs"/>
          <w:rtl/>
        </w:rPr>
        <w:t xml:space="preserve"> ל</w:t>
      </w:r>
      <w:r w:rsidR="00994661">
        <w:rPr>
          <w:rFonts w:hint="cs"/>
          <w:rtl/>
        </w:rPr>
        <w:t>תושב</w:t>
      </w:r>
      <w:r w:rsidR="00CC06ED">
        <w:rPr>
          <w:rFonts w:hint="cs"/>
          <w:rtl/>
        </w:rPr>
        <w:t xml:space="preserve"> </w:t>
      </w:r>
      <w:r w:rsidR="001A70C7">
        <w:rPr>
          <w:rFonts w:hint="cs"/>
          <w:rtl/>
        </w:rPr>
        <w:t xml:space="preserve">פרייבורג כי המבטא שלו </w:t>
      </w:r>
      <w:r w:rsidR="00994661">
        <w:rPr>
          <w:rFonts w:hint="cs"/>
          <w:rtl/>
        </w:rPr>
        <w:t xml:space="preserve">בגרמנית, </w:t>
      </w:r>
      <w:r w:rsidR="002E569D">
        <w:rPr>
          <w:rFonts w:hint="cs"/>
          <w:rtl/>
        </w:rPr>
        <w:t xml:space="preserve">כמו של סבתו </w:t>
      </w:r>
      <w:r w:rsidR="00994661">
        <w:rPr>
          <w:rFonts w:hint="cs"/>
          <w:rtl/>
        </w:rPr>
        <w:t xml:space="preserve">ושל אביו, </w:t>
      </w:r>
      <w:r w:rsidR="002E569D">
        <w:rPr>
          <w:rFonts w:hint="cs"/>
          <w:rtl/>
        </w:rPr>
        <w:t xml:space="preserve">היה </w:t>
      </w:r>
      <w:r w:rsidR="001A70C7">
        <w:rPr>
          <w:rFonts w:hint="cs"/>
          <w:rtl/>
        </w:rPr>
        <w:t>צפון-מערב</w:t>
      </w:r>
      <w:r w:rsidR="002E569D">
        <w:rPr>
          <w:rFonts w:hint="cs"/>
          <w:rtl/>
        </w:rPr>
        <w:t>י</w:t>
      </w:r>
      <w:r w:rsidR="00737E51">
        <w:rPr>
          <w:rFonts w:hint="cs"/>
          <w:rtl/>
        </w:rPr>
        <w:t>,</w:t>
      </w:r>
      <w:r w:rsidR="001A70C7">
        <w:rPr>
          <w:rFonts w:hint="cs"/>
          <w:rtl/>
        </w:rPr>
        <w:t xml:space="preserve"> </w:t>
      </w:r>
      <w:r w:rsidR="00DB78CB">
        <w:rPr>
          <w:rFonts w:hint="cs"/>
          <w:rtl/>
        </w:rPr>
        <w:t>[</w:t>
      </w:r>
      <w:r w:rsidR="001A70C7">
        <w:rPr>
          <w:rFonts w:hint="cs"/>
          <w:rtl/>
        </w:rPr>
        <w:t xml:space="preserve">ברמן והסביבה וזה היה כיף לכמה דקות אבל </w:t>
      </w:r>
      <w:r w:rsidR="001F4F9E">
        <w:rPr>
          <w:rFonts w:hint="cs"/>
          <w:rtl/>
        </w:rPr>
        <w:t>על אף כמות האלכוהול ההולכת וגואה בדמו התאכזב משיחת החולין ה</w:t>
      </w:r>
      <w:r w:rsidR="001A70C7">
        <w:rPr>
          <w:rFonts w:hint="cs"/>
          <w:rtl/>
        </w:rPr>
        <w:t>שיגרתית</w:t>
      </w:r>
      <w:r w:rsidR="001F4F9E">
        <w:rPr>
          <w:rFonts w:hint="cs"/>
          <w:rtl/>
        </w:rPr>
        <w:t xml:space="preserve">, לא </w:t>
      </w:r>
      <w:r w:rsidR="007E732A">
        <w:rPr>
          <w:rFonts w:hint="cs"/>
          <w:rtl/>
        </w:rPr>
        <w:t>ל</w:t>
      </w:r>
      <w:r w:rsidR="001F4F9E">
        <w:rPr>
          <w:rFonts w:hint="cs"/>
          <w:rtl/>
        </w:rPr>
        <w:t>זאת צי</w:t>
      </w:r>
      <w:r w:rsidR="007E732A">
        <w:rPr>
          <w:rFonts w:hint="cs"/>
          <w:rtl/>
        </w:rPr>
        <w:t>פ</w:t>
      </w:r>
      <w:r w:rsidR="001F4F9E">
        <w:rPr>
          <w:rFonts w:hint="cs"/>
          <w:rtl/>
        </w:rPr>
        <w:t>ה מקוסם ובת זוגו המורעבת....</w:t>
      </w:r>
      <w:r w:rsidR="00DB78CB">
        <w:rPr>
          <w:rFonts w:hint="cs"/>
          <w:rtl/>
        </w:rPr>
        <w:t>] ולכן</w:t>
      </w:r>
      <w:r w:rsidR="001A70C7">
        <w:rPr>
          <w:rFonts w:hint="cs"/>
          <w:rtl/>
        </w:rPr>
        <w:t xml:space="preserve"> </w:t>
      </w:r>
      <w:r w:rsidR="00994661">
        <w:rPr>
          <w:rFonts w:hint="cs"/>
          <w:rtl/>
        </w:rPr>
        <w:t xml:space="preserve">אמר להם כי </w:t>
      </w:r>
      <w:r w:rsidR="00DB78CB">
        <w:rPr>
          <w:rFonts w:hint="cs"/>
          <w:rtl/>
        </w:rPr>
        <w:t xml:space="preserve">שמו דֶרק </w:t>
      </w:r>
      <w:r w:rsidR="00C9400C">
        <w:rPr>
          <w:rFonts w:hint="cs"/>
          <w:rtl/>
        </w:rPr>
        <w:t xml:space="preserve">[ניקוד] </w:t>
      </w:r>
      <w:r w:rsidR="005A788F">
        <w:rPr>
          <w:rFonts w:hint="cs"/>
          <w:rtl/>
        </w:rPr>
        <w:t>ו</w:t>
      </w:r>
      <w:r w:rsidR="00994661">
        <w:rPr>
          <w:rFonts w:hint="cs"/>
          <w:rtl/>
        </w:rPr>
        <w:t xml:space="preserve">כי </w:t>
      </w:r>
      <w:r w:rsidR="005A788F">
        <w:rPr>
          <w:rFonts w:hint="cs"/>
          <w:rtl/>
        </w:rPr>
        <w:t xml:space="preserve">הגיע </w:t>
      </w:r>
      <w:r w:rsidR="001A70C7">
        <w:rPr>
          <w:rFonts w:hint="cs"/>
          <w:rtl/>
        </w:rPr>
        <w:t>מהמבורג</w:t>
      </w:r>
      <w:r w:rsidR="00DB78CB">
        <w:rPr>
          <w:rFonts w:hint="cs"/>
          <w:rtl/>
        </w:rPr>
        <w:t>.</w:t>
      </w:r>
      <w:r w:rsidR="001A70C7">
        <w:rPr>
          <w:rFonts w:hint="cs"/>
          <w:rtl/>
        </w:rPr>
        <w:t xml:space="preserve"> </w:t>
      </w:r>
    </w:p>
    <w:p w14:paraId="1C9A33AD" w14:textId="7919A586" w:rsidR="00760F70" w:rsidRDefault="00CC06ED" w:rsidP="008029AF">
      <w:pPr>
        <w:rPr>
          <w:rtl/>
        </w:rPr>
      </w:pPr>
      <w:r>
        <w:rPr>
          <w:rFonts w:cs="Times New Roman" w:hint="cs"/>
          <w:rtl/>
        </w:rPr>
        <w:t>ה</w:t>
      </w:r>
      <w:r w:rsidR="005B6A89">
        <w:rPr>
          <w:rFonts w:cs="Times New Roman" w:hint="cs"/>
          <w:rtl/>
        </w:rPr>
        <w:t>ם היו</w:t>
      </w:r>
      <w:r w:rsidR="00760F70">
        <w:rPr>
          <w:rFonts w:cs="Times New Roman"/>
          <w:rtl/>
        </w:rPr>
        <w:t xml:space="preserve"> </w:t>
      </w:r>
      <w:r w:rsidR="005A788F">
        <w:rPr>
          <w:rFonts w:cs="Times New Roman" w:hint="cs"/>
          <w:rtl/>
        </w:rPr>
        <w:t xml:space="preserve">כה </w:t>
      </w:r>
      <w:r>
        <w:rPr>
          <w:rFonts w:cs="Times New Roman"/>
          <w:rtl/>
        </w:rPr>
        <w:t>שונ</w:t>
      </w:r>
      <w:r w:rsidR="005B6A89">
        <w:rPr>
          <w:rFonts w:cs="Times New Roman" w:hint="cs"/>
          <w:rtl/>
        </w:rPr>
        <w:t>ים</w:t>
      </w:r>
      <w:r w:rsidR="00F061CC">
        <w:rPr>
          <w:rFonts w:cs="Times New Roman"/>
          <w:rtl/>
        </w:rPr>
        <w:t xml:space="preserve"> מ</w:t>
      </w:r>
      <w:r w:rsidR="00F061CC">
        <w:rPr>
          <w:rFonts w:cs="Times New Roman" w:hint="cs"/>
          <w:rtl/>
        </w:rPr>
        <w:t>הורי</w:t>
      </w:r>
      <w:r w:rsidR="00760F70">
        <w:rPr>
          <w:rFonts w:cs="Times New Roman"/>
          <w:rtl/>
        </w:rPr>
        <w:t>ו</w:t>
      </w:r>
      <w:r w:rsidR="00CF65B2">
        <w:rPr>
          <w:rFonts w:cs="Times New Roman" w:hint="cs"/>
          <w:rtl/>
        </w:rPr>
        <w:t>.</w:t>
      </w:r>
      <w:r w:rsidR="00760F70">
        <w:rPr>
          <w:rFonts w:cs="Times New Roman"/>
          <w:rtl/>
        </w:rPr>
        <w:t xml:space="preserve"> </w:t>
      </w:r>
      <w:r>
        <w:rPr>
          <w:rFonts w:cs="Times New Roman" w:hint="cs"/>
          <w:rtl/>
        </w:rPr>
        <w:t>שניים אלה</w:t>
      </w:r>
      <w:r w:rsidR="00760F70">
        <w:rPr>
          <w:rFonts w:cs="Times New Roman"/>
          <w:rtl/>
        </w:rPr>
        <w:t xml:space="preserve"> לא הסתובבו בעולם כידענים</w:t>
      </w:r>
      <w:r w:rsidR="00701943" w:rsidRPr="00701943">
        <w:rPr>
          <w:rFonts w:cs="Times New Roman"/>
          <w:rtl/>
        </w:rPr>
        <w:t>, ב</w:t>
      </w:r>
      <w:r w:rsidR="00DE6924">
        <w:rPr>
          <w:rFonts w:cs="Times New Roman" w:hint="cs"/>
          <w:rtl/>
        </w:rPr>
        <w:t>נ</w:t>
      </w:r>
      <w:r w:rsidR="00701943" w:rsidRPr="00701943">
        <w:rPr>
          <w:rFonts w:cs="Times New Roman"/>
          <w:rtl/>
        </w:rPr>
        <w:t>י</w:t>
      </w:r>
      <w:r w:rsidR="00DE6924">
        <w:rPr>
          <w:rFonts w:cs="Times New Roman" w:hint="cs"/>
          <w:rtl/>
        </w:rPr>
        <w:t xml:space="preserve"> </w:t>
      </w:r>
      <w:r w:rsidR="00701943" w:rsidRPr="00701943">
        <w:rPr>
          <w:rFonts w:cs="Times New Roman"/>
          <w:rtl/>
        </w:rPr>
        <w:t>סמכא בכל תחומי החיים,</w:t>
      </w:r>
      <w:r w:rsidR="009902F8">
        <w:rPr>
          <w:rFonts w:cs="Times New Roman" w:hint="cs"/>
          <w:rtl/>
        </w:rPr>
        <w:t xml:space="preserve"> </w:t>
      </w:r>
      <w:r w:rsidR="00984F94" w:rsidRPr="005E68B4">
        <w:rPr>
          <w:rFonts w:cs="Times New Roman"/>
          <w:color w:val="A6A6A6" w:themeColor="background1" w:themeShade="A6"/>
          <w:rtl/>
        </w:rPr>
        <w:t>[שדבר אצלם לא נזנח ו</w:t>
      </w:r>
      <w:r w:rsidR="00483BB1" w:rsidRPr="005E68B4">
        <w:rPr>
          <w:rFonts w:cs="Times New Roman"/>
          <w:color w:val="A6A6A6" w:themeColor="background1" w:themeShade="A6"/>
          <w:rtl/>
        </w:rPr>
        <w:t>הכול</w:t>
      </w:r>
      <w:r w:rsidR="00984F94" w:rsidRPr="005E68B4">
        <w:rPr>
          <w:rFonts w:cs="Times New Roman"/>
          <w:color w:val="A6A6A6" w:themeColor="background1" w:themeShade="A6"/>
          <w:rtl/>
        </w:rPr>
        <w:t xml:space="preserve"> מתנהל כהלכה,]</w:t>
      </w:r>
      <w:r w:rsidR="00984F94" w:rsidRPr="00984F94">
        <w:rPr>
          <w:rFonts w:cs="Times New Roman"/>
          <w:rtl/>
        </w:rPr>
        <w:t xml:space="preserve"> </w:t>
      </w:r>
      <w:r w:rsidR="009902F8">
        <w:rPr>
          <w:rFonts w:cs="Times New Roman" w:hint="cs"/>
          <w:rtl/>
        </w:rPr>
        <w:t>ש</w:t>
      </w:r>
      <w:r w:rsidR="005A788F">
        <w:rPr>
          <w:rFonts w:cs="Times New Roman"/>
          <w:rtl/>
        </w:rPr>
        <w:t xml:space="preserve">כבר </w:t>
      </w:r>
      <w:r w:rsidR="00031596">
        <w:rPr>
          <w:rFonts w:cs="Times New Roman" w:hint="cs"/>
          <w:rtl/>
        </w:rPr>
        <w:t>יסביר</w:t>
      </w:r>
      <w:r w:rsidR="005A788F">
        <w:rPr>
          <w:rFonts w:cs="Times New Roman"/>
          <w:rtl/>
        </w:rPr>
        <w:t xml:space="preserve">ו לך מה </w:t>
      </w:r>
      <w:r w:rsidR="00031596">
        <w:rPr>
          <w:rFonts w:cs="Times New Roman" w:hint="cs"/>
          <w:rtl/>
        </w:rPr>
        <w:t xml:space="preserve">עליך </w:t>
      </w:r>
      <w:r w:rsidR="005A788F">
        <w:rPr>
          <w:rFonts w:cs="Times New Roman"/>
          <w:rtl/>
        </w:rPr>
        <w:t>לרצות,</w:t>
      </w:r>
      <w:r w:rsidR="00760F70">
        <w:rPr>
          <w:rFonts w:cs="Times New Roman"/>
          <w:rtl/>
        </w:rPr>
        <w:t xml:space="preserve"> לאן לשאוף ובמה לחשוק</w:t>
      </w:r>
      <w:r w:rsidR="005B6A89">
        <w:rPr>
          <w:rFonts w:cs="Times New Roman" w:hint="cs"/>
          <w:rtl/>
        </w:rPr>
        <w:t xml:space="preserve">. </w:t>
      </w:r>
      <w:r w:rsidR="005B6A89" w:rsidRPr="005E68B4">
        <w:rPr>
          <w:rFonts w:cs="Times New Roman" w:hint="cs"/>
          <w:color w:val="A6A6A6" w:themeColor="background1" w:themeShade="A6"/>
          <w:rtl/>
        </w:rPr>
        <w:t>[</w:t>
      </w:r>
      <w:r w:rsidR="00760F70" w:rsidRPr="005E68B4">
        <w:rPr>
          <w:rFonts w:cs="Times New Roman"/>
          <w:color w:val="A6A6A6" w:themeColor="background1" w:themeShade="A6"/>
          <w:rtl/>
        </w:rPr>
        <w:t xml:space="preserve">, </w:t>
      </w:r>
      <w:r w:rsidR="009902F8" w:rsidRPr="005E68B4">
        <w:rPr>
          <w:rFonts w:cs="Times New Roman" w:hint="cs"/>
          <w:color w:val="A6A6A6" w:themeColor="background1" w:themeShade="A6"/>
          <w:rtl/>
        </w:rPr>
        <w:t>ויאמרו</w:t>
      </w:r>
      <w:r w:rsidR="00760F70" w:rsidRPr="005E68B4">
        <w:rPr>
          <w:rFonts w:cs="Times New Roman"/>
          <w:color w:val="A6A6A6" w:themeColor="background1" w:themeShade="A6"/>
          <w:rtl/>
        </w:rPr>
        <w:t xml:space="preserve"> גם לעצמם. </w:t>
      </w:r>
      <w:r w:rsidR="007E732A" w:rsidRPr="005E68B4">
        <w:rPr>
          <w:rFonts w:cs="Times New Roman" w:hint="cs"/>
          <w:color w:val="A6A6A6" w:themeColor="background1" w:themeShade="A6"/>
          <w:rtl/>
        </w:rPr>
        <w:t xml:space="preserve">כי </w:t>
      </w:r>
      <w:r w:rsidR="009902F8" w:rsidRPr="005E68B4">
        <w:rPr>
          <w:rFonts w:cs="Times New Roman" w:hint="cs"/>
          <w:color w:val="A6A6A6" w:themeColor="background1" w:themeShade="A6"/>
          <w:rtl/>
        </w:rPr>
        <w:t xml:space="preserve">לידענים </w:t>
      </w:r>
      <w:r w:rsidR="007E732A" w:rsidRPr="005E68B4">
        <w:rPr>
          <w:rFonts w:cs="Times New Roman" w:hint="cs"/>
          <w:color w:val="A6A6A6" w:themeColor="background1" w:themeShade="A6"/>
          <w:rtl/>
        </w:rPr>
        <w:t xml:space="preserve">יש את </w:t>
      </w:r>
      <w:r w:rsidR="008029AF" w:rsidRPr="005E68B4">
        <w:rPr>
          <w:rFonts w:cs="Times New Roman" w:hint="cs"/>
          <w:color w:val="A6A6A6" w:themeColor="background1" w:themeShade="A6"/>
          <w:rtl/>
        </w:rPr>
        <w:t>דרך</w:t>
      </w:r>
      <w:r w:rsidR="00F061CC" w:rsidRPr="005E68B4">
        <w:rPr>
          <w:rFonts w:cs="Times New Roman" w:hint="cs"/>
          <w:color w:val="A6A6A6" w:themeColor="background1" w:themeShade="A6"/>
          <w:rtl/>
        </w:rPr>
        <w:t xml:space="preserve"> הטוב</w:t>
      </w:r>
      <w:r w:rsidR="007E732A" w:rsidRPr="005E68B4">
        <w:rPr>
          <w:rFonts w:cs="Times New Roman" w:hint="cs"/>
          <w:color w:val="A6A6A6" w:themeColor="background1" w:themeShade="A6"/>
          <w:rtl/>
        </w:rPr>
        <w:t xml:space="preserve"> ו</w:t>
      </w:r>
      <w:r w:rsidR="008029AF" w:rsidRPr="005E68B4">
        <w:rPr>
          <w:rFonts w:cs="Times New Roman" w:hint="cs"/>
          <w:color w:val="A6A6A6" w:themeColor="background1" w:themeShade="A6"/>
          <w:rtl/>
        </w:rPr>
        <w:t xml:space="preserve">דרך </w:t>
      </w:r>
      <w:r w:rsidR="007E732A" w:rsidRPr="005E68B4">
        <w:rPr>
          <w:rFonts w:cs="Times New Roman" w:hint="cs"/>
          <w:color w:val="A6A6A6" w:themeColor="background1" w:themeShade="A6"/>
          <w:rtl/>
        </w:rPr>
        <w:t>הרע, נתיב הקבלה ונתיב ההוקעה.</w:t>
      </w:r>
      <w:r w:rsidR="005B6A89" w:rsidRPr="005E68B4">
        <w:rPr>
          <w:rFonts w:cs="Times New Roman" w:hint="cs"/>
          <w:color w:val="A6A6A6" w:themeColor="background1" w:themeShade="A6"/>
          <w:rtl/>
        </w:rPr>
        <w:t>]</w:t>
      </w:r>
      <w:r w:rsidR="007E732A">
        <w:rPr>
          <w:rFonts w:cs="Times New Roman" w:hint="cs"/>
          <w:rtl/>
        </w:rPr>
        <w:t xml:space="preserve"> </w:t>
      </w:r>
      <w:r w:rsidR="00737E51">
        <w:rPr>
          <w:rFonts w:cs="Times New Roman" w:hint="cs"/>
          <w:rtl/>
        </w:rPr>
        <w:t>ה</w:t>
      </w:r>
      <w:r w:rsidR="005A788F">
        <w:rPr>
          <w:rFonts w:cs="Times New Roman" w:hint="cs"/>
          <w:rtl/>
        </w:rPr>
        <w:t>שני</w:t>
      </w:r>
      <w:r w:rsidR="00737E51">
        <w:rPr>
          <w:rFonts w:cs="Times New Roman" w:hint="cs"/>
          <w:rtl/>
        </w:rPr>
        <w:t>ים</w:t>
      </w:r>
      <w:r w:rsidR="005A788F">
        <w:rPr>
          <w:rFonts w:cs="Times New Roman" w:hint="cs"/>
          <w:rtl/>
        </w:rPr>
        <w:t xml:space="preserve"> שביניהם ישב </w:t>
      </w:r>
      <w:r w:rsidR="00B72BD4">
        <w:rPr>
          <w:rFonts w:cs="Times New Roman" w:hint="cs"/>
          <w:rtl/>
        </w:rPr>
        <w:t xml:space="preserve">אלכס </w:t>
      </w:r>
      <w:r w:rsidR="004F2CA1">
        <w:rPr>
          <w:rFonts w:cs="Times New Roman" w:hint="cs"/>
          <w:rtl/>
        </w:rPr>
        <w:t xml:space="preserve">על שפת המזרקה </w:t>
      </w:r>
      <w:r w:rsidR="00760F70">
        <w:rPr>
          <w:rFonts w:cs="Times New Roman"/>
          <w:rtl/>
        </w:rPr>
        <w:t>ל</w:t>
      </w:r>
      <w:r w:rsidR="005A788F">
        <w:rPr>
          <w:rFonts w:cs="Times New Roman" w:hint="cs"/>
          <w:rtl/>
        </w:rPr>
        <w:t>עולם לא יעבירו ביקורת על א</w:t>
      </w:r>
      <w:r w:rsidR="00760F70">
        <w:rPr>
          <w:rFonts w:cs="Times New Roman"/>
          <w:rtl/>
        </w:rPr>
        <w:t xml:space="preserve">יש </w:t>
      </w:r>
      <w:r w:rsidR="00031596">
        <w:rPr>
          <w:rFonts w:cs="Times New Roman" w:hint="cs"/>
          <w:rtl/>
        </w:rPr>
        <w:t>ו</w:t>
      </w:r>
      <w:r w:rsidR="005A788F">
        <w:rPr>
          <w:rFonts w:cs="Times New Roman" w:hint="cs"/>
          <w:rtl/>
        </w:rPr>
        <w:t>י</w:t>
      </w:r>
      <w:r w:rsidR="00DB78CB">
        <w:rPr>
          <w:rFonts w:cs="Times New Roman" w:hint="cs"/>
          <w:rtl/>
        </w:rPr>
        <w:t xml:space="preserve">תעניינו באחרים רק </w:t>
      </w:r>
      <w:r w:rsidR="00DB78CB" w:rsidRPr="005E68B4">
        <w:rPr>
          <w:rFonts w:cs="Times New Roman" w:hint="cs"/>
          <w:color w:val="A6A6A6" w:themeColor="background1" w:themeShade="A6"/>
          <w:rtl/>
        </w:rPr>
        <w:t>[</w:t>
      </w:r>
      <w:r w:rsidR="00DB78CB" w:rsidRPr="005E68B4">
        <w:rPr>
          <w:rFonts w:cs="Times New Roman"/>
          <w:color w:val="A6A6A6" w:themeColor="background1" w:themeShade="A6"/>
        </w:rPr>
        <w:t>to the extent that</w:t>
      </w:r>
      <w:r w:rsidR="00130D6C" w:rsidRPr="005E68B4">
        <w:rPr>
          <w:rFonts w:cs="Times New Roman" w:hint="cs"/>
          <w:color w:val="A6A6A6" w:themeColor="background1" w:themeShade="A6"/>
          <w:rtl/>
        </w:rPr>
        <w:t xml:space="preserve"> בשיעור במידה</w:t>
      </w:r>
      <w:r w:rsidR="00DB78CB" w:rsidRPr="005E68B4">
        <w:rPr>
          <w:rFonts w:cs="Times New Roman" w:hint="cs"/>
          <w:color w:val="A6A6A6" w:themeColor="background1" w:themeShade="A6"/>
          <w:rtl/>
        </w:rPr>
        <w:t>]</w:t>
      </w:r>
      <w:r w:rsidR="00DB78CB">
        <w:rPr>
          <w:rFonts w:cs="Times New Roman" w:hint="cs"/>
          <w:rtl/>
        </w:rPr>
        <w:t xml:space="preserve"> </w:t>
      </w:r>
      <w:r w:rsidR="00BA1802">
        <w:rPr>
          <w:rFonts w:cs="Times New Roman" w:hint="cs"/>
          <w:rtl/>
        </w:rPr>
        <w:t>עד כמה שי</w:t>
      </w:r>
      <w:r w:rsidR="00031596">
        <w:rPr>
          <w:rFonts w:cs="Times New Roman" w:hint="cs"/>
          <w:rtl/>
        </w:rPr>
        <w:t>ו</w:t>
      </w:r>
      <w:r w:rsidR="00BA1802">
        <w:rPr>
          <w:rFonts w:cs="Times New Roman" w:hint="cs"/>
          <w:rtl/>
        </w:rPr>
        <w:t>כלו להפיק מה</w:t>
      </w:r>
      <w:r w:rsidR="004F2CA1">
        <w:rPr>
          <w:rFonts w:cs="Times New Roman" w:hint="cs"/>
          <w:rtl/>
        </w:rPr>
        <w:t>ם</w:t>
      </w:r>
      <w:r w:rsidR="00BA1802">
        <w:rPr>
          <w:rFonts w:cs="Times New Roman" w:hint="cs"/>
          <w:rtl/>
        </w:rPr>
        <w:t xml:space="preserve"> תועלת</w:t>
      </w:r>
      <w:r w:rsidR="00760F70">
        <w:rPr>
          <w:rFonts w:cs="Times New Roman"/>
          <w:rtl/>
        </w:rPr>
        <w:t>.</w:t>
      </w:r>
      <w:r w:rsidR="00BA1802" w:rsidRPr="00BA1802">
        <w:rPr>
          <w:rFonts w:hint="cs"/>
          <w:rtl/>
        </w:rPr>
        <w:t xml:space="preserve"> </w:t>
      </w:r>
      <w:r w:rsidR="00BA1802">
        <w:rPr>
          <w:rFonts w:hint="cs"/>
          <w:rtl/>
        </w:rPr>
        <w:t xml:space="preserve">הוא שקל </w:t>
      </w:r>
      <w:r w:rsidR="00BA1802">
        <w:rPr>
          <w:rFonts w:hint="cs"/>
          <w:rtl/>
        </w:rPr>
        <w:lastRenderedPageBreak/>
        <w:t xml:space="preserve">לספר </w:t>
      </w:r>
      <w:r w:rsidR="005A788F">
        <w:rPr>
          <w:rFonts w:hint="cs"/>
          <w:rtl/>
        </w:rPr>
        <w:t xml:space="preserve">להם </w:t>
      </w:r>
      <w:r w:rsidR="00BA1802">
        <w:rPr>
          <w:rFonts w:hint="cs"/>
          <w:rtl/>
        </w:rPr>
        <w:t>שברח מהבית ו</w:t>
      </w:r>
      <w:r w:rsidR="004F2CA1">
        <w:rPr>
          <w:rFonts w:hint="cs"/>
          <w:rtl/>
        </w:rPr>
        <w:t>ש</w:t>
      </w:r>
      <w:r w:rsidR="00BA1802">
        <w:rPr>
          <w:rFonts w:hint="cs"/>
          <w:rtl/>
        </w:rPr>
        <w:t>איש אינ</w:t>
      </w:r>
      <w:r w:rsidR="004F2CA1">
        <w:rPr>
          <w:rFonts w:hint="cs"/>
          <w:rtl/>
        </w:rPr>
        <w:t>ו מחפש א</w:t>
      </w:r>
      <w:r w:rsidR="00994661">
        <w:rPr>
          <w:rFonts w:hint="cs"/>
          <w:rtl/>
        </w:rPr>
        <w:t>חריו</w:t>
      </w:r>
      <w:r w:rsidR="004F2CA1">
        <w:rPr>
          <w:rFonts w:hint="cs"/>
          <w:rtl/>
        </w:rPr>
        <w:t>, אבל לא האמין ש</w:t>
      </w:r>
      <w:r w:rsidR="00BA1802">
        <w:rPr>
          <w:rFonts w:hint="cs"/>
          <w:rtl/>
        </w:rPr>
        <w:t xml:space="preserve">במקרה הצורך </w:t>
      </w:r>
      <w:r w:rsidR="004F2CA1">
        <w:rPr>
          <w:rFonts w:hint="cs"/>
          <w:rtl/>
        </w:rPr>
        <w:t xml:space="preserve">יצליח </w:t>
      </w:r>
      <w:r w:rsidR="00BA1802">
        <w:rPr>
          <w:rFonts w:hint="cs"/>
          <w:rtl/>
        </w:rPr>
        <w:t xml:space="preserve">לגבור על שניהם, כי בת הזוג </w:t>
      </w:r>
      <w:r w:rsidR="004F2CA1">
        <w:rPr>
          <w:rFonts w:hint="cs"/>
          <w:rtl/>
        </w:rPr>
        <w:t xml:space="preserve">אמנם </w:t>
      </w:r>
      <w:r w:rsidR="00BA1802">
        <w:rPr>
          <w:rFonts w:hint="cs"/>
          <w:rtl/>
        </w:rPr>
        <w:t xml:space="preserve">נפטרה משער הפנים </w:t>
      </w:r>
      <w:r w:rsidR="004F2CA1">
        <w:rPr>
          <w:rFonts w:hint="cs"/>
          <w:rtl/>
        </w:rPr>
        <w:t xml:space="preserve">אבל </w:t>
      </w:r>
      <w:r w:rsidR="00BA1802">
        <w:rPr>
          <w:rFonts w:hint="cs"/>
          <w:rtl/>
        </w:rPr>
        <w:t xml:space="preserve">לא איבדה </w:t>
      </w:r>
      <w:r w:rsidR="00994661">
        <w:rPr>
          <w:rFonts w:hint="cs"/>
          <w:rtl/>
        </w:rPr>
        <w:t xml:space="preserve">לגמרי </w:t>
      </w:r>
      <w:r w:rsidR="00BA1802">
        <w:rPr>
          <w:rFonts w:hint="cs"/>
          <w:rtl/>
        </w:rPr>
        <w:t>את כוחה הגברי.</w:t>
      </w:r>
    </w:p>
    <w:p w14:paraId="3D24FEDE" w14:textId="77777777" w:rsidR="00386738" w:rsidRPr="005E68B4" w:rsidRDefault="00386738" w:rsidP="00386738">
      <w:pPr>
        <w:rPr>
          <w:color w:val="A6A6A6" w:themeColor="background1" w:themeShade="A6"/>
          <w:rtl/>
        </w:rPr>
      </w:pPr>
      <w:r w:rsidRPr="005E68B4">
        <w:rPr>
          <w:rFonts w:cs="Times New Roman"/>
          <w:color w:val="A6A6A6" w:themeColor="background1" w:themeShade="A6"/>
          <w:rtl/>
        </w:rPr>
        <w:t>[</w:t>
      </w:r>
      <w:r w:rsidRPr="005E68B4">
        <w:rPr>
          <w:rFonts w:cs="Times New Roman"/>
          <w:color w:val="A6A6A6" w:themeColor="background1" w:themeShade="A6"/>
          <w:highlight w:val="yellow"/>
          <w:rtl/>
        </w:rPr>
        <w:t>בהלה</w:t>
      </w:r>
      <w:r w:rsidRPr="005E68B4">
        <w:rPr>
          <w:rFonts w:cs="Times New Roman"/>
          <w:color w:val="A6A6A6" w:themeColor="background1" w:themeShade="A6"/>
          <w:rtl/>
        </w:rPr>
        <w:t xml:space="preserve"> – אימה בעתה זעזוע חלחלה </w:t>
      </w:r>
      <w:r w:rsidRPr="005E68B4">
        <w:rPr>
          <w:rFonts w:cs="Times New Roman"/>
          <w:color w:val="A6A6A6" w:themeColor="background1" w:themeShade="A6"/>
          <w:highlight w:val="yellow"/>
          <w:rtl/>
        </w:rPr>
        <w:t>חרדה</w:t>
      </w:r>
      <w:r w:rsidRPr="005E68B4">
        <w:rPr>
          <w:rFonts w:cs="Times New Roman"/>
          <w:color w:val="A6A6A6" w:themeColor="background1" w:themeShade="A6"/>
          <w:rtl/>
        </w:rPr>
        <w:t xml:space="preserve"> יראה מורא </w:t>
      </w:r>
      <w:r w:rsidRPr="005E68B4">
        <w:rPr>
          <w:rFonts w:cs="Times New Roman"/>
          <w:color w:val="A6A6A6" w:themeColor="background1" w:themeShade="A6"/>
          <w:highlight w:val="yellow"/>
          <w:rtl/>
        </w:rPr>
        <w:t>פאניקה</w:t>
      </w:r>
      <w:r w:rsidRPr="005E68B4">
        <w:rPr>
          <w:rFonts w:cs="Times New Roman"/>
          <w:color w:val="A6A6A6" w:themeColor="background1" w:themeShade="A6"/>
          <w:rtl/>
        </w:rPr>
        <w:t xml:space="preserve"> תבהלה, אסור להבהל</w:t>
      </w:r>
    </w:p>
    <w:p w14:paraId="4F526A2E" w14:textId="77777777" w:rsidR="00386738" w:rsidRPr="005E68B4" w:rsidRDefault="00386738" w:rsidP="00386738">
      <w:pPr>
        <w:rPr>
          <w:color w:val="A6A6A6" w:themeColor="background1" w:themeShade="A6"/>
          <w:rtl/>
        </w:rPr>
      </w:pPr>
      <w:r w:rsidRPr="005E68B4">
        <w:rPr>
          <w:rFonts w:cs="Times New Roman"/>
          <w:color w:val="A6A6A6" w:themeColor="background1" w:themeShade="A6"/>
          <w:highlight w:val="yellow"/>
          <w:rtl/>
        </w:rPr>
        <w:t>מלהיב</w:t>
      </w:r>
      <w:r w:rsidRPr="005E68B4">
        <w:rPr>
          <w:rFonts w:cs="Times New Roman"/>
          <w:color w:val="A6A6A6" w:themeColor="background1" w:themeShade="A6"/>
          <w:rtl/>
        </w:rPr>
        <w:t xml:space="preserve"> – מסעיר מחשמל מדליק מושך מרגש סוחף משלהב מתסיס</w:t>
      </w:r>
    </w:p>
    <w:p w14:paraId="27C05741" w14:textId="52398AC6" w:rsidR="00386738" w:rsidRPr="005E68B4" w:rsidRDefault="00386738" w:rsidP="00386738">
      <w:pPr>
        <w:rPr>
          <w:color w:val="A6A6A6" w:themeColor="background1" w:themeShade="A6"/>
          <w:rtl/>
        </w:rPr>
      </w:pPr>
      <w:r w:rsidRPr="005E68B4">
        <w:rPr>
          <w:rFonts w:cs="Times New Roman"/>
          <w:color w:val="A6A6A6" w:themeColor="background1" w:themeShade="A6"/>
          <w:highlight w:val="yellow"/>
          <w:rtl/>
        </w:rPr>
        <w:t>התחזות</w:t>
      </w:r>
      <w:r w:rsidRPr="005E68B4">
        <w:rPr>
          <w:rFonts w:cs="Times New Roman"/>
          <w:color w:val="A6A6A6" w:themeColor="background1" w:themeShade="A6"/>
          <w:rtl/>
        </w:rPr>
        <w:t xml:space="preserve"> – </w:t>
      </w:r>
      <w:r w:rsidRPr="005E68B4">
        <w:rPr>
          <w:rFonts w:cs="Times New Roman"/>
          <w:color w:val="A6A6A6" w:themeColor="background1" w:themeShade="A6"/>
          <w:highlight w:val="yellow"/>
          <w:rtl/>
        </w:rPr>
        <w:t>מעמיד פנים</w:t>
      </w:r>
      <w:r w:rsidRPr="005E68B4">
        <w:rPr>
          <w:rFonts w:cs="Times New Roman"/>
          <w:color w:val="A6A6A6" w:themeColor="background1" w:themeShade="A6"/>
          <w:rtl/>
        </w:rPr>
        <w:t xml:space="preserve">, מזייף מיתמם מציג </w:t>
      </w:r>
      <w:r w:rsidRPr="005E68B4">
        <w:rPr>
          <w:rFonts w:cs="Times New Roman"/>
          <w:color w:val="A6A6A6" w:themeColor="background1" w:themeShade="A6"/>
          <w:highlight w:val="yellow"/>
          <w:rtl/>
        </w:rPr>
        <w:t>משחק</w:t>
      </w:r>
      <w:r w:rsidRPr="005E68B4">
        <w:rPr>
          <w:rFonts w:cs="Times New Roman"/>
          <w:color w:val="A6A6A6" w:themeColor="background1" w:themeShade="A6"/>
          <w:rtl/>
        </w:rPr>
        <w:t xml:space="preserve"> הונאה צביעות בדותה, הולכה שולל, הטעיה, המצאה, הסוואה, זיוף, זייפן</w:t>
      </w:r>
      <w:r w:rsidR="006B6AAA" w:rsidRPr="005E68B4">
        <w:rPr>
          <w:rFonts w:cs="Times New Roman"/>
          <w:color w:val="A6A6A6" w:themeColor="background1" w:themeShade="A6"/>
          <w:rtl/>
        </w:rPr>
        <w:t xml:space="preserve"> </w:t>
      </w:r>
      <w:r w:rsidRPr="005E68B4">
        <w:rPr>
          <w:rFonts w:cs="Times New Roman"/>
          <w:color w:val="A6A6A6" w:themeColor="background1" w:themeShade="A6"/>
          <w:rtl/>
        </w:rPr>
        <w:t>חקיין לרמות, מזימה, ממציא דברים מליבו, משקר, מרמה, מתעה, מתעתע, סילוף, עורמה, עוולה, קסם, רמאות, שקר, תכסיס, תעתוע, תכסיס, תרמית</w:t>
      </w:r>
    </w:p>
    <w:p w14:paraId="177F24C4" w14:textId="1113B450" w:rsidR="00386738" w:rsidRPr="005E68B4" w:rsidRDefault="00386738" w:rsidP="00386738">
      <w:pPr>
        <w:rPr>
          <w:rFonts w:cs="Times New Roman"/>
          <w:color w:val="A6A6A6" w:themeColor="background1" w:themeShade="A6"/>
          <w:rtl/>
        </w:rPr>
      </w:pPr>
      <w:r w:rsidRPr="005E68B4">
        <w:rPr>
          <w:rFonts w:cs="Times New Roman"/>
          <w:color w:val="A6A6A6" w:themeColor="background1" w:themeShade="A6"/>
          <w:rtl/>
        </w:rPr>
        <w:t>]</w:t>
      </w:r>
    </w:p>
    <w:p w14:paraId="3BF9173C" w14:textId="5DFD3F26" w:rsidR="00DB09CD" w:rsidRPr="005E68B4" w:rsidRDefault="00DB09CD" w:rsidP="00386738">
      <w:pPr>
        <w:rPr>
          <w:color w:val="A6A6A6" w:themeColor="background1" w:themeShade="A6"/>
          <w:rtl/>
        </w:rPr>
      </w:pPr>
      <w:r w:rsidRPr="005E68B4">
        <w:rPr>
          <w:rFonts w:hint="cs"/>
          <w:color w:val="A6A6A6" w:themeColor="background1" w:themeShade="A6"/>
          <w:rtl/>
        </w:rPr>
        <w:t>[</w:t>
      </w:r>
    </w:p>
    <w:p w14:paraId="768FB998" w14:textId="2CF9FE29" w:rsidR="00DB09CD" w:rsidRPr="005E68B4" w:rsidRDefault="005A788F" w:rsidP="00031596">
      <w:pPr>
        <w:rPr>
          <w:rFonts w:cs="Times New Roman"/>
          <w:color w:val="A6A6A6" w:themeColor="background1" w:themeShade="A6"/>
          <w:rtl/>
        </w:rPr>
      </w:pPr>
      <w:r w:rsidRPr="005E68B4">
        <w:rPr>
          <w:rFonts w:cs="Times New Roman" w:hint="cs"/>
          <w:color w:val="A6A6A6" w:themeColor="background1" w:themeShade="A6"/>
          <w:rtl/>
        </w:rPr>
        <w:t xml:space="preserve">השיחה נסבה על </w:t>
      </w:r>
      <w:r w:rsidR="001C5A04" w:rsidRPr="005E68B4">
        <w:rPr>
          <w:rFonts w:cs="Times New Roman" w:hint="cs"/>
          <w:color w:val="A6A6A6" w:themeColor="background1" w:themeShade="A6"/>
          <w:rtl/>
        </w:rPr>
        <w:t>מוזיקה</w:t>
      </w:r>
      <w:r w:rsidR="00BF69A6" w:rsidRPr="005E68B4">
        <w:rPr>
          <w:rFonts w:cs="Times New Roman" w:hint="cs"/>
          <w:color w:val="A6A6A6" w:themeColor="background1" w:themeShade="A6"/>
          <w:rtl/>
        </w:rPr>
        <w:t xml:space="preserve"> מהסוג</w:t>
      </w:r>
      <w:r w:rsidRPr="005E68B4">
        <w:rPr>
          <w:rFonts w:cs="Times New Roman" w:hint="cs"/>
          <w:color w:val="A6A6A6" w:themeColor="background1" w:themeShade="A6"/>
          <w:rtl/>
        </w:rPr>
        <w:t xml:space="preserve"> ש</w:t>
      </w:r>
      <w:r w:rsidR="00031596" w:rsidRPr="005E68B4">
        <w:rPr>
          <w:rFonts w:cs="Times New Roman"/>
          <w:color w:val="A6A6A6" w:themeColor="background1" w:themeShade="A6"/>
          <w:rtl/>
        </w:rPr>
        <w:t>בני הזוג ציפו</w:t>
      </w:r>
      <w:r w:rsidRPr="005E68B4">
        <w:rPr>
          <w:rFonts w:cs="Times New Roman" w:hint="cs"/>
          <w:color w:val="A6A6A6" w:themeColor="background1" w:themeShade="A6"/>
          <w:rtl/>
        </w:rPr>
        <w:t xml:space="preserve"> </w:t>
      </w:r>
      <w:r w:rsidR="00031596" w:rsidRPr="005E68B4">
        <w:rPr>
          <w:rFonts w:cs="Times New Roman" w:hint="cs"/>
          <w:color w:val="A6A6A6" w:themeColor="background1" w:themeShade="A6"/>
          <w:rtl/>
        </w:rPr>
        <w:t>ש</w:t>
      </w:r>
      <w:r w:rsidRPr="005E68B4">
        <w:rPr>
          <w:rFonts w:cs="Times New Roman" w:hint="cs"/>
          <w:color w:val="A6A6A6" w:themeColor="background1" w:themeShade="A6"/>
          <w:rtl/>
        </w:rPr>
        <w:t xml:space="preserve">דרק </w:t>
      </w:r>
      <w:r w:rsidR="008F40A9" w:rsidRPr="005E68B4">
        <w:rPr>
          <w:rFonts w:cs="Times New Roman" w:hint="cs"/>
          <w:color w:val="A6A6A6" w:themeColor="background1" w:themeShade="A6"/>
          <w:rtl/>
        </w:rPr>
        <w:t xml:space="preserve">הנער </w:t>
      </w:r>
      <w:r w:rsidRPr="005E68B4">
        <w:rPr>
          <w:rFonts w:cs="Times New Roman" w:hint="cs"/>
          <w:color w:val="A6A6A6" w:themeColor="background1" w:themeShade="A6"/>
          <w:rtl/>
        </w:rPr>
        <w:t>מהמבורג</w:t>
      </w:r>
      <w:r w:rsidR="00031596" w:rsidRPr="005E68B4">
        <w:rPr>
          <w:rFonts w:cs="Times New Roman" w:hint="cs"/>
          <w:color w:val="A6A6A6" w:themeColor="background1" w:themeShade="A6"/>
          <w:rtl/>
        </w:rPr>
        <w:t xml:space="preserve"> יאהב,</w:t>
      </w:r>
      <w:r w:rsidR="00BF69A6" w:rsidRPr="005E68B4">
        <w:rPr>
          <w:rFonts w:cs="Times New Roman" w:hint="cs"/>
          <w:color w:val="A6A6A6" w:themeColor="background1" w:themeShade="A6"/>
          <w:rtl/>
        </w:rPr>
        <w:t xml:space="preserve"> </w:t>
      </w:r>
      <w:r w:rsidR="00386738" w:rsidRPr="005E68B4">
        <w:rPr>
          <w:rFonts w:cs="Times New Roman"/>
          <w:color w:val="A6A6A6" w:themeColor="background1" w:themeShade="A6"/>
          <w:rtl/>
        </w:rPr>
        <w:t xml:space="preserve">וכאן </w:t>
      </w:r>
      <w:r w:rsidR="00CF65B2" w:rsidRPr="005E68B4">
        <w:rPr>
          <w:rFonts w:cs="Times New Roman"/>
          <w:color w:val="A6A6A6" w:themeColor="background1" w:themeShade="A6"/>
          <w:highlight w:val="yellow"/>
          <w:rtl/>
        </w:rPr>
        <w:t>משחק ההתחזות</w:t>
      </w:r>
      <w:r w:rsidR="00701943" w:rsidRPr="005E68B4">
        <w:rPr>
          <w:color w:val="A6A6A6" w:themeColor="background1" w:themeShade="A6"/>
          <w:rtl/>
        </w:rPr>
        <w:t xml:space="preserve"> </w:t>
      </w:r>
      <w:r w:rsidR="00701943" w:rsidRPr="005E68B4">
        <w:rPr>
          <w:rFonts w:cs="Times New Roman"/>
          <w:color w:val="A6A6A6" w:themeColor="background1" w:themeShade="A6"/>
          <w:rtl/>
        </w:rPr>
        <w:t>של אלכס</w:t>
      </w:r>
      <w:r w:rsidR="00386738" w:rsidRPr="005E68B4">
        <w:rPr>
          <w:rFonts w:cs="Times New Roman"/>
          <w:color w:val="A6A6A6" w:themeColor="background1" w:themeShade="A6"/>
          <w:rtl/>
        </w:rPr>
        <w:t xml:space="preserve"> </w:t>
      </w:r>
      <w:r w:rsidR="005B6A89" w:rsidRPr="005E68B4">
        <w:rPr>
          <w:rFonts w:cs="Times New Roman" w:hint="cs"/>
          <w:color w:val="A6A6A6" w:themeColor="background1" w:themeShade="A6"/>
          <w:rtl/>
        </w:rPr>
        <w:t xml:space="preserve">עבר </w:t>
      </w:r>
      <w:r w:rsidR="00386738" w:rsidRPr="005E68B4">
        <w:rPr>
          <w:rFonts w:cs="Times New Roman"/>
          <w:color w:val="A6A6A6" w:themeColor="background1" w:themeShade="A6"/>
          <w:rtl/>
        </w:rPr>
        <w:t>לשלב ה</w:t>
      </w:r>
      <w:r w:rsidR="00701943" w:rsidRPr="005E68B4">
        <w:rPr>
          <w:rFonts w:cs="Times New Roman" w:hint="cs"/>
          <w:color w:val="A6A6A6" w:themeColor="background1" w:themeShade="A6"/>
          <w:rtl/>
        </w:rPr>
        <w:t>מלהיב</w:t>
      </w:r>
      <w:r w:rsidR="00386738" w:rsidRPr="005E68B4">
        <w:rPr>
          <w:rFonts w:cs="Times New Roman"/>
          <w:color w:val="A6A6A6" w:themeColor="background1" w:themeShade="A6"/>
          <w:rtl/>
        </w:rPr>
        <w:t xml:space="preserve"> ביותר, כאשר באופן בלתי נמנע הועלה נושא שלא ידע </w:t>
      </w:r>
      <w:r w:rsidR="003968A8" w:rsidRPr="005E68B4">
        <w:rPr>
          <w:rFonts w:cs="Times New Roman"/>
          <w:color w:val="A6A6A6" w:themeColor="background1" w:themeShade="A6"/>
          <w:rtl/>
        </w:rPr>
        <w:t xml:space="preserve">לגביו </w:t>
      </w:r>
      <w:r w:rsidR="00386738" w:rsidRPr="005E68B4">
        <w:rPr>
          <w:rFonts w:cs="Times New Roman"/>
          <w:color w:val="A6A6A6" w:themeColor="background1" w:themeShade="A6"/>
          <w:rtl/>
        </w:rPr>
        <w:t>דבר, אף שמושא החיקוי שלו היה בוודאי מכיר</w:t>
      </w:r>
      <w:r w:rsidR="003D53CD" w:rsidRPr="005E68B4">
        <w:rPr>
          <w:rFonts w:cs="Times New Roman" w:hint="cs"/>
          <w:color w:val="A6A6A6" w:themeColor="background1" w:themeShade="A6"/>
          <w:rtl/>
        </w:rPr>
        <w:t xml:space="preserve">: </w:t>
      </w:r>
      <w:r w:rsidR="003D53CD" w:rsidRPr="005E68B4">
        <w:rPr>
          <w:rFonts w:cs="Times New Roman"/>
          <w:color w:val="A6A6A6" w:themeColor="background1" w:themeShade="A6"/>
          <w:rtl/>
        </w:rPr>
        <w:t xml:space="preserve">למרבה </w:t>
      </w:r>
      <w:r w:rsidR="003D53CD" w:rsidRPr="005E68B4">
        <w:rPr>
          <w:rFonts w:cs="Times New Roman"/>
          <w:color w:val="A6A6A6" w:themeColor="background1" w:themeShade="A6"/>
          <w:highlight w:val="yellow"/>
          <w:rtl/>
        </w:rPr>
        <w:t>ה</w:t>
      </w:r>
      <w:r w:rsidR="003D53CD" w:rsidRPr="005E68B4">
        <w:rPr>
          <w:rFonts w:cs="Times New Roman" w:hint="cs"/>
          <w:color w:val="A6A6A6" w:themeColor="background1" w:themeShade="A6"/>
          <w:highlight w:val="yellow"/>
          <w:rtl/>
        </w:rPr>
        <w:t>חרד</w:t>
      </w:r>
      <w:r w:rsidR="003D53CD" w:rsidRPr="005E68B4">
        <w:rPr>
          <w:rFonts w:cs="Times New Roman"/>
          <w:color w:val="A6A6A6" w:themeColor="background1" w:themeShade="A6"/>
          <w:highlight w:val="yellow"/>
          <w:rtl/>
        </w:rPr>
        <w:t>ה</w:t>
      </w:r>
      <w:r w:rsidR="009668CA" w:rsidRPr="005E68B4">
        <w:rPr>
          <w:rFonts w:cs="Times New Roman"/>
          <w:color w:val="A6A6A6" w:themeColor="background1" w:themeShade="A6"/>
          <w:rtl/>
        </w:rPr>
        <w:t xml:space="preserve"> </w:t>
      </w:r>
      <w:r w:rsidR="003968A8" w:rsidRPr="005E68B4">
        <w:rPr>
          <w:rFonts w:cs="Times New Roman"/>
          <w:color w:val="A6A6A6" w:themeColor="background1" w:themeShade="A6"/>
          <w:rtl/>
        </w:rPr>
        <w:t xml:space="preserve">אלכס </w:t>
      </w:r>
      <w:r w:rsidR="009668CA" w:rsidRPr="005E68B4">
        <w:rPr>
          <w:rFonts w:cs="Times New Roman"/>
          <w:color w:val="A6A6A6" w:themeColor="background1" w:themeShade="A6"/>
          <w:rtl/>
        </w:rPr>
        <w:t xml:space="preserve">לא התעדכן </w:t>
      </w:r>
      <w:r w:rsidR="00956F13" w:rsidRPr="005E68B4">
        <w:rPr>
          <w:rFonts w:cs="Times New Roman"/>
          <w:color w:val="A6A6A6" w:themeColor="background1" w:themeShade="A6"/>
          <w:rtl/>
        </w:rPr>
        <w:t>בנוגע ל</w:t>
      </w:r>
      <w:r w:rsidR="001C5A04" w:rsidRPr="005E68B4">
        <w:rPr>
          <w:rFonts w:cs="Times New Roman"/>
          <w:color w:val="A6A6A6" w:themeColor="background1" w:themeShade="A6"/>
          <w:rtl/>
        </w:rPr>
        <w:t>מוזיקה</w:t>
      </w:r>
      <w:r w:rsidR="00956F13" w:rsidRPr="005E68B4">
        <w:rPr>
          <w:rFonts w:cs="Times New Roman"/>
          <w:color w:val="A6A6A6" w:themeColor="background1" w:themeShade="A6"/>
          <w:rtl/>
        </w:rPr>
        <w:t xml:space="preserve"> </w:t>
      </w:r>
      <w:r w:rsidR="003968A8" w:rsidRPr="005E68B4">
        <w:rPr>
          <w:rFonts w:cs="Times New Roman"/>
          <w:color w:val="A6A6A6" w:themeColor="background1" w:themeShade="A6"/>
          <w:rtl/>
        </w:rPr>
        <w:t xml:space="preserve">גרמנית פופולרית </w:t>
      </w:r>
      <w:r w:rsidR="003968A8" w:rsidRPr="005E68B4">
        <w:rPr>
          <w:rFonts w:cs="Times New Roman" w:hint="cs"/>
          <w:color w:val="A6A6A6" w:themeColor="background1" w:themeShade="A6"/>
          <w:rtl/>
        </w:rPr>
        <w:t xml:space="preserve">מאז </w:t>
      </w:r>
      <w:r w:rsidR="009668CA" w:rsidRPr="005E68B4">
        <w:rPr>
          <w:rFonts w:cs="Times New Roman"/>
          <w:color w:val="A6A6A6" w:themeColor="background1" w:themeShade="A6"/>
          <w:rtl/>
        </w:rPr>
        <w:t xml:space="preserve">ימי ילדותו בברלין. זה היה החלק </w:t>
      </w:r>
      <w:r w:rsidR="009668CA" w:rsidRPr="005E68B4">
        <w:rPr>
          <w:rFonts w:cs="Times New Roman"/>
          <w:color w:val="A6A6A6" w:themeColor="background1" w:themeShade="A6"/>
          <w:highlight w:val="yellow"/>
          <w:rtl/>
        </w:rPr>
        <w:t>המ</w:t>
      </w:r>
      <w:r w:rsidR="003968A8" w:rsidRPr="005E68B4">
        <w:rPr>
          <w:rFonts w:cs="Times New Roman"/>
          <w:color w:val="A6A6A6" w:themeColor="background1" w:themeShade="A6"/>
          <w:highlight w:val="yellow"/>
          <w:rtl/>
        </w:rPr>
        <w:t>חשמל והסוחף</w:t>
      </w:r>
      <w:r w:rsidR="003968A8" w:rsidRPr="005E68B4">
        <w:rPr>
          <w:rFonts w:cs="Times New Roman"/>
          <w:color w:val="A6A6A6" w:themeColor="background1" w:themeShade="A6"/>
          <w:rtl/>
        </w:rPr>
        <w:t xml:space="preserve"> ביותר</w:t>
      </w:r>
      <w:r w:rsidR="009668CA" w:rsidRPr="005E68B4">
        <w:rPr>
          <w:rFonts w:cs="Times New Roman"/>
          <w:color w:val="A6A6A6" w:themeColor="background1" w:themeShade="A6"/>
          <w:rtl/>
        </w:rPr>
        <w:t xml:space="preserve"> במשחק </w:t>
      </w:r>
      <w:r w:rsidR="00CF65B2" w:rsidRPr="005E68B4">
        <w:rPr>
          <w:rFonts w:cs="Times New Roman" w:hint="cs"/>
          <w:color w:val="A6A6A6" w:themeColor="background1" w:themeShade="A6"/>
          <w:rtl/>
        </w:rPr>
        <w:t>שלו</w:t>
      </w:r>
      <w:r w:rsidR="009668CA" w:rsidRPr="005E68B4">
        <w:rPr>
          <w:rFonts w:cs="Times New Roman"/>
          <w:color w:val="A6A6A6" w:themeColor="background1" w:themeShade="A6"/>
          <w:rtl/>
        </w:rPr>
        <w:t>, כשגורלו היה נתון לשליטתו המוחלטת</w:t>
      </w:r>
      <w:r w:rsidR="00956F13" w:rsidRPr="005E68B4">
        <w:rPr>
          <w:rFonts w:cs="Times New Roman"/>
          <w:color w:val="A6A6A6" w:themeColor="background1" w:themeShade="A6"/>
          <w:rtl/>
        </w:rPr>
        <w:t xml:space="preserve">, כל עוד ירסן את </w:t>
      </w:r>
      <w:r w:rsidR="00956F13" w:rsidRPr="005E68B4">
        <w:rPr>
          <w:rFonts w:cs="Times New Roman"/>
          <w:color w:val="A6A6A6" w:themeColor="background1" w:themeShade="A6"/>
          <w:highlight w:val="yellow"/>
          <w:rtl/>
        </w:rPr>
        <w:t>הפאניקה</w:t>
      </w:r>
      <w:r w:rsidR="00956F13" w:rsidRPr="005E68B4">
        <w:rPr>
          <w:rFonts w:cs="Times New Roman"/>
          <w:color w:val="A6A6A6" w:themeColor="background1" w:themeShade="A6"/>
          <w:rtl/>
        </w:rPr>
        <w:t xml:space="preserve"> שאיימה להשתלט עליו ככל שהיה קרוב יותר להיחשף</w:t>
      </w:r>
      <w:r w:rsidR="00CF65B2" w:rsidRPr="005E68B4">
        <w:rPr>
          <w:rFonts w:cs="Times New Roman" w:hint="cs"/>
          <w:color w:val="A6A6A6" w:themeColor="background1" w:themeShade="A6"/>
          <w:rtl/>
        </w:rPr>
        <w:t>.</w:t>
      </w:r>
      <w:r w:rsidR="00956F13" w:rsidRPr="005E68B4">
        <w:rPr>
          <w:rFonts w:cs="Times New Roman"/>
          <w:color w:val="A6A6A6" w:themeColor="background1" w:themeShade="A6"/>
          <w:rtl/>
        </w:rPr>
        <w:t xml:space="preserve"> את חששותיו ואת היסוסיו, ככל שהצליח לשמור על קור רוח כך השליט שררה או עליונות כלשהי תוקף, הוא היה בעל-סוד שהיה נסתר מהם ו</w:t>
      </w:r>
      <w:bookmarkStart w:id="199" w:name="_Hlk536804690"/>
      <w:r w:rsidR="00956F13" w:rsidRPr="005E68B4">
        <w:rPr>
          <w:rFonts w:cs="Times New Roman"/>
          <w:color w:val="A6A6A6" w:themeColor="background1" w:themeShade="A6"/>
          <w:rtl/>
        </w:rPr>
        <w:t>שאב כוחות של ריבון, של סולטן מכך. ניצב מולם, חלש עליהם</w:t>
      </w:r>
      <w:bookmarkEnd w:id="199"/>
      <w:r w:rsidR="00956F13" w:rsidRPr="005E68B4">
        <w:rPr>
          <w:rFonts w:cs="Times New Roman"/>
          <w:color w:val="A6A6A6" w:themeColor="background1" w:themeShade="A6"/>
          <w:rtl/>
        </w:rPr>
        <w:t xml:space="preserve">,מנהיגות, מרות, משמעת, הם נשמעו לו, שיעבוד, שררה, תוקף,אציל, הוביל, כיוון, ניתב, ניהל, מנהיג, ראש שבט, רדה בהם או במהלך הדברים, ועבור תחושה קסומה זו </w:t>
      </w:r>
      <w:r w:rsidR="00483BB1" w:rsidRPr="005E68B4">
        <w:rPr>
          <w:rFonts w:cs="Times New Roman"/>
          <w:color w:val="A6A6A6" w:themeColor="background1" w:themeShade="A6"/>
          <w:rtl/>
        </w:rPr>
        <w:t>הכול</w:t>
      </w:r>
      <w:r w:rsidR="00956F13" w:rsidRPr="005E68B4">
        <w:rPr>
          <w:rFonts w:cs="Times New Roman"/>
          <w:color w:val="A6A6A6" w:themeColor="background1" w:themeShade="A6"/>
          <w:rtl/>
        </w:rPr>
        <w:t xml:space="preserve"> היה שווה</w:t>
      </w:r>
      <w:r w:rsidR="009668CA" w:rsidRPr="005E68B4">
        <w:rPr>
          <w:rFonts w:cs="Times New Roman"/>
          <w:color w:val="A6A6A6" w:themeColor="background1" w:themeShade="A6"/>
          <w:rtl/>
        </w:rPr>
        <w:t>. אם י</w:t>
      </w:r>
      <w:r w:rsidR="00956F13" w:rsidRPr="005E68B4">
        <w:rPr>
          <w:rFonts w:cs="Times New Roman"/>
          <w:color w:val="A6A6A6" w:themeColor="background1" w:themeShade="A6"/>
          <w:rtl/>
        </w:rPr>
        <w:t>כנע לבהלה</w:t>
      </w:r>
      <w:r w:rsidR="009668CA" w:rsidRPr="005E68B4">
        <w:rPr>
          <w:rFonts w:cs="Times New Roman"/>
          <w:color w:val="A6A6A6" w:themeColor="background1" w:themeShade="A6"/>
          <w:rtl/>
        </w:rPr>
        <w:t xml:space="preserve"> – יפלוט שטויות ויחשף, הוא מוכרח להמשיך להישמע אמין / להישאר אמין לשמור על קור רוח,</w:t>
      </w:r>
      <w:r w:rsidR="003D53CD" w:rsidRPr="005E68B4">
        <w:rPr>
          <w:rFonts w:cs="Times New Roman" w:hint="cs"/>
          <w:color w:val="A6A6A6" w:themeColor="background1" w:themeShade="A6"/>
          <w:rtl/>
        </w:rPr>
        <w:t xml:space="preserve"> </w:t>
      </w:r>
      <w:r w:rsidR="00CF65B2" w:rsidRPr="005E68B4">
        <w:rPr>
          <w:rFonts w:cs="Times New Roman"/>
          <w:color w:val="A6A6A6" w:themeColor="background1" w:themeShade="A6"/>
          <w:rtl/>
        </w:rPr>
        <w:t xml:space="preserve">וככל </w:t>
      </w:r>
      <w:r w:rsidR="00DB09CD" w:rsidRPr="005E68B4">
        <w:rPr>
          <w:rFonts w:cs="Times New Roman" w:hint="cs"/>
          <w:color w:val="A6A6A6" w:themeColor="background1" w:themeShade="A6"/>
          <w:rtl/>
        </w:rPr>
        <w:t>ש</w:t>
      </w:r>
      <w:r w:rsidR="003D53CD" w:rsidRPr="005E68B4">
        <w:rPr>
          <w:rFonts w:cs="Times New Roman" w:hint="cs"/>
          <w:color w:val="A6A6A6" w:themeColor="background1" w:themeShade="A6"/>
          <w:rtl/>
        </w:rPr>
        <w:t>י</w:t>
      </w:r>
      <w:r w:rsidR="00CF65B2" w:rsidRPr="005E68B4">
        <w:rPr>
          <w:rFonts w:cs="Times New Roman"/>
          <w:color w:val="A6A6A6" w:themeColor="background1" w:themeShade="A6"/>
          <w:rtl/>
        </w:rPr>
        <w:t>צליח לשמור על קור רוחו כ</w:t>
      </w:r>
      <w:r w:rsidR="003D53CD" w:rsidRPr="005E68B4">
        <w:rPr>
          <w:rFonts w:cs="Times New Roman" w:hint="cs"/>
          <w:color w:val="A6A6A6" w:themeColor="background1" w:themeShade="A6"/>
          <w:rtl/>
        </w:rPr>
        <w:t>ך</w:t>
      </w:r>
      <w:r w:rsidR="00CF65B2" w:rsidRPr="005E68B4">
        <w:rPr>
          <w:rFonts w:cs="Times New Roman"/>
          <w:color w:val="A6A6A6" w:themeColor="background1" w:themeShade="A6"/>
          <w:rtl/>
        </w:rPr>
        <w:t xml:space="preserve"> </w:t>
      </w:r>
      <w:r w:rsidR="003D53CD" w:rsidRPr="005E68B4">
        <w:rPr>
          <w:rFonts w:cs="Times New Roman" w:hint="cs"/>
          <w:color w:val="A6A6A6" w:themeColor="background1" w:themeShade="A6"/>
          <w:rtl/>
        </w:rPr>
        <w:t>י</w:t>
      </w:r>
      <w:r w:rsidR="00CF65B2" w:rsidRPr="005E68B4">
        <w:rPr>
          <w:rFonts w:cs="Times New Roman"/>
          <w:color w:val="A6A6A6" w:themeColor="background1" w:themeShade="A6"/>
          <w:rtl/>
        </w:rPr>
        <w:t xml:space="preserve">שליט </w:t>
      </w:r>
      <w:r w:rsidR="003968A8" w:rsidRPr="005E68B4">
        <w:rPr>
          <w:rFonts w:cs="Times New Roman"/>
          <w:color w:val="A6A6A6" w:themeColor="background1" w:themeShade="A6"/>
          <w:rtl/>
        </w:rPr>
        <w:t xml:space="preserve">על מהלך הדברים את </w:t>
      </w:r>
      <w:r w:rsidR="00CF65B2" w:rsidRPr="005E68B4">
        <w:rPr>
          <w:rFonts w:cs="Times New Roman"/>
          <w:color w:val="A6A6A6" w:themeColor="background1" w:themeShade="A6"/>
          <w:rtl/>
        </w:rPr>
        <w:t>שרר</w:t>
      </w:r>
      <w:r w:rsidR="003968A8" w:rsidRPr="005E68B4">
        <w:rPr>
          <w:rFonts w:cs="Times New Roman" w:hint="cs"/>
          <w:color w:val="A6A6A6" w:themeColor="background1" w:themeShade="A6"/>
          <w:rtl/>
        </w:rPr>
        <w:t>תו!</w:t>
      </w:r>
      <w:r w:rsidR="00CF65B2" w:rsidRPr="005E68B4">
        <w:rPr>
          <w:rFonts w:cs="Times New Roman"/>
          <w:color w:val="A6A6A6" w:themeColor="background1" w:themeShade="A6"/>
          <w:rtl/>
        </w:rPr>
        <w:t xml:space="preserve"> </w:t>
      </w:r>
      <w:r w:rsidR="003968A8" w:rsidRPr="005E68B4">
        <w:rPr>
          <w:rFonts w:cs="Times New Roman"/>
          <w:color w:val="A6A6A6" w:themeColor="background1" w:themeShade="A6"/>
          <w:rtl/>
        </w:rPr>
        <w:t>(הוא ניתב)</w:t>
      </w:r>
      <w:r w:rsidR="003968A8" w:rsidRPr="005E68B4">
        <w:rPr>
          <w:rFonts w:cs="Times New Roman" w:hint="cs"/>
          <w:color w:val="A6A6A6" w:themeColor="background1" w:themeShade="A6"/>
          <w:rtl/>
        </w:rPr>
        <w:t xml:space="preserve"> </w:t>
      </w:r>
      <w:r w:rsidR="003968A8" w:rsidRPr="005E68B4">
        <w:rPr>
          <w:rFonts w:cs="Times New Roman"/>
          <w:color w:val="A6A6A6" w:themeColor="background1" w:themeShade="A6"/>
          <w:rtl/>
        </w:rPr>
        <w:t xml:space="preserve">ועל בני הזוג את </w:t>
      </w:r>
      <w:r w:rsidR="00CF65B2" w:rsidRPr="005E68B4">
        <w:rPr>
          <w:rFonts w:cs="Times New Roman"/>
          <w:color w:val="A6A6A6" w:themeColor="background1" w:themeShade="A6"/>
          <w:rtl/>
        </w:rPr>
        <w:t>עליונות</w:t>
      </w:r>
      <w:r w:rsidR="003968A8" w:rsidRPr="005E68B4">
        <w:rPr>
          <w:rFonts w:cs="Times New Roman"/>
          <w:color w:val="A6A6A6" w:themeColor="background1" w:themeShade="A6"/>
          <w:rtl/>
        </w:rPr>
        <w:t>ו! (הוא הנהיג, הוא שיעבד אותם לסודו – לכל מה שעלה בדעתו להמציא)</w:t>
      </w:r>
      <w:r w:rsidR="003D53CD" w:rsidRPr="005E68B4">
        <w:rPr>
          <w:color w:val="A6A6A6" w:themeColor="background1" w:themeShade="A6"/>
          <w:rtl/>
        </w:rPr>
        <w:t xml:space="preserve"> </w:t>
      </w:r>
      <w:r w:rsidR="003D53CD" w:rsidRPr="005E68B4">
        <w:rPr>
          <w:rFonts w:cs="Times New Roman"/>
          <w:color w:val="A6A6A6" w:themeColor="background1" w:themeShade="A6"/>
          <w:rtl/>
        </w:rPr>
        <w:t>הוא ישעבד אותם לסודו.</w:t>
      </w:r>
      <w:r w:rsidR="00CF65B2" w:rsidRPr="005E68B4">
        <w:rPr>
          <w:rFonts w:cs="Times New Roman"/>
          <w:color w:val="A6A6A6" w:themeColor="background1" w:themeShade="A6"/>
          <w:rtl/>
        </w:rPr>
        <w:t xml:space="preserve"> ועבור תחושה קסומה זו </w:t>
      </w:r>
      <w:r w:rsidR="00483BB1" w:rsidRPr="005E68B4">
        <w:rPr>
          <w:rFonts w:cs="Times New Roman"/>
          <w:color w:val="A6A6A6" w:themeColor="background1" w:themeShade="A6"/>
          <w:rtl/>
        </w:rPr>
        <w:t>הכול</w:t>
      </w:r>
      <w:r w:rsidR="00CF65B2" w:rsidRPr="005E68B4">
        <w:rPr>
          <w:rFonts w:cs="Times New Roman"/>
          <w:color w:val="A6A6A6" w:themeColor="background1" w:themeShade="A6"/>
          <w:rtl/>
        </w:rPr>
        <w:t xml:space="preserve"> היה שווה. </w:t>
      </w:r>
      <w:r w:rsidR="003968A8" w:rsidRPr="005E68B4">
        <w:rPr>
          <w:rFonts w:cs="Times New Roman"/>
          <w:color w:val="A6A6A6" w:themeColor="background1" w:themeShade="A6"/>
          <w:rtl/>
        </w:rPr>
        <w:t>כל שנדרש ממנו זה</w:t>
      </w:r>
      <w:r w:rsidR="00CF65B2" w:rsidRPr="005E68B4">
        <w:rPr>
          <w:rFonts w:cs="Times New Roman" w:hint="cs"/>
          <w:color w:val="A6A6A6" w:themeColor="background1" w:themeShade="A6"/>
          <w:rtl/>
        </w:rPr>
        <w:t xml:space="preserve"> </w:t>
      </w:r>
      <w:r w:rsidR="003968A8" w:rsidRPr="005E68B4">
        <w:rPr>
          <w:rFonts w:cs="Times New Roman" w:hint="cs"/>
          <w:color w:val="A6A6A6" w:themeColor="background1" w:themeShade="A6"/>
          <w:rtl/>
        </w:rPr>
        <w:t>ל</w:t>
      </w:r>
      <w:r w:rsidR="00CF65B2" w:rsidRPr="005E68B4">
        <w:rPr>
          <w:rFonts w:cs="Times New Roman"/>
          <w:color w:val="A6A6A6" w:themeColor="background1" w:themeShade="A6"/>
          <w:rtl/>
        </w:rPr>
        <w:t xml:space="preserve">סרב להכנע לבהלה </w:t>
      </w:r>
      <w:r w:rsidR="003968A8" w:rsidRPr="005E68B4">
        <w:rPr>
          <w:rFonts w:cs="Times New Roman"/>
          <w:color w:val="A6A6A6" w:themeColor="background1" w:themeShade="A6"/>
          <w:rtl/>
        </w:rPr>
        <w:t xml:space="preserve">המיותרת </w:t>
      </w:r>
      <w:r w:rsidR="00CF65B2" w:rsidRPr="005E68B4">
        <w:rPr>
          <w:rFonts w:cs="Times New Roman"/>
          <w:color w:val="A6A6A6" w:themeColor="background1" w:themeShade="A6"/>
          <w:rtl/>
        </w:rPr>
        <w:t xml:space="preserve">שתגרום לו לפלוט שטויות, </w:t>
      </w:r>
      <w:r w:rsidR="003968A8" w:rsidRPr="005E68B4">
        <w:rPr>
          <w:rFonts w:cs="Times New Roman"/>
          <w:color w:val="A6A6A6" w:themeColor="background1" w:themeShade="A6"/>
          <w:rtl/>
        </w:rPr>
        <w:t xml:space="preserve">והוא ידע בדיוק אילו זרמים רותחים היה עליו להחניק בקרבו לשם כך. הוא </w:t>
      </w:r>
      <w:r w:rsidR="00CF65B2" w:rsidRPr="005E68B4">
        <w:rPr>
          <w:rFonts w:cs="Times New Roman"/>
          <w:color w:val="A6A6A6" w:themeColor="background1" w:themeShade="A6"/>
          <w:rtl/>
        </w:rPr>
        <w:t>אילץ את עצמו</w:t>
      </w:r>
      <w:r w:rsidR="00CF65B2" w:rsidRPr="005E68B4">
        <w:rPr>
          <w:rFonts w:cs="Times New Roman" w:hint="cs"/>
          <w:color w:val="A6A6A6" w:themeColor="background1" w:themeShade="A6"/>
          <w:rtl/>
        </w:rPr>
        <w:t xml:space="preserve"> </w:t>
      </w:r>
      <w:r w:rsidR="009668CA" w:rsidRPr="005E68B4">
        <w:rPr>
          <w:rFonts w:cs="Times New Roman"/>
          <w:color w:val="A6A6A6" w:themeColor="background1" w:themeShade="A6"/>
          <w:rtl/>
        </w:rPr>
        <w:t>להישמע אמי</w:t>
      </w:r>
      <w:r w:rsidR="009668CA" w:rsidRPr="005E68B4">
        <w:rPr>
          <w:rFonts w:cs="Times New Roman" w:hint="cs"/>
          <w:color w:val="A6A6A6" w:themeColor="background1" w:themeShade="A6"/>
          <w:rtl/>
        </w:rPr>
        <w:t>ן</w:t>
      </w:r>
      <w:r w:rsidR="009668CA" w:rsidRPr="005E68B4">
        <w:rPr>
          <w:rFonts w:cs="Times New Roman"/>
          <w:color w:val="A6A6A6" w:themeColor="background1" w:themeShade="A6"/>
          <w:rtl/>
        </w:rPr>
        <w:t xml:space="preserve"> גם כש</w:t>
      </w:r>
      <w:r w:rsidR="00956F13" w:rsidRPr="005E68B4">
        <w:rPr>
          <w:rFonts w:cs="Times New Roman" w:hint="cs"/>
          <w:color w:val="A6A6A6" w:themeColor="background1" w:themeShade="A6"/>
          <w:rtl/>
        </w:rPr>
        <w:t xml:space="preserve">כלל </w:t>
      </w:r>
      <w:r w:rsidR="00CF65B2" w:rsidRPr="005E68B4">
        <w:rPr>
          <w:rFonts w:cs="Times New Roman" w:hint="cs"/>
          <w:color w:val="A6A6A6" w:themeColor="background1" w:themeShade="A6"/>
          <w:rtl/>
        </w:rPr>
        <w:t>לא</w:t>
      </w:r>
      <w:r w:rsidR="00956F13" w:rsidRPr="005E68B4">
        <w:rPr>
          <w:rFonts w:cs="Times New Roman"/>
          <w:color w:val="A6A6A6" w:themeColor="background1" w:themeShade="A6"/>
          <w:rtl/>
        </w:rPr>
        <w:t xml:space="preserve"> ידע למה יקשיב נער גרמני בן גילו –</w:t>
      </w:r>
      <w:r w:rsidR="009668CA" w:rsidRPr="005E68B4">
        <w:rPr>
          <w:rFonts w:cs="Times New Roman"/>
          <w:color w:val="A6A6A6" w:themeColor="background1" w:themeShade="A6"/>
          <w:rtl/>
        </w:rPr>
        <w:t xml:space="preserve"> אם לא ישמור על קור רוח מושלם ויכנס לפאניקה – יפלוט שטויות ויחשף, היה עליו להמשיך לשכנע אותם בסיפורו אבל</w:t>
      </w:r>
      <w:r w:rsidR="00B72BD4" w:rsidRPr="005E68B4">
        <w:rPr>
          <w:rFonts w:cs="Times New Roman"/>
          <w:color w:val="A6A6A6" w:themeColor="background1" w:themeShade="A6"/>
          <w:rtl/>
        </w:rPr>
        <w:t xml:space="preserve"> </w:t>
      </w:r>
      <w:r w:rsidR="00956F13" w:rsidRPr="005E68B4">
        <w:rPr>
          <w:rFonts w:cs="Times New Roman" w:hint="cs"/>
          <w:color w:val="A6A6A6" w:themeColor="background1" w:themeShade="A6"/>
          <w:rtl/>
        </w:rPr>
        <w:t>הוא</w:t>
      </w:r>
      <w:r w:rsidR="00436E16" w:rsidRPr="005E68B4">
        <w:rPr>
          <w:rFonts w:cs="Times New Roman" w:hint="cs"/>
          <w:color w:val="A6A6A6" w:themeColor="background1" w:themeShade="A6"/>
          <w:rtl/>
        </w:rPr>
        <w:t xml:space="preserve"> הצליח לה</w:t>
      </w:r>
      <w:r w:rsidR="00BF69A6" w:rsidRPr="005E68B4">
        <w:rPr>
          <w:rFonts w:cs="Times New Roman" w:hint="cs"/>
          <w:color w:val="A6A6A6" w:themeColor="background1" w:themeShade="A6"/>
          <w:rtl/>
        </w:rPr>
        <w:t>י</w:t>
      </w:r>
      <w:r w:rsidR="008F40A9" w:rsidRPr="005E68B4">
        <w:rPr>
          <w:rFonts w:cs="Times New Roman" w:hint="cs"/>
          <w:color w:val="A6A6A6" w:themeColor="background1" w:themeShade="A6"/>
          <w:rtl/>
        </w:rPr>
        <w:t xml:space="preserve">זכר </w:t>
      </w:r>
      <w:r w:rsidR="00436E16" w:rsidRPr="005E68B4">
        <w:rPr>
          <w:rFonts w:cs="Times New Roman" w:hint="cs"/>
          <w:color w:val="A6A6A6" w:themeColor="background1" w:themeShade="A6"/>
          <w:rtl/>
        </w:rPr>
        <w:t>רק</w:t>
      </w:r>
      <w:r w:rsidR="008F40A9" w:rsidRPr="005E68B4">
        <w:rPr>
          <w:rFonts w:cs="Times New Roman" w:hint="cs"/>
          <w:color w:val="A6A6A6" w:themeColor="background1" w:themeShade="A6"/>
          <w:rtl/>
        </w:rPr>
        <w:t xml:space="preserve"> </w:t>
      </w:r>
      <w:r w:rsidR="00956F13" w:rsidRPr="005E68B4">
        <w:rPr>
          <w:rFonts w:cs="Times New Roman"/>
          <w:color w:val="A6A6A6" w:themeColor="background1" w:themeShade="A6"/>
          <w:rtl/>
        </w:rPr>
        <w:t>בשיר ש</w:t>
      </w:r>
      <w:r w:rsidR="003968A8" w:rsidRPr="005E68B4">
        <w:rPr>
          <w:rFonts w:cs="Times New Roman"/>
          <w:color w:val="A6A6A6" w:themeColor="background1" w:themeShade="A6"/>
          <w:rtl/>
        </w:rPr>
        <w:t xml:space="preserve">כולם </w:t>
      </w:r>
      <w:r w:rsidR="00956F13" w:rsidRPr="005E68B4">
        <w:rPr>
          <w:rFonts w:cs="Times New Roman"/>
          <w:color w:val="A6A6A6" w:themeColor="background1" w:themeShade="A6"/>
          <w:rtl/>
        </w:rPr>
        <w:t xml:space="preserve">שרו </w:t>
      </w:r>
      <w:r w:rsidR="003968A8" w:rsidRPr="005E68B4">
        <w:rPr>
          <w:rFonts w:cs="Times New Roman" w:hint="cs"/>
          <w:color w:val="A6A6A6" w:themeColor="background1" w:themeShade="A6"/>
          <w:rtl/>
        </w:rPr>
        <w:t xml:space="preserve">וגם הוא </w:t>
      </w:r>
      <w:r w:rsidR="00956F13" w:rsidRPr="005E68B4">
        <w:rPr>
          <w:rFonts w:cs="Times New Roman"/>
          <w:color w:val="A6A6A6" w:themeColor="background1" w:themeShade="A6"/>
          <w:rtl/>
        </w:rPr>
        <w:t xml:space="preserve">אי אז בברלין, </w:t>
      </w:r>
      <w:r w:rsidR="00956F13" w:rsidRPr="005E68B4">
        <w:rPr>
          <w:rFonts w:cs="Times New Roman"/>
          <w:color w:val="A6A6A6" w:themeColor="background1" w:themeShade="A6"/>
        </w:rPr>
        <w:t>Ist es die da, die da, die da</w:t>
      </w:r>
      <w:r w:rsidR="00956F13" w:rsidRPr="005E68B4">
        <w:rPr>
          <w:rFonts w:cs="Times New Roman"/>
          <w:color w:val="A6A6A6" w:themeColor="background1" w:themeShade="A6"/>
          <w:rtl/>
        </w:rPr>
        <w:t>…, ו</w:t>
      </w:r>
      <w:r w:rsidR="00436E16" w:rsidRPr="005E68B4">
        <w:rPr>
          <w:rFonts w:cs="Times New Roman" w:hint="cs"/>
          <w:color w:val="A6A6A6" w:themeColor="background1" w:themeShade="A6"/>
          <w:rtl/>
        </w:rPr>
        <w:t>ב</w:t>
      </w:r>
      <w:r w:rsidR="00956F13" w:rsidRPr="005E68B4">
        <w:rPr>
          <w:rFonts w:cs="Times New Roman"/>
          <w:color w:val="A6A6A6" w:themeColor="background1" w:themeShade="A6"/>
          <w:rtl/>
        </w:rPr>
        <w:t>להקת ה</w:t>
      </w:r>
      <w:r w:rsidR="002D25E4" w:rsidRPr="005E68B4">
        <w:rPr>
          <w:rFonts w:cs="Times New Roman" w:hint="cs"/>
          <w:color w:val="A6A6A6" w:themeColor="background1" w:themeShade="A6"/>
          <w:rtl/>
        </w:rPr>
        <w:t>סקורפיונז</w:t>
      </w:r>
      <w:r w:rsidR="00F061CC" w:rsidRPr="005E68B4">
        <w:rPr>
          <w:rFonts w:cs="Times New Roman" w:hint="cs"/>
          <w:color w:val="A6A6A6" w:themeColor="background1" w:themeShade="A6"/>
          <w:rtl/>
        </w:rPr>
        <w:t xml:space="preserve"> </w:t>
      </w:r>
      <w:r w:rsidR="002D25E4" w:rsidRPr="005E68B4">
        <w:rPr>
          <w:rFonts w:cs="Times New Roman" w:hint="cs"/>
          <w:color w:val="A6A6A6" w:themeColor="background1" w:themeShade="A6"/>
          <w:rtl/>
        </w:rPr>
        <w:t>ש</w:t>
      </w:r>
      <w:r w:rsidR="003968A8" w:rsidRPr="005E68B4">
        <w:rPr>
          <w:rFonts w:cs="Times New Roman"/>
          <w:color w:val="A6A6A6" w:themeColor="background1" w:themeShade="A6"/>
          <w:rtl/>
        </w:rPr>
        <w:t xml:space="preserve">כבר </w:t>
      </w:r>
      <w:r w:rsidR="002D25E4" w:rsidRPr="005E68B4">
        <w:rPr>
          <w:rFonts w:cs="Times New Roman" w:hint="cs"/>
          <w:color w:val="A6A6A6" w:themeColor="background1" w:themeShade="A6"/>
          <w:rtl/>
        </w:rPr>
        <w:t xml:space="preserve">מזמן לא הוציאו </w:t>
      </w:r>
      <w:r w:rsidR="001C5A04" w:rsidRPr="005E68B4">
        <w:rPr>
          <w:rFonts w:cs="Times New Roman" w:hint="cs"/>
          <w:color w:val="A6A6A6" w:themeColor="background1" w:themeShade="A6"/>
          <w:rtl/>
        </w:rPr>
        <w:t>מוזיקה</w:t>
      </w:r>
      <w:r w:rsidR="002D25E4" w:rsidRPr="005E68B4">
        <w:rPr>
          <w:rFonts w:cs="Times New Roman" w:hint="cs"/>
          <w:color w:val="A6A6A6" w:themeColor="background1" w:themeShade="A6"/>
          <w:rtl/>
        </w:rPr>
        <w:t xml:space="preserve"> חדשה, ו</w:t>
      </w:r>
      <w:r w:rsidR="009902F8" w:rsidRPr="005E68B4">
        <w:rPr>
          <w:rFonts w:cs="Times New Roman" w:hint="cs"/>
          <w:color w:val="A6A6A6" w:themeColor="background1" w:themeShade="A6"/>
          <w:rtl/>
        </w:rPr>
        <w:t>במקומם [</w:t>
      </w:r>
      <w:r w:rsidR="008F40A9" w:rsidRPr="005E68B4">
        <w:rPr>
          <w:rFonts w:cs="Times New Roman" w:hint="cs"/>
          <w:color w:val="A6A6A6" w:themeColor="background1" w:themeShade="A6"/>
          <w:rtl/>
        </w:rPr>
        <w:t>תחתם</w:t>
      </w:r>
      <w:r w:rsidR="001465F2" w:rsidRPr="005E68B4">
        <w:rPr>
          <w:rFonts w:cs="Times New Roman" w:hint="cs"/>
          <w:color w:val="A6A6A6" w:themeColor="background1" w:themeShade="A6"/>
          <w:rtl/>
        </w:rPr>
        <w:t xml:space="preserve"> בתמורה כפיצוי?]</w:t>
      </w:r>
      <w:r w:rsidR="002D25E4" w:rsidRPr="005E68B4">
        <w:rPr>
          <w:rFonts w:cs="Times New Roman" w:hint="cs"/>
          <w:color w:val="A6A6A6" w:themeColor="background1" w:themeShade="A6"/>
          <w:rtl/>
        </w:rPr>
        <w:t xml:space="preserve"> </w:t>
      </w:r>
      <w:r w:rsidR="009668CA" w:rsidRPr="005E68B4">
        <w:rPr>
          <w:rFonts w:cs="Times New Roman" w:hint="cs"/>
          <w:color w:val="A6A6A6" w:themeColor="background1" w:themeShade="A6"/>
          <w:rtl/>
        </w:rPr>
        <w:t>הזכיר</w:t>
      </w:r>
      <w:r w:rsidR="002D25E4" w:rsidRPr="005E68B4">
        <w:rPr>
          <w:rFonts w:cs="Times New Roman" w:hint="cs"/>
          <w:color w:val="A6A6A6" w:themeColor="background1" w:themeShade="A6"/>
          <w:rtl/>
        </w:rPr>
        <w:t xml:space="preserve"> כמה להקות בריטיות, </w:t>
      </w:r>
      <w:r w:rsidR="00F061CC" w:rsidRPr="005E68B4">
        <w:rPr>
          <w:rFonts w:cs="Times New Roman" w:hint="cs"/>
          <w:color w:val="A6A6A6" w:themeColor="background1" w:themeShade="A6"/>
          <w:rtl/>
        </w:rPr>
        <w:t xml:space="preserve">דווקא </w:t>
      </w:r>
      <w:r w:rsidR="00994661" w:rsidRPr="005E68B4">
        <w:rPr>
          <w:rFonts w:cs="Times New Roman" w:hint="cs"/>
          <w:color w:val="A6A6A6" w:themeColor="background1" w:themeShade="A6"/>
          <w:rtl/>
        </w:rPr>
        <w:t>כאלו ש</w:t>
      </w:r>
      <w:r w:rsidR="00F061CC" w:rsidRPr="005E68B4">
        <w:rPr>
          <w:rFonts w:cs="Times New Roman" w:hint="cs"/>
          <w:color w:val="A6A6A6" w:themeColor="background1" w:themeShade="A6"/>
          <w:rtl/>
        </w:rPr>
        <w:t>קש</w:t>
      </w:r>
      <w:r w:rsidR="00B72BD4" w:rsidRPr="005E68B4">
        <w:rPr>
          <w:rFonts w:cs="Times New Roman" w:hint="cs"/>
          <w:color w:val="A6A6A6" w:themeColor="background1" w:themeShade="A6"/>
          <w:rtl/>
        </w:rPr>
        <w:t>ה</w:t>
      </w:r>
      <w:r w:rsidR="00F061CC" w:rsidRPr="005E68B4">
        <w:rPr>
          <w:rFonts w:cs="Times New Roman" w:hint="cs"/>
          <w:color w:val="A6A6A6" w:themeColor="background1" w:themeShade="A6"/>
          <w:rtl/>
        </w:rPr>
        <w:t xml:space="preserve"> </w:t>
      </w:r>
      <w:r w:rsidR="00B72BD4" w:rsidRPr="005E68B4">
        <w:rPr>
          <w:rFonts w:cs="Times New Roman" w:hint="cs"/>
          <w:color w:val="A6A6A6" w:themeColor="background1" w:themeShade="A6"/>
          <w:rtl/>
        </w:rPr>
        <w:t>ל</w:t>
      </w:r>
      <w:r w:rsidR="009668CA" w:rsidRPr="005E68B4">
        <w:rPr>
          <w:rFonts w:cs="Times New Roman" w:hint="cs"/>
          <w:color w:val="A6A6A6" w:themeColor="background1" w:themeShade="A6"/>
          <w:rtl/>
        </w:rPr>
        <w:t>שער</w:t>
      </w:r>
      <w:r w:rsidR="00B72BD4" w:rsidRPr="005E68B4">
        <w:rPr>
          <w:rFonts w:cs="Times New Roman" w:hint="cs"/>
          <w:color w:val="A6A6A6" w:themeColor="background1" w:themeShade="A6"/>
          <w:rtl/>
        </w:rPr>
        <w:t xml:space="preserve"> מהי </w:t>
      </w:r>
      <w:r w:rsidR="00BF69A6" w:rsidRPr="005E68B4">
        <w:rPr>
          <w:rFonts w:cs="Times New Roman" w:hint="cs"/>
          <w:color w:val="A6A6A6" w:themeColor="background1" w:themeShade="A6"/>
          <w:rtl/>
        </w:rPr>
        <w:t>הגיי</w:t>
      </w:r>
      <w:r w:rsidR="00B72BD4" w:rsidRPr="005E68B4">
        <w:rPr>
          <w:rFonts w:cs="Times New Roman" w:hint="cs"/>
          <w:color w:val="A6A6A6" w:themeColor="background1" w:themeShade="A6"/>
          <w:rtl/>
        </w:rPr>
        <w:t>תן</w:t>
      </w:r>
      <w:r w:rsidR="00BF69A6" w:rsidRPr="005E68B4">
        <w:rPr>
          <w:rFonts w:cs="Times New Roman" w:hint="cs"/>
          <w:color w:val="A6A6A6" w:themeColor="background1" w:themeShade="A6"/>
          <w:rtl/>
        </w:rPr>
        <w:t xml:space="preserve"> </w:t>
      </w:r>
      <w:r w:rsidR="00B72BD4" w:rsidRPr="005E68B4">
        <w:rPr>
          <w:rFonts w:cs="Times New Roman" w:hint="cs"/>
          <w:color w:val="A6A6A6" w:themeColor="background1" w:themeShade="A6"/>
          <w:rtl/>
        </w:rPr>
        <w:t xml:space="preserve">הנכונה </w:t>
      </w:r>
      <w:r w:rsidR="00BF69A6" w:rsidRPr="005E68B4">
        <w:rPr>
          <w:rFonts w:cs="Times New Roman" w:hint="cs"/>
          <w:color w:val="A6A6A6" w:themeColor="background1" w:themeShade="A6"/>
          <w:rtl/>
        </w:rPr>
        <w:t>במבטא גרמני.</w:t>
      </w:r>
      <w:r w:rsidR="00F061CC" w:rsidRPr="005E68B4">
        <w:rPr>
          <w:rFonts w:cs="Times New Roman" w:hint="cs"/>
          <w:color w:val="A6A6A6" w:themeColor="background1" w:themeShade="A6"/>
          <w:rtl/>
        </w:rPr>
        <w:t xml:space="preserve"> הוא אמר בלר</w:t>
      </w:r>
      <w:r w:rsidR="002D25E4" w:rsidRPr="005E68B4">
        <w:rPr>
          <w:rFonts w:cs="Times New Roman" w:hint="cs"/>
          <w:color w:val="A6A6A6" w:themeColor="background1" w:themeShade="A6"/>
          <w:rtl/>
        </w:rPr>
        <w:t xml:space="preserve"> ו</w:t>
      </w:r>
      <w:r w:rsidR="00F061CC" w:rsidRPr="005E68B4">
        <w:rPr>
          <w:rFonts w:cs="Times New Roman" w:hint="cs"/>
          <w:color w:val="A6A6A6" w:themeColor="background1" w:themeShade="A6"/>
          <w:rtl/>
        </w:rPr>
        <w:t>סווייד</w:t>
      </w:r>
      <w:r w:rsidR="002D25E4" w:rsidRPr="005E68B4">
        <w:rPr>
          <w:rFonts w:cs="Times New Roman" w:hint="cs"/>
          <w:color w:val="A6A6A6" w:themeColor="background1" w:themeShade="A6"/>
          <w:rtl/>
        </w:rPr>
        <w:t xml:space="preserve"> </w:t>
      </w:r>
      <w:r w:rsidR="00E3030A" w:rsidRPr="005E68B4">
        <w:rPr>
          <w:rFonts w:cs="Times New Roman" w:hint="cs"/>
          <w:color w:val="A6A6A6" w:themeColor="background1" w:themeShade="A6"/>
          <w:rtl/>
        </w:rPr>
        <w:t>וה-וורב [</w:t>
      </w:r>
      <w:r w:rsidR="00E3030A" w:rsidRPr="005E68B4">
        <w:rPr>
          <w:rFonts w:cs="Times New Roman"/>
          <w:color w:val="A6A6A6" w:themeColor="background1" w:themeShade="A6"/>
        </w:rPr>
        <w:t>The Verve</w:t>
      </w:r>
      <w:r w:rsidR="00E3030A" w:rsidRPr="005E68B4">
        <w:rPr>
          <w:rFonts w:cs="Times New Roman" w:hint="cs"/>
          <w:color w:val="A6A6A6" w:themeColor="background1" w:themeShade="A6"/>
          <w:rtl/>
        </w:rPr>
        <w:t xml:space="preserve">] </w:t>
      </w:r>
      <w:bookmarkStart w:id="200" w:name="_Hlk529039944"/>
      <w:r w:rsidR="00DD17C8" w:rsidRPr="005E68B4">
        <w:rPr>
          <w:rFonts w:cs="Times New Roman" w:hint="cs"/>
          <w:color w:val="A6A6A6" w:themeColor="background1" w:themeShade="A6"/>
          <w:rtl/>
        </w:rPr>
        <w:t>וביטא את שמות הלהקות האלו</w:t>
      </w:r>
      <w:r w:rsidR="00DD17C8" w:rsidRPr="005E68B4">
        <w:rPr>
          <w:rFonts w:cs="Times New Roman"/>
          <w:color w:val="A6A6A6" w:themeColor="background1" w:themeShade="A6"/>
          <w:rtl/>
        </w:rPr>
        <w:t xml:space="preserve"> כנער גרמני</w:t>
      </w:r>
      <w:r w:rsidR="00DD17C8" w:rsidRPr="005E68B4">
        <w:rPr>
          <w:rFonts w:cs="Times New Roman" w:hint="cs"/>
          <w:color w:val="A6A6A6" w:themeColor="background1" w:themeShade="A6"/>
          <w:rtl/>
        </w:rPr>
        <w:t xml:space="preserve"> המ</w:t>
      </w:r>
      <w:r w:rsidR="00DD17C8" w:rsidRPr="005E68B4">
        <w:rPr>
          <w:rFonts w:cs="Times New Roman"/>
          <w:color w:val="A6A6A6" w:themeColor="background1" w:themeShade="A6"/>
          <w:rtl/>
        </w:rPr>
        <w:t>נסה לחקות מבטא אנגלי</w:t>
      </w:r>
      <w:bookmarkEnd w:id="200"/>
      <w:r w:rsidR="00DD17C8" w:rsidRPr="005E68B4">
        <w:rPr>
          <w:rFonts w:cs="Times New Roman"/>
          <w:color w:val="A6A6A6" w:themeColor="background1" w:themeShade="A6"/>
          <w:rtl/>
        </w:rPr>
        <w:t xml:space="preserve"> וזה היה מסעיר עד בלי די</w:t>
      </w:r>
      <w:r w:rsidR="005B4D83" w:rsidRPr="005E68B4">
        <w:rPr>
          <w:rFonts w:cs="Times New Roman"/>
          <w:color w:val="A6A6A6" w:themeColor="background1" w:themeShade="A6"/>
          <w:rtl/>
        </w:rPr>
        <w:t xml:space="preserve"> </w:t>
      </w:r>
      <w:r w:rsidR="002D25E4" w:rsidRPr="005E68B4">
        <w:rPr>
          <w:rFonts w:cs="Times New Roman" w:hint="cs"/>
          <w:color w:val="A6A6A6" w:themeColor="background1" w:themeShade="A6"/>
          <w:rtl/>
        </w:rPr>
        <w:t xml:space="preserve">וניסה לא להזיז אף שריר מיותר בפניו </w:t>
      </w:r>
      <w:r w:rsidR="002D25E4" w:rsidRPr="005E68B4">
        <w:rPr>
          <w:rFonts w:cs="Times New Roman"/>
          <w:color w:val="A6A6A6" w:themeColor="background1" w:themeShade="A6"/>
          <w:rtl/>
        </w:rPr>
        <w:t>–</w:t>
      </w:r>
      <w:r w:rsidR="002D25E4" w:rsidRPr="005E68B4">
        <w:rPr>
          <w:rFonts w:cs="Times New Roman" w:hint="cs"/>
          <w:color w:val="A6A6A6" w:themeColor="background1" w:themeShade="A6"/>
          <w:rtl/>
        </w:rPr>
        <w:t xml:space="preserve"> </w:t>
      </w:r>
      <w:r w:rsidR="00CD0C93" w:rsidRPr="005E68B4">
        <w:rPr>
          <w:rFonts w:cs="Times New Roman" w:hint="cs"/>
          <w:color w:val="A6A6A6" w:themeColor="background1" w:themeShade="A6"/>
          <w:rtl/>
        </w:rPr>
        <w:t xml:space="preserve">רגע </w:t>
      </w:r>
      <w:r w:rsidR="002D25E4" w:rsidRPr="005E68B4">
        <w:rPr>
          <w:rFonts w:cs="Times New Roman" w:hint="cs"/>
          <w:color w:val="A6A6A6" w:themeColor="background1" w:themeShade="A6"/>
          <w:rtl/>
        </w:rPr>
        <w:t>זה הי</w:t>
      </w:r>
      <w:r w:rsidR="002D4370" w:rsidRPr="005E68B4">
        <w:rPr>
          <w:rFonts w:cs="Times New Roman" w:hint="cs"/>
          <w:color w:val="A6A6A6" w:themeColor="background1" w:themeShade="A6"/>
          <w:rtl/>
        </w:rPr>
        <w:t>וו</w:t>
      </w:r>
      <w:r w:rsidR="002D25E4" w:rsidRPr="005E68B4">
        <w:rPr>
          <w:rFonts w:cs="Times New Roman" w:hint="cs"/>
          <w:color w:val="A6A6A6" w:themeColor="background1" w:themeShade="A6"/>
          <w:rtl/>
        </w:rPr>
        <w:t xml:space="preserve">ה שיא </w:t>
      </w:r>
      <w:r w:rsidR="002D25E4" w:rsidRPr="005E68B4">
        <w:rPr>
          <w:rFonts w:cs="Times New Roman" w:hint="cs"/>
          <w:color w:val="A6A6A6" w:themeColor="background1" w:themeShade="A6"/>
          <w:highlight w:val="yellow"/>
          <w:rtl/>
        </w:rPr>
        <w:t xml:space="preserve">מסעיר </w:t>
      </w:r>
      <w:r w:rsidR="00031596" w:rsidRPr="005E68B4">
        <w:rPr>
          <w:rFonts w:cs="Times New Roman" w:hint="cs"/>
          <w:color w:val="A6A6A6" w:themeColor="background1" w:themeShade="A6"/>
          <w:highlight w:val="yellow"/>
          <w:rtl/>
        </w:rPr>
        <w:t>ב</w:t>
      </w:r>
      <w:r w:rsidR="002D25E4" w:rsidRPr="005E68B4">
        <w:rPr>
          <w:rFonts w:cs="Times New Roman" w:hint="cs"/>
          <w:color w:val="A6A6A6" w:themeColor="background1" w:themeShade="A6"/>
          <w:highlight w:val="yellow"/>
          <w:rtl/>
        </w:rPr>
        <w:t>העמדת הפנים</w:t>
      </w:r>
      <w:r w:rsidR="002D25E4" w:rsidRPr="005E68B4">
        <w:rPr>
          <w:rFonts w:cs="Times New Roman" w:hint="cs"/>
          <w:color w:val="A6A6A6" w:themeColor="background1" w:themeShade="A6"/>
          <w:rtl/>
        </w:rPr>
        <w:t xml:space="preserve"> שלו</w:t>
      </w:r>
      <w:r w:rsidR="00BF69A6" w:rsidRPr="005E68B4">
        <w:rPr>
          <w:rFonts w:cs="Times New Roman" w:hint="cs"/>
          <w:color w:val="A6A6A6" w:themeColor="background1" w:themeShade="A6"/>
          <w:rtl/>
        </w:rPr>
        <w:t>.</w:t>
      </w:r>
    </w:p>
    <w:p w14:paraId="7C36B977" w14:textId="5D6CB685" w:rsidR="00DB09CD" w:rsidRPr="005E68B4" w:rsidRDefault="00DB09CD" w:rsidP="00031596">
      <w:pPr>
        <w:rPr>
          <w:rFonts w:cs="Times New Roman"/>
          <w:color w:val="A6A6A6" w:themeColor="background1" w:themeShade="A6"/>
          <w:rtl/>
        </w:rPr>
      </w:pPr>
      <w:r w:rsidRPr="005E68B4">
        <w:rPr>
          <w:rFonts w:cs="Times New Roman" w:hint="cs"/>
          <w:color w:val="A6A6A6" w:themeColor="background1" w:themeShade="A6"/>
          <w:rtl/>
        </w:rPr>
        <w:t>]</w:t>
      </w:r>
    </w:p>
    <w:p w14:paraId="14D6F154" w14:textId="78D2AABF" w:rsidR="00CD0C93" w:rsidRDefault="00DB09CD" w:rsidP="00DB09CD">
      <w:pPr>
        <w:rPr>
          <w:rtl/>
        </w:rPr>
      </w:pPr>
      <w:r w:rsidRPr="00DB09CD">
        <w:rPr>
          <w:rFonts w:cs="Times New Roman"/>
          <w:rtl/>
        </w:rPr>
        <w:t xml:space="preserve">השיחה נסובה על </w:t>
      </w:r>
      <w:r w:rsidR="001C5A04">
        <w:rPr>
          <w:rFonts w:cs="Times New Roman"/>
          <w:rtl/>
        </w:rPr>
        <w:t>מוזיקה</w:t>
      </w:r>
      <w:r w:rsidRPr="00DB09CD">
        <w:rPr>
          <w:rFonts w:cs="Times New Roman"/>
          <w:rtl/>
        </w:rPr>
        <w:t xml:space="preserve"> מהסוג שבני הזוג ציפו שדרק הנער מהמבורג יאהב, וכאן</w:t>
      </w:r>
      <w:r w:rsidR="00166ABB">
        <w:rPr>
          <w:rFonts w:cs="Times New Roman"/>
          <w:rtl/>
        </w:rPr>
        <w:t xml:space="preserve"> </w:t>
      </w:r>
      <w:r w:rsidRPr="00DB09CD">
        <w:rPr>
          <w:rFonts w:cs="Times New Roman"/>
          <w:rtl/>
        </w:rPr>
        <w:t>משחק ההתחזות של אלכס עבר לשלב המלהיב ביותר:</w:t>
      </w:r>
      <w:r w:rsidR="00166ABB">
        <w:rPr>
          <w:rFonts w:cs="Times New Roman"/>
          <w:rtl/>
        </w:rPr>
        <w:t xml:space="preserve"> </w:t>
      </w:r>
      <w:r w:rsidRPr="00DB09CD">
        <w:rPr>
          <w:rFonts w:cs="Times New Roman"/>
          <w:rtl/>
        </w:rPr>
        <w:t>אלכס כלל לא ידע למה יקשיב נער גרמני בן גילו, כי לא התעדכן ב</w:t>
      </w:r>
      <w:r w:rsidR="001C5A04">
        <w:rPr>
          <w:rFonts w:cs="Times New Roman"/>
          <w:rtl/>
        </w:rPr>
        <w:t>מוזיקה</w:t>
      </w:r>
      <w:r w:rsidRPr="00DB09CD">
        <w:rPr>
          <w:rFonts w:cs="Times New Roman"/>
          <w:rtl/>
        </w:rPr>
        <w:t xml:space="preserve"> גרמנית פופולרית מאז ימי ילדותו בברלין.</w:t>
      </w:r>
      <w:r w:rsidR="00166ABB">
        <w:rPr>
          <w:rFonts w:cs="Times New Roman"/>
          <w:rtl/>
        </w:rPr>
        <w:t xml:space="preserve"> </w:t>
      </w:r>
      <w:r w:rsidRPr="00DB09CD">
        <w:rPr>
          <w:rFonts w:cs="Times New Roman"/>
          <w:rtl/>
        </w:rPr>
        <w:t>אך כל עוד ירסן את הפאניקה שאיימה להשתלט עליו ויצליח</w:t>
      </w:r>
      <w:r w:rsidR="00166ABB">
        <w:rPr>
          <w:rFonts w:cs="Times New Roman"/>
          <w:rtl/>
        </w:rPr>
        <w:t xml:space="preserve"> </w:t>
      </w:r>
      <w:r w:rsidRPr="00DB09CD">
        <w:rPr>
          <w:rFonts w:cs="Times New Roman"/>
          <w:rtl/>
        </w:rPr>
        <w:t xml:space="preserve">לשמור על קור רוחו, כך ישליט על מהלך הדברים את שררתו, ועבור תחושה מחשמלת זו </w:t>
      </w:r>
      <w:r w:rsidR="00483BB1">
        <w:rPr>
          <w:rFonts w:cs="Times New Roman"/>
          <w:rtl/>
        </w:rPr>
        <w:t>הכול</w:t>
      </w:r>
      <w:r w:rsidRPr="00DB09CD">
        <w:rPr>
          <w:rFonts w:cs="Times New Roman"/>
          <w:rtl/>
        </w:rPr>
        <w:t xml:space="preserve"> היה שווה. הוא אילץ את עצמו לדבר כלאחר יד אף שהצליח להיזכר רק בשיר שכולם שרו וגם הוא אי אז בברלין, </w:t>
      </w:r>
      <w:r w:rsidRPr="00DB09CD">
        <w:rPr>
          <w:rFonts w:cs="Times New Roman"/>
        </w:rPr>
        <w:t>Ist es die da, die da, die da</w:t>
      </w:r>
      <w:r w:rsidRPr="00DB09CD">
        <w:rPr>
          <w:rFonts w:cs="Times New Roman"/>
          <w:rtl/>
        </w:rPr>
        <w:t xml:space="preserve">…, ובלהקת הסקורפיונז שכבר מזמן לא הוציאו </w:t>
      </w:r>
      <w:r w:rsidR="001C5A04">
        <w:rPr>
          <w:rFonts w:cs="Times New Roman"/>
          <w:rtl/>
        </w:rPr>
        <w:t>מוזיקה</w:t>
      </w:r>
      <w:r w:rsidRPr="00DB09CD">
        <w:rPr>
          <w:rFonts w:cs="Times New Roman"/>
          <w:rtl/>
        </w:rPr>
        <w:t xml:space="preserve"> חדשה, ובמקומם הזכיר כמה להקות בריטיות, דווקא כאלו שקשה לשער מהי הגייתן הנכונה במבטא גרמני. הוא אמר </w:t>
      </w:r>
      <w:r w:rsidRPr="00DB09CD">
        <w:rPr>
          <w:rFonts w:cs="Times New Roman"/>
          <w:rtl/>
        </w:rPr>
        <w:lastRenderedPageBreak/>
        <w:t xml:space="preserve">בלר וסווייד </w:t>
      </w:r>
      <w:r w:rsidR="00DE6924" w:rsidRPr="00DE6924">
        <w:rPr>
          <w:rFonts w:cs="Times New Roman"/>
          <w:rtl/>
        </w:rPr>
        <w:t xml:space="preserve">והוֶורְב </w:t>
      </w:r>
      <w:r w:rsidRPr="00DB09CD">
        <w:rPr>
          <w:rFonts w:cs="Times New Roman"/>
          <w:rtl/>
        </w:rPr>
        <w:t xml:space="preserve">וביטא את שמות הלהקות האלו כנער גרמני המנסה לחקות מבטא אנגלי וניסה לא להזיז אף שריר מיותר בפניו – רגע זה היווה שיא מסעיר בהעמדת הפנים שלו. </w:t>
      </w:r>
      <w:r w:rsidR="002D25E4">
        <w:rPr>
          <w:rFonts w:cs="Times New Roman" w:hint="cs"/>
          <w:rtl/>
        </w:rPr>
        <w:t>ו</w:t>
      </w:r>
      <w:r w:rsidR="00B836FC" w:rsidRPr="00B836FC">
        <w:rPr>
          <w:rFonts w:cs="Times New Roman"/>
          <w:rtl/>
        </w:rPr>
        <w:t xml:space="preserve">בנוגע לנטישתו </w:t>
      </w:r>
      <w:r w:rsidR="002D25E4">
        <w:rPr>
          <w:rFonts w:cs="Times New Roman" w:hint="cs"/>
          <w:rtl/>
        </w:rPr>
        <w:t xml:space="preserve">עלתה המחשבה </w:t>
      </w:r>
      <w:r w:rsidR="002D25E4">
        <w:rPr>
          <w:rFonts w:cs="Times New Roman"/>
          <w:rtl/>
        </w:rPr>
        <w:t>–</w:t>
      </w:r>
      <w:r w:rsidR="002D25E4">
        <w:rPr>
          <w:rFonts w:cs="Times New Roman" w:hint="cs"/>
          <w:rtl/>
        </w:rPr>
        <w:t xml:space="preserve"> </w:t>
      </w:r>
      <w:r w:rsidR="00DF693E" w:rsidRPr="00994204">
        <w:rPr>
          <w:rFonts w:hint="eastAsia"/>
          <w:highlight w:val="cyan"/>
          <w:rtl/>
        </w:rPr>
        <w:t>שמא</w:t>
      </w:r>
      <w:r w:rsidR="00BF69A6">
        <w:rPr>
          <w:rFonts w:hint="cs"/>
          <w:highlight w:val="cyan"/>
          <w:rtl/>
        </w:rPr>
        <w:t xml:space="preserve"> </w:t>
      </w:r>
      <w:r w:rsidR="00031596" w:rsidRPr="00031596">
        <w:rPr>
          <w:rFonts w:hint="cs"/>
          <w:highlight w:val="cyan"/>
          <w:rtl/>
        </w:rPr>
        <w:t>'הודעה' בגרמנית</w:t>
      </w:r>
      <w:r w:rsidR="00BF69A6">
        <w:rPr>
          <w:rFonts w:hint="cs"/>
          <w:highlight w:val="cyan"/>
          <w:rtl/>
        </w:rPr>
        <w:t xml:space="preserve"> היא</w:t>
      </w:r>
      <w:r w:rsidR="00DF693E" w:rsidRPr="00994204">
        <w:rPr>
          <w:highlight w:val="cyan"/>
          <w:rtl/>
        </w:rPr>
        <w:t xml:space="preserve"> </w:t>
      </w:r>
      <w:r w:rsidR="00DF693E" w:rsidRPr="00994204">
        <w:rPr>
          <w:highlight w:val="cyan"/>
        </w:rPr>
        <w:t>eine Erinnerung</w:t>
      </w:r>
      <w:r w:rsidR="00DF693E">
        <w:rPr>
          <w:rFonts w:hint="cs"/>
          <w:rtl/>
        </w:rPr>
        <w:t>?</w:t>
      </w:r>
      <w:r w:rsidR="00577672">
        <w:rPr>
          <w:rFonts w:hint="cs"/>
          <w:rtl/>
        </w:rPr>
        <w:t xml:space="preserve"> </w:t>
      </w:r>
    </w:p>
    <w:p w14:paraId="16B557C7" w14:textId="68134FA9" w:rsidR="00245F72" w:rsidRDefault="00245F72" w:rsidP="00031596">
      <w:pPr>
        <w:rPr>
          <w:rtl/>
        </w:rPr>
      </w:pPr>
      <w:r>
        <w:rPr>
          <w:rFonts w:hint="cs"/>
          <w:rtl/>
        </w:rPr>
        <w:t>[</w:t>
      </w:r>
      <w:hyperlink r:id="rId96" w:history="1">
        <w:r w:rsidRPr="00245F72">
          <w:rPr>
            <w:rStyle w:val="Hyperlink"/>
            <w:rFonts w:hint="cs"/>
            <w:rtl/>
          </w:rPr>
          <w:t>השיר בגרמנית</w:t>
        </w:r>
      </w:hyperlink>
      <w:r>
        <w:rPr>
          <w:rFonts w:hint="cs"/>
          <w:rtl/>
        </w:rPr>
        <w:t>]</w:t>
      </w:r>
    </w:p>
    <w:p w14:paraId="5A8A5D62" w14:textId="1E5BF7BD" w:rsidR="00B72BD4" w:rsidRDefault="00031596" w:rsidP="0084301E">
      <w:pPr>
        <w:rPr>
          <w:rtl/>
        </w:rPr>
      </w:pPr>
      <w:r w:rsidRPr="00031596">
        <w:rPr>
          <w:rFonts w:cs="Times New Roman"/>
          <w:rtl/>
        </w:rPr>
        <w:t xml:space="preserve">הקוסם ובעלת הגרגרת, בהשפעת האייסבוק ואולי חומרים אחרים שהערו לקרבם, </w:t>
      </w:r>
      <w:r w:rsidR="006D5372" w:rsidRPr="006D5372">
        <w:rPr>
          <w:rFonts w:cs="Times New Roman"/>
          <w:rtl/>
        </w:rPr>
        <w:t>דיברו ונעו באופן</w:t>
      </w:r>
      <w:r w:rsidRPr="00031596">
        <w:rPr>
          <w:rFonts w:cs="Times New Roman"/>
          <w:rtl/>
        </w:rPr>
        <w:t xml:space="preserve"> איטי ומושה</w:t>
      </w:r>
      <w:r w:rsidR="006D5372">
        <w:rPr>
          <w:rFonts w:cs="Times New Roman" w:hint="cs"/>
          <w:rtl/>
        </w:rPr>
        <w:t>ה</w:t>
      </w:r>
      <w:r w:rsidRPr="00031596">
        <w:rPr>
          <w:rFonts w:cs="Times New Roman"/>
          <w:rtl/>
        </w:rPr>
        <w:t xml:space="preserve"> כאילו נמסכו בדבש.</w:t>
      </w:r>
      <w:r w:rsidR="001E6F42">
        <w:rPr>
          <w:rFonts w:hint="cs"/>
          <w:rtl/>
        </w:rPr>
        <w:t xml:space="preserve"> </w:t>
      </w:r>
      <w:r w:rsidR="002679A0">
        <w:rPr>
          <w:rFonts w:hint="cs"/>
          <w:rtl/>
        </w:rPr>
        <w:t xml:space="preserve">[בעקבות זה שהם שאלו אותו על </w:t>
      </w:r>
      <w:r w:rsidR="001C5A04">
        <w:rPr>
          <w:rFonts w:hint="cs"/>
          <w:rtl/>
        </w:rPr>
        <w:t>מוזיקה</w:t>
      </w:r>
      <w:r w:rsidR="002679A0">
        <w:rPr>
          <w:rFonts w:hint="cs"/>
          <w:rtl/>
        </w:rPr>
        <w:t xml:space="preserve"> </w:t>
      </w:r>
      <w:r w:rsidR="002679A0">
        <w:rPr>
          <w:rtl/>
        </w:rPr>
        <w:t>–</w:t>
      </w:r>
      <w:r w:rsidR="002679A0">
        <w:rPr>
          <w:rFonts w:hint="cs"/>
          <w:rtl/>
        </w:rPr>
        <w:t xml:space="preserve"> אני מקווה שזה ברור?] </w:t>
      </w:r>
      <w:r w:rsidR="0019513F" w:rsidRPr="0019513F">
        <w:rPr>
          <w:rFonts w:cs="Times New Roman"/>
          <w:rtl/>
        </w:rPr>
        <w:t>אלכס</w:t>
      </w:r>
      <w:r w:rsidR="006D5372">
        <w:rPr>
          <w:rFonts w:cs="Times New Roman" w:hint="cs"/>
          <w:rtl/>
        </w:rPr>
        <w:t xml:space="preserve"> נישא</w:t>
      </w:r>
      <w:r w:rsidR="0019513F" w:rsidRPr="0019513F">
        <w:rPr>
          <w:rFonts w:cs="Times New Roman"/>
          <w:rtl/>
        </w:rPr>
        <w:t xml:space="preserve"> על גלי נ</w:t>
      </w:r>
      <w:r w:rsidR="00DE6924">
        <w:rPr>
          <w:rFonts w:cs="Times New Roman" w:hint="cs"/>
          <w:rtl/>
        </w:rPr>
        <w:t>י</w:t>
      </w:r>
      <w:r w:rsidR="0019513F" w:rsidRPr="0019513F">
        <w:rPr>
          <w:rFonts w:cs="Times New Roman"/>
          <w:rtl/>
        </w:rPr>
        <w:t>צחונו משהצליח להוליכם שולל</w:t>
      </w:r>
      <w:r w:rsidR="006D5372">
        <w:rPr>
          <w:rFonts w:cs="Times New Roman" w:hint="cs"/>
          <w:rtl/>
        </w:rPr>
        <w:t>. הוא</w:t>
      </w:r>
      <w:r w:rsidR="0019513F" w:rsidRPr="0019513F">
        <w:rPr>
          <w:rFonts w:cs="Times New Roman"/>
          <w:rtl/>
        </w:rPr>
        <w:t xml:space="preserve"> שאב מכך כוחות של ריבון, המציאות עצמה </w:t>
      </w:r>
      <w:r w:rsidR="001C5A04">
        <w:rPr>
          <w:rFonts w:cs="Times New Roman"/>
          <w:rtl/>
        </w:rPr>
        <w:t>הייתה</w:t>
      </w:r>
      <w:r w:rsidR="0019513F" w:rsidRPr="0019513F">
        <w:rPr>
          <w:rFonts w:cs="Times New Roman"/>
          <w:rtl/>
        </w:rPr>
        <w:t xml:space="preserve"> נתונה למרותו – ולא כל שכן הם עצמם. </w:t>
      </w:r>
      <w:r w:rsidR="006D5372">
        <w:rPr>
          <w:rFonts w:cs="Times New Roman" w:hint="cs"/>
          <w:rtl/>
        </w:rPr>
        <w:t>[</w:t>
      </w:r>
      <w:r w:rsidR="0019513F" w:rsidRPr="0019513F">
        <w:rPr>
          <w:rFonts w:cs="Times New Roman"/>
          <w:rtl/>
        </w:rPr>
        <w:t>הוא חלש עליהם – הם לא ידעו עליו דבר, אם כי מן הסתם גם לא גילו בו עניין.</w:t>
      </w:r>
      <w:r w:rsidR="006D5372">
        <w:rPr>
          <w:rFonts w:cs="Times New Roman" w:hint="cs"/>
          <w:rtl/>
        </w:rPr>
        <w:t>]</w:t>
      </w:r>
      <w:r w:rsidR="0019513F" w:rsidRPr="0019513F">
        <w:rPr>
          <w:rFonts w:cs="Times New Roman"/>
          <w:rtl/>
        </w:rPr>
        <w:t xml:space="preserve"> הוא שיער </w:t>
      </w:r>
      <w:r w:rsidR="006D5372" w:rsidRPr="006D5372">
        <w:rPr>
          <w:rFonts w:cs="Times New Roman"/>
          <w:rtl/>
        </w:rPr>
        <w:t>שהם מן הסתם</w:t>
      </w:r>
      <w:r w:rsidR="00B72BD4" w:rsidRPr="00B72BD4">
        <w:rPr>
          <w:rFonts w:cs="Times New Roman"/>
          <w:rtl/>
        </w:rPr>
        <w:t xml:space="preserve"> קיבצו </w:t>
      </w:r>
      <w:r w:rsidR="00B72BD4">
        <w:rPr>
          <w:rFonts w:cs="Times New Roman" w:hint="cs"/>
          <w:rtl/>
        </w:rPr>
        <w:t>[</w:t>
      </w:r>
      <w:r w:rsidR="00B72BD4" w:rsidRPr="00B72BD4">
        <w:rPr>
          <w:rFonts w:cs="Times New Roman"/>
          <w:rtl/>
        </w:rPr>
        <w:t>איגדו</w:t>
      </w:r>
      <w:r w:rsidR="00B72BD4">
        <w:rPr>
          <w:rFonts w:cs="Times New Roman" w:hint="cs"/>
          <w:rtl/>
        </w:rPr>
        <w:t>]</w:t>
      </w:r>
      <w:r w:rsidRPr="00031596">
        <w:rPr>
          <w:rFonts w:cs="Times New Roman"/>
          <w:rtl/>
        </w:rPr>
        <w:t xml:space="preserve"> א</w:t>
      </w:r>
      <w:r w:rsidR="0019513F">
        <w:rPr>
          <w:rFonts w:cs="Times New Roman" w:hint="cs"/>
          <w:rtl/>
        </w:rPr>
        <w:t>ו</w:t>
      </w:r>
      <w:r w:rsidRPr="00031596">
        <w:rPr>
          <w:rFonts w:cs="Times New Roman"/>
          <w:rtl/>
        </w:rPr>
        <w:t>ת</w:t>
      </w:r>
      <w:r w:rsidR="0019513F">
        <w:rPr>
          <w:rFonts w:cs="Times New Roman" w:hint="cs"/>
          <w:rtl/>
        </w:rPr>
        <w:t>ו</w:t>
      </w:r>
      <w:r w:rsidRPr="00031596">
        <w:rPr>
          <w:rFonts w:cs="Times New Roman"/>
          <w:rtl/>
        </w:rPr>
        <w:t xml:space="preserve"> </w:t>
      </w:r>
      <w:r w:rsidR="00B72BD4">
        <w:rPr>
          <w:rFonts w:hint="cs"/>
          <w:rtl/>
        </w:rPr>
        <w:t>עם</w:t>
      </w:r>
      <w:r w:rsidR="00B84706">
        <w:rPr>
          <w:rFonts w:hint="cs"/>
          <w:rtl/>
        </w:rPr>
        <w:t xml:space="preserve"> מ</w:t>
      </w:r>
      <w:r w:rsidR="00DE6924">
        <w:rPr>
          <w:rFonts w:hint="cs"/>
          <w:rtl/>
        </w:rPr>
        <w:t>י</w:t>
      </w:r>
      <w:r w:rsidR="00B84706">
        <w:rPr>
          <w:rFonts w:hint="cs"/>
          <w:rtl/>
        </w:rPr>
        <w:t xml:space="preserve">ליוני </w:t>
      </w:r>
      <w:r w:rsidR="00B72BD4">
        <w:rPr>
          <w:rFonts w:hint="cs"/>
          <w:rtl/>
        </w:rPr>
        <w:t>ה</w:t>
      </w:r>
      <w:r w:rsidR="00BF69A6">
        <w:rPr>
          <w:rFonts w:hint="cs"/>
          <w:rtl/>
        </w:rPr>
        <w:t xml:space="preserve">נערים </w:t>
      </w:r>
      <w:r w:rsidR="00DF693E">
        <w:rPr>
          <w:rFonts w:hint="cs"/>
          <w:rtl/>
        </w:rPr>
        <w:t>הנקראים</w:t>
      </w:r>
      <w:r w:rsidR="00BB3FDD">
        <w:rPr>
          <w:rFonts w:hint="cs"/>
          <w:rtl/>
        </w:rPr>
        <w:t xml:space="preserve"> בפיהם</w:t>
      </w:r>
      <w:r w:rsidR="00DF693E">
        <w:rPr>
          <w:rFonts w:hint="cs"/>
          <w:rtl/>
        </w:rPr>
        <w:t xml:space="preserve"> '</w:t>
      </w:r>
      <w:r w:rsidR="00B84706">
        <w:rPr>
          <w:rFonts w:hint="cs"/>
          <w:rtl/>
        </w:rPr>
        <w:t>דור</w:t>
      </w:r>
      <w:r w:rsidR="00DF693E">
        <w:rPr>
          <w:rFonts w:hint="cs"/>
          <w:rtl/>
        </w:rPr>
        <w:t>',</w:t>
      </w:r>
      <w:r w:rsidR="00B84706">
        <w:rPr>
          <w:rFonts w:hint="cs"/>
          <w:rtl/>
        </w:rPr>
        <w:t xml:space="preserve"> </w:t>
      </w:r>
      <w:r w:rsidR="002F5212">
        <w:rPr>
          <w:rFonts w:hint="cs"/>
          <w:rtl/>
        </w:rPr>
        <w:t>אלה שיועדו לרשת</w:t>
      </w:r>
      <w:r w:rsidR="00B84706">
        <w:rPr>
          <w:rFonts w:hint="cs"/>
          <w:rtl/>
        </w:rPr>
        <w:t xml:space="preserve"> </w:t>
      </w:r>
      <w:r w:rsidR="00BB3FDD">
        <w:rPr>
          <w:rFonts w:hint="cs"/>
          <w:rtl/>
        </w:rPr>
        <w:t xml:space="preserve">בבוא היום </w:t>
      </w:r>
      <w:r w:rsidR="00B84706">
        <w:rPr>
          <w:rFonts w:hint="cs"/>
          <w:rtl/>
        </w:rPr>
        <w:t xml:space="preserve">את </w:t>
      </w:r>
      <w:r w:rsidR="00DF693E">
        <w:rPr>
          <w:rFonts w:hint="cs"/>
          <w:rtl/>
        </w:rPr>
        <w:t>ה</w:t>
      </w:r>
      <w:r w:rsidR="00B84706">
        <w:rPr>
          <w:rFonts w:hint="cs"/>
          <w:rtl/>
        </w:rPr>
        <w:t xml:space="preserve">ארץ </w:t>
      </w:r>
      <w:r w:rsidR="002D4370">
        <w:rPr>
          <w:rFonts w:hint="cs"/>
          <w:rtl/>
        </w:rPr>
        <w:t xml:space="preserve">על </w:t>
      </w:r>
      <w:r w:rsidR="00B84706">
        <w:rPr>
          <w:rFonts w:hint="cs"/>
          <w:rtl/>
        </w:rPr>
        <w:t>כל שכיות החמדה</w:t>
      </w:r>
      <w:r w:rsidR="002D4370">
        <w:rPr>
          <w:rFonts w:hint="cs"/>
          <w:rtl/>
        </w:rPr>
        <w:t xml:space="preserve"> שבה</w:t>
      </w:r>
      <w:r w:rsidR="002F4B3B">
        <w:rPr>
          <w:rFonts w:hint="cs"/>
          <w:rtl/>
        </w:rPr>
        <w:t>.</w:t>
      </w:r>
      <w:r w:rsidR="00B84706">
        <w:rPr>
          <w:rFonts w:hint="cs"/>
          <w:rtl/>
        </w:rPr>
        <w:t xml:space="preserve"> </w:t>
      </w:r>
      <w:r w:rsidR="00267520">
        <w:rPr>
          <w:rFonts w:hint="cs"/>
          <w:rtl/>
        </w:rPr>
        <w:t xml:space="preserve">הרי לא ירחק היום </w:t>
      </w:r>
      <w:r w:rsidR="00BF69A6">
        <w:rPr>
          <w:rFonts w:hint="cs"/>
          <w:rtl/>
        </w:rPr>
        <w:t>ש</w:t>
      </w:r>
      <w:r w:rsidR="00267520">
        <w:rPr>
          <w:rFonts w:hint="cs"/>
          <w:rtl/>
        </w:rPr>
        <w:t>בו</w:t>
      </w:r>
      <w:r w:rsidR="00011A4C" w:rsidRPr="00011A4C">
        <w:rPr>
          <w:rFonts w:hint="cs"/>
          <w:rtl/>
        </w:rPr>
        <w:t xml:space="preserve"> </w:t>
      </w:r>
      <w:r w:rsidR="00BF69A6">
        <w:rPr>
          <w:rFonts w:hint="cs"/>
          <w:rtl/>
        </w:rPr>
        <w:t xml:space="preserve">כאיש אחד </w:t>
      </w:r>
      <w:r w:rsidR="00011A4C">
        <w:rPr>
          <w:rFonts w:hint="cs"/>
          <w:rtl/>
        </w:rPr>
        <w:t>ינטשו</w:t>
      </w:r>
      <w:r w:rsidR="00011A4C" w:rsidRPr="00011A4C">
        <w:rPr>
          <w:rFonts w:hint="cs"/>
          <w:rtl/>
        </w:rPr>
        <w:t xml:space="preserve"> </w:t>
      </w:r>
      <w:r w:rsidR="00011A4C">
        <w:rPr>
          <w:rFonts w:hint="cs"/>
          <w:rtl/>
        </w:rPr>
        <w:t>המבוגרים</w:t>
      </w:r>
      <w:r w:rsidR="00DF693E">
        <w:rPr>
          <w:rFonts w:hint="cs"/>
          <w:rtl/>
        </w:rPr>
        <w:t xml:space="preserve"> </w:t>
      </w:r>
      <w:r w:rsidR="00CF65B2" w:rsidRPr="00CF65B2">
        <w:rPr>
          <w:rFonts w:cs="Times New Roman"/>
          <w:rtl/>
        </w:rPr>
        <w:t>את האחוזות ואת המבצרים,</w:t>
      </w:r>
      <w:r w:rsidR="00B84706">
        <w:rPr>
          <w:rFonts w:hint="cs"/>
          <w:rtl/>
        </w:rPr>
        <w:t xml:space="preserve"> </w:t>
      </w:r>
      <w:r w:rsidR="002536EA" w:rsidRPr="002536EA">
        <w:rPr>
          <w:rFonts w:cs="Times New Roman"/>
          <w:rtl/>
        </w:rPr>
        <w:t xml:space="preserve">כל קניין, כל נחלה ונכס </w:t>
      </w:r>
      <w:r w:rsidR="00B836FC">
        <w:rPr>
          <w:rFonts w:cs="Times New Roman" w:hint="cs"/>
          <w:rtl/>
        </w:rPr>
        <w:t xml:space="preserve">שכיום הם </w:t>
      </w:r>
      <w:r w:rsidR="002536EA" w:rsidRPr="002536EA">
        <w:rPr>
          <w:rFonts w:cs="Times New Roman"/>
          <w:rtl/>
        </w:rPr>
        <w:t>מגודרים, משויכים, מוצפנים</w:t>
      </w:r>
      <w:r w:rsidR="00B72BD4">
        <w:rPr>
          <w:rFonts w:hint="cs"/>
          <w:rtl/>
        </w:rPr>
        <w:t>.</w:t>
      </w:r>
      <w:r w:rsidR="00DF693E">
        <w:rPr>
          <w:rFonts w:hint="cs"/>
          <w:rtl/>
        </w:rPr>
        <w:t xml:space="preserve"> הסודות ו</w:t>
      </w:r>
      <w:r w:rsidR="00B84706">
        <w:rPr>
          <w:rFonts w:hint="cs"/>
          <w:rtl/>
        </w:rPr>
        <w:t>הארמונות יישמטו מידיהם</w:t>
      </w:r>
      <w:r w:rsidR="00CD0C93">
        <w:rPr>
          <w:rFonts w:hint="cs"/>
          <w:rtl/>
        </w:rPr>
        <w:t>,</w:t>
      </w:r>
      <w:r w:rsidR="00B84706">
        <w:rPr>
          <w:rFonts w:hint="cs"/>
          <w:rtl/>
        </w:rPr>
        <w:t xml:space="preserve"> ו</w:t>
      </w:r>
      <w:r w:rsidR="008864BD">
        <w:rPr>
          <w:rFonts w:hint="cs"/>
          <w:rtl/>
        </w:rPr>
        <w:t>י</w:t>
      </w:r>
      <w:r w:rsidR="00B84706">
        <w:rPr>
          <w:rFonts w:hint="cs"/>
          <w:rtl/>
        </w:rPr>
        <w:t xml:space="preserve">יוותרו </w:t>
      </w:r>
      <w:r w:rsidR="00CD0C93">
        <w:rPr>
          <w:rFonts w:hint="cs"/>
          <w:rtl/>
        </w:rPr>
        <w:t xml:space="preserve">בעולם </w:t>
      </w:r>
      <w:r w:rsidR="00B84706">
        <w:rPr>
          <w:rFonts w:hint="cs"/>
          <w:rtl/>
        </w:rPr>
        <w:t xml:space="preserve">רק </w:t>
      </w:r>
      <w:r w:rsidR="00267520">
        <w:rPr>
          <w:rFonts w:hint="cs"/>
          <w:rtl/>
        </w:rPr>
        <w:t>אלכס</w:t>
      </w:r>
      <w:r w:rsidR="00B84706">
        <w:rPr>
          <w:rFonts w:hint="cs"/>
          <w:rtl/>
        </w:rPr>
        <w:t xml:space="preserve"> ובני דורו</w:t>
      </w:r>
      <w:r w:rsidR="00267520">
        <w:rPr>
          <w:rFonts w:hint="cs"/>
          <w:rtl/>
        </w:rPr>
        <w:t>,</w:t>
      </w:r>
      <w:r w:rsidR="00B84706">
        <w:rPr>
          <w:rFonts w:hint="cs"/>
          <w:rtl/>
        </w:rPr>
        <w:t xml:space="preserve"> וב</w:t>
      </w:r>
      <w:r w:rsidRPr="00031596">
        <w:rPr>
          <w:rFonts w:cs="Times New Roman"/>
          <w:rtl/>
        </w:rPr>
        <w:t>ליבם</w:t>
      </w:r>
      <w:r w:rsidR="00B84706">
        <w:rPr>
          <w:rFonts w:hint="cs"/>
          <w:rtl/>
        </w:rPr>
        <w:t xml:space="preserve"> חקוק</w:t>
      </w:r>
      <w:r w:rsidR="002F4B3B">
        <w:rPr>
          <w:rFonts w:hint="cs"/>
          <w:rtl/>
        </w:rPr>
        <w:t xml:space="preserve">ה המסורת, </w:t>
      </w:r>
      <w:r w:rsidR="00BF69A6">
        <w:rPr>
          <w:rFonts w:hint="cs"/>
          <w:rtl/>
        </w:rPr>
        <w:t xml:space="preserve">בתודעתם </w:t>
      </w:r>
      <w:r w:rsidR="002F4B3B">
        <w:rPr>
          <w:rFonts w:hint="cs"/>
          <w:rtl/>
        </w:rPr>
        <w:t>צרובים</w:t>
      </w:r>
      <w:r w:rsidR="00B84706">
        <w:rPr>
          <w:rFonts w:hint="cs"/>
          <w:rtl/>
        </w:rPr>
        <w:t xml:space="preserve"> החוקים ו</w:t>
      </w:r>
      <w:r w:rsidR="00993856">
        <w:rPr>
          <w:rFonts w:hint="cs"/>
          <w:rtl/>
        </w:rPr>
        <w:t>נטמע</w:t>
      </w:r>
      <w:r w:rsidR="00CD0C93">
        <w:rPr>
          <w:rFonts w:hint="cs"/>
          <w:rtl/>
        </w:rPr>
        <w:t xml:space="preserve">ות </w:t>
      </w:r>
      <w:r w:rsidR="00B84706">
        <w:rPr>
          <w:rFonts w:hint="cs"/>
          <w:rtl/>
        </w:rPr>
        <w:t>ההוראות</w:t>
      </w:r>
      <w:r w:rsidR="002F4B3B">
        <w:rPr>
          <w:rFonts w:hint="cs"/>
          <w:rtl/>
        </w:rPr>
        <w:t xml:space="preserve"> </w:t>
      </w:r>
      <w:r w:rsidR="002F4B3B">
        <w:rPr>
          <w:rtl/>
        </w:rPr>
        <w:t>–</w:t>
      </w:r>
      <w:r w:rsidR="002F4B3B">
        <w:rPr>
          <w:rFonts w:hint="cs"/>
          <w:rtl/>
        </w:rPr>
        <w:t xml:space="preserve"> לכך </w:t>
      </w:r>
      <w:r w:rsidR="002F5212">
        <w:rPr>
          <w:rFonts w:hint="cs"/>
          <w:rtl/>
        </w:rPr>
        <w:t xml:space="preserve">הרי </w:t>
      </w:r>
      <w:r w:rsidR="002F4B3B">
        <w:rPr>
          <w:rFonts w:hint="cs"/>
          <w:rtl/>
        </w:rPr>
        <w:t>דואגים המבוגרים כעת</w:t>
      </w:r>
      <w:r w:rsidR="00267520">
        <w:rPr>
          <w:rFonts w:hint="cs"/>
          <w:rtl/>
        </w:rPr>
        <w:t>.</w:t>
      </w:r>
      <w:r w:rsidR="004B0AA3">
        <w:rPr>
          <w:rFonts w:cs="Times New Roman" w:hint="cs"/>
          <w:rtl/>
        </w:rPr>
        <w:t xml:space="preserve"> </w:t>
      </w:r>
      <w:r w:rsidR="00267520">
        <w:rPr>
          <w:rFonts w:hint="cs"/>
          <w:rtl/>
        </w:rPr>
        <w:t>אינדוקטרינציה, תעמולה זולה ושנים של הקניית עקרונות</w:t>
      </w:r>
      <w:r w:rsidR="002F5212">
        <w:rPr>
          <w:rFonts w:hint="cs"/>
          <w:rtl/>
        </w:rPr>
        <w:t>,</w:t>
      </w:r>
      <w:r w:rsidR="00267520">
        <w:rPr>
          <w:rFonts w:hint="cs"/>
          <w:rtl/>
        </w:rPr>
        <w:t xml:space="preserve"> </w:t>
      </w:r>
      <w:r w:rsidR="000012BB">
        <w:rPr>
          <w:rFonts w:hint="cs"/>
          <w:rtl/>
        </w:rPr>
        <w:t>ו</w:t>
      </w:r>
      <w:r w:rsidR="00267520">
        <w:rPr>
          <w:rFonts w:hint="cs"/>
          <w:rtl/>
        </w:rPr>
        <w:t xml:space="preserve">הנה אפילו אלכס </w:t>
      </w:r>
      <w:r w:rsidR="00BF69A6">
        <w:rPr>
          <w:rFonts w:hint="cs"/>
          <w:rtl/>
        </w:rPr>
        <w:t>מוצא עצמו</w:t>
      </w:r>
      <w:r w:rsidR="00267520">
        <w:rPr>
          <w:rFonts w:hint="cs"/>
          <w:rtl/>
        </w:rPr>
        <w:t xml:space="preserve"> </w:t>
      </w:r>
      <w:r w:rsidR="002D4370">
        <w:rPr>
          <w:rFonts w:hint="cs"/>
          <w:rtl/>
        </w:rPr>
        <w:t>מתחקה אחר</w:t>
      </w:r>
      <w:r w:rsidR="00267520">
        <w:rPr>
          <w:rFonts w:hint="cs"/>
          <w:rtl/>
        </w:rPr>
        <w:t xml:space="preserve"> המילה הנכונה</w:t>
      </w:r>
      <w:r w:rsidR="002D4370">
        <w:rPr>
          <w:rFonts w:hint="cs"/>
          <w:rtl/>
        </w:rPr>
        <w:t>, נובר לשו</w:t>
      </w:r>
      <w:r w:rsidR="006D5372">
        <w:rPr>
          <w:rFonts w:hint="cs"/>
          <w:rtl/>
        </w:rPr>
        <w:t>ו</w:t>
      </w:r>
      <w:r w:rsidR="002D4370">
        <w:rPr>
          <w:rFonts w:hint="cs"/>
          <w:rtl/>
        </w:rPr>
        <w:t>א ב</w:t>
      </w:r>
      <w:r w:rsidR="00993856">
        <w:rPr>
          <w:rFonts w:hint="cs"/>
          <w:rtl/>
        </w:rPr>
        <w:t>ז</w:t>
      </w:r>
      <w:r w:rsidR="008864BD">
        <w:rPr>
          <w:rFonts w:hint="cs"/>
          <w:rtl/>
        </w:rPr>
        <w:t>י</w:t>
      </w:r>
      <w:r w:rsidR="00993856">
        <w:rPr>
          <w:rFonts w:hint="cs"/>
          <w:rtl/>
        </w:rPr>
        <w:t>כרונו</w:t>
      </w:r>
      <w:r w:rsidR="00267520">
        <w:rPr>
          <w:rFonts w:hint="cs"/>
          <w:rtl/>
        </w:rPr>
        <w:t xml:space="preserve">. </w:t>
      </w:r>
    </w:p>
    <w:p w14:paraId="4051B804" w14:textId="53D6E604" w:rsidR="00737E51" w:rsidRDefault="00267520" w:rsidP="0084301E">
      <w:pPr>
        <w:rPr>
          <w:rtl/>
        </w:rPr>
      </w:pPr>
      <w:r>
        <w:rPr>
          <w:rFonts w:hint="cs"/>
          <w:rtl/>
        </w:rPr>
        <w:t xml:space="preserve">ממתי הוא מהביישנים האלה [מהנודניקים הביישנים המוזרים </w:t>
      </w:r>
      <w:r>
        <w:rPr>
          <w:rtl/>
        </w:rPr>
        <w:t>–</w:t>
      </w:r>
      <w:r>
        <w:rPr>
          <w:rFonts w:hint="cs"/>
          <w:rtl/>
        </w:rPr>
        <w:t xml:space="preserve"> או יותר קולע] שחוששים לטעות במילים</w:t>
      </w:r>
      <w:r w:rsidR="002F5212">
        <w:rPr>
          <w:rFonts w:hint="cs"/>
          <w:rtl/>
        </w:rPr>
        <w:t>?</w:t>
      </w:r>
      <w:r>
        <w:rPr>
          <w:rFonts w:hint="cs"/>
          <w:rtl/>
        </w:rPr>
        <w:t xml:space="preserve"> ממתי הוא מהשתקנים האל</w:t>
      </w:r>
      <w:r w:rsidR="008864BD">
        <w:rPr>
          <w:rFonts w:hint="cs"/>
          <w:rtl/>
        </w:rPr>
        <w:t>ה</w:t>
      </w:r>
      <w:r>
        <w:rPr>
          <w:rFonts w:hint="cs"/>
          <w:rtl/>
        </w:rPr>
        <w:t>, שתחת חיוכם הנבוך רוחשות קפדנות וחומרה ושאט נפש</w:t>
      </w:r>
      <w:r w:rsidR="00BF69A6">
        <w:rPr>
          <w:rFonts w:hint="cs"/>
          <w:rtl/>
        </w:rPr>
        <w:t>?</w:t>
      </w:r>
      <w:r w:rsidR="008F40A9">
        <w:rPr>
          <w:rFonts w:hint="cs"/>
          <w:rtl/>
        </w:rPr>
        <w:t xml:space="preserve"> </w:t>
      </w:r>
      <w:r w:rsidR="00ED081F" w:rsidRPr="00ED081F">
        <w:rPr>
          <w:rFonts w:cs="Times New Roman"/>
          <w:rtl/>
        </w:rPr>
        <w:t xml:space="preserve">הרי את המציאות </w:t>
      </w:r>
      <w:r w:rsidR="0090021D">
        <w:rPr>
          <w:rFonts w:cs="Times New Roman" w:hint="cs"/>
          <w:rtl/>
        </w:rPr>
        <w:t xml:space="preserve">עצמה </w:t>
      </w:r>
      <w:r w:rsidR="00ED081F" w:rsidRPr="00ED081F">
        <w:rPr>
          <w:rFonts w:cs="Times New Roman"/>
          <w:rtl/>
        </w:rPr>
        <w:t xml:space="preserve">ביכולתו להכפיף לרצונו! </w:t>
      </w:r>
      <w:r w:rsidR="008F40A9">
        <w:rPr>
          <w:rFonts w:hint="cs"/>
          <w:rtl/>
        </w:rPr>
        <w:t xml:space="preserve">ואגב </w:t>
      </w:r>
      <w:r w:rsidR="000012BB">
        <w:rPr>
          <w:rFonts w:hint="cs"/>
          <w:rtl/>
        </w:rPr>
        <w:t>הפחד</w:t>
      </w:r>
      <w:r>
        <w:rPr>
          <w:rFonts w:hint="cs"/>
          <w:rtl/>
        </w:rPr>
        <w:t xml:space="preserve"> ל</w:t>
      </w:r>
      <w:r w:rsidR="000012BB">
        <w:rPr>
          <w:rFonts w:hint="cs"/>
          <w:rtl/>
        </w:rPr>
        <w:t>טעות</w:t>
      </w:r>
      <w:r w:rsidR="008F40A9">
        <w:rPr>
          <w:rFonts w:hint="cs"/>
          <w:rtl/>
        </w:rPr>
        <w:t>,</w:t>
      </w:r>
      <w:r>
        <w:rPr>
          <w:rFonts w:hint="cs"/>
          <w:rtl/>
        </w:rPr>
        <w:t xml:space="preserve"> </w:t>
      </w:r>
      <w:r w:rsidR="008864BD">
        <w:rPr>
          <w:rFonts w:hint="cs"/>
          <w:rtl/>
        </w:rPr>
        <w:t xml:space="preserve">הוא </w:t>
      </w:r>
      <w:r w:rsidR="00BF69A6" w:rsidRPr="00B72BD4">
        <w:rPr>
          <w:rFonts w:hint="cs"/>
          <w:rtl/>
        </w:rPr>
        <w:t>תמה</w:t>
      </w:r>
      <w:r w:rsidR="000012BB" w:rsidRPr="00B72BD4">
        <w:rPr>
          <w:rFonts w:hint="cs"/>
          <w:rtl/>
        </w:rPr>
        <w:t xml:space="preserve"> </w:t>
      </w:r>
      <w:r w:rsidR="00BF69A6" w:rsidRPr="00B72BD4">
        <w:rPr>
          <w:rFonts w:hint="cs"/>
          <w:rtl/>
        </w:rPr>
        <w:t>ה</w:t>
      </w:r>
      <w:r w:rsidR="000012BB" w:rsidRPr="00B72BD4">
        <w:rPr>
          <w:rFonts w:hint="cs"/>
          <w:rtl/>
        </w:rPr>
        <w:t>אם</w:t>
      </w:r>
      <w:r w:rsidR="000012BB" w:rsidRPr="00B72BD4">
        <w:rPr>
          <w:rtl/>
        </w:rPr>
        <w:t xml:space="preserve"> </w:t>
      </w:r>
      <w:r w:rsidR="000012BB" w:rsidRPr="00994204">
        <w:rPr>
          <w:highlight w:val="cyan"/>
        </w:rPr>
        <w:t>eine Bekanntmachung</w:t>
      </w:r>
      <w:r w:rsidR="00D042FE">
        <w:rPr>
          <w:rFonts w:hint="cs"/>
          <w:highlight w:val="cyan"/>
          <w:rtl/>
        </w:rPr>
        <w:t xml:space="preserve"> </w:t>
      </w:r>
      <w:r w:rsidR="00D042FE" w:rsidRPr="00B72BD4">
        <w:rPr>
          <w:rFonts w:hint="cs"/>
          <w:rtl/>
        </w:rPr>
        <w:t xml:space="preserve">אינה 'הודעה' </w:t>
      </w:r>
      <w:r w:rsidR="00B72BD4" w:rsidRPr="00B72BD4">
        <w:rPr>
          <w:rFonts w:cs="Times New Roman"/>
          <w:rtl/>
        </w:rPr>
        <w:t xml:space="preserve">אלא שלתחושתו </w:t>
      </w:r>
      <w:r w:rsidR="001C5A04">
        <w:rPr>
          <w:rFonts w:cs="Times New Roman"/>
          <w:rtl/>
        </w:rPr>
        <w:t>הייתה</w:t>
      </w:r>
      <w:r w:rsidR="00B72BD4" w:rsidRPr="00B72BD4">
        <w:rPr>
          <w:rFonts w:cs="Times New Roman"/>
          <w:rtl/>
        </w:rPr>
        <w:t xml:space="preserve"> </w:t>
      </w:r>
      <w:r w:rsidR="00D042FE" w:rsidRPr="00B72BD4">
        <w:rPr>
          <w:rFonts w:hint="cs"/>
          <w:rtl/>
        </w:rPr>
        <w:t>בעלת נופך ציבורי יותר</w:t>
      </w:r>
      <w:r w:rsidR="006D5372">
        <w:rPr>
          <w:rFonts w:hint="cs"/>
          <w:rtl/>
        </w:rPr>
        <w:t>.</w:t>
      </w:r>
      <w:r w:rsidR="00574CEA" w:rsidRPr="00B72BD4">
        <w:rPr>
          <w:rFonts w:hint="cs"/>
          <w:rtl/>
        </w:rPr>
        <w:t xml:space="preserve"> </w:t>
      </w:r>
      <w:r w:rsidR="00116F5C" w:rsidRPr="00B72BD4">
        <w:rPr>
          <w:rFonts w:hint="cs"/>
          <w:rtl/>
        </w:rPr>
        <w:t>[</w:t>
      </w:r>
      <w:r w:rsidR="00574CEA" w:rsidRPr="00B72BD4">
        <w:rPr>
          <w:rFonts w:cs="Times New Roman"/>
          <w:rtl/>
        </w:rPr>
        <w:t>ניח</w:t>
      </w:r>
      <w:r w:rsidR="00574CEA" w:rsidRPr="00574CEA">
        <w:rPr>
          <w:rFonts w:cs="Times New Roman"/>
          <w:rtl/>
        </w:rPr>
        <w:t>וח ציבורי של המילה הודעה - הודעה במשמעות ציבורית יותר</w:t>
      </w:r>
      <w:r w:rsidR="00116F5C">
        <w:rPr>
          <w:rFonts w:cs="Times New Roman" w:hint="cs"/>
          <w:rtl/>
        </w:rPr>
        <w:t>]</w:t>
      </w:r>
      <w:r w:rsidR="00031596">
        <w:rPr>
          <w:rFonts w:cs="Times New Roman" w:hint="cs"/>
          <w:rtl/>
        </w:rPr>
        <w:t xml:space="preserve"> </w:t>
      </w:r>
      <w:r w:rsidR="00BF69A6">
        <w:rPr>
          <w:rFonts w:hint="cs"/>
          <w:rtl/>
        </w:rPr>
        <w:t>השאיפה לשלמות חנק</w:t>
      </w:r>
      <w:r w:rsidR="00B72BD4">
        <w:rPr>
          <w:rFonts w:hint="cs"/>
          <w:rtl/>
        </w:rPr>
        <w:t>ה</w:t>
      </w:r>
      <w:r w:rsidR="00F65114">
        <w:rPr>
          <w:rFonts w:hint="cs"/>
          <w:rtl/>
        </w:rPr>
        <w:t xml:space="preserve"> אותו תחת </w:t>
      </w:r>
      <w:r>
        <w:rPr>
          <w:rFonts w:hint="cs"/>
          <w:rtl/>
        </w:rPr>
        <w:t xml:space="preserve">שכבות של </w:t>
      </w:r>
      <w:r w:rsidR="00B72BD4" w:rsidRPr="00B72BD4">
        <w:rPr>
          <w:rFonts w:cs="Times New Roman"/>
          <w:rtl/>
        </w:rPr>
        <w:t>דברי ביקורת ותוכחה</w:t>
      </w:r>
      <w:r>
        <w:rPr>
          <w:rFonts w:hint="cs"/>
          <w:rtl/>
        </w:rPr>
        <w:t xml:space="preserve"> </w:t>
      </w:r>
      <w:r w:rsidR="00F65114">
        <w:rPr>
          <w:rFonts w:hint="cs"/>
          <w:rtl/>
        </w:rPr>
        <w:t>שנערמ</w:t>
      </w:r>
      <w:r w:rsidR="00BF69A6">
        <w:rPr>
          <w:rFonts w:hint="cs"/>
          <w:rtl/>
        </w:rPr>
        <w:t>ו</w:t>
      </w:r>
      <w:r w:rsidR="00F65114">
        <w:rPr>
          <w:rFonts w:hint="cs"/>
          <w:rtl/>
        </w:rPr>
        <w:t xml:space="preserve"> שנה אחר שנה. האם בבוא היום</w:t>
      </w:r>
      <w:r w:rsidR="00AA69BE">
        <w:rPr>
          <w:rFonts w:hint="cs"/>
          <w:rtl/>
        </w:rPr>
        <w:t>,</w:t>
      </w:r>
      <w:r w:rsidR="00F65114">
        <w:rPr>
          <w:rFonts w:hint="cs"/>
          <w:rtl/>
        </w:rPr>
        <w:t xml:space="preserve"> </w:t>
      </w:r>
      <w:r w:rsidR="00AA69BE">
        <w:rPr>
          <w:rFonts w:hint="cs"/>
          <w:rtl/>
        </w:rPr>
        <w:t xml:space="preserve">בהנתן להם הארץ, </w:t>
      </w:r>
      <w:r w:rsidR="00B84706">
        <w:rPr>
          <w:rFonts w:hint="cs"/>
          <w:rtl/>
        </w:rPr>
        <w:t xml:space="preserve">יוכלו </w:t>
      </w:r>
      <w:r w:rsidR="002F4B3B">
        <w:rPr>
          <w:rFonts w:hint="cs"/>
          <w:rtl/>
        </w:rPr>
        <w:t xml:space="preserve">הוא ובני דורו </w:t>
      </w:r>
      <w:r w:rsidR="00B84706">
        <w:rPr>
          <w:rFonts w:hint="cs"/>
          <w:rtl/>
        </w:rPr>
        <w:t>לקום כאיש אחד ולערוך מסיבה עצומה שתקיף את העולם</w:t>
      </w:r>
      <w:r w:rsidR="002F4B3B">
        <w:rPr>
          <w:rFonts w:hint="cs"/>
          <w:rtl/>
        </w:rPr>
        <w:t>?</w:t>
      </w:r>
      <w:r w:rsidR="00B84706">
        <w:rPr>
          <w:rFonts w:hint="cs"/>
          <w:rtl/>
        </w:rPr>
        <w:t xml:space="preserve"> </w:t>
      </w:r>
      <w:r w:rsidR="002F4B3B">
        <w:rPr>
          <w:rFonts w:hint="cs"/>
          <w:rtl/>
        </w:rPr>
        <w:t xml:space="preserve">הם </w:t>
      </w:r>
      <w:r w:rsidR="00B84706">
        <w:rPr>
          <w:rFonts w:hint="cs"/>
          <w:rtl/>
        </w:rPr>
        <w:t>ירקעו ברגליהם ויכו בתופים.</w:t>
      </w:r>
      <w:r w:rsidR="008231C4">
        <w:rPr>
          <w:rFonts w:hint="cs"/>
          <w:rtl/>
        </w:rPr>
        <w:t>..</w:t>
      </w:r>
      <w:r w:rsidR="00B84706">
        <w:rPr>
          <w:rFonts w:hint="cs"/>
          <w:rtl/>
        </w:rPr>
        <w:t xml:space="preserve"> </w:t>
      </w:r>
      <w:r w:rsidR="00993856">
        <w:rPr>
          <w:rFonts w:hint="cs"/>
          <w:rtl/>
        </w:rPr>
        <w:t xml:space="preserve">אבל </w:t>
      </w:r>
      <w:r w:rsidR="0080493A">
        <w:rPr>
          <w:rFonts w:hint="cs"/>
          <w:rtl/>
        </w:rPr>
        <w:t xml:space="preserve">לא תהיה כל </w:t>
      </w:r>
      <w:r w:rsidR="00E72DE8">
        <w:rPr>
          <w:rFonts w:hint="cs"/>
          <w:rtl/>
        </w:rPr>
        <w:t>מסיבה,</w:t>
      </w:r>
      <w:r w:rsidR="00B84706">
        <w:rPr>
          <w:rFonts w:hint="cs"/>
          <w:rtl/>
        </w:rPr>
        <w:t xml:space="preserve"> המבוגרים לא י</w:t>
      </w:r>
      <w:r w:rsidR="0080493A">
        <w:rPr>
          <w:rFonts w:hint="cs"/>
          <w:rtl/>
        </w:rPr>
        <w:t>פקירום</w:t>
      </w:r>
      <w:r w:rsidR="00B84706">
        <w:rPr>
          <w:rFonts w:hint="cs"/>
          <w:rtl/>
        </w:rPr>
        <w:t xml:space="preserve"> </w:t>
      </w:r>
      <w:r w:rsidR="006D5372" w:rsidRPr="006D5372">
        <w:rPr>
          <w:rFonts w:cs="Times New Roman"/>
          <w:rtl/>
        </w:rPr>
        <w:t xml:space="preserve">לגורלם </w:t>
      </w:r>
      <w:r w:rsidR="00B84706">
        <w:rPr>
          <w:rFonts w:hint="cs"/>
          <w:rtl/>
        </w:rPr>
        <w:t xml:space="preserve">לפני שיותירו צלקות </w:t>
      </w:r>
      <w:r w:rsidR="006D5372">
        <w:rPr>
          <w:rFonts w:hint="cs"/>
          <w:rtl/>
        </w:rPr>
        <w:t>[</w:t>
      </w:r>
      <w:r w:rsidR="00B84706">
        <w:rPr>
          <w:rFonts w:hint="cs"/>
          <w:rtl/>
        </w:rPr>
        <w:t>בדור הזה</w:t>
      </w:r>
      <w:r w:rsidR="009B50B2">
        <w:rPr>
          <w:rFonts w:hint="cs"/>
          <w:rtl/>
        </w:rPr>
        <w:t xml:space="preserve"> </w:t>
      </w:r>
      <w:r w:rsidR="00F65114">
        <w:rPr>
          <w:rFonts w:hint="cs"/>
          <w:rtl/>
        </w:rPr>
        <w:t>ובעולם</w:t>
      </w:r>
      <w:r w:rsidR="00DC1B77">
        <w:rPr>
          <w:rFonts w:hint="cs"/>
          <w:rtl/>
        </w:rPr>
        <w:t xml:space="preserve"> כולו</w:t>
      </w:r>
      <w:r w:rsidR="002D25E4">
        <w:rPr>
          <w:rFonts w:hint="cs"/>
          <w:rtl/>
        </w:rPr>
        <w:t xml:space="preserve">, </w:t>
      </w:r>
      <w:r w:rsidR="00BF69A6">
        <w:rPr>
          <w:rFonts w:hint="cs"/>
          <w:rtl/>
        </w:rPr>
        <w:t xml:space="preserve">גם </w:t>
      </w:r>
      <w:r w:rsidR="008F40A9">
        <w:rPr>
          <w:rFonts w:hint="cs"/>
          <w:rtl/>
        </w:rPr>
        <w:t xml:space="preserve">הוריו, ובאופן אחר לגמרי </w:t>
      </w:r>
      <w:r w:rsidR="002D25E4">
        <w:rPr>
          <w:rFonts w:cs="Times New Roman"/>
          <w:rtl/>
        </w:rPr>
        <w:t>הקוסם ובת זוגו בעלת הגרוגרת</w:t>
      </w:r>
      <w:r w:rsidR="00F65114">
        <w:rPr>
          <w:rFonts w:hint="cs"/>
          <w:rtl/>
        </w:rPr>
        <w:t xml:space="preserve"> </w:t>
      </w:r>
      <w:r w:rsidR="00F65114">
        <w:rPr>
          <w:rtl/>
        </w:rPr>
        <w:t>–</w:t>
      </w:r>
      <w:r w:rsidR="00F65114">
        <w:rPr>
          <w:rFonts w:hint="cs"/>
          <w:rtl/>
        </w:rPr>
        <w:t xml:space="preserve"> </w:t>
      </w:r>
      <w:r w:rsidR="00694E7E">
        <w:rPr>
          <w:rFonts w:hint="cs"/>
          <w:rtl/>
        </w:rPr>
        <w:t>צלקות וכוויות הם יטילו</w:t>
      </w:r>
      <w:r w:rsidR="006D5372">
        <w:rPr>
          <w:rFonts w:hint="cs"/>
          <w:rtl/>
        </w:rPr>
        <w:t>]</w:t>
      </w:r>
      <w:r w:rsidR="00694E7E">
        <w:rPr>
          <w:rFonts w:hint="cs"/>
          <w:rtl/>
        </w:rPr>
        <w:t xml:space="preserve"> בתושביו הצעירים של כדור הארץ</w:t>
      </w:r>
      <w:r w:rsidR="002D25E4">
        <w:rPr>
          <w:rFonts w:hint="cs"/>
          <w:rtl/>
        </w:rPr>
        <w:t xml:space="preserve">. </w:t>
      </w:r>
      <w:r w:rsidR="0084301E">
        <w:rPr>
          <w:rFonts w:hint="cs"/>
          <w:rtl/>
        </w:rPr>
        <w:t>ובא</w:t>
      </w:r>
      <w:r w:rsidR="0084301E" w:rsidRPr="00B72BD4">
        <w:rPr>
          <w:rFonts w:hint="cs"/>
          <w:rtl/>
        </w:rPr>
        <w:t xml:space="preserve">מת, </w:t>
      </w:r>
      <w:r w:rsidR="000012BB" w:rsidRPr="00B72BD4">
        <w:rPr>
          <w:rFonts w:hint="eastAsia"/>
          <w:rtl/>
        </w:rPr>
        <w:t>לא</w:t>
      </w:r>
      <w:r w:rsidR="000012BB" w:rsidRPr="00B72BD4">
        <w:rPr>
          <w:rtl/>
        </w:rPr>
        <w:t xml:space="preserve"> </w:t>
      </w:r>
      <w:r w:rsidR="000012BB" w:rsidRPr="00B72BD4">
        <w:rPr>
          <w:rFonts w:hint="eastAsia"/>
          <w:rtl/>
        </w:rPr>
        <w:t>מן</w:t>
      </w:r>
      <w:r w:rsidR="000012BB" w:rsidRPr="00B72BD4">
        <w:rPr>
          <w:rtl/>
        </w:rPr>
        <w:t xml:space="preserve"> </w:t>
      </w:r>
      <w:r w:rsidR="000012BB" w:rsidRPr="00B72BD4">
        <w:rPr>
          <w:rFonts w:hint="eastAsia"/>
          <w:rtl/>
        </w:rPr>
        <w:t>הנמנע</w:t>
      </w:r>
      <w:r w:rsidR="000012BB" w:rsidRPr="00B72BD4">
        <w:rPr>
          <w:rtl/>
        </w:rPr>
        <w:t xml:space="preserve"> </w:t>
      </w:r>
      <w:r w:rsidR="000012BB" w:rsidRPr="00B72BD4">
        <w:rPr>
          <w:rFonts w:hint="eastAsia"/>
          <w:rtl/>
        </w:rPr>
        <w:t>ש</w:t>
      </w:r>
      <w:r w:rsidR="000012BB" w:rsidRPr="00B72BD4">
        <w:rPr>
          <w:rtl/>
        </w:rPr>
        <w:t>-</w:t>
      </w:r>
      <w:r w:rsidR="00B5259C" w:rsidRPr="00994204">
        <w:rPr>
          <w:highlight w:val="cyan"/>
        </w:rPr>
        <w:t xml:space="preserve">eine </w:t>
      </w:r>
      <w:r w:rsidR="000012BB" w:rsidRPr="00994204">
        <w:rPr>
          <w:highlight w:val="cyan"/>
        </w:rPr>
        <w:t>Kündigung</w:t>
      </w:r>
      <w:r w:rsidR="00B40BDC">
        <w:rPr>
          <w:rFonts w:hint="cs"/>
          <w:rtl/>
        </w:rPr>
        <w:t xml:space="preserve"> </w:t>
      </w:r>
      <w:r w:rsidR="000012BB">
        <w:rPr>
          <w:rFonts w:hint="cs"/>
          <w:rtl/>
        </w:rPr>
        <w:t>ו</w:t>
      </w:r>
      <w:r w:rsidR="0080493A" w:rsidRPr="00B72BD4">
        <w:rPr>
          <w:rFonts w:hint="eastAsia"/>
          <w:rtl/>
        </w:rPr>
        <w:t>אולי</w:t>
      </w:r>
      <w:r w:rsidR="000012BB" w:rsidRPr="00B72BD4">
        <w:rPr>
          <w:rFonts w:hint="cs"/>
          <w:rtl/>
        </w:rPr>
        <w:t xml:space="preserve"> אפילו</w:t>
      </w:r>
      <w:r w:rsidR="0080493A" w:rsidRPr="00B72BD4">
        <w:rPr>
          <w:rtl/>
        </w:rPr>
        <w:t xml:space="preserve"> </w:t>
      </w:r>
      <w:r w:rsidR="0080493A" w:rsidRPr="00994204">
        <w:rPr>
          <w:highlight w:val="cyan"/>
        </w:rPr>
        <w:t>eine Ankündigung</w:t>
      </w:r>
      <w:r w:rsidR="00436D99" w:rsidRPr="00436D99">
        <w:rPr>
          <w:rFonts w:hint="cs"/>
          <w:rtl/>
        </w:rPr>
        <w:t xml:space="preserve">, </w:t>
      </w:r>
      <w:r w:rsidR="00031596">
        <w:rPr>
          <w:rFonts w:hint="cs"/>
          <w:rtl/>
        </w:rPr>
        <w:t>הוא</w:t>
      </w:r>
      <w:r w:rsidR="00436D99" w:rsidRPr="00436D99">
        <w:rPr>
          <w:rFonts w:hint="cs"/>
          <w:rtl/>
        </w:rPr>
        <w:t xml:space="preserve"> </w:t>
      </w:r>
      <w:r w:rsidR="00B72BD4" w:rsidRPr="00B72BD4">
        <w:rPr>
          <w:rFonts w:cs="Times New Roman"/>
          <w:rtl/>
        </w:rPr>
        <w:t>היה מוקף אנשים שיכלו לסייע לו עם המילה הנכונה, למה עדיין התלבט? אבל הוא לא ביקש עזרה מאיש</w:t>
      </w:r>
      <w:r w:rsidR="00436E16">
        <w:rPr>
          <w:rFonts w:hint="cs"/>
          <w:rtl/>
        </w:rPr>
        <w:t>.</w:t>
      </w:r>
    </w:p>
    <w:p w14:paraId="64F98A49" w14:textId="65DA4B5E" w:rsidR="00116F5C" w:rsidRDefault="00CD0C93" w:rsidP="0084301E">
      <w:pPr>
        <w:rPr>
          <w:rFonts w:cs="Times New Roman"/>
          <w:rtl/>
        </w:rPr>
      </w:pPr>
      <w:r>
        <w:rPr>
          <w:rFonts w:cs="Times New Roman" w:hint="cs"/>
          <w:rtl/>
        </w:rPr>
        <w:t>האייסבוק</w:t>
      </w:r>
      <w:r w:rsidR="008F40A9">
        <w:rPr>
          <w:rFonts w:cs="Times New Roman" w:hint="cs"/>
          <w:rtl/>
        </w:rPr>
        <w:t xml:space="preserve"> </w:t>
      </w:r>
      <w:r w:rsidR="0084301E">
        <w:rPr>
          <w:rFonts w:cs="Times New Roman" w:hint="cs"/>
          <w:rtl/>
        </w:rPr>
        <w:t xml:space="preserve">היה </w:t>
      </w:r>
      <w:r>
        <w:rPr>
          <w:rFonts w:cs="Times New Roman" w:hint="cs"/>
          <w:rtl/>
        </w:rPr>
        <w:t>ב</w:t>
      </w:r>
      <w:r w:rsidR="00E134D7">
        <w:rPr>
          <w:rFonts w:cs="Times New Roman" w:hint="cs"/>
          <w:rtl/>
        </w:rPr>
        <w:t>צבע ענבר, ו</w:t>
      </w:r>
      <w:r w:rsidR="00737E51">
        <w:rPr>
          <w:rFonts w:cs="Times New Roman" w:hint="cs"/>
          <w:rtl/>
        </w:rPr>
        <w:t>בני הזוג</w:t>
      </w:r>
      <w:r w:rsidR="00E134D7">
        <w:rPr>
          <w:rFonts w:cs="Times New Roman" w:hint="cs"/>
          <w:rtl/>
        </w:rPr>
        <w:t xml:space="preserve"> הסבירו לו </w:t>
      </w:r>
      <w:r w:rsidR="00031596" w:rsidRPr="00031596">
        <w:rPr>
          <w:rFonts w:cs="Times New Roman"/>
          <w:rtl/>
        </w:rPr>
        <w:t xml:space="preserve">שענבר הוא </w:t>
      </w:r>
      <w:r w:rsidR="00E134D7">
        <w:rPr>
          <w:rFonts w:cs="Times New Roman" w:hint="cs"/>
          <w:rtl/>
        </w:rPr>
        <w:t>כמו ה</w:t>
      </w:r>
      <w:r w:rsidR="00B72BD4">
        <w:rPr>
          <w:rFonts w:cs="Times New Roman" w:hint="cs"/>
          <w:rtl/>
        </w:rPr>
        <w:t>-</w:t>
      </w:r>
      <w:r w:rsidR="00E134D7" w:rsidRPr="00274B6F">
        <w:rPr>
          <w:rFonts w:cs="Times New Roman"/>
        </w:rPr>
        <w:t>Bernstein</w:t>
      </w:r>
      <w:r w:rsidR="00E134D7" w:rsidRPr="00274B6F">
        <w:rPr>
          <w:rFonts w:cs="Times New Roman"/>
          <w:rtl/>
        </w:rPr>
        <w:t xml:space="preserve"> </w:t>
      </w:r>
      <w:r w:rsidR="00E134D7">
        <w:rPr>
          <w:rFonts w:cs="Times New Roman" w:hint="cs"/>
          <w:rtl/>
        </w:rPr>
        <w:t xml:space="preserve">שנוצרו מהתאבנות </w:t>
      </w:r>
      <w:r w:rsidR="00436E16">
        <w:rPr>
          <w:rFonts w:cs="Times New Roman" w:hint="cs"/>
          <w:rtl/>
        </w:rPr>
        <w:t>שרף</w:t>
      </w:r>
      <w:r w:rsidR="00E134D7">
        <w:rPr>
          <w:rFonts w:cs="Times New Roman" w:hint="cs"/>
          <w:rtl/>
        </w:rPr>
        <w:t xml:space="preserve"> עצים.</w:t>
      </w:r>
      <w:bookmarkStart w:id="201" w:name="_Hlk529040006"/>
    </w:p>
    <w:p w14:paraId="1B26B2FA" w14:textId="16A34AED" w:rsidR="00436D99" w:rsidRDefault="000545EB" w:rsidP="0084301E">
      <w:pPr>
        <w:rPr>
          <w:rFonts w:cs="Times New Roman"/>
          <w:rtl/>
        </w:rPr>
      </w:pPr>
      <w:r>
        <w:rPr>
          <w:rFonts w:cs="Times New Roman" w:hint="cs"/>
          <w:rtl/>
        </w:rPr>
        <w:t>מובן</w:t>
      </w:r>
      <w:r w:rsidR="002872B4">
        <w:rPr>
          <w:rFonts w:cs="Times New Roman" w:hint="cs"/>
          <w:rtl/>
        </w:rPr>
        <w:t xml:space="preserve"> ש</w:t>
      </w:r>
      <w:r w:rsidR="002872B4" w:rsidRPr="002872B4">
        <w:rPr>
          <w:rFonts w:cs="Times New Roman"/>
          <w:rtl/>
        </w:rPr>
        <w:t>הכיר את ה</w:t>
      </w:r>
      <w:r w:rsidR="002872B4">
        <w:rPr>
          <w:rFonts w:cs="Times New Roman" w:hint="cs"/>
          <w:rtl/>
        </w:rPr>
        <w:t>אבנים</w:t>
      </w:r>
      <w:r w:rsidR="002872B4" w:rsidRPr="002872B4">
        <w:rPr>
          <w:rFonts w:cs="Times New Roman"/>
          <w:rtl/>
        </w:rPr>
        <w:t xml:space="preserve"> </w:t>
      </w:r>
      <w:r w:rsidR="002872B4">
        <w:rPr>
          <w:rFonts w:cs="Times New Roman" w:hint="cs"/>
          <w:rtl/>
        </w:rPr>
        <w:t>האלו</w:t>
      </w:r>
      <w:r w:rsidR="002872B4" w:rsidRPr="002872B4">
        <w:rPr>
          <w:rFonts w:cs="Times New Roman"/>
          <w:rtl/>
        </w:rPr>
        <w:t>,</w:t>
      </w:r>
      <w:r w:rsidR="002872B4">
        <w:rPr>
          <w:rFonts w:cs="Times New Roman" w:hint="cs"/>
          <w:rtl/>
        </w:rPr>
        <w:t xml:space="preserve"> </w:t>
      </w:r>
      <w:r w:rsidR="001C5A04">
        <w:rPr>
          <w:rFonts w:cs="Times New Roman" w:hint="cs"/>
          <w:rtl/>
        </w:rPr>
        <w:t>הייתה</w:t>
      </w:r>
      <w:r w:rsidR="002872B4">
        <w:rPr>
          <w:rFonts w:cs="Times New Roman" w:hint="cs"/>
          <w:rtl/>
        </w:rPr>
        <w:t xml:space="preserve"> לו אחת כזאת </w:t>
      </w:r>
      <w:r w:rsidR="001456BD">
        <w:rPr>
          <w:rFonts w:cs="Times New Roman" w:hint="cs"/>
          <w:rtl/>
        </w:rPr>
        <w:t>ש</w:t>
      </w:r>
      <w:r w:rsidR="00436D99">
        <w:rPr>
          <w:rFonts w:cs="Times New Roman" w:hint="cs"/>
          <w:rtl/>
        </w:rPr>
        <w:t>חרק לכוד בתוכ</w:t>
      </w:r>
      <w:r w:rsidR="002872B4">
        <w:rPr>
          <w:rFonts w:cs="Times New Roman" w:hint="cs"/>
          <w:rtl/>
        </w:rPr>
        <w:t>ה</w:t>
      </w:r>
      <w:r w:rsidR="00436D99">
        <w:rPr>
          <w:rFonts w:cs="Times New Roman" w:hint="cs"/>
          <w:rtl/>
        </w:rPr>
        <w:t>, הוא נשא</w:t>
      </w:r>
      <w:r w:rsidR="002872B4">
        <w:rPr>
          <w:rFonts w:cs="Times New Roman" w:hint="cs"/>
          <w:rtl/>
        </w:rPr>
        <w:t>ה</w:t>
      </w:r>
      <w:r>
        <w:rPr>
          <w:rFonts w:cs="Times New Roman" w:hint="cs"/>
          <w:rtl/>
        </w:rPr>
        <w:t>ּ</w:t>
      </w:r>
      <w:r w:rsidR="00436D99">
        <w:rPr>
          <w:rFonts w:cs="Times New Roman" w:hint="cs"/>
          <w:rtl/>
        </w:rPr>
        <w:t xml:space="preserve"> עימו </w:t>
      </w:r>
      <w:r w:rsidR="002872B4">
        <w:rPr>
          <w:rFonts w:cs="Times New Roman" w:hint="cs"/>
          <w:rtl/>
        </w:rPr>
        <w:t>תמיד</w:t>
      </w:r>
      <w:r w:rsidR="00436D99">
        <w:rPr>
          <w:rFonts w:cs="Times New Roman" w:hint="cs"/>
          <w:rtl/>
        </w:rPr>
        <w:t xml:space="preserve"> וכעת הוציאהּ והראה לבני הזוג </w:t>
      </w:r>
      <w:bookmarkEnd w:id="201"/>
      <w:r w:rsidR="00D77649">
        <w:rPr>
          <w:rFonts w:cs="Times New Roman" w:hint="cs"/>
          <w:rtl/>
        </w:rPr>
        <w:t>[</w:t>
      </w:r>
      <w:r w:rsidR="00E134D7">
        <w:rPr>
          <w:rFonts w:cs="Times New Roman" w:hint="cs"/>
          <w:rtl/>
        </w:rPr>
        <w:t>ברור שהוא הכיר את ה</w:t>
      </w:r>
      <w:r w:rsidR="0084301E">
        <w:rPr>
          <w:rFonts w:cs="Times New Roman" w:hint="cs"/>
          <w:rtl/>
        </w:rPr>
        <w:t>גבישים</w:t>
      </w:r>
      <w:r w:rsidR="00E134D7">
        <w:rPr>
          <w:rFonts w:cs="Times New Roman" w:hint="cs"/>
          <w:rtl/>
        </w:rPr>
        <w:t xml:space="preserve"> </w:t>
      </w:r>
      <w:r w:rsidR="0084301E">
        <w:rPr>
          <w:rFonts w:cs="Times New Roman" w:hint="cs"/>
          <w:rtl/>
        </w:rPr>
        <w:t xml:space="preserve">שחרק </w:t>
      </w:r>
      <w:r w:rsidR="00E134D7">
        <w:rPr>
          <w:rFonts w:cs="Times New Roman" w:hint="cs"/>
          <w:rtl/>
        </w:rPr>
        <w:t>לכוד בתוכם,</w:t>
      </w:r>
      <w:r w:rsidR="0054276C">
        <w:rPr>
          <w:rFonts w:cs="Times New Roman" w:hint="cs"/>
          <w:rtl/>
        </w:rPr>
        <w:t xml:space="preserve"> ובכלל </w:t>
      </w:r>
      <w:r w:rsidR="0054276C">
        <w:rPr>
          <w:rFonts w:hint="cs"/>
          <w:rtl/>
        </w:rPr>
        <w:t xml:space="preserve">מאז </w:t>
      </w:r>
      <w:r w:rsidR="00627C0F">
        <w:rPr>
          <w:rFonts w:hint="cs"/>
          <w:rtl/>
        </w:rPr>
        <w:t>ש</w:t>
      </w:r>
      <w:r w:rsidR="0054276C">
        <w:rPr>
          <w:rFonts w:hint="cs"/>
          <w:rtl/>
        </w:rPr>
        <w:t>קרא את 'המצפן הזהוב', הוא ציפה להמשך הטרילוגיה שענבר, כך נאמר, יתפוס חלק מרכזי בה,</w:t>
      </w:r>
      <w:r w:rsidR="00D77649">
        <w:rPr>
          <w:rFonts w:hint="cs"/>
          <w:rtl/>
        </w:rPr>
        <w:t>]</w:t>
      </w:r>
      <w:r w:rsidR="00E134D7">
        <w:rPr>
          <w:rFonts w:cs="Times New Roman" w:hint="cs"/>
          <w:rtl/>
        </w:rPr>
        <w:t xml:space="preserve"> </w:t>
      </w:r>
      <w:r w:rsidR="00E134D7">
        <w:rPr>
          <w:rFonts w:cs="Times New Roman"/>
          <w:rtl/>
        </w:rPr>
        <w:t>ופתא</w:t>
      </w:r>
      <w:r w:rsidR="00D77649">
        <w:rPr>
          <w:rFonts w:cs="Times New Roman" w:hint="cs"/>
          <w:rtl/>
        </w:rPr>
        <w:t>ו</w:t>
      </w:r>
      <w:r w:rsidR="00E134D7">
        <w:rPr>
          <w:rFonts w:cs="Times New Roman"/>
          <w:rtl/>
        </w:rPr>
        <w:t>ם נזכר במילים ש</w:t>
      </w:r>
      <w:r w:rsidR="00627C0F">
        <w:rPr>
          <w:rFonts w:cs="Times New Roman" w:hint="cs"/>
          <w:rtl/>
        </w:rPr>
        <w:t xml:space="preserve">ארקדי </w:t>
      </w:r>
      <w:r w:rsidR="00E134D7">
        <w:rPr>
          <w:rFonts w:cs="Times New Roman"/>
          <w:rtl/>
        </w:rPr>
        <w:t>אמר לו פעם –</w:t>
      </w:r>
      <w:r w:rsidR="00E134D7">
        <w:rPr>
          <w:rFonts w:cs="Times New Roman" w:hint="cs"/>
          <w:rtl/>
        </w:rPr>
        <w:t xml:space="preserve"> </w:t>
      </w:r>
      <w:r w:rsidR="00E134D7">
        <w:rPr>
          <w:rFonts w:cs="Times New Roman"/>
          <w:rtl/>
        </w:rPr>
        <w:t xml:space="preserve">מוט ענבר </w:t>
      </w:r>
      <w:r w:rsidR="00E134D7">
        <w:rPr>
          <w:rFonts w:cs="Times New Roman" w:hint="cs"/>
          <w:rtl/>
        </w:rPr>
        <w:t>מצוי</w:t>
      </w:r>
      <w:r w:rsidR="00E134D7">
        <w:rPr>
          <w:rFonts w:cs="Times New Roman"/>
          <w:rtl/>
        </w:rPr>
        <w:t xml:space="preserve"> במרכז גופו, והוא במעשיו מחליט כמה חום יספוג המוט </w:t>
      </w:r>
      <w:r w:rsidR="00E134D7">
        <w:rPr>
          <w:rFonts w:cs="Times New Roman" w:hint="cs"/>
          <w:rtl/>
        </w:rPr>
        <w:t>כדי</w:t>
      </w:r>
      <w:r w:rsidR="0084301E">
        <w:rPr>
          <w:rFonts w:cs="Times New Roman" w:hint="cs"/>
          <w:rtl/>
        </w:rPr>
        <w:t xml:space="preserve"> שיוכל</w:t>
      </w:r>
      <w:r w:rsidR="00E134D7">
        <w:rPr>
          <w:rFonts w:cs="Times New Roman"/>
          <w:rtl/>
        </w:rPr>
        <w:t xml:space="preserve"> ל</w:t>
      </w:r>
      <w:r w:rsidR="00E134D7">
        <w:rPr>
          <w:rFonts w:cs="Times New Roman" w:hint="cs"/>
          <w:rtl/>
        </w:rPr>
        <w:t>הפיצו</w:t>
      </w:r>
      <w:r w:rsidR="00E134D7">
        <w:rPr>
          <w:rFonts w:cs="Times New Roman"/>
          <w:rtl/>
        </w:rPr>
        <w:t xml:space="preserve"> בימי החורף הקרים</w:t>
      </w:r>
      <w:r w:rsidR="00E134D7">
        <w:rPr>
          <w:rFonts w:cs="Times New Roman" w:hint="cs"/>
          <w:rtl/>
        </w:rPr>
        <w:t xml:space="preserve">. </w:t>
      </w:r>
    </w:p>
    <w:p w14:paraId="5FF5101A" w14:textId="7E14A6DB" w:rsidR="00872A41" w:rsidRPr="00872A41" w:rsidRDefault="008F40A9" w:rsidP="0084301E">
      <w:pPr>
        <w:rPr>
          <w:rFonts w:cs="Times New Roman"/>
          <w:rtl/>
        </w:rPr>
      </w:pPr>
      <w:r>
        <w:rPr>
          <w:rFonts w:cs="Times New Roman" w:hint="cs"/>
          <w:rtl/>
        </w:rPr>
        <w:t>אלכס</w:t>
      </w:r>
      <w:r w:rsidR="00E134D7">
        <w:rPr>
          <w:rFonts w:cs="Times New Roman" w:hint="cs"/>
          <w:rtl/>
        </w:rPr>
        <w:t xml:space="preserve"> </w:t>
      </w:r>
      <w:r w:rsidR="001456BD">
        <w:rPr>
          <w:rFonts w:cs="Times New Roman" w:hint="cs"/>
          <w:rtl/>
        </w:rPr>
        <w:t>[</w:t>
      </w:r>
      <w:r w:rsidR="00850DE7">
        <w:rPr>
          <w:rFonts w:cs="Times New Roman" w:hint="cs"/>
          <w:rtl/>
        </w:rPr>
        <w:t>דחף לידי</w:t>
      </w:r>
      <w:r>
        <w:rPr>
          <w:rFonts w:cs="Times New Roman" w:hint="cs"/>
          <w:rtl/>
        </w:rPr>
        <w:t xml:space="preserve">הם </w:t>
      </w:r>
      <w:r w:rsidR="00B836FC">
        <w:rPr>
          <w:rFonts w:cs="Times New Roman" w:hint="cs"/>
          <w:rtl/>
        </w:rPr>
        <w:t>ה</w:t>
      </w:r>
      <w:r w:rsidR="00E134D7">
        <w:rPr>
          <w:rFonts w:cs="Times New Roman" w:hint="cs"/>
          <w:rtl/>
        </w:rPr>
        <w:t>בקבוק הריק</w:t>
      </w:r>
      <w:bookmarkStart w:id="202" w:name="_Hlk529040025"/>
      <w:r w:rsidR="00436D99">
        <w:rPr>
          <w:rFonts w:cs="Times New Roman" w:hint="cs"/>
          <w:rtl/>
        </w:rPr>
        <w:t xml:space="preserve">, </w:t>
      </w:r>
      <w:r w:rsidR="002872B4">
        <w:rPr>
          <w:rFonts w:cs="Times New Roman" w:hint="cs"/>
          <w:rtl/>
        </w:rPr>
        <w:t>שב ל</w:t>
      </w:r>
      <w:r w:rsidR="00436D99">
        <w:rPr>
          <w:rFonts w:cs="Times New Roman" w:hint="cs"/>
          <w:rtl/>
        </w:rPr>
        <w:t>הטמין את האבן בכיסו</w:t>
      </w:r>
      <w:bookmarkEnd w:id="202"/>
      <w:r w:rsidR="00E134D7">
        <w:rPr>
          <w:rFonts w:cs="Times New Roman" w:hint="cs"/>
          <w:rtl/>
        </w:rPr>
        <w:t xml:space="preserve"> ו</w:t>
      </w:r>
      <w:r w:rsidR="001456BD">
        <w:rPr>
          <w:rFonts w:cs="Times New Roman" w:hint="cs"/>
          <w:rtl/>
        </w:rPr>
        <w:t xml:space="preserve">] </w:t>
      </w:r>
      <w:r w:rsidR="00E134D7">
        <w:rPr>
          <w:rFonts w:cs="Times New Roman" w:hint="cs"/>
          <w:rtl/>
        </w:rPr>
        <w:t>התרומם</w:t>
      </w:r>
      <w:r w:rsidR="008864BD">
        <w:rPr>
          <w:rFonts w:cs="Times New Roman" w:hint="cs"/>
          <w:rtl/>
        </w:rPr>
        <w:t>,</w:t>
      </w:r>
      <w:r w:rsidR="00E134D7">
        <w:rPr>
          <w:rFonts w:cs="Times New Roman" w:hint="cs"/>
          <w:rtl/>
        </w:rPr>
        <w:t xml:space="preserve"> מתנודד על רגליו. בתוך אלכס לא היה מוט אלא</w:t>
      </w:r>
      <w:r w:rsidR="0084301E">
        <w:rPr>
          <w:rFonts w:cs="Times New Roman" w:hint="cs"/>
          <w:rtl/>
        </w:rPr>
        <w:t>,</w:t>
      </w:r>
      <w:r w:rsidR="00E134D7">
        <w:rPr>
          <w:rFonts w:cs="Times New Roman" w:hint="cs"/>
          <w:rtl/>
        </w:rPr>
        <w:t xml:space="preserve"> אם בכלל</w:t>
      </w:r>
      <w:r w:rsidR="0084301E">
        <w:rPr>
          <w:rFonts w:cs="Times New Roman" w:hint="cs"/>
          <w:rtl/>
        </w:rPr>
        <w:t xml:space="preserve">, </w:t>
      </w:r>
      <w:r w:rsidR="006F7866">
        <w:rPr>
          <w:rFonts w:cs="Times New Roman" w:hint="cs"/>
          <w:rtl/>
        </w:rPr>
        <w:t xml:space="preserve">להב </w:t>
      </w:r>
      <w:r w:rsidR="00A83D14">
        <w:rPr>
          <w:rFonts w:cs="Times New Roman" w:hint="cs"/>
          <w:rtl/>
        </w:rPr>
        <w:t>חד</w:t>
      </w:r>
      <w:r w:rsidR="00031596" w:rsidRPr="00031596">
        <w:rPr>
          <w:rFonts w:cs="Times New Roman"/>
          <w:rtl/>
        </w:rPr>
        <w:t xml:space="preserve"> מפלדת אל</w:t>
      </w:r>
      <w:r w:rsidR="008864BD">
        <w:rPr>
          <w:rFonts w:cs="Times New Roman" w:hint="cs"/>
          <w:rtl/>
        </w:rPr>
        <w:t>-</w:t>
      </w:r>
      <w:r w:rsidR="00031596" w:rsidRPr="00031596">
        <w:rPr>
          <w:rFonts w:cs="Times New Roman"/>
          <w:rtl/>
        </w:rPr>
        <w:t>חלד</w:t>
      </w:r>
      <w:r w:rsidR="006F7866">
        <w:rPr>
          <w:rFonts w:cs="Times New Roman" w:hint="cs"/>
          <w:rtl/>
        </w:rPr>
        <w:t xml:space="preserve"> ומסביב</w:t>
      </w:r>
      <w:r w:rsidR="00D77649">
        <w:rPr>
          <w:rFonts w:cs="Times New Roman" w:hint="cs"/>
          <w:rtl/>
        </w:rPr>
        <w:t xml:space="preserve"> ל</w:t>
      </w:r>
      <w:r w:rsidR="00B836FC">
        <w:rPr>
          <w:rFonts w:cs="Times New Roman" w:hint="cs"/>
          <w:rtl/>
        </w:rPr>
        <w:t>ו</w:t>
      </w:r>
      <w:r w:rsidR="006F7866">
        <w:rPr>
          <w:rFonts w:cs="Times New Roman" w:hint="cs"/>
          <w:rtl/>
        </w:rPr>
        <w:t xml:space="preserve"> </w:t>
      </w:r>
      <w:r w:rsidR="0084301E">
        <w:rPr>
          <w:rFonts w:cs="Times New Roman" w:hint="cs"/>
          <w:rtl/>
        </w:rPr>
        <w:t>ביצורי בטון אדירים</w:t>
      </w:r>
      <w:r w:rsidR="00E134D7">
        <w:rPr>
          <w:rFonts w:cs="Times New Roman" w:hint="cs"/>
          <w:rtl/>
        </w:rPr>
        <w:t xml:space="preserve"> שיעמד</w:t>
      </w:r>
      <w:r w:rsidR="00CD0C93">
        <w:rPr>
          <w:rFonts w:cs="Times New Roman" w:hint="cs"/>
          <w:rtl/>
        </w:rPr>
        <w:t>ו</w:t>
      </w:r>
      <w:r w:rsidR="00E134D7">
        <w:rPr>
          <w:rFonts w:cs="Times New Roman" w:hint="cs"/>
          <w:rtl/>
        </w:rPr>
        <w:t xml:space="preserve"> בכל מתקפה</w:t>
      </w:r>
      <w:r w:rsidR="0084301E">
        <w:rPr>
          <w:rFonts w:cs="Times New Roman" w:hint="cs"/>
          <w:rtl/>
        </w:rPr>
        <w:t>. הוא</w:t>
      </w:r>
      <w:r w:rsidR="00E134D7">
        <w:rPr>
          <w:rFonts w:cs="Times New Roman" w:hint="cs"/>
          <w:rtl/>
        </w:rPr>
        <w:t xml:space="preserve"> </w:t>
      </w:r>
      <w:r w:rsidR="00850DE7">
        <w:rPr>
          <w:rFonts w:cs="Times New Roman" w:hint="cs"/>
          <w:rtl/>
        </w:rPr>
        <w:t>אף</w:t>
      </w:r>
      <w:r w:rsidR="00E134D7">
        <w:rPr>
          <w:rFonts w:cs="Times New Roman" w:hint="cs"/>
          <w:rtl/>
        </w:rPr>
        <w:t xml:space="preserve"> חיזקם מדי שנה, לא הוא י</w:t>
      </w:r>
      <w:r w:rsidR="008864BD">
        <w:rPr>
          <w:rFonts w:cs="Times New Roman" w:hint="cs"/>
          <w:rtl/>
        </w:rPr>
        <w:t>י</w:t>
      </w:r>
      <w:r w:rsidR="00E134D7">
        <w:rPr>
          <w:rFonts w:cs="Times New Roman" w:hint="cs"/>
          <w:rtl/>
        </w:rPr>
        <w:t>שבר מ</w:t>
      </w:r>
      <w:r w:rsidR="00627C0F">
        <w:rPr>
          <w:rFonts w:cs="Times New Roman" w:hint="cs"/>
          <w:rtl/>
        </w:rPr>
        <w:t>זוטות ודברי הבל</w:t>
      </w:r>
      <w:r w:rsidR="00E134D7">
        <w:rPr>
          <w:rFonts w:cs="Times New Roman" w:hint="cs"/>
          <w:rtl/>
        </w:rPr>
        <w:t xml:space="preserve"> </w:t>
      </w:r>
      <w:r w:rsidR="00850DE7">
        <w:rPr>
          <w:rFonts w:cs="Times New Roman" w:hint="cs"/>
          <w:rtl/>
        </w:rPr>
        <w:t>אלא</w:t>
      </w:r>
      <w:r w:rsidR="00E134D7">
        <w:rPr>
          <w:rFonts w:cs="Times New Roman" w:hint="cs"/>
          <w:rtl/>
        </w:rPr>
        <w:t xml:space="preserve"> </w:t>
      </w:r>
      <w:r w:rsidR="00850DE7">
        <w:rPr>
          <w:rFonts w:cs="Times New Roman" w:hint="cs"/>
          <w:rtl/>
        </w:rPr>
        <w:t xml:space="preserve">ש </w:t>
      </w:r>
      <w:r w:rsidR="00850DE7">
        <w:rPr>
          <w:rFonts w:cs="Times New Roman"/>
          <w:rtl/>
        </w:rPr>
        <w:t>–</w:t>
      </w:r>
      <w:r w:rsidR="00850DE7">
        <w:rPr>
          <w:rFonts w:cs="Times New Roman" w:hint="cs"/>
          <w:rtl/>
        </w:rPr>
        <w:t xml:space="preserve"> הוא החל ל</w:t>
      </w:r>
      <w:r w:rsidR="00CD0C93">
        <w:rPr>
          <w:rFonts w:cs="Times New Roman" w:hint="cs"/>
          <w:rtl/>
        </w:rPr>
        <w:t>התרחק</w:t>
      </w:r>
      <w:r w:rsidR="00850DE7">
        <w:rPr>
          <w:rFonts w:cs="Times New Roman" w:hint="cs"/>
          <w:rtl/>
        </w:rPr>
        <w:t xml:space="preserve"> </w:t>
      </w:r>
      <w:r w:rsidR="0084301E">
        <w:rPr>
          <w:rFonts w:cs="Times New Roman" w:hint="cs"/>
          <w:rtl/>
        </w:rPr>
        <w:t xml:space="preserve">מהמזרקה </w:t>
      </w:r>
      <w:r w:rsidR="00850DE7">
        <w:rPr>
          <w:rFonts w:cs="Times New Roman" w:hint="cs"/>
          <w:rtl/>
        </w:rPr>
        <w:t xml:space="preserve">בבלי דעת </w:t>
      </w:r>
      <w:r w:rsidR="00850DE7">
        <w:rPr>
          <w:rFonts w:cs="Times New Roman"/>
          <w:rtl/>
        </w:rPr>
        <w:t>–</w:t>
      </w:r>
      <w:r w:rsidR="00850DE7">
        <w:rPr>
          <w:rFonts w:cs="Times New Roman" w:hint="cs"/>
          <w:rtl/>
        </w:rPr>
        <w:t xml:space="preserve"> אלא ש</w:t>
      </w:r>
      <w:r w:rsidR="00E134D7">
        <w:rPr>
          <w:rFonts w:cs="Times New Roman" w:hint="cs"/>
          <w:rtl/>
        </w:rPr>
        <w:t xml:space="preserve">מכתבים כה </w:t>
      </w:r>
      <w:r w:rsidR="00850DE7">
        <w:rPr>
          <w:rFonts w:cs="Times New Roman" w:hint="cs"/>
          <w:rtl/>
        </w:rPr>
        <w:t xml:space="preserve">רבים כתב לארקדי </w:t>
      </w:r>
      <w:r w:rsidR="00850DE7">
        <w:rPr>
          <w:rFonts w:cs="Times New Roman"/>
          <w:rtl/>
        </w:rPr>
        <w:t>–</w:t>
      </w:r>
      <w:r w:rsidR="00850DE7">
        <w:rPr>
          <w:rFonts w:cs="Times New Roman" w:hint="cs"/>
          <w:rtl/>
        </w:rPr>
        <w:t xml:space="preserve"> לאן מועדות</w:t>
      </w:r>
      <w:r w:rsidR="00A83D14" w:rsidRPr="00A83D14">
        <w:rPr>
          <w:rFonts w:cs="Times New Roman" w:hint="cs"/>
          <w:rtl/>
        </w:rPr>
        <w:t xml:space="preserve"> </w:t>
      </w:r>
      <w:r w:rsidR="00A83D14">
        <w:rPr>
          <w:rFonts w:cs="Times New Roman" w:hint="cs"/>
          <w:rtl/>
        </w:rPr>
        <w:t>פניו</w:t>
      </w:r>
      <w:r w:rsidR="00850DE7">
        <w:rPr>
          <w:rFonts w:cs="Times New Roman" w:hint="cs"/>
          <w:rtl/>
        </w:rPr>
        <w:t xml:space="preserve"> לא ידע </w:t>
      </w:r>
      <w:r w:rsidR="00850DE7">
        <w:rPr>
          <w:rFonts w:cs="Times New Roman"/>
          <w:rtl/>
        </w:rPr>
        <w:t>–</w:t>
      </w:r>
      <w:r w:rsidR="00850DE7">
        <w:rPr>
          <w:rFonts w:cs="Times New Roman" w:hint="cs"/>
          <w:rtl/>
        </w:rPr>
        <w:t xml:space="preserve"> מכתבים כה רבים,</w:t>
      </w:r>
      <w:r w:rsidR="00E134D7">
        <w:rPr>
          <w:rFonts w:cs="Times New Roman" w:hint="cs"/>
          <w:rtl/>
        </w:rPr>
        <w:t xml:space="preserve"> </w:t>
      </w:r>
      <w:r w:rsidR="00D77649">
        <w:rPr>
          <w:rFonts w:cs="Times New Roman" w:hint="cs"/>
          <w:rtl/>
        </w:rPr>
        <w:t>והוא</w:t>
      </w:r>
      <w:r w:rsidR="0084301E">
        <w:rPr>
          <w:rFonts w:cs="Times New Roman" w:hint="cs"/>
          <w:rtl/>
        </w:rPr>
        <w:t xml:space="preserve"> </w:t>
      </w:r>
      <w:r w:rsidR="00E134D7">
        <w:rPr>
          <w:rFonts w:cs="Times New Roman" w:hint="cs"/>
          <w:rtl/>
        </w:rPr>
        <w:t>השתדל בעברית, השתדל באותיות מאירות</w:t>
      </w:r>
      <w:r w:rsidR="008864BD">
        <w:rPr>
          <w:rFonts w:cs="Times New Roman" w:hint="cs"/>
          <w:rtl/>
        </w:rPr>
        <w:t xml:space="preserve"> </w:t>
      </w:r>
      <w:r w:rsidR="00E134D7">
        <w:rPr>
          <w:rFonts w:cs="Times New Roman" w:hint="cs"/>
          <w:rtl/>
        </w:rPr>
        <w:t>עיניים</w:t>
      </w:r>
      <w:r w:rsidR="00CF65B2">
        <w:rPr>
          <w:rFonts w:cs="Times New Roman" w:hint="cs"/>
          <w:rtl/>
        </w:rPr>
        <w:t>,</w:t>
      </w:r>
      <w:r w:rsidR="00E134D7">
        <w:rPr>
          <w:rFonts w:cs="Times New Roman"/>
          <w:rtl/>
        </w:rPr>
        <w:t xml:space="preserve"> </w:t>
      </w:r>
      <w:r w:rsidR="00E134D7">
        <w:rPr>
          <w:rFonts w:cs="Times New Roman" w:hint="cs"/>
          <w:rtl/>
        </w:rPr>
        <w:t>ו</w:t>
      </w:r>
      <w:r w:rsidR="00E134D7">
        <w:rPr>
          <w:rFonts w:cs="Times New Roman"/>
          <w:rtl/>
        </w:rPr>
        <w:t>כל</w:t>
      </w:r>
      <w:r w:rsidR="00D77649">
        <w:rPr>
          <w:rFonts w:cs="Times New Roman" w:hint="cs"/>
          <w:rtl/>
        </w:rPr>
        <w:t xml:space="preserve"> מכתביו</w:t>
      </w:r>
      <w:r w:rsidR="00E134D7">
        <w:rPr>
          <w:rFonts w:cs="Times New Roman"/>
          <w:rtl/>
        </w:rPr>
        <w:t xml:space="preserve"> עד לאחרון שבהם </w:t>
      </w:r>
      <w:r w:rsidR="00E134D7">
        <w:rPr>
          <w:rFonts w:cs="Times New Roman" w:hint="cs"/>
          <w:rtl/>
        </w:rPr>
        <w:t xml:space="preserve">נותרו </w:t>
      </w:r>
      <w:r w:rsidR="00872A41">
        <w:rPr>
          <w:rFonts w:cs="Times New Roman"/>
          <w:rtl/>
        </w:rPr>
        <w:t>ללא מענה</w:t>
      </w:r>
      <w:r w:rsidR="00D77649">
        <w:rPr>
          <w:rFonts w:cs="Times New Roman" w:hint="cs"/>
          <w:rtl/>
        </w:rPr>
        <w:t xml:space="preserve">. </w:t>
      </w:r>
      <w:r w:rsidR="00A83D14" w:rsidRPr="00A83D14">
        <w:rPr>
          <w:rFonts w:cs="Times New Roman"/>
          <w:rtl/>
        </w:rPr>
        <w:t xml:space="preserve">ללא מענה כלל </w:t>
      </w:r>
      <w:r w:rsidR="00D77649">
        <w:rPr>
          <w:rFonts w:cs="Times New Roman" w:hint="cs"/>
          <w:rtl/>
        </w:rPr>
        <w:t>והנה</w:t>
      </w:r>
      <w:r w:rsidR="00E134D7">
        <w:rPr>
          <w:rFonts w:cs="Times New Roman"/>
          <w:rtl/>
        </w:rPr>
        <w:t xml:space="preserve"> </w:t>
      </w:r>
      <w:r w:rsidR="00045A09">
        <w:rPr>
          <w:rtl/>
        </w:rPr>
        <w:t>–</w:t>
      </w:r>
      <w:r w:rsidR="00045A09">
        <w:rPr>
          <w:rFonts w:hint="cs"/>
          <w:rtl/>
        </w:rPr>
        <w:t xml:space="preserve"> </w:t>
      </w:r>
      <w:r w:rsidR="00903162">
        <w:rPr>
          <w:rFonts w:hint="cs"/>
          <w:rtl/>
        </w:rPr>
        <w:t xml:space="preserve">פלופ! (לפני הפלופ </w:t>
      </w:r>
      <w:r w:rsidR="00D77649">
        <w:rPr>
          <w:rFonts w:hint="cs"/>
          <w:rtl/>
        </w:rPr>
        <w:t>נבקע</w:t>
      </w:r>
      <w:r w:rsidR="00903162">
        <w:rPr>
          <w:rFonts w:hint="cs"/>
          <w:rtl/>
        </w:rPr>
        <w:t xml:space="preserve"> ש</w:t>
      </w:r>
      <w:r w:rsidR="00D9198B">
        <w:rPr>
          <w:rFonts w:hint="cs"/>
          <w:rtl/>
        </w:rPr>
        <w:t xml:space="preserve">בר עדין </w:t>
      </w:r>
      <w:r w:rsidR="0084301E">
        <w:rPr>
          <w:rFonts w:hint="cs"/>
          <w:rtl/>
        </w:rPr>
        <w:t>ב</w:t>
      </w:r>
      <w:r w:rsidR="00D9198B">
        <w:rPr>
          <w:rFonts w:hint="cs"/>
          <w:rtl/>
        </w:rPr>
        <w:t xml:space="preserve">שכבת </w:t>
      </w:r>
      <w:r w:rsidR="00D77649">
        <w:rPr>
          <w:rFonts w:hint="cs"/>
          <w:rtl/>
        </w:rPr>
        <w:t>ה</w:t>
      </w:r>
      <w:r w:rsidR="00D9198B">
        <w:rPr>
          <w:rFonts w:hint="cs"/>
          <w:rtl/>
        </w:rPr>
        <w:t xml:space="preserve">קרח), </w:t>
      </w:r>
      <w:r w:rsidR="0084301E">
        <w:rPr>
          <w:rFonts w:hint="cs"/>
          <w:rtl/>
        </w:rPr>
        <w:t>ו</w:t>
      </w:r>
      <w:r w:rsidR="00D462F7">
        <w:rPr>
          <w:rFonts w:hint="cs"/>
          <w:rtl/>
        </w:rPr>
        <w:t>א</w:t>
      </w:r>
      <w:r w:rsidR="0084301E">
        <w:rPr>
          <w:rFonts w:hint="cs"/>
          <w:rtl/>
        </w:rPr>
        <w:t>לכס</w:t>
      </w:r>
      <w:r w:rsidR="00D462F7">
        <w:rPr>
          <w:rFonts w:hint="cs"/>
          <w:rtl/>
        </w:rPr>
        <w:t xml:space="preserve"> מעד לתוך תעלה </w:t>
      </w:r>
      <w:r w:rsidR="00D462F7">
        <w:rPr>
          <w:rFonts w:hint="cs"/>
          <w:rtl/>
        </w:rPr>
        <w:lastRenderedPageBreak/>
        <w:t>קטנה וצרה, תעלונת</w:t>
      </w:r>
      <w:r w:rsidR="006D5372">
        <w:rPr>
          <w:rFonts w:hint="cs"/>
          <w:rtl/>
        </w:rPr>
        <w:t>,</w:t>
      </w:r>
      <w:r w:rsidR="00D462F7">
        <w:rPr>
          <w:rFonts w:hint="cs"/>
          <w:rtl/>
        </w:rPr>
        <w:t xml:space="preserve"> </w:t>
      </w:r>
      <w:r w:rsidR="00D462F7">
        <w:t>Bächle</w:t>
      </w:r>
      <w:r w:rsidR="0084301E">
        <w:rPr>
          <w:rFonts w:hint="cs"/>
          <w:rtl/>
        </w:rPr>
        <w:t xml:space="preserve"> בצ</w:t>
      </w:r>
      <w:r w:rsidR="00D462F7">
        <w:rPr>
          <w:rFonts w:hint="cs"/>
          <w:rtl/>
        </w:rPr>
        <w:t>ד הרחוב</w:t>
      </w:r>
      <w:r w:rsidR="00D77649">
        <w:rPr>
          <w:rFonts w:hint="cs"/>
          <w:rtl/>
        </w:rPr>
        <w:t>.</w:t>
      </w:r>
      <w:r w:rsidR="00D462F7">
        <w:rPr>
          <w:rFonts w:hint="cs"/>
          <w:rtl/>
        </w:rPr>
        <w:t xml:space="preserve"> </w:t>
      </w:r>
      <w:r w:rsidR="00045A09">
        <w:rPr>
          <w:rFonts w:hint="cs"/>
          <w:rtl/>
        </w:rPr>
        <w:t>מייד</w:t>
      </w:r>
      <w:r w:rsidR="00C13365">
        <w:rPr>
          <w:rFonts w:hint="cs"/>
          <w:rtl/>
        </w:rPr>
        <w:t xml:space="preserve"> חלחלו</w:t>
      </w:r>
      <w:r w:rsidR="00045A09">
        <w:rPr>
          <w:rFonts w:hint="cs"/>
          <w:rtl/>
        </w:rPr>
        <w:t xml:space="preserve"> מי</w:t>
      </w:r>
      <w:r w:rsidR="008864BD">
        <w:rPr>
          <w:rFonts w:hint="cs"/>
          <w:rtl/>
        </w:rPr>
        <w:t xml:space="preserve"> </w:t>
      </w:r>
      <w:r w:rsidR="00045A09">
        <w:rPr>
          <w:rFonts w:hint="cs"/>
          <w:rtl/>
        </w:rPr>
        <w:t xml:space="preserve">קרח לנעל, הספיגו </w:t>
      </w:r>
      <w:r w:rsidR="006D5372">
        <w:rPr>
          <w:rFonts w:hint="cs"/>
          <w:rtl/>
        </w:rPr>
        <w:t>את ה</w:t>
      </w:r>
      <w:r w:rsidR="00045A09">
        <w:rPr>
          <w:rFonts w:hint="cs"/>
          <w:rtl/>
        </w:rPr>
        <w:t xml:space="preserve">גרב </w:t>
      </w:r>
      <w:r w:rsidR="006D5372">
        <w:rPr>
          <w:rFonts w:hint="cs"/>
          <w:rtl/>
        </w:rPr>
        <w:t>ה</w:t>
      </w:r>
      <w:r w:rsidR="00045A09">
        <w:rPr>
          <w:rFonts w:hint="cs"/>
          <w:rtl/>
        </w:rPr>
        <w:t xml:space="preserve">מיוזע, חדרו </w:t>
      </w:r>
      <w:r w:rsidR="00D94D07">
        <w:rPr>
          <w:rFonts w:hint="cs"/>
          <w:rtl/>
        </w:rPr>
        <w:t xml:space="preserve">חיש קל </w:t>
      </w:r>
      <w:r w:rsidR="00045A09">
        <w:rPr>
          <w:rFonts w:hint="cs"/>
          <w:rtl/>
        </w:rPr>
        <w:t>בין הבהונות וכרית כף הרגל</w:t>
      </w:r>
      <w:r w:rsidR="0084301E">
        <w:rPr>
          <w:rFonts w:hint="cs"/>
          <w:rtl/>
        </w:rPr>
        <w:t>,</w:t>
      </w:r>
      <w:r w:rsidR="00C13365">
        <w:rPr>
          <w:rFonts w:hint="cs"/>
          <w:rtl/>
        </w:rPr>
        <w:t xml:space="preserve"> </w:t>
      </w:r>
      <w:r w:rsidR="006D5372" w:rsidRPr="006D5372">
        <w:rPr>
          <w:rFonts w:cs="Times New Roman"/>
          <w:rtl/>
        </w:rPr>
        <w:t xml:space="preserve">וכל זאת </w:t>
      </w:r>
      <w:r w:rsidR="00D462F7">
        <w:rPr>
          <w:rFonts w:hint="cs"/>
          <w:rtl/>
        </w:rPr>
        <w:t xml:space="preserve">עוד לפני שהספיק לשלוף </w:t>
      </w:r>
      <w:r w:rsidR="002F4B3B">
        <w:rPr>
          <w:rFonts w:hint="cs"/>
          <w:rtl/>
        </w:rPr>
        <w:t xml:space="preserve">מאותה תעלונת ארורה </w:t>
      </w:r>
      <w:r w:rsidR="00D462F7">
        <w:rPr>
          <w:rFonts w:hint="cs"/>
          <w:rtl/>
        </w:rPr>
        <w:t xml:space="preserve">את </w:t>
      </w:r>
      <w:r w:rsidR="00031596">
        <w:rPr>
          <w:rFonts w:hint="cs"/>
          <w:rtl/>
        </w:rPr>
        <w:t xml:space="preserve">כף </w:t>
      </w:r>
      <w:r w:rsidR="00D462F7">
        <w:rPr>
          <w:rFonts w:hint="cs"/>
          <w:rtl/>
        </w:rPr>
        <w:t>רגלו.</w:t>
      </w:r>
    </w:p>
    <w:p w14:paraId="6B176F12" w14:textId="77777777" w:rsidR="00872A41" w:rsidRDefault="00C13365" w:rsidP="00872A41">
      <w:pPr>
        <w:rPr>
          <w:rtl/>
        </w:rPr>
      </w:pPr>
      <w:r>
        <w:rPr>
          <w:rFonts w:hint="cs"/>
          <w:rtl/>
        </w:rPr>
        <w:t>[</w:t>
      </w:r>
      <w:r w:rsidR="00045A09">
        <w:rPr>
          <w:rFonts w:hint="cs"/>
          <w:rtl/>
        </w:rPr>
        <w:t xml:space="preserve"> </w:t>
      </w:r>
    </w:p>
    <w:p w14:paraId="4364C6E5" w14:textId="50160C44" w:rsidR="00872A41" w:rsidRDefault="00045A09" w:rsidP="00872A41">
      <w:pPr>
        <w:rPr>
          <w:rtl/>
        </w:rPr>
      </w:pPr>
      <w:r>
        <w:rPr>
          <w:rFonts w:hint="cs"/>
          <w:rtl/>
        </w:rPr>
        <w:t>במקום לזרום הלאה הלאה [ל-</w:t>
      </w:r>
      <w:r>
        <w:t>delight</w:t>
      </w:r>
      <w:r>
        <w:rPr>
          <w:rFonts w:hint="cs"/>
          <w:rtl/>
        </w:rPr>
        <w:t>] למען עינוגם של תיירים ברחובות העיר העתיקה</w:t>
      </w:r>
      <w:r w:rsidR="00872A41">
        <w:rPr>
          <w:rFonts w:hint="cs"/>
          <w:rtl/>
        </w:rPr>
        <w:t xml:space="preserve"> </w:t>
      </w:r>
      <w:r w:rsidR="00D9198B">
        <w:rPr>
          <w:rFonts w:hint="cs"/>
          <w:rtl/>
        </w:rPr>
        <w:t xml:space="preserve">ספוגה במי קרח </w:t>
      </w:r>
      <w:r w:rsidR="00903162">
        <w:t>drenched</w:t>
      </w:r>
      <w:r w:rsidR="00872A41">
        <w:rPr>
          <w:rFonts w:hint="cs"/>
          <w:rtl/>
        </w:rPr>
        <w:t xml:space="preserve"> </w:t>
      </w:r>
      <w:r w:rsidR="00224DCD">
        <w:rPr>
          <w:rFonts w:hint="cs"/>
          <w:rtl/>
        </w:rPr>
        <w:t>לרגע קריטי אחד אפילו לא משך את רגלו מהתעלה, וזה היה הרגע בו</w:t>
      </w:r>
      <w:r w:rsidR="00872A41">
        <w:rPr>
          <w:rFonts w:hint="cs"/>
          <w:rtl/>
        </w:rPr>
        <w:t xml:space="preserve"> </w:t>
      </w:r>
      <w:r w:rsidR="00224DCD">
        <w:rPr>
          <w:rFonts w:hint="cs"/>
          <w:rtl/>
        </w:rPr>
        <w:t xml:space="preserve">הנפילה </w:t>
      </w:r>
      <w:r w:rsidR="001C5A04">
        <w:rPr>
          <w:rFonts w:hint="cs"/>
          <w:rtl/>
        </w:rPr>
        <w:t>הייתה</w:t>
      </w:r>
      <w:r w:rsidR="00224DCD">
        <w:rPr>
          <w:rFonts w:hint="cs"/>
          <w:rtl/>
        </w:rPr>
        <w:t xml:space="preserve"> מזל ממש גרוע כי היו לו כפות רגליים גדולות והיה צריך זוית</w:t>
      </w:r>
      <w:r w:rsidR="00C90C6C">
        <w:rPr>
          <w:rFonts w:hint="cs"/>
          <w:rtl/>
        </w:rPr>
        <w:t xml:space="preserve"> מאוד </w:t>
      </w:r>
      <w:r w:rsidR="00B833EF">
        <w:rPr>
          <w:rFonts w:hint="cs"/>
          <w:rtl/>
        </w:rPr>
        <w:t>מדויק</w:t>
      </w:r>
      <w:r w:rsidR="00224DCD">
        <w:rPr>
          <w:rFonts w:hint="cs"/>
          <w:rtl/>
        </w:rPr>
        <w:t>ת בשביל שהוא יתקע ככה.</w:t>
      </w:r>
    </w:p>
    <w:p w14:paraId="2A0E1D53" w14:textId="421C20DD" w:rsidR="00872A41" w:rsidRDefault="00872A41" w:rsidP="00872A41">
      <w:pPr>
        <w:rPr>
          <w:rtl/>
        </w:rPr>
      </w:pPr>
    </w:p>
    <w:p w14:paraId="7A87BAF0" w14:textId="764FBD09" w:rsidR="00872A41" w:rsidRDefault="00872A41" w:rsidP="00872A41">
      <w:pPr>
        <w:rPr>
          <w:rtl/>
        </w:rPr>
      </w:pPr>
      <w:r>
        <w:rPr>
          <w:rFonts w:hint="cs"/>
          <w:rtl/>
        </w:rPr>
        <w:t xml:space="preserve">גם ברחובותיה של עיר מגוריו בוודאי הילכו להן גברות עטויות מעילי-פרווה (ככלות </w:t>
      </w:r>
      <w:r w:rsidR="00483BB1">
        <w:rPr>
          <w:rFonts w:hint="cs"/>
          <w:rtl/>
        </w:rPr>
        <w:t>הכול</w:t>
      </w:r>
      <w:r>
        <w:rPr>
          <w:rFonts w:hint="cs"/>
          <w:rtl/>
        </w:rPr>
        <w:t xml:space="preserve">, מלכה התגוררה שם, ומסעות-צייד היו חביבים עליה ביותר, וכל סוגי התכשיטים) ועם זאת </w:t>
      </w:r>
      <w:r>
        <w:rPr>
          <w:rtl/>
        </w:rPr>
        <w:t>–</w:t>
      </w:r>
      <w:r>
        <w:rPr>
          <w:rFonts w:hint="cs"/>
          <w:rtl/>
        </w:rPr>
        <w:t xml:space="preserve"> הוא הכיר או דימה כי הכיר </w:t>
      </w:r>
      <w:r>
        <w:rPr>
          <w:rtl/>
        </w:rPr>
        <w:t>–</w:t>
      </w:r>
      <w:r>
        <w:rPr>
          <w:rFonts w:hint="cs"/>
          <w:rtl/>
        </w:rPr>
        <w:t xml:space="preserve"> את הדרך בה אחזה המלכה בספל-חרסינה (בעיטורים וורודים דהים, בזאת היה משוכנע) בלוגמה תה, יותר משהיה קורב לפענח את הבעות-פניהם ועיסוקיהם של אלו שהלכו לקראתו ברחוב, ונעלמו כלעומת שבאו.</w:t>
      </w:r>
    </w:p>
    <w:p w14:paraId="441B7575" w14:textId="77777777" w:rsidR="00872A41" w:rsidRDefault="00872A41" w:rsidP="00872A41">
      <w:pPr>
        <w:rPr>
          <w:rtl/>
        </w:rPr>
      </w:pPr>
      <w:r>
        <w:rPr>
          <w:rFonts w:hint="cs"/>
          <w:rtl/>
        </w:rPr>
        <w:t>אף כי לא חזה מעולם כמובן במלכה לוגמת תה בארמונה, קל היה לו יותר לדמיין את כריכי המלפפונים העדינים נטולי הקרום מסודרים במגש-כסף וכריכי סרדינים בחמאה, מאשר את מעשי החולין של האישה הפשוטה / נטולת דם מלכותי אדומת הפנים, שבאה מולו ואיתה ילד בן-גילו כנראה, במעיל ניילון תכול לוגם משקה קל מפחית. אפילו את כתב-ידו, שיעוריו או חוגיו לא יכול היה לתאר.</w:t>
      </w:r>
    </w:p>
    <w:p w14:paraId="17903319" w14:textId="6A62811B" w:rsidR="003A0D28" w:rsidRDefault="00EE3076" w:rsidP="00872A41">
      <w:pPr>
        <w:rPr>
          <w:rtl/>
        </w:rPr>
      </w:pPr>
      <w:hyperlink r:id="rId97" w:history="1">
        <w:r w:rsidR="00553007" w:rsidRPr="00553007">
          <w:rPr>
            <w:rStyle w:val="Hyperlink"/>
            <w:rFonts w:hint="cs"/>
            <w:rtl/>
          </w:rPr>
          <w:t>ה-</w:t>
        </w:r>
        <w:r w:rsidR="00553007" w:rsidRPr="00553007">
          <w:rPr>
            <w:rStyle w:val="Hyperlink"/>
          </w:rPr>
          <w:t>Bächle</w:t>
        </w:r>
        <w:r w:rsidR="00553007" w:rsidRPr="00553007">
          <w:rPr>
            <w:rStyle w:val="Hyperlink"/>
            <w:rFonts w:hint="cs"/>
            <w:rtl/>
          </w:rPr>
          <w:t xml:space="preserve"> זה אותו דבר גם ביחיד</w:t>
        </w:r>
      </w:hyperlink>
    </w:p>
    <w:p w14:paraId="74C68A59" w14:textId="16978CDB" w:rsidR="00553007" w:rsidRDefault="00EE3076" w:rsidP="00872A41">
      <w:pPr>
        <w:rPr>
          <w:rtl/>
        </w:rPr>
      </w:pPr>
      <w:hyperlink r:id="rId98" w:history="1">
        <w:r w:rsidR="00553007" w:rsidRPr="00553007">
          <w:rPr>
            <w:rStyle w:val="Hyperlink"/>
          </w:rPr>
          <w:t>Bächle</w:t>
        </w:r>
      </w:hyperlink>
    </w:p>
    <w:p w14:paraId="70883A59" w14:textId="5FFFD621" w:rsidR="00224DCD" w:rsidRDefault="00224DCD" w:rsidP="00872A41">
      <w:pPr>
        <w:rPr>
          <w:rtl/>
        </w:rPr>
      </w:pPr>
      <w:r>
        <w:rPr>
          <w:rFonts w:hint="cs"/>
          <w:rtl/>
        </w:rPr>
        <w:t>]</w:t>
      </w:r>
    </w:p>
    <w:p w14:paraId="35334C70" w14:textId="3C772673" w:rsidR="00A46E1C" w:rsidRDefault="00B41A2E" w:rsidP="0084301E">
      <w:pPr>
        <w:rPr>
          <w:rtl/>
        </w:rPr>
      </w:pPr>
      <w:r>
        <w:rPr>
          <w:rFonts w:hint="cs"/>
          <w:rtl/>
        </w:rPr>
        <w:t>רק בערב הקודם</w:t>
      </w:r>
      <w:r w:rsidR="00903162">
        <w:rPr>
          <w:rFonts w:hint="cs"/>
          <w:rtl/>
        </w:rPr>
        <w:t xml:space="preserve"> הסביר</w:t>
      </w:r>
      <w:r w:rsidR="00D77649">
        <w:rPr>
          <w:rFonts w:hint="cs"/>
          <w:rtl/>
        </w:rPr>
        <w:t xml:space="preserve"> </w:t>
      </w:r>
      <w:r w:rsidR="00627C0F">
        <w:rPr>
          <w:rFonts w:hint="cs"/>
          <w:rtl/>
        </w:rPr>
        <w:t>אלכס</w:t>
      </w:r>
      <w:r w:rsidR="005E3517">
        <w:rPr>
          <w:rFonts w:hint="cs"/>
          <w:rtl/>
        </w:rPr>
        <w:t xml:space="preserve"> </w:t>
      </w:r>
      <w:r w:rsidR="00903162">
        <w:rPr>
          <w:rFonts w:hint="cs"/>
          <w:rtl/>
        </w:rPr>
        <w:t>לתיאו הקטנטן שאסור ליפול ל-</w:t>
      </w:r>
      <w:r w:rsidR="00903162" w:rsidRPr="00903162">
        <w:t xml:space="preserve"> </w:t>
      </w:r>
      <w:r w:rsidR="00903162">
        <w:t>Bächle</w:t>
      </w:r>
      <w:r w:rsidR="00903162">
        <w:rPr>
          <w:rFonts w:hint="cs"/>
          <w:rtl/>
        </w:rPr>
        <w:t xml:space="preserve">האלה כי מים </w:t>
      </w:r>
      <w:r w:rsidR="00627C0F">
        <w:rPr>
          <w:rFonts w:hint="cs"/>
          <w:rtl/>
        </w:rPr>
        <w:t xml:space="preserve">קרים זורמים </w:t>
      </w:r>
      <w:r w:rsidR="0084301E">
        <w:rPr>
          <w:rFonts w:hint="cs"/>
          <w:rtl/>
        </w:rPr>
        <w:t>בה</w:t>
      </w:r>
      <w:r w:rsidR="00627C0F">
        <w:rPr>
          <w:rFonts w:hint="cs"/>
          <w:rtl/>
        </w:rPr>
        <w:t>ן</w:t>
      </w:r>
      <w:r w:rsidR="006626D3">
        <w:rPr>
          <w:rFonts w:hint="cs"/>
          <w:rtl/>
        </w:rPr>
        <w:t>,</w:t>
      </w:r>
      <w:r w:rsidR="00903162">
        <w:rPr>
          <w:rFonts w:hint="cs"/>
          <w:rtl/>
        </w:rPr>
        <w:t xml:space="preserve"> אוי </w:t>
      </w:r>
      <w:r w:rsidR="00693FD4">
        <w:rPr>
          <w:rFonts w:hint="cs"/>
          <w:rtl/>
        </w:rPr>
        <w:t>כמה הם קרים</w:t>
      </w:r>
      <w:r w:rsidR="008864BD">
        <w:rPr>
          <w:rFonts w:hint="cs"/>
          <w:rtl/>
        </w:rPr>
        <w:t>,</w:t>
      </w:r>
      <w:r w:rsidR="00693FD4">
        <w:rPr>
          <w:rFonts w:hint="cs"/>
          <w:rtl/>
        </w:rPr>
        <w:t xml:space="preserve"> ואפילו </w:t>
      </w:r>
      <w:r w:rsidR="002F4B3B">
        <w:rPr>
          <w:rFonts w:hint="cs"/>
          <w:rtl/>
        </w:rPr>
        <w:t xml:space="preserve">שולי </w:t>
      </w:r>
      <w:r w:rsidR="00693FD4">
        <w:rPr>
          <w:rFonts w:hint="cs"/>
          <w:rtl/>
        </w:rPr>
        <w:t>מכנס</w:t>
      </w:r>
      <w:r w:rsidR="001456BD">
        <w:rPr>
          <w:rFonts w:hint="cs"/>
          <w:rtl/>
        </w:rPr>
        <w:t>יו</w:t>
      </w:r>
      <w:r w:rsidR="00693FD4">
        <w:rPr>
          <w:rFonts w:hint="cs"/>
          <w:rtl/>
        </w:rPr>
        <w:t xml:space="preserve"> נרטב</w:t>
      </w:r>
      <w:r w:rsidR="002F4B3B">
        <w:rPr>
          <w:rFonts w:hint="cs"/>
          <w:rtl/>
        </w:rPr>
        <w:t>ו</w:t>
      </w:r>
      <w:r w:rsidR="00903162">
        <w:rPr>
          <w:rFonts w:hint="cs"/>
          <w:rtl/>
        </w:rPr>
        <w:t>, הוא ה</w:t>
      </w:r>
      <w:r w:rsidR="00591F91">
        <w:rPr>
          <w:rFonts w:hint="cs"/>
          <w:rtl/>
        </w:rPr>
        <w:t>משיך ל</w:t>
      </w:r>
      <w:r w:rsidR="00F9661A">
        <w:rPr>
          <w:rFonts w:hint="cs"/>
          <w:rtl/>
        </w:rPr>
        <w:t>דדות ברחוב המהודר</w:t>
      </w:r>
      <w:r w:rsidR="00591F91">
        <w:rPr>
          <w:rFonts w:hint="cs"/>
          <w:rtl/>
        </w:rPr>
        <w:t xml:space="preserve"> ובכל צעד</w:t>
      </w:r>
      <w:r w:rsidR="00DB6C9F">
        <w:rPr>
          <w:rFonts w:hint="cs"/>
          <w:rtl/>
        </w:rPr>
        <w:t xml:space="preserve"> </w:t>
      </w:r>
      <w:r w:rsidR="00591F91">
        <w:rPr>
          <w:rFonts w:hint="cs"/>
          <w:rtl/>
        </w:rPr>
        <w:t>המים ח</w:t>
      </w:r>
      <w:r w:rsidR="00DB6C9F">
        <w:rPr>
          <w:rFonts w:hint="cs"/>
          <w:rtl/>
        </w:rPr>
        <w:t>דר</w:t>
      </w:r>
      <w:r w:rsidR="00591F91">
        <w:rPr>
          <w:rFonts w:hint="cs"/>
          <w:rtl/>
        </w:rPr>
        <w:t>ו עמוק יותר</w:t>
      </w:r>
      <w:r w:rsidR="00DB6C9F">
        <w:rPr>
          <w:rFonts w:hint="cs"/>
          <w:rtl/>
        </w:rPr>
        <w:t xml:space="preserve"> לסיבי הגרב</w:t>
      </w:r>
      <w:r w:rsidR="0084301E">
        <w:rPr>
          <w:rFonts w:hint="cs"/>
          <w:rtl/>
        </w:rPr>
        <w:t>,</w:t>
      </w:r>
      <w:r w:rsidR="00DB6C9F">
        <w:rPr>
          <w:rFonts w:hint="cs"/>
          <w:rtl/>
        </w:rPr>
        <w:t xml:space="preserve"> </w:t>
      </w:r>
      <w:r w:rsidR="00591F91">
        <w:rPr>
          <w:rFonts w:hint="cs"/>
          <w:rtl/>
        </w:rPr>
        <w:t>ש</w:t>
      </w:r>
      <w:r w:rsidR="00CB6D47">
        <w:rPr>
          <w:rFonts w:hint="cs"/>
          <w:rtl/>
        </w:rPr>
        <w:t>ולחים צמרמורות קור במעלה גבו.</w:t>
      </w:r>
    </w:p>
    <w:p w14:paraId="3170A871" w14:textId="6525FD90" w:rsidR="005A1A5B" w:rsidRDefault="000B0EAE" w:rsidP="007A0B40">
      <w:pPr>
        <w:rPr>
          <w:rtl/>
        </w:rPr>
      </w:pPr>
      <w:r>
        <w:rPr>
          <w:rFonts w:hint="cs"/>
          <w:rtl/>
        </w:rPr>
        <w:t>ב</w:t>
      </w:r>
      <w:r w:rsidR="00FE6D70">
        <w:rPr>
          <w:rFonts w:hint="cs"/>
          <w:rtl/>
        </w:rPr>
        <w:t>אותו בוקר</w:t>
      </w:r>
      <w:r w:rsidR="0084301E">
        <w:rPr>
          <w:rFonts w:hint="cs"/>
          <w:rtl/>
        </w:rPr>
        <w:t>, כשעמד</w:t>
      </w:r>
      <w:r w:rsidR="00FE6D70">
        <w:rPr>
          <w:rFonts w:hint="cs"/>
          <w:rtl/>
        </w:rPr>
        <w:t xml:space="preserve"> </w:t>
      </w:r>
      <w:r>
        <w:rPr>
          <w:rFonts w:hint="cs"/>
          <w:rtl/>
        </w:rPr>
        <w:t>בתור ל</w:t>
      </w:r>
      <w:r w:rsidR="00872A41">
        <w:rPr>
          <w:rFonts w:hint="cs"/>
          <w:rtl/>
        </w:rPr>
        <w:t>רכבת ההרים החדשה</w:t>
      </w:r>
      <w:r w:rsidR="008864BD">
        <w:rPr>
          <w:rFonts w:hint="cs"/>
          <w:rtl/>
        </w:rPr>
        <w:t>,</w:t>
      </w:r>
      <w:r w:rsidR="00A033CB">
        <w:rPr>
          <w:rFonts w:hint="cs"/>
          <w:rtl/>
        </w:rPr>
        <w:t xml:space="preserve"> </w:t>
      </w:r>
      <w:r w:rsidR="0020700B">
        <w:rPr>
          <w:rFonts w:hint="cs"/>
          <w:rtl/>
        </w:rPr>
        <w:t>הוא פגש</w:t>
      </w:r>
      <w:r>
        <w:rPr>
          <w:rFonts w:hint="cs"/>
          <w:rtl/>
        </w:rPr>
        <w:t xml:space="preserve"> שני אחים </w:t>
      </w:r>
      <w:r w:rsidR="00DB6C9F">
        <w:rPr>
          <w:rFonts w:hint="cs"/>
          <w:rtl/>
        </w:rPr>
        <w:t>משטרסבורג</w:t>
      </w:r>
      <w:r>
        <w:rPr>
          <w:rFonts w:hint="cs"/>
          <w:rtl/>
        </w:rPr>
        <w:t>,</w:t>
      </w:r>
      <w:r w:rsidR="00D94D07">
        <w:rPr>
          <w:rFonts w:hint="cs"/>
          <w:rtl/>
        </w:rPr>
        <w:t xml:space="preserve"> וה</w:t>
      </w:r>
      <w:r w:rsidR="0084301E">
        <w:rPr>
          <w:rFonts w:hint="cs"/>
          <w:rtl/>
        </w:rPr>
        <w:t xml:space="preserve">תלווה אליהם </w:t>
      </w:r>
      <w:r w:rsidR="00634D9C">
        <w:rPr>
          <w:rFonts w:hint="cs"/>
          <w:rtl/>
        </w:rPr>
        <w:t>ל</w:t>
      </w:r>
      <w:r w:rsidR="005E3517">
        <w:rPr>
          <w:rFonts w:hint="cs"/>
          <w:rtl/>
        </w:rPr>
        <w:t>יום הרפתקאות</w:t>
      </w:r>
      <w:r w:rsidR="00634D9C">
        <w:rPr>
          <w:rFonts w:hint="cs"/>
          <w:rtl/>
        </w:rPr>
        <w:t xml:space="preserve"> משותף</w:t>
      </w:r>
      <w:r w:rsidR="00D94D07">
        <w:rPr>
          <w:rFonts w:hint="cs"/>
          <w:rtl/>
        </w:rPr>
        <w:t>.</w:t>
      </w:r>
      <w:r>
        <w:rPr>
          <w:rFonts w:hint="cs"/>
          <w:rtl/>
        </w:rPr>
        <w:t xml:space="preserve"> </w:t>
      </w:r>
      <w:r w:rsidR="0020700B">
        <w:rPr>
          <w:rFonts w:hint="cs"/>
          <w:rtl/>
        </w:rPr>
        <w:t xml:space="preserve">הוא התאמץ </w:t>
      </w:r>
      <w:r w:rsidR="00EC547B">
        <w:rPr>
          <w:rFonts w:hint="cs"/>
          <w:rtl/>
        </w:rPr>
        <w:t xml:space="preserve">כמיטב יכולתו </w:t>
      </w:r>
      <w:r w:rsidR="0020700B">
        <w:rPr>
          <w:rFonts w:hint="cs"/>
          <w:rtl/>
        </w:rPr>
        <w:t>עם הצרפתית המקרטעת שלו</w:t>
      </w:r>
      <w:r w:rsidR="005A1A5B">
        <w:rPr>
          <w:rFonts w:hint="cs"/>
          <w:rtl/>
        </w:rPr>
        <w:t xml:space="preserve"> ב</w:t>
      </w:r>
      <w:r w:rsidR="00693FD4">
        <w:rPr>
          <w:rFonts w:hint="cs"/>
          <w:rtl/>
        </w:rPr>
        <w:t>כל ה</w:t>
      </w:r>
      <w:r w:rsidR="005A1A5B">
        <w:rPr>
          <w:rFonts w:hint="cs"/>
          <w:rtl/>
        </w:rPr>
        <w:t>תורים, שהיו קצרים</w:t>
      </w:r>
      <w:r w:rsidR="00C90C6C">
        <w:rPr>
          <w:rFonts w:hint="cs"/>
          <w:rtl/>
        </w:rPr>
        <w:t xml:space="preserve"> מאוד </w:t>
      </w:r>
      <w:r w:rsidR="005A1A5B">
        <w:rPr>
          <w:rFonts w:hint="cs"/>
          <w:rtl/>
        </w:rPr>
        <w:t>בעונה זו של השנה</w:t>
      </w:r>
      <w:r w:rsidR="00D77649">
        <w:rPr>
          <w:rFonts w:hint="cs"/>
          <w:rtl/>
        </w:rPr>
        <w:t>.</w:t>
      </w:r>
      <w:r w:rsidR="005A1A5B">
        <w:rPr>
          <w:rFonts w:hint="cs"/>
          <w:rtl/>
        </w:rPr>
        <w:t xml:space="preserve"> </w:t>
      </w:r>
      <w:r w:rsidR="00D77649">
        <w:rPr>
          <w:rFonts w:hint="cs"/>
          <w:rtl/>
        </w:rPr>
        <w:t xml:space="preserve">הם </w:t>
      </w:r>
      <w:r w:rsidR="007A0B40">
        <w:rPr>
          <w:rFonts w:hint="cs"/>
          <w:rtl/>
        </w:rPr>
        <w:t xml:space="preserve">עלו על </w:t>
      </w:r>
      <w:r w:rsidR="005A1A5B">
        <w:rPr>
          <w:rFonts w:hint="cs"/>
          <w:rtl/>
        </w:rPr>
        <w:t xml:space="preserve">רכבת שהאיצה </w:t>
      </w:r>
      <w:r w:rsidR="00D77649">
        <w:rPr>
          <w:rFonts w:hint="cs"/>
          <w:rtl/>
        </w:rPr>
        <w:t>[</w:t>
      </w:r>
      <w:r w:rsidR="005A1A5B">
        <w:rPr>
          <w:rFonts w:hint="cs"/>
          <w:rtl/>
        </w:rPr>
        <w:t>בנהר מתעקל</w:t>
      </w:r>
      <w:r w:rsidR="00D77649">
        <w:rPr>
          <w:rFonts w:hint="cs"/>
          <w:rtl/>
        </w:rPr>
        <w:t>]</w:t>
      </w:r>
      <w:r w:rsidR="005A1A5B">
        <w:rPr>
          <w:rFonts w:hint="cs"/>
          <w:rtl/>
        </w:rPr>
        <w:t xml:space="preserve"> בין הריסותיו של מקדש יווני, ו</w:t>
      </w:r>
      <w:r w:rsidR="00D77649">
        <w:rPr>
          <w:rFonts w:hint="cs"/>
          <w:rtl/>
        </w:rPr>
        <w:t>נסעו ב</w:t>
      </w:r>
      <w:r w:rsidR="005E3517">
        <w:rPr>
          <w:rFonts w:hint="cs"/>
          <w:rtl/>
        </w:rPr>
        <w:t xml:space="preserve">עוד </w:t>
      </w:r>
      <w:r w:rsidR="005A1A5B">
        <w:rPr>
          <w:rFonts w:hint="cs"/>
          <w:rtl/>
        </w:rPr>
        <w:t xml:space="preserve">רכבת ששעטה בכדור סגור </w:t>
      </w:r>
      <w:r w:rsidR="005D1352">
        <w:rPr>
          <w:rFonts w:hint="cs"/>
          <w:rtl/>
        </w:rPr>
        <w:t>באפלה</w:t>
      </w:r>
      <w:r w:rsidR="005A1A5B">
        <w:rPr>
          <w:rFonts w:hint="cs"/>
          <w:rtl/>
        </w:rPr>
        <w:t xml:space="preserve"> זרועת [</w:t>
      </w:r>
      <w:r w:rsidR="005A1A5B">
        <w:t>interspersed</w:t>
      </w:r>
      <w:r w:rsidR="005A1A5B">
        <w:rPr>
          <w:rFonts w:hint="cs"/>
          <w:rtl/>
        </w:rPr>
        <w:t>] הבזקי אור, ו</w:t>
      </w:r>
      <w:r w:rsidR="005C0FA4">
        <w:rPr>
          <w:rFonts w:hint="cs"/>
          <w:rtl/>
        </w:rPr>
        <w:t>ב</w:t>
      </w:r>
      <w:r w:rsidR="005E3517">
        <w:rPr>
          <w:rFonts w:hint="cs"/>
          <w:rtl/>
        </w:rPr>
        <w:t>אחת נוספת</w:t>
      </w:r>
      <w:r w:rsidR="005A1A5B">
        <w:rPr>
          <w:rFonts w:hint="cs"/>
          <w:rtl/>
        </w:rPr>
        <w:t xml:space="preserve"> שטיפסה בחשכה </w:t>
      </w:r>
      <w:r w:rsidR="005D1352">
        <w:rPr>
          <w:rFonts w:hint="cs"/>
          <w:rtl/>
        </w:rPr>
        <w:t xml:space="preserve">מוחלטת </w:t>
      </w:r>
      <w:r w:rsidR="005A1A5B">
        <w:rPr>
          <w:rFonts w:hint="cs"/>
          <w:rtl/>
        </w:rPr>
        <w:t>וכשהגיחה החוצה הסתחררה במהירות, וכשהגשם ה</w:t>
      </w:r>
      <w:r w:rsidR="005E3517">
        <w:rPr>
          <w:rFonts w:hint="cs"/>
          <w:rtl/>
        </w:rPr>
        <w:t>תגבר</w:t>
      </w:r>
      <w:r w:rsidR="005A1A5B">
        <w:rPr>
          <w:rFonts w:hint="cs"/>
          <w:rtl/>
        </w:rPr>
        <w:t xml:space="preserve"> </w:t>
      </w:r>
      <w:r w:rsidR="005E3517">
        <w:rPr>
          <w:rFonts w:hint="cs"/>
          <w:rtl/>
        </w:rPr>
        <w:t xml:space="preserve">חזרו </w:t>
      </w:r>
      <w:r w:rsidR="005A1A5B">
        <w:rPr>
          <w:rFonts w:hint="cs"/>
          <w:rtl/>
        </w:rPr>
        <w:t xml:space="preserve">שני האחים להוריהם ששלפו מאחורי גבם כובעים מצחיקים שקנו להם בדוכני הפארק. </w:t>
      </w:r>
    </w:p>
    <w:p w14:paraId="7F640B87" w14:textId="0CD841EA" w:rsidR="00872A41" w:rsidRDefault="00682D46" w:rsidP="000940AE">
      <w:pPr>
        <w:rPr>
          <w:rtl/>
        </w:rPr>
      </w:pPr>
      <w:r>
        <w:rPr>
          <w:rFonts w:hint="cs"/>
          <w:rtl/>
        </w:rPr>
        <w:t xml:space="preserve">גם לאלכס היה </w:t>
      </w:r>
      <w:r w:rsidR="00634D9C">
        <w:rPr>
          <w:rFonts w:hint="cs"/>
          <w:rtl/>
        </w:rPr>
        <w:t>די</w:t>
      </w:r>
      <w:r>
        <w:rPr>
          <w:rFonts w:hint="cs"/>
          <w:rtl/>
        </w:rPr>
        <w:t xml:space="preserve"> כסף לקנות אפילו חמישה כובעים עוד יותר מצחיקים, אבל</w:t>
      </w:r>
      <w:r w:rsidR="00A543D1">
        <w:rPr>
          <w:rFonts w:hint="cs"/>
          <w:rtl/>
        </w:rPr>
        <w:t xml:space="preserve"> אחר</w:t>
      </w:r>
      <w:r w:rsidR="00B836FC">
        <w:rPr>
          <w:rFonts w:hint="cs"/>
          <w:rtl/>
        </w:rPr>
        <w:t>י</w:t>
      </w:r>
      <w:r>
        <w:rPr>
          <w:rFonts w:hint="cs"/>
          <w:rtl/>
        </w:rPr>
        <w:t xml:space="preserve"> </w:t>
      </w:r>
      <w:r w:rsidR="00A543D1">
        <w:rPr>
          <w:rFonts w:hint="cs"/>
          <w:rtl/>
        </w:rPr>
        <w:t>ש</w:t>
      </w:r>
      <w:r w:rsidR="00C338A2">
        <w:rPr>
          <w:rFonts w:hint="cs"/>
          <w:rtl/>
        </w:rPr>
        <w:t xml:space="preserve">האחים נעלמו עם הוריהם </w:t>
      </w:r>
      <w:r>
        <w:rPr>
          <w:rFonts w:hint="cs"/>
          <w:rtl/>
        </w:rPr>
        <w:t xml:space="preserve">הוא לא קנה </w:t>
      </w:r>
      <w:r w:rsidR="00072906">
        <w:rPr>
          <w:rFonts w:hint="cs"/>
          <w:rtl/>
        </w:rPr>
        <w:t xml:space="preserve">שום </w:t>
      </w:r>
      <w:r w:rsidR="00C338A2">
        <w:rPr>
          <w:rFonts w:hint="cs"/>
          <w:rtl/>
        </w:rPr>
        <w:t>דבר</w:t>
      </w:r>
      <w:r w:rsidR="00072906">
        <w:rPr>
          <w:rFonts w:hint="cs"/>
          <w:rtl/>
        </w:rPr>
        <w:t xml:space="preserve"> מצחיק</w:t>
      </w:r>
      <w:r w:rsidR="00D94D07">
        <w:rPr>
          <w:rFonts w:hint="cs"/>
          <w:rtl/>
        </w:rPr>
        <w:t xml:space="preserve">, </w:t>
      </w:r>
      <w:r w:rsidR="006F11B2">
        <w:rPr>
          <w:rFonts w:hint="cs"/>
          <w:rtl/>
        </w:rPr>
        <w:t xml:space="preserve">רק המשיך </w:t>
      </w:r>
      <w:r w:rsidR="000940AE">
        <w:rPr>
          <w:rFonts w:hint="cs"/>
          <w:rtl/>
        </w:rPr>
        <w:t>לעלות על ה</w:t>
      </w:r>
      <w:r w:rsidR="006F11B2">
        <w:rPr>
          <w:rFonts w:hint="cs"/>
          <w:rtl/>
        </w:rPr>
        <w:t>מתקנים ש</w:t>
      </w:r>
      <w:r w:rsidR="000940AE">
        <w:rPr>
          <w:rFonts w:hint="cs"/>
          <w:rtl/>
        </w:rPr>
        <w:t>כבר</w:t>
      </w:r>
      <w:r w:rsidR="006F11B2">
        <w:rPr>
          <w:rFonts w:hint="cs"/>
          <w:rtl/>
        </w:rPr>
        <w:t xml:space="preserve"> לא הפחידו אותו כלל. </w:t>
      </w:r>
      <w:r w:rsidR="00D94D07">
        <w:rPr>
          <w:rFonts w:hint="cs"/>
          <w:rtl/>
        </w:rPr>
        <w:t xml:space="preserve">בגשם </w:t>
      </w:r>
      <w:r w:rsidR="00634D9C">
        <w:rPr>
          <w:rFonts w:hint="cs"/>
          <w:rtl/>
        </w:rPr>
        <w:t>ה</w:t>
      </w:r>
      <w:r w:rsidR="006F11B2">
        <w:rPr>
          <w:rFonts w:hint="cs"/>
          <w:rtl/>
        </w:rPr>
        <w:t xml:space="preserve">כבד של </w:t>
      </w:r>
      <w:r w:rsidR="00072906">
        <w:rPr>
          <w:rFonts w:hint="cs"/>
          <w:rtl/>
        </w:rPr>
        <w:t xml:space="preserve">אותו </w:t>
      </w:r>
      <w:r w:rsidR="00635FC3">
        <w:rPr>
          <w:rFonts w:hint="cs"/>
          <w:rtl/>
        </w:rPr>
        <w:t>אחר צהריים</w:t>
      </w:r>
      <w:r w:rsidR="006F11B2">
        <w:rPr>
          <w:rFonts w:hint="cs"/>
          <w:rtl/>
        </w:rPr>
        <w:t xml:space="preserve"> </w:t>
      </w:r>
      <w:r w:rsidR="00D94D07">
        <w:rPr>
          <w:rFonts w:hint="cs"/>
          <w:rtl/>
        </w:rPr>
        <w:t>נרטב</w:t>
      </w:r>
      <w:r w:rsidR="006F11B2">
        <w:rPr>
          <w:rFonts w:hint="cs"/>
          <w:rtl/>
        </w:rPr>
        <w:t>ו</w:t>
      </w:r>
      <w:r w:rsidR="00D94D07">
        <w:rPr>
          <w:rFonts w:hint="cs"/>
          <w:rtl/>
        </w:rPr>
        <w:t xml:space="preserve"> </w:t>
      </w:r>
      <w:r w:rsidR="00072906">
        <w:rPr>
          <w:rFonts w:hint="cs"/>
          <w:rtl/>
        </w:rPr>
        <w:t xml:space="preserve">ראשו, </w:t>
      </w:r>
      <w:r w:rsidR="00FE1421">
        <w:rPr>
          <w:rFonts w:hint="cs"/>
          <w:rtl/>
        </w:rPr>
        <w:t xml:space="preserve">פנים </w:t>
      </w:r>
      <w:r w:rsidR="00D94D07">
        <w:rPr>
          <w:rFonts w:hint="cs"/>
          <w:rtl/>
        </w:rPr>
        <w:t>הברדס של מעילו, וגם בטנת המעיל נספג</w:t>
      </w:r>
      <w:r w:rsidR="00BE6B98">
        <w:rPr>
          <w:rFonts w:hint="cs"/>
          <w:rtl/>
        </w:rPr>
        <w:t>ה</w:t>
      </w:r>
      <w:r w:rsidR="00D94D07">
        <w:rPr>
          <w:rFonts w:hint="cs"/>
          <w:rtl/>
        </w:rPr>
        <w:t xml:space="preserve"> מים, ו</w:t>
      </w:r>
      <w:r w:rsidR="00634D9C">
        <w:rPr>
          <w:rFonts w:hint="cs"/>
          <w:rtl/>
        </w:rPr>
        <w:t xml:space="preserve">הנה </w:t>
      </w:r>
      <w:r w:rsidR="006F11B2">
        <w:rPr>
          <w:rFonts w:hint="cs"/>
          <w:rtl/>
        </w:rPr>
        <w:t>כעת</w:t>
      </w:r>
      <w:r w:rsidR="00634D9C">
        <w:rPr>
          <w:rFonts w:hint="cs"/>
          <w:rtl/>
        </w:rPr>
        <w:t>,</w:t>
      </w:r>
      <w:r w:rsidR="006F11B2">
        <w:rPr>
          <w:rFonts w:hint="cs"/>
          <w:rtl/>
        </w:rPr>
        <w:t xml:space="preserve"> אפילו </w:t>
      </w:r>
      <w:r w:rsidR="004C2AEF">
        <w:rPr>
          <w:rFonts w:hint="cs"/>
          <w:rtl/>
        </w:rPr>
        <w:t>אח</w:t>
      </w:r>
      <w:r w:rsidR="00D77649">
        <w:rPr>
          <w:rFonts w:hint="cs"/>
          <w:rtl/>
        </w:rPr>
        <w:t>ד</w:t>
      </w:r>
      <w:r w:rsidR="004C2AEF">
        <w:rPr>
          <w:rFonts w:hint="cs"/>
          <w:rtl/>
        </w:rPr>
        <w:t xml:space="preserve"> מ</w:t>
      </w:r>
      <w:r w:rsidR="006F11B2">
        <w:rPr>
          <w:rFonts w:hint="cs"/>
          <w:rtl/>
        </w:rPr>
        <w:t>גרביו</w:t>
      </w:r>
      <w:r w:rsidR="00634D9C">
        <w:rPr>
          <w:rFonts w:hint="cs"/>
          <w:rtl/>
        </w:rPr>
        <w:t xml:space="preserve"> נרטב</w:t>
      </w:r>
      <w:r>
        <w:rPr>
          <w:rFonts w:hint="cs"/>
          <w:rtl/>
        </w:rPr>
        <w:t xml:space="preserve">. </w:t>
      </w:r>
    </w:p>
    <w:p w14:paraId="45FD0407" w14:textId="77777777" w:rsidR="00872A41" w:rsidRDefault="00AB2265" w:rsidP="00872A41">
      <w:pPr>
        <w:rPr>
          <w:rtl/>
        </w:rPr>
      </w:pPr>
      <w:r>
        <w:rPr>
          <w:rFonts w:hint="cs"/>
          <w:rtl/>
        </w:rPr>
        <w:t>[</w:t>
      </w:r>
    </w:p>
    <w:p w14:paraId="5A18B802" w14:textId="2450254F" w:rsidR="00872A41" w:rsidRDefault="00872A41" w:rsidP="00872A41">
      <w:pPr>
        <w:rPr>
          <w:rtl/>
        </w:rPr>
      </w:pPr>
      <w:r>
        <w:t>Silver Bullet</w:t>
      </w:r>
      <w:r>
        <w:rPr>
          <w:rFonts w:hint="cs"/>
          <w:rtl/>
        </w:rPr>
        <w:t xml:space="preserve"> אגב ה</w:t>
      </w:r>
      <w:r>
        <w:t>Silver Bullet</w:t>
      </w:r>
      <w:r>
        <w:rPr>
          <w:rFonts w:hint="cs"/>
          <w:rtl/>
        </w:rPr>
        <w:t xml:space="preserve"> נפתח רק ב-2002 אז זה לגמרי לא מתאים ל-</w:t>
      </w:r>
      <w:r>
        <w:t>timeline</w:t>
      </w:r>
      <w:r>
        <w:rPr>
          <w:rFonts w:hint="cs"/>
          <w:rtl/>
        </w:rPr>
        <w:t xml:space="preserve"> וגם לעולם לא יתאים בייחוד כשאמרתי אח"כ ב-</w:t>
      </w:r>
      <w:r>
        <w:t>Intimacy</w:t>
      </w:r>
      <w:r>
        <w:rPr>
          <w:rFonts w:hint="cs"/>
          <w:rtl/>
        </w:rPr>
        <w:t xml:space="preserve"> שכשהוא היה בברלין היו שם שברים מהשלטון הסובייטי, וחומת ברלין כידוע נפלה ב-1989?? או משהו כזה. אלא אם כן </w:t>
      </w:r>
      <w:r w:rsidR="00F06A3F">
        <w:rPr>
          <w:rFonts w:hint="cs"/>
          <w:rtl/>
        </w:rPr>
        <w:t>עכשיו</w:t>
      </w:r>
      <w:r>
        <w:rPr>
          <w:rFonts w:hint="cs"/>
          <w:rtl/>
        </w:rPr>
        <w:t xml:space="preserve"> הוא בן 14 ולכן היה בברלין בגיל 6 ב-1994 כשעוד היו שברים מברלין המזרחית???</w:t>
      </w:r>
    </w:p>
    <w:p w14:paraId="1A7C7E0E" w14:textId="015813A0" w:rsidR="00872A41" w:rsidRDefault="00872A41" w:rsidP="00872A41">
      <w:pPr>
        <w:rPr>
          <w:rtl/>
        </w:rPr>
      </w:pPr>
      <w:r>
        <w:rPr>
          <w:rFonts w:hint="cs"/>
          <w:rtl/>
        </w:rPr>
        <w:lastRenderedPageBreak/>
        <w:t>שניהם צעירים ממנו, לאחר הסיבוב הראשון אלכס והאח הגדול מבין השניים החליטו לחזור על המתקן אבל במושב הקדמי הנחשק ברכבת, שהכניסה אליו היה דרך תור נפרד.</w:t>
      </w:r>
    </w:p>
    <w:p w14:paraId="34FCA871" w14:textId="69E323E1" w:rsidR="00872A41" w:rsidRDefault="00872A41" w:rsidP="00872A41">
      <w:pPr>
        <w:rPr>
          <w:rtl/>
        </w:rPr>
      </w:pPr>
      <w:r>
        <w:rPr>
          <w:rFonts w:hint="cs"/>
          <w:rtl/>
        </w:rPr>
        <w:t>האח הגדול מביניהם היה צעיר ממנו בשנתיים (ובכל זאת מעט גבוה ממנו) ורק החל ללמוד אנגלית בביה"ס, הוא ואחיו התרשמו מרמת הצרפתית של אלכס ש</w:t>
      </w:r>
      <w:r w:rsidR="001C5A04">
        <w:rPr>
          <w:rFonts w:hint="cs"/>
          <w:rtl/>
        </w:rPr>
        <w:t>הייתה</w:t>
      </w:r>
      <w:r>
        <w:rPr>
          <w:rFonts w:hint="cs"/>
          <w:rtl/>
        </w:rPr>
        <w:t xml:space="preserve"> גבוהה בהרבה מרמת האנגלית שלהם, כי היו לו כמעט ארבע שנים של לימוד שפה זרה בביה"ס והם לא ידעו זאת כי חשבו שהוא בגילם, והם התרשמו באופן שגוי לגמרי כלומר, ההתרשמות מבוססת על מידע שגוי ממערכת החינוך הבריטית. </w:t>
      </w:r>
    </w:p>
    <w:p w14:paraId="5BD6CA38" w14:textId="77777777" w:rsidR="00872A41" w:rsidRDefault="00872A41" w:rsidP="00872A41">
      <w:pPr>
        <w:rPr>
          <w:rtl/>
        </w:rPr>
      </w:pPr>
      <w:r>
        <w:rPr>
          <w:rFonts w:hint="cs"/>
          <w:rtl/>
        </w:rPr>
        <w:t>אחרי עוד כמה סיבובים ברכבת הזאת, ובאחרת שהאיצה בנהר מתעקל בין הריסותיו של מקדש יווני בעוד הגשם התחזק כך שהם נרטבו מכל הכיוונים, וברכבת ששעטה בכדור סגור בחשיכה מוחלטת זרועת [</w:t>
      </w:r>
      <w:r>
        <w:t>interspersed</w:t>
      </w:r>
      <w:r>
        <w:rPr>
          <w:rFonts w:hint="cs"/>
          <w:rtl/>
        </w:rPr>
        <w:t>] הבזקי אור, וברכבת שטיפסה בחשיכה ומייד כשהגיחה החוצה הסתחררה במהירות, לאחר כל אלה שני האחים חזרו להוריהם ששלפו מאחורי גבם כובעים מצחיקים שקנו להם בדוכני הפארק.</w:t>
      </w:r>
    </w:p>
    <w:p w14:paraId="528F13B4" w14:textId="2FC63A0E" w:rsidR="001303A8" w:rsidRDefault="005C3E16" w:rsidP="006F11B2">
      <w:pPr>
        <w:rPr>
          <w:rtl/>
        </w:rPr>
      </w:pPr>
      <w:r>
        <w:rPr>
          <w:rFonts w:hint="cs"/>
          <w:rtl/>
        </w:rPr>
        <w:t>ו</w:t>
      </w:r>
      <w:r w:rsidR="00591F91">
        <w:rPr>
          <w:rFonts w:hint="cs"/>
          <w:rtl/>
        </w:rPr>
        <w:t xml:space="preserve">בערב </w:t>
      </w:r>
      <w:r w:rsidR="00F2509B">
        <w:rPr>
          <w:rFonts w:hint="cs"/>
          <w:rtl/>
        </w:rPr>
        <w:t>בעודו מתבוסס</w:t>
      </w:r>
      <w:r>
        <w:rPr>
          <w:rFonts w:hint="cs"/>
          <w:rtl/>
        </w:rPr>
        <w:t xml:space="preserve"> </w:t>
      </w:r>
      <w:r w:rsidR="00F2509B">
        <w:rPr>
          <w:rFonts w:hint="cs"/>
          <w:rtl/>
        </w:rPr>
        <w:t>[</w:t>
      </w:r>
      <w:r w:rsidR="00F2509B">
        <w:t>squelches</w:t>
      </w:r>
      <w:r w:rsidR="00F2509B">
        <w:rPr>
          <w:rFonts w:hint="cs"/>
          <w:rtl/>
        </w:rPr>
        <w:t xml:space="preserve">] בנעלו הרטבובית </w:t>
      </w:r>
      <w:r>
        <w:rPr>
          <w:rFonts w:hint="cs"/>
          <w:rtl/>
        </w:rPr>
        <w:t xml:space="preserve">בין </w:t>
      </w:r>
      <w:r w:rsidR="000A4D64">
        <w:rPr>
          <w:rFonts w:hint="cs"/>
          <w:rtl/>
        </w:rPr>
        <w:t>תיירים בבגדים רכים</w:t>
      </w:r>
      <w:r w:rsidR="00693FD4">
        <w:rPr>
          <w:rFonts w:hint="cs"/>
          <w:rtl/>
        </w:rPr>
        <w:t xml:space="preserve"> ונעלי-</w:t>
      </w:r>
      <w:r w:rsidR="000A4D64">
        <w:rPr>
          <w:rFonts w:hint="cs"/>
          <w:rtl/>
        </w:rPr>
        <w:t>נוחות</w:t>
      </w:r>
      <w:r>
        <w:rPr>
          <w:rFonts w:hint="cs"/>
          <w:rtl/>
        </w:rPr>
        <w:t xml:space="preserve"> ופאוץ' מנופח</w:t>
      </w:r>
      <w:r w:rsidR="00693FD4">
        <w:rPr>
          <w:rFonts w:hint="cs"/>
          <w:rtl/>
        </w:rPr>
        <w:t>,</w:t>
      </w:r>
      <w:r>
        <w:rPr>
          <w:rFonts w:hint="cs"/>
          <w:rtl/>
        </w:rPr>
        <w:t xml:space="preserve"> שהצטלמו </w:t>
      </w:r>
      <w:r w:rsidR="000A4D64">
        <w:rPr>
          <w:rFonts w:hint="cs"/>
          <w:rtl/>
        </w:rPr>
        <w:t>מול</w:t>
      </w:r>
      <w:r>
        <w:rPr>
          <w:rFonts w:hint="cs"/>
          <w:rtl/>
        </w:rPr>
        <w:t xml:space="preserve"> אדניות </w:t>
      </w:r>
      <w:r w:rsidR="000A4D64">
        <w:rPr>
          <w:rFonts w:hint="cs"/>
          <w:rtl/>
        </w:rPr>
        <w:t>פ</w:t>
      </w:r>
      <w:r>
        <w:rPr>
          <w:rFonts w:hint="cs"/>
          <w:rtl/>
        </w:rPr>
        <w:t xml:space="preserve">רחי גרניום אדומים ולבנים </w:t>
      </w:r>
      <w:r w:rsidR="00693FD4">
        <w:rPr>
          <w:rFonts w:hint="cs"/>
          <w:rtl/>
        </w:rPr>
        <w:t>ש</w:t>
      </w:r>
      <w:r>
        <w:rPr>
          <w:rFonts w:hint="cs"/>
          <w:rtl/>
        </w:rPr>
        <w:t>נשפכ</w:t>
      </w:r>
      <w:r w:rsidR="00693FD4">
        <w:rPr>
          <w:rFonts w:hint="cs"/>
          <w:rtl/>
        </w:rPr>
        <w:t>ו</w:t>
      </w:r>
      <w:r>
        <w:rPr>
          <w:rFonts w:hint="cs"/>
          <w:rtl/>
        </w:rPr>
        <w:t xml:space="preserve"> ב</w:t>
      </w:r>
      <w:r w:rsidR="00693FD4">
        <w:rPr>
          <w:rFonts w:hint="cs"/>
          <w:rtl/>
        </w:rPr>
        <w:t>אדני ה</w:t>
      </w:r>
      <w:r>
        <w:rPr>
          <w:rFonts w:hint="cs"/>
          <w:rtl/>
        </w:rPr>
        <w:t xml:space="preserve">חלונות, </w:t>
      </w:r>
      <w:r w:rsidR="001303A8">
        <w:rPr>
          <w:rFonts w:hint="cs"/>
          <w:rtl/>
        </w:rPr>
        <w:t xml:space="preserve">הוא חשב על חמשת הכובעים המצחיקים </w:t>
      </w:r>
      <w:r w:rsidR="00693FD4">
        <w:rPr>
          <w:rFonts w:hint="cs"/>
          <w:rtl/>
        </w:rPr>
        <w:t xml:space="preserve">שהיה קונה </w:t>
      </w:r>
      <w:r w:rsidR="001303A8">
        <w:rPr>
          <w:rFonts w:hint="cs"/>
          <w:rtl/>
        </w:rPr>
        <w:t>ואיך היה משליך אותם לפחים הדקורטיביים הפזורים בדרכו, כובע עם צמה אחר כובע עם קרני ויקינגים אחר כובע.</w:t>
      </w:r>
    </w:p>
    <w:p w14:paraId="55F3B97B" w14:textId="2E3BB935" w:rsidR="000B0EAE" w:rsidRDefault="00682D46" w:rsidP="00F2509B">
      <w:pPr>
        <w:rPr>
          <w:rtl/>
        </w:rPr>
      </w:pPr>
      <w:r>
        <w:rPr>
          <w:rFonts w:hint="cs"/>
          <w:rtl/>
        </w:rPr>
        <w:t>הוא ה</w:t>
      </w:r>
      <w:r w:rsidR="00591F91">
        <w:rPr>
          <w:rFonts w:hint="cs"/>
          <w:rtl/>
        </w:rPr>
        <w:t>צטער</w:t>
      </w:r>
      <w:r>
        <w:rPr>
          <w:rFonts w:hint="cs"/>
          <w:rtl/>
        </w:rPr>
        <w:t xml:space="preserve"> </w:t>
      </w:r>
      <w:r w:rsidR="00F534F0">
        <w:rPr>
          <w:rFonts w:hint="cs"/>
          <w:rtl/>
        </w:rPr>
        <w:t xml:space="preserve">[שביזה את עצמו, בגד בעצמו] </w:t>
      </w:r>
      <w:r>
        <w:rPr>
          <w:rFonts w:hint="cs"/>
          <w:rtl/>
        </w:rPr>
        <w:t xml:space="preserve">על כי </w:t>
      </w:r>
      <w:r w:rsidR="00C338A2">
        <w:rPr>
          <w:rFonts w:hint="cs"/>
          <w:rtl/>
        </w:rPr>
        <w:t>בגד בעצמו כש</w:t>
      </w:r>
      <w:r w:rsidR="00A543D1">
        <w:rPr>
          <w:rFonts w:hint="cs"/>
          <w:rtl/>
        </w:rPr>
        <w:t>הניח</w:t>
      </w:r>
      <w:r w:rsidR="00C338A2">
        <w:rPr>
          <w:rFonts w:hint="cs"/>
          <w:rtl/>
        </w:rPr>
        <w:t xml:space="preserve"> להם להבין</w:t>
      </w:r>
      <w:r>
        <w:rPr>
          <w:rFonts w:hint="cs"/>
          <w:rtl/>
        </w:rPr>
        <w:t xml:space="preserve"> שהוא בגיל שלהם, בשביל </w:t>
      </w:r>
      <w:r w:rsidR="00F534F0">
        <w:rPr>
          <w:rFonts w:hint="cs"/>
          <w:rtl/>
        </w:rPr>
        <w:t>שלא ירחמו על</w:t>
      </w:r>
      <w:r w:rsidR="002D4D33">
        <w:rPr>
          <w:rFonts w:hint="cs"/>
          <w:rtl/>
        </w:rPr>
        <w:t>יו ועל קומתו הנמוכה</w:t>
      </w:r>
      <w:r w:rsidR="00F534F0">
        <w:rPr>
          <w:rFonts w:hint="cs"/>
          <w:rtl/>
        </w:rPr>
        <w:t xml:space="preserve"> ולא </w:t>
      </w:r>
      <w:r w:rsidR="00C338A2">
        <w:rPr>
          <w:rFonts w:hint="cs"/>
          <w:rtl/>
        </w:rPr>
        <w:t>[</w:t>
      </w:r>
      <w:r w:rsidR="00F534F0">
        <w:rPr>
          <w:rFonts w:hint="cs"/>
          <w:rtl/>
        </w:rPr>
        <w:t>י</w:t>
      </w:r>
      <w:r>
        <w:rPr>
          <w:rFonts w:hint="cs"/>
          <w:rtl/>
        </w:rPr>
        <w:t xml:space="preserve">ראו </w:t>
      </w:r>
      <w:r w:rsidR="00F534F0">
        <w:rPr>
          <w:rFonts w:hint="cs"/>
          <w:rtl/>
        </w:rPr>
        <w:t>/ יכבדו / יפחדו</w:t>
      </w:r>
      <w:r w:rsidR="002D4D33">
        <w:rPr>
          <w:rFonts w:hint="cs"/>
          <w:rtl/>
        </w:rPr>
        <w:t>] יסתייגו ממנו בגלל שהוא מבוגר</w:t>
      </w:r>
      <w:r>
        <w:rPr>
          <w:rFonts w:hint="cs"/>
          <w:rtl/>
        </w:rPr>
        <w:t xml:space="preserve"> מהם. </w:t>
      </w:r>
    </w:p>
    <w:p w14:paraId="021F7C67" w14:textId="11BD8248" w:rsidR="00503335" w:rsidRDefault="00503335" w:rsidP="00250000">
      <w:pPr>
        <w:rPr>
          <w:rtl/>
        </w:rPr>
      </w:pPr>
      <w:r>
        <w:rPr>
          <w:rFonts w:hint="cs"/>
          <w:rtl/>
        </w:rPr>
        <w:t xml:space="preserve">הערה עצומה: </w:t>
      </w:r>
      <w:r>
        <w:t>Silver Bullet</w:t>
      </w:r>
      <w:r w:rsidR="00872A41">
        <w:rPr>
          <w:rFonts w:hint="cs"/>
          <w:rtl/>
        </w:rPr>
        <w:t xml:space="preserve"> נפתח רק ב-2002.</w:t>
      </w:r>
    </w:p>
    <w:p w14:paraId="0CF4314B" w14:textId="0AEB7B08" w:rsidR="00CB6D47" w:rsidRDefault="00503335" w:rsidP="00872A41">
      <w:pPr>
        <w:rPr>
          <w:rtl/>
        </w:rPr>
      </w:pPr>
      <w:r>
        <w:rPr>
          <w:rFonts w:hint="cs"/>
          <w:rtl/>
        </w:rPr>
        <w:t>בנוסף,</w:t>
      </w:r>
      <w:r w:rsidR="00872A41">
        <w:rPr>
          <w:rFonts w:hint="cs"/>
          <w:rtl/>
        </w:rPr>
        <w:t xml:space="preserve"> במשך היום הוא הוטח במהירות של [</w:t>
      </w:r>
      <w:r>
        <w:rPr>
          <w:rFonts w:hint="cs"/>
          <w:rtl/>
        </w:rPr>
        <w:t xml:space="preserve">מהירות מכסימלית של </w:t>
      </w:r>
      <w:r>
        <w:t>Silver Bullet</w:t>
      </w:r>
      <w:r>
        <w:rPr>
          <w:rFonts w:hint="cs"/>
          <w:rtl/>
        </w:rPr>
        <w:t xml:space="preserve"> = 130 קמ"ש] 130קמ"ש כ"כ</w:t>
      </w:r>
      <w:r w:rsidR="00872A41">
        <w:rPr>
          <w:rFonts w:hint="cs"/>
          <w:rtl/>
        </w:rPr>
        <w:t xml:space="preserve"> הרבה פעמים</w:t>
      </w:r>
    </w:p>
    <w:p w14:paraId="0F13D4BB" w14:textId="351DEC6C" w:rsidR="001F19F8" w:rsidRDefault="00682D46" w:rsidP="00AB2265">
      <w:pPr>
        <w:rPr>
          <w:rtl/>
        </w:rPr>
      </w:pPr>
      <w:r>
        <w:rPr>
          <w:rFonts w:hint="cs"/>
          <w:rtl/>
        </w:rPr>
        <w:t xml:space="preserve">הוא </w:t>
      </w:r>
      <w:r w:rsidR="001F19F8">
        <w:rPr>
          <w:rFonts w:hint="cs"/>
          <w:rtl/>
        </w:rPr>
        <w:t>קיווה</w:t>
      </w:r>
      <w:r>
        <w:rPr>
          <w:rFonts w:hint="cs"/>
          <w:rtl/>
        </w:rPr>
        <w:t xml:space="preserve"> שחום </w:t>
      </w:r>
      <w:r w:rsidR="001F19F8">
        <w:rPr>
          <w:rFonts w:hint="cs"/>
          <w:rtl/>
        </w:rPr>
        <w:t>גופו</w:t>
      </w:r>
      <w:r>
        <w:rPr>
          <w:rFonts w:hint="cs"/>
          <w:rtl/>
        </w:rPr>
        <w:t xml:space="preserve"> </w:t>
      </w:r>
      <w:r w:rsidR="001F19F8">
        <w:rPr>
          <w:rFonts w:hint="cs"/>
          <w:rtl/>
        </w:rPr>
        <w:t>ייבש את</w:t>
      </w:r>
      <w:r w:rsidR="001303A8">
        <w:rPr>
          <w:rFonts w:hint="cs"/>
          <w:rtl/>
        </w:rPr>
        <w:t xml:space="preserve"> </w:t>
      </w:r>
      <w:r w:rsidR="001F19F8">
        <w:rPr>
          <w:rFonts w:hint="cs"/>
          <w:rtl/>
        </w:rPr>
        <w:t>ה</w:t>
      </w:r>
      <w:r w:rsidR="001303A8">
        <w:rPr>
          <w:rFonts w:hint="cs"/>
          <w:rtl/>
        </w:rPr>
        <w:t>גרב</w:t>
      </w:r>
      <w:r>
        <w:rPr>
          <w:rFonts w:hint="cs"/>
          <w:rtl/>
        </w:rPr>
        <w:t xml:space="preserve"> אבל </w:t>
      </w:r>
      <w:r w:rsidR="001F19F8">
        <w:rPr>
          <w:rFonts w:hint="cs"/>
          <w:rtl/>
        </w:rPr>
        <w:t>במקום זאת היא רק נספגה בעוד ועוד מי קרח שחילחלו דרך ביטנת הנעל</w:t>
      </w:r>
      <w:r w:rsidR="001303A8">
        <w:rPr>
          <w:rFonts w:hint="cs"/>
          <w:rtl/>
        </w:rPr>
        <w:t xml:space="preserve"> ו</w:t>
      </w:r>
      <w:r w:rsidR="000E4B62">
        <w:rPr>
          <w:rFonts w:hint="cs"/>
          <w:rtl/>
        </w:rPr>
        <w:t xml:space="preserve"> </w:t>
      </w:r>
      <w:r w:rsidR="00AB2265">
        <w:rPr>
          <w:rFonts w:hint="cs"/>
          <w:rtl/>
        </w:rPr>
        <w:t>אלכס</w:t>
      </w:r>
      <w:r w:rsidR="001303A8">
        <w:rPr>
          <w:rFonts w:hint="cs"/>
          <w:rtl/>
        </w:rPr>
        <w:t xml:space="preserve"> העריך שמצבו ישתפר לו </w:t>
      </w:r>
      <w:r>
        <w:rPr>
          <w:rFonts w:hint="cs"/>
          <w:rtl/>
        </w:rPr>
        <w:t xml:space="preserve">ישב על איזה ספסל ולפחות יסחוט את הגרב, אבל עד שחשב מחשבה מועילה </w:t>
      </w:r>
      <w:r w:rsidR="00DA16F1">
        <w:rPr>
          <w:rFonts w:hint="cs"/>
          <w:rtl/>
        </w:rPr>
        <w:t xml:space="preserve">/ </w:t>
      </w:r>
      <w:r w:rsidR="001F19F8">
        <w:rPr>
          <w:rFonts w:hint="cs"/>
          <w:rtl/>
        </w:rPr>
        <w:t>ש</w:t>
      </w:r>
      <w:r w:rsidR="00DA16F1">
        <w:rPr>
          <w:rFonts w:hint="cs"/>
          <w:rtl/>
        </w:rPr>
        <w:t>עלה בראשו רעיון מועיל זה</w:t>
      </w:r>
      <w:r>
        <w:rPr>
          <w:rFonts w:hint="cs"/>
          <w:rtl/>
        </w:rPr>
        <w:t xml:space="preserve"> </w:t>
      </w:r>
      <w:r w:rsidR="00DA16F1">
        <w:rPr>
          <w:rFonts w:hint="cs"/>
          <w:rtl/>
        </w:rPr>
        <w:t xml:space="preserve">גשם </w:t>
      </w:r>
      <w:r w:rsidR="00591F91">
        <w:rPr>
          <w:rFonts w:hint="cs"/>
          <w:rtl/>
        </w:rPr>
        <w:t>חזר</w:t>
      </w:r>
      <w:r w:rsidR="00DA16F1">
        <w:rPr>
          <w:rFonts w:hint="cs"/>
          <w:rtl/>
        </w:rPr>
        <w:t xml:space="preserve"> לרדת ולא היה מקום יבש לשבת בו.</w:t>
      </w:r>
      <w:r w:rsidR="00DE2F6C">
        <w:rPr>
          <w:rFonts w:hint="cs"/>
          <w:rtl/>
        </w:rPr>
        <w:t xml:space="preserve"> </w:t>
      </w:r>
      <w:r w:rsidR="00AE7EFF">
        <w:rPr>
          <w:rFonts w:hint="cs"/>
          <w:rtl/>
        </w:rPr>
        <w:t>הצינה</w:t>
      </w:r>
      <w:r w:rsidR="001F19F8">
        <w:rPr>
          <w:rFonts w:hint="cs"/>
          <w:rtl/>
        </w:rPr>
        <w:t xml:space="preserve"> מהגרב </w:t>
      </w:r>
      <w:r w:rsidR="00AE7EFF">
        <w:rPr>
          <w:rFonts w:hint="cs"/>
          <w:rtl/>
        </w:rPr>
        <w:t>נכרכה</w:t>
      </w:r>
      <w:r w:rsidR="001F19F8">
        <w:rPr>
          <w:rFonts w:hint="cs"/>
          <w:rtl/>
        </w:rPr>
        <w:t xml:space="preserve"> סביב רגלו ופלומת גופו סמרה במגננת שוא. </w:t>
      </w:r>
      <w:r w:rsidR="00AB2265">
        <w:rPr>
          <w:rFonts w:hint="cs"/>
          <w:rtl/>
        </w:rPr>
        <w:t>[</w:t>
      </w:r>
      <w:r w:rsidR="001F19F8">
        <w:rPr>
          <w:rFonts w:hint="cs"/>
          <w:rtl/>
        </w:rPr>
        <w:t>לא תמיד צריך רכבת הרים חדישה ומשוכללת בשביל להיות מוטח ומטולטל, לא ב-130 קמ"ש ואפילו לא ב</w:t>
      </w:r>
      <w:r w:rsidR="00693FD4">
        <w:rPr>
          <w:rFonts w:hint="cs"/>
          <w:rtl/>
        </w:rPr>
        <w:t>-</w:t>
      </w:r>
      <w:r w:rsidR="001F19F8">
        <w:rPr>
          <w:rFonts w:hint="cs"/>
          <w:rtl/>
        </w:rPr>
        <w:t>300 קמ"ש. הוא איבד את כובע הצמר שלו איפשהו</w:t>
      </w:r>
      <w:r w:rsidR="00693FD4">
        <w:rPr>
          <w:rFonts w:hint="cs"/>
          <w:rtl/>
        </w:rPr>
        <w:t xml:space="preserve"> </w:t>
      </w:r>
      <w:r w:rsidR="008901F1">
        <w:rPr>
          <w:rFonts w:hint="cs"/>
          <w:rtl/>
        </w:rPr>
        <w:t>במהלך היום,</w:t>
      </w:r>
      <w:r w:rsidR="001F19F8">
        <w:rPr>
          <w:rFonts w:hint="cs"/>
          <w:rtl/>
        </w:rPr>
        <w:t xml:space="preserve"> ב</w:t>
      </w:r>
      <w:r w:rsidR="00591F91">
        <w:rPr>
          <w:rFonts w:hint="cs"/>
          <w:rtl/>
        </w:rPr>
        <w:t xml:space="preserve">מהלך היום נסיעה חזרה ברכבת </w:t>
      </w:r>
      <w:r w:rsidR="001F19F8">
        <w:rPr>
          <w:rFonts w:hint="cs"/>
          <w:rtl/>
        </w:rPr>
        <w:t xml:space="preserve">במהלך היום / בבלבול </w:t>
      </w:r>
      <w:r w:rsidR="001F19F8">
        <w:t>disorientation</w:t>
      </w:r>
      <w:r w:rsidR="00872A41">
        <w:rPr>
          <w:rFonts w:hint="cs"/>
          <w:rtl/>
        </w:rPr>
        <w:t xml:space="preserve"> שחש כשהאחים חזרו להוריהם</w:t>
      </w:r>
      <w:r w:rsidR="001F19F8">
        <w:rPr>
          <w:rFonts w:hint="cs"/>
          <w:rtl/>
        </w:rPr>
        <w:t xml:space="preserve"> </w:t>
      </w:r>
      <w:r w:rsidR="003B2198">
        <w:rPr>
          <w:rFonts w:hint="cs"/>
          <w:rtl/>
        </w:rPr>
        <w:t>שערו</w:t>
      </w:r>
      <w:r w:rsidR="001F19F8">
        <w:rPr>
          <w:rFonts w:hint="cs"/>
          <w:rtl/>
        </w:rPr>
        <w:t xml:space="preserve"> עדיין לא יבש לגמרי מ</w:t>
      </w:r>
      <w:r w:rsidR="00592BDB">
        <w:rPr>
          <w:rFonts w:hint="cs"/>
          <w:rtl/>
        </w:rPr>
        <w:t>ה</w:t>
      </w:r>
      <w:r w:rsidR="001F19F8">
        <w:rPr>
          <w:rFonts w:hint="cs"/>
          <w:rtl/>
        </w:rPr>
        <w:t xml:space="preserve">גשמים </w:t>
      </w:r>
      <w:r w:rsidR="00592BDB">
        <w:rPr>
          <w:rFonts w:hint="cs"/>
          <w:rtl/>
        </w:rPr>
        <w:t>הקודמים</w:t>
      </w:r>
      <w:r w:rsidR="001F19F8">
        <w:rPr>
          <w:rFonts w:hint="cs"/>
          <w:rtl/>
        </w:rPr>
        <w:t xml:space="preserve"> ואפילו </w:t>
      </w:r>
      <w:r w:rsidR="00592BDB">
        <w:rPr>
          <w:rFonts w:hint="cs"/>
          <w:rtl/>
        </w:rPr>
        <w:t>כ</w:t>
      </w:r>
      <w:r w:rsidR="00872A41">
        <w:rPr>
          <w:rFonts w:hint="cs"/>
          <w:rtl/>
        </w:rPr>
        <w:t xml:space="preserve">ובע המעיל הברדס של מעילו??? </w:t>
      </w:r>
      <w:r w:rsidR="001F19F8">
        <w:rPr>
          <w:rFonts w:hint="cs"/>
          <w:rtl/>
        </w:rPr>
        <w:t xml:space="preserve">עף מראשו אחורנית / סירב להישאר על ראשו בנפילות והסיבובים על רכבת ההרים ובטנת המעיל </w:t>
      </w:r>
      <w:r w:rsidR="00872A41">
        <w:rPr>
          <w:rFonts w:hint="cs"/>
          <w:rtl/>
        </w:rPr>
        <w:t xml:space="preserve">נרטבה / נספגה מים, </w:t>
      </w:r>
      <w:r w:rsidR="003B2198">
        <w:rPr>
          <w:rFonts w:hint="cs"/>
          <w:rtl/>
        </w:rPr>
        <w:t>שערו</w:t>
      </w:r>
      <w:r w:rsidR="00872A41">
        <w:rPr>
          <w:rFonts w:hint="cs"/>
          <w:rtl/>
        </w:rPr>
        <w:t xml:space="preserve"> הארוך </w:t>
      </w:r>
      <w:r w:rsidR="001F19F8">
        <w:rPr>
          <w:rFonts w:hint="cs"/>
          <w:rtl/>
        </w:rPr>
        <w:t>היה רטוב ולכן אף לא טרח ל</w:t>
      </w:r>
      <w:r w:rsidR="005D08B3">
        <w:rPr>
          <w:rFonts w:hint="cs"/>
          <w:rtl/>
        </w:rPr>
        <w:t>חבוש</w:t>
      </w:r>
      <w:r w:rsidR="001F19F8">
        <w:rPr>
          <w:rFonts w:hint="cs"/>
          <w:rtl/>
        </w:rPr>
        <w:t xml:space="preserve"> </w:t>
      </w:r>
      <w:r w:rsidR="00591F91">
        <w:rPr>
          <w:rFonts w:hint="cs"/>
          <w:rtl/>
        </w:rPr>
        <w:t>אותו.</w:t>
      </w:r>
    </w:p>
    <w:p w14:paraId="06D4C32C" w14:textId="77777777" w:rsidR="00AB2265" w:rsidRDefault="00AB2265" w:rsidP="00592BDB">
      <w:pPr>
        <w:rPr>
          <w:rtl/>
        </w:rPr>
      </w:pPr>
      <w:r>
        <w:rPr>
          <w:rFonts w:hint="cs"/>
          <w:rtl/>
        </w:rPr>
        <w:t>]</w:t>
      </w:r>
    </w:p>
    <w:p w14:paraId="2B5030E3" w14:textId="3211591C" w:rsidR="00682D46" w:rsidRDefault="00591F91" w:rsidP="00634D9C">
      <w:pPr>
        <w:rPr>
          <w:rtl/>
        </w:rPr>
      </w:pPr>
      <w:r>
        <w:rPr>
          <w:rFonts w:hint="cs"/>
          <w:rtl/>
        </w:rPr>
        <w:t>ללא תקוות</w:t>
      </w:r>
      <w:r w:rsidR="002A49F4">
        <w:rPr>
          <w:rFonts w:hint="cs"/>
          <w:rtl/>
        </w:rPr>
        <w:t xml:space="preserve"> </w:t>
      </w:r>
      <w:r w:rsidR="00634D9C">
        <w:rPr>
          <w:rFonts w:hint="cs"/>
          <w:rtl/>
        </w:rPr>
        <w:t>מרובות</w:t>
      </w:r>
      <w:r w:rsidR="00D77649">
        <w:rPr>
          <w:rFonts w:hint="cs"/>
          <w:rtl/>
        </w:rPr>
        <w:t xml:space="preserve"> הוא</w:t>
      </w:r>
      <w:r w:rsidR="00634D9C">
        <w:rPr>
          <w:rFonts w:hint="cs"/>
          <w:rtl/>
        </w:rPr>
        <w:t xml:space="preserve"> הדף </w:t>
      </w:r>
      <w:r w:rsidR="002A49F4">
        <w:rPr>
          <w:rFonts w:hint="cs"/>
          <w:rtl/>
        </w:rPr>
        <w:t xml:space="preserve">דלת </w:t>
      </w:r>
      <w:r w:rsidR="00592BDB">
        <w:rPr>
          <w:rFonts w:hint="cs"/>
          <w:rtl/>
        </w:rPr>
        <w:t xml:space="preserve">גבוהה </w:t>
      </w:r>
      <w:r w:rsidR="002A49F4">
        <w:rPr>
          <w:rFonts w:hint="cs"/>
          <w:rtl/>
        </w:rPr>
        <w:t>של קתדרלה ג</w:t>
      </w:r>
      <w:r w:rsidR="00592BDB">
        <w:rPr>
          <w:rFonts w:hint="cs"/>
          <w:rtl/>
        </w:rPr>
        <w:t>ותית</w:t>
      </w:r>
      <w:r w:rsidR="002A49F4">
        <w:rPr>
          <w:rFonts w:hint="cs"/>
          <w:rtl/>
        </w:rPr>
        <w:t xml:space="preserve"> שנקר</w:t>
      </w:r>
      <w:r w:rsidR="00DE2F6C">
        <w:rPr>
          <w:rFonts w:hint="cs"/>
          <w:rtl/>
        </w:rPr>
        <w:t>ת</w:t>
      </w:r>
      <w:r w:rsidR="00E3030A">
        <w:rPr>
          <w:rFonts w:hint="cs"/>
          <w:rtl/>
        </w:rPr>
        <w:t>ה בדרכו</w:t>
      </w:r>
      <w:r w:rsidR="002A49F4">
        <w:rPr>
          <w:rFonts w:hint="cs"/>
          <w:rtl/>
        </w:rPr>
        <w:t xml:space="preserve"> ונכנס</w:t>
      </w:r>
      <w:r w:rsidR="00634D9C">
        <w:rPr>
          <w:rFonts w:hint="cs"/>
          <w:rtl/>
        </w:rPr>
        <w:t xml:space="preserve"> פנימה</w:t>
      </w:r>
      <w:r w:rsidR="002A49F4">
        <w:rPr>
          <w:rFonts w:hint="cs"/>
          <w:rtl/>
        </w:rPr>
        <w:t>.</w:t>
      </w:r>
    </w:p>
    <w:p w14:paraId="3E7031A5" w14:textId="77777777" w:rsidR="00BC13A3" w:rsidRDefault="00BC13A3" w:rsidP="00250000">
      <w:pPr>
        <w:rPr>
          <w:rtl/>
        </w:rPr>
      </w:pPr>
    </w:p>
    <w:p w14:paraId="712D5979" w14:textId="4E15F3D4" w:rsidR="006B144C" w:rsidRPr="00AB2265" w:rsidRDefault="00A83D14" w:rsidP="00320175">
      <w:pPr>
        <w:pStyle w:val="Heading3"/>
        <w:rPr>
          <w:szCs w:val="24"/>
          <w:rtl/>
        </w:rPr>
      </w:pPr>
      <w:r w:rsidRPr="00A83D14">
        <w:rPr>
          <w:rtl/>
        </w:rPr>
        <w:t xml:space="preserve">נר תפילה </w:t>
      </w:r>
      <w:r w:rsidR="00B836FC">
        <w:rPr>
          <w:rFonts w:hint="cs"/>
          <w:rtl/>
        </w:rPr>
        <w:t>[</w:t>
      </w:r>
      <w:r w:rsidRPr="00A83D14">
        <w:rPr>
          <w:rtl/>
        </w:rPr>
        <w:t>לעד אל תיפרד ממני / המיית-נפש</w:t>
      </w:r>
      <w:r w:rsidR="00B836FC">
        <w:rPr>
          <w:rFonts w:hint="cs"/>
          <w:rtl/>
        </w:rPr>
        <w:t>]</w:t>
      </w:r>
    </w:p>
    <w:p w14:paraId="73CE66E6" w14:textId="77777777" w:rsidR="00312FE3" w:rsidRPr="00FD691F" w:rsidRDefault="00312FE3" w:rsidP="00657050">
      <w:pPr>
        <w:rPr>
          <w:color w:val="A6A6A6" w:themeColor="background1" w:themeShade="A6"/>
          <w:rtl/>
        </w:rPr>
      </w:pPr>
      <w:r w:rsidRPr="00FD691F">
        <w:rPr>
          <w:rFonts w:hint="cs"/>
          <w:color w:val="A6A6A6" w:themeColor="background1" w:themeShade="A6"/>
          <w:rtl/>
        </w:rPr>
        <w:t>[מתוך האתר הרישמי:</w:t>
      </w:r>
    </w:p>
    <w:p w14:paraId="6BD65E9B" w14:textId="6EB414F8" w:rsidR="00312FE3" w:rsidRPr="00FD691F" w:rsidRDefault="00312FE3" w:rsidP="003111D1">
      <w:pPr>
        <w:rPr>
          <w:color w:val="A6A6A6" w:themeColor="background1" w:themeShade="A6"/>
          <w:rtl/>
        </w:rPr>
      </w:pPr>
      <w:r w:rsidRPr="00FD691F">
        <w:rPr>
          <w:rFonts w:hint="cs"/>
          <w:color w:val="A6A6A6" w:themeColor="background1" w:themeShade="A6"/>
          <w:rtl/>
        </w:rPr>
        <w:t>כנסיה גותית</w:t>
      </w:r>
    </w:p>
    <w:p w14:paraId="0B3432C3" w14:textId="0D95611D" w:rsidR="00657A97" w:rsidRPr="00FD691F" w:rsidRDefault="006B144C" w:rsidP="00657050">
      <w:pPr>
        <w:rPr>
          <w:color w:val="A6A6A6" w:themeColor="background1" w:themeShade="A6"/>
          <w:rtl/>
        </w:rPr>
      </w:pPr>
      <w:r w:rsidRPr="00FD691F">
        <w:rPr>
          <w:color w:val="A6A6A6" w:themeColor="background1" w:themeShade="A6"/>
        </w:rPr>
        <w:t>http://de.wikipedia.org/wiki/Enkoimesis</w:t>
      </w:r>
      <w:r w:rsidRPr="00FD691F">
        <w:rPr>
          <w:rFonts w:hint="cs"/>
          <w:color w:val="A6A6A6" w:themeColor="background1" w:themeShade="A6"/>
          <w:rtl/>
        </w:rPr>
        <w:t xml:space="preserve"> - אינקובציה </w:t>
      </w:r>
      <w:r w:rsidRPr="00FD691F">
        <w:rPr>
          <w:color w:val="A6A6A6" w:themeColor="background1" w:themeShade="A6"/>
          <w:rtl/>
        </w:rPr>
        <w:t>–</w:t>
      </w:r>
      <w:r w:rsidRPr="00FD691F">
        <w:rPr>
          <w:rFonts w:hint="cs"/>
          <w:color w:val="A6A6A6" w:themeColor="background1" w:themeShade="A6"/>
          <w:rtl/>
        </w:rPr>
        <w:t xml:space="preserve"> שינה בכנסיה כדי להירפא ממחלה</w:t>
      </w:r>
    </w:p>
    <w:p w14:paraId="1DBC0003" w14:textId="48A92FAD" w:rsidR="00657A97" w:rsidRPr="00FD691F" w:rsidRDefault="00657A97" w:rsidP="00657050">
      <w:pPr>
        <w:rPr>
          <w:color w:val="A6A6A6" w:themeColor="background1" w:themeShade="A6"/>
          <w:rtl/>
        </w:rPr>
      </w:pPr>
      <w:r w:rsidRPr="00FD691F">
        <w:rPr>
          <w:color w:val="A6A6A6" w:themeColor="background1" w:themeShade="A6"/>
        </w:rPr>
        <w:lastRenderedPageBreak/>
        <w:t>https://en.wikipedia.org/wiki/Incubation_(ritual)</w:t>
      </w:r>
    </w:p>
    <w:p w14:paraId="60F10733" w14:textId="10E62C42" w:rsidR="00657A97" w:rsidRPr="00FD691F" w:rsidRDefault="005029F8" w:rsidP="00657050">
      <w:pPr>
        <w:rPr>
          <w:color w:val="A6A6A6" w:themeColor="background1" w:themeShade="A6"/>
          <w:rtl/>
        </w:rPr>
      </w:pPr>
      <w:r w:rsidRPr="00FD691F">
        <w:rPr>
          <w:rFonts w:hint="cs"/>
          <w:color w:val="A6A6A6" w:themeColor="background1" w:themeShade="A6"/>
          <w:rtl/>
        </w:rPr>
        <w:t xml:space="preserve">חלום של שלמה בדיוק באותו מובן: </w:t>
      </w:r>
      <w:r w:rsidRPr="00FD691F">
        <w:rPr>
          <w:rFonts w:cs="Times New Roman"/>
          <w:color w:val="A6A6A6" w:themeColor="background1" w:themeShade="A6"/>
          <w:rtl/>
        </w:rPr>
        <w:t>מלכים א פרק ג</w:t>
      </w:r>
      <w:r w:rsidRPr="00FD691F">
        <w:rPr>
          <w:rFonts w:hint="cs"/>
          <w:color w:val="A6A6A6" w:themeColor="background1" w:themeShade="A6"/>
          <w:rtl/>
        </w:rPr>
        <w:t xml:space="preserve"> </w:t>
      </w:r>
      <w:hyperlink r:id="rId99" w:history="1">
        <w:r w:rsidR="00657A97" w:rsidRPr="00FD691F">
          <w:rPr>
            <w:rStyle w:val="Hyperlink"/>
            <w:color w:val="A6A6A6" w:themeColor="background1" w:themeShade="A6"/>
          </w:rPr>
          <w:t>http://www.mechon-mamre.org/i/t/t09a03.htm</w:t>
        </w:r>
      </w:hyperlink>
    </w:p>
    <w:p w14:paraId="19F84F0E" w14:textId="19AE1283" w:rsidR="006B144C" w:rsidRPr="00FD691F" w:rsidRDefault="006B144C" w:rsidP="00657050">
      <w:pPr>
        <w:rPr>
          <w:color w:val="A6A6A6" w:themeColor="background1" w:themeShade="A6"/>
          <w:rtl/>
        </w:rPr>
      </w:pPr>
      <w:r w:rsidRPr="00FD691F">
        <w:rPr>
          <w:rFonts w:hint="cs"/>
          <w:color w:val="A6A6A6" w:themeColor="background1" w:themeShade="A6"/>
          <w:rtl/>
        </w:rPr>
        <w:t>]</w:t>
      </w:r>
    </w:p>
    <w:p w14:paraId="1ECD6DC6" w14:textId="6EBF4CA2" w:rsidR="007E4608" w:rsidRDefault="002A49F4" w:rsidP="008029AF">
      <w:pPr>
        <w:rPr>
          <w:rtl/>
        </w:rPr>
      </w:pPr>
      <w:r>
        <w:rPr>
          <w:rFonts w:hint="cs"/>
          <w:rtl/>
        </w:rPr>
        <w:t>קתדרל</w:t>
      </w:r>
      <w:r w:rsidR="00D77649">
        <w:rPr>
          <w:rFonts w:hint="cs"/>
          <w:rtl/>
        </w:rPr>
        <w:t>ת</w:t>
      </w:r>
      <w:r w:rsidR="005B77B9">
        <w:rPr>
          <w:rFonts w:hint="cs"/>
          <w:rtl/>
        </w:rPr>
        <w:t xml:space="preserve"> מינְסְטר</w:t>
      </w:r>
      <w:r>
        <w:rPr>
          <w:rFonts w:hint="cs"/>
          <w:rtl/>
        </w:rPr>
        <w:t xml:space="preserve"> </w:t>
      </w:r>
      <w:r w:rsidR="00634D9C">
        <w:rPr>
          <w:rFonts w:hint="cs"/>
          <w:rtl/>
        </w:rPr>
        <w:t>עמדה</w:t>
      </w:r>
      <w:r>
        <w:rPr>
          <w:rFonts w:hint="cs"/>
          <w:rtl/>
        </w:rPr>
        <w:t xml:space="preserve"> ריקה </w:t>
      </w:r>
      <w:r w:rsidR="001F19F8">
        <w:rPr>
          <w:rFonts w:hint="cs"/>
          <w:rtl/>
        </w:rPr>
        <w:t xml:space="preserve">למדי בשעת ערב מאוחרת זו. </w:t>
      </w:r>
      <w:r>
        <w:rPr>
          <w:rFonts w:hint="cs"/>
          <w:rtl/>
        </w:rPr>
        <w:t>תיירי</w:t>
      </w:r>
      <w:r w:rsidR="00DE2F6C">
        <w:rPr>
          <w:rFonts w:hint="cs"/>
          <w:rtl/>
        </w:rPr>
        <w:t xml:space="preserve"> פרייבורג </w:t>
      </w:r>
      <w:r w:rsidR="001F19F8">
        <w:rPr>
          <w:rFonts w:hint="cs"/>
          <w:rtl/>
        </w:rPr>
        <w:t xml:space="preserve">בוודאי </w:t>
      </w:r>
      <w:r w:rsidR="00AB2265">
        <w:rPr>
          <w:rFonts w:hint="cs"/>
          <w:rtl/>
        </w:rPr>
        <w:t>התכנסו</w:t>
      </w:r>
      <w:r w:rsidR="00592BDB">
        <w:rPr>
          <w:rFonts w:hint="cs"/>
          <w:rtl/>
        </w:rPr>
        <w:t xml:space="preserve"> </w:t>
      </w:r>
      <w:r w:rsidR="00F53091">
        <w:rPr>
          <w:rFonts w:hint="cs"/>
          <w:rtl/>
        </w:rPr>
        <w:t>ב</w:t>
      </w:r>
      <w:r>
        <w:rPr>
          <w:rFonts w:hint="cs"/>
          <w:rtl/>
        </w:rPr>
        <w:t>מסעדות</w:t>
      </w:r>
      <w:r w:rsidR="00A83D14">
        <w:rPr>
          <w:rFonts w:hint="cs"/>
          <w:rtl/>
        </w:rPr>
        <w:t>יה</w:t>
      </w:r>
      <w:r w:rsidR="00592BDB">
        <w:rPr>
          <w:rFonts w:hint="cs"/>
          <w:rtl/>
        </w:rPr>
        <w:t xml:space="preserve"> החמימות</w:t>
      </w:r>
      <w:r w:rsidR="00A83D14" w:rsidRPr="00A83D14">
        <w:rPr>
          <w:rFonts w:cs="Times New Roman"/>
          <w:rtl/>
        </w:rPr>
        <w:t xml:space="preserve"> של העיר</w:t>
      </w:r>
      <w:r>
        <w:rPr>
          <w:rFonts w:hint="cs"/>
          <w:rtl/>
        </w:rPr>
        <w:t xml:space="preserve">, לחייהם </w:t>
      </w:r>
      <w:r w:rsidR="001F19F8">
        <w:rPr>
          <w:rFonts w:hint="cs"/>
          <w:rtl/>
        </w:rPr>
        <w:t>ס</w:t>
      </w:r>
      <w:r w:rsidR="00C02E25">
        <w:rPr>
          <w:rFonts w:hint="cs"/>
          <w:rtl/>
        </w:rPr>
        <w:t>ומ</w:t>
      </w:r>
      <w:r w:rsidR="001F19F8">
        <w:rPr>
          <w:rFonts w:hint="cs"/>
          <w:rtl/>
        </w:rPr>
        <w:t>קות</w:t>
      </w:r>
      <w:r>
        <w:rPr>
          <w:rFonts w:hint="cs"/>
          <w:rtl/>
        </w:rPr>
        <w:t xml:space="preserve"> מ</w:t>
      </w:r>
      <w:r w:rsidR="00592BDB">
        <w:rPr>
          <w:rFonts w:hint="cs"/>
          <w:rtl/>
        </w:rPr>
        <w:t>על קערת</w:t>
      </w:r>
      <w:r>
        <w:rPr>
          <w:rFonts w:hint="cs"/>
          <w:rtl/>
        </w:rPr>
        <w:t xml:space="preserve"> </w:t>
      </w:r>
      <w:r w:rsidR="00A572BA" w:rsidRPr="00A572BA">
        <w:rPr>
          <w:rFonts w:cs="Times New Roman"/>
          <w:rtl/>
        </w:rPr>
        <w:t>קארטוֹפְלזוּפֶּה</w:t>
      </w:r>
      <w:r w:rsidR="00A572BA" w:rsidRPr="00A572BA">
        <w:rPr>
          <w:rFonts w:cs="Times New Roman" w:hint="cs"/>
          <w:rtl/>
        </w:rPr>
        <w:t xml:space="preserve"> </w:t>
      </w:r>
      <w:r w:rsidR="00604898" w:rsidRPr="004F7FB4">
        <w:rPr>
          <w:rFonts w:hint="cs"/>
          <w:color w:val="A6A6A6" w:themeColor="background1" w:themeShade="A6"/>
          <w:rtl/>
        </w:rPr>
        <w:t>[</w:t>
      </w:r>
      <w:r w:rsidRPr="004F7FB4">
        <w:rPr>
          <w:rFonts w:hint="cs"/>
          <w:color w:val="A6A6A6" w:themeColor="background1" w:themeShade="A6"/>
          <w:rtl/>
        </w:rPr>
        <w:t xml:space="preserve">מרק </w:t>
      </w:r>
      <w:r w:rsidR="007E6E87" w:rsidRPr="004F7FB4">
        <w:rPr>
          <w:rFonts w:hint="cs"/>
          <w:color w:val="A6A6A6" w:themeColor="background1" w:themeShade="A6"/>
          <w:rtl/>
        </w:rPr>
        <w:t>תפוחי אדמה</w:t>
      </w:r>
      <w:r w:rsidR="00592BDB" w:rsidRPr="004F7FB4">
        <w:rPr>
          <w:rFonts w:hint="cs"/>
          <w:color w:val="A6A6A6" w:themeColor="background1" w:themeShade="A6"/>
          <w:rtl/>
        </w:rPr>
        <w:t xml:space="preserve"> </w:t>
      </w:r>
      <w:r w:rsidR="007E6E87" w:rsidRPr="004F7FB4">
        <w:rPr>
          <w:color w:val="A6A6A6" w:themeColor="background1" w:themeShade="A6"/>
        </w:rPr>
        <w:t>Kartoffelsuppe</w:t>
      </w:r>
      <w:r w:rsidR="007E6E87" w:rsidRPr="004F7FB4">
        <w:rPr>
          <w:rFonts w:hint="cs"/>
          <w:color w:val="A6A6A6" w:themeColor="background1" w:themeShade="A6"/>
          <w:rtl/>
        </w:rPr>
        <w:t xml:space="preserve">] </w:t>
      </w:r>
      <w:r>
        <w:rPr>
          <w:rFonts w:hint="cs"/>
          <w:rtl/>
        </w:rPr>
        <w:t>מהביל</w:t>
      </w:r>
      <w:r w:rsidR="00D77649">
        <w:rPr>
          <w:rFonts w:hint="cs"/>
          <w:rtl/>
        </w:rPr>
        <w:t>ה</w:t>
      </w:r>
      <w:r w:rsidR="009C5B67">
        <w:rPr>
          <w:rFonts w:hint="cs"/>
          <w:rtl/>
        </w:rPr>
        <w:t>,</w:t>
      </w:r>
      <w:r w:rsidR="00B54F7A">
        <w:rPr>
          <w:rFonts w:hint="cs"/>
          <w:rtl/>
        </w:rPr>
        <w:t xml:space="preserve"> </w:t>
      </w:r>
      <w:r w:rsidR="003E6B04">
        <w:rPr>
          <w:rFonts w:hint="cs"/>
          <w:rtl/>
        </w:rPr>
        <w:t>מתכוננים</w:t>
      </w:r>
      <w:r w:rsidR="00604898">
        <w:rPr>
          <w:rFonts w:hint="cs"/>
          <w:rtl/>
        </w:rPr>
        <w:t xml:space="preserve"> לאחד הבילויים ה</w:t>
      </w:r>
      <w:r w:rsidR="00B54F7A">
        <w:rPr>
          <w:rFonts w:hint="cs"/>
          <w:rtl/>
        </w:rPr>
        <w:t>מפעימים</w:t>
      </w:r>
      <w:r w:rsidR="00604898">
        <w:rPr>
          <w:rFonts w:hint="cs"/>
          <w:rtl/>
        </w:rPr>
        <w:t xml:space="preserve"> שפרייבורג מציעה לעת לילה</w:t>
      </w:r>
      <w:r w:rsidR="00D77649">
        <w:rPr>
          <w:rFonts w:hint="cs"/>
          <w:rtl/>
        </w:rPr>
        <w:t>,</w:t>
      </w:r>
      <w:r w:rsidR="00C56C15">
        <w:rPr>
          <w:rFonts w:hint="cs"/>
          <w:rtl/>
        </w:rPr>
        <w:t xml:space="preserve"> מופע מחולות</w:t>
      </w:r>
      <w:r w:rsidR="00BE6B98">
        <w:rPr>
          <w:rFonts w:hint="cs"/>
          <w:rtl/>
        </w:rPr>
        <w:t xml:space="preserve"> </w:t>
      </w:r>
      <w:r w:rsidR="00C56C15">
        <w:rPr>
          <w:rFonts w:hint="cs"/>
          <w:rtl/>
        </w:rPr>
        <w:t xml:space="preserve">עם </w:t>
      </w:r>
      <w:r w:rsidR="00A83D14">
        <w:rPr>
          <w:rFonts w:hint="cs"/>
          <w:rtl/>
        </w:rPr>
        <w:t>[</w:t>
      </w:r>
      <w:r w:rsidR="00C56C15">
        <w:rPr>
          <w:rFonts w:hint="cs"/>
          <w:rtl/>
        </w:rPr>
        <w:t>עתיק וסוער של להקת רקדנים</w:t>
      </w:r>
      <w:r w:rsidR="00A83D14">
        <w:rPr>
          <w:rFonts w:hint="cs"/>
          <w:rtl/>
        </w:rPr>
        <w:t>]</w:t>
      </w:r>
      <w:r w:rsidR="00C56C15">
        <w:rPr>
          <w:rFonts w:hint="cs"/>
          <w:rtl/>
        </w:rPr>
        <w:t xml:space="preserve"> ארגנטינאי או מָאוּר</w:t>
      </w:r>
      <w:r w:rsidR="002536EA">
        <w:rPr>
          <w:rFonts w:hint="cs"/>
          <w:rtl/>
        </w:rPr>
        <w:t>י</w:t>
      </w:r>
      <w:r w:rsidR="002536EA" w:rsidRPr="002536EA">
        <w:rPr>
          <w:rFonts w:cs="Times New Roman"/>
          <w:rtl/>
        </w:rPr>
        <w:t>,</w:t>
      </w:r>
      <w:r w:rsidR="002536EA" w:rsidRPr="002536EA">
        <w:rPr>
          <w:rFonts w:hint="cs"/>
          <w:rtl/>
        </w:rPr>
        <w:t xml:space="preserve"> </w:t>
      </w:r>
      <w:r w:rsidR="002536EA">
        <w:rPr>
          <w:rFonts w:hint="cs"/>
          <w:rtl/>
        </w:rPr>
        <w:t>[ניקוד לא נבדק]</w:t>
      </w:r>
      <w:r w:rsidR="006B6AAA">
        <w:rPr>
          <w:rFonts w:hint="cs"/>
          <w:rtl/>
        </w:rPr>
        <w:t xml:space="preserve"> </w:t>
      </w:r>
      <w:r w:rsidR="002536EA" w:rsidRPr="002536EA">
        <w:rPr>
          <w:rFonts w:cs="Times New Roman"/>
          <w:rtl/>
        </w:rPr>
        <w:t>עיבוד מודרני למחזה מוכר,</w:t>
      </w:r>
      <w:r w:rsidR="00C56C15">
        <w:t xml:space="preserve"> </w:t>
      </w:r>
      <w:r w:rsidR="00A83D14">
        <w:rPr>
          <w:rFonts w:hint="cs"/>
          <w:rtl/>
        </w:rPr>
        <w:t>וגם</w:t>
      </w:r>
      <w:r w:rsidR="00C56C15">
        <w:rPr>
          <w:rFonts w:hint="cs"/>
          <w:rtl/>
        </w:rPr>
        <w:t xml:space="preserve"> </w:t>
      </w:r>
      <w:r w:rsidR="00ED596B">
        <w:rPr>
          <w:rFonts w:hint="cs"/>
          <w:rtl/>
        </w:rPr>
        <w:t>ה</w:t>
      </w:r>
      <w:r w:rsidR="00634D9C" w:rsidRPr="00634D9C">
        <w:rPr>
          <w:rFonts w:cs="Times New Roman"/>
          <w:rtl/>
        </w:rPr>
        <w:t xml:space="preserve">קונצרט של </w:t>
      </w:r>
      <w:r w:rsidR="008B1B44">
        <w:rPr>
          <w:rFonts w:cs="Times New Roman"/>
          <w:rtl/>
        </w:rPr>
        <w:t>סופי</w:t>
      </w:r>
      <w:r w:rsidR="00634D9C" w:rsidRPr="00634D9C">
        <w:rPr>
          <w:rFonts w:cs="Times New Roman"/>
          <w:rtl/>
        </w:rPr>
        <w:t xml:space="preserve">, </w:t>
      </w:r>
      <w:r w:rsidR="004C2AEF">
        <w:rPr>
          <w:rFonts w:cs="Times New Roman" w:hint="cs"/>
          <w:rtl/>
        </w:rPr>
        <w:t>שבסיומו י</w:t>
      </w:r>
      <w:r w:rsidR="00634D9C" w:rsidRPr="00634D9C">
        <w:rPr>
          <w:rFonts w:cs="Times New Roman"/>
          <w:rtl/>
        </w:rPr>
        <w:t xml:space="preserve">עמדו </w:t>
      </w:r>
      <w:r w:rsidR="00B836FC" w:rsidRPr="00B836FC">
        <w:rPr>
          <w:rFonts w:cs="Times New Roman"/>
          <w:rtl/>
        </w:rPr>
        <w:t>אנשי ה</w:t>
      </w:r>
      <w:r w:rsidR="002536EA" w:rsidRPr="002536EA">
        <w:rPr>
          <w:rFonts w:cs="Times New Roman"/>
          <w:rtl/>
        </w:rPr>
        <w:t xml:space="preserve">קהל </w:t>
      </w:r>
      <w:r w:rsidR="00634D9C" w:rsidRPr="00634D9C">
        <w:rPr>
          <w:rFonts w:cs="Times New Roman"/>
          <w:rtl/>
        </w:rPr>
        <w:t>ו</w:t>
      </w:r>
      <w:r w:rsidR="004C2AEF">
        <w:rPr>
          <w:rFonts w:cs="Times New Roman" w:hint="cs"/>
          <w:rtl/>
        </w:rPr>
        <w:t>י</w:t>
      </w:r>
      <w:r w:rsidR="00634D9C" w:rsidRPr="00634D9C">
        <w:rPr>
          <w:rFonts w:cs="Times New Roman"/>
          <w:rtl/>
        </w:rPr>
        <w:t>ריעו לה עד ש</w:t>
      </w:r>
      <w:r w:rsidR="004C2AEF">
        <w:rPr>
          <w:rFonts w:cs="Times New Roman" w:hint="cs"/>
          <w:rtl/>
        </w:rPr>
        <w:t>תי</w:t>
      </w:r>
      <w:r w:rsidR="00634D9C" w:rsidRPr="00634D9C">
        <w:rPr>
          <w:rFonts w:cs="Times New Roman"/>
          <w:rtl/>
        </w:rPr>
        <w:t xml:space="preserve">עתר </w:t>
      </w:r>
      <w:r w:rsidR="00A83D14" w:rsidRPr="00A83D14">
        <w:rPr>
          <w:rFonts w:cs="Times New Roman"/>
          <w:rtl/>
        </w:rPr>
        <w:t>ות</w:t>
      </w:r>
      <w:r w:rsidR="00634D9C" w:rsidRPr="00634D9C">
        <w:rPr>
          <w:rFonts w:cs="Times New Roman"/>
          <w:rtl/>
        </w:rPr>
        <w:t>נ</w:t>
      </w:r>
      <w:r w:rsidR="00634D9C">
        <w:rPr>
          <w:rFonts w:cs="Times New Roman"/>
          <w:rtl/>
        </w:rPr>
        <w:t>גן את ההדרן</w:t>
      </w:r>
      <w:r w:rsidR="007E4608" w:rsidRPr="001B2695">
        <w:rPr>
          <w:rFonts w:cs="Times New Roman"/>
          <w:rtl/>
        </w:rPr>
        <w:t>.</w:t>
      </w:r>
      <w:r w:rsidR="007E6E87">
        <w:rPr>
          <w:rFonts w:hint="cs"/>
          <w:rtl/>
        </w:rPr>
        <w:t xml:space="preserve"> </w:t>
      </w:r>
    </w:p>
    <w:p w14:paraId="4034820D" w14:textId="5913C527" w:rsidR="00C86978" w:rsidRDefault="00604898" w:rsidP="007E4608">
      <w:pPr>
        <w:rPr>
          <w:rtl/>
        </w:rPr>
      </w:pPr>
      <w:r>
        <w:rPr>
          <w:rFonts w:hint="cs"/>
          <w:rtl/>
        </w:rPr>
        <w:t>אלכס</w:t>
      </w:r>
      <w:r w:rsidR="007E6E87">
        <w:rPr>
          <w:rFonts w:hint="cs"/>
          <w:rtl/>
        </w:rPr>
        <w:t xml:space="preserve"> הת</w:t>
      </w:r>
      <w:r w:rsidR="00BE6B98">
        <w:rPr>
          <w:rFonts w:hint="cs"/>
          <w:rtl/>
        </w:rPr>
        <w:t>י</w:t>
      </w:r>
      <w:r w:rsidR="007E6E87">
        <w:rPr>
          <w:rFonts w:hint="cs"/>
          <w:rtl/>
        </w:rPr>
        <w:t xml:space="preserve">ישב </w:t>
      </w:r>
      <w:r w:rsidR="00F54DC6">
        <w:rPr>
          <w:rFonts w:hint="cs"/>
          <w:rtl/>
        </w:rPr>
        <w:t>ב</w:t>
      </w:r>
      <w:r w:rsidR="00AE7EFF">
        <w:rPr>
          <w:rFonts w:hint="cs"/>
          <w:rtl/>
        </w:rPr>
        <w:t>קצה הספסל האחרון ב</w:t>
      </w:r>
      <w:r>
        <w:rPr>
          <w:rFonts w:hint="cs"/>
          <w:rtl/>
        </w:rPr>
        <w:t>אכסדרה</w:t>
      </w:r>
      <w:r w:rsidR="00F54DC6">
        <w:rPr>
          <w:rFonts w:hint="cs"/>
          <w:rtl/>
        </w:rPr>
        <w:t xml:space="preserve"> צדדי</w:t>
      </w:r>
      <w:r>
        <w:rPr>
          <w:rFonts w:hint="cs"/>
          <w:rtl/>
        </w:rPr>
        <w:t>ת</w:t>
      </w:r>
      <w:r w:rsidR="00657050">
        <w:rPr>
          <w:rFonts w:hint="cs"/>
          <w:rtl/>
        </w:rPr>
        <w:t xml:space="preserve"> </w:t>
      </w:r>
      <w:r w:rsidR="00B54F7A">
        <w:rPr>
          <w:rFonts w:hint="cs"/>
          <w:rtl/>
        </w:rPr>
        <w:t>בקתדרלה</w:t>
      </w:r>
      <w:r w:rsidR="00A83D14">
        <w:rPr>
          <w:rFonts w:hint="cs"/>
          <w:rtl/>
        </w:rPr>
        <w:t>,</w:t>
      </w:r>
      <w:r w:rsidR="00B54F7A">
        <w:rPr>
          <w:rFonts w:hint="cs"/>
          <w:rtl/>
        </w:rPr>
        <w:t xml:space="preserve"> </w:t>
      </w:r>
      <w:r w:rsidR="00A83D14" w:rsidRPr="004F7FB4">
        <w:rPr>
          <w:rFonts w:hint="cs"/>
          <w:color w:val="A6A6A6" w:themeColor="background1" w:themeShade="A6"/>
          <w:rtl/>
        </w:rPr>
        <w:t>[</w:t>
      </w:r>
      <w:r w:rsidR="00657050" w:rsidRPr="004F7FB4">
        <w:rPr>
          <w:rFonts w:hint="cs"/>
          <w:color w:val="A6A6A6" w:themeColor="background1" w:themeShade="A6"/>
          <w:rtl/>
        </w:rPr>
        <w:t xml:space="preserve">ומחה </w:t>
      </w:r>
      <w:r w:rsidR="00AE7EFF" w:rsidRPr="004F7FB4">
        <w:rPr>
          <w:rFonts w:hint="cs"/>
          <w:color w:val="A6A6A6" w:themeColor="background1" w:themeShade="A6"/>
          <w:rtl/>
        </w:rPr>
        <w:t>טיפות גשם מפניו.</w:t>
      </w:r>
      <w:r w:rsidR="00F54DC6" w:rsidRPr="004F7FB4">
        <w:rPr>
          <w:rFonts w:hint="cs"/>
          <w:color w:val="A6A6A6" w:themeColor="background1" w:themeShade="A6"/>
          <w:rtl/>
        </w:rPr>
        <w:t xml:space="preserve"> חלל הקתדרלה היה </w:t>
      </w:r>
      <w:r w:rsidR="00B54F7A" w:rsidRPr="004F7FB4">
        <w:rPr>
          <w:rFonts w:hint="cs"/>
          <w:color w:val="A6A6A6" w:themeColor="background1" w:themeShade="A6"/>
          <w:rtl/>
        </w:rPr>
        <w:t>פחות קר מאש</w:t>
      </w:r>
      <w:r w:rsidR="003E6B04" w:rsidRPr="004F7FB4">
        <w:rPr>
          <w:rFonts w:hint="cs"/>
          <w:color w:val="A6A6A6" w:themeColor="background1" w:themeShade="A6"/>
          <w:rtl/>
        </w:rPr>
        <w:t>ר ב</w:t>
      </w:r>
      <w:r w:rsidR="00B54F7A" w:rsidRPr="004F7FB4">
        <w:rPr>
          <w:rFonts w:hint="cs"/>
          <w:color w:val="A6A6A6" w:themeColor="background1" w:themeShade="A6"/>
          <w:rtl/>
        </w:rPr>
        <w:t>חוץ.</w:t>
      </w:r>
      <w:r w:rsidR="00AB2265" w:rsidRPr="004F7FB4">
        <w:rPr>
          <w:rFonts w:hint="cs"/>
          <w:color w:val="A6A6A6" w:themeColor="background1" w:themeShade="A6"/>
          <w:rtl/>
        </w:rPr>
        <w:t>]</w:t>
      </w:r>
      <w:r w:rsidR="00B54F7A">
        <w:rPr>
          <w:rFonts w:hint="cs"/>
          <w:rtl/>
        </w:rPr>
        <w:t xml:space="preserve"> </w:t>
      </w:r>
      <w:r w:rsidR="00BE6B98">
        <w:rPr>
          <w:rFonts w:hint="cs"/>
          <w:rtl/>
        </w:rPr>
        <w:t>חלץ</w:t>
      </w:r>
      <w:r w:rsidR="00B54F7A">
        <w:rPr>
          <w:rFonts w:hint="cs"/>
          <w:rtl/>
        </w:rPr>
        <w:t xml:space="preserve"> את </w:t>
      </w:r>
      <w:r w:rsidR="00F54DC6">
        <w:rPr>
          <w:rFonts w:hint="cs"/>
          <w:rtl/>
        </w:rPr>
        <w:t>נעל</w:t>
      </w:r>
      <w:r w:rsidR="00B54F7A">
        <w:rPr>
          <w:rFonts w:hint="cs"/>
          <w:rtl/>
        </w:rPr>
        <w:t>ו</w:t>
      </w:r>
      <w:r w:rsidR="00F54DC6">
        <w:rPr>
          <w:rFonts w:hint="cs"/>
          <w:rtl/>
        </w:rPr>
        <w:t xml:space="preserve"> ו</w:t>
      </w:r>
      <w:r w:rsidR="007E4608">
        <w:rPr>
          <w:rFonts w:hint="cs"/>
          <w:rtl/>
        </w:rPr>
        <w:t xml:space="preserve">פשט </w:t>
      </w:r>
      <w:r w:rsidR="00AE7EFF">
        <w:rPr>
          <w:rFonts w:hint="cs"/>
          <w:rtl/>
        </w:rPr>
        <w:t xml:space="preserve">את </w:t>
      </w:r>
      <w:r w:rsidR="00F54DC6">
        <w:rPr>
          <w:rFonts w:hint="cs"/>
          <w:rtl/>
        </w:rPr>
        <w:t>גרב</w:t>
      </w:r>
      <w:r w:rsidR="00B54F7A">
        <w:rPr>
          <w:rFonts w:hint="cs"/>
          <w:rtl/>
        </w:rPr>
        <w:t>ו</w:t>
      </w:r>
      <w:r w:rsidR="00F54DC6">
        <w:rPr>
          <w:rFonts w:hint="cs"/>
          <w:rtl/>
        </w:rPr>
        <w:t xml:space="preserve"> ה</w:t>
      </w:r>
      <w:r w:rsidR="00F53091">
        <w:rPr>
          <w:rFonts w:hint="cs"/>
          <w:rtl/>
        </w:rPr>
        <w:t>ר</w:t>
      </w:r>
      <w:r w:rsidR="007E4608">
        <w:rPr>
          <w:rFonts w:hint="cs"/>
          <w:rtl/>
        </w:rPr>
        <w:t>טוב.</w:t>
      </w:r>
      <w:r w:rsidR="00AE7EFF">
        <w:rPr>
          <w:rFonts w:hint="cs"/>
          <w:rtl/>
        </w:rPr>
        <w:t xml:space="preserve"> [???</w:t>
      </w:r>
      <w:r w:rsidR="00F54DC6">
        <w:rPr>
          <w:rFonts w:hint="cs"/>
          <w:rtl/>
        </w:rPr>
        <w:t>רטובה / ספוגה</w:t>
      </w:r>
      <w:r w:rsidR="00AE7EFF">
        <w:rPr>
          <w:rFonts w:hint="cs"/>
          <w:rtl/>
        </w:rPr>
        <w:t>]</w:t>
      </w:r>
      <w:r w:rsidR="00F54DC6">
        <w:rPr>
          <w:rFonts w:hint="cs"/>
          <w:rtl/>
        </w:rPr>
        <w:t xml:space="preserve"> </w:t>
      </w:r>
      <w:r w:rsidR="004C2AEF">
        <w:rPr>
          <w:rFonts w:hint="cs"/>
          <w:rtl/>
        </w:rPr>
        <w:t>הוא</w:t>
      </w:r>
      <w:r w:rsidR="007E4608">
        <w:rPr>
          <w:rFonts w:hint="cs"/>
          <w:rtl/>
        </w:rPr>
        <w:t xml:space="preserve"> </w:t>
      </w:r>
      <w:r w:rsidR="00F54DC6">
        <w:rPr>
          <w:rFonts w:hint="cs"/>
          <w:rtl/>
        </w:rPr>
        <w:t>ס</w:t>
      </w:r>
      <w:r w:rsidR="00DE2F6C">
        <w:rPr>
          <w:rFonts w:hint="cs"/>
          <w:rtl/>
        </w:rPr>
        <w:t>ח</w:t>
      </w:r>
      <w:r w:rsidR="00F54DC6">
        <w:rPr>
          <w:rFonts w:hint="cs"/>
          <w:rtl/>
        </w:rPr>
        <w:t>ט א</w:t>
      </w:r>
      <w:r w:rsidR="00E61D62">
        <w:rPr>
          <w:rFonts w:hint="cs"/>
          <w:rtl/>
        </w:rPr>
        <w:t>ת</w:t>
      </w:r>
      <w:r w:rsidR="00F54DC6">
        <w:rPr>
          <w:rFonts w:hint="cs"/>
          <w:rtl/>
        </w:rPr>
        <w:t xml:space="preserve"> </w:t>
      </w:r>
      <w:r w:rsidR="00E61D62">
        <w:rPr>
          <w:rFonts w:hint="cs"/>
          <w:rtl/>
        </w:rPr>
        <w:t xml:space="preserve">הגרב </w:t>
      </w:r>
      <w:r w:rsidR="00F54DC6">
        <w:rPr>
          <w:rFonts w:hint="cs"/>
          <w:rtl/>
        </w:rPr>
        <w:t>בכל כוחו, א</w:t>
      </w:r>
      <w:r w:rsidR="00A83D14">
        <w:rPr>
          <w:rFonts w:hint="cs"/>
          <w:rtl/>
        </w:rPr>
        <w:t>ך</w:t>
      </w:r>
      <w:r w:rsidR="00F54DC6">
        <w:rPr>
          <w:rFonts w:hint="cs"/>
          <w:rtl/>
        </w:rPr>
        <w:t xml:space="preserve"> הדבר לא שיפר ב</w:t>
      </w:r>
      <w:r w:rsidR="00AE7EFF">
        <w:rPr>
          <w:rFonts w:hint="cs"/>
          <w:rtl/>
        </w:rPr>
        <w:t>מיוחד</w:t>
      </w:r>
      <w:r w:rsidR="00F54DC6">
        <w:rPr>
          <w:rFonts w:hint="cs"/>
          <w:rtl/>
        </w:rPr>
        <w:t xml:space="preserve"> את מ</w:t>
      </w:r>
      <w:r w:rsidR="00D77649">
        <w:rPr>
          <w:rFonts w:hint="cs"/>
          <w:rtl/>
        </w:rPr>
        <w:t>ידת</w:t>
      </w:r>
      <w:r w:rsidR="00180A6B">
        <w:rPr>
          <w:rFonts w:hint="cs"/>
          <w:rtl/>
        </w:rPr>
        <w:t xml:space="preserve"> הרטיבות</w:t>
      </w:r>
      <w:r w:rsidR="007E4608">
        <w:rPr>
          <w:rFonts w:hint="cs"/>
          <w:rtl/>
        </w:rPr>
        <w:t xml:space="preserve"> </w:t>
      </w:r>
      <w:r w:rsidR="00DC3CDE">
        <w:rPr>
          <w:rFonts w:hint="cs"/>
          <w:rtl/>
        </w:rPr>
        <w:t>ובלית ברירה</w:t>
      </w:r>
      <w:r w:rsidR="00F54DC6">
        <w:rPr>
          <w:rFonts w:hint="cs"/>
          <w:rtl/>
        </w:rPr>
        <w:t xml:space="preserve"> </w:t>
      </w:r>
      <w:r w:rsidR="00DC3CDE">
        <w:rPr>
          <w:rFonts w:hint="cs"/>
          <w:rtl/>
        </w:rPr>
        <w:t>עטה</w:t>
      </w:r>
      <w:r w:rsidR="00F54DC6">
        <w:rPr>
          <w:rFonts w:hint="cs"/>
          <w:rtl/>
        </w:rPr>
        <w:t xml:space="preserve"> אות</w:t>
      </w:r>
      <w:r w:rsidR="007E4608">
        <w:rPr>
          <w:rFonts w:hint="cs"/>
          <w:rtl/>
        </w:rPr>
        <w:t>ו</w:t>
      </w:r>
      <w:r w:rsidR="00F54DC6">
        <w:rPr>
          <w:rFonts w:hint="cs"/>
          <w:rtl/>
        </w:rPr>
        <w:t xml:space="preserve"> על כף ידו</w:t>
      </w:r>
      <w:r w:rsidR="007E4608">
        <w:rPr>
          <w:rFonts w:hint="cs"/>
          <w:rtl/>
        </w:rPr>
        <w:t xml:space="preserve"> </w:t>
      </w:r>
      <w:r w:rsidR="00DC3CDE">
        <w:rPr>
          <w:rFonts w:hint="cs"/>
          <w:rtl/>
        </w:rPr>
        <w:t>כדי</w:t>
      </w:r>
      <w:r w:rsidR="00F54DC6">
        <w:rPr>
          <w:rFonts w:hint="cs"/>
          <w:rtl/>
        </w:rPr>
        <w:t xml:space="preserve"> לחמ</w:t>
      </w:r>
      <w:r w:rsidR="007E4608">
        <w:rPr>
          <w:rFonts w:hint="cs"/>
          <w:rtl/>
        </w:rPr>
        <w:t>מו</w:t>
      </w:r>
      <w:r w:rsidR="00DC3CDE">
        <w:rPr>
          <w:rFonts w:hint="cs"/>
          <w:rtl/>
        </w:rPr>
        <w:t>.</w:t>
      </w:r>
      <w:r w:rsidR="00E61D62">
        <w:rPr>
          <w:rFonts w:hint="cs"/>
          <w:rtl/>
        </w:rPr>
        <w:t xml:space="preserve"> </w:t>
      </w:r>
      <w:r w:rsidR="007E4608">
        <w:rPr>
          <w:rFonts w:hint="cs"/>
          <w:rtl/>
        </w:rPr>
        <w:t xml:space="preserve">כף </w:t>
      </w:r>
      <w:r w:rsidR="00CB6A83">
        <w:rPr>
          <w:rFonts w:hint="cs"/>
          <w:rtl/>
        </w:rPr>
        <w:t xml:space="preserve">רגלו היחפה </w:t>
      </w:r>
      <w:r w:rsidR="001C5A04">
        <w:rPr>
          <w:rFonts w:hint="cs"/>
          <w:rtl/>
        </w:rPr>
        <w:t>הייתה</w:t>
      </w:r>
      <w:r w:rsidR="00CB6A83">
        <w:rPr>
          <w:rFonts w:hint="cs"/>
          <w:rtl/>
        </w:rPr>
        <w:t xml:space="preserve"> אדומה וקמוטה ממי הקרח של התעלונת, אך </w:t>
      </w:r>
      <w:r w:rsidR="00180A6B">
        <w:rPr>
          <w:rFonts w:hint="cs"/>
          <w:rtl/>
        </w:rPr>
        <w:t>טרם</w:t>
      </w:r>
      <w:r w:rsidR="00CB6A83">
        <w:rPr>
          <w:rFonts w:hint="cs"/>
          <w:rtl/>
        </w:rPr>
        <w:t xml:space="preserve"> </w:t>
      </w:r>
      <w:r w:rsidR="00DC3CDE">
        <w:rPr>
          <w:rFonts w:hint="cs"/>
          <w:rtl/>
        </w:rPr>
        <w:t>הנצו</w:t>
      </w:r>
      <w:r w:rsidR="00CB6A83">
        <w:rPr>
          <w:rFonts w:hint="cs"/>
          <w:rtl/>
        </w:rPr>
        <w:t xml:space="preserve"> </w:t>
      </w:r>
      <w:r w:rsidR="004C2AEF">
        <w:rPr>
          <w:rFonts w:hint="cs"/>
          <w:rtl/>
        </w:rPr>
        <w:t>עליה</w:t>
      </w:r>
      <w:r w:rsidR="00DC3CDE">
        <w:rPr>
          <w:rFonts w:hint="cs"/>
          <w:rtl/>
        </w:rPr>
        <w:t xml:space="preserve"> </w:t>
      </w:r>
      <w:r w:rsidR="00CB6A83">
        <w:rPr>
          <w:rFonts w:hint="cs"/>
          <w:rtl/>
        </w:rPr>
        <w:t>שלפוחיות</w:t>
      </w:r>
      <w:r w:rsidR="00BE6B98">
        <w:rPr>
          <w:rFonts w:hint="cs"/>
          <w:rtl/>
        </w:rPr>
        <w:t>,</w:t>
      </w:r>
      <w:r w:rsidR="00CB6A83">
        <w:rPr>
          <w:rFonts w:hint="cs"/>
          <w:rtl/>
        </w:rPr>
        <w:t xml:space="preserve"> ובכלל </w:t>
      </w:r>
      <w:r w:rsidR="00BE6B98">
        <w:rPr>
          <w:rtl/>
        </w:rPr>
        <w:t>–</w:t>
      </w:r>
      <w:r w:rsidR="00BE6B98">
        <w:rPr>
          <w:rFonts w:hint="cs"/>
          <w:rtl/>
        </w:rPr>
        <w:t xml:space="preserve"> </w:t>
      </w:r>
      <w:r w:rsidR="00E61D62">
        <w:rPr>
          <w:rFonts w:hint="cs"/>
          <w:rtl/>
        </w:rPr>
        <w:t>מצבו לא</w:t>
      </w:r>
      <w:r w:rsidR="00DC3CDE">
        <w:rPr>
          <w:rFonts w:hint="cs"/>
          <w:rtl/>
        </w:rPr>
        <w:t xml:space="preserve"> היה</w:t>
      </w:r>
      <w:r w:rsidR="00E61D62">
        <w:rPr>
          <w:rFonts w:hint="cs"/>
          <w:rtl/>
        </w:rPr>
        <w:t xml:space="preserve"> אבוד ככלות </w:t>
      </w:r>
      <w:r w:rsidR="00483BB1">
        <w:rPr>
          <w:rFonts w:hint="cs"/>
          <w:rtl/>
        </w:rPr>
        <w:t>הכול</w:t>
      </w:r>
      <w:r w:rsidR="00DE2F6C">
        <w:rPr>
          <w:rFonts w:hint="cs"/>
          <w:rtl/>
        </w:rPr>
        <w:t>.</w:t>
      </w:r>
      <w:bookmarkStart w:id="203" w:name="_Hlk504151556"/>
      <w:r w:rsidR="00E61D62">
        <w:rPr>
          <w:rFonts w:hint="cs"/>
          <w:rtl/>
        </w:rPr>
        <w:t xml:space="preserve"> </w:t>
      </w:r>
      <w:r w:rsidR="00EC4EF8">
        <w:rPr>
          <w:rFonts w:hint="cs"/>
          <w:rtl/>
        </w:rPr>
        <w:t>אחד מקדושי העיר,</w:t>
      </w:r>
      <w:r w:rsidR="007106A5">
        <w:rPr>
          <w:rFonts w:hint="cs"/>
          <w:rtl/>
        </w:rPr>
        <w:t xml:space="preserve"> </w:t>
      </w:r>
      <w:r w:rsidR="00C86978">
        <w:rPr>
          <w:rFonts w:hint="cs"/>
          <w:rtl/>
        </w:rPr>
        <w:t xml:space="preserve">עטוי שריון </w:t>
      </w:r>
      <w:r w:rsidR="00C86978" w:rsidRPr="00F1345B">
        <w:rPr>
          <w:rFonts w:hint="cs"/>
          <w:rtl/>
        </w:rPr>
        <w:t>ואו</w:t>
      </w:r>
      <w:r w:rsidR="00C86978">
        <w:rPr>
          <w:rFonts w:hint="cs"/>
          <w:rtl/>
        </w:rPr>
        <w:t xml:space="preserve">חז במגן ובחרב, </w:t>
      </w:r>
      <w:r w:rsidR="00C86978" w:rsidRPr="00C86978">
        <w:rPr>
          <w:rFonts w:cs="Times New Roman"/>
          <w:rtl/>
        </w:rPr>
        <w:t>אמד את אלכס בחיוך</w:t>
      </w:r>
      <w:r w:rsidR="00BE6B98">
        <w:rPr>
          <w:rFonts w:cs="Times New Roman" w:hint="cs"/>
          <w:rtl/>
        </w:rPr>
        <w:t xml:space="preserve"> </w:t>
      </w:r>
      <w:r w:rsidR="00C86978" w:rsidRPr="00C86978">
        <w:rPr>
          <w:rFonts w:cs="Times New Roman"/>
          <w:rtl/>
        </w:rPr>
        <w:t>ניצחון ממרומי</w:t>
      </w:r>
      <w:r w:rsidR="00C86978" w:rsidRPr="00C86978">
        <w:rPr>
          <w:rFonts w:cs="Times New Roman" w:hint="cs"/>
          <w:rtl/>
        </w:rPr>
        <w:t xml:space="preserve"> </w:t>
      </w:r>
      <w:r w:rsidR="00407E30">
        <w:rPr>
          <w:rFonts w:hint="cs"/>
          <w:rtl/>
        </w:rPr>
        <w:t>ויטרא</w:t>
      </w:r>
      <w:r w:rsidR="00BE6B98">
        <w:rPr>
          <w:rFonts w:hint="cs"/>
          <w:rtl/>
        </w:rPr>
        <w:t>ז</w:t>
      </w:r>
      <w:r w:rsidR="00407E30">
        <w:rPr>
          <w:rFonts w:hint="cs"/>
          <w:rtl/>
        </w:rPr>
        <w:t>' מרהיב</w:t>
      </w:r>
      <w:r w:rsidR="00B836FC">
        <w:rPr>
          <w:rFonts w:hint="cs"/>
          <w:rtl/>
        </w:rPr>
        <w:t xml:space="preserve"> בחלון מעליו</w:t>
      </w:r>
      <w:r w:rsidR="00180A6B">
        <w:rPr>
          <w:rFonts w:hint="cs"/>
          <w:rtl/>
        </w:rPr>
        <w:t>,</w:t>
      </w:r>
      <w:r w:rsidR="007106A5">
        <w:rPr>
          <w:rFonts w:hint="cs"/>
          <w:rtl/>
        </w:rPr>
        <w:t xml:space="preserve"> </w:t>
      </w:r>
      <w:r w:rsidR="00CF65B2" w:rsidRPr="00CF65B2">
        <w:rPr>
          <w:rFonts w:cs="Times New Roman"/>
          <w:rtl/>
        </w:rPr>
        <w:t xml:space="preserve">ונראה שגם הוא </w:t>
      </w:r>
      <w:r w:rsidR="00EC4EF8">
        <w:rPr>
          <w:rFonts w:hint="cs"/>
          <w:rtl/>
        </w:rPr>
        <w:t xml:space="preserve">הסכים </w:t>
      </w:r>
      <w:r w:rsidR="00180A6B">
        <w:rPr>
          <w:rFonts w:hint="cs"/>
          <w:rtl/>
        </w:rPr>
        <w:t>שהמצב אינו נואש</w:t>
      </w:r>
      <w:r w:rsidR="007106A5">
        <w:rPr>
          <w:rFonts w:hint="cs"/>
          <w:rtl/>
        </w:rPr>
        <w:t>.</w:t>
      </w:r>
      <w:r w:rsidR="00EC4EF8">
        <w:rPr>
          <w:rFonts w:hint="cs"/>
          <w:rtl/>
        </w:rPr>
        <w:t xml:space="preserve"> </w:t>
      </w:r>
    </w:p>
    <w:p w14:paraId="65FD918B" w14:textId="0A4E2A93" w:rsidR="00E61D62" w:rsidRDefault="00EC4EF8" w:rsidP="007E4608">
      <w:pPr>
        <w:rPr>
          <w:rtl/>
        </w:rPr>
      </w:pPr>
      <w:r>
        <w:rPr>
          <w:rFonts w:hint="cs"/>
          <w:rtl/>
        </w:rPr>
        <w:t xml:space="preserve">מאושש מעט, </w:t>
      </w:r>
      <w:bookmarkEnd w:id="203"/>
      <w:r w:rsidR="00C86978" w:rsidRPr="00C86978">
        <w:rPr>
          <w:rFonts w:cs="Times New Roman"/>
          <w:rtl/>
        </w:rPr>
        <w:t>אלכס</w:t>
      </w:r>
      <w:r w:rsidR="00C86978" w:rsidRPr="00C86978">
        <w:rPr>
          <w:rFonts w:cs="Times New Roman" w:hint="cs"/>
          <w:rtl/>
        </w:rPr>
        <w:t xml:space="preserve"> </w:t>
      </w:r>
      <w:r w:rsidR="00E61D62">
        <w:rPr>
          <w:rFonts w:hint="cs"/>
          <w:rtl/>
        </w:rPr>
        <w:t>קרע דפי</w:t>
      </w:r>
      <w:r w:rsidR="00A83D14">
        <w:rPr>
          <w:rFonts w:hint="cs"/>
          <w:rtl/>
        </w:rPr>
        <w:t>ם</w:t>
      </w:r>
      <w:r w:rsidR="00E61D62">
        <w:rPr>
          <w:rFonts w:hint="cs"/>
          <w:rtl/>
        </w:rPr>
        <w:t xml:space="preserve"> </w:t>
      </w:r>
      <w:r w:rsidR="00A83D14">
        <w:rPr>
          <w:rFonts w:hint="cs"/>
          <w:rtl/>
        </w:rPr>
        <w:t>מ</w:t>
      </w:r>
      <w:r w:rsidR="00E61D62">
        <w:rPr>
          <w:rFonts w:hint="cs"/>
          <w:rtl/>
        </w:rPr>
        <w:t>עלון תיירותי שמצא בכיס מעילו ותחבם לנעלו, לשם</w:t>
      </w:r>
      <w:r w:rsidR="007E4608">
        <w:rPr>
          <w:rFonts w:hint="cs"/>
          <w:rtl/>
        </w:rPr>
        <w:t xml:space="preserve"> ייבוש. ברגלו היחפה הוא </w:t>
      </w:r>
      <w:r w:rsidR="00BE6B98">
        <w:rPr>
          <w:rFonts w:cs="Times New Roman" w:hint="cs"/>
          <w:rtl/>
        </w:rPr>
        <w:t>מ</w:t>
      </w:r>
      <w:r w:rsidR="00A83D14" w:rsidRPr="00A83D14">
        <w:rPr>
          <w:rFonts w:cs="Times New Roman"/>
          <w:rtl/>
        </w:rPr>
        <w:t>ישש את</w:t>
      </w:r>
      <w:r w:rsidR="007E4608">
        <w:rPr>
          <w:rFonts w:hint="cs"/>
          <w:rtl/>
        </w:rPr>
        <w:t xml:space="preserve"> ר</w:t>
      </w:r>
      <w:r w:rsidR="00E61D62">
        <w:rPr>
          <w:rFonts w:hint="cs"/>
          <w:rtl/>
        </w:rPr>
        <w:t>צפת האבן</w:t>
      </w:r>
      <w:r w:rsidR="00A83D14">
        <w:rPr>
          <w:rFonts w:hint="cs"/>
          <w:rtl/>
        </w:rPr>
        <w:t>. היא</w:t>
      </w:r>
      <w:r w:rsidR="00E61D62">
        <w:rPr>
          <w:rFonts w:hint="cs"/>
          <w:rtl/>
        </w:rPr>
        <w:t xml:space="preserve"> </w:t>
      </w:r>
      <w:r w:rsidR="001C5A04">
        <w:rPr>
          <w:rFonts w:hint="cs"/>
          <w:rtl/>
        </w:rPr>
        <w:t>הייתה</w:t>
      </w:r>
      <w:r w:rsidR="00E61D62">
        <w:rPr>
          <w:rFonts w:hint="cs"/>
          <w:rtl/>
        </w:rPr>
        <w:t xml:space="preserve"> קרה פחות ממי התעלונת, ובכל זאת התעטש כמה עיטושים שנמוגו סביב עמוד אבן עצום</w:t>
      </w:r>
      <w:r w:rsidR="00D54C3E">
        <w:rPr>
          <w:rFonts w:hint="cs"/>
          <w:rtl/>
        </w:rPr>
        <w:t xml:space="preserve"> ממד</w:t>
      </w:r>
      <w:r w:rsidR="00E61D62">
        <w:rPr>
          <w:rFonts w:hint="cs"/>
          <w:rtl/>
        </w:rPr>
        <w:t xml:space="preserve">ים </w:t>
      </w:r>
      <w:r w:rsidR="00180A6B" w:rsidRPr="005D1352">
        <w:rPr>
          <w:rFonts w:hint="cs"/>
          <w:rtl/>
        </w:rPr>
        <w:t>סמוך למקום מושבו</w:t>
      </w:r>
      <w:r w:rsidR="00E61D62">
        <w:rPr>
          <w:rFonts w:hint="cs"/>
          <w:rtl/>
        </w:rPr>
        <w:t>.</w:t>
      </w:r>
    </w:p>
    <w:p w14:paraId="437EAFD0" w14:textId="250D8E9C" w:rsidR="00D37A72" w:rsidRPr="004F7FB4" w:rsidRDefault="00EC4EF8" w:rsidP="007E4608">
      <w:pPr>
        <w:rPr>
          <w:color w:val="A6A6A6" w:themeColor="background1" w:themeShade="A6"/>
          <w:rtl/>
        </w:rPr>
      </w:pPr>
      <w:r w:rsidRPr="004F7FB4">
        <w:rPr>
          <w:rFonts w:hint="cs"/>
          <w:color w:val="A6A6A6" w:themeColor="background1" w:themeShade="A6"/>
          <w:rtl/>
        </w:rPr>
        <w:t>[</w:t>
      </w:r>
      <w:r w:rsidR="00B40BDC" w:rsidRPr="004F7FB4">
        <w:rPr>
          <w:rFonts w:hint="cs"/>
          <w:color w:val="A6A6A6" w:themeColor="background1" w:themeShade="A6"/>
          <w:rtl/>
        </w:rPr>
        <w:t xml:space="preserve"> </w:t>
      </w:r>
      <w:r w:rsidR="00D37A72" w:rsidRPr="004F7FB4">
        <w:rPr>
          <w:rFonts w:hint="cs"/>
          <w:color w:val="A6A6A6" w:themeColor="background1" w:themeShade="A6"/>
          <w:rtl/>
        </w:rPr>
        <w:t xml:space="preserve">בחלון צבעוני </w:t>
      </w:r>
      <w:r w:rsidR="007E4608" w:rsidRPr="004F7FB4">
        <w:rPr>
          <w:rFonts w:hint="cs"/>
          <w:color w:val="A6A6A6" w:themeColor="background1" w:themeShade="A6"/>
          <w:rtl/>
        </w:rPr>
        <w:t>ש</w:t>
      </w:r>
      <w:r w:rsidR="00D37A72" w:rsidRPr="004F7FB4">
        <w:rPr>
          <w:rFonts w:hint="cs"/>
          <w:color w:val="A6A6A6" w:themeColor="background1" w:themeShade="A6"/>
          <w:rtl/>
        </w:rPr>
        <w:t>מעליו התנשא קדוש מאבות העיר, ה-</w:t>
      </w:r>
      <w:r w:rsidR="00D37A72" w:rsidRPr="004F7FB4">
        <w:rPr>
          <w:color w:val="A6A6A6" w:themeColor="background1" w:themeShade="A6"/>
        </w:rPr>
        <w:t>Stadtpatron</w:t>
      </w:r>
      <w:r w:rsidR="00D37A72" w:rsidRPr="004F7FB4">
        <w:rPr>
          <w:rFonts w:hint="cs"/>
          <w:color w:val="A6A6A6" w:themeColor="background1" w:themeShade="A6"/>
          <w:rtl/>
        </w:rPr>
        <w:t>, [</w:t>
      </w:r>
      <w:r w:rsidR="00D37A72" w:rsidRPr="004F7FB4">
        <w:rPr>
          <w:color w:val="A6A6A6" w:themeColor="background1" w:themeShade="A6"/>
        </w:rPr>
        <w:t>http://www.freiburgermuenster.info/muenster.php?id=stadtpatrone</w:t>
      </w:r>
      <w:r w:rsidR="00D37A72" w:rsidRPr="004F7FB4">
        <w:rPr>
          <w:rFonts w:hint="cs"/>
          <w:color w:val="A6A6A6" w:themeColor="background1" w:themeShade="A6"/>
          <w:rtl/>
        </w:rPr>
        <w:t xml:space="preserve">] עטוי שריון ואוחז במגן ובחרב, גלימתו האדומה </w:t>
      </w:r>
      <w:r w:rsidR="007E4608" w:rsidRPr="004F7FB4">
        <w:rPr>
          <w:rFonts w:hint="cs"/>
          <w:color w:val="A6A6A6" w:themeColor="background1" w:themeShade="A6"/>
          <w:rtl/>
        </w:rPr>
        <w:t>נבלעה</w:t>
      </w:r>
      <w:r w:rsidR="00D37A72" w:rsidRPr="004F7FB4">
        <w:rPr>
          <w:rFonts w:hint="cs"/>
          <w:color w:val="A6A6A6" w:themeColor="background1" w:themeShade="A6"/>
          <w:rtl/>
        </w:rPr>
        <w:t xml:space="preserve"> בחשכת הקתדרלה. [בגלימה אדומה, אוחז מטה צהוב ופניו אומרות </w:t>
      </w:r>
      <w:r w:rsidR="00D37A72" w:rsidRPr="004F7FB4">
        <w:rPr>
          <w:color w:val="A6A6A6" w:themeColor="background1" w:themeShade="A6"/>
          <w:rtl/>
        </w:rPr>
        <w:t>–</w:t>
      </w:r>
      <w:r w:rsidR="00D37A72" w:rsidRPr="004F7FB4">
        <w:rPr>
          <w:rFonts w:hint="cs"/>
          <w:color w:val="A6A6A6" w:themeColor="background1" w:themeShade="A6"/>
          <w:rtl/>
        </w:rPr>
        <w:t xml:space="preserve"> הוכנסתי לקאנון, בהסכמתה של האנושות כולה. כזה אני ואלו היו מעשי ומחשבותי וכל מאוואי הקדושים. תנשכו לעצמכם את האצבע, לא תצליחו להמלט ממני גם בחשיכה.]</w:t>
      </w:r>
    </w:p>
    <w:p w14:paraId="1424BD08" w14:textId="1F78840A" w:rsidR="00EC4EF8" w:rsidRPr="004F7FB4" w:rsidRDefault="00EC4EF8" w:rsidP="007E4608">
      <w:pPr>
        <w:rPr>
          <w:color w:val="A6A6A6" w:themeColor="background1" w:themeShade="A6"/>
          <w:rtl/>
        </w:rPr>
      </w:pPr>
      <w:r w:rsidRPr="004F7FB4">
        <w:rPr>
          <w:rFonts w:hint="cs"/>
          <w:color w:val="A6A6A6" w:themeColor="background1" w:themeShade="A6"/>
          <w:rtl/>
        </w:rPr>
        <w:t>]</w:t>
      </w:r>
    </w:p>
    <w:p w14:paraId="53664BD2" w14:textId="4021438D" w:rsidR="009435B4" w:rsidRDefault="00846C62" w:rsidP="00FA4E7B">
      <w:pPr>
        <w:rPr>
          <w:rtl/>
        </w:rPr>
      </w:pPr>
      <w:r>
        <w:rPr>
          <w:rFonts w:hint="cs"/>
          <w:rtl/>
        </w:rPr>
        <w:t xml:space="preserve">נער עבר </w:t>
      </w:r>
      <w:r w:rsidR="005D1352">
        <w:rPr>
          <w:rFonts w:hint="cs"/>
          <w:rtl/>
        </w:rPr>
        <w:t>שם</w:t>
      </w:r>
      <w:r>
        <w:rPr>
          <w:rFonts w:hint="cs"/>
          <w:rtl/>
        </w:rPr>
        <w:t xml:space="preserve"> ועצר </w:t>
      </w:r>
      <w:r w:rsidR="00AB2265">
        <w:rPr>
          <w:rFonts w:hint="cs"/>
          <w:rtl/>
        </w:rPr>
        <w:t xml:space="preserve">בקפלה </w:t>
      </w:r>
      <w:r w:rsidR="00C86978" w:rsidRPr="00C86978">
        <w:rPr>
          <w:rFonts w:cs="Times New Roman"/>
          <w:rtl/>
        </w:rPr>
        <w:t>סמוכה</w:t>
      </w:r>
      <w:r w:rsidR="00AB2265">
        <w:rPr>
          <w:rFonts w:hint="cs"/>
          <w:rtl/>
        </w:rPr>
        <w:t xml:space="preserve">, </w:t>
      </w:r>
      <w:r w:rsidR="007E4608">
        <w:rPr>
          <w:rFonts w:hint="cs"/>
          <w:rtl/>
        </w:rPr>
        <w:t>ל</w:t>
      </w:r>
      <w:r>
        <w:rPr>
          <w:rFonts w:hint="cs"/>
          <w:rtl/>
        </w:rPr>
        <w:t xml:space="preserve">יד </w:t>
      </w:r>
      <w:r w:rsidR="00AB2265">
        <w:rPr>
          <w:rFonts w:hint="cs"/>
          <w:rtl/>
        </w:rPr>
        <w:t>מתקן מתכת ל</w:t>
      </w:r>
      <w:r>
        <w:rPr>
          <w:rFonts w:hint="cs"/>
          <w:rtl/>
        </w:rPr>
        <w:t>נרות</w:t>
      </w:r>
      <w:r w:rsidR="00AB2265">
        <w:rPr>
          <w:rFonts w:hint="cs"/>
          <w:rtl/>
        </w:rPr>
        <w:t xml:space="preserve"> </w:t>
      </w:r>
      <w:r w:rsidR="009435B4">
        <w:rPr>
          <w:rFonts w:hint="cs"/>
          <w:rtl/>
        </w:rPr>
        <w:t>פולחן</w:t>
      </w:r>
      <w:r w:rsidR="00AB2265" w:rsidRPr="004F7FB4">
        <w:rPr>
          <w:rFonts w:hint="cs"/>
          <w:color w:val="A6A6A6" w:themeColor="background1" w:themeShade="A6"/>
          <w:rtl/>
        </w:rPr>
        <w:t>[</w:t>
      </w:r>
      <w:r w:rsidRPr="004F7FB4">
        <w:rPr>
          <w:rFonts w:hint="cs"/>
          <w:color w:val="A6A6A6" w:themeColor="background1" w:themeShade="A6"/>
          <w:rtl/>
        </w:rPr>
        <w:t>, חלקם בוערים. הוא ניער טיפות גשם מ</w:t>
      </w:r>
      <w:r w:rsidR="005D1352" w:rsidRPr="004F7FB4">
        <w:rPr>
          <w:rFonts w:hint="cs"/>
          <w:color w:val="A6A6A6" w:themeColor="background1" w:themeShade="A6"/>
          <w:rtl/>
        </w:rPr>
        <w:t>מעילו</w:t>
      </w:r>
      <w:r w:rsidR="00A83D14" w:rsidRPr="004F7FB4">
        <w:rPr>
          <w:rFonts w:hint="cs"/>
          <w:color w:val="A6A6A6" w:themeColor="background1" w:themeShade="A6"/>
          <w:rtl/>
        </w:rPr>
        <w:t>]</w:t>
      </w:r>
      <w:r w:rsidR="006B6AAA" w:rsidRPr="004F7FB4">
        <w:rPr>
          <w:rFonts w:hint="cs"/>
          <w:color w:val="A6A6A6" w:themeColor="background1" w:themeShade="A6"/>
          <w:rtl/>
        </w:rPr>
        <w:t xml:space="preserve"> </w:t>
      </w:r>
      <w:r w:rsidR="00A83D14">
        <w:rPr>
          <w:rFonts w:hint="cs"/>
          <w:rtl/>
        </w:rPr>
        <w:t xml:space="preserve">הוא </w:t>
      </w:r>
      <w:r>
        <w:rPr>
          <w:rFonts w:hint="cs"/>
          <w:rtl/>
        </w:rPr>
        <w:t xml:space="preserve">כרע והצטלב </w:t>
      </w:r>
      <w:r w:rsidR="00B836FC">
        <w:rPr>
          <w:rFonts w:hint="cs"/>
          <w:rtl/>
        </w:rPr>
        <w:t>ל</w:t>
      </w:r>
      <w:r>
        <w:rPr>
          <w:rFonts w:hint="cs"/>
          <w:rtl/>
        </w:rPr>
        <w:t xml:space="preserve">פני </w:t>
      </w:r>
      <w:r w:rsidR="007E13F0">
        <w:rPr>
          <w:rFonts w:hint="cs"/>
          <w:rtl/>
        </w:rPr>
        <w:t xml:space="preserve">פסל אבן עתיק של גברתנו של החסד, שתחת גלימתה הסתופפו תריסר ויותר </w:t>
      </w:r>
      <w:r w:rsidR="00C86978">
        <w:rPr>
          <w:rFonts w:hint="cs"/>
          <w:rtl/>
        </w:rPr>
        <w:t>מ</w:t>
      </w:r>
      <w:r w:rsidR="007E13F0">
        <w:rPr>
          <w:rFonts w:hint="cs"/>
          <w:rtl/>
        </w:rPr>
        <w:t xml:space="preserve">מבקשי </w:t>
      </w:r>
      <w:r w:rsidR="00C86978">
        <w:rPr>
          <w:rFonts w:hint="cs"/>
          <w:rtl/>
        </w:rPr>
        <w:t>ה</w:t>
      </w:r>
      <w:r w:rsidR="007E13F0">
        <w:rPr>
          <w:rFonts w:hint="cs"/>
          <w:rtl/>
        </w:rPr>
        <w:t>חסד ודורשהו</w:t>
      </w:r>
      <w:r w:rsidR="002E01D1">
        <w:rPr>
          <w:rFonts w:hint="cs"/>
          <w:rtl/>
        </w:rPr>
        <w:t>.</w:t>
      </w:r>
      <w:r>
        <w:rPr>
          <w:rFonts w:hint="cs"/>
          <w:rtl/>
        </w:rPr>
        <w:t xml:space="preserve"> </w:t>
      </w:r>
      <w:r w:rsidR="00A83D14" w:rsidRPr="00A83D14">
        <w:rPr>
          <w:rFonts w:cs="Times New Roman"/>
          <w:rtl/>
        </w:rPr>
        <w:t>כשהתרומם, הוא</w:t>
      </w:r>
      <w:r w:rsidR="00EC4EF8">
        <w:rPr>
          <w:rFonts w:hint="cs"/>
          <w:rtl/>
        </w:rPr>
        <w:t xml:space="preserve"> </w:t>
      </w:r>
      <w:r w:rsidR="003B1EA9">
        <w:rPr>
          <w:rFonts w:hint="cs"/>
          <w:rtl/>
        </w:rPr>
        <w:t>שלף כרית</w:t>
      </w:r>
      <w:bookmarkStart w:id="204" w:name="_Hlk529040066"/>
      <w:r w:rsidR="003B1EA9">
        <w:rPr>
          <w:rFonts w:hint="cs"/>
          <w:rtl/>
        </w:rPr>
        <w:t xml:space="preserve"> </w:t>
      </w:r>
      <w:r w:rsidR="003764DE">
        <w:rPr>
          <w:rFonts w:hint="cs"/>
          <w:rtl/>
        </w:rPr>
        <w:t xml:space="preserve">בגוון </w:t>
      </w:r>
      <w:r w:rsidR="00AC2FF0">
        <w:rPr>
          <w:rFonts w:hint="cs"/>
          <w:rtl/>
        </w:rPr>
        <w:t xml:space="preserve">כחול </w:t>
      </w:r>
      <w:r w:rsidR="003764DE">
        <w:rPr>
          <w:rFonts w:hint="cs"/>
          <w:rtl/>
        </w:rPr>
        <w:t>מלכותי</w:t>
      </w:r>
      <w:r w:rsidR="003B1EA9">
        <w:rPr>
          <w:rFonts w:hint="cs"/>
          <w:rtl/>
        </w:rPr>
        <w:t xml:space="preserve"> </w:t>
      </w:r>
      <w:bookmarkEnd w:id="204"/>
      <w:r w:rsidR="003B1EA9">
        <w:rPr>
          <w:rFonts w:hint="cs"/>
          <w:rtl/>
        </w:rPr>
        <w:t xml:space="preserve">מתחת למעילו והשעין אותה בזהירות למרגלות </w:t>
      </w:r>
      <w:r w:rsidR="00E61D62" w:rsidRPr="004F7FB4">
        <w:rPr>
          <w:rFonts w:hint="cs"/>
          <w:color w:val="A6A6A6" w:themeColor="background1" w:themeShade="A6"/>
          <w:rtl/>
        </w:rPr>
        <w:t>[</w:t>
      </w:r>
      <w:r w:rsidR="003B1EA9" w:rsidRPr="004F7FB4">
        <w:rPr>
          <w:rFonts w:hint="cs"/>
          <w:color w:val="A6A6A6" w:themeColor="background1" w:themeShade="A6"/>
          <w:rtl/>
        </w:rPr>
        <w:t>פיתוחי הפליז המפותלים של</w:t>
      </w:r>
      <w:r w:rsidR="00E61D62" w:rsidRPr="004F7FB4">
        <w:rPr>
          <w:rFonts w:hint="cs"/>
          <w:color w:val="A6A6A6" w:themeColor="background1" w:themeShade="A6"/>
          <w:rtl/>
        </w:rPr>
        <w:t>]</w:t>
      </w:r>
      <w:r w:rsidR="003B1EA9">
        <w:rPr>
          <w:rFonts w:hint="cs"/>
          <w:rtl/>
        </w:rPr>
        <w:t xml:space="preserve"> גדר הקפלה, כ</w:t>
      </w:r>
      <w:r w:rsidR="00180A6B">
        <w:rPr>
          <w:rFonts w:hint="cs"/>
          <w:rtl/>
        </w:rPr>
        <w:t>הכנה</w:t>
      </w:r>
      <w:r w:rsidR="003B1EA9">
        <w:rPr>
          <w:rFonts w:hint="cs"/>
          <w:rtl/>
        </w:rPr>
        <w:t xml:space="preserve"> לשנת</w:t>
      </w:r>
      <w:r w:rsidR="00BE6B98">
        <w:rPr>
          <w:rFonts w:hint="cs"/>
          <w:rtl/>
        </w:rPr>
        <w:t xml:space="preserve"> </w:t>
      </w:r>
      <w:r w:rsidR="003B1EA9">
        <w:rPr>
          <w:rFonts w:hint="cs"/>
          <w:rtl/>
        </w:rPr>
        <w:t>לילה</w:t>
      </w:r>
      <w:r w:rsidR="00657A97">
        <w:rPr>
          <w:rFonts w:hint="cs"/>
          <w:rtl/>
        </w:rPr>
        <w:t xml:space="preserve"> </w:t>
      </w:r>
      <w:r w:rsidR="00A56FF6">
        <w:rPr>
          <w:rFonts w:hint="cs"/>
          <w:rtl/>
        </w:rPr>
        <w:t xml:space="preserve">אינקובטורית </w:t>
      </w:r>
      <w:r w:rsidR="00657A97">
        <w:rPr>
          <w:rFonts w:hint="cs"/>
          <w:rtl/>
        </w:rPr>
        <w:t>בהיכל</w:t>
      </w:r>
      <w:r w:rsidR="00B836FC">
        <w:rPr>
          <w:rFonts w:hint="cs"/>
          <w:rtl/>
        </w:rPr>
        <w:t>,</w:t>
      </w:r>
      <w:r w:rsidR="006B6AAA" w:rsidRPr="004F7FB4">
        <w:rPr>
          <w:rFonts w:hint="cs"/>
          <w:color w:val="A6A6A6" w:themeColor="background1" w:themeShade="A6"/>
          <w:rtl/>
        </w:rPr>
        <w:t xml:space="preserve"> </w:t>
      </w:r>
      <w:r w:rsidR="00A83D14" w:rsidRPr="004F7FB4">
        <w:rPr>
          <w:rFonts w:hint="cs"/>
          <w:color w:val="A6A6A6" w:themeColor="background1" w:themeShade="A6"/>
          <w:rtl/>
        </w:rPr>
        <w:t>[</w:t>
      </w:r>
      <w:r w:rsidR="00FA4E7B" w:rsidRPr="004F7FB4">
        <w:rPr>
          <w:rFonts w:hint="cs"/>
          <w:color w:val="A6A6A6" w:themeColor="background1" w:themeShade="A6"/>
          <w:rtl/>
        </w:rPr>
        <w:t>ה</w:t>
      </w:r>
      <w:r w:rsidR="00AB2265" w:rsidRPr="004F7FB4">
        <w:rPr>
          <w:rFonts w:hint="cs"/>
          <w:color w:val="A6A6A6" w:themeColor="background1" w:themeShade="A6"/>
          <w:rtl/>
        </w:rPr>
        <w:t xml:space="preserve">טיפות </w:t>
      </w:r>
      <w:r w:rsidR="00FA4E7B" w:rsidRPr="004F7FB4">
        <w:rPr>
          <w:rFonts w:hint="cs"/>
          <w:color w:val="A6A6A6" w:themeColor="background1" w:themeShade="A6"/>
          <w:rtl/>
        </w:rPr>
        <w:t>ש</w:t>
      </w:r>
      <w:r w:rsidRPr="004F7FB4">
        <w:rPr>
          <w:rFonts w:hint="cs"/>
          <w:color w:val="A6A6A6" w:themeColor="background1" w:themeShade="A6"/>
          <w:rtl/>
        </w:rPr>
        <w:t xml:space="preserve">נשרו ממעילו </w:t>
      </w:r>
      <w:r w:rsidR="00AB2265" w:rsidRPr="004F7FB4">
        <w:rPr>
          <w:rFonts w:hint="cs"/>
          <w:color w:val="A6A6A6" w:themeColor="background1" w:themeShade="A6"/>
          <w:rtl/>
        </w:rPr>
        <w:t>א</w:t>
      </w:r>
      <w:r w:rsidRPr="004F7FB4">
        <w:rPr>
          <w:rFonts w:hint="cs"/>
          <w:color w:val="A6A6A6" w:themeColor="background1" w:themeShade="A6"/>
          <w:rtl/>
        </w:rPr>
        <w:t>ל</w:t>
      </w:r>
      <w:r w:rsidR="00AB2265" w:rsidRPr="004F7FB4">
        <w:rPr>
          <w:rFonts w:hint="cs"/>
          <w:color w:val="A6A6A6" w:themeColor="background1" w:themeShade="A6"/>
          <w:rtl/>
        </w:rPr>
        <w:t xml:space="preserve"> </w:t>
      </w:r>
      <w:r w:rsidRPr="004F7FB4">
        <w:rPr>
          <w:rFonts w:hint="cs"/>
          <w:color w:val="A6A6A6" w:themeColor="background1" w:themeShade="A6"/>
          <w:rtl/>
        </w:rPr>
        <w:t xml:space="preserve">רצפת האבן </w:t>
      </w:r>
      <w:r w:rsidR="00FA4E7B" w:rsidRPr="004F7FB4">
        <w:rPr>
          <w:rFonts w:hint="cs"/>
          <w:color w:val="A6A6A6" w:themeColor="background1" w:themeShade="A6"/>
          <w:rtl/>
        </w:rPr>
        <w:t>נקוו ל</w:t>
      </w:r>
      <w:r w:rsidRPr="004F7FB4">
        <w:rPr>
          <w:rFonts w:hint="cs"/>
          <w:color w:val="A6A6A6" w:themeColor="background1" w:themeShade="A6"/>
          <w:rtl/>
        </w:rPr>
        <w:t xml:space="preserve">שלולית קטנה </w:t>
      </w:r>
      <w:r w:rsidR="00FA4E7B" w:rsidRPr="004F7FB4">
        <w:rPr>
          <w:rFonts w:hint="cs"/>
          <w:color w:val="A6A6A6" w:themeColor="background1" w:themeShade="A6"/>
          <w:rtl/>
        </w:rPr>
        <w:t>והוא</w:t>
      </w:r>
      <w:r w:rsidR="00A83D14" w:rsidRPr="004F7FB4">
        <w:rPr>
          <w:rFonts w:hint="cs"/>
          <w:color w:val="A6A6A6" w:themeColor="background1" w:themeShade="A6"/>
          <w:rtl/>
        </w:rPr>
        <w:t>]</w:t>
      </w:r>
      <w:r w:rsidR="00FA4E7B">
        <w:rPr>
          <w:rFonts w:hint="cs"/>
          <w:rtl/>
        </w:rPr>
        <w:t xml:space="preserve"> </w:t>
      </w:r>
      <w:r w:rsidR="00A83D14">
        <w:rPr>
          <w:rFonts w:hint="cs"/>
          <w:rtl/>
        </w:rPr>
        <w:t>ו</w:t>
      </w:r>
      <w:r>
        <w:rPr>
          <w:rFonts w:hint="cs"/>
          <w:rtl/>
        </w:rPr>
        <w:t xml:space="preserve">לחש </w:t>
      </w:r>
      <w:r w:rsidR="00E61D62">
        <w:rPr>
          <w:rFonts w:hint="cs"/>
          <w:rtl/>
        </w:rPr>
        <w:t xml:space="preserve">בלהט </w:t>
      </w:r>
      <w:r w:rsidR="00C86978">
        <w:rPr>
          <w:rFonts w:hint="cs"/>
          <w:rtl/>
        </w:rPr>
        <w:t xml:space="preserve">רב </w:t>
      </w:r>
      <w:r w:rsidR="00A56FF6">
        <w:rPr>
          <w:rFonts w:hint="cs"/>
          <w:rtl/>
        </w:rPr>
        <w:t xml:space="preserve">ובכוונה </w:t>
      </w:r>
      <w:r>
        <w:rPr>
          <w:rFonts w:hint="cs"/>
          <w:rtl/>
        </w:rPr>
        <w:t xml:space="preserve">מילים </w:t>
      </w:r>
      <w:r w:rsidR="00180A6B">
        <w:rPr>
          <w:rFonts w:hint="cs"/>
          <w:rtl/>
        </w:rPr>
        <w:t xml:space="preserve">לטיניות </w:t>
      </w:r>
      <w:r w:rsidR="00B836FC" w:rsidRPr="00B836FC">
        <w:rPr>
          <w:rFonts w:cs="Times New Roman"/>
          <w:rtl/>
        </w:rPr>
        <w:t>ממזמור</w:t>
      </w:r>
      <w:r w:rsidR="00BE6B98">
        <w:rPr>
          <w:rFonts w:cs="Times New Roman" w:hint="cs"/>
          <w:rtl/>
        </w:rPr>
        <w:t xml:space="preserve"> </w:t>
      </w:r>
      <w:r w:rsidR="00B836FC" w:rsidRPr="00B836FC">
        <w:rPr>
          <w:rFonts w:cs="Times New Roman"/>
          <w:rtl/>
        </w:rPr>
        <w:t>תפילה</w:t>
      </w:r>
      <w:r w:rsidR="00A83D14" w:rsidRPr="00A83D14">
        <w:rPr>
          <w:rFonts w:cs="Times New Roman"/>
          <w:rtl/>
        </w:rPr>
        <w:t xml:space="preserve"> </w:t>
      </w:r>
      <w:r>
        <w:rPr>
          <w:rFonts w:hint="cs"/>
          <w:rtl/>
        </w:rPr>
        <w:t>ש</w:t>
      </w:r>
      <w:r w:rsidR="00A83D14">
        <w:rPr>
          <w:rFonts w:hint="cs"/>
          <w:rtl/>
        </w:rPr>
        <w:t xml:space="preserve">גם </w:t>
      </w:r>
      <w:r w:rsidR="00AB2265">
        <w:rPr>
          <w:rFonts w:hint="cs"/>
          <w:rtl/>
        </w:rPr>
        <w:t>אלכס הכיר</w:t>
      </w:r>
      <w:r w:rsidR="009435B4">
        <w:rPr>
          <w:rFonts w:hint="cs"/>
          <w:rtl/>
        </w:rPr>
        <w:t xml:space="preserve"> </w:t>
      </w:r>
      <w:r w:rsidR="009435B4">
        <w:rPr>
          <w:rtl/>
        </w:rPr>
        <w:t>–</w:t>
      </w:r>
    </w:p>
    <w:p w14:paraId="167786DE" w14:textId="258D0539" w:rsidR="00846C62" w:rsidRDefault="00846C62" w:rsidP="00BE6B98">
      <w:pPr>
        <w:ind w:left="3390"/>
        <w:rPr>
          <w:rtl/>
        </w:rPr>
      </w:pPr>
      <w:r>
        <w:rPr>
          <w:rFonts w:hint="cs"/>
          <w:rtl/>
        </w:rPr>
        <w:t>בתוך פצעיך הסתירני</w:t>
      </w:r>
    </w:p>
    <w:p w14:paraId="027DA262" w14:textId="35118B31" w:rsidR="00846C62" w:rsidRDefault="00846C62" w:rsidP="00BE6B98">
      <w:pPr>
        <w:ind w:left="3390"/>
        <w:rPr>
          <w:rtl/>
        </w:rPr>
      </w:pPr>
      <w:r>
        <w:rPr>
          <w:rFonts w:hint="cs"/>
          <w:rtl/>
        </w:rPr>
        <w:t>לעד אל ת</w:t>
      </w:r>
      <w:r w:rsidR="00BE6B98">
        <w:rPr>
          <w:rFonts w:hint="cs"/>
          <w:rtl/>
        </w:rPr>
        <w:t>י</w:t>
      </w:r>
      <w:r>
        <w:rPr>
          <w:rFonts w:hint="cs"/>
          <w:rtl/>
        </w:rPr>
        <w:t>פרד ממני</w:t>
      </w:r>
    </w:p>
    <w:p w14:paraId="28CB31C4" w14:textId="77777777" w:rsidR="00846C62" w:rsidRDefault="00846C62" w:rsidP="00BE6B98">
      <w:pPr>
        <w:ind w:left="3390"/>
        <w:rPr>
          <w:rtl/>
        </w:rPr>
      </w:pPr>
      <w:r>
        <w:rPr>
          <w:rFonts w:hint="cs"/>
          <w:rtl/>
        </w:rPr>
        <w:t>מאויב אכזר שמרני</w:t>
      </w:r>
    </w:p>
    <w:p w14:paraId="1640ED79" w14:textId="59BDD812" w:rsidR="00846C62" w:rsidRDefault="00846C62" w:rsidP="00BE6B98">
      <w:pPr>
        <w:ind w:left="3390"/>
        <w:rPr>
          <w:rtl/>
        </w:rPr>
      </w:pPr>
      <w:r>
        <w:rPr>
          <w:rFonts w:hint="cs"/>
          <w:rtl/>
        </w:rPr>
        <w:t>בבוא שעת מותי קראני...</w:t>
      </w:r>
    </w:p>
    <w:p w14:paraId="63171C0E" w14:textId="089C260C" w:rsidR="00D332F9" w:rsidRDefault="00D332F9" w:rsidP="00846C62">
      <w:pPr>
        <w:rPr>
          <w:rtl/>
        </w:rPr>
      </w:pPr>
    </w:p>
    <w:p w14:paraId="696C4F7B" w14:textId="289726A2" w:rsidR="00D332F9" w:rsidRDefault="00D332F9" w:rsidP="00846C62">
      <w:pPr>
        <w:rPr>
          <w:rtl/>
        </w:rPr>
      </w:pPr>
      <w:r>
        <w:rPr>
          <w:rFonts w:hint="cs"/>
          <w:rtl/>
        </w:rPr>
        <w:t>[</w:t>
      </w:r>
      <w:hyperlink r:id="rId100" w:anchor="imgrc=vLb1a3t8W3No0M:" w:history="1">
        <w:r w:rsidRPr="00D332F9">
          <w:rPr>
            <w:rStyle w:val="Hyperlink"/>
            <w:rFonts w:hint="cs"/>
            <w:rtl/>
          </w:rPr>
          <w:t>הפסל</w:t>
        </w:r>
      </w:hyperlink>
      <w:r>
        <w:rPr>
          <w:rFonts w:hint="cs"/>
          <w:rtl/>
        </w:rPr>
        <w:t xml:space="preserve">, </w:t>
      </w:r>
      <w:hyperlink r:id="rId101" w:history="1">
        <w:r w:rsidRPr="00D332F9">
          <w:rPr>
            <w:rStyle w:val="Hyperlink"/>
            <w:rFonts w:hint="cs"/>
            <w:rtl/>
          </w:rPr>
          <w:t>לינק ישיר</w:t>
        </w:r>
      </w:hyperlink>
    </w:p>
    <w:p w14:paraId="7A0AD550" w14:textId="0CA65667" w:rsidR="00D332F9" w:rsidRDefault="00D332F9" w:rsidP="00846C62">
      <w:pPr>
        <w:rPr>
          <w:rtl/>
        </w:rPr>
      </w:pPr>
      <w:r>
        <w:rPr>
          <w:rFonts w:hint="cs"/>
          <w:rtl/>
        </w:rPr>
        <w:lastRenderedPageBreak/>
        <w:t>]</w:t>
      </w:r>
    </w:p>
    <w:p w14:paraId="53E2E717" w14:textId="77777777" w:rsidR="00846C62" w:rsidRPr="004F7FB4" w:rsidRDefault="00846C62" w:rsidP="00846C62">
      <w:pPr>
        <w:rPr>
          <w:color w:val="A6A6A6" w:themeColor="background1" w:themeShade="A6"/>
          <w:rtl/>
        </w:rPr>
      </w:pPr>
      <w:r w:rsidRPr="004F7FB4">
        <w:rPr>
          <w:rFonts w:hint="cs"/>
          <w:color w:val="A6A6A6" w:themeColor="background1" w:themeShade="A6"/>
          <w:rtl/>
        </w:rPr>
        <w:t>[</w:t>
      </w:r>
      <w:r w:rsidRPr="004F7FB4">
        <w:rPr>
          <w:color w:val="A6A6A6" w:themeColor="background1" w:themeShade="A6"/>
        </w:rPr>
        <w:t>http://en.wikipedia.org/wiki/Anima_Christi</w:t>
      </w:r>
    </w:p>
    <w:p w14:paraId="42C836AC" w14:textId="77777777" w:rsidR="00846C62" w:rsidRPr="004F7FB4" w:rsidRDefault="00846C62" w:rsidP="00846C62">
      <w:pPr>
        <w:bidi w:val="0"/>
        <w:rPr>
          <w:color w:val="A6A6A6" w:themeColor="background1" w:themeShade="A6"/>
        </w:rPr>
      </w:pPr>
      <w:r w:rsidRPr="004F7FB4">
        <w:rPr>
          <w:color w:val="A6A6A6" w:themeColor="background1" w:themeShade="A6"/>
        </w:rPr>
        <w:t>Anima Christi, sanctifica me</w:t>
      </w:r>
      <w:r w:rsidRPr="004F7FB4">
        <w:rPr>
          <w:rFonts w:cs="Times New Roman"/>
          <w:color w:val="A6A6A6" w:themeColor="background1" w:themeShade="A6"/>
          <w:rtl/>
        </w:rPr>
        <w:t>.</w:t>
      </w:r>
    </w:p>
    <w:p w14:paraId="15E62BBE" w14:textId="77777777" w:rsidR="00846C62" w:rsidRPr="004F7FB4" w:rsidRDefault="00846C62" w:rsidP="00846C62">
      <w:pPr>
        <w:bidi w:val="0"/>
        <w:rPr>
          <w:color w:val="A6A6A6" w:themeColor="background1" w:themeShade="A6"/>
        </w:rPr>
      </w:pPr>
      <w:r w:rsidRPr="004F7FB4">
        <w:rPr>
          <w:color w:val="A6A6A6" w:themeColor="background1" w:themeShade="A6"/>
        </w:rPr>
        <w:t>Corpus Christi, salva me</w:t>
      </w:r>
      <w:r w:rsidRPr="004F7FB4">
        <w:rPr>
          <w:rFonts w:cs="Times New Roman"/>
          <w:color w:val="A6A6A6" w:themeColor="background1" w:themeShade="A6"/>
          <w:rtl/>
        </w:rPr>
        <w:t>.</w:t>
      </w:r>
    </w:p>
    <w:p w14:paraId="3A28E7E6" w14:textId="77777777" w:rsidR="00846C62" w:rsidRPr="004F7FB4" w:rsidRDefault="00846C62" w:rsidP="00846C62">
      <w:pPr>
        <w:bidi w:val="0"/>
        <w:rPr>
          <w:color w:val="A6A6A6" w:themeColor="background1" w:themeShade="A6"/>
        </w:rPr>
      </w:pPr>
      <w:r w:rsidRPr="004F7FB4">
        <w:rPr>
          <w:color w:val="A6A6A6" w:themeColor="background1" w:themeShade="A6"/>
        </w:rPr>
        <w:t>Sanguis Christi, inebria me</w:t>
      </w:r>
      <w:r w:rsidRPr="004F7FB4">
        <w:rPr>
          <w:rFonts w:cs="Times New Roman"/>
          <w:color w:val="A6A6A6" w:themeColor="background1" w:themeShade="A6"/>
          <w:rtl/>
        </w:rPr>
        <w:t>.</w:t>
      </w:r>
    </w:p>
    <w:p w14:paraId="4E552E28" w14:textId="77777777" w:rsidR="00846C62" w:rsidRPr="004F7FB4" w:rsidRDefault="00846C62" w:rsidP="00846C62">
      <w:pPr>
        <w:bidi w:val="0"/>
        <w:rPr>
          <w:color w:val="A6A6A6" w:themeColor="background1" w:themeShade="A6"/>
        </w:rPr>
      </w:pPr>
      <w:r w:rsidRPr="004F7FB4">
        <w:rPr>
          <w:color w:val="A6A6A6" w:themeColor="background1" w:themeShade="A6"/>
        </w:rPr>
        <w:t>Aqua lateris Christi, lava me</w:t>
      </w:r>
      <w:r w:rsidRPr="004F7FB4">
        <w:rPr>
          <w:rFonts w:cs="Times New Roman"/>
          <w:color w:val="A6A6A6" w:themeColor="background1" w:themeShade="A6"/>
          <w:rtl/>
        </w:rPr>
        <w:t>.</w:t>
      </w:r>
    </w:p>
    <w:p w14:paraId="34D898F0" w14:textId="77777777" w:rsidR="00846C62" w:rsidRPr="004F7FB4" w:rsidRDefault="00846C62" w:rsidP="00846C62">
      <w:pPr>
        <w:bidi w:val="0"/>
        <w:rPr>
          <w:color w:val="A6A6A6" w:themeColor="background1" w:themeShade="A6"/>
        </w:rPr>
      </w:pPr>
      <w:r w:rsidRPr="004F7FB4">
        <w:rPr>
          <w:color w:val="A6A6A6" w:themeColor="background1" w:themeShade="A6"/>
        </w:rPr>
        <w:t>Passio Christi, conforta me</w:t>
      </w:r>
      <w:r w:rsidRPr="004F7FB4">
        <w:rPr>
          <w:rFonts w:cs="Times New Roman"/>
          <w:color w:val="A6A6A6" w:themeColor="background1" w:themeShade="A6"/>
          <w:rtl/>
        </w:rPr>
        <w:t>.</w:t>
      </w:r>
    </w:p>
    <w:p w14:paraId="746FF1F2" w14:textId="77777777" w:rsidR="00846C62" w:rsidRPr="004F7FB4" w:rsidRDefault="00846C62" w:rsidP="00846C62">
      <w:pPr>
        <w:bidi w:val="0"/>
        <w:rPr>
          <w:color w:val="A6A6A6" w:themeColor="background1" w:themeShade="A6"/>
        </w:rPr>
      </w:pPr>
      <w:r w:rsidRPr="004F7FB4">
        <w:rPr>
          <w:color w:val="A6A6A6" w:themeColor="background1" w:themeShade="A6"/>
        </w:rPr>
        <w:t>O bone Jesu, exaudi me</w:t>
      </w:r>
      <w:r w:rsidRPr="004F7FB4">
        <w:rPr>
          <w:rFonts w:cs="Times New Roman"/>
          <w:color w:val="A6A6A6" w:themeColor="background1" w:themeShade="A6"/>
          <w:rtl/>
        </w:rPr>
        <w:t>.</w:t>
      </w:r>
    </w:p>
    <w:p w14:paraId="05A1CB0D" w14:textId="77777777" w:rsidR="00846C62" w:rsidRPr="004F7FB4" w:rsidRDefault="00846C62" w:rsidP="00846C62">
      <w:pPr>
        <w:bidi w:val="0"/>
        <w:rPr>
          <w:color w:val="A6A6A6" w:themeColor="background1" w:themeShade="A6"/>
        </w:rPr>
      </w:pPr>
      <w:r w:rsidRPr="004F7FB4">
        <w:rPr>
          <w:color w:val="A6A6A6" w:themeColor="background1" w:themeShade="A6"/>
        </w:rPr>
        <w:t>Intra tua vulnera absconde me</w:t>
      </w:r>
      <w:r w:rsidRPr="004F7FB4">
        <w:rPr>
          <w:rFonts w:cs="Times New Roman"/>
          <w:color w:val="A6A6A6" w:themeColor="background1" w:themeShade="A6"/>
          <w:rtl/>
        </w:rPr>
        <w:t>.</w:t>
      </w:r>
    </w:p>
    <w:p w14:paraId="2AF76832" w14:textId="77777777" w:rsidR="00846C62" w:rsidRPr="004F7FB4" w:rsidRDefault="00846C62" w:rsidP="00846C62">
      <w:pPr>
        <w:bidi w:val="0"/>
        <w:rPr>
          <w:color w:val="A6A6A6" w:themeColor="background1" w:themeShade="A6"/>
        </w:rPr>
      </w:pPr>
      <w:r w:rsidRPr="004F7FB4">
        <w:rPr>
          <w:color w:val="A6A6A6" w:themeColor="background1" w:themeShade="A6"/>
        </w:rPr>
        <w:t>Ne permittas me separari a te</w:t>
      </w:r>
      <w:r w:rsidRPr="004F7FB4">
        <w:rPr>
          <w:rFonts w:cs="Times New Roman"/>
          <w:color w:val="A6A6A6" w:themeColor="background1" w:themeShade="A6"/>
          <w:rtl/>
        </w:rPr>
        <w:t>.</w:t>
      </w:r>
    </w:p>
    <w:p w14:paraId="70652206" w14:textId="77777777" w:rsidR="00846C62" w:rsidRPr="004F7FB4" w:rsidRDefault="00846C62" w:rsidP="00846C62">
      <w:pPr>
        <w:bidi w:val="0"/>
        <w:rPr>
          <w:color w:val="A6A6A6" w:themeColor="background1" w:themeShade="A6"/>
        </w:rPr>
      </w:pPr>
      <w:r w:rsidRPr="004F7FB4">
        <w:rPr>
          <w:color w:val="A6A6A6" w:themeColor="background1" w:themeShade="A6"/>
        </w:rPr>
        <w:t>Ab hoste maligno defende me</w:t>
      </w:r>
      <w:r w:rsidRPr="004F7FB4">
        <w:rPr>
          <w:rFonts w:cs="Times New Roman"/>
          <w:color w:val="A6A6A6" w:themeColor="background1" w:themeShade="A6"/>
          <w:rtl/>
        </w:rPr>
        <w:t>.</w:t>
      </w:r>
    </w:p>
    <w:p w14:paraId="72D7348A" w14:textId="77777777" w:rsidR="00846C62" w:rsidRPr="004F7FB4" w:rsidRDefault="00846C62" w:rsidP="00846C62">
      <w:pPr>
        <w:bidi w:val="0"/>
        <w:rPr>
          <w:color w:val="A6A6A6" w:themeColor="background1" w:themeShade="A6"/>
        </w:rPr>
      </w:pPr>
      <w:r w:rsidRPr="004F7FB4">
        <w:rPr>
          <w:color w:val="A6A6A6" w:themeColor="background1" w:themeShade="A6"/>
        </w:rPr>
        <w:t>In hora mortis meae voca me</w:t>
      </w:r>
      <w:r w:rsidRPr="004F7FB4">
        <w:rPr>
          <w:rFonts w:cs="Times New Roman"/>
          <w:color w:val="A6A6A6" w:themeColor="background1" w:themeShade="A6"/>
          <w:rtl/>
        </w:rPr>
        <w:t>.</w:t>
      </w:r>
    </w:p>
    <w:p w14:paraId="450795C8" w14:textId="77777777" w:rsidR="00846C62" w:rsidRPr="004F7FB4" w:rsidRDefault="00846C62" w:rsidP="00846C62">
      <w:pPr>
        <w:bidi w:val="0"/>
        <w:rPr>
          <w:color w:val="A6A6A6" w:themeColor="background1" w:themeShade="A6"/>
        </w:rPr>
      </w:pPr>
      <w:r w:rsidRPr="004F7FB4">
        <w:rPr>
          <w:color w:val="A6A6A6" w:themeColor="background1" w:themeShade="A6"/>
        </w:rPr>
        <w:t>Et iube me venire ad te</w:t>
      </w:r>
      <w:r w:rsidRPr="004F7FB4">
        <w:rPr>
          <w:rFonts w:cs="Times New Roman"/>
          <w:color w:val="A6A6A6" w:themeColor="background1" w:themeShade="A6"/>
          <w:rtl/>
        </w:rPr>
        <w:t>,</w:t>
      </w:r>
    </w:p>
    <w:p w14:paraId="4F09F90A" w14:textId="77777777" w:rsidR="00846C62" w:rsidRPr="004F7FB4" w:rsidRDefault="00846C62" w:rsidP="00846C62">
      <w:pPr>
        <w:bidi w:val="0"/>
        <w:rPr>
          <w:color w:val="A6A6A6" w:themeColor="background1" w:themeShade="A6"/>
        </w:rPr>
      </w:pPr>
      <w:r w:rsidRPr="004F7FB4">
        <w:rPr>
          <w:color w:val="A6A6A6" w:themeColor="background1" w:themeShade="A6"/>
        </w:rPr>
        <w:t>Ut cum Sanctis tuis laudem te</w:t>
      </w:r>
      <w:r w:rsidRPr="004F7FB4">
        <w:rPr>
          <w:rFonts w:cs="Times New Roman"/>
          <w:color w:val="A6A6A6" w:themeColor="background1" w:themeShade="A6"/>
          <w:rtl/>
        </w:rPr>
        <w:t>,</w:t>
      </w:r>
    </w:p>
    <w:p w14:paraId="4CA3D73D" w14:textId="77777777" w:rsidR="00846C62" w:rsidRPr="004F7FB4" w:rsidRDefault="00846C62" w:rsidP="00846C62">
      <w:pPr>
        <w:bidi w:val="0"/>
        <w:rPr>
          <w:color w:val="A6A6A6" w:themeColor="background1" w:themeShade="A6"/>
        </w:rPr>
      </w:pPr>
      <w:r w:rsidRPr="004F7FB4">
        <w:rPr>
          <w:color w:val="A6A6A6" w:themeColor="background1" w:themeShade="A6"/>
        </w:rPr>
        <w:t>In saecula saeculorum</w:t>
      </w:r>
      <w:r w:rsidRPr="004F7FB4">
        <w:rPr>
          <w:rFonts w:cs="Times New Roman"/>
          <w:color w:val="A6A6A6" w:themeColor="background1" w:themeShade="A6"/>
          <w:rtl/>
        </w:rPr>
        <w:t>.</w:t>
      </w:r>
    </w:p>
    <w:p w14:paraId="44851A7F" w14:textId="77777777" w:rsidR="00846C62" w:rsidRPr="004F7FB4" w:rsidRDefault="00846C62" w:rsidP="00846C62">
      <w:pPr>
        <w:bidi w:val="0"/>
        <w:rPr>
          <w:color w:val="A6A6A6" w:themeColor="background1" w:themeShade="A6"/>
          <w:rtl/>
        </w:rPr>
      </w:pPr>
      <w:r w:rsidRPr="004F7FB4">
        <w:rPr>
          <w:color w:val="A6A6A6" w:themeColor="background1" w:themeShade="A6"/>
        </w:rPr>
        <w:t>Amen</w:t>
      </w:r>
    </w:p>
    <w:p w14:paraId="41566416" w14:textId="77777777" w:rsidR="00846C62" w:rsidRPr="004F7FB4" w:rsidRDefault="00846C62" w:rsidP="00846C62">
      <w:pPr>
        <w:rPr>
          <w:color w:val="A6A6A6" w:themeColor="background1" w:themeShade="A6"/>
          <w:rtl/>
        </w:rPr>
      </w:pPr>
      <w:r w:rsidRPr="004F7FB4">
        <w:rPr>
          <w:rFonts w:hint="cs"/>
          <w:color w:val="A6A6A6" w:themeColor="background1" w:themeShade="A6"/>
          <w:rtl/>
        </w:rPr>
        <w:t>]</w:t>
      </w:r>
    </w:p>
    <w:p w14:paraId="0544FCA9" w14:textId="5AEC2E01" w:rsidR="007741EA" w:rsidRPr="004F7FB4" w:rsidRDefault="00E61D62" w:rsidP="00250000">
      <w:pPr>
        <w:rPr>
          <w:color w:val="A6A6A6" w:themeColor="background1" w:themeShade="A6"/>
          <w:rtl/>
        </w:rPr>
      </w:pPr>
      <w:r w:rsidRPr="004F7FB4" w:rsidDel="00E61D62">
        <w:rPr>
          <w:rFonts w:hint="cs"/>
          <w:color w:val="A6A6A6" w:themeColor="background1" w:themeShade="A6"/>
          <w:rtl/>
        </w:rPr>
        <w:t xml:space="preserve"> </w:t>
      </w:r>
      <w:r w:rsidR="0038620D" w:rsidRPr="004F7FB4">
        <w:rPr>
          <w:rFonts w:hint="cs"/>
          <w:color w:val="A6A6A6" w:themeColor="background1" w:themeShade="A6"/>
          <w:rtl/>
        </w:rPr>
        <w:t>[</w:t>
      </w:r>
      <w:r w:rsidR="003905BB" w:rsidRPr="004F7FB4">
        <w:rPr>
          <w:rFonts w:hint="cs"/>
          <w:color w:val="A6A6A6" w:themeColor="background1" w:themeShade="A6"/>
          <w:rtl/>
        </w:rPr>
        <w:t>הסיפור העתיק ביותר והיחיד סופר פעם במילים בלבד, מילים קאנוניות וב</w:t>
      </w:r>
      <w:r w:rsidR="001037E1" w:rsidRPr="004F7FB4">
        <w:rPr>
          <w:rFonts w:hint="cs"/>
          <w:color w:val="A6A6A6" w:themeColor="background1" w:themeShade="A6"/>
          <w:rtl/>
        </w:rPr>
        <w:t xml:space="preserve">קתדרלת </w:t>
      </w:r>
      <w:r w:rsidR="00D921C9" w:rsidRPr="004F7FB4">
        <w:rPr>
          <w:rFonts w:hint="cs"/>
          <w:color w:val="A6A6A6" w:themeColor="background1" w:themeShade="A6"/>
          <w:rtl/>
        </w:rPr>
        <w:t>פרייבורג של גבירתנו האהובה</w:t>
      </w:r>
      <w:r w:rsidR="00C41B81" w:rsidRPr="004F7FB4">
        <w:rPr>
          <w:rFonts w:hint="cs"/>
          <w:color w:val="A6A6A6" w:themeColor="background1" w:themeShade="A6"/>
          <w:rtl/>
        </w:rPr>
        <w:t xml:space="preserve"> הוא היה בתוך </w:t>
      </w:r>
      <w:r w:rsidR="00372406" w:rsidRPr="004F7FB4">
        <w:rPr>
          <w:rFonts w:hint="cs"/>
          <w:color w:val="A6A6A6" w:themeColor="background1" w:themeShade="A6"/>
          <w:rtl/>
        </w:rPr>
        <w:t>ה</w:t>
      </w:r>
      <w:r w:rsidR="00C41B81" w:rsidRPr="004F7FB4">
        <w:rPr>
          <w:rFonts w:hint="cs"/>
          <w:color w:val="A6A6A6" w:themeColor="background1" w:themeShade="A6"/>
          <w:rtl/>
        </w:rPr>
        <w:t>סיפור ה</w:t>
      </w:r>
      <w:r w:rsidR="00372406" w:rsidRPr="004F7FB4">
        <w:rPr>
          <w:rFonts w:hint="cs"/>
          <w:color w:val="A6A6A6" w:themeColor="background1" w:themeShade="A6"/>
          <w:rtl/>
        </w:rPr>
        <w:t>יחיד, סיפור</w:t>
      </w:r>
      <w:r w:rsidR="00C41B81" w:rsidRPr="004F7FB4">
        <w:rPr>
          <w:rFonts w:hint="cs"/>
          <w:color w:val="A6A6A6" w:themeColor="background1" w:themeShade="A6"/>
          <w:rtl/>
        </w:rPr>
        <w:t xml:space="preserve"> נפתל </w:t>
      </w:r>
      <w:r w:rsidR="00372406" w:rsidRPr="004F7FB4">
        <w:rPr>
          <w:rFonts w:hint="cs"/>
          <w:color w:val="A6A6A6" w:themeColor="background1" w:themeShade="A6"/>
          <w:rtl/>
        </w:rPr>
        <w:t>ורב</w:t>
      </w:r>
      <w:r w:rsidR="00C41B81" w:rsidRPr="004F7FB4">
        <w:rPr>
          <w:rFonts w:hint="cs"/>
          <w:color w:val="A6A6A6" w:themeColor="background1" w:themeShade="A6"/>
          <w:rtl/>
        </w:rPr>
        <w:t xml:space="preserve"> פרקים</w:t>
      </w:r>
      <w:r w:rsidR="00372406" w:rsidRPr="004F7FB4">
        <w:rPr>
          <w:rFonts w:hint="cs"/>
          <w:color w:val="A6A6A6" w:themeColor="background1" w:themeShade="A6"/>
          <w:rtl/>
        </w:rPr>
        <w:t xml:space="preserve"> שעדיין לא כולם סופרו</w:t>
      </w:r>
      <w:r w:rsidR="00C41B81" w:rsidRPr="004F7FB4">
        <w:rPr>
          <w:rFonts w:hint="cs"/>
          <w:color w:val="A6A6A6" w:themeColor="background1" w:themeShade="A6"/>
          <w:rtl/>
        </w:rPr>
        <w:t xml:space="preserve">, המון מספרים וכל אחד רוצה </w:t>
      </w:r>
      <w:r w:rsidR="00372406" w:rsidRPr="004F7FB4">
        <w:rPr>
          <w:rFonts w:hint="cs"/>
          <w:color w:val="A6A6A6" w:themeColor="background1" w:themeShade="A6"/>
          <w:rtl/>
        </w:rPr>
        <w:t xml:space="preserve">להאיר צד אחר של אותו </w:t>
      </w:r>
      <w:r w:rsidR="00C41B81" w:rsidRPr="004F7FB4">
        <w:rPr>
          <w:rFonts w:hint="cs"/>
          <w:color w:val="A6A6A6" w:themeColor="background1" w:themeShade="A6"/>
          <w:rtl/>
        </w:rPr>
        <w:t xml:space="preserve">סיפור </w:t>
      </w:r>
      <w:r w:rsidR="00372406" w:rsidRPr="004F7FB4">
        <w:rPr>
          <w:rFonts w:hint="cs"/>
          <w:color w:val="A6A6A6" w:themeColor="background1" w:themeShade="A6"/>
          <w:rtl/>
        </w:rPr>
        <w:t>יחיד,</w:t>
      </w:r>
      <w:r w:rsidR="00C41B81" w:rsidRPr="004F7FB4">
        <w:rPr>
          <w:rFonts w:hint="cs"/>
          <w:color w:val="A6A6A6" w:themeColor="background1" w:themeShade="A6"/>
          <w:rtl/>
        </w:rPr>
        <w:t xml:space="preserve"> לכולם יש את אותה תימה, חלקם מספרים בניפתלות וחלקם בקו ישר ובוטח [וגו'], חלקם </w:t>
      </w:r>
      <w:r w:rsidR="00372406" w:rsidRPr="004F7FB4">
        <w:rPr>
          <w:rFonts w:hint="cs"/>
          <w:color w:val="A6A6A6" w:themeColor="background1" w:themeShade="A6"/>
          <w:rtl/>
        </w:rPr>
        <w:t xml:space="preserve">בזהב ובפיתולים, בגילופים בעץ משובח, בחריטה באבן ובשיש, בהשרייה בפיגמנטים נדירים, בכל מה שיש בתוך האדמה ומעליה, סיפור אחד ויחיד בפרקים משולבים. </w:t>
      </w:r>
      <w:r w:rsidR="0038620D" w:rsidRPr="004F7FB4">
        <w:rPr>
          <w:rFonts w:hint="cs"/>
          <w:color w:val="A6A6A6" w:themeColor="background1" w:themeShade="A6"/>
          <w:rtl/>
        </w:rPr>
        <w:t>]</w:t>
      </w:r>
      <w:r w:rsidR="00372406" w:rsidRPr="004F7FB4">
        <w:rPr>
          <w:rFonts w:hint="cs"/>
          <w:color w:val="A6A6A6" w:themeColor="background1" w:themeShade="A6"/>
          <w:rtl/>
        </w:rPr>
        <w:t>[זה די גרוע וגם קצר מדי]</w:t>
      </w:r>
    </w:p>
    <w:p w14:paraId="429D8B14" w14:textId="1AA1B824" w:rsidR="0038620D" w:rsidRPr="004F7FB4" w:rsidRDefault="0020700B" w:rsidP="0009566C">
      <w:pPr>
        <w:rPr>
          <w:color w:val="A6A6A6" w:themeColor="background1" w:themeShade="A6"/>
          <w:rtl/>
        </w:rPr>
      </w:pPr>
      <w:r w:rsidRPr="004F7FB4">
        <w:rPr>
          <w:rFonts w:hint="cs"/>
          <w:color w:val="A6A6A6" w:themeColor="background1" w:themeShade="A6"/>
          <w:rtl/>
        </w:rPr>
        <w:t>[</w:t>
      </w:r>
      <w:r w:rsidR="0009566C" w:rsidRPr="004F7FB4">
        <w:rPr>
          <w:rFonts w:hint="cs"/>
          <w:color w:val="A6A6A6" w:themeColor="background1" w:themeShade="A6"/>
          <w:rtl/>
        </w:rPr>
        <w:t xml:space="preserve">זאת </w:t>
      </w:r>
      <w:r w:rsidR="001C5A04" w:rsidRPr="004F7FB4">
        <w:rPr>
          <w:rFonts w:hint="cs"/>
          <w:color w:val="A6A6A6" w:themeColor="background1" w:themeShade="A6"/>
          <w:rtl/>
        </w:rPr>
        <w:t>הייתה</w:t>
      </w:r>
      <w:r w:rsidR="0009566C" w:rsidRPr="004F7FB4">
        <w:rPr>
          <w:rFonts w:hint="cs"/>
          <w:color w:val="A6A6A6" w:themeColor="background1" w:themeShade="A6"/>
          <w:rtl/>
        </w:rPr>
        <w:t xml:space="preserve"> תמונה של ההולדת, </w:t>
      </w:r>
      <w:r w:rsidRPr="004F7FB4">
        <w:rPr>
          <w:rFonts w:hint="cs"/>
          <w:color w:val="A6A6A6" w:themeColor="background1" w:themeShade="A6"/>
          <w:rtl/>
        </w:rPr>
        <w:t xml:space="preserve">לא באורווה בבית לחם אלא </w:t>
      </w:r>
      <w:r w:rsidR="0009566C" w:rsidRPr="004F7FB4">
        <w:rPr>
          <w:rFonts w:hint="cs"/>
          <w:color w:val="A6A6A6" w:themeColor="background1" w:themeShade="A6"/>
          <w:rtl/>
        </w:rPr>
        <w:t>באולם מפואר עם עמודי שיש אדום ואבן מחורצת. הירח בקע מהגג ההרוס והאיר את התינוק הקדוש בעריסה לבנה, והתינוק עצמו הפיץ אף הוא אור. ואימו רוכנת מעליו במקום המפואר הזה ותהלוכה ארוכה של קדושים וגם איש באדום</w:t>
      </w:r>
      <w:r w:rsidRPr="004F7FB4">
        <w:rPr>
          <w:rFonts w:hint="cs"/>
          <w:color w:val="A6A6A6" w:themeColor="background1" w:themeShade="A6"/>
          <w:rtl/>
        </w:rPr>
        <w:t>]</w:t>
      </w:r>
    </w:p>
    <w:p w14:paraId="30ED5422" w14:textId="77777777" w:rsidR="0038620D" w:rsidRPr="004F7FB4" w:rsidRDefault="0038620D" w:rsidP="00250000">
      <w:pPr>
        <w:rPr>
          <w:color w:val="A6A6A6" w:themeColor="background1" w:themeShade="A6"/>
          <w:rtl/>
        </w:rPr>
      </w:pPr>
      <w:r w:rsidRPr="004F7FB4">
        <w:rPr>
          <w:rFonts w:hint="cs"/>
          <w:color w:val="A6A6A6" w:themeColor="background1" w:themeShade="A6"/>
          <w:rtl/>
        </w:rPr>
        <w:t>[</w:t>
      </w:r>
    </w:p>
    <w:p w14:paraId="1BC17C56" w14:textId="77777777" w:rsidR="00C25592" w:rsidRPr="004F7FB4" w:rsidRDefault="00C25592" w:rsidP="00250000">
      <w:pPr>
        <w:rPr>
          <w:color w:val="A6A6A6" w:themeColor="background1" w:themeShade="A6"/>
          <w:rtl/>
        </w:rPr>
      </w:pPr>
      <w:r w:rsidRPr="004F7FB4">
        <w:rPr>
          <w:rFonts w:hint="cs"/>
          <w:color w:val="A6A6A6" w:themeColor="background1" w:themeShade="A6"/>
          <w:rtl/>
        </w:rPr>
        <w:t xml:space="preserve">מרקם והבעה. נחושת, פליז, גילוף ויטראז' חוצב חורט, חיטוב = גילוף, פיסול בחומר קשה </w:t>
      </w:r>
      <w:r w:rsidRPr="004F7FB4">
        <w:rPr>
          <w:color w:val="A6A6A6" w:themeColor="background1" w:themeShade="A6"/>
          <w:rtl/>
        </w:rPr>
        <w:t>–</w:t>
      </w:r>
      <w:r w:rsidRPr="004F7FB4">
        <w:rPr>
          <w:rFonts w:hint="cs"/>
          <w:color w:val="A6A6A6" w:themeColor="background1" w:themeShade="A6"/>
          <w:rtl/>
        </w:rPr>
        <w:t xml:space="preserve"> בעיקר בעץ, חיפוי, חירוץ </w:t>
      </w:r>
      <w:r w:rsidRPr="004F7FB4">
        <w:rPr>
          <w:color w:val="A6A6A6" w:themeColor="background1" w:themeShade="A6"/>
          <w:rtl/>
        </w:rPr>
        <w:t>–</w:t>
      </w:r>
      <w:r w:rsidRPr="004F7FB4">
        <w:rPr>
          <w:rFonts w:hint="cs"/>
          <w:color w:val="A6A6A6" w:themeColor="background1" w:themeShade="A6"/>
          <w:rtl/>
        </w:rPr>
        <w:t xml:space="preserve"> עמודים מחורצים, חיתוך, חקיקה = באבן או עץ, חרטות, חריטה = במתכת, </w:t>
      </w:r>
    </w:p>
    <w:p w14:paraId="68CBBCDE" w14:textId="77777777" w:rsidR="00736CF0" w:rsidRPr="004F7FB4" w:rsidRDefault="00736CF0" w:rsidP="00F94D27">
      <w:pPr>
        <w:rPr>
          <w:color w:val="A6A6A6" w:themeColor="background1" w:themeShade="A6"/>
          <w:rtl/>
        </w:rPr>
      </w:pPr>
      <w:r w:rsidRPr="004F7FB4">
        <w:rPr>
          <w:rFonts w:hint="cs"/>
          <w:color w:val="A6A6A6" w:themeColor="background1" w:themeShade="A6"/>
          <w:rtl/>
        </w:rPr>
        <w:t>לכה = תמיסה של שרפים שונים בשמן או בכוהל, המשמשת כצבע שמן מבריק למשיחה על ציורים כדי לשמר אותם או להוסיף להם ברק.</w:t>
      </w:r>
    </w:p>
    <w:p w14:paraId="6B197161" w14:textId="77777777" w:rsidR="00F94D27" w:rsidRPr="004F7FB4" w:rsidRDefault="00736CF0" w:rsidP="00250000">
      <w:pPr>
        <w:rPr>
          <w:color w:val="A6A6A6" w:themeColor="background1" w:themeShade="A6"/>
          <w:rtl/>
        </w:rPr>
      </w:pPr>
      <w:r w:rsidRPr="004F7FB4">
        <w:rPr>
          <w:rFonts w:hint="cs"/>
          <w:color w:val="A6A6A6" w:themeColor="background1" w:themeShade="A6"/>
          <w:rtl/>
        </w:rPr>
        <w:t xml:space="preserve">לפיס לזולי = מינרל סיליקטי נדיר </w:t>
      </w:r>
    </w:p>
    <w:p w14:paraId="4A1F832F" w14:textId="77777777" w:rsidR="00736CF0" w:rsidRPr="004F7FB4" w:rsidRDefault="00736CF0" w:rsidP="00250000">
      <w:pPr>
        <w:rPr>
          <w:color w:val="A6A6A6" w:themeColor="background1" w:themeShade="A6"/>
          <w:rtl/>
        </w:rPr>
      </w:pPr>
      <w:r w:rsidRPr="004F7FB4">
        <w:rPr>
          <w:rFonts w:hint="cs"/>
          <w:color w:val="A6A6A6" w:themeColor="background1" w:themeShade="A6"/>
          <w:rtl/>
        </w:rPr>
        <w:t>מדונה</w:t>
      </w:r>
    </w:p>
    <w:p w14:paraId="35F8801C" w14:textId="77777777" w:rsidR="00736CF0" w:rsidRPr="004F7FB4" w:rsidRDefault="00791913" w:rsidP="00250000">
      <w:pPr>
        <w:rPr>
          <w:color w:val="A6A6A6" w:themeColor="background1" w:themeShade="A6"/>
          <w:rtl/>
        </w:rPr>
      </w:pPr>
      <w:r w:rsidRPr="004F7FB4">
        <w:rPr>
          <w:rFonts w:hint="cs"/>
          <w:color w:val="A6A6A6" w:themeColor="background1" w:themeShade="A6"/>
          <w:rtl/>
        </w:rPr>
        <w:t>מ</w:t>
      </w:r>
      <w:r w:rsidR="00736CF0" w:rsidRPr="004F7FB4">
        <w:rPr>
          <w:rFonts w:hint="cs"/>
          <w:color w:val="A6A6A6" w:themeColor="background1" w:themeShade="A6"/>
          <w:rtl/>
        </w:rPr>
        <w:t>ונומנטלי</w:t>
      </w:r>
    </w:p>
    <w:p w14:paraId="19578A71" w14:textId="77777777" w:rsidR="00736CF0" w:rsidRPr="004F7FB4" w:rsidRDefault="00736CF0" w:rsidP="00250000">
      <w:pPr>
        <w:rPr>
          <w:color w:val="A6A6A6" w:themeColor="background1" w:themeShade="A6"/>
          <w:rtl/>
        </w:rPr>
      </w:pPr>
      <w:r w:rsidRPr="004F7FB4">
        <w:rPr>
          <w:rFonts w:hint="cs"/>
          <w:color w:val="A6A6A6" w:themeColor="background1" w:themeShade="A6"/>
          <w:rtl/>
        </w:rPr>
        <w:t>סטיאצ'טו = חריטת תבליט</w:t>
      </w:r>
    </w:p>
    <w:p w14:paraId="4E66C37A" w14:textId="77777777" w:rsidR="00736CF0" w:rsidRPr="004F7FB4" w:rsidRDefault="00736CF0" w:rsidP="00250000">
      <w:pPr>
        <w:rPr>
          <w:color w:val="A6A6A6" w:themeColor="background1" w:themeShade="A6"/>
          <w:rtl/>
        </w:rPr>
      </w:pPr>
      <w:r w:rsidRPr="004F7FB4">
        <w:rPr>
          <w:rFonts w:hint="cs"/>
          <w:color w:val="A6A6A6" w:themeColor="background1" w:themeShade="A6"/>
          <w:rtl/>
        </w:rPr>
        <w:lastRenderedPageBreak/>
        <w:t>עיטור</w:t>
      </w:r>
    </w:p>
    <w:p w14:paraId="57660286" w14:textId="77777777" w:rsidR="00736CF0" w:rsidRPr="004F7FB4" w:rsidRDefault="00736CF0" w:rsidP="00250000">
      <w:pPr>
        <w:rPr>
          <w:color w:val="A6A6A6" w:themeColor="background1" w:themeShade="A6"/>
          <w:rtl/>
        </w:rPr>
      </w:pPr>
      <w:r w:rsidRPr="004F7FB4">
        <w:rPr>
          <w:rFonts w:hint="cs"/>
          <w:color w:val="A6A6A6" w:themeColor="background1" w:themeShade="A6"/>
          <w:rtl/>
        </w:rPr>
        <w:t>פיליגרן = עבודת צורפות הנעשית באמצעות חוטים דקיקים, בד"כ זהב או כסף, בעיצוב מורכב ומפותל הדומה לתחרה</w:t>
      </w:r>
    </w:p>
    <w:p w14:paraId="7F7BBB66" w14:textId="77777777" w:rsidR="00736CF0" w:rsidRPr="004F7FB4" w:rsidRDefault="00736CF0" w:rsidP="00250000">
      <w:pPr>
        <w:rPr>
          <w:color w:val="A6A6A6" w:themeColor="background1" w:themeShade="A6"/>
          <w:rtl/>
        </w:rPr>
      </w:pPr>
      <w:r w:rsidRPr="004F7FB4">
        <w:rPr>
          <w:rFonts w:hint="cs"/>
          <w:color w:val="A6A6A6" w:themeColor="background1" w:themeShade="A6"/>
          <w:rtl/>
        </w:rPr>
        <w:t>פרוטומה = פסל של ראש וחזה בלבד</w:t>
      </w:r>
    </w:p>
    <w:p w14:paraId="48D12766" w14:textId="77777777" w:rsidR="00736CF0" w:rsidRPr="004F7FB4" w:rsidRDefault="00736CF0" w:rsidP="00250000">
      <w:pPr>
        <w:rPr>
          <w:color w:val="A6A6A6" w:themeColor="background1" w:themeShade="A6"/>
          <w:rtl/>
        </w:rPr>
      </w:pPr>
      <w:r w:rsidRPr="004F7FB4">
        <w:rPr>
          <w:rFonts w:hint="cs"/>
          <w:color w:val="A6A6A6" w:themeColor="background1" w:themeShade="A6"/>
          <w:rtl/>
        </w:rPr>
        <w:t>ריקוע = עיבוד מתכות בעזרת פטיש וסדן</w:t>
      </w:r>
    </w:p>
    <w:p w14:paraId="1AE14AE6" w14:textId="77777777" w:rsidR="00736CF0" w:rsidRPr="004F7FB4" w:rsidRDefault="00736CF0" w:rsidP="00250000">
      <w:pPr>
        <w:rPr>
          <w:color w:val="A6A6A6" w:themeColor="background1" w:themeShade="A6"/>
          <w:rtl/>
        </w:rPr>
      </w:pPr>
      <w:r w:rsidRPr="004F7FB4">
        <w:rPr>
          <w:rFonts w:hint="cs"/>
          <w:color w:val="A6A6A6" w:themeColor="background1" w:themeShade="A6"/>
          <w:rtl/>
        </w:rPr>
        <w:t>תבליט</w:t>
      </w:r>
    </w:p>
    <w:p w14:paraId="50032109" w14:textId="77777777" w:rsidR="00736CF0" w:rsidRPr="004F7FB4" w:rsidRDefault="00736CF0" w:rsidP="00250000">
      <w:pPr>
        <w:rPr>
          <w:color w:val="A6A6A6" w:themeColor="background1" w:themeShade="A6"/>
          <w:rtl/>
        </w:rPr>
      </w:pPr>
      <w:r w:rsidRPr="004F7FB4">
        <w:rPr>
          <w:rFonts w:hint="cs"/>
          <w:color w:val="A6A6A6" w:themeColor="background1" w:themeShade="A6"/>
          <w:rtl/>
        </w:rPr>
        <w:t>תגליף</w:t>
      </w:r>
    </w:p>
    <w:p w14:paraId="23173B0D" w14:textId="77777777" w:rsidR="00986708" w:rsidRPr="004F7FB4" w:rsidRDefault="00986708" w:rsidP="00250000">
      <w:pPr>
        <w:rPr>
          <w:color w:val="A6A6A6" w:themeColor="background1" w:themeShade="A6"/>
          <w:rtl/>
        </w:rPr>
      </w:pPr>
      <w:r w:rsidRPr="004F7FB4">
        <w:rPr>
          <w:rFonts w:hint="cs"/>
          <w:color w:val="A6A6A6" w:themeColor="background1" w:themeShade="A6"/>
          <w:rtl/>
        </w:rPr>
        <w:t>הרמוניה</w:t>
      </w:r>
    </w:p>
    <w:p w14:paraId="4D4120F6" w14:textId="77777777" w:rsidR="00986708" w:rsidRPr="004F7FB4" w:rsidRDefault="00986708" w:rsidP="00250000">
      <w:pPr>
        <w:rPr>
          <w:color w:val="A6A6A6" w:themeColor="background1" w:themeShade="A6"/>
          <w:rtl/>
        </w:rPr>
      </w:pPr>
      <w:r w:rsidRPr="004F7FB4">
        <w:rPr>
          <w:rFonts w:hint="cs"/>
          <w:color w:val="A6A6A6" w:themeColor="background1" w:themeShade="A6"/>
          <w:rtl/>
        </w:rPr>
        <w:t>זיגוג</w:t>
      </w:r>
    </w:p>
    <w:p w14:paraId="569A62E5" w14:textId="77777777" w:rsidR="00986708" w:rsidRPr="004F7FB4" w:rsidRDefault="00986708" w:rsidP="00250000">
      <w:pPr>
        <w:rPr>
          <w:color w:val="A6A6A6" w:themeColor="background1" w:themeShade="A6"/>
          <w:rtl/>
        </w:rPr>
      </w:pPr>
      <w:r w:rsidRPr="004F7FB4">
        <w:rPr>
          <w:rFonts w:hint="cs"/>
          <w:color w:val="A6A6A6" w:themeColor="background1" w:themeShade="A6"/>
          <w:rtl/>
        </w:rPr>
        <w:t>טקסטורה</w:t>
      </w:r>
    </w:p>
    <w:p w14:paraId="13D8AD6F" w14:textId="77777777" w:rsidR="00986708" w:rsidRPr="004F7FB4" w:rsidRDefault="00986708" w:rsidP="00250000">
      <w:pPr>
        <w:rPr>
          <w:color w:val="A6A6A6" w:themeColor="background1" w:themeShade="A6"/>
          <w:rtl/>
        </w:rPr>
      </w:pPr>
      <w:r w:rsidRPr="004F7FB4">
        <w:rPr>
          <w:rFonts w:hint="cs"/>
          <w:color w:val="A6A6A6" w:themeColor="background1" w:themeShade="A6"/>
          <w:rtl/>
        </w:rPr>
        <w:t>מ</w:t>
      </w:r>
      <w:r w:rsidR="00846C62" w:rsidRPr="004F7FB4">
        <w:rPr>
          <w:rFonts w:hint="cs"/>
          <w:color w:val="A6A6A6" w:themeColor="background1" w:themeShade="A6"/>
          <w:rtl/>
        </w:rPr>
        <w:t>א</w:t>
      </w:r>
      <w:r w:rsidRPr="004F7FB4">
        <w:rPr>
          <w:rFonts w:hint="cs"/>
          <w:color w:val="A6A6A6" w:themeColor="background1" w:themeShade="A6"/>
          <w:rtl/>
        </w:rPr>
        <w:t>סטר ישן = ציור באיכות גבוהה, מלפני 1800</w:t>
      </w:r>
    </w:p>
    <w:p w14:paraId="7A823757" w14:textId="77777777" w:rsidR="00E7477C" w:rsidRPr="004F7FB4" w:rsidRDefault="00E7477C" w:rsidP="00250000">
      <w:pPr>
        <w:rPr>
          <w:color w:val="A6A6A6" w:themeColor="background1" w:themeShade="A6"/>
          <w:rtl/>
        </w:rPr>
      </w:pPr>
      <w:r w:rsidRPr="004F7FB4">
        <w:rPr>
          <w:rFonts w:hint="cs"/>
          <w:color w:val="A6A6A6" w:themeColor="background1" w:themeShade="A6"/>
          <w:rtl/>
        </w:rPr>
        <w:t>פנל = לוח עץ שעליו צוירו באירופה מימי הנצרות הקדומה ועד למאה ה-17 המאוחרת</w:t>
      </w:r>
    </w:p>
    <w:p w14:paraId="7091F166" w14:textId="77777777" w:rsidR="00E7477C" w:rsidRPr="004F7FB4" w:rsidRDefault="00E7477C" w:rsidP="00250000">
      <w:pPr>
        <w:rPr>
          <w:color w:val="A6A6A6" w:themeColor="background1" w:themeShade="A6"/>
          <w:rtl/>
        </w:rPr>
      </w:pPr>
      <w:r w:rsidRPr="004F7FB4">
        <w:rPr>
          <w:rFonts w:hint="cs"/>
          <w:color w:val="A6A6A6" w:themeColor="background1" w:themeShade="A6"/>
          <w:rtl/>
        </w:rPr>
        <w:t>צבעי שמן</w:t>
      </w:r>
    </w:p>
    <w:p w14:paraId="29E6CC5E" w14:textId="77777777" w:rsidR="00986708" w:rsidRPr="004F7FB4" w:rsidRDefault="00E7477C" w:rsidP="00250000">
      <w:pPr>
        <w:rPr>
          <w:color w:val="A6A6A6" w:themeColor="background1" w:themeShade="A6"/>
          <w:rtl/>
        </w:rPr>
      </w:pPr>
      <w:r w:rsidRPr="004F7FB4">
        <w:rPr>
          <w:rFonts w:hint="cs"/>
          <w:color w:val="A6A6A6" w:themeColor="background1" w:themeShade="A6"/>
          <w:rtl/>
        </w:rPr>
        <w:t>ציור קיר</w:t>
      </w:r>
    </w:p>
    <w:p w14:paraId="163B04CC" w14:textId="77777777" w:rsidR="00E7477C" w:rsidRPr="004F7FB4" w:rsidRDefault="00E7477C" w:rsidP="00250000">
      <w:pPr>
        <w:rPr>
          <w:color w:val="A6A6A6" w:themeColor="background1" w:themeShade="A6"/>
          <w:rtl/>
        </w:rPr>
      </w:pPr>
      <w:r w:rsidRPr="004F7FB4">
        <w:rPr>
          <w:rFonts w:hint="cs"/>
          <w:color w:val="A6A6A6" w:themeColor="background1" w:themeShade="A6"/>
          <w:rtl/>
        </w:rPr>
        <w:t>תמונת שמן</w:t>
      </w:r>
    </w:p>
    <w:p w14:paraId="7133C6FF" w14:textId="77777777" w:rsidR="00E7477C" w:rsidRPr="004F7FB4" w:rsidRDefault="00E7477C" w:rsidP="00250000">
      <w:pPr>
        <w:rPr>
          <w:color w:val="A6A6A6" w:themeColor="background1" w:themeShade="A6"/>
          <w:rtl/>
        </w:rPr>
      </w:pPr>
    </w:p>
    <w:p w14:paraId="6A660A03" w14:textId="77777777" w:rsidR="00FE4F38" w:rsidRPr="004F7FB4" w:rsidRDefault="00FE4F38" w:rsidP="00250000">
      <w:pPr>
        <w:rPr>
          <w:color w:val="A6A6A6" w:themeColor="background1" w:themeShade="A6"/>
          <w:rtl/>
        </w:rPr>
      </w:pPr>
      <w:r w:rsidRPr="004F7FB4">
        <w:rPr>
          <w:rFonts w:hint="cs"/>
          <w:color w:val="A6A6A6" w:themeColor="background1" w:themeShade="A6"/>
          <w:rtl/>
        </w:rPr>
        <w:t xml:space="preserve">[נצרות </w:t>
      </w:r>
      <w:r w:rsidRPr="004F7FB4">
        <w:rPr>
          <w:color w:val="A6A6A6" w:themeColor="background1" w:themeShade="A6"/>
          <w:rtl/>
        </w:rPr>
        <w:t>–</w:t>
      </w:r>
    </w:p>
    <w:p w14:paraId="679B0C26" w14:textId="77777777" w:rsidR="00FE4F38" w:rsidRPr="004F7FB4" w:rsidRDefault="00FE4F38" w:rsidP="00250000">
      <w:pPr>
        <w:rPr>
          <w:color w:val="A6A6A6" w:themeColor="background1" w:themeShade="A6"/>
          <w:rtl/>
        </w:rPr>
      </w:pPr>
      <w:r w:rsidRPr="004F7FB4">
        <w:rPr>
          <w:rFonts w:hint="cs"/>
          <w:color w:val="A6A6A6" w:themeColor="background1" w:themeShade="A6"/>
          <w:rtl/>
        </w:rPr>
        <w:t xml:space="preserve">אגנוס דאי </w:t>
      </w:r>
      <w:r w:rsidRPr="004F7FB4">
        <w:rPr>
          <w:color w:val="A6A6A6" w:themeColor="background1" w:themeShade="A6"/>
          <w:rtl/>
        </w:rPr>
        <w:t>–</w:t>
      </w:r>
      <w:r w:rsidRPr="004F7FB4">
        <w:rPr>
          <w:rFonts w:hint="cs"/>
          <w:color w:val="A6A6A6" w:themeColor="background1" w:themeShade="A6"/>
          <w:rtl/>
        </w:rPr>
        <w:t xml:space="preserve"> שה ה-ה' נושא עימו את חטאי העולם</w:t>
      </w:r>
    </w:p>
    <w:p w14:paraId="422DFFB2" w14:textId="77777777" w:rsidR="00FE4F38" w:rsidRPr="004F7FB4" w:rsidRDefault="00FE4F38" w:rsidP="00250000">
      <w:pPr>
        <w:rPr>
          <w:color w:val="A6A6A6" w:themeColor="background1" w:themeShade="A6"/>
          <w:rtl/>
        </w:rPr>
      </w:pPr>
      <w:r w:rsidRPr="004F7FB4">
        <w:rPr>
          <w:rFonts w:hint="cs"/>
          <w:color w:val="A6A6A6" w:themeColor="background1" w:themeShade="A6"/>
          <w:rtl/>
        </w:rPr>
        <w:t xml:space="preserve">אוונגליון </w:t>
      </w:r>
      <w:r w:rsidRPr="004F7FB4">
        <w:rPr>
          <w:color w:val="A6A6A6" w:themeColor="background1" w:themeShade="A6"/>
          <w:rtl/>
        </w:rPr>
        <w:t>–</w:t>
      </w:r>
      <w:r w:rsidRPr="004F7FB4">
        <w:rPr>
          <w:rFonts w:hint="cs"/>
          <w:color w:val="A6A6A6" w:themeColor="background1" w:themeShade="A6"/>
          <w:rtl/>
        </w:rPr>
        <w:t xml:space="preserve"> 4 </w:t>
      </w:r>
      <w:r w:rsidR="00576AAD" w:rsidRPr="004F7FB4">
        <w:rPr>
          <w:rFonts w:hint="cs"/>
          <w:color w:val="A6A6A6" w:themeColor="background1" w:themeShade="A6"/>
          <w:rtl/>
        </w:rPr>
        <w:t>הספרי</w:t>
      </w:r>
      <w:r w:rsidRPr="004F7FB4">
        <w:rPr>
          <w:rFonts w:hint="cs"/>
          <w:color w:val="A6A6A6" w:themeColor="background1" w:themeShade="A6"/>
          <w:rtl/>
        </w:rPr>
        <w:t>ם בברית החדשה</w:t>
      </w:r>
    </w:p>
    <w:p w14:paraId="79B72D19" w14:textId="77777777" w:rsidR="00FE4F38" w:rsidRPr="004F7FB4" w:rsidRDefault="00FE4F38" w:rsidP="00250000">
      <w:pPr>
        <w:rPr>
          <w:color w:val="A6A6A6" w:themeColor="background1" w:themeShade="A6"/>
          <w:rtl/>
        </w:rPr>
      </w:pPr>
      <w:r w:rsidRPr="004F7FB4">
        <w:rPr>
          <w:rFonts w:hint="cs"/>
          <w:color w:val="A6A6A6" w:themeColor="background1" w:themeShade="A6"/>
          <w:rtl/>
        </w:rPr>
        <w:t xml:space="preserve">אוטו-דה-פה </w:t>
      </w:r>
      <w:r w:rsidRPr="004F7FB4">
        <w:rPr>
          <w:color w:val="A6A6A6" w:themeColor="background1" w:themeShade="A6"/>
          <w:rtl/>
        </w:rPr>
        <w:t>–</w:t>
      </w:r>
      <w:r w:rsidRPr="004F7FB4">
        <w:rPr>
          <w:rFonts w:hint="cs"/>
          <w:color w:val="A6A6A6" w:themeColor="background1" w:themeShade="A6"/>
          <w:rtl/>
        </w:rPr>
        <w:t xml:space="preserve"> משפט האמונה, העלאת כופרים בדת הקתולית על המוקד בצו האינקוויזיציה</w:t>
      </w:r>
    </w:p>
    <w:p w14:paraId="034A0555" w14:textId="77777777" w:rsidR="00FE4F38" w:rsidRPr="004F7FB4" w:rsidRDefault="00FE4F38" w:rsidP="00250000">
      <w:pPr>
        <w:rPr>
          <w:color w:val="A6A6A6" w:themeColor="background1" w:themeShade="A6"/>
          <w:rtl/>
        </w:rPr>
      </w:pPr>
      <w:r w:rsidRPr="004F7FB4">
        <w:rPr>
          <w:rFonts w:hint="cs"/>
          <w:color w:val="A6A6A6" w:themeColor="background1" w:themeShade="A6"/>
          <w:rtl/>
        </w:rPr>
        <w:t xml:space="preserve">אינדולגנציה </w:t>
      </w:r>
      <w:r w:rsidRPr="004F7FB4">
        <w:rPr>
          <w:color w:val="A6A6A6" w:themeColor="background1" w:themeShade="A6"/>
          <w:rtl/>
        </w:rPr>
        <w:t>–</w:t>
      </w:r>
      <w:r w:rsidRPr="004F7FB4">
        <w:rPr>
          <w:rFonts w:hint="cs"/>
          <w:color w:val="A6A6A6" w:themeColor="background1" w:themeShade="A6"/>
          <w:rtl/>
        </w:rPr>
        <w:t xml:space="preserve"> איגרת מחילה שנותן האפיפיור למאמיניו</w:t>
      </w:r>
    </w:p>
    <w:p w14:paraId="49BB3B0F" w14:textId="77777777" w:rsidR="00FE4F38" w:rsidRPr="004F7FB4" w:rsidRDefault="00FE4F38" w:rsidP="00250000">
      <w:pPr>
        <w:rPr>
          <w:color w:val="A6A6A6" w:themeColor="background1" w:themeShade="A6"/>
          <w:rtl/>
        </w:rPr>
      </w:pPr>
      <w:r w:rsidRPr="004F7FB4">
        <w:rPr>
          <w:rFonts w:hint="cs"/>
          <w:color w:val="A6A6A6" w:themeColor="background1" w:themeShade="A6"/>
          <w:rtl/>
        </w:rPr>
        <w:t xml:space="preserve">אנטמה </w:t>
      </w:r>
      <w:r w:rsidRPr="004F7FB4">
        <w:rPr>
          <w:color w:val="A6A6A6" w:themeColor="background1" w:themeShade="A6"/>
          <w:rtl/>
        </w:rPr>
        <w:t>–</w:t>
      </w:r>
      <w:r w:rsidRPr="004F7FB4">
        <w:rPr>
          <w:rFonts w:hint="cs"/>
          <w:color w:val="A6A6A6" w:themeColor="background1" w:themeShade="A6"/>
          <w:rtl/>
        </w:rPr>
        <w:t xml:space="preserve"> החרם שהכנסיה מטילה על חוטאים</w:t>
      </w:r>
    </w:p>
    <w:p w14:paraId="2ED59C99" w14:textId="77777777" w:rsidR="00DF113F" w:rsidRPr="004F7FB4" w:rsidRDefault="00DF113F" w:rsidP="00250000">
      <w:pPr>
        <w:rPr>
          <w:color w:val="A6A6A6" w:themeColor="background1" w:themeShade="A6"/>
          <w:rtl/>
        </w:rPr>
      </w:pPr>
      <w:r w:rsidRPr="004F7FB4">
        <w:rPr>
          <w:rFonts w:hint="cs"/>
          <w:color w:val="A6A6A6" w:themeColor="background1" w:themeShade="A6"/>
          <w:rtl/>
        </w:rPr>
        <w:t>אפוסטול</w:t>
      </w:r>
      <w:r w:rsidR="005A5744" w:rsidRPr="004F7FB4">
        <w:rPr>
          <w:rFonts w:hint="cs"/>
          <w:color w:val="A6A6A6" w:themeColor="background1" w:themeShade="A6"/>
          <w:rtl/>
        </w:rPr>
        <w:t>ים</w:t>
      </w:r>
      <w:r w:rsidRPr="004F7FB4">
        <w:rPr>
          <w:rFonts w:hint="cs"/>
          <w:color w:val="A6A6A6" w:themeColor="background1" w:themeShade="A6"/>
          <w:rtl/>
        </w:rPr>
        <w:t xml:space="preserve"> </w:t>
      </w:r>
      <w:r w:rsidRPr="004F7FB4">
        <w:rPr>
          <w:color w:val="A6A6A6" w:themeColor="background1" w:themeShade="A6"/>
          <w:rtl/>
        </w:rPr>
        <w:t>–</w:t>
      </w:r>
      <w:r w:rsidRPr="004F7FB4">
        <w:rPr>
          <w:rFonts w:hint="cs"/>
          <w:color w:val="A6A6A6" w:themeColor="background1" w:themeShade="A6"/>
          <w:rtl/>
        </w:rPr>
        <w:t xml:space="preserve"> שליחיו הראשונים של ישו שבישרו את בשורת הנצרות</w:t>
      </w:r>
    </w:p>
    <w:p w14:paraId="53E56482" w14:textId="77777777" w:rsidR="00DF113F" w:rsidRPr="004F7FB4" w:rsidRDefault="00DF113F" w:rsidP="00250000">
      <w:pPr>
        <w:rPr>
          <w:color w:val="A6A6A6" w:themeColor="background1" w:themeShade="A6"/>
          <w:rtl/>
        </w:rPr>
      </w:pPr>
      <w:r w:rsidRPr="004F7FB4">
        <w:rPr>
          <w:rFonts w:hint="cs"/>
          <w:color w:val="A6A6A6" w:themeColor="background1" w:themeShade="A6"/>
          <w:rtl/>
        </w:rPr>
        <w:t>אקסדוקו</w:t>
      </w:r>
      <w:r w:rsidR="006426E4" w:rsidRPr="004F7FB4">
        <w:rPr>
          <w:rFonts w:hint="cs"/>
          <w:color w:val="A6A6A6" w:themeColor="background1" w:themeShade="A6"/>
          <w:rtl/>
        </w:rPr>
        <w:t xml:space="preserve">מוניקציה </w:t>
      </w:r>
      <w:r w:rsidR="006426E4" w:rsidRPr="004F7FB4">
        <w:rPr>
          <w:color w:val="A6A6A6" w:themeColor="background1" w:themeShade="A6"/>
          <w:rtl/>
        </w:rPr>
        <w:t>–</w:t>
      </w:r>
      <w:r w:rsidR="006426E4" w:rsidRPr="004F7FB4">
        <w:rPr>
          <w:rFonts w:hint="cs"/>
          <w:color w:val="A6A6A6" w:themeColor="background1" w:themeShade="A6"/>
          <w:rtl/>
        </w:rPr>
        <w:t xml:space="preserve"> העונש החמור ביותר בכנסיה הנוצרית, החרמה מהשתתפות בסעודת האדון</w:t>
      </w:r>
    </w:p>
    <w:p w14:paraId="224DC1A5" w14:textId="77777777" w:rsidR="006426E4" w:rsidRPr="004F7FB4" w:rsidRDefault="006426E4" w:rsidP="00250000">
      <w:pPr>
        <w:rPr>
          <w:color w:val="A6A6A6" w:themeColor="background1" w:themeShade="A6"/>
          <w:rtl/>
        </w:rPr>
      </w:pPr>
      <w:r w:rsidRPr="004F7FB4">
        <w:rPr>
          <w:rFonts w:hint="cs"/>
          <w:color w:val="A6A6A6" w:themeColor="background1" w:themeShade="A6"/>
          <w:rtl/>
        </w:rPr>
        <w:t xml:space="preserve">באטיטיוד </w:t>
      </w:r>
      <w:r w:rsidRPr="004F7FB4">
        <w:rPr>
          <w:color w:val="A6A6A6" w:themeColor="background1" w:themeShade="A6"/>
          <w:rtl/>
        </w:rPr>
        <w:t>–</w:t>
      </w:r>
      <w:r w:rsidRPr="004F7FB4">
        <w:rPr>
          <w:rFonts w:hint="cs"/>
          <w:color w:val="A6A6A6" w:themeColor="background1" w:themeShade="A6"/>
          <w:rtl/>
        </w:rPr>
        <w:t xml:space="preserve"> ברכה, אושר עליון</w:t>
      </w:r>
    </w:p>
    <w:p w14:paraId="1C0A986E" w14:textId="77777777" w:rsidR="006426E4" w:rsidRPr="004F7FB4" w:rsidRDefault="006426E4" w:rsidP="00250000">
      <w:pPr>
        <w:rPr>
          <w:color w:val="A6A6A6" w:themeColor="background1" w:themeShade="A6"/>
          <w:rtl/>
        </w:rPr>
      </w:pPr>
      <w:r w:rsidRPr="004F7FB4">
        <w:rPr>
          <w:rFonts w:hint="cs"/>
          <w:color w:val="A6A6A6" w:themeColor="background1" w:themeShade="A6"/>
          <w:rtl/>
        </w:rPr>
        <w:t xml:space="preserve">באטיפיקציה </w:t>
      </w:r>
      <w:r w:rsidRPr="004F7FB4">
        <w:rPr>
          <w:color w:val="A6A6A6" w:themeColor="background1" w:themeShade="A6"/>
          <w:rtl/>
        </w:rPr>
        <w:t>–</w:t>
      </w:r>
      <w:r w:rsidRPr="004F7FB4">
        <w:rPr>
          <w:rFonts w:hint="cs"/>
          <w:color w:val="A6A6A6" w:themeColor="background1" w:themeShade="A6"/>
          <w:rtl/>
        </w:rPr>
        <w:t xml:space="preserve"> הכרזה של האפיפיור על מת כקדוש</w:t>
      </w:r>
    </w:p>
    <w:p w14:paraId="5D86845C" w14:textId="77777777" w:rsidR="006426E4" w:rsidRPr="004F7FB4" w:rsidRDefault="006426E4" w:rsidP="00250000">
      <w:pPr>
        <w:rPr>
          <w:color w:val="A6A6A6" w:themeColor="background1" w:themeShade="A6"/>
          <w:rtl/>
        </w:rPr>
      </w:pPr>
      <w:r w:rsidRPr="004F7FB4">
        <w:rPr>
          <w:rFonts w:hint="cs"/>
          <w:color w:val="A6A6A6" w:themeColor="background1" w:themeShade="A6"/>
          <w:rtl/>
        </w:rPr>
        <w:t xml:space="preserve">גולגולתא </w:t>
      </w:r>
      <w:r w:rsidRPr="004F7FB4">
        <w:rPr>
          <w:color w:val="A6A6A6" w:themeColor="background1" w:themeShade="A6"/>
          <w:rtl/>
        </w:rPr>
        <w:t>–</w:t>
      </w:r>
      <w:r w:rsidRPr="004F7FB4">
        <w:rPr>
          <w:rFonts w:hint="cs"/>
          <w:color w:val="A6A6A6" w:themeColor="background1" w:themeShade="A6"/>
          <w:rtl/>
        </w:rPr>
        <w:t xml:space="preserve"> המקום בכנסיית הקבר בירושלים בו נצלב ישו</w:t>
      </w:r>
    </w:p>
    <w:p w14:paraId="0C909371" w14:textId="77777777" w:rsidR="006426E4" w:rsidRPr="004F7FB4" w:rsidRDefault="006426E4" w:rsidP="00250000">
      <w:pPr>
        <w:rPr>
          <w:color w:val="A6A6A6" w:themeColor="background1" w:themeShade="A6"/>
          <w:rtl/>
        </w:rPr>
      </w:pPr>
      <w:r w:rsidRPr="004F7FB4">
        <w:rPr>
          <w:rFonts w:hint="cs"/>
          <w:color w:val="A6A6A6" w:themeColor="background1" w:themeShade="A6"/>
          <w:rtl/>
        </w:rPr>
        <w:t xml:space="preserve">דוגמה </w:t>
      </w:r>
      <w:r w:rsidRPr="004F7FB4">
        <w:rPr>
          <w:color w:val="A6A6A6" w:themeColor="background1" w:themeShade="A6"/>
          <w:rtl/>
        </w:rPr>
        <w:t>–</w:t>
      </w:r>
      <w:r w:rsidRPr="004F7FB4">
        <w:rPr>
          <w:rFonts w:hint="cs"/>
          <w:color w:val="A6A6A6" w:themeColor="background1" w:themeShade="A6"/>
          <w:rtl/>
        </w:rPr>
        <w:t xml:space="preserve"> אמת דתית מבוססת על התגלות אלוהית, יש לה סמכות על פני כל דעה אינדיבידואלית או היסוס</w:t>
      </w:r>
    </w:p>
    <w:p w14:paraId="21751D9C" w14:textId="77777777" w:rsidR="006426E4" w:rsidRPr="004F7FB4" w:rsidRDefault="006426E4" w:rsidP="00250000">
      <w:pPr>
        <w:rPr>
          <w:color w:val="A6A6A6" w:themeColor="background1" w:themeShade="A6"/>
          <w:rtl/>
        </w:rPr>
      </w:pPr>
      <w:r w:rsidRPr="004F7FB4">
        <w:rPr>
          <w:rFonts w:hint="cs"/>
          <w:color w:val="A6A6A6" w:themeColor="background1" w:themeShade="A6"/>
          <w:rtl/>
        </w:rPr>
        <w:t>פולחן</w:t>
      </w:r>
    </w:p>
    <w:p w14:paraId="24FDAF0F" w14:textId="77777777" w:rsidR="006426E4" w:rsidRPr="004F7FB4" w:rsidRDefault="006426E4" w:rsidP="00250000">
      <w:pPr>
        <w:rPr>
          <w:color w:val="A6A6A6" w:themeColor="background1" w:themeShade="A6"/>
          <w:rtl/>
        </w:rPr>
      </w:pPr>
      <w:r w:rsidRPr="004F7FB4">
        <w:rPr>
          <w:rFonts w:hint="cs"/>
          <w:color w:val="A6A6A6" w:themeColor="background1" w:themeShade="A6"/>
          <w:rtl/>
        </w:rPr>
        <w:t xml:space="preserve">הגמוניה </w:t>
      </w:r>
      <w:r w:rsidRPr="004F7FB4">
        <w:rPr>
          <w:color w:val="A6A6A6" w:themeColor="background1" w:themeShade="A6"/>
          <w:rtl/>
        </w:rPr>
        <w:t>–</w:t>
      </w:r>
      <w:r w:rsidRPr="004F7FB4">
        <w:rPr>
          <w:rFonts w:hint="cs"/>
          <w:color w:val="A6A6A6" w:themeColor="background1" w:themeShade="A6"/>
          <w:rtl/>
        </w:rPr>
        <w:t xml:space="preserve"> תחום שיפוט באחריותו של ההגמון, סמכויות של בישוף הכנסיה</w:t>
      </w:r>
    </w:p>
    <w:p w14:paraId="33318D92" w14:textId="77777777" w:rsidR="006426E4" w:rsidRPr="004F7FB4" w:rsidRDefault="006426E4" w:rsidP="00250000">
      <w:pPr>
        <w:rPr>
          <w:color w:val="A6A6A6" w:themeColor="background1" w:themeShade="A6"/>
          <w:rtl/>
        </w:rPr>
      </w:pPr>
      <w:r w:rsidRPr="004F7FB4">
        <w:rPr>
          <w:rFonts w:hint="cs"/>
          <w:color w:val="A6A6A6" w:themeColor="background1" w:themeShade="A6"/>
          <w:rtl/>
        </w:rPr>
        <w:t xml:space="preserve">היבריס </w:t>
      </w:r>
      <w:r w:rsidRPr="004F7FB4">
        <w:rPr>
          <w:color w:val="A6A6A6" w:themeColor="background1" w:themeShade="A6"/>
          <w:rtl/>
        </w:rPr>
        <w:t>–</w:t>
      </w:r>
      <w:r w:rsidRPr="004F7FB4">
        <w:rPr>
          <w:rFonts w:hint="cs"/>
          <w:color w:val="A6A6A6" w:themeColor="background1" w:themeShade="A6"/>
          <w:rtl/>
        </w:rPr>
        <w:t xml:space="preserve"> גאוותנות, שהיא הגורם לחטא; חוסר ביטחון באל</w:t>
      </w:r>
    </w:p>
    <w:p w14:paraId="0F10D995" w14:textId="77777777" w:rsidR="006426E4" w:rsidRPr="004F7FB4" w:rsidRDefault="001F75E5" w:rsidP="00250000">
      <w:pPr>
        <w:rPr>
          <w:color w:val="A6A6A6" w:themeColor="background1" w:themeShade="A6"/>
          <w:rtl/>
        </w:rPr>
      </w:pPr>
      <w:r w:rsidRPr="004F7FB4">
        <w:rPr>
          <w:rFonts w:hint="cs"/>
          <w:color w:val="A6A6A6" w:themeColor="background1" w:themeShade="A6"/>
          <w:rtl/>
        </w:rPr>
        <w:t>הערצה</w:t>
      </w:r>
    </w:p>
    <w:p w14:paraId="1477DDCE" w14:textId="77777777" w:rsidR="001F75E5" w:rsidRPr="004F7FB4" w:rsidRDefault="001F75E5" w:rsidP="00250000">
      <w:pPr>
        <w:rPr>
          <w:color w:val="A6A6A6" w:themeColor="background1" w:themeShade="A6"/>
          <w:rtl/>
        </w:rPr>
      </w:pPr>
      <w:r w:rsidRPr="004F7FB4">
        <w:rPr>
          <w:rFonts w:hint="cs"/>
          <w:color w:val="A6A6A6" w:themeColor="background1" w:themeShade="A6"/>
          <w:rtl/>
        </w:rPr>
        <w:t>הפצרה</w:t>
      </w:r>
    </w:p>
    <w:p w14:paraId="5584F5E9" w14:textId="77777777" w:rsidR="006426E4" w:rsidRPr="004F7FB4" w:rsidRDefault="006426E4" w:rsidP="00250000">
      <w:pPr>
        <w:rPr>
          <w:color w:val="A6A6A6" w:themeColor="background1" w:themeShade="A6"/>
          <w:rtl/>
        </w:rPr>
      </w:pPr>
      <w:r w:rsidRPr="004F7FB4">
        <w:rPr>
          <w:rFonts w:hint="cs"/>
          <w:color w:val="A6A6A6" w:themeColor="background1" w:themeShade="A6"/>
          <w:rtl/>
        </w:rPr>
        <w:t xml:space="preserve">דומינה </w:t>
      </w:r>
      <w:r w:rsidRPr="004F7FB4">
        <w:rPr>
          <w:color w:val="A6A6A6" w:themeColor="background1" w:themeShade="A6"/>
          <w:rtl/>
        </w:rPr>
        <w:t>–</w:t>
      </w:r>
      <w:r w:rsidRPr="004F7FB4">
        <w:rPr>
          <w:rFonts w:hint="cs"/>
          <w:color w:val="A6A6A6" w:themeColor="background1" w:themeShade="A6"/>
          <w:rtl/>
        </w:rPr>
        <w:t xml:space="preserve"> ישו (אדוני)</w:t>
      </w:r>
    </w:p>
    <w:p w14:paraId="68DACFD2" w14:textId="77777777" w:rsidR="00FF573C" w:rsidRPr="004F7FB4" w:rsidRDefault="00FF573C" w:rsidP="00250000">
      <w:pPr>
        <w:rPr>
          <w:color w:val="A6A6A6" w:themeColor="background1" w:themeShade="A6"/>
          <w:rtl/>
        </w:rPr>
      </w:pPr>
      <w:r w:rsidRPr="004F7FB4">
        <w:rPr>
          <w:rFonts w:hint="cs"/>
          <w:color w:val="A6A6A6" w:themeColor="background1" w:themeShade="A6"/>
          <w:rtl/>
        </w:rPr>
        <w:t>כפירה, התכחשות, התוודות</w:t>
      </w:r>
      <w:r w:rsidR="00C12879" w:rsidRPr="004F7FB4">
        <w:rPr>
          <w:rFonts w:hint="cs"/>
          <w:color w:val="A6A6A6" w:themeColor="background1" w:themeShade="A6"/>
          <w:rtl/>
        </w:rPr>
        <w:t>, כפרה</w:t>
      </w:r>
    </w:p>
    <w:p w14:paraId="2D63A5E0" w14:textId="01A055C2" w:rsidR="00FF573C" w:rsidRPr="004F7FB4" w:rsidRDefault="00FF573C" w:rsidP="00250000">
      <w:pPr>
        <w:rPr>
          <w:color w:val="A6A6A6" w:themeColor="background1" w:themeShade="A6"/>
          <w:rtl/>
        </w:rPr>
      </w:pPr>
      <w:r w:rsidRPr="004F7FB4">
        <w:rPr>
          <w:rFonts w:hint="cs"/>
          <w:color w:val="A6A6A6" w:themeColor="background1" w:themeShade="A6"/>
          <w:rtl/>
        </w:rPr>
        <w:lastRenderedPageBreak/>
        <w:t xml:space="preserve">טהרה </w:t>
      </w:r>
      <w:r w:rsidRPr="004F7FB4">
        <w:rPr>
          <w:color w:val="A6A6A6" w:themeColor="background1" w:themeShade="A6"/>
          <w:rtl/>
        </w:rPr>
        <w:t>–</w:t>
      </w:r>
      <w:r w:rsidR="00791913" w:rsidRPr="004F7FB4">
        <w:rPr>
          <w:rFonts w:hint="cs"/>
          <w:color w:val="A6A6A6" w:themeColor="background1" w:themeShade="A6"/>
          <w:rtl/>
        </w:rPr>
        <w:t xml:space="preserve"> ר</w:t>
      </w:r>
      <w:r w:rsidRPr="004F7FB4">
        <w:rPr>
          <w:rFonts w:hint="cs"/>
          <w:color w:val="A6A6A6" w:themeColor="background1" w:themeShade="A6"/>
          <w:rtl/>
        </w:rPr>
        <w:t xml:space="preserve">חיצת ידי הכומר במים לפני טקסים </w:t>
      </w:r>
      <w:r w:rsidR="0007458E" w:rsidRPr="004F7FB4">
        <w:rPr>
          <w:rFonts w:hint="cs"/>
          <w:color w:val="A6A6A6" w:themeColor="background1" w:themeShade="A6"/>
          <w:rtl/>
        </w:rPr>
        <w:t>מסוימ</w:t>
      </w:r>
      <w:r w:rsidRPr="004F7FB4">
        <w:rPr>
          <w:rFonts w:hint="cs"/>
          <w:color w:val="A6A6A6" w:themeColor="background1" w:themeShade="A6"/>
          <w:rtl/>
        </w:rPr>
        <w:t>ים</w:t>
      </w:r>
    </w:p>
    <w:p w14:paraId="62DF3C25" w14:textId="77777777" w:rsidR="00FF573C" w:rsidRPr="004F7FB4" w:rsidRDefault="00FF573C" w:rsidP="00250000">
      <w:pPr>
        <w:rPr>
          <w:color w:val="A6A6A6" w:themeColor="background1" w:themeShade="A6"/>
          <w:rtl/>
        </w:rPr>
      </w:pPr>
      <w:r w:rsidRPr="004F7FB4">
        <w:rPr>
          <w:rFonts w:hint="cs"/>
          <w:color w:val="A6A6A6" w:themeColor="background1" w:themeShade="A6"/>
          <w:rtl/>
        </w:rPr>
        <w:t xml:space="preserve">טונסורה </w:t>
      </w:r>
      <w:r w:rsidRPr="004F7FB4">
        <w:rPr>
          <w:color w:val="A6A6A6" w:themeColor="background1" w:themeShade="A6"/>
          <w:rtl/>
        </w:rPr>
        <w:t>–</w:t>
      </w:r>
      <w:r w:rsidRPr="004F7FB4">
        <w:rPr>
          <w:rFonts w:hint="cs"/>
          <w:color w:val="A6A6A6" w:themeColor="background1" w:themeShade="A6"/>
          <w:rtl/>
        </w:rPr>
        <w:t xml:space="preserve"> גילוח הראש של המועמדים לכמורה הקתולית</w:t>
      </w:r>
    </w:p>
    <w:p w14:paraId="29133301" w14:textId="77777777" w:rsidR="00FF573C" w:rsidRPr="004F7FB4" w:rsidRDefault="00FF573C" w:rsidP="00250000">
      <w:pPr>
        <w:rPr>
          <w:color w:val="A6A6A6" w:themeColor="background1" w:themeShade="A6"/>
          <w:rtl/>
        </w:rPr>
      </w:pPr>
      <w:r w:rsidRPr="004F7FB4">
        <w:rPr>
          <w:rFonts w:hint="cs"/>
          <w:color w:val="A6A6A6" w:themeColor="background1" w:themeShade="A6"/>
          <w:rtl/>
        </w:rPr>
        <w:t xml:space="preserve">טנברה </w:t>
      </w:r>
      <w:r w:rsidRPr="004F7FB4">
        <w:rPr>
          <w:color w:val="A6A6A6" w:themeColor="background1" w:themeShade="A6"/>
          <w:rtl/>
        </w:rPr>
        <w:t>–</w:t>
      </w:r>
      <w:r w:rsidRPr="004F7FB4">
        <w:rPr>
          <w:rFonts w:hint="cs"/>
          <w:color w:val="A6A6A6" w:themeColor="background1" w:themeShade="A6"/>
          <w:rtl/>
        </w:rPr>
        <w:t xml:space="preserve"> קינה על מות ישו</w:t>
      </w:r>
    </w:p>
    <w:p w14:paraId="609885DA" w14:textId="77777777" w:rsidR="00FF573C" w:rsidRPr="004F7FB4" w:rsidRDefault="00FF573C" w:rsidP="00250000">
      <w:pPr>
        <w:rPr>
          <w:color w:val="A6A6A6" w:themeColor="background1" w:themeShade="A6"/>
          <w:rtl/>
        </w:rPr>
      </w:pPr>
      <w:r w:rsidRPr="004F7FB4">
        <w:rPr>
          <w:rFonts w:hint="cs"/>
          <w:color w:val="A6A6A6" w:themeColor="background1" w:themeShade="A6"/>
          <w:rtl/>
        </w:rPr>
        <w:t xml:space="preserve">טרדישיאו לגיס </w:t>
      </w:r>
      <w:r w:rsidRPr="004F7FB4">
        <w:rPr>
          <w:color w:val="A6A6A6" w:themeColor="background1" w:themeShade="A6"/>
          <w:rtl/>
        </w:rPr>
        <w:t>–</w:t>
      </w:r>
      <w:r w:rsidRPr="004F7FB4">
        <w:rPr>
          <w:rFonts w:hint="cs"/>
          <w:color w:val="A6A6A6" w:themeColor="background1" w:themeShade="A6"/>
          <w:rtl/>
        </w:rPr>
        <w:t xml:space="preserve"> הצגת ישו עומד בין פטר ופאולוס הקדושים, אוחז מגילה של אחד מהם המסמלת את הסמכות הרוחנית</w:t>
      </w:r>
      <w:r w:rsidR="00C12879" w:rsidRPr="004F7FB4">
        <w:rPr>
          <w:rFonts w:hint="cs"/>
          <w:color w:val="A6A6A6" w:themeColor="background1" w:themeShade="A6"/>
          <w:rtl/>
        </w:rPr>
        <w:t xml:space="preserve"> </w:t>
      </w:r>
      <w:hyperlink r:id="rId102" w:anchor="Development_of_the_image" w:history="1">
        <w:r w:rsidR="00C12879" w:rsidRPr="004F7FB4">
          <w:rPr>
            <w:rStyle w:val="Hyperlink"/>
            <w:color w:val="A6A6A6" w:themeColor="background1" w:themeShade="A6"/>
          </w:rPr>
          <w:t>http://en.wikipedia.org/wiki/Christ_in_Majesty#Development_of_the_image</w:t>
        </w:r>
      </w:hyperlink>
    </w:p>
    <w:p w14:paraId="5653E9E4" w14:textId="77777777" w:rsidR="00C12879" w:rsidRPr="004F7FB4" w:rsidRDefault="00C12879" w:rsidP="00250000">
      <w:pPr>
        <w:rPr>
          <w:color w:val="A6A6A6" w:themeColor="background1" w:themeShade="A6"/>
          <w:rtl/>
        </w:rPr>
      </w:pPr>
      <w:r w:rsidRPr="004F7FB4">
        <w:rPr>
          <w:rFonts w:hint="cs"/>
          <w:color w:val="A6A6A6" w:themeColor="background1" w:themeShade="A6"/>
          <w:rtl/>
        </w:rPr>
        <w:t xml:space="preserve">טרנספיגורציה, טרנסובסטנציציה, טרנסובסטינציה </w:t>
      </w:r>
      <w:r w:rsidRPr="004F7FB4">
        <w:rPr>
          <w:color w:val="A6A6A6" w:themeColor="background1" w:themeShade="A6"/>
          <w:rtl/>
        </w:rPr>
        <w:t>–</w:t>
      </w:r>
      <w:r w:rsidRPr="004F7FB4">
        <w:rPr>
          <w:rFonts w:hint="cs"/>
          <w:color w:val="A6A6A6" w:themeColor="background1" w:themeShade="A6"/>
          <w:rtl/>
        </w:rPr>
        <w:t xml:space="preserve"> הדוקטרינה הרומית-קתולית לפי מהות הטקס בסעודת הקודש לפיו הלחם הוא התגלמות בשרו של ישו והיין הוא התגלמות דמו</w:t>
      </w:r>
    </w:p>
    <w:p w14:paraId="6C40A6AB" w14:textId="77777777" w:rsidR="00C12879" w:rsidRPr="004F7FB4" w:rsidRDefault="00C12879" w:rsidP="00250000">
      <w:pPr>
        <w:rPr>
          <w:color w:val="A6A6A6" w:themeColor="background1" w:themeShade="A6"/>
          <w:rtl/>
        </w:rPr>
      </w:pPr>
      <w:r w:rsidRPr="004F7FB4">
        <w:rPr>
          <w:rFonts w:hint="cs"/>
          <w:color w:val="A6A6A6" w:themeColor="background1" w:themeShade="A6"/>
          <w:rtl/>
        </w:rPr>
        <w:t xml:space="preserve">כורל </w:t>
      </w:r>
      <w:r w:rsidRPr="004F7FB4">
        <w:rPr>
          <w:color w:val="A6A6A6" w:themeColor="background1" w:themeShade="A6"/>
          <w:rtl/>
        </w:rPr>
        <w:t>–</w:t>
      </w:r>
      <w:r w:rsidRPr="004F7FB4">
        <w:rPr>
          <w:rFonts w:hint="cs"/>
          <w:color w:val="A6A6A6" w:themeColor="background1" w:themeShade="A6"/>
          <w:rtl/>
        </w:rPr>
        <w:t xml:space="preserve"> המנון מקהלה</w:t>
      </w:r>
    </w:p>
    <w:p w14:paraId="0746DBF8" w14:textId="77777777" w:rsidR="00C12879" w:rsidRPr="004F7FB4" w:rsidRDefault="00C12879" w:rsidP="00250000">
      <w:pPr>
        <w:rPr>
          <w:color w:val="A6A6A6" w:themeColor="background1" w:themeShade="A6"/>
          <w:rtl/>
        </w:rPr>
      </w:pPr>
      <w:r w:rsidRPr="004F7FB4">
        <w:rPr>
          <w:rFonts w:hint="cs"/>
          <w:color w:val="A6A6A6" w:themeColor="background1" w:themeShade="A6"/>
          <w:rtl/>
        </w:rPr>
        <w:t xml:space="preserve">ליטורגיה </w:t>
      </w:r>
      <w:r w:rsidRPr="004F7FB4">
        <w:rPr>
          <w:color w:val="A6A6A6" w:themeColor="background1" w:themeShade="A6"/>
          <w:rtl/>
        </w:rPr>
        <w:t>–</w:t>
      </w:r>
      <w:r w:rsidRPr="004F7FB4">
        <w:rPr>
          <w:rFonts w:hint="cs"/>
          <w:color w:val="A6A6A6" w:themeColor="background1" w:themeShade="A6"/>
          <w:rtl/>
        </w:rPr>
        <w:t xml:space="preserve"> הטקסים בכנסיה הנוצרית</w:t>
      </w:r>
    </w:p>
    <w:p w14:paraId="447177A9" w14:textId="77777777" w:rsidR="00C12879" w:rsidRPr="004F7FB4" w:rsidRDefault="00C12879" w:rsidP="00250000">
      <w:pPr>
        <w:rPr>
          <w:color w:val="A6A6A6" w:themeColor="background1" w:themeShade="A6"/>
          <w:rtl/>
        </w:rPr>
      </w:pPr>
      <w:r w:rsidRPr="004F7FB4">
        <w:rPr>
          <w:rFonts w:hint="cs"/>
          <w:color w:val="A6A6A6" w:themeColor="background1" w:themeShade="A6"/>
          <w:rtl/>
        </w:rPr>
        <w:t xml:space="preserve">לִיטַנְיָה </w:t>
      </w:r>
      <w:r w:rsidRPr="004F7FB4">
        <w:rPr>
          <w:color w:val="A6A6A6" w:themeColor="background1" w:themeShade="A6"/>
          <w:rtl/>
        </w:rPr>
        <w:t>–</w:t>
      </w:r>
      <w:r w:rsidRPr="004F7FB4">
        <w:rPr>
          <w:rFonts w:hint="cs"/>
          <w:color w:val="A6A6A6" w:themeColor="background1" w:themeShade="A6"/>
          <w:rtl/>
        </w:rPr>
        <w:t xml:space="preserve"> תפילה, תחינה, השתפכות הנפש, שנקראת בכנסיה הנוצרית בפי הכוהן והקהל עונה לו</w:t>
      </w:r>
    </w:p>
    <w:p w14:paraId="50085B92" w14:textId="77777777" w:rsidR="00CD2072" w:rsidRPr="004F7FB4" w:rsidRDefault="00CD2072" w:rsidP="00250000">
      <w:pPr>
        <w:rPr>
          <w:color w:val="A6A6A6" w:themeColor="background1" w:themeShade="A6"/>
          <w:rtl/>
        </w:rPr>
      </w:pPr>
      <w:r w:rsidRPr="004F7FB4">
        <w:rPr>
          <w:rFonts w:hint="cs"/>
          <w:color w:val="A6A6A6" w:themeColor="background1" w:themeShade="A6"/>
          <w:rtl/>
        </w:rPr>
        <w:t xml:space="preserve">מַאֶסְטָה </w:t>
      </w:r>
      <w:r w:rsidRPr="004F7FB4">
        <w:rPr>
          <w:color w:val="A6A6A6" w:themeColor="background1" w:themeShade="A6"/>
          <w:rtl/>
        </w:rPr>
        <w:t>–</w:t>
      </w:r>
      <w:r w:rsidRPr="004F7FB4">
        <w:rPr>
          <w:rFonts w:hint="cs"/>
          <w:color w:val="A6A6A6" w:themeColor="background1" w:themeShade="A6"/>
          <w:rtl/>
        </w:rPr>
        <w:t xml:space="preserve"> תמונת המדונה והילד מוכתרים על כס המלכות ומוקפים במלאכים ובקדושים</w:t>
      </w:r>
    </w:p>
    <w:p w14:paraId="6BADCD53" w14:textId="77777777" w:rsidR="004947D7" w:rsidRPr="004F7FB4" w:rsidRDefault="00C71217" w:rsidP="00250000">
      <w:pPr>
        <w:rPr>
          <w:color w:val="A6A6A6" w:themeColor="background1" w:themeShade="A6"/>
          <w:rtl/>
        </w:rPr>
      </w:pPr>
      <w:r w:rsidRPr="004F7FB4">
        <w:rPr>
          <w:rFonts w:hint="cs"/>
          <w:color w:val="A6A6A6" w:themeColor="background1" w:themeShade="A6"/>
          <w:rtl/>
        </w:rPr>
        <w:t xml:space="preserve">מגניפיקט </w:t>
      </w:r>
      <w:r w:rsidRPr="004F7FB4">
        <w:rPr>
          <w:color w:val="A6A6A6" w:themeColor="background1" w:themeShade="A6"/>
          <w:rtl/>
        </w:rPr>
        <w:t>–</w:t>
      </w:r>
      <w:r w:rsidRPr="004F7FB4">
        <w:rPr>
          <w:rFonts w:hint="cs"/>
          <w:color w:val="A6A6A6" w:themeColor="background1" w:themeShade="A6"/>
          <w:rtl/>
        </w:rPr>
        <w:t xml:space="preserve"> מזמור תפילה שמושמע לקראת סיומה של תפילת הערב בכנסיה הקתולית</w:t>
      </w:r>
    </w:p>
    <w:p w14:paraId="05AAC877" w14:textId="77777777" w:rsidR="00C71217" w:rsidRPr="004F7FB4" w:rsidRDefault="00C71217" w:rsidP="00250000">
      <w:pPr>
        <w:rPr>
          <w:color w:val="A6A6A6" w:themeColor="background1" w:themeShade="A6"/>
          <w:rtl/>
        </w:rPr>
      </w:pPr>
      <w:r w:rsidRPr="004F7FB4">
        <w:rPr>
          <w:rFonts w:hint="cs"/>
          <w:color w:val="A6A6A6" w:themeColor="background1" w:themeShade="A6"/>
          <w:rtl/>
        </w:rPr>
        <w:t xml:space="preserve">מוטט </w:t>
      </w:r>
      <w:r w:rsidRPr="004F7FB4">
        <w:rPr>
          <w:color w:val="A6A6A6" w:themeColor="background1" w:themeShade="A6"/>
          <w:rtl/>
        </w:rPr>
        <w:t>–</w:t>
      </w:r>
      <w:r w:rsidRPr="004F7FB4">
        <w:rPr>
          <w:rFonts w:hint="cs"/>
          <w:color w:val="A6A6A6" w:themeColor="background1" w:themeShade="A6"/>
          <w:rtl/>
        </w:rPr>
        <w:t xml:space="preserve"> חיבור דתי כנסייתי למקהלה</w:t>
      </w:r>
    </w:p>
    <w:p w14:paraId="03D93282" w14:textId="77777777" w:rsidR="00C71217" w:rsidRPr="004F7FB4" w:rsidRDefault="00C71217" w:rsidP="00250000">
      <w:pPr>
        <w:rPr>
          <w:color w:val="A6A6A6" w:themeColor="background1" w:themeShade="A6"/>
        </w:rPr>
      </w:pPr>
      <w:r w:rsidRPr="004F7FB4">
        <w:rPr>
          <w:rFonts w:hint="cs"/>
          <w:color w:val="A6A6A6" w:themeColor="background1" w:themeShade="A6"/>
          <w:rtl/>
        </w:rPr>
        <w:t xml:space="preserve">מזמור גרגוריאני </w:t>
      </w:r>
      <w:r w:rsidRPr="004F7FB4">
        <w:rPr>
          <w:color w:val="A6A6A6" w:themeColor="background1" w:themeShade="A6"/>
          <w:rtl/>
        </w:rPr>
        <w:t>–</w:t>
      </w:r>
      <w:r w:rsidRPr="004F7FB4">
        <w:rPr>
          <w:rFonts w:hint="cs"/>
          <w:color w:val="A6A6A6" w:themeColor="background1" w:themeShade="A6"/>
          <w:rtl/>
        </w:rPr>
        <w:t xml:space="preserve"> מזמור דתי רשמי של הכנסיה הקתולית אשר נרשם בימי האפיפיור גרגוריאוס הראשון</w:t>
      </w:r>
    </w:p>
    <w:p w14:paraId="3E735E53" w14:textId="77777777" w:rsidR="00556179" w:rsidRPr="004F7FB4" w:rsidRDefault="00556179" w:rsidP="00250000">
      <w:pPr>
        <w:rPr>
          <w:color w:val="A6A6A6" w:themeColor="background1" w:themeShade="A6"/>
          <w:rtl/>
        </w:rPr>
      </w:pPr>
      <w:r w:rsidRPr="004F7FB4">
        <w:rPr>
          <w:rFonts w:hint="cs"/>
          <w:color w:val="A6A6A6" w:themeColor="background1" w:themeShade="A6"/>
          <w:rtl/>
        </w:rPr>
        <w:t xml:space="preserve">מחילה </w:t>
      </w:r>
      <w:r w:rsidRPr="004F7FB4">
        <w:rPr>
          <w:color w:val="A6A6A6" w:themeColor="background1" w:themeShade="A6"/>
          <w:rtl/>
        </w:rPr>
        <w:t>–</w:t>
      </w:r>
      <w:r w:rsidRPr="004F7FB4">
        <w:rPr>
          <w:rFonts w:hint="cs"/>
          <w:color w:val="A6A6A6" w:themeColor="background1" w:themeShade="A6"/>
          <w:rtl/>
        </w:rPr>
        <w:t xml:space="preserve"> אבסולוציה, מטביל, מיסה, </w:t>
      </w:r>
    </w:p>
    <w:p w14:paraId="6AF6595C" w14:textId="77777777" w:rsidR="00556179" w:rsidRPr="004F7FB4" w:rsidRDefault="00556179" w:rsidP="00250000">
      <w:pPr>
        <w:rPr>
          <w:color w:val="A6A6A6" w:themeColor="background1" w:themeShade="A6"/>
          <w:rtl/>
        </w:rPr>
      </w:pPr>
      <w:r w:rsidRPr="004F7FB4">
        <w:rPr>
          <w:rFonts w:hint="cs"/>
          <w:color w:val="A6A6A6" w:themeColor="background1" w:themeShade="A6"/>
          <w:rtl/>
        </w:rPr>
        <w:t xml:space="preserve">מיסיון </w:t>
      </w:r>
      <w:r w:rsidRPr="004F7FB4">
        <w:rPr>
          <w:color w:val="A6A6A6" w:themeColor="background1" w:themeShade="A6"/>
          <w:rtl/>
        </w:rPr>
        <w:t>–</w:t>
      </w:r>
      <w:r w:rsidRPr="004F7FB4">
        <w:rPr>
          <w:rFonts w:hint="cs"/>
          <w:color w:val="A6A6A6" w:themeColor="background1" w:themeShade="A6"/>
          <w:rtl/>
        </w:rPr>
        <w:t xml:space="preserve"> אירגון העוסק בהפצת האמונה הדתית</w:t>
      </w:r>
      <w:r w:rsidR="00191826" w:rsidRPr="004F7FB4">
        <w:rPr>
          <w:rFonts w:hint="cs"/>
          <w:color w:val="A6A6A6" w:themeColor="background1" w:themeShade="A6"/>
          <w:rtl/>
        </w:rPr>
        <w:t>, מסיונר</w:t>
      </w:r>
    </w:p>
    <w:p w14:paraId="07CF1C01" w14:textId="77777777" w:rsidR="00191826" w:rsidRPr="004F7FB4" w:rsidRDefault="00191826" w:rsidP="00250000">
      <w:pPr>
        <w:rPr>
          <w:color w:val="A6A6A6" w:themeColor="background1" w:themeShade="A6"/>
          <w:rtl/>
        </w:rPr>
      </w:pPr>
      <w:r w:rsidRPr="004F7FB4">
        <w:rPr>
          <w:rFonts w:hint="cs"/>
          <w:color w:val="A6A6A6" w:themeColor="background1" w:themeShade="A6"/>
          <w:rtl/>
        </w:rPr>
        <w:t>מנזר</w:t>
      </w:r>
      <w:r w:rsidR="00804B32" w:rsidRPr="004F7FB4">
        <w:rPr>
          <w:rFonts w:hint="cs"/>
          <w:color w:val="A6A6A6" w:themeColor="background1" w:themeShade="A6"/>
          <w:rtl/>
        </w:rPr>
        <w:t>, נזיר</w:t>
      </w:r>
    </w:p>
    <w:p w14:paraId="2F721653" w14:textId="77777777" w:rsidR="00804B32" w:rsidRPr="004F7FB4" w:rsidRDefault="00804B32" w:rsidP="00250000">
      <w:pPr>
        <w:rPr>
          <w:color w:val="A6A6A6" w:themeColor="background1" w:themeShade="A6"/>
          <w:rtl/>
        </w:rPr>
      </w:pPr>
      <w:r w:rsidRPr="004F7FB4">
        <w:rPr>
          <w:rFonts w:hint="cs"/>
          <w:color w:val="A6A6A6" w:themeColor="background1" w:themeShade="A6"/>
          <w:rtl/>
        </w:rPr>
        <w:t xml:space="preserve">נאופיטים </w:t>
      </w:r>
      <w:r w:rsidRPr="004F7FB4">
        <w:rPr>
          <w:color w:val="A6A6A6" w:themeColor="background1" w:themeShade="A6"/>
          <w:rtl/>
        </w:rPr>
        <w:t>–</w:t>
      </w:r>
      <w:r w:rsidRPr="004F7FB4">
        <w:rPr>
          <w:rFonts w:hint="cs"/>
          <w:color w:val="A6A6A6" w:themeColor="background1" w:themeShade="A6"/>
          <w:rtl/>
        </w:rPr>
        <w:t xml:space="preserve"> מתנצרים חדשים</w:t>
      </w:r>
    </w:p>
    <w:p w14:paraId="46CF3E53" w14:textId="77777777" w:rsidR="00804B32" w:rsidRPr="004F7FB4" w:rsidRDefault="00804B32" w:rsidP="00250000">
      <w:pPr>
        <w:rPr>
          <w:color w:val="A6A6A6" w:themeColor="background1" w:themeShade="A6"/>
          <w:rtl/>
        </w:rPr>
      </w:pPr>
      <w:r w:rsidRPr="004F7FB4">
        <w:rPr>
          <w:rFonts w:hint="cs"/>
          <w:color w:val="A6A6A6" w:themeColor="background1" w:themeShade="A6"/>
          <w:rtl/>
        </w:rPr>
        <w:t>נידוי, סגפנות, סיגוף</w:t>
      </w:r>
    </w:p>
    <w:p w14:paraId="1796DDA2" w14:textId="77777777" w:rsidR="00804B32" w:rsidRPr="004F7FB4" w:rsidRDefault="00804B32" w:rsidP="00250000">
      <w:pPr>
        <w:rPr>
          <w:color w:val="A6A6A6" w:themeColor="background1" w:themeShade="A6"/>
          <w:rtl/>
        </w:rPr>
      </w:pPr>
      <w:r w:rsidRPr="004F7FB4">
        <w:rPr>
          <w:rFonts w:hint="cs"/>
          <w:color w:val="A6A6A6" w:themeColor="background1" w:themeShade="A6"/>
          <w:rtl/>
        </w:rPr>
        <w:t xml:space="preserve">סנקטיפיקציה </w:t>
      </w:r>
      <w:r w:rsidRPr="004F7FB4">
        <w:rPr>
          <w:color w:val="A6A6A6" w:themeColor="background1" w:themeShade="A6"/>
          <w:rtl/>
        </w:rPr>
        <w:t>–</w:t>
      </w:r>
      <w:r w:rsidRPr="004F7FB4">
        <w:rPr>
          <w:rFonts w:hint="cs"/>
          <w:color w:val="A6A6A6" w:themeColor="background1" w:themeShade="A6"/>
          <w:rtl/>
        </w:rPr>
        <w:t xml:space="preserve"> פעולת חסד האל דרך רוח הקודש המטהרת את המאמין מחטא</w:t>
      </w:r>
    </w:p>
    <w:p w14:paraId="11C13D69" w14:textId="77777777" w:rsidR="00804B32" w:rsidRPr="004F7FB4" w:rsidRDefault="00804B32" w:rsidP="00250000">
      <w:pPr>
        <w:rPr>
          <w:color w:val="A6A6A6" w:themeColor="background1" w:themeShade="A6"/>
          <w:rtl/>
        </w:rPr>
      </w:pPr>
      <w:r w:rsidRPr="004F7FB4">
        <w:rPr>
          <w:rFonts w:hint="cs"/>
          <w:color w:val="A6A6A6" w:themeColor="background1" w:themeShade="A6"/>
          <w:rtl/>
        </w:rPr>
        <w:t xml:space="preserve">אוקריסט </w:t>
      </w:r>
      <w:r w:rsidRPr="004F7FB4">
        <w:rPr>
          <w:color w:val="A6A6A6" w:themeColor="background1" w:themeShade="A6"/>
          <w:rtl/>
        </w:rPr>
        <w:t>–</w:t>
      </w:r>
      <w:r w:rsidRPr="004F7FB4">
        <w:rPr>
          <w:rFonts w:hint="cs"/>
          <w:color w:val="A6A6A6" w:themeColor="background1" w:themeShade="A6"/>
          <w:rtl/>
        </w:rPr>
        <w:t xml:space="preserve"> הטקס המרכזי בפולחן הנוצרי, שעיקרו חלוקת לחם ויין המסמלים את גופו ודמו של ישו.</w:t>
      </w:r>
    </w:p>
    <w:p w14:paraId="3D5DA968" w14:textId="77777777" w:rsidR="00804B32" w:rsidRPr="004F7FB4" w:rsidRDefault="00804B32" w:rsidP="00250000">
      <w:pPr>
        <w:rPr>
          <w:color w:val="A6A6A6" w:themeColor="background1" w:themeShade="A6"/>
          <w:rtl/>
        </w:rPr>
      </w:pPr>
      <w:r w:rsidRPr="004F7FB4">
        <w:rPr>
          <w:rFonts w:hint="cs"/>
          <w:color w:val="A6A6A6" w:themeColor="background1" w:themeShade="A6"/>
          <w:rtl/>
        </w:rPr>
        <w:t>סטיגמטה</w:t>
      </w:r>
    </w:p>
    <w:p w14:paraId="4D38C077" w14:textId="77777777" w:rsidR="00F5001A" w:rsidRPr="004F7FB4" w:rsidRDefault="00F5001A" w:rsidP="00250000">
      <w:pPr>
        <w:rPr>
          <w:color w:val="A6A6A6" w:themeColor="background1" w:themeShade="A6"/>
          <w:rtl/>
        </w:rPr>
      </w:pPr>
      <w:r w:rsidRPr="004F7FB4">
        <w:rPr>
          <w:rFonts w:hint="cs"/>
          <w:color w:val="A6A6A6" w:themeColor="background1" w:themeShade="A6"/>
          <w:rtl/>
        </w:rPr>
        <w:t xml:space="preserve">פורגטוריום </w:t>
      </w:r>
      <w:r w:rsidRPr="004F7FB4">
        <w:rPr>
          <w:color w:val="A6A6A6" w:themeColor="background1" w:themeShade="A6"/>
          <w:rtl/>
        </w:rPr>
        <w:t>–</w:t>
      </w:r>
      <w:r w:rsidRPr="004F7FB4">
        <w:rPr>
          <w:rFonts w:hint="cs"/>
          <w:color w:val="A6A6A6" w:themeColor="background1" w:themeShade="A6"/>
          <w:rtl/>
        </w:rPr>
        <w:t xml:space="preserve"> מקום שבו המתים, שלא מגיעים לגן עדן, מטוהרים בשריפה אחת ל-1000 שנים</w:t>
      </w:r>
    </w:p>
    <w:p w14:paraId="153C6C3A" w14:textId="77777777" w:rsidR="00F5001A" w:rsidRPr="004F7FB4" w:rsidRDefault="00F5001A" w:rsidP="00250000">
      <w:pPr>
        <w:rPr>
          <w:color w:val="A6A6A6" w:themeColor="background1" w:themeShade="A6"/>
          <w:rtl/>
        </w:rPr>
      </w:pPr>
      <w:r w:rsidRPr="004F7FB4">
        <w:rPr>
          <w:rFonts w:hint="cs"/>
          <w:color w:val="A6A6A6" w:themeColor="background1" w:themeShade="A6"/>
          <w:rtl/>
        </w:rPr>
        <w:t xml:space="preserve">פייטה </w:t>
      </w:r>
      <w:r w:rsidRPr="004F7FB4">
        <w:rPr>
          <w:color w:val="A6A6A6" w:themeColor="background1" w:themeShade="A6"/>
          <w:rtl/>
        </w:rPr>
        <w:t>–</w:t>
      </w:r>
      <w:r w:rsidRPr="004F7FB4">
        <w:rPr>
          <w:rFonts w:hint="cs"/>
          <w:color w:val="A6A6A6" w:themeColor="background1" w:themeShade="A6"/>
          <w:rtl/>
        </w:rPr>
        <w:t xml:space="preserve"> ציור הבתולה הקדושה מחבקת את ישו המת</w:t>
      </w:r>
    </w:p>
    <w:p w14:paraId="4A109C20" w14:textId="77777777" w:rsidR="00F5001A" w:rsidRPr="004F7FB4" w:rsidRDefault="00F5001A" w:rsidP="00250000">
      <w:pPr>
        <w:rPr>
          <w:color w:val="A6A6A6" w:themeColor="background1" w:themeShade="A6"/>
          <w:rtl/>
        </w:rPr>
      </w:pPr>
      <w:r w:rsidRPr="004F7FB4">
        <w:rPr>
          <w:rFonts w:hint="cs"/>
          <w:color w:val="A6A6A6" w:themeColor="background1" w:themeShade="A6"/>
          <w:rtl/>
        </w:rPr>
        <w:t>צליינות</w:t>
      </w:r>
    </w:p>
    <w:p w14:paraId="7A425429" w14:textId="77777777" w:rsidR="00F5001A" w:rsidRPr="004F7FB4" w:rsidRDefault="00F5001A" w:rsidP="00250000">
      <w:pPr>
        <w:rPr>
          <w:color w:val="A6A6A6" w:themeColor="background1" w:themeShade="A6"/>
          <w:rtl/>
        </w:rPr>
      </w:pPr>
      <w:r w:rsidRPr="004F7FB4">
        <w:rPr>
          <w:rFonts w:hint="cs"/>
          <w:color w:val="A6A6A6" w:themeColor="background1" w:themeShade="A6"/>
          <w:rtl/>
        </w:rPr>
        <w:t xml:space="preserve">קונפירמציה </w:t>
      </w:r>
      <w:r w:rsidRPr="004F7FB4">
        <w:rPr>
          <w:color w:val="A6A6A6" w:themeColor="background1" w:themeShade="A6"/>
          <w:rtl/>
        </w:rPr>
        <w:t>–</w:t>
      </w:r>
      <w:r w:rsidRPr="004F7FB4">
        <w:rPr>
          <w:rFonts w:hint="cs"/>
          <w:color w:val="A6A6A6" w:themeColor="background1" w:themeShade="A6"/>
          <w:rtl/>
        </w:rPr>
        <w:t xml:space="preserve"> הכנסה בברית הדת. טקס נוצרי המשלים את תהליך הצטרפותו של מאמין לכנסיה ונודע כאחד משבעת הסקרמנטים</w:t>
      </w:r>
    </w:p>
    <w:p w14:paraId="5DA38F3F" w14:textId="77777777" w:rsidR="00F5001A" w:rsidRPr="004F7FB4" w:rsidRDefault="00932C75" w:rsidP="00250000">
      <w:pPr>
        <w:rPr>
          <w:color w:val="A6A6A6" w:themeColor="background1" w:themeShade="A6"/>
          <w:rtl/>
        </w:rPr>
      </w:pPr>
      <w:r w:rsidRPr="004F7FB4">
        <w:rPr>
          <w:rFonts w:hint="cs"/>
          <w:color w:val="A6A6A6" w:themeColor="background1" w:themeShade="A6"/>
          <w:rtl/>
        </w:rPr>
        <w:t xml:space="preserve">קטכיזם </w:t>
      </w:r>
      <w:r w:rsidRPr="004F7FB4">
        <w:rPr>
          <w:color w:val="A6A6A6" w:themeColor="background1" w:themeShade="A6"/>
          <w:rtl/>
        </w:rPr>
        <w:t>–</w:t>
      </w:r>
      <w:r w:rsidRPr="004F7FB4">
        <w:rPr>
          <w:rFonts w:hint="cs"/>
          <w:color w:val="A6A6A6" w:themeColor="background1" w:themeShade="A6"/>
          <w:rtl/>
        </w:rPr>
        <w:t xml:space="preserve"> החינוך בע"פ לאמונה הנוצרית שקיבלו המיועדית לטבילה</w:t>
      </w:r>
    </w:p>
    <w:p w14:paraId="66BB4285" w14:textId="77777777" w:rsidR="00932C75" w:rsidRPr="004F7FB4" w:rsidRDefault="00932C75" w:rsidP="00250000">
      <w:pPr>
        <w:rPr>
          <w:color w:val="A6A6A6" w:themeColor="background1" w:themeShade="A6"/>
          <w:rtl/>
        </w:rPr>
      </w:pPr>
      <w:r w:rsidRPr="004F7FB4">
        <w:rPr>
          <w:rFonts w:hint="cs"/>
          <w:color w:val="A6A6A6" w:themeColor="background1" w:themeShade="A6"/>
          <w:rtl/>
        </w:rPr>
        <w:t xml:space="preserve">קיריי אלייסון </w:t>
      </w:r>
      <w:r w:rsidRPr="004F7FB4">
        <w:rPr>
          <w:color w:val="A6A6A6" w:themeColor="background1" w:themeShade="A6"/>
          <w:rtl/>
        </w:rPr>
        <w:t>–</w:t>
      </w:r>
      <w:r w:rsidRPr="004F7FB4">
        <w:rPr>
          <w:rFonts w:hint="cs"/>
          <w:color w:val="A6A6A6" w:themeColor="background1" w:themeShade="A6"/>
          <w:rtl/>
        </w:rPr>
        <w:t xml:space="preserve"> ביטוי הפותח את המיסה הקתולית </w:t>
      </w:r>
    </w:p>
    <w:p w14:paraId="38F3D1F7" w14:textId="77777777" w:rsidR="00932C75" w:rsidRPr="004F7FB4" w:rsidRDefault="00932C75" w:rsidP="00250000">
      <w:pPr>
        <w:rPr>
          <w:color w:val="A6A6A6" w:themeColor="background1" w:themeShade="A6"/>
          <w:rtl/>
        </w:rPr>
      </w:pPr>
      <w:r w:rsidRPr="004F7FB4">
        <w:rPr>
          <w:rFonts w:hint="cs"/>
          <w:color w:val="A6A6A6" w:themeColor="background1" w:themeShade="A6"/>
          <w:rtl/>
        </w:rPr>
        <w:t xml:space="preserve">קנוניזציה </w:t>
      </w:r>
      <w:r w:rsidRPr="004F7FB4">
        <w:rPr>
          <w:color w:val="A6A6A6" w:themeColor="background1" w:themeShade="A6"/>
          <w:rtl/>
        </w:rPr>
        <w:t>–</w:t>
      </w:r>
      <w:r w:rsidRPr="004F7FB4">
        <w:rPr>
          <w:rFonts w:hint="cs"/>
          <w:color w:val="A6A6A6" w:themeColor="background1" w:themeShade="A6"/>
          <w:rtl/>
        </w:rPr>
        <w:t xml:space="preserve"> צירוף בעל מופת לרשימת קדושי הכנסיה</w:t>
      </w:r>
    </w:p>
    <w:p w14:paraId="7CCACEE9" w14:textId="77777777" w:rsidR="00932C75" w:rsidRPr="004F7FB4" w:rsidRDefault="00932C75" w:rsidP="00250000">
      <w:pPr>
        <w:rPr>
          <w:color w:val="A6A6A6" w:themeColor="background1" w:themeShade="A6"/>
          <w:rtl/>
        </w:rPr>
      </w:pPr>
      <w:r w:rsidRPr="004F7FB4">
        <w:rPr>
          <w:rFonts w:hint="cs"/>
          <w:color w:val="A6A6A6" w:themeColor="background1" w:themeShade="A6"/>
          <w:rtl/>
        </w:rPr>
        <w:t xml:space="preserve">קפלה </w:t>
      </w:r>
      <w:r w:rsidRPr="004F7FB4">
        <w:rPr>
          <w:color w:val="A6A6A6" w:themeColor="background1" w:themeShade="A6"/>
          <w:rtl/>
        </w:rPr>
        <w:t>–</w:t>
      </w:r>
      <w:r w:rsidRPr="004F7FB4">
        <w:rPr>
          <w:rFonts w:hint="cs"/>
          <w:color w:val="A6A6A6" w:themeColor="background1" w:themeShade="A6"/>
          <w:rtl/>
        </w:rPr>
        <w:t xml:space="preserve"> חלק הכנסיה, בעל מזבח נפרד המאפשר התבודדות ותפילה בנפרד, ולרוב מנציח קדוש או מרטיר</w:t>
      </w:r>
    </w:p>
    <w:p w14:paraId="0B70CD37" w14:textId="77777777" w:rsidR="00932C75" w:rsidRPr="004F7FB4" w:rsidRDefault="00932C75" w:rsidP="00250000">
      <w:pPr>
        <w:rPr>
          <w:color w:val="A6A6A6" w:themeColor="background1" w:themeShade="A6"/>
          <w:rtl/>
        </w:rPr>
      </w:pPr>
      <w:r w:rsidRPr="004F7FB4">
        <w:rPr>
          <w:rFonts w:hint="cs"/>
          <w:color w:val="A6A6A6" w:themeColor="background1" w:themeShade="A6"/>
          <w:rtl/>
        </w:rPr>
        <w:t xml:space="preserve">ריטואל </w:t>
      </w:r>
      <w:r w:rsidRPr="004F7FB4">
        <w:rPr>
          <w:color w:val="A6A6A6" w:themeColor="background1" w:themeShade="A6"/>
          <w:rtl/>
        </w:rPr>
        <w:t>–</w:t>
      </w:r>
      <w:r w:rsidRPr="004F7FB4">
        <w:rPr>
          <w:rFonts w:hint="cs"/>
          <w:color w:val="A6A6A6" w:themeColor="background1" w:themeShade="A6"/>
          <w:rtl/>
        </w:rPr>
        <w:t xml:space="preserve"> נוהג או פולחן דתי</w:t>
      </w:r>
    </w:p>
    <w:p w14:paraId="017D612B" w14:textId="77777777" w:rsidR="00932C75" w:rsidRPr="004F7FB4" w:rsidRDefault="00932C75" w:rsidP="00250000">
      <w:pPr>
        <w:rPr>
          <w:color w:val="A6A6A6" w:themeColor="background1" w:themeShade="A6"/>
          <w:rtl/>
        </w:rPr>
      </w:pPr>
      <w:r w:rsidRPr="004F7FB4">
        <w:rPr>
          <w:rFonts w:hint="cs"/>
          <w:color w:val="A6A6A6" w:themeColor="background1" w:themeShade="A6"/>
          <w:rtl/>
        </w:rPr>
        <w:t xml:space="preserve">תמונת מזבח </w:t>
      </w:r>
      <w:r w:rsidRPr="004F7FB4">
        <w:rPr>
          <w:color w:val="A6A6A6" w:themeColor="background1" w:themeShade="A6"/>
          <w:rtl/>
        </w:rPr>
        <w:t>–</w:t>
      </w:r>
      <w:r w:rsidRPr="004F7FB4">
        <w:rPr>
          <w:rFonts w:hint="cs"/>
          <w:color w:val="A6A6A6" w:themeColor="background1" w:themeShade="A6"/>
          <w:rtl/>
        </w:rPr>
        <w:t xml:space="preserve"> עבודת אמנות מקודשת, פנלים המוצמדים לדפנות המזבח הכנסייתי ועליהם ציורים, תבליטים או פסלים</w:t>
      </w:r>
    </w:p>
    <w:p w14:paraId="42056C36" w14:textId="77777777" w:rsidR="001F4B4D" w:rsidRPr="004F7FB4" w:rsidRDefault="001F4B4D" w:rsidP="00250000">
      <w:pPr>
        <w:rPr>
          <w:color w:val="A6A6A6" w:themeColor="background1" w:themeShade="A6"/>
          <w:rtl/>
        </w:rPr>
      </w:pPr>
    </w:p>
    <w:p w14:paraId="6515394B" w14:textId="77777777" w:rsidR="001F4B4D" w:rsidRPr="004F7FB4" w:rsidRDefault="001F4B4D" w:rsidP="00250000">
      <w:pPr>
        <w:rPr>
          <w:b/>
          <w:bCs/>
          <w:color w:val="A6A6A6" w:themeColor="background1" w:themeShade="A6"/>
          <w:u w:val="single"/>
          <w:rtl/>
        </w:rPr>
      </w:pPr>
      <w:r w:rsidRPr="004F7FB4">
        <w:rPr>
          <w:rFonts w:hint="cs"/>
          <w:b/>
          <w:bCs/>
          <w:color w:val="A6A6A6" w:themeColor="background1" w:themeShade="A6"/>
          <w:u w:val="single"/>
          <w:rtl/>
        </w:rPr>
        <w:lastRenderedPageBreak/>
        <w:t>הכנסיה</w:t>
      </w:r>
    </w:p>
    <w:p w14:paraId="7A43EA34" w14:textId="77777777" w:rsidR="00932C75" w:rsidRPr="004F7FB4" w:rsidRDefault="007E4A3C" w:rsidP="00250000">
      <w:pPr>
        <w:rPr>
          <w:color w:val="A6A6A6" w:themeColor="background1" w:themeShade="A6"/>
          <w:rtl/>
        </w:rPr>
      </w:pPr>
      <w:r w:rsidRPr="004F7FB4">
        <w:rPr>
          <w:rFonts w:hint="cs"/>
          <w:color w:val="A6A6A6" w:themeColor="background1" w:themeShade="A6"/>
          <w:rtl/>
        </w:rPr>
        <w:t xml:space="preserve">אגן מים קדושים </w:t>
      </w:r>
      <w:r w:rsidRPr="004F7FB4">
        <w:rPr>
          <w:color w:val="A6A6A6" w:themeColor="background1" w:themeShade="A6"/>
          <w:rtl/>
        </w:rPr>
        <w:t>–</w:t>
      </w:r>
      <w:r w:rsidRPr="004F7FB4">
        <w:rPr>
          <w:rFonts w:hint="cs"/>
          <w:color w:val="A6A6A6" w:themeColor="background1" w:themeShade="A6"/>
          <w:rtl/>
        </w:rPr>
        <w:t xml:space="preserve"> ממוקם בפתח הכנסיה</w:t>
      </w:r>
    </w:p>
    <w:p w14:paraId="1A7CC5AD" w14:textId="77777777" w:rsidR="007E4A3C" w:rsidRPr="004F7FB4" w:rsidRDefault="007E4A3C" w:rsidP="00250000">
      <w:pPr>
        <w:rPr>
          <w:color w:val="A6A6A6" w:themeColor="background1" w:themeShade="A6"/>
          <w:rtl/>
        </w:rPr>
      </w:pPr>
      <w:r w:rsidRPr="004F7FB4">
        <w:rPr>
          <w:rFonts w:hint="cs"/>
          <w:color w:val="A6A6A6" w:themeColor="background1" w:themeShade="A6"/>
          <w:rtl/>
        </w:rPr>
        <w:t xml:space="preserve">אטריום </w:t>
      </w:r>
      <w:r w:rsidRPr="004F7FB4">
        <w:rPr>
          <w:color w:val="A6A6A6" w:themeColor="background1" w:themeShade="A6"/>
          <w:rtl/>
        </w:rPr>
        <w:t>–</w:t>
      </w:r>
      <w:r w:rsidRPr="004F7FB4">
        <w:rPr>
          <w:rFonts w:hint="cs"/>
          <w:color w:val="A6A6A6" w:themeColor="background1" w:themeShade="A6"/>
          <w:rtl/>
        </w:rPr>
        <w:t xml:space="preserve"> חצר פתוחה לפני הכנסיה, שהתבצע בה אקט סימלי של היטהרות.</w:t>
      </w:r>
    </w:p>
    <w:p w14:paraId="3FB85032" w14:textId="77777777" w:rsidR="00447393" w:rsidRPr="004F7FB4" w:rsidRDefault="00447393" w:rsidP="00250000">
      <w:pPr>
        <w:rPr>
          <w:color w:val="A6A6A6" w:themeColor="background1" w:themeShade="A6"/>
          <w:rtl/>
        </w:rPr>
      </w:pPr>
      <w:r w:rsidRPr="004F7FB4">
        <w:rPr>
          <w:rFonts w:hint="cs"/>
          <w:color w:val="A6A6A6" w:themeColor="background1" w:themeShade="A6"/>
          <w:rtl/>
        </w:rPr>
        <w:t xml:space="preserve">אמבולטוריום </w:t>
      </w:r>
      <w:r w:rsidRPr="004F7FB4">
        <w:rPr>
          <w:color w:val="A6A6A6" w:themeColor="background1" w:themeShade="A6"/>
          <w:rtl/>
        </w:rPr>
        <w:t>–</w:t>
      </w:r>
      <w:r w:rsidRPr="004F7FB4">
        <w:rPr>
          <w:rFonts w:hint="cs"/>
          <w:color w:val="A6A6A6" w:themeColor="background1" w:themeShade="A6"/>
          <w:rtl/>
        </w:rPr>
        <w:t xml:space="preserve"> מסדרון הליכה, על פי רוב מעגלי, מסביב למוקד המקודש בכנסיה החד-מרכזית או מסביב לאתר מקודש שבכנסיה</w:t>
      </w:r>
    </w:p>
    <w:p w14:paraId="1CE9598B" w14:textId="77777777" w:rsidR="000D4C2F" w:rsidRPr="004F7FB4" w:rsidRDefault="000D4C2F" w:rsidP="00250000">
      <w:pPr>
        <w:rPr>
          <w:color w:val="A6A6A6" w:themeColor="background1" w:themeShade="A6"/>
          <w:rtl/>
        </w:rPr>
      </w:pPr>
      <w:r w:rsidRPr="004F7FB4">
        <w:rPr>
          <w:rFonts w:hint="cs"/>
          <w:color w:val="A6A6A6" w:themeColor="background1" w:themeShade="A6"/>
          <w:rtl/>
        </w:rPr>
        <w:t xml:space="preserve">אַמָייְס </w:t>
      </w:r>
      <w:r w:rsidRPr="004F7FB4">
        <w:rPr>
          <w:color w:val="A6A6A6" w:themeColor="background1" w:themeShade="A6"/>
          <w:rtl/>
        </w:rPr>
        <w:t>–</w:t>
      </w:r>
      <w:r w:rsidRPr="004F7FB4">
        <w:rPr>
          <w:rFonts w:hint="cs"/>
          <w:color w:val="A6A6A6" w:themeColor="background1" w:themeShade="A6"/>
          <w:rtl/>
        </w:rPr>
        <w:t xml:space="preserve"> בגד מפשתן לבן מלבני ועליו מצוייר צלב, שהכומר לובש בעת תפילה</w:t>
      </w:r>
    </w:p>
    <w:p w14:paraId="3F1CF8FF" w14:textId="77777777" w:rsidR="001072F1" w:rsidRPr="004F7FB4" w:rsidRDefault="001072F1" w:rsidP="00250000">
      <w:pPr>
        <w:rPr>
          <w:color w:val="A6A6A6" w:themeColor="background1" w:themeShade="A6"/>
          <w:rtl/>
        </w:rPr>
      </w:pPr>
      <w:r w:rsidRPr="004F7FB4">
        <w:rPr>
          <w:rFonts w:hint="cs"/>
          <w:color w:val="A6A6A6" w:themeColor="background1" w:themeShade="A6"/>
          <w:rtl/>
        </w:rPr>
        <w:t xml:space="preserve">אַסָפֶּרְגֶס </w:t>
      </w:r>
      <w:r w:rsidRPr="004F7FB4">
        <w:rPr>
          <w:color w:val="A6A6A6" w:themeColor="background1" w:themeShade="A6"/>
          <w:rtl/>
        </w:rPr>
        <w:t>–</w:t>
      </w:r>
      <w:r w:rsidRPr="004F7FB4">
        <w:rPr>
          <w:rFonts w:hint="cs"/>
          <w:color w:val="A6A6A6" w:themeColor="background1" w:themeShade="A6"/>
          <w:rtl/>
        </w:rPr>
        <w:t xml:space="preserve"> התזת מים קדושים על המזבח והקהל במיסה הקתולית ביום ראשון [כך הנער הגרמני רטוב...]</w:t>
      </w:r>
      <w:r w:rsidR="00E316CA" w:rsidRPr="004F7FB4">
        <w:rPr>
          <w:rFonts w:hint="cs"/>
          <w:color w:val="A6A6A6" w:themeColor="background1" w:themeShade="A6"/>
          <w:rtl/>
        </w:rPr>
        <w:t xml:space="preserve"> [</w:t>
      </w:r>
      <w:r w:rsidR="00E316CA" w:rsidRPr="004F7FB4">
        <w:rPr>
          <w:color w:val="A6A6A6" w:themeColor="background1" w:themeShade="A6"/>
        </w:rPr>
        <w:t>http://en.wikipedia.org/wiki/Asperges</w:t>
      </w:r>
      <w:r w:rsidR="00E316CA" w:rsidRPr="004F7FB4">
        <w:rPr>
          <w:rFonts w:hint="cs"/>
          <w:color w:val="A6A6A6" w:themeColor="background1" w:themeShade="A6"/>
          <w:rtl/>
        </w:rPr>
        <w:t>]</w:t>
      </w:r>
    </w:p>
    <w:p w14:paraId="55891DC3" w14:textId="77777777" w:rsidR="001072F1" w:rsidRPr="004F7FB4" w:rsidRDefault="00527055" w:rsidP="00250000">
      <w:pPr>
        <w:rPr>
          <w:color w:val="A6A6A6" w:themeColor="background1" w:themeShade="A6"/>
          <w:rtl/>
        </w:rPr>
      </w:pPr>
      <w:r w:rsidRPr="004F7FB4">
        <w:rPr>
          <w:rFonts w:hint="cs"/>
          <w:color w:val="A6A6A6" w:themeColor="background1" w:themeShade="A6"/>
          <w:rtl/>
        </w:rPr>
        <w:t xml:space="preserve">אַפוֹדֵייפנוֹן </w:t>
      </w:r>
      <w:r w:rsidRPr="004F7FB4">
        <w:rPr>
          <w:color w:val="A6A6A6" w:themeColor="background1" w:themeShade="A6"/>
          <w:rtl/>
        </w:rPr>
        <w:t>–</w:t>
      </w:r>
      <w:r w:rsidRPr="004F7FB4">
        <w:rPr>
          <w:rFonts w:hint="cs"/>
          <w:color w:val="A6A6A6" w:themeColor="background1" w:themeShade="A6"/>
          <w:rtl/>
        </w:rPr>
        <w:t xml:space="preserve"> הפולחן הליתורגי שלאחר סעודת הערב</w:t>
      </w:r>
    </w:p>
    <w:p w14:paraId="0847947D" w14:textId="77777777" w:rsidR="001072F1" w:rsidRPr="004F7FB4" w:rsidRDefault="000B050B" w:rsidP="00250000">
      <w:pPr>
        <w:rPr>
          <w:color w:val="A6A6A6" w:themeColor="background1" w:themeShade="A6"/>
          <w:rtl/>
        </w:rPr>
      </w:pPr>
      <w:r w:rsidRPr="004F7FB4">
        <w:rPr>
          <w:rFonts w:hint="cs"/>
          <w:color w:val="A6A6A6" w:themeColor="background1" w:themeShade="A6"/>
          <w:rtl/>
        </w:rPr>
        <w:t xml:space="preserve">אפסיס </w:t>
      </w:r>
      <w:r w:rsidRPr="004F7FB4">
        <w:rPr>
          <w:color w:val="A6A6A6" w:themeColor="background1" w:themeShade="A6"/>
          <w:rtl/>
        </w:rPr>
        <w:t>–</w:t>
      </w:r>
      <w:r w:rsidRPr="004F7FB4">
        <w:rPr>
          <w:rFonts w:hint="cs"/>
          <w:color w:val="A6A6A6" w:themeColor="background1" w:themeShade="A6"/>
          <w:rtl/>
        </w:rPr>
        <w:t xml:space="preserve"> גומחה עגולה בקיר המזרחי של כנסייה, מקום מושב אנשי הכהונה והבישוף</w:t>
      </w:r>
    </w:p>
    <w:p w14:paraId="3D18404C" w14:textId="77777777" w:rsidR="000B050B" w:rsidRPr="004F7FB4" w:rsidRDefault="000B050B" w:rsidP="00250000">
      <w:pPr>
        <w:rPr>
          <w:color w:val="A6A6A6" w:themeColor="background1" w:themeShade="A6"/>
          <w:rtl/>
        </w:rPr>
      </w:pPr>
      <w:r w:rsidRPr="004F7FB4">
        <w:rPr>
          <w:rFonts w:hint="cs"/>
          <w:color w:val="A6A6A6" w:themeColor="background1" w:themeShade="A6"/>
          <w:rtl/>
        </w:rPr>
        <w:t xml:space="preserve">בזיליקה </w:t>
      </w:r>
      <w:r w:rsidRPr="004F7FB4">
        <w:rPr>
          <w:color w:val="A6A6A6" w:themeColor="background1" w:themeShade="A6"/>
          <w:rtl/>
        </w:rPr>
        <w:t>–</w:t>
      </w:r>
      <w:r w:rsidRPr="004F7FB4">
        <w:rPr>
          <w:rFonts w:hint="cs"/>
          <w:color w:val="A6A6A6" w:themeColor="background1" w:themeShade="A6"/>
          <w:rtl/>
        </w:rPr>
        <w:t xml:space="preserve"> כנסייה עם אולם אורך, שאותו מחלקים טורי עמודים לאולם תווך ולסיטראות, בחלקו המזרחי מצויים הבימה והאפסיס.</w:t>
      </w:r>
    </w:p>
    <w:p w14:paraId="666788FC" w14:textId="77777777" w:rsidR="001F4B4D" w:rsidRPr="004F7FB4" w:rsidRDefault="000B050B" w:rsidP="00250000">
      <w:pPr>
        <w:rPr>
          <w:color w:val="A6A6A6" w:themeColor="background1" w:themeShade="A6"/>
          <w:rtl/>
        </w:rPr>
      </w:pPr>
      <w:r w:rsidRPr="004F7FB4">
        <w:rPr>
          <w:rFonts w:hint="cs"/>
          <w:color w:val="A6A6A6" w:themeColor="background1" w:themeShade="A6"/>
          <w:rtl/>
        </w:rPr>
        <w:t xml:space="preserve">גלריה </w:t>
      </w:r>
      <w:r w:rsidRPr="004F7FB4">
        <w:rPr>
          <w:color w:val="A6A6A6" w:themeColor="background1" w:themeShade="A6"/>
          <w:rtl/>
        </w:rPr>
        <w:t>–</w:t>
      </w:r>
      <w:r w:rsidRPr="004F7FB4">
        <w:rPr>
          <w:rFonts w:hint="cs"/>
          <w:color w:val="A6A6A6" w:themeColor="background1" w:themeShade="A6"/>
          <w:rtl/>
        </w:rPr>
        <w:t xml:space="preserve"> הקומה שמעל המעבר, הפתוחה לאולם המרכזי</w:t>
      </w:r>
    </w:p>
    <w:p w14:paraId="2CFF2289" w14:textId="77777777" w:rsidR="000B050B" w:rsidRPr="004F7FB4" w:rsidRDefault="000B050B" w:rsidP="00250000">
      <w:pPr>
        <w:rPr>
          <w:color w:val="A6A6A6" w:themeColor="background1" w:themeShade="A6"/>
          <w:rtl/>
        </w:rPr>
      </w:pPr>
      <w:r w:rsidRPr="004F7FB4">
        <w:rPr>
          <w:rFonts w:hint="cs"/>
          <w:color w:val="A6A6A6" w:themeColor="background1" w:themeShade="A6"/>
          <w:rtl/>
        </w:rPr>
        <w:t xml:space="preserve">דיאקוניקון </w:t>
      </w:r>
      <w:r w:rsidRPr="004F7FB4">
        <w:rPr>
          <w:color w:val="A6A6A6" w:themeColor="background1" w:themeShade="A6"/>
          <w:rtl/>
        </w:rPr>
        <w:t>–</w:t>
      </w:r>
      <w:r w:rsidRPr="004F7FB4">
        <w:rPr>
          <w:rFonts w:hint="cs"/>
          <w:color w:val="A6A6A6" w:themeColor="background1" w:themeShade="A6"/>
          <w:rtl/>
        </w:rPr>
        <w:t xml:space="preserve"> חדר ששימש את הכמרים ועוזריהם לאחסון המנחות שהובאו לכנסיה, בגדי הכהונה </w:t>
      </w:r>
      <w:r w:rsidR="00F767E1" w:rsidRPr="004F7FB4">
        <w:rPr>
          <w:rFonts w:hint="cs"/>
          <w:color w:val="A6A6A6" w:themeColor="background1" w:themeShade="A6"/>
          <w:rtl/>
        </w:rPr>
        <w:t>וחפצי פולחן וכן כארכיון וספריה.</w:t>
      </w:r>
    </w:p>
    <w:p w14:paraId="52DCA654" w14:textId="77777777" w:rsidR="00F767E1" w:rsidRPr="004F7FB4" w:rsidRDefault="00F767E1" w:rsidP="00250000">
      <w:pPr>
        <w:rPr>
          <w:color w:val="A6A6A6" w:themeColor="background1" w:themeShade="A6"/>
          <w:rtl/>
        </w:rPr>
      </w:pPr>
      <w:r w:rsidRPr="004F7FB4">
        <w:rPr>
          <w:rFonts w:hint="cs"/>
          <w:color w:val="A6A6A6" w:themeColor="background1" w:themeShade="A6"/>
          <w:rtl/>
        </w:rPr>
        <w:t xml:space="preserve">טְרַנסֶפט </w:t>
      </w:r>
      <w:r w:rsidRPr="004F7FB4">
        <w:rPr>
          <w:color w:val="A6A6A6" w:themeColor="background1" w:themeShade="A6"/>
          <w:rtl/>
        </w:rPr>
        <w:t>–</w:t>
      </w:r>
      <w:r w:rsidRPr="004F7FB4">
        <w:rPr>
          <w:rFonts w:hint="cs"/>
          <w:color w:val="A6A6A6" w:themeColor="background1" w:themeShade="A6"/>
          <w:rtl/>
        </w:rPr>
        <w:t xml:space="preserve"> אולם אוחב, שנבנה בניצב לאולם הכנסיה, סמוך לאפסיס באופן שנוצר מבנה דמוי צלב</w:t>
      </w:r>
    </w:p>
    <w:p w14:paraId="75E5C612" w14:textId="77777777" w:rsidR="00F767E1" w:rsidRPr="004F7FB4" w:rsidRDefault="00F767E1" w:rsidP="00F767E1">
      <w:pPr>
        <w:rPr>
          <w:color w:val="A6A6A6" w:themeColor="background1" w:themeShade="A6"/>
          <w:rtl/>
        </w:rPr>
      </w:pPr>
      <w:r w:rsidRPr="004F7FB4">
        <w:rPr>
          <w:rFonts w:hint="cs"/>
          <w:color w:val="A6A6A6" w:themeColor="background1" w:themeShade="A6"/>
          <w:rtl/>
        </w:rPr>
        <w:t xml:space="preserve">לבונה </w:t>
      </w:r>
      <w:r w:rsidRPr="004F7FB4">
        <w:rPr>
          <w:color w:val="A6A6A6" w:themeColor="background1" w:themeShade="A6"/>
          <w:rtl/>
        </w:rPr>
        <w:t>–</w:t>
      </w:r>
      <w:r w:rsidRPr="004F7FB4">
        <w:rPr>
          <w:rFonts w:hint="cs"/>
          <w:color w:val="A6A6A6" w:themeColor="background1" w:themeShade="A6"/>
          <w:rtl/>
        </w:rPr>
        <w:t xml:space="preserve"> שרף כהה ריחני ומר הנוטף ממינים של צמח הלודן או ורד-הצורים, משמש כקטורת בכנסיה הנוצרית</w:t>
      </w:r>
    </w:p>
    <w:p w14:paraId="0AEC8D6A" w14:textId="77777777" w:rsidR="00F767E1" w:rsidRPr="004F7FB4" w:rsidRDefault="00591DFD" w:rsidP="00F767E1">
      <w:pPr>
        <w:rPr>
          <w:color w:val="A6A6A6" w:themeColor="background1" w:themeShade="A6"/>
          <w:rtl/>
        </w:rPr>
      </w:pPr>
      <w:r w:rsidRPr="004F7FB4">
        <w:rPr>
          <w:rFonts w:hint="cs"/>
          <w:color w:val="A6A6A6" w:themeColor="background1" w:themeShade="A6"/>
          <w:rtl/>
        </w:rPr>
        <w:t xml:space="preserve">מזבח </w:t>
      </w:r>
      <w:r w:rsidRPr="004F7FB4">
        <w:rPr>
          <w:color w:val="A6A6A6" w:themeColor="background1" w:themeShade="A6"/>
          <w:rtl/>
        </w:rPr>
        <w:t>–</w:t>
      </w:r>
      <w:r w:rsidRPr="004F7FB4">
        <w:rPr>
          <w:rFonts w:hint="cs"/>
          <w:color w:val="A6A6A6" w:themeColor="background1" w:themeShade="A6"/>
          <w:rtl/>
        </w:rPr>
        <w:t xml:space="preserve"> שולחן, טבלה או מבנה אבן מרובע או עגול, לטקסים דתיים, להקרבת קורבנות או מנחות ולאכילת לחם הקודש.</w:t>
      </w:r>
    </w:p>
    <w:p w14:paraId="2FF9CC23" w14:textId="77777777" w:rsidR="00591DFD" w:rsidRPr="004F7FB4" w:rsidRDefault="00591DFD" w:rsidP="00F767E1">
      <w:pPr>
        <w:rPr>
          <w:color w:val="A6A6A6" w:themeColor="background1" w:themeShade="A6"/>
          <w:rtl/>
        </w:rPr>
      </w:pPr>
      <w:r w:rsidRPr="004F7FB4">
        <w:rPr>
          <w:rFonts w:hint="cs"/>
          <w:color w:val="A6A6A6" w:themeColor="background1" w:themeShade="A6"/>
          <w:rtl/>
        </w:rPr>
        <w:t xml:space="preserve">נַרְתֶקֶס </w:t>
      </w:r>
      <w:r w:rsidRPr="004F7FB4">
        <w:rPr>
          <w:color w:val="A6A6A6" w:themeColor="background1" w:themeShade="A6"/>
          <w:rtl/>
        </w:rPr>
        <w:t>–</w:t>
      </w:r>
      <w:r w:rsidRPr="004F7FB4">
        <w:rPr>
          <w:rFonts w:hint="cs"/>
          <w:color w:val="A6A6A6" w:themeColor="background1" w:themeShade="A6"/>
          <w:rtl/>
        </w:rPr>
        <w:t xml:space="preserve"> מסדרון רוחב במערב אולם הכנסייה לפני האולם</w:t>
      </w:r>
    </w:p>
    <w:p w14:paraId="1D193023" w14:textId="77777777" w:rsidR="00591DFD" w:rsidRPr="004F7FB4" w:rsidRDefault="00591DFD" w:rsidP="00F767E1">
      <w:pPr>
        <w:rPr>
          <w:color w:val="A6A6A6" w:themeColor="background1" w:themeShade="A6"/>
          <w:rtl/>
        </w:rPr>
      </w:pPr>
      <w:r w:rsidRPr="004F7FB4">
        <w:rPr>
          <w:rFonts w:hint="cs"/>
          <w:color w:val="A6A6A6" w:themeColor="background1" w:themeShade="A6"/>
          <w:rtl/>
        </w:rPr>
        <w:t xml:space="preserve">סֶדילְיה </w:t>
      </w:r>
      <w:r w:rsidRPr="004F7FB4">
        <w:rPr>
          <w:color w:val="A6A6A6" w:themeColor="background1" w:themeShade="A6"/>
          <w:rtl/>
        </w:rPr>
        <w:t>–</w:t>
      </w:r>
      <w:r w:rsidRPr="004F7FB4">
        <w:rPr>
          <w:rFonts w:hint="cs"/>
          <w:color w:val="A6A6A6" w:themeColor="background1" w:themeShade="A6"/>
          <w:rtl/>
        </w:rPr>
        <w:t xml:space="preserve"> מושבי הכמורה, בד"כ 3 מושבים בקיר, בצד הדרומי של האגף המזרחי</w:t>
      </w:r>
    </w:p>
    <w:p w14:paraId="6A5864E3" w14:textId="77777777" w:rsidR="00394706" w:rsidRPr="004F7FB4" w:rsidRDefault="00394706" w:rsidP="00F767E1">
      <w:pPr>
        <w:rPr>
          <w:color w:val="A6A6A6" w:themeColor="background1" w:themeShade="A6"/>
          <w:rtl/>
        </w:rPr>
      </w:pPr>
      <w:r w:rsidRPr="004F7FB4">
        <w:rPr>
          <w:rFonts w:hint="cs"/>
          <w:color w:val="A6A6A6" w:themeColor="background1" w:themeShade="A6"/>
          <w:rtl/>
        </w:rPr>
        <w:t xml:space="preserve">סט מזבח </w:t>
      </w:r>
      <w:r w:rsidRPr="004F7FB4">
        <w:rPr>
          <w:color w:val="A6A6A6" w:themeColor="background1" w:themeShade="A6"/>
          <w:rtl/>
        </w:rPr>
        <w:t>–</w:t>
      </w:r>
      <w:r w:rsidRPr="004F7FB4">
        <w:rPr>
          <w:rFonts w:hint="cs"/>
          <w:color w:val="A6A6A6" w:themeColor="background1" w:themeShade="A6"/>
          <w:rtl/>
        </w:rPr>
        <w:t xml:space="preserve"> צלב, 2 פמוטות ו-2 אגרטלי פרחים בכנסיה הפרוטסטנטית</w:t>
      </w:r>
    </w:p>
    <w:p w14:paraId="5C233ED1" w14:textId="3BD8607B" w:rsidR="00394706" w:rsidRPr="004F7FB4" w:rsidRDefault="004B4682" w:rsidP="00F767E1">
      <w:pPr>
        <w:rPr>
          <w:color w:val="A6A6A6" w:themeColor="background1" w:themeShade="A6"/>
          <w:rtl/>
        </w:rPr>
      </w:pPr>
      <w:r w:rsidRPr="004F7FB4">
        <w:rPr>
          <w:rFonts w:hint="cs"/>
          <w:color w:val="A6A6A6" w:themeColor="background1" w:themeShade="A6"/>
          <w:rtl/>
        </w:rPr>
        <w:t xml:space="preserve">פרותסיס </w:t>
      </w:r>
      <w:r w:rsidRPr="004F7FB4">
        <w:rPr>
          <w:color w:val="A6A6A6" w:themeColor="background1" w:themeShade="A6"/>
          <w:rtl/>
        </w:rPr>
        <w:t>–</w:t>
      </w:r>
      <w:r w:rsidRPr="004F7FB4">
        <w:rPr>
          <w:rFonts w:hint="cs"/>
          <w:color w:val="A6A6A6" w:themeColor="background1" w:themeShade="A6"/>
          <w:rtl/>
        </w:rPr>
        <w:t xml:space="preserve"> תהליך הכנתו של לחם הקודש והצגתו לפני הליתורגיקה (מיסה), ובתקופה </w:t>
      </w:r>
      <w:r w:rsidR="0007458E" w:rsidRPr="004F7FB4">
        <w:rPr>
          <w:rFonts w:hint="cs"/>
          <w:color w:val="A6A6A6" w:themeColor="background1" w:themeShade="A6"/>
          <w:rtl/>
        </w:rPr>
        <w:t>מסוימ</w:t>
      </w:r>
      <w:r w:rsidRPr="004F7FB4">
        <w:rPr>
          <w:rFonts w:hint="cs"/>
          <w:color w:val="A6A6A6" w:themeColor="background1" w:themeShade="A6"/>
          <w:rtl/>
        </w:rPr>
        <w:t>ת נקרא כך השולחן שעליו נעשה הדבר, ואף החדר</w:t>
      </w:r>
    </w:p>
    <w:p w14:paraId="4F2DB669" w14:textId="77777777" w:rsidR="004B4682" w:rsidRPr="004F7FB4" w:rsidRDefault="004B4682" w:rsidP="004B4682">
      <w:pPr>
        <w:rPr>
          <w:color w:val="A6A6A6" w:themeColor="background1" w:themeShade="A6"/>
          <w:rtl/>
        </w:rPr>
      </w:pPr>
      <w:r w:rsidRPr="004F7FB4">
        <w:rPr>
          <w:rFonts w:hint="cs"/>
          <w:color w:val="A6A6A6" w:themeColor="background1" w:themeShade="A6"/>
          <w:rtl/>
        </w:rPr>
        <w:t xml:space="preserve">קפלה </w:t>
      </w:r>
      <w:r w:rsidRPr="004F7FB4">
        <w:rPr>
          <w:color w:val="A6A6A6" w:themeColor="background1" w:themeShade="A6"/>
          <w:rtl/>
        </w:rPr>
        <w:t>–</w:t>
      </w:r>
      <w:r w:rsidRPr="004F7FB4">
        <w:rPr>
          <w:rFonts w:hint="cs"/>
          <w:color w:val="A6A6A6" w:themeColor="background1" w:themeShade="A6"/>
          <w:rtl/>
        </w:rPr>
        <w:t xml:space="preserve"> 1. כנסיה נוצרית קטנה, 2. מקום-תפילה פרטי המאפשר התבודדות ותפילה בנפרד, 3. בניין או חלק מקדש, המקודש לתפילה</w:t>
      </w:r>
    </w:p>
    <w:p w14:paraId="27BBB5DC" w14:textId="77777777" w:rsidR="004B4682" w:rsidRPr="004F7FB4" w:rsidRDefault="004B4682" w:rsidP="004B4682">
      <w:pPr>
        <w:rPr>
          <w:color w:val="A6A6A6" w:themeColor="background1" w:themeShade="A6"/>
          <w:rtl/>
        </w:rPr>
      </w:pPr>
      <w:r w:rsidRPr="004F7FB4">
        <w:rPr>
          <w:rFonts w:hint="cs"/>
          <w:color w:val="A6A6A6" w:themeColor="background1" w:themeShade="A6"/>
          <w:rtl/>
        </w:rPr>
        <w:t xml:space="preserve">קרנות המזבח </w:t>
      </w:r>
      <w:r w:rsidRPr="004F7FB4">
        <w:rPr>
          <w:color w:val="A6A6A6" w:themeColor="background1" w:themeShade="A6"/>
          <w:rtl/>
        </w:rPr>
        <w:t>–</w:t>
      </w:r>
      <w:r w:rsidRPr="004F7FB4">
        <w:rPr>
          <w:rFonts w:hint="cs"/>
          <w:color w:val="A6A6A6" w:themeColor="background1" w:themeShade="A6"/>
          <w:rtl/>
        </w:rPr>
        <w:t xml:space="preserve"> הפינות המערביות של המזבח הכנסייתי בנצרות הקתולית הפונות לעבר הקהל</w:t>
      </w:r>
    </w:p>
    <w:p w14:paraId="673C78FC" w14:textId="77777777" w:rsidR="00F767E1" w:rsidRPr="004F7FB4" w:rsidRDefault="00F767E1" w:rsidP="00250000">
      <w:pPr>
        <w:rPr>
          <w:color w:val="A6A6A6" w:themeColor="background1" w:themeShade="A6"/>
          <w:rtl/>
        </w:rPr>
      </w:pPr>
    </w:p>
    <w:p w14:paraId="15FA4101" w14:textId="77777777" w:rsidR="00DE462E" w:rsidRPr="004F7FB4" w:rsidRDefault="00DE462E" w:rsidP="00250000">
      <w:pPr>
        <w:rPr>
          <w:b/>
          <w:bCs/>
          <w:color w:val="A6A6A6" w:themeColor="background1" w:themeShade="A6"/>
          <w:u w:val="single"/>
          <w:rtl/>
        </w:rPr>
      </w:pPr>
      <w:r w:rsidRPr="004F7FB4">
        <w:rPr>
          <w:rFonts w:hint="cs"/>
          <w:b/>
          <w:bCs/>
          <w:color w:val="A6A6A6" w:themeColor="background1" w:themeShade="A6"/>
          <w:u w:val="single"/>
          <w:rtl/>
        </w:rPr>
        <w:t>הכמורה</w:t>
      </w:r>
    </w:p>
    <w:p w14:paraId="3C9C7497" w14:textId="77777777" w:rsidR="00DE462E" w:rsidRPr="004F7FB4" w:rsidRDefault="00C15CA6" w:rsidP="00250000">
      <w:pPr>
        <w:rPr>
          <w:color w:val="A6A6A6" w:themeColor="background1" w:themeShade="A6"/>
          <w:rtl/>
        </w:rPr>
      </w:pPr>
      <w:r w:rsidRPr="004F7FB4">
        <w:rPr>
          <w:rFonts w:hint="cs"/>
          <w:color w:val="A6A6A6" w:themeColor="background1" w:themeShade="A6"/>
          <w:rtl/>
        </w:rPr>
        <w:t>ארכי</w:t>
      </w:r>
      <w:r w:rsidR="00DE462E" w:rsidRPr="004F7FB4">
        <w:rPr>
          <w:rFonts w:hint="cs"/>
          <w:color w:val="A6A6A6" w:themeColor="background1" w:themeShade="A6"/>
          <w:rtl/>
        </w:rPr>
        <w:t xml:space="preserve">בישוף </w:t>
      </w:r>
      <w:r w:rsidR="00DE462E" w:rsidRPr="004F7FB4">
        <w:rPr>
          <w:color w:val="A6A6A6" w:themeColor="background1" w:themeShade="A6"/>
          <w:rtl/>
        </w:rPr>
        <w:t>–</w:t>
      </w:r>
      <w:r w:rsidRPr="004F7FB4">
        <w:rPr>
          <w:rFonts w:hint="cs"/>
          <w:color w:val="A6A6A6" w:themeColor="background1" w:themeShade="A6"/>
          <w:rtl/>
        </w:rPr>
        <w:t xml:space="preserve"> כוהן דת ראשי של הנוצרים, ההגמון הגדול</w:t>
      </w:r>
    </w:p>
    <w:p w14:paraId="5931ABA8" w14:textId="77777777" w:rsidR="00C15CA6" w:rsidRPr="004F7FB4" w:rsidRDefault="00C15CA6" w:rsidP="00250000">
      <w:pPr>
        <w:rPr>
          <w:color w:val="A6A6A6" w:themeColor="background1" w:themeShade="A6"/>
          <w:rtl/>
        </w:rPr>
      </w:pPr>
      <w:r w:rsidRPr="004F7FB4">
        <w:rPr>
          <w:rFonts w:hint="cs"/>
          <w:color w:val="A6A6A6" w:themeColor="background1" w:themeShade="A6"/>
          <w:rtl/>
        </w:rPr>
        <w:t xml:space="preserve">דיאקון </w:t>
      </w:r>
      <w:r w:rsidRPr="004F7FB4">
        <w:rPr>
          <w:color w:val="A6A6A6" w:themeColor="background1" w:themeShade="A6"/>
          <w:rtl/>
        </w:rPr>
        <w:t>–</w:t>
      </w:r>
      <w:r w:rsidRPr="004F7FB4">
        <w:rPr>
          <w:rFonts w:hint="cs"/>
          <w:color w:val="A6A6A6" w:themeColor="background1" w:themeShade="A6"/>
          <w:rtl/>
        </w:rPr>
        <w:t xml:space="preserve"> כוהן דת שדרגתו נמוכה </w:t>
      </w:r>
      <w:r w:rsidR="00AE4377" w:rsidRPr="004F7FB4">
        <w:rPr>
          <w:rFonts w:hint="cs"/>
          <w:color w:val="A6A6A6" w:themeColor="background1" w:themeShade="A6"/>
          <w:rtl/>
        </w:rPr>
        <w:t>משל הפרסביטר והבישוף. תפקידיו שונים: ממונה על הצדקה והתרומות, משמש בפולחן, פרח כהונה וכו'.</w:t>
      </w:r>
    </w:p>
    <w:p w14:paraId="61932DF6" w14:textId="77777777" w:rsidR="00AE4377" w:rsidRPr="004F7FB4" w:rsidRDefault="00530D52" w:rsidP="00530D52">
      <w:pPr>
        <w:rPr>
          <w:color w:val="A6A6A6" w:themeColor="background1" w:themeShade="A6"/>
          <w:rtl/>
        </w:rPr>
      </w:pPr>
      <w:r w:rsidRPr="004F7FB4">
        <w:rPr>
          <w:rFonts w:hint="cs"/>
          <w:color w:val="A6A6A6" w:themeColor="background1" w:themeShade="A6"/>
          <w:rtl/>
        </w:rPr>
        <w:t xml:space="preserve">דקאן [כנסיה קתולית] </w:t>
      </w:r>
      <w:r w:rsidRPr="004F7FB4">
        <w:rPr>
          <w:color w:val="A6A6A6" w:themeColor="background1" w:themeShade="A6"/>
          <w:rtl/>
        </w:rPr>
        <w:t>–</w:t>
      </w:r>
      <w:r w:rsidRPr="004F7FB4">
        <w:rPr>
          <w:rFonts w:hint="cs"/>
          <w:color w:val="A6A6A6" w:themeColor="background1" w:themeShade="A6"/>
          <w:rtl/>
        </w:rPr>
        <w:t xml:space="preserve"> זקן הכמרים, כוהן גדול</w:t>
      </w:r>
    </w:p>
    <w:p w14:paraId="66571FB7" w14:textId="77777777" w:rsidR="00530D52" w:rsidRPr="004F7FB4" w:rsidRDefault="00530D52" w:rsidP="00250000">
      <w:pPr>
        <w:rPr>
          <w:color w:val="A6A6A6" w:themeColor="background1" w:themeShade="A6"/>
          <w:rtl/>
        </w:rPr>
      </w:pPr>
      <w:r w:rsidRPr="004F7FB4">
        <w:rPr>
          <w:rFonts w:hint="cs"/>
          <w:color w:val="A6A6A6" w:themeColor="background1" w:themeShade="A6"/>
          <w:rtl/>
        </w:rPr>
        <w:t xml:space="preserve">הגמון [לועזית </w:t>
      </w:r>
      <w:r w:rsidRPr="004F7FB4">
        <w:rPr>
          <w:color w:val="A6A6A6" w:themeColor="background1" w:themeShade="A6"/>
          <w:rtl/>
        </w:rPr>
        <w:t>–</w:t>
      </w:r>
      <w:r w:rsidRPr="004F7FB4">
        <w:rPr>
          <w:rFonts w:hint="cs"/>
          <w:color w:val="A6A6A6" w:themeColor="background1" w:themeShade="A6"/>
          <w:rtl/>
        </w:rPr>
        <w:t xml:space="preserve"> בישוף] </w:t>
      </w:r>
      <w:r w:rsidRPr="004F7FB4">
        <w:rPr>
          <w:color w:val="A6A6A6" w:themeColor="background1" w:themeShade="A6"/>
          <w:rtl/>
        </w:rPr>
        <w:t>–</w:t>
      </w:r>
      <w:r w:rsidRPr="004F7FB4">
        <w:rPr>
          <w:rFonts w:hint="cs"/>
          <w:color w:val="A6A6A6" w:themeColor="background1" w:themeShade="A6"/>
          <w:rtl/>
        </w:rPr>
        <w:t xml:space="preserve"> תואר גבוה במדרג הכמורה בכנסיה הקתולית. בסמכותו להסמיך כמרים</w:t>
      </w:r>
    </w:p>
    <w:p w14:paraId="37689828" w14:textId="77777777" w:rsidR="00F767E1" w:rsidRPr="004F7FB4" w:rsidRDefault="00F767E1" w:rsidP="00250000">
      <w:pPr>
        <w:rPr>
          <w:color w:val="A6A6A6" w:themeColor="background1" w:themeShade="A6"/>
          <w:rtl/>
        </w:rPr>
      </w:pPr>
    </w:p>
    <w:p w14:paraId="42A206DB" w14:textId="77777777" w:rsidR="007E4A3C" w:rsidRPr="004F7FB4" w:rsidRDefault="007E4A3C" w:rsidP="00250000">
      <w:pPr>
        <w:rPr>
          <w:color w:val="A6A6A6" w:themeColor="background1" w:themeShade="A6"/>
          <w:rtl/>
        </w:rPr>
      </w:pPr>
    </w:p>
    <w:p w14:paraId="5CEDCE9B" w14:textId="77777777" w:rsidR="00FE4F38" w:rsidRPr="004F7FB4" w:rsidRDefault="00FE4F38" w:rsidP="00250000">
      <w:pPr>
        <w:rPr>
          <w:color w:val="A6A6A6" w:themeColor="background1" w:themeShade="A6"/>
          <w:rtl/>
        </w:rPr>
      </w:pPr>
      <w:r w:rsidRPr="004F7FB4">
        <w:rPr>
          <w:rFonts w:hint="cs"/>
          <w:color w:val="A6A6A6" w:themeColor="background1" w:themeShade="A6"/>
          <w:rtl/>
        </w:rPr>
        <w:t>תפילות:</w:t>
      </w:r>
      <w:r w:rsidR="005A5744" w:rsidRPr="004F7FB4">
        <w:rPr>
          <w:rFonts w:hint="cs"/>
          <w:color w:val="A6A6A6" w:themeColor="background1" w:themeShade="A6"/>
          <w:rtl/>
        </w:rPr>
        <w:t xml:space="preserve"> [</w:t>
      </w:r>
      <w:r w:rsidR="005A5744" w:rsidRPr="004F7FB4">
        <w:rPr>
          <w:color w:val="A6A6A6" w:themeColor="background1" w:themeShade="A6"/>
        </w:rPr>
        <w:t>http://en.wikipedia.org/wiki/Roman_Catholic_prayer</w:t>
      </w:r>
      <w:r w:rsidR="005A5744" w:rsidRPr="004F7FB4">
        <w:rPr>
          <w:rFonts w:hint="cs"/>
          <w:color w:val="A6A6A6" w:themeColor="background1" w:themeShade="A6"/>
          <w:rtl/>
        </w:rPr>
        <w:t>]</w:t>
      </w:r>
    </w:p>
    <w:p w14:paraId="2A1C025A" w14:textId="77777777" w:rsidR="00FE4F38" w:rsidRPr="004F7FB4" w:rsidRDefault="00FE4F38" w:rsidP="00250000">
      <w:pPr>
        <w:rPr>
          <w:color w:val="A6A6A6" w:themeColor="background1" w:themeShade="A6"/>
          <w:rtl/>
        </w:rPr>
      </w:pPr>
      <w:r w:rsidRPr="004F7FB4">
        <w:rPr>
          <w:rFonts w:hint="cs"/>
          <w:color w:val="A6A6A6" w:themeColor="background1" w:themeShade="A6"/>
          <w:rtl/>
        </w:rPr>
        <w:t>אווה ורום קורפוס</w:t>
      </w:r>
    </w:p>
    <w:p w14:paraId="0F92FBB5" w14:textId="77777777" w:rsidR="00FE4F38" w:rsidRPr="004F7FB4" w:rsidRDefault="00FE4F38" w:rsidP="00250000">
      <w:pPr>
        <w:rPr>
          <w:color w:val="A6A6A6" w:themeColor="background1" w:themeShade="A6"/>
          <w:rtl/>
        </w:rPr>
      </w:pPr>
      <w:r w:rsidRPr="004F7FB4">
        <w:rPr>
          <w:rFonts w:hint="cs"/>
          <w:color w:val="A6A6A6" w:themeColor="background1" w:themeShade="A6"/>
          <w:rtl/>
        </w:rPr>
        <w:t>אווה מריה סטלה</w:t>
      </w:r>
    </w:p>
    <w:p w14:paraId="14CF0D66" w14:textId="77777777" w:rsidR="00FF573C" w:rsidRPr="004F7FB4" w:rsidRDefault="00FF573C" w:rsidP="00250000">
      <w:pPr>
        <w:rPr>
          <w:color w:val="A6A6A6" w:themeColor="background1" w:themeShade="A6"/>
          <w:rtl/>
        </w:rPr>
      </w:pPr>
      <w:r w:rsidRPr="004F7FB4">
        <w:rPr>
          <w:rFonts w:hint="cs"/>
          <w:color w:val="A6A6A6" w:themeColor="background1" w:themeShade="A6"/>
          <w:rtl/>
        </w:rPr>
        <w:t xml:space="preserve">טה דאום </w:t>
      </w:r>
      <w:r w:rsidRPr="004F7FB4">
        <w:rPr>
          <w:color w:val="A6A6A6" w:themeColor="background1" w:themeShade="A6"/>
          <w:rtl/>
        </w:rPr>
        <w:t>–</w:t>
      </w:r>
      <w:r w:rsidRPr="004F7FB4">
        <w:rPr>
          <w:rFonts w:hint="cs"/>
          <w:color w:val="A6A6A6" w:themeColor="background1" w:themeShade="A6"/>
          <w:rtl/>
        </w:rPr>
        <w:t xml:space="preserve"> אותך נהלל</w:t>
      </w:r>
    </w:p>
    <w:p w14:paraId="6641AFD5" w14:textId="77777777" w:rsidR="00FE4F38" w:rsidRPr="004F7FB4" w:rsidRDefault="00FE4F38" w:rsidP="00250000">
      <w:pPr>
        <w:rPr>
          <w:color w:val="A6A6A6" w:themeColor="background1" w:themeShade="A6"/>
          <w:rtl/>
        </w:rPr>
      </w:pPr>
      <w:r w:rsidRPr="004F7FB4">
        <w:rPr>
          <w:rFonts w:hint="cs"/>
          <w:color w:val="A6A6A6" w:themeColor="background1" w:themeShade="A6"/>
          <w:rtl/>
        </w:rPr>
        <w:t>]</w:t>
      </w:r>
    </w:p>
    <w:p w14:paraId="01037DE9" w14:textId="77777777" w:rsidR="008100B6" w:rsidRPr="004F7FB4" w:rsidRDefault="00F86AD8" w:rsidP="00250000">
      <w:pPr>
        <w:rPr>
          <w:color w:val="A6A6A6" w:themeColor="background1" w:themeShade="A6"/>
          <w:rtl/>
        </w:rPr>
      </w:pPr>
      <w:r w:rsidRPr="004F7FB4">
        <w:rPr>
          <w:rFonts w:hint="cs"/>
          <w:color w:val="A6A6A6" w:themeColor="background1" w:themeShade="A6"/>
          <w:rtl/>
        </w:rPr>
        <w:t>[</w:t>
      </w:r>
      <w:r w:rsidR="008100B6" w:rsidRPr="004F7FB4">
        <w:rPr>
          <w:rFonts w:hint="cs"/>
          <w:color w:val="A6A6A6" w:themeColor="background1" w:themeShade="A6"/>
          <w:rtl/>
        </w:rPr>
        <w:t>הסיפור נמסך בעמודי האבן העצומים הישרים ובמשקל העצום שנשאו עליהם, עוצמתו של הסיפור וחשיבותו לנפש האנושית נמזגו לכל גילוף ביד אומן מהעץ הכהה, המשובח ביותר, כל ריקוע בזהב ו, לא היה חומר על פני כדור הארץ שלא רוקע וכופף והוטבע למען יוגד הסיפור ויועבר עד קץ הדורות, למען תיוודע חשיבותו ומרכזיותו [נוצק עורבב הוחדר]</w:t>
      </w:r>
    </w:p>
    <w:p w14:paraId="7E020CF6" w14:textId="5AC7A56F" w:rsidR="00B41725" w:rsidRPr="004F7FB4" w:rsidRDefault="00B41725" w:rsidP="00250000">
      <w:pPr>
        <w:rPr>
          <w:color w:val="A6A6A6" w:themeColor="background1" w:themeShade="A6"/>
          <w:rtl/>
        </w:rPr>
      </w:pPr>
      <w:r w:rsidRPr="004F7FB4">
        <w:rPr>
          <w:rFonts w:hint="cs"/>
          <w:color w:val="A6A6A6" w:themeColor="background1" w:themeShade="A6"/>
          <w:rtl/>
        </w:rPr>
        <w:t>היו שסיפרו על</w:t>
      </w:r>
      <w:r w:rsidR="00B317A3" w:rsidRPr="004F7FB4">
        <w:rPr>
          <w:rFonts w:hint="cs"/>
          <w:color w:val="A6A6A6" w:themeColor="background1" w:themeShade="A6"/>
          <w:rtl/>
        </w:rPr>
        <w:t xml:space="preserve"> </w:t>
      </w:r>
      <w:r w:rsidRPr="004F7FB4">
        <w:rPr>
          <w:rFonts w:hint="cs"/>
          <w:color w:val="A6A6A6" w:themeColor="background1" w:themeShade="A6"/>
          <w:rtl/>
        </w:rPr>
        <w:t>כך בפיתולים, היו שסיפרו בגילופים והיו שהביעו בחריטות.</w:t>
      </w:r>
    </w:p>
    <w:p w14:paraId="2FB837D9" w14:textId="77777777" w:rsidR="00B41725" w:rsidRPr="004F7FB4" w:rsidRDefault="00B41725" w:rsidP="00250000">
      <w:pPr>
        <w:rPr>
          <w:color w:val="A6A6A6" w:themeColor="background1" w:themeShade="A6"/>
          <w:rtl/>
        </w:rPr>
      </w:pPr>
      <w:r w:rsidRPr="004F7FB4">
        <w:rPr>
          <w:rFonts w:hint="cs"/>
          <w:color w:val="A6A6A6" w:themeColor="background1" w:themeShade="A6"/>
          <w:rtl/>
        </w:rPr>
        <w:t>או שאולי לא כך אלא כל אומן סיפר את סיפורו שלו, מתאים אותו למה שנתבקש.</w:t>
      </w:r>
    </w:p>
    <w:p w14:paraId="49435639" w14:textId="77777777" w:rsidR="00F86AD8" w:rsidRPr="004F7FB4" w:rsidRDefault="00F86AD8" w:rsidP="00846C62">
      <w:pPr>
        <w:rPr>
          <w:color w:val="A6A6A6" w:themeColor="background1" w:themeShade="A6"/>
          <w:rtl/>
        </w:rPr>
      </w:pPr>
      <w:r w:rsidRPr="004F7FB4">
        <w:rPr>
          <w:rFonts w:hint="cs"/>
          <w:color w:val="A6A6A6" w:themeColor="background1" w:themeShade="A6"/>
          <w:rtl/>
        </w:rPr>
        <w:t>]</w:t>
      </w:r>
    </w:p>
    <w:p w14:paraId="374FB31B" w14:textId="0CC8D1C7" w:rsidR="00134566" w:rsidRDefault="00134566" w:rsidP="00FA4E7B">
      <w:pPr>
        <w:rPr>
          <w:rtl/>
        </w:rPr>
      </w:pPr>
      <w:r>
        <w:rPr>
          <w:rFonts w:hint="cs"/>
          <w:rtl/>
        </w:rPr>
        <w:t xml:space="preserve">הנער </w:t>
      </w:r>
      <w:r w:rsidR="00EA574A" w:rsidRPr="004F7FB4">
        <w:rPr>
          <w:rFonts w:hint="cs"/>
          <w:color w:val="A6A6A6" w:themeColor="background1" w:themeShade="A6"/>
          <w:rtl/>
        </w:rPr>
        <w:t>[</w:t>
      </w:r>
      <w:r w:rsidR="003B1EA9" w:rsidRPr="004F7FB4">
        <w:rPr>
          <w:rFonts w:hint="cs"/>
          <w:color w:val="A6A6A6" w:themeColor="background1" w:themeShade="A6"/>
          <w:rtl/>
        </w:rPr>
        <w:t>הביט לעברו ועיניהם הצטלבו. הוא</w:t>
      </w:r>
      <w:r w:rsidR="00EA574A" w:rsidRPr="004F7FB4">
        <w:rPr>
          <w:rFonts w:hint="cs"/>
          <w:color w:val="A6A6A6" w:themeColor="background1" w:themeShade="A6"/>
          <w:rtl/>
        </w:rPr>
        <w:t>]</w:t>
      </w:r>
      <w:r w:rsidR="003B1EA9" w:rsidRPr="004F7FB4">
        <w:rPr>
          <w:rFonts w:hint="cs"/>
          <w:color w:val="A6A6A6" w:themeColor="background1" w:themeShade="A6"/>
          <w:rtl/>
        </w:rPr>
        <w:t xml:space="preserve"> </w:t>
      </w:r>
      <w:r>
        <w:rPr>
          <w:rFonts w:hint="cs"/>
          <w:rtl/>
        </w:rPr>
        <w:t>שלשל מטבע ל</w:t>
      </w:r>
      <w:r w:rsidR="00180A6B">
        <w:rPr>
          <w:rFonts w:hint="cs"/>
          <w:rtl/>
        </w:rPr>
        <w:t xml:space="preserve">תוך </w:t>
      </w:r>
      <w:r>
        <w:rPr>
          <w:rFonts w:hint="cs"/>
          <w:rtl/>
        </w:rPr>
        <w:t xml:space="preserve">קופה קטנה והדליק נר. </w:t>
      </w:r>
      <w:r w:rsidRPr="004F7FB4">
        <w:rPr>
          <w:rFonts w:hint="cs"/>
          <w:color w:val="A6A6A6" w:themeColor="background1" w:themeShade="A6"/>
          <w:rtl/>
        </w:rPr>
        <w:t xml:space="preserve">[לא קנו לאלכס יותר מדי בגדים חדשים, </w:t>
      </w:r>
      <w:r w:rsidR="00483BB1" w:rsidRPr="004F7FB4">
        <w:rPr>
          <w:rFonts w:hint="cs"/>
          <w:color w:val="A6A6A6" w:themeColor="background1" w:themeShade="A6"/>
          <w:rtl/>
        </w:rPr>
        <w:t>הכול</w:t>
      </w:r>
      <w:r w:rsidRPr="004F7FB4">
        <w:rPr>
          <w:rFonts w:hint="cs"/>
          <w:color w:val="A6A6A6" w:themeColor="background1" w:themeShade="A6"/>
          <w:rtl/>
        </w:rPr>
        <w:t xml:space="preserve"> הוא קיבל בירושה ממארק, אבל את תוצרת המעיל הוא זיהה, זה היה מעיל משובח וכך</w:t>
      </w:r>
      <w:r w:rsidR="003B1EA9" w:rsidRPr="004F7FB4">
        <w:rPr>
          <w:rFonts w:hint="cs"/>
          <w:color w:val="A6A6A6" w:themeColor="background1" w:themeShade="A6"/>
          <w:rtl/>
        </w:rPr>
        <w:t xml:space="preserve"> גם כובע הצמר והכפפות, הוא]</w:t>
      </w:r>
      <w:r w:rsidR="003B1EA9">
        <w:rPr>
          <w:rFonts w:hint="cs"/>
          <w:rtl/>
        </w:rPr>
        <w:t xml:space="preserve"> הוא חזר ל</w:t>
      </w:r>
      <w:r>
        <w:rPr>
          <w:rFonts w:hint="cs"/>
          <w:rtl/>
        </w:rPr>
        <w:t>התפלל בלחש ובדחיפות, כנראה אף ב</w:t>
      </w:r>
      <w:r w:rsidR="00F21B14">
        <w:rPr>
          <w:rFonts w:hint="cs"/>
          <w:rtl/>
        </w:rPr>
        <w:t>דבקות</w:t>
      </w:r>
      <w:bookmarkStart w:id="205" w:name="_Hlk527118909"/>
      <w:r w:rsidR="00B836FC">
        <w:rPr>
          <w:rFonts w:hint="cs"/>
          <w:rtl/>
        </w:rPr>
        <w:t>.</w:t>
      </w:r>
      <w:r w:rsidR="00B96491" w:rsidRPr="00482357">
        <w:rPr>
          <w:rFonts w:cs="Times New Roman"/>
          <w:rtl/>
        </w:rPr>
        <w:t xml:space="preserve"> המילים נגעו </w:t>
      </w:r>
      <w:r w:rsidR="000A3033">
        <w:rPr>
          <w:rFonts w:cs="Times New Roman" w:hint="cs"/>
          <w:rtl/>
        </w:rPr>
        <w:t>אצ</w:t>
      </w:r>
      <w:r w:rsidR="00B96491" w:rsidRPr="00482357">
        <w:rPr>
          <w:rFonts w:cs="Times New Roman"/>
          <w:rtl/>
        </w:rPr>
        <w:t xml:space="preserve">לו בכאב, </w:t>
      </w:r>
      <w:r w:rsidR="00A9242C">
        <w:rPr>
          <w:rFonts w:cs="Times New Roman" w:hint="cs"/>
          <w:rtl/>
        </w:rPr>
        <w:t>שקעו</w:t>
      </w:r>
      <w:r w:rsidR="00B96491" w:rsidRPr="00482357">
        <w:rPr>
          <w:rFonts w:cs="Times New Roman"/>
          <w:rtl/>
        </w:rPr>
        <w:t xml:space="preserve"> ב</w:t>
      </w:r>
      <w:r w:rsidR="00A9242C">
        <w:rPr>
          <w:rFonts w:cs="Times New Roman" w:hint="cs"/>
          <w:rtl/>
        </w:rPr>
        <w:t xml:space="preserve">תוך </w:t>
      </w:r>
      <w:r w:rsidR="00B96491" w:rsidRPr="00482357">
        <w:rPr>
          <w:rFonts w:cs="Times New Roman"/>
          <w:rtl/>
        </w:rPr>
        <w:t>חטא שאין עליו כפרה</w:t>
      </w:r>
      <w:r w:rsidR="00180A6B">
        <w:rPr>
          <w:rFonts w:cs="Times New Roman" w:hint="cs"/>
          <w:rtl/>
        </w:rPr>
        <w:t>.</w:t>
      </w:r>
      <w:bookmarkEnd w:id="205"/>
      <w:r w:rsidR="00B96491" w:rsidRPr="00482357">
        <w:rPr>
          <w:rFonts w:cs="Times New Roman"/>
          <w:rtl/>
        </w:rPr>
        <w:t xml:space="preserve"> </w:t>
      </w:r>
      <w:r w:rsidR="00E65739">
        <w:rPr>
          <w:rFonts w:hint="cs"/>
          <w:rtl/>
        </w:rPr>
        <w:t>דמויותיהם של קדושים</w:t>
      </w:r>
      <w:r w:rsidR="00DB43D8">
        <w:rPr>
          <w:rFonts w:hint="cs"/>
          <w:rtl/>
        </w:rPr>
        <w:t xml:space="preserve"> </w:t>
      </w:r>
      <w:r w:rsidR="00E65739">
        <w:rPr>
          <w:rFonts w:hint="cs"/>
          <w:rtl/>
        </w:rPr>
        <w:t>ה</w:t>
      </w:r>
      <w:r w:rsidR="00644ED3">
        <w:rPr>
          <w:rFonts w:hint="cs"/>
          <w:rtl/>
        </w:rPr>
        <w:t>תנוססו מעל לנער</w:t>
      </w:r>
      <w:r w:rsidR="00180A6B">
        <w:rPr>
          <w:rFonts w:hint="cs"/>
          <w:rtl/>
        </w:rPr>
        <w:t>,</w:t>
      </w:r>
      <w:r w:rsidR="00E65739">
        <w:rPr>
          <w:rFonts w:hint="cs"/>
          <w:rtl/>
        </w:rPr>
        <w:t xml:space="preserve"> מבטם הע</w:t>
      </w:r>
      <w:r w:rsidR="00BE6B98">
        <w:rPr>
          <w:rFonts w:hint="cs"/>
          <w:rtl/>
        </w:rPr>
        <w:t>י</w:t>
      </w:r>
      <w:r w:rsidR="00E65739">
        <w:rPr>
          <w:rFonts w:hint="cs"/>
          <w:rtl/>
        </w:rPr>
        <w:t>וור</w:t>
      </w:r>
      <w:r w:rsidR="001E3321">
        <w:rPr>
          <w:rFonts w:hint="cs"/>
          <w:rtl/>
        </w:rPr>
        <w:t xml:space="preserve"> ניבט</w:t>
      </w:r>
      <w:r w:rsidR="002166F7">
        <w:rPr>
          <w:rFonts w:hint="cs"/>
          <w:rtl/>
        </w:rPr>
        <w:t xml:space="preserve"> </w:t>
      </w:r>
      <w:r w:rsidR="001E3321">
        <w:rPr>
          <w:rFonts w:hint="cs"/>
          <w:rtl/>
        </w:rPr>
        <w:t>מ</w:t>
      </w:r>
      <w:r w:rsidR="002166F7">
        <w:rPr>
          <w:rFonts w:hint="cs"/>
          <w:rtl/>
        </w:rPr>
        <w:t xml:space="preserve">פניהם </w:t>
      </w:r>
      <w:r w:rsidR="0034097D">
        <w:rPr>
          <w:rFonts w:hint="cs"/>
          <w:rtl/>
        </w:rPr>
        <w:t>הסגופות</w:t>
      </w:r>
      <w:r w:rsidR="002166F7">
        <w:rPr>
          <w:rFonts w:hint="cs"/>
          <w:rtl/>
        </w:rPr>
        <w:t>,</w:t>
      </w:r>
      <w:r w:rsidR="00E65739">
        <w:rPr>
          <w:rFonts w:hint="cs"/>
          <w:rtl/>
        </w:rPr>
        <w:t xml:space="preserve"> מתוך פסליהם, </w:t>
      </w:r>
      <w:r w:rsidR="00D37A72">
        <w:rPr>
          <w:rFonts w:hint="cs"/>
          <w:rtl/>
        </w:rPr>
        <w:t xml:space="preserve">מתוך </w:t>
      </w:r>
      <w:r w:rsidR="00E65739">
        <w:rPr>
          <w:rFonts w:hint="cs"/>
          <w:rtl/>
        </w:rPr>
        <w:t>תמונותיהם</w:t>
      </w:r>
      <w:r w:rsidR="002166F7">
        <w:rPr>
          <w:rFonts w:hint="cs"/>
          <w:rtl/>
        </w:rPr>
        <w:t xml:space="preserve"> </w:t>
      </w:r>
      <w:r w:rsidR="00FA4E7B">
        <w:rPr>
          <w:rFonts w:hint="cs"/>
          <w:rtl/>
        </w:rPr>
        <w:t>שהנציחו</w:t>
      </w:r>
      <w:r w:rsidR="00B40BDC">
        <w:rPr>
          <w:rFonts w:hint="cs"/>
          <w:rtl/>
        </w:rPr>
        <w:t xml:space="preserve"> </w:t>
      </w:r>
      <w:r w:rsidR="002166F7">
        <w:rPr>
          <w:rFonts w:hint="cs"/>
          <w:rtl/>
        </w:rPr>
        <w:t>את ייסורי הגוף הקיצוניים שעברו</w:t>
      </w:r>
      <w:r w:rsidR="00C86978" w:rsidRPr="00C86978">
        <w:rPr>
          <w:rFonts w:cs="Times New Roman"/>
          <w:rtl/>
        </w:rPr>
        <w:t xml:space="preserve">, </w:t>
      </w:r>
      <w:r w:rsidR="007F418C">
        <w:rPr>
          <w:rFonts w:cs="Times New Roman" w:hint="cs"/>
          <w:rtl/>
        </w:rPr>
        <w:t>אשר הצדיק</w:t>
      </w:r>
      <w:r w:rsidR="00C86978" w:rsidRPr="00C86978">
        <w:rPr>
          <w:rFonts w:cs="Times New Roman"/>
          <w:rtl/>
        </w:rPr>
        <w:t>ו את היותם ראויים לה</w:t>
      </w:r>
      <w:r w:rsidR="00BE6B98">
        <w:rPr>
          <w:rFonts w:cs="Times New Roman" w:hint="cs"/>
          <w:rtl/>
        </w:rPr>
        <w:t>י</w:t>
      </w:r>
      <w:r w:rsidR="00C86978" w:rsidRPr="00C86978">
        <w:rPr>
          <w:rFonts w:cs="Times New Roman"/>
          <w:rtl/>
        </w:rPr>
        <w:t xml:space="preserve">כנס </w:t>
      </w:r>
      <w:r w:rsidR="00B836FC" w:rsidRPr="00B836FC">
        <w:rPr>
          <w:rFonts w:cs="Times New Roman"/>
          <w:rtl/>
        </w:rPr>
        <w:t>אל משאת</w:t>
      </w:r>
      <w:r w:rsidR="00BE6B98">
        <w:rPr>
          <w:rFonts w:cs="Times New Roman" w:hint="cs"/>
          <w:rtl/>
        </w:rPr>
        <w:t xml:space="preserve"> </w:t>
      </w:r>
      <w:r w:rsidR="00B836FC" w:rsidRPr="00B836FC">
        <w:rPr>
          <w:rFonts w:cs="Times New Roman"/>
          <w:rtl/>
        </w:rPr>
        <w:t xml:space="preserve">הנפש הטמירה והנכספת – </w:t>
      </w:r>
      <w:r w:rsidR="00ED081F">
        <w:rPr>
          <w:rFonts w:cs="Times New Roman" w:hint="cs"/>
          <w:rtl/>
        </w:rPr>
        <w:t xml:space="preserve">אל </w:t>
      </w:r>
      <w:r w:rsidR="00B836FC" w:rsidRPr="00B836FC">
        <w:rPr>
          <w:rFonts w:cs="Times New Roman"/>
          <w:rtl/>
        </w:rPr>
        <w:t>הקנון</w:t>
      </w:r>
      <w:r>
        <w:rPr>
          <w:rFonts w:hint="cs"/>
          <w:rtl/>
        </w:rPr>
        <w:t xml:space="preserve">. </w:t>
      </w:r>
    </w:p>
    <w:p w14:paraId="3B148D33" w14:textId="49F2A39B" w:rsidR="008C043C" w:rsidRPr="004F7FB4" w:rsidRDefault="00C613DA" w:rsidP="00DF2554">
      <w:pPr>
        <w:rPr>
          <w:color w:val="A6A6A6" w:themeColor="background1" w:themeShade="A6"/>
          <w:rtl/>
        </w:rPr>
      </w:pPr>
      <w:r w:rsidRPr="004F7FB4">
        <w:rPr>
          <w:rFonts w:hint="cs"/>
          <w:color w:val="A6A6A6" w:themeColor="background1" w:themeShade="A6"/>
          <w:rtl/>
        </w:rPr>
        <w:t>[</w:t>
      </w:r>
      <w:r w:rsidR="008C043C" w:rsidRPr="004F7FB4">
        <w:rPr>
          <w:rFonts w:hint="cs"/>
          <w:color w:val="A6A6A6" w:themeColor="background1" w:themeShade="A6"/>
          <w:rtl/>
        </w:rPr>
        <w:t>מבטם הסגוף</w:t>
      </w:r>
      <w:r w:rsidR="00C777A2" w:rsidRPr="004F7FB4">
        <w:rPr>
          <w:rFonts w:hint="cs"/>
          <w:color w:val="A6A6A6" w:themeColor="background1" w:themeShade="A6"/>
          <w:rtl/>
        </w:rPr>
        <w:t xml:space="preserve"> פניהם הסגופות</w:t>
      </w:r>
      <w:r w:rsidR="008C043C" w:rsidRPr="004F7FB4">
        <w:rPr>
          <w:rFonts w:hint="cs"/>
          <w:color w:val="A6A6A6" w:themeColor="background1" w:themeShade="A6"/>
          <w:rtl/>
        </w:rPr>
        <w:t xml:space="preserve"> מכונס בייסורי הגוף הקיצוניים שעברו</w:t>
      </w:r>
      <w:r w:rsidR="00C777A2" w:rsidRPr="004F7FB4">
        <w:rPr>
          <w:rFonts w:hint="cs"/>
          <w:color w:val="A6A6A6" w:themeColor="background1" w:themeShade="A6"/>
          <w:rtl/>
        </w:rPr>
        <w:t>. הם התעלמו מהנער, שייחל גם הוא</w:t>
      </w:r>
      <w:r w:rsidRPr="004F7FB4">
        <w:rPr>
          <w:rFonts w:hint="cs"/>
          <w:color w:val="A6A6A6" w:themeColor="background1" w:themeShade="A6"/>
          <w:rtl/>
        </w:rPr>
        <w:t>]</w:t>
      </w:r>
    </w:p>
    <w:p w14:paraId="7729BF18" w14:textId="5A20E596" w:rsidR="00834B2B" w:rsidRPr="004F7FB4" w:rsidRDefault="002415E4" w:rsidP="00DF2554">
      <w:pPr>
        <w:rPr>
          <w:color w:val="A6A6A6" w:themeColor="background1" w:themeShade="A6"/>
          <w:rtl/>
        </w:rPr>
      </w:pPr>
      <w:r w:rsidRPr="004F7FB4">
        <w:rPr>
          <w:rFonts w:hint="cs"/>
          <w:color w:val="A6A6A6" w:themeColor="background1" w:themeShade="A6"/>
          <w:rtl/>
        </w:rPr>
        <w:t>[</w:t>
      </w:r>
      <w:r w:rsidR="008029AF" w:rsidRPr="004F7FB4">
        <w:rPr>
          <w:rFonts w:hint="cs"/>
          <w:color w:val="A6A6A6" w:themeColor="background1" w:themeShade="A6"/>
          <w:rtl/>
        </w:rPr>
        <w:t xml:space="preserve">אלכס הבין זאת, </w:t>
      </w:r>
      <w:r w:rsidR="00F03269" w:rsidRPr="004F7FB4">
        <w:rPr>
          <w:rFonts w:hint="cs"/>
          <w:color w:val="A6A6A6" w:themeColor="background1" w:themeShade="A6"/>
          <w:rtl/>
        </w:rPr>
        <w:t>מההבעה</w:t>
      </w:r>
      <w:r w:rsidR="008029AF" w:rsidRPr="004F7FB4">
        <w:rPr>
          <w:rFonts w:hint="cs"/>
          <w:color w:val="A6A6A6" w:themeColor="background1" w:themeShade="A6"/>
          <w:rtl/>
        </w:rPr>
        <w:t xml:space="preserve"> המיוסר</w:t>
      </w:r>
      <w:r w:rsidR="00F03269" w:rsidRPr="004F7FB4">
        <w:rPr>
          <w:rFonts w:hint="cs"/>
          <w:color w:val="A6A6A6" w:themeColor="background1" w:themeShade="A6"/>
          <w:rtl/>
        </w:rPr>
        <w:t>ת</w:t>
      </w:r>
      <w:r w:rsidR="008029AF" w:rsidRPr="004F7FB4">
        <w:rPr>
          <w:rFonts w:hint="cs"/>
          <w:color w:val="A6A6A6" w:themeColor="background1" w:themeShade="A6"/>
          <w:rtl/>
        </w:rPr>
        <w:t xml:space="preserve"> </w:t>
      </w:r>
      <w:r w:rsidR="00B96491" w:rsidRPr="004F7FB4">
        <w:rPr>
          <w:rFonts w:hint="cs"/>
          <w:color w:val="A6A6A6" w:themeColor="background1" w:themeShade="A6"/>
          <w:rtl/>
        </w:rPr>
        <w:t>בפני הקדושים:</w:t>
      </w:r>
      <w:r w:rsidR="00F03269" w:rsidRPr="004F7FB4">
        <w:rPr>
          <w:rFonts w:hint="cs"/>
          <w:color w:val="A6A6A6" w:themeColor="background1" w:themeShade="A6"/>
          <w:rtl/>
        </w:rPr>
        <w:t xml:space="preserve"> המצויירים, החצובים, המגולפים, הצבועים על </w:t>
      </w:r>
      <w:r w:rsidR="000A3033" w:rsidRPr="004F7FB4">
        <w:rPr>
          <w:rFonts w:hint="cs"/>
          <w:color w:val="A6A6A6" w:themeColor="background1" w:themeShade="A6"/>
          <w:rtl/>
        </w:rPr>
        <w:t xml:space="preserve">גבי </w:t>
      </w:r>
      <w:r w:rsidR="00F03269" w:rsidRPr="004F7FB4">
        <w:rPr>
          <w:rFonts w:hint="cs"/>
          <w:color w:val="A6A6A6" w:themeColor="background1" w:themeShade="A6"/>
          <w:rtl/>
        </w:rPr>
        <w:t>כל חומר ששורד א</w:t>
      </w:r>
      <w:r w:rsidR="00B96491" w:rsidRPr="004F7FB4">
        <w:rPr>
          <w:rFonts w:hint="cs"/>
          <w:color w:val="A6A6A6" w:themeColor="background1" w:themeShade="A6"/>
          <w:rtl/>
        </w:rPr>
        <w:t xml:space="preserve">ת הדורות. </w:t>
      </w:r>
      <w:r w:rsidRPr="004F7FB4">
        <w:rPr>
          <w:rFonts w:hint="cs"/>
          <w:color w:val="A6A6A6" w:themeColor="background1" w:themeShade="A6"/>
          <w:rtl/>
        </w:rPr>
        <w:t>]</w:t>
      </w:r>
      <w:r w:rsidR="00B96491" w:rsidRPr="004F7FB4">
        <w:rPr>
          <w:rFonts w:hint="cs"/>
          <w:color w:val="A6A6A6" w:themeColor="background1" w:themeShade="A6"/>
          <w:rtl/>
        </w:rPr>
        <w:t>[הוא הבין את הסיבה שעו</w:t>
      </w:r>
      <w:r w:rsidR="00F03269" w:rsidRPr="004F7FB4">
        <w:rPr>
          <w:rFonts w:hint="cs"/>
          <w:color w:val="A6A6A6" w:themeColor="background1" w:themeShade="A6"/>
          <w:rtl/>
        </w:rPr>
        <w:t>מדת מאחורי ייסוריהם בערב שב ננטש בעיר זרה, את הסיבה מאחורי המבט המיוסר, וההסכמה שלהם לעבור ייסורים שכאלה, ב</w:t>
      </w:r>
      <w:r w:rsidR="00F03269" w:rsidRPr="004F7FB4">
        <w:rPr>
          <w:color w:val="A6A6A6" w:themeColor="background1" w:themeShade="A6"/>
        </w:rPr>
        <w:t>flash</w:t>
      </w:r>
      <w:r w:rsidR="00F03269" w:rsidRPr="004F7FB4">
        <w:rPr>
          <w:rFonts w:hint="cs"/>
          <w:color w:val="A6A6A6" w:themeColor="background1" w:themeShade="A6"/>
          <w:rtl/>
        </w:rPr>
        <w:t xml:space="preserve"> של הבנה...</w:t>
      </w:r>
      <w:r w:rsidR="00B96491" w:rsidRPr="004F7FB4">
        <w:rPr>
          <w:rFonts w:hint="cs"/>
          <w:color w:val="A6A6A6" w:themeColor="background1" w:themeShade="A6"/>
          <w:rtl/>
        </w:rPr>
        <w:t>]</w:t>
      </w:r>
    </w:p>
    <w:p w14:paraId="32F152ED" w14:textId="2123B130" w:rsidR="002415E4" w:rsidRPr="004F7FB4" w:rsidRDefault="002415E4" w:rsidP="005B4507">
      <w:pPr>
        <w:rPr>
          <w:color w:val="A6A6A6" w:themeColor="background1" w:themeShade="A6"/>
          <w:rtl/>
        </w:rPr>
      </w:pPr>
      <w:r w:rsidRPr="004F7FB4">
        <w:rPr>
          <w:rFonts w:cs="Times New Roman" w:hint="cs"/>
          <w:color w:val="A6A6A6" w:themeColor="background1" w:themeShade="A6"/>
          <w:rtl/>
        </w:rPr>
        <w:t>[</w:t>
      </w:r>
      <w:r w:rsidRPr="004F7FB4">
        <w:rPr>
          <w:rFonts w:cs="Times New Roman"/>
          <w:color w:val="A6A6A6" w:themeColor="background1" w:themeShade="A6"/>
          <w:rtl/>
        </w:rPr>
        <w:t>אינקובציה היא טקס דתי שבו ישנים במקום מקודש מתוך כוונה לחלום חלום בהשראה אלוהית או להירפא ממחלה.</w:t>
      </w:r>
      <w:r w:rsidRPr="004F7FB4">
        <w:rPr>
          <w:rFonts w:cs="Times New Roman" w:hint="cs"/>
          <w:color w:val="A6A6A6" w:themeColor="background1" w:themeShade="A6"/>
          <w:rtl/>
        </w:rPr>
        <w:t>]</w:t>
      </w:r>
    </w:p>
    <w:p w14:paraId="35C2AF38" w14:textId="057B41EC" w:rsidR="00385873" w:rsidRDefault="007323AF" w:rsidP="00DF2554">
      <w:pPr>
        <w:rPr>
          <w:rtl/>
        </w:rPr>
      </w:pPr>
      <w:r>
        <w:rPr>
          <w:rFonts w:hint="cs"/>
          <w:rtl/>
        </w:rPr>
        <w:t>הן</w:t>
      </w:r>
      <w:r w:rsidR="009564E3">
        <w:rPr>
          <w:rFonts w:hint="cs"/>
          <w:rtl/>
        </w:rPr>
        <w:t xml:space="preserve"> </w:t>
      </w:r>
      <w:r w:rsidR="00B96491">
        <w:rPr>
          <w:rFonts w:hint="cs"/>
          <w:rtl/>
        </w:rPr>
        <w:t xml:space="preserve">איש הקנון </w:t>
      </w:r>
      <w:r w:rsidR="00385873">
        <w:rPr>
          <w:rFonts w:hint="cs"/>
          <w:rtl/>
        </w:rPr>
        <w:t>הוא זה שהתקבל, ומי לא י</w:t>
      </w:r>
      <w:r w:rsidR="00FA4E7B">
        <w:rPr>
          <w:rFonts w:hint="cs"/>
          <w:rtl/>
        </w:rPr>
        <w:t>בקש</w:t>
      </w:r>
      <w:r w:rsidR="00385873">
        <w:rPr>
          <w:rFonts w:hint="cs"/>
          <w:rtl/>
        </w:rPr>
        <w:t xml:space="preserve"> להיות [</w:t>
      </w:r>
      <w:r w:rsidR="00385873">
        <w:t>acceptable</w:t>
      </w:r>
      <w:r w:rsidR="00385873">
        <w:rPr>
          <w:rFonts w:hint="cs"/>
          <w:rtl/>
        </w:rPr>
        <w:t xml:space="preserve">] מקובל </w:t>
      </w:r>
      <w:r w:rsidR="00ED370C">
        <w:rPr>
          <w:rFonts w:hint="cs"/>
          <w:rtl/>
        </w:rPr>
        <w:t xml:space="preserve">ומוסכם על דעת </w:t>
      </w:r>
      <w:r w:rsidR="00385873">
        <w:rPr>
          <w:rFonts w:hint="cs"/>
          <w:rtl/>
        </w:rPr>
        <w:t>כ</w:t>
      </w:r>
      <w:r w:rsidR="00BE6B98">
        <w:rPr>
          <w:rFonts w:hint="cs"/>
          <w:rtl/>
        </w:rPr>
        <w:t>ו</w:t>
      </w:r>
      <w:r w:rsidR="00385873">
        <w:rPr>
          <w:rFonts w:hint="cs"/>
          <w:rtl/>
        </w:rPr>
        <w:t>ל לדורי דורות? אפילו במחיר עשרות חיצים מפלחי</w:t>
      </w:r>
      <w:r w:rsidR="00BE6B98">
        <w:rPr>
          <w:rFonts w:hint="cs"/>
          <w:rtl/>
        </w:rPr>
        <w:t xml:space="preserve"> </w:t>
      </w:r>
      <w:r w:rsidR="00385873">
        <w:rPr>
          <w:rFonts w:hint="cs"/>
          <w:rtl/>
        </w:rPr>
        <w:t xml:space="preserve">חזה, אפילו </w:t>
      </w:r>
      <w:r w:rsidR="00AE373B">
        <w:rPr>
          <w:rFonts w:hint="cs"/>
          <w:rtl/>
        </w:rPr>
        <w:t>י</w:t>
      </w:r>
      <w:r w:rsidR="00385873">
        <w:rPr>
          <w:rFonts w:hint="cs"/>
          <w:rtl/>
        </w:rPr>
        <w:t>שרפ</w:t>
      </w:r>
      <w:r w:rsidR="00AE373B">
        <w:rPr>
          <w:rFonts w:hint="cs"/>
          <w:rtl/>
        </w:rPr>
        <w:t>וך</w:t>
      </w:r>
      <w:r w:rsidR="00385873">
        <w:rPr>
          <w:rFonts w:hint="cs"/>
          <w:rtl/>
        </w:rPr>
        <w:t xml:space="preserve"> בעודך בחיים, </w:t>
      </w:r>
      <w:r w:rsidR="00AE373B">
        <w:rPr>
          <w:rFonts w:hint="cs"/>
          <w:rtl/>
        </w:rPr>
        <w:t>אפילו י</w:t>
      </w:r>
      <w:r w:rsidR="00385873">
        <w:rPr>
          <w:rFonts w:hint="cs"/>
          <w:rtl/>
        </w:rPr>
        <w:t>גרר</w:t>
      </w:r>
      <w:r w:rsidR="00AE373B">
        <w:rPr>
          <w:rFonts w:hint="cs"/>
          <w:rtl/>
        </w:rPr>
        <w:t>וך</w:t>
      </w:r>
      <w:r w:rsidR="00385873">
        <w:rPr>
          <w:rFonts w:hint="cs"/>
          <w:rtl/>
        </w:rPr>
        <w:t xml:space="preserve"> מאחורי סוסי</w:t>
      </w:r>
      <w:r w:rsidR="00BE6B98">
        <w:rPr>
          <w:rFonts w:hint="cs"/>
          <w:rtl/>
        </w:rPr>
        <w:t xml:space="preserve"> </w:t>
      </w:r>
      <w:r w:rsidR="00385873">
        <w:rPr>
          <w:rFonts w:hint="cs"/>
          <w:rtl/>
        </w:rPr>
        <w:t xml:space="preserve">פרא, </w:t>
      </w:r>
      <w:r w:rsidR="00AE373B">
        <w:rPr>
          <w:rFonts w:hint="cs"/>
          <w:rtl/>
        </w:rPr>
        <w:t>י</w:t>
      </w:r>
      <w:r w:rsidR="00385873">
        <w:rPr>
          <w:rFonts w:hint="cs"/>
          <w:rtl/>
        </w:rPr>
        <w:t>פשיט</w:t>
      </w:r>
      <w:r w:rsidR="00AE373B">
        <w:rPr>
          <w:rFonts w:hint="cs"/>
          <w:rtl/>
        </w:rPr>
        <w:t>ו את</w:t>
      </w:r>
      <w:r w:rsidR="00385873">
        <w:rPr>
          <w:rFonts w:hint="cs"/>
          <w:rtl/>
        </w:rPr>
        <w:t xml:space="preserve"> עור</w:t>
      </w:r>
      <w:r w:rsidR="00AE373B">
        <w:rPr>
          <w:rFonts w:hint="cs"/>
          <w:rtl/>
        </w:rPr>
        <w:t>ך</w:t>
      </w:r>
      <w:r w:rsidR="00385873">
        <w:rPr>
          <w:rFonts w:hint="cs"/>
          <w:rtl/>
        </w:rPr>
        <w:t xml:space="preserve">, </w:t>
      </w:r>
      <w:r w:rsidR="00AE373B">
        <w:rPr>
          <w:rFonts w:hint="cs"/>
          <w:rtl/>
        </w:rPr>
        <w:t>אפילו כלבים י</w:t>
      </w:r>
      <w:r w:rsidR="00385873">
        <w:rPr>
          <w:rFonts w:hint="cs"/>
          <w:rtl/>
        </w:rPr>
        <w:t>טרפ</w:t>
      </w:r>
      <w:r w:rsidR="00AE373B">
        <w:rPr>
          <w:rFonts w:hint="cs"/>
          <w:rtl/>
        </w:rPr>
        <w:t>וך</w:t>
      </w:r>
      <w:r w:rsidR="00385873">
        <w:rPr>
          <w:rFonts w:hint="cs"/>
          <w:rtl/>
        </w:rPr>
        <w:t xml:space="preserve">, </w:t>
      </w:r>
      <w:r w:rsidR="00AE373B">
        <w:rPr>
          <w:rFonts w:hint="cs"/>
          <w:rtl/>
        </w:rPr>
        <w:t>או</w:t>
      </w:r>
      <w:r w:rsidR="00385873">
        <w:rPr>
          <w:rFonts w:hint="cs"/>
          <w:rtl/>
        </w:rPr>
        <w:t xml:space="preserve"> חזירי </w:t>
      </w:r>
      <w:r w:rsidR="00BE6B98">
        <w:rPr>
          <w:rFonts w:hint="cs"/>
          <w:rtl/>
        </w:rPr>
        <w:t>ה</w:t>
      </w:r>
      <w:r w:rsidR="00385873">
        <w:rPr>
          <w:rFonts w:hint="cs"/>
          <w:rtl/>
        </w:rPr>
        <w:t xml:space="preserve">בר, </w:t>
      </w:r>
      <w:r w:rsidR="00DB43D8">
        <w:rPr>
          <w:rFonts w:hint="cs"/>
          <w:rtl/>
        </w:rPr>
        <w:t xml:space="preserve">אף אם </w:t>
      </w:r>
      <w:r w:rsidR="00B836FC">
        <w:rPr>
          <w:rFonts w:hint="cs"/>
          <w:rtl/>
        </w:rPr>
        <w:t>[</w:t>
      </w:r>
      <w:r w:rsidR="00AE373B">
        <w:rPr>
          <w:rFonts w:hint="cs"/>
          <w:rtl/>
        </w:rPr>
        <w:t>יניחו לך ל</w:t>
      </w:r>
      <w:r w:rsidR="00385873">
        <w:rPr>
          <w:rFonts w:hint="cs"/>
          <w:rtl/>
        </w:rPr>
        <w:t>גווע ברעב,</w:t>
      </w:r>
      <w:r w:rsidR="00B836FC">
        <w:rPr>
          <w:rFonts w:hint="cs"/>
          <w:rtl/>
        </w:rPr>
        <w:t>]</w:t>
      </w:r>
      <w:r w:rsidR="00385873">
        <w:rPr>
          <w:rFonts w:hint="cs"/>
          <w:rtl/>
        </w:rPr>
        <w:t xml:space="preserve"> </w:t>
      </w:r>
      <w:r w:rsidR="00AE373B">
        <w:rPr>
          <w:rFonts w:hint="cs"/>
          <w:rtl/>
        </w:rPr>
        <w:t>י</w:t>
      </w:r>
      <w:r w:rsidR="00385873">
        <w:rPr>
          <w:rFonts w:hint="cs"/>
          <w:rtl/>
        </w:rPr>
        <w:t>בשלו</w:t>
      </w:r>
      <w:r w:rsidR="00AE373B">
        <w:rPr>
          <w:rFonts w:hint="cs"/>
          <w:rtl/>
        </w:rPr>
        <w:t>ך</w:t>
      </w:r>
      <w:r w:rsidR="00385873">
        <w:rPr>
          <w:rFonts w:hint="cs"/>
          <w:rtl/>
        </w:rPr>
        <w:t xml:space="preserve"> בקדירה, </w:t>
      </w:r>
      <w:r w:rsidR="00AE373B">
        <w:rPr>
          <w:rFonts w:hint="cs"/>
          <w:rtl/>
        </w:rPr>
        <w:t>י</w:t>
      </w:r>
      <w:r w:rsidR="00385873">
        <w:rPr>
          <w:rFonts w:hint="cs"/>
          <w:rtl/>
        </w:rPr>
        <w:t>טחנ</w:t>
      </w:r>
      <w:r w:rsidR="00AE373B">
        <w:rPr>
          <w:rFonts w:hint="cs"/>
          <w:rtl/>
        </w:rPr>
        <w:t>וך</w:t>
      </w:r>
      <w:r w:rsidR="00385873">
        <w:rPr>
          <w:rFonts w:hint="cs"/>
          <w:rtl/>
        </w:rPr>
        <w:t xml:space="preserve"> למוות בין אבני ריחיים, </w:t>
      </w:r>
      <w:r w:rsidR="00AE373B">
        <w:rPr>
          <w:rFonts w:hint="cs"/>
          <w:rtl/>
        </w:rPr>
        <w:t>י</w:t>
      </w:r>
      <w:r w:rsidR="00385873">
        <w:rPr>
          <w:rFonts w:hint="cs"/>
          <w:rtl/>
        </w:rPr>
        <w:t>כתש</w:t>
      </w:r>
      <w:r w:rsidR="00AE373B">
        <w:rPr>
          <w:rFonts w:hint="cs"/>
          <w:rtl/>
        </w:rPr>
        <w:t>ו</w:t>
      </w:r>
      <w:r w:rsidR="00385873">
        <w:rPr>
          <w:rFonts w:hint="cs"/>
          <w:rtl/>
        </w:rPr>
        <w:t xml:space="preserve"> </w:t>
      </w:r>
      <w:r w:rsidR="00B836FC">
        <w:rPr>
          <w:rFonts w:hint="cs"/>
          <w:rtl/>
        </w:rPr>
        <w:t xml:space="preserve">את </w:t>
      </w:r>
      <w:r w:rsidR="00385873">
        <w:rPr>
          <w:rFonts w:hint="cs"/>
          <w:rtl/>
        </w:rPr>
        <w:t>עצמות גו</w:t>
      </w:r>
      <w:r w:rsidR="00AE373B">
        <w:rPr>
          <w:rFonts w:hint="cs"/>
          <w:rtl/>
        </w:rPr>
        <w:t>פך</w:t>
      </w:r>
      <w:r w:rsidR="00385873">
        <w:rPr>
          <w:rFonts w:hint="cs"/>
          <w:rtl/>
        </w:rPr>
        <w:t xml:space="preserve"> בגלגל עינויים </w:t>
      </w:r>
      <w:r w:rsidR="00385873">
        <w:rPr>
          <w:rtl/>
        </w:rPr>
        <w:t>–</w:t>
      </w:r>
      <w:r w:rsidR="00385873">
        <w:rPr>
          <w:rFonts w:hint="cs"/>
          <w:rtl/>
        </w:rPr>
        <w:t xml:space="preserve"> מ</w:t>
      </w:r>
      <w:r w:rsidR="00ED081F">
        <w:rPr>
          <w:rFonts w:hint="cs"/>
          <w:rtl/>
        </w:rPr>
        <w:t xml:space="preserve">ה </w:t>
      </w:r>
      <w:r w:rsidR="00385873">
        <w:rPr>
          <w:rFonts w:hint="cs"/>
          <w:rtl/>
        </w:rPr>
        <w:t>הם כל אלו לעומת היותך מקובל ע</w:t>
      </w:r>
      <w:r w:rsidR="00FA4E7B">
        <w:rPr>
          <w:rFonts w:hint="cs"/>
          <w:rtl/>
        </w:rPr>
        <w:t xml:space="preserve">ל </w:t>
      </w:r>
      <w:r w:rsidR="007F418C">
        <w:rPr>
          <w:rFonts w:hint="cs"/>
          <w:rtl/>
        </w:rPr>
        <w:t>ה</w:t>
      </w:r>
      <w:r w:rsidR="00FA4E7B">
        <w:rPr>
          <w:rFonts w:hint="cs"/>
          <w:rtl/>
        </w:rPr>
        <w:t>כול מעתה ועד עולם? ההבטחה הנ</w:t>
      </w:r>
      <w:r w:rsidR="00385873">
        <w:rPr>
          <w:rFonts w:hint="cs"/>
          <w:rtl/>
        </w:rPr>
        <w:t xml:space="preserve">צחית, מי לא היה דוקר </w:t>
      </w:r>
      <w:r w:rsidR="00AE373B">
        <w:rPr>
          <w:rFonts w:hint="cs"/>
          <w:rtl/>
        </w:rPr>
        <w:t xml:space="preserve">את </w:t>
      </w:r>
      <w:r w:rsidR="00385873">
        <w:rPr>
          <w:rFonts w:hint="cs"/>
          <w:rtl/>
        </w:rPr>
        <w:t xml:space="preserve">עצמו, משפד </w:t>
      </w:r>
      <w:r w:rsidR="00AE373B">
        <w:rPr>
          <w:rFonts w:hint="cs"/>
          <w:rtl/>
        </w:rPr>
        <w:t xml:space="preserve">את </w:t>
      </w:r>
      <w:r w:rsidR="00385873">
        <w:rPr>
          <w:rFonts w:hint="cs"/>
          <w:rtl/>
        </w:rPr>
        <w:t xml:space="preserve">עצמו תמורתה? להיות </w:t>
      </w:r>
      <w:r w:rsidR="00FA4E7B">
        <w:rPr>
          <w:rFonts w:hint="cs"/>
          <w:rtl/>
        </w:rPr>
        <w:t xml:space="preserve">יחיד </w:t>
      </w:r>
      <w:r w:rsidR="00385873">
        <w:rPr>
          <w:rFonts w:hint="cs"/>
          <w:rtl/>
        </w:rPr>
        <w:t>סגולה</w:t>
      </w:r>
      <w:r w:rsidR="00ED081F">
        <w:rPr>
          <w:rFonts w:hint="cs"/>
          <w:rtl/>
        </w:rPr>
        <w:t>,</w:t>
      </w:r>
      <w:r w:rsidR="00385873">
        <w:rPr>
          <w:rFonts w:hint="cs"/>
          <w:rtl/>
        </w:rPr>
        <w:t xml:space="preserve"> </w:t>
      </w:r>
      <w:r w:rsidR="00C777A2">
        <w:rPr>
          <w:rFonts w:hint="cs"/>
          <w:rtl/>
        </w:rPr>
        <w:t>גאוות אימ</w:t>
      </w:r>
      <w:r w:rsidR="00A83D14">
        <w:rPr>
          <w:rFonts w:hint="cs"/>
          <w:rtl/>
        </w:rPr>
        <w:t>ך</w:t>
      </w:r>
      <w:r w:rsidR="00385873">
        <w:rPr>
          <w:rFonts w:hint="cs"/>
          <w:rtl/>
        </w:rPr>
        <w:t xml:space="preserve">... יש </w:t>
      </w:r>
      <w:r w:rsidR="00BE6B98">
        <w:rPr>
          <w:rFonts w:hint="cs"/>
          <w:rtl/>
        </w:rPr>
        <w:t>ש</w:t>
      </w:r>
      <w:r w:rsidR="00385873">
        <w:rPr>
          <w:rFonts w:hint="cs"/>
          <w:rtl/>
        </w:rPr>
        <w:t>אדם משוכנע בצדקתו, רואה נכ</w:t>
      </w:r>
      <w:r w:rsidR="00BE6B98">
        <w:rPr>
          <w:rFonts w:hint="cs"/>
          <w:rtl/>
        </w:rPr>
        <w:t>ו</w:t>
      </w:r>
      <w:r w:rsidR="00385873">
        <w:rPr>
          <w:rFonts w:hint="cs"/>
          <w:rtl/>
        </w:rPr>
        <w:t>חה את שעליו לעשות ומתאמץ ככל יכ</w:t>
      </w:r>
      <w:r w:rsidR="00BE6B98">
        <w:rPr>
          <w:rFonts w:hint="cs"/>
          <w:rtl/>
        </w:rPr>
        <w:t>ו</w:t>
      </w:r>
      <w:r w:rsidR="00385873">
        <w:rPr>
          <w:rFonts w:hint="cs"/>
          <w:rtl/>
        </w:rPr>
        <w:t>לתו, ומתברר שטעה</w:t>
      </w:r>
      <w:r w:rsidR="00D37A72">
        <w:rPr>
          <w:rFonts w:hint="cs"/>
          <w:rtl/>
        </w:rPr>
        <w:t>!</w:t>
      </w:r>
      <w:r w:rsidR="00385873">
        <w:rPr>
          <w:rFonts w:hint="cs"/>
          <w:rtl/>
        </w:rPr>
        <w:t xml:space="preserve"> מה לא היה נותן אדם למען ההבטחה הנצחית </w:t>
      </w:r>
      <w:r w:rsidR="00DB43D8">
        <w:rPr>
          <w:rFonts w:hint="cs"/>
          <w:rtl/>
        </w:rPr>
        <w:t>ה</w:t>
      </w:r>
      <w:r w:rsidR="00385873">
        <w:rPr>
          <w:rFonts w:hint="cs"/>
          <w:rtl/>
        </w:rPr>
        <w:t>טבועה בעמודי האבן הנישאים ובקשתות האדירות, ההבטחה שדרכו צודקת לעד...</w:t>
      </w:r>
    </w:p>
    <w:p w14:paraId="08C8BED4" w14:textId="71514C96" w:rsidR="00385873" w:rsidRPr="004F7FB4" w:rsidRDefault="00385873" w:rsidP="00385873">
      <w:pPr>
        <w:rPr>
          <w:color w:val="A6A6A6" w:themeColor="background1" w:themeShade="A6"/>
          <w:rtl/>
        </w:rPr>
      </w:pPr>
      <w:r w:rsidRPr="004F7FB4">
        <w:rPr>
          <w:rFonts w:hint="cs"/>
          <w:color w:val="A6A6A6" w:themeColor="background1" w:themeShade="A6"/>
          <w:rtl/>
        </w:rPr>
        <w:t>[</w:t>
      </w:r>
      <w:r w:rsidRPr="004F7FB4">
        <w:rPr>
          <w:color w:val="A6A6A6" w:themeColor="background1" w:themeShade="A6"/>
        </w:rPr>
        <w:t>http://listverse.com/2013/09/24/10-horrifying-tortures-of-early-christians</w:t>
      </w:r>
      <w:r w:rsidRPr="004F7FB4">
        <w:rPr>
          <w:rFonts w:cs="Times New Roman"/>
          <w:color w:val="A6A6A6" w:themeColor="background1" w:themeShade="A6"/>
          <w:rtl/>
        </w:rPr>
        <w:t>/</w:t>
      </w:r>
      <w:r w:rsidRPr="004F7FB4">
        <w:rPr>
          <w:rFonts w:hint="cs"/>
          <w:color w:val="A6A6A6" w:themeColor="background1" w:themeShade="A6"/>
          <w:rtl/>
        </w:rPr>
        <w:t>]</w:t>
      </w:r>
    </w:p>
    <w:p w14:paraId="2185FAF3" w14:textId="77777777" w:rsidR="00C86978" w:rsidRPr="004F7FB4" w:rsidRDefault="00C86978" w:rsidP="00C86978">
      <w:pPr>
        <w:rPr>
          <w:color w:val="A6A6A6" w:themeColor="background1" w:themeShade="A6"/>
          <w:rtl/>
        </w:rPr>
      </w:pPr>
      <w:r w:rsidRPr="004F7FB4">
        <w:rPr>
          <w:rFonts w:cs="Times New Roman"/>
          <w:color w:val="A6A6A6" w:themeColor="background1" w:themeShade="A6"/>
          <w:rtl/>
        </w:rPr>
        <w:t>[הן הנער לא השתייך, וכמה לכך, שפתיו הממלמלות, גופו הרועד הסגירו זאת, ואלכס הביט בו ולא הבין למה ייחל להצטרף.]</w:t>
      </w:r>
    </w:p>
    <w:p w14:paraId="56F401A3" w14:textId="66A7D35B" w:rsidR="00C86978" w:rsidRPr="00903162" w:rsidRDefault="00C86978" w:rsidP="00C86978">
      <w:pPr>
        <w:rPr>
          <w:rtl/>
        </w:rPr>
      </w:pPr>
      <w:r>
        <w:rPr>
          <w:rFonts w:cs="Times New Roman"/>
          <w:rtl/>
        </w:rPr>
        <w:t>והנער ייחל להצטרף לקנון וסורב, ביקש להתמזג ונדחה, התחנן ושולח ריקם. [הוא היה נגוע במחלה מזהמת, מטאמת, והכין עצמו עתה לשנת-לילה במקדש, ל</w:t>
      </w:r>
      <w:r w:rsidR="004D7433">
        <w:rPr>
          <w:rFonts w:cs="Times New Roman"/>
          <w:rtl/>
        </w:rPr>
        <w:t>ניסיון</w:t>
      </w:r>
      <w:r>
        <w:rPr>
          <w:rFonts w:cs="Times New Roman"/>
          <w:rtl/>
        </w:rPr>
        <w:t xml:space="preserve"> החלמה אחרון, שלאחריו שוב לא יסורב.] את תקוותו תלה בשנת</w:t>
      </w:r>
      <w:r w:rsidR="00BE6B98">
        <w:rPr>
          <w:rFonts w:cs="Times New Roman" w:hint="cs"/>
          <w:rtl/>
        </w:rPr>
        <w:t xml:space="preserve"> </w:t>
      </w:r>
      <w:r>
        <w:rPr>
          <w:rFonts w:cs="Times New Roman"/>
          <w:rtl/>
        </w:rPr>
        <w:t xml:space="preserve">לילה במקדש, </w:t>
      </w:r>
      <w:r>
        <w:rPr>
          <w:rFonts w:cs="Times New Roman"/>
          <w:rtl/>
        </w:rPr>
        <w:lastRenderedPageBreak/>
        <w:t>כי אינקובציה הנעשית מתוך כוונה ואמונה מביאה להחלמה, ולאחריה ייענו תפילותיו, הוא יחלים, יתקבל וישתייך. לאנשי הקנון הקדושים הוא נשא פניו, בעיניים כלות ובהמיית</w:t>
      </w:r>
      <w:r w:rsidR="00BE6B98">
        <w:rPr>
          <w:rFonts w:cs="Times New Roman" w:hint="cs"/>
          <w:rtl/>
        </w:rPr>
        <w:t xml:space="preserve"> </w:t>
      </w:r>
      <w:r>
        <w:rPr>
          <w:rFonts w:cs="Times New Roman"/>
          <w:rtl/>
        </w:rPr>
        <w:t>נפש וברחשי</w:t>
      </w:r>
      <w:r w:rsidR="00BE6B98">
        <w:rPr>
          <w:rFonts w:cs="Times New Roman" w:hint="cs"/>
          <w:rtl/>
        </w:rPr>
        <w:t xml:space="preserve"> </w:t>
      </w:r>
      <w:r>
        <w:rPr>
          <w:rFonts w:cs="Times New Roman"/>
          <w:rtl/>
        </w:rPr>
        <w:t>לב.</w:t>
      </w:r>
    </w:p>
    <w:p w14:paraId="0796E9F4" w14:textId="0F41C174" w:rsidR="00B71E9E" w:rsidRPr="004F7FB4" w:rsidRDefault="00E65739" w:rsidP="00A56FF6">
      <w:pPr>
        <w:rPr>
          <w:color w:val="A6A6A6" w:themeColor="background1" w:themeShade="A6"/>
          <w:rtl/>
        </w:rPr>
      </w:pPr>
      <w:r w:rsidRPr="004F7FB4">
        <w:rPr>
          <w:rFonts w:hint="cs"/>
          <w:color w:val="A6A6A6" w:themeColor="background1" w:themeShade="A6"/>
          <w:rtl/>
        </w:rPr>
        <w:t>[</w:t>
      </w:r>
      <w:r w:rsidR="00134566" w:rsidRPr="004F7FB4">
        <w:rPr>
          <w:rFonts w:hint="cs"/>
          <w:color w:val="A6A6A6" w:themeColor="background1" w:themeShade="A6"/>
          <w:rtl/>
        </w:rPr>
        <w:t>אלכס לא הצליח לתאר לעצמו מה נער בגילו יכול להרהיב בנפשו לבקש מ-ה', וא</w:t>
      </w:r>
      <w:r w:rsidR="00A56FF6" w:rsidRPr="004F7FB4">
        <w:rPr>
          <w:rFonts w:hint="cs"/>
          <w:color w:val="A6A6A6" w:themeColor="background1" w:themeShade="A6"/>
          <w:rtl/>
        </w:rPr>
        <w:t>ף</w:t>
      </w:r>
      <w:r w:rsidR="00134566" w:rsidRPr="004F7FB4">
        <w:rPr>
          <w:rFonts w:hint="cs"/>
          <w:color w:val="A6A6A6" w:themeColor="background1" w:themeShade="A6"/>
          <w:rtl/>
        </w:rPr>
        <w:t xml:space="preserve"> לא מבנו</w:t>
      </w:r>
      <w:r w:rsidR="00B71E9E" w:rsidRPr="004F7FB4">
        <w:rPr>
          <w:rFonts w:hint="cs"/>
          <w:color w:val="A6A6A6" w:themeColor="background1" w:themeShade="A6"/>
          <w:rtl/>
        </w:rPr>
        <w:t xml:space="preserve"> </w:t>
      </w:r>
      <w:r w:rsidR="00A56FF6" w:rsidRPr="004F7FB4">
        <w:rPr>
          <w:rFonts w:hint="cs"/>
          <w:color w:val="A6A6A6" w:themeColor="background1" w:themeShade="A6"/>
          <w:rtl/>
        </w:rPr>
        <w:t xml:space="preserve">מתוך </w:t>
      </w:r>
      <w:r w:rsidR="00B71E9E" w:rsidRPr="004F7FB4">
        <w:rPr>
          <w:rFonts w:hint="cs"/>
          <w:color w:val="A6A6A6" w:themeColor="background1" w:themeShade="A6"/>
          <w:rtl/>
        </w:rPr>
        <w:t>ב</w:t>
      </w:r>
      <w:r w:rsidR="00A56FF6" w:rsidRPr="004F7FB4">
        <w:rPr>
          <w:rFonts w:hint="cs"/>
          <w:color w:val="A6A6A6" w:themeColor="background1" w:themeShade="A6"/>
          <w:rtl/>
        </w:rPr>
        <w:t>י</w:t>
      </w:r>
      <w:r w:rsidR="00B71E9E" w:rsidRPr="004F7FB4">
        <w:rPr>
          <w:rFonts w:hint="cs"/>
          <w:color w:val="A6A6A6" w:themeColor="background1" w:themeShade="A6"/>
          <w:rtl/>
        </w:rPr>
        <w:t>טחון שייענה, באדיקות, ביראת-שמיים</w:t>
      </w:r>
      <w:r w:rsidR="00134566" w:rsidRPr="004F7FB4">
        <w:rPr>
          <w:rFonts w:hint="cs"/>
          <w:color w:val="A6A6A6" w:themeColor="background1" w:themeShade="A6"/>
          <w:rtl/>
        </w:rPr>
        <w:t xml:space="preserve">. </w:t>
      </w:r>
      <w:r w:rsidR="00C37247" w:rsidRPr="004F7FB4">
        <w:rPr>
          <w:rFonts w:hint="cs"/>
          <w:color w:val="A6A6A6" w:themeColor="background1" w:themeShade="A6"/>
          <w:rtl/>
        </w:rPr>
        <w:t xml:space="preserve">היו סוגים שונים של טרגדיה, כאב ומחסור, אבל לא דבר מה ש-ה' היה ידוע כנוטה להתערב או </w:t>
      </w:r>
      <w:r w:rsidR="00A23B32" w:rsidRPr="004F7FB4">
        <w:rPr>
          <w:rFonts w:hint="cs"/>
          <w:color w:val="A6A6A6" w:themeColor="background1" w:themeShade="A6"/>
          <w:rtl/>
        </w:rPr>
        <w:t xml:space="preserve">למה הוא נזקק באופן כה נואש עד כי </w:t>
      </w:r>
    </w:p>
    <w:p w14:paraId="4399F2A2" w14:textId="3A4F18A2" w:rsidR="00EF3247" w:rsidRPr="004F7FB4" w:rsidRDefault="00EF3247" w:rsidP="00C21B14">
      <w:pPr>
        <w:rPr>
          <w:color w:val="A6A6A6" w:themeColor="background1" w:themeShade="A6"/>
          <w:rtl/>
        </w:rPr>
      </w:pPr>
      <w:r w:rsidRPr="004F7FB4">
        <w:rPr>
          <w:rFonts w:hint="cs"/>
          <w:color w:val="A6A6A6" w:themeColor="background1" w:themeShade="A6"/>
          <w:rtl/>
        </w:rPr>
        <w:t>מה גרם ל</w:t>
      </w:r>
      <w:r w:rsidRPr="004F7FB4">
        <w:rPr>
          <w:color w:val="A6A6A6" w:themeColor="background1" w:themeShade="A6"/>
        </w:rPr>
        <w:t>conviction</w:t>
      </w:r>
      <w:r w:rsidRPr="004F7FB4">
        <w:rPr>
          <w:rFonts w:hint="cs"/>
          <w:color w:val="A6A6A6" w:themeColor="background1" w:themeShade="A6"/>
          <w:rtl/>
        </w:rPr>
        <w:t xml:space="preserve"> שמשהו ממה שביקש יישמע, כי ברור מכל הפיתולים והפיתוחים ש</w:t>
      </w:r>
      <w:r w:rsidR="001C5A04" w:rsidRPr="004F7FB4">
        <w:rPr>
          <w:rFonts w:hint="cs"/>
          <w:color w:val="A6A6A6" w:themeColor="background1" w:themeShade="A6"/>
          <w:rtl/>
        </w:rPr>
        <w:t>הייתה</w:t>
      </w:r>
      <w:r w:rsidRPr="004F7FB4">
        <w:rPr>
          <w:rFonts w:hint="cs"/>
          <w:color w:val="A6A6A6" w:themeColor="background1" w:themeShade="A6"/>
          <w:rtl/>
        </w:rPr>
        <w:t xml:space="preserve"> פה ידיעה ברורה </w:t>
      </w:r>
      <w:r w:rsidRPr="004F7FB4">
        <w:rPr>
          <w:color w:val="A6A6A6" w:themeColor="background1" w:themeShade="A6"/>
          <w:rtl/>
        </w:rPr>
        <w:t>–</w:t>
      </w:r>
      <w:r w:rsidRPr="004F7FB4">
        <w:rPr>
          <w:rFonts w:hint="cs"/>
          <w:color w:val="A6A6A6" w:themeColor="background1" w:themeShade="A6"/>
          <w:rtl/>
        </w:rPr>
        <w:t xml:space="preserve"> עבודות האומנות לקחו שנים של רקיעה, של סיתות קפדני וממושך שלאורכן אנשים ידעו זאת וגו' </w:t>
      </w:r>
      <w:r w:rsidRPr="004F7FB4">
        <w:rPr>
          <w:color w:val="A6A6A6" w:themeColor="background1" w:themeShade="A6"/>
          <w:rtl/>
        </w:rPr>
        <w:t>–</w:t>
      </w:r>
      <w:r w:rsidRPr="004F7FB4">
        <w:rPr>
          <w:rFonts w:hint="cs"/>
          <w:color w:val="A6A6A6" w:themeColor="background1" w:themeShade="A6"/>
          <w:rtl/>
        </w:rPr>
        <w:t xml:space="preserve"> לא גחמה של רגע. וכל המונחים שקשורים לנצרות ושהאדם שמקשיבים לו זקוק להם </w:t>
      </w:r>
      <w:r w:rsidRPr="004F7FB4">
        <w:rPr>
          <w:color w:val="A6A6A6" w:themeColor="background1" w:themeShade="A6"/>
          <w:rtl/>
        </w:rPr>
        <w:t>–</w:t>
      </w:r>
      <w:r w:rsidRPr="004F7FB4">
        <w:rPr>
          <w:rFonts w:hint="cs"/>
          <w:color w:val="A6A6A6" w:themeColor="background1" w:themeShade="A6"/>
          <w:rtl/>
        </w:rPr>
        <w:t xml:space="preserve"> כנראה לא ניתן להקשיב לך אם המים אינם קדושים דיים, אם המזמור אינו ??? דיו, אם גלימת ההגמון איננה רקומה בדי ??? ??? בשביל שתהיה ראוי להישמע. אבל זה לא קשור ללב טהור </w:t>
      </w:r>
      <w:r w:rsidRPr="004F7FB4">
        <w:rPr>
          <w:color w:val="A6A6A6" w:themeColor="background1" w:themeShade="A6"/>
          <w:rtl/>
        </w:rPr>
        <w:t>–</w:t>
      </w:r>
      <w:r w:rsidRPr="004F7FB4">
        <w:rPr>
          <w:rFonts w:hint="cs"/>
          <w:color w:val="A6A6A6" w:themeColor="background1" w:themeShade="A6"/>
          <w:rtl/>
        </w:rPr>
        <w:t xml:space="preserve"> </w:t>
      </w:r>
    </w:p>
    <w:p w14:paraId="03FE0526" w14:textId="17E7D6BD" w:rsidR="00B71E9E" w:rsidRPr="004F7FB4" w:rsidRDefault="00B71E9E" w:rsidP="00473D21">
      <w:pPr>
        <w:rPr>
          <w:color w:val="A6A6A6" w:themeColor="background1" w:themeShade="A6"/>
          <w:rtl/>
        </w:rPr>
      </w:pPr>
      <w:r w:rsidRPr="004F7FB4">
        <w:rPr>
          <w:rFonts w:hint="cs"/>
          <w:color w:val="A6A6A6" w:themeColor="background1" w:themeShade="A6"/>
          <w:rtl/>
        </w:rPr>
        <w:t xml:space="preserve">כי זה ברור מכל מה שמסופר בחלל הקתדרלה באופן תלת </w:t>
      </w:r>
      <w:r w:rsidR="00D54C3E" w:rsidRPr="004F7FB4">
        <w:rPr>
          <w:rFonts w:hint="cs"/>
          <w:color w:val="A6A6A6" w:themeColor="background1" w:themeShade="A6"/>
          <w:rtl/>
        </w:rPr>
        <w:t>ממד</w:t>
      </w:r>
      <w:r w:rsidRPr="004F7FB4">
        <w:rPr>
          <w:rFonts w:hint="cs"/>
          <w:color w:val="A6A6A6" w:themeColor="background1" w:themeShade="A6"/>
          <w:rtl/>
        </w:rPr>
        <w:t xml:space="preserve">י </w:t>
      </w:r>
      <w:r w:rsidR="00473D21" w:rsidRPr="004F7FB4">
        <w:rPr>
          <w:rFonts w:hint="cs"/>
          <w:color w:val="A6A6A6" w:themeColor="background1" w:themeShade="A6"/>
          <w:rtl/>
        </w:rPr>
        <w:t>הסיפור העתיק ביותר והיחיד סופר פעם במילים בלבד, מילים קאנוניות ובקתדרלת פרייבורג של גבירתנו האהובה הוא היה בתוך הסיפור היחיד, סיפור נפתל ורב פרקים בניפתלות וחלקם בקו ישר ובוטח [וגו'], חלקם בזהב ובפיתולים, בגילופים בעץ משובח, בחריטה באבן ובשיש, בהשרייה בפיגמנטים נדירים, בכל מה שיש בתוך האדמה ומעליה, סיפור אחד ויחיד בפרקים משולבים.</w:t>
      </w:r>
    </w:p>
    <w:p w14:paraId="6A7D5584" w14:textId="6546ABA0" w:rsidR="00E65739" w:rsidRPr="004F7FB4" w:rsidRDefault="00E65739" w:rsidP="00473D21">
      <w:pPr>
        <w:rPr>
          <w:color w:val="A6A6A6" w:themeColor="background1" w:themeShade="A6"/>
          <w:rtl/>
        </w:rPr>
      </w:pPr>
      <w:r w:rsidRPr="004F7FB4">
        <w:rPr>
          <w:rFonts w:hint="cs"/>
          <w:color w:val="A6A6A6" w:themeColor="background1" w:themeShade="A6"/>
          <w:rtl/>
        </w:rPr>
        <w:t>]</w:t>
      </w:r>
    </w:p>
    <w:p w14:paraId="4318438B" w14:textId="2E9AD347" w:rsidR="00372406" w:rsidRDefault="00D37A72" w:rsidP="00FA4E7B">
      <w:pPr>
        <w:rPr>
          <w:rtl/>
        </w:rPr>
      </w:pPr>
      <w:r>
        <w:rPr>
          <w:rFonts w:hint="cs"/>
          <w:rtl/>
        </w:rPr>
        <w:t>אלכס</w:t>
      </w:r>
      <w:r w:rsidR="00846C62">
        <w:rPr>
          <w:rFonts w:hint="cs"/>
          <w:rtl/>
        </w:rPr>
        <w:t xml:space="preserve"> </w:t>
      </w:r>
      <w:r w:rsidR="000D4058">
        <w:rPr>
          <w:rFonts w:hint="cs"/>
          <w:rtl/>
        </w:rPr>
        <w:t xml:space="preserve">שלף </w:t>
      </w:r>
      <w:r w:rsidR="00F86AD8">
        <w:rPr>
          <w:rFonts w:hint="cs"/>
          <w:rtl/>
        </w:rPr>
        <w:t xml:space="preserve">את </w:t>
      </w:r>
      <w:r w:rsidR="000D4058">
        <w:rPr>
          <w:rFonts w:hint="cs"/>
          <w:rtl/>
        </w:rPr>
        <w:t xml:space="preserve">עיסת </w:t>
      </w:r>
      <w:r w:rsidR="00F86AD8">
        <w:rPr>
          <w:rFonts w:hint="cs"/>
          <w:rtl/>
        </w:rPr>
        <w:t>ה</w:t>
      </w:r>
      <w:r w:rsidR="000D4058">
        <w:rPr>
          <w:rFonts w:hint="cs"/>
          <w:rtl/>
        </w:rPr>
        <w:t xml:space="preserve">נייר </w:t>
      </w:r>
      <w:r w:rsidR="00F86AD8">
        <w:rPr>
          <w:rFonts w:hint="cs"/>
          <w:rtl/>
        </w:rPr>
        <w:t>ה</w:t>
      </w:r>
      <w:r w:rsidR="000D4058">
        <w:rPr>
          <w:rFonts w:hint="cs"/>
          <w:rtl/>
        </w:rPr>
        <w:t>דחוסה מנעלו</w:t>
      </w:r>
      <w:r w:rsidR="00B836FC">
        <w:rPr>
          <w:rFonts w:hint="cs"/>
          <w:rtl/>
        </w:rPr>
        <w:t>,</w:t>
      </w:r>
      <w:r w:rsidR="000D4058">
        <w:rPr>
          <w:rFonts w:hint="cs"/>
          <w:rtl/>
        </w:rPr>
        <w:t xml:space="preserve"> החדיר לתוכה את כף רגלו הקפואה</w:t>
      </w:r>
      <w:r w:rsidR="00A83D14">
        <w:rPr>
          <w:rFonts w:hint="cs"/>
          <w:rtl/>
        </w:rPr>
        <w:t xml:space="preserve"> וניגש </w:t>
      </w:r>
      <w:r w:rsidR="00922977">
        <w:rPr>
          <w:rFonts w:hint="cs"/>
          <w:rtl/>
        </w:rPr>
        <w:t>אל</w:t>
      </w:r>
      <w:r w:rsidR="00134566">
        <w:rPr>
          <w:rFonts w:hint="cs"/>
          <w:rtl/>
        </w:rPr>
        <w:t xml:space="preserve"> </w:t>
      </w:r>
      <w:r w:rsidR="00742012">
        <w:rPr>
          <w:rFonts w:hint="cs"/>
          <w:rtl/>
        </w:rPr>
        <w:t>הנער.</w:t>
      </w:r>
    </w:p>
    <w:p w14:paraId="14E402F1" w14:textId="3E07D5E8" w:rsidR="00EF7671" w:rsidRDefault="00FA4E7B" w:rsidP="00FA4E7B">
      <w:pPr>
        <w:rPr>
          <w:rtl/>
        </w:rPr>
      </w:pPr>
      <w:r>
        <w:rPr>
          <w:rFonts w:hint="cs"/>
          <w:rtl/>
        </w:rPr>
        <w:t>עיני הנער</w:t>
      </w:r>
      <w:r w:rsidR="00EF7671">
        <w:rPr>
          <w:rFonts w:hint="cs"/>
          <w:rtl/>
        </w:rPr>
        <w:t xml:space="preserve"> נפערו לקלוט את תוו</w:t>
      </w:r>
      <w:r w:rsidR="00D921C9">
        <w:rPr>
          <w:rFonts w:hint="cs"/>
          <w:rtl/>
        </w:rPr>
        <w:t xml:space="preserve">י פניו </w:t>
      </w:r>
      <w:r w:rsidR="00AE373B">
        <w:rPr>
          <w:rFonts w:hint="cs"/>
          <w:rtl/>
        </w:rPr>
        <w:t>של אלכס</w:t>
      </w:r>
      <w:r w:rsidR="007F418C">
        <w:rPr>
          <w:rFonts w:hint="cs"/>
          <w:rtl/>
        </w:rPr>
        <w:t>,</w:t>
      </w:r>
      <w:r w:rsidR="00AE373B">
        <w:rPr>
          <w:rFonts w:hint="cs"/>
          <w:rtl/>
        </w:rPr>
        <w:t xml:space="preserve"> </w:t>
      </w:r>
      <w:r>
        <w:rPr>
          <w:rFonts w:hint="cs"/>
          <w:rtl/>
        </w:rPr>
        <w:t>שהוארו</w:t>
      </w:r>
      <w:r w:rsidR="00473D21">
        <w:rPr>
          <w:rFonts w:hint="cs"/>
          <w:rtl/>
        </w:rPr>
        <w:t xml:space="preserve"> ב</w:t>
      </w:r>
      <w:r>
        <w:rPr>
          <w:rFonts w:hint="cs"/>
          <w:rtl/>
        </w:rPr>
        <w:t>להבות</w:t>
      </w:r>
      <w:r w:rsidR="00ED081F" w:rsidRPr="00ED081F">
        <w:rPr>
          <w:rFonts w:cs="Times New Roman"/>
          <w:rtl/>
        </w:rPr>
        <w:t>יהם של</w:t>
      </w:r>
      <w:r>
        <w:rPr>
          <w:rFonts w:hint="cs"/>
          <w:rtl/>
        </w:rPr>
        <w:t xml:space="preserve"> </w:t>
      </w:r>
      <w:r w:rsidR="00473D21">
        <w:rPr>
          <w:rFonts w:hint="cs"/>
          <w:rtl/>
        </w:rPr>
        <w:t>עשרות נרות</w:t>
      </w:r>
      <w:r w:rsidR="00D37A72">
        <w:rPr>
          <w:rFonts w:hint="cs"/>
          <w:rtl/>
        </w:rPr>
        <w:t xml:space="preserve"> </w:t>
      </w:r>
      <w:r w:rsidR="00B836FC" w:rsidRPr="00B836FC">
        <w:rPr>
          <w:rFonts w:cs="Times New Roman"/>
          <w:rtl/>
        </w:rPr>
        <w:t>תפילה</w:t>
      </w:r>
      <w:r w:rsidR="00B836FC">
        <w:rPr>
          <w:rFonts w:cs="Times New Roman" w:hint="cs"/>
          <w:rtl/>
        </w:rPr>
        <w:t xml:space="preserve"> [</w:t>
      </w:r>
      <w:r w:rsidR="00D37A72">
        <w:rPr>
          <w:rFonts w:hint="cs"/>
          <w:rtl/>
        </w:rPr>
        <w:t>שפילחו את</w:t>
      </w:r>
      <w:r w:rsidR="00473D21">
        <w:rPr>
          <w:rFonts w:hint="cs"/>
          <w:rtl/>
        </w:rPr>
        <w:t xml:space="preserve"> </w:t>
      </w:r>
      <w:r w:rsidR="00D921C9">
        <w:rPr>
          <w:rFonts w:hint="cs"/>
          <w:rtl/>
        </w:rPr>
        <w:t>אפלת הקתדרלה, ש</w:t>
      </w:r>
      <w:r w:rsidR="003521A0">
        <w:rPr>
          <w:rFonts w:hint="cs"/>
          <w:rtl/>
        </w:rPr>
        <w:t>התירה רק לסיפור אחד ויחיד להשמע, בעוצמתו המלאה</w:t>
      </w:r>
      <w:r w:rsidR="00D37A72">
        <w:rPr>
          <w:rFonts w:hint="cs"/>
          <w:rtl/>
        </w:rPr>
        <w:t>]</w:t>
      </w:r>
      <w:r w:rsidR="003521A0">
        <w:rPr>
          <w:rFonts w:hint="cs"/>
          <w:rtl/>
        </w:rPr>
        <w:t>.</w:t>
      </w:r>
      <w:r w:rsidR="00F86AD8">
        <w:rPr>
          <w:rFonts w:hint="cs"/>
          <w:rtl/>
        </w:rPr>
        <w:t xml:space="preserve"> </w:t>
      </w:r>
      <w:r w:rsidR="003521A0">
        <w:rPr>
          <w:rFonts w:hint="cs"/>
          <w:rtl/>
        </w:rPr>
        <w:t>[שהרשתה שיסופר]</w:t>
      </w:r>
    </w:p>
    <w:p w14:paraId="67247FCA" w14:textId="492C7905" w:rsidR="00913295" w:rsidRDefault="00913295" w:rsidP="00FA4E7B">
      <w:pPr>
        <w:rPr>
          <w:rtl/>
        </w:rPr>
      </w:pPr>
      <w:r>
        <w:rPr>
          <w:rFonts w:hint="cs"/>
          <w:rtl/>
        </w:rPr>
        <w:t>"</w:t>
      </w:r>
      <w:r w:rsidR="00C000DE">
        <w:rPr>
          <w:rFonts w:hint="cs"/>
          <w:rtl/>
        </w:rPr>
        <w:t xml:space="preserve">לא ציפיתי לפגוש </w:t>
      </w:r>
      <w:r w:rsidR="00ED081F" w:rsidRPr="00ED081F">
        <w:rPr>
          <w:rFonts w:cs="Times New Roman"/>
          <w:rtl/>
        </w:rPr>
        <w:t>כאן איש בשעה זו</w:t>
      </w:r>
      <w:r>
        <w:rPr>
          <w:rFonts w:hint="cs"/>
          <w:rtl/>
        </w:rPr>
        <w:t>," הנער אמר.</w:t>
      </w:r>
      <w:r w:rsidR="004C1EA1">
        <w:rPr>
          <w:rFonts w:hint="cs"/>
          <w:rtl/>
        </w:rPr>
        <w:t xml:space="preserve"> </w:t>
      </w:r>
      <w:r w:rsidR="00F66BE3">
        <w:rPr>
          <w:rFonts w:hint="cs"/>
          <w:rtl/>
        </w:rPr>
        <w:t xml:space="preserve">הוא היה </w:t>
      </w:r>
      <w:r w:rsidR="00F66BE3" w:rsidRPr="00473D21">
        <w:rPr>
          <w:rFonts w:hint="cs"/>
          <w:rtl/>
        </w:rPr>
        <w:t>מצויד</w:t>
      </w:r>
      <w:r w:rsidR="00F66BE3">
        <w:rPr>
          <w:rFonts w:hint="cs"/>
          <w:rtl/>
        </w:rPr>
        <w:t xml:space="preserve"> בשמן בכליו ללילה הארוך, מוכן </w:t>
      </w:r>
      <w:r w:rsidR="009B76AB">
        <w:rPr>
          <w:rFonts w:hint="cs"/>
          <w:rtl/>
        </w:rPr>
        <w:t xml:space="preserve">וערוך </w:t>
      </w:r>
      <w:r w:rsidR="00F66BE3">
        <w:rPr>
          <w:rFonts w:hint="cs"/>
          <w:rtl/>
        </w:rPr>
        <w:t>לכ</w:t>
      </w:r>
      <w:r w:rsidR="008901BC">
        <w:rPr>
          <w:rFonts w:hint="cs"/>
          <w:rtl/>
        </w:rPr>
        <w:t>ו</w:t>
      </w:r>
      <w:r w:rsidR="00F66BE3">
        <w:rPr>
          <w:rFonts w:hint="cs"/>
          <w:rtl/>
        </w:rPr>
        <w:t>ל</w:t>
      </w:r>
      <w:r w:rsidR="008901BC">
        <w:rPr>
          <w:rFonts w:hint="cs"/>
          <w:rtl/>
        </w:rPr>
        <w:t>,</w:t>
      </w:r>
      <w:r w:rsidR="00F66BE3">
        <w:rPr>
          <w:rFonts w:hint="cs"/>
          <w:rtl/>
        </w:rPr>
        <w:t xml:space="preserve"> ובעיקר מצפה לאות.</w:t>
      </w:r>
      <w:r w:rsidR="009B76AB">
        <w:rPr>
          <w:rFonts w:hint="cs"/>
          <w:rtl/>
        </w:rPr>
        <w:t xml:space="preserve"> </w:t>
      </w:r>
      <w:r w:rsidR="004C1EA1">
        <w:rPr>
          <w:rFonts w:hint="cs"/>
          <w:rtl/>
        </w:rPr>
        <w:t>"</w:t>
      </w:r>
      <w:r w:rsidR="00C000DE">
        <w:rPr>
          <w:rFonts w:hint="cs"/>
          <w:rtl/>
        </w:rPr>
        <w:t>אף אחד לא נכנס לפה בשעות</w:t>
      </w:r>
      <w:r w:rsidR="009B76AB">
        <w:rPr>
          <w:rFonts w:hint="cs"/>
          <w:rtl/>
        </w:rPr>
        <w:t xml:space="preserve"> האלו</w:t>
      </w:r>
      <w:r w:rsidR="004C1EA1">
        <w:rPr>
          <w:rFonts w:hint="cs"/>
          <w:rtl/>
        </w:rPr>
        <w:t>."</w:t>
      </w:r>
      <w:r w:rsidR="009B76AB">
        <w:rPr>
          <w:rFonts w:hint="cs"/>
          <w:rtl/>
        </w:rPr>
        <w:t xml:space="preserve"> א</w:t>
      </w:r>
      <w:r w:rsidR="007F418C">
        <w:rPr>
          <w:rFonts w:hint="cs"/>
          <w:rtl/>
        </w:rPr>
        <w:t>ף</w:t>
      </w:r>
      <w:r w:rsidR="009B76AB">
        <w:rPr>
          <w:rFonts w:hint="cs"/>
          <w:rtl/>
        </w:rPr>
        <w:t xml:space="preserve"> כי </w:t>
      </w:r>
      <w:r w:rsidR="00FA4E7B">
        <w:rPr>
          <w:rFonts w:hint="cs"/>
          <w:rtl/>
        </w:rPr>
        <w:t xml:space="preserve">ודאי </w:t>
      </w:r>
      <w:r w:rsidR="007F418C" w:rsidRPr="007F418C">
        <w:rPr>
          <w:rFonts w:cs="Times New Roman"/>
          <w:rtl/>
        </w:rPr>
        <w:t>בשעות</w:t>
      </w:r>
      <w:r w:rsidR="00BE6B98">
        <w:rPr>
          <w:rFonts w:cs="Times New Roman" w:hint="cs"/>
          <w:rtl/>
        </w:rPr>
        <w:t xml:space="preserve"> </w:t>
      </w:r>
      <w:r w:rsidR="007F418C" w:rsidRPr="007F418C">
        <w:rPr>
          <w:rFonts w:cs="Times New Roman"/>
          <w:rtl/>
        </w:rPr>
        <w:t xml:space="preserve">אופל אלו </w:t>
      </w:r>
      <w:r w:rsidR="00FA4E7B">
        <w:rPr>
          <w:rFonts w:hint="cs"/>
          <w:rtl/>
        </w:rPr>
        <w:t>הי</w:t>
      </w:r>
      <w:r w:rsidR="007F418C">
        <w:rPr>
          <w:rFonts w:hint="cs"/>
          <w:rtl/>
        </w:rPr>
        <w:t>ה</w:t>
      </w:r>
      <w:r w:rsidR="009B76AB">
        <w:rPr>
          <w:rFonts w:hint="cs"/>
          <w:rtl/>
        </w:rPr>
        <w:t xml:space="preserve"> הצורך </w:t>
      </w:r>
      <w:r w:rsidR="003B1EA9">
        <w:rPr>
          <w:rFonts w:hint="cs"/>
          <w:rtl/>
        </w:rPr>
        <w:t xml:space="preserve">בתפילה </w:t>
      </w:r>
      <w:r w:rsidR="00922977">
        <w:rPr>
          <w:rFonts w:hint="cs"/>
          <w:rtl/>
        </w:rPr>
        <w:t>דחוף</w:t>
      </w:r>
      <w:r w:rsidR="009B76AB">
        <w:rPr>
          <w:rFonts w:hint="cs"/>
          <w:rtl/>
        </w:rPr>
        <w:t xml:space="preserve"> </w:t>
      </w:r>
      <w:r w:rsidR="007F418C">
        <w:rPr>
          <w:rFonts w:hint="cs"/>
          <w:rtl/>
        </w:rPr>
        <w:t xml:space="preserve">ונחוץ </w:t>
      </w:r>
      <w:r w:rsidR="009B76AB">
        <w:rPr>
          <w:rFonts w:hint="cs"/>
          <w:rtl/>
        </w:rPr>
        <w:t>ביותר.</w:t>
      </w:r>
    </w:p>
    <w:p w14:paraId="7985838D" w14:textId="04D3C8BA" w:rsidR="00644EDC" w:rsidRDefault="00644EDC" w:rsidP="00250000">
      <w:pPr>
        <w:rPr>
          <w:rtl/>
        </w:rPr>
      </w:pPr>
      <w:r>
        <w:rPr>
          <w:rFonts w:hint="cs"/>
          <w:rtl/>
        </w:rPr>
        <w:t>[</w:t>
      </w:r>
      <w:r w:rsidRPr="009B76AB">
        <w:t>http://www.kirjasilta.net/ha-berit/Mat_ln.25.html</w:t>
      </w:r>
      <w:r>
        <w:rPr>
          <w:rFonts w:hint="cs"/>
          <w:rtl/>
        </w:rPr>
        <w:t xml:space="preserve">, </w:t>
      </w:r>
      <w:hyperlink r:id="rId103" w:history="1">
        <w:r w:rsidRPr="00B6768F">
          <w:rPr>
            <w:rStyle w:val="Hyperlink"/>
          </w:rPr>
          <w:t>http://en.wikipedia.org/wiki/Parable_of_the_Ten_Virgins</w:t>
        </w:r>
      </w:hyperlink>
      <w:r>
        <w:rPr>
          <w:rFonts w:hint="cs"/>
          <w:rtl/>
        </w:rPr>
        <w:t>]</w:t>
      </w:r>
    </w:p>
    <w:p w14:paraId="7E475819" w14:textId="1214ACE4" w:rsidR="00913295" w:rsidRDefault="00913295" w:rsidP="00250000">
      <w:pPr>
        <w:rPr>
          <w:rtl/>
        </w:rPr>
      </w:pPr>
      <w:r>
        <w:rPr>
          <w:rFonts w:hint="cs"/>
          <w:rtl/>
        </w:rPr>
        <w:t>"אתה נמצא פה לבדך?" אלכס שאל.</w:t>
      </w:r>
    </w:p>
    <w:p w14:paraId="120BB09E" w14:textId="2DEAD9B5" w:rsidR="00913295" w:rsidRDefault="00015F80" w:rsidP="000940AE">
      <w:pPr>
        <w:rPr>
          <w:rtl/>
        </w:rPr>
      </w:pPr>
      <w:r>
        <w:rPr>
          <w:rFonts w:hint="cs"/>
          <w:rtl/>
        </w:rPr>
        <w:t>"א</w:t>
      </w:r>
      <w:r w:rsidR="000940AE">
        <w:rPr>
          <w:rFonts w:hint="cs"/>
          <w:rtl/>
        </w:rPr>
        <w:t>יש</w:t>
      </w:r>
      <w:r>
        <w:rPr>
          <w:rFonts w:hint="cs"/>
          <w:rtl/>
        </w:rPr>
        <w:t xml:space="preserve"> </w:t>
      </w:r>
      <w:r w:rsidR="0090021D">
        <w:rPr>
          <w:rFonts w:hint="cs"/>
          <w:rtl/>
        </w:rPr>
        <w:t>אינו</w:t>
      </w:r>
      <w:r>
        <w:rPr>
          <w:rFonts w:hint="cs"/>
          <w:rtl/>
        </w:rPr>
        <w:t xml:space="preserve"> נמצא כאן</w:t>
      </w:r>
      <w:r w:rsidR="00913295">
        <w:rPr>
          <w:rFonts w:hint="cs"/>
          <w:rtl/>
        </w:rPr>
        <w:t xml:space="preserve"> לבדו," </w:t>
      </w:r>
      <w:r w:rsidR="007F418C">
        <w:rPr>
          <w:rFonts w:hint="cs"/>
          <w:rtl/>
        </w:rPr>
        <w:t xml:space="preserve">ענה </w:t>
      </w:r>
      <w:r w:rsidR="00913295">
        <w:rPr>
          <w:rFonts w:hint="cs"/>
          <w:rtl/>
        </w:rPr>
        <w:t>הנער</w:t>
      </w:r>
      <w:r w:rsidR="00F52B91">
        <w:rPr>
          <w:rFonts w:hint="cs"/>
          <w:rtl/>
        </w:rPr>
        <w:t xml:space="preserve"> ברוך</w:t>
      </w:r>
      <w:r w:rsidR="00913295">
        <w:rPr>
          <w:rFonts w:hint="cs"/>
          <w:rtl/>
        </w:rPr>
        <w:t>. "גם א</w:t>
      </w:r>
      <w:r w:rsidR="00C5582F">
        <w:rPr>
          <w:rFonts w:hint="cs"/>
          <w:rtl/>
        </w:rPr>
        <w:t>נחנו</w:t>
      </w:r>
      <w:r w:rsidR="00913295">
        <w:rPr>
          <w:rFonts w:hint="cs"/>
          <w:rtl/>
        </w:rPr>
        <w:t xml:space="preserve"> לא."</w:t>
      </w:r>
      <w:r w:rsidR="00173F30">
        <w:rPr>
          <w:rFonts w:hint="cs"/>
          <w:rtl/>
        </w:rPr>
        <w:t xml:space="preserve"> הוא השתמ</w:t>
      </w:r>
      <w:r w:rsidR="00F52B91">
        <w:rPr>
          <w:rFonts w:hint="cs"/>
          <w:rtl/>
        </w:rPr>
        <w:t xml:space="preserve">ש בפנייה הישירה, שאלכס מיעט להשתמש בה כי דיבר גרמנית בעיקר עם </w:t>
      </w:r>
      <w:r w:rsidR="007F418C" w:rsidRPr="007F418C">
        <w:rPr>
          <w:rFonts w:cs="Times New Roman"/>
          <w:rtl/>
        </w:rPr>
        <w:t>סבתו</w:t>
      </w:r>
      <w:r w:rsidR="00F52B91">
        <w:rPr>
          <w:rFonts w:hint="cs"/>
          <w:rtl/>
        </w:rPr>
        <w:t>. "</w:t>
      </w:r>
      <w:r w:rsidR="00C5582F">
        <w:rPr>
          <w:rFonts w:hint="cs"/>
          <w:rtl/>
        </w:rPr>
        <w:t>נ</w:t>
      </w:r>
      <w:r w:rsidR="00F52B91">
        <w:rPr>
          <w:rFonts w:hint="cs"/>
          <w:rtl/>
        </w:rPr>
        <w:t>תפלל ביחד?"</w:t>
      </w:r>
    </w:p>
    <w:p w14:paraId="658368D9" w14:textId="74D76F17" w:rsidR="00913295" w:rsidRDefault="00F52B91" w:rsidP="00B96491">
      <w:pPr>
        <w:rPr>
          <w:rtl/>
        </w:rPr>
      </w:pPr>
      <w:r>
        <w:rPr>
          <w:rFonts w:hint="cs"/>
          <w:rtl/>
        </w:rPr>
        <w:t>"</w:t>
      </w:r>
      <w:r w:rsidR="00C5582F">
        <w:rPr>
          <w:rFonts w:hint="cs"/>
          <w:rtl/>
        </w:rPr>
        <w:t>נ</w:t>
      </w:r>
      <w:r w:rsidR="008901BC">
        <w:rPr>
          <w:rFonts w:hint="cs"/>
          <w:rtl/>
        </w:rPr>
        <w:t xml:space="preserve">תפלל </w:t>
      </w:r>
      <w:r>
        <w:rPr>
          <w:rFonts w:hint="cs"/>
          <w:rtl/>
        </w:rPr>
        <w:t xml:space="preserve">למי?" </w:t>
      </w:r>
      <w:r w:rsidR="00172823">
        <w:rPr>
          <w:rFonts w:hint="cs"/>
          <w:rtl/>
        </w:rPr>
        <w:t>לו</w:t>
      </w:r>
      <w:r w:rsidR="00BE6B98">
        <w:rPr>
          <w:rFonts w:hint="cs"/>
          <w:rtl/>
        </w:rPr>
        <w:t>ּ</w:t>
      </w:r>
      <w:r w:rsidR="00172823">
        <w:rPr>
          <w:rFonts w:hint="cs"/>
          <w:rtl/>
        </w:rPr>
        <w:t xml:space="preserve"> </w:t>
      </w:r>
      <w:r w:rsidR="00B66DEC">
        <w:rPr>
          <w:rFonts w:hint="cs"/>
          <w:rtl/>
        </w:rPr>
        <w:t>הובטח לו שיביע מילים, צלילי נאקה</w:t>
      </w:r>
      <w:r w:rsidR="00B91F9F">
        <w:rPr>
          <w:rFonts w:hint="cs"/>
          <w:rtl/>
        </w:rPr>
        <w:t xml:space="preserve"> או</w:t>
      </w:r>
      <w:r w:rsidR="00B66DEC">
        <w:rPr>
          <w:rFonts w:hint="cs"/>
          <w:rtl/>
        </w:rPr>
        <w:t xml:space="preserve"> קולות תחנונים, </w:t>
      </w:r>
      <w:r w:rsidR="00B836FC">
        <w:rPr>
          <w:rFonts w:cs="Times New Roman" w:hint="cs"/>
          <w:rtl/>
        </w:rPr>
        <w:t>ו</w:t>
      </w:r>
      <w:r w:rsidR="00EE68A9">
        <w:rPr>
          <w:rFonts w:cs="Times New Roman"/>
          <w:rtl/>
        </w:rPr>
        <w:t>ציפור אחת, קטיפני</w:t>
      </w:r>
      <w:r w:rsidR="00B836FC">
        <w:rPr>
          <w:rFonts w:cs="Times New Roman" w:hint="cs"/>
          <w:rtl/>
        </w:rPr>
        <w:t>ת</w:t>
      </w:r>
      <w:r w:rsidR="00EE68A9">
        <w:rPr>
          <w:rFonts w:cs="Times New Roman"/>
          <w:rtl/>
        </w:rPr>
        <w:t xml:space="preserve"> שגופה הזעיר רוטש </w:t>
      </w:r>
      <w:r w:rsidR="00ED081F">
        <w:rPr>
          <w:rFonts w:cs="Times New Roman" w:hint="cs"/>
          <w:rtl/>
        </w:rPr>
        <w:t>ב</w:t>
      </w:r>
      <w:r w:rsidR="00EE68A9">
        <w:rPr>
          <w:rFonts w:cs="Times New Roman"/>
          <w:rtl/>
        </w:rPr>
        <w:t>נפט גולמי, נוצות</w:t>
      </w:r>
      <w:r w:rsidR="00B96491">
        <w:rPr>
          <w:rFonts w:cs="Times New Roman" w:hint="cs"/>
          <w:rtl/>
        </w:rPr>
        <w:t>יה</w:t>
      </w:r>
      <w:r w:rsidR="00EE68A9">
        <w:rPr>
          <w:rFonts w:cs="Times New Roman"/>
          <w:rtl/>
        </w:rPr>
        <w:t xml:space="preserve"> סתורות ועיניה פעורות לרווחה, </w:t>
      </w:r>
      <w:r w:rsidR="00ED081F" w:rsidRPr="00ED081F">
        <w:rPr>
          <w:rFonts w:cs="Times New Roman"/>
          <w:rtl/>
        </w:rPr>
        <w:t>שתגבר על אימת מי</w:t>
      </w:r>
      <w:r w:rsidR="00BE6B98">
        <w:rPr>
          <w:rFonts w:cs="Times New Roman" w:hint="cs"/>
          <w:rtl/>
        </w:rPr>
        <w:t xml:space="preserve"> </w:t>
      </w:r>
      <w:r w:rsidR="00ED081F" w:rsidRPr="00ED081F">
        <w:rPr>
          <w:rFonts w:cs="Times New Roman"/>
          <w:rtl/>
        </w:rPr>
        <w:t xml:space="preserve">השחור הממיתים... אבל כשהנפט </w:t>
      </w:r>
      <w:r w:rsidR="0090021D">
        <w:rPr>
          <w:rFonts w:cs="Times New Roman" w:hint="cs"/>
          <w:rtl/>
        </w:rPr>
        <w:t>ה</w:t>
      </w:r>
      <w:r w:rsidR="00ED081F" w:rsidRPr="00ED081F">
        <w:rPr>
          <w:rFonts w:cs="Times New Roman"/>
          <w:rtl/>
        </w:rPr>
        <w:t>שיק בכנפיה היא א</w:t>
      </w:r>
      <w:r w:rsidR="0090021D">
        <w:rPr>
          <w:rFonts w:cs="Times New Roman" w:hint="cs"/>
          <w:rtl/>
        </w:rPr>
        <w:t>י</w:t>
      </w:r>
      <w:r w:rsidR="00ED081F" w:rsidRPr="00ED081F">
        <w:rPr>
          <w:rFonts w:cs="Times New Roman"/>
          <w:rtl/>
        </w:rPr>
        <w:t>בד</w:t>
      </w:r>
      <w:r w:rsidR="0090021D">
        <w:rPr>
          <w:rFonts w:cs="Times New Roman" w:hint="cs"/>
          <w:rtl/>
        </w:rPr>
        <w:t>ה</w:t>
      </w:r>
      <w:r w:rsidR="00ED081F" w:rsidRPr="00ED081F">
        <w:rPr>
          <w:rFonts w:cs="Times New Roman"/>
          <w:rtl/>
        </w:rPr>
        <w:t xml:space="preserve"> את יכולת התעופה ומתה</w:t>
      </w:r>
      <w:r w:rsidR="006175DF">
        <w:rPr>
          <w:rFonts w:cs="Times New Roman" w:hint="cs"/>
          <w:rtl/>
        </w:rPr>
        <w:t>,</w:t>
      </w:r>
      <w:r w:rsidR="00ED081F" w:rsidRPr="00ED081F">
        <w:rPr>
          <w:rFonts w:cs="Times New Roman"/>
          <w:rtl/>
        </w:rPr>
        <w:t xml:space="preserve"> ואלכס את עצמו הציל – גם הוא תמורת איבוד, תמורת כניעה.</w:t>
      </w:r>
      <w:r w:rsidR="00282281">
        <w:rPr>
          <w:rFonts w:cs="Times New Roman"/>
          <w:rtl/>
        </w:rPr>
        <w:t xml:space="preserve"> </w:t>
      </w:r>
      <w:r w:rsidR="00ED081F" w:rsidRPr="00ED081F">
        <w:rPr>
          <w:rFonts w:cs="Times New Roman"/>
          <w:rtl/>
        </w:rPr>
        <w:t>דרך אחרת לא מצא.</w:t>
      </w:r>
    </w:p>
    <w:p w14:paraId="4B4DD7EA" w14:textId="15ADAFA2" w:rsidR="00695B35" w:rsidRDefault="00B31560" w:rsidP="00695B35">
      <w:pPr>
        <w:rPr>
          <w:rtl/>
        </w:rPr>
      </w:pPr>
      <w:r>
        <w:rPr>
          <w:rFonts w:cs="Times New Roman" w:hint="cs"/>
          <w:rtl/>
        </w:rPr>
        <w:t>[</w:t>
      </w:r>
      <w:r w:rsidR="00695B35">
        <w:rPr>
          <w:rFonts w:cs="Times New Roman"/>
          <w:rtl/>
        </w:rPr>
        <w:t>זה מהדהד את המים השחורים של ארקדי...</w:t>
      </w:r>
      <w:r>
        <w:rPr>
          <w:rFonts w:cs="Times New Roman" w:hint="cs"/>
          <w:rtl/>
        </w:rPr>
        <w:t>]</w:t>
      </w:r>
    </w:p>
    <w:p w14:paraId="7D5A49A9" w14:textId="6E7DC54E" w:rsidR="00913295" w:rsidRDefault="00913295" w:rsidP="00F66BE3">
      <w:pPr>
        <w:rPr>
          <w:rtl/>
        </w:rPr>
      </w:pPr>
      <w:r>
        <w:rPr>
          <w:rFonts w:hint="cs"/>
          <w:rtl/>
        </w:rPr>
        <w:t xml:space="preserve">"נרטבת בגשם," הנער </w:t>
      </w:r>
      <w:r w:rsidR="000940AE">
        <w:rPr>
          <w:rFonts w:hint="cs"/>
          <w:rtl/>
        </w:rPr>
        <w:t>אמר</w:t>
      </w:r>
      <w:r w:rsidR="00A83D14" w:rsidRPr="00A83D14">
        <w:rPr>
          <w:rFonts w:cs="Times New Roman"/>
          <w:rtl/>
        </w:rPr>
        <w:t>, אף כי לא ירד גשם מאז אחר</w:t>
      </w:r>
      <w:r w:rsidR="00BE6B98">
        <w:rPr>
          <w:rFonts w:cs="Times New Roman" w:hint="cs"/>
          <w:rtl/>
        </w:rPr>
        <w:t xml:space="preserve"> </w:t>
      </w:r>
      <w:r w:rsidR="00A83D14" w:rsidRPr="00A83D14">
        <w:rPr>
          <w:rFonts w:cs="Times New Roman"/>
          <w:rtl/>
        </w:rPr>
        <w:t>הצהריים</w:t>
      </w:r>
      <w:r w:rsidR="000940AE">
        <w:rPr>
          <w:rFonts w:hint="cs"/>
          <w:rtl/>
        </w:rPr>
        <w:t xml:space="preserve">. הוא </w:t>
      </w:r>
      <w:r>
        <w:rPr>
          <w:rFonts w:hint="cs"/>
          <w:rtl/>
        </w:rPr>
        <w:t>שלף את כף ידו מכפפ</w:t>
      </w:r>
      <w:r w:rsidR="00C000DE">
        <w:rPr>
          <w:rFonts w:hint="cs"/>
          <w:rtl/>
        </w:rPr>
        <w:t>תו</w:t>
      </w:r>
      <w:r>
        <w:rPr>
          <w:rFonts w:hint="cs"/>
          <w:rtl/>
        </w:rPr>
        <w:t xml:space="preserve"> ומחה בקצות אצבעותיו</w:t>
      </w:r>
      <w:r w:rsidR="008901BC">
        <w:rPr>
          <w:rFonts w:hint="cs"/>
          <w:rtl/>
        </w:rPr>
        <w:t>,</w:t>
      </w:r>
      <w:r w:rsidR="008901BC" w:rsidRPr="008901BC">
        <w:rPr>
          <w:rFonts w:hint="cs"/>
          <w:rtl/>
        </w:rPr>
        <w:t xml:space="preserve"> </w:t>
      </w:r>
      <w:r w:rsidR="008901BC">
        <w:rPr>
          <w:rFonts w:hint="cs"/>
          <w:rtl/>
        </w:rPr>
        <w:t>בלטיפה מהירה,</w:t>
      </w:r>
      <w:r>
        <w:rPr>
          <w:rFonts w:hint="cs"/>
          <w:rtl/>
        </w:rPr>
        <w:t xml:space="preserve"> </w:t>
      </w:r>
      <w:r w:rsidR="00A83D14" w:rsidRPr="00A83D14">
        <w:rPr>
          <w:rFonts w:cs="Times New Roman"/>
          <w:rtl/>
        </w:rPr>
        <w:t xml:space="preserve">איזו </w:t>
      </w:r>
      <w:r>
        <w:rPr>
          <w:rFonts w:hint="cs"/>
          <w:rtl/>
        </w:rPr>
        <w:t>טיפת מים</w:t>
      </w:r>
      <w:r w:rsidR="00A83D14" w:rsidRPr="00A83D14">
        <w:rPr>
          <w:rFonts w:cs="Times New Roman"/>
          <w:rtl/>
        </w:rPr>
        <w:t>, אולי מדומיינת,</w:t>
      </w:r>
      <w:r>
        <w:rPr>
          <w:rFonts w:hint="cs"/>
          <w:rtl/>
        </w:rPr>
        <w:t xml:space="preserve"> שנשרה מ</w:t>
      </w:r>
      <w:r w:rsidR="003B2198">
        <w:rPr>
          <w:rFonts w:hint="cs"/>
          <w:rtl/>
        </w:rPr>
        <w:t>שערו</w:t>
      </w:r>
      <w:r>
        <w:rPr>
          <w:rFonts w:hint="cs"/>
          <w:rtl/>
        </w:rPr>
        <w:t xml:space="preserve"> של אלכס </w:t>
      </w:r>
      <w:r w:rsidR="008901BC">
        <w:rPr>
          <w:rFonts w:hint="cs"/>
          <w:rtl/>
        </w:rPr>
        <w:t>ע</w:t>
      </w:r>
      <w:r w:rsidR="000C3BBD">
        <w:rPr>
          <w:rFonts w:hint="cs"/>
          <w:rtl/>
        </w:rPr>
        <w:t>ל</w:t>
      </w:r>
      <w:r>
        <w:rPr>
          <w:rFonts w:hint="cs"/>
          <w:rtl/>
        </w:rPr>
        <w:t>לחיו. "באת להדליק נר?"</w:t>
      </w:r>
    </w:p>
    <w:p w14:paraId="0BC8C9C4" w14:textId="1A2E619E" w:rsidR="00D43471" w:rsidRDefault="00D43471" w:rsidP="00250000">
      <w:pPr>
        <w:rPr>
          <w:rtl/>
        </w:rPr>
      </w:pPr>
      <w:r>
        <w:rPr>
          <w:rFonts w:hint="cs"/>
          <w:rtl/>
        </w:rPr>
        <w:t>"</w:t>
      </w:r>
      <w:r w:rsidR="00913295">
        <w:rPr>
          <w:rFonts w:hint="cs"/>
          <w:rtl/>
        </w:rPr>
        <w:t>לא, לא פה."</w:t>
      </w:r>
      <w:r w:rsidR="00AE373B" w:rsidRPr="00AE373B">
        <w:rPr>
          <w:rFonts w:cs="Times New Roman"/>
          <w:rtl/>
        </w:rPr>
        <w:t xml:space="preserve"> </w:t>
      </w:r>
      <w:r w:rsidR="00AE373B" w:rsidRPr="00083FDE">
        <w:rPr>
          <w:rFonts w:cs="Times New Roman"/>
          <w:rtl/>
        </w:rPr>
        <w:t xml:space="preserve">אלכס הצניע </w:t>
      </w:r>
      <w:r w:rsidR="00DB43D8" w:rsidRPr="00083FDE">
        <w:rPr>
          <w:rFonts w:cs="Times New Roman"/>
          <w:rtl/>
        </w:rPr>
        <w:t xml:space="preserve">בכיס מעילו </w:t>
      </w:r>
      <w:r w:rsidR="00AE373B" w:rsidRPr="00083FDE">
        <w:rPr>
          <w:rFonts w:cs="Times New Roman"/>
          <w:rtl/>
        </w:rPr>
        <w:t>את</w:t>
      </w:r>
      <w:r w:rsidR="008901BC">
        <w:rPr>
          <w:rFonts w:cs="Times New Roman" w:hint="cs"/>
          <w:rtl/>
        </w:rPr>
        <w:t xml:space="preserve"> כף</w:t>
      </w:r>
      <w:r w:rsidR="00AE373B" w:rsidRPr="00083FDE">
        <w:rPr>
          <w:rFonts w:cs="Times New Roman"/>
          <w:rtl/>
        </w:rPr>
        <w:t xml:space="preserve"> </w:t>
      </w:r>
      <w:r w:rsidR="00AE373B">
        <w:rPr>
          <w:rFonts w:cs="Times New Roman" w:hint="cs"/>
          <w:rtl/>
        </w:rPr>
        <w:t>ידו העטויה ב</w:t>
      </w:r>
      <w:r w:rsidR="00AE373B" w:rsidRPr="00083FDE">
        <w:rPr>
          <w:rFonts w:cs="Times New Roman"/>
          <w:rtl/>
        </w:rPr>
        <w:t>גרבו הרטוב</w:t>
      </w:r>
      <w:r w:rsidR="007F418C">
        <w:rPr>
          <w:rFonts w:cs="Times New Roman" w:hint="cs"/>
          <w:rtl/>
        </w:rPr>
        <w:t>.</w:t>
      </w:r>
      <w:r w:rsidR="00AE373B" w:rsidRPr="00083FDE">
        <w:rPr>
          <w:rFonts w:cs="Times New Roman"/>
          <w:rtl/>
        </w:rPr>
        <w:t xml:space="preserve"> </w:t>
      </w:r>
      <w:r w:rsidR="00AE373B">
        <w:rPr>
          <w:rFonts w:hint="cs"/>
          <w:rtl/>
        </w:rPr>
        <w:t>בידו ה</w:t>
      </w:r>
      <w:r w:rsidR="003A7E9C">
        <w:rPr>
          <w:rFonts w:hint="cs"/>
          <w:rtl/>
        </w:rPr>
        <w:t>שנייה</w:t>
      </w:r>
      <w:r w:rsidR="00AE373B">
        <w:rPr>
          <w:rFonts w:hint="cs"/>
          <w:rtl/>
        </w:rPr>
        <w:t xml:space="preserve"> הצמיד את </w:t>
      </w:r>
      <w:r w:rsidR="003B2198">
        <w:rPr>
          <w:rFonts w:hint="cs"/>
          <w:rtl/>
        </w:rPr>
        <w:t>שערו</w:t>
      </w:r>
      <w:r w:rsidR="00AE373B">
        <w:rPr>
          <w:rFonts w:hint="cs"/>
          <w:rtl/>
        </w:rPr>
        <w:t>, ארוך רק עד העורף,</w:t>
      </w:r>
      <w:r w:rsidR="00DB43D8">
        <w:rPr>
          <w:rFonts w:hint="cs"/>
          <w:rtl/>
        </w:rPr>
        <w:t xml:space="preserve"> אל</w:t>
      </w:r>
      <w:r w:rsidR="00AE373B">
        <w:rPr>
          <w:rFonts w:hint="cs"/>
          <w:rtl/>
        </w:rPr>
        <w:t xml:space="preserve"> מאחורי </w:t>
      </w:r>
      <w:r w:rsidR="005E3213">
        <w:rPr>
          <w:rFonts w:hint="cs"/>
          <w:rtl/>
        </w:rPr>
        <w:t>אוזנ</w:t>
      </w:r>
      <w:r w:rsidR="00AE373B">
        <w:rPr>
          <w:rFonts w:hint="cs"/>
          <w:rtl/>
        </w:rPr>
        <w:t>ו.</w:t>
      </w:r>
    </w:p>
    <w:p w14:paraId="30F110F0" w14:textId="0612EB78" w:rsidR="00913295" w:rsidRDefault="00913295" w:rsidP="00714330">
      <w:pPr>
        <w:rPr>
          <w:rtl/>
        </w:rPr>
      </w:pPr>
      <w:r>
        <w:rPr>
          <w:rFonts w:hint="cs"/>
          <w:rtl/>
        </w:rPr>
        <w:lastRenderedPageBreak/>
        <w:t>"</w:t>
      </w:r>
      <w:r w:rsidR="003B1EA9">
        <w:rPr>
          <w:rFonts w:hint="cs"/>
          <w:rtl/>
        </w:rPr>
        <w:t>אפשר</w:t>
      </w:r>
      <w:r>
        <w:rPr>
          <w:rFonts w:hint="cs"/>
          <w:rtl/>
        </w:rPr>
        <w:t xml:space="preserve"> להדליק נרות</w:t>
      </w:r>
      <w:r w:rsidR="003B1EA9">
        <w:rPr>
          <w:rFonts w:hint="cs"/>
          <w:rtl/>
        </w:rPr>
        <w:t xml:space="preserve"> גם בהמשך</w:t>
      </w:r>
      <w:r>
        <w:rPr>
          <w:rFonts w:hint="cs"/>
          <w:rtl/>
        </w:rPr>
        <w:t xml:space="preserve">, </w:t>
      </w:r>
      <w:r w:rsidR="00714330">
        <w:rPr>
          <w:rFonts w:hint="cs"/>
          <w:rtl/>
        </w:rPr>
        <w:t xml:space="preserve">ליד </w:t>
      </w:r>
      <w:r>
        <w:rPr>
          <w:rFonts w:hint="cs"/>
          <w:rtl/>
        </w:rPr>
        <w:t>גברתנו והחבצל</w:t>
      </w:r>
      <w:r w:rsidR="00F66BE3">
        <w:rPr>
          <w:rFonts w:hint="cs"/>
          <w:rtl/>
        </w:rPr>
        <w:t>ו</w:t>
      </w:r>
      <w:r w:rsidR="009B76AB">
        <w:rPr>
          <w:rFonts w:hint="cs"/>
          <w:rtl/>
        </w:rPr>
        <w:t>ת.</w:t>
      </w:r>
      <w:r>
        <w:rPr>
          <w:rFonts w:hint="cs"/>
          <w:rtl/>
        </w:rPr>
        <w:t>"</w:t>
      </w:r>
    </w:p>
    <w:p w14:paraId="2B238B86" w14:textId="476F679F" w:rsidR="00913295" w:rsidRDefault="00F66BE3" w:rsidP="00714330">
      <w:pPr>
        <w:rPr>
          <w:rtl/>
        </w:rPr>
      </w:pPr>
      <w:r>
        <w:rPr>
          <w:rFonts w:hint="cs"/>
          <w:rtl/>
        </w:rPr>
        <w:t>"</w:t>
      </w:r>
      <w:r w:rsidR="00922977">
        <w:rPr>
          <w:rFonts w:hint="cs"/>
          <w:rtl/>
        </w:rPr>
        <w:t>שם בהמשך</w:t>
      </w:r>
      <w:r>
        <w:rPr>
          <w:rFonts w:hint="cs"/>
          <w:rtl/>
        </w:rPr>
        <w:t>?</w:t>
      </w:r>
      <w:r w:rsidR="00913295">
        <w:rPr>
          <w:rFonts w:hint="cs"/>
          <w:rtl/>
        </w:rPr>
        <w:t>"</w:t>
      </w:r>
      <w:r w:rsidR="004827EA">
        <w:rPr>
          <w:rFonts w:hint="cs"/>
          <w:rtl/>
        </w:rPr>
        <w:t xml:space="preserve"> </w:t>
      </w:r>
    </w:p>
    <w:p w14:paraId="0DAC6056" w14:textId="6B049231" w:rsidR="00913295" w:rsidRDefault="00922977" w:rsidP="00714330">
      <w:pPr>
        <w:rPr>
          <w:rtl/>
        </w:rPr>
      </w:pPr>
      <w:r>
        <w:rPr>
          <w:rFonts w:hint="cs"/>
          <w:rtl/>
        </w:rPr>
        <w:t>"אני יכול להראות לך, אם אינך</w:t>
      </w:r>
      <w:r w:rsidR="009B76AB">
        <w:rPr>
          <w:rFonts w:hint="cs"/>
          <w:rtl/>
        </w:rPr>
        <w:t xml:space="preserve"> מכיר</w:t>
      </w:r>
      <w:r w:rsidR="00714330">
        <w:rPr>
          <w:rFonts w:hint="cs"/>
          <w:rtl/>
        </w:rPr>
        <w:t>ה</w:t>
      </w:r>
      <w:r w:rsidR="00913295">
        <w:rPr>
          <w:rFonts w:hint="cs"/>
          <w:rtl/>
        </w:rPr>
        <w:t>.</w:t>
      </w:r>
      <w:r w:rsidR="009B76AB">
        <w:rPr>
          <w:rFonts w:hint="cs"/>
          <w:rtl/>
        </w:rPr>
        <w:t xml:space="preserve"> </w:t>
      </w:r>
      <w:r w:rsidR="00715DF5">
        <w:rPr>
          <w:rFonts w:hint="cs"/>
          <w:rtl/>
        </w:rPr>
        <w:t xml:space="preserve">האם </w:t>
      </w:r>
      <w:r>
        <w:rPr>
          <w:rFonts w:hint="cs"/>
          <w:rtl/>
        </w:rPr>
        <w:t>אינך</w:t>
      </w:r>
      <w:r w:rsidR="009B76AB">
        <w:rPr>
          <w:rFonts w:hint="cs"/>
          <w:rtl/>
        </w:rPr>
        <w:t xml:space="preserve"> </w:t>
      </w:r>
      <w:r>
        <w:rPr>
          <w:rFonts w:hint="cs"/>
          <w:rtl/>
        </w:rPr>
        <w:t>בת</w:t>
      </w:r>
      <w:r w:rsidR="00B91F9F">
        <w:rPr>
          <w:rFonts w:hint="cs"/>
          <w:rtl/>
        </w:rPr>
        <w:t>-</w:t>
      </w:r>
      <w:r w:rsidR="00913295">
        <w:rPr>
          <w:rFonts w:hint="cs"/>
          <w:rtl/>
        </w:rPr>
        <w:t xml:space="preserve">פרייבורג?" </w:t>
      </w:r>
      <w:r w:rsidR="004C1EA1">
        <w:rPr>
          <w:rFonts w:hint="cs"/>
          <w:rtl/>
        </w:rPr>
        <w:t>הנער שאל</w:t>
      </w:r>
      <w:r w:rsidR="003B1EA9">
        <w:rPr>
          <w:rFonts w:hint="cs"/>
          <w:rtl/>
        </w:rPr>
        <w:t>.</w:t>
      </w:r>
      <w:r w:rsidR="004C1EA1">
        <w:rPr>
          <w:rFonts w:hint="cs"/>
          <w:rtl/>
        </w:rPr>
        <w:t xml:space="preserve"> </w:t>
      </w:r>
      <w:r w:rsidR="00B91F9F">
        <w:rPr>
          <w:rFonts w:hint="cs"/>
          <w:rtl/>
        </w:rPr>
        <w:t>"</w:t>
      </w:r>
      <w:r w:rsidR="004C1EA1">
        <w:rPr>
          <w:rFonts w:hint="cs"/>
          <w:rtl/>
        </w:rPr>
        <w:t>האם א</w:t>
      </w:r>
      <w:r w:rsidR="00715DF5">
        <w:rPr>
          <w:rFonts w:hint="cs"/>
          <w:rtl/>
        </w:rPr>
        <w:t>ינך</w:t>
      </w:r>
      <w:r w:rsidR="00714330">
        <w:rPr>
          <w:rFonts w:hint="cs"/>
          <w:rtl/>
        </w:rPr>
        <w:t xml:space="preserve"> פרייבורגרין?</w:t>
      </w:r>
      <w:r w:rsidR="00B91F9F">
        <w:rPr>
          <w:rFonts w:hint="cs"/>
          <w:rtl/>
        </w:rPr>
        <w:t>"</w:t>
      </w:r>
      <w:r w:rsidR="00714330">
        <w:rPr>
          <w:rFonts w:hint="cs"/>
          <w:rtl/>
        </w:rPr>
        <w:t xml:space="preserve"> </w:t>
      </w:r>
      <w:r w:rsidR="004C1EA1">
        <w:rPr>
          <w:rFonts w:hint="cs"/>
          <w:rtl/>
        </w:rPr>
        <w:t>לחישתו הדהדה בין הקשתות הרמות.</w:t>
      </w:r>
    </w:p>
    <w:p w14:paraId="28F86FC0" w14:textId="372CBB81" w:rsidR="004C1EA1" w:rsidRDefault="004C1EA1" w:rsidP="00714330">
      <w:pPr>
        <w:rPr>
          <w:rtl/>
        </w:rPr>
      </w:pPr>
      <w:r>
        <w:rPr>
          <w:rFonts w:hint="cs"/>
          <w:rtl/>
        </w:rPr>
        <w:t>"</w:t>
      </w:r>
      <w:r w:rsidR="00DA6193">
        <w:rPr>
          <w:rFonts w:hint="cs"/>
          <w:rtl/>
        </w:rPr>
        <w:t>לא,</w:t>
      </w:r>
      <w:r>
        <w:rPr>
          <w:rFonts w:hint="cs"/>
          <w:rtl/>
        </w:rPr>
        <w:t xml:space="preserve">" אלכס </w:t>
      </w:r>
      <w:r w:rsidR="00282C80">
        <w:rPr>
          <w:rFonts w:hint="cs"/>
          <w:rtl/>
        </w:rPr>
        <w:t>ענה</w:t>
      </w:r>
      <w:r w:rsidR="00DA6193">
        <w:rPr>
          <w:rFonts w:hint="cs"/>
          <w:rtl/>
        </w:rPr>
        <w:t xml:space="preserve">, </w:t>
      </w:r>
      <w:r w:rsidR="00282C80">
        <w:rPr>
          <w:rFonts w:hint="cs"/>
          <w:rtl/>
        </w:rPr>
        <w:t xml:space="preserve">נבוך או </w:t>
      </w:r>
      <w:r w:rsidR="00DA6193">
        <w:rPr>
          <w:rFonts w:hint="cs"/>
          <w:rtl/>
        </w:rPr>
        <w:t>משועשע</w:t>
      </w:r>
      <w:r w:rsidR="00282C80">
        <w:rPr>
          <w:rFonts w:hint="cs"/>
          <w:rtl/>
        </w:rPr>
        <w:t xml:space="preserve"> </w:t>
      </w:r>
      <w:r w:rsidR="008901BC">
        <w:rPr>
          <w:rFonts w:hint="cs"/>
          <w:rtl/>
        </w:rPr>
        <w:t>[</w:t>
      </w:r>
      <w:r w:rsidR="00282C80">
        <w:rPr>
          <w:rFonts w:hint="cs"/>
          <w:rtl/>
        </w:rPr>
        <w:t xml:space="preserve">(הוא </w:t>
      </w:r>
      <w:r w:rsidR="00D275B1">
        <w:rPr>
          <w:rFonts w:hint="cs"/>
          <w:rtl/>
        </w:rPr>
        <w:t>השתדל</w:t>
      </w:r>
      <w:r w:rsidR="00282C80">
        <w:rPr>
          <w:rFonts w:hint="cs"/>
          <w:rtl/>
        </w:rPr>
        <w:t xml:space="preserve"> </w:t>
      </w:r>
      <w:r w:rsidR="002C296D">
        <w:rPr>
          <w:rFonts w:hint="cs"/>
          <w:rtl/>
        </w:rPr>
        <w:t xml:space="preserve">להיות כמה </w:t>
      </w:r>
      <w:r w:rsidR="00D275B1">
        <w:rPr>
          <w:rFonts w:hint="cs"/>
          <w:rtl/>
        </w:rPr>
        <w:t>ש</w:t>
      </w:r>
      <w:r w:rsidR="00282C80">
        <w:rPr>
          <w:rFonts w:hint="cs"/>
          <w:rtl/>
        </w:rPr>
        <w:t>יותר מהאחרון)</w:t>
      </w:r>
      <w:r w:rsidR="008901BC">
        <w:rPr>
          <w:rFonts w:hint="cs"/>
          <w:rtl/>
        </w:rPr>
        <w:t>]</w:t>
      </w:r>
      <w:r w:rsidR="004533D0">
        <w:rPr>
          <w:rFonts w:hint="cs"/>
          <w:rtl/>
        </w:rPr>
        <w:t>, בקול ש</w:t>
      </w:r>
      <w:r w:rsidR="00D275B1">
        <w:rPr>
          <w:rFonts w:hint="cs"/>
          <w:rtl/>
        </w:rPr>
        <w:t>טרם</w:t>
      </w:r>
      <w:r w:rsidR="004533D0">
        <w:rPr>
          <w:rFonts w:hint="cs"/>
          <w:rtl/>
        </w:rPr>
        <w:t xml:space="preserve"> התחלף.</w:t>
      </w:r>
      <w:r>
        <w:rPr>
          <w:rFonts w:hint="cs"/>
          <w:rtl/>
        </w:rPr>
        <w:t xml:space="preserve"> </w:t>
      </w:r>
      <w:r w:rsidR="00987C15">
        <w:rPr>
          <w:rFonts w:hint="cs"/>
          <w:rtl/>
        </w:rPr>
        <w:t>[</w:t>
      </w:r>
      <w:r w:rsidR="00F03E0D">
        <w:rPr>
          <w:rFonts w:hint="cs"/>
          <w:rtl/>
        </w:rPr>
        <w:t xml:space="preserve">הוא תרגם לעצמו באופן שונה לגמרי את כל מה שהנער אמר לו. כלומר </w:t>
      </w:r>
      <w:r w:rsidR="00F03E0D">
        <w:rPr>
          <w:rtl/>
        </w:rPr>
        <w:t>–</w:t>
      </w:r>
      <w:r w:rsidR="00F03E0D">
        <w:rPr>
          <w:rFonts w:hint="cs"/>
          <w:rtl/>
        </w:rPr>
        <w:t xml:space="preserve"> התרגום כאן יהיה שונה, לעצמו בראשו הוא תרגם רק את נימת הדברים.</w:t>
      </w:r>
      <w:r w:rsidR="00987C15">
        <w:rPr>
          <w:rFonts w:hint="cs"/>
          <w:rtl/>
        </w:rPr>
        <w:t>]</w:t>
      </w:r>
      <w:r w:rsidR="00083FDE">
        <w:rPr>
          <w:rFonts w:hint="cs"/>
          <w:rtl/>
        </w:rPr>
        <w:t xml:space="preserve"> "אינני פרייבורגר."</w:t>
      </w:r>
    </w:p>
    <w:p w14:paraId="3E7094BE" w14:textId="0CE5AA9E" w:rsidR="007F418C" w:rsidRDefault="007F418C" w:rsidP="00714330">
      <w:pPr>
        <w:rPr>
          <w:rFonts w:cs="Times New Roman"/>
          <w:rtl/>
        </w:rPr>
      </w:pPr>
      <w:r w:rsidRPr="007F418C">
        <w:rPr>
          <w:rFonts w:cs="Times New Roman"/>
          <w:rtl/>
        </w:rPr>
        <w:t>פעמוני הקתדרלה החלו מצלצלים, ו</w:t>
      </w:r>
      <w:r w:rsidR="00A83D14">
        <w:rPr>
          <w:rFonts w:cs="Times New Roman" w:hint="cs"/>
          <w:rtl/>
        </w:rPr>
        <w:t>ב</w:t>
      </w:r>
      <w:r w:rsidRPr="007F418C">
        <w:rPr>
          <w:rFonts w:cs="Times New Roman"/>
          <w:rtl/>
        </w:rPr>
        <w:t xml:space="preserve">כל צלצול הלך </w:t>
      </w:r>
      <w:r w:rsidR="00F03E0D">
        <w:rPr>
          <w:rFonts w:hint="cs"/>
          <w:rtl/>
        </w:rPr>
        <w:t xml:space="preserve">החיוך </w:t>
      </w:r>
      <w:r>
        <w:rPr>
          <w:rFonts w:hint="cs"/>
          <w:rtl/>
        </w:rPr>
        <w:t>ו</w:t>
      </w:r>
      <w:r w:rsidR="00F03E0D">
        <w:rPr>
          <w:rFonts w:hint="cs"/>
          <w:rtl/>
        </w:rPr>
        <w:t>נ</w:t>
      </w:r>
      <w:r w:rsidR="000753EA">
        <w:rPr>
          <w:rFonts w:hint="cs"/>
          <w:rtl/>
        </w:rPr>
        <w:t>מחה</w:t>
      </w:r>
      <w:r w:rsidR="00987C15">
        <w:rPr>
          <w:rFonts w:hint="cs"/>
          <w:rtl/>
        </w:rPr>
        <w:t xml:space="preserve"> מפני הנער</w:t>
      </w:r>
      <w:r w:rsidR="00F03E0D">
        <w:rPr>
          <w:rFonts w:hint="cs"/>
          <w:rtl/>
        </w:rPr>
        <w:t xml:space="preserve">, </w:t>
      </w:r>
      <w:r w:rsidRPr="007F418C">
        <w:rPr>
          <w:rFonts w:cs="Times New Roman"/>
          <w:rtl/>
        </w:rPr>
        <w:t xml:space="preserve">צלצול אחד, שני – השעה </w:t>
      </w:r>
      <w:r w:rsidR="001C5A04">
        <w:rPr>
          <w:rFonts w:cs="Times New Roman"/>
          <w:rtl/>
        </w:rPr>
        <w:t>הייתה</w:t>
      </w:r>
      <w:r w:rsidRPr="007F418C">
        <w:rPr>
          <w:rFonts w:cs="Times New Roman"/>
          <w:rtl/>
        </w:rPr>
        <w:t xml:space="preserve"> עשר וחצי בלילה. </w:t>
      </w:r>
    </w:p>
    <w:p w14:paraId="5DE3EE8B" w14:textId="5DA2B38D" w:rsidR="00F03E0D" w:rsidRDefault="002C296D" w:rsidP="00714330">
      <w:pPr>
        <w:rPr>
          <w:rtl/>
        </w:rPr>
      </w:pPr>
      <w:r>
        <w:rPr>
          <w:rFonts w:hint="cs"/>
          <w:rtl/>
        </w:rPr>
        <w:t>ה</w:t>
      </w:r>
      <w:r w:rsidR="007F418C">
        <w:rPr>
          <w:rFonts w:hint="cs"/>
          <w:rtl/>
        </w:rPr>
        <w:t>נער</w:t>
      </w:r>
      <w:r>
        <w:rPr>
          <w:rFonts w:hint="cs"/>
          <w:rtl/>
        </w:rPr>
        <w:t xml:space="preserve"> נרתע </w:t>
      </w:r>
      <w:r w:rsidR="008901BC">
        <w:rPr>
          <w:rFonts w:hint="cs"/>
          <w:rtl/>
        </w:rPr>
        <w:t>ל</w:t>
      </w:r>
      <w:r w:rsidR="00DB43D8">
        <w:rPr>
          <w:rFonts w:hint="cs"/>
          <w:rtl/>
        </w:rPr>
        <w:t xml:space="preserve">אחור </w:t>
      </w:r>
      <w:r w:rsidR="00A83D14">
        <w:rPr>
          <w:rFonts w:hint="cs"/>
          <w:rtl/>
        </w:rPr>
        <w:t>ונתקל</w:t>
      </w:r>
      <w:r w:rsidR="00714330">
        <w:rPr>
          <w:rFonts w:hint="cs"/>
          <w:rtl/>
        </w:rPr>
        <w:t xml:space="preserve"> </w:t>
      </w:r>
      <w:r w:rsidR="00A83D14">
        <w:rPr>
          <w:rFonts w:hint="cs"/>
          <w:rtl/>
        </w:rPr>
        <w:t>ה</w:t>
      </w:r>
      <w:r>
        <w:rPr>
          <w:rFonts w:hint="cs"/>
          <w:rtl/>
        </w:rPr>
        <w:t>מתקן הנרות</w:t>
      </w:r>
      <w:r w:rsidR="00A83D14">
        <w:rPr>
          <w:rFonts w:hint="cs"/>
          <w:rtl/>
        </w:rPr>
        <w:t>.</w:t>
      </w:r>
      <w:r>
        <w:rPr>
          <w:rFonts w:hint="cs"/>
          <w:rtl/>
        </w:rPr>
        <w:t xml:space="preserve"> </w:t>
      </w:r>
      <w:r w:rsidR="00F03E0D">
        <w:rPr>
          <w:rFonts w:hint="cs"/>
          <w:rtl/>
        </w:rPr>
        <w:t xml:space="preserve">קמט עמוק </w:t>
      </w:r>
      <w:r w:rsidR="00F4585C">
        <w:rPr>
          <w:rFonts w:hint="cs"/>
          <w:rtl/>
        </w:rPr>
        <w:t>[ומורגל? טבעי?</w:t>
      </w:r>
      <w:r>
        <w:rPr>
          <w:rFonts w:hint="cs"/>
          <w:rtl/>
        </w:rPr>
        <w:t xml:space="preserve"> שגור?</w:t>
      </w:r>
      <w:r w:rsidR="00F4585C">
        <w:rPr>
          <w:rFonts w:hint="cs"/>
          <w:rtl/>
        </w:rPr>
        <w:t xml:space="preserve">] </w:t>
      </w:r>
      <w:r w:rsidR="00F03E0D">
        <w:rPr>
          <w:rFonts w:hint="cs"/>
          <w:rtl/>
        </w:rPr>
        <w:t xml:space="preserve">חזר </w:t>
      </w:r>
      <w:r>
        <w:rPr>
          <w:rFonts w:hint="cs"/>
          <w:rtl/>
        </w:rPr>
        <w:t>ו</w:t>
      </w:r>
      <w:r w:rsidR="00F03E0D">
        <w:rPr>
          <w:rFonts w:hint="cs"/>
          <w:rtl/>
        </w:rPr>
        <w:t>תפס את מקומו בין גב</w:t>
      </w:r>
      <w:r w:rsidR="00987C15">
        <w:rPr>
          <w:rFonts w:hint="cs"/>
          <w:rtl/>
        </w:rPr>
        <w:t>ותיו</w:t>
      </w:r>
      <w:r w:rsidR="00F03E0D">
        <w:rPr>
          <w:rFonts w:hint="cs"/>
          <w:rtl/>
        </w:rPr>
        <w:t xml:space="preserve">. </w:t>
      </w:r>
      <w:r w:rsidR="007F418C">
        <w:rPr>
          <w:rFonts w:hint="cs"/>
          <w:rtl/>
        </w:rPr>
        <w:t>[</w:t>
      </w:r>
      <w:r>
        <w:rPr>
          <w:rFonts w:hint="cs"/>
          <w:rtl/>
        </w:rPr>
        <w:t>כשעמד כך, בין נרות-הפולחן לבין אלכס, נקל היה להבחין ב</w:t>
      </w:r>
      <w:r w:rsidR="00F03E0D">
        <w:rPr>
          <w:rFonts w:hint="cs"/>
          <w:rtl/>
        </w:rPr>
        <w:t>זו</w:t>
      </w:r>
      <w:r w:rsidR="008901F1">
        <w:rPr>
          <w:rFonts w:hint="cs"/>
          <w:rtl/>
        </w:rPr>
        <w:t>ית המ</w:t>
      </w:r>
      <w:r w:rsidR="00AE373B">
        <w:rPr>
          <w:rFonts w:hint="cs"/>
          <w:rtl/>
        </w:rPr>
        <w:t>ושחז</w:t>
      </w:r>
      <w:r w:rsidR="008901F1">
        <w:rPr>
          <w:rFonts w:hint="cs"/>
          <w:rtl/>
        </w:rPr>
        <w:t>ת</w:t>
      </w:r>
      <w:r w:rsidR="006B6AAA">
        <w:rPr>
          <w:rFonts w:hint="cs"/>
          <w:rtl/>
        </w:rPr>
        <w:t xml:space="preserve"> </w:t>
      </w:r>
      <w:r w:rsidR="008901F1">
        <w:rPr>
          <w:rFonts w:hint="cs"/>
          <w:rtl/>
        </w:rPr>
        <w:t xml:space="preserve">מושחזת / מחודדת / </w:t>
      </w:r>
      <w:r w:rsidR="00F03E0D">
        <w:rPr>
          <w:rFonts w:hint="cs"/>
          <w:rtl/>
        </w:rPr>
        <w:t xml:space="preserve">מלוטשת / מהוקצעת / מסותתת </w:t>
      </w:r>
      <w:r w:rsidR="008901BC">
        <w:rPr>
          <w:rFonts w:hint="cs"/>
          <w:rtl/>
        </w:rPr>
        <w:t>ש</w:t>
      </w:r>
      <w:r w:rsidR="00F03E0D">
        <w:rPr>
          <w:rFonts w:hint="cs"/>
          <w:rtl/>
        </w:rPr>
        <w:t xml:space="preserve">בין מצחו </w:t>
      </w:r>
      <w:r>
        <w:rPr>
          <w:rFonts w:hint="cs"/>
          <w:rtl/>
        </w:rPr>
        <w:t xml:space="preserve">של אלכס </w:t>
      </w:r>
      <w:r w:rsidR="00F03E0D">
        <w:rPr>
          <w:rFonts w:hint="cs"/>
          <w:rtl/>
        </w:rPr>
        <w:t>לאפו.</w:t>
      </w:r>
    </w:p>
    <w:p w14:paraId="0C432384" w14:textId="30063D9B" w:rsidR="009800B3" w:rsidRDefault="009800B3" w:rsidP="00F03E0D">
      <w:pPr>
        <w:rPr>
          <w:rtl/>
        </w:rPr>
      </w:pPr>
      <w:r>
        <w:rPr>
          <w:rFonts w:hint="cs"/>
          <w:rtl/>
        </w:rPr>
        <w:t>אלכס נרתע אל מחוץ למעגל האור.</w:t>
      </w:r>
    </w:p>
    <w:p w14:paraId="06B62A57" w14:textId="5B90CC8C" w:rsidR="000B1C0E" w:rsidRDefault="009800B3" w:rsidP="007F418C">
      <w:pPr>
        <w:rPr>
          <w:rtl/>
        </w:rPr>
      </w:pPr>
      <w:r>
        <w:rPr>
          <w:rFonts w:hint="cs"/>
          <w:rtl/>
        </w:rPr>
        <w:t>"גם אתה לא," אלכס אמר בקול רך יותר.</w:t>
      </w:r>
      <w:r w:rsidR="001037E1">
        <w:rPr>
          <w:rFonts w:hint="cs"/>
          <w:rtl/>
        </w:rPr>
        <w:t xml:space="preserve"> הוא שמט את נעלו וניסה לקרוב שוב, אבל הנער לא השגיח בו יותר.</w:t>
      </w:r>
      <w:r w:rsidR="00987C15">
        <w:rPr>
          <w:rFonts w:hint="cs"/>
          <w:rtl/>
        </w:rPr>
        <w:t>]</w:t>
      </w:r>
      <w:r w:rsidR="001037E1">
        <w:rPr>
          <w:rFonts w:hint="cs"/>
          <w:rtl/>
        </w:rPr>
        <w:t xml:space="preserve"> </w:t>
      </w:r>
      <w:r w:rsidR="00083FDE">
        <w:rPr>
          <w:rFonts w:hint="cs"/>
          <w:rtl/>
        </w:rPr>
        <w:t>מבטו שוטט</w:t>
      </w:r>
      <w:r w:rsidR="00987C15">
        <w:rPr>
          <w:rFonts w:hint="cs"/>
          <w:rtl/>
        </w:rPr>
        <w:t xml:space="preserve"> </w:t>
      </w:r>
      <w:r w:rsidR="0040388D">
        <w:rPr>
          <w:rFonts w:hint="cs"/>
          <w:rtl/>
        </w:rPr>
        <w:t xml:space="preserve">אבוד </w:t>
      </w:r>
      <w:r w:rsidR="00987C15">
        <w:rPr>
          <w:rFonts w:hint="cs"/>
          <w:rtl/>
        </w:rPr>
        <w:t>ב</w:t>
      </w:r>
      <w:r w:rsidR="00D921C9">
        <w:rPr>
          <w:rFonts w:hint="cs"/>
          <w:rtl/>
        </w:rPr>
        <w:t xml:space="preserve">קתדרלה של גברתנו </w:t>
      </w:r>
      <w:r w:rsidR="005E3A86">
        <w:rPr>
          <w:rFonts w:hint="cs"/>
          <w:rtl/>
        </w:rPr>
        <w:t>האהובה</w:t>
      </w:r>
      <w:r w:rsidR="006175DF">
        <w:rPr>
          <w:rFonts w:hint="cs"/>
          <w:rtl/>
        </w:rPr>
        <w:t>,</w:t>
      </w:r>
      <w:r w:rsidR="005E3A86">
        <w:rPr>
          <w:rFonts w:hint="cs"/>
          <w:rtl/>
        </w:rPr>
        <w:t xml:space="preserve"> </w:t>
      </w:r>
      <w:r w:rsidR="00987C15">
        <w:rPr>
          <w:rFonts w:hint="cs"/>
          <w:rtl/>
        </w:rPr>
        <w:t>ש</w:t>
      </w:r>
      <w:r w:rsidR="00ED081F">
        <w:rPr>
          <w:rFonts w:hint="cs"/>
          <w:rtl/>
        </w:rPr>
        <w:t>ם</w:t>
      </w:r>
      <w:r w:rsidR="00DC0B1F">
        <w:rPr>
          <w:rFonts w:hint="cs"/>
          <w:rtl/>
        </w:rPr>
        <w:t xml:space="preserve"> הוכח</w:t>
      </w:r>
      <w:r w:rsidR="00F4585C">
        <w:rPr>
          <w:rFonts w:hint="cs"/>
          <w:rtl/>
        </w:rPr>
        <w:t xml:space="preserve"> לו</w:t>
      </w:r>
      <w:r w:rsidR="00DC0B1F">
        <w:rPr>
          <w:rFonts w:hint="cs"/>
          <w:rtl/>
        </w:rPr>
        <w:t xml:space="preserve"> ש</w:t>
      </w:r>
      <w:r w:rsidR="007F418C">
        <w:rPr>
          <w:rFonts w:hint="cs"/>
          <w:rtl/>
        </w:rPr>
        <w:t xml:space="preserve">לעד </w:t>
      </w:r>
      <w:r w:rsidR="00ED081F">
        <w:rPr>
          <w:rFonts w:hint="cs"/>
          <w:rtl/>
        </w:rPr>
        <w:t>י</w:t>
      </w:r>
      <w:r w:rsidR="00F4585C">
        <w:rPr>
          <w:rFonts w:hint="cs"/>
          <w:rtl/>
        </w:rPr>
        <w:t>הי</w:t>
      </w:r>
      <w:r w:rsidR="00ED081F">
        <w:rPr>
          <w:rFonts w:hint="cs"/>
          <w:rtl/>
        </w:rPr>
        <w:t>ה</w:t>
      </w:r>
      <w:r w:rsidR="00DC0B1F">
        <w:rPr>
          <w:rFonts w:hint="cs"/>
          <w:rtl/>
        </w:rPr>
        <w:t xml:space="preserve"> מעבד</w:t>
      </w:r>
      <w:r w:rsidR="00F4585C">
        <w:rPr>
          <w:rFonts w:hint="cs"/>
          <w:rtl/>
        </w:rPr>
        <w:t>י</w:t>
      </w:r>
      <w:r w:rsidR="006175DF">
        <w:rPr>
          <w:rFonts w:hint="cs"/>
          <w:rtl/>
        </w:rPr>
        <w:t xml:space="preserve"> </w:t>
      </w:r>
      <w:r w:rsidR="00DC0B1F">
        <w:rPr>
          <w:rFonts w:hint="cs"/>
          <w:rtl/>
        </w:rPr>
        <w:t>הבלי</w:t>
      </w:r>
      <w:r w:rsidR="006175DF">
        <w:rPr>
          <w:rFonts w:hint="cs"/>
          <w:rtl/>
        </w:rPr>
        <w:t>י</w:t>
      </w:r>
      <w:r w:rsidR="00DC0B1F">
        <w:rPr>
          <w:rFonts w:hint="cs"/>
          <w:rtl/>
        </w:rPr>
        <w:t xml:space="preserve">על, </w:t>
      </w:r>
      <w:r w:rsidR="002C296D">
        <w:rPr>
          <w:rFonts w:hint="cs"/>
          <w:rtl/>
        </w:rPr>
        <w:t>ש</w:t>
      </w:r>
      <w:r w:rsidR="00D921C9">
        <w:rPr>
          <w:rFonts w:hint="cs"/>
          <w:rtl/>
        </w:rPr>
        <w:t>לעולם [</w:t>
      </w:r>
      <w:r w:rsidR="00D921C9">
        <w:t>denied</w:t>
      </w:r>
      <w:r w:rsidR="00D921C9">
        <w:rPr>
          <w:rFonts w:hint="cs"/>
          <w:rtl/>
        </w:rPr>
        <w:t xml:space="preserve">] </w:t>
      </w:r>
      <w:r w:rsidR="000B1C0E">
        <w:rPr>
          <w:rFonts w:hint="cs"/>
          <w:rtl/>
        </w:rPr>
        <w:t>לא ייענו תחינותיו</w:t>
      </w:r>
      <w:r w:rsidR="007F418C" w:rsidRPr="007F418C">
        <w:rPr>
          <w:rtl/>
        </w:rPr>
        <w:t xml:space="preserve"> </w:t>
      </w:r>
      <w:r w:rsidR="007F418C" w:rsidRPr="007F418C">
        <w:rPr>
          <w:rFonts w:cs="Times New Roman"/>
          <w:rtl/>
        </w:rPr>
        <w:t>–</w:t>
      </w:r>
      <w:r w:rsidR="004533D0">
        <w:rPr>
          <w:rFonts w:hint="cs"/>
          <w:rtl/>
        </w:rPr>
        <w:t xml:space="preserve"> </w:t>
      </w:r>
      <w:r w:rsidR="00D03D45">
        <w:rPr>
          <w:rFonts w:hint="cs"/>
          <w:rtl/>
        </w:rPr>
        <w:t>הוא</w:t>
      </w:r>
      <w:r w:rsidR="004533D0">
        <w:rPr>
          <w:rFonts w:hint="cs"/>
          <w:rtl/>
        </w:rPr>
        <w:t xml:space="preserve"> יושלך אל</w:t>
      </w:r>
      <w:r w:rsidR="006175DF">
        <w:rPr>
          <w:rFonts w:hint="cs"/>
          <w:rtl/>
        </w:rPr>
        <w:t xml:space="preserve"> </w:t>
      </w:r>
      <w:r w:rsidR="00DC0B1F">
        <w:rPr>
          <w:rFonts w:hint="cs"/>
          <w:rtl/>
        </w:rPr>
        <w:t>הח</w:t>
      </w:r>
      <w:r w:rsidR="00714330">
        <w:rPr>
          <w:rFonts w:hint="cs"/>
          <w:rtl/>
        </w:rPr>
        <w:t>ו</w:t>
      </w:r>
      <w:r w:rsidR="00DC0B1F">
        <w:rPr>
          <w:rFonts w:hint="cs"/>
          <w:rtl/>
        </w:rPr>
        <w:t>שך החיצון</w:t>
      </w:r>
      <w:r w:rsidR="006175DF">
        <w:rPr>
          <w:rFonts w:hint="cs"/>
          <w:rtl/>
        </w:rPr>
        <w:t>,</w:t>
      </w:r>
      <w:r w:rsidR="00DC0B1F">
        <w:rPr>
          <w:rFonts w:hint="cs"/>
          <w:rtl/>
        </w:rPr>
        <w:t xml:space="preserve"> שם תהי ה</w:t>
      </w:r>
      <w:r w:rsidR="00714330">
        <w:rPr>
          <w:rFonts w:hint="cs"/>
          <w:rtl/>
        </w:rPr>
        <w:t>י</w:t>
      </w:r>
      <w:r w:rsidR="00DC0B1F">
        <w:rPr>
          <w:rFonts w:hint="cs"/>
          <w:rtl/>
        </w:rPr>
        <w:t xml:space="preserve">ללה </w:t>
      </w:r>
      <w:r w:rsidR="00A83D14" w:rsidRPr="00A83D14">
        <w:rPr>
          <w:rFonts w:cs="Times New Roman"/>
          <w:rtl/>
        </w:rPr>
        <w:t>(הוא ידע ב</w:t>
      </w:r>
      <w:r w:rsidR="00297D38">
        <w:rPr>
          <w:rFonts w:cs="Times New Roman"/>
          <w:rtl/>
        </w:rPr>
        <w:t>על פ</w:t>
      </w:r>
      <w:r w:rsidR="00A83D14" w:rsidRPr="00A83D14">
        <w:rPr>
          <w:rFonts w:cs="Times New Roman"/>
          <w:rtl/>
        </w:rPr>
        <w:t>ה מ</w:t>
      </w:r>
      <w:r w:rsidR="00ED081F">
        <w:rPr>
          <w:rFonts w:cs="Times New Roman" w:hint="cs"/>
          <w:rtl/>
        </w:rPr>
        <w:t>י</w:t>
      </w:r>
      <w:r w:rsidR="00A83D14" w:rsidRPr="00A83D14">
        <w:rPr>
          <w:rFonts w:cs="Times New Roman"/>
          <w:rtl/>
        </w:rPr>
        <w:t xml:space="preserve"> </w:t>
      </w:r>
      <w:r w:rsidR="00ED081F">
        <w:rPr>
          <w:rFonts w:cs="Times New Roman" w:hint="cs"/>
          <w:rtl/>
        </w:rPr>
        <w:t>ת</w:t>
      </w:r>
      <w:r w:rsidR="00A83D14" w:rsidRPr="00A83D14">
        <w:rPr>
          <w:rFonts w:cs="Times New Roman"/>
          <w:rtl/>
        </w:rPr>
        <w:t xml:space="preserve">היה שם) </w:t>
      </w:r>
      <w:r w:rsidR="00DC0B1F">
        <w:rPr>
          <w:rFonts w:hint="cs"/>
          <w:rtl/>
        </w:rPr>
        <w:t>וחרק</w:t>
      </w:r>
      <w:r w:rsidR="006175DF">
        <w:rPr>
          <w:rFonts w:hint="cs"/>
          <w:rtl/>
        </w:rPr>
        <w:t xml:space="preserve"> </w:t>
      </w:r>
      <w:r w:rsidR="004533D0">
        <w:rPr>
          <w:rFonts w:hint="cs"/>
          <w:rtl/>
        </w:rPr>
        <w:t>השיניים</w:t>
      </w:r>
      <w:r w:rsidR="00D921C9">
        <w:rPr>
          <w:rFonts w:hint="cs"/>
          <w:rtl/>
        </w:rPr>
        <w:t xml:space="preserve">. </w:t>
      </w:r>
      <w:r w:rsidR="004827EA">
        <w:rPr>
          <w:rFonts w:hint="cs"/>
          <w:rtl/>
        </w:rPr>
        <w:t>לא צח ו</w:t>
      </w:r>
      <w:r w:rsidR="00ED081F">
        <w:rPr>
          <w:rFonts w:hint="cs"/>
          <w:rtl/>
        </w:rPr>
        <w:t xml:space="preserve">לא </w:t>
      </w:r>
      <w:r w:rsidR="004827EA">
        <w:rPr>
          <w:rFonts w:hint="cs"/>
          <w:rtl/>
        </w:rPr>
        <w:t>טהור, הוא</w:t>
      </w:r>
      <w:r w:rsidR="00F4585C">
        <w:rPr>
          <w:rFonts w:hint="cs"/>
          <w:rtl/>
        </w:rPr>
        <w:t xml:space="preserve"> נולד </w:t>
      </w:r>
      <w:r w:rsidR="000B1C0E">
        <w:rPr>
          <w:rFonts w:hint="cs"/>
          <w:rtl/>
        </w:rPr>
        <w:t>ארור ו</w:t>
      </w:r>
      <w:r w:rsidR="007F418C">
        <w:rPr>
          <w:rFonts w:hint="cs"/>
          <w:rtl/>
        </w:rPr>
        <w:t>טבוע באות</w:t>
      </w:r>
      <w:r w:rsidR="006175DF">
        <w:rPr>
          <w:rFonts w:hint="cs"/>
          <w:rtl/>
        </w:rPr>
        <w:t xml:space="preserve"> </w:t>
      </w:r>
      <w:r w:rsidR="00F4585C">
        <w:rPr>
          <w:rFonts w:hint="cs"/>
          <w:rtl/>
        </w:rPr>
        <w:t xml:space="preserve">קלון, שרוי בחטא </w:t>
      </w:r>
      <w:r w:rsidR="00F4585C">
        <w:rPr>
          <w:rtl/>
        </w:rPr>
        <w:t>–</w:t>
      </w:r>
      <w:r w:rsidR="00D921C9">
        <w:rPr>
          <w:rFonts w:hint="cs"/>
          <w:rtl/>
        </w:rPr>
        <w:t xml:space="preserve"> </w:t>
      </w:r>
      <w:r w:rsidR="000B1C0E">
        <w:rPr>
          <w:rFonts w:hint="cs"/>
          <w:rtl/>
        </w:rPr>
        <w:t xml:space="preserve">כך </w:t>
      </w:r>
      <w:r w:rsidR="00A83D14">
        <w:rPr>
          <w:rFonts w:hint="cs"/>
          <w:rtl/>
        </w:rPr>
        <w:t>זי</w:t>
      </w:r>
      <w:r w:rsidR="000B1C0E">
        <w:rPr>
          <w:rFonts w:hint="cs"/>
          <w:rtl/>
        </w:rPr>
        <w:t xml:space="preserve">מרו הפיתוחים והקטורת, </w:t>
      </w:r>
      <w:r w:rsidR="00A83D14">
        <w:rPr>
          <w:rFonts w:hint="cs"/>
          <w:rtl/>
        </w:rPr>
        <w:t>י</w:t>
      </w:r>
      <w:r w:rsidR="000B1C0E">
        <w:rPr>
          <w:rFonts w:hint="cs"/>
          <w:rtl/>
        </w:rPr>
        <w:t xml:space="preserve">ש אשמה ועוון </w:t>
      </w:r>
      <w:r w:rsidR="00A83D14">
        <w:rPr>
          <w:rFonts w:hint="cs"/>
          <w:rtl/>
        </w:rPr>
        <w:t>ש</w:t>
      </w:r>
      <w:r w:rsidR="000B1C0E">
        <w:rPr>
          <w:rFonts w:hint="cs"/>
          <w:rtl/>
        </w:rPr>
        <w:t xml:space="preserve">לא ניתן להעלים גם לו </w:t>
      </w:r>
      <w:r w:rsidR="003A1D3A">
        <w:rPr>
          <w:rFonts w:hint="cs"/>
          <w:rtl/>
        </w:rPr>
        <w:t xml:space="preserve">יכרע ברך מעתה </w:t>
      </w:r>
      <w:r w:rsidR="000C3BBD">
        <w:rPr>
          <w:rFonts w:hint="cs"/>
          <w:rtl/>
        </w:rPr>
        <w:t>ו</w:t>
      </w:r>
      <w:r w:rsidR="003A1D3A">
        <w:rPr>
          <w:rFonts w:hint="cs"/>
          <w:rtl/>
        </w:rPr>
        <w:t xml:space="preserve">עד סוף </w:t>
      </w:r>
      <w:r w:rsidR="000C3BBD">
        <w:rPr>
          <w:rFonts w:hint="cs"/>
          <w:rtl/>
        </w:rPr>
        <w:t>ימי</w:t>
      </w:r>
      <w:r w:rsidR="003A1D3A">
        <w:rPr>
          <w:rFonts w:hint="cs"/>
          <w:rtl/>
        </w:rPr>
        <w:t>ו</w:t>
      </w:r>
      <w:r w:rsidR="000B1C0E">
        <w:rPr>
          <w:rFonts w:hint="cs"/>
          <w:rtl/>
        </w:rPr>
        <w:t>!</w:t>
      </w:r>
    </w:p>
    <w:p w14:paraId="1583059A" w14:textId="0D31EC63" w:rsidR="007A0B0B" w:rsidRDefault="006B794D" w:rsidP="00083FDE">
      <w:pPr>
        <w:rPr>
          <w:rtl/>
        </w:rPr>
      </w:pPr>
      <w:r>
        <w:rPr>
          <w:rFonts w:hint="cs"/>
          <w:rtl/>
        </w:rPr>
        <w:t xml:space="preserve">לסתותיו נתהדקו, </w:t>
      </w:r>
      <w:r w:rsidR="00ED081F" w:rsidRPr="00ED081F">
        <w:rPr>
          <w:rFonts w:cs="Times New Roman"/>
          <w:rtl/>
        </w:rPr>
        <w:t>אגרופו נקפץ</w:t>
      </w:r>
      <w:r w:rsidR="00ED081F">
        <w:rPr>
          <w:rFonts w:cs="Times New Roman" w:hint="cs"/>
          <w:rtl/>
        </w:rPr>
        <w:t>.</w:t>
      </w:r>
      <w:r>
        <w:rPr>
          <w:rFonts w:hint="cs"/>
          <w:rtl/>
        </w:rPr>
        <w:t xml:space="preserve"> </w:t>
      </w:r>
      <w:r w:rsidR="00083FDE">
        <w:rPr>
          <w:rFonts w:hint="cs"/>
          <w:rtl/>
        </w:rPr>
        <w:t xml:space="preserve">במאמץ </w:t>
      </w:r>
      <w:r w:rsidR="00ED081F" w:rsidRPr="00ED081F">
        <w:rPr>
          <w:rFonts w:cs="Times New Roman"/>
          <w:rtl/>
        </w:rPr>
        <w:t>פשק אותו הנער ו</w:t>
      </w:r>
      <w:r w:rsidR="00083FDE">
        <w:rPr>
          <w:rFonts w:hint="cs"/>
          <w:rtl/>
        </w:rPr>
        <w:t>ק</w:t>
      </w:r>
      <w:r w:rsidR="00D03D45">
        <w:rPr>
          <w:rFonts w:hint="cs"/>
          <w:rtl/>
        </w:rPr>
        <w:t>י</w:t>
      </w:r>
      <w:r w:rsidR="00083FDE">
        <w:rPr>
          <w:rFonts w:hint="cs"/>
          <w:rtl/>
        </w:rPr>
        <w:t>רב</w:t>
      </w:r>
      <w:r w:rsidR="00714330">
        <w:rPr>
          <w:rFonts w:hint="cs"/>
          <w:rtl/>
        </w:rPr>
        <w:t xml:space="preserve"> </w:t>
      </w:r>
      <w:r w:rsidR="00ED081F" w:rsidRPr="00ED081F">
        <w:rPr>
          <w:rFonts w:cs="Times New Roman"/>
          <w:rtl/>
        </w:rPr>
        <w:t>את אצבעותיו</w:t>
      </w:r>
      <w:r w:rsidR="00ED081F" w:rsidRPr="00ED081F">
        <w:rPr>
          <w:rFonts w:cs="Times New Roman" w:hint="cs"/>
          <w:rtl/>
        </w:rPr>
        <w:t xml:space="preserve"> </w:t>
      </w:r>
      <w:r w:rsidR="00083FDE">
        <w:rPr>
          <w:rFonts w:hint="cs"/>
          <w:rtl/>
        </w:rPr>
        <w:t xml:space="preserve">לשפתיו, </w:t>
      </w:r>
      <w:r w:rsidR="00D921C9">
        <w:rPr>
          <w:rFonts w:hint="cs"/>
          <w:rtl/>
        </w:rPr>
        <w:t>הרטיב את קצות</w:t>
      </w:r>
      <w:r>
        <w:rPr>
          <w:rFonts w:hint="cs"/>
          <w:rtl/>
        </w:rPr>
        <w:t>יהן</w:t>
      </w:r>
      <w:r w:rsidR="00F4585C">
        <w:rPr>
          <w:rFonts w:hint="cs"/>
          <w:rtl/>
        </w:rPr>
        <w:t xml:space="preserve"> </w:t>
      </w:r>
      <w:r w:rsidR="00D921C9">
        <w:rPr>
          <w:rFonts w:hint="cs"/>
          <w:rtl/>
        </w:rPr>
        <w:t>ברוק</w:t>
      </w:r>
      <w:r w:rsidR="005E3A86">
        <w:rPr>
          <w:rFonts w:hint="cs"/>
          <w:rtl/>
        </w:rPr>
        <w:t xml:space="preserve"> וכיבה</w:t>
      </w:r>
      <w:r w:rsidR="007A0B0B">
        <w:rPr>
          <w:rFonts w:hint="cs"/>
          <w:rtl/>
        </w:rPr>
        <w:t xml:space="preserve"> את להבת</w:t>
      </w:r>
      <w:r w:rsidR="00ED081F">
        <w:rPr>
          <w:rFonts w:hint="cs"/>
          <w:rtl/>
        </w:rPr>
        <w:t xml:space="preserve">ו </w:t>
      </w:r>
      <w:r w:rsidR="00ED081F" w:rsidRPr="00ED081F">
        <w:rPr>
          <w:rFonts w:cs="Times New Roman"/>
          <w:rtl/>
        </w:rPr>
        <w:t>של נר תפילה</w:t>
      </w:r>
      <w:r w:rsidR="007A0B0B">
        <w:rPr>
          <w:rFonts w:hint="cs"/>
          <w:rtl/>
        </w:rPr>
        <w:t xml:space="preserve"> אחד. </w:t>
      </w:r>
      <w:r w:rsidR="00083FDE">
        <w:rPr>
          <w:rFonts w:hint="cs"/>
          <w:rtl/>
        </w:rPr>
        <w:t xml:space="preserve">הוא </w:t>
      </w:r>
      <w:r>
        <w:rPr>
          <w:rFonts w:hint="cs"/>
          <w:rtl/>
        </w:rPr>
        <w:t>הסתלק</w:t>
      </w:r>
      <w:r w:rsidR="007A0B0B">
        <w:rPr>
          <w:rFonts w:hint="cs"/>
          <w:rtl/>
        </w:rPr>
        <w:t xml:space="preserve"> בצעד מהיר </w:t>
      </w:r>
      <w:r>
        <w:rPr>
          <w:rFonts w:hint="cs"/>
          <w:rtl/>
        </w:rPr>
        <w:t xml:space="preserve">מהקתדרלה של פרייבורג, </w:t>
      </w:r>
      <w:r w:rsidR="00083FDE">
        <w:rPr>
          <w:rFonts w:hint="cs"/>
          <w:rtl/>
        </w:rPr>
        <w:t xml:space="preserve">החוצה </w:t>
      </w:r>
      <w:r w:rsidR="00083FDE">
        <w:rPr>
          <w:rtl/>
        </w:rPr>
        <w:t>–</w:t>
      </w:r>
      <w:r w:rsidR="00083FDE">
        <w:rPr>
          <w:rFonts w:hint="cs"/>
          <w:rtl/>
        </w:rPr>
        <w:t xml:space="preserve"> </w:t>
      </w:r>
      <w:r w:rsidR="00DC0B1F">
        <w:rPr>
          <w:rFonts w:cs="Times New Roman"/>
          <w:rtl/>
        </w:rPr>
        <w:t>אל</w:t>
      </w:r>
      <w:r w:rsidR="006175DF">
        <w:rPr>
          <w:rFonts w:cs="Times New Roman" w:hint="cs"/>
          <w:rtl/>
        </w:rPr>
        <w:t xml:space="preserve"> </w:t>
      </w:r>
      <w:r w:rsidR="00DC0B1F">
        <w:rPr>
          <w:rFonts w:cs="Times New Roman"/>
          <w:rtl/>
        </w:rPr>
        <w:t>אש עולם המ</w:t>
      </w:r>
      <w:r w:rsidR="00DC0B1F">
        <w:rPr>
          <w:rFonts w:cs="Times New Roman" w:hint="cs"/>
          <w:rtl/>
        </w:rPr>
        <w:t>מתינ</w:t>
      </w:r>
      <w:r w:rsidR="007A0B0B" w:rsidRPr="007A0B0B">
        <w:rPr>
          <w:rFonts w:cs="Times New Roman"/>
          <w:rtl/>
        </w:rPr>
        <w:t>ה לשטן ולמלאכיו</w:t>
      </w:r>
      <w:r w:rsidR="00083FDE">
        <w:rPr>
          <w:rFonts w:cs="Times New Roman" w:hint="cs"/>
          <w:rtl/>
        </w:rPr>
        <w:t xml:space="preserve">, מותיר </w:t>
      </w:r>
      <w:r w:rsidR="00083FDE">
        <w:rPr>
          <w:rFonts w:hint="cs"/>
          <w:rtl/>
        </w:rPr>
        <w:t>אחריו את כפפתו ואת כריתו</w:t>
      </w:r>
      <w:r w:rsidR="002E4224">
        <w:rPr>
          <w:rFonts w:hint="cs"/>
          <w:rtl/>
        </w:rPr>
        <w:t xml:space="preserve"> </w:t>
      </w:r>
      <w:bookmarkStart w:id="206" w:name="_Hlk526510294"/>
      <w:r w:rsidR="002E4224">
        <w:rPr>
          <w:rFonts w:hint="cs"/>
          <w:rtl/>
        </w:rPr>
        <w:t xml:space="preserve">שצבעה </w:t>
      </w:r>
      <w:r w:rsidR="003764DE">
        <w:rPr>
          <w:rFonts w:hint="cs"/>
          <w:rtl/>
        </w:rPr>
        <w:t>כעין הלאפיס לזולי</w:t>
      </w:r>
      <w:r w:rsidR="002E4224">
        <w:rPr>
          <w:rFonts w:hint="cs"/>
          <w:rtl/>
        </w:rPr>
        <w:t>,</w:t>
      </w:r>
      <w:r w:rsidR="00A5404F">
        <w:rPr>
          <w:rFonts w:hint="cs"/>
          <w:rtl/>
        </w:rPr>
        <w:t xml:space="preserve"> והבתולה העטויה בגלימתה התכולה השקיפה למרחק</w:t>
      </w:r>
      <w:r w:rsidR="005E3A86">
        <w:rPr>
          <w:rFonts w:hint="cs"/>
          <w:rtl/>
        </w:rPr>
        <w:t>.</w:t>
      </w:r>
      <w:bookmarkEnd w:id="206"/>
      <w:r w:rsidR="003764DE">
        <w:rPr>
          <w:rFonts w:hint="cs"/>
          <w:rtl/>
        </w:rPr>
        <w:t xml:space="preserve"> [</w:t>
      </w:r>
      <w:hyperlink r:id="rId104" w:history="1">
        <w:r w:rsidR="003764DE" w:rsidRPr="003764DE">
          <w:rPr>
            <w:rStyle w:val="Hyperlink"/>
            <w:rFonts w:hint="cs"/>
            <w:rtl/>
          </w:rPr>
          <w:t>לאפיס לזולי</w:t>
        </w:r>
      </w:hyperlink>
      <w:r w:rsidR="003764DE">
        <w:rPr>
          <w:rFonts w:hint="cs"/>
          <w:rtl/>
        </w:rPr>
        <w:t>]</w:t>
      </w:r>
    </w:p>
    <w:p w14:paraId="5E7AAF0C" w14:textId="77777777" w:rsidR="007A0B0B" w:rsidRDefault="004533D0" w:rsidP="00203730">
      <w:pPr>
        <w:rPr>
          <w:rFonts w:cs="Times New Roman"/>
          <w:rtl/>
        </w:rPr>
      </w:pPr>
      <w:r>
        <w:rPr>
          <w:rFonts w:cs="Times New Roman" w:hint="cs"/>
          <w:rtl/>
        </w:rPr>
        <w:t>[</w:t>
      </w:r>
      <w:r w:rsidRPr="004533D0">
        <w:rPr>
          <w:rFonts w:cs="Times New Roman"/>
          <w:rtl/>
        </w:rPr>
        <w:t>ואת-עבד הבליעל השליכו אל-החשך החיצון שם תהיה היללה וחרק השנים:</w:t>
      </w:r>
    </w:p>
    <w:p w14:paraId="239A51DA" w14:textId="77777777" w:rsidR="007A0B0B" w:rsidRDefault="007A0B0B" w:rsidP="00203730">
      <w:pPr>
        <w:rPr>
          <w:rFonts w:cs="Times New Roman"/>
          <w:rtl/>
        </w:rPr>
      </w:pPr>
      <w:r w:rsidRPr="007A0B0B">
        <w:rPr>
          <w:rFonts w:cs="Times New Roman"/>
          <w:rtl/>
        </w:rPr>
        <w:t>לכו מעלי ארורים אל-אש עולם המוכנה לשטן ולמלאכיו:</w:t>
      </w:r>
    </w:p>
    <w:p w14:paraId="7242E0A6" w14:textId="77777777" w:rsidR="00203730" w:rsidRDefault="00EE3076" w:rsidP="00203730">
      <w:pPr>
        <w:rPr>
          <w:rFonts w:cs="Times New Roman"/>
          <w:rtl/>
        </w:rPr>
      </w:pPr>
      <w:hyperlink r:id="rId105" w:history="1">
        <w:r w:rsidR="00203730" w:rsidRPr="00F51C43">
          <w:rPr>
            <w:rStyle w:val="Hyperlink"/>
            <w:rFonts w:cs="Times New Roman"/>
          </w:rPr>
          <w:t>http://www.kirjasilta.net/ha-berit/Mat_ln.25.html</w:t>
        </w:r>
      </w:hyperlink>
    </w:p>
    <w:p w14:paraId="48A0183D" w14:textId="02013EDF" w:rsidR="00083FDE" w:rsidRDefault="00203730" w:rsidP="004533D0">
      <w:pPr>
        <w:rPr>
          <w:rFonts w:cs="Times New Roman"/>
          <w:rtl/>
        </w:rPr>
      </w:pPr>
      <w:r w:rsidRPr="00203730">
        <w:rPr>
          <w:rFonts w:cs="Times New Roman"/>
          <w:rtl/>
        </w:rPr>
        <w:t>אבל היוצא מן-הפה יוצא מן-הלב והוא מטמא את-האדם: 19 כי מן-הלב יוצאות מחשבות רע רציחות נאופים זנונים גנבות עדות שקר וגדופים: 20 אלה הם המטמאים את-האדם</w:t>
      </w:r>
      <w:r>
        <w:rPr>
          <w:rFonts w:cs="Times New Roman" w:hint="cs"/>
          <w:rtl/>
        </w:rPr>
        <w:t xml:space="preserve"> </w:t>
      </w:r>
      <w:hyperlink r:id="rId106" w:history="1">
        <w:r w:rsidR="00083FDE" w:rsidRPr="005C6FCB">
          <w:rPr>
            <w:rStyle w:val="Hyperlink"/>
            <w:rFonts w:cs="Times New Roman"/>
          </w:rPr>
          <w:t>http://www.kirjasilta.net/ha-berit/Mat_ln.15.html</w:t>
        </w:r>
      </w:hyperlink>
    </w:p>
    <w:p w14:paraId="0AB132F3" w14:textId="40CEAB6F" w:rsidR="009800B3" w:rsidRDefault="004533D0" w:rsidP="004533D0">
      <w:pPr>
        <w:rPr>
          <w:rtl/>
        </w:rPr>
      </w:pPr>
      <w:r>
        <w:rPr>
          <w:rFonts w:cs="Times New Roman" w:hint="cs"/>
          <w:rtl/>
        </w:rPr>
        <w:t>]</w:t>
      </w:r>
    </w:p>
    <w:p w14:paraId="4AFC4475" w14:textId="78D3B6B7" w:rsidR="005E3A86" w:rsidRDefault="00874966" w:rsidP="00714330">
      <w:pPr>
        <w:rPr>
          <w:rtl/>
        </w:rPr>
      </w:pPr>
      <w:r>
        <w:rPr>
          <w:rFonts w:hint="cs"/>
          <w:rtl/>
        </w:rPr>
        <w:t>כל זה הי</w:t>
      </w:r>
      <w:r w:rsidR="00714330">
        <w:rPr>
          <w:rFonts w:hint="cs"/>
          <w:rtl/>
        </w:rPr>
        <w:t>ה</w:t>
      </w:r>
      <w:r>
        <w:rPr>
          <w:rFonts w:hint="cs"/>
          <w:rtl/>
        </w:rPr>
        <w:t xml:space="preserve"> כמצופה</w:t>
      </w:r>
      <w:r w:rsidR="00ED081F" w:rsidRPr="00ED081F">
        <w:rPr>
          <w:rFonts w:cs="Times New Roman"/>
          <w:rtl/>
        </w:rPr>
        <w:t xml:space="preserve"> – כפי שנגזר, כנראה, </w:t>
      </w:r>
      <w:r w:rsidR="00297D38">
        <w:rPr>
          <w:rFonts w:cs="Times New Roman"/>
          <w:rtl/>
        </w:rPr>
        <w:t>על פ</w:t>
      </w:r>
      <w:r w:rsidR="00ED081F" w:rsidRPr="00ED081F">
        <w:rPr>
          <w:rFonts w:cs="Times New Roman"/>
          <w:rtl/>
        </w:rPr>
        <w:t xml:space="preserve">י </w:t>
      </w:r>
      <w:r w:rsidR="007306BB">
        <w:rPr>
          <w:rFonts w:hint="cs"/>
          <w:rtl/>
        </w:rPr>
        <w:t>רצון</w:t>
      </w:r>
      <w:r>
        <w:rPr>
          <w:rFonts w:hint="cs"/>
          <w:rtl/>
        </w:rPr>
        <w:t xml:space="preserve"> ה</w:t>
      </w:r>
      <w:r w:rsidR="00714330">
        <w:rPr>
          <w:rFonts w:hint="cs"/>
          <w:rtl/>
        </w:rPr>
        <w:t>אל</w:t>
      </w:r>
      <w:r>
        <w:rPr>
          <w:rFonts w:hint="cs"/>
          <w:rtl/>
        </w:rPr>
        <w:t xml:space="preserve"> </w:t>
      </w:r>
      <w:r>
        <w:rPr>
          <w:rtl/>
        </w:rPr>
        <w:t>–</w:t>
      </w:r>
      <w:r>
        <w:rPr>
          <w:rFonts w:hint="cs"/>
          <w:rtl/>
        </w:rPr>
        <w:t xml:space="preserve"> אלמלא כיבה</w:t>
      </w:r>
      <w:r w:rsidR="00295066">
        <w:rPr>
          <w:rFonts w:hint="cs"/>
          <w:rtl/>
        </w:rPr>
        <w:t xml:space="preserve"> הנער המטופש את להבת </w:t>
      </w:r>
      <w:r w:rsidR="005E3A86">
        <w:rPr>
          <w:rFonts w:hint="cs"/>
          <w:rtl/>
        </w:rPr>
        <w:t>נר</w:t>
      </w:r>
      <w:r w:rsidR="00295066">
        <w:rPr>
          <w:rFonts w:hint="cs"/>
          <w:rtl/>
        </w:rPr>
        <w:t>ו</w:t>
      </w:r>
      <w:r w:rsidR="005E3A86">
        <w:rPr>
          <w:rFonts w:hint="cs"/>
          <w:rtl/>
        </w:rPr>
        <w:t xml:space="preserve"> של מתפלל אחר! אלכס ה</w:t>
      </w:r>
      <w:r w:rsidR="00DC0B1F">
        <w:rPr>
          <w:rFonts w:hint="cs"/>
          <w:rtl/>
        </w:rPr>
        <w:t>דליק</w:t>
      </w:r>
      <w:r w:rsidR="005E3A86">
        <w:rPr>
          <w:rFonts w:hint="cs"/>
          <w:rtl/>
        </w:rPr>
        <w:t xml:space="preserve"> </w:t>
      </w:r>
      <w:r w:rsidR="00083FDE">
        <w:rPr>
          <w:rFonts w:hint="cs"/>
          <w:rtl/>
        </w:rPr>
        <w:t xml:space="preserve">מחדש </w:t>
      </w:r>
      <w:r w:rsidR="005E3A86">
        <w:rPr>
          <w:rFonts w:hint="cs"/>
          <w:rtl/>
        </w:rPr>
        <w:t>את הנר הכבוי, ו</w:t>
      </w:r>
      <w:r w:rsidR="009D5451">
        <w:rPr>
          <w:rFonts w:hint="cs"/>
          <w:rtl/>
        </w:rPr>
        <w:t>באצבעותיו</w:t>
      </w:r>
      <w:r w:rsidR="005E3A86">
        <w:rPr>
          <w:rFonts w:hint="cs"/>
          <w:rtl/>
        </w:rPr>
        <w:t xml:space="preserve"> ה</w:t>
      </w:r>
      <w:r>
        <w:rPr>
          <w:rFonts w:hint="cs"/>
          <w:rtl/>
        </w:rPr>
        <w:t>עטויו</w:t>
      </w:r>
      <w:r w:rsidR="005E3A86">
        <w:rPr>
          <w:rFonts w:hint="cs"/>
          <w:rtl/>
        </w:rPr>
        <w:t>ת בגרב</w:t>
      </w:r>
      <w:r w:rsidR="0090021D">
        <w:rPr>
          <w:rFonts w:hint="cs"/>
          <w:rtl/>
        </w:rPr>
        <w:t>ו</w:t>
      </w:r>
      <w:r w:rsidR="005E3A86">
        <w:rPr>
          <w:rFonts w:hint="cs"/>
          <w:rtl/>
        </w:rPr>
        <w:t xml:space="preserve"> הרטוב כיבה את ה</w:t>
      </w:r>
      <w:r w:rsidR="007A0B0B">
        <w:rPr>
          <w:rFonts w:hint="cs"/>
          <w:rtl/>
        </w:rPr>
        <w:t xml:space="preserve">נר הנכון. הגרב </w:t>
      </w:r>
      <w:r w:rsidR="00F4585C">
        <w:rPr>
          <w:rFonts w:hint="cs"/>
          <w:rtl/>
        </w:rPr>
        <w:t>התחמ</w:t>
      </w:r>
      <w:r w:rsidR="00714330">
        <w:rPr>
          <w:rFonts w:hint="cs"/>
          <w:rtl/>
        </w:rPr>
        <w:t>ם</w:t>
      </w:r>
      <w:r w:rsidR="00F4585C">
        <w:rPr>
          <w:rFonts w:hint="cs"/>
          <w:rtl/>
        </w:rPr>
        <w:t xml:space="preserve"> מעט אך לא </w:t>
      </w:r>
      <w:r w:rsidR="007A0B0B">
        <w:rPr>
          <w:rFonts w:hint="cs"/>
          <w:rtl/>
        </w:rPr>
        <w:t>נחר</w:t>
      </w:r>
      <w:r w:rsidR="00714330">
        <w:rPr>
          <w:rFonts w:hint="cs"/>
          <w:rtl/>
        </w:rPr>
        <w:t>ך</w:t>
      </w:r>
      <w:r w:rsidR="007A0B0B">
        <w:rPr>
          <w:rFonts w:hint="cs"/>
          <w:rtl/>
        </w:rPr>
        <w:t xml:space="preserve">, </w:t>
      </w:r>
      <w:r w:rsidR="00F4585C">
        <w:rPr>
          <w:rFonts w:hint="cs"/>
          <w:rtl/>
        </w:rPr>
        <w:t xml:space="preserve">רק </w:t>
      </w:r>
      <w:r w:rsidR="005E3A86">
        <w:rPr>
          <w:rFonts w:hint="cs"/>
          <w:rtl/>
        </w:rPr>
        <w:t>שע</w:t>
      </w:r>
      <w:r w:rsidR="00DC0B1F">
        <w:rPr>
          <w:rFonts w:hint="cs"/>
          <w:rtl/>
        </w:rPr>
        <w:t>ו</w:t>
      </w:r>
      <w:r w:rsidR="005E3A86">
        <w:rPr>
          <w:rFonts w:hint="cs"/>
          <w:rtl/>
        </w:rPr>
        <w:t xml:space="preserve">וה </w:t>
      </w:r>
      <w:r w:rsidR="007306BB">
        <w:rPr>
          <w:rFonts w:hint="cs"/>
          <w:rtl/>
        </w:rPr>
        <w:t xml:space="preserve">חמה </w:t>
      </w:r>
      <w:r w:rsidR="005E3A86">
        <w:rPr>
          <w:rFonts w:hint="cs"/>
          <w:rtl/>
        </w:rPr>
        <w:t xml:space="preserve">דבקה </w:t>
      </w:r>
      <w:r w:rsidR="007A0B0B">
        <w:rPr>
          <w:rFonts w:hint="cs"/>
          <w:rtl/>
        </w:rPr>
        <w:t>ב</w:t>
      </w:r>
      <w:r w:rsidR="00714330">
        <w:rPr>
          <w:rFonts w:hint="cs"/>
          <w:rtl/>
        </w:rPr>
        <w:t>ו</w:t>
      </w:r>
      <w:r w:rsidR="005E3A86">
        <w:rPr>
          <w:rFonts w:hint="cs"/>
          <w:rtl/>
        </w:rPr>
        <w:t xml:space="preserve">. </w:t>
      </w:r>
      <w:r w:rsidR="007A0B0B">
        <w:rPr>
          <w:rFonts w:hint="cs"/>
          <w:rtl/>
        </w:rPr>
        <w:t>כש</w:t>
      </w:r>
      <w:r w:rsidR="006175DF">
        <w:rPr>
          <w:rFonts w:hint="cs"/>
          <w:rtl/>
        </w:rPr>
        <w:t>ו</w:t>
      </w:r>
      <w:r w:rsidR="007A0B0B">
        <w:rPr>
          <w:rFonts w:hint="cs"/>
          <w:rtl/>
        </w:rPr>
        <w:t xml:space="preserve">וידא שאיש אינו משגיח בו, </w:t>
      </w:r>
      <w:r w:rsidR="00D03D45">
        <w:rPr>
          <w:rFonts w:hint="cs"/>
          <w:rtl/>
        </w:rPr>
        <w:t>שטח</w:t>
      </w:r>
      <w:r w:rsidR="00DC0B1F">
        <w:rPr>
          <w:rFonts w:hint="cs"/>
          <w:rtl/>
        </w:rPr>
        <w:t xml:space="preserve"> את הגרב מעל ללהבות</w:t>
      </w:r>
      <w:r>
        <w:rPr>
          <w:rFonts w:hint="cs"/>
          <w:rtl/>
        </w:rPr>
        <w:t xml:space="preserve"> </w:t>
      </w:r>
      <w:r w:rsidR="00083FDE">
        <w:rPr>
          <w:rFonts w:hint="cs"/>
          <w:rtl/>
        </w:rPr>
        <w:t>ה</w:t>
      </w:r>
      <w:r>
        <w:rPr>
          <w:rFonts w:hint="cs"/>
          <w:rtl/>
        </w:rPr>
        <w:t>נרות</w:t>
      </w:r>
      <w:r w:rsidR="00D02997">
        <w:rPr>
          <w:rFonts w:hint="cs"/>
          <w:rtl/>
        </w:rPr>
        <w:t>.</w:t>
      </w:r>
    </w:p>
    <w:p w14:paraId="4ADB0E7A" w14:textId="2A569078" w:rsidR="009D1924" w:rsidRPr="0090021D" w:rsidRDefault="005E3A86" w:rsidP="008901F1">
      <w:pPr>
        <w:rPr>
          <w:color w:val="BFBFBF" w:themeColor="background1" w:themeShade="BF"/>
          <w:rtl/>
        </w:rPr>
      </w:pPr>
      <w:r w:rsidRPr="0090021D">
        <w:rPr>
          <w:rFonts w:hint="cs"/>
          <w:color w:val="BFBFBF" w:themeColor="background1" w:themeShade="BF"/>
          <w:rtl/>
        </w:rPr>
        <w:t>[</w:t>
      </w:r>
      <w:r w:rsidR="009D1924" w:rsidRPr="0090021D">
        <w:rPr>
          <w:rFonts w:hint="cs"/>
          <w:color w:val="BFBFBF" w:themeColor="background1" w:themeShade="BF"/>
          <w:rtl/>
        </w:rPr>
        <w:t xml:space="preserve">הוא נרטב קשות ונכנס לכנסיה להתחמם, התיישב לייד האורגן העתיק שהוצא משימוש והיה </w:t>
      </w:r>
      <w:r w:rsidR="00F06A3F" w:rsidRPr="0090021D">
        <w:rPr>
          <w:rFonts w:hint="cs"/>
          <w:color w:val="BFBFBF" w:themeColor="background1" w:themeShade="BF"/>
          <w:rtl/>
        </w:rPr>
        <w:t>עכשיו</w:t>
      </w:r>
      <w:r w:rsidR="009D1924" w:rsidRPr="0090021D">
        <w:rPr>
          <w:rFonts w:hint="cs"/>
          <w:color w:val="BFBFBF" w:themeColor="background1" w:themeShade="BF"/>
          <w:rtl/>
        </w:rPr>
        <w:t xml:space="preserve"> רק לתצוגה של מוצרט, הסיר את הנעל והגרב. היא </w:t>
      </w:r>
      <w:r w:rsidR="001C5A04" w:rsidRPr="0090021D">
        <w:rPr>
          <w:rFonts w:hint="cs"/>
          <w:color w:val="BFBFBF" w:themeColor="background1" w:themeShade="BF"/>
          <w:rtl/>
        </w:rPr>
        <w:t>הייתה</w:t>
      </w:r>
      <w:r w:rsidR="009D1924" w:rsidRPr="0090021D">
        <w:rPr>
          <w:rFonts w:hint="cs"/>
          <w:color w:val="BFBFBF" w:themeColor="background1" w:themeShade="BF"/>
          <w:rtl/>
        </w:rPr>
        <w:t xml:space="preserve"> ספוגת מים / לחה</w:t>
      </w:r>
      <w:r w:rsidR="00C90C6C" w:rsidRPr="0090021D">
        <w:rPr>
          <w:rFonts w:hint="cs"/>
          <w:color w:val="BFBFBF" w:themeColor="background1" w:themeShade="BF"/>
          <w:rtl/>
        </w:rPr>
        <w:t xml:space="preserve"> מאוד </w:t>
      </w:r>
      <w:r w:rsidR="009D1924" w:rsidRPr="0090021D">
        <w:rPr>
          <w:rFonts w:hint="cs"/>
          <w:color w:val="BFBFBF" w:themeColor="background1" w:themeShade="BF"/>
          <w:rtl/>
        </w:rPr>
        <w:t xml:space="preserve">וקרה. </w:t>
      </w:r>
      <w:r w:rsidR="00D62F07" w:rsidRPr="0090021D">
        <w:rPr>
          <w:rFonts w:hint="cs"/>
          <w:color w:val="BFBFBF" w:themeColor="background1" w:themeShade="BF"/>
          <w:rtl/>
        </w:rPr>
        <w:t>ב</w:t>
      </w:r>
      <w:r w:rsidR="009D1924" w:rsidRPr="0090021D">
        <w:rPr>
          <w:rFonts w:hint="cs"/>
          <w:color w:val="BFBFBF" w:themeColor="background1" w:themeShade="BF"/>
          <w:rtl/>
        </w:rPr>
        <w:t xml:space="preserve">קתדרלה </w:t>
      </w:r>
      <w:r w:rsidR="00D62F07" w:rsidRPr="0090021D">
        <w:rPr>
          <w:rFonts w:hint="cs"/>
          <w:color w:val="BFBFBF" w:themeColor="background1" w:themeShade="BF"/>
          <w:rtl/>
        </w:rPr>
        <w:t xml:space="preserve">עצמה היה קר כמעט כמו בחוץ, הוא החל ללכת סביב סביב ולבסוף נעמד לייד פסל גדול ??? שמולו היה מגש עם נרות רבים מהבהבים כל אחד בקשה נוצרית אחרת. </w:t>
      </w:r>
      <w:r w:rsidR="00D62F07" w:rsidRPr="0090021D">
        <w:rPr>
          <w:rFonts w:hint="cs"/>
          <w:color w:val="BFBFBF" w:themeColor="background1" w:themeShade="BF"/>
          <w:rtl/>
        </w:rPr>
        <w:lastRenderedPageBreak/>
        <w:t>הוא בדק שאיש אינו מסתכל / הוא היה לבד בכנסיה ואז הלביש את הגרב הרטובה על כף ידו והרים אותה מול האש של הנרות, שתתחמם ותתייבש מעט. וגו'.</w:t>
      </w:r>
      <w:r w:rsidRPr="0090021D">
        <w:rPr>
          <w:rFonts w:hint="cs"/>
          <w:color w:val="BFBFBF" w:themeColor="background1" w:themeShade="BF"/>
          <w:rtl/>
        </w:rPr>
        <w:t>]</w:t>
      </w:r>
    </w:p>
    <w:p w14:paraId="50C72D38" w14:textId="32785F44" w:rsidR="00BE115D" w:rsidRDefault="00CE1ED9" w:rsidP="009156D5">
      <w:pPr>
        <w:rPr>
          <w:rtl/>
        </w:rPr>
      </w:pPr>
      <w:r>
        <w:rPr>
          <w:rFonts w:hint="cs"/>
          <w:rtl/>
        </w:rPr>
        <w:t>ובעוד</w:t>
      </w:r>
      <w:r w:rsidR="00A83D14">
        <w:rPr>
          <w:rFonts w:hint="cs"/>
          <w:rtl/>
        </w:rPr>
        <w:t>ו מייבש את</w:t>
      </w:r>
      <w:r>
        <w:rPr>
          <w:rFonts w:hint="cs"/>
          <w:rtl/>
        </w:rPr>
        <w:t xml:space="preserve"> </w:t>
      </w:r>
      <w:r w:rsidR="00714330">
        <w:rPr>
          <w:rFonts w:hint="cs"/>
          <w:rtl/>
        </w:rPr>
        <w:t xml:space="preserve">הגרב </w:t>
      </w:r>
      <w:r w:rsidR="00CD3A6E">
        <w:rPr>
          <w:rFonts w:hint="cs"/>
          <w:rtl/>
        </w:rPr>
        <w:t>בחו</w:t>
      </w:r>
      <w:r w:rsidR="00B836FC">
        <w:rPr>
          <w:rFonts w:hint="cs"/>
          <w:rtl/>
        </w:rPr>
        <w:t>ם</w:t>
      </w:r>
      <w:r w:rsidR="00CD3A6E">
        <w:rPr>
          <w:rFonts w:hint="cs"/>
          <w:rtl/>
        </w:rPr>
        <w:t xml:space="preserve"> </w:t>
      </w:r>
      <w:r w:rsidR="00B836FC">
        <w:rPr>
          <w:rFonts w:hint="cs"/>
          <w:rtl/>
        </w:rPr>
        <w:t>ה</w:t>
      </w:r>
      <w:r w:rsidR="00CD3A6E">
        <w:rPr>
          <w:rFonts w:hint="cs"/>
          <w:rtl/>
        </w:rPr>
        <w:t>להבות</w:t>
      </w:r>
      <w:r w:rsidR="00DC0B1F">
        <w:rPr>
          <w:rFonts w:hint="cs"/>
          <w:rtl/>
        </w:rPr>
        <w:t xml:space="preserve">, </w:t>
      </w:r>
      <w:r>
        <w:rPr>
          <w:rFonts w:hint="cs"/>
          <w:rtl/>
        </w:rPr>
        <w:t xml:space="preserve">מחשבה </w:t>
      </w:r>
      <w:r w:rsidR="00B836FC" w:rsidRPr="00B836FC">
        <w:rPr>
          <w:rFonts w:cs="Times New Roman"/>
          <w:rtl/>
        </w:rPr>
        <w:t xml:space="preserve">לגמרי </w:t>
      </w:r>
      <w:r>
        <w:rPr>
          <w:rFonts w:hint="cs"/>
          <w:rtl/>
        </w:rPr>
        <w:t>בלתי הולמת</w:t>
      </w:r>
      <w:r w:rsidR="00114445">
        <w:rPr>
          <w:rFonts w:hint="cs"/>
          <w:rtl/>
        </w:rPr>
        <w:t xml:space="preserve"> עלתה </w:t>
      </w:r>
      <w:r w:rsidR="0078531F">
        <w:rPr>
          <w:rFonts w:hint="cs"/>
          <w:rtl/>
        </w:rPr>
        <w:t>בקרבו</w:t>
      </w:r>
      <w:r w:rsidR="00714330">
        <w:rPr>
          <w:rFonts w:hint="cs"/>
          <w:rtl/>
        </w:rPr>
        <w:t xml:space="preserve"> </w:t>
      </w:r>
      <w:r w:rsidR="00114445">
        <w:rPr>
          <w:rFonts w:hint="cs"/>
          <w:rtl/>
        </w:rPr>
        <w:t>(</w:t>
      </w:r>
      <w:r w:rsidR="00122682" w:rsidRPr="00122682">
        <w:rPr>
          <w:rFonts w:cs="Times New Roman"/>
          <w:rtl/>
        </w:rPr>
        <w:t>שמחייבת התנצלות</w:t>
      </w:r>
      <w:r w:rsidR="00714330">
        <w:rPr>
          <w:rFonts w:hint="cs"/>
          <w:rtl/>
        </w:rPr>
        <w:t xml:space="preserve"> בפני</w:t>
      </w:r>
      <w:r w:rsidR="009156D5">
        <w:rPr>
          <w:rFonts w:hint="cs"/>
          <w:rtl/>
        </w:rPr>
        <w:t xml:space="preserve"> אנשי הקנון בקתדרלה</w:t>
      </w:r>
      <w:r w:rsidR="00714330">
        <w:rPr>
          <w:rFonts w:hint="cs"/>
          <w:rtl/>
        </w:rPr>
        <w:t xml:space="preserve">) </w:t>
      </w:r>
      <w:r w:rsidR="00714330">
        <w:rPr>
          <w:rtl/>
        </w:rPr>
        <w:t>–</w:t>
      </w:r>
      <w:r w:rsidR="00DC0B1F">
        <w:rPr>
          <w:rFonts w:hint="cs"/>
          <w:rtl/>
        </w:rPr>
        <w:t xml:space="preserve"> </w:t>
      </w:r>
      <w:r w:rsidR="0019741F">
        <w:rPr>
          <w:rFonts w:hint="cs"/>
          <w:rtl/>
        </w:rPr>
        <w:t>סוף-סוף</w:t>
      </w:r>
      <w:r w:rsidR="00DC0B1F">
        <w:rPr>
          <w:rFonts w:hint="cs"/>
          <w:rtl/>
        </w:rPr>
        <w:t xml:space="preserve"> הנרות האלו עוזרים למישהו.</w:t>
      </w:r>
    </w:p>
    <w:p w14:paraId="041EA174" w14:textId="16FAB625" w:rsidR="00733C60" w:rsidRDefault="007A0B0B" w:rsidP="00114445">
      <w:pPr>
        <w:rPr>
          <w:rtl/>
        </w:rPr>
      </w:pPr>
      <w:r>
        <w:rPr>
          <w:rFonts w:hint="cs"/>
          <w:rtl/>
        </w:rPr>
        <w:t>[</w:t>
      </w:r>
      <w:r w:rsidR="00B75DEC">
        <w:rPr>
          <w:rFonts w:hint="cs"/>
          <w:rtl/>
        </w:rPr>
        <w:t xml:space="preserve">זאת </w:t>
      </w:r>
      <w:r w:rsidR="001C5A04">
        <w:rPr>
          <w:rFonts w:hint="cs"/>
          <w:rtl/>
        </w:rPr>
        <w:t>הייתה</w:t>
      </w:r>
      <w:r w:rsidR="00B75DEC">
        <w:rPr>
          <w:rFonts w:hint="cs"/>
          <w:rtl/>
        </w:rPr>
        <w:t xml:space="preserve"> מחשבה לחלוטין בלתי הולמת [</w:t>
      </w:r>
      <w:r w:rsidR="00B75DEC">
        <w:t>inappropriate</w:t>
      </w:r>
      <w:r w:rsidR="00B75DEC">
        <w:rPr>
          <w:rFonts w:hint="cs"/>
          <w:rtl/>
        </w:rPr>
        <w:t>],</w:t>
      </w:r>
      <w:r w:rsidR="00B40BDC">
        <w:rPr>
          <w:rFonts w:hint="cs"/>
          <w:rtl/>
        </w:rPr>
        <w:t xml:space="preserve"> </w:t>
      </w:r>
      <w:r w:rsidR="00B75DEC">
        <w:rPr>
          <w:rFonts w:hint="cs"/>
          <w:rtl/>
        </w:rPr>
        <w:t>ובכל זאת [ברגע שהוא חשב אותה,] לראשונה באותו יום, הוא צחק.</w:t>
      </w:r>
      <w:r>
        <w:rPr>
          <w:rFonts w:hint="cs"/>
          <w:rtl/>
        </w:rPr>
        <w:t>]</w:t>
      </w:r>
    </w:p>
    <w:p w14:paraId="26248608" w14:textId="30F89346" w:rsidR="00B75DEC" w:rsidRDefault="00253FB4" w:rsidP="00714330">
      <w:pPr>
        <w:rPr>
          <w:rtl/>
        </w:rPr>
      </w:pPr>
      <w:r>
        <w:rPr>
          <w:rFonts w:hint="cs"/>
          <w:rtl/>
        </w:rPr>
        <w:t xml:space="preserve">הוא גרב </w:t>
      </w:r>
      <w:r w:rsidR="00B6226E">
        <w:rPr>
          <w:rFonts w:hint="cs"/>
          <w:rtl/>
        </w:rPr>
        <w:t xml:space="preserve">על </w:t>
      </w:r>
      <w:r w:rsidR="007306BB">
        <w:rPr>
          <w:rFonts w:hint="cs"/>
          <w:rtl/>
        </w:rPr>
        <w:t xml:space="preserve">כף </w:t>
      </w:r>
      <w:r w:rsidR="00B6226E">
        <w:rPr>
          <w:rFonts w:hint="cs"/>
          <w:rtl/>
        </w:rPr>
        <w:t xml:space="preserve">רגלו </w:t>
      </w:r>
      <w:r w:rsidR="007A0B0B">
        <w:rPr>
          <w:rFonts w:hint="cs"/>
          <w:rtl/>
        </w:rPr>
        <w:t xml:space="preserve">את הגרב הפושר (שרוכי הנעל היו רטובים לגמרי והוא קשר אותם בקשר רופף) </w:t>
      </w:r>
      <w:r w:rsidR="00D02997">
        <w:rPr>
          <w:rFonts w:hint="cs"/>
          <w:rtl/>
        </w:rPr>
        <w:t>ויצא</w:t>
      </w:r>
      <w:r>
        <w:rPr>
          <w:rFonts w:hint="cs"/>
          <w:rtl/>
        </w:rPr>
        <w:t xml:space="preserve"> </w:t>
      </w:r>
      <w:r w:rsidR="00D02997">
        <w:rPr>
          <w:rFonts w:hint="cs"/>
          <w:rtl/>
        </w:rPr>
        <w:t>ל</w:t>
      </w:r>
      <w:r w:rsidR="00780831">
        <w:rPr>
          <w:rFonts w:hint="cs"/>
          <w:rtl/>
        </w:rPr>
        <w:t>רחוב ה</w:t>
      </w:r>
      <w:r w:rsidR="00D02997">
        <w:rPr>
          <w:rFonts w:hint="cs"/>
          <w:rtl/>
        </w:rPr>
        <w:t>שטוף</w:t>
      </w:r>
      <w:r w:rsidR="004C475E">
        <w:rPr>
          <w:rFonts w:hint="cs"/>
          <w:rtl/>
        </w:rPr>
        <w:t xml:space="preserve"> באור</w:t>
      </w:r>
      <w:r w:rsidR="006175DF">
        <w:rPr>
          <w:rFonts w:hint="cs"/>
          <w:rtl/>
        </w:rPr>
        <w:t xml:space="preserve"> </w:t>
      </w:r>
      <w:r w:rsidR="00780831">
        <w:rPr>
          <w:rFonts w:hint="cs"/>
          <w:rtl/>
        </w:rPr>
        <w:t>ירח</w:t>
      </w:r>
      <w:r w:rsidR="004206A0">
        <w:rPr>
          <w:rFonts w:hint="cs"/>
          <w:rtl/>
        </w:rPr>
        <w:t xml:space="preserve">, </w:t>
      </w:r>
      <w:r w:rsidR="00AD08A2">
        <w:rPr>
          <w:rFonts w:hint="cs"/>
          <w:rtl/>
        </w:rPr>
        <w:t>בצעד כה נחרץ עד כי בני הזוג שעדיין ישבו על שפת המזרקה לא היו מסוגלים לע</w:t>
      </w:r>
      <w:r w:rsidR="006175DF">
        <w:rPr>
          <w:rFonts w:hint="cs"/>
          <w:rtl/>
        </w:rPr>
        <w:t>ו</w:t>
      </w:r>
      <w:r w:rsidR="00AD08A2">
        <w:rPr>
          <w:rFonts w:hint="cs"/>
          <w:rtl/>
        </w:rPr>
        <w:t>צרו גם לו ניסו, ו</w:t>
      </w:r>
      <w:r w:rsidR="00714330">
        <w:rPr>
          <w:rFonts w:hint="cs"/>
          <w:rtl/>
        </w:rPr>
        <w:t>חזר</w:t>
      </w:r>
      <w:r w:rsidR="00D02997">
        <w:rPr>
          <w:rFonts w:hint="cs"/>
          <w:rtl/>
        </w:rPr>
        <w:t xml:space="preserve"> </w:t>
      </w:r>
      <w:r>
        <w:rPr>
          <w:rFonts w:hint="cs"/>
          <w:rtl/>
        </w:rPr>
        <w:t>ללובי המחומם של המלון.</w:t>
      </w:r>
    </w:p>
    <w:p w14:paraId="62369ECC" w14:textId="11C41B3D" w:rsidR="004206A0" w:rsidRDefault="004206A0" w:rsidP="00250000">
      <w:pPr>
        <w:rPr>
          <w:rtl/>
        </w:rPr>
      </w:pPr>
      <w:r>
        <w:rPr>
          <w:rFonts w:hint="cs"/>
          <w:rtl/>
        </w:rPr>
        <w:t xml:space="preserve">הוא אפילו לא </w:t>
      </w:r>
      <w:r w:rsidR="00B84D34" w:rsidRPr="00B84D34">
        <w:rPr>
          <w:rFonts w:cs="Times New Roman"/>
          <w:rtl/>
        </w:rPr>
        <w:t>הוצרך</w:t>
      </w:r>
      <w:r w:rsidR="00B84D34">
        <w:rPr>
          <w:rFonts w:cs="Times New Roman" w:hint="cs"/>
          <w:rtl/>
        </w:rPr>
        <w:t xml:space="preserve"> </w:t>
      </w:r>
      <w:r>
        <w:rPr>
          <w:rFonts w:hint="cs"/>
          <w:rtl/>
        </w:rPr>
        <w:t xml:space="preserve">לחשוב </w:t>
      </w:r>
      <w:r w:rsidR="003A1D3A">
        <w:rPr>
          <w:rFonts w:hint="cs"/>
          <w:rtl/>
        </w:rPr>
        <w:t>לפני</w:t>
      </w:r>
      <w:r>
        <w:rPr>
          <w:rFonts w:hint="cs"/>
          <w:rtl/>
        </w:rPr>
        <w:t xml:space="preserve"> ששאל</w:t>
      </w:r>
      <w:r w:rsidR="0090021D">
        <w:rPr>
          <w:rFonts w:hint="cs"/>
          <w:rtl/>
        </w:rPr>
        <w:t xml:space="preserve">, </w:t>
      </w:r>
      <w:r w:rsidR="00A83D14">
        <w:t>“</w:t>
      </w:r>
      <w:r w:rsidRPr="004206A0">
        <w:t>Ha</w:t>
      </w:r>
      <w:r w:rsidR="00D02997">
        <w:t>ben Sie</w:t>
      </w:r>
      <w:r w:rsidRPr="004206A0">
        <w:t xml:space="preserve"> eine Nachricht für mich erhalten</w:t>
      </w:r>
      <w:r>
        <w:t>?</w:t>
      </w:r>
      <w:r w:rsidR="00A83D14">
        <w:t>”</w:t>
      </w:r>
    </w:p>
    <w:p w14:paraId="6476D34C" w14:textId="6B258CC9" w:rsidR="00253FB4" w:rsidRDefault="00253FB4" w:rsidP="00714330">
      <w:pPr>
        <w:rPr>
          <w:rFonts w:cs="Times New Roman"/>
          <w:rtl/>
        </w:rPr>
      </w:pPr>
      <w:r>
        <w:rPr>
          <w:rFonts w:hint="cs"/>
          <w:rtl/>
        </w:rPr>
        <w:t xml:space="preserve">ובהחלט, </w:t>
      </w:r>
      <w:r w:rsidR="001C5A04">
        <w:rPr>
          <w:rFonts w:hint="cs"/>
          <w:rtl/>
        </w:rPr>
        <w:t>הייתה</w:t>
      </w:r>
      <w:r>
        <w:rPr>
          <w:rFonts w:hint="cs"/>
          <w:rtl/>
        </w:rPr>
        <w:t xml:space="preserve"> לו נכריכט</w:t>
      </w:r>
      <w:r w:rsidR="00B84D34" w:rsidRPr="00B84D34">
        <w:rPr>
          <w:rFonts w:cs="Times New Roman"/>
          <w:rtl/>
        </w:rPr>
        <w:t xml:space="preserve"> שהתקבלה עבורו</w:t>
      </w:r>
      <w:r w:rsidR="004206A0">
        <w:rPr>
          <w:rFonts w:hint="cs"/>
          <w:rtl/>
        </w:rPr>
        <w:t>, היו לו בעצם שלוש נכריכט אחת אחרי ה</w:t>
      </w:r>
      <w:r w:rsidR="003A7E9C">
        <w:rPr>
          <w:rFonts w:hint="cs"/>
          <w:rtl/>
        </w:rPr>
        <w:t>שנייה</w:t>
      </w:r>
      <w:r w:rsidR="004206A0">
        <w:rPr>
          <w:rFonts w:hint="cs"/>
          <w:rtl/>
        </w:rPr>
        <w:t xml:space="preserve"> ובשעה שקרא אותן </w:t>
      </w:r>
      <w:r w:rsidR="0051408A">
        <w:rPr>
          <w:rFonts w:hint="cs"/>
          <w:rtl/>
        </w:rPr>
        <w:t>מארק ו</w:t>
      </w:r>
      <w:r w:rsidR="004206A0">
        <w:rPr>
          <w:rFonts w:hint="cs"/>
          <w:rtl/>
        </w:rPr>
        <w:t xml:space="preserve">אבא </w:t>
      </w:r>
      <w:r w:rsidR="0051408A">
        <w:rPr>
          <w:rFonts w:hint="cs"/>
          <w:rtl/>
        </w:rPr>
        <w:t>הגיחו מהחדר האחורי עם המזוודות שהשאירו שם למשמרת במשך היום</w:t>
      </w:r>
      <w:r w:rsidR="00714330">
        <w:rPr>
          <w:rFonts w:hint="cs"/>
          <w:rtl/>
        </w:rPr>
        <w:t>. הם לא הופתעו לראותו והוא לא סיפר דבר</w:t>
      </w:r>
      <w:r w:rsidR="00AD08A2">
        <w:rPr>
          <w:rFonts w:hint="cs"/>
          <w:rtl/>
        </w:rPr>
        <w:t xml:space="preserve"> </w:t>
      </w:r>
      <w:r w:rsidR="00714330" w:rsidRPr="00CE03C4">
        <w:rPr>
          <w:rFonts w:hint="cs"/>
          <w:rtl/>
        </w:rPr>
        <w:t>ו</w:t>
      </w:r>
      <w:r w:rsidR="00714330">
        <w:rPr>
          <w:rFonts w:hint="cs"/>
          <w:rtl/>
        </w:rPr>
        <w:t>רק</w:t>
      </w:r>
      <w:r w:rsidR="0051408A">
        <w:rPr>
          <w:rFonts w:hint="cs"/>
          <w:rtl/>
        </w:rPr>
        <w:t xml:space="preserve"> עזר להעביר א</w:t>
      </w:r>
      <w:r w:rsidR="00714330">
        <w:rPr>
          <w:rFonts w:hint="cs"/>
          <w:rtl/>
        </w:rPr>
        <w:t xml:space="preserve">ת </w:t>
      </w:r>
      <w:r w:rsidR="009F5453">
        <w:rPr>
          <w:rFonts w:hint="cs"/>
          <w:rtl/>
        </w:rPr>
        <w:t xml:space="preserve">המזוודות </w:t>
      </w:r>
      <w:r w:rsidR="0051408A">
        <w:rPr>
          <w:rFonts w:hint="cs"/>
          <w:rtl/>
        </w:rPr>
        <w:t>ל</w:t>
      </w:r>
      <w:r w:rsidR="003E6659">
        <w:rPr>
          <w:rFonts w:hint="cs"/>
          <w:rtl/>
        </w:rPr>
        <w:t>מיניוואן</w:t>
      </w:r>
      <w:r w:rsidR="00714330">
        <w:rPr>
          <w:rFonts w:hint="cs"/>
          <w:rtl/>
        </w:rPr>
        <w:t xml:space="preserve"> שחנה</w:t>
      </w:r>
      <w:r w:rsidR="004206A0">
        <w:rPr>
          <w:rFonts w:hint="cs"/>
          <w:rtl/>
        </w:rPr>
        <w:t xml:space="preserve"> בחוץ.</w:t>
      </w:r>
      <w:r w:rsidR="004C475E">
        <w:rPr>
          <w:rFonts w:hint="cs"/>
          <w:rtl/>
        </w:rPr>
        <w:t xml:space="preserve"> </w:t>
      </w:r>
      <w:r w:rsidR="00B84D34" w:rsidRPr="0090021D">
        <w:rPr>
          <w:rFonts w:hint="cs"/>
          <w:color w:val="BFBFBF" w:themeColor="background1" w:themeShade="BF"/>
          <w:rtl/>
        </w:rPr>
        <w:t>[</w:t>
      </w:r>
      <w:r w:rsidR="00B65A23" w:rsidRPr="0090021D">
        <w:rPr>
          <w:rFonts w:cs="Times New Roman"/>
          <w:color w:val="BFBFBF" w:themeColor="background1" w:themeShade="BF"/>
          <w:rtl/>
        </w:rPr>
        <w:t>הסתבר</w:t>
      </w:r>
      <w:r w:rsidR="005F70B8" w:rsidRPr="0090021D">
        <w:rPr>
          <w:rFonts w:hint="cs"/>
          <w:color w:val="BFBFBF" w:themeColor="background1" w:themeShade="BF"/>
          <w:rtl/>
        </w:rPr>
        <w:t xml:space="preserve"> </w:t>
      </w:r>
      <w:r w:rsidR="00B65A23" w:rsidRPr="0090021D">
        <w:rPr>
          <w:rFonts w:cs="Times New Roman"/>
          <w:color w:val="BFBFBF" w:themeColor="background1" w:themeShade="BF"/>
          <w:rtl/>
        </w:rPr>
        <w:t>שלאחר שנפרד מהם עוזבו / שנסע / שפנה לדרכו / שהלך בבוקר החליטו שעדיף יהיה אם</w:t>
      </w:r>
      <w:r w:rsidR="005F70B8" w:rsidRPr="0090021D">
        <w:rPr>
          <w:rFonts w:hint="cs"/>
          <w:color w:val="BFBFBF" w:themeColor="background1" w:themeShade="BF"/>
          <w:rtl/>
        </w:rPr>
        <w:t xml:space="preserve"> </w:t>
      </w:r>
      <w:r w:rsidR="00B65A23" w:rsidRPr="0090021D">
        <w:rPr>
          <w:rFonts w:cs="Times New Roman"/>
          <w:color w:val="BFBFBF" w:themeColor="background1" w:themeShade="BF"/>
          <w:rtl/>
        </w:rPr>
        <w:t>שהחליטו לעשות</w:t>
      </w:r>
      <w:r w:rsidR="00BA773F" w:rsidRPr="0090021D">
        <w:rPr>
          <w:rFonts w:hint="cs"/>
          <w:color w:val="BFBFBF" w:themeColor="background1" w:themeShade="BF"/>
          <w:rtl/>
        </w:rPr>
        <w:t xml:space="preserve"> את דרכם לציריך כבר</w:t>
      </w:r>
      <w:r w:rsidR="005F70B8" w:rsidRPr="0090021D">
        <w:rPr>
          <w:rFonts w:hint="cs"/>
          <w:color w:val="BFBFBF" w:themeColor="background1" w:themeShade="BF"/>
          <w:rtl/>
        </w:rPr>
        <w:t xml:space="preserve"> בלילה</w:t>
      </w:r>
      <w:r w:rsidR="00BA773F" w:rsidRPr="0090021D">
        <w:rPr>
          <w:rFonts w:hint="cs"/>
          <w:color w:val="BFBFBF" w:themeColor="background1" w:themeShade="BF"/>
          <w:rtl/>
        </w:rPr>
        <w:t>,</w:t>
      </w:r>
      <w:r w:rsidR="005F70B8" w:rsidRPr="0090021D">
        <w:rPr>
          <w:rFonts w:hint="cs"/>
          <w:color w:val="BFBFBF" w:themeColor="background1" w:themeShade="BF"/>
          <w:rtl/>
        </w:rPr>
        <w:t xml:space="preserve"> </w:t>
      </w:r>
      <w:r w:rsidR="00AD08A2" w:rsidRPr="0090021D">
        <w:rPr>
          <w:rFonts w:hint="cs"/>
          <w:color w:val="BFBFBF" w:themeColor="background1" w:themeShade="BF"/>
          <w:rtl/>
        </w:rPr>
        <w:t xml:space="preserve">כדי </w:t>
      </w:r>
      <w:r w:rsidR="005F70B8" w:rsidRPr="0090021D">
        <w:rPr>
          <w:rFonts w:hint="cs"/>
          <w:color w:val="BFBFBF" w:themeColor="background1" w:themeShade="BF"/>
          <w:rtl/>
        </w:rPr>
        <w:t xml:space="preserve">לחסוך </w:t>
      </w:r>
      <w:r w:rsidR="0078531F" w:rsidRPr="0090021D">
        <w:rPr>
          <w:rFonts w:hint="cs"/>
          <w:color w:val="BFBFBF" w:themeColor="background1" w:themeShade="BF"/>
          <w:rtl/>
        </w:rPr>
        <w:t>מ</w:t>
      </w:r>
      <w:r w:rsidR="008B1B44" w:rsidRPr="0090021D">
        <w:rPr>
          <w:rFonts w:hint="cs"/>
          <w:color w:val="BFBFBF" w:themeColor="background1" w:themeShade="BF"/>
          <w:rtl/>
        </w:rPr>
        <w:t>סופי</w:t>
      </w:r>
      <w:r w:rsidR="005F70B8" w:rsidRPr="0090021D">
        <w:rPr>
          <w:rFonts w:hint="cs"/>
          <w:color w:val="BFBFBF" w:themeColor="background1" w:themeShade="BF"/>
          <w:rtl/>
        </w:rPr>
        <w:t xml:space="preserve"> את הנסיעה המפרכת </w:t>
      </w:r>
      <w:r w:rsidR="00B836FC" w:rsidRPr="0090021D">
        <w:rPr>
          <w:rFonts w:cs="Times New Roman"/>
          <w:color w:val="BFBFBF" w:themeColor="background1" w:themeShade="BF"/>
          <w:rtl/>
        </w:rPr>
        <w:t xml:space="preserve">בת השעתיים </w:t>
      </w:r>
      <w:r w:rsidR="00BA773F" w:rsidRPr="0090021D">
        <w:rPr>
          <w:rFonts w:hint="cs"/>
          <w:color w:val="BFBFBF" w:themeColor="background1" w:themeShade="BF"/>
          <w:rtl/>
        </w:rPr>
        <w:t xml:space="preserve">למחרת, </w:t>
      </w:r>
      <w:r w:rsidR="005F70B8" w:rsidRPr="0090021D">
        <w:rPr>
          <w:rFonts w:hint="cs"/>
          <w:color w:val="BFBFBF" w:themeColor="background1" w:themeShade="BF"/>
          <w:rtl/>
        </w:rPr>
        <w:t>ביו</w:t>
      </w:r>
      <w:r w:rsidR="00AD08A2" w:rsidRPr="0090021D">
        <w:rPr>
          <w:rFonts w:hint="cs"/>
          <w:color w:val="BFBFBF" w:themeColor="background1" w:themeShade="BF"/>
          <w:rtl/>
        </w:rPr>
        <w:t>מו</w:t>
      </w:r>
      <w:r w:rsidR="005F70B8" w:rsidRPr="0090021D">
        <w:rPr>
          <w:rFonts w:hint="cs"/>
          <w:color w:val="BFBFBF" w:themeColor="background1" w:themeShade="BF"/>
          <w:rtl/>
        </w:rPr>
        <w:t xml:space="preserve"> </w:t>
      </w:r>
      <w:r w:rsidR="00BA773F" w:rsidRPr="0090021D">
        <w:rPr>
          <w:rFonts w:hint="cs"/>
          <w:color w:val="BFBFBF" w:themeColor="background1" w:themeShade="BF"/>
          <w:rtl/>
        </w:rPr>
        <w:t xml:space="preserve">של </w:t>
      </w:r>
      <w:r w:rsidR="005F70B8" w:rsidRPr="0090021D">
        <w:rPr>
          <w:rFonts w:hint="cs"/>
          <w:color w:val="BFBFBF" w:themeColor="background1" w:themeShade="BF"/>
          <w:rtl/>
        </w:rPr>
        <w:t>קונצרט.</w:t>
      </w:r>
      <w:r w:rsidR="00B84D34" w:rsidRPr="0090021D">
        <w:rPr>
          <w:rFonts w:hint="cs"/>
          <w:color w:val="BFBFBF" w:themeColor="background1" w:themeShade="BF"/>
          <w:rtl/>
        </w:rPr>
        <w:t>]</w:t>
      </w:r>
      <w:r w:rsidR="00B65A23">
        <w:rPr>
          <w:rFonts w:hint="cs"/>
          <w:rtl/>
        </w:rPr>
        <w:t xml:space="preserve"> </w:t>
      </w:r>
      <w:r w:rsidR="001C5A04">
        <w:rPr>
          <w:rFonts w:cs="Times New Roman"/>
          <w:rtl/>
        </w:rPr>
        <w:t>אימא</w:t>
      </w:r>
      <w:r w:rsidR="00B84D34" w:rsidRPr="00B84D34">
        <w:rPr>
          <w:rFonts w:cs="Times New Roman"/>
          <w:rtl/>
        </w:rPr>
        <w:t xml:space="preserve"> כבר ישבה שם במושב הקדמי, שקועה באטלס כבישים, תיאו ייבב במושב האחורי</w:t>
      </w:r>
      <w:r w:rsidR="006175DF">
        <w:rPr>
          <w:rFonts w:cs="Times New Roman" w:hint="cs"/>
          <w:rtl/>
        </w:rPr>
        <w:t>,</w:t>
      </w:r>
      <w:r w:rsidR="00B84D34" w:rsidRPr="00B84D34">
        <w:rPr>
          <w:rFonts w:cs="Times New Roman"/>
          <w:rtl/>
        </w:rPr>
        <w:t xml:space="preserve"> וסופי</w:t>
      </w:r>
      <w:r w:rsidR="006175DF">
        <w:rPr>
          <w:rFonts w:cs="Times New Roman" w:hint="cs"/>
          <w:rtl/>
        </w:rPr>
        <w:t>,</w:t>
      </w:r>
      <w:r w:rsidR="00B84D34" w:rsidRPr="00B84D34">
        <w:rPr>
          <w:rFonts w:cs="Times New Roman"/>
          <w:rtl/>
        </w:rPr>
        <w:t xml:space="preserve"> בבגדי</w:t>
      </w:r>
      <w:r w:rsidR="006175DF">
        <w:rPr>
          <w:rFonts w:cs="Times New Roman" w:hint="cs"/>
          <w:rtl/>
        </w:rPr>
        <w:t xml:space="preserve"> </w:t>
      </w:r>
      <w:r w:rsidR="00B84D34" w:rsidRPr="00B84D34">
        <w:rPr>
          <w:rFonts w:cs="Times New Roman"/>
          <w:rtl/>
        </w:rPr>
        <w:t>החול שמיהרה לעטות בתום הקונצרט, עצמה את עיניה והתעלמה ממנו. לא אחת היא ביטאה את עייפותה מקונצרטים, מחיי הופעות שדרשו ממנה לשקול כל שעשוע או הסחת</w:t>
      </w:r>
      <w:r w:rsidR="006175DF">
        <w:rPr>
          <w:rFonts w:cs="Times New Roman" w:hint="cs"/>
          <w:rtl/>
        </w:rPr>
        <w:t xml:space="preserve"> </w:t>
      </w:r>
      <w:r w:rsidR="00B84D34" w:rsidRPr="00B84D34">
        <w:rPr>
          <w:rFonts w:cs="Times New Roman"/>
          <w:rtl/>
        </w:rPr>
        <w:t xml:space="preserve">דעת לעומת הזמן שיגבו ממכסת אימוניה, </w:t>
      </w:r>
      <w:r w:rsidR="0090021D" w:rsidRPr="00B84D34">
        <w:rPr>
          <w:rFonts w:cs="Times New Roman"/>
          <w:rtl/>
        </w:rPr>
        <w:t>למדוד בקפדנות כל דקה בכל יום,</w:t>
      </w:r>
      <w:r w:rsidR="0090021D">
        <w:rPr>
          <w:rFonts w:cs="Times New Roman" w:hint="cs"/>
          <w:rtl/>
        </w:rPr>
        <w:t xml:space="preserve"> </w:t>
      </w:r>
      <w:r w:rsidR="00B84D34" w:rsidRPr="00B84D34">
        <w:rPr>
          <w:rFonts w:cs="Times New Roman"/>
          <w:rtl/>
        </w:rPr>
        <w:t xml:space="preserve">ואלכס חשד שלפחות חלק מהחלטת ההורים להקדים עוד לאותו לילה את הנסיעה בת השעתיים לציריך </w:t>
      </w:r>
      <w:r w:rsidR="006175DF" w:rsidRPr="006175DF">
        <w:rPr>
          <w:rFonts w:cs="Times New Roman"/>
          <w:rtl/>
        </w:rPr>
        <w:t xml:space="preserve">היה תגובת </w:t>
      </w:r>
      <w:r w:rsidR="00B84D34" w:rsidRPr="00B84D34">
        <w:rPr>
          <w:rFonts w:cs="Times New Roman"/>
          <w:rtl/>
        </w:rPr>
        <w:t>מנע לתלונותיה המבהילות של סופי</w:t>
      </w:r>
      <w:r w:rsidR="00B65A23" w:rsidRPr="00B65A23">
        <w:rPr>
          <w:rFonts w:cs="Times New Roman"/>
          <w:rtl/>
        </w:rPr>
        <w:t>. [</w:t>
      </w:r>
      <w:r w:rsidR="00B65A23" w:rsidRPr="00B65A23">
        <w:t>premptive reaction</w:t>
      </w:r>
      <w:r w:rsidR="00B65A23" w:rsidRPr="00B65A23">
        <w:rPr>
          <w:rFonts w:cs="Times New Roman"/>
          <w:rtl/>
        </w:rPr>
        <w:t>] [מדבריה של סופי מעייפות כללית שסופי חשה לגבי קונצרטים והופעות, עייפות שהלכה והפכה תכופה יותר בעת האחרונה / דברים שהפכו תכופים יותר לאחרונה. ]</w:t>
      </w:r>
    </w:p>
    <w:p w14:paraId="38038EEB" w14:textId="7DBBF54A" w:rsidR="009F4714" w:rsidRDefault="009F4714" w:rsidP="00714330">
      <w:pPr>
        <w:rPr>
          <w:rtl/>
        </w:rPr>
      </w:pPr>
      <w:r w:rsidRPr="009F4714">
        <w:rPr>
          <w:rFonts w:cs="Times New Roman"/>
          <w:rtl/>
        </w:rPr>
        <w:t>[סופסופי – אחד מכמה קטעים שכולם באותו נושא]</w:t>
      </w:r>
    </w:p>
    <w:p w14:paraId="25B7EBF9" w14:textId="1C96B1C4" w:rsidR="008D75E0" w:rsidRDefault="008D75E0" w:rsidP="00714330">
      <w:pPr>
        <w:rPr>
          <w:rtl/>
        </w:rPr>
      </w:pPr>
      <w:r>
        <w:rPr>
          <w:rFonts w:hint="cs"/>
          <w:rtl/>
        </w:rPr>
        <w:t xml:space="preserve">"פחדת?" מארק </w:t>
      </w:r>
      <w:r w:rsidR="00B84D34" w:rsidRPr="00B84D34">
        <w:rPr>
          <w:rFonts w:cs="Times New Roman"/>
          <w:rtl/>
        </w:rPr>
        <w:t>הקניט</w:t>
      </w:r>
      <w:r w:rsidR="00B836FC" w:rsidRPr="00B836FC">
        <w:rPr>
          <w:rFonts w:cs="Times New Roman" w:hint="cs"/>
          <w:rtl/>
        </w:rPr>
        <w:t xml:space="preserve"> </w:t>
      </w:r>
      <w:r w:rsidR="006175DF">
        <w:rPr>
          <w:rFonts w:cs="Times New Roman" w:hint="cs"/>
          <w:rtl/>
        </w:rPr>
        <w:t xml:space="preserve">אותו </w:t>
      </w:r>
      <w:r>
        <w:rPr>
          <w:rFonts w:hint="cs"/>
          <w:rtl/>
        </w:rPr>
        <w:t>בטון משועשע. "</w:t>
      </w:r>
      <w:r w:rsidR="003E6659">
        <w:rPr>
          <w:rFonts w:hint="cs"/>
          <w:rtl/>
        </w:rPr>
        <w:t xml:space="preserve">נבהלת </w:t>
      </w:r>
      <w:r>
        <w:rPr>
          <w:rFonts w:hint="cs"/>
          <w:rtl/>
        </w:rPr>
        <w:t>כשחזרת ולא מצאת אף אחד, נבהלת?"</w:t>
      </w:r>
    </w:p>
    <w:p w14:paraId="798C442E" w14:textId="63461AB1" w:rsidR="008D75E0" w:rsidRDefault="008D75E0" w:rsidP="00714330">
      <w:pPr>
        <w:rPr>
          <w:rtl/>
        </w:rPr>
      </w:pPr>
      <w:r>
        <w:rPr>
          <w:rFonts w:hint="cs"/>
          <w:rtl/>
        </w:rPr>
        <w:t xml:space="preserve">למורת רוחו אלכס לא </w:t>
      </w:r>
      <w:r w:rsidR="00B836FC">
        <w:rPr>
          <w:rFonts w:hint="cs"/>
          <w:rtl/>
        </w:rPr>
        <w:t>ענה</w:t>
      </w:r>
      <w:r>
        <w:rPr>
          <w:rFonts w:hint="cs"/>
          <w:rtl/>
        </w:rPr>
        <w:t>, ובכל אופן לא נראה נרעש מהנטישה הפוטנציאלית.</w:t>
      </w:r>
    </w:p>
    <w:p w14:paraId="63AA5358" w14:textId="3654908F" w:rsidR="008D75E0" w:rsidRDefault="008D75E0" w:rsidP="00FE0BB9">
      <w:pPr>
        <w:rPr>
          <w:rtl/>
        </w:rPr>
      </w:pPr>
      <w:r>
        <w:rPr>
          <w:rFonts w:hint="cs"/>
          <w:rtl/>
        </w:rPr>
        <w:t>"ממש קיוויתי שלא נ</w:t>
      </w:r>
      <w:r w:rsidR="00A83D14">
        <w:rPr>
          <w:rFonts w:hint="cs"/>
          <w:rtl/>
        </w:rPr>
        <w:t>חז</w:t>
      </w:r>
      <w:r>
        <w:rPr>
          <w:rFonts w:hint="cs"/>
          <w:rtl/>
        </w:rPr>
        <w:t xml:space="preserve">ה </w:t>
      </w:r>
      <w:r w:rsidR="00A83D14">
        <w:rPr>
          <w:rFonts w:hint="cs"/>
          <w:rtl/>
        </w:rPr>
        <w:t>ב</w:t>
      </w:r>
      <w:r>
        <w:rPr>
          <w:rFonts w:hint="cs"/>
          <w:rtl/>
        </w:rPr>
        <w:t>פנים המצחינות שלך יותר," מארק ירה בכל התותחים</w:t>
      </w:r>
      <w:r w:rsidR="00B836FC" w:rsidRPr="00B836FC">
        <w:rPr>
          <w:rFonts w:cs="Times New Roman"/>
          <w:rtl/>
        </w:rPr>
        <w:t>, אך לשווא</w:t>
      </w:r>
      <w:r>
        <w:rPr>
          <w:rFonts w:hint="cs"/>
          <w:rtl/>
        </w:rPr>
        <w:t>.</w:t>
      </w:r>
    </w:p>
    <w:p w14:paraId="76391865" w14:textId="1D782E0A" w:rsidR="008D75E0" w:rsidRDefault="00B836FC" w:rsidP="00FE0BB9">
      <w:pPr>
        <w:rPr>
          <w:rtl/>
        </w:rPr>
      </w:pPr>
      <w:r w:rsidRPr="00B836FC">
        <w:rPr>
          <w:rFonts w:cs="Times New Roman"/>
          <w:rtl/>
        </w:rPr>
        <w:t>לפני שנכנס ל</w:t>
      </w:r>
      <w:r w:rsidR="00B84D34" w:rsidRPr="00B84D34">
        <w:rPr>
          <w:rFonts w:cs="Times New Roman"/>
          <w:rtl/>
        </w:rPr>
        <w:t>רכב</w:t>
      </w:r>
      <w:r w:rsidRPr="00B836FC">
        <w:rPr>
          <w:rFonts w:cs="Times New Roman"/>
          <w:rtl/>
        </w:rPr>
        <w:t xml:space="preserve">, </w:t>
      </w:r>
      <w:r w:rsidR="008D75E0">
        <w:rPr>
          <w:rFonts w:hint="cs"/>
          <w:rtl/>
        </w:rPr>
        <w:t xml:space="preserve">אלכס </w:t>
      </w:r>
      <w:r w:rsidR="00035117">
        <w:rPr>
          <w:rFonts w:hint="cs"/>
          <w:rtl/>
        </w:rPr>
        <w:t>[</w:t>
      </w:r>
      <w:r w:rsidR="008D75E0">
        <w:rPr>
          <w:rFonts w:hint="cs"/>
          <w:rtl/>
        </w:rPr>
        <w:t xml:space="preserve">לא </w:t>
      </w:r>
      <w:r w:rsidR="007306BB">
        <w:rPr>
          <w:rFonts w:hint="cs"/>
          <w:rtl/>
        </w:rPr>
        <w:t>ענה</w:t>
      </w:r>
      <w:r w:rsidR="008D75E0">
        <w:rPr>
          <w:rFonts w:hint="cs"/>
          <w:rtl/>
        </w:rPr>
        <w:t>, הוא חשב על ה</w:t>
      </w:r>
      <w:r w:rsidR="00FE0BB9">
        <w:rPr>
          <w:rFonts w:hint="cs"/>
          <w:rtl/>
        </w:rPr>
        <w:t xml:space="preserve">סגולות </w:t>
      </w:r>
      <w:r w:rsidR="008D75E0">
        <w:t>merit</w:t>
      </w:r>
      <w:r w:rsidR="00FE0BB9">
        <w:rPr>
          <w:rFonts w:hint="cs"/>
          <w:rtl/>
        </w:rPr>
        <w:t xml:space="preserve"> </w:t>
      </w:r>
      <w:r w:rsidR="000C3BBD">
        <w:rPr>
          <w:rFonts w:hint="cs"/>
          <w:rtl/>
        </w:rPr>
        <w:t>ה</w:t>
      </w:r>
      <w:r w:rsidR="00FE0BB9">
        <w:rPr>
          <w:rFonts w:hint="cs"/>
          <w:rtl/>
        </w:rPr>
        <w:t>טמונות</w:t>
      </w:r>
      <w:r w:rsidR="008D75E0">
        <w:rPr>
          <w:rFonts w:hint="cs"/>
          <w:rtl/>
        </w:rPr>
        <w:t xml:space="preserve"> בהקדש</w:t>
      </w:r>
      <w:r w:rsidR="009F5453">
        <w:rPr>
          <w:rFonts w:hint="cs"/>
          <w:rtl/>
        </w:rPr>
        <w:t>ת</w:t>
      </w:r>
      <w:r w:rsidR="008D75E0">
        <w:rPr>
          <w:rFonts w:hint="cs"/>
          <w:rtl/>
        </w:rPr>
        <w:t xml:space="preserve"> חייך לסגפנות כקדושים הקתוליים</w:t>
      </w:r>
      <w:r w:rsidR="009F5453">
        <w:rPr>
          <w:rFonts w:hint="cs"/>
          <w:rtl/>
        </w:rPr>
        <w:t>.</w:t>
      </w:r>
      <w:r w:rsidR="008D75E0">
        <w:rPr>
          <w:rFonts w:hint="cs"/>
          <w:rtl/>
        </w:rPr>
        <w:t xml:space="preserve"> ולפני שנכנס </w:t>
      </w:r>
      <w:r w:rsidR="009F5453">
        <w:rPr>
          <w:rFonts w:hint="cs"/>
          <w:rtl/>
        </w:rPr>
        <w:t>למכונית</w:t>
      </w:r>
      <w:r w:rsidR="00035117">
        <w:rPr>
          <w:rFonts w:hint="cs"/>
          <w:rtl/>
        </w:rPr>
        <w:t>]</w:t>
      </w:r>
      <w:r w:rsidR="008D75E0">
        <w:rPr>
          <w:rFonts w:hint="cs"/>
          <w:rtl/>
        </w:rPr>
        <w:t xml:space="preserve"> ירק סוכרייה דביקה שלקח מקערית קר</w:t>
      </w:r>
      <w:r w:rsidR="009F5453">
        <w:rPr>
          <w:rFonts w:hint="cs"/>
          <w:rtl/>
        </w:rPr>
        <w:t>י</w:t>
      </w:r>
      <w:r w:rsidR="008D75E0">
        <w:rPr>
          <w:rFonts w:hint="cs"/>
          <w:rtl/>
        </w:rPr>
        <w:t>סטל בלובי המלון</w:t>
      </w:r>
      <w:r w:rsidR="00B84D34">
        <w:rPr>
          <w:rFonts w:hint="cs"/>
          <w:rtl/>
        </w:rPr>
        <w:t xml:space="preserve"> </w:t>
      </w:r>
      <w:r w:rsidR="00B84D34" w:rsidRPr="00B84D34">
        <w:rPr>
          <w:rFonts w:cs="Times New Roman"/>
          <w:rtl/>
        </w:rPr>
        <w:t>כדי</w:t>
      </w:r>
      <w:r w:rsidR="008D75E0">
        <w:rPr>
          <w:rFonts w:hint="cs"/>
          <w:rtl/>
        </w:rPr>
        <w:t xml:space="preserve"> למסך את ריח האלכוהול</w:t>
      </w:r>
      <w:r w:rsidR="00035117" w:rsidRPr="00035117">
        <w:rPr>
          <w:rFonts w:cs="Times New Roman"/>
          <w:rtl/>
        </w:rPr>
        <w:t>, ו</w:t>
      </w:r>
      <w:r w:rsidR="00B84D34" w:rsidRPr="00B84D34">
        <w:rPr>
          <w:rFonts w:cs="Times New Roman"/>
          <w:rtl/>
        </w:rPr>
        <w:t xml:space="preserve">כשהרים </w:t>
      </w:r>
      <w:r w:rsidR="006175DF">
        <w:rPr>
          <w:rFonts w:cs="Times New Roman" w:hint="cs"/>
          <w:rtl/>
        </w:rPr>
        <w:t xml:space="preserve">את </w:t>
      </w:r>
      <w:r w:rsidR="00B84D34" w:rsidRPr="00B84D34">
        <w:rPr>
          <w:rFonts w:cs="Times New Roman"/>
          <w:rtl/>
        </w:rPr>
        <w:t>עיניו</w:t>
      </w:r>
      <w:r w:rsidR="00035117" w:rsidRPr="00035117">
        <w:rPr>
          <w:rFonts w:cs="Times New Roman"/>
          <w:rtl/>
        </w:rPr>
        <w:t xml:space="preserve"> ראה את </w:t>
      </w:r>
      <w:r>
        <w:rPr>
          <w:rFonts w:cs="Times New Roman" w:hint="cs"/>
          <w:rtl/>
        </w:rPr>
        <w:t xml:space="preserve">בני </w:t>
      </w:r>
      <w:r w:rsidR="00035117" w:rsidRPr="00035117">
        <w:rPr>
          <w:rFonts w:cs="Times New Roman"/>
          <w:rtl/>
        </w:rPr>
        <w:t>הזוג על שפת המזרקה חולקים בקבוק עם הנער אשר קמט העמיק</w:t>
      </w:r>
      <w:r w:rsidR="00C90C6C">
        <w:rPr>
          <w:rFonts w:cs="Times New Roman"/>
          <w:rtl/>
        </w:rPr>
        <w:t xml:space="preserve"> מאוד </w:t>
      </w:r>
      <w:r w:rsidR="00035117" w:rsidRPr="00035117">
        <w:rPr>
          <w:rFonts w:cs="Times New Roman"/>
          <w:rtl/>
        </w:rPr>
        <w:t>לאחרונה בין גבותיו</w:t>
      </w:r>
      <w:r w:rsidR="008D75E0">
        <w:rPr>
          <w:rFonts w:hint="cs"/>
          <w:rtl/>
        </w:rPr>
        <w:t>.</w:t>
      </w:r>
    </w:p>
    <w:p w14:paraId="5F754986" w14:textId="77777777" w:rsidR="00565B89" w:rsidRDefault="00565B89" w:rsidP="00D62561">
      <w:pPr>
        <w:rPr>
          <w:rtl/>
        </w:rPr>
      </w:pPr>
    </w:p>
    <w:p w14:paraId="3192880D" w14:textId="32963CC2" w:rsidR="00565B89" w:rsidRDefault="00565B89" w:rsidP="00320175">
      <w:pPr>
        <w:pStyle w:val="Heading3"/>
        <w:rPr>
          <w:rtl/>
        </w:rPr>
      </w:pPr>
      <w:r>
        <w:rPr>
          <w:rFonts w:hint="cs"/>
          <w:rtl/>
        </w:rPr>
        <w:t>פיל מחייך</w:t>
      </w:r>
    </w:p>
    <w:p w14:paraId="14603DB4" w14:textId="29FBF98F" w:rsidR="00733C60" w:rsidRDefault="00FD6639" w:rsidP="0060553C">
      <w:pPr>
        <w:rPr>
          <w:rtl/>
        </w:rPr>
      </w:pPr>
      <w:r>
        <w:rPr>
          <w:rFonts w:hint="cs"/>
          <w:rtl/>
        </w:rPr>
        <w:t>מארק ו</w:t>
      </w:r>
      <w:r w:rsidR="008B1B44">
        <w:rPr>
          <w:rFonts w:hint="cs"/>
          <w:rtl/>
        </w:rPr>
        <w:t>סופי</w:t>
      </w:r>
      <w:r>
        <w:rPr>
          <w:rFonts w:hint="cs"/>
          <w:rtl/>
        </w:rPr>
        <w:t xml:space="preserve"> </w:t>
      </w:r>
      <w:r w:rsidR="00980AF6">
        <w:rPr>
          <w:rFonts w:hint="cs"/>
          <w:rtl/>
        </w:rPr>
        <w:t xml:space="preserve">ישבו </w:t>
      </w:r>
      <w:r>
        <w:rPr>
          <w:rFonts w:hint="cs"/>
          <w:rtl/>
        </w:rPr>
        <w:t>בשור</w:t>
      </w:r>
      <w:r w:rsidR="001456BD">
        <w:rPr>
          <w:rFonts w:hint="cs"/>
          <w:rtl/>
        </w:rPr>
        <w:t xml:space="preserve">ת </w:t>
      </w:r>
      <w:r>
        <w:rPr>
          <w:rFonts w:hint="cs"/>
          <w:rtl/>
        </w:rPr>
        <w:t>ה</w:t>
      </w:r>
      <w:r w:rsidR="001456BD">
        <w:rPr>
          <w:rFonts w:hint="cs"/>
          <w:rtl/>
        </w:rPr>
        <w:t>מושבים</w:t>
      </w:r>
      <w:r>
        <w:rPr>
          <w:rFonts w:hint="cs"/>
          <w:rtl/>
        </w:rPr>
        <w:t xml:space="preserve"> האמצעית</w:t>
      </w:r>
      <w:r w:rsidR="00A83D14">
        <w:rPr>
          <w:rFonts w:hint="cs"/>
          <w:rtl/>
        </w:rPr>
        <w:t>,</w:t>
      </w:r>
      <w:r>
        <w:rPr>
          <w:rFonts w:hint="cs"/>
          <w:rtl/>
        </w:rPr>
        <w:t xml:space="preserve"> </w:t>
      </w:r>
      <w:r w:rsidR="00980AF6">
        <w:rPr>
          <w:rFonts w:hint="cs"/>
          <w:rtl/>
        </w:rPr>
        <w:t>המרווחת</w:t>
      </w:r>
      <w:r w:rsidR="001456BD">
        <w:rPr>
          <w:rFonts w:hint="cs"/>
          <w:rtl/>
        </w:rPr>
        <w:t>,</w:t>
      </w:r>
      <w:r w:rsidR="00980AF6">
        <w:rPr>
          <w:rFonts w:hint="cs"/>
          <w:rtl/>
        </w:rPr>
        <w:t xml:space="preserve"> </w:t>
      </w:r>
      <w:r>
        <w:rPr>
          <w:rFonts w:hint="cs"/>
          <w:rtl/>
        </w:rPr>
        <w:t xml:space="preserve">של המיניוואן השכור, ואילו אלכס קטן </w:t>
      </w:r>
      <w:r w:rsidR="001456BD">
        <w:rPr>
          <w:rFonts w:hint="cs"/>
          <w:rtl/>
        </w:rPr>
        <w:t>ה</w:t>
      </w:r>
      <w:r w:rsidR="00D54C3E">
        <w:rPr>
          <w:rFonts w:hint="cs"/>
          <w:rtl/>
        </w:rPr>
        <w:t>ממד</w:t>
      </w:r>
      <w:r w:rsidR="003E6659">
        <w:rPr>
          <w:rFonts w:hint="cs"/>
          <w:rtl/>
        </w:rPr>
        <w:t>ים</w:t>
      </w:r>
      <w:r>
        <w:rPr>
          <w:rFonts w:hint="cs"/>
          <w:rtl/>
        </w:rPr>
        <w:t xml:space="preserve"> נדחק </w:t>
      </w:r>
      <w:r w:rsidR="00B84D34">
        <w:rPr>
          <w:rFonts w:hint="cs"/>
          <w:rtl/>
        </w:rPr>
        <w:t>ב</w:t>
      </w:r>
      <w:r w:rsidR="00714330">
        <w:rPr>
          <w:rFonts w:hint="cs"/>
          <w:rtl/>
        </w:rPr>
        <w:t xml:space="preserve">מושב האחורי </w:t>
      </w:r>
      <w:r w:rsidR="0060553C">
        <w:rPr>
          <w:rFonts w:hint="cs"/>
          <w:rtl/>
        </w:rPr>
        <w:t>עם</w:t>
      </w:r>
      <w:r w:rsidR="00714330">
        <w:rPr>
          <w:rFonts w:hint="cs"/>
          <w:rtl/>
        </w:rPr>
        <w:t xml:space="preserve"> תיאו ה</w:t>
      </w:r>
      <w:r w:rsidR="0078531F">
        <w:rPr>
          <w:rFonts w:hint="cs"/>
          <w:rtl/>
        </w:rPr>
        <w:t>פעוט</w:t>
      </w:r>
      <w:r>
        <w:rPr>
          <w:rFonts w:hint="cs"/>
          <w:rtl/>
        </w:rPr>
        <w:t xml:space="preserve"> שבכה ללא הרף</w:t>
      </w:r>
      <w:r w:rsidR="00714330">
        <w:rPr>
          <w:rFonts w:hint="cs"/>
          <w:rtl/>
        </w:rPr>
        <w:t>.</w:t>
      </w:r>
      <w:r>
        <w:rPr>
          <w:rFonts w:hint="cs"/>
          <w:rtl/>
        </w:rPr>
        <w:t xml:space="preserve"> </w:t>
      </w:r>
      <w:r w:rsidR="00D62561">
        <w:rPr>
          <w:rFonts w:hint="cs"/>
          <w:rtl/>
        </w:rPr>
        <w:t xml:space="preserve">אלכס </w:t>
      </w:r>
      <w:r w:rsidR="00937F35">
        <w:rPr>
          <w:rFonts w:hint="cs"/>
          <w:rtl/>
        </w:rPr>
        <w:t>נזהר</w:t>
      </w:r>
      <w:r w:rsidR="009564E3">
        <w:rPr>
          <w:rFonts w:hint="cs"/>
          <w:rtl/>
        </w:rPr>
        <w:t xml:space="preserve"> </w:t>
      </w:r>
      <w:r w:rsidR="00714330">
        <w:rPr>
          <w:rFonts w:hint="cs"/>
          <w:rtl/>
        </w:rPr>
        <w:t xml:space="preserve">לא </w:t>
      </w:r>
      <w:r w:rsidR="00AD08A2">
        <w:rPr>
          <w:rFonts w:hint="cs"/>
          <w:rtl/>
        </w:rPr>
        <w:t>ל</w:t>
      </w:r>
      <w:r>
        <w:rPr>
          <w:rFonts w:hint="cs"/>
          <w:rtl/>
        </w:rPr>
        <w:t>קמט את שמלת הקונצרטים ה</w:t>
      </w:r>
      <w:r w:rsidR="0060553C" w:rsidRPr="0060553C">
        <w:rPr>
          <w:rFonts w:cs="Times New Roman"/>
          <w:rtl/>
        </w:rPr>
        <w:t>מפוארת</w:t>
      </w:r>
      <w:r>
        <w:rPr>
          <w:rFonts w:hint="cs"/>
          <w:rtl/>
        </w:rPr>
        <w:t xml:space="preserve"> של </w:t>
      </w:r>
      <w:r w:rsidR="008B1B44">
        <w:rPr>
          <w:rFonts w:hint="cs"/>
          <w:rtl/>
        </w:rPr>
        <w:t>סופי</w:t>
      </w:r>
      <w:r w:rsidR="0060553C" w:rsidRPr="0060553C">
        <w:rPr>
          <w:rFonts w:cs="Times New Roman"/>
          <w:rtl/>
        </w:rPr>
        <w:t>, על שפע טוליה וקפליה,</w:t>
      </w:r>
      <w:r>
        <w:rPr>
          <w:rFonts w:hint="cs"/>
          <w:rtl/>
        </w:rPr>
        <w:t xml:space="preserve"> </w:t>
      </w:r>
      <w:r w:rsidR="00FD6D9F" w:rsidRPr="00FD6D9F">
        <w:rPr>
          <w:rFonts w:cs="Times New Roman"/>
          <w:rtl/>
        </w:rPr>
        <w:t>שהייתה תלויה</w:t>
      </w:r>
      <w:r w:rsidR="00FD6D9F" w:rsidRPr="00FD6D9F">
        <w:rPr>
          <w:rFonts w:cs="Times New Roman" w:hint="cs"/>
          <w:rtl/>
        </w:rPr>
        <w:t xml:space="preserve"> </w:t>
      </w:r>
      <w:r w:rsidR="00FD6D9F">
        <w:rPr>
          <w:rFonts w:cs="Times New Roman" w:hint="cs"/>
          <w:rtl/>
        </w:rPr>
        <w:t xml:space="preserve">על </w:t>
      </w:r>
      <w:r w:rsidR="00980AF6">
        <w:rPr>
          <w:rFonts w:hint="cs"/>
          <w:rtl/>
        </w:rPr>
        <w:t>וו</w:t>
      </w:r>
      <w:r w:rsidR="00212823">
        <w:rPr>
          <w:rFonts w:hint="cs"/>
          <w:rtl/>
        </w:rPr>
        <w:t xml:space="preserve"> מעל </w:t>
      </w:r>
      <w:r w:rsidR="00733C60">
        <w:rPr>
          <w:rFonts w:hint="cs"/>
          <w:rtl/>
        </w:rPr>
        <w:t>החלון שלו</w:t>
      </w:r>
      <w:r w:rsidR="003E6659">
        <w:rPr>
          <w:rFonts w:hint="cs"/>
          <w:rtl/>
        </w:rPr>
        <w:t xml:space="preserve">. </w:t>
      </w:r>
    </w:p>
    <w:p w14:paraId="4B2BD0FF" w14:textId="77777777" w:rsidR="004206A0" w:rsidRDefault="005F70B8" w:rsidP="00250000">
      <w:pPr>
        <w:rPr>
          <w:rtl/>
        </w:rPr>
      </w:pPr>
      <w:r>
        <w:rPr>
          <w:rFonts w:hint="cs"/>
          <w:rtl/>
        </w:rPr>
        <w:t>[</w:t>
      </w:r>
      <w:r w:rsidR="004206A0">
        <w:rPr>
          <w:rFonts w:hint="cs"/>
          <w:rtl/>
        </w:rPr>
        <w:t xml:space="preserve">תיאו הקטון בכה, כולם שתקו </w:t>
      </w:r>
      <w:r w:rsidR="00FD6E53">
        <w:rPr>
          <w:rFonts w:hint="cs"/>
          <w:rtl/>
        </w:rPr>
        <w:t>בזמן שה</w:t>
      </w:r>
      <w:r w:rsidR="00FD6E53">
        <w:rPr>
          <w:rFonts w:hint="cs"/>
        </w:rPr>
        <w:t>GPS</w:t>
      </w:r>
      <w:r w:rsidR="00FD6E53">
        <w:rPr>
          <w:rFonts w:hint="cs"/>
          <w:rtl/>
        </w:rPr>
        <w:t xml:space="preserve"> ניתב אותם לכיוון הכביש המהיר</w:t>
      </w:r>
      <w:r w:rsidR="004206A0">
        <w:rPr>
          <w:rFonts w:hint="cs"/>
          <w:rtl/>
        </w:rPr>
        <w:t>.</w:t>
      </w:r>
      <w:r>
        <w:rPr>
          <w:rFonts w:hint="cs"/>
          <w:rtl/>
        </w:rPr>
        <w:t>]</w:t>
      </w:r>
    </w:p>
    <w:p w14:paraId="6AFD9FB9" w14:textId="07C08627" w:rsidR="004206A0" w:rsidRDefault="004206A0" w:rsidP="00565B89">
      <w:pPr>
        <w:rPr>
          <w:rtl/>
        </w:rPr>
      </w:pPr>
      <w:r>
        <w:rPr>
          <w:rFonts w:hint="cs"/>
          <w:rtl/>
        </w:rPr>
        <w:lastRenderedPageBreak/>
        <w:t>"מה קרה</w:t>
      </w:r>
      <w:r w:rsidR="00FD6D9F">
        <w:rPr>
          <w:rFonts w:hint="cs"/>
          <w:rtl/>
        </w:rPr>
        <w:t>,</w:t>
      </w:r>
      <w:r>
        <w:rPr>
          <w:rFonts w:hint="cs"/>
          <w:rtl/>
        </w:rPr>
        <w:t xml:space="preserve"> תיאו?"</w:t>
      </w:r>
      <w:r w:rsidR="00FD6E53">
        <w:rPr>
          <w:rFonts w:hint="cs"/>
          <w:rtl/>
        </w:rPr>
        <w:t xml:space="preserve"> </w:t>
      </w:r>
      <w:r w:rsidR="00565B89">
        <w:rPr>
          <w:rFonts w:hint="cs"/>
          <w:rtl/>
        </w:rPr>
        <w:t xml:space="preserve">הוא </w:t>
      </w:r>
      <w:r w:rsidR="00FD6E53">
        <w:rPr>
          <w:rFonts w:hint="cs"/>
          <w:rtl/>
        </w:rPr>
        <w:t>ש</w:t>
      </w:r>
      <w:r w:rsidR="00FD6639">
        <w:rPr>
          <w:rFonts w:hint="cs"/>
          <w:rtl/>
        </w:rPr>
        <w:t xml:space="preserve">ידל </w:t>
      </w:r>
      <w:r w:rsidR="0060553C" w:rsidRPr="0060553C">
        <w:rPr>
          <w:rFonts w:cs="Times New Roman"/>
          <w:rtl/>
        </w:rPr>
        <w:t>בטון החומל שלו, שנטה</w:t>
      </w:r>
      <w:r w:rsidR="006B6AAA">
        <w:rPr>
          <w:rFonts w:cs="Times New Roman"/>
          <w:rtl/>
        </w:rPr>
        <w:t xml:space="preserve"> </w:t>
      </w:r>
      <w:r w:rsidR="002536EA" w:rsidRPr="002536EA">
        <w:rPr>
          <w:rFonts w:cs="Times New Roman"/>
          <w:rtl/>
        </w:rPr>
        <w:t>[</w:t>
      </w:r>
      <w:r w:rsidR="002536EA" w:rsidRPr="002536EA">
        <w:rPr>
          <w:rFonts w:cs="Times New Roman"/>
        </w:rPr>
        <w:t>never failed</w:t>
      </w:r>
      <w:r w:rsidR="002536EA" w:rsidRPr="002536EA">
        <w:rPr>
          <w:rFonts w:cs="Times New Roman"/>
          <w:rtl/>
        </w:rPr>
        <w:t>]</w:t>
      </w:r>
      <w:r w:rsidR="002536EA">
        <w:rPr>
          <w:rFonts w:cs="Times New Roman" w:hint="cs"/>
          <w:rtl/>
        </w:rPr>
        <w:t xml:space="preserve"> </w:t>
      </w:r>
      <w:r w:rsidR="0060553C" w:rsidRPr="0060553C">
        <w:rPr>
          <w:rFonts w:cs="Times New Roman"/>
          <w:rtl/>
        </w:rPr>
        <w:t>להוציא את אימו מדעתה</w:t>
      </w:r>
      <w:r w:rsidR="00FD6E53">
        <w:rPr>
          <w:rFonts w:hint="cs"/>
          <w:rtl/>
        </w:rPr>
        <w:t>, "למה אתה בוכה?"</w:t>
      </w:r>
    </w:p>
    <w:p w14:paraId="1EE57B4A" w14:textId="608CD2F4" w:rsidR="00FD6E53" w:rsidRDefault="00FD6E53" w:rsidP="00FD6639">
      <w:pPr>
        <w:rPr>
          <w:rtl/>
        </w:rPr>
      </w:pPr>
      <w:r>
        <w:rPr>
          <w:rFonts w:hint="cs"/>
          <w:rtl/>
        </w:rPr>
        <w:t xml:space="preserve">"הוא בוכה כבר חצי שעה," </w:t>
      </w:r>
      <w:r w:rsidR="008B1B44">
        <w:rPr>
          <w:rFonts w:hint="cs"/>
          <w:rtl/>
        </w:rPr>
        <w:t>סופי</w:t>
      </w:r>
      <w:r w:rsidR="005F70B8">
        <w:rPr>
          <w:rFonts w:hint="cs"/>
          <w:rtl/>
        </w:rPr>
        <w:t xml:space="preserve"> </w:t>
      </w:r>
      <w:r w:rsidR="00FD6639">
        <w:rPr>
          <w:rFonts w:hint="cs"/>
          <w:rtl/>
        </w:rPr>
        <w:t>רטנה</w:t>
      </w:r>
      <w:r w:rsidR="005F70B8">
        <w:rPr>
          <w:rFonts w:hint="cs"/>
          <w:rtl/>
        </w:rPr>
        <w:t>.</w:t>
      </w:r>
    </w:p>
    <w:p w14:paraId="64B77BC1" w14:textId="3ABCEDFF" w:rsidR="004206A0" w:rsidRDefault="00FD6E53" w:rsidP="00CC6D7D">
      <w:pPr>
        <w:rPr>
          <w:rtl/>
        </w:rPr>
      </w:pPr>
      <w:r>
        <w:rPr>
          <w:rFonts w:hint="cs"/>
          <w:rtl/>
        </w:rPr>
        <w:t>"אין לי גג,</w:t>
      </w:r>
      <w:r w:rsidR="004206A0">
        <w:rPr>
          <w:rFonts w:hint="cs"/>
          <w:rtl/>
        </w:rPr>
        <w:t>"</w:t>
      </w:r>
      <w:r>
        <w:rPr>
          <w:rFonts w:hint="cs"/>
          <w:rtl/>
        </w:rPr>
        <w:t xml:space="preserve"> תיאו </w:t>
      </w:r>
      <w:r w:rsidR="00CC6D7D">
        <w:rPr>
          <w:rFonts w:hint="cs"/>
          <w:rtl/>
        </w:rPr>
        <w:t>התייפח</w:t>
      </w:r>
      <w:r>
        <w:rPr>
          <w:rFonts w:hint="cs"/>
          <w:rtl/>
        </w:rPr>
        <w:t>.</w:t>
      </w:r>
      <w:r w:rsidR="00980AF6">
        <w:rPr>
          <w:rFonts w:hint="cs"/>
          <w:rtl/>
        </w:rPr>
        <w:t xml:space="preserve"> נזלת שקופה כיסתה את שפתו העליונה וזלגה על סנטרו הזעיר.</w:t>
      </w:r>
    </w:p>
    <w:p w14:paraId="6E138BF4" w14:textId="57C74F14" w:rsidR="00FD6E53" w:rsidRDefault="00FD6E53" w:rsidP="00FD6639">
      <w:pPr>
        <w:rPr>
          <w:rtl/>
        </w:rPr>
      </w:pPr>
      <w:r>
        <w:rPr>
          <w:rFonts w:hint="cs"/>
          <w:rtl/>
        </w:rPr>
        <w:t xml:space="preserve">"אבל יש </w:t>
      </w:r>
      <w:r w:rsidR="00FD6639">
        <w:rPr>
          <w:rFonts w:hint="cs"/>
          <w:rtl/>
        </w:rPr>
        <w:t>מע</w:t>
      </w:r>
      <w:r>
        <w:rPr>
          <w:rFonts w:hint="cs"/>
          <w:rtl/>
        </w:rPr>
        <w:t>ל</w:t>
      </w:r>
      <w:r w:rsidR="00FD6639">
        <w:rPr>
          <w:rFonts w:hint="cs"/>
          <w:rtl/>
        </w:rPr>
        <w:t>י</w:t>
      </w:r>
      <w:r>
        <w:rPr>
          <w:rFonts w:hint="cs"/>
          <w:rtl/>
        </w:rPr>
        <w:t xml:space="preserve">ך </w:t>
      </w:r>
      <w:r w:rsidR="004C475E">
        <w:rPr>
          <w:rFonts w:hint="cs"/>
          <w:rtl/>
        </w:rPr>
        <w:t xml:space="preserve">את </w:t>
      </w:r>
      <w:r>
        <w:rPr>
          <w:rFonts w:hint="cs"/>
          <w:rtl/>
        </w:rPr>
        <w:t>גג</w:t>
      </w:r>
      <w:r w:rsidR="004C475E">
        <w:rPr>
          <w:rFonts w:hint="cs"/>
          <w:rtl/>
        </w:rPr>
        <w:t xml:space="preserve"> המכונית</w:t>
      </w:r>
      <w:r>
        <w:rPr>
          <w:rFonts w:hint="cs"/>
          <w:rtl/>
        </w:rPr>
        <w:t xml:space="preserve">, </w:t>
      </w:r>
      <w:r w:rsidR="00FD6639">
        <w:rPr>
          <w:rFonts w:hint="cs"/>
          <w:rtl/>
        </w:rPr>
        <w:t>הנה תראה</w:t>
      </w:r>
      <w:r>
        <w:rPr>
          <w:rFonts w:hint="cs"/>
          <w:rtl/>
        </w:rPr>
        <w:t>!"</w:t>
      </w:r>
      <w:r w:rsidR="00980AF6">
        <w:rPr>
          <w:rFonts w:hint="cs"/>
          <w:rtl/>
        </w:rPr>
        <w:t xml:space="preserve"> ואלכס ה</w:t>
      </w:r>
      <w:r w:rsidR="00D62561">
        <w:rPr>
          <w:rFonts w:hint="cs"/>
          <w:rtl/>
        </w:rPr>
        <w:t>ק</w:t>
      </w:r>
      <w:r w:rsidR="00980AF6">
        <w:rPr>
          <w:rFonts w:hint="cs"/>
          <w:rtl/>
        </w:rPr>
        <w:t>יש על ת</w:t>
      </w:r>
      <w:r w:rsidR="00D62561">
        <w:rPr>
          <w:rFonts w:hint="cs"/>
          <w:rtl/>
        </w:rPr>
        <w:t>ק</w:t>
      </w:r>
      <w:r w:rsidR="00980AF6">
        <w:rPr>
          <w:rFonts w:hint="cs"/>
          <w:rtl/>
        </w:rPr>
        <w:t xml:space="preserve">רת המכונית, ומחה את אפו </w:t>
      </w:r>
      <w:r w:rsidR="00FD6D9F">
        <w:rPr>
          <w:rFonts w:hint="cs"/>
          <w:rtl/>
        </w:rPr>
        <w:t xml:space="preserve">של תיאו </w:t>
      </w:r>
      <w:r w:rsidR="00980AF6">
        <w:rPr>
          <w:rFonts w:hint="cs"/>
          <w:rtl/>
        </w:rPr>
        <w:t>ב</w:t>
      </w:r>
      <w:r w:rsidR="003E6659">
        <w:rPr>
          <w:rFonts w:hint="cs"/>
          <w:rtl/>
        </w:rPr>
        <w:t>ממחטה</w:t>
      </w:r>
      <w:r w:rsidR="00980AF6">
        <w:rPr>
          <w:rFonts w:hint="cs"/>
          <w:rtl/>
        </w:rPr>
        <w:t xml:space="preserve"> מדובלל</w:t>
      </w:r>
      <w:r w:rsidR="003E6659">
        <w:rPr>
          <w:rFonts w:hint="cs"/>
          <w:rtl/>
        </w:rPr>
        <w:t>ת</w:t>
      </w:r>
      <w:r w:rsidR="00980AF6">
        <w:rPr>
          <w:rFonts w:hint="cs"/>
          <w:rtl/>
        </w:rPr>
        <w:t xml:space="preserve"> ולח</w:t>
      </w:r>
      <w:r w:rsidR="003E6659">
        <w:rPr>
          <w:rFonts w:hint="cs"/>
          <w:rtl/>
        </w:rPr>
        <w:t>ה</w:t>
      </w:r>
      <w:r w:rsidR="00980AF6">
        <w:rPr>
          <w:rFonts w:hint="cs"/>
          <w:rtl/>
        </w:rPr>
        <w:t xml:space="preserve"> שמצא באחד מכיסיו.</w:t>
      </w:r>
    </w:p>
    <w:p w14:paraId="7EECFE9B" w14:textId="77777777" w:rsidR="0092517E" w:rsidRDefault="0092517E" w:rsidP="0092517E">
      <w:pPr>
        <w:rPr>
          <w:rtl/>
        </w:rPr>
      </w:pPr>
      <w:r>
        <w:rPr>
          <w:rFonts w:hint="cs"/>
          <w:rtl/>
        </w:rPr>
        <w:t>"עזוב אותו, הוא בטח עייף."</w:t>
      </w:r>
    </w:p>
    <w:p w14:paraId="64F080F5" w14:textId="4FDDCB2E" w:rsidR="00FD6639" w:rsidRDefault="00FD6639" w:rsidP="0092517E">
      <w:pPr>
        <w:rPr>
          <w:rtl/>
        </w:rPr>
      </w:pPr>
      <w:r>
        <w:rPr>
          <w:rFonts w:hint="cs"/>
          <w:rtl/>
        </w:rPr>
        <w:t>"אין לי מכסה</w:t>
      </w:r>
      <w:r w:rsidR="00CC6D7D">
        <w:rPr>
          <w:rFonts w:hint="cs"/>
          <w:rtl/>
        </w:rPr>
        <w:t xml:space="preserve"> מעל</w:t>
      </w:r>
      <w:r w:rsidR="00FD6D9F">
        <w:rPr>
          <w:rFonts w:hint="cs"/>
          <w:rtl/>
        </w:rPr>
        <w:t>י</w:t>
      </w:r>
      <w:r w:rsidR="00CC6D7D">
        <w:rPr>
          <w:rFonts w:hint="cs"/>
          <w:rtl/>
        </w:rPr>
        <w:t>י,</w:t>
      </w:r>
      <w:r w:rsidR="00980AF6">
        <w:rPr>
          <w:rFonts w:hint="cs"/>
          <w:rtl/>
        </w:rPr>
        <w:t xml:space="preserve">" </w:t>
      </w:r>
      <w:r w:rsidR="00CC6D7D">
        <w:rPr>
          <w:rFonts w:hint="cs"/>
          <w:rtl/>
        </w:rPr>
        <w:t>תיאו ייבב, נרגע קמעה.</w:t>
      </w:r>
    </w:p>
    <w:p w14:paraId="7990328F" w14:textId="09E79BD7" w:rsidR="004206A0" w:rsidRDefault="00CC6D7D" w:rsidP="00714330">
      <w:pPr>
        <w:rPr>
          <w:rtl/>
        </w:rPr>
      </w:pPr>
      <w:r>
        <w:rPr>
          <w:rFonts w:hint="cs"/>
          <w:rtl/>
        </w:rPr>
        <w:t>"אה, מכסה. אז למה לא אמרת</w:t>
      </w:r>
      <w:r w:rsidR="00FD6D9F">
        <w:rPr>
          <w:rFonts w:hint="cs"/>
          <w:rtl/>
        </w:rPr>
        <w:t>?</w:t>
      </w:r>
      <w:r>
        <w:rPr>
          <w:rFonts w:hint="cs"/>
          <w:rtl/>
        </w:rPr>
        <w:t xml:space="preserve">" </w:t>
      </w:r>
      <w:r w:rsidR="00FD6E53">
        <w:rPr>
          <w:rFonts w:hint="cs"/>
          <w:rtl/>
        </w:rPr>
        <w:t>אלכס פשפש</w:t>
      </w:r>
      <w:r w:rsidR="004206A0">
        <w:rPr>
          <w:rFonts w:hint="cs"/>
          <w:rtl/>
        </w:rPr>
        <w:t xml:space="preserve"> </w:t>
      </w:r>
      <w:r w:rsidR="00FD6E53">
        <w:rPr>
          <w:rFonts w:hint="cs"/>
          <w:rtl/>
        </w:rPr>
        <w:t xml:space="preserve">בתא המטען </w:t>
      </w:r>
      <w:r w:rsidR="00714330">
        <w:rPr>
          <w:rFonts w:hint="cs"/>
          <w:rtl/>
        </w:rPr>
        <w:t>עד ש</w:t>
      </w:r>
      <w:r w:rsidR="004206A0">
        <w:rPr>
          <w:rFonts w:hint="cs"/>
          <w:rtl/>
        </w:rPr>
        <w:t>מ</w:t>
      </w:r>
      <w:r w:rsidR="00FD6E53">
        <w:rPr>
          <w:rFonts w:hint="cs"/>
          <w:rtl/>
        </w:rPr>
        <w:t>צא מטר</w:t>
      </w:r>
      <w:r w:rsidR="00FD6D9F">
        <w:rPr>
          <w:rFonts w:hint="cs"/>
          <w:rtl/>
        </w:rPr>
        <w:t>י</w:t>
      </w:r>
      <w:r w:rsidR="00FD6E53">
        <w:rPr>
          <w:rFonts w:hint="cs"/>
          <w:rtl/>
        </w:rPr>
        <w:t>יה</w:t>
      </w:r>
      <w:r>
        <w:rPr>
          <w:rFonts w:hint="cs"/>
          <w:rtl/>
        </w:rPr>
        <w:t>.</w:t>
      </w:r>
      <w:r w:rsidR="00FD6E53">
        <w:rPr>
          <w:rFonts w:hint="cs"/>
          <w:rtl/>
        </w:rPr>
        <w:t xml:space="preserve"> </w:t>
      </w:r>
      <w:r w:rsidR="005F70B8">
        <w:rPr>
          <w:rFonts w:hint="cs"/>
          <w:rtl/>
        </w:rPr>
        <w:t xml:space="preserve">את </w:t>
      </w:r>
      <w:r w:rsidR="00714330">
        <w:rPr>
          <w:rFonts w:hint="cs"/>
          <w:rtl/>
        </w:rPr>
        <w:t>הידית</w:t>
      </w:r>
      <w:r>
        <w:rPr>
          <w:rFonts w:hint="cs"/>
          <w:rtl/>
        </w:rPr>
        <w:t xml:space="preserve"> תקע </w:t>
      </w:r>
      <w:r w:rsidR="005F70B8">
        <w:rPr>
          <w:rFonts w:hint="cs"/>
          <w:rtl/>
        </w:rPr>
        <w:t xml:space="preserve">בין משענת </w:t>
      </w:r>
      <w:r w:rsidR="000965A1">
        <w:rPr>
          <w:rFonts w:hint="cs"/>
          <w:rtl/>
        </w:rPr>
        <w:t>כיסא</w:t>
      </w:r>
      <w:r w:rsidR="005F70B8">
        <w:rPr>
          <w:rFonts w:hint="cs"/>
          <w:rtl/>
        </w:rPr>
        <w:t xml:space="preserve"> ה</w:t>
      </w:r>
      <w:r>
        <w:rPr>
          <w:rFonts w:hint="cs"/>
          <w:rtl/>
        </w:rPr>
        <w:t>בטיחות</w:t>
      </w:r>
      <w:r w:rsidR="004206A0">
        <w:rPr>
          <w:rFonts w:hint="cs"/>
          <w:rtl/>
        </w:rPr>
        <w:t xml:space="preserve"> של </w:t>
      </w:r>
      <w:r w:rsidR="00FD6E53">
        <w:rPr>
          <w:rFonts w:hint="cs"/>
          <w:rtl/>
        </w:rPr>
        <w:t>תיאו לבין משענת מושב המכונית</w:t>
      </w:r>
      <w:r w:rsidR="00FD6D9F">
        <w:rPr>
          <w:rFonts w:hint="cs"/>
          <w:rtl/>
        </w:rPr>
        <w:t>,</w:t>
      </w:r>
      <w:r w:rsidR="00FD6E53">
        <w:rPr>
          <w:rFonts w:hint="cs"/>
          <w:rtl/>
        </w:rPr>
        <w:t xml:space="preserve"> ופ</w:t>
      </w:r>
      <w:r w:rsidR="00AB7642">
        <w:rPr>
          <w:rFonts w:hint="cs"/>
          <w:rtl/>
        </w:rPr>
        <w:t>תח אותה</w:t>
      </w:r>
      <w:r w:rsidR="001456BD">
        <w:rPr>
          <w:rFonts w:hint="cs"/>
          <w:rtl/>
        </w:rPr>
        <w:t>.</w:t>
      </w:r>
      <w:r>
        <w:rPr>
          <w:rFonts w:hint="cs"/>
          <w:rtl/>
        </w:rPr>
        <w:t xml:space="preserve"> </w:t>
      </w:r>
      <w:r w:rsidR="004206A0">
        <w:rPr>
          <w:rFonts w:hint="cs"/>
          <w:rtl/>
        </w:rPr>
        <w:t>שולי</w:t>
      </w:r>
      <w:r w:rsidR="00714330">
        <w:rPr>
          <w:rFonts w:hint="cs"/>
          <w:rtl/>
        </w:rPr>
        <w:t xml:space="preserve"> המטרי</w:t>
      </w:r>
      <w:r w:rsidR="00FD6D9F">
        <w:rPr>
          <w:rFonts w:hint="cs"/>
          <w:rtl/>
        </w:rPr>
        <w:t>י</w:t>
      </w:r>
      <w:r w:rsidR="00714330">
        <w:rPr>
          <w:rFonts w:hint="cs"/>
          <w:rtl/>
        </w:rPr>
        <w:t>ה</w:t>
      </w:r>
      <w:r w:rsidR="004206A0">
        <w:rPr>
          <w:rFonts w:hint="cs"/>
          <w:rtl/>
        </w:rPr>
        <w:t xml:space="preserve"> </w:t>
      </w:r>
      <w:r w:rsidR="00FD6E53">
        <w:rPr>
          <w:rFonts w:hint="cs"/>
          <w:rtl/>
        </w:rPr>
        <w:t>ה</w:t>
      </w:r>
      <w:r w:rsidR="004206A0">
        <w:rPr>
          <w:rFonts w:hint="cs"/>
          <w:rtl/>
        </w:rPr>
        <w:t>תעקמ</w:t>
      </w:r>
      <w:r w:rsidR="00FD6E53">
        <w:rPr>
          <w:rFonts w:hint="cs"/>
          <w:rtl/>
        </w:rPr>
        <w:t>ו</w:t>
      </w:r>
      <w:r w:rsidR="004206A0">
        <w:rPr>
          <w:rFonts w:hint="cs"/>
          <w:rtl/>
        </w:rPr>
        <w:t xml:space="preserve"> במפגש עם </w:t>
      </w:r>
      <w:r w:rsidR="00AB7642">
        <w:rPr>
          <w:rFonts w:hint="cs"/>
          <w:rtl/>
        </w:rPr>
        <w:t>החלון האחורי ו</w:t>
      </w:r>
      <w:r>
        <w:rPr>
          <w:rFonts w:hint="cs"/>
          <w:rtl/>
        </w:rPr>
        <w:t xml:space="preserve">החלון </w:t>
      </w:r>
      <w:r w:rsidR="00AB7642">
        <w:rPr>
          <w:rFonts w:hint="cs"/>
          <w:rtl/>
        </w:rPr>
        <w:t>הצ</w:t>
      </w:r>
      <w:r>
        <w:rPr>
          <w:rFonts w:hint="cs"/>
          <w:rtl/>
        </w:rPr>
        <w:t>י</w:t>
      </w:r>
      <w:r w:rsidR="00AB7642">
        <w:rPr>
          <w:rFonts w:hint="cs"/>
          <w:rtl/>
        </w:rPr>
        <w:t>די.</w:t>
      </w:r>
      <w:r w:rsidR="004206A0">
        <w:rPr>
          <w:rFonts w:hint="cs"/>
          <w:rtl/>
        </w:rPr>
        <w:t xml:space="preserve"> תיאו נרגע </w:t>
      </w:r>
      <w:r w:rsidR="00FD6E53">
        <w:rPr>
          <w:rFonts w:hint="cs"/>
          <w:rtl/>
        </w:rPr>
        <w:t>[</w:t>
      </w:r>
      <w:r w:rsidR="004206A0">
        <w:rPr>
          <w:rFonts w:hint="cs"/>
          <w:rtl/>
        </w:rPr>
        <w:t>ו-</w:t>
      </w:r>
      <w:r w:rsidR="004206A0">
        <w:t>flicks</w:t>
      </w:r>
      <w:r w:rsidR="00FD6E53">
        <w:rPr>
          <w:rFonts w:hint="cs"/>
          <w:rtl/>
        </w:rPr>
        <w:t>]</w:t>
      </w:r>
      <w:r w:rsidR="004206A0">
        <w:rPr>
          <w:rFonts w:hint="cs"/>
          <w:rtl/>
        </w:rPr>
        <w:t xml:space="preserve"> </w:t>
      </w:r>
      <w:r w:rsidR="00FD6E53">
        <w:rPr>
          <w:rFonts w:hint="cs"/>
          <w:rtl/>
        </w:rPr>
        <w:t>והחל מ</w:t>
      </w:r>
      <w:r w:rsidR="004206A0">
        <w:rPr>
          <w:rFonts w:hint="cs"/>
          <w:rtl/>
        </w:rPr>
        <w:t xml:space="preserve">רפרף </w:t>
      </w:r>
      <w:r w:rsidR="00FD6E53">
        <w:rPr>
          <w:rFonts w:hint="cs"/>
          <w:rtl/>
        </w:rPr>
        <w:t>[</w:t>
      </w:r>
      <w:r w:rsidR="004206A0">
        <w:rPr>
          <w:rFonts w:hint="cs"/>
          <w:rtl/>
        </w:rPr>
        <w:t xml:space="preserve">מצליף] </w:t>
      </w:r>
      <w:r w:rsidR="00714330">
        <w:rPr>
          <w:rFonts w:hint="cs"/>
          <w:rtl/>
        </w:rPr>
        <w:t xml:space="preserve">בידו </w:t>
      </w:r>
      <w:r w:rsidR="00FD6E53">
        <w:rPr>
          <w:rFonts w:hint="cs"/>
          <w:rtl/>
        </w:rPr>
        <w:t>על</w:t>
      </w:r>
      <w:r w:rsidR="004206A0">
        <w:rPr>
          <w:rFonts w:hint="cs"/>
          <w:rtl/>
        </w:rPr>
        <w:t xml:space="preserve"> פטמ</w:t>
      </w:r>
      <w:r w:rsidR="0032634B">
        <w:rPr>
          <w:rFonts w:hint="cs"/>
          <w:rtl/>
        </w:rPr>
        <w:t>תו</w:t>
      </w:r>
      <w:r w:rsidR="004206A0">
        <w:rPr>
          <w:rFonts w:hint="cs"/>
          <w:rtl/>
        </w:rPr>
        <w:t xml:space="preserve"> </w:t>
      </w:r>
      <w:r w:rsidR="004C475E">
        <w:rPr>
          <w:rFonts w:hint="cs"/>
          <w:rtl/>
        </w:rPr>
        <w:t>השמאלית</w:t>
      </w:r>
      <w:r w:rsidR="004206A0">
        <w:rPr>
          <w:rFonts w:hint="cs"/>
          <w:rtl/>
        </w:rPr>
        <w:t xml:space="preserve"> </w:t>
      </w:r>
      <w:r w:rsidR="00714330">
        <w:rPr>
          <w:rFonts w:hint="cs"/>
          <w:rtl/>
        </w:rPr>
        <w:t>בפנים</w:t>
      </w:r>
      <w:r w:rsidR="004206A0">
        <w:rPr>
          <w:rFonts w:hint="cs"/>
          <w:rtl/>
        </w:rPr>
        <w:t xml:space="preserve"> [החור של הראש של</w:t>
      </w:r>
      <w:r w:rsidR="009C6EDB">
        <w:rPr>
          <w:rFonts w:hint="cs"/>
          <w:rtl/>
        </w:rPr>
        <w:t xml:space="preserve"> </w:t>
      </w:r>
      <w:r w:rsidR="009C6EDB" w:rsidRPr="009C6EDB">
        <w:rPr>
          <w:rFonts w:cs="Times New Roman"/>
          <w:rtl/>
        </w:rPr>
        <w:t>מ</w:t>
      </w:r>
      <w:r w:rsidR="009C6EDB">
        <w:rPr>
          <w:rFonts w:cs="Times New Roman" w:hint="cs"/>
          <w:rtl/>
        </w:rPr>
        <w:t>ִ</w:t>
      </w:r>
      <w:r w:rsidR="009C6EDB" w:rsidRPr="009C6EDB">
        <w:rPr>
          <w:rFonts w:cs="Times New Roman"/>
          <w:rtl/>
        </w:rPr>
        <w:t>פתח צווארון דרכו תיאו הילד מחדיר את ידו לרפרף על הפטמה</w:t>
      </w:r>
      <w:r w:rsidR="004206A0">
        <w:rPr>
          <w:rFonts w:hint="cs"/>
          <w:rtl/>
        </w:rPr>
        <w:t>] מ</w:t>
      </w:r>
      <w:r w:rsidR="0032634B">
        <w:rPr>
          <w:rFonts w:hint="cs"/>
          <w:rtl/>
        </w:rPr>
        <w:t>ִ</w:t>
      </w:r>
      <w:r w:rsidR="004206A0">
        <w:rPr>
          <w:rFonts w:hint="cs"/>
          <w:rtl/>
        </w:rPr>
        <w:t>פ</w:t>
      </w:r>
      <w:r w:rsidR="005F70B8">
        <w:rPr>
          <w:rFonts w:hint="cs"/>
          <w:rtl/>
        </w:rPr>
        <w:t>ְ</w:t>
      </w:r>
      <w:r w:rsidR="004206A0">
        <w:rPr>
          <w:rFonts w:hint="cs"/>
          <w:rtl/>
        </w:rPr>
        <w:t>תח</w:t>
      </w:r>
      <w:r w:rsidR="0032634B">
        <w:rPr>
          <w:rFonts w:hint="cs"/>
          <w:rtl/>
        </w:rPr>
        <w:t xml:space="preserve"> </w:t>
      </w:r>
      <w:r w:rsidR="00FD6E53">
        <w:rPr>
          <w:rFonts w:hint="cs"/>
          <w:rtl/>
        </w:rPr>
        <w:t>הסוודר</w:t>
      </w:r>
      <w:r w:rsidR="004C475E">
        <w:rPr>
          <w:rFonts w:hint="cs"/>
          <w:rtl/>
        </w:rPr>
        <w:t>,</w:t>
      </w:r>
      <w:r w:rsidR="00FD6E53">
        <w:rPr>
          <w:rFonts w:hint="cs"/>
          <w:rtl/>
        </w:rPr>
        <w:t xml:space="preserve"> ו</w:t>
      </w:r>
      <w:r w:rsidR="00714330">
        <w:rPr>
          <w:rFonts w:hint="cs"/>
          <w:rtl/>
        </w:rPr>
        <w:t>נ</w:t>
      </w:r>
      <w:r w:rsidR="00FD6E53">
        <w:rPr>
          <w:rFonts w:hint="cs"/>
          <w:rtl/>
        </w:rPr>
        <w:t>עתר ל</w:t>
      </w:r>
      <w:r w:rsidR="004206A0">
        <w:rPr>
          <w:rFonts w:hint="cs"/>
          <w:rtl/>
        </w:rPr>
        <w:t>פירורי</w:t>
      </w:r>
      <w:r w:rsidR="00A83D14">
        <w:rPr>
          <w:rFonts w:hint="cs"/>
          <w:rtl/>
        </w:rPr>
        <w:t xml:space="preserve"> </w:t>
      </w:r>
      <w:r w:rsidR="004206A0">
        <w:rPr>
          <w:rFonts w:hint="cs"/>
          <w:rtl/>
        </w:rPr>
        <w:t xml:space="preserve">עוגיות </w:t>
      </w:r>
      <w:r w:rsidR="0060553C" w:rsidRPr="0060553C">
        <w:rPr>
          <w:rFonts w:cs="Times New Roman"/>
          <w:rtl/>
        </w:rPr>
        <w:t>מעוכות</w:t>
      </w:r>
      <w:r w:rsidR="0060553C" w:rsidRPr="0060553C">
        <w:rPr>
          <w:rFonts w:cs="Times New Roman" w:hint="cs"/>
          <w:rtl/>
        </w:rPr>
        <w:t xml:space="preserve"> </w:t>
      </w:r>
      <w:r w:rsidR="008901F1">
        <w:rPr>
          <w:rFonts w:hint="cs"/>
          <w:rtl/>
        </w:rPr>
        <w:t xml:space="preserve">שאלכס </w:t>
      </w:r>
      <w:r w:rsidR="0060553C" w:rsidRPr="0060553C">
        <w:rPr>
          <w:rFonts w:cs="Times New Roman"/>
          <w:rtl/>
        </w:rPr>
        <w:t>שלף מכיס אחר</w:t>
      </w:r>
      <w:r w:rsidR="004206A0">
        <w:rPr>
          <w:rFonts w:hint="cs"/>
          <w:rtl/>
        </w:rPr>
        <w:t>.</w:t>
      </w:r>
    </w:p>
    <w:p w14:paraId="557A1DA1" w14:textId="16CCC65E" w:rsidR="00172D92" w:rsidRPr="0091673F" w:rsidRDefault="00CC6D7D" w:rsidP="00CC6D7D">
      <w:pPr>
        <w:rPr>
          <w:rtl/>
        </w:rPr>
      </w:pPr>
      <w:r w:rsidRPr="0091673F">
        <w:rPr>
          <w:rFonts w:hint="eastAsia"/>
          <w:rtl/>
        </w:rPr>
        <w:t>הנוסעים</w:t>
      </w:r>
      <w:r w:rsidRPr="0091673F">
        <w:rPr>
          <w:rtl/>
        </w:rPr>
        <w:t xml:space="preserve"> </w:t>
      </w:r>
      <w:r w:rsidRPr="0091673F">
        <w:rPr>
          <w:rFonts w:hint="eastAsia"/>
          <w:rtl/>
        </w:rPr>
        <w:t>האחרים</w:t>
      </w:r>
      <w:r w:rsidRPr="0091673F">
        <w:rPr>
          <w:rtl/>
        </w:rPr>
        <w:t xml:space="preserve"> </w:t>
      </w:r>
      <w:r w:rsidRPr="0091673F">
        <w:rPr>
          <w:rFonts w:hint="eastAsia"/>
          <w:rtl/>
        </w:rPr>
        <w:t>נשמו</w:t>
      </w:r>
      <w:r w:rsidRPr="0091673F">
        <w:rPr>
          <w:rtl/>
        </w:rPr>
        <w:t xml:space="preserve"> </w:t>
      </w:r>
      <w:r w:rsidRPr="0091673F">
        <w:rPr>
          <w:rFonts w:hint="eastAsia"/>
          <w:rtl/>
        </w:rPr>
        <w:t>לרווחה</w:t>
      </w:r>
      <w:r w:rsidR="00114A60" w:rsidRPr="0091673F">
        <w:rPr>
          <w:rtl/>
        </w:rPr>
        <w:t>,</w:t>
      </w:r>
      <w:bookmarkStart w:id="207" w:name="_Hlk503076960"/>
      <w:r w:rsidR="00114A60" w:rsidRPr="0091673F">
        <w:rPr>
          <w:rtl/>
        </w:rPr>
        <w:t xml:space="preserve"> </w:t>
      </w:r>
      <w:r w:rsidR="00172D92" w:rsidRPr="0091673F">
        <w:rPr>
          <w:rFonts w:hint="eastAsia"/>
          <w:rtl/>
        </w:rPr>
        <w:t>והאם</w:t>
      </w:r>
      <w:r w:rsidR="00172D92" w:rsidRPr="0091673F">
        <w:rPr>
          <w:rtl/>
        </w:rPr>
        <w:t xml:space="preserve"> </w:t>
      </w:r>
      <w:r w:rsidR="00172D92" w:rsidRPr="0091673F">
        <w:rPr>
          <w:rFonts w:hint="eastAsia"/>
          <w:rtl/>
        </w:rPr>
        <w:t>העביר</w:t>
      </w:r>
      <w:r w:rsidR="001456BD">
        <w:rPr>
          <w:rFonts w:hint="cs"/>
          <w:rtl/>
        </w:rPr>
        <w:t>ה</w:t>
      </w:r>
      <w:r w:rsidR="00172D92" w:rsidRPr="0091673F">
        <w:rPr>
          <w:rtl/>
        </w:rPr>
        <w:t xml:space="preserve"> בננה </w:t>
      </w:r>
      <w:r w:rsidR="00B91F9F">
        <w:rPr>
          <w:rFonts w:hint="cs"/>
          <w:rtl/>
        </w:rPr>
        <w:t>ל</w:t>
      </w:r>
      <w:r w:rsidR="00172D92" w:rsidRPr="0091673F">
        <w:rPr>
          <w:rtl/>
        </w:rPr>
        <w:t>תיאו</w:t>
      </w:r>
      <w:r w:rsidR="00B91F9F" w:rsidRPr="00B91F9F">
        <w:rPr>
          <w:rFonts w:hint="eastAsia"/>
          <w:rtl/>
        </w:rPr>
        <w:t xml:space="preserve"> </w:t>
      </w:r>
      <w:r w:rsidR="00B91F9F">
        <w:rPr>
          <w:rFonts w:hint="cs"/>
          <w:rtl/>
        </w:rPr>
        <w:t>ב</w:t>
      </w:r>
      <w:r w:rsidR="00B91F9F" w:rsidRPr="0091673F">
        <w:rPr>
          <w:rFonts w:hint="eastAsia"/>
          <w:rtl/>
        </w:rPr>
        <w:t>מושב</w:t>
      </w:r>
      <w:r w:rsidR="00B91F9F" w:rsidRPr="0091673F">
        <w:rPr>
          <w:rtl/>
        </w:rPr>
        <w:t xml:space="preserve"> האחורי</w:t>
      </w:r>
      <w:r w:rsidR="00172D92" w:rsidRPr="0091673F">
        <w:rPr>
          <w:rtl/>
        </w:rPr>
        <w:t>.</w:t>
      </w:r>
    </w:p>
    <w:p w14:paraId="58B3F867" w14:textId="56C24957" w:rsidR="00172D92" w:rsidRPr="0091673F" w:rsidRDefault="00172D92" w:rsidP="00CC6D7D">
      <w:pPr>
        <w:rPr>
          <w:rtl/>
        </w:rPr>
      </w:pPr>
      <w:r w:rsidRPr="0091673F">
        <w:rPr>
          <w:rtl/>
        </w:rPr>
        <w:t xml:space="preserve">"יש </w:t>
      </w:r>
      <w:r w:rsidRPr="0091673F">
        <w:rPr>
          <w:rFonts w:hint="eastAsia"/>
          <w:rtl/>
        </w:rPr>
        <w:t>עוד</w:t>
      </w:r>
      <w:r w:rsidRPr="0091673F">
        <w:rPr>
          <w:rtl/>
        </w:rPr>
        <w:t xml:space="preserve"> </w:t>
      </w:r>
      <w:r w:rsidRPr="0091673F">
        <w:rPr>
          <w:rFonts w:hint="eastAsia"/>
          <w:rtl/>
        </w:rPr>
        <w:t>אחת</w:t>
      </w:r>
      <w:r w:rsidRPr="0091673F">
        <w:rPr>
          <w:rtl/>
        </w:rPr>
        <w:t xml:space="preserve">?" </w:t>
      </w:r>
      <w:r w:rsidRPr="0091673F">
        <w:rPr>
          <w:rFonts w:hint="eastAsia"/>
          <w:rtl/>
        </w:rPr>
        <w:t>אלכס</w:t>
      </w:r>
      <w:r w:rsidRPr="0091673F">
        <w:rPr>
          <w:rtl/>
        </w:rPr>
        <w:t xml:space="preserve"> </w:t>
      </w:r>
      <w:r w:rsidRPr="0091673F">
        <w:rPr>
          <w:rFonts w:hint="eastAsia"/>
          <w:rtl/>
        </w:rPr>
        <w:t>קיווה</w:t>
      </w:r>
      <w:r w:rsidRPr="0091673F">
        <w:rPr>
          <w:rtl/>
        </w:rPr>
        <w:t xml:space="preserve"> </w:t>
      </w:r>
      <w:r w:rsidR="00A83D14" w:rsidRPr="00A83D14">
        <w:rPr>
          <w:rFonts w:cs="Times New Roman"/>
          <w:rtl/>
        </w:rPr>
        <w:t>ש</w:t>
      </w:r>
      <w:r w:rsidR="00B84D34" w:rsidRPr="00B84D34">
        <w:rPr>
          <w:rFonts w:cs="Times New Roman"/>
          <w:rtl/>
        </w:rPr>
        <w:t>מזון כלשהו</w:t>
      </w:r>
      <w:r w:rsidR="00A83D14" w:rsidRPr="00A83D14">
        <w:rPr>
          <w:rFonts w:cs="Times New Roman" w:hint="cs"/>
          <w:rtl/>
        </w:rPr>
        <w:t xml:space="preserve"> </w:t>
      </w:r>
      <w:r w:rsidR="00A83D14">
        <w:rPr>
          <w:rFonts w:cs="Times New Roman" w:hint="cs"/>
          <w:rtl/>
        </w:rPr>
        <w:t>י</w:t>
      </w:r>
      <w:r w:rsidRPr="0091673F">
        <w:rPr>
          <w:rFonts w:hint="eastAsia"/>
          <w:rtl/>
        </w:rPr>
        <w:t>ספוג</w:t>
      </w:r>
      <w:r w:rsidR="0060553C" w:rsidRPr="0060553C">
        <w:rPr>
          <w:rFonts w:cs="Times New Roman" w:hint="eastAsia"/>
          <w:rtl/>
        </w:rPr>
        <w:t xml:space="preserve"> </w:t>
      </w:r>
      <w:r w:rsidRPr="0091673F">
        <w:rPr>
          <w:rFonts w:hint="eastAsia"/>
          <w:rtl/>
        </w:rPr>
        <w:t>את</w:t>
      </w:r>
      <w:r w:rsidRPr="0091673F">
        <w:rPr>
          <w:rtl/>
        </w:rPr>
        <w:t xml:space="preserve"> </w:t>
      </w:r>
      <w:r w:rsidRPr="0091673F">
        <w:rPr>
          <w:rFonts w:hint="eastAsia"/>
          <w:rtl/>
        </w:rPr>
        <w:t>האלכוהול</w:t>
      </w:r>
      <w:r w:rsidRPr="0091673F">
        <w:rPr>
          <w:rtl/>
        </w:rPr>
        <w:t xml:space="preserve"> </w:t>
      </w:r>
      <w:r w:rsidRPr="0091673F">
        <w:rPr>
          <w:rFonts w:hint="eastAsia"/>
          <w:rtl/>
        </w:rPr>
        <w:t>הרב</w:t>
      </w:r>
      <w:r w:rsidRPr="0091673F">
        <w:rPr>
          <w:rtl/>
        </w:rPr>
        <w:t xml:space="preserve"> </w:t>
      </w:r>
      <w:r w:rsidR="003E6659">
        <w:rPr>
          <w:rFonts w:hint="cs"/>
          <w:rtl/>
        </w:rPr>
        <w:t xml:space="preserve">שעדיין </w:t>
      </w:r>
      <w:r w:rsidR="00B836FC">
        <w:rPr>
          <w:rFonts w:hint="cs"/>
          <w:rtl/>
        </w:rPr>
        <w:t>שייט</w:t>
      </w:r>
      <w:r w:rsidR="003E6659">
        <w:rPr>
          <w:rFonts w:hint="cs"/>
          <w:rtl/>
        </w:rPr>
        <w:t xml:space="preserve"> </w:t>
      </w:r>
      <w:r w:rsidRPr="0091673F">
        <w:rPr>
          <w:rFonts w:hint="eastAsia"/>
          <w:rtl/>
        </w:rPr>
        <w:t>בגופו</w:t>
      </w:r>
      <w:r w:rsidRPr="0091673F">
        <w:rPr>
          <w:rtl/>
        </w:rPr>
        <w:t xml:space="preserve"> </w:t>
      </w:r>
      <w:r w:rsidR="003E6659">
        <w:rPr>
          <w:rFonts w:hint="cs"/>
          <w:rtl/>
        </w:rPr>
        <w:t>ו</w:t>
      </w:r>
      <w:r w:rsidR="00B84D34" w:rsidRPr="00B84D34">
        <w:rPr>
          <w:rFonts w:cs="Times New Roman"/>
          <w:rtl/>
        </w:rPr>
        <w:t>השרה עליו</w:t>
      </w:r>
      <w:r w:rsidR="009F5453" w:rsidRPr="0091673F">
        <w:rPr>
          <w:rtl/>
        </w:rPr>
        <w:t xml:space="preserve"> חולשה </w:t>
      </w:r>
      <w:r w:rsidR="00CA3F15" w:rsidRPr="0091673F">
        <w:rPr>
          <w:rFonts w:hint="eastAsia"/>
          <w:rtl/>
        </w:rPr>
        <w:t>ו</w:t>
      </w:r>
      <w:r w:rsidR="009F5453" w:rsidRPr="0091673F">
        <w:rPr>
          <w:rFonts w:hint="eastAsia"/>
          <w:rtl/>
        </w:rPr>
        <w:t>בחילה</w:t>
      </w:r>
      <w:r w:rsidR="009F5453" w:rsidRPr="0091673F">
        <w:rPr>
          <w:rtl/>
        </w:rPr>
        <w:t xml:space="preserve"> </w:t>
      </w:r>
      <w:r w:rsidR="009F5453" w:rsidRPr="0091673F">
        <w:rPr>
          <w:rFonts w:hint="eastAsia"/>
          <w:rtl/>
        </w:rPr>
        <w:t>וסחר</w:t>
      </w:r>
      <w:r w:rsidR="00CA3F15" w:rsidRPr="0091673F">
        <w:rPr>
          <w:rFonts w:hint="eastAsia"/>
          <w:rtl/>
        </w:rPr>
        <w:t>חו</w:t>
      </w:r>
      <w:r w:rsidR="009F5453" w:rsidRPr="0091673F">
        <w:rPr>
          <w:rFonts w:hint="eastAsia"/>
          <w:rtl/>
        </w:rPr>
        <w:t>רת</w:t>
      </w:r>
      <w:r w:rsidRPr="0091673F">
        <w:rPr>
          <w:rtl/>
        </w:rPr>
        <w:t xml:space="preserve">, </w:t>
      </w:r>
      <w:r w:rsidR="003E6659">
        <w:rPr>
          <w:rFonts w:hint="cs"/>
          <w:rtl/>
        </w:rPr>
        <w:t>לצד</w:t>
      </w:r>
      <w:r w:rsidR="00CA3F15" w:rsidRPr="0091673F">
        <w:rPr>
          <w:rtl/>
        </w:rPr>
        <w:t xml:space="preserve"> </w:t>
      </w:r>
      <w:r w:rsidR="00CA3F15" w:rsidRPr="0091673F">
        <w:rPr>
          <w:rFonts w:hint="eastAsia"/>
          <w:rtl/>
        </w:rPr>
        <w:t>סימפטומים</w:t>
      </w:r>
      <w:r w:rsidR="00CA3F15" w:rsidRPr="0091673F">
        <w:rPr>
          <w:rtl/>
        </w:rPr>
        <w:t xml:space="preserve"> </w:t>
      </w:r>
      <w:r w:rsidR="00B836FC">
        <w:rPr>
          <w:rFonts w:hint="cs"/>
          <w:rtl/>
        </w:rPr>
        <w:t xml:space="preserve">נוספים </w:t>
      </w:r>
      <w:r w:rsidR="00CA3F15" w:rsidRPr="0091673F">
        <w:rPr>
          <w:rFonts w:hint="eastAsia"/>
          <w:rtl/>
        </w:rPr>
        <w:t>שלא</w:t>
      </w:r>
      <w:r w:rsidR="00CA3F15" w:rsidRPr="0091673F">
        <w:rPr>
          <w:rtl/>
        </w:rPr>
        <w:t xml:space="preserve"> </w:t>
      </w:r>
      <w:r w:rsidR="00CA3F15" w:rsidRPr="0091673F">
        <w:rPr>
          <w:rFonts w:hint="eastAsia"/>
          <w:rtl/>
        </w:rPr>
        <w:t>מצא</w:t>
      </w:r>
      <w:r w:rsidR="00CA3F15" w:rsidRPr="0091673F">
        <w:rPr>
          <w:rtl/>
        </w:rPr>
        <w:t xml:space="preserve"> </w:t>
      </w:r>
      <w:r w:rsidR="00CA3F15" w:rsidRPr="0091673F">
        <w:rPr>
          <w:rFonts w:hint="eastAsia"/>
          <w:rtl/>
        </w:rPr>
        <w:t>להם</w:t>
      </w:r>
      <w:r w:rsidR="00CA3F15" w:rsidRPr="0091673F">
        <w:rPr>
          <w:rtl/>
        </w:rPr>
        <w:t xml:space="preserve"> </w:t>
      </w:r>
      <w:r w:rsidR="00CA3F15" w:rsidRPr="0091673F">
        <w:rPr>
          <w:rFonts w:hint="eastAsia"/>
          <w:rtl/>
        </w:rPr>
        <w:t>שם</w:t>
      </w:r>
      <w:r w:rsidR="00CA3F15" w:rsidRPr="0091673F">
        <w:rPr>
          <w:rtl/>
        </w:rPr>
        <w:t xml:space="preserve"> </w:t>
      </w:r>
      <w:r w:rsidR="001F793B" w:rsidRPr="0091673F">
        <w:rPr>
          <w:rtl/>
        </w:rPr>
        <w:t>[</w:t>
      </w:r>
      <w:r w:rsidR="001F793B" w:rsidRPr="0091673F">
        <w:t>indicative</w:t>
      </w:r>
      <w:r w:rsidR="001F793B" w:rsidRPr="0091673F">
        <w:rPr>
          <w:rtl/>
        </w:rPr>
        <w:t>]</w:t>
      </w:r>
      <w:r w:rsidR="003E6659">
        <w:rPr>
          <w:rFonts w:hint="cs"/>
          <w:rtl/>
        </w:rPr>
        <w:t>ו</w:t>
      </w:r>
      <w:r w:rsidR="00270774" w:rsidRPr="0091673F">
        <w:rPr>
          <w:rFonts w:hint="eastAsia"/>
          <w:rtl/>
        </w:rPr>
        <w:t>בישר</w:t>
      </w:r>
      <w:r w:rsidR="00CA3F15" w:rsidRPr="0091673F">
        <w:rPr>
          <w:rFonts w:hint="eastAsia"/>
          <w:rtl/>
        </w:rPr>
        <w:t>ו</w:t>
      </w:r>
      <w:r w:rsidR="00CA3F15" w:rsidRPr="0091673F">
        <w:rPr>
          <w:rtl/>
        </w:rPr>
        <w:t xml:space="preserve"> על ק</w:t>
      </w:r>
      <w:r w:rsidR="00A572BA">
        <w:rPr>
          <w:rFonts w:hint="cs"/>
          <w:rtl/>
        </w:rPr>
        <w:t>י</w:t>
      </w:r>
      <w:r w:rsidR="00CA3F15" w:rsidRPr="0091673F">
        <w:rPr>
          <w:rtl/>
        </w:rPr>
        <w:t>רבה למוות יותר מאשר לחיים</w:t>
      </w:r>
      <w:r w:rsidR="003E6659">
        <w:rPr>
          <w:rFonts w:hint="cs"/>
          <w:rtl/>
        </w:rPr>
        <w:t>.</w:t>
      </w:r>
      <w:r w:rsidR="00CA3F15" w:rsidRPr="0091673F">
        <w:rPr>
          <w:rtl/>
        </w:rPr>
        <w:t xml:space="preserve"> </w:t>
      </w:r>
      <w:r w:rsidRPr="0091673F">
        <w:rPr>
          <w:rFonts w:hint="eastAsia"/>
          <w:rtl/>
        </w:rPr>
        <w:t>אבל</w:t>
      </w:r>
      <w:r w:rsidRPr="0091673F">
        <w:rPr>
          <w:rtl/>
        </w:rPr>
        <w:t xml:space="preserve"> </w:t>
      </w:r>
      <w:r w:rsidRPr="0091673F">
        <w:rPr>
          <w:rFonts w:hint="eastAsia"/>
          <w:rtl/>
        </w:rPr>
        <w:t>לא</w:t>
      </w:r>
      <w:r w:rsidRPr="0091673F">
        <w:rPr>
          <w:rtl/>
        </w:rPr>
        <w:t xml:space="preserve"> </w:t>
      </w:r>
      <w:r w:rsidR="001C5A04">
        <w:rPr>
          <w:rFonts w:hint="eastAsia"/>
          <w:rtl/>
        </w:rPr>
        <w:t>הייתה</w:t>
      </w:r>
      <w:r w:rsidRPr="0091673F">
        <w:rPr>
          <w:rtl/>
        </w:rPr>
        <w:t xml:space="preserve"> </w:t>
      </w:r>
      <w:r w:rsidRPr="0091673F">
        <w:rPr>
          <w:rFonts w:hint="eastAsia"/>
          <w:rtl/>
        </w:rPr>
        <w:t>עוד</w:t>
      </w:r>
      <w:r w:rsidRPr="0091673F">
        <w:rPr>
          <w:rtl/>
        </w:rPr>
        <w:t xml:space="preserve"> </w:t>
      </w:r>
      <w:r w:rsidRPr="0091673F">
        <w:rPr>
          <w:rFonts w:hint="eastAsia"/>
          <w:rtl/>
        </w:rPr>
        <w:t>בננה</w:t>
      </w:r>
      <w:r w:rsidRPr="0091673F">
        <w:rPr>
          <w:rtl/>
        </w:rPr>
        <w:t>.</w:t>
      </w:r>
    </w:p>
    <w:p w14:paraId="5C6999D1" w14:textId="76A602EE" w:rsidR="00172D92" w:rsidRPr="0091673F" w:rsidRDefault="00172D92" w:rsidP="00CC6D7D">
      <w:pPr>
        <w:rPr>
          <w:rtl/>
        </w:rPr>
      </w:pPr>
      <w:r w:rsidRPr="0091673F">
        <w:rPr>
          <w:rFonts w:hint="eastAsia"/>
          <w:rtl/>
        </w:rPr>
        <w:t>תיאו</w:t>
      </w:r>
      <w:r w:rsidRPr="0091673F">
        <w:rPr>
          <w:rtl/>
        </w:rPr>
        <w:t xml:space="preserve"> </w:t>
      </w:r>
      <w:r w:rsidR="0078531F" w:rsidRPr="0091673F">
        <w:rPr>
          <w:rFonts w:hint="eastAsia"/>
          <w:rtl/>
        </w:rPr>
        <w:t>ויתר</w:t>
      </w:r>
      <w:r w:rsidR="0078531F" w:rsidRPr="0091673F">
        <w:rPr>
          <w:rtl/>
        </w:rPr>
        <w:t xml:space="preserve"> </w:t>
      </w:r>
      <w:r w:rsidR="0078531F" w:rsidRPr="0091673F">
        <w:rPr>
          <w:rFonts w:hint="eastAsia"/>
          <w:rtl/>
        </w:rPr>
        <w:t>על</w:t>
      </w:r>
      <w:r w:rsidR="0078531F" w:rsidRPr="0091673F">
        <w:rPr>
          <w:rtl/>
        </w:rPr>
        <w:t xml:space="preserve"> </w:t>
      </w:r>
      <w:r w:rsidR="0078531F" w:rsidRPr="0091673F">
        <w:rPr>
          <w:rFonts w:hint="eastAsia"/>
          <w:rtl/>
        </w:rPr>
        <w:t>הבננה</w:t>
      </w:r>
      <w:r w:rsidR="0078531F" w:rsidRPr="0091673F">
        <w:rPr>
          <w:rtl/>
        </w:rPr>
        <w:t xml:space="preserve"> </w:t>
      </w:r>
      <w:r w:rsidR="0078531F" w:rsidRPr="0091673F">
        <w:rPr>
          <w:rFonts w:hint="eastAsia"/>
          <w:rtl/>
        </w:rPr>
        <w:t>ברצון</w:t>
      </w:r>
      <w:r w:rsidR="00FD6D9F">
        <w:rPr>
          <w:rFonts w:hint="cs"/>
          <w:rtl/>
        </w:rPr>
        <w:t>,</w:t>
      </w:r>
      <w:r w:rsidRPr="0091673F">
        <w:rPr>
          <w:rtl/>
        </w:rPr>
        <w:t xml:space="preserve"> אבל אלכס ידע ש</w:t>
      </w:r>
      <w:r w:rsidR="0060553C" w:rsidRPr="0060553C">
        <w:rPr>
          <w:rFonts w:cs="Times New Roman"/>
          <w:rtl/>
        </w:rPr>
        <w:t>עדיף לו ש</w:t>
      </w:r>
      <w:r w:rsidR="0060553C">
        <w:rPr>
          <w:rFonts w:cs="Times New Roman" w:hint="cs"/>
          <w:rtl/>
        </w:rPr>
        <w:t>לא</w:t>
      </w:r>
      <w:r w:rsidRPr="0091673F">
        <w:rPr>
          <w:rtl/>
        </w:rPr>
        <w:t xml:space="preserve"> </w:t>
      </w:r>
      <w:r w:rsidR="0060553C">
        <w:rPr>
          <w:rFonts w:hint="cs"/>
          <w:rtl/>
        </w:rPr>
        <w:t>יא</w:t>
      </w:r>
      <w:r w:rsidRPr="0091673F">
        <w:rPr>
          <w:rtl/>
        </w:rPr>
        <w:t xml:space="preserve">כל </w:t>
      </w:r>
      <w:r w:rsidR="0078531F" w:rsidRPr="0091673F">
        <w:rPr>
          <w:rFonts w:hint="eastAsia"/>
          <w:rtl/>
        </w:rPr>
        <w:t>מה</w:t>
      </w:r>
      <w:r w:rsidRPr="0091673F">
        <w:rPr>
          <w:rtl/>
        </w:rPr>
        <w:t xml:space="preserve"> שיועד ל</w:t>
      </w:r>
      <w:r w:rsidR="0037561A" w:rsidRPr="0091673F">
        <w:rPr>
          <w:rFonts w:hint="eastAsia"/>
          <w:rtl/>
        </w:rPr>
        <w:t>אחיו</w:t>
      </w:r>
      <w:r w:rsidRPr="0091673F">
        <w:rPr>
          <w:rtl/>
        </w:rPr>
        <w:t xml:space="preserve">. הוא </w:t>
      </w:r>
      <w:r w:rsidR="0060553C" w:rsidRPr="0060553C">
        <w:rPr>
          <w:rFonts w:cs="Times New Roman"/>
          <w:rtl/>
        </w:rPr>
        <w:t>סימן</w:t>
      </w:r>
      <w:r w:rsidR="0060553C" w:rsidRPr="0060553C">
        <w:rPr>
          <w:rFonts w:cs="Times New Roman" w:hint="eastAsia"/>
          <w:rtl/>
        </w:rPr>
        <w:t xml:space="preserve"> </w:t>
      </w:r>
      <w:r w:rsidR="001F793B" w:rsidRPr="0091673F">
        <w:rPr>
          <w:rFonts w:hint="eastAsia"/>
          <w:rtl/>
        </w:rPr>
        <w:t>ל</w:t>
      </w:r>
      <w:r w:rsidR="0037561A" w:rsidRPr="0091673F">
        <w:rPr>
          <w:rFonts w:hint="eastAsia"/>
          <w:rtl/>
        </w:rPr>
        <w:t>תיאו</w:t>
      </w:r>
      <w:r w:rsidR="0037561A" w:rsidRPr="0091673F">
        <w:rPr>
          <w:rtl/>
        </w:rPr>
        <w:t xml:space="preserve"> </w:t>
      </w:r>
      <w:r w:rsidR="0037561A" w:rsidRPr="0091673F">
        <w:rPr>
          <w:rFonts w:hint="eastAsia"/>
          <w:rtl/>
        </w:rPr>
        <w:t>להיות</w:t>
      </w:r>
      <w:r w:rsidR="0037561A" w:rsidRPr="0091673F">
        <w:rPr>
          <w:rtl/>
        </w:rPr>
        <w:t xml:space="preserve"> </w:t>
      </w:r>
      <w:r w:rsidR="0037561A" w:rsidRPr="0091673F">
        <w:rPr>
          <w:rFonts w:hint="eastAsia"/>
          <w:rtl/>
        </w:rPr>
        <w:t>בשקט</w:t>
      </w:r>
      <w:r w:rsidR="0037561A" w:rsidRPr="0091673F">
        <w:rPr>
          <w:rtl/>
        </w:rPr>
        <w:t xml:space="preserve"> </w:t>
      </w:r>
      <w:r w:rsidR="0037561A" w:rsidRPr="0091673F">
        <w:rPr>
          <w:rFonts w:hint="eastAsia"/>
          <w:rtl/>
        </w:rPr>
        <w:t>מוחלט</w:t>
      </w:r>
      <w:r w:rsidR="003E6659">
        <w:rPr>
          <w:rFonts w:hint="cs"/>
          <w:rtl/>
        </w:rPr>
        <w:t xml:space="preserve"> </w:t>
      </w:r>
      <w:r w:rsidRPr="0091673F">
        <w:rPr>
          <w:rFonts w:hint="eastAsia"/>
          <w:rtl/>
        </w:rPr>
        <w:t>וקירב</w:t>
      </w:r>
      <w:r w:rsidRPr="0091673F">
        <w:rPr>
          <w:rtl/>
        </w:rPr>
        <w:t xml:space="preserve"> </w:t>
      </w:r>
      <w:r w:rsidRPr="0091673F">
        <w:rPr>
          <w:rFonts w:hint="eastAsia"/>
          <w:rtl/>
        </w:rPr>
        <w:t>את</w:t>
      </w:r>
      <w:r w:rsidRPr="0091673F">
        <w:rPr>
          <w:rtl/>
        </w:rPr>
        <w:t xml:space="preserve"> </w:t>
      </w:r>
      <w:r w:rsidRPr="0091673F">
        <w:rPr>
          <w:rFonts w:hint="eastAsia"/>
          <w:rtl/>
        </w:rPr>
        <w:t>הבננה</w:t>
      </w:r>
      <w:r w:rsidRPr="0091673F">
        <w:rPr>
          <w:rtl/>
        </w:rPr>
        <w:t xml:space="preserve"> </w:t>
      </w:r>
      <w:r w:rsidRPr="0091673F">
        <w:rPr>
          <w:rFonts w:hint="eastAsia"/>
          <w:rtl/>
        </w:rPr>
        <w:t>ל</w:t>
      </w:r>
      <w:r w:rsidR="005E3213">
        <w:rPr>
          <w:rFonts w:hint="eastAsia"/>
          <w:rtl/>
        </w:rPr>
        <w:t>אוזנ</w:t>
      </w:r>
      <w:r w:rsidRPr="0091673F">
        <w:rPr>
          <w:rFonts w:hint="eastAsia"/>
          <w:rtl/>
        </w:rPr>
        <w:t>ו</w:t>
      </w:r>
      <w:r w:rsidRPr="0091673F">
        <w:rPr>
          <w:rtl/>
        </w:rPr>
        <w:t xml:space="preserve">. "כן, </w:t>
      </w:r>
      <w:r w:rsidRPr="0091673F">
        <w:rPr>
          <w:rFonts w:hint="eastAsia"/>
          <w:rtl/>
        </w:rPr>
        <w:t>כפי</w:t>
      </w:r>
      <w:r w:rsidRPr="0091673F">
        <w:rPr>
          <w:rtl/>
        </w:rPr>
        <w:t xml:space="preserve"> </w:t>
      </w:r>
      <w:r w:rsidRPr="0091673F">
        <w:rPr>
          <w:rFonts w:hint="eastAsia"/>
          <w:rtl/>
        </w:rPr>
        <w:t>שחשבתי</w:t>
      </w:r>
      <w:r w:rsidRPr="0091673F">
        <w:rPr>
          <w:rtl/>
        </w:rPr>
        <w:t>."</w:t>
      </w:r>
    </w:p>
    <w:p w14:paraId="5A8BAA79" w14:textId="38B7610E" w:rsidR="00172D92" w:rsidRPr="0091673F" w:rsidRDefault="00172D92" w:rsidP="00CC6D7D">
      <w:pPr>
        <w:rPr>
          <w:rtl/>
        </w:rPr>
      </w:pPr>
      <w:r w:rsidRPr="0091673F">
        <w:rPr>
          <w:rtl/>
        </w:rPr>
        <w:t xml:space="preserve">"מה </w:t>
      </w:r>
      <w:r w:rsidRPr="0091673F">
        <w:rPr>
          <w:rFonts w:hint="eastAsia"/>
          <w:rtl/>
        </w:rPr>
        <w:t>חשבת</w:t>
      </w:r>
      <w:r w:rsidRPr="0091673F">
        <w:rPr>
          <w:rtl/>
        </w:rPr>
        <w:t>?"</w:t>
      </w:r>
    </w:p>
    <w:p w14:paraId="6E131A31" w14:textId="59CB61F7" w:rsidR="00172D92" w:rsidRPr="0091673F" w:rsidRDefault="00172D92" w:rsidP="00CC6D7D">
      <w:pPr>
        <w:rPr>
          <w:rtl/>
        </w:rPr>
      </w:pPr>
      <w:r w:rsidRPr="0091673F">
        <w:rPr>
          <w:rtl/>
        </w:rPr>
        <w:t xml:space="preserve">"הבננה </w:t>
      </w:r>
      <w:r w:rsidRPr="0091673F">
        <w:rPr>
          <w:rFonts w:hint="eastAsia"/>
          <w:rtl/>
        </w:rPr>
        <w:t>הזאת</w:t>
      </w:r>
      <w:r w:rsidRPr="0091673F">
        <w:rPr>
          <w:rtl/>
        </w:rPr>
        <w:t xml:space="preserve"> </w:t>
      </w:r>
      <w:r w:rsidR="00B84D34" w:rsidRPr="00B84D34">
        <w:rPr>
          <w:rFonts w:cs="Times New Roman"/>
          <w:rtl/>
        </w:rPr>
        <w:t>משתוקקת</w:t>
      </w:r>
      <w:r w:rsidRPr="0091673F">
        <w:rPr>
          <w:rtl/>
        </w:rPr>
        <w:t xml:space="preserve"> </w:t>
      </w:r>
      <w:r w:rsidRPr="0091673F">
        <w:rPr>
          <w:rFonts w:hint="eastAsia"/>
          <w:rtl/>
        </w:rPr>
        <w:t>לה</w:t>
      </w:r>
      <w:r w:rsidR="00FD6D9F">
        <w:rPr>
          <w:rFonts w:hint="cs"/>
          <w:rtl/>
        </w:rPr>
        <w:t>י</w:t>
      </w:r>
      <w:r w:rsidRPr="0091673F">
        <w:rPr>
          <w:rFonts w:hint="eastAsia"/>
          <w:rtl/>
        </w:rPr>
        <w:t>כנס</w:t>
      </w:r>
      <w:r w:rsidRPr="0091673F">
        <w:rPr>
          <w:rtl/>
        </w:rPr>
        <w:t xml:space="preserve"> </w:t>
      </w:r>
      <w:r w:rsidRPr="0091673F">
        <w:rPr>
          <w:rFonts w:hint="eastAsia"/>
          <w:rtl/>
        </w:rPr>
        <w:t>לתוך</w:t>
      </w:r>
      <w:r w:rsidRPr="0091673F">
        <w:rPr>
          <w:rtl/>
        </w:rPr>
        <w:t xml:space="preserve"> </w:t>
      </w:r>
      <w:r w:rsidRPr="0091673F">
        <w:rPr>
          <w:rFonts w:hint="eastAsia"/>
          <w:rtl/>
        </w:rPr>
        <w:t>הגוף</w:t>
      </w:r>
      <w:r w:rsidRPr="0091673F">
        <w:rPr>
          <w:rtl/>
        </w:rPr>
        <w:t xml:space="preserve"> </w:t>
      </w:r>
      <w:r w:rsidRPr="0091673F">
        <w:rPr>
          <w:rFonts w:hint="eastAsia"/>
          <w:rtl/>
        </w:rPr>
        <w:t>שלך</w:t>
      </w:r>
      <w:r w:rsidRPr="0091673F">
        <w:rPr>
          <w:rtl/>
        </w:rPr>
        <w:t>."</w:t>
      </w:r>
    </w:p>
    <w:p w14:paraId="4616E187" w14:textId="022F3A68" w:rsidR="00172D92" w:rsidRPr="0091673F" w:rsidRDefault="00172D92" w:rsidP="00172D92">
      <w:pPr>
        <w:rPr>
          <w:rtl/>
        </w:rPr>
      </w:pPr>
      <w:r w:rsidRPr="0091673F">
        <w:rPr>
          <w:rtl/>
        </w:rPr>
        <w:t xml:space="preserve">"אבל בננות </w:t>
      </w:r>
      <w:r w:rsidRPr="0091673F">
        <w:rPr>
          <w:rFonts w:cs="Times New Roman"/>
          <w:rtl/>
        </w:rPr>
        <w:t>לא יכול</w:t>
      </w:r>
      <w:r w:rsidRPr="0091673F">
        <w:rPr>
          <w:rFonts w:cs="Times New Roman" w:hint="eastAsia"/>
          <w:rtl/>
        </w:rPr>
        <w:t>ות</w:t>
      </w:r>
      <w:r w:rsidRPr="0091673F">
        <w:rPr>
          <w:rFonts w:cs="Times New Roman"/>
          <w:rtl/>
        </w:rPr>
        <w:t xml:space="preserve"> לחשוב כי זה צומח </w:t>
      </w:r>
      <w:r w:rsidR="0078531F" w:rsidRPr="0091673F">
        <w:rPr>
          <w:rFonts w:cs="Times New Roman" w:hint="eastAsia"/>
          <w:rtl/>
        </w:rPr>
        <w:t>ו</w:t>
      </w:r>
      <w:r w:rsidRPr="0091673F">
        <w:rPr>
          <w:rFonts w:cs="Times New Roman"/>
          <w:rtl/>
        </w:rPr>
        <w:t>אין ל</w:t>
      </w:r>
      <w:r w:rsidR="0037561A" w:rsidRPr="0091673F">
        <w:rPr>
          <w:rFonts w:cs="Times New Roman" w:hint="eastAsia"/>
          <w:rtl/>
        </w:rPr>
        <w:t>ו</w:t>
      </w:r>
      <w:r w:rsidRPr="0091673F">
        <w:rPr>
          <w:rFonts w:cs="Times New Roman"/>
          <w:rtl/>
        </w:rPr>
        <w:t xml:space="preserve"> רגשות.</w:t>
      </w:r>
      <w:r w:rsidR="0078531F" w:rsidRPr="0091673F">
        <w:rPr>
          <w:rFonts w:cs="Times New Roman"/>
          <w:rtl/>
        </w:rPr>
        <w:t>"</w:t>
      </w:r>
    </w:p>
    <w:p w14:paraId="76D6CC7C" w14:textId="10643FF2" w:rsidR="00172D92" w:rsidRPr="0091673F" w:rsidRDefault="00172D92" w:rsidP="00172D92">
      <w:pPr>
        <w:rPr>
          <w:rtl/>
        </w:rPr>
      </w:pPr>
      <w:r w:rsidRPr="0091673F">
        <w:rPr>
          <w:rFonts w:cs="Times New Roman"/>
          <w:rtl/>
        </w:rPr>
        <w:t>"</w:t>
      </w:r>
      <w:r w:rsidR="002A46D4" w:rsidRPr="0091673F">
        <w:rPr>
          <w:rFonts w:cs="Times New Roman"/>
          <w:rtl/>
        </w:rPr>
        <w:t>זה מה שה</w:t>
      </w:r>
      <w:r w:rsidR="002A46D4" w:rsidRPr="0091673F">
        <w:rPr>
          <w:rFonts w:cs="Times New Roman" w:hint="eastAsia"/>
          <w:rtl/>
        </w:rPr>
        <w:t>ן</w:t>
      </w:r>
      <w:r w:rsidR="002A46D4" w:rsidRPr="0091673F">
        <w:rPr>
          <w:rFonts w:cs="Times New Roman"/>
          <w:rtl/>
        </w:rPr>
        <w:t xml:space="preserve"> רוצ</w:t>
      </w:r>
      <w:r w:rsidR="002A46D4" w:rsidRPr="0091673F">
        <w:rPr>
          <w:rFonts w:cs="Times New Roman" w:hint="eastAsia"/>
          <w:rtl/>
        </w:rPr>
        <w:t>ות</w:t>
      </w:r>
      <w:r w:rsidRPr="0091673F">
        <w:rPr>
          <w:rFonts w:cs="Times New Roman"/>
          <w:rtl/>
        </w:rPr>
        <w:t xml:space="preserve"> שתחשוב."</w:t>
      </w:r>
    </w:p>
    <w:p w14:paraId="296FA616" w14:textId="6C8AEFD1" w:rsidR="00172D92" w:rsidRPr="0091673F" w:rsidRDefault="00172D92" w:rsidP="00172D92">
      <w:pPr>
        <w:rPr>
          <w:rtl/>
        </w:rPr>
      </w:pPr>
      <w:r w:rsidRPr="0091673F">
        <w:rPr>
          <w:rFonts w:cs="Times New Roman"/>
          <w:rtl/>
        </w:rPr>
        <w:t>"ברצינות?"</w:t>
      </w:r>
      <w:r w:rsidR="003A09B7" w:rsidRPr="0091673F">
        <w:rPr>
          <w:rFonts w:cs="Times New Roman"/>
          <w:rtl/>
        </w:rPr>
        <w:t xml:space="preserve"> מארק ליגלג</w:t>
      </w:r>
      <w:r w:rsidRPr="0091673F">
        <w:rPr>
          <w:rFonts w:cs="Times New Roman"/>
          <w:rtl/>
        </w:rPr>
        <w:t xml:space="preserve">, "מה </w:t>
      </w:r>
      <w:r w:rsidRPr="0091673F">
        <w:rPr>
          <w:rFonts w:cs="Times New Roman" w:hint="eastAsia"/>
          <w:rtl/>
        </w:rPr>
        <w:t>יכול</w:t>
      </w:r>
      <w:r w:rsidRPr="0091673F">
        <w:rPr>
          <w:rFonts w:cs="Times New Roman"/>
          <w:rtl/>
        </w:rPr>
        <w:t xml:space="preserve"> להיות המניע שלהן לזה?"</w:t>
      </w:r>
    </w:p>
    <w:p w14:paraId="30505474" w14:textId="4D67344F" w:rsidR="00172D92" w:rsidRPr="0091673F" w:rsidRDefault="00A944E6" w:rsidP="00172D92">
      <w:pPr>
        <w:rPr>
          <w:rtl/>
        </w:rPr>
      </w:pPr>
      <w:r>
        <w:rPr>
          <w:rFonts w:cs="Times New Roman" w:hint="cs"/>
          <w:rtl/>
        </w:rPr>
        <w:t xml:space="preserve">אלכס נסך את מלוא הבוז לקולו, </w:t>
      </w:r>
      <w:r w:rsidR="00172D92" w:rsidRPr="0091673F">
        <w:rPr>
          <w:rFonts w:cs="Times New Roman"/>
          <w:rtl/>
        </w:rPr>
        <w:t xml:space="preserve">"אתה צורת חיים </w:t>
      </w:r>
      <w:r w:rsidR="00F97A34">
        <w:rPr>
          <w:rFonts w:cs="Times New Roman"/>
          <w:rtl/>
        </w:rPr>
        <w:t>כל כך</w:t>
      </w:r>
      <w:r w:rsidR="00172D92" w:rsidRPr="0091673F">
        <w:rPr>
          <w:rFonts w:cs="Times New Roman"/>
          <w:rtl/>
        </w:rPr>
        <w:t xml:space="preserve"> נחותה לעומת</w:t>
      </w:r>
      <w:r w:rsidR="00172D92" w:rsidRPr="0091673F">
        <w:rPr>
          <w:rFonts w:cs="Times New Roman" w:hint="eastAsia"/>
          <w:rtl/>
        </w:rPr>
        <w:t>ן</w:t>
      </w:r>
      <w:r w:rsidR="00172D92" w:rsidRPr="0091673F">
        <w:rPr>
          <w:rFonts w:cs="Times New Roman"/>
          <w:rtl/>
        </w:rPr>
        <w:t xml:space="preserve"> שאין לך סיכוי להבין את האינטרסים שלה</w:t>
      </w:r>
      <w:r w:rsidR="00172D92" w:rsidRPr="0091673F">
        <w:rPr>
          <w:rFonts w:cs="Times New Roman" w:hint="eastAsia"/>
          <w:rtl/>
        </w:rPr>
        <w:t>ן</w:t>
      </w:r>
      <w:r w:rsidR="00172D92" w:rsidRPr="0091673F">
        <w:rPr>
          <w:rFonts w:cs="Times New Roman"/>
          <w:rtl/>
        </w:rPr>
        <w:t>."</w:t>
      </w:r>
    </w:p>
    <w:p w14:paraId="454F6144" w14:textId="6ACA1428" w:rsidR="00315D57" w:rsidRDefault="00172D92" w:rsidP="0060553C">
      <w:pPr>
        <w:rPr>
          <w:rtl/>
        </w:rPr>
      </w:pPr>
      <w:r w:rsidRPr="0091673F">
        <w:rPr>
          <w:rFonts w:hint="eastAsia"/>
          <w:rtl/>
        </w:rPr>
        <w:t>תיאו</w:t>
      </w:r>
      <w:r w:rsidRPr="0091673F">
        <w:rPr>
          <w:rtl/>
        </w:rPr>
        <w:t xml:space="preserve"> </w:t>
      </w:r>
      <w:r w:rsidRPr="0091673F">
        <w:rPr>
          <w:rFonts w:hint="eastAsia"/>
          <w:rtl/>
        </w:rPr>
        <w:t>מילא</w:t>
      </w:r>
      <w:r w:rsidRPr="0091673F">
        <w:rPr>
          <w:rtl/>
        </w:rPr>
        <w:t xml:space="preserve"> </w:t>
      </w:r>
      <w:r w:rsidR="0019741F">
        <w:rPr>
          <w:rFonts w:hint="eastAsia"/>
          <w:rtl/>
        </w:rPr>
        <w:t>סוף-סוף</w:t>
      </w:r>
      <w:r w:rsidR="0078531F" w:rsidRPr="0091673F">
        <w:rPr>
          <w:rtl/>
        </w:rPr>
        <w:t xml:space="preserve"> </w:t>
      </w:r>
      <w:r w:rsidRPr="0091673F">
        <w:rPr>
          <w:rFonts w:hint="eastAsia"/>
          <w:rtl/>
        </w:rPr>
        <w:t>את</w:t>
      </w:r>
      <w:r w:rsidRPr="0091673F">
        <w:rPr>
          <w:rtl/>
        </w:rPr>
        <w:t xml:space="preserve"> פיו בבננה, </w:t>
      </w:r>
      <w:bookmarkEnd w:id="207"/>
      <w:r w:rsidR="00114A60" w:rsidRPr="0091673F">
        <w:rPr>
          <w:rFonts w:hint="eastAsia"/>
          <w:rtl/>
        </w:rPr>
        <w:t>ו</w:t>
      </w:r>
      <w:r w:rsidR="00A341C7" w:rsidRPr="00A341C7">
        <w:rPr>
          <w:rFonts w:cs="Times New Roman"/>
          <w:rtl/>
        </w:rPr>
        <w:t>השקט הרגעי שהשתרר ברכב אפשר</w:t>
      </w:r>
      <w:r w:rsidR="00A341C7">
        <w:rPr>
          <w:rFonts w:cs="Times New Roman" w:hint="cs"/>
          <w:rtl/>
        </w:rPr>
        <w:t xml:space="preserve"> </w:t>
      </w:r>
      <w:r w:rsidR="00114A60" w:rsidRPr="0091673F">
        <w:rPr>
          <w:rFonts w:hint="eastAsia"/>
          <w:rtl/>
        </w:rPr>
        <w:t>ד</w:t>
      </w:r>
      <w:r w:rsidR="0060553C">
        <w:rPr>
          <w:rFonts w:hint="cs"/>
          <w:rtl/>
        </w:rPr>
        <w:t>י</w:t>
      </w:r>
      <w:r w:rsidR="00114A60" w:rsidRPr="0091673F">
        <w:rPr>
          <w:rFonts w:hint="eastAsia"/>
          <w:rtl/>
        </w:rPr>
        <w:t>ון</w:t>
      </w:r>
      <w:r w:rsidR="00114A60" w:rsidRPr="0091673F">
        <w:rPr>
          <w:rtl/>
        </w:rPr>
        <w:t xml:space="preserve"> </w:t>
      </w:r>
      <w:r w:rsidR="00114A60" w:rsidRPr="0091673F">
        <w:rPr>
          <w:rFonts w:hint="eastAsia"/>
          <w:rtl/>
        </w:rPr>
        <w:t>בקונצרט</w:t>
      </w:r>
      <w:r w:rsidR="0060553C">
        <w:rPr>
          <w:rFonts w:hint="cs"/>
          <w:rtl/>
        </w:rPr>
        <w:t xml:space="preserve">, </w:t>
      </w:r>
      <w:r w:rsidR="0060553C" w:rsidRPr="0060553C">
        <w:rPr>
          <w:rFonts w:cs="Times New Roman"/>
          <w:rtl/>
        </w:rPr>
        <w:t>תוך הטפות המוסר והגערות ההכרחיות</w:t>
      </w:r>
      <w:r w:rsidR="0060553C">
        <w:rPr>
          <w:rFonts w:cs="Times New Roman" w:hint="cs"/>
          <w:rtl/>
        </w:rPr>
        <w:t xml:space="preserve">. </w:t>
      </w:r>
      <w:r w:rsidR="0060553C" w:rsidRPr="0060553C">
        <w:rPr>
          <w:rFonts w:cs="Times New Roman"/>
          <w:rtl/>
        </w:rPr>
        <w:t xml:space="preserve">הביצוע היה מרהיב, </w:t>
      </w:r>
      <w:r w:rsidR="00A341C7" w:rsidRPr="00A341C7">
        <w:rPr>
          <w:rFonts w:cs="Times New Roman"/>
          <w:rtl/>
        </w:rPr>
        <w:t>הישג לא מבוטל עבור</w:t>
      </w:r>
      <w:r w:rsidR="0060553C" w:rsidRPr="0060553C">
        <w:rPr>
          <w:rFonts w:cs="Times New Roman"/>
          <w:rtl/>
        </w:rPr>
        <w:t xml:space="preserve"> </w:t>
      </w:r>
      <w:r w:rsidR="00A341C7">
        <w:rPr>
          <w:rFonts w:cs="Times New Roman" w:hint="cs"/>
          <w:rtl/>
        </w:rPr>
        <w:t xml:space="preserve">ביצוע </w:t>
      </w:r>
      <w:r w:rsidR="0060553C" w:rsidRPr="0060553C">
        <w:rPr>
          <w:rFonts w:cs="Times New Roman"/>
          <w:rtl/>
        </w:rPr>
        <w:t>ה</w:t>
      </w:r>
      <w:r w:rsidR="00C45B28">
        <w:rPr>
          <w:rFonts w:hint="cs"/>
          <w:rtl/>
        </w:rPr>
        <w:t>תוכני</w:t>
      </w:r>
      <w:r w:rsidR="00315D57">
        <w:rPr>
          <w:rFonts w:hint="cs"/>
          <w:rtl/>
        </w:rPr>
        <w:t xml:space="preserve">ת </w:t>
      </w:r>
      <w:r w:rsidR="0060553C">
        <w:rPr>
          <w:rFonts w:hint="cs"/>
          <w:rtl/>
        </w:rPr>
        <w:t>ה</w:t>
      </w:r>
      <w:r w:rsidR="00315D57">
        <w:rPr>
          <w:rFonts w:hint="cs"/>
          <w:rtl/>
        </w:rPr>
        <w:t>שאפתנית</w:t>
      </w:r>
      <w:r w:rsidR="00A83D14">
        <w:rPr>
          <w:rFonts w:hint="cs"/>
          <w:rtl/>
        </w:rPr>
        <w:t xml:space="preserve"> </w:t>
      </w:r>
      <w:r w:rsidR="00A83D14">
        <w:rPr>
          <w:rtl/>
        </w:rPr>
        <w:t>–</w:t>
      </w:r>
      <w:r w:rsidR="00315D57">
        <w:rPr>
          <w:rFonts w:hint="cs"/>
          <w:rtl/>
        </w:rPr>
        <w:t xml:space="preserve"> אופוס 7, אופוס 26 ואופוס 27 מס' 1 של בטהובן. [כנראה אופוס 28 הוא ה-</w:t>
      </w:r>
      <w:r w:rsidR="00315D57">
        <w:t>Moonlight Sonata</w:t>
      </w:r>
      <w:r w:rsidR="00315D57">
        <w:rPr>
          <w:rFonts w:hint="cs"/>
          <w:rtl/>
        </w:rPr>
        <w:t xml:space="preserve"> אז את זה היא נגנה]</w:t>
      </w:r>
    </w:p>
    <w:p w14:paraId="11534B11" w14:textId="4A5210F2" w:rsidR="00315D57" w:rsidRDefault="00315D57" w:rsidP="00315D57">
      <w:pPr>
        <w:rPr>
          <w:rtl/>
        </w:rPr>
      </w:pPr>
      <w:r>
        <w:rPr>
          <w:rFonts w:hint="cs"/>
          <w:rtl/>
        </w:rPr>
        <w:t xml:space="preserve">"היה הדרן?" אלכס </w:t>
      </w:r>
      <w:bookmarkStart w:id="208" w:name="_Hlk503077030"/>
      <w:r w:rsidR="0060553C" w:rsidRPr="0060553C">
        <w:rPr>
          <w:rFonts w:cs="Times New Roman"/>
          <w:rtl/>
        </w:rPr>
        <w:t>שרק את הצלילים ה</w:t>
      </w:r>
      <w:r w:rsidR="0060553C">
        <w:rPr>
          <w:rFonts w:cs="Times New Roman" w:hint="cs"/>
          <w:rtl/>
        </w:rPr>
        <w:t>פותח</w:t>
      </w:r>
      <w:r w:rsidR="0060553C" w:rsidRPr="0060553C">
        <w:rPr>
          <w:rFonts w:cs="Times New Roman"/>
          <w:rtl/>
        </w:rPr>
        <w:t xml:space="preserve">ים </w:t>
      </w:r>
      <w:r w:rsidR="00A341C7">
        <w:rPr>
          <w:rFonts w:cs="Times New Roman" w:hint="cs"/>
          <w:rtl/>
        </w:rPr>
        <w:t>ב</w:t>
      </w:r>
      <w:r w:rsidR="0060553C" w:rsidRPr="0060553C">
        <w:rPr>
          <w:rFonts w:cs="Times New Roman"/>
          <w:rtl/>
        </w:rPr>
        <w:t>הדרן הקבוע שלה, ה</w:t>
      </w:r>
      <w:r w:rsidR="00B836FC" w:rsidRPr="00B836FC">
        <w:rPr>
          <w:rFonts w:cs="Times New Roman"/>
          <w:rtl/>
        </w:rPr>
        <w:t>פרק השני והשלישי ב</w:t>
      </w:r>
      <w:r w:rsidR="0060553C" w:rsidRPr="0060553C">
        <w:rPr>
          <w:rFonts w:cs="Times New Roman"/>
          <w:rtl/>
        </w:rPr>
        <w:t>סונטה של בטהובן 'אור ירח'.</w:t>
      </w:r>
      <w:r w:rsidR="00B836FC">
        <w:rPr>
          <w:rFonts w:cs="Times New Roman" w:hint="cs"/>
          <w:rtl/>
        </w:rPr>
        <w:t xml:space="preserve"> [</w:t>
      </w:r>
      <w:r w:rsidR="003E6659">
        <w:rPr>
          <w:rFonts w:hint="cs"/>
          <w:rtl/>
        </w:rPr>
        <w:t>תוך תקווה</w:t>
      </w:r>
      <w:r w:rsidR="00982664">
        <w:rPr>
          <w:rFonts w:hint="cs"/>
          <w:rtl/>
        </w:rPr>
        <w:t xml:space="preserve"> </w:t>
      </w:r>
      <w:r w:rsidR="00172D92">
        <w:rPr>
          <w:rFonts w:hint="cs"/>
          <w:rtl/>
        </w:rPr>
        <w:t>לה</w:t>
      </w:r>
      <w:r w:rsidR="009F5453">
        <w:rPr>
          <w:rFonts w:hint="cs"/>
          <w:rtl/>
        </w:rPr>
        <w:t>גיע ל</w:t>
      </w:r>
      <w:r w:rsidR="0040038B">
        <w:rPr>
          <w:rFonts w:hint="cs"/>
          <w:rtl/>
        </w:rPr>
        <w:t>חלק הארי של</w:t>
      </w:r>
      <w:r w:rsidR="007508C0">
        <w:rPr>
          <w:rFonts w:hint="cs"/>
          <w:rtl/>
        </w:rPr>
        <w:t xml:space="preserve"> הטפות המוסר</w:t>
      </w:r>
      <w:r w:rsidR="00172D92">
        <w:rPr>
          <w:rFonts w:hint="cs"/>
          <w:rtl/>
        </w:rPr>
        <w:t xml:space="preserve"> ולסיים אות</w:t>
      </w:r>
      <w:r w:rsidR="0040038B">
        <w:rPr>
          <w:rFonts w:hint="cs"/>
          <w:rtl/>
        </w:rPr>
        <w:t>ו</w:t>
      </w:r>
      <w:r w:rsidR="00172D92">
        <w:rPr>
          <w:rFonts w:hint="cs"/>
          <w:rtl/>
        </w:rPr>
        <w:t xml:space="preserve"> במהירות האפשרית</w:t>
      </w:r>
      <w:r>
        <w:rPr>
          <w:rFonts w:hint="cs"/>
          <w:rtl/>
        </w:rPr>
        <w:t>.</w:t>
      </w:r>
      <w:r w:rsidR="00B836FC">
        <w:rPr>
          <w:rFonts w:hint="cs"/>
          <w:rtl/>
        </w:rPr>
        <w:t>]</w:t>
      </w:r>
    </w:p>
    <w:bookmarkEnd w:id="208"/>
    <w:p w14:paraId="42ABC8DF" w14:textId="353F0DE7" w:rsidR="00315D57" w:rsidRDefault="00315D57" w:rsidP="00994621">
      <w:pPr>
        <w:rPr>
          <w:rtl/>
        </w:rPr>
      </w:pPr>
      <w:r>
        <w:rPr>
          <w:rFonts w:hint="cs"/>
          <w:rtl/>
        </w:rPr>
        <w:t>"ברור שהיה הדרן,</w:t>
      </w:r>
      <w:r w:rsidR="00B836FC" w:rsidRPr="00B836FC">
        <w:rPr>
          <w:rFonts w:cs="Times New Roman"/>
          <w:rtl/>
        </w:rPr>
        <w:t xml:space="preserve"> למה ציפית אחרי קונצרט כזה!</w:t>
      </w:r>
      <w:r>
        <w:rPr>
          <w:rFonts w:hint="cs"/>
          <w:rtl/>
        </w:rPr>
        <w:t xml:space="preserve">" </w:t>
      </w:r>
      <w:r w:rsidR="0060553C" w:rsidRPr="0060553C">
        <w:rPr>
          <w:rFonts w:cs="Times New Roman"/>
          <w:rtl/>
        </w:rPr>
        <w:t>אימו גערה, לאמור: מי שלא מגיע לקונצרט, מעליב באופן אישי את כל האופוסים ו</w:t>
      </w:r>
      <w:r w:rsidR="00A83D14">
        <w:rPr>
          <w:rFonts w:cs="Times New Roman" w:hint="cs"/>
          <w:rtl/>
        </w:rPr>
        <w:t xml:space="preserve">כל </w:t>
      </w:r>
      <w:r w:rsidR="0060553C" w:rsidRPr="0060553C">
        <w:rPr>
          <w:rFonts w:cs="Times New Roman"/>
          <w:rtl/>
        </w:rPr>
        <w:t>הסונטות</w:t>
      </w:r>
      <w:r w:rsidR="0060553C">
        <w:rPr>
          <w:rFonts w:cs="Times New Roman" w:hint="cs"/>
          <w:rtl/>
        </w:rPr>
        <w:t>.</w:t>
      </w:r>
    </w:p>
    <w:p w14:paraId="5345F2D8" w14:textId="213E1EE1" w:rsidR="00315D57" w:rsidRDefault="00315D57" w:rsidP="00114A60">
      <w:pPr>
        <w:rPr>
          <w:rtl/>
        </w:rPr>
      </w:pPr>
      <w:r>
        <w:rPr>
          <w:rFonts w:hint="cs"/>
          <w:rtl/>
        </w:rPr>
        <w:t>"איך היה הירח? מתוק למדי?"</w:t>
      </w:r>
    </w:p>
    <w:p w14:paraId="3D822E86" w14:textId="77777777" w:rsidR="00315D57" w:rsidRDefault="00315D57" w:rsidP="00315D57">
      <w:pPr>
        <w:rPr>
          <w:rtl/>
        </w:rPr>
      </w:pPr>
      <w:r>
        <w:rPr>
          <w:rFonts w:hint="cs"/>
          <w:rtl/>
        </w:rPr>
        <w:t>"איך עוד יכול הירח להיות?"</w:t>
      </w:r>
    </w:p>
    <w:p w14:paraId="463F8D4A" w14:textId="66FB5586" w:rsidR="00315D57" w:rsidRDefault="00315D57" w:rsidP="00714330">
      <w:pPr>
        <w:rPr>
          <w:rtl/>
        </w:rPr>
      </w:pPr>
      <w:r>
        <w:rPr>
          <w:rFonts w:hint="cs"/>
          <w:rtl/>
        </w:rPr>
        <w:t xml:space="preserve">אור הירח היה קר </w:t>
      </w:r>
      <w:r w:rsidR="00114A60">
        <w:rPr>
          <w:rFonts w:hint="cs"/>
          <w:rtl/>
        </w:rPr>
        <w:t>ומנ</w:t>
      </w:r>
      <w:r w:rsidR="00A83D14">
        <w:rPr>
          <w:rFonts w:hint="cs"/>
          <w:rtl/>
        </w:rPr>
        <w:t>ו</w:t>
      </w:r>
      <w:r w:rsidR="00114A60">
        <w:rPr>
          <w:rFonts w:hint="cs"/>
          <w:rtl/>
        </w:rPr>
        <w:t>כר כש</w:t>
      </w:r>
      <w:r>
        <w:rPr>
          <w:rFonts w:hint="cs"/>
          <w:rtl/>
        </w:rPr>
        <w:t xml:space="preserve">אלכס הילך </w:t>
      </w:r>
      <w:r w:rsidR="00714330">
        <w:rPr>
          <w:rFonts w:hint="cs"/>
          <w:rtl/>
        </w:rPr>
        <w:t>ב</w:t>
      </w:r>
      <w:r>
        <w:rPr>
          <w:rFonts w:hint="cs"/>
          <w:rtl/>
        </w:rPr>
        <w:t>נעל</w:t>
      </w:r>
      <w:r w:rsidR="00114A60">
        <w:rPr>
          <w:rFonts w:hint="cs"/>
          <w:rtl/>
        </w:rPr>
        <w:t>ו</w:t>
      </w:r>
      <w:r>
        <w:rPr>
          <w:rFonts w:hint="cs"/>
          <w:rtl/>
        </w:rPr>
        <w:t xml:space="preserve"> </w:t>
      </w:r>
      <w:r w:rsidR="00114A60">
        <w:rPr>
          <w:rFonts w:hint="cs"/>
          <w:rtl/>
        </w:rPr>
        <w:t>ה</w:t>
      </w:r>
      <w:r>
        <w:rPr>
          <w:rFonts w:hint="cs"/>
          <w:rtl/>
        </w:rPr>
        <w:t xml:space="preserve">רטובה </w:t>
      </w:r>
      <w:r w:rsidR="00114A60">
        <w:rPr>
          <w:rFonts w:hint="cs"/>
          <w:rtl/>
        </w:rPr>
        <w:t>ברחובות</w:t>
      </w:r>
      <w:r>
        <w:rPr>
          <w:rFonts w:hint="cs"/>
          <w:rtl/>
        </w:rPr>
        <w:t xml:space="preserve"> פרייבורג. </w:t>
      </w:r>
    </w:p>
    <w:p w14:paraId="0F1C3C15" w14:textId="15E881C5" w:rsidR="00AF69B7" w:rsidRDefault="00315D57" w:rsidP="00AF69B7">
      <w:pPr>
        <w:rPr>
          <w:rtl/>
        </w:rPr>
      </w:pPr>
      <w:r>
        <w:rPr>
          <w:rFonts w:hint="cs"/>
          <w:rtl/>
        </w:rPr>
        <w:t xml:space="preserve">"אני </w:t>
      </w:r>
      <w:r w:rsidR="00AF69B7">
        <w:rPr>
          <w:rFonts w:hint="cs"/>
          <w:rtl/>
        </w:rPr>
        <w:t>שונא</w:t>
      </w:r>
      <w:r>
        <w:rPr>
          <w:rFonts w:hint="cs"/>
          <w:rtl/>
        </w:rPr>
        <w:t xml:space="preserve"> ירח מתוק</w:t>
      </w:r>
      <w:r w:rsidR="00A341C7">
        <w:rPr>
          <w:rFonts w:hint="cs"/>
          <w:rtl/>
        </w:rPr>
        <w:t>,</w:t>
      </w:r>
      <w:r w:rsidR="00D62561">
        <w:rPr>
          <w:rFonts w:hint="cs"/>
          <w:rtl/>
        </w:rPr>
        <w:t>"</w:t>
      </w:r>
      <w:r w:rsidR="00A341C7">
        <w:rPr>
          <w:rFonts w:hint="cs"/>
          <w:rtl/>
        </w:rPr>
        <w:t xml:space="preserve"> </w:t>
      </w:r>
      <w:r w:rsidR="00A341C7" w:rsidRPr="00A341C7">
        <w:rPr>
          <w:rFonts w:cs="Times New Roman"/>
          <w:rtl/>
        </w:rPr>
        <w:t>תיאו הכריז.</w:t>
      </w:r>
    </w:p>
    <w:p w14:paraId="4939B032" w14:textId="4CDBD359" w:rsidR="00AF69B7" w:rsidRDefault="00AF69B7" w:rsidP="00714330">
      <w:pPr>
        <w:rPr>
          <w:rtl/>
        </w:rPr>
      </w:pPr>
      <w:r>
        <w:rPr>
          <w:rFonts w:hint="cs"/>
          <w:rtl/>
        </w:rPr>
        <w:lastRenderedPageBreak/>
        <w:t>"אתה</w:t>
      </w:r>
      <w:r w:rsidR="00315D57">
        <w:rPr>
          <w:rFonts w:hint="cs"/>
          <w:rtl/>
        </w:rPr>
        <w:t xml:space="preserve"> כבר גדול ו</w:t>
      </w:r>
      <w:r w:rsidR="00B65A23">
        <w:rPr>
          <w:rFonts w:hint="cs"/>
          <w:rtl/>
        </w:rPr>
        <w:t>בוגר</w:t>
      </w:r>
      <w:r>
        <w:rPr>
          <w:rFonts w:hint="cs"/>
          <w:rtl/>
        </w:rPr>
        <w:t>, לא כ</w:t>
      </w:r>
      <w:r w:rsidR="0040038B">
        <w:rPr>
          <w:rFonts w:hint="cs"/>
          <w:rtl/>
        </w:rPr>
        <w:t>ך</w:t>
      </w:r>
      <w:r w:rsidR="00FD6D9F">
        <w:rPr>
          <w:rFonts w:hint="cs"/>
          <w:rtl/>
        </w:rPr>
        <w:t>,</w:t>
      </w:r>
      <w:r>
        <w:rPr>
          <w:rFonts w:hint="cs"/>
          <w:rtl/>
        </w:rPr>
        <w:t xml:space="preserve"> תיאו?" אלכס ליטף את כף ידו הקטנה, דביקה מ</w:t>
      </w:r>
      <w:r w:rsidR="00714330">
        <w:rPr>
          <w:rFonts w:hint="cs"/>
          <w:rtl/>
        </w:rPr>
        <w:t xml:space="preserve">עיסת </w:t>
      </w:r>
      <w:r>
        <w:rPr>
          <w:rFonts w:hint="cs"/>
          <w:rtl/>
        </w:rPr>
        <w:t>עוגיות</w:t>
      </w:r>
      <w:r w:rsidR="00315D57">
        <w:rPr>
          <w:rFonts w:hint="cs"/>
          <w:rtl/>
        </w:rPr>
        <w:t xml:space="preserve">. </w:t>
      </w:r>
    </w:p>
    <w:p w14:paraId="45293B57" w14:textId="77777777" w:rsidR="00315D57" w:rsidRDefault="00AF69B7" w:rsidP="00AF69B7">
      <w:pPr>
        <w:rPr>
          <w:rtl/>
        </w:rPr>
      </w:pPr>
      <w:r>
        <w:rPr>
          <w:rFonts w:hint="cs"/>
          <w:rtl/>
        </w:rPr>
        <w:t>"</w:t>
      </w:r>
      <w:r w:rsidR="00315D57">
        <w:rPr>
          <w:rFonts w:hint="cs"/>
          <w:rtl/>
        </w:rPr>
        <w:t>אני אנגן אור ירח ריק ואני אמלא אותו."</w:t>
      </w:r>
    </w:p>
    <w:p w14:paraId="59D655E4" w14:textId="558C2933" w:rsidR="00315D57" w:rsidRDefault="00315D57" w:rsidP="00315D57">
      <w:pPr>
        <w:rPr>
          <w:rtl/>
        </w:rPr>
      </w:pPr>
      <w:r>
        <w:rPr>
          <w:rFonts w:hint="cs"/>
          <w:rtl/>
        </w:rPr>
        <w:t>"במה תמלא?" אלכס שאל בשקט</w:t>
      </w:r>
      <w:r w:rsidR="003A09B7">
        <w:rPr>
          <w:rFonts w:hint="cs"/>
          <w:rtl/>
        </w:rPr>
        <w:t xml:space="preserve"> ו</w:t>
      </w:r>
      <w:r w:rsidR="00A83D14">
        <w:rPr>
          <w:rFonts w:hint="cs"/>
          <w:rtl/>
        </w:rPr>
        <w:t>נטל</w:t>
      </w:r>
      <w:r w:rsidR="003A09B7">
        <w:rPr>
          <w:rFonts w:hint="cs"/>
          <w:rtl/>
        </w:rPr>
        <w:t xml:space="preserve"> ממנו את קליפ</w:t>
      </w:r>
      <w:r w:rsidR="007508C0">
        <w:rPr>
          <w:rFonts w:hint="cs"/>
          <w:rtl/>
        </w:rPr>
        <w:t>ת הבננה</w:t>
      </w:r>
      <w:r>
        <w:rPr>
          <w:rFonts w:hint="cs"/>
          <w:rtl/>
        </w:rPr>
        <w:t>.</w:t>
      </w:r>
    </w:p>
    <w:p w14:paraId="0EA9EB24" w14:textId="6D096B98" w:rsidR="00315D57" w:rsidRDefault="00315D57" w:rsidP="00714330">
      <w:pPr>
        <w:rPr>
          <w:rtl/>
        </w:rPr>
      </w:pPr>
      <w:r>
        <w:rPr>
          <w:rFonts w:hint="cs"/>
          <w:rtl/>
        </w:rPr>
        <w:t>"בכלום. אני אהיה הרבה בועות סבון מסביב לאור ירח ריק."</w:t>
      </w:r>
    </w:p>
    <w:p w14:paraId="27AE795B" w14:textId="2942C5B4" w:rsidR="00315D57" w:rsidRDefault="00315D57" w:rsidP="00315D57">
      <w:pPr>
        <w:rPr>
          <w:rtl/>
        </w:rPr>
      </w:pPr>
      <w:r>
        <w:rPr>
          <w:rFonts w:hint="cs"/>
          <w:rtl/>
        </w:rPr>
        <w:t>"למה אור הירח ריק, תיאו?"</w:t>
      </w:r>
    </w:p>
    <w:p w14:paraId="6B725127" w14:textId="077AF64F" w:rsidR="00315D57" w:rsidRDefault="00315D57" w:rsidP="00315D57">
      <w:pPr>
        <w:rPr>
          <w:rtl/>
        </w:rPr>
      </w:pPr>
      <w:r>
        <w:rPr>
          <w:rFonts w:hint="cs"/>
          <w:rtl/>
        </w:rPr>
        <w:t>"כי אין בעולם אור של שמש אם יש אור של ירח." [אולי תיאו לא יודע ואלכס עונה עבורו]</w:t>
      </w:r>
    </w:p>
    <w:p w14:paraId="37A61258" w14:textId="588B60AA" w:rsidR="0060553C" w:rsidRDefault="0032634B" w:rsidP="00EA7117">
      <w:pPr>
        <w:rPr>
          <w:rtl/>
        </w:rPr>
      </w:pPr>
      <w:r>
        <w:rPr>
          <w:rFonts w:hint="cs"/>
          <w:rtl/>
        </w:rPr>
        <w:t>טוב</w:t>
      </w:r>
      <w:r w:rsidR="00A63ED7">
        <w:rPr>
          <w:rFonts w:hint="cs"/>
          <w:rtl/>
        </w:rPr>
        <w:t xml:space="preserve"> </w:t>
      </w:r>
      <w:r>
        <w:rPr>
          <w:rFonts w:hint="cs"/>
          <w:rtl/>
        </w:rPr>
        <w:t>ש</w:t>
      </w:r>
      <w:r w:rsidR="00A63ED7">
        <w:rPr>
          <w:rFonts w:hint="cs"/>
          <w:rtl/>
        </w:rPr>
        <w:t xml:space="preserve">תיאו </w:t>
      </w:r>
      <w:r w:rsidR="007926BD">
        <w:rPr>
          <w:rFonts w:hint="cs"/>
          <w:rtl/>
        </w:rPr>
        <w:t xml:space="preserve">הביע </w:t>
      </w:r>
      <w:r w:rsidR="00A63ED7">
        <w:rPr>
          <w:rFonts w:hint="cs"/>
          <w:rtl/>
        </w:rPr>
        <w:t>מרצונו ה</w:t>
      </w:r>
      <w:r w:rsidR="00FE2992">
        <w:rPr>
          <w:rFonts w:hint="cs"/>
          <w:rtl/>
        </w:rPr>
        <w:t>חופשי</w:t>
      </w:r>
      <w:r w:rsidR="00EA7117">
        <w:rPr>
          <w:rFonts w:hint="cs"/>
          <w:rtl/>
        </w:rPr>
        <w:t xml:space="preserve"> את</w:t>
      </w:r>
      <w:r w:rsidR="00A63ED7">
        <w:rPr>
          <w:rFonts w:hint="cs"/>
          <w:rtl/>
        </w:rPr>
        <w:t xml:space="preserve"> </w:t>
      </w:r>
      <w:r w:rsidR="00EA7117">
        <w:rPr>
          <w:rFonts w:hint="cs"/>
          <w:rtl/>
        </w:rPr>
        <w:t>ביטחונו</w:t>
      </w:r>
      <w:r w:rsidR="007926BD">
        <w:rPr>
          <w:rFonts w:hint="cs"/>
          <w:rtl/>
        </w:rPr>
        <w:t xml:space="preserve"> </w:t>
      </w:r>
      <w:r w:rsidR="0040038B">
        <w:rPr>
          <w:rFonts w:hint="cs"/>
          <w:rtl/>
        </w:rPr>
        <w:t xml:space="preserve">ביכולתו </w:t>
      </w:r>
      <w:r w:rsidR="00A944E6">
        <w:rPr>
          <w:rFonts w:hint="cs"/>
          <w:rtl/>
        </w:rPr>
        <w:t>ה</w:t>
      </w:r>
      <w:r w:rsidR="0040038B">
        <w:rPr>
          <w:rFonts w:hint="cs"/>
          <w:rtl/>
        </w:rPr>
        <w:t>עתיד</w:t>
      </w:r>
      <w:r w:rsidR="00A944E6">
        <w:rPr>
          <w:rFonts w:hint="cs"/>
          <w:rtl/>
        </w:rPr>
        <w:t>ית</w:t>
      </w:r>
      <w:r w:rsidR="00A63ED7">
        <w:rPr>
          <w:rFonts w:hint="cs"/>
          <w:rtl/>
        </w:rPr>
        <w:t xml:space="preserve"> לנגן קונצרטי</w:t>
      </w:r>
      <w:r>
        <w:rPr>
          <w:rFonts w:hint="cs"/>
          <w:rtl/>
        </w:rPr>
        <w:t>ם</w:t>
      </w:r>
      <w:r w:rsidR="00A63ED7">
        <w:rPr>
          <w:rFonts w:hint="cs"/>
          <w:rtl/>
        </w:rPr>
        <w:t xml:space="preserve"> לפסנתר של בטהובן</w:t>
      </w:r>
      <w:r w:rsidR="00EA7117">
        <w:rPr>
          <w:rFonts w:hint="cs"/>
          <w:rtl/>
        </w:rPr>
        <w:t>,</w:t>
      </w:r>
      <w:r>
        <w:rPr>
          <w:rFonts w:hint="cs"/>
          <w:rtl/>
        </w:rPr>
        <w:t xml:space="preserve"> חשבה האם</w:t>
      </w:r>
      <w:r w:rsidR="00A944E6">
        <w:rPr>
          <w:rFonts w:hint="cs"/>
          <w:rtl/>
        </w:rPr>
        <w:t>.</w:t>
      </w:r>
      <w:r w:rsidR="00EA7117">
        <w:rPr>
          <w:rFonts w:hint="cs"/>
          <w:rtl/>
        </w:rPr>
        <w:t xml:space="preserve"> היא בהחלט לא </w:t>
      </w:r>
      <w:r>
        <w:rPr>
          <w:rFonts w:hint="cs"/>
          <w:rtl/>
        </w:rPr>
        <w:t>התכוונה</w:t>
      </w:r>
      <w:r w:rsidR="00EA7117">
        <w:rPr>
          <w:rFonts w:hint="cs"/>
          <w:rtl/>
        </w:rPr>
        <w:t xml:space="preserve"> להתייחס לכך</w:t>
      </w:r>
      <w:r w:rsidR="00A63ED7">
        <w:rPr>
          <w:rFonts w:hint="cs"/>
          <w:rtl/>
        </w:rPr>
        <w:t xml:space="preserve"> בהתפעלות </w:t>
      </w:r>
      <w:r w:rsidR="00EA7117">
        <w:rPr>
          <w:rFonts w:hint="cs"/>
          <w:rtl/>
        </w:rPr>
        <w:t xml:space="preserve">יתר </w:t>
      </w:r>
      <w:r w:rsidR="00A63ED7">
        <w:rPr>
          <w:rFonts w:hint="cs"/>
          <w:rtl/>
        </w:rPr>
        <w:t>ו</w:t>
      </w:r>
      <w:r w:rsidR="00A944E6">
        <w:rPr>
          <w:rFonts w:hint="cs"/>
          <w:rtl/>
        </w:rPr>
        <w:t>להסתכן ב</w:t>
      </w:r>
      <w:r w:rsidR="00A63ED7">
        <w:rPr>
          <w:rFonts w:hint="cs"/>
          <w:rtl/>
        </w:rPr>
        <w:t xml:space="preserve"> מרד ילדותי שיקלקל </w:t>
      </w:r>
      <w:r w:rsidR="00483BB1">
        <w:rPr>
          <w:rFonts w:hint="cs"/>
          <w:rtl/>
        </w:rPr>
        <w:t>הכול</w:t>
      </w:r>
      <w:r w:rsidR="00A63ED7">
        <w:rPr>
          <w:rFonts w:hint="cs"/>
          <w:rtl/>
        </w:rPr>
        <w:t xml:space="preserve">, ולכן </w:t>
      </w:r>
      <w:r w:rsidR="00BD6841">
        <w:rPr>
          <w:rFonts w:hint="cs"/>
          <w:rtl/>
        </w:rPr>
        <w:t>הסבה את תשומת ליבו של בעלה לב</w:t>
      </w:r>
      <w:r w:rsidR="0060553C">
        <w:rPr>
          <w:rFonts w:hint="cs"/>
          <w:rtl/>
        </w:rPr>
        <w:t>נם</w:t>
      </w:r>
      <w:r w:rsidR="00BD6841">
        <w:rPr>
          <w:rFonts w:hint="cs"/>
          <w:rtl/>
        </w:rPr>
        <w:t xml:space="preserve"> המוצלח המתפתח במושב האחורי </w:t>
      </w:r>
      <w:r w:rsidR="00EA7117">
        <w:rPr>
          <w:rFonts w:hint="cs"/>
          <w:rtl/>
        </w:rPr>
        <w:t xml:space="preserve">רק </w:t>
      </w:r>
      <w:r w:rsidR="000655BB">
        <w:rPr>
          <w:rFonts w:hint="cs"/>
          <w:rtl/>
        </w:rPr>
        <w:t>על ידי</w:t>
      </w:r>
      <w:r w:rsidR="00BD6841">
        <w:rPr>
          <w:rFonts w:hint="cs"/>
          <w:rtl/>
        </w:rPr>
        <w:t xml:space="preserve"> </w:t>
      </w:r>
      <w:r w:rsidR="00EA7117">
        <w:rPr>
          <w:rFonts w:hint="cs"/>
          <w:rtl/>
        </w:rPr>
        <w:t>לח</w:t>
      </w:r>
      <w:r w:rsidR="00BD6841">
        <w:rPr>
          <w:rFonts w:hint="cs"/>
          <w:rtl/>
        </w:rPr>
        <w:t>י</w:t>
      </w:r>
      <w:r w:rsidR="00EA7117">
        <w:rPr>
          <w:rFonts w:hint="cs"/>
          <w:rtl/>
        </w:rPr>
        <w:t>צה ד</w:t>
      </w:r>
      <w:r w:rsidR="00BD6841">
        <w:rPr>
          <w:rFonts w:hint="cs"/>
          <w:rtl/>
        </w:rPr>
        <w:t>ו</w:t>
      </w:r>
      <w:r w:rsidR="00EA7117">
        <w:rPr>
          <w:rFonts w:hint="cs"/>
          <w:rtl/>
        </w:rPr>
        <w:t>ממ</w:t>
      </w:r>
      <w:r w:rsidR="00BD6841">
        <w:rPr>
          <w:rFonts w:hint="cs"/>
          <w:rtl/>
        </w:rPr>
        <w:t>ת</w:t>
      </w:r>
      <w:r w:rsidR="00EA7117">
        <w:rPr>
          <w:rFonts w:hint="cs"/>
          <w:rtl/>
        </w:rPr>
        <w:t xml:space="preserve"> </w:t>
      </w:r>
      <w:r w:rsidR="00BD6841">
        <w:rPr>
          <w:rFonts w:hint="cs"/>
          <w:rtl/>
        </w:rPr>
        <w:t>של</w:t>
      </w:r>
      <w:r w:rsidR="00EA7117">
        <w:rPr>
          <w:rFonts w:hint="cs"/>
          <w:rtl/>
        </w:rPr>
        <w:t xml:space="preserve"> ידו על מוט ההילוכים</w:t>
      </w:r>
      <w:r w:rsidR="00A944E6">
        <w:rPr>
          <w:rFonts w:hint="cs"/>
          <w:rtl/>
        </w:rPr>
        <w:t>.</w:t>
      </w:r>
      <w:bookmarkStart w:id="209" w:name="_Hlk503076619"/>
      <w:r w:rsidR="00EA7117">
        <w:rPr>
          <w:rFonts w:hint="cs"/>
          <w:rtl/>
        </w:rPr>
        <w:t xml:space="preserve"> </w:t>
      </w:r>
    </w:p>
    <w:p w14:paraId="032E0334" w14:textId="79C949CD" w:rsidR="00A944E6" w:rsidRDefault="0032634B" w:rsidP="00A83D14">
      <w:pPr>
        <w:rPr>
          <w:rtl/>
        </w:rPr>
      </w:pPr>
      <w:r>
        <w:rPr>
          <w:rFonts w:hint="cs"/>
          <w:rtl/>
        </w:rPr>
        <w:t>אבל נחת</w:t>
      </w:r>
      <w:r w:rsidR="00FD6D9F">
        <w:rPr>
          <w:rFonts w:hint="cs"/>
          <w:rtl/>
        </w:rPr>
        <w:t xml:space="preserve"> </w:t>
      </w:r>
      <w:r>
        <w:rPr>
          <w:rFonts w:hint="cs"/>
          <w:rtl/>
        </w:rPr>
        <w:t>רוחה נמשכה רגע קצר בלבד</w:t>
      </w:r>
      <w:r w:rsidR="007508C0">
        <w:rPr>
          <w:rFonts w:hint="cs"/>
          <w:rtl/>
        </w:rPr>
        <w:t xml:space="preserve">, </w:t>
      </w:r>
      <w:r w:rsidR="00A83D14" w:rsidRPr="00A83D14">
        <w:rPr>
          <w:rFonts w:cs="Times New Roman"/>
          <w:rtl/>
        </w:rPr>
        <w:t xml:space="preserve">לעולם לא יותר מכך, והאשמה הפעם </w:t>
      </w:r>
      <w:r w:rsidR="001C5A04">
        <w:rPr>
          <w:rFonts w:cs="Times New Roman"/>
          <w:rtl/>
        </w:rPr>
        <w:t>הייתה</w:t>
      </w:r>
      <w:r w:rsidR="00A83D14">
        <w:rPr>
          <w:rFonts w:cs="Times New Roman" w:hint="cs"/>
          <w:rtl/>
        </w:rPr>
        <w:t xml:space="preserve"> ב</w:t>
      </w:r>
      <w:r w:rsidR="007508C0">
        <w:rPr>
          <w:rFonts w:hint="cs"/>
          <w:rtl/>
        </w:rPr>
        <w:t xml:space="preserve">נהגים </w:t>
      </w:r>
      <w:r w:rsidR="0060553C" w:rsidRPr="0060553C">
        <w:rPr>
          <w:rFonts w:cs="Times New Roman"/>
          <w:rtl/>
        </w:rPr>
        <w:t>שנסעו באורות גבוהים</w:t>
      </w:r>
      <w:bookmarkEnd w:id="209"/>
      <w:r w:rsidR="00A83D14" w:rsidRPr="00A83D14">
        <w:rPr>
          <w:rFonts w:cs="Times New Roman"/>
          <w:rtl/>
        </w:rPr>
        <w:t xml:space="preserve"> בכביש המהיר לציריך. היא</w:t>
      </w:r>
      <w:r w:rsidR="00A83D14">
        <w:rPr>
          <w:rFonts w:cs="Times New Roman" w:hint="cs"/>
          <w:rtl/>
        </w:rPr>
        <w:t xml:space="preserve"> </w:t>
      </w:r>
      <w:r w:rsidR="00714330">
        <w:rPr>
          <w:rFonts w:hint="cs"/>
          <w:rtl/>
        </w:rPr>
        <w:t xml:space="preserve">קיללה בקללות של </w:t>
      </w:r>
      <w:r w:rsidR="001C5A04">
        <w:rPr>
          <w:rFonts w:hint="cs"/>
          <w:rtl/>
        </w:rPr>
        <w:t>אימא</w:t>
      </w:r>
      <w:r w:rsidR="00714330">
        <w:rPr>
          <w:rFonts w:hint="cs"/>
          <w:rtl/>
        </w:rPr>
        <w:t xml:space="preserve"> (</w:t>
      </w:r>
      <w:r w:rsidR="00994246">
        <w:rPr>
          <w:rFonts w:hint="cs"/>
          <w:rtl/>
        </w:rPr>
        <w:t>רק</w:t>
      </w:r>
      <w:r w:rsidR="00AB7642">
        <w:rPr>
          <w:rFonts w:hint="cs"/>
          <w:rtl/>
        </w:rPr>
        <w:t xml:space="preserve"> חמוֹר וא</w:t>
      </w:r>
      <w:r w:rsidR="00FD6D9F">
        <w:rPr>
          <w:rFonts w:hint="cs"/>
          <w:rtl/>
        </w:rPr>
        <w:t>י</w:t>
      </w:r>
      <w:r w:rsidR="00AB7642">
        <w:rPr>
          <w:rFonts w:hint="cs"/>
          <w:rtl/>
        </w:rPr>
        <w:t>דיוט</w:t>
      </w:r>
      <w:r w:rsidR="00994246">
        <w:rPr>
          <w:rFonts w:hint="cs"/>
          <w:rtl/>
        </w:rPr>
        <w:t>,</w:t>
      </w:r>
      <w:r w:rsidR="00BD6841">
        <w:rPr>
          <w:rFonts w:hint="cs"/>
          <w:rtl/>
        </w:rPr>
        <w:t xml:space="preserve"> אבל מוטעמ</w:t>
      </w:r>
      <w:r w:rsidR="00A944E6">
        <w:rPr>
          <w:rFonts w:hint="cs"/>
          <w:rtl/>
        </w:rPr>
        <w:t>ות</w:t>
      </w:r>
      <w:r w:rsidR="00BD6841">
        <w:rPr>
          <w:rFonts w:hint="cs"/>
          <w:rtl/>
        </w:rPr>
        <w:t xml:space="preserve"> בנימת </w:t>
      </w:r>
      <w:r w:rsidR="00A944E6">
        <w:rPr>
          <w:rFonts w:hint="cs"/>
          <w:rtl/>
        </w:rPr>
        <w:t xml:space="preserve">לעג </w:t>
      </w:r>
      <w:r w:rsidR="00BD6841">
        <w:rPr>
          <w:rFonts w:hint="cs"/>
          <w:rtl/>
        </w:rPr>
        <w:t>ש</w:t>
      </w:r>
      <w:r w:rsidR="001C5A04">
        <w:rPr>
          <w:rFonts w:hint="cs"/>
          <w:rtl/>
        </w:rPr>
        <w:t>הייתה</w:t>
      </w:r>
      <w:r w:rsidR="00BD6841">
        <w:rPr>
          <w:rFonts w:hint="cs"/>
          <w:rtl/>
        </w:rPr>
        <w:t xml:space="preserve"> מוכרת לאלכס</w:t>
      </w:r>
      <w:r w:rsidR="00AB7642">
        <w:rPr>
          <w:rFonts w:hint="cs"/>
          <w:rtl/>
        </w:rPr>
        <w:t>) כל נהג שסנוור את האב הנוהג, [את ה-</w:t>
      </w:r>
      <w:r w:rsidR="00AB7642">
        <w:t>incongruity</w:t>
      </w:r>
      <w:r w:rsidR="00AB7642">
        <w:rPr>
          <w:rFonts w:hint="cs"/>
          <w:rtl/>
        </w:rPr>
        <w:t xml:space="preserve"> וה-</w:t>
      </w:r>
      <w:r w:rsidR="00AB7642">
        <w:t>unsuitability / inconsistency</w:t>
      </w:r>
      <w:r w:rsidR="00AB7642">
        <w:rPr>
          <w:rFonts w:hint="cs"/>
          <w:rtl/>
        </w:rPr>
        <w:t xml:space="preserve"> של הקללות שכ"כ לא מתאימות ל</w:t>
      </w:r>
      <w:r w:rsidR="001C5A04">
        <w:rPr>
          <w:rFonts w:hint="cs"/>
          <w:rtl/>
        </w:rPr>
        <w:t>אימא</w:t>
      </w:r>
      <w:r w:rsidR="00AB7642">
        <w:rPr>
          <w:rFonts w:hint="cs"/>
          <w:rtl/>
        </w:rPr>
        <w:t xml:space="preserve">, רתיחה] </w:t>
      </w:r>
      <w:r w:rsidR="00714330">
        <w:rPr>
          <w:rFonts w:hint="cs"/>
          <w:rtl/>
        </w:rPr>
        <w:t>ו</w:t>
      </w:r>
      <w:r w:rsidR="009D3E52">
        <w:rPr>
          <w:rFonts w:hint="cs"/>
          <w:rtl/>
        </w:rPr>
        <w:t xml:space="preserve">אלכס </w:t>
      </w:r>
      <w:r w:rsidR="00D82609">
        <w:rPr>
          <w:rFonts w:hint="cs"/>
          <w:rtl/>
        </w:rPr>
        <w:t>[</w:t>
      </w:r>
      <w:r w:rsidR="009D3E52">
        <w:rPr>
          <w:rFonts w:hint="cs"/>
          <w:rtl/>
        </w:rPr>
        <w:t>קיווה</w:t>
      </w:r>
      <w:r w:rsidR="00D82609">
        <w:rPr>
          <w:rFonts w:hint="cs"/>
          <w:rtl/>
        </w:rPr>
        <w:t>] פילל</w:t>
      </w:r>
      <w:r w:rsidR="009D3E52">
        <w:rPr>
          <w:rFonts w:hint="cs"/>
          <w:rtl/>
        </w:rPr>
        <w:t xml:space="preserve"> שתיאו </w:t>
      </w:r>
      <w:r w:rsidR="00BC7009">
        <w:rPr>
          <w:rFonts w:hint="cs"/>
          <w:rtl/>
        </w:rPr>
        <w:t xml:space="preserve">לא </w:t>
      </w:r>
      <w:r w:rsidR="0040038B">
        <w:rPr>
          <w:rFonts w:hint="cs"/>
          <w:rtl/>
        </w:rPr>
        <w:t>י</w:t>
      </w:r>
      <w:r w:rsidR="00BC7009">
        <w:rPr>
          <w:rFonts w:hint="cs"/>
          <w:rtl/>
        </w:rPr>
        <w:t xml:space="preserve">שגיח </w:t>
      </w:r>
      <w:r w:rsidR="001F27D0">
        <w:rPr>
          <w:rFonts w:hint="cs"/>
          <w:rtl/>
        </w:rPr>
        <w:t>ב</w:t>
      </w:r>
      <w:r w:rsidR="00AB7642">
        <w:rPr>
          <w:rFonts w:hint="cs"/>
          <w:rtl/>
        </w:rPr>
        <w:t>רתח</w:t>
      </w:r>
      <w:r w:rsidR="0040038B">
        <w:rPr>
          <w:rFonts w:hint="cs"/>
          <w:rtl/>
        </w:rPr>
        <w:t>ת</w:t>
      </w:r>
      <w:r w:rsidR="00AB7642">
        <w:rPr>
          <w:rFonts w:hint="cs"/>
          <w:rtl/>
        </w:rPr>
        <w:t xml:space="preserve">ה שאינה יאה </w:t>
      </w:r>
      <w:r w:rsidR="00714330">
        <w:rPr>
          <w:rFonts w:hint="cs"/>
          <w:rtl/>
        </w:rPr>
        <w:t>ל</w:t>
      </w:r>
      <w:r w:rsidR="001C5A04">
        <w:rPr>
          <w:rFonts w:hint="cs"/>
          <w:rtl/>
        </w:rPr>
        <w:t>אימא</w:t>
      </w:r>
      <w:r w:rsidR="00BC7009">
        <w:rPr>
          <w:rFonts w:hint="cs"/>
          <w:rtl/>
        </w:rPr>
        <w:t>,</w:t>
      </w:r>
      <w:r w:rsidR="001F27D0">
        <w:rPr>
          <w:rFonts w:hint="cs"/>
          <w:rtl/>
        </w:rPr>
        <w:t xml:space="preserve"> </w:t>
      </w:r>
      <w:r w:rsidR="00AB7642">
        <w:rPr>
          <w:rFonts w:hint="cs"/>
          <w:rtl/>
        </w:rPr>
        <w:t xml:space="preserve">לוהטת מדי בליל הכפור [וחוסר כובד ראש, פולטת ברתחת הרגע, ובכל זאת כך בנסיעה עם כל משפחתו הוא הרגיש שלווה גדולה </w:t>
      </w:r>
      <w:r w:rsidR="00AB7642">
        <w:rPr>
          <w:rtl/>
        </w:rPr>
        <w:t>–</w:t>
      </w:r>
      <w:r w:rsidR="00AB7642">
        <w:rPr>
          <w:rFonts w:hint="cs"/>
          <w:rtl/>
        </w:rPr>
        <w:t xml:space="preserve"> או אולי רק בדיעבד כשחשב על זה הוא ידע שהרגיש שלווה גדולה].</w:t>
      </w:r>
      <w:r w:rsidR="00350A2E">
        <w:rPr>
          <w:rFonts w:hint="cs"/>
          <w:rtl/>
        </w:rPr>
        <w:t xml:space="preserve"> </w:t>
      </w:r>
    </w:p>
    <w:p w14:paraId="06526A9D" w14:textId="0B42C13D" w:rsidR="0060553C" w:rsidRDefault="0060553C" w:rsidP="0060553C">
      <w:pPr>
        <w:rPr>
          <w:rtl/>
        </w:rPr>
      </w:pPr>
      <w:r>
        <w:rPr>
          <w:rFonts w:cs="Times New Roman"/>
          <w:rtl/>
        </w:rPr>
        <w:t>כשעקפו משאית שפנסיה סנוורו במפגיע, אלכס החליט לארגן תחרות שריקה</w:t>
      </w:r>
      <w:r w:rsidR="00A83D14">
        <w:rPr>
          <w:rFonts w:cs="Times New Roman" w:hint="cs"/>
          <w:rtl/>
        </w:rPr>
        <w:t xml:space="preserve"> </w:t>
      </w:r>
      <w:r>
        <w:rPr>
          <w:rFonts w:cs="Times New Roman"/>
          <w:rtl/>
        </w:rPr>
        <w:t>של הפרק ה</w:t>
      </w:r>
      <w:r w:rsidR="00994246">
        <w:rPr>
          <w:rFonts w:cs="Times New Roman" w:hint="cs"/>
          <w:rtl/>
        </w:rPr>
        <w:t>שני</w:t>
      </w:r>
      <w:r>
        <w:rPr>
          <w:rFonts w:cs="Times New Roman"/>
          <w:rtl/>
        </w:rPr>
        <w:t xml:space="preserve"> של סונטת ההדרן.</w:t>
      </w:r>
    </w:p>
    <w:p w14:paraId="420D9B1C" w14:textId="375914A1" w:rsidR="00AB7642" w:rsidRPr="00CD067C" w:rsidRDefault="0060553C" w:rsidP="00A83D14">
      <w:pPr>
        <w:rPr>
          <w:rtl/>
        </w:rPr>
      </w:pPr>
      <w:r>
        <w:rPr>
          <w:rFonts w:cs="Times New Roman"/>
          <w:rtl/>
        </w:rPr>
        <w:t>תיאו וסופי לא שרקו היטב, ומארק לא הורשה להשתתף בפקודת אלכס ששפט. לבסוף, ולאחר ויכוחים וכמה רגעי חסד שקטים שבהם תיאו זמזם את המנגינה של יד ימין ו</w:t>
      </w:r>
      <w:r w:rsidR="008B1B44">
        <w:rPr>
          <w:rFonts w:cs="Times New Roman"/>
          <w:rtl/>
        </w:rPr>
        <w:t>סופי</w:t>
      </w:r>
      <w:r>
        <w:rPr>
          <w:rFonts w:cs="Times New Roman"/>
          <w:rtl/>
        </w:rPr>
        <w:t xml:space="preserve"> ליוותה אותו בשריקת יד שמאל, זכה תיאו במקום השני. אלכס העניק לו בובה על מקל </w:t>
      </w:r>
      <w:r>
        <w:rPr>
          <w:rFonts w:hint="cs"/>
          <w:rtl/>
        </w:rPr>
        <w:t>[</w:t>
      </w:r>
      <w:r w:rsidRPr="00CD067C">
        <w:rPr>
          <w:rtl/>
        </w:rPr>
        <w:t>צ'ומפי</w:t>
      </w:r>
      <w:r>
        <w:rPr>
          <w:rFonts w:hint="cs"/>
          <w:rtl/>
        </w:rPr>
        <w:t xml:space="preserve">] </w:t>
      </w:r>
      <w:r>
        <w:rPr>
          <w:rFonts w:cs="Times New Roman"/>
          <w:rtl/>
        </w:rPr>
        <w:t xml:space="preserve">שקנה </w:t>
      </w:r>
      <w:r w:rsidR="00A83D14">
        <w:rPr>
          <w:rFonts w:cs="Times New Roman" w:hint="cs"/>
          <w:rtl/>
        </w:rPr>
        <w:t>עבור</w:t>
      </w:r>
      <w:r>
        <w:rPr>
          <w:rFonts w:cs="Times New Roman"/>
          <w:rtl/>
        </w:rPr>
        <w:t xml:space="preserve">ו בפארק. </w:t>
      </w:r>
      <w:r w:rsidR="00AB7642" w:rsidRPr="00CD067C">
        <w:rPr>
          <w:rtl/>
        </w:rPr>
        <w:t xml:space="preserve">"קיבלת מקום שני," אלכס קרע </w:t>
      </w:r>
      <w:r w:rsidR="004E4E6C">
        <w:rPr>
          <w:rFonts w:hint="cs"/>
          <w:rtl/>
        </w:rPr>
        <w:t xml:space="preserve">עבורו </w:t>
      </w:r>
      <w:r w:rsidR="00AB7642" w:rsidRPr="00CD067C">
        <w:rPr>
          <w:rtl/>
        </w:rPr>
        <w:t xml:space="preserve">את עטיפת הצלופן, "אבל </w:t>
      </w:r>
      <w:r w:rsidR="008B1B44">
        <w:rPr>
          <w:rtl/>
        </w:rPr>
        <w:t>סופי</w:t>
      </w:r>
      <w:r w:rsidR="00AB7642" w:rsidRPr="00CD067C">
        <w:rPr>
          <w:rtl/>
        </w:rPr>
        <w:t xml:space="preserve"> גדולה ממך פי עשר</w:t>
      </w:r>
      <w:r w:rsidR="00FD6D9F">
        <w:rPr>
          <w:rFonts w:hint="cs"/>
          <w:rtl/>
        </w:rPr>
        <w:t>ה</w:t>
      </w:r>
      <w:r w:rsidR="00AB7642" w:rsidRPr="00CD067C">
        <w:rPr>
          <w:rtl/>
        </w:rPr>
        <w:t>, ואתה הרבה יותר חמוד ממנה."</w:t>
      </w:r>
    </w:p>
    <w:p w14:paraId="1F046906" w14:textId="031875F0" w:rsidR="00AB7642" w:rsidRPr="00CD067C" w:rsidRDefault="00350A2E" w:rsidP="00AB7642">
      <w:pPr>
        <w:rPr>
          <w:rtl/>
        </w:rPr>
      </w:pPr>
      <w:r>
        <w:rPr>
          <w:rtl/>
        </w:rPr>
        <w:t>"היא גדולה פי שלוש</w:t>
      </w:r>
      <w:r w:rsidR="00FD6D9F">
        <w:rPr>
          <w:rFonts w:hint="cs"/>
          <w:rtl/>
        </w:rPr>
        <w:t>ה</w:t>
      </w:r>
      <w:r>
        <w:rPr>
          <w:rtl/>
        </w:rPr>
        <w:t xml:space="preserve">," </w:t>
      </w:r>
      <w:r w:rsidR="00AB7642" w:rsidRPr="00CD067C">
        <w:rPr>
          <w:rtl/>
        </w:rPr>
        <w:t>מארק</w:t>
      </w:r>
      <w:r>
        <w:rPr>
          <w:rFonts w:hint="cs"/>
          <w:rtl/>
        </w:rPr>
        <w:t xml:space="preserve"> תיקן</w:t>
      </w:r>
      <w:r w:rsidR="00AB7642" w:rsidRPr="00CD067C">
        <w:rPr>
          <w:rtl/>
        </w:rPr>
        <w:t>. "</w:t>
      </w:r>
      <w:r w:rsidR="00FD6D9F">
        <w:rPr>
          <w:rFonts w:hint="cs"/>
          <w:rtl/>
        </w:rPr>
        <w:t xml:space="preserve">פי </w:t>
      </w:r>
      <w:r w:rsidR="00AB7642" w:rsidRPr="00CD067C">
        <w:rPr>
          <w:rtl/>
        </w:rPr>
        <w:t>שלוש</w:t>
      </w:r>
      <w:r w:rsidR="00FD6D9F">
        <w:rPr>
          <w:rFonts w:hint="cs"/>
          <w:rtl/>
        </w:rPr>
        <w:t>ה</w:t>
      </w:r>
      <w:r w:rsidR="00AB7642" w:rsidRPr="00CD067C">
        <w:rPr>
          <w:rtl/>
        </w:rPr>
        <w:t xml:space="preserve"> ו... תן לי לחשב רגע."</w:t>
      </w:r>
    </w:p>
    <w:p w14:paraId="073DDB95" w14:textId="2721A8B6" w:rsidR="00AB7642" w:rsidRPr="00CD067C" w:rsidRDefault="00A83D14" w:rsidP="00350A2E">
      <w:pPr>
        <w:rPr>
          <w:rtl/>
        </w:rPr>
      </w:pPr>
      <w:r>
        <w:rPr>
          <w:rFonts w:hint="cs"/>
          <w:rtl/>
        </w:rPr>
        <w:t>[</w:t>
      </w:r>
      <w:r w:rsidR="00AB7642" w:rsidRPr="00CD067C">
        <w:rPr>
          <w:rtl/>
        </w:rPr>
        <w:t>"תחשב,</w:t>
      </w:r>
      <w:r w:rsidR="00E0515B" w:rsidRPr="00E0515B">
        <w:rPr>
          <w:rtl/>
        </w:rPr>
        <w:t xml:space="preserve"> </w:t>
      </w:r>
      <w:r w:rsidR="00E0515B" w:rsidRPr="00CD067C">
        <w:rPr>
          <w:rtl/>
        </w:rPr>
        <w:t>לא נפריע לך</w:t>
      </w:r>
      <w:r w:rsidR="00E0515B">
        <w:rPr>
          <w:rFonts w:hint="cs"/>
          <w:rtl/>
        </w:rPr>
        <w:t>,</w:t>
      </w:r>
      <w:r w:rsidR="00AB7642" w:rsidRPr="00CD067C">
        <w:rPr>
          <w:rtl/>
        </w:rPr>
        <w:t>" אלכס</w:t>
      </w:r>
      <w:r w:rsidR="00350A2E">
        <w:rPr>
          <w:rFonts w:hint="cs"/>
          <w:rtl/>
        </w:rPr>
        <w:t xml:space="preserve"> </w:t>
      </w:r>
      <w:r w:rsidR="00E0515B">
        <w:rPr>
          <w:rFonts w:hint="cs"/>
          <w:rtl/>
        </w:rPr>
        <w:t>הבטיח.</w:t>
      </w:r>
      <w:r>
        <w:rPr>
          <w:rFonts w:hint="cs"/>
          <w:rtl/>
        </w:rPr>
        <w:t>]</w:t>
      </w:r>
    </w:p>
    <w:p w14:paraId="6B1D92C8" w14:textId="7D1E78A5" w:rsidR="00AB7642" w:rsidRPr="00CD067C" w:rsidRDefault="00AB7642" w:rsidP="00AB7642">
      <w:pPr>
        <w:rPr>
          <w:rtl/>
        </w:rPr>
      </w:pPr>
      <w:r w:rsidRPr="00CD067C">
        <w:rPr>
          <w:rtl/>
        </w:rPr>
        <w:t>תיאו הכניס והוציא את הבובה</w:t>
      </w:r>
      <w:r w:rsidR="00B836FC" w:rsidRPr="00B836FC">
        <w:rPr>
          <w:rFonts w:cs="Times New Roman"/>
          <w:rtl/>
        </w:rPr>
        <w:t>, בעלת שפם שחור מחודד,</w:t>
      </w:r>
      <w:r w:rsidRPr="00CD067C">
        <w:rPr>
          <w:rtl/>
        </w:rPr>
        <w:t xml:space="preserve"> ממכנסיה החרוטיים. "אוי, איזה מפחידה, יש לה פרצוף של רע!"</w:t>
      </w:r>
    </w:p>
    <w:p w14:paraId="6894F093" w14:textId="272FE677" w:rsidR="00AB7642" w:rsidRPr="00CD067C" w:rsidRDefault="00350A2E" w:rsidP="00DB57F1">
      <w:pPr>
        <w:rPr>
          <w:rtl/>
        </w:rPr>
      </w:pPr>
      <w:r>
        <w:rPr>
          <w:rtl/>
        </w:rPr>
        <w:t xml:space="preserve">"זה פרצוף רגיל," </w:t>
      </w:r>
      <w:r w:rsidR="009621BC">
        <w:rPr>
          <w:rFonts w:hint="cs"/>
          <w:rtl/>
        </w:rPr>
        <w:t>הביע מארק דעת מלומד</w:t>
      </w:r>
      <w:r w:rsidR="00A83D14" w:rsidRPr="00A83D14">
        <w:rPr>
          <w:rFonts w:cs="Times New Roman"/>
          <w:rtl/>
        </w:rPr>
        <w:t xml:space="preserve"> </w:t>
      </w:r>
      <w:r w:rsidR="00994246">
        <w:rPr>
          <w:rFonts w:cs="Times New Roman" w:hint="cs"/>
          <w:rtl/>
        </w:rPr>
        <w:t xml:space="preserve">לאחר </w:t>
      </w:r>
      <w:r w:rsidR="00A83D14" w:rsidRPr="00A83D14">
        <w:rPr>
          <w:rFonts w:cs="Times New Roman"/>
          <w:rtl/>
        </w:rPr>
        <w:t>ש</w:t>
      </w:r>
      <w:r w:rsidR="00B836FC" w:rsidRPr="00B836FC">
        <w:rPr>
          <w:rFonts w:cs="Times New Roman"/>
          <w:rtl/>
        </w:rPr>
        <w:t>חנן את</w:t>
      </w:r>
      <w:r w:rsidR="00A83D14" w:rsidRPr="00A83D14">
        <w:rPr>
          <w:rFonts w:cs="Times New Roman"/>
          <w:rtl/>
        </w:rPr>
        <w:t xml:space="preserve"> המושב האחורי</w:t>
      </w:r>
      <w:r w:rsidR="00B836FC" w:rsidRPr="00B836FC">
        <w:rPr>
          <w:rFonts w:cs="Times New Roman"/>
          <w:rtl/>
        </w:rPr>
        <w:t xml:space="preserve"> בהצצה חטופה</w:t>
      </w:r>
      <w:r w:rsidR="00AB7642" w:rsidRPr="00CD067C">
        <w:rPr>
          <w:rtl/>
        </w:rPr>
        <w:t>.</w:t>
      </w:r>
    </w:p>
    <w:p w14:paraId="34DE233A" w14:textId="21595F0F" w:rsidR="00AB7642" w:rsidRPr="00CD067C" w:rsidRDefault="00AB7642" w:rsidP="007832B0">
      <w:pPr>
        <w:rPr>
          <w:rtl/>
        </w:rPr>
      </w:pPr>
      <w:r w:rsidRPr="00CD067C">
        <w:rPr>
          <w:rtl/>
        </w:rPr>
        <w:t xml:space="preserve">"לא, זה מכשף," תיאו </w:t>
      </w:r>
      <w:r w:rsidR="007832B0">
        <w:rPr>
          <w:rFonts w:hint="cs"/>
          <w:rtl/>
        </w:rPr>
        <w:t>התעקש</w:t>
      </w:r>
      <w:r w:rsidRPr="00CD067C">
        <w:rPr>
          <w:rtl/>
        </w:rPr>
        <w:t>. "מכשף חזק</w:t>
      </w:r>
      <w:r w:rsidR="00E567A7">
        <w:rPr>
          <w:rtl/>
        </w:rPr>
        <w:t xml:space="preserve"> מאוד,</w:t>
      </w:r>
      <w:r w:rsidRPr="00CD067C">
        <w:rPr>
          <w:rtl/>
        </w:rPr>
        <w:t xml:space="preserve"> שעושה מכות אש."</w:t>
      </w:r>
    </w:p>
    <w:p w14:paraId="48FA2A28" w14:textId="77777777" w:rsidR="00AB7642" w:rsidRPr="00CD067C" w:rsidRDefault="00AB7642" w:rsidP="00AB7642">
      <w:pPr>
        <w:rPr>
          <w:rtl/>
        </w:rPr>
      </w:pPr>
      <w:r w:rsidRPr="00CD067C">
        <w:rPr>
          <w:rtl/>
        </w:rPr>
        <w:t>"מכות אש?"</w:t>
      </w:r>
    </w:p>
    <w:p w14:paraId="40302250" w14:textId="77777777" w:rsidR="00AB7642" w:rsidRDefault="00AB7642" w:rsidP="00AB7642">
      <w:pPr>
        <w:rPr>
          <w:rtl/>
        </w:rPr>
      </w:pPr>
      <w:r w:rsidRPr="00CD067C">
        <w:rPr>
          <w:rtl/>
        </w:rPr>
        <w:t xml:space="preserve">"כן, הוא עושה מכות אש, והוא עושה קָבָּבּוֹת אש שיכולות להרוג." </w:t>
      </w:r>
    </w:p>
    <w:p w14:paraId="11A1327A" w14:textId="77777777" w:rsidR="00AB7642" w:rsidRDefault="00AB7642" w:rsidP="00250000">
      <w:pPr>
        <w:rPr>
          <w:rtl/>
        </w:rPr>
      </w:pPr>
    </w:p>
    <w:p w14:paraId="701A3CDF" w14:textId="08159629" w:rsidR="006E3EDD" w:rsidRDefault="004206A0" w:rsidP="00250000">
      <w:pPr>
        <w:rPr>
          <w:rtl/>
        </w:rPr>
      </w:pPr>
      <w:r>
        <w:rPr>
          <w:rFonts w:hint="cs"/>
          <w:rtl/>
        </w:rPr>
        <w:t>[</w:t>
      </w:r>
      <w:r w:rsidR="006E3EDD">
        <w:rPr>
          <w:rFonts w:hint="cs"/>
          <w:rtl/>
        </w:rPr>
        <w:t>אלכס היה די קפוא כי הוא המתין להם מחוץ לתחנת הרכבת המרכזית</w:t>
      </w:r>
      <w:r w:rsidR="00E80854">
        <w:rPr>
          <w:rFonts w:hint="cs"/>
          <w:rtl/>
        </w:rPr>
        <w:t xml:space="preserve">, הוא הסתובב ברחבה הנטושה חשופת הרוחות חרד ובודד, </w:t>
      </w:r>
      <w:r w:rsidR="007741EA">
        <w:rPr>
          <w:rFonts w:hint="cs"/>
          <w:rtl/>
        </w:rPr>
        <w:t>הוא שכח לגמרי של</w:t>
      </w:r>
      <w:r w:rsidR="008B1B44">
        <w:rPr>
          <w:rFonts w:hint="cs"/>
          <w:rtl/>
        </w:rPr>
        <w:t>סופי</w:t>
      </w:r>
      <w:r w:rsidR="007741EA">
        <w:rPr>
          <w:rFonts w:hint="cs"/>
          <w:rtl/>
        </w:rPr>
        <w:t xml:space="preserve"> יש גם הדרן, הוא זכר שהקונצרט התחיל ב</w:t>
      </w:r>
      <w:r w:rsidR="007741EA">
        <w:rPr>
          <w:rFonts w:hint="cs"/>
        </w:rPr>
        <w:t>XX</w:t>
      </w:r>
      <w:r w:rsidR="007741EA">
        <w:rPr>
          <w:rFonts w:hint="cs"/>
          <w:rtl/>
        </w:rPr>
        <w:t xml:space="preserve"> [שמונה וחצי] וזכר כמה זמן נמשכה החזרה הגנרלית ועסק בחיבור השניים, לאט לאט בשלבים בשביל שלא יטעה ובכל פעם יצאה לו אותה תוצאה, השעה תשע וחצי [זה לא קשה לחיבור!! אלא אם כן היא הניגנה אחרי מישהו אחר...] שכבר הלכה והתרחקה</w:t>
      </w:r>
      <w:r w:rsidR="00E567A7">
        <w:rPr>
          <w:rFonts w:hint="cs"/>
          <w:rtl/>
        </w:rPr>
        <w:t xml:space="preserve"> מאוד,</w:t>
      </w:r>
      <w:r w:rsidR="007741EA">
        <w:rPr>
          <w:rFonts w:hint="cs"/>
          <w:rtl/>
        </w:rPr>
        <w:t xml:space="preserve"> הוא ראה בשעון </w:t>
      </w:r>
      <w:r w:rsidR="007741EA">
        <w:rPr>
          <w:rFonts w:hint="cs"/>
          <w:rtl/>
        </w:rPr>
        <w:lastRenderedPageBreak/>
        <w:t>התחנה. הוא שכח את ההדרן, הוא שכח את השיח עם מעריצים בחדר ההלבשה האחורי, הוא רק ראה את המחוג השחור העבה קופץ בין דקה לדקה, ואת הרחבה הגדולה הנטושה</w:t>
      </w:r>
      <w:r w:rsidR="00C90C6C">
        <w:rPr>
          <w:rFonts w:hint="cs"/>
          <w:rtl/>
        </w:rPr>
        <w:t xml:space="preserve"> מאוד </w:t>
      </w:r>
      <w:r w:rsidR="007741EA">
        <w:rPr>
          <w:rFonts w:hint="cs"/>
          <w:rtl/>
        </w:rPr>
        <w:t>מול תחנת הרכבת, גם חנות הממתקים נסגרה מזמן.</w:t>
      </w:r>
      <w:r>
        <w:rPr>
          <w:rFonts w:hint="cs"/>
          <w:rtl/>
        </w:rPr>
        <w:t>]</w:t>
      </w:r>
    </w:p>
    <w:p w14:paraId="399E2CF3" w14:textId="77777777" w:rsidR="007741EA" w:rsidRDefault="007741EA" w:rsidP="00250000">
      <w:pPr>
        <w:rPr>
          <w:rtl/>
        </w:rPr>
      </w:pPr>
      <w:r>
        <w:rPr>
          <w:rFonts w:hint="cs"/>
          <w:rtl/>
        </w:rPr>
        <w:t xml:space="preserve">[עוד רעיון שנזניח לעת עתה: בעצם ההורים שלו שלחו אותו עם מישהו אבל הוא איבד אותם בפארק ארופה ועלה על רכבת שהם לא היו עליה. לכן הוא נכנס לתעלה </w:t>
      </w:r>
      <w:r>
        <w:rPr>
          <w:rtl/>
        </w:rPr>
        <w:t>–</w:t>
      </w:r>
      <w:r>
        <w:rPr>
          <w:rFonts w:hint="cs"/>
          <w:rtl/>
        </w:rPr>
        <w:t xml:space="preserve"> הוא חיפש את הבית שלהם.]</w:t>
      </w:r>
    </w:p>
    <w:p w14:paraId="042F3C86" w14:textId="77777777" w:rsidR="000B0A6F" w:rsidRDefault="000B0A6F" w:rsidP="00250000">
      <w:pPr>
        <w:rPr>
          <w:rtl/>
        </w:rPr>
      </w:pPr>
    </w:p>
    <w:p w14:paraId="233196C8" w14:textId="6FEAE9B9" w:rsidR="00D62F07" w:rsidRDefault="00E16AE5" w:rsidP="00250000">
      <w:pPr>
        <w:rPr>
          <w:rtl/>
        </w:rPr>
      </w:pPr>
      <w:r>
        <w:rPr>
          <w:rFonts w:hint="cs"/>
          <w:rtl/>
        </w:rPr>
        <w:t xml:space="preserve"> </w:t>
      </w:r>
      <w:r w:rsidR="00D62F07">
        <w:rPr>
          <w:rFonts w:hint="cs"/>
          <w:rtl/>
        </w:rPr>
        <w:t xml:space="preserve">[זה קורה באוטו כשחוזרים מפרייבורג למלון שלהם. בזכות הקונצרט הזה </w:t>
      </w:r>
      <w:r w:rsidR="008B1B44">
        <w:rPr>
          <w:rFonts w:hint="cs"/>
          <w:rtl/>
        </w:rPr>
        <w:t>סופי</w:t>
      </w:r>
      <w:r w:rsidR="00D62F07">
        <w:rPr>
          <w:rFonts w:hint="cs"/>
          <w:rtl/>
        </w:rPr>
        <w:t xml:space="preserve"> קיבלה / האם החליטה לעבור כי למחרת יש להם קונצרט בבאזל </w:t>
      </w:r>
      <w:r w:rsidR="00D62F07">
        <w:rPr>
          <w:rtl/>
        </w:rPr>
        <w:t>–</w:t>
      </w:r>
      <w:r w:rsidR="00D62F07">
        <w:rPr>
          <w:rFonts w:hint="cs"/>
          <w:rtl/>
        </w:rPr>
        <w:t xml:space="preserve"> שעה נסיעה או ציריך </w:t>
      </w:r>
      <w:r w:rsidR="00D62F07">
        <w:rPr>
          <w:rtl/>
        </w:rPr>
        <w:t>–</w:t>
      </w:r>
      <w:r w:rsidR="00D62F07">
        <w:rPr>
          <w:rFonts w:hint="cs"/>
          <w:rtl/>
        </w:rPr>
        <w:t xml:space="preserve"> שעתיים נסיעה]</w:t>
      </w:r>
    </w:p>
    <w:p w14:paraId="40722FAD" w14:textId="2886174F" w:rsidR="00E16AE5" w:rsidRDefault="00E16AE5" w:rsidP="00250000">
      <w:pPr>
        <w:rPr>
          <w:rtl/>
        </w:rPr>
      </w:pPr>
      <w:r>
        <w:rPr>
          <w:rFonts w:hint="cs"/>
          <w:rtl/>
        </w:rPr>
        <w:t xml:space="preserve">[בליל חורף קר, הלילה האחרון שבו ארופה-פארק היה פתוח [למשל: בעונת-2013 פתוח עד 6 ינואר ואח"כ סגור עד 5 אפריל, הוא פתוח עד 19:00, יש עוד 10 ד' הליכה ו-50 ד' רכבת עד פרייבורג] הוא חיכה להורים בתחנת הרכבת הראשית של פרייבורג כמעט שעה וחצי עד שבאו לאסוף אותו בתום קונצרט של </w:t>
      </w:r>
      <w:r w:rsidR="008B1B44">
        <w:rPr>
          <w:rFonts w:hint="cs"/>
          <w:rtl/>
        </w:rPr>
        <w:t>סופי</w:t>
      </w:r>
      <w:r>
        <w:rPr>
          <w:rFonts w:hint="cs"/>
          <w:rtl/>
        </w:rPr>
        <w:t xml:space="preserve">, בחוץ ליל כפור ללא ענן,] </w:t>
      </w:r>
    </w:p>
    <w:p w14:paraId="324B577B" w14:textId="15D8A62E" w:rsidR="00E16AE5" w:rsidRDefault="00E16AE5" w:rsidP="00250000">
      <w:pPr>
        <w:rPr>
          <w:rtl/>
        </w:rPr>
      </w:pPr>
      <w:r>
        <w:rPr>
          <w:rFonts w:hint="cs"/>
          <w:rtl/>
        </w:rPr>
        <w:t xml:space="preserve">האם היסתה אותם כי </w:t>
      </w:r>
      <w:r w:rsidR="008B1B44">
        <w:rPr>
          <w:rFonts w:hint="cs"/>
          <w:rtl/>
        </w:rPr>
        <w:t>סופי</w:t>
      </w:r>
      <w:r>
        <w:rPr>
          <w:rFonts w:hint="cs"/>
          <w:rtl/>
        </w:rPr>
        <w:t xml:space="preserve"> נרדמה.</w:t>
      </w:r>
    </w:p>
    <w:p w14:paraId="0F67CD59" w14:textId="58AC1618" w:rsidR="00E16AE5" w:rsidRDefault="008B1B44" w:rsidP="00250000">
      <w:pPr>
        <w:rPr>
          <w:rtl/>
        </w:rPr>
      </w:pPr>
      <w:r>
        <w:rPr>
          <w:rFonts w:hint="cs"/>
          <w:rtl/>
        </w:rPr>
        <w:t>סופי</w:t>
      </w:r>
      <w:r w:rsidR="00E16AE5">
        <w:rPr>
          <w:rFonts w:hint="cs"/>
          <w:rtl/>
        </w:rPr>
        <w:t xml:space="preserve"> הטובה! </w:t>
      </w:r>
      <w:r>
        <w:rPr>
          <w:rFonts w:hint="cs"/>
          <w:rtl/>
        </w:rPr>
        <w:t>סופי</w:t>
      </w:r>
      <w:r w:rsidR="00E16AE5">
        <w:rPr>
          <w:rFonts w:hint="cs"/>
          <w:rtl/>
        </w:rPr>
        <w:t xml:space="preserve"> החכלילה!</w:t>
      </w:r>
    </w:p>
    <w:p w14:paraId="1C3D83A2" w14:textId="237806C0" w:rsidR="00E16AE5" w:rsidRDefault="00E16AE5" w:rsidP="00250000">
      <w:pPr>
        <w:rPr>
          <w:rtl/>
        </w:rPr>
      </w:pPr>
      <w:r>
        <w:rPr>
          <w:rFonts w:hint="cs"/>
          <w:rtl/>
        </w:rPr>
        <w:t xml:space="preserve">רק אלכס ותיאו </w:t>
      </w:r>
      <w:r w:rsidR="00A83D14">
        <w:rPr>
          <w:rFonts w:hint="cs"/>
          <w:rtl/>
        </w:rPr>
        <w:t xml:space="preserve">עדיין </w:t>
      </w:r>
      <w:r>
        <w:rPr>
          <w:rFonts w:hint="cs"/>
          <w:rtl/>
        </w:rPr>
        <w:t>התלחשו בספסל האחורי.</w:t>
      </w:r>
    </w:p>
    <w:p w14:paraId="7EEFAF72" w14:textId="73FF380D" w:rsidR="00E16AE5" w:rsidRDefault="00E16AE5" w:rsidP="00250000">
      <w:pPr>
        <w:rPr>
          <w:rtl/>
        </w:rPr>
      </w:pPr>
      <w:r>
        <w:rPr>
          <w:rFonts w:hint="cs"/>
          <w:rtl/>
        </w:rPr>
        <w:t>"איזה פרצוף אתה יודע לעשות?"</w:t>
      </w:r>
      <w:r w:rsidR="004E4E6C">
        <w:rPr>
          <w:rFonts w:hint="cs"/>
          <w:rtl/>
        </w:rPr>
        <w:t xml:space="preserve"> תיאו</w:t>
      </w:r>
      <w:r w:rsidR="00BC7009" w:rsidRPr="00BC7009">
        <w:rPr>
          <w:rFonts w:hint="cs"/>
          <w:rtl/>
        </w:rPr>
        <w:t xml:space="preserve"> </w:t>
      </w:r>
      <w:r w:rsidR="00E0515B">
        <w:rPr>
          <w:rFonts w:hint="cs"/>
          <w:rtl/>
        </w:rPr>
        <w:t>חקר</w:t>
      </w:r>
      <w:r w:rsidR="00BC7009">
        <w:rPr>
          <w:rFonts w:hint="cs"/>
          <w:rtl/>
        </w:rPr>
        <w:t xml:space="preserve"> בלחישה</w:t>
      </w:r>
      <w:bookmarkStart w:id="210" w:name="_Hlk530660816"/>
      <w:r w:rsidR="00E0515B">
        <w:rPr>
          <w:rFonts w:hint="cs"/>
          <w:rtl/>
        </w:rPr>
        <w:t xml:space="preserve"> של שותפי</w:t>
      </w:r>
      <w:r w:rsidR="00FD6D9F">
        <w:rPr>
          <w:rFonts w:hint="cs"/>
          <w:rtl/>
        </w:rPr>
        <w:t xml:space="preserve"> </w:t>
      </w:r>
      <w:r w:rsidR="00E0515B">
        <w:rPr>
          <w:rFonts w:hint="cs"/>
          <w:rtl/>
        </w:rPr>
        <w:t>ס</w:t>
      </w:r>
      <w:r w:rsidR="00994246">
        <w:rPr>
          <w:rFonts w:hint="cs"/>
          <w:rtl/>
        </w:rPr>
        <w:t>ו</w:t>
      </w:r>
      <w:r w:rsidR="00E0515B">
        <w:rPr>
          <w:rFonts w:hint="cs"/>
          <w:rtl/>
        </w:rPr>
        <w:t>ד</w:t>
      </w:r>
      <w:bookmarkEnd w:id="210"/>
      <w:r w:rsidR="004E4E6C">
        <w:rPr>
          <w:rFonts w:hint="cs"/>
          <w:rtl/>
        </w:rPr>
        <w:t>.</w:t>
      </w:r>
    </w:p>
    <w:p w14:paraId="4C2AA133" w14:textId="563C483F" w:rsidR="00E16AE5" w:rsidRDefault="00E16AE5" w:rsidP="004E4E6C">
      <w:pPr>
        <w:rPr>
          <w:rtl/>
        </w:rPr>
      </w:pPr>
      <w:r>
        <w:rPr>
          <w:rFonts w:hint="cs"/>
          <w:rtl/>
        </w:rPr>
        <w:t>"אני יודע לעשות נמר," ואלכס ע</w:t>
      </w:r>
      <w:r w:rsidR="004E4E6C">
        <w:rPr>
          <w:rFonts w:hint="cs"/>
          <w:rtl/>
        </w:rPr>
        <w:t>יווה</w:t>
      </w:r>
      <w:r w:rsidR="00E0515B">
        <w:rPr>
          <w:rFonts w:hint="cs"/>
          <w:rtl/>
        </w:rPr>
        <w:t xml:space="preserve"> את</w:t>
      </w:r>
      <w:r w:rsidR="004E4E6C">
        <w:rPr>
          <w:rFonts w:hint="cs"/>
          <w:rtl/>
        </w:rPr>
        <w:t xml:space="preserve"> פניו ב</w:t>
      </w:r>
      <w:r>
        <w:rPr>
          <w:rFonts w:hint="cs"/>
          <w:rtl/>
        </w:rPr>
        <w:t>פרצוף של נמר ידידותי.</w:t>
      </w:r>
    </w:p>
    <w:p w14:paraId="1A76F3E0" w14:textId="77777777" w:rsidR="00E16AE5" w:rsidRDefault="00E16AE5" w:rsidP="00250000">
      <w:pPr>
        <w:rPr>
          <w:rtl/>
        </w:rPr>
      </w:pPr>
      <w:r>
        <w:rPr>
          <w:rFonts w:hint="cs"/>
          <w:rtl/>
        </w:rPr>
        <w:t>"תעשה לי פרצוף של פיל."</w:t>
      </w:r>
    </w:p>
    <w:p w14:paraId="6076A3C0" w14:textId="5D904AA1" w:rsidR="00E16AE5" w:rsidRDefault="00E16AE5" w:rsidP="004E4E6C">
      <w:pPr>
        <w:rPr>
          <w:rtl/>
        </w:rPr>
      </w:pPr>
      <w:r>
        <w:rPr>
          <w:rFonts w:hint="cs"/>
          <w:rtl/>
        </w:rPr>
        <w:t xml:space="preserve">אלכס </w:t>
      </w:r>
      <w:r w:rsidR="004E4E6C">
        <w:rPr>
          <w:rFonts w:hint="cs"/>
          <w:rtl/>
        </w:rPr>
        <w:t>הדגים</w:t>
      </w:r>
      <w:r>
        <w:rPr>
          <w:rFonts w:hint="cs"/>
          <w:rtl/>
        </w:rPr>
        <w:t xml:space="preserve"> פרצוף של פיל בלי חדק.</w:t>
      </w:r>
    </w:p>
    <w:p w14:paraId="4274F29D" w14:textId="77777777" w:rsidR="00E16AE5" w:rsidRDefault="00E16AE5" w:rsidP="00250000">
      <w:pPr>
        <w:rPr>
          <w:rtl/>
        </w:rPr>
      </w:pPr>
      <w:r>
        <w:rPr>
          <w:rFonts w:hint="cs"/>
          <w:rtl/>
        </w:rPr>
        <w:t>"זה לא פרצוף של פיל!"</w:t>
      </w:r>
    </w:p>
    <w:p w14:paraId="1B8C4029" w14:textId="2910A20D" w:rsidR="00E16AE5" w:rsidRDefault="00E16AE5" w:rsidP="009621BC">
      <w:pPr>
        <w:rPr>
          <w:rtl/>
        </w:rPr>
      </w:pPr>
      <w:r>
        <w:rPr>
          <w:rFonts w:hint="cs"/>
          <w:rtl/>
        </w:rPr>
        <w:t>"זה פרצוף של פיל מחייך."</w:t>
      </w:r>
    </w:p>
    <w:p w14:paraId="4E3D756B" w14:textId="55E3E8F4" w:rsidR="00BF52CC" w:rsidRDefault="00BF52CC" w:rsidP="00B85195">
      <w:pPr>
        <w:rPr>
          <w:rFonts w:cs="Times New Roman"/>
          <w:rtl/>
        </w:rPr>
      </w:pPr>
    </w:p>
    <w:p w14:paraId="236CB926" w14:textId="33FC3AB9" w:rsidR="00BF52CC" w:rsidRDefault="00424EDB" w:rsidP="00616346">
      <w:pPr>
        <w:pStyle w:val="Heading2"/>
        <w:rPr>
          <w:rtl/>
        </w:rPr>
      </w:pPr>
      <w:r w:rsidRPr="00424EDB">
        <w:rPr>
          <w:rtl/>
        </w:rPr>
        <w:t xml:space="preserve">אלפי טונות </w:t>
      </w:r>
      <w:r w:rsidR="000C7389">
        <w:rPr>
          <w:rFonts w:hint="cs"/>
          <w:rtl/>
        </w:rPr>
        <w:t>שיש</w:t>
      </w:r>
    </w:p>
    <w:p w14:paraId="2C740FC5" w14:textId="4B8916FB" w:rsidR="000053F7" w:rsidRDefault="00E0515B" w:rsidP="00BF52CC">
      <w:pPr>
        <w:rPr>
          <w:rtl/>
        </w:rPr>
      </w:pPr>
      <w:r w:rsidRPr="00E0515B">
        <w:rPr>
          <w:rFonts w:cs="Times New Roman"/>
          <w:rtl/>
        </w:rPr>
        <w:t xml:space="preserve">בתחילת האביב הזמינה </w:t>
      </w:r>
      <w:r w:rsidR="00BF52CC" w:rsidRPr="0091673F">
        <w:rPr>
          <w:rFonts w:hint="eastAsia"/>
          <w:rtl/>
        </w:rPr>
        <w:t>משפחתה</w:t>
      </w:r>
      <w:r w:rsidR="00BF52CC" w:rsidRPr="0091673F">
        <w:rPr>
          <w:rtl/>
        </w:rPr>
        <w:t xml:space="preserve"> </w:t>
      </w:r>
      <w:r w:rsidR="00BF52CC" w:rsidRPr="0091673F">
        <w:rPr>
          <w:rFonts w:hint="eastAsia"/>
          <w:rtl/>
        </w:rPr>
        <w:t>של</w:t>
      </w:r>
      <w:r w:rsidR="00BF52CC" w:rsidRPr="0091673F">
        <w:rPr>
          <w:rtl/>
        </w:rPr>
        <w:t xml:space="preserve"> </w:t>
      </w:r>
      <w:r w:rsidR="00BF52CC" w:rsidRPr="0091673F">
        <w:rPr>
          <w:rFonts w:hint="eastAsia"/>
          <w:rtl/>
        </w:rPr>
        <w:t>טולאסי</w:t>
      </w:r>
      <w:r w:rsidR="00BF52CC" w:rsidRPr="0091673F">
        <w:rPr>
          <w:rtl/>
        </w:rPr>
        <w:t xml:space="preserve"> </w:t>
      </w:r>
      <w:r w:rsidR="00BF52CC" w:rsidRPr="0091673F">
        <w:rPr>
          <w:rFonts w:hint="eastAsia"/>
          <w:rtl/>
        </w:rPr>
        <w:t>את</w:t>
      </w:r>
      <w:r w:rsidR="00BF52CC" w:rsidRPr="0091673F">
        <w:rPr>
          <w:rtl/>
        </w:rPr>
        <w:t xml:space="preserve"> </w:t>
      </w:r>
      <w:r w:rsidR="00BF52CC" w:rsidRPr="0091673F">
        <w:rPr>
          <w:rFonts w:hint="eastAsia"/>
          <w:rtl/>
        </w:rPr>
        <w:t>אלכס</w:t>
      </w:r>
      <w:r w:rsidR="00BF52CC" w:rsidRPr="0091673F">
        <w:rPr>
          <w:rtl/>
        </w:rPr>
        <w:t xml:space="preserve"> </w:t>
      </w:r>
      <w:r w:rsidR="00BF52CC" w:rsidRPr="0091673F">
        <w:rPr>
          <w:rFonts w:hint="eastAsia"/>
          <w:rtl/>
        </w:rPr>
        <w:t>להצטרף</w:t>
      </w:r>
      <w:r w:rsidR="00BF52CC" w:rsidRPr="0091673F">
        <w:rPr>
          <w:rtl/>
        </w:rPr>
        <w:t xml:space="preserve"> </w:t>
      </w:r>
      <w:r w:rsidR="00BF52CC" w:rsidRPr="0091673F">
        <w:rPr>
          <w:rFonts w:hint="eastAsia"/>
          <w:rtl/>
        </w:rPr>
        <w:t>אליה</w:t>
      </w:r>
      <w:r w:rsidR="00BF52CC" w:rsidRPr="0091673F">
        <w:rPr>
          <w:rtl/>
        </w:rPr>
        <w:t xml:space="preserve"> </w:t>
      </w:r>
      <w:r w:rsidR="00BF52CC" w:rsidRPr="0091673F">
        <w:rPr>
          <w:rFonts w:hint="eastAsia"/>
          <w:rtl/>
        </w:rPr>
        <w:t>ל</w:t>
      </w:r>
      <w:r w:rsidR="00D23BFD" w:rsidRPr="0091673F">
        <w:rPr>
          <w:rFonts w:hint="eastAsia"/>
          <w:rtl/>
        </w:rPr>
        <w:t>ביקור</w:t>
      </w:r>
      <w:r w:rsidR="00D23BFD" w:rsidRPr="0091673F">
        <w:rPr>
          <w:rtl/>
        </w:rPr>
        <w:t xml:space="preserve"> </w:t>
      </w:r>
      <w:r w:rsidR="00D23BFD" w:rsidRPr="0091673F">
        <w:rPr>
          <w:rFonts w:hint="eastAsia"/>
          <w:rtl/>
        </w:rPr>
        <w:t>ב</w:t>
      </w:r>
      <w:r w:rsidR="00BF52CC" w:rsidRPr="0091673F">
        <w:rPr>
          <w:rFonts w:hint="eastAsia"/>
          <w:rtl/>
        </w:rPr>
        <w:t>מקדש</w:t>
      </w:r>
      <w:r w:rsidR="00BF52CC" w:rsidRPr="0091673F">
        <w:rPr>
          <w:rtl/>
        </w:rPr>
        <w:t xml:space="preserve"> </w:t>
      </w:r>
      <w:r w:rsidR="00FC75EE" w:rsidRPr="0091673F">
        <w:rPr>
          <w:rFonts w:hint="eastAsia"/>
          <w:rtl/>
        </w:rPr>
        <w:t>הינדי</w:t>
      </w:r>
      <w:r w:rsidR="00FC75EE" w:rsidRPr="0091673F">
        <w:rPr>
          <w:rtl/>
        </w:rPr>
        <w:t xml:space="preserve"> </w:t>
      </w:r>
      <w:r w:rsidR="00BF52CC" w:rsidRPr="0091673F">
        <w:rPr>
          <w:rFonts w:hint="eastAsia"/>
          <w:rtl/>
        </w:rPr>
        <w:t>שנפתח</w:t>
      </w:r>
      <w:r w:rsidR="00BF52CC" w:rsidRPr="0091673F">
        <w:rPr>
          <w:rtl/>
        </w:rPr>
        <w:t xml:space="preserve"> כמה חודשים קודם </w:t>
      </w:r>
      <w:r w:rsidR="00FD6D9F">
        <w:rPr>
          <w:rFonts w:hint="cs"/>
          <w:rtl/>
        </w:rPr>
        <w:t xml:space="preserve">לכן </w:t>
      </w:r>
      <w:r w:rsidR="00BF52CC" w:rsidRPr="0091673F">
        <w:rPr>
          <w:rtl/>
        </w:rPr>
        <w:t>בניזדן</w:t>
      </w:r>
      <w:r w:rsidR="000F3AFB">
        <w:rPr>
          <w:rFonts w:hint="cs"/>
          <w:rtl/>
        </w:rPr>
        <w:t>,</w:t>
      </w:r>
      <w:r w:rsidR="00BF52CC" w:rsidRPr="0091673F">
        <w:rPr>
          <w:rtl/>
        </w:rPr>
        <w:t xml:space="preserve"> לא </w:t>
      </w:r>
      <w:r w:rsidR="008F2E2A" w:rsidRPr="0091673F">
        <w:rPr>
          <w:rFonts w:hint="eastAsia"/>
          <w:rtl/>
        </w:rPr>
        <w:t>הרח</w:t>
      </w:r>
      <w:r w:rsidR="00BF52CC" w:rsidRPr="0091673F">
        <w:rPr>
          <w:rFonts w:hint="eastAsia"/>
          <w:rtl/>
        </w:rPr>
        <w:t>ק</w:t>
      </w:r>
      <w:r w:rsidR="00BF52CC" w:rsidRPr="0091673F">
        <w:rPr>
          <w:rtl/>
        </w:rPr>
        <w:t xml:space="preserve"> ממקום מגוריהם. </w:t>
      </w:r>
      <w:r w:rsidR="008B3054">
        <w:rPr>
          <w:rFonts w:hint="cs"/>
          <w:rtl/>
        </w:rPr>
        <w:t>אלכס ידע ש</w:t>
      </w:r>
      <w:r>
        <w:rPr>
          <w:rFonts w:hint="cs"/>
          <w:rtl/>
        </w:rPr>
        <w:t>הור</w:t>
      </w:r>
      <w:r w:rsidR="00787E88" w:rsidRPr="0091673F">
        <w:rPr>
          <w:rFonts w:hint="eastAsia"/>
          <w:rtl/>
        </w:rPr>
        <w:t>יה</w:t>
      </w:r>
      <w:r w:rsidR="00787E88" w:rsidRPr="0091673F">
        <w:rPr>
          <w:rtl/>
        </w:rPr>
        <w:t xml:space="preserve"> </w:t>
      </w:r>
      <w:r w:rsidR="00787E88" w:rsidRPr="0091673F">
        <w:rPr>
          <w:rFonts w:hint="eastAsia"/>
          <w:rtl/>
        </w:rPr>
        <w:t>של</w:t>
      </w:r>
      <w:r w:rsidR="00787E88" w:rsidRPr="0091673F">
        <w:rPr>
          <w:rtl/>
        </w:rPr>
        <w:t xml:space="preserve"> </w:t>
      </w:r>
      <w:r w:rsidR="00787E88" w:rsidRPr="0091673F">
        <w:rPr>
          <w:rFonts w:hint="eastAsia"/>
          <w:rtl/>
        </w:rPr>
        <w:t>טולאסי</w:t>
      </w:r>
      <w:r w:rsidR="00787E88" w:rsidRPr="0091673F">
        <w:rPr>
          <w:rtl/>
        </w:rPr>
        <w:t xml:space="preserve"> </w:t>
      </w:r>
      <w:r w:rsidR="00BF52CC" w:rsidRPr="0091673F">
        <w:rPr>
          <w:rFonts w:hint="eastAsia"/>
          <w:rtl/>
        </w:rPr>
        <w:t>סבר</w:t>
      </w:r>
      <w:r>
        <w:rPr>
          <w:rFonts w:hint="cs"/>
          <w:rtl/>
        </w:rPr>
        <w:t>ו</w:t>
      </w:r>
      <w:r w:rsidR="00FD6D9F">
        <w:rPr>
          <w:rFonts w:hint="cs"/>
          <w:rtl/>
        </w:rPr>
        <w:t>,</w:t>
      </w:r>
      <w:r w:rsidR="00BF52CC" w:rsidRPr="0091673F">
        <w:rPr>
          <w:rtl/>
        </w:rPr>
        <w:t xml:space="preserve"> </w:t>
      </w:r>
      <w:r w:rsidR="00BF52CC" w:rsidRPr="0091673F">
        <w:rPr>
          <w:rFonts w:hint="eastAsia"/>
          <w:rtl/>
        </w:rPr>
        <w:t>ובצדק</w:t>
      </w:r>
      <w:r w:rsidR="00FD6D9F">
        <w:rPr>
          <w:rFonts w:hint="cs"/>
          <w:rtl/>
        </w:rPr>
        <w:t>,</w:t>
      </w:r>
      <w:r w:rsidR="00BF52CC" w:rsidRPr="0091673F">
        <w:rPr>
          <w:rtl/>
        </w:rPr>
        <w:t xml:space="preserve"> </w:t>
      </w:r>
      <w:r w:rsidR="00BF52CC" w:rsidRPr="0091673F">
        <w:rPr>
          <w:rFonts w:hint="eastAsia"/>
          <w:rtl/>
        </w:rPr>
        <w:t>ש</w:t>
      </w:r>
      <w:r w:rsidR="00994246" w:rsidRPr="00994246">
        <w:rPr>
          <w:rFonts w:cs="Times New Roman"/>
          <w:rtl/>
        </w:rPr>
        <w:t>הבחור הנלוז</w:t>
      </w:r>
      <w:r w:rsidR="00BF52CC" w:rsidRPr="0091673F">
        <w:rPr>
          <w:rtl/>
        </w:rPr>
        <w:t xml:space="preserve"> </w:t>
      </w:r>
      <w:r w:rsidR="00BF52CC" w:rsidRPr="0091673F">
        <w:rPr>
          <w:rFonts w:hint="eastAsia"/>
          <w:rtl/>
        </w:rPr>
        <w:t>ידרדר</w:t>
      </w:r>
      <w:r w:rsidR="00BF52CC" w:rsidRPr="0091673F">
        <w:rPr>
          <w:rtl/>
        </w:rPr>
        <w:t xml:space="preserve"> </w:t>
      </w:r>
      <w:r>
        <w:rPr>
          <w:rFonts w:hint="cs"/>
          <w:rtl/>
        </w:rPr>
        <w:t xml:space="preserve">את </w:t>
      </w:r>
      <w:r w:rsidRPr="00E0515B">
        <w:rPr>
          <w:rFonts w:cs="Times New Roman"/>
          <w:rtl/>
        </w:rPr>
        <w:t>בתם</w:t>
      </w:r>
      <w:r w:rsidR="00BF52CC" w:rsidRPr="0091673F">
        <w:rPr>
          <w:rtl/>
        </w:rPr>
        <w:t xml:space="preserve"> </w:t>
      </w:r>
      <w:r w:rsidR="00BF52CC" w:rsidRPr="0091673F">
        <w:rPr>
          <w:rFonts w:hint="eastAsia"/>
          <w:rtl/>
        </w:rPr>
        <w:t>למקומות</w:t>
      </w:r>
      <w:r w:rsidR="00BF52CC" w:rsidRPr="0091673F">
        <w:rPr>
          <w:rtl/>
        </w:rPr>
        <w:t xml:space="preserve"> </w:t>
      </w:r>
      <w:r w:rsidR="00BF52CC" w:rsidRPr="0091673F">
        <w:rPr>
          <w:rFonts w:hint="eastAsia"/>
          <w:rtl/>
        </w:rPr>
        <w:t>בלתי</w:t>
      </w:r>
      <w:r w:rsidR="00BF52CC" w:rsidRPr="0091673F">
        <w:rPr>
          <w:rtl/>
        </w:rPr>
        <w:t xml:space="preserve"> </w:t>
      </w:r>
      <w:r w:rsidR="00BF52CC" w:rsidRPr="0091673F">
        <w:rPr>
          <w:rFonts w:hint="eastAsia"/>
          <w:rtl/>
        </w:rPr>
        <w:t>רצויים</w:t>
      </w:r>
      <w:r w:rsidR="00FB62CA" w:rsidRPr="0091673F">
        <w:rPr>
          <w:rtl/>
        </w:rPr>
        <w:t xml:space="preserve">, </w:t>
      </w:r>
      <w:r w:rsidR="00C30141">
        <w:rPr>
          <w:rFonts w:hint="cs"/>
          <w:rtl/>
        </w:rPr>
        <w:t>[</w:t>
      </w:r>
      <w:r w:rsidR="00BB650A" w:rsidRPr="00BB650A">
        <w:rPr>
          <w:rFonts w:cs="Times New Roman"/>
          <w:rtl/>
        </w:rPr>
        <w:t>ו</w:t>
      </w:r>
      <w:r w:rsidR="00994246" w:rsidRPr="00994246">
        <w:rPr>
          <w:rFonts w:cs="Times New Roman"/>
          <w:rtl/>
        </w:rPr>
        <w:t xml:space="preserve">שיער </w:t>
      </w:r>
      <w:r w:rsidR="00CC1649">
        <w:rPr>
          <w:rFonts w:cs="Times New Roman" w:hint="cs"/>
          <w:rtl/>
        </w:rPr>
        <w:t>ש</w:t>
      </w:r>
      <w:r w:rsidR="00BB650A" w:rsidRPr="00BB650A">
        <w:rPr>
          <w:rFonts w:cs="Times New Roman"/>
          <w:rtl/>
        </w:rPr>
        <w:t xml:space="preserve">איחלו לה </w:t>
      </w:r>
      <w:r w:rsidR="00CC1649" w:rsidRPr="00BB650A">
        <w:rPr>
          <w:rFonts w:cs="Times New Roman"/>
          <w:rtl/>
        </w:rPr>
        <w:t xml:space="preserve">בליבם </w:t>
      </w:r>
      <w:r w:rsidR="00BB650A" w:rsidRPr="00BB650A">
        <w:rPr>
          <w:rFonts w:cs="Times New Roman"/>
          <w:rtl/>
        </w:rPr>
        <w:t>גורל משופר לאין ערוך,</w:t>
      </w:r>
      <w:r w:rsidR="00C30141">
        <w:rPr>
          <w:rFonts w:cs="Times New Roman" w:hint="cs"/>
          <w:rtl/>
        </w:rPr>
        <w:t>]</w:t>
      </w:r>
      <w:r w:rsidR="00BB650A" w:rsidRPr="00BB650A">
        <w:rPr>
          <w:rFonts w:cs="Times New Roman"/>
          <w:rtl/>
        </w:rPr>
        <w:t xml:space="preserve"> </w:t>
      </w:r>
      <w:r w:rsidR="00BB650A">
        <w:rPr>
          <w:rFonts w:cs="Times New Roman" w:hint="cs"/>
          <w:rtl/>
        </w:rPr>
        <w:t>ו</w:t>
      </w:r>
      <w:r w:rsidR="002536EA" w:rsidRPr="002536EA">
        <w:rPr>
          <w:rFonts w:cs="Times New Roman"/>
          <w:rtl/>
        </w:rPr>
        <w:t xml:space="preserve">אף שלסרב להזמנה לא ניתן היה, </w:t>
      </w:r>
      <w:r w:rsidR="00994246">
        <w:rPr>
          <w:rFonts w:cs="Times New Roman" w:hint="cs"/>
          <w:rtl/>
        </w:rPr>
        <w:t>הו</w:t>
      </w:r>
      <w:r w:rsidR="00FB62CA" w:rsidRPr="0091673F">
        <w:rPr>
          <w:rFonts w:hint="eastAsia"/>
          <w:rtl/>
        </w:rPr>
        <w:t>א</w:t>
      </w:r>
      <w:r w:rsidR="00FB62CA" w:rsidRPr="0091673F">
        <w:rPr>
          <w:rtl/>
        </w:rPr>
        <w:t xml:space="preserve"> </w:t>
      </w:r>
      <w:r w:rsidR="00BB650A" w:rsidRPr="00BB650A">
        <w:rPr>
          <w:rFonts w:cs="Times New Roman"/>
          <w:rtl/>
        </w:rPr>
        <w:t xml:space="preserve">נדרש </w:t>
      </w:r>
      <w:r w:rsidR="001F7E1A">
        <w:rPr>
          <w:rFonts w:cs="Times New Roman" w:hint="cs"/>
          <w:rtl/>
        </w:rPr>
        <w:t>ל</w:t>
      </w:r>
      <w:r w:rsidR="001F7E1A" w:rsidRPr="001F7E1A">
        <w:rPr>
          <w:rFonts w:cs="Times New Roman"/>
          <w:rtl/>
        </w:rPr>
        <w:t>תעצומות</w:t>
      </w:r>
      <w:r w:rsidR="00FD6D9F">
        <w:rPr>
          <w:rFonts w:cs="Times New Roman" w:hint="cs"/>
          <w:rtl/>
        </w:rPr>
        <w:t xml:space="preserve"> </w:t>
      </w:r>
      <w:r w:rsidR="001F7E1A" w:rsidRPr="001F7E1A">
        <w:rPr>
          <w:rFonts w:cs="Times New Roman"/>
          <w:rtl/>
        </w:rPr>
        <w:t>נפש</w:t>
      </w:r>
      <w:r w:rsidR="00BB650A" w:rsidRPr="00BB650A">
        <w:rPr>
          <w:rFonts w:cs="Times New Roman"/>
          <w:rtl/>
        </w:rPr>
        <w:t xml:space="preserve"> </w:t>
      </w:r>
      <w:r w:rsidR="002536EA" w:rsidRPr="002536EA">
        <w:rPr>
          <w:rFonts w:cs="Times New Roman"/>
          <w:rtl/>
        </w:rPr>
        <w:t xml:space="preserve">כדי </w:t>
      </w:r>
      <w:r w:rsidR="00BB650A" w:rsidRPr="00BB650A">
        <w:rPr>
          <w:rFonts w:cs="Times New Roman"/>
          <w:rtl/>
        </w:rPr>
        <w:t>לה</w:t>
      </w:r>
      <w:r w:rsidR="00BB650A">
        <w:rPr>
          <w:rFonts w:cs="Times New Roman" w:hint="cs"/>
          <w:rtl/>
        </w:rPr>
        <w:t>י</w:t>
      </w:r>
      <w:r w:rsidR="00FB62CA" w:rsidRPr="0091673F">
        <w:rPr>
          <w:rFonts w:hint="eastAsia"/>
          <w:rtl/>
        </w:rPr>
        <w:t>עתר</w:t>
      </w:r>
      <w:r w:rsidR="00BF52CC" w:rsidRPr="0091673F">
        <w:rPr>
          <w:rtl/>
        </w:rPr>
        <w:t>.</w:t>
      </w:r>
      <w:r w:rsidR="00BF52CC">
        <w:rPr>
          <w:rFonts w:hint="cs"/>
          <w:rtl/>
        </w:rPr>
        <w:t xml:space="preserve"> </w:t>
      </w:r>
    </w:p>
    <w:p w14:paraId="77060FB1" w14:textId="5A8DF62A" w:rsidR="007C72F7" w:rsidRDefault="005447AE" w:rsidP="00BF52CC">
      <w:pPr>
        <w:rPr>
          <w:rtl/>
        </w:rPr>
      </w:pPr>
      <w:r>
        <w:rPr>
          <w:rFonts w:hint="cs"/>
          <w:rtl/>
        </w:rPr>
        <w:t>[</w:t>
      </w:r>
      <w:hyperlink r:id="rId107" w:history="1">
        <w:r w:rsidR="00424EDB" w:rsidRPr="00424EDB">
          <w:rPr>
            <w:rStyle w:val="Hyperlink"/>
            <w:rFonts w:hint="cs"/>
            <w:rtl/>
          </w:rPr>
          <w:t>המקדש</w:t>
        </w:r>
      </w:hyperlink>
    </w:p>
    <w:p w14:paraId="7693A05B" w14:textId="5F0F96F8" w:rsidR="00BF52CC" w:rsidRDefault="007C72F7" w:rsidP="00BF52CC">
      <w:pPr>
        <w:rPr>
          <w:rtl/>
        </w:rPr>
      </w:pPr>
      <w:r w:rsidRPr="009D2CB3">
        <w:rPr>
          <w:highlight w:val="blue"/>
        </w:rPr>
        <w:t>inaugurated in 1995</w:t>
      </w:r>
      <w:r w:rsidR="005447AE">
        <w:rPr>
          <w:rFonts w:hint="cs"/>
          <w:rtl/>
        </w:rPr>
        <w:t>]</w:t>
      </w:r>
    </w:p>
    <w:p w14:paraId="187BC776" w14:textId="71800028" w:rsidR="00BF52CC" w:rsidRDefault="00BF52CC" w:rsidP="00BF52CC">
      <w:pPr>
        <w:rPr>
          <w:rtl/>
        </w:rPr>
      </w:pPr>
      <w:r>
        <w:rPr>
          <w:rFonts w:hint="cs"/>
          <w:rtl/>
        </w:rPr>
        <w:t xml:space="preserve">[לאביה של טולאסי היה קול צרוד באופן תמידי, ומבטא כמעט מושלם, מבטא גבוה ביותר. מבטא </w:t>
      </w:r>
      <w:r>
        <w:t>educated</w:t>
      </w:r>
      <w:r>
        <w:rPr>
          <w:rFonts w:hint="cs"/>
          <w:rtl/>
        </w:rPr>
        <w:t xml:space="preserve"> ביותר. רק במילים ספורות היו חריקות </w:t>
      </w:r>
      <w:r>
        <w:rPr>
          <w:rtl/>
        </w:rPr>
        <w:t>–</w:t>
      </w:r>
      <w:r>
        <w:rPr>
          <w:rFonts w:hint="cs"/>
          <w:rtl/>
        </w:rPr>
        <w:t xml:space="preserve"> למשל במילה </w:t>
      </w:r>
      <w:r>
        <w:t>seriously</w:t>
      </w:r>
      <w:r>
        <w:rPr>
          <w:rFonts w:hint="cs"/>
          <w:rtl/>
        </w:rPr>
        <w:t>, ב-</w:t>
      </w:r>
      <w:r>
        <w:rPr>
          <w:rFonts w:hint="cs"/>
        </w:rPr>
        <w:t>R</w:t>
      </w:r>
      <w:r>
        <w:rPr>
          <w:rFonts w:hint="cs"/>
          <w:rtl/>
        </w:rPr>
        <w:t xml:space="preserve"> וב-</w:t>
      </w:r>
      <w:r>
        <w:rPr>
          <w:rFonts w:hint="cs"/>
        </w:rPr>
        <w:t>L</w:t>
      </w:r>
      <w:r>
        <w:rPr>
          <w:rFonts w:hint="cs"/>
          <w:rtl/>
        </w:rPr>
        <w:t>, שהסגירו מייד את מוצאו. אבל בשאר המילים שאמר, באופן מוזר ביותר ביטא אותם באופן מושלם. הוא היה אומר משהו במבטאו המוקפד, הגבוה ולשם דגש היה מוציא בתום דבריו את לשונו, לשון ורודה</w:t>
      </w:r>
      <w:r w:rsidR="00E567A7">
        <w:rPr>
          <w:rFonts w:hint="cs"/>
          <w:rtl/>
        </w:rPr>
        <w:t xml:space="preserve"> מאוד,</w:t>
      </w:r>
      <w:r>
        <w:rPr>
          <w:rFonts w:hint="cs"/>
          <w:rtl/>
        </w:rPr>
        <w:t xml:space="preserve"> ולוחץ אותה על שפתו התחתונה, או מחזיר אותה לתוך פיו תוך לחיצת-שפתיים, לשון ורודה</w:t>
      </w:r>
      <w:r w:rsidR="00C90C6C">
        <w:rPr>
          <w:rFonts w:hint="cs"/>
          <w:rtl/>
        </w:rPr>
        <w:t xml:space="preserve"> מאוד </w:t>
      </w:r>
      <w:r>
        <w:rPr>
          <w:rFonts w:hint="cs"/>
          <w:rtl/>
        </w:rPr>
        <w:t>בתוך פנים חומות כהות, ואלכס היה מתבונן בו ללא סוף.</w:t>
      </w:r>
    </w:p>
    <w:p w14:paraId="5F9FABD8" w14:textId="16DCE54A" w:rsidR="00BF52CC" w:rsidRDefault="00BF52CC" w:rsidP="00BF52CC">
      <w:pPr>
        <w:rPr>
          <w:rtl/>
        </w:rPr>
      </w:pPr>
      <w:r>
        <w:rPr>
          <w:rFonts w:hint="cs"/>
          <w:rtl/>
        </w:rPr>
        <w:lastRenderedPageBreak/>
        <w:t>לאחרונה מאז שתיאו הראה כישרון ב</w:t>
      </w:r>
      <w:r w:rsidR="001C5A04">
        <w:rPr>
          <w:rFonts w:hint="cs"/>
          <w:rtl/>
        </w:rPr>
        <w:t>מוזיקה</w:t>
      </w:r>
      <w:r>
        <w:rPr>
          <w:rFonts w:hint="cs"/>
          <w:rtl/>
        </w:rPr>
        <w:t xml:space="preserve"> ונרשם לאינספור שיעורי פסנתר יקרים ביותר, היה על הוריו למכור את המכונית החדשה יותר, </w:t>
      </w:r>
    </w:p>
    <w:p w14:paraId="0B905D3B" w14:textId="77777777" w:rsidR="00BF52CC" w:rsidRDefault="00BF52CC" w:rsidP="00BF52CC">
      <w:pPr>
        <w:rPr>
          <w:rtl/>
        </w:rPr>
      </w:pPr>
      <w:r>
        <w:rPr>
          <w:rFonts w:hint="cs"/>
          <w:rtl/>
        </w:rPr>
        <w:t>אבל בכל זאת ידע לכבד אותו כי הוא הצליח לגרום לכך שהיא עברה לטינית, הדבר היחיד שעמד כמכשול בפניה.</w:t>
      </w:r>
    </w:p>
    <w:p w14:paraId="3C555928" w14:textId="77777777" w:rsidR="00BF52CC" w:rsidRDefault="00BF52CC" w:rsidP="00BF52CC">
      <w:r>
        <w:t>Hindu Architecture at Swaminarayan Temple, Brent</w:t>
      </w:r>
    </w:p>
    <w:p w14:paraId="314A1A44" w14:textId="77777777" w:rsidR="00BF52CC" w:rsidRPr="00CD067C" w:rsidRDefault="00BF52CC" w:rsidP="00BF52CC">
      <w:pPr>
        <w:rPr>
          <w:rtl/>
        </w:rPr>
      </w:pPr>
      <w:r>
        <w:t>Whether you are religious or not, the magnificent architectural beauty of the BAPS Shri Swaminarayan Mandir in Brent is a beautiful site. It certainly stands out compared to the rather boring urban landscape around it! The temple is made of Bulgarian limestone and Italian Carrara marble, which was hand-carved in India before being carefully assembled in London. And we’re so glad such effort went into its construction because there’s nothing else quite like it in the city</w:t>
      </w:r>
      <w:r>
        <w:rPr>
          <w:rFonts w:cs="Times New Roman"/>
          <w:rtl/>
        </w:rPr>
        <w:t>.</w:t>
      </w:r>
    </w:p>
    <w:p w14:paraId="02DE682A" w14:textId="77777777" w:rsidR="00BF52CC" w:rsidRDefault="00BF52CC" w:rsidP="00BF52CC">
      <w:pPr>
        <w:rPr>
          <w:rtl/>
        </w:rPr>
      </w:pPr>
      <w:r>
        <w:rPr>
          <w:rFonts w:hint="cs"/>
          <w:rtl/>
        </w:rPr>
        <w:t>]</w:t>
      </w:r>
    </w:p>
    <w:p w14:paraId="1FE221AC" w14:textId="77777777" w:rsidR="00A83D14" w:rsidRDefault="00A83D14" w:rsidP="00DA7CC6">
      <w:pPr>
        <w:rPr>
          <w:rtl/>
        </w:rPr>
      </w:pPr>
      <w:r>
        <w:rPr>
          <w:rFonts w:hint="cs"/>
          <w:rtl/>
        </w:rPr>
        <w:t>[</w:t>
      </w:r>
      <w:r w:rsidR="008B3054">
        <w:rPr>
          <w:rFonts w:hint="cs"/>
          <w:rtl/>
        </w:rPr>
        <w:t>ה</w:t>
      </w:r>
      <w:r w:rsidR="00BF52CC" w:rsidRPr="0091673F">
        <w:rPr>
          <w:rFonts w:hint="eastAsia"/>
          <w:rtl/>
        </w:rPr>
        <w:t>יום</w:t>
      </w:r>
      <w:r w:rsidR="00BF52CC" w:rsidRPr="0091673F">
        <w:rPr>
          <w:rtl/>
        </w:rPr>
        <w:t xml:space="preserve"> </w:t>
      </w:r>
      <w:r w:rsidR="008B3054">
        <w:rPr>
          <w:rFonts w:hint="cs"/>
          <w:rtl/>
        </w:rPr>
        <w:t xml:space="preserve">היה </w:t>
      </w:r>
      <w:r w:rsidR="00BF52CC" w:rsidRPr="0091673F">
        <w:rPr>
          <w:rFonts w:hint="eastAsia"/>
          <w:rtl/>
        </w:rPr>
        <w:t>מעונן</w:t>
      </w:r>
      <w:r w:rsidR="00BF52CC" w:rsidRPr="0091673F">
        <w:rPr>
          <w:rtl/>
        </w:rPr>
        <w:t xml:space="preserve"> </w:t>
      </w:r>
      <w:r w:rsidR="00BF52CC" w:rsidRPr="0091673F">
        <w:rPr>
          <w:rFonts w:hint="eastAsia"/>
          <w:rtl/>
        </w:rPr>
        <w:t>וגשום</w:t>
      </w:r>
      <w:r w:rsidR="00BF52CC" w:rsidRPr="0091673F">
        <w:rPr>
          <w:rtl/>
        </w:rPr>
        <w:t xml:space="preserve"> </w:t>
      </w:r>
      <w:r w:rsidR="00BF52CC" w:rsidRPr="0091673F">
        <w:rPr>
          <w:rFonts w:hint="eastAsia"/>
          <w:rtl/>
        </w:rPr>
        <w:t>לפרקים</w:t>
      </w:r>
      <w:r w:rsidR="000F340A" w:rsidRPr="0091673F">
        <w:rPr>
          <w:rtl/>
        </w:rPr>
        <w:t>.</w:t>
      </w:r>
      <w:r>
        <w:rPr>
          <w:rFonts w:hint="cs"/>
          <w:rtl/>
        </w:rPr>
        <w:t>]</w:t>
      </w:r>
      <w:r w:rsidR="00BF52CC" w:rsidRPr="0091673F">
        <w:rPr>
          <w:rtl/>
        </w:rPr>
        <w:t xml:space="preserve"> </w:t>
      </w:r>
    </w:p>
    <w:p w14:paraId="424CAC01" w14:textId="59784F1E" w:rsidR="00DA7CC6" w:rsidRPr="00CC4F17" w:rsidRDefault="00BB650A" w:rsidP="00DA7CC6">
      <w:pPr>
        <w:rPr>
          <w:rtl/>
        </w:rPr>
      </w:pPr>
      <w:r w:rsidRPr="00BB650A">
        <w:rPr>
          <w:rFonts w:cs="Times New Roman"/>
          <w:rtl/>
        </w:rPr>
        <w:t>משפחת</w:t>
      </w:r>
      <w:r w:rsidR="000053F7" w:rsidRPr="0091673F">
        <w:rPr>
          <w:rFonts w:hint="eastAsia"/>
          <w:rtl/>
        </w:rPr>
        <w:t>ה</w:t>
      </w:r>
      <w:r w:rsidR="000053F7" w:rsidRPr="0091673F">
        <w:rPr>
          <w:rtl/>
        </w:rPr>
        <w:t xml:space="preserve"> </w:t>
      </w:r>
      <w:r w:rsidR="000053F7" w:rsidRPr="0091673F">
        <w:rPr>
          <w:rFonts w:hint="eastAsia"/>
          <w:rtl/>
        </w:rPr>
        <w:t>של</w:t>
      </w:r>
      <w:r w:rsidR="000053F7" w:rsidRPr="0091673F">
        <w:rPr>
          <w:rtl/>
        </w:rPr>
        <w:t xml:space="preserve"> </w:t>
      </w:r>
      <w:r w:rsidR="000053F7" w:rsidRPr="0091673F">
        <w:rPr>
          <w:rFonts w:hint="eastAsia"/>
          <w:rtl/>
        </w:rPr>
        <w:t>טולאסי</w:t>
      </w:r>
      <w:r w:rsidR="000F340A" w:rsidRPr="0091673F">
        <w:rPr>
          <w:rtl/>
        </w:rPr>
        <w:t xml:space="preserve"> תר</w:t>
      </w:r>
      <w:r>
        <w:rPr>
          <w:rFonts w:cs="Times New Roman" w:hint="cs"/>
          <w:rtl/>
        </w:rPr>
        <w:t>מה</w:t>
      </w:r>
      <w:r w:rsidR="000F340A" w:rsidRPr="0091673F">
        <w:rPr>
          <w:rtl/>
        </w:rPr>
        <w:t xml:space="preserve"> </w:t>
      </w:r>
      <w:r w:rsidR="00994246" w:rsidRPr="00994246">
        <w:rPr>
          <w:rFonts w:cs="Times New Roman"/>
          <w:rtl/>
        </w:rPr>
        <w:t>אי</w:t>
      </w:r>
      <w:r w:rsidR="00FD6D9F">
        <w:rPr>
          <w:rFonts w:cs="Times New Roman" w:hint="cs"/>
          <w:rtl/>
        </w:rPr>
        <w:t xml:space="preserve"> </w:t>
      </w:r>
      <w:r w:rsidR="00994246" w:rsidRPr="00994246">
        <w:rPr>
          <w:rFonts w:cs="Times New Roman"/>
          <w:rtl/>
        </w:rPr>
        <w:t xml:space="preserve">אלו </w:t>
      </w:r>
      <w:r w:rsidR="000F340A" w:rsidRPr="0091673F">
        <w:rPr>
          <w:rtl/>
        </w:rPr>
        <w:t>כספים ל</w:t>
      </w:r>
      <w:r w:rsidR="002536EA" w:rsidRPr="002536EA">
        <w:rPr>
          <w:rFonts w:cs="Times New Roman"/>
          <w:rtl/>
        </w:rPr>
        <w:t>הקמת המקדש</w:t>
      </w:r>
      <w:r w:rsidR="00A83D14">
        <w:rPr>
          <w:rFonts w:hint="cs"/>
          <w:rtl/>
        </w:rPr>
        <w:t>,</w:t>
      </w:r>
      <w:r w:rsidR="000F340A" w:rsidRPr="0091673F">
        <w:rPr>
          <w:rtl/>
        </w:rPr>
        <w:t xml:space="preserve"> ו</w:t>
      </w:r>
      <w:r w:rsidR="00A83D14">
        <w:rPr>
          <w:rFonts w:hint="cs"/>
          <w:rtl/>
        </w:rPr>
        <w:t>ה</w:t>
      </w:r>
      <w:r>
        <w:rPr>
          <w:rFonts w:hint="cs"/>
          <w:rtl/>
        </w:rPr>
        <w:t>אב</w:t>
      </w:r>
      <w:r w:rsidR="001F7E1A">
        <w:rPr>
          <w:rFonts w:hint="cs"/>
          <w:rtl/>
        </w:rPr>
        <w:t>,</w:t>
      </w:r>
      <w:r>
        <w:rPr>
          <w:rFonts w:hint="cs"/>
          <w:rtl/>
        </w:rPr>
        <w:t xml:space="preserve"> </w:t>
      </w:r>
      <w:r w:rsidR="001F7E1A">
        <w:rPr>
          <w:rFonts w:hint="cs"/>
          <w:rtl/>
        </w:rPr>
        <w:t>ש</w:t>
      </w:r>
      <w:r w:rsidR="000F340A" w:rsidRPr="0091673F">
        <w:rPr>
          <w:rtl/>
        </w:rPr>
        <w:t>ח</w:t>
      </w:r>
      <w:r w:rsidR="000F340A" w:rsidRPr="00CC4F17">
        <w:rPr>
          <w:rtl/>
        </w:rPr>
        <w:t xml:space="preserve">ש שותף </w:t>
      </w:r>
      <w:r w:rsidR="008B3054" w:rsidRPr="00CC4F17">
        <w:rPr>
          <w:rFonts w:hint="cs"/>
          <w:rtl/>
        </w:rPr>
        <w:t>ב</w:t>
      </w:r>
      <w:r w:rsidR="000F340A" w:rsidRPr="00CC4F17">
        <w:rPr>
          <w:rtl/>
        </w:rPr>
        <w:t>הצלחת הפרויקט,</w:t>
      </w:r>
      <w:r w:rsidR="000053F7" w:rsidRPr="00CC4F17">
        <w:rPr>
          <w:rtl/>
        </w:rPr>
        <w:t xml:space="preserve"> ה</w:t>
      </w:r>
      <w:r w:rsidR="00DA7CC6" w:rsidRPr="00CC4F17">
        <w:rPr>
          <w:rFonts w:hint="eastAsia"/>
          <w:rtl/>
        </w:rPr>
        <w:t>רצה</w:t>
      </w:r>
      <w:r w:rsidR="00DA7CC6" w:rsidRPr="00CC4F17">
        <w:rPr>
          <w:rtl/>
        </w:rPr>
        <w:t xml:space="preserve"> </w:t>
      </w:r>
      <w:r w:rsidR="00DA7CC6" w:rsidRPr="00CC4F17">
        <w:rPr>
          <w:rFonts w:hint="eastAsia"/>
          <w:rtl/>
        </w:rPr>
        <w:t>בקולו</w:t>
      </w:r>
      <w:r w:rsidR="00DA7CC6" w:rsidRPr="00CC4F17">
        <w:rPr>
          <w:rtl/>
        </w:rPr>
        <w:t xml:space="preserve"> </w:t>
      </w:r>
      <w:r w:rsidR="00DA7CC6" w:rsidRPr="00CC4F17">
        <w:rPr>
          <w:rFonts w:hint="eastAsia"/>
          <w:rtl/>
        </w:rPr>
        <w:t>הצרוד</w:t>
      </w:r>
      <w:r w:rsidR="00FD6D9F" w:rsidRPr="00CC4F17">
        <w:rPr>
          <w:rFonts w:hint="cs"/>
          <w:rtl/>
        </w:rPr>
        <w:t xml:space="preserve"> </w:t>
      </w:r>
      <w:r w:rsidR="00DA7CC6" w:rsidRPr="00CC4F17">
        <w:rPr>
          <w:rFonts w:hint="eastAsia"/>
          <w:rtl/>
        </w:rPr>
        <w:t>תמידית</w:t>
      </w:r>
      <w:r w:rsidR="00DA7CC6" w:rsidRPr="00CC4F17">
        <w:rPr>
          <w:rtl/>
        </w:rPr>
        <w:t xml:space="preserve"> </w:t>
      </w:r>
      <w:r w:rsidR="000053F7" w:rsidRPr="00CC4F17">
        <w:rPr>
          <w:rFonts w:hint="eastAsia"/>
          <w:rtl/>
        </w:rPr>
        <w:t>על</w:t>
      </w:r>
      <w:r w:rsidR="000053F7" w:rsidRPr="00CC4F17">
        <w:rPr>
          <w:rtl/>
        </w:rPr>
        <w:t xml:space="preserve"> </w:t>
      </w:r>
      <w:r w:rsidR="000053F7" w:rsidRPr="00CC4F17">
        <w:rPr>
          <w:rFonts w:hint="eastAsia"/>
          <w:rtl/>
        </w:rPr>
        <w:t>הגנים</w:t>
      </w:r>
      <w:r w:rsidR="000053F7" w:rsidRPr="00CC4F17">
        <w:rPr>
          <w:rtl/>
        </w:rPr>
        <w:t xml:space="preserve"> </w:t>
      </w:r>
      <w:r w:rsidR="000053F7" w:rsidRPr="00CC4F17">
        <w:rPr>
          <w:rFonts w:hint="eastAsia"/>
          <w:rtl/>
        </w:rPr>
        <w:t>ועל</w:t>
      </w:r>
      <w:r w:rsidR="000053F7" w:rsidRPr="00CC4F17">
        <w:rPr>
          <w:rtl/>
        </w:rPr>
        <w:t xml:space="preserve"> </w:t>
      </w:r>
      <w:r w:rsidR="000053F7" w:rsidRPr="00CC4F17">
        <w:rPr>
          <w:rFonts w:hint="eastAsia"/>
          <w:rtl/>
        </w:rPr>
        <w:t>המבנים</w:t>
      </w:r>
      <w:r w:rsidR="000053F7" w:rsidRPr="00CC4F17">
        <w:rPr>
          <w:rtl/>
        </w:rPr>
        <w:t xml:space="preserve">, </w:t>
      </w:r>
      <w:r w:rsidR="000053F7" w:rsidRPr="00CC4F17">
        <w:rPr>
          <w:rFonts w:hint="eastAsia"/>
          <w:rtl/>
        </w:rPr>
        <w:t>על</w:t>
      </w:r>
      <w:r w:rsidR="000053F7" w:rsidRPr="00CC4F17">
        <w:rPr>
          <w:rtl/>
        </w:rPr>
        <w:t xml:space="preserve"> </w:t>
      </w:r>
      <w:r w:rsidR="000053F7" w:rsidRPr="00CC4F17">
        <w:rPr>
          <w:rFonts w:hint="eastAsia"/>
          <w:rtl/>
        </w:rPr>
        <w:t>אלפי</w:t>
      </w:r>
      <w:r w:rsidR="000053F7" w:rsidRPr="00CC4F17">
        <w:rPr>
          <w:rtl/>
        </w:rPr>
        <w:t xml:space="preserve"> </w:t>
      </w:r>
      <w:r w:rsidR="000053F7" w:rsidRPr="00CC4F17">
        <w:rPr>
          <w:rFonts w:hint="eastAsia"/>
          <w:rtl/>
        </w:rPr>
        <w:t>טונות</w:t>
      </w:r>
      <w:r w:rsidR="000053F7" w:rsidRPr="00CC4F17">
        <w:rPr>
          <w:rtl/>
        </w:rPr>
        <w:t xml:space="preserve"> </w:t>
      </w:r>
      <w:r w:rsidR="000053F7" w:rsidRPr="00CC4F17">
        <w:rPr>
          <w:rFonts w:hint="eastAsia"/>
          <w:rtl/>
        </w:rPr>
        <w:t>בטון</w:t>
      </w:r>
      <w:r w:rsidR="00A83D14" w:rsidRPr="00CC4F17">
        <w:rPr>
          <w:rFonts w:cs="Times New Roman"/>
          <w:rtl/>
        </w:rPr>
        <w:t xml:space="preserve"> שנדרשו למבצע הבנייה</w:t>
      </w:r>
      <w:r w:rsidR="000F340A" w:rsidRPr="00CC4F17">
        <w:rPr>
          <w:rtl/>
        </w:rPr>
        <w:t>,</w:t>
      </w:r>
      <w:r w:rsidR="000053F7" w:rsidRPr="00CC4F17">
        <w:rPr>
          <w:rtl/>
        </w:rPr>
        <w:t xml:space="preserve"> </w:t>
      </w:r>
      <w:r w:rsidR="009C7311" w:rsidRPr="00CC4F17">
        <w:rPr>
          <w:rFonts w:hint="cs"/>
          <w:rtl/>
        </w:rPr>
        <w:t>א</w:t>
      </w:r>
      <w:r w:rsidR="000053F7" w:rsidRPr="00CC4F17">
        <w:rPr>
          <w:rtl/>
        </w:rPr>
        <w:t xml:space="preserve">בן גיר </w:t>
      </w:r>
      <w:r w:rsidR="00DA7CC6" w:rsidRPr="00CC4F17">
        <w:rPr>
          <w:rFonts w:hint="eastAsia"/>
          <w:rtl/>
        </w:rPr>
        <w:t>מבולגריה</w:t>
      </w:r>
      <w:r w:rsidR="000F340A" w:rsidRPr="00CC4F17">
        <w:rPr>
          <w:rtl/>
        </w:rPr>
        <w:t>,</w:t>
      </w:r>
      <w:r w:rsidR="00DA7CC6" w:rsidRPr="00CC4F17">
        <w:rPr>
          <w:rtl/>
        </w:rPr>
        <w:t xml:space="preserve"> </w:t>
      </w:r>
      <w:r w:rsidR="000053F7" w:rsidRPr="00CC4F17">
        <w:rPr>
          <w:rFonts w:hint="eastAsia"/>
          <w:rtl/>
        </w:rPr>
        <w:t>ושיש</w:t>
      </w:r>
      <w:r w:rsidR="00DA7CC6" w:rsidRPr="00CC4F17">
        <w:rPr>
          <w:rtl/>
        </w:rPr>
        <w:t xml:space="preserve"> </w:t>
      </w:r>
      <w:r w:rsidR="009C7311" w:rsidRPr="00CC4F17">
        <w:rPr>
          <w:rFonts w:hint="cs"/>
          <w:rtl/>
        </w:rPr>
        <w:t xml:space="preserve">קררה </w:t>
      </w:r>
      <w:r w:rsidR="00DA7CC6" w:rsidRPr="00CC4F17">
        <w:rPr>
          <w:rtl/>
        </w:rPr>
        <w:t>איטלקי</w:t>
      </w:r>
      <w:r w:rsidR="009C7311" w:rsidRPr="00CC4F17">
        <w:rPr>
          <w:rFonts w:cs="Times New Roman"/>
          <w:rtl/>
        </w:rPr>
        <w:t xml:space="preserve"> שנשלח במיוחד להודו לשם גילו</w:t>
      </w:r>
      <w:r w:rsidR="00994246" w:rsidRPr="00CC4F17">
        <w:rPr>
          <w:rFonts w:cs="Times New Roman" w:hint="cs"/>
          <w:rtl/>
        </w:rPr>
        <w:t>פו</w:t>
      </w:r>
      <w:r w:rsidR="009C7311" w:rsidRPr="00CC4F17">
        <w:rPr>
          <w:rFonts w:cs="Times New Roman"/>
          <w:rtl/>
        </w:rPr>
        <w:t xml:space="preserve"> ביד</w:t>
      </w:r>
      <w:r w:rsidR="000F340A" w:rsidRPr="00CC4F17">
        <w:rPr>
          <w:rtl/>
        </w:rPr>
        <w:t>.</w:t>
      </w:r>
      <w:r w:rsidR="000053F7" w:rsidRPr="00CC4F17">
        <w:rPr>
          <w:rtl/>
        </w:rPr>
        <w:t xml:space="preserve"> </w:t>
      </w:r>
      <w:r w:rsidR="00DA7CC6" w:rsidRPr="00CC4F17">
        <w:rPr>
          <w:rtl/>
        </w:rPr>
        <w:t>בתום כל משפט</w:t>
      </w:r>
      <w:r w:rsidR="009C7311" w:rsidRPr="00CC4F17">
        <w:rPr>
          <w:rtl/>
        </w:rPr>
        <w:t xml:space="preserve"> היה </w:t>
      </w:r>
      <w:r w:rsidR="009C7311" w:rsidRPr="00CC4F17">
        <w:rPr>
          <w:rFonts w:hint="eastAsia"/>
          <w:rtl/>
        </w:rPr>
        <w:t>משרבב</w:t>
      </w:r>
      <w:r w:rsidR="00DA7CC6" w:rsidRPr="00CC4F17">
        <w:rPr>
          <w:rtl/>
        </w:rPr>
        <w:t xml:space="preserve"> את לשונו, </w:t>
      </w:r>
      <w:r w:rsidRPr="00CC4F17">
        <w:rPr>
          <w:rFonts w:cs="Times New Roman"/>
          <w:rtl/>
        </w:rPr>
        <w:t>ש</w:t>
      </w:r>
      <w:r w:rsidR="001C5A04" w:rsidRPr="00CC4F17">
        <w:rPr>
          <w:rFonts w:cs="Times New Roman"/>
          <w:rtl/>
        </w:rPr>
        <w:t>הייתה</w:t>
      </w:r>
      <w:r w:rsidRPr="00CC4F17">
        <w:rPr>
          <w:rFonts w:cs="Times New Roman"/>
          <w:rtl/>
        </w:rPr>
        <w:t xml:space="preserve"> </w:t>
      </w:r>
      <w:r w:rsidR="00DA7CC6" w:rsidRPr="00CC4F17">
        <w:rPr>
          <w:rtl/>
        </w:rPr>
        <w:t>ורודה</w:t>
      </w:r>
      <w:r w:rsidR="00E567A7" w:rsidRPr="00CC4F17">
        <w:rPr>
          <w:rtl/>
        </w:rPr>
        <w:t xml:space="preserve"> מאוד,</w:t>
      </w:r>
      <w:r w:rsidR="00DA7CC6" w:rsidRPr="00CC4F17">
        <w:rPr>
          <w:rtl/>
        </w:rPr>
        <w:t xml:space="preserve"> ולוחץ אותה אל שפתו התחתונה. </w:t>
      </w:r>
      <w:r w:rsidR="008B3054" w:rsidRPr="00CC4F17">
        <w:rPr>
          <w:rFonts w:hint="cs"/>
          <w:rtl/>
        </w:rPr>
        <w:t>[</w:t>
      </w:r>
      <w:r w:rsidR="00DA7CC6" w:rsidRPr="00CC4F17">
        <w:rPr>
          <w:rtl/>
        </w:rPr>
        <w:t xml:space="preserve">המבטא </w:t>
      </w:r>
      <w:r w:rsidR="000F340A" w:rsidRPr="00CC4F17">
        <w:rPr>
          <w:rFonts w:hint="eastAsia"/>
          <w:rtl/>
        </w:rPr>
        <w:t>שלו</w:t>
      </w:r>
      <w:r w:rsidR="000F340A" w:rsidRPr="00CC4F17">
        <w:rPr>
          <w:rtl/>
        </w:rPr>
        <w:t xml:space="preserve"> היה </w:t>
      </w:r>
      <w:r w:rsidR="00DA7CC6" w:rsidRPr="00CC4F17">
        <w:rPr>
          <w:rFonts w:hint="eastAsia"/>
          <w:rtl/>
        </w:rPr>
        <w:t>גבוה</w:t>
      </w:r>
      <w:r w:rsidR="00DA7CC6" w:rsidRPr="00CC4F17">
        <w:rPr>
          <w:rtl/>
        </w:rPr>
        <w:t xml:space="preserve"> וכמעט מושלם, רק במילה 'ברצינות' </w:t>
      </w:r>
      <w:r w:rsidR="00DA7CC6" w:rsidRPr="00CC4F17">
        <w:t>seriously</w:t>
      </w:r>
      <w:r w:rsidR="00DA7CC6" w:rsidRPr="00CC4F17">
        <w:rPr>
          <w:rtl/>
        </w:rPr>
        <w:t xml:space="preserve">, </w:t>
      </w:r>
      <w:r w:rsidR="00DA7CC6" w:rsidRPr="00CC4F17">
        <w:rPr>
          <w:rFonts w:hint="eastAsia"/>
          <w:rtl/>
        </w:rPr>
        <w:t>ב</w:t>
      </w:r>
      <w:r w:rsidR="00DA7CC6" w:rsidRPr="00CC4F17">
        <w:rPr>
          <w:rtl/>
        </w:rPr>
        <w:t>-</w:t>
      </w:r>
      <w:r w:rsidR="00DA7CC6" w:rsidRPr="00CC4F17">
        <w:t>R</w:t>
      </w:r>
      <w:r w:rsidR="00DA7CC6" w:rsidRPr="00CC4F17">
        <w:rPr>
          <w:rtl/>
        </w:rPr>
        <w:t xml:space="preserve"> וב-</w:t>
      </w:r>
      <w:r w:rsidR="00DA7CC6" w:rsidRPr="00CC4F17">
        <w:t>L</w:t>
      </w:r>
      <w:r w:rsidR="00DA7CC6" w:rsidRPr="00CC4F17">
        <w:rPr>
          <w:rtl/>
        </w:rPr>
        <w:t xml:space="preserve">, </w:t>
      </w:r>
      <w:r w:rsidR="00DA7CC6" w:rsidRPr="00CC4F17">
        <w:rPr>
          <w:rFonts w:hint="eastAsia"/>
          <w:rtl/>
        </w:rPr>
        <w:t>היו</w:t>
      </w:r>
      <w:r w:rsidR="00DA7CC6" w:rsidRPr="00CC4F17">
        <w:rPr>
          <w:rtl/>
        </w:rPr>
        <w:t xml:space="preserve"> </w:t>
      </w:r>
      <w:r w:rsidR="00DA7CC6" w:rsidRPr="00CC4F17">
        <w:rPr>
          <w:rFonts w:hint="eastAsia"/>
          <w:rtl/>
        </w:rPr>
        <w:t>חריקות</w:t>
      </w:r>
      <w:r w:rsidR="00DA7CC6" w:rsidRPr="00CC4F17">
        <w:rPr>
          <w:rtl/>
        </w:rPr>
        <w:t xml:space="preserve"> </w:t>
      </w:r>
      <w:r w:rsidR="00DA7CC6" w:rsidRPr="00CC4F17">
        <w:rPr>
          <w:rFonts w:hint="eastAsia"/>
          <w:rtl/>
        </w:rPr>
        <w:t>שהסגירו</w:t>
      </w:r>
      <w:r w:rsidR="00DA7CC6" w:rsidRPr="00CC4F17">
        <w:rPr>
          <w:rtl/>
        </w:rPr>
        <w:t xml:space="preserve"> </w:t>
      </w:r>
      <w:r w:rsidR="00DA7CC6" w:rsidRPr="00CC4F17">
        <w:rPr>
          <w:rFonts w:hint="eastAsia"/>
          <w:rtl/>
        </w:rPr>
        <w:t>מייד</w:t>
      </w:r>
      <w:r w:rsidR="00DA7CC6" w:rsidRPr="00CC4F17">
        <w:rPr>
          <w:rtl/>
        </w:rPr>
        <w:t xml:space="preserve"> </w:t>
      </w:r>
      <w:r w:rsidR="00DA7CC6" w:rsidRPr="00CC4F17">
        <w:rPr>
          <w:rFonts w:hint="eastAsia"/>
          <w:rtl/>
        </w:rPr>
        <w:t>את</w:t>
      </w:r>
      <w:r w:rsidR="00DA7CC6" w:rsidRPr="00CC4F17">
        <w:rPr>
          <w:rtl/>
        </w:rPr>
        <w:t xml:space="preserve"> </w:t>
      </w:r>
      <w:r w:rsidR="00DA7CC6" w:rsidRPr="00CC4F17">
        <w:rPr>
          <w:rFonts w:hint="eastAsia"/>
          <w:rtl/>
        </w:rPr>
        <w:t>מוצאו</w:t>
      </w:r>
      <w:r w:rsidR="00DA7CC6" w:rsidRPr="00CC4F17">
        <w:rPr>
          <w:rtl/>
        </w:rPr>
        <w:t>.</w:t>
      </w:r>
      <w:r w:rsidR="008B3054" w:rsidRPr="00CC4F17">
        <w:rPr>
          <w:rFonts w:hint="cs"/>
          <w:rtl/>
        </w:rPr>
        <w:t>]</w:t>
      </w:r>
      <w:r w:rsidR="00DA7CC6" w:rsidRPr="00CC4F17">
        <w:rPr>
          <w:rFonts w:hint="cs"/>
          <w:rtl/>
        </w:rPr>
        <w:t xml:space="preserve"> </w:t>
      </w:r>
    </w:p>
    <w:p w14:paraId="294ED559" w14:textId="0D3B12ED" w:rsidR="00BF52CC" w:rsidRPr="00CC4F17" w:rsidRDefault="003046AB" w:rsidP="00BF52CC">
      <w:pPr>
        <w:rPr>
          <w:rtl/>
        </w:rPr>
      </w:pPr>
      <w:r w:rsidRPr="00CC4F17">
        <w:rPr>
          <w:rFonts w:hint="cs"/>
          <w:rtl/>
        </w:rPr>
        <w:t>[</w:t>
      </w:r>
      <w:r w:rsidR="000053F7" w:rsidRPr="00CC4F17">
        <w:rPr>
          <w:rFonts w:hint="cs"/>
          <w:rtl/>
        </w:rPr>
        <w:t xml:space="preserve">על הגנים ועל תהליך הבניה שעדיין לא הסתיים במלואו ולכן היו כמה אגפים שטרם נפתחו לקהל הרחב. </w:t>
      </w:r>
      <w:r w:rsidR="00BF52CC" w:rsidRPr="00CC4F17">
        <w:rPr>
          <w:rFonts w:hint="cs"/>
          <w:rtl/>
        </w:rPr>
        <w:t xml:space="preserve">והמבנה הלבן, משיש ואבן גיר בוודאי היה מרשים ובולט יותר על רקע </w:t>
      </w:r>
      <w:r w:rsidR="00EE553A" w:rsidRPr="00CC4F17">
        <w:rPr>
          <w:rFonts w:hint="cs"/>
          <w:rtl/>
        </w:rPr>
        <w:t>שמיים</w:t>
      </w:r>
      <w:r w:rsidR="00BF52CC" w:rsidRPr="00CC4F17">
        <w:rPr>
          <w:rFonts w:hint="cs"/>
          <w:rtl/>
        </w:rPr>
        <w:t xml:space="preserve"> כחולים. המקדש ההינדי, המנדיר יחזיק מעמד גם תחת </w:t>
      </w:r>
      <w:r w:rsidR="00EE553A" w:rsidRPr="00CC4F17">
        <w:rPr>
          <w:rFonts w:hint="cs"/>
          <w:rtl/>
        </w:rPr>
        <w:t>שמיים</w:t>
      </w:r>
      <w:r w:rsidR="00BF52CC" w:rsidRPr="00CC4F17">
        <w:rPr>
          <w:rFonts w:hint="cs"/>
          <w:rtl/>
        </w:rPr>
        <w:t xml:space="preserve"> אפורים, עם כמות כה גדולה של בטון שנשפך לשם הנחת היסודות, ואלפים רבים של טונות אבן ושיש. לא היה ספק לאלכס בכך שגם אם הארכיטקטים והמהנדסים והבנאים ראו את הבניין לנגד עיניהם על רקע כחול, המנדיר יחזיק מעמד גם תחת שמיים אפורים</w:t>
      </w:r>
      <w:r w:rsidR="00352290" w:rsidRPr="00CC4F17">
        <w:rPr>
          <w:rFonts w:hint="cs"/>
          <w:rtl/>
        </w:rPr>
        <w:t xml:space="preserve"> מאוד.</w:t>
      </w:r>
      <w:r w:rsidR="00BF52CC" w:rsidRPr="00CC4F17">
        <w:rPr>
          <w:rFonts w:hint="cs"/>
          <w:rtl/>
        </w:rPr>
        <w:t xml:space="preserve"> </w:t>
      </w:r>
    </w:p>
    <w:p w14:paraId="63E292AD" w14:textId="77777777" w:rsidR="003046AB" w:rsidRPr="00CC4F17" w:rsidRDefault="003046AB" w:rsidP="00BF52CC">
      <w:pPr>
        <w:rPr>
          <w:rtl/>
        </w:rPr>
      </w:pPr>
      <w:r w:rsidRPr="00CC4F17">
        <w:rPr>
          <w:rFonts w:hint="cs"/>
          <w:rtl/>
        </w:rPr>
        <w:t>]</w:t>
      </w:r>
    </w:p>
    <w:p w14:paraId="4E1742B2" w14:textId="5FE9A2F2" w:rsidR="00BB650A" w:rsidRPr="00CC4F17" w:rsidRDefault="00BF52CC" w:rsidP="00BF52CC">
      <w:pPr>
        <w:rPr>
          <w:color w:val="A6A6A6" w:themeColor="background1" w:themeShade="A6"/>
          <w:rtl/>
        </w:rPr>
      </w:pPr>
      <w:r w:rsidRPr="00CC4F17">
        <w:rPr>
          <w:rFonts w:hint="eastAsia"/>
          <w:rtl/>
        </w:rPr>
        <w:t>ביציאה</w:t>
      </w:r>
      <w:r w:rsidRPr="00CC4F17">
        <w:rPr>
          <w:rtl/>
        </w:rPr>
        <w:t xml:space="preserve"> </w:t>
      </w:r>
      <w:r w:rsidRPr="00CC4F17">
        <w:rPr>
          <w:rFonts w:hint="eastAsia"/>
          <w:rtl/>
        </w:rPr>
        <w:t>מ</w:t>
      </w:r>
      <w:r w:rsidR="00197400" w:rsidRPr="00CC4F17">
        <w:rPr>
          <w:rFonts w:hint="eastAsia"/>
          <w:rtl/>
        </w:rPr>
        <w:t>הרכבת</w:t>
      </w:r>
      <w:r w:rsidR="00197400" w:rsidRPr="00CC4F17">
        <w:rPr>
          <w:rtl/>
        </w:rPr>
        <w:t xml:space="preserve"> </w:t>
      </w:r>
      <w:r w:rsidR="00197400" w:rsidRPr="00CC4F17">
        <w:rPr>
          <w:rFonts w:hint="eastAsia"/>
          <w:rtl/>
        </w:rPr>
        <w:t>התחתית</w:t>
      </w:r>
      <w:r w:rsidR="008B3054" w:rsidRPr="00CC4F17">
        <w:rPr>
          <w:rFonts w:hint="eastAsia"/>
          <w:rtl/>
        </w:rPr>
        <w:t xml:space="preserve"> בדר</w:t>
      </w:r>
      <w:r w:rsidR="008B3054" w:rsidRPr="00CC4F17">
        <w:rPr>
          <w:rFonts w:hint="cs"/>
          <w:rtl/>
        </w:rPr>
        <w:t>כם</w:t>
      </w:r>
      <w:r w:rsidR="008B3054" w:rsidRPr="00CC4F17">
        <w:rPr>
          <w:rtl/>
        </w:rPr>
        <w:t xml:space="preserve"> </w:t>
      </w:r>
      <w:r w:rsidR="008B3054" w:rsidRPr="00CC4F17">
        <w:rPr>
          <w:rFonts w:hint="eastAsia"/>
          <w:rtl/>
        </w:rPr>
        <w:t>חזרה</w:t>
      </w:r>
      <w:r w:rsidR="00197400" w:rsidRPr="00CC4F17">
        <w:rPr>
          <w:rtl/>
        </w:rPr>
        <w:t xml:space="preserve"> </w:t>
      </w:r>
      <w:r w:rsidR="00BB650A" w:rsidRPr="00CC4F17">
        <w:rPr>
          <w:rFonts w:cs="Times New Roman"/>
          <w:rtl/>
        </w:rPr>
        <w:t xml:space="preserve">הביתה </w:t>
      </w:r>
      <w:r w:rsidR="00197400" w:rsidRPr="00CC4F17">
        <w:rPr>
          <w:rFonts w:hint="eastAsia"/>
          <w:rtl/>
        </w:rPr>
        <w:t>הם</w:t>
      </w:r>
      <w:r w:rsidR="00197400" w:rsidRPr="00CC4F17">
        <w:rPr>
          <w:rtl/>
        </w:rPr>
        <w:t xml:space="preserve"> </w:t>
      </w:r>
      <w:r w:rsidR="00197400" w:rsidRPr="00CC4F17">
        <w:rPr>
          <w:rFonts w:hint="eastAsia"/>
          <w:rtl/>
        </w:rPr>
        <w:t>עצרו</w:t>
      </w:r>
      <w:r w:rsidR="00197400" w:rsidRPr="00CC4F17">
        <w:rPr>
          <w:rtl/>
        </w:rPr>
        <w:t xml:space="preserve"> </w:t>
      </w:r>
      <w:r w:rsidR="00197400" w:rsidRPr="00CC4F17">
        <w:rPr>
          <w:rFonts w:hint="eastAsia"/>
          <w:rtl/>
        </w:rPr>
        <w:t>בדוכן</w:t>
      </w:r>
      <w:r w:rsidRPr="00CC4F17">
        <w:rPr>
          <w:rtl/>
        </w:rPr>
        <w:t xml:space="preserve"> קארי, </w:t>
      </w:r>
      <w:r w:rsidR="000F340A" w:rsidRPr="00CC4F17">
        <w:rPr>
          <w:rFonts w:hint="eastAsia"/>
          <w:rtl/>
        </w:rPr>
        <w:t>לקנות</w:t>
      </w:r>
      <w:r w:rsidR="000F340A" w:rsidRPr="00CC4F17">
        <w:rPr>
          <w:rtl/>
        </w:rPr>
        <w:t xml:space="preserve"> אוכל </w:t>
      </w:r>
      <w:r w:rsidR="00FD6D9F" w:rsidRPr="00CC4F17">
        <w:rPr>
          <w:rFonts w:cs="Times New Roman" w:hint="cs"/>
          <w:rtl/>
        </w:rPr>
        <w:t>ל</w:t>
      </w:r>
      <w:r w:rsidR="00D23BFD" w:rsidRPr="00CC4F17">
        <w:rPr>
          <w:rtl/>
        </w:rPr>
        <w:t>ארוחת</w:t>
      </w:r>
      <w:r w:rsidR="00FD6D9F" w:rsidRPr="00CC4F17">
        <w:rPr>
          <w:rFonts w:hint="cs"/>
          <w:rtl/>
        </w:rPr>
        <w:t xml:space="preserve"> </w:t>
      </w:r>
      <w:r w:rsidR="00D23BFD" w:rsidRPr="00CC4F17">
        <w:rPr>
          <w:rtl/>
        </w:rPr>
        <w:t xml:space="preserve">ערב </w:t>
      </w:r>
      <w:r w:rsidRPr="00CC4F17">
        <w:rPr>
          <w:rFonts w:hint="eastAsia"/>
          <w:rtl/>
        </w:rPr>
        <w:t>ש</w:t>
      </w:r>
      <w:r w:rsidR="00A83D14" w:rsidRPr="00CC4F17">
        <w:rPr>
          <w:rFonts w:hint="cs"/>
          <w:rtl/>
        </w:rPr>
        <w:t xml:space="preserve">גם </w:t>
      </w:r>
      <w:r w:rsidRPr="00CC4F17">
        <w:rPr>
          <w:rFonts w:hint="eastAsia"/>
          <w:rtl/>
        </w:rPr>
        <w:t>אלכס</w:t>
      </w:r>
      <w:r w:rsidRPr="00CC4F17">
        <w:rPr>
          <w:rtl/>
        </w:rPr>
        <w:t xml:space="preserve"> הוזמן אליה. </w:t>
      </w:r>
      <w:r w:rsidR="000F340A" w:rsidRPr="00CC4F17">
        <w:rPr>
          <w:rFonts w:hint="eastAsia"/>
          <w:rtl/>
        </w:rPr>
        <w:t>ב</w:t>
      </w:r>
      <w:r w:rsidR="001F7E1A" w:rsidRPr="00CC4F17">
        <w:rPr>
          <w:rFonts w:hint="cs"/>
          <w:rtl/>
        </w:rPr>
        <w:t>עת</w:t>
      </w:r>
      <w:r w:rsidR="000F340A" w:rsidRPr="00CC4F17">
        <w:rPr>
          <w:rtl/>
        </w:rPr>
        <w:t xml:space="preserve"> </w:t>
      </w:r>
      <w:r w:rsidRPr="00CC4F17">
        <w:rPr>
          <w:rFonts w:hint="eastAsia"/>
          <w:rtl/>
        </w:rPr>
        <w:t>שעמדו</w:t>
      </w:r>
      <w:r w:rsidRPr="00CC4F17">
        <w:rPr>
          <w:rtl/>
        </w:rPr>
        <w:t xml:space="preserve"> </w:t>
      </w:r>
      <w:r w:rsidRPr="00CC4F17">
        <w:rPr>
          <w:rFonts w:hint="eastAsia"/>
          <w:rtl/>
        </w:rPr>
        <w:t>בתור</w:t>
      </w:r>
      <w:r w:rsidR="00BB650A" w:rsidRPr="00CC4F17">
        <w:rPr>
          <w:rFonts w:hint="cs"/>
          <w:rtl/>
        </w:rPr>
        <w:t xml:space="preserve">, </w:t>
      </w:r>
      <w:r w:rsidR="00994246" w:rsidRPr="00CC4F17">
        <w:rPr>
          <w:rFonts w:hint="cs"/>
          <w:rtl/>
        </w:rPr>
        <w:t>הגיח</w:t>
      </w:r>
      <w:r w:rsidRPr="00CC4F17">
        <w:rPr>
          <w:rtl/>
        </w:rPr>
        <w:t xml:space="preserve"> אביו של אלכס</w:t>
      </w:r>
      <w:r w:rsidR="008F2E2A" w:rsidRPr="00CC4F17">
        <w:rPr>
          <w:rtl/>
        </w:rPr>
        <w:t xml:space="preserve"> מהתחנה</w:t>
      </w:r>
      <w:r w:rsidR="00C672F4" w:rsidRPr="00CC4F17">
        <w:rPr>
          <w:rtl/>
        </w:rPr>
        <w:t xml:space="preserve">. </w:t>
      </w:r>
      <w:r w:rsidRPr="00CC4F17">
        <w:rPr>
          <w:rFonts w:hint="eastAsia"/>
          <w:rtl/>
        </w:rPr>
        <w:t>באות</w:t>
      </w:r>
      <w:r w:rsidR="00C672F4" w:rsidRPr="00CC4F17">
        <w:rPr>
          <w:rFonts w:hint="eastAsia"/>
          <w:rtl/>
        </w:rPr>
        <w:t>ם</w:t>
      </w:r>
      <w:r w:rsidR="00C672F4" w:rsidRPr="00CC4F17">
        <w:rPr>
          <w:rtl/>
        </w:rPr>
        <w:t xml:space="preserve"> </w:t>
      </w:r>
      <w:r w:rsidR="00C672F4" w:rsidRPr="00CC4F17">
        <w:rPr>
          <w:rFonts w:hint="eastAsia"/>
          <w:rtl/>
        </w:rPr>
        <w:t>ימים</w:t>
      </w:r>
      <w:r w:rsidRPr="00CC4F17">
        <w:rPr>
          <w:rtl/>
        </w:rPr>
        <w:t xml:space="preserve"> עבד </w:t>
      </w:r>
      <w:r w:rsidR="00A23AAD" w:rsidRPr="00CC4F17">
        <w:rPr>
          <w:rFonts w:hint="cs"/>
          <w:rtl/>
        </w:rPr>
        <w:t>ב</w:t>
      </w:r>
      <w:r w:rsidR="00CC4F17" w:rsidRPr="00CC4F17">
        <w:rPr>
          <w:rFonts w:hint="cs"/>
          <w:rtl/>
        </w:rPr>
        <w:t>מיזם</w:t>
      </w:r>
      <w:r w:rsidRPr="00CC4F17">
        <w:rPr>
          <w:rtl/>
        </w:rPr>
        <w:t xml:space="preserve"> </w:t>
      </w:r>
      <w:r w:rsidR="00CC4F17" w:rsidRPr="00CC4F17">
        <w:rPr>
          <w:rFonts w:hint="cs"/>
          <w:rtl/>
        </w:rPr>
        <w:t>בניי</w:t>
      </w:r>
      <w:r w:rsidR="00CC4F17">
        <w:rPr>
          <w:rFonts w:hint="cs"/>
          <w:rtl/>
        </w:rPr>
        <w:t xml:space="preserve">ת </w:t>
      </w:r>
      <w:r w:rsidRPr="0091673F">
        <w:rPr>
          <w:rtl/>
        </w:rPr>
        <w:t>גשרים בסקוטלנד</w:t>
      </w:r>
      <w:r w:rsidR="00C672F4" w:rsidRPr="0091673F">
        <w:rPr>
          <w:rtl/>
        </w:rPr>
        <w:t xml:space="preserve">, </w:t>
      </w:r>
      <w:r w:rsidR="00A23AAD">
        <w:rPr>
          <w:rFonts w:hint="cs"/>
          <w:rtl/>
        </w:rPr>
        <w:t>ועתה</w:t>
      </w:r>
      <w:r w:rsidR="00C672F4" w:rsidRPr="0091673F">
        <w:rPr>
          <w:rtl/>
        </w:rPr>
        <w:t xml:space="preserve"> </w:t>
      </w:r>
      <w:r w:rsidRPr="0091673F">
        <w:rPr>
          <w:rFonts w:hint="eastAsia"/>
          <w:rtl/>
        </w:rPr>
        <w:t>חזר</w:t>
      </w:r>
      <w:r w:rsidRPr="0091673F">
        <w:rPr>
          <w:rtl/>
        </w:rPr>
        <w:t xml:space="preserve"> </w:t>
      </w:r>
      <w:r w:rsidRPr="0091673F">
        <w:rPr>
          <w:rFonts w:hint="eastAsia"/>
          <w:rtl/>
        </w:rPr>
        <w:t>ברכבת</w:t>
      </w:r>
      <w:r w:rsidRPr="0091673F">
        <w:rPr>
          <w:rtl/>
        </w:rPr>
        <w:t xml:space="preserve"> </w:t>
      </w:r>
      <w:r w:rsidR="009C5720">
        <w:rPr>
          <w:rFonts w:hint="cs"/>
          <w:rtl/>
        </w:rPr>
        <w:t>ה</w:t>
      </w:r>
      <w:r w:rsidRPr="0091673F">
        <w:rPr>
          <w:rFonts w:hint="eastAsia"/>
          <w:rtl/>
        </w:rPr>
        <w:t>תחתית</w:t>
      </w:r>
      <w:r w:rsidRPr="0091673F">
        <w:rPr>
          <w:rtl/>
        </w:rPr>
        <w:t xml:space="preserve"> </w:t>
      </w:r>
      <w:r w:rsidRPr="0091673F">
        <w:rPr>
          <w:rFonts w:hint="eastAsia"/>
          <w:rtl/>
        </w:rPr>
        <w:t>משדה</w:t>
      </w:r>
      <w:r w:rsidRPr="0091673F">
        <w:rPr>
          <w:rtl/>
        </w:rPr>
        <w:t xml:space="preserve"> </w:t>
      </w:r>
      <w:r w:rsidRPr="0091673F">
        <w:rPr>
          <w:rFonts w:hint="eastAsia"/>
          <w:rtl/>
        </w:rPr>
        <w:t>התעופה</w:t>
      </w:r>
      <w:r w:rsidRPr="0091673F">
        <w:rPr>
          <w:rtl/>
        </w:rPr>
        <w:t>.</w:t>
      </w:r>
      <w:r w:rsidRPr="00CC4F17">
        <w:rPr>
          <w:color w:val="A6A6A6" w:themeColor="background1" w:themeShade="A6"/>
          <w:rtl/>
        </w:rPr>
        <w:t xml:space="preserve"> </w:t>
      </w:r>
      <w:r w:rsidR="00A23AAD" w:rsidRPr="00CC4F17">
        <w:rPr>
          <w:rFonts w:hint="cs"/>
          <w:color w:val="A6A6A6" w:themeColor="background1" w:themeShade="A6"/>
          <w:rtl/>
        </w:rPr>
        <w:t>[</w:t>
      </w:r>
      <w:r w:rsidRPr="00CC4F17">
        <w:rPr>
          <w:rFonts w:hint="eastAsia"/>
          <w:color w:val="A6A6A6" w:themeColor="background1" w:themeShade="A6"/>
          <w:rtl/>
        </w:rPr>
        <w:t>את</w:t>
      </w:r>
      <w:r w:rsidRPr="00CC4F17">
        <w:rPr>
          <w:color w:val="A6A6A6" w:themeColor="background1" w:themeShade="A6"/>
          <w:rtl/>
        </w:rPr>
        <w:t xml:space="preserve"> </w:t>
      </w:r>
      <w:r w:rsidRPr="00CC4F17">
        <w:rPr>
          <w:rFonts w:hint="eastAsia"/>
          <w:color w:val="A6A6A6" w:themeColor="background1" w:themeShade="A6"/>
          <w:rtl/>
        </w:rPr>
        <w:t>משפח</w:t>
      </w:r>
      <w:r w:rsidR="000F340A" w:rsidRPr="00CC4F17">
        <w:rPr>
          <w:rFonts w:hint="eastAsia"/>
          <w:color w:val="A6A6A6" w:themeColor="background1" w:themeShade="A6"/>
          <w:rtl/>
        </w:rPr>
        <w:t>תה</w:t>
      </w:r>
      <w:r w:rsidR="000F340A" w:rsidRPr="00CC4F17">
        <w:rPr>
          <w:color w:val="A6A6A6" w:themeColor="background1" w:themeShade="A6"/>
          <w:rtl/>
        </w:rPr>
        <w:t xml:space="preserve"> </w:t>
      </w:r>
      <w:r w:rsidR="000F340A" w:rsidRPr="00CC4F17">
        <w:rPr>
          <w:rFonts w:hint="eastAsia"/>
          <w:color w:val="A6A6A6" w:themeColor="background1" w:themeShade="A6"/>
          <w:rtl/>
        </w:rPr>
        <w:t>של</w:t>
      </w:r>
      <w:r w:rsidR="000F340A" w:rsidRPr="00CC4F17">
        <w:rPr>
          <w:color w:val="A6A6A6" w:themeColor="background1" w:themeShade="A6"/>
          <w:rtl/>
        </w:rPr>
        <w:t xml:space="preserve"> </w:t>
      </w:r>
      <w:r w:rsidR="000F340A" w:rsidRPr="00CC4F17">
        <w:rPr>
          <w:rFonts w:hint="eastAsia"/>
          <w:color w:val="A6A6A6" w:themeColor="background1" w:themeShade="A6"/>
          <w:rtl/>
        </w:rPr>
        <w:t>טולאסי</w:t>
      </w:r>
      <w:r w:rsidR="00D23BFD" w:rsidRPr="00CC4F17">
        <w:rPr>
          <w:color w:val="A6A6A6" w:themeColor="background1" w:themeShade="A6"/>
          <w:rtl/>
        </w:rPr>
        <w:t xml:space="preserve"> </w:t>
      </w:r>
      <w:r w:rsidR="00C672F4" w:rsidRPr="00CC4F17">
        <w:rPr>
          <w:rFonts w:hint="eastAsia"/>
          <w:color w:val="A6A6A6" w:themeColor="background1" w:themeShade="A6"/>
          <w:rtl/>
        </w:rPr>
        <w:t>הכיר</w:t>
      </w:r>
      <w:r w:rsidR="000F340A" w:rsidRPr="00CC4F17">
        <w:rPr>
          <w:color w:val="A6A6A6" w:themeColor="background1" w:themeShade="A6"/>
          <w:rtl/>
        </w:rPr>
        <w:t xml:space="preserve"> –</w:t>
      </w:r>
      <w:r w:rsidRPr="00CC4F17">
        <w:rPr>
          <w:color w:val="A6A6A6" w:themeColor="background1" w:themeShade="A6"/>
          <w:rtl/>
        </w:rPr>
        <w:t xml:space="preserve"> הוא עצמו נהג לקנות מדי פעם את ה'דר שפיגל' בחנות הפינתית של</w:t>
      </w:r>
      <w:r w:rsidR="000F340A" w:rsidRPr="00CC4F17">
        <w:rPr>
          <w:rFonts w:hint="eastAsia"/>
          <w:color w:val="A6A6A6" w:themeColor="background1" w:themeShade="A6"/>
          <w:rtl/>
        </w:rPr>
        <w:t>הם</w:t>
      </w:r>
      <w:r w:rsidR="00C672F4" w:rsidRPr="00CC4F17">
        <w:rPr>
          <w:color w:val="A6A6A6" w:themeColor="background1" w:themeShade="A6"/>
          <w:rtl/>
        </w:rPr>
        <w:t>,</w:t>
      </w:r>
      <w:r w:rsidRPr="00CC4F17">
        <w:rPr>
          <w:color w:val="A6A6A6" w:themeColor="background1" w:themeShade="A6"/>
          <w:rtl/>
        </w:rPr>
        <w:t xml:space="preserve"> ו</w:t>
      </w:r>
      <w:r w:rsidR="00C672F4" w:rsidRPr="00CC4F17">
        <w:rPr>
          <w:rFonts w:hint="eastAsia"/>
          <w:color w:val="A6A6A6" w:themeColor="background1" w:themeShade="A6"/>
          <w:rtl/>
        </w:rPr>
        <w:t>בעוד</w:t>
      </w:r>
      <w:r w:rsidR="00C672F4" w:rsidRPr="00CC4F17">
        <w:rPr>
          <w:color w:val="A6A6A6" w:themeColor="background1" w:themeShade="A6"/>
          <w:rtl/>
        </w:rPr>
        <w:t xml:space="preserve"> </w:t>
      </w:r>
      <w:r w:rsidR="000F340A" w:rsidRPr="00CC4F17">
        <w:rPr>
          <w:rFonts w:hint="eastAsia"/>
          <w:color w:val="A6A6A6" w:themeColor="background1" w:themeShade="A6"/>
          <w:rtl/>
        </w:rPr>
        <w:t>ה</w:t>
      </w:r>
      <w:r w:rsidR="00C672F4" w:rsidRPr="00CC4F17">
        <w:rPr>
          <w:rFonts w:hint="eastAsia"/>
          <w:color w:val="A6A6A6" w:themeColor="background1" w:themeShade="A6"/>
          <w:rtl/>
        </w:rPr>
        <w:t>ת</w:t>
      </w:r>
      <w:r w:rsidR="000F340A" w:rsidRPr="00CC4F17">
        <w:rPr>
          <w:rFonts w:hint="eastAsia"/>
          <w:color w:val="A6A6A6" w:themeColor="background1" w:themeShade="A6"/>
          <w:rtl/>
        </w:rPr>
        <w:t>שו</w:t>
      </w:r>
      <w:r w:rsidR="00C672F4" w:rsidRPr="00CC4F17">
        <w:rPr>
          <w:rFonts w:hint="eastAsia"/>
          <w:color w:val="A6A6A6" w:themeColor="background1" w:themeShade="A6"/>
          <w:rtl/>
        </w:rPr>
        <w:t>ק</w:t>
      </w:r>
      <w:r w:rsidR="000F340A" w:rsidRPr="00CC4F17">
        <w:rPr>
          <w:rFonts w:hint="eastAsia"/>
          <w:color w:val="A6A6A6" w:themeColor="background1" w:themeShade="A6"/>
          <w:rtl/>
        </w:rPr>
        <w:t>ה</w:t>
      </w:r>
      <w:r w:rsidR="00C672F4" w:rsidRPr="00CC4F17">
        <w:rPr>
          <w:color w:val="A6A6A6" w:themeColor="background1" w:themeShade="A6"/>
          <w:rtl/>
        </w:rPr>
        <w:t xml:space="preserve"> להגיע למיטתו לאחר לילות של שינה טרופה</w:t>
      </w:r>
      <w:r w:rsidR="000F340A" w:rsidRPr="00CC4F17">
        <w:rPr>
          <w:color w:val="A6A6A6" w:themeColor="background1" w:themeShade="A6"/>
          <w:rtl/>
        </w:rPr>
        <w:t xml:space="preserve"> מפעמת בכל איבריו</w:t>
      </w:r>
      <w:r w:rsidR="00C672F4" w:rsidRPr="00CC4F17">
        <w:rPr>
          <w:color w:val="A6A6A6" w:themeColor="background1" w:themeShade="A6"/>
          <w:rtl/>
        </w:rPr>
        <w:t>,</w:t>
      </w:r>
      <w:r w:rsidR="00A23AAD" w:rsidRPr="00CC4F17">
        <w:rPr>
          <w:rFonts w:hint="cs"/>
          <w:color w:val="A6A6A6" w:themeColor="background1" w:themeShade="A6"/>
          <w:rtl/>
        </w:rPr>
        <w:t>]</w:t>
      </w:r>
      <w:r w:rsidR="00C672F4" w:rsidRPr="00CC4F17">
        <w:rPr>
          <w:color w:val="A6A6A6" w:themeColor="background1" w:themeShade="A6"/>
          <w:rtl/>
        </w:rPr>
        <w:t xml:space="preserve"> </w:t>
      </w:r>
    </w:p>
    <w:p w14:paraId="505B72C0" w14:textId="5768F136" w:rsidR="00BF52CC" w:rsidRDefault="00994246" w:rsidP="00BF52CC">
      <w:pPr>
        <w:rPr>
          <w:rtl/>
        </w:rPr>
      </w:pPr>
      <w:r>
        <w:rPr>
          <w:rFonts w:hint="cs"/>
          <w:rtl/>
        </w:rPr>
        <w:t>מ</w:t>
      </w:r>
      <w:r w:rsidR="0007006F">
        <w:rPr>
          <w:rFonts w:hint="cs"/>
          <w:rtl/>
        </w:rPr>
        <w:t>ש</w:t>
      </w:r>
      <w:r w:rsidR="0007006F" w:rsidRPr="0091673F">
        <w:rPr>
          <w:rFonts w:hint="eastAsia"/>
          <w:rtl/>
        </w:rPr>
        <w:t>הבחין</w:t>
      </w:r>
      <w:r w:rsidR="0007006F" w:rsidRPr="0091673F">
        <w:rPr>
          <w:rtl/>
        </w:rPr>
        <w:t xml:space="preserve"> </w:t>
      </w:r>
      <w:r w:rsidR="0007006F" w:rsidRPr="0091673F">
        <w:rPr>
          <w:rFonts w:hint="eastAsia"/>
          <w:rtl/>
        </w:rPr>
        <w:t>בהם</w:t>
      </w:r>
      <w:r w:rsidR="0007006F" w:rsidRPr="0091673F">
        <w:rPr>
          <w:rtl/>
        </w:rPr>
        <w:t xml:space="preserve"> דרך </w:t>
      </w:r>
      <w:r w:rsidR="00BB650A">
        <w:rPr>
          <w:rFonts w:hint="cs"/>
          <w:rtl/>
        </w:rPr>
        <w:t>ל</w:t>
      </w:r>
      <w:r w:rsidR="0007006F" w:rsidRPr="0091673F">
        <w:rPr>
          <w:rtl/>
        </w:rPr>
        <w:t>ד</w:t>
      </w:r>
      <w:r w:rsidR="0007006F" w:rsidRPr="0091673F">
        <w:rPr>
          <w:rFonts w:hint="eastAsia"/>
          <w:rtl/>
        </w:rPr>
        <w:t>לת</w:t>
      </w:r>
      <w:r w:rsidR="0007006F" w:rsidRPr="0091673F">
        <w:rPr>
          <w:rtl/>
        </w:rPr>
        <w:t xml:space="preserve"> הזכוכית</w:t>
      </w:r>
      <w:r w:rsidR="00BB650A">
        <w:rPr>
          <w:rFonts w:hint="cs"/>
          <w:rtl/>
        </w:rPr>
        <w:t>,</w:t>
      </w:r>
      <w:r w:rsidR="0007006F" w:rsidRPr="0091673F">
        <w:rPr>
          <w:rFonts w:hint="eastAsia"/>
          <w:rtl/>
        </w:rPr>
        <w:t xml:space="preserve"> </w:t>
      </w:r>
      <w:r w:rsidR="00BB650A" w:rsidRPr="00BB650A">
        <w:rPr>
          <w:rFonts w:cs="Times New Roman"/>
          <w:rtl/>
        </w:rPr>
        <w:t>תהה בליבו מה עושה שם בנו, ולבסוף</w:t>
      </w:r>
      <w:r w:rsidR="00FD6D9F">
        <w:rPr>
          <w:rFonts w:cs="Times New Roman" w:hint="cs"/>
          <w:rtl/>
        </w:rPr>
        <w:t>,</w:t>
      </w:r>
      <w:r w:rsidR="00BB650A" w:rsidRPr="00BB650A">
        <w:rPr>
          <w:rFonts w:cs="Times New Roman"/>
          <w:rtl/>
        </w:rPr>
        <w:t xml:space="preserve"> משגמר בליבו שהבין את הנסיבות במלואן, </w:t>
      </w:r>
      <w:r w:rsidR="00197400" w:rsidRPr="0091673F">
        <w:rPr>
          <w:rFonts w:hint="eastAsia"/>
          <w:rtl/>
        </w:rPr>
        <w:t>הגיע</w:t>
      </w:r>
      <w:r w:rsidR="00197400" w:rsidRPr="0091673F">
        <w:rPr>
          <w:rtl/>
        </w:rPr>
        <w:t xml:space="preserve"> </w:t>
      </w:r>
      <w:r w:rsidR="000F340A" w:rsidRPr="0091673F">
        <w:rPr>
          <w:rFonts w:hint="eastAsia"/>
          <w:rtl/>
        </w:rPr>
        <w:t>לפתע</w:t>
      </w:r>
      <w:r w:rsidR="000F340A" w:rsidRPr="0091673F">
        <w:rPr>
          <w:rtl/>
        </w:rPr>
        <w:t xml:space="preserve"> </w:t>
      </w:r>
      <w:r w:rsidR="00197400" w:rsidRPr="0091673F">
        <w:rPr>
          <w:rFonts w:hint="eastAsia"/>
          <w:rtl/>
        </w:rPr>
        <w:t>לידי</w:t>
      </w:r>
      <w:r w:rsidR="00197400" w:rsidRPr="0091673F">
        <w:rPr>
          <w:rtl/>
        </w:rPr>
        <w:t xml:space="preserve"> </w:t>
      </w:r>
      <w:r w:rsidR="001F7E1A">
        <w:rPr>
          <w:rFonts w:hint="cs"/>
          <w:rtl/>
        </w:rPr>
        <w:t>ה</w:t>
      </w:r>
      <w:r w:rsidR="00197400" w:rsidRPr="0091673F">
        <w:rPr>
          <w:rFonts w:hint="eastAsia"/>
          <w:rtl/>
        </w:rPr>
        <w:t>החל</w:t>
      </w:r>
      <w:r w:rsidR="00D23BFD" w:rsidRPr="0091673F">
        <w:rPr>
          <w:rFonts w:hint="eastAsia"/>
          <w:rtl/>
        </w:rPr>
        <w:t>ט</w:t>
      </w:r>
      <w:r w:rsidR="00197400" w:rsidRPr="0091673F">
        <w:rPr>
          <w:rFonts w:hint="eastAsia"/>
          <w:rtl/>
        </w:rPr>
        <w:t>ה</w:t>
      </w:r>
      <w:r w:rsidR="00D23BFD" w:rsidRPr="0091673F">
        <w:rPr>
          <w:rtl/>
        </w:rPr>
        <w:t xml:space="preserve"> שאין זה מ</w:t>
      </w:r>
      <w:r w:rsidR="00BF52CC" w:rsidRPr="0091673F">
        <w:rPr>
          <w:rFonts w:hint="eastAsia"/>
          <w:rtl/>
        </w:rPr>
        <w:t>קובל</w:t>
      </w:r>
      <w:r w:rsidR="00BF52CC" w:rsidRPr="0091673F">
        <w:rPr>
          <w:rtl/>
        </w:rPr>
        <w:t xml:space="preserve"> </w:t>
      </w:r>
      <w:r w:rsidR="00BF52CC" w:rsidRPr="0091673F">
        <w:rPr>
          <w:rFonts w:hint="eastAsia"/>
          <w:rtl/>
        </w:rPr>
        <w:t>עליו</w:t>
      </w:r>
      <w:r w:rsidR="00D23BFD" w:rsidRPr="0091673F">
        <w:rPr>
          <w:rtl/>
        </w:rPr>
        <w:t xml:space="preserve"> שישלמו על </w:t>
      </w:r>
      <w:r w:rsidRPr="00994246">
        <w:rPr>
          <w:rFonts w:cs="Times New Roman"/>
          <w:rtl/>
        </w:rPr>
        <w:t xml:space="preserve">סעודתו של </w:t>
      </w:r>
      <w:r w:rsidR="00A83D14">
        <w:rPr>
          <w:rFonts w:hint="cs"/>
          <w:rtl/>
        </w:rPr>
        <w:t>אלכס</w:t>
      </w:r>
      <w:r w:rsidR="0007006F">
        <w:rPr>
          <w:rFonts w:hint="cs"/>
          <w:rtl/>
        </w:rPr>
        <w:t>.</w:t>
      </w:r>
      <w:r w:rsidR="00BF52CC" w:rsidRPr="0091673F">
        <w:rPr>
          <w:rtl/>
        </w:rPr>
        <w:t xml:space="preserve"> </w:t>
      </w:r>
      <w:r w:rsidR="00C30141" w:rsidRPr="00CC4F17">
        <w:rPr>
          <w:rFonts w:hint="cs"/>
          <w:color w:val="A6A6A6" w:themeColor="background1" w:themeShade="A6"/>
          <w:rtl/>
        </w:rPr>
        <w:t>[</w:t>
      </w:r>
      <w:r w:rsidR="0007006F" w:rsidRPr="00CC4F17">
        <w:rPr>
          <w:rFonts w:hint="cs"/>
          <w:color w:val="A6A6A6" w:themeColor="background1" w:themeShade="A6"/>
          <w:rtl/>
        </w:rPr>
        <w:t>הרי</w:t>
      </w:r>
      <w:r w:rsidR="004C396B" w:rsidRPr="00CC4F17">
        <w:rPr>
          <w:color w:val="A6A6A6" w:themeColor="background1" w:themeShade="A6"/>
          <w:rtl/>
        </w:rPr>
        <w:t xml:space="preserve"> </w:t>
      </w:r>
      <w:r w:rsidR="00BF52CC" w:rsidRPr="00CC4F17">
        <w:rPr>
          <w:rFonts w:hint="eastAsia"/>
          <w:color w:val="A6A6A6" w:themeColor="background1" w:themeShade="A6"/>
          <w:rtl/>
        </w:rPr>
        <w:t>ה</w:t>
      </w:r>
      <w:r w:rsidR="00BB650A" w:rsidRPr="00CC4F17">
        <w:rPr>
          <w:rFonts w:cs="Times New Roman"/>
          <w:color w:val="A6A6A6" w:themeColor="background1" w:themeShade="A6"/>
          <w:rtl/>
        </w:rPr>
        <w:t>וריה של טולאסי</w:t>
      </w:r>
      <w:r w:rsidR="00BF52CC" w:rsidRPr="00CC4F17">
        <w:rPr>
          <w:color w:val="A6A6A6" w:themeColor="background1" w:themeShade="A6"/>
          <w:rtl/>
        </w:rPr>
        <w:t xml:space="preserve"> שילמו</w:t>
      </w:r>
      <w:r w:rsidR="00BB650A" w:rsidRPr="00CC4F17">
        <w:rPr>
          <w:rFonts w:cs="Times New Roman"/>
          <w:color w:val="A6A6A6" w:themeColor="background1" w:themeShade="A6"/>
          <w:rtl/>
        </w:rPr>
        <w:t>, כך האמין,</w:t>
      </w:r>
      <w:r w:rsidR="00BF52CC" w:rsidRPr="00CC4F17">
        <w:rPr>
          <w:color w:val="A6A6A6" w:themeColor="background1" w:themeShade="A6"/>
          <w:rtl/>
        </w:rPr>
        <w:t xml:space="preserve"> </w:t>
      </w:r>
      <w:r w:rsidR="00D23BFD" w:rsidRPr="00CC4F17">
        <w:rPr>
          <w:rFonts w:hint="eastAsia"/>
          <w:color w:val="A6A6A6" w:themeColor="background1" w:themeShade="A6"/>
          <w:rtl/>
        </w:rPr>
        <w:t>די</w:t>
      </w:r>
      <w:r w:rsidR="00D23BFD" w:rsidRPr="00CC4F17">
        <w:rPr>
          <w:color w:val="A6A6A6" w:themeColor="background1" w:themeShade="A6"/>
          <w:rtl/>
        </w:rPr>
        <w:t xml:space="preserve"> </w:t>
      </w:r>
      <w:r w:rsidR="00D23BFD" w:rsidRPr="00CC4F17">
        <w:rPr>
          <w:rFonts w:hint="eastAsia"/>
          <w:color w:val="A6A6A6" w:themeColor="background1" w:themeShade="A6"/>
          <w:rtl/>
        </w:rPr>
        <w:t>והותר</w:t>
      </w:r>
      <w:r w:rsidR="00A83D14" w:rsidRPr="00CC4F17">
        <w:rPr>
          <w:rFonts w:hint="cs"/>
          <w:color w:val="A6A6A6" w:themeColor="background1" w:themeShade="A6"/>
          <w:rtl/>
        </w:rPr>
        <w:t xml:space="preserve"> עבור</w:t>
      </w:r>
      <w:r w:rsidR="00BF52CC" w:rsidRPr="00CC4F17">
        <w:rPr>
          <w:color w:val="A6A6A6" w:themeColor="background1" w:themeShade="A6"/>
          <w:rtl/>
        </w:rPr>
        <w:t xml:space="preserve"> שיעורי העזר המפוקפקים (וכי ייתכנו אחרים?) ש</w:t>
      </w:r>
      <w:r w:rsidR="00BB650A" w:rsidRPr="00CC4F17">
        <w:rPr>
          <w:rFonts w:hint="cs"/>
          <w:color w:val="A6A6A6" w:themeColor="background1" w:themeShade="A6"/>
          <w:rtl/>
        </w:rPr>
        <w:t>נתן</w:t>
      </w:r>
      <w:r w:rsidR="00BF52CC" w:rsidRPr="00CC4F17">
        <w:rPr>
          <w:color w:val="A6A6A6" w:themeColor="background1" w:themeShade="A6"/>
          <w:rtl/>
        </w:rPr>
        <w:t xml:space="preserve"> </w:t>
      </w:r>
      <w:r w:rsidR="00BF52CC" w:rsidRPr="00CC4F17">
        <w:rPr>
          <w:rFonts w:hint="eastAsia"/>
          <w:color w:val="A6A6A6" w:themeColor="background1" w:themeShade="A6"/>
          <w:rtl/>
        </w:rPr>
        <w:t>לבתם</w:t>
      </w:r>
      <w:r w:rsidR="00BA5221" w:rsidRPr="00CC4F17">
        <w:rPr>
          <w:rFonts w:hint="cs"/>
          <w:color w:val="A6A6A6" w:themeColor="background1" w:themeShade="A6"/>
          <w:rtl/>
        </w:rPr>
        <w:t>.</w:t>
      </w:r>
      <w:r w:rsidR="00C30141" w:rsidRPr="00CC4F17">
        <w:rPr>
          <w:rFonts w:hint="cs"/>
          <w:color w:val="A6A6A6" w:themeColor="background1" w:themeShade="A6"/>
          <w:rtl/>
        </w:rPr>
        <w:t>]</w:t>
      </w:r>
      <w:r w:rsidR="00BF52CC" w:rsidRPr="00CC4F17">
        <w:rPr>
          <w:color w:val="A6A6A6" w:themeColor="background1" w:themeShade="A6"/>
          <w:rtl/>
        </w:rPr>
        <w:t xml:space="preserve"> </w:t>
      </w:r>
      <w:r w:rsidR="00BF52CC" w:rsidRPr="0091673F">
        <w:rPr>
          <w:rFonts w:hint="eastAsia"/>
          <w:rtl/>
        </w:rPr>
        <w:t>כרוח</w:t>
      </w:r>
      <w:r w:rsidR="00BF52CC" w:rsidRPr="0091673F">
        <w:rPr>
          <w:rtl/>
        </w:rPr>
        <w:t xml:space="preserve"> </w:t>
      </w:r>
      <w:r w:rsidR="00BF52CC" w:rsidRPr="0091673F">
        <w:rPr>
          <w:rFonts w:hint="eastAsia"/>
          <w:rtl/>
        </w:rPr>
        <w:t>סערה</w:t>
      </w:r>
      <w:r w:rsidR="001F7E1A" w:rsidRPr="001F7E1A">
        <w:rPr>
          <w:rFonts w:hint="cs"/>
          <w:rtl/>
        </w:rPr>
        <w:t xml:space="preserve"> </w:t>
      </w:r>
      <w:r w:rsidR="001F7E1A">
        <w:rPr>
          <w:rFonts w:hint="cs"/>
          <w:rtl/>
        </w:rPr>
        <w:t xml:space="preserve">הוא </w:t>
      </w:r>
      <w:r w:rsidR="001F7E1A" w:rsidRPr="0091673F">
        <w:rPr>
          <w:rFonts w:hint="eastAsia"/>
          <w:rtl/>
        </w:rPr>
        <w:t>נכנס</w:t>
      </w:r>
      <w:r w:rsidR="00D23BFD" w:rsidRPr="0091673F">
        <w:rPr>
          <w:rtl/>
        </w:rPr>
        <w:t>,</w:t>
      </w:r>
      <w:r w:rsidR="00BF52CC" w:rsidRPr="0091673F">
        <w:rPr>
          <w:rtl/>
        </w:rPr>
        <w:t xml:space="preserve"> </w:t>
      </w:r>
      <w:r w:rsidR="00D23BFD" w:rsidRPr="0091673F">
        <w:rPr>
          <w:rFonts w:hint="eastAsia"/>
          <w:rtl/>
        </w:rPr>
        <w:t>מזוודה</w:t>
      </w:r>
      <w:r w:rsidR="00D23BFD" w:rsidRPr="0091673F">
        <w:rPr>
          <w:rtl/>
        </w:rPr>
        <w:t xml:space="preserve"> בידו האחת ותיק</w:t>
      </w:r>
      <w:r w:rsidR="00FD6D9F">
        <w:rPr>
          <w:rFonts w:hint="cs"/>
          <w:rtl/>
        </w:rPr>
        <w:t xml:space="preserve"> </w:t>
      </w:r>
      <w:r w:rsidR="00D23BFD" w:rsidRPr="0091673F">
        <w:rPr>
          <w:rtl/>
        </w:rPr>
        <w:t>עסקים מעור בידו ה</w:t>
      </w:r>
      <w:r w:rsidR="003A7E9C">
        <w:rPr>
          <w:rtl/>
        </w:rPr>
        <w:t>שנייה</w:t>
      </w:r>
      <w:r w:rsidR="00D23BFD" w:rsidRPr="0091673F">
        <w:rPr>
          <w:rtl/>
        </w:rPr>
        <w:t xml:space="preserve">, </w:t>
      </w:r>
      <w:r w:rsidR="00BA5221">
        <w:rPr>
          <w:rFonts w:hint="cs"/>
          <w:rtl/>
        </w:rPr>
        <w:t>א</w:t>
      </w:r>
      <w:r w:rsidR="00BF52CC" w:rsidRPr="0091673F">
        <w:rPr>
          <w:rFonts w:hint="eastAsia"/>
          <w:rtl/>
        </w:rPr>
        <w:t>ל</w:t>
      </w:r>
      <w:r w:rsidR="00BA5221">
        <w:rPr>
          <w:rFonts w:hint="cs"/>
          <w:rtl/>
        </w:rPr>
        <w:t xml:space="preserve"> </w:t>
      </w:r>
      <w:r w:rsidR="00BF52CC" w:rsidRPr="0091673F">
        <w:rPr>
          <w:rFonts w:hint="eastAsia"/>
          <w:rtl/>
        </w:rPr>
        <w:t>דוכן</w:t>
      </w:r>
      <w:r w:rsidR="00BF52CC" w:rsidRPr="0091673F">
        <w:rPr>
          <w:rtl/>
        </w:rPr>
        <w:t xml:space="preserve"> </w:t>
      </w:r>
      <w:r w:rsidR="00BF52CC" w:rsidRPr="0091673F">
        <w:rPr>
          <w:rFonts w:hint="eastAsia"/>
          <w:rtl/>
        </w:rPr>
        <w:t>הקארי</w:t>
      </w:r>
      <w:r w:rsidR="0059730C" w:rsidRPr="0091673F">
        <w:rPr>
          <w:rtl/>
        </w:rPr>
        <w:t xml:space="preserve"> הקטן</w:t>
      </w:r>
      <w:r w:rsidR="00BF52CC" w:rsidRPr="0091673F">
        <w:rPr>
          <w:rtl/>
        </w:rPr>
        <w:t>.</w:t>
      </w:r>
    </w:p>
    <w:p w14:paraId="4AAF2C42" w14:textId="19409A0E" w:rsidR="004C396B" w:rsidRPr="00CC4F17" w:rsidRDefault="004C396B" w:rsidP="00BF52CC">
      <w:pPr>
        <w:rPr>
          <w:color w:val="A6A6A6" w:themeColor="background1" w:themeShade="A6"/>
          <w:rtl/>
        </w:rPr>
      </w:pPr>
      <w:r w:rsidRPr="00CC4F17">
        <w:rPr>
          <w:rFonts w:hint="cs"/>
          <w:color w:val="A6A6A6" w:themeColor="background1" w:themeShade="A6"/>
          <w:rtl/>
        </w:rPr>
        <w:t>[</w:t>
      </w:r>
      <w:r w:rsidR="00BF52CC" w:rsidRPr="00CC4F17">
        <w:rPr>
          <w:rFonts w:hint="cs"/>
          <w:color w:val="A6A6A6" w:themeColor="background1" w:themeShade="A6"/>
          <w:rtl/>
        </w:rPr>
        <w:t>אלכס נכנס</w:t>
      </w:r>
      <w:r w:rsidR="00197400" w:rsidRPr="00CC4F17">
        <w:rPr>
          <w:rFonts w:hint="cs"/>
          <w:color w:val="A6A6A6" w:themeColor="background1" w:themeShade="A6"/>
          <w:rtl/>
        </w:rPr>
        <w:t xml:space="preserve"> איתו</w:t>
      </w:r>
      <w:r w:rsidR="00BF52CC" w:rsidRPr="00CC4F17">
        <w:rPr>
          <w:rFonts w:hint="cs"/>
          <w:color w:val="A6A6A6" w:themeColor="background1" w:themeShade="A6"/>
          <w:rtl/>
        </w:rPr>
        <w:t xml:space="preserve"> לתוך ויכוח נוראי שנראה היה שלא יגמר </w:t>
      </w:r>
      <w:r w:rsidR="00BF52CC" w:rsidRPr="00CC4F17">
        <w:rPr>
          <w:color w:val="A6A6A6" w:themeColor="background1" w:themeShade="A6"/>
          <w:rtl/>
        </w:rPr>
        <w:t>–</w:t>
      </w:r>
      <w:r w:rsidR="00BF52CC" w:rsidRPr="00CC4F17">
        <w:rPr>
          <w:rFonts w:hint="cs"/>
          <w:color w:val="A6A6A6" w:themeColor="background1" w:themeShade="A6"/>
          <w:rtl/>
        </w:rPr>
        <w:t xml:space="preserve"> אביו של אלכס החליט משום מה לשלם עבורם על האוכל שקנו.</w:t>
      </w:r>
      <w:r w:rsidRPr="00CC4F17">
        <w:rPr>
          <w:rFonts w:hint="cs"/>
          <w:color w:val="A6A6A6" w:themeColor="background1" w:themeShade="A6"/>
          <w:rtl/>
        </w:rPr>
        <w:t>]</w:t>
      </w:r>
      <w:r w:rsidR="00BF52CC" w:rsidRPr="00CC4F17">
        <w:rPr>
          <w:rFonts w:hint="cs"/>
          <w:color w:val="A6A6A6" w:themeColor="background1" w:themeShade="A6"/>
          <w:rtl/>
        </w:rPr>
        <w:t xml:space="preserve"> </w:t>
      </w:r>
    </w:p>
    <w:p w14:paraId="5E62D1AB" w14:textId="04B30D84" w:rsidR="00BB650A" w:rsidRDefault="00D824F2" w:rsidP="00BF52CC">
      <w:pPr>
        <w:rPr>
          <w:rFonts w:cs="Times New Roman"/>
          <w:rtl/>
        </w:rPr>
      </w:pPr>
      <w:r w:rsidRPr="00D824F2">
        <w:rPr>
          <w:rFonts w:cs="Times New Roman"/>
          <w:rtl/>
        </w:rPr>
        <w:t xml:space="preserve">אביו של אלכס </w:t>
      </w:r>
      <w:r w:rsidR="00BB650A" w:rsidRPr="00BB650A">
        <w:rPr>
          <w:rFonts w:cs="Times New Roman"/>
          <w:rtl/>
        </w:rPr>
        <w:t xml:space="preserve">הקפיד </w:t>
      </w:r>
      <w:r w:rsidR="0090021D" w:rsidRPr="00BB650A">
        <w:rPr>
          <w:rFonts w:cs="Times New Roman"/>
          <w:rtl/>
        </w:rPr>
        <w:t xml:space="preserve">תמיד </w:t>
      </w:r>
      <w:r w:rsidR="00BB650A" w:rsidRPr="00BB650A">
        <w:rPr>
          <w:rFonts w:cs="Times New Roman"/>
          <w:rtl/>
        </w:rPr>
        <w:t>על הופעתו החיצונית, ו</w:t>
      </w:r>
      <w:r w:rsidR="001F7E1A" w:rsidRPr="00BB650A">
        <w:rPr>
          <w:rFonts w:cs="Times New Roman"/>
          <w:rtl/>
        </w:rPr>
        <w:t xml:space="preserve">תשישותו </w:t>
      </w:r>
      <w:r w:rsidR="00A83D14" w:rsidRPr="00BB650A">
        <w:rPr>
          <w:rFonts w:cs="Times New Roman"/>
          <w:rtl/>
        </w:rPr>
        <w:t xml:space="preserve">מעולם </w:t>
      </w:r>
      <w:r w:rsidR="00BB650A" w:rsidRPr="00BB650A">
        <w:rPr>
          <w:rFonts w:cs="Times New Roman"/>
          <w:rtl/>
        </w:rPr>
        <w:t xml:space="preserve">לא נראתה לעין. חליפת העסקים היקרה והחולצה הלבנה הרעננה הסתירו אותה, וכן </w:t>
      </w:r>
      <w:r w:rsidR="003B2198">
        <w:rPr>
          <w:rFonts w:cs="Times New Roman"/>
          <w:rtl/>
        </w:rPr>
        <w:t>שערו</w:t>
      </w:r>
      <w:r w:rsidR="00BB650A" w:rsidRPr="00BB650A">
        <w:rPr>
          <w:rFonts w:cs="Times New Roman"/>
          <w:rtl/>
        </w:rPr>
        <w:t xml:space="preserve"> שהיה בכל עת </w:t>
      </w:r>
      <w:r w:rsidR="00CC4F17" w:rsidRPr="00CC4F17">
        <w:rPr>
          <w:rFonts w:cs="Times New Roman"/>
          <w:rtl/>
        </w:rPr>
        <w:t xml:space="preserve">משוח בשמן ומסורק </w:t>
      </w:r>
      <w:r w:rsidR="00BB650A" w:rsidRPr="00BB650A">
        <w:rPr>
          <w:rFonts w:cs="Times New Roman"/>
          <w:rtl/>
        </w:rPr>
        <w:t xml:space="preserve">לאחור, עם פסוקת בצד ותלתל גלי מעל למצח, </w:t>
      </w:r>
      <w:r w:rsidR="00BB650A" w:rsidRPr="00BB650A">
        <w:rPr>
          <w:rFonts w:cs="Times New Roman"/>
          <w:rtl/>
        </w:rPr>
        <w:lastRenderedPageBreak/>
        <w:t>בחיקוי בלתי מודע של מראהו של אביו כפי שדימהו בליבו. מעולם לא פגש בו, וגם עם אימו חי בדממה מפרכת, עמידה ב</w:t>
      </w:r>
      <w:r w:rsidR="00FD6D9F">
        <w:rPr>
          <w:rFonts w:cs="Times New Roman" w:hint="cs"/>
          <w:rtl/>
        </w:rPr>
        <w:t xml:space="preserve">פני </w:t>
      </w:r>
      <w:r w:rsidR="00BB650A" w:rsidRPr="00BB650A">
        <w:rPr>
          <w:rFonts w:cs="Times New Roman"/>
          <w:rtl/>
        </w:rPr>
        <w:t>תלאות הקיום.</w:t>
      </w:r>
    </w:p>
    <w:p w14:paraId="129E874E" w14:textId="5820C845" w:rsidR="00596C1D" w:rsidRDefault="00596C1D" w:rsidP="00596C1D">
      <w:pPr>
        <w:rPr>
          <w:rtl/>
        </w:rPr>
      </w:pPr>
      <w:r>
        <w:rPr>
          <w:rFonts w:hint="cs"/>
          <w:rtl/>
        </w:rPr>
        <w:t>[</w:t>
      </w:r>
      <w:r>
        <w:t>Inspiration - Artie Shaw e.g. https://youtu.be/AKQ7v3S9atM</w:t>
      </w:r>
      <w:r>
        <w:rPr>
          <w:rFonts w:hint="cs"/>
          <w:rtl/>
        </w:rPr>
        <w:t>]</w:t>
      </w:r>
    </w:p>
    <w:p w14:paraId="1E8F751E" w14:textId="1451987B" w:rsidR="0010753D" w:rsidRPr="0091673F" w:rsidRDefault="00BB650A" w:rsidP="00BF52CC">
      <w:pPr>
        <w:rPr>
          <w:rtl/>
        </w:rPr>
      </w:pPr>
      <w:r w:rsidRPr="00BB650A">
        <w:rPr>
          <w:rFonts w:cs="Times New Roman"/>
          <w:rtl/>
        </w:rPr>
        <w:t>בני משפחתה של טולאסי</w:t>
      </w:r>
      <w:r w:rsidR="0010753D" w:rsidRPr="0091673F">
        <w:rPr>
          <w:rtl/>
        </w:rPr>
        <w:t xml:space="preserve">, </w:t>
      </w:r>
      <w:r w:rsidR="0010753D" w:rsidRPr="0091673F">
        <w:rPr>
          <w:rFonts w:hint="eastAsia"/>
          <w:rtl/>
        </w:rPr>
        <w:t>שדנ</w:t>
      </w:r>
      <w:r w:rsidR="00BA5221">
        <w:rPr>
          <w:rFonts w:hint="cs"/>
          <w:rtl/>
        </w:rPr>
        <w:t>ו</w:t>
      </w:r>
      <w:r w:rsidR="0010753D" w:rsidRPr="0091673F">
        <w:rPr>
          <w:rtl/>
        </w:rPr>
        <w:t xml:space="preserve"> </w:t>
      </w:r>
      <w:r w:rsidR="0010753D" w:rsidRPr="0091673F">
        <w:rPr>
          <w:rFonts w:hint="eastAsia"/>
          <w:rtl/>
        </w:rPr>
        <w:t>עד</w:t>
      </w:r>
      <w:r w:rsidR="0010753D" w:rsidRPr="0091673F">
        <w:rPr>
          <w:rtl/>
        </w:rPr>
        <w:t xml:space="preserve"> </w:t>
      </w:r>
      <w:r w:rsidR="0010753D" w:rsidRPr="0091673F">
        <w:rPr>
          <w:rFonts w:hint="eastAsia"/>
          <w:rtl/>
        </w:rPr>
        <w:t>לאותו</w:t>
      </w:r>
      <w:r w:rsidR="0010753D" w:rsidRPr="0091673F">
        <w:rPr>
          <w:rtl/>
        </w:rPr>
        <w:t xml:space="preserve"> </w:t>
      </w:r>
      <w:r w:rsidR="0010753D" w:rsidRPr="0091673F">
        <w:rPr>
          <w:rFonts w:hint="eastAsia"/>
          <w:rtl/>
        </w:rPr>
        <w:t>רגע</w:t>
      </w:r>
      <w:r w:rsidR="0010753D" w:rsidRPr="0091673F">
        <w:rPr>
          <w:rtl/>
        </w:rPr>
        <w:t xml:space="preserve"> </w:t>
      </w:r>
      <w:r w:rsidR="0010753D" w:rsidRPr="0091673F">
        <w:rPr>
          <w:rFonts w:hint="eastAsia"/>
          <w:rtl/>
        </w:rPr>
        <w:t>בעל</w:t>
      </w:r>
      <w:r w:rsidR="00FD6D9F">
        <w:rPr>
          <w:rFonts w:hint="cs"/>
          <w:rtl/>
        </w:rPr>
        <w:t>י</w:t>
      </w:r>
      <w:r w:rsidR="0010753D" w:rsidRPr="0091673F">
        <w:rPr>
          <w:rFonts w:hint="eastAsia"/>
          <w:rtl/>
        </w:rPr>
        <w:t>יה</w:t>
      </w:r>
      <w:r w:rsidR="0010753D" w:rsidRPr="0091673F">
        <w:rPr>
          <w:rtl/>
        </w:rPr>
        <w:t xml:space="preserve"> </w:t>
      </w:r>
      <w:r w:rsidR="0010753D" w:rsidRPr="0091673F">
        <w:rPr>
          <w:rFonts w:hint="eastAsia"/>
          <w:rtl/>
        </w:rPr>
        <w:t>התלולה</w:t>
      </w:r>
      <w:r w:rsidR="0010753D" w:rsidRPr="0091673F">
        <w:rPr>
          <w:rtl/>
        </w:rPr>
        <w:t xml:space="preserve"> </w:t>
      </w:r>
      <w:r w:rsidR="0010753D" w:rsidRPr="0091673F">
        <w:rPr>
          <w:rFonts w:hint="eastAsia"/>
          <w:rtl/>
        </w:rPr>
        <w:t>ביוקר</w:t>
      </w:r>
      <w:r w:rsidR="0010753D" w:rsidRPr="0091673F">
        <w:rPr>
          <w:rtl/>
        </w:rPr>
        <w:t xml:space="preserve"> </w:t>
      </w:r>
      <w:r w:rsidR="0010753D" w:rsidRPr="0091673F">
        <w:rPr>
          <w:rFonts w:hint="eastAsia"/>
          <w:rtl/>
        </w:rPr>
        <w:t>המחיה</w:t>
      </w:r>
      <w:r w:rsidR="0010753D" w:rsidRPr="0091673F">
        <w:rPr>
          <w:rtl/>
        </w:rPr>
        <w:t xml:space="preserve"> </w:t>
      </w:r>
      <w:r w:rsidR="0010753D" w:rsidRPr="0091673F">
        <w:rPr>
          <w:rFonts w:hint="eastAsia"/>
          <w:rtl/>
        </w:rPr>
        <w:t>וב</w:t>
      </w:r>
      <w:r w:rsidR="00D824F2" w:rsidRPr="00D824F2">
        <w:rPr>
          <w:rFonts w:cs="Times New Roman"/>
          <w:rtl/>
        </w:rPr>
        <w:t>היות</w:t>
      </w:r>
      <w:r w:rsidR="00D824F2">
        <w:rPr>
          <w:rFonts w:cs="Times New Roman" w:hint="cs"/>
          <w:rtl/>
        </w:rPr>
        <w:t xml:space="preserve"> </w:t>
      </w:r>
      <w:r w:rsidR="0010753D" w:rsidRPr="0091673F">
        <w:rPr>
          <w:rFonts w:hint="eastAsia"/>
          <w:rtl/>
        </w:rPr>
        <w:t>דוכן</w:t>
      </w:r>
      <w:r w:rsidR="0010753D" w:rsidRPr="0091673F">
        <w:rPr>
          <w:rtl/>
        </w:rPr>
        <w:t xml:space="preserve"> </w:t>
      </w:r>
      <w:r w:rsidR="0010753D" w:rsidRPr="0091673F">
        <w:rPr>
          <w:rFonts w:hint="eastAsia"/>
          <w:rtl/>
        </w:rPr>
        <w:t>הקארי</w:t>
      </w:r>
      <w:r w:rsidR="0010753D" w:rsidRPr="0091673F">
        <w:rPr>
          <w:rtl/>
        </w:rPr>
        <w:t xml:space="preserve"> </w:t>
      </w:r>
      <w:r w:rsidR="0010753D" w:rsidRPr="0091673F">
        <w:rPr>
          <w:rFonts w:hint="eastAsia"/>
          <w:rtl/>
        </w:rPr>
        <w:t>הקטן</w:t>
      </w:r>
      <w:r w:rsidR="0010753D" w:rsidRPr="0091673F">
        <w:rPr>
          <w:rtl/>
        </w:rPr>
        <w:t xml:space="preserve"> </w:t>
      </w:r>
      <w:r w:rsidR="0010753D" w:rsidRPr="0091673F">
        <w:rPr>
          <w:rFonts w:hint="eastAsia"/>
          <w:rtl/>
        </w:rPr>
        <w:t>פינת</w:t>
      </w:r>
      <w:r w:rsidR="00FD6D9F">
        <w:rPr>
          <w:rFonts w:hint="cs"/>
          <w:rtl/>
        </w:rPr>
        <w:t xml:space="preserve"> </w:t>
      </w:r>
      <w:r w:rsidR="0010753D" w:rsidRPr="0091673F">
        <w:rPr>
          <w:rtl/>
        </w:rPr>
        <w:t xml:space="preserve">חסד </w:t>
      </w:r>
      <w:r w:rsidR="0010753D" w:rsidRPr="0091673F">
        <w:rPr>
          <w:rFonts w:hint="eastAsia"/>
          <w:rtl/>
        </w:rPr>
        <w:t>קטנה</w:t>
      </w:r>
      <w:r w:rsidR="0010753D" w:rsidRPr="0091673F">
        <w:rPr>
          <w:rtl/>
        </w:rPr>
        <w:t xml:space="preserve"> </w:t>
      </w:r>
      <w:r w:rsidR="008B074C">
        <w:rPr>
          <w:rFonts w:hint="cs"/>
          <w:rtl/>
        </w:rPr>
        <w:t>ש</w:t>
      </w:r>
      <w:r w:rsidR="0010753D" w:rsidRPr="0091673F">
        <w:rPr>
          <w:rFonts w:hint="eastAsia"/>
          <w:rtl/>
        </w:rPr>
        <w:t>בה</w:t>
      </w:r>
      <w:r w:rsidR="0010753D" w:rsidRPr="0091673F">
        <w:rPr>
          <w:rtl/>
        </w:rPr>
        <w:t xml:space="preserve"> </w:t>
      </w:r>
      <w:r w:rsidR="0010753D" w:rsidRPr="0091673F">
        <w:rPr>
          <w:rFonts w:hint="eastAsia"/>
          <w:rtl/>
        </w:rPr>
        <w:t>המחירים</w:t>
      </w:r>
      <w:r w:rsidR="0010753D" w:rsidRPr="0091673F">
        <w:rPr>
          <w:rtl/>
        </w:rPr>
        <w:t xml:space="preserve"> </w:t>
      </w:r>
      <w:r w:rsidR="0010753D" w:rsidRPr="0091673F">
        <w:rPr>
          <w:rFonts w:hint="eastAsia"/>
          <w:rtl/>
        </w:rPr>
        <w:t>נותרו</w:t>
      </w:r>
      <w:r w:rsidR="0010753D" w:rsidRPr="0091673F">
        <w:rPr>
          <w:rtl/>
        </w:rPr>
        <w:t xml:space="preserve"> </w:t>
      </w:r>
      <w:r w:rsidR="0010753D" w:rsidRPr="0091673F">
        <w:rPr>
          <w:rFonts w:hint="eastAsia"/>
          <w:rtl/>
        </w:rPr>
        <w:t>כשהיו</w:t>
      </w:r>
      <w:r w:rsidR="0010753D" w:rsidRPr="0091673F">
        <w:rPr>
          <w:rtl/>
        </w:rPr>
        <w:t xml:space="preserve"> </w:t>
      </w:r>
      <w:r w:rsidR="0010753D" w:rsidRPr="0091673F">
        <w:rPr>
          <w:rFonts w:hint="eastAsia"/>
          <w:rtl/>
        </w:rPr>
        <w:t>עוד</w:t>
      </w:r>
      <w:r w:rsidR="0010753D" w:rsidRPr="0091673F">
        <w:rPr>
          <w:rtl/>
        </w:rPr>
        <w:t xml:space="preserve"> </w:t>
      </w:r>
      <w:r w:rsidR="0010753D" w:rsidRPr="0091673F">
        <w:rPr>
          <w:rFonts w:hint="eastAsia"/>
          <w:rtl/>
        </w:rPr>
        <w:t>לפני</w:t>
      </w:r>
      <w:r w:rsidR="0010753D" w:rsidRPr="0091673F">
        <w:rPr>
          <w:rtl/>
        </w:rPr>
        <w:t xml:space="preserve"> </w:t>
      </w:r>
      <w:r w:rsidR="0010753D" w:rsidRPr="0091673F">
        <w:rPr>
          <w:rFonts w:hint="eastAsia"/>
          <w:rtl/>
        </w:rPr>
        <w:t>תקופת</w:t>
      </w:r>
      <w:r w:rsidR="0010753D" w:rsidRPr="0091673F">
        <w:rPr>
          <w:rtl/>
        </w:rPr>
        <w:t xml:space="preserve"> </w:t>
      </w:r>
      <w:r w:rsidR="0010753D" w:rsidRPr="0091673F">
        <w:rPr>
          <w:rFonts w:hint="eastAsia"/>
          <w:rtl/>
        </w:rPr>
        <w:t>תאצ</w:t>
      </w:r>
      <w:r w:rsidR="0010753D" w:rsidRPr="0091673F">
        <w:rPr>
          <w:rtl/>
        </w:rPr>
        <w:t xml:space="preserve">'ר, </w:t>
      </w:r>
      <w:r w:rsidR="0010753D" w:rsidRPr="0091673F">
        <w:rPr>
          <w:rFonts w:hint="eastAsia"/>
          <w:rtl/>
        </w:rPr>
        <w:t>לא</w:t>
      </w:r>
      <w:r w:rsidR="0010753D" w:rsidRPr="0091673F">
        <w:rPr>
          <w:rtl/>
        </w:rPr>
        <w:t xml:space="preserve"> </w:t>
      </w:r>
      <w:r w:rsidR="0010753D" w:rsidRPr="0091673F">
        <w:rPr>
          <w:rFonts w:hint="eastAsia"/>
          <w:rtl/>
        </w:rPr>
        <w:t>הבינ</w:t>
      </w:r>
      <w:r>
        <w:rPr>
          <w:rFonts w:hint="cs"/>
          <w:rtl/>
        </w:rPr>
        <w:t>ו</w:t>
      </w:r>
      <w:r w:rsidR="0010753D" w:rsidRPr="0091673F">
        <w:rPr>
          <w:rtl/>
        </w:rPr>
        <w:t xml:space="preserve"> </w:t>
      </w:r>
      <w:r w:rsidR="0010753D" w:rsidRPr="0091673F">
        <w:rPr>
          <w:rFonts w:hint="eastAsia"/>
          <w:rtl/>
        </w:rPr>
        <w:t>מה</w:t>
      </w:r>
      <w:r w:rsidR="0010753D" w:rsidRPr="0091673F">
        <w:rPr>
          <w:rtl/>
        </w:rPr>
        <w:t xml:space="preserve"> </w:t>
      </w:r>
      <w:r w:rsidR="0010753D" w:rsidRPr="0091673F">
        <w:rPr>
          <w:rFonts w:hint="eastAsia"/>
          <w:rtl/>
        </w:rPr>
        <w:t>עניין</w:t>
      </w:r>
      <w:r w:rsidR="004F4E55" w:rsidRPr="0091673F">
        <w:rPr>
          <w:rtl/>
        </w:rPr>
        <w:t xml:space="preserve"> כספים שאיש העסקים המהודר מבקש להרעיף עליהם</w:t>
      </w:r>
      <w:r w:rsidR="00A23AAD">
        <w:rPr>
          <w:rFonts w:hint="cs"/>
          <w:rtl/>
        </w:rPr>
        <w:t>.</w:t>
      </w:r>
      <w:r w:rsidR="0010753D" w:rsidRPr="0091673F">
        <w:rPr>
          <w:rtl/>
        </w:rPr>
        <w:t xml:space="preserve"> </w:t>
      </w:r>
      <w:r w:rsidR="00A23AAD">
        <w:rPr>
          <w:rFonts w:hint="cs"/>
          <w:rtl/>
        </w:rPr>
        <w:t xml:space="preserve">לבסוף, כמשלים עם גורלו, </w:t>
      </w:r>
      <w:r w:rsidR="0010753D" w:rsidRPr="0091673F">
        <w:rPr>
          <w:rFonts w:hint="eastAsia"/>
          <w:rtl/>
        </w:rPr>
        <w:t>אלכס</w:t>
      </w:r>
      <w:r w:rsidR="0010753D" w:rsidRPr="0091673F">
        <w:rPr>
          <w:rtl/>
        </w:rPr>
        <w:t xml:space="preserve"> </w:t>
      </w:r>
      <w:r w:rsidR="0010753D" w:rsidRPr="0091673F">
        <w:rPr>
          <w:rFonts w:hint="eastAsia"/>
          <w:rtl/>
        </w:rPr>
        <w:t>הציג</w:t>
      </w:r>
      <w:r w:rsidR="0010753D" w:rsidRPr="0091673F">
        <w:rPr>
          <w:rtl/>
        </w:rPr>
        <w:t xml:space="preserve"> </w:t>
      </w:r>
      <w:r w:rsidR="00A83D14" w:rsidRPr="00A83D14">
        <w:rPr>
          <w:rFonts w:cs="Times New Roman"/>
          <w:rtl/>
        </w:rPr>
        <w:t xml:space="preserve">בפניהם </w:t>
      </w:r>
      <w:r w:rsidR="0010753D" w:rsidRPr="0091673F">
        <w:rPr>
          <w:rFonts w:hint="eastAsia"/>
          <w:rtl/>
        </w:rPr>
        <w:t>את</w:t>
      </w:r>
      <w:r w:rsidR="0010753D" w:rsidRPr="0091673F">
        <w:rPr>
          <w:rtl/>
        </w:rPr>
        <w:t xml:space="preserve"> </w:t>
      </w:r>
      <w:r w:rsidR="0010753D" w:rsidRPr="0091673F">
        <w:rPr>
          <w:rFonts w:hint="eastAsia"/>
          <w:rtl/>
        </w:rPr>
        <w:t>האדם</w:t>
      </w:r>
      <w:r w:rsidR="0010753D" w:rsidRPr="0091673F">
        <w:rPr>
          <w:rtl/>
        </w:rPr>
        <w:t xml:space="preserve"> </w:t>
      </w:r>
      <w:r w:rsidR="0010753D" w:rsidRPr="0091673F">
        <w:rPr>
          <w:rFonts w:hint="eastAsia"/>
          <w:rtl/>
        </w:rPr>
        <w:t>הנסער</w:t>
      </w:r>
      <w:r w:rsidR="0010753D" w:rsidRPr="0091673F">
        <w:rPr>
          <w:rtl/>
        </w:rPr>
        <w:t xml:space="preserve"> </w:t>
      </w:r>
      <w:r w:rsidR="0010753D" w:rsidRPr="0091673F">
        <w:rPr>
          <w:rFonts w:hint="eastAsia"/>
          <w:rtl/>
        </w:rPr>
        <w:t>כאביו</w:t>
      </w:r>
      <w:r w:rsidR="0010753D" w:rsidRPr="0091673F">
        <w:rPr>
          <w:rtl/>
        </w:rPr>
        <w:t>.</w:t>
      </w:r>
    </w:p>
    <w:p w14:paraId="5F4E222A" w14:textId="02E5B235" w:rsidR="00BF52CC" w:rsidRPr="0091673F" w:rsidRDefault="00A83D14" w:rsidP="00BF52CC">
      <w:pPr>
        <w:rPr>
          <w:rtl/>
        </w:rPr>
      </w:pPr>
      <w:r w:rsidRPr="00A83D14">
        <w:rPr>
          <w:rFonts w:cs="Times New Roman"/>
          <w:rtl/>
        </w:rPr>
        <w:t xml:space="preserve">הם ראו </w:t>
      </w:r>
      <w:r w:rsidR="001F7E1A">
        <w:rPr>
          <w:rFonts w:cs="Times New Roman" w:hint="cs"/>
          <w:rtl/>
        </w:rPr>
        <w:t>ב</w:t>
      </w:r>
      <w:r w:rsidRPr="00A83D14">
        <w:rPr>
          <w:rFonts w:cs="Times New Roman"/>
          <w:rtl/>
        </w:rPr>
        <w:t xml:space="preserve">הצעתו (או שמא דרישתו) לשלם לא רק בעד אלכס אלא </w:t>
      </w:r>
      <w:r w:rsidR="001F7E1A">
        <w:rPr>
          <w:rFonts w:cs="Times New Roman" w:hint="cs"/>
          <w:rtl/>
        </w:rPr>
        <w:t>ב</w:t>
      </w:r>
      <w:r w:rsidRPr="00A83D14">
        <w:rPr>
          <w:rFonts w:cs="Times New Roman"/>
          <w:rtl/>
        </w:rPr>
        <w:t xml:space="preserve">עבור ארוחת המשפחה כולה </w:t>
      </w:r>
      <w:r w:rsidR="001F7E1A">
        <w:rPr>
          <w:rFonts w:cs="Times New Roman" w:hint="cs"/>
          <w:rtl/>
        </w:rPr>
        <w:t>הפגנת</w:t>
      </w:r>
      <w:r w:rsidRPr="00A83D14">
        <w:rPr>
          <w:rFonts w:cs="Times New Roman"/>
          <w:rtl/>
        </w:rPr>
        <w:t xml:space="preserve"> נימוס </w:t>
      </w:r>
      <w:r w:rsidR="009933F4">
        <w:rPr>
          <w:rFonts w:cs="Times New Roman" w:hint="cs"/>
          <w:rtl/>
        </w:rPr>
        <w:t>מופרזת ועיקשת[</w:t>
      </w:r>
      <w:r w:rsidRPr="00A83D14">
        <w:rPr>
          <w:rFonts w:cs="Times New Roman"/>
          <w:rtl/>
        </w:rPr>
        <w:t xml:space="preserve">– </w:t>
      </w:r>
      <w:r w:rsidR="00BF52CC" w:rsidRPr="0091673F">
        <w:rPr>
          <w:rtl/>
        </w:rPr>
        <w:t xml:space="preserve">אם כי מופרז </w:t>
      </w:r>
      <w:r w:rsidR="009933F4">
        <w:rPr>
          <w:rFonts w:hint="cs"/>
          <w:rtl/>
        </w:rPr>
        <w:t xml:space="preserve">/ </w:t>
      </w:r>
      <w:r w:rsidR="00BF52CC" w:rsidRPr="0091673F">
        <w:rPr>
          <w:rFonts w:hint="eastAsia"/>
          <w:rtl/>
        </w:rPr>
        <w:t>מופרך</w:t>
      </w:r>
      <w:r w:rsidR="00BF52CC" w:rsidRPr="0091673F">
        <w:rPr>
          <w:rtl/>
        </w:rPr>
        <w:t xml:space="preserve"> </w:t>
      </w:r>
      <w:r w:rsidR="00BF52CC" w:rsidRPr="0091673F">
        <w:rPr>
          <w:rFonts w:hint="eastAsia"/>
          <w:rtl/>
        </w:rPr>
        <w:t>מטורף</w:t>
      </w:r>
      <w:r w:rsidR="00BF52CC" w:rsidRPr="0091673F">
        <w:rPr>
          <w:rtl/>
        </w:rPr>
        <w:t xml:space="preserve"> ולגמרי בלתי הכרחי, </w:t>
      </w:r>
      <w:r w:rsidR="00667BF1" w:rsidRPr="00667BF1">
        <w:rPr>
          <w:rFonts w:cs="Times New Roman"/>
          <w:rtl/>
        </w:rPr>
        <w:t xml:space="preserve">ובגבור סרבנותו </w:t>
      </w:r>
      <w:r>
        <w:rPr>
          <w:rFonts w:cs="Times New Roman"/>
          <w:rtl/>
        </w:rPr>
        <w:t>–</w:t>
      </w:r>
      <w:r>
        <w:rPr>
          <w:rFonts w:cs="Times New Roman" w:hint="cs"/>
          <w:rtl/>
        </w:rPr>
        <w:t xml:space="preserve"> </w:t>
      </w:r>
      <w:r w:rsidR="00667BF1" w:rsidRPr="00667BF1">
        <w:rPr>
          <w:rFonts w:cs="Times New Roman"/>
          <w:rtl/>
        </w:rPr>
        <w:t>אף מופרך,</w:t>
      </w:r>
      <w:r w:rsidR="006B6AAA">
        <w:rPr>
          <w:rFonts w:cs="Times New Roman"/>
          <w:rtl/>
        </w:rPr>
        <w:t xml:space="preserve"> </w:t>
      </w:r>
      <w:r w:rsidR="00BF52CC" w:rsidRPr="0091673F">
        <w:rPr>
          <w:rtl/>
        </w:rPr>
        <w:t xml:space="preserve">אבל אביו </w:t>
      </w:r>
      <w:r w:rsidR="0059730C" w:rsidRPr="0091673F">
        <w:rPr>
          <w:rFonts w:hint="eastAsia"/>
          <w:rtl/>
        </w:rPr>
        <w:t>של</w:t>
      </w:r>
      <w:r w:rsidR="0059730C" w:rsidRPr="0091673F">
        <w:rPr>
          <w:rtl/>
        </w:rPr>
        <w:t xml:space="preserve"> אלכס </w:t>
      </w:r>
      <w:r w:rsidR="00BF52CC" w:rsidRPr="0091673F">
        <w:rPr>
          <w:rFonts w:hint="eastAsia"/>
          <w:rtl/>
        </w:rPr>
        <w:t>לא</w:t>
      </w:r>
      <w:r w:rsidR="00BF52CC" w:rsidRPr="0091673F">
        <w:rPr>
          <w:rtl/>
        </w:rPr>
        <w:t xml:space="preserve"> </w:t>
      </w:r>
      <w:r w:rsidR="00BF52CC" w:rsidRPr="0091673F">
        <w:rPr>
          <w:rFonts w:hint="eastAsia"/>
          <w:rtl/>
        </w:rPr>
        <w:t>ויתר</w:t>
      </w:r>
      <w:r w:rsidR="00BF52CC" w:rsidRPr="0091673F">
        <w:rPr>
          <w:rtl/>
        </w:rPr>
        <w:t xml:space="preserve"> </w:t>
      </w:r>
      <w:r w:rsidR="00BF52CC" w:rsidRPr="0091673F">
        <w:rPr>
          <w:rFonts w:hint="eastAsia"/>
          <w:rtl/>
        </w:rPr>
        <w:t>ולא</w:t>
      </w:r>
      <w:r w:rsidR="00BF52CC" w:rsidRPr="0091673F">
        <w:rPr>
          <w:rtl/>
        </w:rPr>
        <w:t xml:space="preserve"> </w:t>
      </w:r>
      <w:r w:rsidR="00BF52CC" w:rsidRPr="0091673F">
        <w:rPr>
          <w:rFonts w:hint="eastAsia"/>
          <w:rtl/>
        </w:rPr>
        <w:t>נכנע</w:t>
      </w:r>
      <w:r w:rsidR="00BF52CC" w:rsidRPr="0091673F">
        <w:rPr>
          <w:rtl/>
        </w:rPr>
        <w:t xml:space="preserve">. </w:t>
      </w:r>
      <w:r w:rsidR="00BF52CC" w:rsidRPr="0091673F">
        <w:rPr>
          <w:rFonts w:hint="eastAsia"/>
          <w:rtl/>
        </w:rPr>
        <w:t>זעמו</w:t>
      </w:r>
      <w:r w:rsidR="00BF52CC" w:rsidRPr="0091673F">
        <w:rPr>
          <w:rtl/>
        </w:rPr>
        <w:t xml:space="preserve"> </w:t>
      </w:r>
      <w:r w:rsidR="00BF52CC" w:rsidRPr="0091673F">
        <w:rPr>
          <w:rFonts w:hint="eastAsia"/>
          <w:rtl/>
        </w:rPr>
        <w:t>הכבוש</w:t>
      </w:r>
      <w:r w:rsidR="0059730C" w:rsidRPr="0091673F">
        <w:rPr>
          <w:rtl/>
        </w:rPr>
        <w:t xml:space="preserve"> </w:t>
      </w:r>
      <w:r w:rsidR="00BF52CC" w:rsidRPr="0091673F">
        <w:rPr>
          <w:rFonts w:hint="eastAsia"/>
          <w:rtl/>
        </w:rPr>
        <w:t>התבטא</w:t>
      </w:r>
      <w:r w:rsidR="00BF52CC" w:rsidRPr="0091673F">
        <w:rPr>
          <w:rtl/>
        </w:rPr>
        <w:t xml:space="preserve"> לעיתים קרובות בעקשנות איומה</w:t>
      </w:r>
      <w:r>
        <w:rPr>
          <w:rFonts w:hint="cs"/>
          <w:rtl/>
        </w:rPr>
        <w:t>:</w:t>
      </w:r>
      <w:r w:rsidR="00BF52CC" w:rsidRPr="0091673F">
        <w:rPr>
          <w:rtl/>
        </w:rPr>
        <w:t xml:space="preserve"> הוא מעולם לא ויתר ב</w:t>
      </w:r>
      <w:r w:rsidR="004F4E55" w:rsidRPr="0091673F">
        <w:rPr>
          <w:rFonts w:hint="eastAsia"/>
          <w:rtl/>
        </w:rPr>
        <w:t>דבר</w:t>
      </w:r>
      <w:r w:rsidR="009933F4">
        <w:rPr>
          <w:rFonts w:hint="cs"/>
          <w:rtl/>
        </w:rPr>
        <w:t>]</w:t>
      </w:r>
      <w:r w:rsidR="00BF52CC" w:rsidRPr="0091673F">
        <w:rPr>
          <w:rtl/>
        </w:rPr>
        <w:t xml:space="preserve">. אביה של טולאסי </w:t>
      </w:r>
      <w:r w:rsidR="004F4E55" w:rsidRPr="0091673F">
        <w:rPr>
          <w:rFonts w:hint="eastAsia"/>
          <w:rtl/>
        </w:rPr>
        <w:t>אמר</w:t>
      </w:r>
      <w:r w:rsidR="00BF52CC" w:rsidRPr="0091673F">
        <w:rPr>
          <w:rtl/>
        </w:rPr>
        <w:t xml:space="preserve"> </w:t>
      </w:r>
      <w:r w:rsidR="004F4E55" w:rsidRPr="0091673F">
        <w:rPr>
          <w:rFonts w:hint="eastAsia"/>
          <w:rtl/>
        </w:rPr>
        <w:t>ל</w:t>
      </w:r>
      <w:r w:rsidR="00BF52CC" w:rsidRPr="0091673F">
        <w:rPr>
          <w:rFonts w:hint="eastAsia"/>
          <w:rtl/>
        </w:rPr>
        <w:t>אלכס</w:t>
      </w:r>
      <w:r w:rsidR="00BF52CC" w:rsidRPr="0091673F">
        <w:rPr>
          <w:rtl/>
        </w:rPr>
        <w:t xml:space="preserve"> </w:t>
      </w:r>
      <w:r w:rsidR="00BF52CC" w:rsidRPr="0091673F">
        <w:rPr>
          <w:rFonts w:hint="eastAsia"/>
          <w:rtl/>
        </w:rPr>
        <w:t>ב</w:t>
      </w:r>
      <w:r w:rsidR="004F4E55" w:rsidRPr="0091673F">
        <w:rPr>
          <w:rFonts w:hint="eastAsia"/>
          <w:rtl/>
        </w:rPr>
        <w:t>השתאות</w:t>
      </w:r>
      <w:r w:rsidR="004F4E55" w:rsidRPr="0091673F">
        <w:rPr>
          <w:rtl/>
        </w:rPr>
        <w:t>, [</w:t>
      </w:r>
      <w:r w:rsidR="00BF52CC" w:rsidRPr="0091673F">
        <w:rPr>
          <w:rtl/>
        </w:rPr>
        <w:t xml:space="preserve"> </w:t>
      </w:r>
      <w:r w:rsidR="004F4E55" w:rsidRPr="0091673F">
        <w:rPr>
          <w:rFonts w:hint="eastAsia"/>
          <w:rtl/>
        </w:rPr>
        <w:t>שחשף</w:t>
      </w:r>
      <w:r w:rsidR="004F4E55" w:rsidRPr="0091673F">
        <w:rPr>
          <w:rtl/>
        </w:rPr>
        <w:t xml:space="preserve"> את לשונו הוורדרדה </w:t>
      </w:r>
      <w:r w:rsidR="00BF52CC" w:rsidRPr="0091673F">
        <w:rPr>
          <w:rFonts w:hint="eastAsia"/>
          <w:rtl/>
        </w:rPr>
        <w:t>ואמר</w:t>
      </w:r>
      <w:r w:rsidR="004F4E55" w:rsidRPr="0091673F">
        <w:rPr>
          <w:rtl/>
        </w:rPr>
        <w:t>]</w:t>
      </w:r>
      <w:r w:rsidR="00BF52CC" w:rsidRPr="0091673F">
        <w:rPr>
          <w:rtl/>
        </w:rPr>
        <w:t xml:space="preserve"> </w:t>
      </w:r>
      <w:r w:rsidR="00667BF1" w:rsidRPr="00667BF1">
        <w:rPr>
          <w:rFonts w:cs="Times New Roman"/>
          <w:rtl/>
        </w:rPr>
        <w:t>במבטאו</w:t>
      </w:r>
      <w:r w:rsidR="009933F4">
        <w:rPr>
          <w:rFonts w:cs="Times New Roman" w:hint="cs"/>
          <w:rtl/>
        </w:rPr>
        <w:t xml:space="preserve"> המוקפד,</w:t>
      </w:r>
      <w:r w:rsidR="00667BF1" w:rsidRPr="00667BF1">
        <w:rPr>
          <w:rFonts w:cs="Times New Roman"/>
          <w:rtl/>
        </w:rPr>
        <w:t xml:space="preserve"> </w:t>
      </w:r>
      <w:r w:rsidR="009933F4">
        <w:rPr>
          <w:rFonts w:cs="Times New Roman" w:hint="cs"/>
          <w:rtl/>
        </w:rPr>
        <w:t>הגבוה[</w:t>
      </w:r>
      <w:r w:rsidR="00667BF1" w:rsidRPr="00667BF1">
        <w:rPr>
          <w:rFonts w:cs="Times New Roman"/>
          <w:rtl/>
        </w:rPr>
        <w:t>הבריטי המתורבת</w:t>
      </w:r>
      <w:r w:rsidR="0059730C" w:rsidRPr="0091673F">
        <w:rPr>
          <w:rtl/>
        </w:rPr>
        <w:t xml:space="preserve"> </w:t>
      </w:r>
      <w:r w:rsidR="00BF52CC" w:rsidRPr="0091673F">
        <w:t>educated</w:t>
      </w:r>
      <w:r w:rsidR="0059730C" w:rsidRPr="0091673F">
        <w:rPr>
          <w:rtl/>
        </w:rPr>
        <w:t>]</w:t>
      </w:r>
      <w:r w:rsidR="00BF52CC" w:rsidRPr="0091673F">
        <w:rPr>
          <w:rtl/>
        </w:rPr>
        <w:t>, "אביך מתעקש לשלם על ה</w:t>
      </w:r>
      <w:r w:rsidR="00994246" w:rsidRPr="00994246">
        <w:rPr>
          <w:rFonts w:cs="Times New Roman"/>
          <w:rtl/>
        </w:rPr>
        <w:t>הזמנה</w:t>
      </w:r>
      <w:r w:rsidR="00BF52CC" w:rsidRPr="0091673F">
        <w:rPr>
          <w:rtl/>
        </w:rPr>
        <w:t xml:space="preserve"> שלנו."</w:t>
      </w:r>
    </w:p>
    <w:p w14:paraId="53818D1C" w14:textId="63069AE6" w:rsidR="00BF52CC" w:rsidRPr="0091673F" w:rsidRDefault="00BF52CC" w:rsidP="00BF52CC">
      <w:pPr>
        <w:rPr>
          <w:rtl/>
        </w:rPr>
      </w:pPr>
      <w:r w:rsidRPr="0091673F">
        <w:rPr>
          <w:rFonts w:hint="eastAsia"/>
          <w:rtl/>
        </w:rPr>
        <w:t>אלכס</w:t>
      </w:r>
      <w:r w:rsidRPr="0091673F">
        <w:rPr>
          <w:rtl/>
        </w:rPr>
        <w:t xml:space="preserve"> </w:t>
      </w:r>
      <w:r w:rsidR="001F7E1A" w:rsidRPr="001F7E1A">
        <w:rPr>
          <w:rFonts w:cs="Times New Roman"/>
          <w:rtl/>
        </w:rPr>
        <w:t>הבין</w:t>
      </w:r>
      <w:r w:rsidR="00667BF1" w:rsidRPr="00667BF1">
        <w:rPr>
          <w:rFonts w:cs="Times New Roman"/>
          <w:rtl/>
        </w:rPr>
        <w:t xml:space="preserve"> את פשר </w:t>
      </w:r>
      <w:r w:rsidRPr="0091673F">
        <w:rPr>
          <w:rFonts w:hint="eastAsia"/>
          <w:rtl/>
        </w:rPr>
        <w:t>חיוכי</w:t>
      </w:r>
      <w:r w:rsidR="004F4E55" w:rsidRPr="0091673F">
        <w:rPr>
          <w:rFonts w:hint="eastAsia"/>
          <w:rtl/>
        </w:rPr>
        <w:t>ה</w:t>
      </w:r>
      <w:r w:rsidRPr="0091673F">
        <w:rPr>
          <w:rFonts w:hint="eastAsia"/>
          <w:rtl/>
        </w:rPr>
        <w:t>ם</w:t>
      </w:r>
      <w:r w:rsidRPr="0091673F">
        <w:rPr>
          <w:rtl/>
        </w:rPr>
        <w:t xml:space="preserve"> </w:t>
      </w:r>
      <w:r w:rsidR="004F4E55" w:rsidRPr="0091673F">
        <w:rPr>
          <w:rFonts w:hint="eastAsia"/>
          <w:rtl/>
        </w:rPr>
        <w:t>הנבוכים</w:t>
      </w:r>
      <w:r w:rsidRPr="0091673F">
        <w:rPr>
          <w:rtl/>
        </w:rPr>
        <w:t xml:space="preserve"> </w:t>
      </w:r>
      <w:r w:rsidR="004F4E55" w:rsidRPr="0091673F">
        <w:rPr>
          <w:rFonts w:hint="eastAsia"/>
          <w:rtl/>
        </w:rPr>
        <w:t>של</w:t>
      </w:r>
      <w:r w:rsidRPr="0091673F">
        <w:rPr>
          <w:rtl/>
        </w:rPr>
        <w:t xml:space="preserve"> </w:t>
      </w:r>
      <w:r w:rsidR="0059730C" w:rsidRPr="0091673F">
        <w:rPr>
          <w:rFonts w:hint="eastAsia"/>
          <w:rtl/>
        </w:rPr>
        <w:t>הוריה</w:t>
      </w:r>
      <w:r w:rsidR="0059730C" w:rsidRPr="0091673F">
        <w:rPr>
          <w:rtl/>
        </w:rPr>
        <w:t xml:space="preserve"> של טולאסי, </w:t>
      </w:r>
      <w:r w:rsidR="00667BF1" w:rsidRPr="00667BF1">
        <w:rPr>
          <w:rFonts w:cs="Times New Roman"/>
          <w:rtl/>
        </w:rPr>
        <w:t xml:space="preserve">הוא </w:t>
      </w:r>
      <w:r w:rsidR="00994246" w:rsidRPr="00994246">
        <w:rPr>
          <w:rFonts w:cs="Times New Roman"/>
          <w:rtl/>
        </w:rPr>
        <w:t>זיהה</w:t>
      </w:r>
      <w:r w:rsidR="00994246">
        <w:rPr>
          <w:rFonts w:cs="Times New Roman" w:hint="cs"/>
          <w:rtl/>
        </w:rPr>
        <w:t xml:space="preserve"> </w:t>
      </w:r>
      <w:r w:rsidR="00667BF1" w:rsidRPr="00667BF1">
        <w:rPr>
          <w:rFonts w:cs="Times New Roman"/>
          <w:rtl/>
        </w:rPr>
        <w:t xml:space="preserve">את חוסר האונים </w:t>
      </w:r>
      <w:r w:rsidR="00994246" w:rsidRPr="00994246">
        <w:rPr>
          <w:rFonts w:cs="Times New Roman"/>
          <w:rtl/>
        </w:rPr>
        <w:t>בעיניהם</w:t>
      </w:r>
      <w:r w:rsidR="00994246">
        <w:rPr>
          <w:rFonts w:cs="Times New Roman" w:hint="cs"/>
          <w:rtl/>
        </w:rPr>
        <w:t xml:space="preserve"> </w:t>
      </w:r>
      <w:r w:rsidR="00A83D14">
        <w:rPr>
          <w:rFonts w:cs="Times New Roman" w:hint="cs"/>
          <w:rtl/>
        </w:rPr>
        <w:t>כ</w:t>
      </w:r>
      <w:r w:rsidR="00667BF1" w:rsidRPr="00667BF1">
        <w:rPr>
          <w:rFonts w:cs="Times New Roman"/>
          <w:rtl/>
        </w:rPr>
        <w:t xml:space="preserve">שהתנגדותם </w:t>
      </w:r>
      <w:r w:rsidR="00D824F2">
        <w:rPr>
          <w:rFonts w:cs="Times New Roman" w:hint="cs"/>
          <w:rtl/>
        </w:rPr>
        <w:t>להצעתו</w:t>
      </w:r>
      <w:r w:rsidR="00A83D14">
        <w:rPr>
          <w:rFonts w:hint="cs"/>
          <w:rtl/>
        </w:rPr>
        <w:t xml:space="preserve"> נפסלה</w:t>
      </w:r>
      <w:r w:rsidRPr="0091673F">
        <w:rPr>
          <w:rtl/>
        </w:rPr>
        <w:t xml:space="preserve"> </w:t>
      </w:r>
      <w:r w:rsidR="0010753D" w:rsidRPr="0091673F">
        <w:rPr>
          <w:rFonts w:hint="eastAsia"/>
          <w:rtl/>
        </w:rPr>
        <w:t>משל</w:t>
      </w:r>
      <w:r w:rsidRPr="0091673F">
        <w:rPr>
          <w:rtl/>
        </w:rPr>
        <w:t xml:space="preserve"> לא היו </w:t>
      </w:r>
      <w:r w:rsidR="0059730C" w:rsidRPr="0091673F">
        <w:rPr>
          <w:rtl/>
        </w:rPr>
        <w:t>[</w:t>
      </w:r>
      <w:r w:rsidRPr="0091673F">
        <w:rPr>
          <w:rFonts w:hint="eastAsia"/>
          <w:rtl/>
        </w:rPr>
        <w:t>אנשים</w:t>
      </w:r>
      <w:r w:rsidRPr="0091673F">
        <w:rPr>
          <w:rtl/>
        </w:rPr>
        <w:t xml:space="preserve"> </w:t>
      </w:r>
      <w:r w:rsidRPr="0091673F">
        <w:rPr>
          <w:rFonts w:hint="eastAsia"/>
          <w:rtl/>
        </w:rPr>
        <w:t>שונים</w:t>
      </w:r>
      <w:r w:rsidRPr="0091673F">
        <w:rPr>
          <w:rtl/>
        </w:rPr>
        <w:t xml:space="preserve"> </w:t>
      </w:r>
      <w:r w:rsidRPr="0091673F">
        <w:rPr>
          <w:rFonts w:hint="eastAsia"/>
          <w:rtl/>
        </w:rPr>
        <w:t>ונפרדים</w:t>
      </w:r>
      <w:r w:rsidR="0059730C" w:rsidRPr="0091673F">
        <w:rPr>
          <w:rtl/>
        </w:rPr>
        <w:t>]</w:t>
      </w:r>
      <w:r w:rsidRPr="0091673F">
        <w:rPr>
          <w:rtl/>
        </w:rPr>
        <w:t xml:space="preserve"> בעלי דעות וזכויות</w:t>
      </w:r>
      <w:r w:rsidR="00D824F2">
        <w:rPr>
          <w:rFonts w:hint="cs"/>
          <w:rtl/>
        </w:rPr>
        <w:t>. הרי</w:t>
      </w:r>
      <w:r w:rsidR="00A83D14">
        <w:rPr>
          <w:rFonts w:hint="cs"/>
          <w:rtl/>
        </w:rPr>
        <w:t xml:space="preserve"> כך</w:t>
      </w:r>
      <w:r w:rsidRPr="0091673F">
        <w:rPr>
          <w:rtl/>
        </w:rPr>
        <w:t xml:space="preserve"> נהג בו אביו תמיד</w:t>
      </w:r>
      <w:r w:rsidR="004F4E55" w:rsidRPr="0091673F">
        <w:rPr>
          <w:rtl/>
        </w:rPr>
        <w:t>,</w:t>
      </w:r>
      <w:r w:rsidRPr="0091673F">
        <w:rPr>
          <w:rtl/>
        </w:rPr>
        <w:t xml:space="preserve"> תמיד</w:t>
      </w:r>
      <w:r w:rsidR="004F4E55" w:rsidRPr="0091673F">
        <w:rPr>
          <w:rtl/>
        </w:rPr>
        <w:t xml:space="preserve"> דורסני</w:t>
      </w:r>
      <w:r w:rsidR="008B074C">
        <w:rPr>
          <w:rFonts w:hint="cs"/>
          <w:rtl/>
        </w:rPr>
        <w:t>,</w:t>
      </w:r>
      <w:r w:rsidRPr="0091673F">
        <w:rPr>
          <w:rtl/>
        </w:rPr>
        <w:t xml:space="preserve"> תמיד</w:t>
      </w:r>
      <w:r w:rsidR="004F4E55" w:rsidRPr="0091673F">
        <w:rPr>
          <w:rtl/>
        </w:rPr>
        <w:t xml:space="preserve"> רומס</w:t>
      </w:r>
      <w:r w:rsidRPr="0091673F">
        <w:rPr>
          <w:rtl/>
        </w:rPr>
        <w:t xml:space="preserve">, </w:t>
      </w:r>
      <w:r w:rsidRPr="0091673F">
        <w:rPr>
          <w:rFonts w:hint="eastAsia"/>
          <w:rtl/>
        </w:rPr>
        <w:t>בלי</w:t>
      </w:r>
      <w:r w:rsidRPr="0091673F">
        <w:rPr>
          <w:rtl/>
        </w:rPr>
        <w:t xml:space="preserve"> </w:t>
      </w:r>
      <w:r w:rsidRPr="0091673F">
        <w:rPr>
          <w:rFonts w:hint="eastAsia"/>
          <w:rtl/>
        </w:rPr>
        <w:t>לוותר</w:t>
      </w:r>
      <w:r w:rsidRPr="0091673F">
        <w:rPr>
          <w:rtl/>
        </w:rPr>
        <w:t xml:space="preserve"> </w:t>
      </w:r>
      <w:r w:rsidRPr="0091673F">
        <w:rPr>
          <w:rFonts w:hint="eastAsia"/>
          <w:rtl/>
        </w:rPr>
        <w:t>לעולם</w:t>
      </w:r>
      <w:r w:rsidR="0059730C" w:rsidRPr="0091673F">
        <w:rPr>
          <w:rtl/>
        </w:rPr>
        <w:t>.[</w:t>
      </w:r>
      <w:r w:rsidRPr="0091673F">
        <w:rPr>
          <w:rFonts w:hint="eastAsia"/>
          <w:rtl/>
        </w:rPr>
        <w:t>רצון</w:t>
      </w:r>
      <w:r w:rsidRPr="0091673F">
        <w:rPr>
          <w:rtl/>
        </w:rPr>
        <w:t xml:space="preserve"> </w:t>
      </w:r>
      <w:r w:rsidRPr="0091673F">
        <w:rPr>
          <w:rFonts w:hint="eastAsia"/>
          <w:rtl/>
        </w:rPr>
        <w:t>ש</w:t>
      </w:r>
      <w:r w:rsidR="00177BD6" w:rsidRPr="0091673F">
        <w:rPr>
          <w:rFonts w:hint="eastAsia"/>
          <w:rtl/>
        </w:rPr>
        <w:t>ל</w:t>
      </w:r>
      <w:r w:rsidR="00177BD6" w:rsidRPr="0091673F">
        <w:rPr>
          <w:rtl/>
        </w:rPr>
        <w:t xml:space="preserve"> </w:t>
      </w:r>
      <w:r w:rsidR="00177BD6" w:rsidRPr="0091673F">
        <w:rPr>
          <w:rFonts w:hint="eastAsia"/>
          <w:rtl/>
        </w:rPr>
        <w:t>האחר</w:t>
      </w:r>
      <w:r w:rsidR="00177BD6" w:rsidRPr="0091673F">
        <w:rPr>
          <w:rtl/>
        </w:rPr>
        <w:t xml:space="preserve"> </w:t>
      </w:r>
      <w:r w:rsidR="00177BD6" w:rsidRPr="0091673F">
        <w:rPr>
          <w:rFonts w:hint="eastAsia"/>
          <w:rtl/>
        </w:rPr>
        <w:t>ש</w:t>
      </w:r>
      <w:r w:rsidRPr="0091673F">
        <w:rPr>
          <w:rFonts w:hint="eastAsia"/>
          <w:rtl/>
        </w:rPr>
        <w:t>יכבדו</w:t>
      </w:r>
      <w:r w:rsidRPr="0091673F">
        <w:rPr>
          <w:rtl/>
        </w:rPr>
        <w:t xml:space="preserve"> </w:t>
      </w:r>
      <w:r w:rsidRPr="0091673F">
        <w:rPr>
          <w:rFonts w:hint="eastAsia"/>
          <w:rtl/>
        </w:rPr>
        <w:t>אותו</w:t>
      </w:r>
      <w:r w:rsidRPr="0091673F">
        <w:rPr>
          <w:rtl/>
        </w:rPr>
        <w:t xml:space="preserve"> </w:t>
      </w:r>
      <w:r w:rsidRPr="0091673F">
        <w:rPr>
          <w:rFonts w:hint="eastAsia"/>
          <w:rtl/>
        </w:rPr>
        <w:t>ושיתנו</w:t>
      </w:r>
      <w:r w:rsidRPr="0091673F">
        <w:rPr>
          <w:rtl/>
        </w:rPr>
        <w:t xml:space="preserve"> </w:t>
      </w:r>
      <w:r w:rsidRPr="0091673F">
        <w:rPr>
          <w:rFonts w:hint="eastAsia"/>
          <w:rtl/>
        </w:rPr>
        <w:t>לו</w:t>
      </w:r>
      <w:r w:rsidRPr="0091673F">
        <w:rPr>
          <w:rtl/>
        </w:rPr>
        <w:t xml:space="preserve"> </w:t>
      </w:r>
      <w:r w:rsidRPr="0091673F">
        <w:rPr>
          <w:rFonts w:hint="eastAsia"/>
          <w:rtl/>
        </w:rPr>
        <w:t>את</w:t>
      </w:r>
      <w:r w:rsidRPr="0091673F">
        <w:rPr>
          <w:rtl/>
        </w:rPr>
        <w:t xml:space="preserve"> </w:t>
      </w:r>
      <w:r w:rsidRPr="0091673F">
        <w:rPr>
          <w:rFonts w:hint="eastAsia"/>
          <w:rtl/>
        </w:rPr>
        <w:t>המקום</w:t>
      </w:r>
      <w:r w:rsidRPr="0091673F">
        <w:rPr>
          <w:rtl/>
        </w:rPr>
        <w:t xml:space="preserve"> </w:t>
      </w:r>
      <w:r w:rsidRPr="0091673F">
        <w:rPr>
          <w:rFonts w:hint="eastAsia"/>
          <w:rtl/>
        </w:rPr>
        <w:t>שלו</w:t>
      </w:r>
      <w:r w:rsidRPr="0091673F">
        <w:rPr>
          <w:rtl/>
        </w:rPr>
        <w:t xml:space="preserve"> </w:t>
      </w:r>
      <w:r w:rsidRPr="0091673F">
        <w:rPr>
          <w:rFonts w:hint="eastAsia"/>
          <w:rtl/>
        </w:rPr>
        <w:t>בעולם</w:t>
      </w:r>
      <w:r w:rsidRPr="0091673F">
        <w:rPr>
          <w:rtl/>
        </w:rPr>
        <w:t xml:space="preserve">, </w:t>
      </w:r>
      <w:r w:rsidRPr="0091673F">
        <w:rPr>
          <w:rFonts w:hint="eastAsia"/>
          <w:rtl/>
        </w:rPr>
        <w:t>אך</w:t>
      </w:r>
      <w:r w:rsidRPr="0091673F">
        <w:rPr>
          <w:rtl/>
        </w:rPr>
        <w:t xml:space="preserve"> </w:t>
      </w:r>
      <w:r w:rsidRPr="0091673F">
        <w:rPr>
          <w:rFonts w:hint="eastAsia"/>
          <w:rtl/>
        </w:rPr>
        <w:t>אותה</w:t>
      </w:r>
      <w:r w:rsidRPr="0091673F">
        <w:rPr>
          <w:rtl/>
        </w:rPr>
        <w:t xml:space="preserve"> </w:t>
      </w:r>
      <w:r w:rsidRPr="0091673F">
        <w:rPr>
          <w:rFonts w:hint="eastAsia"/>
          <w:rtl/>
        </w:rPr>
        <w:t>התנהגות</w:t>
      </w:r>
      <w:r w:rsidRPr="0091673F">
        <w:rPr>
          <w:rtl/>
        </w:rPr>
        <w:t xml:space="preserve"> </w:t>
      </w:r>
      <w:r w:rsidRPr="0091673F">
        <w:rPr>
          <w:rFonts w:hint="eastAsia"/>
          <w:rtl/>
        </w:rPr>
        <w:t>נראית</w:t>
      </w:r>
      <w:r w:rsidRPr="0091673F">
        <w:rPr>
          <w:rtl/>
        </w:rPr>
        <w:t xml:space="preserve"> </w:t>
      </w:r>
      <w:r w:rsidRPr="0091673F">
        <w:rPr>
          <w:rFonts w:hint="eastAsia"/>
          <w:rtl/>
        </w:rPr>
        <w:t>בלתי</w:t>
      </w:r>
      <w:r w:rsidRPr="0091673F">
        <w:rPr>
          <w:rtl/>
        </w:rPr>
        <w:t xml:space="preserve"> </w:t>
      </w:r>
      <w:r w:rsidRPr="0091673F">
        <w:rPr>
          <w:rFonts w:hint="eastAsia"/>
          <w:rtl/>
        </w:rPr>
        <w:t>לגיטימית</w:t>
      </w:r>
      <w:r w:rsidRPr="0091673F">
        <w:rPr>
          <w:rtl/>
        </w:rPr>
        <w:t xml:space="preserve"> </w:t>
      </w:r>
      <w:r w:rsidRPr="0091673F">
        <w:rPr>
          <w:rFonts w:hint="eastAsia"/>
          <w:rtl/>
        </w:rPr>
        <w:t>ובלתי</w:t>
      </w:r>
      <w:r w:rsidRPr="0091673F">
        <w:rPr>
          <w:rtl/>
        </w:rPr>
        <w:t xml:space="preserve"> </w:t>
      </w:r>
      <w:r w:rsidRPr="0091673F">
        <w:rPr>
          <w:rFonts w:hint="eastAsia"/>
          <w:rtl/>
        </w:rPr>
        <w:t>מקובלת</w:t>
      </w:r>
      <w:r w:rsidRPr="0091673F">
        <w:rPr>
          <w:rtl/>
        </w:rPr>
        <w:t xml:space="preserve"> </w:t>
      </w:r>
      <w:r w:rsidRPr="0091673F">
        <w:rPr>
          <w:rFonts w:hint="eastAsia"/>
          <w:rtl/>
        </w:rPr>
        <w:t>בעיני</w:t>
      </w:r>
      <w:r w:rsidRPr="0091673F">
        <w:rPr>
          <w:rtl/>
        </w:rPr>
        <w:t xml:space="preserve"> </w:t>
      </w:r>
      <w:r w:rsidRPr="0091673F">
        <w:rPr>
          <w:rFonts w:hint="eastAsia"/>
          <w:rtl/>
        </w:rPr>
        <w:t>אחרים</w:t>
      </w:r>
      <w:r w:rsidRPr="0091673F">
        <w:rPr>
          <w:rtl/>
        </w:rPr>
        <w:t>.</w:t>
      </w:r>
      <w:r w:rsidR="0059730C" w:rsidRPr="0091673F">
        <w:rPr>
          <w:rtl/>
        </w:rPr>
        <w:t>]</w:t>
      </w:r>
      <w:r w:rsidR="004F4E55" w:rsidRPr="0091673F">
        <w:rPr>
          <w:rtl/>
        </w:rPr>
        <w:t xml:space="preserve"> </w:t>
      </w:r>
      <w:r w:rsidR="00667BF1" w:rsidRPr="00667BF1">
        <w:rPr>
          <w:rFonts w:cs="Times New Roman"/>
          <w:rtl/>
        </w:rPr>
        <w:t xml:space="preserve">אך </w:t>
      </w:r>
      <w:r w:rsidR="00242B29" w:rsidRPr="0091673F">
        <w:rPr>
          <w:rFonts w:hint="eastAsia"/>
          <w:rtl/>
        </w:rPr>
        <w:t>ב</w:t>
      </w:r>
      <w:r w:rsidR="00D824F2">
        <w:rPr>
          <w:rFonts w:hint="cs"/>
          <w:rtl/>
        </w:rPr>
        <w:t>עיני</w:t>
      </w:r>
      <w:r w:rsidR="00242B29" w:rsidRPr="0091673F">
        <w:rPr>
          <w:rFonts w:hint="eastAsia"/>
          <w:rtl/>
        </w:rPr>
        <w:t>ה</w:t>
      </w:r>
      <w:r w:rsidR="00242B29" w:rsidRPr="0091673F">
        <w:rPr>
          <w:rtl/>
        </w:rPr>
        <w:t xml:space="preserve"> </w:t>
      </w:r>
      <w:r w:rsidR="00242B29" w:rsidRPr="0091673F">
        <w:rPr>
          <w:rFonts w:hint="eastAsia"/>
          <w:rtl/>
        </w:rPr>
        <w:t>של</w:t>
      </w:r>
      <w:r w:rsidR="00242B29" w:rsidRPr="0091673F">
        <w:rPr>
          <w:rtl/>
        </w:rPr>
        <w:t xml:space="preserve"> </w:t>
      </w:r>
      <w:r w:rsidR="00242B29" w:rsidRPr="0091673F">
        <w:rPr>
          <w:rFonts w:hint="eastAsia"/>
          <w:rtl/>
        </w:rPr>
        <w:t>טולאסי</w:t>
      </w:r>
      <w:r w:rsidR="00242B29" w:rsidRPr="0091673F">
        <w:rPr>
          <w:rtl/>
        </w:rPr>
        <w:t xml:space="preserve"> </w:t>
      </w:r>
      <w:r w:rsidR="00667BF1" w:rsidRPr="00667BF1">
        <w:rPr>
          <w:rFonts w:cs="Times New Roman"/>
          <w:rtl/>
        </w:rPr>
        <w:t xml:space="preserve">הוא </w:t>
      </w:r>
      <w:r w:rsidR="00242B29" w:rsidRPr="0091673F">
        <w:rPr>
          <w:rFonts w:hint="eastAsia"/>
          <w:rtl/>
        </w:rPr>
        <w:t>ראה</w:t>
      </w:r>
      <w:r w:rsidR="00242B29" w:rsidRPr="0091673F">
        <w:rPr>
          <w:rtl/>
        </w:rPr>
        <w:t xml:space="preserve"> </w:t>
      </w:r>
      <w:r w:rsidR="00242B29" w:rsidRPr="0091673F">
        <w:rPr>
          <w:rFonts w:hint="eastAsia"/>
          <w:rtl/>
        </w:rPr>
        <w:t>את</w:t>
      </w:r>
      <w:r w:rsidR="00242B29" w:rsidRPr="0091673F">
        <w:rPr>
          <w:rtl/>
        </w:rPr>
        <w:t xml:space="preserve"> </w:t>
      </w:r>
      <w:r w:rsidR="00242B29" w:rsidRPr="0091673F">
        <w:rPr>
          <w:rFonts w:hint="eastAsia"/>
          <w:rtl/>
        </w:rPr>
        <w:t>הנורא</w:t>
      </w:r>
      <w:r w:rsidR="00242B29" w:rsidRPr="0091673F">
        <w:rPr>
          <w:rtl/>
        </w:rPr>
        <w:t xml:space="preserve"> </w:t>
      </w:r>
      <w:r w:rsidR="00242B29" w:rsidRPr="0091673F">
        <w:rPr>
          <w:rFonts w:hint="eastAsia"/>
          <w:rtl/>
        </w:rPr>
        <w:t>מכ</w:t>
      </w:r>
      <w:r w:rsidR="008B074C">
        <w:rPr>
          <w:rFonts w:hint="cs"/>
          <w:rtl/>
        </w:rPr>
        <w:t>ו</w:t>
      </w:r>
      <w:r w:rsidR="00242B29" w:rsidRPr="0091673F">
        <w:rPr>
          <w:rFonts w:hint="eastAsia"/>
          <w:rtl/>
        </w:rPr>
        <w:t>ל</w:t>
      </w:r>
      <w:r w:rsidR="00994246">
        <w:rPr>
          <w:rFonts w:hint="cs"/>
          <w:rtl/>
        </w:rPr>
        <w:t xml:space="preserve"> </w:t>
      </w:r>
      <w:r w:rsidR="00994246">
        <w:rPr>
          <w:rtl/>
        </w:rPr>
        <w:t>–</w:t>
      </w:r>
      <w:r w:rsidR="00994246">
        <w:rPr>
          <w:rFonts w:hint="cs"/>
          <w:rtl/>
        </w:rPr>
        <w:t xml:space="preserve"> </w:t>
      </w:r>
      <w:r w:rsidR="00242B29" w:rsidRPr="0091673F">
        <w:rPr>
          <w:rFonts w:hint="eastAsia"/>
          <w:rtl/>
        </w:rPr>
        <w:t>אותה</w:t>
      </w:r>
      <w:r w:rsidR="00242B29" w:rsidRPr="0091673F">
        <w:rPr>
          <w:rtl/>
        </w:rPr>
        <w:t xml:space="preserve"> </w:t>
      </w:r>
      <w:r w:rsidR="00242B29" w:rsidRPr="0091673F">
        <w:rPr>
          <w:rFonts w:hint="eastAsia"/>
          <w:rtl/>
        </w:rPr>
        <w:t>חמלה</w:t>
      </w:r>
      <w:r w:rsidR="00242B29" w:rsidRPr="0091673F">
        <w:rPr>
          <w:rtl/>
        </w:rPr>
        <w:t xml:space="preserve">, </w:t>
      </w:r>
      <w:r w:rsidR="00242B29" w:rsidRPr="0091673F">
        <w:rPr>
          <w:rFonts w:hint="eastAsia"/>
          <w:rtl/>
        </w:rPr>
        <w:t>אותה</w:t>
      </w:r>
      <w:r w:rsidR="00242B29" w:rsidRPr="0091673F">
        <w:rPr>
          <w:rtl/>
        </w:rPr>
        <w:t xml:space="preserve"> </w:t>
      </w:r>
      <w:r w:rsidR="00242B29" w:rsidRPr="0091673F">
        <w:rPr>
          <w:rFonts w:hint="eastAsia"/>
          <w:rtl/>
        </w:rPr>
        <w:t>זוועה</w:t>
      </w:r>
      <w:r w:rsidR="00242B29" w:rsidRPr="0091673F">
        <w:rPr>
          <w:rtl/>
        </w:rPr>
        <w:t xml:space="preserve"> </w:t>
      </w:r>
      <w:r w:rsidR="00242B29" w:rsidRPr="0091673F">
        <w:rPr>
          <w:rFonts w:hint="eastAsia"/>
          <w:rtl/>
        </w:rPr>
        <w:t>שחשה</w:t>
      </w:r>
      <w:r w:rsidR="00242B29" w:rsidRPr="0091673F">
        <w:rPr>
          <w:rtl/>
        </w:rPr>
        <w:t xml:space="preserve"> </w:t>
      </w:r>
      <w:r w:rsidR="00242B29" w:rsidRPr="0091673F">
        <w:rPr>
          <w:rFonts w:hint="eastAsia"/>
          <w:rtl/>
        </w:rPr>
        <w:t>כלפי</w:t>
      </w:r>
      <w:r w:rsidR="00242B29" w:rsidRPr="0091673F">
        <w:rPr>
          <w:rtl/>
        </w:rPr>
        <w:t xml:space="preserve"> </w:t>
      </w:r>
      <w:r w:rsidR="00242B29" w:rsidRPr="0091673F">
        <w:rPr>
          <w:rFonts w:hint="eastAsia"/>
          <w:rtl/>
        </w:rPr>
        <w:t>האלקיות</w:t>
      </w:r>
      <w:r w:rsidR="00242B29" w:rsidRPr="0091673F">
        <w:rPr>
          <w:rtl/>
        </w:rPr>
        <w:t xml:space="preserve"> </w:t>
      </w:r>
      <w:r w:rsidR="00242B29" w:rsidRPr="0091673F">
        <w:rPr>
          <w:rFonts w:hint="eastAsia"/>
          <w:rtl/>
        </w:rPr>
        <w:t>והאוּריות</w:t>
      </w:r>
      <w:r w:rsidR="00242B29" w:rsidRPr="0091673F">
        <w:rPr>
          <w:rtl/>
        </w:rPr>
        <w:t xml:space="preserve"> </w:t>
      </w:r>
      <w:r w:rsidR="00242B29" w:rsidRPr="0091673F">
        <w:rPr>
          <w:rFonts w:hint="eastAsia"/>
          <w:rtl/>
        </w:rPr>
        <w:t>שלעולם</w:t>
      </w:r>
      <w:r w:rsidR="00242B29" w:rsidRPr="0091673F">
        <w:rPr>
          <w:rtl/>
        </w:rPr>
        <w:t xml:space="preserve"> </w:t>
      </w:r>
      <w:r w:rsidR="00242B29" w:rsidRPr="0091673F">
        <w:rPr>
          <w:rFonts w:hint="eastAsia"/>
          <w:rtl/>
        </w:rPr>
        <w:t>לא</w:t>
      </w:r>
      <w:r w:rsidR="00242B29" w:rsidRPr="0091673F">
        <w:rPr>
          <w:rtl/>
        </w:rPr>
        <w:t xml:space="preserve"> </w:t>
      </w:r>
      <w:r w:rsidR="00242B29" w:rsidRPr="0091673F">
        <w:rPr>
          <w:rFonts w:hint="eastAsia"/>
          <w:rtl/>
        </w:rPr>
        <w:t>יעופו</w:t>
      </w:r>
      <w:r w:rsidR="00242B29" w:rsidRPr="0091673F">
        <w:rPr>
          <w:rtl/>
        </w:rPr>
        <w:t xml:space="preserve"> </w:t>
      </w:r>
      <w:r w:rsidR="00242B29" w:rsidRPr="0091673F">
        <w:rPr>
          <w:rFonts w:hint="eastAsia"/>
          <w:rtl/>
        </w:rPr>
        <w:t>עוד</w:t>
      </w:r>
      <w:r w:rsidR="00242B29" w:rsidRPr="0091673F">
        <w:rPr>
          <w:rtl/>
        </w:rPr>
        <w:t>.</w:t>
      </w:r>
    </w:p>
    <w:p w14:paraId="2C0F3B92" w14:textId="145C3A0A" w:rsidR="00BF52CC" w:rsidRPr="0091673F" w:rsidRDefault="00A23AAD" w:rsidP="00BF52CC">
      <w:pPr>
        <w:rPr>
          <w:rtl/>
        </w:rPr>
      </w:pPr>
      <w:r>
        <w:rPr>
          <w:rFonts w:hint="cs"/>
          <w:rtl/>
        </w:rPr>
        <w:t>אלכס</w:t>
      </w:r>
      <w:r w:rsidR="00BF52CC" w:rsidRPr="0091673F">
        <w:rPr>
          <w:rtl/>
        </w:rPr>
        <w:t xml:space="preserve"> </w:t>
      </w:r>
      <w:r w:rsidR="00242B29" w:rsidRPr="0091673F">
        <w:rPr>
          <w:rFonts w:hint="eastAsia"/>
          <w:rtl/>
        </w:rPr>
        <w:t>ניגש</w:t>
      </w:r>
      <w:r w:rsidR="00242B29" w:rsidRPr="0091673F">
        <w:rPr>
          <w:rtl/>
        </w:rPr>
        <w:t xml:space="preserve"> לאביו ועד </w:t>
      </w:r>
      <w:r w:rsidR="009C7311">
        <w:rPr>
          <w:rFonts w:hint="cs"/>
          <w:rtl/>
        </w:rPr>
        <w:t xml:space="preserve">לרגע </w:t>
      </w:r>
      <w:r w:rsidR="008B074C">
        <w:rPr>
          <w:rFonts w:hint="cs"/>
          <w:rtl/>
        </w:rPr>
        <w:t>ש</w:t>
      </w:r>
      <w:r w:rsidR="009C7311">
        <w:rPr>
          <w:rFonts w:hint="cs"/>
          <w:rtl/>
        </w:rPr>
        <w:t xml:space="preserve">בו </w:t>
      </w:r>
      <w:r w:rsidR="00242B29" w:rsidRPr="0091673F">
        <w:rPr>
          <w:rtl/>
        </w:rPr>
        <w:t>יצאו המילים מפיו לא ידע מה יאמר</w:t>
      </w:r>
      <w:r w:rsidR="009C7311">
        <w:rPr>
          <w:rFonts w:hint="cs"/>
          <w:rtl/>
        </w:rPr>
        <w:t xml:space="preserve"> לו</w:t>
      </w:r>
      <w:r w:rsidR="00242B29" w:rsidRPr="0091673F">
        <w:rPr>
          <w:rtl/>
        </w:rPr>
        <w:t>, איך יטלטל א</w:t>
      </w:r>
      <w:r>
        <w:rPr>
          <w:rFonts w:hint="cs"/>
          <w:rtl/>
        </w:rPr>
        <w:t>ו</w:t>
      </w:r>
      <w:r w:rsidR="00242B29" w:rsidRPr="0091673F">
        <w:rPr>
          <w:rtl/>
        </w:rPr>
        <w:t>ת</w:t>
      </w:r>
      <w:r>
        <w:rPr>
          <w:rFonts w:hint="cs"/>
          <w:rtl/>
        </w:rPr>
        <w:t>ו</w:t>
      </w:r>
      <w:r w:rsidR="00242B29" w:rsidRPr="0091673F">
        <w:rPr>
          <w:rtl/>
        </w:rPr>
        <w:t xml:space="preserve"> </w:t>
      </w:r>
      <w:r>
        <w:rPr>
          <w:rFonts w:hint="cs"/>
          <w:rtl/>
        </w:rPr>
        <w:t>ב</w:t>
      </w:r>
      <w:r w:rsidR="00242B29" w:rsidRPr="0091673F">
        <w:rPr>
          <w:rtl/>
        </w:rPr>
        <w:t>מקטורנו המפואר, איך יבעט בו ובשני תיקיו</w:t>
      </w:r>
      <w:r w:rsidR="008B074C">
        <w:rPr>
          <w:rFonts w:hint="cs"/>
          <w:rtl/>
        </w:rPr>
        <w:t>.</w:t>
      </w:r>
      <w:r w:rsidR="00242B29" w:rsidRPr="0091673F">
        <w:rPr>
          <w:rtl/>
        </w:rPr>
        <w:t xml:space="preserve"> </w:t>
      </w:r>
      <w:r w:rsidR="00A8701F" w:rsidRPr="0091673F">
        <w:rPr>
          <w:rFonts w:hint="eastAsia"/>
          <w:rtl/>
        </w:rPr>
        <w:t>אבל</w:t>
      </w:r>
      <w:r w:rsidR="00A8701F" w:rsidRPr="0091673F">
        <w:rPr>
          <w:rtl/>
        </w:rPr>
        <w:t xml:space="preserve"> </w:t>
      </w:r>
      <w:r w:rsidR="009C7311" w:rsidRPr="009C7311">
        <w:rPr>
          <w:rFonts w:cs="Times New Roman"/>
          <w:rtl/>
        </w:rPr>
        <w:t xml:space="preserve">כשניצב מולו </w:t>
      </w:r>
      <w:r w:rsidR="00A8701F" w:rsidRPr="0091673F">
        <w:rPr>
          <w:rFonts w:hint="eastAsia"/>
          <w:rtl/>
        </w:rPr>
        <w:t>הוא</w:t>
      </w:r>
      <w:r w:rsidR="00A8701F" w:rsidRPr="0091673F">
        <w:rPr>
          <w:rtl/>
        </w:rPr>
        <w:t xml:space="preserve"> </w:t>
      </w:r>
      <w:r w:rsidR="009C7311">
        <w:rPr>
          <w:rFonts w:hint="cs"/>
          <w:rtl/>
        </w:rPr>
        <w:t xml:space="preserve">רק </w:t>
      </w:r>
      <w:r w:rsidR="00A8701F" w:rsidRPr="0091673F">
        <w:rPr>
          <w:rFonts w:hint="eastAsia"/>
          <w:rtl/>
        </w:rPr>
        <w:t>אמר</w:t>
      </w:r>
      <w:r w:rsidR="00A8701F" w:rsidRPr="0091673F">
        <w:rPr>
          <w:rtl/>
        </w:rPr>
        <w:t xml:space="preserve"> </w:t>
      </w:r>
      <w:r w:rsidR="00A8701F" w:rsidRPr="0091673F">
        <w:rPr>
          <w:rFonts w:hint="eastAsia"/>
          <w:rtl/>
        </w:rPr>
        <w:t>בטון</w:t>
      </w:r>
      <w:r w:rsidR="00A8701F" w:rsidRPr="0091673F">
        <w:rPr>
          <w:rtl/>
        </w:rPr>
        <w:t xml:space="preserve"> </w:t>
      </w:r>
      <w:r w:rsidR="00A8701F" w:rsidRPr="0091673F">
        <w:rPr>
          <w:rFonts w:hint="eastAsia"/>
          <w:rtl/>
        </w:rPr>
        <w:t>שקט</w:t>
      </w:r>
      <w:r w:rsidR="00E567A7">
        <w:rPr>
          <w:rFonts w:hint="eastAsia"/>
          <w:rtl/>
        </w:rPr>
        <w:t xml:space="preserve"> מאוד,</w:t>
      </w:r>
      <w:r w:rsidR="00A8701F" w:rsidRPr="0091673F">
        <w:rPr>
          <w:rtl/>
        </w:rPr>
        <w:t xml:space="preserve"> </w:t>
      </w:r>
      <w:r w:rsidR="00A8701F" w:rsidRPr="0091673F">
        <w:rPr>
          <w:rFonts w:hint="eastAsia"/>
          <w:rtl/>
        </w:rPr>
        <w:t>שגבר</w:t>
      </w:r>
      <w:r w:rsidR="00A8701F" w:rsidRPr="0091673F">
        <w:rPr>
          <w:rtl/>
        </w:rPr>
        <w:t xml:space="preserve"> </w:t>
      </w:r>
      <w:r w:rsidR="00A8701F" w:rsidRPr="0091673F">
        <w:rPr>
          <w:rFonts w:hint="eastAsia"/>
          <w:rtl/>
        </w:rPr>
        <w:t>בכל</w:t>
      </w:r>
      <w:r w:rsidR="00A8701F" w:rsidRPr="0091673F">
        <w:rPr>
          <w:rtl/>
        </w:rPr>
        <w:t xml:space="preserve"> </w:t>
      </w:r>
      <w:r w:rsidR="00A8701F" w:rsidRPr="0091673F">
        <w:rPr>
          <w:rFonts w:hint="eastAsia"/>
          <w:rtl/>
        </w:rPr>
        <w:t>זאת</w:t>
      </w:r>
      <w:r w:rsidR="00A8701F" w:rsidRPr="0091673F">
        <w:rPr>
          <w:rtl/>
        </w:rPr>
        <w:t xml:space="preserve"> </w:t>
      </w:r>
      <w:r w:rsidR="00A8701F" w:rsidRPr="0091673F">
        <w:rPr>
          <w:rFonts w:hint="eastAsia"/>
          <w:rtl/>
        </w:rPr>
        <w:t>על</w:t>
      </w:r>
      <w:r w:rsidR="00A8701F" w:rsidRPr="0091673F">
        <w:rPr>
          <w:rtl/>
        </w:rPr>
        <w:t xml:space="preserve"> </w:t>
      </w:r>
      <w:r w:rsidR="00A8701F" w:rsidRPr="0091673F">
        <w:rPr>
          <w:rFonts w:hint="eastAsia"/>
          <w:rtl/>
        </w:rPr>
        <w:t>מטר</w:t>
      </w:r>
      <w:r w:rsidR="00A8701F" w:rsidRPr="0091673F">
        <w:rPr>
          <w:rtl/>
        </w:rPr>
        <w:t xml:space="preserve"> </w:t>
      </w:r>
      <w:r w:rsidR="00A8701F" w:rsidRPr="0091673F">
        <w:rPr>
          <w:rFonts w:hint="eastAsia"/>
          <w:rtl/>
        </w:rPr>
        <w:t>טיעוניו</w:t>
      </w:r>
      <w:r w:rsidR="00A8701F" w:rsidRPr="0091673F">
        <w:rPr>
          <w:rtl/>
        </w:rPr>
        <w:t xml:space="preserve"> </w:t>
      </w:r>
      <w:r w:rsidR="00A8701F" w:rsidRPr="0091673F">
        <w:rPr>
          <w:rFonts w:hint="eastAsia"/>
          <w:rtl/>
        </w:rPr>
        <w:t>של</w:t>
      </w:r>
      <w:r w:rsidR="00A8701F" w:rsidRPr="0091673F">
        <w:rPr>
          <w:rtl/>
        </w:rPr>
        <w:t xml:space="preserve"> </w:t>
      </w:r>
      <w:r w:rsidR="00A8701F" w:rsidRPr="0091673F">
        <w:rPr>
          <w:rFonts w:hint="eastAsia"/>
          <w:rtl/>
        </w:rPr>
        <w:t>אביו</w:t>
      </w:r>
      <w:r w:rsidR="008B074C">
        <w:rPr>
          <w:rFonts w:hint="cs"/>
          <w:rtl/>
        </w:rPr>
        <w:t>,</w:t>
      </w:r>
      <w:r w:rsidR="00BF52CC" w:rsidRPr="0091673F">
        <w:rPr>
          <w:rtl/>
        </w:rPr>
        <w:t xml:space="preserve"> "אתה </w:t>
      </w:r>
      <w:r>
        <w:rPr>
          <w:rFonts w:hint="cs"/>
          <w:rtl/>
        </w:rPr>
        <w:t xml:space="preserve">בוודאי </w:t>
      </w:r>
      <w:r w:rsidR="00BF52CC" w:rsidRPr="0091673F">
        <w:rPr>
          <w:rtl/>
        </w:rPr>
        <w:t>נורא עייף, אני כבר מגיע הביתה</w:t>
      </w:r>
      <w:r w:rsidR="008B074C">
        <w:rPr>
          <w:rFonts w:hint="cs"/>
          <w:rtl/>
        </w:rPr>
        <w:t>,</w:t>
      </w:r>
      <w:r w:rsidR="00BF52CC" w:rsidRPr="0091673F">
        <w:rPr>
          <w:rtl/>
        </w:rPr>
        <w:t xml:space="preserve">" וליווה אותו כמעט בכח ליציאה. </w:t>
      </w:r>
    </w:p>
    <w:p w14:paraId="6CE1490F" w14:textId="12A55F58" w:rsidR="00C93390" w:rsidRPr="0091673F" w:rsidRDefault="00C93390" w:rsidP="00BF52CC">
      <w:pPr>
        <w:rPr>
          <w:rtl/>
        </w:rPr>
      </w:pPr>
      <w:r w:rsidRPr="0091673F">
        <w:rPr>
          <w:rFonts w:cs="Times New Roman"/>
          <w:rtl/>
        </w:rPr>
        <w:t>א</w:t>
      </w:r>
      <w:r w:rsidR="007A11FA" w:rsidRPr="0091673F">
        <w:rPr>
          <w:rFonts w:cs="Times New Roman" w:hint="eastAsia"/>
          <w:rtl/>
        </w:rPr>
        <w:t>ף</w:t>
      </w:r>
      <w:r w:rsidR="00C672F4" w:rsidRPr="0091673F">
        <w:rPr>
          <w:rFonts w:cs="Times New Roman"/>
          <w:rtl/>
        </w:rPr>
        <w:t xml:space="preserve"> </w:t>
      </w:r>
      <w:r w:rsidRPr="0091673F">
        <w:rPr>
          <w:rFonts w:cs="Times New Roman"/>
          <w:rtl/>
        </w:rPr>
        <w:t>ש</w:t>
      </w:r>
      <w:r w:rsidR="00A23AAD">
        <w:rPr>
          <w:rFonts w:cs="Times New Roman" w:hint="cs"/>
          <w:rtl/>
        </w:rPr>
        <w:t xml:space="preserve">האב </w:t>
      </w:r>
      <w:r w:rsidRPr="0091673F">
        <w:rPr>
          <w:rFonts w:cs="Times New Roman"/>
          <w:rtl/>
        </w:rPr>
        <w:t xml:space="preserve">היה </w:t>
      </w:r>
      <w:r w:rsidR="00994246" w:rsidRPr="00994246">
        <w:rPr>
          <w:rFonts w:cs="Times New Roman"/>
          <w:rtl/>
        </w:rPr>
        <w:t xml:space="preserve">אדם </w:t>
      </w:r>
      <w:r w:rsidR="009C7311" w:rsidRPr="009C7311">
        <w:rPr>
          <w:rFonts w:cs="Times New Roman"/>
          <w:rtl/>
        </w:rPr>
        <w:t>גבה קומה</w:t>
      </w:r>
      <w:r w:rsidR="0010753D" w:rsidRPr="0091673F">
        <w:rPr>
          <w:rFonts w:cs="Times New Roman"/>
          <w:rtl/>
        </w:rPr>
        <w:t>,</w:t>
      </w:r>
      <w:r w:rsidRPr="0091673F">
        <w:rPr>
          <w:rFonts w:cs="Times New Roman"/>
          <w:rtl/>
        </w:rPr>
        <w:t xml:space="preserve"> בעל כתפ</w:t>
      </w:r>
      <w:r w:rsidR="00C672F4" w:rsidRPr="0091673F">
        <w:rPr>
          <w:rFonts w:cs="Times New Roman" w:hint="eastAsia"/>
          <w:rtl/>
        </w:rPr>
        <w:t>י</w:t>
      </w:r>
      <w:r w:rsidRPr="0091673F">
        <w:rPr>
          <w:rFonts w:cs="Times New Roman"/>
          <w:rtl/>
        </w:rPr>
        <w:t xml:space="preserve">ים </w:t>
      </w:r>
      <w:r w:rsidR="009C7311" w:rsidRPr="009C7311">
        <w:rPr>
          <w:rFonts w:cs="Times New Roman"/>
          <w:rtl/>
        </w:rPr>
        <w:t>רחבות ומבנה גוף חסון</w:t>
      </w:r>
      <w:r w:rsidRPr="0091673F">
        <w:rPr>
          <w:rFonts w:cs="Times New Roman"/>
          <w:rtl/>
        </w:rPr>
        <w:t xml:space="preserve">, </w:t>
      </w:r>
      <w:r w:rsidR="00A23AAD">
        <w:rPr>
          <w:rFonts w:cs="Times New Roman" w:hint="cs"/>
          <w:rtl/>
        </w:rPr>
        <w:t xml:space="preserve">מזמן </w:t>
      </w:r>
      <w:r w:rsidR="00A8701F" w:rsidRPr="0091673F">
        <w:rPr>
          <w:rFonts w:cs="Times New Roman"/>
          <w:rtl/>
        </w:rPr>
        <w:t xml:space="preserve">נשתוחחה </w:t>
      </w:r>
      <w:r w:rsidRPr="0091673F">
        <w:rPr>
          <w:rFonts w:cs="Times New Roman"/>
          <w:rtl/>
        </w:rPr>
        <w:t>קומתו בשל חוסר הצדק הש</w:t>
      </w:r>
      <w:r w:rsidR="00A83D14">
        <w:rPr>
          <w:rFonts w:cs="Times New Roman" w:hint="cs"/>
          <w:rtl/>
        </w:rPr>
        <w:t>רר</w:t>
      </w:r>
      <w:r w:rsidRPr="0091673F">
        <w:rPr>
          <w:rFonts w:cs="Times New Roman"/>
          <w:rtl/>
        </w:rPr>
        <w:t xml:space="preserve"> בכ</w:t>
      </w:r>
      <w:r w:rsidR="008B074C">
        <w:rPr>
          <w:rFonts w:cs="Times New Roman" w:hint="cs"/>
          <w:rtl/>
        </w:rPr>
        <w:t>ו</w:t>
      </w:r>
      <w:r w:rsidRPr="0091673F">
        <w:rPr>
          <w:rFonts w:cs="Times New Roman"/>
          <w:rtl/>
        </w:rPr>
        <w:t>ל</w:t>
      </w:r>
      <w:r w:rsidR="009C7311">
        <w:rPr>
          <w:rFonts w:cs="Times New Roman" w:hint="cs"/>
          <w:rtl/>
        </w:rPr>
        <w:t>,</w:t>
      </w:r>
      <w:r w:rsidR="00A23AAD">
        <w:rPr>
          <w:rFonts w:cs="Times New Roman" w:hint="cs"/>
          <w:rtl/>
        </w:rPr>
        <w:t xml:space="preserve"> כי</w:t>
      </w:r>
      <w:r w:rsidRPr="0091673F">
        <w:rPr>
          <w:rFonts w:cs="Times New Roman"/>
          <w:rtl/>
        </w:rPr>
        <w:t xml:space="preserve"> מי שמתחיל לראות את חוסר הצדק ב</w:t>
      </w:r>
      <w:r w:rsidR="0010753D" w:rsidRPr="0091673F">
        <w:rPr>
          <w:rFonts w:cs="Times New Roman" w:hint="eastAsia"/>
          <w:rtl/>
        </w:rPr>
        <w:t>כל</w:t>
      </w:r>
      <w:r w:rsidR="0010753D" w:rsidRPr="0091673F">
        <w:rPr>
          <w:rFonts w:cs="Times New Roman"/>
          <w:rtl/>
        </w:rPr>
        <w:t xml:space="preserve"> </w:t>
      </w:r>
      <w:r w:rsidR="00A8701F" w:rsidRPr="0091673F">
        <w:rPr>
          <w:rFonts w:cs="Times New Roman"/>
          <w:rtl/>
        </w:rPr>
        <w:t>[</w:t>
      </w:r>
      <w:r w:rsidR="0010753D" w:rsidRPr="0091673F">
        <w:rPr>
          <w:rFonts w:cs="Times New Roman" w:hint="eastAsia"/>
          <w:rtl/>
        </w:rPr>
        <w:t>היבט</w:t>
      </w:r>
      <w:r w:rsidR="00A8701F" w:rsidRPr="0091673F">
        <w:rPr>
          <w:rFonts w:cs="Times New Roman"/>
          <w:rtl/>
        </w:rPr>
        <w:t>]פן</w:t>
      </w:r>
      <w:r w:rsidR="0010753D" w:rsidRPr="0091673F">
        <w:rPr>
          <w:rFonts w:cs="Times New Roman"/>
          <w:rtl/>
        </w:rPr>
        <w:t xml:space="preserve"> של </w:t>
      </w:r>
      <w:r w:rsidRPr="0091673F">
        <w:rPr>
          <w:rFonts w:cs="Times New Roman"/>
          <w:rtl/>
        </w:rPr>
        <w:t>חי</w:t>
      </w:r>
      <w:r w:rsidR="009C7311">
        <w:rPr>
          <w:rFonts w:cs="Times New Roman" w:hint="cs"/>
          <w:rtl/>
        </w:rPr>
        <w:t>יו</w:t>
      </w:r>
      <w:r w:rsidRPr="0091673F">
        <w:rPr>
          <w:rFonts w:cs="Times New Roman"/>
          <w:rtl/>
        </w:rPr>
        <w:t xml:space="preserve"> </w:t>
      </w:r>
      <w:r w:rsidR="0010753D" w:rsidRPr="0091673F">
        <w:rPr>
          <w:rFonts w:cs="Times New Roman" w:hint="eastAsia"/>
          <w:rtl/>
        </w:rPr>
        <w:t>כבר</w:t>
      </w:r>
      <w:r w:rsidR="0010753D" w:rsidRPr="0091673F">
        <w:rPr>
          <w:rFonts w:cs="Times New Roman"/>
          <w:rtl/>
        </w:rPr>
        <w:t xml:space="preserve"> </w:t>
      </w:r>
      <w:r w:rsidRPr="0091673F">
        <w:rPr>
          <w:rFonts w:cs="Times New Roman"/>
          <w:rtl/>
        </w:rPr>
        <w:t>אינ</w:t>
      </w:r>
      <w:r w:rsidR="00C672F4" w:rsidRPr="0091673F">
        <w:rPr>
          <w:rFonts w:cs="Times New Roman" w:hint="eastAsia"/>
          <w:rtl/>
        </w:rPr>
        <w:t>ו</w:t>
      </w:r>
      <w:r w:rsidRPr="0091673F">
        <w:rPr>
          <w:rFonts w:cs="Times New Roman"/>
          <w:rtl/>
        </w:rPr>
        <w:t xml:space="preserve"> מסוגל לראות דבר אחר</w:t>
      </w:r>
      <w:r w:rsidR="009C7311">
        <w:rPr>
          <w:rFonts w:cs="Times New Roman" w:hint="cs"/>
          <w:rtl/>
        </w:rPr>
        <w:t>.</w:t>
      </w:r>
      <w:r w:rsidRPr="0091673F">
        <w:rPr>
          <w:rFonts w:cs="Times New Roman"/>
          <w:rtl/>
        </w:rPr>
        <w:t xml:space="preserve"> וכך</w:t>
      </w:r>
      <w:r w:rsidR="008B074C">
        <w:rPr>
          <w:rFonts w:cs="Times New Roman" w:hint="cs"/>
          <w:rtl/>
        </w:rPr>
        <w:t>,</w:t>
      </w:r>
      <w:r w:rsidRPr="0091673F">
        <w:rPr>
          <w:rFonts w:cs="Times New Roman"/>
          <w:rtl/>
        </w:rPr>
        <w:t xml:space="preserve"> בעוד</w:t>
      </w:r>
      <w:r w:rsidR="007A11FA" w:rsidRPr="0091673F">
        <w:rPr>
          <w:rFonts w:cs="Times New Roman" w:hint="eastAsia"/>
          <w:rtl/>
        </w:rPr>
        <w:t>ו</w:t>
      </w:r>
      <w:r w:rsidRPr="0091673F">
        <w:rPr>
          <w:rFonts w:cs="Times New Roman"/>
          <w:rtl/>
        </w:rPr>
        <w:t xml:space="preserve"> דורש ומצפה מבנו שי</w:t>
      </w:r>
      <w:r w:rsidR="00994246" w:rsidRPr="00994246">
        <w:rPr>
          <w:rFonts w:cs="Times New Roman"/>
          <w:rtl/>
        </w:rPr>
        <w:t>צמח</w:t>
      </w:r>
      <w:r w:rsidRPr="0091673F">
        <w:rPr>
          <w:rFonts w:cs="Times New Roman"/>
          <w:rtl/>
        </w:rPr>
        <w:t xml:space="preserve"> וי</w:t>
      </w:r>
      <w:r w:rsidR="00C672F4" w:rsidRPr="0091673F">
        <w:rPr>
          <w:rFonts w:cs="Times New Roman" w:hint="eastAsia"/>
          <w:rtl/>
        </w:rPr>
        <w:t>הי</w:t>
      </w:r>
      <w:r w:rsidRPr="0091673F">
        <w:rPr>
          <w:rFonts w:cs="Times New Roman"/>
          <w:rtl/>
        </w:rPr>
        <w:t xml:space="preserve"> מ</w:t>
      </w:r>
      <w:r w:rsidR="00C672F4" w:rsidRPr="0091673F">
        <w:rPr>
          <w:rFonts w:cs="Times New Roman" w:hint="eastAsia"/>
          <w:rtl/>
        </w:rPr>
        <w:t>ה</w:t>
      </w:r>
      <w:r w:rsidRPr="0091673F">
        <w:rPr>
          <w:rFonts w:cs="Times New Roman"/>
          <w:rtl/>
        </w:rPr>
        <w:t xml:space="preserve">, </w:t>
      </w:r>
      <w:r w:rsidR="007A11FA" w:rsidRPr="0091673F">
        <w:rPr>
          <w:rFonts w:cs="Times New Roman"/>
          <w:rtl/>
        </w:rPr>
        <w:t xml:space="preserve">הלך </w:t>
      </w:r>
      <w:r w:rsidRPr="0091673F">
        <w:rPr>
          <w:rFonts w:cs="Times New Roman"/>
          <w:rtl/>
        </w:rPr>
        <w:t>הוא עצמו ו</w:t>
      </w:r>
      <w:r w:rsidR="009C7311">
        <w:rPr>
          <w:rFonts w:cs="Times New Roman" w:hint="cs"/>
          <w:rtl/>
        </w:rPr>
        <w:t>נ</w:t>
      </w:r>
      <w:r w:rsidRPr="0091673F">
        <w:rPr>
          <w:rFonts w:cs="Times New Roman"/>
          <w:rtl/>
        </w:rPr>
        <w:t>תכווץ. כשאלכס נטל ממנו את תיק העבודה ו</w:t>
      </w:r>
      <w:r w:rsidR="0059730C" w:rsidRPr="0091673F">
        <w:rPr>
          <w:rFonts w:cs="Times New Roman" w:hint="eastAsia"/>
          <w:rtl/>
        </w:rPr>
        <w:t>מזוודת</w:t>
      </w:r>
      <w:r w:rsidR="0059730C" w:rsidRPr="0091673F">
        <w:rPr>
          <w:rFonts w:cs="Times New Roman"/>
          <w:rtl/>
        </w:rPr>
        <w:t xml:space="preserve"> </w:t>
      </w:r>
      <w:r w:rsidR="0059730C" w:rsidRPr="0091673F">
        <w:rPr>
          <w:rFonts w:cs="Times New Roman" w:hint="eastAsia"/>
          <w:rtl/>
        </w:rPr>
        <w:t>הגלגלים</w:t>
      </w:r>
      <w:r w:rsidR="00994246">
        <w:rPr>
          <w:rFonts w:cs="Times New Roman" w:hint="cs"/>
          <w:rtl/>
        </w:rPr>
        <w:t>,</w:t>
      </w:r>
      <w:r w:rsidRPr="0091673F">
        <w:rPr>
          <w:rFonts w:cs="Times New Roman"/>
          <w:rtl/>
        </w:rPr>
        <w:t xml:space="preserve"> נראה שכוחותיו נטשו</w:t>
      </w:r>
      <w:r w:rsidR="00A8701F" w:rsidRPr="0091673F">
        <w:rPr>
          <w:rFonts w:cs="Times New Roman" w:hint="eastAsia"/>
          <w:rtl/>
        </w:rPr>
        <w:t>ה</w:t>
      </w:r>
      <w:r w:rsidRPr="0091673F">
        <w:rPr>
          <w:rFonts w:cs="Times New Roman"/>
          <w:rtl/>
        </w:rPr>
        <w:t xml:space="preserve">ו לגמרי והוא </w:t>
      </w:r>
      <w:r w:rsidR="0059730C" w:rsidRPr="0091673F">
        <w:rPr>
          <w:rFonts w:cs="Times New Roman"/>
          <w:rtl/>
        </w:rPr>
        <w:t>[</w:t>
      </w:r>
      <w:r w:rsidRPr="0091673F">
        <w:rPr>
          <w:rFonts w:cs="Times New Roman"/>
          <w:rtl/>
        </w:rPr>
        <w:t>הסכים להיות מובל הוא</w:t>
      </w:r>
      <w:r w:rsidR="0059730C" w:rsidRPr="0091673F">
        <w:rPr>
          <w:rFonts w:cs="Times New Roman"/>
          <w:rtl/>
        </w:rPr>
        <w:t>]</w:t>
      </w:r>
      <w:r w:rsidRPr="0091673F">
        <w:rPr>
          <w:rFonts w:cs="Times New Roman"/>
          <w:rtl/>
        </w:rPr>
        <w:t xml:space="preserve"> נכנע </w:t>
      </w:r>
      <w:r w:rsidR="00C672F4" w:rsidRPr="0091673F">
        <w:rPr>
          <w:rFonts w:cs="Times New Roman" w:hint="eastAsia"/>
          <w:rtl/>
        </w:rPr>
        <w:t>ל</w:t>
      </w:r>
      <w:r w:rsidR="00DB2629" w:rsidRPr="0091673F">
        <w:rPr>
          <w:rFonts w:cs="Times New Roman" w:hint="eastAsia"/>
          <w:rtl/>
        </w:rPr>
        <w:t>לפיתתו</w:t>
      </w:r>
      <w:r w:rsidRPr="0091673F">
        <w:rPr>
          <w:rFonts w:cs="Times New Roman"/>
          <w:rtl/>
        </w:rPr>
        <w:t xml:space="preserve"> </w:t>
      </w:r>
      <w:r w:rsidR="00A8701F" w:rsidRPr="0091673F">
        <w:rPr>
          <w:rFonts w:cs="Times New Roman" w:hint="eastAsia"/>
          <w:rtl/>
        </w:rPr>
        <w:t>התקי</w:t>
      </w:r>
      <w:r w:rsidR="00DB2629" w:rsidRPr="0091673F">
        <w:rPr>
          <w:rFonts w:cs="Times New Roman" w:hint="eastAsia"/>
          <w:rtl/>
        </w:rPr>
        <w:t>פה</w:t>
      </w:r>
      <w:r w:rsidR="00A8701F" w:rsidRPr="0091673F">
        <w:rPr>
          <w:rFonts w:cs="Times New Roman"/>
          <w:rtl/>
        </w:rPr>
        <w:t xml:space="preserve">[הנחוש </w:t>
      </w:r>
      <w:r w:rsidRPr="0091673F">
        <w:rPr>
          <w:rFonts w:cs="Times New Roman"/>
          <w:rtl/>
        </w:rPr>
        <w:t>האסרטיבי</w:t>
      </w:r>
      <w:r w:rsidR="00A8701F" w:rsidRPr="0091673F">
        <w:rPr>
          <w:rFonts w:cs="Times New Roman"/>
          <w:rtl/>
        </w:rPr>
        <w:t>]</w:t>
      </w:r>
      <w:r w:rsidRPr="0091673F">
        <w:rPr>
          <w:rFonts w:cs="Times New Roman"/>
          <w:rtl/>
        </w:rPr>
        <w:t xml:space="preserve"> של בנו </w:t>
      </w:r>
      <w:r w:rsidR="0059730C" w:rsidRPr="0091673F">
        <w:rPr>
          <w:rFonts w:cs="Times New Roman"/>
          <w:rtl/>
        </w:rPr>
        <w:t>[</w:t>
      </w:r>
      <w:r w:rsidRPr="0091673F">
        <w:rPr>
          <w:rFonts w:cs="Times New Roman"/>
          <w:rtl/>
        </w:rPr>
        <w:t>שהוליך</w:t>
      </w:r>
      <w:r w:rsidR="0059730C" w:rsidRPr="0091673F">
        <w:rPr>
          <w:rFonts w:cs="Times New Roman"/>
          <w:rtl/>
        </w:rPr>
        <w:t>]</w:t>
      </w:r>
      <w:r w:rsidRPr="0091673F">
        <w:rPr>
          <w:rFonts w:cs="Times New Roman"/>
          <w:rtl/>
        </w:rPr>
        <w:t xml:space="preserve"> </w:t>
      </w:r>
      <w:r w:rsidR="0059730C" w:rsidRPr="0091673F">
        <w:rPr>
          <w:rFonts w:cs="Times New Roman" w:hint="eastAsia"/>
          <w:rtl/>
        </w:rPr>
        <w:t>ש</w:t>
      </w:r>
      <w:r w:rsidRPr="0091673F">
        <w:rPr>
          <w:rFonts w:cs="Times New Roman"/>
          <w:rtl/>
        </w:rPr>
        <w:t>הובילו החוצה</w:t>
      </w:r>
      <w:r w:rsidR="00A8701F" w:rsidRPr="0091673F">
        <w:rPr>
          <w:rFonts w:cs="Times New Roman"/>
          <w:rtl/>
        </w:rPr>
        <w:t>.</w:t>
      </w:r>
    </w:p>
    <w:p w14:paraId="5F6D260E" w14:textId="3A6EF63F" w:rsidR="00BF52CC" w:rsidRPr="0091673F" w:rsidRDefault="00BF52CC" w:rsidP="00BF52CC">
      <w:pPr>
        <w:rPr>
          <w:rtl/>
        </w:rPr>
      </w:pPr>
      <w:r w:rsidRPr="0091673F">
        <w:rPr>
          <w:rFonts w:hint="eastAsia"/>
          <w:rtl/>
        </w:rPr>
        <w:t>א</w:t>
      </w:r>
      <w:r w:rsidR="00C672F4" w:rsidRPr="0091673F">
        <w:rPr>
          <w:rFonts w:hint="eastAsia"/>
          <w:rtl/>
        </w:rPr>
        <w:t>לכס</w:t>
      </w:r>
      <w:r w:rsidR="0059730C" w:rsidRPr="0091673F">
        <w:rPr>
          <w:rtl/>
        </w:rPr>
        <w:t xml:space="preserve"> לא נמלט </w:t>
      </w:r>
      <w:r w:rsidR="009C7311" w:rsidRPr="009C7311">
        <w:rPr>
          <w:rFonts w:cs="Times New Roman"/>
          <w:rtl/>
        </w:rPr>
        <w:t>כמוג</w:t>
      </w:r>
      <w:r w:rsidR="008B074C">
        <w:rPr>
          <w:rFonts w:cs="Times New Roman" w:hint="cs"/>
          <w:rtl/>
        </w:rPr>
        <w:t xml:space="preserve"> </w:t>
      </w:r>
      <w:r w:rsidR="009C7311" w:rsidRPr="009C7311">
        <w:rPr>
          <w:rFonts w:cs="Times New Roman"/>
          <w:rtl/>
        </w:rPr>
        <w:t xml:space="preserve">לב </w:t>
      </w:r>
      <w:r w:rsidR="0059730C" w:rsidRPr="0091673F">
        <w:rPr>
          <w:rtl/>
        </w:rPr>
        <w:t>בעקבות</w:t>
      </w:r>
      <w:r w:rsidRPr="0091673F">
        <w:rPr>
          <w:rtl/>
        </w:rPr>
        <w:t xml:space="preserve"> אביו אלא חזר </w:t>
      </w:r>
      <w:r w:rsidR="0059730C" w:rsidRPr="0091673F">
        <w:rPr>
          <w:rFonts w:hint="eastAsia"/>
          <w:rtl/>
        </w:rPr>
        <w:t>אליהם</w:t>
      </w:r>
      <w:r w:rsidRPr="0091673F">
        <w:rPr>
          <w:rtl/>
        </w:rPr>
        <w:t xml:space="preserve"> ונשאר </w:t>
      </w:r>
      <w:r w:rsidR="00DB2629" w:rsidRPr="0091673F">
        <w:rPr>
          <w:rFonts w:hint="eastAsia"/>
          <w:rtl/>
        </w:rPr>
        <w:t>עד</w:t>
      </w:r>
      <w:r w:rsidR="00DB2629" w:rsidRPr="0091673F">
        <w:rPr>
          <w:rtl/>
        </w:rPr>
        <w:t xml:space="preserve"> </w:t>
      </w:r>
      <w:r w:rsidR="00DB2629" w:rsidRPr="0091673F">
        <w:rPr>
          <w:rFonts w:hint="eastAsia"/>
          <w:rtl/>
        </w:rPr>
        <w:t>תום</w:t>
      </w:r>
      <w:r w:rsidR="00DB2629" w:rsidRPr="0091673F">
        <w:rPr>
          <w:rtl/>
        </w:rPr>
        <w:t xml:space="preserve"> </w:t>
      </w:r>
      <w:r w:rsidR="00DB2629" w:rsidRPr="0091673F">
        <w:rPr>
          <w:rFonts w:hint="eastAsia"/>
          <w:rtl/>
        </w:rPr>
        <w:t>ה</w:t>
      </w:r>
      <w:r w:rsidRPr="0091673F">
        <w:rPr>
          <w:rFonts w:hint="eastAsia"/>
          <w:rtl/>
        </w:rPr>
        <w:t>ארוחה</w:t>
      </w:r>
      <w:r w:rsidRPr="0091673F">
        <w:rPr>
          <w:rtl/>
        </w:rPr>
        <w:t xml:space="preserve">, ונהג, כך סבר אביה של טולאסי ואף אמר בקול </w:t>
      </w:r>
      <w:r w:rsidR="00994246">
        <w:rPr>
          <w:rFonts w:hint="cs"/>
          <w:rtl/>
        </w:rPr>
        <w:t>ל</w:t>
      </w:r>
      <w:r w:rsidRPr="0091673F">
        <w:rPr>
          <w:rtl/>
        </w:rPr>
        <w:t xml:space="preserve">אחר שאלכס עזב, באומץ ניכר. </w:t>
      </w:r>
      <w:r w:rsidR="00A8701F" w:rsidRPr="0091673F">
        <w:rPr>
          <w:rtl/>
        </w:rPr>
        <w:t>[</w:t>
      </w:r>
      <w:r w:rsidRPr="0091673F">
        <w:rPr>
          <w:rFonts w:hint="eastAsia"/>
          <w:rtl/>
        </w:rPr>
        <w:t>הוא</w:t>
      </w:r>
      <w:r w:rsidRPr="0091673F">
        <w:rPr>
          <w:rtl/>
        </w:rPr>
        <w:t xml:space="preserve"> התכוון לאמר יותר מזה – הוריו של אלכס יכולים להביך אותו לפני אחרים כשהם חושפים בפומבי איך הם מתנהגים כלפיו. אבל הוא לא נראה כ</w:t>
      </w:r>
      <w:r w:rsidR="007A11FA" w:rsidRPr="0091673F">
        <w:rPr>
          <w:rFonts w:hint="eastAsia"/>
          <w:rtl/>
        </w:rPr>
        <w:t>נער</w:t>
      </w:r>
      <w:r w:rsidR="007A11FA" w:rsidRPr="0091673F">
        <w:rPr>
          <w:rtl/>
        </w:rPr>
        <w:t xml:space="preserve"> </w:t>
      </w:r>
      <w:r w:rsidR="007A11FA" w:rsidRPr="0091673F">
        <w:rPr>
          <w:rFonts w:hint="eastAsia"/>
          <w:rtl/>
        </w:rPr>
        <w:t>ה</w:t>
      </w:r>
      <w:r w:rsidRPr="0091673F">
        <w:rPr>
          <w:rFonts w:hint="eastAsia"/>
          <w:rtl/>
        </w:rPr>
        <w:t>זקוק</w:t>
      </w:r>
      <w:r w:rsidRPr="0091673F">
        <w:rPr>
          <w:rtl/>
        </w:rPr>
        <w:t xml:space="preserve"> </w:t>
      </w:r>
      <w:r w:rsidRPr="0091673F">
        <w:rPr>
          <w:rFonts w:hint="eastAsia"/>
          <w:rtl/>
        </w:rPr>
        <w:t>לרחמים</w:t>
      </w:r>
      <w:r w:rsidRPr="0091673F">
        <w:rPr>
          <w:rtl/>
        </w:rPr>
        <w:t xml:space="preserve">, </w:t>
      </w:r>
      <w:r w:rsidRPr="0091673F">
        <w:rPr>
          <w:rFonts w:hint="eastAsia"/>
          <w:rtl/>
        </w:rPr>
        <w:t>אלא</w:t>
      </w:r>
      <w:r w:rsidRPr="0091673F">
        <w:rPr>
          <w:rtl/>
        </w:rPr>
        <w:t xml:space="preserve"> </w:t>
      </w:r>
      <w:r w:rsidRPr="0091673F">
        <w:rPr>
          <w:rFonts w:hint="eastAsia"/>
          <w:rtl/>
        </w:rPr>
        <w:t>כ</w:t>
      </w:r>
      <w:r w:rsidR="007A11FA" w:rsidRPr="0091673F">
        <w:rPr>
          <w:rFonts w:hint="eastAsia"/>
          <w:rtl/>
        </w:rPr>
        <w:t>אדם</w:t>
      </w:r>
      <w:r w:rsidRPr="0091673F">
        <w:rPr>
          <w:rtl/>
        </w:rPr>
        <w:t xml:space="preserve"> שיקרו לו דברים כאלה והוא יראה לאחרים איך יש לנהוג, איך להיחלץ מהמצב הבלתי נעים הזה, </w:t>
      </w:r>
      <w:r w:rsidR="00EE5B89" w:rsidRPr="0091673F">
        <w:rPr>
          <w:rFonts w:hint="eastAsia"/>
          <w:rtl/>
        </w:rPr>
        <w:t>אלכס</w:t>
      </w:r>
      <w:r w:rsidRPr="0091673F">
        <w:rPr>
          <w:rtl/>
        </w:rPr>
        <w:t xml:space="preserve"> הו</w:t>
      </w:r>
      <w:r w:rsidR="00EE5B89" w:rsidRPr="0091673F">
        <w:rPr>
          <w:rFonts w:hint="eastAsia"/>
          <w:rtl/>
        </w:rPr>
        <w:t>ו</w:t>
      </w:r>
      <w:r w:rsidRPr="0091673F">
        <w:rPr>
          <w:rFonts w:hint="eastAsia"/>
          <w:rtl/>
        </w:rPr>
        <w:t>ה</w:t>
      </w:r>
      <w:r w:rsidRPr="0091673F">
        <w:rPr>
          <w:rtl/>
        </w:rPr>
        <w:t xml:space="preserve"> </w:t>
      </w:r>
      <w:r w:rsidR="00EE5B89" w:rsidRPr="0091673F">
        <w:rPr>
          <w:rFonts w:hint="eastAsia"/>
          <w:rtl/>
        </w:rPr>
        <w:t>דוגמה</w:t>
      </w:r>
      <w:r w:rsidR="00EE5B89" w:rsidRPr="0091673F">
        <w:rPr>
          <w:rtl/>
        </w:rPr>
        <w:t xml:space="preserve"> </w:t>
      </w:r>
      <w:r w:rsidRPr="0091673F">
        <w:rPr>
          <w:rFonts w:hint="eastAsia"/>
          <w:rtl/>
        </w:rPr>
        <w:t>ל</w:t>
      </w:r>
      <w:r w:rsidR="00EE5B89" w:rsidRPr="0091673F">
        <w:rPr>
          <w:rFonts w:hint="eastAsia"/>
          <w:rtl/>
        </w:rPr>
        <w:t>אחרים</w:t>
      </w:r>
      <w:r w:rsidRPr="0091673F">
        <w:rPr>
          <w:rtl/>
        </w:rPr>
        <w:t xml:space="preserve"> </w:t>
      </w:r>
      <w:r w:rsidR="00EE5B89" w:rsidRPr="0091673F">
        <w:rPr>
          <w:rFonts w:hint="eastAsia"/>
          <w:rtl/>
        </w:rPr>
        <w:t>כיצד</w:t>
      </w:r>
      <w:r w:rsidR="00EE5B89" w:rsidRPr="0091673F">
        <w:rPr>
          <w:rtl/>
        </w:rPr>
        <w:t xml:space="preserve"> לנהוג במצבים מביכים שכאלה, </w:t>
      </w:r>
      <w:r w:rsidRPr="0091673F">
        <w:rPr>
          <w:rFonts w:hint="eastAsia"/>
          <w:rtl/>
        </w:rPr>
        <w:t>ואיש</w:t>
      </w:r>
      <w:r w:rsidRPr="0091673F">
        <w:rPr>
          <w:rtl/>
        </w:rPr>
        <w:t xml:space="preserve"> </w:t>
      </w:r>
      <w:r w:rsidRPr="0091673F">
        <w:rPr>
          <w:rFonts w:hint="eastAsia"/>
          <w:rtl/>
        </w:rPr>
        <w:t>לא</w:t>
      </w:r>
      <w:r w:rsidRPr="0091673F">
        <w:rPr>
          <w:rtl/>
        </w:rPr>
        <w:t xml:space="preserve"> </w:t>
      </w:r>
      <w:r w:rsidRPr="0091673F">
        <w:rPr>
          <w:rFonts w:hint="eastAsia"/>
          <w:rtl/>
        </w:rPr>
        <w:t>העלה</w:t>
      </w:r>
      <w:r w:rsidRPr="0091673F">
        <w:rPr>
          <w:rtl/>
        </w:rPr>
        <w:t xml:space="preserve"> </w:t>
      </w:r>
      <w:r w:rsidRPr="0091673F">
        <w:rPr>
          <w:rFonts w:hint="eastAsia"/>
          <w:rtl/>
        </w:rPr>
        <w:t>על</w:t>
      </w:r>
      <w:r w:rsidRPr="0091673F">
        <w:rPr>
          <w:rtl/>
        </w:rPr>
        <w:t xml:space="preserve"> </w:t>
      </w:r>
      <w:r w:rsidRPr="0091673F">
        <w:rPr>
          <w:rFonts w:hint="eastAsia"/>
          <w:rtl/>
        </w:rPr>
        <w:t>דעתו</w:t>
      </w:r>
      <w:r w:rsidRPr="0091673F">
        <w:rPr>
          <w:rtl/>
        </w:rPr>
        <w:t xml:space="preserve"> </w:t>
      </w:r>
      <w:r w:rsidRPr="0091673F">
        <w:rPr>
          <w:rFonts w:hint="eastAsia"/>
          <w:rtl/>
        </w:rPr>
        <w:t>לרחם</w:t>
      </w:r>
      <w:r w:rsidR="00177BD6" w:rsidRPr="0091673F">
        <w:rPr>
          <w:rtl/>
        </w:rPr>
        <w:t xml:space="preserve"> עליו</w:t>
      </w:r>
      <w:r w:rsidRPr="0091673F">
        <w:rPr>
          <w:rtl/>
        </w:rPr>
        <w:t>.</w:t>
      </w:r>
      <w:r w:rsidR="00A8701F" w:rsidRPr="0091673F">
        <w:rPr>
          <w:rtl/>
        </w:rPr>
        <w:t>]</w:t>
      </w:r>
    </w:p>
    <w:p w14:paraId="7959D501" w14:textId="4DBD66C2" w:rsidR="00BF52CC" w:rsidRPr="0091673F" w:rsidRDefault="00BF52CC" w:rsidP="00BF52CC">
      <w:pPr>
        <w:rPr>
          <w:rtl/>
        </w:rPr>
      </w:pPr>
      <w:r w:rsidRPr="0091673F">
        <w:rPr>
          <w:rFonts w:hint="eastAsia"/>
          <w:rtl/>
        </w:rPr>
        <w:t>מאותו</w:t>
      </w:r>
      <w:r w:rsidRPr="0091673F">
        <w:rPr>
          <w:rtl/>
        </w:rPr>
        <w:t xml:space="preserve"> </w:t>
      </w:r>
      <w:r w:rsidR="008B074C">
        <w:rPr>
          <w:rFonts w:hint="cs"/>
          <w:rtl/>
        </w:rPr>
        <w:t>יום</w:t>
      </w:r>
      <w:r w:rsidRPr="0091673F">
        <w:rPr>
          <w:rtl/>
        </w:rPr>
        <w:t xml:space="preserve"> </w:t>
      </w:r>
      <w:r w:rsidR="009C7311" w:rsidRPr="009C7311">
        <w:rPr>
          <w:rFonts w:cs="Times New Roman"/>
          <w:rtl/>
        </w:rPr>
        <w:t xml:space="preserve">לא התנגד עוד </w:t>
      </w:r>
      <w:r w:rsidR="00177BD6" w:rsidRPr="0091673F">
        <w:rPr>
          <w:rFonts w:hint="eastAsia"/>
          <w:rtl/>
        </w:rPr>
        <w:t>אביה</w:t>
      </w:r>
      <w:r w:rsidR="00177BD6" w:rsidRPr="0091673F">
        <w:rPr>
          <w:rtl/>
        </w:rPr>
        <w:t xml:space="preserve"> </w:t>
      </w:r>
      <w:r w:rsidR="00177BD6" w:rsidRPr="0091673F">
        <w:rPr>
          <w:rFonts w:hint="eastAsia"/>
          <w:rtl/>
        </w:rPr>
        <w:t>של</w:t>
      </w:r>
      <w:r w:rsidR="00177BD6" w:rsidRPr="0091673F">
        <w:rPr>
          <w:rtl/>
        </w:rPr>
        <w:t xml:space="preserve"> </w:t>
      </w:r>
      <w:r w:rsidR="00177BD6" w:rsidRPr="0091673F">
        <w:rPr>
          <w:rFonts w:hint="eastAsia"/>
          <w:rtl/>
        </w:rPr>
        <w:t>טולאסי</w:t>
      </w:r>
      <w:r w:rsidRPr="0091673F">
        <w:rPr>
          <w:rtl/>
        </w:rPr>
        <w:t xml:space="preserve"> ל</w:t>
      </w:r>
      <w:r w:rsidR="009C7311">
        <w:rPr>
          <w:rFonts w:hint="cs"/>
          <w:rtl/>
        </w:rPr>
        <w:t>כך</w:t>
      </w:r>
      <w:r w:rsidRPr="0091673F">
        <w:rPr>
          <w:rtl/>
        </w:rPr>
        <w:t xml:space="preserve"> ששיעורי הלטינית </w:t>
      </w:r>
      <w:r w:rsidR="008B074C">
        <w:rPr>
          <w:rFonts w:hint="cs"/>
          <w:rtl/>
        </w:rPr>
        <w:t>י</w:t>
      </w:r>
      <w:r w:rsidRPr="0091673F">
        <w:rPr>
          <w:rtl/>
        </w:rPr>
        <w:t>תקיימו בדלת סגורה, אף שלעיתים בקעו משם צלילי גיטרה במקום צלילי לטינית</w:t>
      </w:r>
      <w:r w:rsidR="009C7311">
        <w:rPr>
          <w:rFonts w:hint="cs"/>
          <w:rtl/>
        </w:rPr>
        <w:t>.[</w:t>
      </w:r>
      <w:r w:rsidRPr="0091673F">
        <w:rPr>
          <w:rtl/>
        </w:rPr>
        <w:t xml:space="preserve">, ואפילו </w:t>
      </w:r>
      <w:r w:rsidR="0059730C" w:rsidRPr="0091673F">
        <w:rPr>
          <w:rFonts w:hint="eastAsia"/>
          <w:rtl/>
        </w:rPr>
        <w:t>נעתר</w:t>
      </w:r>
      <w:r w:rsidR="0059730C" w:rsidRPr="0091673F">
        <w:rPr>
          <w:rtl/>
        </w:rPr>
        <w:t xml:space="preserve"> </w:t>
      </w:r>
      <w:r w:rsidR="007A11FA" w:rsidRPr="0091673F">
        <w:rPr>
          <w:rFonts w:hint="eastAsia"/>
          <w:rtl/>
        </w:rPr>
        <w:t>לכך</w:t>
      </w:r>
      <w:r w:rsidR="007A11FA" w:rsidRPr="0091673F">
        <w:rPr>
          <w:rtl/>
        </w:rPr>
        <w:t xml:space="preserve"> </w:t>
      </w:r>
      <w:r w:rsidRPr="0091673F">
        <w:rPr>
          <w:rFonts w:hint="eastAsia"/>
          <w:rtl/>
        </w:rPr>
        <w:t>ש</w:t>
      </w:r>
      <w:r w:rsidR="00DB2629" w:rsidRPr="0091673F">
        <w:rPr>
          <w:rFonts w:hint="eastAsia"/>
          <w:rtl/>
        </w:rPr>
        <w:t>ה</w:t>
      </w:r>
      <w:r w:rsidRPr="0091673F">
        <w:rPr>
          <w:rFonts w:hint="eastAsia"/>
          <w:rtl/>
        </w:rPr>
        <w:t>שיעורים</w:t>
      </w:r>
      <w:r w:rsidRPr="0091673F">
        <w:rPr>
          <w:rtl/>
        </w:rPr>
        <w:t xml:space="preserve"> </w:t>
      </w:r>
      <w:r w:rsidR="00DB2629" w:rsidRPr="0091673F">
        <w:rPr>
          <w:rFonts w:hint="eastAsia"/>
          <w:rtl/>
        </w:rPr>
        <w:t>יתקיימו</w:t>
      </w:r>
      <w:r w:rsidR="00DB2629" w:rsidRPr="0091673F">
        <w:rPr>
          <w:rtl/>
        </w:rPr>
        <w:t xml:space="preserve"> לעיתים </w:t>
      </w:r>
      <w:r w:rsidRPr="0091673F">
        <w:rPr>
          <w:rFonts w:hint="eastAsia"/>
          <w:rtl/>
        </w:rPr>
        <w:t>בביתו</w:t>
      </w:r>
      <w:r w:rsidR="00DB2629" w:rsidRPr="0091673F">
        <w:rPr>
          <w:rtl/>
        </w:rPr>
        <w:t xml:space="preserve"> של אלכס</w:t>
      </w:r>
      <w:r w:rsidR="007A11FA" w:rsidRPr="0091673F">
        <w:rPr>
          <w:rtl/>
        </w:rPr>
        <w:t xml:space="preserve">, </w:t>
      </w:r>
      <w:r w:rsidR="007A11FA" w:rsidRPr="0091673F">
        <w:rPr>
          <w:rFonts w:hint="eastAsia"/>
          <w:rtl/>
        </w:rPr>
        <w:t>ולא</w:t>
      </w:r>
      <w:r w:rsidR="007A11FA" w:rsidRPr="0091673F">
        <w:rPr>
          <w:rtl/>
        </w:rPr>
        <w:t xml:space="preserve"> </w:t>
      </w:r>
      <w:r w:rsidR="007A11FA" w:rsidRPr="0091673F">
        <w:rPr>
          <w:rFonts w:hint="eastAsia"/>
          <w:rtl/>
        </w:rPr>
        <w:t>בהיחבא</w:t>
      </w:r>
      <w:r w:rsidR="007A11FA" w:rsidRPr="0091673F">
        <w:rPr>
          <w:rtl/>
        </w:rPr>
        <w:t xml:space="preserve"> </w:t>
      </w:r>
      <w:r w:rsidR="007A11FA" w:rsidRPr="0091673F">
        <w:rPr>
          <w:rFonts w:hint="eastAsia"/>
          <w:rtl/>
        </w:rPr>
        <w:t>כפי</w:t>
      </w:r>
      <w:r w:rsidR="007A11FA" w:rsidRPr="0091673F">
        <w:rPr>
          <w:rtl/>
        </w:rPr>
        <w:t xml:space="preserve"> </w:t>
      </w:r>
      <w:r w:rsidR="007A11FA" w:rsidRPr="0091673F">
        <w:rPr>
          <w:rFonts w:hint="eastAsia"/>
          <w:rtl/>
        </w:rPr>
        <w:t>שקרה</w:t>
      </w:r>
      <w:r w:rsidR="007A11FA" w:rsidRPr="0091673F">
        <w:rPr>
          <w:rtl/>
        </w:rPr>
        <w:t xml:space="preserve"> </w:t>
      </w:r>
      <w:r w:rsidR="007A11FA" w:rsidRPr="0091673F">
        <w:rPr>
          <w:rFonts w:hint="eastAsia"/>
          <w:rtl/>
        </w:rPr>
        <w:t>עד</w:t>
      </w:r>
      <w:r w:rsidR="007A11FA" w:rsidRPr="0091673F">
        <w:rPr>
          <w:rtl/>
        </w:rPr>
        <w:t xml:space="preserve"> </w:t>
      </w:r>
      <w:r w:rsidR="007A11FA" w:rsidRPr="0091673F">
        <w:rPr>
          <w:rFonts w:hint="eastAsia"/>
          <w:rtl/>
        </w:rPr>
        <w:t>אז</w:t>
      </w:r>
      <w:r w:rsidR="00657F6C">
        <w:rPr>
          <w:rFonts w:hint="cs"/>
          <w:rtl/>
        </w:rPr>
        <w:t>]</w:t>
      </w:r>
      <w:r w:rsidRPr="0091673F">
        <w:rPr>
          <w:rtl/>
        </w:rPr>
        <w:t>.</w:t>
      </w:r>
    </w:p>
    <w:p w14:paraId="74E08472" w14:textId="7AA1668D" w:rsidR="00A83D14" w:rsidRDefault="00C93390" w:rsidP="00BF52CC">
      <w:pPr>
        <w:rPr>
          <w:rtl/>
        </w:rPr>
      </w:pPr>
      <w:r w:rsidRPr="0091673F">
        <w:rPr>
          <w:rFonts w:hint="eastAsia"/>
          <w:rtl/>
        </w:rPr>
        <w:t>אביו</w:t>
      </w:r>
      <w:r w:rsidRPr="0091673F">
        <w:rPr>
          <w:rtl/>
        </w:rPr>
        <w:t xml:space="preserve"> של אל</w:t>
      </w:r>
      <w:r w:rsidRPr="003961B8">
        <w:rPr>
          <w:rtl/>
        </w:rPr>
        <w:t>כס לא ה</w:t>
      </w:r>
      <w:r w:rsidR="008B074C" w:rsidRPr="003961B8">
        <w:rPr>
          <w:rFonts w:hint="cs"/>
          <w:rtl/>
        </w:rPr>
        <w:t>ִ</w:t>
      </w:r>
      <w:r w:rsidRPr="003961B8">
        <w:rPr>
          <w:rtl/>
        </w:rPr>
        <w:t xml:space="preserve">רבה לחשוב על המקרה. </w:t>
      </w:r>
      <w:r w:rsidR="007A11FA" w:rsidRPr="003961B8">
        <w:rPr>
          <w:rFonts w:hint="eastAsia"/>
          <w:rtl/>
        </w:rPr>
        <w:t>גירושו</w:t>
      </w:r>
      <w:r w:rsidR="007A11FA" w:rsidRPr="003961B8">
        <w:rPr>
          <w:rtl/>
        </w:rPr>
        <w:t xml:space="preserve"> </w:t>
      </w:r>
      <w:r w:rsidR="007A11FA" w:rsidRPr="003961B8">
        <w:rPr>
          <w:rFonts w:hint="eastAsia"/>
          <w:rtl/>
        </w:rPr>
        <w:t>מהדוכן</w:t>
      </w:r>
      <w:r w:rsidR="007A11FA" w:rsidRPr="003961B8">
        <w:rPr>
          <w:rtl/>
        </w:rPr>
        <w:t xml:space="preserve"> </w:t>
      </w:r>
      <w:r w:rsidR="000655BB" w:rsidRPr="003961B8">
        <w:rPr>
          <w:rFonts w:hint="eastAsia"/>
          <w:rtl/>
        </w:rPr>
        <w:t>על ידי</w:t>
      </w:r>
      <w:r w:rsidR="007A11FA" w:rsidRPr="003961B8">
        <w:rPr>
          <w:rtl/>
        </w:rPr>
        <w:t xml:space="preserve"> </w:t>
      </w:r>
      <w:r w:rsidR="007A11FA" w:rsidRPr="003961B8">
        <w:rPr>
          <w:rFonts w:hint="eastAsia"/>
          <w:rtl/>
        </w:rPr>
        <w:t>בנו</w:t>
      </w:r>
      <w:r w:rsidRPr="003961B8">
        <w:rPr>
          <w:rtl/>
        </w:rPr>
        <w:t xml:space="preserve"> היה כ</w:t>
      </w:r>
      <w:r w:rsidR="007A11FA" w:rsidRPr="003961B8">
        <w:rPr>
          <w:rFonts w:hint="eastAsia"/>
          <w:rtl/>
        </w:rPr>
        <w:t>ה</w:t>
      </w:r>
      <w:r w:rsidRPr="003961B8">
        <w:rPr>
          <w:rtl/>
        </w:rPr>
        <w:t xml:space="preserve"> מפתיע ומטריד</w:t>
      </w:r>
      <w:r w:rsidR="00152AAE" w:rsidRPr="003961B8">
        <w:rPr>
          <w:rtl/>
        </w:rPr>
        <w:t xml:space="preserve"> </w:t>
      </w:r>
      <w:r w:rsidR="00C672F4" w:rsidRPr="003961B8">
        <w:rPr>
          <w:rFonts w:hint="eastAsia"/>
          <w:rtl/>
        </w:rPr>
        <w:t>עד</w:t>
      </w:r>
      <w:r w:rsidR="00C672F4" w:rsidRPr="003961B8">
        <w:rPr>
          <w:rtl/>
        </w:rPr>
        <w:t xml:space="preserve"> כי </w:t>
      </w:r>
      <w:r w:rsidR="00152AAE" w:rsidRPr="003961B8">
        <w:rPr>
          <w:rFonts w:hint="eastAsia"/>
          <w:rtl/>
        </w:rPr>
        <w:t>העדיף</w:t>
      </w:r>
      <w:r w:rsidR="00152AAE" w:rsidRPr="003961B8">
        <w:rPr>
          <w:rtl/>
        </w:rPr>
        <w:t xml:space="preserve"> </w:t>
      </w:r>
      <w:r w:rsidR="007A11FA" w:rsidRPr="003961B8">
        <w:rPr>
          <w:rFonts w:hint="eastAsia"/>
          <w:rtl/>
        </w:rPr>
        <w:t>ש</w:t>
      </w:r>
      <w:r w:rsidR="00152AAE" w:rsidRPr="003961B8">
        <w:rPr>
          <w:rFonts w:hint="eastAsia"/>
          <w:rtl/>
        </w:rPr>
        <w:t>לא</w:t>
      </w:r>
      <w:r w:rsidR="00152AAE" w:rsidRPr="003961B8">
        <w:rPr>
          <w:rtl/>
        </w:rPr>
        <w:t xml:space="preserve"> להקדיש לכך כל מחשבה, וזה לא </w:t>
      </w:r>
      <w:r w:rsidR="00DB2629" w:rsidRPr="003961B8">
        <w:rPr>
          <w:rFonts w:hint="eastAsia"/>
          <w:rtl/>
        </w:rPr>
        <w:t>היה</w:t>
      </w:r>
      <w:r w:rsidR="00DB2629" w:rsidRPr="003961B8">
        <w:rPr>
          <w:rtl/>
        </w:rPr>
        <w:t xml:space="preserve"> </w:t>
      </w:r>
      <w:r w:rsidR="00152AAE" w:rsidRPr="003961B8">
        <w:rPr>
          <w:rFonts w:hint="eastAsia"/>
          <w:rtl/>
        </w:rPr>
        <w:t>קשה</w:t>
      </w:r>
      <w:r w:rsidR="00152AAE" w:rsidRPr="003961B8">
        <w:rPr>
          <w:rtl/>
        </w:rPr>
        <w:t xml:space="preserve"> </w:t>
      </w:r>
      <w:r w:rsidR="00152AAE" w:rsidRPr="003961B8">
        <w:rPr>
          <w:rFonts w:hint="eastAsia"/>
          <w:rtl/>
        </w:rPr>
        <w:t>בתקופה</w:t>
      </w:r>
      <w:r w:rsidR="00152AAE" w:rsidRPr="003961B8">
        <w:rPr>
          <w:rtl/>
        </w:rPr>
        <w:t xml:space="preserve"> </w:t>
      </w:r>
      <w:r w:rsidR="00152AAE" w:rsidRPr="003961B8">
        <w:rPr>
          <w:rFonts w:hint="eastAsia"/>
          <w:rtl/>
        </w:rPr>
        <w:t>שבה</w:t>
      </w:r>
      <w:r w:rsidR="00152AAE" w:rsidRPr="003961B8">
        <w:rPr>
          <w:rtl/>
        </w:rPr>
        <w:t xml:space="preserve"> </w:t>
      </w:r>
      <w:r w:rsidR="003961B8">
        <w:rPr>
          <w:rFonts w:hint="cs"/>
          <w:rtl/>
        </w:rPr>
        <w:t>נהג</w:t>
      </w:r>
      <w:r w:rsidR="00C672F4" w:rsidRPr="003961B8">
        <w:rPr>
          <w:rtl/>
        </w:rPr>
        <w:t xml:space="preserve"> </w:t>
      </w:r>
      <w:r w:rsidR="00D824F2" w:rsidRPr="003961B8">
        <w:rPr>
          <w:rFonts w:hint="cs"/>
          <w:rtl/>
        </w:rPr>
        <w:t>ל</w:t>
      </w:r>
      <w:r w:rsidR="00657F6C" w:rsidRPr="003961B8">
        <w:rPr>
          <w:rFonts w:hint="cs"/>
          <w:rtl/>
        </w:rPr>
        <w:t>התאכסן</w:t>
      </w:r>
      <w:r w:rsidR="00657F6C">
        <w:rPr>
          <w:rFonts w:hint="cs"/>
          <w:rtl/>
        </w:rPr>
        <w:t xml:space="preserve"> </w:t>
      </w:r>
      <w:r w:rsidR="003961B8">
        <w:rPr>
          <w:rFonts w:hint="cs"/>
          <w:rtl/>
        </w:rPr>
        <w:t xml:space="preserve">לעיתים תכופות </w:t>
      </w:r>
      <w:r w:rsidR="00C672F4" w:rsidRPr="0091673F">
        <w:rPr>
          <w:rFonts w:hint="eastAsia"/>
          <w:rtl/>
        </w:rPr>
        <w:t>בבתי</w:t>
      </w:r>
      <w:r w:rsidR="00A83D14">
        <w:rPr>
          <w:rFonts w:hint="cs"/>
          <w:rtl/>
        </w:rPr>
        <w:t>-</w:t>
      </w:r>
      <w:r w:rsidR="00C672F4" w:rsidRPr="0091673F">
        <w:rPr>
          <w:rFonts w:hint="eastAsia"/>
          <w:rtl/>
        </w:rPr>
        <w:t>מלון</w:t>
      </w:r>
      <w:r w:rsidR="00C672F4" w:rsidRPr="0091673F">
        <w:rPr>
          <w:rtl/>
        </w:rPr>
        <w:t xml:space="preserve"> </w:t>
      </w:r>
      <w:r w:rsidR="00C672F4" w:rsidRPr="0091673F">
        <w:rPr>
          <w:rFonts w:hint="eastAsia"/>
          <w:rtl/>
        </w:rPr>
        <w:t>ו</w:t>
      </w:r>
      <w:r w:rsidR="00D824F2">
        <w:rPr>
          <w:rFonts w:hint="cs"/>
          <w:rtl/>
        </w:rPr>
        <w:t>ל</w:t>
      </w:r>
      <w:r w:rsidR="00657F6C">
        <w:rPr>
          <w:rFonts w:hint="cs"/>
          <w:rtl/>
        </w:rPr>
        <w:t>בל</w:t>
      </w:r>
      <w:r w:rsidR="00D824F2">
        <w:rPr>
          <w:rFonts w:hint="cs"/>
          <w:rtl/>
        </w:rPr>
        <w:t>ות</w:t>
      </w:r>
      <w:r w:rsidR="00657F6C">
        <w:rPr>
          <w:rFonts w:hint="cs"/>
          <w:rtl/>
        </w:rPr>
        <w:t xml:space="preserve"> </w:t>
      </w:r>
      <w:r w:rsidR="00152AAE" w:rsidRPr="0091673F">
        <w:rPr>
          <w:rFonts w:hint="eastAsia"/>
          <w:rtl/>
        </w:rPr>
        <w:t>שעות</w:t>
      </w:r>
      <w:r w:rsidR="00152AAE" w:rsidRPr="0091673F">
        <w:rPr>
          <w:rtl/>
        </w:rPr>
        <w:t xml:space="preserve"> </w:t>
      </w:r>
      <w:r w:rsidR="00C672F4" w:rsidRPr="0091673F">
        <w:rPr>
          <w:rFonts w:hint="eastAsia"/>
          <w:rtl/>
        </w:rPr>
        <w:t>עבודה</w:t>
      </w:r>
      <w:r w:rsidR="00C672F4" w:rsidRPr="0091673F">
        <w:rPr>
          <w:rtl/>
        </w:rPr>
        <w:t xml:space="preserve"> </w:t>
      </w:r>
      <w:r w:rsidR="00C672F4" w:rsidRPr="0091673F">
        <w:rPr>
          <w:rFonts w:hint="eastAsia"/>
          <w:rtl/>
        </w:rPr>
        <w:t>ארוכות</w:t>
      </w:r>
      <w:r w:rsidR="00152AAE" w:rsidRPr="0091673F">
        <w:rPr>
          <w:rtl/>
        </w:rPr>
        <w:t xml:space="preserve"> במשרדים </w:t>
      </w:r>
      <w:r w:rsidR="00DB2629" w:rsidRPr="0091673F">
        <w:rPr>
          <w:rFonts w:hint="eastAsia"/>
          <w:rtl/>
        </w:rPr>
        <w:t>זרים</w:t>
      </w:r>
      <w:r w:rsidR="00D824F2" w:rsidRPr="00D824F2">
        <w:rPr>
          <w:rFonts w:cs="Times New Roman"/>
          <w:rtl/>
        </w:rPr>
        <w:t>. ובכל זאת,</w:t>
      </w:r>
      <w:r w:rsidR="00657F6C">
        <w:rPr>
          <w:rFonts w:hint="cs"/>
          <w:rtl/>
        </w:rPr>
        <w:t xml:space="preserve"> </w:t>
      </w:r>
      <w:r w:rsidR="00D824F2">
        <w:rPr>
          <w:rFonts w:hint="cs"/>
          <w:rtl/>
        </w:rPr>
        <w:t>כש</w:t>
      </w:r>
      <w:r w:rsidR="00DB2629" w:rsidRPr="0091673F">
        <w:rPr>
          <w:rFonts w:hint="eastAsia"/>
          <w:rtl/>
        </w:rPr>
        <w:t>הרהר</w:t>
      </w:r>
      <w:r w:rsidR="007A11FA" w:rsidRPr="0091673F">
        <w:rPr>
          <w:rtl/>
        </w:rPr>
        <w:t xml:space="preserve"> ב</w:t>
      </w:r>
      <w:r w:rsidR="00DB2629" w:rsidRPr="0091673F">
        <w:rPr>
          <w:rFonts w:hint="eastAsia"/>
          <w:rtl/>
        </w:rPr>
        <w:t>אירוע</w:t>
      </w:r>
      <w:r w:rsidR="00152AAE" w:rsidRPr="0091673F">
        <w:rPr>
          <w:rtl/>
        </w:rPr>
        <w:t xml:space="preserve"> היה רק דבר אחד שאמר לעצמו, </w:t>
      </w:r>
      <w:r w:rsidR="00657F6C">
        <w:rPr>
          <w:rFonts w:hint="cs"/>
          <w:rtl/>
        </w:rPr>
        <w:t>[</w:t>
      </w:r>
      <w:r w:rsidR="00152AAE" w:rsidRPr="0091673F">
        <w:rPr>
          <w:rtl/>
        </w:rPr>
        <w:t>שעלה בתוכו בלי שרצה לאמר</w:t>
      </w:r>
      <w:r w:rsidR="007A11FA" w:rsidRPr="0091673F">
        <w:rPr>
          <w:rFonts w:hint="eastAsia"/>
          <w:rtl/>
        </w:rPr>
        <w:t>ו</w:t>
      </w:r>
      <w:r w:rsidR="00152AAE" w:rsidRPr="0091673F">
        <w:rPr>
          <w:rtl/>
        </w:rPr>
        <w:t xml:space="preserve"> לעצמו</w:t>
      </w:r>
      <w:r w:rsidR="00EE5B89" w:rsidRPr="0091673F">
        <w:rPr>
          <w:rtl/>
        </w:rPr>
        <w:t xml:space="preserve"> </w:t>
      </w:r>
      <w:r w:rsidR="00EE5B89" w:rsidRPr="0091673F">
        <w:rPr>
          <w:rtl/>
        </w:rPr>
        <w:lastRenderedPageBreak/>
        <w:t>בכלל</w:t>
      </w:r>
      <w:r w:rsidR="00152AAE" w:rsidRPr="0091673F">
        <w:rPr>
          <w:rtl/>
        </w:rPr>
        <w:t xml:space="preserve">, </w:t>
      </w:r>
      <w:r w:rsidR="00152AAE" w:rsidRPr="0091673F">
        <w:rPr>
          <w:rFonts w:hint="eastAsia"/>
          <w:rtl/>
        </w:rPr>
        <w:t>מחשבה</w:t>
      </w:r>
      <w:r w:rsidR="00152AAE" w:rsidRPr="0091673F">
        <w:rPr>
          <w:rtl/>
        </w:rPr>
        <w:t xml:space="preserve"> </w:t>
      </w:r>
      <w:r w:rsidR="00152AAE" w:rsidRPr="0091673F">
        <w:rPr>
          <w:rFonts w:hint="eastAsia"/>
          <w:rtl/>
        </w:rPr>
        <w:t>מוזרה</w:t>
      </w:r>
      <w:r w:rsidR="00152AAE" w:rsidRPr="0091673F">
        <w:rPr>
          <w:rtl/>
        </w:rPr>
        <w:t xml:space="preserve"> </w:t>
      </w:r>
      <w:r w:rsidR="00152AAE" w:rsidRPr="0091673F">
        <w:rPr>
          <w:rFonts w:hint="eastAsia"/>
          <w:rtl/>
        </w:rPr>
        <w:t>וגרועה</w:t>
      </w:r>
      <w:r w:rsidR="00152AAE" w:rsidRPr="0091673F">
        <w:rPr>
          <w:rtl/>
        </w:rPr>
        <w:t xml:space="preserve"> </w:t>
      </w:r>
      <w:r w:rsidR="00152AAE" w:rsidRPr="0091673F">
        <w:rPr>
          <w:rFonts w:hint="eastAsia"/>
          <w:rtl/>
        </w:rPr>
        <w:t>שהוכיחה</w:t>
      </w:r>
      <w:r w:rsidR="00152AAE" w:rsidRPr="0091673F">
        <w:rPr>
          <w:rtl/>
        </w:rPr>
        <w:t xml:space="preserve"> </w:t>
      </w:r>
      <w:r w:rsidR="00152AAE" w:rsidRPr="0091673F">
        <w:rPr>
          <w:rFonts w:hint="eastAsia"/>
          <w:rtl/>
        </w:rPr>
        <w:t>לו</w:t>
      </w:r>
      <w:r w:rsidR="00152AAE" w:rsidRPr="0091673F">
        <w:rPr>
          <w:rtl/>
        </w:rPr>
        <w:t xml:space="preserve"> </w:t>
      </w:r>
      <w:r w:rsidR="00152AAE" w:rsidRPr="0091673F">
        <w:rPr>
          <w:rFonts w:hint="eastAsia"/>
          <w:rtl/>
        </w:rPr>
        <w:t>בבוטות</w:t>
      </w:r>
      <w:r w:rsidR="00152AAE" w:rsidRPr="0091673F">
        <w:rPr>
          <w:rtl/>
        </w:rPr>
        <w:t xml:space="preserve"> </w:t>
      </w:r>
      <w:r w:rsidR="00152AAE" w:rsidRPr="0091673F">
        <w:rPr>
          <w:rFonts w:hint="eastAsia"/>
          <w:rtl/>
        </w:rPr>
        <w:t>מבהילה</w:t>
      </w:r>
      <w:r w:rsidR="00152AAE" w:rsidRPr="0091673F">
        <w:rPr>
          <w:rtl/>
        </w:rPr>
        <w:t xml:space="preserve"> </w:t>
      </w:r>
      <w:r w:rsidR="00152AAE" w:rsidRPr="0091673F">
        <w:rPr>
          <w:rFonts w:hint="eastAsia"/>
          <w:rtl/>
        </w:rPr>
        <w:t>עד</w:t>
      </w:r>
      <w:r w:rsidR="00152AAE" w:rsidRPr="0091673F">
        <w:rPr>
          <w:rtl/>
        </w:rPr>
        <w:t xml:space="preserve"> </w:t>
      </w:r>
      <w:r w:rsidR="00152AAE" w:rsidRPr="0091673F">
        <w:rPr>
          <w:rFonts w:hint="eastAsia"/>
          <w:rtl/>
        </w:rPr>
        <w:t>כמה</w:t>
      </w:r>
      <w:r w:rsidR="00152AAE" w:rsidRPr="0091673F">
        <w:rPr>
          <w:rtl/>
        </w:rPr>
        <w:t xml:space="preserve"> </w:t>
      </w:r>
      <w:r w:rsidR="00152AAE" w:rsidRPr="0091673F">
        <w:rPr>
          <w:rFonts w:hint="eastAsia"/>
          <w:rtl/>
        </w:rPr>
        <w:t>ה</w:t>
      </w:r>
      <w:r w:rsidR="007A11FA" w:rsidRPr="0091673F">
        <w:rPr>
          <w:rFonts w:hint="eastAsia"/>
          <w:rtl/>
        </w:rPr>
        <w:t>יה</w:t>
      </w:r>
      <w:r w:rsidR="007A11FA" w:rsidRPr="0091673F">
        <w:rPr>
          <w:rtl/>
        </w:rPr>
        <w:t xml:space="preserve"> </w:t>
      </w:r>
      <w:r w:rsidR="00152AAE" w:rsidRPr="0091673F">
        <w:rPr>
          <w:rFonts w:hint="eastAsia"/>
          <w:rtl/>
        </w:rPr>
        <w:t>עדיין</w:t>
      </w:r>
      <w:r w:rsidR="00152AAE" w:rsidRPr="0091673F">
        <w:rPr>
          <w:rtl/>
        </w:rPr>
        <w:t xml:space="preserve"> רחוק משלמות</w:t>
      </w:r>
      <w:r w:rsidR="00657F6C">
        <w:rPr>
          <w:rFonts w:hint="cs"/>
          <w:rtl/>
        </w:rPr>
        <w:t>]</w:t>
      </w:r>
      <w:r w:rsidR="00152AAE" w:rsidRPr="0091673F">
        <w:rPr>
          <w:rtl/>
        </w:rPr>
        <w:t xml:space="preserve"> אבל </w:t>
      </w:r>
      <w:r w:rsidR="00D824F2" w:rsidRPr="00D824F2">
        <w:rPr>
          <w:rFonts w:cs="Times New Roman"/>
          <w:rtl/>
        </w:rPr>
        <w:t xml:space="preserve">הדבר התרחש </w:t>
      </w:r>
      <w:r w:rsidR="00152AAE" w:rsidRPr="0091673F">
        <w:rPr>
          <w:rtl/>
        </w:rPr>
        <w:t xml:space="preserve">לעיתים כה רחוקות שאולי בכל זאת אפשר </w:t>
      </w:r>
      <w:r w:rsidR="00C672F4" w:rsidRPr="0091673F">
        <w:rPr>
          <w:rFonts w:hint="eastAsia"/>
          <w:rtl/>
        </w:rPr>
        <w:t>להתעלם</w:t>
      </w:r>
      <w:r w:rsidR="00C672F4" w:rsidRPr="0091673F">
        <w:rPr>
          <w:rtl/>
        </w:rPr>
        <w:t xml:space="preserve"> </w:t>
      </w:r>
      <w:r w:rsidR="00C672F4" w:rsidRPr="0091673F">
        <w:rPr>
          <w:rFonts w:hint="eastAsia"/>
          <w:rtl/>
        </w:rPr>
        <w:t>ואפילו</w:t>
      </w:r>
      <w:r w:rsidR="00152AAE" w:rsidRPr="0091673F">
        <w:rPr>
          <w:rtl/>
        </w:rPr>
        <w:t xml:space="preserve"> לסלוח לו</w:t>
      </w:r>
      <w:r w:rsidR="00657F6C">
        <w:rPr>
          <w:rFonts w:hint="cs"/>
          <w:rtl/>
        </w:rPr>
        <w:t>.</w:t>
      </w:r>
      <w:r w:rsidR="00152AAE" w:rsidRPr="0091673F">
        <w:rPr>
          <w:rtl/>
        </w:rPr>
        <w:t xml:space="preserve"> </w:t>
      </w:r>
    </w:p>
    <w:p w14:paraId="684C4FD5" w14:textId="56862FB1" w:rsidR="00C93390" w:rsidRDefault="00152AAE" w:rsidP="00BF52CC">
      <w:pPr>
        <w:rPr>
          <w:rtl/>
        </w:rPr>
      </w:pPr>
      <w:r w:rsidRPr="0091673F">
        <w:rPr>
          <w:rtl/>
        </w:rPr>
        <w:t>הוא חשב, אני לא רוצה לחיות איתו באותו בית.</w:t>
      </w:r>
      <w:r>
        <w:rPr>
          <w:rFonts w:hint="cs"/>
          <w:rtl/>
        </w:rPr>
        <w:t xml:space="preserve"> </w:t>
      </w:r>
    </w:p>
    <w:p w14:paraId="215876DA" w14:textId="77777777" w:rsidR="00BF52CC" w:rsidRPr="00B85195" w:rsidRDefault="00BF52CC" w:rsidP="00B85195">
      <w:pPr>
        <w:rPr>
          <w:rFonts w:cs="Times New Roman"/>
          <w:rtl/>
        </w:rPr>
      </w:pPr>
    </w:p>
    <w:p w14:paraId="691116BB" w14:textId="41359DFD" w:rsidR="0047223E" w:rsidRPr="0044357B" w:rsidRDefault="00A83D14" w:rsidP="00D14A18">
      <w:pPr>
        <w:pStyle w:val="Heading2"/>
        <w:rPr>
          <w:rtl/>
        </w:rPr>
      </w:pPr>
      <w:r>
        <w:rPr>
          <w:rFonts w:hint="cs"/>
          <w:rtl/>
        </w:rPr>
        <w:t>בבוא היום עוד תאיר</w:t>
      </w:r>
    </w:p>
    <w:p w14:paraId="03B6D191" w14:textId="5E11B390" w:rsidR="006A2B31" w:rsidRDefault="006A2B31" w:rsidP="004E4E6C">
      <w:pPr>
        <w:rPr>
          <w:rtl/>
        </w:rPr>
      </w:pPr>
      <w:r>
        <w:rPr>
          <w:rFonts w:hint="cs"/>
          <w:rtl/>
        </w:rPr>
        <w:t xml:space="preserve">[כן, ב-1996 זה התקיים בכיכר רבין </w:t>
      </w:r>
      <w:r>
        <w:rPr>
          <w:rtl/>
        </w:rPr>
        <w:t>–</w:t>
      </w:r>
    </w:p>
    <w:p w14:paraId="029C23E4" w14:textId="290CB4F5" w:rsidR="006A2B31" w:rsidRDefault="006A2B31" w:rsidP="004E4E6C">
      <w:pPr>
        <w:rPr>
          <w:rFonts w:cs="Times New Roman"/>
          <w:rtl/>
        </w:rPr>
      </w:pPr>
      <w:r w:rsidRPr="006A2B31">
        <w:rPr>
          <w:rFonts w:cs="Times New Roman"/>
          <w:rtl/>
        </w:rPr>
        <w:t>במשך שנים רבות התקיים היריד הגדול ביותר בתל אביב, בכיכר מלכי ישראל (היא כיכר רבין). בשנת 2001, משיקולי אבטחה, הועבר היריד לגני התערוכה, ומשם עבר בשנת 2003 לגני יהושע. בשנת 2008 הוחלט להחזיר את היריד בתל אביב למיקומו המסורתי.</w:t>
      </w:r>
      <w:r>
        <w:rPr>
          <w:rFonts w:cs="Times New Roman" w:hint="cs"/>
          <w:rtl/>
        </w:rPr>
        <w:t xml:space="preserve"> </w:t>
      </w:r>
      <w:hyperlink r:id="rId108" w:history="1">
        <w:r w:rsidRPr="006A2B31">
          <w:rPr>
            <w:rStyle w:val="Hyperlink"/>
            <w:rFonts w:cs="Times New Roman" w:hint="cs"/>
            <w:rtl/>
          </w:rPr>
          <w:t>מוויקי</w:t>
        </w:r>
      </w:hyperlink>
    </w:p>
    <w:p w14:paraId="1F196848" w14:textId="2CC2596A" w:rsidR="006A2B31" w:rsidRDefault="006A2B31" w:rsidP="004E4E6C">
      <w:pPr>
        <w:rPr>
          <w:rtl/>
        </w:rPr>
      </w:pPr>
      <w:r>
        <w:rPr>
          <w:rFonts w:hint="cs"/>
          <w:rtl/>
        </w:rPr>
        <w:t>]</w:t>
      </w:r>
    </w:p>
    <w:p w14:paraId="02D2657F" w14:textId="61697625" w:rsidR="009C7311" w:rsidRDefault="004627AB" w:rsidP="004E4E6C">
      <w:pPr>
        <w:rPr>
          <w:rFonts w:cs="Times New Roman"/>
          <w:rtl/>
        </w:rPr>
      </w:pPr>
      <w:r w:rsidRPr="00CD067C">
        <w:rPr>
          <w:rtl/>
        </w:rPr>
        <w:t>ארקדי התאמץ בכל כוחו ל</w:t>
      </w:r>
      <w:r w:rsidR="00BC7009">
        <w:rPr>
          <w:rFonts w:hint="cs"/>
          <w:rtl/>
        </w:rPr>
        <w:t>צלוח</w:t>
      </w:r>
      <w:r w:rsidRPr="00CD067C">
        <w:rPr>
          <w:rtl/>
        </w:rPr>
        <w:t xml:space="preserve"> את השנה </w:t>
      </w:r>
      <w:r w:rsidR="00994621">
        <w:rPr>
          <w:rFonts w:hint="cs"/>
          <w:rtl/>
        </w:rPr>
        <w:t xml:space="preserve">כנדרש </w:t>
      </w:r>
      <w:r w:rsidRPr="00CD067C">
        <w:rPr>
          <w:rtl/>
        </w:rPr>
        <w:t>ולהגיע לקיץ</w:t>
      </w:r>
      <w:r w:rsidR="00D3644A">
        <w:rPr>
          <w:rFonts w:hint="cs"/>
          <w:rtl/>
        </w:rPr>
        <w:t>[</w:t>
      </w:r>
      <w:r w:rsidRPr="00CD067C">
        <w:rPr>
          <w:rtl/>
        </w:rPr>
        <w:t xml:space="preserve">, לנשום כל נשימה </w:t>
      </w:r>
      <w:r w:rsidR="00994621">
        <w:rPr>
          <w:rFonts w:hint="cs"/>
          <w:rtl/>
        </w:rPr>
        <w:t xml:space="preserve">כמו </w:t>
      </w:r>
      <w:r w:rsidRPr="00CD067C">
        <w:rPr>
          <w:rtl/>
        </w:rPr>
        <w:t xml:space="preserve">שצריך ולנשוף כל נשיפה בדיוק לפי ההוראות. הוא התנהג יפה </w:t>
      </w:r>
      <w:r w:rsidR="00F97A34">
        <w:rPr>
          <w:rtl/>
        </w:rPr>
        <w:t>כל כך</w:t>
      </w:r>
      <w:r w:rsidRPr="00CD067C">
        <w:rPr>
          <w:rtl/>
        </w:rPr>
        <w:t xml:space="preserve"> השנה,</w:t>
      </w:r>
      <w:r w:rsidR="00D3644A">
        <w:rPr>
          <w:rFonts w:hint="cs"/>
          <w:rtl/>
        </w:rPr>
        <w:t>] הוא</w:t>
      </w:r>
      <w:r w:rsidRPr="00CD067C">
        <w:rPr>
          <w:rtl/>
        </w:rPr>
        <w:t xml:space="preserve"> לא התלונן </w:t>
      </w:r>
      <w:r w:rsidR="00035DF9">
        <w:rPr>
          <w:rtl/>
        </w:rPr>
        <w:t xml:space="preserve">ולא מחה, </w:t>
      </w:r>
      <w:r w:rsidR="00D3644A">
        <w:rPr>
          <w:rFonts w:hint="cs"/>
          <w:rtl/>
        </w:rPr>
        <w:t xml:space="preserve">אלא </w:t>
      </w:r>
      <w:r w:rsidR="004C4D91">
        <w:rPr>
          <w:rFonts w:hint="cs"/>
          <w:rtl/>
        </w:rPr>
        <w:t>המתין</w:t>
      </w:r>
      <w:r w:rsidRPr="00CD067C">
        <w:rPr>
          <w:rtl/>
        </w:rPr>
        <w:t xml:space="preserve"> בסבלנות. הוא לא החסיר </w:t>
      </w:r>
      <w:r w:rsidR="003046AB">
        <w:rPr>
          <w:rFonts w:hint="cs"/>
          <w:rtl/>
        </w:rPr>
        <w:t>ימי לימודים</w:t>
      </w:r>
      <w:r w:rsidRPr="00CD067C">
        <w:rPr>
          <w:rtl/>
        </w:rPr>
        <w:t xml:space="preserve">, </w:t>
      </w:r>
      <w:r w:rsidR="003046AB">
        <w:rPr>
          <w:rFonts w:hint="cs"/>
          <w:rtl/>
        </w:rPr>
        <w:t xml:space="preserve">ואפילו </w:t>
      </w:r>
      <w:r w:rsidR="001F7E1A">
        <w:rPr>
          <w:rFonts w:hint="cs"/>
          <w:rtl/>
        </w:rPr>
        <w:t>ביקש</w:t>
      </w:r>
      <w:r w:rsidR="003046AB">
        <w:rPr>
          <w:rFonts w:hint="cs"/>
          <w:rtl/>
        </w:rPr>
        <w:t xml:space="preserve"> לה</w:t>
      </w:r>
      <w:r w:rsidR="008B074C">
        <w:rPr>
          <w:rFonts w:hint="cs"/>
          <w:rtl/>
        </w:rPr>
        <w:t>י</w:t>
      </w:r>
      <w:r w:rsidR="003046AB">
        <w:rPr>
          <w:rFonts w:hint="cs"/>
          <w:rtl/>
        </w:rPr>
        <w:t>רשם ל</w:t>
      </w:r>
      <w:r w:rsidRPr="00CD067C">
        <w:rPr>
          <w:rtl/>
        </w:rPr>
        <w:t>חוג אנגלית</w:t>
      </w:r>
      <w:r w:rsidR="003046AB">
        <w:rPr>
          <w:rFonts w:hint="cs"/>
          <w:rtl/>
        </w:rPr>
        <w:t xml:space="preserve"> </w:t>
      </w:r>
      <w:r w:rsidR="00D3644A">
        <w:rPr>
          <w:rFonts w:hint="cs"/>
          <w:rtl/>
        </w:rPr>
        <w:t>[</w:t>
      </w:r>
      <w:r w:rsidR="00657F6C">
        <w:rPr>
          <w:rFonts w:hint="cs"/>
          <w:rtl/>
        </w:rPr>
        <w:t>(</w:t>
      </w:r>
      <w:r w:rsidR="003046AB">
        <w:rPr>
          <w:rFonts w:hint="cs"/>
          <w:rtl/>
        </w:rPr>
        <w:t>הוא מצא רק חוג למבוגרים, בקולג' האמריקאי במדרחוב</w:t>
      </w:r>
      <w:r w:rsidR="00657F6C">
        <w:rPr>
          <w:rFonts w:hint="cs"/>
          <w:rtl/>
        </w:rPr>
        <w:t>)</w:t>
      </w:r>
      <w:r w:rsidR="00D3644A">
        <w:rPr>
          <w:rFonts w:hint="cs"/>
          <w:rtl/>
        </w:rPr>
        <w:t>]</w:t>
      </w:r>
      <w:r w:rsidR="003046AB">
        <w:rPr>
          <w:rFonts w:hint="cs"/>
          <w:rtl/>
        </w:rPr>
        <w:t xml:space="preserve"> ולא החמיץ אף מפגש</w:t>
      </w:r>
      <w:r w:rsidR="00D3644A">
        <w:rPr>
          <w:rFonts w:cs="Times New Roman" w:hint="cs"/>
          <w:rtl/>
        </w:rPr>
        <w:t>,</w:t>
      </w:r>
      <w:r w:rsidR="00994246" w:rsidRPr="00994246">
        <w:rPr>
          <w:rFonts w:cs="Times New Roman"/>
          <w:rtl/>
        </w:rPr>
        <w:t xml:space="preserve"> למורת רוחם של שאר התלמידים, כי לעיתים קרובות עצר את מהלך השיעורים ודרש לדעת את ה</w:t>
      </w:r>
      <w:r w:rsidR="00C51519">
        <w:rPr>
          <w:rFonts w:cs="Times New Roman"/>
          <w:rtl/>
        </w:rPr>
        <w:t>גרס</w:t>
      </w:r>
      <w:r w:rsidR="00994246" w:rsidRPr="00994246">
        <w:rPr>
          <w:rFonts w:cs="Times New Roman"/>
          <w:rtl/>
        </w:rPr>
        <w:t>ה הבריטית למילים שלמדו</w:t>
      </w:r>
      <w:r w:rsidRPr="00CD067C">
        <w:rPr>
          <w:rtl/>
        </w:rPr>
        <w:t xml:space="preserve">. </w:t>
      </w:r>
      <w:r w:rsidR="00C00A6E">
        <w:rPr>
          <w:rFonts w:hint="cs"/>
          <w:rtl/>
        </w:rPr>
        <w:t>אפילו ל</w:t>
      </w:r>
      <w:r w:rsidR="00C45B28">
        <w:rPr>
          <w:rFonts w:hint="cs"/>
          <w:rtl/>
        </w:rPr>
        <w:t>תוכני</w:t>
      </w:r>
      <w:r w:rsidR="00C00A6E">
        <w:rPr>
          <w:rFonts w:hint="cs"/>
          <w:rtl/>
        </w:rPr>
        <w:t>ת המחוננים התקבל</w:t>
      </w:r>
      <w:r w:rsidR="008B074C">
        <w:rPr>
          <w:rFonts w:hint="cs"/>
          <w:rtl/>
        </w:rPr>
        <w:t>,</w:t>
      </w:r>
      <w:r w:rsidR="00C00A6E">
        <w:rPr>
          <w:rFonts w:hint="cs"/>
          <w:rtl/>
        </w:rPr>
        <w:t xml:space="preserve"> והתייצב במעבדות הלימודיות בכל יום שלישי בשבוע</w:t>
      </w:r>
      <w:r w:rsidR="004E4E6C">
        <w:rPr>
          <w:rFonts w:hint="cs"/>
          <w:rtl/>
        </w:rPr>
        <w:t xml:space="preserve"> לה</w:t>
      </w:r>
      <w:r w:rsidR="00AF2C38">
        <w:rPr>
          <w:rFonts w:hint="cs"/>
          <w:rtl/>
        </w:rPr>
        <w:t>שתלם בנפלאות המדע</w:t>
      </w:r>
      <w:r w:rsidR="004C4D91">
        <w:rPr>
          <w:rFonts w:hint="cs"/>
          <w:rtl/>
        </w:rPr>
        <w:t>.</w:t>
      </w:r>
      <w:r w:rsidR="00C00A6E">
        <w:rPr>
          <w:rFonts w:hint="cs"/>
          <w:rtl/>
        </w:rPr>
        <w:t xml:space="preserve"> </w:t>
      </w:r>
      <w:r w:rsidR="00AF2C38">
        <w:rPr>
          <w:rFonts w:hint="cs"/>
          <w:rtl/>
        </w:rPr>
        <w:t>לא אחת שקע ב</w:t>
      </w:r>
      <w:r w:rsidR="008B074C">
        <w:rPr>
          <w:rFonts w:hint="cs"/>
          <w:rtl/>
        </w:rPr>
        <w:t xml:space="preserve">קהות </w:t>
      </w:r>
      <w:r w:rsidR="00AF2C38">
        <w:rPr>
          <w:rFonts w:hint="cs"/>
          <w:rtl/>
        </w:rPr>
        <w:t>חושים</w:t>
      </w:r>
      <w:r w:rsidR="004C4D91">
        <w:rPr>
          <w:rFonts w:hint="cs"/>
          <w:rtl/>
        </w:rPr>
        <w:t>,</w:t>
      </w:r>
      <w:r w:rsidR="00AF2C38">
        <w:rPr>
          <w:rFonts w:hint="cs"/>
          <w:rtl/>
        </w:rPr>
        <w:t xml:space="preserve"> אבל התעורר </w:t>
      </w:r>
      <w:r w:rsidR="00C00A6E">
        <w:rPr>
          <w:rFonts w:hint="cs"/>
          <w:rtl/>
        </w:rPr>
        <w:t xml:space="preserve">כשהמדריך </w:t>
      </w:r>
      <w:r w:rsidR="004C4D91">
        <w:rPr>
          <w:rFonts w:hint="cs"/>
          <w:rtl/>
        </w:rPr>
        <w:t>ה</w:t>
      </w:r>
      <w:r w:rsidR="009C7311">
        <w:rPr>
          <w:rFonts w:hint="cs"/>
          <w:rtl/>
        </w:rPr>
        <w:t>ראה</w:t>
      </w:r>
      <w:r w:rsidR="00BC7009">
        <w:rPr>
          <w:rFonts w:hint="cs"/>
          <w:rtl/>
        </w:rPr>
        <w:t xml:space="preserve"> </w:t>
      </w:r>
      <w:r w:rsidR="003046AB">
        <w:rPr>
          <w:rFonts w:hint="cs"/>
          <w:rtl/>
        </w:rPr>
        <w:t>ל</w:t>
      </w:r>
      <w:r w:rsidR="00BC7009">
        <w:rPr>
          <w:rFonts w:hint="cs"/>
          <w:rtl/>
        </w:rPr>
        <w:t>הם</w:t>
      </w:r>
      <w:r w:rsidR="00C00A6E">
        <w:rPr>
          <w:rFonts w:hint="cs"/>
          <w:rtl/>
        </w:rPr>
        <w:t xml:space="preserve"> לייזר </w:t>
      </w:r>
      <w:r w:rsidR="00C00A6E" w:rsidRPr="00C00A6E">
        <w:rPr>
          <w:rFonts w:cs="Times New Roman"/>
          <w:rtl/>
        </w:rPr>
        <w:t>אינדיום גאליום ניטריד</w:t>
      </w:r>
      <w:r w:rsidR="00C00A6E">
        <w:rPr>
          <w:rFonts w:cs="Times New Roman" w:hint="cs"/>
          <w:rtl/>
        </w:rPr>
        <w:t xml:space="preserve"> ו</w:t>
      </w:r>
      <w:r w:rsidR="00622286">
        <w:rPr>
          <w:rFonts w:cs="Times New Roman" w:hint="cs"/>
          <w:rtl/>
        </w:rPr>
        <w:t xml:space="preserve">את </w:t>
      </w:r>
      <w:r w:rsidR="00C00A6E">
        <w:rPr>
          <w:rFonts w:cs="Times New Roman" w:hint="cs"/>
          <w:rtl/>
        </w:rPr>
        <w:t>האור הכחול שהוא פולט, באורך גל</w:t>
      </w:r>
      <w:r w:rsidR="00622286">
        <w:rPr>
          <w:rFonts w:cs="Times New Roman" w:hint="cs"/>
          <w:rtl/>
        </w:rPr>
        <w:t xml:space="preserve"> 450 ננומטר</w:t>
      </w:r>
      <w:r w:rsidR="004E4E6C">
        <w:rPr>
          <w:rFonts w:cs="Times New Roman" w:hint="cs"/>
          <w:rtl/>
        </w:rPr>
        <w:t>.</w:t>
      </w:r>
      <w:r w:rsidR="00622286">
        <w:rPr>
          <w:rFonts w:cs="Times New Roman" w:hint="cs"/>
          <w:rtl/>
        </w:rPr>
        <w:t xml:space="preserve"> היי, </w:t>
      </w:r>
      <w:r w:rsidR="00A83D14">
        <w:rPr>
          <w:rFonts w:cs="Times New Roman" w:hint="cs"/>
          <w:rtl/>
        </w:rPr>
        <w:t xml:space="preserve">אני </w:t>
      </w:r>
      <w:r w:rsidR="00622286">
        <w:rPr>
          <w:rFonts w:cs="Times New Roman" w:hint="cs"/>
          <w:rtl/>
        </w:rPr>
        <w:t>כבר נצרבתי מה</w:t>
      </w:r>
      <w:r w:rsidR="00C00A6E">
        <w:rPr>
          <w:rFonts w:cs="Times New Roman" w:hint="cs"/>
          <w:rtl/>
        </w:rPr>
        <w:t>לייזר הזה,</w:t>
      </w:r>
      <w:r w:rsidR="00994621">
        <w:rPr>
          <w:rFonts w:cs="Times New Roman" w:hint="cs"/>
          <w:rtl/>
        </w:rPr>
        <w:t xml:space="preserve"> הוא </w:t>
      </w:r>
      <w:r w:rsidR="00A82205">
        <w:rPr>
          <w:rFonts w:cs="Times New Roman" w:hint="cs"/>
          <w:rtl/>
        </w:rPr>
        <w:t>חייך</w:t>
      </w:r>
      <w:r w:rsidR="00994621">
        <w:rPr>
          <w:rFonts w:cs="Times New Roman" w:hint="cs"/>
          <w:rtl/>
        </w:rPr>
        <w:t>,</w:t>
      </w:r>
      <w:r w:rsidR="002F6F46">
        <w:rPr>
          <w:rFonts w:cs="Times New Roman" w:hint="cs"/>
          <w:rtl/>
        </w:rPr>
        <w:t xml:space="preserve"> ולא שעה ל</w:t>
      </w:r>
      <w:r w:rsidR="008B074C">
        <w:rPr>
          <w:rFonts w:cs="Times New Roman" w:hint="cs"/>
          <w:rtl/>
        </w:rPr>
        <w:t>ה</w:t>
      </w:r>
      <w:r w:rsidR="002F6F46">
        <w:rPr>
          <w:rFonts w:cs="Times New Roman" w:hint="cs"/>
          <w:rtl/>
        </w:rPr>
        <w:t>תראות</w:t>
      </w:r>
      <w:r w:rsidR="00622286">
        <w:rPr>
          <w:rFonts w:cs="Times New Roman" w:hint="cs"/>
          <w:rtl/>
        </w:rPr>
        <w:t>יו של המדריך שי</w:t>
      </w:r>
      <w:r w:rsidR="004C4D91">
        <w:rPr>
          <w:rFonts w:cs="Times New Roman" w:hint="cs"/>
          <w:rtl/>
        </w:rPr>
        <w:t>שוב</w:t>
      </w:r>
      <w:r w:rsidR="00622286">
        <w:rPr>
          <w:rFonts w:cs="Times New Roman" w:hint="cs"/>
          <w:rtl/>
        </w:rPr>
        <w:t xml:space="preserve"> </w:t>
      </w:r>
      <w:r w:rsidR="009C7311">
        <w:rPr>
          <w:rFonts w:cs="Times New Roman" w:hint="cs"/>
          <w:rtl/>
        </w:rPr>
        <w:t>לה</w:t>
      </w:r>
      <w:r w:rsidR="00622286">
        <w:rPr>
          <w:rFonts w:cs="Times New Roman" w:hint="cs"/>
          <w:rtl/>
        </w:rPr>
        <w:t>רכיב</w:t>
      </w:r>
      <w:r w:rsidR="00C00A6E">
        <w:rPr>
          <w:rFonts w:cs="Times New Roman" w:hint="cs"/>
          <w:rtl/>
        </w:rPr>
        <w:t xml:space="preserve"> את משקפי המגן.</w:t>
      </w:r>
      <w:r w:rsidR="00C00A6E" w:rsidRPr="00C00A6E">
        <w:rPr>
          <w:rFonts w:cs="Times New Roman"/>
          <w:rtl/>
        </w:rPr>
        <w:t xml:space="preserve"> </w:t>
      </w:r>
    </w:p>
    <w:p w14:paraId="4FA20423" w14:textId="31FA04F8" w:rsidR="004C4D91" w:rsidRDefault="00D813D2" w:rsidP="004E4E6C">
      <w:pPr>
        <w:rPr>
          <w:rFonts w:cs="Times New Roman"/>
          <w:rtl/>
        </w:rPr>
      </w:pPr>
      <w:r>
        <w:rPr>
          <w:rFonts w:cs="Times New Roman" w:hint="cs"/>
          <w:rtl/>
        </w:rPr>
        <w:t xml:space="preserve">הוא </w:t>
      </w:r>
      <w:r w:rsidR="00994246" w:rsidRPr="00994246">
        <w:rPr>
          <w:rFonts w:cs="Times New Roman"/>
          <w:rtl/>
        </w:rPr>
        <w:t>גם</w:t>
      </w:r>
      <w:r>
        <w:rPr>
          <w:rFonts w:cs="Times New Roman" w:hint="cs"/>
          <w:rtl/>
        </w:rPr>
        <w:t xml:space="preserve"> התמיד ב</w:t>
      </w:r>
      <w:r w:rsidR="00AF2C38">
        <w:rPr>
          <w:rFonts w:cs="Times New Roman" w:hint="cs"/>
          <w:rtl/>
        </w:rPr>
        <w:t>שיעורי</w:t>
      </w:r>
      <w:r>
        <w:rPr>
          <w:rFonts w:cs="Times New Roman" w:hint="cs"/>
          <w:rtl/>
        </w:rPr>
        <w:t xml:space="preserve"> התלמוד שהחל</w:t>
      </w:r>
      <w:r w:rsidR="004E4E6C">
        <w:rPr>
          <w:rFonts w:cs="Times New Roman" w:hint="cs"/>
          <w:rtl/>
        </w:rPr>
        <w:t xml:space="preserve"> בהם</w:t>
      </w:r>
      <w:r>
        <w:rPr>
          <w:rFonts w:cs="Times New Roman" w:hint="cs"/>
          <w:rtl/>
        </w:rPr>
        <w:t xml:space="preserve"> </w:t>
      </w:r>
      <w:r w:rsidR="00657F6C">
        <w:rPr>
          <w:rFonts w:cs="Times New Roman" w:hint="cs"/>
          <w:rtl/>
        </w:rPr>
        <w:t>בתקופת</w:t>
      </w:r>
      <w:r>
        <w:rPr>
          <w:rFonts w:cs="Times New Roman" w:hint="cs"/>
          <w:rtl/>
        </w:rPr>
        <w:t xml:space="preserve"> הבר</w:t>
      </w:r>
      <w:r w:rsidR="008B074C">
        <w:rPr>
          <w:rFonts w:cs="Times New Roman" w:hint="cs"/>
          <w:rtl/>
        </w:rPr>
        <w:t xml:space="preserve"> </w:t>
      </w:r>
      <w:r>
        <w:rPr>
          <w:rFonts w:cs="Times New Roman" w:hint="cs"/>
          <w:rtl/>
        </w:rPr>
        <w:t>מצווה</w:t>
      </w:r>
      <w:r w:rsidR="00994246">
        <w:rPr>
          <w:rFonts w:cs="Times New Roman" w:hint="cs"/>
          <w:rtl/>
        </w:rPr>
        <w:t>, עד</w:t>
      </w:r>
      <w:r w:rsidR="00657F6C">
        <w:rPr>
          <w:rFonts w:cs="Times New Roman" w:hint="cs"/>
          <w:rtl/>
        </w:rPr>
        <w:t xml:space="preserve"> </w:t>
      </w:r>
      <w:r>
        <w:rPr>
          <w:rFonts w:cs="Times New Roman" w:hint="cs"/>
          <w:rtl/>
        </w:rPr>
        <w:t>שהגיעו למסכת ב</w:t>
      </w:r>
      <w:r>
        <w:rPr>
          <w:color w:val="222222"/>
          <w:rtl/>
        </w:rPr>
        <w:t>מדרש תנחומא</w:t>
      </w:r>
      <w:r>
        <w:rPr>
          <w:rFonts w:cs="Times New Roman" w:hint="cs"/>
          <w:rtl/>
        </w:rPr>
        <w:t xml:space="preserve"> המספרת על המים השחורים: המים המרים, שסוטה השותה מהם מת. </w:t>
      </w:r>
      <w:r w:rsidR="00AB25E3">
        <w:rPr>
          <w:rFonts w:cs="Times New Roman" w:hint="cs"/>
          <w:rtl/>
        </w:rPr>
        <w:t>אדם טהור לו</w:t>
      </w:r>
      <w:r w:rsidR="00A83D14">
        <w:rPr>
          <w:rFonts w:cs="Times New Roman" w:hint="cs"/>
          <w:rtl/>
        </w:rPr>
        <w:t>ּ</w:t>
      </w:r>
      <w:r w:rsidR="00AB25E3">
        <w:rPr>
          <w:rFonts w:cs="Times New Roman" w:hint="cs"/>
          <w:rtl/>
        </w:rPr>
        <w:t xml:space="preserve"> ישתה מהם, </w:t>
      </w:r>
      <w:r w:rsidR="0036682D">
        <w:rPr>
          <w:rFonts w:cs="Times New Roman" w:hint="cs"/>
          <w:rtl/>
        </w:rPr>
        <w:t>לא</w:t>
      </w:r>
      <w:r w:rsidR="00AB25E3">
        <w:rPr>
          <w:rFonts w:cs="Times New Roman" w:hint="cs"/>
          <w:rtl/>
        </w:rPr>
        <w:t xml:space="preserve"> </w:t>
      </w:r>
      <w:r w:rsidR="0036682D">
        <w:rPr>
          <w:rFonts w:cs="Times New Roman" w:hint="cs"/>
          <w:rtl/>
        </w:rPr>
        <w:t>י</w:t>
      </w:r>
      <w:r w:rsidR="00AB25E3">
        <w:rPr>
          <w:rFonts w:cs="Times New Roman" w:hint="cs"/>
          <w:rtl/>
        </w:rPr>
        <w:t>מ</w:t>
      </w:r>
      <w:r w:rsidR="0036682D">
        <w:rPr>
          <w:rFonts w:cs="Times New Roman" w:hint="cs"/>
          <w:rtl/>
        </w:rPr>
        <w:t>ו</w:t>
      </w:r>
      <w:r w:rsidR="00AB25E3">
        <w:rPr>
          <w:rFonts w:cs="Times New Roman" w:hint="cs"/>
          <w:rtl/>
        </w:rPr>
        <w:t>ת.</w:t>
      </w:r>
      <w:r w:rsidR="00A33C96">
        <w:rPr>
          <w:rFonts w:cs="Times New Roman" w:hint="cs"/>
          <w:rtl/>
        </w:rPr>
        <w:t xml:space="preserve"> כל זה לא נגע </w:t>
      </w:r>
      <w:r w:rsidR="00A83D14">
        <w:rPr>
          <w:rFonts w:cs="Times New Roman" w:hint="cs"/>
          <w:rtl/>
        </w:rPr>
        <w:t>ל</w:t>
      </w:r>
      <w:r w:rsidR="00A33C96">
        <w:rPr>
          <w:rFonts w:cs="Times New Roman" w:hint="cs"/>
          <w:rtl/>
        </w:rPr>
        <w:t xml:space="preserve">ו, </w:t>
      </w:r>
      <w:r w:rsidR="00A33C96">
        <w:rPr>
          <w:rFonts w:hint="cs"/>
          <w:rtl/>
        </w:rPr>
        <w:t>ארקדי</w:t>
      </w:r>
      <w:r w:rsidR="00A33C96" w:rsidRPr="00CD067C">
        <w:rPr>
          <w:rtl/>
        </w:rPr>
        <w:t xml:space="preserve"> ל</w:t>
      </w:r>
      <w:r w:rsidR="00A33C96">
        <w:rPr>
          <w:rtl/>
        </w:rPr>
        <w:t>א היה כופר,</w:t>
      </w:r>
      <w:r w:rsidR="00A33C96">
        <w:rPr>
          <w:rFonts w:hint="cs"/>
          <w:rtl/>
        </w:rPr>
        <w:t xml:space="preserve"> </w:t>
      </w:r>
      <w:r w:rsidR="00A33C96" w:rsidRPr="00CD067C">
        <w:rPr>
          <w:rtl/>
        </w:rPr>
        <w:t>לעיתים</w:t>
      </w:r>
      <w:r w:rsidR="00A33C96">
        <w:rPr>
          <w:rtl/>
        </w:rPr>
        <w:t xml:space="preserve"> אפילו הניח תפילין כפי שלמד לבר</w:t>
      </w:r>
      <w:r w:rsidR="008B074C">
        <w:rPr>
          <w:rFonts w:hint="cs"/>
          <w:rtl/>
        </w:rPr>
        <w:t xml:space="preserve"> </w:t>
      </w:r>
      <w:r w:rsidR="00A33C96" w:rsidRPr="00CD067C">
        <w:rPr>
          <w:rtl/>
        </w:rPr>
        <w:t>מצווה</w:t>
      </w:r>
      <w:r w:rsidR="00A33C96">
        <w:rPr>
          <w:rFonts w:hint="cs"/>
          <w:rtl/>
        </w:rPr>
        <w:t>,</w:t>
      </w:r>
      <w:r w:rsidR="00A33C96" w:rsidRPr="00CD067C">
        <w:rPr>
          <w:rtl/>
        </w:rPr>
        <w:t xml:space="preserve"> </w:t>
      </w:r>
      <w:r w:rsidR="00A33C96">
        <w:rPr>
          <w:rtl/>
        </w:rPr>
        <w:t>לא עם</w:t>
      </w:r>
      <w:r w:rsidR="008B074C">
        <w:rPr>
          <w:rFonts w:hint="cs"/>
          <w:rtl/>
        </w:rPr>
        <w:t xml:space="preserve"> </w:t>
      </w:r>
      <w:r w:rsidR="00A33C96">
        <w:rPr>
          <w:rtl/>
        </w:rPr>
        <w:t>הארץ, לא פורק</w:t>
      </w:r>
      <w:r w:rsidR="008B074C">
        <w:rPr>
          <w:rFonts w:hint="cs"/>
          <w:rtl/>
        </w:rPr>
        <w:t xml:space="preserve"> </w:t>
      </w:r>
      <w:r w:rsidR="00A33C96" w:rsidRPr="00CD067C">
        <w:rPr>
          <w:rtl/>
        </w:rPr>
        <w:t>עול</w:t>
      </w:r>
      <w:r w:rsidR="00AB25E3">
        <w:rPr>
          <w:rFonts w:cs="Times New Roman" w:hint="cs"/>
          <w:rtl/>
        </w:rPr>
        <w:t xml:space="preserve"> </w:t>
      </w:r>
      <w:r w:rsidR="00A33C96">
        <w:rPr>
          <w:rFonts w:cs="Times New Roman" w:hint="cs"/>
          <w:rtl/>
        </w:rPr>
        <w:t>ובוודאי שלא סוטה</w:t>
      </w:r>
      <w:r w:rsidR="008B074C">
        <w:rPr>
          <w:rFonts w:cs="Times New Roman" w:hint="cs"/>
          <w:rtl/>
        </w:rPr>
        <w:t>.</w:t>
      </w:r>
      <w:r w:rsidR="00A33C96">
        <w:rPr>
          <w:rFonts w:cs="Times New Roman" w:hint="cs"/>
          <w:rtl/>
        </w:rPr>
        <w:t xml:space="preserve"> ובכלל</w:t>
      </w:r>
      <w:r w:rsidR="008B074C">
        <w:rPr>
          <w:rFonts w:cs="Times New Roman" w:hint="cs"/>
          <w:rtl/>
        </w:rPr>
        <w:t>,</w:t>
      </w:r>
      <w:r w:rsidR="00A33C96">
        <w:rPr>
          <w:rFonts w:cs="Times New Roman" w:hint="cs"/>
          <w:rtl/>
        </w:rPr>
        <w:t xml:space="preserve"> </w:t>
      </w:r>
      <w:r w:rsidR="00AB25E3">
        <w:rPr>
          <w:rFonts w:cs="Times New Roman" w:hint="cs"/>
          <w:rtl/>
        </w:rPr>
        <w:t xml:space="preserve">מי </w:t>
      </w:r>
      <w:r w:rsidR="004E4E6C">
        <w:rPr>
          <w:rFonts w:cs="Times New Roman" w:hint="cs"/>
          <w:rtl/>
        </w:rPr>
        <w:t>ה</w:t>
      </w:r>
      <w:r w:rsidR="00AB25E3">
        <w:rPr>
          <w:rFonts w:cs="Times New Roman" w:hint="cs"/>
          <w:rtl/>
        </w:rPr>
        <w:t xml:space="preserve">נהר </w:t>
      </w:r>
      <w:r w:rsidR="00A33C96">
        <w:rPr>
          <w:rFonts w:cs="Times New Roman" w:hint="cs"/>
          <w:rtl/>
        </w:rPr>
        <w:t>מ</w:t>
      </w:r>
      <w:r w:rsidR="00AB25E3">
        <w:rPr>
          <w:rFonts w:cs="Times New Roman" w:hint="cs"/>
          <w:rtl/>
        </w:rPr>
        <w:t xml:space="preserve">עיר </w:t>
      </w:r>
      <w:r w:rsidR="00A33C96">
        <w:rPr>
          <w:rFonts w:cs="Times New Roman" w:hint="cs"/>
          <w:rtl/>
        </w:rPr>
        <w:t>הו</w:t>
      </w:r>
      <w:r w:rsidR="004E4E6C">
        <w:rPr>
          <w:rFonts w:cs="Times New Roman" w:hint="cs"/>
          <w:rtl/>
        </w:rPr>
        <w:t>לדתו של ארקדי</w:t>
      </w:r>
      <w:r w:rsidR="00A33C96">
        <w:rPr>
          <w:rFonts w:cs="Times New Roman" w:hint="cs"/>
          <w:rtl/>
        </w:rPr>
        <w:t xml:space="preserve"> ה</w:t>
      </w:r>
      <w:r w:rsidR="00AB25E3">
        <w:rPr>
          <w:rFonts w:cs="Times New Roman" w:hint="cs"/>
          <w:rtl/>
        </w:rPr>
        <w:t>שחיר</w:t>
      </w:r>
      <w:r w:rsidR="00A33C96">
        <w:rPr>
          <w:rFonts w:cs="Times New Roman" w:hint="cs"/>
          <w:rtl/>
        </w:rPr>
        <w:t>ו</w:t>
      </w:r>
      <w:r w:rsidR="00AB25E3">
        <w:rPr>
          <w:rFonts w:cs="Times New Roman" w:hint="cs"/>
          <w:rtl/>
        </w:rPr>
        <w:t xml:space="preserve"> רק עם </w:t>
      </w:r>
      <w:r w:rsidR="0055287C">
        <w:rPr>
          <w:rFonts w:cs="Times New Roman" w:hint="cs"/>
          <w:rtl/>
        </w:rPr>
        <w:t>רדת ה</w:t>
      </w:r>
      <w:r w:rsidR="00AB25E3">
        <w:rPr>
          <w:rFonts w:cs="Times New Roman" w:hint="cs"/>
          <w:rtl/>
        </w:rPr>
        <w:t xml:space="preserve">לילה, </w:t>
      </w:r>
      <w:r w:rsidR="0055287C">
        <w:rPr>
          <w:rFonts w:cs="Times New Roman" w:hint="cs"/>
          <w:rtl/>
        </w:rPr>
        <w:t xml:space="preserve">ובכל זאת </w:t>
      </w:r>
      <w:r w:rsidR="00AB25E3">
        <w:rPr>
          <w:rFonts w:cs="Times New Roman" w:hint="cs"/>
          <w:rtl/>
        </w:rPr>
        <w:t xml:space="preserve">בכיתה ט' עדיין </w:t>
      </w:r>
      <w:r w:rsidR="00A33C96">
        <w:rPr>
          <w:rFonts w:cs="Times New Roman" w:hint="cs"/>
          <w:rtl/>
        </w:rPr>
        <w:t>התיירא</w:t>
      </w:r>
      <w:r w:rsidR="00AB25E3">
        <w:rPr>
          <w:rFonts w:cs="Times New Roman" w:hint="cs"/>
          <w:rtl/>
        </w:rPr>
        <w:t xml:space="preserve"> מהם, עדיין </w:t>
      </w:r>
      <w:r w:rsidR="00A33C96">
        <w:rPr>
          <w:rFonts w:cs="Times New Roman" w:hint="cs"/>
          <w:rtl/>
        </w:rPr>
        <w:t>לא</w:t>
      </w:r>
      <w:r w:rsidR="00AB25E3">
        <w:rPr>
          <w:rFonts w:cs="Times New Roman" w:hint="cs"/>
          <w:rtl/>
        </w:rPr>
        <w:t xml:space="preserve"> צחק</w:t>
      </w:r>
      <w:r w:rsidR="0055287C">
        <w:rPr>
          <w:rFonts w:cs="Times New Roman" w:hint="cs"/>
          <w:rtl/>
        </w:rPr>
        <w:t xml:space="preserve">, </w:t>
      </w:r>
      <w:r w:rsidR="00A33C96">
        <w:rPr>
          <w:rFonts w:cs="Times New Roman" w:hint="cs"/>
          <w:rtl/>
        </w:rPr>
        <w:t>לא</w:t>
      </w:r>
      <w:r w:rsidR="0055287C">
        <w:rPr>
          <w:rFonts w:cs="Times New Roman" w:hint="cs"/>
          <w:rtl/>
        </w:rPr>
        <w:t xml:space="preserve"> קל</w:t>
      </w:r>
      <w:r w:rsidR="008B074C">
        <w:rPr>
          <w:rFonts w:cs="Times New Roman" w:hint="cs"/>
          <w:rtl/>
        </w:rPr>
        <w:t xml:space="preserve"> </w:t>
      </w:r>
      <w:r w:rsidR="0055287C">
        <w:rPr>
          <w:rFonts w:cs="Times New Roman" w:hint="cs"/>
          <w:rtl/>
        </w:rPr>
        <w:t>לבב כפי שארקדי הילד האמין שיהיה.</w:t>
      </w:r>
    </w:p>
    <w:p w14:paraId="15858464" w14:textId="491BF588" w:rsidR="004627AB" w:rsidRPr="00994204" w:rsidRDefault="004627AB" w:rsidP="004C4D91">
      <w:pPr>
        <w:rPr>
          <w:rFonts w:cs="Times New Roman"/>
          <w:rtl/>
        </w:rPr>
      </w:pPr>
      <w:r w:rsidRPr="00CD067C">
        <w:rPr>
          <w:rtl/>
        </w:rPr>
        <w:t>כשהגיע שבוע הספר, נותרו רק חודשיים של ציפ</w:t>
      </w:r>
      <w:r w:rsidR="004E4E6C">
        <w:rPr>
          <w:rFonts w:hint="cs"/>
          <w:rtl/>
        </w:rPr>
        <w:t>י</w:t>
      </w:r>
      <w:r w:rsidRPr="00CD067C">
        <w:rPr>
          <w:rtl/>
        </w:rPr>
        <w:t>יה.</w:t>
      </w:r>
    </w:p>
    <w:p w14:paraId="3E34A35B" w14:textId="77777777" w:rsidR="00D813D2" w:rsidRPr="0090021D" w:rsidRDefault="00C00A6E" w:rsidP="00D813D2">
      <w:pPr>
        <w:widowControl w:val="0"/>
        <w:rPr>
          <w:color w:val="BFBFBF" w:themeColor="background1" w:themeShade="BF"/>
        </w:rPr>
      </w:pPr>
      <w:r w:rsidRPr="0090021D">
        <w:rPr>
          <w:rFonts w:hint="cs"/>
          <w:color w:val="BFBFBF" w:themeColor="background1" w:themeShade="BF"/>
          <w:rtl/>
        </w:rPr>
        <w:t>[</w:t>
      </w:r>
      <w:r w:rsidR="00D813D2" w:rsidRPr="0090021D">
        <w:rPr>
          <w:b/>
          <w:color w:val="BFBFBF" w:themeColor="background1" w:themeShade="BF"/>
          <w:rtl/>
        </w:rPr>
        <w:t>בעניין מים שחורים שארקדי מעביר לאלכס:</w:t>
      </w:r>
    </w:p>
    <w:p w14:paraId="046BA84A" w14:textId="77777777" w:rsidR="00D813D2" w:rsidRPr="0090021D" w:rsidRDefault="00D813D2" w:rsidP="00D813D2">
      <w:pPr>
        <w:widowControl w:val="0"/>
        <w:rPr>
          <w:color w:val="BFBFBF" w:themeColor="background1" w:themeShade="BF"/>
        </w:rPr>
      </w:pPr>
      <w:r w:rsidRPr="0090021D">
        <w:rPr>
          <w:color w:val="BFBFBF" w:themeColor="background1" w:themeShade="BF"/>
          <w:rtl/>
        </w:rPr>
        <w:t>יש גם מים המרים שסוטה ששותה מהם מת.</w:t>
      </w:r>
    </w:p>
    <w:p w14:paraId="3123C446" w14:textId="77777777" w:rsidR="00D813D2" w:rsidRPr="0090021D" w:rsidRDefault="00D813D2" w:rsidP="00D813D2">
      <w:pPr>
        <w:widowControl w:val="0"/>
        <w:rPr>
          <w:color w:val="BFBFBF" w:themeColor="background1" w:themeShade="BF"/>
        </w:rPr>
      </w:pPr>
      <w:r w:rsidRPr="0090021D">
        <w:rPr>
          <w:color w:val="BFBFBF" w:themeColor="background1" w:themeShade="BF"/>
          <w:rtl/>
        </w:rPr>
        <w:t>מסכת הסוטה התלמודית, העוסקת באשה הנואפת.</w:t>
      </w:r>
    </w:p>
    <w:p w14:paraId="442D7D68" w14:textId="3C9877E2" w:rsidR="00D813D2" w:rsidRPr="0090021D" w:rsidRDefault="00D813D2" w:rsidP="00D813D2">
      <w:pPr>
        <w:widowControl w:val="0"/>
        <w:rPr>
          <w:color w:val="BFBFBF" w:themeColor="background1" w:themeShade="BF"/>
        </w:rPr>
      </w:pPr>
      <w:r w:rsidRPr="0090021D">
        <w:rPr>
          <w:color w:val="BFBFBF" w:themeColor="background1" w:themeShade="BF"/>
          <w:rtl/>
        </w:rPr>
        <w:t>"מעשה בשתי אחיות שהיו דומות זו לזו ו</w:t>
      </w:r>
      <w:r w:rsidR="001C5A04" w:rsidRPr="0090021D">
        <w:rPr>
          <w:color w:val="BFBFBF" w:themeColor="background1" w:themeShade="BF"/>
          <w:rtl/>
        </w:rPr>
        <w:t>הייתה</w:t>
      </w:r>
      <w:r w:rsidRPr="0090021D">
        <w:rPr>
          <w:color w:val="BFBFBF" w:themeColor="background1" w:themeShade="BF"/>
          <w:rtl/>
        </w:rPr>
        <w:t xml:space="preserve"> אחת נשואה בעיר אחת ואחת נשואה בעיר אחרת. ביקש בעלה של אחת מהן לקנאות לה ולהשקותה מים המרים בירושלים.</w:t>
      </w:r>
    </w:p>
    <w:p w14:paraId="2030DFAA" w14:textId="536BA12F" w:rsidR="00D813D2" w:rsidRPr="0090021D" w:rsidRDefault="00D813D2" w:rsidP="00D813D2">
      <w:pPr>
        <w:widowControl w:val="0"/>
        <w:rPr>
          <w:color w:val="BFBFBF" w:themeColor="background1" w:themeShade="BF"/>
        </w:rPr>
      </w:pPr>
      <w:r w:rsidRPr="0090021D">
        <w:rPr>
          <w:color w:val="BFBFBF" w:themeColor="background1" w:themeShade="BF"/>
          <w:rtl/>
        </w:rPr>
        <w:t>הלכה לאותה העיר ש</w:t>
      </w:r>
      <w:r w:rsidR="001C5A04" w:rsidRPr="0090021D">
        <w:rPr>
          <w:color w:val="BFBFBF" w:themeColor="background1" w:themeShade="BF"/>
          <w:rtl/>
        </w:rPr>
        <w:t>הייתה</w:t>
      </w:r>
      <w:r w:rsidRPr="0090021D">
        <w:rPr>
          <w:color w:val="BFBFBF" w:themeColor="background1" w:themeShade="BF"/>
          <w:rtl/>
        </w:rPr>
        <w:t xml:space="preserve"> אחותה נשואה שם. אמרה לה אחותה: מה ראית לבוא לכאן? אמרה לה: בעלי מבקש להשקות אותי מים המרים. אמרה לה אחותה: אני הולכת תחתיך ושותה.</w:t>
      </w:r>
    </w:p>
    <w:p w14:paraId="0E015148" w14:textId="79B7ADAE" w:rsidR="00D813D2" w:rsidRPr="0090021D" w:rsidRDefault="00D813D2" w:rsidP="00D813D2">
      <w:pPr>
        <w:widowControl w:val="0"/>
        <w:rPr>
          <w:color w:val="BFBFBF" w:themeColor="background1" w:themeShade="BF"/>
        </w:rPr>
      </w:pPr>
      <w:r w:rsidRPr="0090021D">
        <w:rPr>
          <w:color w:val="BFBFBF" w:themeColor="background1" w:themeShade="BF"/>
          <w:rtl/>
        </w:rPr>
        <w:t>אמרה לה: לכי. לבשה בגדי אחותה והלכה תחתיה. ושתתה מי המרים ונמצאה טהורה. וחזרה לבית אחותה, יצאה שמחה לקראתה, חבקה אותה ונשקה לה בפיה,</w:t>
      </w:r>
    </w:p>
    <w:p w14:paraId="6397E66F" w14:textId="6D2B564E" w:rsidR="00D813D2" w:rsidRPr="0090021D" w:rsidRDefault="00D813D2" w:rsidP="00D813D2">
      <w:pPr>
        <w:widowControl w:val="0"/>
        <w:rPr>
          <w:color w:val="BFBFBF" w:themeColor="background1" w:themeShade="BF"/>
          <w:rtl/>
        </w:rPr>
      </w:pPr>
      <w:r w:rsidRPr="0090021D">
        <w:rPr>
          <w:color w:val="BFBFBF" w:themeColor="background1" w:themeShade="BF"/>
          <w:rtl/>
        </w:rPr>
        <w:lastRenderedPageBreak/>
        <w:t xml:space="preserve">כיוון שנשקו זו לזו, הריחה במים המרים ומיד מתה". </w:t>
      </w:r>
      <w:hyperlink r:id="rId109" w:history="1">
        <w:r w:rsidRPr="0090021D">
          <w:rPr>
            <w:rStyle w:val="Hyperlink"/>
            <w:color w:val="BFBFBF" w:themeColor="background1" w:themeShade="BF"/>
            <w:rtl/>
          </w:rPr>
          <w:t>מדרש תנחומא, פרשת נשא, סעיף ו</w:t>
        </w:r>
      </w:hyperlink>
    </w:p>
    <w:p w14:paraId="34F744D0" w14:textId="684706F1" w:rsidR="00C710FD" w:rsidRPr="0090021D" w:rsidRDefault="00EE3076" w:rsidP="00D813D2">
      <w:pPr>
        <w:widowControl w:val="0"/>
        <w:rPr>
          <w:color w:val="BFBFBF" w:themeColor="background1" w:themeShade="BF"/>
        </w:rPr>
      </w:pPr>
      <w:hyperlink r:id="rId110" w:history="1">
        <w:r w:rsidR="00C710FD" w:rsidRPr="0090021D">
          <w:rPr>
            <w:rStyle w:val="Hyperlink"/>
            <w:rFonts w:hint="cs"/>
            <w:color w:val="BFBFBF" w:themeColor="background1" w:themeShade="BF"/>
            <w:rtl/>
          </w:rPr>
          <w:t>מסכת סוטה</w:t>
        </w:r>
      </w:hyperlink>
    </w:p>
    <w:p w14:paraId="557021C4" w14:textId="77777777" w:rsidR="006975DC" w:rsidRPr="0090021D" w:rsidRDefault="006975DC" w:rsidP="00C00A6E">
      <w:pPr>
        <w:rPr>
          <w:color w:val="BFBFBF" w:themeColor="background1" w:themeShade="BF"/>
          <w:rtl/>
        </w:rPr>
      </w:pPr>
      <w:r w:rsidRPr="0090021D">
        <w:rPr>
          <w:color w:val="BFBFBF" w:themeColor="background1" w:themeShade="BF"/>
        </w:rPr>
        <w:t>http://en.wikipedia.org/wiki/Blue_laser</w:t>
      </w:r>
    </w:p>
    <w:p w14:paraId="49CC3631" w14:textId="77777777" w:rsidR="00DE1D07" w:rsidRPr="0090021D" w:rsidRDefault="00EE3076" w:rsidP="00C00A6E">
      <w:pPr>
        <w:rPr>
          <w:color w:val="BFBFBF" w:themeColor="background1" w:themeShade="BF"/>
          <w:rtl/>
        </w:rPr>
      </w:pPr>
      <w:hyperlink r:id="rId111" w:history="1">
        <w:r w:rsidR="00DE1D07" w:rsidRPr="0090021D">
          <w:rPr>
            <w:rStyle w:val="Hyperlink"/>
            <w:color w:val="BFBFBF" w:themeColor="background1" w:themeShade="BF"/>
          </w:rPr>
          <w:t>https://he.wikipedia.org/wiki/%D7%9C%D7%99%D7%99%D7%96%D7%A8_%D7%9B%D7%97%D7%95%D7%9C</w:t>
        </w:r>
      </w:hyperlink>
    </w:p>
    <w:p w14:paraId="3A47D569" w14:textId="77777777" w:rsidR="00C00A6E" w:rsidRPr="0090021D" w:rsidRDefault="00C00A6E" w:rsidP="00C00A6E">
      <w:pPr>
        <w:rPr>
          <w:color w:val="BFBFBF" w:themeColor="background1" w:themeShade="BF"/>
          <w:rtl/>
        </w:rPr>
      </w:pPr>
      <w:r w:rsidRPr="0090021D">
        <w:rPr>
          <w:rFonts w:hint="cs"/>
          <w:color w:val="BFBFBF" w:themeColor="background1" w:themeShade="BF"/>
          <w:rtl/>
        </w:rPr>
        <w:t>]</w:t>
      </w:r>
    </w:p>
    <w:p w14:paraId="670C8238" w14:textId="231CA962" w:rsidR="004627AB" w:rsidRPr="00CD067C" w:rsidRDefault="004627AB" w:rsidP="004E4E6C">
      <w:pPr>
        <w:rPr>
          <w:rtl/>
        </w:rPr>
      </w:pPr>
      <w:r w:rsidRPr="00CD067C">
        <w:rPr>
          <w:rtl/>
        </w:rPr>
        <w:t xml:space="preserve">הוא </w:t>
      </w:r>
      <w:r w:rsidR="00035DF9">
        <w:rPr>
          <w:rtl/>
        </w:rPr>
        <w:t xml:space="preserve">לבש מכנסיים </w:t>
      </w:r>
      <w:r w:rsidR="00A33C96">
        <w:rPr>
          <w:rFonts w:hint="cs"/>
          <w:rtl/>
        </w:rPr>
        <w:t>חומ</w:t>
      </w:r>
      <w:r w:rsidR="004E4E6C">
        <w:rPr>
          <w:rFonts w:hint="cs"/>
          <w:rtl/>
        </w:rPr>
        <w:t>ים</w:t>
      </w:r>
      <w:r w:rsidR="00A33C96">
        <w:rPr>
          <w:rFonts w:hint="cs"/>
          <w:rtl/>
        </w:rPr>
        <w:t xml:space="preserve"> </w:t>
      </w:r>
      <w:r w:rsidR="004E4E6C">
        <w:rPr>
          <w:rtl/>
        </w:rPr>
        <w:t>ארוכ</w:t>
      </w:r>
      <w:r w:rsidR="004E4E6C">
        <w:rPr>
          <w:rFonts w:hint="cs"/>
          <w:rtl/>
        </w:rPr>
        <w:t>ים</w:t>
      </w:r>
      <w:r w:rsidR="00035DF9">
        <w:rPr>
          <w:rtl/>
        </w:rPr>
        <w:t xml:space="preserve"> </w:t>
      </w:r>
      <w:r w:rsidR="008B074C">
        <w:rPr>
          <w:rFonts w:hint="cs"/>
          <w:rtl/>
        </w:rPr>
        <w:t>ו</w:t>
      </w:r>
      <w:r w:rsidR="00035DF9">
        <w:rPr>
          <w:rtl/>
        </w:rPr>
        <w:t>חולצת</w:t>
      </w:r>
      <w:r w:rsidR="008B074C">
        <w:rPr>
          <w:rFonts w:hint="cs"/>
          <w:rtl/>
        </w:rPr>
        <w:t xml:space="preserve"> </w:t>
      </w:r>
      <w:r w:rsidRPr="00CD067C">
        <w:rPr>
          <w:rtl/>
        </w:rPr>
        <w:t xml:space="preserve">כותנה קצרה צהובה </w:t>
      </w:r>
      <w:r w:rsidR="004E4E6C">
        <w:rPr>
          <w:rFonts w:hint="cs"/>
          <w:rtl/>
        </w:rPr>
        <w:t>ו</w:t>
      </w:r>
      <w:r w:rsidRPr="00CD067C">
        <w:rPr>
          <w:rtl/>
        </w:rPr>
        <w:t>מכופתרת עד הצ</w:t>
      </w:r>
      <w:r w:rsidR="004E4E6C">
        <w:rPr>
          <w:rFonts w:hint="cs"/>
          <w:rtl/>
        </w:rPr>
        <w:t>ו</w:t>
      </w:r>
      <w:r w:rsidRPr="00CD067C">
        <w:rPr>
          <w:rtl/>
        </w:rPr>
        <w:t>ואר</w:t>
      </w:r>
      <w:r w:rsidR="0086790A">
        <w:rPr>
          <w:rFonts w:hint="cs"/>
          <w:rtl/>
        </w:rPr>
        <w:t>,</w:t>
      </w:r>
      <w:r w:rsidRPr="00CD067C">
        <w:rPr>
          <w:rtl/>
        </w:rPr>
        <w:t xml:space="preserve"> ו</w:t>
      </w:r>
      <w:r w:rsidR="004E4E6C">
        <w:rPr>
          <w:rFonts w:hint="cs"/>
          <w:rtl/>
        </w:rPr>
        <w:t xml:space="preserve">נעל </w:t>
      </w:r>
      <w:r w:rsidRPr="00CD067C">
        <w:rPr>
          <w:rtl/>
        </w:rPr>
        <w:t xml:space="preserve">את נעלי העור שטרח לצחצח </w:t>
      </w:r>
      <w:r w:rsidR="00A33C96">
        <w:rPr>
          <w:rtl/>
        </w:rPr>
        <w:t>–</w:t>
      </w:r>
      <w:r w:rsidR="00B40BDC">
        <w:rPr>
          <w:rFonts w:hint="cs"/>
          <w:rtl/>
        </w:rPr>
        <w:t xml:space="preserve"> </w:t>
      </w:r>
      <w:r w:rsidR="00A33C96" w:rsidRPr="00CD067C">
        <w:rPr>
          <w:rtl/>
        </w:rPr>
        <w:t>הוא השתדל להיות ילד טוב</w:t>
      </w:r>
      <w:r w:rsidR="00A33C96">
        <w:rPr>
          <w:rFonts w:hint="cs"/>
          <w:rtl/>
        </w:rPr>
        <w:t xml:space="preserve">! </w:t>
      </w:r>
      <w:r w:rsidR="004E4E6C">
        <w:rPr>
          <w:rFonts w:hint="cs"/>
          <w:rtl/>
        </w:rPr>
        <w:t xml:space="preserve">וגם </w:t>
      </w:r>
      <w:r w:rsidR="00A33C96">
        <w:rPr>
          <w:rFonts w:hint="cs"/>
          <w:rtl/>
        </w:rPr>
        <w:t>צייתן,</w:t>
      </w:r>
      <w:r w:rsidR="00A33C96" w:rsidRPr="00CD067C">
        <w:rPr>
          <w:rtl/>
        </w:rPr>
        <w:t xml:space="preserve"> </w:t>
      </w:r>
      <w:r w:rsidR="00A33C96">
        <w:rPr>
          <w:rFonts w:hint="cs"/>
          <w:rtl/>
        </w:rPr>
        <w:t>ו</w:t>
      </w:r>
      <w:r w:rsidR="00A33C96" w:rsidRPr="00CD067C">
        <w:rPr>
          <w:rtl/>
        </w:rPr>
        <w:t xml:space="preserve">לאחר שישתפר לא יעביר </w:t>
      </w:r>
      <w:r w:rsidR="00A33C96" w:rsidRPr="00CD067C">
        <w:rPr>
          <w:rFonts w:hint="cs"/>
          <w:rtl/>
        </w:rPr>
        <w:t xml:space="preserve">עוד </w:t>
      </w:r>
      <w:r w:rsidR="00A33C96">
        <w:rPr>
          <w:rtl/>
        </w:rPr>
        <w:t>את שנותיו בציפי</w:t>
      </w:r>
      <w:r w:rsidR="002A330D">
        <w:rPr>
          <w:rFonts w:hint="cs"/>
          <w:rtl/>
        </w:rPr>
        <w:t>י</w:t>
      </w:r>
      <w:r w:rsidR="00A33C96">
        <w:rPr>
          <w:rFonts w:hint="cs"/>
          <w:rtl/>
        </w:rPr>
        <w:t xml:space="preserve">ה </w:t>
      </w:r>
      <w:r w:rsidR="00A33C96">
        <w:rPr>
          <w:rtl/>
        </w:rPr>
        <w:t>–</w:t>
      </w:r>
      <w:r w:rsidR="00A33C96">
        <w:rPr>
          <w:rFonts w:hint="cs"/>
          <w:rtl/>
        </w:rPr>
        <w:t xml:space="preserve"> </w:t>
      </w:r>
      <w:r w:rsidRPr="00CD067C">
        <w:rPr>
          <w:rtl/>
        </w:rPr>
        <w:t>וכך נסע עם אבא ו</w:t>
      </w:r>
      <w:r w:rsidR="003046AB">
        <w:rPr>
          <w:rFonts w:hint="cs"/>
          <w:rtl/>
        </w:rPr>
        <w:t>עם</w:t>
      </w:r>
      <w:r w:rsidRPr="00CD067C">
        <w:rPr>
          <w:rtl/>
        </w:rPr>
        <w:t xml:space="preserve"> </w:t>
      </w:r>
      <w:r w:rsidR="0086790A" w:rsidRPr="0086790A">
        <w:rPr>
          <w:rFonts w:cs="Times New Roman"/>
          <w:rtl/>
        </w:rPr>
        <w:t>נדז'דה</w:t>
      </w:r>
      <w:r w:rsidR="0086790A" w:rsidRPr="0086790A">
        <w:rPr>
          <w:rFonts w:cs="Times New Roman" w:hint="cs"/>
          <w:rtl/>
        </w:rPr>
        <w:t xml:space="preserve"> </w:t>
      </w:r>
      <w:r w:rsidR="006E46D9">
        <w:rPr>
          <w:rFonts w:hint="cs"/>
          <w:rtl/>
        </w:rPr>
        <w:t>סמיונובנה</w:t>
      </w:r>
      <w:r w:rsidR="00A82205">
        <w:rPr>
          <w:rFonts w:hint="cs"/>
          <w:rtl/>
        </w:rPr>
        <w:t xml:space="preserve"> </w:t>
      </w:r>
      <w:r w:rsidR="00BC7009">
        <w:rPr>
          <w:rFonts w:hint="cs"/>
          <w:rtl/>
        </w:rPr>
        <w:t>ו</w:t>
      </w:r>
      <w:r w:rsidR="0036682D">
        <w:rPr>
          <w:rFonts w:hint="cs"/>
          <w:rtl/>
        </w:rPr>
        <w:t xml:space="preserve">גם </w:t>
      </w:r>
      <w:r w:rsidR="00BC7009">
        <w:rPr>
          <w:rFonts w:hint="cs"/>
          <w:rtl/>
        </w:rPr>
        <w:t xml:space="preserve">עם </w:t>
      </w:r>
      <w:r w:rsidR="005F6E2E">
        <w:rPr>
          <w:rFonts w:hint="cs"/>
          <w:rtl/>
        </w:rPr>
        <w:t>קטקה</w:t>
      </w:r>
      <w:r w:rsidR="00BC7009">
        <w:rPr>
          <w:rFonts w:hint="cs"/>
          <w:rtl/>
        </w:rPr>
        <w:t xml:space="preserve"> </w:t>
      </w:r>
      <w:r w:rsidR="005E0E2F">
        <w:rPr>
          <w:rFonts w:hint="cs"/>
          <w:rtl/>
        </w:rPr>
        <w:t xml:space="preserve">בחולצתה המרוקמת </w:t>
      </w:r>
      <w:r w:rsidRPr="00CD067C">
        <w:rPr>
          <w:rtl/>
        </w:rPr>
        <w:t>באוטובוס של ארבע וחצי</w:t>
      </w:r>
      <w:r w:rsidR="0090021D">
        <w:rPr>
          <w:rFonts w:hint="cs"/>
          <w:rtl/>
        </w:rPr>
        <w:t xml:space="preserve"> לתל-אביב</w:t>
      </w:r>
      <w:r w:rsidRPr="00CD067C">
        <w:rPr>
          <w:rtl/>
        </w:rPr>
        <w:t xml:space="preserve">, אוחז במוט העליון (כבר </w:t>
      </w:r>
      <w:r w:rsidR="003046AB">
        <w:rPr>
          <w:rFonts w:hint="cs"/>
          <w:rtl/>
        </w:rPr>
        <w:t xml:space="preserve">מזמן </w:t>
      </w:r>
      <w:r w:rsidRPr="00CD067C">
        <w:rPr>
          <w:rtl/>
        </w:rPr>
        <w:t>הגיע בקלות למוט</w:t>
      </w:r>
      <w:r w:rsidR="003046AB">
        <w:rPr>
          <w:rFonts w:hint="cs"/>
          <w:rtl/>
        </w:rPr>
        <w:t>, ו</w:t>
      </w:r>
      <w:r w:rsidR="00F06A3F">
        <w:rPr>
          <w:rFonts w:hint="cs"/>
          <w:rtl/>
        </w:rPr>
        <w:t>עכשיו</w:t>
      </w:r>
      <w:r w:rsidR="003046AB">
        <w:rPr>
          <w:rFonts w:hint="cs"/>
          <w:rtl/>
        </w:rPr>
        <w:t xml:space="preserve"> </w:t>
      </w:r>
      <w:r w:rsidR="000F66D5">
        <w:rPr>
          <w:rFonts w:hint="cs"/>
          <w:rtl/>
        </w:rPr>
        <w:t>אפילו ב</w:t>
      </w:r>
      <w:r w:rsidR="003046AB">
        <w:rPr>
          <w:rFonts w:hint="cs"/>
          <w:rtl/>
        </w:rPr>
        <w:t xml:space="preserve">ראשו </w:t>
      </w:r>
      <w:r w:rsidR="000F66D5">
        <w:rPr>
          <w:rFonts w:hint="cs"/>
          <w:rtl/>
        </w:rPr>
        <w:t xml:space="preserve">כמעט </w:t>
      </w:r>
      <w:r w:rsidR="003046AB">
        <w:rPr>
          <w:rFonts w:hint="cs"/>
          <w:rtl/>
        </w:rPr>
        <w:t>נגע בו</w:t>
      </w:r>
      <w:r w:rsidRPr="00CD067C">
        <w:rPr>
          <w:rtl/>
        </w:rPr>
        <w:t>) ו</w:t>
      </w:r>
      <w:r w:rsidR="00E005EF">
        <w:rPr>
          <w:rFonts w:hint="cs"/>
          <w:rtl/>
        </w:rPr>
        <w:t>השתדל</w:t>
      </w:r>
      <w:r w:rsidRPr="00CD067C">
        <w:rPr>
          <w:rtl/>
        </w:rPr>
        <w:t xml:space="preserve"> ל</w:t>
      </w:r>
      <w:r w:rsidR="00C01DB7">
        <w:rPr>
          <w:rFonts w:hint="cs"/>
          <w:rtl/>
        </w:rPr>
        <w:t xml:space="preserve">גלות </w:t>
      </w:r>
      <w:r w:rsidRPr="00CD067C">
        <w:rPr>
          <w:rtl/>
        </w:rPr>
        <w:t xml:space="preserve">עניין </w:t>
      </w:r>
      <w:r w:rsidR="00C01DB7">
        <w:rPr>
          <w:rFonts w:hint="cs"/>
          <w:rtl/>
        </w:rPr>
        <w:t xml:space="preserve">מנומס </w:t>
      </w:r>
      <w:r w:rsidRPr="00CD067C">
        <w:rPr>
          <w:rtl/>
        </w:rPr>
        <w:t>בשיח</w:t>
      </w:r>
      <w:r w:rsidR="004E4E6C">
        <w:rPr>
          <w:rFonts w:hint="cs"/>
          <w:rtl/>
        </w:rPr>
        <w:t>תם, שנסבה על ענייני בישול</w:t>
      </w:r>
      <w:r w:rsidR="00035DF9">
        <w:rPr>
          <w:rFonts w:hint="cs"/>
          <w:rtl/>
        </w:rPr>
        <w:t>.</w:t>
      </w:r>
      <w:r w:rsidRPr="00CD067C">
        <w:rPr>
          <w:rtl/>
        </w:rPr>
        <w:t xml:space="preserve"> ארקדי </w:t>
      </w:r>
      <w:r w:rsidR="00A33C96">
        <w:rPr>
          <w:rFonts w:hint="cs"/>
          <w:rtl/>
        </w:rPr>
        <w:t>לא היה</w:t>
      </w:r>
      <w:r w:rsidRPr="00CD067C">
        <w:rPr>
          <w:rtl/>
        </w:rPr>
        <w:t xml:space="preserve"> ארקדי כי אם מישהו משופר</w:t>
      </w:r>
      <w:r w:rsidR="00035DF9">
        <w:rPr>
          <w:rFonts w:hint="cs"/>
          <w:rtl/>
        </w:rPr>
        <w:t xml:space="preserve">, </w:t>
      </w:r>
      <w:r w:rsidR="00035DF9">
        <w:rPr>
          <w:rtl/>
        </w:rPr>
        <w:t>מתחשב ורגי</w:t>
      </w:r>
      <w:r w:rsidR="00035DF9">
        <w:rPr>
          <w:rFonts w:hint="cs"/>
          <w:rtl/>
        </w:rPr>
        <w:t>ש</w:t>
      </w:r>
      <w:r w:rsidRPr="00CD067C">
        <w:rPr>
          <w:rtl/>
        </w:rPr>
        <w:t xml:space="preserve"> </w:t>
      </w:r>
      <w:r w:rsidR="00C01DB7">
        <w:rPr>
          <w:rFonts w:hint="cs"/>
          <w:rtl/>
        </w:rPr>
        <w:t>בתכלית</w:t>
      </w:r>
      <w:r w:rsidR="00035DF9">
        <w:rPr>
          <w:rFonts w:hint="cs"/>
          <w:rtl/>
        </w:rPr>
        <w:t>,</w:t>
      </w:r>
      <w:r w:rsidRPr="00CD067C">
        <w:rPr>
          <w:rtl/>
        </w:rPr>
        <w:t xml:space="preserve"> כש</w:t>
      </w:r>
      <w:r w:rsidRPr="00A83D14">
        <w:rPr>
          <w:rtl/>
        </w:rPr>
        <w:t>היא</w:t>
      </w:r>
      <w:r w:rsidRPr="00CD067C">
        <w:rPr>
          <w:rtl/>
        </w:rPr>
        <w:t xml:space="preserve"> עלתה</w:t>
      </w:r>
      <w:r w:rsidR="00D3644A" w:rsidRPr="00D3644A">
        <w:rPr>
          <w:rFonts w:cs="Times New Roman"/>
          <w:rtl/>
        </w:rPr>
        <w:t xml:space="preserve"> לאוטובוס</w:t>
      </w:r>
      <w:r w:rsidRPr="00CD067C">
        <w:rPr>
          <w:rtl/>
        </w:rPr>
        <w:t>.</w:t>
      </w:r>
    </w:p>
    <w:p w14:paraId="65EC8990" w14:textId="3CD63CD3" w:rsidR="004627AB" w:rsidRPr="00CD067C" w:rsidRDefault="004627AB" w:rsidP="00250000">
      <w:pPr>
        <w:rPr>
          <w:rtl/>
        </w:rPr>
      </w:pPr>
      <w:r w:rsidRPr="00CD067C">
        <w:rPr>
          <w:rtl/>
        </w:rPr>
        <w:t>ל</w:t>
      </w:r>
      <w:r w:rsidR="0086790A">
        <w:rPr>
          <w:rFonts w:hint="cs"/>
          <w:rtl/>
        </w:rPr>
        <w:t>י</w:t>
      </w:r>
      <w:r w:rsidRPr="00CD067C">
        <w:rPr>
          <w:rtl/>
        </w:rPr>
        <w:t>ב</w:t>
      </w:r>
      <w:r w:rsidR="004E4E6C">
        <w:rPr>
          <w:rFonts w:hint="cs"/>
          <w:rtl/>
        </w:rPr>
        <w:t>ו</w:t>
      </w:r>
      <w:r w:rsidRPr="00CD067C">
        <w:rPr>
          <w:rtl/>
        </w:rPr>
        <w:t xml:space="preserve"> הלם בח</w:t>
      </w:r>
      <w:r w:rsidR="00B831C5">
        <w:rPr>
          <w:rFonts w:hint="cs"/>
          <w:rtl/>
        </w:rPr>
        <w:t>ו</w:t>
      </w:r>
      <w:r w:rsidRPr="00CD067C">
        <w:rPr>
          <w:rtl/>
        </w:rPr>
        <w:t>זקה בחזה</w:t>
      </w:r>
      <w:r w:rsidR="004E4E6C">
        <w:rPr>
          <w:rFonts w:hint="cs"/>
          <w:rtl/>
        </w:rPr>
        <w:t>ו</w:t>
      </w:r>
      <w:r w:rsidRPr="00CD067C">
        <w:rPr>
          <w:rtl/>
        </w:rPr>
        <w:t xml:space="preserve"> </w:t>
      </w:r>
      <w:r w:rsidR="004E4E6C">
        <w:rPr>
          <w:rFonts w:hint="cs"/>
          <w:rtl/>
        </w:rPr>
        <w:t>ה</w:t>
      </w:r>
      <w:r w:rsidRPr="00CD067C">
        <w:rPr>
          <w:rtl/>
        </w:rPr>
        <w:t>משופר.</w:t>
      </w:r>
    </w:p>
    <w:p w14:paraId="24AB81C1" w14:textId="4DD1D335" w:rsidR="0036682D" w:rsidRDefault="004627AB" w:rsidP="004E4E6C">
      <w:pPr>
        <w:rPr>
          <w:rtl/>
        </w:rPr>
      </w:pPr>
      <w:r w:rsidRPr="00CD067C">
        <w:rPr>
          <w:rtl/>
        </w:rPr>
        <w:t>נערה דתי</w:t>
      </w:r>
      <w:r w:rsidR="0086790A">
        <w:rPr>
          <w:rFonts w:hint="cs"/>
          <w:rtl/>
        </w:rPr>
        <w:t>י</w:t>
      </w:r>
      <w:r w:rsidRPr="00CD067C">
        <w:rPr>
          <w:rtl/>
        </w:rPr>
        <w:t>ה,</w:t>
      </w:r>
      <w:r w:rsidR="004E4E6C">
        <w:rPr>
          <w:rtl/>
        </w:rPr>
        <w:t xml:space="preserve"> ד</w:t>
      </w:r>
      <w:r w:rsidRPr="00CD067C">
        <w:rPr>
          <w:rtl/>
        </w:rPr>
        <w:t>קה</w:t>
      </w:r>
      <w:r w:rsidR="00FF6B74">
        <w:rPr>
          <w:rFonts w:hint="cs"/>
          <w:rtl/>
        </w:rPr>
        <w:t xml:space="preserve"> וגבוהה</w:t>
      </w:r>
      <w:r w:rsidR="00E567A7">
        <w:rPr>
          <w:rFonts w:hint="cs"/>
          <w:rtl/>
        </w:rPr>
        <w:t xml:space="preserve"> מאוד,</w:t>
      </w:r>
      <w:r w:rsidRPr="00CD067C">
        <w:rPr>
          <w:rtl/>
        </w:rPr>
        <w:t xml:space="preserve"> </w:t>
      </w:r>
      <w:r w:rsidR="004E4E6C">
        <w:rPr>
          <w:rFonts w:hint="cs"/>
          <w:rtl/>
        </w:rPr>
        <w:t xml:space="preserve">לבושה </w:t>
      </w:r>
      <w:r w:rsidRPr="00CD067C">
        <w:rPr>
          <w:rtl/>
        </w:rPr>
        <w:t>חצאית ח</w:t>
      </w:r>
      <w:r w:rsidR="000F7570">
        <w:rPr>
          <w:rtl/>
        </w:rPr>
        <w:t xml:space="preserve">ומה </w:t>
      </w:r>
      <w:r w:rsidR="00EF7E23">
        <w:rPr>
          <w:rFonts w:hint="cs"/>
          <w:rtl/>
        </w:rPr>
        <w:t>ארוכ</w:t>
      </w:r>
      <w:r w:rsidR="000F7570">
        <w:rPr>
          <w:rtl/>
        </w:rPr>
        <w:t xml:space="preserve">ה עם </w:t>
      </w:r>
      <w:r w:rsidR="004E4E6C">
        <w:rPr>
          <w:rFonts w:hint="cs"/>
          <w:rtl/>
        </w:rPr>
        <w:t xml:space="preserve">הדפס </w:t>
      </w:r>
      <w:r w:rsidR="000F7570">
        <w:rPr>
          <w:rtl/>
        </w:rPr>
        <w:t>פרחים כחולים קטנים</w:t>
      </w:r>
      <w:r w:rsidR="001F7E1A" w:rsidRPr="001F7E1A">
        <w:rPr>
          <w:rFonts w:cs="Times New Roman"/>
          <w:rtl/>
        </w:rPr>
        <w:t xml:space="preserve"> </w:t>
      </w:r>
      <w:r w:rsidR="008513E5" w:rsidRPr="008513E5">
        <w:rPr>
          <w:rFonts w:cs="Times New Roman"/>
          <w:rtl/>
        </w:rPr>
        <w:t>עלתה בתחנה</w:t>
      </w:r>
      <w:r w:rsidR="001F7E1A" w:rsidRPr="001F7E1A">
        <w:rPr>
          <w:rFonts w:cs="Times New Roman"/>
          <w:rtl/>
        </w:rPr>
        <w:t>, כאילו זה עתה הגיחה משעטה פראית בשבילי היער והיא נזקפת, גאה. דרוכה הביטה סביבה ועיניה נתקלו בו.</w:t>
      </w:r>
      <w:r w:rsidR="006B6AAA">
        <w:rPr>
          <w:rFonts w:cs="Times New Roman"/>
          <w:rtl/>
        </w:rPr>
        <w:t xml:space="preserve"> </w:t>
      </w:r>
      <w:r w:rsidR="008513E5">
        <w:rPr>
          <w:rFonts w:hint="cs"/>
          <w:rtl/>
        </w:rPr>
        <w:t xml:space="preserve">פניה קרנו ביטחון ופתיחות </w:t>
      </w:r>
      <w:r w:rsidR="008513E5">
        <w:rPr>
          <w:rtl/>
        </w:rPr>
        <w:t>–</w:t>
      </w:r>
      <w:r w:rsidR="008513E5">
        <w:rPr>
          <w:rFonts w:hint="cs"/>
          <w:rtl/>
        </w:rPr>
        <w:t xml:space="preserve"> נדמה כי תסכים לכל הצעה מעניינת מספיק, וארקדי </w:t>
      </w:r>
      <w:r w:rsidR="00D3644A" w:rsidRPr="00D3644A">
        <w:rPr>
          <w:rFonts w:cs="Times New Roman"/>
          <w:rtl/>
        </w:rPr>
        <w:t xml:space="preserve">כבר </w:t>
      </w:r>
      <w:r w:rsidR="008513E5">
        <w:rPr>
          <w:rFonts w:hint="cs"/>
          <w:rtl/>
        </w:rPr>
        <w:t xml:space="preserve">הצר על </w:t>
      </w:r>
      <w:r w:rsidR="00922255">
        <w:rPr>
          <w:rFonts w:hint="cs"/>
          <w:rtl/>
        </w:rPr>
        <w:t>שערה</w:t>
      </w:r>
      <w:r w:rsidR="008513E5">
        <w:rPr>
          <w:rFonts w:hint="cs"/>
          <w:rtl/>
        </w:rPr>
        <w:t xml:space="preserve"> המרהיב, סמיך וערמוני כשל חיית</w:t>
      </w:r>
      <w:r w:rsidR="0086790A">
        <w:rPr>
          <w:rFonts w:hint="cs"/>
          <w:rtl/>
        </w:rPr>
        <w:t xml:space="preserve"> </w:t>
      </w:r>
      <w:r w:rsidR="008513E5">
        <w:rPr>
          <w:rFonts w:hint="cs"/>
          <w:rtl/>
        </w:rPr>
        <w:t>יער, שיוסתר עם נישואיה תחת כיסוי ראש או פאה.</w:t>
      </w:r>
      <w:r w:rsidR="008513E5" w:rsidRPr="00CD067C">
        <w:rPr>
          <w:rtl/>
        </w:rPr>
        <w:t xml:space="preserve"> על כתפה</w:t>
      </w:r>
      <w:r w:rsidR="008513E5">
        <w:rPr>
          <w:rFonts w:hint="cs"/>
          <w:rtl/>
        </w:rPr>
        <w:t xml:space="preserve"> </w:t>
      </w:r>
      <w:r w:rsidR="00635D97">
        <w:rPr>
          <w:rFonts w:hint="cs"/>
          <w:rtl/>
        </w:rPr>
        <w:t xml:space="preserve">היא </w:t>
      </w:r>
      <w:r w:rsidR="00EF7E23">
        <w:rPr>
          <w:rFonts w:hint="cs"/>
          <w:rtl/>
        </w:rPr>
        <w:t>נשא</w:t>
      </w:r>
      <w:r w:rsidRPr="00CD067C">
        <w:rPr>
          <w:rtl/>
        </w:rPr>
        <w:t>ה תרמיל בית-ספר עמוס בספרים</w:t>
      </w:r>
      <w:r w:rsidR="008513E5">
        <w:rPr>
          <w:rFonts w:hint="cs"/>
          <w:rtl/>
        </w:rPr>
        <w:t>,</w:t>
      </w:r>
      <w:r w:rsidRPr="00CD067C">
        <w:rPr>
          <w:rtl/>
        </w:rPr>
        <w:t xml:space="preserve"> וכך</w:t>
      </w:r>
      <w:r w:rsidR="00B831C5">
        <w:rPr>
          <w:rFonts w:hint="cs"/>
          <w:rtl/>
        </w:rPr>
        <w:t xml:space="preserve"> </w:t>
      </w:r>
      <w:r w:rsidRPr="00CD067C">
        <w:rPr>
          <w:rtl/>
        </w:rPr>
        <w:t xml:space="preserve">גם </w:t>
      </w:r>
      <w:r w:rsidR="004E4E6C">
        <w:rPr>
          <w:rFonts w:hint="cs"/>
          <w:rtl/>
        </w:rPr>
        <w:t xml:space="preserve">מי שוודאי היה </w:t>
      </w:r>
      <w:r w:rsidRPr="00CD067C">
        <w:rPr>
          <w:rtl/>
        </w:rPr>
        <w:t>אחיה הגדול. היא אחזה במוט העליון</w:t>
      </w:r>
      <w:r w:rsidR="0086790A">
        <w:rPr>
          <w:rFonts w:hint="cs"/>
          <w:rtl/>
        </w:rPr>
        <w:t>,</w:t>
      </w:r>
      <w:r w:rsidRPr="00CD067C">
        <w:rPr>
          <w:rFonts w:hint="cs"/>
          <w:rtl/>
        </w:rPr>
        <w:t xml:space="preserve"> וכש</w:t>
      </w:r>
      <w:r w:rsidRPr="00CD067C">
        <w:rPr>
          <w:rtl/>
        </w:rPr>
        <w:t xml:space="preserve">האוטובוס החל לנסוע </w:t>
      </w:r>
      <w:r w:rsidRPr="00CD067C">
        <w:rPr>
          <w:rFonts w:hint="cs"/>
          <w:rtl/>
        </w:rPr>
        <w:t>בפתאומיות</w:t>
      </w:r>
      <w:r w:rsidRPr="00CD067C">
        <w:rPr>
          <w:rtl/>
        </w:rPr>
        <w:t xml:space="preserve"> </w:t>
      </w:r>
      <w:r w:rsidR="001F7E1A">
        <w:rPr>
          <w:rFonts w:hint="cs"/>
          <w:rtl/>
        </w:rPr>
        <w:t>היא</w:t>
      </w:r>
      <w:r w:rsidRPr="00CD067C">
        <w:rPr>
          <w:rtl/>
        </w:rPr>
        <w:t xml:space="preserve"> </w:t>
      </w:r>
      <w:r w:rsidR="0036682D" w:rsidRPr="0036682D">
        <w:rPr>
          <w:rFonts w:cs="Times New Roman"/>
          <w:rtl/>
        </w:rPr>
        <w:t>נזרק</w:t>
      </w:r>
      <w:r w:rsidR="001F7E1A">
        <w:rPr>
          <w:rFonts w:cs="Times New Roman" w:hint="cs"/>
          <w:rtl/>
        </w:rPr>
        <w:t>ה</w:t>
      </w:r>
      <w:r w:rsidR="0036682D" w:rsidRPr="0036682D">
        <w:rPr>
          <w:rFonts w:cs="Times New Roman" w:hint="cs"/>
          <w:rtl/>
        </w:rPr>
        <w:t xml:space="preserve"> </w:t>
      </w:r>
      <w:r w:rsidR="004E4E6C">
        <w:rPr>
          <w:rFonts w:hint="cs"/>
          <w:rtl/>
        </w:rPr>
        <w:t>לפנים</w:t>
      </w:r>
      <w:r w:rsidRPr="00CD067C">
        <w:rPr>
          <w:rtl/>
        </w:rPr>
        <w:t xml:space="preserve"> </w:t>
      </w:r>
      <w:r w:rsidRPr="00CD067C">
        <w:rPr>
          <w:rFonts w:hint="cs"/>
          <w:rtl/>
        </w:rPr>
        <w:t>ו</w:t>
      </w:r>
      <w:r w:rsidRPr="00CD067C">
        <w:rPr>
          <w:rtl/>
        </w:rPr>
        <w:t>עצמות האגן שלה בלטו דרך חצאית</w:t>
      </w:r>
      <w:r w:rsidR="00035DF9">
        <w:rPr>
          <w:rFonts w:hint="cs"/>
          <w:rtl/>
        </w:rPr>
        <w:t>ה</w:t>
      </w:r>
      <w:r w:rsidRPr="00CD067C">
        <w:rPr>
          <w:rtl/>
        </w:rPr>
        <w:t xml:space="preserve">. ועם זאת, מלמעלה </w:t>
      </w:r>
      <w:r w:rsidR="001C5A04">
        <w:rPr>
          <w:rtl/>
        </w:rPr>
        <w:t>הייתה</w:t>
      </w:r>
      <w:r w:rsidRPr="00CD067C">
        <w:rPr>
          <w:rtl/>
        </w:rPr>
        <w:t xml:space="preserve"> </w:t>
      </w:r>
      <w:r w:rsidR="00F97A34">
        <w:rPr>
          <w:rtl/>
        </w:rPr>
        <w:t>כל כך</w:t>
      </w:r>
      <w:r w:rsidRPr="00CD067C">
        <w:rPr>
          <w:rtl/>
        </w:rPr>
        <w:t xml:space="preserve"> עגלגלה, </w:t>
      </w:r>
      <w:r w:rsidR="0050701C">
        <w:rPr>
          <w:rFonts w:hint="cs"/>
          <w:rtl/>
        </w:rPr>
        <w:t>[</w:t>
      </w:r>
      <w:r w:rsidR="00A33C96">
        <w:rPr>
          <w:rFonts w:hint="cs"/>
          <w:rtl/>
        </w:rPr>
        <w:t xml:space="preserve">ופניה </w:t>
      </w:r>
      <w:r w:rsidR="004E4E6C">
        <w:rPr>
          <w:rFonts w:hint="cs"/>
          <w:rtl/>
        </w:rPr>
        <w:t xml:space="preserve">היו כה </w:t>
      </w:r>
      <w:r w:rsidR="00A33C96">
        <w:rPr>
          <w:rFonts w:hint="cs"/>
          <w:rtl/>
        </w:rPr>
        <w:t xml:space="preserve">נבונות </w:t>
      </w:r>
      <w:r w:rsidR="00A33C96">
        <w:rPr>
          <w:rtl/>
        </w:rPr>
        <w:t>–</w:t>
      </w:r>
      <w:r w:rsidR="00A33C96">
        <w:rPr>
          <w:rFonts w:hint="cs"/>
          <w:rtl/>
        </w:rPr>
        <w:t xml:space="preserve"> </w:t>
      </w:r>
      <w:r w:rsidRPr="00CD067C">
        <w:rPr>
          <w:rtl/>
        </w:rPr>
        <w:t>הסנטר העדין שלה,</w:t>
      </w:r>
      <w:r w:rsidR="00035DF9">
        <w:rPr>
          <w:rtl/>
        </w:rPr>
        <w:t xml:space="preserve"> העור השקוף </w:t>
      </w:r>
      <w:r w:rsidR="000F66D5">
        <w:rPr>
          <w:rFonts w:hint="cs"/>
          <w:rtl/>
        </w:rPr>
        <w:t>ש</w:t>
      </w:r>
      <w:r w:rsidR="00035DF9">
        <w:rPr>
          <w:rtl/>
        </w:rPr>
        <w:t xml:space="preserve">נמתח על </w:t>
      </w:r>
      <w:r w:rsidR="00035DF9">
        <w:rPr>
          <w:rFonts w:hint="cs"/>
          <w:rtl/>
        </w:rPr>
        <w:t>רקותיה</w:t>
      </w:r>
      <w:r w:rsidRPr="00CD067C">
        <w:rPr>
          <w:rtl/>
        </w:rPr>
        <w:t xml:space="preserve">, שפתיה </w:t>
      </w:r>
      <w:r w:rsidR="000F66D5">
        <w:rPr>
          <w:rFonts w:hint="cs"/>
          <w:rtl/>
        </w:rPr>
        <w:t>ש</w:t>
      </w:r>
      <w:r w:rsidRPr="00CD067C">
        <w:rPr>
          <w:rtl/>
        </w:rPr>
        <w:t xml:space="preserve">נקפצו בריכוז </w:t>
      </w:r>
      <w:r w:rsidR="00A33C96">
        <w:rPr>
          <w:rFonts w:hint="cs"/>
          <w:rtl/>
        </w:rPr>
        <w:t xml:space="preserve">מתוק </w:t>
      </w:r>
      <w:r w:rsidRPr="00CD067C">
        <w:rPr>
          <w:rtl/>
        </w:rPr>
        <w:t>כשאחזה במוט</w:t>
      </w:r>
      <w:r w:rsidR="0050701C">
        <w:rPr>
          <w:rFonts w:hint="cs"/>
          <w:rtl/>
        </w:rPr>
        <w:t>]</w:t>
      </w:r>
      <w:r w:rsidR="00FF6B74">
        <w:rPr>
          <w:rFonts w:hint="cs"/>
          <w:rtl/>
        </w:rPr>
        <w:t>,</w:t>
      </w:r>
      <w:r w:rsidR="0050701C">
        <w:rPr>
          <w:rFonts w:hint="cs"/>
          <w:rtl/>
        </w:rPr>
        <w:t xml:space="preserve"> </w:t>
      </w:r>
      <w:r w:rsidR="001F7E1A">
        <w:rPr>
          <w:rFonts w:hint="cs"/>
          <w:rtl/>
        </w:rPr>
        <w:t>ו</w:t>
      </w:r>
      <w:r w:rsidR="0050701C">
        <w:rPr>
          <w:rFonts w:hint="cs"/>
          <w:rtl/>
        </w:rPr>
        <w:t>עיניה</w:t>
      </w:r>
      <w:r w:rsidR="00B91F9F">
        <w:rPr>
          <w:rFonts w:hint="cs"/>
          <w:rtl/>
        </w:rPr>
        <w:t xml:space="preserve"> נצצו</w:t>
      </w:r>
      <w:r w:rsidR="0050701C">
        <w:rPr>
          <w:rFonts w:hint="cs"/>
          <w:rtl/>
        </w:rPr>
        <w:t xml:space="preserve"> </w:t>
      </w:r>
      <w:r w:rsidR="00B91F9F">
        <w:rPr>
          <w:rFonts w:hint="cs"/>
          <w:rtl/>
        </w:rPr>
        <w:t>ב</w:t>
      </w:r>
      <w:r w:rsidR="0050701C">
        <w:rPr>
          <w:rFonts w:hint="cs"/>
          <w:rtl/>
        </w:rPr>
        <w:t xml:space="preserve">שובבות כאילו </w:t>
      </w:r>
      <w:r w:rsidR="00D3644A">
        <w:rPr>
          <w:rFonts w:hint="cs"/>
          <w:rtl/>
        </w:rPr>
        <w:t>ב</w:t>
      </w:r>
      <w:r w:rsidR="0050701C">
        <w:rPr>
          <w:rFonts w:hint="cs"/>
          <w:rtl/>
        </w:rPr>
        <w:t>עוד רגע תספר לך בדיחה ש</w:t>
      </w:r>
      <w:r w:rsidR="002C356C">
        <w:rPr>
          <w:rFonts w:hint="cs"/>
          <w:rtl/>
        </w:rPr>
        <w:t xml:space="preserve">תהיה </w:t>
      </w:r>
      <w:r w:rsidR="0036682D">
        <w:rPr>
          <w:rFonts w:hint="cs"/>
          <w:rtl/>
        </w:rPr>
        <w:t xml:space="preserve">גם </w:t>
      </w:r>
      <w:r w:rsidR="002C356C">
        <w:rPr>
          <w:rFonts w:hint="cs"/>
          <w:rtl/>
        </w:rPr>
        <w:t>האמת ה</w:t>
      </w:r>
      <w:r w:rsidR="00B833EF">
        <w:rPr>
          <w:rFonts w:hint="cs"/>
          <w:rtl/>
        </w:rPr>
        <w:t>מדויק</w:t>
      </w:r>
      <w:r w:rsidR="002C356C">
        <w:rPr>
          <w:rFonts w:hint="cs"/>
          <w:rtl/>
        </w:rPr>
        <w:t>ת על חייך</w:t>
      </w:r>
      <w:r w:rsidR="0036682D">
        <w:rPr>
          <w:rFonts w:hint="cs"/>
          <w:rtl/>
        </w:rPr>
        <w:t>.</w:t>
      </w:r>
      <w:r w:rsidR="002C356C">
        <w:rPr>
          <w:rFonts w:hint="cs"/>
          <w:rtl/>
        </w:rPr>
        <w:t xml:space="preserve"> </w:t>
      </w:r>
    </w:p>
    <w:p w14:paraId="3E6656BE" w14:textId="0426E676" w:rsidR="004627AB" w:rsidRPr="00CD067C" w:rsidRDefault="004627AB" w:rsidP="004E4E6C">
      <w:pPr>
        <w:rPr>
          <w:rtl/>
        </w:rPr>
      </w:pPr>
      <w:r w:rsidRPr="00CD067C">
        <w:rPr>
          <w:rtl/>
        </w:rPr>
        <w:t>כשהת</w:t>
      </w:r>
      <w:r w:rsidR="0086790A">
        <w:rPr>
          <w:rFonts w:hint="cs"/>
          <w:rtl/>
        </w:rPr>
        <w:t>י</w:t>
      </w:r>
      <w:r w:rsidRPr="00CD067C">
        <w:rPr>
          <w:rtl/>
        </w:rPr>
        <w:t>ישבו</w:t>
      </w:r>
      <w:r w:rsidR="0036682D" w:rsidRPr="0036682D">
        <w:rPr>
          <w:rFonts w:cs="Times New Roman"/>
          <w:rtl/>
        </w:rPr>
        <w:t xml:space="preserve"> שני האחים</w:t>
      </w:r>
      <w:r w:rsidR="00035DF9">
        <w:rPr>
          <w:rFonts w:hint="cs"/>
          <w:rtl/>
        </w:rPr>
        <w:t>,</w:t>
      </w:r>
      <w:r w:rsidRPr="00CD067C">
        <w:rPr>
          <w:rtl/>
        </w:rPr>
        <w:t xml:space="preserve"> הידק </w:t>
      </w:r>
      <w:r w:rsidR="0036682D">
        <w:rPr>
          <w:rFonts w:hint="cs"/>
          <w:rtl/>
        </w:rPr>
        <w:t xml:space="preserve">הוא </w:t>
      </w:r>
      <w:r w:rsidRPr="00CD067C">
        <w:rPr>
          <w:rtl/>
        </w:rPr>
        <w:t>את כיפ</w:t>
      </w:r>
      <w:r w:rsidR="00A33C96">
        <w:rPr>
          <w:rFonts w:hint="cs"/>
          <w:rtl/>
        </w:rPr>
        <w:t>תו</w:t>
      </w:r>
      <w:r w:rsidRPr="00CD067C">
        <w:rPr>
          <w:rtl/>
        </w:rPr>
        <w:t xml:space="preserve"> הסרוגה</w:t>
      </w:r>
      <w:r w:rsidR="001F7E1A" w:rsidRPr="001F7E1A">
        <w:rPr>
          <w:rFonts w:hint="cs"/>
          <w:rtl/>
        </w:rPr>
        <w:t xml:space="preserve"> </w:t>
      </w:r>
      <w:r w:rsidR="001F7E1A">
        <w:rPr>
          <w:rFonts w:hint="cs"/>
          <w:rtl/>
        </w:rPr>
        <w:t>ל</w:t>
      </w:r>
      <w:r w:rsidR="003B2198">
        <w:rPr>
          <w:rFonts w:hint="cs"/>
          <w:rtl/>
        </w:rPr>
        <w:t>שערו</w:t>
      </w:r>
      <w:r w:rsidR="001F7E1A">
        <w:rPr>
          <w:rFonts w:hint="cs"/>
          <w:rtl/>
        </w:rPr>
        <w:t xml:space="preserve"> בסיכה</w:t>
      </w:r>
      <w:r w:rsidRPr="00CD067C">
        <w:rPr>
          <w:rtl/>
        </w:rPr>
        <w:t>, ו</w:t>
      </w:r>
      <w:r w:rsidR="00FB75C9">
        <w:rPr>
          <w:rFonts w:hint="cs"/>
          <w:rtl/>
        </w:rPr>
        <w:t xml:space="preserve">אילו </w:t>
      </w:r>
      <w:r w:rsidRPr="00CD067C">
        <w:rPr>
          <w:rtl/>
        </w:rPr>
        <w:t xml:space="preserve">היא </w:t>
      </w:r>
      <w:r w:rsidR="00C01DB7">
        <w:rPr>
          <w:rFonts w:hint="cs"/>
          <w:rtl/>
        </w:rPr>
        <w:t>שלפה</w:t>
      </w:r>
      <w:r w:rsidRPr="00CD067C">
        <w:rPr>
          <w:rtl/>
        </w:rPr>
        <w:t xml:space="preserve"> ספר</w:t>
      </w:r>
      <w:r w:rsidR="000F66D5">
        <w:rPr>
          <w:rFonts w:hint="cs"/>
          <w:rtl/>
        </w:rPr>
        <w:t>ים</w:t>
      </w:r>
      <w:r w:rsidRPr="00CD067C">
        <w:rPr>
          <w:rtl/>
        </w:rPr>
        <w:t xml:space="preserve"> מהתיק, ו</w:t>
      </w:r>
      <w:r w:rsidR="008513E5" w:rsidRPr="008513E5">
        <w:rPr>
          <w:rFonts w:cs="Times New Roman"/>
          <w:rtl/>
        </w:rPr>
        <w:t>פתחה איתו בדיונים</w:t>
      </w:r>
      <w:r w:rsidRPr="00CD067C">
        <w:rPr>
          <w:rtl/>
        </w:rPr>
        <w:t xml:space="preserve"> על המחיר שי</w:t>
      </w:r>
      <w:r w:rsidR="000F7570">
        <w:rPr>
          <w:rtl/>
        </w:rPr>
        <w:t xml:space="preserve">דרשו </w:t>
      </w:r>
      <w:r w:rsidR="00FB75C9">
        <w:rPr>
          <w:rFonts w:hint="cs"/>
          <w:rtl/>
        </w:rPr>
        <w:t>בע</w:t>
      </w:r>
      <w:r w:rsidR="001C2A10">
        <w:rPr>
          <w:rFonts w:hint="cs"/>
          <w:rtl/>
        </w:rPr>
        <w:t>בור</w:t>
      </w:r>
      <w:r w:rsidR="000F66D5">
        <w:rPr>
          <w:rFonts w:hint="cs"/>
          <w:rtl/>
        </w:rPr>
        <w:t xml:space="preserve"> כל אחד מהם</w:t>
      </w:r>
      <w:r w:rsidR="000F7570">
        <w:rPr>
          <w:rtl/>
        </w:rPr>
        <w:t xml:space="preserve">. את המחיר </w:t>
      </w:r>
      <w:r w:rsidRPr="00CD067C">
        <w:rPr>
          <w:rtl/>
        </w:rPr>
        <w:t xml:space="preserve">רשמה על דף שתלשה ממחברת ותחבה </w:t>
      </w:r>
      <w:r w:rsidR="00035DF9">
        <w:rPr>
          <w:rFonts w:hint="cs"/>
          <w:rtl/>
        </w:rPr>
        <w:t>ב</w:t>
      </w:r>
      <w:r w:rsidRPr="00CD067C">
        <w:rPr>
          <w:rFonts w:hint="cs"/>
          <w:rtl/>
        </w:rPr>
        <w:t>כריכ</w:t>
      </w:r>
      <w:r w:rsidR="00035DF9">
        <w:rPr>
          <w:rFonts w:hint="cs"/>
          <w:rtl/>
        </w:rPr>
        <w:t>תו</w:t>
      </w:r>
      <w:r w:rsidRPr="00CD067C">
        <w:rPr>
          <w:rFonts w:hint="cs"/>
          <w:rtl/>
        </w:rPr>
        <w:t xml:space="preserve"> הפנימית</w:t>
      </w:r>
      <w:r w:rsidR="00035DF9">
        <w:rPr>
          <w:rFonts w:hint="cs"/>
          <w:rtl/>
        </w:rPr>
        <w:t xml:space="preserve"> של כל ספר</w:t>
      </w:r>
      <w:r w:rsidRPr="00CD067C">
        <w:rPr>
          <w:rtl/>
        </w:rPr>
        <w:t xml:space="preserve">. אחיה סיפר על מגירות </w:t>
      </w:r>
      <w:r w:rsidR="00350D01">
        <w:rPr>
          <w:rtl/>
        </w:rPr>
        <w:t>ש</w:t>
      </w:r>
      <w:r w:rsidR="00350D01">
        <w:rPr>
          <w:rFonts w:hint="cs"/>
          <w:rtl/>
        </w:rPr>
        <w:t>רוקנו</w:t>
      </w:r>
      <w:r w:rsidRPr="00CD067C">
        <w:rPr>
          <w:rtl/>
        </w:rPr>
        <w:t xml:space="preserve"> לו או צבעו בירוק, ארקדי לא הצליח לעקוב </w:t>
      </w:r>
      <w:r w:rsidR="00FB75C9">
        <w:rPr>
          <w:rFonts w:hint="cs"/>
          <w:rtl/>
        </w:rPr>
        <w:t xml:space="preserve">אחר דבריו </w:t>
      </w:r>
      <w:r w:rsidRPr="00CD067C">
        <w:rPr>
          <w:rtl/>
        </w:rPr>
        <w:t>כ</w:t>
      </w:r>
      <w:r w:rsidR="00350D01">
        <w:rPr>
          <w:rFonts w:hint="cs"/>
          <w:rtl/>
        </w:rPr>
        <w:t>ש</w:t>
      </w:r>
      <w:r w:rsidRPr="00CD067C">
        <w:rPr>
          <w:rtl/>
        </w:rPr>
        <w:t>ה</w:t>
      </w:r>
      <w:r w:rsidR="00FB75C9">
        <w:rPr>
          <w:rFonts w:hint="cs"/>
          <w:rtl/>
        </w:rPr>
        <w:t>נערה</w:t>
      </w:r>
      <w:r w:rsidRPr="00CD067C">
        <w:rPr>
          <w:rtl/>
        </w:rPr>
        <w:t xml:space="preserve"> </w:t>
      </w:r>
      <w:r w:rsidR="00DA1DB1">
        <w:rPr>
          <w:rFonts w:hint="cs"/>
          <w:rtl/>
        </w:rPr>
        <w:t>קימטה את מצחה ועיניה צחקו</w:t>
      </w:r>
      <w:r w:rsidR="00350D01">
        <w:rPr>
          <w:rtl/>
        </w:rPr>
        <w:t>.</w:t>
      </w:r>
    </w:p>
    <w:p w14:paraId="771A9368" w14:textId="158F8EFA" w:rsidR="004627AB" w:rsidRPr="00CD067C" w:rsidRDefault="00DA1DB1" w:rsidP="00FB75C9">
      <w:pPr>
        <w:rPr>
          <w:rtl/>
        </w:rPr>
      </w:pPr>
      <w:r>
        <w:rPr>
          <w:rFonts w:hint="cs"/>
          <w:rtl/>
        </w:rPr>
        <w:t>היא ואחיה ירדו</w:t>
      </w:r>
      <w:r w:rsidR="00AB1A21">
        <w:rPr>
          <w:rFonts w:hint="cs"/>
          <w:rtl/>
        </w:rPr>
        <w:t xml:space="preserve"> </w:t>
      </w:r>
      <w:r w:rsidR="001C2A10">
        <w:rPr>
          <w:rFonts w:hint="cs"/>
          <w:rtl/>
        </w:rPr>
        <w:t xml:space="preserve">גם הם </w:t>
      </w:r>
      <w:r w:rsidR="007C0BD2">
        <w:rPr>
          <w:rFonts w:hint="cs"/>
          <w:rtl/>
        </w:rPr>
        <w:t xml:space="preserve">בתחנה </w:t>
      </w:r>
      <w:r>
        <w:rPr>
          <w:rFonts w:hint="cs"/>
          <w:rtl/>
        </w:rPr>
        <w:t>של בית הע</w:t>
      </w:r>
      <w:r w:rsidR="0086790A">
        <w:rPr>
          <w:rFonts w:hint="cs"/>
          <w:rtl/>
        </w:rPr>
        <w:t>י</w:t>
      </w:r>
      <w:r>
        <w:rPr>
          <w:rFonts w:hint="cs"/>
          <w:rtl/>
        </w:rPr>
        <w:t xml:space="preserve">רייה </w:t>
      </w:r>
      <w:r w:rsidR="007C0BD2">
        <w:rPr>
          <w:rFonts w:hint="cs"/>
          <w:rtl/>
        </w:rPr>
        <w:t>אבל נעלמ</w:t>
      </w:r>
      <w:r w:rsidR="0036682D">
        <w:rPr>
          <w:rFonts w:hint="cs"/>
          <w:rtl/>
        </w:rPr>
        <w:t>ו</w:t>
      </w:r>
      <w:r w:rsidR="007C0BD2">
        <w:rPr>
          <w:rFonts w:hint="cs"/>
          <w:rtl/>
        </w:rPr>
        <w:t xml:space="preserve"> </w:t>
      </w:r>
      <w:r w:rsidR="00D3644A">
        <w:rPr>
          <w:rFonts w:hint="cs"/>
          <w:rtl/>
        </w:rPr>
        <w:t>ב</w:t>
      </w:r>
      <w:r w:rsidR="007C0BD2">
        <w:rPr>
          <w:rFonts w:hint="cs"/>
          <w:rtl/>
        </w:rPr>
        <w:t>המון ש</w:t>
      </w:r>
      <w:r w:rsidR="00BD65D6">
        <w:rPr>
          <w:rFonts w:hint="cs"/>
          <w:rtl/>
        </w:rPr>
        <w:t>צבא על</w:t>
      </w:r>
      <w:r w:rsidR="007C0BD2">
        <w:rPr>
          <w:rFonts w:hint="cs"/>
          <w:rtl/>
        </w:rPr>
        <w:t xml:space="preserve"> </w:t>
      </w:r>
      <w:r w:rsidR="00BD65D6">
        <w:rPr>
          <w:rFonts w:hint="cs"/>
          <w:rtl/>
        </w:rPr>
        <w:t>ה</w:t>
      </w:r>
      <w:r w:rsidR="007C0BD2">
        <w:rPr>
          <w:rFonts w:hint="cs"/>
          <w:rtl/>
        </w:rPr>
        <w:t xml:space="preserve">כיכר. </w:t>
      </w:r>
      <w:r w:rsidR="008513E5">
        <w:rPr>
          <w:rFonts w:hint="cs"/>
          <w:rtl/>
        </w:rPr>
        <w:t>ארקדי</w:t>
      </w:r>
      <w:r w:rsidR="004627AB" w:rsidRPr="00CD067C">
        <w:rPr>
          <w:rtl/>
        </w:rPr>
        <w:t xml:space="preserve"> </w:t>
      </w:r>
      <w:r w:rsidR="00C01DB7">
        <w:rPr>
          <w:rFonts w:hint="cs"/>
          <w:rtl/>
        </w:rPr>
        <w:t xml:space="preserve">שירך </w:t>
      </w:r>
      <w:r w:rsidR="00BD65D6">
        <w:rPr>
          <w:rFonts w:hint="cs"/>
          <w:rtl/>
        </w:rPr>
        <w:t xml:space="preserve">את </w:t>
      </w:r>
      <w:r w:rsidR="00C01DB7">
        <w:rPr>
          <w:rFonts w:hint="cs"/>
          <w:rtl/>
        </w:rPr>
        <w:t>צעדיו</w:t>
      </w:r>
      <w:r w:rsidR="004627AB" w:rsidRPr="00CD067C">
        <w:rPr>
          <w:rtl/>
        </w:rPr>
        <w:t xml:space="preserve"> כילד טוב וצייתן בעקבות אביו ואימו החורגת בין הדוכנים, </w:t>
      </w:r>
      <w:r>
        <w:rPr>
          <w:rFonts w:hint="cs"/>
          <w:rtl/>
        </w:rPr>
        <w:t>א</w:t>
      </w:r>
      <w:r w:rsidR="003450AC">
        <w:rPr>
          <w:rFonts w:hint="cs"/>
          <w:rtl/>
        </w:rPr>
        <w:t>ו</w:t>
      </w:r>
      <w:r>
        <w:rPr>
          <w:rFonts w:hint="cs"/>
          <w:rtl/>
        </w:rPr>
        <w:t xml:space="preserve">חז בידה של </w:t>
      </w:r>
      <w:r w:rsidR="005F6E2E">
        <w:rPr>
          <w:rFonts w:hint="cs"/>
          <w:rtl/>
        </w:rPr>
        <w:t>קטקה</w:t>
      </w:r>
      <w:r w:rsidR="003450AC">
        <w:rPr>
          <w:rFonts w:hint="cs"/>
          <w:rtl/>
        </w:rPr>
        <w:t xml:space="preserve"> שצייתנותה </w:t>
      </w:r>
      <w:r w:rsidR="001C5A04">
        <w:rPr>
          <w:rFonts w:hint="cs"/>
          <w:rtl/>
        </w:rPr>
        <w:t>הייתה</w:t>
      </w:r>
      <w:r w:rsidR="003450AC">
        <w:rPr>
          <w:rFonts w:hint="cs"/>
          <w:rtl/>
        </w:rPr>
        <w:t xml:space="preserve"> טבעית ומהירה משלו. </w:t>
      </w:r>
      <w:r w:rsidR="004627AB" w:rsidRPr="00CD067C">
        <w:rPr>
          <w:rtl/>
        </w:rPr>
        <w:t>הוא התחנן שיקנו לו ספר מדוכני היהדות, אבל אב</w:t>
      </w:r>
      <w:r w:rsidR="0036682D">
        <w:rPr>
          <w:rFonts w:hint="cs"/>
          <w:rtl/>
        </w:rPr>
        <w:t>יו</w:t>
      </w:r>
      <w:r w:rsidR="004627AB" w:rsidRPr="00CD067C">
        <w:rPr>
          <w:rtl/>
        </w:rPr>
        <w:t xml:space="preserve"> </w:t>
      </w:r>
      <w:r w:rsidR="00C01DB7">
        <w:rPr>
          <w:rFonts w:hint="cs"/>
          <w:rtl/>
        </w:rPr>
        <w:t>ס</w:t>
      </w:r>
      <w:r w:rsidR="0086790A">
        <w:rPr>
          <w:rFonts w:hint="cs"/>
          <w:rtl/>
        </w:rPr>
        <w:t>י</w:t>
      </w:r>
      <w:r w:rsidR="00C01DB7">
        <w:rPr>
          <w:rFonts w:hint="cs"/>
          <w:rtl/>
        </w:rPr>
        <w:t>רב נחרצות</w:t>
      </w:r>
      <w:r w:rsidR="004627AB" w:rsidRPr="00CD067C">
        <w:rPr>
          <w:rtl/>
        </w:rPr>
        <w:t xml:space="preserve">. </w:t>
      </w:r>
      <w:r w:rsidR="00812E41">
        <w:rPr>
          <w:rFonts w:hint="cs"/>
          <w:rtl/>
        </w:rPr>
        <w:t xml:space="preserve">[סלחיה] </w:t>
      </w:r>
      <w:r w:rsidR="00BF6244">
        <w:rPr>
          <w:rFonts w:hint="cs"/>
          <w:rtl/>
        </w:rPr>
        <w:t>בזמן ש</w:t>
      </w:r>
      <w:r>
        <w:rPr>
          <w:rFonts w:hint="cs"/>
          <w:rtl/>
        </w:rPr>
        <w:t xml:space="preserve">התלבטו בין ספרי שחמט עבור </w:t>
      </w:r>
      <w:r w:rsidR="005F6E2E">
        <w:rPr>
          <w:rFonts w:hint="cs"/>
          <w:rtl/>
        </w:rPr>
        <w:t>קטקה</w:t>
      </w:r>
      <w:r w:rsidR="001C2A10">
        <w:rPr>
          <w:rFonts w:hint="cs"/>
          <w:rtl/>
        </w:rPr>
        <w:t>,</w:t>
      </w:r>
      <w:r w:rsidR="00BF6244">
        <w:rPr>
          <w:rFonts w:hint="cs"/>
          <w:rtl/>
        </w:rPr>
        <w:t xml:space="preserve"> הוא חמק אל ה</w:t>
      </w:r>
      <w:r w:rsidR="00350D01">
        <w:rPr>
          <w:rtl/>
        </w:rPr>
        <w:t>דוכנים ה</w:t>
      </w:r>
      <w:r w:rsidR="008513E5" w:rsidRPr="008513E5">
        <w:rPr>
          <w:rFonts w:cs="Times New Roman"/>
          <w:rtl/>
        </w:rPr>
        <w:t>צדדיים</w:t>
      </w:r>
      <w:r w:rsidR="00350D01">
        <w:rPr>
          <w:rtl/>
        </w:rPr>
        <w:t xml:space="preserve"> ה</w:t>
      </w:r>
      <w:r w:rsidR="001D7F07">
        <w:rPr>
          <w:rFonts w:hint="cs"/>
          <w:rtl/>
        </w:rPr>
        <w:t>מאולתר</w:t>
      </w:r>
      <w:r w:rsidR="00350D01">
        <w:rPr>
          <w:rtl/>
        </w:rPr>
        <w:t>ים,</w:t>
      </w:r>
      <w:r w:rsidR="009564E3">
        <w:rPr>
          <w:rtl/>
        </w:rPr>
        <w:t xml:space="preserve"> </w:t>
      </w:r>
      <w:r w:rsidR="001D7F07">
        <w:rPr>
          <w:rFonts w:hint="cs"/>
          <w:rtl/>
        </w:rPr>
        <w:t xml:space="preserve">שם מכרו </w:t>
      </w:r>
      <w:r w:rsidR="004627AB" w:rsidRPr="00CD067C">
        <w:rPr>
          <w:rtl/>
        </w:rPr>
        <w:t>י</w:t>
      </w:r>
      <w:r w:rsidR="00350D01">
        <w:rPr>
          <w:rtl/>
        </w:rPr>
        <w:t>לדים את ספריהם המשומשים</w:t>
      </w:r>
      <w:r w:rsidR="00350D01">
        <w:rPr>
          <w:rFonts w:hint="cs"/>
          <w:rtl/>
        </w:rPr>
        <w:t>,</w:t>
      </w:r>
      <w:r w:rsidR="004627AB" w:rsidRPr="00CD067C">
        <w:rPr>
          <w:rtl/>
        </w:rPr>
        <w:t xml:space="preserve"> </w:t>
      </w:r>
      <w:r w:rsidR="001D7F07">
        <w:rPr>
          <w:rFonts w:hint="cs"/>
          <w:rtl/>
        </w:rPr>
        <w:t>ו</w:t>
      </w:r>
      <w:r w:rsidR="00FB75C9">
        <w:rPr>
          <w:rFonts w:hint="cs"/>
          <w:rtl/>
        </w:rPr>
        <w:t>נתקל</w:t>
      </w:r>
      <w:r w:rsidR="00350D01">
        <w:rPr>
          <w:rFonts w:hint="cs"/>
          <w:rtl/>
        </w:rPr>
        <w:t xml:space="preserve"> </w:t>
      </w:r>
      <w:r w:rsidR="0036682D">
        <w:rPr>
          <w:rFonts w:hint="cs"/>
          <w:rtl/>
        </w:rPr>
        <w:t xml:space="preserve">שוב </w:t>
      </w:r>
      <w:r w:rsidR="00FB75C9">
        <w:rPr>
          <w:rFonts w:hint="cs"/>
          <w:rtl/>
        </w:rPr>
        <w:t xml:space="preserve">בנערה </w:t>
      </w:r>
      <w:r w:rsidR="004E4E6C">
        <w:rPr>
          <w:rFonts w:hint="cs"/>
          <w:rtl/>
        </w:rPr>
        <w:t>ה</w:t>
      </w:r>
      <w:r w:rsidR="004627AB" w:rsidRPr="00CD067C">
        <w:rPr>
          <w:rtl/>
        </w:rPr>
        <w:t>דתי</w:t>
      </w:r>
      <w:r w:rsidR="0086790A">
        <w:rPr>
          <w:rFonts w:hint="cs"/>
          <w:rtl/>
        </w:rPr>
        <w:t>י</w:t>
      </w:r>
      <w:r w:rsidR="004627AB" w:rsidRPr="00CD067C">
        <w:rPr>
          <w:rtl/>
        </w:rPr>
        <w:t>ה ו</w:t>
      </w:r>
      <w:r w:rsidR="004E4E6C">
        <w:rPr>
          <w:rFonts w:hint="cs"/>
          <w:rtl/>
        </w:rPr>
        <w:t>ב</w:t>
      </w:r>
      <w:r w:rsidR="004627AB" w:rsidRPr="00CD067C">
        <w:rPr>
          <w:rtl/>
        </w:rPr>
        <w:t>אחיה, ו</w:t>
      </w:r>
      <w:r w:rsidR="0036682D">
        <w:rPr>
          <w:rFonts w:hint="cs"/>
          <w:rtl/>
        </w:rPr>
        <w:t>ב</w:t>
      </w:r>
      <w:r w:rsidR="004627AB" w:rsidRPr="00CD067C">
        <w:rPr>
          <w:rtl/>
        </w:rPr>
        <w:t>ספרי</w:t>
      </w:r>
      <w:r w:rsidR="00350D01">
        <w:rPr>
          <w:rFonts w:hint="cs"/>
          <w:rtl/>
        </w:rPr>
        <w:t>ה</w:t>
      </w:r>
      <w:r w:rsidR="004627AB" w:rsidRPr="00CD067C">
        <w:rPr>
          <w:rtl/>
        </w:rPr>
        <w:t>ם</w:t>
      </w:r>
      <w:r w:rsidR="004627AB" w:rsidRPr="00CD067C">
        <w:rPr>
          <w:rFonts w:hint="cs"/>
          <w:rtl/>
        </w:rPr>
        <w:t xml:space="preserve"> </w:t>
      </w:r>
      <w:r w:rsidR="004627AB" w:rsidRPr="00CD067C">
        <w:rPr>
          <w:rtl/>
        </w:rPr>
        <w:t>מסדרת אימה לילדים</w:t>
      </w:r>
      <w:r w:rsidR="00FB75C9">
        <w:rPr>
          <w:rFonts w:hint="cs"/>
          <w:rtl/>
        </w:rPr>
        <w:t xml:space="preserve"> </w:t>
      </w:r>
      <w:r w:rsidR="0036682D">
        <w:rPr>
          <w:rFonts w:hint="cs"/>
          <w:rtl/>
        </w:rPr>
        <w:t xml:space="preserve">שהיו </w:t>
      </w:r>
      <w:r w:rsidR="00FB75C9">
        <w:rPr>
          <w:rFonts w:hint="cs"/>
          <w:rtl/>
        </w:rPr>
        <w:t>פרושים לפניהם על מחצלת</w:t>
      </w:r>
      <w:r w:rsidR="004627AB" w:rsidRPr="00CD067C">
        <w:rPr>
          <w:rtl/>
        </w:rPr>
        <w:t xml:space="preserve">. </w:t>
      </w:r>
    </w:p>
    <w:p w14:paraId="5195FB8F" w14:textId="1986FEBF" w:rsidR="004627AB" w:rsidRPr="00CD067C" w:rsidRDefault="004627AB" w:rsidP="00C01DB7">
      <w:pPr>
        <w:rPr>
          <w:rtl/>
        </w:rPr>
      </w:pPr>
      <w:r w:rsidRPr="00CD067C">
        <w:rPr>
          <w:rtl/>
        </w:rPr>
        <w:t>"שלום," היא חייכה</w:t>
      </w:r>
      <w:r w:rsidR="004E4E6C">
        <w:rPr>
          <w:rFonts w:hint="cs"/>
          <w:rtl/>
        </w:rPr>
        <w:t xml:space="preserve"> (אליו</w:t>
      </w:r>
      <w:r w:rsidR="00C01DB7">
        <w:rPr>
          <w:rFonts w:hint="cs"/>
          <w:rtl/>
        </w:rPr>
        <w:t>!) "אתה מחפש משהו?"</w:t>
      </w:r>
    </w:p>
    <w:p w14:paraId="01E083AE" w14:textId="7C3736CF" w:rsidR="004627AB" w:rsidRPr="00CD067C" w:rsidRDefault="004627AB" w:rsidP="004E4E6C">
      <w:pPr>
        <w:rPr>
          <w:rtl/>
        </w:rPr>
      </w:pPr>
      <w:r w:rsidRPr="00CD067C">
        <w:rPr>
          <w:rtl/>
        </w:rPr>
        <w:t>ארקדי הסמיק. הוא התכופף ו</w:t>
      </w:r>
      <w:r w:rsidR="00FB75C9">
        <w:rPr>
          <w:rFonts w:hint="cs"/>
          <w:rtl/>
        </w:rPr>
        <w:t>נטל</w:t>
      </w:r>
      <w:r w:rsidRPr="00CD067C">
        <w:rPr>
          <w:rtl/>
        </w:rPr>
        <w:t xml:space="preserve"> </w:t>
      </w:r>
      <w:r w:rsidR="00350D01">
        <w:rPr>
          <w:rFonts w:hint="cs"/>
          <w:rtl/>
        </w:rPr>
        <w:t>את ה</w:t>
      </w:r>
      <w:r w:rsidRPr="00CD067C">
        <w:rPr>
          <w:rtl/>
        </w:rPr>
        <w:t xml:space="preserve">ספר הקרוב ביותר, </w:t>
      </w:r>
      <w:r w:rsidR="00FB75C9">
        <w:rPr>
          <w:rFonts w:hint="cs"/>
          <w:rtl/>
        </w:rPr>
        <w:t>שעל כריכתו</w:t>
      </w:r>
      <w:r w:rsidRPr="00CD067C">
        <w:rPr>
          <w:rtl/>
        </w:rPr>
        <w:t xml:space="preserve"> </w:t>
      </w:r>
      <w:r w:rsidR="004E4E6C">
        <w:rPr>
          <w:rFonts w:hint="cs"/>
          <w:rtl/>
        </w:rPr>
        <w:t xml:space="preserve">התנוסס </w:t>
      </w:r>
      <w:r w:rsidRPr="00CD067C">
        <w:rPr>
          <w:rtl/>
        </w:rPr>
        <w:t>גוף ירוק מרקיב בעל ציפורניים חדות, סגולות. "כמה זה עולה?"</w:t>
      </w:r>
    </w:p>
    <w:p w14:paraId="1D285ED0" w14:textId="7439ED77" w:rsidR="004627AB" w:rsidRPr="0091673F" w:rsidRDefault="004627AB" w:rsidP="00FB75C9">
      <w:pPr>
        <w:rPr>
          <w:rtl/>
        </w:rPr>
      </w:pPr>
      <w:r w:rsidRPr="0091673F">
        <w:rPr>
          <w:rtl/>
        </w:rPr>
        <w:t>"יש פתק ב</w:t>
      </w:r>
      <w:r w:rsidR="0024406C" w:rsidRPr="0091673F">
        <w:rPr>
          <w:rFonts w:hint="eastAsia"/>
          <w:rtl/>
        </w:rPr>
        <w:t>תוך</w:t>
      </w:r>
      <w:r w:rsidR="0024406C" w:rsidRPr="0091673F">
        <w:rPr>
          <w:rtl/>
        </w:rPr>
        <w:t xml:space="preserve"> </w:t>
      </w:r>
      <w:r w:rsidR="001C2A10" w:rsidRPr="0091673F">
        <w:rPr>
          <w:rFonts w:hint="eastAsia"/>
          <w:rtl/>
        </w:rPr>
        <w:t>כל</w:t>
      </w:r>
      <w:r w:rsidR="001C2A10" w:rsidRPr="0091673F">
        <w:rPr>
          <w:rtl/>
        </w:rPr>
        <w:t xml:space="preserve"> </w:t>
      </w:r>
      <w:r w:rsidR="0024406C" w:rsidRPr="0091673F">
        <w:rPr>
          <w:rFonts w:hint="eastAsia"/>
          <w:rtl/>
        </w:rPr>
        <w:t>ספר</w:t>
      </w:r>
      <w:r w:rsidRPr="0091673F">
        <w:rPr>
          <w:rtl/>
        </w:rPr>
        <w:t>," אחיה</w:t>
      </w:r>
      <w:r w:rsidR="00350D01" w:rsidRPr="0091673F">
        <w:rPr>
          <w:rtl/>
        </w:rPr>
        <w:t xml:space="preserve"> </w:t>
      </w:r>
      <w:r w:rsidR="008513E5" w:rsidRPr="008513E5">
        <w:rPr>
          <w:rFonts w:cs="Times New Roman"/>
          <w:rtl/>
        </w:rPr>
        <w:t>ענה</w:t>
      </w:r>
      <w:r w:rsidR="005B0555" w:rsidRPr="0091673F">
        <w:rPr>
          <w:rtl/>
        </w:rPr>
        <w:t xml:space="preserve"> באדישות</w:t>
      </w:r>
      <w:r w:rsidRPr="0091673F">
        <w:rPr>
          <w:rtl/>
        </w:rPr>
        <w:t>.</w:t>
      </w:r>
      <w:r w:rsidR="005B0555" w:rsidRPr="0091673F">
        <w:rPr>
          <w:rtl/>
        </w:rPr>
        <w:t xml:space="preserve"> מהמתעניינים המעטים עד כה בדוכן הקטן שלהם ע</w:t>
      </w:r>
      <w:r w:rsidR="001C2A10" w:rsidRPr="0091673F">
        <w:rPr>
          <w:rFonts w:hint="eastAsia"/>
          <w:rtl/>
        </w:rPr>
        <w:t>דיין</w:t>
      </w:r>
      <w:r w:rsidR="005B0555" w:rsidRPr="0091673F">
        <w:rPr>
          <w:rtl/>
        </w:rPr>
        <w:t xml:space="preserve"> לא </w:t>
      </w:r>
      <w:r w:rsidR="00B831C5">
        <w:rPr>
          <w:rFonts w:hint="cs"/>
          <w:rtl/>
        </w:rPr>
        <w:t>הפיקו</w:t>
      </w:r>
      <w:r w:rsidR="005B0555" w:rsidRPr="0091673F">
        <w:rPr>
          <w:rtl/>
        </w:rPr>
        <w:t xml:space="preserve"> </w:t>
      </w:r>
      <w:r w:rsidR="00A83D14">
        <w:rPr>
          <w:rFonts w:hint="cs"/>
          <w:rtl/>
        </w:rPr>
        <w:t>ולו</w:t>
      </w:r>
      <w:r w:rsidR="005B0555" w:rsidRPr="0091673F">
        <w:rPr>
          <w:rtl/>
        </w:rPr>
        <w:t xml:space="preserve">מכירה אחת. </w:t>
      </w:r>
    </w:p>
    <w:p w14:paraId="18ACDCE6" w14:textId="5DDABF12" w:rsidR="0024406C" w:rsidRPr="0091673F" w:rsidRDefault="005B0555" w:rsidP="00FB75C9">
      <w:pPr>
        <w:rPr>
          <w:rtl/>
        </w:rPr>
      </w:pPr>
      <w:r w:rsidRPr="0091673F">
        <w:rPr>
          <w:rFonts w:hint="eastAsia"/>
          <w:rtl/>
        </w:rPr>
        <w:lastRenderedPageBreak/>
        <w:t>ארקדי</w:t>
      </w:r>
      <w:r w:rsidRPr="0091673F">
        <w:rPr>
          <w:rtl/>
        </w:rPr>
        <w:t xml:space="preserve"> </w:t>
      </w:r>
      <w:r w:rsidRPr="0091673F">
        <w:rPr>
          <w:rFonts w:hint="eastAsia"/>
          <w:rtl/>
        </w:rPr>
        <w:t>פתח</w:t>
      </w:r>
      <w:r w:rsidRPr="0091673F">
        <w:rPr>
          <w:rtl/>
        </w:rPr>
        <w:t xml:space="preserve"> </w:t>
      </w:r>
      <w:r w:rsidRPr="0091673F">
        <w:rPr>
          <w:rFonts w:hint="eastAsia"/>
          <w:rtl/>
        </w:rPr>
        <w:t>את</w:t>
      </w:r>
      <w:r w:rsidRPr="0091673F">
        <w:rPr>
          <w:rtl/>
        </w:rPr>
        <w:t xml:space="preserve"> </w:t>
      </w:r>
      <w:r w:rsidRPr="0091673F">
        <w:rPr>
          <w:rFonts w:hint="eastAsia"/>
          <w:rtl/>
        </w:rPr>
        <w:t>הספר</w:t>
      </w:r>
      <w:r w:rsidR="003C532A" w:rsidRPr="0091673F">
        <w:rPr>
          <w:rtl/>
        </w:rPr>
        <w:t xml:space="preserve">, </w:t>
      </w:r>
      <w:r w:rsidR="003C532A" w:rsidRPr="0091673F">
        <w:rPr>
          <w:rFonts w:hint="eastAsia"/>
          <w:rtl/>
        </w:rPr>
        <w:t>ו</w:t>
      </w:r>
      <w:r w:rsidR="0024406C" w:rsidRPr="0091673F">
        <w:rPr>
          <w:rFonts w:hint="eastAsia"/>
          <w:rtl/>
        </w:rPr>
        <w:t>ב</w:t>
      </w:r>
      <w:r w:rsidR="001C2A10" w:rsidRPr="0091673F">
        <w:rPr>
          <w:rFonts w:hint="eastAsia"/>
          <w:rtl/>
        </w:rPr>
        <w:t>כריכ</w:t>
      </w:r>
      <w:r w:rsidR="0036682D">
        <w:rPr>
          <w:rFonts w:hint="cs"/>
          <w:rtl/>
        </w:rPr>
        <w:t>תו</w:t>
      </w:r>
      <w:r w:rsidR="001C2A10" w:rsidRPr="0091673F">
        <w:rPr>
          <w:rtl/>
        </w:rPr>
        <w:t xml:space="preserve"> </w:t>
      </w:r>
      <w:r w:rsidR="001C2A10" w:rsidRPr="0091673F">
        <w:rPr>
          <w:rFonts w:hint="eastAsia"/>
          <w:rtl/>
        </w:rPr>
        <w:t>הפנימית</w:t>
      </w:r>
      <w:r w:rsidR="0024406C" w:rsidRPr="0091673F">
        <w:rPr>
          <w:rtl/>
        </w:rPr>
        <w:t xml:space="preserve"> </w:t>
      </w:r>
      <w:r w:rsidR="001C2A10" w:rsidRPr="0091673F">
        <w:rPr>
          <w:rFonts w:hint="eastAsia"/>
          <w:rtl/>
        </w:rPr>
        <w:t>ראה</w:t>
      </w:r>
      <w:r w:rsidR="0024406C" w:rsidRPr="0091673F">
        <w:rPr>
          <w:rtl/>
        </w:rPr>
        <w:t xml:space="preserve"> כתוב בעיפרון – </w:t>
      </w:r>
      <w:r w:rsidR="0024406C" w:rsidRPr="0086790A">
        <w:rPr>
          <w:rFonts w:hint="eastAsia"/>
          <w:b/>
          <w:bCs/>
          <w:rtl/>
        </w:rPr>
        <w:t>ספר</w:t>
      </w:r>
      <w:r w:rsidR="0024406C" w:rsidRPr="0086790A">
        <w:rPr>
          <w:b/>
          <w:bCs/>
          <w:rtl/>
        </w:rPr>
        <w:t xml:space="preserve"> </w:t>
      </w:r>
      <w:r w:rsidR="0024406C" w:rsidRPr="0086790A">
        <w:rPr>
          <w:rFonts w:hint="eastAsia"/>
          <w:b/>
          <w:bCs/>
          <w:rtl/>
        </w:rPr>
        <w:t>זה</w:t>
      </w:r>
      <w:r w:rsidR="0024406C" w:rsidRPr="0086790A">
        <w:rPr>
          <w:b/>
          <w:bCs/>
          <w:rtl/>
        </w:rPr>
        <w:t xml:space="preserve"> </w:t>
      </w:r>
      <w:r w:rsidR="0024406C" w:rsidRPr="0086790A">
        <w:rPr>
          <w:rFonts w:hint="eastAsia"/>
          <w:b/>
          <w:bCs/>
          <w:rtl/>
        </w:rPr>
        <w:t>שייך</w:t>
      </w:r>
      <w:r w:rsidR="0024406C" w:rsidRPr="0086790A">
        <w:rPr>
          <w:b/>
          <w:bCs/>
          <w:rtl/>
        </w:rPr>
        <w:t xml:space="preserve"> </w:t>
      </w:r>
      <w:r w:rsidR="0024406C" w:rsidRPr="0086790A">
        <w:rPr>
          <w:rFonts w:hint="eastAsia"/>
          <w:b/>
          <w:bCs/>
          <w:rtl/>
        </w:rPr>
        <w:t>ליאיר</w:t>
      </w:r>
      <w:r w:rsidR="0024406C" w:rsidRPr="0086790A">
        <w:rPr>
          <w:b/>
          <w:bCs/>
          <w:rtl/>
        </w:rPr>
        <w:t xml:space="preserve"> </w:t>
      </w:r>
      <w:r w:rsidR="0024406C" w:rsidRPr="0086790A">
        <w:rPr>
          <w:rFonts w:hint="eastAsia"/>
          <w:b/>
          <w:bCs/>
          <w:rtl/>
        </w:rPr>
        <w:t>כיתה</w:t>
      </w:r>
      <w:r w:rsidR="0024406C" w:rsidRPr="0086790A">
        <w:rPr>
          <w:b/>
          <w:bCs/>
          <w:rtl/>
        </w:rPr>
        <w:t xml:space="preserve"> </w:t>
      </w:r>
      <w:r w:rsidR="00B831C5" w:rsidRPr="0086790A">
        <w:rPr>
          <w:rFonts w:hint="cs"/>
          <w:b/>
          <w:bCs/>
          <w:rtl/>
        </w:rPr>
        <w:t>ג2</w:t>
      </w:r>
      <w:r w:rsidR="0024406C" w:rsidRPr="0091673F">
        <w:rPr>
          <w:rtl/>
        </w:rPr>
        <w:t>.</w:t>
      </w:r>
    </w:p>
    <w:p w14:paraId="36283F06" w14:textId="706989FA" w:rsidR="00F65173" w:rsidRPr="0091673F" w:rsidRDefault="0024406C" w:rsidP="00FB75C9">
      <w:pPr>
        <w:rPr>
          <w:rtl/>
        </w:rPr>
      </w:pPr>
      <w:r w:rsidRPr="0091673F">
        <w:rPr>
          <w:rFonts w:hint="eastAsia"/>
          <w:rtl/>
        </w:rPr>
        <w:t>ארקדי</w:t>
      </w:r>
      <w:r w:rsidRPr="0091673F">
        <w:rPr>
          <w:rtl/>
        </w:rPr>
        <w:t xml:space="preserve"> </w:t>
      </w:r>
      <w:r w:rsidRPr="0091673F">
        <w:rPr>
          <w:rFonts w:hint="eastAsia"/>
          <w:rtl/>
        </w:rPr>
        <w:t>לא</w:t>
      </w:r>
      <w:r w:rsidRPr="0091673F">
        <w:rPr>
          <w:rtl/>
        </w:rPr>
        <w:t xml:space="preserve"> </w:t>
      </w:r>
      <w:r w:rsidRPr="0091673F">
        <w:rPr>
          <w:rFonts w:hint="eastAsia"/>
          <w:rtl/>
        </w:rPr>
        <w:t>חיבב</w:t>
      </w:r>
      <w:r w:rsidRPr="0091673F">
        <w:rPr>
          <w:rtl/>
        </w:rPr>
        <w:t xml:space="preserve"> </w:t>
      </w:r>
      <w:r w:rsidRPr="0091673F">
        <w:rPr>
          <w:rFonts w:hint="eastAsia"/>
          <w:rtl/>
        </w:rPr>
        <w:t>את</w:t>
      </w:r>
      <w:r w:rsidRPr="0091673F">
        <w:rPr>
          <w:rtl/>
        </w:rPr>
        <w:t xml:space="preserve"> </w:t>
      </w:r>
      <w:r w:rsidRPr="0091673F">
        <w:rPr>
          <w:rFonts w:hint="eastAsia"/>
          <w:rtl/>
        </w:rPr>
        <w:t>השמות</w:t>
      </w:r>
      <w:r w:rsidRPr="0091673F">
        <w:rPr>
          <w:rtl/>
        </w:rPr>
        <w:t xml:space="preserve"> </w:t>
      </w:r>
      <w:r w:rsidRPr="0091673F">
        <w:rPr>
          <w:rFonts w:hint="eastAsia"/>
          <w:rtl/>
        </w:rPr>
        <w:t>הישראלי</w:t>
      </w:r>
      <w:r w:rsidR="0086790A">
        <w:rPr>
          <w:rFonts w:hint="cs"/>
          <w:rtl/>
        </w:rPr>
        <w:t>י</w:t>
      </w:r>
      <w:r w:rsidRPr="0091673F">
        <w:rPr>
          <w:rFonts w:hint="eastAsia"/>
          <w:rtl/>
        </w:rPr>
        <w:t>ם</w:t>
      </w:r>
      <w:r w:rsidRPr="0091673F">
        <w:rPr>
          <w:rtl/>
        </w:rPr>
        <w:t xml:space="preserve"> </w:t>
      </w:r>
      <w:r w:rsidRPr="0091673F">
        <w:rPr>
          <w:rFonts w:hint="eastAsia"/>
          <w:rtl/>
        </w:rPr>
        <w:t>הללו</w:t>
      </w:r>
      <w:r w:rsidRPr="0091673F">
        <w:rPr>
          <w:rtl/>
        </w:rPr>
        <w:t xml:space="preserve"> </w:t>
      </w:r>
      <w:r w:rsidRPr="0091673F">
        <w:rPr>
          <w:rFonts w:hint="eastAsia"/>
          <w:rtl/>
        </w:rPr>
        <w:t>בלשון</w:t>
      </w:r>
      <w:r w:rsidRPr="0091673F">
        <w:rPr>
          <w:rtl/>
        </w:rPr>
        <w:t xml:space="preserve"> </w:t>
      </w:r>
      <w:r w:rsidRPr="0091673F">
        <w:rPr>
          <w:rFonts w:hint="eastAsia"/>
          <w:rtl/>
        </w:rPr>
        <w:t>עתיד</w:t>
      </w:r>
      <w:r w:rsidRPr="0091673F">
        <w:rPr>
          <w:rtl/>
        </w:rPr>
        <w:t xml:space="preserve">. </w:t>
      </w:r>
      <w:r w:rsidRPr="0091673F">
        <w:rPr>
          <w:rFonts w:hint="eastAsia"/>
          <w:rtl/>
        </w:rPr>
        <w:t>הציפייה</w:t>
      </w:r>
      <w:r w:rsidRPr="0091673F">
        <w:rPr>
          <w:rtl/>
        </w:rPr>
        <w:t xml:space="preserve"> </w:t>
      </w:r>
      <w:r w:rsidR="00B831C5">
        <w:rPr>
          <w:rFonts w:hint="cs"/>
          <w:rtl/>
        </w:rPr>
        <w:t xml:space="preserve">הבלתי אפשרית </w:t>
      </w:r>
      <w:r w:rsidRPr="0091673F">
        <w:rPr>
          <w:rFonts w:hint="eastAsia"/>
          <w:rtl/>
        </w:rPr>
        <w:t>הזאת</w:t>
      </w:r>
      <w:r w:rsidR="00B831C5">
        <w:rPr>
          <w:rFonts w:hint="cs"/>
          <w:rtl/>
        </w:rPr>
        <w:t>, המעיקה</w:t>
      </w:r>
      <w:r w:rsidR="0036682D" w:rsidRPr="0036682D">
        <w:rPr>
          <w:rFonts w:cs="Times New Roman"/>
          <w:rtl/>
        </w:rPr>
        <w:t xml:space="preserve"> עד מחנק</w:t>
      </w:r>
      <w:r w:rsidR="00B831C5">
        <w:rPr>
          <w:rFonts w:hint="cs"/>
          <w:rtl/>
        </w:rPr>
        <w:t>,</w:t>
      </w:r>
      <w:r w:rsidRPr="0091673F">
        <w:rPr>
          <w:rtl/>
        </w:rPr>
        <w:t xml:space="preserve"> </w:t>
      </w:r>
      <w:r w:rsidRPr="0091673F">
        <w:rPr>
          <w:rFonts w:hint="eastAsia"/>
          <w:rtl/>
        </w:rPr>
        <w:t>ש</w:t>
      </w:r>
      <w:r w:rsidR="00082C80" w:rsidRPr="0091673F">
        <w:rPr>
          <w:rFonts w:hint="eastAsia"/>
          <w:rtl/>
        </w:rPr>
        <w:t>יגיע</w:t>
      </w:r>
      <w:r w:rsidR="00082C80" w:rsidRPr="0091673F">
        <w:rPr>
          <w:rtl/>
        </w:rPr>
        <w:t xml:space="preserve"> </w:t>
      </w:r>
      <w:r w:rsidR="00082C80" w:rsidRPr="0091673F">
        <w:rPr>
          <w:rFonts w:hint="eastAsia"/>
          <w:rtl/>
        </w:rPr>
        <w:t>יום</w:t>
      </w:r>
      <w:r w:rsidR="00082C80" w:rsidRPr="0091673F">
        <w:rPr>
          <w:rtl/>
        </w:rPr>
        <w:t xml:space="preserve"> </w:t>
      </w:r>
      <w:r w:rsidR="00082C80" w:rsidRPr="0091673F">
        <w:rPr>
          <w:rFonts w:hint="eastAsia"/>
          <w:rtl/>
        </w:rPr>
        <w:t>ו</w:t>
      </w:r>
      <w:r w:rsidR="00BF0A7B">
        <w:rPr>
          <w:rFonts w:hint="cs"/>
          <w:rtl/>
        </w:rPr>
        <w:t xml:space="preserve">אתה </w:t>
      </w:r>
      <w:r w:rsidRPr="0091673F">
        <w:rPr>
          <w:rFonts w:hint="eastAsia"/>
          <w:rtl/>
        </w:rPr>
        <w:t>עוד</w:t>
      </w:r>
      <w:r w:rsidRPr="0091673F">
        <w:rPr>
          <w:rtl/>
        </w:rPr>
        <w:t xml:space="preserve"> תאיר, </w:t>
      </w:r>
      <w:r w:rsidR="00082C80" w:rsidRPr="0091673F">
        <w:rPr>
          <w:rFonts w:hint="eastAsia"/>
          <w:rtl/>
        </w:rPr>
        <w:t>עוד</w:t>
      </w:r>
      <w:r w:rsidR="00082C80" w:rsidRPr="0091673F">
        <w:rPr>
          <w:rtl/>
        </w:rPr>
        <w:t xml:space="preserve"> </w:t>
      </w:r>
      <w:r w:rsidR="00082C80" w:rsidRPr="0091673F">
        <w:rPr>
          <w:rFonts w:hint="eastAsia"/>
          <w:rtl/>
        </w:rPr>
        <w:t>תזהר</w:t>
      </w:r>
      <w:r w:rsidR="0091673F">
        <w:rPr>
          <w:rFonts w:hint="cs"/>
          <w:rtl/>
        </w:rPr>
        <w:t>, עוד תגאל</w:t>
      </w:r>
      <w:r w:rsidR="007D585D" w:rsidRPr="0091673F">
        <w:rPr>
          <w:rFonts w:hint="cs"/>
          <w:rtl/>
        </w:rPr>
        <w:t xml:space="preserve"> </w:t>
      </w:r>
      <w:r w:rsidR="00B831C5">
        <w:rPr>
          <w:rFonts w:hint="cs"/>
          <w:rtl/>
        </w:rPr>
        <w:t xml:space="preserve">העיקה </w:t>
      </w:r>
      <w:r w:rsidR="0036682D">
        <w:rPr>
          <w:rFonts w:hint="cs"/>
          <w:rtl/>
        </w:rPr>
        <w:t>[</w:t>
      </w:r>
      <w:r w:rsidR="001F2380" w:rsidRPr="0091673F">
        <w:rPr>
          <w:rFonts w:hint="cs"/>
          <w:rtl/>
        </w:rPr>
        <w:t xml:space="preserve">(דווקא עם 'תריב' לא </w:t>
      </w:r>
      <w:r w:rsidR="001C5A04">
        <w:rPr>
          <w:rFonts w:hint="cs"/>
          <w:rtl/>
        </w:rPr>
        <w:t>הייתה</w:t>
      </w:r>
      <w:r w:rsidR="001F2380" w:rsidRPr="0091673F">
        <w:rPr>
          <w:rFonts w:hint="cs"/>
          <w:rtl/>
        </w:rPr>
        <w:t xml:space="preserve"> לו בעיה)</w:t>
      </w:r>
      <w:r w:rsidR="0036682D">
        <w:rPr>
          <w:rFonts w:hint="cs"/>
          <w:rtl/>
        </w:rPr>
        <w:t>]</w:t>
      </w:r>
      <w:r w:rsidRPr="0091673F">
        <w:rPr>
          <w:rtl/>
        </w:rPr>
        <w:t>.</w:t>
      </w:r>
      <w:r w:rsidR="00082C80" w:rsidRPr="0091673F">
        <w:rPr>
          <w:rtl/>
        </w:rPr>
        <w:t xml:space="preserve"> </w:t>
      </w:r>
      <w:r w:rsidR="0004225A" w:rsidRPr="0091673F">
        <w:rPr>
          <w:rFonts w:hint="eastAsia"/>
          <w:rtl/>
        </w:rPr>
        <w:t>מובן</w:t>
      </w:r>
      <w:r w:rsidR="00082C80" w:rsidRPr="0091673F">
        <w:rPr>
          <w:rtl/>
        </w:rPr>
        <w:t xml:space="preserve"> </w:t>
      </w:r>
      <w:r w:rsidR="0004225A" w:rsidRPr="0091673F">
        <w:rPr>
          <w:rFonts w:hint="eastAsia"/>
          <w:rtl/>
        </w:rPr>
        <w:t>ש</w:t>
      </w:r>
      <w:r w:rsidR="00082C80" w:rsidRPr="0091673F">
        <w:rPr>
          <w:rFonts w:hint="eastAsia"/>
          <w:rtl/>
        </w:rPr>
        <w:t>הנער</w:t>
      </w:r>
      <w:r w:rsidR="00082C80" w:rsidRPr="0091673F">
        <w:rPr>
          <w:rtl/>
        </w:rPr>
        <w:t xml:space="preserve"> הזה, ישראלי </w:t>
      </w:r>
      <w:r w:rsidR="00F65173" w:rsidRPr="0091673F">
        <w:rPr>
          <w:rFonts w:hint="eastAsia"/>
          <w:rtl/>
        </w:rPr>
        <w:t>למהדרין</w:t>
      </w:r>
      <w:r w:rsidR="00F65173" w:rsidRPr="0091673F">
        <w:rPr>
          <w:rtl/>
        </w:rPr>
        <w:t xml:space="preserve">, לא </w:t>
      </w:r>
      <w:r w:rsidR="001C2A10" w:rsidRPr="0091673F">
        <w:rPr>
          <w:rFonts w:hint="eastAsia"/>
          <w:rtl/>
        </w:rPr>
        <w:t>הו</w:t>
      </w:r>
      <w:r w:rsidR="00F65173" w:rsidRPr="0091673F">
        <w:rPr>
          <w:rFonts w:hint="eastAsia"/>
          <w:rtl/>
        </w:rPr>
        <w:t>טרד</w:t>
      </w:r>
      <w:r w:rsidR="00F65173" w:rsidRPr="0091673F">
        <w:rPr>
          <w:rtl/>
        </w:rPr>
        <w:t xml:space="preserve"> </w:t>
      </w:r>
      <w:r w:rsidR="001C2A10" w:rsidRPr="0091673F">
        <w:rPr>
          <w:rFonts w:hint="eastAsia"/>
          <w:rtl/>
        </w:rPr>
        <w:t>כהוא</w:t>
      </w:r>
      <w:r w:rsidR="001C2A10" w:rsidRPr="0091673F">
        <w:rPr>
          <w:rtl/>
        </w:rPr>
        <w:t xml:space="preserve"> זה </w:t>
      </w:r>
      <w:r w:rsidR="00F65173" w:rsidRPr="0091673F">
        <w:rPr>
          <w:rFonts w:hint="eastAsia"/>
          <w:rtl/>
        </w:rPr>
        <w:t>מ</w:t>
      </w:r>
      <w:r w:rsidR="0004225A" w:rsidRPr="0091673F">
        <w:rPr>
          <w:rFonts w:hint="eastAsia"/>
          <w:rtl/>
        </w:rPr>
        <w:t>עול</w:t>
      </w:r>
      <w:r w:rsidR="00082C80" w:rsidRPr="0091673F">
        <w:rPr>
          <w:rtl/>
        </w:rPr>
        <w:t xml:space="preserve"> הציפ</w:t>
      </w:r>
      <w:r w:rsidR="0086790A">
        <w:rPr>
          <w:rFonts w:hint="cs"/>
          <w:rtl/>
        </w:rPr>
        <w:t>י</w:t>
      </w:r>
      <w:r w:rsidR="00082C80" w:rsidRPr="0091673F">
        <w:rPr>
          <w:rtl/>
        </w:rPr>
        <w:t>יה</w:t>
      </w:r>
      <w:r w:rsidR="0036682D" w:rsidRPr="0036682D">
        <w:rPr>
          <w:rFonts w:cs="Times New Roman"/>
          <w:rtl/>
        </w:rPr>
        <w:t xml:space="preserve"> –</w:t>
      </w:r>
      <w:r w:rsidR="00F65173" w:rsidRPr="0091673F">
        <w:rPr>
          <w:rtl/>
        </w:rPr>
        <w:t xml:space="preserve"> </w:t>
      </w:r>
      <w:r w:rsidR="003C532A" w:rsidRPr="0091673F">
        <w:rPr>
          <w:rFonts w:hint="eastAsia"/>
          <w:rtl/>
        </w:rPr>
        <w:t>לא</w:t>
      </w:r>
      <w:r w:rsidR="003C532A" w:rsidRPr="0091673F">
        <w:rPr>
          <w:rtl/>
        </w:rPr>
        <w:t xml:space="preserve"> </w:t>
      </w:r>
      <w:r w:rsidR="003C532A" w:rsidRPr="0091673F">
        <w:rPr>
          <w:rFonts w:hint="eastAsia"/>
          <w:rtl/>
        </w:rPr>
        <w:t>היה</w:t>
      </w:r>
      <w:r w:rsidR="003C532A" w:rsidRPr="0091673F">
        <w:rPr>
          <w:rtl/>
        </w:rPr>
        <w:t xml:space="preserve"> </w:t>
      </w:r>
      <w:r w:rsidR="003C532A" w:rsidRPr="0091673F">
        <w:rPr>
          <w:rFonts w:hint="eastAsia"/>
          <w:rtl/>
        </w:rPr>
        <w:t>ספק</w:t>
      </w:r>
      <w:r w:rsidR="003C532A" w:rsidRPr="0091673F">
        <w:rPr>
          <w:rtl/>
        </w:rPr>
        <w:t xml:space="preserve"> </w:t>
      </w:r>
      <w:r w:rsidR="003C532A" w:rsidRPr="0091673F">
        <w:rPr>
          <w:rFonts w:hint="eastAsia"/>
          <w:rtl/>
        </w:rPr>
        <w:t>לאיש</w:t>
      </w:r>
      <w:r w:rsidR="003C532A" w:rsidRPr="0091673F">
        <w:rPr>
          <w:rtl/>
        </w:rPr>
        <w:t xml:space="preserve"> </w:t>
      </w:r>
      <w:r w:rsidR="00F65173" w:rsidRPr="0091673F">
        <w:rPr>
          <w:rtl/>
        </w:rPr>
        <w:t>שימלא אותה בשלמותה.</w:t>
      </w:r>
    </w:p>
    <w:p w14:paraId="787ADBCE" w14:textId="03638C73" w:rsidR="0024406C" w:rsidRPr="0091673F" w:rsidRDefault="0004225A" w:rsidP="003C532A">
      <w:pPr>
        <w:rPr>
          <w:rtl/>
        </w:rPr>
      </w:pPr>
      <w:r w:rsidRPr="0091673F">
        <w:rPr>
          <w:rtl/>
        </w:rPr>
        <w:t xml:space="preserve">רק </w:t>
      </w:r>
      <w:r w:rsidR="0055262C" w:rsidRPr="0091673F">
        <w:rPr>
          <w:rFonts w:hint="eastAsia"/>
          <w:rtl/>
        </w:rPr>
        <w:t>גו</w:t>
      </w:r>
      <w:r w:rsidR="003C532A" w:rsidRPr="0091673F">
        <w:rPr>
          <w:rFonts w:hint="eastAsia"/>
          <w:rtl/>
        </w:rPr>
        <w:t>ֹ</w:t>
      </w:r>
      <w:r w:rsidR="0055262C" w:rsidRPr="0091673F">
        <w:rPr>
          <w:rFonts w:hint="eastAsia"/>
          <w:rtl/>
        </w:rPr>
        <w:t>ל</w:t>
      </w:r>
      <w:r w:rsidR="003C532A" w:rsidRPr="0091673F">
        <w:rPr>
          <w:rFonts w:hint="eastAsia"/>
          <w:rtl/>
        </w:rPr>
        <w:t>ֶ</w:t>
      </w:r>
      <w:r w:rsidR="0055262C" w:rsidRPr="0091673F">
        <w:rPr>
          <w:rFonts w:hint="eastAsia"/>
          <w:rtl/>
        </w:rPr>
        <w:t>ה</w:t>
      </w:r>
      <w:r w:rsidR="003C532A" w:rsidRPr="0091673F">
        <w:rPr>
          <w:rtl/>
        </w:rPr>
        <w:t xml:space="preserve"> [ניקוד]</w:t>
      </w:r>
      <w:r w:rsidRPr="0091673F">
        <w:rPr>
          <w:rtl/>
        </w:rPr>
        <w:t xml:space="preserve">, </w:t>
      </w:r>
      <w:r w:rsidRPr="0091673F">
        <w:rPr>
          <w:rFonts w:hint="eastAsia"/>
          <w:rtl/>
        </w:rPr>
        <w:t>עולה</w:t>
      </w:r>
      <w:r w:rsidRPr="0091673F">
        <w:rPr>
          <w:rtl/>
        </w:rPr>
        <w:t xml:space="preserve"> </w:t>
      </w:r>
      <w:r w:rsidRPr="0091673F">
        <w:rPr>
          <w:rFonts w:hint="eastAsia"/>
          <w:rtl/>
        </w:rPr>
        <w:t>חדש</w:t>
      </w:r>
      <w:r w:rsidRPr="0091673F">
        <w:rPr>
          <w:rtl/>
        </w:rPr>
        <w:t xml:space="preserve"> </w:t>
      </w:r>
      <w:r w:rsidRPr="0091673F">
        <w:rPr>
          <w:rFonts w:hint="eastAsia"/>
          <w:rtl/>
        </w:rPr>
        <w:t>כ</w:t>
      </w:r>
      <w:r w:rsidR="003C532A" w:rsidRPr="0091673F">
        <w:rPr>
          <w:rFonts w:hint="eastAsia"/>
          <w:rtl/>
        </w:rPr>
        <w:t>ארקדי</w:t>
      </w:r>
      <w:r w:rsidR="00B831C5">
        <w:rPr>
          <w:rFonts w:hint="cs"/>
          <w:rtl/>
        </w:rPr>
        <w:t>,</w:t>
      </w:r>
      <w:r w:rsidRPr="0091673F">
        <w:rPr>
          <w:rtl/>
        </w:rPr>
        <w:t xml:space="preserve"> יתענה תחת משא</w:t>
      </w:r>
      <w:r w:rsidR="001F7E1A">
        <w:rPr>
          <w:rFonts w:hint="cs"/>
          <w:rtl/>
        </w:rPr>
        <w:t xml:space="preserve"> הצפייה</w:t>
      </w:r>
      <w:r w:rsidRPr="0091673F">
        <w:rPr>
          <w:rtl/>
        </w:rPr>
        <w:t>, נפשו מרוצצת ורוחו מעוכה.</w:t>
      </w:r>
    </w:p>
    <w:p w14:paraId="30CA18AC" w14:textId="0733C8D6" w:rsidR="004627AB" w:rsidRPr="00CD067C" w:rsidRDefault="008513E5" w:rsidP="00AD043F">
      <w:pPr>
        <w:rPr>
          <w:rtl/>
        </w:rPr>
      </w:pPr>
      <w:r w:rsidRPr="008513E5">
        <w:rPr>
          <w:rFonts w:cs="Times New Roman"/>
          <w:rtl/>
        </w:rPr>
        <w:t>בתוך עמודיו הפנימיים של הספר היה תחוב תג המחיר</w:t>
      </w:r>
      <w:r w:rsidR="003C532A" w:rsidRPr="0091673F">
        <w:rPr>
          <w:rtl/>
        </w:rPr>
        <w:t xml:space="preserve"> </w:t>
      </w:r>
      <w:r w:rsidR="003C532A" w:rsidRPr="0091673F">
        <w:rPr>
          <w:rFonts w:hint="eastAsia"/>
          <w:rtl/>
        </w:rPr>
        <w:t>שה</w:t>
      </w:r>
      <w:r w:rsidR="003D29AE" w:rsidRPr="0091673F">
        <w:rPr>
          <w:rFonts w:hint="eastAsia"/>
          <w:rtl/>
        </w:rPr>
        <w:t>נערה</w:t>
      </w:r>
      <w:r w:rsidR="003C532A" w:rsidRPr="0091673F">
        <w:rPr>
          <w:rtl/>
        </w:rPr>
        <w:t xml:space="preserve"> הכינה באוטובוס, וארקדי נוכח </w:t>
      </w:r>
      <w:r w:rsidR="0086790A">
        <w:rPr>
          <w:rFonts w:hint="cs"/>
          <w:rtl/>
        </w:rPr>
        <w:t xml:space="preserve">לדעת </w:t>
      </w:r>
      <w:r w:rsidR="003C532A" w:rsidRPr="0091673F">
        <w:rPr>
          <w:rtl/>
        </w:rPr>
        <w:t xml:space="preserve">שלא </w:t>
      </w:r>
      <w:r w:rsidR="001C2A10" w:rsidRPr="0091673F">
        <w:rPr>
          <w:rFonts w:hint="eastAsia"/>
          <w:rtl/>
        </w:rPr>
        <w:t>נשא</w:t>
      </w:r>
      <w:r w:rsidR="001C2A10" w:rsidRPr="0091673F">
        <w:rPr>
          <w:rtl/>
        </w:rPr>
        <w:t xml:space="preserve"> עימו </w:t>
      </w:r>
      <w:r w:rsidR="003C532A" w:rsidRPr="0091673F">
        <w:rPr>
          <w:rFonts w:hint="eastAsia"/>
          <w:rtl/>
        </w:rPr>
        <w:t>כסף</w:t>
      </w:r>
      <w:r w:rsidR="003C532A" w:rsidRPr="0091673F">
        <w:rPr>
          <w:rtl/>
        </w:rPr>
        <w:t xml:space="preserve"> </w:t>
      </w:r>
      <w:r w:rsidR="003C532A" w:rsidRPr="0091673F">
        <w:rPr>
          <w:rFonts w:hint="eastAsia"/>
          <w:rtl/>
        </w:rPr>
        <w:t>בכלל</w:t>
      </w:r>
      <w:r w:rsidR="003C532A">
        <w:rPr>
          <w:rFonts w:hint="cs"/>
          <w:rtl/>
        </w:rPr>
        <w:t>,</w:t>
      </w:r>
      <w:r w:rsidR="004627AB" w:rsidRPr="00CD067C">
        <w:rPr>
          <w:rtl/>
        </w:rPr>
        <w:t xml:space="preserve"> רק כרטיסי</w:t>
      </w:r>
      <w:r w:rsidR="0036682D">
        <w:rPr>
          <w:rFonts w:hint="cs"/>
          <w:rtl/>
        </w:rPr>
        <w:t>י</w:t>
      </w:r>
      <w:r w:rsidR="003A722A">
        <w:rPr>
          <w:rFonts w:hint="cs"/>
          <w:rtl/>
        </w:rPr>
        <w:t>ת</w:t>
      </w:r>
      <w:r w:rsidR="004627AB" w:rsidRPr="00CD067C">
        <w:rPr>
          <w:rtl/>
        </w:rPr>
        <w:t xml:space="preserve"> אוטובוס, מקומטת מעט וקרועה בשוליים, </w:t>
      </w:r>
      <w:r w:rsidR="001C2A10">
        <w:rPr>
          <w:rFonts w:hint="cs"/>
          <w:rtl/>
        </w:rPr>
        <w:t>ו</w:t>
      </w:r>
      <w:r w:rsidR="004627AB" w:rsidRPr="00CD067C">
        <w:rPr>
          <w:rtl/>
        </w:rPr>
        <w:t>הוא התבי</w:t>
      </w:r>
      <w:r w:rsidR="0086790A">
        <w:rPr>
          <w:rFonts w:hint="cs"/>
          <w:rtl/>
        </w:rPr>
        <w:t>י</w:t>
      </w:r>
      <w:r w:rsidR="004627AB" w:rsidRPr="00CD067C">
        <w:rPr>
          <w:rtl/>
        </w:rPr>
        <w:t>ש כשהוציא אותה. "תסכימי לקבל את זה? אין לי כסף כרגע."</w:t>
      </w:r>
    </w:p>
    <w:p w14:paraId="5421576C" w14:textId="697C0852" w:rsidR="004627AB" w:rsidRPr="00CD067C" w:rsidRDefault="004627AB" w:rsidP="00250000">
      <w:pPr>
        <w:rPr>
          <w:rtl/>
        </w:rPr>
      </w:pPr>
      <w:r w:rsidRPr="00CD067C">
        <w:rPr>
          <w:rtl/>
        </w:rPr>
        <w:t xml:space="preserve">היא בדקה </w:t>
      </w:r>
      <w:r w:rsidR="00A83D14" w:rsidRPr="00A83D14">
        <w:rPr>
          <w:rFonts w:cs="Times New Roman"/>
          <w:rtl/>
        </w:rPr>
        <w:t>את מספר</w:t>
      </w:r>
      <w:r w:rsidRPr="00CD067C">
        <w:rPr>
          <w:rtl/>
        </w:rPr>
        <w:t xml:space="preserve"> </w:t>
      </w:r>
      <w:r w:rsidR="00A83D14">
        <w:rPr>
          <w:rFonts w:hint="cs"/>
          <w:rtl/>
        </w:rPr>
        <w:t>ה</w:t>
      </w:r>
      <w:r w:rsidRPr="00CD067C">
        <w:rPr>
          <w:rtl/>
        </w:rPr>
        <w:t xml:space="preserve">ניקובים </w:t>
      </w:r>
      <w:r w:rsidR="00A83D14">
        <w:rPr>
          <w:rFonts w:hint="cs"/>
          <w:rtl/>
        </w:rPr>
        <w:t>ש</w:t>
      </w:r>
      <w:r w:rsidRPr="00CD067C">
        <w:rPr>
          <w:rtl/>
        </w:rPr>
        <w:t xml:space="preserve">נותרו </w:t>
      </w:r>
      <w:r w:rsidR="003A722A">
        <w:rPr>
          <w:rFonts w:hint="cs"/>
          <w:rtl/>
        </w:rPr>
        <w:t>ו</w:t>
      </w:r>
      <w:r w:rsidRPr="00CD067C">
        <w:rPr>
          <w:rtl/>
        </w:rPr>
        <w:t>הת</w:t>
      </w:r>
      <w:r w:rsidR="0086790A">
        <w:rPr>
          <w:rFonts w:hint="cs"/>
          <w:rtl/>
        </w:rPr>
        <w:t>י</w:t>
      </w:r>
      <w:r w:rsidRPr="00CD067C">
        <w:rPr>
          <w:rtl/>
        </w:rPr>
        <w:t xml:space="preserve">יעצה </w:t>
      </w:r>
      <w:r w:rsidR="0086790A">
        <w:rPr>
          <w:rFonts w:hint="cs"/>
          <w:rtl/>
        </w:rPr>
        <w:t xml:space="preserve">עם </w:t>
      </w:r>
      <w:r w:rsidRPr="00CD067C">
        <w:rPr>
          <w:rtl/>
        </w:rPr>
        <w:t>אחיה. "בשביל הכרטיסי</w:t>
      </w:r>
      <w:r w:rsidR="0086790A">
        <w:rPr>
          <w:rFonts w:hint="cs"/>
          <w:rtl/>
        </w:rPr>
        <w:t>י</w:t>
      </w:r>
      <w:r w:rsidRPr="00CD067C">
        <w:rPr>
          <w:rtl/>
        </w:rPr>
        <w:t>ה אתה יכול לקחת עוד ספר."</w:t>
      </w:r>
    </w:p>
    <w:p w14:paraId="1E23BB61" w14:textId="3C5E39BF" w:rsidR="004627AB" w:rsidRPr="00CD067C" w:rsidRDefault="004627AB" w:rsidP="004E4E6C">
      <w:pPr>
        <w:rPr>
          <w:rtl/>
        </w:rPr>
      </w:pPr>
      <w:r w:rsidRPr="00CD067C">
        <w:rPr>
          <w:rtl/>
        </w:rPr>
        <w:t xml:space="preserve">"על איזה </w:t>
      </w:r>
      <w:r w:rsidR="00BF0A7B">
        <w:rPr>
          <w:rFonts w:hint="cs"/>
          <w:rtl/>
        </w:rPr>
        <w:t xml:space="preserve">מהם </w:t>
      </w:r>
      <w:r w:rsidR="004E4E6C">
        <w:rPr>
          <w:rFonts w:hint="cs"/>
          <w:rtl/>
        </w:rPr>
        <w:t>את</w:t>
      </w:r>
      <w:r w:rsidRPr="00CD067C">
        <w:rPr>
          <w:rtl/>
        </w:rPr>
        <w:t xml:space="preserve"> ממליצה?" </w:t>
      </w:r>
      <w:r w:rsidR="001D7F07">
        <w:rPr>
          <w:rFonts w:hint="cs"/>
          <w:rtl/>
        </w:rPr>
        <w:t xml:space="preserve">ברור שלא </w:t>
      </w:r>
      <w:r w:rsidR="008513E5">
        <w:rPr>
          <w:rFonts w:hint="cs"/>
          <w:rtl/>
        </w:rPr>
        <w:t>תמ</w:t>
      </w:r>
      <w:r w:rsidR="001D7F07">
        <w:rPr>
          <w:rFonts w:hint="cs"/>
          <w:rtl/>
        </w:rPr>
        <w:t>ל</w:t>
      </w:r>
      <w:r w:rsidR="008513E5">
        <w:rPr>
          <w:rFonts w:hint="cs"/>
          <w:rtl/>
        </w:rPr>
        <w:t>יץ</w:t>
      </w:r>
      <w:r w:rsidR="001D7F07">
        <w:rPr>
          <w:rFonts w:hint="cs"/>
          <w:rtl/>
        </w:rPr>
        <w:t xml:space="preserve">, הרי החליטה להיפטר מהספרים </w:t>
      </w:r>
      <w:r w:rsidR="001D7F07">
        <w:rPr>
          <w:rtl/>
        </w:rPr>
        <w:t>–</w:t>
      </w:r>
      <w:r w:rsidR="001D7F07">
        <w:rPr>
          <w:rFonts w:hint="cs"/>
          <w:rtl/>
        </w:rPr>
        <w:t xml:space="preserve"> ייתכן </w:t>
      </w:r>
      <w:r w:rsidR="003C532A">
        <w:rPr>
          <w:rFonts w:hint="cs"/>
          <w:rtl/>
        </w:rPr>
        <w:t>ש</w:t>
      </w:r>
      <w:r w:rsidR="001D7F07">
        <w:rPr>
          <w:rFonts w:hint="cs"/>
          <w:rtl/>
        </w:rPr>
        <w:t>החשיבה אותם לספרי תועבה!</w:t>
      </w:r>
      <w:r w:rsidR="004E4E6C">
        <w:rPr>
          <w:rFonts w:hint="cs"/>
          <w:rtl/>
        </w:rPr>
        <w:t xml:space="preserve"> </w:t>
      </w:r>
      <w:r w:rsidR="001D7F07">
        <w:rPr>
          <w:rFonts w:hint="cs"/>
          <w:rtl/>
        </w:rPr>
        <w:t xml:space="preserve">ארקדי </w:t>
      </w:r>
      <w:r w:rsidR="00AD043F">
        <w:rPr>
          <w:rFonts w:hint="cs"/>
          <w:rtl/>
        </w:rPr>
        <w:t>היה יכול לברר אם התפללו</w:t>
      </w:r>
      <w:r w:rsidR="0036682D" w:rsidRPr="0036682D">
        <w:rPr>
          <w:rFonts w:hint="cs"/>
          <w:rtl/>
        </w:rPr>
        <w:t xml:space="preserve"> </w:t>
      </w:r>
      <w:r w:rsidR="0036682D">
        <w:rPr>
          <w:rFonts w:hint="cs"/>
          <w:rtl/>
        </w:rPr>
        <w:t>כבר</w:t>
      </w:r>
      <w:r w:rsidR="00AD043F">
        <w:rPr>
          <w:rFonts w:hint="cs"/>
          <w:rtl/>
        </w:rPr>
        <w:t xml:space="preserve">, להציע להתפלל איתם, אבל </w:t>
      </w:r>
      <w:r w:rsidR="00EF0A8A">
        <w:rPr>
          <w:rFonts w:hint="cs"/>
          <w:rtl/>
        </w:rPr>
        <w:t>לא הצליח לה</w:t>
      </w:r>
      <w:r w:rsidR="0086790A">
        <w:rPr>
          <w:rFonts w:hint="cs"/>
          <w:rtl/>
        </w:rPr>
        <w:t>י</w:t>
      </w:r>
      <w:r w:rsidR="00EF0A8A">
        <w:rPr>
          <w:rFonts w:hint="cs"/>
          <w:rtl/>
        </w:rPr>
        <w:t>זכר מה</w:t>
      </w:r>
      <w:r w:rsidR="001D7F07">
        <w:rPr>
          <w:rFonts w:hint="cs"/>
          <w:rtl/>
        </w:rPr>
        <w:t>ו שמה של</w:t>
      </w:r>
      <w:r w:rsidR="00EF0A8A">
        <w:rPr>
          <w:rFonts w:hint="cs"/>
          <w:rtl/>
        </w:rPr>
        <w:t xml:space="preserve"> תפיל</w:t>
      </w:r>
      <w:r w:rsidR="001D7F07">
        <w:rPr>
          <w:rFonts w:hint="cs"/>
          <w:rtl/>
        </w:rPr>
        <w:t>ת</w:t>
      </w:r>
      <w:r w:rsidR="009564E3">
        <w:rPr>
          <w:rFonts w:hint="cs"/>
          <w:rtl/>
        </w:rPr>
        <w:t xml:space="preserve"> </w:t>
      </w:r>
      <w:r w:rsidR="001D7F07">
        <w:rPr>
          <w:rFonts w:hint="cs"/>
          <w:rtl/>
        </w:rPr>
        <w:t>ה</w:t>
      </w:r>
      <w:r w:rsidR="00EF0A8A">
        <w:rPr>
          <w:rFonts w:hint="cs"/>
          <w:rtl/>
        </w:rPr>
        <w:t>ערביים,</w:t>
      </w:r>
      <w:r w:rsidR="00AD043F">
        <w:rPr>
          <w:rFonts w:hint="cs"/>
          <w:rtl/>
        </w:rPr>
        <w:t xml:space="preserve"> ו</w:t>
      </w:r>
      <w:r w:rsidR="00EF0A8A">
        <w:rPr>
          <w:rFonts w:hint="cs"/>
          <w:rtl/>
        </w:rPr>
        <w:t xml:space="preserve">חש </w:t>
      </w:r>
      <w:r w:rsidR="00AD043F">
        <w:rPr>
          <w:rFonts w:hint="cs"/>
          <w:rtl/>
        </w:rPr>
        <w:t xml:space="preserve">כי </w:t>
      </w:r>
      <w:r w:rsidR="00EF0A8A">
        <w:rPr>
          <w:rFonts w:hint="cs"/>
          <w:rtl/>
        </w:rPr>
        <w:t xml:space="preserve">ייתכן </w:t>
      </w:r>
      <w:r w:rsidR="0086790A">
        <w:rPr>
          <w:rFonts w:hint="cs"/>
          <w:rtl/>
        </w:rPr>
        <w:t>ש</w:t>
      </w:r>
      <w:r w:rsidR="00EF0A8A">
        <w:rPr>
          <w:rFonts w:hint="cs"/>
          <w:rtl/>
        </w:rPr>
        <w:t>בקרוב</w:t>
      </w:r>
      <w:r w:rsidR="004E4E6C">
        <w:rPr>
          <w:rFonts w:hint="cs"/>
          <w:rtl/>
        </w:rPr>
        <w:t xml:space="preserve"> ת</w:t>
      </w:r>
      <w:r w:rsidR="00AD043F">
        <w:rPr>
          <w:rFonts w:hint="cs"/>
          <w:rtl/>
        </w:rPr>
        <w:t>אבד אמונתו כליל.</w:t>
      </w:r>
    </w:p>
    <w:p w14:paraId="4B32DA6C" w14:textId="0C1756DD" w:rsidR="002536EA" w:rsidRDefault="004627AB" w:rsidP="002536EA">
      <w:pPr>
        <w:rPr>
          <w:rtl/>
        </w:rPr>
      </w:pPr>
      <w:r w:rsidRPr="00CD067C">
        <w:rPr>
          <w:rtl/>
        </w:rPr>
        <w:t>"ללא ספק</w:t>
      </w:r>
      <w:r w:rsidR="001F7E1A" w:rsidRPr="001F7E1A">
        <w:rPr>
          <w:rtl/>
        </w:rPr>
        <w:t xml:space="preserve"> </w:t>
      </w:r>
      <w:r w:rsidR="001F7E1A" w:rsidRPr="001F7E1A">
        <w:rPr>
          <w:rFonts w:cs="Times New Roman"/>
          <w:rtl/>
        </w:rPr>
        <w:t>הייתי ממליצה</w:t>
      </w:r>
      <w:r w:rsidRPr="00CD067C">
        <w:rPr>
          <w:rtl/>
        </w:rPr>
        <w:t xml:space="preserve"> על זה," היא הושיטה לו את אחד הספרים</w:t>
      </w:r>
      <w:r w:rsidR="001D7F07">
        <w:rPr>
          <w:rFonts w:hint="cs"/>
          <w:rtl/>
        </w:rPr>
        <w:t xml:space="preserve">, </w:t>
      </w:r>
      <w:r w:rsidR="003F13AE">
        <w:rPr>
          <w:rFonts w:hint="cs"/>
          <w:rtl/>
        </w:rPr>
        <w:t>שעל כריכתו</w:t>
      </w:r>
      <w:r w:rsidR="00307DB4" w:rsidRPr="00307DB4">
        <w:rPr>
          <w:rFonts w:hint="cs"/>
          <w:rtl/>
        </w:rPr>
        <w:t xml:space="preserve"> </w:t>
      </w:r>
      <w:r w:rsidR="00307DB4">
        <w:rPr>
          <w:rFonts w:hint="cs"/>
          <w:rtl/>
        </w:rPr>
        <w:t>נ</w:t>
      </w:r>
      <w:r w:rsidR="0036682D">
        <w:rPr>
          <w:rFonts w:hint="cs"/>
          <w:rtl/>
        </w:rPr>
        <w:t>ת</w:t>
      </w:r>
      <w:r w:rsidR="00307DB4">
        <w:rPr>
          <w:rFonts w:hint="cs"/>
          <w:rtl/>
        </w:rPr>
        <w:t>קבצו</w:t>
      </w:r>
      <w:r w:rsidR="002536EA" w:rsidRPr="002536EA">
        <w:rPr>
          <w:rFonts w:cs="Times New Roman"/>
          <w:rtl/>
        </w:rPr>
        <w:t>, מעל ילד רך</w:t>
      </w:r>
      <w:r w:rsidR="001F7E1A" w:rsidRPr="001F7E1A">
        <w:rPr>
          <w:rFonts w:cs="Times New Roman"/>
          <w:rtl/>
        </w:rPr>
        <w:t xml:space="preserve"> שפניו מעוותות באימה</w:t>
      </w:r>
      <w:r w:rsidR="002536EA" w:rsidRPr="002536EA">
        <w:rPr>
          <w:rFonts w:cs="Times New Roman"/>
          <w:rtl/>
        </w:rPr>
        <w:t>,</w:t>
      </w:r>
      <w:r w:rsidR="003F13AE">
        <w:rPr>
          <w:rFonts w:hint="cs"/>
          <w:rtl/>
        </w:rPr>
        <w:t xml:space="preserve"> </w:t>
      </w:r>
      <w:r w:rsidR="00A83D14" w:rsidRPr="00A83D14">
        <w:rPr>
          <w:rFonts w:cs="Times New Roman"/>
          <w:rtl/>
        </w:rPr>
        <w:t>חיות</w:t>
      </w:r>
      <w:r w:rsidR="0086790A">
        <w:rPr>
          <w:rFonts w:cs="Times New Roman" w:hint="cs"/>
          <w:rtl/>
        </w:rPr>
        <w:t xml:space="preserve"> </w:t>
      </w:r>
      <w:r w:rsidR="00A83D14" w:rsidRPr="00A83D14">
        <w:rPr>
          <w:rFonts w:cs="Times New Roman"/>
          <w:rtl/>
        </w:rPr>
        <w:t>יער חמודות</w:t>
      </w:r>
      <w:r w:rsidR="0086790A">
        <w:rPr>
          <w:rFonts w:cs="Times New Roman" w:hint="cs"/>
          <w:rtl/>
        </w:rPr>
        <w:t xml:space="preserve"> </w:t>
      </w:r>
      <w:r w:rsidR="00A83D14" w:rsidRPr="00A83D14">
        <w:rPr>
          <w:rFonts w:cs="Times New Roman"/>
          <w:rtl/>
        </w:rPr>
        <w:t xml:space="preserve">לכאורה, שפן </w:t>
      </w:r>
      <w:r w:rsidR="002536EA">
        <w:rPr>
          <w:rFonts w:cs="Times New Roman" w:hint="cs"/>
          <w:rtl/>
        </w:rPr>
        <w:t xml:space="preserve">ודובון </w:t>
      </w:r>
      <w:r w:rsidR="00A83D14" w:rsidRPr="00A83D14">
        <w:rPr>
          <w:rFonts w:cs="Times New Roman"/>
          <w:rtl/>
        </w:rPr>
        <w:t>וסנאי ועופר-במבי אדמוני</w:t>
      </w:r>
      <w:r w:rsidR="006B6AAA">
        <w:rPr>
          <w:rFonts w:cs="Times New Roman"/>
          <w:rtl/>
        </w:rPr>
        <w:t xml:space="preserve"> </w:t>
      </w:r>
      <w:r w:rsidR="002536EA" w:rsidRPr="002536EA">
        <w:rPr>
          <w:rFonts w:cs="Times New Roman"/>
          <w:rtl/>
        </w:rPr>
        <w:t>[בטוקיו יש: חתלתול, עכברון, ארנבון]</w:t>
      </w:r>
      <w:r w:rsidR="00A83D14" w:rsidRPr="00A83D14">
        <w:rPr>
          <w:rFonts w:cs="Times New Roman"/>
          <w:rtl/>
        </w:rPr>
        <w:t xml:space="preserve"> </w:t>
      </w:r>
      <w:r w:rsidR="001F7E1A">
        <w:rPr>
          <w:rFonts w:cs="Times New Roman" w:hint="cs"/>
          <w:rtl/>
        </w:rPr>
        <w:t>ו</w:t>
      </w:r>
      <w:r w:rsidR="00A83D14" w:rsidRPr="00A83D14">
        <w:rPr>
          <w:rFonts w:cs="Times New Roman"/>
          <w:rtl/>
        </w:rPr>
        <w:t>קרעו</w:t>
      </w:r>
      <w:r w:rsidR="001F7E1A">
        <w:rPr>
          <w:rFonts w:cs="Times New Roman" w:hint="cs"/>
          <w:rtl/>
        </w:rPr>
        <w:t xml:space="preserve"> א</w:t>
      </w:r>
      <w:r w:rsidR="00A83D14" w:rsidRPr="00A83D14">
        <w:rPr>
          <w:rFonts w:cs="Times New Roman"/>
          <w:rtl/>
        </w:rPr>
        <w:t>ת</w:t>
      </w:r>
      <w:r w:rsidR="001F7E1A">
        <w:rPr>
          <w:rFonts w:cs="Times New Roman" w:hint="cs"/>
          <w:rtl/>
        </w:rPr>
        <w:t xml:space="preserve"> גופ</w:t>
      </w:r>
      <w:r w:rsidR="00A83D14" w:rsidRPr="00A83D14">
        <w:rPr>
          <w:rFonts w:cs="Times New Roman"/>
          <w:rtl/>
        </w:rPr>
        <w:t>ו לגזרים בט</w:t>
      </w:r>
      <w:r w:rsidR="0086790A">
        <w:rPr>
          <w:rFonts w:cs="Times New Roman" w:hint="cs"/>
          <w:rtl/>
        </w:rPr>
        <w:t>ו</w:t>
      </w:r>
      <w:r w:rsidR="00A83D14" w:rsidRPr="00A83D14">
        <w:rPr>
          <w:rFonts w:cs="Times New Roman"/>
          <w:rtl/>
        </w:rPr>
        <w:t>פריהן החדים</w:t>
      </w:r>
      <w:r w:rsidRPr="00CD067C">
        <w:rPr>
          <w:rtl/>
        </w:rPr>
        <w:t>.</w:t>
      </w:r>
      <w:r w:rsidR="003F13AE">
        <w:rPr>
          <w:rFonts w:hint="cs"/>
          <w:rtl/>
        </w:rPr>
        <w:t xml:space="preserve"> </w:t>
      </w:r>
      <w:r w:rsidR="003C532A">
        <w:rPr>
          <w:rFonts w:hint="cs"/>
          <w:rtl/>
        </w:rPr>
        <w:t>[</w:t>
      </w:r>
      <w:r w:rsidR="003F13AE">
        <w:rPr>
          <w:rFonts w:hint="cs"/>
          <w:rtl/>
        </w:rPr>
        <w:t>גם שפן קטן נראה שם, עוזר לתנין לפרק את הכתף, וציפור קטנה.</w:t>
      </w:r>
      <w:r w:rsidR="003C532A">
        <w:rPr>
          <w:rFonts w:hint="cs"/>
          <w:rtl/>
        </w:rPr>
        <w:t>]</w:t>
      </w:r>
      <w:r w:rsidRPr="00CD067C">
        <w:rPr>
          <w:rtl/>
        </w:rPr>
        <w:t xml:space="preserve"> "</w:t>
      </w:r>
      <w:r w:rsidR="004E4E6C">
        <w:rPr>
          <w:rFonts w:hint="cs"/>
          <w:rtl/>
        </w:rPr>
        <w:t xml:space="preserve">את </w:t>
      </w:r>
      <w:r w:rsidR="002536EA" w:rsidRPr="002536EA">
        <w:rPr>
          <w:rFonts w:cs="Times New Roman"/>
          <w:rtl/>
        </w:rPr>
        <w:t>הספר ה</w:t>
      </w:r>
      <w:r w:rsidRPr="00CD067C">
        <w:rPr>
          <w:rtl/>
        </w:rPr>
        <w:t xml:space="preserve">זה </w:t>
      </w:r>
      <w:r w:rsidR="004E4E6C">
        <w:rPr>
          <w:rFonts w:hint="cs"/>
          <w:rtl/>
        </w:rPr>
        <w:t>ה</w:t>
      </w:r>
      <w:r w:rsidRPr="00CD067C">
        <w:rPr>
          <w:rtl/>
        </w:rPr>
        <w:t>כי אהבתי.</w:t>
      </w:r>
      <w:r w:rsidR="00503E73">
        <w:rPr>
          <w:rFonts w:hint="cs"/>
          <w:rtl/>
        </w:rPr>
        <w:t xml:space="preserve"> </w:t>
      </w:r>
      <w:r w:rsidR="003F13AE">
        <w:rPr>
          <w:rFonts w:hint="cs"/>
          <w:rtl/>
        </w:rPr>
        <w:t xml:space="preserve">פעם </w:t>
      </w:r>
      <w:r w:rsidR="00B831C5">
        <w:rPr>
          <w:rFonts w:hint="cs"/>
          <w:rtl/>
        </w:rPr>
        <w:t>הבינו</w:t>
      </w:r>
      <w:r w:rsidR="003F13AE">
        <w:rPr>
          <w:rFonts w:hint="cs"/>
          <w:rtl/>
        </w:rPr>
        <w:t xml:space="preserve"> ש</w:t>
      </w:r>
      <w:r w:rsidR="00B831C5">
        <w:rPr>
          <w:rFonts w:hint="cs"/>
          <w:rtl/>
        </w:rPr>
        <w:t xml:space="preserve">לא תמיד </w:t>
      </w:r>
      <w:r w:rsidR="003F13AE">
        <w:rPr>
          <w:rFonts w:hint="cs"/>
          <w:rtl/>
        </w:rPr>
        <w:t xml:space="preserve">האדם </w:t>
      </w:r>
      <w:r w:rsidR="0090021D">
        <w:rPr>
          <w:rFonts w:hint="cs"/>
          <w:rtl/>
        </w:rPr>
        <w:t>חייב</w:t>
      </w:r>
      <w:r w:rsidR="003F13AE">
        <w:rPr>
          <w:rFonts w:hint="cs"/>
          <w:rtl/>
        </w:rPr>
        <w:t xml:space="preserve"> לנצח!</w:t>
      </w:r>
      <w:r w:rsidR="002536EA">
        <w:rPr>
          <w:rFonts w:hint="cs"/>
          <w:rtl/>
        </w:rPr>
        <w:t>"</w:t>
      </w:r>
      <w:r w:rsidR="002536EA" w:rsidRPr="002536EA">
        <w:rPr>
          <w:rtl/>
        </w:rPr>
        <w:t xml:space="preserve"> </w:t>
      </w:r>
    </w:p>
    <w:p w14:paraId="78F22D35" w14:textId="634BE1B3" w:rsidR="002536EA" w:rsidRDefault="002536EA" w:rsidP="002536EA">
      <w:pPr>
        <w:rPr>
          <w:rtl/>
        </w:rPr>
      </w:pPr>
      <w:r>
        <w:rPr>
          <w:rFonts w:cs="Times New Roman"/>
          <w:rtl/>
        </w:rPr>
        <w:t xml:space="preserve">ארקדי ידע שבבוא היום </w:t>
      </w:r>
      <w:r w:rsidR="00BF0A7B">
        <w:rPr>
          <w:rFonts w:cs="Times New Roman"/>
          <w:rtl/>
        </w:rPr>
        <w:t xml:space="preserve">יתאהב </w:t>
      </w:r>
      <w:r>
        <w:rPr>
          <w:rFonts w:cs="Times New Roman"/>
          <w:rtl/>
        </w:rPr>
        <w:t>בנערה כמוה</w:t>
      </w:r>
      <w:r w:rsidR="008513E5">
        <w:rPr>
          <w:rFonts w:cs="Times New Roman" w:hint="cs"/>
          <w:rtl/>
        </w:rPr>
        <w:t xml:space="preserve">, </w:t>
      </w:r>
      <w:r>
        <w:rPr>
          <w:rFonts w:cs="Times New Roman"/>
          <w:rtl/>
        </w:rPr>
        <w:t xml:space="preserve">לכשיתבגר ויפתח יכולת התאהבות בבנות: </w:t>
      </w:r>
      <w:r w:rsidR="001F7E1A" w:rsidRPr="001F7E1A">
        <w:rPr>
          <w:rFonts w:cs="Times New Roman"/>
          <w:rtl/>
        </w:rPr>
        <w:t>אמנם את ה</w:t>
      </w:r>
      <w:r w:rsidR="008513E5" w:rsidRPr="008513E5">
        <w:rPr>
          <w:rFonts w:cs="Times New Roman"/>
          <w:rtl/>
        </w:rPr>
        <w:t>התמקחות</w:t>
      </w:r>
      <w:r w:rsidR="001F7E1A" w:rsidRPr="001F7E1A">
        <w:rPr>
          <w:rFonts w:cs="Times New Roman"/>
          <w:rtl/>
        </w:rPr>
        <w:t xml:space="preserve"> ביניהם היא ערכה</w:t>
      </w:r>
      <w:r>
        <w:rPr>
          <w:rFonts w:cs="Times New Roman"/>
          <w:rtl/>
        </w:rPr>
        <w:t xml:space="preserve"> בכובד</w:t>
      </w:r>
      <w:r w:rsidR="0086790A">
        <w:rPr>
          <w:rFonts w:cs="Times New Roman" w:hint="cs"/>
          <w:rtl/>
        </w:rPr>
        <w:t xml:space="preserve"> </w:t>
      </w:r>
      <w:r>
        <w:rPr>
          <w:rFonts w:cs="Times New Roman"/>
          <w:rtl/>
        </w:rPr>
        <w:t>ראש</w:t>
      </w:r>
      <w:r w:rsidR="008513E5">
        <w:rPr>
          <w:rFonts w:cs="Times New Roman" w:hint="cs"/>
          <w:rtl/>
        </w:rPr>
        <w:t>,</w:t>
      </w:r>
      <w:r>
        <w:rPr>
          <w:rFonts w:cs="Times New Roman"/>
          <w:rtl/>
        </w:rPr>
        <w:t xml:space="preserve"> אולם תחת הנסיבות הנכונות </w:t>
      </w:r>
      <w:r w:rsidR="001F7E1A" w:rsidRPr="001F7E1A">
        <w:rPr>
          <w:rFonts w:cs="Times New Roman"/>
          <w:rtl/>
        </w:rPr>
        <w:t>לא היה ספק בליבו ש</w:t>
      </w:r>
      <w:r w:rsidR="001F7E1A">
        <w:rPr>
          <w:rFonts w:cs="Times New Roman" w:hint="cs"/>
          <w:rtl/>
        </w:rPr>
        <w:t>תהיה</w:t>
      </w:r>
      <w:r>
        <w:rPr>
          <w:rFonts w:cs="Times New Roman"/>
          <w:rtl/>
        </w:rPr>
        <w:t xml:space="preserve"> מהירה לחייך, מהירה להתעניין בסוגיות שברומו של עולם, נערה ש</w:t>
      </w:r>
      <w:r w:rsidR="008513E5" w:rsidRPr="008513E5">
        <w:rPr>
          <w:rFonts w:cs="Times New Roman"/>
          <w:rtl/>
        </w:rPr>
        <w:t>בבעלות</w:t>
      </w:r>
      <w:r w:rsidR="008513E5">
        <w:rPr>
          <w:rFonts w:cs="Times New Roman" w:hint="cs"/>
          <w:rtl/>
        </w:rPr>
        <w:t>ה</w:t>
      </w:r>
      <w:r>
        <w:rPr>
          <w:rFonts w:cs="Times New Roman"/>
          <w:rtl/>
        </w:rPr>
        <w:t xml:space="preserve"> ספרי אימה. קריאתם של מעבה היער </w:t>
      </w:r>
      <w:r w:rsidR="0086790A">
        <w:rPr>
          <w:rFonts w:cs="Times New Roman" w:hint="cs"/>
          <w:rtl/>
        </w:rPr>
        <w:t>ו</w:t>
      </w:r>
      <w:r>
        <w:rPr>
          <w:rFonts w:cs="Times New Roman"/>
          <w:rtl/>
        </w:rPr>
        <w:t>מרחבי האחו גוברים על הפחד להיטרף, אבל ארקדי יציל אותה, לכשיתבגר רק עוד קצת ויתאהב בבנות.</w:t>
      </w:r>
    </w:p>
    <w:p w14:paraId="5BD8365A" w14:textId="521FFA7B" w:rsidR="004627AB" w:rsidRDefault="002536EA" w:rsidP="002536EA">
      <w:pPr>
        <w:rPr>
          <w:rtl/>
        </w:rPr>
      </w:pPr>
      <w:r>
        <w:rPr>
          <w:rFonts w:cs="Times New Roman"/>
          <w:rtl/>
        </w:rPr>
        <w:t>"</w:t>
      </w:r>
      <w:r w:rsidR="00503E73">
        <w:rPr>
          <w:rFonts w:hint="cs"/>
          <w:rtl/>
        </w:rPr>
        <w:t>היום כבר לא כותבים ספרים</w:t>
      </w:r>
      <w:r w:rsidR="0052158C">
        <w:rPr>
          <w:rFonts w:hint="cs"/>
          <w:rtl/>
        </w:rPr>
        <w:t xml:space="preserve"> כאלה</w:t>
      </w:r>
      <w:r w:rsidR="008513E5">
        <w:rPr>
          <w:rFonts w:hint="cs"/>
          <w:rtl/>
        </w:rPr>
        <w:t>,</w:t>
      </w:r>
      <w:r w:rsidR="004627AB" w:rsidRPr="00CD067C">
        <w:rPr>
          <w:rtl/>
        </w:rPr>
        <w:t>"</w:t>
      </w:r>
      <w:r w:rsidR="008513E5">
        <w:rPr>
          <w:rFonts w:hint="cs"/>
          <w:rtl/>
        </w:rPr>
        <w:t xml:space="preserve"> </w:t>
      </w:r>
      <w:r w:rsidR="008513E5" w:rsidRPr="008513E5">
        <w:rPr>
          <w:rFonts w:cs="Times New Roman"/>
          <w:rtl/>
        </w:rPr>
        <w:t>היא אמרה.</w:t>
      </w:r>
    </w:p>
    <w:p w14:paraId="10AA0ACB" w14:textId="2960AC21" w:rsidR="00503E73" w:rsidRDefault="00503E73" w:rsidP="00EF0A8A">
      <w:pPr>
        <w:rPr>
          <w:rtl/>
        </w:rPr>
      </w:pPr>
      <w:r>
        <w:rPr>
          <w:rFonts w:hint="cs"/>
          <w:rtl/>
        </w:rPr>
        <w:t xml:space="preserve">"פעם כתבו מכתבים," הוא אמר לפני שהספיק לעצור </w:t>
      </w:r>
      <w:r w:rsidR="001F7E1A">
        <w:rPr>
          <w:rFonts w:hint="cs"/>
          <w:rtl/>
        </w:rPr>
        <w:t>ב</w:t>
      </w:r>
      <w:r>
        <w:rPr>
          <w:rFonts w:hint="cs"/>
          <w:rtl/>
        </w:rPr>
        <w:t xml:space="preserve">עצמו. בעצם לא זה מה שאמר, אלא </w:t>
      </w:r>
      <w:r>
        <w:rPr>
          <w:rtl/>
        </w:rPr>
        <w:t>–</w:t>
      </w:r>
      <w:r>
        <w:rPr>
          <w:rFonts w:hint="cs"/>
          <w:rtl/>
        </w:rPr>
        <w:t xml:space="preserve"> </w:t>
      </w:r>
      <w:r w:rsidRPr="0086790A">
        <w:t>PAAM CATVOO MIKHTAVIM</w:t>
      </w:r>
      <w:r>
        <w:rPr>
          <w:rFonts w:hint="cs"/>
          <w:rtl/>
        </w:rPr>
        <w:t xml:space="preserve">. הוא ציטט ממכתב שקיבל </w:t>
      </w:r>
      <w:r w:rsidR="003A722A">
        <w:rPr>
          <w:rFonts w:hint="cs"/>
          <w:rtl/>
        </w:rPr>
        <w:t xml:space="preserve">לפני </w:t>
      </w:r>
      <w:r>
        <w:rPr>
          <w:rFonts w:hint="cs"/>
          <w:rtl/>
        </w:rPr>
        <w:t>חודשים רבים, ובו שטח</w:t>
      </w:r>
      <w:r w:rsidR="00EF0A8A" w:rsidRPr="00EF0A8A">
        <w:rPr>
          <w:rFonts w:hint="cs"/>
          <w:rtl/>
        </w:rPr>
        <w:t xml:space="preserve"> </w:t>
      </w:r>
      <w:r w:rsidR="00EF0A8A">
        <w:rPr>
          <w:rFonts w:hint="cs"/>
          <w:rtl/>
        </w:rPr>
        <w:t>אלכס</w:t>
      </w:r>
      <w:r w:rsidR="00AC43ED">
        <w:rPr>
          <w:rFonts w:hint="cs"/>
          <w:rtl/>
        </w:rPr>
        <w:t xml:space="preserve"> </w:t>
      </w:r>
      <w:r>
        <w:rPr>
          <w:rFonts w:hint="cs"/>
          <w:rtl/>
        </w:rPr>
        <w:t>באותיות לט</w:t>
      </w:r>
      <w:r w:rsidR="000F7570">
        <w:rPr>
          <w:rFonts w:hint="cs"/>
          <w:rtl/>
        </w:rPr>
        <w:t>י</w:t>
      </w:r>
      <w:r>
        <w:rPr>
          <w:rFonts w:hint="cs"/>
          <w:rtl/>
        </w:rPr>
        <w:t>ניות גדולות וברורות את משנתו ב</w:t>
      </w:r>
      <w:r w:rsidR="0036682D">
        <w:rPr>
          <w:rFonts w:hint="cs"/>
          <w:rtl/>
        </w:rPr>
        <w:t>קשר</w:t>
      </w:r>
      <w:r w:rsidR="003D29AE">
        <w:rPr>
          <w:rFonts w:hint="cs"/>
          <w:rtl/>
        </w:rPr>
        <w:t xml:space="preserve"> ל</w:t>
      </w:r>
      <w:r w:rsidR="00BD4109">
        <w:rPr>
          <w:rFonts w:hint="cs"/>
          <w:rtl/>
        </w:rPr>
        <w:t>כך</w:t>
      </w:r>
      <w:r>
        <w:rPr>
          <w:rFonts w:hint="cs"/>
          <w:rtl/>
        </w:rPr>
        <w:t xml:space="preserve"> שפעם</w:t>
      </w:r>
      <w:r w:rsidR="003D29AE">
        <w:rPr>
          <w:rFonts w:hint="cs"/>
          <w:rtl/>
        </w:rPr>
        <w:t>,</w:t>
      </w:r>
      <w:r>
        <w:rPr>
          <w:rFonts w:hint="cs"/>
          <w:rtl/>
        </w:rPr>
        <w:t xml:space="preserve"> </w:t>
      </w:r>
      <w:r w:rsidR="003D29AE">
        <w:rPr>
          <w:rFonts w:hint="cs"/>
          <w:rtl/>
        </w:rPr>
        <w:t xml:space="preserve">לפני שנים, </w:t>
      </w:r>
      <w:r w:rsidR="00BD4109">
        <w:rPr>
          <w:rFonts w:hint="cs"/>
          <w:rtl/>
        </w:rPr>
        <w:t xml:space="preserve">הכתיבה </w:t>
      </w:r>
      <w:r w:rsidR="001C5A04">
        <w:rPr>
          <w:rFonts w:hint="cs"/>
          <w:rtl/>
        </w:rPr>
        <w:t>הייתה</w:t>
      </w:r>
      <w:r w:rsidR="00BD4109">
        <w:rPr>
          <w:rFonts w:hint="cs"/>
          <w:rtl/>
        </w:rPr>
        <w:t xml:space="preserve"> טבעית וקולחת</w:t>
      </w:r>
      <w:r w:rsidR="0036682D" w:rsidRPr="0036682D">
        <w:rPr>
          <w:rFonts w:cs="Times New Roman"/>
          <w:rtl/>
        </w:rPr>
        <w:t xml:space="preserve">. </w:t>
      </w:r>
      <w:r w:rsidR="008513E5">
        <w:rPr>
          <w:rFonts w:cs="Times New Roman" w:hint="cs"/>
          <w:rtl/>
        </w:rPr>
        <w:t xml:space="preserve">הוא </w:t>
      </w:r>
      <w:r w:rsidR="0036682D" w:rsidRPr="0036682D">
        <w:rPr>
          <w:rFonts w:cs="Times New Roman"/>
          <w:rtl/>
        </w:rPr>
        <w:t>טע</w:t>
      </w:r>
      <w:r w:rsidR="008513E5">
        <w:rPr>
          <w:rFonts w:cs="Times New Roman" w:hint="cs"/>
          <w:rtl/>
        </w:rPr>
        <w:t>ן</w:t>
      </w:r>
      <w:r w:rsidR="0036682D" w:rsidRPr="0036682D">
        <w:rPr>
          <w:rFonts w:cs="Times New Roman"/>
          <w:rtl/>
        </w:rPr>
        <w:t xml:space="preserve"> שבימים קדומים</w:t>
      </w:r>
      <w:r w:rsidR="000C6499">
        <w:rPr>
          <w:rFonts w:cs="Times New Roman" w:hint="cs"/>
          <w:rtl/>
        </w:rPr>
        <w:t>,</w:t>
      </w:r>
      <w:r w:rsidR="00BD4109">
        <w:rPr>
          <w:rFonts w:hint="cs"/>
          <w:rtl/>
        </w:rPr>
        <w:t xml:space="preserve"> </w:t>
      </w:r>
      <w:r w:rsidR="0036682D" w:rsidRPr="0036682D">
        <w:rPr>
          <w:rFonts w:cs="Times New Roman"/>
          <w:rtl/>
        </w:rPr>
        <w:t>כשה</w:t>
      </w:r>
      <w:r w:rsidR="000C6499">
        <w:rPr>
          <w:rFonts w:cs="Times New Roman" w:hint="cs"/>
          <w:rtl/>
        </w:rPr>
        <w:t>דרכ</w:t>
      </w:r>
      <w:r w:rsidR="0036682D" w:rsidRPr="0036682D">
        <w:rPr>
          <w:rFonts w:cs="Times New Roman"/>
          <w:rtl/>
        </w:rPr>
        <w:t>ים היו משובש</w:t>
      </w:r>
      <w:r w:rsidR="000C6499">
        <w:rPr>
          <w:rFonts w:cs="Times New Roman" w:hint="cs"/>
          <w:rtl/>
        </w:rPr>
        <w:t>ות</w:t>
      </w:r>
      <w:r w:rsidR="0036682D" w:rsidRPr="0036682D">
        <w:rPr>
          <w:rFonts w:cs="Times New Roman"/>
          <w:rtl/>
        </w:rPr>
        <w:t xml:space="preserve"> והמסע בכרכרות ארוך ומסוכן, </w:t>
      </w:r>
      <w:r w:rsidR="003F13AE">
        <w:rPr>
          <w:rFonts w:hint="cs"/>
          <w:rtl/>
        </w:rPr>
        <w:t xml:space="preserve">דרך התקשורת היחידה </w:t>
      </w:r>
      <w:r w:rsidR="001C5A04">
        <w:rPr>
          <w:rFonts w:hint="cs"/>
          <w:rtl/>
        </w:rPr>
        <w:t>הייתה</w:t>
      </w:r>
      <w:r w:rsidR="003F13AE">
        <w:rPr>
          <w:rFonts w:hint="cs"/>
          <w:rtl/>
        </w:rPr>
        <w:t xml:space="preserve"> מכתבים</w:t>
      </w:r>
      <w:r w:rsidR="0036682D">
        <w:rPr>
          <w:rFonts w:hint="cs"/>
          <w:rtl/>
        </w:rPr>
        <w:t>,</w:t>
      </w:r>
      <w:r w:rsidR="0036682D" w:rsidRPr="0036682D">
        <w:rPr>
          <w:rFonts w:cs="Times New Roman"/>
          <w:rtl/>
        </w:rPr>
        <w:t xml:space="preserve"> </w:t>
      </w:r>
      <w:r w:rsidR="009C6131">
        <w:rPr>
          <w:rFonts w:hint="cs"/>
          <w:rtl/>
        </w:rPr>
        <w:t>ואנשים נ</w:t>
      </w:r>
      <w:r w:rsidR="0036682D" w:rsidRPr="0036682D">
        <w:rPr>
          <w:rFonts w:cs="Times New Roman"/>
          <w:rtl/>
        </w:rPr>
        <w:t>אלצו</w:t>
      </w:r>
      <w:r w:rsidR="003F13AE">
        <w:rPr>
          <w:rFonts w:hint="cs"/>
          <w:rtl/>
        </w:rPr>
        <w:t xml:space="preserve"> </w:t>
      </w:r>
      <w:r w:rsidR="0036682D">
        <w:rPr>
          <w:rFonts w:hint="cs"/>
          <w:rtl/>
        </w:rPr>
        <w:t>ל</w:t>
      </w:r>
      <w:r w:rsidR="00F90D43">
        <w:rPr>
          <w:rFonts w:hint="cs"/>
          <w:rtl/>
        </w:rPr>
        <w:t>רכ</w:t>
      </w:r>
      <w:r w:rsidR="0036682D">
        <w:rPr>
          <w:rFonts w:hint="cs"/>
          <w:rtl/>
        </w:rPr>
        <w:t>ו</w:t>
      </w:r>
      <w:r w:rsidR="00F90D43">
        <w:rPr>
          <w:rFonts w:hint="cs"/>
          <w:rtl/>
        </w:rPr>
        <w:t>ש</w:t>
      </w:r>
      <w:r w:rsidR="003F13AE">
        <w:rPr>
          <w:rFonts w:hint="cs"/>
          <w:rtl/>
        </w:rPr>
        <w:t xml:space="preserve"> מיומנ</w:t>
      </w:r>
      <w:r w:rsidR="00F90D43">
        <w:rPr>
          <w:rFonts w:hint="cs"/>
          <w:rtl/>
        </w:rPr>
        <w:t>ות</w:t>
      </w:r>
      <w:r w:rsidR="003F13AE">
        <w:rPr>
          <w:rFonts w:hint="cs"/>
          <w:rtl/>
        </w:rPr>
        <w:t xml:space="preserve"> </w:t>
      </w:r>
      <w:r w:rsidR="0036682D" w:rsidRPr="0036682D">
        <w:rPr>
          <w:rFonts w:cs="Times New Roman"/>
          <w:rtl/>
        </w:rPr>
        <w:t>גבוהה בהתבטאות בכתב</w:t>
      </w:r>
      <w:r w:rsidR="00BF0A7B">
        <w:rPr>
          <w:rFonts w:cs="Times New Roman" w:hint="cs"/>
          <w:rtl/>
        </w:rPr>
        <w:t>. בשל</w:t>
      </w:r>
      <w:r w:rsidR="00D805EE" w:rsidRPr="00D805EE">
        <w:rPr>
          <w:rFonts w:hint="cs"/>
          <w:rtl/>
        </w:rPr>
        <w:t xml:space="preserve"> </w:t>
      </w:r>
      <w:r w:rsidR="00F90D43">
        <w:rPr>
          <w:rFonts w:hint="cs"/>
          <w:rtl/>
        </w:rPr>
        <w:t>כך</w:t>
      </w:r>
      <w:r w:rsidR="00BF0A7B">
        <w:rPr>
          <w:rFonts w:hint="cs"/>
          <w:rtl/>
        </w:rPr>
        <w:t>,</w:t>
      </w:r>
      <w:r w:rsidR="00F90D43">
        <w:rPr>
          <w:rFonts w:hint="cs"/>
          <w:rtl/>
        </w:rPr>
        <w:t xml:space="preserve"> טען</w:t>
      </w:r>
      <w:r w:rsidR="00D805EE">
        <w:rPr>
          <w:rFonts w:hint="cs"/>
          <w:rtl/>
        </w:rPr>
        <w:t xml:space="preserve"> ב</w:t>
      </w:r>
      <w:r w:rsidR="00F90D43">
        <w:rPr>
          <w:rFonts w:hint="cs"/>
          <w:rtl/>
        </w:rPr>
        <w:t>מכתבו</w:t>
      </w:r>
      <w:r w:rsidR="00D805EE">
        <w:rPr>
          <w:rFonts w:hint="cs"/>
          <w:rtl/>
        </w:rPr>
        <w:t xml:space="preserve"> </w:t>
      </w:r>
      <w:r w:rsidR="00F90D43">
        <w:rPr>
          <w:rFonts w:hint="cs"/>
          <w:rtl/>
        </w:rPr>
        <w:t>ל</w:t>
      </w:r>
      <w:r w:rsidR="00D805EE">
        <w:rPr>
          <w:rFonts w:hint="cs"/>
          <w:rtl/>
        </w:rPr>
        <w:t xml:space="preserve">ארקדי, </w:t>
      </w:r>
      <w:r w:rsidR="00BD4109">
        <w:rPr>
          <w:rFonts w:hint="cs"/>
          <w:rtl/>
        </w:rPr>
        <w:t xml:space="preserve">פעם </w:t>
      </w:r>
      <w:r>
        <w:rPr>
          <w:rFonts w:hint="cs"/>
          <w:rtl/>
        </w:rPr>
        <w:t>כתבו ספרים טובים. אלא שמדי פעם א</w:t>
      </w:r>
      <w:r w:rsidR="00EF2AF8">
        <w:rPr>
          <w:rFonts w:hint="cs"/>
          <w:rtl/>
        </w:rPr>
        <w:t>לכס התבלבל</w:t>
      </w:r>
      <w:r>
        <w:rPr>
          <w:rFonts w:hint="cs"/>
          <w:rtl/>
        </w:rPr>
        <w:t xml:space="preserve"> וכתב בכתב מחובר, צפוף ובעל לולאות חדות, </w:t>
      </w:r>
      <w:r w:rsidR="00AC43ED">
        <w:rPr>
          <w:rFonts w:hint="cs"/>
          <w:rtl/>
        </w:rPr>
        <w:t>ו</w:t>
      </w:r>
      <w:r>
        <w:rPr>
          <w:rFonts w:hint="cs"/>
          <w:rtl/>
        </w:rPr>
        <w:t xml:space="preserve">ארקדי </w:t>
      </w:r>
      <w:r w:rsidR="00AC43ED">
        <w:rPr>
          <w:rFonts w:hint="cs"/>
          <w:rtl/>
        </w:rPr>
        <w:t xml:space="preserve">התייגע </w:t>
      </w:r>
      <w:r>
        <w:rPr>
          <w:rFonts w:hint="cs"/>
          <w:rtl/>
        </w:rPr>
        <w:t xml:space="preserve">זמן רב </w:t>
      </w:r>
      <w:r w:rsidR="00AC43ED">
        <w:rPr>
          <w:rFonts w:hint="cs"/>
          <w:rtl/>
        </w:rPr>
        <w:t>ב</w:t>
      </w:r>
      <w:r>
        <w:rPr>
          <w:rFonts w:hint="cs"/>
          <w:rtl/>
        </w:rPr>
        <w:t>פענ</w:t>
      </w:r>
      <w:r w:rsidR="00AC43ED">
        <w:rPr>
          <w:rFonts w:hint="cs"/>
          <w:rtl/>
        </w:rPr>
        <w:t>ו</w:t>
      </w:r>
      <w:r>
        <w:rPr>
          <w:rFonts w:hint="cs"/>
          <w:rtl/>
        </w:rPr>
        <w:t xml:space="preserve">ח </w:t>
      </w:r>
      <w:r w:rsidR="00AC43ED">
        <w:rPr>
          <w:rFonts w:hint="cs"/>
          <w:rtl/>
        </w:rPr>
        <w:t xml:space="preserve">הכתוב </w:t>
      </w:r>
      <w:r w:rsidR="00D978AD">
        <w:rPr>
          <w:rFonts w:hint="cs"/>
          <w:rtl/>
        </w:rPr>
        <w:t>[</w:t>
      </w:r>
      <w:r w:rsidR="00AC43ED">
        <w:rPr>
          <w:rFonts w:hint="cs"/>
          <w:rtl/>
        </w:rPr>
        <w:t>וב</w:t>
      </w:r>
      <w:r>
        <w:rPr>
          <w:rFonts w:hint="cs"/>
          <w:rtl/>
        </w:rPr>
        <w:t>ש</w:t>
      </w:r>
      <w:r w:rsidR="00AC43ED">
        <w:rPr>
          <w:rFonts w:hint="cs"/>
          <w:rtl/>
        </w:rPr>
        <w:t>י</w:t>
      </w:r>
      <w:r>
        <w:rPr>
          <w:rFonts w:hint="cs"/>
          <w:rtl/>
        </w:rPr>
        <w:t>עת</w:t>
      </w:r>
      <w:r w:rsidR="00AC43ED">
        <w:rPr>
          <w:rFonts w:hint="cs"/>
          <w:rtl/>
        </w:rPr>
        <w:t>ו</w:t>
      </w:r>
      <w:r>
        <w:rPr>
          <w:rFonts w:hint="cs"/>
          <w:rtl/>
        </w:rPr>
        <w:t xml:space="preserve">ק </w:t>
      </w:r>
      <w:r>
        <w:t>transcribe</w:t>
      </w:r>
      <w:r>
        <w:rPr>
          <w:rFonts w:hint="cs"/>
          <w:rtl/>
        </w:rPr>
        <w:t xml:space="preserve"> לאותיות עבריות</w:t>
      </w:r>
      <w:r w:rsidR="00D978AD">
        <w:rPr>
          <w:rFonts w:hint="cs"/>
          <w:rtl/>
        </w:rPr>
        <w:t>]</w:t>
      </w:r>
      <w:r>
        <w:rPr>
          <w:rFonts w:hint="cs"/>
          <w:rtl/>
        </w:rPr>
        <w:t xml:space="preserve"> ו</w:t>
      </w:r>
      <w:r w:rsidR="00EE553A">
        <w:rPr>
          <w:rFonts w:hint="cs"/>
          <w:rtl/>
        </w:rPr>
        <w:t>אחר כך</w:t>
      </w:r>
      <w:r>
        <w:rPr>
          <w:rFonts w:hint="cs"/>
          <w:rtl/>
        </w:rPr>
        <w:t xml:space="preserve"> </w:t>
      </w:r>
      <w:r w:rsidR="004573CB">
        <w:rPr>
          <w:rFonts w:hint="cs"/>
          <w:rtl/>
        </w:rPr>
        <w:t>טרח</w:t>
      </w:r>
      <w:r w:rsidR="00CD7F0B">
        <w:rPr>
          <w:rFonts w:hint="cs"/>
          <w:rtl/>
        </w:rPr>
        <w:t xml:space="preserve"> </w:t>
      </w:r>
      <w:r w:rsidR="00EF2AF8">
        <w:rPr>
          <w:rFonts w:hint="cs"/>
          <w:rtl/>
        </w:rPr>
        <w:t>ב</w:t>
      </w:r>
      <w:r w:rsidR="004D7433">
        <w:rPr>
          <w:rFonts w:hint="cs"/>
          <w:rtl/>
        </w:rPr>
        <w:t>ניסיון</w:t>
      </w:r>
      <w:r w:rsidR="00EF2AF8">
        <w:rPr>
          <w:rFonts w:hint="cs"/>
          <w:rtl/>
        </w:rPr>
        <w:t xml:space="preserve"> </w:t>
      </w:r>
      <w:r>
        <w:rPr>
          <w:rFonts w:hint="cs"/>
          <w:rtl/>
        </w:rPr>
        <w:t>לנסח תגובה</w:t>
      </w:r>
      <w:r w:rsidR="00EF2AF8">
        <w:rPr>
          <w:rFonts w:hint="cs"/>
          <w:rtl/>
        </w:rPr>
        <w:t xml:space="preserve"> מתאימה</w:t>
      </w:r>
      <w:r w:rsidR="000C6499" w:rsidRPr="000C6499">
        <w:rPr>
          <w:rFonts w:cs="Times New Roman"/>
          <w:rtl/>
        </w:rPr>
        <w:t>, מתוחכמת במידה</w:t>
      </w:r>
      <w:r w:rsidR="003A722A">
        <w:rPr>
          <w:rFonts w:hint="cs"/>
          <w:rtl/>
        </w:rPr>
        <w:t>. והנה חלפ</w:t>
      </w:r>
      <w:r w:rsidR="000F7570">
        <w:rPr>
          <w:rFonts w:hint="cs"/>
          <w:rtl/>
        </w:rPr>
        <w:t xml:space="preserve">ו חודשים </w:t>
      </w:r>
      <w:r>
        <w:rPr>
          <w:rFonts w:hint="cs"/>
          <w:rtl/>
        </w:rPr>
        <w:t>והוא</w:t>
      </w:r>
      <w:r w:rsidR="009564E3">
        <w:rPr>
          <w:rFonts w:hint="cs"/>
          <w:rtl/>
        </w:rPr>
        <w:t xml:space="preserve"> </w:t>
      </w:r>
      <w:r>
        <w:rPr>
          <w:rFonts w:hint="cs"/>
          <w:rtl/>
        </w:rPr>
        <w:t>ב</w:t>
      </w:r>
      <w:r w:rsidR="003D29AE">
        <w:rPr>
          <w:rFonts w:hint="cs"/>
          <w:rtl/>
        </w:rPr>
        <w:t>ו</w:t>
      </w:r>
      <w:r>
        <w:rPr>
          <w:rFonts w:hint="cs"/>
          <w:rtl/>
        </w:rPr>
        <w:t xml:space="preserve">ש בתגובתו המתמהמהת וניסה לסגנן אותה </w:t>
      </w:r>
      <w:r w:rsidR="00EF2AF8">
        <w:rPr>
          <w:rFonts w:hint="cs"/>
          <w:rtl/>
        </w:rPr>
        <w:t>באופן מתוחכם</w:t>
      </w:r>
      <w:r w:rsidR="00D805EE">
        <w:rPr>
          <w:rFonts w:hint="cs"/>
          <w:rtl/>
        </w:rPr>
        <w:t xml:space="preserve"> ושנון</w:t>
      </w:r>
      <w:r>
        <w:rPr>
          <w:rFonts w:hint="cs"/>
          <w:rtl/>
        </w:rPr>
        <w:t xml:space="preserve"> </w:t>
      </w:r>
      <w:r w:rsidR="000C6499" w:rsidRPr="000C6499">
        <w:rPr>
          <w:rFonts w:cs="Times New Roman"/>
          <w:rtl/>
        </w:rPr>
        <w:t xml:space="preserve">כפליים, </w:t>
      </w:r>
      <w:r w:rsidR="00EF0A8A">
        <w:rPr>
          <w:rFonts w:hint="cs"/>
          <w:rtl/>
        </w:rPr>
        <w:t>שיכפר על העיכוב</w:t>
      </w:r>
      <w:r w:rsidR="000C6499">
        <w:rPr>
          <w:rFonts w:hint="cs"/>
          <w:rtl/>
        </w:rPr>
        <w:t>,</w:t>
      </w:r>
      <w:r w:rsidR="00EF0A8A">
        <w:rPr>
          <w:rFonts w:hint="cs"/>
          <w:rtl/>
        </w:rPr>
        <w:t xml:space="preserve"> </w:t>
      </w:r>
      <w:r w:rsidR="007C5EE1">
        <w:rPr>
          <w:rFonts w:hint="cs"/>
          <w:rtl/>
        </w:rPr>
        <w:t>עד ש</w:t>
      </w:r>
      <w:r>
        <w:rPr>
          <w:rFonts w:hint="cs"/>
          <w:rtl/>
        </w:rPr>
        <w:t xml:space="preserve">לבסוף התייאש </w:t>
      </w:r>
      <w:r w:rsidR="003A722A">
        <w:rPr>
          <w:rFonts w:hint="cs"/>
          <w:rtl/>
        </w:rPr>
        <w:t>וה</w:t>
      </w:r>
      <w:r>
        <w:rPr>
          <w:rFonts w:hint="cs"/>
          <w:rtl/>
        </w:rPr>
        <w:t>ובס. בל</w:t>
      </w:r>
      <w:r w:rsidR="003A722A">
        <w:rPr>
          <w:rFonts w:hint="cs"/>
          <w:rtl/>
        </w:rPr>
        <w:t>יבו עדיין קיווה שמכתב חדש</w:t>
      </w:r>
      <w:r>
        <w:rPr>
          <w:rFonts w:hint="cs"/>
          <w:rtl/>
        </w:rPr>
        <w:t xml:space="preserve"> ואולי ללא תיאוריות מסובכות יישלח, ועליו יוכל לענות ב</w:t>
      </w:r>
      <w:r w:rsidR="00EF0A8A">
        <w:rPr>
          <w:rFonts w:hint="cs"/>
          <w:rtl/>
        </w:rPr>
        <w:t xml:space="preserve">יתר </w:t>
      </w:r>
      <w:r>
        <w:rPr>
          <w:rFonts w:hint="cs"/>
          <w:rtl/>
        </w:rPr>
        <w:t xml:space="preserve">קלות, אבל שום מכתב נוסף לא </w:t>
      </w:r>
      <w:r w:rsidR="000C6499">
        <w:rPr>
          <w:rFonts w:hint="cs"/>
          <w:rtl/>
        </w:rPr>
        <w:t>הגיע</w:t>
      </w:r>
      <w:r>
        <w:rPr>
          <w:rFonts w:hint="cs"/>
          <w:rtl/>
        </w:rPr>
        <w:t>.</w:t>
      </w:r>
      <w:r w:rsidR="00EF2AF8">
        <w:rPr>
          <w:rFonts w:hint="cs"/>
          <w:rtl/>
        </w:rPr>
        <w:t xml:space="preserve"> "</w:t>
      </w:r>
      <w:r w:rsidR="00834E16" w:rsidRPr="009C6131">
        <w:t>PAAM KAROO SFARIM</w:t>
      </w:r>
      <w:r w:rsidR="0090021D">
        <w:t>.</w:t>
      </w:r>
      <w:r w:rsidR="00EF2AF8">
        <w:rPr>
          <w:rFonts w:hint="cs"/>
          <w:rtl/>
        </w:rPr>
        <w:t>"</w:t>
      </w:r>
    </w:p>
    <w:p w14:paraId="666CB708" w14:textId="77777777" w:rsidR="00503E73" w:rsidRDefault="00503E73" w:rsidP="00250000">
      <w:pPr>
        <w:rPr>
          <w:rtl/>
        </w:rPr>
      </w:pPr>
      <w:r>
        <w:rPr>
          <w:rFonts w:hint="cs"/>
          <w:rtl/>
        </w:rPr>
        <w:t>"סליחה?"</w:t>
      </w:r>
      <w:r w:rsidR="003A722A">
        <w:rPr>
          <w:rFonts w:hint="cs"/>
          <w:rtl/>
        </w:rPr>
        <w:t xml:space="preserve"> היא אמרה.</w:t>
      </w:r>
    </w:p>
    <w:p w14:paraId="73B68AF7" w14:textId="77777777" w:rsidR="00D978AD" w:rsidRPr="00BD0738" w:rsidRDefault="00D978AD" w:rsidP="00250000">
      <w:r>
        <w:rPr>
          <w:rFonts w:hint="cs"/>
          <w:rtl/>
        </w:rPr>
        <w:t>["</w:t>
      </w:r>
      <w:r>
        <w:t>PAAM CATVOO MIKHTAVIM. HACOL NISKHOO BÉ MILIM. PAAM KAROO SFARIM.</w:t>
      </w:r>
      <w:r>
        <w:rPr>
          <w:rFonts w:hint="cs"/>
          <w:rtl/>
        </w:rPr>
        <w:t>"]</w:t>
      </w:r>
    </w:p>
    <w:p w14:paraId="3CFE1680" w14:textId="6C6E43CA" w:rsidR="00D978AD" w:rsidRPr="00BD0738" w:rsidRDefault="00D978AD" w:rsidP="00250000">
      <w:pPr>
        <w:rPr>
          <w:rtl/>
        </w:rPr>
      </w:pPr>
      <w:r w:rsidRPr="009C6131">
        <w:lastRenderedPageBreak/>
        <w:t>PAAM CATVOO MIKHTAVIM.</w:t>
      </w:r>
      <w:r w:rsidR="00834E16" w:rsidRPr="009C6131">
        <w:t xml:space="preserve"> HACOL NISKHOO BÉ MILIM.</w:t>
      </w:r>
      <w:r w:rsidRPr="009C6131">
        <w:t xml:space="preserve"> PAAM SIPR</w:t>
      </w:r>
      <w:r w:rsidR="009C6131">
        <w:t>O</w:t>
      </w:r>
      <w:r w:rsidRPr="009C6131">
        <w:t>O</w:t>
      </w:r>
      <w:r w:rsidR="00EB463F">
        <w:rPr>
          <w:rFonts w:hint="cs"/>
          <w:rtl/>
        </w:rPr>
        <w:t>"</w:t>
      </w:r>
      <w:r w:rsidRPr="009C6131">
        <w:t xml:space="preserve"> </w:t>
      </w:r>
      <w:r w:rsidR="006214B8">
        <w:rPr>
          <w:rFonts w:hint="cs"/>
          <w:rtl/>
        </w:rPr>
        <w:t>"</w:t>
      </w:r>
      <w:r w:rsidRPr="009C6131">
        <w:t>SIP</w:t>
      </w:r>
      <w:r w:rsidR="009C6131">
        <w:t>O</w:t>
      </w:r>
      <w:r w:rsidRPr="009C6131">
        <w:t>ORIM.</w:t>
      </w:r>
      <w:r>
        <w:rPr>
          <w:rFonts w:hint="cs"/>
          <w:rtl/>
        </w:rPr>
        <w:t xml:space="preserve"> וכש</w:t>
      </w:r>
      <w:r w:rsidR="00EF2AF8">
        <w:rPr>
          <w:rFonts w:hint="cs"/>
          <w:rtl/>
        </w:rPr>
        <w:t>ביטא זאת</w:t>
      </w:r>
      <w:r>
        <w:rPr>
          <w:rFonts w:hint="cs"/>
          <w:rtl/>
        </w:rPr>
        <w:t xml:space="preserve"> בקול הבין לראשונה </w:t>
      </w:r>
      <w:r>
        <w:rPr>
          <w:rtl/>
        </w:rPr>
        <w:t>–</w:t>
      </w:r>
      <w:r>
        <w:rPr>
          <w:rFonts w:hint="cs"/>
          <w:rtl/>
        </w:rPr>
        <w:t xml:space="preserve"> פעם סיפרו סיפורים!</w:t>
      </w:r>
      <w:r w:rsidR="00834E16">
        <w:rPr>
          <w:rFonts w:hint="cs"/>
          <w:rtl/>
        </w:rPr>
        <w:t xml:space="preserve"> נכון, נכון אלכס. על זה בהחלט </w:t>
      </w:r>
      <w:r w:rsidR="00D805EE">
        <w:rPr>
          <w:rFonts w:hint="cs"/>
          <w:rtl/>
        </w:rPr>
        <w:t xml:space="preserve">היה </w:t>
      </w:r>
      <w:r>
        <w:rPr>
          <w:rFonts w:hint="cs"/>
          <w:rtl/>
        </w:rPr>
        <w:t>יכול ל</w:t>
      </w:r>
      <w:r w:rsidR="00B474CA">
        <w:rPr>
          <w:rFonts w:hint="cs"/>
          <w:rtl/>
        </w:rPr>
        <w:t>ענות</w:t>
      </w:r>
      <w:r>
        <w:rPr>
          <w:rFonts w:hint="cs"/>
          <w:rtl/>
        </w:rPr>
        <w:t xml:space="preserve"> </w:t>
      </w:r>
      <w:r w:rsidR="00B474CA">
        <w:rPr>
          <w:rFonts w:hint="cs"/>
          <w:rtl/>
        </w:rPr>
        <w:t>ב</w:t>
      </w:r>
      <w:r w:rsidR="0052158C">
        <w:rPr>
          <w:rFonts w:hint="cs"/>
          <w:rtl/>
        </w:rPr>
        <w:t>מכתב ארוך, אלא שהזמן לכך כבר חלף</w:t>
      </w:r>
      <w:r>
        <w:rPr>
          <w:rFonts w:hint="cs"/>
          <w:rtl/>
        </w:rPr>
        <w:t>.</w:t>
      </w:r>
    </w:p>
    <w:p w14:paraId="60225CB7" w14:textId="0F077435" w:rsidR="00F90D43" w:rsidRDefault="00503E73" w:rsidP="004E4E6C">
      <w:pPr>
        <w:rPr>
          <w:rtl/>
        </w:rPr>
      </w:pPr>
      <w:r>
        <w:rPr>
          <w:rFonts w:hint="cs"/>
          <w:rtl/>
        </w:rPr>
        <w:t>"</w:t>
      </w:r>
      <w:r w:rsidR="00BD0738">
        <w:rPr>
          <w:rFonts w:hint="cs"/>
          <w:rtl/>
        </w:rPr>
        <w:t xml:space="preserve">היום כבר לא כותבים מכתבים," </w:t>
      </w:r>
      <w:r w:rsidR="0036682D" w:rsidRPr="0036682D">
        <w:rPr>
          <w:rFonts w:cs="Times New Roman"/>
          <w:rtl/>
        </w:rPr>
        <w:t>נערה הדתי</w:t>
      </w:r>
      <w:r w:rsidR="00FE2BC0">
        <w:rPr>
          <w:rFonts w:cs="Times New Roman"/>
        </w:rPr>
        <w:t>h</w:t>
      </w:r>
      <w:r w:rsidR="0036682D" w:rsidRPr="0036682D">
        <w:rPr>
          <w:rFonts w:cs="Times New Roman"/>
          <w:rtl/>
        </w:rPr>
        <w:t>ה</w:t>
      </w:r>
      <w:r w:rsidR="00BD0738">
        <w:rPr>
          <w:rFonts w:hint="cs"/>
          <w:rtl/>
        </w:rPr>
        <w:t xml:space="preserve"> </w:t>
      </w:r>
      <w:r w:rsidR="00B474CA">
        <w:rPr>
          <w:rFonts w:hint="cs"/>
          <w:rtl/>
        </w:rPr>
        <w:t>נענת</w:t>
      </w:r>
      <w:r w:rsidR="00AC43ED">
        <w:rPr>
          <w:rFonts w:hint="cs"/>
          <w:rtl/>
        </w:rPr>
        <w:t>ה</w:t>
      </w:r>
      <w:r w:rsidR="00BD0738">
        <w:rPr>
          <w:rFonts w:hint="cs"/>
          <w:rtl/>
        </w:rPr>
        <w:t>.</w:t>
      </w:r>
      <w:r w:rsidR="00BD4109">
        <w:rPr>
          <w:rFonts w:hint="cs"/>
          <w:rtl/>
        </w:rPr>
        <w:t xml:space="preserve"> </w:t>
      </w:r>
    </w:p>
    <w:p w14:paraId="170C72EC" w14:textId="0DEB05F2" w:rsidR="00984243" w:rsidRDefault="00984243" w:rsidP="00250000">
      <w:pPr>
        <w:rPr>
          <w:rtl/>
        </w:rPr>
      </w:pPr>
      <w:r>
        <w:rPr>
          <w:rFonts w:hint="cs"/>
          <w:rtl/>
        </w:rPr>
        <w:t>"</w:t>
      </w:r>
      <w:r w:rsidRPr="00FE2BC0">
        <w:rPr>
          <w:rFonts w:hint="cs"/>
        </w:rPr>
        <w:t>PAAM ANASHIM KAROO</w:t>
      </w:r>
      <w:r w:rsidR="00573027">
        <w:t>.</w:t>
      </w:r>
      <w:r>
        <w:rPr>
          <w:rFonts w:hint="cs"/>
          <w:rtl/>
        </w:rPr>
        <w:t>" פעם אנשים קרו, גם ארקדי רוצה לקרות!</w:t>
      </w:r>
    </w:p>
    <w:p w14:paraId="53A19163" w14:textId="77777777" w:rsidR="00984243" w:rsidRDefault="00984243" w:rsidP="00250000">
      <w:pPr>
        <w:rPr>
          <w:rtl/>
        </w:rPr>
      </w:pPr>
      <w:r>
        <w:rPr>
          <w:rFonts w:hint="cs"/>
          <w:rtl/>
        </w:rPr>
        <w:t>"כן, פעם אנשים קראו," היא הסכימה.</w:t>
      </w:r>
    </w:p>
    <w:p w14:paraId="78537201" w14:textId="77777777" w:rsidR="00984243" w:rsidRPr="00FE2BC0" w:rsidRDefault="00984243" w:rsidP="00250000">
      <w:pPr>
        <w:rPr>
          <w:rtl/>
        </w:rPr>
      </w:pPr>
      <w:r>
        <w:rPr>
          <w:rFonts w:hint="cs"/>
          <w:rtl/>
        </w:rPr>
        <w:t>היא לא הבינה, פעם אנשים קרו וגם ארקדי רוצה לקרות!</w:t>
      </w:r>
    </w:p>
    <w:p w14:paraId="344997E9" w14:textId="58924AE4" w:rsidR="00AC43ED" w:rsidRPr="00FE2BC0" w:rsidRDefault="00D978AD" w:rsidP="00650937">
      <w:pPr>
        <w:rPr>
          <w:rtl/>
        </w:rPr>
      </w:pPr>
      <w:r w:rsidRPr="00FE2BC0">
        <w:rPr>
          <w:rFonts w:hint="cs"/>
        </w:rPr>
        <w:t>TIKHTOV LEE MIKHTAV</w:t>
      </w:r>
      <w:r w:rsidR="00AC43ED" w:rsidRPr="00FE2BC0">
        <w:rPr>
          <w:rFonts w:hint="cs"/>
          <w:rtl/>
        </w:rPr>
        <w:t>. אבל ארקדי לא כתב מכתבים</w:t>
      </w:r>
      <w:r w:rsidR="00834E16" w:rsidRPr="00FE2BC0">
        <w:rPr>
          <w:rFonts w:hint="cs"/>
          <w:rtl/>
        </w:rPr>
        <w:t>,</w:t>
      </w:r>
      <w:r w:rsidR="00BC23BE" w:rsidRPr="00FE2BC0">
        <w:rPr>
          <w:rFonts w:hint="cs"/>
          <w:rtl/>
        </w:rPr>
        <w:t xml:space="preserve"> הוא התבייש באותיות הלט</w:t>
      </w:r>
      <w:r w:rsidR="00BF0A7B" w:rsidRPr="00FE2BC0">
        <w:rPr>
          <w:rFonts w:hint="cs"/>
          <w:rtl/>
        </w:rPr>
        <w:t>י</w:t>
      </w:r>
      <w:r w:rsidR="00BC23BE" w:rsidRPr="00FE2BC0">
        <w:rPr>
          <w:rFonts w:hint="cs"/>
          <w:rtl/>
        </w:rPr>
        <w:t>ניות הבלתי</w:t>
      </w:r>
      <w:r w:rsidR="00FE2BC0" w:rsidRPr="00FE2BC0">
        <w:t xml:space="preserve"> </w:t>
      </w:r>
      <w:r w:rsidR="00BC23BE" w:rsidRPr="00FE2BC0">
        <w:rPr>
          <w:rFonts w:hint="cs"/>
          <w:rtl/>
        </w:rPr>
        <w:t>מיומנות שלו ובניסוח דעות חצי</w:t>
      </w:r>
      <w:r w:rsidR="00FE2BC0">
        <w:t xml:space="preserve"> </w:t>
      </w:r>
      <w:r w:rsidR="00BC23BE" w:rsidRPr="00FE2BC0">
        <w:rPr>
          <w:rFonts w:hint="cs"/>
          <w:rtl/>
        </w:rPr>
        <w:t>מגובשות בנושא</w:t>
      </w:r>
      <w:r w:rsidR="0036682D" w:rsidRPr="00FE2BC0">
        <w:rPr>
          <w:rFonts w:hint="cs"/>
          <w:rtl/>
        </w:rPr>
        <w:t>ים</w:t>
      </w:r>
      <w:r w:rsidR="00BC23BE" w:rsidRPr="00FE2BC0">
        <w:rPr>
          <w:rFonts w:hint="cs"/>
          <w:rtl/>
        </w:rPr>
        <w:t xml:space="preserve"> שמעולם לא </w:t>
      </w:r>
      <w:r w:rsidR="00650937" w:rsidRPr="00FE2BC0">
        <w:rPr>
          <w:rFonts w:hint="cs"/>
          <w:rtl/>
        </w:rPr>
        <w:t>הקדיש ל</w:t>
      </w:r>
      <w:r w:rsidR="0036682D" w:rsidRPr="00FE2BC0">
        <w:rPr>
          <w:rFonts w:hint="cs"/>
          <w:rtl/>
        </w:rPr>
        <w:t>הם</w:t>
      </w:r>
      <w:r w:rsidR="00650937" w:rsidRPr="00FE2BC0">
        <w:rPr>
          <w:rFonts w:hint="cs"/>
          <w:rtl/>
        </w:rPr>
        <w:t xml:space="preserve"> מ</w:t>
      </w:r>
      <w:r w:rsidR="00BC23BE" w:rsidRPr="00FE2BC0">
        <w:rPr>
          <w:rFonts w:hint="cs"/>
          <w:rtl/>
        </w:rPr>
        <w:t>חשב</w:t>
      </w:r>
      <w:r w:rsidR="00650937" w:rsidRPr="00FE2BC0">
        <w:rPr>
          <w:rFonts w:hint="cs"/>
          <w:rtl/>
        </w:rPr>
        <w:t>ה</w:t>
      </w:r>
      <w:r w:rsidR="00BC23BE" w:rsidRPr="00FE2BC0">
        <w:rPr>
          <w:rFonts w:hint="cs"/>
          <w:rtl/>
        </w:rPr>
        <w:t>.</w:t>
      </w:r>
      <w:r w:rsidRPr="00FE2BC0">
        <w:rPr>
          <w:rFonts w:hint="cs"/>
          <w:rtl/>
        </w:rPr>
        <w:t xml:space="preserve"> </w:t>
      </w:r>
      <w:r w:rsidRPr="00FE2BC0">
        <w:rPr>
          <w:rFonts w:hint="cs"/>
        </w:rPr>
        <w:t>TIKHTOV LEE TSIPO</w:t>
      </w:r>
      <w:r w:rsidR="009C6131" w:rsidRPr="00FE2BC0">
        <w:t>O</w:t>
      </w:r>
      <w:r w:rsidRPr="00FE2BC0">
        <w:rPr>
          <w:rFonts w:hint="cs"/>
        </w:rPr>
        <w:t>R</w:t>
      </w:r>
      <w:r w:rsidRPr="00FE2BC0">
        <w:rPr>
          <w:rFonts w:hint="cs"/>
          <w:rtl/>
        </w:rPr>
        <w:t>.</w:t>
      </w:r>
    </w:p>
    <w:p w14:paraId="06558FC1" w14:textId="77777777" w:rsidR="00D31CAB" w:rsidRPr="00FE2BC0" w:rsidRDefault="00D31CAB" w:rsidP="00250000">
      <w:pPr>
        <w:rPr>
          <w:rtl/>
        </w:rPr>
      </w:pPr>
      <w:r w:rsidRPr="00FE2BC0">
        <w:rPr>
          <w:rFonts w:hint="cs"/>
          <w:rtl/>
        </w:rPr>
        <w:t>"היי, לא שילמת," קראה אחריו מישהי.</w:t>
      </w:r>
    </w:p>
    <w:p w14:paraId="1B7884E1" w14:textId="6BACA315" w:rsidR="00D31CAB" w:rsidRDefault="00D31CAB" w:rsidP="004E4E6C">
      <w:pPr>
        <w:rPr>
          <w:rtl/>
        </w:rPr>
      </w:pPr>
      <w:r>
        <w:rPr>
          <w:rFonts w:hint="cs"/>
          <w:rtl/>
        </w:rPr>
        <w:t>אה</w:t>
      </w:r>
      <w:r w:rsidR="00FE2BC0">
        <w:rPr>
          <w:rFonts w:hint="cs"/>
          <w:rtl/>
        </w:rPr>
        <w:t>,</w:t>
      </w:r>
      <w:r>
        <w:rPr>
          <w:rFonts w:hint="cs"/>
          <w:rtl/>
        </w:rPr>
        <w:t xml:space="preserve"> כן, הבחורה שבה יתאהב </w:t>
      </w:r>
      <w:r w:rsidR="00B474CA">
        <w:rPr>
          <w:rFonts w:hint="cs"/>
          <w:rtl/>
        </w:rPr>
        <w:t>ל</w:t>
      </w:r>
      <w:r>
        <w:rPr>
          <w:rFonts w:hint="cs"/>
          <w:rtl/>
        </w:rPr>
        <w:t xml:space="preserve">כשיגדל, </w:t>
      </w:r>
      <w:r w:rsidR="00B474CA">
        <w:rPr>
          <w:rFonts w:hint="cs"/>
          <w:rtl/>
        </w:rPr>
        <w:t>ל</w:t>
      </w:r>
      <w:r>
        <w:rPr>
          <w:rFonts w:hint="cs"/>
          <w:rtl/>
        </w:rPr>
        <w:t>כשיתבגר וי</w:t>
      </w:r>
      <w:r w:rsidR="00650937">
        <w:rPr>
          <w:rFonts w:hint="cs"/>
          <w:rtl/>
        </w:rPr>
        <w:t xml:space="preserve">שתפר. </w:t>
      </w:r>
      <w:r w:rsidR="00483BB1">
        <w:rPr>
          <w:rFonts w:hint="cs"/>
          <w:rtl/>
        </w:rPr>
        <w:t>הכול</w:t>
      </w:r>
      <w:r w:rsidR="00650937">
        <w:rPr>
          <w:rFonts w:hint="cs"/>
          <w:rtl/>
        </w:rPr>
        <w:t xml:space="preserve"> עוד יקרה לו בעתיד רחב</w:t>
      </w:r>
      <w:r w:rsidR="00FE2BC0">
        <w:rPr>
          <w:rFonts w:hint="cs"/>
          <w:rtl/>
        </w:rPr>
        <w:t xml:space="preserve"> </w:t>
      </w:r>
      <w:r>
        <w:rPr>
          <w:rFonts w:hint="cs"/>
          <w:rtl/>
        </w:rPr>
        <w:t xml:space="preserve">הידיים שנפרש לפניו עצום וללא גבולות. </w:t>
      </w:r>
      <w:r w:rsidR="00B474CA">
        <w:rPr>
          <w:rFonts w:hint="cs"/>
          <w:rtl/>
        </w:rPr>
        <w:t>כש</w:t>
      </w:r>
      <w:r w:rsidR="0052158C">
        <w:rPr>
          <w:rFonts w:hint="cs"/>
          <w:rtl/>
        </w:rPr>
        <w:t>הושיט לה את ה</w:t>
      </w:r>
      <w:r>
        <w:rPr>
          <w:rFonts w:hint="cs"/>
          <w:rtl/>
        </w:rPr>
        <w:t>כרטסי</w:t>
      </w:r>
      <w:r w:rsidR="00FE2BC0">
        <w:rPr>
          <w:rFonts w:hint="cs"/>
          <w:rtl/>
        </w:rPr>
        <w:t>י</w:t>
      </w:r>
      <w:r>
        <w:rPr>
          <w:rFonts w:hint="cs"/>
          <w:rtl/>
        </w:rPr>
        <w:t xml:space="preserve">ה </w:t>
      </w:r>
      <w:r w:rsidR="0052158C">
        <w:rPr>
          <w:rFonts w:hint="cs"/>
          <w:rtl/>
        </w:rPr>
        <w:t>ה</w:t>
      </w:r>
      <w:r>
        <w:rPr>
          <w:rFonts w:hint="cs"/>
          <w:rtl/>
        </w:rPr>
        <w:t xml:space="preserve">מקומטת </w:t>
      </w:r>
      <w:r w:rsidR="00650937">
        <w:rPr>
          <w:rFonts w:hint="cs"/>
          <w:rtl/>
        </w:rPr>
        <w:t>[</w:t>
      </w:r>
      <w:r w:rsidR="0052158C">
        <w:rPr>
          <w:rFonts w:hint="cs"/>
          <w:rtl/>
        </w:rPr>
        <w:t>אפ</w:t>
      </w:r>
      <w:r>
        <w:rPr>
          <w:rFonts w:hint="cs"/>
          <w:rtl/>
        </w:rPr>
        <w:t>ילו תנועה זעירה זאת גרמה לכך ש</w:t>
      </w:r>
      <w:r w:rsidR="00650937">
        <w:rPr>
          <w:rFonts w:hint="cs"/>
          <w:rtl/>
        </w:rPr>
        <w:t>]</w:t>
      </w:r>
      <w:r w:rsidR="00FE2BC0" w:rsidRPr="00FE2BC0">
        <w:rPr>
          <w:rFonts w:hint="cs"/>
          <w:rtl/>
        </w:rPr>
        <w:t xml:space="preserve"> </w:t>
      </w:r>
      <w:r w:rsidR="00FE2BC0">
        <w:rPr>
          <w:rFonts w:hint="cs"/>
          <w:rtl/>
        </w:rPr>
        <w:t xml:space="preserve">בצבצו </w:t>
      </w:r>
      <w:r>
        <w:rPr>
          <w:rFonts w:hint="cs"/>
          <w:rtl/>
        </w:rPr>
        <w:t>שריריו מבעד לשרוול הקצר.</w:t>
      </w:r>
      <w:r w:rsidR="00812E41">
        <w:rPr>
          <w:rFonts w:hint="cs"/>
          <w:rtl/>
        </w:rPr>
        <w:t xml:space="preserve"> [לא מתאים למה שהיה קודם]</w:t>
      </w:r>
    </w:p>
    <w:p w14:paraId="798E7431" w14:textId="1D281BCD" w:rsidR="00D31CAB" w:rsidRDefault="00E401D7" w:rsidP="00250000">
      <w:pPr>
        <w:rPr>
          <w:rtl/>
        </w:rPr>
      </w:pPr>
      <w:r>
        <w:rPr>
          <w:rFonts w:hint="cs"/>
          <w:rtl/>
        </w:rPr>
        <w:t xml:space="preserve">הם </w:t>
      </w:r>
      <w:r w:rsidR="00D31CAB">
        <w:rPr>
          <w:rFonts w:hint="cs"/>
          <w:rtl/>
        </w:rPr>
        <w:t>התקשחו והשתרגו.</w:t>
      </w:r>
    </w:p>
    <w:p w14:paraId="690C6E70" w14:textId="77777777" w:rsidR="00D31CAB" w:rsidRDefault="00650937" w:rsidP="00250000">
      <w:pPr>
        <w:rPr>
          <w:rtl/>
        </w:rPr>
      </w:pPr>
      <w:r>
        <w:rPr>
          <w:rFonts w:hint="cs"/>
          <w:rtl/>
        </w:rPr>
        <w:t>[</w:t>
      </w:r>
      <w:r w:rsidR="00D31CAB">
        <w:rPr>
          <w:rFonts w:hint="cs"/>
          <w:rtl/>
        </w:rPr>
        <w:t>הוא הביט בהם כיצד התעבו והאדימו קלות.</w:t>
      </w:r>
      <w:r>
        <w:rPr>
          <w:rFonts w:hint="cs"/>
          <w:rtl/>
        </w:rPr>
        <w:t>]</w:t>
      </w:r>
    </w:p>
    <w:p w14:paraId="1CF5BB98" w14:textId="23C172C5" w:rsidR="00D31CAB" w:rsidRDefault="00D31CAB" w:rsidP="004E4E6C">
      <w:pPr>
        <w:rPr>
          <w:rtl/>
        </w:rPr>
      </w:pPr>
      <w:r>
        <w:rPr>
          <w:rFonts w:hint="cs"/>
          <w:rtl/>
        </w:rPr>
        <w:t xml:space="preserve">כשכופף את זרועו אפילו מעט חש </w:t>
      </w:r>
      <w:r w:rsidR="00E401D7">
        <w:rPr>
          <w:rFonts w:hint="cs"/>
          <w:rtl/>
        </w:rPr>
        <w:t>ב</w:t>
      </w:r>
      <w:r>
        <w:rPr>
          <w:rFonts w:hint="cs"/>
          <w:rtl/>
        </w:rPr>
        <w:t>שריריו מתחכ</w:t>
      </w:r>
      <w:r w:rsidR="004E4E6C">
        <w:rPr>
          <w:rFonts w:hint="cs"/>
          <w:rtl/>
        </w:rPr>
        <w:t>כ</w:t>
      </w:r>
      <w:r>
        <w:rPr>
          <w:rFonts w:hint="cs"/>
          <w:rtl/>
        </w:rPr>
        <w:t>ים בבד החולצה.</w:t>
      </w:r>
    </w:p>
    <w:p w14:paraId="1A2A8831" w14:textId="3A7AAB78" w:rsidR="00D31CAB" w:rsidRDefault="00D31CAB" w:rsidP="00250000">
      <w:pPr>
        <w:rPr>
          <w:rtl/>
        </w:rPr>
      </w:pPr>
      <w:r>
        <w:rPr>
          <w:rFonts w:hint="cs"/>
          <w:rtl/>
        </w:rPr>
        <w:t xml:space="preserve">כבר </w:t>
      </w:r>
      <w:r w:rsidR="0036682D" w:rsidRPr="0036682D">
        <w:rPr>
          <w:rFonts w:cs="Times New Roman"/>
          <w:rtl/>
        </w:rPr>
        <w:t>אין זה</w:t>
      </w:r>
      <w:r>
        <w:rPr>
          <w:rFonts w:hint="cs"/>
          <w:rtl/>
        </w:rPr>
        <w:t xml:space="preserve"> גוף של ילד, הגוף הזה שלו</w:t>
      </w:r>
      <w:r w:rsidR="004E4E6C">
        <w:rPr>
          <w:rFonts w:hint="cs"/>
          <w:rtl/>
        </w:rPr>
        <w:t>,</w:t>
      </w:r>
      <w:r>
        <w:rPr>
          <w:rFonts w:hint="cs"/>
          <w:rtl/>
        </w:rPr>
        <w:t xml:space="preserve"> וגם דרישותיו הבלתי </w:t>
      </w:r>
      <w:r w:rsidR="00650937">
        <w:rPr>
          <w:rFonts w:hint="cs"/>
          <w:rtl/>
        </w:rPr>
        <w:t xml:space="preserve">פוסקות המזעזעות בדחיפותן כבר </w:t>
      </w:r>
      <w:r w:rsidR="00F97A34">
        <w:rPr>
          <w:rFonts w:hint="cs"/>
          <w:rtl/>
        </w:rPr>
        <w:t>כל כך</w:t>
      </w:r>
      <w:r>
        <w:rPr>
          <w:rFonts w:hint="cs"/>
          <w:rtl/>
        </w:rPr>
        <w:t xml:space="preserve"> אינן של ילד.</w:t>
      </w:r>
    </w:p>
    <w:p w14:paraId="6CB78EB3" w14:textId="6756A454" w:rsidR="004627AB" w:rsidRDefault="004627AB" w:rsidP="00250000">
      <w:pPr>
        <w:rPr>
          <w:rtl/>
        </w:rPr>
      </w:pPr>
      <w:r w:rsidRPr="00CD067C">
        <w:rPr>
          <w:rtl/>
        </w:rPr>
        <w:t>וב</w:t>
      </w:r>
      <w:r w:rsidR="004E4E6C">
        <w:rPr>
          <w:rFonts w:hint="cs"/>
          <w:rtl/>
        </w:rPr>
        <w:t>י</w:t>
      </w:r>
      <w:r w:rsidRPr="00CD067C">
        <w:rPr>
          <w:rtl/>
        </w:rPr>
        <w:t>נתיים הקיץ קרב ועוד מעט אלכס יגיע. הוא י</w:t>
      </w:r>
      <w:r w:rsidR="00405423">
        <w:rPr>
          <w:rFonts w:hint="cs"/>
          <w:rtl/>
        </w:rPr>
        <w:t>שחט אותו הפעם</w:t>
      </w:r>
      <w:r w:rsidRPr="00CD067C">
        <w:rPr>
          <w:rtl/>
        </w:rPr>
        <w:t xml:space="preserve">. הפעם </w:t>
      </w:r>
      <w:r w:rsidR="00405423">
        <w:rPr>
          <w:rFonts w:hint="cs"/>
          <w:rtl/>
        </w:rPr>
        <w:t>הוא לא ירחם</w:t>
      </w:r>
      <w:r w:rsidRPr="00CD067C">
        <w:rPr>
          <w:rtl/>
        </w:rPr>
        <w:t>.</w:t>
      </w:r>
    </w:p>
    <w:p w14:paraId="58EA4D21" w14:textId="77777777" w:rsidR="00D31CAB" w:rsidRPr="00CD067C" w:rsidRDefault="00D31CAB" w:rsidP="00250000">
      <w:pPr>
        <w:rPr>
          <w:rtl/>
        </w:rPr>
      </w:pPr>
      <w:r>
        <w:rPr>
          <w:rFonts w:hint="cs"/>
          <w:rtl/>
        </w:rPr>
        <w:t>[כלומר כשהו מסתכל על השרירים שלו הוא נהנה מגופו וזה מזכיר לו את אלכס באופן אינסטינקטיבי אבל הוא חייב להגן על עצמו מהתשוקה הזאת לכן הוא מייד מבטיח לעצמו שירביץ וזאת הסיבה היחידה שחשב עליו.]</w:t>
      </w:r>
    </w:p>
    <w:p w14:paraId="2F9DDE9B" w14:textId="3B9DC1FB" w:rsidR="004627AB" w:rsidRPr="00CD067C" w:rsidRDefault="004627AB" w:rsidP="004733B3">
      <w:pPr>
        <w:rPr>
          <w:rtl/>
        </w:rPr>
      </w:pPr>
      <w:r w:rsidRPr="00CD067C">
        <w:rPr>
          <w:rtl/>
        </w:rPr>
        <w:t>בדרך חזרה</w:t>
      </w:r>
      <w:r w:rsidR="00405423">
        <w:rPr>
          <w:rFonts w:hint="cs"/>
          <w:rtl/>
        </w:rPr>
        <w:t xml:space="preserve"> </w:t>
      </w:r>
      <w:r w:rsidR="005F6E2E">
        <w:rPr>
          <w:rFonts w:hint="cs"/>
          <w:rtl/>
        </w:rPr>
        <w:t>קטקה</w:t>
      </w:r>
      <w:r w:rsidR="00405423">
        <w:rPr>
          <w:rFonts w:hint="cs"/>
          <w:rtl/>
        </w:rPr>
        <w:t xml:space="preserve"> נפצעה בברכה,</w:t>
      </w:r>
      <w:r w:rsidRPr="00CD067C">
        <w:rPr>
          <w:rtl/>
        </w:rPr>
        <w:t xml:space="preserve"> </w:t>
      </w:r>
      <w:r w:rsidR="00FE2BC0" w:rsidRPr="00FE2BC0">
        <w:rPr>
          <w:rFonts w:cs="Times New Roman"/>
          <w:rtl/>
        </w:rPr>
        <w:t xml:space="preserve">נדז'דה </w:t>
      </w:r>
      <w:r w:rsidR="006E46D9">
        <w:rPr>
          <w:rFonts w:hint="cs"/>
          <w:rtl/>
        </w:rPr>
        <w:t>סמיונובנה</w:t>
      </w:r>
      <w:r w:rsidRPr="00CD067C">
        <w:rPr>
          <w:rtl/>
        </w:rPr>
        <w:t xml:space="preserve"> </w:t>
      </w:r>
      <w:r w:rsidR="001C5A04">
        <w:rPr>
          <w:rtl/>
        </w:rPr>
        <w:t>הייתה</w:t>
      </w:r>
      <w:r w:rsidRPr="00CD067C">
        <w:rPr>
          <w:rtl/>
        </w:rPr>
        <w:t xml:space="preserve"> עייפה, אבא תשוש. ארקדי </w:t>
      </w:r>
      <w:r w:rsidR="00E401D7">
        <w:rPr>
          <w:rFonts w:hint="cs"/>
          <w:rtl/>
        </w:rPr>
        <w:t>ה</w:t>
      </w:r>
      <w:r w:rsidRPr="00CD067C">
        <w:rPr>
          <w:rtl/>
        </w:rPr>
        <w:t>שתרך אחריהם בעגמומיות</w:t>
      </w:r>
      <w:r w:rsidR="0036682D" w:rsidRPr="0036682D">
        <w:rPr>
          <w:rFonts w:cs="Times New Roman"/>
          <w:rtl/>
        </w:rPr>
        <w:t>, וסחב את שקיות הספרים שלהם</w:t>
      </w:r>
      <w:r w:rsidRPr="00CD067C">
        <w:rPr>
          <w:rtl/>
        </w:rPr>
        <w:t xml:space="preserve">. ילד משופר היה מעדיף את </w:t>
      </w:r>
      <w:r w:rsidR="006A5816" w:rsidRPr="003961B8">
        <w:rPr>
          <w:rFonts w:hint="cs"/>
          <w:color w:val="A6A6A6" w:themeColor="background1" w:themeShade="A6"/>
          <w:rtl/>
        </w:rPr>
        <w:t>[</w:t>
      </w:r>
      <w:r w:rsidRPr="003961B8">
        <w:rPr>
          <w:color w:val="A6A6A6" w:themeColor="background1" w:themeShade="A6"/>
          <w:rtl/>
        </w:rPr>
        <w:t xml:space="preserve">ילקוט שימעוני לתנ"ך, אולי </w:t>
      </w:r>
      <w:r w:rsidR="00405423" w:rsidRPr="003961B8">
        <w:rPr>
          <w:rFonts w:hint="cs"/>
          <w:color w:val="A6A6A6" w:themeColor="background1" w:themeShade="A6"/>
          <w:rtl/>
        </w:rPr>
        <w:t xml:space="preserve">אף </w:t>
      </w:r>
      <w:r w:rsidRPr="003961B8">
        <w:rPr>
          <w:color w:val="A6A6A6" w:themeColor="background1" w:themeShade="A6"/>
          <w:rtl/>
        </w:rPr>
        <w:t>את יד החזקה לרמב"ם, או לפחות את מנחת יצחק ואיגרות משה</w:t>
      </w:r>
      <w:r w:rsidR="006A5816" w:rsidRPr="003961B8">
        <w:rPr>
          <w:rFonts w:hint="cs"/>
          <w:color w:val="A6A6A6" w:themeColor="background1" w:themeShade="A6"/>
          <w:rtl/>
        </w:rPr>
        <w:t>]</w:t>
      </w:r>
      <w:r w:rsidR="006A5816">
        <w:rPr>
          <w:rFonts w:hint="cs"/>
          <w:rtl/>
        </w:rPr>
        <w:t xml:space="preserve"> </w:t>
      </w:r>
      <w:bookmarkStart w:id="211" w:name="_Hlk15892890"/>
      <w:r w:rsidR="00C12109">
        <w:rPr>
          <w:rFonts w:hint="cs"/>
          <w:rtl/>
        </w:rPr>
        <w:t>'מסילת ישרים' לרמח"ל, אולי אף את 'חובות הלבבות' ו'אורחות צדיקים', או לפחות את 'הכוזרי' לרבי יהודה הלוי</w:t>
      </w:r>
      <w:bookmarkEnd w:id="211"/>
      <w:r w:rsidRPr="00CD067C">
        <w:rPr>
          <w:rtl/>
        </w:rPr>
        <w:t>. הוא י</w:t>
      </w:r>
      <w:r w:rsidR="00F3770F">
        <w:rPr>
          <w:rFonts w:hint="cs"/>
          <w:rtl/>
        </w:rPr>
        <w:t>תדרדר</w:t>
      </w:r>
      <w:r w:rsidRPr="00CD067C">
        <w:rPr>
          <w:rtl/>
        </w:rPr>
        <w:t>,</w:t>
      </w:r>
      <w:r w:rsidR="00F3770F">
        <w:rPr>
          <w:rFonts w:hint="cs"/>
          <w:rtl/>
        </w:rPr>
        <w:t xml:space="preserve"> הוא</w:t>
      </w:r>
      <w:r w:rsidRPr="00CD067C">
        <w:rPr>
          <w:rtl/>
        </w:rPr>
        <w:t xml:space="preserve"> יאכזב את כולם. </w:t>
      </w:r>
    </w:p>
    <w:p w14:paraId="56719E33" w14:textId="40A867CD" w:rsidR="004627AB" w:rsidRDefault="004627AB" w:rsidP="00250000">
      <w:pPr>
        <w:rPr>
          <w:rtl/>
        </w:rPr>
      </w:pPr>
      <w:r w:rsidRPr="00CD067C">
        <w:rPr>
          <w:rtl/>
        </w:rPr>
        <w:t>"איבדתי את הכרטיסי</w:t>
      </w:r>
      <w:r w:rsidR="00FE2BC0">
        <w:rPr>
          <w:rFonts w:hint="cs"/>
          <w:rtl/>
        </w:rPr>
        <w:t>י</w:t>
      </w:r>
      <w:r w:rsidRPr="00CD067C">
        <w:rPr>
          <w:rtl/>
        </w:rPr>
        <w:t>ה שלי..." הוא לחש כשהאוטובוס הגיע ועיניו כבר לא היו אפל</w:t>
      </w:r>
      <w:r w:rsidR="004E4E6C">
        <w:rPr>
          <w:rtl/>
        </w:rPr>
        <w:t xml:space="preserve">ות </w:t>
      </w:r>
      <w:r w:rsidR="00F97A34">
        <w:rPr>
          <w:rtl/>
        </w:rPr>
        <w:t>כל כך</w:t>
      </w:r>
      <w:r w:rsidR="004E4E6C">
        <w:rPr>
          <w:rtl/>
        </w:rPr>
        <w:t>, נקודות זהב קטנטנות נצ</w:t>
      </w:r>
      <w:r w:rsidRPr="00CD067C">
        <w:rPr>
          <w:rtl/>
        </w:rPr>
        <w:t>צו בהן.</w:t>
      </w:r>
    </w:p>
    <w:p w14:paraId="5FCEE5B7" w14:textId="77777777" w:rsidR="009B2709" w:rsidRPr="00CD067C" w:rsidRDefault="009B2709" w:rsidP="00250000">
      <w:pPr>
        <w:rPr>
          <w:rtl/>
        </w:rPr>
      </w:pPr>
    </w:p>
    <w:p w14:paraId="1F4F797F" w14:textId="730EBC28" w:rsidR="0047223E" w:rsidRPr="0044357B" w:rsidRDefault="00DE2B3E" w:rsidP="00D14A18">
      <w:pPr>
        <w:pStyle w:val="Heading2"/>
        <w:rPr>
          <w:rtl/>
        </w:rPr>
      </w:pPr>
      <w:r w:rsidRPr="00DE2B3E">
        <w:rPr>
          <w:rtl/>
        </w:rPr>
        <w:t>יד גדולה, מבוקעת</w:t>
      </w:r>
    </w:p>
    <w:p w14:paraId="4E7B591F" w14:textId="26DD54BD" w:rsidR="00407A4B" w:rsidRPr="003E4E5C" w:rsidRDefault="009B2709" w:rsidP="00513098">
      <w:pPr>
        <w:rPr>
          <w:rtl/>
        </w:rPr>
      </w:pPr>
      <w:r>
        <w:rPr>
          <w:rFonts w:hint="cs"/>
          <w:rtl/>
        </w:rPr>
        <w:t xml:space="preserve">עד </w:t>
      </w:r>
      <w:r w:rsidR="00AF2C38">
        <w:rPr>
          <w:rFonts w:hint="cs"/>
          <w:rtl/>
        </w:rPr>
        <w:t xml:space="preserve">לרגע </w:t>
      </w:r>
      <w:r w:rsidR="00513098">
        <w:rPr>
          <w:rFonts w:hint="cs"/>
          <w:rtl/>
        </w:rPr>
        <w:t>ש</w:t>
      </w:r>
      <w:r w:rsidR="00AF2C38">
        <w:rPr>
          <w:rFonts w:hint="cs"/>
          <w:rtl/>
        </w:rPr>
        <w:t xml:space="preserve">בו </w:t>
      </w:r>
      <w:r>
        <w:rPr>
          <w:rFonts w:hint="cs"/>
          <w:rtl/>
        </w:rPr>
        <w:t xml:space="preserve">התגלה </w:t>
      </w:r>
      <w:r w:rsidR="00442AAA">
        <w:rPr>
          <w:rFonts w:hint="cs"/>
          <w:rtl/>
        </w:rPr>
        <w:t>תיאו</w:t>
      </w:r>
      <w:r>
        <w:rPr>
          <w:rFonts w:hint="cs"/>
          <w:rtl/>
        </w:rPr>
        <w:t xml:space="preserve"> </w:t>
      </w:r>
      <w:r w:rsidR="00442AAA">
        <w:rPr>
          <w:rFonts w:hint="cs"/>
          <w:rtl/>
        </w:rPr>
        <w:t>כ</w:t>
      </w:r>
      <w:r>
        <w:rPr>
          <w:rFonts w:hint="cs"/>
          <w:rtl/>
        </w:rPr>
        <w:t xml:space="preserve">פסנתרן-פלא זעיר בזכות עצמו, </w:t>
      </w:r>
      <w:r w:rsidR="00E01C20" w:rsidRPr="003961B8">
        <w:rPr>
          <w:rFonts w:hint="cs"/>
          <w:color w:val="A6A6A6" w:themeColor="background1" w:themeShade="A6"/>
          <w:rtl/>
        </w:rPr>
        <w:t>[</w:t>
      </w:r>
      <w:r w:rsidR="00536718" w:rsidRPr="003961B8">
        <w:rPr>
          <w:rFonts w:hint="cs"/>
          <w:color w:val="A6A6A6" w:themeColor="background1" w:themeShade="A6"/>
          <w:rtl/>
        </w:rPr>
        <w:t xml:space="preserve">ונוכחותו בעולם </w:t>
      </w:r>
      <w:r w:rsidR="00F3770F" w:rsidRPr="003961B8">
        <w:rPr>
          <w:rFonts w:hint="cs"/>
          <w:color w:val="A6A6A6" w:themeColor="background1" w:themeShade="A6"/>
          <w:rtl/>
        </w:rPr>
        <w:t>הוכרה ו</w:t>
      </w:r>
      <w:r w:rsidR="00227B84" w:rsidRPr="003961B8">
        <w:rPr>
          <w:rFonts w:hint="cs"/>
          <w:color w:val="A6A6A6" w:themeColor="background1" w:themeShade="A6"/>
          <w:rtl/>
        </w:rPr>
        <w:t>הוטבע</w:t>
      </w:r>
      <w:r w:rsidR="00AF2C38" w:rsidRPr="003961B8">
        <w:rPr>
          <w:rFonts w:hint="cs"/>
          <w:color w:val="A6A6A6" w:themeColor="background1" w:themeShade="A6"/>
          <w:rtl/>
        </w:rPr>
        <w:t xml:space="preserve">ה </w:t>
      </w:r>
      <w:r w:rsidR="00F3770F" w:rsidRPr="003961B8">
        <w:rPr>
          <w:rFonts w:hint="cs"/>
          <w:color w:val="A6A6A6" w:themeColor="background1" w:themeShade="A6"/>
          <w:rtl/>
        </w:rPr>
        <w:t xml:space="preserve">בהכשר מהוריו, </w:t>
      </w:r>
      <w:r w:rsidR="00536718" w:rsidRPr="003961B8">
        <w:rPr>
          <w:rFonts w:hint="cs"/>
          <w:color w:val="A6A6A6" w:themeColor="background1" w:themeShade="A6"/>
          <w:rtl/>
        </w:rPr>
        <w:t xml:space="preserve">קיבלה </w:t>
      </w:r>
      <w:r w:rsidR="00434757" w:rsidRPr="003961B8">
        <w:rPr>
          <w:rFonts w:hint="cs"/>
          <w:color w:val="A6A6A6" w:themeColor="background1" w:themeShade="A6"/>
          <w:rtl/>
        </w:rPr>
        <w:t>מעניק, רוכש</w:t>
      </w:r>
      <w:r w:rsidR="00683B22" w:rsidRPr="003961B8">
        <w:rPr>
          <w:rFonts w:hint="cs"/>
          <w:color w:val="A6A6A6" w:themeColor="background1" w:themeShade="A6"/>
          <w:rtl/>
        </w:rPr>
        <w:t xml:space="preserve"> ולידציה, מתן תוקף, נענתה, הוכרה, התאשרה, נתרצתה, התחזקה, הכשר</w:t>
      </w:r>
      <w:r w:rsidR="00E01C20" w:rsidRPr="003961B8">
        <w:rPr>
          <w:rFonts w:hint="cs"/>
          <w:color w:val="A6A6A6" w:themeColor="background1" w:themeShade="A6"/>
          <w:rtl/>
        </w:rPr>
        <w:t xml:space="preserve"> / </w:t>
      </w:r>
      <w:r w:rsidR="00AF2C38" w:rsidRPr="003961B8">
        <w:rPr>
          <w:rFonts w:hint="cs"/>
          <w:color w:val="A6A6A6" w:themeColor="background1" w:themeShade="A6"/>
          <w:rtl/>
        </w:rPr>
        <w:t>ב</w:t>
      </w:r>
      <w:r w:rsidR="00536718" w:rsidRPr="003961B8">
        <w:rPr>
          <w:rFonts w:hint="cs"/>
          <w:color w:val="A6A6A6" w:themeColor="background1" w:themeShade="A6"/>
          <w:rtl/>
        </w:rPr>
        <w:t xml:space="preserve">אישור </w:t>
      </w:r>
      <w:r w:rsidR="00536718" w:rsidRPr="003961B8">
        <w:rPr>
          <w:color w:val="A6A6A6" w:themeColor="background1" w:themeShade="A6"/>
          <w:rtl/>
        </w:rPr>
        <w:t>–</w:t>
      </w:r>
      <w:r w:rsidR="00536718" w:rsidRPr="003961B8">
        <w:rPr>
          <w:rFonts w:hint="cs"/>
          <w:color w:val="A6A6A6" w:themeColor="background1" w:themeShade="A6"/>
          <w:rtl/>
        </w:rPr>
        <w:t xml:space="preserve"> לא רק ב</w:t>
      </w:r>
      <w:r w:rsidR="00683B22" w:rsidRPr="003961B8">
        <w:rPr>
          <w:rFonts w:hint="cs"/>
          <w:color w:val="A6A6A6" w:themeColor="background1" w:themeShade="A6"/>
          <w:rtl/>
        </w:rPr>
        <w:t>בחינת</w:t>
      </w:r>
      <w:r w:rsidR="00536718" w:rsidRPr="003961B8">
        <w:rPr>
          <w:rFonts w:hint="cs"/>
          <w:color w:val="A6A6A6" w:themeColor="background1" w:themeShade="A6"/>
          <w:rtl/>
        </w:rPr>
        <w:t xml:space="preserve"> המטלה ש</w:t>
      </w:r>
      <w:r w:rsidR="00683B22" w:rsidRPr="003961B8">
        <w:rPr>
          <w:rFonts w:hint="cs"/>
          <w:color w:val="A6A6A6" w:themeColor="background1" w:themeShade="A6"/>
          <w:rtl/>
        </w:rPr>
        <w:t xml:space="preserve">ל </w:t>
      </w:r>
      <w:r w:rsidR="00536718" w:rsidRPr="003961B8">
        <w:rPr>
          <w:rFonts w:hint="cs"/>
          <w:color w:val="A6A6A6" w:themeColor="background1" w:themeShade="A6"/>
          <w:rtl/>
        </w:rPr>
        <w:t>אי</w:t>
      </w:r>
      <w:r w:rsidR="00653348" w:rsidRPr="003961B8">
        <w:rPr>
          <w:rFonts w:hint="cs"/>
          <w:color w:val="A6A6A6" w:themeColor="background1" w:themeShade="A6"/>
          <w:rtl/>
        </w:rPr>
        <w:t xml:space="preserve">מו כעונש על </w:t>
      </w:r>
      <w:r w:rsidR="004D7433" w:rsidRPr="003961B8">
        <w:rPr>
          <w:rFonts w:hint="cs"/>
          <w:color w:val="A6A6A6" w:themeColor="background1" w:themeShade="A6"/>
          <w:rtl/>
        </w:rPr>
        <w:t>ניסיון</w:t>
      </w:r>
      <w:r w:rsidR="00653348" w:rsidRPr="003961B8">
        <w:rPr>
          <w:rFonts w:hint="cs"/>
          <w:color w:val="A6A6A6" w:themeColor="background1" w:themeShade="A6"/>
          <w:rtl/>
        </w:rPr>
        <w:t>-</w:t>
      </w:r>
      <w:r w:rsidR="00536718" w:rsidRPr="003961B8">
        <w:rPr>
          <w:rFonts w:hint="cs"/>
          <w:color w:val="A6A6A6" w:themeColor="background1" w:themeShade="A6"/>
          <w:rtl/>
        </w:rPr>
        <w:t xml:space="preserve">הנפל שמלפני שנים לעלות לישראל, לא רק </w:t>
      </w:r>
      <w:r w:rsidR="00CB7CC2" w:rsidRPr="003961B8">
        <w:rPr>
          <w:rFonts w:hint="cs"/>
          <w:color w:val="A6A6A6" w:themeColor="background1" w:themeShade="A6"/>
          <w:rtl/>
        </w:rPr>
        <w:t xml:space="preserve">משום </w:t>
      </w:r>
      <w:r w:rsidR="00513098" w:rsidRPr="003961B8">
        <w:rPr>
          <w:rFonts w:hint="cs"/>
          <w:color w:val="A6A6A6" w:themeColor="background1" w:themeShade="A6"/>
          <w:rtl/>
        </w:rPr>
        <w:t xml:space="preserve">שלא ייתכן </w:t>
      </w:r>
      <w:r w:rsidR="00536718" w:rsidRPr="003961B8">
        <w:rPr>
          <w:rFonts w:hint="cs"/>
          <w:color w:val="A6A6A6" w:themeColor="background1" w:themeShade="A6"/>
          <w:rtl/>
        </w:rPr>
        <w:t xml:space="preserve">שילד מוצלח ומוכשר כמארק </w:t>
      </w:r>
      <w:r w:rsidR="009C1A61" w:rsidRPr="003961B8">
        <w:rPr>
          <w:rFonts w:hint="cs"/>
          <w:color w:val="A6A6A6" w:themeColor="background1" w:themeShade="A6"/>
          <w:rtl/>
        </w:rPr>
        <w:t>יהיה</w:t>
      </w:r>
      <w:r w:rsidR="00536718" w:rsidRPr="003961B8">
        <w:rPr>
          <w:rFonts w:hint="cs"/>
          <w:color w:val="A6A6A6" w:themeColor="background1" w:themeShade="A6"/>
          <w:rtl/>
        </w:rPr>
        <w:t xml:space="preserve"> הילד האחרון </w:t>
      </w:r>
      <w:r w:rsidR="00536718" w:rsidRPr="003961B8">
        <w:rPr>
          <w:color w:val="A6A6A6" w:themeColor="background1" w:themeShade="A6"/>
          <w:rtl/>
        </w:rPr>
        <w:t>–</w:t>
      </w:r>
      <w:r w:rsidR="00536718" w:rsidRPr="003961B8">
        <w:rPr>
          <w:rFonts w:hint="cs"/>
          <w:color w:val="A6A6A6" w:themeColor="background1" w:themeShade="A6"/>
          <w:rtl/>
        </w:rPr>
        <w:t xml:space="preserve"> ובכן עד אותו רגע,</w:t>
      </w:r>
      <w:r w:rsidR="00F3770F" w:rsidRPr="003961B8">
        <w:rPr>
          <w:rFonts w:hint="cs"/>
          <w:color w:val="A6A6A6" w:themeColor="background1" w:themeShade="A6"/>
          <w:rtl/>
        </w:rPr>
        <w:t>]</w:t>
      </w:r>
      <w:r w:rsidR="00B40BDC" w:rsidRPr="003961B8">
        <w:rPr>
          <w:rFonts w:hint="cs"/>
          <w:color w:val="A6A6A6" w:themeColor="background1" w:themeShade="A6"/>
          <w:rtl/>
        </w:rPr>
        <w:t xml:space="preserve"> </w:t>
      </w:r>
      <w:r w:rsidR="002536EA" w:rsidRPr="002536EA">
        <w:rPr>
          <w:rFonts w:cs="Times New Roman"/>
          <w:rtl/>
        </w:rPr>
        <w:t xml:space="preserve">איש לא התרתח </w:t>
      </w:r>
      <w:r w:rsidR="001F7E1A">
        <w:rPr>
          <w:rFonts w:cs="Times New Roman" w:hint="cs"/>
          <w:rtl/>
        </w:rPr>
        <w:t>כש</w:t>
      </w:r>
      <w:r>
        <w:rPr>
          <w:rFonts w:hint="cs"/>
          <w:rtl/>
        </w:rPr>
        <w:t xml:space="preserve">אלכס </w:t>
      </w:r>
      <w:r w:rsidR="00CF28E9">
        <w:rPr>
          <w:rFonts w:hint="cs"/>
          <w:rtl/>
        </w:rPr>
        <w:t>שעשע</w:t>
      </w:r>
      <w:r w:rsidR="001F7E1A">
        <w:rPr>
          <w:rFonts w:hint="cs"/>
          <w:rtl/>
        </w:rPr>
        <w:t xml:space="preserve"> אות</w:t>
      </w:r>
      <w:r>
        <w:rPr>
          <w:rFonts w:hint="cs"/>
          <w:rtl/>
        </w:rPr>
        <w:t xml:space="preserve">ו כאוות נפשו. </w:t>
      </w:r>
      <w:r w:rsidR="00E01C20" w:rsidRPr="003961B8">
        <w:rPr>
          <w:rFonts w:hint="cs"/>
          <w:color w:val="A6A6A6" w:themeColor="background1" w:themeShade="A6"/>
          <w:rtl/>
        </w:rPr>
        <w:t>[</w:t>
      </w:r>
      <w:r w:rsidR="0018122B" w:rsidRPr="003961B8">
        <w:rPr>
          <w:rFonts w:hint="eastAsia"/>
          <w:color w:val="A6A6A6" w:themeColor="background1" w:themeShade="A6"/>
          <w:rtl/>
        </w:rPr>
        <w:t>ולאחר</w:t>
      </w:r>
      <w:r w:rsidR="0018122B" w:rsidRPr="003961B8">
        <w:rPr>
          <w:color w:val="A6A6A6" w:themeColor="background1" w:themeShade="A6"/>
          <w:rtl/>
        </w:rPr>
        <w:t xml:space="preserve"> </w:t>
      </w:r>
      <w:r w:rsidR="004B751F" w:rsidRPr="003961B8">
        <w:rPr>
          <w:rFonts w:hint="eastAsia"/>
          <w:color w:val="A6A6A6" w:themeColor="background1" w:themeShade="A6"/>
          <w:rtl/>
        </w:rPr>
        <w:t>ש</w:t>
      </w:r>
      <w:r w:rsidR="00EF3ACC" w:rsidRPr="003961B8">
        <w:rPr>
          <w:rFonts w:hint="eastAsia"/>
          <w:color w:val="A6A6A6" w:themeColor="background1" w:themeShade="A6"/>
          <w:rtl/>
        </w:rPr>
        <w:t>גרמניה</w:t>
      </w:r>
      <w:r w:rsidR="00EF3ACC" w:rsidRPr="003961B8">
        <w:rPr>
          <w:color w:val="A6A6A6" w:themeColor="background1" w:themeShade="A6"/>
          <w:rtl/>
        </w:rPr>
        <w:t xml:space="preserve"> </w:t>
      </w:r>
      <w:r w:rsidR="0018122B" w:rsidRPr="003961B8">
        <w:rPr>
          <w:rFonts w:hint="eastAsia"/>
          <w:color w:val="A6A6A6" w:themeColor="background1" w:themeShade="A6"/>
          <w:rtl/>
        </w:rPr>
        <w:t>שוב</w:t>
      </w:r>
      <w:r w:rsidR="0018122B" w:rsidRPr="003961B8">
        <w:rPr>
          <w:color w:val="A6A6A6" w:themeColor="background1" w:themeShade="A6"/>
          <w:rtl/>
        </w:rPr>
        <w:t xml:space="preserve"> </w:t>
      </w:r>
      <w:r w:rsidR="00EF3ACC" w:rsidRPr="003961B8">
        <w:rPr>
          <w:rFonts w:hint="eastAsia"/>
          <w:color w:val="A6A6A6" w:themeColor="background1" w:themeShade="A6"/>
          <w:rtl/>
        </w:rPr>
        <w:t>ניצחה</w:t>
      </w:r>
      <w:r w:rsidR="00EF3ACC" w:rsidRPr="003961B8">
        <w:rPr>
          <w:color w:val="A6A6A6" w:themeColor="background1" w:themeShade="A6"/>
          <w:rtl/>
        </w:rPr>
        <w:t xml:space="preserve"> את אנגליה בבעיטות עונשין </w:t>
      </w:r>
      <w:r w:rsidR="00EF3ACC" w:rsidRPr="003961B8">
        <w:rPr>
          <w:rFonts w:hint="eastAsia"/>
          <w:color w:val="A6A6A6" w:themeColor="background1" w:themeShade="A6"/>
          <w:rtl/>
        </w:rPr>
        <w:t>ב</w:t>
      </w:r>
      <w:r w:rsidR="004B751F" w:rsidRPr="003961B8">
        <w:rPr>
          <w:rFonts w:hint="eastAsia"/>
          <w:color w:val="A6A6A6" w:themeColor="background1" w:themeShade="A6"/>
          <w:rtl/>
        </w:rPr>
        <w:t>חצי</w:t>
      </w:r>
      <w:r w:rsidR="004B751F" w:rsidRPr="003961B8">
        <w:rPr>
          <w:color w:val="A6A6A6" w:themeColor="background1" w:themeShade="A6"/>
          <w:rtl/>
        </w:rPr>
        <w:t xml:space="preserve"> גמר </w:t>
      </w:r>
      <w:r w:rsidR="00EF3ACC" w:rsidRPr="003961B8">
        <w:rPr>
          <w:rFonts w:hint="eastAsia"/>
          <w:color w:val="A6A6A6" w:themeColor="background1" w:themeShade="A6"/>
          <w:rtl/>
        </w:rPr>
        <w:t>אליפות</w:t>
      </w:r>
      <w:r w:rsidR="00EF3ACC" w:rsidRPr="003961B8">
        <w:rPr>
          <w:color w:val="A6A6A6" w:themeColor="background1" w:themeShade="A6"/>
          <w:rtl/>
        </w:rPr>
        <w:t xml:space="preserve"> אירופה בכדורגל </w:t>
      </w:r>
      <w:r w:rsidR="00EF3ACC" w:rsidRPr="003961B8">
        <w:rPr>
          <w:rFonts w:hint="eastAsia"/>
          <w:color w:val="A6A6A6" w:themeColor="background1" w:themeShade="A6"/>
          <w:rtl/>
        </w:rPr>
        <w:t>ב</w:t>
      </w:r>
      <w:r w:rsidR="00A23F29" w:rsidRPr="003961B8">
        <w:rPr>
          <w:rFonts w:hint="eastAsia"/>
          <w:color w:val="A6A6A6" w:themeColor="background1" w:themeShade="A6"/>
          <w:rtl/>
        </w:rPr>
        <w:t>מגרש</w:t>
      </w:r>
      <w:r w:rsidR="00A23F29" w:rsidRPr="003961B8">
        <w:rPr>
          <w:color w:val="A6A6A6" w:themeColor="background1" w:themeShade="A6"/>
          <w:rtl/>
        </w:rPr>
        <w:t xml:space="preserve"> </w:t>
      </w:r>
      <w:r w:rsidR="00A23F29" w:rsidRPr="003961B8">
        <w:rPr>
          <w:rFonts w:hint="eastAsia"/>
          <w:color w:val="A6A6A6" w:themeColor="background1" w:themeShade="A6"/>
          <w:rtl/>
        </w:rPr>
        <w:t>הביתי</w:t>
      </w:r>
      <w:r w:rsidR="00A23F29" w:rsidRPr="003961B8">
        <w:rPr>
          <w:color w:val="A6A6A6" w:themeColor="background1" w:themeShade="A6"/>
          <w:rtl/>
        </w:rPr>
        <w:t xml:space="preserve"> </w:t>
      </w:r>
      <w:r w:rsidR="00A23F29" w:rsidRPr="003961B8">
        <w:rPr>
          <w:rFonts w:hint="eastAsia"/>
          <w:color w:val="A6A6A6" w:themeColor="background1" w:themeShade="A6"/>
          <w:rtl/>
        </w:rPr>
        <w:t>ב</w:t>
      </w:r>
      <w:r w:rsidR="00EF3ACC" w:rsidRPr="003961B8">
        <w:rPr>
          <w:rFonts w:hint="eastAsia"/>
          <w:color w:val="A6A6A6" w:themeColor="background1" w:themeShade="A6"/>
          <w:rtl/>
        </w:rPr>
        <w:t>וומבלי</w:t>
      </w:r>
      <w:r w:rsidR="00EF3ACC" w:rsidRPr="003961B8">
        <w:rPr>
          <w:color w:val="A6A6A6" w:themeColor="background1" w:themeShade="A6"/>
          <w:rtl/>
        </w:rPr>
        <w:t xml:space="preserve"> </w:t>
      </w:r>
      <w:r w:rsidR="00F97A34" w:rsidRPr="003961B8">
        <w:rPr>
          <w:rFonts w:hint="eastAsia"/>
          <w:color w:val="A6A6A6" w:themeColor="background1" w:themeShade="A6"/>
          <w:rtl/>
        </w:rPr>
        <w:t>כל כך</w:t>
      </w:r>
      <w:r w:rsidR="004B751F" w:rsidRPr="003961B8">
        <w:rPr>
          <w:color w:val="A6A6A6" w:themeColor="background1" w:themeShade="A6"/>
          <w:rtl/>
        </w:rPr>
        <w:t xml:space="preserve"> קרוב הביתה, </w:t>
      </w:r>
      <w:r w:rsidR="00F97A34" w:rsidRPr="003961B8">
        <w:rPr>
          <w:rFonts w:hint="eastAsia"/>
          <w:color w:val="A6A6A6" w:themeColor="background1" w:themeShade="A6"/>
          <w:rtl/>
        </w:rPr>
        <w:t>כל כך</w:t>
      </w:r>
      <w:r w:rsidR="00A23F29" w:rsidRPr="003961B8">
        <w:rPr>
          <w:color w:val="A6A6A6" w:themeColor="background1" w:themeShade="A6"/>
          <w:rtl/>
        </w:rPr>
        <w:t xml:space="preserve"> קרוב לגמר, </w:t>
      </w:r>
      <w:r w:rsidR="00A23F29" w:rsidRPr="003961B8">
        <w:rPr>
          <w:rFonts w:hint="eastAsia"/>
          <w:color w:val="A6A6A6" w:themeColor="background1" w:themeShade="A6"/>
          <w:rtl/>
        </w:rPr>
        <w:lastRenderedPageBreak/>
        <w:t>כמו</w:t>
      </w:r>
      <w:r w:rsidR="00A23F29" w:rsidRPr="003961B8">
        <w:rPr>
          <w:color w:val="A6A6A6" w:themeColor="background1" w:themeShade="A6"/>
          <w:rtl/>
        </w:rPr>
        <w:t xml:space="preserve"> בגביע העולם שש שנים קודם, </w:t>
      </w:r>
      <w:r w:rsidR="004B751F" w:rsidRPr="003961B8">
        <w:rPr>
          <w:rFonts w:hint="eastAsia"/>
          <w:color w:val="A6A6A6" w:themeColor="background1" w:themeShade="A6"/>
          <w:rtl/>
        </w:rPr>
        <w:t>המקום</w:t>
      </w:r>
      <w:r w:rsidR="004B751F" w:rsidRPr="003961B8">
        <w:rPr>
          <w:color w:val="A6A6A6" w:themeColor="background1" w:themeShade="A6"/>
          <w:rtl/>
        </w:rPr>
        <w:t xml:space="preserve"> הנכון להיות בו הוא עם תיאו הפעוט </w:t>
      </w:r>
      <w:r w:rsidR="00A23F29" w:rsidRPr="003961B8">
        <w:rPr>
          <w:rFonts w:hint="eastAsia"/>
          <w:color w:val="A6A6A6" w:themeColor="background1" w:themeShade="A6"/>
          <w:rtl/>
        </w:rPr>
        <w:t>ולהתפרע</w:t>
      </w:r>
      <w:r w:rsidR="00A23F29" w:rsidRPr="003961B8">
        <w:rPr>
          <w:color w:val="A6A6A6" w:themeColor="background1" w:themeShade="A6"/>
          <w:rtl/>
        </w:rPr>
        <w:t>.</w:t>
      </w:r>
      <w:r w:rsidR="00E01C20" w:rsidRPr="003961B8">
        <w:rPr>
          <w:rFonts w:hint="cs"/>
          <w:color w:val="A6A6A6" w:themeColor="background1" w:themeShade="A6"/>
          <w:rtl/>
        </w:rPr>
        <w:t>]</w:t>
      </w:r>
      <w:r w:rsidR="00A23F29" w:rsidRPr="003961B8">
        <w:rPr>
          <w:color w:val="A6A6A6" w:themeColor="background1" w:themeShade="A6"/>
          <w:rtl/>
        </w:rPr>
        <w:t xml:space="preserve"> </w:t>
      </w:r>
      <w:r w:rsidRPr="003E4E5C">
        <w:rPr>
          <w:rFonts w:hint="eastAsia"/>
          <w:rtl/>
        </w:rPr>
        <w:t>מקס</w:t>
      </w:r>
      <w:r w:rsidRPr="003E4E5C">
        <w:rPr>
          <w:rtl/>
        </w:rPr>
        <w:t xml:space="preserve"> פקד על יצורי הפרא להשתולל, </w:t>
      </w:r>
      <w:r w:rsidR="002536EA">
        <w:rPr>
          <w:rFonts w:hint="cs"/>
          <w:rtl/>
        </w:rPr>
        <w:t>ו</w:t>
      </w:r>
      <w:r w:rsidRPr="003E4E5C">
        <w:rPr>
          <w:rtl/>
        </w:rPr>
        <w:t xml:space="preserve">גם תיאו הקטן השתולל. </w:t>
      </w:r>
      <w:r w:rsidR="008513E5">
        <w:rPr>
          <w:rFonts w:hint="cs"/>
          <w:rtl/>
        </w:rPr>
        <w:t>מ</w:t>
      </w:r>
      <w:r w:rsidRPr="003E4E5C">
        <w:rPr>
          <w:rtl/>
        </w:rPr>
        <w:t xml:space="preserve">מיטתו </w:t>
      </w:r>
      <w:r w:rsidR="00CF28E9" w:rsidRPr="003E4E5C">
        <w:rPr>
          <w:rFonts w:hint="eastAsia"/>
          <w:rtl/>
        </w:rPr>
        <w:t>של</w:t>
      </w:r>
      <w:r w:rsidR="00CF28E9" w:rsidRPr="003E4E5C">
        <w:rPr>
          <w:rtl/>
        </w:rPr>
        <w:t xml:space="preserve"> אלכס </w:t>
      </w:r>
      <w:r w:rsidR="007E13F0" w:rsidRPr="003E4E5C">
        <w:rPr>
          <w:rFonts w:hint="eastAsia"/>
          <w:rtl/>
        </w:rPr>
        <w:t>הוא</w:t>
      </w:r>
      <w:r w:rsidR="007E13F0" w:rsidRPr="003E4E5C">
        <w:rPr>
          <w:rtl/>
        </w:rPr>
        <w:t xml:space="preserve"> </w:t>
      </w:r>
      <w:r w:rsidR="00A23F29" w:rsidRPr="003E4E5C">
        <w:rPr>
          <w:rFonts w:hint="eastAsia"/>
          <w:rtl/>
        </w:rPr>
        <w:t>ניתר</w:t>
      </w:r>
      <w:r w:rsidR="00A23F29" w:rsidRPr="003E4E5C">
        <w:rPr>
          <w:rtl/>
        </w:rPr>
        <w:t xml:space="preserve"> </w:t>
      </w:r>
      <w:r w:rsidR="008513E5">
        <w:rPr>
          <w:rFonts w:hint="cs"/>
          <w:rtl/>
        </w:rPr>
        <w:t>א</w:t>
      </w:r>
      <w:r w:rsidR="007E13F0" w:rsidRPr="003E4E5C">
        <w:rPr>
          <w:rFonts w:hint="eastAsia"/>
          <w:rtl/>
        </w:rPr>
        <w:t>ל</w:t>
      </w:r>
      <w:r w:rsidR="0018122B" w:rsidRPr="003E4E5C">
        <w:rPr>
          <w:rtl/>
        </w:rPr>
        <w:t xml:space="preserve"> </w:t>
      </w:r>
      <w:r w:rsidR="000965A1">
        <w:rPr>
          <w:rFonts w:hint="eastAsia"/>
          <w:rtl/>
        </w:rPr>
        <w:t>כיסא</w:t>
      </w:r>
      <w:r w:rsidR="00407A4B" w:rsidRPr="003E4E5C">
        <w:rPr>
          <w:rtl/>
        </w:rPr>
        <w:t xml:space="preserve"> רעוע</w:t>
      </w:r>
      <w:r w:rsidR="00201AAD">
        <w:rPr>
          <w:rFonts w:hint="cs"/>
          <w:rtl/>
        </w:rPr>
        <w:t>,</w:t>
      </w:r>
      <w:r w:rsidR="00407A4B" w:rsidRPr="003E4E5C">
        <w:rPr>
          <w:rtl/>
        </w:rPr>
        <w:t xml:space="preserve"> כי אלכס נהג להתנדנד עליו </w:t>
      </w:r>
      <w:r w:rsidR="00407A4B" w:rsidRPr="003E4E5C">
        <w:rPr>
          <w:rFonts w:hint="eastAsia"/>
          <w:rtl/>
        </w:rPr>
        <w:t>כששכח</w:t>
      </w:r>
      <w:r w:rsidR="00407A4B" w:rsidRPr="003E4E5C">
        <w:rPr>
          <w:rtl/>
        </w:rPr>
        <w:t xml:space="preserve"> </w:t>
      </w:r>
      <w:r w:rsidR="00407A4B" w:rsidRPr="003E4E5C">
        <w:rPr>
          <w:rFonts w:hint="eastAsia"/>
          <w:rtl/>
        </w:rPr>
        <w:t>את</w:t>
      </w:r>
      <w:r w:rsidR="00407A4B" w:rsidRPr="003E4E5C">
        <w:rPr>
          <w:rtl/>
        </w:rPr>
        <w:t xml:space="preserve"> </w:t>
      </w:r>
      <w:r w:rsidR="00407A4B" w:rsidRPr="003E4E5C">
        <w:rPr>
          <w:rFonts w:hint="eastAsia"/>
          <w:rtl/>
        </w:rPr>
        <w:t>הוראות</w:t>
      </w:r>
      <w:r w:rsidR="00CD7F0B">
        <w:rPr>
          <w:rFonts w:hint="cs"/>
          <w:rtl/>
        </w:rPr>
        <w:t>יה של אימו</w:t>
      </w:r>
      <w:r w:rsidR="007E13F0" w:rsidRPr="003E4E5C">
        <w:rPr>
          <w:rtl/>
        </w:rPr>
        <w:t xml:space="preserve">. </w:t>
      </w:r>
    </w:p>
    <w:p w14:paraId="29A7D0AC" w14:textId="65C38C49" w:rsidR="00407A4B" w:rsidRPr="003E4E5C" w:rsidRDefault="00407A4B" w:rsidP="00513098">
      <w:pPr>
        <w:rPr>
          <w:rtl/>
        </w:rPr>
      </w:pPr>
      <w:r w:rsidRPr="003E4E5C">
        <w:rPr>
          <w:rtl/>
        </w:rPr>
        <w:t>"היי</w:t>
      </w:r>
      <w:r w:rsidR="00FE2BC0">
        <w:rPr>
          <w:rFonts w:hint="cs"/>
          <w:rtl/>
        </w:rPr>
        <w:t>,</w:t>
      </w:r>
      <w:r w:rsidRPr="003E4E5C">
        <w:rPr>
          <w:rtl/>
        </w:rPr>
        <w:t xml:space="preserve"> </w:t>
      </w:r>
      <w:r w:rsidRPr="003E4E5C">
        <w:rPr>
          <w:rFonts w:hint="eastAsia"/>
          <w:rtl/>
        </w:rPr>
        <w:t>אדון</w:t>
      </w:r>
      <w:r w:rsidRPr="003E4E5C">
        <w:rPr>
          <w:rtl/>
        </w:rPr>
        <w:t xml:space="preserve">, </w:t>
      </w:r>
      <w:r w:rsidRPr="003E4E5C">
        <w:rPr>
          <w:rFonts w:hint="eastAsia"/>
          <w:rtl/>
        </w:rPr>
        <w:t>אתה</w:t>
      </w:r>
      <w:r w:rsidRPr="003E4E5C">
        <w:rPr>
          <w:rtl/>
        </w:rPr>
        <w:t xml:space="preserve"> </w:t>
      </w:r>
      <w:r w:rsidRPr="003E4E5C">
        <w:rPr>
          <w:rFonts w:hint="eastAsia"/>
          <w:rtl/>
        </w:rPr>
        <w:t>נזהר</w:t>
      </w:r>
      <w:r w:rsidRPr="003E4E5C">
        <w:rPr>
          <w:rtl/>
        </w:rPr>
        <w:t xml:space="preserve"> </w:t>
      </w:r>
      <w:r w:rsidRPr="003E4E5C">
        <w:rPr>
          <w:rFonts w:hint="eastAsia"/>
          <w:rtl/>
        </w:rPr>
        <w:t>כשאתה</w:t>
      </w:r>
      <w:r w:rsidRPr="003E4E5C">
        <w:rPr>
          <w:rtl/>
        </w:rPr>
        <w:t xml:space="preserve"> </w:t>
      </w:r>
      <w:r w:rsidRPr="003E4E5C">
        <w:rPr>
          <w:rFonts w:hint="eastAsia"/>
          <w:rtl/>
        </w:rPr>
        <w:t>עומד</w:t>
      </w:r>
      <w:r w:rsidRPr="003E4E5C">
        <w:rPr>
          <w:rtl/>
        </w:rPr>
        <w:t xml:space="preserve"> </w:t>
      </w:r>
      <w:r w:rsidRPr="003E4E5C">
        <w:rPr>
          <w:rFonts w:hint="eastAsia"/>
          <w:rtl/>
        </w:rPr>
        <w:t>על</w:t>
      </w:r>
      <w:r w:rsidRPr="003E4E5C">
        <w:rPr>
          <w:rtl/>
        </w:rPr>
        <w:t xml:space="preserve"> </w:t>
      </w:r>
      <w:r w:rsidRPr="003E4E5C">
        <w:rPr>
          <w:rFonts w:hint="eastAsia"/>
          <w:rtl/>
        </w:rPr>
        <w:t>זה</w:t>
      </w:r>
      <w:r w:rsidRPr="003E4E5C">
        <w:rPr>
          <w:rtl/>
        </w:rPr>
        <w:t>?"</w:t>
      </w:r>
    </w:p>
    <w:p w14:paraId="25E9F828" w14:textId="19E9AC95" w:rsidR="00407A4B" w:rsidRPr="003E4E5C" w:rsidRDefault="00407A4B" w:rsidP="00513098">
      <w:pPr>
        <w:rPr>
          <w:rtl/>
        </w:rPr>
      </w:pPr>
      <w:r w:rsidRPr="003E4E5C">
        <w:rPr>
          <w:rtl/>
        </w:rPr>
        <w:t xml:space="preserve">"למה </w:t>
      </w:r>
      <w:r w:rsidRPr="003E4E5C">
        <w:rPr>
          <w:rFonts w:hint="eastAsia"/>
          <w:rtl/>
        </w:rPr>
        <w:t>לה</w:t>
      </w:r>
      <w:r w:rsidR="00FE2BC0">
        <w:rPr>
          <w:rFonts w:hint="cs"/>
          <w:rtl/>
        </w:rPr>
        <w:t>י</w:t>
      </w:r>
      <w:r w:rsidRPr="003E4E5C">
        <w:rPr>
          <w:rFonts w:hint="eastAsia"/>
          <w:rtl/>
        </w:rPr>
        <w:t>זהר</w:t>
      </w:r>
      <w:r w:rsidRPr="003E4E5C">
        <w:rPr>
          <w:rtl/>
        </w:rPr>
        <w:t>?"</w:t>
      </w:r>
    </w:p>
    <w:p w14:paraId="46F4B2B6" w14:textId="58863969" w:rsidR="009B2709" w:rsidRDefault="00407A4B" w:rsidP="00513098">
      <w:pPr>
        <w:rPr>
          <w:rtl/>
        </w:rPr>
      </w:pPr>
      <w:r w:rsidRPr="003E4E5C">
        <w:rPr>
          <w:rtl/>
        </w:rPr>
        <w:t xml:space="preserve">"כי </w:t>
      </w:r>
      <w:r w:rsidRPr="003E4E5C">
        <w:rPr>
          <w:rFonts w:hint="eastAsia"/>
          <w:rtl/>
        </w:rPr>
        <w:t>אתה</w:t>
      </w:r>
      <w:r w:rsidRPr="003E4E5C">
        <w:rPr>
          <w:rtl/>
        </w:rPr>
        <w:t xml:space="preserve"> </w:t>
      </w:r>
      <w:r w:rsidRPr="003E4E5C">
        <w:rPr>
          <w:rFonts w:hint="eastAsia"/>
          <w:rtl/>
        </w:rPr>
        <w:t>יכול</w:t>
      </w:r>
      <w:r w:rsidRPr="003E4E5C">
        <w:rPr>
          <w:rtl/>
        </w:rPr>
        <w:t xml:space="preserve"> </w:t>
      </w:r>
      <w:r w:rsidRPr="003E4E5C">
        <w:rPr>
          <w:rFonts w:hint="eastAsia"/>
          <w:rtl/>
        </w:rPr>
        <w:t>ליפול</w:t>
      </w:r>
      <w:r w:rsidRPr="003E4E5C">
        <w:rPr>
          <w:rtl/>
        </w:rPr>
        <w:t xml:space="preserve">!" </w:t>
      </w:r>
      <w:r w:rsidRPr="003E4E5C">
        <w:rPr>
          <w:rFonts w:hint="eastAsia"/>
          <w:rtl/>
        </w:rPr>
        <w:t>ואלכס</w:t>
      </w:r>
      <w:r w:rsidRPr="003E4E5C">
        <w:rPr>
          <w:rtl/>
        </w:rPr>
        <w:t xml:space="preserve"> </w:t>
      </w:r>
      <w:r w:rsidR="00201AAD">
        <w:rPr>
          <w:rFonts w:hint="cs"/>
          <w:rtl/>
        </w:rPr>
        <w:t>שמט</w:t>
      </w:r>
      <w:r w:rsidRPr="003E4E5C">
        <w:rPr>
          <w:rtl/>
        </w:rPr>
        <w:t xml:space="preserve"> </w:t>
      </w:r>
      <w:r w:rsidRPr="003E4E5C">
        <w:rPr>
          <w:rFonts w:hint="eastAsia"/>
          <w:rtl/>
        </w:rPr>
        <w:t>אותו</w:t>
      </w:r>
      <w:r w:rsidRPr="003E4E5C">
        <w:rPr>
          <w:rtl/>
        </w:rPr>
        <w:t xml:space="preserve"> </w:t>
      </w:r>
      <w:r w:rsidRPr="003E4E5C">
        <w:rPr>
          <w:rFonts w:hint="eastAsia"/>
          <w:rtl/>
        </w:rPr>
        <w:t>אל</w:t>
      </w:r>
      <w:r w:rsidRPr="003E4E5C">
        <w:rPr>
          <w:rtl/>
        </w:rPr>
        <w:t xml:space="preserve"> </w:t>
      </w:r>
      <w:r w:rsidRPr="003E4E5C">
        <w:rPr>
          <w:rFonts w:hint="eastAsia"/>
          <w:rtl/>
        </w:rPr>
        <w:t>תוך</w:t>
      </w:r>
      <w:r w:rsidRPr="003E4E5C">
        <w:rPr>
          <w:rtl/>
        </w:rPr>
        <w:t xml:space="preserve"> </w:t>
      </w:r>
      <w:r w:rsidRPr="003E4E5C">
        <w:rPr>
          <w:rFonts w:hint="eastAsia"/>
          <w:rtl/>
        </w:rPr>
        <w:t>אחיזתו</w:t>
      </w:r>
      <w:r w:rsidRPr="003E4E5C">
        <w:rPr>
          <w:rtl/>
        </w:rPr>
        <w:t xml:space="preserve">, </w:t>
      </w:r>
      <w:r w:rsidRPr="003E4E5C">
        <w:rPr>
          <w:rFonts w:hint="eastAsia"/>
          <w:rtl/>
        </w:rPr>
        <w:t>וסובב</w:t>
      </w:r>
      <w:r w:rsidRPr="003E4E5C">
        <w:rPr>
          <w:rtl/>
        </w:rPr>
        <w:t xml:space="preserve"> </w:t>
      </w:r>
      <w:r w:rsidRPr="003E4E5C">
        <w:rPr>
          <w:rFonts w:hint="eastAsia"/>
          <w:rtl/>
        </w:rPr>
        <w:t>אותו</w:t>
      </w:r>
      <w:r w:rsidRPr="003E4E5C">
        <w:rPr>
          <w:rtl/>
        </w:rPr>
        <w:t xml:space="preserve"> </w:t>
      </w:r>
      <w:r w:rsidRPr="003E4E5C">
        <w:rPr>
          <w:rFonts w:hint="eastAsia"/>
          <w:rtl/>
        </w:rPr>
        <w:t>והני</w:t>
      </w:r>
      <w:r w:rsidR="007941A7">
        <w:rPr>
          <w:rFonts w:hint="cs"/>
          <w:rtl/>
        </w:rPr>
        <w:t>פו</w:t>
      </w:r>
      <w:r w:rsidRPr="003E4E5C">
        <w:rPr>
          <w:rtl/>
        </w:rPr>
        <w:t xml:space="preserve"> </w:t>
      </w:r>
      <w:r w:rsidRPr="003E4E5C">
        <w:rPr>
          <w:rFonts w:hint="eastAsia"/>
          <w:rtl/>
        </w:rPr>
        <w:t>אל</w:t>
      </w:r>
      <w:r w:rsidR="00FE2BC0">
        <w:rPr>
          <w:rFonts w:hint="cs"/>
          <w:rtl/>
        </w:rPr>
        <w:t xml:space="preserve"> </w:t>
      </w:r>
      <w:r w:rsidRPr="003E4E5C">
        <w:rPr>
          <w:rtl/>
        </w:rPr>
        <w:t>על.</w:t>
      </w:r>
      <w:r>
        <w:rPr>
          <w:rFonts w:hint="cs"/>
          <w:rtl/>
        </w:rPr>
        <w:t xml:space="preserve"> </w:t>
      </w:r>
      <w:r w:rsidRPr="003961B8">
        <w:rPr>
          <w:rFonts w:hint="cs"/>
          <w:color w:val="A6A6A6" w:themeColor="background1" w:themeShade="A6"/>
          <w:rtl/>
        </w:rPr>
        <w:t>[</w:t>
      </w:r>
      <w:r w:rsidR="009C1A61" w:rsidRPr="003961B8">
        <w:rPr>
          <w:rFonts w:hint="cs"/>
          <w:color w:val="A6A6A6" w:themeColor="background1" w:themeShade="A6"/>
          <w:rtl/>
        </w:rPr>
        <w:t>מפזר ברגליו היחפות לכלוכים שדבקו בהן מהרצפה</w:t>
      </w:r>
      <w:r w:rsidR="00F3770F" w:rsidRPr="003961B8">
        <w:rPr>
          <w:rFonts w:hint="cs"/>
          <w:color w:val="A6A6A6" w:themeColor="background1" w:themeShade="A6"/>
          <w:rtl/>
        </w:rPr>
        <w:t>]</w:t>
      </w:r>
      <w:r w:rsidR="009B2709">
        <w:rPr>
          <w:rFonts w:hint="cs"/>
          <w:rtl/>
        </w:rPr>
        <w:t>. ו</w:t>
      </w:r>
      <w:r>
        <w:rPr>
          <w:rFonts w:hint="cs"/>
          <w:rtl/>
        </w:rPr>
        <w:t xml:space="preserve">אז, </w:t>
      </w:r>
      <w:r w:rsidR="00CD7F0B">
        <w:rPr>
          <w:rFonts w:hint="cs"/>
          <w:rtl/>
        </w:rPr>
        <w:t xml:space="preserve">בדיוק </w:t>
      </w:r>
      <w:r w:rsidR="009B2709">
        <w:rPr>
          <w:rFonts w:hint="cs"/>
          <w:rtl/>
        </w:rPr>
        <w:t>כש</w:t>
      </w:r>
      <w:r>
        <w:rPr>
          <w:rFonts w:hint="cs"/>
          <w:rtl/>
        </w:rPr>
        <w:t>יצורי הפרא</w:t>
      </w:r>
      <w:r w:rsidR="009B2709">
        <w:rPr>
          <w:rFonts w:hint="cs"/>
          <w:rtl/>
        </w:rPr>
        <w:t xml:space="preserve"> נתלו על העצים בארץ </w:t>
      </w:r>
      <w:r w:rsidR="00434757">
        <w:rPr>
          <w:rFonts w:hint="cs"/>
          <w:rtl/>
        </w:rPr>
        <w:t xml:space="preserve">יצורי הפרא, </w:t>
      </w:r>
      <w:r w:rsidR="001F7E1A">
        <w:rPr>
          <w:rFonts w:hint="cs"/>
          <w:rtl/>
        </w:rPr>
        <w:t xml:space="preserve">ניתלה </w:t>
      </w:r>
      <w:r>
        <w:rPr>
          <w:rFonts w:hint="cs"/>
          <w:rtl/>
        </w:rPr>
        <w:t>תיאו על צו</w:t>
      </w:r>
      <w:r w:rsidR="00A23F29">
        <w:rPr>
          <w:rFonts w:hint="cs"/>
          <w:rtl/>
        </w:rPr>
        <w:t>ו</w:t>
      </w:r>
      <w:r>
        <w:rPr>
          <w:rFonts w:hint="cs"/>
          <w:rtl/>
        </w:rPr>
        <w:t>אר אחיו הגדול</w:t>
      </w:r>
      <w:r w:rsidR="009B2709">
        <w:rPr>
          <w:rFonts w:hint="cs"/>
          <w:rtl/>
        </w:rPr>
        <w:t>.</w:t>
      </w:r>
    </w:p>
    <w:p w14:paraId="60DDCAC5" w14:textId="77777777" w:rsidR="00077593" w:rsidRPr="003961B8" w:rsidRDefault="004B751F" w:rsidP="00513098">
      <w:pPr>
        <w:rPr>
          <w:color w:val="A6A6A6" w:themeColor="background1" w:themeShade="A6"/>
          <w:rtl/>
        </w:rPr>
      </w:pPr>
      <w:r w:rsidRPr="003961B8">
        <w:rPr>
          <w:rFonts w:hint="cs"/>
          <w:color w:val="A6A6A6" w:themeColor="background1" w:themeShade="A6"/>
          <w:rtl/>
        </w:rPr>
        <w:t>[</w:t>
      </w:r>
      <w:r w:rsidR="00077593" w:rsidRPr="003961B8">
        <w:rPr>
          <w:color w:val="A6A6A6" w:themeColor="background1" w:themeShade="A6"/>
        </w:rPr>
        <w:t>https://en.wikipedia.org/wiki/UEFA_Euro_1996_knockout_stage</w:t>
      </w:r>
    </w:p>
    <w:p w14:paraId="14E113E9" w14:textId="3AD9B5AA" w:rsidR="004B751F" w:rsidRPr="003961B8" w:rsidRDefault="00077593" w:rsidP="00513098">
      <w:pPr>
        <w:rPr>
          <w:color w:val="A6A6A6" w:themeColor="background1" w:themeShade="A6"/>
          <w:rtl/>
        </w:rPr>
      </w:pPr>
      <w:r w:rsidRPr="003961B8">
        <w:rPr>
          <w:rFonts w:hint="cs"/>
          <w:color w:val="A6A6A6" w:themeColor="background1" w:themeShade="A6"/>
          <w:rtl/>
        </w:rPr>
        <w:t>משחק הכדורגל התרחש ב-</w:t>
      </w:r>
      <w:r w:rsidRPr="003961B8">
        <w:rPr>
          <w:color w:val="A6A6A6" w:themeColor="background1" w:themeShade="A6"/>
          <w:highlight w:val="blue"/>
          <w:rtl/>
        </w:rPr>
        <w:t xml:space="preserve">26 </w:t>
      </w:r>
      <w:r w:rsidRPr="003961B8">
        <w:rPr>
          <w:rFonts w:hint="eastAsia"/>
          <w:color w:val="A6A6A6" w:themeColor="background1" w:themeShade="A6"/>
          <w:highlight w:val="blue"/>
          <w:rtl/>
        </w:rPr>
        <w:t>יוני</w:t>
      </w:r>
      <w:r w:rsidRPr="003961B8">
        <w:rPr>
          <w:color w:val="A6A6A6" w:themeColor="background1" w:themeShade="A6"/>
          <w:highlight w:val="blue"/>
          <w:rtl/>
        </w:rPr>
        <w:t xml:space="preserve"> 1996</w:t>
      </w:r>
      <w:r w:rsidR="004B751F" w:rsidRPr="003961B8">
        <w:rPr>
          <w:rFonts w:hint="cs"/>
          <w:color w:val="A6A6A6" w:themeColor="background1" w:themeShade="A6"/>
          <w:rtl/>
        </w:rPr>
        <w:t>]</w:t>
      </w:r>
    </w:p>
    <w:p w14:paraId="3478C516" w14:textId="45932502" w:rsidR="009B2709" w:rsidRDefault="009B2709" w:rsidP="00513098">
      <w:pPr>
        <w:rPr>
          <w:rtl/>
        </w:rPr>
      </w:pPr>
      <w:r>
        <w:rPr>
          <w:rFonts w:hint="cs"/>
          <w:rtl/>
        </w:rPr>
        <w:t xml:space="preserve">"היי אדון, יש לך </w:t>
      </w:r>
      <w:r w:rsidR="002536EA">
        <w:rPr>
          <w:rFonts w:hint="cs"/>
          <w:rtl/>
        </w:rPr>
        <w:t>זקן</w:t>
      </w:r>
      <w:r>
        <w:rPr>
          <w:rFonts w:hint="cs"/>
          <w:rtl/>
        </w:rPr>
        <w:t xml:space="preserve"> </w:t>
      </w:r>
      <w:r w:rsidR="007941A7">
        <w:rPr>
          <w:rFonts w:hint="cs"/>
          <w:rtl/>
        </w:rPr>
        <w:t>שחור</w:t>
      </w:r>
      <w:r>
        <w:rPr>
          <w:rFonts w:hint="cs"/>
          <w:rtl/>
        </w:rPr>
        <w:t xml:space="preserve">," </w:t>
      </w:r>
      <w:r w:rsidR="002536EA" w:rsidRPr="002536EA">
        <w:rPr>
          <w:rFonts w:cs="Times New Roman"/>
          <w:rtl/>
        </w:rPr>
        <w:t>תיאו גלגל את עצמו כיצור פרא לרוחב המיטה</w:t>
      </w:r>
      <w:r w:rsidR="00513098">
        <w:rPr>
          <w:rFonts w:hint="cs"/>
          <w:rtl/>
        </w:rPr>
        <w:t xml:space="preserve">, </w:t>
      </w:r>
      <w:r w:rsidR="00A23F29">
        <w:rPr>
          <w:rFonts w:hint="cs"/>
          <w:rtl/>
        </w:rPr>
        <w:t>אבל לא אירע דבר כי</w:t>
      </w:r>
      <w:r w:rsidR="00513098">
        <w:rPr>
          <w:rFonts w:hint="cs"/>
          <w:rtl/>
        </w:rPr>
        <w:t xml:space="preserve"> אלכס חסם את</w:t>
      </w:r>
      <w:r w:rsidR="00CD7F0B">
        <w:rPr>
          <w:rFonts w:hint="cs"/>
          <w:rtl/>
        </w:rPr>
        <w:t xml:space="preserve"> נפילתו</w:t>
      </w:r>
      <w:r>
        <w:rPr>
          <w:rFonts w:hint="cs"/>
          <w:rtl/>
        </w:rPr>
        <w:t>.</w:t>
      </w:r>
    </w:p>
    <w:p w14:paraId="182DB616" w14:textId="54864792" w:rsidR="009B2709" w:rsidRDefault="009B2709" w:rsidP="00513098">
      <w:pPr>
        <w:rPr>
          <w:rtl/>
        </w:rPr>
      </w:pPr>
      <w:r>
        <w:rPr>
          <w:rFonts w:hint="cs"/>
          <w:rtl/>
        </w:rPr>
        <w:t>"היי</w:t>
      </w:r>
      <w:r w:rsidR="00FE2BC0">
        <w:rPr>
          <w:rFonts w:hint="cs"/>
          <w:rtl/>
        </w:rPr>
        <w:t>,</w:t>
      </w:r>
      <w:r>
        <w:rPr>
          <w:rFonts w:hint="cs"/>
          <w:rtl/>
        </w:rPr>
        <w:t xml:space="preserve"> בחור צעיר, יש לך קרחת!" הוא </w:t>
      </w:r>
      <w:r w:rsidR="00906B9D">
        <w:rPr>
          <w:rFonts w:hint="cs"/>
          <w:rtl/>
        </w:rPr>
        <w:t>התפתל בתוך חיבוקו של אלכס</w:t>
      </w:r>
      <w:r>
        <w:rPr>
          <w:rFonts w:hint="cs"/>
          <w:rtl/>
        </w:rPr>
        <w:t xml:space="preserve"> ושיניו הקטנטנות </w:t>
      </w:r>
      <w:r w:rsidR="00513098">
        <w:rPr>
          <w:rFonts w:hint="cs"/>
          <w:rtl/>
        </w:rPr>
        <w:t>הבהיקו כשצחק</w:t>
      </w:r>
      <w:r>
        <w:rPr>
          <w:rFonts w:hint="cs"/>
          <w:rtl/>
        </w:rPr>
        <w:t>.</w:t>
      </w:r>
    </w:p>
    <w:p w14:paraId="2CAF1C58" w14:textId="68700907" w:rsidR="009B2709" w:rsidRDefault="009B2709" w:rsidP="00442AAA">
      <w:pPr>
        <w:rPr>
          <w:rtl/>
        </w:rPr>
      </w:pPr>
      <w:r>
        <w:rPr>
          <w:rFonts w:hint="cs"/>
          <w:rtl/>
        </w:rPr>
        <w:t xml:space="preserve">"היי, איש קטן, יש לך תרנגולת באוזן," אלכס </w:t>
      </w:r>
      <w:r w:rsidR="004D108E">
        <w:rPr>
          <w:rFonts w:hint="cs"/>
          <w:highlight w:val="red"/>
          <w:rtl/>
        </w:rPr>
        <w:t>לחש</w:t>
      </w:r>
      <w:r>
        <w:rPr>
          <w:rFonts w:hint="cs"/>
          <w:rtl/>
        </w:rPr>
        <w:t xml:space="preserve"> לו.</w:t>
      </w:r>
    </w:p>
    <w:p w14:paraId="54DF3834" w14:textId="77777777" w:rsidR="009B2709" w:rsidRDefault="009B2709" w:rsidP="00650937">
      <w:pPr>
        <w:rPr>
          <w:rtl/>
        </w:rPr>
      </w:pPr>
      <w:r>
        <w:rPr>
          <w:rFonts w:hint="cs"/>
          <w:rtl/>
        </w:rPr>
        <w:t>"תרנגולת באוזן! תרנגולת באוזן!" חה חה.</w:t>
      </w:r>
    </w:p>
    <w:p w14:paraId="127C13BC" w14:textId="77777777" w:rsidR="009B2709" w:rsidRDefault="009B2709" w:rsidP="00650937">
      <w:pPr>
        <w:rPr>
          <w:rtl/>
        </w:rPr>
      </w:pPr>
    </w:p>
    <w:p w14:paraId="3D0DDBE7" w14:textId="6F12E750" w:rsidR="004627AB" w:rsidRPr="00CD067C" w:rsidRDefault="00EA139F" w:rsidP="00513098">
      <w:pPr>
        <w:rPr>
          <w:rtl/>
        </w:rPr>
      </w:pPr>
      <w:r w:rsidRPr="00CD067C">
        <w:rPr>
          <w:rtl/>
        </w:rPr>
        <w:t xml:space="preserve">בסוף שנת הלימודים </w:t>
      </w:r>
      <w:r w:rsidR="004627AB" w:rsidRPr="00CD067C">
        <w:rPr>
          <w:rtl/>
        </w:rPr>
        <w:t>אלכס נ</w:t>
      </w:r>
      <w:r w:rsidR="00650937">
        <w:rPr>
          <w:rFonts w:hint="cs"/>
          <w:rtl/>
        </w:rPr>
        <w:t>סע עם</w:t>
      </w:r>
      <w:r w:rsidR="004627AB" w:rsidRPr="00CD067C">
        <w:rPr>
          <w:rtl/>
        </w:rPr>
        <w:t xml:space="preserve"> טולאסי באוטובוס שפניו מועדות </w:t>
      </w:r>
      <w:r w:rsidR="004B4F44">
        <w:rPr>
          <w:rFonts w:hint="cs"/>
          <w:rtl/>
        </w:rPr>
        <w:t>צפונה</w:t>
      </w:r>
      <w:r w:rsidR="004627AB" w:rsidRPr="00CD067C">
        <w:rPr>
          <w:rtl/>
        </w:rPr>
        <w:t>.</w:t>
      </w:r>
    </w:p>
    <w:p w14:paraId="57BA0721" w14:textId="27D41BCD" w:rsidR="004627AB" w:rsidRPr="00CD067C" w:rsidRDefault="004627AB" w:rsidP="004B4F44">
      <w:pPr>
        <w:rPr>
          <w:rtl/>
        </w:rPr>
      </w:pPr>
      <w:r w:rsidRPr="00CD067C">
        <w:rPr>
          <w:rtl/>
        </w:rPr>
        <w:t>"אתה מדרדר אותי," טולאסי</w:t>
      </w:r>
      <w:r w:rsidR="00650937">
        <w:rPr>
          <w:rFonts w:hint="cs"/>
          <w:rtl/>
        </w:rPr>
        <w:t xml:space="preserve"> </w:t>
      </w:r>
      <w:r w:rsidR="004B4F44">
        <w:rPr>
          <w:rFonts w:hint="cs"/>
          <w:rtl/>
        </w:rPr>
        <w:t>ציטטה את אביה.</w:t>
      </w:r>
    </w:p>
    <w:p w14:paraId="16B07181" w14:textId="77777777" w:rsidR="004627AB" w:rsidRPr="00CD067C" w:rsidRDefault="004627AB" w:rsidP="00250000">
      <w:pPr>
        <w:rPr>
          <w:rtl/>
        </w:rPr>
      </w:pPr>
      <w:r w:rsidRPr="00CD067C">
        <w:rPr>
          <w:rtl/>
        </w:rPr>
        <w:t>"לאן?"</w:t>
      </w:r>
    </w:p>
    <w:p w14:paraId="09FF26A7" w14:textId="77777777" w:rsidR="004627AB" w:rsidRPr="00CD067C" w:rsidRDefault="004627AB" w:rsidP="00250000">
      <w:pPr>
        <w:rPr>
          <w:rtl/>
        </w:rPr>
      </w:pPr>
      <w:r w:rsidRPr="00CD067C">
        <w:rPr>
          <w:rtl/>
        </w:rPr>
        <w:t>"לתהום."</w:t>
      </w:r>
    </w:p>
    <w:p w14:paraId="1C7A7E68" w14:textId="7EAEEAEC" w:rsidR="004627AB" w:rsidRPr="00CD067C" w:rsidRDefault="004627AB" w:rsidP="00250000">
      <w:pPr>
        <w:rPr>
          <w:rtl/>
        </w:rPr>
      </w:pPr>
      <w:r w:rsidRPr="00CD067C">
        <w:rPr>
          <w:rtl/>
        </w:rPr>
        <w:t>הוא צחק.</w:t>
      </w:r>
      <w:r w:rsidR="004B4F44">
        <w:rPr>
          <w:rFonts w:hint="cs"/>
          <w:rtl/>
        </w:rPr>
        <w:t xml:space="preserve"> "לא ידעתי שככה קוראים לסקוטלנד."</w:t>
      </w:r>
    </w:p>
    <w:p w14:paraId="6104F129" w14:textId="17327B0F" w:rsidR="004627AB" w:rsidRPr="00CD067C" w:rsidRDefault="004B4F44" w:rsidP="00906B9D">
      <w:pPr>
        <w:rPr>
          <w:rtl/>
        </w:rPr>
      </w:pPr>
      <w:r>
        <w:rPr>
          <w:rFonts w:hint="cs"/>
          <w:rtl/>
        </w:rPr>
        <w:t>היא השקיפה</w:t>
      </w:r>
      <w:r w:rsidRPr="00CD067C">
        <w:rPr>
          <w:rtl/>
        </w:rPr>
        <w:t xml:space="preserve"> </w:t>
      </w:r>
      <w:r w:rsidR="00201AAD">
        <w:rPr>
          <w:rFonts w:hint="cs"/>
          <w:rtl/>
        </w:rPr>
        <w:t>מ</w:t>
      </w:r>
      <w:r w:rsidR="007941A7">
        <w:rPr>
          <w:rFonts w:hint="cs"/>
          <w:rtl/>
        </w:rPr>
        <w:t>בעד</w:t>
      </w:r>
      <w:r w:rsidRPr="00CD067C">
        <w:rPr>
          <w:rtl/>
        </w:rPr>
        <w:t xml:space="preserve"> </w:t>
      </w:r>
      <w:r w:rsidR="00FE2BC0">
        <w:rPr>
          <w:rFonts w:hint="cs"/>
          <w:rtl/>
        </w:rPr>
        <w:t>ל</w:t>
      </w:r>
      <w:r w:rsidRPr="00CD067C">
        <w:rPr>
          <w:rtl/>
        </w:rPr>
        <w:t>חלון</w:t>
      </w:r>
      <w:r>
        <w:rPr>
          <w:rFonts w:hint="cs"/>
          <w:rtl/>
        </w:rPr>
        <w:t xml:space="preserve"> על ה</w:t>
      </w:r>
      <w:r w:rsidRPr="00CD067C">
        <w:rPr>
          <w:rtl/>
        </w:rPr>
        <w:t>שדות הירוקים ש</w:t>
      </w:r>
      <w:r w:rsidR="007941A7">
        <w:rPr>
          <w:rFonts w:hint="cs"/>
          <w:rtl/>
        </w:rPr>
        <w:t>חלפ</w:t>
      </w:r>
      <w:r w:rsidRPr="00CD067C">
        <w:rPr>
          <w:rtl/>
        </w:rPr>
        <w:t>ו על פניהם ביעף.</w:t>
      </w:r>
    </w:p>
    <w:p w14:paraId="15A4A390" w14:textId="06A7B616" w:rsidR="004627AB" w:rsidRPr="00CD067C" w:rsidRDefault="004627AB" w:rsidP="006441B7">
      <w:pPr>
        <w:rPr>
          <w:rtl/>
        </w:rPr>
      </w:pPr>
      <w:r w:rsidRPr="00CD067C">
        <w:rPr>
          <w:rtl/>
        </w:rPr>
        <w:t>"ביוני הבא יהיו</w:t>
      </w:r>
      <w:r w:rsidR="00CD7F0B">
        <w:rPr>
          <w:rFonts w:hint="cs"/>
          <w:rtl/>
        </w:rPr>
        <w:t xml:space="preserve"> בחינות</w:t>
      </w:r>
      <w:r w:rsidRPr="00CD067C">
        <w:rPr>
          <w:rtl/>
        </w:rPr>
        <w:t xml:space="preserve"> ה</w:t>
      </w:r>
      <w:r w:rsidR="006441B7">
        <w:rPr>
          <w:rFonts w:hint="cs"/>
          <w:rtl/>
        </w:rPr>
        <w:t>-</w:t>
      </w:r>
      <w:r w:rsidR="006441B7">
        <w:t>GCSEs</w:t>
      </w:r>
      <w:r w:rsidRPr="00CD067C">
        <w:rPr>
          <w:rtl/>
        </w:rPr>
        <w:t xml:space="preserve"> ולא נוכל לנסוע לשום מקום."</w:t>
      </w:r>
    </w:p>
    <w:p w14:paraId="682393D7" w14:textId="647DEA2F" w:rsidR="004627AB" w:rsidRDefault="004627AB" w:rsidP="00CE66F0">
      <w:pPr>
        <w:rPr>
          <w:rtl/>
        </w:rPr>
      </w:pPr>
      <w:r w:rsidRPr="00CD067C">
        <w:rPr>
          <w:rtl/>
        </w:rPr>
        <w:t>"בכל זאת,</w:t>
      </w:r>
      <w:r w:rsidR="00650937">
        <w:rPr>
          <w:rtl/>
        </w:rPr>
        <w:t xml:space="preserve"> לא נראה לי ש</w:t>
      </w:r>
      <w:r w:rsidR="00CE66F0">
        <w:rPr>
          <w:rFonts w:hint="cs"/>
          <w:rtl/>
        </w:rPr>
        <w:t xml:space="preserve">הפעם </w:t>
      </w:r>
      <w:r w:rsidR="00650937">
        <w:rPr>
          <w:rtl/>
        </w:rPr>
        <w:t>זה י</w:t>
      </w:r>
      <w:r w:rsidR="00FE2BC0">
        <w:rPr>
          <w:rFonts w:hint="cs"/>
          <w:rtl/>
        </w:rPr>
        <w:t>י</w:t>
      </w:r>
      <w:r w:rsidR="00650937">
        <w:rPr>
          <w:rtl/>
        </w:rPr>
        <w:t>גמר טוב</w:t>
      </w:r>
      <w:r w:rsidR="007941A7">
        <w:rPr>
          <w:rFonts w:hint="cs"/>
          <w:rtl/>
        </w:rPr>
        <w:t>.</w:t>
      </w:r>
      <w:r w:rsidR="00650937">
        <w:rPr>
          <w:rtl/>
        </w:rPr>
        <w:t>"</w:t>
      </w:r>
    </w:p>
    <w:p w14:paraId="29D0D1C1" w14:textId="4D8E0B2E" w:rsidR="00AD58A3" w:rsidRDefault="0018122B" w:rsidP="00CE66F0">
      <w:pPr>
        <w:rPr>
          <w:rtl/>
        </w:rPr>
      </w:pPr>
      <w:r w:rsidRPr="003E4E5C">
        <w:rPr>
          <w:rFonts w:hint="eastAsia"/>
          <w:rtl/>
        </w:rPr>
        <w:t>אבל</w:t>
      </w:r>
      <w:r w:rsidR="004D108E" w:rsidRPr="003E4E5C">
        <w:rPr>
          <w:rtl/>
        </w:rPr>
        <w:t xml:space="preserve"> </w:t>
      </w:r>
      <w:r w:rsidR="004D108E" w:rsidRPr="003E4E5C">
        <w:rPr>
          <w:rFonts w:hint="eastAsia"/>
          <w:rtl/>
        </w:rPr>
        <w:t>בניגוד</w:t>
      </w:r>
      <w:r w:rsidR="004D108E" w:rsidRPr="003E4E5C">
        <w:rPr>
          <w:rtl/>
        </w:rPr>
        <w:t xml:space="preserve"> </w:t>
      </w:r>
      <w:r w:rsidR="004D108E" w:rsidRPr="003E4E5C">
        <w:rPr>
          <w:rFonts w:hint="eastAsia"/>
          <w:rtl/>
        </w:rPr>
        <w:t>לתחזיותיה</w:t>
      </w:r>
      <w:r w:rsidR="004D108E" w:rsidRPr="003E4E5C">
        <w:rPr>
          <w:rtl/>
        </w:rPr>
        <w:t xml:space="preserve"> </w:t>
      </w:r>
      <w:r w:rsidR="004D108E" w:rsidRPr="003E4E5C">
        <w:rPr>
          <w:rFonts w:hint="eastAsia"/>
          <w:rtl/>
        </w:rPr>
        <w:t>השחורות</w:t>
      </w:r>
      <w:r w:rsidR="00597ACD" w:rsidRPr="003E4E5C">
        <w:rPr>
          <w:rtl/>
        </w:rPr>
        <w:t xml:space="preserve"> </w:t>
      </w:r>
      <w:r w:rsidR="0036682D">
        <w:rPr>
          <w:rFonts w:hint="cs"/>
          <w:rtl/>
        </w:rPr>
        <w:t xml:space="preserve">אלכס </w:t>
      </w:r>
      <w:r w:rsidR="00597ACD" w:rsidRPr="003E4E5C">
        <w:rPr>
          <w:rtl/>
        </w:rPr>
        <w:t>דווקא ידע ל</w:t>
      </w:r>
      <w:r w:rsidR="00597ACD" w:rsidRPr="003E4E5C">
        <w:rPr>
          <w:rFonts w:hint="eastAsia"/>
          <w:rtl/>
        </w:rPr>
        <w:t>הקים</w:t>
      </w:r>
      <w:r w:rsidR="00597ACD" w:rsidRPr="003E4E5C">
        <w:rPr>
          <w:rtl/>
        </w:rPr>
        <w:t xml:space="preserve"> אוהל, אפילו את </w:t>
      </w:r>
      <w:r w:rsidR="00CD7F0B">
        <w:rPr>
          <w:rFonts w:hint="cs"/>
          <w:rtl/>
        </w:rPr>
        <w:t xml:space="preserve">האוהל </w:t>
      </w:r>
      <w:r w:rsidR="00597ACD" w:rsidRPr="003E4E5C">
        <w:rPr>
          <w:rtl/>
        </w:rPr>
        <w:t>הישן, הכבד</w:t>
      </w:r>
      <w:r w:rsidR="00FE2BC0">
        <w:rPr>
          <w:rFonts w:hint="cs"/>
          <w:rtl/>
        </w:rPr>
        <w:t>,</w:t>
      </w:r>
      <w:r w:rsidR="00597ACD" w:rsidRPr="003E4E5C">
        <w:rPr>
          <w:rtl/>
        </w:rPr>
        <w:t xml:space="preserve"> </w:t>
      </w:r>
      <w:r w:rsidR="00597ACD" w:rsidRPr="003E4E5C">
        <w:rPr>
          <w:rFonts w:hint="eastAsia"/>
          <w:rtl/>
        </w:rPr>
        <w:t>שהיא</w:t>
      </w:r>
      <w:r w:rsidR="00597ACD" w:rsidRPr="003E4E5C">
        <w:rPr>
          <w:rtl/>
        </w:rPr>
        <w:t xml:space="preserve"> </w:t>
      </w:r>
      <w:r w:rsidR="00597ACD" w:rsidRPr="003E4E5C">
        <w:rPr>
          <w:rFonts w:hint="eastAsia"/>
          <w:rtl/>
        </w:rPr>
        <w:t>לקחה</w:t>
      </w:r>
      <w:r w:rsidR="00597ACD" w:rsidRPr="003E4E5C">
        <w:rPr>
          <w:rtl/>
        </w:rPr>
        <w:t xml:space="preserve"> </w:t>
      </w:r>
      <w:r w:rsidR="00597ACD" w:rsidRPr="003E4E5C">
        <w:rPr>
          <w:rFonts w:hint="eastAsia"/>
          <w:rtl/>
        </w:rPr>
        <w:t>ללא</w:t>
      </w:r>
      <w:r w:rsidR="00597ACD" w:rsidRPr="003E4E5C">
        <w:rPr>
          <w:rtl/>
        </w:rPr>
        <w:t xml:space="preserve"> </w:t>
      </w:r>
      <w:r w:rsidR="00597ACD" w:rsidRPr="003E4E5C">
        <w:rPr>
          <w:rFonts w:hint="eastAsia"/>
          <w:rtl/>
        </w:rPr>
        <w:t>רשות</w:t>
      </w:r>
      <w:r w:rsidR="00597ACD" w:rsidRPr="003E4E5C">
        <w:rPr>
          <w:rtl/>
        </w:rPr>
        <w:t xml:space="preserve">, </w:t>
      </w:r>
      <w:r w:rsidR="00597ACD" w:rsidRPr="003E4E5C">
        <w:rPr>
          <w:rFonts w:hint="eastAsia"/>
          <w:rtl/>
        </w:rPr>
        <w:t>ו</w:t>
      </w:r>
      <w:r w:rsidR="008513E5" w:rsidRPr="003E4E5C">
        <w:rPr>
          <w:rFonts w:hint="eastAsia"/>
          <w:rtl/>
        </w:rPr>
        <w:t>בעזרת</w:t>
      </w:r>
      <w:r w:rsidR="008513E5" w:rsidRPr="003E4E5C">
        <w:rPr>
          <w:rtl/>
        </w:rPr>
        <w:t xml:space="preserve"> </w:t>
      </w:r>
      <w:r w:rsidR="008513E5" w:rsidRPr="003E4E5C">
        <w:rPr>
          <w:rFonts w:hint="eastAsia"/>
          <w:rtl/>
        </w:rPr>
        <w:t>אבן</w:t>
      </w:r>
      <w:r w:rsidR="008513E5" w:rsidRPr="003E4E5C">
        <w:rPr>
          <w:rtl/>
        </w:rPr>
        <w:t xml:space="preserve"> </w:t>
      </w:r>
      <w:r w:rsidR="008513E5" w:rsidRPr="003E4E5C">
        <w:rPr>
          <w:rFonts w:hint="eastAsia"/>
          <w:rtl/>
        </w:rPr>
        <w:t>קטנה</w:t>
      </w:r>
      <w:r w:rsidR="008513E5" w:rsidRPr="003E4E5C">
        <w:rPr>
          <w:rtl/>
        </w:rPr>
        <w:t xml:space="preserve"> </w:t>
      </w:r>
      <w:r w:rsidR="008513E5" w:rsidRPr="003E4E5C">
        <w:rPr>
          <w:rFonts w:hint="eastAsia"/>
          <w:rtl/>
        </w:rPr>
        <w:t>וחבל</w:t>
      </w:r>
      <w:r w:rsidR="008513E5" w:rsidRPr="003E4E5C">
        <w:rPr>
          <w:rtl/>
        </w:rPr>
        <w:t xml:space="preserve"> </w:t>
      </w:r>
      <w:r w:rsidR="00597ACD" w:rsidRPr="003E4E5C">
        <w:rPr>
          <w:rtl/>
        </w:rPr>
        <w:t xml:space="preserve">הצליח לתקן את הקרע </w:t>
      </w:r>
      <w:r w:rsidR="00597ACD" w:rsidRPr="003E4E5C">
        <w:rPr>
          <w:rFonts w:hint="eastAsia"/>
          <w:rtl/>
        </w:rPr>
        <w:t>שדרכו</w:t>
      </w:r>
      <w:r w:rsidR="00597ACD" w:rsidRPr="003E4E5C">
        <w:rPr>
          <w:rtl/>
        </w:rPr>
        <w:t xml:space="preserve"> </w:t>
      </w:r>
      <w:r w:rsidR="00597ACD" w:rsidRPr="003E4E5C">
        <w:rPr>
          <w:rFonts w:hint="eastAsia"/>
          <w:rtl/>
        </w:rPr>
        <w:t>חדר</w:t>
      </w:r>
      <w:r w:rsidR="00597ACD" w:rsidRPr="003E4E5C">
        <w:rPr>
          <w:rtl/>
        </w:rPr>
        <w:t xml:space="preserve"> </w:t>
      </w:r>
      <w:r w:rsidR="00597ACD" w:rsidRPr="003E4E5C">
        <w:rPr>
          <w:rFonts w:hint="eastAsia"/>
          <w:rtl/>
        </w:rPr>
        <w:t>גשם</w:t>
      </w:r>
      <w:r w:rsidR="00597ACD" w:rsidRPr="003E4E5C">
        <w:rPr>
          <w:rtl/>
        </w:rPr>
        <w:t>.</w:t>
      </w:r>
      <w:r w:rsidR="00314F4D" w:rsidRPr="003E4E5C">
        <w:rPr>
          <w:rtl/>
        </w:rPr>
        <w:t xml:space="preserve"> והוא הכיר אנשים, לא מייד אבל </w:t>
      </w:r>
      <w:r w:rsidR="00EA139F" w:rsidRPr="003E4E5C">
        <w:rPr>
          <w:rFonts w:hint="eastAsia"/>
          <w:rtl/>
        </w:rPr>
        <w:t>ב</w:t>
      </w:r>
      <w:r w:rsidR="00314F4D" w:rsidRPr="003E4E5C">
        <w:rPr>
          <w:rFonts w:hint="eastAsia"/>
          <w:rtl/>
        </w:rPr>
        <w:t>תוך</w:t>
      </w:r>
      <w:r w:rsidR="00314F4D" w:rsidRPr="003E4E5C">
        <w:rPr>
          <w:rtl/>
        </w:rPr>
        <w:t xml:space="preserve"> </w:t>
      </w:r>
      <w:r w:rsidR="00314F4D" w:rsidRPr="003E4E5C">
        <w:rPr>
          <w:rFonts w:hint="eastAsia"/>
          <w:rtl/>
        </w:rPr>
        <w:t>כמה</w:t>
      </w:r>
      <w:r w:rsidR="00314F4D" w:rsidRPr="003E4E5C">
        <w:rPr>
          <w:rtl/>
        </w:rPr>
        <w:t xml:space="preserve"> </w:t>
      </w:r>
      <w:r w:rsidR="00314F4D" w:rsidRPr="003E4E5C">
        <w:rPr>
          <w:rFonts w:hint="eastAsia"/>
          <w:rtl/>
        </w:rPr>
        <w:t>שעות</w:t>
      </w:r>
      <w:r w:rsidR="004D108E" w:rsidRPr="003E4E5C">
        <w:rPr>
          <w:rtl/>
        </w:rPr>
        <w:t>.</w:t>
      </w:r>
      <w:r w:rsidR="00314F4D" w:rsidRPr="003E4E5C">
        <w:rPr>
          <w:rtl/>
        </w:rPr>
        <w:t xml:space="preserve"> </w:t>
      </w:r>
      <w:r w:rsidR="004D108E" w:rsidRPr="003E4E5C">
        <w:rPr>
          <w:rFonts w:hint="eastAsia"/>
          <w:rtl/>
        </w:rPr>
        <w:t>כש</w:t>
      </w:r>
      <w:r w:rsidR="00314F4D" w:rsidRPr="003E4E5C">
        <w:rPr>
          <w:rFonts w:hint="eastAsia"/>
          <w:rtl/>
        </w:rPr>
        <w:t>טולאסי</w:t>
      </w:r>
      <w:r w:rsidR="00314F4D" w:rsidRPr="003E4E5C">
        <w:rPr>
          <w:rtl/>
        </w:rPr>
        <w:t xml:space="preserve"> </w:t>
      </w:r>
      <w:r w:rsidR="00314F4D" w:rsidRPr="003E4E5C">
        <w:rPr>
          <w:rFonts w:hint="eastAsia"/>
          <w:rtl/>
        </w:rPr>
        <w:t>התעוררה</w:t>
      </w:r>
      <w:r w:rsidR="00314F4D" w:rsidRPr="003E4E5C">
        <w:rPr>
          <w:rtl/>
        </w:rPr>
        <w:t xml:space="preserve"> </w:t>
      </w:r>
      <w:r w:rsidR="00314F4D" w:rsidRPr="003E4E5C">
        <w:rPr>
          <w:rFonts w:hint="eastAsia"/>
          <w:rtl/>
        </w:rPr>
        <w:t>ויצאה</w:t>
      </w:r>
      <w:r w:rsidR="00314F4D" w:rsidRPr="003E4E5C">
        <w:rPr>
          <w:rtl/>
        </w:rPr>
        <w:t xml:space="preserve"> </w:t>
      </w:r>
      <w:r w:rsidR="00314F4D" w:rsidRPr="003E4E5C">
        <w:rPr>
          <w:rFonts w:hint="eastAsia"/>
          <w:rtl/>
        </w:rPr>
        <w:t>מהאוהל</w:t>
      </w:r>
      <w:r w:rsidR="00314F4D" w:rsidRPr="003E4E5C">
        <w:rPr>
          <w:rtl/>
        </w:rPr>
        <w:t xml:space="preserve">, </w:t>
      </w:r>
      <w:r w:rsidR="00201AAD" w:rsidRPr="00201AAD">
        <w:rPr>
          <w:rFonts w:cs="Times New Roman"/>
          <w:rtl/>
        </w:rPr>
        <w:t>ישבה</w:t>
      </w:r>
      <w:r w:rsidR="00201AAD">
        <w:rPr>
          <w:rFonts w:cs="Times New Roman" w:hint="cs"/>
          <w:rtl/>
        </w:rPr>
        <w:t xml:space="preserve"> </w:t>
      </w:r>
      <w:r w:rsidR="00314F4D" w:rsidRPr="003E4E5C">
        <w:rPr>
          <w:rFonts w:hint="eastAsia"/>
          <w:rtl/>
        </w:rPr>
        <w:t>שם</w:t>
      </w:r>
      <w:r w:rsidR="00314F4D" w:rsidRPr="003E4E5C">
        <w:rPr>
          <w:rtl/>
        </w:rPr>
        <w:t xml:space="preserve"> </w:t>
      </w:r>
      <w:r w:rsidR="00314F4D" w:rsidRPr="003E4E5C">
        <w:rPr>
          <w:rFonts w:hint="eastAsia"/>
          <w:rtl/>
        </w:rPr>
        <w:t>מישהי</w:t>
      </w:r>
      <w:r w:rsidR="00314F4D" w:rsidRPr="003E4E5C">
        <w:rPr>
          <w:rtl/>
        </w:rPr>
        <w:t xml:space="preserve"> ציפורית</w:t>
      </w:r>
      <w:r w:rsidR="00201AAD">
        <w:rPr>
          <w:rFonts w:hint="cs"/>
          <w:rtl/>
        </w:rPr>
        <w:t xml:space="preserve"> למראה</w:t>
      </w:r>
      <w:r w:rsidR="00314F4D" w:rsidRPr="003E4E5C">
        <w:rPr>
          <w:rtl/>
        </w:rPr>
        <w:t>, העור הפריך שלה היה דבוק באימה לעצמות</w:t>
      </w:r>
      <w:r w:rsidR="004D108E" w:rsidRPr="003E4E5C">
        <w:rPr>
          <w:rFonts w:hint="eastAsia"/>
          <w:rtl/>
        </w:rPr>
        <w:t>יה</w:t>
      </w:r>
      <w:r w:rsidR="00314F4D" w:rsidRPr="003E4E5C">
        <w:rPr>
          <w:rtl/>
        </w:rPr>
        <w:t xml:space="preserve"> </w:t>
      </w:r>
      <w:r w:rsidR="004D108E" w:rsidRPr="003E4E5C">
        <w:rPr>
          <w:rFonts w:hint="eastAsia"/>
          <w:rtl/>
        </w:rPr>
        <w:t>ה</w:t>
      </w:r>
      <w:r w:rsidR="00314F4D" w:rsidRPr="003E4E5C">
        <w:rPr>
          <w:rFonts w:hint="eastAsia"/>
          <w:rtl/>
        </w:rPr>
        <w:t>שבירות</w:t>
      </w:r>
      <w:r w:rsidR="00314F4D" w:rsidRPr="003E4E5C">
        <w:rPr>
          <w:rtl/>
        </w:rPr>
        <w:t xml:space="preserve"> </w:t>
      </w:r>
      <w:r w:rsidR="00314F4D" w:rsidRPr="003E4E5C">
        <w:rPr>
          <w:rFonts w:hint="eastAsia"/>
          <w:rtl/>
        </w:rPr>
        <w:t>והיא</w:t>
      </w:r>
      <w:r w:rsidR="00314F4D" w:rsidRPr="003E4E5C">
        <w:rPr>
          <w:rtl/>
        </w:rPr>
        <w:t xml:space="preserve"> </w:t>
      </w:r>
      <w:r w:rsidR="00314F4D" w:rsidRPr="003E4E5C">
        <w:rPr>
          <w:rFonts w:hint="eastAsia"/>
          <w:rtl/>
        </w:rPr>
        <w:t>הצמידה</w:t>
      </w:r>
      <w:r w:rsidR="00314F4D" w:rsidRPr="003E4E5C">
        <w:rPr>
          <w:rtl/>
        </w:rPr>
        <w:t xml:space="preserve"> </w:t>
      </w:r>
      <w:r w:rsidR="00314F4D" w:rsidRPr="003E4E5C">
        <w:rPr>
          <w:rFonts w:hint="eastAsia"/>
          <w:rtl/>
        </w:rPr>
        <w:t>את</w:t>
      </w:r>
      <w:r w:rsidR="00314F4D" w:rsidRPr="003E4E5C">
        <w:rPr>
          <w:rtl/>
        </w:rPr>
        <w:t xml:space="preserve"> </w:t>
      </w:r>
      <w:r w:rsidR="00314F4D" w:rsidRPr="003E4E5C">
        <w:rPr>
          <w:rFonts w:hint="eastAsia"/>
          <w:rtl/>
        </w:rPr>
        <w:t>מצחה</w:t>
      </w:r>
      <w:r w:rsidR="00314F4D" w:rsidRPr="003E4E5C">
        <w:rPr>
          <w:rtl/>
        </w:rPr>
        <w:t xml:space="preserve"> </w:t>
      </w:r>
      <w:r w:rsidR="00314F4D" w:rsidRPr="003E4E5C">
        <w:rPr>
          <w:rFonts w:hint="eastAsia"/>
          <w:rtl/>
        </w:rPr>
        <w:t>לחזהו</w:t>
      </w:r>
      <w:r w:rsidR="00EA139F" w:rsidRPr="003E4E5C">
        <w:rPr>
          <w:rtl/>
        </w:rPr>
        <w:t xml:space="preserve"> של אלכס</w:t>
      </w:r>
      <w:r w:rsidR="00201AAD" w:rsidRPr="00201AAD">
        <w:rPr>
          <w:rFonts w:cs="Times New Roman"/>
          <w:rtl/>
        </w:rPr>
        <w:t>. כך נהגה</w:t>
      </w:r>
      <w:r w:rsidR="00314F4D" w:rsidRPr="003E4E5C">
        <w:rPr>
          <w:rtl/>
        </w:rPr>
        <w:t xml:space="preserve"> בכל פעם </w:t>
      </w:r>
      <w:r w:rsidR="00314F4D" w:rsidRPr="003E4E5C">
        <w:rPr>
          <w:rFonts w:hint="eastAsia"/>
          <w:rtl/>
        </w:rPr>
        <w:t>שחלפו</w:t>
      </w:r>
      <w:r w:rsidR="00314F4D" w:rsidRPr="003E4E5C">
        <w:rPr>
          <w:rtl/>
        </w:rPr>
        <w:t xml:space="preserve"> </w:t>
      </w:r>
      <w:r w:rsidR="00314F4D" w:rsidRPr="003E4E5C">
        <w:rPr>
          <w:rFonts w:hint="eastAsia"/>
          <w:rtl/>
        </w:rPr>
        <w:t>על</w:t>
      </w:r>
      <w:r w:rsidR="00314F4D" w:rsidRPr="003E4E5C">
        <w:rPr>
          <w:rtl/>
        </w:rPr>
        <w:t xml:space="preserve"> </w:t>
      </w:r>
      <w:r w:rsidR="00314F4D" w:rsidRPr="003E4E5C">
        <w:rPr>
          <w:rFonts w:hint="eastAsia"/>
          <w:rtl/>
        </w:rPr>
        <w:t>פניה</w:t>
      </w:r>
      <w:r w:rsidR="004D108E" w:rsidRPr="003E4E5C">
        <w:rPr>
          <w:rtl/>
        </w:rPr>
        <w:t xml:space="preserve"> במשך ש</w:t>
      </w:r>
      <w:r w:rsidR="004B4F44" w:rsidRPr="003E4E5C">
        <w:rPr>
          <w:rFonts w:hint="eastAsia"/>
          <w:rtl/>
        </w:rPr>
        <w:t>ני</w:t>
      </w:r>
      <w:r w:rsidR="004D108E" w:rsidRPr="003E4E5C">
        <w:rPr>
          <w:rtl/>
        </w:rPr>
        <w:t xml:space="preserve"> ימי הפסטיבל</w:t>
      </w:r>
      <w:r w:rsidR="00314F4D" w:rsidRPr="003E4E5C">
        <w:rPr>
          <w:rtl/>
        </w:rPr>
        <w:t>.</w:t>
      </w:r>
      <w:r w:rsidR="00314F4D">
        <w:rPr>
          <w:rFonts w:hint="cs"/>
          <w:rtl/>
        </w:rPr>
        <w:t xml:space="preserve"> </w:t>
      </w:r>
    </w:p>
    <w:p w14:paraId="01ECF4DF" w14:textId="7AFF6B9A" w:rsidR="00DA5311" w:rsidRPr="002A34BB" w:rsidRDefault="00AD58A3" w:rsidP="00CE66F0">
      <w:pPr>
        <w:rPr>
          <w:color w:val="A6A6A6" w:themeColor="background1" w:themeShade="A6"/>
          <w:rtl/>
        </w:rPr>
      </w:pPr>
      <w:r w:rsidRPr="002A34BB">
        <w:rPr>
          <w:rFonts w:hint="cs"/>
          <w:color w:val="A6A6A6" w:themeColor="background1" w:themeShade="A6"/>
          <w:rtl/>
        </w:rPr>
        <w:t>[</w:t>
      </w:r>
      <w:r w:rsidR="00EA139F" w:rsidRPr="002A34BB">
        <w:rPr>
          <w:rFonts w:hint="cs"/>
          <w:color w:val="A6A6A6" w:themeColor="background1" w:themeShade="A6"/>
          <w:rtl/>
        </w:rPr>
        <w:t>וב</w:t>
      </w:r>
      <w:r w:rsidR="00314F4D" w:rsidRPr="002A34BB">
        <w:rPr>
          <w:rFonts w:hint="cs"/>
          <w:color w:val="A6A6A6" w:themeColor="background1" w:themeShade="A6"/>
          <w:rtl/>
        </w:rPr>
        <w:t>זכות</w:t>
      </w:r>
      <w:r w:rsidR="00EA139F" w:rsidRPr="002A34BB">
        <w:rPr>
          <w:rFonts w:hint="cs"/>
          <w:color w:val="A6A6A6" w:themeColor="background1" w:themeShade="A6"/>
          <w:rtl/>
        </w:rPr>
        <w:t xml:space="preserve"> </w:t>
      </w:r>
      <w:r w:rsidR="00314F4D" w:rsidRPr="002A34BB">
        <w:rPr>
          <w:rFonts w:hint="cs"/>
          <w:color w:val="A6A6A6" w:themeColor="background1" w:themeShade="A6"/>
          <w:rtl/>
        </w:rPr>
        <w:t xml:space="preserve">ו הם הכירו להקה חדשה ----, הם לא התכוונו ללכת לשם בכלל אלא למופע הראשי של ----, והוא וכל חבורתו אמרו לאלכס </w:t>
      </w:r>
      <w:r w:rsidR="00314F4D" w:rsidRPr="002A34BB">
        <w:rPr>
          <w:color w:val="A6A6A6" w:themeColor="background1" w:themeShade="A6"/>
          <w:rtl/>
        </w:rPr>
        <w:t>–</w:t>
      </w:r>
      <w:r w:rsidR="00314F4D" w:rsidRPr="002A34BB">
        <w:rPr>
          <w:rFonts w:hint="cs"/>
          <w:color w:val="A6A6A6" w:themeColor="background1" w:themeShade="A6"/>
          <w:rtl/>
        </w:rPr>
        <w:t xml:space="preserve"> אנחנו יודעים שתאהב אותם, והם באמת ידעו והוא באמת אהב.</w:t>
      </w:r>
    </w:p>
    <w:p w14:paraId="3F2B3B52" w14:textId="7475D302" w:rsidR="00314F4D" w:rsidRPr="002A34BB" w:rsidRDefault="00314F4D" w:rsidP="00CE66F0">
      <w:pPr>
        <w:rPr>
          <w:color w:val="A6A6A6" w:themeColor="background1" w:themeShade="A6"/>
          <w:rtl/>
        </w:rPr>
      </w:pPr>
      <w:r w:rsidRPr="002A34BB">
        <w:rPr>
          <w:rFonts w:hint="cs"/>
          <w:color w:val="A6A6A6" w:themeColor="background1" w:themeShade="A6"/>
          <w:rtl/>
        </w:rPr>
        <w:t>]</w:t>
      </w:r>
    </w:p>
    <w:p w14:paraId="37EB98B7" w14:textId="1FF6AFD6" w:rsidR="004627AB" w:rsidRPr="00CD067C" w:rsidRDefault="004627AB" w:rsidP="00650937">
      <w:pPr>
        <w:rPr>
          <w:rtl/>
        </w:rPr>
      </w:pPr>
      <w:r w:rsidRPr="00CD067C">
        <w:rPr>
          <w:rtl/>
        </w:rPr>
        <w:t>גב</w:t>
      </w:r>
      <w:r w:rsidR="00650937">
        <w:rPr>
          <w:rFonts w:hint="cs"/>
          <w:rtl/>
        </w:rPr>
        <w:t>רת</w:t>
      </w:r>
      <w:r w:rsidRPr="00CD067C">
        <w:rPr>
          <w:rtl/>
        </w:rPr>
        <w:t xml:space="preserve"> פאוול</w:t>
      </w:r>
      <w:r w:rsidR="00994621">
        <w:rPr>
          <w:rFonts w:hint="cs"/>
          <w:rtl/>
        </w:rPr>
        <w:t xml:space="preserve"> </w:t>
      </w:r>
      <w:r w:rsidR="001C5A04">
        <w:rPr>
          <w:rtl/>
        </w:rPr>
        <w:t>הייתה</w:t>
      </w:r>
      <w:r w:rsidRPr="00CD067C">
        <w:rPr>
          <w:rtl/>
        </w:rPr>
        <w:t xml:space="preserve"> בבית</w:t>
      </w:r>
      <w:r w:rsidR="004D108E">
        <w:rPr>
          <w:rFonts w:hint="cs"/>
          <w:rtl/>
        </w:rPr>
        <w:t>ו</w:t>
      </w:r>
      <w:r w:rsidRPr="00CD067C">
        <w:rPr>
          <w:rtl/>
        </w:rPr>
        <w:t xml:space="preserve"> כשחזר. "מה יש לך ל</w:t>
      </w:r>
      <w:r w:rsidR="00CD7F0B">
        <w:rPr>
          <w:rFonts w:hint="cs"/>
          <w:rtl/>
        </w:rPr>
        <w:t>ו</w:t>
      </w:r>
      <w:r w:rsidR="004D108E">
        <w:rPr>
          <w:rFonts w:hint="cs"/>
          <w:rtl/>
        </w:rPr>
        <w:t>מר</w:t>
      </w:r>
      <w:r w:rsidRPr="00CD067C">
        <w:rPr>
          <w:rtl/>
        </w:rPr>
        <w:t xml:space="preserve"> ב</w:t>
      </w:r>
      <w:r w:rsidR="008513E5" w:rsidRPr="008513E5">
        <w:rPr>
          <w:rFonts w:cs="Times New Roman"/>
          <w:rtl/>
        </w:rPr>
        <w:t>נוגע ל</w:t>
      </w:r>
      <w:r w:rsidRPr="00CD067C">
        <w:rPr>
          <w:rtl/>
        </w:rPr>
        <w:t xml:space="preserve">תקרית במגרש הכדורגל?" היא </w:t>
      </w:r>
      <w:r w:rsidR="004D108E">
        <w:rPr>
          <w:rFonts w:hint="cs"/>
          <w:rtl/>
        </w:rPr>
        <w:t>דרש</w:t>
      </w:r>
      <w:r w:rsidRPr="00CD067C">
        <w:rPr>
          <w:rtl/>
        </w:rPr>
        <w:t>ה</w:t>
      </w:r>
      <w:r w:rsidR="00AD58A3">
        <w:rPr>
          <w:rFonts w:hint="cs"/>
          <w:rtl/>
        </w:rPr>
        <w:t xml:space="preserve"> בטון מאיים</w:t>
      </w:r>
      <w:r w:rsidRPr="00CD067C">
        <w:rPr>
          <w:rtl/>
        </w:rPr>
        <w:t>.</w:t>
      </w:r>
    </w:p>
    <w:p w14:paraId="644E76C0" w14:textId="77777777" w:rsidR="004627AB" w:rsidRPr="00CD067C" w:rsidRDefault="004627AB" w:rsidP="00250000">
      <w:pPr>
        <w:rPr>
          <w:rtl/>
        </w:rPr>
      </w:pPr>
      <w:r w:rsidRPr="00CD067C">
        <w:rPr>
          <w:rtl/>
        </w:rPr>
        <w:t>"כלום."</w:t>
      </w:r>
    </w:p>
    <w:p w14:paraId="312E8E86" w14:textId="64E2E5CF" w:rsidR="004627AB" w:rsidRPr="00CD067C" w:rsidRDefault="004627AB" w:rsidP="00250000">
      <w:pPr>
        <w:rPr>
          <w:rtl/>
        </w:rPr>
      </w:pPr>
      <w:r w:rsidRPr="00CD067C">
        <w:rPr>
          <w:rtl/>
        </w:rPr>
        <w:t xml:space="preserve">"אל תעשה את עצמך, </w:t>
      </w:r>
      <w:r w:rsidR="00805D41">
        <w:rPr>
          <w:rFonts w:hint="cs"/>
          <w:rtl/>
        </w:rPr>
        <w:t>הופמן</w:t>
      </w:r>
      <w:r w:rsidRPr="00CD067C">
        <w:rPr>
          <w:rtl/>
        </w:rPr>
        <w:t xml:space="preserve">. זה לא יעזור לך הפעם." בזוויות עיניה התפתלו פסים שחורים וארוכים. </w:t>
      </w:r>
      <w:r w:rsidR="00147131">
        <w:rPr>
          <w:rFonts w:hint="cs"/>
          <w:rtl/>
        </w:rPr>
        <w:t xml:space="preserve">[גם בעיניו של אלכס בחלום לאחר חתונת איילה וארקדי!!] </w:t>
      </w:r>
      <w:r w:rsidRPr="00CD067C">
        <w:rPr>
          <w:rtl/>
        </w:rPr>
        <w:t>"לאן חשבת שאתה נמלט?"</w:t>
      </w:r>
    </w:p>
    <w:p w14:paraId="621E7E4C" w14:textId="77777777" w:rsidR="004627AB" w:rsidRPr="00CD067C" w:rsidRDefault="004627AB" w:rsidP="00250000">
      <w:pPr>
        <w:rPr>
          <w:rtl/>
        </w:rPr>
      </w:pPr>
      <w:r w:rsidRPr="00CD067C">
        <w:rPr>
          <w:rtl/>
        </w:rPr>
        <w:lastRenderedPageBreak/>
        <w:t>"אבל לא הייתי שם!"</w:t>
      </w:r>
    </w:p>
    <w:p w14:paraId="46E01EB9" w14:textId="77777777" w:rsidR="004627AB" w:rsidRDefault="004627AB" w:rsidP="00250000">
      <w:pPr>
        <w:rPr>
          <w:rtl/>
        </w:rPr>
      </w:pPr>
      <w:r w:rsidRPr="00CD067C">
        <w:rPr>
          <w:rtl/>
        </w:rPr>
        <w:t>"אז איפה היית?"</w:t>
      </w:r>
    </w:p>
    <w:p w14:paraId="1F077560" w14:textId="77777777" w:rsidR="004C758B" w:rsidRPr="002543D7" w:rsidRDefault="004C758B" w:rsidP="007926BD">
      <w:pPr>
        <w:rPr>
          <w:color w:val="A6A6A6" w:themeColor="background1" w:themeShade="A6"/>
          <w:rtl/>
        </w:rPr>
      </w:pPr>
      <w:r w:rsidRPr="002543D7">
        <w:rPr>
          <w:rFonts w:hint="cs"/>
          <w:color w:val="A6A6A6" w:themeColor="background1" w:themeShade="A6"/>
          <w:rtl/>
        </w:rPr>
        <w:t>[מתוך:</w:t>
      </w:r>
    </w:p>
    <w:p w14:paraId="7C2EB95D" w14:textId="77777777" w:rsidR="004C758B" w:rsidRPr="002543D7" w:rsidRDefault="004C758B" w:rsidP="007926BD">
      <w:pPr>
        <w:rPr>
          <w:color w:val="A6A6A6" w:themeColor="background1" w:themeShade="A6"/>
          <w:rtl/>
        </w:rPr>
      </w:pPr>
      <w:r w:rsidRPr="002543D7">
        <w:rPr>
          <w:color w:val="A6A6A6" w:themeColor="background1" w:themeShade="A6"/>
        </w:rPr>
        <w:t>https://theconversation.com/what-will-future-archaeologists-think-of-glastonbury-43666</w:t>
      </w:r>
    </w:p>
    <w:p w14:paraId="278A2EA8" w14:textId="77777777" w:rsidR="004C758B" w:rsidRPr="002543D7" w:rsidRDefault="004C758B" w:rsidP="007926BD">
      <w:pPr>
        <w:rPr>
          <w:color w:val="A6A6A6" w:themeColor="background1" w:themeShade="A6"/>
          <w:shd w:val="clear" w:color="auto" w:fill="FFFFFF"/>
          <w:rtl/>
        </w:rPr>
      </w:pPr>
      <w:r w:rsidRPr="002543D7">
        <w:rPr>
          <w:color w:val="A6A6A6" w:themeColor="background1" w:themeShade="A6"/>
          <w:shd w:val="clear" w:color="auto" w:fill="FFFFFF"/>
        </w:rPr>
        <w:t>Glastonbury itself has a main stage, said to be situated on</w:t>
      </w:r>
      <w:r w:rsidRPr="002543D7">
        <w:rPr>
          <w:rStyle w:val="apple-converted-space"/>
          <w:color w:val="A6A6A6" w:themeColor="background1" w:themeShade="A6"/>
          <w:shd w:val="clear" w:color="auto" w:fill="FFFFFF"/>
        </w:rPr>
        <w:t> </w:t>
      </w:r>
      <w:hyperlink r:id="rId112" w:history="1">
        <w:r w:rsidRPr="002543D7">
          <w:rPr>
            <w:rStyle w:val="Hyperlink"/>
            <w:color w:val="A6A6A6" w:themeColor="background1" w:themeShade="A6"/>
            <w:shd w:val="clear" w:color="auto" w:fill="FFFFFF"/>
          </w:rPr>
          <w:t>ley lines</w:t>
        </w:r>
      </w:hyperlink>
      <w:r w:rsidRPr="002543D7">
        <w:rPr>
          <w:color w:val="A6A6A6" w:themeColor="background1" w:themeShade="A6"/>
          <w:shd w:val="clear" w:color="auto" w:fill="FFFFFF"/>
        </w:rPr>
        <w:t>, that references the pyramids at Giza. It also has a stone circle, built in 1992, which channels megalithic traditions to provide a focal point for the Green Fields Sacred Space and a location for individuals looking to get lost in the moment. The circle has become famous for revellers taking laughing gas – althought this is something that organisers are</w:t>
      </w:r>
      <w:r w:rsidRPr="002543D7">
        <w:rPr>
          <w:rStyle w:val="apple-converted-space"/>
          <w:color w:val="A6A6A6" w:themeColor="background1" w:themeShade="A6"/>
          <w:shd w:val="clear" w:color="auto" w:fill="FFFFFF"/>
        </w:rPr>
        <w:t> </w:t>
      </w:r>
      <w:hyperlink r:id="rId113" w:history="1">
        <w:r w:rsidRPr="002543D7">
          <w:rPr>
            <w:rStyle w:val="Hyperlink"/>
            <w:color w:val="A6A6A6" w:themeColor="background1" w:themeShade="A6"/>
            <w:shd w:val="clear" w:color="auto" w:fill="FFFFFF"/>
          </w:rPr>
          <w:t>trying to curb this year</w:t>
        </w:r>
      </w:hyperlink>
      <w:r w:rsidRPr="002543D7">
        <w:rPr>
          <w:color w:val="A6A6A6" w:themeColor="background1" w:themeShade="A6"/>
          <w:shd w:val="clear" w:color="auto" w:fill="FFFFFF"/>
        </w:rPr>
        <w:t>, citing its polluting qualities.</w:t>
      </w:r>
    </w:p>
    <w:p w14:paraId="7B2C9EE5" w14:textId="77777777" w:rsidR="004C758B" w:rsidRPr="002543D7" w:rsidRDefault="004C758B" w:rsidP="00250000">
      <w:pPr>
        <w:rPr>
          <w:color w:val="A6A6A6" w:themeColor="background1" w:themeShade="A6"/>
          <w:rtl/>
        </w:rPr>
      </w:pPr>
      <w:r w:rsidRPr="002543D7">
        <w:rPr>
          <w:rFonts w:hint="cs"/>
          <w:color w:val="A6A6A6" w:themeColor="background1" w:themeShade="A6"/>
          <w:rtl/>
        </w:rPr>
        <w:t>]</w:t>
      </w:r>
    </w:p>
    <w:p w14:paraId="79D8BC69" w14:textId="384537C6" w:rsidR="004627AB" w:rsidRDefault="004627AB" w:rsidP="007926BD">
      <w:pPr>
        <w:rPr>
          <w:rtl/>
        </w:rPr>
      </w:pPr>
      <w:r w:rsidRPr="00CD067C">
        <w:rPr>
          <w:rtl/>
        </w:rPr>
        <w:t xml:space="preserve">הוא היה </w:t>
      </w:r>
      <w:r w:rsidR="00852605">
        <w:rPr>
          <w:rFonts w:hint="cs"/>
          <w:rtl/>
        </w:rPr>
        <w:t xml:space="preserve">מול </w:t>
      </w:r>
      <w:r w:rsidR="004B4F44">
        <w:rPr>
          <w:rFonts w:hint="cs"/>
          <w:rtl/>
        </w:rPr>
        <w:t>ה</w:t>
      </w:r>
      <w:r w:rsidR="00852605">
        <w:rPr>
          <w:rFonts w:hint="cs"/>
          <w:rtl/>
        </w:rPr>
        <w:t>במ</w:t>
      </w:r>
      <w:r w:rsidR="004B4F44">
        <w:rPr>
          <w:rFonts w:hint="cs"/>
          <w:rtl/>
        </w:rPr>
        <w:t>ה</w:t>
      </w:r>
      <w:r w:rsidR="00852605">
        <w:rPr>
          <w:rFonts w:hint="cs"/>
          <w:rtl/>
        </w:rPr>
        <w:t xml:space="preserve"> הראשית</w:t>
      </w:r>
      <w:r w:rsidR="00852605" w:rsidRPr="00CD067C">
        <w:rPr>
          <w:rtl/>
        </w:rPr>
        <w:t xml:space="preserve"> </w:t>
      </w:r>
      <w:r w:rsidR="00E12A5D">
        <w:rPr>
          <w:rFonts w:hint="cs"/>
          <w:rtl/>
        </w:rPr>
        <w:t xml:space="preserve">בפארק סטרתקלייד </w:t>
      </w:r>
      <w:r w:rsidRPr="00CD067C">
        <w:rPr>
          <w:rtl/>
        </w:rPr>
        <w:t xml:space="preserve">כמובן, </w:t>
      </w:r>
      <w:r w:rsidR="00852605">
        <w:rPr>
          <w:rFonts w:hint="cs"/>
          <w:rtl/>
        </w:rPr>
        <w:t>ו</w:t>
      </w:r>
      <w:r w:rsidR="00F96E74">
        <w:rPr>
          <w:rFonts w:hint="cs"/>
          <w:rtl/>
        </w:rPr>
        <w:t>שאף</w:t>
      </w:r>
      <w:r w:rsidR="004C758B">
        <w:rPr>
          <w:rFonts w:hint="cs"/>
          <w:rtl/>
        </w:rPr>
        <w:t xml:space="preserve"> נייטרוז מתוק</w:t>
      </w:r>
      <w:r w:rsidR="00CE66F0">
        <w:rPr>
          <w:rFonts w:hint="cs"/>
          <w:rtl/>
        </w:rPr>
        <w:t>, גז צחוק שהתנדף</w:t>
      </w:r>
      <w:r w:rsidR="004C758B">
        <w:rPr>
          <w:rFonts w:hint="cs"/>
          <w:rtl/>
        </w:rPr>
        <w:t xml:space="preserve"> בתוך מעגל</w:t>
      </w:r>
      <w:r w:rsidR="00A32CB5">
        <w:rPr>
          <w:rFonts w:hint="cs"/>
          <w:rtl/>
        </w:rPr>
        <w:t xml:space="preserve"> </w:t>
      </w:r>
      <w:r w:rsidR="004C758B">
        <w:rPr>
          <w:rFonts w:hint="cs"/>
          <w:rtl/>
        </w:rPr>
        <w:t>אבנים</w:t>
      </w:r>
      <w:r w:rsidR="00A32CB5">
        <w:rPr>
          <w:rFonts w:hint="cs"/>
          <w:rtl/>
        </w:rPr>
        <w:t>,</w:t>
      </w:r>
      <w:r w:rsidR="004C758B">
        <w:rPr>
          <w:rFonts w:hint="cs"/>
          <w:rtl/>
        </w:rPr>
        <w:t xml:space="preserve"> ואחז ב</w:t>
      </w:r>
      <w:r w:rsidR="00CE66F0">
        <w:rPr>
          <w:rFonts w:hint="cs"/>
          <w:rtl/>
        </w:rPr>
        <w:t>טולאסי</w:t>
      </w:r>
      <w:r w:rsidR="004C758B">
        <w:rPr>
          <w:rFonts w:hint="cs"/>
          <w:rtl/>
        </w:rPr>
        <w:t xml:space="preserve"> כשרגליהם ניתקו מהאדמה</w:t>
      </w:r>
      <w:r w:rsidR="0036682D">
        <w:rPr>
          <w:rFonts w:hint="cs"/>
          <w:rtl/>
        </w:rPr>
        <w:t>.</w:t>
      </w:r>
      <w:r w:rsidR="00B02548">
        <w:rPr>
          <w:rFonts w:hint="cs"/>
          <w:rtl/>
        </w:rPr>
        <w:t xml:space="preserve"> ו</w:t>
      </w:r>
      <w:r w:rsidR="00CD7F0B">
        <w:rPr>
          <w:rFonts w:hint="cs"/>
          <w:rtl/>
        </w:rPr>
        <w:t>שני</w:t>
      </w:r>
      <w:r w:rsidR="00B02548">
        <w:rPr>
          <w:rFonts w:hint="cs"/>
          <w:rtl/>
        </w:rPr>
        <w:t>הם ו</w:t>
      </w:r>
      <w:r w:rsidR="00CD7F0B">
        <w:rPr>
          <w:rFonts w:hint="cs"/>
          <w:rtl/>
        </w:rPr>
        <w:t>י</w:t>
      </w:r>
      <w:r w:rsidR="00B02548">
        <w:rPr>
          <w:rFonts w:hint="cs"/>
          <w:rtl/>
        </w:rPr>
        <w:t>דא</w:t>
      </w:r>
      <w:r w:rsidR="0018122B">
        <w:rPr>
          <w:rFonts w:hint="cs"/>
          <w:rtl/>
        </w:rPr>
        <w:t>ו</w:t>
      </w:r>
      <w:r w:rsidR="00201AAD">
        <w:rPr>
          <w:rFonts w:hint="cs"/>
          <w:rtl/>
        </w:rPr>
        <w:t>,</w:t>
      </w:r>
      <w:r w:rsidR="00B02548">
        <w:rPr>
          <w:rFonts w:hint="cs"/>
          <w:rtl/>
        </w:rPr>
        <w:t xml:space="preserve"> </w:t>
      </w:r>
      <w:r w:rsidR="0036682D">
        <w:rPr>
          <w:rFonts w:hint="cs"/>
          <w:rtl/>
        </w:rPr>
        <w:t xml:space="preserve">הכי </w:t>
      </w:r>
      <w:r w:rsidR="00B02548">
        <w:rPr>
          <w:rFonts w:hint="cs"/>
          <w:rtl/>
        </w:rPr>
        <w:t xml:space="preserve">מקרוב </w:t>
      </w:r>
      <w:r w:rsidR="0036682D">
        <w:rPr>
          <w:rFonts w:hint="cs"/>
          <w:rtl/>
        </w:rPr>
        <w:t xml:space="preserve">שאפשר, </w:t>
      </w:r>
      <w:r w:rsidR="00B02548">
        <w:rPr>
          <w:rFonts w:hint="cs"/>
          <w:rtl/>
        </w:rPr>
        <w:t>שחברי</w:t>
      </w:r>
      <w:r w:rsidR="007941A7">
        <w:rPr>
          <w:rFonts w:hint="cs"/>
          <w:rtl/>
        </w:rPr>
        <w:t>ו</w:t>
      </w:r>
      <w:r w:rsidR="00B02548">
        <w:rPr>
          <w:rFonts w:hint="cs"/>
          <w:rtl/>
        </w:rPr>
        <w:t xml:space="preserve"> של קורט קוביין </w:t>
      </w:r>
      <w:r w:rsidR="0036682D" w:rsidRPr="0036682D">
        <w:rPr>
          <w:rFonts w:cs="Times New Roman"/>
          <w:rtl/>
        </w:rPr>
        <w:t>התאוששו ו</w:t>
      </w:r>
      <w:r w:rsidR="00B02548">
        <w:rPr>
          <w:rFonts w:hint="cs"/>
          <w:rtl/>
        </w:rPr>
        <w:t>המשיכו הלאה, ו</w:t>
      </w:r>
      <w:r w:rsidR="0036682D">
        <w:rPr>
          <w:rFonts w:hint="cs"/>
          <w:rtl/>
        </w:rPr>
        <w:t>ש</w:t>
      </w:r>
      <w:r w:rsidR="00B02548">
        <w:rPr>
          <w:rFonts w:hint="cs"/>
          <w:rtl/>
        </w:rPr>
        <w:t>גם ה</w:t>
      </w:r>
      <w:r w:rsidR="00794C7F">
        <w:rPr>
          <w:rFonts w:hint="cs"/>
          <w:rtl/>
        </w:rPr>
        <w:t>מאניקס</w:t>
      </w:r>
      <w:r w:rsidR="0036682D" w:rsidRPr="0036682D">
        <w:rPr>
          <w:rFonts w:cs="Times New Roman"/>
          <w:rtl/>
        </w:rPr>
        <w:t xml:space="preserve"> יצאו לדרך חדשה</w:t>
      </w:r>
      <w:r w:rsidR="00CE66F0">
        <w:rPr>
          <w:rFonts w:hint="cs"/>
          <w:rtl/>
        </w:rPr>
        <w:t xml:space="preserve">, </w:t>
      </w:r>
      <w:r w:rsidR="0036682D">
        <w:rPr>
          <w:rFonts w:hint="cs"/>
          <w:rtl/>
        </w:rPr>
        <w:t>ו</w:t>
      </w:r>
      <w:r w:rsidR="00AD58A3">
        <w:rPr>
          <w:rFonts w:hint="cs"/>
          <w:rtl/>
        </w:rPr>
        <w:t>ה</w:t>
      </w:r>
      <w:r w:rsidR="00CE66F0">
        <w:rPr>
          <w:rFonts w:hint="cs"/>
          <w:rtl/>
        </w:rPr>
        <w:t>צלילי</w:t>
      </w:r>
      <w:r w:rsidR="00AD58A3">
        <w:rPr>
          <w:rFonts w:hint="cs"/>
          <w:rtl/>
        </w:rPr>
        <w:t>ם של</w:t>
      </w:r>
      <w:r w:rsidR="007926BD">
        <w:rPr>
          <w:rFonts w:hint="cs"/>
          <w:rtl/>
        </w:rPr>
        <w:t xml:space="preserve"> </w:t>
      </w:r>
      <w:r w:rsidR="003961B8" w:rsidRPr="003961B8">
        <w:rPr>
          <w:rFonts w:cs="Times New Roman"/>
          <w:rtl/>
        </w:rPr>
        <w:t>'פְּלאנֶט טֶלֶקס'</w:t>
      </w:r>
      <w:r w:rsidR="00AA4135">
        <w:rPr>
          <w:rFonts w:hint="cs"/>
          <w:rtl/>
        </w:rPr>
        <w:t xml:space="preserve"> [</w:t>
      </w:r>
      <w:r w:rsidRPr="00CD067C">
        <w:t>Planet Telex</w:t>
      </w:r>
      <w:r w:rsidR="003F12C8">
        <w:rPr>
          <w:rFonts w:hint="cs"/>
          <w:rtl/>
        </w:rPr>
        <w:t>]</w:t>
      </w:r>
      <w:r w:rsidR="00AA4135">
        <w:rPr>
          <w:rtl/>
        </w:rPr>
        <w:t xml:space="preserve"> שט</w:t>
      </w:r>
      <w:r w:rsidR="00CE66F0">
        <w:rPr>
          <w:rFonts w:hint="cs"/>
          <w:rtl/>
        </w:rPr>
        <w:t>פו</w:t>
      </w:r>
      <w:r w:rsidRPr="00CD067C">
        <w:rPr>
          <w:rtl/>
        </w:rPr>
        <w:t xml:space="preserve"> אותו</w:t>
      </w:r>
      <w:r w:rsidR="00CE66F0">
        <w:rPr>
          <w:rFonts w:hint="cs"/>
          <w:rtl/>
        </w:rPr>
        <w:t xml:space="preserve"> </w:t>
      </w:r>
      <w:r w:rsidR="0036682D" w:rsidRPr="0036682D">
        <w:rPr>
          <w:rFonts w:cs="Times New Roman"/>
          <w:rtl/>
        </w:rPr>
        <w:t xml:space="preserve">וגם מבפנים לא הותירו איבר בלתי שטוף </w:t>
      </w:r>
      <w:r w:rsidRPr="00CD067C">
        <w:rPr>
          <w:rtl/>
        </w:rPr>
        <w:t xml:space="preserve">והאדמה </w:t>
      </w:r>
      <w:r w:rsidR="00650937">
        <w:rPr>
          <w:rFonts w:hint="cs"/>
          <w:rtl/>
        </w:rPr>
        <w:t xml:space="preserve">הבוצית </w:t>
      </w:r>
      <w:r w:rsidR="007762F1">
        <w:rPr>
          <w:rtl/>
        </w:rPr>
        <w:t>רעד</w:t>
      </w:r>
      <w:r w:rsidR="00650937">
        <w:rPr>
          <w:rFonts w:hint="cs"/>
          <w:rtl/>
        </w:rPr>
        <w:t>ה</w:t>
      </w:r>
      <w:r w:rsidRPr="00CD067C">
        <w:rPr>
          <w:rtl/>
        </w:rPr>
        <w:t xml:space="preserve"> מו</w:t>
      </w:r>
      <w:r w:rsidR="007762F1">
        <w:rPr>
          <w:rtl/>
        </w:rPr>
        <w:t>ל מגברי הבס</w:t>
      </w:r>
      <w:r w:rsidRPr="00CD067C">
        <w:rPr>
          <w:rtl/>
        </w:rPr>
        <w:t xml:space="preserve">, </w:t>
      </w:r>
      <w:r w:rsidR="004C758B">
        <w:rPr>
          <w:rFonts w:hint="cs"/>
          <w:rtl/>
        </w:rPr>
        <w:t xml:space="preserve">אפילו </w:t>
      </w:r>
      <w:r w:rsidR="00F06A3F">
        <w:rPr>
          <w:rtl/>
        </w:rPr>
        <w:t>עכשיו</w:t>
      </w:r>
      <w:r w:rsidRPr="00CD067C">
        <w:rPr>
          <w:rtl/>
        </w:rPr>
        <w:t xml:space="preserve"> </w:t>
      </w:r>
      <w:r w:rsidR="00AA4135">
        <w:rPr>
          <w:rFonts w:hint="cs"/>
          <w:rtl/>
        </w:rPr>
        <w:t xml:space="preserve">הקולות </w:t>
      </w:r>
      <w:r w:rsidR="004C758B">
        <w:rPr>
          <w:rFonts w:hint="cs"/>
          <w:rtl/>
        </w:rPr>
        <w:t xml:space="preserve">עדיין </w:t>
      </w:r>
      <w:r w:rsidR="00AA4135">
        <w:rPr>
          <w:rFonts w:hint="cs"/>
          <w:rtl/>
        </w:rPr>
        <w:t>הסתננו ל</w:t>
      </w:r>
      <w:r w:rsidR="005E3213">
        <w:rPr>
          <w:rFonts w:hint="cs"/>
          <w:rtl/>
        </w:rPr>
        <w:t>אוזנ</w:t>
      </w:r>
      <w:r w:rsidR="00AA4135">
        <w:rPr>
          <w:rFonts w:hint="cs"/>
          <w:rtl/>
        </w:rPr>
        <w:t xml:space="preserve">יו </w:t>
      </w:r>
      <w:r w:rsidR="00A86BA4">
        <w:rPr>
          <w:rFonts w:hint="cs"/>
          <w:rtl/>
        </w:rPr>
        <w:t>כ</w:t>
      </w:r>
      <w:r w:rsidR="00AA4135">
        <w:rPr>
          <w:rFonts w:hint="cs"/>
          <w:rtl/>
        </w:rPr>
        <w:t>מבעד</w:t>
      </w:r>
      <w:r w:rsidR="00650937">
        <w:rPr>
          <w:rtl/>
        </w:rPr>
        <w:t xml:space="preserve"> </w:t>
      </w:r>
      <w:r w:rsidR="008513E5">
        <w:rPr>
          <w:rFonts w:hint="cs"/>
          <w:rtl/>
        </w:rPr>
        <w:t>ל</w:t>
      </w:r>
      <w:r w:rsidR="00650937">
        <w:rPr>
          <w:rtl/>
        </w:rPr>
        <w:t>מ</w:t>
      </w:r>
      <w:r w:rsidR="00650937">
        <w:rPr>
          <w:rFonts w:hint="cs"/>
          <w:rtl/>
        </w:rPr>
        <w:t>עטה</w:t>
      </w:r>
      <w:r w:rsidRPr="00CD067C">
        <w:rPr>
          <w:rtl/>
        </w:rPr>
        <w:t xml:space="preserve"> עצום של מים</w:t>
      </w:r>
      <w:r w:rsidR="00B00D1C">
        <w:rPr>
          <w:rFonts w:hint="cs"/>
          <w:rtl/>
        </w:rPr>
        <w:t xml:space="preserve"> </w:t>
      </w:r>
      <w:r w:rsidR="00B00D1C">
        <w:rPr>
          <w:rtl/>
        </w:rPr>
        <w:t>–</w:t>
      </w:r>
      <w:r w:rsidR="00B00D1C">
        <w:rPr>
          <w:rFonts w:hint="cs"/>
          <w:rtl/>
        </w:rPr>
        <w:t xml:space="preserve"> </w:t>
      </w:r>
      <w:r w:rsidR="0036682D" w:rsidRPr="0036682D">
        <w:rPr>
          <w:rFonts w:cs="Times New Roman"/>
          <w:rtl/>
        </w:rPr>
        <w:t xml:space="preserve">מי יודע </w:t>
      </w:r>
      <w:r w:rsidR="00B00D1C">
        <w:rPr>
          <w:rFonts w:hint="cs"/>
          <w:rtl/>
        </w:rPr>
        <w:t xml:space="preserve">כמה ימים </w:t>
      </w:r>
      <w:r w:rsidR="0036682D" w:rsidRPr="0036682D">
        <w:rPr>
          <w:rFonts w:cs="Times New Roman"/>
          <w:rtl/>
        </w:rPr>
        <w:t xml:space="preserve">עוד יעברו </w:t>
      </w:r>
      <w:r w:rsidR="00B00D1C">
        <w:rPr>
          <w:rFonts w:hint="cs"/>
          <w:rtl/>
        </w:rPr>
        <w:t xml:space="preserve">עד ששמיעתו </w:t>
      </w:r>
      <w:r w:rsidR="004E2BDB">
        <w:rPr>
          <w:rFonts w:hint="cs"/>
          <w:rtl/>
        </w:rPr>
        <w:t>ת</w:t>
      </w:r>
      <w:r w:rsidR="00B02548">
        <w:rPr>
          <w:rFonts w:hint="cs"/>
          <w:rtl/>
        </w:rPr>
        <w:t>תאושש</w:t>
      </w:r>
      <w:r w:rsidR="00852605">
        <w:rPr>
          <w:rFonts w:hint="cs"/>
          <w:rtl/>
        </w:rPr>
        <w:t>[</w:t>
      </w:r>
      <w:r w:rsidR="00B00D1C">
        <w:rPr>
          <w:rFonts w:hint="cs"/>
          <w:rtl/>
        </w:rPr>
        <w:t>שבה לאיתנה</w:t>
      </w:r>
      <w:r w:rsidR="00852605">
        <w:rPr>
          <w:rFonts w:hint="cs"/>
          <w:rtl/>
        </w:rPr>
        <w:t>]</w:t>
      </w:r>
      <w:r w:rsidR="001F7E1A">
        <w:rPr>
          <w:rFonts w:hint="cs"/>
          <w:rtl/>
        </w:rPr>
        <w:t>,</w:t>
      </w:r>
      <w:r w:rsidR="001F7E1A" w:rsidRPr="001F7E1A">
        <w:rPr>
          <w:rFonts w:cs="Times New Roman"/>
          <w:rtl/>
        </w:rPr>
        <w:t xml:space="preserve"> אתה יכול לאלץ את זה אבל זה לא יבוא</w:t>
      </w:r>
      <w:r w:rsidRPr="00CD067C">
        <w:rPr>
          <w:rtl/>
        </w:rPr>
        <w:t>.</w:t>
      </w:r>
    </w:p>
    <w:p w14:paraId="2D1EFD2B" w14:textId="478547AC" w:rsidR="00C7137B" w:rsidRPr="002A34BB" w:rsidRDefault="00C7137B" w:rsidP="007926BD">
      <w:pPr>
        <w:rPr>
          <w:color w:val="A6A6A6" w:themeColor="background1" w:themeShade="A6"/>
          <w:rtl/>
        </w:rPr>
      </w:pPr>
      <w:r w:rsidRPr="002A34BB">
        <w:rPr>
          <w:rFonts w:hint="cs"/>
          <w:color w:val="A6A6A6" w:themeColor="background1" w:themeShade="A6"/>
          <w:rtl/>
        </w:rPr>
        <w:t xml:space="preserve">[המילים של </w:t>
      </w:r>
      <w:r w:rsidRPr="002A34BB">
        <w:rPr>
          <w:color w:val="A6A6A6" w:themeColor="background1" w:themeShade="A6"/>
        </w:rPr>
        <w:t>Planet Telex</w:t>
      </w:r>
      <w:r w:rsidRPr="002A34BB">
        <w:rPr>
          <w:rFonts w:hint="cs"/>
          <w:color w:val="A6A6A6" w:themeColor="background1" w:themeShade="A6"/>
          <w:rtl/>
        </w:rPr>
        <w:t xml:space="preserve"> </w:t>
      </w:r>
      <w:r w:rsidRPr="002A34BB">
        <w:rPr>
          <w:color w:val="A6A6A6" w:themeColor="background1" w:themeShade="A6"/>
          <w:rtl/>
        </w:rPr>
        <w:t>–</w:t>
      </w:r>
    </w:p>
    <w:p w14:paraId="7AEEA38C" w14:textId="77777777" w:rsidR="00C7137B" w:rsidRPr="002A34BB" w:rsidRDefault="00C7137B" w:rsidP="00C7137B">
      <w:pPr>
        <w:rPr>
          <w:color w:val="A6A6A6" w:themeColor="background1" w:themeShade="A6"/>
        </w:rPr>
      </w:pPr>
      <w:r w:rsidRPr="002A34BB">
        <w:rPr>
          <w:color w:val="A6A6A6" w:themeColor="background1" w:themeShade="A6"/>
        </w:rPr>
        <w:t>You can force it but it will not come</w:t>
      </w:r>
    </w:p>
    <w:p w14:paraId="5F1B6674" w14:textId="300527CC" w:rsidR="00C7137B" w:rsidRPr="002A34BB" w:rsidRDefault="00C7137B" w:rsidP="00C7137B">
      <w:pPr>
        <w:rPr>
          <w:color w:val="A6A6A6" w:themeColor="background1" w:themeShade="A6"/>
          <w:rtl/>
        </w:rPr>
      </w:pPr>
      <w:r w:rsidRPr="002A34BB">
        <w:rPr>
          <w:color w:val="A6A6A6" w:themeColor="background1" w:themeShade="A6"/>
        </w:rPr>
        <w:t>You can taste it but it will not form</w:t>
      </w:r>
    </w:p>
    <w:p w14:paraId="33CE5F10" w14:textId="0F21B9F7" w:rsidR="00C7137B" w:rsidRPr="002A34BB" w:rsidRDefault="00C7137B" w:rsidP="007926BD">
      <w:pPr>
        <w:rPr>
          <w:color w:val="A6A6A6" w:themeColor="background1" w:themeShade="A6"/>
          <w:rtl/>
        </w:rPr>
      </w:pPr>
      <w:r w:rsidRPr="002A34BB">
        <w:rPr>
          <w:rFonts w:hint="cs"/>
          <w:color w:val="A6A6A6" w:themeColor="background1" w:themeShade="A6"/>
          <w:rtl/>
        </w:rPr>
        <w:t>]</w:t>
      </w:r>
    </w:p>
    <w:p w14:paraId="0AC106DA" w14:textId="3ACD8FF0" w:rsidR="004627AB" w:rsidRPr="00CD067C" w:rsidRDefault="004627AB" w:rsidP="00CE66F0">
      <w:pPr>
        <w:rPr>
          <w:rtl/>
        </w:rPr>
      </w:pPr>
      <w:r w:rsidRPr="00CD067C">
        <w:rPr>
          <w:rtl/>
        </w:rPr>
        <w:t>"מיותר, מיותר ל</w:t>
      </w:r>
      <w:r w:rsidR="00CE66F0">
        <w:rPr>
          <w:rFonts w:hint="cs"/>
          <w:rtl/>
        </w:rPr>
        <w:t>ומר</w:t>
      </w:r>
      <w:r w:rsidRPr="00CD067C">
        <w:rPr>
          <w:rtl/>
        </w:rPr>
        <w:t xml:space="preserve"> כמה אני מאוכזבת</w:t>
      </w:r>
      <w:r w:rsidR="0036682D">
        <w:rPr>
          <w:rFonts w:hint="cs"/>
          <w:rtl/>
        </w:rPr>
        <w:t>,</w:t>
      </w:r>
      <w:r w:rsidRPr="00CD067C">
        <w:rPr>
          <w:rtl/>
        </w:rPr>
        <w:t>"</w:t>
      </w:r>
      <w:bookmarkStart w:id="212" w:name="_Hlk526510675"/>
      <w:r w:rsidR="00E01C20">
        <w:rPr>
          <w:rFonts w:hint="cs"/>
          <w:rtl/>
        </w:rPr>
        <w:t xml:space="preserve"> לגברת פאוול היה ארסנל </w:t>
      </w:r>
      <w:r w:rsidR="001F7E1A" w:rsidRPr="001F7E1A">
        <w:rPr>
          <w:rFonts w:cs="Times New Roman"/>
          <w:rtl/>
        </w:rPr>
        <w:t xml:space="preserve">של </w:t>
      </w:r>
      <w:r w:rsidR="00E01C20">
        <w:rPr>
          <w:rFonts w:hint="cs"/>
          <w:rtl/>
        </w:rPr>
        <w:t>מבטים</w:t>
      </w:r>
      <w:r w:rsidR="00C311FC">
        <w:rPr>
          <w:rFonts w:hint="cs"/>
          <w:rtl/>
        </w:rPr>
        <w:t xml:space="preserve"> מצמיתים</w:t>
      </w:r>
      <w:r w:rsidR="00E01C20">
        <w:rPr>
          <w:rFonts w:hint="cs"/>
          <w:rtl/>
        </w:rPr>
        <w:t xml:space="preserve"> אבל אלכס</w:t>
      </w:r>
      <w:r w:rsidR="001F7E1A">
        <w:rPr>
          <w:rFonts w:hint="cs"/>
          <w:rtl/>
        </w:rPr>
        <w:t>,</w:t>
      </w:r>
      <w:r w:rsidR="00E01C20">
        <w:rPr>
          <w:rFonts w:hint="cs"/>
          <w:rtl/>
        </w:rPr>
        <w:t xml:space="preserve"> שהתחנך תחת מבטיה של אימו</w:t>
      </w:r>
      <w:r w:rsidR="001F7E1A">
        <w:rPr>
          <w:rFonts w:hint="cs"/>
          <w:rtl/>
        </w:rPr>
        <w:t>,</w:t>
      </w:r>
      <w:r w:rsidR="00E01C20">
        <w:rPr>
          <w:rFonts w:hint="cs"/>
          <w:rtl/>
        </w:rPr>
        <w:t xml:space="preserve"> היה חסין בפני כולם.</w:t>
      </w:r>
    </w:p>
    <w:bookmarkEnd w:id="212"/>
    <w:p w14:paraId="2A3092AB" w14:textId="4A4C4FAB" w:rsidR="004627AB" w:rsidRPr="00CD067C" w:rsidRDefault="004627AB" w:rsidP="00CE66F0">
      <w:pPr>
        <w:rPr>
          <w:rtl/>
        </w:rPr>
      </w:pPr>
      <w:r w:rsidRPr="00CD067C">
        <w:rPr>
          <w:rtl/>
        </w:rPr>
        <w:t xml:space="preserve">גם </w:t>
      </w:r>
      <w:r w:rsidR="001C5A04">
        <w:rPr>
          <w:rtl/>
        </w:rPr>
        <w:t>אימא</w:t>
      </w:r>
      <w:r w:rsidRPr="00CD067C">
        <w:rPr>
          <w:rtl/>
        </w:rPr>
        <w:t xml:space="preserve"> </w:t>
      </w:r>
      <w:r w:rsidR="001C5A04">
        <w:rPr>
          <w:rtl/>
        </w:rPr>
        <w:t>הייתה</w:t>
      </w:r>
      <w:r w:rsidRPr="00CD067C">
        <w:rPr>
          <w:rtl/>
        </w:rPr>
        <w:t xml:space="preserve"> מאוכזבת, </w:t>
      </w:r>
      <w:r w:rsidR="001C5A04">
        <w:rPr>
          <w:rtl/>
        </w:rPr>
        <w:t>אימא</w:t>
      </w:r>
      <w:r w:rsidRPr="00CD067C">
        <w:rPr>
          <w:rtl/>
        </w:rPr>
        <w:t xml:space="preserve"> כעסה, </w:t>
      </w:r>
      <w:r w:rsidR="00C311FC">
        <w:rPr>
          <w:rFonts w:hint="cs"/>
          <w:rtl/>
        </w:rPr>
        <w:t>היא</w:t>
      </w:r>
      <w:r w:rsidRPr="00CD067C">
        <w:rPr>
          <w:rtl/>
        </w:rPr>
        <w:t xml:space="preserve"> חשה נבגדת</w:t>
      </w:r>
      <w:r w:rsidR="00C311FC">
        <w:rPr>
          <w:rFonts w:hint="cs"/>
          <w:rtl/>
        </w:rPr>
        <w:t>[</w:t>
      </w:r>
      <w:r w:rsidRPr="00CD067C">
        <w:rPr>
          <w:rtl/>
        </w:rPr>
        <w:t xml:space="preserve">. </w:t>
      </w:r>
      <w:r w:rsidR="0010715A">
        <w:rPr>
          <w:rFonts w:hint="cs"/>
          <w:rtl/>
        </w:rPr>
        <w:t xml:space="preserve">את כל </w:t>
      </w:r>
      <w:r w:rsidR="00805D41">
        <w:rPr>
          <w:rFonts w:hint="cs"/>
          <w:rtl/>
        </w:rPr>
        <w:t>התחושות המגוונות הללו</w:t>
      </w:r>
      <w:r w:rsidR="0010715A">
        <w:rPr>
          <w:rFonts w:hint="cs"/>
          <w:rtl/>
        </w:rPr>
        <w:t xml:space="preserve"> </w:t>
      </w:r>
      <w:r w:rsidR="00C7179A">
        <w:rPr>
          <w:rFonts w:hint="cs"/>
          <w:rtl/>
        </w:rPr>
        <w:t xml:space="preserve">ועוד אחרות </w:t>
      </w:r>
      <w:r w:rsidR="0010715A">
        <w:rPr>
          <w:rFonts w:hint="cs"/>
          <w:rtl/>
        </w:rPr>
        <w:t xml:space="preserve">היא </w:t>
      </w:r>
      <w:r w:rsidR="00AD58A3">
        <w:rPr>
          <w:rFonts w:hint="cs"/>
          <w:rtl/>
        </w:rPr>
        <w:t>תיא</w:t>
      </w:r>
      <w:r w:rsidR="00C7179A">
        <w:rPr>
          <w:rFonts w:hint="cs"/>
          <w:rtl/>
        </w:rPr>
        <w:t>רה</w:t>
      </w:r>
      <w:r w:rsidR="0010715A">
        <w:rPr>
          <w:rFonts w:hint="cs"/>
          <w:rtl/>
        </w:rPr>
        <w:t xml:space="preserve"> באריכות</w:t>
      </w:r>
      <w:r w:rsidR="00CE66F0">
        <w:rPr>
          <w:rFonts w:hint="cs"/>
          <w:rtl/>
        </w:rPr>
        <w:t xml:space="preserve"> בפניו</w:t>
      </w:r>
      <w:r w:rsidR="00C311FC">
        <w:rPr>
          <w:rFonts w:hint="cs"/>
          <w:rtl/>
        </w:rPr>
        <w:t>]</w:t>
      </w:r>
      <w:r w:rsidR="0010715A">
        <w:rPr>
          <w:rFonts w:hint="cs"/>
          <w:rtl/>
        </w:rPr>
        <w:t>, היא רק שכחה להסביר כיצד ניתן לא לוותר על</w:t>
      </w:r>
      <w:r w:rsidR="0084184B">
        <w:rPr>
          <w:rFonts w:hint="cs"/>
          <w:rtl/>
        </w:rPr>
        <w:t xml:space="preserve"> פסטיבל</w:t>
      </w:r>
      <w:r w:rsidR="0010715A">
        <w:rPr>
          <w:rFonts w:hint="cs"/>
          <w:rtl/>
        </w:rPr>
        <w:t xml:space="preserve"> </w:t>
      </w:r>
      <w:r w:rsidR="0084184B">
        <w:rPr>
          <w:rFonts w:hint="cs"/>
          <w:rtl/>
        </w:rPr>
        <w:t>'</w:t>
      </w:r>
      <w:r w:rsidR="004B4F44">
        <w:rPr>
          <w:rFonts w:hint="cs"/>
        </w:rPr>
        <w:t>T</w:t>
      </w:r>
      <w:r w:rsidR="004B4F44">
        <w:rPr>
          <w:rFonts w:hint="cs"/>
          <w:rtl/>
        </w:rPr>
        <w:t xml:space="preserve"> בפארק</w:t>
      </w:r>
      <w:r w:rsidR="0084184B">
        <w:rPr>
          <w:rFonts w:hint="cs"/>
          <w:rtl/>
        </w:rPr>
        <w:t>'</w:t>
      </w:r>
      <w:r w:rsidR="0010715A">
        <w:rPr>
          <w:rFonts w:hint="cs"/>
          <w:rtl/>
        </w:rPr>
        <w:t xml:space="preserve"> ובו זמנית לא לאכזב אותה. </w:t>
      </w:r>
      <w:r w:rsidR="00805D41">
        <w:rPr>
          <w:rFonts w:hint="cs"/>
          <w:rtl/>
        </w:rPr>
        <w:t>בהשל</w:t>
      </w:r>
      <w:r w:rsidR="00CD7F0B">
        <w:rPr>
          <w:rFonts w:hint="cs"/>
          <w:rtl/>
        </w:rPr>
        <w:t>י</w:t>
      </w:r>
      <w:r w:rsidR="00805D41">
        <w:rPr>
          <w:rFonts w:hint="cs"/>
          <w:rtl/>
        </w:rPr>
        <w:t>מ</w:t>
      </w:r>
      <w:r w:rsidR="00CD7F0B">
        <w:rPr>
          <w:rFonts w:hint="cs"/>
          <w:rtl/>
        </w:rPr>
        <w:t>ו עם</w:t>
      </w:r>
      <w:r w:rsidR="00805D41">
        <w:rPr>
          <w:rFonts w:hint="cs"/>
          <w:rtl/>
        </w:rPr>
        <w:t xml:space="preserve"> גורל</w:t>
      </w:r>
      <w:r w:rsidR="00CD7F0B">
        <w:rPr>
          <w:rFonts w:hint="cs"/>
          <w:rtl/>
        </w:rPr>
        <w:t>ו</w:t>
      </w:r>
      <w:r w:rsidR="0084184B">
        <w:rPr>
          <w:rFonts w:hint="cs"/>
          <w:rtl/>
        </w:rPr>
        <w:t>, אלכס</w:t>
      </w:r>
      <w:r w:rsidR="00805D41">
        <w:rPr>
          <w:rFonts w:hint="cs"/>
          <w:rtl/>
        </w:rPr>
        <w:t xml:space="preserve"> </w:t>
      </w:r>
      <w:r w:rsidRPr="00CD067C">
        <w:rPr>
          <w:rtl/>
        </w:rPr>
        <w:t xml:space="preserve">קיבל </w:t>
      </w:r>
      <w:r w:rsidR="0010715A">
        <w:rPr>
          <w:rFonts w:hint="cs"/>
          <w:rtl/>
        </w:rPr>
        <w:t>על</w:t>
      </w:r>
      <w:r w:rsidR="00B42CA1">
        <w:rPr>
          <w:rFonts w:hint="cs"/>
          <w:rtl/>
        </w:rPr>
        <w:t>י</w:t>
      </w:r>
      <w:r w:rsidR="0010715A">
        <w:rPr>
          <w:rFonts w:hint="cs"/>
          <w:rtl/>
        </w:rPr>
        <w:t>ו</w:t>
      </w:r>
      <w:r w:rsidRPr="00CD067C">
        <w:rPr>
          <w:rtl/>
        </w:rPr>
        <w:t xml:space="preserve"> את העונש הכבד –</w:t>
      </w:r>
      <w:r w:rsidR="00AD58A3">
        <w:rPr>
          <w:rFonts w:hint="cs"/>
          <w:rtl/>
        </w:rPr>
        <w:t xml:space="preserve"> </w:t>
      </w:r>
      <w:r w:rsidR="0010715A">
        <w:rPr>
          <w:rFonts w:hint="cs"/>
          <w:rtl/>
        </w:rPr>
        <w:t>ב</w:t>
      </w:r>
      <w:r w:rsidRPr="00CD067C">
        <w:rPr>
          <w:rtl/>
        </w:rPr>
        <w:t xml:space="preserve">קיץ </w:t>
      </w:r>
      <w:r w:rsidR="00CE66F0">
        <w:rPr>
          <w:rFonts w:hint="cs"/>
          <w:rtl/>
        </w:rPr>
        <w:t xml:space="preserve">יישאר </w:t>
      </w:r>
      <w:r w:rsidRPr="00CD067C">
        <w:rPr>
          <w:rtl/>
        </w:rPr>
        <w:t xml:space="preserve">באנגליה ולא </w:t>
      </w:r>
      <w:r w:rsidR="00A32CB5">
        <w:rPr>
          <w:rFonts w:hint="cs"/>
          <w:rtl/>
        </w:rPr>
        <w:t>י</w:t>
      </w:r>
      <w:r w:rsidR="00CE66F0">
        <w:rPr>
          <w:rFonts w:hint="cs"/>
          <w:rtl/>
        </w:rPr>
        <w:t>י</w:t>
      </w:r>
      <w:r w:rsidR="0036682D">
        <w:rPr>
          <w:rFonts w:hint="cs"/>
          <w:rtl/>
        </w:rPr>
        <w:t>סע ל</w:t>
      </w:r>
      <w:r w:rsidRPr="00CD067C">
        <w:rPr>
          <w:rtl/>
        </w:rPr>
        <w:t>ישראל.</w:t>
      </w:r>
    </w:p>
    <w:p w14:paraId="247769D0" w14:textId="017941E7" w:rsidR="004627AB" w:rsidRDefault="0098087C" w:rsidP="00250000">
      <w:pPr>
        <w:rPr>
          <w:rtl/>
        </w:rPr>
      </w:pPr>
      <w:r>
        <w:rPr>
          <w:rFonts w:hint="cs"/>
          <w:rtl/>
        </w:rPr>
        <w:t>[</w:t>
      </w:r>
      <w:r w:rsidR="004627AB" w:rsidRPr="00CD067C">
        <w:rPr>
          <w:rtl/>
        </w:rPr>
        <w:t>כצפוי, ההורים של טולאסי אסרו עליהם להתראות.</w:t>
      </w:r>
      <w:r>
        <w:rPr>
          <w:rFonts w:hint="cs"/>
          <w:rtl/>
        </w:rPr>
        <w:t>]</w:t>
      </w:r>
    </w:p>
    <w:p w14:paraId="540FC639" w14:textId="77777777" w:rsidR="00AB281E" w:rsidRDefault="004B4F44" w:rsidP="00250000">
      <w:pPr>
        <w:rPr>
          <w:rStyle w:val="Hyperlink"/>
          <w:rtl/>
        </w:rPr>
      </w:pPr>
      <w:r>
        <w:rPr>
          <w:rFonts w:hint="cs"/>
          <w:rtl/>
        </w:rPr>
        <w:t>[</w:t>
      </w:r>
      <w:hyperlink r:id="rId114" w:anchor="1996_festival" w:history="1">
        <w:r w:rsidRPr="004B4F44">
          <w:rPr>
            <w:rStyle w:val="Hyperlink"/>
          </w:rPr>
          <w:t>T in the Park</w:t>
        </w:r>
      </w:hyperlink>
    </w:p>
    <w:p w14:paraId="7EF92EE6" w14:textId="46211DD1" w:rsidR="00AB281E" w:rsidRDefault="00EE3076" w:rsidP="00250000">
      <w:pPr>
        <w:rPr>
          <w:rtl/>
        </w:rPr>
      </w:pPr>
      <w:hyperlink r:id="rId115" w:history="1">
        <w:r w:rsidR="00AB281E" w:rsidRPr="0028107A">
          <w:rPr>
            <w:rStyle w:val="Hyperlink"/>
            <w:rFonts w:cs="Times New Roman"/>
            <w:rtl/>
          </w:rPr>
          <w:t xml:space="preserve">1996 </w:t>
        </w:r>
        <w:r w:rsidR="00AB281E" w:rsidRPr="0028107A">
          <w:rPr>
            <w:rStyle w:val="Hyperlink"/>
          </w:rPr>
          <w:t>in British music</w:t>
        </w:r>
      </w:hyperlink>
    </w:p>
    <w:p w14:paraId="7FAD943D" w14:textId="104A7840" w:rsidR="00AB281E" w:rsidRDefault="00EE3076" w:rsidP="00250000">
      <w:hyperlink r:id="rId116" w:history="1">
        <w:r w:rsidR="0028107A" w:rsidRPr="0028107A">
          <w:rPr>
            <w:rStyle w:val="Hyperlink"/>
          </w:rPr>
          <w:t>Glasto alternatives</w:t>
        </w:r>
      </w:hyperlink>
    </w:p>
    <w:p w14:paraId="2E0C145C" w14:textId="64ACCCCA" w:rsidR="0028107A" w:rsidRDefault="00EE3076" w:rsidP="00250000">
      <w:pPr>
        <w:rPr>
          <w:rtl/>
        </w:rPr>
      </w:pPr>
      <w:hyperlink r:id="rId117" w:history="1">
        <w:r w:rsidR="0028107A" w:rsidRPr="0028107A">
          <w:rPr>
            <w:rStyle w:val="Hyperlink"/>
          </w:rPr>
          <w:t>Glasto headliners 1970-2017</w:t>
        </w:r>
      </w:hyperlink>
    </w:p>
    <w:p w14:paraId="63B1E3FB" w14:textId="52896359" w:rsidR="0028107A" w:rsidRDefault="00EE3076" w:rsidP="00250000">
      <w:hyperlink r:id="rId118" w:history="1">
        <w:r w:rsidR="0028107A" w:rsidRPr="0028107A">
          <w:rPr>
            <w:rStyle w:val="Hyperlink"/>
          </w:rPr>
          <w:t>British music festivals</w:t>
        </w:r>
      </w:hyperlink>
    </w:p>
    <w:p w14:paraId="6C10DBCD" w14:textId="3889206C" w:rsidR="004B4F44" w:rsidRDefault="004B4F44" w:rsidP="00250000">
      <w:pPr>
        <w:rPr>
          <w:rtl/>
        </w:rPr>
      </w:pPr>
      <w:r>
        <w:rPr>
          <w:rFonts w:hint="cs"/>
          <w:rtl/>
        </w:rPr>
        <w:t>]</w:t>
      </w:r>
    </w:p>
    <w:p w14:paraId="20A36B2F" w14:textId="77777777" w:rsidR="0098087C" w:rsidRPr="00CD067C" w:rsidRDefault="0098087C" w:rsidP="00250000">
      <w:pPr>
        <w:rPr>
          <w:rtl/>
        </w:rPr>
      </w:pPr>
    </w:p>
    <w:p w14:paraId="74620CD2" w14:textId="04862D11" w:rsidR="0036682D" w:rsidRDefault="00B42CA1" w:rsidP="0036682D">
      <w:pPr>
        <w:rPr>
          <w:rtl/>
        </w:rPr>
      </w:pPr>
      <w:r>
        <w:rPr>
          <w:rFonts w:hint="cs"/>
          <w:rtl/>
        </w:rPr>
        <w:t>מארק נסע לאולימפיאדת ה</w:t>
      </w:r>
      <w:r w:rsidR="001C5A04">
        <w:rPr>
          <w:rFonts w:hint="cs"/>
          <w:rtl/>
        </w:rPr>
        <w:t>מתמטיקה</w:t>
      </w:r>
      <w:r>
        <w:rPr>
          <w:rFonts w:hint="cs"/>
          <w:rtl/>
        </w:rPr>
        <w:t xml:space="preserve"> הבינלאומית בטורונטו ונשאר שם להשתלמות מיוחדת לזוכים במדליה.</w:t>
      </w:r>
      <w:r w:rsidR="0036682D" w:rsidRPr="00CD067C">
        <w:rPr>
          <w:rtl/>
        </w:rPr>
        <w:t>ימי</w:t>
      </w:r>
      <w:r w:rsidR="0036682D">
        <w:rPr>
          <w:rFonts w:hint="cs"/>
          <w:rtl/>
        </w:rPr>
        <w:t xml:space="preserve"> הקיץ</w:t>
      </w:r>
      <w:r w:rsidR="0036682D" w:rsidRPr="00CD067C">
        <w:rPr>
          <w:rtl/>
        </w:rPr>
        <w:t xml:space="preserve"> </w:t>
      </w:r>
      <w:r w:rsidR="0036682D">
        <w:rPr>
          <w:rFonts w:hint="cs"/>
          <w:rtl/>
        </w:rPr>
        <w:t>בלונדון חלפו</w:t>
      </w:r>
      <w:r w:rsidR="0036682D" w:rsidRPr="00CD067C">
        <w:rPr>
          <w:rtl/>
        </w:rPr>
        <w:t xml:space="preserve"> </w:t>
      </w:r>
      <w:r w:rsidR="0036682D">
        <w:rPr>
          <w:rFonts w:hint="cs"/>
          <w:rtl/>
        </w:rPr>
        <w:t>על אלכס</w:t>
      </w:r>
      <w:r w:rsidR="0036682D" w:rsidRPr="00CD067C">
        <w:rPr>
          <w:rtl/>
        </w:rPr>
        <w:t xml:space="preserve"> לאיטם</w:t>
      </w:r>
      <w:r w:rsidR="0036682D">
        <w:rPr>
          <w:rtl/>
        </w:rPr>
        <w:t xml:space="preserve">, </w:t>
      </w:r>
      <w:r w:rsidR="0036682D">
        <w:rPr>
          <w:rFonts w:hint="cs"/>
          <w:rtl/>
        </w:rPr>
        <w:t xml:space="preserve">בעיקר </w:t>
      </w:r>
      <w:r w:rsidR="00447564">
        <w:rPr>
          <w:rFonts w:hint="cs"/>
          <w:rtl/>
        </w:rPr>
        <w:t>בתו</w:t>
      </w:r>
      <w:r w:rsidR="0036682D">
        <w:rPr>
          <w:rFonts w:hint="cs"/>
          <w:rtl/>
        </w:rPr>
        <w:t>ם מחנה האימונים שלו ברוגבי</w:t>
      </w:r>
      <w:r>
        <w:rPr>
          <w:rFonts w:hint="cs"/>
          <w:rtl/>
        </w:rPr>
        <w:t>.</w:t>
      </w:r>
      <w:r w:rsidR="0036682D">
        <w:rPr>
          <w:rFonts w:hint="cs"/>
          <w:rtl/>
        </w:rPr>
        <w:t xml:space="preserve"> </w:t>
      </w:r>
    </w:p>
    <w:p w14:paraId="7C7968C0" w14:textId="6C993713" w:rsidR="004627AB" w:rsidRPr="00CD067C" w:rsidRDefault="00B42CA1" w:rsidP="00994621">
      <w:pPr>
        <w:rPr>
          <w:rtl/>
        </w:rPr>
      </w:pPr>
      <w:r>
        <w:rPr>
          <w:rFonts w:hint="cs"/>
          <w:rtl/>
        </w:rPr>
        <w:lastRenderedPageBreak/>
        <w:t>הו</w:t>
      </w:r>
      <w:r w:rsidR="0036682D">
        <w:rPr>
          <w:rFonts w:hint="cs"/>
          <w:rtl/>
        </w:rPr>
        <w:t>א</w:t>
      </w:r>
      <w:r w:rsidR="009E01AF">
        <w:rPr>
          <w:rtl/>
        </w:rPr>
        <w:t xml:space="preserve"> ה</w:t>
      </w:r>
      <w:r w:rsidR="001F7E1A" w:rsidRPr="001F7E1A">
        <w:rPr>
          <w:rFonts w:cs="Times New Roman"/>
          <w:rtl/>
        </w:rPr>
        <w:t>קפיד על חוקי הבריאות והתזונה ובלע מדי יום סירופ ברזל בעל טעם מזעזע</w:t>
      </w:r>
      <w:r w:rsidR="00D9235D">
        <w:rPr>
          <w:rFonts w:hint="cs"/>
          <w:rtl/>
        </w:rPr>
        <w:t>,</w:t>
      </w:r>
      <w:r w:rsidR="009E01AF">
        <w:rPr>
          <w:rtl/>
        </w:rPr>
        <w:t xml:space="preserve"> ובכל זאת </w:t>
      </w:r>
      <w:r w:rsidR="009E01AF">
        <w:rPr>
          <w:rFonts w:hint="cs"/>
          <w:rtl/>
        </w:rPr>
        <w:t>כשמארק חזר ב</w:t>
      </w:r>
      <w:r w:rsidR="004627AB" w:rsidRPr="00CD067C">
        <w:rPr>
          <w:rtl/>
        </w:rPr>
        <w:t>סוף הקי</w:t>
      </w:r>
      <w:r w:rsidR="00976FCA">
        <w:rPr>
          <w:rtl/>
        </w:rPr>
        <w:t xml:space="preserve">ץ </w:t>
      </w:r>
      <w:r w:rsidR="009E01AF">
        <w:rPr>
          <w:rFonts w:hint="cs"/>
          <w:rtl/>
        </w:rPr>
        <w:t>ו</w:t>
      </w:r>
      <w:r w:rsidR="00976FCA">
        <w:rPr>
          <w:rtl/>
        </w:rPr>
        <w:t>אביהם חרץ את ג</w:t>
      </w:r>
      <w:r w:rsidR="00A32CB5">
        <w:rPr>
          <w:rFonts w:hint="cs"/>
          <w:rtl/>
        </w:rPr>
        <w:t>ו</w:t>
      </w:r>
      <w:r w:rsidR="00976FCA">
        <w:rPr>
          <w:rtl/>
        </w:rPr>
        <w:t>בהם במשקוף</w:t>
      </w:r>
      <w:r w:rsidR="00E12A5D">
        <w:rPr>
          <w:rFonts w:hint="cs"/>
          <w:rtl/>
        </w:rPr>
        <w:t xml:space="preserve"> של</w:t>
      </w:r>
      <w:r w:rsidR="00976FCA">
        <w:rPr>
          <w:rtl/>
        </w:rPr>
        <w:t xml:space="preserve"> </w:t>
      </w:r>
      <w:r w:rsidR="004627AB" w:rsidRPr="00CD067C">
        <w:rPr>
          <w:rtl/>
        </w:rPr>
        <w:t xml:space="preserve">דלת המטבח, התברר שמאז המדידה האחרונה </w:t>
      </w:r>
      <w:r w:rsidR="00852605">
        <w:rPr>
          <w:rFonts w:hint="cs"/>
          <w:rtl/>
        </w:rPr>
        <w:t xml:space="preserve">מלפני </w:t>
      </w:r>
      <w:r w:rsidR="004627AB" w:rsidRPr="00CD067C">
        <w:rPr>
          <w:rtl/>
        </w:rPr>
        <w:t xml:space="preserve">חצי שנה מארק </w:t>
      </w:r>
      <w:r w:rsidR="00834E16">
        <w:rPr>
          <w:rFonts w:hint="cs"/>
          <w:rtl/>
        </w:rPr>
        <w:t xml:space="preserve">גבה </w:t>
      </w:r>
      <w:r w:rsidR="004627AB" w:rsidRPr="00CD067C">
        <w:rPr>
          <w:rtl/>
        </w:rPr>
        <w:t>בשמונה סנטימטר</w:t>
      </w:r>
      <w:r w:rsidR="0000056A">
        <w:rPr>
          <w:rFonts w:hint="cs"/>
          <w:rtl/>
        </w:rPr>
        <w:t>ים</w:t>
      </w:r>
      <w:r w:rsidR="004627AB" w:rsidRPr="00CD067C">
        <w:rPr>
          <w:rtl/>
        </w:rPr>
        <w:t>, ואלכס רק בש</w:t>
      </w:r>
      <w:r w:rsidR="00976FCA">
        <w:rPr>
          <w:rFonts w:hint="cs"/>
          <w:rtl/>
        </w:rPr>
        <w:t>ניים</w:t>
      </w:r>
      <w:r w:rsidR="004627AB" w:rsidRPr="00CD067C">
        <w:rPr>
          <w:rtl/>
        </w:rPr>
        <w:t>.</w:t>
      </w:r>
      <w:r w:rsidR="007C788F">
        <w:rPr>
          <w:rFonts w:hint="cs"/>
          <w:rtl/>
        </w:rPr>
        <w:t xml:space="preserve"> תחזיותיו האופטימיות</w:t>
      </w:r>
      <w:r w:rsidR="00852605">
        <w:rPr>
          <w:rFonts w:hint="cs"/>
          <w:rtl/>
        </w:rPr>
        <w:t xml:space="preserve"> </w:t>
      </w:r>
      <w:r w:rsidR="007C788F">
        <w:rPr>
          <w:rFonts w:hint="cs"/>
          <w:rtl/>
        </w:rPr>
        <w:t>של</w:t>
      </w:r>
      <w:r w:rsidR="00852605">
        <w:rPr>
          <w:rFonts w:hint="cs"/>
          <w:rtl/>
        </w:rPr>
        <w:t xml:space="preserve"> האנדוקרינולוג</w:t>
      </w:r>
      <w:r w:rsidR="007C788F">
        <w:rPr>
          <w:rFonts w:hint="cs"/>
          <w:rtl/>
        </w:rPr>
        <w:t xml:space="preserve"> לגבי גובהו הסופי</w:t>
      </w:r>
      <w:r w:rsidR="0036682D" w:rsidRPr="0036682D">
        <w:rPr>
          <w:rtl/>
        </w:rPr>
        <w:t xml:space="preserve"> </w:t>
      </w:r>
      <w:r w:rsidR="0036682D" w:rsidRPr="0036682D">
        <w:rPr>
          <w:rFonts w:cs="Times New Roman"/>
          <w:rtl/>
        </w:rPr>
        <w:t>נראו מופרכות מאי פעם</w:t>
      </w:r>
      <w:r w:rsidR="007C788F">
        <w:rPr>
          <w:rFonts w:hint="cs"/>
          <w:rtl/>
        </w:rPr>
        <w:t xml:space="preserve">, </w:t>
      </w:r>
      <w:r w:rsidR="0084184B">
        <w:rPr>
          <w:rFonts w:hint="cs"/>
          <w:rtl/>
        </w:rPr>
        <w:t>ו</w:t>
      </w:r>
      <w:r w:rsidR="0036682D">
        <w:rPr>
          <w:rFonts w:hint="cs"/>
          <w:rtl/>
        </w:rPr>
        <w:t xml:space="preserve">את </w:t>
      </w:r>
      <w:r w:rsidR="007C788F">
        <w:rPr>
          <w:rFonts w:hint="cs"/>
          <w:rtl/>
        </w:rPr>
        <w:t xml:space="preserve">סירובו לרשום לאלכס טיפולים בהורמונים שיגבירו את צמיחתו, </w:t>
      </w:r>
      <w:r w:rsidR="0036682D" w:rsidRPr="0036682D">
        <w:rPr>
          <w:rFonts w:cs="Times New Roman"/>
          <w:rtl/>
        </w:rPr>
        <w:t>לא ניתן היה להצדיק עוד</w:t>
      </w:r>
      <w:r w:rsidR="007C788F">
        <w:rPr>
          <w:rFonts w:hint="cs"/>
          <w:rtl/>
        </w:rPr>
        <w:t>.</w:t>
      </w:r>
    </w:p>
    <w:p w14:paraId="58B49166" w14:textId="74FAF72B" w:rsidR="004627AB" w:rsidRPr="00CD067C" w:rsidRDefault="004627AB" w:rsidP="00994621">
      <w:pPr>
        <w:rPr>
          <w:rtl/>
        </w:rPr>
      </w:pPr>
      <w:r w:rsidRPr="00CD067C">
        <w:rPr>
          <w:rtl/>
        </w:rPr>
        <w:t xml:space="preserve">"נחליף אנדוקרינולוג," </w:t>
      </w:r>
      <w:r w:rsidR="001C5A04">
        <w:rPr>
          <w:rFonts w:hint="cs"/>
          <w:rtl/>
        </w:rPr>
        <w:t>אימא</w:t>
      </w:r>
      <w:r w:rsidR="00976FCA">
        <w:rPr>
          <w:rFonts w:hint="cs"/>
          <w:rtl/>
        </w:rPr>
        <w:t xml:space="preserve"> </w:t>
      </w:r>
      <w:r w:rsidR="008513E5" w:rsidRPr="008513E5">
        <w:rPr>
          <w:rFonts w:cs="Times New Roman"/>
          <w:rtl/>
        </w:rPr>
        <w:t>פסק</w:t>
      </w:r>
      <w:r w:rsidRPr="00CD067C">
        <w:rPr>
          <w:rtl/>
        </w:rPr>
        <w:t>ה לפני שיצאה עם תיאו ומארק לקנות</w:t>
      </w:r>
      <w:r w:rsidR="00A86BA4">
        <w:rPr>
          <w:rFonts w:hint="cs"/>
          <w:rtl/>
        </w:rPr>
        <w:t>בגדים</w:t>
      </w:r>
      <w:r w:rsidR="00994621">
        <w:rPr>
          <w:rFonts w:hint="cs"/>
          <w:rtl/>
        </w:rPr>
        <w:t>.</w:t>
      </w:r>
      <w:r w:rsidRPr="00CD067C">
        <w:rPr>
          <w:rtl/>
        </w:rPr>
        <w:t xml:space="preserve"> </w:t>
      </w:r>
      <w:r w:rsidR="001F7E1A">
        <w:rPr>
          <w:rFonts w:hint="cs"/>
          <w:rtl/>
        </w:rPr>
        <w:t>ר</w:t>
      </w:r>
      <w:r w:rsidR="001F7E1A" w:rsidRPr="001F7E1A">
        <w:rPr>
          <w:rFonts w:cs="Times New Roman"/>
          <w:rtl/>
        </w:rPr>
        <w:t xml:space="preserve">ק לאלכס התאימה עדיין התלבושת </w:t>
      </w:r>
      <w:r w:rsidR="00A86BA4">
        <w:rPr>
          <w:rFonts w:cs="Times New Roman" w:hint="cs"/>
          <w:rtl/>
        </w:rPr>
        <w:t xml:space="preserve">האחידה </w:t>
      </w:r>
      <w:r w:rsidR="001F7E1A" w:rsidRPr="001F7E1A">
        <w:rPr>
          <w:rFonts w:cs="Times New Roman"/>
          <w:rtl/>
        </w:rPr>
        <w:t>מהשנה הקודמת</w:t>
      </w:r>
      <w:r w:rsidRPr="00CD067C">
        <w:rPr>
          <w:rtl/>
        </w:rPr>
        <w:t>.</w:t>
      </w:r>
    </w:p>
    <w:p w14:paraId="223AD571" w14:textId="556BF697" w:rsidR="004627AB" w:rsidRPr="00CD067C" w:rsidRDefault="004627AB" w:rsidP="007735DD">
      <w:pPr>
        <w:rPr>
          <w:rtl/>
        </w:rPr>
      </w:pPr>
      <w:r w:rsidRPr="00CD067C">
        <w:rPr>
          <w:rtl/>
        </w:rPr>
        <w:t xml:space="preserve">אלכס עלה לכתה י' </w:t>
      </w:r>
      <w:r w:rsidR="0000056A">
        <w:rPr>
          <w:rFonts w:hint="cs"/>
          <w:rtl/>
        </w:rPr>
        <w:t xml:space="preserve">ואם </w:t>
      </w:r>
      <w:r w:rsidR="009427F7">
        <w:rPr>
          <w:rFonts w:hint="cs"/>
          <w:rtl/>
        </w:rPr>
        <w:t xml:space="preserve">יוּתר </w:t>
      </w:r>
      <w:r w:rsidR="0000056A">
        <w:rPr>
          <w:rFonts w:hint="cs"/>
          <w:rtl/>
        </w:rPr>
        <w:t>ל</w:t>
      </w:r>
      <w:r w:rsidR="00852605">
        <w:rPr>
          <w:rFonts w:hint="cs"/>
          <w:rtl/>
        </w:rPr>
        <w:t>בחון את המצב</w:t>
      </w:r>
      <w:r w:rsidR="0000056A">
        <w:rPr>
          <w:rFonts w:hint="cs"/>
          <w:rtl/>
        </w:rPr>
        <w:t xml:space="preserve"> באופן מפוכח, הגולל נסתם על סיכוי</w:t>
      </w:r>
      <w:r w:rsidR="00A32CB5">
        <w:rPr>
          <w:rFonts w:hint="cs"/>
          <w:rtl/>
        </w:rPr>
        <w:t>י</w:t>
      </w:r>
      <w:r w:rsidR="0000056A">
        <w:rPr>
          <w:rFonts w:hint="cs"/>
          <w:rtl/>
        </w:rPr>
        <w:t>ו</w:t>
      </w:r>
      <w:r w:rsidR="005E1819">
        <w:rPr>
          <w:rFonts w:hint="cs"/>
          <w:rtl/>
        </w:rPr>
        <w:t xml:space="preserve"> </w:t>
      </w:r>
      <w:r w:rsidR="00852605">
        <w:rPr>
          <w:rFonts w:hint="cs"/>
          <w:rtl/>
        </w:rPr>
        <w:t>להצטרף</w:t>
      </w:r>
      <w:r w:rsidR="0000056A">
        <w:rPr>
          <w:rFonts w:hint="cs"/>
          <w:rtl/>
        </w:rPr>
        <w:t xml:space="preserve"> </w:t>
      </w:r>
      <w:r w:rsidR="00A32CB5">
        <w:rPr>
          <w:rFonts w:hint="cs"/>
          <w:rtl/>
        </w:rPr>
        <w:t>ל</w:t>
      </w:r>
      <w:r w:rsidR="005E1819">
        <w:rPr>
          <w:rFonts w:hint="cs"/>
          <w:rtl/>
        </w:rPr>
        <w:t xml:space="preserve">צוות </w:t>
      </w:r>
      <w:r w:rsidR="00000397">
        <w:rPr>
          <w:rFonts w:hint="cs"/>
          <w:rtl/>
        </w:rPr>
        <w:t xml:space="preserve">האולימפי של </w:t>
      </w:r>
      <w:r w:rsidR="005E1819">
        <w:rPr>
          <w:rFonts w:hint="cs"/>
          <w:rtl/>
        </w:rPr>
        <w:t>בריטניה</w:t>
      </w:r>
      <w:r w:rsidRPr="00CD067C">
        <w:rPr>
          <w:rtl/>
        </w:rPr>
        <w:t xml:space="preserve">. מישהו אחר יהיה השחיין המהיר ביותר </w:t>
      </w:r>
      <w:r w:rsidR="00297D38">
        <w:rPr>
          <w:rtl/>
        </w:rPr>
        <w:t>על פ</w:t>
      </w:r>
      <w:r w:rsidRPr="00CD067C">
        <w:rPr>
          <w:rtl/>
        </w:rPr>
        <w:t>ני כדור הארץ, מישהו אחר האצן המהיר ביותר. נפשו של מישהו אחר תתעלה ב</w:t>
      </w:r>
      <w:r w:rsidR="00A8464C">
        <w:rPr>
          <w:rFonts w:hint="cs"/>
          <w:rtl/>
        </w:rPr>
        <w:t>עת</w:t>
      </w:r>
      <w:r w:rsidRPr="00CD067C">
        <w:rPr>
          <w:rtl/>
        </w:rPr>
        <w:t xml:space="preserve"> שישבור שיאים, ב</w:t>
      </w:r>
      <w:r w:rsidR="00A8464C">
        <w:rPr>
          <w:rFonts w:hint="cs"/>
          <w:rtl/>
        </w:rPr>
        <w:t>עת</w:t>
      </w:r>
      <w:r w:rsidRPr="00CD067C">
        <w:rPr>
          <w:rtl/>
        </w:rPr>
        <w:t xml:space="preserve"> שיעמוד על דוכן המנצחים, ב</w:t>
      </w:r>
      <w:r w:rsidR="00A8464C">
        <w:rPr>
          <w:rFonts w:hint="cs"/>
          <w:rtl/>
        </w:rPr>
        <w:t>עת</w:t>
      </w:r>
      <w:r w:rsidRPr="00CD067C">
        <w:rPr>
          <w:rtl/>
        </w:rPr>
        <w:t xml:space="preserve"> שאלכס יחליף אנדוקרינולוג.</w:t>
      </w:r>
    </w:p>
    <w:p w14:paraId="4A3970EC" w14:textId="78B0351B" w:rsidR="00C051E0" w:rsidRDefault="008B1B44" w:rsidP="00994621">
      <w:pPr>
        <w:rPr>
          <w:rtl/>
        </w:rPr>
      </w:pPr>
      <w:r>
        <w:rPr>
          <w:rtl/>
        </w:rPr>
        <w:t>סופי</w:t>
      </w:r>
      <w:r w:rsidR="004627AB" w:rsidRPr="00CD067C">
        <w:rPr>
          <w:rtl/>
        </w:rPr>
        <w:t xml:space="preserve"> </w:t>
      </w:r>
      <w:r w:rsidR="00994621">
        <w:rPr>
          <w:rFonts w:hint="cs"/>
          <w:rtl/>
        </w:rPr>
        <w:t>יצאה</w:t>
      </w:r>
      <w:r w:rsidR="004627AB" w:rsidRPr="00CD067C">
        <w:rPr>
          <w:rtl/>
        </w:rPr>
        <w:t xml:space="preserve"> לשיעור פסנתר והבית היה שקט לגמרי. </w:t>
      </w:r>
    </w:p>
    <w:p w14:paraId="522CDE08" w14:textId="73FE3D6F" w:rsidR="0036682D" w:rsidRDefault="00C051E0" w:rsidP="00C051E0">
      <w:pPr>
        <w:rPr>
          <w:rFonts w:cs="Times New Roman"/>
          <w:rtl/>
        </w:rPr>
      </w:pPr>
      <w:r w:rsidRPr="003E4E5C">
        <w:rPr>
          <w:rFonts w:cs="Times New Roman" w:hint="eastAsia"/>
          <w:rtl/>
        </w:rPr>
        <w:t>אלכס</w:t>
      </w:r>
      <w:r w:rsidRPr="003E4E5C">
        <w:rPr>
          <w:rFonts w:cs="Times New Roman"/>
          <w:rtl/>
        </w:rPr>
        <w:t xml:space="preserve"> </w:t>
      </w:r>
      <w:r w:rsidRPr="003E4E5C">
        <w:rPr>
          <w:rFonts w:cs="Times New Roman" w:hint="eastAsia"/>
          <w:rtl/>
        </w:rPr>
        <w:t>נשאר</w:t>
      </w:r>
      <w:r w:rsidRPr="003E4E5C">
        <w:rPr>
          <w:rFonts w:cs="Times New Roman"/>
          <w:rtl/>
        </w:rPr>
        <w:t xml:space="preserve"> </w:t>
      </w:r>
      <w:r w:rsidRPr="003E4E5C">
        <w:rPr>
          <w:rFonts w:cs="Times New Roman" w:hint="eastAsia"/>
          <w:rtl/>
        </w:rPr>
        <w:t>לבדו</w:t>
      </w:r>
      <w:r w:rsidRPr="003E4E5C">
        <w:rPr>
          <w:rFonts w:cs="Times New Roman"/>
          <w:rtl/>
        </w:rPr>
        <w:t xml:space="preserve"> </w:t>
      </w:r>
      <w:r w:rsidRPr="003E4E5C">
        <w:rPr>
          <w:rFonts w:cs="Times New Roman" w:hint="eastAsia"/>
          <w:rtl/>
        </w:rPr>
        <w:t>עם</w:t>
      </w:r>
      <w:r w:rsidRPr="003E4E5C">
        <w:rPr>
          <w:rFonts w:cs="Times New Roman"/>
          <w:rtl/>
        </w:rPr>
        <w:t xml:space="preserve"> </w:t>
      </w:r>
      <w:r w:rsidRPr="003E4E5C">
        <w:rPr>
          <w:rFonts w:cs="Times New Roman" w:hint="eastAsia"/>
          <w:rtl/>
        </w:rPr>
        <w:t>אביו</w:t>
      </w:r>
      <w:r w:rsidR="00B7358D" w:rsidRPr="003E4E5C">
        <w:rPr>
          <w:rFonts w:cs="Times New Roman"/>
          <w:rtl/>
        </w:rPr>
        <w:t xml:space="preserve">, </w:t>
      </w:r>
      <w:r w:rsidR="00B7358D" w:rsidRPr="003E4E5C">
        <w:rPr>
          <w:rFonts w:cs="Times New Roman" w:hint="eastAsia"/>
          <w:rtl/>
        </w:rPr>
        <w:t>וכבר</w:t>
      </w:r>
      <w:r w:rsidR="00B7358D" w:rsidRPr="003E4E5C">
        <w:rPr>
          <w:rFonts w:cs="Times New Roman"/>
          <w:rtl/>
        </w:rPr>
        <w:t xml:space="preserve"> </w:t>
      </w:r>
      <w:r w:rsidR="00B7358D" w:rsidRPr="003E4E5C">
        <w:rPr>
          <w:rFonts w:cs="Times New Roman" w:hint="eastAsia"/>
          <w:rtl/>
        </w:rPr>
        <w:t>תכנן</w:t>
      </w:r>
      <w:r w:rsidR="00B7358D" w:rsidRPr="003E4E5C">
        <w:rPr>
          <w:rFonts w:cs="Times New Roman"/>
          <w:rtl/>
        </w:rPr>
        <w:t xml:space="preserve"> </w:t>
      </w:r>
      <w:r w:rsidR="00B7358D" w:rsidRPr="003E4E5C">
        <w:rPr>
          <w:rFonts w:cs="Times New Roman" w:hint="eastAsia"/>
          <w:rtl/>
        </w:rPr>
        <w:t>כיצד</w:t>
      </w:r>
      <w:r w:rsidR="00B7358D" w:rsidRPr="003E4E5C">
        <w:rPr>
          <w:rFonts w:cs="Times New Roman"/>
          <w:rtl/>
        </w:rPr>
        <w:t xml:space="preserve"> </w:t>
      </w:r>
      <w:r w:rsidR="00A32CB5">
        <w:rPr>
          <w:rFonts w:cs="Times New Roman" w:hint="cs"/>
          <w:rtl/>
        </w:rPr>
        <w:t>י</w:t>
      </w:r>
      <w:r w:rsidR="00B7358D" w:rsidRPr="003E4E5C">
        <w:rPr>
          <w:rFonts w:cs="Times New Roman" w:hint="eastAsia"/>
          <w:rtl/>
        </w:rPr>
        <w:t>ימלט</w:t>
      </w:r>
      <w:r w:rsidR="00B7358D" w:rsidRPr="003E4E5C">
        <w:rPr>
          <w:rFonts w:cs="Times New Roman"/>
          <w:rtl/>
        </w:rPr>
        <w:t xml:space="preserve"> </w:t>
      </w:r>
      <w:r w:rsidR="00B7358D" w:rsidRPr="003E4E5C">
        <w:rPr>
          <w:rFonts w:cs="Times New Roman" w:hint="eastAsia"/>
          <w:rtl/>
        </w:rPr>
        <w:t>מנוכחותו</w:t>
      </w:r>
      <w:r w:rsidRPr="003E4E5C">
        <w:rPr>
          <w:rFonts w:cs="Times New Roman"/>
          <w:rtl/>
        </w:rPr>
        <w:t xml:space="preserve">. </w:t>
      </w:r>
    </w:p>
    <w:p w14:paraId="67DA0BDE" w14:textId="630702E2" w:rsidR="00C051E0" w:rsidRPr="003E4E5C" w:rsidRDefault="00447564" w:rsidP="00C051E0">
      <w:pPr>
        <w:rPr>
          <w:rFonts w:cs="Times New Roman"/>
          <w:rtl/>
        </w:rPr>
      </w:pPr>
      <w:r w:rsidRPr="00B42CA1">
        <w:rPr>
          <w:rFonts w:cs="Times New Roman"/>
          <w:rtl/>
        </w:rPr>
        <w:t xml:space="preserve">אביו </w:t>
      </w:r>
      <w:r w:rsidR="00C051E0" w:rsidRPr="003E4E5C">
        <w:rPr>
          <w:rFonts w:cs="Times New Roman"/>
          <w:rtl/>
        </w:rPr>
        <w:t>היה אדם חיו</w:t>
      </w:r>
      <w:r w:rsidR="00C051E0" w:rsidRPr="003E4E5C">
        <w:rPr>
          <w:rFonts w:cs="Times New Roman" w:hint="eastAsia"/>
          <w:rtl/>
        </w:rPr>
        <w:t>ו</w:t>
      </w:r>
      <w:r w:rsidR="00C051E0" w:rsidRPr="003E4E5C">
        <w:rPr>
          <w:rFonts w:cs="Times New Roman"/>
          <w:rtl/>
        </w:rPr>
        <w:t>ר</w:t>
      </w:r>
      <w:r>
        <w:rPr>
          <w:rFonts w:cs="Times New Roman" w:hint="cs"/>
          <w:rtl/>
        </w:rPr>
        <w:t>.</w:t>
      </w:r>
      <w:r w:rsidR="00B42CA1" w:rsidRPr="00B42CA1">
        <w:rPr>
          <w:rFonts w:cs="Times New Roman"/>
          <w:rtl/>
        </w:rPr>
        <w:t xml:space="preserve"> </w:t>
      </w:r>
      <w:r>
        <w:rPr>
          <w:rFonts w:cs="Times New Roman" w:hint="cs"/>
          <w:rtl/>
        </w:rPr>
        <w:t>ל</w:t>
      </w:r>
      <w:r w:rsidR="00B7358D" w:rsidRPr="003E4E5C">
        <w:rPr>
          <w:rFonts w:cs="Times New Roman"/>
          <w:rtl/>
        </w:rPr>
        <w:t xml:space="preserve">עיניו </w:t>
      </w:r>
      <w:r w:rsidR="00A32CB5">
        <w:rPr>
          <w:rFonts w:cs="Times New Roman" w:hint="cs"/>
          <w:rtl/>
        </w:rPr>
        <w:t xml:space="preserve">היה </w:t>
      </w:r>
      <w:r w:rsidR="00B7358D" w:rsidRPr="003E4E5C">
        <w:rPr>
          <w:rFonts w:cs="Times New Roman" w:hint="eastAsia"/>
          <w:rtl/>
        </w:rPr>
        <w:t>גוון</w:t>
      </w:r>
      <w:r w:rsidR="00B7358D" w:rsidRPr="003E4E5C">
        <w:rPr>
          <w:rFonts w:cs="Times New Roman"/>
          <w:rtl/>
        </w:rPr>
        <w:t xml:space="preserve"> דהה ויגע</w:t>
      </w:r>
      <w:r>
        <w:rPr>
          <w:rFonts w:cs="Times New Roman" w:hint="cs"/>
          <w:rtl/>
        </w:rPr>
        <w:t xml:space="preserve"> וגם</w:t>
      </w:r>
      <w:r w:rsidR="00C051E0" w:rsidRPr="003E4E5C">
        <w:rPr>
          <w:rFonts w:cs="Times New Roman"/>
          <w:rtl/>
        </w:rPr>
        <w:t xml:space="preserve"> שפתיו </w:t>
      </w:r>
      <w:r w:rsidR="00FE0E7F">
        <w:rPr>
          <w:rFonts w:cs="Times New Roman" w:hint="cs"/>
          <w:rtl/>
        </w:rPr>
        <w:t>הדק</w:t>
      </w:r>
      <w:r w:rsidR="00C051E0" w:rsidRPr="003E4E5C">
        <w:rPr>
          <w:rFonts w:cs="Times New Roman"/>
          <w:rtl/>
        </w:rPr>
        <w:t>ות איבדו במשך השנים את צבע</w:t>
      </w:r>
      <w:r w:rsidR="00B7358D" w:rsidRPr="003E4E5C">
        <w:rPr>
          <w:rFonts w:cs="Times New Roman" w:hint="eastAsia"/>
          <w:rtl/>
        </w:rPr>
        <w:t>ן</w:t>
      </w:r>
      <w:r w:rsidR="00C051E0" w:rsidRPr="003E4E5C">
        <w:rPr>
          <w:rFonts w:cs="Times New Roman"/>
          <w:rtl/>
        </w:rPr>
        <w:t xml:space="preserve">, </w:t>
      </w:r>
      <w:r w:rsidR="00FE0E7F">
        <w:rPr>
          <w:rFonts w:cs="Times New Roman" w:hint="cs"/>
          <w:rtl/>
        </w:rPr>
        <w:t>וב</w:t>
      </w:r>
      <w:r w:rsidR="003B2198">
        <w:rPr>
          <w:rFonts w:cs="Times New Roman"/>
          <w:rtl/>
        </w:rPr>
        <w:t>שערו</w:t>
      </w:r>
      <w:r w:rsidR="00C051E0" w:rsidRPr="003E4E5C">
        <w:rPr>
          <w:rFonts w:cs="Times New Roman"/>
          <w:rtl/>
        </w:rPr>
        <w:t xml:space="preserve"> </w:t>
      </w:r>
      <w:r w:rsidR="00E957FF">
        <w:rPr>
          <w:rFonts w:cs="Times New Roman" w:hint="cs"/>
          <w:rtl/>
        </w:rPr>
        <w:t xml:space="preserve">נמזג גוון </w:t>
      </w:r>
      <w:r w:rsidR="00C051E0" w:rsidRPr="003E4E5C">
        <w:rPr>
          <w:rFonts w:cs="Times New Roman"/>
          <w:rtl/>
        </w:rPr>
        <w:t>כ</w:t>
      </w:r>
      <w:r w:rsidR="003346D0" w:rsidRPr="003E4E5C">
        <w:rPr>
          <w:rFonts w:cs="Times New Roman" w:hint="eastAsia"/>
          <w:rtl/>
        </w:rPr>
        <w:t>עי</w:t>
      </w:r>
      <w:r w:rsidR="00C051E0" w:rsidRPr="003E4E5C">
        <w:rPr>
          <w:rFonts w:cs="Times New Roman"/>
          <w:rtl/>
        </w:rPr>
        <w:t>ן הדבש המאוחסן במרתפים שנים על שנים</w:t>
      </w:r>
      <w:r w:rsidR="004D124E" w:rsidRPr="003E4E5C">
        <w:rPr>
          <w:rFonts w:cs="Times New Roman"/>
          <w:rtl/>
        </w:rPr>
        <w:t xml:space="preserve"> </w:t>
      </w:r>
      <w:r w:rsidR="004D124E" w:rsidRPr="003E4E5C">
        <w:rPr>
          <w:rFonts w:cs="Times New Roman" w:hint="eastAsia"/>
          <w:rtl/>
        </w:rPr>
        <w:t>ללא</w:t>
      </w:r>
      <w:r w:rsidR="004D124E" w:rsidRPr="003E4E5C">
        <w:rPr>
          <w:rFonts w:cs="Times New Roman"/>
          <w:rtl/>
        </w:rPr>
        <w:t xml:space="preserve"> </w:t>
      </w:r>
      <w:r w:rsidR="004D124E" w:rsidRPr="003E4E5C">
        <w:rPr>
          <w:rFonts w:cs="Times New Roman" w:hint="eastAsia"/>
          <w:rtl/>
        </w:rPr>
        <w:t>שימוש</w:t>
      </w:r>
      <w:r w:rsidR="00C051E0" w:rsidRPr="003E4E5C">
        <w:rPr>
          <w:rFonts w:cs="Times New Roman"/>
          <w:rtl/>
        </w:rPr>
        <w:t>. הוא היה שתקן אבל לעיתים</w:t>
      </w:r>
      <w:r w:rsidR="00E957FF">
        <w:rPr>
          <w:rFonts w:cs="Times New Roman" w:hint="cs"/>
          <w:rtl/>
        </w:rPr>
        <w:t xml:space="preserve"> נתקף ב</w:t>
      </w:r>
      <w:r w:rsidR="0036682D" w:rsidRPr="0036682D">
        <w:rPr>
          <w:rFonts w:cs="Times New Roman"/>
          <w:rtl/>
        </w:rPr>
        <w:t>מבול נזיפות ודברי</w:t>
      </w:r>
      <w:r w:rsidR="00A32CB5">
        <w:rPr>
          <w:rFonts w:cs="Times New Roman" w:hint="cs"/>
          <w:rtl/>
        </w:rPr>
        <w:t xml:space="preserve"> </w:t>
      </w:r>
      <w:r w:rsidR="0036682D" w:rsidRPr="0036682D">
        <w:rPr>
          <w:rFonts w:cs="Times New Roman"/>
          <w:rtl/>
        </w:rPr>
        <w:t>תוכחה</w:t>
      </w:r>
      <w:r w:rsidR="00C051E0" w:rsidRPr="002A34BB">
        <w:rPr>
          <w:rFonts w:cs="Times New Roman"/>
          <w:color w:val="A6A6A6" w:themeColor="background1" w:themeShade="A6"/>
          <w:rtl/>
        </w:rPr>
        <w:t xml:space="preserve"> </w:t>
      </w:r>
      <w:r w:rsidRPr="002A34BB">
        <w:rPr>
          <w:rFonts w:cs="Times New Roman" w:hint="cs"/>
          <w:color w:val="A6A6A6" w:themeColor="background1" w:themeShade="A6"/>
          <w:rtl/>
        </w:rPr>
        <w:t>[</w:t>
      </w:r>
      <w:r w:rsidR="001F7E1A" w:rsidRPr="002A34BB">
        <w:rPr>
          <w:rFonts w:cs="Times New Roman"/>
          <w:color w:val="A6A6A6" w:themeColor="background1" w:themeShade="A6"/>
          <w:rtl/>
        </w:rPr>
        <w:t>בעקבות הפרובוקציות</w:t>
      </w:r>
      <w:r w:rsidR="001F7E1A" w:rsidRPr="002A34BB">
        <w:rPr>
          <w:rFonts w:cs="Times New Roman" w:hint="cs"/>
          <w:color w:val="A6A6A6" w:themeColor="background1" w:themeShade="A6"/>
          <w:rtl/>
        </w:rPr>
        <w:t xml:space="preserve"> </w:t>
      </w:r>
      <w:r w:rsidR="001F7E1A" w:rsidRPr="002A34BB">
        <w:rPr>
          <w:rFonts w:cs="Times New Roman"/>
          <w:color w:val="A6A6A6" w:themeColor="background1" w:themeShade="A6"/>
          <w:rtl/>
        </w:rPr>
        <w:t>התגרויות</w:t>
      </w:r>
      <w:r w:rsidR="00C051E0" w:rsidRPr="002A34BB">
        <w:rPr>
          <w:rFonts w:cs="Times New Roman"/>
          <w:color w:val="A6A6A6" w:themeColor="background1" w:themeShade="A6"/>
          <w:rtl/>
        </w:rPr>
        <w:t xml:space="preserve"> ה</w:t>
      </w:r>
      <w:r w:rsidR="00F94C9D" w:rsidRPr="002A34BB">
        <w:rPr>
          <w:rFonts w:cs="Times New Roman" w:hint="eastAsia"/>
          <w:color w:val="A6A6A6" w:themeColor="background1" w:themeShade="A6"/>
          <w:rtl/>
        </w:rPr>
        <w:t>גירויים</w:t>
      </w:r>
      <w:r w:rsidR="00A8464C" w:rsidRPr="002A34BB">
        <w:rPr>
          <w:rFonts w:cs="Times New Roman" w:hint="cs"/>
          <w:color w:val="A6A6A6" w:themeColor="background1" w:themeShade="A6"/>
          <w:rtl/>
        </w:rPr>
        <w:t xml:space="preserve"> </w:t>
      </w:r>
      <w:r w:rsidR="00C051E0" w:rsidRPr="002A34BB">
        <w:rPr>
          <w:rFonts w:cs="Times New Roman"/>
          <w:color w:val="A6A6A6" w:themeColor="background1" w:themeShade="A6"/>
          <w:rtl/>
        </w:rPr>
        <w:t>פרובוקציות</w:t>
      </w:r>
      <w:r w:rsidRPr="002A34BB">
        <w:rPr>
          <w:rFonts w:cs="Times New Roman" w:hint="cs"/>
          <w:color w:val="A6A6A6" w:themeColor="background1" w:themeShade="A6"/>
          <w:rtl/>
        </w:rPr>
        <w:t xml:space="preserve"> </w:t>
      </w:r>
      <w:r w:rsidR="00C051E0" w:rsidRPr="002A34BB">
        <w:rPr>
          <w:rFonts w:cs="Times New Roman"/>
          <w:color w:val="A6A6A6" w:themeColor="background1" w:themeShade="A6"/>
          <w:rtl/>
        </w:rPr>
        <w:t>ה</w:t>
      </w:r>
      <w:r w:rsidR="00F94C9D" w:rsidRPr="002A34BB">
        <w:rPr>
          <w:rFonts w:cs="Times New Roman" w:hint="eastAsia"/>
          <w:color w:val="A6A6A6" w:themeColor="background1" w:themeShade="A6"/>
          <w:rtl/>
        </w:rPr>
        <w:t>תמוה</w:t>
      </w:r>
      <w:r w:rsidR="001F7E1A" w:rsidRPr="002A34BB">
        <w:rPr>
          <w:rFonts w:cs="Times New Roman" w:hint="cs"/>
          <w:color w:val="A6A6A6" w:themeColor="background1" w:themeShade="A6"/>
          <w:rtl/>
        </w:rPr>
        <w:t>ות</w:t>
      </w:r>
      <w:r w:rsidR="00C051E0" w:rsidRPr="002A34BB">
        <w:rPr>
          <w:rFonts w:cs="Times New Roman"/>
          <w:color w:val="A6A6A6" w:themeColor="background1" w:themeShade="A6"/>
          <w:rtl/>
        </w:rPr>
        <w:t xml:space="preserve"> ביותר</w:t>
      </w:r>
      <w:r w:rsidRPr="002A34BB">
        <w:rPr>
          <w:rFonts w:cs="Times New Roman" w:hint="cs"/>
          <w:color w:val="A6A6A6" w:themeColor="background1" w:themeShade="A6"/>
          <w:rtl/>
        </w:rPr>
        <w:t>]</w:t>
      </w:r>
      <w:r w:rsidR="00C051E0" w:rsidRPr="003E4E5C">
        <w:rPr>
          <w:rFonts w:cs="Times New Roman"/>
          <w:rtl/>
        </w:rPr>
        <w:t xml:space="preserve">. כרגע נזכר כי יש לכעוס על אלכס, </w:t>
      </w:r>
      <w:r w:rsidR="00190AB6" w:rsidRPr="003E4E5C">
        <w:rPr>
          <w:rFonts w:cs="Times New Roman" w:hint="eastAsia"/>
          <w:rtl/>
        </w:rPr>
        <w:t>מ</w:t>
      </w:r>
      <w:r w:rsidR="00F94C9D" w:rsidRPr="003E4E5C">
        <w:rPr>
          <w:rFonts w:cs="Times New Roman" w:hint="eastAsia"/>
          <w:rtl/>
        </w:rPr>
        <w:t>טעמים</w:t>
      </w:r>
      <w:r w:rsidR="00190AB6" w:rsidRPr="003E4E5C">
        <w:rPr>
          <w:rFonts w:cs="Times New Roman"/>
          <w:rtl/>
        </w:rPr>
        <w:t xml:space="preserve"> רב</w:t>
      </w:r>
      <w:r w:rsidR="00F94C9D" w:rsidRPr="003E4E5C">
        <w:rPr>
          <w:rFonts w:cs="Times New Roman" w:hint="eastAsia"/>
          <w:rtl/>
        </w:rPr>
        <w:t>ים</w:t>
      </w:r>
      <w:r w:rsidR="00190AB6" w:rsidRPr="003E4E5C">
        <w:rPr>
          <w:rFonts w:cs="Times New Roman"/>
          <w:rtl/>
        </w:rPr>
        <w:t xml:space="preserve"> מספור.</w:t>
      </w:r>
    </w:p>
    <w:p w14:paraId="124C392E" w14:textId="5A4E92A5" w:rsidR="00C051E0" w:rsidRPr="003E4E5C" w:rsidRDefault="00C051E0" w:rsidP="00C051E0">
      <w:pPr>
        <w:rPr>
          <w:rFonts w:cs="Times New Roman"/>
          <w:rtl/>
        </w:rPr>
      </w:pPr>
      <w:r w:rsidRPr="003E4E5C">
        <w:rPr>
          <w:rFonts w:cs="Times New Roman"/>
          <w:rtl/>
        </w:rPr>
        <w:t xml:space="preserve">כל שיחה </w:t>
      </w:r>
      <w:r w:rsidR="003346D0" w:rsidRPr="003E4E5C">
        <w:rPr>
          <w:rFonts w:cs="Times New Roman" w:hint="eastAsia"/>
          <w:rtl/>
        </w:rPr>
        <w:t>שניהל</w:t>
      </w:r>
      <w:r w:rsidR="003346D0" w:rsidRPr="003E4E5C">
        <w:rPr>
          <w:rFonts w:cs="Times New Roman"/>
          <w:rtl/>
        </w:rPr>
        <w:t xml:space="preserve"> </w:t>
      </w:r>
      <w:r w:rsidR="003346D0" w:rsidRPr="003E4E5C">
        <w:rPr>
          <w:rFonts w:cs="Times New Roman" w:hint="eastAsia"/>
          <w:rtl/>
        </w:rPr>
        <w:t>עם</w:t>
      </w:r>
      <w:r w:rsidR="003346D0" w:rsidRPr="003E4E5C">
        <w:rPr>
          <w:rFonts w:cs="Times New Roman"/>
          <w:rtl/>
        </w:rPr>
        <w:t xml:space="preserve"> </w:t>
      </w:r>
      <w:r w:rsidR="003346D0" w:rsidRPr="003E4E5C">
        <w:rPr>
          <w:rFonts w:cs="Times New Roman" w:hint="eastAsia"/>
          <w:rtl/>
        </w:rPr>
        <w:t>אלכס</w:t>
      </w:r>
      <w:r w:rsidR="003346D0" w:rsidRPr="003E4E5C">
        <w:rPr>
          <w:rFonts w:cs="Times New Roman"/>
          <w:rtl/>
        </w:rPr>
        <w:t xml:space="preserve"> </w:t>
      </w:r>
      <w:r w:rsidR="0036682D" w:rsidRPr="0036682D">
        <w:rPr>
          <w:rFonts w:cs="Times New Roman"/>
          <w:rtl/>
        </w:rPr>
        <w:t xml:space="preserve">התנוונה </w:t>
      </w:r>
      <w:r w:rsidR="00FE0E7F">
        <w:rPr>
          <w:rFonts w:cs="Times New Roman" w:hint="cs"/>
          <w:rtl/>
        </w:rPr>
        <w:t xml:space="preserve">עד </w:t>
      </w:r>
      <w:r w:rsidR="0036682D" w:rsidRPr="0036682D">
        <w:rPr>
          <w:rFonts w:cs="Times New Roman"/>
          <w:rtl/>
        </w:rPr>
        <w:t>מהר</w:t>
      </w:r>
      <w:r w:rsidR="00FE0E7F">
        <w:rPr>
          <w:rFonts w:cs="Times New Roman" w:hint="cs"/>
          <w:rtl/>
        </w:rPr>
        <w:t>ה</w:t>
      </w:r>
      <w:r w:rsidR="00E957FF">
        <w:rPr>
          <w:rFonts w:cs="Times New Roman" w:hint="cs"/>
          <w:rtl/>
        </w:rPr>
        <w:t xml:space="preserve"> </w:t>
      </w:r>
      <w:r w:rsidR="0036682D">
        <w:rPr>
          <w:rFonts w:cs="Times New Roman" w:hint="cs"/>
          <w:rtl/>
        </w:rPr>
        <w:t>ל</w:t>
      </w:r>
      <w:r w:rsidRPr="003E4E5C">
        <w:rPr>
          <w:rFonts w:cs="Times New Roman"/>
          <w:rtl/>
        </w:rPr>
        <w:t>מונולוג ש</w:t>
      </w:r>
      <w:r w:rsidR="00E957FF">
        <w:rPr>
          <w:rFonts w:cs="Times New Roman" w:hint="cs"/>
          <w:rtl/>
        </w:rPr>
        <w:t>חשף</w:t>
      </w:r>
      <w:r w:rsidRPr="003E4E5C">
        <w:rPr>
          <w:rFonts w:cs="Times New Roman"/>
          <w:rtl/>
        </w:rPr>
        <w:t xml:space="preserve"> באופן כירורגי את העוולות שאלכס גרם להן</w:t>
      </w:r>
      <w:r w:rsidR="00447564" w:rsidRPr="002A34BB">
        <w:rPr>
          <w:rFonts w:cs="Times New Roman" w:hint="cs"/>
          <w:color w:val="A6A6A6" w:themeColor="background1" w:themeShade="A6"/>
          <w:rtl/>
        </w:rPr>
        <w:t>[</w:t>
      </w:r>
      <w:r w:rsidRPr="002A34BB">
        <w:rPr>
          <w:rFonts w:cs="Times New Roman"/>
          <w:color w:val="A6A6A6" w:themeColor="background1" w:themeShade="A6"/>
          <w:rtl/>
        </w:rPr>
        <w:t xml:space="preserve">, לעיתים קרובות </w:t>
      </w:r>
      <w:r w:rsidR="00190AB6" w:rsidRPr="002A34BB">
        <w:rPr>
          <w:rFonts w:cs="Times New Roman" w:hint="eastAsia"/>
          <w:color w:val="A6A6A6" w:themeColor="background1" w:themeShade="A6"/>
          <w:rtl/>
        </w:rPr>
        <w:t>מ</w:t>
      </w:r>
      <w:r w:rsidRPr="002A34BB">
        <w:rPr>
          <w:rFonts w:cs="Times New Roman"/>
          <w:color w:val="A6A6A6" w:themeColor="background1" w:themeShade="A6"/>
          <w:rtl/>
        </w:rPr>
        <w:t xml:space="preserve">בלי שאלכס יזכור </w:t>
      </w:r>
      <w:r w:rsidRPr="002A34BB">
        <w:rPr>
          <w:rFonts w:cs="Times New Roman" w:hint="eastAsia"/>
          <w:color w:val="A6A6A6" w:themeColor="background1" w:themeShade="A6"/>
          <w:rtl/>
        </w:rPr>
        <w:t>ב</w:t>
      </w:r>
      <w:r w:rsidRPr="002A34BB">
        <w:rPr>
          <w:rFonts w:cs="Times New Roman"/>
          <w:color w:val="A6A6A6" w:themeColor="background1" w:themeShade="A6"/>
          <w:rtl/>
        </w:rPr>
        <w:t>מה מדובר</w:t>
      </w:r>
      <w:r w:rsidR="003346D0" w:rsidRPr="002A34BB">
        <w:rPr>
          <w:rFonts w:cs="Times New Roman"/>
          <w:color w:val="A6A6A6" w:themeColor="background1" w:themeShade="A6"/>
          <w:rtl/>
        </w:rPr>
        <w:t xml:space="preserve"> </w:t>
      </w:r>
      <w:r w:rsidR="00190AB6" w:rsidRPr="002A34BB">
        <w:rPr>
          <w:rFonts w:cs="Times New Roman"/>
          <w:color w:val="A6A6A6" w:themeColor="background1" w:themeShade="A6"/>
          <w:rtl/>
        </w:rPr>
        <w:t>(</w:t>
      </w:r>
      <w:r w:rsidRPr="002A34BB">
        <w:rPr>
          <w:rFonts w:cs="Times New Roman"/>
          <w:color w:val="A6A6A6" w:themeColor="background1" w:themeShade="A6"/>
          <w:rtl/>
        </w:rPr>
        <w:t xml:space="preserve">כי </w:t>
      </w:r>
      <w:r w:rsidR="003346D0" w:rsidRPr="002A34BB">
        <w:rPr>
          <w:rFonts w:cs="Times New Roman" w:hint="eastAsia"/>
          <w:color w:val="A6A6A6" w:themeColor="background1" w:themeShade="A6"/>
          <w:rtl/>
        </w:rPr>
        <w:t>באופן</w:t>
      </w:r>
      <w:r w:rsidR="003346D0" w:rsidRPr="002A34BB">
        <w:rPr>
          <w:rFonts w:cs="Times New Roman"/>
          <w:color w:val="A6A6A6" w:themeColor="background1" w:themeShade="A6"/>
          <w:rtl/>
        </w:rPr>
        <w:t xml:space="preserve"> רגיל </w:t>
      </w:r>
      <w:r w:rsidR="003346D0" w:rsidRPr="002A34BB">
        <w:rPr>
          <w:rFonts w:cs="Times New Roman" w:hint="eastAsia"/>
          <w:color w:val="A6A6A6" w:themeColor="background1" w:themeShade="A6"/>
          <w:rtl/>
        </w:rPr>
        <w:t>לא</w:t>
      </w:r>
      <w:r w:rsidR="003346D0" w:rsidRPr="002A34BB">
        <w:rPr>
          <w:rFonts w:cs="Times New Roman"/>
          <w:color w:val="A6A6A6" w:themeColor="background1" w:themeShade="A6"/>
          <w:rtl/>
        </w:rPr>
        <w:t xml:space="preserve"> </w:t>
      </w:r>
      <w:r w:rsidR="003346D0" w:rsidRPr="002A34BB">
        <w:rPr>
          <w:rFonts w:cs="Times New Roman" w:hint="eastAsia"/>
          <w:color w:val="A6A6A6" w:themeColor="background1" w:themeShade="A6"/>
          <w:rtl/>
        </w:rPr>
        <w:t>נהג</w:t>
      </w:r>
      <w:r w:rsidR="003346D0" w:rsidRPr="002A34BB">
        <w:rPr>
          <w:rFonts w:cs="Times New Roman"/>
          <w:color w:val="A6A6A6" w:themeColor="background1" w:themeShade="A6"/>
          <w:rtl/>
        </w:rPr>
        <w:t xml:space="preserve"> </w:t>
      </w:r>
      <w:r w:rsidR="003346D0" w:rsidRPr="002A34BB">
        <w:rPr>
          <w:rFonts w:cs="Times New Roman" w:hint="eastAsia"/>
          <w:color w:val="A6A6A6" w:themeColor="background1" w:themeShade="A6"/>
          <w:rtl/>
        </w:rPr>
        <w:t>אלכס</w:t>
      </w:r>
      <w:r w:rsidR="003346D0" w:rsidRPr="002A34BB">
        <w:rPr>
          <w:rFonts w:cs="Times New Roman"/>
          <w:color w:val="A6A6A6" w:themeColor="background1" w:themeShade="A6"/>
          <w:rtl/>
        </w:rPr>
        <w:t xml:space="preserve"> </w:t>
      </w:r>
      <w:r w:rsidR="003346D0" w:rsidRPr="002A34BB">
        <w:rPr>
          <w:rFonts w:cs="Times New Roman" w:hint="eastAsia"/>
          <w:color w:val="A6A6A6" w:themeColor="background1" w:themeShade="A6"/>
          <w:rtl/>
        </w:rPr>
        <w:t>להגות</w:t>
      </w:r>
      <w:r w:rsidR="003346D0" w:rsidRPr="002A34BB">
        <w:rPr>
          <w:rFonts w:cs="Times New Roman"/>
          <w:color w:val="A6A6A6" w:themeColor="background1" w:themeShade="A6"/>
          <w:rtl/>
        </w:rPr>
        <w:t xml:space="preserve"> </w:t>
      </w:r>
      <w:r w:rsidR="003346D0" w:rsidRPr="002A34BB">
        <w:rPr>
          <w:rFonts w:cs="Times New Roman" w:hint="eastAsia"/>
          <w:color w:val="A6A6A6" w:themeColor="background1" w:themeShade="A6"/>
          <w:rtl/>
        </w:rPr>
        <w:t>בכעסים</w:t>
      </w:r>
      <w:r w:rsidRPr="002A34BB">
        <w:rPr>
          <w:rFonts w:cs="Times New Roman"/>
          <w:color w:val="A6A6A6" w:themeColor="background1" w:themeShade="A6"/>
          <w:rtl/>
        </w:rPr>
        <w:t xml:space="preserve"> </w:t>
      </w:r>
      <w:r w:rsidR="003346D0" w:rsidRPr="002A34BB">
        <w:rPr>
          <w:rFonts w:cs="Times New Roman" w:hint="eastAsia"/>
          <w:color w:val="A6A6A6" w:themeColor="background1" w:themeShade="A6"/>
          <w:rtl/>
        </w:rPr>
        <w:t>וב</w:t>
      </w:r>
      <w:r w:rsidRPr="002A34BB">
        <w:rPr>
          <w:rFonts w:cs="Times New Roman"/>
          <w:color w:val="A6A6A6" w:themeColor="background1" w:themeShade="A6"/>
          <w:rtl/>
        </w:rPr>
        <w:t>ריבי</w:t>
      </w:r>
      <w:r w:rsidR="00F94C9D" w:rsidRPr="002A34BB">
        <w:rPr>
          <w:rFonts w:cs="Times New Roman"/>
          <w:color w:val="A6A6A6" w:themeColor="background1" w:themeShade="A6"/>
          <w:rtl/>
        </w:rPr>
        <w:t>-עבר</w:t>
      </w:r>
      <w:r w:rsidRPr="002A34BB">
        <w:rPr>
          <w:rFonts w:cs="Times New Roman"/>
          <w:color w:val="A6A6A6" w:themeColor="background1" w:themeShade="A6"/>
          <w:rtl/>
        </w:rPr>
        <w:t xml:space="preserve"> ו</w:t>
      </w:r>
      <w:r w:rsidR="003346D0" w:rsidRPr="002A34BB">
        <w:rPr>
          <w:rFonts w:cs="Times New Roman" w:hint="eastAsia"/>
          <w:color w:val="A6A6A6" w:themeColor="background1" w:themeShade="A6"/>
          <w:rtl/>
        </w:rPr>
        <w:t>במאבקים</w:t>
      </w:r>
      <w:r w:rsidR="00447564" w:rsidRPr="002A34BB">
        <w:rPr>
          <w:rFonts w:cs="Times New Roman" w:hint="cs"/>
          <w:color w:val="A6A6A6" w:themeColor="background1" w:themeShade="A6"/>
          <w:rtl/>
        </w:rPr>
        <w:t xml:space="preserve"> /</w:t>
      </w:r>
      <w:r w:rsidRPr="002A34BB">
        <w:rPr>
          <w:rFonts w:cs="Times New Roman"/>
          <w:color w:val="A6A6A6" w:themeColor="background1" w:themeShade="A6"/>
          <w:rtl/>
        </w:rPr>
        <w:t>קונפליקטים</w:t>
      </w:r>
      <w:r w:rsidR="00190AB6" w:rsidRPr="002A34BB">
        <w:rPr>
          <w:rFonts w:cs="Times New Roman"/>
          <w:color w:val="A6A6A6" w:themeColor="background1" w:themeShade="A6"/>
          <w:rtl/>
        </w:rPr>
        <w:t xml:space="preserve"> למניהם),</w:t>
      </w:r>
      <w:r w:rsidRPr="002A34BB">
        <w:rPr>
          <w:rFonts w:cs="Times New Roman"/>
          <w:color w:val="A6A6A6" w:themeColor="background1" w:themeShade="A6"/>
          <w:rtl/>
        </w:rPr>
        <w:t xml:space="preserve"> ולעיתים אחרות </w:t>
      </w:r>
      <w:r w:rsidR="00E957FF" w:rsidRPr="002A34BB">
        <w:rPr>
          <w:rFonts w:cs="Times New Roman" w:hint="cs"/>
          <w:color w:val="A6A6A6" w:themeColor="background1" w:themeShade="A6"/>
          <w:rtl/>
        </w:rPr>
        <w:t>ו</w:t>
      </w:r>
      <w:r w:rsidR="003346D0" w:rsidRPr="002A34BB">
        <w:rPr>
          <w:rFonts w:cs="Times New Roman" w:hint="eastAsia"/>
          <w:color w:val="A6A6A6" w:themeColor="background1" w:themeShade="A6"/>
          <w:rtl/>
        </w:rPr>
        <w:t>מ</w:t>
      </w:r>
      <w:r w:rsidRPr="002A34BB">
        <w:rPr>
          <w:rFonts w:cs="Times New Roman"/>
          <w:color w:val="A6A6A6" w:themeColor="background1" w:themeShade="A6"/>
          <w:rtl/>
        </w:rPr>
        <w:t>בלי שיבין מדוע התנהגותו</w:t>
      </w:r>
      <w:r w:rsidR="00FE0E7F" w:rsidRPr="002A34BB">
        <w:rPr>
          <w:rFonts w:cs="Times New Roman" w:hint="cs"/>
          <w:color w:val="A6A6A6" w:themeColor="background1" w:themeShade="A6"/>
          <w:rtl/>
        </w:rPr>
        <w:t xml:space="preserve"> זו</w:t>
      </w:r>
      <w:r w:rsidRPr="002A34BB">
        <w:rPr>
          <w:rFonts w:cs="Times New Roman"/>
          <w:color w:val="A6A6A6" w:themeColor="background1" w:themeShade="A6"/>
          <w:rtl/>
        </w:rPr>
        <w:t xml:space="preserve"> יש בה מן העוול, ובכל זאת אביו רתח ו</w:t>
      </w:r>
      <w:r w:rsidR="004D124E" w:rsidRPr="002A34BB">
        <w:rPr>
          <w:rFonts w:cs="Times New Roman" w:hint="eastAsia"/>
          <w:color w:val="A6A6A6" w:themeColor="background1" w:themeShade="A6"/>
          <w:rtl/>
        </w:rPr>
        <w:t>קצף</w:t>
      </w:r>
      <w:r w:rsidRPr="002A34BB">
        <w:rPr>
          <w:rFonts w:cs="Times New Roman"/>
          <w:color w:val="A6A6A6" w:themeColor="background1" w:themeShade="A6"/>
          <w:rtl/>
        </w:rPr>
        <w:t>, לחייו מתנפחות, שפתיו רוטטות, פיו מתיז רוק ועיניו, שהיו במצבי זעם כבוש אפורות, בצבע של צל דהה, היו במצב של זעם מתפרץ מתיזות גיצים</w:t>
      </w:r>
      <w:r w:rsidR="00B7358D" w:rsidRPr="002A34BB">
        <w:rPr>
          <w:rFonts w:cs="Times New Roman"/>
          <w:color w:val="A6A6A6" w:themeColor="background1" w:themeShade="A6"/>
          <w:rtl/>
        </w:rPr>
        <w:t>]</w:t>
      </w:r>
      <w:r w:rsidRPr="003E4E5C">
        <w:rPr>
          <w:rFonts w:cs="Times New Roman"/>
          <w:rtl/>
        </w:rPr>
        <w:t xml:space="preserve">. </w:t>
      </w:r>
      <w:r w:rsidR="0036682D">
        <w:rPr>
          <w:rFonts w:cs="Times New Roman" w:hint="cs"/>
          <w:rtl/>
        </w:rPr>
        <w:t>מ</w:t>
      </w:r>
      <w:r w:rsidRPr="003E4E5C">
        <w:rPr>
          <w:rFonts w:cs="Times New Roman"/>
          <w:rtl/>
        </w:rPr>
        <w:t xml:space="preserve">עולם לא הרים את קולו, </w:t>
      </w:r>
      <w:r w:rsidR="002536EA" w:rsidRPr="002536EA">
        <w:rPr>
          <w:rFonts w:cs="Times New Roman"/>
          <w:rtl/>
        </w:rPr>
        <w:t>ואת האומדן ה</w:t>
      </w:r>
      <w:r w:rsidR="00B833EF">
        <w:rPr>
          <w:rFonts w:cs="Times New Roman"/>
          <w:rtl/>
        </w:rPr>
        <w:t>מדויק</w:t>
      </w:r>
      <w:r w:rsidR="002536EA" w:rsidRPr="002536EA">
        <w:rPr>
          <w:rFonts w:cs="Times New Roman"/>
          <w:rtl/>
        </w:rPr>
        <w:t xml:space="preserve"> למידת זעמו ניתן היה לקבל</w:t>
      </w:r>
      <w:r w:rsidR="002536EA" w:rsidRPr="002536EA">
        <w:rPr>
          <w:rFonts w:cs="Times New Roman" w:hint="cs"/>
          <w:rtl/>
        </w:rPr>
        <w:t xml:space="preserve"> </w:t>
      </w:r>
      <w:r w:rsidR="00FE0E7F">
        <w:rPr>
          <w:rFonts w:cs="Times New Roman" w:hint="cs"/>
          <w:rtl/>
        </w:rPr>
        <w:t>מ</w:t>
      </w:r>
      <w:r w:rsidRPr="003E4E5C">
        <w:rPr>
          <w:rFonts w:cs="Times New Roman"/>
          <w:rtl/>
        </w:rPr>
        <w:t xml:space="preserve">תכיפות קפיצותיו בין גרמנית לאנגלית: תיאור </w:t>
      </w:r>
      <w:r w:rsidR="00444103" w:rsidRPr="003E4E5C">
        <w:rPr>
          <w:rFonts w:cs="Times New Roman" w:hint="eastAsia"/>
          <w:rtl/>
        </w:rPr>
        <w:t>ה</w:t>
      </w:r>
      <w:r w:rsidR="0036682D">
        <w:rPr>
          <w:rFonts w:cs="Times New Roman" w:hint="cs"/>
          <w:rtl/>
        </w:rPr>
        <w:t xml:space="preserve">חטא </w:t>
      </w:r>
      <w:r w:rsidR="00444103" w:rsidRPr="003E4E5C">
        <w:rPr>
          <w:rFonts w:cs="Times New Roman"/>
          <w:rtl/>
        </w:rPr>
        <w:t>ה</w:t>
      </w:r>
      <w:r w:rsidR="00D9798F" w:rsidRPr="00D9798F">
        <w:rPr>
          <w:rFonts w:cs="Times New Roman"/>
          <w:rtl/>
        </w:rPr>
        <w:t>בלתי נסלח</w:t>
      </w:r>
      <w:r w:rsidRPr="003E4E5C">
        <w:rPr>
          <w:rFonts w:cs="Times New Roman"/>
          <w:rtl/>
        </w:rPr>
        <w:t xml:space="preserve"> </w:t>
      </w:r>
      <w:r w:rsidR="00E957FF">
        <w:rPr>
          <w:rFonts w:cs="Times New Roman" w:hint="cs"/>
          <w:rtl/>
        </w:rPr>
        <w:t>נמסר</w:t>
      </w:r>
      <w:r w:rsidRPr="003E4E5C">
        <w:rPr>
          <w:rFonts w:cs="Times New Roman"/>
          <w:rtl/>
        </w:rPr>
        <w:t xml:space="preserve"> בגרמני</w:t>
      </w:r>
      <w:r w:rsidR="00444103" w:rsidRPr="003E4E5C">
        <w:rPr>
          <w:rFonts w:cs="Times New Roman"/>
          <w:rtl/>
        </w:rPr>
        <w:t>ת וההסבר על ההרס והא</w:t>
      </w:r>
      <w:r w:rsidR="00A32CB5">
        <w:rPr>
          <w:rFonts w:cs="Times New Roman" w:hint="cs"/>
          <w:rtl/>
        </w:rPr>
        <w:t>ו</w:t>
      </w:r>
      <w:r w:rsidR="00444103" w:rsidRPr="003E4E5C">
        <w:rPr>
          <w:rFonts w:cs="Times New Roman"/>
          <w:rtl/>
        </w:rPr>
        <w:t xml:space="preserve">בדן </w:t>
      </w:r>
      <w:r w:rsidR="0036682D" w:rsidRPr="0036682D">
        <w:rPr>
          <w:rFonts w:cs="Times New Roman"/>
          <w:rtl/>
        </w:rPr>
        <w:t>שהגיעו בעקבותיו</w:t>
      </w:r>
      <w:r w:rsidR="0036682D">
        <w:rPr>
          <w:rFonts w:cs="Times New Roman" w:hint="cs"/>
          <w:rtl/>
        </w:rPr>
        <w:t xml:space="preserve"> </w:t>
      </w:r>
      <w:r w:rsidRPr="003E4E5C">
        <w:rPr>
          <w:rFonts w:cs="Times New Roman"/>
          <w:rtl/>
        </w:rPr>
        <w:t>ה</w:t>
      </w:r>
      <w:r w:rsidR="00444103" w:rsidRPr="003E4E5C">
        <w:rPr>
          <w:rFonts w:cs="Times New Roman"/>
          <w:rtl/>
        </w:rPr>
        <w:t>י</w:t>
      </w:r>
      <w:r w:rsidRPr="003E4E5C">
        <w:rPr>
          <w:rFonts w:cs="Times New Roman"/>
          <w:rtl/>
        </w:rPr>
        <w:t>ה באנגלית</w:t>
      </w:r>
      <w:r w:rsidR="00E957FF">
        <w:rPr>
          <w:rFonts w:cs="Times New Roman" w:hint="cs"/>
          <w:rtl/>
        </w:rPr>
        <w:t>.</w:t>
      </w:r>
      <w:r w:rsidRPr="003E4E5C">
        <w:rPr>
          <w:rFonts w:cs="Times New Roman"/>
          <w:rtl/>
        </w:rPr>
        <w:t xml:space="preserve"> כשעבר ל</w:t>
      </w:r>
      <w:r w:rsidR="00FE0E7F" w:rsidRPr="00FE0E7F">
        <w:rPr>
          <w:rFonts w:cs="Times New Roman"/>
          <w:rtl/>
        </w:rPr>
        <w:t>ציפיותיו</w:t>
      </w:r>
      <w:r w:rsidRPr="003E4E5C">
        <w:rPr>
          <w:rFonts w:cs="Times New Roman"/>
          <w:rtl/>
        </w:rPr>
        <w:t xml:space="preserve"> שהתנפצו באופן </w:t>
      </w:r>
      <w:r w:rsidR="00FE0E7F" w:rsidRPr="00FE0E7F">
        <w:rPr>
          <w:rFonts w:cs="Times New Roman"/>
          <w:rtl/>
        </w:rPr>
        <w:t xml:space="preserve">כה </w:t>
      </w:r>
      <w:r w:rsidRPr="003E4E5C">
        <w:rPr>
          <w:rFonts w:cs="Times New Roman"/>
          <w:rtl/>
        </w:rPr>
        <w:t>ברוטלי ה</w:t>
      </w:r>
      <w:r w:rsidR="00190AB6" w:rsidRPr="003E4E5C">
        <w:rPr>
          <w:rFonts w:cs="Times New Roman" w:hint="eastAsia"/>
          <w:rtl/>
        </w:rPr>
        <w:t>משיך</w:t>
      </w:r>
      <w:r w:rsidR="00190AB6" w:rsidRPr="003E4E5C">
        <w:rPr>
          <w:rFonts w:cs="Times New Roman"/>
          <w:rtl/>
        </w:rPr>
        <w:t xml:space="preserve"> </w:t>
      </w:r>
      <w:r w:rsidR="00190AB6" w:rsidRPr="003E4E5C">
        <w:rPr>
          <w:rFonts w:cs="Times New Roman" w:hint="eastAsia"/>
          <w:rtl/>
        </w:rPr>
        <w:t>בגרמנית</w:t>
      </w:r>
      <w:r w:rsidR="00190AB6" w:rsidRPr="003E4E5C">
        <w:rPr>
          <w:rFonts w:cs="Times New Roman"/>
          <w:rtl/>
        </w:rPr>
        <w:t xml:space="preserve">, </w:t>
      </w:r>
      <w:r w:rsidR="00190AB6" w:rsidRPr="003E4E5C">
        <w:rPr>
          <w:rFonts w:cs="Times New Roman" w:hint="eastAsia"/>
          <w:rtl/>
        </w:rPr>
        <w:t>שבה</w:t>
      </w:r>
      <w:r w:rsidR="00190AB6" w:rsidRPr="003E4E5C">
        <w:rPr>
          <w:rFonts w:cs="Times New Roman"/>
          <w:rtl/>
        </w:rPr>
        <w:t xml:space="preserve"> </w:t>
      </w:r>
      <w:r w:rsidR="00190AB6" w:rsidRPr="003E4E5C">
        <w:rPr>
          <w:rFonts w:cs="Times New Roman" w:hint="eastAsia"/>
          <w:rtl/>
        </w:rPr>
        <w:t>תמיד</w:t>
      </w:r>
      <w:r w:rsidR="00190AB6" w:rsidRPr="003E4E5C">
        <w:rPr>
          <w:rFonts w:cs="Times New Roman"/>
          <w:rtl/>
        </w:rPr>
        <w:t xml:space="preserve"> </w:t>
      </w:r>
      <w:r w:rsidR="00A8464C">
        <w:rPr>
          <w:rFonts w:cs="Times New Roman" w:hint="cs"/>
          <w:rtl/>
        </w:rPr>
        <w:t>ח</w:t>
      </w:r>
      <w:r w:rsidR="00A8464C" w:rsidRPr="003E4E5C">
        <w:rPr>
          <w:rFonts w:cs="Times New Roman" w:hint="eastAsia"/>
          <w:rtl/>
        </w:rPr>
        <w:t>ש</w:t>
      </w:r>
      <w:r w:rsidR="00A8464C" w:rsidRPr="003E4E5C">
        <w:rPr>
          <w:rFonts w:cs="Times New Roman"/>
          <w:rtl/>
        </w:rPr>
        <w:t xml:space="preserve"> </w:t>
      </w:r>
      <w:r w:rsidR="00190AB6" w:rsidRPr="003E4E5C">
        <w:rPr>
          <w:rFonts w:cs="Times New Roman" w:hint="eastAsia"/>
          <w:rtl/>
        </w:rPr>
        <w:t>בטוח</w:t>
      </w:r>
      <w:r w:rsidR="00190AB6" w:rsidRPr="003E4E5C">
        <w:rPr>
          <w:rFonts w:cs="Times New Roman"/>
          <w:rtl/>
        </w:rPr>
        <w:t xml:space="preserve"> </w:t>
      </w:r>
      <w:r w:rsidR="00190AB6" w:rsidRPr="003E4E5C">
        <w:rPr>
          <w:rFonts w:cs="Times New Roman" w:hint="eastAsia"/>
          <w:rtl/>
        </w:rPr>
        <w:t>יותר</w:t>
      </w:r>
      <w:r w:rsidRPr="003E4E5C">
        <w:rPr>
          <w:rFonts w:cs="Times New Roman"/>
          <w:rtl/>
        </w:rPr>
        <w:t>.</w:t>
      </w:r>
    </w:p>
    <w:p w14:paraId="23C3058D" w14:textId="1FB93ED5" w:rsidR="00C051E0" w:rsidRPr="003E4E5C" w:rsidRDefault="00C051E0" w:rsidP="00C051E0">
      <w:pPr>
        <w:rPr>
          <w:rFonts w:cs="Times New Roman"/>
          <w:rtl/>
        </w:rPr>
      </w:pPr>
      <w:r w:rsidRPr="003E4E5C">
        <w:rPr>
          <w:rFonts w:cs="Times New Roman"/>
          <w:rtl/>
        </w:rPr>
        <w:t xml:space="preserve">הוא חי </w:t>
      </w:r>
      <w:r w:rsidR="00190AB6" w:rsidRPr="003E4E5C">
        <w:rPr>
          <w:rFonts w:cs="Times New Roman" w:hint="eastAsia"/>
          <w:rtl/>
        </w:rPr>
        <w:t>את</w:t>
      </w:r>
      <w:r w:rsidR="00190AB6" w:rsidRPr="003E4E5C">
        <w:rPr>
          <w:rFonts w:cs="Times New Roman"/>
          <w:rtl/>
        </w:rPr>
        <w:t xml:space="preserve"> חייו </w:t>
      </w:r>
      <w:r w:rsidRPr="003E4E5C">
        <w:rPr>
          <w:rFonts w:cs="Times New Roman"/>
          <w:rtl/>
        </w:rPr>
        <w:t xml:space="preserve">מתוך זעם כבוש, </w:t>
      </w:r>
      <w:r w:rsidR="0036682D" w:rsidRPr="0036682D">
        <w:rPr>
          <w:rFonts w:cs="Times New Roman"/>
          <w:rtl/>
        </w:rPr>
        <w:t>מתענה תחת הכרת</w:t>
      </w:r>
      <w:r w:rsidR="0036682D">
        <w:rPr>
          <w:rFonts w:cs="Times New Roman" w:hint="cs"/>
          <w:rtl/>
        </w:rPr>
        <w:t xml:space="preserve"> ה</w:t>
      </w:r>
      <w:r w:rsidRPr="003E4E5C">
        <w:rPr>
          <w:rFonts w:cs="Times New Roman"/>
          <w:rtl/>
        </w:rPr>
        <w:t xml:space="preserve">אין-מקום שתפס </w:t>
      </w:r>
      <w:r w:rsidR="00447564">
        <w:rPr>
          <w:rFonts w:cs="Times New Roman" w:hint="cs"/>
          <w:rtl/>
        </w:rPr>
        <w:t>כ</w:t>
      </w:r>
      <w:r w:rsidR="00B7358D" w:rsidRPr="003E4E5C">
        <w:rPr>
          <w:rFonts w:cs="Times New Roman" w:hint="eastAsia"/>
          <w:rtl/>
        </w:rPr>
        <w:t>ילד</w:t>
      </w:r>
      <w:r w:rsidR="00FE0E7F">
        <w:rPr>
          <w:rFonts w:cs="Times New Roman" w:hint="cs"/>
          <w:rtl/>
        </w:rPr>
        <w:t xml:space="preserve"> בחייה</w:t>
      </w:r>
      <w:r w:rsidRPr="003E4E5C">
        <w:rPr>
          <w:rFonts w:cs="Times New Roman"/>
          <w:rtl/>
        </w:rPr>
        <w:t xml:space="preserve"> ו</w:t>
      </w:r>
      <w:r w:rsidR="00444103" w:rsidRPr="003E4E5C">
        <w:rPr>
          <w:rFonts w:cs="Times New Roman" w:hint="eastAsia"/>
          <w:rtl/>
        </w:rPr>
        <w:t>ת</w:t>
      </w:r>
      <w:r w:rsidR="00444103" w:rsidRPr="003E4E5C">
        <w:rPr>
          <w:rFonts w:cs="Times New Roman"/>
          <w:rtl/>
        </w:rPr>
        <w:t>ודע</w:t>
      </w:r>
      <w:r w:rsidRPr="003E4E5C">
        <w:rPr>
          <w:rFonts w:cs="Times New Roman"/>
          <w:rtl/>
        </w:rPr>
        <w:t>ת</w:t>
      </w:r>
      <w:r w:rsidR="0036682D">
        <w:rPr>
          <w:rFonts w:cs="Times New Roman" w:hint="cs"/>
          <w:rtl/>
        </w:rPr>
        <w:t>ה</w:t>
      </w:r>
      <w:r w:rsidRPr="003E4E5C">
        <w:rPr>
          <w:rFonts w:cs="Times New Roman"/>
          <w:rtl/>
        </w:rPr>
        <w:t xml:space="preserve"> של </w:t>
      </w:r>
      <w:r w:rsidR="0036682D">
        <w:rPr>
          <w:rFonts w:cs="Times New Roman" w:hint="cs"/>
          <w:rtl/>
        </w:rPr>
        <w:t>אימ</w:t>
      </w:r>
      <w:r w:rsidRPr="003E4E5C">
        <w:rPr>
          <w:rFonts w:cs="Times New Roman"/>
          <w:rtl/>
        </w:rPr>
        <w:t>ו ו</w:t>
      </w:r>
      <w:r w:rsidR="0036682D">
        <w:rPr>
          <w:rFonts w:cs="Times New Roman" w:hint="cs"/>
          <w:rtl/>
        </w:rPr>
        <w:t>ה</w:t>
      </w:r>
      <w:r w:rsidRPr="003E4E5C">
        <w:rPr>
          <w:rFonts w:cs="Times New Roman"/>
          <w:rtl/>
        </w:rPr>
        <w:t>אין-מקום שתפס בעולם</w:t>
      </w:r>
      <w:r w:rsidR="00FE0E7F">
        <w:rPr>
          <w:rFonts w:cs="Times New Roman" w:hint="cs"/>
          <w:rtl/>
        </w:rPr>
        <w:t xml:space="preserve"> כעת</w:t>
      </w:r>
      <w:r w:rsidRPr="003E4E5C">
        <w:rPr>
          <w:rFonts w:cs="Times New Roman"/>
          <w:rtl/>
        </w:rPr>
        <w:t>, בתוך בית רועש</w:t>
      </w:r>
      <w:r w:rsidR="00A86BA4">
        <w:rPr>
          <w:rFonts w:cs="Times New Roman" w:hint="cs"/>
          <w:rtl/>
        </w:rPr>
        <w:t xml:space="preserve"> מדי</w:t>
      </w:r>
      <w:r w:rsidRPr="003E4E5C">
        <w:rPr>
          <w:rFonts w:cs="Times New Roman"/>
          <w:rtl/>
        </w:rPr>
        <w:t xml:space="preserve"> וגועש ועסוק. הגשרים שה</w:t>
      </w:r>
      <w:r w:rsidR="00A32CB5">
        <w:rPr>
          <w:rFonts w:cs="Times New Roman" w:hint="cs"/>
          <w:rtl/>
        </w:rPr>
        <w:t>ִ</w:t>
      </w:r>
      <w:r w:rsidRPr="003E4E5C">
        <w:rPr>
          <w:rFonts w:cs="Times New Roman"/>
          <w:rtl/>
        </w:rPr>
        <w:t xml:space="preserve">נדס וחישב ושרטט </w:t>
      </w:r>
      <w:r w:rsidR="00A32CB5">
        <w:rPr>
          <w:rFonts w:cs="Times New Roman" w:hint="cs"/>
          <w:rtl/>
        </w:rPr>
        <w:t>י</w:t>
      </w:r>
      <w:r w:rsidRPr="003E4E5C">
        <w:rPr>
          <w:rFonts w:cs="Times New Roman"/>
          <w:rtl/>
        </w:rPr>
        <w:t xml:space="preserve">יהרסו בקרוב – </w:t>
      </w:r>
      <w:r w:rsidR="00F94C9D" w:rsidRPr="003E4E5C">
        <w:rPr>
          <w:rFonts w:cs="Times New Roman" w:hint="eastAsia"/>
          <w:rtl/>
        </w:rPr>
        <w:t>תוך</w:t>
      </w:r>
      <w:r w:rsidR="00F94C9D" w:rsidRPr="003E4E5C">
        <w:rPr>
          <w:rFonts w:cs="Times New Roman"/>
          <w:rtl/>
        </w:rPr>
        <w:t xml:space="preserve"> הרף</w:t>
      </w:r>
      <w:r w:rsidR="00A32CB5">
        <w:rPr>
          <w:rFonts w:cs="Times New Roman" w:hint="cs"/>
          <w:rtl/>
        </w:rPr>
        <w:t xml:space="preserve"> </w:t>
      </w:r>
      <w:r w:rsidR="00F94C9D" w:rsidRPr="003E4E5C">
        <w:rPr>
          <w:rFonts w:cs="Times New Roman"/>
          <w:rtl/>
        </w:rPr>
        <w:t xml:space="preserve">עין גיאולוגי: </w:t>
      </w:r>
      <w:r w:rsidR="00B75BCE">
        <w:rPr>
          <w:rFonts w:cs="Times New Roman" w:hint="cs"/>
          <w:rtl/>
        </w:rPr>
        <w:t xml:space="preserve">הם </w:t>
      </w:r>
      <w:r w:rsidRPr="003E4E5C">
        <w:rPr>
          <w:rFonts w:cs="Times New Roman"/>
          <w:rtl/>
        </w:rPr>
        <w:t xml:space="preserve">יופצצו במלחמה הבאה, ייסדקו </w:t>
      </w:r>
      <w:r w:rsidR="00B7358D" w:rsidRPr="003E4E5C">
        <w:rPr>
          <w:rFonts w:cs="Times New Roman" w:hint="eastAsia"/>
          <w:rtl/>
        </w:rPr>
        <w:t>ב</w:t>
      </w:r>
      <w:r w:rsidRPr="003E4E5C">
        <w:rPr>
          <w:rFonts w:cs="Times New Roman"/>
          <w:rtl/>
        </w:rPr>
        <w:t xml:space="preserve">שינויי אקלים ותזוזות האדמה, יתפוררו בחלוף הזמן. </w:t>
      </w:r>
    </w:p>
    <w:p w14:paraId="335C9331" w14:textId="6C79C181" w:rsidR="00C051E0" w:rsidRPr="003E4E5C" w:rsidRDefault="00C051E0" w:rsidP="00C051E0">
      <w:pPr>
        <w:rPr>
          <w:rFonts w:cs="Times New Roman"/>
          <w:rtl/>
        </w:rPr>
      </w:pPr>
      <w:r w:rsidRPr="003E4E5C">
        <w:rPr>
          <w:rFonts w:cs="Times New Roman"/>
          <w:rtl/>
        </w:rPr>
        <w:t>והיו לו שא</w:t>
      </w:r>
      <w:r w:rsidRPr="003E4E5C">
        <w:rPr>
          <w:rFonts w:cs="Times New Roman" w:hint="eastAsia"/>
          <w:rtl/>
        </w:rPr>
        <w:t>י</w:t>
      </w:r>
      <w:r w:rsidRPr="003E4E5C">
        <w:rPr>
          <w:rFonts w:cs="Times New Roman"/>
          <w:rtl/>
        </w:rPr>
        <w:t>פות. הו, אילו שאיפות נעלות</w:t>
      </w:r>
      <w:r w:rsidR="00B75BCE">
        <w:rPr>
          <w:rFonts w:cs="Times New Roman" w:hint="cs"/>
          <w:rtl/>
        </w:rPr>
        <w:t>[</w:t>
      </w:r>
      <w:r w:rsidRPr="003E4E5C">
        <w:rPr>
          <w:rFonts w:cs="Times New Roman"/>
          <w:rtl/>
        </w:rPr>
        <w:t xml:space="preserve"> </w:t>
      </w:r>
      <w:r w:rsidRPr="003E4E5C">
        <w:rPr>
          <w:rFonts w:cs="Times New Roman"/>
        </w:rPr>
        <w:t>Celestial</w:t>
      </w:r>
      <w:r w:rsidRPr="003E4E5C">
        <w:rPr>
          <w:rFonts w:cs="Times New Roman"/>
          <w:rtl/>
        </w:rPr>
        <w:t xml:space="preserve"> </w:t>
      </w:r>
      <w:r w:rsidR="00D504CF" w:rsidRPr="003E4E5C">
        <w:rPr>
          <w:rFonts w:cs="Times New Roman" w:hint="eastAsia"/>
          <w:rtl/>
        </w:rPr>
        <w:t>שמיימיות</w:t>
      </w:r>
      <w:r w:rsidR="00D504CF" w:rsidRPr="003E4E5C">
        <w:rPr>
          <w:rFonts w:cs="Times New Roman"/>
          <w:rtl/>
        </w:rPr>
        <w:t xml:space="preserve"> </w:t>
      </w:r>
      <w:r w:rsidRPr="003E4E5C">
        <w:rPr>
          <w:rFonts w:cs="Times New Roman"/>
          <w:rtl/>
        </w:rPr>
        <w:t>ממש</w:t>
      </w:r>
      <w:r w:rsidR="00B75BCE">
        <w:rPr>
          <w:rFonts w:cs="Times New Roman" w:hint="cs"/>
          <w:rtl/>
        </w:rPr>
        <w:t>]</w:t>
      </w:r>
      <w:r w:rsidRPr="003E4E5C">
        <w:rPr>
          <w:rFonts w:cs="Times New Roman"/>
          <w:rtl/>
        </w:rPr>
        <w:t>. ו</w:t>
      </w:r>
      <w:r w:rsidR="00E37D19" w:rsidRPr="003E4E5C">
        <w:rPr>
          <w:rFonts w:cs="Times New Roman" w:hint="eastAsia"/>
          <w:rtl/>
        </w:rPr>
        <w:t>מאוויים</w:t>
      </w:r>
      <w:r w:rsidRPr="003E4E5C">
        <w:rPr>
          <w:rFonts w:cs="Times New Roman"/>
          <w:rtl/>
        </w:rPr>
        <w:t>. ו</w:t>
      </w:r>
      <w:r w:rsidR="00E37D19" w:rsidRPr="003E4E5C">
        <w:rPr>
          <w:rFonts w:cs="Times New Roman" w:hint="eastAsia"/>
          <w:rtl/>
        </w:rPr>
        <w:t>כמיהות</w:t>
      </w:r>
      <w:r w:rsidR="00B75BCE">
        <w:rPr>
          <w:rFonts w:cs="Times New Roman" w:hint="cs"/>
          <w:rtl/>
        </w:rPr>
        <w:t>.</w:t>
      </w:r>
      <w:r w:rsidRPr="003E4E5C">
        <w:rPr>
          <w:rFonts w:cs="Times New Roman"/>
          <w:rtl/>
        </w:rPr>
        <w:t xml:space="preserve"> [</w:t>
      </w:r>
      <w:r w:rsidR="00D504CF" w:rsidRPr="003E4E5C">
        <w:rPr>
          <w:rFonts w:cs="Times New Roman" w:hint="eastAsia"/>
          <w:rtl/>
        </w:rPr>
        <w:t>מאוויים</w:t>
      </w:r>
      <w:r w:rsidR="00D504CF" w:rsidRPr="003E4E5C">
        <w:rPr>
          <w:rFonts w:cs="Times New Roman"/>
          <w:rtl/>
        </w:rPr>
        <w:t xml:space="preserve">, </w:t>
      </w:r>
      <w:r w:rsidR="00D504CF" w:rsidRPr="003E4E5C">
        <w:rPr>
          <w:rFonts w:cs="Times New Roman" w:hint="eastAsia"/>
          <w:rtl/>
        </w:rPr>
        <w:t>תשוקות</w:t>
      </w:r>
      <w:r w:rsidR="00D504CF" w:rsidRPr="003E4E5C">
        <w:rPr>
          <w:rFonts w:cs="Times New Roman"/>
          <w:rtl/>
        </w:rPr>
        <w:t xml:space="preserve">, </w:t>
      </w:r>
      <w:r w:rsidR="00D504CF" w:rsidRPr="003E4E5C">
        <w:rPr>
          <w:rFonts w:cs="Times New Roman" w:hint="eastAsia"/>
          <w:rtl/>
        </w:rPr>
        <w:t>כמיהה</w:t>
      </w:r>
      <w:r w:rsidR="00D504CF" w:rsidRPr="003E4E5C">
        <w:rPr>
          <w:rFonts w:cs="Times New Roman"/>
          <w:rtl/>
        </w:rPr>
        <w:t xml:space="preserve">, יעד, להיטות, מגמה, מטרה משאת-נפש, משאלה תאווה תקווה </w:t>
      </w:r>
      <w:r w:rsidRPr="003E4E5C">
        <w:rPr>
          <w:rFonts w:cs="Times New Roman"/>
          <w:rtl/>
        </w:rPr>
        <w:t xml:space="preserve">] הוא </w:t>
      </w:r>
      <w:r w:rsidR="00A50DF8" w:rsidRPr="003E4E5C">
        <w:rPr>
          <w:rFonts w:cs="Times New Roman" w:hint="eastAsia"/>
          <w:rtl/>
        </w:rPr>
        <w:t>ה</w:t>
      </w:r>
      <w:r w:rsidR="00E37D19" w:rsidRPr="003E4E5C">
        <w:rPr>
          <w:rFonts w:cs="Times New Roman" w:hint="eastAsia"/>
          <w:rtl/>
        </w:rPr>
        <w:t>שתוקק</w:t>
      </w:r>
      <w:r w:rsidRPr="003E4E5C">
        <w:rPr>
          <w:rFonts w:cs="Times New Roman"/>
          <w:rtl/>
        </w:rPr>
        <w:t>... הוא התכוון.... ואי אפשר היה לדעת אם על א</w:t>
      </w:r>
      <w:r w:rsidR="00B7358D" w:rsidRPr="003E4E5C">
        <w:rPr>
          <w:rFonts w:cs="Times New Roman"/>
          <w:rtl/>
        </w:rPr>
        <w:t>לכס כעס, או על תאצ'ר ש</w:t>
      </w:r>
      <w:r w:rsidR="00D504CF" w:rsidRPr="003E4E5C">
        <w:rPr>
          <w:rFonts w:cs="Times New Roman" w:hint="eastAsia"/>
          <w:rtl/>
        </w:rPr>
        <w:t>החריבה</w:t>
      </w:r>
      <w:r w:rsidR="00D504CF" w:rsidRPr="003E4E5C">
        <w:rPr>
          <w:rFonts w:cs="Times New Roman"/>
          <w:rtl/>
        </w:rPr>
        <w:t xml:space="preserve"> </w:t>
      </w:r>
      <w:r w:rsidR="00D504CF" w:rsidRPr="003E4E5C">
        <w:rPr>
          <w:rFonts w:cs="Times New Roman" w:hint="eastAsia"/>
          <w:rtl/>
        </w:rPr>
        <w:t>את</w:t>
      </w:r>
      <w:r w:rsidR="00D504CF" w:rsidRPr="003E4E5C">
        <w:rPr>
          <w:rFonts w:cs="Times New Roman"/>
          <w:rtl/>
        </w:rPr>
        <w:t xml:space="preserve"> התעשייה הבריטית </w:t>
      </w:r>
      <w:r w:rsidR="00066956" w:rsidRPr="003E4E5C">
        <w:rPr>
          <w:rFonts w:cs="Times New Roman" w:hint="eastAsia"/>
          <w:rtl/>
        </w:rPr>
        <w:t>ורמסה</w:t>
      </w:r>
      <w:r w:rsidR="00066956" w:rsidRPr="003E4E5C">
        <w:rPr>
          <w:rFonts w:cs="Times New Roman"/>
          <w:rtl/>
        </w:rPr>
        <w:t xml:space="preserve"> את מעמד הפועלים</w:t>
      </w:r>
      <w:r w:rsidR="00890B60" w:rsidRPr="003E4E5C">
        <w:rPr>
          <w:rFonts w:cs="Times New Roman"/>
          <w:rtl/>
        </w:rPr>
        <w:t xml:space="preserve"> ו</w:t>
      </w:r>
      <w:r w:rsidR="00FE0E7F">
        <w:rPr>
          <w:rFonts w:cs="Times New Roman" w:hint="cs"/>
          <w:rtl/>
        </w:rPr>
        <w:t xml:space="preserve">בעקבותיה </w:t>
      </w:r>
      <w:r w:rsidR="00890B60" w:rsidRPr="003E4E5C">
        <w:rPr>
          <w:rFonts w:cs="Times New Roman" w:hint="eastAsia"/>
          <w:rtl/>
        </w:rPr>
        <w:t>מייג</w:t>
      </w:r>
      <w:r w:rsidR="00890B60" w:rsidRPr="003E4E5C">
        <w:rPr>
          <w:rFonts w:cs="Times New Roman"/>
          <w:rtl/>
        </w:rPr>
        <w:t xml:space="preserve">'ור </w:t>
      </w:r>
      <w:r w:rsidR="001A02C7" w:rsidRPr="003E4E5C">
        <w:rPr>
          <w:rFonts w:cs="Times New Roman" w:hint="eastAsia"/>
          <w:rtl/>
        </w:rPr>
        <w:t>שהיה</w:t>
      </w:r>
      <w:r w:rsidR="001A02C7" w:rsidRPr="003E4E5C">
        <w:rPr>
          <w:rFonts w:cs="Times New Roman"/>
          <w:rtl/>
        </w:rPr>
        <w:t xml:space="preserve"> עוד יותר גרוע </w:t>
      </w:r>
      <w:r w:rsidR="00590EE4" w:rsidRPr="003E4E5C">
        <w:rPr>
          <w:rFonts w:cs="Times New Roman"/>
          <w:rtl/>
        </w:rPr>
        <w:t xml:space="preserve">וחלש </w:t>
      </w:r>
      <w:r w:rsidR="00215775" w:rsidRPr="003E4E5C">
        <w:rPr>
          <w:rFonts w:cs="Times New Roman" w:hint="eastAsia"/>
          <w:rtl/>
        </w:rPr>
        <w:t>מכדי</w:t>
      </w:r>
      <w:r w:rsidR="00590EE4" w:rsidRPr="003E4E5C">
        <w:rPr>
          <w:rFonts w:cs="Times New Roman"/>
          <w:rtl/>
        </w:rPr>
        <w:t xml:space="preserve"> שי</w:t>
      </w:r>
      <w:r w:rsidR="00215775" w:rsidRPr="003E4E5C">
        <w:rPr>
          <w:rFonts w:cs="Times New Roman" w:hint="eastAsia"/>
          <w:rtl/>
        </w:rPr>
        <w:t>עלה</w:t>
      </w:r>
      <w:r w:rsidR="00215775" w:rsidRPr="003E4E5C">
        <w:rPr>
          <w:rFonts w:cs="Times New Roman"/>
          <w:rtl/>
        </w:rPr>
        <w:t xml:space="preserve"> </w:t>
      </w:r>
      <w:r w:rsidR="00215775" w:rsidRPr="003E4E5C">
        <w:rPr>
          <w:rFonts w:cs="Times New Roman" w:hint="eastAsia"/>
          <w:rtl/>
        </w:rPr>
        <w:t>בידו</w:t>
      </w:r>
      <w:r w:rsidR="00590EE4" w:rsidRPr="003E4E5C">
        <w:rPr>
          <w:rFonts w:cs="Times New Roman"/>
          <w:rtl/>
        </w:rPr>
        <w:t xml:space="preserve"> לתקן דבר מה</w:t>
      </w:r>
      <w:r w:rsidR="00B7358D" w:rsidRPr="003E4E5C">
        <w:rPr>
          <w:rFonts w:cs="Times New Roman"/>
          <w:rtl/>
        </w:rPr>
        <w:t xml:space="preserve">, או </w:t>
      </w:r>
      <w:r w:rsidR="0036682D" w:rsidRPr="0036682D">
        <w:rPr>
          <w:rFonts w:cs="Times New Roman"/>
          <w:rtl/>
        </w:rPr>
        <w:t xml:space="preserve">שמא כעס </w:t>
      </w:r>
      <w:r w:rsidR="00B7358D" w:rsidRPr="003E4E5C">
        <w:rPr>
          <w:rFonts w:cs="Times New Roman" w:hint="eastAsia"/>
          <w:rtl/>
        </w:rPr>
        <w:t>על</w:t>
      </w:r>
      <w:r w:rsidR="00B7358D" w:rsidRPr="003E4E5C">
        <w:rPr>
          <w:rFonts w:cs="Times New Roman"/>
          <w:rtl/>
        </w:rPr>
        <w:t xml:space="preserve"> </w:t>
      </w:r>
      <w:r w:rsidRPr="003E4E5C">
        <w:rPr>
          <w:rFonts w:cs="Times New Roman"/>
          <w:rtl/>
        </w:rPr>
        <w:t>מ</w:t>
      </w:r>
      <w:r w:rsidR="00A32CB5">
        <w:rPr>
          <w:rFonts w:cs="Times New Roman" w:hint="cs"/>
          <w:rtl/>
        </w:rPr>
        <w:t>ִ</w:t>
      </w:r>
      <w:r w:rsidRPr="003E4E5C">
        <w:rPr>
          <w:rFonts w:cs="Times New Roman"/>
          <w:rtl/>
        </w:rPr>
        <w:t>נהל הגשרים האירופי</w:t>
      </w:r>
      <w:r w:rsidR="00B7358D" w:rsidRPr="003E4E5C">
        <w:rPr>
          <w:rFonts w:cs="Times New Roman"/>
          <w:rtl/>
        </w:rPr>
        <w:t xml:space="preserve"> שהיה קבור תחת </w:t>
      </w:r>
      <w:r w:rsidR="00447564">
        <w:rPr>
          <w:rFonts w:cs="Times New Roman" w:hint="cs"/>
          <w:rtl/>
        </w:rPr>
        <w:t>[</w:t>
      </w:r>
      <w:r w:rsidR="00B7358D" w:rsidRPr="003E4E5C">
        <w:rPr>
          <w:rFonts w:cs="Times New Roman"/>
          <w:rtl/>
        </w:rPr>
        <w:t>בירוקרטיה בלתי עבירה ואינספור ועדות תק</w:t>
      </w:r>
      <w:r w:rsidR="00EB253B" w:rsidRPr="003E4E5C">
        <w:rPr>
          <w:rFonts w:cs="Times New Roman" w:hint="eastAsia"/>
          <w:rtl/>
        </w:rPr>
        <w:t>י</w:t>
      </w:r>
      <w:r w:rsidR="00B7358D" w:rsidRPr="003E4E5C">
        <w:rPr>
          <w:rFonts w:cs="Times New Roman" w:hint="eastAsia"/>
          <w:rtl/>
        </w:rPr>
        <w:t>נ</w:t>
      </w:r>
      <w:r w:rsidR="00EB253B" w:rsidRPr="003E4E5C">
        <w:rPr>
          <w:rFonts w:cs="Times New Roman" w:hint="eastAsia"/>
          <w:rtl/>
        </w:rPr>
        <w:t>ה</w:t>
      </w:r>
      <w:r w:rsidR="00EB253B" w:rsidRPr="003E4E5C">
        <w:rPr>
          <w:rFonts w:cs="Times New Roman"/>
          <w:rtl/>
        </w:rPr>
        <w:t xml:space="preserve"> </w:t>
      </w:r>
      <w:r w:rsidR="00EB253B" w:rsidRPr="003E4E5C">
        <w:rPr>
          <w:rFonts w:cs="Times New Roman" w:hint="eastAsia"/>
          <w:rtl/>
        </w:rPr>
        <w:t>משותקות</w:t>
      </w:r>
      <w:r w:rsidR="00EB253B" w:rsidRPr="003E4E5C">
        <w:rPr>
          <w:rFonts w:cs="Times New Roman"/>
          <w:rtl/>
        </w:rPr>
        <w:t xml:space="preserve"> </w:t>
      </w:r>
      <w:r w:rsidR="00EB253B" w:rsidRPr="003E4E5C">
        <w:rPr>
          <w:rFonts w:cs="Times New Roman" w:hint="eastAsia"/>
          <w:rtl/>
        </w:rPr>
        <w:t>בתוך</w:t>
      </w:r>
      <w:r w:rsidR="00447564">
        <w:rPr>
          <w:rFonts w:cs="Times New Roman" w:hint="cs"/>
          <w:rtl/>
        </w:rPr>
        <w:t>]</w:t>
      </w:r>
      <w:r w:rsidR="00166ABB">
        <w:rPr>
          <w:rFonts w:cs="Times New Roman" w:hint="cs"/>
          <w:rtl/>
        </w:rPr>
        <w:t xml:space="preserve"> </w:t>
      </w:r>
      <w:r w:rsidR="00EB253B" w:rsidRPr="003E4E5C">
        <w:rPr>
          <w:rFonts w:cs="Times New Roman" w:hint="eastAsia"/>
          <w:rtl/>
        </w:rPr>
        <w:t>סבך</w:t>
      </w:r>
      <w:r w:rsidR="00EB253B" w:rsidRPr="003E4E5C">
        <w:rPr>
          <w:rFonts w:cs="Times New Roman"/>
          <w:rtl/>
        </w:rPr>
        <w:t xml:space="preserve"> </w:t>
      </w:r>
      <w:r w:rsidR="00EB253B" w:rsidRPr="003E4E5C">
        <w:rPr>
          <w:rFonts w:cs="Times New Roman" w:hint="eastAsia"/>
          <w:rtl/>
        </w:rPr>
        <w:t>בלתי</w:t>
      </w:r>
      <w:r w:rsidR="00EB253B" w:rsidRPr="003E4E5C">
        <w:rPr>
          <w:rFonts w:cs="Times New Roman"/>
          <w:rtl/>
        </w:rPr>
        <w:t xml:space="preserve"> </w:t>
      </w:r>
      <w:r w:rsidR="00EB253B" w:rsidRPr="003E4E5C">
        <w:rPr>
          <w:rFonts w:cs="Times New Roman" w:hint="eastAsia"/>
          <w:rtl/>
        </w:rPr>
        <w:t>פתיר</w:t>
      </w:r>
      <w:r w:rsidR="00EB253B" w:rsidRPr="003E4E5C">
        <w:rPr>
          <w:rFonts w:cs="Times New Roman"/>
          <w:rtl/>
        </w:rPr>
        <w:t xml:space="preserve"> </w:t>
      </w:r>
      <w:r w:rsidR="00EB253B" w:rsidRPr="003E4E5C">
        <w:rPr>
          <w:rFonts w:cs="Times New Roman" w:hint="eastAsia"/>
          <w:rtl/>
        </w:rPr>
        <w:t>של</w:t>
      </w:r>
      <w:r w:rsidR="00EB253B" w:rsidRPr="003E4E5C">
        <w:rPr>
          <w:rFonts w:cs="Times New Roman"/>
          <w:rtl/>
        </w:rPr>
        <w:t xml:space="preserve"> </w:t>
      </w:r>
      <w:r w:rsidR="00447564" w:rsidRPr="00447564">
        <w:rPr>
          <w:rFonts w:cs="Times New Roman"/>
          <w:rtl/>
        </w:rPr>
        <w:t>ועדות תקינה ו</w:t>
      </w:r>
      <w:r w:rsidR="00EB253B" w:rsidRPr="003E4E5C">
        <w:rPr>
          <w:rFonts w:cs="Times New Roman" w:hint="eastAsia"/>
          <w:rtl/>
        </w:rPr>
        <w:t>חוקים</w:t>
      </w:r>
      <w:r w:rsidR="00EB253B" w:rsidRPr="003E4E5C">
        <w:rPr>
          <w:rFonts w:cs="Times New Roman"/>
          <w:rtl/>
        </w:rPr>
        <w:t xml:space="preserve">, </w:t>
      </w:r>
      <w:r w:rsidR="00EB253B" w:rsidRPr="003E4E5C">
        <w:rPr>
          <w:rFonts w:cs="Times New Roman" w:hint="eastAsia"/>
          <w:rtl/>
        </w:rPr>
        <w:t>חלקם</w:t>
      </w:r>
      <w:r w:rsidR="00B7358D" w:rsidRPr="003E4E5C">
        <w:rPr>
          <w:rFonts w:cs="Times New Roman"/>
          <w:rtl/>
        </w:rPr>
        <w:t xml:space="preserve"> סותר</w:t>
      </w:r>
      <w:r w:rsidR="00EB253B" w:rsidRPr="003E4E5C">
        <w:rPr>
          <w:rFonts w:cs="Times New Roman" w:hint="eastAsia"/>
          <w:rtl/>
        </w:rPr>
        <w:t>ים</w:t>
      </w:r>
      <w:r w:rsidR="00447564">
        <w:rPr>
          <w:rFonts w:cs="Times New Roman" w:hint="cs"/>
          <w:rtl/>
        </w:rPr>
        <w:t>.</w:t>
      </w:r>
      <w:r w:rsidR="0036682D" w:rsidRPr="0036682D">
        <w:rPr>
          <w:rFonts w:cs="Times New Roman"/>
          <w:rtl/>
        </w:rPr>
        <w:t xml:space="preserve"> ואולי כעס מסיבה אחרת, חמקמקת ובלתי ניתנת להגייה, שכולה בלולה עד לבלי התר </w:t>
      </w:r>
      <w:r w:rsidR="00FE0E7F">
        <w:rPr>
          <w:rFonts w:cs="Times New Roman" w:hint="cs"/>
          <w:rtl/>
        </w:rPr>
        <w:t>ב</w:t>
      </w:r>
      <w:r w:rsidR="0036682D" w:rsidRPr="0036682D">
        <w:rPr>
          <w:rFonts w:cs="Times New Roman"/>
          <w:rtl/>
        </w:rPr>
        <w:t>עצם הווי</w:t>
      </w:r>
      <w:r w:rsidR="00A32CB5">
        <w:rPr>
          <w:rFonts w:cs="Times New Roman" w:hint="cs"/>
          <w:rtl/>
        </w:rPr>
        <w:t>י</w:t>
      </w:r>
      <w:r w:rsidR="0036682D" w:rsidRPr="0036682D">
        <w:rPr>
          <w:rFonts w:cs="Times New Roman"/>
          <w:rtl/>
        </w:rPr>
        <w:t xml:space="preserve">תו, </w:t>
      </w:r>
      <w:r w:rsidR="00FE0E7F">
        <w:rPr>
          <w:rFonts w:cs="Times New Roman" w:hint="cs"/>
          <w:rtl/>
        </w:rPr>
        <w:t>ב</w:t>
      </w:r>
      <w:r w:rsidR="0036682D" w:rsidRPr="0036682D">
        <w:rPr>
          <w:rFonts w:cs="Times New Roman"/>
          <w:rtl/>
        </w:rPr>
        <w:t xml:space="preserve">נימי נפשו, </w:t>
      </w:r>
      <w:r w:rsidR="00FE0E7F">
        <w:rPr>
          <w:rFonts w:cs="Times New Roman" w:hint="cs"/>
          <w:rtl/>
        </w:rPr>
        <w:t>ב</w:t>
      </w:r>
      <w:r w:rsidR="0036682D" w:rsidRPr="0036682D">
        <w:rPr>
          <w:rFonts w:cs="Times New Roman"/>
          <w:rtl/>
        </w:rPr>
        <w:t>הבל פיו</w:t>
      </w:r>
      <w:r w:rsidRPr="003E4E5C">
        <w:rPr>
          <w:rFonts w:cs="Times New Roman"/>
          <w:rtl/>
        </w:rPr>
        <w:t xml:space="preserve">. </w:t>
      </w:r>
      <w:r w:rsidR="00B75BCE">
        <w:rPr>
          <w:rFonts w:cs="Times New Roman" w:hint="cs"/>
          <w:rtl/>
        </w:rPr>
        <w:t>[</w:t>
      </w:r>
      <w:r w:rsidRPr="003E4E5C">
        <w:rPr>
          <w:rFonts w:cs="Times New Roman"/>
          <w:rtl/>
        </w:rPr>
        <w:t xml:space="preserve">כך עברו להם המונולוגים, </w:t>
      </w:r>
      <w:r w:rsidR="00066956" w:rsidRPr="003E4E5C">
        <w:rPr>
          <w:rFonts w:cs="Times New Roman"/>
          <w:rtl/>
        </w:rPr>
        <w:t>[</w:t>
      </w:r>
      <w:r w:rsidRPr="003E4E5C">
        <w:rPr>
          <w:rFonts w:cs="Times New Roman"/>
        </w:rPr>
        <w:t>melding</w:t>
      </w:r>
      <w:r w:rsidR="00066956" w:rsidRPr="003E4E5C">
        <w:rPr>
          <w:rFonts w:cs="Times New Roman"/>
          <w:rtl/>
        </w:rPr>
        <w:t>]</w:t>
      </w:r>
      <w:r w:rsidRPr="003E4E5C">
        <w:rPr>
          <w:rFonts w:cs="Times New Roman"/>
          <w:rtl/>
        </w:rPr>
        <w:t xml:space="preserve"> </w:t>
      </w:r>
      <w:r w:rsidR="00066956" w:rsidRPr="003E4E5C">
        <w:rPr>
          <w:rFonts w:cs="Times New Roman" w:hint="eastAsia"/>
          <w:rtl/>
        </w:rPr>
        <w:t>ממזגים</w:t>
      </w:r>
      <w:r w:rsidR="00066956" w:rsidRPr="003E4E5C">
        <w:rPr>
          <w:rFonts w:cs="Times New Roman"/>
          <w:rtl/>
        </w:rPr>
        <w:t xml:space="preserve"> </w:t>
      </w:r>
      <w:r w:rsidRPr="003E4E5C">
        <w:rPr>
          <w:rFonts w:cs="Times New Roman"/>
          <w:rtl/>
        </w:rPr>
        <w:t>ומדלגים בין השפות, בין הנושאים ובין האויבים ועושי העוול</w:t>
      </w:r>
      <w:r w:rsidRPr="003E4E5C">
        <w:rPr>
          <w:rFonts w:cs="Times New Roman" w:hint="eastAsia"/>
          <w:rtl/>
        </w:rPr>
        <w:t>ות</w:t>
      </w:r>
      <w:r w:rsidRPr="003E4E5C">
        <w:rPr>
          <w:rFonts w:cs="Times New Roman"/>
          <w:rtl/>
        </w:rPr>
        <w:t>.</w:t>
      </w:r>
      <w:r w:rsidR="00B75BCE">
        <w:rPr>
          <w:rFonts w:cs="Times New Roman" w:hint="cs"/>
          <w:rtl/>
        </w:rPr>
        <w:t>]</w:t>
      </w:r>
      <w:r w:rsidRPr="003E4E5C">
        <w:rPr>
          <w:rFonts w:cs="Times New Roman"/>
          <w:rtl/>
        </w:rPr>
        <w:t xml:space="preserve"> </w:t>
      </w:r>
    </w:p>
    <w:p w14:paraId="2FD66F1E" w14:textId="2A3AE3CC" w:rsidR="00081716" w:rsidRPr="003E4E5C" w:rsidRDefault="00D504CF" w:rsidP="00D504CF">
      <w:pPr>
        <w:rPr>
          <w:rFonts w:cs="Times New Roman"/>
          <w:rtl/>
        </w:rPr>
      </w:pPr>
      <w:r w:rsidRPr="003E4E5C">
        <w:rPr>
          <w:rFonts w:cs="Times New Roman"/>
          <w:rtl/>
        </w:rPr>
        <w:t xml:space="preserve">שיחותיו </w:t>
      </w:r>
      <w:r w:rsidR="0036682D" w:rsidRPr="0036682D">
        <w:rPr>
          <w:rFonts w:cs="Times New Roman"/>
          <w:rtl/>
        </w:rPr>
        <w:t xml:space="preserve">של האב </w:t>
      </w:r>
      <w:r w:rsidRPr="003E4E5C">
        <w:rPr>
          <w:rFonts w:cs="Times New Roman"/>
          <w:rtl/>
        </w:rPr>
        <w:t xml:space="preserve">עם אלכס </w:t>
      </w:r>
      <w:r w:rsidR="00081716" w:rsidRPr="003E4E5C">
        <w:rPr>
          <w:rFonts w:cs="Times New Roman" w:hint="eastAsia"/>
          <w:rtl/>
        </w:rPr>
        <w:t>נחתמו</w:t>
      </w:r>
      <w:r w:rsidRPr="003E4E5C">
        <w:rPr>
          <w:rFonts w:cs="Times New Roman"/>
          <w:rtl/>
        </w:rPr>
        <w:t xml:space="preserve"> תמיד ב</w:t>
      </w:r>
      <w:r w:rsidR="00FE0E7F">
        <w:rPr>
          <w:rFonts w:cs="Times New Roman" w:hint="cs"/>
          <w:rtl/>
        </w:rPr>
        <w:t>כך ש</w:t>
      </w:r>
      <w:r w:rsidRPr="003E4E5C">
        <w:rPr>
          <w:rFonts w:cs="Times New Roman"/>
          <w:rtl/>
        </w:rPr>
        <w:t>ס</w:t>
      </w:r>
      <w:r w:rsidR="00FE0E7F">
        <w:rPr>
          <w:rFonts w:cs="Times New Roman" w:hint="cs"/>
          <w:rtl/>
        </w:rPr>
        <w:t>י</w:t>
      </w:r>
      <w:r w:rsidRPr="003E4E5C">
        <w:rPr>
          <w:rFonts w:cs="Times New Roman"/>
          <w:rtl/>
        </w:rPr>
        <w:t>נ</w:t>
      </w:r>
      <w:r w:rsidR="00FE0E7F">
        <w:rPr>
          <w:rFonts w:cs="Times New Roman" w:hint="cs"/>
          <w:rtl/>
        </w:rPr>
        <w:t>ן</w:t>
      </w:r>
      <w:r w:rsidRPr="003E4E5C">
        <w:rPr>
          <w:rFonts w:cs="Times New Roman"/>
          <w:rtl/>
        </w:rPr>
        <w:t xml:space="preserve"> מבין שפתי</w:t>
      </w:r>
      <w:r w:rsidR="0036682D">
        <w:rPr>
          <w:rFonts w:cs="Times New Roman" w:hint="cs"/>
          <w:rtl/>
        </w:rPr>
        <w:t>ו</w:t>
      </w:r>
      <w:r w:rsidRPr="003E4E5C">
        <w:rPr>
          <w:rFonts w:cs="Times New Roman"/>
          <w:rtl/>
        </w:rPr>
        <w:t xml:space="preserve"> </w:t>
      </w:r>
      <w:r w:rsidR="0036682D">
        <w:rPr>
          <w:rFonts w:cs="Times New Roman" w:hint="cs"/>
          <w:rtl/>
        </w:rPr>
        <w:t>ה</w:t>
      </w:r>
      <w:r w:rsidRPr="003E4E5C">
        <w:rPr>
          <w:rFonts w:cs="Times New Roman"/>
          <w:rtl/>
        </w:rPr>
        <w:t>קפוצות</w:t>
      </w:r>
      <w:r w:rsidR="009564E3" w:rsidRPr="003E4E5C">
        <w:rPr>
          <w:rFonts w:cs="Times New Roman"/>
          <w:rtl/>
        </w:rPr>
        <w:t xml:space="preserve"> </w:t>
      </w:r>
      <w:r w:rsidRPr="003E4E5C">
        <w:rPr>
          <w:rFonts w:cs="Times New Roman"/>
          <w:rtl/>
        </w:rPr>
        <w:t xml:space="preserve">– </w:t>
      </w:r>
    </w:p>
    <w:p w14:paraId="30584B8E" w14:textId="77777777" w:rsidR="00081716" w:rsidRPr="003E4E5C" w:rsidRDefault="00D504CF" w:rsidP="009D2CB3">
      <w:pPr>
        <w:numPr>
          <w:ilvl w:val="0"/>
          <w:numId w:val="62"/>
        </w:numPr>
        <w:rPr>
          <w:rFonts w:cs="Times New Roman"/>
          <w:rtl/>
        </w:rPr>
      </w:pPr>
      <w:r w:rsidRPr="003E4E5C">
        <w:rPr>
          <w:rFonts w:cs="Times New Roman"/>
          <w:rtl/>
        </w:rPr>
        <w:t xml:space="preserve">אין לך מושג כמה אני כועס עליך, </w:t>
      </w:r>
    </w:p>
    <w:p w14:paraId="1DA2CF3C" w14:textId="451FA671" w:rsidR="00081716" w:rsidRPr="003E4E5C" w:rsidRDefault="00D504CF" w:rsidP="009D2CB3">
      <w:pPr>
        <w:numPr>
          <w:ilvl w:val="0"/>
          <w:numId w:val="62"/>
        </w:numPr>
        <w:rPr>
          <w:rFonts w:cs="Times New Roman"/>
          <w:rtl/>
        </w:rPr>
      </w:pPr>
      <w:r w:rsidRPr="003E4E5C">
        <w:rPr>
          <w:rFonts w:cs="Times New Roman"/>
          <w:rtl/>
        </w:rPr>
        <w:t xml:space="preserve">הלב שלי מתפוצץ, </w:t>
      </w:r>
      <w:r w:rsidR="00081716" w:rsidRPr="003E4E5C">
        <w:rPr>
          <w:rFonts w:cs="Times New Roman" w:hint="eastAsia"/>
          <w:rtl/>
        </w:rPr>
        <w:t>או</w:t>
      </w:r>
      <w:r w:rsidR="00081716" w:rsidRPr="003E4E5C">
        <w:rPr>
          <w:rFonts w:cs="Times New Roman"/>
          <w:rtl/>
        </w:rPr>
        <w:t>: הלב שלי נשבר, נשבר, ממה שאתה עושה לי</w:t>
      </w:r>
      <w:r w:rsidR="00444103" w:rsidRPr="003E4E5C">
        <w:rPr>
          <w:rFonts w:cs="Times New Roman"/>
          <w:rtl/>
        </w:rPr>
        <w:t>,</w:t>
      </w:r>
    </w:p>
    <w:p w14:paraId="13F17714" w14:textId="43AFEA5A" w:rsidR="00081716" w:rsidRPr="003E4E5C" w:rsidRDefault="00081716" w:rsidP="009D2CB3">
      <w:pPr>
        <w:numPr>
          <w:ilvl w:val="0"/>
          <w:numId w:val="62"/>
        </w:numPr>
        <w:rPr>
          <w:rFonts w:cs="Times New Roman"/>
        </w:rPr>
      </w:pPr>
      <w:r w:rsidRPr="003E4E5C">
        <w:rPr>
          <w:rFonts w:cs="Times New Roman"/>
          <w:rtl/>
        </w:rPr>
        <w:lastRenderedPageBreak/>
        <w:t xml:space="preserve">יש לי עוד </w:t>
      </w:r>
      <w:r w:rsidR="00F97A34">
        <w:rPr>
          <w:rFonts w:cs="Times New Roman"/>
          <w:rtl/>
        </w:rPr>
        <w:t>כל כך</w:t>
      </w:r>
      <w:r w:rsidRPr="003E4E5C">
        <w:rPr>
          <w:rFonts w:cs="Times New Roman"/>
          <w:rtl/>
        </w:rPr>
        <w:t xml:space="preserve"> הרבה מה להגיד לך, א</w:t>
      </w:r>
      <w:r w:rsidR="00444103" w:rsidRPr="003E4E5C">
        <w:rPr>
          <w:rFonts w:cs="Times New Roman"/>
          <w:rtl/>
        </w:rPr>
        <w:t>ו:</w:t>
      </w:r>
      <w:r w:rsidRPr="003E4E5C">
        <w:rPr>
          <w:rFonts w:cs="Times New Roman"/>
          <w:rtl/>
        </w:rPr>
        <w:t xml:space="preserve"> </w:t>
      </w:r>
      <w:r w:rsidR="00D504CF" w:rsidRPr="003E4E5C">
        <w:rPr>
          <w:rFonts w:cs="Times New Roman"/>
          <w:rtl/>
        </w:rPr>
        <w:t xml:space="preserve">עוד לא אמרתי לך חצי ממה שהיה לי להגיד, </w:t>
      </w:r>
    </w:p>
    <w:p w14:paraId="44A31852" w14:textId="46307122" w:rsidR="00081716" w:rsidRPr="003E4E5C" w:rsidRDefault="00081716" w:rsidP="009D2CB3">
      <w:pPr>
        <w:numPr>
          <w:ilvl w:val="0"/>
          <w:numId w:val="62"/>
        </w:numPr>
        <w:rPr>
          <w:rFonts w:cs="Times New Roman"/>
          <w:rtl/>
        </w:rPr>
      </w:pPr>
      <w:r w:rsidRPr="003E4E5C">
        <w:rPr>
          <w:rFonts w:cs="Times New Roman"/>
          <w:rtl/>
        </w:rPr>
        <w:t>אנחנו עוד נדבר</w:t>
      </w:r>
      <w:r w:rsidR="00444103" w:rsidRPr="003E4E5C">
        <w:rPr>
          <w:rFonts w:cs="Times New Roman"/>
          <w:rtl/>
        </w:rPr>
        <w:t>.</w:t>
      </w:r>
    </w:p>
    <w:p w14:paraId="5323E343" w14:textId="2128AADB" w:rsidR="00D504CF" w:rsidRPr="002543D7" w:rsidRDefault="00447564" w:rsidP="00D504CF">
      <w:pPr>
        <w:rPr>
          <w:rFonts w:cs="Times New Roman"/>
          <w:color w:val="A6A6A6" w:themeColor="background1" w:themeShade="A6"/>
          <w:rtl/>
        </w:rPr>
      </w:pPr>
      <w:r w:rsidRPr="002543D7">
        <w:rPr>
          <w:rFonts w:cs="Times New Roman" w:hint="cs"/>
          <w:color w:val="A6A6A6" w:themeColor="background1" w:themeShade="A6"/>
          <w:rtl/>
        </w:rPr>
        <w:t>[</w:t>
      </w:r>
      <w:r w:rsidR="00D504CF" w:rsidRPr="002543D7">
        <w:rPr>
          <w:rFonts w:cs="Times New Roman"/>
          <w:color w:val="A6A6A6" w:themeColor="background1" w:themeShade="A6"/>
          <w:rtl/>
        </w:rPr>
        <w:t xml:space="preserve">אף שהיה בעל אוצר מילים עשיר ומרשים הן באנגלית והן בגרמנית, </w:t>
      </w:r>
      <w:r w:rsidR="00FE0E7F" w:rsidRPr="002543D7">
        <w:rPr>
          <w:rFonts w:cs="Times New Roman"/>
          <w:color w:val="A6A6A6" w:themeColor="background1" w:themeShade="A6"/>
          <w:rtl/>
        </w:rPr>
        <w:t xml:space="preserve">שלט ברמה זו או אחרת בשפות אירופאיות נוספות </w:t>
      </w:r>
      <w:r w:rsidR="00D504CF" w:rsidRPr="002543D7">
        <w:rPr>
          <w:rFonts w:cs="Times New Roman" w:hint="eastAsia"/>
          <w:color w:val="A6A6A6" w:themeColor="background1" w:themeShade="A6"/>
          <w:rtl/>
        </w:rPr>
        <w:t>וגם</w:t>
      </w:r>
      <w:r w:rsidR="00D504CF" w:rsidRPr="002543D7">
        <w:rPr>
          <w:rFonts w:cs="Times New Roman"/>
          <w:color w:val="A6A6A6" w:themeColor="background1" w:themeShade="A6"/>
          <w:rtl/>
        </w:rPr>
        <w:t xml:space="preserve"> עברית טרח ולמד פעם, </w:t>
      </w:r>
      <w:r w:rsidR="00B75BCE" w:rsidRPr="002543D7">
        <w:rPr>
          <w:rFonts w:cs="Times New Roman" w:hint="cs"/>
          <w:color w:val="A6A6A6" w:themeColor="background1" w:themeShade="A6"/>
          <w:rtl/>
        </w:rPr>
        <w:t>בכל זאת</w:t>
      </w:r>
      <w:r w:rsidR="00D504CF" w:rsidRPr="002543D7">
        <w:rPr>
          <w:rFonts w:cs="Times New Roman"/>
          <w:color w:val="A6A6A6" w:themeColor="background1" w:themeShade="A6"/>
          <w:rtl/>
        </w:rPr>
        <w:t xml:space="preserve"> לא הצליח להעביר</w:t>
      </w:r>
      <w:r w:rsidR="00D9235D" w:rsidRPr="002543D7">
        <w:rPr>
          <w:rFonts w:cs="Times New Roman" w:hint="cs"/>
          <w:color w:val="A6A6A6" w:themeColor="background1" w:themeShade="A6"/>
          <w:rtl/>
        </w:rPr>
        <w:t xml:space="preserve"> לאלכס במלוא</w:t>
      </w:r>
      <w:r w:rsidR="0036682D" w:rsidRPr="002543D7">
        <w:rPr>
          <w:rFonts w:cs="Times New Roman" w:hint="cs"/>
          <w:color w:val="A6A6A6" w:themeColor="background1" w:themeShade="A6"/>
          <w:rtl/>
        </w:rPr>
        <w:t xml:space="preserve"> </w:t>
      </w:r>
      <w:r w:rsidR="0036682D" w:rsidRPr="002543D7">
        <w:rPr>
          <w:rFonts w:cs="Times New Roman"/>
          <w:color w:val="A6A6A6" w:themeColor="background1" w:themeShade="A6"/>
          <w:rtl/>
        </w:rPr>
        <w:t>חומרת</w:t>
      </w:r>
      <w:r w:rsidR="00D9235D" w:rsidRPr="002543D7">
        <w:rPr>
          <w:rFonts w:cs="Times New Roman" w:hint="cs"/>
          <w:color w:val="A6A6A6" w:themeColor="background1" w:themeShade="A6"/>
          <w:rtl/>
        </w:rPr>
        <w:t xml:space="preserve">ה </w:t>
      </w:r>
      <w:r w:rsidR="00D504CF" w:rsidRPr="002543D7">
        <w:rPr>
          <w:rFonts w:cs="Times New Roman"/>
          <w:color w:val="A6A6A6" w:themeColor="background1" w:themeShade="A6"/>
          <w:rtl/>
        </w:rPr>
        <w:t xml:space="preserve">את </w:t>
      </w:r>
      <w:r w:rsidR="00B75BCE" w:rsidRPr="002543D7">
        <w:rPr>
          <w:rFonts w:cs="Times New Roman" w:hint="cs"/>
          <w:color w:val="A6A6A6" w:themeColor="background1" w:themeShade="A6"/>
          <w:rtl/>
        </w:rPr>
        <w:t>סאת</w:t>
      </w:r>
      <w:r w:rsidR="00D504CF" w:rsidRPr="002543D7">
        <w:rPr>
          <w:rFonts w:cs="Times New Roman"/>
          <w:color w:val="A6A6A6" w:themeColor="background1" w:themeShade="A6"/>
          <w:rtl/>
        </w:rPr>
        <w:t xml:space="preserve"> </w:t>
      </w:r>
      <w:r w:rsidR="00D504CF" w:rsidRPr="002543D7">
        <w:rPr>
          <w:rFonts w:cs="Times New Roman" w:hint="eastAsia"/>
          <w:color w:val="A6A6A6" w:themeColor="background1" w:themeShade="A6"/>
          <w:rtl/>
        </w:rPr>
        <w:t>ה</w:t>
      </w:r>
      <w:r w:rsidR="00FE0E7F" w:rsidRPr="002543D7">
        <w:rPr>
          <w:rFonts w:cs="Times New Roman" w:hint="cs"/>
          <w:color w:val="A6A6A6" w:themeColor="background1" w:themeShade="A6"/>
          <w:rtl/>
        </w:rPr>
        <w:t>חטא</w:t>
      </w:r>
      <w:r w:rsidR="00D504CF" w:rsidRPr="002543D7">
        <w:rPr>
          <w:rFonts w:cs="Times New Roman" w:hint="eastAsia"/>
          <w:color w:val="A6A6A6" w:themeColor="background1" w:themeShade="A6"/>
          <w:rtl/>
        </w:rPr>
        <w:t>ים</w:t>
      </w:r>
      <w:r w:rsidR="00D504CF" w:rsidRPr="002543D7">
        <w:rPr>
          <w:rFonts w:cs="Times New Roman"/>
          <w:color w:val="A6A6A6" w:themeColor="background1" w:themeShade="A6"/>
          <w:rtl/>
        </w:rPr>
        <w:t xml:space="preserve"> </w:t>
      </w:r>
      <w:r w:rsidR="00D504CF" w:rsidRPr="002543D7">
        <w:rPr>
          <w:rFonts w:cs="Times New Roman" w:hint="eastAsia"/>
          <w:color w:val="A6A6A6" w:themeColor="background1" w:themeShade="A6"/>
          <w:rtl/>
        </w:rPr>
        <w:t>וה</w:t>
      </w:r>
      <w:r w:rsidR="0036682D" w:rsidRPr="002543D7">
        <w:rPr>
          <w:rFonts w:cs="Times New Roman" w:hint="cs"/>
          <w:color w:val="A6A6A6" w:themeColor="background1" w:themeShade="A6"/>
          <w:rtl/>
        </w:rPr>
        <w:t>פשע</w:t>
      </w:r>
      <w:r w:rsidR="004D124E" w:rsidRPr="002543D7">
        <w:rPr>
          <w:rFonts w:cs="Times New Roman" w:hint="eastAsia"/>
          <w:color w:val="A6A6A6" w:themeColor="background1" w:themeShade="A6"/>
          <w:rtl/>
        </w:rPr>
        <w:t>ים</w:t>
      </w:r>
      <w:r w:rsidR="00D504CF" w:rsidRPr="002543D7">
        <w:rPr>
          <w:rFonts w:cs="Times New Roman"/>
          <w:color w:val="A6A6A6" w:themeColor="background1" w:themeShade="A6"/>
          <w:rtl/>
        </w:rPr>
        <w:t xml:space="preserve"> שבהתנהגותו</w:t>
      </w:r>
      <w:r w:rsidR="004D124E" w:rsidRPr="002543D7">
        <w:rPr>
          <w:rFonts w:cs="Times New Roman"/>
          <w:color w:val="A6A6A6" w:themeColor="background1" w:themeShade="A6"/>
          <w:rtl/>
        </w:rPr>
        <w:t xml:space="preserve"> הנלוזה</w:t>
      </w:r>
      <w:r w:rsidR="00D504CF" w:rsidRPr="002543D7">
        <w:rPr>
          <w:rFonts w:cs="Times New Roman"/>
          <w:color w:val="A6A6A6" w:themeColor="background1" w:themeShade="A6"/>
          <w:rtl/>
        </w:rPr>
        <w:t xml:space="preserve">, </w:t>
      </w:r>
      <w:r w:rsidR="00444103" w:rsidRPr="002543D7">
        <w:rPr>
          <w:rFonts w:cs="Times New Roman" w:hint="eastAsia"/>
          <w:color w:val="A6A6A6" w:themeColor="background1" w:themeShade="A6"/>
          <w:rtl/>
        </w:rPr>
        <w:t>ש</w:t>
      </w:r>
      <w:r w:rsidR="00B75BCE" w:rsidRPr="002543D7">
        <w:rPr>
          <w:rFonts w:cs="Times New Roman" w:hint="cs"/>
          <w:color w:val="A6A6A6" w:themeColor="background1" w:themeShade="A6"/>
          <w:rtl/>
        </w:rPr>
        <w:t>עתידה ל</w:t>
      </w:r>
      <w:r w:rsidR="00D504CF" w:rsidRPr="002543D7">
        <w:rPr>
          <w:rFonts w:cs="Times New Roman" w:hint="eastAsia"/>
          <w:color w:val="A6A6A6" w:themeColor="background1" w:themeShade="A6"/>
          <w:rtl/>
        </w:rPr>
        <w:t>דרדרו</w:t>
      </w:r>
      <w:r w:rsidR="00D504CF" w:rsidRPr="002543D7">
        <w:rPr>
          <w:rFonts w:cs="Times New Roman"/>
          <w:color w:val="A6A6A6" w:themeColor="background1" w:themeShade="A6"/>
          <w:rtl/>
        </w:rPr>
        <w:t xml:space="preserve"> </w:t>
      </w:r>
      <w:r w:rsidR="00FE0E7F" w:rsidRPr="002543D7">
        <w:rPr>
          <w:rFonts w:cs="Times New Roman"/>
          <w:color w:val="A6A6A6" w:themeColor="background1" w:themeShade="A6"/>
          <w:rtl/>
        </w:rPr>
        <w:t xml:space="preserve">ובעקבותיו את המשפחה כולה </w:t>
      </w:r>
      <w:r w:rsidR="00D504CF" w:rsidRPr="002543D7">
        <w:rPr>
          <w:rFonts w:cs="Times New Roman" w:hint="eastAsia"/>
          <w:color w:val="A6A6A6" w:themeColor="background1" w:themeShade="A6"/>
          <w:rtl/>
        </w:rPr>
        <w:t>לתהומות</w:t>
      </w:r>
      <w:r w:rsidR="00D504CF" w:rsidRPr="002543D7">
        <w:rPr>
          <w:rFonts w:cs="Times New Roman"/>
          <w:color w:val="A6A6A6" w:themeColor="background1" w:themeShade="A6"/>
          <w:rtl/>
        </w:rPr>
        <w:t>.</w:t>
      </w:r>
    </w:p>
    <w:p w14:paraId="47E9ABEB" w14:textId="302F59C5" w:rsidR="00C051E0" w:rsidRPr="002543D7" w:rsidRDefault="00C051E0" w:rsidP="004D124E">
      <w:pPr>
        <w:rPr>
          <w:rFonts w:cs="Times New Roman"/>
          <w:color w:val="A6A6A6" w:themeColor="background1" w:themeShade="A6"/>
          <w:rtl/>
        </w:rPr>
      </w:pPr>
      <w:r w:rsidRPr="002543D7">
        <w:rPr>
          <w:rFonts w:cs="Times New Roman"/>
          <w:color w:val="A6A6A6" w:themeColor="background1" w:themeShade="A6"/>
          <w:rtl/>
        </w:rPr>
        <w:t xml:space="preserve">בשלב זה </w:t>
      </w:r>
      <w:r w:rsidR="00FE0E7F" w:rsidRPr="002543D7">
        <w:rPr>
          <w:rFonts w:cs="Times New Roman"/>
          <w:color w:val="A6A6A6" w:themeColor="background1" w:themeShade="A6"/>
          <w:rtl/>
        </w:rPr>
        <w:t xml:space="preserve">היה </w:t>
      </w:r>
      <w:r w:rsidR="00B75BCE" w:rsidRPr="002543D7">
        <w:rPr>
          <w:rFonts w:cs="Times New Roman" w:hint="cs"/>
          <w:color w:val="A6A6A6" w:themeColor="background1" w:themeShade="A6"/>
          <w:rtl/>
        </w:rPr>
        <w:t>אלכס</w:t>
      </w:r>
      <w:r w:rsidRPr="002543D7">
        <w:rPr>
          <w:rFonts w:cs="Times New Roman"/>
          <w:color w:val="A6A6A6" w:themeColor="background1" w:themeShade="A6"/>
          <w:rtl/>
        </w:rPr>
        <w:t xml:space="preserve"> נמלט מעל פניו ותוך דקות מעטות לא מסוגל לשחזר לעצמו על מה ולמה נשפך הזעם.</w:t>
      </w:r>
      <w:r w:rsidR="00447564" w:rsidRPr="002543D7">
        <w:rPr>
          <w:rFonts w:cs="Times New Roman" w:hint="cs"/>
          <w:color w:val="A6A6A6" w:themeColor="background1" w:themeShade="A6"/>
          <w:rtl/>
        </w:rPr>
        <w:t>]</w:t>
      </w:r>
      <w:r w:rsidR="00081716" w:rsidRPr="002543D7">
        <w:rPr>
          <w:rFonts w:cs="Times New Roman"/>
          <w:color w:val="A6A6A6" w:themeColor="background1" w:themeShade="A6"/>
          <w:rtl/>
        </w:rPr>
        <w:t xml:space="preserve"> </w:t>
      </w:r>
    </w:p>
    <w:p w14:paraId="501287C0" w14:textId="7449C1D7" w:rsidR="00B7358D" w:rsidRDefault="00B7358D" w:rsidP="00B7358D">
      <w:pPr>
        <w:rPr>
          <w:rFonts w:cs="Times New Roman"/>
          <w:rtl/>
        </w:rPr>
      </w:pPr>
      <w:r w:rsidRPr="003E4E5C">
        <w:rPr>
          <w:rFonts w:cs="Times New Roman"/>
          <w:rtl/>
        </w:rPr>
        <w:t xml:space="preserve">רק </w:t>
      </w:r>
      <w:r w:rsidR="00B75BCE">
        <w:rPr>
          <w:rFonts w:cs="Times New Roman" w:hint="cs"/>
          <w:rtl/>
        </w:rPr>
        <w:t>ב</w:t>
      </w:r>
      <w:r w:rsidRPr="003E4E5C">
        <w:rPr>
          <w:rFonts w:cs="Times New Roman"/>
          <w:rtl/>
        </w:rPr>
        <w:t xml:space="preserve">הזדמנות אחת </w:t>
      </w:r>
      <w:r w:rsidR="00B75BCE">
        <w:rPr>
          <w:rFonts w:cs="Times New Roman" w:hint="cs"/>
          <w:rtl/>
        </w:rPr>
        <w:t>היה</w:t>
      </w:r>
      <w:r w:rsidRPr="003E4E5C">
        <w:rPr>
          <w:rFonts w:cs="Times New Roman"/>
          <w:rtl/>
        </w:rPr>
        <w:t xml:space="preserve"> </w:t>
      </w:r>
      <w:r w:rsidR="00081716" w:rsidRPr="003E4E5C">
        <w:rPr>
          <w:rFonts w:cs="Times New Roman" w:hint="eastAsia"/>
          <w:rtl/>
        </w:rPr>
        <w:t>האב</w:t>
      </w:r>
      <w:r w:rsidR="00081716" w:rsidRPr="003E4E5C">
        <w:rPr>
          <w:rFonts w:cs="Times New Roman"/>
          <w:rtl/>
        </w:rPr>
        <w:t xml:space="preserve"> </w:t>
      </w:r>
      <w:r w:rsidRPr="003E4E5C">
        <w:rPr>
          <w:rFonts w:cs="Times New Roman"/>
          <w:rtl/>
        </w:rPr>
        <w:t xml:space="preserve">מתבדח </w:t>
      </w:r>
      <w:r w:rsidR="00215775" w:rsidRPr="003E4E5C">
        <w:rPr>
          <w:rFonts w:cs="Times New Roman" w:hint="eastAsia"/>
          <w:rtl/>
        </w:rPr>
        <w:t>איתו</w:t>
      </w:r>
      <w:r w:rsidRPr="003E4E5C">
        <w:rPr>
          <w:rFonts w:cs="Times New Roman"/>
          <w:rtl/>
        </w:rPr>
        <w:t xml:space="preserve"> בארשת של טוב</w:t>
      </w:r>
      <w:r w:rsidR="00A32CB5">
        <w:rPr>
          <w:rFonts w:cs="Times New Roman" w:hint="cs"/>
          <w:rtl/>
        </w:rPr>
        <w:t xml:space="preserve"> </w:t>
      </w:r>
      <w:r w:rsidRPr="003E4E5C">
        <w:rPr>
          <w:rFonts w:cs="Times New Roman"/>
          <w:rtl/>
        </w:rPr>
        <w:t xml:space="preserve">לב. </w:t>
      </w:r>
      <w:r w:rsidRPr="003E4E5C">
        <w:rPr>
          <w:rFonts w:cs="Times New Roman" w:hint="eastAsia"/>
          <w:rtl/>
        </w:rPr>
        <w:t>אלכס</w:t>
      </w:r>
      <w:r w:rsidRPr="003E4E5C">
        <w:rPr>
          <w:rFonts w:cs="Times New Roman"/>
          <w:rtl/>
        </w:rPr>
        <w:t xml:space="preserve"> </w:t>
      </w:r>
      <w:r w:rsidR="00784B09" w:rsidRPr="003E4E5C">
        <w:rPr>
          <w:rFonts w:cs="Times New Roman" w:hint="eastAsia"/>
          <w:rtl/>
        </w:rPr>
        <w:t>נדרש</w:t>
      </w:r>
      <w:r w:rsidR="00313441" w:rsidRPr="003E4E5C">
        <w:rPr>
          <w:rFonts w:cs="Times New Roman"/>
          <w:rtl/>
        </w:rPr>
        <w:t xml:space="preserve"> </w:t>
      </w:r>
      <w:r w:rsidR="0036682D" w:rsidRPr="003E4E5C">
        <w:rPr>
          <w:rFonts w:cs="Times New Roman" w:hint="eastAsia"/>
          <w:rtl/>
        </w:rPr>
        <w:t>לעיתים</w:t>
      </w:r>
      <w:r w:rsidR="0036682D" w:rsidRPr="003E4E5C">
        <w:rPr>
          <w:rFonts w:cs="Times New Roman"/>
          <w:rtl/>
        </w:rPr>
        <w:t xml:space="preserve"> </w:t>
      </w:r>
      <w:r w:rsidR="00313441" w:rsidRPr="003E4E5C">
        <w:rPr>
          <w:rFonts w:cs="Times New Roman"/>
          <w:rtl/>
        </w:rPr>
        <w:t>ל</w:t>
      </w:r>
      <w:r w:rsidRPr="003E4E5C">
        <w:rPr>
          <w:rFonts w:cs="Times New Roman"/>
          <w:rtl/>
        </w:rPr>
        <w:t>מד</w:t>
      </w:r>
      <w:r w:rsidR="00313441" w:rsidRPr="003E4E5C">
        <w:rPr>
          <w:rFonts w:cs="Times New Roman" w:hint="eastAsia"/>
          <w:rtl/>
        </w:rPr>
        <w:t>ו</w:t>
      </w:r>
      <w:r w:rsidRPr="003E4E5C">
        <w:rPr>
          <w:rFonts w:cs="Times New Roman"/>
          <w:rtl/>
        </w:rPr>
        <w:t xml:space="preserve">ד </w:t>
      </w:r>
      <w:r w:rsidR="00081716" w:rsidRPr="003E4E5C">
        <w:rPr>
          <w:rFonts w:cs="Times New Roman" w:hint="eastAsia"/>
          <w:rtl/>
        </w:rPr>
        <w:t>מ</w:t>
      </w:r>
      <w:r w:rsidR="00081716" w:rsidRPr="003E4E5C">
        <w:rPr>
          <w:rFonts w:cs="Times New Roman"/>
          <w:rtl/>
        </w:rPr>
        <w:t>כנסי</w:t>
      </w:r>
      <w:r w:rsidR="00081716" w:rsidRPr="003E4E5C">
        <w:rPr>
          <w:rFonts w:cs="Times New Roman" w:hint="eastAsia"/>
          <w:rtl/>
        </w:rPr>
        <w:t>ים</w:t>
      </w:r>
      <w:r w:rsidRPr="003E4E5C">
        <w:rPr>
          <w:rFonts w:cs="Times New Roman"/>
          <w:rtl/>
        </w:rPr>
        <w:t xml:space="preserve"> ישנ</w:t>
      </w:r>
      <w:r w:rsidR="00B75BCE">
        <w:rPr>
          <w:rFonts w:cs="Times New Roman" w:hint="cs"/>
          <w:rtl/>
        </w:rPr>
        <w:t>ים</w:t>
      </w:r>
      <w:r w:rsidRPr="003E4E5C">
        <w:rPr>
          <w:rFonts w:cs="Times New Roman"/>
          <w:rtl/>
        </w:rPr>
        <w:t xml:space="preserve"> של מארק</w:t>
      </w:r>
      <w:r w:rsidR="00081716" w:rsidRPr="003E4E5C">
        <w:rPr>
          <w:rFonts w:cs="Times New Roman"/>
          <w:rtl/>
        </w:rPr>
        <w:t xml:space="preserve">, </w:t>
      </w:r>
      <w:r w:rsidR="00B75BCE">
        <w:rPr>
          <w:rFonts w:cs="Times New Roman" w:hint="cs"/>
          <w:rtl/>
        </w:rPr>
        <w:t>ואלה לרוב היו</w:t>
      </w:r>
      <w:r w:rsidRPr="003E4E5C">
        <w:rPr>
          <w:rFonts w:cs="Times New Roman"/>
          <w:rtl/>
        </w:rPr>
        <w:t xml:space="preserve"> גדול</w:t>
      </w:r>
      <w:r w:rsidR="00B75BCE">
        <w:rPr>
          <w:rFonts w:cs="Times New Roman" w:hint="cs"/>
          <w:rtl/>
        </w:rPr>
        <w:t>ים</w:t>
      </w:r>
      <w:r w:rsidRPr="003E4E5C">
        <w:rPr>
          <w:rFonts w:cs="Times New Roman"/>
          <w:rtl/>
        </w:rPr>
        <w:t xml:space="preserve"> </w:t>
      </w:r>
      <w:r w:rsidRPr="003E4E5C">
        <w:rPr>
          <w:rFonts w:cs="Times New Roman" w:hint="eastAsia"/>
          <w:rtl/>
        </w:rPr>
        <w:t>ממידתו</w:t>
      </w:r>
      <w:r w:rsidRPr="003E4E5C">
        <w:rPr>
          <w:rFonts w:cs="Times New Roman"/>
          <w:rtl/>
        </w:rPr>
        <w:t xml:space="preserve">. הוא </w:t>
      </w:r>
      <w:r w:rsidR="00313441" w:rsidRPr="003E4E5C">
        <w:rPr>
          <w:rFonts w:cs="Times New Roman"/>
          <w:rtl/>
        </w:rPr>
        <w:t>מ</w:t>
      </w:r>
      <w:r w:rsidRPr="003E4E5C">
        <w:rPr>
          <w:rFonts w:cs="Times New Roman"/>
          <w:rtl/>
        </w:rPr>
        <w:t>שך אות</w:t>
      </w:r>
      <w:r w:rsidR="00B75BCE">
        <w:rPr>
          <w:rFonts w:cs="Times New Roman" w:hint="cs"/>
          <w:rtl/>
        </w:rPr>
        <w:t>ם</w:t>
      </w:r>
      <w:r w:rsidRPr="003E4E5C">
        <w:rPr>
          <w:rFonts w:cs="Times New Roman"/>
          <w:rtl/>
        </w:rPr>
        <w:t xml:space="preserve"> עד מעל המ</w:t>
      </w:r>
      <w:r w:rsidR="00A32CB5">
        <w:rPr>
          <w:rFonts w:cs="Times New Roman" w:hint="cs"/>
          <w:rtl/>
        </w:rPr>
        <w:t>ו</w:t>
      </w:r>
      <w:r w:rsidRPr="003E4E5C">
        <w:rPr>
          <w:rFonts w:cs="Times New Roman"/>
          <w:rtl/>
        </w:rPr>
        <w:t>תניים, וה</w:t>
      </w:r>
      <w:r w:rsidR="00B75BCE">
        <w:rPr>
          <w:rFonts w:cs="Times New Roman" w:hint="cs"/>
          <w:rtl/>
        </w:rPr>
        <w:t>מכנסיים</w:t>
      </w:r>
      <w:r w:rsidRPr="003E4E5C">
        <w:rPr>
          <w:rFonts w:cs="Times New Roman"/>
          <w:rtl/>
        </w:rPr>
        <w:t xml:space="preserve"> נפלו. אב</w:t>
      </w:r>
      <w:r w:rsidRPr="003E4E5C">
        <w:rPr>
          <w:rFonts w:cs="Times New Roman" w:hint="eastAsia"/>
          <w:rtl/>
        </w:rPr>
        <w:t>יו</w:t>
      </w:r>
      <w:r w:rsidRPr="003E4E5C">
        <w:rPr>
          <w:rFonts w:cs="Times New Roman"/>
          <w:rtl/>
        </w:rPr>
        <w:t xml:space="preserve"> היה מחייך ואומר</w:t>
      </w:r>
      <w:r w:rsidR="00A32CB5">
        <w:rPr>
          <w:rFonts w:cs="Times New Roman" w:hint="cs"/>
          <w:rtl/>
        </w:rPr>
        <w:t>,</w:t>
      </w:r>
      <w:r w:rsidRPr="003E4E5C">
        <w:rPr>
          <w:rFonts w:cs="Times New Roman"/>
          <w:rtl/>
        </w:rPr>
        <w:t xml:space="preserve"> </w:t>
      </w:r>
      <w:r w:rsidR="00B75BCE">
        <w:rPr>
          <w:rFonts w:cs="Times New Roman" w:hint="cs"/>
          <w:rtl/>
        </w:rPr>
        <w:t>"</w:t>
      </w:r>
      <w:r w:rsidRPr="003E4E5C">
        <w:rPr>
          <w:rFonts w:cs="Times New Roman"/>
          <w:rtl/>
        </w:rPr>
        <w:t>אוי איזה מוישה אתה,</w:t>
      </w:r>
      <w:r w:rsidR="00B75BCE">
        <w:rPr>
          <w:rFonts w:cs="Times New Roman" w:hint="cs"/>
          <w:rtl/>
        </w:rPr>
        <w:t>"</w:t>
      </w:r>
      <w:r w:rsidRPr="003E4E5C">
        <w:rPr>
          <w:rFonts w:cs="Times New Roman"/>
          <w:rtl/>
        </w:rPr>
        <w:t xml:space="preserve"> ואז בגרמנית – </w:t>
      </w:r>
      <w:r w:rsidR="00B75BCE">
        <w:rPr>
          <w:rFonts w:cs="Times New Roman" w:hint="cs"/>
          <w:rtl/>
        </w:rPr>
        <w:t>"</w:t>
      </w:r>
      <w:r w:rsidRPr="003E4E5C">
        <w:rPr>
          <w:rFonts w:cs="Times New Roman"/>
          <w:rtl/>
        </w:rPr>
        <w:t>באמת מוישל'ה אמיתי.</w:t>
      </w:r>
      <w:r w:rsidR="00B75BCE">
        <w:rPr>
          <w:rFonts w:cs="Times New Roman" w:hint="cs"/>
          <w:rtl/>
        </w:rPr>
        <w:t>"</w:t>
      </w:r>
      <w:r w:rsidRPr="003E4E5C">
        <w:rPr>
          <w:rFonts w:cs="Times New Roman"/>
          <w:rtl/>
        </w:rPr>
        <w:t xml:space="preserve"> ואלכס היה מושך את המכנסיים למעלה, וחג</w:t>
      </w:r>
      <w:r w:rsidR="00B75BCE">
        <w:rPr>
          <w:rFonts w:cs="Times New Roman" w:hint="cs"/>
          <w:rtl/>
        </w:rPr>
        <w:t xml:space="preserve"> ומכרכר</w:t>
      </w:r>
      <w:r w:rsidRPr="003E4E5C">
        <w:rPr>
          <w:rFonts w:cs="Times New Roman"/>
          <w:rtl/>
        </w:rPr>
        <w:t xml:space="preserve"> בחדר, וקופץ, מוישל'ה! מוישה! </w:t>
      </w:r>
      <w:r w:rsidR="00B75BCE">
        <w:rPr>
          <w:rFonts w:cs="Times New Roman" w:hint="cs"/>
          <w:rtl/>
        </w:rPr>
        <w:t>ו</w:t>
      </w:r>
      <w:r w:rsidRPr="003E4E5C">
        <w:rPr>
          <w:rFonts w:cs="Times New Roman"/>
          <w:rtl/>
        </w:rPr>
        <w:t>אב</w:t>
      </w:r>
      <w:r w:rsidR="00B75BCE">
        <w:rPr>
          <w:rFonts w:cs="Times New Roman" w:hint="cs"/>
          <w:rtl/>
        </w:rPr>
        <w:t>יו</w:t>
      </w:r>
      <w:r w:rsidRPr="003E4E5C">
        <w:rPr>
          <w:rFonts w:cs="Times New Roman"/>
          <w:rtl/>
        </w:rPr>
        <w:t xml:space="preserve"> היה צוחק, גם אם </w:t>
      </w:r>
      <w:r w:rsidR="0036682D">
        <w:rPr>
          <w:rFonts w:cs="Times New Roman" w:hint="cs"/>
          <w:rtl/>
        </w:rPr>
        <w:t xml:space="preserve">רק </w:t>
      </w:r>
      <w:r w:rsidRPr="003E4E5C">
        <w:rPr>
          <w:rFonts w:cs="Times New Roman"/>
          <w:rtl/>
        </w:rPr>
        <w:t>ל</w:t>
      </w:r>
      <w:r w:rsidR="00A86BA4">
        <w:rPr>
          <w:rFonts w:cs="Times New Roman" w:hint="cs"/>
          <w:rtl/>
        </w:rPr>
        <w:t>רגע</w:t>
      </w:r>
      <w:r w:rsidRPr="003E4E5C">
        <w:rPr>
          <w:rFonts w:cs="Times New Roman"/>
          <w:rtl/>
        </w:rPr>
        <w:t xml:space="preserve"> חולף אחד, כי סבלנותו</w:t>
      </w:r>
      <w:r w:rsidR="00A8464C" w:rsidRPr="00A8464C">
        <w:rPr>
          <w:rFonts w:cs="Times New Roman"/>
          <w:rtl/>
        </w:rPr>
        <w:t xml:space="preserve"> פקעה כהרף עין</w:t>
      </w:r>
      <w:r w:rsidRPr="003E4E5C">
        <w:rPr>
          <w:rFonts w:cs="Times New Roman"/>
          <w:rtl/>
        </w:rPr>
        <w:t>.</w:t>
      </w:r>
    </w:p>
    <w:p w14:paraId="6767D074" w14:textId="094A76C3" w:rsidR="00C051E0" w:rsidRPr="002543D7" w:rsidRDefault="00B7358D" w:rsidP="00C051E0">
      <w:pPr>
        <w:rPr>
          <w:rFonts w:cs="Times New Roman"/>
          <w:color w:val="A6A6A6" w:themeColor="background1" w:themeShade="A6"/>
          <w:rtl/>
        </w:rPr>
      </w:pPr>
      <w:r w:rsidRPr="002543D7">
        <w:rPr>
          <w:rFonts w:cs="Times New Roman" w:hint="cs"/>
          <w:color w:val="A6A6A6" w:themeColor="background1" w:themeShade="A6"/>
          <w:rtl/>
        </w:rPr>
        <w:t>[</w:t>
      </w:r>
    </w:p>
    <w:p w14:paraId="14B4CE3B" w14:textId="77777777" w:rsidR="00C051E0" w:rsidRPr="002543D7" w:rsidRDefault="00C051E0" w:rsidP="00C051E0">
      <w:pPr>
        <w:rPr>
          <w:rFonts w:cs="Times New Roman"/>
          <w:color w:val="A6A6A6" w:themeColor="background1" w:themeShade="A6"/>
          <w:rtl/>
        </w:rPr>
      </w:pPr>
      <w:r w:rsidRPr="002543D7">
        <w:rPr>
          <w:rFonts w:cs="Times New Roman"/>
          <w:color w:val="A6A6A6" w:themeColor="background1" w:themeShade="A6"/>
          <w:rtl/>
        </w:rPr>
        <w:t>אלכס מעולם לא הכיר אותו אלא בשני אופני קיום: זעם, וזעם כבוש.</w:t>
      </w:r>
    </w:p>
    <w:p w14:paraId="775869F9" w14:textId="1DADCF33" w:rsidR="00C051E0" w:rsidRPr="002543D7" w:rsidRDefault="00C051E0" w:rsidP="00C051E0">
      <w:pPr>
        <w:rPr>
          <w:rFonts w:cs="Times New Roman"/>
          <w:color w:val="A6A6A6" w:themeColor="background1" w:themeShade="A6"/>
          <w:rtl/>
        </w:rPr>
      </w:pPr>
      <w:r w:rsidRPr="002543D7">
        <w:rPr>
          <w:rFonts w:cs="Times New Roman" w:hint="cs"/>
          <w:color w:val="A6A6A6" w:themeColor="background1" w:themeShade="A6"/>
          <w:rtl/>
        </w:rPr>
        <w:t xml:space="preserve">אביו כמובן התקיים בעוד אופנים, רבים ומגוונים לאין ספור, שברובם חדור </w:t>
      </w:r>
      <w:r w:rsidR="00D54C3E" w:rsidRPr="002543D7">
        <w:rPr>
          <w:rFonts w:cs="Times New Roman" w:hint="cs"/>
          <w:color w:val="A6A6A6" w:themeColor="background1" w:themeShade="A6"/>
          <w:rtl/>
        </w:rPr>
        <w:t>ממד</w:t>
      </w:r>
      <w:r w:rsidRPr="002543D7">
        <w:rPr>
          <w:rFonts w:cs="Times New Roman" w:hint="cs"/>
          <w:color w:val="A6A6A6" w:themeColor="background1" w:themeShade="A6"/>
          <w:rtl/>
        </w:rPr>
        <w:t xml:space="preserve"> </w:t>
      </w:r>
      <w:r w:rsidR="0007458E" w:rsidRPr="002543D7">
        <w:rPr>
          <w:rFonts w:cs="Times New Roman" w:hint="cs"/>
          <w:color w:val="A6A6A6" w:themeColor="background1" w:themeShade="A6"/>
          <w:rtl/>
        </w:rPr>
        <w:t>מסוים</w:t>
      </w:r>
      <w:r w:rsidRPr="002543D7">
        <w:rPr>
          <w:rFonts w:cs="Times New Roman" w:hint="cs"/>
          <w:color w:val="A6A6A6" w:themeColor="background1" w:themeShade="A6"/>
          <w:rtl/>
        </w:rPr>
        <w:t xml:space="preserve"> של תקיפות אילמת, של נחישות 'קיימת' [כלומר שהוא כאן, שקיומו שריר ולא ניתן למחוק אותו, לא כרגע על כל פנים], </w:t>
      </w:r>
      <w:r w:rsidRPr="002543D7">
        <w:rPr>
          <w:rFonts w:cs="Times New Roman"/>
          <w:color w:val="A6A6A6" w:themeColor="background1" w:themeShade="A6"/>
          <w:rtl/>
        </w:rPr>
        <w:t xml:space="preserve">לפעמים הרגיש כמו אחת המטליות משפשף את אחת הפינות של כדור הארץ, וכשהיה מרוגז במיוחד ראה עצמו בכאבן פומית או ספוג-ברזל, מקרצף ופינתו נוצצת, עד שמפגעי הזמן והטינופת מפינותיהם של האחרים מכסים עליה בשכבת </w:t>
      </w:r>
      <w:r w:rsidRPr="002543D7">
        <w:rPr>
          <w:rFonts w:cs="Times New Roman"/>
          <w:color w:val="A6A6A6" w:themeColor="background1" w:themeShade="A6"/>
        </w:rPr>
        <w:t>grime</w:t>
      </w:r>
      <w:r w:rsidRPr="002543D7">
        <w:rPr>
          <w:rFonts w:cs="Times New Roman"/>
          <w:color w:val="A6A6A6" w:themeColor="background1" w:themeShade="A6"/>
          <w:rtl/>
        </w:rPr>
        <w:t>.</w:t>
      </w:r>
      <w:r w:rsidRPr="002543D7">
        <w:rPr>
          <w:rFonts w:cs="Times New Roman" w:hint="cs"/>
          <w:color w:val="A6A6A6" w:themeColor="background1" w:themeShade="A6"/>
          <w:rtl/>
        </w:rPr>
        <w:t xml:space="preserve"> </w:t>
      </w:r>
      <w:r w:rsidRPr="002543D7">
        <w:rPr>
          <w:rFonts w:cs="Times New Roman"/>
          <w:color w:val="A6A6A6" w:themeColor="background1" w:themeShade="A6"/>
          <w:rtl/>
        </w:rPr>
        <w:t>לחלופין: נצמד לקליפת כדור הארץ, מקרצף סלעי בזלת קשים בגופו החשוף, בכתפיו, בגבו, וכל מה שיוצא בסוף זה עור משופשף, בשר חשוף מדמם, לא יותר.</w:t>
      </w:r>
      <w:r w:rsidRPr="002543D7">
        <w:rPr>
          <w:rFonts w:cs="Times New Roman" w:hint="cs"/>
          <w:color w:val="A6A6A6" w:themeColor="background1" w:themeShade="A6"/>
          <w:rtl/>
        </w:rPr>
        <w:t xml:space="preserve"> ועוד כהנה וכהנה, אבל אלו היו האופנים בהם חי את חייו הפרטיים, ללא התייחסות לאלכס או לכל אדם אחר, ולכן חלפו </w:t>
      </w:r>
      <w:r w:rsidR="00297D38" w:rsidRPr="002543D7">
        <w:rPr>
          <w:rFonts w:cs="Times New Roman" w:hint="cs"/>
          <w:color w:val="A6A6A6" w:themeColor="background1" w:themeShade="A6"/>
          <w:rtl/>
        </w:rPr>
        <w:t>על פ</w:t>
      </w:r>
      <w:r w:rsidRPr="002543D7">
        <w:rPr>
          <w:rFonts w:cs="Times New Roman" w:hint="cs"/>
          <w:color w:val="A6A6A6" w:themeColor="background1" w:themeShade="A6"/>
          <w:rtl/>
        </w:rPr>
        <w:t>ניו של אלכס שקופים, בלתי מוחשיים. את רוב חייו חי מייקל ברנהרדט הופמן כאדם בפני עצמו, בתוך עצמו וללא קשר לאחרים, ומאחר שאלכס עדיין לא הצליח לראותו כמופרד מזהותו כאביו, כל התנהגות או התנהלות וגו' ש</w:t>
      </w:r>
      <w:r w:rsidR="001C5A04" w:rsidRPr="002543D7">
        <w:rPr>
          <w:rFonts w:cs="Times New Roman" w:hint="cs"/>
          <w:color w:val="A6A6A6" w:themeColor="background1" w:themeShade="A6"/>
          <w:rtl/>
        </w:rPr>
        <w:t>הייתה</w:t>
      </w:r>
      <w:r w:rsidRPr="002543D7">
        <w:rPr>
          <w:rFonts w:cs="Times New Roman" w:hint="cs"/>
          <w:color w:val="A6A6A6" w:themeColor="background1" w:themeShade="A6"/>
          <w:rtl/>
        </w:rPr>
        <w:t xml:space="preserve"> מחוץ לתפקןדן כאביו </w:t>
      </w:r>
      <w:r w:rsidR="001C5A04" w:rsidRPr="002543D7">
        <w:rPr>
          <w:rFonts w:cs="Times New Roman" w:hint="cs"/>
          <w:color w:val="A6A6A6" w:themeColor="background1" w:themeShade="A6"/>
          <w:rtl/>
        </w:rPr>
        <w:t>הייתה</w:t>
      </w:r>
      <w:r w:rsidRPr="002543D7">
        <w:rPr>
          <w:rFonts w:cs="Times New Roman" w:hint="cs"/>
          <w:color w:val="A6A6A6" w:themeColor="background1" w:themeShade="A6"/>
          <w:rtl/>
        </w:rPr>
        <w:t xml:space="preserve"> שקופה לדידו.</w:t>
      </w:r>
    </w:p>
    <w:p w14:paraId="15E66CAC" w14:textId="77777777" w:rsidR="00C051E0" w:rsidRPr="002543D7" w:rsidRDefault="00C051E0" w:rsidP="00C051E0">
      <w:pPr>
        <w:rPr>
          <w:rFonts w:cs="Times New Roman"/>
          <w:color w:val="A6A6A6" w:themeColor="background1" w:themeShade="A6"/>
          <w:rtl/>
        </w:rPr>
      </w:pPr>
      <w:r w:rsidRPr="002543D7">
        <w:rPr>
          <w:rFonts w:cs="Times New Roman" w:hint="cs"/>
          <w:color w:val="A6A6A6" w:themeColor="background1" w:themeShade="A6"/>
          <w:rtl/>
        </w:rPr>
        <w:t xml:space="preserve">ולכן, יכול היה לטעון ולהאמין בצדקתו, שאביו מתקיים בשני אופנים בלבד </w:t>
      </w:r>
      <w:r w:rsidRPr="002543D7">
        <w:rPr>
          <w:rFonts w:cs="Times New Roman"/>
          <w:color w:val="A6A6A6" w:themeColor="background1" w:themeShade="A6"/>
          <w:rtl/>
        </w:rPr>
        <w:t>–</w:t>
      </w:r>
      <w:r w:rsidRPr="002543D7">
        <w:rPr>
          <w:rFonts w:cs="Times New Roman" w:hint="cs"/>
          <w:color w:val="A6A6A6" w:themeColor="background1" w:themeShade="A6"/>
          <w:rtl/>
        </w:rPr>
        <w:t xml:space="preserve"> זעם, וזעם כבוש. </w:t>
      </w:r>
    </w:p>
    <w:p w14:paraId="5AAE790E" w14:textId="77777777" w:rsidR="00C051E0" w:rsidRPr="002543D7" w:rsidRDefault="00C051E0" w:rsidP="00C051E0">
      <w:pPr>
        <w:rPr>
          <w:rFonts w:cs="Times New Roman"/>
          <w:color w:val="A6A6A6" w:themeColor="background1" w:themeShade="A6"/>
          <w:rtl/>
        </w:rPr>
      </w:pPr>
      <w:r w:rsidRPr="002543D7">
        <w:rPr>
          <w:rFonts w:cs="Times New Roman"/>
          <w:color w:val="A6A6A6" w:themeColor="background1" w:themeShade="A6"/>
          <w:rtl/>
        </w:rPr>
        <w:t>אגב, הוא ידע היטב שעמיתיו של אביו וכן גם חברי המשפחה הרבים מעולם לא נתקלו בזעמו, ובחברתם גם מעולם לא קפץ בין שפות, וללא קשר לאירוע מעולם לא החליפו עיניו בנוכחותם את צבעם הדהה, היגע.</w:t>
      </w:r>
    </w:p>
    <w:p w14:paraId="658650F7" w14:textId="77777777" w:rsidR="00C051E0" w:rsidRPr="002543D7" w:rsidRDefault="00C051E0" w:rsidP="00C051E0">
      <w:pPr>
        <w:rPr>
          <w:rFonts w:cs="Times New Roman"/>
          <w:color w:val="A6A6A6" w:themeColor="background1" w:themeShade="A6"/>
          <w:rtl/>
        </w:rPr>
      </w:pPr>
    </w:p>
    <w:p w14:paraId="6CDD0CE3" w14:textId="517D29C0" w:rsidR="00C051E0" w:rsidRPr="002543D7" w:rsidRDefault="00C51519" w:rsidP="00C051E0">
      <w:pPr>
        <w:rPr>
          <w:rFonts w:cs="Times New Roman"/>
          <w:color w:val="A6A6A6" w:themeColor="background1" w:themeShade="A6"/>
          <w:rtl/>
        </w:rPr>
      </w:pPr>
      <w:r w:rsidRPr="002543D7">
        <w:rPr>
          <w:rFonts w:cs="Times New Roman" w:hint="cs"/>
          <w:color w:val="A6A6A6" w:themeColor="background1" w:themeShade="A6"/>
          <w:rtl/>
        </w:rPr>
        <w:t>גרס</w:t>
      </w:r>
      <w:r w:rsidR="00C051E0" w:rsidRPr="002543D7">
        <w:rPr>
          <w:rFonts w:cs="Times New Roman" w:hint="cs"/>
          <w:color w:val="A6A6A6" w:themeColor="background1" w:themeShade="A6"/>
          <w:rtl/>
        </w:rPr>
        <w:t>ה נוספת:</w:t>
      </w:r>
    </w:p>
    <w:p w14:paraId="774455A6" w14:textId="23D2E09A" w:rsidR="00C051E0" w:rsidRPr="002543D7" w:rsidRDefault="00C051E0" w:rsidP="00C051E0">
      <w:pPr>
        <w:rPr>
          <w:rFonts w:cs="Times New Roman"/>
          <w:color w:val="A6A6A6" w:themeColor="background1" w:themeShade="A6"/>
          <w:rtl/>
        </w:rPr>
      </w:pPr>
      <w:r w:rsidRPr="002543D7">
        <w:rPr>
          <w:rFonts w:cs="Times New Roman"/>
          <w:color w:val="A6A6A6" w:themeColor="background1" w:themeShade="A6"/>
          <w:rtl/>
        </w:rPr>
        <w:t xml:space="preserve">היו לאבא שלו </w:t>
      </w:r>
      <w:r w:rsidRPr="002543D7">
        <w:rPr>
          <w:rFonts w:cs="Times New Roman" w:hint="cs"/>
          <w:color w:val="A6A6A6" w:themeColor="background1" w:themeShade="A6"/>
          <w:rtl/>
        </w:rPr>
        <w:t xml:space="preserve">שני </w:t>
      </w:r>
      <w:r w:rsidRPr="002543D7">
        <w:rPr>
          <w:rFonts w:cs="Times New Roman"/>
          <w:color w:val="A6A6A6" w:themeColor="background1" w:themeShade="A6"/>
          <w:rtl/>
        </w:rPr>
        <w:t xml:space="preserve">מודים: לא אכפת לו, </w:t>
      </w:r>
      <w:r w:rsidR="00483BB1" w:rsidRPr="002543D7">
        <w:rPr>
          <w:rFonts w:cs="Times New Roman"/>
          <w:color w:val="A6A6A6" w:themeColor="background1" w:themeShade="A6"/>
          <w:rtl/>
        </w:rPr>
        <w:t>הכול</w:t>
      </w:r>
      <w:r w:rsidRPr="002543D7">
        <w:rPr>
          <w:rFonts w:cs="Times New Roman"/>
          <w:color w:val="A6A6A6" w:themeColor="background1" w:themeShade="A6"/>
          <w:rtl/>
        </w:rPr>
        <w:t xml:space="preserve"> טוב לו, והוא בכלל נמצא במקום אחר והמוד השני – זעם כבוש על סף ההתפוצצות.</w:t>
      </w:r>
    </w:p>
    <w:p w14:paraId="1396C4CF" w14:textId="49470106" w:rsidR="00C051E0" w:rsidRPr="002543D7" w:rsidRDefault="00C051E0" w:rsidP="00C051E0">
      <w:pPr>
        <w:rPr>
          <w:rFonts w:cs="Times New Roman"/>
          <w:color w:val="A6A6A6" w:themeColor="background1" w:themeShade="A6"/>
          <w:rtl/>
        </w:rPr>
      </w:pPr>
      <w:r w:rsidRPr="002543D7">
        <w:rPr>
          <w:rFonts w:cs="Times New Roman"/>
          <w:color w:val="A6A6A6" w:themeColor="background1" w:themeShade="A6"/>
          <w:rtl/>
        </w:rPr>
        <w:t>או, ליתר דיוק, הוא היה תמיד באותו מוד של זעם כבוש, אבל איש לא ידע זא</w:t>
      </w:r>
      <w:r w:rsidRPr="002543D7">
        <w:rPr>
          <w:rFonts w:cs="Times New Roman" w:hint="cs"/>
          <w:color w:val="A6A6A6" w:themeColor="background1" w:themeShade="A6"/>
          <w:rtl/>
        </w:rPr>
        <w:t>ת</w:t>
      </w:r>
      <w:r w:rsidRPr="002543D7">
        <w:rPr>
          <w:rFonts w:cs="Times New Roman"/>
          <w:color w:val="A6A6A6" w:themeColor="background1" w:themeShade="A6"/>
          <w:rtl/>
        </w:rPr>
        <w:t xml:space="preserve">, אפילו </w:t>
      </w:r>
      <w:r w:rsidRPr="002543D7">
        <w:rPr>
          <w:rFonts w:cs="Times New Roman" w:hint="cs"/>
          <w:color w:val="A6A6A6" w:themeColor="background1" w:themeShade="A6"/>
          <w:rtl/>
        </w:rPr>
        <w:t>ל</w:t>
      </w:r>
      <w:r w:rsidRPr="002543D7">
        <w:rPr>
          <w:rFonts w:cs="Times New Roman"/>
          <w:color w:val="A6A6A6" w:themeColor="background1" w:themeShade="A6"/>
          <w:rtl/>
        </w:rPr>
        <w:t>א הוא. א</w:t>
      </w:r>
      <w:r w:rsidRPr="002543D7">
        <w:rPr>
          <w:rFonts w:cs="Times New Roman" w:hint="cs"/>
          <w:color w:val="A6A6A6" w:themeColor="background1" w:themeShade="A6"/>
          <w:rtl/>
        </w:rPr>
        <w:t>י</w:t>
      </w:r>
      <w:r w:rsidRPr="002543D7">
        <w:rPr>
          <w:rFonts w:cs="Times New Roman"/>
          <w:color w:val="A6A6A6" w:themeColor="background1" w:themeShade="A6"/>
          <w:rtl/>
        </w:rPr>
        <w:t xml:space="preserve">שתו גילתה זאת פעם, לפני זמן רב. אבל היא שכחה את זה כי לא ניתן לתת </w:t>
      </w:r>
      <w:r w:rsidRPr="002543D7">
        <w:rPr>
          <w:rFonts w:cs="Times New Roman" w:hint="cs"/>
          <w:color w:val="A6A6A6" w:themeColor="background1" w:themeShade="A6"/>
          <w:rtl/>
        </w:rPr>
        <w:t>ע</w:t>
      </w:r>
      <w:r w:rsidRPr="002543D7">
        <w:rPr>
          <w:rFonts w:cs="Times New Roman"/>
          <w:color w:val="A6A6A6" w:themeColor="background1" w:themeShade="A6"/>
          <w:rtl/>
        </w:rPr>
        <w:t>ל</w:t>
      </w:r>
      <w:r w:rsidRPr="002543D7">
        <w:rPr>
          <w:rFonts w:cs="Times New Roman" w:hint="cs"/>
          <w:color w:val="A6A6A6" w:themeColor="background1" w:themeShade="A6"/>
          <w:rtl/>
        </w:rPr>
        <w:t xml:space="preserve"> </w:t>
      </w:r>
      <w:r w:rsidRPr="002543D7">
        <w:rPr>
          <w:rFonts w:cs="Times New Roman"/>
          <w:color w:val="A6A6A6" w:themeColor="background1" w:themeShade="A6"/>
          <w:rtl/>
        </w:rPr>
        <w:t>כך את הדעת בעודך מגדלת ארבעה ילדים ולומדת תוך כדי כך עוד ועוד שפות, רובן נכחדות. הוא עצמו עבר, בעיקר מאז שעבר את גיל ארבעים ונוכח שהוא יתום מאב יותר זמן מאשר היה לא יתום, עבר כמה רגעי צלילות, יחידים, בהירים, של רוגע מוחלט ושקט. למשל פעם אחת כשיצא מהמקלחת עטוף מגבת, ופתח את מגירת הגרביים. הוא הביט בגרביים הכהות ו</w:t>
      </w:r>
      <w:r w:rsidR="004C59E0" w:rsidRPr="002543D7">
        <w:rPr>
          <w:rFonts w:cs="Times New Roman"/>
          <w:color w:val="A6A6A6" w:themeColor="background1" w:themeShade="A6"/>
          <w:rtl/>
        </w:rPr>
        <w:t>פתאום</w:t>
      </w:r>
      <w:r w:rsidRPr="002543D7">
        <w:rPr>
          <w:rFonts w:cs="Times New Roman"/>
          <w:color w:val="A6A6A6" w:themeColor="background1" w:themeShade="A6"/>
          <w:rtl/>
        </w:rPr>
        <w:t xml:space="preserve"> זה נחת עליו בבהירות ובשקט מוחלט – החיים קלים, הטרשים לא </w:t>
      </w:r>
      <w:r w:rsidRPr="002543D7">
        <w:rPr>
          <w:rFonts w:cs="Times New Roman"/>
          <w:color w:val="A6A6A6" w:themeColor="background1" w:themeShade="A6"/>
          <w:rtl/>
        </w:rPr>
        <w:lastRenderedPageBreak/>
        <w:t xml:space="preserve">בלתי עבירים, ובקרוב </w:t>
      </w:r>
      <w:r w:rsidR="00483BB1" w:rsidRPr="002543D7">
        <w:rPr>
          <w:rFonts w:cs="Times New Roman"/>
          <w:color w:val="A6A6A6" w:themeColor="background1" w:themeShade="A6"/>
          <w:rtl/>
        </w:rPr>
        <w:t>הכול</w:t>
      </w:r>
      <w:r w:rsidRPr="002543D7">
        <w:rPr>
          <w:rFonts w:cs="Times New Roman"/>
          <w:color w:val="A6A6A6" w:themeColor="background1" w:themeShade="A6"/>
          <w:rtl/>
        </w:rPr>
        <w:t xml:space="preserve"> יגמר. הרגע חלף, ולאחר מכן עוד כשבוע הוא חשב על אותם טרשים שאינם בלתי עבירים וידע שהחיים קלים, אבל זכרון הרגע נשכח, וכן עוד כמה רגעים כאלו, שהיו נדירים ביותר.</w:t>
      </w:r>
    </w:p>
    <w:p w14:paraId="622A8901" w14:textId="1DC512C6" w:rsidR="00C051E0" w:rsidRPr="002543D7" w:rsidRDefault="00C051E0" w:rsidP="00C051E0">
      <w:pPr>
        <w:rPr>
          <w:rFonts w:cs="Times New Roman"/>
          <w:color w:val="A6A6A6" w:themeColor="background1" w:themeShade="A6"/>
          <w:rtl/>
        </w:rPr>
      </w:pPr>
      <w:r w:rsidRPr="002543D7">
        <w:rPr>
          <w:rFonts w:cs="Times New Roman"/>
          <w:color w:val="A6A6A6" w:themeColor="background1" w:themeShade="A6"/>
          <w:rtl/>
        </w:rPr>
        <w:t xml:space="preserve">שאר הזמן, </w:t>
      </w:r>
    </w:p>
    <w:p w14:paraId="14D6C5F4" w14:textId="72595335" w:rsidR="00C051E0" w:rsidRPr="002543D7" w:rsidRDefault="00C051E0" w:rsidP="00C051E0">
      <w:pPr>
        <w:rPr>
          <w:rFonts w:cs="Times New Roman"/>
          <w:color w:val="A6A6A6" w:themeColor="background1" w:themeShade="A6"/>
          <w:rtl/>
        </w:rPr>
      </w:pPr>
      <w:r w:rsidRPr="002543D7">
        <w:rPr>
          <w:rFonts w:cs="Times New Roman"/>
          <w:color w:val="A6A6A6" w:themeColor="background1" w:themeShade="A6"/>
          <w:rtl/>
        </w:rPr>
        <w:t xml:space="preserve">זעמו על החוצפה ועזות המצח התישו אותו. </w:t>
      </w:r>
    </w:p>
    <w:p w14:paraId="138F0B1B" w14:textId="08BAC287" w:rsidR="00C051E0" w:rsidRPr="002543D7" w:rsidRDefault="00B7358D" w:rsidP="00994621">
      <w:pPr>
        <w:rPr>
          <w:color w:val="A6A6A6" w:themeColor="background1" w:themeShade="A6"/>
          <w:rtl/>
        </w:rPr>
      </w:pPr>
      <w:r w:rsidRPr="002543D7">
        <w:rPr>
          <w:rFonts w:hint="cs"/>
          <w:color w:val="A6A6A6" w:themeColor="background1" w:themeShade="A6"/>
          <w:rtl/>
        </w:rPr>
        <w:t>]</w:t>
      </w:r>
    </w:p>
    <w:p w14:paraId="1F253518" w14:textId="5CA66268" w:rsidR="0092459B" w:rsidRDefault="00313441" w:rsidP="00994621">
      <w:pPr>
        <w:rPr>
          <w:rtl/>
        </w:rPr>
      </w:pPr>
      <w:r w:rsidRPr="003E4E5C">
        <w:rPr>
          <w:rFonts w:hint="eastAsia"/>
          <w:rtl/>
        </w:rPr>
        <w:t>הפעם</w:t>
      </w:r>
      <w:r w:rsidR="00B2297D" w:rsidRPr="003E4E5C">
        <w:rPr>
          <w:rtl/>
        </w:rPr>
        <w:t>,</w:t>
      </w:r>
      <w:r w:rsidRPr="003E4E5C">
        <w:rPr>
          <w:rtl/>
        </w:rPr>
        <w:t xml:space="preserve"> </w:t>
      </w:r>
      <w:r w:rsidR="00067BC3" w:rsidRPr="003E4E5C">
        <w:rPr>
          <w:rFonts w:hint="eastAsia"/>
          <w:rtl/>
        </w:rPr>
        <w:t>עיקר</w:t>
      </w:r>
      <w:r w:rsidR="00067BC3" w:rsidRPr="003E4E5C">
        <w:rPr>
          <w:rtl/>
        </w:rPr>
        <w:t xml:space="preserve"> </w:t>
      </w:r>
      <w:r w:rsidR="00067BC3" w:rsidRPr="003E4E5C">
        <w:rPr>
          <w:rFonts w:hint="eastAsia"/>
          <w:rtl/>
        </w:rPr>
        <w:t>פשעיו</w:t>
      </w:r>
      <w:r w:rsidR="00A32CB5">
        <w:rPr>
          <w:rFonts w:hint="cs"/>
          <w:rtl/>
        </w:rPr>
        <w:t xml:space="preserve"> </w:t>
      </w:r>
      <w:r w:rsidR="00A32CB5">
        <w:rPr>
          <w:rtl/>
        </w:rPr>
        <w:t>–</w:t>
      </w:r>
      <w:r w:rsidR="00EB0E51" w:rsidRPr="003E4E5C">
        <w:rPr>
          <w:rtl/>
        </w:rPr>
        <w:t xml:space="preserve"> </w:t>
      </w:r>
      <w:r w:rsidR="00EB0E51" w:rsidRPr="003E4E5C">
        <w:rPr>
          <w:rFonts w:hint="eastAsia"/>
          <w:rtl/>
        </w:rPr>
        <w:t>אם</w:t>
      </w:r>
      <w:r w:rsidR="00EB0E51" w:rsidRPr="003E4E5C">
        <w:rPr>
          <w:rtl/>
        </w:rPr>
        <w:t xml:space="preserve"> </w:t>
      </w:r>
      <w:r w:rsidR="00EB0E51" w:rsidRPr="003E4E5C">
        <w:rPr>
          <w:rFonts w:hint="eastAsia"/>
          <w:rtl/>
        </w:rPr>
        <w:t>אלכס</w:t>
      </w:r>
      <w:r w:rsidR="00EB0E51" w:rsidRPr="003E4E5C">
        <w:rPr>
          <w:rtl/>
        </w:rPr>
        <w:t xml:space="preserve"> </w:t>
      </w:r>
      <w:r w:rsidR="00EB0E51" w:rsidRPr="003E4E5C">
        <w:rPr>
          <w:rFonts w:hint="eastAsia"/>
          <w:rtl/>
        </w:rPr>
        <w:t>הבינ</w:t>
      </w:r>
      <w:r w:rsidR="00067BC3" w:rsidRPr="003E4E5C">
        <w:rPr>
          <w:rFonts w:hint="eastAsia"/>
          <w:rtl/>
        </w:rPr>
        <w:t>ם</w:t>
      </w:r>
      <w:r w:rsidR="00067BC3" w:rsidRPr="003E4E5C">
        <w:rPr>
          <w:rtl/>
        </w:rPr>
        <w:t xml:space="preserve"> לאשור</w:t>
      </w:r>
      <w:r w:rsidR="00067BC3" w:rsidRPr="003E4E5C">
        <w:rPr>
          <w:rFonts w:hint="eastAsia"/>
          <w:rtl/>
        </w:rPr>
        <w:t>ם</w:t>
      </w:r>
      <w:r w:rsidR="00A32CB5">
        <w:rPr>
          <w:rFonts w:hint="cs"/>
          <w:rtl/>
        </w:rPr>
        <w:t xml:space="preserve"> </w:t>
      </w:r>
      <w:r w:rsidR="00A32CB5">
        <w:rPr>
          <w:rtl/>
        </w:rPr>
        <w:t>–</w:t>
      </w:r>
      <w:r w:rsidR="00EB0E51" w:rsidRPr="003E4E5C">
        <w:rPr>
          <w:rtl/>
        </w:rPr>
        <w:t xml:space="preserve"> </w:t>
      </w:r>
      <w:r w:rsidR="00067BC3" w:rsidRPr="003E4E5C">
        <w:rPr>
          <w:rFonts w:hint="eastAsia"/>
          <w:rtl/>
        </w:rPr>
        <w:t>נג</w:t>
      </w:r>
      <w:r w:rsidR="00A43B2B" w:rsidRPr="003E4E5C">
        <w:rPr>
          <w:rFonts w:hint="eastAsia"/>
          <w:rtl/>
        </w:rPr>
        <w:t>ע</w:t>
      </w:r>
      <w:r w:rsidR="00067BC3" w:rsidRPr="003E4E5C">
        <w:rPr>
          <w:rFonts w:hint="eastAsia"/>
          <w:rtl/>
        </w:rPr>
        <w:t>ו</w:t>
      </w:r>
      <w:r w:rsidR="00067BC3" w:rsidRPr="003E4E5C">
        <w:rPr>
          <w:rtl/>
        </w:rPr>
        <w:t xml:space="preserve"> </w:t>
      </w:r>
      <w:r w:rsidR="00067BC3" w:rsidRPr="003E4E5C">
        <w:rPr>
          <w:rFonts w:hint="eastAsia"/>
          <w:rtl/>
        </w:rPr>
        <w:t>ב</w:t>
      </w:r>
      <w:r w:rsidR="00A43B2B" w:rsidRPr="003E4E5C">
        <w:rPr>
          <w:rFonts w:hint="eastAsia"/>
          <w:rtl/>
        </w:rPr>
        <w:t>כך</w:t>
      </w:r>
      <w:r w:rsidR="00A43B2B" w:rsidRPr="003E4E5C">
        <w:rPr>
          <w:rtl/>
        </w:rPr>
        <w:t xml:space="preserve"> שחופשת הקיץ </w:t>
      </w:r>
      <w:r w:rsidR="00B2297D" w:rsidRPr="003E4E5C">
        <w:rPr>
          <w:rFonts w:hint="eastAsia"/>
          <w:rtl/>
        </w:rPr>
        <w:t>ת</w:t>
      </w:r>
      <w:r w:rsidR="00A43B2B" w:rsidRPr="003E4E5C">
        <w:rPr>
          <w:rFonts w:hint="eastAsia"/>
          <w:rtl/>
        </w:rPr>
        <w:t>מה</w:t>
      </w:r>
      <w:r w:rsidR="00A43B2B" w:rsidRPr="003E4E5C">
        <w:rPr>
          <w:rtl/>
        </w:rPr>
        <w:t xml:space="preserve"> ואלכס לא </w:t>
      </w:r>
      <w:r w:rsidR="00A43B2B" w:rsidRPr="003E4E5C">
        <w:rPr>
          <w:rFonts w:hint="eastAsia"/>
          <w:rtl/>
        </w:rPr>
        <w:t>הגיע</w:t>
      </w:r>
      <w:r w:rsidR="00A43B2B" w:rsidRPr="003E4E5C">
        <w:rPr>
          <w:rtl/>
        </w:rPr>
        <w:t xml:space="preserve"> לשום הישג, לא ניצל את הזמן, לא </w:t>
      </w:r>
      <w:r w:rsidR="00A43B2B" w:rsidRPr="003E4E5C">
        <w:rPr>
          <w:rFonts w:hint="eastAsia"/>
          <w:rtl/>
        </w:rPr>
        <w:t>עשה</w:t>
      </w:r>
      <w:r w:rsidR="00A43B2B" w:rsidRPr="003E4E5C">
        <w:rPr>
          <w:rtl/>
        </w:rPr>
        <w:t xml:space="preserve"> </w:t>
      </w:r>
      <w:r w:rsidR="00A43B2B" w:rsidRPr="003E4E5C">
        <w:rPr>
          <w:rFonts w:hint="eastAsia"/>
          <w:rtl/>
        </w:rPr>
        <w:t>דבר</w:t>
      </w:r>
      <w:r w:rsidR="00A43B2B" w:rsidRPr="003E4E5C">
        <w:rPr>
          <w:rtl/>
        </w:rPr>
        <w:t xml:space="preserve">. </w:t>
      </w:r>
      <w:r w:rsidR="00B2297D" w:rsidRPr="003E4E5C">
        <w:rPr>
          <w:rFonts w:hint="eastAsia"/>
          <w:rtl/>
        </w:rPr>
        <w:t>למרבה</w:t>
      </w:r>
      <w:r w:rsidR="00B2297D" w:rsidRPr="003E4E5C">
        <w:rPr>
          <w:rtl/>
        </w:rPr>
        <w:t xml:space="preserve"> המזל, </w:t>
      </w:r>
      <w:r w:rsidR="00B2297D" w:rsidRPr="003E4E5C">
        <w:rPr>
          <w:rFonts w:hint="eastAsia"/>
          <w:rtl/>
        </w:rPr>
        <w:t>מכסת</w:t>
      </w:r>
      <w:r w:rsidR="00B2297D" w:rsidRPr="003E4E5C">
        <w:rPr>
          <w:rtl/>
        </w:rPr>
        <w:t xml:space="preserve"> </w:t>
      </w:r>
      <w:r w:rsidR="00B2297D" w:rsidRPr="003E4E5C">
        <w:rPr>
          <w:rFonts w:hint="eastAsia"/>
          <w:rtl/>
        </w:rPr>
        <w:t>גער</w:t>
      </w:r>
      <w:r w:rsidR="0092459B" w:rsidRPr="003E4E5C">
        <w:rPr>
          <w:rFonts w:hint="eastAsia"/>
          <w:rtl/>
        </w:rPr>
        <w:t>ות</w:t>
      </w:r>
      <w:r w:rsidR="00FE0E7F">
        <w:rPr>
          <w:rFonts w:hint="cs"/>
          <w:rtl/>
        </w:rPr>
        <w:t>יו</w:t>
      </w:r>
      <w:r w:rsidR="0092459B" w:rsidRPr="003E4E5C">
        <w:rPr>
          <w:rtl/>
        </w:rPr>
        <w:t xml:space="preserve"> של </w:t>
      </w:r>
      <w:r w:rsidR="0036682D">
        <w:rPr>
          <w:rFonts w:hint="cs"/>
          <w:rtl/>
        </w:rPr>
        <w:t>ה</w:t>
      </w:r>
      <w:r w:rsidR="0092459B" w:rsidRPr="003E4E5C">
        <w:rPr>
          <w:rtl/>
        </w:rPr>
        <w:t>אב</w:t>
      </w:r>
      <w:r w:rsidR="009564E3" w:rsidRPr="003E4E5C">
        <w:rPr>
          <w:rtl/>
        </w:rPr>
        <w:t xml:space="preserve"> </w:t>
      </w:r>
      <w:r w:rsidR="0092459B" w:rsidRPr="003E4E5C">
        <w:rPr>
          <w:rtl/>
        </w:rPr>
        <w:t>הסתיימה</w:t>
      </w:r>
      <w:r w:rsidR="009564E3" w:rsidRPr="003E4E5C">
        <w:rPr>
          <w:rtl/>
        </w:rPr>
        <w:t xml:space="preserve"> </w:t>
      </w:r>
      <w:r w:rsidRPr="003E4E5C">
        <w:rPr>
          <w:rtl/>
        </w:rPr>
        <w:t xml:space="preserve">מהר מהרגיל, כי </w:t>
      </w:r>
      <w:r w:rsidRPr="003E4E5C">
        <w:rPr>
          <w:rFonts w:hint="eastAsia"/>
          <w:rtl/>
        </w:rPr>
        <w:t>הבטיח</w:t>
      </w:r>
      <w:r w:rsidRPr="003E4E5C">
        <w:rPr>
          <w:rtl/>
        </w:rPr>
        <w:t xml:space="preserve"> </w:t>
      </w:r>
      <w:r w:rsidRPr="003E4E5C">
        <w:rPr>
          <w:rFonts w:hint="eastAsia"/>
          <w:rtl/>
        </w:rPr>
        <w:t>לעזור</w:t>
      </w:r>
      <w:r w:rsidRPr="003E4E5C">
        <w:rPr>
          <w:rtl/>
        </w:rPr>
        <w:t xml:space="preserve"> </w:t>
      </w:r>
      <w:r w:rsidR="00B2297D" w:rsidRPr="003E4E5C">
        <w:rPr>
          <w:rFonts w:hint="eastAsia"/>
          <w:rtl/>
        </w:rPr>
        <w:t>לא</w:t>
      </w:r>
      <w:r w:rsidR="00A8464C">
        <w:rPr>
          <w:rFonts w:hint="cs"/>
          <w:rtl/>
        </w:rPr>
        <w:t>שתו</w:t>
      </w:r>
      <w:r w:rsidR="00B2297D" w:rsidRPr="003E4E5C">
        <w:rPr>
          <w:rtl/>
        </w:rPr>
        <w:t xml:space="preserve"> </w:t>
      </w:r>
      <w:r w:rsidRPr="003E4E5C">
        <w:rPr>
          <w:rFonts w:hint="eastAsia"/>
          <w:rtl/>
        </w:rPr>
        <w:t>בבדיקת</w:t>
      </w:r>
      <w:r w:rsidR="00A576F5" w:rsidRPr="003E4E5C">
        <w:rPr>
          <w:rtl/>
        </w:rPr>
        <w:t xml:space="preserve"> </w:t>
      </w:r>
      <w:r w:rsidR="00A576F5" w:rsidRPr="003E4E5C">
        <w:rPr>
          <w:rFonts w:hint="eastAsia"/>
          <w:rtl/>
        </w:rPr>
        <w:t>מבחני</w:t>
      </w:r>
      <w:r w:rsidR="00A576F5" w:rsidRPr="003E4E5C">
        <w:rPr>
          <w:rtl/>
        </w:rPr>
        <w:t xml:space="preserve"> </w:t>
      </w:r>
      <w:r w:rsidR="00A576F5" w:rsidRPr="003E4E5C">
        <w:rPr>
          <w:rFonts w:hint="eastAsia"/>
          <w:rtl/>
        </w:rPr>
        <w:t>סטודנטים</w:t>
      </w:r>
      <w:r w:rsidRPr="003E4E5C">
        <w:rPr>
          <w:rtl/>
        </w:rPr>
        <w:t>.</w:t>
      </w:r>
      <w:r w:rsidR="009564E3" w:rsidRPr="003E4E5C">
        <w:rPr>
          <w:rtl/>
        </w:rPr>
        <w:t xml:space="preserve"> </w:t>
      </w:r>
      <w:r w:rsidR="0092459B" w:rsidRPr="003E4E5C">
        <w:rPr>
          <w:rFonts w:hint="eastAsia"/>
          <w:rtl/>
        </w:rPr>
        <w:t>ומאחר</w:t>
      </w:r>
      <w:r w:rsidR="0092459B" w:rsidRPr="003E4E5C">
        <w:rPr>
          <w:rtl/>
        </w:rPr>
        <w:t xml:space="preserve"> </w:t>
      </w:r>
      <w:r w:rsidR="0036682D">
        <w:rPr>
          <w:rFonts w:hint="cs"/>
          <w:rtl/>
        </w:rPr>
        <w:t>ש</w:t>
      </w:r>
      <w:r w:rsidR="0092459B" w:rsidRPr="003E4E5C">
        <w:rPr>
          <w:rFonts w:hint="eastAsia"/>
          <w:rtl/>
        </w:rPr>
        <w:t>הקשיב</w:t>
      </w:r>
      <w:r w:rsidR="0092459B" w:rsidRPr="003E4E5C">
        <w:rPr>
          <w:rtl/>
        </w:rPr>
        <w:t xml:space="preserve"> </w:t>
      </w:r>
      <w:r w:rsidR="0092459B" w:rsidRPr="003E4E5C">
        <w:rPr>
          <w:rFonts w:hint="eastAsia"/>
          <w:rtl/>
        </w:rPr>
        <w:t>בסבלנות</w:t>
      </w:r>
      <w:r w:rsidR="009A3FA8">
        <w:rPr>
          <w:rFonts w:hint="cs"/>
          <w:rtl/>
        </w:rPr>
        <w:t xml:space="preserve"> לנזיפות אביו</w:t>
      </w:r>
      <w:r w:rsidR="0092459B" w:rsidRPr="003E4E5C">
        <w:rPr>
          <w:rtl/>
        </w:rPr>
        <w:t xml:space="preserve">, </w:t>
      </w:r>
      <w:r w:rsidR="0092459B" w:rsidRPr="003E4E5C">
        <w:rPr>
          <w:rFonts w:hint="eastAsia"/>
          <w:rtl/>
        </w:rPr>
        <w:t>הורשה</w:t>
      </w:r>
      <w:r w:rsidR="0092459B" w:rsidRPr="003E4E5C">
        <w:rPr>
          <w:rtl/>
        </w:rPr>
        <w:t xml:space="preserve"> </w:t>
      </w:r>
      <w:r w:rsidR="004627AB" w:rsidRPr="003E4E5C">
        <w:rPr>
          <w:rtl/>
        </w:rPr>
        <w:t xml:space="preserve">אלכס </w:t>
      </w:r>
      <w:r w:rsidR="0092459B" w:rsidRPr="003E4E5C">
        <w:rPr>
          <w:rFonts w:hint="eastAsia"/>
          <w:rtl/>
        </w:rPr>
        <w:t>לה</w:t>
      </w:r>
      <w:r w:rsidR="00A32CB5">
        <w:rPr>
          <w:rFonts w:hint="cs"/>
          <w:rtl/>
        </w:rPr>
        <w:t>י</w:t>
      </w:r>
      <w:r w:rsidR="0092459B" w:rsidRPr="003E4E5C">
        <w:rPr>
          <w:rFonts w:hint="eastAsia"/>
          <w:rtl/>
        </w:rPr>
        <w:t>שאר</w:t>
      </w:r>
      <w:r w:rsidR="0092459B" w:rsidRPr="003E4E5C">
        <w:rPr>
          <w:rtl/>
        </w:rPr>
        <w:t xml:space="preserve"> </w:t>
      </w:r>
      <w:r w:rsidR="0092459B" w:rsidRPr="003E4E5C">
        <w:rPr>
          <w:rFonts w:hint="eastAsia"/>
          <w:rtl/>
        </w:rPr>
        <w:t>בסלון</w:t>
      </w:r>
      <w:r w:rsidRPr="003E4E5C">
        <w:rPr>
          <w:rtl/>
        </w:rPr>
        <w:t xml:space="preserve"> לצפות ב</w:t>
      </w:r>
      <w:r w:rsidR="00A32CB5">
        <w:rPr>
          <w:rFonts w:hint="cs"/>
          <w:rtl/>
        </w:rPr>
        <w:t>'</w:t>
      </w:r>
      <w:r w:rsidRPr="003E4E5C">
        <w:rPr>
          <w:rtl/>
        </w:rPr>
        <w:t>טופ גיר</w:t>
      </w:r>
      <w:r w:rsidR="00A32CB5">
        <w:rPr>
          <w:rFonts w:hint="cs"/>
          <w:rtl/>
        </w:rPr>
        <w:t>'</w:t>
      </w:r>
      <w:r w:rsidRPr="003E4E5C">
        <w:rPr>
          <w:rtl/>
        </w:rPr>
        <w:t xml:space="preserve">, </w:t>
      </w:r>
      <w:r w:rsidR="0036682D">
        <w:rPr>
          <w:rFonts w:hint="cs"/>
          <w:rtl/>
        </w:rPr>
        <w:t>בתנאי</w:t>
      </w:r>
      <w:r w:rsidRPr="003E4E5C">
        <w:rPr>
          <w:rtl/>
        </w:rPr>
        <w:t xml:space="preserve"> </w:t>
      </w:r>
      <w:r w:rsidRPr="003E4E5C">
        <w:rPr>
          <w:rFonts w:hint="eastAsia"/>
          <w:rtl/>
        </w:rPr>
        <w:t>ש</w:t>
      </w:r>
      <w:r w:rsidR="004627AB" w:rsidRPr="003E4E5C">
        <w:rPr>
          <w:rtl/>
        </w:rPr>
        <w:t>ה</w:t>
      </w:r>
      <w:r w:rsidR="004A607C">
        <w:rPr>
          <w:rtl/>
        </w:rPr>
        <w:t>טלוויז</w:t>
      </w:r>
      <w:r w:rsidR="004627AB" w:rsidRPr="003E4E5C">
        <w:rPr>
          <w:rtl/>
        </w:rPr>
        <w:t xml:space="preserve">יה </w:t>
      </w:r>
      <w:r w:rsidRPr="003E4E5C">
        <w:rPr>
          <w:rFonts w:hint="eastAsia"/>
          <w:rtl/>
        </w:rPr>
        <w:t>ת</w:t>
      </w:r>
      <w:r w:rsidR="00CB045B" w:rsidRPr="003E4E5C">
        <w:rPr>
          <w:rFonts w:hint="eastAsia"/>
          <w:rtl/>
        </w:rPr>
        <w:t>פעל</w:t>
      </w:r>
      <w:r w:rsidR="004627AB" w:rsidRPr="003E4E5C">
        <w:rPr>
          <w:rtl/>
        </w:rPr>
        <w:t xml:space="preserve"> ללא קול</w:t>
      </w:r>
      <w:r w:rsidRPr="003E4E5C">
        <w:rPr>
          <w:rtl/>
        </w:rPr>
        <w:t>.</w:t>
      </w:r>
      <w:r w:rsidR="004627AB" w:rsidRPr="00CD067C">
        <w:rPr>
          <w:rtl/>
        </w:rPr>
        <w:t xml:space="preserve"> </w:t>
      </w:r>
    </w:p>
    <w:p w14:paraId="3347D47E" w14:textId="01088926" w:rsidR="0036682D" w:rsidRDefault="0084184B" w:rsidP="0036682D">
      <w:pPr>
        <w:rPr>
          <w:rtl/>
        </w:rPr>
      </w:pPr>
      <w:r w:rsidRPr="00CD067C">
        <w:rPr>
          <w:rtl/>
        </w:rPr>
        <w:t>רשרוש הדפים וחריקת העט האדו</w:t>
      </w:r>
      <w:r w:rsidR="00A32CB5">
        <w:rPr>
          <w:rFonts w:hint="cs"/>
          <w:rtl/>
        </w:rPr>
        <w:t>ם</w:t>
      </w:r>
      <w:r w:rsidRPr="00CD067C">
        <w:rPr>
          <w:rtl/>
        </w:rPr>
        <w:t xml:space="preserve"> בידו המיומנת והמהירה של אביו</w:t>
      </w:r>
      <w:r w:rsidR="0092459B">
        <w:rPr>
          <w:rFonts w:hint="cs"/>
          <w:rtl/>
        </w:rPr>
        <w:t xml:space="preserve"> </w:t>
      </w:r>
      <w:r w:rsidR="0036682D" w:rsidRPr="0036682D">
        <w:rPr>
          <w:rFonts w:cs="Times New Roman"/>
          <w:rtl/>
        </w:rPr>
        <w:t xml:space="preserve">הרגיעו מעט את </w:t>
      </w:r>
      <w:r w:rsidR="004627AB" w:rsidRPr="00CD067C">
        <w:rPr>
          <w:rFonts w:hint="cs"/>
          <w:rtl/>
        </w:rPr>
        <w:t>החרדה</w:t>
      </w:r>
      <w:r w:rsidR="004627AB" w:rsidRPr="00CD067C">
        <w:rPr>
          <w:rtl/>
        </w:rPr>
        <w:t xml:space="preserve"> העמו</w:t>
      </w:r>
      <w:r w:rsidR="004627AB" w:rsidRPr="00CD067C">
        <w:rPr>
          <w:rFonts w:hint="cs"/>
          <w:rtl/>
        </w:rPr>
        <w:t xml:space="preserve">מה </w:t>
      </w:r>
      <w:r w:rsidR="007735DD">
        <w:rPr>
          <w:rFonts w:hint="cs"/>
          <w:rtl/>
        </w:rPr>
        <w:t>שהתפתחה ב</w:t>
      </w:r>
      <w:r w:rsidR="000668C1">
        <w:rPr>
          <w:rFonts w:hint="cs"/>
          <w:rtl/>
        </w:rPr>
        <w:t>קרב</w:t>
      </w:r>
      <w:r w:rsidR="007735DD">
        <w:rPr>
          <w:rFonts w:hint="cs"/>
          <w:rtl/>
        </w:rPr>
        <w:t xml:space="preserve">ו </w:t>
      </w:r>
      <w:r w:rsidR="00313441">
        <w:rPr>
          <w:rFonts w:hint="cs"/>
          <w:rtl/>
        </w:rPr>
        <w:t xml:space="preserve">של אלכס </w:t>
      </w:r>
      <w:r w:rsidR="004627AB" w:rsidRPr="00CD067C">
        <w:rPr>
          <w:rFonts w:hint="cs"/>
          <w:rtl/>
        </w:rPr>
        <w:t>לרגל</w:t>
      </w:r>
      <w:r w:rsidR="004627AB" w:rsidRPr="00CD067C">
        <w:rPr>
          <w:rtl/>
        </w:rPr>
        <w:t xml:space="preserve"> שנת הלימודים</w:t>
      </w:r>
      <w:r w:rsidR="0036682D">
        <w:rPr>
          <w:rFonts w:hint="cs"/>
          <w:rtl/>
        </w:rPr>
        <w:t xml:space="preserve">. </w:t>
      </w:r>
      <w:r w:rsidR="004627AB" w:rsidRPr="005E1819">
        <w:rPr>
          <w:rtl/>
        </w:rPr>
        <w:t xml:space="preserve">לאחר זמן מה האב נרדם, </w:t>
      </w:r>
      <w:r w:rsidR="0036682D" w:rsidRPr="0036682D">
        <w:rPr>
          <w:rFonts w:cs="Times New Roman"/>
          <w:rtl/>
        </w:rPr>
        <w:t xml:space="preserve">ועל חזהו שעלה וירד בשלווה </w:t>
      </w:r>
      <w:r w:rsidR="0036682D">
        <w:rPr>
          <w:rFonts w:cs="Times New Roman" w:hint="cs"/>
          <w:rtl/>
        </w:rPr>
        <w:t xml:space="preserve">נחה </w:t>
      </w:r>
      <w:r w:rsidR="004627AB" w:rsidRPr="005E1819">
        <w:rPr>
          <w:rtl/>
        </w:rPr>
        <w:t xml:space="preserve">מחברת </w:t>
      </w:r>
      <w:r>
        <w:rPr>
          <w:rFonts w:hint="cs"/>
          <w:rtl/>
        </w:rPr>
        <w:t>בחינה</w:t>
      </w:r>
      <w:r w:rsidR="005E1819" w:rsidRPr="005E1819">
        <w:rPr>
          <w:rFonts w:hint="cs"/>
          <w:rtl/>
        </w:rPr>
        <w:t xml:space="preserve"> </w:t>
      </w:r>
      <w:r w:rsidR="004627AB" w:rsidRPr="005E1819">
        <w:rPr>
          <w:rtl/>
        </w:rPr>
        <w:t xml:space="preserve">פתוחה. </w:t>
      </w:r>
      <w:r w:rsidR="0036682D">
        <w:rPr>
          <w:rFonts w:hint="cs"/>
          <w:rtl/>
        </w:rPr>
        <w:t>[</w:t>
      </w:r>
      <w:r w:rsidR="004627AB" w:rsidRPr="005E1819">
        <w:rPr>
          <w:rtl/>
        </w:rPr>
        <w:t xml:space="preserve">כל הרעשים התמתנו </w:t>
      </w:r>
      <w:r w:rsidR="000655BB">
        <w:rPr>
          <w:rtl/>
        </w:rPr>
        <w:t>על ידי</w:t>
      </w:r>
      <w:r w:rsidR="00994621">
        <w:rPr>
          <w:rtl/>
        </w:rPr>
        <w:t xml:space="preserve"> נשימותיו הקצובות של אביו</w:t>
      </w:r>
      <w:r w:rsidR="00994621">
        <w:rPr>
          <w:rFonts w:hint="cs"/>
          <w:rtl/>
        </w:rPr>
        <w:t>.</w:t>
      </w:r>
      <w:r w:rsidR="004627AB" w:rsidRPr="00CD067C">
        <w:rPr>
          <w:rtl/>
        </w:rPr>
        <w:t xml:space="preserve"> שום דבר לא יכול להפחידו או להבהילו.</w:t>
      </w:r>
      <w:r w:rsidR="00D42302">
        <w:rPr>
          <w:rFonts w:hint="cs"/>
          <w:rtl/>
        </w:rPr>
        <w:t>]</w:t>
      </w:r>
    </w:p>
    <w:p w14:paraId="7B9D0CFC" w14:textId="1F447B0A" w:rsidR="00EB7E89" w:rsidRDefault="004627AB" w:rsidP="0036682D">
      <w:pPr>
        <w:rPr>
          <w:rFonts w:cs="Times New Roman"/>
          <w:rtl/>
        </w:rPr>
      </w:pPr>
      <w:r w:rsidRPr="00CD067C">
        <w:rPr>
          <w:rtl/>
        </w:rPr>
        <w:t xml:space="preserve">מה ידע עליו </w:t>
      </w:r>
      <w:r w:rsidR="00D42302">
        <w:rPr>
          <w:rFonts w:hint="cs"/>
          <w:rtl/>
        </w:rPr>
        <w:t xml:space="preserve">אביו </w:t>
      </w:r>
      <w:r w:rsidRPr="00CD067C">
        <w:rPr>
          <w:rtl/>
        </w:rPr>
        <w:t xml:space="preserve">בעצם? </w:t>
      </w:r>
      <w:r w:rsidR="008565A4" w:rsidRPr="003E4E5C">
        <w:rPr>
          <w:rFonts w:hint="eastAsia"/>
          <w:rtl/>
        </w:rPr>
        <w:t>לעיתים</w:t>
      </w:r>
      <w:r w:rsidR="008565A4" w:rsidRPr="003E4E5C">
        <w:rPr>
          <w:rtl/>
        </w:rPr>
        <w:t xml:space="preserve"> </w:t>
      </w:r>
      <w:r w:rsidR="008565A4" w:rsidRPr="003E4E5C">
        <w:rPr>
          <w:rFonts w:hint="eastAsia"/>
          <w:rtl/>
        </w:rPr>
        <w:t>קרובות</w:t>
      </w:r>
      <w:r w:rsidR="008565A4" w:rsidRPr="003E4E5C">
        <w:rPr>
          <w:rFonts w:cs="Times New Roman"/>
          <w:rtl/>
        </w:rPr>
        <w:t xml:space="preserve"> חשב</w:t>
      </w:r>
      <w:r w:rsidR="00A32CB5">
        <w:rPr>
          <w:rFonts w:cs="Times New Roman" w:hint="cs"/>
          <w:rtl/>
        </w:rPr>
        <w:t>,</w:t>
      </w:r>
      <w:r w:rsidR="008565A4" w:rsidRPr="003E4E5C">
        <w:rPr>
          <w:rFonts w:cs="Times New Roman"/>
          <w:rtl/>
        </w:rPr>
        <w:t xml:space="preserve"> האבא הזה לא יודע עלי</w:t>
      </w:r>
      <w:r w:rsidR="00A32CB5">
        <w:rPr>
          <w:rFonts w:cs="Times New Roman" w:hint="cs"/>
          <w:rtl/>
        </w:rPr>
        <w:t>י</w:t>
      </w:r>
      <w:r w:rsidR="008565A4" w:rsidRPr="003E4E5C">
        <w:rPr>
          <w:rFonts w:cs="Times New Roman"/>
          <w:rtl/>
        </w:rPr>
        <w:t xml:space="preserve"> כלום. ולפעמים, כשהרגיש שיצליח לעמוד בכך</w:t>
      </w:r>
      <w:r w:rsidR="00A32CB5">
        <w:rPr>
          <w:rFonts w:cs="Times New Roman" w:hint="cs"/>
          <w:rtl/>
        </w:rPr>
        <w:t>,</w:t>
      </w:r>
      <w:r w:rsidR="008565A4" w:rsidRPr="003E4E5C">
        <w:rPr>
          <w:rFonts w:cs="Times New Roman"/>
          <w:rtl/>
        </w:rPr>
        <w:t xml:space="preserve"> היה אומר לעצמו</w:t>
      </w:r>
      <w:r w:rsidR="00A32CB5">
        <w:rPr>
          <w:rFonts w:cs="Times New Roman" w:hint="cs"/>
          <w:rtl/>
        </w:rPr>
        <w:t>,</w:t>
      </w:r>
      <w:r w:rsidR="008565A4" w:rsidRPr="003E4E5C">
        <w:rPr>
          <w:rFonts w:cs="Times New Roman"/>
          <w:rtl/>
        </w:rPr>
        <w:t xml:space="preserve"> </w:t>
      </w:r>
      <w:r w:rsidR="0084184B">
        <w:rPr>
          <w:rFonts w:cs="Times New Roman" w:hint="cs"/>
          <w:rtl/>
        </w:rPr>
        <w:t>הוא גם לא רוצה</w:t>
      </w:r>
      <w:r w:rsidR="008565A4" w:rsidRPr="003E4E5C">
        <w:rPr>
          <w:rFonts w:cs="Times New Roman"/>
          <w:rtl/>
        </w:rPr>
        <w:t xml:space="preserve"> </w:t>
      </w:r>
      <w:r w:rsidR="008565A4" w:rsidRPr="003E4E5C">
        <w:rPr>
          <w:rFonts w:cs="Times New Roman" w:hint="eastAsia"/>
          <w:rtl/>
        </w:rPr>
        <w:t>לדעת</w:t>
      </w:r>
      <w:r w:rsidR="008565A4" w:rsidRPr="003E4E5C">
        <w:rPr>
          <w:rFonts w:cs="Times New Roman"/>
          <w:rtl/>
        </w:rPr>
        <w:t>.</w:t>
      </w:r>
      <w:r w:rsidR="008565A4">
        <w:rPr>
          <w:rFonts w:cs="Times New Roman" w:hint="cs"/>
          <w:rtl/>
        </w:rPr>
        <w:t xml:space="preserve"> </w:t>
      </w:r>
    </w:p>
    <w:p w14:paraId="787D88AA" w14:textId="2129D680" w:rsidR="00EB7E89" w:rsidRDefault="00EB7E89" w:rsidP="00994621">
      <w:pPr>
        <w:rPr>
          <w:rFonts w:cs="Times New Roman"/>
          <w:rtl/>
        </w:rPr>
      </w:pPr>
      <w:r>
        <w:rPr>
          <w:rFonts w:cs="Times New Roman" w:hint="cs"/>
          <w:rtl/>
        </w:rPr>
        <w:t xml:space="preserve">[לשם השראה </w:t>
      </w:r>
      <w:r>
        <w:rPr>
          <w:rFonts w:cs="Times New Roman"/>
          <w:rtl/>
        </w:rPr>
        <w:t>–</w:t>
      </w:r>
      <w:r w:rsidR="00AB5448">
        <w:rPr>
          <w:rFonts w:cs="Times New Roman" w:hint="cs"/>
          <w:rtl/>
        </w:rPr>
        <w:t xml:space="preserve"> </w:t>
      </w:r>
      <w:hyperlink r:id="rId119" w:history="1">
        <w:r w:rsidRPr="00CB55F7">
          <w:rPr>
            <w:rStyle w:val="Hyperlink"/>
            <w:rFonts w:cs="Times New Roman"/>
          </w:rPr>
          <w:t>The Vaccines - I Can't Quit</w:t>
        </w:r>
      </w:hyperlink>
      <w:r>
        <w:rPr>
          <w:rFonts w:cs="Times New Roman" w:hint="cs"/>
          <w:rtl/>
        </w:rPr>
        <w:t>]</w:t>
      </w:r>
    </w:p>
    <w:p w14:paraId="16B37496" w14:textId="003FB490" w:rsidR="004627AB" w:rsidRPr="00CD067C" w:rsidRDefault="009760BA" w:rsidP="00994621">
      <w:pPr>
        <w:rPr>
          <w:rtl/>
        </w:rPr>
      </w:pPr>
      <w:r w:rsidRPr="003E4E5C">
        <w:rPr>
          <w:rFonts w:hint="eastAsia"/>
          <w:rtl/>
        </w:rPr>
        <w:t>ו</w:t>
      </w:r>
      <w:r w:rsidR="00EF642A">
        <w:rPr>
          <w:rFonts w:hint="cs"/>
          <w:rtl/>
        </w:rPr>
        <w:t xml:space="preserve">גם הפעם </w:t>
      </w:r>
      <w:r w:rsidR="008565A4" w:rsidRPr="003E4E5C">
        <w:rPr>
          <w:rFonts w:hint="eastAsia"/>
          <w:rtl/>
        </w:rPr>
        <w:t>גערות</w:t>
      </w:r>
      <w:r w:rsidR="00067BC3" w:rsidRPr="003E4E5C">
        <w:rPr>
          <w:rFonts w:hint="eastAsia"/>
          <w:rtl/>
        </w:rPr>
        <w:t>יו</w:t>
      </w:r>
      <w:r w:rsidRPr="003E4E5C">
        <w:rPr>
          <w:rtl/>
        </w:rPr>
        <w:t xml:space="preserve"> היו לחינם</w:t>
      </w:r>
      <w:r w:rsidR="004127DC" w:rsidRPr="003E4E5C">
        <w:rPr>
          <w:rtl/>
        </w:rPr>
        <w:t xml:space="preserve"> כי</w:t>
      </w:r>
      <w:r w:rsidR="0092459B" w:rsidRPr="003E4E5C">
        <w:rPr>
          <w:rtl/>
        </w:rPr>
        <w:t xml:space="preserve"> </w:t>
      </w:r>
      <w:r w:rsidR="0092459B" w:rsidRPr="003E4E5C">
        <w:rPr>
          <w:rFonts w:hint="eastAsia"/>
          <w:rtl/>
        </w:rPr>
        <w:t>אלכס</w:t>
      </w:r>
      <w:r w:rsidR="0092459B" w:rsidRPr="003E4E5C">
        <w:rPr>
          <w:rtl/>
        </w:rPr>
        <w:t xml:space="preserve"> עשה המון בקיץ, בעיקר עם טולאסי, והגיע להישגים</w:t>
      </w:r>
      <w:r w:rsidR="0084184B">
        <w:rPr>
          <w:rFonts w:hint="cs"/>
          <w:rtl/>
        </w:rPr>
        <w:t>,</w:t>
      </w:r>
      <w:r w:rsidR="0092459B" w:rsidRPr="003E4E5C">
        <w:rPr>
          <w:rtl/>
        </w:rPr>
        <w:t xml:space="preserve"> </w:t>
      </w:r>
      <w:r w:rsidR="003538BC">
        <w:rPr>
          <w:rFonts w:hint="cs"/>
          <w:rtl/>
        </w:rPr>
        <w:t>[</w:t>
      </w:r>
      <w:r w:rsidR="0092459B" w:rsidRPr="003E4E5C">
        <w:rPr>
          <w:rtl/>
        </w:rPr>
        <w:t>אם ניתן לכנות כך את</w:t>
      </w:r>
      <w:r w:rsidR="003538BC">
        <w:rPr>
          <w:rFonts w:hint="cs"/>
          <w:rtl/>
        </w:rPr>
        <w:t>]</w:t>
      </w:r>
      <w:r w:rsidR="0092459B" w:rsidRPr="003E4E5C">
        <w:rPr>
          <w:rtl/>
        </w:rPr>
        <w:t xml:space="preserve"> </w:t>
      </w:r>
      <w:r w:rsidR="003538BC">
        <w:rPr>
          <w:rFonts w:hint="cs"/>
          <w:rtl/>
        </w:rPr>
        <w:t>ל</w:t>
      </w:r>
      <w:r w:rsidR="0092459B" w:rsidRPr="003E4E5C">
        <w:rPr>
          <w:rtl/>
        </w:rPr>
        <w:t>פסגות מ</w:t>
      </w:r>
      <w:r w:rsidR="00AB5DDC" w:rsidRPr="003E4E5C">
        <w:rPr>
          <w:rFonts w:hint="eastAsia"/>
          <w:rtl/>
        </w:rPr>
        <w:t>תנוצצ</w:t>
      </w:r>
      <w:r w:rsidR="0092459B" w:rsidRPr="003E4E5C">
        <w:rPr>
          <w:rFonts w:hint="eastAsia"/>
          <w:rtl/>
        </w:rPr>
        <w:t>ות</w:t>
      </w:r>
      <w:r w:rsidR="0084184B">
        <w:rPr>
          <w:rFonts w:hint="cs"/>
          <w:rtl/>
        </w:rPr>
        <w:t>[</w:t>
      </w:r>
      <w:r w:rsidR="003961B8">
        <w:rPr>
          <w:rFonts w:hint="cs"/>
          <w:rtl/>
        </w:rPr>
        <w:t>[מזדהרות]</w:t>
      </w:r>
      <w:r w:rsidR="00AB5DDC" w:rsidRPr="003E4E5C">
        <w:rPr>
          <w:rtl/>
        </w:rPr>
        <w:t>,</w:t>
      </w:r>
      <w:r w:rsidR="0092459B" w:rsidRPr="003E4E5C">
        <w:rPr>
          <w:rtl/>
        </w:rPr>
        <w:t xml:space="preserve"> </w:t>
      </w:r>
      <w:r w:rsidR="00AB5DDC" w:rsidRPr="003E4E5C">
        <w:rPr>
          <w:rtl/>
        </w:rPr>
        <w:t>(</w:t>
      </w:r>
      <w:r w:rsidR="00AB5DDC" w:rsidRPr="003E4E5C">
        <w:rPr>
          <w:rFonts w:hint="eastAsia"/>
          <w:rtl/>
        </w:rPr>
        <w:t>הן</w:t>
      </w:r>
      <w:r w:rsidR="00AB5DDC" w:rsidRPr="003E4E5C">
        <w:rPr>
          <w:rtl/>
        </w:rPr>
        <w:t xml:space="preserve"> היו גבוהות</w:t>
      </w:r>
      <w:r w:rsidR="00E567A7">
        <w:rPr>
          <w:rtl/>
        </w:rPr>
        <w:t xml:space="preserve"> מאוד,</w:t>
      </w:r>
      <w:r w:rsidR="00AB5DDC" w:rsidRPr="003E4E5C">
        <w:rPr>
          <w:rtl/>
        </w:rPr>
        <w:t xml:space="preserve"> על אף חמימותן, הן היו חזקות</w:t>
      </w:r>
      <w:r w:rsidR="00E567A7">
        <w:rPr>
          <w:rtl/>
        </w:rPr>
        <w:t xml:space="preserve"> מאוד,</w:t>
      </w:r>
      <w:r w:rsidR="00AB5DDC" w:rsidRPr="003E4E5C">
        <w:rPr>
          <w:rtl/>
        </w:rPr>
        <w:t xml:space="preserve"> על אף </w:t>
      </w:r>
      <w:r w:rsidR="00AB5DDC" w:rsidRPr="003E4E5C">
        <w:rPr>
          <w:rFonts w:hint="eastAsia"/>
          <w:rtl/>
        </w:rPr>
        <w:t>רכותן</w:t>
      </w:r>
      <w:r w:rsidR="00AB5DDC" w:rsidRPr="003E4E5C">
        <w:rPr>
          <w:rtl/>
        </w:rPr>
        <w:t>)</w:t>
      </w:r>
      <w:r w:rsidR="0084184B">
        <w:rPr>
          <w:rFonts w:hint="cs"/>
          <w:rtl/>
        </w:rPr>
        <w:t>]</w:t>
      </w:r>
      <w:r w:rsidR="00AB5DDC" w:rsidRPr="003E4E5C">
        <w:rPr>
          <w:rtl/>
        </w:rPr>
        <w:t xml:space="preserve"> </w:t>
      </w:r>
      <w:r w:rsidR="00DD51AA">
        <w:rPr>
          <w:rFonts w:hint="cs"/>
          <w:rtl/>
        </w:rPr>
        <w:t>הוא</w:t>
      </w:r>
      <w:r w:rsidR="003538BC">
        <w:rPr>
          <w:rFonts w:hint="cs"/>
          <w:rtl/>
        </w:rPr>
        <w:t xml:space="preserve"> </w:t>
      </w:r>
      <w:r w:rsidR="0092459B" w:rsidRPr="003E4E5C">
        <w:rPr>
          <w:rFonts w:hint="eastAsia"/>
          <w:rtl/>
        </w:rPr>
        <w:t>העפיל</w:t>
      </w:r>
      <w:r w:rsidR="0092459B" w:rsidRPr="003E4E5C">
        <w:rPr>
          <w:rtl/>
        </w:rPr>
        <w:t xml:space="preserve"> איתה.</w:t>
      </w:r>
      <w:r w:rsidR="0092459B">
        <w:rPr>
          <w:rFonts w:hint="cs"/>
          <w:rtl/>
        </w:rPr>
        <w:t xml:space="preserve"> </w:t>
      </w:r>
      <w:r w:rsidR="00994621">
        <w:rPr>
          <w:rFonts w:hint="cs"/>
          <w:rtl/>
        </w:rPr>
        <w:t>אלכס כבר</w:t>
      </w:r>
      <w:r w:rsidR="004627AB" w:rsidRPr="00CD067C">
        <w:rPr>
          <w:rtl/>
        </w:rPr>
        <w:t xml:space="preserve"> התנסה בדברים</w:t>
      </w:r>
      <w:r w:rsidR="00994621">
        <w:rPr>
          <w:rFonts w:hint="cs"/>
          <w:rtl/>
        </w:rPr>
        <w:t xml:space="preserve"> </w:t>
      </w:r>
      <w:r w:rsidR="004627AB" w:rsidRPr="00CD067C">
        <w:rPr>
          <w:rtl/>
        </w:rPr>
        <w:t xml:space="preserve">שאביו לא שיער </w:t>
      </w:r>
      <w:r w:rsidR="0084184B">
        <w:rPr>
          <w:rFonts w:hint="cs"/>
          <w:rtl/>
        </w:rPr>
        <w:t>ו</w:t>
      </w:r>
      <w:r w:rsidR="004627AB" w:rsidRPr="00CD067C">
        <w:rPr>
          <w:rtl/>
        </w:rPr>
        <w:t xml:space="preserve">לא פילל </w:t>
      </w:r>
      <w:r w:rsidR="00994621">
        <w:rPr>
          <w:rFonts w:hint="cs"/>
          <w:rtl/>
        </w:rPr>
        <w:t xml:space="preserve">שיקרו </w:t>
      </w:r>
      <w:r w:rsidR="004627AB" w:rsidRPr="00CD067C">
        <w:rPr>
          <w:rtl/>
        </w:rPr>
        <w:t>לב</w:t>
      </w:r>
      <w:r w:rsidR="00000397">
        <w:rPr>
          <w:rFonts w:hint="cs"/>
          <w:rtl/>
        </w:rPr>
        <w:t>נו</w:t>
      </w:r>
      <w:r w:rsidR="00447564">
        <w:rPr>
          <w:rFonts w:hint="cs"/>
          <w:rtl/>
        </w:rPr>
        <w:t>,</w:t>
      </w:r>
      <w:r w:rsidR="004627AB" w:rsidRPr="00CD067C">
        <w:rPr>
          <w:rtl/>
        </w:rPr>
        <w:t xml:space="preserve"> </w:t>
      </w:r>
      <w:r w:rsidR="00447564">
        <w:rPr>
          <w:rFonts w:hint="cs"/>
          <w:rtl/>
        </w:rPr>
        <w:t>[</w:t>
      </w:r>
      <w:r w:rsidR="004627AB" w:rsidRPr="00CD067C">
        <w:rPr>
          <w:rtl/>
        </w:rPr>
        <w:t xml:space="preserve">הזעיר, הבן שלרווחתם עדיין לא </w:t>
      </w:r>
      <w:r w:rsidR="00994621">
        <w:rPr>
          <w:rFonts w:hint="cs"/>
          <w:rtl/>
        </w:rPr>
        <w:t>הפגין את</w:t>
      </w:r>
      <w:r w:rsidR="004627AB" w:rsidRPr="00CD067C">
        <w:rPr>
          <w:rtl/>
        </w:rPr>
        <w:t xml:space="preserve"> </w:t>
      </w:r>
      <w:r w:rsidR="00994621">
        <w:rPr>
          <w:rFonts w:hint="cs"/>
          <w:rtl/>
        </w:rPr>
        <w:t>ה</w:t>
      </w:r>
      <w:r w:rsidR="004627AB" w:rsidRPr="00CD067C">
        <w:rPr>
          <w:rtl/>
        </w:rPr>
        <w:t>סימני</w:t>
      </w:r>
      <w:r w:rsidR="00994621">
        <w:rPr>
          <w:rFonts w:hint="cs"/>
          <w:rtl/>
        </w:rPr>
        <w:t>ם</w:t>
      </w:r>
      <w:r w:rsidR="004627AB" w:rsidRPr="00CD067C">
        <w:rPr>
          <w:rtl/>
        </w:rPr>
        <w:t xml:space="preserve"> </w:t>
      </w:r>
      <w:r w:rsidR="00000397">
        <w:rPr>
          <w:rFonts w:hint="cs"/>
          <w:rtl/>
        </w:rPr>
        <w:t>ה</w:t>
      </w:r>
      <w:r w:rsidR="005E238D">
        <w:rPr>
          <w:rFonts w:hint="cs"/>
          <w:rtl/>
        </w:rPr>
        <w:t>מ</w:t>
      </w:r>
      <w:r w:rsidR="00994621">
        <w:rPr>
          <w:rFonts w:hint="cs"/>
          <w:rtl/>
        </w:rPr>
        <w:t>עידי</w:t>
      </w:r>
      <w:r w:rsidR="005E1819">
        <w:rPr>
          <w:rFonts w:hint="cs"/>
          <w:rtl/>
        </w:rPr>
        <w:t>ם על</w:t>
      </w:r>
      <w:r w:rsidR="005E238D">
        <w:rPr>
          <w:rFonts w:hint="cs"/>
          <w:rtl/>
        </w:rPr>
        <w:t xml:space="preserve"> [</w:t>
      </w:r>
      <w:r w:rsidR="005E238D">
        <w:t>indicate</w:t>
      </w:r>
      <w:r w:rsidR="00147131">
        <w:rPr>
          <w:rFonts w:hint="cs"/>
          <w:rtl/>
        </w:rPr>
        <w:t xml:space="preserve"> מ</w:t>
      </w:r>
      <w:r w:rsidR="005E1819">
        <w:rPr>
          <w:rFonts w:hint="cs"/>
          <w:rtl/>
        </w:rPr>
        <w:t>סמנים את</w:t>
      </w:r>
      <w:r w:rsidR="005E238D">
        <w:rPr>
          <w:rFonts w:hint="cs"/>
          <w:rtl/>
        </w:rPr>
        <w:t xml:space="preserve">] </w:t>
      </w:r>
      <w:r w:rsidR="009427F7">
        <w:rPr>
          <w:rFonts w:hint="cs"/>
          <w:rtl/>
        </w:rPr>
        <w:t>קץ</w:t>
      </w:r>
      <w:r w:rsidR="006E1055">
        <w:rPr>
          <w:rFonts w:hint="cs"/>
          <w:rtl/>
        </w:rPr>
        <w:t xml:space="preserve"> הצמיחה</w:t>
      </w:r>
      <w:r w:rsidR="005E238D">
        <w:rPr>
          <w:rFonts w:hint="cs"/>
          <w:rtl/>
        </w:rPr>
        <w:t>.</w:t>
      </w:r>
      <w:r w:rsidR="004627AB" w:rsidRPr="00CD067C">
        <w:rPr>
          <w:rtl/>
        </w:rPr>
        <w:t xml:space="preserve"> הוא כבר עשה... כבר לפני שנתיים הוא עשה. ולפני שנה. לפני שנה הוא חזר הביתה, הביט מחלון המכונית בדרך משדה התעופה ואמר בליבו לכל האנשים שחלפו על פניהם במכוניותיהם: גם אני עשיתי. גם אני יודע. הוא ישב במושב הקידמי ליד אביו, ידו מגובסת ואביו הנוהג מסביר על ה</w:t>
      </w:r>
      <w:r w:rsidR="004627AB" w:rsidRPr="00CD067C">
        <w:rPr>
          <w:rFonts w:hint="cs"/>
          <w:rtl/>
        </w:rPr>
        <w:t>פגישות</w:t>
      </w:r>
      <w:r w:rsidR="004627AB" w:rsidRPr="00CD067C">
        <w:rPr>
          <w:rtl/>
        </w:rPr>
        <w:t xml:space="preserve"> שנקבעו לו </w:t>
      </w:r>
      <w:r w:rsidR="004627AB" w:rsidRPr="00CD067C">
        <w:rPr>
          <w:rFonts w:hint="cs"/>
          <w:rtl/>
        </w:rPr>
        <w:t>עם רופאים</w:t>
      </w:r>
      <w:r w:rsidR="00834E16">
        <w:rPr>
          <w:rFonts w:hint="cs"/>
          <w:rtl/>
        </w:rPr>
        <w:t xml:space="preserve"> בשביל</w:t>
      </w:r>
      <w:r w:rsidR="004627AB" w:rsidRPr="00CD067C">
        <w:rPr>
          <w:rtl/>
        </w:rPr>
        <w:t xml:space="preserve"> להסיר את התפרים מכתפו ומרגלו והוא </w:t>
      </w:r>
      <w:r w:rsidR="005E1819">
        <w:rPr>
          <w:rFonts w:hint="cs"/>
          <w:rtl/>
        </w:rPr>
        <w:t xml:space="preserve">רק </w:t>
      </w:r>
      <w:r w:rsidR="005E1819">
        <w:rPr>
          <w:rtl/>
        </w:rPr>
        <w:t>ה</w:t>
      </w:r>
      <w:r w:rsidR="005E1819">
        <w:rPr>
          <w:rFonts w:hint="cs"/>
          <w:rtl/>
        </w:rPr>
        <w:t>תבונן</w:t>
      </w:r>
      <w:r w:rsidR="004627AB" w:rsidRPr="00CD067C">
        <w:rPr>
          <w:rtl/>
        </w:rPr>
        <w:t xml:space="preserve"> </w:t>
      </w:r>
      <w:r w:rsidR="005E1819">
        <w:rPr>
          <w:rFonts w:hint="cs"/>
          <w:rtl/>
        </w:rPr>
        <w:t>ב</w:t>
      </w:r>
      <w:r w:rsidR="004627AB" w:rsidRPr="00CD067C">
        <w:rPr>
          <w:rtl/>
        </w:rPr>
        <w:t>טיפות המכסות כל פעם מחדש את השמשה שזה עתה נוגבה, גופו חמים ומצלצל ומשורר.</w:t>
      </w:r>
      <w:r w:rsidR="00A76361">
        <w:rPr>
          <w:rFonts w:hint="cs"/>
          <w:rtl/>
        </w:rPr>
        <w:t>]</w:t>
      </w:r>
      <w:r w:rsidR="004627AB" w:rsidRPr="00CD067C">
        <w:rPr>
          <w:rtl/>
        </w:rPr>
        <w:t xml:space="preserve"> </w:t>
      </w:r>
      <w:r w:rsidR="00147131">
        <w:rPr>
          <w:rFonts w:hint="cs"/>
          <w:rtl/>
        </w:rPr>
        <w:t xml:space="preserve">[סלחיה] </w:t>
      </w:r>
      <w:r w:rsidR="009427F7">
        <w:rPr>
          <w:rFonts w:hint="cs"/>
          <w:rtl/>
        </w:rPr>
        <w:t>[</w:t>
      </w:r>
      <w:r w:rsidR="00883D72">
        <w:rPr>
          <w:rFonts w:hint="cs"/>
          <w:rtl/>
        </w:rPr>
        <w:t xml:space="preserve">סודותיו היו ברובם נסיבתיים, ונבעו מהיותו </w:t>
      </w:r>
      <w:r w:rsidR="00994621">
        <w:rPr>
          <w:rFonts w:hint="cs"/>
          <w:rtl/>
        </w:rPr>
        <w:t>חסר</w:t>
      </w:r>
      <w:r w:rsidR="00505EF0">
        <w:rPr>
          <w:rFonts w:hint="cs"/>
          <w:rtl/>
        </w:rPr>
        <w:t xml:space="preserve"> </w:t>
      </w:r>
      <w:r w:rsidR="00994621">
        <w:rPr>
          <w:rFonts w:hint="cs"/>
          <w:rtl/>
        </w:rPr>
        <w:t>[</w:t>
      </w:r>
      <w:r w:rsidR="00505EF0">
        <w:rPr>
          <w:rFonts w:hint="cs"/>
          <w:rtl/>
        </w:rPr>
        <w:t>נטייה</w:t>
      </w:r>
      <w:r w:rsidR="00994621">
        <w:rPr>
          <w:rFonts w:hint="cs"/>
          <w:rtl/>
        </w:rPr>
        <w:t>]גישה</w:t>
      </w:r>
      <w:r w:rsidR="00505EF0">
        <w:rPr>
          <w:rFonts w:hint="cs"/>
          <w:rtl/>
        </w:rPr>
        <w:t xml:space="preserve"> לקריירה מזהירה </w:t>
      </w:r>
      <w:r w:rsidR="00EB7C0D">
        <w:rPr>
          <w:rFonts w:hint="cs"/>
          <w:rtl/>
        </w:rPr>
        <w:t xml:space="preserve">שתדרוש </w:t>
      </w:r>
      <w:r w:rsidR="00994621">
        <w:rPr>
          <w:rFonts w:hint="cs"/>
          <w:rtl/>
        </w:rPr>
        <w:t xml:space="preserve">את </w:t>
      </w:r>
      <w:r w:rsidR="00EB7C0D">
        <w:rPr>
          <w:rFonts w:hint="cs"/>
          <w:rtl/>
        </w:rPr>
        <w:t>השקעת זמנם של ה</w:t>
      </w:r>
      <w:r w:rsidR="00994621">
        <w:rPr>
          <w:rFonts w:hint="cs"/>
          <w:rtl/>
        </w:rPr>
        <w:t>וריו.</w:t>
      </w:r>
      <w:r w:rsidR="00EB7C0D">
        <w:rPr>
          <w:rFonts w:hint="cs"/>
          <w:rtl/>
        </w:rPr>
        <w:t xml:space="preserve"> רק</w:t>
      </w:r>
      <w:r w:rsidR="009427F7">
        <w:rPr>
          <w:rFonts w:hint="cs"/>
          <w:rtl/>
        </w:rPr>
        <w:t>]</w:t>
      </w:r>
      <w:r w:rsidR="00EB7C0D">
        <w:rPr>
          <w:rFonts w:hint="cs"/>
          <w:rtl/>
        </w:rPr>
        <w:t xml:space="preserve"> </w:t>
      </w:r>
      <w:r w:rsidR="004D124E">
        <w:rPr>
          <w:rFonts w:hint="cs"/>
          <w:rtl/>
        </w:rPr>
        <w:t>ו</w:t>
      </w:r>
      <w:r w:rsidR="00EB7C0D">
        <w:rPr>
          <w:rFonts w:hint="cs"/>
          <w:rtl/>
        </w:rPr>
        <w:t>סוד אחד</w:t>
      </w:r>
      <w:r w:rsidR="00505EF0">
        <w:rPr>
          <w:rFonts w:hint="cs"/>
          <w:rtl/>
        </w:rPr>
        <w:t xml:space="preserve"> נצר ב</w:t>
      </w:r>
      <w:r w:rsidR="009F130B">
        <w:rPr>
          <w:rFonts w:hint="cs"/>
          <w:rtl/>
        </w:rPr>
        <w:t>קרבו</w:t>
      </w:r>
      <w:r w:rsidR="00994621">
        <w:rPr>
          <w:rFonts w:hint="cs"/>
          <w:rtl/>
        </w:rPr>
        <w:t xml:space="preserve"> </w:t>
      </w:r>
      <w:r w:rsidR="009E01AF">
        <w:rPr>
          <w:rtl/>
        </w:rPr>
        <w:t>–</w:t>
      </w:r>
      <w:r w:rsidR="009E01AF">
        <w:rPr>
          <w:rFonts w:hint="cs"/>
          <w:rtl/>
        </w:rPr>
        <w:t xml:space="preserve"> </w:t>
      </w:r>
      <w:r w:rsidR="00505EF0">
        <w:rPr>
          <w:rFonts w:hint="cs"/>
          <w:rtl/>
        </w:rPr>
        <w:t>[</w:t>
      </w:r>
      <w:r w:rsidR="004627AB" w:rsidRPr="00CD067C">
        <w:rPr>
          <w:rtl/>
        </w:rPr>
        <w:t>הוא אהב את העולם, הוא אהב את הגשם,</w:t>
      </w:r>
      <w:r w:rsidR="00505EF0">
        <w:rPr>
          <w:rFonts w:hint="cs"/>
          <w:rtl/>
        </w:rPr>
        <w:t>]</w:t>
      </w:r>
      <w:r w:rsidR="004627AB" w:rsidRPr="00CD067C">
        <w:rPr>
          <w:rtl/>
        </w:rPr>
        <w:t xml:space="preserve"> </w:t>
      </w:r>
      <w:r w:rsidR="004627AB" w:rsidRPr="00CD067C">
        <w:rPr>
          <w:rFonts w:hint="cs"/>
          <w:rtl/>
        </w:rPr>
        <w:t>כמו</w:t>
      </w:r>
      <w:r w:rsidR="004627AB" w:rsidRPr="00CD067C">
        <w:rPr>
          <w:rtl/>
        </w:rPr>
        <w:t xml:space="preserve"> סופרמן ואסטרובוי הוא טס לשמיים, </w:t>
      </w:r>
      <w:r w:rsidR="005E1819">
        <w:rPr>
          <w:rFonts w:hint="cs"/>
          <w:rtl/>
        </w:rPr>
        <w:t>הוא ה</w:t>
      </w:r>
      <w:r w:rsidR="004627AB" w:rsidRPr="00CD067C">
        <w:rPr>
          <w:rtl/>
        </w:rPr>
        <w:t>בקיע עננים.</w:t>
      </w:r>
      <w:r w:rsidR="00B40BDC">
        <w:rPr>
          <w:rtl/>
        </w:rPr>
        <w:t xml:space="preserve"> </w:t>
      </w:r>
      <w:r w:rsidR="00447564">
        <w:rPr>
          <w:rFonts w:hint="cs"/>
          <w:rtl/>
        </w:rPr>
        <w:t>[</w:t>
      </w:r>
      <w:r w:rsidR="004E2386" w:rsidRPr="00CD067C">
        <w:rPr>
          <w:rtl/>
        </w:rPr>
        <w:t>מלמעלה</w:t>
      </w:r>
      <w:r w:rsidR="004E2386">
        <w:rPr>
          <w:rFonts w:hint="cs"/>
          <w:rtl/>
        </w:rPr>
        <w:t>,</w:t>
      </w:r>
      <w:r w:rsidR="004E2386" w:rsidRPr="00CD067C">
        <w:rPr>
          <w:rtl/>
        </w:rPr>
        <w:t xml:space="preserve"> </w:t>
      </w:r>
      <w:r w:rsidR="004627AB" w:rsidRPr="00CD067C">
        <w:rPr>
          <w:rtl/>
        </w:rPr>
        <w:t xml:space="preserve">העננים </w:t>
      </w:r>
      <w:r w:rsidR="00E957FF">
        <w:rPr>
          <w:rFonts w:hint="cs"/>
          <w:rtl/>
        </w:rPr>
        <w:t xml:space="preserve">הם </w:t>
      </w:r>
      <w:r w:rsidR="004627AB" w:rsidRPr="00CD067C">
        <w:rPr>
          <w:rtl/>
        </w:rPr>
        <w:t>רכים</w:t>
      </w:r>
      <w:r w:rsidR="004E2386">
        <w:rPr>
          <w:rFonts w:hint="cs"/>
          <w:rtl/>
        </w:rPr>
        <w:t>,</w:t>
      </w:r>
      <w:r w:rsidR="004627AB" w:rsidRPr="00CD067C">
        <w:rPr>
          <w:rtl/>
        </w:rPr>
        <w:t xml:space="preserve"> </w:t>
      </w:r>
      <w:r w:rsidR="00994621">
        <w:rPr>
          <w:rtl/>
        </w:rPr>
        <w:t xml:space="preserve">פלומתיים ושקטים, </w:t>
      </w:r>
      <w:r w:rsidR="004627AB" w:rsidRPr="00CD067C">
        <w:rPr>
          <w:rtl/>
        </w:rPr>
        <w:t>ו</w:t>
      </w:r>
      <w:r w:rsidR="00994621">
        <w:rPr>
          <w:rFonts w:hint="cs"/>
          <w:rtl/>
        </w:rPr>
        <w:t>אילו</w:t>
      </w:r>
      <w:r w:rsidR="00447564">
        <w:rPr>
          <w:rFonts w:hint="cs"/>
          <w:rtl/>
        </w:rPr>
        <w:t>] רק</w:t>
      </w:r>
      <w:r w:rsidR="004627AB" w:rsidRPr="00CD067C">
        <w:rPr>
          <w:rtl/>
        </w:rPr>
        <w:t xml:space="preserve"> ארקדי היה חלום רחוק, והשמש </w:t>
      </w:r>
      <w:r w:rsidR="00994621">
        <w:rPr>
          <w:rFonts w:hint="cs"/>
          <w:rtl/>
        </w:rPr>
        <w:t>ש</w:t>
      </w:r>
      <w:r w:rsidR="004627AB" w:rsidRPr="00CD067C">
        <w:rPr>
          <w:rtl/>
        </w:rPr>
        <w:t xml:space="preserve">מעל העננים </w:t>
      </w:r>
      <w:r w:rsidR="001C5A04">
        <w:rPr>
          <w:rFonts w:hint="cs"/>
          <w:rtl/>
        </w:rPr>
        <w:t>הייתה</w:t>
      </w:r>
      <w:r w:rsidR="00E957FF">
        <w:rPr>
          <w:rFonts w:hint="cs"/>
          <w:rtl/>
        </w:rPr>
        <w:t xml:space="preserve"> </w:t>
      </w:r>
      <w:r w:rsidR="004627AB" w:rsidRPr="00CD067C">
        <w:rPr>
          <w:rtl/>
        </w:rPr>
        <w:t>חלום רחוק עוד יותר.</w:t>
      </w:r>
    </w:p>
    <w:p w14:paraId="2FFD107B" w14:textId="18CF40A9" w:rsidR="00CB7F4A" w:rsidRDefault="004627AB" w:rsidP="009E01AF">
      <w:pPr>
        <w:rPr>
          <w:rtl/>
        </w:rPr>
      </w:pPr>
      <w:r w:rsidRPr="00CD067C">
        <w:rPr>
          <w:rtl/>
        </w:rPr>
        <w:t>לפני ש</w:t>
      </w:r>
      <w:r w:rsidR="009A3FA8">
        <w:rPr>
          <w:rFonts w:hint="cs"/>
          <w:rtl/>
        </w:rPr>
        <w:t>שם לב</w:t>
      </w:r>
      <w:r w:rsidRPr="00CD067C">
        <w:rPr>
          <w:rtl/>
        </w:rPr>
        <w:t xml:space="preserve"> למעשיו, הוא שלח את ידו לחפיסת סיגריות ש</w:t>
      </w:r>
      <w:r w:rsidR="001C5A04">
        <w:rPr>
          <w:rtl/>
        </w:rPr>
        <w:t>הייתה</w:t>
      </w:r>
      <w:r w:rsidRPr="00CD067C">
        <w:rPr>
          <w:rtl/>
        </w:rPr>
        <w:t xml:space="preserve"> מונחת על השולחן. אביו המשיך ל</w:t>
      </w:r>
      <w:r w:rsidR="00FE0E7F">
        <w:rPr>
          <w:rFonts w:hint="cs"/>
          <w:rtl/>
        </w:rPr>
        <w:t>הת</w:t>
      </w:r>
      <w:r w:rsidR="009427F7">
        <w:rPr>
          <w:rFonts w:hint="cs"/>
          <w:rtl/>
        </w:rPr>
        <w:t>נמנם</w:t>
      </w:r>
      <w:r w:rsidRPr="00CD067C">
        <w:rPr>
          <w:rtl/>
        </w:rPr>
        <w:t xml:space="preserve"> בשלווה. אלכס עישן את הסיגריה מהר, לפני שאביו יתעורר</w:t>
      </w:r>
      <w:r w:rsidR="00A32CB5">
        <w:rPr>
          <w:rFonts w:hint="cs"/>
          <w:rtl/>
        </w:rPr>
        <w:t>,</w:t>
      </w:r>
      <w:r w:rsidRPr="00CD067C">
        <w:rPr>
          <w:rtl/>
        </w:rPr>
        <w:t xml:space="preserve"> </w:t>
      </w:r>
      <w:r w:rsidR="00FE0E7F">
        <w:rPr>
          <w:rFonts w:hint="cs"/>
          <w:rtl/>
        </w:rPr>
        <w:t>ו</w:t>
      </w:r>
      <w:r w:rsidRPr="00CD067C">
        <w:rPr>
          <w:rtl/>
        </w:rPr>
        <w:t xml:space="preserve">במקום לכבות אותה במאפרה הוא הדליק איתה עוד </w:t>
      </w:r>
      <w:r w:rsidR="000668C1">
        <w:rPr>
          <w:rFonts w:hint="cs"/>
          <w:rtl/>
        </w:rPr>
        <w:t>אחת</w:t>
      </w:r>
      <w:r w:rsidRPr="00CD067C">
        <w:rPr>
          <w:rtl/>
        </w:rPr>
        <w:t>. לאחר כמה חודשים שלא עישן, הנ</w:t>
      </w:r>
      <w:r w:rsidR="007D6743">
        <w:rPr>
          <w:rFonts w:hint="cs"/>
          <w:rtl/>
        </w:rPr>
        <w:t>י</w:t>
      </w:r>
      <w:r w:rsidRPr="00CD067C">
        <w:rPr>
          <w:rtl/>
        </w:rPr>
        <w:t xml:space="preserve">קוטין שטף את גופו הקטן בנחשול </w:t>
      </w:r>
      <w:r w:rsidR="00FE0E7F">
        <w:rPr>
          <w:rFonts w:hint="cs"/>
          <w:rtl/>
        </w:rPr>
        <w:t>שוצף ו</w:t>
      </w:r>
      <w:r w:rsidRPr="00CD067C">
        <w:rPr>
          <w:rtl/>
        </w:rPr>
        <w:t>ערב</w:t>
      </w:r>
      <w:r w:rsidR="00FE0E7F">
        <w:rPr>
          <w:rFonts w:hint="cs"/>
          <w:rtl/>
        </w:rPr>
        <w:t xml:space="preserve"> עד</w:t>
      </w:r>
      <w:r w:rsidR="00352290">
        <w:rPr>
          <w:rFonts w:hint="cs"/>
          <w:rtl/>
        </w:rPr>
        <w:t xml:space="preserve"> מאוד.</w:t>
      </w:r>
    </w:p>
    <w:p w14:paraId="663F5A69" w14:textId="58736941" w:rsidR="00A97952" w:rsidRDefault="00590284" w:rsidP="009427F7">
      <w:pPr>
        <w:rPr>
          <w:rtl/>
        </w:rPr>
      </w:pPr>
      <w:r w:rsidRPr="00590284">
        <w:rPr>
          <w:rFonts w:cs="Times New Roman"/>
          <w:rtl/>
        </w:rPr>
        <w:t>לרוב הוא עישן רק בחוץ, ב</w:t>
      </w:r>
      <w:r w:rsidR="004C59E0">
        <w:rPr>
          <w:rFonts w:cs="Times New Roman"/>
          <w:rtl/>
        </w:rPr>
        <w:t>אוויר</w:t>
      </w:r>
      <w:r w:rsidRPr="00590284">
        <w:rPr>
          <w:rFonts w:cs="Times New Roman"/>
          <w:rtl/>
        </w:rPr>
        <w:t xml:space="preserve"> הפתוח, ולכן עדיין זכר את הראשונה שעישן בתוך חדר, אף כי שנים עברו מאז. זה היה בחדרו של קולין, כמה ילדים נבחרים שהעבירו</w:t>
      </w:r>
      <w:r w:rsidRPr="00590284">
        <w:rPr>
          <w:rFonts w:cs="Times New Roman" w:hint="cs"/>
          <w:rtl/>
        </w:rPr>
        <w:t xml:space="preserve"> </w:t>
      </w:r>
      <w:r w:rsidRPr="002543D7">
        <w:rPr>
          <w:rFonts w:cs="Times New Roman" w:hint="cs"/>
          <w:color w:val="A6A6A6" w:themeColor="background1" w:themeShade="A6"/>
          <w:rtl/>
        </w:rPr>
        <w:t>[</w:t>
      </w:r>
      <w:r w:rsidR="00EF3FC9" w:rsidRPr="002543D7">
        <w:rPr>
          <w:rFonts w:hint="cs"/>
          <w:color w:val="A6A6A6" w:themeColor="background1" w:themeShade="A6"/>
          <w:rtl/>
        </w:rPr>
        <w:t xml:space="preserve">זאת </w:t>
      </w:r>
      <w:r w:rsidR="001C5A04" w:rsidRPr="002543D7">
        <w:rPr>
          <w:rFonts w:hint="cs"/>
          <w:color w:val="A6A6A6" w:themeColor="background1" w:themeShade="A6"/>
          <w:rtl/>
        </w:rPr>
        <w:t>הייתה</w:t>
      </w:r>
      <w:r w:rsidR="00EF3FC9" w:rsidRPr="002543D7">
        <w:rPr>
          <w:rFonts w:hint="cs"/>
          <w:color w:val="A6A6A6" w:themeColor="background1" w:themeShade="A6"/>
          <w:rtl/>
        </w:rPr>
        <w:t xml:space="preserve"> </w:t>
      </w:r>
      <w:r w:rsidR="00994621" w:rsidRPr="002543D7">
        <w:rPr>
          <w:rFonts w:hint="cs"/>
          <w:color w:val="A6A6A6" w:themeColor="background1" w:themeShade="A6"/>
          <w:rtl/>
        </w:rPr>
        <w:t>כמעט</w:t>
      </w:r>
      <w:r w:rsidR="00EF3FC9" w:rsidRPr="002543D7">
        <w:rPr>
          <w:rFonts w:hint="cs"/>
          <w:color w:val="A6A6A6" w:themeColor="background1" w:themeShade="A6"/>
          <w:rtl/>
        </w:rPr>
        <w:t xml:space="preserve"> הסיגריה הראשונה </w:t>
      </w:r>
      <w:r w:rsidR="000668C1" w:rsidRPr="002543D7">
        <w:rPr>
          <w:rFonts w:hint="cs"/>
          <w:color w:val="A6A6A6" w:themeColor="background1" w:themeShade="A6"/>
          <w:rtl/>
        </w:rPr>
        <w:t xml:space="preserve">בחייו </w:t>
      </w:r>
      <w:r w:rsidR="00EF3FC9" w:rsidRPr="002543D7">
        <w:rPr>
          <w:rFonts w:hint="cs"/>
          <w:color w:val="A6A6A6" w:themeColor="background1" w:themeShade="A6"/>
          <w:rtl/>
        </w:rPr>
        <w:t>שעישן</w:t>
      </w:r>
      <w:r w:rsidR="007C4B1E" w:rsidRPr="002543D7">
        <w:rPr>
          <w:rFonts w:hint="cs"/>
          <w:color w:val="A6A6A6" w:themeColor="background1" w:themeShade="A6"/>
          <w:rtl/>
        </w:rPr>
        <w:t xml:space="preserve"> מתחילתה עד סופה</w:t>
      </w:r>
      <w:r w:rsidR="00EF3FC9" w:rsidRPr="002543D7">
        <w:rPr>
          <w:rFonts w:hint="cs"/>
          <w:color w:val="A6A6A6" w:themeColor="background1" w:themeShade="A6"/>
          <w:rtl/>
        </w:rPr>
        <w:t xml:space="preserve"> </w:t>
      </w:r>
      <w:r w:rsidR="009A3FA8" w:rsidRPr="002543D7">
        <w:rPr>
          <w:rFonts w:hint="cs"/>
          <w:color w:val="A6A6A6" w:themeColor="background1" w:themeShade="A6"/>
          <w:rtl/>
        </w:rPr>
        <w:t>שלא תחת כיפת השמיים</w:t>
      </w:r>
      <w:r w:rsidR="004D124E" w:rsidRPr="002543D7">
        <w:rPr>
          <w:rFonts w:hint="cs"/>
          <w:color w:val="A6A6A6" w:themeColor="background1" w:themeShade="A6"/>
          <w:rtl/>
        </w:rPr>
        <w:t>,</w:t>
      </w:r>
      <w:r w:rsidR="00EF3FC9" w:rsidRPr="002543D7">
        <w:rPr>
          <w:rFonts w:hint="cs"/>
          <w:color w:val="A6A6A6" w:themeColor="background1" w:themeShade="A6"/>
          <w:rtl/>
        </w:rPr>
        <w:t xml:space="preserve"> חוץ מאשר בחדר</w:t>
      </w:r>
      <w:r w:rsidR="000E0E11" w:rsidRPr="002543D7">
        <w:rPr>
          <w:rFonts w:hint="cs"/>
          <w:color w:val="A6A6A6" w:themeColor="background1" w:themeShade="A6"/>
          <w:rtl/>
        </w:rPr>
        <w:t>ו</w:t>
      </w:r>
      <w:r w:rsidR="00EF3FC9" w:rsidRPr="002543D7">
        <w:rPr>
          <w:rFonts w:hint="cs"/>
          <w:color w:val="A6A6A6" w:themeColor="background1" w:themeShade="A6"/>
          <w:rtl/>
        </w:rPr>
        <w:t xml:space="preserve"> </w:t>
      </w:r>
      <w:r w:rsidR="009A3FA8" w:rsidRPr="002543D7">
        <w:rPr>
          <w:rFonts w:hint="cs"/>
          <w:color w:val="A6A6A6" w:themeColor="background1" w:themeShade="A6"/>
          <w:rtl/>
        </w:rPr>
        <w:t xml:space="preserve">הסגור </w:t>
      </w:r>
      <w:r w:rsidR="00EF3FC9" w:rsidRPr="002543D7">
        <w:rPr>
          <w:rFonts w:hint="cs"/>
          <w:color w:val="A6A6A6" w:themeColor="background1" w:themeShade="A6"/>
          <w:rtl/>
        </w:rPr>
        <w:t>של קולין</w:t>
      </w:r>
      <w:r w:rsidR="004D124E" w:rsidRPr="002543D7">
        <w:rPr>
          <w:rFonts w:hint="cs"/>
          <w:color w:val="A6A6A6" w:themeColor="background1" w:themeShade="A6"/>
          <w:rtl/>
        </w:rPr>
        <w:t xml:space="preserve">. </w:t>
      </w:r>
      <w:r w:rsidR="00AB0210" w:rsidRPr="002543D7">
        <w:rPr>
          <w:rFonts w:hint="cs"/>
          <w:color w:val="A6A6A6" w:themeColor="background1" w:themeShade="A6"/>
          <w:rtl/>
        </w:rPr>
        <w:t xml:space="preserve">שנים עברו והוא עדיין זכר את </w:t>
      </w:r>
      <w:r w:rsidR="004D124E" w:rsidRPr="002543D7">
        <w:rPr>
          <w:rFonts w:hint="cs"/>
          <w:color w:val="A6A6A6" w:themeColor="background1" w:themeShade="A6"/>
          <w:rtl/>
        </w:rPr>
        <w:t>אחת הראשונות</w:t>
      </w:r>
      <w:r w:rsidR="00AB5DDC" w:rsidRPr="002543D7">
        <w:rPr>
          <w:rFonts w:hint="cs"/>
          <w:color w:val="A6A6A6" w:themeColor="background1" w:themeShade="A6"/>
          <w:rtl/>
        </w:rPr>
        <w:t xml:space="preserve"> שם</w:t>
      </w:r>
      <w:r w:rsidR="00AB0210" w:rsidRPr="002543D7">
        <w:rPr>
          <w:rFonts w:hint="cs"/>
          <w:color w:val="A6A6A6" w:themeColor="background1" w:themeShade="A6"/>
          <w:rtl/>
        </w:rPr>
        <w:t>,</w:t>
      </w:r>
      <w:r w:rsidR="00A24106" w:rsidRPr="002543D7">
        <w:rPr>
          <w:rFonts w:hint="cs"/>
          <w:color w:val="A6A6A6" w:themeColor="background1" w:themeShade="A6"/>
          <w:rtl/>
        </w:rPr>
        <w:t xml:space="preserve"> אחרי </w:t>
      </w:r>
      <w:r w:rsidR="005A685D" w:rsidRPr="002543D7">
        <w:rPr>
          <w:rFonts w:hint="cs"/>
          <w:color w:val="A6A6A6" w:themeColor="background1" w:themeShade="A6"/>
          <w:rtl/>
        </w:rPr>
        <w:t>המפגש</w:t>
      </w:r>
      <w:r w:rsidR="00605AB7" w:rsidRPr="002543D7">
        <w:rPr>
          <w:rFonts w:hint="cs"/>
          <w:color w:val="A6A6A6" w:themeColor="background1" w:themeShade="A6"/>
          <w:rtl/>
        </w:rPr>
        <w:t xml:space="preserve"> </w:t>
      </w:r>
      <w:r w:rsidR="00A24106" w:rsidRPr="002543D7">
        <w:rPr>
          <w:rFonts w:hint="cs"/>
          <w:color w:val="A6A6A6" w:themeColor="background1" w:themeShade="A6"/>
          <w:rtl/>
        </w:rPr>
        <w:t>ה</w:t>
      </w:r>
      <w:r w:rsidR="00DA1427" w:rsidRPr="002543D7">
        <w:rPr>
          <w:rFonts w:hint="cs"/>
          <w:color w:val="A6A6A6" w:themeColor="background1" w:themeShade="A6"/>
          <w:rtl/>
        </w:rPr>
        <w:t>כינוס</w:t>
      </w:r>
      <w:r w:rsidR="005A685D" w:rsidRPr="002543D7">
        <w:rPr>
          <w:rFonts w:hint="cs"/>
          <w:color w:val="A6A6A6" w:themeColor="background1" w:themeShade="A6"/>
          <w:rtl/>
        </w:rPr>
        <w:t xml:space="preserve"> </w:t>
      </w:r>
      <w:r w:rsidR="00DA1427" w:rsidRPr="002543D7">
        <w:rPr>
          <w:rFonts w:hint="cs"/>
          <w:color w:val="A6A6A6" w:themeColor="background1" w:themeShade="A6"/>
          <w:rtl/>
        </w:rPr>
        <w:t xml:space="preserve">מפגש </w:t>
      </w:r>
      <w:r w:rsidR="004D7433" w:rsidRPr="002543D7">
        <w:rPr>
          <w:rFonts w:hint="cs"/>
          <w:color w:val="A6A6A6" w:themeColor="background1" w:themeShade="A6"/>
          <w:rtl/>
        </w:rPr>
        <w:t>ניסיון</w:t>
      </w:r>
      <w:r w:rsidR="00C9318F" w:rsidRPr="002543D7">
        <w:rPr>
          <w:rFonts w:hint="cs"/>
          <w:color w:val="A6A6A6" w:themeColor="background1" w:themeShade="A6"/>
          <w:rtl/>
        </w:rPr>
        <w:t xml:space="preserve"> מאמץ בדיקה </w:t>
      </w:r>
      <w:r w:rsidR="00C9318F" w:rsidRPr="002543D7">
        <w:rPr>
          <w:color w:val="A6A6A6" w:themeColor="background1" w:themeShade="A6"/>
        </w:rPr>
        <w:t>session</w:t>
      </w:r>
      <w:r w:rsidR="00EF3FC9" w:rsidRPr="002543D7">
        <w:rPr>
          <w:rFonts w:hint="cs"/>
          <w:color w:val="A6A6A6" w:themeColor="background1" w:themeShade="A6"/>
          <w:rtl/>
        </w:rPr>
        <w:t xml:space="preserve"> </w:t>
      </w:r>
      <w:r w:rsidR="000668C1" w:rsidRPr="002543D7">
        <w:rPr>
          <w:rFonts w:hint="cs"/>
          <w:color w:val="A6A6A6" w:themeColor="background1" w:themeShade="A6"/>
          <w:rtl/>
        </w:rPr>
        <w:t>עם</w:t>
      </w:r>
      <w:r w:rsidR="00994621" w:rsidRPr="002543D7">
        <w:rPr>
          <w:rFonts w:hint="cs"/>
          <w:color w:val="A6A6A6" w:themeColor="background1" w:themeShade="A6"/>
          <w:rtl/>
        </w:rPr>
        <w:t xml:space="preserve"> </w:t>
      </w:r>
      <w:r w:rsidR="000E0E11" w:rsidRPr="002543D7">
        <w:rPr>
          <w:rFonts w:hint="cs"/>
          <w:color w:val="A6A6A6" w:themeColor="background1" w:themeShade="A6"/>
          <w:rtl/>
        </w:rPr>
        <w:t>כמה ילדים נבחרים</w:t>
      </w:r>
      <w:r w:rsidR="00EF3FC9" w:rsidRPr="002543D7">
        <w:rPr>
          <w:rFonts w:hint="cs"/>
          <w:color w:val="A6A6A6" w:themeColor="background1" w:themeShade="A6"/>
          <w:rtl/>
        </w:rPr>
        <w:t xml:space="preserve"> </w:t>
      </w:r>
      <w:r w:rsidR="00994621" w:rsidRPr="002543D7">
        <w:rPr>
          <w:rFonts w:hint="cs"/>
          <w:color w:val="A6A6A6" w:themeColor="background1" w:themeShade="A6"/>
          <w:rtl/>
        </w:rPr>
        <w:t>ש</w:t>
      </w:r>
      <w:r w:rsidR="00EF3FC9" w:rsidRPr="002543D7">
        <w:rPr>
          <w:rFonts w:hint="cs"/>
          <w:color w:val="A6A6A6" w:themeColor="background1" w:themeShade="A6"/>
          <w:rtl/>
        </w:rPr>
        <w:t xml:space="preserve">ישבו על רצפת העץ </w:t>
      </w:r>
      <w:r w:rsidR="00CB73B9" w:rsidRPr="002543D7">
        <w:rPr>
          <w:rFonts w:hint="cs"/>
          <w:color w:val="A6A6A6" w:themeColor="background1" w:themeShade="A6"/>
          <w:rtl/>
        </w:rPr>
        <w:t>והעבירו</w:t>
      </w:r>
      <w:r w:rsidRPr="002543D7">
        <w:rPr>
          <w:rFonts w:hint="cs"/>
          <w:color w:val="A6A6A6" w:themeColor="background1" w:themeShade="A6"/>
          <w:rtl/>
        </w:rPr>
        <w:t>]</w:t>
      </w:r>
      <w:r w:rsidR="00CB73B9" w:rsidRPr="002543D7">
        <w:rPr>
          <w:rFonts w:hint="cs"/>
          <w:color w:val="A6A6A6" w:themeColor="background1" w:themeShade="A6"/>
          <w:rtl/>
        </w:rPr>
        <w:t xml:space="preserve"> </w:t>
      </w:r>
      <w:r w:rsidR="00CB73B9">
        <w:rPr>
          <w:rFonts w:hint="cs"/>
          <w:rtl/>
        </w:rPr>
        <w:t>מיד ליד סיגריה שנועדה לגרום להם לתעב את המנהג</w:t>
      </w:r>
      <w:r w:rsidR="0036682D" w:rsidRPr="0036682D">
        <w:rPr>
          <w:rFonts w:cs="Times New Roman"/>
          <w:rtl/>
        </w:rPr>
        <w:t>, אבל אלכס לא תיעב,</w:t>
      </w:r>
      <w:r w:rsidR="00CB73B9">
        <w:rPr>
          <w:rFonts w:hint="cs"/>
          <w:rtl/>
        </w:rPr>
        <w:t xml:space="preserve"> </w:t>
      </w:r>
      <w:r w:rsidR="0036682D">
        <w:rPr>
          <w:rFonts w:hint="cs"/>
          <w:rtl/>
        </w:rPr>
        <w:t>ו</w:t>
      </w:r>
      <w:r w:rsidR="00CB73B9">
        <w:rPr>
          <w:rFonts w:hint="cs"/>
          <w:rtl/>
        </w:rPr>
        <w:t>כשכולם נמלטו החוצה ל</w:t>
      </w:r>
      <w:r w:rsidR="004C59E0">
        <w:rPr>
          <w:rFonts w:hint="cs"/>
          <w:rtl/>
        </w:rPr>
        <w:t>אוויר</w:t>
      </w:r>
      <w:r w:rsidR="00CB73B9">
        <w:rPr>
          <w:rFonts w:hint="cs"/>
          <w:rtl/>
        </w:rPr>
        <w:t xml:space="preserve"> הצח </w:t>
      </w:r>
      <w:r w:rsidR="0036682D">
        <w:rPr>
          <w:rFonts w:hint="cs"/>
          <w:rtl/>
        </w:rPr>
        <w:t>הוא</w:t>
      </w:r>
      <w:r w:rsidR="00CB73B9">
        <w:rPr>
          <w:rFonts w:hint="cs"/>
          <w:rtl/>
        </w:rPr>
        <w:t xml:space="preserve"> נשאר </w:t>
      </w:r>
      <w:r w:rsidR="009427F7">
        <w:rPr>
          <w:rFonts w:hint="cs"/>
          <w:rtl/>
        </w:rPr>
        <w:t>ו</w:t>
      </w:r>
      <w:r w:rsidR="00605AB7">
        <w:rPr>
          <w:rFonts w:hint="cs"/>
          <w:rtl/>
        </w:rPr>
        <w:t xml:space="preserve">עישן </w:t>
      </w:r>
      <w:r w:rsidR="009427F7">
        <w:rPr>
          <w:rFonts w:hint="cs"/>
          <w:rtl/>
        </w:rPr>
        <w:t xml:space="preserve">סיגריה </w:t>
      </w:r>
      <w:r w:rsidR="009427F7">
        <w:rPr>
          <w:rFonts w:hint="cs"/>
          <w:rtl/>
        </w:rPr>
        <w:lastRenderedPageBreak/>
        <w:t>נוספת</w:t>
      </w:r>
      <w:r w:rsidR="00605AB7">
        <w:rPr>
          <w:rFonts w:hint="cs"/>
          <w:rtl/>
        </w:rPr>
        <w:t>.</w:t>
      </w:r>
      <w:r w:rsidR="009427F7">
        <w:rPr>
          <w:rFonts w:hint="cs"/>
          <w:rtl/>
        </w:rPr>
        <w:t xml:space="preserve"> </w:t>
      </w:r>
      <w:r w:rsidR="0036682D" w:rsidRPr="0036682D">
        <w:rPr>
          <w:rFonts w:cs="Times New Roman"/>
          <w:rtl/>
        </w:rPr>
        <w:t>באותה עת</w:t>
      </w:r>
      <w:r w:rsidR="00DA1427">
        <w:rPr>
          <w:rFonts w:hint="cs"/>
          <w:rtl/>
        </w:rPr>
        <w:t xml:space="preserve"> </w:t>
      </w:r>
      <w:r w:rsidR="00447564">
        <w:rPr>
          <w:rFonts w:hint="cs"/>
          <w:rtl/>
        </w:rPr>
        <w:t>ראה עצמו</w:t>
      </w:r>
      <w:r w:rsidR="00447564" w:rsidRPr="0036682D">
        <w:rPr>
          <w:rtl/>
        </w:rPr>
        <w:t xml:space="preserve"> </w:t>
      </w:r>
      <w:r w:rsidR="004328D7">
        <w:rPr>
          <w:rFonts w:hint="cs"/>
          <w:rtl/>
        </w:rPr>
        <w:t>כספורטאי מקצועי</w:t>
      </w:r>
      <w:r w:rsidR="00DA1427">
        <w:rPr>
          <w:rFonts w:hint="cs"/>
          <w:rtl/>
        </w:rPr>
        <w:t xml:space="preserve"> לעתיד</w:t>
      </w:r>
      <w:r w:rsidR="004328D7">
        <w:rPr>
          <w:rFonts w:hint="cs"/>
          <w:rtl/>
        </w:rPr>
        <w:t xml:space="preserve">, </w:t>
      </w:r>
      <w:r w:rsidR="0036682D" w:rsidRPr="002543D7">
        <w:rPr>
          <w:rFonts w:cs="Times New Roman"/>
          <w:color w:val="A6A6A6" w:themeColor="background1" w:themeShade="A6"/>
          <w:rtl/>
        </w:rPr>
        <w:t xml:space="preserve">[קריירה של שחיין </w:t>
      </w:r>
      <w:r w:rsidR="001C5A04" w:rsidRPr="002543D7">
        <w:rPr>
          <w:rFonts w:cs="Times New Roman"/>
          <w:color w:val="A6A6A6" w:themeColor="background1" w:themeShade="A6"/>
          <w:rtl/>
        </w:rPr>
        <w:t>הייתה</w:t>
      </w:r>
      <w:r w:rsidR="0036682D" w:rsidRPr="002543D7">
        <w:rPr>
          <w:rFonts w:cs="Times New Roman"/>
          <w:color w:val="A6A6A6" w:themeColor="background1" w:themeShade="A6"/>
          <w:rtl/>
        </w:rPr>
        <w:t xml:space="preserve"> עדיין אפשרית אז, לפני הפרישה</w:t>
      </w:r>
      <w:r w:rsidR="00E8380D" w:rsidRPr="002543D7">
        <w:rPr>
          <w:rFonts w:cs="Times New Roman" w:hint="cs"/>
          <w:color w:val="A6A6A6" w:themeColor="background1" w:themeShade="A6"/>
          <w:rtl/>
        </w:rPr>
        <w:t xml:space="preserve"> </w:t>
      </w:r>
      <w:r w:rsidR="0036682D" w:rsidRPr="002543D7">
        <w:rPr>
          <w:rFonts w:cs="Times New Roman"/>
          <w:color w:val="A6A6A6" w:themeColor="background1" w:themeShade="A6"/>
          <w:rtl/>
        </w:rPr>
        <w:t>שחיין מן הסתם, אולי</w:t>
      </w:r>
      <w:r w:rsidR="004328D7" w:rsidRPr="002543D7">
        <w:rPr>
          <w:rFonts w:hint="cs"/>
          <w:color w:val="A6A6A6" w:themeColor="background1" w:themeShade="A6"/>
          <w:rtl/>
        </w:rPr>
        <w:t xml:space="preserve"> שחקן רוגבי</w:t>
      </w:r>
      <w:r w:rsidR="00A8464C" w:rsidRPr="002543D7">
        <w:rPr>
          <w:rFonts w:hint="cs"/>
          <w:color w:val="A6A6A6" w:themeColor="background1" w:themeShade="A6"/>
          <w:rtl/>
        </w:rPr>
        <w:t>,</w:t>
      </w:r>
      <w:r w:rsidR="00E8380D" w:rsidRPr="002543D7">
        <w:rPr>
          <w:rFonts w:hint="cs"/>
          <w:color w:val="A6A6A6" w:themeColor="background1" w:themeShade="A6"/>
          <w:rtl/>
        </w:rPr>
        <w:t>]</w:t>
      </w:r>
      <w:r w:rsidR="007C4B1E" w:rsidRPr="002543D7">
        <w:rPr>
          <w:rFonts w:hint="cs"/>
          <w:color w:val="A6A6A6" w:themeColor="background1" w:themeShade="A6"/>
          <w:rtl/>
        </w:rPr>
        <w:t xml:space="preserve"> </w:t>
      </w:r>
      <w:r w:rsidR="00FE0E7F" w:rsidRPr="00FE0E7F">
        <w:rPr>
          <w:rFonts w:cs="Times New Roman"/>
          <w:rtl/>
        </w:rPr>
        <w:t>והרשה לעצמו לעשן ב</w:t>
      </w:r>
      <w:r w:rsidR="00FE2992">
        <w:rPr>
          <w:rFonts w:cs="Times New Roman"/>
          <w:rtl/>
        </w:rPr>
        <w:t>חופשי</w:t>
      </w:r>
      <w:r w:rsidR="00FE0E7F" w:rsidRPr="00FE0E7F">
        <w:rPr>
          <w:rFonts w:cs="Times New Roman"/>
          <w:rtl/>
        </w:rPr>
        <w:t>ות כי ה</w:t>
      </w:r>
      <w:r w:rsidR="00C74D9F">
        <w:rPr>
          <w:rFonts w:cs="Times New Roman" w:hint="cs"/>
          <w:rtl/>
        </w:rPr>
        <w:t>עריך</w:t>
      </w:r>
      <w:r w:rsidR="00FE0E7F" w:rsidRPr="00FE0E7F">
        <w:rPr>
          <w:rFonts w:cs="Times New Roman"/>
          <w:rtl/>
        </w:rPr>
        <w:t xml:space="preserve"> שבקרוב </w:t>
      </w:r>
      <w:r w:rsidR="00A32CB5">
        <w:rPr>
          <w:rFonts w:cs="Times New Roman" w:hint="cs"/>
          <w:rtl/>
        </w:rPr>
        <w:t>י</w:t>
      </w:r>
      <w:r w:rsidR="00FE0E7F" w:rsidRPr="00FE0E7F">
        <w:rPr>
          <w:rFonts w:cs="Times New Roman"/>
          <w:rtl/>
        </w:rPr>
        <w:t>יאלץ לה</w:t>
      </w:r>
      <w:r w:rsidR="00A32CB5">
        <w:rPr>
          <w:rFonts w:cs="Times New Roman" w:hint="cs"/>
          <w:rtl/>
        </w:rPr>
        <w:t>י</w:t>
      </w:r>
      <w:r w:rsidR="00FE0E7F" w:rsidRPr="00FE0E7F">
        <w:rPr>
          <w:rFonts w:cs="Times New Roman"/>
          <w:rtl/>
        </w:rPr>
        <w:t xml:space="preserve">כנס למשטר חמור עוד יותר של הקפדה על בריאותו, ואלו </w:t>
      </w:r>
      <w:r w:rsidR="00DD51AA">
        <w:rPr>
          <w:rFonts w:cs="Times New Roman" w:hint="cs"/>
          <w:rtl/>
        </w:rPr>
        <w:t xml:space="preserve">הן </w:t>
      </w:r>
      <w:r w:rsidR="00FE0E7F" w:rsidRPr="00FE0E7F">
        <w:rPr>
          <w:rFonts w:cs="Times New Roman"/>
          <w:rtl/>
        </w:rPr>
        <w:t>הסיגריות האחרונות</w:t>
      </w:r>
      <w:r w:rsidR="00FE0E7F" w:rsidRPr="00FE0E7F">
        <w:rPr>
          <w:rFonts w:cs="Times New Roman" w:hint="cs"/>
          <w:rtl/>
        </w:rPr>
        <w:t xml:space="preserve"> </w:t>
      </w:r>
      <w:r w:rsidR="00C74D9F">
        <w:rPr>
          <w:rFonts w:cs="Times New Roman" w:hint="cs"/>
          <w:rtl/>
        </w:rPr>
        <w:t>בחייו</w:t>
      </w:r>
      <w:r w:rsidR="00FE0E7F">
        <w:rPr>
          <w:rFonts w:cs="Times New Roman" w:hint="cs"/>
          <w:rtl/>
        </w:rPr>
        <w:t>[</w:t>
      </w:r>
      <w:r w:rsidR="007C4B1E">
        <w:rPr>
          <w:rFonts w:hint="cs"/>
          <w:rtl/>
        </w:rPr>
        <w:t>(</w:t>
      </w:r>
      <w:r w:rsidR="00A24106">
        <w:rPr>
          <w:rFonts w:hint="cs"/>
          <w:rtl/>
        </w:rPr>
        <w:t>ואם זה לא יצליח, תמיד יוכל למ</w:t>
      </w:r>
      <w:r w:rsidR="007C4B1E">
        <w:rPr>
          <w:rFonts w:hint="cs"/>
          <w:rtl/>
        </w:rPr>
        <w:t>כ</w:t>
      </w:r>
      <w:r w:rsidR="00A24106">
        <w:rPr>
          <w:rFonts w:hint="cs"/>
          <w:rtl/>
        </w:rPr>
        <w:t>ו</w:t>
      </w:r>
      <w:r w:rsidR="007C4B1E">
        <w:rPr>
          <w:rFonts w:hint="cs"/>
          <w:rtl/>
        </w:rPr>
        <w:t>ר לימונים בשוק)</w:t>
      </w:r>
      <w:r w:rsidR="00FE0E7F">
        <w:rPr>
          <w:rFonts w:hint="cs"/>
          <w:rtl/>
        </w:rPr>
        <w:t>]</w:t>
      </w:r>
      <w:r w:rsidR="004328D7">
        <w:rPr>
          <w:rFonts w:hint="cs"/>
          <w:rtl/>
        </w:rPr>
        <w:t>.</w:t>
      </w:r>
      <w:r w:rsidR="009564E3">
        <w:rPr>
          <w:rFonts w:hint="cs"/>
          <w:rtl/>
        </w:rPr>
        <w:t xml:space="preserve"> </w:t>
      </w:r>
      <w:r w:rsidR="009427F7">
        <w:rPr>
          <w:rFonts w:hint="cs"/>
          <w:rtl/>
        </w:rPr>
        <w:t xml:space="preserve">הוא </w:t>
      </w:r>
      <w:r w:rsidR="00CB73B9">
        <w:rPr>
          <w:rFonts w:hint="cs"/>
          <w:rtl/>
        </w:rPr>
        <w:t xml:space="preserve">נשען </w:t>
      </w:r>
      <w:r w:rsidR="007C4B1E">
        <w:rPr>
          <w:rFonts w:hint="cs"/>
          <w:rtl/>
        </w:rPr>
        <w:t xml:space="preserve">אז </w:t>
      </w:r>
      <w:r w:rsidR="00CB73B9">
        <w:rPr>
          <w:rFonts w:hint="cs"/>
          <w:rtl/>
        </w:rPr>
        <w:t xml:space="preserve">בגבו על שידת </w:t>
      </w:r>
      <w:r w:rsidR="002C0F62">
        <w:rPr>
          <w:rFonts w:hint="cs"/>
          <w:rtl/>
        </w:rPr>
        <w:t xml:space="preserve">בגדים </w:t>
      </w:r>
      <w:r w:rsidR="00FE0E7F">
        <w:rPr>
          <w:rFonts w:hint="cs"/>
          <w:rtl/>
        </w:rPr>
        <w:t>[</w:t>
      </w:r>
      <w:r w:rsidR="007C4B1E">
        <w:rPr>
          <w:rFonts w:hint="cs"/>
          <w:rtl/>
        </w:rPr>
        <w:t xml:space="preserve">של קולין </w:t>
      </w:r>
      <w:r w:rsidR="002C0F62">
        <w:rPr>
          <w:rFonts w:hint="cs"/>
          <w:rtl/>
        </w:rPr>
        <w:t>בעמידה מרושלת</w:t>
      </w:r>
      <w:r w:rsidR="00994621">
        <w:rPr>
          <w:rFonts w:hint="cs"/>
          <w:rtl/>
        </w:rPr>
        <w:t>,</w:t>
      </w:r>
      <w:r w:rsidR="002C0F62">
        <w:rPr>
          <w:rFonts w:hint="cs"/>
          <w:rtl/>
        </w:rPr>
        <w:t xml:space="preserve"> </w:t>
      </w:r>
      <w:r w:rsidR="000E0E11">
        <w:rPr>
          <w:rFonts w:hint="cs"/>
          <w:rtl/>
        </w:rPr>
        <w:t>כש</w:t>
      </w:r>
      <w:r w:rsidR="002C0F62">
        <w:rPr>
          <w:rFonts w:hint="cs"/>
          <w:rtl/>
        </w:rPr>
        <w:t>רגלי</w:t>
      </w:r>
      <w:r w:rsidR="000E0E11">
        <w:rPr>
          <w:rFonts w:hint="cs"/>
          <w:rtl/>
        </w:rPr>
        <w:t>ו</w:t>
      </w:r>
      <w:r w:rsidR="002C0F62">
        <w:rPr>
          <w:rFonts w:hint="cs"/>
          <w:rtl/>
        </w:rPr>
        <w:t xml:space="preserve"> משוכלות</w:t>
      </w:r>
      <w:r w:rsidR="00994621">
        <w:rPr>
          <w:rFonts w:hint="cs"/>
          <w:rtl/>
        </w:rPr>
        <w:t>,</w:t>
      </w:r>
      <w:r w:rsidR="00CB73B9">
        <w:rPr>
          <w:rFonts w:hint="cs"/>
          <w:rtl/>
        </w:rPr>
        <w:t xml:space="preserve"> </w:t>
      </w:r>
      <w:r w:rsidR="002C2EFB">
        <w:rPr>
          <w:rFonts w:hint="cs"/>
          <w:rtl/>
        </w:rPr>
        <w:t>ע</w:t>
      </w:r>
      <w:r w:rsidR="008F7765">
        <w:rPr>
          <w:rFonts w:hint="cs"/>
          <w:rtl/>
        </w:rPr>
        <w:t>י</w:t>
      </w:r>
      <w:r w:rsidR="002C2EFB">
        <w:rPr>
          <w:rFonts w:hint="cs"/>
          <w:rtl/>
        </w:rPr>
        <w:t>שן</w:t>
      </w:r>
      <w:r w:rsidR="00FE0E7F">
        <w:rPr>
          <w:rFonts w:hint="cs"/>
          <w:rtl/>
        </w:rPr>
        <w:t>]</w:t>
      </w:r>
      <w:r w:rsidR="002C2EFB">
        <w:rPr>
          <w:rFonts w:hint="cs"/>
          <w:rtl/>
        </w:rPr>
        <w:t xml:space="preserve"> ו</w:t>
      </w:r>
      <w:r w:rsidR="00FE0E7F">
        <w:rPr>
          <w:rFonts w:hint="cs"/>
          <w:rtl/>
        </w:rPr>
        <w:t>שוחח</w:t>
      </w:r>
      <w:r w:rsidR="002C2EFB">
        <w:rPr>
          <w:rFonts w:hint="cs"/>
          <w:rtl/>
        </w:rPr>
        <w:t xml:space="preserve"> עם קולין על</w:t>
      </w:r>
      <w:r w:rsidR="00CB73B9">
        <w:rPr>
          <w:rFonts w:hint="cs"/>
          <w:rtl/>
        </w:rPr>
        <w:t xml:space="preserve"> ה</w:t>
      </w:r>
      <w:r w:rsidR="002C2EFB">
        <w:rPr>
          <w:rFonts w:hint="cs"/>
          <w:rtl/>
        </w:rPr>
        <w:t>פוסט-</w:t>
      </w:r>
      <w:r w:rsidR="00CB73B9">
        <w:rPr>
          <w:rFonts w:hint="cs"/>
          <w:rtl/>
        </w:rPr>
        <w:t>פאנק</w:t>
      </w:r>
      <w:r w:rsidR="008F7765">
        <w:rPr>
          <w:rFonts w:hint="cs"/>
          <w:rtl/>
        </w:rPr>
        <w:t>,</w:t>
      </w:r>
      <w:r w:rsidR="00CB73B9">
        <w:rPr>
          <w:rFonts w:hint="cs"/>
          <w:rtl/>
        </w:rPr>
        <w:t xml:space="preserve"> </w:t>
      </w:r>
      <w:r w:rsidR="002C2EFB">
        <w:rPr>
          <w:rFonts w:hint="cs"/>
          <w:rtl/>
        </w:rPr>
        <w:t>ו</w:t>
      </w:r>
      <w:r w:rsidR="00DA1427">
        <w:rPr>
          <w:rFonts w:hint="cs"/>
          <w:rtl/>
        </w:rPr>
        <w:t xml:space="preserve">על </w:t>
      </w:r>
      <w:r w:rsidR="00605AB7">
        <w:rPr>
          <w:rFonts w:hint="cs"/>
          <w:rtl/>
        </w:rPr>
        <w:t>היותו</w:t>
      </w:r>
      <w:r w:rsidR="002C2EFB">
        <w:rPr>
          <w:rFonts w:hint="cs"/>
          <w:rtl/>
        </w:rPr>
        <w:t xml:space="preserve"> ה</w:t>
      </w:r>
      <w:r w:rsidR="002C0F62">
        <w:rPr>
          <w:rFonts w:hint="cs"/>
          <w:rtl/>
        </w:rPr>
        <w:t>המ</w:t>
      </w:r>
      <w:r w:rsidR="002C2EFB">
        <w:rPr>
          <w:rFonts w:hint="cs"/>
          <w:rtl/>
        </w:rPr>
        <w:t>שך הטבעי של הקלאש והסקס פיסטולס</w:t>
      </w:r>
      <w:r w:rsidR="00A32CB5">
        <w:rPr>
          <w:rFonts w:hint="cs"/>
          <w:rtl/>
        </w:rPr>
        <w:t>,</w:t>
      </w:r>
      <w:r w:rsidR="002C2EFB">
        <w:rPr>
          <w:rFonts w:hint="cs"/>
          <w:rtl/>
        </w:rPr>
        <w:t xml:space="preserve"> ו</w:t>
      </w:r>
      <w:r w:rsidR="00CB73B9">
        <w:rPr>
          <w:rFonts w:hint="cs"/>
          <w:rtl/>
        </w:rPr>
        <w:t xml:space="preserve">זאת </w:t>
      </w:r>
      <w:r w:rsidR="001C5A04">
        <w:rPr>
          <w:rFonts w:hint="cs"/>
          <w:rtl/>
        </w:rPr>
        <w:t>הייתה</w:t>
      </w:r>
      <w:r w:rsidR="00CB73B9">
        <w:rPr>
          <w:rFonts w:hint="cs"/>
          <w:rtl/>
        </w:rPr>
        <w:t xml:space="preserve"> הפעם הראשונה</w:t>
      </w:r>
      <w:r w:rsidR="00605AB7">
        <w:rPr>
          <w:rFonts w:hint="cs"/>
          <w:rtl/>
        </w:rPr>
        <w:t xml:space="preserve"> בחייו</w:t>
      </w:r>
      <w:r w:rsidR="00CB73B9">
        <w:rPr>
          <w:rFonts w:hint="cs"/>
          <w:rtl/>
        </w:rPr>
        <w:t xml:space="preserve"> שעישן ודיבר</w:t>
      </w:r>
      <w:r w:rsidR="008F7765">
        <w:rPr>
          <w:rFonts w:hint="cs"/>
          <w:rtl/>
        </w:rPr>
        <w:t>.</w:t>
      </w:r>
      <w:r w:rsidR="00CB73B9">
        <w:rPr>
          <w:rFonts w:hint="cs"/>
          <w:rtl/>
        </w:rPr>
        <w:t xml:space="preserve"> </w:t>
      </w:r>
      <w:r w:rsidR="000E0E11">
        <w:rPr>
          <w:rFonts w:hint="cs"/>
          <w:rtl/>
        </w:rPr>
        <w:t>הוא אמר</w:t>
      </w:r>
      <w:r w:rsidR="009C6580">
        <w:rPr>
          <w:rFonts w:hint="cs"/>
          <w:rtl/>
        </w:rPr>
        <w:t>,</w:t>
      </w:r>
      <w:r w:rsidR="000E0E11">
        <w:rPr>
          <w:rFonts w:hint="cs"/>
          <w:rtl/>
        </w:rPr>
        <w:t xml:space="preserve"> </w:t>
      </w:r>
      <w:r w:rsidR="009C6580">
        <w:rPr>
          <w:rFonts w:hint="cs"/>
          <w:rtl/>
        </w:rPr>
        <w:t>"</w:t>
      </w:r>
      <w:r w:rsidR="000E0E11">
        <w:rPr>
          <w:rFonts w:hint="cs"/>
          <w:rtl/>
        </w:rPr>
        <w:t>אני שייך לדור הראשון שעבורו פאנק אי</w:t>
      </w:r>
      <w:r w:rsidR="00204948">
        <w:rPr>
          <w:rFonts w:hint="cs"/>
          <w:rtl/>
        </w:rPr>
        <w:t>נ</w:t>
      </w:r>
      <w:r w:rsidR="000E0E11">
        <w:rPr>
          <w:rFonts w:hint="cs"/>
          <w:rtl/>
        </w:rPr>
        <w:t>ה</w:t>
      </w:r>
      <w:r w:rsidR="00994621">
        <w:rPr>
          <w:rFonts w:hint="cs"/>
          <w:rtl/>
        </w:rPr>
        <w:t xml:space="preserve"> רק מילת זלזול מעליבה,</w:t>
      </w:r>
      <w:r w:rsidR="009C6580">
        <w:rPr>
          <w:rFonts w:hint="cs"/>
          <w:rtl/>
        </w:rPr>
        <w:t>"</w:t>
      </w:r>
      <w:r w:rsidR="00994621">
        <w:rPr>
          <w:rFonts w:hint="cs"/>
          <w:rtl/>
        </w:rPr>
        <w:t xml:space="preserve"> ורצה לו</w:t>
      </w:r>
      <w:r w:rsidR="000E0E11">
        <w:rPr>
          <w:rFonts w:hint="cs"/>
          <w:rtl/>
        </w:rPr>
        <w:t xml:space="preserve">מר </w:t>
      </w:r>
      <w:r w:rsidR="000E0E11">
        <w:rPr>
          <w:rtl/>
        </w:rPr>
        <w:t>–</w:t>
      </w:r>
      <w:r w:rsidR="000E0E11">
        <w:rPr>
          <w:rFonts w:hint="cs"/>
          <w:rtl/>
        </w:rPr>
        <w:t xml:space="preserve"> אני שייך לדור הראשון ש</w:t>
      </w:r>
      <w:r w:rsidR="007C4B1E">
        <w:rPr>
          <w:rFonts w:hint="cs"/>
          <w:rtl/>
        </w:rPr>
        <w:t>מלקט</w:t>
      </w:r>
      <w:r w:rsidR="000E0E11">
        <w:rPr>
          <w:rFonts w:hint="cs"/>
          <w:rtl/>
        </w:rPr>
        <w:t xml:space="preserve"> את כל מה שהדורות הקודמים זלזלו בו והופך אותו לקסום, וקיווה שזה הדור כולו ולא רק הוא עצמו, כי לבד לא יוכל</w:t>
      </w:r>
      <w:r w:rsidR="009C6580">
        <w:rPr>
          <w:rFonts w:hint="cs"/>
          <w:rtl/>
        </w:rPr>
        <w:t>.</w:t>
      </w:r>
      <w:r w:rsidR="000E0E11">
        <w:rPr>
          <w:rFonts w:hint="cs"/>
          <w:rtl/>
        </w:rPr>
        <w:t xml:space="preserve"> </w:t>
      </w:r>
      <w:r w:rsidR="0036682D">
        <w:rPr>
          <w:rFonts w:hint="cs"/>
          <w:rtl/>
        </w:rPr>
        <w:t>ו</w:t>
      </w:r>
      <w:r w:rsidR="009C6580">
        <w:rPr>
          <w:rFonts w:hint="cs"/>
          <w:rtl/>
        </w:rPr>
        <w:t>ב</w:t>
      </w:r>
      <w:r w:rsidR="002862F4">
        <w:rPr>
          <w:rFonts w:hint="cs"/>
          <w:rtl/>
        </w:rPr>
        <w:t>ליבו</w:t>
      </w:r>
      <w:r w:rsidR="002C0E8A">
        <w:rPr>
          <w:rFonts w:hint="cs"/>
          <w:rtl/>
        </w:rPr>
        <w:t xml:space="preserve"> </w:t>
      </w:r>
      <w:r w:rsidR="0036682D">
        <w:rPr>
          <w:rFonts w:hint="cs"/>
          <w:rtl/>
        </w:rPr>
        <w:t xml:space="preserve">ידע </w:t>
      </w:r>
      <w:r w:rsidR="002C0E8A">
        <w:rPr>
          <w:rFonts w:hint="cs"/>
          <w:rtl/>
        </w:rPr>
        <w:t>ש</w:t>
      </w:r>
      <w:r w:rsidR="002C0F62">
        <w:rPr>
          <w:rFonts w:hint="cs"/>
          <w:rtl/>
        </w:rPr>
        <w:t>אם יש את הקיור ו</w:t>
      </w:r>
      <w:r w:rsidR="00FE0E7F">
        <w:rPr>
          <w:rFonts w:hint="cs"/>
          <w:rtl/>
        </w:rPr>
        <w:t>אפילו</w:t>
      </w:r>
      <w:r w:rsidR="002C0F62">
        <w:rPr>
          <w:rFonts w:hint="cs"/>
          <w:rtl/>
        </w:rPr>
        <w:t xml:space="preserve"> </w:t>
      </w:r>
      <w:r w:rsidR="00553DDC">
        <w:rPr>
          <w:rFonts w:hint="cs"/>
          <w:rtl/>
        </w:rPr>
        <w:t>הסמית'ס</w:t>
      </w:r>
      <w:r w:rsidR="002C0F62">
        <w:rPr>
          <w:rFonts w:hint="cs"/>
          <w:rtl/>
        </w:rPr>
        <w:t xml:space="preserve"> </w:t>
      </w:r>
      <w:r w:rsidR="00FE0E7F" w:rsidRPr="00FE0E7F">
        <w:rPr>
          <w:rFonts w:cs="Times New Roman"/>
          <w:rtl/>
        </w:rPr>
        <w:t xml:space="preserve">הורשו להתקיים, </w:t>
      </w:r>
      <w:r w:rsidR="002C0F62">
        <w:rPr>
          <w:rFonts w:hint="cs"/>
          <w:rtl/>
        </w:rPr>
        <w:t>תמיד יהיה מי שיבין אותו בעולם.</w:t>
      </w:r>
      <w:r w:rsidR="002C0E8A">
        <w:rPr>
          <w:rFonts w:hint="cs"/>
          <w:rtl/>
        </w:rPr>
        <w:t xml:space="preserve"> </w:t>
      </w:r>
    </w:p>
    <w:p w14:paraId="56861645" w14:textId="1F73B10E" w:rsidR="004C792A" w:rsidRDefault="00CB73B9" w:rsidP="009427F7">
      <w:pPr>
        <w:rPr>
          <w:rtl/>
        </w:rPr>
      </w:pPr>
      <w:r>
        <w:rPr>
          <w:rFonts w:hint="cs"/>
          <w:rtl/>
        </w:rPr>
        <w:t>ו</w:t>
      </w:r>
      <w:r w:rsidR="0036682D">
        <w:rPr>
          <w:rFonts w:hint="cs"/>
          <w:rtl/>
        </w:rPr>
        <w:t xml:space="preserve">עוד </w:t>
      </w:r>
      <w:r w:rsidR="00712296">
        <w:rPr>
          <w:rFonts w:hint="cs"/>
          <w:rtl/>
        </w:rPr>
        <w:t>נזכר</w:t>
      </w:r>
      <w:r>
        <w:rPr>
          <w:rFonts w:hint="cs"/>
          <w:rtl/>
        </w:rPr>
        <w:t xml:space="preserve"> </w:t>
      </w:r>
      <w:r w:rsidR="00712296">
        <w:rPr>
          <w:rFonts w:hint="cs"/>
          <w:rtl/>
        </w:rPr>
        <w:t>ב</w:t>
      </w:r>
      <w:r w:rsidR="002C0F62">
        <w:rPr>
          <w:rFonts w:hint="cs"/>
          <w:rtl/>
        </w:rPr>
        <w:t>סיגריה</w:t>
      </w:r>
      <w:r>
        <w:rPr>
          <w:rFonts w:hint="cs"/>
          <w:rtl/>
        </w:rPr>
        <w:t xml:space="preserve"> </w:t>
      </w:r>
      <w:r w:rsidR="00994621">
        <w:rPr>
          <w:rFonts w:hint="cs"/>
          <w:rtl/>
        </w:rPr>
        <w:t xml:space="preserve">שעישן </w:t>
      </w:r>
      <w:r>
        <w:rPr>
          <w:rFonts w:hint="cs"/>
          <w:rtl/>
        </w:rPr>
        <w:t>כשישב על ספסל</w:t>
      </w:r>
      <w:r w:rsidR="00A32CB5">
        <w:rPr>
          <w:rFonts w:hint="cs"/>
          <w:rtl/>
        </w:rPr>
        <w:t xml:space="preserve"> </w:t>
      </w:r>
      <w:r>
        <w:rPr>
          <w:rFonts w:hint="cs"/>
          <w:rtl/>
        </w:rPr>
        <w:t>אבן לח בערבו של יום אפרורי וגשום</w:t>
      </w:r>
      <w:r w:rsidR="005A1DCB">
        <w:rPr>
          <w:rFonts w:hint="cs"/>
          <w:rtl/>
        </w:rPr>
        <w:t xml:space="preserve">, </w:t>
      </w:r>
      <w:r w:rsidR="005A1DCB" w:rsidRPr="003E4E5C">
        <w:rPr>
          <w:rFonts w:hint="eastAsia"/>
          <w:rtl/>
        </w:rPr>
        <w:t>על</w:t>
      </w:r>
      <w:r w:rsidR="005A1DCB" w:rsidRPr="003E4E5C">
        <w:rPr>
          <w:rtl/>
        </w:rPr>
        <w:t xml:space="preserve"> הגדה הדרומית של התמזה </w:t>
      </w:r>
      <w:r w:rsidR="00FE0E7F">
        <w:rPr>
          <w:rFonts w:hint="cs"/>
          <w:rtl/>
        </w:rPr>
        <w:t>[</w:t>
      </w:r>
      <w:r w:rsidR="00A24106" w:rsidRPr="003E4E5C">
        <w:rPr>
          <w:rFonts w:hint="eastAsia"/>
          <w:rtl/>
        </w:rPr>
        <w:t>סמוך</w:t>
      </w:r>
      <w:r w:rsidR="00A24106" w:rsidRPr="003E4E5C">
        <w:rPr>
          <w:rtl/>
        </w:rPr>
        <w:t xml:space="preserve"> </w:t>
      </w:r>
      <w:r w:rsidR="00A24106" w:rsidRPr="003E4E5C">
        <w:rPr>
          <w:rFonts w:hint="eastAsia"/>
          <w:rtl/>
        </w:rPr>
        <w:t>לתיאטרון</w:t>
      </w:r>
      <w:r w:rsidR="00A24106" w:rsidRPr="003E4E5C">
        <w:rPr>
          <w:rtl/>
        </w:rPr>
        <w:t xml:space="preserve"> הגלוב</w:t>
      </w:r>
      <w:r w:rsidR="00FE0E7F">
        <w:rPr>
          <w:rFonts w:hint="cs"/>
          <w:rtl/>
        </w:rPr>
        <w:t>]</w:t>
      </w:r>
      <w:r w:rsidR="00A24106" w:rsidRPr="003E4E5C">
        <w:rPr>
          <w:rtl/>
        </w:rPr>
        <w:t xml:space="preserve"> </w:t>
      </w:r>
      <w:r w:rsidR="005A1DCB" w:rsidRPr="003E4E5C">
        <w:rPr>
          <w:rFonts w:hint="eastAsia"/>
          <w:rtl/>
        </w:rPr>
        <w:t>מול</w:t>
      </w:r>
      <w:r w:rsidR="005A1DCB" w:rsidRPr="003E4E5C">
        <w:rPr>
          <w:rtl/>
        </w:rPr>
        <w:t xml:space="preserve"> </w:t>
      </w:r>
      <w:r w:rsidR="00A32CB5" w:rsidRPr="00A32CB5">
        <w:rPr>
          <w:rFonts w:cs="Times New Roman"/>
          <w:rtl/>
        </w:rPr>
        <w:t>קתדרלת סנט</w:t>
      </w:r>
      <w:r w:rsidR="005A1DCB" w:rsidRPr="003E4E5C">
        <w:rPr>
          <w:rtl/>
        </w:rPr>
        <w:t xml:space="preserve"> פול</w:t>
      </w:r>
      <w:r w:rsidR="00165314">
        <w:rPr>
          <w:rFonts w:hint="cs"/>
          <w:rtl/>
        </w:rPr>
        <w:t>.</w:t>
      </w:r>
      <w:r w:rsidR="005A1DCB" w:rsidRPr="003E4E5C">
        <w:rPr>
          <w:rtl/>
        </w:rPr>
        <w:t xml:space="preserve"> אביו </w:t>
      </w:r>
      <w:r w:rsidR="00A24106" w:rsidRPr="003E4E5C">
        <w:rPr>
          <w:rtl/>
        </w:rPr>
        <w:t>[</w:t>
      </w:r>
      <w:r w:rsidR="008D3782" w:rsidRPr="003E4E5C">
        <w:rPr>
          <w:rFonts w:hint="eastAsia"/>
          <w:rtl/>
        </w:rPr>
        <w:t>על</w:t>
      </w:r>
      <w:r w:rsidR="008D3782" w:rsidRPr="003E4E5C">
        <w:rPr>
          <w:rtl/>
        </w:rPr>
        <w:t xml:space="preserve"> </w:t>
      </w:r>
      <w:r w:rsidR="008D3782" w:rsidRPr="003E4E5C">
        <w:rPr>
          <w:rFonts w:hint="eastAsia"/>
          <w:rtl/>
        </w:rPr>
        <w:t>זעמו</w:t>
      </w:r>
      <w:r w:rsidR="008D3782" w:rsidRPr="003E4E5C">
        <w:rPr>
          <w:rtl/>
        </w:rPr>
        <w:t xml:space="preserve"> </w:t>
      </w:r>
      <w:r w:rsidR="008D3782" w:rsidRPr="003E4E5C">
        <w:rPr>
          <w:rFonts w:hint="eastAsia"/>
          <w:rtl/>
        </w:rPr>
        <w:t>הכבוש</w:t>
      </w:r>
      <w:r w:rsidR="0032606C" w:rsidRPr="003E4E5C">
        <w:rPr>
          <w:rtl/>
        </w:rPr>
        <w:t xml:space="preserve">, על </w:t>
      </w:r>
      <w:r w:rsidR="0032606C" w:rsidRPr="003E4E5C">
        <w:rPr>
          <w:rFonts w:cs="Times New Roman" w:hint="eastAsia"/>
          <w:rtl/>
        </w:rPr>
        <w:t>תקיפותו</w:t>
      </w:r>
      <w:r w:rsidR="0032606C" w:rsidRPr="003E4E5C">
        <w:rPr>
          <w:rFonts w:cs="Times New Roman"/>
          <w:rtl/>
        </w:rPr>
        <w:t xml:space="preserve"> </w:t>
      </w:r>
      <w:r w:rsidR="0032606C" w:rsidRPr="003E4E5C">
        <w:rPr>
          <w:rFonts w:cs="Times New Roman" w:hint="eastAsia"/>
          <w:rtl/>
        </w:rPr>
        <w:t>האילמת</w:t>
      </w:r>
      <w:r w:rsidR="008D3782" w:rsidRPr="003E4E5C">
        <w:rPr>
          <w:rtl/>
        </w:rPr>
        <w:t xml:space="preserve"> </w:t>
      </w:r>
      <w:r w:rsidR="005A1DCB" w:rsidRPr="003E4E5C">
        <w:rPr>
          <w:rFonts w:hint="eastAsia"/>
          <w:rtl/>
        </w:rPr>
        <w:t>ו</w:t>
      </w:r>
      <w:r w:rsidR="00C051E0" w:rsidRPr="003E4E5C">
        <w:rPr>
          <w:rFonts w:hint="eastAsia"/>
          <w:rtl/>
        </w:rPr>
        <w:t>עם</w:t>
      </w:r>
      <w:r w:rsidR="00A24106" w:rsidRPr="003E4E5C">
        <w:rPr>
          <w:rtl/>
        </w:rPr>
        <w:t>]</w:t>
      </w:r>
      <w:r w:rsidR="00C051E0" w:rsidRPr="003E4E5C">
        <w:rPr>
          <w:rtl/>
        </w:rPr>
        <w:t xml:space="preserve"> </w:t>
      </w:r>
      <w:r w:rsidR="00A24106" w:rsidRPr="003E4E5C">
        <w:rPr>
          <w:rFonts w:hint="eastAsia"/>
          <w:rtl/>
        </w:rPr>
        <w:t>ו</w:t>
      </w:r>
      <w:r w:rsidR="005A1DCB" w:rsidRPr="003E4E5C">
        <w:rPr>
          <w:rFonts w:hint="eastAsia"/>
          <w:rtl/>
        </w:rPr>
        <w:t>צוות</w:t>
      </w:r>
      <w:r w:rsidR="005A1DCB" w:rsidRPr="003E4E5C">
        <w:rPr>
          <w:rtl/>
        </w:rPr>
        <w:t xml:space="preserve"> </w:t>
      </w:r>
      <w:r w:rsidR="005A1DCB" w:rsidRPr="003E4E5C">
        <w:rPr>
          <w:rFonts w:hint="eastAsia"/>
          <w:rtl/>
        </w:rPr>
        <w:t>המהנדסים</w:t>
      </w:r>
      <w:r w:rsidR="005A1DCB" w:rsidRPr="003E4E5C">
        <w:rPr>
          <w:rtl/>
        </w:rPr>
        <w:t xml:space="preserve"> </w:t>
      </w:r>
      <w:r w:rsidR="008D3782" w:rsidRPr="003E4E5C">
        <w:rPr>
          <w:rFonts w:hint="eastAsia"/>
          <w:rtl/>
        </w:rPr>
        <w:t>המבוהל</w:t>
      </w:r>
      <w:r w:rsidR="008D3782" w:rsidRPr="003E4E5C">
        <w:rPr>
          <w:rtl/>
        </w:rPr>
        <w:t xml:space="preserve"> </w:t>
      </w:r>
      <w:r w:rsidR="005A1DCB" w:rsidRPr="003E4E5C">
        <w:rPr>
          <w:rFonts w:hint="eastAsia"/>
          <w:rtl/>
        </w:rPr>
        <w:t>שבפיקודו</w:t>
      </w:r>
      <w:r w:rsidR="005A1DCB" w:rsidRPr="003E4E5C">
        <w:rPr>
          <w:rtl/>
        </w:rPr>
        <w:t xml:space="preserve"> </w:t>
      </w:r>
      <w:r w:rsidR="005A1DCB" w:rsidRPr="003E4E5C">
        <w:rPr>
          <w:rFonts w:hint="eastAsia"/>
          <w:rtl/>
        </w:rPr>
        <w:t>סיימו</w:t>
      </w:r>
      <w:r w:rsidR="005A1DCB" w:rsidRPr="003E4E5C">
        <w:rPr>
          <w:rtl/>
        </w:rPr>
        <w:t xml:space="preserve"> </w:t>
      </w:r>
      <w:r w:rsidR="005A1DCB" w:rsidRPr="003E4E5C">
        <w:rPr>
          <w:rFonts w:hint="eastAsia"/>
          <w:rtl/>
        </w:rPr>
        <w:t>את</w:t>
      </w:r>
      <w:r w:rsidR="005A1DCB" w:rsidRPr="003E4E5C">
        <w:rPr>
          <w:rtl/>
        </w:rPr>
        <w:t xml:space="preserve"> </w:t>
      </w:r>
      <w:r w:rsidR="005A1DCB" w:rsidRPr="003E4E5C">
        <w:rPr>
          <w:rFonts w:hint="eastAsia"/>
          <w:rtl/>
        </w:rPr>
        <w:t>עבודת</w:t>
      </w:r>
      <w:r w:rsidR="005A1DCB" w:rsidRPr="003E4E5C">
        <w:rPr>
          <w:rtl/>
        </w:rPr>
        <w:t xml:space="preserve"> המדידות </w:t>
      </w:r>
      <w:r w:rsidR="008D3782" w:rsidRPr="003E4E5C">
        <w:rPr>
          <w:rFonts w:hint="eastAsia"/>
          <w:rtl/>
        </w:rPr>
        <w:t>עבור</w:t>
      </w:r>
      <w:r w:rsidR="005A1DCB" w:rsidRPr="003E4E5C">
        <w:rPr>
          <w:rtl/>
        </w:rPr>
        <w:t xml:space="preserve"> גשר </w:t>
      </w:r>
      <w:r w:rsidR="008D3782" w:rsidRPr="003E4E5C">
        <w:rPr>
          <w:rFonts w:hint="eastAsia"/>
          <w:rtl/>
        </w:rPr>
        <w:t>חדש</w:t>
      </w:r>
      <w:r w:rsidR="008D3782" w:rsidRPr="003E4E5C">
        <w:rPr>
          <w:rtl/>
        </w:rPr>
        <w:t xml:space="preserve"> </w:t>
      </w:r>
      <w:r w:rsidR="008D3782" w:rsidRPr="003E4E5C">
        <w:rPr>
          <w:rFonts w:hint="eastAsia"/>
          <w:rtl/>
        </w:rPr>
        <w:t>ש</w:t>
      </w:r>
      <w:r w:rsidR="0036682D" w:rsidRPr="0036682D">
        <w:rPr>
          <w:rFonts w:cs="Times New Roman"/>
          <w:rtl/>
        </w:rPr>
        <w:t>עתיד היה לה</w:t>
      </w:r>
      <w:r w:rsidR="00165314">
        <w:rPr>
          <w:rFonts w:cs="Times New Roman" w:hint="cs"/>
          <w:rtl/>
        </w:rPr>
        <w:t>י</w:t>
      </w:r>
      <w:r w:rsidR="00FE0E7F">
        <w:rPr>
          <w:rFonts w:cs="Times New Roman" w:hint="cs"/>
          <w:rtl/>
        </w:rPr>
        <w:t>בנות</w:t>
      </w:r>
      <w:r w:rsidR="008D3782" w:rsidRPr="003E4E5C">
        <w:rPr>
          <w:rtl/>
        </w:rPr>
        <w:t xml:space="preserve"> </w:t>
      </w:r>
      <w:r w:rsidR="008D3782" w:rsidRPr="003E4E5C">
        <w:rPr>
          <w:rFonts w:hint="eastAsia"/>
          <w:rtl/>
        </w:rPr>
        <w:t>במקום</w:t>
      </w:r>
      <w:r w:rsidR="008D3782" w:rsidRPr="003E4E5C">
        <w:rPr>
          <w:rtl/>
        </w:rPr>
        <w:t xml:space="preserve"> [גשר </w:t>
      </w:r>
      <w:r w:rsidR="008D3782" w:rsidRPr="003E4E5C">
        <w:rPr>
          <w:rFonts w:hint="eastAsia"/>
          <w:rtl/>
        </w:rPr>
        <w:t>המלניום</w:t>
      </w:r>
      <w:r w:rsidR="008D3782" w:rsidRPr="003E4E5C">
        <w:rPr>
          <w:rtl/>
        </w:rPr>
        <w:t>]</w:t>
      </w:r>
      <w:r w:rsidR="00165314">
        <w:rPr>
          <w:rFonts w:hint="cs"/>
          <w:rtl/>
        </w:rPr>
        <w:t>, אבל</w:t>
      </w:r>
      <w:r w:rsidRPr="003E4E5C">
        <w:rPr>
          <w:rtl/>
        </w:rPr>
        <w:t xml:space="preserve"> </w:t>
      </w:r>
      <w:r w:rsidR="00162B3F" w:rsidRPr="003E4E5C">
        <w:rPr>
          <w:rtl/>
        </w:rPr>
        <w:t>אלכס ביצע איז</w:t>
      </w:r>
      <w:r w:rsidR="0020034F">
        <w:rPr>
          <w:rFonts w:hint="cs"/>
          <w:rtl/>
        </w:rPr>
        <w:t>ה</w:t>
      </w:r>
      <w:r w:rsidR="00162B3F" w:rsidRPr="003E4E5C">
        <w:rPr>
          <w:rtl/>
        </w:rPr>
        <w:t xml:space="preserve"> </w:t>
      </w:r>
      <w:r w:rsidR="0020034F">
        <w:rPr>
          <w:rFonts w:hint="cs"/>
          <w:rtl/>
        </w:rPr>
        <w:t>דבר</w:t>
      </w:r>
      <w:r w:rsidR="00D41B1D">
        <w:rPr>
          <w:rFonts w:hint="cs"/>
          <w:rtl/>
        </w:rPr>
        <w:t xml:space="preserve"> </w:t>
      </w:r>
      <w:r w:rsidR="00162B3F" w:rsidRPr="003E4E5C">
        <w:rPr>
          <w:rFonts w:hint="eastAsia"/>
          <w:rtl/>
        </w:rPr>
        <w:t>עב</w:t>
      </w:r>
      <w:r w:rsidR="0020034F">
        <w:rPr>
          <w:rFonts w:hint="cs"/>
          <w:rtl/>
        </w:rPr>
        <w:t>י</w:t>
      </w:r>
      <w:r w:rsidR="00162B3F" w:rsidRPr="003E4E5C">
        <w:rPr>
          <w:rFonts w:hint="eastAsia"/>
          <w:rtl/>
        </w:rPr>
        <w:t>רה</w:t>
      </w:r>
      <w:r w:rsidR="00162B3F" w:rsidRPr="003E4E5C">
        <w:rPr>
          <w:rtl/>
        </w:rPr>
        <w:t xml:space="preserve"> </w:t>
      </w:r>
      <w:r w:rsidR="00165314">
        <w:rPr>
          <w:rFonts w:hint="cs"/>
          <w:rtl/>
        </w:rPr>
        <w:t>עלום [</w:t>
      </w:r>
      <w:r w:rsidR="009C6580">
        <w:rPr>
          <w:rFonts w:hint="cs"/>
          <w:rtl/>
        </w:rPr>
        <w:t>שכבר נש</w:t>
      </w:r>
      <w:r w:rsidR="0020034F">
        <w:rPr>
          <w:rFonts w:hint="cs"/>
          <w:rtl/>
        </w:rPr>
        <w:t>ת</w:t>
      </w:r>
      <w:r w:rsidR="009C6580">
        <w:rPr>
          <w:rFonts w:hint="cs"/>
          <w:rtl/>
        </w:rPr>
        <w:t>כח מ</w:t>
      </w:r>
      <w:r w:rsidR="0020034F">
        <w:rPr>
          <w:rFonts w:hint="cs"/>
          <w:rtl/>
        </w:rPr>
        <w:t>ליב</w:t>
      </w:r>
      <w:r w:rsidR="009C6580">
        <w:rPr>
          <w:rFonts w:hint="cs"/>
          <w:rtl/>
        </w:rPr>
        <w:t>ו אבל</w:t>
      </w:r>
      <w:r w:rsidR="004A0384" w:rsidRPr="003E4E5C">
        <w:rPr>
          <w:rtl/>
        </w:rPr>
        <w:t xml:space="preserve"> </w:t>
      </w:r>
      <w:r w:rsidR="004A0384" w:rsidRPr="003E4E5C">
        <w:rPr>
          <w:rFonts w:hint="eastAsia"/>
          <w:rtl/>
        </w:rPr>
        <w:t>שכמנהגן</w:t>
      </w:r>
      <w:r w:rsidR="004A0384" w:rsidRPr="003E4E5C">
        <w:rPr>
          <w:rtl/>
        </w:rPr>
        <w:t xml:space="preserve"> </w:t>
      </w:r>
      <w:r w:rsidR="004A0384" w:rsidRPr="003E4E5C">
        <w:rPr>
          <w:rFonts w:hint="eastAsia"/>
          <w:rtl/>
        </w:rPr>
        <w:t>של</w:t>
      </w:r>
      <w:r w:rsidR="004A0384" w:rsidRPr="003E4E5C">
        <w:rPr>
          <w:rtl/>
        </w:rPr>
        <w:t xml:space="preserve"> </w:t>
      </w:r>
      <w:r w:rsidR="004A0384" w:rsidRPr="003E4E5C">
        <w:rPr>
          <w:rFonts w:hint="eastAsia"/>
          <w:rtl/>
        </w:rPr>
        <w:t>עברותיו</w:t>
      </w:r>
      <w:r w:rsidR="004A0384" w:rsidRPr="003E4E5C">
        <w:rPr>
          <w:rtl/>
        </w:rPr>
        <w:t xml:space="preserve"> </w:t>
      </w:r>
      <w:r w:rsidR="004A0384" w:rsidRPr="003E4E5C">
        <w:rPr>
          <w:rFonts w:hint="eastAsia"/>
          <w:rtl/>
        </w:rPr>
        <w:t>של</w:t>
      </w:r>
      <w:r w:rsidR="004A0384" w:rsidRPr="003E4E5C">
        <w:rPr>
          <w:rtl/>
        </w:rPr>
        <w:t xml:space="preserve"> </w:t>
      </w:r>
      <w:r w:rsidR="004A0384" w:rsidRPr="003E4E5C">
        <w:rPr>
          <w:rFonts w:hint="eastAsia"/>
          <w:rtl/>
        </w:rPr>
        <w:t>אלכס</w:t>
      </w:r>
      <w:r w:rsidR="00162B3F" w:rsidRPr="003E4E5C">
        <w:rPr>
          <w:rtl/>
        </w:rPr>
        <w:t xml:space="preserve"> אין עליה מחילה ואין עליה כפרה</w:t>
      </w:r>
      <w:r w:rsidR="004A0384" w:rsidRPr="003E4E5C">
        <w:rPr>
          <w:rtl/>
        </w:rPr>
        <w:t>,</w:t>
      </w:r>
      <w:r w:rsidR="00162B3F" w:rsidRPr="003E4E5C">
        <w:rPr>
          <w:rtl/>
        </w:rPr>
        <w:t xml:space="preserve"> </w:t>
      </w:r>
      <w:r w:rsidR="004A0384" w:rsidRPr="003E4E5C">
        <w:rPr>
          <w:rFonts w:hint="eastAsia"/>
          <w:rtl/>
        </w:rPr>
        <w:t>ו</w:t>
      </w:r>
      <w:r w:rsidR="00162B3F" w:rsidRPr="003E4E5C">
        <w:rPr>
          <w:rFonts w:hint="eastAsia"/>
          <w:rtl/>
        </w:rPr>
        <w:t>ש</w:t>
      </w:r>
      <w:r w:rsidR="009C6580">
        <w:rPr>
          <w:rFonts w:hint="cs"/>
          <w:rtl/>
        </w:rPr>
        <w:t xml:space="preserve">] </w:t>
      </w:r>
      <w:r w:rsidR="00165314">
        <w:rPr>
          <w:rFonts w:hint="cs"/>
          <w:rtl/>
        </w:rPr>
        <w:t>ש</w:t>
      </w:r>
      <w:r w:rsidR="00162B3F" w:rsidRPr="003E4E5C">
        <w:rPr>
          <w:rFonts w:hint="eastAsia"/>
          <w:rtl/>
        </w:rPr>
        <w:t>חומרת</w:t>
      </w:r>
      <w:r w:rsidR="0020034F">
        <w:rPr>
          <w:rFonts w:hint="cs"/>
          <w:rtl/>
        </w:rPr>
        <w:t>ו</w:t>
      </w:r>
      <w:r w:rsidR="00162B3F" w:rsidRPr="003E4E5C">
        <w:rPr>
          <w:rtl/>
        </w:rPr>
        <w:t xml:space="preserve"> </w:t>
      </w:r>
      <w:r w:rsidR="009C6580">
        <w:rPr>
          <w:rFonts w:hint="cs"/>
          <w:rtl/>
        </w:rPr>
        <w:t xml:space="preserve">בעיני אביו </w:t>
      </w:r>
      <w:r w:rsidR="0020034F">
        <w:rPr>
          <w:rFonts w:hint="cs"/>
          <w:rtl/>
        </w:rPr>
        <w:t>הצדיק</w:t>
      </w:r>
      <w:r w:rsidR="000965B5">
        <w:rPr>
          <w:rFonts w:hint="cs"/>
          <w:rtl/>
        </w:rPr>
        <w:t>ה</w:t>
      </w:r>
      <w:r w:rsidR="0020034F">
        <w:rPr>
          <w:rFonts w:hint="cs"/>
          <w:rtl/>
        </w:rPr>
        <w:t xml:space="preserve"> את</w:t>
      </w:r>
      <w:r w:rsidR="009C6580">
        <w:rPr>
          <w:rFonts w:hint="cs"/>
          <w:rtl/>
        </w:rPr>
        <w:t xml:space="preserve"> </w:t>
      </w:r>
      <w:r w:rsidR="0020034F">
        <w:rPr>
          <w:rFonts w:hint="cs"/>
          <w:rtl/>
        </w:rPr>
        <w:t>הפקרתו</w:t>
      </w:r>
      <w:r w:rsidR="00162B3F" w:rsidRPr="003E4E5C">
        <w:rPr>
          <w:rtl/>
        </w:rPr>
        <w:t xml:space="preserve"> </w:t>
      </w:r>
      <w:r w:rsidR="004A0384" w:rsidRPr="003E4E5C">
        <w:rPr>
          <w:rFonts w:hint="eastAsia"/>
          <w:rtl/>
        </w:rPr>
        <w:t>שם</w:t>
      </w:r>
      <w:r w:rsidR="004A0384" w:rsidRPr="003E4E5C">
        <w:rPr>
          <w:rtl/>
        </w:rPr>
        <w:t xml:space="preserve"> </w:t>
      </w:r>
      <w:r w:rsidR="00162B3F" w:rsidRPr="003E4E5C">
        <w:rPr>
          <w:rFonts w:hint="eastAsia"/>
          <w:rtl/>
        </w:rPr>
        <w:t>ל</w:t>
      </w:r>
      <w:r w:rsidR="000965B5">
        <w:rPr>
          <w:rFonts w:hint="cs"/>
          <w:rtl/>
        </w:rPr>
        <w:t>נפשו</w:t>
      </w:r>
      <w:r w:rsidR="00D159CB" w:rsidRPr="00D159CB">
        <w:rPr>
          <w:rFonts w:cs="Times New Roman"/>
          <w:rtl/>
        </w:rPr>
        <w:t xml:space="preserve"> (כי לא הזדרז להביע חרטה רהוטה ודומעת). אלכס</w:t>
      </w:r>
      <w:r w:rsidR="00D159CB" w:rsidRPr="00D159CB">
        <w:rPr>
          <w:rFonts w:cs="Times New Roman" w:hint="cs"/>
          <w:rtl/>
        </w:rPr>
        <w:t xml:space="preserve"> </w:t>
      </w:r>
      <w:r w:rsidR="00D159CB">
        <w:rPr>
          <w:rFonts w:hint="cs"/>
          <w:rtl/>
        </w:rPr>
        <w:t>[</w:t>
      </w:r>
      <w:r w:rsidR="00162B3F" w:rsidRPr="003E4E5C">
        <w:rPr>
          <w:rtl/>
        </w:rPr>
        <w:t>ושיעשה מה שהוא רוצה</w:t>
      </w:r>
      <w:r w:rsidR="00C74D9F" w:rsidRPr="00C74D9F">
        <w:rPr>
          <w:rFonts w:cs="Times New Roman"/>
          <w:rtl/>
        </w:rPr>
        <w:t xml:space="preserve"> (וכדאי שירצה להביע חרטה כנה)</w:t>
      </w:r>
      <w:r w:rsidR="00712296">
        <w:rPr>
          <w:rFonts w:hint="cs"/>
          <w:rtl/>
        </w:rPr>
        <w:t>.</w:t>
      </w:r>
      <w:r w:rsidR="00162B3F" w:rsidRPr="003E4E5C">
        <w:rPr>
          <w:rtl/>
        </w:rPr>
        <w:t xml:space="preserve"> </w:t>
      </w:r>
      <w:r w:rsidR="0020034F" w:rsidRPr="0020034F">
        <w:rPr>
          <w:rFonts w:cs="Times New Roman"/>
          <w:rtl/>
        </w:rPr>
        <w:t>הוא לא ידע מה הוא רוצה, בינתיים</w:t>
      </w:r>
      <w:r w:rsidR="00D159CB">
        <w:rPr>
          <w:rFonts w:cs="Times New Roman" w:hint="cs"/>
          <w:rtl/>
        </w:rPr>
        <w:t>]</w:t>
      </w:r>
      <w:r w:rsidR="0020034F" w:rsidRPr="0020034F">
        <w:rPr>
          <w:rFonts w:cs="Times New Roman"/>
          <w:rtl/>
        </w:rPr>
        <w:t xml:space="preserve"> צילם כמה תיירים שיצאו מתיאטרון</w:t>
      </w:r>
      <w:r w:rsidR="000965B5">
        <w:rPr>
          <w:rFonts w:cs="Times New Roman" w:hint="cs"/>
          <w:rtl/>
        </w:rPr>
        <w:t xml:space="preserve"> </w:t>
      </w:r>
      <w:r w:rsidR="000965B5" w:rsidRPr="000965B5">
        <w:rPr>
          <w:rFonts w:cs="Times New Roman"/>
          <w:rtl/>
        </w:rPr>
        <w:t>הגלובּ וביקשו שינציח אותם על רקע הנהר והקתדרלה</w:t>
      </w:r>
      <w:r w:rsidR="0020034F" w:rsidRPr="0020034F">
        <w:rPr>
          <w:rFonts w:cs="Times New Roman"/>
          <w:rtl/>
        </w:rPr>
        <w:t>, ולבסוף</w:t>
      </w:r>
      <w:r w:rsidR="00D41B1D">
        <w:rPr>
          <w:rFonts w:cs="Times New Roman" w:hint="cs"/>
          <w:rtl/>
        </w:rPr>
        <w:t>,</w:t>
      </w:r>
      <w:r w:rsidR="0020034F" w:rsidRPr="0020034F">
        <w:rPr>
          <w:rFonts w:cs="Times New Roman"/>
          <w:rtl/>
        </w:rPr>
        <w:t xml:space="preserve"> כש</w:t>
      </w:r>
      <w:r w:rsidR="00C74D9F" w:rsidRPr="00C74D9F">
        <w:rPr>
          <w:rFonts w:cs="Times New Roman"/>
          <w:rtl/>
        </w:rPr>
        <w:t>צינה עזה ירדה ו</w:t>
      </w:r>
      <w:r w:rsidR="0020034F" w:rsidRPr="0020034F">
        <w:rPr>
          <w:rFonts w:cs="Times New Roman"/>
          <w:rtl/>
        </w:rPr>
        <w:t>ה</w:t>
      </w:r>
      <w:r w:rsidR="00271F95">
        <w:rPr>
          <w:rFonts w:cs="Times New Roman"/>
          <w:rtl/>
        </w:rPr>
        <w:t>אזור</w:t>
      </w:r>
      <w:r w:rsidR="0020034F" w:rsidRPr="0020034F">
        <w:rPr>
          <w:rFonts w:cs="Times New Roman"/>
          <w:rtl/>
        </w:rPr>
        <w:t xml:space="preserve"> נ</w:t>
      </w:r>
      <w:r w:rsidR="00C74D9F">
        <w:rPr>
          <w:rFonts w:cs="Times New Roman" w:hint="cs"/>
          <w:rtl/>
        </w:rPr>
        <w:t>נטש</w:t>
      </w:r>
      <w:r w:rsidR="00D41B1D">
        <w:rPr>
          <w:rFonts w:cs="Times New Roman" w:hint="cs"/>
          <w:rtl/>
        </w:rPr>
        <w:t>,</w:t>
      </w:r>
      <w:r w:rsidR="0020034F" w:rsidRPr="0020034F">
        <w:rPr>
          <w:rFonts w:cs="Times New Roman"/>
          <w:rtl/>
        </w:rPr>
        <w:t xml:space="preserve"> </w:t>
      </w:r>
      <w:r w:rsidR="00EB3E2B">
        <w:rPr>
          <w:rFonts w:cs="Times New Roman" w:hint="cs"/>
          <w:rtl/>
        </w:rPr>
        <w:t xml:space="preserve">הוא </w:t>
      </w:r>
      <w:r w:rsidR="0020034F" w:rsidRPr="0020034F">
        <w:rPr>
          <w:rFonts w:cs="Times New Roman"/>
          <w:rtl/>
        </w:rPr>
        <w:t>התיישב על ספסל</w:t>
      </w:r>
      <w:r w:rsidR="00D41B1D">
        <w:rPr>
          <w:rFonts w:cs="Times New Roman" w:hint="cs"/>
          <w:rtl/>
        </w:rPr>
        <w:t xml:space="preserve"> </w:t>
      </w:r>
      <w:r w:rsidR="0020034F" w:rsidRPr="0020034F">
        <w:rPr>
          <w:rFonts w:cs="Times New Roman"/>
          <w:rtl/>
        </w:rPr>
        <w:t xml:space="preserve">האבן </w:t>
      </w:r>
      <w:r w:rsidR="000965B5">
        <w:rPr>
          <w:rFonts w:cs="Times New Roman" w:hint="cs"/>
          <w:rtl/>
        </w:rPr>
        <w:t xml:space="preserve">הלח </w:t>
      </w:r>
      <w:r w:rsidR="0020034F" w:rsidRPr="0020034F">
        <w:rPr>
          <w:rFonts w:cs="Times New Roman"/>
          <w:rtl/>
        </w:rPr>
        <w:t xml:space="preserve">ועישן את הסיגריה שאחד מהם נתן לו. </w:t>
      </w:r>
      <w:r>
        <w:rPr>
          <w:rFonts w:hint="cs"/>
          <w:rtl/>
        </w:rPr>
        <w:t>השמש שנטתה לשקוע הגיחה דרך קרע בעננים</w:t>
      </w:r>
      <w:r w:rsidR="00994621">
        <w:rPr>
          <w:rFonts w:hint="cs"/>
          <w:rtl/>
        </w:rPr>
        <w:t>,</w:t>
      </w:r>
      <w:r>
        <w:rPr>
          <w:rFonts w:hint="cs"/>
          <w:rtl/>
        </w:rPr>
        <w:t xml:space="preserve"> קרוב</w:t>
      </w:r>
      <w:r w:rsidR="00C90C6C">
        <w:rPr>
          <w:rFonts w:hint="cs"/>
          <w:rtl/>
        </w:rPr>
        <w:t xml:space="preserve"> מאוד </w:t>
      </w:r>
      <w:r>
        <w:rPr>
          <w:rFonts w:hint="cs"/>
          <w:rtl/>
        </w:rPr>
        <w:t>לאופק, ו</w:t>
      </w:r>
      <w:r w:rsidR="008D3782">
        <w:rPr>
          <w:rFonts w:hint="cs"/>
          <w:rtl/>
        </w:rPr>
        <w:t xml:space="preserve">אלכס נשטף </w:t>
      </w:r>
      <w:r w:rsidR="002862F4">
        <w:rPr>
          <w:rFonts w:hint="cs"/>
          <w:rtl/>
        </w:rPr>
        <w:t>להרף</w:t>
      </w:r>
      <w:r w:rsidR="00D41B1D">
        <w:rPr>
          <w:rFonts w:hint="cs"/>
          <w:rtl/>
        </w:rPr>
        <w:t xml:space="preserve"> </w:t>
      </w:r>
      <w:r w:rsidR="002862F4">
        <w:rPr>
          <w:rFonts w:hint="cs"/>
          <w:rtl/>
        </w:rPr>
        <w:t xml:space="preserve">עין </w:t>
      </w:r>
      <w:r>
        <w:rPr>
          <w:rFonts w:hint="cs"/>
          <w:rtl/>
        </w:rPr>
        <w:t>באור כתום</w:t>
      </w:r>
      <w:r w:rsidR="002862F4">
        <w:rPr>
          <w:rFonts w:hint="cs"/>
          <w:rtl/>
        </w:rPr>
        <w:t xml:space="preserve"> וחם</w:t>
      </w:r>
      <w:r w:rsidR="00712296">
        <w:rPr>
          <w:rFonts w:hint="cs"/>
          <w:rtl/>
        </w:rPr>
        <w:t>.</w:t>
      </w:r>
      <w:r w:rsidR="002862F4">
        <w:rPr>
          <w:rFonts w:hint="cs"/>
          <w:rtl/>
        </w:rPr>
        <w:t xml:space="preserve"> כך זכר את האור</w:t>
      </w:r>
      <w:r w:rsidR="003A58B7">
        <w:rPr>
          <w:rFonts w:hint="cs"/>
          <w:rtl/>
        </w:rPr>
        <w:t xml:space="preserve"> תוך כדי עישון </w:t>
      </w:r>
      <w:r w:rsidR="004A0384">
        <w:rPr>
          <w:rFonts w:hint="cs"/>
          <w:rtl/>
        </w:rPr>
        <w:t xml:space="preserve">אותה </w:t>
      </w:r>
      <w:r w:rsidR="003A58B7">
        <w:rPr>
          <w:rFonts w:hint="cs"/>
          <w:rtl/>
        </w:rPr>
        <w:t>סיגריה</w:t>
      </w:r>
      <w:r w:rsidR="002862F4">
        <w:rPr>
          <w:rFonts w:hint="cs"/>
          <w:rtl/>
        </w:rPr>
        <w:t xml:space="preserve">, </w:t>
      </w:r>
      <w:r w:rsidR="004A0384">
        <w:rPr>
          <w:rFonts w:hint="cs"/>
          <w:rtl/>
        </w:rPr>
        <w:t xml:space="preserve">אור </w:t>
      </w:r>
      <w:r w:rsidR="00EB3E2B" w:rsidRPr="00EB3E2B">
        <w:rPr>
          <w:rFonts w:cs="Times New Roman"/>
          <w:rtl/>
        </w:rPr>
        <w:t>ממיס ו</w:t>
      </w:r>
      <w:r w:rsidR="002862F4">
        <w:rPr>
          <w:rFonts w:hint="cs"/>
          <w:rtl/>
        </w:rPr>
        <w:t>חם.</w:t>
      </w:r>
      <w:r>
        <w:rPr>
          <w:rFonts w:hint="cs"/>
          <w:rtl/>
        </w:rPr>
        <w:t xml:space="preserve"> </w:t>
      </w:r>
    </w:p>
    <w:p w14:paraId="37C8104D" w14:textId="0310F26D" w:rsidR="00EF3FC9" w:rsidRDefault="00CB73B9" w:rsidP="009427F7">
      <w:pPr>
        <w:rPr>
          <w:rtl/>
        </w:rPr>
      </w:pPr>
      <w:r>
        <w:rPr>
          <w:rFonts w:hint="cs"/>
          <w:rtl/>
        </w:rPr>
        <w:t>ו</w:t>
      </w:r>
      <w:r w:rsidR="001C5A04">
        <w:rPr>
          <w:rFonts w:hint="cs"/>
          <w:rtl/>
        </w:rPr>
        <w:t>הייתה</w:t>
      </w:r>
      <w:r>
        <w:rPr>
          <w:rFonts w:hint="cs"/>
          <w:rtl/>
        </w:rPr>
        <w:t xml:space="preserve"> </w:t>
      </w:r>
      <w:r w:rsidR="00E8597C">
        <w:rPr>
          <w:rFonts w:hint="cs"/>
          <w:rtl/>
        </w:rPr>
        <w:t>הסיגריה</w:t>
      </w:r>
      <w:r>
        <w:rPr>
          <w:rFonts w:hint="cs"/>
          <w:rtl/>
        </w:rPr>
        <w:t xml:space="preserve"> בחזרה מבית-</w:t>
      </w:r>
      <w:r w:rsidR="000965B5">
        <w:rPr>
          <w:rFonts w:hint="cs"/>
          <w:rtl/>
        </w:rPr>
        <w:t>ה</w:t>
      </w:r>
      <w:r>
        <w:rPr>
          <w:rFonts w:hint="cs"/>
          <w:rtl/>
        </w:rPr>
        <w:t xml:space="preserve">ספר דרך הפארק, כשהגנן </w:t>
      </w:r>
      <w:r w:rsidR="00712296">
        <w:rPr>
          <w:rFonts w:hint="cs"/>
          <w:rtl/>
        </w:rPr>
        <w:t>(</w:t>
      </w:r>
      <w:r w:rsidR="002862F4">
        <w:rPr>
          <w:rFonts w:hint="cs"/>
          <w:rtl/>
        </w:rPr>
        <w:t xml:space="preserve">שהיה סרבי </w:t>
      </w:r>
      <w:r w:rsidR="00D41B1D">
        <w:rPr>
          <w:rFonts w:hint="cs"/>
          <w:rtl/>
        </w:rPr>
        <w:t xml:space="preserve">או </w:t>
      </w:r>
      <w:r w:rsidR="002862F4">
        <w:rPr>
          <w:rFonts w:hint="cs"/>
          <w:rtl/>
        </w:rPr>
        <w:t>אולי קרואטי או מ</w:t>
      </w:r>
      <w:r w:rsidR="00712296">
        <w:rPr>
          <w:rFonts w:hint="cs"/>
          <w:rtl/>
        </w:rPr>
        <w:t>אותן</w:t>
      </w:r>
      <w:r w:rsidR="002862F4">
        <w:rPr>
          <w:rFonts w:cs="Times New Roman"/>
          <w:rtl/>
        </w:rPr>
        <w:t xml:space="preserve"> מדינות חדשות שאפילו ספרי הגיאוגרפיה לא הצליחו להתעדכן </w:t>
      </w:r>
      <w:r w:rsidR="002862F4">
        <w:rPr>
          <w:rFonts w:cs="Times New Roman" w:hint="cs"/>
          <w:rtl/>
        </w:rPr>
        <w:t>[</w:t>
      </w:r>
      <w:r w:rsidR="002862F4">
        <w:t>to keep up</w:t>
      </w:r>
      <w:r w:rsidR="002862F4">
        <w:rPr>
          <w:rFonts w:hint="cs"/>
          <w:rtl/>
        </w:rPr>
        <w:t>]</w:t>
      </w:r>
      <w:r w:rsidR="002862F4">
        <w:rPr>
          <w:rFonts w:cs="Times New Roman"/>
          <w:rtl/>
        </w:rPr>
        <w:t xml:space="preserve"> </w:t>
      </w:r>
      <w:r w:rsidR="00994621">
        <w:rPr>
          <w:rFonts w:cs="Times New Roman" w:hint="cs"/>
          <w:rtl/>
        </w:rPr>
        <w:t xml:space="preserve">בקיומן </w:t>
      </w:r>
      <w:r w:rsidR="002862F4">
        <w:rPr>
          <w:rFonts w:cs="Times New Roman"/>
          <w:rtl/>
        </w:rPr>
        <w:t>עם קצב התמורות</w:t>
      </w:r>
      <w:r w:rsidR="00712296">
        <w:rPr>
          <w:rFonts w:cs="Times New Roman" w:hint="cs"/>
          <w:rtl/>
        </w:rPr>
        <w:t>)</w:t>
      </w:r>
      <w:r w:rsidR="002862F4">
        <w:rPr>
          <w:rFonts w:hint="cs"/>
          <w:rtl/>
        </w:rPr>
        <w:t xml:space="preserve"> </w:t>
      </w:r>
      <w:r w:rsidR="009C36CD">
        <w:rPr>
          <w:rFonts w:hint="cs"/>
          <w:rtl/>
        </w:rPr>
        <w:t>נעץ ב</w:t>
      </w:r>
      <w:r w:rsidR="00994621">
        <w:rPr>
          <w:rFonts w:hint="cs"/>
          <w:rtl/>
        </w:rPr>
        <w:t>אלכס</w:t>
      </w:r>
      <w:r w:rsidR="009C36CD">
        <w:rPr>
          <w:rFonts w:hint="cs"/>
          <w:rtl/>
        </w:rPr>
        <w:t xml:space="preserve"> עיניים [</w:t>
      </w:r>
      <w:r w:rsidR="009C36CD">
        <w:t>persistent?? Insistent??</w:t>
      </w:r>
      <w:r w:rsidR="009C36CD">
        <w:rPr>
          <w:rFonts w:hint="cs"/>
          <w:rtl/>
        </w:rPr>
        <w:t xml:space="preserve">] </w:t>
      </w:r>
      <w:r w:rsidR="002862F4">
        <w:rPr>
          <w:rFonts w:hint="cs"/>
          <w:rtl/>
        </w:rPr>
        <w:t xml:space="preserve">עיקשות וחייך </w:t>
      </w:r>
      <w:r w:rsidR="004C792A">
        <w:rPr>
          <w:rFonts w:hint="cs"/>
          <w:rtl/>
        </w:rPr>
        <w:t>חיוך ש</w:t>
      </w:r>
      <w:r w:rsidR="005A1DCB">
        <w:rPr>
          <w:rFonts w:hint="cs"/>
          <w:rtl/>
        </w:rPr>
        <w:t>נראה לאלכס שטוף</w:t>
      </w:r>
      <w:r w:rsidR="004C792A">
        <w:rPr>
          <w:rFonts w:hint="cs"/>
          <w:rtl/>
        </w:rPr>
        <w:t xml:space="preserve"> </w:t>
      </w:r>
      <w:r w:rsidR="002862F4">
        <w:rPr>
          <w:rFonts w:hint="cs"/>
          <w:rtl/>
        </w:rPr>
        <w:t xml:space="preserve">חולמנות </w:t>
      </w:r>
      <w:r w:rsidR="008D6379">
        <w:rPr>
          <w:rFonts w:hint="cs"/>
          <w:rtl/>
        </w:rPr>
        <w:t>או ערגה</w:t>
      </w:r>
      <w:r w:rsidR="00994621">
        <w:rPr>
          <w:rFonts w:hint="cs"/>
          <w:rtl/>
        </w:rPr>
        <w:t>,</w:t>
      </w:r>
      <w:r w:rsidR="008D6379">
        <w:rPr>
          <w:rFonts w:hint="cs"/>
          <w:rtl/>
        </w:rPr>
        <w:t xml:space="preserve"> </w:t>
      </w:r>
      <w:r w:rsidR="004C792A">
        <w:rPr>
          <w:rFonts w:hint="cs"/>
          <w:rtl/>
        </w:rPr>
        <w:t>אף ש</w:t>
      </w:r>
      <w:r w:rsidR="002862F4">
        <w:rPr>
          <w:rFonts w:hint="cs"/>
          <w:rtl/>
        </w:rPr>
        <w:t xml:space="preserve">חשף </w:t>
      </w:r>
      <w:r w:rsidR="004C792A">
        <w:rPr>
          <w:rFonts w:hint="cs"/>
          <w:rtl/>
        </w:rPr>
        <w:t>את</w:t>
      </w:r>
      <w:r w:rsidR="00712296">
        <w:rPr>
          <w:rFonts w:hint="cs"/>
          <w:rtl/>
        </w:rPr>
        <w:t xml:space="preserve"> חסרונן של </w:t>
      </w:r>
      <w:r>
        <w:rPr>
          <w:rFonts w:hint="cs"/>
          <w:rtl/>
        </w:rPr>
        <w:t>שתי שיני</w:t>
      </w:r>
      <w:r w:rsidR="00712296">
        <w:rPr>
          <w:rFonts w:hint="cs"/>
          <w:rtl/>
        </w:rPr>
        <w:t>ים</w:t>
      </w:r>
      <w:r>
        <w:rPr>
          <w:rFonts w:hint="cs"/>
          <w:rtl/>
        </w:rPr>
        <w:t xml:space="preserve"> קדמיות</w:t>
      </w:r>
      <w:r w:rsidR="004C34D3">
        <w:rPr>
          <w:rFonts w:hint="cs"/>
          <w:rtl/>
        </w:rPr>
        <w:t xml:space="preserve">. </w:t>
      </w:r>
      <w:r>
        <w:rPr>
          <w:rFonts w:hint="cs"/>
          <w:rtl/>
        </w:rPr>
        <w:t xml:space="preserve">אלכס צעד </w:t>
      </w:r>
      <w:r w:rsidR="00712296">
        <w:rPr>
          <w:rFonts w:hint="cs"/>
          <w:rtl/>
        </w:rPr>
        <w:t xml:space="preserve">בפארק </w:t>
      </w:r>
      <w:r>
        <w:rPr>
          <w:rFonts w:hint="cs"/>
          <w:rtl/>
        </w:rPr>
        <w:t xml:space="preserve">עם </w:t>
      </w:r>
      <w:r w:rsidR="000965B5" w:rsidRPr="000965B5">
        <w:rPr>
          <w:rFonts w:cs="Times New Roman"/>
          <w:rtl/>
        </w:rPr>
        <w:t>סיימון</w:t>
      </w:r>
      <w:r>
        <w:rPr>
          <w:rFonts w:hint="cs"/>
          <w:rtl/>
        </w:rPr>
        <w:t xml:space="preserve"> שדיבר ודיבר</w:t>
      </w:r>
      <w:r w:rsidR="00D41B1D">
        <w:rPr>
          <w:rFonts w:hint="cs"/>
          <w:rtl/>
        </w:rPr>
        <w:t>,</w:t>
      </w:r>
      <w:r>
        <w:rPr>
          <w:rFonts w:hint="cs"/>
          <w:rtl/>
        </w:rPr>
        <w:t xml:space="preserve"> ואלכס שתק ועישן וידע שהגנן</w:t>
      </w:r>
      <w:r w:rsidRPr="00CB73B9">
        <w:rPr>
          <w:rFonts w:hint="cs"/>
          <w:rtl/>
        </w:rPr>
        <w:t xml:space="preserve"> </w:t>
      </w:r>
      <w:r>
        <w:rPr>
          <w:rFonts w:hint="cs"/>
          <w:rtl/>
        </w:rPr>
        <w:t>מביט רק בו,</w:t>
      </w:r>
      <w:r w:rsidR="004C792A" w:rsidRPr="004C792A">
        <w:rPr>
          <w:rFonts w:cs="Times New Roman"/>
          <w:rtl/>
        </w:rPr>
        <w:t xml:space="preserve"> </w:t>
      </w:r>
      <w:r w:rsidR="00712296">
        <w:rPr>
          <w:rFonts w:cs="Times New Roman" w:hint="cs"/>
          <w:rtl/>
        </w:rPr>
        <w:t>[</w:t>
      </w:r>
      <w:r w:rsidR="003B2198">
        <w:rPr>
          <w:rFonts w:cs="Times New Roman"/>
          <w:rtl/>
        </w:rPr>
        <w:t>שערו</w:t>
      </w:r>
      <w:r w:rsidR="004C792A">
        <w:rPr>
          <w:rFonts w:cs="Times New Roman" w:hint="cs"/>
          <w:rtl/>
        </w:rPr>
        <w:t xml:space="preserve"> </w:t>
      </w:r>
      <w:r w:rsidR="00DA1427">
        <w:rPr>
          <w:rFonts w:cs="Times New Roman" w:hint="cs"/>
          <w:rtl/>
        </w:rPr>
        <w:t xml:space="preserve">המקליש </w:t>
      </w:r>
      <w:r w:rsidR="004C792A">
        <w:rPr>
          <w:rFonts w:cs="Times New Roman" w:hint="cs"/>
          <w:rtl/>
        </w:rPr>
        <w:t>שהיה בצבע מלוכלך</w:t>
      </w:r>
      <w:r w:rsidR="004C792A">
        <w:rPr>
          <w:rFonts w:cs="Times New Roman"/>
          <w:rtl/>
        </w:rPr>
        <w:t xml:space="preserve"> </w:t>
      </w:r>
      <w:r w:rsidR="004C792A">
        <w:rPr>
          <w:rFonts w:cs="Times New Roman" w:hint="cs"/>
          <w:rtl/>
        </w:rPr>
        <w:t>התנופף ברוח הזרה, הזועפת</w:t>
      </w:r>
      <w:r w:rsidR="00712296">
        <w:rPr>
          <w:rFonts w:cs="Times New Roman" w:hint="cs"/>
          <w:rtl/>
        </w:rPr>
        <w:t>]</w:t>
      </w:r>
      <w:r>
        <w:rPr>
          <w:rFonts w:hint="cs"/>
          <w:rtl/>
        </w:rPr>
        <w:t xml:space="preserve"> </w:t>
      </w:r>
      <w:r w:rsidR="0020034F" w:rsidRPr="0020034F">
        <w:rPr>
          <w:rFonts w:cs="Times New Roman"/>
          <w:rtl/>
        </w:rPr>
        <w:t>רק בו</w:t>
      </w:r>
      <w:r w:rsidR="000965B5">
        <w:rPr>
          <w:rFonts w:cs="Times New Roman" w:hint="cs"/>
          <w:rtl/>
        </w:rPr>
        <w:t>.</w:t>
      </w:r>
      <w:r w:rsidR="0020034F" w:rsidRPr="0020034F">
        <w:rPr>
          <w:rFonts w:cs="Times New Roman"/>
          <w:rtl/>
        </w:rPr>
        <w:t xml:space="preserve"> לחייו השקועות מעולם לא היו מגולחות, וחולצותיו שנלבשו זו על זו נדמה שהותכו [</w:t>
      </w:r>
      <w:r w:rsidR="0020034F" w:rsidRPr="0020034F">
        <w:rPr>
          <w:rFonts w:cs="Times New Roman"/>
        </w:rPr>
        <w:t>they melded into each other</w:t>
      </w:r>
      <w:r w:rsidR="0020034F" w:rsidRPr="0020034F">
        <w:rPr>
          <w:rFonts w:cs="Times New Roman"/>
          <w:rtl/>
        </w:rPr>
        <w:t xml:space="preserve"> התמזגו]</w:t>
      </w:r>
      <w:r w:rsidR="0020034F">
        <w:rPr>
          <w:rFonts w:cs="Times New Roman" w:hint="cs"/>
          <w:rtl/>
        </w:rPr>
        <w:t xml:space="preserve"> </w:t>
      </w:r>
      <w:r w:rsidR="0020034F" w:rsidRPr="0020034F">
        <w:rPr>
          <w:rFonts w:cs="Times New Roman"/>
          <w:rtl/>
        </w:rPr>
        <w:t>אחת ל</w:t>
      </w:r>
      <w:r w:rsidR="003A7E9C">
        <w:rPr>
          <w:rFonts w:cs="Times New Roman"/>
          <w:rtl/>
        </w:rPr>
        <w:t>שנייה</w:t>
      </w:r>
      <w:r w:rsidR="0020034F" w:rsidRPr="0020034F">
        <w:rPr>
          <w:rFonts w:cs="Times New Roman"/>
          <w:rtl/>
        </w:rPr>
        <w:t xml:space="preserve"> בתרכובת של זיעה קרושה</w:t>
      </w:r>
      <w:r w:rsidR="00D41B1D">
        <w:rPr>
          <w:rFonts w:cs="Times New Roman" w:hint="cs"/>
          <w:rtl/>
        </w:rPr>
        <w:t>,</w:t>
      </w:r>
      <w:r w:rsidR="0020034F" w:rsidRPr="0020034F">
        <w:rPr>
          <w:rFonts w:cs="Times New Roman" w:hint="cs"/>
          <w:rtl/>
        </w:rPr>
        <w:t xml:space="preserve"> </w:t>
      </w:r>
      <w:r w:rsidR="004C792A">
        <w:rPr>
          <w:rFonts w:hint="cs"/>
          <w:rtl/>
        </w:rPr>
        <w:t>ואלכס</w:t>
      </w:r>
      <w:r>
        <w:rPr>
          <w:rFonts w:hint="cs"/>
          <w:rtl/>
        </w:rPr>
        <w:t xml:space="preserve"> עישן עבורו הכי עמוק</w:t>
      </w:r>
      <w:r w:rsidR="00204948">
        <w:rPr>
          <w:rFonts w:hint="cs"/>
          <w:rtl/>
        </w:rPr>
        <w:t xml:space="preserve"> וכפול ומשולש</w:t>
      </w:r>
      <w:r>
        <w:rPr>
          <w:rFonts w:hint="cs"/>
          <w:rtl/>
        </w:rPr>
        <w:t xml:space="preserve"> ונשף את השובלים הכי ארוכים</w:t>
      </w:r>
      <w:r w:rsidR="00994621">
        <w:rPr>
          <w:rFonts w:hint="cs"/>
          <w:rtl/>
        </w:rPr>
        <w:t>.</w:t>
      </w:r>
      <w:r>
        <w:rPr>
          <w:rFonts w:hint="cs"/>
          <w:rtl/>
        </w:rPr>
        <w:t xml:space="preserve"> ו</w:t>
      </w:r>
      <w:r w:rsidR="00A95F33">
        <w:rPr>
          <w:rFonts w:hint="cs"/>
          <w:rtl/>
        </w:rPr>
        <w:t xml:space="preserve">גם </w:t>
      </w:r>
      <w:r>
        <w:rPr>
          <w:rFonts w:hint="cs"/>
          <w:rtl/>
        </w:rPr>
        <w:t xml:space="preserve">לאחר שחלפו </w:t>
      </w:r>
      <w:r w:rsidR="00297D38">
        <w:rPr>
          <w:rFonts w:hint="cs"/>
          <w:rtl/>
        </w:rPr>
        <w:t>על פ</w:t>
      </w:r>
      <w:r>
        <w:rPr>
          <w:rFonts w:hint="cs"/>
          <w:rtl/>
        </w:rPr>
        <w:t>ניו הוא ידע שהגנן נועץ את עיניו בגבו,</w:t>
      </w:r>
      <w:r w:rsidR="00DB4765">
        <w:rPr>
          <w:rFonts w:hint="cs"/>
          <w:rtl/>
        </w:rPr>
        <w:t xml:space="preserve"> ולאחר מכן </w:t>
      </w:r>
      <w:r w:rsidR="00A95F33">
        <w:rPr>
          <w:rFonts w:hint="cs"/>
          <w:rtl/>
        </w:rPr>
        <w:t xml:space="preserve">בכל פעם </w:t>
      </w:r>
      <w:r w:rsidR="00A95F33" w:rsidRPr="002C0F62">
        <w:rPr>
          <w:rFonts w:hint="eastAsia"/>
          <w:rtl/>
        </w:rPr>
        <w:t>ש</w:t>
      </w:r>
      <w:r w:rsidR="00A95F33">
        <w:rPr>
          <w:rFonts w:hint="cs"/>
          <w:rtl/>
        </w:rPr>
        <w:t>נתקל</w:t>
      </w:r>
      <w:r w:rsidR="002C0F62">
        <w:rPr>
          <w:rFonts w:hint="cs"/>
          <w:rtl/>
        </w:rPr>
        <w:t xml:space="preserve"> בו</w:t>
      </w:r>
      <w:r w:rsidR="00A95F33">
        <w:rPr>
          <w:rFonts w:hint="cs"/>
          <w:rtl/>
        </w:rPr>
        <w:t xml:space="preserve"> </w:t>
      </w:r>
      <w:r w:rsidR="00E8597C">
        <w:rPr>
          <w:rFonts w:hint="cs"/>
          <w:rtl/>
        </w:rPr>
        <w:t>בפארק</w:t>
      </w:r>
      <w:r w:rsidR="0020034F">
        <w:rPr>
          <w:rFonts w:hint="cs"/>
          <w:rtl/>
        </w:rPr>
        <w:t>,</w:t>
      </w:r>
      <w:r w:rsidR="00E8597C">
        <w:rPr>
          <w:rFonts w:hint="cs"/>
          <w:rtl/>
        </w:rPr>
        <w:t xml:space="preserve"> הגנן </w:t>
      </w:r>
      <w:r w:rsidR="00DB4765">
        <w:rPr>
          <w:rFonts w:hint="cs"/>
          <w:rtl/>
        </w:rPr>
        <w:t>פתח עבורו חפיס</w:t>
      </w:r>
      <w:r w:rsidR="00F62DD0">
        <w:rPr>
          <w:rFonts w:hint="cs"/>
          <w:rtl/>
        </w:rPr>
        <w:t>ת</w:t>
      </w:r>
      <w:r w:rsidR="00DB4765">
        <w:rPr>
          <w:rFonts w:hint="cs"/>
          <w:rtl/>
        </w:rPr>
        <w:t xml:space="preserve"> סיגריות חריפות</w:t>
      </w:r>
      <w:r w:rsidR="00E567A7">
        <w:rPr>
          <w:rFonts w:hint="cs"/>
          <w:rtl/>
        </w:rPr>
        <w:t xml:space="preserve"> מאוד,</w:t>
      </w:r>
      <w:r w:rsidR="002C0F62">
        <w:rPr>
          <w:rFonts w:hint="cs"/>
          <w:rtl/>
        </w:rPr>
        <w:t xml:space="preserve"> </w:t>
      </w:r>
      <w:r w:rsidR="00DB4765">
        <w:rPr>
          <w:rFonts w:hint="cs"/>
          <w:rtl/>
        </w:rPr>
        <w:t xml:space="preserve">חזקות וזולות </w:t>
      </w:r>
      <w:r w:rsidR="00F02B54">
        <w:rPr>
          <w:rFonts w:hint="cs"/>
          <w:rtl/>
        </w:rPr>
        <w:t>שבכל זאת לא הגעילו את</w:t>
      </w:r>
      <w:r w:rsidR="00EB3E2B">
        <w:rPr>
          <w:rFonts w:hint="cs"/>
          <w:rtl/>
        </w:rPr>
        <w:t xml:space="preserve"> </w:t>
      </w:r>
      <w:r w:rsidR="00EB3E2B" w:rsidRPr="00EB3E2B">
        <w:rPr>
          <w:rFonts w:cs="Times New Roman"/>
          <w:rtl/>
        </w:rPr>
        <w:t>אלכס</w:t>
      </w:r>
      <w:r w:rsidR="00D41B1D">
        <w:rPr>
          <w:rFonts w:cs="Times New Roman" w:hint="cs"/>
          <w:rtl/>
        </w:rPr>
        <w:t>,</w:t>
      </w:r>
      <w:r w:rsidR="00F02B54">
        <w:rPr>
          <w:rFonts w:hint="cs"/>
          <w:rtl/>
        </w:rPr>
        <w:t xml:space="preserve"> </w:t>
      </w:r>
      <w:bookmarkStart w:id="213" w:name="_Hlk503075638"/>
      <w:r w:rsidR="007B1B7A">
        <w:rPr>
          <w:rFonts w:hint="cs"/>
          <w:rtl/>
        </w:rPr>
        <w:t>ונ</w:t>
      </w:r>
      <w:r w:rsidR="00F62DD0">
        <w:rPr>
          <w:rFonts w:hint="cs"/>
          <w:rtl/>
        </w:rPr>
        <w:t>י</w:t>
      </w:r>
      <w:r w:rsidR="007B1B7A">
        <w:rPr>
          <w:rFonts w:hint="cs"/>
          <w:rtl/>
        </w:rPr>
        <w:t xml:space="preserve">ער עבורו את החפיסה הפתוחה </w:t>
      </w:r>
      <w:r w:rsidR="00F02B54">
        <w:rPr>
          <w:rFonts w:hint="cs"/>
          <w:rtl/>
        </w:rPr>
        <w:t>בעוד מבטו נעוץ בנער שלא ייגעל גם מדברים שרק הוא יכול לתת לו</w:t>
      </w:r>
      <w:r w:rsidR="007B1B7A">
        <w:rPr>
          <w:rFonts w:hint="cs"/>
          <w:rtl/>
        </w:rPr>
        <w:t>,</w:t>
      </w:r>
      <w:r w:rsidR="00F02B54">
        <w:rPr>
          <w:rFonts w:hint="cs"/>
          <w:rtl/>
        </w:rPr>
        <w:t xml:space="preserve"> </w:t>
      </w:r>
      <w:bookmarkEnd w:id="213"/>
      <w:r w:rsidR="00DB4765">
        <w:rPr>
          <w:rFonts w:hint="cs"/>
          <w:rtl/>
        </w:rPr>
        <w:t>ואלכס שלף אחת מאלו שבלטו החוצה והגנן ס</w:t>
      </w:r>
      <w:r w:rsidR="00D41B1D">
        <w:rPr>
          <w:rFonts w:hint="cs"/>
          <w:rtl/>
        </w:rPr>
        <w:t>ו</w:t>
      </w:r>
      <w:r w:rsidR="00DB4765">
        <w:rPr>
          <w:rFonts w:hint="cs"/>
          <w:rtl/>
        </w:rPr>
        <w:t xml:space="preserve">כך על הלהבה מפני הרוח </w:t>
      </w:r>
      <w:r w:rsidR="00F62DD0">
        <w:rPr>
          <w:rFonts w:hint="cs"/>
          <w:rtl/>
        </w:rPr>
        <w:t>ב</w:t>
      </w:r>
      <w:r w:rsidR="00DB4765">
        <w:rPr>
          <w:rFonts w:hint="cs"/>
          <w:rtl/>
        </w:rPr>
        <w:t>יד גדולה, מבוקעת</w:t>
      </w:r>
      <w:r w:rsidR="00F62DD0">
        <w:rPr>
          <w:rFonts w:hint="cs"/>
          <w:rtl/>
        </w:rPr>
        <w:t>,</w:t>
      </w:r>
      <w:r w:rsidR="00DB4765">
        <w:rPr>
          <w:rFonts w:hint="cs"/>
          <w:rtl/>
        </w:rPr>
        <w:t xml:space="preserve"> </w:t>
      </w:r>
      <w:r w:rsidR="004C34D3">
        <w:rPr>
          <w:rFonts w:hint="cs"/>
          <w:rtl/>
        </w:rPr>
        <w:t xml:space="preserve">במחווה אינטימית עד כאב, </w:t>
      </w:r>
      <w:r w:rsidR="00DB4765">
        <w:rPr>
          <w:rFonts w:hint="cs"/>
          <w:rtl/>
        </w:rPr>
        <w:t>ו</w:t>
      </w:r>
      <w:r w:rsidR="00DD51AA">
        <w:rPr>
          <w:rFonts w:hint="cs"/>
          <w:rtl/>
        </w:rPr>
        <w:t xml:space="preserve">גם </w:t>
      </w:r>
      <w:r w:rsidR="00DB4765">
        <w:rPr>
          <w:rFonts w:hint="cs"/>
          <w:rtl/>
        </w:rPr>
        <w:t>אלכס</w:t>
      </w:r>
      <w:r w:rsidR="00E8380D">
        <w:rPr>
          <w:rFonts w:hint="cs"/>
          <w:rtl/>
        </w:rPr>
        <w:t>,</w:t>
      </w:r>
      <w:r w:rsidR="00DB4765">
        <w:rPr>
          <w:rFonts w:hint="cs"/>
          <w:rtl/>
        </w:rPr>
        <w:t xml:space="preserve"> </w:t>
      </w:r>
      <w:r w:rsidR="002862F4">
        <w:rPr>
          <w:rFonts w:hint="cs"/>
          <w:rtl/>
        </w:rPr>
        <w:t>ב</w:t>
      </w:r>
      <w:r w:rsidR="00DB4765">
        <w:rPr>
          <w:rFonts w:hint="cs"/>
          <w:rtl/>
        </w:rPr>
        <w:t xml:space="preserve">שתי ידיו </w:t>
      </w:r>
      <w:r w:rsidR="00A95F33">
        <w:rPr>
          <w:rFonts w:hint="cs"/>
          <w:rtl/>
        </w:rPr>
        <w:t>הרכות</w:t>
      </w:r>
      <w:r w:rsidR="00E8380D">
        <w:rPr>
          <w:rFonts w:hint="cs"/>
          <w:rtl/>
        </w:rPr>
        <w:t>,</w:t>
      </w:r>
      <w:r w:rsidR="00A95F33">
        <w:rPr>
          <w:rFonts w:hint="cs"/>
          <w:rtl/>
        </w:rPr>
        <w:t xml:space="preserve"> ס</w:t>
      </w:r>
      <w:r w:rsidR="00D41B1D">
        <w:rPr>
          <w:rFonts w:hint="cs"/>
          <w:rtl/>
        </w:rPr>
        <w:t>ו</w:t>
      </w:r>
      <w:r w:rsidR="00A95F33">
        <w:rPr>
          <w:rFonts w:hint="cs"/>
          <w:rtl/>
        </w:rPr>
        <w:t>כך</w:t>
      </w:r>
      <w:r w:rsidR="00DB4765">
        <w:rPr>
          <w:rFonts w:hint="cs"/>
          <w:rtl/>
        </w:rPr>
        <w:t xml:space="preserve"> סביבה</w:t>
      </w:r>
      <w:r w:rsidR="004C792A">
        <w:rPr>
          <w:rFonts w:hint="cs"/>
          <w:rtl/>
        </w:rPr>
        <w:t>.</w:t>
      </w:r>
      <w:r w:rsidR="00212C78">
        <w:rPr>
          <w:rFonts w:cs="Times New Roman"/>
          <w:rtl/>
        </w:rPr>
        <w:t xml:space="preserve"> הם מעולם לא חלקו סיגריה, זה היה רק אלכס </w:t>
      </w:r>
      <w:r w:rsidR="00D41B1D">
        <w:rPr>
          <w:rFonts w:cs="Times New Roman" w:hint="cs"/>
          <w:rtl/>
        </w:rPr>
        <w:t>ש</w:t>
      </w:r>
      <w:r w:rsidR="00212C78">
        <w:rPr>
          <w:rFonts w:cs="Times New Roman"/>
          <w:rtl/>
        </w:rPr>
        <w:t>ע</w:t>
      </w:r>
      <w:r w:rsidR="00D41B1D">
        <w:rPr>
          <w:rFonts w:cs="Times New Roman" w:hint="cs"/>
          <w:rtl/>
        </w:rPr>
        <w:t>י</w:t>
      </w:r>
      <w:r w:rsidR="00212C78">
        <w:rPr>
          <w:rFonts w:cs="Times New Roman"/>
          <w:rtl/>
        </w:rPr>
        <w:t xml:space="preserve">שן והגנן </w:t>
      </w:r>
      <w:r w:rsidR="00D41B1D">
        <w:rPr>
          <w:rFonts w:cs="Times New Roman" w:hint="cs"/>
          <w:rtl/>
        </w:rPr>
        <w:t>ה</w:t>
      </w:r>
      <w:r w:rsidR="00212C78">
        <w:rPr>
          <w:rFonts w:cs="Times New Roman"/>
          <w:rtl/>
        </w:rPr>
        <w:t>ביט</w:t>
      </w:r>
      <w:r w:rsidR="009C36CD">
        <w:rPr>
          <w:rFonts w:cs="Times New Roman" w:hint="cs"/>
          <w:rtl/>
        </w:rPr>
        <w:t xml:space="preserve"> וחניכיו </w:t>
      </w:r>
      <w:r w:rsidR="00712296">
        <w:rPr>
          <w:rFonts w:cs="Times New Roman" w:hint="cs"/>
          <w:rtl/>
        </w:rPr>
        <w:t>חשופ</w:t>
      </w:r>
      <w:r w:rsidR="00D41B1D">
        <w:rPr>
          <w:rFonts w:cs="Times New Roman" w:hint="cs"/>
          <w:rtl/>
        </w:rPr>
        <w:t>ות</w:t>
      </w:r>
      <w:r w:rsidR="009C36CD">
        <w:rPr>
          <w:rFonts w:cs="Times New Roman" w:hint="cs"/>
          <w:rtl/>
        </w:rPr>
        <w:t xml:space="preserve"> בחיוך </w:t>
      </w:r>
      <w:r w:rsidR="009C36CD" w:rsidRPr="00187075">
        <w:rPr>
          <w:rFonts w:cs="Times New Roman" w:hint="cs"/>
          <w:highlight w:val="green"/>
          <w:rtl/>
        </w:rPr>
        <w:t>מושהה</w:t>
      </w:r>
      <w:r w:rsidR="009C36CD">
        <w:rPr>
          <w:rFonts w:cs="Times New Roman" w:hint="cs"/>
          <w:rtl/>
        </w:rPr>
        <w:t xml:space="preserve"> [ועוד מילה פואטית</w:t>
      </w:r>
      <w:r w:rsidR="00C90C6C">
        <w:rPr>
          <w:rFonts w:cs="Times New Roman" w:hint="cs"/>
          <w:rtl/>
        </w:rPr>
        <w:t xml:space="preserve"> מאוד </w:t>
      </w:r>
      <w:r w:rsidR="009C36CD">
        <w:rPr>
          <w:rFonts w:cs="Times New Roman" w:hint="cs"/>
          <w:rtl/>
        </w:rPr>
        <w:t>דומה למושהה, נשכח עורג כואב וגו']</w:t>
      </w:r>
      <w:r w:rsidR="00212C78">
        <w:rPr>
          <w:rFonts w:cs="Times New Roman"/>
          <w:rtl/>
        </w:rPr>
        <w:t>.</w:t>
      </w:r>
      <w:r w:rsidR="00212C78">
        <w:rPr>
          <w:rFonts w:cs="Times New Roman" w:hint="cs"/>
          <w:rtl/>
        </w:rPr>
        <w:t xml:space="preserve"> </w:t>
      </w:r>
      <w:r w:rsidR="00DB4765">
        <w:rPr>
          <w:rFonts w:hint="cs"/>
          <w:rtl/>
        </w:rPr>
        <w:t>אלכס ת</w:t>
      </w:r>
      <w:r w:rsidR="00DA1427">
        <w:rPr>
          <w:rFonts w:hint="cs"/>
          <w:rtl/>
        </w:rPr>
        <w:t>ה</w:t>
      </w:r>
      <w:r w:rsidR="00DB4765">
        <w:rPr>
          <w:rFonts w:hint="cs"/>
          <w:rtl/>
        </w:rPr>
        <w:t>ה אם י</w:t>
      </w:r>
      <w:r w:rsidR="00F62DD0">
        <w:rPr>
          <w:rFonts w:hint="cs"/>
          <w:rtl/>
        </w:rPr>
        <w:t>סרב</w:t>
      </w:r>
      <w:r w:rsidR="00DB4765">
        <w:rPr>
          <w:rFonts w:hint="cs"/>
          <w:rtl/>
        </w:rPr>
        <w:t xml:space="preserve"> </w:t>
      </w:r>
      <w:r w:rsidR="00A95F33">
        <w:rPr>
          <w:rFonts w:hint="cs"/>
          <w:rtl/>
        </w:rPr>
        <w:t xml:space="preserve">אי פעם </w:t>
      </w:r>
      <w:r w:rsidR="00DB4765">
        <w:rPr>
          <w:rFonts w:hint="cs"/>
          <w:rtl/>
        </w:rPr>
        <w:t>לגנן כש</w:t>
      </w:r>
      <w:r w:rsidR="00F62DD0">
        <w:rPr>
          <w:rFonts w:hint="cs"/>
          <w:rtl/>
        </w:rPr>
        <w:t>יציע לו משהו אחר</w:t>
      </w:r>
      <w:r w:rsidR="00D41B1D">
        <w:rPr>
          <w:rFonts w:hint="cs"/>
          <w:rtl/>
        </w:rPr>
        <w:t>,</w:t>
      </w:r>
      <w:r w:rsidR="00DB4765">
        <w:rPr>
          <w:rFonts w:hint="cs"/>
          <w:rtl/>
        </w:rPr>
        <w:t xml:space="preserve"> אבל זה מעולם לא קרה ואחר כך הגנן נעלם, אולי חז</w:t>
      </w:r>
      <w:r w:rsidR="00A95F33">
        <w:rPr>
          <w:rFonts w:hint="cs"/>
          <w:rtl/>
        </w:rPr>
        <w:t>ר ל</w:t>
      </w:r>
      <w:r w:rsidR="00433EC9">
        <w:rPr>
          <w:rFonts w:hint="cs"/>
          <w:rtl/>
        </w:rPr>
        <w:t>ארצותיו</w:t>
      </w:r>
      <w:r w:rsidR="00DB4765">
        <w:rPr>
          <w:rFonts w:hint="cs"/>
          <w:rtl/>
        </w:rPr>
        <w:t>.</w:t>
      </w:r>
    </w:p>
    <w:p w14:paraId="711B52D9" w14:textId="33579FE5" w:rsidR="002C0F62" w:rsidRPr="002543D7" w:rsidRDefault="002C0F62" w:rsidP="002C0F62">
      <w:pPr>
        <w:rPr>
          <w:color w:val="A6A6A6" w:themeColor="background1" w:themeShade="A6"/>
          <w:rtl/>
        </w:rPr>
      </w:pPr>
      <w:r w:rsidRPr="002543D7">
        <w:rPr>
          <w:rFonts w:hint="cs"/>
          <w:color w:val="A6A6A6" w:themeColor="background1" w:themeShade="A6"/>
          <w:rtl/>
        </w:rPr>
        <w:t>[</w:t>
      </w:r>
      <w:r w:rsidRPr="002543D7">
        <w:rPr>
          <w:color w:val="A6A6A6" w:themeColor="background1" w:themeShade="A6"/>
        </w:rPr>
        <w:t>https://en.wikipedia.org/wiki/Music_of_the_United_Kingdom_(1980s)</w:t>
      </w:r>
      <w:r w:rsidRPr="002543D7">
        <w:rPr>
          <w:rFonts w:hint="cs"/>
          <w:color w:val="A6A6A6" w:themeColor="background1" w:themeShade="A6"/>
          <w:rtl/>
        </w:rPr>
        <w:t>]</w:t>
      </w:r>
    </w:p>
    <w:p w14:paraId="5D56EB96" w14:textId="15AD127F" w:rsidR="00BE319B" w:rsidRPr="002543D7" w:rsidRDefault="00412F49" w:rsidP="00BE319B">
      <w:pPr>
        <w:rPr>
          <w:color w:val="A6A6A6" w:themeColor="background1" w:themeShade="A6"/>
          <w:rtl/>
        </w:rPr>
      </w:pPr>
      <w:r w:rsidRPr="002543D7">
        <w:rPr>
          <w:rFonts w:hint="cs"/>
          <w:color w:val="A6A6A6" w:themeColor="background1" w:themeShade="A6"/>
          <w:rtl/>
        </w:rPr>
        <w:t>[</w:t>
      </w:r>
      <w:r w:rsidR="00BE319B" w:rsidRPr="002543D7">
        <w:rPr>
          <w:rFonts w:hint="cs"/>
          <w:color w:val="A6A6A6" w:themeColor="background1" w:themeShade="A6"/>
          <w:rtl/>
        </w:rPr>
        <w:t xml:space="preserve">האם הוא, המעשן, דומה יותר לעצמו המעשן סוגריה לפני שנה או שנתיים </w:t>
      </w:r>
      <w:r w:rsidR="00BE319B" w:rsidRPr="002543D7">
        <w:rPr>
          <w:color w:val="A6A6A6" w:themeColor="background1" w:themeShade="A6"/>
          <w:rtl/>
        </w:rPr>
        <w:t>–</w:t>
      </w:r>
      <w:r w:rsidR="00BE319B" w:rsidRPr="002543D7">
        <w:rPr>
          <w:rFonts w:hint="cs"/>
          <w:color w:val="A6A6A6" w:themeColor="background1" w:themeShade="A6"/>
          <w:rtl/>
        </w:rPr>
        <w:t xml:space="preserve"> אירועים שהוא זוכר כ"כ בחדות </w:t>
      </w:r>
      <w:r w:rsidR="00F06A3F" w:rsidRPr="002543D7">
        <w:rPr>
          <w:rFonts w:hint="cs"/>
          <w:color w:val="A6A6A6" w:themeColor="background1" w:themeShade="A6"/>
          <w:rtl/>
        </w:rPr>
        <w:t>עכשיו</w:t>
      </w:r>
      <w:r w:rsidR="00BE319B" w:rsidRPr="002543D7">
        <w:rPr>
          <w:rFonts w:hint="cs"/>
          <w:color w:val="A6A6A6" w:themeColor="background1" w:themeShade="A6"/>
          <w:rtl/>
        </w:rPr>
        <w:t xml:space="preserve">, או לעצמו הלא-מעשן מלפני שעה? האם הוא אותו אדם </w:t>
      </w:r>
    </w:p>
    <w:p w14:paraId="14226637" w14:textId="1D5463E2" w:rsidR="00BE319B" w:rsidRPr="002543D7" w:rsidRDefault="00BE319B" w:rsidP="00BE319B">
      <w:pPr>
        <w:rPr>
          <w:color w:val="A6A6A6" w:themeColor="background1" w:themeShade="A6"/>
          <w:rtl/>
        </w:rPr>
      </w:pPr>
      <w:r w:rsidRPr="002543D7">
        <w:rPr>
          <w:rFonts w:hint="cs"/>
          <w:color w:val="A6A6A6" w:themeColor="background1" w:themeShade="A6"/>
          <w:rtl/>
        </w:rPr>
        <w:t>הוא זכר סיגריות אינדיבידואליות באופן חד וצבעוני יותר מאשר את כל הזכרונות הדהויים מסביבן</w:t>
      </w:r>
    </w:p>
    <w:p w14:paraId="6949223B" w14:textId="279C0F28" w:rsidR="00412F49" w:rsidRPr="002543D7" w:rsidRDefault="009D4623" w:rsidP="00412F49">
      <w:pPr>
        <w:rPr>
          <w:color w:val="A6A6A6" w:themeColor="background1" w:themeShade="A6"/>
          <w:rtl/>
        </w:rPr>
      </w:pPr>
      <w:r w:rsidRPr="002543D7">
        <w:rPr>
          <w:rFonts w:hint="cs"/>
          <w:color w:val="A6A6A6" w:themeColor="background1" w:themeShade="A6"/>
          <w:rtl/>
        </w:rPr>
        <w:lastRenderedPageBreak/>
        <w:t xml:space="preserve">והוא </w:t>
      </w:r>
      <w:r w:rsidR="00A95F33" w:rsidRPr="002543D7">
        <w:rPr>
          <w:rFonts w:hint="cs"/>
          <w:color w:val="A6A6A6" w:themeColor="background1" w:themeShade="A6"/>
          <w:rtl/>
        </w:rPr>
        <w:t xml:space="preserve">תמה האם יש איכשהו אלכס המעשן, ששונה מאלכס הלא מעשן, חושב מחשבות ומעלה זכרונות חיים, צבעוניים וחדים, אבל רק על סיגריות קודמות. הוא כבר מזמן דמיין את הסיגריות כמו חלוקי-אבן </w:t>
      </w:r>
      <w:r w:rsidR="00E8597C" w:rsidRPr="002543D7">
        <w:rPr>
          <w:rFonts w:hint="cs"/>
          <w:color w:val="A6A6A6" w:themeColor="background1" w:themeShade="A6"/>
          <w:rtl/>
        </w:rPr>
        <w:t xml:space="preserve">שעזרו לו לחצות את </w:t>
      </w:r>
      <w:r w:rsidR="00A95F33" w:rsidRPr="002543D7">
        <w:rPr>
          <w:rFonts w:hint="cs"/>
          <w:color w:val="A6A6A6" w:themeColor="background1" w:themeShade="A6"/>
          <w:rtl/>
        </w:rPr>
        <w:t>נהר חייו, שהוא חוצה את הנהר בדילוג מאבן לאבן, ו</w:t>
      </w:r>
      <w:r w:rsidR="00F06A3F" w:rsidRPr="002543D7">
        <w:rPr>
          <w:rFonts w:hint="cs"/>
          <w:color w:val="A6A6A6" w:themeColor="background1" w:themeShade="A6"/>
          <w:rtl/>
        </w:rPr>
        <w:t>עכשיו</w:t>
      </w:r>
      <w:r w:rsidR="00A95F33" w:rsidRPr="002543D7">
        <w:rPr>
          <w:rFonts w:hint="cs"/>
          <w:color w:val="A6A6A6" w:themeColor="background1" w:themeShade="A6"/>
          <w:rtl/>
        </w:rPr>
        <w:t xml:space="preserve"> חשב שאולי זה דומה יותר לחרוזים על שרשרת, בכל פעם שהוא מעשן הוא מוסיף חרוז, ואז הוא נהיה מודע לכל החרוזים האחרים ששזר שם.</w:t>
      </w:r>
      <w:r w:rsidR="00412F49" w:rsidRPr="002543D7">
        <w:rPr>
          <w:rFonts w:hint="cs"/>
          <w:color w:val="A6A6A6" w:themeColor="background1" w:themeShade="A6"/>
          <w:rtl/>
        </w:rPr>
        <w:t xml:space="preserve"> </w:t>
      </w:r>
      <w:r w:rsidR="002F55D5" w:rsidRPr="002543D7">
        <w:rPr>
          <w:rFonts w:hint="cs"/>
          <w:color w:val="A6A6A6" w:themeColor="background1" w:themeShade="A6"/>
          <w:rtl/>
        </w:rPr>
        <w:t xml:space="preserve">זה </w:t>
      </w:r>
      <w:r w:rsidR="0004213E" w:rsidRPr="002543D7">
        <w:rPr>
          <w:rFonts w:hint="cs"/>
          <w:color w:val="A6A6A6" w:themeColor="background1" w:themeShade="A6"/>
          <w:rtl/>
        </w:rPr>
        <w:t>ל</w:t>
      </w:r>
      <w:r w:rsidR="002F55D5" w:rsidRPr="002543D7">
        <w:rPr>
          <w:rFonts w:hint="cs"/>
          <w:color w:val="A6A6A6" w:themeColor="background1" w:themeShade="A6"/>
          <w:rtl/>
        </w:rPr>
        <w:t xml:space="preserve">א היה כך כשאכל, או כשעשה כל אחד מהפעילויות הגופניות הרפטטיביות האחרות. ועישון היה </w:t>
      </w:r>
      <w:r w:rsidR="00E46930" w:rsidRPr="002543D7">
        <w:rPr>
          <w:rFonts w:hint="cs"/>
          <w:color w:val="A6A6A6" w:themeColor="background1" w:themeShade="A6"/>
          <w:rtl/>
        </w:rPr>
        <w:t xml:space="preserve">לא היה </w:t>
      </w:r>
      <w:r w:rsidR="002F55D5" w:rsidRPr="002543D7">
        <w:rPr>
          <w:rFonts w:hint="cs"/>
          <w:color w:val="A6A6A6" w:themeColor="background1" w:themeShade="A6"/>
          <w:rtl/>
        </w:rPr>
        <w:t>הפעולה הרפטיטיבית מכולם</w:t>
      </w:r>
      <w:r w:rsidR="00E46930" w:rsidRPr="002543D7">
        <w:rPr>
          <w:rFonts w:hint="cs"/>
          <w:color w:val="A6A6A6" w:themeColor="background1" w:themeShade="A6"/>
          <w:rtl/>
        </w:rPr>
        <w:t xml:space="preserve"> </w:t>
      </w:r>
      <w:r w:rsidR="00E46930" w:rsidRPr="002543D7">
        <w:rPr>
          <w:color w:val="A6A6A6" w:themeColor="background1" w:themeShade="A6"/>
          <w:rtl/>
        </w:rPr>
        <w:t>–</w:t>
      </w:r>
      <w:r w:rsidR="00E46930" w:rsidRPr="002543D7">
        <w:rPr>
          <w:rFonts w:hint="cs"/>
          <w:color w:val="A6A6A6" w:themeColor="background1" w:themeShade="A6"/>
          <w:rtl/>
        </w:rPr>
        <w:t xml:space="preserve"> טוסט של בוקר חזר על עצמו בפרדיקטביליות ובדיוק רב בהרבה מאשר העישון, שהיה לפעמים נעים וחלק כמו חמאה שחורה ולפעמים נתקע כמו נעצים בגרונו, ו</w:t>
      </w:r>
      <w:r w:rsidR="00D569AE" w:rsidRPr="002543D7">
        <w:rPr>
          <w:rFonts w:hint="cs"/>
          <w:color w:val="A6A6A6" w:themeColor="background1" w:themeShade="A6"/>
          <w:rtl/>
        </w:rPr>
        <w:t>התרחש בנסיבות</w:t>
      </w:r>
      <w:r w:rsidR="00E46930" w:rsidRPr="002543D7">
        <w:rPr>
          <w:rFonts w:hint="cs"/>
          <w:color w:val="A6A6A6" w:themeColor="background1" w:themeShade="A6"/>
          <w:rtl/>
        </w:rPr>
        <w:t xml:space="preserve"> שונ</w:t>
      </w:r>
      <w:r w:rsidR="00D569AE" w:rsidRPr="002543D7">
        <w:rPr>
          <w:rFonts w:hint="cs"/>
          <w:color w:val="A6A6A6" w:themeColor="background1" w:themeShade="A6"/>
          <w:rtl/>
        </w:rPr>
        <w:t>ות</w:t>
      </w:r>
      <w:r w:rsidR="00E46930" w:rsidRPr="002543D7">
        <w:rPr>
          <w:rFonts w:hint="cs"/>
          <w:color w:val="A6A6A6" w:themeColor="background1" w:themeShade="A6"/>
          <w:rtl/>
        </w:rPr>
        <w:t xml:space="preserve">, תוך כדי שהוא ממהר או שעיתותיו בידיו, תוך שהוא מסתתר או </w:t>
      </w:r>
      <w:r w:rsidR="0004213E" w:rsidRPr="002543D7">
        <w:rPr>
          <w:rFonts w:hint="cs"/>
          <w:color w:val="A6A6A6" w:themeColor="background1" w:themeShade="A6"/>
          <w:rtl/>
        </w:rPr>
        <w:t>חשוף וגלוי</w:t>
      </w:r>
      <w:r w:rsidR="00E46930" w:rsidRPr="002543D7">
        <w:rPr>
          <w:rFonts w:hint="cs"/>
          <w:color w:val="A6A6A6" w:themeColor="background1" w:themeShade="A6"/>
          <w:rtl/>
        </w:rPr>
        <w:t xml:space="preserve">, תוך שיורד עליו גשם </w:t>
      </w:r>
      <w:r w:rsidR="00E46930" w:rsidRPr="002543D7">
        <w:rPr>
          <w:color w:val="A6A6A6" w:themeColor="background1" w:themeShade="A6"/>
          <w:rtl/>
        </w:rPr>
        <w:t>–</w:t>
      </w:r>
      <w:r w:rsidR="00E46930" w:rsidRPr="002543D7">
        <w:rPr>
          <w:rFonts w:hint="cs"/>
          <w:color w:val="A6A6A6" w:themeColor="background1" w:themeShade="A6"/>
          <w:rtl/>
        </w:rPr>
        <w:t xml:space="preserve"> דבר שחיבב במיוחד, הסיגריה שהוא עמד בגשם ועישן והיה בטוח שהיא מייד תיכבה או שתתרטב עד כדי כך שהמקום הרטוב יהיה כמו מעצור </w:t>
      </w:r>
      <w:r w:rsidR="00E46930" w:rsidRPr="002543D7">
        <w:rPr>
          <w:color w:val="A6A6A6" w:themeColor="background1" w:themeShade="A6"/>
          <w:rtl/>
        </w:rPr>
        <w:t>–</w:t>
      </w:r>
      <w:r w:rsidR="00E46930" w:rsidRPr="002543D7">
        <w:rPr>
          <w:rFonts w:hint="cs"/>
          <w:color w:val="A6A6A6" w:themeColor="background1" w:themeShade="A6"/>
          <w:rtl/>
        </w:rPr>
        <w:t xml:space="preserve"> זה היה לפנות בוקר אחד, כשהתעורר מוקדם ויצא לחצר האחורית בפיג'מה עדיין, ה</w:t>
      </w:r>
      <w:r w:rsidR="004C59E0" w:rsidRPr="002543D7">
        <w:rPr>
          <w:rFonts w:hint="cs"/>
          <w:color w:val="A6A6A6" w:themeColor="background1" w:themeShade="A6"/>
          <w:rtl/>
        </w:rPr>
        <w:t>אוויר</w:t>
      </w:r>
      <w:r w:rsidR="00E46930" w:rsidRPr="002543D7">
        <w:rPr>
          <w:rFonts w:hint="cs"/>
          <w:color w:val="A6A6A6" w:themeColor="background1" w:themeShade="A6"/>
          <w:rtl/>
        </w:rPr>
        <w:t xml:space="preserve"> היה קר במידה בלתי מצוייה כי השלג של השבועות האחרונים </w:t>
      </w:r>
      <w:r w:rsidR="0004213E" w:rsidRPr="002543D7">
        <w:rPr>
          <w:rFonts w:hint="cs"/>
          <w:color w:val="A6A6A6" w:themeColor="background1" w:themeShade="A6"/>
          <w:rtl/>
        </w:rPr>
        <w:t>החל לה</w:t>
      </w:r>
      <w:r w:rsidR="00E46930" w:rsidRPr="002543D7">
        <w:rPr>
          <w:rFonts w:hint="cs"/>
          <w:color w:val="A6A6A6" w:themeColor="background1" w:themeShade="A6"/>
          <w:rtl/>
        </w:rPr>
        <w:t>נמס, והוא עישן חציו תחת לגגון שהיה מספיק ארוך בשביל שיוכל להסתתר כולו מתחתיו אבל הוא לא רצה, הוא עמד רק חציו מתחת לגגון ונרטב מהגשם בלפנות-בוקר קר</w:t>
      </w:r>
      <w:r w:rsidR="00E567A7" w:rsidRPr="002543D7">
        <w:rPr>
          <w:rFonts w:hint="cs"/>
          <w:color w:val="A6A6A6" w:themeColor="background1" w:themeShade="A6"/>
          <w:rtl/>
        </w:rPr>
        <w:t xml:space="preserve"> מאוד,</w:t>
      </w:r>
      <w:r w:rsidR="00E46930" w:rsidRPr="002543D7">
        <w:rPr>
          <w:rFonts w:hint="cs"/>
          <w:color w:val="A6A6A6" w:themeColor="background1" w:themeShade="A6"/>
          <w:rtl/>
        </w:rPr>
        <w:t xml:space="preserve"> וטיפות נטפו עליו ועל הסיגריה מהגגון ומהגשם ומהמטפס שהשתרג שם ואשר עליו נשרו בחורף וכל טיפה </w:t>
      </w:r>
      <w:r w:rsidR="001C5A04" w:rsidRPr="002543D7">
        <w:rPr>
          <w:rFonts w:hint="cs"/>
          <w:color w:val="A6A6A6" w:themeColor="background1" w:themeShade="A6"/>
          <w:rtl/>
        </w:rPr>
        <w:t>הייתה</w:t>
      </w:r>
      <w:r w:rsidR="00E46930" w:rsidRPr="002543D7">
        <w:rPr>
          <w:rFonts w:hint="cs"/>
          <w:color w:val="A6A6A6" w:themeColor="background1" w:themeShade="A6"/>
          <w:rtl/>
        </w:rPr>
        <w:t xml:space="preserve"> יקרה כמו נטיף בדולח עבורו, הוא עדיין זכר את הטיפות.</w:t>
      </w:r>
    </w:p>
    <w:p w14:paraId="37826740" w14:textId="35B310D1" w:rsidR="00A95F33" w:rsidRPr="002543D7" w:rsidRDefault="00E8597C" w:rsidP="00412F49">
      <w:pPr>
        <w:rPr>
          <w:color w:val="A6A6A6" w:themeColor="background1" w:themeShade="A6"/>
          <w:rtl/>
        </w:rPr>
      </w:pPr>
      <w:r w:rsidRPr="002543D7">
        <w:rPr>
          <w:rFonts w:hint="cs"/>
          <w:color w:val="A6A6A6" w:themeColor="background1" w:themeShade="A6"/>
          <w:rtl/>
        </w:rPr>
        <w:t>]</w:t>
      </w:r>
    </w:p>
    <w:p w14:paraId="33770261" w14:textId="5D9DAB9D" w:rsidR="00D673DA" w:rsidRDefault="00E46930" w:rsidP="00513098">
      <w:pPr>
        <w:rPr>
          <w:rFonts w:cs="Times New Roman"/>
          <w:rtl/>
        </w:rPr>
      </w:pPr>
      <w:r>
        <w:rPr>
          <w:rFonts w:hint="cs"/>
          <w:rtl/>
        </w:rPr>
        <w:t xml:space="preserve">לאימו </w:t>
      </w:r>
      <w:r w:rsidR="001C5A04">
        <w:rPr>
          <w:rFonts w:hint="cs"/>
          <w:rtl/>
        </w:rPr>
        <w:t>הייתה</w:t>
      </w:r>
      <w:r>
        <w:rPr>
          <w:rFonts w:hint="cs"/>
          <w:rtl/>
        </w:rPr>
        <w:t xml:space="preserve"> מילה יפה </w:t>
      </w:r>
      <w:r>
        <w:rPr>
          <w:rtl/>
        </w:rPr>
        <w:t>–</w:t>
      </w:r>
      <w:r w:rsidR="004E2386">
        <w:rPr>
          <w:rFonts w:hint="cs"/>
          <w:rtl/>
        </w:rPr>
        <w:t xml:space="preserve"> דיאכרונ</w:t>
      </w:r>
      <w:r w:rsidR="00AD46F4">
        <w:rPr>
          <w:rFonts w:hint="cs"/>
          <w:rtl/>
        </w:rPr>
        <w:t>י</w:t>
      </w:r>
      <w:r w:rsidR="004E2386">
        <w:rPr>
          <w:rFonts w:hint="cs"/>
          <w:rtl/>
        </w:rPr>
        <w:t>ה</w:t>
      </w:r>
      <w:r>
        <w:rPr>
          <w:rFonts w:hint="cs"/>
          <w:rtl/>
        </w:rPr>
        <w:t xml:space="preserve">, </w:t>
      </w:r>
      <w:r w:rsidR="00605AB7">
        <w:rPr>
          <w:rFonts w:hint="cs"/>
          <w:rtl/>
        </w:rPr>
        <w:t xml:space="preserve">מילה ששימשה אותה </w:t>
      </w:r>
      <w:r w:rsidR="004E2386">
        <w:rPr>
          <w:rFonts w:hint="cs"/>
          <w:rtl/>
        </w:rPr>
        <w:t>לתיאור האופן ההדרגתי שבו</w:t>
      </w:r>
      <w:r>
        <w:rPr>
          <w:rFonts w:hint="cs"/>
          <w:rtl/>
        </w:rPr>
        <w:t xml:space="preserve"> מתפתחת </w:t>
      </w:r>
      <w:r w:rsidR="004E2386">
        <w:rPr>
          <w:rFonts w:hint="cs"/>
          <w:rtl/>
        </w:rPr>
        <w:t xml:space="preserve">שפה </w:t>
      </w:r>
      <w:r>
        <w:rPr>
          <w:rFonts w:hint="cs"/>
          <w:rtl/>
        </w:rPr>
        <w:t>לאורך זמן</w:t>
      </w:r>
      <w:r w:rsidR="00A54BD2">
        <w:rPr>
          <w:rFonts w:hint="cs"/>
          <w:rtl/>
        </w:rPr>
        <w:t xml:space="preserve">: </w:t>
      </w:r>
      <w:r w:rsidR="00513098">
        <w:rPr>
          <w:rFonts w:hint="cs"/>
          <w:rtl/>
        </w:rPr>
        <w:t xml:space="preserve">השפה </w:t>
      </w:r>
      <w:r w:rsidR="00A54BD2">
        <w:rPr>
          <w:rFonts w:hint="cs"/>
          <w:rtl/>
        </w:rPr>
        <w:t>משתנה</w:t>
      </w:r>
      <w:r>
        <w:rPr>
          <w:rFonts w:hint="cs"/>
          <w:rtl/>
        </w:rPr>
        <w:t xml:space="preserve"> </w:t>
      </w:r>
      <w:r w:rsidR="00A54BD2">
        <w:rPr>
          <w:rFonts w:hint="cs"/>
          <w:rtl/>
        </w:rPr>
        <w:t>ו</w:t>
      </w:r>
      <w:r>
        <w:rPr>
          <w:rFonts w:hint="cs"/>
          <w:rtl/>
        </w:rPr>
        <w:t>זור</w:t>
      </w:r>
      <w:r w:rsidR="00390863">
        <w:rPr>
          <w:rFonts w:hint="cs"/>
          <w:rtl/>
        </w:rPr>
        <w:t>מת</w:t>
      </w:r>
      <w:r>
        <w:rPr>
          <w:rFonts w:hint="cs"/>
          <w:rtl/>
        </w:rPr>
        <w:t xml:space="preserve">, </w:t>
      </w:r>
      <w:r w:rsidR="00A54BD2">
        <w:rPr>
          <w:rFonts w:hint="cs"/>
          <w:rtl/>
        </w:rPr>
        <w:t>משתנה ו</w:t>
      </w:r>
      <w:r>
        <w:rPr>
          <w:rFonts w:hint="cs"/>
          <w:rtl/>
        </w:rPr>
        <w:t>רצי</w:t>
      </w:r>
      <w:r w:rsidR="00390863">
        <w:rPr>
          <w:rFonts w:hint="cs"/>
          <w:rtl/>
        </w:rPr>
        <w:t>פה</w:t>
      </w:r>
      <w:r>
        <w:rPr>
          <w:rFonts w:hint="cs"/>
          <w:rtl/>
        </w:rPr>
        <w:t xml:space="preserve">, וגם האדם, אלכס חשב, מתפתח </w:t>
      </w:r>
      <w:r w:rsidR="004E2386">
        <w:rPr>
          <w:rFonts w:hint="cs"/>
          <w:rtl/>
        </w:rPr>
        <w:t>כך</w:t>
      </w:r>
      <w:r w:rsidR="00390863">
        <w:rPr>
          <w:rFonts w:hint="cs"/>
          <w:rtl/>
        </w:rPr>
        <w:t>,</w:t>
      </w:r>
      <w:r w:rsidR="00390863" w:rsidRPr="00390863">
        <w:rPr>
          <w:rFonts w:hint="cs"/>
          <w:rtl/>
        </w:rPr>
        <w:t xml:space="preserve"> </w:t>
      </w:r>
      <w:r w:rsidR="00390863">
        <w:rPr>
          <w:rFonts w:hint="cs"/>
          <w:rtl/>
        </w:rPr>
        <w:t xml:space="preserve">כמו סלעי משקע </w:t>
      </w:r>
      <w:r w:rsidR="00204948">
        <w:rPr>
          <w:rFonts w:hint="cs"/>
          <w:rtl/>
        </w:rPr>
        <w:t>כבדים</w:t>
      </w:r>
      <w:r w:rsidR="00513098">
        <w:rPr>
          <w:rFonts w:hint="cs"/>
          <w:rtl/>
        </w:rPr>
        <w:t xml:space="preserve"> שנוצרים</w:t>
      </w:r>
      <w:r w:rsidR="00390863">
        <w:rPr>
          <w:rFonts w:hint="cs"/>
          <w:rtl/>
        </w:rPr>
        <w:t xml:space="preserve"> </w:t>
      </w:r>
      <w:r w:rsidR="00D569AE">
        <w:rPr>
          <w:rFonts w:hint="cs"/>
          <w:rtl/>
        </w:rPr>
        <w:t xml:space="preserve">תוך נסיגה איטית של הים, </w:t>
      </w:r>
      <w:r w:rsidR="00261E68">
        <w:rPr>
          <w:rFonts w:hint="cs"/>
          <w:rtl/>
        </w:rPr>
        <w:t xml:space="preserve">או </w:t>
      </w:r>
      <w:r w:rsidR="00D569AE">
        <w:rPr>
          <w:rFonts w:hint="cs"/>
          <w:rtl/>
        </w:rPr>
        <w:t>תוך ה</w:t>
      </w:r>
      <w:r w:rsidR="00AD46F4">
        <w:rPr>
          <w:rFonts w:hint="cs"/>
          <w:rtl/>
        </w:rPr>
        <w:t>י</w:t>
      </w:r>
      <w:r w:rsidR="00D569AE">
        <w:rPr>
          <w:rFonts w:hint="cs"/>
          <w:rtl/>
        </w:rPr>
        <w:t xml:space="preserve">ווצרות </w:t>
      </w:r>
      <w:r w:rsidR="00390863">
        <w:rPr>
          <w:rFonts w:hint="cs"/>
          <w:rtl/>
        </w:rPr>
        <w:t>דלתא</w:t>
      </w:r>
      <w:r w:rsidR="00D569AE">
        <w:rPr>
          <w:rFonts w:hint="cs"/>
          <w:rtl/>
        </w:rPr>
        <w:t xml:space="preserve"> של נהר</w:t>
      </w:r>
      <w:r>
        <w:rPr>
          <w:rFonts w:hint="cs"/>
          <w:rtl/>
        </w:rPr>
        <w:t xml:space="preserve">. </w:t>
      </w:r>
      <w:r w:rsidR="0020034F">
        <w:rPr>
          <w:rFonts w:hint="cs"/>
          <w:rtl/>
        </w:rPr>
        <w:t>ו</w:t>
      </w:r>
      <w:r>
        <w:rPr>
          <w:rFonts w:hint="cs"/>
          <w:rtl/>
        </w:rPr>
        <w:t>העישון</w:t>
      </w:r>
      <w:r w:rsidR="0020034F" w:rsidRPr="0020034F">
        <w:rPr>
          <w:rFonts w:hint="cs"/>
          <w:rtl/>
        </w:rPr>
        <w:t xml:space="preserve"> </w:t>
      </w:r>
      <w:r w:rsidR="0020034F">
        <w:rPr>
          <w:rFonts w:hint="cs"/>
          <w:rtl/>
        </w:rPr>
        <w:t>אול</w:t>
      </w:r>
      <w:r w:rsidR="0020034F" w:rsidRPr="00DE4108">
        <w:rPr>
          <w:rFonts w:hint="cs"/>
          <w:rtl/>
        </w:rPr>
        <w:t>י</w:t>
      </w:r>
      <w:r w:rsidRPr="00DE4108">
        <w:rPr>
          <w:rFonts w:hint="cs"/>
          <w:rtl/>
        </w:rPr>
        <w:t xml:space="preserve"> </w:t>
      </w:r>
      <w:r w:rsidR="00DE4108">
        <w:rPr>
          <w:rFonts w:hint="cs"/>
          <w:rtl/>
        </w:rPr>
        <w:t>[</w:t>
      </w:r>
      <w:r w:rsidR="0021748D" w:rsidRPr="00DE4108">
        <w:rPr>
          <w:rFonts w:hint="cs"/>
          <w:rtl/>
        </w:rPr>
        <w:t>משהה</w:t>
      </w:r>
      <w:r w:rsidR="00DE4108" w:rsidRPr="00DE4108">
        <w:rPr>
          <w:rFonts w:hint="cs"/>
          <w:rtl/>
        </w:rPr>
        <w:t xml:space="preserve"> </w:t>
      </w:r>
      <w:r w:rsidR="00DE4108">
        <w:rPr>
          <w:rFonts w:hint="cs"/>
          <w:rtl/>
        </w:rPr>
        <w:t>את שגרת]</w:t>
      </w:r>
      <w:r w:rsidR="00DE4108" w:rsidRPr="00DE4108">
        <w:rPr>
          <w:rFonts w:hint="cs"/>
          <w:rtl/>
        </w:rPr>
        <w:t>ממתן</w:t>
      </w:r>
      <w:r w:rsidR="0021748D">
        <w:rPr>
          <w:rFonts w:hint="cs"/>
          <w:rtl/>
        </w:rPr>
        <w:t xml:space="preserve"> </w:t>
      </w:r>
      <w:r w:rsidR="00DE4108">
        <w:rPr>
          <w:rFonts w:hint="cs"/>
          <w:rtl/>
        </w:rPr>
        <w:t xml:space="preserve">את עוצמת </w:t>
      </w:r>
      <w:r w:rsidR="0021748D">
        <w:rPr>
          <w:rFonts w:hint="cs"/>
          <w:rtl/>
        </w:rPr>
        <w:t>הזרימה ו</w:t>
      </w:r>
      <w:r>
        <w:rPr>
          <w:rFonts w:hint="cs"/>
          <w:rtl/>
        </w:rPr>
        <w:t xml:space="preserve">מבליט </w:t>
      </w:r>
      <w:r w:rsidR="00E8380D">
        <w:rPr>
          <w:rFonts w:hint="cs"/>
          <w:rtl/>
        </w:rPr>
        <w:t>מ</w:t>
      </w:r>
      <w:r>
        <w:rPr>
          <w:rFonts w:hint="cs"/>
          <w:rtl/>
        </w:rPr>
        <w:t>תוכ</w:t>
      </w:r>
      <w:r w:rsidR="0021748D">
        <w:rPr>
          <w:rFonts w:hint="cs"/>
          <w:rtl/>
        </w:rPr>
        <w:t>ה</w:t>
      </w:r>
      <w:r>
        <w:rPr>
          <w:rFonts w:hint="cs"/>
          <w:rtl/>
        </w:rPr>
        <w:t xml:space="preserve"> </w:t>
      </w:r>
      <w:r w:rsidR="0021748D">
        <w:rPr>
          <w:rFonts w:hint="cs"/>
          <w:rtl/>
        </w:rPr>
        <w:t>רסיס</w:t>
      </w:r>
      <w:r w:rsidR="000E0E11">
        <w:rPr>
          <w:rFonts w:hint="cs"/>
          <w:rtl/>
        </w:rPr>
        <w:t>ים</w:t>
      </w:r>
      <w:r w:rsidR="00D673DA">
        <w:rPr>
          <w:rFonts w:hint="cs"/>
          <w:rtl/>
        </w:rPr>
        <w:t xml:space="preserve"> </w:t>
      </w:r>
      <w:r w:rsidR="004C792A">
        <w:rPr>
          <w:rFonts w:hint="cs"/>
          <w:rtl/>
        </w:rPr>
        <w:t>חיו</w:t>
      </w:r>
      <w:r w:rsidR="00D673DA">
        <w:rPr>
          <w:rFonts w:hint="cs"/>
          <w:rtl/>
        </w:rPr>
        <w:t>נ</w:t>
      </w:r>
      <w:r w:rsidR="000E0E11">
        <w:rPr>
          <w:rFonts w:hint="cs"/>
          <w:rtl/>
        </w:rPr>
        <w:t>יים,</w:t>
      </w:r>
      <w:r w:rsidR="009564E3">
        <w:rPr>
          <w:rFonts w:hint="cs"/>
          <w:rtl/>
        </w:rPr>
        <w:t xml:space="preserve"> </w:t>
      </w:r>
      <w:r w:rsidR="00FE50BD">
        <w:rPr>
          <w:rFonts w:hint="cs"/>
          <w:rtl/>
        </w:rPr>
        <w:t>[</w:t>
      </w:r>
      <w:r w:rsidR="00513098">
        <w:rPr>
          <w:rFonts w:hint="cs"/>
          <w:rtl/>
        </w:rPr>
        <w:t xml:space="preserve">שרגעי העישון </w:t>
      </w:r>
      <w:r w:rsidR="00D673DA">
        <w:rPr>
          <w:rFonts w:hint="cs"/>
          <w:rtl/>
        </w:rPr>
        <w:t>מאפשר</w:t>
      </w:r>
      <w:r w:rsidR="00513098">
        <w:rPr>
          <w:rFonts w:hint="cs"/>
          <w:rtl/>
        </w:rPr>
        <w:t>ים</w:t>
      </w:r>
      <w:r w:rsidR="00D673DA">
        <w:rPr>
          <w:rFonts w:hint="cs"/>
          <w:rtl/>
        </w:rPr>
        <w:t xml:space="preserve"> לו להתבונן </w:t>
      </w:r>
      <w:r w:rsidR="0021748D">
        <w:rPr>
          <w:rFonts w:hint="cs"/>
          <w:rtl/>
        </w:rPr>
        <w:t>ב</w:t>
      </w:r>
      <w:r w:rsidR="00FE50BD">
        <w:rPr>
          <w:rFonts w:hint="cs"/>
          <w:rtl/>
        </w:rPr>
        <w:t>]</w:t>
      </w:r>
      <w:r w:rsidR="00D673DA">
        <w:rPr>
          <w:rFonts w:hint="cs"/>
          <w:rtl/>
        </w:rPr>
        <w:t xml:space="preserve"> שסעים </w:t>
      </w:r>
      <w:r w:rsidR="00513098">
        <w:rPr>
          <w:rFonts w:hint="cs"/>
          <w:rtl/>
        </w:rPr>
        <w:t>ה</w:t>
      </w:r>
      <w:r w:rsidR="00D673DA">
        <w:rPr>
          <w:rFonts w:hint="cs"/>
          <w:rtl/>
        </w:rPr>
        <w:t xml:space="preserve">נבקעים בתוך הרצף האחיד </w:t>
      </w:r>
      <w:r w:rsidR="00513098">
        <w:rPr>
          <w:rFonts w:hint="cs"/>
          <w:rtl/>
        </w:rPr>
        <w:t>והם מרהיבים</w:t>
      </w:r>
      <w:r w:rsidR="00D673DA">
        <w:rPr>
          <w:rFonts w:hint="cs"/>
          <w:rtl/>
        </w:rPr>
        <w:t xml:space="preserve"> </w:t>
      </w:r>
      <w:r w:rsidR="00513098">
        <w:rPr>
          <w:rFonts w:hint="cs"/>
          <w:rtl/>
        </w:rPr>
        <w:t>ו</w:t>
      </w:r>
      <w:r w:rsidR="00D673DA">
        <w:rPr>
          <w:rFonts w:hint="cs"/>
          <w:rtl/>
        </w:rPr>
        <w:t>ססגוניים</w:t>
      </w:r>
      <w:r w:rsidR="00513098">
        <w:rPr>
          <w:rFonts w:hint="cs"/>
          <w:rtl/>
        </w:rPr>
        <w:t>.</w:t>
      </w:r>
      <w:r w:rsidR="00D673DA">
        <w:rPr>
          <w:rFonts w:hint="cs"/>
          <w:rtl/>
        </w:rPr>
        <w:t xml:space="preserve"> וכל סיגריה מ</w:t>
      </w:r>
      <w:r w:rsidR="00513098">
        <w:rPr>
          <w:rFonts w:hint="cs"/>
          <w:rtl/>
        </w:rPr>
        <w:t>דגישה מקטע</w:t>
      </w:r>
      <w:r w:rsidR="002543D7">
        <w:rPr>
          <w:rFonts w:hint="cs"/>
          <w:rtl/>
        </w:rPr>
        <w:t xml:space="preserve"> </w:t>
      </w:r>
      <w:r w:rsidR="00513098">
        <w:rPr>
          <w:rFonts w:hint="cs"/>
          <w:rtl/>
        </w:rPr>
        <w:t>חיים חדש</w:t>
      </w:r>
      <w:r w:rsidR="00D673DA">
        <w:rPr>
          <w:rFonts w:hint="cs"/>
          <w:rtl/>
        </w:rPr>
        <w:t xml:space="preserve"> ש</w:t>
      </w:r>
      <w:r w:rsidR="000A532D" w:rsidRPr="003E4E5C">
        <w:rPr>
          <w:rFonts w:hint="eastAsia"/>
          <w:rtl/>
        </w:rPr>
        <w:t>היה</w:t>
      </w:r>
      <w:r w:rsidR="000A532D" w:rsidRPr="003E4E5C">
        <w:rPr>
          <w:rtl/>
        </w:rPr>
        <w:t xml:space="preserve"> </w:t>
      </w:r>
      <w:r w:rsidR="000A532D" w:rsidRPr="003E4E5C">
        <w:rPr>
          <w:rFonts w:hint="eastAsia"/>
          <w:rtl/>
        </w:rPr>
        <w:t>נבלע</w:t>
      </w:r>
      <w:r w:rsidR="000A532D" w:rsidRPr="003E4E5C">
        <w:rPr>
          <w:rtl/>
        </w:rPr>
        <w:t xml:space="preserve"> </w:t>
      </w:r>
      <w:r w:rsidR="000A532D" w:rsidRPr="003E4E5C">
        <w:rPr>
          <w:rFonts w:hint="eastAsia"/>
          <w:rtl/>
        </w:rPr>
        <w:t>בתהום</w:t>
      </w:r>
      <w:r w:rsidR="000A532D" w:rsidRPr="003E4E5C">
        <w:rPr>
          <w:rtl/>
        </w:rPr>
        <w:t xml:space="preserve"> </w:t>
      </w:r>
      <w:r w:rsidR="000A532D" w:rsidRPr="003E4E5C">
        <w:rPr>
          <w:rFonts w:hint="eastAsia"/>
          <w:rtl/>
        </w:rPr>
        <w:t>הנשיה</w:t>
      </w:r>
      <w:r w:rsidR="00D673DA" w:rsidRPr="003E4E5C">
        <w:rPr>
          <w:rtl/>
        </w:rPr>
        <w:t xml:space="preserve"> בלעדיה, </w:t>
      </w:r>
      <w:r w:rsidR="000A532D" w:rsidRPr="003E4E5C">
        <w:rPr>
          <w:rFonts w:cs="Times New Roman"/>
          <w:rtl/>
        </w:rPr>
        <w:t>כמו מגירה שא</w:t>
      </w:r>
      <w:r w:rsidR="000A532D" w:rsidRPr="003E4E5C">
        <w:rPr>
          <w:rFonts w:cs="Times New Roman" w:hint="eastAsia"/>
          <w:rtl/>
        </w:rPr>
        <w:t>דם</w:t>
      </w:r>
      <w:r w:rsidR="000A532D" w:rsidRPr="003E4E5C">
        <w:rPr>
          <w:rFonts w:cs="Times New Roman"/>
          <w:rtl/>
        </w:rPr>
        <w:t xml:space="preserve"> </w:t>
      </w:r>
      <w:r w:rsidR="000A532D" w:rsidRPr="003E4E5C">
        <w:rPr>
          <w:rFonts w:cs="Times New Roman" w:hint="eastAsia"/>
          <w:rtl/>
        </w:rPr>
        <w:t>פותח</w:t>
      </w:r>
      <w:r w:rsidR="000A532D" w:rsidRPr="003E4E5C">
        <w:rPr>
          <w:rFonts w:cs="Times New Roman"/>
          <w:rtl/>
        </w:rPr>
        <w:t xml:space="preserve"> בקיר חלק, ואפ</w:t>
      </w:r>
      <w:r w:rsidR="000A532D" w:rsidRPr="003E4E5C">
        <w:rPr>
          <w:rFonts w:cs="Times New Roman" w:hint="eastAsia"/>
          <w:rtl/>
        </w:rPr>
        <w:t>ש</w:t>
      </w:r>
      <w:r w:rsidR="000A532D" w:rsidRPr="003E4E5C">
        <w:rPr>
          <w:rFonts w:cs="Times New Roman"/>
          <w:rtl/>
        </w:rPr>
        <w:t xml:space="preserve">ר לעשות </w:t>
      </w:r>
      <w:r w:rsidR="000A532D" w:rsidRPr="003E4E5C">
        <w:rPr>
          <w:rFonts w:cs="Times New Roman" w:hint="eastAsia"/>
          <w:rtl/>
        </w:rPr>
        <w:t>בה</w:t>
      </w:r>
      <w:r w:rsidR="000A532D" w:rsidRPr="003E4E5C">
        <w:rPr>
          <w:rFonts w:cs="Times New Roman"/>
          <w:rtl/>
        </w:rPr>
        <w:t xml:space="preserve"> </w:t>
      </w:r>
      <w:r w:rsidR="00483BB1">
        <w:rPr>
          <w:rFonts w:cs="Times New Roman"/>
          <w:rtl/>
        </w:rPr>
        <w:t>הכול</w:t>
      </w:r>
      <w:r w:rsidR="000A532D" w:rsidRPr="003E4E5C">
        <w:rPr>
          <w:rFonts w:cs="Times New Roman"/>
          <w:rtl/>
        </w:rPr>
        <w:t xml:space="preserve"> – לאחסן בה את אוצרותיך, לה</w:t>
      </w:r>
      <w:r w:rsidR="00AD46F4">
        <w:rPr>
          <w:rFonts w:cs="Times New Roman" w:hint="cs"/>
          <w:rtl/>
        </w:rPr>
        <w:t>י</w:t>
      </w:r>
      <w:r w:rsidR="000A532D" w:rsidRPr="003E4E5C">
        <w:rPr>
          <w:rFonts w:cs="Times New Roman"/>
          <w:rtl/>
        </w:rPr>
        <w:t>כנס פנימה לרגע קט ולהתנמנם, להשאירה לעד פתוחה כציון דרך בחייך.</w:t>
      </w:r>
    </w:p>
    <w:p w14:paraId="4C6CCF6E" w14:textId="6ABAE57C" w:rsidR="0021748D" w:rsidRDefault="0021748D" w:rsidP="00513098">
      <w:pPr>
        <w:rPr>
          <w:rtl/>
        </w:rPr>
      </w:pPr>
      <w:r>
        <w:rPr>
          <w:rFonts w:cs="Times New Roman"/>
          <w:rtl/>
        </w:rPr>
        <w:t>[</w:t>
      </w:r>
      <w:r>
        <w:rPr>
          <w:rFonts w:cs="Times New Roman" w:hint="cs"/>
          <w:rtl/>
        </w:rPr>
        <w:t xml:space="preserve">מקטע </w:t>
      </w:r>
      <w:r>
        <w:rPr>
          <w:rFonts w:cs="Times New Roman"/>
          <w:rtl/>
        </w:rPr>
        <w:t>–</w:t>
      </w:r>
      <w:r>
        <w:rPr>
          <w:rFonts w:cs="Times New Roman" w:hint="cs"/>
          <w:rtl/>
        </w:rPr>
        <w:t xml:space="preserve"> </w:t>
      </w:r>
      <w:r w:rsidR="00271F95">
        <w:rPr>
          <w:rFonts w:cs="Times New Roman" w:hint="cs"/>
          <w:rtl/>
        </w:rPr>
        <w:t>אזור</w:t>
      </w:r>
      <w:r>
        <w:rPr>
          <w:rFonts w:cs="Times New Roman" w:hint="cs"/>
          <w:rtl/>
        </w:rPr>
        <w:t xml:space="preserve"> גזרה חלק חתך מגזר סעיף ענף פסוק פסקה פרק רסק שבר </w:t>
      </w:r>
      <w:r>
        <w:rPr>
          <w:rFonts w:cs="Times New Roman"/>
          <w:rtl/>
        </w:rPr>
        <w:t>]</w:t>
      </w:r>
    </w:p>
    <w:p w14:paraId="6A6DE686" w14:textId="486E50A0" w:rsidR="00E46930" w:rsidRDefault="00D673DA" w:rsidP="00D673DA">
      <w:pPr>
        <w:rPr>
          <w:rtl/>
        </w:rPr>
      </w:pPr>
      <w:r>
        <w:rPr>
          <w:rFonts w:hint="cs"/>
          <w:rtl/>
        </w:rPr>
        <w:t>[</w:t>
      </w:r>
      <w:r w:rsidR="000E0E11">
        <w:rPr>
          <w:rFonts w:hint="cs"/>
          <w:rtl/>
        </w:rPr>
        <w:t>ו</w:t>
      </w:r>
      <w:r w:rsidR="00390863">
        <w:rPr>
          <w:rFonts w:hint="cs"/>
          <w:rtl/>
        </w:rPr>
        <w:t xml:space="preserve">/ מקנה לו </w:t>
      </w:r>
      <w:r w:rsidR="00E8597C">
        <w:rPr>
          <w:rFonts w:hint="cs"/>
          <w:rtl/>
        </w:rPr>
        <w:t>את האפשרות ל</w:t>
      </w:r>
      <w:r w:rsidR="00412F49">
        <w:rPr>
          <w:rFonts w:hint="cs"/>
          <w:rtl/>
        </w:rPr>
        <w:t>התבונן, לאמוד, לבחון,לטעום,לעיין, להעריך,לפקח, להשגיח, להתעמק, לסקור, לצרוף, לאבחן, להשקיף על [לבחון</w:t>
      </w:r>
      <w:r w:rsidR="00E8597C">
        <w:rPr>
          <w:rFonts w:hint="cs"/>
          <w:rtl/>
        </w:rPr>
        <w:t xml:space="preserve"> עצמו </w:t>
      </w:r>
      <w:r w:rsidR="00A54BD2">
        <w:rPr>
          <w:rFonts w:hint="cs"/>
          <w:rtl/>
        </w:rPr>
        <w:t>/ מאפשר [</w:t>
      </w:r>
      <w:r w:rsidR="00A54BD2">
        <w:t>enables</w:t>
      </w:r>
      <w:r w:rsidR="00A54BD2">
        <w:rPr>
          <w:rFonts w:hint="cs"/>
          <w:rtl/>
        </w:rPr>
        <w:t>] / פותח /</w:t>
      </w:r>
      <w:r w:rsidR="006736DB">
        <w:rPr>
          <w:rFonts w:hint="cs"/>
          <w:rtl/>
        </w:rPr>
        <w:t xml:space="preserve"> מספק,</w:t>
      </w:r>
      <w:r w:rsidR="00A54BD2">
        <w:rPr>
          <w:rFonts w:hint="cs"/>
          <w:rtl/>
        </w:rPr>
        <w:t xml:space="preserve"> מגלה </w:t>
      </w:r>
      <w:r w:rsidR="00E46930">
        <w:rPr>
          <w:rFonts w:hint="cs"/>
          <w:rtl/>
        </w:rPr>
        <w:t>משך-חיים אחר, אפיזודי...</w:t>
      </w:r>
      <w:r w:rsidR="00D569AE">
        <w:rPr>
          <w:rFonts w:hint="cs"/>
          <w:rtl/>
        </w:rPr>
        <w:t xml:space="preserve"> / את גילוי עצמו באופן אפיזודי, שסעים שסעים מחייו מובלטים יותר, צבעוניים וחיים בדרך </w:t>
      </w:r>
    </w:p>
    <w:p w14:paraId="273D0262" w14:textId="77777777" w:rsidR="006736DB" w:rsidRDefault="00390863" w:rsidP="00390863">
      <w:pPr>
        <w:rPr>
          <w:rtl/>
        </w:rPr>
      </w:pPr>
      <w:r>
        <w:rPr>
          <w:rFonts w:hint="cs"/>
          <w:rtl/>
        </w:rPr>
        <w:t xml:space="preserve">אבל גם ובנוסף לזאת, בסמיכות להשתנות זו </w:t>
      </w:r>
      <w:r w:rsidR="00FB7A87">
        <w:rPr>
          <w:rFonts w:hint="cs"/>
          <w:rtl/>
        </w:rPr>
        <w:t xml:space="preserve">השתנה </w:t>
      </w:r>
      <w:r>
        <w:rPr>
          <w:rFonts w:hint="cs"/>
          <w:rtl/>
        </w:rPr>
        <w:t xml:space="preserve">גם </w:t>
      </w:r>
      <w:r w:rsidR="00FB7A87">
        <w:rPr>
          <w:rFonts w:hint="cs"/>
          <w:rtl/>
        </w:rPr>
        <w:t>באופן מקוטע</w:t>
      </w:r>
      <w:r w:rsidR="004E2386">
        <w:rPr>
          <w:rFonts w:hint="cs"/>
          <w:rtl/>
        </w:rPr>
        <w:t>, ממאורע למאורע ורק למקוטעין זכר את עצמו</w:t>
      </w:r>
      <w:r w:rsidR="00FB7A87">
        <w:rPr>
          <w:rFonts w:hint="cs"/>
          <w:rtl/>
        </w:rPr>
        <w:t xml:space="preserve"> ולהשוות זמנים שונים של עצמו, והמאורעות היו הסיגריות.</w:t>
      </w:r>
      <w:r w:rsidR="00A54BD2">
        <w:rPr>
          <w:rFonts w:hint="cs"/>
          <w:rtl/>
        </w:rPr>
        <w:t xml:space="preserve"> </w:t>
      </w:r>
    </w:p>
    <w:p w14:paraId="24C7EFBC" w14:textId="6B5A6D76" w:rsidR="00FB7A87" w:rsidRDefault="00A54BD2" w:rsidP="00390863">
      <w:pPr>
        <w:rPr>
          <w:rtl/>
        </w:rPr>
      </w:pPr>
      <w:r>
        <w:rPr>
          <w:rFonts w:hint="cs"/>
          <w:rtl/>
        </w:rPr>
        <w:t>למקוטעין, לפרקים, באופן חתוך, קטוע, משוסע</w:t>
      </w:r>
      <w:r w:rsidR="006736DB">
        <w:rPr>
          <w:rFonts w:hint="cs"/>
          <w:rtl/>
        </w:rPr>
        <w:t>, חליפות, לחילופין, לעיתים, מרווחים, תקופות</w:t>
      </w:r>
    </w:p>
    <w:p w14:paraId="3AC13D5D" w14:textId="5552387C" w:rsidR="00A54BD2" w:rsidRDefault="00A54BD2" w:rsidP="00390863">
      <w:pPr>
        <w:rPr>
          <w:rtl/>
        </w:rPr>
      </w:pPr>
      <w:r>
        <w:rPr>
          <w:rFonts w:hint="cs"/>
          <w:rtl/>
        </w:rPr>
        <w:t>ההיפך מרצוף</w:t>
      </w:r>
    </w:p>
    <w:p w14:paraId="2F36EB6C" w14:textId="44FC2975" w:rsidR="00261E68" w:rsidRDefault="00EE3076" w:rsidP="00390863">
      <w:hyperlink r:id="rId120" w:history="1">
        <w:r w:rsidR="00261E68" w:rsidRPr="00261E68">
          <w:rPr>
            <w:rStyle w:val="Hyperlink"/>
          </w:rPr>
          <w:t>Diachronous</w:t>
        </w:r>
      </w:hyperlink>
    </w:p>
    <w:p w14:paraId="01CCB34A" w14:textId="4F8362CD" w:rsidR="00261E68" w:rsidRDefault="00EE3076" w:rsidP="00390863">
      <w:hyperlink r:id="rId121" w:history="1">
        <w:r w:rsidR="00261E68" w:rsidRPr="00261E68">
          <w:rPr>
            <w:rStyle w:val="Hyperlink"/>
          </w:rPr>
          <w:t>Diachrony</w:t>
        </w:r>
      </w:hyperlink>
    </w:p>
    <w:p w14:paraId="4B17EDDB" w14:textId="700CBB54" w:rsidR="00D673DA" w:rsidRPr="00671D66" w:rsidRDefault="00D673DA" w:rsidP="00390863">
      <w:pPr>
        <w:rPr>
          <w:rtl/>
        </w:rPr>
      </w:pPr>
      <w:r>
        <w:rPr>
          <w:rFonts w:hint="cs"/>
          <w:rtl/>
        </w:rPr>
        <w:t>]</w:t>
      </w:r>
    </w:p>
    <w:p w14:paraId="158BA2D8" w14:textId="77777777" w:rsidR="00D569AE" w:rsidRDefault="00D569AE" w:rsidP="00D569AE">
      <w:pPr>
        <w:rPr>
          <w:rtl/>
        </w:rPr>
      </w:pPr>
      <w:r>
        <w:rPr>
          <w:rFonts w:hint="cs"/>
          <w:rtl/>
        </w:rPr>
        <w:t xml:space="preserve">[מתוך </w:t>
      </w:r>
      <w:r w:rsidRPr="00D15256">
        <w:t>https://www.theguardian.com/books/2015/oct/23/will-self-smoking-tobacco</w:t>
      </w:r>
    </w:p>
    <w:p w14:paraId="03E70B05" w14:textId="779F2E35" w:rsidR="00CB7F4A" w:rsidRDefault="00CB7F4A" w:rsidP="00D569AE">
      <w:pPr>
        <w:rPr>
          <w:rtl/>
        </w:rPr>
      </w:pPr>
      <w:r>
        <w:rPr>
          <w:rFonts w:cs="Times New Roman"/>
          <w:rtl/>
        </w:rPr>
        <w:lastRenderedPageBreak/>
        <w:t xml:space="preserve">אמרתי בראשית דברים, כי טבע חוזרות עישון קוראה ושוב אנקדוטות - אבל באמת זה יותר עמוק מזה. במקום זאת, היא בדרך רגל עישון היוותה ידי תקריות קטנות כאלה אין ספור, מתוחה יחד לאורך חבל הצלה, שעושה את </w:t>
      </w:r>
      <w:r>
        <w:t>schmozzle</w:t>
      </w:r>
      <w:r>
        <w:rPr>
          <w:rFonts w:cs="Times New Roman"/>
          <w:rtl/>
        </w:rPr>
        <w:t xml:space="preserve"> </w:t>
      </w:r>
      <w:r w:rsidR="00F97A34">
        <w:rPr>
          <w:rFonts w:cs="Times New Roman"/>
          <w:rtl/>
        </w:rPr>
        <w:t>כל כך</w:t>
      </w:r>
      <w:r>
        <w:rPr>
          <w:rFonts w:cs="Times New Roman"/>
          <w:rtl/>
        </w:rPr>
        <w:t xml:space="preserve"> בלתי נשלט הסופר.</w:t>
      </w:r>
    </w:p>
    <w:p w14:paraId="7D8C6213" w14:textId="4C6ED37F" w:rsidR="00D15256" w:rsidRDefault="00CB7F4A" w:rsidP="00CB7F4A">
      <w:pPr>
        <w:rPr>
          <w:rtl/>
        </w:rPr>
      </w:pPr>
      <w:r>
        <w:rPr>
          <w:rFonts w:cs="Times New Roman"/>
          <w:rtl/>
        </w:rPr>
        <w:t xml:space="preserve">הסמיכות בין דיאכרוניים תחושה אפיזודי של עצמי כי עישון שמעניקה, מה שהופך את זה </w:t>
      </w:r>
      <w:r w:rsidR="00F97A34">
        <w:rPr>
          <w:rFonts w:cs="Times New Roman"/>
          <w:rtl/>
        </w:rPr>
        <w:t>כל כך</w:t>
      </w:r>
      <w:r>
        <w:rPr>
          <w:rFonts w:cs="Times New Roman"/>
          <w:rtl/>
        </w:rPr>
        <w:t xml:space="preserve"> קשה להרפות. האם אני האדם הזהה ילד, נשען מחוץ לחלון </w:t>
      </w:r>
      <w:r>
        <w:t>Crittall</w:t>
      </w:r>
      <w:r>
        <w:rPr>
          <w:rFonts w:cs="Times New Roman"/>
          <w:rtl/>
        </w:rPr>
        <w:t xml:space="preserve"> של </w:t>
      </w:r>
      <w:r w:rsidR="008D3782">
        <w:rPr>
          <w:rFonts w:cs="Times New Roman" w:hint="cs"/>
          <w:rtl/>
        </w:rPr>
        <w:t>סמיטריילר[??]</w:t>
      </w:r>
      <w:r>
        <w:rPr>
          <w:rFonts w:cs="Times New Roman"/>
          <w:rtl/>
        </w:rPr>
        <w:t xml:space="preserve">, העשן </w:t>
      </w:r>
      <w:r w:rsidR="008D3782">
        <w:rPr>
          <w:rFonts w:cs="Times New Roman" w:hint="cs"/>
          <w:rtl/>
        </w:rPr>
        <w:t>ממספר</w:t>
      </w:r>
      <w:r>
        <w:rPr>
          <w:rFonts w:cs="Times New Roman"/>
          <w:rtl/>
        </w:rPr>
        <w:t xml:space="preserve"> 6 </w:t>
      </w:r>
      <w:r w:rsidR="008D3782">
        <w:rPr>
          <w:rFonts w:cs="Times New Roman"/>
          <w:rtl/>
        </w:rPr>
        <w:t xml:space="preserve">שלו </w:t>
      </w:r>
      <w:r>
        <w:rPr>
          <w:rFonts w:cs="Times New Roman"/>
          <w:rtl/>
        </w:rPr>
        <w:t xml:space="preserve">מלבלב </w:t>
      </w:r>
      <w:r w:rsidR="008D3782">
        <w:rPr>
          <w:rFonts w:cs="Times New Roman" w:hint="cs"/>
          <w:rtl/>
        </w:rPr>
        <w:t>ב</w:t>
      </w:r>
      <w:r>
        <w:rPr>
          <w:rFonts w:cs="Times New Roman"/>
          <w:rtl/>
        </w:rPr>
        <w:t>לילה הפרברי? או שמא הוא מישהו אחר לגמרי? בכל פעם שאני להצית את אחד, אני מוזמן לבחון את מערכת ההקשרים בין כל אני העישון שלי: אנחנו יצור יחידתי, או סתם דמויות שונות בולטות עמדות שונות? אני נולדתי מחדש בכל פעם אני מעשן - עוף חול הומו-ואוחז? או, כמו זרע רדום מונבטים מאש, האם יש רק אחד לי חיוני, שתמיד יהיה מעשן?</w:t>
      </w:r>
      <w:r w:rsidR="004627AB" w:rsidRPr="00CD067C">
        <w:rPr>
          <w:rtl/>
        </w:rPr>
        <w:t xml:space="preserve"> </w:t>
      </w:r>
    </w:p>
    <w:p w14:paraId="0F394C65" w14:textId="2AB964C8" w:rsidR="00D15256" w:rsidRDefault="00D15256" w:rsidP="0023270F">
      <w:pPr>
        <w:bidi w:val="0"/>
      </w:pPr>
      <w:r w:rsidRPr="00D15256">
        <w:t>I said at the outset that the very repetitive nature of smoking calls forth anecdotage − but really it’s more profound than that. Rather, it’s the way a smoking habit is constituted by innumerable such little incidents, strung together along a lifeline, that makes the whole schmozzle so irresistible to the novelist</w:t>
      </w:r>
      <w:r w:rsidRPr="00D15256">
        <w:rPr>
          <w:rFonts w:cs="Times New Roman"/>
          <w:rtl/>
        </w:rPr>
        <w:t>.</w:t>
      </w:r>
      <w:r w:rsidR="00381AEF">
        <w:rPr>
          <w:rFonts w:cs="Times New Roman"/>
        </w:rPr>
        <w:t>[…]</w:t>
      </w:r>
    </w:p>
    <w:p w14:paraId="243478B0" w14:textId="57A04DFB" w:rsidR="00D15256" w:rsidRDefault="00CB7F4A" w:rsidP="0023270F">
      <w:pPr>
        <w:bidi w:val="0"/>
        <w:rPr>
          <w:rtl/>
        </w:rPr>
      </w:pPr>
      <w:r w:rsidRPr="00D15256">
        <w:t xml:space="preserve">The </w:t>
      </w:r>
      <w:r w:rsidR="00D15256" w:rsidRPr="00D15256">
        <w:t>juxtaposition between a diachronic and an episodic sense of self that smoking affords, which makes it so very hard to let go of. Am I the same person as that child, leaning out of the Crittall window of a semi, the smoke from his No 6 blooming in the suburban night? Or was he somebody else altogether? Every time I spark one up, I’m invited to consider the relationship between all of my smoking selves: are we a unitary being, or merely disparate characters striking many different attitudes? Am I reborn each time I smoke − a fag-wielding phoenix? Or, like a dormant seed germinated by fire, is there only one essential me, who will always be smoking</w:t>
      </w:r>
      <w:r w:rsidR="00D15256" w:rsidRPr="00D15256">
        <w:rPr>
          <w:rFonts w:cs="Times New Roman"/>
          <w:rtl/>
        </w:rPr>
        <w:t>?</w:t>
      </w:r>
    </w:p>
    <w:p w14:paraId="0C06C20C" w14:textId="77777777" w:rsidR="00D15256" w:rsidRDefault="00D15256" w:rsidP="009E01AF">
      <w:pPr>
        <w:rPr>
          <w:rtl/>
        </w:rPr>
      </w:pPr>
      <w:r>
        <w:rPr>
          <w:rFonts w:hint="cs"/>
          <w:rtl/>
        </w:rPr>
        <w:t>]</w:t>
      </w:r>
    </w:p>
    <w:p w14:paraId="40C55015" w14:textId="3BF59C92" w:rsidR="004627AB" w:rsidRDefault="00605AB7" w:rsidP="009E01AF">
      <w:pPr>
        <w:rPr>
          <w:rtl/>
        </w:rPr>
      </w:pPr>
      <w:r>
        <w:rPr>
          <w:rFonts w:hint="cs"/>
          <w:rtl/>
        </w:rPr>
        <w:t>כ</w:t>
      </w:r>
      <w:r w:rsidR="004627AB" w:rsidRPr="00CD067C">
        <w:rPr>
          <w:rtl/>
        </w:rPr>
        <w:t xml:space="preserve">ששמע </w:t>
      </w:r>
      <w:r>
        <w:rPr>
          <w:rFonts w:hint="cs"/>
          <w:rtl/>
        </w:rPr>
        <w:t>את</w:t>
      </w:r>
      <w:r w:rsidR="004627AB" w:rsidRPr="00CD067C">
        <w:rPr>
          <w:rtl/>
        </w:rPr>
        <w:t xml:space="preserve"> קרקוש צרור המפתחות של אימו חטף את יומ</w:t>
      </w:r>
      <w:r w:rsidR="008D3782">
        <w:rPr>
          <w:rFonts w:hint="cs"/>
          <w:rtl/>
        </w:rPr>
        <w:t>נו</w:t>
      </w:r>
      <w:r w:rsidR="004627AB" w:rsidRPr="00CD067C">
        <w:rPr>
          <w:rtl/>
        </w:rPr>
        <w:t xml:space="preserve"> של אביו מהשולחן, פתח את אחד הרוכסנים שסגרו את הכיסים בעטיפת העור וכיבה בפנים את הבדל</w:t>
      </w:r>
      <w:r>
        <w:rPr>
          <w:rFonts w:hint="cs"/>
          <w:rtl/>
        </w:rPr>
        <w:t xml:space="preserve"> שעישן</w:t>
      </w:r>
      <w:r w:rsidR="004627AB" w:rsidRPr="00CD067C">
        <w:rPr>
          <w:rtl/>
        </w:rPr>
        <w:t xml:space="preserve">. </w:t>
      </w:r>
      <w:r w:rsidR="002E2DC6">
        <w:rPr>
          <w:rFonts w:hint="cs"/>
          <w:rtl/>
        </w:rPr>
        <w:t>כשאימו ו</w:t>
      </w:r>
      <w:r w:rsidR="009C0CE0">
        <w:rPr>
          <w:rFonts w:hint="cs"/>
          <w:rtl/>
        </w:rPr>
        <w:t xml:space="preserve">שני </w:t>
      </w:r>
      <w:r w:rsidR="002E2DC6">
        <w:rPr>
          <w:rFonts w:hint="cs"/>
          <w:rtl/>
        </w:rPr>
        <w:t>אחיו נכנסו פנימה,</w:t>
      </w:r>
      <w:r w:rsidR="004627AB" w:rsidRPr="00CD067C">
        <w:rPr>
          <w:rtl/>
        </w:rPr>
        <w:t xml:space="preserve"> </w:t>
      </w:r>
      <w:r w:rsidR="00834E16">
        <w:rPr>
          <w:rFonts w:hint="cs"/>
          <w:rtl/>
        </w:rPr>
        <w:t>הם</w:t>
      </w:r>
      <w:r w:rsidR="004627AB" w:rsidRPr="00CD067C">
        <w:rPr>
          <w:rtl/>
        </w:rPr>
        <w:t xml:space="preserve"> היו </w:t>
      </w:r>
      <w:r w:rsidR="009E01AF">
        <w:rPr>
          <w:rFonts w:hint="cs"/>
          <w:rtl/>
        </w:rPr>
        <w:t>טרודים</w:t>
      </w:r>
      <w:r w:rsidR="004627AB" w:rsidRPr="00CD067C">
        <w:rPr>
          <w:rtl/>
        </w:rPr>
        <w:t xml:space="preserve"> מכדי לשים לב לענני העשן שעדיין </w:t>
      </w:r>
      <w:r w:rsidR="006E1055">
        <w:rPr>
          <w:rFonts w:hint="cs"/>
          <w:rtl/>
        </w:rPr>
        <w:t>ה</w:t>
      </w:r>
      <w:r w:rsidR="00AD46F4">
        <w:rPr>
          <w:rFonts w:hint="cs"/>
          <w:rtl/>
        </w:rPr>
        <w:t>י</w:t>
      </w:r>
      <w:r w:rsidR="006E1055">
        <w:rPr>
          <w:rFonts w:hint="cs"/>
          <w:rtl/>
        </w:rPr>
        <w:t>תמרו</w:t>
      </w:r>
      <w:r w:rsidR="004627AB" w:rsidRPr="00CD067C">
        <w:rPr>
          <w:rtl/>
        </w:rPr>
        <w:t xml:space="preserve"> מנחיריו.</w:t>
      </w:r>
    </w:p>
    <w:p w14:paraId="715EB4AD" w14:textId="77777777" w:rsidR="00E8380D" w:rsidRPr="00CD067C" w:rsidRDefault="00E8380D" w:rsidP="009E01AF">
      <w:pPr>
        <w:rPr>
          <w:rtl/>
        </w:rPr>
      </w:pPr>
    </w:p>
    <w:p w14:paraId="6C9E01FA" w14:textId="2A99F7B3" w:rsidR="004627AB" w:rsidRDefault="00605AB7" w:rsidP="00513098">
      <w:pPr>
        <w:rPr>
          <w:rtl/>
        </w:rPr>
      </w:pPr>
      <w:r>
        <w:rPr>
          <w:rFonts w:hint="cs"/>
          <w:rtl/>
        </w:rPr>
        <w:t>כש</w:t>
      </w:r>
      <w:r w:rsidRPr="00CD067C">
        <w:rPr>
          <w:rtl/>
        </w:rPr>
        <w:t>אביו התעורר</w:t>
      </w:r>
      <w:r w:rsidR="00E8380D" w:rsidRPr="00E8380D">
        <w:rPr>
          <w:rFonts w:cs="Times New Roman"/>
          <w:rtl/>
        </w:rPr>
        <w:t>, אלכס כבר</w:t>
      </w:r>
      <w:r w:rsidR="00E8380D">
        <w:rPr>
          <w:rFonts w:cs="Times New Roman" w:hint="cs"/>
          <w:rtl/>
        </w:rPr>
        <w:t xml:space="preserve"> </w:t>
      </w:r>
      <w:r w:rsidR="004627AB" w:rsidRPr="00CD067C">
        <w:rPr>
          <w:rtl/>
        </w:rPr>
        <w:t>יצא ל</w:t>
      </w:r>
      <w:r w:rsidR="00433F85">
        <w:rPr>
          <w:rFonts w:hint="cs"/>
          <w:rtl/>
        </w:rPr>
        <w:t>ה</w:t>
      </w:r>
      <w:r>
        <w:rPr>
          <w:rFonts w:hint="cs"/>
          <w:rtl/>
        </w:rPr>
        <w:t>י</w:t>
      </w:r>
      <w:r w:rsidR="00433F85">
        <w:rPr>
          <w:rFonts w:hint="cs"/>
          <w:rtl/>
        </w:rPr>
        <w:t>פרד</w:t>
      </w:r>
      <w:r w:rsidR="004627AB" w:rsidRPr="00CD067C">
        <w:rPr>
          <w:rtl/>
        </w:rPr>
        <w:t xml:space="preserve"> </w:t>
      </w:r>
      <w:r w:rsidR="00433F85">
        <w:rPr>
          <w:rFonts w:hint="cs"/>
          <w:rtl/>
        </w:rPr>
        <w:t>מ</w:t>
      </w:r>
      <w:r w:rsidR="004627AB" w:rsidRPr="00CD067C">
        <w:rPr>
          <w:rtl/>
        </w:rPr>
        <w:t>טולאסי שע</w:t>
      </w:r>
      <w:r>
        <w:rPr>
          <w:rFonts w:hint="cs"/>
          <w:rtl/>
        </w:rPr>
        <w:t>מדה לעזוב את לונדון.</w:t>
      </w:r>
    </w:p>
    <w:p w14:paraId="7BFD706A" w14:textId="2EED8E03" w:rsidR="001E6AD4" w:rsidRDefault="007926BD" w:rsidP="007926BD">
      <w:pPr>
        <w:rPr>
          <w:rtl/>
        </w:rPr>
      </w:pPr>
      <w:r>
        <w:rPr>
          <w:rFonts w:cs="Times New Roman" w:hint="cs"/>
          <w:rtl/>
        </w:rPr>
        <w:t>הוא אמר לה</w:t>
      </w:r>
      <w:r w:rsidR="001E6AD4">
        <w:rPr>
          <w:rFonts w:cs="Times New Roman" w:hint="cs"/>
          <w:rtl/>
        </w:rPr>
        <w:t>,</w:t>
      </w:r>
      <w:r>
        <w:rPr>
          <w:rFonts w:cs="Times New Roman"/>
          <w:rtl/>
        </w:rPr>
        <w:t xml:space="preserve"> </w:t>
      </w:r>
      <w:r w:rsidR="003E48CA">
        <w:rPr>
          <w:rFonts w:cs="Times New Roman" w:hint="cs"/>
          <w:rtl/>
        </w:rPr>
        <w:t>"</w:t>
      </w:r>
      <w:r>
        <w:rPr>
          <w:rFonts w:cs="Times New Roman"/>
          <w:rtl/>
        </w:rPr>
        <w:t xml:space="preserve">בלונדון </w:t>
      </w:r>
      <w:r w:rsidR="0020034F">
        <w:rPr>
          <w:rFonts w:cs="Times New Roman" w:hint="cs"/>
          <w:rtl/>
        </w:rPr>
        <w:t>גר</w:t>
      </w:r>
      <w:r w:rsidR="005C3305">
        <w:rPr>
          <w:rFonts w:cs="Times New Roman" w:hint="cs"/>
          <w:rtl/>
        </w:rPr>
        <w:t>ת</w:t>
      </w:r>
      <w:r w:rsidR="001E6AD4">
        <w:rPr>
          <w:rFonts w:cs="Times New Roman"/>
          <w:rtl/>
        </w:rPr>
        <w:t xml:space="preserve"> </w:t>
      </w:r>
      <w:r w:rsidR="0020034F">
        <w:rPr>
          <w:rFonts w:cs="Times New Roman" w:hint="cs"/>
          <w:rtl/>
        </w:rPr>
        <w:t xml:space="preserve">באותה עיר </w:t>
      </w:r>
      <w:r>
        <w:rPr>
          <w:rFonts w:cs="Times New Roman" w:hint="cs"/>
          <w:rtl/>
        </w:rPr>
        <w:t>עם</w:t>
      </w:r>
      <w:r w:rsidR="001E6AD4">
        <w:rPr>
          <w:rFonts w:cs="Times New Roman"/>
          <w:rtl/>
        </w:rPr>
        <w:t xml:space="preserve"> שלד </w:t>
      </w:r>
      <w:r>
        <w:rPr>
          <w:rFonts w:cs="Times New Roman" w:hint="cs"/>
          <w:rtl/>
        </w:rPr>
        <w:t>שלם</w:t>
      </w:r>
      <w:r w:rsidR="001E6AD4">
        <w:rPr>
          <w:rFonts w:cs="Times New Roman"/>
          <w:rtl/>
        </w:rPr>
        <w:t xml:space="preserve"> של דינוזאור. אין הרבה </w:t>
      </w:r>
      <w:r w:rsidR="0020034F" w:rsidRPr="0020034F">
        <w:rPr>
          <w:rFonts w:cs="Times New Roman"/>
          <w:rtl/>
        </w:rPr>
        <w:t xml:space="preserve">מקומות </w:t>
      </w:r>
      <w:r w:rsidR="001E6AD4">
        <w:rPr>
          <w:rFonts w:cs="Times New Roman"/>
          <w:rtl/>
        </w:rPr>
        <w:t>בעולם ש</w:t>
      </w:r>
      <w:r>
        <w:rPr>
          <w:rFonts w:cs="Times New Roman" w:hint="cs"/>
          <w:rtl/>
        </w:rPr>
        <w:t>ניתן</w:t>
      </w:r>
      <w:r w:rsidR="001E6AD4">
        <w:rPr>
          <w:rFonts w:cs="Times New Roman"/>
          <w:rtl/>
        </w:rPr>
        <w:t xml:space="preserve"> לחלוק עם שלד שלם של דינוזאור.</w:t>
      </w:r>
      <w:r w:rsidR="003E48CA">
        <w:rPr>
          <w:rFonts w:cs="Times New Roman" w:hint="cs"/>
          <w:rtl/>
        </w:rPr>
        <w:t>"</w:t>
      </w:r>
    </w:p>
    <w:p w14:paraId="02570952" w14:textId="0A318467" w:rsidR="0060415E" w:rsidRDefault="003E48CA" w:rsidP="001E6AD4">
      <w:pPr>
        <w:rPr>
          <w:rFonts w:cs="Times New Roman"/>
          <w:rtl/>
        </w:rPr>
      </w:pPr>
      <w:r>
        <w:rPr>
          <w:rFonts w:cs="Times New Roman" w:hint="cs"/>
          <w:rtl/>
        </w:rPr>
        <w:t xml:space="preserve">טולאסי </w:t>
      </w:r>
      <w:r w:rsidR="007926BD">
        <w:rPr>
          <w:rFonts w:cs="Times New Roman" w:hint="cs"/>
          <w:rtl/>
        </w:rPr>
        <w:t>בכתה ו</w:t>
      </w:r>
      <w:r w:rsidR="001E6AD4">
        <w:rPr>
          <w:rFonts w:cs="Times New Roman"/>
          <w:rtl/>
        </w:rPr>
        <w:t xml:space="preserve">אלכס </w:t>
      </w:r>
      <w:r w:rsidR="001E6AD4">
        <w:rPr>
          <w:rFonts w:cs="Times New Roman" w:hint="cs"/>
          <w:rtl/>
        </w:rPr>
        <w:t>ניסה לנחם אותה</w:t>
      </w:r>
      <w:r w:rsidR="00AD46F4">
        <w:rPr>
          <w:rFonts w:cs="Times New Roman" w:hint="cs"/>
          <w:rtl/>
        </w:rPr>
        <w:t>:</w:t>
      </w:r>
      <w:r w:rsidR="001E6AD4">
        <w:rPr>
          <w:rFonts w:cs="Times New Roman"/>
          <w:rtl/>
        </w:rPr>
        <w:t xml:space="preserve"> </w:t>
      </w:r>
      <w:r>
        <w:rPr>
          <w:rFonts w:cs="Times New Roman" w:hint="cs"/>
          <w:rtl/>
        </w:rPr>
        <w:t>"</w:t>
      </w:r>
      <w:r w:rsidR="005C3305">
        <w:rPr>
          <w:rFonts w:cs="Times New Roman" w:hint="cs"/>
          <w:rtl/>
        </w:rPr>
        <w:t>פעם</w:t>
      </w:r>
      <w:r w:rsidR="001E6AD4">
        <w:rPr>
          <w:rFonts w:cs="Times New Roman"/>
          <w:rtl/>
        </w:rPr>
        <w:t xml:space="preserve"> </w:t>
      </w:r>
      <w:r w:rsidR="005B22DB">
        <w:rPr>
          <w:rFonts w:cs="Times New Roman" w:hint="cs"/>
          <w:rtl/>
        </w:rPr>
        <w:t>נ</w:t>
      </w:r>
      <w:r w:rsidR="0020034F">
        <w:rPr>
          <w:rFonts w:cs="Times New Roman" w:hint="cs"/>
          <w:rtl/>
        </w:rPr>
        <w:t>חיה ביחד</w:t>
      </w:r>
      <w:r w:rsidR="001E6AD4">
        <w:rPr>
          <w:rFonts w:cs="Times New Roman"/>
          <w:rtl/>
        </w:rPr>
        <w:t xml:space="preserve"> על הר עתיק, </w:t>
      </w:r>
      <w:r w:rsidR="00DE2B3E">
        <w:rPr>
          <w:rFonts w:cs="Times New Roman" w:hint="cs"/>
          <w:rtl/>
        </w:rPr>
        <w:t>ו</w:t>
      </w:r>
      <w:r w:rsidR="0020034F">
        <w:rPr>
          <w:rFonts w:cs="Times New Roman" w:hint="cs"/>
          <w:rtl/>
        </w:rPr>
        <w:t>יהיה מתחתינו</w:t>
      </w:r>
      <w:r w:rsidR="001E6AD4">
        <w:rPr>
          <w:rFonts w:cs="Times New Roman"/>
          <w:rtl/>
        </w:rPr>
        <w:t xml:space="preserve"> שלד </w:t>
      </w:r>
      <w:r w:rsidR="00AD46F4">
        <w:rPr>
          <w:rFonts w:cs="Times New Roman" w:hint="cs"/>
          <w:rtl/>
        </w:rPr>
        <w:t>שלם</w:t>
      </w:r>
      <w:r w:rsidR="001E6AD4">
        <w:rPr>
          <w:rFonts w:cs="Times New Roman"/>
          <w:rtl/>
        </w:rPr>
        <w:t xml:space="preserve"> של דינוזאור. אולי אפילו כמה שלדים.</w:t>
      </w:r>
      <w:r>
        <w:rPr>
          <w:rFonts w:cs="Times New Roman" w:hint="cs"/>
          <w:rtl/>
        </w:rPr>
        <w:t>"</w:t>
      </w:r>
    </w:p>
    <w:p w14:paraId="37D31353" w14:textId="24BF2D0A" w:rsidR="001E6AD4" w:rsidRDefault="003E48CA" w:rsidP="001E6AD4">
      <w:pPr>
        <w:rPr>
          <w:rFonts w:cs="Times New Roman"/>
          <w:rtl/>
        </w:rPr>
      </w:pPr>
      <w:r>
        <w:rPr>
          <w:rFonts w:cs="Times New Roman" w:hint="cs"/>
          <w:rtl/>
        </w:rPr>
        <w:t xml:space="preserve">היא </w:t>
      </w:r>
      <w:r w:rsidR="001C5A04">
        <w:rPr>
          <w:rFonts w:cs="Times New Roman" w:hint="cs"/>
          <w:rtl/>
        </w:rPr>
        <w:t>הייתה</w:t>
      </w:r>
      <w:r w:rsidR="001E6AD4">
        <w:rPr>
          <w:rFonts w:cs="Times New Roman" w:hint="cs"/>
          <w:rtl/>
        </w:rPr>
        <w:t xml:space="preserve"> בעיניו עצמאית, מחושלת ואמיצה</w:t>
      </w:r>
      <w:r w:rsidR="007926BD">
        <w:rPr>
          <w:rFonts w:cs="Times New Roman" w:hint="cs"/>
          <w:rtl/>
        </w:rPr>
        <w:t xml:space="preserve"> ו</w:t>
      </w:r>
      <w:r>
        <w:rPr>
          <w:rFonts w:cs="Times New Roman" w:hint="cs"/>
          <w:rtl/>
        </w:rPr>
        <w:t xml:space="preserve">בכל זאת </w:t>
      </w:r>
      <w:r w:rsidR="001E6AD4">
        <w:rPr>
          <w:rFonts w:cs="Times New Roman" w:hint="cs"/>
          <w:rtl/>
        </w:rPr>
        <w:t xml:space="preserve">לא השתכנעה לעבור לגור איתו על </w:t>
      </w:r>
      <w:r>
        <w:rPr>
          <w:rFonts w:cs="Times New Roman" w:hint="cs"/>
          <w:rtl/>
        </w:rPr>
        <w:t xml:space="preserve">פסגת </w:t>
      </w:r>
      <w:r w:rsidR="001E6AD4">
        <w:rPr>
          <w:rFonts w:cs="Times New Roman" w:hint="cs"/>
          <w:rtl/>
        </w:rPr>
        <w:t>הר עתיק</w:t>
      </w:r>
      <w:r w:rsidR="005B22DB">
        <w:rPr>
          <w:rFonts w:cs="Times New Roman" w:hint="cs"/>
          <w:rtl/>
        </w:rPr>
        <w:t>.</w:t>
      </w:r>
      <w:r w:rsidR="001E6AD4">
        <w:rPr>
          <w:rFonts w:cs="Times New Roman" w:hint="cs"/>
          <w:rtl/>
        </w:rPr>
        <w:t xml:space="preserve"> </w:t>
      </w:r>
      <w:r w:rsidR="007926BD">
        <w:rPr>
          <w:rFonts w:cs="Times New Roman" w:hint="cs"/>
          <w:rtl/>
        </w:rPr>
        <w:t>במקום זאת</w:t>
      </w:r>
      <w:r w:rsidR="001E6AD4">
        <w:rPr>
          <w:rFonts w:cs="Times New Roman" w:hint="cs"/>
          <w:rtl/>
        </w:rPr>
        <w:t xml:space="preserve"> ע</w:t>
      </w:r>
      <w:r w:rsidR="001F7E1A">
        <w:rPr>
          <w:rFonts w:cs="Times New Roman" w:hint="cs"/>
          <w:rtl/>
        </w:rPr>
        <w:t>בר</w:t>
      </w:r>
      <w:r w:rsidR="001E6AD4">
        <w:rPr>
          <w:rFonts w:cs="Times New Roman" w:hint="cs"/>
          <w:rtl/>
        </w:rPr>
        <w:t xml:space="preserve">ה עם הוריה </w:t>
      </w:r>
      <w:r w:rsidR="004618AC">
        <w:rPr>
          <w:rFonts w:hint="cs"/>
          <w:rtl/>
        </w:rPr>
        <w:t>ל</w:t>
      </w:r>
      <w:r w:rsidR="00B65A23" w:rsidRPr="00B65A23">
        <w:rPr>
          <w:rFonts w:cs="Times New Roman"/>
          <w:rtl/>
        </w:rPr>
        <w:t>ליברפול</w:t>
      </w:r>
      <w:r w:rsidR="004618AC">
        <w:rPr>
          <w:rFonts w:hint="cs"/>
          <w:rtl/>
        </w:rPr>
        <w:t>,</w:t>
      </w:r>
      <w:r w:rsidR="004618AC">
        <w:rPr>
          <w:rFonts w:cs="Times New Roman" w:hint="cs"/>
          <w:rtl/>
        </w:rPr>
        <w:t xml:space="preserve"> </w:t>
      </w:r>
      <w:r w:rsidR="001E6AD4">
        <w:rPr>
          <w:rFonts w:cs="Times New Roman" w:hint="cs"/>
          <w:rtl/>
        </w:rPr>
        <w:t>עיר שאין בה</w:t>
      </w:r>
      <w:r>
        <w:rPr>
          <w:rFonts w:cs="Times New Roman" w:hint="cs"/>
          <w:rtl/>
        </w:rPr>
        <w:t xml:space="preserve"> אף</w:t>
      </w:r>
      <w:r w:rsidR="001E6AD4">
        <w:rPr>
          <w:rFonts w:cs="Times New Roman" w:hint="cs"/>
          <w:rtl/>
        </w:rPr>
        <w:t xml:space="preserve"> דינוזאור.</w:t>
      </w:r>
    </w:p>
    <w:p w14:paraId="02250E0B" w14:textId="77AEDC85" w:rsidR="00630368" w:rsidRDefault="00630368" w:rsidP="001E6AD4">
      <w:pPr>
        <w:rPr>
          <w:rFonts w:cs="Times New Roman"/>
          <w:rtl/>
        </w:rPr>
      </w:pPr>
      <w:r>
        <w:rPr>
          <w:rFonts w:cs="Times New Roman" w:hint="cs"/>
          <w:rtl/>
        </w:rPr>
        <w:t>[</w:t>
      </w:r>
      <w:hyperlink r:id="rId122" w:history="1">
        <w:r w:rsidRPr="00630368">
          <w:rPr>
            <w:rStyle w:val="Hyperlink"/>
            <w:rFonts w:cs="Times New Roman" w:hint="cs"/>
            <w:rtl/>
          </w:rPr>
          <w:t>מוזיאון הטבע של ליברפול</w:t>
        </w:r>
      </w:hyperlink>
      <w:r>
        <w:rPr>
          <w:rFonts w:cs="Times New Roman" w:hint="cs"/>
          <w:rtl/>
        </w:rPr>
        <w:t>]</w:t>
      </w:r>
    </w:p>
    <w:p w14:paraId="35831166" w14:textId="5D8EE058" w:rsidR="00434668" w:rsidRDefault="00434668" w:rsidP="001E6AD4">
      <w:pPr>
        <w:rPr>
          <w:rFonts w:cs="Times New Roman"/>
          <w:rtl/>
        </w:rPr>
      </w:pPr>
    </w:p>
    <w:p w14:paraId="1DBD79B2" w14:textId="59B39800" w:rsidR="00434668" w:rsidRDefault="00B3194A" w:rsidP="00434668">
      <w:pPr>
        <w:rPr>
          <w:rFonts w:cs="Times New Roman"/>
          <w:rtl/>
        </w:rPr>
      </w:pPr>
      <w:r>
        <w:rPr>
          <w:rFonts w:cs="Times New Roman" w:hint="cs"/>
          <w:rtl/>
        </w:rPr>
        <w:t>[</w:t>
      </w:r>
      <w:r w:rsidR="00434668" w:rsidRPr="00434668">
        <w:rPr>
          <w:rFonts w:cs="Times New Roman"/>
          <w:rtl/>
        </w:rPr>
        <w:t>אלכס מעולם לא הכיר אותו אלא בשני אופני קיום: זעם, וזעם כבוש.</w:t>
      </w:r>
    </w:p>
    <w:p w14:paraId="4B0ADF02" w14:textId="0849C5D7" w:rsidR="00600466" w:rsidRDefault="00434668" w:rsidP="00E6658F">
      <w:pPr>
        <w:rPr>
          <w:rFonts w:cs="Times New Roman"/>
          <w:rtl/>
        </w:rPr>
      </w:pPr>
      <w:r>
        <w:rPr>
          <w:rFonts w:cs="Times New Roman" w:hint="cs"/>
          <w:rtl/>
        </w:rPr>
        <w:lastRenderedPageBreak/>
        <w:t xml:space="preserve">אביו כמובן התקיים בעוד אופנים, רבים ומגוונים לאין ספור, שברובם חדור </w:t>
      </w:r>
      <w:r w:rsidR="00D54C3E">
        <w:rPr>
          <w:rFonts w:cs="Times New Roman" w:hint="cs"/>
          <w:rtl/>
        </w:rPr>
        <w:t>ממד</w:t>
      </w:r>
      <w:r>
        <w:rPr>
          <w:rFonts w:cs="Times New Roman" w:hint="cs"/>
          <w:rtl/>
        </w:rPr>
        <w:t xml:space="preserve"> </w:t>
      </w:r>
      <w:r w:rsidR="0007458E">
        <w:rPr>
          <w:rFonts w:cs="Times New Roman" w:hint="cs"/>
          <w:rtl/>
        </w:rPr>
        <w:t>מסוים</w:t>
      </w:r>
      <w:r>
        <w:rPr>
          <w:rFonts w:cs="Times New Roman" w:hint="cs"/>
          <w:rtl/>
        </w:rPr>
        <w:t xml:space="preserve"> של תקיפות אילמת, של נחישות 'קיימת' [כלומר שהוא כאן, שקיומו שריר ולא ניתן למחוק אותו, לא כרגע על כל פנים], </w:t>
      </w:r>
      <w:r w:rsidR="00E6658F" w:rsidRPr="00E6658F">
        <w:rPr>
          <w:rFonts w:cs="Times New Roman"/>
          <w:rtl/>
        </w:rPr>
        <w:t xml:space="preserve">לפעמים הרגיש כמו אחת המטליות משפשף את אחת הפינות של כדור הארץ, וכשהיה מרוגז במיוחד ראה עצמו בכאבן פומית או ספוג-ברזל, מקרצף ופינתו נוצצת, עד שמפגעי הזמן והטינופת מפינותיהם של האחרים מכסים עליה בשכבת </w:t>
      </w:r>
      <w:r w:rsidR="00E6658F" w:rsidRPr="00E6658F">
        <w:rPr>
          <w:rFonts w:cs="Times New Roman"/>
        </w:rPr>
        <w:t>grime</w:t>
      </w:r>
      <w:r w:rsidR="00E6658F" w:rsidRPr="00E6658F">
        <w:rPr>
          <w:rFonts w:cs="Times New Roman"/>
          <w:rtl/>
        </w:rPr>
        <w:t>.</w:t>
      </w:r>
      <w:r w:rsidR="00E6658F">
        <w:rPr>
          <w:rFonts w:cs="Times New Roman" w:hint="cs"/>
          <w:rtl/>
        </w:rPr>
        <w:t xml:space="preserve"> </w:t>
      </w:r>
      <w:r w:rsidR="00E6658F" w:rsidRPr="00E6658F">
        <w:rPr>
          <w:rFonts w:cs="Times New Roman"/>
          <w:rtl/>
        </w:rPr>
        <w:t>לחלופין: נצמד לקליפת כדור הארץ, מקרצף סלעי בזלת קשים בגופו החשוף, בכתפיו, בגבו, וכל מה שיוצא בסוף זה עור משופשף, בשר חשוף מדמם, לא יותר.</w:t>
      </w:r>
      <w:r w:rsidR="00E6658F">
        <w:rPr>
          <w:rFonts w:cs="Times New Roman" w:hint="cs"/>
          <w:rtl/>
        </w:rPr>
        <w:t xml:space="preserve"> </w:t>
      </w:r>
      <w:r>
        <w:rPr>
          <w:rFonts w:cs="Times New Roman" w:hint="cs"/>
          <w:rtl/>
        </w:rPr>
        <w:t xml:space="preserve">ועוד כהנה וכהנה, אבל אלו היו האופנים בהם חי את חייו הפרטיים, ללא התייחסות לאלכס או לכל אדם אחר, ולכן חלפו </w:t>
      </w:r>
      <w:r w:rsidR="00297D38">
        <w:rPr>
          <w:rFonts w:cs="Times New Roman" w:hint="cs"/>
          <w:rtl/>
        </w:rPr>
        <w:t>על פ</w:t>
      </w:r>
      <w:r>
        <w:rPr>
          <w:rFonts w:cs="Times New Roman" w:hint="cs"/>
          <w:rtl/>
        </w:rPr>
        <w:t>ניו של אלכס שקופים, בלתי מוחשיים. את רוב חייו חי מייקל ברנהרדט הופמן כאדם בפני עצמו, בתוך עצמו וללא קשר לא</w:t>
      </w:r>
      <w:r w:rsidR="00600466">
        <w:rPr>
          <w:rFonts w:cs="Times New Roman" w:hint="cs"/>
          <w:rtl/>
        </w:rPr>
        <w:t>חרים, ומאחר שאלכס עדיין</w:t>
      </w:r>
      <w:r>
        <w:rPr>
          <w:rFonts w:cs="Times New Roman" w:hint="cs"/>
          <w:rtl/>
        </w:rPr>
        <w:t xml:space="preserve"> </w:t>
      </w:r>
      <w:r w:rsidR="00600466">
        <w:rPr>
          <w:rFonts w:cs="Times New Roman" w:hint="cs"/>
          <w:rtl/>
        </w:rPr>
        <w:t>לא הצליח</w:t>
      </w:r>
      <w:r>
        <w:rPr>
          <w:rFonts w:cs="Times New Roman" w:hint="cs"/>
          <w:rtl/>
        </w:rPr>
        <w:t xml:space="preserve"> לראותו</w:t>
      </w:r>
      <w:r w:rsidR="00600466">
        <w:rPr>
          <w:rFonts w:cs="Times New Roman" w:hint="cs"/>
          <w:rtl/>
        </w:rPr>
        <w:t xml:space="preserve"> כמופרד מזהותו כאביו, כל התנהגות או התנהלות וגו' ש</w:t>
      </w:r>
      <w:r w:rsidR="001C5A04">
        <w:rPr>
          <w:rFonts w:cs="Times New Roman" w:hint="cs"/>
          <w:rtl/>
        </w:rPr>
        <w:t>הייתה</w:t>
      </w:r>
      <w:r w:rsidR="00600466">
        <w:rPr>
          <w:rFonts w:cs="Times New Roman" w:hint="cs"/>
          <w:rtl/>
        </w:rPr>
        <w:t xml:space="preserve"> מחוץ לתפקןדן כאביו </w:t>
      </w:r>
      <w:r w:rsidR="001C5A04">
        <w:rPr>
          <w:rFonts w:cs="Times New Roman" w:hint="cs"/>
          <w:rtl/>
        </w:rPr>
        <w:t>הייתה</w:t>
      </w:r>
      <w:r w:rsidR="00600466">
        <w:rPr>
          <w:rFonts w:cs="Times New Roman" w:hint="cs"/>
          <w:rtl/>
        </w:rPr>
        <w:t xml:space="preserve"> שקופה לדידו.</w:t>
      </w:r>
    </w:p>
    <w:p w14:paraId="005B3D90" w14:textId="59DB2817" w:rsidR="00434668" w:rsidRDefault="00600466" w:rsidP="00434668">
      <w:pPr>
        <w:rPr>
          <w:rFonts w:cs="Times New Roman"/>
          <w:rtl/>
        </w:rPr>
      </w:pPr>
      <w:r>
        <w:rPr>
          <w:rFonts w:cs="Times New Roman" w:hint="cs"/>
          <w:rtl/>
        </w:rPr>
        <w:t xml:space="preserve">ולכן, יכול היה לטעון ולהאמין בצדקתו, שאביו מתקיים בשני אופנים בלבד </w:t>
      </w:r>
      <w:r>
        <w:rPr>
          <w:rFonts w:cs="Times New Roman"/>
          <w:rtl/>
        </w:rPr>
        <w:t>–</w:t>
      </w:r>
      <w:r>
        <w:rPr>
          <w:rFonts w:cs="Times New Roman" w:hint="cs"/>
          <w:rtl/>
        </w:rPr>
        <w:t xml:space="preserve"> זעם, וזעם כבוש.</w:t>
      </w:r>
      <w:r w:rsidR="00434668">
        <w:rPr>
          <w:rFonts w:cs="Times New Roman" w:hint="cs"/>
          <w:rtl/>
        </w:rPr>
        <w:t xml:space="preserve"> </w:t>
      </w:r>
    </w:p>
    <w:p w14:paraId="7CD13226" w14:textId="77777777" w:rsidR="00434668" w:rsidRPr="00434668" w:rsidRDefault="00434668" w:rsidP="00434668">
      <w:pPr>
        <w:rPr>
          <w:rFonts w:cs="Times New Roman"/>
          <w:rtl/>
        </w:rPr>
      </w:pPr>
      <w:r w:rsidRPr="00434668">
        <w:rPr>
          <w:rFonts w:cs="Times New Roman"/>
          <w:rtl/>
        </w:rPr>
        <w:t>אגב, הוא ידע היטב שעמיתיו של אביו וכן גם חברי המשפחה הרבים מעולם לא נתקלו בזעמו, ובחברתם גם מעולם לא קפץ בין שפות, וללא קשר לאירוע מעולם לא החליפו עיניו בנוכחותם את צבעם הדהה, היגע.</w:t>
      </w:r>
    </w:p>
    <w:p w14:paraId="031E0D7D" w14:textId="22BC4BA1" w:rsidR="00F9486A" w:rsidRDefault="00C51519" w:rsidP="00434668">
      <w:pPr>
        <w:rPr>
          <w:rFonts w:cs="Times New Roman"/>
          <w:rtl/>
        </w:rPr>
      </w:pPr>
      <w:r>
        <w:rPr>
          <w:rFonts w:cs="Times New Roman" w:hint="cs"/>
          <w:rtl/>
        </w:rPr>
        <w:t>גרס</w:t>
      </w:r>
      <w:r w:rsidR="00F9486A">
        <w:rPr>
          <w:rFonts w:cs="Times New Roman" w:hint="cs"/>
          <w:rtl/>
        </w:rPr>
        <w:t>ה נוספת:</w:t>
      </w:r>
    </w:p>
    <w:p w14:paraId="7BEFC075" w14:textId="2675FD74" w:rsidR="00F9486A" w:rsidRPr="00F9486A" w:rsidRDefault="00F9486A" w:rsidP="00F9486A">
      <w:pPr>
        <w:rPr>
          <w:rFonts w:cs="Times New Roman"/>
          <w:rtl/>
        </w:rPr>
      </w:pPr>
      <w:r w:rsidRPr="00F9486A">
        <w:rPr>
          <w:rFonts w:cs="Times New Roman"/>
          <w:rtl/>
        </w:rPr>
        <w:t xml:space="preserve">היו לאבא שלו </w:t>
      </w:r>
      <w:r w:rsidR="005E2C45">
        <w:rPr>
          <w:rFonts w:cs="Times New Roman" w:hint="cs"/>
          <w:rtl/>
        </w:rPr>
        <w:t xml:space="preserve">שני </w:t>
      </w:r>
      <w:r w:rsidRPr="00F9486A">
        <w:rPr>
          <w:rFonts w:cs="Times New Roman"/>
          <w:rtl/>
        </w:rPr>
        <w:t xml:space="preserve">מודים: לא אכפת לו, </w:t>
      </w:r>
      <w:r w:rsidR="00483BB1">
        <w:rPr>
          <w:rFonts w:cs="Times New Roman"/>
          <w:rtl/>
        </w:rPr>
        <w:t>הכול</w:t>
      </w:r>
      <w:r w:rsidRPr="00F9486A">
        <w:rPr>
          <w:rFonts w:cs="Times New Roman"/>
          <w:rtl/>
        </w:rPr>
        <w:t xml:space="preserve"> טוב לו, והוא בכלל נמצא במקום אחר והמוד השני </w:t>
      </w:r>
      <w:r w:rsidR="005E2C45">
        <w:rPr>
          <w:rFonts w:cs="Times New Roman"/>
          <w:rtl/>
        </w:rPr>
        <w:t>–</w:t>
      </w:r>
      <w:r w:rsidRPr="00F9486A">
        <w:rPr>
          <w:rFonts w:cs="Times New Roman"/>
          <w:rtl/>
        </w:rPr>
        <w:t xml:space="preserve"> זעם כבוש על סף ההתפוצצות.</w:t>
      </w:r>
    </w:p>
    <w:p w14:paraId="37B73992" w14:textId="2B73CCBA" w:rsidR="00F9486A" w:rsidRPr="00F9486A" w:rsidRDefault="00F9486A" w:rsidP="00F9486A">
      <w:pPr>
        <w:rPr>
          <w:rFonts w:cs="Times New Roman"/>
          <w:rtl/>
        </w:rPr>
      </w:pPr>
      <w:r w:rsidRPr="00F9486A">
        <w:rPr>
          <w:rFonts w:cs="Times New Roman"/>
          <w:rtl/>
        </w:rPr>
        <w:t>או, ליתר דיוק, הוא היה תמיד באותו מוד של זעם כבוש, אבל איש לא ידע זא</w:t>
      </w:r>
      <w:r w:rsidR="005E2C45">
        <w:rPr>
          <w:rFonts w:cs="Times New Roman" w:hint="cs"/>
          <w:rtl/>
        </w:rPr>
        <w:t>ת</w:t>
      </w:r>
      <w:r w:rsidRPr="00F9486A">
        <w:rPr>
          <w:rFonts w:cs="Times New Roman"/>
          <w:rtl/>
        </w:rPr>
        <w:t xml:space="preserve">, אפילו </w:t>
      </w:r>
      <w:r w:rsidR="005E2C45">
        <w:rPr>
          <w:rFonts w:cs="Times New Roman" w:hint="cs"/>
          <w:rtl/>
        </w:rPr>
        <w:t>ל</w:t>
      </w:r>
      <w:r w:rsidRPr="00F9486A">
        <w:rPr>
          <w:rFonts w:cs="Times New Roman"/>
          <w:rtl/>
        </w:rPr>
        <w:t>א הוא. א</w:t>
      </w:r>
      <w:r w:rsidR="005E2C45">
        <w:rPr>
          <w:rFonts w:cs="Times New Roman" w:hint="cs"/>
          <w:rtl/>
        </w:rPr>
        <w:t>י</w:t>
      </w:r>
      <w:r w:rsidRPr="00F9486A">
        <w:rPr>
          <w:rFonts w:cs="Times New Roman"/>
          <w:rtl/>
        </w:rPr>
        <w:t xml:space="preserve">שתו גילתה זאת פעם, לפני זמן רב. אבל היא שכחה את זה כי לא ניתן לתת </w:t>
      </w:r>
      <w:r w:rsidR="005E2C45">
        <w:rPr>
          <w:rFonts w:cs="Times New Roman" w:hint="cs"/>
          <w:rtl/>
        </w:rPr>
        <w:t>ע</w:t>
      </w:r>
      <w:r w:rsidRPr="00F9486A">
        <w:rPr>
          <w:rFonts w:cs="Times New Roman"/>
          <w:rtl/>
        </w:rPr>
        <w:t>ל</w:t>
      </w:r>
      <w:r w:rsidR="005E2C45">
        <w:rPr>
          <w:rFonts w:cs="Times New Roman" w:hint="cs"/>
          <w:rtl/>
        </w:rPr>
        <w:t xml:space="preserve"> </w:t>
      </w:r>
      <w:r w:rsidRPr="00F9486A">
        <w:rPr>
          <w:rFonts w:cs="Times New Roman"/>
          <w:rtl/>
        </w:rPr>
        <w:t>כך את הדעת בעודך מגדלת ארבעה ילדים ולומדת תוך כדי כך עוד ועוד שפות, רובן נכחדות. הוא עצמו עבר, בעיקר מאז שעבר את גיל ארבעים ונוכח שהוא יתום מאב יותר זמן מאשר היה לא יתום, עבר כמה רגעי צלילות, יחידים, בהירים, של רוגע מוחלט ושקט. למשל פעם אחת כשיצא מהמקלחת עטוף מגבת, ופתח את מגירת הגרביים. הוא הביט בגרביים הכהות ו</w:t>
      </w:r>
      <w:r w:rsidR="004C59E0">
        <w:rPr>
          <w:rFonts w:cs="Times New Roman"/>
          <w:rtl/>
        </w:rPr>
        <w:t>פתאום</w:t>
      </w:r>
      <w:r w:rsidRPr="00F9486A">
        <w:rPr>
          <w:rFonts w:cs="Times New Roman"/>
          <w:rtl/>
        </w:rPr>
        <w:t xml:space="preserve"> זה נחת עליו בבהירות ובשקט מוחלט </w:t>
      </w:r>
      <w:r w:rsidR="005E2C45">
        <w:rPr>
          <w:rFonts w:cs="Times New Roman"/>
          <w:rtl/>
        </w:rPr>
        <w:t>–</w:t>
      </w:r>
      <w:r w:rsidRPr="00F9486A">
        <w:rPr>
          <w:rFonts w:cs="Times New Roman"/>
          <w:rtl/>
        </w:rPr>
        <w:t xml:space="preserve"> החיים קלים, הטרשים לא בלתי עבירים, ובקרוב </w:t>
      </w:r>
      <w:r w:rsidR="00483BB1">
        <w:rPr>
          <w:rFonts w:cs="Times New Roman"/>
          <w:rtl/>
        </w:rPr>
        <w:t>הכול</w:t>
      </w:r>
      <w:r w:rsidRPr="00F9486A">
        <w:rPr>
          <w:rFonts w:cs="Times New Roman"/>
          <w:rtl/>
        </w:rPr>
        <w:t xml:space="preserve"> יגמר. הרגע חלף, ולאחר מכן עוד כשבוע הוא חשב על אותם טרשים שאינם בלתי עבירים וידע שהחיים קלים, אבל זכרון הרגע נשכח, וכן עוד כמה רגעים כאלו, שהיו נדירים ביותר.</w:t>
      </w:r>
    </w:p>
    <w:p w14:paraId="3748B484" w14:textId="53EC2A72" w:rsidR="001E6AD4" w:rsidRPr="00CD067C" w:rsidRDefault="00B3194A" w:rsidP="001E6AD4">
      <w:pPr>
        <w:rPr>
          <w:rtl/>
        </w:rPr>
      </w:pPr>
      <w:r>
        <w:rPr>
          <w:rFonts w:cs="Times New Roman" w:hint="cs"/>
          <w:rtl/>
        </w:rPr>
        <w:t>]</w:t>
      </w:r>
    </w:p>
    <w:p w14:paraId="04BED78C" w14:textId="2892259E" w:rsidR="0047223E" w:rsidRPr="0044357B" w:rsidRDefault="002B2527" w:rsidP="00D14A18">
      <w:pPr>
        <w:pStyle w:val="Heading2"/>
        <w:rPr>
          <w:rtl/>
        </w:rPr>
      </w:pPr>
      <w:bookmarkStart w:id="214" w:name="_Hlk531245874"/>
      <w:r>
        <w:rPr>
          <w:rFonts w:hint="cs"/>
          <w:rtl/>
        </w:rPr>
        <w:t>גידופים וגריז</w:t>
      </w:r>
      <w:bookmarkEnd w:id="214"/>
    </w:p>
    <w:p w14:paraId="285FD5ED" w14:textId="51A82479" w:rsidR="004627AB" w:rsidRDefault="00433F85" w:rsidP="004E4E6C">
      <w:pPr>
        <w:rPr>
          <w:rtl/>
        </w:rPr>
      </w:pPr>
      <w:r>
        <w:rPr>
          <w:rtl/>
        </w:rPr>
        <w:t xml:space="preserve">טולאסי עזבה </w:t>
      </w:r>
      <w:r>
        <w:rPr>
          <w:rFonts w:hint="cs"/>
          <w:rtl/>
        </w:rPr>
        <w:t xml:space="preserve">ביום </w:t>
      </w:r>
      <w:r w:rsidR="004E4E6C">
        <w:rPr>
          <w:rFonts w:hint="cs"/>
          <w:rtl/>
        </w:rPr>
        <w:t>ש</w:t>
      </w:r>
      <w:r>
        <w:rPr>
          <w:rFonts w:hint="cs"/>
          <w:rtl/>
        </w:rPr>
        <w:t>בו הסתיימה</w:t>
      </w:r>
      <w:r w:rsidR="004627AB" w:rsidRPr="00CD067C">
        <w:rPr>
          <w:rtl/>
        </w:rPr>
        <w:t xml:space="preserve"> חופשת הקיץ</w:t>
      </w:r>
      <w:r w:rsidR="00005E74">
        <w:rPr>
          <w:rFonts w:hint="cs"/>
          <w:rtl/>
        </w:rPr>
        <w:t>.</w:t>
      </w:r>
      <w:r w:rsidR="004627AB" w:rsidRPr="00CD067C">
        <w:rPr>
          <w:rtl/>
        </w:rPr>
        <w:t xml:space="preserve"> </w:t>
      </w:r>
      <w:r w:rsidR="00147131">
        <w:rPr>
          <w:rFonts w:hint="cs"/>
          <w:rtl/>
        </w:rPr>
        <w:t>[כתבתי קודם שהיא עזבה יום לפני תחילת הלימודים</w:t>
      </w:r>
      <w:r w:rsidR="009E01AF">
        <w:rPr>
          <w:rFonts w:hint="cs"/>
          <w:rtl/>
        </w:rPr>
        <w:t xml:space="preserve"> </w:t>
      </w:r>
      <w:r w:rsidR="009E01AF">
        <w:rPr>
          <w:rtl/>
        </w:rPr>
        <w:t>–</w:t>
      </w:r>
      <w:r w:rsidR="009E01AF">
        <w:rPr>
          <w:rFonts w:hint="cs"/>
          <w:rtl/>
        </w:rPr>
        <w:t xml:space="preserve"> '</w:t>
      </w:r>
      <w:r w:rsidR="009E01AF" w:rsidRPr="00CD067C">
        <w:rPr>
          <w:rFonts w:hint="cs"/>
          <w:rtl/>
        </w:rPr>
        <w:t>החרדה</w:t>
      </w:r>
      <w:r w:rsidR="009E01AF" w:rsidRPr="00CD067C">
        <w:rPr>
          <w:rtl/>
        </w:rPr>
        <w:t xml:space="preserve"> העמו</w:t>
      </w:r>
      <w:r w:rsidR="009E01AF" w:rsidRPr="00CD067C">
        <w:rPr>
          <w:rFonts w:hint="cs"/>
          <w:rtl/>
        </w:rPr>
        <w:t>מה לרגל</w:t>
      </w:r>
      <w:r w:rsidR="009E01AF" w:rsidRPr="00CD067C">
        <w:rPr>
          <w:rtl/>
        </w:rPr>
        <w:t xml:space="preserve"> שנת הלימודים החדשה שתפתח למחרת</w:t>
      </w:r>
      <w:r w:rsidR="009E01AF">
        <w:rPr>
          <w:rFonts w:hint="cs"/>
          <w:rtl/>
        </w:rPr>
        <w:t>'</w:t>
      </w:r>
      <w:r w:rsidR="00147131">
        <w:rPr>
          <w:rFonts w:hint="cs"/>
          <w:rtl/>
        </w:rPr>
        <w:t xml:space="preserve">] </w:t>
      </w:r>
      <w:r w:rsidR="0020034F" w:rsidRPr="0020034F">
        <w:rPr>
          <w:rFonts w:cs="Times New Roman"/>
          <w:rtl/>
        </w:rPr>
        <w:t xml:space="preserve">שנת הלימודים החלה, ימים </w:t>
      </w:r>
      <w:r w:rsidR="00DE2B3E">
        <w:rPr>
          <w:rFonts w:cs="Times New Roman" w:hint="cs"/>
          <w:rtl/>
        </w:rPr>
        <w:t>חלפו</w:t>
      </w:r>
      <w:r w:rsidR="00AD46F4">
        <w:rPr>
          <w:rFonts w:cs="Times New Roman" w:hint="cs"/>
          <w:rtl/>
        </w:rPr>
        <w:t>,</w:t>
      </w:r>
      <w:r w:rsidR="00DE2B3E">
        <w:rPr>
          <w:rFonts w:cs="Times New Roman" w:hint="cs"/>
          <w:rtl/>
        </w:rPr>
        <w:t xml:space="preserve"> </w:t>
      </w:r>
      <w:r w:rsidR="0020034F" w:rsidRPr="0020034F">
        <w:rPr>
          <w:rFonts w:cs="Times New Roman"/>
          <w:rtl/>
        </w:rPr>
        <w:t>ו</w:t>
      </w:r>
      <w:r w:rsidR="009E01AF" w:rsidRPr="00CD067C">
        <w:rPr>
          <w:rtl/>
        </w:rPr>
        <w:t xml:space="preserve">אלכס </w:t>
      </w:r>
      <w:r w:rsidR="004E4E6C">
        <w:rPr>
          <w:rFonts w:hint="cs"/>
          <w:rtl/>
        </w:rPr>
        <w:t>חישב ומצא ש</w:t>
      </w:r>
      <w:r w:rsidR="004627AB" w:rsidRPr="00CD067C">
        <w:rPr>
          <w:rtl/>
        </w:rPr>
        <w:t>לו</w:t>
      </w:r>
      <w:r w:rsidR="009E01AF">
        <w:rPr>
          <w:rFonts w:hint="cs"/>
          <w:rtl/>
        </w:rPr>
        <w:t>ּ</w:t>
      </w:r>
      <w:r w:rsidR="004627AB" w:rsidRPr="00CD067C">
        <w:rPr>
          <w:rtl/>
        </w:rPr>
        <w:t xml:space="preserve"> </w:t>
      </w:r>
      <w:r w:rsidR="001C5A04">
        <w:rPr>
          <w:rtl/>
        </w:rPr>
        <w:t>הייתה</w:t>
      </w:r>
      <w:r w:rsidR="008954EC">
        <w:rPr>
          <w:rtl/>
        </w:rPr>
        <w:t xml:space="preserve"> כותבת </w:t>
      </w:r>
      <w:r w:rsidR="004E4E6C">
        <w:rPr>
          <w:rFonts w:hint="cs"/>
          <w:rtl/>
        </w:rPr>
        <w:t xml:space="preserve">לו </w:t>
      </w:r>
      <w:r>
        <w:rPr>
          <w:rtl/>
        </w:rPr>
        <w:t xml:space="preserve">ביום שעזבה ואפילו </w:t>
      </w:r>
      <w:r w:rsidR="009C6580">
        <w:rPr>
          <w:rFonts w:hint="cs"/>
          <w:rtl/>
        </w:rPr>
        <w:t>למחרת</w:t>
      </w:r>
      <w:r w:rsidR="004E4E6C">
        <w:rPr>
          <w:rFonts w:hint="cs"/>
          <w:rtl/>
        </w:rPr>
        <w:t>,</w:t>
      </w:r>
      <w:r w:rsidR="007414E1">
        <w:rPr>
          <w:rFonts w:hint="cs"/>
          <w:rtl/>
        </w:rPr>
        <w:t xml:space="preserve"> </w:t>
      </w:r>
      <w:r w:rsidR="004627AB" w:rsidRPr="00CD067C">
        <w:rPr>
          <w:rtl/>
        </w:rPr>
        <w:t xml:space="preserve">המכתב היה </w:t>
      </w:r>
      <w:r w:rsidR="0020034F" w:rsidRPr="00CD067C">
        <w:rPr>
          <w:rtl/>
        </w:rPr>
        <w:t xml:space="preserve">כבר </w:t>
      </w:r>
      <w:r w:rsidR="004627AB" w:rsidRPr="00CD067C">
        <w:rPr>
          <w:rtl/>
        </w:rPr>
        <w:t xml:space="preserve">מגיע. </w:t>
      </w:r>
      <w:r w:rsidR="004E4E6C">
        <w:rPr>
          <w:rFonts w:hint="cs"/>
          <w:rtl/>
        </w:rPr>
        <w:t>באותו פרק זמן</w:t>
      </w:r>
      <w:r w:rsidR="004E4E6C" w:rsidRPr="00CD067C">
        <w:rPr>
          <w:rtl/>
        </w:rPr>
        <w:t xml:space="preserve"> </w:t>
      </w:r>
      <w:r w:rsidR="004627AB" w:rsidRPr="00CD067C">
        <w:rPr>
          <w:rtl/>
        </w:rPr>
        <w:t xml:space="preserve">הוא </w:t>
      </w:r>
      <w:r w:rsidR="007414E1">
        <w:rPr>
          <w:rFonts w:hint="cs"/>
          <w:rtl/>
        </w:rPr>
        <w:t>הספיק ל</w:t>
      </w:r>
      <w:r w:rsidR="004627AB" w:rsidRPr="00CD067C">
        <w:rPr>
          <w:rtl/>
        </w:rPr>
        <w:t>כת</w:t>
      </w:r>
      <w:r w:rsidR="007414E1">
        <w:rPr>
          <w:rFonts w:hint="cs"/>
          <w:rtl/>
        </w:rPr>
        <w:t>ו</w:t>
      </w:r>
      <w:r w:rsidR="004627AB" w:rsidRPr="00CD067C">
        <w:rPr>
          <w:rtl/>
        </w:rPr>
        <w:t>ב לה שלושה מכתבים</w:t>
      </w:r>
      <w:r w:rsidR="007414E1">
        <w:rPr>
          <w:rFonts w:hint="cs"/>
          <w:rtl/>
        </w:rPr>
        <w:t>:</w:t>
      </w:r>
      <w:r w:rsidR="004627AB" w:rsidRPr="00CD067C">
        <w:rPr>
          <w:rtl/>
        </w:rPr>
        <w:t xml:space="preserve"> הראשון משתפך במילות האהבה, השני בכאב הגעגועים, ואילו השלישי, שהיה מונח עדיין בכיסו</w:t>
      </w:r>
      <w:r w:rsidR="00AD46F4">
        <w:rPr>
          <w:rFonts w:hint="cs"/>
          <w:rtl/>
        </w:rPr>
        <w:t>,</w:t>
      </w:r>
      <w:r w:rsidR="004627AB" w:rsidRPr="00CD067C">
        <w:rPr>
          <w:rtl/>
        </w:rPr>
        <w:t xml:space="preserve"> השתרע על פני עמוד אחד בלבד, בכתב יד חד וזו</w:t>
      </w:r>
      <w:r w:rsidR="009C6580">
        <w:rPr>
          <w:rFonts w:hint="cs"/>
          <w:rtl/>
        </w:rPr>
        <w:t>ו</w:t>
      </w:r>
      <w:r w:rsidR="004627AB" w:rsidRPr="00CD067C">
        <w:rPr>
          <w:rtl/>
        </w:rPr>
        <w:t>יתי.</w:t>
      </w:r>
    </w:p>
    <w:p w14:paraId="4E155416" w14:textId="3C4FD766" w:rsidR="00390422" w:rsidRPr="00CD067C" w:rsidRDefault="001978C2" w:rsidP="00616346">
      <w:pPr>
        <w:rPr>
          <w:rtl/>
        </w:rPr>
      </w:pPr>
      <w:r>
        <w:rPr>
          <w:rFonts w:hint="cs"/>
          <w:rtl/>
        </w:rPr>
        <w:t xml:space="preserve">את </w:t>
      </w:r>
      <w:r w:rsidR="00390422">
        <w:rPr>
          <w:rFonts w:hint="cs"/>
          <w:rtl/>
        </w:rPr>
        <w:t xml:space="preserve">חנות המכולת הזעירה הסמוכה לבית-הספר ניהל כעת זוג קשישים, מהגרים מפורטוגל. </w:t>
      </w:r>
      <w:r w:rsidR="004B7202">
        <w:rPr>
          <w:rFonts w:hint="cs"/>
          <w:rtl/>
        </w:rPr>
        <w:t>ב</w:t>
      </w:r>
      <w:r w:rsidR="00EB6810">
        <w:rPr>
          <w:rFonts w:hint="cs"/>
          <w:rtl/>
        </w:rPr>
        <w:t xml:space="preserve">נם </w:t>
      </w:r>
      <w:r w:rsidR="0020034F" w:rsidRPr="0020034F">
        <w:rPr>
          <w:rFonts w:cs="Times New Roman"/>
          <w:rtl/>
        </w:rPr>
        <w:t xml:space="preserve">בֶּרְטְרַם </w:t>
      </w:r>
      <w:r w:rsidR="0020034F">
        <w:rPr>
          <w:rFonts w:cs="Times New Roman" w:hint="cs"/>
          <w:rtl/>
        </w:rPr>
        <w:t xml:space="preserve">[ניקוד] </w:t>
      </w:r>
      <w:r w:rsidR="00AA145F">
        <w:rPr>
          <w:rFonts w:hint="cs"/>
          <w:rtl/>
        </w:rPr>
        <w:t>ה</w:t>
      </w:r>
      <w:r w:rsidR="004B7202">
        <w:rPr>
          <w:rFonts w:hint="cs"/>
          <w:rtl/>
        </w:rPr>
        <w:t>ופיע בשערי בית-הספר בתחילת ובסוף</w:t>
      </w:r>
      <w:r w:rsidR="009C6580">
        <w:rPr>
          <w:rFonts w:hint="cs"/>
          <w:rtl/>
        </w:rPr>
        <w:t xml:space="preserve"> כל</w:t>
      </w:r>
      <w:r w:rsidR="004B7202">
        <w:rPr>
          <w:rFonts w:hint="cs"/>
          <w:rtl/>
        </w:rPr>
        <w:t xml:space="preserve"> </w:t>
      </w:r>
      <w:r w:rsidR="00AA145F">
        <w:rPr>
          <w:rFonts w:hint="cs"/>
          <w:rtl/>
        </w:rPr>
        <w:t>י</w:t>
      </w:r>
      <w:r w:rsidR="009C6580">
        <w:rPr>
          <w:rFonts w:hint="cs"/>
          <w:rtl/>
        </w:rPr>
        <w:t>ום</w:t>
      </w:r>
      <w:r w:rsidR="00AA145F">
        <w:rPr>
          <w:rFonts w:hint="cs"/>
          <w:rtl/>
        </w:rPr>
        <w:t xml:space="preserve"> </w:t>
      </w:r>
      <w:r w:rsidR="004B7202">
        <w:rPr>
          <w:rFonts w:hint="cs"/>
          <w:rtl/>
        </w:rPr>
        <w:t>לימודים ו</w:t>
      </w:r>
      <w:r w:rsidR="009C6580">
        <w:rPr>
          <w:rFonts w:hint="cs"/>
          <w:rtl/>
        </w:rPr>
        <w:t xml:space="preserve">גם </w:t>
      </w:r>
      <w:r w:rsidR="004B7202">
        <w:rPr>
          <w:rFonts w:hint="cs"/>
          <w:rtl/>
        </w:rPr>
        <w:t>ב</w:t>
      </w:r>
      <w:r w:rsidR="00AA145F">
        <w:rPr>
          <w:rFonts w:hint="cs"/>
          <w:rtl/>
        </w:rPr>
        <w:t>שעת ה</w:t>
      </w:r>
      <w:r w:rsidR="004B7202">
        <w:rPr>
          <w:rFonts w:hint="cs"/>
          <w:rtl/>
        </w:rPr>
        <w:t xml:space="preserve">הפסקות, </w:t>
      </w:r>
      <w:r w:rsidR="008D1D9C">
        <w:rPr>
          <w:rFonts w:hint="cs"/>
          <w:rtl/>
        </w:rPr>
        <w:t>ו</w:t>
      </w:r>
      <w:r w:rsidR="004B7202">
        <w:rPr>
          <w:rFonts w:hint="cs"/>
          <w:rtl/>
        </w:rPr>
        <w:t xml:space="preserve">גרר איתו </w:t>
      </w:r>
      <w:r w:rsidR="0020034F">
        <w:rPr>
          <w:rFonts w:hint="cs"/>
          <w:rtl/>
        </w:rPr>
        <w:t>ב</w:t>
      </w:r>
      <w:r w:rsidR="004B7202">
        <w:rPr>
          <w:rFonts w:hint="cs"/>
          <w:rtl/>
        </w:rPr>
        <w:t>מריצה מאולתרת ממתקים וחטיפים</w:t>
      </w:r>
      <w:r w:rsidR="00EB6810">
        <w:rPr>
          <w:rFonts w:hint="cs"/>
          <w:rtl/>
        </w:rPr>
        <w:t xml:space="preserve"> למכ</w:t>
      </w:r>
      <w:r w:rsidR="00400603">
        <w:rPr>
          <w:rFonts w:hint="cs"/>
          <w:rtl/>
        </w:rPr>
        <w:t>י</w:t>
      </w:r>
      <w:r w:rsidR="00EB6810">
        <w:rPr>
          <w:rFonts w:hint="cs"/>
          <w:rtl/>
        </w:rPr>
        <w:t>ר</w:t>
      </w:r>
      <w:r w:rsidR="00400603">
        <w:rPr>
          <w:rFonts w:hint="cs"/>
          <w:rtl/>
        </w:rPr>
        <w:t>ה</w:t>
      </w:r>
      <w:r w:rsidR="00EB6810">
        <w:rPr>
          <w:rFonts w:hint="cs"/>
          <w:rtl/>
        </w:rPr>
        <w:t>,</w:t>
      </w:r>
      <w:r w:rsidR="009564E3">
        <w:rPr>
          <w:rFonts w:hint="cs"/>
          <w:rtl/>
        </w:rPr>
        <w:t xml:space="preserve"> </w:t>
      </w:r>
      <w:r w:rsidR="00EB6810">
        <w:rPr>
          <w:rFonts w:hint="cs"/>
          <w:rtl/>
        </w:rPr>
        <w:t>ו</w:t>
      </w:r>
      <w:r w:rsidR="009C6580">
        <w:rPr>
          <w:rFonts w:hint="cs"/>
          <w:rtl/>
        </w:rPr>
        <w:t xml:space="preserve">שוב </w:t>
      </w:r>
      <w:r w:rsidR="00AA145F">
        <w:rPr>
          <w:rFonts w:hint="cs"/>
          <w:rtl/>
        </w:rPr>
        <w:t>ל</w:t>
      </w:r>
      <w:r w:rsidR="004B7202">
        <w:rPr>
          <w:rFonts w:hint="cs"/>
          <w:rtl/>
        </w:rPr>
        <w:t xml:space="preserve">א </w:t>
      </w:r>
      <w:r w:rsidR="00EB6810">
        <w:rPr>
          <w:rFonts w:hint="cs"/>
          <w:rtl/>
        </w:rPr>
        <w:t>היה עוד צורך לה</w:t>
      </w:r>
      <w:r w:rsidR="009C6580">
        <w:rPr>
          <w:rFonts w:hint="cs"/>
          <w:rtl/>
        </w:rPr>
        <w:t>י</w:t>
      </w:r>
      <w:r w:rsidR="00EB6810">
        <w:rPr>
          <w:rFonts w:hint="cs"/>
          <w:rtl/>
        </w:rPr>
        <w:t xml:space="preserve">כנס </w:t>
      </w:r>
      <w:r>
        <w:rPr>
          <w:rFonts w:hint="cs"/>
          <w:rtl/>
        </w:rPr>
        <w:t>לחנות</w:t>
      </w:r>
      <w:r w:rsidR="00390422">
        <w:rPr>
          <w:rFonts w:hint="cs"/>
          <w:rtl/>
        </w:rPr>
        <w:t xml:space="preserve">. </w:t>
      </w:r>
    </w:p>
    <w:p w14:paraId="0F1862D0" w14:textId="3500E048" w:rsidR="000E7F5B" w:rsidRPr="003E4E5C" w:rsidRDefault="004E4E6C" w:rsidP="004E4E6C">
      <w:pPr>
        <w:rPr>
          <w:rtl/>
        </w:rPr>
      </w:pPr>
      <w:r>
        <w:rPr>
          <w:rFonts w:hint="cs"/>
          <w:rtl/>
        </w:rPr>
        <w:lastRenderedPageBreak/>
        <w:t>בתחילת כיתה י</w:t>
      </w:r>
      <w:r w:rsidR="00AA145F">
        <w:rPr>
          <w:rFonts w:hint="cs"/>
          <w:rtl/>
        </w:rPr>
        <w:t>'</w:t>
      </w:r>
      <w:r>
        <w:rPr>
          <w:rFonts w:hint="cs"/>
          <w:rtl/>
        </w:rPr>
        <w:t xml:space="preserve"> </w:t>
      </w:r>
      <w:r w:rsidR="00F4319D" w:rsidRPr="00CD067C">
        <w:rPr>
          <w:rtl/>
        </w:rPr>
        <w:t xml:space="preserve">בישרה </w:t>
      </w:r>
      <w:r w:rsidR="00F4319D">
        <w:rPr>
          <w:rFonts w:hint="cs"/>
          <w:rtl/>
        </w:rPr>
        <w:t>ה</w:t>
      </w:r>
      <w:r w:rsidR="004627AB" w:rsidRPr="00CD067C">
        <w:rPr>
          <w:rtl/>
        </w:rPr>
        <w:t>גב</w:t>
      </w:r>
      <w:r w:rsidR="00433F85">
        <w:rPr>
          <w:rFonts w:hint="cs"/>
          <w:rtl/>
        </w:rPr>
        <w:t>רת</w:t>
      </w:r>
      <w:r w:rsidR="004627AB" w:rsidRPr="00CD067C">
        <w:rPr>
          <w:rtl/>
        </w:rPr>
        <w:t xml:space="preserve"> פאוול</w:t>
      </w:r>
      <w:r w:rsidR="00400603" w:rsidRPr="00400603">
        <w:rPr>
          <w:rtl/>
        </w:rPr>
        <w:t xml:space="preserve"> </w:t>
      </w:r>
      <w:r w:rsidR="00EB6810">
        <w:rPr>
          <w:rFonts w:hint="cs"/>
          <w:rtl/>
        </w:rPr>
        <w:t>לאלכס</w:t>
      </w:r>
      <w:r w:rsidR="004627AB" w:rsidRPr="00CD067C">
        <w:rPr>
          <w:rtl/>
        </w:rPr>
        <w:t xml:space="preserve"> </w:t>
      </w:r>
      <w:r w:rsidR="00EB6810">
        <w:rPr>
          <w:rFonts w:hint="cs"/>
          <w:rtl/>
        </w:rPr>
        <w:t xml:space="preserve">כי </w:t>
      </w:r>
      <w:r w:rsidR="004627AB" w:rsidRPr="00CD067C">
        <w:rPr>
          <w:rtl/>
        </w:rPr>
        <w:t>הו</w:t>
      </w:r>
      <w:r w:rsidR="00433F85">
        <w:rPr>
          <w:rFonts w:hint="cs"/>
          <w:rtl/>
        </w:rPr>
        <w:t>חלט למנותו לתפקיד</w:t>
      </w:r>
      <w:r w:rsidR="004627AB" w:rsidRPr="00CD067C">
        <w:rPr>
          <w:rtl/>
        </w:rPr>
        <w:t xml:space="preserve"> </w:t>
      </w:r>
      <w:r w:rsidR="00AD46F4">
        <w:rPr>
          <w:rFonts w:hint="cs"/>
          <w:rtl/>
        </w:rPr>
        <w:t xml:space="preserve">תורן </w:t>
      </w:r>
      <w:r w:rsidR="00433F85">
        <w:rPr>
          <w:rFonts w:hint="cs"/>
          <w:rtl/>
        </w:rPr>
        <w:t>חצר</w:t>
      </w:r>
      <w:r w:rsidR="004627AB" w:rsidRPr="00CD067C">
        <w:rPr>
          <w:rtl/>
        </w:rPr>
        <w:t xml:space="preserve">, </w:t>
      </w:r>
      <w:r w:rsidR="009C6580">
        <w:rPr>
          <w:rFonts w:hint="cs"/>
          <w:rtl/>
        </w:rPr>
        <w:t>אף ש</w:t>
      </w:r>
      <w:r w:rsidR="00EB3E2B" w:rsidRPr="00EB3E2B">
        <w:rPr>
          <w:rFonts w:cs="Times New Roman"/>
          <w:rtl/>
        </w:rPr>
        <w:t>עולם לא</w:t>
      </w:r>
      <w:r w:rsidR="009C6580">
        <w:rPr>
          <w:rFonts w:hint="cs"/>
          <w:rtl/>
        </w:rPr>
        <w:t xml:space="preserve"> מונו </w:t>
      </w:r>
      <w:r w:rsidR="00DE2B3E">
        <w:rPr>
          <w:rFonts w:hint="cs"/>
          <w:rtl/>
        </w:rPr>
        <w:t xml:space="preserve">תלמידים </w:t>
      </w:r>
      <w:r w:rsidR="009C6580">
        <w:rPr>
          <w:rFonts w:hint="cs"/>
          <w:rtl/>
        </w:rPr>
        <w:t>לתפקיד</w:t>
      </w:r>
      <w:r w:rsidR="00F4319D">
        <w:rPr>
          <w:rFonts w:hint="cs"/>
          <w:rtl/>
        </w:rPr>
        <w:t xml:space="preserve"> </w:t>
      </w:r>
      <w:r w:rsidR="00EB3E2B">
        <w:rPr>
          <w:rFonts w:hint="cs"/>
          <w:rtl/>
        </w:rPr>
        <w:t xml:space="preserve">לפני </w:t>
      </w:r>
      <w:r w:rsidR="009C6580">
        <w:rPr>
          <w:rFonts w:hint="cs"/>
          <w:rtl/>
        </w:rPr>
        <w:t>כיתה י"א</w:t>
      </w:r>
      <w:r w:rsidR="004627AB" w:rsidRPr="00CD067C">
        <w:rPr>
          <w:rtl/>
        </w:rPr>
        <w:t>.</w:t>
      </w:r>
      <w:r w:rsidR="00EB6810">
        <w:rPr>
          <w:rFonts w:hint="cs"/>
          <w:rtl/>
        </w:rPr>
        <w:t xml:space="preserve"> </w:t>
      </w:r>
      <w:bookmarkStart w:id="215" w:name="_Hlk530989607"/>
      <w:r w:rsidR="00DE2B3E" w:rsidRPr="00DE2B3E">
        <w:rPr>
          <w:rFonts w:cs="Times New Roman"/>
          <w:rtl/>
        </w:rPr>
        <w:t xml:space="preserve">בכל בית-הספר </w:t>
      </w:r>
      <w:r w:rsidR="001C5A04">
        <w:rPr>
          <w:rFonts w:hint="cs"/>
          <w:rtl/>
        </w:rPr>
        <w:t>הייתה</w:t>
      </w:r>
      <w:r w:rsidR="008D1D9C">
        <w:rPr>
          <w:rFonts w:hint="cs"/>
          <w:rtl/>
        </w:rPr>
        <w:t xml:space="preserve"> מוכרת</w:t>
      </w:r>
      <w:r w:rsidR="0020034F" w:rsidRPr="0020034F">
        <w:rPr>
          <w:rFonts w:hint="cs"/>
          <w:rtl/>
        </w:rPr>
        <w:t xml:space="preserve"> </w:t>
      </w:r>
      <w:bookmarkEnd w:id="215"/>
      <w:r w:rsidR="00DE2B3E" w:rsidRPr="0020034F">
        <w:rPr>
          <w:rFonts w:cs="Times New Roman"/>
          <w:rtl/>
        </w:rPr>
        <w:t>זה שנים</w:t>
      </w:r>
      <w:r w:rsidR="00DE2B3E">
        <w:rPr>
          <w:rFonts w:hint="cs"/>
          <w:rtl/>
        </w:rPr>
        <w:t xml:space="preserve"> </w:t>
      </w:r>
      <w:r w:rsidR="00F4319D" w:rsidRPr="00F4319D">
        <w:rPr>
          <w:rFonts w:cs="Times New Roman"/>
          <w:rtl/>
        </w:rPr>
        <w:t xml:space="preserve">אגדה, ששמץ אמת בכל זאת היה בה, על </w:t>
      </w:r>
      <w:r w:rsidR="008D1D9C">
        <w:rPr>
          <w:rFonts w:hint="cs"/>
          <w:rtl/>
        </w:rPr>
        <w:t>יכולתו של</w:t>
      </w:r>
      <w:r w:rsidR="006E1055">
        <w:rPr>
          <w:rFonts w:hint="cs"/>
          <w:rtl/>
        </w:rPr>
        <w:t xml:space="preserve"> </w:t>
      </w:r>
      <w:r w:rsidR="004627AB" w:rsidRPr="00CD067C">
        <w:rPr>
          <w:rtl/>
        </w:rPr>
        <w:t>אלכס להפריד מריבה במבטו בלבד</w:t>
      </w:r>
      <w:r w:rsidR="008D1D9C">
        <w:rPr>
          <w:rFonts w:hint="cs"/>
          <w:rtl/>
        </w:rPr>
        <w:t>.</w:t>
      </w:r>
      <w:r w:rsidR="004627AB" w:rsidRPr="00CD067C">
        <w:rPr>
          <w:rtl/>
        </w:rPr>
        <w:t xml:space="preserve"> אפילו הילדות הרתחניות</w:t>
      </w:r>
      <w:r w:rsidR="00DD51AA">
        <w:rPr>
          <w:rFonts w:hint="cs"/>
          <w:rtl/>
        </w:rPr>
        <w:t>,</w:t>
      </w:r>
      <w:r w:rsidR="004627AB" w:rsidRPr="00CD067C">
        <w:rPr>
          <w:rtl/>
        </w:rPr>
        <w:t xml:space="preserve"> ה</w:t>
      </w:r>
      <w:r w:rsidR="0020034F" w:rsidRPr="0020034F">
        <w:rPr>
          <w:rFonts w:cs="Times New Roman"/>
          <w:rtl/>
        </w:rPr>
        <w:t>תוקפני</w:t>
      </w:r>
      <w:r w:rsidR="004627AB" w:rsidRPr="00CD067C">
        <w:rPr>
          <w:rtl/>
        </w:rPr>
        <w:t>ות השתתקו תחת מבטו, ושפיות רגעית חזרה לעיניהן</w:t>
      </w:r>
      <w:r w:rsidR="004627AB" w:rsidRPr="003E4E5C">
        <w:rPr>
          <w:rtl/>
        </w:rPr>
        <w:t>.</w:t>
      </w:r>
      <w:r w:rsidR="00EB6810" w:rsidRPr="003E4E5C">
        <w:rPr>
          <w:rtl/>
        </w:rPr>
        <w:t xml:space="preserve"> בהפסקות </w:t>
      </w:r>
      <w:r w:rsidR="000E7F5B" w:rsidRPr="003E4E5C">
        <w:rPr>
          <w:rFonts w:hint="eastAsia"/>
          <w:rtl/>
        </w:rPr>
        <w:t>הנדירות</w:t>
      </w:r>
      <w:r w:rsidR="000E7F5B" w:rsidRPr="003E4E5C">
        <w:rPr>
          <w:rtl/>
        </w:rPr>
        <w:t xml:space="preserve"> </w:t>
      </w:r>
      <w:r w:rsidR="00AB3C7D">
        <w:rPr>
          <w:rFonts w:hint="cs"/>
          <w:rtl/>
        </w:rPr>
        <w:t>ש</w:t>
      </w:r>
      <w:r w:rsidR="00AD46F4">
        <w:rPr>
          <w:rFonts w:hint="cs"/>
          <w:rtl/>
        </w:rPr>
        <w:t xml:space="preserve">בהן </w:t>
      </w:r>
      <w:r w:rsidR="00205BE6" w:rsidRPr="003E4E5C">
        <w:rPr>
          <w:rtl/>
        </w:rPr>
        <w:t>ע</w:t>
      </w:r>
      <w:r w:rsidR="00EA6615">
        <w:rPr>
          <w:rFonts w:hint="cs"/>
          <w:rtl/>
        </w:rPr>
        <w:t>י</w:t>
      </w:r>
      <w:r w:rsidR="00205BE6" w:rsidRPr="003E4E5C">
        <w:rPr>
          <w:rtl/>
        </w:rPr>
        <w:t>שן</w:t>
      </w:r>
      <w:r w:rsidR="00F4319D" w:rsidRPr="00F4319D">
        <w:rPr>
          <w:rFonts w:cs="Times New Roman"/>
          <w:rtl/>
        </w:rPr>
        <w:t xml:space="preserve"> –</w:t>
      </w:r>
      <w:r w:rsidR="00205BE6" w:rsidRPr="003E4E5C">
        <w:rPr>
          <w:rtl/>
        </w:rPr>
        <w:t xml:space="preserve"> ובכן</w:t>
      </w:r>
      <w:r w:rsidR="00F4319D">
        <w:rPr>
          <w:rFonts w:hint="cs"/>
          <w:rtl/>
        </w:rPr>
        <w:t>,</w:t>
      </w:r>
      <w:r w:rsidR="00205BE6" w:rsidRPr="003E4E5C">
        <w:rPr>
          <w:rtl/>
        </w:rPr>
        <w:t xml:space="preserve"> אף אחד לא רוצה חלילה לעודד </w:t>
      </w:r>
      <w:r w:rsidR="0020034F" w:rsidRPr="0020034F">
        <w:rPr>
          <w:rFonts w:cs="Times New Roman"/>
          <w:rtl/>
        </w:rPr>
        <w:t>תלמי</w:t>
      </w:r>
      <w:r w:rsidR="00205BE6" w:rsidRPr="003E4E5C">
        <w:rPr>
          <w:rtl/>
        </w:rPr>
        <w:t xml:space="preserve">ד </w:t>
      </w:r>
      <w:r w:rsidR="00EA6615">
        <w:rPr>
          <w:rFonts w:hint="cs"/>
          <w:rtl/>
        </w:rPr>
        <w:t>מה</w:t>
      </w:r>
      <w:r w:rsidR="00205BE6" w:rsidRPr="003E4E5C">
        <w:rPr>
          <w:rtl/>
        </w:rPr>
        <w:t>מחלקה ה</w:t>
      </w:r>
      <w:r w:rsidR="003A7E9C">
        <w:rPr>
          <w:rtl/>
        </w:rPr>
        <w:t>שנייה</w:t>
      </w:r>
      <w:r w:rsidR="00205BE6" w:rsidRPr="003E4E5C">
        <w:rPr>
          <w:rtl/>
        </w:rPr>
        <w:t xml:space="preserve"> או השלישית או הרביעית </w:t>
      </w:r>
      <w:r w:rsidR="00076FA4" w:rsidRPr="003E4E5C">
        <w:rPr>
          <w:rFonts w:hint="eastAsia"/>
          <w:rtl/>
        </w:rPr>
        <w:t>ל</w:t>
      </w:r>
      <w:r w:rsidR="00C0510A" w:rsidRPr="003E4E5C">
        <w:rPr>
          <w:rFonts w:hint="eastAsia"/>
          <w:rtl/>
        </w:rPr>
        <w:t>מנהג</w:t>
      </w:r>
      <w:r w:rsidR="00C0510A" w:rsidRPr="003E4E5C">
        <w:rPr>
          <w:rtl/>
        </w:rPr>
        <w:t xml:space="preserve"> </w:t>
      </w:r>
      <w:r w:rsidR="00C0510A" w:rsidRPr="003E4E5C">
        <w:rPr>
          <w:rFonts w:hint="eastAsia"/>
          <w:rtl/>
        </w:rPr>
        <w:t>פסול</w:t>
      </w:r>
      <w:r w:rsidR="00C0510A" w:rsidRPr="003E4E5C">
        <w:rPr>
          <w:rtl/>
        </w:rPr>
        <w:t xml:space="preserve"> </w:t>
      </w:r>
      <w:r w:rsidR="00C0510A" w:rsidRPr="003E4E5C">
        <w:rPr>
          <w:rFonts w:hint="eastAsia"/>
          <w:rtl/>
        </w:rPr>
        <w:t>זה</w:t>
      </w:r>
      <w:r w:rsidR="00263F25">
        <w:rPr>
          <w:rFonts w:hint="cs"/>
          <w:rtl/>
        </w:rPr>
        <w:t xml:space="preserve"> </w:t>
      </w:r>
      <w:r w:rsidR="00263F25">
        <w:rPr>
          <w:rtl/>
        </w:rPr>
        <w:t>–</w:t>
      </w:r>
      <w:r w:rsidR="00205BE6" w:rsidRPr="003E4E5C">
        <w:rPr>
          <w:rtl/>
        </w:rPr>
        <w:t xml:space="preserve"> </w:t>
      </w:r>
      <w:r w:rsidR="00205BE6" w:rsidRPr="003E4E5C">
        <w:rPr>
          <w:rFonts w:hint="eastAsia"/>
          <w:rtl/>
        </w:rPr>
        <w:t>אבל</w:t>
      </w:r>
      <w:r w:rsidR="00205BE6" w:rsidRPr="003E4E5C">
        <w:rPr>
          <w:rtl/>
        </w:rPr>
        <w:t xml:space="preserve"> </w:t>
      </w:r>
      <w:r w:rsidR="00205BE6" w:rsidRPr="003E4E5C">
        <w:rPr>
          <w:rFonts w:hint="eastAsia"/>
          <w:rtl/>
        </w:rPr>
        <w:t>ב</w:t>
      </w:r>
      <w:r w:rsidR="00076FA4" w:rsidRPr="003E4E5C">
        <w:rPr>
          <w:rFonts w:hint="eastAsia"/>
          <w:rtl/>
        </w:rPr>
        <w:t>אותן</w:t>
      </w:r>
      <w:r w:rsidR="00076FA4" w:rsidRPr="003E4E5C">
        <w:rPr>
          <w:rtl/>
        </w:rPr>
        <w:t xml:space="preserve"> </w:t>
      </w:r>
      <w:r w:rsidR="00205BE6" w:rsidRPr="003E4E5C">
        <w:rPr>
          <w:rFonts w:hint="eastAsia"/>
          <w:rtl/>
        </w:rPr>
        <w:t>הפסקות</w:t>
      </w:r>
      <w:r w:rsidR="00EB6810" w:rsidRPr="003E4E5C">
        <w:rPr>
          <w:rtl/>
        </w:rPr>
        <w:t xml:space="preserve"> לא היה צ</w:t>
      </w:r>
      <w:r w:rsidR="00076FA4" w:rsidRPr="003E4E5C">
        <w:rPr>
          <w:rFonts w:hint="eastAsia"/>
          <w:rtl/>
        </w:rPr>
        <w:t>ו</w:t>
      </w:r>
      <w:r w:rsidR="00EB6810" w:rsidRPr="003E4E5C">
        <w:rPr>
          <w:rFonts w:hint="eastAsia"/>
          <w:rtl/>
        </w:rPr>
        <w:t>רך</w:t>
      </w:r>
      <w:r w:rsidR="00EB6810" w:rsidRPr="003E4E5C">
        <w:rPr>
          <w:rtl/>
        </w:rPr>
        <w:t xml:space="preserve"> להשגיח </w:t>
      </w:r>
      <w:r w:rsidR="00205BE6" w:rsidRPr="003E4E5C">
        <w:rPr>
          <w:rFonts w:hint="eastAsia"/>
          <w:rtl/>
        </w:rPr>
        <w:t>בפינת</w:t>
      </w:r>
      <w:r w:rsidR="00205BE6" w:rsidRPr="003E4E5C">
        <w:rPr>
          <w:rtl/>
        </w:rPr>
        <w:t xml:space="preserve"> העישון, ש</w:t>
      </w:r>
      <w:r w:rsidR="001C5A04">
        <w:rPr>
          <w:rtl/>
        </w:rPr>
        <w:t>הייתה</w:t>
      </w:r>
      <w:r w:rsidR="00205BE6" w:rsidRPr="003E4E5C">
        <w:rPr>
          <w:rtl/>
        </w:rPr>
        <w:t xml:space="preserve"> </w:t>
      </w:r>
      <w:r w:rsidR="00205BE6" w:rsidRPr="003E4E5C">
        <w:rPr>
          <w:rFonts w:hint="eastAsia"/>
          <w:rtl/>
        </w:rPr>
        <w:t>מקור</w:t>
      </w:r>
      <w:r w:rsidR="00205BE6" w:rsidRPr="003E4E5C">
        <w:rPr>
          <w:rtl/>
        </w:rPr>
        <w:t xml:space="preserve"> </w:t>
      </w:r>
      <w:r w:rsidR="00263F25">
        <w:rPr>
          <w:rFonts w:hint="cs"/>
          <w:rtl/>
        </w:rPr>
        <w:t>קבוע</w:t>
      </w:r>
      <w:r w:rsidR="00205BE6" w:rsidRPr="003E4E5C">
        <w:rPr>
          <w:rtl/>
        </w:rPr>
        <w:t xml:space="preserve"> </w:t>
      </w:r>
      <w:r w:rsidR="00205BE6" w:rsidRPr="003E4E5C">
        <w:rPr>
          <w:rFonts w:hint="eastAsia"/>
          <w:rtl/>
        </w:rPr>
        <w:t>לתגרות</w:t>
      </w:r>
      <w:r w:rsidR="00205BE6" w:rsidRPr="003E4E5C">
        <w:rPr>
          <w:rtl/>
        </w:rPr>
        <w:t xml:space="preserve"> </w:t>
      </w:r>
      <w:r w:rsidR="0020034F">
        <w:rPr>
          <w:rFonts w:hint="cs"/>
          <w:rtl/>
        </w:rPr>
        <w:t>אלימ</w:t>
      </w:r>
      <w:r w:rsidR="00205BE6" w:rsidRPr="003E4E5C">
        <w:rPr>
          <w:rFonts w:hint="eastAsia"/>
          <w:rtl/>
        </w:rPr>
        <w:t>ות</w:t>
      </w:r>
      <w:r w:rsidR="00EB6810" w:rsidRPr="003E4E5C">
        <w:rPr>
          <w:rtl/>
        </w:rPr>
        <w:t xml:space="preserve">. </w:t>
      </w:r>
    </w:p>
    <w:p w14:paraId="55426A81" w14:textId="22615D3F" w:rsidR="0055231A" w:rsidRDefault="0083388B" w:rsidP="00D30857">
      <w:pPr>
        <w:rPr>
          <w:rFonts w:cs="Times New Roman"/>
          <w:rtl/>
        </w:rPr>
      </w:pPr>
      <w:r w:rsidRPr="003E4E5C">
        <w:rPr>
          <w:rFonts w:hint="eastAsia"/>
          <w:rtl/>
        </w:rPr>
        <w:t>שתי</w:t>
      </w:r>
      <w:r w:rsidRPr="003E4E5C">
        <w:rPr>
          <w:rtl/>
        </w:rPr>
        <w:t xml:space="preserve"> </w:t>
      </w:r>
      <w:r w:rsidR="00CA5B49" w:rsidRPr="003E4E5C">
        <w:rPr>
          <w:rFonts w:hint="eastAsia"/>
          <w:rtl/>
        </w:rPr>
        <w:t>אחיות</w:t>
      </w:r>
      <w:r w:rsidRPr="003E4E5C">
        <w:rPr>
          <w:rtl/>
        </w:rPr>
        <w:t xml:space="preserve"> איראניות</w:t>
      </w:r>
      <w:r w:rsidR="00D8059A" w:rsidRPr="003E4E5C">
        <w:rPr>
          <w:rtl/>
        </w:rPr>
        <w:t xml:space="preserve"> עמדו בעין הסערה.</w:t>
      </w:r>
      <w:r w:rsidR="00B8536D" w:rsidRPr="003E4E5C">
        <w:rPr>
          <w:rtl/>
        </w:rPr>
        <w:t xml:space="preserve"> </w:t>
      </w:r>
      <w:r w:rsidR="000E7F5B" w:rsidRPr="003E4E5C">
        <w:rPr>
          <w:rFonts w:hint="eastAsia"/>
          <w:rtl/>
        </w:rPr>
        <w:t>פאר</w:t>
      </w:r>
      <w:r w:rsidR="006F7DDF" w:rsidRPr="003E4E5C">
        <w:rPr>
          <w:rFonts w:hint="eastAsia"/>
          <w:rtl/>
        </w:rPr>
        <w:t>ְ</w:t>
      </w:r>
      <w:r w:rsidR="000E7F5B" w:rsidRPr="003E4E5C">
        <w:rPr>
          <w:rFonts w:hint="eastAsia"/>
          <w:rtl/>
        </w:rPr>
        <w:t>נוּש</w:t>
      </w:r>
      <w:r w:rsidR="006F7DDF" w:rsidRPr="003E4E5C">
        <w:rPr>
          <w:rFonts w:hint="eastAsia"/>
          <w:rtl/>
        </w:rPr>
        <w:t>ׁ</w:t>
      </w:r>
      <w:r w:rsidR="000E7F5B" w:rsidRPr="003E4E5C">
        <w:rPr>
          <w:rtl/>
        </w:rPr>
        <w:t xml:space="preserve"> </w:t>
      </w:r>
      <w:r w:rsidR="001C5A04">
        <w:rPr>
          <w:rFonts w:hint="eastAsia"/>
          <w:rtl/>
        </w:rPr>
        <w:t>הייתה</w:t>
      </w:r>
      <w:r w:rsidR="00CA5B49" w:rsidRPr="003E4E5C">
        <w:rPr>
          <w:rtl/>
        </w:rPr>
        <w:t xml:space="preserve"> </w:t>
      </w:r>
      <w:r w:rsidR="00DD51E2" w:rsidRPr="00DD51E2">
        <w:rPr>
          <w:rFonts w:cs="Times New Roman"/>
          <w:rtl/>
        </w:rPr>
        <w:t>מבוגרת</w:t>
      </w:r>
      <w:r w:rsidR="00DD51E2" w:rsidRPr="00DD51E2" w:rsidDel="00DD51E2">
        <w:rPr>
          <w:rFonts w:cs="Times New Roman" w:hint="eastAsia"/>
          <w:rtl/>
        </w:rPr>
        <w:t xml:space="preserve"> </w:t>
      </w:r>
      <w:r w:rsidR="00D8059A" w:rsidRPr="003E4E5C">
        <w:rPr>
          <w:rFonts w:hint="eastAsia"/>
          <w:rtl/>
        </w:rPr>
        <w:t>ממנו</w:t>
      </w:r>
      <w:r w:rsidR="009C6580" w:rsidRPr="009C6580">
        <w:rPr>
          <w:rFonts w:hint="eastAsia"/>
          <w:rtl/>
        </w:rPr>
        <w:t xml:space="preserve"> </w:t>
      </w:r>
      <w:r w:rsidR="009C6580" w:rsidRPr="003E4E5C">
        <w:rPr>
          <w:rFonts w:hint="eastAsia"/>
          <w:rtl/>
        </w:rPr>
        <w:t>בשנתיים</w:t>
      </w:r>
      <w:r w:rsidRPr="003E4E5C">
        <w:rPr>
          <w:rtl/>
        </w:rPr>
        <w:t xml:space="preserve">, </w:t>
      </w:r>
      <w:r w:rsidR="00794C7F" w:rsidRPr="003E4E5C">
        <w:rPr>
          <w:rFonts w:hint="eastAsia"/>
          <w:rtl/>
        </w:rPr>
        <w:t>ואחותה</w:t>
      </w:r>
      <w:r w:rsidR="00794C7F" w:rsidRPr="003E4E5C">
        <w:rPr>
          <w:rtl/>
        </w:rPr>
        <w:t xml:space="preserve"> הצעירה </w:t>
      </w:r>
      <w:r w:rsidR="00D8059A" w:rsidRPr="003E4E5C">
        <w:rPr>
          <w:rFonts w:hint="eastAsia"/>
          <w:rtl/>
        </w:rPr>
        <w:t>קטנה</w:t>
      </w:r>
      <w:r w:rsidR="00D8059A" w:rsidRPr="003E4E5C">
        <w:rPr>
          <w:rtl/>
        </w:rPr>
        <w:t xml:space="preserve"> </w:t>
      </w:r>
      <w:r w:rsidR="00D8059A" w:rsidRPr="003E4E5C">
        <w:rPr>
          <w:rFonts w:hint="eastAsia"/>
          <w:rtl/>
        </w:rPr>
        <w:t>ממנו</w:t>
      </w:r>
      <w:r w:rsidR="00D8059A" w:rsidRPr="003E4E5C">
        <w:rPr>
          <w:rtl/>
        </w:rPr>
        <w:t xml:space="preserve"> </w:t>
      </w:r>
      <w:r w:rsidR="00D8059A" w:rsidRPr="003E4E5C">
        <w:rPr>
          <w:rFonts w:hint="eastAsia"/>
          <w:rtl/>
        </w:rPr>
        <w:t>בשנה</w:t>
      </w:r>
      <w:r w:rsidR="00D8059A" w:rsidRPr="003E4E5C">
        <w:rPr>
          <w:rtl/>
        </w:rPr>
        <w:t xml:space="preserve"> </w:t>
      </w:r>
      <w:r w:rsidR="00D8059A" w:rsidRPr="003E4E5C">
        <w:rPr>
          <w:rFonts w:hint="eastAsia"/>
          <w:rtl/>
        </w:rPr>
        <w:t>ו</w:t>
      </w:r>
      <w:r w:rsidRPr="003E4E5C">
        <w:rPr>
          <w:rFonts w:hint="eastAsia"/>
          <w:rtl/>
        </w:rPr>
        <w:t>גבוה</w:t>
      </w:r>
      <w:r w:rsidR="00794C7F" w:rsidRPr="003E4E5C">
        <w:rPr>
          <w:rFonts w:hint="eastAsia"/>
          <w:rtl/>
        </w:rPr>
        <w:t>ה</w:t>
      </w:r>
      <w:r w:rsidR="00794C7F" w:rsidRPr="003E4E5C">
        <w:rPr>
          <w:rtl/>
        </w:rPr>
        <w:t xml:space="preserve"> </w:t>
      </w:r>
      <w:r w:rsidR="00794C7F" w:rsidRPr="003E4E5C">
        <w:rPr>
          <w:rFonts w:hint="eastAsia"/>
          <w:rtl/>
        </w:rPr>
        <w:t>ממנ</w:t>
      </w:r>
      <w:r w:rsidR="00D8059A" w:rsidRPr="003E4E5C">
        <w:rPr>
          <w:rFonts w:hint="eastAsia"/>
          <w:rtl/>
        </w:rPr>
        <w:t>ו</w:t>
      </w:r>
      <w:r w:rsidR="00263F25">
        <w:rPr>
          <w:rFonts w:hint="cs"/>
          <w:rtl/>
        </w:rPr>
        <w:t>,</w:t>
      </w:r>
      <w:r w:rsidR="00D8059A" w:rsidRPr="003E4E5C">
        <w:rPr>
          <w:rtl/>
        </w:rPr>
        <w:t xml:space="preserve"> </w:t>
      </w:r>
      <w:r w:rsidR="00D8059A" w:rsidRPr="003E4E5C">
        <w:rPr>
          <w:rFonts w:hint="eastAsia"/>
          <w:rtl/>
        </w:rPr>
        <w:t>ו</w:t>
      </w:r>
      <w:r w:rsidR="00076FA4" w:rsidRPr="003E4E5C">
        <w:rPr>
          <w:rFonts w:hint="eastAsia"/>
          <w:rtl/>
        </w:rPr>
        <w:t>אף</w:t>
      </w:r>
      <w:r w:rsidR="00D8059A" w:rsidRPr="003E4E5C">
        <w:rPr>
          <w:rtl/>
        </w:rPr>
        <w:t xml:space="preserve"> מאחותה</w:t>
      </w:r>
      <w:r w:rsidR="00263F25">
        <w:rPr>
          <w:rFonts w:hint="cs"/>
          <w:rtl/>
        </w:rPr>
        <w:t>,</w:t>
      </w:r>
      <w:r w:rsidR="00D8059A" w:rsidRPr="003E4E5C">
        <w:rPr>
          <w:rtl/>
        </w:rPr>
        <w:t xml:space="preserve"> </w:t>
      </w:r>
      <w:r w:rsidRPr="003E4E5C">
        <w:rPr>
          <w:rFonts w:hint="eastAsia"/>
          <w:rtl/>
        </w:rPr>
        <w:t>בראש</w:t>
      </w:r>
      <w:r w:rsidR="00DD51E2">
        <w:rPr>
          <w:rFonts w:hint="cs"/>
          <w:rtl/>
        </w:rPr>
        <w:t>. ב</w:t>
      </w:r>
      <w:r w:rsidR="00B8536D" w:rsidRPr="003E4E5C">
        <w:rPr>
          <w:rFonts w:hint="eastAsia"/>
          <w:rtl/>
        </w:rPr>
        <w:t>תלבושתן</w:t>
      </w:r>
      <w:r w:rsidR="00B8536D" w:rsidRPr="003E4E5C">
        <w:rPr>
          <w:rtl/>
        </w:rPr>
        <w:t xml:space="preserve"> האחידה </w:t>
      </w:r>
      <w:r w:rsidR="00AD46F4" w:rsidRPr="00DD51E2">
        <w:rPr>
          <w:rFonts w:cs="Times New Roman"/>
          <w:rtl/>
        </w:rPr>
        <w:t xml:space="preserve">מתחו </w:t>
      </w:r>
      <w:r w:rsidR="00DD51E2" w:rsidRPr="00DD51E2">
        <w:rPr>
          <w:rFonts w:cs="Times New Roman"/>
          <w:rtl/>
        </w:rPr>
        <w:t xml:space="preserve">תמיד עד לקצה את גבול המותר – חצאית קפלים קצרה מדי, חולצה </w:t>
      </w:r>
      <w:r w:rsidR="00263F25">
        <w:rPr>
          <w:rFonts w:cs="Times New Roman" w:hint="cs"/>
          <w:rtl/>
        </w:rPr>
        <w:t>פתוחה</w:t>
      </w:r>
      <w:r w:rsidR="00DD51E2" w:rsidRPr="00DD51E2">
        <w:rPr>
          <w:rFonts w:cs="Times New Roman"/>
          <w:rtl/>
        </w:rPr>
        <w:t xml:space="preserve"> מדי, גרביים </w:t>
      </w:r>
      <w:r w:rsidR="00DD51E2">
        <w:rPr>
          <w:rFonts w:cs="Times New Roman" w:hint="cs"/>
          <w:rtl/>
        </w:rPr>
        <w:t>ש</w:t>
      </w:r>
      <w:r w:rsidR="00DD51E2" w:rsidRPr="00DD51E2">
        <w:rPr>
          <w:rFonts w:cs="Times New Roman"/>
          <w:rtl/>
        </w:rPr>
        <w:t xml:space="preserve">לא </w:t>
      </w:r>
      <w:r w:rsidR="00DD51E2">
        <w:rPr>
          <w:rFonts w:cs="Times New Roman" w:hint="cs"/>
          <w:rtl/>
        </w:rPr>
        <w:t xml:space="preserve">הגיעו </w:t>
      </w:r>
      <w:r w:rsidR="00DD51E2" w:rsidRPr="00DD51E2">
        <w:rPr>
          <w:rFonts w:cs="Times New Roman"/>
          <w:rtl/>
        </w:rPr>
        <w:t xml:space="preserve">עד הברך, ואם לא אחת מהפרות חוקים </w:t>
      </w:r>
      <w:r w:rsidR="00DD51AA">
        <w:rPr>
          <w:rFonts w:cs="Times New Roman" w:hint="cs"/>
          <w:rtl/>
        </w:rPr>
        <w:t xml:space="preserve">אלו </w:t>
      </w:r>
      <w:r w:rsidR="00DD51E2" w:rsidRPr="00DD51E2">
        <w:rPr>
          <w:rFonts w:cs="Times New Roman"/>
          <w:rtl/>
        </w:rPr>
        <w:t>אזי</w:t>
      </w:r>
      <w:r w:rsidR="00F65777">
        <w:rPr>
          <w:rFonts w:hint="cs"/>
          <w:rtl/>
        </w:rPr>
        <w:t xml:space="preserve"> </w:t>
      </w:r>
      <w:r w:rsidRPr="003E4E5C">
        <w:rPr>
          <w:rFonts w:hint="eastAsia"/>
          <w:rtl/>
        </w:rPr>
        <w:t>נעלי</w:t>
      </w:r>
      <w:r w:rsidRPr="003E4E5C">
        <w:rPr>
          <w:rtl/>
        </w:rPr>
        <w:t xml:space="preserve"> עקב</w:t>
      </w:r>
      <w:r w:rsidR="00D30857">
        <w:rPr>
          <w:rFonts w:hint="cs"/>
          <w:rtl/>
        </w:rPr>
        <w:t>,</w:t>
      </w:r>
      <w:r w:rsidRPr="003E4E5C">
        <w:rPr>
          <w:rtl/>
        </w:rPr>
        <w:t xml:space="preserve"> </w:t>
      </w:r>
      <w:r w:rsidR="00B8536D" w:rsidRPr="003E4E5C">
        <w:rPr>
          <w:rFonts w:hint="eastAsia"/>
          <w:rtl/>
        </w:rPr>
        <w:t>ש</w:t>
      </w:r>
      <w:r w:rsidRPr="003E4E5C">
        <w:rPr>
          <w:rFonts w:hint="eastAsia"/>
          <w:rtl/>
        </w:rPr>
        <w:t>אף</w:t>
      </w:r>
      <w:r w:rsidRPr="003E4E5C">
        <w:rPr>
          <w:rtl/>
        </w:rPr>
        <w:t xml:space="preserve"> </w:t>
      </w:r>
      <w:r w:rsidR="00B8536D" w:rsidRPr="003E4E5C">
        <w:rPr>
          <w:rFonts w:hint="eastAsia"/>
          <w:rtl/>
        </w:rPr>
        <w:t>הן</w:t>
      </w:r>
      <w:r w:rsidRPr="003E4E5C">
        <w:rPr>
          <w:rtl/>
        </w:rPr>
        <w:t xml:space="preserve"> </w:t>
      </w:r>
      <w:r w:rsidR="00B8536D" w:rsidRPr="003E4E5C">
        <w:rPr>
          <w:rFonts w:hint="eastAsia"/>
          <w:rtl/>
        </w:rPr>
        <w:t>היו</w:t>
      </w:r>
      <w:r w:rsidR="00B8536D" w:rsidRPr="003E4E5C">
        <w:rPr>
          <w:rtl/>
        </w:rPr>
        <w:t xml:space="preserve"> </w:t>
      </w:r>
      <w:r w:rsidRPr="003E4E5C">
        <w:rPr>
          <w:rFonts w:hint="eastAsia"/>
          <w:rtl/>
        </w:rPr>
        <w:t>אסור</w:t>
      </w:r>
      <w:r w:rsidR="00B8536D" w:rsidRPr="003E4E5C">
        <w:rPr>
          <w:rFonts w:hint="eastAsia"/>
          <w:rtl/>
        </w:rPr>
        <w:t>ות</w:t>
      </w:r>
      <w:r w:rsidR="00F65777">
        <w:rPr>
          <w:rFonts w:hint="cs"/>
          <w:rtl/>
        </w:rPr>
        <w:t xml:space="preserve"> </w:t>
      </w:r>
      <w:r w:rsidR="00297D38">
        <w:rPr>
          <w:rFonts w:hint="cs"/>
          <w:rtl/>
        </w:rPr>
        <w:t>על פ</w:t>
      </w:r>
      <w:r w:rsidR="00F65777">
        <w:rPr>
          <w:rFonts w:hint="cs"/>
          <w:rtl/>
        </w:rPr>
        <w:t>י תקנו</w:t>
      </w:r>
      <w:r w:rsidR="00EB3E2B">
        <w:rPr>
          <w:rFonts w:hint="cs"/>
          <w:rtl/>
        </w:rPr>
        <w:t>ת</w:t>
      </w:r>
      <w:r w:rsidR="00F65777">
        <w:rPr>
          <w:rFonts w:hint="cs"/>
          <w:rtl/>
        </w:rPr>
        <w:t xml:space="preserve"> </w:t>
      </w:r>
      <w:r w:rsidR="002E35AE">
        <w:rPr>
          <w:rFonts w:hint="cs"/>
          <w:rtl/>
        </w:rPr>
        <w:t>בית-הספר</w:t>
      </w:r>
      <w:r w:rsidR="00B8536D" w:rsidRPr="003E4E5C">
        <w:rPr>
          <w:rtl/>
        </w:rPr>
        <w:t xml:space="preserve">. </w:t>
      </w:r>
      <w:r w:rsidR="00D30857" w:rsidRPr="00D30857">
        <w:rPr>
          <w:rFonts w:cs="Times New Roman"/>
          <w:rtl/>
        </w:rPr>
        <w:t>צל פלומה שחורה ניכר על לחיי שתיהן, ו</w:t>
      </w:r>
      <w:r w:rsidRPr="003E4E5C">
        <w:rPr>
          <w:rFonts w:hint="eastAsia"/>
          <w:rtl/>
        </w:rPr>
        <w:t>קול</w:t>
      </w:r>
      <w:r w:rsidR="00B8536D" w:rsidRPr="003E4E5C">
        <w:rPr>
          <w:rFonts w:hint="eastAsia"/>
          <w:rtl/>
        </w:rPr>
        <w:t>ן</w:t>
      </w:r>
      <w:r w:rsidRPr="003E4E5C">
        <w:rPr>
          <w:rtl/>
        </w:rPr>
        <w:t xml:space="preserve"> </w:t>
      </w:r>
      <w:r w:rsidR="00B8536D" w:rsidRPr="003E4E5C">
        <w:rPr>
          <w:rFonts w:hint="eastAsia"/>
          <w:rtl/>
        </w:rPr>
        <w:t>היה</w:t>
      </w:r>
      <w:r w:rsidR="00B8536D" w:rsidRPr="003E4E5C">
        <w:rPr>
          <w:rtl/>
        </w:rPr>
        <w:t xml:space="preserve"> </w:t>
      </w:r>
      <w:r w:rsidRPr="003E4E5C">
        <w:rPr>
          <w:rFonts w:hint="eastAsia"/>
          <w:rtl/>
        </w:rPr>
        <w:t>ערב</w:t>
      </w:r>
      <w:r w:rsidR="00E567A7">
        <w:rPr>
          <w:rtl/>
        </w:rPr>
        <w:t xml:space="preserve"> מאוד,</w:t>
      </w:r>
      <w:r w:rsidR="00B8536D" w:rsidRPr="003E4E5C">
        <w:rPr>
          <w:rtl/>
        </w:rPr>
        <w:t xml:space="preserve"> </w:t>
      </w:r>
      <w:r w:rsidR="00BB1A54">
        <w:rPr>
          <w:rFonts w:hint="cs"/>
          <w:rtl/>
        </w:rPr>
        <w:t>[</w:t>
      </w:r>
      <w:r w:rsidRPr="003E4E5C">
        <w:rPr>
          <w:rFonts w:hint="eastAsia"/>
          <w:rtl/>
        </w:rPr>
        <w:t>ומבטא</w:t>
      </w:r>
      <w:r w:rsidR="00B8536D" w:rsidRPr="003E4E5C">
        <w:rPr>
          <w:rFonts w:hint="eastAsia"/>
          <w:rtl/>
        </w:rPr>
        <w:t>ן</w:t>
      </w:r>
      <w:r w:rsidRPr="003E4E5C">
        <w:rPr>
          <w:rtl/>
        </w:rPr>
        <w:t xml:space="preserve"> </w:t>
      </w:r>
      <w:r w:rsidR="00B8536D" w:rsidRPr="003E4E5C">
        <w:rPr>
          <w:rFonts w:hint="eastAsia"/>
          <w:rtl/>
        </w:rPr>
        <w:t>ה</w:t>
      </w:r>
      <w:r w:rsidRPr="003E4E5C">
        <w:rPr>
          <w:rFonts w:hint="eastAsia"/>
          <w:rtl/>
        </w:rPr>
        <w:t>זר</w:t>
      </w:r>
      <w:r w:rsidRPr="003E4E5C">
        <w:rPr>
          <w:rtl/>
        </w:rPr>
        <w:t xml:space="preserve"> ונעים,</w:t>
      </w:r>
      <w:r w:rsidR="00BB1A54">
        <w:rPr>
          <w:rFonts w:hint="cs"/>
          <w:rtl/>
        </w:rPr>
        <w:t>]</w:t>
      </w:r>
      <w:r w:rsidRPr="003E4E5C">
        <w:rPr>
          <w:rtl/>
        </w:rPr>
        <w:t xml:space="preserve"> אבל איש </w:t>
      </w:r>
      <w:r w:rsidR="00BB1A54">
        <w:rPr>
          <w:rFonts w:hint="cs"/>
          <w:rtl/>
        </w:rPr>
        <w:t xml:space="preserve">כמעט </w:t>
      </w:r>
      <w:r w:rsidR="00010BF3" w:rsidRPr="003E4E5C">
        <w:rPr>
          <w:rFonts w:hint="eastAsia"/>
          <w:rtl/>
        </w:rPr>
        <w:t>מלבד</w:t>
      </w:r>
      <w:r w:rsidR="006C3BE2" w:rsidRPr="003E4E5C">
        <w:rPr>
          <w:rtl/>
        </w:rPr>
        <w:t xml:space="preserve"> אלכס </w:t>
      </w:r>
      <w:r w:rsidRPr="003E4E5C">
        <w:rPr>
          <w:rFonts w:hint="eastAsia"/>
          <w:rtl/>
        </w:rPr>
        <w:t>לא</w:t>
      </w:r>
      <w:r w:rsidRPr="003E4E5C">
        <w:rPr>
          <w:rtl/>
        </w:rPr>
        <w:t xml:space="preserve"> זכה לשמעו </w:t>
      </w:r>
      <w:r w:rsidR="00BB1A54">
        <w:rPr>
          <w:rFonts w:hint="cs"/>
          <w:rtl/>
        </w:rPr>
        <w:t>ב</w:t>
      </w:r>
      <w:r w:rsidR="00EA6615" w:rsidRPr="00EA6615">
        <w:rPr>
          <w:rFonts w:cs="Times New Roman"/>
          <w:rtl/>
        </w:rPr>
        <w:t>תחו</w:t>
      </w:r>
      <w:r w:rsidR="00EA6615">
        <w:rPr>
          <w:rFonts w:cs="Times New Roman" w:hint="cs"/>
          <w:rtl/>
        </w:rPr>
        <w:t>מי</w:t>
      </w:r>
      <w:r w:rsidR="00EA6615" w:rsidRPr="00EA6615">
        <w:rPr>
          <w:rFonts w:cs="Times New Roman"/>
          <w:rtl/>
        </w:rPr>
        <w:t xml:space="preserve"> </w:t>
      </w:r>
      <w:r w:rsidR="00BB1A54">
        <w:rPr>
          <w:rFonts w:hint="cs"/>
          <w:rtl/>
        </w:rPr>
        <w:t xml:space="preserve">בית-הספר </w:t>
      </w:r>
      <w:r w:rsidRPr="003E4E5C">
        <w:rPr>
          <w:rtl/>
        </w:rPr>
        <w:t xml:space="preserve">כי </w:t>
      </w:r>
      <w:r w:rsidR="00BB1A54">
        <w:rPr>
          <w:rFonts w:hint="cs"/>
          <w:rtl/>
        </w:rPr>
        <w:t>הן נהגו לדבר</w:t>
      </w:r>
      <w:r w:rsidRPr="003E4E5C">
        <w:rPr>
          <w:rtl/>
        </w:rPr>
        <w:t xml:space="preserve"> </w:t>
      </w:r>
      <w:r w:rsidRPr="003E4E5C">
        <w:rPr>
          <w:rFonts w:hint="eastAsia"/>
          <w:rtl/>
        </w:rPr>
        <w:t>בטון</w:t>
      </w:r>
      <w:r w:rsidRPr="003E4E5C">
        <w:rPr>
          <w:rtl/>
        </w:rPr>
        <w:t xml:space="preserve"> </w:t>
      </w:r>
      <w:r w:rsidRPr="003E4E5C">
        <w:rPr>
          <w:rFonts w:hint="eastAsia"/>
          <w:rtl/>
        </w:rPr>
        <w:t>תוקפני</w:t>
      </w:r>
      <w:r w:rsidRPr="003E4E5C">
        <w:rPr>
          <w:rtl/>
        </w:rPr>
        <w:t xml:space="preserve"> </w:t>
      </w:r>
      <w:r w:rsidRPr="003E4E5C">
        <w:rPr>
          <w:rFonts w:hint="eastAsia"/>
          <w:rtl/>
        </w:rPr>
        <w:t>שגרם</w:t>
      </w:r>
      <w:r w:rsidRPr="003E4E5C">
        <w:rPr>
          <w:rtl/>
        </w:rPr>
        <w:t xml:space="preserve"> </w:t>
      </w:r>
      <w:r w:rsidRPr="003E4E5C">
        <w:rPr>
          <w:rFonts w:hint="eastAsia"/>
          <w:rtl/>
        </w:rPr>
        <w:t>למורים</w:t>
      </w:r>
      <w:r w:rsidRPr="003E4E5C">
        <w:rPr>
          <w:rtl/>
        </w:rPr>
        <w:t xml:space="preserve"> </w:t>
      </w:r>
      <w:r w:rsidRPr="003E4E5C">
        <w:rPr>
          <w:rFonts w:hint="eastAsia"/>
          <w:rtl/>
        </w:rPr>
        <w:t>להתכווץ</w:t>
      </w:r>
      <w:r w:rsidRPr="003E4E5C">
        <w:rPr>
          <w:rtl/>
        </w:rPr>
        <w:t xml:space="preserve"> </w:t>
      </w:r>
      <w:r w:rsidRPr="003E4E5C">
        <w:rPr>
          <w:rFonts w:hint="eastAsia"/>
          <w:rtl/>
        </w:rPr>
        <w:t>ול</w:t>
      </w:r>
      <w:r w:rsidR="00205BE6" w:rsidRPr="003E4E5C">
        <w:rPr>
          <w:rFonts w:hint="eastAsia"/>
          <w:rtl/>
        </w:rPr>
        <w:t>תלמידים</w:t>
      </w:r>
      <w:r w:rsidR="006C3BE2" w:rsidRPr="003E4E5C">
        <w:rPr>
          <w:rtl/>
        </w:rPr>
        <w:t xml:space="preserve"> להירתע. </w:t>
      </w:r>
      <w:r w:rsidR="00D30857" w:rsidRPr="00D30857">
        <w:rPr>
          <w:rFonts w:cs="Times New Roman"/>
          <w:rtl/>
        </w:rPr>
        <w:t>את אלכס</w:t>
      </w:r>
      <w:r w:rsidR="00267891" w:rsidRPr="003E4E5C">
        <w:rPr>
          <w:rFonts w:cs="Times New Roman"/>
          <w:rtl/>
        </w:rPr>
        <w:t xml:space="preserve"> מעולם לא הצליחו להביך</w:t>
      </w:r>
      <w:r w:rsidR="00D30857" w:rsidRPr="00D30857">
        <w:rPr>
          <w:rFonts w:cs="Times New Roman"/>
          <w:rtl/>
        </w:rPr>
        <w:t xml:space="preserve"> או להבהיל</w:t>
      </w:r>
      <w:r w:rsidR="00267891" w:rsidRPr="003E4E5C">
        <w:rPr>
          <w:rFonts w:cs="Times New Roman"/>
          <w:rtl/>
        </w:rPr>
        <w:t xml:space="preserve"> </w:t>
      </w:r>
      <w:r w:rsidR="005E11FA">
        <w:rPr>
          <w:rFonts w:cs="Times New Roman" w:hint="cs"/>
          <w:rtl/>
        </w:rPr>
        <w:t>[</w:t>
      </w:r>
      <w:r w:rsidR="008664EC" w:rsidRPr="003E4E5C">
        <w:rPr>
          <w:rFonts w:cs="Times New Roman" w:hint="eastAsia"/>
          <w:rtl/>
        </w:rPr>
        <w:t>לעצבן</w:t>
      </w:r>
      <w:r w:rsidR="008664EC" w:rsidRPr="003E4E5C">
        <w:rPr>
          <w:rFonts w:cs="Times New Roman"/>
          <w:rtl/>
        </w:rPr>
        <w:t xml:space="preserve"> </w:t>
      </w:r>
      <w:r w:rsidR="00267891" w:rsidRPr="003E4E5C">
        <w:rPr>
          <w:rFonts w:cs="Times New Roman"/>
          <w:rtl/>
        </w:rPr>
        <w:t xml:space="preserve">או להעליב אף על פי שניסו לא אחת. </w:t>
      </w:r>
      <w:r w:rsidR="00267891" w:rsidRPr="003E4E5C">
        <w:rPr>
          <w:rFonts w:cs="Times New Roman" w:hint="eastAsia"/>
          <w:rtl/>
        </w:rPr>
        <w:t>לעיתים</w:t>
      </w:r>
      <w:r w:rsidR="00267891" w:rsidRPr="003E4E5C">
        <w:rPr>
          <w:rFonts w:cs="Times New Roman"/>
          <w:rtl/>
        </w:rPr>
        <w:t xml:space="preserve"> </w:t>
      </w:r>
      <w:r w:rsidR="00267891" w:rsidRPr="003E4E5C">
        <w:rPr>
          <w:rFonts w:cs="Times New Roman" w:hint="eastAsia"/>
          <w:rtl/>
        </w:rPr>
        <w:t>תמהו</w:t>
      </w:r>
      <w:r w:rsidR="00267891" w:rsidRPr="003E4E5C">
        <w:rPr>
          <w:rFonts w:cs="Times New Roman"/>
          <w:rtl/>
        </w:rPr>
        <w:t xml:space="preserve"> </w:t>
      </w:r>
      <w:r w:rsidR="00267891" w:rsidRPr="003E4E5C">
        <w:rPr>
          <w:rFonts w:cs="Times New Roman" w:hint="eastAsia"/>
          <w:rtl/>
        </w:rPr>
        <w:t>אם</w:t>
      </w:r>
      <w:r w:rsidR="00267891" w:rsidRPr="003E4E5C">
        <w:rPr>
          <w:rFonts w:cs="Times New Roman"/>
          <w:rtl/>
        </w:rPr>
        <w:t xml:space="preserve"> תשומת </w:t>
      </w:r>
      <w:r w:rsidR="00267891" w:rsidRPr="003E4E5C">
        <w:rPr>
          <w:rFonts w:cs="Times New Roman" w:hint="eastAsia"/>
          <w:rtl/>
        </w:rPr>
        <w:t>ה</w:t>
      </w:r>
      <w:r w:rsidR="00267891" w:rsidRPr="003E4E5C">
        <w:rPr>
          <w:rFonts w:cs="Times New Roman"/>
          <w:rtl/>
        </w:rPr>
        <w:t xml:space="preserve">לב </w:t>
      </w:r>
      <w:r w:rsidR="00267891" w:rsidRPr="003E4E5C">
        <w:rPr>
          <w:rFonts w:cs="Times New Roman" w:hint="eastAsia"/>
          <w:rtl/>
        </w:rPr>
        <w:t>שהקדיש</w:t>
      </w:r>
      <w:r w:rsidR="00267891" w:rsidRPr="003E4E5C">
        <w:rPr>
          <w:rFonts w:cs="Times New Roman"/>
          <w:rtl/>
        </w:rPr>
        <w:t xml:space="preserve"> להן </w:t>
      </w:r>
      <w:r w:rsidR="001C5A04">
        <w:rPr>
          <w:rFonts w:cs="Times New Roman"/>
          <w:rtl/>
        </w:rPr>
        <w:t>הייתה</w:t>
      </w:r>
      <w:r w:rsidR="00267891" w:rsidRPr="003E4E5C">
        <w:rPr>
          <w:rFonts w:cs="Times New Roman"/>
          <w:rtl/>
        </w:rPr>
        <w:t xml:space="preserve"> רק מתוך חובת האדיבות יותר מאשר מתוך עניין.</w:t>
      </w:r>
      <w:r w:rsidR="005E11FA">
        <w:rPr>
          <w:rFonts w:cs="Times New Roman" w:hint="cs"/>
          <w:rtl/>
        </w:rPr>
        <w:t xml:space="preserve">] </w:t>
      </w:r>
      <w:r w:rsidR="005E11FA">
        <w:rPr>
          <w:rFonts w:cs="Times New Roman"/>
          <w:rtl/>
        </w:rPr>
        <w:t>–</w:t>
      </w:r>
      <w:r w:rsidR="00D30857">
        <w:rPr>
          <w:rFonts w:hint="cs"/>
          <w:rtl/>
        </w:rPr>
        <w:t xml:space="preserve"> </w:t>
      </w:r>
      <w:r w:rsidR="007301FB" w:rsidRPr="003E4E5C">
        <w:rPr>
          <w:rFonts w:hint="eastAsia"/>
          <w:rtl/>
        </w:rPr>
        <w:t>הוא</w:t>
      </w:r>
      <w:r w:rsidR="007301FB" w:rsidRPr="003E4E5C">
        <w:rPr>
          <w:rtl/>
        </w:rPr>
        <w:t xml:space="preserve"> </w:t>
      </w:r>
      <w:r w:rsidR="007301FB" w:rsidRPr="003E4E5C">
        <w:rPr>
          <w:rFonts w:hint="eastAsia"/>
          <w:rtl/>
        </w:rPr>
        <w:t>הסתבך</w:t>
      </w:r>
      <w:r w:rsidR="007301FB" w:rsidRPr="003E4E5C">
        <w:rPr>
          <w:rtl/>
        </w:rPr>
        <w:t xml:space="preserve"> </w:t>
      </w:r>
      <w:r w:rsidR="007301FB" w:rsidRPr="003E4E5C">
        <w:rPr>
          <w:rFonts w:hint="eastAsia"/>
          <w:rtl/>
        </w:rPr>
        <w:t>בצרות</w:t>
      </w:r>
      <w:r w:rsidR="007301FB" w:rsidRPr="003E4E5C">
        <w:rPr>
          <w:rtl/>
        </w:rPr>
        <w:t xml:space="preserve"> </w:t>
      </w:r>
      <w:r w:rsidR="007301FB" w:rsidRPr="003E4E5C">
        <w:rPr>
          <w:rFonts w:hint="eastAsia"/>
          <w:rtl/>
        </w:rPr>
        <w:t>בדיוק</w:t>
      </w:r>
      <w:r w:rsidR="007301FB" w:rsidRPr="003E4E5C">
        <w:rPr>
          <w:rtl/>
        </w:rPr>
        <w:t xml:space="preserve"> </w:t>
      </w:r>
      <w:r w:rsidR="007301FB" w:rsidRPr="003E4E5C">
        <w:rPr>
          <w:rFonts w:hint="eastAsia"/>
          <w:rtl/>
        </w:rPr>
        <w:t>כמות</w:t>
      </w:r>
      <w:r w:rsidR="005E11FA">
        <w:rPr>
          <w:rFonts w:hint="cs"/>
          <w:rtl/>
        </w:rPr>
        <w:t>ן</w:t>
      </w:r>
      <w:r w:rsidR="00EA6615" w:rsidRPr="00EA6615">
        <w:rPr>
          <w:rFonts w:cs="Times New Roman"/>
          <w:rtl/>
        </w:rPr>
        <w:t xml:space="preserve"> (אם כי מעולם לא בשל זוטות כגון חוסר תקינות בגדיו)</w:t>
      </w:r>
      <w:r w:rsidR="007301FB" w:rsidRPr="003E4E5C">
        <w:rPr>
          <w:rtl/>
        </w:rPr>
        <w:t xml:space="preserve">, </w:t>
      </w:r>
      <w:r w:rsidR="005E11FA">
        <w:rPr>
          <w:rFonts w:hint="cs"/>
          <w:rtl/>
        </w:rPr>
        <w:t>[</w:t>
      </w:r>
      <w:r w:rsidR="007301FB" w:rsidRPr="003E4E5C">
        <w:rPr>
          <w:rFonts w:hint="eastAsia"/>
          <w:rtl/>
        </w:rPr>
        <w:t>לכן</w:t>
      </w:r>
      <w:r w:rsidR="007301FB" w:rsidRPr="003E4E5C">
        <w:rPr>
          <w:rtl/>
        </w:rPr>
        <w:t xml:space="preserve"> </w:t>
      </w:r>
      <w:r w:rsidR="007301FB" w:rsidRPr="003E4E5C">
        <w:rPr>
          <w:rFonts w:hint="eastAsia"/>
          <w:rtl/>
        </w:rPr>
        <w:t>היה</w:t>
      </w:r>
      <w:r w:rsidR="007301FB" w:rsidRPr="003E4E5C">
        <w:rPr>
          <w:rtl/>
        </w:rPr>
        <w:t xml:space="preserve"> </w:t>
      </w:r>
      <w:r w:rsidR="007301FB" w:rsidRPr="003E4E5C">
        <w:rPr>
          <w:rFonts w:hint="eastAsia"/>
          <w:rtl/>
        </w:rPr>
        <w:t>קל</w:t>
      </w:r>
      <w:r w:rsidR="007301FB" w:rsidRPr="003E4E5C">
        <w:rPr>
          <w:rtl/>
        </w:rPr>
        <w:t xml:space="preserve"> </w:t>
      </w:r>
      <w:r w:rsidR="007301FB" w:rsidRPr="003E4E5C">
        <w:rPr>
          <w:rFonts w:hint="eastAsia"/>
          <w:rtl/>
        </w:rPr>
        <w:t>לקבל</w:t>
      </w:r>
      <w:r w:rsidR="007301FB" w:rsidRPr="003E4E5C">
        <w:rPr>
          <w:rtl/>
        </w:rPr>
        <w:t xml:space="preserve"> </w:t>
      </w:r>
      <w:r w:rsidR="007301FB" w:rsidRPr="003E4E5C">
        <w:rPr>
          <w:rFonts w:hint="eastAsia"/>
          <w:rtl/>
        </w:rPr>
        <w:t>את</w:t>
      </w:r>
      <w:r w:rsidR="007301FB" w:rsidRPr="003E4E5C">
        <w:rPr>
          <w:rtl/>
        </w:rPr>
        <w:t xml:space="preserve"> </w:t>
      </w:r>
      <w:r w:rsidR="007301FB" w:rsidRPr="003E4E5C">
        <w:rPr>
          <w:rFonts w:hint="eastAsia"/>
          <w:rtl/>
        </w:rPr>
        <w:t>מרותו</w:t>
      </w:r>
      <w:r w:rsidR="005E11FA">
        <w:rPr>
          <w:rFonts w:hint="cs"/>
          <w:rtl/>
        </w:rPr>
        <w:t xml:space="preserve"> </w:t>
      </w:r>
      <w:r w:rsidR="007301FB" w:rsidRPr="003E4E5C">
        <w:t>submissive</w:t>
      </w:r>
      <w:r w:rsidR="007301FB" w:rsidRPr="003E4E5C">
        <w:rPr>
          <w:rtl/>
        </w:rPr>
        <w:t>]</w:t>
      </w:r>
      <w:r w:rsidR="005E11FA">
        <w:rPr>
          <w:rFonts w:hint="cs"/>
          <w:rtl/>
        </w:rPr>
        <w:t xml:space="preserve"> </w:t>
      </w:r>
      <w:r w:rsidR="0055231A" w:rsidRPr="003E4E5C">
        <w:rPr>
          <w:rFonts w:cs="Times New Roman"/>
          <w:rtl/>
        </w:rPr>
        <w:t>מבע</w:t>
      </w:r>
      <w:r w:rsidR="00267891" w:rsidRPr="003E4E5C">
        <w:rPr>
          <w:rFonts w:cs="Times New Roman" w:hint="eastAsia"/>
          <w:rtl/>
        </w:rPr>
        <w:t>ו</w:t>
      </w:r>
      <w:r w:rsidR="0055231A" w:rsidRPr="003E4E5C">
        <w:rPr>
          <w:rFonts w:cs="Times New Roman"/>
          <w:rtl/>
        </w:rPr>
        <w:t xml:space="preserve"> </w:t>
      </w:r>
      <w:r w:rsidR="00267891" w:rsidRPr="003E4E5C">
        <w:rPr>
          <w:rFonts w:cs="Times New Roman" w:hint="eastAsia"/>
          <w:rtl/>
        </w:rPr>
        <w:t>המתריס</w:t>
      </w:r>
      <w:r w:rsidR="00267891" w:rsidRPr="003E4E5C">
        <w:rPr>
          <w:rFonts w:cs="Times New Roman"/>
          <w:rtl/>
        </w:rPr>
        <w:t xml:space="preserve"> היה דומה לשלהן, </w:t>
      </w:r>
      <w:r w:rsidR="0063783C">
        <w:rPr>
          <w:rFonts w:cs="Times New Roman" w:hint="cs"/>
          <w:rtl/>
        </w:rPr>
        <w:t>ו</w:t>
      </w:r>
      <w:r w:rsidR="00267891" w:rsidRPr="003E4E5C">
        <w:rPr>
          <w:rFonts w:cs="Times New Roman" w:hint="eastAsia"/>
          <w:rtl/>
        </w:rPr>
        <w:t>כמותן</w:t>
      </w:r>
      <w:r w:rsidR="00D30857" w:rsidRPr="00D30857">
        <w:rPr>
          <w:rFonts w:cs="Times New Roman"/>
          <w:rtl/>
        </w:rPr>
        <w:t xml:space="preserve">, כך האמינו, הוא </w:t>
      </w:r>
      <w:r w:rsidR="0055231A" w:rsidRPr="003E4E5C">
        <w:rPr>
          <w:rFonts w:cs="Times New Roman"/>
          <w:rtl/>
        </w:rPr>
        <w:t>ידע מה</w:t>
      </w:r>
      <w:r w:rsidR="00267891" w:rsidRPr="003E4E5C">
        <w:rPr>
          <w:rFonts w:cs="Times New Roman" w:hint="eastAsia"/>
          <w:rtl/>
        </w:rPr>
        <w:t>ו</w:t>
      </w:r>
      <w:r w:rsidR="0055231A" w:rsidRPr="003E4E5C">
        <w:rPr>
          <w:rFonts w:cs="Times New Roman"/>
          <w:rtl/>
        </w:rPr>
        <w:t xml:space="preserve"> סבל ומה</w:t>
      </w:r>
      <w:r w:rsidR="00D30857">
        <w:rPr>
          <w:rFonts w:cs="Times New Roman" w:hint="cs"/>
          <w:rtl/>
        </w:rPr>
        <w:t>י</w:t>
      </w:r>
      <w:r w:rsidR="0055231A" w:rsidRPr="003E4E5C">
        <w:rPr>
          <w:rFonts w:cs="Times New Roman"/>
          <w:rtl/>
        </w:rPr>
        <w:t xml:space="preserve"> </w:t>
      </w:r>
      <w:r w:rsidR="00D30857">
        <w:rPr>
          <w:rFonts w:cs="Times New Roman" w:hint="cs"/>
          <w:rtl/>
        </w:rPr>
        <w:t>ת</w:t>
      </w:r>
      <w:r w:rsidR="0055231A" w:rsidRPr="003E4E5C">
        <w:rPr>
          <w:rFonts w:cs="Times New Roman"/>
          <w:rtl/>
        </w:rPr>
        <w:t>ע</w:t>
      </w:r>
      <w:r w:rsidR="00D30857">
        <w:rPr>
          <w:rFonts w:cs="Times New Roman" w:hint="cs"/>
          <w:rtl/>
        </w:rPr>
        <w:t>ו</w:t>
      </w:r>
      <w:r w:rsidR="0055231A" w:rsidRPr="003E4E5C">
        <w:rPr>
          <w:rFonts w:cs="Times New Roman"/>
          <w:rtl/>
        </w:rPr>
        <w:t>ז</w:t>
      </w:r>
      <w:r w:rsidR="00D30857">
        <w:rPr>
          <w:rFonts w:cs="Times New Roman" w:hint="cs"/>
          <w:rtl/>
        </w:rPr>
        <w:t>ה</w:t>
      </w:r>
      <w:r w:rsidR="0055231A" w:rsidRPr="003E4E5C">
        <w:rPr>
          <w:rFonts w:cs="Times New Roman"/>
          <w:rtl/>
        </w:rPr>
        <w:t xml:space="preserve"> כ</w:t>
      </w:r>
      <w:r w:rsidR="00D30857">
        <w:rPr>
          <w:rFonts w:cs="Times New Roman" w:hint="cs"/>
          <w:rtl/>
        </w:rPr>
        <w:t xml:space="preserve">נגד </w:t>
      </w:r>
      <w:r w:rsidR="0055231A" w:rsidRPr="003E4E5C">
        <w:rPr>
          <w:rFonts w:cs="Times New Roman"/>
          <w:rtl/>
        </w:rPr>
        <w:t>כל הסיכויים</w:t>
      </w:r>
      <w:r w:rsidR="005E11FA">
        <w:rPr>
          <w:rFonts w:cs="Times New Roman" w:hint="cs"/>
          <w:rtl/>
        </w:rPr>
        <w:t>.</w:t>
      </w:r>
      <w:r w:rsidR="00D95893" w:rsidRPr="003E4E5C">
        <w:rPr>
          <w:rFonts w:cs="Times New Roman"/>
          <w:rtl/>
        </w:rPr>
        <w:t xml:space="preserve"> </w:t>
      </w:r>
      <w:r w:rsidR="005E11FA">
        <w:rPr>
          <w:rFonts w:cs="Times New Roman" w:hint="cs"/>
          <w:rtl/>
        </w:rPr>
        <w:t>[</w:t>
      </w:r>
      <w:r w:rsidR="00D95893" w:rsidRPr="003E4E5C">
        <w:rPr>
          <w:rFonts w:cs="Times New Roman"/>
          <w:rtl/>
        </w:rPr>
        <w:t>וקיבלו על עצמן בקלות גם את אותו פן חד</w:t>
      </w:r>
      <w:r w:rsidR="0055231A" w:rsidRPr="003E4E5C">
        <w:rPr>
          <w:rFonts w:cs="Times New Roman"/>
          <w:rtl/>
        </w:rPr>
        <w:t xml:space="preserve"> ש</w:t>
      </w:r>
      <w:r w:rsidR="00010BF3" w:rsidRPr="003E4E5C">
        <w:rPr>
          <w:rFonts w:cs="Times New Roman" w:hint="eastAsia"/>
          <w:rtl/>
        </w:rPr>
        <w:t>היה</w:t>
      </w:r>
      <w:r w:rsidR="00010BF3" w:rsidRPr="003E4E5C">
        <w:rPr>
          <w:rFonts w:cs="Times New Roman"/>
          <w:rtl/>
        </w:rPr>
        <w:t xml:space="preserve"> בו, של </w:t>
      </w:r>
      <w:r w:rsidR="0055231A" w:rsidRPr="003E4E5C">
        <w:rPr>
          <w:rFonts w:cs="Times New Roman" w:hint="eastAsia"/>
          <w:rtl/>
        </w:rPr>
        <w:t>אדם</w:t>
      </w:r>
      <w:r w:rsidR="0055231A" w:rsidRPr="003E4E5C">
        <w:rPr>
          <w:rFonts w:cs="Times New Roman"/>
          <w:rtl/>
        </w:rPr>
        <w:t xml:space="preserve"> שסמך על עצמו שלא יאבד את עשתונותיו</w:t>
      </w:r>
      <w:r w:rsidR="00D673EF" w:rsidRPr="003E4E5C">
        <w:rPr>
          <w:rFonts w:cs="Times New Roman"/>
          <w:rtl/>
        </w:rPr>
        <w:t>,</w:t>
      </w:r>
      <w:r w:rsidR="0055231A" w:rsidRPr="003E4E5C">
        <w:rPr>
          <w:rFonts w:cs="Times New Roman"/>
          <w:rtl/>
        </w:rPr>
        <w:t xml:space="preserve"> החצי מילימטר שראשו היה נטוי למעלה משל כולם, </w:t>
      </w:r>
      <w:r w:rsidR="0055231A" w:rsidRPr="003E4E5C">
        <w:rPr>
          <w:rFonts w:cs="Times New Roman" w:hint="eastAsia"/>
          <w:rtl/>
        </w:rPr>
        <w:t>וה</w:t>
      </w:r>
      <w:r w:rsidR="0055231A" w:rsidRPr="003E4E5C">
        <w:rPr>
          <w:rFonts w:cs="Times New Roman"/>
          <w:rtl/>
        </w:rPr>
        <w:t xml:space="preserve">לסת </w:t>
      </w:r>
      <w:r w:rsidR="00E551C4" w:rsidRPr="003E4E5C">
        <w:rPr>
          <w:rFonts w:cs="Times New Roman" w:hint="eastAsia"/>
          <w:rtl/>
        </w:rPr>
        <w:t>המזדקרת</w:t>
      </w:r>
      <w:r w:rsidR="00E551C4" w:rsidRPr="003E4E5C">
        <w:rPr>
          <w:rFonts w:cs="Times New Roman"/>
          <w:rtl/>
        </w:rPr>
        <w:t xml:space="preserve"> </w:t>
      </w:r>
      <w:r w:rsidR="0055231A" w:rsidRPr="003E4E5C">
        <w:rPr>
          <w:rFonts w:cs="Times New Roman" w:hint="eastAsia"/>
          <w:rtl/>
        </w:rPr>
        <w:t>בעקבות</w:t>
      </w:r>
      <w:r w:rsidR="0055231A" w:rsidRPr="003E4E5C">
        <w:rPr>
          <w:rFonts w:cs="Times New Roman"/>
          <w:rtl/>
        </w:rPr>
        <w:t xml:space="preserve"> </w:t>
      </w:r>
      <w:r w:rsidR="0055231A" w:rsidRPr="003E4E5C">
        <w:rPr>
          <w:rFonts w:cs="Times New Roman" w:hint="eastAsia"/>
          <w:rtl/>
        </w:rPr>
        <w:t>הראש</w:t>
      </w:r>
      <w:r w:rsidR="0055231A" w:rsidRPr="003E4E5C">
        <w:rPr>
          <w:rFonts w:cs="Times New Roman"/>
          <w:rtl/>
        </w:rPr>
        <w:t xml:space="preserve"> והשפתיים והגוף </w:t>
      </w:r>
      <w:r w:rsidR="008664EC" w:rsidRPr="003E4E5C">
        <w:rPr>
          <w:rFonts w:cs="Times New Roman" w:hint="eastAsia"/>
          <w:rtl/>
        </w:rPr>
        <w:t>היציב</w:t>
      </w:r>
      <w:r w:rsidR="008664EC" w:rsidRPr="003E4E5C">
        <w:rPr>
          <w:rFonts w:cs="Times New Roman"/>
          <w:rtl/>
        </w:rPr>
        <w:t xml:space="preserve"> </w:t>
      </w:r>
      <w:r w:rsidR="0055231A" w:rsidRPr="003E4E5C">
        <w:rPr>
          <w:rFonts w:cs="Times New Roman"/>
          <w:rtl/>
        </w:rPr>
        <w:t xml:space="preserve">שלא זע </w:t>
      </w:r>
      <w:r w:rsidR="008664EC" w:rsidRPr="003E4E5C">
        <w:rPr>
          <w:rFonts w:cs="Times New Roman" w:hint="eastAsia"/>
          <w:rtl/>
        </w:rPr>
        <w:t>ללא</w:t>
      </w:r>
      <w:r w:rsidR="0055231A" w:rsidRPr="003E4E5C">
        <w:rPr>
          <w:rFonts w:cs="Times New Roman"/>
          <w:rtl/>
        </w:rPr>
        <w:t xml:space="preserve"> איש</w:t>
      </w:r>
      <w:r w:rsidR="008664EC" w:rsidRPr="003E4E5C">
        <w:rPr>
          <w:rFonts w:cs="Times New Roman" w:hint="eastAsia"/>
          <w:rtl/>
        </w:rPr>
        <w:t>ו</w:t>
      </w:r>
      <w:r w:rsidR="0055231A" w:rsidRPr="003E4E5C">
        <w:rPr>
          <w:rFonts w:cs="Times New Roman"/>
          <w:rtl/>
        </w:rPr>
        <w:t>ר</w:t>
      </w:r>
      <w:r w:rsidR="008664EC" w:rsidRPr="003E4E5C">
        <w:rPr>
          <w:rFonts w:cs="Times New Roman" w:hint="eastAsia"/>
          <w:rtl/>
        </w:rPr>
        <w:t>ו</w:t>
      </w:r>
      <w:r w:rsidR="008664EC" w:rsidRPr="003E4E5C">
        <w:rPr>
          <w:rFonts w:cs="Times New Roman"/>
          <w:rtl/>
        </w:rPr>
        <w:t>.</w:t>
      </w:r>
      <w:r w:rsidR="0055231A" w:rsidRPr="003E4E5C">
        <w:rPr>
          <w:rFonts w:cs="Times New Roman"/>
          <w:rtl/>
        </w:rPr>
        <w:t xml:space="preserve"> </w:t>
      </w:r>
      <w:r w:rsidR="00010BF3" w:rsidRPr="003E4E5C">
        <w:rPr>
          <w:rFonts w:cs="Times New Roman" w:hint="eastAsia"/>
          <w:rtl/>
        </w:rPr>
        <w:t>הן</w:t>
      </w:r>
      <w:r w:rsidR="00010BF3" w:rsidRPr="003E4E5C">
        <w:rPr>
          <w:rFonts w:cs="Times New Roman"/>
          <w:rtl/>
        </w:rPr>
        <w:t xml:space="preserve"> </w:t>
      </w:r>
      <w:r w:rsidR="00010BF3" w:rsidRPr="003E4E5C">
        <w:rPr>
          <w:rFonts w:cs="Times New Roman" w:hint="eastAsia"/>
          <w:rtl/>
        </w:rPr>
        <w:t>נכנעו</w:t>
      </w:r>
      <w:r w:rsidR="00010BF3" w:rsidRPr="003E4E5C">
        <w:rPr>
          <w:rFonts w:cs="Times New Roman"/>
          <w:rtl/>
        </w:rPr>
        <w:t xml:space="preserve"> </w:t>
      </w:r>
      <w:r w:rsidR="00010BF3" w:rsidRPr="003E4E5C">
        <w:rPr>
          <w:rFonts w:cs="Times New Roman" w:hint="eastAsia"/>
          <w:rtl/>
        </w:rPr>
        <w:t>בקלות</w:t>
      </w:r>
      <w:r w:rsidR="00010BF3" w:rsidRPr="003E4E5C">
        <w:rPr>
          <w:rFonts w:cs="Times New Roman"/>
          <w:rtl/>
        </w:rPr>
        <w:t xml:space="preserve"> </w:t>
      </w:r>
      <w:r w:rsidR="00010BF3" w:rsidRPr="003E4E5C">
        <w:rPr>
          <w:rFonts w:cs="Times New Roman" w:hint="eastAsia"/>
          <w:rtl/>
        </w:rPr>
        <w:t>למרותו</w:t>
      </w:r>
      <w:r w:rsidR="00010BF3" w:rsidRPr="003E4E5C">
        <w:rPr>
          <w:rFonts w:cs="Times New Roman"/>
          <w:rtl/>
        </w:rPr>
        <w:t>.</w:t>
      </w:r>
      <w:r w:rsidR="00010BF3">
        <w:rPr>
          <w:rFonts w:cs="Times New Roman" w:hint="cs"/>
          <w:rtl/>
        </w:rPr>
        <w:t xml:space="preserve"> </w:t>
      </w:r>
      <w:r w:rsidR="0055231A">
        <w:rPr>
          <w:rFonts w:cs="Times New Roman"/>
          <w:rtl/>
        </w:rPr>
        <w:t>זאת במעין טיקים של עצב</w:t>
      </w:r>
      <w:r w:rsidR="0055231A">
        <w:rPr>
          <w:rFonts w:cs="Times New Roman" w:hint="cs"/>
          <w:rtl/>
        </w:rPr>
        <w:t>נ</w:t>
      </w:r>
      <w:r w:rsidR="0055231A">
        <w:rPr>
          <w:rFonts w:cs="Times New Roman"/>
          <w:rtl/>
        </w:rPr>
        <w:t>ות או צחוק נבוך. במה הוא התעניין, הן לא באמת הבינו או התעניינו להבין.</w:t>
      </w:r>
      <w:r w:rsidR="007301FB">
        <w:rPr>
          <w:rFonts w:cs="Times New Roman" w:hint="cs"/>
          <w:rtl/>
        </w:rPr>
        <w:t>]</w:t>
      </w:r>
      <w:r w:rsidR="0055231A" w:rsidRPr="009D497E">
        <w:rPr>
          <w:rFonts w:cs="Times New Roman"/>
          <w:rtl/>
        </w:rPr>
        <w:t xml:space="preserve"> </w:t>
      </w:r>
    </w:p>
    <w:p w14:paraId="0D4953EE" w14:textId="77777777" w:rsidR="0019002E" w:rsidRDefault="0019002E" w:rsidP="0055231A">
      <w:pPr>
        <w:rPr>
          <w:rFonts w:cs="Times New Roman"/>
          <w:rtl/>
        </w:rPr>
      </w:pPr>
      <w:r>
        <w:rPr>
          <w:rFonts w:cs="Times New Roman" w:hint="cs"/>
          <w:rtl/>
        </w:rPr>
        <w:t>[מעט שביב זעיר מזערי זעום</w:t>
      </w:r>
    </w:p>
    <w:p w14:paraId="2A83192B" w14:textId="15164FE7" w:rsidR="0019002E" w:rsidRDefault="00790C37" w:rsidP="0055231A">
      <w:pPr>
        <w:rPr>
          <w:rFonts w:cs="Times New Roman"/>
          <w:rtl/>
        </w:rPr>
      </w:pPr>
      <w:r>
        <w:rPr>
          <w:rFonts w:cs="Times New Roman" w:hint="cs"/>
          <w:rtl/>
        </w:rPr>
        <w:t>עולה מתרומם מזדקר</w:t>
      </w:r>
    </w:p>
    <w:p w14:paraId="7F983E8E" w14:textId="02694723" w:rsidR="0019002E" w:rsidRDefault="0019002E" w:rsidP="0055231A">
      <w:pPr>
        <w:rPr>
          <w:rtl/>
        </w:rPr>
      </w:pPr>
      <w:r>
        <w:rPr>
          <w:rFonts w:cs="Times New Roman" w:hint="cs"/>
          <w:rtl/>
        </w:rPr>
        <w:t>]</w:t>
      </w:r>
    </w:p>
    <w:p w14:paraId="261D7E25" w14:textId="6F825BF9" w:rsidR="00E551C4" w:rsidRPr="003E4E5C" w:rsidRDefault="00E551C4" w:rsidP="00E551C4">
      <w:pPr>
        <w:rPr>
          <w:rtl/>
        </w:rPr>
      </w:pPr>
      <w:r w:rsidRPr="003E4E5C">
        <w:rPr>
          <w:rFonts w:cs="Times New Roman"/>
          <w:rtl/>
        </w:rPr>
        <w:t xml:space="preserve">אנשים </w:t>
      </w:r>
      <w:r w:rsidR="00162531">
        <w:rPr>
          <w:rFonts w:cs="Times New Roman" w:hint="cs"/>
          <w:rtl/>
        </w:rPr>
        <w:t>רבים, כש</w:t>
      </w:r>
      <w:r w:rsidRPr="003E4E5C">
        <w:rPr>
          <w:rFonts w:cs="Times New Roman"/>
          <w:rtl/>
        </w:rPr>
        <w:t>חובש</w:t>
      </w:r>
      <w:r w:rsidR="00F65777">
        <w:rPr>
          <w:rFonts w:cs="Times New Roman" w:hint="cs"/>
          <w:rtl/>
        </w:rPr>
        <w:t>ים</w:t>
      </w:r>
      <w:r w:rsidRPr="003E4E5C">
        <w:rPr>
          <w:rFonts w:cs="Times New Roman"/>
          <w:rtl/>
        </w:rPr>
        <w:t xml:space="preserve"> </w:t>
      </w:r>
      <w:r w:rsidRPr="003E4E5C">
        <w:rPr>
          <w:rFonts w:cs="Times New Roman" w:hint="eastAsia"/>
          <w:rtl/>
        </w:rPr>
        <w:t>ל</w:t>
      </w:r>
      <w:r w:rsidRPr="003E4E5C">
        <w:rPr>
          <w:rFonts w:cs="Times New Roman"/>
          <w:rtl/>
        </w:rPr>
        <w:t>ראשם קסד</w:t>
      </w:r>
      <w:r w:rsidR="00D30857" w:rsidRPr="00D30857">
        <w:rPr>
          <w:rFonts w:cs="Times New Roman"/>
          <w:rtl/>
        </w:rPr>
        <w:t>ת מגן</w:t>
      </w:r>
      <w:r w:rsidRPr="003E4E5C">
        <w:rPr>
          <w:rFonts w:cs="Times New Roman"/>
          <w:rtl/>
        </w:rPr>
        <w:t xml:space="preserve"> </w:t>
      </w:r>
      <w:r w:rsidR="00162531">
        <w:rPr>
          <w:rFonts w:cs="Times New Roman"/>
          <w:rtl/>
        </w:rPr>
        <w:t>–</w:t>
      </w:r>
      <w:r w:rsidR="00162531">
        <w:rPr>
          <w:rFonts w:cs="Times New Roman" w:hint="cs"/>
          <w:rtl/>
        </w:rPr>
        <w:t xml:space="preserve"> כבמטה קסם י</w:t>
      </w:r>
      <w:r w:rsidR="00010BF3" w:rsidRPr="003E4E5C">
        <w:rPr>
          <w:rFonts w:cs="Times New Roman" w:hint="eastAsia"/>
          <w:rtl/>
        </w:rPr>
        <w:t>הפכ</w:t>
      </w:r>
      <w:r w:rsidR="00162531">
        <w:rPr>
          <w:rFonts w:cs="Times New Roman" w:hint="cs"/>
          <w:rtl/>
        </w:rPr>
        <w:t>ו</w:t>
      </w:r>
      <w:r w:rsidRPr="003E4E5C">
        <w:rPr>
          <w:rFonts w:cs="Times New Roman"/>
          <w:rtl/>
        </w:rPr>
        <w:t xml:space="preserve"> </w:t>
      </w:r>
      <w:r w:rsidR="00010BF3" w:rsidRPr="003E4E5C">
        <w:rPr>
          <w:rFonts w:cs="Times New Roman" w:hint="eastAsia"/>
          <w:rtl/>
        </w:rPr>
        <w:t>ל</w:t>
      </w:r>
      <w:r w:rsidRPr="003E4E5C">
        <w:rPr>
          <w:rFonts w:cs="Times New Roman"/>
          <w:rtl/>
        </w:rPr>
        <w:t xml:space="preserve">בנאים, </w:t>
      </w:r>
      <w:r w:rsidR="00162531">
        <w:rPr>
          <w:rFonts w:cs="Times New Roman" w:hint="cs"/>
          <w:rtl/>
        </w:rPr>
        <w:t>י</w:t>
      </w:r>
      <w:r w:rsidRPr="003E4E5C">
        <w:rPr>
          <w:rFonts w:cs="Times New Roman"/>
          <w:rtl/>
        </w:rPr>
        <w:t>שקע</w:t>
      </w:r>
      <w:r w:rsidR="00162531">
        <w:rPr>
          <w:rFonts w:cs="Times New Roman" w:hint="cs"/>
          <w:rtl/>
        </w:rPr>
        <w:t>ו</w:t>
      </w:r>
      <w:r w:rsidRPr="003E4E5C">
        <w:rPr>
          <w:rFonts w:cs="Times New Roman"/>
          <w:rtl/>
        </w:rPr>
        <w:t xml:space="preserve"> ל</w:t>
      </w:r>
      <w:r w:rsidRPr="003E4E5C">
        <w:rPr>
          <w:rFonts w:cs="Times New Roman" w:hint="eastAsia"/>
          <w:rtl/>
        </w:rPr>
        <w:t>תוך</w:t>
      </w:r>
      <w:r w:rsidRPr="003E4E5C">
        <w:rPr>
          <w:rFonts w:cs="Times New Roman"/>
          <w:rtl/>
        </w:rPr>
        <w:t xml:space="preserve"> תוואי חיים שלא ניתן להיחלץ ממנו. </w:t>
      </w:r>
      <w:r w:rsidR="003538BC" w:rsidRPr="003538BC">
        <w:rPr>
          <w:rFonts w:cs="Times New Roman"/>
          <w:rtl/>
        </w:rPr>
        <w:t>העמיסו אֵסֶל</w:t>
      </w:r>
      <w:r w:rsidR="003538BC">
        <w:rPr>
          <w:rFonts w:cs="Times New Roman" w:hint="cs"/>
          <w:rtl/>
        </w:rPr>
        <w:t xml:space="preserve"> [ניקוד בדוק]</w:t>
      </w:r>
      <w:r w:rsidR="003538BC" w:rsidRPr="003538BC">
        <w:rPr>
          <w:rFonts w:cs="Times New Roman"/>
          <w:rtl/>
        </w:rPr>
        <w:t xml:space="preserve"> על שכמם – שואבי מים המה </w:t>
      </w:r>
      <w:r w:rsidR="003538BC">
        <w:rPr>
          <w:rFonts w:cs="Times New Roman" w:hint="cs"/>
          <w:rtl/>
        </w:rPr>
        <w:t>[</w:t>
      </w:r>
      <w:r w:rsidRPr="003E4E5C">
        <w:rPr>
          <w:rFonts w:cs="Times New Roman"/>
          <w:rtl/>
        </w:rPr>
        <w:t>שי</w:t>
      </w:r>
      <w:r w:rsidR="00162531">
        <w:rPr>
          <w:rFonts w:cs="Times New Roman" w:hint="cs"/>
          <w:rtl/>
        </w:rPr>
        <w:t>מו</w:t>
      </w:r>
      <w:r w:rsidRPr="003E4E5C">
        <w:rPr>
          <w:rFonts w:cs="Times New Roman"/>
          <w:rtl/>
        </w:rPr>
        <w:t xml:space="preserve"> אותם תחת כובע מצחייה – והם מכונאים</w:t>
      </w:r>
      <w:r w:rsidR="003538BC">
        <w:rPr>
          <w:rFonts w:cs="Times New Roman" w:hint="cs"/>
          <w:rtl/>
        </w:rPr>
        <w:t>]</w:t>
      </w:r>
      <w:r w:rsidR="00AD46F4">
        <w:rPr>
          <w:rFonts w:cs="Times New Roman" w:hint="cs"/>
          <w:rtl/>
        </w:rPr>
        <w:t>.</w:t>
      </w:r>
      <w:r w:rsidRPr="003E4E5C">
        <w:rPr>
          <w:rFonts w:cs="Times New Roman"/>
          <w:rtl/>
        </w:rPr>
        <w:t xml:space="preserve"> הנ</w:t>
      </w:r>
      <w:r w:rsidR="00F65777">
        <w:rPr>
          <w:rFonts w:cs="Times New Roman" w:hint="cs"/>
          <w:rtl/>
        </w:rPr>
        <w:t>י</w:t>
      </w:r>
      <w:r w:rsidRPr="003E4E5C">
        <w:rPr>
          <w:rFonts w:cs="Times New Roman"/>
          <w:rtl/>
        </w:rPr>
        <w:t>ח</w:t>
      </w:r>
      <w:r w:rsidR="00F65777">
        <w:rPr>
          <w:rFonts w:cs="Times New Roman" w:hint="cs"/>
          <w:rtl/>
        </w:rPr>
        <w:t>ו</w:t>
      </w:r>
      <w:r w:rsidRPr="003E4E5C">
        <w:rPr>
          <w:rFonts w:cs="Times New Roman"/>
          <w:rtl/>
        </w:rPr>
        <w:t xml:space="preserve"> כתר על ראשם – </w:t>
      </w:r>
      <w:r w:rsidR="00F4319D" w:rsidRPr="00F4319D">
        <w:rPr>
          <w:rFonts w:cs="Times New Roman"/>
          <w:rtl/>
        </w:rPr>
        <w:t>אולי יהססו להרף</w:t>
      </w:r>
      <w:r w:rsidR="00AD46F4">
        <w:rPr>
          <w:rFonts w:cs="Times New Roman" w:hint="cs"/>
          <w:rtl/>
        </w:rPr>
        <w:t xml:space="preserve"> </w:t>
      </w:r>
      <w:r w:rsidR="00F4319D" w:rsidRPr="00F4319D">
        <w:rPr>
          <w:rFonts w:cs="Times New Roman"/>
          <w:rtl/>
        </w:rPr>
        <w:t>עין</w:t>
      </w:r>
      <w:r w:rsidR="00AD46F4">
        <w:rPr>
          <w:rFonts w:cs="Times New Roman" w:hint="cs"/>
          <w:rtl/>
        </w:rPr>
        <w:t>,</w:t>
      </w:r>
      <w:r w:rsidR="00F4319D" w:rsidRPr="00F4319D">
        <w:rPr>
          <w:rFonts w:cs="Times New Roman"/>
          <w:rtl/>
        </w:rPr>
        <w:t xml:space="preserve"> אבל מייד </w:t>
      </w:r>
      <w:r w:rsidRPr="003E4E5C">
        <w:rPr>
          <w:rFonts w:cs="Times New Roman"/>
          <w:rtl/>
        </w:rPr>
        <w:t>הם מזדקפים ורתע א</w:t>
      </w:r>
      <w:r w:rsidR="00D30857" w:rsidRPr="00D30857">
        <w:rPr>
          <w:rFonts w:cs="Times New Roman"/>
          <w:rtl/>
        </w:rPr>
        <w:t>דנותי</w:t>
      </w:r>
      <w:r w:rsidRPr="003E4E5C">
        <w:rPr>
          <w:rFonts w:cs="Times New Roman"/>
          <w:rtl/>
        </w:rPr>
        <w:t xml:space="preserve"> נמסך לתנועותיהם</w:t>
      </w:r>
      <w:r w:rsidR="00D30857" w:rsidRPr="00D30857">
        <w:rPr>
          <w:rFonts w:cs="Times New Roman"/>
          <w:rtl/>
        </w:rPr>
        <w:t>, זעף של חוסר</w:t>
      </w:r>
      <w:r w:rsidR="00AD46F4">
        <w:rPr>
          <w:rFonts w:cs="Times New Roman" w:hint="cs"/>
          <w:rtl/>
        </w:rPr>
        <w:t xml:space="preserve"> </w:t>
      </w:r>
      <w:r w:rsidR="00D30857" w:rsidRPr="00D30857">
        <w:rPr>
          <w:rFonts w:cs="Times New Roman"/>
          <w:rtl/>
        </w:rPr>
        <w:t>שביעות</w:t>
      </w:r>
      <w:r w:rsidR="00AD46F4">
        <w:rPr>
          <w:rFonts w:cs="Times New Roman" w:hint="cs"/>
          <w:rtl/>
        </w:rPr>
        <w:t xml:space="preserve"> </w:t>
      </w:r>
      <w:r w:rsidR="00D30857" w:rsidRPr="00D30857">
        <w:rPr>
          <w:rFonts w:cs="Times New Roman"/>
          <w:rtl/>
        </w:rPr>
        <w:t>רצון</w:t>
      </w:r>
      <w:r w:rsidRPr="003E4E5C">
        <w:rPr>
          <w:rFonts w:cs="Times New Roman"/>
          <w:rtl/>
        </w:rPr>
        <w:t xml:space="preserve"> למבטם. ככל שת</w:t>
      </w:r>
      <w:r w:rsidR="00BB1A54">
        <w:rPr>
          <w:rFonts w:cs="Times New Roman" w:hint="cs"/>
          <w:rtl/>
        </w:rPr>
        <w:t>כווצו</w:t>
      </w:r>
      <w:r w:rsidRPr="003E4E5C">
        <w:rPr>
          <w:rFonts w:cs="Times New Roman"/>
          <w:rtl/>
        </w:rPr>
        <w:t xml:space="preserve"> אותם עמוק יותר בהגדרתם כ</w:t>
      </w:r>
      <w:r w:rsidR="00080B9F" w:rsidRPr="003E4E5C">
        <w:rPr>
          <w:rFonts w:cs="Times New Roman" w:hint="eastAsia"/>
          <w:rtl/>
        </w:rPr>
        <w:t>ן</w:t>
      </w:r>
      <w:r w:rsidRPr="003E4E5C">
        <w:rPr>
          <w:rFonts w:cs="Times New Roman"/>
          <w:rtl/>
        </w:rPr>
        <w:t xml:space="preserve"> י</w:t>
      </w:r>
      <w:r w:rsidR="00AD46F4">
        <w:rPr>
          <w:rFonts w:cs="Times New Roman" w:hint="cs"/>
          <w:rtl/>
        </w:rPr>
        <w:t>י</w:t>
      </w:r>
      <w:r w:rsidRPr="003E4E5C">
        <w:rPr>
          <w:rFonts w:cs="Times New Roman"/>
          <w:rtl/>
        </w:rPr>
        <w:t xml:space="preserve">כנעו לה – גם אם יחושו שהם צומחים, שהם מתעצמים, </w:t>
      </w:r>
      <w:r w:rsidR="00D30857" w:rsidRPr="00D30857">
        <w:rPr>
          <w:rFonts w:cs="Times New Roman"/>
          <w:rtl/>
        </w:rPr>
        <w:t xml:space="preserve">אין הם אלא תלויים </w:t>
      </w:r>
      <w:r w:rsidR="00D30857">
        <w:rPr>
          <w:rFonts w:cs="Times New Roman" w:hint="cs"/>
          <w:rtl/>
        </w:rPr>
        <w:t>ב</w:t>
      </w:r>
      <w:r w:rsidRPr="003E4E5C">
        <w:rPr>
          <w:rFonts w:cs="Times New Roman"/>
          <w:rtl/>
        </w:rPr>
        <w:t xml:space="preserve">בבואתם בעיני אחרים, </w:t>
      </w:r>
      <w:r w:rsidR="00EA6615" w:rsidRPr="00EA6615">
        <w:rPr>
          <w:rFonts w:cs="Times New Roman"/>
          <w:rtl/>
        </w:rPr>
        <w:t xml:space="preserve">מאלפים את עצמם [עיניהם מתרפסות וגבם שחוח,] </w:t>
      </w:r>
      <w:r w:rsidR="00F4319D" w:rsidRPr="00F4319D">
        <w:rPr>
          <w:rFonts w:cs="Times New Roman"/>
          <w:rtl/>
        </w:rPr>
        <w:t xml:space="preserve">השכם והערב </w:t>
      </w:r>
      <w:r w:rsidR="00EA6615" w:rsidRPr="00EA6615">
        <w:rPr>
          <w:rFonts w:cs="Times New Roman"/>
          <w:rtl/>
        </w:rPr>
        <w:t>להשתעבד לה.</w:t>
      </w:r>
      <w:r w:rsidR="00EA6615">
        <w:rPr>
          <w:rFonts w:cs="Times New Roman" w:hint="cs"/>
          <w:rtl/>
        </w:rPr>
        <w:t xml:space="preserve"> </w:t>
      </w:r>
      <w:r w:rsidR="00EA6615" w:rsidRPr="00EA6615">
        <w:rPr>
          <w:rFonts w:cs="Times New Roman"/>
          <w:rtl/>
        </w:rPr>
        <w:t>[מאולפים שוקעים משתעבדים ממושמע מנוצח מתרפס שחוח נשלטים שפל שוקעים]</w:t>
      </w:r>
    </w:p>
    <w:p w14:paraId="02D63A96" w14:textId="694A6C36" w:rsidR="00D95893" w:rsidRPr="003E4E5C" w:rsidRDefault="00EB3E2B" w:rsidP="00E551C4">
      <w:pPr>
        <w:rPr>
          <w:rFonts w:cs="Times New Roman"/>
          <w:rtl/>
        </w:rPr>
      </w:pPr>
      <w:r>
        <w:rPr>
          <w:rFonts w:cs="Times New Roman" w:hint="cs"/>
          <w:rtl/>
        </w:rPr>
        <w:t xml:space="preserve">אך </w:t>
      </w:r>
      <w:r w:rsidR="00E551C4" w:rsidRPr="003E4E5C">
        <w:rPr>
          <w:rFonts w:cs="Times New Roman"/>
          <w:rtl/>
        </w:rPr>
        <w:t xml:space="preserve">לא </w:t>
      </w:r>
      <w:r w:rsidR="00D95893" w:rsidRPr="003E4E5C">
        <w:rPr>
          <w:rFonts w:cs="Times New Roman" w:hint="eastAsia"/>
          <w:rtl/>
        </w:rPr>
        <w:t>כן</w:t>
      </w:r>
      <w:r w:rsidR="00D95893" w:rsidRPr="003E4E5C">
        <w:rPr>
          <w:rFonts w:cs="Times New Roman"/>
          <w:rtl/>
        </w:rPr>
        <w:t xml:space="preserve"> </w:t>
      </w:r>
      <w:r w:rsidR="00E551C4" w:rsidRPr="003E4E5C">
        <w:rPr>
          <w:rFonts w:cs="Times New Roman"/>
          <w:rtl/>
        </w:rPr>
        <w:t xml:space="preserve">אלכס. </w:t>
      </w:r>
      <w:r w:rsidR="00162531">
        <w:rPr>
          <w:rFonts w:cs="Times New Roman" w:hint="cs"/>
          <w:rtl/>
        </w:rPr>
        <w:t>הלבישו</w:t>
      </w:r>
      <w:r w:rsidR="00D30857">
        <w:rPr>
          <w:rFonts w:cs="Times New Roman" w:hint="cs"/>
          <w:rtl/>
        </w:rPr>
        <w:t>ה</w:t>
      </w:r>
      <w:r w:rsidR="00E551C4" w:rsidRPr="003E4E5C">
        <w:rPr>
          <w:rFonts w:cs="Times New Roman"/>
          <w:rtl/>
        </w:rPr>
        <w:t xml:space="preserve">ו באוברולים כחולים, </w:t>
      </w:r>
      <w:r w:rsidR="00E551C4" w:rsidRPr="003E4E5C">
        <w:rPr>
          <w:rFonts w:cs="Times New Roman" w:hint="eastAsia"/>
          <w:rtl/>
        </w:rPr>
        <w:t>קשר</w:t>
      </w:r>
      <w:r w:rsidR="00162531">
        <w:rPr>
          <w:rFonts w:cs="Times New Roman" w:hint="cs"/>
          <w:rtl/>
        </w:rPr>
        <w:t>ו</w:t>
      </w:r>
      <w:r w:rsidR="00E551C4" w:rsidRPr="003E4E5C">
        <w:rPr>
          <w:rFonts w:cs="Times New Roman"/>
          <w:rtl/>
        </w:rPr>
        <w:t xml:space="preserve"> </w:t>
      </w:r>
      <w:r w:rsidR="00E551C4" w:rsidRPr="003E4E5C">
        <w:rPr>
          <w:rFonts w:cs="Times New Roman" w:hint="eastAsia"/>
          <w:rtl/>
        </w:rPr>
        <w:t>חגור</w:t>
      </w:r>
      <w:r w:rsidR="00D30857">
        <w:rPr>
          <w:rFonts w:cs="Times New Roman" w:hint="cs"/>
          <w:rtl/>
        </w:rPr>
        <w:t>ו</w:t>
      </w:r>
      <w:r w:rsidR="00E551C4" w:rsidRPr="003E4E5C">
        <w:rPr>
          <w:rFonts w:cs="Times New Roman" w:hint="eastAsia"/>
          <w:rtl/>
        </w:rPr>
        <w:t>ת</w:t>
      </w:r>
      <w:r w:rsidR="00E551C4" w:rsidRPr="003E4E5C">
        <w:rPr>
          <w:rFonts w:cs="Times New Roman"/>
          <w:rtl/>
        </w:rPr>
        <w:t xml:space="preserve"> </w:t>
      </w:r>
      <w:r w:rsidR="00E551C4" w:rsidRPr="003E4E5C">
        <w:rPr>
          <w:rFonts w:cs="Times New Roman" w:hint="eastAsia"/>
          <w:rtl/>
        </w:rPr>
        <w:t>כלים</w:t>
      </w:r>
      <w:r w:rsidR="00E551C4" w:rsidRPr="003E4E5C">
        <w:rPr>
          <w:rFonts w:cs="Times New Roman"/>
          <w:rtl/>
        </w:rPr>
        <w:t xml:space="preserve"> </w:t>
      </w:r>
      <w:r w:rsidR="00E551C4" w:rsidRPr="003E4E5C">
        <w:rPr>
          <w:rFonts w:cs="Times New Roman" w:hint="eastAsia"/>
          <w:rtl/>
        </w:rPr>
        <w:t>כבד</w:t>
      </w:r>
      <w:r w:rsidR="00D30857">
        <w:rPr>
          <w:rFonts w:cs="Times New Roman" w:hint="cs"/>
          <w:rtl/>
        </w:rPr>
        <w:t>ות</w:t>
      </w:r>
      <w:r w:rsidR="00E551C4" w:rsidRPr="003E4E5C">
        <w:rPr>
          <w:rFonts w:cs="Times New Roman"/>
          <w:rtl/>
        </w:rPr>
        <w:t xml:space="preserve"> </w:t>
      </w:r>
      <w:r w:rsidR="00E551C4" w:rsidRPr="003E4E5C">
        <w:rPr>
          <w:rFonts w:cs="Times New Roman" w:hint="eastAsia"/>
          <w:rtl/>
        </w:rPr>
        <w:t>סביב</w:t>
      </w:r>
      <w:r w:rsidR="00E551C4" w:rsidRPr="003E4E5C">
        <w:rPr>
          <w:rFonts w:cs="Times New Roman"/>
          <w:rtl/>
        </w:rPr>
        <w:t xml:space="preserve"> </w:t>
      </w:r>
      <w:r w:rsidR="00E551C4" w:rsidRPr="003E4E5C">
        <w:rPr>
          <w:rFonts w:cs="Times New Roman" w:hint="eastAsia"/>
          <w:rtl/>
        </w:rPr>
        <w:t>מותניו</w:t>
      </w:r>
      <w:r w:rsidR="00E551C4" w:rsidRPr="003E4E5C">
        <w:rPr>
          <w:rFonts w:cs="Times New Roman"/>
          <w:rtl/>
        </w:rPr>
        <w:t xml:space="preserve">, </w:t>
      </w:r>
      <w:r w:rsidR="00E551C4" w:rsidRPr="003E4E5C">
        <w:rPr>
          <w:rFonts w:cs="Times New Roman" w:hint="eastAsia"/>
          <w:rtl/>
        </w:rPr>
        <w:t>ה</w:t>
      </w:r>
      <w:r w:rsidR="00E551C4" w:rsidRPr="003E4E5C">
        <w:rPr>
          <w:rFonts w:cs="Times New Roman"/>
          <w:rtl/>
        </w:rPr>
        <w:t>על</w:t>
      </w:r>
      <w:r w:rsidR="00162531">
        <w:rPr>
          <w:rFonts w:cs="Times New Roman" w:hint="cs"/>
          <w:rtl/>
        </w:rPr>
        <w:t>ימו</w:t>
      </w:r>
      <w:r w:rsidR="00D30857">
        <w:rPr>
          <w:rFonts w:cs="Times New Roman" w:hint="cs"/>
          <w:rtl/>
        </w:rPr>
        <w:t>ה</w:t>
      </w:r>
      <w:r w:rsidR="00E551C4" w:rsidRPr="003E4E5C">
        <w:rPr>
          <w:rFonts w:cs="Times New Roman" w:hint="eastAsia"/>
          <w:rtl/>
        </w:rPr>
        <w:t>ו</w:t>
      </w:r>
      <w:r w:rsidR="00E551C4" w:rsidRPr="003E4E5C">
        <w:rPr>
          <w:rFonts w:cs="Times New Roman"/>
          <w:rtl/>
        </w:rPr>
        <w:t xml:space="preserve"> מאחורי שכבות [</w:t>
      </w:r>
      <w:r w:rsidR="00E551C4" w:rsidRPr="003E4E5C">
        <w:t>abuse</w:t>
      </w:r>
      <w:r w:rsidR="00E551C4" w:rsidRPr="003E4E5C">
        <w:rPr>
          <w:rtl/>
        </w:rPr>
        <w:t xml:space="preserve">] </w:t>
      </w:r>
      <w:r w:rsidR="00D95893" w:rsidRPr="003E4E5C">
        <w:rPr>
          <w:rFonts w:hint="eastAsia"/>
          <w:rtl/>
        </w:rPr>
        <w:t>של</w:t>
      </w:r>
      <w:r w:rsidR="00D95893" w:rsidRPr="003E4E5C">
        <w:rPr>
          <w:rtl/>
        </w:rPr>
        <w:t xml:space="preserve"> </w:t>
      </w:r>
      <w:r w:rsidR="00E551C4" w:rsidRPr="003E4E5C">
        <w:rPr>
          <w:rFonts w:hint="eastAsia"/>
          <w:rtl/>
        </w:rPr>
        <w:t>גידופים</w:t>
      </w:r>
      <w:r w:rsidR="00E551C4" w:rsidRPr="003E4E5C">
        <w:rPr>
          <w:rFonts w:cs="Times New Roman"/>
          <w:rtl/>
        </w:rPr>
        <w:t xml:space="preserve"> וגריז</w:t>
      </w:r>
      <w:r w:rsidR="00AD46F4">
        <w:rPr>
          <w:rFonts w:cs="Times New Roman" w:hint="cs"/>
          <w:rtl/>
        </w:rPr>
        <w:t xml:space="preserve"> </w:t>
      </w:r>
      <w:r w:rsidR="00AD46F4">
        <w:rPr>
          <w:rFonts w:cs="Times New Roman"/>
          <w:rtl/>
        </w:rPr>
        <w:t>–</w:t>
      </w:r>
      <w:r w:rsidR="00E551C4" w:rsidRPr="003E4E5C">
        <w:rPr>
          <w:rFonts w:cs="Times New Roman"/>
          <w:rtl/>
        </w:rPr>
        <w:t xml:space="preserve"> </w:t>
      </w:r>
      <w:r w:rsidR="00162531">
        <w:rPr>
          <w:rFonts w:cs="Times New Roman" w:hint="cs"/>
          <w:rtl/>
        </w:rPr>
        <w:t>דבר מזה אינו</w:t>
      </w:r>
      <w:r w:rsidR="00E551C4" w:rsidRPr="003E4E5C">
        <w:rPr>
          <w:rFonts w:cs="Times New Roman"/>
          <w:rtl/>
        </w:rPr>
        <w:t xml:space="preserve"> משנה, </w:t>
      </w:r>
      <w:r w:rsidR="00D30857" w:rsidRPr="00D30857">
        <w:rPr>
          <w:rFonts w:cs="Times New Roman"/>
          <w:rtl/>
        </w:rPr>
        <w:t xml:space="preserve">הוא שרוע פרקדן על גל עצום בעיבורו של האוקיינוס. וגם אם מלוחים </w:t>
      </w:r>
      <w:r w:rsidR="00D30857">
        <w:rPr>
          <w:rFonts w:cs="Times New Roman" w:hint="cs"/>
          <w:rtl/>
        </w:rPr>
        <w:t xml:space="preserve">הם </w:t>
      </w:r>
      <w:r w:rsidR="00D30857" w:rsidRPr="00D30857">
        <w:rPr>
          <w:rFonts w:cs="Times New Roman"/>
          <w:rtl/>
        </w:rPr>
        <w:t xml:space="preserve">רסיסי קצפו של הגל, אלכס </w:t>
      </w:r>
      <w:r w:rsidR="00F4319D">
        <w:rPr>
          <w:rFonts w:cs="Times New Roman" w:hint="cs"/>
          <w:rtl/>
        </w:rPr>
        <w:t>לא י</w:t>
      </w:r>
      <w:r w:rsidR="00D30857" w:rsidRPr="00D30857">
        <w:rPr>
          <w:rFonts w:cs="Times New Roman"/>
          <w:rtl/>
        </w:rPr>
        <w:t>תיק את עיניו מהשמיים</w:t>
      </w:r>
      <w:r w:rsidR="00E551C4" w:rsidRPr="003E4E5C">
        <w:rPr>
          <w:rFonts w:cs="Times New Roman"/>
          <w:rtl/>
        </w:rPr>
        <w:t xml:space="preserve">. </w:t>
      </w:r>
    </w:p>
    <w:p w14:paraId="547D1AF2" w14:textId="251E52A1" w:rsidR="00E551C4" w:rsidRPr="003E4E5C" w:rsidRDefault="00BB1A54" w:rsidP="00E551C4">
      <w:pPr>
        <w:rPr>
          <w:rtl/>
        </w:rPr>
      </w:pPr>
      <w:r>
        <w:rPr>
          <w:rFonts w:cs="Times New Roman" w:hint="cs"/>
          <w:rtl/>
        </w:rPr>
        <w:t>[</w:t>
      </w:r>
      <w:r w:rsidR="00E551C4" w:rsidRPr="003E4E5C">
        <w:rPr>
          <w:rFonts w:cs="Times New Roman" w:hint="eastAsia"/>
          <w:rtl/>
        </w:rPr>
        <w:t>כש</w:t>
      </w:r>
      <w:r w:rsidR="00E551C4" w:rsidRPr="003E4E5C">
        <w:rPr>
          <w:rFonts w:cs="Times New Roman"/>
          <w:rtl/>
        </w:rPr>
        <w:t>ה</w:t>
      </w:r>
      <w:r w:rsidR="00E551C4" w:rsidRPr="003E4E5C">
        <w:rPr>
          <w:rFonts w:cs="Times New Roman" w:hint="eastAsia"/>
          <w:rtl/>
        </w:rPr>
        <w:t>אחיות</w:t>
      </w:r>
      <w:r w:rsidR="00E551C4" w:rsidRPr="003E4E5C">
        <w:rPr>
          <w:rFonts w:cs="Times New Roman"/>
          <w:rtl/>
        </w:rPr>
        <w:t xml:space="preserve"> </w:t>
      </w:r>
      <w:r w:rsidR="00E551C4" w:rsidRPr="003E4E5C">
        <w:rPr>
          <w:rFonts w:cs="Times New Roman" w:hint="eastAsia"/>
          <w:rtl/>
        </w:rPr>
        <w:t>האיראניות</w:t>
      </w:r>
      <w:r w:rsidR="00E551C4" w:rsidRPr="003E4E5C">
        <w:rPr>
          <w:rFonts w:cs="Times New Roman"/>
          <w:rtl/>
        </w:rPr>
        <w:t xml:space="preserve"> עישנו </w:t>
      </w:r>
      <w:r w:rsidR="00E551C4" w:rsidRPr="003E4E5C">
        <w:rPr>
          <w:rFonts w:cs="Times New Roman" w:hint="eastAsia"/>
          <w:rtl/>
        </w:rPr>
        <w:t>הן</w:t>
      </w:r>
      <w:r w:rsidR="00E551C4" w:rsidRPr="003E4E5C">
        <w:rPr>
          <w:rFonts w:cs="Times New Roman"/>
          <w:rtl/>
        </w:rPr>
        <w:t xml:space="preserve"> נראו </w:t>
      </w:r>
      <w:r w:rsidR="00E551C4" w:rsidRPr="003E4E5C">
        <w:rPr>
          <w:rFonts w:cs="Times New Roman" w:hint="eastAsia"/>
          <w:rtl/>
        </w:rPr>
        <w:t>כבר</w:t>
      </w:r>
      <w:r w:rsidR="00E551C4" w:rsidRPr="003E4E5C">
        <w:rPr>
          <w:rFonts w:cs="Times New Roman"/>
          <w:rtl/>
        </w:rPr>
        <w:t xml:space="preserve"> כמו הנשים הבשלות עם הפה המכווץ שיפקדו </w:t>
      </w:r>
      <w:r w:rsidR="000878BD" w:rsidRPr="003E4E5C">
        <w:rPr>
          <w:rFonts w:cs="Times New Roman" w:hint="eastAsia"/>
          <w:rtl/>
        </w:rPr>
        <w:t>עוד</w:t>
      </w:r>
      <w:r w:rsidR="000878BD" w:rsidRPr="003E4E5C">
        <w:rPr>
          <w:rFonts w:cs="Times New Roman"/>
          <w:rtl/>
        </w:rPr>
        <w:t xml:space="preserve"> עשרים שנה </w:t>
      </w:r>
      <w:r w:rsidR="00E551C4" w:rsidRPr="003E4E5C">
        <w:rPr>
          <w:rFonts w:cs="Times New Roman"/>
          <w:rtl/>
        </w:rPr>
        <w:t xml:space="preserve">קליניקות וחדרי חדרים בשביל להפסיק לעשן, </w:t>
      </w:r>
      <w:r w:rsidR="00E551C4" w:rsidRPr="003E4E5C">
        <w:rPr>
          <w:rFonts w:cs="Times New Roman" w:hint="eastAsia"/>
          <w:rtl/>
        </w:rPr>
        <w:t>אלכס</w:t>
      </w:r>
      <w:r w:rsidR="00E551C4" w:rsidRPr="003E4E5C">
        <w:rPr>
          <w:rFonts w:cs="Times New Roman"/>
          <w:rtl/>
        </w:rPr>
        <w:t xml:space="preserve"> נראה כאדם שכרגע הוא פה. </w:t>
      </w:r>
    </w:p>
    <w:p w14:paraId="4BE8B36C" w14:textId="77777777" w:rsidR="00BB1A54" w:rsidRDefault="00BB1A54" w:rsidP="004E4E6C">
      <w:pPr>
        <w:rPr>
          <w:rtl/>
        </w:rPr>
      </w:pPr>
      <w:r>
        <w:rPr>
          <w:rFonts w:hint="cs"/>
          <w:rtl/>
        </w:rPr>
        <w:t>]</w:t>
      </w:r>
    </w:p>
    <w:p w14:paraId="77D822BF" w14:textId="4CFF2E8F" w:rsidR="000545EB" w:rsidRDefault="000545EB" w:rsidP="004E4E6C">
      <w:pPr>
        <w:rPr>
          <w:rtl/>
        </w:rPr>
      </w:pPr>
      <w:r>
        <w:rPr>
          <w:rFonts w:hint="cs"/>
          <w:rtl/>
        </w:rPr>
        <w:t>[</w:t>
      </w:r>
      <w:r w:rsidR="00EE4CA6">
        <w:rPr>
          <w:rFonts w:hint="cs"/>
          <w:rtl/>
        </w:rPr>
        <w:t xml:space="preserve">הן לא היו מסוגלות לדעת למה נמשכו, וגו', </w:t>
      </w:r>
      <w:r w:rsidR="00BB1A54">
        <w:rPr>
          <w:rFonts w:hint="cs"/>
          <w:rtl/>
        </w:rPr>
        <w:t>הן נמשכו אחר תכונה זו שלו, אם כי לא הבינו זאת והחלו להתעניין</w:t>
      </w:r>
      <w:r w:rsidR="00C90C6C">
        <w:rPr>
          <w:rFonts w:hint="cs"/>
          <w:rtl/>
        </w:rPr>
        <w:t xml:space="preserve"> מאוד </w:t>
      </w:r>
      <w:r w:rsidR="00BB1A54">
        <w:rPr>
          <w:rFonts w:hint="cs"/>
          <w:rtl/>
        </w:rPr>
        <w:t xml:space="preserve">בחייו </w:t>
      </w:r>
      <w:r w:rsidR="00BB1A54">
        <w:rPr>
          <w:rtl/>
        </w:rPr>
        <w:t>–</w:t>
      </w:r>
      <w:r w:rsidR="00BB1A54">
        <w:rPr>
          <w:rFonts w:hint="cs"/>
          <w:rtl/>
        </w:rPr>
        <w:t xml:space="preserve"> הוא היה התלמיד היחיד שעניין אותן </w:t>
      </w:r>
      <w:r w:rsidR="00EE4CA6">
        <w:rPr>
          <w:rFonts w:hint="cs"/>
          <w:rtl/>
        </w:rPr>
        <w:t>וגו'.</w:t>
      </w:r>
      <w:r>
        <w:rPr>
          <w:rFonts w:hint="cs"/>
          <w:rtl/>
        </w:rPr>
        <w:t>]</w:t>
      </w:r>
    </w:p>
    <w:p w14:paraId="7F9EA42F" w14:textId="672644D5" w:rsidR="004627AB" w:rsidRPr="003E4E5C" w:rsidRDefault="003702CE" w:rsidP="004E4E6C">
      <w:pPr>
        <w:rPr>
          <w:rtl/>
        </w:rPr>
      </w:pPr>
      <w:r w:rsidRPr="003E4E5C">
        <w:rPr>
          <w:rFonts w:hint="eastAsia"/>
          <w:rtl/>
        </w:rPr>
        <w:lastRenderedPageBreak/>
        <w:t>בהשפעתו</w:t>
      </w:r>
      <w:r w:rsidR="006F4D05" w:rsidRPr="003E4E5C">
        <w:rPr>
          <w:rtl/>
        </w:rPr>
        <w:t xml:space="preserve"> </w:t>
      </w:r>
      <w:r w:rsidR="00263F25" w:rsidRPr="00263F25">
        <w:rPr>
          <w:rFonts w:cs="Times New Roman"/>
          <w:rtl/>
        </w:rPr>
        <w:t xml:space="preserve">הוזמנו </w:t>
      </w:r>
      <w:r w:rsidR="00E551C4" w:rsidRPr="003E4E5C">
        <w:rPr>
          <w:rFonts w:hint="eastAsia"/>
          <w:rtl/>
        </w:rPr>
        <w:t>האחיות</w:t>
      </w:r>
      <w:r w:rsidR="006F4D05" w:rsidRPr="003E4E5C">
        <w:rPr>
          <w:rtl/>
        </w:rPr>
        <w:t xml:space="preserve"> </w:t>
      </w:r>
      <w:r w:rsidR="00263F25">
        <w:rPr>
          <w:rFonts w:hint="cs"/>
          <w:rtl/>
        </w:rPr>
        <w:t>ל</w:t>
      </w:r>
      <w:r w:rsidR="006C3BE2" w:rsidRPr="003E4E5C">
        <w:rPr>
          <w:rtl/>
        </w:rPr>
        <w:t>מסיבות, אבל</w:t>
      </w:r>
      <w:r w:rsidR="00263F25">
        <w:rPr>
          <w:rFonts w:hint="cs"/>
          <w:rtl/>
        </w:rPr>
        <w:t xml:space="preserve"> </w:t>
      </w:r>
      <w:r w:rsidR="00263F25" w:rsidRPr="00263F25">
        <w:rPr>
          <w:rFonts w:cs="Times New Roman"/>
          <w:rtl/>
        </w:rPr>
        <w:t>לרוב</w:t>
      </w:r>
      <w:r w:rsidR="00EA6615" w:rsidRPr="00EA6615">
        <w:rPr>
          <w:rFonts w:cs="Times New Roman"/>
          <w:rtl/>
        </w:rPr>
        <w:t xml:space="preserve"> כבר</w:t>
      </w:r>
      <w:r w:rsidR="00F65777">
        <w:rPr>
          <w:rFonts w:hint="cs"/>
          <w:rtl/>
        </w:rPr>
        <w:t xml:space="preserve"> בתחילת הערב </w:t>
      </w:r>
      <w:r w:rsidR="00D30857">
        <w:rPr>
          <w:rFonts w:hint="cs"/>
          <w:rtl/>
        </w:rPr>
        <w:t xml:space="preserve">היו </w:t>
      </w:r>
      <w:r w:rsidR="006C3BE2" w:rsidRPr="003E4E5C">
        <w:rPr>
          <w:rFonts w:hint="eastAsia"/>
          <w:rtl/>
        </w:rPr>
        <w:t>משתכר</w:t>
      </w:r>
      <w:r w:rsidR="00D30857">
        <w:rPr>
          <w:rFonts w:hint="cs"/>
          <w:rtl/>
        </w:rPr>
        <w:t>ו</w:t>
      </w:r>
      <w:r w:rsidR="006C3BE2" w:rsidRPr="003E4E5C">
        <w:rPr>
          <w:rFonts w:hint="eastAsia"/>
          <w:rtl/>
        </w:rPr>
        <w:t>ת</w:t>
      </w:r>
      <w:r w:rsidR="006C3BE2" w:rsidRPr="003E4E5C">
        <w:rPr>
          <w:rtl/>
        </w:rPr>
        <w:t xml:space="preserve"> ונרדמ</w:t>
      </w:r>
      <w:r w:rsidR="00D30857">
        <w:rPr>
          <w:rFonts w:hint="cs"/>
          <w:rtl/>
        </w:rPr>
        <w:t>ו</w:t>
      </w:r>
      <w:r w:rsidR="006C3BE2" w:rsidRPr="003E4E5C">
        <w:rPr>
          <w:rtl/>
        </w:rPr>
        <w:t xml:space="preserve">ת. בפינת העישון </w:t>
      </w:r>
      <w:r w:rsidR="006F4D05" w:rsidRPr="003E4E5C">
        <w:rPr>
          <w:rFonts w:hint="eastAsia"/>
          <w:rtl/>
        </w:rPr>
        <w:t>ב</w:t>
      </w:r>
      <w:r w:rsidR="002E35AE">
        <w:rPr>
          <w:rFonts w:hint="eastAsia"/>
          <w:rtl/>
        </w:rPr>
        <w:t>בית-הספר</w:t>
      </w:r>
      <w:r w:rsidR="006F4D05" w:rsidRPr="003E4E5C">
        <w:rPr>
          <w:rtl/>
        </w:rPr>
        <w:t xml:space="preserve"> </w:t>
      </w:r>
      <w:r w:rsidR="006C3BE2" w:rsidRPr="003E4E5C">
        <w:rPr>
          <w:rFonts w:hint="eastAsia"/>
          <w:rtl/>
        </w:rPr>
        <w:t>אלכס</w:t>
      </w:r>
      <w:r w:rsidR="006C3BE2" w:rsidRPr="003E4E5C">
        <w:rPr>
          <w:rtl/>
        </w:rPr>
        <w:t xml:space="preserve"> </w:t>
      </w:r>
      <w:r w:rsidR="006C3BE2" w:rsidRPr="003E4E5C">
        <w:rPr>
          <w:rFonts w:hint="eastAsia"/>
          <w:rtl/>
        </w:rPr>
        <w:t>ניסה</w:t>
      </w:r>
      <w:r w:rsidR="006C3BE2" w:rsidRPr="003E4E5C">
        <w:rPr>
          <w:rtl/>
        </w:rPr>
        <w:t xml:space="preserve"> </w:t>
      </w:r>
      <w:r w:rsidR="006C3BE2" w:rsidRPr="003E4E5C">
        <w:rPr>
          <w:rFonts w:hint="eastAsia"/>
          <w:rtl/>
        </w:rPr>
        <w:t>ללמד</w:t>
      </w:r>
      <w:r w:rsidR="006C3BE2" w:rsidRPr="003E4E5C">
        <w:rPr>
          <w:rtl/>
        </w:rPr>
        <w:t xml:space="preserve"> </w:t>
      </w:r>
      <w:r w:rsidR="006C3BE2" w:rsidRPr="003E4E5C">
        <w:rPr>
          <w:rFonts w:hint="eastAsia"/>
          <w:rtl/>
        </w:rPr>
        <w:t>א</w:t>
      </w:r>
      <w:r w:rsidR="00F65777">
        <w:rPr>
          <w:rFonts w:hint="cs"/>
          <w:rtl/>
        </w:rPr>
        <w:t>ו</w:t>
      </w:r>
      <w:r w:rsidR="006C3BE2" w:rsidRPr="003E4E5C">
        <w:rPr>
          <w:rFonts w:hint="eastAsia"/>
          <w:rtl/>
        </w:rPr>
        <w:t>ת</w:t>
      </w:r>
      <w:r w:rsidR="00D30857">
        <w:rPr>
          <w:rFonts w:hint="cs"/>
          <w:rtl/>
        </w:rPr>
        <w:t>ן</w:t>
      </w:r>
      <w:r w:rsidR="006C3BE2" w:rsidRPr="003E4E5C">
        <w:rPr>
          <w:rtl/>
        </w:rPr>
        <w:t xml:space="preserve"> איך לשתות </w:t>
      </w:r>
      <w:r w:rsidR="006F4D05" w:rsidRPr="003E4E5C">
        <w:rPr>
          <w:rFonts w:hint="eastAsia"/>
          <w:rtl/>
        </w:rPr>
        <w:t>ולשרוד</w:t>
      </w:r>
      <w:r w:rsidR="006F4D05" w:rsidRPr="003E4E5C">
        <w:rPr>
          <w:rtl/>
        </w:rPr>
        <w:t xml:space="preserve"> </w:t>
      </w:r>
      <w:r w:rsidR="00245351" w:rsidRPr="003E4E5C">
        <w:rPr>
          <w:rFonts w:hint="eastAsia"/>
          <w:rtl/>
        </w:rPr>
        <w:t>חרף</w:t>
      </w:r>
      <w:r w:rsidR="00245351" w:rsidRPr="003E4E5C">
        <w:rPr>
          <w:rtl/>
        </w:rPr>
        <w:t xml:space="preserve"> השתייה</w:t>
      </w:r>
      <w:r w:rsidR="00AD46F4">
        <w:rPr>
          <w:rFonts w:hint="cs"/>
          <w:rtl/>
        </w:rPr>
        <w:t>,</w:t>
      </w:r>
      <w:r w:rsidR="00245351" w:rsidRPr="003E4E5C">
        <w:rPr>
          <w:rtl/>
        </w:rPr>
        <w:t xml:space="preserve"> </w:t>
      </w:r>
      <w:r w:rsidR="006C3BE2" w:rsidRPr="003E4E5C">
        <w:rPr>
          <w:rFonts w:hint="eastAsia"/>
          <w:rtl/>
        </w:rPr>
        <w:t>א</w:t>
      </w:r>
      <w:r w:rsidR="00EA6615">
        <w:rPr>
          <w:rFonts w:hint="cs"/>
          <w:rtl/>
        </w:rPr>
        <w:t>ך</w:t>
      </w:r>
      <w:r w:rsidR="006C3BE2" w:rsidRPr="003E4E5C">
        <w:rPr>
          <w:rtl/>
        </w:rPr>
        <w:t xml:space="preserve"> </w:t>
      </w:r>
      <w:r w:rsidR="006C3BE2" w:rsidRPr="003E4E5C">
        <w:rPr>
          <w:rFonts w:hint="eastAsia"/>
          <w:rtl/>
        </w:rPr>
        <w:t>ללא</w:t>
      </w:r>
      <w:r w:rsidR="006C3BE2" w:rsidRPr="003E4E5C">
        <w:rPr>
          <w:rtl/>
        </w:rPr>
        <w:t xml:space="preserve"> </w:t>
      </w:r>
      <w:r w:rsidR="006C3BE2" w:rsidRPr="003E4E5C">
        <w:rPr>
          <w:rFonts w:hint="eastAsia"/>
          <w:rtl/>
        </w:rPr>
        <w:t>הועיל</w:t>
      </w:r>
      <w:r w:rsidR="006C3BE2" w:rsidRPr="003E4E5C">
        <w:rPr>
          <w:rtl/>
        </w:rPr>
        <w:t xml:space="preserve">. </w:t>
      </w:r>
      <w:r w:rsidR="00D30857" w:rsidRPr="00D30857">
        <w:rPr>
          <w:rFonts w:cs="Times New Roman"/>
          <w:rtl/>
        </w:rPr>
        <w:t>הוא הרבה להתלוצץ איתן על כך, ו</w:t>
      </w:r>
      <w:r w:rsidR="006C3BE2" w:rsidRPr="003E4E5C">
        <w:rPr>
          <w:rFonts w:hint="eastAsia"/>
          <w:rtl/>
        </w:rPr>
        <w:t>גברת</w:t>
      </w:r>
      <w:r w:rsidR="006C3BE2" w:rsidRPr="003E4E5C">
        <w:rPr>
          <w:rtl/>
        </w:rPr>
        <w:t xml:space="preserve"> </w:t>
      </w:r>
      <w:r w:rsidR="006C3BE2" w:rsidRPr="003E4E5C">
        <w:rPr>
          <w:rFonts w:hint="eastAsia"/>
          <w:rtl/>
        </w:rPr>
        <w:t>פאוול</w:t>
      </w:r>
      <w:r w:rsidR="006C3BE2" w:rsidRPr="003E4E5C">
        <w:rPr>
          <w:rtl/>
        </w:rPr>
        <w:t xml:space="preserve"> </w:t>
      </w:r>
      <w:r w:rsidR="001C5A04">
        <w:rPr>
          <w:rFonts w:hint="eastAsia"/>
          <w:rtl/>
        </w:rPr>
        <w:t>הייתה</w:t>
      </w:r>
      <w:r w:rsidR="00D30857">
        <w:rPr>
          <w:rFonts w:hint="cs"/>
          <w:rtl/>
        </w:rPr>
        <w:t xml:space="preserve"> מ</w:t>
      </w:r>
      <w:r w:rsidR="00C80C88" w:rsidRPr="00C80C88">
        <w:rPr>
          <w:rFonts w:cs="Times New Roman"/>
          <w:rtl/>
        </w:rPr>
        <w:t>תבוננת</w:t>
      </w:r>
      <w:r w:rsidR="006C3BE2" w:rsidRPr="003E4E5C">
        <w:rPr>
          <w:rtl/>
        </w:rPr>
        <w:t xml:space="preserve"> </w:t>
      </w:r>
      <w:r w:rsidR="006C3BE2" w:rsidRPr="003E4E5C">
        <w:rPr>
          <w:rFonts w:hint="eastAsia"/>
          <w:rtl/>
        </w:rPr>
        <w:t>ב</w:t>
      </w:r>
      <w:r w:rsidR="006F4D05" w:rsidRPr="003E4E5C">
        <w:rPr>
          <w:rFonts w:hint="eastAsia"/>
          <w:rtl/>
        </w:rPr>
        <w:t>אחיות</w:t>
      </w:r>
      <w:r w:rsidR="00905175" w:rsidRPr="003E4E5C">
        <w:rPr>
          <w:rtl/>
        </w:rPr>
        <w:t xml:space="preserve"> מהקצה השני של מגרש </w:t>
      </w:r>
      <w:r w:rsidR="002E35AE">
        <w:rPr>
          <w:rtl/>
        </w:rPr>
        <w:t>בית-הספר</w:t>
      </w:r>
      <w:r w:rsidR="00905175" w:rsidRPr="003E4E5C">
        <w:rPr>
          <w:rtl/>
        </w:rPr>
        <w:t>, עד לשם נשמע צחוקן המתגלגל, ושל שאר התלמידים המעשנים שלא היו (אם יורשה לגברת פאוול להתבטא בעדינות) מהעילית והעידית של הכ</w:t>
      </w:r>
      <w:r w:rsidR="002829C4">
        <w:rPr>
          <w:rFonts w:hint="cs"/>
          <w:rtl/>
        </w:rPr>
        <w:t>ו</w:t>
      </w:r>
      <w:r w:rsidR="00905175" w:rsidRPr="003E4E5C">
        <w:rPr>
          <w:rtl/>
        </w:rPr>
        <w:t>ח האינטלקטואלי ב</w:t>
      </w:r>
      <w:r w:rsidR="002E35AE">
        <w:rPr>
          <w:rtl/>
        </w:rPr>
        <w:t>בית-הספר</w:t>
      </w:r>
      <w:r w:rsidR="00905175" w:rsidRPr="003E4E5C">
        <w:rPr>
          <w:rtl/>
        </w:rPr>
        <w:t>, וא</w:t>
      </w:r>
      <w:r w:rsidR="00D30857">
        <w:rPr>
          <w:rFonts w:hint="cs"/>
          <w:rtl/>
        </w:rPr>
        <w:t>ו</w:t>
      </w:r>
      <w:r w:rsidR="00905175" w:rsidRPr="003E4E5C">
        <w:rPr>
          <w:rtl/>
        </w:rPr>
        <w:t>מר</w:t>
      </w:r>
      <w:r w:rsidR="00D30857">
        <w:rPr>
          <w:rFonts w:hint="cs"/>
          <w:rtl/>
        </w:rPr>
        <w:t>ת</w:t>
      </w:r>
      <w:r w:rsidR="00905175" w:rsidRPr="003E4E5C">
        <w:rPr>
          <w:rtl/>
        </w:rPr>
        <w:t xml:space="preserve"> לעצמה, שכה אני אחיה, שככה יהיה לי טוב.</w:t>
      </w:r>
    </w:p>
    <w:p w14:paraId="5C70B8BE" w14:textId="01F5B51E" w:rsidR="00CF12AD" w:rsidRPr="003E4E5C" w:rsidRDefault="00CF12AD" w:rsidP="004E4E6C">
      <w:pPr>
        <w:rPr>
          <w:rtl/>
        </w:rPr>
      </w:pPr>
    </w:p>
    <w:p w14:paraId="040D9D08" w14:textId="0C42FB74" w:rsidR="004627AB" w:rsidRPr="00CD067C" w:rsidRDefault="003504BD" w:rsidP="009B6C61">
      <w:pPr>
        <w:rPr>
          <w:rtl/>
        </w:rPr>
      </w:pPr>
      <w:r w:rsidRPr="003E4E5C">
        <w:rPr>
          <w:rFonts w:hint="eastAsia"/>
          <w:rtl/>
        </w:rPr>
        <w:t>בראשית</w:t>
      </w:r>
      <w:r w:rsidRPr="003E4E5C">
        <w:rPr>
          <w:rtl/>
        </w:rPr>
        <w:t xml:space="preserve"> תפקידו מונה </w:t>
      </w:r>
      <w:r w:rsidR="00D95893" w:rsidRPr="003E4E5C">
        <w:rPr>
          <w:rFonts w:hint="eastAsia"/>
          <w:rtl/>
        </w:rPr>
        <w:t>אלכס</w:t>
      </w:r>
      <w:r w:rsidR="00D95893" w:rsidRPr="003E4E5C">
        <w:rPr>
          <w:rtl/>
        </w:rPr>
        <w:t xml:space="preserve"> </w:t>
      </w:r>
      <w:r w:rsidRPr="003E4E5C">
        <w:rPr>
          <w:rFonts w:hint="eastAsia"/>
          <w:rtl/>
        </w:rPr>
        <w:t>להשגיח</w:t>
      </w:r>
      <w:r w:rsidRPr="003E4E5C">
        <w:rPr>
          <w:rtl/>
        </w:rPr>
        <w:t xml:space="preserve"> </w:t>
      </w:r>
      <w:r w:rsidRPr="003E4E5C">
        <w:rPr>
          <w:rFonts w:hint="eastAsia"/>
          <w:rtl/>
        </w:rPr>
        <w:t>רק</w:t>
      </w:r>
      <w:r w:rsidRPr="003E4E5C">
        <w:rPr>
          <w:rtl/>
        </w:rPr>
        <w:t xml:space="preserve"> </w:t>
      </w:r>
      <w:r w:rsidRPr="003E4E5C">
        <w:rPr>
          <w:rFonts w:hint="eastAsia"/>
          <w:rtl/>
        </w:rPr>
        <w:t>בהפסקות</w:t>
      </w:r>
      <w:r w:rsidRPr="003E4E5C">
        <w:rPr>
          <w:rtl/>
        </w:rPr>
        <w:t xml:space="preserve"> </w:t>
      </w:r>
      <w:r w:rsidRPr="003E4E5C">
        <w:rPr>
          <w:rFonts w:hint="eastAsia"/>
          <w:rtl/>
        </w:rPr>
        <w:t>הבוקר</w:t>
      </w:r>
      <w:r w:rsidR="00EA6615" w:rsidRPr="00EA6615">
        <w:rPr>
          <w:rFonts w:cs="Times New Roman"/>
          <w:rtl/>
        </w:rPr>
        <w:t xml:space="preserve"> הקצרות</w:t>
      </w:r>
      <w:r w:rsidRPr="003E4E5C">
        <w:rPr>
          <w:rtl/>
        </w:rPr>
        <w:t xml:space="preserve">, </w:t>
      </w:r>
      <w:r w:rsidRPr="003E4E5C">
        <w:rPr>
          <w:rFonts w:hint="eastAsia"/>
          <w:rtl/>
        </w:rPr>
        <w:t>ורק</w:t>
      </w:r>
      <w:r w:rsidRPr="003E4E5C">
        <w:rPr>
          <w:rtl/>
        </w:rPr>
        <w:t xml:space="preserve"> </w:t>
      </w:r>
      <w:r w:rsidRPr="003E4E5C">
        <w:rPr>
          <w:rFonts w:hint="eastAsia"/>
          <w:rtl/>
        </w:rPr>
        <w:t>בחצר</w:t>
      </w:r>
      <w:r w:rsidRPr="003E4E5C">
        <w:rPr>
          <w:rtl/>
        </w:rPr>
        <w:t xml:space="preserve"> </w:t>
      </w:r>
      <w:r w:rsidRPr="003E4E5C">
        <w:rPr>
          <w:rFonts w:hint="eastAsia"/>
          <w:rtl/>
        </w:rPr>
        <w:t>הקדמית</w:t>
      </w:r>
      <w:r w:rsidRPr="003E4E5C">
        <w:rPr>
          <w:rtl/>
        </w:rPr>
        <w:t xml:space="preserve">, </w:t>
      </w:r>
      <w:r w:rsidRPr="003E4E5C">
        <w:rPr>
          <w:rFonts w:hint="eastAsia"/>
          <w:rtl/>
        </w:rPr>
        <w:t>תורנות</w:t>
      </w:r>
      <w:r w:rsidRPr="003E4E5C">
        <w:rPr>
          <w:rtl/>
        </w:rPr>
        <w:t xml:space="preserve"> </w:t>
      </w:r>
      <w:r w:rsidRPr="003E4E5C">
        <w:rPr>
          <w:rFonts w:hint="eastAsia"/>
          <w:rtl/>
        </w:rPr>
        <w:t>שנחשבה</w:t>
      </w:r>
      <w:r w:rsidRPr="003E4E5C">
        <w:rPr>
          <w:rtl/>
        </w:rPr>
        <w:t xml:space="preserve"> </w:t>
      </w:r>
      <w:r w:rsidRPr="003E4E5C">
        <w:rPr>
          <w:rFonts w:hint="eastAsia"/>
          <w:rtl/>
        </w:rPr>
        <w:t>קלה</w:t>
      </w:r>
      <w:r w:rsidRPr="003E4E5C">
        <w:rPr>
          <w:rtl/>
        </w:rPr>
        <w:t xml:space="preserve"> </w:t>
      </w:r>
      <w:r w:rsidRPr="003E4E5C">
        <w:rPr>
          <w:rFonts w:hint="eastAsia"/>
          <w:rtl/>
        </w:rPr>
        <w:t>יותר</w:t>
      </w:r>
      <w:r w:rsidRPr="003E4E5C">
        <w:rPr>
          <w:rtl/>
        </w:rPr>
        <w:t>.</w:t>
      </w:r>
      <w:r w:rsidR="004627AB" w:rsidRPr="00CD067C">
        <w:rPr>
          <w:rtl/>
        </w:rPr>
        <w:t xml:space="preserve"> </w:t>
      </w:r>
      <w:r w:rsidR="000874F1">
        <w:rPr>
          <w:rFonts w:hint="cs"/>
          <w:rtl/>
        </w:rPr>
        <w:t xml:space="preserve">באחת ההפסקות </w:t>
      </w:r>
      <w:r w:rsidR="004627AB" w:rsidRPr="00CD067C">
        <w:rPr>
          <w:rFonts w:hint="cs"/>
          <w:rtl/>
        </w:rPr>
        <w:t>הוא</w:t>
      </w:r>
      <w:r w:rsidR="004627AB" w:rsidRPr="00CD067C">
        <w:rPr>
          <w:rtl/>
        </w:rPr>
        <w:t xml:space="preserve"> נשען על קיר הלבנים האדומות של בניין הספרי</w:t>
      </w:r>
      <w:r w:rsidR="00AD46F4">
        <w:rPr>
          <w:rFonts w:hint="cs"/>
          <w:rtl/>
        </w:rPr>
        <w:t>י</w:t>
      </w:r>
      <w:r w:rsidR="004627AB" w:rsidRPr="00CD067C">
        <w:rPr>
          <w:rtl/>
        </w:rPr>
        <w:t xml:space="preserve">ה והציץ </w:t>
      </w:r>
      <w:r w:rsidR="00F665EA">
        <w:rPr>
          <w:rFonts w:hint="cs"/>
          <w:rtl/>
        </w:rPr>
        <w:t>ב</w:t>
      </w:r>
      <w:r w:rsidR="004627AB" w:rsidRPr="00CD067C">
        <w:rPr>
          <w:rtl/>
        </w:rPr>
        <w:t>ליליאן, שש</w:t>
      </w:r>
      <w:r w:rsidR="007D6743">
        <w:rPr>
          <w:rFonts w:hint="cs"/>
          <w:rtl/>
        </w:rPr>
        <w:t>י</w:t>
      </w:r>
      <w:r w:rsidR="004627AB" w:rsidRPr="00CD067C">
        <w:rPr>
          <w:rtl/>
        </w:rPr>
        <w:t>חקה</w:t>
      </w:r>
      <w:r w:rsidR="000874F1">
        <w:rPr>
          <w:rFonts w:hint="cs"/>
          <w:rtl/>
        </w:rPr>
        <w:t xml:space="preserve"> בגשם</w:t>
      </w:r>
      <w:r w:rsidR="004627AB" w:rsidRPr="00CD067C">
        <w:rPr>
          <w:rtl/>
        </w:rPr>
        <w:t xml:space="preserve"> עם</w:t>
      </w:r>
      <w:r w:rsidR="009B6C61">
        <w:rPr>
          <w:rtl/>
        </w:rPr>
        <w:t xml:space="preserve"> קבוצת חברותיה ההולנדיות בתופסת</w:t>
      </w:r>
      <w:r w:rsidR="009B6C61">
        <w:rPr>
          <w:rFonts w:hint="cs"/>
          <w:rtl/>
        </w:rPr>
        <w:t>-</w:t>
      </w:r>
      <w:r w:rsidR="004627AB" w:rsidRPr="00CD067C">
        <w:rPr>
          <w:rtl/>
        </w:rPr>
        <w:t>גובה בגשם הדקיק.</w:t>
      </w:r>
      <w:r w:rsidR="00270AA0">
        <w:rPr>
          <w:rFonts w:cs="Times New Roman"/>
          <w:rtl/>
        </w:rPr>
        <w:t xml:space="preserve"> </w:t>
      </w:r>
      <w:r w:rsidR="00263F25" w:rsidRPr="00263F25">
        <w:rPr>
          <w:rFonts w:cs="Times New Roman"/>
          <w:rtl/>
        </w:rPr>
        <w:t xml:space="preserve">ליליאן </w:t>
      </w:r>
      <w:r w:rsidR="009B6C61">
        <w:rPr>
          <w:rFonts w:cs="Times New Roman" w:hint="cs"/>
          <w:rtl/>
        </w:rPr>
        <w:t>דמ</w:t>
      </w:r>
      <w:r w:rsidR="00EA6615">
        <w:rPr>
          <w:rFonts w:cs="Times New Roman" w:hint="cs"/>
          <w:rtl/>
        </w:rPr>
        <w:t>תה</w:t>
      </w:r>
      <w:r w:rsidR="009B6C61">
        <w:rPr>
          <w:rFonts w:cs="Times New Roman" w:hint="cs"/>
          <w:rtl/>
        </w:rPr>
        <w:t xml:space="preserve"> ל</w:t>
      </w:r>
      <w:r w:rsidR="009B6C61">
        <w:rPr>
          <w:rFonts w:cs="Times New Roman"/>
          <w:rtl/>
        </w:rPr>
        <w:t>שדונית,</w:t>
      </w:r>
      <w:r w:rsidR="00270AA0">
        <w:rPr>
          <w:rFonts w:cs="Times New Roman"/>
          <w:rtl/>
        </w:rPr>
        <w:t xml:space="preserve"> </w:t>
      </w:r>
      <w:r w:rsidR="007414E1">
        <w:rPr>
          <w:rFonts w:cs="Times New Roman" w:hint="cs"/>
          <w:rtl/>
        </w:rPr>
        <w:t>[</w:t>
      </w:r>
      <w:r w:rsidR="00270AA0">
        <w:t>pixie</w:t>
      </w:r>
      <w:r>
        <w:rPr>
          <w:rFonts w:hint="cs"/>
          <w:rtl/>
        </w:rPr>
        <w:t xml:space="preserve"> </w:t>
      </w:r>
      <w:r w:rsidR="007414E1">
        <w:rPr>
          <w:rFonts w:hint="cs"/>
          <w:rtl/>
        </w:rPr>
        <w:t>פִּיקסִי</w:t>
      </w:r>
      <w:r w:rsidR="00270AA0">
        <w:rPr>
          <w:rFonts w:cs="Times New Roman"/>
          <w:rtl/>
        </w:rPr>
        <w:t>: פה קטן עם ש</w:t>
      </w:r>
      <w:r w:rsidR="007414E1">
        <w:rPr>
          <w:rFonts w:cs="Times New Roman"/>
          <w:rtl/>
        </w:rPr>
        <w:t>פה עליונה פעורה קמעה באופן תדיר</w:t>
      </w:r>
      <w:r w:rsidR="007414E1">
        <w:rPr>
          <w:rFonts w:cs="Times New Roman" w:hint="cs"/>
          <w:rtl/>
        </w:rPr>
        <w:t>,]</w:t>
      </w:r>
      <w:r w:rsidR="00270AA0">
        <w:rPr>
          <w:rFonts w:cs="Times New Roman"/>
          <w:rtl/>
        </w:rPr>
        <w:t xml:space="preserve"> </w:t>
      </w:r>
      <w:r w:rsidR="00D30857">
        <w:rPr>
          <w:rFonts w:cs="Times New Roman" w:hint="cs"/>
          <w:rtl/>
        </w:rPr>
        <w:t>אפה</w:t>
      </w:r>
      <w:r w:rsidR="00270AA0">
        <w:rPr>
          <w:rFonts w:cs="Times New Roman"/>
          <w:rtl/>
        </w:rPr>
        <w:t xml:space="preserve"> </w:t>
      </w:r>
      <w:r w:rsidR="00EA6615" w:rsidRPr="00EA6615">
        <w:rPr>
          <w:rFonts w:cs="Times New Roman"/>
          <w:rtl/>
        </w:rPr>
        <w:t xml:space="preserve">היה </w:t>
      </w:r>
      <w:r w:rsidR="00270AA0">
        <w:rPr>
          <w:rFonts w:cs="Times New Roman"/>
          <w:rtl/>
        </w:rPr>
        <w:t>סולד ועיני</w:t>
      </w:r>
      <w:r w:rsidR="00D30857">
        <w:rPr>
          <w:rFonts w:cs="Times New Roman" w:hint="cs"/>
          <w:rtl/>
        </w:rPr>
        <w:t>ה</w:t>
      </w:r>
      <w:r w:rsidR="00270AA0">
        <w:rPr>
          <w:rFonts w:cs="Times New Roman"/>
          <w:rtl/>
        </w:rPr>
        <w:t xml:space="preserve"> </w:t>
      </w:r>
      <w:r>
        <w:rPr>
          <w:rFonts w:cs="Times New Roman" w:hint="cs"/>
          <w:rtl/>
        </w:rPr>
        <w:t>כמעט הת</w:t>
      </w:r>
      <w:r w:rsidR="00D30857">
        <w:rPr>
          <w:rFonts w:cs="Times New Roman" w:hint="cs"/>
          <w:rtl/>
        </w:rPr>
        <w:t>ל</w:t>
      </w:r>
      <w:r w:rsidR="00270AA0">
        <w:rPr>
          <w:rFonts w:cs="Times New Roman"/>
          <w:rtl/>
        </w:rPr>
        <w:t>כסנו</w:t>
      </w:r>
      <w:r>
        <w:rPr>
          <w:rFonts w:cs="Times New Roman" w:hint="cs"/>
          <w:rtl/>
        </w:rPr>
        <w:t xml:space="preserve"> </w:t>
      </w:r>
      <w:r w:rsidR="00D30857">
        <w:rPr>
          <w:rFonts w:cs="Times New Roman" w:hint="cs"/>
          <w:rtl/>
        </w:rPr>
        <w:t>מעל</w:t>
      </w:r>
      <w:r w:rsidR="00270AA0">
        <w:rPr>
          <w:rFonts w:cs="Times New Roman"/>
          <w:rtl/>
        </w:rPr>
        <w:t xml:space="preserve"> עצמות לחיי</w:t>
      </w:r>
      <w:r w:rsidR="00EA6615">
        <w:rPr>
          <w:rFonts w:cs="Times New Roman" w:hint="cs"/>
          <w:rtl/>
        </w:rPr>
        <w:t xml:space="preserve">ם </w:t>
      </w:r>
      <w:r w:rsidR="00270AA0">
        <w:rPr>
          <w:rFonts w:cs="Times New Roman"/>
          <w:rtl/>
        </w:rPr>
        <w:t>גבוהות</w:t>
      </w:r>
      <w:r>
        <w:rPr>
          <w:rFonts w:cs="Times New Roman" w:hint="cs"/>
          <w:rtl/>
        </w:rPr>
        <w:t>[</w:t>
      </w:r>
      <w:r w:rsidR="00270AA0">
        <w:rPr>
          <w:rFonts w:cs="Times New Roman"/>
          <w:rtl/>
        </w:rPr>
        <w:t>, ו</w:t>
      </w:r>
      <w:r w:rsidR="00C90C6C">
        <w:rPr>
          <w:rFonts w:cs="Times New Roman"/>
          <w:rtl/>
        </w:rPr>
        <w:t>אוזניים</w:t>
      </w:r>
      <w:r w:rsidR="00270AA0">
        <w:rPr>
          <w:rFonts w:cs="Times New Roman"/>
          <w:rtl/>
        </w:rPr>
        <w:t xml:space="preserve"> מתוקות</w:t>
      </w:r>
      <w:r w:rsidR="008D1D9C">
        <w:rPr>
          <w:rFonts w:cs="Times New Roman" w:hint="cs"/>
          <w:rtl/>
        </w:rPr>
        <w:t xml:space="preserve"> שבצבצו מהשיער האסוף מאחור לקוקו מתוח</w:t>
      </w:r>
      <w:r>
        <w:rPr>
          <w:rFonts w:cs="Times New Roman" w:hint="cs"/>
          <w:rtl/>
        </w:rPr>
        <w:t>]</w:t>
      </w:r>
      <w:r w:rsidR="00270AA0">
        <w:rPr>
          <w:rFonts w:cs="Times New Roman" w:hint="cs"/>
          <w:rtl/>
        </w:rPr>
        <w:t xml:space="preserve">. </w:t>
      </w:r>
      <w:r w:rsidR="00AC27FD">
        <w:rPr>
          <w:rFonts w:hint="cs"/>
          <w:rtl/>
        </w:rPr>
        <w:t xml:space="preserve">בכל שנה </w:t>
      </w:r>
      <w:r w:rsidR="000874F1" w:rsidRPr="00CD067C">
        <w:rPr>
          <w:rtl/>
        </w:rPr>
        <w:t xml:space="preserve">נבחרה ליליאן </w:t>
      </w:r>
      <w:r w:rsidR="000655BB">
        <w:rPr>
          <w:rtl/>
        </w:rPr>
        <w:t>על ידי</w:t>
      </w:r>
      <w:r w:rsidR="004627AB" w:rsidRPr="00CD067C">
        <w:rPr>
          <w:rtl/>
        </w:rPr>
        <w:t xml:space="preserve"> </w:t>
      </w:r>
      <w:r w:rsidR="009E01AF">
        <w:rPr>
          <w:rFonts w:hint="cs"/>
          <w:rtl/>
        </w:rPr>
        <w:t xml:space="preserve">המנהל, </w:t>
      </w:r>
      <w:r w:rsidR="004627AB" w:rsidRPr="00CD067C">
        <w:rPr>
          <w:rtl/>
        </w:rPr>
        <w:t>מר פאוול</w:t>
      </w:r>
      <w:r w:rsidR="009E01AF">
        <w:rPr>
          <w:rFonts w:hint="cs"/>
          <w:rtl/>
        </w:rPr>
        <w:t>,</w:t>
      </w:r>
      <w:r w:rsidR="004627AB" w:rsidRPr="00CD067C">
        <w:rPr>
          <w:rtl/>
        </w:rPr>
        <w:t xml:space="preserve"> </w:t>
      </w:r>
      <w:r w:rsidR="00070701">
        <w:rPr>
          <w:rtl/>
        </w:rPr>
        <w:t>ל</w:t>
      </w:r>
      <w:r w:rsidR="009B6C61">
        <w:rPr>
          <w:rFonts w:hint="cs"/>
          <w:rtl/>
        </w:rPr>
        <w:t xml:space="preserve">הריע את </w:t>
      </w:r>
      <w:r w:rsidR="00070701">
        <w:rPr>
          <w:rFonts w:hint="cs"/>
          <w:rtl/>
        </w:rPr>
        <w:t>תרועת</w:t>
      </w:r>
      <w:r w:rsidR="00070701" w:rsidRPr="00CD067C">
        <w:rPr>
          <w:rtl/>
        </w:rPr>
        <w:t xml:space="preserve"> </w:t>
      </w:r>
      <w:r w:rsidR="00AD46F4">
        <w:rPr>
          <w:rFonts w:hint="cs"/>
          <w:rtl/>
        </w:rPr>
        <w:t>ה</w:t>
      </w:r>
      <w:r w:rsidR="00070701" w:rsidRPr="00CD067C">
        <w:rPr>
          <w:rtl/>
        </w:rPr>
        <w:t>היפ-היפ</w:t>
      </w:r>
      <w:r w:rsidR="00070701">
        <w:rPr>
          <w:rFonts w:hint="cs"/>
          <w:rtl/>
        </w:rPr>
        <w:t xml:space="preserve"> המסורתית </w:t>
      </w:r>
      <w:r w:rsidR="004627AB" w:rsidRPr="00CD067C">
        <w:rPr>
          <w:rtl/>
        </w:rPr>
        <w:t>ביום הלימודים האחרון</w:t>
      </w:r>
      <w:r w:rsidR="00005E74">
        <w:rPr>
          <w:rFonts w:hint="cs"/>
          <w:rtl/>
        </w:rPr>
        <w:t xml:space="preserve"> </w:t>
      </w:r>
      <w:r w:rsidR="000874F1">
        <w:rPr>
          <w:rFonts w:hint="cs"/>
          <w:rtl/>
        </w:rPr>
        <w:t>ש</w:t>
      </w:r>
      <w:r w:rsidR="006E1055">
        <w:rPr>
          <w:rtl/>
        </w:rPr>
        <w:t>לפני חופש</w:t>
      </w:r>
      <w:r w:rsidR="00DD51AA">
        <w:rPr>
          <w:rFonts w:hint="cs"/>
          <w:rtl/>
        </w:rPr>
        <w:t>ו</w:t>
      </w:r>
      <w:r w:rsidR="006E1055">
        <w:rPr>
          <w:rtl/>
        </w:rPr>
        <w:t xml:space="preserve">ת </w:t>
      </w:r>
      <w:r w:rsidR="008954EC">
        <w:rPr>
          <w:rFonts w:hint="cs"/>
          <w:rtl/>
        </w:rPr>
        <w:t>חג המולד</w:t>
      </w:r>
      <w:r w:rsidR="004627AB" w:rsidRPr="00CD067C">
        <w:rPr>
          <w:rtl/>
        </w:rPr>
        <w:t xml:space="preserve"> </w:t>
      </w:r>
      <w:r w:rsidR="00C80C88" w:rsidRPr="00C80C88">
        <w:rPr>
          <w:rFonts w:cs="Times New Roman"/>
          <w:rtl/>
        </w:rPr>
        <w:t xml:space="preserve">ופסחא </w:t>
      </w:r>
      <w:r w:rsidR="004627AB" w:rsidRPr="00CD067C">
        <w:rPr>
          <w:rtl/>
        </w:rPr>
        <w:t>וחופשת הקיץ</w:t>
      </w:r>
      <w:r w:rsidR="009B6C61">
        <w:rPr>
          <w:rFonts w:hint="cs"/>
          <w:rtl/>
        </w:rPr>
        <w:t>.</w:t>
      </w:r>
      <w:r w:rsidR="00005E74">
        <w:rPr>
          <w:rFonts w:hint="cs"/>
          <w:rtl/>
        </w:rPr>
        <w:t xml:space="preserve"> </w:t>
      </w:r>
      <w:r w:rsidR="008954EC">
        <w:rPr>
          <w:rFonts w:hint="cs"/>
          <w:rtl/>
        </w:rPr>
        <w:t xml:space="preserve">ליליאן </w:t>
      </w:r>
      <w:r w:rsidR="001C5A04">
        <w:rPr>
          <w:rtl/>
        </w:rPr>
        <w:t>הייתה</w:t>
      </w:r>
      <w:r w:rsidR="008954EC">
        <w:rPr>
          <w:rtl/>
        </w:rPr>
        <w:t xml:space="preserve"> </w:t>
      </w:r>
      <w:r w:rsidR="008954EC">
        <w:rPr>
          <w:rFonts w:hint="cs"/>
          <w:rtl/>
        </w:rPr>
        <w:t>קוראת</w:t>
      </w:r>
      <w:r w:rsidR="009B6C61">
        <w:rPr>
          <w:rFonts w:hint="cs"/>
          <w:rtl/>
        </w:rPr>
        <w:t xml:space="preserve"> </w:t>
      </w:r>
      <w:r w:rsidR="009B6C61" w:rsidRPr="00CD067C">
        <w:rPr>
          <w:rtl/>
        </w:rPr>
        <w:t>"היפ-היפ!"</w:t>
      </w:r>
      <w:r w:rsidR="004627AB" w:rsidRPr="00CD067C">
        <w:rPr>
          <w:rtl/>
        </w:rPr>
        <w:t xml:space="preserve"> </w:t>
      </w:r>
      <w:r w:rsidR="009B6C61">
        <w:rPr>
          <w:rFonts w:hint="cs"/>
          <w:rtl/>
        </w:rPr>
        <w:t xml:space="preserve">ובעקבותיה </w:t>
      </w:r>
      <w:r w:rsidR="004627AB" w:rsidRPr="00CD067C">
        <w:rPr>
          <w:rtl/>
        </w:rPr>
        <w:t xml:space="preserve">הדהדה </w:t>
      </w:r>
      <w:r w:rsidR="001919B7">
        <w:rPr>
          <w:rFonts w:hint="cs"/>
          <w:rtl/>
        </w:rPr>
        <w:t xml:space="preserve">השאגה </w:t>
      </w:r>
      <w:r w:rsidR="008954EC">
        <w:rPr>
          <w:rFonts w:hint="cs"/>
          <w:rtl/>
        </w:rPr>
        <w:t>ה</w:t>
      </w:r>
      <w:r w:rsidR="002B2527">
        <w:rPr>
          <w:rFonts w:hint="cs"/>
          <w:rtl/>
        </w:rPr>
        <w:t>רועמ</w:t>
      </w:r>
      <w:r w:rsidR="008954EC">
        <w:rPr>
          <w:rFonts w:hint="cs"/>
          <w:rtl/>
        </w:rPr>
        <w:t>ת</w:t>
      </w:r>
      <w:r w:rsidR="008954EC">
        <w:rPr>
          <w:rtl/>
        </w:rPr>
        <w:t xml:space="preserve">, </w:t>
      </w:r>
      <w:r w:rsidR="009B6C61" w:rsidRPr="00CD067C">
        <w:rPr>
          <w:rtl/>
        </w:rPr>
        <w:t>"הור</w:t>
      </w:r>
      <w:r w:rsidR="009B6C61">
        <w:rPr>
          <w:rFonts w:hint="cs"/>
          <w:rtl/>
        </w:rPr>
        <w:t>רר</w:t>
      </w:r>
      <w:r w:rsidR="009B6C61" w:rsidRPr="00CD067C">
        <w:rPr>
          <w:rtl/>
        </w:rPr>
        <w:t>י</w:t>
      </w:r>
      <w:r w:rsidR="00AD46F4">
        <w:rPr>
          <w:rFonts w:hint="cs"/>
          <w:rtl/>
        </w:rPr>
        <w:t>י</w:t>
      </w:r>
      <w:r w:rsidR="009B6C61" w:rsidRPr="00CD067C">
        <w:rPr>
          <w:rtl/>
        </w:rPr>
        <w:t>!"</w:t>
      </w:r>
      <w:r w:rsidR="00655BF9">
        <w:rPr>
          <w:rFonts w:hint="cs"/>
          <w:rtl/>
        </w:rPr>
        <w:t xml:space="preserve"> </w:t>
      </w:r>
      <w:r w:rsidR="004627AB" w:rsidRPr="00CD067C">
        <w:rPr>
          <w:rtl/>
        </w:rPr>
        <w:t>פניה המ</w:t>
      </w:r>
      <w:r w:rsidR="008954EC">
        <w:rPr>
          <w:rtl/>
        </w:rPr>
        <w:t>נומשות</w:t>
      </w:r>
      <w:r w:rsidR="00AD46F4">
        <w:rPr>
          <w:rFonts w:hint="cs"/>
          <w:rtl/>
        </w:rPr>
        <w:t>,</w:t>
      </w:r>
      <w:r w:rsidR="008954EC">
        <w:rPr>
          <w:rtl/>
        </w:rPr>
        <w:t xml:space="preserve"> </w:t>
      </w:r>
      <w:r w:rsidR="002B2527">
        <w:rPr>
          <w:rFonts w:hint="cs"/>
          <w:rtl/>
        </w:rPr>
        <w:t>ו</w:t>
      </w:r>
      <w:r w:rsidR="002B2527" w:rsidRPr="00CD067C">
        <w:rPr>
          <w:rtl/>
        </w:rPr>
        <w:t>אולי</w:t>
      </w:r>
      <w:r w:rsidR="008954EC">
        <w:rPr>
          <w:rtl/>
        </w:rPr>
        <w:t xml:space="preserve"> ש</w:t>
      </w:r>
      <w:r w:rsidR="00AC27FD">
        <w:rPr>
          <w:rFonts w:hint="cs"/>
          <w:rtl/>
        </w:rPr>
        <w:t>פתה העליונה המשורבבת בהתגרות</w:t>
      </w:r>
      <w:r w:rsidR="004627AB" w:rsidRPr="00CD067C">
        <w:rPr>
          <w:rtl/>
        </w:rPr>
        <w:t xml:space="preserve">, </w:t>
      </w:r>
      <w:r w:rsidR="002B2527" w:rsidRPr="002B2527">
        <w:rPr>
          <w:rFonts w:cs="Times New Roman"/>
          <w:rtl/>
        </w:rPr>
        <w:t>סחפו את כל</w:t>
      </w:r>
      <w:r w:rsidR="002B2527" w:rsidRPr="002B2527">
        <w:rPr>
          <w:rFonts w:cs="Times New Roman" w:hint="cs"/>
          <w:rtl/>
        </w:rPr>
        <w:t xml:space="preserve"> </w:t>
      </w:r>
      <w:r w:rsidR="008954EC">
        <w:rPr>
          <w:rFonts w:hint="cs"/>
          <w:rtl/>
        </w:rPr>
        <w:t>ה</w:t>
      </w:r>
      <w:r w:rsidR="004627AB" w:rsidRPr="00CD067C">
        <w:rPr>
          <w:rtl/>
        </w:rPr>
        <w:t>תלמיד</w:t>
      </w:r>
      <w:r w:rsidR="008954EC">
        <w:rPr>
          <w:rFonts w:hint="cs"/>
          <w:rtl/>
        </w:rPr>
        <w:t xml:space="preserve">ים </w:t>
      </w:r>
      <w:r w:rsidR="002B2527" w:rsidRPr="002B2527">
        <w:rPr>
          <w:rFonts w:cs="Times New Roman"/>
          <w:rtl/>
        </w:rPr>
        <w:t>אחריה</w:t>
      </w:r>
      <w:r w:rsidR="00AD46F4">
        <w:rPr>
          <w:rFonts w:hint="cs"/>
          <w:rtl/>
        </w:rPr>
        <w:t>:</w:t>
      </w:r>
      <w:r w:rsidR="004627AB" w:rsidRPr="00CD067C">
        <w:rPr>
          <w:rtl/>
        </w:rPr>
        <w:t xml:space="preserve"> "הו</w:t>
      </w:r>
      <w:r w:rsidR="00070701">
        <w:rPr>
          <w:rFonts w:hint="cs"/>
          <w:rtl/>
        </w:rPr>
        <w:t>רר</w:t>
      </w:r>
      <w:r w:rsidR="004627AB" w:rsidRPr="00CD067C">
        <w:rPr>
          <w:rtl/>
        </w:rPr>
        <w:t>ר</w:t>
      </w:r>
      <w:r w:rsidR="00AD46F4">
        <w:rPr>
          <w:rFonts w:hint="cs"/>
          <w:rtl/>
        </w:rPr>
        <w:t>י</w:t>
      </w:r>
      <w:r w:rsidR="004627AB" w:rsidRPr="00CD067C">
        <w:rPr>
          <w:rtl/>
        </w:rPr>
        <w:t>י! הו</w:t>
      </w:r>
      <w:r w:rsidR="00070701">
        <w:rPr>
          <w:rFonts w:hint="cs"/>
          <w:rtl/>
        </w:rPr>
        <w:t>רר</w:t>
      </w:r>
      <w:r w:rsidR="004627AB" w:rsidRPr="00CD067C">
        <w:rPr>
          <w:rtl/>
        </w:rPr>
        <w:t>ר</w:t>
      </w:r>
      <w:r w:rsidR="00AD46F4">
        <w:rPr>
          <w:rFonts w:hint="cs"/>
          <w:rtl/>
        </w:rPr>
        <w:t>י</w:t>
      </w:r>
      <w:r w:rsidR="004627AB" w:rsidRPr="00CD067C">
        <w:rPr>
          <w:rtl/>
        </w:rPr>
        <w:t>י! הו</w:t>
      </w:r>
      <w:r w:rsidR="00070701">
        <w:rPr>
          <w:rFonts w:hint="cs"/>
          <w:rtl/>
        </w:rPr>
        <w:t>רררררר</w:t>
      </w:r>
      <w:r w:rsidR="004627AB" w:rsidRPr="00CD067C">
        <w:rPr>
          <w:rtl/>
        </w:rPr>
        <w:t>ר</w:t>
      </w:r>
      <w:r w:rsidR="00AD46F4">
        <w:rPr>
          <w:rFonts w:hint="cs"/>
          <w:rtl/>
        </w:rPr>
        <w:t>י</w:t>
      </w:r>
      <w:r w:rsidR="004627AB" w:rsidRPr="00CD067C">
        <w:rPr>
          <w:rtl/>
        </w:rPr>
        <w:t xml:space="preserve">י! </w:t>
      </w:r>
      <w:r w:rsidR="004E4E6C">
        <w:rPr>
          <w:rFonts w:hint="cs"/>
          <w:rtl/>
        </w:rPr>
        <w:t>[</w:t>
      </w:r>
      <w:r w:rsidR="004627AB" w:rsidRPr="00CD067C">
        <w:t>Hooray!</w:t>
      </w:r>
      <w:r w:rsidR="004627AB" w:rsidRPr="00CD067C">
        <w:rPr>
          <w:rtl/>
        </w:rPr>
        <w:t xml:space="preserve"> </w:t>
      </w:r>
      <w:r w:rsidR="004627AB" w:rsidRPr="00CD067C">
        <w:t>Hooray!</w:t>
      </w:r>
      <w:r w:rsidR="004627AB" w:rsidRPr="00CD067C">
        <w:rPr>
          <w:rtl/>
        </w:rPr>
        <w:t xml:space="preserve"> </w:t>
      </w:r>
      <w:r w:rsidR="004627AB" w:rsidRPr="00CD067C">
        <w:t>Hooray!</w:t>
      </w:r>
      <w:r w:rsidR="004E4E6C">
        <w:rPr>
          <w:rFonts w:hint="cs"/>
          <w:rtl/>
        </w:rPr>
        <w:t>]</w:t>
      </w:r>
      <w:r w:rsidR="004627AB" w:rsidRPr="00CD067C">
        <w:rPr>
          <w:rtl/>
        </w:rPr>
        <w:t xml:space="preserve">" </w:t>
      </w:r>
    </w:p>
    <w:p w14:paraId="7184F8B3" w14:textId="7E2FC921" w:rsidR="000C6499" w:rsidRDefault="004627AB" w:rsidP="004E4E6C">
      <w:pPr>
        <w:rPr>
          <w:rtl/>
        </w:rPr>
      </w:pPr>
      <w:r w:rsidRPr="00CD067C">
        <w:rPr>
          <w:rtl/>
        </w:rPr>
        <w:t xml:space="preserve">ליליאן הזמינה את אלכס לשחק </w:t>
      </w:r>
      <w:r w:rsidR="00DE7D35">
        <w:rPr>
          <w:rFonts w:hint="cs"/>
          <w:rtl/>
        </w:rPr>
        <w:t>עם קבוצת הילדות ההולנדיות תופסת</w:t>
      </w:r>
      <w:r w:rsidR="00AD46F4">
        <w:rPr>
          <w:rFonts w:hint="cs"/>
          <w:rtl/>
        </w:rPr>
        <w:t>-</w:t>
      </w:r>
      <w:r w:rsidR="00DE7D35">
        <w:rPr>
          <w:rFonts w:hint="cs"/>
          <w:rtl/>
        </w:rPr>
        <w:t>גובה</w:t>
      </w:r>
      <w:r w:rsidR="00070701">
        <w:rPr>
          <w:rFonts w:hint="cs"/>
          <w:rtl/>
        </w:rPr>
        <w:t>.</w:t>
      </w:r>
      <w:r w:rsidRPr="00CD067C">
        <w:rPr>
          <w:rtl/>
        </w:rPr>
        <w:t xml:space="preserve"> </w:t>
      </w:r>
      <w:r w:rsidR="00DE7D35">
        <w:rPr>
          <w:rFonts w:hint="cs"/>
          <w:rtl/>
        </w:rPr>
        <w:t xml:space="preserve">היא דיברה </w:t>
      </w:r>
      <w:r w:rsidR="009D497E">
        <w:rPr>
          <w:rFonts w:hint="cs"/>
          <w:rtl/>
        </w:rPr>
        <w:t xml:space="preserve">מעט </w:t>
      </w:r>
      <w:r w:rsidR="00DE7D35">
        <w:rPr>
          <w:rFonts w:hint="cs"/>
          <w:rtl/>
        </w:rPr>
        <w:t xml:space="preserve">גרמנית, </w:t>
      </w:r>
      <w:r w:rsidR="009D497E">
        <w:rPr>
          <w:rFonts w:hint="cs"/>
          <w:rtl/>
        </w:rPr>
        <w:t>שלמדה</w:t>
      </w:r>
      <w:r w:rsidR="00DE7D35">
        <w:rPr>
          <w:rFonts w:hint="cs"/>
          <w:rtl/>
        </w:rPr>
        <w:t xml:space="preserve"> </w:t>
      </w:r>
      <w:r w:rsidR="009D497E">
        <w:rPr>
          <w:rFonts w:hint="cs"/>
          <w:rtl/>
        </w:rPr>
        <w:t>מ</w:t>
      </w:r>
      <w:r w:rsidR="00F665EA">
        <w:rPr>
          <w:rFonts w:hint="cs"/>
          <w:rtl/>
        </w:rPr>
        <w:t>סב</w:t>
      </w:r>
      <w:r w:rsidR="00070701">
        <w:rPr>
          <w:rFonts w:hint="cs"/>
          <w:rtl/>
        </w:rPr>
        <w:t xml:space="preserve">ה </w:t>
      </w:r>
      <w:r w:rsidR="00F665EA">
        <w:rPr>
          <w:rFonts w:hint="cs"/>
          <w:rtl/>
        </w:rPr>
        <w:t>ש</w:t>
      </w:r>
      <w:r w:rsidR="00070701">
        <w:rPr>
          <w:rFonts w:hint="cs"/>
          <w:rtl/>
        </w:rPr>
        <w:t>נמלט</w:t>
      </w:r>
      <w:r w:rsidR="00F665EA">
        <w:rPr>
          <w:rFonts w:hint="cs"/>
          <w:rtl/>
        </w:rPr>
        <w:t xml:space="preserve"> </w:t>
      </w:r>
      <w:r w:rsidR="00352481">
        <w:rPr>
          <w:rFonts w:hint="cs"/>
          <w:rtl/>
        </w:rPr>
        <w:t>ב</w:t>
      </w:r>
      <w:r w:rsidR="004E4E6C">
        <w:rPr>
          <w:rFonts w:hint="cs"/>
          <w:rtl/>
        </w:rPr>
        <w:t>זמן ה</w:t>
      </w:r>
      <w:r w:rsidR="00352481">
        <w:rPr>
          <w:rFonts w:hint="cs"/>
          <w:rtl/>
        </w:rPr>
        <w:t xml:space="preserve">מלחמה </w:t>
      </w:r>
      <w:r w:rsidR="00F665EA">
        <w:rPr>
          <w:rFonts w:hint="cs"/>
          <w:rtl/>
        </w:rPr>
        <w:t>להולנד</w:t>
      </w:r>
      <w:r w:rsidR="00070701">
        <w:rPr>
          <w:rFonts w:hint="cs"/>
          <w:rtl/>
        </w:rPr>
        <w:t xml:space="preserve">, </w:t>
      </w:r>
      <w:r w:rsidR="00352481">
        <w:rPr>
          <w:rFonts w:hint="cs"/>
          <w:rtl/>
        </w:rPr>
        <w:t>והציע</w:t>
      </w:r>
      <w:r w:rsidR="004E4E6C">
        <w:rPr>
          <w:rFonts w:hint="cs"/>
          <w:rtl/>
        </w:rPr>
        <w:t>ה</w:t>
      </w:r>
      <w:r w:rsidR="00352481">
        <w:rPr>
          <w:rFonts w:hint="cs"/>
          <w:rtl/>
        </w:rPr>
        <w:t xml:space="preserve"> ל</w:t>
      </w:r>
      <w:r w:rsidR="00DE7D35">
        <w:rPr>
          <w:rFonts w:hint="cs"/>
          <w:rtl/>
        </w:rPr>
        <w:t>אלכס</w:t>
      </w:r>
      <w:r w:rsidR="00F665EA">
        <w:rPr>
          <w:rFonts w:hint="cs"/>
          <w:rtl/>
        </w:rPr>
        <w:t xml:space="preserve"> ש</w:t>
      </w:r>
      <w:r w:rsidR="008A2CEE">
        <w:rPr>
          <w:rFonts w:hint="cs"/>
          <w:rtl/>
        </w:rPr>
        <w:t>גרמנית</w:t>
      </w:r>
      <w:r w:rsidR="00D32FBD">
        <w:rPr>
          <w:rFonts w:hint="cs"/>
          <w:rtl/>
        </w:rPr>
        <w:t xml:space="preserve"> תהיה השפה הסודית שלה</w:t>
      </w:r>
      <w:r w:rsidR="004E4E6C">
        <w:rPr>
          <w:rFonts w:hint="cs"/>
          <w:rtl/>
        </w:rPr>
        <w:t>ם</w:t>
      </w:r>
      <w:r w:rsidR="002B2527">
        <w:rPr>
          <w:rFonts w:hint="cs"/>
          <w:rtl/>
        </w:rPr>
        <w:t>,</w:t>
      </w:r>
      <w:r w:rsidR="00F665EA">
        <w:rPr>
          <w:rFonts w:hint="cs"/>
          <w:rtl/>
        </w:rPr>
        <w:t xml:space="preserve"> אבל </w:t>
      </w:r>
      <w:r w:rsidR="00D32FBD">
        <w:rPr>
          <w:rFonts w:hint="cs"/>
          <w:rtl/>
        </w:rPr>
        <w:t>דיב</w:t>
      </w:r>
      <w:r w:rsidR="00070701">
        <w:rPr>
          <w:rFonts w:hint="cs"/>
          <w:rtl/>
        </w:rPr>
        <w:t>ו</w:t>
      </w:r>
      <w:r w:rsidR="00D32FBD">
        <w:rPr>
          <w:rFonts w:hint="cs"/>
          <w:rtl/>
        </w:rPr>
        <w:t xml:space="preserve">רה </w:t>
      </w:r>
      <w:r w:rsidR="00070701">
        <w:rPr>
          <w:rFonts w:hint="cs"/>
          <w:rtl/>
        </w:rPr>
        <w:t xml:space="preserve">היה רצוף מילים לא מוכרות </w:t>
      </w:r>
      <w:r w:rsidR="008A2CEE">
        <w:rPr>
          <w:rFonts w:hint="cs"/>
          <w:rtl/>
        </w:rPr>
        <w:t>ו</w:t>
      </w:r>
      <w:r w:rsidR="00070701">
        <w:rPr>
          <w:rFonts w:hint="cs"/>
          <w:rtl/>
        </w:rPr>
        <w:t xml:space="preserve">את </w:t>
      </w:r>
      <w:r w:rsidR="00F665EA">
        <w:rPr>
          <w:rFonts w:hint="cs"/>
          <w:rtl/>
        </w:rPr>
        <w:t>מבטא</w:t>
      </w:r>
      <w:r w:rsidR="00070701">
        <w:rPr>
          <w:rFonts w:hint="cs"/>
          <w:rtl/>
        </w:rPr>
        <w:t>ה</w:t>
      </w:r>
      <w:r w:rsidR="00AD46F4">
        <w:rPr>
          <w:rFonts w:hint="cs"/>
          <w:rtl/>
        </w:rPr>
        <w:t xml:space="preserve"> </w:t>
      </w:r>
      <w:r w:rsidR="00D32FBD">
        <w:rPr>
          <w:rFonts w:hint="cs"/>
          <w:rtl/>
        </w:rPr>
        <w:t xml:space="preserve">אלכס </w:t>
      </w:r>
      <w:r w:rsidR="002B2527" w:rsidRPr="002B2527">
        <w:rPr>
          <w:rFonts w:cs="Times New Roman"/>
          <w:rtl/>
        </w:rPr>
        <w:t>התקשה</w:t>
      </w:r>
      <w:r w:rsidR="00D32FBD">
        <w:rPr>
          <w:rFonts w:hint="cs"/>
          <w:rtl/>
        </w:rPr>
        <w:t xml:space="preserve"> להבין</w:t>
      </w:r>
      <w:r w:rsidR="00070701">
        <w:rPr>
          <w:rFonts w:hint="cs"/>
          <w:rtl/>
        </w:rPr>
        <w:t>.</w:t>
      </w:r>
      <w:r w:rsidR="009564E3">
        <w:rPr>
          <w:rFonts w:hint="cs"/>
          <w:rtl/>
        </w:rPr>
        <w:t xml:space="preserve"> </w:t>
      </w:r>
      <w:r w:rsidR="009D497E">
        <w:rPr>
          <w:rFonts w:hint="cs"/>
          <w:rtl/>
        </w:rPr>
        <w:t>[</w:t>
      </w:r>
      <w:r w:rsidR="003504BD">
        <w:rPr>
          <w:rFonts w:hint="cs"/>
          <w:rtl/>
        </w:rPr>
        <w:t xml:space="preserve">הוא </w:t>
      </w:r>
      <w:r w:rsidR="00FA3812">
        <w:rPr>
          <w:rFonts w:hint="cs"/>
          <w:rtl/>
        </w:rPr>
        <w:t>לא הסכים להתנשק לפני</w:t>
      </w:r>
      <w:r w:rsidR="00070701">
        <w:rPr>
          <w:rFonts w:hint="cs"/>
          <w:rtl/>
        </w:rPr>
        <w:t xml:space="preserve"> </w:t>
      </w:r>
      <w:r w:rsidR="00FA3812">
        <w:rPr>
          <w:rFonts w:hint="cs"/>
          <w:rtl/>
        </w:rPr>
        <w:t>ה</w:t>
      </w:r>
      <w:r w:rsidRPr="00CD067C">
        <w:rPr>
          <w:rtl/>
        </w:rPr>
        <w:t>מסיבה.</w:t>
      </w:r>
      <w:r w:rsidR="009D497E">
        <w:rPr>
          <w:rFonts w:hint="cs"/>
          <w:rtl/>
        </w:rPr>
        <w:t>]</w:t>
      </w:r>
      <w:r w:rsidR="00BB2D0F">
        <w:rPr>
          <w:rFonts w:hint="cs"/>
          <w:rtl/>
        </w:rPr>
        <w:t>ב</w:t>
      </w:r>
      <w:r w:rsidR="00591A41">
        <w:rPr>
          <w:rFonts w:hint="cs"/>
          <w:rtl/>
        </w:rPr>
        <w:t>תום</w:t>
      </w:r>
      <w:r w:rsidR="00BB2D0F">
        <w:rPr>
          <w:rFonts w:hint="cs"/>
          <w:rtl/>
        </w:rPr>
        <w:t xml:space="preserve"> כל יום לימודים</w:t>
      </w:r>
      <w:r w:rsidR="00AD46F4">
        <w:rPr>
          <w:rFonts w:hint="cs"/>
          <w:rtl/>
        </w:rPr>
        <w:t>,</w:t>
      </w:r>
      <w:r w:rsidR="00BB2D0F">
        <w:rPr>
          <w:rFonts w:hint="cs"/>
          <w:rtl/>
        </w:rPr>
        <w:t xml:space="preserve"> כשליווה את ליליאן לתחנת האוטובוס שלה, </w:t>
      </w:r>
      <w:r w:rsidR="000C6499">
        <w:rPr>
          <w:rFonts w:hint="cs"/>
          <w:rtl/>
        </w:rPr>
        <w:t>דחה את</w:t>
      </w:r>
      <w:r w:rsidR="00BB2D0F">
        <w:rPr>
          <w:rFonts w:hint="cs"/>
          <w:rtl/>
        </w:rPr>
        <w:t xml:space="preserve"> נש</w:t>
      </w:r>
      <w:r w:rsidR="000C6499">
        <w:rPr>
          <w:rFonts w:hint="cs"/>
          <w:rtl/>
        </w:rPr>
        <w:t>י</w:t>
      </w:r>
      <w:r w:rsidR="00BB2D0F">
        <w:rPr>
          <w:rFonts w:hint="cs"/>
          <w:rtl/>
        </w:rPr>
        <w:t>ק</w:t>
      </w:r>
      <w:r w:rsidR="000C6499">
        <w:rPr>
          <w:rFonts w:hint="cs"/>
          <w:rtl/>
        </w:rPr>
        <w:t>ותיה</w:t>
      </w:r>
      <w:r w:rsidR="009D497E">
        <w:rPr>
          <w:rFonts w:hint="cs"/>
          <w:rtl/>
        </w:rPr>
        <w:t xml:space="preserve"> </w:t>
      </w:r>
      <w:r w:rsidR="009D497E">
        <w:rPr>
          <w:rtl/>
        </w:rPr>
        <w:t>–</w:t>
      </w:r>
      <w:r w:rsidR="009D497E" w:rsidRPr="009D497E">
        <w:rPr>
          <w:rtl/>
        </w:rPr>
        <w:t xml:space="preserve"> </w:t>
      </w:r>
      <w:r w:rsidR="00655BF9">
        <w:rPr>
          <w:rFonts w:hint="cs"/>
          <w:rtl/>
        </w:rPr>
        <w:t xml:space="preserve">בליבו </w:t>
      </w:r>
      <w:r w:rsidR="009D497E" w:rsidRPr="00CD067C">
        <w:rPr>
          <w:rtl/>
        </w:rPr>
        <w:t>הקציב לטולאסי</w:t>
      </w:r>
      <w:r w:rsidR="00655BF9">
        <w:rPr>
          <w:rFonts w:hint="cs"/>
          <w:rtl/>
        </w:rPr>
        <w:t xml:space="preserve"> </w:t>
      </w:r>
      <w:r w:rsidR="009D497E" w:rsidRPr="00CD067C">
        <w:rPr>
          <w:rtl/>
        </w:rPr>
        <w:t>עד המסיבה</w:t>
      </w:r>
      <w:r w:rsidR="009D497E">
        <w:rPr>
          <w:rFonts w:hint="cs"/>
          <w:rtl/>
        </w:rPr>
        <w:t xml:space="preserve"> הראשונה </w:t>
      </w:r>
      <w:r w:rsidR="002B2527" w:rsidRPr="002B2527">
        <w:rPr>
          <w:rFonts w:cs="Times New Roman"/>
          <w:rtl/>
        </w:rPr>
        <w:t xml:space="preserve">של השנה </w:t>
      </w:r>
      <w:r w:rsidR="009D497E">
        <w:rPr>
          <w:rFonts w:hint="cs"/>
          <w:rtl/>
        </w:rPr>
        <w:t>לענות לו</w:t>
      </w:r>
      <w:r w:rsidR="009D497E" w:rsidRPr="00CD067C">
        <w:rPr>
          <w:rtl/>
        </w:rPr>
        <w:t xml:space="preserve">, </w:t>
      </w:r>
      <w:r w:rsidR="00655BF9">
        <w:rPr>
          <w:rFonts w:hint="cs"/>
          <w:rtl/>
        </w:rPr>
        <w:t xml:space="preserve">אז ימלאו </w:t>
      </w:r>
      <w:r w:rsidR="009D497E" w:rsidRPr="00CD067C">
        <w:rPr>
          <w:rtl/>
        </w:rPr>
        <w:t>עשרה ימים לפרידתם</w:t>
      </w:r>
      <w:r w:rsidRPr="00CD067C">
        <w:rPr>
          <w:rtl/>
        </w:rPr>
        <w:t xml:space="preserve">. </w:t>
      </w:r>
    </w:p>
    <w:p w14:paraId="194DFC6C" w14:textId="40896218" w:rsidR="004627AB" w:rsidRPr="00CD067C" w:rsidRDefault="004627AB" w:rsidP="004E4E6C">
      <w:pPr>
        <w:rPr>
          <w:rtl/>
        </w:rPr>
      </w:pPr>
      <w:r w:rsidRPr="00CD067C">
        <w:rPr>
          <w:rtl/>
        </w:rPr>
        <w:t>יום לפני המסיבה, ותשעה ימים לאחר שעזבה, טולאסי התקשרה.</w:t>
      </w:r>
    </w:p>
    <w:p w14:paraId="5FD97DC5" w14:textId="77777777" w:rsidR="004627AB" w:rsidRPr="00CD067C" w:rsidRDefault="004627AB" w:rsidP="00250000">
      <w:pPr>
        <w:rPr>
          <w:rtl/>
        </w:rPr>
      </w:pPr>
      <w:r w:rsidRPr="00CD067C">
        <w:rPr>
          <w:rtl/>
        </w:rPr>
        <w:t>"אלכס!"</w:t>
      </w:r>
    </w:p>
    <w:p w14:paraId="35BAD3CC" w14:textId="525F2760" w:rsidR="004627AB" w:rsidRPr="00CD067C" w:rsidRDefault="004627AB" w:rsidP="00070701">
      <w:pPr>
        <w:rPr>
          <w:rtl/>
        </w:rPr>
      </w:pPr>
      <w:r w:rsidRPr="00CD067C">
        <w:rPr>
          <w:rtl/>
        </w:rPr>
        <w:t xml:space="preserve">ליבו פעם רק בהד קלוש של </w:t>
      </w:r>
      <w:r w:rsidR="00070701">
        <w:rPr>
          <w:rFonts w:hint="cs"/>
          <w:rtl/>
        </w:rPr>
        <w:t>סערת</w:t>
      </w:r>
      <w:r w:rsidR="00DE18D6">
        <w:rPr>
          <w:rFonts w:hint="cs"/>
          <w:rtl/>
        </w:rPr>
        <w:t xml:space="preserve"> </w:t>
      </w:r>
      <w:r w:rsidR="00070701">
        <w:rPr>
          <w:rFonts w:hint="cs"/>
          <w:rtl/>
        </w:rPr>
        <w:t>הרגשות</w:t>
      </w:r>
      <w:r w:rsidRPr="00CD067C">
        <w:rPr>
          <w:rtl/>
        </w:rPr>
        <w:t xml:space="preserve"> שציפה לה.</w:t>
      </w:r>
    </w:p>
    <w:p w14:paraId="5B5BFBCB" w14:textId="713FE447" w:rsidR="004627AB" w:rsidRPr="00CD067C" w:rsidRDefault="004627AB" w:rsidP="00250000">
      <w:pPr>
        <w:rPr>
          <w:rtl/>
        </w:rPr>
      </w:pPr>
      <w:r w:rsidRPr="00CD067C">
        <w:rPr>
          <w:rtl/>
        </w:rPr>
        <w:t xml:space="preserve">"רק </w:t>
      </w:r>
      <w:r w:rsidR="00F06A3F">
        <w:rPr>
          <w:rtl/>
        </w:rPr>
        <w:t>עכשיו</w:t>
      </w:r>
      <w:r w:rsidRPr="00CD067C">
        <w:rPr>
          <w:rtl/>
        </w:rPr>
        <w:t xml:space="preserve"> קיבלתי את המכתבים שלך. אני </w:t>
      </w:r>
      <w:r w:rsidR="00F97A34">
        <w:rPr>
          <w:rtl/>
        </w:rPr>
        <w:t>כל כך</w:t>
      </w:r>
      <w:r w:rsidRPr="00CD067C">
        <w:rPr>
          <w:rtl/>
        </w:rPr>
        <w:t xml:space="preserve"> מתגעגעת."</w:t>
      </w:r>
    </w:p>
    <w:p w14:paraId="72D78DE8" w14:textId="77777777" w:rsidR="004627AB" w:rsidRPr="00CD067C" w:rsidRDefault="004627AB" w:rsidP="00250000">
      <w:pPr>
        <w:rPr>
          <w:rtl/>
        </w:rPr>
      </w:pPr>
      <w:r w:rsidRPr="00CD067C">
        <w:rPr>
          <w:rtl/>
        </w:rPr>
        <w:t>"למה לא התקשרת?"</w:t>
      </w:r>
    </w:p>
    <w:p w14:paraId="526C0473" w14:textId="77777777" w:rsidR="004627AB" w:rsidRPr="00CD067C" w:rsidRDefault="004627AB" w:rsidP="00250000">
      <w:pPr>
        <w:rPr>
          <w:rtl/>
        </w:rPr>
      </w:pPr>
      <w:r w:rsidRPr="00CD067C">
        <w:rPr>
          <w:rtl/>
        </w:rPr>
        <w:t>"צפוף פה ולא רציתי שכולם ישמעו את השיחה שלנו."</w:t>
      </w:r>
    </w:p>
    <w:p w14:paraId="14F3A3B2" w14:textId="47F43D7F" w:rsidR="004627AB" w:rsidRPr="00CD067C" w:rsidRDefault="004627AB" w:rsidP="00070701">
      <w:pPr>
        <w:rPr>
          <w:rtl/>
        </w:rPr>
      </w:pPr>
      <w:r w:rsidRPr="00CD067C">
        <w:rPr>
          <w:rtl/>
        </w:rPr>
        <w:t xml:space="preserve">ההסבר </w:t>
      </w:r>
      <w:r w:rsidR="00BB2D0F">
        <w:rPr>
          <w:rFonts w:hint="cs"/>
          <w:rtl/>
        </w:rPr>
        <w:t xml:space="preserve">שלה </w:t>
      </w:r>
      <w:r w:rsidRPr="00CD067C">
        <w:rPr>
          <w:rtl/>
        </w:rPr>
        <w:t>לא הניח את דעתו מבחינות כה רבות עד כי המילים נעתקו מפיו.</w:t>
      </w:r>
    </w:p>
    <w:p w14:paraId="61DB9710" w14:textId="77777777" w:rsidR="004627AB" w:rsidRPr="00CD067C" w:rsidRDefault="004627AB" w:rsidP="00250000">
      <w:pPr>
        <w:rPr>
          <w:rtl/>
        </w:rPr>
      </w:pPr>
      <w:r w:rsidRPr="00CD067C">
        <w:rPr>
          <w:rtl/>
        </w:rPr>
        <w:t>"אני נורא מצטערת."</w:t>
      </w:r>
    </w:p>
    <w:p w14:paraId="403F31E1" w14:textId="77777777" w:rsidR="004627AB" w:rsidRPr="00CD067C" w:rsidRDefault="004627AB" w:rsidP="00250000">
      <w:pPr>
        <w:rPr>
          <w:rtl/>
        </w:rPr>
      </w:pPr>
      <w:r w:rsidRPr="00CD067C">
        <w:rPr>
          <w:rtl/>
        </w:rPr>
        <w:t>"למה לא כתבת לי?"</w:t>
      </w:r>
    </w:p>
    <w:p w14:paraId="5369623F" w14:textId="77777777" w:rsidR="004627AB" w:rsidRDefault="004627AB" w:rsidP="00250000">
      <w:pPr>
        <w:rPr>
          <w:rtl/>
        </w:rPr>
      </w:pPr>
      <w:r w:rsidRPr="00CD067C">
        <w:rPr>
          <w:rtl/>
        </w:rPr>
        <w:t>"אני לא יודעת."</w:t>
      </w:r>
    </w:p>
    <w:p w14:paraId="22211AD8" w14:textId="3B06FA8C" w:rsidR="00EF55DD" w:rsidRDefault="003F5F20" w:rsidP="004858E4">
      <w:pPr>
        <w:rPr>
          <w:rtl/>
        </w:rPr>
      </w:pPr>
      <w:r>
        <w:rPr>
          <w:rFonts w:cs="Times New Roman" w:hint="cs"/>
          <w:rtl/>
        </w:rPr>
        <w:t>[</w:t>
      </w:r>
      <w:r w:rsidR="00EF55DD">
        <w:rPr>
          <w:rFonts w:cs="Times New Roman"/>
          <w:rtl/>
        </w:rPr>
        <w:t>היא רצתה לעשות, היא רצתה</w:t>
      </w:r>
      <w:r w:rsidR="00483BB1">
        <w:rPr>
          <w:rFonts w:cs="Times New Roman"/>
          <w:rtl/>
        </w:rPr>
        <w:t xml:space="preserve"> הכול </w:t>
      </w:r>
      <w:r w:rsidR="00EF55DD">
        <w:rPr>
          <w:rFonts w:cs="Times New Roman"/>
          <w:rtl/>
        </w:rPr>
        <w:t xml:space="preserve">כי היא עמדה לעזוב לקצה העולם, לאינדונזיה. הוא אמר </w:t>
      </w:r>
      <w:r w:rsidR="004858E4">
        <w:rPr>
          <w:rFonts w:cs="Times New Roman"/>
          <w:rtl/>
        </w:rPr>
        <w:t>–</w:t>
      </w:r>
      <w:r w:rsidR="00EF55DD">
        <w:rPr>
          <w:rFonts w:cs="Times New Roman"/>
          <w:rtl/>
        </w:rPr>
        <w:t xml:space="preserve"> טוב, במסיבה, ש</w:t>
      </w:r>
      <w:r w:rsidR="001C5A04">
        <w:rPr>
          <w:rFonts w:cs="Times New Roman"/>
          <w:rtl/>
        </w:rPr>
        <w:t>הייתה</w:t>
      </w:r>
      <w:r w:rsidR="00EF55DD">
        <w:rPr>
          <w:rFonts w:cs="Times New Roman"/>
          <w:rtl/>
        </w:rPr>
        <w:t xml:space="preserve"> אמורה להיות </w:t>
      </w:r>
      <w:r w:rsidR="004858E4">
        <w:rPr>
          <w:rFonts w:cs="Times New Roman" w:hint="cs"/>
          <w:rtl/>
        </w:rPr>
        <w:t>בתוך</w:t>
      </w:r>
      <w:r w:rsidR="00EF55DD">
        <w:rPr>
          <w:rFonts w:cs="Times New Roman"/>
          <w:rtl/>
        </w:rPr>
        <w:t xml:space="preserve"> עשרה ימים, והיה בטוח שעד אז יקבל אות חיים מטולאסי ושליליאן תמצא מישהו אחר, אבל הימים חלפו ומטולאסי לא נשמע אות חיים וגם ליליאן לא ניסתה בנים אחרים דבר שהיה בעיניו מוזר</w:t>
      </w:r>
      <w:r w:rsidR="00E567A7">
        <w:rPr>
          <w:rFonts w:cs="Times New Roman"/>
          <w:rtl/>
        </w:rPr>
        <w:t xml:space="preserve"> מאוד,</w:t>
      </w:r>
      <w:r w:rsidR="00EF55DD">
        <w:rPr>
          <w:rFonts w:cs="Times New Roman"/>
          <w:rtl/>
        </w:rPr>
        <w:t xml:space="preserve"> כי הוא לא החשיב את</w:t>
      </w:r>
      <w:r w:rsidR="004858E4">
        <w:rPr>
          <w:rFonts w:cs="Times New Roman" w:hint="cs"/>
          <w:rtl/>
        </w:rPr>
        <w:t xml:space="preserve"> הדרך</w:t>
      </w:r>
      <w:r w:rsidR="00EF55DD">
        <w:rPr>
          <w:rFonts w:cs="Times New Roman"/>
          <w:rtl/>
        </w:rPr>
        <w:t xml:space="preserve"> </w:t>
      </w:r>
      <w:r w:rsidR="004858E4">
        <w:rPr>
          <w:rFonts w:cs="Times New Roman" w:hint="cs"/>
          <w:rtl/>
        </w:rPr>
        <w:t>ש</w:t>
      </w:r>
      <w:r w:rsidR="00EF55DD">
        <w:rPr>
          <w:rFonts w:cs="Times New Roman"/>
          <w:rtl/>
        </w:rPr>
        <w:t xml:space="preserve">נהג להצחיק אותה כשניסה לסרס את הגרמנית שלו </w:t>
      </w:r>
      <w:r w:rsidR="004858E4">
        <w:rPr>
          <w:rFonts w:cs="Times New Roman" w:hint="cs"/>
          <w:rtl/>
        </w:rPr>
        <w:t xml:space="preserve">כדי </w:t>
      </w:r>
      <w:r w:rsidR="00EF55DD">
        <w:rPr>
          <w:rFonts w:cs="Times New Roman"/>
          <w:rtl/>
        </w:rPr>
        <w:t xml:space="preserve">שתישמע כמו הולנדית, כדבר מה שיכול לקרב ביניהם, אבל היא מן הסתם </w:t>
      </w:r>
      <w:r w:rsidR="000627E1">
        <w:rPr>
          <w:rFonts w:cs="Times New Roman" w:hint="cs"/>
          <w:rtl/>
        </w:rPr>
        <w:t xml:space="preserve">היא </w:t>
      </w:r>
      <w:r w:rsidR="00EF55DD">
        <w:rPr>
          <w:rFonts w:cs="Times New Roman"/>
          <w:rtl/>
        </w:rPr>
        <w:t xml:space="preserve">כן חשבה כך. וכשהגיע הרגע והם היו ביחד בשביל שהיא לא תצטרך להשאר לעד בתולה באי הזה של אינדונזיה </w:t>
      </w:r>
      <w:r w:rsidR="00EF55DD">
        <w:rPr>
          <w:rFonts w:cs="Times New Roman"/>
          <w:rtl/>
        </w:rPr>
        <w:lastRenderedPageBreak/>
        <w:t xml:space="preserve">או להתחבר עם אילו אנשים </w:t>
      </w:r>
      <w:r w:rsidR="004858E4">
        <w:rPr>
          <w:rFonts w:cs="Times New Roman" w:hint="cs"/>
          <w:rtl/>
        </w:rPr>
        <w:t>ש</w:t>
      </w:r>
      <w:r w:rsidR="00EF55DD">
        <w:rPr>
          <w:rFonts w:cs="Times New Roman"/>
          <w:rtl/>
        </w:rPr>
        <w:t xml:space="preserve">הסתובבו שם, </w:t>
      </w:r>
      <w:r w:rsidR="004858E4">
        <w:rPr>
          <w:rFonts w:cs="Times New Roman" w:hint="cs"/>
          <w:rtl/>
        </w:rPr>
        <w:t>כי היא חשבה ש</w:t>
      </w:r>
      <w:r w:rsidR="004858E4">
        <w:rPr>
          <w:rFonts w:cs="Times New Roman"/>
          <w:rtl/>
        </w:rPr>
        <w:t xml:space="preserve">אולי זהו אי </w:t>
      </w:r>
      <w:r w:rsidR="004858E4">
        <w:rPr>
          <w:rFonts w:cs="Times New Roman" w:hint="cs"/>
          <w:rtl/>
        </w:rPr>
        <w:t>זנוח</w:t>
      </w:r>
      <w:r w:rsidR="00EF55DD">
        <w:rPr>
          <w:rFonts w:cs="Times New Roman"/>
          <w:rtl/>
        </w:rPr>
        <w:t xml:space="preserve"> </w:t>
      </w:r>
      <w:r w:rsidR="004858E4">
        <w:rPr>
          <w:rFonts w:cs="Times New Roman" w:hint="cs"/>
          <w:rtl/>
        </w:rPr>
        <w:t>עם</w:t>
      </w:r>
      <w:r w:rsidR="00EF55DD">
        <w:rPr>
          <w:rFonts w:cs="Times New Roman"/>
          <w:rtl/>
        </w:rPr>
        <w:t xml:space="preserve"> כלבים נטושים שהפכו ברבות השנים לפראיים ואלימים כמו השד הטסמני, זה מה שהיא חשבה על המקום שיהפוך לביתה החדש וכשהם היו ביחד היא ממש לא התעניינה בשום הלצות נוספות שלו ושום פרטים </w:t>
      </w:r>
      <w:r w:rsidR="004858E4">
        <w:rPr>
          <w:rFonts w:cs="Times New Roman" w:hint="cs"/>
          <w:rtl/>
        </w:rPr>
        <w:t>שביקש</w:t>
      </w:r>
      <w:r w:rsidR="000627E1">
        <w:rPr>
          <w:rFonts w:cs="Times New Roman" w:hint="cs"/>
          <w:rtl/>
        </w:rPr>
        <w:t xml:space="preserve"> לחלוק איתה </w:t>
      </w:r>
      <w:r w:rsidR="000627E1">
        <w:rPr>
          <w:rFonts w:cs="Times New Roman"/>
          <w:rtl/>
        </w:rPr>
        <w:t>על האי המרוחק הזה</w:t>
      </w:r>
      <w:r w:rsidR="00EF55DD">
        <w:rPr>
          <w:rFonts w:cs="Times New Roman"/>
          <w:rtl/>
        </w:rPr>
        <w:t xml:space="preserve">, </w:t>
      </w:r>
      <w:r w:rsidR="004858E4">
        <w:rPr>
          <w:rFonts w:cs="Times New Roman"/>
          <w:rtl/>
        </w:rPr>
        <w:t>שהצליח לדלות</w:t>
      </w:r>
      <w:r w:rsidR="004858E4" w:rsidRPr="000627E1">
        <w:rPr>
          <w:rFonts w:cs="Times New Roman"/>
          <w:rtl/>
        </w:rPr>
        <w:t xml:space="preserve"> </w:t>
      </w:r>
      <w:r w:rsidR="00EF55DD">
        <w:rPr>
          <w:rFonts w:cs="Times New Roman"/>
          <w:rtl/>
        </w:rPr>
        <w:t>ד</w:t>
      </w:r>
      <w:r w:rsidR="000627E1">
        <w:rPr>
          <w:rFonts w:cs="Times New Roman"/>
          <w:rtl/>
        </w:rPr>
        <w:t>רך סוכנת הנסיעות של ההורים שלו</w:t>
      </w:r>
      <w:r w:rsidR="00EF55DD">
        <w:rPr>
          <w:rFonts w:cs="Times New Roman"/>
          <w:rtl/>
        </w:rPr>
        <w:t xml:space="preserve">, </w:t>
      </w:r>
      <w:r w:rsidR="004858E4">
        <w:rPr>
          <w:rFonts w:cs="Times New Roman" w:hint="cs"/>
          <w:rtl/>
        </w:rPr>
        <w:t>ליליאן</w:t>
      </w:r>
      <w:r w:rsidR="00EF55DD">
        <w:rPr>
          <w:rFonts w:cs="Times New Roman"/>
          <w:rtl/>
        </w:rPr>
        <w:t xml:space="preserve"> גם לא רצתה שיתקלח לפני והוא היה מכוסה זיעה ובוץ יבש מהאימון, היא רק רצתה אותו וזה היה יפה </w:t>
      </w:r>
      <w:r w:rsidR="00F97A34">
        <w:rPr>
          <w:rFonts w:cs="Times New Roman"/>
          <w:rtl/>
        </w:rPr>
        <w:t>כל כך</w:t>
      </w:r>
      <w:r w:rsidR="00EF55DD">
        <w:rPr>
          <w:rFonts w:cs="Times New Roman"/>
          <w:rtl/>
        </w:rPr>
        <w:t xml:space="preserve"> בעיניו איך שהיא רצתה אותו ואיך שפירורי בוץ דבקו ל</w:t>
      </w:r>
      <w:r w:rsidR="00922255">
        <w:rPr>
          <w:rFonts w:cs="Times New Roman"/>
          <w:rtl/>
        </w:rPr>
        <w:t>שערה</w:t>
      </w:r>
      <w:r w:rsidR="00EF55DD">
        <w:rPr>
          <w:rFonts w:cs="Times New Roman"/>
          <w:rtl/>
        </w:rPr>
        <w:t xml:space="preserve"> הארוך, </w:t>
      </w:r>
      <w:r w:rsidR="004858E4">
        <w:rPr>
          <w:rFonts w:cs="Times New Roman" w:hint="cs"/>
          <w:rtl/>
        </w:rPr>
        <w:t>ו</w:t>
      </w:r>
      <w:r w:rsidR="00EF55DD">
        <w:rPr>
          <w:rFonts w:cs="Times New Roman"/>
          <w:rtl/>
        </w:rPr>
        <w:t>ללחייה הלוהטות ש</w:t>
      </w:r>
      <w:r w:rsidR="004858E4">
        <w:rPr>
          <w:rFonts w:cs="Times New Roman" w:hint="cs"/>
          <w:rtl/>
        </w:rPr>
        <w:t>בקרוב</w:t>
      </w:r>
      <w:r w:rsidR="00EF55DD">
        <w:rPr>
          <w:rFonts w:cs="Times New Roman"/>
          <w:rtl/>
        </w:rPr>
        <w:t xml:space="preserve"> יתכסו בנמשים </w:t>
      </w:r>
      <w:r w:rsidR="004858E4">
        <w:rPr>
          <w:rFonts w:cs="Times New Roman" w:hint="cs"/>
          <w:rtl/>
        </w:rPr>
        <w:t>תחת ה</w:t>
      </w:r>
      <w:r w:rsidR="00EF55DD">
        <w:rPr>
          <w:rFonts w:cs="Times New Roman"/>
          <w:rtl/>
        </w:rPr>
        <w:t>שמש המשוונית</w:t>
      </w:r>
      <w:r w:rsidR="004858E4">
        <w:rPr>
          <w:rFonts w:cs="Times New Roman" w:hint="cs"/>
          <w:rtl/>
        </w:rPr>
        <w:t xml:space="preserve"> של אינדונזיה</w:t>
      </w:r>
      <w:r w:rsidR="00EF55DD">
        <w:rPr>
          <w:rFonts w:cs="Times New Roman"/>
          <w:rtl/>
        </w:rPr>
        <w:t>.</w:t>
      </w:r>
    </w:p>
    <w:p w14:paraId="3B1A7257" w14:textId="6C7DF8DF" w:rsidR="00EF55DD" w:rsidRPr="00CD067C" w:rsidRDefault="00EF55DD" w:rsidP="00EF55DD">
      <w:pPr>
        <w:rPr>
          <w:rtl/>
        </w:rPr>
      </w:pPr>
      <w:r>
        <w:rPr>
          <w:rFonts w:cs="Times New Roman"/>
          <w:rtl/>
        </w:rPr>
        <w:t xml:space="preserve">לאחר שנה שבה היה עליו להזהר בכבודה של החברה שלו, וכל מהלך בלתי מחושב מצידו היה עלול להביא להרס שמה הטוב ותומתה, היה ביכולתו למוטט במו ידיו את שמה הטוב ברגע אחד של חוסר מחשבה או תשומת לב, כך </w:t>
      </w:r>
      <w:r w:rsidR="00F06A3F">
        <w:rPr>
          <w:rFonts w:cs="Times New Roman"/>
          <w:rtl/>
        </w:rPr>
        <w:t>עכשיו</w:t>
      </w:r>
      <w:r>
        <w:rPr>
          <w:rFonts w:cs="Times New Roman"/>
          <w:rtl/>
        </w:rPr>
        <w:t xml:space="preserve"> הוא נפעם מיכולתה של בת לבחור ולהחליט למוטט כל גבול, להתפלש בתוכו...</w:t>
      </w:r>
    </w:p>
    <w:p w14:paraId="4E32DFF0" w14:textId="06DF5B7B" w:rsidR="004858E4" w:rsidRDefault="004858E4" w:rsidP="004E4E6C">
      <w:pPr>
        <w:rPr>
          <w:rtl/>
        </w:rPr>
      </w:pPr>
      <w:r>
        <w:rPr>
          <w:rFonts w:hint="cs"/>
          <w:rtl/>
        </w:rPr>
        <w:t>]</w:t>
      </w:r>
    </w:p>
    <w:p w14:paraId="0CEAFF1B" w14:textId="1F310A86" w:rsidR="004627AB" w:rsidRDefault="004E4E6C" w:rsidP="004E4E6C">
      <w:pPr>
        <w:rPr>
          <w:rtl/>
        </w:rPr>
      </w:pPr>
      <w:r w:rsidRPr="00CD067C">
        <w:rPr>
          <w:rtl/>
        </w:rPr>
        <w:t>שבועות</w:t>
      </w:r>
      <w:r w:rsidR="00655BF9">
        <w:rPr>
          <w:rFonts w:hint="cs"/>
          <w:rtl/>
        </w:rPr>
        <w:t xml:space="preserve"> חלפו</w:t>
      </w:r>
      <w:r w:rsidR="00DE18D6">
        <w:rPr>
          <w:rFonts w:hint="cs"/>
          <w:rtl/>
        </w:rPr>
        <w:t>,</w:t>
      </w:r>
      <w:r>
        <w:rPr>
          <w:rFonts w:hint="cs"/>
          <w:rtl/>
        </w:rPr>
        <w:t xml:space="preserve"> ובתום סתיו סגרירי במיוחד</w:t>
      </w:r>
      <w:r>
        <w:rPr>
          <w:rtl/>
        </w:rPr>
        <w:t xml:space="preserve"> </w:t>
      </w:r>
      <w:r w:rsidR="00655BF9">
        <w:rPr>
          <w:rFonts w:hint="cs"/>
          <w:rtl/>
        </w:rPr>
        <w:t xml:space="preserve">גם </w:t>
      </w:r>
      <w:r w:rsidR="00005E74">
        <w:rPr>
          <w:rtl/>
        </w:rPr>
        <w:t xml:space="preserve">ליליאן </w:t>
      </w:r>
      <w:r w:rsidR="00655BF9">
        <w:rPr>
          <w:rFonts w:hint="cs"/>
          <w:rtl/>
        </w:rPr>
        <w:t xml:space="preserve">עזבה את </w:t>
      </w:r>
      <w:r w:rsidR="002E35AE">
        <w:rPr>
          <w:rFonts w:hint="cs"/>
          <w:rtl/>
        </w:rPr>
        <w:t>בית-הספר</w:t>
      </w:r>
      <w:r w:rsidR="00DE18D6">
        <w:rPr>
          <w:rFonts w:hint="cs"/>
          <w:rtl/>
        </w:rPr>
        <w:t>.</w:t>
      </w:r>
      <w:r w:rsidR="00655BF9">
        <w:rPr>
          <w:rFonts w:hint="cs"/>
          <w:rtl/>
        </w:rPr>
        <w:t xml:space="preserve"> היא </w:t>
      </w:r>
      <w:r w:rsidR="00BB2D0F">
        <w:rPr>
          <w:rFonts w:hint="cs"/>
          <w:rtl/>
        </w:rPr>
        <w:t>עברה</w:t>
      </w:r>
      <w:r w:rsidR="003F5F20">
        <w:rPr>
          <w:rFonts w:hint="cs"/>
          <w:rtl/>
        </w:rPr>
        <w:t xml:space="preserve"> עם</w:t>
      </w:r>
      <w:r w:rsidR="004627AB" w:rsidRPr="00CD067C">
        <w:rPr>
          <w:rtl/>
        </w:rPr>
        <w:t xml:space="preserve"> הוריה לאינדונזיה.</w:t>
      </w:r>
    </w:p>
    <w:p w14:paraId="2E4957B9" w14:textId="77777777" w:rsidR="00D32FBD" w:rsidRPr="00CD067C" w:rsidRDefault="00D32FBD" w:rsidP="00250000">
      <w:pPr>
        <w:rPr>
          <w:rtl/>
        </w:rPr>
      </w:pPr>
    </w:p>
    <w:p w14:paraId="4EB70E6D" w14:textId="77777777" w:rsidR="0047223E" w:rsidRPr="0044357B" w:rsidRDefault="003F7D54" w:rsidP="00D14A18">
      <w:pPr>
        <w:pStyle w:val="Heading2"/>
        <w:rPr>
          <w:rtl/>
        </w:rPr>
      </w:pPr>
      <w:bookmarkStart w:id="216" w:name="_Toc408762838"/>
      <w:r>
        <w:rPr>
          <w:rFonts w:hint="cs"/>
          <w:rtl/>
        </w:rPr>
        <w:t>ינשוף המוות</w:t>
      </w:r>
      <w:bookmarkEnd w:id="216"/>
    </w:p>
    <w:p w14:paraId="0AC2D3B8" w14:textId="6ADB0572" w:rsidR="00A91611" w:rsidRDefault="004627AB" w:rsidP="005E5B72">
      <w:pPr>
        <w:rPr>
          <w:rtl/>
        </w:rPr>
      </w:pPr>
      <w:r w:rsidRPr="00CD067C">
        <w:rPr>
          <w:rtl/>
        </w:rPr>
        <w:t xml:space="preserve">החורף קרב והקרה בצידי הדרכים </w:t>
      </w:r>
      <w:r w:rsidR="00D32FBD">
        <w:rPr>
          <w:rFonts w:hint="cs"/>
          <w:rtl/>
        </w:rPr>
        <w:t xml:space="preserve">הפשירה </w:t>
      </w:r>
      <w:r w:rsidR="00A03C63">
        <w:rPr>
          <w:rFonts w:hint="cs"/>
          <w:rtl/>
        </w:rPr>
        <w:t xml:space="preserve">רק </w:t>
      </w:r>
      <w:r w:rsidR="008930FC">
        <w:rPr>
          <w:rFonts w:hint="cs"/>
          <w:rtl/>
        </w:rPr>
        <w:t>ל</w:t>
      </w:r>
      <w:r w:rsidRPr="00CD067C">
        <w:rPr>
          <w:rtl/>
        </w:rPr>
        <w:t>שעה קלה בצהרי</w:t>
      </w:r>
      <w:r w:rsidRPr="00CD067C">
        <w:rPr>
          <w:rFonts w:hint="cs"/>
          <w:rtl/>
        </w:rPr>
        <w:t xml:space="preserve"> ה</w:t>
      </w:r>
      <w:r w:rsidRPr="00CD067C">
        <w:rPr>
          <w:rtl/>
        </w:rPr>
        <w:t>י</w:t>
      </w:r>
      <w:r w:rsidRPr="00CD067C">
        <w:rPr>
          <w:rFonts w:hint="cs"/>
          <w:rtl/>
        </w:rPr>
        <w:t>ו</w:t>
      </w:r>
      <w:r w:rsidRPr="00CD067C">
        <w:rPr>
          <w:rtl/>
        </w:rPr>
        <w:t>ם. ב</w:t>
      </w:r>
      <w:r w:rsidR="008930FC">
        <w:rPr>
          <w:rFonts w:hint="cs"/>
          <w:rtl/>
        </w:rPr>
        <w:t>אחת ה</w:t>
      </w:r>
      <w:r w:rsidRPr="00CD067C">
        <w:rPr>
          <w:rtl/>
        </w:rPr>
        <w:t>הפסק</w:t>
      </w:r>
      <w:r w:rsidR="008930FC">
        <w:rPr>
          <w:rFonts w:hint="cs"/>
          <w:rtl/>
        </w:rPr>
        <w:t>ות</w:t>
      </w:r>
      <w:r w:rsidR="003F2621">
        <w:rPr>
          <w:rFonts w:hint="cs"/>
          <w:rtl/>
        </w:rPr>
        <w:t xml:space="preserve"> </w:t>
      </w:r>
      <w:r w:rsidR="00DE18D6">
        <w:rPr>
          <w:rFonts w:hint="cs"/>
          <w:rtl/>
        </w:rPr>
        <w:t>ש</w:t>
      </w:r>
      <w:r w:rsidR="003F2621">
        <w:rPr>
          <w:rFonts w:hint="cs"/>
          <w:rtl/>
        </w:rPr>
        <w:t>בהן</w:t>
      </w:r>
      <w:r w:rsidRPr="00CD067C">
        <w:rPr>
          <w:rtl/>
        </w:rPr>
        <w:t xml:space="preserve"> אלכס לא </w:t>
      </w:r>
      <w:r w:rsidR="00A03C63">
        <w:rPr>
          <w:rFonts w:hint="cs"/>
          <w:rtl/>
        </w:rPr>
        <w:t>שימש</w:t>
      </w:r>
      <w:r w:rsidRPr="00CD067C">
        <w:rPr>
          <w:rtl/>
        </w:rPr>
        <w:t xml:space="preserve"> </w:t>
      </w:r>
      <w:r w:rsidR="00A03C63">
        <w:rPr>
          <w:rFonts w:hint="cs"/>
          <w:rtl/>
        </w:rPr>
        <w:t>כ</w:t>
      </w:r>
      <w:r w:rsidRPr="00CD067C">
        <w:rPr>
          <w:rtl/>
        </w:rPr>
        <w:t>תורן</w:t>
      </w:r>
      <w:r w:rsidR="00DE18D6">
        <w:rPr>
          <w:rFonts w:hint="cs"/>
          <w:rtl/>
        </w:rPr>
        <w:t xml:space="preserve"> </w:t>
      </w:r>
      <w:r w:rsidRPr="00CD067C">
        <w:rPr>
          <w:rtl/>
        </w:rPr>
        <w:t>חצר</w:t>
      </w:r>
      <w:r w:rsidR="00DE18D6">
        <w:rPr>
          <w:rFonts w:hint="cs"/>
          <w:rtl/>
        </w:rPr>
        <w:t>,</w:t>
      </w:r>
      <w:r w:rsidRPr="00CD067C">
        <w:rPr>
          <w:rtl/>
        </w:rPr>
        <w:t xml:space="preserve"> הוא נכנס לספר</w:t>
      </w:r>
      <w:r w:rsidR="00DE18D6">
        <w:rPr>
          <w:rFonts w:hint="cs"/>
          <w:rtl/>
        </w:rPr>
        <w:t>י</w:t>
      </w:r>
      <w:r w:rsidRPr="00CD067C">
        <w:rPr>
          <w:rtl/>
        </w:rPr>
        <w:t>יה</w:t>
      </w:r>
      <w:r w:rsidR="00A03C63">
        <w:rPr>
          <w:rFonts w:hint="cs"/>
          <w:rtl/>
        </w:rPr>
        <w:t>.</w:t>
      </w:r>
      <w:r w:rsidR="009C5D8F">
        <w:rPr>
          <w:rFonts w:hint="cs"/>
          <w:rtl/>
        </w:rPr>
        <w:t xml:space="preserve"> </w:t>
      </w:r>
      <w:r w:rsidR="00D32FBD">
        <w:rPr>
          <w:rFonts w:hint="cs"/>
          <w:rtl/>
        </w:rPr>
        <w:t xml:space="preserve">סאקורה </w:t>
      </w:r>
      <w:r w:rsidR="00A03C63">
        <w:rPr>
          <w:rFonts w:hint="cs"/>
          <w:rtl/>
        </w:rPr>
        <w:t xml:space="preserve">נהגה </w:t>
      </w:r>
      <w:r w:rsidR="00D32FBD">
        <w:rPr>
          <w:rFonts w:hint="cs"/>
          <w:rtl/>
        </w:rPr>
        <w:t>להתבודד</w:t>
      </w:r>
      <w:r w:rsidR="00A03C63">
        <w:rPr>
          <w:rFonts w:hint="cs"/>
          <w:rtl/>
        </w:rPr>
        <w:t xml:space="preserve"> בה</w:t>
      </w:r>
      <w:r w:rsidR="00734FB0">
        <w:rPr>
          <w:rFonts w:hint="cs"/>
          <w:rtl/>
        </w:rPr>
        <w:t xml:space="preserve">, </w:t>
      </w:r>
      <w:r w:rsidR="00A03C63">
        <w:rPr>
          <w:rFonts w:hint="cs"/>
          <w:rtl/>
        </w:rPr>
        <w:t xml:space="preserve">ספונה </w:t>
      </w:r>
      <w:r w:rsidR="00734FB0">
        <w:rPr>
          <w:rFonts w:hint="cs"/>
          <w:rtl/>
        </w:rPr>
        <w:t xml:space="preserve">מאחורי עמוד </w:t>
      </w:r>
      <w:r w:rsidR="00A03C63">
        <w:rPr>
          <w:rFonts w:hint="cs"/>
          <w:rtl/>
        </w:rPr>
        <w:t>שעליו</w:t>
      </w:r>
      <w:r w:rsidR="00734FB0">
        <w:rPr>
          <w:rFonts w:hint="cs"/>
          <w:rtl/>
        </w:rPr>
        <w:t xml:space="preserve"> </w:t>
      </w:r>
      <w:r w:rsidR="00BB2D0F">
        <w:rPr>
          <w:rFonts w:hint="cs"/>
          <w:rtl/>
        </w:rPr>
        <w:t>ה</w:t>
      </w:r>
      <w:r w:rsidR="002B2527">
        <w:rPr>
          <w:rFonts w:hint="cs"/>
          <w:rtl/>
        </w:rPr>
        <w:t>תנוסס</w:t>
      </w:r>
      <w:r w:rsidR="00810949">
        <w:rPr>
          <w:rFonts w:hint="cs"/>
          <w:rtl/>
        </w:rPr>
        <w:t xml:space="preserve"> </w:t>
      </w:r>
      <w:r w:rsidR="00734FB0">
        <w:rPr>
          <w:rFonts w:hint="cs"/>
          <w:rtl/>
        </w:rPr>
        <w:t>דיוקנו של צ'ארלס דיקנס</w:t>
      </w:r>
      <w:r w:rsidRPr="00CD067C">
        <w:rPr>
          <w:rtl/>
        </w:rPr>
        <w:t xml:space="preserve">. </w:t>
      </w:r>
      <w:r w:rsidR="008930FC">
        <w:rPr>
          <w:rFonts w:hint="cs"/>
          <w:rtl/>
        </w:rPr>
        <w:t xml:space="preserve">היא </w:t>
      </w:r>
      <w:r w:rsidR="002B2527">
        <w:rPr>
          <w:rFonts w:hint="cs"/>
          <w:rtl/>
        </w:rPr>
        <w:t>נהגה ל</w:t>
      </w:r>
      <w:r w:rsidR="005E5B72">
        <w:rPr>
          <w:rFonts w:hint="cs"/>
          <w:rtl/>
        </w:rPr>
        <w:t>לב</w:t>
      </w:r>
      <w:r w:rsidR="002B2527">
        <w:rPr>
          <w:rFonts w:hint="cs"/>
          <w:rtl/>
        </w:rPr>
        <w:t>ו</w:t>
      </w:r>
      <w:r w:rsidR="008930FC">
        <w:rPr>
          <w:rFonts w:hint="cs"/>
          <w:rtl/>
        </w:rPr>
        <w:t>ש גופיית</w:t>
      </w:r>
      <w:r w:rsidR="00DE18D6">
        <w:rPr>
          <w:rFonts w:hint="cs"/>
          <w:rtl/>
        </w:rPr>
        <w:t xml:space="preserve"> </w:t>
      </w:r>
      <w:r w:rsidR="008930FC">
        <w:rPr>
          <w:rFonts w:hint="cs"/>
          <w:rtl/>
        </w:rPr>
        <w:t>גבר הדוקה ש</w:t>
      </w:r>
      <w:r w:rsidR="005E5B72">
        <w:rPr>
          <w:rFonts w:hint="cs"/>
          <w:rtl/>
        </w:rPr>
        <w:t>ב</w:t>
      </w:r>
      <w:r w:rsidR="008930FC">
        <w:rPr>
          <w:rFonts w:hint="cs"/>
          <w:rtl/>
        </w:rPr>
        <w:t>לט</w:t>
      </w:r>
      <w:r w:rsidR="005E5B72">
        <w:rPr>
          <w:rFonts w:hint="cs"/>
          <w:rtl/>
        </w:rPr>
        <w:t>ה</w:t>
      </w:r>
      <w:r w:rsidR="008930FC">
        <w:rPr>
          <w:rFonts w:hint="cs"/>
          <w:rtl/>
        </w:rPr>
        <w:t xml:space="preserve"> מ</w:t>
      </w:r>
      <w:r w:rsidR="005E5B72">
        <w:rPr>
          <w:rFonts w:hint="cs"/>
          <w:rtl/>
        </w:rPr>
        <w:t>תחת</w:t>
      </w:r>
      <w:r w:rsidR="008930FC">
        <w:rPr>
          <w:rFonts w:hint="cs"/>
          <w:rtl/>
        </w:rPr>
        <w:t xml:space="preserve"> לחולצ</w:t>
      </w:r>
      <w:r w:rsidR="00A91611">
        <w:rPr>
          <w:rFonts w:hint="cs"/>
          <w:rtl/>
        </w:rPr>
        <w:t>ת</w:t>
      </w:r>
      <w:r w:rsidR="008930FC">
        <w:rPr>
          <w:rFonts w:hint="cs"/>
          <w:rtl/>
        </w:rPr>
        <w:t xml:space="preserve"> התלבושת האחידה, </w:t>
      </w:r>
      <w:r w:rsidR="00922255">
        <w:rPr>
          <w:rtl/>
        </w:rPr>
        <w:t>שערה</w:t>
      </w:r>
      <w:r w:rsidR="00734FB0" w:rsidRPr="00CD067C">
        <w:rPr>
          <w:rtl/>
        </w:rPr>
        <w:t xml:space="preserve"> היה סתור </w:t>
      </w:r>
      <w:r w:rsidR="00E87DC0" w:rsidRPr="00A91611">
        <w:rPr>
          <w:rFonts w:cs="Times New Roman"/>
          <w:rtl/>
        </w:rPr>
        <w:t xml:space="preserve">תמיד </w:t>
      </w:r>
      <w:r w:rsidR="00734FB0" w:rsidRPr="00CD067C">
        <w:rPr>
          <w:rtl/>
        </w:rPr>
        <w:t xml:space="preserve">ופניה </w:t>
      </w:r>
      <w:r w:rsidR="005E5B72">
        <w:rPr>
          <w:rFonts w:hint="cs"/>
          <w:rtl/>
        </w:rPr>
        <w:t>קרנו</w:t>
      </w:r>
      <w:r w:rsidR="008930FC">
        <w:rPr>
          <w:rFonts w:hint="cs"/>
          <w:rtl/>
        </w:rPr>
        <w:t xml:space="preserve"> </w:t>
      </w:r>
      <w:r w:rsidR="00734FB0" w:rsidRPr="00CD067C">
        <w:rPr>
          <w:rtl/>
        </w:rPr>
        <w:t>כאילו זה עתה התעוררה משנתה</w:t>
      </w:r>
      <w:r w:rsidR="005E5B72">
        <w:rPr>
          <w:rFonts w:hint="cs"/>
          <w:rtl/>
        </w:rPr>
        <w:t>.</w:t>
      </w:r>
      <w:r w:rsidR="00FB0DB5" w:rsidRPr="00FB0DB5">
        <w:rPr>
          <w:rFonts w:hint="cs"/>
          <w:rtl/>
        </w:rPr>
        <w:t xml:space="preserve"> </w:t>
      </w:r>
    </w:p>
    <w:p w14:paraId="5FB14A9B" w14:textId="7929413F" w:rsidR="004627AB" w:rsidRPr="00CD067C" w:rsidRDefault="00FB0DB5" w:rsidP="005E5B72">
      <w:pPr>
        <w:rPr>
          <w:rtl/>
        </w:rPr>
      </w:pPr>
      <w:r>
        <w:rPr>
          <w:rFonts w:hint="cs"/>
          <w:rtl/>
        </w:rPr>
        <w:t>מתחילת השנה</w:t>
      </w:r>
      <w:r w:rsidR="005E5B72">
        <w:rPr>
          <w:rFonts w:hint="cs"/>
          <w:rtl/>
        </w:rPr>
        <w:t xml:space="preserve"> הם למדו </w:t>
      </w:r>
      <w:r w:rsidR="00824617">
        <w:rPr>
          <w:rFonts w:hint="cs"/>
          <w:rtl/>
        </w:rPr>
        <w:t>באותה כיתה</w:t>
      </w:r>
      <w:r w:rsidR="005E5B72">
        <w:rPr>
          <w:rFonts w:hint="cs"/>
          <w:rtl/>
        </w:rPr>
        <w:t>,</w:t>
      </w:r>
      <w:r w:rsidR="00734FB0" w:rsidRPr="00CD067C">
        <w:rPr>
          <w:rtl/>
        </w:rPr>
        <w:t xml:space="preserve"> ו</w:t>
      </w:r>
      <w:r w:rsidR="008930FC">
        <w:rPr>
          <w:rFonts w:hint="cs"/>
          <w:rtl/>
        </w:rPr>
        <w:t>ב</w:t>
      </w:r>
      <w:r w:rsidR="00810949">
        <w:rPr>
          <w:rFonts w:hint="cs"/>
          <w:rtl/>
        </w:rPr>
        <w:t>זמן ה</w:t>
      </w:r>
      <w:r w:rsidR="008930FC">
        <w:rPr>
          <w:rFonts w:hint="cs"/>
          <w:rtl/>
        </w:rPr>
        <w:t>שיעורים</w:t>
      </w:r>
      <w:r w:rsidR="00734FB0" w:rsidRPr="00CD067C">
        <w:rPr>
          <w:rtl/>
        </w:rPr>
        <w:t xml:space="preserve"> דעתו</w:t>
      </w:r>
      <w:r w:rsidR="008930FC">
        <w:rPr>
          <w:rFonts w:hint="cs"/>
          <w:rtl/>
        </w:rPr>
        <w:t xml:space="preserve"> </w:t>
      </w:r>
      <w:r w:rsidR="001C5A04">
        <w:rPr>
          <w:rFonts w:hint="cs"/>
          <w:rtl/>
        </w:rPr>
        <w:t>הייתה</w:t>
      </w:r>
      <w:r w:rsidR="008930FC">
        <w:rPr>
          <w:rFonts w:hint="cs"/>
          <w:rtl/>
        </w:rPr>
        <w:t xml:space="preserve"> נטרפת</w:t>
      </w:r>
      <w:r w:rsidR="00A03C63">
        <w:rPr>
          <w:rFonts w:hint="cs"/>
          <w:rtl/>
        </w:rPr>
        <w:t xml:space="preserve"> </w:t>
      </w:r>
      <w:r w:rsidR="00EA6615">
        <w:rPr>
          <w:rFonts w:hint="cs"/>
          <w:rtl/>
        </w:rPr>
        <w:t>ל</w:t>
      </w:r>
      <w:r w:rsidR="00A03C63">
        <w:rPr>
          <w:rFonts w:hint="cs"/>
          <w:rtl/>
        </w:rPr>
        <w:t>מראיה</w:t>
      </w:r>
      <w:r w:rsidR="008930FC">
        <w:rPr>
          <w:rFonts w:hint="cs"/>
          <w:rtl/>
        </w:rPr>
        <w:t>.</w:t>
      </w:r>
      <w:r w:rsidR="00734FB0">
        <w:rPr>
          <w:rFonts w:hint="cs"/>
          <w:rtl/>
        </w:rPr>
        <w:t xml:space="preserve"> </w:t>
      </w:r>
      <w:r w:rsidR="004627AB" w:rsidRPr="00CD067C">
        <w:rPr>
          <w:rtl/>
        </w:rPr>
        <w:t>הוא עד</w:t>
      </w:r>
      <w:r w:rsidR="004627AB">
        <w:rPr>
          <w:rFonts w:hint="cs"/>
          <w:rtl/>
        </w:rPr>
        <w:t>יין</w:t>
      </w:r>
      <w:r w:rsidR="004627AB" w:rsidRPr="00CD067C">
        <w:rPr>
          <w:rtl/>
        </w:rPr>
        <w:t xml:space="preserve"> לא החליט מה </w:t>
      </w:r>
      <w:r w:rsidR="00D32FBD">
        <w:rPr>
          <w:rFonts w:hint="cs"/>
          <w:rtl/>
        </w:rPr>
        <w:t>יאמר</w:t>
      </w:r>
      <w:r w:rsidR="00734FB0">
        <w:rPr>
          <w:rFonts w:hint="cs"/>
          <w:rtl/>
        </w:rPr>
        <w:t xml:space="preserve"> כשנעמד מולה</w:t>
      </w:r>
      <w:r w:rsidR="00111C5D">
        <w:rPr>
          <w:rFonts w:hint="cs"/>
          <w:rtl/>
        </w:rPr>
        <w:t>,</w:t>
      </w:r>
      <w:r w:rsidR="004627AB" w:rsidRPr="00CD067C">
        <w:rPr>
          <w:rFonts w:hint="cs"/>
          <w:rtl/>
        </w:rPr>
        <w:t xml:space="preserve"> </w:t>
      </w:r>
      <w:r w:rsidR="004627AB" w:rsidRPr="00CD067C">
        <w:rPr>
          <w:rtl/>
        </w:rPr>
        <w:t>אבל היא פתחה ראשונה. "ראיתי אותך זורק את זה מהחלון."</w:t>
      </w:r>
    </w:p>
    <w:p w14:paraId="2F880270" w14:textId="6869FCC7" w:rsidR="004627AB" w:rsidRPr="00CD067C" w:rsidRDefault="004627AB" w:rsidP="00250000">
      <w:pPr>
        <w:rPr>
          <w:rtl/>
        </w:rPr>
      </w:pPr>
      <w:r w:rsidRPr="00CD067C">
        <w:rPr>
          <w:rtl/>
        </w:rPr>
        <w:t>"</w:t>
      </w:r>
      <w:r w:rsidR="00EA6615">
        <w:rPr>
          <w:rFonts w:hint="cs"/>
          <w:rtl/>
        </w:rPr>
        <w:t>זורק</w:t>
      </w:r>
      <w:r w:rsidRPr="00CD067C">
        <w:rPr>
          <w:rtl/>
        </w:rPr>
        <w:t>?"</w:t>
      </w:r>
    </w:p>
    <w:p w14:paraId="0FD24C45" w14:textId="0E37BE7B" w:rsidR="004627AB" w:rsidRPr="00CD067C" w:rsidRDefault="004627AB" w:rsidP="008930FC">
      <w:pPr>
        <w:rPr>
          <w:rtl/>
        </w:rPr>
      </w:pPr>
      <w:r w:rsidRPr="00CD067C">
        <w:rPr>
          <w:rtl/>
        </w:rPr>
        <w:t>"את התפוח שלי. אפשר לראות את חלון הכיתה מכאן."</w:t>
      </w:r>
    </w:p>
    <w:p w14:paraId="11C4B4C8" w14:textId="5878F5FE" w:rsidR="004627AB" w:rsidRPr="00CD067C" w:rsidRDefault="004627AB" w:rsidP="00250000">
      <w:pPr>
        <w:rPr>
          <w:rtl/>
        </w:rPr>
      </w:pPr>
      <w:r w:rsidRPr="00CD067C">
        <w:rPr>
          <w:rtl/>
        </w:rPr>
        <w:t>"אני מצטער, לא ידעתי שהוא שלך. הוא סתם התגלגל על ה</w:t>
      </w:r>
      <w:r w:rsidR="004C59E0">
        <w:rPr>
          <w:rtl/>
        </w:rPr>
        <w:t>רצפה</w:t>
      </w:r>
      <w:r w:rsidRPr="00CD067C">
        <w:rPr>
          <w:rtl/>
        </w:rPr>
        <w:t xml:space="preserve"> בכיתה."</w:t>
      </w:r>
      <w:r w:rsidR="00824617">
        <w:rPr>
          <w:rFonts w:hint="cs"/>
          <w:rtl/>
        </w:rPr>
        <w:t xml:space="preserve"> בכל אופן התפוח לא התפצח בנפילתו מהקומה השנייה באופן המספק שאלכס קיווה</w:t>
      </w:r>
      <w:r w:rsidR="003F2621">
        <w:rPr>
          <w:rFonts w:hint="cs"/>
          <w:rtl/>
        </w:rPr>
        <w:t xml:space="preserve"> לו</w:t>
      </w:r>
      <w:r w:rsidR="00824617">
        <w:rPr>
          <w:rFonts w:hint="cs"/>
          <w:rtl/>
        </w:rPr>
        <w:t>.</w:t>
      </w:r>
    </w:p>
    <w:p w14:paraId="42581B99" w14:textId="79D56A0A" w:rsidR="004627AB" w:rsidRPr="00CD067C" w:rsidRDefault="00824617" w:rsidP="008930FC">
      <w:pPr>
        <w:rPr>
          <w:rtl/>
        </w:rPr>
      </w:pPr>
      <w:r>
        <w:rPr>
          <w:rFonts w:hint="cs"/>
          <w:rtl/>
        </w:rPr>
        <w:t>[</w:t>
      </w:r>
      <w:r w:rsidR="004627AB" w:rsidRPr="00CD067C">
        <w:rPr>
          <w:rtl/>
        </w:rPr>
        <w:t>"</w:t>
      </w:r>
      <w:r w:rsidR="00734FB0">
        <w:rPr>
          <w:rFonts w:hint="cs"/>
          <w:rtl/>
        </w:rPr>
        <w:t>כנראה</w:t>
      </w:r>
      <w:r w:rsidR="004627AB" w:rsidRPr="00CD067C">
        <w:rPr>
          <w:rtl/>
        </w:rPr>
        <w:t xml:space="preserve"> נפל מהילקוט</w:t>
      </w:r>
      <w:r w:rsidR="00147131">
        <w:rPr>
          <w:rFonts w:hint="cs"/>
          <w:rtl/>
        </w:rPr>
        <w:t xml:space="preserve"> שלי</w:t>
      </w:r>
      <w:r w:rsidR="004627AB" w:rsidRPr="00CD067C">
        <w:rPr>
          <w:rtl/>
        </w:rPr>
        <w:t xml:space="preserve">. </w:t>
      </w:r>
      <w:r w:rsidR="00A03C63">
        <w:rPr>
          <w:rFonts w:hint="cs"/>
          <w:rtl/>
        </w:rPr>
        <w:t xml:space="preserve">אבל </w:t>
      </w:r>
      <w:r w:rsidR="008930FC">
        <w:rPr>
          <w:rFonts w:hint="cs"/>
          <w:rtl/>
        </w:rPr>
        <w:t>היית צריך</w:t>
      </w:r>
      <w:r w:rsidR="004627AB" w:rsidRPr="00CD067C">
        <w:rPr>
          <w:rtl/>
        </w:rPr>
        <w:t xml:space="preserve"> לשאול."</w:t>
      </w:r>
    </w:p>
    <w:p w14:paraId="645F89ED" w14:textId="77777777" w:rsidR="00810949" w:rsidRDefault="004627AB" w:rsidP="00250000">
      <w:pPr>
        <w:rPr>
          <w:rtl/>
        </w:rPr>
      </w:pPr>
      <w:r w:rsidRPr="00CD067C">
        <w:rPr>
          <w:rtl/>
        </w:rPr>
        <w:t>"את יכולה לקבל את האוכל שלי.</w:t>
      </w:r>
      <w:r w:rsidR="00810949">
        <w:rPr>
          <w:rFonts w:hint="cs"/>
          <w:rtl/>
        </w:rPr>
        <w:t>"</w:t>
      </w:r>
    </w:p>
    <w:p w14:paraId="6543EF48" w14:textId="30232C2E" w:rsidR="00810949" w:rsidRDefault="00810949" w:rsidP="00250000">
      <w:pPr>
        <w:rPr>
          <w:rtl/>
        </w:rPr>
      </w:pPr>
      <w:r>
        <w:rPr>
          <w:rFonts w:hint="cs"/>
          <w:rtl/>
        </w:rPr>
        <w:t>היא סקרה אותו בספקנות.</w:t>
      </w:r>
    </w:p>
    <w:p w14:paraId="4927863C" w14:textId="7F7178CF" w:rsidR="004627AB" w:rsidRPr="00CD067C" w:rsidRDefault="00810949" w:rsidP="00250000">
      <w:pPr>
        <w:rPr>
          <w:rtl/>
        </w:rPr>
      </w:pPr>
      <w:r>
        <w:rPr>
          <w:rFonts w:hint="cs"/>
          <w:rtl/>
        </w:rPr>
        <w:t>"</w:t>
      </w:r>
      <w:r w:rsidR="004627AB" w:rsidRPr="00CD067C">
        <w:rPr>
          <w:rtl/>
        </w:rPr>
        <w:t>יש לי כריך מרוח בנוטלה."</w:t>
      </w:r>
    </w:p>
    <w:p w14:paraId="77B347CC" w14:textId="77777777" w:rsidR="00FB0DB5" w:rsidRDefault="004627AB" w:rsidP="00250000">
      <w:pPr>
        <w:rPr>
          <w:rtl/>
        </w:rPr>
      </w:pPr>
      <w:r w:rsidRPr="00CD067C">
        <w:rPr>
          <w:rtl/>
        </w:rPr>
        <w:t>"לא, תודה."</w:t>
      </w:r>
    </w:p>
    <w:p w14:paraId="0C559AD8" w14:textId="6875510D" w:rsidR="004627AB" w:rsidRDefault="00824617" w:rsidP="00250000">
      <w:pPr>
        <w:rPr>
          <w:rtl/>
        </w:rPr>
      </w:pPr>
      <w:r>
        <w:rPr>
          <w:rFonts w:hint="cs"/>
          <w:rtl/>
        </w:rPr>
        <w:t>]</w:t>
      </w:r>
    </w:p>
    <w:p w14:paraId="5ECE526D" w14:textId="2D7966E5" w:rsidR="00824617" w:rsidRPr="00CD067C" w:rsidRDefault="00824617" w:rsidP="00250000">
      <w:pPr>
        <w:rPr>
          <w:rtl/>
        </w:rPr>
      </w:pPr>
      <w:r>
        <w:rPr>
          <w:rFonts w:hint="cs"/>
          <w:rtl/>
        </w:rPr>
        <w:t xml:space="preserve">לא היה לו להציע לה אלא את </w:t>
      </w:r>
      <w:r w:rsidR="00591A41" w:rsidRPr="00591A41">
        <w:rPr>
          <w:rFonts w:cs="Times New Roman"/>
          <w:rtl/>
        </w:rPr>
        <w:t>ארוחתו</w:t>
      </w:r>
      <w:r>
        <w:rPr>
          <w:rFonts w:hint="cs"/>
          <w:rtl/>
        </w:rPr>
        <w:t xml:space="preserve">, כריך </w:t>
      </w:r>
      <w:r w:rsidR="00591A41" w:rsidRPr="00591A41">
        <w:rPr>
          <w:rFonts w:cs="Times New Roman"/>
          <w:rtl/>
        </w:rPr>
        <w:t>מרמייט וגבינת צ'דר</w:t>
      </w:r>
      <w:r w:rsidR="00DE18D6">
        <w:rPr>
          <w:rFonts w:cs="Times New Roman" w:hint="cs"/>
          <w:rtl/>
        </w:rPr>
        <w:t>,</w:t>
      </w:r>
      <w:r>
        <w:rPr>
          <w:rFonts w:hint="cs"/>
          <w:rtl/>
        </w:rPr>
        <w:t xml:space="preserve"> אבל היא ס</w:t>
      </w:r>
      <w:r w:rsidR="00DE18D6">
        <w:rPr>
          <w:rFonts w:hint="cs"/>
          <w:rtl/>
        </w:rPr>
        <w:t>י</w:t>
      </w:r>
      <w:r>
        <w:rPr>
          <w:rFonts w:hint="cs"/>
          <w:rtl/>
        </w:rPr>
        <w:t>רבה.</w:t>
      </w:r>
    </w:p>
    <w:p w14:paraId="4B220B49" w14:textId="3EE6EFD6" w:rsidR="004627AB" w:rsidRPr="00CD067C" w:rsidRDefault="004627AB" w:rsidP="00A03C63">
      <w:pPr>
        <w:rPr>
          <w:rtl/>
        </w:rPr>
      </w:pPr>
      <w:r w:rsidRPr="00CD067C">
        <w:rPr>
          <w:rtl/>
        </w:rPr>
        <w:t>"</w:t>
      </w:r>
      <w:r w:rsidR="00E87DC0" w:rsidRPr="00E87DC0">
        <w:rPr>
          <w:rFonts w:cs="Times New Roman"/>
          <w:rtl/>
        </w:rPr>
        <w:t>אולי תרצי</w:t>
      </w:r>
      <w:r w:rsidR="004D5D67">
        <w:rPr>
          <w:rFonts w:hint="cs"/>
          <w:rtl/>
        </w:rPr>
        <w:t xml:space="preserve"> חטיף שוקולד?</w:t>
      </w:r>
      <w:r w:rsidRPr="00CD067C">
        <w:rPr>
          <w:rtl/>
        </w:rPr>
        <w:t>"</w:t>
      </w:r>
      <w:r w:rsidR="008930FC">
        <w:rPr>
          <w:rFonts w:hint="cs"/>
          <w:rtl/>
        </w:rPr>
        <w:t xml:space="preserve"> הוא שלף מכיס מקטורנו</w:t>
      </w:r>
      <w:r w:rsidR="000361F2">
        <w:rPr>
          <w:rFonts w:hint="cs"/>
          <w:rtl/>
        </w:rPr>
        <w:t xml:space="preserve"> חטיף של</w:t>
      </w:r>
      <w:r w:rsidR="008930FC">
        <w:rPr>
          <w:rFonts w:hint="cs"/>
          <w:rtl/>
        </w:rPr>
        <w:t xml:space="preserve"> קדבורי.</w:t>
      </w:r>
    </w:p>
    <w:p w14:paraId="7417DFE9" w14:textId="256D39C8" w:rsidR="0092695B" w:rsidRDefault="0092695B" w:rsidP="005E5B72">
      <w:pPr>
        <w:rPr>
          <w:rtl/>
        </w:rPr>
      </w:pPr>
      <w:r>
        <w:rPr>
          <w:rFonts w:hint="cs"/>
          <w:rtl/>
        </w:rPr>
        <w:t>"לא, זה באמת בסדר," היא אמרה, מפויסת.</w:t>
      </w:r>
    </w:p>
    <w:p w14:paraId="5785374D" w14:textId="4E9EC5D3" w:rsidR="004627AB" w:rsidRPr="00CD067C" w:rsidRDefault="004D5D67" w:rsidP="00153C66">
      <w:pPr>
        <w:rPr>
          <w:rtl/>
        </w:rPr>
      </w:pPr>
      <w:r>
        <w:rPr>
          <w:rFonts w:hint="cs"/>
          <w:rtl/>
        </w:rPr>
        <w:lastRenderedPageBreak/>
        <w:t xml:space="preserve">"אז תחלקי איתי?" </w:t>
      </w:r>
      <w:r w:rsidR="00994D68">
        <w:rPr>
          <w:rFonts w:hint="cs"/>
          <w:rtl/>
        </w:rPr>
        <w:t xml:space="preserve">הוא בצע </w:t>
      </w:r>
      <w:r w:rsidR="00A91611" w:rsidRPr="00A91611">
        <w:rPr>
          <w:rFonts w:cs="Times New Roman"/>
          <w:rtl/>
        </w:rPr>
        <w:t xml:space="preserve">עבורה </w:t>
      </w:r>
      <w:r>
        <w:rPr>
          <w:rFonts w:hint="cs"/>
          <w:rtl/>
        </w:rPr>
        <w:t>קובי</w:t>
      </w:r>
      <w:r w:rsidR="00DE18D6">
        <w:rPr>
          <w:rFonts w:hint="cs"/>
          <w:rtl/>
        </w:rPr>
        <w:t>י</w:t>
      </w:r>
      <w:r>
        <w:rPr>
          <w:rFonts w:hint="cs"/>
          <w:rtl/>
        </w:rPr>
        <w:t>ה</w:t>
      </w:r>
      <w:r w:rsidR="000361F2">
        <w:rPr>
          <w:rFonts w:hint="cs"/>
          <w:rtl/>
        </w:rPr>
        <w:t xml:space="preserve">, </w:t>
      </w:r>
      <w:r w:rsidR="00994D68">
        <w:rPr>
          <w:rFonts w:hint="cs"/>
          <w:rtl/>
        </w:rPr>
        <w:t>[</w:t>
      </w:r>
      <w:hyperlink r:id="rId123" w:history="1">
        <w:r w:rsidR="00994D68" w:rsidRPr="00A91611">
          <w:rPr>
            <w:rStyle w:val="Hyperlink"/>
            <w:rFonts w:hint="cs"/>
            <w:rtl/>
          </w:rPr>
          <w:t>חטיף בריטי מהסוג של פסק זמן</w:t>
        </w:r>
      </w:hyperlink>
      <w:r w:rsidR="00994D68">
        <w:rPr>
          <w:rFonts w:hint="cs"/>
          <w:rtl/>
        </w:rPr>
        <w:t xml:space="preserve">] </w:t>
      </w:r>
      <w:r w:rsidR="00A2558D">
        <w:rPr>
          <w:rFonts w:hint="cs"/>
          <w:rtl/>
        </w:rPr>
        <w:t>ו</w:t>
      </w:r>
      <w:r w:rsidR="00994D68">
        <w:rPr>
          <w:rFonts w:hint="cs"/>
          <w:rtl/>
        </w:rPr>
        <w:t xml:space="preserve">היא </w:t>
      </w:r>
      <w:r w:rsidR="005E5B72">
        <w:rPr>
          <w:rFonts w:hint="cs"/>
          <w:rtl/>
        </w:rPr>
        <w:t>תחבה</w:t>
      </w:r>
      <w:r w:rsidR="00994D68">
        <w:rPr>
          <w:rFonts w:hint="cs"/>
          <w:rtl/>
        </w:rPr>
        <w:t xml:space="preserve"> אותה לפ</w:t>
      </w:r>
      <w:r w:rsidR="00116DCC">
        <w:rPr>
          <w:rFonts w:hint="cs"/>
          <w:rtl/>
        </w:rPr>
        <w:t>י</w:t>
      </w:r>
      <w:r w:rsidR="00994D68">
        <w:rPr>
          <w:rFonts w:hint="cs"/>
          <w:rtl/>
        </w:rPr>
        <w:t xml:space="preserve">ה בשלמותה, </w:t>
      </w:r>
      <w:r w:rsidR="00EA6615">
        <w:rPr>
          <w:rFonts w:hint="cs"/>
          <w:rtl/>
        </w:rPr>
        <w:t>י</w:t>
      </w:r>
      <w:r w:rsidR="005E5B72">
        <w:rPr>
          <w:rFonts w:hint="cs"/>
          <w:rtl/>
        </w:rPr>
        <w:t>וצר</w:t>
      </w:r>
      <w:r w:rsidR="00EA6615">
        <w:rPr>
          <w:rFonts w:hint="cs"/>
          <w:rtl/>
        </w:rPr>
        <w:t>ת</w:t>
      </w:r>
      <w:r w:rsidR="000361F2">
        <w:rPr>
          <w:rFonts w:hint="cs"/>
          <w:rtl/>
        </w:rPr>
        <w:t xml:space="preserve"> </w:t>
      </w:r>
      <w:r w:rsidR="00994D68">
        <w:rPr>
          <w:rFonts w:hint="cs"/>
          <w:rtl/>
        </w:rPr>
        <w:t>בל</w:t>
      </w:r>
      <w:r w:rsidR="000361F2">
        <w:rPr>
          <w:rFonts w:hint="cs"/>
          <w:rtl/>
        </w:rPr>
        <w:t>י</w:t>
      </w:r>
      <w:r w:rsidR="00994D68">
        <w:rPr>
          <w:rFonts w:hint="cs"/>
          <w:rtl/>
        </w:rPr>
        <w:t>ט</w:t>
      </w:r>
      <w:r w:rsidR="000361F2">
        <w:rPr>
          <w:rFonts w:hint="cs"/>
          <w:rtl/>
        </w:rPr>
        <w:t>ה</w:t>
      </w:r>
      <w:r w:rsidR="00B65A23">
        <w:rPr>
          <w:rFonts w:hint="cs"/>
          <w:rtl/>
        </w:rPr>
        <w:t xml:space="preserve"> </w:t>
      </w:r>
      <w:r w:rsidR="00994D68">
        <w:rPr>
          <w:rFonts w:hint="cs"/>
          <w:rtl/>
        </w:rPr>
        <w:t>בבשר הלחי</w:t>
      </w:r>
      <w:r w:rsidR="00282281">
        <w:rPr>
          <w:rFonts w:hint="cs"/>
          <w:rtl/>
        </w:rPr>
        <w:t xml:space="preserve"> </w:t>
      </w:r>
      <w:r w:rsidR="00591A41" w:rsidRPr="00591A41">
        <w:rPr>
          <w:rFonts w:cs="Times New Roman"/>
          <w:rtl/>
        </w:rPr>
        <w:t>–</w:t>
      </w:r>
      <w:r w:rsidR="00994D68">
        <w:rPr>
          <w:rFonts w:hint="cs"/>
          <w:rtl/>
        </w:rPr>
        <w:t xml:space="preserve"> </w:t>
      </w:r>
      <w:r w:rsidR="00B65A23" w:rsidRPr="00B65A23">
        <w:rPr>
          <w:rFonts w:cs="Times New Roman"/>
          <w:rtl/>
        </w:rPr>
        <w:t xml:space="preserve">זאת </w:t>
      </w:r>
      <w:r w:rsidR="001C5A04">
        <w:rPr>
          <w:rFonts w:cs="Times New Roman"/>
          <w:rtl/>
        </w:rPr>
        <w:t>הייתה</w:t>
      </w:r>
      <w:r w:rsidR="00B65A23" w:rsidRPr="00B65A23">
        <w:rPr>
          <w:rFonts w:cs="Times New Roman"/>
          <w:rtl/>
        </w:rPr>
        <w:t xml:space="preserve"> מעין גבעה חלקה ומעוגלת, מתנשאת בקמרון [</w:t>
      </w:r>
      <w:r w:rsidR="00B65A23" w:rsidRPr="00B65A23">
        <w:t>curvature</w:t>
      </w:r>
      <w:r w:rsidR="00B65A23" w:rsidRPr="00B65A23">
        <w:rPr>
          <w:rFonts w:cs="Times New Roman"/>
          <w:rtl/>
        </w:rPr>
        <w:t>] שהיה טבעי ביותר ל</w:t>
      </w:r>
      <w:r w:rsidR="00DE18D6">
        <w:rPr>
          <w:rFonts w:cs="Times New Roman" w:hint="cs"/>
          <w:rtl/>
        </w:rPr>
        <w:t>ליקוק ב</w:t>
      </w:r>
      <w:r w:rsidR="00B65A23" w:rsidRPr="00B65A23">
        <w:rPr>
          <w:rFonts w:cs="Times New Roman"/>
          <w:rtl/>
        </w:rPr>
        <w:t xml:space="preserve">לשון שלו, כאילו נוצרה לשם כך. </w:t>
      </w:r>
      <w:r w:rsidR="007845B6">
        <w:rPr>
          <w:rFonts w:cs="Times New Roman" w:hint="cs"/>
          <w:rtl/>
        </w:rPr>
        <w:t>[</w:t>
      </w:r>
      <w:r w:rsidR="00B65A23" w:rsidRPr="00B65A23">
        <w:rPr>
          <w:rFonts w:cs="Times New Roman"/>
          <w:rtl/>
        </w:rPr>
        <w:t xml:space="preserve">אם ילקק את הגבעה מהבסיס עד לשיאה </w:t>
      </w:r>
      <w:r w:rsidR="00F06A3F">
        <w:rPr>
          <w:rFonts w:cs="Times New Roman"/>
          <w:rtl/>
        </w:rPr>
        <w:t>עכשיו</w:t>
      </w:r>
      <w:r w:rsidR="00B65A23" w:rsidRPr="00B65A23">
        <w:rPr>
          <w:rFonts w:cs="Times New Roman"/>
          <w:rtl/>
        </w:rPr>
        <w:t xml:space="preserve"> כשגם לשונו מרוחה בשוקולד, יהיה שוקולד בתוך הלחי ושוקולד מחוצה לה, אלכס חש שברכיו נמסות</w:t>
      </w:r>
      <w:r w:rsidR="00591A41" w:rsidRPr="00591A41">
        <w:rPr>
          <w:rFonts w:cs="Times New Roman"/>
          <w:rtl/>
        </w:rPr>
        <w:t xml:space="preserve"> אבל לא הצליח להתיק ממנה את עיניו</w:t>
      </w:r>
      <w:r w:rsidR="00B65A23" w:rsidRPr="00B65A23">
        <w:rPr>
          <w:rFonts w:cs="Times New Roman"/>
          <w:rtl/>
        </w:rPr>
        <w:t>. ואולי</w:t>
      </w:r>
      <w:r w:rsidR="00591A41" w:rsidRPr="00591A41">
        <w:rPr>
          <w:rFonts w:cs="Times New Roman"/>
          <w:rtl/>
        </w:rPr>
        <w:t>, אם ימצוץ חזק מספיק את לחייה,</w:t>
      </w:r>
      <w:r w:rsidR="00B65A23" w:rsidRPr="00B65A23">
        <w:rPr>
          <w:rFonts w:cs="Times New Roman"/>
          <w:rtl/>
        </w:rPr>
        <w:t xml:space="preserve"> יוכל לגרום למתיקות הגבעה מבפנים לפעפע החוצה – האין זאת הדרך המושלמת לאכול שוקולד חלב? גם קרסוליו נמסו, רגליו לא יכלו לשאתו עוד כאילו אכל כבר מליוני חטיפים של קדבורי ושקל שני טון לפחות</w:t>
      </w:r>
      <w:r w:rsidR="00591A41">
        <w:rPr>
          <w:rFonts w:cs="Times New Roman" w:hint="cs"/>
          <w:rtl/>
        </w:rPr>
        <w:t>]</w:t>
      </w:r>
      <w:r w:rsidR="00B65A23" w:rsidRPr="00B65A23">
        <w:rPr>
          <w:rFonts w:cs="Times New Roman"/>
          <w:rtl/>
        </w:rPr>
        <w:t>.</w:t>
      </w:r>
      <w:r w:rsidR="00153C66">
        <w:rPr>
          <w:rFonts w:cs="Times New Roman" w:hint="cs"/>
          <w:rtl/>
        </w:rPr>
        <w:t xml:space="preserve"> </w:t>
      </w:r>
      <w:r w:rsidR="004627AB" w:rsidRPr="00CD067C">
        <w:rPr>
          <w:rtl/>
        </w:rPr>
        <w:t>"אפשר לשבת לידך?"</w:t>
      </w:r>
    </w:p>
    <w:p w14:paraId="2CA75AC4" w14:textId="099F9E0D" w:rsidR="00116DCC" w:rsidRDefault="00116DCC" w:rsidP="005E5B72">
      <w:pPr>
        <w:rPr>
          <w:rtl/>
        </w:rPr>
      </w:pPr>
      <w:r>
        <w:rPr>
          <w:rFonts w:hint="cs"/>
          <w:rtl/>
        </w:rPr>
        <w:t xml:space="preserve">היא לעסה </w:t>
      </w:r>
      <w:r w:rsidR="00A2558D">
        <w:rPr>
          <w:rFonts w:hint="cs"/>
          <w:rtl/>
        </w:rPr>
        <w:t xml:space="preserve">ומצצה חליפות. </w:t>
      </w:r>
      <w:r w:rsidR="005E5B72">
        <w:rPr>
          <w:rFonts w:hint="cs"/>
          <w:rtl/>
        </w:rPr>
        <w:t>מ</w:t>
      </w:r>
      <w:r w:rsidR="00A2558D">
        <w:rPr>
          <w:rFonts w:hint="cs"/>
          <w:rtl/>
        </w:rPr>
        <w:t xml:space="preserve">שסיימה </w:t>
      </w:r>
      <w:r w:rsidR="007845B6" w:rsidRPr="007845B6">
        <w:rPr>
          <w:rFonts w:cs="Times New Roman"/>
          <w:rtl/>
        </w:rPr>
        <w:t xml:space="preserve">התחככה </w:t>
      </w:r>
      <w:r w:rsidR="00DE18D6" w:rsidRPr="007845B6">
        <w:rPr>
          <w:rFonts w:cs="Times New Roman"/>
          <w:rtl/>
        </w:rPr>
        <w:t xml:space="preserve">ידה </w:t>
      </w:r>
      <w:r w:rsidR="00824617">
        <w:rPr>
          <w:rFonts w:hint="cs"/>
          <w:rtl/>
        </w:rPr>
        <w:t xml:space="preserve">בהיסח הדעת </w:t>
      </w:r>
      <w:r w:rsidR="007845B6">
        <w:rPr>
          <w:rFonts w:hint="cs"/>
          <w:rtl/>
        </w:rPr>
        <w:t>בכתפה</w:t>
      </w:r>
      <w:r>
        <w:rPr>
          <w:rFonts w:hint="cs"/>
          <w:rtl/>
        </w:rPr>
        <w:t>, ב</w:t>
      </w:r>
      <w:r w:rsidR="00271F95">
        <w:rPr>
          <w:rFonts w:hint="cs"/>
          <w:rtl/>
        </w:rPr>
        <w:t>אזור</w:t>
      </w:r>
      <w:r>
        <w:rPr>
          <w:rFonts w:hint="cs"/>
          <w:rtl/>
        </w:rPr>
        <w:t xml:space="preserve"> כת</w:t>
      </w:r>
      <w:r w:rsidR="000361F2">
        <w:rPr>
          <w:rFonts w:hint="cs"/>
          <w:rtl/>
        </w:rPr>
        <w:t>פיית הגופ</w:t>
      </w:r>
      <w:r w:rsidR="00DE18D6">
        <w:rPr>
          <w:rFonts w:hint="cs"/>
          <w:rtl/>
        </w:rPr>
        <w:t>י</w:t>
      </w:r>
      <w:r w:rsidR="000361F2">
        <w:rPr>
          <w:rFonts w:hint="cs"/>
          <w:rtl/>
        </w:rPr>
        <w:t>יה</w:t>
      </w:r>
      <w:r>
        <w:rPr>
          <w:rFonts w:hint="cs"/>
          <w:rtl/>
        </w:rPr>
        <w:t>.</w:t>
      </w:r>
    </w:p>
    <w:p w14:paraId="2B51EA38" w14:textId="0E3DDF03" w:rsidR="00116DCC" w:rsidRDefault="00116DCC" w:rsidP="000361F2">
      <w:pPr>
        <w:rPr>
          <w:rtl/>
        </w:rPr>
      </w:pPr>
      <w:r>
        <w:rPr>
          <w:rFonts w:hint="cs"/>
          <w:rtl/>
        </w:rPr>
        <w:t>"רוצה עוד שוקולד?"</w:t>
      </w:r>
    </w:p>
    <w:p w14:paraId="00933818" w14:textId="6889991B" w:rsidR="004627AB" w:rsidRPr="00CD067C" w:rsidRDefault="004627AB" w:rsidP="00250000">
      <w:pPr>
        <w:rPr>
          <w:rtl/>
        </w:rPr>
      </w:pPr>
      <w:r w:rsidRPr="00CD067C">
        <w:rPr>
          <w:rtl/>
        </w:rPr>
        <w:t xml:space="preserve">"אני מנסה להתרכז בספר </w:t>
      </w:r>
      <w:r w:rsidR="00D664FD" w:rsidRPr="00D664FD">
        <w:rPr>
          <w:rFonts w:cs="Times New Roman"/>
          <w:rtl/>
        </w:rPr>
        <w:t>אם לא אכפת לך</w:t>
      </w:r>
      <w:r w:rsidRPr="00CD067C">
        <w:rPr>
          <w:rtl/>
        </w:rPr>
        <w:t>."</w:t>
      </w:r>
    </w:p>
    <w:p w14:paraId="2ADBAAB7" w14:textId="11D639E4" w:rsidR="004627AB" w:rsidRPr="00CD067C" w:rsidRDefault="004627AB" w:rsidP="005E5B72">
      <w:pPr>
        <w:rPr>
          <w:rtl/>
        </w:rPr>
      </w:pPr>
      <w:r w:rsidRPr="00CD067C">
        <w:rPr>
          <w:rtl/>
        </w:rPr>
        <w:t>"למה את יושבת לבד בספרי</w:t>
      </w:r>
      <w:r w:rsidR="00DE18D6">
        <w:rPr>
          <w:rFonts w:hint="cs"/>
          <w:rtl/>
        </w:rPr>
        <w:t>י</w:t>
      </w:r>
      <w:r w:rsidRPr="00CD067C">
        <w:rPr>
          <w:rtl/>
        </w:rPr>
        <w:t>ה?"</w:t>
      </w:r>
    </w:p>
    <w:p w14:paraId="4830F896" w14:textId="4D2FA1E0" w:rsidR="004627AB" w:rsidRPr="00CD067C" w:rsidRDefault="004627AB" w:rsidP="005E5B72">
      <w:pPr>
        <w:rPr>
          <w:rtl/>
        </w:rPr>
      </w:pPr>
      <w:r w:rsidRPr="00CD067C">
        <w:rPr>
          <w:rtl/>
        </w:rPr>
        <w:t>"א</w:t>
      </w:r>
      <w:r w:rsidRPr="00CD067C">
        <w:rPr>
          <w:rFonts w:hint="cs"/>
          <w:rtl/>
        </w:rPr>
        <w:t>ני לא רוצה ש</w:t>
      </w:r>
      <w:r w:rsidR="00116DCC">
        <w:rPr>
          <w:rFonts w:hint="cs"/>
          <w:rtl/>
        </w:rPr>
        <w:t>י</w:t>
      </w:r>
      <w:r w:rsidRPr="00CD067C">
        <w:rPr>
          <w:rFonts w:hint="cs"/>
          <w:rtl/>
        </w:rPr>
        <w:t>פריעו לי</w:t>
      </w:r>
      <w:r w:rsidRPr="00CD067C">
        <w:rPr>
          <w:rtl/>
        </w:rPr>
        <w:t>."</w:t>
      </w:r>
    </w:p>
    <w:p w14:paraId="19BD6A20" w14:textId="52C4B559" w:rsidR="004627AB" w:rsidRPr="00CD067C" w:rsidRDefault="004627AB" w:rsidP="005E5B72">
      <w:pPr>
        <w:rPr>
          <w:rtl/>
        </w:rPr>
      </w:pPr>
      <w:r w:rsidRPr="00CD067C">
        <w:rPr>
          <w:rtl/>
        </w:rPr>
        <w:t xml:space="preserve">"כשאני תורן </w:t>
      </w:r>
      <w:r w:rsidR="00116DCC">
        <w:rPr>
          <w:rFonts w:hint="cs"/>
          <w:rtl/>
        </w:rPr>
        <w:t xml:space="preserve">חצר </w:t>
      </w:r>
      <w:r w:rsidRPr="00CD067C">
        <w:rPr>
          <w:rtl/>
        </w:rPr>
        <w:t>אני רואה אותך מהחלון</w:t>
      </w:r>
      <w:r w:rsidR="005E5B72">
        <w:rPr>
          <w:rFonts w:hint="cs"/>
          <w:rtl/>
        </w:rPr>
        <w:t>. את</w:t>
      </w:r>
      <w:r w:rsidRPr="00CD067C">
        <w:rPr>
          <w:rtl/>
        </w:rPr>
        <w:t xml:space="preserve"> יושבת פה לבד ב</w:t>
      </w:r>
      <w:r w:rsidR="00A2558D">
        <w:rPr>
          <w:rFonts w:hint="cs"/>
          <w:rtl/>
        </w:rPr>
        <w:t>כל ה</w:t>
      </w:r>
      <w:r w:rsidRPr="00CD067C">
        <w:rPr>
          <w:rtl/>
        </w:rPr>
        <w:t>הפסקות."</w:t>
      </w:r>
    </w:p>
    <w:p w14:paraId="129CFE55" w14:textId="77777777" w:rsidR="004627AB" w:rsidRPr="00CD067C" w:rsidRDefault="004627AB" w:rsidP="00250000">
      <w:pPr>
        <w:rPr>
          <w:rtl/>
        </w:rPr>
      </w:pPr>
      <w:r w:rsidRPr="00CD067C">
        <w:rPr>
          <w:rtl/>
        </w:rPr>
        <w:t>"אתה מציץ?"</w:t>
      </w:r>
    </w:p>
    <w:p w14:paraId="2BD5B8E7" w14:textId="75D08F4C" w:rsidR="004627AB" w:rsidRPr="00CD067C" w:rsidRDefault="004627AB" w:rsidP="000361F2">
      <w:pPr>
        <w:rPr>
          <w:rtl/>
        </w:rPr>
      </w:pPr>
      <w:r w:rsidRPr="00CD067C">
        <w:rPr>
          <w:rtl/>
        </w:rPr>
        <w:t>"</w:t>
      </w:r>
      <w:bookmarkStart w:id="217" w:name="_Hlk503167718"/>
      <w:r w:rsidR="00AD0768" w:rsidRPr="00EA4B45">
        <w:rPr>
          <w:rFonts w:cs="Times New Roman"/>
          <w:rtl/>
        </w:rPr>
        <w:t xml:space="preserve">חשבתי שאת באה </w:t>
      </w:r>
      <w:r w:rsidR="00591A41" w:rsidRPr="00591A41">
        <w:rPr>
          <w:rFonts w:cs="Times New Roman"/>
          <w:rtl/>
        </w:rPr>
        <w:t>הנה</w:t>
      </w:r>
      <w:r w:rsidR="00591A41">
        <w:rPr>
          <w:rFonts w:cs="Times New Roman" w:hint="cs"/>
          <w:rtl/>
        </w:rPr>
        <w:t xml:space="preserve"> </w:t>
      </w:r>
      <w:r w:rsidR="00AD0768" w:rsidRPr="00EA4B45">
        <w:rPr>
          <w:rFonts w:cs="Times New Roman"/>
          <w:rtl/>
        </w:rPr>
        <w:t>לבכות</w:t>
      </w:r>
      <w:bookmarkEnd w:id="217"/>
      <w:r w:rsidR="00810949">
        <w:rPr>
          <w:rFonts w:hint="cs"/>
          <w:rtl/>
        </w:rPr>
        <w:t>,</w:t>
      </w:r>
      <w:r w:rsidRPr="00CD067C">
        <w:rPr>
          <w:rtl/>
        </w:rPr>
        <w:t>"</w:t>
      </w:r>
      <w:r w:rsidR="00810949">
        <w:rPr>
          <w:rFonts w:hint="cs"/>
          <w:rtl/>
        </w:rPr>
        <w:t xml:space="preserve"> הוא </w:t>
      </w:r>
      <w:r w:rsidR="00824617">
        <w:rPr>
          <w:rFonts w:hint="cs"/>
          <w:rtl/>
        </w:rPr>
        <w:t>השיב</w:t>
      </w:r>
      <w:r w:rsidR="00810949">
        <w:rPr>
          <w:rFonts w:hint="cs"/>
          <w:rtl/>
        </w:rPr>
        <w:t xml:space="preserve"> ברכות.</w:t>
      </w:r>
    </w:p>
    <w:p w14:paraId="41234E55" w14:textId="62779001" w:rsidR="004627AB" w:rsidRDefault="004627AB" w:rsidP="005E5B72">
      <w:pPr>
        <w:rPr>
          <w:rtl/>
        </w:rPr>
      </w:pPr>
      <w:r w:rsidRPr="00CD067C">
        <w:rPr>
          <w:rtl/>
        </w:rPr>
        <w:t>"אני אוהבת להיות לבד בספר</w:t>
      </w:r>
      <w:r w:rsidR="00DE18D6">
        <w:rPr>
          <w:rFonts w:hint="cs"/>
          <w:rtl/>
        </w:rPr>
        <w:t>י</w:t>
      </w:r>
      <w:r w:rsidRPr="00CD067C">
        <w:rPr>
          <w:rtl/>
        </w:rPr>
        <w:t xml:space="preserve">יה. </w:t>
      </w:r>
      <w:r w:rsidR="00116DCC">
        <w:rPr>
          <w:rFonts w:hint="cs"/>
          <w:rtl/>
        </w:rPr>
        <w:t>הילדים האחרים משעממים אותי.</w:t>
      </w:r>
      <w:r w:rsidRPr="00CD067C">
        <w:rPr>
          <w:rtl/>
        </w:rPr>
        <w:t>"</w:t>
      </w:r>
    </w:p>
    <w:p w14:paraId="0280F99C" w14:textId="1FDC6EB3" w:rsidR="004627AB" w:rsidRPr="00CD067C" w:rsidRDefault="004627AB" w:rsidP="005E5B72">
      <w:pPr>
        <w:rPr>
          <w:rtl/>
        </w:rPr>
      </w:pPr>
      <w:r w:rsidRPr="00CD067C">
        <w:rPr>
          <w:rFonts w:hint="cs"/>
          <w:rtl/>
        </w:rPr>
        <w:t>הוא</w:t>
      </w:r>
      <w:r w:rsidRPr="00CD067C">
        <w:rPr>
          <w:rtl/>
        </w:rPr>
        <w:t xml:space="preserve"> </w:t>
      </w:r>
      <w:r w:rsidRPr="00CD067C">
        <w:rPr>
          <w:rFonts w:hint="cs"/>
          <w:rtl/>
        </w:rPr>
        <w:t>ק</w:t>
      </w:r>
      <w:r w:rsidR="00DE18D6">
        <w:rPr>
          <w:rFonts w:hint="cs"/>
          <w:rtl/>
        </w:rPr>
        <w:t>י</w:t>
      </w:r>
      <w:r w:rsidRPr="00CD067C">
        <w:rPr>
          <w:rFonts w:hint="cs"/>
          <w:rtl/>
        </w:rPr>
        <w:t xml:space="preserve">רב </w:t>
      </w:r>
      <w:r w:rsidR="00A91611" w:rsidRPr="00A91611">
        <w:rPr>
          <w:rFonts w:cs="Times New Roman"/>
          <w:rtl/>
        </w:rPr>
        <w:t xml:space="preserve">את כיסאו </w:t>
      </w:r>
      <w:r w:rsidRPr="00CD067C">
        <w:rPr>
          <w:rFonts w:hint="cs"/>
          <w:rtl/>
        </w:rPr>
        <w:t xml:space="preserve">אליה, </w:t>
      </w:r>
      <w:r w:rsidR="005E5B72">
        <w:rPr>
          <w:rFonts w:hint="cs"/>
          <w:rtl/>
        </w:rPr>
        <w:t>מרחק</w:t>
      </w:r>
      <w:r w:rsidRPr="00CD067C">
        <w:rPr>
          <w:rFonts w:hint="cs"/>
          <w:rtl/>
        </w:rPr>
        <w:t xml:space="preserve"> </w:t>
      </w:r>
      <w:r w:rsidRPr="00CD067C">
        <w:rPr>
          <w:rtl/>
        </w:rPr>
        <w:t>סנטימטרים</w:t>
      </w:r>
      <w:r w:rsidR="005E5B72">
        <w:rPr>
          <w:rFonts w:hint="cs"/>
          <w:rtl/>
        </w:rPr>
        <w:t xml:space="preserve"> בודדים</w:t>
      </w:r>
      <w:r w:rsidRPr="00CD067C">
        <w:rPr>
          <w:rtl/>
        </w:rPr>
        <w:t xml:space="preserve"> מבגדיה הקמ</w:t>
      </w:r>
      <w:r w:rsidR="000361F2">
        <w:rPr>
          <w:rFonts w:hint="cs"/>
          <w:rtl/>
        </w:rPr>
        <w:t>ו</w:t>
      </w:r>
      <w:r w:rsidRPr="00CD067C">
        <w:rPr>
          <w:rtl/>
        </w:rPr>
        <w:t xml:space="preserve">טים, החמים. </w:t>
      </w:r>
    </w:p>
    <w:p w14:paraId="28F48A46" w14:textId="1E8EDDA3" w:rsidR="004627AB" w:rsidRPr="00CD067C" w:rsidRDefault="004627AB" w:rsidP="008C2732">
      <w:pPr>
        <w:rPr>
          <w:rtl/>
        </w:rPr>
      </w:pPr>
      <w:r w:rsidRPr="00CD067C">
        <w:rPr>
          <w:rFonts w:hint="cs"/>
          <w:rtl/>
        </w:rPr>
        <w:t xml:space="preserve">"אתה </w:t>
      </w:r>
      <w:r w:rsidR="008C2732" w:rsidRPr="00CD067C">
        <w:rPr>
          <w:rFonts w:hint="cs"/>
          <w:rtl/>
        </w:rPr>
        <w:t xml:space="preserve">באמת </w:t>
      </w:r>
      <w:r w:rsidRPr="00CD067C">
        <w:rPr>
          <w:rFonts w:hint="cs"/>
          <w:rtl/>
        </w:rPr>
        <w:t>קצת מפריע."</w:t>
      </w:r>
    </w:p>
    <w:p w14:paraId="4869668A" w14:textId="77777777" w:rsidR="004627AB" w:rsidRPr="00CD067C" w:rsidRDefault="004627AB" w:rsidP="00250000">
      <w:pPr>
        <w:rPr>
          <w:rtl/>
        </w:rPr>
      </w:pPr>
      <w:r w:rsidRPr="00CD067C">
        <w:rPr>
          <w:rtl/>
        </w:rPr>
        <w:t>"שמעת על המלך של גורמנגסט?"</w:t>
      </w:r>
    </w:p>
    <w:p w14:paraId="0E8F9513" w14:textId="77777777" w:rsidR="004627AB" w:rsidRPr="00CD067C" w:rsidRDefault="004627AB" w:rsidP="00250000">
      <w:pPr>
        <w:rPr>
          <w:rtl/>
        </w:rPr>
      </w:pPr>
      <w:r w:rsidRPr="00CD067C">
        <w:rPr>
          <w:rtl/>
        </w:rPr>
        <w:t>"לא."</w:t>
      </w:r>
    </w:p>
    <w:p w14:paraId="3556C4AF" w14:textId="5D52EF24" w:rsidR="004627AB" w:rsidRPr="00CD067C" w:rsidRDefault="004627AB" w:rsidP="008C2732">
      <w:pPr>
        <w:rPr>
          <w:rtl/>
        </w:rPr>
      </w:pPr>
      <w:r w:rsidRPr="00CD067C">
        <w:rPr>
          <w:rtl/>
        </w:rPr>
        <w:t>"</w:t>
      </w:r>
      <w:r w:rsidRPr="00CD067C">
        <w:rPr>
          <w:rFonts w:hint="cs"/>
          <w:rtl/>
        </w:rPr>
        <w:t xml:space="preserve">גם </w:t>
      </w:r>
      <w:r w:rsidRPr="00CD067C">
        <w:rPr>
          <w:rtl/>
        </w:rPr>
        <w:t>ה</w:t>
      </w:r>
      <w:r w:rsidR="00116DCC">
        <w:rPr>
          <w:rFonts w:hint="cs"/>
          <w:rtl/>
        </w:rPr>
        <w:t>וא</w:t>
      </w:r>
      <w:r w:rsidRPr="00CD067C">
        <w:rPr>
          <w:rtl/>
        </w:rPr>
        <w:t xml:space="preserve"> אהב </w:t>
      </w:r>
      <w:r w:rsidRPr="00CD067C">
        <w:rPr>
          <w:rFonts w:hint="cs"/>
          <w:rtl/>
        </w:rPr>
        <w:t>ל</w:t>
      </w:r>
      <w:r w:rsidR="008C2732">
        <w:rPr>
          <w:rFonts w:hint="cs"/>
          <w:rtl/>
        </w:rPr>
        <w:t>ש</w:t>
      </w:r>
      <w:r w:rsidRPr="00CD067C">
        <w:rPr>
          <w:rFonts w:hint="cs"/>
          <w:rtl/>
        </w:rPr>
        <w:t>הות</w:t>
      </w:r>
      <w:r w:rsidRPr="00CD067C">
        <w:rPr>
          <w:rtl/>
        </w:rPr>
        <w:t xml:space="preserve"> </w:t>
      </w:r>
      <w:r w:rsidRPr="00CD067C">
        <w:rPr>
          <w:rFonts w:hint="cs"/>
          <w:rtl/>
        </w:rPr>
        <w:t>ב</w:t>
      </w:r>
      <w:r w:rsidRPr="00CD067C">
        <w:rPr>
          <w:rtl/>
        </w:rPr>
        <w:t>ספר</w:t>
      </w:r>
      <w:r w:rsidR="00DE18D6">
        <w:rPr>
          <w:rFonts w:hint="cs"/>
          <w:rtl/>
        </w:rPr>
        <w:t>י</w:t>
      </w:r>
      <w:r w:rsidRPr="00CD067C">
        <w:rPr>
          <w:rtl/>
        </w:rPr>
        <w:t>יה שלו</w:t>
      </w:r>
      <w:r w:rsidRPr="00CD067C">
        <w:rPr>
          <w:rFonts w:hint="cs"/>
          <w:rtl/>
        </w:rPr>
        <w:t>, הוא אהב אותה</w:t>
      </w:r>
      <w:r w:rsidRPr="00CD067C">
        <w:rPr>
          <w:rtl/>
        </w:rPr>
        <w:t xml:space="preserve"> יותר מכל</w:t>
      </w:r>
      <w:r w:rsidR="005E5B72">
        <w:rPr>
          <w:rFonts w:hint="cs"/>
          <w:rtl/>
        </w:rPr>
        <w:t xml:space="preserve"> דבר</w:t>
      </w:r>
      <w:r w:rsidRPr="00CD067C">
        <w:rPr>
          <w:rtl/>
        </w:rPr>
        <w:t>, וכשנשרפה התאבל עליה עד שאיבד את שפיות דעתו. הוא האמין שהיה ינשוף המוות."</w:t>
      </w:r>
    </w:p>
    <w:p w14:paraId="5CC42BB0" w14:textId="77777777" w:rsidR="004627AB" w:rsidRPr="00CD067C" w:rsidRDefault="004627AB" w:rsidP="00250000">
      <w:pPr>
        <w:rPr>
          <w:rtl/>
        </w:rPr>
      </w:pPr>
      <w:r w:rsidRPr="00CD067C">
        <w:rPr>
          <w:rtl/>
        </w:rPr>
        <w:t>"</w:t>
      </w:r>
      <w:r w:rsidRPr="00CD067C">
        <w:rPr>
          <w:rFonts w:hint="cs"/>
          <w:rtl/>
        </w:rPr>
        <w:t>ה</w:t>
      </w:r>
      <w:r w:rsidRPr="00CD067C">
        <w:rPr>
          <w:rtl/>
        </w:rPr>
        <w:t>מלך</w:t>
      </w:r>
      <w:r w:rsidRPr="00CD067C">
        <w:rPr>
          <w:rFonts w:hint="cs"/>
          <w:rtl/>
        </w:rPr>
        <w:t xml:space="preserve"> של איזו ארץ</w:t>
      </w:r>
      <w:r w:rsidRPr="00CD067C">
        <w:rPr>
          <w:rtl/>
        </w:rPr>
        <w:t>?"</w:t>
      </w:r>
    </w:p>
    <w:p w14:paraId="48875940" w14:textId="3D25171E" w:rsidR="00786D24" w:rsidRPr="003E4E5C" w:rsidRDefault="004627AB" w:rsidP="00786D24">
      <w:pPr>
        <w:rPr>
          <w:rtl/>
        </w:rPr>
      </w:pPr>
      <w:r w:rsidRPr="00CD067C">
        <w:rPr>
          <w:rtl/>
        </w:rPr>
        <w:t xml:space="preserve">הוא סיפר </w:t>
      </w:r>
      <w:r w:rsidR="00177BD6" w:rsidRPr="003E4E5C">
        <w:rPr>
          <w:rFonts w:hint="eastAsia"/>
          <w:rtl/>
        </w:rPr>
        <w:t>על</w:t>
      </w:r>
      <w:r w:rsidR="00177BD6" w:rsidRPr="003E4E5C">
        <w:rPr>
          <w:rtl/>
        </w:rPr>
        <w:t xml:space="preserve"> </w:t>
      </w:r>
      <w:r w:rsidR="004F3A0D" w:rsidRPr="003E4E5C">
        <w:rPr>
          <w:rFonts w:hint="eastAsia"/>
          <w:rtl/>
        </w:rPr>
        <w:t>המלך</w:t>
      </w:r>
      <w:r w:rsidR="004F3A0D" w:rsidRPr="003E4E5C">
        <w:rPr>
          <w:rtl/>
        </w:rPr>
        <w:t xml:space="preserve"> </w:t>
      </w:r>
      <w:r w:rsidR="00177BD6" w:rsidRPr="003E4E5C">
        <w:rPr>
          <w:rFonts w:hint="eastAsia"/>
          <w:rtl/>
        </w:rPr>
        <w:t>ש</w:t>
      </w:r>
      <w:r w:rsidR="004F3A0D" w:rsidRPr="003E4E5C">
        <w:rPr>
          <w:rFonts w:hint="eastAsia"/>
          <w:rtl/>
        </w:rPr>
        <w:t>נאלץ</w:t>
      </w:r>
      <w:r w:rsidR="004F3A0D" w:rsidRPr="003E4E5C">
        <w:rPr>
          <w:rtl/>
        </w:rPr>
        <w:t xml:space="preserve"> לכלות את זמנו </w:t>
      </w:r>
      <w:r w:rsidR="00A51DB8" w:rsidRPr="003E4E5C">
        <w:rPr>
          <w:rFonts w:hint="eastAsia"/>
          <w:rtl/>
        </w:rPr>
        <w:t>ה</w:t>
      </w:r>
      <w:r w:rsidR="004F3A0D" w:rsidRPr="003E4E5C">
        <w:rPr>
          <w:rFonts w:hint="eastAsia"/>
          <w:rtl/>
        </w:rPr>
        <w:t>רחק</w:t>
      </w:r>
      <w:r w:rsidR="004F3A0D" w:rsidRPr="003E4E5C">
        <w:rPr>
          <w:rtl/>
        </w:rPr>
        <w:t xml:space="preserve"> מספרייתו</w:t>
      </w:r>
      <w:r w:rsidR="00591A41" w:rsidRPr="00591A41">
        <w:rPr>
          <w:rFonts w:cs="Times New Roman"/>
          <w:rtl/>
        </w:rPr>
        <w:t xml:space="preserve"> האהובה</w:t>
      </w:r>
      <w:r w:rsidR="004F3A0D" w:rsidRPr="003E4E5C">
        <w:rPr>
          <w:rtl/>
        </w:rPr>
        <w:t xml:space="preserve">, </w:t>
      </w:r>
      <w:r w:rsidR="00FC5A4D" w:rsidRPr="00FC5A4D">
        <w:rPr>
          <w:rFonts w:cs="Times New Roman"/>
          <w:rtl/>
        </w:rPr>
        <w:t>כי לפי חוקי המדינה היה אנוס לערוך</w:t>
      </w:r>
      <w:r w:rsidR="004F3A0D" w:rsidRPr="003E4E5C">
        <w:rPr>
          <w:rtl/>
        </w:rPr>
        <w:t xml:space="preserve"> </w:t>
      </w:r>
      <w:r w:rsidRPr="003E4E5C">
        <w:rPr>
          <w:rtl/>
        </w:rPr>
        <w:t>פולחנים נוקשים וחסרי פשר</w:t>
      </w:r>
      <w:r w:rsidR="004F3A0D" w:rsidRPr="003E4E5C">
        <w:rPr>
          <w:rtl/>
        </w:rPr>
        <w:t>.</w:t>
      </w:r>
      <w:r w:rsidR="00786D24" w:rsidRPr="003E4E5C">
        <w:rPr>
          <w:rFonts w:cs="Times New Roman"/>
          <w:rtl/>
        </w:rPr>
        <w:t xml:space="preserve"> </w:t>
      </w:r>
      <w:r w:rsidR="00FC5A4D" w:rsidRPr="00FC5A4D">
        <w:rPr>
          <w:rFonts w:cs="Times New Roman"/>
          <w:rtl/>
        </w:rPr>
        <w:t>אלכס</w:t>
      </w:r>
      <w:r w:rsidR="00FC5A4D">
        <w:rPr>
          <w:rFonts w:cs="Times New Roman" w:hint="cs"/>
          <w:rtl/>
        </w:rPr>
        <w:t xml:space="preserve"> </w:t>
      </w:r>
      <w:r w:rsidR="004F3A0D" w:rsidRPr="003E4E5C">
        <w:rPr>
          <w:rFonts w:cs="Times New Roman"/>
          <w:rtl/>
        </w:rPr>
        <w:t xml:space="preserve">זכר במעורפל </w:t>
      </w:r>
      <w:r w:rsidR="00A51DB8" w:rsidRPr="003E4E5C">
        <w:rPr>
          <w:rFonts w:cs="Times New Roman" w:hint="eastAsia"/>
          <w:rtl/>
        </w:rPr>
        <w:t>טקס</w:t>
      </w:r>
      <w:r w:rsidR="00786D24" w:rsidRPr="003E4E5C">
        <w:rPr>
          <w:rFonts w:cs="Times New Roman"/>
          <w:rtl/>
        </w:rPr>
        <w:t xml:space="preserve"> </w:t>
      </w:r>
      <w:r w:rsidR="004F3A0D" w:rsidRPr="003E4E5C">
        <w:rPr>
          <w:rFonts w:cs="Times New Roman" w:hint="eastAsia"/>
          <w:rtl/>
        </w:rPr>
        <w:t>עם</w:t>
      </w:r>
      <w:r w:rsidR="00786D24" w:rsidRPr="003E4E5C">
        <w:rPr>
          <w:rFonts w:cs="Times New Roman"/>
          <w:rtl/>
        </w:rPr>
        <w:t xml:space="preserve"> ביצה כחולה, ו</w:t>
      </w:r>
      <w:r w:rsidR="004F3A0D" w:rsidRPr="003E4E5C">
        <w:rPr>
          <w:rFonts w:cs="Times New Roman" w:hint="eastAsia"/>
          <w:rtl/>
        </w:rPr>
        <w:t>המציא</w:t>
      </w:r>
      <w:r w:rsidR="00786D24" w:rsidRPr="003E4E5C">
        <w:rPr>
          <w:rFonts w:cs="Times New Roman"/>
          <w:rtl/>
        </w:rPr>
        <w:t xml:space="preserve"> </w:t>
      </w:r>
      <w:r w:rsidR="00D664FD" w:rsidRPr="00D664FD">
        <w:rPr>
          <w:rFonts w:cs="Times New Roman"/>
          <w:rtl/>
        </w:rPr>
        <w:t xml:space="preserve">טקס </w:t>
      </w:r>
      <w:r w:rsidR="00786D24" w:rsidRPr="003E4E5C">
        <w:rPr>
          <w:rFonts w:cs="Times New Roman"/>
          <w:rtl/>
        </w:rPr>
        <w:t xml:space="preserve">אחר </w:t>
      </w:r>
      <w:r w:rsidR="00824617" w:rsidRPr="003E4E5C">
        <w:rPr>
          <w:rFonts w:cs="Times New Roman" w:hint="eastAsia"/>
          <w:rtl/>
        </w:rPr>
        <w:t>ש</w:t>
      </w:r>
      <w:r w:rsidR="00A91611">
        <w:rPr>
          <w:rFonts w:cs="Times New Roman" w:hint="cs"/>
          <w:rtl/>
        </w:rPr>
        <w:t>בו</w:t>
      </w:r>
      <w:r w:rsidR="00824617" w:rsidRPr="003E4E5C">
        <w:rPr>
          <w:rFonts w:cs="Times New Roman"/>
          <w:rtl/>
        </w:rPr>
        <w:t xml:space="preserve"> </w:t>
      </w:r>
      <w:r w:rsidR="00786D24" w:rsidRPr="003E4E5C">
        <w:rPr>
          <w:rFonts w:cs="Times New Roman"/>
          <w:rtl/>
        </w:rPr>
        <w:t>עכברוש יבשה נקו</w:t>
      </w:r>
      <w:r w:rsidR="00810949" w:rsidRPr="003E4E5C">
        <w:rPr>
          <w:rFonts w:cs="Times New Roman" w:hint="eastAsia"/>
          <w:rtl/>
        </w:rPr>
        <w:t>ּ</w:t>
      </w:r>
      <w:r w:rsidR="00786D24" w:rsidRPr="003E4E5C">
        <w:rPr>
          <w:rFonts w:cs="Times New Roman"/>
          <w:rtl/>
        </w:rPr>
        <w:t xml:space="preserve">ד </w:t>
      </w:r>
      <w:r w:rsidR="00A91611" w:rsidRPr="00A91611">
        <w:rPr>
          <w:rFonts w:cs="Times New Roman"/>
          <w:rtl/>
        </w:rPr>
        <w:t>גילם תפקיד ראשי</w:t>
      </w:r>
      <w:r w:rsidR="00D664FD">
        <w:rPr>
          <w:rFonts w:cs="Times New Roman" w:hint="cs"/>
          <w:rtl/>
        </w:rPr>
        <w:t>,</w:t>
      </w:r>
      <w:r w:rsidR="00A91611" w:rsidRPr="00A91611">
        <w:rPr>
          <w:rFonts w:cs="Times New Roman"/>
          <w:rtl/>
        </w:rPr>
        <w:t xml:space="preserve"> </w:t>
      </w:r>
      <w:r w:rsidR="00786D24" w:rsidRPr="003E4E5C">
        <w:rPr>
          <w:rFonts w:cs="Times New Roman"/>
          <w:rtl/>
        </w:rPr>
        <w:t>ושטיח מפרחי חרצית מיובשים</w:t>
      </w:r>
      <w:r w:rsidR="00A91611" w:rsidRPr="00A91611">
        <w:rPr>
          <w:rFonts w:cs="Times New Roman"/>
          <w:rtl/>
        </w:rPr>
        <w:t xml:space="preserve"> נטל גם הוא חלק</w:t>
      </w:r>
      <w:r w:rsidR="00786D24" w:rsidRPr="003E4E5C">
        <w:rPr>
          <w:rFonts w:cs="Times New Roman"/>
          <w:rtl/>
        </w:rPr>
        <w:t xml:space="preserve">. </w:t>
      </w:r>
      <w:r w:rsidR="00A51DB8" w:rsidRPr="003E4E5C">
        <w:rPr>
          <w:rFonts w:cs="Times New Roman" w:hint="eastAsia"/>
          <w:rtl/>
        </w:rPr>
        <w:t>דווקא</w:t>
      </w:r>
      <w:r w:rsidR="00A51DB8" w:rsidRPr="003E4E5C">
        <w:rPr>
          <w:rFonts w:cs="Times New Roman"/>
          <w:rtl/>
        </w:rPr>
        <w:t xml:space="preserve"> </w:t>
      </w:r>
      <w:r w:rsidR="00A51DB8" w:rsidRPr="003E4E5C">
        <w:rPr>
          <w:rFonts w:cs="Times New Roman" w:hint="eastAsia"/>
          <w:rtl/>
        </w:rPr>
        <w:t>כשסיפר</w:t>
      </w:r>
      <w:r w:rsidR="00A51DB8" w:rsidRPr="003E4E5C">
        <w:rPr>
          <w:rFonts w:cs="Times New Roman"/>
          <w:rtl/>
        </w:rPr>
        <w:t xml:space="preserve"> </w:t>
      </w:r>
      <w:r w:rsidR="00A51DB8" w:rsidRPr="003E4E5C">
        <w:rPr>
          <w:rFonts w:cs="Times New Roman" w:hint="eastAsia"/>
          <w:rtl/>
        </w:rPr>
        <w:t>על</w:t>
      </w:r>
      <w:r w:rsidR="00A51DB8" w:rsidRPr="003E4E5C">
        <w:rPr>
          <w:rFonts w:cs="Times New Roman"/>
          <w:rtl/>
        </w:rPr>
        <w:t xml:space="preserve"> </w:t>
      </w:r>
      <w:r w:rsidR="00A51DB8" w:rsidRPr="003E4E5C">
        <w:rPr>
          <w:rFonts w:cs="Times New Roman" w:hint="eastAsia"/>
          <w:rtl/>
        </w:rPr>
        <w:t>אחיותיו</w:t>
      </w:r>
      <w:r w:rsidR="00EC6908" w:rsidRPr="003E4E5C">
        <w:rPr>
          <w:rFonts w:cs="Times New Roman"/>
          <w:rtl/>
        </w:rPr>
        <w:t xml:space="preserve"> של המלך שהיו מרושעות</w:t>
      </w:r>
      <w:r w:rsidR="00786D24" w:rsidRPr="003E4E5C">
        <w:rPr>
          <w:rFonts w:cs="Times New Roman"/>
          <w:rtl/>
        </w:rPr>
        <w:t xml:space="preserve"> </w:t>
      </w:r>
      <w:r w:rsidR="004F3A0D" w:rsidRPr="003E4E5C">
        <w:rPr>
          <w:rFonts w:cs="Times New Roman" w:hint="eastAsia"/>
          <w:rtl/>
        </w:rPr>
        <w:t>היא</w:t>
      </w:r>
      <w:r w:rsidR="004F3A0D" w:rsidRPr="003E4E5C">
        <w:rPr>
          <w:rFonts w:cs="Times New Roman"/>
          <w:rtl/>
        </w:rPr>
        <w:t xml:space="preserve"> </w:t>
      </w:r>
      <w:r w:rsidR="00786D24" w:rsidRPr="003E4E5C">
        <w:rPr>
          <w:rFonts w:cs="Times New Roman"/>
          <w:rtl/>
        </w:rPr>
        <w:t>פלטה ב</w:t>
      </w:r>
      <w:r w:rsidR="00810949" w:rsidRPr="003E4E5C">
        <w:rPr>
          <w:rFonts w:cs="Times New Roman" w:hint="eastAsia"/>
          <w:rtl/>
        </w:rPr>
        <w:t>קוצר</w:t>
      </w:r>
      <w:r w:rsidR="00810949" w:rsidRPr="003E4E5C">
        <w:rPr>
          <w:rFonts w:cs="Times New Roman"/>
          <w:rtl/>
        </w:rPr>
        <w:t xml:space="preserve"> </w:t>
      </w:r>
      <w:r w:rsidR="00810949" w:rsidRPr="003E4E5C">
        <w:rPr>
          <w:rFonts w:cs="Times New Roman" w:hint="eastAsia"/>
          <w:rtl/>
        </w:rPr>
        <w:t>רוח</w:t>
      </w:r>
      <w:r w:rsidR="00786D24" w:rsidRPr="003E4E5C">
        <w:rPr>
          <w:rFonts w:cs="Times New Roman"/>
          <w:rtl/>
        </w:rPr>
        <w:t xml:space="preserve"> </w:t>
      </w:r>
      <w:r w:rsidR="00810949" w:rsidRPr="003E4E5C">
        <w:rPr>
          <w:rFonts w:cs="Times New Roman"/>
          <w:rtl/>
        </w:rPr>
        <w:t>–</w:t>
      </w:r>
      <w:r w:rsidR="00786D24" w:rsidRPr="003E4E5C">
        <w:rPr>
          <w:rFonts w:cs="Times New Roman"/>
          <w:rtl/>
        </w:rPr>
        <w:t xml:space="preserve"> ''אתה מספר </w:t>
      </w:r>
      <w:r w:rsidR="009F2AA0" w:rsidRPr="003E4E5C">
        <w:rPr>
          <w:rFonts w:cs="Times New Roman" w:hint="eastAsia"/>
          <w:rtl/>
        </w:rPr>
        <w:t>לי</w:t>
      </w:r>
      <w:r w:rsidR="009F2AA0" w:rsidRPr="003E4E5C">
        <w:rPr>
          <w:rFonts w:cs="Times New Roman"/>
          <w:rtl/>
        </w:rPr>
        <w:t xml:space="preserve"> </w:t>
      </w:r>
      <w:r w:rsidR="00786D24" w:rsidRPr="003E4E5C">
        <w:rPr>
          <w:rFonts w:cs="Times New Roman"/>
          <w:rtl/>
        </w:rPr>
        <w:t>על ספר פנט</w:t>
      </w:r>
      <w:r w:rsidR="00DE18D6">
        <w:rPr>
          <w:rFonts w:cs="Times New Roman" w:hint="cs"/>
          <w:rtl/>
        </w:rPr>
        <w:t>ז</w:t>
      </w:r>
      <w:r w:rsidR="00786D24" w:rsidRPr="003E4E5C">
        <w:rPr>
          <w:rFonts w:cs="Times New Roman"/>
          <w:rtl/>
        </w:rPr>
        <w:t>יה!''</w:t>
      </w:r>
    </w:p>
    <w:p w14:paraId="0B77B922" w14:textId="5BCC6D17" w:rsidR="00786D24" w:rsidRPr="003E4E5C" w:rsidRDefault="00035117" w:rsidP="00786D24">
      <w:pPr>
        <w:rPr>
          <w:rtl/>
        </w:rPr>
      </w:pPr>
      <w:r>
        <w:rPr>
          <w:rFonts w:cs="Times New Roman" w:hint="cs"/>
          <w:rtl/>
        </w:rPr>
        <w:t>"[</w:t>
      </w:r>
      <w:r w:rsidR="00786D24" w:rsidRPr="003E4E5C">
        <w:rPr>
          <w:rFonts w:cs="Times New Roman"/>
          <w:rtl/>
        </w:rPr>
        <w:t xml:space="preserve">לא פנטסיה, לפחות לא לפי המובן הנפוץ של המילה. </w:t>
      </w:r>
      <w:r w:rsidR="00A63B96">
        <w:rPr>
          <w:rFonts w:cs="Times New Roman" w:hint="cs"/>
          <w:rtl/>
        </w:rPr>
        <w:t>]</w:t>
      </w:r>
      <w:r w:rsidR="00786D24" w:rsidRPr="003E4E5C">
        <w:rPr>
          <w:rFonts w:cs="Times New Roman"/>
          <w:rtl/>
        </w:rPr>
        <w:t xml:space="preserve">אין בספר שום קסם, </w:t>
      </w:r>
      <w:r w:rsidR="004F3A0D" w:rsidRPr="003E4E5C">
        <w:rPr>
          <w:rFonts w:cs="Times New Roman" w:hint="eastAsia"/>
          <w:rtl/>
        </w:rPr>
        <w:t>או</w:t>
      </w:r>
      <w:r w:rsidR="00786D24" w:rsidRPr="003E4E5C">
        <w:rPr>
          <w:rFonts w:cs="Times New Roman"/>
          <w:rtl/>
        </w:rPr>
        <w:t xml:space="preserve"> יצורים שאי</w:t>
      </w:r>
      <w:r w:rsidR="00FC5A4D">
        <w:rPr>
          <w:rFonts w:cs="Times New Roman" w:hint="cs"/>
          <w:rtl/>
        </w:rPr>
        <w:t>נם</w:t>
      </w:r>
      <w:r w:rsidR="00786D24" w:rsidRPr="003E4E5C">
        <w:rPr>
          <w:rFonts w:cs="Times New Roman"/>
          <w:rtl/>
        </w:rPr>
        <w:t xml:space="preserve"> בטבע.</w:t>
      </w:r>
      <w:r>
        <w:rPr>
          <w:rFonts w:cs="Times New Roman" w:hint="cs"/>
          <w:rtl/>
        </w:rPr>
        <w:t>"</w:t>
      </w:r>
      <w:r w:rsidR="00A63B96">
        <w:rPr>
          <w:rFonts w:cs="Times New Roman" w:hint="cs"/>
          <w:rtl/>
        </w:rPr>
        <w:t xml:space="preserve"> </w:t>
      </w:r>
      <w:r w:rsidR="00A63B96" w:rsidRPr="00A63B96">
        <w:rPr>
          <w:rFonts w:cs="Times New Roman"/>
          <w:rtl/>
        </w:rPr>
        <w:t>אם כי גם ללא קסמים ניתן לטוות התרחשויות פנטסטיות</w:t>
      </w:r>
      <w:r w:rsidR="00A63B96">
        <w:rPr>
          <w:rFonts w:cs="Times New Roman" w:hint="cs"/>
          <w:rtl/>
        </w:rPr>
        <w:t>[</w:t>
      </w:r>
      <w:r w:rsidR="00A63B96" w:rsidRPr="00A63B96">
        <w:rPr>
          <w:rFonts w:cs="Times New Roman"/>
          <w:rtl/>
        </w:rPr>
        <w:t xml:space="preserve"> – ממוחו הקודח של המחבר, שאין בהם דבר הגיוני</w:t>
      </w:r>
      <w:r w:rsidR="00A63B96">
        <w:rPr>
          <w:rFonts w:cs="Times New Roman" w:hint="cs"/>
          <w:rtl/>
        </w:rPr>
        <w:t>]</w:t>
      </w:r>
      <w:r w:rsidR="00A63B96" w:rsidRPr="00A63B96">
        <w:rPr>
          <w:rFonts w:cs="Times New Roman"/>
          <w:rtl/>
        </w:rPr>
        <w:t xml:space="preserve">, ולפעמים </w:t>
      </w:r>
      <w:r w:rsidR="00D664FD" w:rsidRPr="00D664FD">
        <w:rPr>
          <w:rFonts w:cs="Times New Roman"/>
          <w:rtl/>
        </w:rPr>
        <w:t xml:space="preserve">גם </w:t>
      </w:r>
      <w:r w:rsidR="00591A41" w:rsidRPr="00591A41">
        <w:rPr>
          <w:rFonts w:cs="Times New Roman"/>
          <w:rtl/>
        </w:rPr>
        <w:t>אירועי ה</w:t>
      </w:r>
      <w:r w:rsidR="00D664FD" w:rsidRPr="00D664FD">
        <w:rPr>
          <w:rFonts w:cs="Times New Roman"/>
          <w:rtl/>
        </w:rPr>
        <w:t xml:space="preserve">חיים האמיתיים </w:t>
      </w:r>
      <w:r w:rsidR="00591A41">
        <w:rPr>
          <w:rFonts w:cs="Times New Roman" w:hint="cs"/>
          <w:rtl/>
        </w:rPr>
        <w:t>אינם</w:t>
      </w:r>
      <w:r w:rsidR="00D664FD" w:rsidRPr="00D664FD">
        <w:rPr>
          <w:rFonts w:cs="Times New Roman"/>
          <w:rtl/>
        </w:rPr>
        <w:t xml:space="preserve"> מצייתים ל</w:t>
      </w:r>
      <w:r w:rsidR="000F796D">
        <w:rPr>
          <w:rFonts w:cs="Times New Roman"/>
          <w:rtl/>
        </w:rPr>
        <w:t>היגיון</w:t>
      </w:r>
      <w:r w:rsidR="00A63B96" w:rsidRPr="00A63B96">
        <w:rPr>
          <w:rFonts w:cs="Times New Roman"/>
          <w:rtl/>
        </w:rPr>
        <w:t>.</w:t>
      </w:r>
    </w:p>
    <w:p w14:paraId="0B05FF68" w14:textId="25A708F0" w:rsidR="00786D24" w:rsidRPr="003E4E5C" w:rsidRDefault="00297040" w:rsidP="00786D24">
      <w:pPr>
        <w:rPr>
          <w:rtl/>
        </w:rPr>
      </w:pPr>
      <w:r>
        <w:rPr>
          <w:rFonts w:cs="Times New Roman" w:hint="cs"/>
          <w:rtl/>
        </w:rPr>
        <w:t>"</w:t>
      </w:r>
      <w:r w:rsidR="00786D24" w:rsidRPr="003E4E5C">
        <w:rPr>
          <w:rFonts w:cs="Times New Roman"/>
          <w:rtl/>
        </w:rPr>
        <w:t xml:space="preserve">אז </w:t>
      </w:r>
      <w:r w:rsidR="00D664FD" w:rsidRPr="00D664FD">
        <w:rPr>
          <w:rFonts w:cs="Times New Roman"/>
          <w:rtl/>
        </w:rPr>
        <w:t xml:space="preserve">זה ספר על </w:t>
      </w:r>
      <w:r w:rsidR="00786D24" w:rsidRPr="003E4E5C">
        <w:rPr>
          <w:rFonts w:cs="Times New Roman"/>
          <w:rtl/>
        </w:rPr>
        <w:t>מציאות אלטרנטיבית כלשהי.</w:t>
      </w:r>
      <w:r>
        <w:rPr>
          <w:rFonts w:cs="Times New Roman" w:hint="cs"/>
          <w:rtl/>
        </w:rPr>
        <w:t>"</w:t>
      </w:r>
    </w:p>
    <w:p w14:paraId="6CCCEF07" w14:textId="41BA8F78" w:rsidR="004627AB" w:rsidRPr="003E4E5C" w:rsidRDefault="00297040" w:rsidP="00786D24">
      <w:pPr>
        <w:rPr>
          <w:rtl/>
        </w:rPr>
      </w:pPr>
      <w:r>
        <w:rPr>
          <w:rFonts w:cs="Times New Roman" w:hint="cs"/>
          <w:rtl/>
        </w:rPr>
        <w:t>"</w:t>
      </w:r>
      <w:r w:rsidR="009F2AA0" w:rsidRPr="003E4E5C">
        <w:rPr>
          <w:rFonts w:cs="Times New Roman" w:hint="eastAsia"/>
          <w:rtl/>
        </w:rPr>
        <w:t>ובכן</w:t>
      </w:r>
      <w:r w:rsidR="009F2AA0" w:rsidRPr="003E4E5C">
        <w:rPr>
          <w:rFonts w:cs="Times New Roman"/>
          <w:rtl/>
        </w:rPr>
        <w:t xml:space="preserve"> – </w:t>
      </w:r>
      <w:r w:rsidR="00786D24" w:rsidRPr="003E4E5C">
        <w:rPr>
          <w:rFonts w:cs="Times New Roman"/>
          <w:rtl/>
        </w:rPr>
        <w:t>כל ספר שאינו עיון הוא מציאות אלטרנטיבית כלשהי.</w:t>
      </w:r>
      <w:r>
        <w:rPr>
          <w:rFonts w:cs="Times New Roman" w:hint="cs"/>
          <w:rtl/>
        </w:rPr>
        <w:t>"</w:t>
      </w:r>
    </w:p>
    <w:p w14:paraId="39DC5278" w14:textId="004E822F" w:rsidR="00DE58C8" w:rsidRDefault="00EC6908" w:rsidP="00116DCC">
      <w:pPr>
        <w:rPr>
          <w:rtl/>
        </w:rPr>
      </w:pPr>
      <w:r w:rsidRPr="003E4E5C">
        <w:rPr>
          <w:rFonts w:hint="eastAsia"/>
          <w:rtl/>
        </w:rPr>
        <w:t>היא</w:t>
      </w:r>
      <w:r w:rsidRPr="003E4E5C">
        <w:rPr>
          <w:rtl/>
        </w:rPr>
        <w:t xml:space="preserve"> חייכה</w:t>
      </w:r>
      <w:r w:rsidR="00FC5A4D">
        <w:rPr>
          <w:rFonts w:hint="cs"/>
          <w:rtl/>
        </w:rPr>
        <w:t xml:space="preserve"> </w:t>
      </w:r>
      <w:r w:rsidR="00DE18D6">
        <w:rPr>
          <w:rFonts w:hint="cs"/>
          <w:rtl/>
        </w:rPr>
        <w:t>חרף</w:t>
      </w:r>
      <w:r w:rsidR="00FC5A4D">
        <w:rPr>
          <w:rFonts w:hint="cs"/>
          <w:rtl/>
        </w:rPr>
        <w:t xml:space="preserve"> רצונה</w:t>
      </w:r>
      <w:r w:rsidR="00DE18D6">
        <w:rPr>
          <w:rFonts w:hint="cs"/>
          <w:rtl/>
        </w:rPr>
        <w:t>,</w:t>
      </w:r>
      <w:r w:rsidR="00FC5A4D">
        <w:rPr>
          <w:rFonts w:hint="cs"/>
          <w:rtl/>
        </w:rPr>
        <w:t xml:space="preserve"> כי אכן</w:t>
      </w:r>
      <w:r w:rsidRPr="003E4E5C">
        <w:rPr>
          <w:rtl/>
        </w:rPr>
        <w:t xml:space="preserve"> </w:t>
      </w:r>
      <w:r w:rsidRPr="003E4E5C">
        <w:rPr>
          <w:rFonts w:hint="eastAsia"/>
          <w:rtl/>
        </w:rPr>
        <w:t>התעמקה</w:t>
      </w:r>
      <w:r w:rsidRPr="003E4E5C">
        <w:rPr>
          <w:rtl/>
        </w:rPr>
        <w:t xml:space="preserve"> </w:t>
      </w:r>
      <w:r w:rsidRPr="003E4E5C">
        <w:rPr>
          <w:rFonts w:hint="eastAsia"/>
          <w:rtl/>
        </w:rPr>
        <w:t>בספר</w:t>
      </w:r>
      <w:r w:rsidRPr="003E4E5C">
        <w:rPr>
          <w:rtl/>
        </w:rPr>
        <w:t xml:space="preserve"> </w:t>
      </w:r>
      <w:r w:rsidRPr="003E4E5C">
        <w:rPr>
          <w:rFonts w:hint="eastAsia"/>
          <w:rtl/>
        </w:rPr>
        <w:t>עיון</w:t>
      </w:r>
      <w:r w:rsidR="004627AB" w:rsidRPr="00CD067C">
        <w:rPr>
          <w:rtl/>
        </w:rPr>
        <w:t xml:space="preserve"> – </w:t>
      </w:r>
      <w:r w:rsidR="00DE18D6">
        <w:rPr>
          <w:rFonts w:hint="cs"/>
          <w:rtl/>
        </w:rPr>
        <w:t>'</w:t>
      </w:r>
      <w:r w:rsidR="004627AB" w:rsidRPr="00CD067C">
        <w:t>Fowler</w:t>
      </w:r>
      <w:r w:rsidR="004627AB">
        <w:t>'</w:t>
      </w:r>
      <w:r w:rsidR="004627AB" w:rsidRPr="00CD067C">
        <w:t>s Modern English Usage</w:t>
      </w:r>
      <w:r w:rsidR="00DE18D6">
        <w:rPr>
          <w:rFonts w:hint="cs"/>
          <w:rtl/>
        </w:rPr>
        <w:t>'</w:t>
      </w:r>
      <w:r w:rsidR="00DE58C8">
        <w:rPr>
          <w:rFonts w:hint="cs"/>
          <w:rtl/>
        </w:rPr>
        <w:t>[איות בדוק]</w:t>
      </w:r>
      <w:r w:rsidR="004627AB" w:rsidRPr="00CD067C">
        <w:rPr>
          <w:rtl/>
        </w:rPr>
        <w:t>. "</w:t>
      </w:r>
      <w:r w:rsidR="004627AB" w:rsidRPr="00CD067C">
        <w:rPr>
          <w:rFonts w:hint="cs"/>
          <w:rtl/>
        </w:rPr>
        <w:t>אני מחפשת מילים שיגדירו אנשים.</w:t>
      </w:r>
      <w:r w:rsidR="00116DCC">
        <w:rPr>
          <w:rFonts w:hint="cs"/>
          <w:rtl/>
        </w:rPr>
        <w:t>"</w:t>
      </w:r>
      <w:r w:rsidR="004627AB" w:rsidRPr="00CD067C">
        <w:rPr>
          <w:rFonts w:hint="cs"/>
          <w:rtl/>
        </w:rPr>
        <w:t xml:space="preserve"> </w:t>
      </w:r>
      <w:r w:rsidR="00116DCC">
        <w:rPr>
          <w:rFonts w:hint="cs"/>
          <w:rtl/>
        </w:rPr>
        <w:t>[</w:t>
      </w:r>
    </w:p>
    <w:p w14:paraId="0CFAD58F" w14:textId="20DD1E88" w:rsidR="004627AB" w:rsidRPr="00147131" w:rsidRDefault="004627AB" w:rsidP="00116DCC">
      <w:pPr>
        <w:rPr>
          <w:rtl/>
        </w:rPr>
      </w:pPr>
      <w:r w:rsidRPr="00CD067C">
        <w:rPr>
          <w:rtl/>
        </w:rPr>
        <w:lastRenderedPageBreak/>
        <w:t>רוצה שנמצא מילה בשבילך?"</w:t>
      </w:r>
      <w:r w:rsidR="00147131">
        <w:rPr>
          <w:rFonts w:hint="cs"/>
          <w:rtl/>
        </w:rPr>
        <w:t xml:space="preserve"> / היא חיפשה עבורו מילה ב </w:t>
      </w:r>
      <w:r w:rsidR="00147131">
        <w:rPr>
          <w:rtl/>
        </w:rPr>
        <w:t>–</w:t>
      </w:r>
      <w:r w:rsidR="00147131">
        <w:rPr>
          <w:rFonts w:hint="cs"/>
          <w:rtl/>
        </w:rPr>
        <w:t xml:space="preserve"> </w:t>
      </w:r>
      <w:r w:rsidR="00147131" w:rsidRPr="00CD067C">
        <w:t>Fowler</w:t>
      </w:r>
      <w:r w:rsidR="00147131">
        <w:t>'</w:t>
      </w:r>
      <w:r w:rsidR="00147131" w:rsidRPr="00CD067C">
        <w:t>s</w:t>
      </w:r>
      <w:r w:rsidR="00495419">
        <w:rPr>
          <w:rtl/>
        </w:rPr>
        <w:t>.</w:t>
      </w:r>
      <w:r w:rsidR="00147131">
        <w:rPr>
          <w:rFonts w:hint="cs"/>
          <w:rtl/>
        </w:rPr>
        <w:t xml:space="preserve"> המילה שלה </w:t>
      </w:r>
      <w:r w:rsidR="001C5A04">
        <w:rPr>
          <w:rFonts w:hint="cs"/>
          <w:rtl/>
        </w:rPr>
        <w:t>הייתה</w:t>
      </w:r>
      <w:r w:rsidR="00147131">
        <w:rPr>
          <w:rFonts w:hint="cs"/>
          <w:rtl/>
        </w:rPr>
        <w:t xml:space="preserve"> </w:t>
      </w:r>
      <w:r w:rsidR="00147131">
        <w:rPr>
          <w:rtl/>
        </w:rPr>
        <w:t>–</w:t>
      </w:r>
      <w:r w:rsidR="00147131">
        <w:rPr>
          <w:rFonts w:hint="cs"/>
          <w:rtl/>
        </w:rPr>
        <w:t xml:space="preserve"> </w:t>
      </w:r>
      <w:r w:rsidR="00147131">
        <w:t>insular</w:t>
      </w:r>
      <w:r w:rsidR="00147131">
        <w:rPr>
          <w:rFonts w:hint="cs"/>
          <w:rtl/>
        </w:rPr>
        <w:t>.</w:t>
      </w:r>
    </w:p>
    <w:p w14:paraId="0DDF85BA" w14:textId="6940404C" w:rsidR="004627AB" w:rsidRPr="00CD067C" w:rsidRDefault="004627AB" w:rsidP="00250000">
      <w:pPr>
        <w:rPr>
          <w:rtl/>
        </w:rPr>
      </w:pPr>
      <w:r w:rsidRPr="00CD067C">
        <w:rPr>
          <w:rtl/>
        </w:rPr>
        <w:t>"מילה בשבילי?"</w:t>
      </w:r>
    </w:p>
    <w:p w14:paraId="5319DB94" w14:textId="77777777" w:rsidR="004627AB" w:rsidRPr="00CD067C" w:rsidRDefault="004627AB" w:rsidP="00250000">
      <w:pPr>
        <w:rPr>
          <w:rtl/>
        </w:rPr>
      </w:pPr>
      <w:r w:rsidRPr="00CD067C">
        <w:rPr>
          <w:rtl/>
        </w:rPr>
        <w:t>"תגיד לי מה שם התואר שהכי מתאר אותך."</w:t>
      </w:r>
    </w:p>
    <w:p w14:paraId="2209A0A6" w14:textId="77777777" w:rsidR="004627AB" w:rsidRPr="00CD067C" w:rsidRDefault="004627AB" w:rsidP="00250000">
      <w:pPr>
        <w:rPr>
          <w:rtl/>
        </w:rPr>
      </w:pPr>
      <w:r w:rsidRPr="00CD067C">
        <w:rPr>
          <w:rtl/>
        </w:rPr>
        <w:t>"לא יודע. מה את?"</w:t>
      </w:r>
    </w:p>
    <w:p w14:paraId="6664B8A6" w14:textId="77777777" w:rsidR="004627AB" w:rsidRPr="00CD067C" w:rsidRDefault="004627AB" w:rsidP="00250000">
      <w:pPr>
        <w:rPr>
          <w:rtl/>
        </w:rPr>
      </w:pPr>
      <w:r w:rsidRPr="00CD067C">
        <w:rPr>
          <w:rtl/>
        </w:rPr>
        <w:t xml:space="preserve">"אני – מבודדת. </w:t>
      </w:r>
      <w:r w:rsidRPr="00CD067C">
        <w:t>Insular</w:t>
      </w:r>
      <w:r w:rsidRPr="00CD067C">
        <w:rPr>
          <w:rtl/>
        </w:rPr>
        <w:t>."</w:t>
      </w:r>
      <w:r w:rsidR="00147131">
        <w:rPr>
          <w:rFonts w:hint="cs"/>
          <w:rtl/>
        </w:rPr>
        <w:t>]</w:t>
      </w:r>
    </w:p>
    <w:p w14:paraId="410CA8EC" w14:textId="77777777" w:rsidR="004627AB" w:rsidRPr="00CD067C" w:rsidRDefault="004627AB" w:rsidP="00250000">
      <w:pPr>
        <w:rPr>
          <w:rtl/>
        </w:rPr>
      </w:pPr>
      <w:r w:rsidRPr="00CD067C">
        <w:rPr>
          <w:rtl/>
        </w:rPr>
        <w:t>"את מנסה להגדיר את עצמך?"</w:t>
      </w:r>
    </w:p>
    <w:p w14:paraId="1DB93FCD" w14:textId="7F9301B8" w:rsidR="004627AB" w:rsidRPr="00CD067C" w:rsidRDefault="00A2558D" w:rsidP="00792003">
      <w:pPr>
        <w:rPr>
          <w:rtl/>
        </w:rPr>
      </w:pPr>
      <w:r>
        <w:rPr>
          <w:rtl/>
        </w:rPr>
        <w:t>"</w:t>
      </w:r>
      <w:r w:rsidR="004627AB" w:rsidRPr="00CD067C">
        <w:rPr>
          <w:rtl/>
        </w:rPr>
        <w:t xml:space="preserve">אני מנסה להגדיר </w:t>
      </w:r>
      <w:r>
        <w:rPr>
          <w:rFonts w:hint="cs"/>
          <w:rtl/>
        </w:rPr>
        <w:t xml:space="preserve">את עצמי בכל </w:t>
      </w:r>
      <w:r w:rsidR="00F203B7">
        <w:rPr>
          <w:rFonts w:hint="cs"/>
          <w:rtl/>
        </w:rPr>
        <w:t>תקופה</w:t>
      </w:r>
      <w:r w:rsidR="00792003">
        <w:rPr>
          <w:rFonts w:hint="cs"/>
          <w:rtl/>
        </w:rPr>
        <w:t xml:space="preserve"> מחדש</w:t>
      </w:r>
      <w:r w:rsidR="00F203B7">
        <w:rPr>
          <w:rFonts w:hint="cs"/>
          <w:rtl/>
        </w:rPr>
        <w:t xml:space="preserve">, </w:t>
      </w:r>
      <w:r w:rsidR="004627AB" w:rsidRPr="00CD067C">
        <w:rPr>
          <w:rtl/>
        </w:rPr>
        <w:t>לאפיין את השינוי."</w:t>
      </w:r>
    </w:p>
    <w:p w14:paraId="78844214" w14:textId="77777777" w:rsidR="004627AB" w:rsidRPr="00CD067C" w:rsidRDefault="004627AB" w:rsidP="00250000">
      <w:pPr>
        <w:rPr>
          <w:rtl/>
        </w:rPr>
      </w:pPr>
      <w:r w:rsidRPr="00CD067C">
        <w:rPr>
          <w:rtl/>
        </w:rPr>
        <w:t xml:space="preserve">"כבר </w:t>
      </w:r>
      <w:r w:rsidR="00116DCC">
        <w:rPr>
          <w:rFonts w:hint="cs"/>
          <w:rtl/>
        </w:rPr>
        <w:t>הספקת ל</w:t>
      </w:r>
      <w:r w:rsidRPr="00CD067C">
        <w:rPr>
          <w:rtl/>
        </w:rPr>
        <w:t>השתנ</w:t>
      </w:r>
      <w:r w:rsidR="00116DCC">
        <w:rPr>
          <w:rFonts w:hint="cs"/>
          <w:rtl/>
        </w:rPr>
        <w:t>ו</w:t>
      </w:r>
      <w:r w:rsidRPr="00CD067C">
        <w:rPr>
          <w:rtl/>
        </w:rPr>
        <w:t>ת? איך את יודעת?"</w:t>
      </w:r>
    </w:p>
    <w:p w14:paraId="04E7E0D2" w14:textId="5FA8E772" w:rsidR="004627AB" w:rsidRPr="00CD067C" w:rsidRDefault="00F203B7" w:rsidP="00792003">
      <w:pPr>
        <w:rPr>
          <w:rtl/>
        </w:rPr>
      </w:pPr>
      <w:r>
        <w:rPr>
          <w:rtl/>
        </w:rPr>
        <w:t>"</w:t>
      </w:r>
      <w:r w:rsidR="00A91611">
        <w:rPr>
          <w:rFonts w:hint="cs"/>
          <w:rtl/>
        </w:rPr>
        <w:t xml:space="preserve">כי </w:t>
      </w:r>
      <w:r w:rsidR="004627AB" w:rsidRPr="00CD067C">
        <w:rPr>
          <w:rtl/>
        </w:rPr>
        <w:t xml:space="preserve">בגיל </w:t>
      </w:r>
      <w:r>
        <w:rPr>
          <w:rFonts w:hint="cs"/>
          <w:rtl/>
        </w:rPr>
        <w:t>אחת-עשרה</w:t>
      </w:r>
      <w:r w:rsidR="004627AB" w:rsidRPr="00CD067C">
        <w:rPr>
          <w:rtl/>
        </w:rPr>
        <w:t xml:space="preserve"> קראתי את 'התפסן בשדה השיפון', ולפני שבוע קראתי אותו שוב והבנתי אותו </w:t>
      </w:r>
      <w:r w:rsidR="00792003">
        <w:rPr>
          <w:rFonts w:hint="cs"/>
          <w:rtl/>
        </w:rPr>
        <w:t>אחרת לגמרי</w:t>
      </w:r>
      <w:r w:rsidR="004627AB" w:rsidRPr="00CD067C">
        <w:rPr>
          <w:rtl/>
        </w:rPr>
        <w:t>. קראת את הספר הזה?"</w:t>
      </w:r>
    </w:p>
    <w:p w14:paraId="4EA88CF7" w14:textId="77777777" w:rsidR="004627AB" w:rsidRDefault="004627AB" w:rsidP="00250000">
      <w:pPr>
        <w:rPr>
          <w:rtl/>
        </w:rPr>
      </w:pPr>
      <w:r w:rsidRPr="00CD067C">
        <w:rPr>
          <w:rtl/>
        </w:rPr>
        <w:t>"כן, אבל לא פעמיים."</w:t>
      </w:r>
    </w:p>
    <w:p w14:paraId="1F569286" w14:textId="762D2692" w:rsidR="00132965" w:rsidRDefault="00132965" w:rsidP="00132965">
      <w:pPr>
        <w:rPr>
          <w:rtl/>
        </w:rPr>
      </w:pPr>
      <w:r>
        <w:rPr>
          <w:rFonts w:cs="Times New Roman" w:hint="cs"/>
          <w:rtl/>
        </w:rPr>
        <w:t xml:space="preserve">"ואני דווקא כן... </w:t>
      </w:r>
      <w:r w:rsidR="00FE3938">
        <w:rPr>
          <w:rFonts w:cs="Times New Roman" w:hint="cs"/>
          <w:rtl/>
        </w:rPr>
        <w:t>בזמן האחרון</w:t>
      </w:r>
      <w:r>
        <w:rPr>
          <w:rFonts w:cs="Times New Roman" w:hint="cs"/>
          <w:rtl/>
        </w:rPr>
        <w:t xml:space="preserve"> </w:t>
      </w:r>
      <w:r>
        <w:rPr>
          <w:rFonts w:cs="Times New Roman"/>
          <w:rtl/>
        </w:rPr>
        <w:t xml:space="preserve">קשה </w:t>
      </w:r>
      <w:r w:rsidR="00972405">
        <w:rPr>
          <w:rFonts w:cs="Times New Roman" w:hint="cs"/>
          <w:rtl/>
        </w:rPr>
        <w:t xml:space="preserve">לי </w:t>
      </w:r>
      <w:r>
        <w:rPr>
          <w:rFonts w:cs="Times New Roman"/>
          <w:rtl/>
        </w:rPr>
        <w:t>להתחיל ספרים</w:t>
      </w:r>
      <w:r>
        <w:rPr>
          <w:rFonts w:cs="Times New Roman" w:hint="cs"/>
          <w:rtl/>
        </w:rPr>
        <w:t xml:space="preserve"> </w:t>
      </w:r>
      <w:r w:rsidR="00A66582">
        <w:rPr>
          <w:rFonts w:cs="Times New Roman" w:hint="cs"/>
          <w:rtl/>
        </w:rPr>
        <w:t>חדשים</w:t>
      </w:r>
      <w:r>
        <w:rPr>
          <w:rFonts w:cs="Times New Roman"/>
          <w:rtl/>
        </w:rPr>
        <w:t>.</w:t>
      </w:r>
      <w:r>
        <w:rPr>
          <w:rFonts w:cs="Times New Roman" w:hint="cs"/>
          <w:rtl/>
        </w:rPr>
        <w:t>"</w:t>
      </w:r>
    </w:p>
    <w:p w14:paraId="2BE6DEBA" w14:textId="3B33F265" w:rsidR="00BB77C0" w:rsidRDefault="00132965" w:rsidP="006F79EC">
      <w:pPr>
        <w:rPr>
          <w:rFonts w:cs="Times New Roman"/>
          <w:rtl/>
        </w:rPr>
      </w:pPr>
      <w:r>
        <w:rPr>
          <w:rFonts w:cs="Times New Roman" w:hint="cs"/>
          <w:rtl/>
        </w:rPr>
        <w:t>"</w:t>
      </w:r>
      <w:r w:rsidR="00A91611" w:rsidRPr="00A91611">
        <w:rPr>
          <w:rFonts w:cs="Times New Roman"/>
          <w:rtl/>
        </w:rPr>
        <w:t>ספר הוא...</w:t>
      </w:r>
      <w:r>
        <w:rPr>
          <w:rFonts w:cs="Times New Roman"/>
          <w:rtl/>
        </w:rPr>
        <w:t xml:space="preserve"> כמו חבר חדש שאת צריכה להכיר, </w:t>
      </w:r>
      <w:r w:rsidR="00FE3938">
        <w:rPr>
          <w:rFonts w:cs="Times New Roman" w:hint="cs"/>
          <w:rtl/>
        </w:rPr>
        <w:t>מישהו</w:t>
      </w:r>
      <w:r>
        <w:rPr>
          <w:rFonts w:cs="Times New Roman"/>
          <w:rtl/>
        </w:rPr>
        <w:t xml:space="preserve"> ש</w:t>
      </w:r>
      <w:r w:rsidR="000D2FF7" w:rsidRPr="000D2FF7">
        <w:rPr>
          <w:rFonts w:cs="Times New Roman"/>
          <w:rtl/>
        </w:rPr>
        <w:t xml:space="preserve">בוודאי </w:t>
      </w:r>
      <w:r>
        <w:rPr>
          <w:rFonts w:cs="Times New Roman"/>
          <w:rtl/>
        </w:rPr>
        <w:t>תלמדי לחבב, לאט-לאט.</w:t>
      </w:r>
      <w:r>
        <w:rPr>
          <w:rFonts w:cs="Times New Roman" w:hint="cs"/>
          <w:rtl/>
        </w:rPr>
        <w:t xml:space="preserve">" אלכס </w:t>
      </w:r>
      <w:r w:rsidR="00843747">
        <w:rPr>
          <w:rFonts w:cs="Times New Roman" w:hint="cs"/>
          <w:rtl/>
        </w:rPr>
        <w:t>נבוך מהמשפט השחוק, הוא חשש</w:t>
      </w:r>
      <w:r w:rsidR="00FE3938">
        <w:rPr>
          <w:rFonts w:cs="Times New Roman" w:hint="cs"/>
          <w:rtl/>
        </w:rPr>
        <w:t xml:space="preserve"> ש</w:t>
      </w:r>
      <w:r>
        <w:rPr>
          <w:rFonts w:cs="Times New Roman" w:hint="cs"/>
          <w:rtl/>
        </w:rPr>
        <w:t xml:space="preserve">לא </w:t>
      </w:r>
      <w:r w:rsidR="00843747">
        <w:rPr>
          <w:rFonts w:cs="Times New Roman" w:hint="cs"/>
          <w:rtl/>
        </w:rPr>
        <w:t>ה</w:t>
      </w:r>
      <w:r>
        <w:rPr>
          <w:rFonts w:cs="Times New Roman" w:hint="cs"/>
          <w:rtl/>
        </w:rPr>
        <w:t>צליח להבריק בשיחה</w:t>
      </w:r>
      <w:r w:rsidR="00843747">
        <w:rPr>
          <w:rFonts w:cs="Times New Roman" w:hint="cs"/>
          <w:rtl/>
        </w:rPr>
        <w:t>,</w:t>
      </w:r>
      <w:r w:rsidR="00FE3938">
        <w:rPr>
          <w:rFonts w:cs="Times New Roman" w:hint="cs"/>
          <w:rtl/>
        </w:rPr>
        <w:t xml:space="preserve"> </w:t>
      </w:r>
      <w:r>
        <w:rPr>
          <w:rFonts w:cs="Times New Roman" w:hint="cs"/>
          <w:rtl/>
        </w:rPr>
        <w:t>אבל</w:t>
      </w:r>
      <w:r w:rsidR="00B40BDC">
        <w:rPr>
          <w:rFonts w:cs="Times New Roman" w:hint="cs"/>
          <w:rtl/>
        </w:rPr>
        <w:t xml:space="preserve"> </w:t>
      </w:r>
      <w:r w:rsidR="00701208" w:rsidRPr="00701208">
        <w:rPr>
          <w:rFonts w:cs="Times New Roman"/>
          <w:rtl/>
        </w:rPr>
        <w:t>לא בשל כך סאקורה הסתייגה מדבריו, אלא</w:t>
      </w:r>
      <w:r w:rsidR="009F2AA0">
        <w:rPr>
          <w:rFonts w:cs="Times New Roman" w:hint="cs"/>
          <w:rtl/>
        </w:rPr>
        <w:t xml:space="preserve"> </w:t>
      </w:r>
      <w:r w:rsidR="00843747">
        <w:rPr>
          <w:rFonts w:cs="Times New Roman" w:hint="cs"/>
          <w:rtl/>
        </w:rPr>
        <w:t>מ</w:t>
      </w:r>
      <w:r w:rsidR="00FC5A4D">
        <w:rPr>
          <w:rFonts w:cs="Times New Roman" w:hint="cs"/>
          <w:rtl/>
        </w:rPr>
        <w:t>כיוון</w:t>
      </w:r>
      <w:r w:rsidR="00843747">
        <w:rPr>
          <w:rFonts w:cs="Times New Roman" w:hint="cs"/>
          <w:rtl/>
        </w:rPr>
        <w:t xml:space="preserve"> </w:t>
      </w:r>
      <w:r w:rsidR="00FC5A4D">
        <w:rPr>
          <w:rFonts w:cs="Times New Roman" w:hint="cs"/>
          <w:rtl/>
        </w:rPr>
        <w:t>ש</w:t>
      </w:r>
      <w:r w:rsidR="000D2FF7">
        <w:rPr>
          <w:rFonts w:cs="Times New Roman" w:hint="cs"/>
          <w:rtl/>
        </w:rPr>
        <w:t>סבר</w:t>
      </w:r>
      <w:r>
        <w:rPr>
          <w:rFonts w:cs="Times New Roman" w:hint="cs"/>
          <w:rtl/>
        </w:rPr>
        <w:t xml:space="preserve">ה </w:t>
      </w:r>
      <w:r w:rsidR="00FC5A4D">
        <w:rPr>
          <w:rFonts w:cs="Times New Roman" w:hint="cs"/>
          <w:rtl/>
        </w:rPr>
        <w:t xml:space="preserve">כי </w:t>
      </w:r>
      <w:r w:rsidR="00556D3F">
        <w:rPr>
          <w:rFonts w:cs="Times New Roman" w:hint="cs"/>
          <w:rtl/>
        </w:rPr>
        <w:t>הפר</w:t>
      </w:r>
      <w:r w:rsidR="000D2FF7">
        <w:rPr>
          <w:rFonts w:cs="Times New Roman" w:hint="cs"/>
          <w:rtl/>
        </w:rPr>
        <w:t>י</w:t>
      </w:r>
      <w:r w:rsidR="00556D3F">
        <w:rPr>
          <w:rFonts w:cs="Times New Roman" w:hint="cs"/>
          <w:rtl/>
        </w:rPr>
        <w:t xml:space="preserve">ז </w:t>
      </w:r>
      <w:r w:rsidR="00FE3938">
        <w:rPr>
          <w:rFonts w:cs="Times New Roman" w:hint="cs"/>
          <w:rtl/>
        </w:rPr>
        <w:t>ב</w:t>
      </w:r>
      <w:r>
        <w:rPr>
          <w:rFonts w:cs="Times New Roman" w:hint="cs"/>
          <w:rtl/>
        </w:rPr>
        <w:t>כמויות הספרים שהוא קורא</w:t>
      </w:r>
      <w:r w:rsidR="00843747">
        <w:rPr>
          <w:rFonts w:cs="Times New Roman" w:hint="cs"/>
          <w:rtl/>
        </w:rPr>
        <w:t xml:space="preserve"> רק </w:t>
      </w:r>
      <w:r w:rsidR="000D2FF7">
        <w:rPr>
          <w:rFonts w:cs="Times New Roman" w:hint="cs"/>
          <w:rtl/>
        </w:rPr>
        <w:t>כדי</w:t>
      </w:r>
      <w:r w:rsidR="00843747">
        <w:rPr>
          <w:rFonts w:cs="Times New Roman" w:hint="cs"/>
          <w:rtl/>
        </w:rPr>
        <w:t xml:space="preserve"> להרשים אותה</w:t>
      </w:r>
      <w:r>
        <w:rPr>
          <w:rFonts w:cs="Times New Roman" w:hint="cs"/>
          <w:rtl/>
        </w:rPr>
        <w:t xml:space="preserve">. </w:t>
      </w:r>
    </w:p>
    <w:p w14:paraId="3F5B20D8" w14:textId="293E9311" w:rsidR="001F085F" w:rsidRDefault="00132965" w:rsidP="006F79EC">
      <w:pPr>
        <w:rPr>
          <w:rFonts w:cs="Times New Roman"/>
          <w:rtl/>
        </w:rPr>
      </w:pPr>
      <w:r>
        <w:rPr>
          <w:rFonts w:cs="Times New Roman" w:hint="cs"/>
          <w:rtl/>
        </w:rPr>
        <w:t>ה</w:t>
      </w:r>
      <w:r w:rsidR="00DC7831">
        <w:rPr>
          <w:rFonts w:cs="Times New Roman" w:hint="cs"/>
          <w:rtl/>
        </w:rPr>
        <w:t>ו</w:t>
      </w:r>
      <w:r>
        <w:rPr>
          <w:rFonts w:cs="Times New Roman" w:hint="cs"/>
          <w:rtl/>
        </w:rPr>
        <w:t>א צחק</w:t>
      </w:r>
      <w:r w:rsidR="000D2FF7">
        <w:rPr>
          <w:rFonts w:cs="Times New Roman" w:hint="cs"/>
          <w:rtl/>
        </w:rPr>
        <w:t>,</w:t>
      </w:r>
      <w:r>
        <w:rPr>
          <w:rFonts w:cs="Times New Roman" w:hint="cs"/>
          <w:rtl/>
        </w:rPr>
        <w:t xml:space="preserve"> מעולם לא חשב להרשים </w:t>
      </w:r>
      <w:r w:rsidR="00556D3F">
        <w:rPr>
          <w:rFonts w:cs="Times New Roman" w:hint="cs"/>
          <w:rtl/>
        </w:rPr>
        <w:t xml:space="preserve">בכך </w:t>
      </w:r>
      <w:r>
        <w:rPr>
          <w:rFonts w:cs="Times New Roman" w:hint="cs"/>
          <w:rtl/>
        </w:rPr>
        <w:t>איש.</w:t>
      </w:r>
    </w:p>
    <w:p w14:paraId="6AB642E1" w14:textId="4A27AA51" w:rsidR="001F085F" w:rsidRDefault="001F085F" w:rsidP="001F085F">
      <w:pPr>
        <w:rPr>
          <w:rFonts w:cs="Times New Roman"/>
          <w:rtl/>
        </w:rPr>
      </w:pPr>
      <w:r>
        <w:rPr>
          <w:rFonts w:cs="Times New Roman" w:hint="cs"/>
          <w:rtl/>
        </w:rPr>
        <w:t xml:space="preserve">ההפסקה הסתיימה. הוא היה מוכן </w:t>
      </w:r>
      <w:r w:rsidR="000D2FF7">
        <w:rPr>
          <w:rFonts w:cs="Times New Roman" w:hint="cs"/>
          <w:rtl/>
        </w:rPr>
        <w:t xml:space="preserve">להמשיך </w:t>
      </w:r>
      <w:r>
        <w:rPr>
          <w:rFonts w:cs="Times New Roman" w:hint="cs"/>
          <w:rtl/>
        </w:rPr>
        <w:t xml:space="preserve">לשבת ולדבר איתה שעות, אבל היא לא </w:t>
      </w:r>
      <w:r w:rsidR="00582EA9">
        <w:rPr>
          <w:rFonts w:cs="Times New Roman" w:hint="cs"/>
          <w:rtl/>
        </w:rPr>
        <w:t>ה</w:t>
      </w:r>
      <w:r>
        <w:rPr>
          <w:rFonts w:cs="Times New Roman" w:hint="cs"/>
          <w:rtl/>
        </w:rPr>
        <w:t>על</w:t>
      </w:r>
      <w:r w:rsidR="00582EA9">
        <w:rPr>
          <w:rFonts w:cs="Times New Roman" w:hint="cs"/>
          <w:rtl/>
        </w:rPr>
        <w:t>ת</w:t>
      </w:r>
      <w:r>
        <w:rPr>
          <w:rFonts w:cs="Times New Roman" w:hint="cs"/>
          <w:rtl/>
        </w:rPr>
        <w:t xml:space="preserve">ה </w:t>
      </w:r>
      <w:r w:rsidR="00582EA9">
        <w:rPr>
          <w:rFonts w:cs="Times New Roman" w:hint="cs"/>
          <w:rtl/>
        </w:rPr>
        <w:t>ב</w:t>
      </w:r>
      <w:r w:rsidR="00CE366D">
        <w:rPr>
          <w:rFonts w:cs="Times New Roman" w:hint="cs"/>
          <w:rtl/>
        </w:rPr>
        <w:t>דעתה ל</w:t>
      </w:r>
      <w:r w:rsidR="00582EA9">
        <w:rPr>
          <w:rFonts w:cs="Times New Roman" w:hint="cs"/>
          <w:rtl/>
        </w:rPr>
        <w:t>ה</w:t>
      </w:r>
      <w:r w:rsidR="00DE18D6">
        <w:rPr>
          <w:rFonts w:cs="Times New Roman" w:hint="cs"/>
          <w:rtl/>
        </w:rPr>
        <w:t>י</w:t>
      </w:r>
      <w:r w:rsidR="00582EA9">
        <w:rPr>
          <w:rFonts w:cs="Times New Roman" w:hint="cs"/>
          <w:rtl/>
        </w:rPr>
        <w:t>עדר</w:t>
      </w:r>
      <w:r w:rsidR="00CE366D">
        <w:rPr>
          <w:rFonts w:cs="Times New Roman" w:hint="cs"/>
          <w:rtl/>
        </w:rPr>
        <w:t xml:space="preserve"> </w:t>
      </w:r>
      <w:r w:rsidR="00582EA9">
        <w:rPr>
          <w:rFonts w:cs="Times New Roman" w:hint="cs"/>
          <w:rtl/>
        </w:rPr>
        <w:t>מ</w:t>
      </w:r>
      <w:r w:rsidR="00CE366D">
        <w:rPr>
          <w:rFonts w:cs="Times New Roman" w:hint="cs"/>
          <w:rtl/>
        </w:rPr>
        <w:t>שיעור.</w:t>
      </w:r>
    </w:p>
    <w:p w14:paraId="44613E05" w14:textId="3C4A6A63" w:rsidR="00D02A2D" w:rsidRDefault="00BB77C0" w:rsidP="001F085F">
      <w:pPr>
        <w:rPr>
          <w:rtl/>
        </w:rPr>
      </w:pPr>
      <w:r>
        <w:rPr>
          <w:rFonts w:cs="Times New Roman" w:hint="cs"/>
          <w:rtl/>
        </w:rPr>
        <w:t>[</w:t>
      </w:r>
      <w:r w:rsidR="009F2AA0">
        <w:rPr>
          <w:rFonts w:cs="Times New Roman" w:hint="cs"/>
          <w:rtl/>
        </w:rPr>
        <w:t>סאקורה</w:t>
      </w:r>
      <w:r w:rsidR="00CE366D">
        <w:rPr>
          <w:rFonts w:cs="Times New Roman" w:hint="cs"/>
          <w:rtl/>
        </w:rPr>
        <w:t xml:space="preserve"> שמעה על כך שבשנה הקודמת לימד את טולאסי לטינית, ובאמת בשנת הלימודים הזאת כשנותרו רק תלמידים בודדים שהמשיכו עם המקצוע לבחינת ה-</w:t>
      </w:r>
      <w:r w:rsidR="00CE366D">
        <w:rPr>
          <w:rFonts w:cs="Times New Roman" w:hint="cs"/>
        </w:rPr>
        <w:t>GCSE</w:t>
      </w:r>
      <w:r w:rsidR="00CE366D">
        <w:rPr>
          <w:rFonts w:cs="Times New Roman" w:hint="cs"/>
          <w:rtl/>
        </w:rPr>
        <w:t xml:space="preserve">, הוא התבלט בשיעורים. וגו'. </w:t>
      </w:r>
      <w:r w:rsidR="00582EA9">
        <w:rPr>
          <w:rFonts w:cs="Times New Roman" w:hint="cs"/>
          <w:rtl/>
        </w:rPr>
        <w:t xml:space="preserve">תמיד </w:t>
      </w:r>
      <w:r w:rsidR="00CE366D">
        <w:rPr>
          <w:rFonts w:cs="Times New Roman" w:hint="cs"/>
          <w:rtl/>
        </w:rPr>
        <w:t>כש</w:t>
      </w:r>
      <w:r w:rsidR="001C5A04">
        <w:rPr>
          <w:rFonts w:cs="Times New Roman" w:hint="cs"/>
          <w:rtl/>
        </w:rPr>
        <w:t>הייתה</w:t>
      </w:r>
      <w:r w:rsidR="00CE366D">
        <w:rPr>
          <w:rFonts w:cs="Times New Roman" w:hint="cs"/>
          <w:rtl/>
        </w:rPr>
        <w:t xml:space="preserve"> מביטה בו, היא ראתה שהוא מסיט את עיניו </w:t>
      </w:r>
      <w:r w:rsidR="00582EA9">
        <w:rPr>
          <w:rFonts w:cs="Times New Roman" w:hint="cs"/>
          <w:rtl/>
        </w:rPr>
        <w:t xml:space="preserve">ממנה </w:t>
      </w:r>
      <w:r w:rsidR="00CE366D">
        <w:rPr>
          <w:rFonts w:cs="Times New Roman" w:hint="cs"/>
          <w:rtl/>
        </w:rPr>
        <w:t>ומאדים, אך לאחר כמה פעמים ה</w:t>
      </w:r>
      <w:r w:rsidR="00582EA9">
        <w:rPr>
          <w:rFonts w:cs="Times New Roman" w:hint="cs"/>
          <w:rtl/>
        </w:rPr>
        <w:t xml:space="preserve">חל להישיר מבט אליה בפנים שכבר לא </w:t>
      </w:r>
      <w:r w:rsidR="00CE366D">
        <w:rPr>
          <w:rFonts w:cs="Times New Roman" w:hint="cs"/>
          <w:rtl/>
        </w:rPr>
        <w:t>האדי</w:t>
      </w:r>
      <w:r w:rsidR="00582EA9">
        <w:rPr>
          <w:rFonts w:cs="Times New Roman" w:hint="cs"/>
          <w:rtl/>
        </w:rPr>
        <w:t>מו</w:t>
      </w:r>
      <w:r w:rsidR="00352290">
        <w:rPr>
          <w:rFonts w:cs="Times New Roman" w:hint="cs"/>
          <w:rtl/>
        </w:rPr>
        <w:t xml:space="preserve"> מאוד.</w:t>
      </w:r>
      <w:r w:rsidR="00CE366D">
        <w:rPr>
          <w:rFonts w:cs="Times New Roman" w:hint="cs"/>
          <w:rtl/>
        </w:rPr>
        <w:t xml:space="preserve"> הוא היה מישיר אליה מבט, ואולי מחייך מעט תוך כדי כך שהכיתה </w:t>
      </w:r>
      <w:r w:rsidR="001C5A04">
        <w:rPr>
          <w:rFonts w:cs="Times New Roman" w:hint="cs"/>
          <w:rtl/>
        </w:rPr>
        <w:t>הייתה</w:t>
      </w:r>
      <w:r w:rsidR="00CE366D">
        <w:rPr>
          <w:rFonts w:cs="Times New Roman" w:hint="cs"/>
          <w:rtl/>
        </w:rPr>
        <w:t xml:space="preserve"> צולחת ביגיעות / מתייגעת לצלוח עוד איזו </w:t>
      </w:r>
      <w:r w:rsidR="00CE366D">
        <w:rPr>
          <w:rFonts w:hint="cs"/>
          <w:rtl/>
        </w:rPr>
        <w:t>ההטיה של שמות עצם לפי היחסה הגניטיבית [וויקיפדיה הערך לטינית]</w:t>
      </w:r>
      <w:r w:rsidR="00D02A2D">
        <w:rPr>
          <w:rFonts w:hint="cs"/>
          <w:rtl/>
        </w:rPr>
        <w:t xml:space="preserve">. </w:t>
      </w:r>
    </w:p>
    <w:p w14:paraId="05B40290" w14:textId="20617152" w:rsidR="005922DB" w:rsidRDefault="005922DB" w:rsidP="001F085F">
      <w:pPr>
        <w:rPr>
          <w:rtl/>
        </w:rPr>
      </w:pPr>
      <w:r w:rsidRPr="00D02A2D">
        <w:t>Sed debebatur</w:t>
      </w:r>
      <w:r>
        <w:rPr>
          <w:rFonts w:hint="cs"/>
          <w:rtl/>
        </w:rPr>
        <w:t xml:space="preserve"> -</w:t>
      </w:r>
      <w:r w:rsidRPr="00D02A2D">
        <w:t>Sed</w:t>
      </w:r>
      <w:r w:rsidR="009564E3">
        <w:rPr>
          <w:rtl/>
        </w:rPr>
        <w:t xml:space="preserve"> </w:t>
      </w:r>
      <w:r>
        <w:rPr>
          <w:rFonts w:hint="cs"/>
          <w:rtl/>
        </w:rPr>
        <w:t xml:space="preserve">הוא 'אבל', אולם </w:t>
      </w:r>
      <w:r w:rsidRPr="00D02A2D">
        <w:t>debebatur</w:t>
      </w:r>
      <w:r>
        <w:rPr>
          <w:rFonts w:hint="cs"/>
          <w:rtl/>
        </w:rPr>
        <w:t xml:space="preserve"> הוא מהשורש </w:t>
      </w:r>
      <w:r w:rsidRPr="005922DB">
        <w:t>debeo</w:t>
      </w:r>
      <w:r w:rsidRPr="005922DB">
        <w:rPr>
          <w:rFonts w:cs="Times New Roman" w:hint="cs"/>
          <w:rtl/>
        </w:rPr>
        <w:t xml:space="preserve"> </w:t>
      </w:r>
      <w:r>
        <w:rPr>
          <w:rFonts w:cs="Times New Roman" w:hint="cs"/>
          <w:rtl/>
        </w:rPr>
        <w:t xml:space="preserve">שמשמעו </w:t>
      </w:r>
      <w:r>
        <w:rPr>
          <w:rFonts w:hint="cs"/>
          <w:rtl/>
        </w:rPr>
        <w:t>גוף שלישי, עבר, סביל...</w:t>
      </w:r>
    </w:p>
    <w:p w14:paraId="27CEAEA4" w14:textId="26B3EE63" w:rsidR="00CE366D" w:rsidRDefault="00D02A2D" w:rsidP="001F085F">
      <w:pPr>
        <w:rPr>
          <w:rtl/>
        </w:rPr>
      </w:pPr>
      <w:r w:rsidRPr="00D02A2D">
        <w:t>Sed debebatur, ut opinor, fatis tantae origo urbis maximique secundum deorum opes imperii principium</w:t>
      </w:r>
      <w:r w:rsidRPr="00D02A2D">
        <w:rPr>
          <w:rFonts w:cs="Times New Roman"/>
          <w:rtl/>
        </w:rPr>
        <w:t>.</w:t>
      </w:r>
      <w:r w:rsidR="00215F7F">
        <w:rPr>
          <w:rFonts w:hint="cs"/>
          <w:rtl/>
        </w:rPr>
        <w:t xml:space="preserve">. </w:t>
      </w:r>
    </w:p>
    <w:p w14:paraId="6252C8BD" w14:textId="5E1FA19A" w:rsidR="00D02A2D" w:rsidRDefault="00D02A2D" w:rsidP="001F085F">
      <w:pPr>
        <w:rPr>
          <w:rtl/>
        </w:rPr>
      </w:pPr>
      <w:r>
        <w:rPr>
          <w:rFonts w:hint="cs"/>
          <w:rtl/>
        </w:rPr>
        <w:t>נחרץ / נגזר / נקבע</w:t>
      </w:r>
    </w:p>
    <w:p w14:paraId="0C4C4D63" w14:textId="104BB389" w:rsidR="00D02A2D" w:rsidRDefault="00D02A2D" w:rsidP="001F085F">
      <w:pPr>
        <w:rPr>
          <w:rFonts w:cs="Times New Roman"/>
          <w:rtl/>
        </w:rPr>
      </w:pPr>
      <w:r w:rsidRPr="00D02A2D">
        <w:rPr>
          <w:rFonts w:cs="Times New Roman"/>
        </w:rPr>
        <w:t>But it was destined, as I believe, by the fates the origin of such a great city and the beginning of the greatest power secondary/next after the power of the gods</w:t>
      </w:r>
      <w:r w:rsidRPr="00D02A2D">
        <w:rPr>
          <w:rFonts w:cs="Times New Roman"/>
          <w:rtl/>
        </w:rPr>
        <w:t>.</w:t>
      </w:r>
    </w:p>
    <w:p w14:paraId="43334B9D" w14:textId="715EC7AB" w:rsidR="00BB77C0" w:rsidRDefault="00BB77C0" w:rsidP="001F085F">
      <w:pPr>
        <w:rPr>
          <w:rFonts w:cs="Times New Roman"/>
          <w:rtl/>
        </w:rPr>
      </w:pPr>
      <w:r>
        <w:rPr>
          <w:rFonts w:cs="Times New Roman" w:hint="cs"/>
          <w:rtl/>
        </w:rPr>
        <w:t>]</w:t>
      </w:r>
    </w:p>
    <w:p w14:paraId="5C1EE82D" w14:textId="77777777" w:rsidR="00BB77C0" w:rsidRDefault="00BB77C0" w:rsidP="001F085F">
      <w:pPr>
        <w:rPr>
          <w:rFonts w:cs="Times New Roman"/>
          <w:rtl/>
        </w:rPr>
      </w:pPr>
    </w:p>
    <w:p w14:paraId="3687B996" w14:textId="5FD0AF2C" w:rsidR="00BD56BC" w:rsidRDefault="00FC5A4D" w:rsidP="006B731C">
      <w:pPr>
        <w:rPr>
          <w:rFonts w:cs="Times New Roman"/>
          <w:rtl/>
        </w:rPr>
      </w:pPr>
      <w:r>
        <w:rPr>
          <w:rFonts w:cs="Times New Roman" w:hint="cs"/>
          <w:rtl/>
        </w:rPr>
        <w:t>[</w:t>
      </w:r>
      <w:r w:rsidR="009205C0" w:rsidRPr="003E4E5C">
        <w:rPr>
          <w:rFonts w:cs="Times New Roman" w:hint="eastAsia"/>
          <w:rtl/>
        </w:rPr>
        <w:t>כל</w:t>
      </w:r>
      <w:r w:rsidR="009205C0" w:rsidRPr="003E4E5C">
        <w:rPr>
          <w:rFonts w:cs="Times New Roman"/>
          <w:rtl/>
        </w:rPr>
        <w:t xml:space="preserve"> מאמציו של אלכס </w:t>
      </w:r>
      <w:r w:rsidR="009A5335" w:rsidRPr="003E4E5C">
        <w:rPr>
          <w:rFonts w:cs="Times New Roman" w:hint="eastAsia"/>
          <w:rtl/>
        </w:rPr>
        <w:t>באותה</w:t>
      </w:r>
      <w:r w:rsidR="009A5335" w:rsidRPr="003E4E5C">
        <w:rPr>
          <w:rFonts w:cs="Times New Roman"/>
          <w:rtl/>
        </w:rPr>
        <w:t xml:space="preserve"> שנה </w:t>
      </w:r>
      <w:r w:rsidR="009205C0" w:rsidRPr="003E4E5C">
        <w:rPr>
          <w:rFonts w:cs="Times New Roman" w:hint="eastAsia"/>
          <w:rtl/>
        </w:rPr>
        <w:t>כוונו</w:t>
      </w:r>
      <w:r w:rsidR="009205C0" w:rsidRPr="003E4E5C">
        <w:rPr>
          <w:rFonts w:cs="Times New Roman"/>
          <w:rtl/>
        </w:rPr>
        <w:t xml:space="preserve"> למטרה אחת </w:t>
      </w:r>
      <w:r w:rsidR="009A5335" w:rsidRPr="003E4E5C">
        <w:rPr>
          <w:rFonts w:cs="Times New Roman"/>
          <w:rtl/>
        </w:rPr>
        <w:t>– ל</w:t>
      </w:r>
      <w:r w:rsidR="00F26C28" w:rsidRPr="003E4E5C">
        <w:rPr>
          <w:rFonts w:cs="Times New Roman" w:hint="eastAsia"/>
          <w:rtl/>
        </w:rPr>
        <w:t>התכונן</w:t>
      </w:r>
      <w:r w:rsidR="00F26C28" w:rsidRPr="003E4E5C">
        <w:rPr>
          <w:rFonts w:cs="Times New Roman"/>
          <w:rtl/>
        </w:rPr>
        <w:t xml:space="preserve"> למבחן </w:t>
      </w:r>
      <w:r w:rsidR="00BB77C0" w:rsidRPr="003E4E5C">
        <w:rPr>
          <w:rFonts w:cs="Times New Roman" w:hint="eastAsia"/>
          <w:rtl/>
        </w:rPr>
        <w:t>הקבלה</w:t>
      </w:r>
      <w:r w:rsidR="00BB77C0" w:rsidRPr="003E4E5C">
        <w:rPr>
          <w:rFonts w:cs="Times New Roman"/>
          <w:rtl/>
        </w:rPr>
        <w:t xml:space="preserve"> </w:t>
      </w:r>
      <w:r w:rsidR="00BD56BC">
        <w:rPr>
          <w:rFonts w:cs="Times New Roman" w:hint="cs"/>
          <w:rtl/>
        </w:rPr>
        <w:t>[</w:t>
      </w:r>
      <w:r w:rsidR="0085121F" w:rsidRPr="003E4E5C">
        <w:rPr>
          <w:rFonts w:cs="Times New Roman" w:hint="eastAsia"/>
          <w:rtl/>
        </w:rPr>
        <w:t>בתחילת</w:t>
      </w:r>
      <w:r w:rsidR="0085121F" w:rsidRPr="003E4E5C">
        <w:rPr>
          <w:rFonts w:cs="Times New Roman"/>
          <w:rtl/>
        </w:rPr>
        <w:t xml:space="preserve"> </w:t>
      </w:r>
      <w:r w:rsidR="0085121F" w:rsidRPr="003E4E5C">
        <w:rPr>
          <w:rFonts w:cs="Times New Roman" w:hint="eastAsia"/>
          <w:rtl/>
        </w:rPr>
        <w:t>השנה</w:t>
      </w:r>
      <w:r w:rsidR="0085121F" w:rsidRPr="003E4E5C">
        <w:rPr>
          <w:rFonts w:cs="Times New Roman"/>
          <w:rtl/>
        </w:rPr>
        <w:t xml:space="preserve"> </w:t>
      </w:r>
      <w:r w:rsidR="0085121F" w:rsidRPr="003E4E5C">
        <w:rPr>
          <w:rFonts w:cs="Times New Roman" w:hint="eastAsia"/>
          <w:rtl/>
        </w:rPr>
        <w:t>הבאה</w:t>
      </w:r>
      <w:r w:rsidR="00BD56BC">
        <w:rPr>
          <w:rFonts w:cs="Times New Roman" w:hint="cs"/>
          <w:rtl/>
        </w:rPr>
        <w:t>]</w:t>
      </w:r>
      <w:r w:rsidR="0085121F" w:rsidRPr="003E4E5C">
        <w:rPr>
          <w:rFonts w:cs="Times New Roman"/>
          <w:rtl/>
        </w:rPr>
        <w:t xml:space="preserve"> </w:t>
      </w:r>
      <w:r w:rsidR="00B94BCA" w:rsidRPr="003E4E5C">
        <w:rPr>
          <w:rFonts w:cs="Times New Roman"/>
          <w:rtl/>
        </w:rPr>
        <w:t>לנבחרת הנוער של אח</w:t>
      </w:r>
      <w:r w:rsidR="00BD56BC">
        <w:rPr>
          <w:rFonts w:cs="Times New Roman" w:hint="cs"/>
          <w:rtl/>
        </w:rPr>
        <w:t>ד</w:t>
      </w:r>
      <w:r w:rsidR="00B94BCA" w:rsidRPr="003E4E5C">
        <w:rPr>
          <w:rFonts w:cs="Times New Roman"/>
          <w:rtl/>
        </w:rPr>
        <w:t xml:space="preserve"> </w:t>
      </w:r>
      <w:r w:rsidR="0085121F" w:rsidRPr="003E4E5C">
        <w:rPr>
          <w:rFonts w:cs="Times New Roman" w:hint="eastAsia"/>
          <w:rtl/>
        </w:rPr>
        <w:t>מ</w:t>
      </w:r>
      <w:r w:rsidR="00FD2DE2" w:rsidRPr="003E4E5C">
        <w:rPr>
          <w:rFonts w:cs="Times New Roman" w:hint="eastAsia"/>
          <w:rtl/>
        </w:rPr>
        <w:t>מועדוני</w:t>
      </w:r>
      <w:r w:rsidR="00B94BCA" w:rsidRPr="003E4E5C">
        <w:rPr>
          <w:rFonts w:cs="Times New Roman"/>
          <w:rtl/>
        </w:rPr>
        <w:t xml:space="preserve"> </w:t>
      </w:r>
      <w:r w:rsidR="0085121F" w:rsidRPr="003E4E5C">
        <w:rPr>
          <w:rFonts w:cs="Times New Roman" w:hint="eastAsia"/>
          <w:rtl/>
        </w:rPr>
        <w:t>הרוגבי</w:t>
      </w:r>
      <w:r w:rsidR="0085121F" w:rsidRPr="003E4E5C">
        <w:rPr>
          <w:rFonts w:cs="Times New Roman"/>
          <w:rtl/>
        </w:rPr>
        <w:t xml:space="preserve"> </w:t>
      </w:r>
      <w:r w:rsidR="00B94BCA" w:rsidRPr="003E4E5C">
        <w:rPr>
          <w:rFonts w:cs="Times New Roman" w:hint="eastAsia"/>
          <w:rtl/>
        </w:rPr>
        <w:t>ה</w:t>
      </w:r>
      <w:r w:rsidR="00FD2DE2" w:rsidRPr="003E4E5C">
        <w:rPr>
          <w:rFonts w:cs="Times New Roman" w:hint="eastAsia"/>
          <w:rtl/>
        </w:rPr>
        <w:t>מובילים</w:t>
      </w:r>
      <w:r w:rsidR="00B94BCA" w:rsidRPr="003E4E5C">
        <w:rPr>
          <w:rFonts w:cs="Times New Roman"/>
          <w:rtl/>
        </w:rPr>
        <w:t xml:space="preserve">. </w:t>
      </w:r>
    </w:p>
    <w:p w14:paraId="584DF8C1" w14:textId="16FB6597" w:rsidR="00757819" w:rsidRPr="003E4E5C" w:rsidRDefault="000E7D91" w:rsidP="006B731C">
      <w:pPr>
        <w:rPr>
          <w:rFonts w:cs="Times New Roman"/>
          <w:rtl/>
        </w:rPr>
      </w:pPr>
      <w:r w:rsidRPr="003E4E5C">
        <w:rPr>
          <w:rFonts w:hint="eastAsia"/>
          <w:rtl/>
        </w:rPr>
        <w:t>זריזות</w:t>
      </w:r>
      <w:r w:rsidRPr="003E4E5C">
        <w:rPr>
          <w:rtl/>
        </w:rPr>
        <w:t xml:space="preserve"> </w:t>
      </w:r>
      <w:r w:rsidR="00B94BCA" w:rsidRPr="003E4E5C">
        <w:rPr>
          <w:rFonts w:cs="Times New Roman" w:hint="eastAsia"/>
          <w:rtl/>
        </w:rPr>
        <w:t>וכושר</w:t>
      </w:r>
      <w:r w:rsidR="00B94BCA" w:rsidRPr="003E4E5C">
        <w:rPr>
          <w:rFonts w:cs="Times New Roman"/>
          <w:rtl/>
        </w:rPr>
        <w:t xml:space="preserve"> אירובי </w:t>
      </w:r>
      <w:r w:rsidRPr="003E4E5C">
        <w:rPr>
          <w:rFonts w:cs="Times New Roman" w:hint="eastAsia"/>
          <w:rtl/>
        </w:rPr>
        <w:t>גבוה</w:t>
      </w:r>
      <w:r w:rsidRPr="003E4E5C">
        <w:rPr>
          <w:rFonts w:cs="Times New Roman"/>
          <w:rtl/>
        </w:rPr>
        <w:t xml:space="preserve"> </w:t>
      </w:r>
      <w:r w:rsidR="00B94BCA" w:rsidRPr="003E4E5C">
        <w:rPr>
          <w:rFonts w:cs="Times New Roman" w:hint="eastAsia"/>
          <w:rtl/>
        </w:rPr>
        <w:t>היו</w:t>
      </w:r>
      <w:r w:rsidR="00B94BCA" w:rsidRPr="003E4E5C">
        <w:rPr>
          <w:rFonts w:cs="Times New Roman"/>
          <w:rtl/>
        </w:rPr>
        <w:t xml:space="preserve"> לו, </w:t>
      </w:r>
      <w:r w:rsidR="009205C0" w:rsidRPr="003E4E5C">
        <w:rPr>
          <w:rFonts w:cs="Times New Roman" w:hint="eastAsia"/>
          <w:rtl/>
        </w:rPr>
        <w:t>ו</w:t>
      </w:r>
      <w:r w:rsidR="009205C0" w:rsidRPr="003E4E5C">
        <w:rPr>
          <w:rFonts w:hint="eastAsia"/>
          <w:rtl/>
        </w:rPr>
        <w:t>קור</w:t>
      </w:r>
      <w:r w:rsidR="009205C0" w:rsidRPr="003E4E5C">
        <w:rPr>
          <w:rtl/>
        </w:rPr>
        <w:t xml:space="preserve"> </w:t>
      </w:r>
      <w:r w:rsidR="009205C0" w:rsidRPr="003E4E5C">
        <w:rPr>
          <w:rFonts w:hint="eastAsia"/>
          <w:rtl/>
        </w:rPr>
        <w:t>רוח</w:t>
      </w:r>
      <w:r w:rsidR="009205C0" w:rsidRPr="003E4E5C">
        <w:rPr>
          <w:rtl/>
        </w:rPr>
        <w:t xml:space="preserve"> </w:t>
      </w:r>
      <w:r w:rsidR="009205C0" w:rsidRPr="003E4E5C">
        <w:rPr>
          <w:rFonts w:hint="eastAsia"/>
          <w:rtl/>
        </w:rPr>
        <w:t>שהוביל</w:t>
      </w:r>
      <w:r w:rsidR="00B94BCA" w:rsidRPr="003E4E5C">
        <w:rPr>
          <w:rFonts w:cs="Times New Roman"/>
          <w:rtl/>
        </w:rPr>
        <w:t xml:space="preserve"> </w:t>
      </w:r>
      <w:r w:rsidR="009205C0" w:rsidRPr="003E4E5C">
        <w:rPr>
          <w:rFonts w:cs="Times New Roman" w:hint="eastAsia"/>
          <w:rtl/>
        </w:rPr>
        <w:t>ליכולת</w:t>
      </w:r>
      <w:r w:rsidR="00DA640D" w:rsidRPr="003E4E5C">
        <w:rPr>
          <w:rFonts w:cs="Times New Roman"/>
          <w:rtl/>
        </w:rPr>
        <w:t xml:space="preserve"> החלטה </w:t>
      </w:r>
      <w:r w:rsidR="0085121F" w:rsidRPr="003E4E5C">
        <w:rPr>
          <w:rFonts w:cs="Times New Roman" w:hint="eastAsia"/>
          <w:rtl/>
        </w:rPr>
        <w:t>תחת</w:t>
      </w:r>
      <w:r w:rsidR="0085121F" w:rsidRPr="003E4E5C">
        <w:rPr>
          <w:rFonts w:cs="Times New Roman"/>
          <w:rtl/>
        </w:rPr>
        <w:t xml:space="preserve"> </w:t>
      </w:r>
      <w:r w:rsidR="0085121F" w:rsidRPr="003E4E5C">
        <w:rPr>
          <w:rFonts w:cs="Times New Roman" w:hint="eastAsia"/>
          <w:rtl/>
        </w:rPr>
        <w:t>לחץ</w:t>
      </w:r>
      <w:r w:rsidR="009205C0" w:rsidRPr="003E4E5C">
        <w:rPr>
          <w:rFonts w:cs="Times New Roman"/>
          <w:rtl/>
        </w:rPr>
        <w:t>,</w:t>
      </w:r>
      <w:r w:rsidR="009564E3" w:rsidRPr="003E4E5C">
        <w:rPr>
          <w:rtl/>
        </w:rPr>
        <w:t xml:space="preserve"> </w:t>
      </w:r>
      <w:r w:rsidRPr="003E4E5C">
        <w:rPr>
          <w:rtl/>
        </w:rPr>
        <w:t xml:space="preserve">ואותה תכונה שלא ניתן ללמד, פרספקטיבה טקטית (המאמן כינה זאת </w:t>
      </w:r>
      <w:r w:rsidRPr="003E4E5C">
        <w:t>vision</w:t>
      </w:r>
      <w:r w:rsidRPr="003E4E5C">
        <w:rPr>
          <w:rtl/>
        </w:rPr>
        <w:t>)</w:t>
      </w:r>
      <w:r w:rsidR="00DA640D" w:rsidRPr="003E4E5C">
        <w:rPr>
          <w:rFonts w:cs="Times New Roman"/>
          <w:rtl/>
        </w:rPr>
        <w:t xml:space="preserve">. </w:t>
      </w:r>
      <w:r w:rsidR="0085121F" w:rsidRPr="003E4E5C">
        <w:rPr>
          <w:rFonts w:cs="Times New Roman" w:hint="eastAsia"/>
          <w:rtl/>
        </w:rPr>
        <w:t>אולם</w:t>
      </w:r>
      <w:r w:rsidR="0085121F" w:rsidRPr="003E4E5C">
        <w:rPr>
          <w:rFonts w:cs="Times New Roman"/>
          <w:rtl/>
        </w:rPr>
        <w:t xml:space="preserve"> </w:t>
      </w:r>
      <w:r w:rsidR="0085121F" w:rsidRPr="003E4E5C">
        <w:rPr>
          <w:rFonts w:cs="Times New Roman" w:hint="eastAsia"/>
          <w:rtl/>
        </w:rPr>
        <w:t>מהם</w:t>
      </w:r>
      <w:r w:rsidR="0085121F" w:rsidRPr="003E4E5C">
        <w:rPr>
          <w:rFonts w:cs="Times New Roman"/>
          <w:rtl/>
        </w:rPr>
        <w:t xml:space="preserve"> </w:t>
      </w:r>
      <w:r w:rsidR="0085121F" w:rsidRPr="003E4E5C">
        <w:rPr>
          <w:rFonts w:cs="Times New Roman" w:hint="eastAsia"/>
          <w:rtl/>
        </w:rPr>
        <w:t>כל</w:t>
      </w:r>
      <w:r w:rsidR="0085121F" w:rsidRPr="003E4E5C">
        <w:rPr>
          <w:rFonts w:cs="Times New Roman"/>
          <w:rtl/>
        </w:rPr>
        <w:t xml:space="preserve"> </w:t>
      </w:r>
      <w:r w:rsidR="0085121F" w:rsidRPr="003E4E5C">
        <w:rPr>
          <w:rFonts w:cs="Times New Roman" w:hint="eastAsia"/>
          <w:rtl/>
        </w:rPr>
        <w:t>אלו</w:t>
      </w:r>
      <w:r w:rsidR="009205C0" w:rsidRPr="003E4E5C">
        <w:rPr>
          <w:rFonts w:cs="Times New Roman"/>
          <w:rtl/>
        </w:rPr>
        <w:t>,</w:t>
      </w:r>
      <w:r w:rsidR="0085121F" w:rsidRPr="003E4E5C">
        <w:rPr>
          <w:rFonts w:cs="Times New Roman"/>
          <w:rtl/>
        </w:rPr>
        <w:t xml:space="preserve"> </w:t>
      </w:r>
      <w:r w:rsidR="009205C0" w:rsidRPr="003E4E5C">
        <w:rPr>
          <w:rFonts w:cs="Times New Roman" w:hint="eastAsia"/>
          <w:rtl/>
        </w:rPr>
        <w:t>טען</w:t>
      </w:r>
      <w:r w:rsidR="009205C0" w:rsidRPr="003E4E5C">
        <w:rPr>
          <w:rFonts w:cs="Times New Roman"/>
          <w:rtl/>
        </w:rPr>
        <w:t xml:space="preserve"> עוזר המאמן, </w:t>
      </w:r>
      <w:r w:rsidR="0085121F" w:rsidRPr="003E4E5C">
        <w:rPr>
          <w:rFonts w:cs="Times New Roman" w:hint="eastAsia"/>
          <w:rtl/>
        </w:rPr>
        <w:t>כש</w:t>
      </w:r>
      <w:r w:rsidR="009205C0" w:rsidRPr="003E4E5C">
        <w:rPr>
          <w:rFonts w:cs="Times New Roman" w:hint="eastAsia"/>
          <w:rtl/>
        </w:rPr>
        <w:t>אלכס</w:t>
      </w:r>
      <w:r w:rsidR="009205C0" w:rsidRPr="003E4E5C">
        <w:rPr>
          <w:rFonts w:cs="Times New Roman"/>
          <w:rtl/>
        </w:rPr>
        <w:t xml:space="preserve"> </w:t>
      </w:r>
      <w:r w:rsidR="00DA640D" w:rsidRPr="003E4E5C">
        <w:rPr>
          <w:rFonts w:cs="Times New Roman" w:hint="eastAsia"/>
          <w:rtl/>
        </w:rPr>
        <w:t>היה</w:t>
      </w:r>
      <w:r w:rsidR="00DA640D" w:rsidRPr="003E4E5C">
        <w:rPr>
          <w:rFonts w:cs="Times New Roman"/>
          <w:rtl/>
        </w:rPr>
        <w:t xml:space="preserve"> חסר </w:t>
      </w:r>
      <w:r w:rsidR="00757819" w:rsidRPr="003E4E5C">
        <w:rPr>
          <w:rFonts w:cs="Times New Roman" w:hint="eastAsia"/>
          <w:rtl/>
        </w:rPr>
        <w:t>גודל</w:t>
      </w:r>
      <w:r w:rsidR="0085121F" w:rsidRPr="003E4E5C">
        <w:rPr>
          <w:rFonts w:cs="Times New Roman"/>
          <w:rtl/>
        </w:rPr>
        <w:t xml:space="preserve"> בשרירים, </w:t>
      </w:r>
      <w:r w:rsidR="00DA640D" w:rsidRPr="003E4E5C">
        <w:rPr>
          <w:rFonts w:cs="Times New Roman" w:hint="eastAsia"/>
          <w:rtl/>
        </w:rPr>
        <w:lastRenderedPageBreak/>
        <w:t>עוצמה</w:t>
      </w:r>
      <w:r w:rsidR="00DA640D" w:rsidRPr="003E4E5C">
        <w:rPr>
          <w:rFonts w:cs="Times New Roman"/>
          <w:rtl/>
        </w:rPr>
        <w:t xml:space="preserve"> בגוף. </w:t>
      </w:r>
      <w:r w:rsidR="0085121F" w:rsidRPr="003E4E5C">
        <w:rPr>
          <w:rFonts w:cs="Times New Roman" w:hint="eastAsia"/>
          <w:rtl/>
        </w:rPr>
        <w:t>הוא</w:t>
      </w:r>
      <w:r w:rsidR="0085121F" w:rsidRPr="003E4E5C">
        <w:rPr>
          <w:rFonts w:cs="Times New Roman"/>
          <w:rtl/>
        </w:rPr>
        <w:t xml:space="preserve"> התכוון לאמר </w:t>
      </w:r>
      <w:r w:rsidR="00757819" w:rsidRPr="003E4E5C">
        <w:rPr>
          <w:rFonts w:cs="Times New Roman" w:hint="eastAsia"/>
          <w:rtl/>
        </w:rPr>
        <w:t>שאלכס</w:t>
      </w:r>
      <w:r w:rsidR="00757819" w:rsidRPr="003E4E5C">
        <w:rPr>
          <w:rFonts w:cs="Times New Roman"/>
          <w:rtl/>
        </w:rPr>
        <w:t xml:space="preserve"> היה השחקן קטן ה</w:t>
      </w:r>
      <w:r w:rsidR="00D54C3E">
        <w:rPr>
          <w:rFonts w:cs="Times New Roman"/>
          <w:rtl/>
        </w:rPr>
        <w:t>ממד</w:t>
      </w:r>
      <w:r w:rsidR="00757819" w:rsidRPr="003E4E5C">
        <w:rPr>
          <w:rFonts w:cs="Times New Roman"/>
          <w:rtl/>
        </w:rPr>
        <w:t xml:space="preserve">ים ביותר בקבוצה, כי בהחלט לא היה חלש. </w:t>
      </w:r>
      <w:r w:rsidR="00DA640D" w:rsidRPr="003E4E5C">
        <w:rPr>
          <w:rFonts w:cs="Times New Roman" w:hint="eastAsia"/>
          <w:rtl/>
        </w:rPr>
        <w:t>המאמן</w:t>
      </w:r>
      <w:r w:rsidR="00DA640D" w:rsidRPr="003E4E5C">
        <w:rPr>
          <w:rFonts w:cs="Times New Roman"/>
          <w:rtl/>
        </w:rPr>
        <w:t xml:space="preserve"> </w:t>
      </w:r>
      <w:r w:rsidR="009205C0" w:rsidRPr="003E4E5C">
        <w:rPr>
          <w:rFonts w:cs="Times New Roman" w:hint="eastAsia"/>
          <w:rtl/>
        </w:rPr>
        <w:t>התפייט</w:t>
      </w:r>
      <w:r w:rsidR="009205C0" w:rsidRPr="003E4E5C">
        <w:rPr>
          <w:rFonts w:cs="Times New Roman"/>
          <w:rtl/>
        </w:rPr>
        <w:t xml:space="preserve"> </w:t>
      </w:r>
      <w:r w:rsidR="009205C0" w:rsidRPr="003E4E5C">
        <w:rPr>
          <w:rFonts w:cs="Times New Roman" w:hint="eastAsia"/>
          <w:rtl/>
        </w:rPr>
        <w:t>ו</w:t>
      </w:r>
      <w:r w:rsidR="00DA640D" w:rsidRPr="003E4E5C">
        <w:rPr>
          <w:rFonts w:cs="Times New Roman" w:hint="eastAsia"/>
          <w:rtl/>
        </w:rPr>
        <w:t>אמר</w:t>
      </w:r>
      <w:r w:rsidR="00DA640D" w:rsidRPr="003E4E5C">
        <w:rPr>
          <w:rFonts w:cs="Times New Roman"/>
          <w:rtl/>
        </w:rPr>
        <w:t xml:space="preserve"> שמי שמלא תשוקה, ומתגבר על מכשולים, מגיע רחוק יותר. </w:t>
      </w:r>
      <w:r w:rsidR="00757819" w:rsidRPr="003E4E5C">
        <w:rPr>
          <w:rFonts w:cs="Times New Roman" w:hint="eastAsia"/>
          <w:rtl/>
        </w:rPr>
        <w:t>וכינורות</w:t>
      </w:r>
      <w:r w:rsidR="00757819" w:rsidRPr="003E4E5C">
        <w:rPr>
          <w:rFonts w:cs="Times New Roman"/>
          <w:rtl/>
        </w:rPr>
        <w:t xml:space="preserve">. </w:t>
      </w:r>
      <w:r w:rsidR="00DA640D" w:rsidRPr="003E4E5C">
        <w:rPr>
          <w:rFonts w:cs="Times New Roman" w:hint="eastAsia"/>
          <w:rtl/>
        </w:rPr>
        <w:t>על</w:t>
      </w:r>
      <w:r w:rsidR="00DA640D" w:rsidRPr="003E4E5C">
        <w:rPr>
          <w:rFonts w:cs="Times New Roman"/>
          <w:rtl/>
        </w:rPr>
        <w:t xml:space="preserve"> כך </w:t>
      </w:r>
      <w:r w:rsidR="009F2AA0" w:rsidRPr="003E4E5C">
        <w:rPr>
          <w:rFonts w:cs="Times New Roman" w:hint="eastAsia"/>
          <w:rtl/>
        </w:rPr>
        <w:t>ענה</w:t>
      </w:r>
      <w:r w:rsidR="009F2AA0" w:rsidRPr="003E4E5C">
        <w:rPr>
          <w:rFonts w:cs="Times New Roman"/>
          <w:rtl/>
        </w:rPr>
        <w:t xml:space="preserve"> </w:t>
      </w:r>
      <w:r w:rsidR="009F2AA0" w:rsidRPr="003E4E5C">
        <w:rPr>
          <w:rFonts w:cs="Times New Roman" w:hint="eastAsia"/>
          <w:rtl/>
        </w:rPr>
        <w:t>בכעס</w:t>
      </w:r>
      <w:r w:rsidR="00DA640D" w:rsidRPr="003E4E5C">
        <w:rPr>
          <w:rFonts w:cs="Times New Roman"/>
          <w:rtl/>
        </w:rPr>
        <w:t xml:space="preserve"> עוזר המאמן ש</w:t>
      </w:r>
      <w:r w:rsidR="00757819" w:rsidRPr="003E4E5C">
        <w:rPr>
          <w:rFonts w:cs="Times New Roman" w:hint="eastAsia"/>
          <w:rtl/>
        </w:rPr>
        <w:t>אולי</w:t>
      </w:r>
      <w:r w:rsidR="00DA640D" w:rsidRPr="003E4E5C">
        <w:rPr>
          <w:rFonts w:cs="Times New Roman"/>
          <w:rtl/>
        </w:rPr>
        <w:t xml:space="preserve"> הם צריכים לחפש אישה שמנה </w:t>
      </w:r>
      <w:r w:rsidR="00757819" w:rsidRPr="003E4E5C">
        <w:rPr>
          <w:rFonts w:cs="Times New Roman" w:hint="eastAsia"/>
          <w:rtl/>
        </w:rPr>
        <w:t>ומדולדלת</w:t>
      </w:r>
      <w:r w:rsidR="00757819" w:rsidRPr="003E4E5C">
        <w:rPr>
          <w:rFonts w:cs="Times New Roman"/>
          <w:rtl/>
        </w:rPr>
        <w:t xml:space="preserve"> </w:t>
      </w:r>
      <w:r w:rsidR="00DA640D" w:rsidRPr="003E4E5C">
        <w:rPr>
          <w:rFonts w:cs="Times New Roman" w:hint="eastAsia"/>
          <w:rtl/>
        </w:rPr>
        <w:t>בגיל</w:t>
      </w:r>
      <w:r w:rsidR="00DA640D" w:rsidRPr="003E4E5C">
        <w:rPr>
          <w:rFonts w:cs="Times New Roman"/>
          <w:rtl/>
        </w:rPr>
        <w:t xml:space="preserve"> העמידה עם תשוקה </w:t>
      </w:r>
      <w:r w:rsidR="009F2AA0" w:rsidRPr="003E4E5C">
        <w:rPr>
          <w:rFonts w:cs="Times New Roman" w:hint="eastAsia"/>
          <w:rtl/>
        </w:rPr>
        <w:t>עזה</w:t>
      </w:r>
      <w:r w:rsidR="009F2AA0" w:rsidRPr="003E4E5C">
        <w:rPr>
          <w:rFonts w:cs="Times New Roman"/>
          <w:rtl/>
        </w:rPr>
        <w:t xml:space="preserve"> </w:t>
      </w:r>
      <w:r w:rsidR="00DA640D" w:rsidRPr="003E4E5C">
        <w:rPr>
          <w:rFonts w:cs="Times New Roman" w:hint="eastAsia"/>
          <w:rtl/>
        </w:rPr>
        <w:t>לרוגבי</w:t>
      </w:r>
      <w:r w:rsidR="00DA640D" w:rsidRPr="003E4E5C">
        <w:rPr>
          <w:rFonts w:cs="Times New Roman"/>
          <w:rtl/>
        </w:rPr>
        <w:t>.</w:t>
      </w:r>
      <w:r w:rsidR="00582EA9" w:rsidRPr="003E4E5C">
        <w:rPr>
          <w:rFonts w:cs="Times New Roman"/>
          <w:rtl/>
        </w:rPr>
        <w:t xml:space="preserve"> </w:t>
      </w:r>
    </w:p>
    <w:p w14:paraId="4B2084B5" w14:textId="271DE2E7" w:rsidR="00CA5B49" w:rsidRPr="003E4E5C" w:rsidRDefault="00DA640D" w:rsidP="00CA5B49">
      <w:pPr>
        <w:rPr>
          <w:rFonts w:cs="Times New Roman"/>
          <w:rtl/>
        </w:rPr>
      </w:pPr>
      <w:r w:rsidRPr="003E4E5C">
        <w:rPr>
          <w:rFonts w:cs="Times New Roman" w:hint="eastAsia"/>
          <w:rtl/>
        </w:rPr>
        <w:t>התשוקה</w:t>
      </w:r>
      <w:r w:rsidRPr="003E4E5C">
        <w:rPr>
          <w:rFonts w:cs="Times New Roman"/>
          <w:rtl/>
        </w:rPr>
        <w:t xml:space="preserve"> </w:t>
      </w:r>
      <w:r w:rsidRPr="003E4E5C">
        <w:rPr>
          <w:rFonts w:cs="Times New Roman" w:hint="eastAsia"/>
          <w:rtl/>
        </w:rPr>
        <w:t>והרוח</w:t>
      </w:r>
      <w:r w:rsidRPr="003E4E5C">
        <w:rPr>
          <w:rFonts w:cs="Times New Roman"/>
          <w:rtl/>
        </w:rPr>
        <w:t xml:space="preserve"> </w:t>
      </w:r>
      <w:r w:rsidRPr="003E4E5C">
        <w:rPr>
          <w:rFonts w:cs="Times New Roman" w:hint="eastAsia"/>
          <w:rtl/>
        </w:rPr>
        <w:t>היו</w:t>
      </w:r>
      <w:r w:rsidRPr="003E4E5C">
        <w:rPr>
          <w:rFonts w:cs="Times New Roman"/>
          <w:rtl/>
        </w:rPr>
        <w:t xml:space="preserve"> </w:t>
      </w:r>
      <w:r w:rsidRPr="003E4E5C">
        <w:rPr>
          <w:rFonts w:cs="Times New Roman" w:hint="eastAsia"/>
          <w:rtl/>
        </w:rPr>
        <w:t>שתי</w:t>
      </w:r>
      <w:r w:rsidRPr="003E4E5C">
        <w:rPr>
          <w:rFonts w:cs="Times New Roman"/>
          <w:rtl/>
        </w:rPr>
        <w:t xml:space="preserve"> </w:t>
      </w:r>
      <w:r w:rsidRPr="003E4E5C">
        <w:rPr>
          <w:rFonts w:cs="Times New Roman" w:hint="eastAsia"/>
          <w:rtl/>
        </w:rPr>
        <w:t>הוויות</w:t>
      </w:r>
      <w:r w:rsidRPr="003E4E5C">
        <w:rPr>
          <w:rFonts w:cs="Times New Roman"/>
          <w:rtl/>
        </w:rPr>
        <w:t xml:space="preserve"> </w:t>
      </w:r>
      <w:r w:rsidRPr="003E4E5C">
        <w:rPr>
          <w:rFonts w:cs="Times New Roman" w:hint="eastAsia"/>
          <w:rtl/>
        </w:rPr>
        <w:t>שדובר</w:t>
      </w:r>
      <w:r w:rsidRPr="003E4E5C">
        <w:rPr>
          <w:rFonts w:cs="Times New Roman"/>
          <w:rtl/>
        </w:rPr>
        <w:t xml:space="preserve"> </w:t>
      </w:r>
      <w:r w:rsidRPr="003E4E5C">
        <w:rPr>
          <w:rFonts w:cs="Times New Roman" w:hint="eastAsia"/>
          <w:rtl/>
        </w:rPr>
        <w:t>בן</w:t>
      </w:r>
      <w:r w:rsidRPr="003E4E5C">
        <w:rPr>
          <w:rFonts w:cs="Times New Roman"/>
          <w:rtl/>
        </w:rPr>
        <w:t xml:space="preserve"> </w:t>
      </w:r>
      <w:r w:rsidRPr="003E4E5C">
        <w:rPr>
          <w:rFonts w:cs="Times New Roman" w:hint="eastAsia"/>
          <w:rtl/>
        </w:rPr>
        <w:t>רבות</w:t>
      </w:r>
      <w:r w:rsidRPr="003E4E5C">
        <w:rPr>
          <w:rFonts w:cs="Times New Roman"/>
          <w:rtl/>
        </w:rPr>
        <w:t xml:space="preserve">, </w:t>
      </w:r>
      <w:r w:rsidRPr="003E4E5C">
        <w:rPr>
          <w:rFonts w:cs="Times New Roman" w:hint="eastAsia"/>
          <w:rtl/>
        </w:rPr>
        <w:t>ואלכס</w:t>
      </w:r>
      <w:r w:rsidRPr="003E4E5C">
        <w:rPr>
          <w:rFonts w:cs="Times New Roman"/>
          <w:rtl/>
        </w:rPr>
        <w:t xml:space="preserve"> </w:t>
      </w:r>
      <w:r w:rsidRPr="003E4E5C">
        <w:rPr>
          <w:rFonts w:cs="Times New Roman" w:hint="eastAsia"/>
          <w:rtl/>
        </w:rPr>
        <w:t>היה</w:t>
      </w:r>
      <w:r w:rsidRPr="003E4E5C">
        <w:rPr>
          <w:rFonts w:cs="Times New Roman"/>
          <w:rtl/>
        </w:rPr>
        <w:t xml:space="preserve"> </w:t>
      </w:r>
      <w:r w:rsidRPr="003E4E5C">
        <w:rPr>
          <w:rFonts w:cs="Times New Roman" w:hint="eastAsia"/>
          <w:rtl/>
        </w:rPr>
        <w:t>ממהר</w:t>
      </w:r>
      <w:r w:rsidRPr="003E4E5C">
        <w:rPr>
          <w:rFonts w:cs="Times New Roman"/>
          <w:rtl/>
        </w:rPr>
        <w:t xml:space="preserve"> </w:t>
      </w:r>
      <w:r w:rsidRPr="003E4E5C">
        <w:rPr>
          <w:rFonts w:cs="Times New Roman" w:hint="eastAsia"/>
          <w:rtl/>
        </w:rPr>
        <w:t>כמעט</w:t>
      </w:r>
      <w:r w:rsidRPr="003E4E5C">
        <w:rPr>
          <w:rFonts w:cs="Times New Roman"/>
          <w:rtl/>
        </w:rPr>
        <w:t xml:space="preserve"> </w:t>
      </w:r>
      <w:r w:rsidRPr="003E4E5C">
        <w:rPr>
          <w:rFonts w:cs="Times New Roman" w:hint="eastAsia"/>
          <w:rtl/>
        </w:rPr>
        <w:t>כל</w:t>
      </w:r>
      <w:r w:rsidRPr="003E4E5C">
        <w:rPr>
          <w:rFonts w:cs="Times New Roman"/>
          <w:rtl/>
        </w:rPr>
        <w:t xml:space="preserve"> </w:t>
      </w:r>
      <w:r w:rsidRPr="003E4E5C">
        <w:rPr>
          <w:rFonts w:cs="Times New Roman" w:hint="eastAsia"/>
          <w:rtl/>
        </w:rPr>
        <w:t>יום</w:t>
      </w:r>
      <w:r w:rsidRPr="003E4E5C">
        <w:rPr>
          <w:rFonts w:cs="Times New Roman"/>
          <w:rtl/>
        </w:rPr>
        <w:t xml:space="preserve"> </w:t>
      </w:r>
      <w:r w:rsidRPr="003E4E5C">
        <w:rPr>
          <w:rFonts w:cs="Times New Roman" w:hint="eastAsia"/>
          <w:rtl/>
        </w:rPr>
        <w:t>אחרי</w:t>
      </w:r>
      <w:r w:rsidRPr="003E4E5C">
        <w:rPr>
          <w:rFonts w:cs="Times New Roman"/>
          <w:rtl/>
        </w:rPr>
        <w:t xml:space="preserve"> </w:t>
      </w:r>
      <w:r w:rsidRPr="003E4E5C">
        <w:rPr>
          <w:rFonts w:cs="Times New Roman" w:hint="eastAsia"/>
          <w:rtl/>
        </w:rPr>
        <w:t>בית</w:t>
      </w:r>
      <w:r w:rsidRPr="003E4E5C">
        <w:rPr>
          <w:rFonts w:cs="Times New Roman"/>
          <w:rtl/>
        </w:rPr>
        <w:t xml:space="preserve">-הספר </w:t>
      </w:r>
      <w:r w:rsidRPr="003E4E5C">
        <w:rPr>
          <w:rFonts w:cs="Times New Roman" w:hint="eastAsia"/>
          <w:rtl/>
        </w:rPr>
        <w:t>לאימונים</w:t>
      </w:r>
      <w:r w:rsidRPr="003E4E5C">
        <w:rPr>
          <w:rFonts w:cs="Times New Roman"/>
          <w:rtl/>
        </w:rPr>
        <w:t xml:space="preserve">. </w:t>
      </w:r>
      <w:r w:rsidRPr="003E4E5C">
        <w:rPr>
          <w:rFonts w:cs="Times New Roman" w:hint="eastAsia"/>
          <w:rtl/>
        </w:rPr>
        <w:t>כשחזר</w:t>
      </w:r>
      <w:r w:rsidRPr="003E4E5C">
        <w:rPr>
          <w:rFonts w:cs="Times New Roman"/>
          <w:rtl/>
        </w:rPr>
        <w:t xml:space="preserve"> </w:t>
      </w:r>
      <w:r w:rsidRPr="003E4E5C">
        <w:rPr>
          <w:rFonts w:cs="Times New Roman" w:hint="eastAsia"/>
          <w:rtl/>
        </w:rPr>
        <w:t>הביתה</w:t>
      </w:r>
      <w:r w:rsidRPr="003E4E5C">
        <w:rPr>
          <w:rFonts w:cs="Times New Roman"/>
          <w:rtl/>
        </w:rPr>
        <w:t xml:space="preserve"> </w:t>
      </w:r>
      <w:r w:rsidRPr="003E4E5C">
        <w:rPr>
          <w:rFonts w:cs="Times New Roman" w:hint="eastAsia"/>
          <w:rtl/>
        </w:rPr>
        <w:t>בשעה</w:t>
      </w:r>
      <w:r w:rsidRPr="003E4E5C">
        <w:rPr>
          <w:rFonts w:cs="Times New Roman"/>
          <w:rtl/>
        </w:rPr>
        <w:t xml:space="preserve"> </w:t>
      </w:r>
      <w:r w:rsidRPr="003E4E5C">
        <w:rPr>
          <w:rFonts w:cs="Times New Roman" w:hint="eastAsia"/>
          <w:rtl/>
        </w:rPr>
        <w:t>מאוחרת</w:t>
      </w:r>
      <w:r w:rsidRPr="003E4E5C">
        <w:rPr>
          <w:rFonts w:cs="Times New Roman"/>
          <w:rtl/>
        </w:rPr>
        <w:t xml:space="preserve">, </w:t>
      </w:r>
      <w:r w:rsidRPr="003E4E5C">
        <w:rPr>
          <w:rFonts w:cs="Times New Roman" w:hint="eastAsia"/>
          <w:rtl/>
        </w:rPr>
        <w:t>הכין</w:t>
      </w:r>
      <w:r w:rsidRPr="003E4E5C">
        <w:rPr>
          <w:rFonts w:cs="Times New Roman"/>
          <w:rtl/>
        </w:rPr>
        <w:t xml:space="preserve"> </w:t>
      </w:r>
      <w:r w:rsidRPr="003E4E5C">
        <w:rPr>
          <w:rFonts w:cs="Times New Roman" w:hint="eastAsia"/>
          <w:rtl/>
        </w:rPr>
        <w:t>לעצמו</w:t>
      </w:r>
      <w:r w:rsidRPr="003E4E5C">
        <w:rPr>
          <w:rFonts w:cs="Times New Roman"/>
          <w:rtl/>
        </w:rPr>
        <w:t xml:space="preserve"> </w:t>
      </w:r>
      <w:r w:rsidRPr="003E4E5C">
        <w:rPr>
          <w:rFonts w:cs="Times New Roman" w:hint="eastAsia"/>
          <w:rtl/>
        </w:rPr>
        <w:t>חביתה</w:t>
      </w:r>
      <w:r w:rsidRPr="003E4E5C">
        <w:rPr>
          <w:rFonts w:cs="Times New Roman"/>
          <w:rtl/>
        </w:rPr>
        <w:t xml:space="preserve"> </w:t>
      </w:r>
      <w:r w:rsidRPr="003E4E5C">
        <w:rPr>
          <w:rFonts w:cs="Times New Roman" w:hint="eastAsia"/>
          <w:rtl/>
        </w:rPr>
        <w:t>מחמש</w:t>
      </w:r>
      <w:r w:rsidRPr="003E4E5C">
        <w:rPr>
          <w:rFonts w:cs="Times New Roman"/>
          <w:rtl/>
        </w:rPr>
        <w:t xml:space="preserve"> </w:t>
      </w:r>
      <w:r w:rsidRPr="003E4E5C">
        <w:rPr>
          <w:rFonts w:cs="Times New Roman" w:hint="eastAsia"/>
          <w:rtl/>
        </w:rPr>
        <w:t>ביצים</w:t>
      </w:r>
      <w:r w:rsidRPr="003E4E5C">
        <w:rPr>
          <w:rFonts w:cs="Times New Roman"/>
          <w:rtl/>
        </w:rPr>
        <w:t xml:space="preserve">, </w:t>
      </w:r>
      <w:r w:rsidRPr="003E4E5C">
        <w:rPr>
          <w:rFonts w:cs="Times New Roman" w:hint="eastAsia"/>
          <w:rtl/>
        </w:rPr>
        <w:t>ו</w:t>
      </w:r>
      <w:r w:rsidR="00582EA9" w:rsidRPr="003E4E5C">
        <w:rPr>
          <w:rFonts w:cs="Times New Roman" w:hint="eastAsia"/>
          <w:rtl/>
        </w:rPr>
        <w:t>בבקרים</w:t>
      </w:r>
      <w:r w:rsidR="00582EA9" w:rsidRPr="003E4E5C">
        <w:rPr>
          <w:rFonts w:cs="Times New Roman"/>
          <w:rtl/>
        </w:rPr>
        <w:t xml:space="preserve"> </w:t>
      </w:r>
      <w:r w:rsidRPr="003E4E5C">
        <w:rPr>
          <w:rFonts w:cs="Times New Roman" w:hint="eastAsia"/>
          <w:rtl/>
        </w:rPr>
        <w:t>שתה</w:t>
      </w:r>
      <w:r w:rsidRPr="003E4E5C">
        <w:rPr>
          <w:rFonts w:cs="Times New Roman"/>
          <w:rtl/>
        </w:rPr>
        <w:t xml:space="preserve"> שייק פרוטאינים בעל טעם שמנוני ומבחיל, אבל דבר לא שכנע את גופו הסורר. </w:t>
      </w:r>
      <w:r w:rsidR="006B731C" w:rsidRPr="003E4E5C">
        <w:rPr>
          <w:rFonts w:cs="Times New Roman" w:hint="eastAsia"/>
          <w:rtl/>
        </w:rPr>
        <w:t>עוזר</w:t>
      </w:r>
      <w:r w:rsidR="006B731C" w:rsidRPr="003E4E5C">
        <w:rPr>
          <w:rFonts w:cs="Times New Roman"/>
          <w:rtl/>
        </w:rPr>
        <w:t xml:space="preserve"> המאמן עצמו קרא את פיענוח </w:t>
      </w:r>
      <w:r w:rsidR="00757819" w:rsidRPr="003E4E5C">
        <w:rPr>
          <w:rFonts w:cs="Times New Roman" w:hint="eastAsia"/>
          <w:rtl/>
        </w:rPr>
        <w:t>ת</w:t>
      </w:r>
      <w:r w:rsidR="006B731C" w:rsidRPr="003E4E5C">
        <w:rPr>
          <w:rFonts w:cs="Times New Roman" w:hint="eastAsia"/>
          <w:rtl/>
        </w:rPr>
        <w:t>צלום</w:t>
      </w:r>
      <w:r w:rsidR="006B731C" w:rsidRPr="003E4E5C">
        <w:rPr>
          <w:rFonts w:cs="Times New Roman"/>
          <w:rtl/>
        </w:rPr>
        <w:t xml:space="preserve"> כף יד שמאל של אלכס ולא האמין – הגובה הסופי שנובא לו היה ב</w:t>
      </w:r>
      <w:r w:rsidR="00757819" w:rsidRPr="003E4E5C">
        <w:rPr>
          <w:rFonts w:cs="Times New Roman" w:hint="eastAsia"/>
          <w:rtl/>
        </w:rPr>
        <w:t>שלושים</w:t>
      </w:r>
      <w:r w:rsidR="006B731C" w:rsidRPr="003E4E5C">
        <w:rPr>
          <w:rFonts w:cs="Times New Roman"/>
          <w:rtl/>
        </w:rPr>
        <w:t xml:space="preserve"> </w:t>
      </w:r>
      <w:r w:rsidR="009205C0" w:rsidRPr="003E4E5C">
        <w:rPr>
          <w:rFonts w:cs="Times New Roman" w:hint="eastAsia"/>
          <w:rtl/>
        </w:rPr>
        <w:t>ושישה</w:t>
      </w:r>
      <w:r w:rsidR="009205C0" w:rsidRPr="003E4E5C">
        <w:rPr>
          <w:rFonts w:cs="Times New Roman"/>
          <w:rtl/>
        </w:rPr>
        <w:t xml:space="preserve"> </w:t>
      </w:r>
      <w:r w:rsidR="00757819" w:rsidRPr="003E4E5C">
        <w:rPr>
          <w:rFonts w:cs="Times New Roman" w:hint="eastAsia"/>
          <w:rtl/>
        </w:rPr>
        <w:t>סנטימטר</w:t>
      </w:r>
      <w:r w:rsidR="006B731C" w:rsidRPr="003E4E5C">
        <w:rPr>
          <w:rFonts w:cs="Times New Roman"/>
          <w:rtl/>
        </w:rPr>
        <w:t xml:space="preserve"> </w:t>
      </w:r>
      <w:r w:rsidR="009205C0" w:rsidRPr="003E4E5C">
        <w:rPr>
          <w:rFonts w:cs="Times New Roman" w:hint="eastAsia"/>
          <w:rtl/>
        </w:rPr>
        <w:t>מעל</w:t>
      </w:r>
      <w:r w:rsidR="006B731C" w:rsidRPr="003E4E5C">
        <w:rPr>
          <w:rFonts w:cs="Times New Roman"/>
          <w:rtl/>
        </w:rPr>
        <w:t xml:space="preserve"> גובהו הנוכחי, ואת </w:t>
      </w:r>
      <w:r w:rsidR="00157B7E" w:rsidRPr="003E4E5C">
        <w:rPr>
          <w:rFonts w:cs="Times New Roman" w:hint="eastAsia"/>
          <w:rtl/>
        </w:rPr>
        <w:t>ספקנותו</w:t>
      </w:r>
      <w:r w:rsidR="006B731C" w:rsidRPr="003E4E5C">
        <w:rPr>
          <w:rFonts w:cs="Times New Roman"/>
          <w:rtl/>
        </w:rPr>
        <w:t xml:space="preserve"> ביטא בפני כל הקבוצה</w:t>
      </w:r>
      <w:r w:rsidR="00757819" w:rsidRPr="003E4E5C">
        <w:rPr>
          <w:rFonts w:cs="Times New Roman"/>
          <w:rtl/>
        </w:rPr>
        <w:t xml:space="preserve">, </w:t>
      </w:r>
      <w:r w:rsidR="00757819" w:rsidRPr="003E4E5C">
        <w:rPr>
          <w:rFonts w:cs="Times New Roman" w:hint="eastAsia"/>
          <w:rtl/>
        </w:rPr>
        <w:t>ב</w:t>
      </w:r>
      <w:r w:rsidR="00A6139E" w:rsidRPr="003E4E5C">
        <w:rPr>
          <w:rFonts w:cs="Times New Roman" w:hint="eastAsia"/>
          <w:rtl/>
        </w:rPr>
        <w:t>מסגרת</w:t>
      </w:r>
      <w:r w:rsidR="00757819" w:rsidRPr="003E4E5C">
        <w:rPr>
          <w:rFonts w:cs="Times New Roman"/>
          <w:rtl/>
        </w:rPr>
        <w:t xml:space="preserve"> הנאום הקצר שנהג</w:t>
      </w:r>
      <w:r w:rsidR="00A6139E" w:rsidRPr="003E4E5C">
        <w:rPr>
          <w:rFonts w:cs="Times New Roman" w:hint="eastAsia"/>
          <w:rtl/>
        </w:rPr>
        <w:t>ו</w:t>
      </w:r>
      <w:r w:rsidR="00757819" w:rsidRPr="003E4E5C">
        <w:rPr>
          <w:rFonts w:cs="Times New Roman"/>
          <w:rtl/>
        </w:rPr>
        <w:t xml:space="preserve"> הוא והמאמן לשאת בסיום כל אימון</w:t>
      </w:r>
      <w:r w:rsidR="006B731C" w:rsidRPr="003E4E5C">
        <w:rPr>
          <w:rFonts w:cs="Times New Roman"/>
          <w:rtl/>
        </w:rPr>
        <w:t xml:space="preserve">. ומתי תכנן אלכס </w:t>
      </w:r>
      <w:r w:rsidR="00757819" w:rsidRPr="003E4E5C">
        <w:rPr>
          <w:rFonts w:cs="Times New Roman" w:hint="eastAsia"/>
          <w:rtl/>
        </w:rPr>
        <w:t>במטוטא</w:t>
      </w:r>
      <w:r w:rsidR="00757819" w:rsidRPr="003E4E5C">
        <w:rPr>
          <w:rFonts w:cs="Times New Roman"/>
          <w:rtl/>
        </w:rPr>
        <w:t xml:space="preserve"> </w:t>
      </w:r>
      <w:r w:rsidR="006B731C" w:rsidRPr="003E4E5C">
        <w:rPr>
          <w:rFonts w:cs="Times New Roman" w:hint="eastAsia"/>
          <w:rtl/>
        </w:rPr>
        <w:t>לממש</w:t>
      </w:r>
      <w:r w:rsidR="006B731C" w:rsidRPr="003E4E5C">
        <w:rPr>
          <w:rFonts w:cs="Times New Roman"/>
          <w:rtl/>
        </w:rPr>
        <w:t xml:space="preserve"> את הפוטנציאל, או אפילו חצי מהפוטנציאל היה מספיק? מצידו של אלכס, שזה יקרה היום, אבל זה לא קרה ואלכס שתק והרכין את ראשו. </w:t>
      </w:r>
      <w:r w:rsidR="00757819" w:rsidRPr="003E4E5C">
        <w:rPr>
          <w:rFonts w:cs="Times New Roman" w:hint="eastAsia"/>
          <w:rtl/>
        </w:rPr>
        <w:t>ו</w:t>
      </w:r>
      <w:r w:rsidR="00157B7E" w:rsidRPr="003E4E5C">
        <w:rPr>
          <w:rFonts w:cs="Times New Roman" w:hint="eastAsia"/>
          <w:rtl/>
        </w:rPr>
        <w:t>גם</w:t>
      </w:r>
      <w:r w:rsidR="00157B7E" w:rsidRPr="003E4E5C">
        <w:rPr>
          <w:rFonts w:cs="Times New Roman"/>
          <w:rtl/>
        </w:rPr>
        <w:t xml:space="preserve"> אם </w:t>
      </w:r>
      <w:r w:rsidR="00757819" w:rsidRPr="003E4E5C">
        <w:rPr>
          <w:rFonts w:cs="Times New Roman" w:hint="eastAsia"/>
          <w:rtl/>
        </w:rPr>
        <w:t>יתרחש</w:t>
      </w:r>
      <w:r w:rsidR="00757819" w:rsidRPr="003E4E5C">
        <w:rPr>
          <w:rFonts w:cs="Times New Roman"/>
          <w:rtl/>
        </w:rPr>
        <w:t xml:space="preserve"> </w:t>
      </w:r>
      <w:r w:rsidR="00757819" w:rsidRPr="003E4E5C">
        <w:rPr>
          <w:rFonts w:cs="Times New Roman" w:hint="eastAsia"/>
          <w:rtl/>
        </w:rPr>
        <w:t>הנס</w:t>
      </w:r>
      <w:r w:rsidR="00757819" w:rsidRPr="003E4E5C">
        <w:rPr>
          <w:rFonts w:cs="Times New Roman"/>
          <w:rtl/>
        </w:rPr>
        <w:t xml:space="preserve"> </w:t>
      </w:r>
      <w:r w:rsidR="00757819" w:rsidRPr="003E4E5C">
        <w:rPr>
          <w:rFonts w:cs="Times New Roman" w:hint="eastAsia"/>
          <w:rtl/>
        </w:rPr>
        <w:t>ו</w:t>
      </w:r>
      <w:r w:rsidR="00157B7E" w:rsidRPr="003E4E5C">
        <w:rPr>
          <w:rFonts w:cs="Times New Roman" w:hint="eastAsia"/>
          <w:rtl/>
        </w:rPr>
        <w:t>יגבה</w:t>
      </w:r>
      <w:r w:rsidR="00A6139E" w:rsidRPr="003E4E5C">
        <w:rPr>
          <w:rFonts w:cs="Times New Roman"/>
          <w:rtl/>
        </w:rPr>
        <w:t xml:space="preserve"> – עדיין</w:t>
      </w:r>
      <w:r w:rsidR="00157B7E" w:rsidRPr="003E4E5C">
        <w:rPr>
          <w:rFonts w:cs="Times New Roman"/>
          <w:rtl/>
        </w:rPr>
        <w:t xml:space="preserve"> ישאר צנום, אמר עוזר המאמן בזילזול </w:t>
      </w:r>
      <w:r w:rsidR="00757819" w:rsidRPr="003E4E5C">
        <w:rPr>
          <w:rFonts w:cs="Times New Roman" w:hint="eastAsia"/>
          <w:rtl/>
        </w:rPr>
        <w:t>ו</w:t>
      </w:r>
      <w:r w:rsidR="00157B7E" w:rsidRPr="003E4E5C">
        <w:rPr>
          <w:rFonts w:cs="Times New Roman" w:hint="eastAsia"/>
          <w:rtl/>
        </w:rPr>
        <w:t>בתוכו</w:t>
      </w:r>
      <w:r w:rsidR="00157B7E" w:rsidRPr="003E4E5C">
        <w:rPr>
          <w:rFonts w:cs="Times New Roman"/>
          <w:rtl/>
        </w:rPr>
        <w:t xml:space="preserve"> </w:t>
      </w:r>
      <w:r w:rsidR="00157B7E" w:rsidRPr="003E4E5C">
        <w:rPr>
          <w:rFonts w:cs="Times New Roman" w:hint="eastAsia"/>
          <w:rtl/>
        </w:rPr>
        <w:t>הת</w:t>
      </w:r>
      <w:r w:rsidR="00A6139E" w:rsidRPr="003E4E5C">
        <w:rPr>
          <w:rFonts w:cs="Times New Roman" w:hint="eastAsia"/>
          <w:rtl/>
        </w:rPr>
        <w:t>מרמר</w:t>
      </w:r>
      <w:r w:rsidR="00157B7E" w:rsidRPr="003E4E5C">
        <w:rPr>
          <w:rFonts w:cs="Times New Roman"/>
          <w:rtl/>
        </w:rPr>
        <w:t xml:space="preserve"> על ש</w:t>
      </w:r>
      <w:r w:rsidR="00CA5B49" w:rsidRPr="003E4E5C">
        <w:rPr>
          <w:rFonts w:cs="Times New Roman" w:hint="eastAsia"/>
          <w:rtl/>
        </w:rPr>
        <w:t>ילד</w:t>
      </w:r>
      <w:r w:rsidR="00CA5B49" w:rsidRPr="003E4E5C">
        <w:rPr>
          <w:rFonts w:cs="Times New Roman"/>
          <w:rtl/>
        </w:rPr>
        <w:t xml:space="preserve"> </w:t>
      </w:r>
      <w:r w:rsidR="00CA5B49" w:rsidRPr="003E4E5C">
        <w:rPr>
          <w:rFonts w:cs="Times New Roman" w:hint="eastAsia"/>
          <w:rtl/>
        </w:rPr>
        <w:t>בעל</w:t>
      </w:r>
      <w:r w:rsidR="00CA5B49" w:rsidRPr="003E4E5C">
        <w:rPr>
          <w:rFonts w:cs="Times New Roman"/>
          <w:rtl/>
        </w:rPr>
        <w:t xml:space="preserve"> </w:t>
      </w:r>
      <w:r w:rsidR="00CA5B49" w:rsidRPr="003E4E5C">
        <w:rPr>
          <w:rFonts w:cs="Times New Roman" w:hint="eastAsia"/>
          <w:rtl/>
        </w:rPr>
        <w:t>גוף</w:t>
      </w:r>
      <w:r w:rsidR="00CA5B49" w:rsidRPr="003E4E5C">
        <w:rPr>
          <w:rFonts w:cs="Times New Roman"/>
          <w:rtl/>
        </w:rPr>
        <w:t xml:space="preserve"> </w:t>
      </w:r>
      <w:r w:rsidR="00CA5B49" w:rsidRPr="003E4E5C">
        <w:rPr>
          <w:rFonts w:cs="Times New Roman" w:hint="eastAsia"/>
          <w:rtl/>
        </w:rPr>
        <w:t>כה</w:t>
      </w:r>
      <w:r w:rsidR="00CA5B49" w:rsidRPr="003E4E5C">
        <w:rPr>
          <w:rFonts w:cs="Times New Roman"/>
          <w:rtl/>
        </w:rPr>
        <w:t xml:space="preserve"> </w:t>
      </w:r>
      <w:r w:rsidR="00CA5B49" w:rsidRPr="003E4E5C">
        <w:rPr>
          <w:rFonts w:cs="Times New Roman" w:hint="eastAsia"/>
          <w:rtl/>
        </w:rPr>
        <w:t>זעיר</w:t>
      </w:r>
      <w:r w:rsidR="00CA5B49" w:rsidRPr="003E4E5C">
        <w:rPr>
          <w:rFonts w:cs="Times New Roman"/>
          <w:rtl/>
        </w:rPr>
        <w:t xml:space="preserve"> </w:t>
      </w:r>
      <w:r w:rsidR="00CA5B49" w:rsidRPr="003E4E5C">
        <w:rPr>
          <w:rFonts w:cs="Times New Roman" w:hint="eastAsia"/>
          <w:rtl/>
        </w:rPr>
        <w:t>חונן</w:t>
      </w:r>
      <w:r w:rsidR="00CA5B49" w:rsidRPr="003E4E5C">
        <w:rPr>
          <w:rFonts w:cs="Times New Roman"/>
          <w:rtl/>
        </w:rPr>
        <w:t xml:space="preserve"> </w:t>
      </w:r>
      <w:r w:rsidR="00CA5B49" w:rsidRPr="003E4E5C">
        <w:rPr>
          <w:rFonts w:cs="Times New Roman" w:hint="eastAsia"/>
          <w:rtl/>
        </w:rPr>
        <w:t>ב</w:t>
      </w:r>
      <w:r w:rsidR="00157B7E" w:rsidRPr="003E4E5C">
        <w:rPr>
          <w:rFonts w:cs="Times New Roman" w:hint="eastAsia"/>
          <w:rtl/>
        </w:rPr>
        <w:t>כישרון</w:t>
      </w:r>
      <w:r w:rsidR="00157B7E" w:rsidRPr="003E4E5C">
        <w:rPr>
          <w:rFonts w:cs="Times New Roman"/>
          <w:rtl/>
        </w:rPr>
        <w:t xml:space="preserve"> </w:t>
      </w:r>
      <w:r w:rsidR="00CA5B49" w:rsidRPr="003E4E5C">
        <w:rPr>
          <w:rFonts w:cs="Times New Roman" w:hint="eastAsia"/>
          <w:rtl/>
        </w:rPr>
        <w:t>נדיר</w:t>
      </w:r>
      <w:r w:rsidR="00157B7E" w:rsidRPr="003E4E5C">
        <w:rPr>
          <w:rFonts w:cs="Times New Roman"/>
          <w:rtl/>
        </w:rPr>
        <w:t xml:space="preserve"> ברוגבי,</w:t>
      </w:r>
      <w:r w:rsidR="00CA5B49" w:rsidRPr="003E4E5C">
        <w:rPr>
          <w:rFonts w:cs="Times New Roman"/>
          <w:rtl/>
        </w:rPr>
        <w:t xml:space="preserve"> כישרון שדורש </w:t>
      </w:r>
      <w:r w:rsidR="00CA5B49" w:rsidRPr="003E4E5C">
        <w:rPr>
          <w:rFonts w:hint="eastAsia"/>
          <w:rtl/>
        </w:rPr>
        <w:t>ריבוי</w:t>
      </w:r>
      <w:r w:rsidR="00CA5B49" w:rsidRPr="003E4E5C">
        <w:rPr>
          <w:rtl/>
        </w:rPr>
        <w:t xml:space="preserve"> </w:t>
      </w:r>
      <w:r w:rsidR="00CA5B49" w:rsidRPr="003E4E5C">
        <w:rPr>
          <w:rFonts w:hint="eastAsia"/>
          <w:rtl/>
        </w:rPr>
        <w:t>תכונות</w:t>
      </w:r>
      <w:r w:rsidR="00CA5B49" w:rsidRPr="003E4E5C">
        <w:rPr>
          <w:rtl/>
        </w:rPr>
        <w:t xml:space="preserve"> </w:t>
      </w:r>
      <w:r w:rsidR="00CA5B49" w:rsidRPr="003E4E5C">
        <w:rPr>
          <w:rFonts w:hint="eastAsia"/>
          <w:rtl/>
        </w:rPr>
        <w:t>הכרחיות</w:t>
      </w:r>
      <w:r w:rsidR="00CA5B49" w:rsidRPr="003E4E5C">
        <w:rPr>
          <w:rtl/>
        </w:rPr>
        <w:t xml:space="preserve"> </w:t>
      </w:r>
      <w:r w:rsidR="00CA5B49" w:rsidRPr="003E4E5C">
        <w:rPr>
          <w:rFonts w:hint="eastAsia"/>
          <w:rtl/>
        </w:rPr>
        <w:t>מעבר</w:t>
      </w:r>
      <w:r w:rsidR="00CA5B49" w:rsidRPr="003E4E5C">
        <w:rPr>
          <w:rtl/>
        </w:rPr>
        <w:t xml:space="preserve"> </w:t>
      </w:r>
      <w:r w:rsidR="00CA5B49" w:rsidRPr="003E4E5C">
        <w:rPr>
          <w:rFonts w:hint="eastAsia"/>
          <w:rtl/>
        </w:rPr>
        <w:t>ל</w:t>
      </w:r>
      <w:r w:rsidR="00A6139E" w:rsidRPr="003E4E5C">
        <w:rPr>
          <w:rFonts w:hint="eastAsia"/>
          <w:rtl/>
        </w:rPr>
        <w:t>גודל</w:t>
      </w:r>
      <w:r w:rsidR="00A6139E" w:rsidRPr="003E4E5C">
        <w:rPr>
          <w:rtl/>
        </w:rPr>
        <w:t xml:space="preserve">-גוף, </w:t>
      </w:r>
      <w:r w:rsidR="00A6139E" w:rsidRPr="003E4E5C">
        <w:rPr>
          <w:rFonts w:hint="eastAsia"/>
          <w:rtl/>
        </w:rPr>
        <w:t>קרי</w:t>
      </w:r>
      <w:r w:rsidR="00CA5B49" w:rsidRPr="003E4E5C">
        <w:rPr>
          <w:rtl/>
        </w:rPr>
        <w:t xml:space="preserve"> – </w:t>
      </w:r>
      <w:r w:rsidR="00CA5B49" w:rsidRPr="003E4E5C">
        <w:rPr>
          <w:rFonts w:cs="Times New Roman"/>
          <w:rtl/>
        </w:rPr>
        <w:t xml:space="preserve">מיומנות גבוהה עם הכדור, כלומר התשוקה לקבלו ולאחוז בו באצבעות נענות, ולדעת איך ומתי להעביר אותו הלאה: </w:t>
      </w:r>
      <w:r w:rsidR="00CA5B49" w:rsidRPr="003E4E5C">
        <w:rPr>
          <w:rFonts w:hint="eastAsia"/>
          <w:rtl/>
        </w:rPr>
        <w:t>מסירה</w:t>
      </w:r>
      <w:r w:rsidR="00CA5B49" w:rsidRPr="003E4E5C">
        <w:rPr>
          <w:rtl/>
        </w:rPr>
        <w:t xml:space="preserve"> </w:t>
      </w:r>
      <w:r w:rsidR="00B833EF">
        <w:rPr>
          <w:rtl/>
        </w:rPr>
        <w:t>מדויק</w:t>
      </w:r>
      <w:r w:rsidR="00CA5B49" w:rsidRPr="003E4E5C">
        <w:rPr>
          <w:rtl/>
        </w:rPr>
        <w:t xml:space="preserve">ת לרכז אחורי, שליטה מלאה בכל סוגי הבעיטות, וכמובן גם יכולת </w:t>
      </w:r>
      <w:r w:rsidR="00CA5B49" w:rsidRPr="003E4E5C">
        <w:rPr>
          <w:rFonts w:cs="Times New Roman"/>
          <w:rtl/>
        </w:rPr>
        <w:t>התחמקות</w:t>
      </w:r>
      <w:r w:rsidR="00A6139E" w:rsidRPr="003E4E5C">
        <w:rPr>
          <w:rFonts w:cs="Times New Roman"/>
          <w:rtl/>
        </w:rPr>
        <w:t xml:space="preserve"> מעולה</w:t>
      </w:r>
      <w:r w:rsidR="00CA5B49" w:rsidRPr="003E4E5C">
        <w:rPr>
          <w:rFonts w:cs="Times New Roman"/>
          <w:rtl/>
        </w:rPr>
        <w:t>.</w:t>
      </w:r>
    </w:p>
    <w:p w14:paraId="24F77BC9" w14:textId="4EEB881B" w:rsidR="006B731C" w:rsidRPr="003E4E5C" w:rsidRDefault="00CA5B49" w:rsidP="006B731C">
      <w:pPr>
        <w:rPr>
          <w:rFonts w:cs="Times New Roman"/>
          <w:rtl/>
        </w:rPr>
      </w:pPr>
      <w:r w:rsidRPr="003E4E5C">
        <w:rPr>
          <w:rFonts w:cs="Times New Roman" w:hint="eastAsia"/>
          <w:rtl/>
        </w:rPr>
        <w:t>את</w:t>
      </w:r>
      <w:r w:rsidRPr="003E4E5C">
        <w:rPr>
          <w:rFonts w:cs="Times New Roman"/>
          <w:rtl/>
        </w:rPr>
        <w:t xml:space="preserve"> כל זה ידע עוזר המאמן, </w:t>
      </w:r>
      <w:r w:rsidR="00A6139E" w:rsidRPr="003E4E5C">
        <w:rPr>
          <w:rFonts w:cs="Times New Roman" w:hint="eastAsia"/>
          <w:rtl/>
        </w:rPr>
        <w:t>אבל</w:t>
      </w:r>
      <w:r w:rsidR="00A6139E" w:rsidRPr="003E4E5C">
        <w:rPr>
          <w:rFonts w:cs="Times New Roman"/>
          <w:rtl/>
        </w:rPr>
        <w:t xml:space="preserve"> </w:t>
      </w:r>
      <w:r w:rsidR="00A6139E" w:rsidRPr="003E4E5C">
        <w:rPr>
          <w:rFonts w:cs="Times New Roman" w:hint="eastAsia"/>
          <w:rtl/>
        </w:rPr>
        <w:t>כפר</w:t>
      </w:r>
      <w:r w:rsidR="00A6139E" w:rsidRPr="003E4E5C">
        <w:rPr>
          <w:rFonts w:cs="Times New Roman"/>
          <w:rtl/>
        </w:rPr>
        <w:t xml:space="preserve"> </w:t>
      </w:r>
      <w:r w:rsidR="00A6139E" w:rsidRPr="003E4E5C">
        <w:rPr>
          <w:rFonts w:cs="Times New Roman" w:hint="eastAsia"/>
          <w:rtl/>
        </w:rPr>
        <w:t>בדרישה</w:t>
      </w:r>
      <w:r w:rsidR="00A6139E" w:rsidRPr="003E4E5C">
        <w:rPr>
          <w:rFonts w:cs="Times New Roman"/>
          <w:rtl/>
        </w:rPr>
        <w:t xml:space="preserve"> </w:t>
      </w:r>
      <w:r w:rsidR="00A6139E" w:rsidRPr="003E4E5C">
        <w:rPr>
          <w:rFonts w:cs="Times New Roman" w:hint="eastAsia"/>
          <w:rtl/>
        </w:rPr>
        <w:t>המודרנית</w:t>
      </w:r>
      <w:r w:rsidR="00A6139E" w:rsidRPr="003E4E5C">
        <w:rPr>
          <w:rFonts w:cs="Times New Roman"/>
          <w:rtl/>
        </w:rPr>
        <w:t xml:space="preserve"> </w:t>
      </w:r>
      <w:r w:rsidR="00A6139E" w:rsidRPr="003E4E5C">
        <w:rPr>
          <w:rFonts w:cs="Times New Roman" w:hint="eastAsia"/>
          <w:rtl/>
        </w:rPr>
        <w:t>שיש</w:t>
      </w:r>
      <w:r w:rsidR="00A6139E" w:rsidRPr="003E4E5C">
        <w:rPr>
          <w:rFonts w:cs="Times New Roman"/>
          <w:rtl/>
        </w:rPr>
        <w:t xml:space="preserve"> </w:t>
      </w:r>
      <w:r w:rsidR="00A6139E" w:rsidRPr="003E4E5C">
        <w:rPr>
          <w:rFonts w:cs="Times New Roman" w:hint="eastAsia"/>
          <w:rtl/>
        </w:rPr>
        <w:t>לגייס</w:t>
      </w:r>
      <w:r w:rsidR="00157B7E" w:rsidRPr="003E4E5C">
        <w:rPr>
          <w:rFonts w:cs="Times New Roman"/>
          <w:rtl/>
        </w:rPr>
        <w:t xml:space="preserve"> ס</w:t>
      </w:r>
      <w:r w:rsidR="00B60FA8" w:rsidRPr="003E4E5C">
        <w:rPr>
          <w:rFonts w:cs="Times New Roman" w:hint="eastAsia"/>
          <w:rtl/>
        </w:rPr>
        <w:t>ו</w:t>
      </w:r>
      <w:r w:rsidR="00157B7E" w:rsidRPr="003E4E5C">
        <w:rPr>
          <w:rFonts w:cs="Times New Roman" w:hint="eastAsia"/>
          <w:rtl/>
        </w:rPr>
        <w:t>בלנות</w:t>
      </w:r>
      <w:r w:rsidR="00157B7E" w:rsidRPr="003E4E5C">
        <w:rPr>
          <w:rFonts w:cs="Times New Roman"/>
          <w:rtl/>
        </w:rPr>
        <w:t xml:space="preserve"> ורגישות </w:t>
      </w:r>
      <w:r w:rsidR="00A6139E" w:rsidRPr="003E4E5C">
        <w:rPr>
          <w:rFonts w:cs="Times New Roman" w:hint="eastAsia"/>
          <w:rtl/>
        </w:rPr>
        <w:t>בלי</w:t>
      </w:r>
      <w:r w:rsidR="00A6139E" w:rsidRPr="003E4E5C">
        <w:rPr>
          <w:rFonts w:cs="Times New Roman"/>
          <w:rtl/>
        </w:rPr>
        <w:t xml:space="preserve"> </w:t>
      </w:r>
      <w:r w:rsidR="00A6139E" w:rsidRPr="003E4E5C">
        <w:rPr>
          <w:rFonts w:cs="Times New Roman" w:hint="eastAsia"/>
          <w:rtl/>
        </w:rPr>
        <w:t>די</w:t>
      </w:r>
      <w:r w:rsidR="00157B7E" w:rsidRPr="003E4E5C">
        <w:rPr>
          <w:rFonts w:cs="Times New Roman"/>
          <w:rtl/>
        </w:rPr>
        <w:t xml:space="preserve"> בשביל לאמן ילדים רכים</w:t>
      </w:r>
      <w:r w:rsidR="00A6139E" w:rsidRPr="003E4E5C">
        <w:rPr>
          <w:rFonts w:cs="Times New Roman"/>
          <w:rtl/>
        </w:rPr>
        <w:t xml:space="preserve"> – הוא לא האמין ברכותם,</w:t>
      </w:r>
      <w:r w:rsidR="00157B7E" w:rsidRPr="003E4E5C">
        <w:rPr>
          <w:rFonts w:cs="Times New Roman"/>
          <w:rtl/>
        </w:rPr>
        <w:t xml:space="preserve"> ומה </w:t>
      </w:r>
      <w:r w:rsidR="004C59E0">
        <w:rPr>
          <w:rFonts w:cs="Times New Roman"/>
          <w:rtl/>
        </w:rPr>
        <w:t>פתאום</w:t>
      </w:r>
      <w:r w:rsidR="00157B7E" w:rsidRPr="003E4E5C">
        <w:rPr>
          <w:rFonts w:cs="Times New Roman"/>
          <w:rtl/>
        </w:rPr>
        <w:t xml:space="preserve"> </w:t>
      </w:r>
      <w:r w:rsidR="00B60FA8" w:rsidRPr="003E4E5C">
        <w:rPr>
          <w:rFonts w:cs="Times New Roman" w:hint="eastAsia"/>
          <w:rtl/>
        </w:rPr>
        <w:t>מכניס</w:t>
      </w:r>
      <w:r w:rsidR="00B60FA8" w:rsidRPr="003E4E5C">
        <w:rPr>
          <w:rFonts w:cs="Times New Roman"/>
          <w:rtl/>
        </w:rPr>
        <w:t xml:space="preserve"> </w:t>
      </w:r>
      <w:r w:rsidR="00157B7E" w:rsidRPr="003E4E5C">
        <w:rPr>
          <w:rFonts w:cs="Times New Roman" w:hint="eastAsia"/>
          <w:rtl/>
        </w:rPr>
        <w:t>המאמן</w:t>
      </w:r>
      <w:r w:rsidR="00157B7E" w:rsidRPr="003E4E5C">
        <w:rPr>
          <w:rFonts w:cs="Times New Roman"/>
          <w:rtl/>
        </w:rPr>
        <w:t xml:space="preserve"> </w:t>
      </w:r>
      <w:r w:rsidR="00157B7E" w:rsidRPr="003E4E5C">
        <w:rPr>
          <w:rFonts w:cs="Times New Roman" w:hint="eastAsia"/>
          <w:rtl/>
        </w:rPr>
        <w:t>את</w:t>
      </w:r>
      <w:r w:rsidR="00157B7E" w:rsidRPr="003E4E5C">
        <w:rPr>
          <w:rFonts w:cs="Times New Roman"/>
          <w:rtl/>
        </w:rPr>
        <w:t xml:space="preserve"> </w:t>
      </w:r>
      <w:r w:rsidR="00157B7E" w:rsidRPr="003E4E5C">
        <w:rPr>
          <w:rFonts w:cs="Times New Roman" w:hint="eastAsia"/>
          <w:rtl/>
        </w:rPr>
        <w:t>אלכס</w:t>
      </w:r>
      <w:r w:rsidR="00157B7E" w:rsidRPr="003E4E5C">
        <w:rPr>
          <w:rFonts w:cs="Times New Roman"/>
          <w:rtl/>
        </w:rPr>
        <w:t xml:space="preserve"> </w:t>
      </w:r>
      <w:r w:rsidR="00157B7E" w:rsidRPr="003E4E5C">
        <w:rPr>
          <w:rFonts w:cs="Times New Roman" w:hint="eastAsia"/>
          <w:rtl/>
        </w:rPr>
        <w:t>לפוזיציה</w:t>
      </w:r>
      <w:r w:rsidR="00157B7E" w:rsidRPr="003E4E5C">
        <w:rPr>
          <w:rFonts w:cs="Times New Roman"/>
          <w:rtl/>
        </w:rPr>
        <w:t xml:space="preserve"> </w:t>
      </w:r>
      <w:r w:rsidR="00157B7E" w:rsidRPr="003E4E5C">
        <w:rPr>
          <w:rFonts w:cs="Times New Roman" w:hint="eastAsia"/>
          <w:rtl/>
        </w:rPr>
        <w:t>של</w:t>
      </w:r>
      <w:r w:rsidR="00157B7E" w:rsidRPr="003E4E5C">
        <w:rPr>
          <w:rFonts w:cs="Times New Roman"/>
          <w:rtl/>
        </w:rPr>
        <w:t xml:space="preserve"> </w:t>
      </w:r>
      <w:r w:rsidR="00157B7E" w:rsidRPr="003E4E5C">
        <w:rPr>
          <w:rFonts w:cs="Times New Roman" w:hint="eastAsia"/>
          <w:rtl/>
        </w:rPr>
        <w:t>מאסף</w:t>
      </w:r>
      <w:r w:rsidR="00B60FA8" w:rsidRPr="003E4E5C">
        <w:rPr>
          <w:rFonts w:cs="Times New Roman"/>
          <w:rtl/>
        </w:rPr>
        <w:t>.</w:t>
      </w:r>
      <w:r w:rsidR="00157B7E" w:rsidRPr="003E4E5C">
        <w:rPr>
          <w:rFonts w:cs="Times New Roman"/>
          <w:rtl/>
        </w:rPr>
        <w:t xml:space="preserve"> ואלכס </w:t>
      </w:r>
      <w:r w:rsidR="00B60FA8" w:rsidRPr="003E4E5C">
        <w:rPr>
          <w:rFonts w:cs="Times New Roman" w:hint="eastAsia"/>
          <w:rtl/>
        </w:rPr>
        <w:t>לא</w:t>
      </w:r>
      <w:r w:rsidR="00B60FA8" w:rsidRPr="003E4E5C">
        <w:rPr>
          <w:rFonts w:cs="Times New Roman"/>
          <w:rtl/>
        </w:rPr>
        <w:t xml:space="preserve"> ענה, זה היה אימון </w:t>
      </w:r>
      <w:r w:rsidRPr="003E4E5C">
        <w:rPr>
          <w:rFonts w:cs="Times New Roman" w:hint="eastAsia"/>
          <w:rtl/>
        </w:rPr>
        <w:t>ארוך</w:t>
      </w:r>
      <w:r w:rsidRPr="003E4E5C">
        <w:rPr>
          <w:rFonts w:cs="Times New Roman"/>
          <w:rtl/>
        </w:rPr>
        <w:t xml:space="preserve"> </w:t>
      </w:r>
      <w:r w:rsidRPr="003E4E5C">
        <w:rPr>
          <w:rFonts w:cs="Times New Roman" w:hint="eastAsia"/>
          <w:rtl/>
        </w:rPr>
        <w:t>ו</w:t>
      </w:r>
      <w:r w:rsidR="00B60FA8" w:rsidRPr="003E4E5C">
        <w:rPr>
          <w:rFonts w:cs="Times New Roman" w:hint="eastAsia"/>
          <w:rtl/>
        </w:rPr>
        <w:t>מפרך</w:t>
      </w:r>
      <w:r w:rsidR="00B60FA8" w:rsidRPr="003E4E5C">
        <w:rPr>
          <w:rFonts w:cs="Times New Roman"/>
          <w:rtl/>
        </w:rPr>
        <w:t xml:space="preserve"> והוא כרגיל נתן את כולו, </w:t>
      </w:r>
      <w:r w:rsidR="00A6139E" w:rsidRPr="003E4E5C">
        <w:rPr>
          <w:rFonts w:cs="Times New Roman" w:hint="eastAsia"/>
          <w:rtl/>
        </w:rPr>
        <w:t>הוא</w:t>
      </w:r>
      <w:r w:rsidR="00A6139E" w:rsidRPr="003E4E5C">
        <w:rPr>
          <w:rFonts w:cs="Times New Roman"/>
          <w:rtl/>
        </w:rPr>
        <w:t xml:space="preserve"> </w:t>
      </w:r>
      <w:r w:rsidR="00A6139E" w:rsidRPr="003E4E5C">
        <w:rPr>
          <w:rFonts w:cs="Times New Roman" w:hint="eastAsia"/>
          <w:rtl/>
        </w:rPr>
        <w:t>רק</w:t>
      </w:r>
      <w:r w:rsidR="00A6139E" w:rsidRPr="003E4E5C">
        <w:rPr>
          <w:rFonts w:cs="Times New Roman"/>
          <w:rtl/>
        </w:rPr>
        <w:t xml:space="preserve"> </w:t>
      </w:r>
      <w:r w:rsidR="00A6139E" w:rsidRPr="003E4E5C">
        <w:rPr>
          <w:rFonts w:cs="Times New Roman" w:hint="eastAsia"/>
          <w:rtl/>
        </w:rPr>
        <w:t>התנשף</w:t>
      </w:r>
      <w:r w:rsidR="00A6139E" w:rsidRPr="003E4E5C">
        <w:rPr>
          <w:rFonts w:cs="Times New Roman"/>
          <w:rtl/>
        </w:rPr>
        <w:t xml:space="preserve"> </w:t>
      </w:r>
      <w:r w:rsidR="00A6139E" w:rsidRPr="003E4E5C">
        <w:rPr>
          <w:rFonts w:cs="Times New Roman" w:hint="eastAsia"/>
          <w:rtl/>
        </w:rPr>
        <w:t>ו</w:t>
      </w:r>
      <w:r w:rsidR="00157B7E" w:rsidRPr="003E4E5C">
        <w:rPr>
          <w:rFonts w:cs="Times New Roman" w:hint="eastAsia"/>
          <w:rtl/>
        </w:rPr>
        <w:t>נעץ</w:t>
      </w:r>
      <w:r w:rsidR="00157B7E" w:rsidRPr="003E4E5C">
        <w:rPr>
          <w:rFonts w:cs="Times New Roman"/>
          <w:rtl/>
        </w:rPr>
        <w:t xml:space="preserve"> את </w:t>
      </w:r>
      <w:r w:rsidRPr="003E4E5C">
        <w:rPr>
          <w:rFonts w:cs="Times New Roman" w:hint="eastAsia"/>
          <w:rtl/>
        </w:rPr>
        <w:t>מבטו</w:t>
      </w:r>
      <w:r w:rsidR="00157B7E" w:rsidRPr="003E4E5C">
        <w:rPr>
          <w:rFonts w:cs="Times New Roman"/>
          <w:rtl/>
        </w:rPr>
        <w:t xml:space="preserve"> בכמה גבעולי דשא בוציים סמוך לנעליו הבוציות לא פחות. </w:t>
      </w:r>
      <w:r w:rsidR="00B60FA8" w:rsidRPr="003E4E5C">
        <w:rPr>
          <w:rFonts w:cs="Times New Roman" w:hint="eastAsia"/>
          <w:rtl/>
        </w:rPr>
        <w:t>עוזר</w:t>
      </w:r>
      <w:r w:rsidR="00B60FA8" w:rsidRPr="003E4E5C">
        <w:rPr>
          <w:rFonts w:cs="Times New Roman"/>
          <w:rtl/>
        </w:rPr>
        <w:t xml:space="preserve"> </w:t>
      </w:r>
      <w:r w:rsidR="009F2AA0" w:rsidRPr="003E4E5C">
        <w:rPr>
          <w:rFonts w:cs="Times New Roman" w:hint="eastAsia"/>
          <w:rtl/>
        </w:rPr>
        <w:t>המאמן</w:t>
      </w:r>
      <w:r w:rsidR="009F2AA0" w:rsidRPr="003E4E5C">
        <w:rPr>
          <w:rFonts w:cs="Times New Roman"/>
          <w:rtl/>
        </w:rPr>
        <w:t xml:space="preserve"> </w:t>
      </w:r>
      <w:r w:rsidR="009F2AA0" w:rsidRPr="003E4E5C">
        <w:rPr>
          <w:rFonts w:cs="Times New Roman" w:hint="eastAsia"/>
          <w:rtl/>
        </w:rPr>
        <w:t>התרתח</w:t>
      </w:r>
      <w:r w:rsidR="009F2AA0" w:rsidRPr="003E4E5C">
        <w:rPr>
          <w:rFonts w:cs="Times New Roman"/>
          <w:rtl/>
        </w:rPr>
        <w:t xml:space="preserve"> </w:t>
      </w:r>
      <w:r w:rsidR="009F2AA0" w:rsidRPr="003E4E5C">
        <w:rPr>
          <w:rFonts w:cs="Times New Roman" w:hint="eastAsia"/>
          <w:rtl/>
        </w:rPr>
        <w:t>על</w:t>
      </w:r>
      <w:r w:rsidR="009F2AA0" w:rsidRPr="003E4E5C">
        <w:rPr>
          <w:rFonts w:cs="Times New Roman"/>
          <w:rtl/>
        </w:rPr>
        <w:t xml:space="preserve"> </w:t>
      </w:r>
      <w:r w:rsidR="009F2AA0" w:rsidRPr="003E4E5C">
        <w:rPr>
          <w:rFonts w:cs="Times New Roman" w:hint="eastAsia"/>
          <w:rtl/>
        </w:rPr>
        <w:t>ש</w:t>
      </w:r>
      <w:r w:rsidR="00B60FA8" w:rsidRPr="003E4E5C">
        <w:rPr>
          <w:rFonts w:cs="Times New Roman" w:hint="eastAsia"/>
          <w:rtl/>
        </w:rPr>
        <w:t>תיקתו</w:t>
      </w:r>
      <w:r w:rsidR="009F2AA0" w:rsidRPr="003E4E5C">
        <w:rPr>
          <w:rFonts w:cs="Times New Roman"/>
          <w:rtl/>
        </w:rPr>
        <w:t xml:space="preserve">. </w:t>
      </w:r>
      <w:r w:rsidR="006B731C" w:rsidRPr="003E4E5C">
        <w:rPr>
          <w:rFonts w:cs="Times New Roman"/>
          <w:rtl/>
        </w:rPr>
        <w:t xml:space="preserve">השרוך שלך אי פעם לימד אותך משהו? – כך המשיך </w:t>
      </w:r>
      <w:r w:rsidR="00B60FA8" w:rsidRPr="003E4E5C">
        <w:rPr>
          <w:rFonts w:cs="Times New Roman" w:hint="eastAsia"/>
          <w:rtl/>
        </w:rPr>
        <w:t>עוזר</w:t>
      </w:r>
      <w:r w:rsidR="00B60FA8" w:rsidRPr="003E4E5C">
        <w:rPr>
          <w:rFonts w:cs="Times New Roman"/>
          <w:rtl/>
        </w:rPr>
        <w:t xml:space="preserve"> </w:t>
      </w:r>
      <w:r w:rsidR="006B731C" w:rsidRPr="003E4E5C">
        <w:rPr>
          <w:rFonts w:cs="Times New Roman" w:hint="eastAsia"/>
          <w:rtl/>
        </w:rPr>
        <w:t>המאמן</w:t>
      </w:r>
      <w:r w:rsidR="006B731C" w:rsidRPr="003E4E5C">
        <w:rPr>
          <w:rFonts w:cs="Times New Roman"/>
          <w:rtl/>
        </w:rPr>
        <w:t>. כי ברגע שהשרוך שלך ילמד אותך דברים יותר חשובים ממה שאני מלמד א</w:t>
      </w:r>
      <w:r w:rsidR="00582EA9" w:rsidRPr="003E4E5C">
        <w:rPr>
          <w:rFonts w:cs="Times New Roman" w:hint="eastAsia"/>
          <w:rtl/>
        </w:rPr>
        <w:t>ו</w:t>
      </w:r>
      <w:r w:rsidR="006B731C" w:rsidRPr="003E4E5C">
        <w:rPr>
          <w:rFonts w:cs="Times New Roman"/>
          <w:rtl/>
        </w:rPr>
        <w:t xml:space="preserve">תך, תקדיש לו תשומת </w:t>
      </w:r>
      <w:r w:rsidR="006B731C" w:rsidRPr="003E4E5C">
        <w:rPr>
          <w:rFonts w:cs="Times New Roman" w:hint="eastAsia"/>
          <w:rtl/>
        </w:rPr>
        <w:t>ל</w:t>
      </w:r>
      <w:r w:rsidR="006B731C" w:rsidRPr="003E4E5C">
        <w:rPr>
          <w:rFonts w:cs="Times New Roman"/>
          <w:rtl/>
        </w:rPr>
        <w:t xml:space="preserve">ב כשאני מדבר. עד אז, תקדיש תשומת לב </w:t>
      </w:r>
      <w:r w:rsidR="00582EA9" w:rsidRPr="003E4E5C">
        <w:rPr>
          <w:rFonts w:cs="Times New Roman" w:hint="eastAsia"/>
          <w:rtl/>
        </w:rPr>
        <w:t>אלי</w:t>
      </w:r>
      <w:r w:rsidR="00582EA9" w:rsidRPr="003E4E5C">
        <w:rPr>
          <w:rFonts w:cs="Times New Roman"/>
          <w:rtl/>
        </w:rPr>
        <w:t xml:space="preserve"> </w:t>
      </w:r>
      <w:r w:rsidR="006B731C" w:rsidRPr="003E4E5C">
        <w:rPr>
          <w:rFonts w:cs="Times New Roman"/>
          <w:rtl/>
        </w:rPr>
        <w:t xml:space="preserve">כשאני מדבר. </w:t>
      </w:r>
    </w:p>
    <w:p w14:paraId="42A35311" w14:textId="77777777" w:rsidR="00BD56BC" w:rsidRDefault="006B731C" w:rsidP="006B731C">
      <w:pPr>
        <w:rPr>
          <w:rFonts w:cs="Times New Roman"/>
          <w:rtl/>
        </w:rPr>
      </w:pPr>
      <w:r w:rsidRPr="003E4E5C">
        <w:rPr>
          <w:rFonts w:cs="Times New Roman" w:hint="eastAsia"/>
          <w:rtl/>
        </w:rPr>
        <w:t>אלכס</w:t>
      </w:r>
      <w:r w:rsidRPr="003E4E5C">
        <w:rPr>
          <w:rFonts w:cs="Times New Roman"/>
          <w:rtl/>
        </w:rPr>
        <w:t xml:space="preserve"> הקדיש </w:t>
      </w:r>
      <w:r w:rsidR="00B60FA8" w:rsidRPr="003E4E5C">
        <w:rPr>
          <w:rFonts w:cs="Times New Roman" w:hint="eastAsia"/>
          <w:rtl/>
        </w:rPr>
        <w:t>לו</w:t>
      </w:r>
      <w:r w:rsidR="00B60FA8" w:rsidRPr="003E4E5C">
        <w:rPr>
          <w:rFonts w:cs="Times New Roman"/>
          <w:rtl/>
        </w:rPr>
        <w:t xml:space="preserve"> </w:t>
      </w:r>
      <w:r w:rsidR="00B60FA8" w:rsidRPr="003E4E5C">
        <w:rPr>
          <w:rFonts w:cs="Times New Roman" w:hint="eastAsia"/>
          <w:rtl/>
        </w:rPr>
        <w:t>ו</w:t>
      </w:r>
      <w:r w:rsidRPr="003E4E5C">
        <w:rPr>
          <w:rFonts w:cs="Times New Roman" w:hint="eastAsia"/>
          <w:rtl/>
        </w:rPr>
        <w:t>למאמן</w:t>
      </w:r>
      <w:r w:rsidRPr="003E4E5C">
        <w:rPr>
          <w:rFonts w:cs="Times New Roman"/>
          <w:rtl/>
        </w:rPr>
        <w:t xml:space="preserve"> </w:t>
      </w:r>
      <w:r w:rsidRPr="003E4E5C">
        <w:rPr>
          <w:rFonts w:cs="Times New Roman" w:hint="eastAsia"/>
          <w:rtl/>
        </w:rPr>
        <w:t>את</w:t>
      </w:r>
      <w:r w:rsidRPr="003E4E5C">
        <w:rPr>
          <w:rFonts w:cs="Times New Roman"/>
          <w:rtl/>
        </w:rPr>
        <w:t xml:space="preserve"> </w:t>
      </w:r>
      <w:r w:rsidRPr="003E4E5C">
        <w:rPr>
          <w:rFonts w:cs="Times New Roman" w:hint="eastAsia"/>
          <w:rtl/>
        </w:rPr>
        <w:t>מלוא</w:t>
      </w:r>
      <w:r w:rsidRPr="003E4E5C">
        <w:rPr>
          <w:rFonts w:cs="Times New Roman"/>
          <w:rtl/>
        </w:rPr>
        <w:t xml:space="preserve"> </w:t>
      </w:r>
      <w:r w:rsidRPr="003E4E5C">
        <w:rPr>
          <w:rFonts w:cs="Times New Roman" w:hint="eastAsia"/>
          <w:rtl/>
        </w:rPr>
        <w:t>תשומת</w:t>
      </w:r>
      <w:r w:rsidRPr="003E4E5C">
        <w:rPr>
          <w:rFonts w:cs="Times New Roman"/>
          <w:rtl/>
        </w:rPr>
        <w:t xml:space="preserve"> </w:t>
      </w:r>
      <w:r w:rsidRPr="003E4E5C">
        <w:rPr>
          <w:rFonts w:cs="Times New Roman" w:hint="eastAsia"/>
          <w:rtl/>
        </w:rPr>
        <w:t>הלב</w:t>
      </w:r>
      <w:r w:rsidRPr="003E4E5C">
        <w:rPr>
          <w:rFonts w:cs="Times New Roman"/>
          <w:rtl/>
        </w:rPr>
        <w:t xml:space="preserve">, </w:t>
      </w:r>
      <w:r w:rsidRPr="003E4E5C">
        <w:rPr>
          <w:rFonts w:cs="Times New Roman" w:hint="eastAsia"/>
          <w:rtl/>
        </w:rPr>
        <w:t>ובינתיים</w:t>
      </w:r>
      <w:r w:rsidRPr="003E4E5C">
        <w:rPr>
          <w:rFonts w:cs="Times New Roman"/>
          <w:rtl/>
        </w:rPr>
        <w:t xml:space="preserve"> </w:t>
      </w:r>
      <w:r w:rsidRPr="003E4E5C">
        <w:rPr>
          <w:rFonts w:cs="Times New Roman" w:hint="eastAsia"/>
          <w:rtl/>
        </w:rPr>
        <w:t>עבר</w:t>
      </w:r>
    </w:p>
    <w:p w14:paraId="5FA0BED7" w14:textId="6EBDB812" w:rsidR="00BD56BC" w:rsidRDefault="00BD56BC" w:rsidP="006B731C">
      <w:pPr>
        <w:rPr>
          <w:rFonts w:cs="Times New Roman"/>
          <w:rtl/>
        </w:rPr>
      </w:pPr>
      <w:r>
        <w:rPr>
          <w:rFonts w:cs="Times New Roman" w:hint="cs"/>
          <w:rtl/>
        </w:rPr>
        <w:t>]</w:t>
      </w:r>
    </w:p>
    <w:p w14:paraId="7F4B71C9" w14:textId="0C5937EA" w:rsidR="00DE18D6" w:rsidRDefault="00DE18D6" w:rsidP="006B731C">
      <w:pPr>
        <w:rPr>
          <w:rFonts w:cs="Times New Roman"/>
          <w:rtl/>
        </w:rPr>
      </w:pPr>
    </w:p>
    <w:p w14:paraId="55C2C447" w14:textId="77777777" w:rsidR="00DE18D6" w:rsidRDefault="00DE18D6" w:rsidP="006B731C">
      <w:pPr>
        <w:rPr>
          <w:rFonts w:cs="Times New Roman"/>
          <w:rtl/>
        </w:rPr>
      </w:pPr>
    </w:p>
    <w:p w14:paraId="61919EDA" w14:textId="7B6DC496" w:rsidR="00D2616A" w:rsidRPr="003E4E5C" w:rsidRDefault="000D2FF7" w:rsidP="006B731C">
      <w:pPr>
        <w:rPr>
          <w:rFonts w:cs="Times New Roman"/>
          <w:rtl/>
        </w:rPr>
      </w:pPr>
      <w:r w:rsidRPr="000D2FF7">
        <w:rPr>
          <w:rFonts w:cs="Times New Roman"/>
          <w:rtl/>
        </w:rPr>
        <w:t xml:space="preserve">הימים </w:t>
      </w:r>
      <w:r w:rsidR="00D664FD">
        <w:rPr>
          <w:rFonts w:cs="Times New Roman" w:hint="cs"/>
          <w:rtl/>
        </w:rPr>
        <w:t>חלפ</w:t>
      </w:r>
      <w:r w:rsidRPr="000D2FF7">
        <w:rPr>
          <w:rFonts w:cs="Times New Roman"/>
          <w:rtl/>
        </w:rPr>
        <w:t xml:space="preserve">ו ואלכס </w:t>
      </w:r>
      <w:r w:rsidR="00FC5A4D" w:rsidRPr="00FC5A4D">
        <w:rPr>
          <w:rFonts w:cs="Times New Roman"/>
          <w:rtl/>
        </w:rPr>
        <w:t xml:space="preserve">– </w:t>
      </w:r>
      <w:r w:rsidRPr="000D2FF7">
        <w:rPr>
          <w:rFonts w:cs="Times New Roman"/>
          <w:rtl/>
        </w:rPr>
        <w:t xml:space="preserve">שנודע כאחד </w:t>
      </w:r>
      <w:r w:rsidR="00DE18D6">
        <w:rPr>
          <w:rFonts w:cs="Times New Roman" w:hint="cs"/>
          <w:rtl/>
        </w:rPr>
        <w:t>מתורני החצר</w:t>
      </w:r>
      <w:r w:rsidRPr="000D2FF7">
        <w:rPr>
          <w:rFonts w:cs="Times New Roman"/>
          <w:rtl/>
        </w:rPr>
        <w:t xml:space="preserve"> המצטיינים וכבר [</w:t>
      </w:r>
      <w:r w:rsidRPr="000D2FF7">
        <w:rPr>
          <w:rFonts w:cs="Times New Roman"/>
        </w:rPr>
        <w:t>diffused</w:t>
      </w:r>
      <w:r w:rsidRPr="000D2FF7">
        <w:rPr>
          <w:rFonts w:cs="Times New Roman"/>
          <w:rtl/>
        </w:rPr>
        <w:t xml:space="preserve">] פיזר כמה מקרים נפיצים, ואפילו אירוע שבו הורה היה מעורב </w:t>
      </w:r>
      <w:r w:rsidR="00FC5A4D" w:rsidRPr="00FC5A4D">
        <w:rPr>
          <w:rFonts w:cs="Times New Roman"/>
          <w:rtl/>
        </w:rPr>
        <w:t xml:space="preserve">– </w:t>
      </w:r>
      <w:r w:rsidRPr="000D2FF7">
        <w:rPr>
          <w:rFonts w:cs="Times New Roman"/>
          <w:rtl/>
        </w:rPr>
        <w:t>שובץ לתפקידו כ</w:t>
      </w:r>
      <w:r w:rsidR="00DE18D6">
        <w:rPr>
          <w:rFonts w:cs="Times New Roman" w:hint="cs"/>
          <w:rtl/>
        </w:rPr>
        <w:t>תורן</w:t>
      </w:r>
      <w:r w:rsidRPr="000D2FF7">
        <w:rPr>
          <w:rFonts w:cs="Times New Roman"/>
          <w:rtl/>
        </w:rPr>
        <w:t xml:space="preserve"> כמעט בכל הפסקה, תמיד </w:t>
      </w:r>
      <w:r w:rsidR="007845B6">
        <w:rPr>
          <w:rFonts w:cs="Times New Roman" w:hint="cs"/>
          <w:rtl/>
        </w:rPr>
        <w:t>ב</w:t>
      </w:r>
      <w:r w:rsidRPr="000D2FF7">
        <w:rPr>
          <w:rFonts w:cs="Times New Roman"/>
          <w:rtl/>
        </w:rPr>
        <w:t>חצר האחורית המסוכנת, ושוב לא נכנס לספרייה.</w:t>
      </w:r>
      <w:r w:rsidR="00BD56BC">
        <w:rPr>
          <w:rFonts w:cs="Times New Roman" w:hint="cs"/>
          <w:rtl/>
        </w:rPr>
        <w:t xml:space="preserve"> </w:t>
      </w:r>
      <w:r w:rsidR="007845B6">
        <w:rPr>
          <w:rFonts w:cs="Times New Roman" w:hint="cs"/>
          <w:rtl/>
        </w:rPr>
        <w:t>[</w:t>
      </w:r>
      <w:r w:rsidR="006B731C" w:rsidRPr="003E4E5C">
        <w:rPr>
          <w:rFonts w:cs="Times New Roman" w:hint="eastAsia"/>
          <w:rtl/>
        </w:rPr>
        <w:t>סאקורה</w:t>
      </w:r>
      <w:r w:rsidR="006B731C" w:rsidRPr="003E4E5C">
        <w:rPr>
          <w:rFonts w:cs="Times New Roman"/>
          <w:rtl/>
        </w:rPr>
        <w:t xml:space="preserve"> </w:t>
      </w:r>
      <w:r w:rsidR="006B731C" w:rsidRPr="003E4E5C">
        <w:rPr>
          <w:rFonts w:cs="Times New Roman" w:hint="eastAsia"/>
          <w:rtl/>
        </w:rPr>
        <w:t>לא</w:t>
      </w:r>
      <w:r w:rsidR="006B731C" w:rsidRPr="003E4E5C">
        <w:rPr>
          <w:rFonts w:cs="Times New Roman"/>
          <w:rtl/>
        </w:rPr>
        <w:t xml:space="preserve"> </w:t>
      </w:r>
      <w:r w:rsidR="006B731C" w:rsidRPr="003E4E5C">
        <w:rPr>
          <w:rFonts w:cs="Times New Roman" w:hint="eastAsia"/>
          <w:rtl/>
        </w:rPr>
        <w:t>הצליחה</w:t>
      </w:r>
      <w:r w:rsidR="006B731C" w:rsidRPr="003E4E5C">
        <w:rPr>
          <w:rFonts w:cs="Times New Roman"/>
          <w:rtl/>
        </w:rPr>
        <w:t xml:space="preserve"> </w:t>
      </w:r>
      <w:r w:rsidR="00BD56BC">
        <w:rPr>
          <w:rFonts w:cs="Times New Roman" w:hint="cs"/>
          <w:rtl/>
        </w:rPr>
        <w:t>ל</w:t>
      </w:r>
      <w:r w:rsidRPr="000D2FF7">
        <w:rPr>
          <w:rFonts w:cs="Times New Roman"/>
          <w:rtl/>
        </w:rPr>
        <w:t>החליט האם היא מרוצה מכך</w:t>
      </w:r>
      <w:r w:rsidR="00B60FA8" w:rsidRPr="003E4E5C">
        <w:rPr>
          <w:rFonts w:cs="Times New Roman"/>
          <w:rtl/>
        </w:rPr>
        <w:t xml:space="preserve">, </w:t>
      </w:r>
      <w:r w:rsidR="00B60FA8" w:rsidRPr="003E4E5C">
        <w:rPr>
          <w:rFonts w:cs="Times New Roman" w:hint="eastAsia"/>
          <w:rtl/>
        </w:rPr>
        <w:t>ו</w:t>
      </w:r>
      <w:r>
        <w:rPr>
          <w:rFonts w:cs="Times New Roman" w:hint="cs"/>
          <w:rtl/>
        </w:rPr>
        <w:t xml:space="preserve">בכל מקרה </w:t>
      </w:r>
      <w:r w:rsidR="006B731C" w:rsidRPr="003E4E5C">
        <w:rPr>
          <w:rFonts w:cs="Times New Roman" w:hint="eastAsia"/>
          <w:rtl/>
        </w:rPr>
        <w:t>בתום</w:t>
      </w:r>
      <w:r w:rsidR="006B731C" w:rsidRPr="003E4E5C">
        <w:rPr>
          <w:rFonts w:cs="Times New Roman"/>
          <w:rtl/>
        </w:rPr>
        <w:t xml:space="preserve"> </w:t>
      </w:r>
      <w:r w:rsidR="006B731C" w:rsidRPr="003E4E5C">
        <w:rPr>
          <w:rFonts w:cs="Times New Roman" w:hint="eastAsia"/>
          <w:rtl/>
        </w:rPr>
        <w:t>הלימודים</w:t>
      </w:r>
      <w:r w:rsidR="00D2616A" w:rsidRPr="003E4E5C">
        <w:rPr>
          <w:rFonts w:cs="Times New Roman"/>
          <w:rtl/>
        </w:rPr>
        <w:t xml:space="preserve"> נעלם</w:t>
      </w:r>
      <w:r w:rsidR="00A4467C" w:rsidRPr="003E4E5C">
        <w:rPr>
          <w:rFonts w:cs="Times New Roman"/>
          <w:rtl/>
        </w:rPr>
        <w:t xml:space="preserve"> לאימוניו</w:t>
      </w:r>
      <w:r w:rsidRPr="000D2FF7">
        <w:rPr>
          <w:rFonts w:cs="Times New Roman"/>
          <w:rtl/>
        </w:rPr>
        <w:t xml:space="preserve"> ולא עלה בידה אפילו להקניטו בשל האופן שבו נוצל</w:t>
      </w:r>
      <w:r w:rsidR="00D664FD" w:rsidRPr="00D664FD">
        <w:rPr>
          <w:rFonts w:cs="Times New Roman"/>
          <w:rtl/>
        </w:rPr>
        <w:t xml:space="preserve"> כמשגיח</w:t>
      </w:r>
      <w:r w:rsidR="006B731C" w:rsidRPr="003E4E5C">
        <w:rPr>
          <w:rFonts w:cs="Times New Roman"/>
          <w:rtl/>
        </w:rPr>
        <w:t>.</w:t>
      </w:r>
      <w:r w:rsidR="00FC5A4D">
        <w:rPr>
          <w:rFonts w:cs="Times New Roman" w:hint="cs"/>
          <w:rtl/>
        </w:rPr>
        <w:t xml:space="preserve"> </w:t>
      </w:r>
      <w:r w:rsidR="00FC5A4D" w:rsidRPr="00FC5A4D">
        <w:rPr>
          <w:rFonts w:cs="Times New Roman"/>
          <w:rtl/>
        </w:rPr>
        <w:t>הוא אכן התאמן מדי יום, ומאמציו כוונו לקראת מבחני הקבלה לנבחרות הנוער של מועדוני הרוגבי המובילים.</w:t>
      </w:r>
      <w:r w:rsidR="007845B6">
        <w:rPr>
          <w:rFonts w:cs="Times New Roman" w:hint="cs"/>
          <w:rtl/>
        </w:rPr>
        <w:t>]</w:t>
      </w:r>
    </w:p>
    <w:p w14:paraId="77953DBE" w14:textId="1FCC89ED" w:rsidR="00D65732" w:rsidRDefault="00D664FD" w:rsidP="006B731C">
      <w:pPr>
        <w:rPr>
          <w:rFonts w:cs="Times New Roman"/>
          <w:rtl/>
        </w:rPr>
      </w:pPr>
      <w:r w:rsidRPr="00D664FD">
        <w:rPr>
          <w:rFonts w:cs="Times New Roman"/>
          <w:rtl/>
        </w:rPr>
        <w:t>בהפסקה גשומה אחת, כשרוב</w:t>
      </w:r>
      <w:r w:rsidR="00B60FA8" w:rsidRPr="003E4E5C">
        <w:rPr>
          <w:rFonts w:cs="Times New Roman"/>
          <w:rtl/>
        </w:rPr>
        <w:t xml:space="preserve"> התלמידים </w:t>
      </w:r>
      <w:r w:rsidR="00A4467C" w:rsidRPr="003E4E5C">
        <w:rPr>
          <w:rFonts w:cs="Times New Roman" w:hint="eastAsia"/>
          <w:rtl/>
        </w:rPr>
        <w:t>נשארו</w:t>
      </w:r>
      <w:r w:rsidR="00A4467C" w:rsidRPr="003E4E5C">
        <w:rPr>
          <w:rFonts w:cs="Times New Roman"/>
          <w:rtl/>
        </w:rPr>
        <w:t xml:space="preserve"> </w:t>
      </w:r>
      <w:r w:rsidR="00A4467C" w:rsidRPr="003E4E5C">
        <w:rPr>
          <w:rFonts w:cs="Times New Roman" w:hint="eastAsia"/>
          <w:rtl/>
        </w:rPr>
        <w:t>ב</w:t>
      </w:r>
      <w:r w:rsidR="00D65732">
        <w:rPr>
          <w:rFonts w:cs="Times New Roman" w:hint="cs"/>
          <w:rtl/>
        </w:rPr>
        <w:t>כיתות</w:t>
      </w:r>
      <w:r w:rsidR="00FC5A4D">
        <w:rPr>
          <w:rFonts w:cs="Times New Roman" w:hint="cs"/>
          <w:rtl/>
        </w:rPr>
        <w:t>,</w:t>
      </w:r>
      <w:r w:rsidR="00B60FA8" w:rsidRPr="003E4E5C">
        <w:rPr>
          <w:rFonts w:cs="Times New Roman"/>
          <w:rtl/>
        </w:rPr>
        <w:t xml:space="preserve"> </w:t>
      </w:r>
      <w:r w:rsidR="000D2FF7" w:rsidRPr="000D2FF7">
        <w:rPr>
          <w:rFonts w:cs="Times New Roman"/>
          <w:rtl/>
        </w:rPr>
        <w:t>סאקורה חמקה לחצר האחורית ש</w:t>
      </w:r>
      <w:r w:rsidR="001C5A04">
        <w:rPr>
          <w:rFonts w:cs="Times New Roman"/>
          <w:rtl/>
        </w:rPr>
        <w:t>הייתה</w:t>
      </w:r>
      <w:r w:rsidR="000D2FF7" w:rsidRPr="000D2FF7">
        <w:rPr>
          <w:rFonts w:cs="Times New Roman"/>
          <w:rtl/>
        </w:rPr>
        <w:t xml:space="preserve"> נטושה, ושם</w:t>
      </w:r>
      <w:r w:rsidR="00D2616A" w:rsidRPr="003E4E5C">
        <w:rPr>
          <w:rFonts w:cs="Times New Roman"/>
          <w:rtl/>
        </w:rPr>
        <w:t xml:space="preserve"> </w:t>
      </w:r>
      <w:r w:rsidR="000E2F64" w:rsidRPr="003E4E5C">
        <w:rPr>
          <w:rFonts w:cs="Times New Roman" w:hint="eastAsia"/>
          <w:rtl/>
        </w:rPr>
        <w:t>מצא</w:t>
      </w:r>
      <w:r w:rsidR="00D2616A" w:rsidRPr="003E4E5C">
        <w:rPr>
          <w:rFonts w:cs="Times New Roman" w:hint="eastAsia"/>
          <w:rtl/>
        </w:rPr>
        <w:t>ה</w:t>
      </w:r>
      <w:r w:rsidR="00D2616A" w:rsidRPr="003E4E5C">
        <w:rPr>
          <w:rFonts w:cs="Times New Roman"/>
          <w:rtl/>
        </w:rPr>
        <w:t xml:space="preserve"> אותו </w:t>
      </w:r>
      <w:r w:rsidR="00B60FA8" w:rsidRPr="003E4E5C">
        <w:rPr>
          <w:rFonts w:cs="Times New Roman" w:hint="eastAsia"/>
          <w:rtl/>
        </w:rPr>
        <w:t>מ</w:t>
      </w:r>
      <w:r w:rsidR="000D2FF7" w:rsidRPr="000D2FF7">
        <w:rPr>
          <w:rFonts w:cs="Times New Roman"/>
          <w:rtl/>
        </w:rPr>
        <w:t>מלא את תפקידו</w:t>
      </w:r>
      <w:r w:rsidR="00B60FA8" w:rsidRPr="003E4E5C">
        <w:rPr>
          <w:rFonts w:cs="Times New Roman"/>
          <w:rtl/>
        </w:rPr>
        <w:t xml:space="preserve">, </w:t>
      </w:r>
      <w:r w:rsidR="00B60FA8" w:rsidRPr="003E4E5C">
        <w:rPr>
          <w:rFonts w:cs="Times New Roman" w:hint="eastAsia"/>
          <w:rtl/>
        </w:rPr>
        <w:t>אדיש</w:t>
      </w:r>
      <w:r w:rsidR="00B60FA8" w:rsidRPr="003E4E5C">
        <w:rPr>
          <w:rFonts w:cs="Times New Roman"/>
          <w:rtl/>
        </w:rPr>
        <w:t xml:space="preserve"> </w:t>
      </w:r>
      <w:r w:rsidR="00B60FA8" w:rsidRPr="003E4E5C">
        <w:rPr>
          <w:rFonts w:cs="Times New Roman" w:hint="eastAsia"/>
          <w:rtl/>
        </w:rPr>
        <w:t>לגשם</w:t>
      </w:r>
      <w:r w:rsidR="00B60FA8" w:rsidRPr="003E4E5C">
        <w:rPr>
          <w:rFonts w:cs="Times New Roman"/>
          <w:rtl/>
        </w:rPr>
        <w:t xml:space="preserve"> </w:t>
      </w:r>
      <w:r w:rsidR="00B60FA8" w:rsidRPr="003E4E5C">
        <w:rPr>
          <w:rFonts w:cs="Times New Roman" w:hint="eastAsia"/>
          <w:rtl/>
        </w:rPr>
        <w:t>ושקוע</w:t>
      </w:r>
      <w:r w:rsidR="00B60FA8" w:rsidRPr="003E4E5C">
        <w:rPr>
          <w:rFonts w:cs="Times New Roman"/>
          <w:rtl/>
        </w:rPr>
        <w:t xml:space="preserve"> </w:t>
      </w:r>
      <w:r w:rsidR="00B60FA8" w:rsidRPr="003E4E5C">
        <w:rPr>
          <w:rFonts w:cs="Times New Roman" w:hint="eastAsia"/>
          <w:rtl/>
        </w:rPr>
        <w:t>ב</w:t>
      </w:r>
      <w:r w:rsidR="000E2F64" w:rsidRPr="003E4E5C">
        <w:rPr>
          <w:rFonts w:cs="Times New Roman" w:hint="eastAsia"/>
          <w:rtl/>
        </w:rPr>
        <w:t>הרהורים</w:t>
      </w:r>
      <w:r w:rsidR="000E2F64" w:rsidRPr="003E4E5C">
        <w:rPr>
          <w:rFonts w:cs="Times New Roman"/>
          <w:rtl/>
        </w:rPr>
        <w:t>.</w:t>
      </w:r>
      <w:r w:rsidR="00B60FA8" w:rsidRPr="003E4E5C">
        <w:rPr>
          <w:rFonts w:cs="Times New Roman"/>
          <w:rtl/>
        </w:rPr>
        <w:t xml:space="preserve"> </w:t>
      </w:r>
      <w:r w:rsidR="00D65732">
        <w:rPr>
          <w:rFonts w:cs="Times New Roman" w:hint="cs"/>
          <w:rtl/>
        </w:rPr>
        <w:t>[</w:t>
      </w:r>
      <w:r w:rsidR="00B60FA8" w:rsidRPr="003E4E5C">
        <w:rPr>
          <w:rFonts w:cs="Times New Roman"/>
          <w:rtl/>
        </w:rPr>
        <w:t xml:space="preserve">היא </w:t>
      </w:r>
      <w:r w:rsidR="000E2F64" w:rsidRPr="003E4E5C">
        <w:rPr>
          <w:rFonts w:cs="Times New Roman" w:hint="eastAsia"/>
          <w:rtl/>
        </w:rPr>
        <w:t>מעולם</w:t>
      </w:r>
      <w:r w:rsidR="000E2F64" w:rsidRPr="003E4E5C">
        <w:rPr>
          <w:rFonts w:cs="Times New Roman"/>
          <w:rtl/>
        </w:rPr>
        <w:t xml:space="preserve"> </w:t>
      </w:r>
      <w:r w:rsidR="00B60FA8" w:rsidRPr="003E4E5C">
        <w:rPr>
          <w:rFonts w:cs="Times New Roman" w:hint="eastAsia"/>
          <w:rtl/>
        </w:rPr>
        <w:t>לא</w:t>
      </w:r>
      <w:r w:rsidR="00B60FA8" w:rsidRPr="003E4E5C">
        <w:rPr>
          <w:rFonts w:cs="Times New Roman"/>
          <w:rtl/>
        </w:rPr>
        <w:t xml:space="preserve"> </w:t>
      </w:r>
      <w:r w:rsidR="000E2F64" w:rsidRPr="003E4E5C">
        <w:rPr>
          <w:rFonts w:cs="Times New Roman" w:hint="eastAsia"/>
          <w:rtl/>
        </w:rPr>
        <w:t>ראתה</w:t>
      </w:r>
      <w:r w:rsidR="000E2F64" w:rsidRPr="003E4E5C">
        <w:rPr>
          <w:rFonts w:cs="Times New Roman"/>
          <w:rtl/>
        </w:rPr>
        <w:t xml:space="preserve"> </w:t>
      </w:r>
      <w:r w:rsidR="000E2F64" w:rsidRPr="003E4E5C">
        <w:rPr>
          <w:rFonts w:cs="Times New Roman" w:hint="eastAsia"/>
          <w:rtl/>
        </w:rPr>
        <w:t>אותו</w:t>
      </w:r>
      <w:r w:rsidR="00B60FA8" w:rsidRPr="003E4E5C">
        <w:rPr>
          <w:rFonts w:cs="Times New Roman"/>
          <w:rtl/>
        </w:rPr>
        <w:t xml:space="preserve"> משועמם</w:t>
      </w:r>
      <w:r w:rsidR="000E2F64" w:rsidRPr="003E4E5C">
        <w:rPr>
          <w:rFonts w:cs="Times New Roman"/>
          <w:rtl/>
        </w:rPr>
        <w:t xml:space="preserve">, </w:t>
      </w:r>
      <w:r w:rsidR="000E2F64" w:rsidRPr="003E4E5C">
        <w:rPr>
          <w:rFonts w:cs="Times New Roman" w:hint="eastAsia"/>
          <w:rtl/>
        </w:rPr>
        <w:t>או</w:t>
      </w:r>
      <w:r w:rsidR="00B60FA8" w:rsidRPr="003E4E5C">
        <w:rPr>
          <w:rFonts w:cs="Times New Roman"/>
          <w:rtl/>
        </w:rPr>
        <w:t xml:space="preserve"> בודד, </w:t>
      </w:r>
      <w:r w:rsidR="000E2F64" w:rsidRPr="003E4E5C">
        <w:rPr>
          <w:rFonts w:cs="Times New Roman" w:hint="eastAsia"/>
          <w:rtl/>
        </w:rPr>
        <w:t>גם</w:t>
      </w:r>
      <w:r w:rsidR="000E2F64" w:rsidRPr="003E4E5C">
        <w:rPr>
          <w:rFonts w:cs="Times New Roman"/>
          <w:rtl/>
        </w:rPr>
        <w:t xml:space="preserve"> כשהיה לבד, כל האחרים המתגודדים נראו בודדים בלעדיו.</w:t>
      </w:r>
      <w:r w:rsidR="00D65732">
        <w:rPr>
          <w:rFonts w:cs="Times New Roman" w:hint="cs"/>
          <w:rtl/>
        </w:rPr>
        <w:t>]</w:t>
      </w:r>
    </w:p>
    <w:p w14:paraId="5A403781" w14:textId="67605F51" w:rsidR="00D02A2D" w:rsidRPr="003E4E5C" w:rsidRDefault="00D65732" w:rsidP="006B731C">
      <w:pPr>
        <w:rPr>
          <w:rFonts w:cs="Times New Roman"/>
          <w:rtl/>
        </w:rPr>
      </w:pPr>
      <w:r>
        <w:rPr>
          <w:rFonts w:cs="Times New Roman" w:hint="cs"/>
          <w:rtl/>
        </w:rPr>
        <w:t>אלכס לא הבחין בה</w:t>
      </w:r>
      <w:r w:rsidR="000D2FF7" w:rsidRPr="000D2FF7">
        <w:rPr>
          <w:rFonts w:cs="Times New Roman"/>
          <w:rtl/>
        </w:rPr>
        <w:t xml:space="preserve"> כשקרבה</w:t>
      </w:r>
      <w:r w:rsidR="00D664FD">
        <w:rPr>
          <w:rFonts w:cs="Times New Roman" w:hint="cs"/>
          <w:rtl/>
        </w:rPr>
        <w:t>.</w:t>
      </w:r>
      <w:r>
        <w:rPr>
          <w:rFonts w:cs="Times New Roman" w:hint="cs"/>
          <w:rtl/>
        </w:rPr>
        <w:t xml:space="preserve"> </w:t>
      </w:r>
      <w:r w:rsidR="000E2F64" w:rsidRPr="003E4E5C">
        <w:rPr>
          <w:rFonts w:cs="Times New Roman"/>
          <w:rtl/>
        </w:rPr>
        <w:t>הוא שחזר במחשבותיו את התנועות ה</w:t>
      </w:r>
      <w:r w:rsidR="00B833EF">
        <w:rPr>
          <w:rFonts w:cs="Times New Roman"/>
          <w:rtl/>
        </w:rPr>
        <w:t>מדויק</w:t>
      </w:r>
      <w:r w:rsidR="000E2F64" w:rsidRPr="003E4E5C">
        <w:rPr>
          <w:rFonts w:cs="Times New Roman"/>
          <w:rtl/>
        </w:rPr>
        <w:t xml:space="preserve">ות </w:t>
      </w:r>
      <w:r w:rsidR="001B6D3E" w:rsidRPr="003E4E5C">
        <w:rPr>
          <w:rFonts w:cs="Times New Roman" w:hint="eastAsia"/>
          <w:rtl/>
        </w:rPr>
        <w:t>הנדרשות</w:t>
      </w:r>
      <w:r w:rsidR="001B6D3E" w:rsidRPr="003E4E5C">
        <w:rPr>
          <w:rFonts w:cs="Times New Roman"/>
          <w:rtl/>
        </w:rPr>
        <w:t xml:space="preserve"> </w:t>
      </w:r>
      <w:r w:rsidR="006636B8" w:rsidRPr="003E4E5C">
        <w:rPr>
          <w:rFonts w:cs="Times New Roman" w:hint="eastAsia"/>
          <w:rtl/>
        </w:rPr>
        <w:t>ל</w:t>
      </w:r>
      <w:r w:rsidR="000E2F64" w:rsidRPr="003E4E5C">
        <w:rPr>
          <w:rFonts w:cs="Times New Roman" w:hint="eastAsia"/>
          <w:rtl/>
        </w:rPr>
        <w:t>חניקה</w:t>
      </w:r>
      <w:r w:rsidR="000E2F64" w:rsidRPr="003E4E5C">
        <w:rPr>
          <w:rFonts w:cs="Times New Roman"/>
          <w:rtl/>
        </w:rPr>
        <w:t xml:space="preserve"> </w:t>
      </w:r>
      <w:r w:rsidR="000E2F64" w:rsidRPr="003E4E5C">
        <w:rPr>
          <w:rFonts w:cs="Times New Roman" w:hint="eastAsia"/>
          <w:rtl/>
        </w:rPr>
        <w:t>אח</w:t>
      </w:r>
      <w:r w:rsidR="001B6D3E" w:rsidRPr="003E4E5C">
        <w:rPr>
          <w:rFonts w:cs="Times New Roman" w:hint="eastAsia"/>
          <w:rtl/>
        </w:rPr>
        <w:t>ו</w:t>
      </w:r>
      <w:r w:rsidR="000E2F64" w:rsidRPr="003E4E5C">
        <w:rPr>
          <w:rFonts w:cs="Times New Roman" w:hint="eastAsia"/>
          <w:rtl/>
        </w:rPr>
        <w:t>רית</w:t>
      </w:r>
      <w:r w:rsidR="001B6D3E" w:rsidRPr="003E4E5C">
        <w:rPr>
          <w:rFonts w:cs="Times New Roman"/>
          <w:rtl/>
        </w:rPr>
        <w:t xml:space="preserve">, </w:t>
      </w:r>
      <w:r w:rsidR="000E2F64" w:rsidRPr="003E4E5C">
        <w:rPr>
          <w:rFonts w:cs="Times New Roman"/>
          <w:rtl/>
        </w:rPr>
        <w:t>והאופן שבו יש להרים את ראשו של היריב בשביל להשחיל את הזרוע החונקת סביב צווארו.</w:t>
      </w:r>
    </w:p>
    <w:p w14:paraId="7816F114" w14:textId="79D37C2D" w:rsidR="00B06757" w:rsidRPr="003E4E5C" w:rsidRDefault="00B06757" w:rsidP="006B731C">
      <w:pPr>
        <w:rPr>
          <w:rFonts w:cs="Times New Roman"/>
          <w:rtl/>
        </w:rPr>
      </w:pPr>
      <w:r w:rsidRPr="003E4E5C">
        <w:rPr>
          <w:rFonts w:cs="Times New Roman"/>
          <w:rtl/>
        </w:rPr>
        <w:t xml:space="preserve">"קראת איזה ספר טוב לאחרונה?" </w:t>
      </w:r>
      <w:r w:rsidR="00D65732">
        <w:rPr>
          <w:rFonts w:cs="Times New Roman" w:hint="cs"/>
          <w:rtl/>
        </w:rPr>
        <w:t>היא</w:t>
      </w:r>
      <w:r w:rsidRPr="003E4E5C">
        <w:rPr>
          <w:rFonts w:cs="Times New Roman"/>
          <w:rtl/>
        </w:rPr>
        <w:t xml:space="preserve"> שאלה </w:t>
      </w:r>
      <w:bookmarkStart w:id="218" w:name="_Hlk526184492"/>
      <w:r w:rsidR="00D65732">
        <w:rPr>
          <w:rFonts w:cs="Times New Roman" w:hint="cs"/>
          <w:rtl/>
        </w:rPr>
        <w:t>לאחר שמשכה בעניבתו הרטובה, לא באופן הענוג ביותר</w:t>
      </w:r>
      <w:r w:rsidRPr="003E4E5C">
        <w:rPr>
          <w:rFonts w:cs="Times New Roman"/>
          <w:rtl/>
        </w:rPr>
        <w:t>.</w:t>
      </w:r>
      <w:bookmarkEnd w:id="218"/>
    </w:p>
    <w:p w14:paraId="62815957" w14:textId="6D5276F3" w:rsidR="00B06757" w:rsidRPr="003E4E5C" w:rsidRDefault="00B06757" w:rsidP="001F085F">
      <w:pPr>
        <w:rPr>
          <w:rFonts w:cs="Times New Roman"/>
          <w:rtl/>
        </w:rPr>
      </w:pPr>
      <w:r w:rsidRPr="003E4E5C">
        <w:rPr>
          <w:rFonts w:cs="Times New Roman"/>
          <w:rtl/>
        </w:rPr>
        <w:lastRenderedPageBreak/>
        <w:t xml:space="preserve">"דווקא </w:t>
      </w:r>
      <w:r w:rsidRPr="003E4E5C">
        <w:rPr>
          <w:rFonts w:cs="Times New Roman" w:hint="eastAsia"/>
          <w:rtl/>
        </w:rPr>
        <w:t>כן</w:t>
      </w:r>
      <w:r w:rsidRPr="003E4E5C">
        <w:rPr>
          <w:rFonts w:cs="Times New Roman"/>
          <w:rtl/>
        </w:rPr>
        <w:t xml:space="preserve">." </w:t>
      </w:r>
      <w:r w:rsidR="00701208" w:rsidRPr="00701208">
        <w:rPr>
          <w:rFonts w:cs="Times New Roman"/>
          <w:rtl/>
        </w:rPr>
        <w:t>במבטו</w:t>
      </w:r>
      <w:r w:rsidRPr="003E4E5C">
        <w:rPr>
          <w:rFonts w:cs="Times New Roman"/>
          <w:rtl/>
        </w:rPr>
        <w:t xml:space="preserve"> </w:t>
      </w:r>
      <w:r w:rsidRPr="003E4E5C">
        <w:rPr>
          <w:rFonts w:cs="Times New Roman" w:hint="eastAsia"/>
          <w:rtl/>
        </w:rPr>
        <w:t>עקב</w:t>
      </w:r>
      <w:r w:rsidRPr="003E4E5C">
        <w:rPr>
          <w:rFonts w:cs="Times New Roman"/>
          <w:rtl/>
        </w:rPr>
        <w:t xml:space="preserve"> </w:t>
      </w:r>
      <w:r w:rsidRPr="003E4E5C">
        <w:rPr>
          <w:rFonts w:cs="Times New Roman" w:hint="eastAsia"/>
          <w:rtl/>
        </w:rPr>
        <w:t>בדריכות</w:t>
      </w:r>
      <w:r w:rsidRPr="003E4E5C">
        <w:rPr>
          <w:rFonts w:cs="Times New Roman"/>
          <w:rtl/>
        </w:rPr>
        <w:t xml:space="preserve"> </w:t>
      </w:r>
      <w:r w:rsidRPr="003E4E5C">
        <w:rPr>
          <w:rFonts w:cs="Times New Roman" w:hint="eastAsia"/>
          <w:rtl/>
        </w:rPr>
        <w:t>אחר</w:t>
      </w:r>
      <w:r w:rsidR="006636B8" w:rsidRPr="003E4E5C">
        <w:rPr>
          <w:rFonts w:cs="Times New Roman" w:hint="eastAsia"/>
          <w:rtl/>
        </w:rPr>
        <w:t>י</w:t>
      </w:r>
      <w:r w:rsidRPr="003E4E5C">
        <w:rPr>
          <w:rFonts w:cs="Times New Roman"/>
          <w:rtl/>
        </w:rPr>
        <w:t xml:space="preserve"> שני בנים ש</w:t>
      </w:r>
      <w:r w:rsidR="00D046D4" w:rsidRPr="003E4E5C">
        <w:rPr>
          <w:rFonts w:cs="Times New Roman" w:hint="eastAsia"/>
          <w:rtl/>
        </w:rPr>
        <w:t>פרצו</w:t>
      </w:r>
      <w:r w:rsidR="00D046D4" w:rsidRPr="003E4E5C">
        <w:rPr>
          <w:rFonts w:cs="Times New Roman"/>
          <w:rtl/>
        </w:rPr>
        <w:t xml:space="preserve"> לחצר תוך מריבה </w:t>
      </w:r>
      <w:r w:rsidRPr="003E4E5C">
        <w:rPr>
          <w:rFonts w:cs="Times New Roman" w:hint="eastAsia"/>
          <w:rtl/>
        </w:rPr>
        <w:t>על</w:t>
      </w:r>
      <w:r w:rsidRPr="003E4E5C">
        <w:rPr>
          <w:rFonts w:cs="Times New Roman"/>
          <w:rtl/>
        </w:rPr>
        <w:t xml:space="preserve"> </w:t>
      </w:r>
      <w:r w:rsidRPr="003E4E5C">
        <w:rPr>
          <w:rFonts w:cs="Times New Roman" w:hint="eastAsia"/>
          <w:rtl/>
        </w:rPr>
        <w:t>מה</w:t>
      </w:r>
      <w:r w:rsidRPr="003E4E5C">
        <w:rPr>
          <w:rFonts w:cs="Times New Roman"/>
          <w:rtl/>
        </w:rPr>
        <w:t xml:space="preserve"> </w:t>
      </w:r>
      <w:r w:rsidRPr="003E4E5C">
        <w:rPr>
          <w:rFonts w:cs="Times New Roman" w:hint="eastAsia"/>
          <w:rtl/>
        </w:rPr>
        <w:t>שנראה</w:t>
      </w:r>
      <w:r w:rsidRPr="003E4E5C">
        <w:rPr>
          <w:rFonts w:cs="Times New Roman"/>
          <w:rtl/>
        </w:rPr>
        <w:t xml:space="preserve"> </w:t>
      </w:r>
      <w:r w:rsidRPr="003E4E5C">
        <w:rPr>
          <w:rFonts w:cs="Times New Roman" w:hint="eastAsia"/>
          <w:rtl/>
        </w:rPr>
        <w:t>כפיסת</w:t>
      </w:r>
      <w:r w:rsidRPr="003E4E5C">
        <w:rPr>
          <w:rFonts w:cs="Times New Roman"/>
          <w:rtl/>
        </w:rPr>
        <w:t xml:space="preserve"> </w:t>
      </w:r>
      <w:r w:rsidRPr="003E4E5C">
        <w:rPr>
          <w:rFonts w:cs="Times New Roman" w:hint="eastAsia"/>
          <w:rtl/>
        </w:rPr>
        <w:t>צינור</w:t>
      </w:r>
      <w:r w:rsidRPr="003E4E5C">
        <w:rPr>
          <w:rFonts w:cs="Times New Roman"/>
          <w:rtl/>
        </w:rPr>
        <w:t>.</w:t>
      </w:r>
    </w:p>
    <w:p w14:paraId="05DDC69C" w14:textId="41DB0AB2" w:rsidR="00B06757" w:rsidRPr="003E4E5C" w:rsidRDefault="00B06757" w:rsidP="001F085F">
      <w:pPr>
        <w:rPr>
          <w:rFonts w:cs="Times New Roman"/>
          <w:rtl/>
        </w:rPr>
      </w:pPr>
      <w:r w:rsidRPr="003E4E5C">
        <w:rPr>
          <w:rFonts w:cs="Times New Roman"/>
          <w:rtl/>
        </w:rPr>
        <w:t xml:space="preserve">"מהוצאת </w:t>
      </w:r>
      <w:r w:rsidRPr="003E4E5C">
        <w:rPr>
          <w:rFonts w:cs="Times New Roman" w:hint="eastAsia"/>
          <w:rtl/>
        </w:rPr>
        <w:t>הספרים</w:t>
      </w:r>
      <w:r w:rsidRPr="003E4E5C">
        <w:rPr>
          <w:rFonts w:cs="Times New Roman"/>
          <w:rtl/>
        </w:rPr>
        <w:t xml:space="preserve"> </w:t>
      </w:r>
      <w:r w:rsidRPr="003E4E5C">
        <w:rPr>
          <w:rFonts w:cs="Times New Roman" w:hint="eastAsia"/>
          <w:rtl/>
        </w:rPr>
        <w:t>הקלאסיים</w:t>
      </w:r>
      <w:r w:rsidRPr="003E4E5C">
        <w:rPr>
          <w:rFonts w:cs="Times New Roman"/>
          <w:rtl/>
        </w:rPr>
        <w:t xml:space="preserve"> </w:t>
      </w:r>
      <w:r w:rsidRPr="003E4E5C">
        <w:rPr>
          <w:rFonts w:cs="Times New Roman" w:hint="eastAsia"/>
          <w:rtl/>
        </w:rPr>
        <w:t>של</w:t>
      </w:r>
      <w:r w:rsidRPr="003E4E5C">
        <w:rPr>
          <w:rFonts w:cs="Times New Roman"/>
          <w:rtl/>
        </w:rPr>
        <w:t xml:space="preserve"> </w:t>
      </w:r>
      <w:r w:rsidRPr="003E4E5C">
        <w:rPr>
          <w:rFonts w:cs="Times New Roman" w:hint="eastAsia"/>
          <w:rtl/>
        </w:rPr>
        <w:t>פנגווין</w:t>
      </w:r>
      <w:r w:rsidRPr="003E4E5C">
        <w:rPr>
          <w:rFonts w:cs="Times New Roman"/>
          <w:rtl/>
        </w:rPr>
        <w:t xml:space="preserve">, </w:t>
      </w:r>
      <w:r w:rsidRPr="003E4E5C">
        <w:rPr>
          <w:rFonts w:cs="Times New Roman" w:hint="eastAsia"/>
          <w:rtl/>
        </w:rPr>
        <w:t>ללא</w:t>
      </w:r>
      <w:r w:rsidRPr="003E4E5C">
        <w:rPr>
          <w:rFonts w:cs="Times New Roman"/>
          <w:rtl/>
        </w:rPr>
        <w:t xml:space="preserve"> </w:t>
      </w:r>
      <w:r w:rsidRPr="003E4E5C">
        <w:rPr>
          <w:rFonts w:cs="Times New Roman" w:hint="eastAsia"/>
          <w:rtl/>
        </w:rPr>
        <w:t>ספק</w:t>
      </w:r>
      <w:r w:rsidRPr="003E4E5C">
        <w:rPr>
          <w:rFonts w:cs="Times New Roman"/>
          <w:rtl/>
        </w:rPr>
        <w:t xml:space="preserve">?" </w:t>
      </w:r>
      <w:r w:rsidR="007845B6">
        <w:rPr>
          <w:rFonts w:cs="Times New Roman" w:hint="cs"/>
          <w:rtl/>
        </w:rPr>
        <w:t>[</w:t>
      </w:r>
      <w:r w:rsidRPr="003E4E5C">
        <w:rPr>
          <w:rFonts w:cs="Times New Roman" w:hint="eastAsia"/>
          <w:rtl/>
        </w:rPr>
        <w:t>היא</w:t>
      </w:r>
      <w:r w:rsidRPr="003E4E5C">
        <w:rPr>
          <w:rFonts w:cs="Times New Roman"/>
          <w:rtl/>
        </w:rPr>
        <w:t xml:space="preserve"> </w:t>
      </w:r>
      <w:r w:rsidRPr="003E4E5C">
        <w:rPr>
          <w:rFonts w:cs="Times New Roman" w:hint="eastAsia"/>
          <w:rtl/>
        </w:rPr>
        <w:t>שאלה</w:t>
      </w:r>
      <w:r w:rsidRPr="003E4E5C">
        <w:rPr>
          <w:rFonts w:cs="Times New Roman"/>
          <w:rtl/>
        </w:rPr>
        <w:t xml:space="preserve"> </w:t>
      </w:r>
      <w:r w:rsidRPr="003E4E5C">
        <w:rPr>
          <w:rFonts w:cs="Times New Roman" w:hint="eastAsia"/>
          <w:rtl/>
        </w:rPr>
        <w:t>במידה</w:t>
      </w:r>
      <w:r w:rsidRPr="003E4E5C">
        <w:rPr>
          <w:rFonts w:cs="Times New Roman"/>
          <w:rtl/>
        </w:rPr>
        <w:t xml:space="preserve"> </w:t>
      </w:r>
      <w:r w:rsidRPr="003E4E5C">
        <w:rPr>
          <w:rFonts w:cs="Times New Roman" w:hint="eastAsia"/>
          <w:rtl/>
        </w:rPr>
        <w:t>כפולה</w:t>
      </w:r>
      <w:r w:rsidRPr="003E4E5C">
        <w:rPr>
          <w:rFonts w:cs="Times New Roman"/>
          <w:rtl/>
        </w:rPr>
        <w:t xml:space="preserve"> </w:t>
      </w:r>
      <w:r w:rsidRPr="003E4E5C">
        <w:rPr>
          <w:rFonts w:cs="Times New Roman" w:hint="eastAsia"/>
          <w:rtl/>
        </w:rPr>
        <w:t>ומכופלת</w:t>
      </w:r>
      <w:r w:rsidRPr="003E4E5C">
        <w:rPr>
          <w:rFonts w:cs="Times New Roman"/>
          <w:rtl/>
        </w:rPr>
        <w:t xml:space="preserve"> </w:t>
      </w:r>
      <w:r w:rsidRPr="003E4E5C">
        <w:rPr>
          <w:rFonts w:cs="Times New Roman" w:hint="eastAsia"/>
          <w:rtl/>
        </w:rPr>
        <w:t>של</w:t>
      </w:r>
      <w:r w:rsidRPr="003E4E5C">
        <w:rPr>
          <w:rFonts w:cs="Times New Roman"/>
          <w:rtl/>
        </w:rPr>
        <w:t xml:space="preserve"> </w:t>
      </w:r>
      <w:r w:rsidRPr="003E4E5C">
        <w:rPr>
          <w:rFonts w:cs="Times New Roman" w:hint="eastAsia"/>
          <w:rtl/>
        </w:rPr>
        <w:t>ציניות</w:t>
      </w:r>
      <w:r w:rsidRPr="003E4E5C">
        <w:rPr>
          <w:rFonts w:cs="Times New Roman"/>
          <w:rtl/>
        </w:rPr>
        <w:t xml:space="preserve">, </w:t>
      </w:r>
      <w:r w:rsidRPr="003E4E5C">
        <w:rPr>
          <w:rFonts w:cs="Times New Roman" w:hint="eastAsia"/>
          <w:rtl/>
        </w:rPr>
        <w:t>כי</w:t>
      </w:r>
      <w:r w:rsidRPr="003E4E5C">
        <w:rPr>
          <w:rFonts w:cs="Times New Roman"/>
          <w:rtl/>
        </w:rPr>
        <w:t xml:space="preserve"> </w:t>
      </w:r>
      <w:r w:rsidRPr="003E4E5C">
        <w:rPr>
          <w:rFonts w:cs="Times New Roman" w:hint="eastAsia"/>
          <w:rtl/>
        </w:rPr>
        <w:t>הבחינה</w:t>
      </w:r>
      <w:r w:rsidRPr="003E4E5C">
        <w:rPr>
          <w:rFonts w:cs="Times New Roman"/>
          <w:rtl/>
        </w:rPr>
        <w:t xml:space="preserve"> </w:t>
      </w:r>
      <w:r w:rsidRPr="003E4E5C">
        <w:rPr>
          <w:rFonts w:cs="Times New Roman" w:hint="eastAsia"/>
          <w:rtl/>
        </w:rPr>
        <w:t>בו</w:t>
      </w:r>
      <w:r w:rsidRPr="003E4E5C">
        <w:rPr>
          <w:rFonts w:cs="Times New Roman"/>
          <w:rtl/>
        </w:rPr>
        <w:t xml:space="preserve"> </w:t>
      </w:r>
      <w:r w:rsidRPr="003E4E5C">
        <w:rPr>
          <w:rFonts w:cs="Times New Roman" w:hint="eastAsia"/>
          <w:rtl/>
        </w:rPr>
        <w:t>לא</w:t>
      </w:r>
      <w:r w:rsidRPr="003E4E5C">
        <w:rPr>
          <w:rFonts w:cs="Times New Roman"/>
          <w:rtl/>
        </w:rPr>
        <w:t xml:space="preserve"> </w:t>
      </w:r>
      <w:r w:rsidRPr="003E4E5C">
        <w:rPr>
          <w:rFonts w:cs="Times New Roman" w:hint="eastAsia"/>
          <w:rtl/>
        </w:rPr>
        <w:t>אחת</w:t>
      </w:r>
      <w:r w:rsidRPr="003E4E5C">
        <w:rPr>
          <w:rFonts w:cs="Times New Roman"/>
          <w:rtl/>
        </w:rPr>
        <w:t xml:space="preserve"> </w:t>
      </w:r>
      <w:r w:rsidRPr="003E4E5C">
        <w:rPr>
          <w:rFonts w:cs="Times New Roman" w:hint="eastAsia"/>
          <w:rtl/>
        </w:rPr>
        <w:t>עם</w:t>
      </w:r>
      <w:r w:rsidRPr="003E4E5C">
        <w:rPr>
          <w:rFonts w:cs="Times New Roman"/>
          <w:rtl/>
        </w:rPr>
        <w:t xml:space="preserve"> </w:t>
      </w:r>
      <w:r w:rsidRPr="003E4E5C">
        <w:rPr>
          <w:rFonts w:cs="Times New Roman" w:hint="eastAsia"/>
          <w:rtl/>
        </w:rPr>
        <w:t>ספרים</w:t>
      </w:r>
      <w:r w:rsidRPr="003E4E5C">
        <w:rPr>
          <w:rFonts w:cs="Times New Roman"/>
          <w:rtl/>
        </w:rPr>
        <w:t xml:space="preserve"> </w:t>
      </w:r>
      <w:r w:rsidRPr="003E4E5C">
        <w:rPr>
          <w:rFonts w:cs="Times New Roman" w:hint="eastAsia"/>
          <w:rtl/>
        </w:rPr>
        <w:t>אלו</w:t>
      </w:r>
      <w:r w:rsidRPr="003E4E5C">
        <w:rPr>
          <w:rFonts w:cs="Times New Roman"/>
          <w:rtl/>
        </w:rPr>
        <w:t xml:space="preserve"> </w:t>
      </w:r>
      <w:r w:rsidRPr="003E4E5C">
        <w:rPr>
          <w:rFonts w:cs="Times New Roman" w:hint="eastAsia"/>
          <w:rtl/>
        </w:rPr>
        <w:t>במשך</w:t>
      </w:r>
      <w:r w:rsidRPr="003E4E5C">
        <w:rPr>
          <w:rFonts w:cs="Times New Roman"/>
          <w:rtl/>
        </w:rPr>
        <w:t xml:space="preserve"> </w:t>
      </w:r>
      <w:r w:rsidRPr="003E4E5C">
        <w:rPr>
          <w:rFonts w:cs="Times New Roman" w:hint="eastAsia"/>
          <w:rtl/>
        </w:rPr>
        <w:t>השנים</w:t>
      </w:r>
      <w:r w:rsidRPr="003E4E5C">
        <w:rPr>
          <w:rFonts w:cs="Times New Roman"/>
          <w:rtl/>
        </w:rPr>
        <w:t>.</w:t>
      </w:r>
      <w:r w:rsidR="007845B6">
        <w:rPr>
          <w:rFonts w:cs="Times New Roman" w:hint="cs"/>
          <w:rtl/>
        </w:rPr>
        <w:t>]</w:t>
      </w:r>
    </w:p>
    <w:p w14:paraId="2D36E91B" w14:textId="691FF780" w:rsidR="00B06757" w:rsidRPr="003E4E5C" w:rsidRDefault="00B06757" w:rsidP="001F085F">
      <w:pPr>
        <w:rPr>
          <w:rFonts w:cs="Times New Roman"/>
          <w:rtl/>
        </w:rPr>
      </w:pPr>
      <w:r w:rsidRPr="003E4E5C">
        <w:rPr>
          <w:rFonts w:cs="Times New Roman"/>
          <w:rtl/>
        </w:rPr>
        <w:t xml:space="preserve">"לא, זה ספר חדש. אם כי </w:t>
      </w:r>
      <w:r w:rsidR="000E2F64" w:rsidRPr="003E4E5C">
        <w:rPr>
          <w:rFonts w:cs="Times New Roman" w:hint="eastAsia"/>
          <w:rtl/>
        </w:rPr>
        <w:t>אני</w:t>
      </w:r>
      <w:r w:rsidR="000E2F64" w:rsidRPr="003E4E5C">
        <w:rPr>
          <w:rFonts w:cs="Times New Roman"/>
          <w:rtl/>
        </w:rPr>
        <w:t xml:space="preserve"> </w:t>
      </w:r>
      <w:r w:rsidR="000E2F64" w:rsidRPr="003E4E5C">
        <w:rPr>
          <w:rFonts w:cs="Times New Roman" w:hint="eastAsia"/>
          <w:rtl/>
        </w:rPr>
        <w:t>משוכנע</w:t>
      </w:r>
      <w:r w:rsidR="000E2F64" w:rsidRPr="003E4E5C">
        <w:rPr>
          <w:rFonts w:cs="Times New Roman"/>
          <w:rtl/>
        </w:rPr>
        <w:t xml:space="preserve"> </w:t>
      </w:r>
      <w:r w:rsidR="000E2F64" w:rsidRPr="003E4E5C">
        <w:rPr>
          <w:rFonts w:cs="Times New Roman" w:hint="eastAsia"/>
          <w:rtl/>
        </w:rPr>
        <w:t>ש</w:t>
      </w:r>
      <w:r w:rsidRPr="003E4E5C">
        <w:rPr>
          <w:rFonts w:cs="Times New Roman" w:hint="eastAsia"/>
          <w:rtl/>
        </w:rPr>
        <w:t>הוא</w:t>
      </w:r>
      <w:r w:rsidRPr="003E4E5C">
        <w:rPr>
          <w:rFonts w:cs="Times New Roman"/>
          <w:rtl/>
        </w:rPr>
        <w:t xml:space="preserve"> </w:t>
      </w:r>
      <w:r w:rsidR="000E2F64" w:rsidRPr="003E4E5C">
        <w:rPr>
          <w:rFonts w:cs="Times New Roman" w:hint="eastAsia"/>
          <w:rtl/>
        </w:rPr>
        <w:t>י</w:t>
      </w:r>
      <w:r w:rsidR="00DE18D6">
        <w:rPr>
          <w:rFonts w:cs="Times New Roman" w:hint="cs"/>
          <w:rtl/>
        </w:rPr>
        <w:t>י</w:t>
      </w:r>
      <w:r w:rsidRPr="003E4E5C">
        <w:rPr>
          <w:rFonts w:cs="Times New Roman" w:hint="eastAsia"/>
          <w:rtl/>
        </w:rPr>
        <w:t>כנס</w:t>
      </w:r>
      <w:r w:rsidRPr="003E4E5C">
        <w:rPr>
          <w:rFonts w:cs="Times New Roman"/>
          <w:rtl/>
        </w:rPr>
        <w:t xml:space="preserve"> לסדרה הקלאסית </w:t>
      </w:r>
      <w:r w:rsidRPr="003E4E5C">
        <w:rPr>
          <w:rFonts w:cs="Times New Roman" w:hint="eastAsia"/>
          <w:rtl/>
        </w:rPr>
        <w:t>ביום</w:t>
      </w:r>
      <w:r w:rsidRPr="003E4E5C">
        <w:rPr>
          <w:rFonts w:cs="Times New Roman"/>
          <w:rtl/>
        </w:rPr>
        <w:t xml:space="preserve"> </w:t>
      </w:r>
      <w:r w:rsidRPr="003E4E5C">
        <w:rPr>
          <w:rFonts w:cs="Times New Roman" w:hint="eastAsia"/>
          <w:rtl/>
        </w:rPr>
        <w:t>מן</w:t>
      </w:r>
      <w:r w:rsidRPr="003E4E5C">
        <w:rPr>
          <w:rFonts w:cs="Times New Roman"/>
          <w:rtl/>
        </w:rPr>
        <w:t xml:space="preserve"> </w:t>
      </w:r>
      <w:r w:rsidRPr="003E4E5C">
        <w:rPr>
          <w:rFonts w:cs="Times New Roman" w:hint="eastAsia"/>
          <w:rtl/>
        </w:rPr>
        <w:t>הימים</w:t>
      </w:r>
      <w:r w:rsidRPr="003E4E5C">
        <w:rPr>
          <w:rFonts w:cs="Times New Roman"/>
          <w:rtl/>
        </w:rPr>
        <w:t>."</w:t>
      </w:r>
    </w:p>
    <w:p w14:paraId="1E63ABC8" w14:textId="4CDCE894" w:rsidR="00B06757" w:rsidRPr="003E4E5C" w:rsidRDefault="00B06757" w:rsidP="001F085F">
      <w:pPr>
        <w:rPr>
          <w:rFonts w:cs="Times New Roman"/>
          <w:rtl/>
        </w:rPr>
      </w:pPr>
      <w:r w:rsidRPr="003E4E5C">
        <w:rPr>
          <w:rFonts w:cs="Times New Roman"/>
          <w:rtl/>
        </w:rPr>
        <w:t>"</w:t>
      </w:r>
      <w:r w:rsidR="00E241CF">
        <w:rPr>
          <w:rFonts w:cs="Times New Roman" w:hint="cs"/>
          <w:rtl/>
        </w:rPr>
        <w:t>[</w:t>
      </w:r>
      <w:r w:rsidRPr="003E4E5C">
        <w:rPr>
          <w:rFonts w:cs="Times New Roman"/>
          <w:rtl/>
        </w:rPr>
        <w:t xml:space="preserve">עד </w:t>
      </w:r>
      <w:r w:rsidRPr="003E4E5C">
        <w:rPr>
          <w:rFonts w:cs="Times New Roman" w:hint="eastAsia"/>
          <w:rtl/>
        </w:rPr>
        <w:t>כדי</w:t>
      </w:r>
      <w:r w:rsidRPr="003E4E5C">
        <w:rPr>
          <w:rFonts w:cs="Times New Roman"/>
          <w:rtl/>
        </w:rPr>
        <w:t xml:space="preserve"> </w:t>
      </w:r>
      <w:r w:rsidRPr="003E4E5C">
        <w:rPr>
          <w:rFonts w:cs="Times New Roman" w:hint="eastAsia"/>
          <w:rtl/>
        </w:rPr>
        <w:t>כך</w:t>
      </w:r>
      <w:r w:rsidRPr="003E4E5C">
        <w:rPr>
          <w:rFonts w:cs="Times New Roman"/>
          <w:rtl/>
        </w:rPr>
        <w:t xml:space="preserve"> </w:t>
      </w:r>
      <w:r w:rsidRPr="003E4E5C">
        <w:rPr>
          <w:rFonts w:cs="Times New Roman" w:hint="eastAsia"/>
          <w:rtl/>
        </w:rPr>
        <w:t>טוב</w:t>
      </w:r>
      <w:r w:rsidRPr="003E4E5C">
        <w:rPr>
          <w:rFonts w:cs="Times New Roman"/>
          <w:rtl/>
        </w:rPr>
        <w:t xml:space="preserve">? </w:t>
      </w:r>
      <w:r w:rsidRPr="003E4E5C">
        <w:rPr>
          <w:rFonts w:cs="Times New Roman" w:hint="eastAsia"/>
          <w:rtl/>
        </w:rPr>
        <w:t>אז</w:t>
      </w:r>
      <w:r w:rsidRPr="003E4E5C">
        <w:rPr>
          <w:rFonts w:cs="Times New Roman"/>
          <w:rtl/>
        </w:rPr>
        <w:t>...</w:t>
      </w:r>
      <w:r w:rsidR="00E241CF">
        <w:rPr>
          <w:rFonts w:cs="Times New Roman" w:hint="cs"/>
          <w:rtl/>
        </w:rPr>
        <w:t>]</w:t>
      </w:r>
      <w:r w:rsidRPr="003E4E5C">
        <w:rPr>
          <w:rFonts w:cs="Times New Roman"/>
          <w:rtl/>
        </w:rPr>
        <w:t xml:space="preserve"> </w:t>
      </w:r>
      <w:r w:rsidRPr="003E4E5C">
        <w:rPr>
          <w:rFonts w:cs="Times New Roman" w:hint="eastAsia"/>
          <w:rtl/>
        </w:rPr>
        <w:t>תמליץ</w:t>
      </w:r>
      <w:r w:rsidRPr="003E4E5C">
        <w:rPr>
          <w:rFonts w:cs="Times New Roman"/>
          <w:rtl/>
        </w:rPr>
        <w:t xml:space="preserve"> </w:t>
      </w:r>
      <w:r w:rsidRPr="003E4E5C">
        <w:rPr>
          <w:rFonts w:cs="Times New Roman" w:hint="eastAsia"/>
          <w:rtl/>
        </w:rPr>
        <w:t>לי</w:t>
      </w:r>
      <w:r w:rsidRPr="003E4E5C">
        <w:rPr>
          <w:rFonts w:cs="Times New Roman"/>
          <w:rtl/>
        </w:rPr>
        <w:t xml:space="preserve"> </w:t>
      </w:r>
      <w:r w:rsidRPr="003E4E5C">
        <w:rPr>
          <w:rFonts w:cs="Times New Roman" w:hint="eastAsia"/>
          <w:rtl/>
        </w:rPr>
        <w:t>עליו</w:t>
      </w:r>
      <w:r w:rsidRPr="003E4E5C">
        <w:rPr>
          <w:rFonts w:cs="Times New Roman"/>
          <w:rtl/>
        </w:rPr>
        <w:t>?"</w:t>
      </w:r>
    </w:p>
    <w:p w14:paraId="1CE35E72" w14:textId="68B80242" w:rsidR="00B06757" w:rsidRPr="003E4E5C" w:rsidRDefault="00B06757" w:rsidP="001F085F">
      <w:pPr>
        <w:rPr>
          <w:rFonts w:cs="Times New Roman"/>
          <w:rtl/>
        </w:rPr>
      </w:pPr>
      <w:r w:rsidRPr="003E4E5C">
        <w:rPr>
          <w:rFonts w:cs="Times New Roman"/>
          <w:rtl/>
        </w:rPr>
        <w:t>"</w:t>
      </w:r>
      <w:r w:rsidR="00A45F1B" w:rsidRPr="003E4E5C">
        <w:rPr>
          <w:rFonts w:cs="Times New Roman" w:hint="eastAsia"/>
          <w:rtl/>
        </w:rPr>
        <w:t>אני</w:t>
      </w:r>
      <w:r w:rsidR="00A45F1B" w:rsidRPr="003E4E5C">
        <w:rPr>
          <w:rFonts w:cs="Times New Roman"/>
          <w:rtl/>
        </w:rPr>
        <w:t xml:space="preserve"> </w:t>
      </w:r>
      <w:r w:rsidRPr="003E4E5C">
        <w:rPr>
          <w:rFonts w:cs="Times New Roman" w:hint="eastAsia"/>
          <w:rtl/>
        </w:rPr>
        <w:t>לא</w:t>
      </w:r>
      <w:r w:rsidR="00A45F1B" w:rsidRPr="003E4E5C">
        <w:rPr>
          <w:rFonts w:cs="Times New Roman"/>
          <w:rtl/>
        </w:rPr>
        <w:t xml:space="preserve"> בטוח</w:t>
      </w:r>
      <w:r w:rsidRPr="003E4E5C">
        <w:rPr>
          <w:rFonts w:cs="Times New Roman"/>
          <w:rtl/>
        </w:rPr>
        <w:t>...</w:t>
      </w:r>
      <w:r w:rsidR="00E02662" w:rsidRPr="003E4E5C">
        <w:rPr>
          <w:rFonts w:cs="Times New Roman"/>
          <w:rtl/>
        </w:rPr>
        <w:t xml:space="preserve"> הוא עצוב מדי."</w:t>
      </w:r>
    </w:p>
    <w:p w14:paraId="3A8E0B34" w14:textId="22F5179E" w:rsidR="00E02662" w:rsidRPr="003E4E5C" w:rsidRDefault="00E02662" w:rsidP="001F085F">
      <w:pPr>
        <w:rPr>
          <w:rFonts w:cs="Times New Roman"/>
          <w:rtl/>
        </w:rPr>
      </w:pPr>
      <w:r w:rsidRPr="003E4E5C">
        <w:rPr>
          <w:rFonts w:cs="Times New Roman"/>
          <w:rtl/>
        </w:rPr>
        <w:t xml:space="preserve">"אפילו </w:t>
      </w:r>
      <w:r w:rsidRPr="003E4E5C">
        <w:rPr>
          <w:rFonts w:cs="Times New Roman" w:hint="eastAsia"/>
          <w:rtl/>
        </w:rPr>
        <w:t>בשבילך</w:t>
      </w:r>
      <w:r w:rsidRPr="003E4E5C">
        <w:rPr>
          <w:rFonts w:cs="Times New Roman"/>
          <w:rtl/>
        </w:rPr>
        <w:t>?"</w:t>
      </w:r>
      <w:r w:rsidR="00FF09BF" w:rsidRPr="003E4E5C">
        <w:rPr>
          <w:rFonts w:cs="Times New Roman"/>
          <w:rtl/>
        </w:rPr>
        <w:t xml:space="preserve"> היא שאלה בטון רך בהרבה משהתכוונה.</w:t>
      </w:r>
      <w:r w:rsidR="006636B8" w:rsidRPr="003E4E5C">
        <w:rPr>
          <w:rFonts w:cs="Times New Roman"/>
          <w:rtl/>
        </w:rPr>
        <w:t xml:space="preserve"> "</w:t>
      </w:r>
      <w:r w:rsidR="00FC5A4D" w:rsidRPr="00FC5A4D">
        <w:rPr>
          <w:rtl/>
        </w:rPr>
        <w:t xml:space="preserve"> </w:t>
      </w:r>
      <w:r w:rsidR="00FC5A4D" w:rsidRPr="00FC5A4D">
        <w:rPr>
          <w:rFonts w:cs="Times New Roman"/>
          <w:rtl/>
        </w:rPr>
        <w:t>על מה הוא יכול להיות?</w:t>
      </w:r>
      <w:r w:rsidR="006636B8" w:rsidRPr="003E4E5C">
        <w:rPr>
          <w:rFonts w:cs="Times New Roman"/>
          <w:rtl/>
        </w:rPr>
        <w:t>"</w:t>
      </w:r>
    </w:p>
    <w:p w14:paraId="5EAEA020" w14:textId="00B54226" w:rsidR="00E02662" w:rsidRDefault="00E02662" w:rsidP="001F085F">
      <w:pPr>
        <w:rPr>
          <w:rFonts w:cs="Times New Roman"/>
          <w:rtl/>
        </w:rPr>
      </w:pPr>
      <w:r w:rsidRPr="003E4E5C">
        <w:rPr>
          <w:rFonts w:cs="Times New Roman"/>
          <w:rtl/>
        </w:rPr>
        <w:t>"</w:t>
      </w:r>
      <w:r w:rsidR="00582EA9" w:rsidRPr="003E4E5C">
        <w:rPr>
          <w:rFonts w:cs="Times New Roman" w:hint="eastAsia"/>
          <w:rtl/>
        </w:rPr>
        <w:t>ז</w:t>
      </w:r>
      <w:r w:rsidR="00554381" w:rsidRPr="003E4E5C">
        <w:rPr>
          <w:rFonts w:cs="Times New Roman" w:hint="eastAsia"/>
          <w:rtl/>
        </w:rPr>
        <w:t>ה</w:t>
      </w:r>
      <w:r w:rsidR="00582EA9" w:rsidRPr="003E4E5C">
        <w:rPr>
          <w:rFonts w:cs="Times New Roman"/>
          <w:rtl/>
        </w:rPr>
        <w:t xml:space="preserve"> </w:t>
      </w:r>
      <w:r w:rsidR="00554381" w:rsidRPr="003E4E5C">
        <w:rPr>
          <w:rFonts w:cs="Times New Roman" w:hint="eastAsia"/>
          <w:rtl/>
        </w:rPr>
        <w:t>ספר</w:t>
      </w:r>
      <w:r w:rsidR="00554381" w:rsidRPr="003E4E5C">
        <w:rPr>
          <w:rFonts w:cs="Times New Roman"/>
          <w:rtl/>
        </w:rPr>
        <w:t xml:space="preserve"> </w:t>
      </w:r>
      <w:r w:rsidR="00582EA9" w:rsidRPr="003E4E5C">
        <w:rPr>
          <w:rFonts w:cs="Times New Roman" w:hint="eastAsia"/>
          <w:rtl/>
        </w:rPr>
        <w:t>ע</w:t>
      </w:r>
      <w:r w:rsidR="00554381" w:rsidRPr="003E4E5C">
        <w:rPr>
          <w:rFonts w:cs="Times New Roman" w:hint="eastAsia"/>
          <w:rtl/>
        </w:rPr>
        <w:t>ל</w:t>
      </w:r>
      <w:r w:rsidR="00554381" w:rsidRPr="003E4E5C">
        <w:rPr>
          <w:rFonts w:cs="Times New Roman"/>
          <w:rtl/>
        </w:rPr>
        <w:t xml:space="preserve"> </w:t>
      </w:r>
      <w:r w:rsidR="00D046D4" w:rsidRPr="003E4E5C">
        <w:rPr>
          <w:rFonts w:cs="Times New Roman" w:hint="eastAsia"/>
          <w:rtl/>
        </w:rPr>
        <w:t>זוג</w:t>
      </w:r>
      <w:r w:rsidR="00D046D4" w:rsidRPr="003E4E5C">
        <w:rPr>
          <w:rFonts w:cs="Times New Roman"/>
          <w:rtl/>
        </w:rPr>
        <w:t xml:space="preserve"> </w:t>
      </w:r>
      <w:r w:rsidR="00DC03C5" w:rsidRPr="003E4E5C">
        <w:rPr>
          <w:rFonts w:cs="Times New Roman" w:hint="eastAsia"/>
          <w:rtl/>
        </w:rPr>
        <w:t>תאומים</w:t>
      </w:r>
      <w:r w:rsidR="00FF09BF" w:rsidRPr="003E4E5C">
        <w:rPr>
          <w:rFonts w:cs="Times New Roman"/>
          <w:rtl/>
        </w:rPr>
        <w:t xml:space="preserve"> ב</w:t>
      </w:r>
      <w:r w:rsidR="00D046D4" w:rsidRPr="003E4E5C">
        <w:rPr>
          <w:rFonts w:cs="Times New Roman" w:hint="eastAsia"/>
          <w:rtl/>
        </w:rPr>
        <w:t>כפר</w:t>
      </w:r>
      <w:r w:rsidR="00D046D4" w:rsidRPr="003E4E5C">
        <w:rPr>
          <w:rFonts w:cs="Times New Roman"/>
          <w:rtl/>
        </w:rPr>
        <w:t xml:space="preserve"> </w:t>
      </w:r>
      <w:r w:rsidR="00D046D4" w:rsidRPr="003E4E5C">
        <w:rPr>
          <w:rFonts w:cs="Times New Roman" w:hint="eastAsia"/>
          <w:rtl/>
        </w:rPr>
        <w:t>ב</w:t>
      </w:r>
      <w:r w:rsidR="00D046D4" w:rsidRPr="003E4E5C">
        <w:rPr>
          <w:rFonts w:cs="Times New Roman"/>
          <w:rtl/>
        </w:rPr>
        <w:t xml:space="preserve">קֶרַלָה (הם למדו </w:t>
      </w:r>
      <w:r w:rsidR="000D2FF7">
        <w:rPr>
          <w:rFonts w:cs="Times New Roman" w:hint="cs"/>
          <w:rtl/>
        </w:rPr>
        <w:t>על</w:t>
      </w:r>
      <w:r w:rsidR="00D046D4" w:rsidRPr="003E4E5C">
        <w:rPr>
          <w:rFonts w:cs="Times New Roman"/>
          <w:rtl/>
        </w:rPr>
        <w:t xml:space="preserve"> הגיאוגרפיה של הודו ויכלו </w:t>
      </w:r>
      <w:r w:rsidR="000D2FF7">
        <w:rPr>
          <w:rFonts w:cs="Times New Roman" w:hint="cs"/>
          <w:rtl/>
        </w:rPr>
        <w:t xml:space="preserve">בקלות </w:t>
      </w:r>
      <w:r w:rsidR="00D046D4" w:rsidRPr="003E4E5C">
        <w:rPr>
          <w:rFonts w:cs="Times New Roman"/>
          <w:rtl/>
        </w:rPr>
        <w:t>למקם את המחוז הדרומי על המפה)</w:t>
      </w:r>
      <w:r w:rsidR="00FF09BF" w:rsidRPr="003E4E5C">
        <w:rPr>
          <w:rFonts w:cs="Times New Roman"/>
          <w:rtl/>
        </w:rPr>
        <w:t xml:space="preserve"> ועל </w:t>
      </w:r>
      <w:r w:rsidR="00DC03C5" w:rsidRPr="003E4E5C">
        <w:rPr>
          <w:rFonts w:cs="Times New Roman" w:hint="eastAsia"/>
          <w:rtl/>
        </w:rPr>
        <w:t>אדם</w:t>
      </w:r>
      <w:r w:rsidR="00DC03C5" w:rsidRPr="003E4E5C">
        <w:rPr>
          <w:rFonts w:cs="Times New Roman"/>
          <w:rtl/>
        </w:rPr>
        <w:t xml:space="preserve"> </w:t>
      </w:r>
      <w:r w:rsidR="00DC03C5" w:rsidRPr="003E4E5C">
        <w:rPr>
          <w:rFonts w:cs="Times New Roman" w:hint="eastAsia"/>
          <w:rtl/>
        </w:rPr>
        <w:t>מהקאסטה</w:t>
      </w:r>
      <w:r w:rsidR="00DC03C5" w:rsidRPr="003E4E5C">
        <w:rPr>
          <w:rFonts w:cs="Times New Roman"/>
          <w:rtl/>
        </w:rPr>
        <w:t xml:space="preserve"> </w:t>
      </w:r>
      <w:r w:rsidR="00DC03C5" w:rsidRPr="003E4E5C">
        <w:rPr>
          <w:rFonts w:cs="Times New Roman" w:hint="eastAsia"/>
          <w:rtl/>
        </w:rPr>
        <w:t>הנמוכה</w:t>
      </w:r>
      <w:r w:rsidR="00DC03C5" w:rsidRPr="003E4E5C">
        <w:rPr>
          <w:rFonts w:cs="Times New Roman"/>
          <w:rtl/>
        </w:rPr>
        <w:t xml:space="preserve"> </w:t>
      </w:r>
      <w:r w:rsidR="00DC03C5" w:rsidRPr="003E4E5C">
        <w:rPr>
          <w:rFonts w:cs="Times New Roman" w:hint="eastAsia"/>
          <w:rtl/>
        </w:rPr>
        <w:t>שעובד</w:t>
      </w:r>
      <w:r w:rsidR="00DC03C5" w:rsidRPr="003E4E5C">
        <w:rPr>
          <w:rFonts w:cs="Times New Roman"/>
          <w:rtl/>
        </w:rPr>
        <w:t xml:space="preserve"> </w:t>
      </w:r>
      <w:r w:rsidR="00DC03C5" w:rsidRPr="003E4E5C">
        <w:rPr>
          <w:rFonts w:cs="Times New Roman" w:hint="eastAsia"/>
          <w:rtl/>
        </w:rPr>
        <w:t>עבור</w:t>
      </w:r>
      <w:r w:rsidR="00701208" w:rsidRPr="00701208">
        <w:rPr>
          <w:rFonts w:cs="Times New Roman"/>
          <w:rtl/>
        </w:rPr>
        <w:t xml:space="preserve"> אימ</w:t>
      </w:r>
      <w:r w:rsidR="00DC03C5" w:rsidRPr="003E4E5C">
        <w:rPr>
          <w:rFonts w:cs="Times New Roman" w:hint="eastAsia"/>
          <w:rtl/>
        </w:rPr>
        <w:t>ם</w:t>
      </w:r>
      <w:r w:rsidR="00554381" w:rsidRPr="003E4E5C">
        <w:rPr>
          <w:rFonts w:cs="Times New Roman"/>
          <w:rtl/>
        </w:rPr>
        <w:t xml:space="preserve"> </w:t>
      </w:r>
      <w:r w:rsidR="00DC03C5" w:rsidRPr="003E4E5C">
        <w:rPr>
          <w:rFonts w:cs="Times New Roman" w:hint="eastAsia"/>
          <w:rtl/>
        </w:rPr>
        <w:t>ו</w:t>
      </w:r>
      <w:r w:rsidR="00554381" w:rsidRPr="003E4E5C">
        <w:rPr>
          <w:rFonts w:cs="Times New Roman" w:hint="eastAsia"/>
          <w:rtl/>
        </w:rPr>
        <w:t>יש</w:t>
      </w:r>
      <w:r w:rsidR="00554381" w:rsidRPr="003E4E5C">
        <w:rPr>
          <w:rFonts w:cs="Times New Roman"/>
          <w:rtl/>
        </w:rPr>
        <w:t xml:space="preserve"> </w:t>
      </w:r>
      <w:r w:rsidR="00554381" w:rsidRPr="003E4E5C">
        <w:rPr>
          <w:rFonts w:cs="Times New Roman" w:hint="eastAsia"/>
          <w:rtl/>
        </w:rPr>
        <w:t>לו</w:t>
      </w:r>
      <w:r w:rsidR="00554381" w:rsidRPr="003E4E5C">
        <w:rPr>
          <w:rFonts w:cs="Times New Roman"/>
          <w:rtl/>
        </w:rPr>
        <w:t xml:space="preserve"> </w:t>
      </w:r>
      <w:r w:rsidR="00554381" w:rsidRPr="003E4E5C">
        <w:rPr>
          <w:rFonts w:cs="Times New Roman" w:hint="eastAsia"/>
          <w:rtl/>
        </w:rPr>
        <w:t>סימן</w:t>
      </w:r>
      <w:r w:rsidR="00554381" w:rsidRPr="003E4E5C">
        <w:rPr>
          <w:rFonts w:cs="Times New Roman"/>
          <w:rtl/>
        </w:rPr>
        <w:t xml:space="preserve"> </w:t>
      </w:r>
      <w:r w:rsidR="00554381" w:rsidRPr="003E4E5C">
        <w:rPr>
          <w:rFonts w:cs="Times New Roman" w:hint="eastAsia"/>
          <w:rtl/>
        </w:rPr>
        <w:t>של</w:t>
      </w:r>
      <w:r w:rsidR="00554381" w:rsidRPr="003E4E5C">
        <w:rPr>
          <w:rFonts w:cs="Times New Roman"/>
          <w:rtl/>
        </w:rPr>
        <w:t xml:space="preserve"> </w:t>
      </w:r>
      <w:r w:rsidR="00554381" w:rsidRPr="003E4E5C">
        <w:rPr>
          <w:rFonts w:cs="Times New Roman" w:hint="eastAsia"/>
          <w:rtl/>
        </w:rPr>
        <w:t>עלה</w:t>
      </w:r>
      <w:r w:rsidR="00554381" w:rsidRPr="003E4E5C">
        <w:rPr>
          <w:rFonts w:cs="Times New Roman"/>
          <w:rtl/>
        </w:rPr>
        <w:t xml:space="preserve"> </w:t>
      </w:r>
      <w:r w:rsidR="00554381" w:rsidRPr="003E4E5C">
        <w:rPr>
          <w:rFonts w:cs="Times New Roman" w:hint="eastAsia"/>
          <w:rtl/>
        </w:rPr>
        <w:t>על</w:t>
      </w:r>
      <w:r w:rsidR="00554381" w:rsidRPr="003E4E5C">
        <w:rPr>
          <w:rFonts w:cs="Times New Roman"/>
          <w:rtl/>
        </w:rPr>
        <w:t xml:space="preserve"> </w:t>
      </w:r>
      <w:r w:rsidR="00554381" w:rsidRPr="003E4E5C">
        <w:rPr>
          <w:rFonts w:cs="Times New Roman" w:hint="eastAsia"/>
          <w:rtl/>
        </w:rPr>
        <w:t>הגב</w:t>
      </w:r>
      <w:r w:rsidR="00554381" w:rsidRPr="003E4E5C">
        <w:rPr>
          <w:rFonts w:cs="Times New Roman"/>
          <w:rtl/>
        </w:rPr>
        <w:t>.</w:t>
      </w:r>
      <w:r w:rsidR="00251971">
        <w:rPr>
          <w:rFonts w:cs="Times New Roman" w:hint="cs"/>
          <w:rtl/>
        </w:rPr>
        <w:t xml:space="preserve"> </w:t>
      </w:r>
      <w:r w:rsidR="00554381" w:rsidRPr="003E4E5C">
        <w:rPr>
          <w:rFonts w:cs="Times New Roman"/>
          <w:rtl/>
        </w:rPr>
        <w:t xml:space="preserve">הילדוּת </w:t>
      </w:r>
      <w:r w:rsidR="00554381" w:rsidRPr="003E4E5C">
        <w:rPr>
          <w:rFonts w:cs="Times New Roman" w:hint="eastAsia"/>
          <w:rtl/>
        </w:rPr>
        <w:t>שלהם</w:t>
      </w:r>
      <w:r w:rsidR="00C90C6C">
        <w:rPr>
          <w:rFonts w:cs="Times New Roman"/>
          <w:rtl/>
        </w:rPr>
        <w:t xml:space="preserve"> מאוד </w:t>
      </w:r>
      <w:r w:rsidR="00FF09BF" w:rsidRPr="003E4E5C">
        <w:rPr>
          <w:rFonts w:cs="Times New Roman"/>
          <w:rtl/>
        </w:rPr>
        <w:t>עצובה,</w:t>
      </w:r>
      <w:r w:rsidR="00554381" w:rsidRPr="003E4E5C">
        <w:rPr>
          <w:rFonts w:cs="Times New Roman"/>
          <w:rtl/>
        </w:rPr>
        <w:t xml:space="preserve">" </w:t>
      </w:r>
      <w:r w:rsidR="00554381" w:rsidRPr="003E4E5C">
        <w:rPr>
          <w:rFonts w:cs="Times New Roman" w:hint="eastAsia"/>
          <w:rtl/>
        </w:rPr>
        <w:t>אלכס</w:t>
      </w:r>
      <w:r w:rsidR="00554381" w:rsidRPr="003E4E5C">
        <w:rPr>
          <w:rFonts w:cs="Times New Roman"/>
          <w:rtl/>
        </w:rPr>
        <w:t xml:space="preserve"> </w:t>
      </w:r>
      <w:r w:rsidR="00554381" w:rsidRPr="003E4E5C">
        <w:rPr>
          <w:rFonts w:cs="Times New Roman" w:hint="eastAsia"/>
          <w:rtl/>
        </w:rPr>
        <w:t>המשיך</w:t>
      </w:r>
      <w:r w:rsidR="000D2FF7" w:rsidRPr="000D2FF7">
        <w:rPr>
          <w:rFonts w:cs="Times New Roman"/>
          <w:rtl/>
        </w:rPr>
        <w:t xml:space="preserve"> ומחה את פניו שנטפו מי גשם</w:t>
      </w:r>
      <w:r w:rsidR="00554381" w:rsidRPr="003E4E5C">
        <w:rPr>
          <w:rFonts w:cs="Times New Roman"/>
          <w:rtl/>
        </w:rPr>
        <w:t>,</w:t>
      </w:r>
      <w:r w:rsidR="00FF09BF" w:rsidRPr="003E4E5C">
        <w:rPr>
          <w:rFonts w:cs="Times New Roman"/>
          <w:rtl/>
        </w:rPr>
        <w:t xml:space="preserve"> </w:t>
      </w:r>
      <w:r w:rsidR="00554381" w:rsidRPr="003E4E5C">
        <w:rPr>
          <w:rFonts w:cs="Times New Roman"/>
          <w:rtl/>
        </w:rPr>
        <w:t xml:space="preserve">"עצובה </w:t>
      </w:r>
      <w:r w:rsidR="00554381" w:rsidRPr="003E4E5C">
        <w:rPr>
          <w:rFonts w:cs="Times New Roman" w:hint="eastAsia"/>
          <w:rtl/>
        </w:rPr>
        <w:t>ב</w:t>
      </w:r>
      <w:r w:rsidR="00FF09BF" w:rsidRPr="003E4E5C">
        <w:rPr>
          <w:rFonts w:cs="Times New Roman" w:hint="eastAsia"/>
          <w:rtl/>
        </w:rPr>
        <w:t>אופן</w:t>
      </w:r>
      <w:r w:rsidR="00FF09BF" w:rsidRPr="003E4E5C">
        <w:rPr>
          <w:rFonts w:cs="Times New Roman"/>
          <w:rtl/>
        </w:rPr>
        <w:t xml:space="preserve"> </w:t>
      </w:r>
      <w:r w:rsidR="00FF09BF" w:rsidRPr="003E4E5C">
        <w:rPr>
          <w:rFonts w:cs="Times New Roman" w:hint="eastAsia"/>
          <w:rtl/>
        </w:rPr>
        <w:t>שקשה</w:t>
      </w:r>
      <w:r w:rsidR="00FF09BF" w:rsidRPr="003E4E5C">
        <w:rPr>
          <w:rFonts w:cs="Times New Roman"/>
          <w:rtl/>
        </w:rPr>
        <w:t xml:space="preserve"> </w:t>
      </w:r>
      <w:r w:rsidR="00FF09BF" w:rsidRPr="003E4E5C">
        <w:rPr>
          <w:rFonts w:cs="Times New Roman" w:hint="eastAsia"/>
          <w:rtl/>
        </w:rPr>
        <w:t>לשאת</w:t>
      </w:r>
      <w:r w:rsidR="00FF09BF" w:rsidRPr="003E4E5C">
        <w:rPr>
          <w:rFonts w:cs="Times New Roman"/>
          <w:rtl/>
        </w:rPr>
        <w:t>.</w:t>
      </w:r>
      <w:r w:rsidRPr="003E4E5C">
        <w:rPr>
          <w:rFonts w:cs="Times New Roman"/>
          <w:rtl/>
        </w:rPr>
        <w:t xml:space="preserve"> אולי </w:t>
      </w:r>
      <w:r w:rsidR="00D046D4" w:rsidRPr="003E4E5C">
        <w:rPr>
          <w:rFonts w:cs="Times New Roman" w:hint="eastAsia"/>
          <w:rtl/>
        </w:rPr>
        <w:t>כשאתבגר</w:t>
      </w:r>
      <w:r w:rsidRPr="003E4E5C">
        <w:rPr>
          <w:rFonts w:cs="Times New Roman"/>
          <w:rtl/>
        </w:rPr>
        <w:t xml:space="preserve"> אחשוב אחרת." ואז עלה </w:t>
      </w:r>
      <w:r w:rsidR="000D2FF7">
        <w:rPr>
          <w:rFonts w:cs="Times New Roman" w:hint="cs"/>
          <w:rtl/>
        </w:rPr>
        <w:t>ב</w:t>
      </w:r>
      <w:r w:rsidR="000D2FF7" w:rsidRPr="000D2FF7">
        <w:rPr>
          <w:rFonts w:cs="Times New Roman"/>
          <w:rtl/>
        </w:rPr>
        <w:t>מוחו</w:t>
      </w:r>
      <w:r w:rsidRPr="003E4E5C">
        <w:rPr>
          <w:rFonts w:cs="Times New Roman"/>
          <w:rtl/>
        </w:rPr>
        <w:t xml:space="preserve"> רעיון</w:t>
      </w:r>
      <w:r w:rsidR="00554381" w:rsidRPr="003E4E5C">
        <w:rPr>
          <w:rFonts w:cs="Times New Roman"/>
          <w:rtl/>
        </w:rPr>
        <w:t xml:space="preserve">, אבל </w:t>
      </w:r>
      <w:r w:rsidR="00D046D4" w:rsidRPr="003E4E5C">
        <w:rPr>
          <w:rFonts w:cs="Times New Roman" w:hint="eastAsia"/>
          <w:rtl/>
        </w:rPr>
        <w:t>באותו</w:t>
      </w:r>
      <w:r w:rsidR="00D046D4" w:rsidRPr="003E4E5C">
        <w:rPr>
          <w:rFonts w:cs="Times New Roman"/>
          <w:rtl/>
        </w:rPr>
        <w:t xml:space="preserve"> </w:t>
      </w:r>
      <w:r w:rsidR="00D046D4" w:rsidRPr="003E4E5C">
        <w:rPr>
          <w:rFonts w:cs="Times New Roman" w:hint="eastAsia"/>
          <w:rtl/>
        </w:rPr>
        <w:t>רגע</w:t>
      </w:r>
      <w:r w:rsidR="00554381" w:rsidRPr="003E4E5C">
        <w:rPr>
          <w:rFonts w:cs="Times New Roman"/>
          <w:rtl/>
        </w:rPr>
        <w:t xml:space="preserve"> </w:t>
      </w:r>
      <w:r w:rsidR="000D2FF7" w:rsidRPr="000D2FF7">
        <w:rPr>
          <w:rFonts w:cs="Times New Roman"/>
          <w:rtl/>
        </w:rPr>
        <w:t xml:space="preserve">הפילו </w:t>
      </w:r>
      <w:r w:rsidR="00554381" w:rsidRPr="003E4E5C">
        <w:rPr>
          <w:rFonts w:cs="Times New Roman"/>
          <w:rtl/>
        </w:rPr>
        <w:t xml:space="preserve">שני הילדים זה את זה </w:t>
      </w:r>
      <w:r w:rsidR="000D2FF7">
        <w:rPr>
          <w:rFonts w:cs="Times New Roman" w:hint="cs"/>
          <w:rtl/>
        </w:rPr>
        <w:t>ע</w:t>
      </w:r>
      <w:r w:rsidR="00554381" w:rsidRPr="003E4E5C">
        <w:rPr>
          <w:rFonts w:cs="Times New Roman"/>
          <w:rtl/>
        </w:rPr>
        <w:t>ל</w:t>
      </w:r>
      <w:r w:rsidR="000D2FF7">
        <w:rPr>
          <w:rFonts w:cs="Times New Roman" w:hint="cs"/>
          <w:rtl/>
        </w:rPr>
        <w:t xml:space="preserve"> </w:t>
      </w:r>
      <w:r w:rsidR="00554381" w:rsidRPr="003E4E5C">
        <w:rPr>
          <w:rFonts w:cs="Times New Roman"/>
          <w:rtl/>
        </w:rPr>
        <w:t xml:space="preserve">רחבת האספלט </w:t>
      </w:r>
      <w:r w:rsidR="00251971">
        <w:rPr>
          <w:rFonts w:cs="Times New Roman" w:hint="cs"/>
          <w:rtl/>
        </w:rPr>
        <w:t>הרטובה</w:t>
      </w:r>
      <w:r w:rsidR="00554381" w:rsidRPr="003E4E5C">
        <w:rPr>
          <w:rFonts w:cs="Times New Roman"/>
          <w:rtl/>
        </w:rPr>
        <w:t xml:space="preserve"> והחלו מתגוששים, והוא </w:t>
      </w:r>
      <w:r w:rsidR="00FC5A4D">
        <w:rPr>
          <w:rFonts w:cs="Times New Roman" w:hint="cs"/>
          <w:rtl/>
        </w:rPr>
        <w:t>ר</w:t>
      </w:r>
      <w:r w:rsidR="006636B8" w:rsidRPr="003E4E5C">
        <w:rPr>
          <w:rFonts w:cs="Times New Roman" w:hint="eastAsia"/>
          <w:rtl/>
        </w:rPr>
        <w:t>ץ</w:t>
      </w:r>
      <w:r w:rsidR="006636B8" w:rsidRPr="003E4E5C">
        <w:rPr>
          <w:rFonts w:cs="Times New Roman"/>
          <w:rtl/>
        </w:rPr>
        <w:t xml:space="preserve"> </w:t>
      </w:r>
      <w:r w:rsidR="006636B8" w:rsidRPr="003E4E5C">
        <w:rPr>
          <w:rFonts w:cs="Times New Roman" w:hint="eastAsia"/>
          <w:rtl/>
        </w:rPr>
        <w:t>ל</w:t>
      </w:r>
      <w:r w:rsidR="00A45F1B" w:rsidRPr="003E4E5C">
        <w:rPr>
          <w:rFonts w:cs="Times New Roman" w:hint="eastAsia"/>
          <w:rtl/>
        </w:rPr>
        <w:t>הפריד</w:t>
      </w:r>
      <w:r w:rsidR="00554381" w:rsidRPr="003E4E5C">
        <w:rPr>
          <w:rFonts w:cs="Times New Roman"/>
          <w:rtl/>
        </w:rPr>
        <w:t xml:space="preserve"> </w:t>
      </w:r>
      <w:r w:rsidR="00A45F1B" w:rsidRPr="003E4E5C">
        <w:rPr>
          <w:rFonts w:cs="Times New Roman" w:hint="eastAsia"/>
          <w:rtl/>
        </w:rPr>
        <w:t>ביניהם</w:t>
      </w:r>
      <w:r w:rsidR="00554381" w:rsidRPr="003E4E5C">
        <w:rPr>
          <w:rFonts w:cs="Times New Roman"/>
          <w:rtl/>
        </w:rPr>
        <w:t xml:space="preserve">. הוא נוכח </w:t>
      </w:r>
      <w:r w:rsidR="00DE18D6">
        <w:rPr>
          <w:rFonts w:cs="Times New Roman" w:hint="cs"/>
          <w:rtl/>
        </w:rPr>
        <w:t xml:space="preserve">לדעת </w:t>
      </w:r>
      <w:r w:rsidR="00554381" w:rsidRPr="003E4E5C">
        <w:rPr>
          <w:rFonts w:cs="Times New Roman"/>
          <w:rtl/>
        </w:rPr>
        <w:t>שצדק</w:t>
      </w:r>
      <w:r w:rsidR="00DD51AA">
        <w:rPr>
          <w:rFonts w:cs="Times New Roman" w:hint="cs"/>
          <w:rtl/>
        </w:rPr>
        <w:t>ו</w:t>
      </w:r>
      <w:r w:rsidR="00554381" w:rsidRPr="003E4E5C">
        <w:rPr>
          <w:rFonts w:cs="Times New Roman"/>
          <w:rtl/>
        </w:rPr>
        <w:t xml:space="preserve">, פיסת </w:t>
      </w:r>
      <w:r w:rsidR="00497FB3">
        <w:rPr>
          <w:rFonts w:cs="Times New Roman" w:hint="cs"/>
          <w:rtl/>
        </w:rPr>
        <w:t>ה</w:t>
      </w:r>
      <w:r w:rsidR="00554381" w:rsidRPr="003E4E5C">
        <w:rPr>
          <w:rFonts w:cs="Times New Roman"/>
          <w:rtl/>
        </w:rPr>
        <w:t xml:space="preserve">צינור </w:t>
      </w:r>
      <w:r w:rsidR="00251971">
        <w:rPr>
          <w:rFonts w:cs="Times New Roman" w:hint="cs"/>
          <w:rtl/>
        </w:rPr>
        <w:t>שעליה רבו</w:t>
      </w:r>
      <w:r w:rsidR="00554381" w:rsidRPr="003E4E5C">
        <w:rPr>
          <w:rFonts w:cs="Times New Roman"/>
          <w:rtl/>
        </w:rPr>
        <w:t xml:space="preserve"> </w:t>
      </w:r>
      <w:r w:rsidR="001C5A04">
        <w:rPr>
          <w:rFonts w:cs="Times New Roman" w:hint="cs"/>
          <w:rtl/>
        </w:rPr>
        <w:t>הייתה</w:t>
      </w:r>
      <w:r w:rsidR="00251971">
        <w:rPr>
          <w:rFonts w:cs="Times New Roman" w:hint="cs"/>
          <w:rtl/>
        </w:rPr>
        <w:t xml:space="preserve"> נחשקת ביותר גם בעיניו.</w:t>
      </w:r>
    </w:p>
    <w:p w14:paraId="583284D2" w14:textId="77777777" w:rsidR="006636B8" w:rsidRDefault="006636B8" w:rsidP="001F085F">
      <w:pPr>
        <w:rPr>
          <w:rFonts w:cs="Times New Roman"/>
          <w:rtl/>
        </w:rPr>
      </w:pPr>
    </w:p>
    <w:p w14:paraId="16C2A2A9" w14:textId="77777777" w:rsidR="006636B8" w:rsidRDefault="006636B8" w:rsidP="001F085F">
      <w:pPr>
        <w:rPr>
          <w:rFonts w:cs="Times New Roman"/>
          <w:rtl/>
        </w:rPr>
      </w:pPr>
      <w:r>
        <w:rPr>
          <w:rFonts w:cs="Times New Roman" w:hint="cs"/>
          <w:rtl/>
        </w:rPr>
        <w:t>[</w:t>
      </w:r>
    </w:p>
    <w:p w14:paraId="062296E8" w14:textId="4A6DC239" w:rsidR="00794C7F" w:rsidRDefault="00794C7F" w:rsidP="001F085F">
      <w:pPr>
        <w:rPr>
          <w:rFonts w:cs="Times New Roman"/>
          <w:rtl/>
        </w:rPr>
      </w:pPr>
      <w:r w:rsidRPr="00794C7F">
        <w:rPr>
          <w:rFonts w:cs="Times New Roman"/>
          <w:rtl/>
        </w:rPr>
        <w:t>הוא היה אמנם אחד התלמידים בעלי אסרטיביות ביותר ושאר-רוח פיקודי וגו' מאשר כל תלמידי המחלקה החמישית אם לא ביה</w:t>
      </w:r>
      <w:r w:rsidR="00035117">
        <w:rPr>
          <w:rFonts w:cs="Times New Roman" w:hint="cs"/>
          <w:rtl/>
        </w:rPr>
        <w:t>"</w:t>
      </w:r>
      <w:r w:rsidRPr="00794C7F">
        <w:rPr>
          <w:rFonts w:cs="Times New Roman"/>
          <w:rtl/>
        </w:rPr>
        <w:t>ס, ולעומת זאת עדיין לא איבד את יכולתו להבחין באוצרות אטרקטיביים כדוגמת מקטע הצינור הזה</w:t>
      </w:r>
      <w:r w:rsidR="006626D3">
        <w:rPr>
          <w:rFonts w:cs="Times New Roman"/>
          <w:rtl/>
        </w:rPr>
        <w:t>,</w:t>
      </w:r>
      <w:r w:rsidRPr="00794C7F">
        <w:rPr>
          <w:rFonts w:cs="Times New Roman"/>
          <w:rtl/>
        </w:rPr>
        <w:t xml:space="preserve"> שהאטרקטיביות שלו הרקיעה שחקים וגו'</w:t>
      </w:r>
    </w:p>
    <w:p w14:paraId="3D9452E3" w14:textId="7E3C9A37" w:rsidR="006636B8" w:rsidRDefault="006636B8" w:rsidP="001F085F">
      <w:pPr>
        <w:rPr>
          <w:rFonts w:cs="Times New Roman"/>
          <w:rtl/>
        </w:rPr>
      </w:pPr>
    </w:p>
    <w:p w14:paraId="137FC4A2" w14:textId="6CC0DABC" w:rsidR="00FA438B" w:rsidRDefault="00FA438B" w:rsidP="001F085F">
      <w:pPr>
        <w:rPr>
          <w:rFonts w:cs="Times New Roman"/>
          <w:rtl/>
        </w:rPr>
      </w:pPr>
      <w:r>
        <w:rPr>
          <w:rFonts w:cs="Times New Roman" w:hint="cs"/>
          <w:rtl/>
        </w:rPr>
        <w:t>"אני לא אוהבת ספרים טר</w:t>
      </w:r>
      <w:r w:rsidR="008B35CE">
        <w:rPr>
          <w:rFonts w:cs="Times New Roman" w:hint="cs"/>
          <w:rtl/>
        </w:rPr>
        <w:t>א</w:t>
      </w:r>
      <w:r>
        <w:rPr>
          <w:rFonts w:cs="Times New Roman" w:hint="cs"/>
          <w:rtl/>
        </w:rPr>
        <w:t>גיים," היא אמרה.</w:t>
      </w:r>
      <w:r w:rsidR="00141489">
        <w:rPr>
          <w:rFonts w:cs="Times New Roman" w:hint="cs"/>
          <w:rtl/>
        </w:rPr>
        <w:t xml:space="preserve"> "זה ספר טר</w:t>
      </w:r>
      <w:r w:rsidR="008B35CE">
        <w:rPr>
          <w:rFonts w:cs="Times New Roman" w:hint="cs"/>
          <w:rtl/>
        </w:rPr>
        <w:t>א</w:t>
      </w:r>
      <w:r w:rsidR="00141489">
        <w:rPr>
          <w:rFonts w:cs="Times New Roman" w:hint="cs"/>
          <w:rtl/>
        </w:rPr>
        <w:t>גי?"</w:t>
      </w:r>
    </w:p>
    <w:p w14:paraId="100D26BB" w14:textId="36D4641B" w:rsidR="00FA438B" w:rsidRDefault="00141489" w:rsidP="001F085F">
      <w:pPr>
        <w:rPr>
          <w:rFonts w:cs="Times New Roman"/>
          <w:rtl/>
        </w:rPr>
      </w:pPr>
      <w:r>
        <w:rPr>
          <w:rFonts w:cs="Times New Roman" w:hint="cs"/>
          <w:rtl/>
        </w:rPr>
        <w:t>"מה גורם לך לחשוב ככה?"</w:t>
      </w:r>
    </w:p>
    <w:p w14:paraId="34E7756E" w14:textId="0CB87D16" w:rsidR="00141489" w:rsidRDefault="00141489" w:rsidP="001F085F">
      <w:pPr>
        <w:rPr>
          <w:rFonts w:cs="Times New Roman"/>
          <w:rtl/>
        </w:rPr>
      </w:pPr>
      <w:r>
        <w:rPr>
          <w:rFonts w:cs="Times New Roman" w:hint="cs"/>
          <w:rtl/>
        </w:rPr>
        <w:t>"כי אם אתה זוכר את הגב של אדם טמא, בטח הוא עבר הצלפות."</w:t>
      </w:r>
    </w:p>
    <w:p w14:paraId="1CA362C7" w14:textId="51E45FC4" w:rsidR="00B96DEB" w:rsidRDefault="00B96DEB" w:rsidP="001F085F">
      <w:pPr>
        <w:rPr>
          <w:rFonts w:cs="Times New Roman"/>
          <w:rtl/>
        </w:rPr>
      </w:pPr>
      <w:r>
        <w:rPr>
          <w:rFonts w:cs="Times New Roman" w:hint="cs"/>
          <w:rtl/>
        </w:rPr>
        <w:t xml:space="preserve">אלכס מעולם לא דיבר עם מישהי </w:t>
      </w:r>
      <w:r w:rsidR="00F97A34">
        <w:rPr>
          <w:rFonts w:cs="Times New Roman" w:hint="cs"/>
          <w:rtl/>
        </w:rPr>
        <w:t>כל כך</w:t>
      </w:r>
      <w:r>
        <w:rPr>
          <w:rFonts w:cs="Times New Roman" w:hint="cs"/>
          <w:rtl/>
        </w:rPr>
        <w:t xml:space="preserve"> חכמה ובלתי רגשנית על ספרים. "אני חושב שתצליחי להתגבר על הטר</w:t>
      </w:r>
      <w:r w:rsidR="008B35CE">
        <w:rPr>
          <w:rFonts w:cs="Times New Roman" w:hint="cs"/>
          <w:rtl/>
        </w:rPr>
        <w:t>א</w:t>
      </w:r>
      <w:r>
        <w:rPr>
          <w:rFonts w:cs="Times New Roman" w:hint="cs"/>
          <w:rtl/>
        </w:rPr>
        <w:t>גיות."</w:t>
      </w:r>
    </w:p>
    <w:p w14:paraId="74561476" w14:textId="4F246FE3" w:rsidR="00DC03C5" w:rsidRDefault="00DC03C5" w:rsidP="001F085F">
      <w:pPr>
        <w:rPr>
          <w:rFonts w:cs="Times New Roman"/>
          <w:rtl/>
        </w:rPr>
      </w:pPr>
      <w:r>
        <w:rPr>
          <w:rFonts w:cs="Times New Roman" w:hint="cs"/>
          <w:rtl/>
        </w:rPr>
        <w:t>[</w:t>
      </w:r>
      <w:hyperlink r:id="rId124" w:history="1">
        <w:r w:rsidRPr="00DC03C5">
          <w:rPr>
            <w:rStyle w:val="Hyperlink"/>
            <w:rFonts w:cs="Times New Roman" w:hint="cs"/>
            <w:rtl/>
          </w:rPr>
          <w:t>הספר</w:t>
        </w:r>
      </w:hyperlink>
      <w:r>
        <w:rPr>
          <w:rFonts w:cs="Times New Roman" w:hint="cs"/>
          <w:rtl/>
        </w:rPr>
        <w:t>]</w:t>
      </w:r>
    </w:p>
    <w:p w14:paraId="3E3546CF" w14:textId="77777777" w:rsidR="00554381" w:rsidRDefault="00554381" w:rsidP="001F085F">
      <w:pPr>
        <w:rPr>
          <w:rFonts w:cs="Times New Roman"/>
          <w:rtl/>
        </w:rPr>
      </w:pPr>
    </w:p>
    <w:p w14:paraId="268A590F" w14:textId="1762C292" w:rsidR="001F085F" w:rsidRDefault="001F085F" w:rsidP="001F085F">
      <w:pPr>
        <w:rPr>
          <w:rFonts w:cs="Times New Roman"/>
          <w:rtl/>
        </w:rPr>
      </w:pPr>
      <w:r>
        <w:rPr>
          <w:rFonts w:cs="Times New Roman"/>
          <w:rtl/>
        </w:rPr>
        <w:t>הפוזיציה שנבחן אליה באנגליה - בעשר השנים האחרונות, כל מי שהיה שם הגיע אחת מנבחרות הרוגבי.</w:t>
      </w:r>
    </w:p>
    <w:p w14:paraId="70867AAA" w14:textId="50BF7189" w:rsidR="00DA640D" w:rsidRDefault="00DA640D" w:rsidP="006F79EC">
      <w:pPr>
        <w:rPr>
          <w:rFonts w:cs="Times New Roman"/>
          <w:rtl/>
        </w:rPr>
      </w:pPr>
      <w:r>
        <w:rPr>
          <w:rFonts w:cs="Times New Roman" w:hint="cs"/>
          <w:rtl/>
        </w:rPr>
        <w:t>[</w:t>
      </w:r>
      <w:r w:rsidRPr="00DA640D">
        <w:rPr>
          <w:rFonts w:cs="Times New Roman"/>
          <w:rtl/>
        </w:rPr>
        <w:t>(</w:t>
      </w:r>
      <w:r w:rsidRPr="00DA640D">
        <w:rPr>
          <w:rFonts w:cs="Times New Roman"/>
        </w:rPr>
        <w:t>i.e. speed, change-of-direction speed, aerobic capacity, muscular strength and power</w:t>
      </w:r>
      <w:r w:rsidRPr="00DA640D">
        <w:rPr>
          <w:rFonts w:cs="Times New Roman"/>
          <w:rtl/>
        </w:rPr>
        <w:t>)</w:t>
      </w:r>
      <w:r>
        <w:rPr>
          <w:rFonts w:cs="Times New Roman" w:hint="cs"/>
          <w:rtl/>
        </w:rPr>
        <w:t xml:space="preserve"> </w:t>
      </w:r>
      <w:r>
        <w:rPr>
          <w:rFonts w:cs="Times New Roman"/>
          <w:rtl/>
        </w:rPr>
        <w:t>–</w:t>
      </w:r>
    </w:p>
    <w:p w14:paraId="2F9A628E" w14:textId="7168FB85" w:rsidR="001F085F" w:rsidRDefault="00DA640D" w:rsidP="006F79EC">
      <w:pPr>
        <w:rPr>
          <w:rFonts w:cs="Times New Roman"/>
          <w:rtl/>
        </w:rPr>
      </w:pPr>
      <w:r w:rsidRPr="00DA640D">
        <w:rPr>
          <w:rFonts w:cs="Times New Roman"/>
        </w:rPr>
        <w:t>https://www.ncbi.nlm.nih.gov/pmc/articles/PMC5633637</w:t>
      </w:r>
      <w:r w:rsidRPr="00DA640D">
        <w:rPr>
          <w:rFonts w:cs="Times New Roman"/>
          <w:rtl/>
        </w:rPr>
        <w:t>/</w:t>
      </w:r>
      <w:r>
        <w:rPr>
          <w:rFonts w:cs="Times New Roman" w:hint="cs"/>
          <w:rtl/>
        </w:rPr>
        <w:t>]</w:t>
      </w:r>
    </w:p>
    <w:p w14:paraId="573FD201" w14:textId="11BADFAA" w:rsidR="00132965" w:rsidRDefault="001A5C2F" w:rsidP="006F79EC">
      <w:pPr>
        <w:rPr>
          <w:rFonts w:cs="Times New Roman"/>
          <w:rtl/>
        </w:rPr>
      </w:pPr>
      <w:r>
        <w:rPr>
          <w:rFonts w:cs="Times New Roman" w:hint="cs"/>
          <w:rtl/>
        </w:rPr>
        <w:t xml:space="preserve">הן האדם, מתי הוא באמת עושה מה שהוא רוצה לעשות? המרדף היומיומי אחר צרכיו הגופניים (כמו אוכל ושינה הוא </w:t>
      </w:r>
      <w:r w:rsidR="006F79EC">
        <w:rPr>
          <w:rFonts w:cs="Times New Roman" w:hint="cs"/>
          <w:rtl/>
        </w:rPr>
        <w:t>מיהר ל</w:t>
      </w:r>
      <w:r>
        <w:rPr>
          <w:rFonts w:cs="Times New Roman" w:hint="cs"/>
          <w:rtl/>
        </w:rPr>
        <w:t>הבהיר בשביל לא להגעיל אותה, ואולי נכ</w:t>
      </w:r>
      <w:r w:rsidR="006F79EC">
        <w:rPr>
          <w:rFonts w:cs="Times New Roman" w:hint="cs"/>
          <w:rtl/>
        </w:rPr>
        <w:t>לול גם</w:t>
      </w:r>
      <w:r>
        <w:rPr>
          <w:rFonts w:cs="Times New Roman" w:hint="cs"/>
          <w:rtl/>
        </w:rPr>
        <w:t xml:space="preserve"> את ענייני הקניות, </w:t>
      </w:r>
      <w:r w:rsidR="007B5046">
        <w:rPr>
          <w:rFonts w:cs="Times New Roman" w:hint="cs"/>
          <w:rtl/>
        </w:rPr>
        <w:t>שנועדו לרפד את צרכי</w:t>
      </w:r>
      <w:r w:rsidR="00D8011F">
        <w:rPr>
          <w:rFonts w:cs="Times New Roman" w:hint="cs"/>
          <w:rtl/>
        </w:rPr>
        <w:t>ו הגופניים</w:t>
      </w:r>
      <w:r w:rsidR="007B5046">
        <w:rPr>
          <w:rFonts w:cs="Times New Roman" w:hint="cs"/>
          <w:rtl/>
        </w:rPr>
        <w:t xml:space="preserve"> העתיד</w:t>
      </w:r>
      <w:r w:rsidR="00D8011F">
        <w:rPr>
          <w:rFonts w:cs="Times New Roman" w:hint="cs"/>
          <w:rtl/>
        </w:rPr>
        <w:t>יים</w:t>
      </w:r>
      <w:r w:rsidR="007B5046">
        <w:rPr>
          <w:rFonts w:cs="Times New Roman" w:hint="cs"/>
          <w:rtl/>
        </w:rPr>
        <w:t xml:space="preserve">, וגם </w:t>
      </w:r>
      <w:r w:rsidR="00FA438B">
        <w:rPr>
          <w:rFonts w:cs="Times New Roman" w:hint="cs"/>
          <w:rtl/>
        </w:rPr>
        <w:t xml:space="preserve">ענייני </w:t>
      </w:r>
      <w:r w:rsidR="007B5046">
        <w:rPr>
          <w:rFonts w:cs="Times New Roman" w:hint="cs"/>
          <w:rtl/>
        </w:rPr>
        <w:t>לימודים ש</w:t>
      </w:r>
      <w:r w:rsidR="006F79EC">
        <w:rPr>
          <w:rFonts w:cs="Times New Roman" w:hint="cs"/>
          <w:rtl/>
        </w:rPr>
        <w:t>מטרתם</w:t>
      </w:r>
      <w:r w:rsidR="00FA438B">
        <w:rPr>
          <w:rFonts w:cs="Times New Roman" w:hint="cs"/>
          <w:rtl/>
        </w:rPr>
        <w:t xml:space="preserve"> </w:t>
      </w:r>
      <w:r w:rsidR="007B5046">
        <w:rPr>
          <w:rFonts w:cs="Times New Roman" w:hint="cs"/>
          <w:rtl/>
        </w:rPr>
        <w:t xml:space="preserve">כמעט תמיד </w:t>
      </w:r>
      <w:r w:rsidR="006F79EC">
        <w:rPr>
          <w:rFonts w:cs="Times New Roman" w:hint="cs"/>
          <w:rtl/>
        </w:rPr>
        <w:t>היא</w:t>
      </w:r>
      <w:r w:rsidR="007B5046">
        <w:rPr>
          <w:rFonts w:cs="Times New Roman" w:hint="cs"/>
          <w:rtl/>
        </w:rPr>
        <w:t xml:space="preserve"> עתיד </w:t>
      </w:r>
      <w:r w:rsidR="006F79EC">
        <w:rPr>
          <w:rFonts w:cs="Times New Roman" w:hint="cs"/>
          <w:rtl/>
        </w:rPr>
        <w:t>כלשהו, רחוק</w:t>
      </w:r>
      <w:r w:rsidR="00C90C6C">
        <w:rPr>
          <w:rFonts w:cs="Times New Roman" w:hint="cs"/>
          <w:rtl/>
        </w:rPr>
        <w:t xml:space="preserve"> מאוד </w:t>
      </w:r>
      <w:r w:rsidR="006F79EC">
        <w:rPr>
          <w:rFonts w:cs="Times New Roman" w:hint="cs"/>
          <w:rtl/>
        </w:rPr>
        <w:t xml:space="preserve">אבל </w:t>
      </w:r>
      <w:r w:rsidR="007B5046">
        <w:rPr>
          <w:rFonts w:cs="Times New Roman" w:hint="cs"/>
          <w:rtl/>
        </w:rPr>
        <w:t>משופר ומשודרג, ועבודה</w:t>
      </w:r>
      <w:r w:rsidR="006F79EC">
        <w:rPr>
          <w:rFonts w:cs="Times New Roman" w:hint="cs"/>
          <w:rtl/>
        </w:rPr>
        <w:t>,</w:t>
      </w:r>
      <w:r w:rsidR="007B5046">
        <w:rPr>
          <w:rFonts w:cs="Times New Roman" w:hint="cs"/>
          <w:rtl/>
        </w:rPr>
        <w:t xml:space="preserve"> שלגביה </w:t>
      </w:r>
      <w:r w:rsidR="006F79EC">
        <w:rPr>
          <w:rFonts w:cs="Times New Roman" w:hint="cs"/>
          <w:rtl/>
        </w:rPr>
        <w:t>גם אלכס וגם סאקורה לא ידעו הרבה אלא דרך הוריהם, ומה שידעו גרם לחלחלה</w:t>
      </w:r>
      <w:r>
        <w:rPr>
          <w:rFonts w:cs="Times New Roman" w:hint="cs"/>
          <w:rtl/>
        </w:rPr>
        <w:t>)</w:t>
      </w:r>
      <w:r w:rsidR="006F79EC">
        <w:rPr>
          <w:rFonts w:cs="Times New Roman" w:hint="cs"/>
          <w:rtl/>
        </w:rPr>
        <w:t>. אז מה נותר</w:t>
      </w:r>
      <w:r w:rsidR="00FA438B">
        <w:rPr>
          <w:rFonts w:cs="Times New Roman" w:hint="cs"/>
          <w:rtl/>
        </w:rPr>
        <w:t xml:space="preserve"> שהאדם עושה ממש כרגע כי אין דבר אחר עדיף, כי טרח למלא צרכים אחרים בשביל להגיע לפעילות זו</w:t>
      </w:r>
      <w:r w:rsidR="006F79EC">
        <w:rPr>
          <w:rFonts w:cs="Times New Roman" w:hint="cs"/>
          <w:rtl/>
        </w:rPr>
        <w:t xml:space="preserve">? סאקורה לא ידעה מה נותר והצילצול הגיע אבל הם נשארו בספריה והפסידו את השיעור על החלוקה מחדש של </w:t>
      </w:r>
      <w:r w:rsidR="00B75AA7">
        <w:rPr>
          <w:rFonts w:cs="Times New Roman" w:hint="cs"/>
          <w:rtl/>
        </w:rPr>
        <w:t>אירופה</w:t>
      </w:r>
      <w:r w:rsidR="006F79EC">
        <w:rPr>
          <w:rFonts w:cs="Times New Roman" w:hint="cs"/>
          <w:rtl/>
        </w:rPr>
        <w:t xml:space="preserve"> בחוזי וורסיי שלאחר מלחמת העולם הראשונה.</w:t>
      </w:r>
    </w:p>
    <w:p w14:paraId="0AFF9F1D" w14:textId="5D2216C4" w:rsidR="006F79EC" w:rsidRDefault="006F79EC" w:rsidP="006F79EC">
      <w:pPr>
        <w:rPr>
          <w:rtl/>
        </w:rPr>
      </w:pPr>
      <w:r>
        <w:rPr>
          <w:rFonts w:hint="cs"/>
          <w:rtl/>
        </w:rPr>
        <w:lastRenderedPageBreak/>
        <w:t xml:space="preserve">מה נותר? ספורט אולי, אבל לשם ביצועים </w:t>
      </w:r>
      <w:r w:rsidR="00B75AA7">
        <w:rPr>
          <w:rFonts w:hint="cs"/>
          <w:rtl/>
        </w:rPr>
        <w:t>אפלו סבירי</w:t>
      </w:r>
      <w:r>
        <w:rPr>
          <w:rFonts w:hint="cs"/>
          <w:rtl/>
        </w:rPr>
        <w:t>ם בספורט צריך לה</w:t>
      </w:r>
      <w:r w:rsidR="00B75AA7">
        <w:rPr>
          <w:rFonts w:hint="cs"/>
          <w:rtl/>
        </w:rPr>
        <w:t xml:space="preserve">שקיע כמות זמן אדירה באימונים, ואם יש אימון קל סימן שאתה לא מתקדם. יש </w:t>
      </w:r>
      <w:r w:rsidR="001C5A04">
        <w:rPr>
          <w:rFonts w:hint="cs"/>
          <w:rtl/>
        </w:rPr>
        <w:t>מוזיקה</w:t>
      </w:r>
      <w:r w:rsidR="00B75AA7">
        <w:rPr>
          <w:rFonts w:hint="cs"/>
          <w:rtl/>
        </w:rPr>
        <w:t xml:space="preserve">, אבל רוב הזמן המחשבות נודדות לעבר כל ענייני הצרכים האלה, מתי הם מולאו ומתי פחות, יש חברים </w:t>
      </w:r>
      <w:r w:rsidR="009B559F">
        <w:rPr>
          <w:rFonts w:cs="Times New Roman" w:hint="cs"/>
          <w:rtl/>
        </w:rPr>
        <w:t>לא בשביל להוכיח את צידקתו, לא בשביל להיות בקשר עם איש,</w:t>
      </w:r>
    </w:p>
    <w:p w14:paraId="6F38F5BD" w14:textId="36FAD0BE" w:rsidR="006A5AD8" w:rsidRDefault="00132965" w:rsidP="00132965">
      <w:pPr>
        <w:rPr>
          <w:rFonts w:cs="Times New Roman"/>
          <w:rtl/>
        </w:rPr>
      </w:pPr>
      <w:r w:rsidRPr="00936F2C">
        <w:rPr>
          <w:rFonts w:cs="Times New Roman"/>
          <w:rtl/>
        </w:rPr>
        <w:t>איזה אדם עושה מה שהוא רוצה לעשות, ומתי שהוא רוצה לעשות? רק כשהוא קורא את יכולה להיות בטוחה שה</w:t>
      </w:r>
      <w:r>
        <w:rPr>
          <w:rFonts w:cs="Times New Roman"/>
          <w:rtl/>
        </w:rPr>
        <w:t>וא לא רוצה לעשות שום דבר אחר...</w:t>
      </w:r>
      <w:r w:rsidR="00EB2A1E">
        <w:rPr>
          <w:rFonts w:cs="Times New Roman" w:hint="cs"/>
          <w:rtl/>
        </w:rPr>
        <w:t xml:space="preserve"> </w:t>
      </w:r>
      <w:r w:rsidR="006A5AD8">
        <w:rPr>
          <w:rFonts w:cs="Times New Roman" w:hint="cs"/>
          <w:rtl/>
        </w:rPr>
        <w:t xml:space="preserve">שניהם ידעו שבשנה הבאה, בכיתה י"א כשמתמקדים במקצועות לבחינות הבגרות ברמה המתקדמת, הם לא ילמדו שום מקצוע ביחד. היא רצתה ללמוד דברים אמיתיים, </w:t>
      </w:r>
      <w:r w:rsidR="001C5A04">
        <w:rPr>
          <w:rFonts w:cs="Times New Roman" w:hint="cs"/>
          <w:rtl/>
        </w:rPr>
        <w:t>מתמטיקה</w:t>
      </w:r>
      <w:r w:rsidR="006A5AD8">
        <w:rPr>
          <w:rFonts w:cs="Times New Roman" w:hint="cs"/>
          <w:rtl/>
        </w:rPr>
        <w:t xml:space="preserve"> ו</w:t>
      </w:r>
      <w:r w:rsidR="000B586A">
        <w:rPr>
          <w:rFonts w:cs="Times New Roman" w:hint="cs"/>
          <w:rtl/>
        </w:rPr>
        <w:t>פיזיק</w:t>
      </w:r>
      <w:r w:rsidR="006A5AD8">
        <w:rPr>
          <w:rFonts w:cs="Times New Roman" w:hint="cs"/>
          <w:rtl/>
        </w:rPr>
        <w:t xml:space="preserve">ה, לא משהו שאפשר לקרא לבד בספרים כמו סוציולוגיה. גם אלכס לא רצה סוציולוגיה, ואת הפרק על סלילי נחושת שחותכים קוי שדה אלקטרומגנטי ותוך כך נוצר בהם זרם חשמלי הוא אהב. הוא היה הסלילים האלה שחותכים קוי שדה, שקורעים אותם (זה קשה, זה לא נעים לאף אחד) ובתוך כל הטירחה והייסורים האלה נוצר בתוכם זרם חשמלי, </w:t>
      </w:r>
      <w:r w:rsidR="0094631E">
        <w:rPr>
          <w:rFonts w:cs="Times New Roman" w:hint="cs"/>
          <w:rtl/>
        </w:rPr>
        <w:t>זה היה יפה</w:t>
      </w:r>
      <w:r w:rsidR="00C90C6C">
        <w:rPr>
          <w:rFonts w:cs="Times New Roman" w:hint="cs"/>
          <w:rtl/>
        </w:rPr>
        <w:t xml:space="preserve"> מאוד </w:t>
      </w:r>
      <w:r w:rsidR="0094631E">
        <w:rPr>
          <w:rFonts w:cs="Times New Roman" w:hint="cs"/>
          <w:rtl/>
        </w:rPr>
        <w:t xml:space="preserve">בעיניו. אבל לכיתה י"א הוא ילמד ספרות כמובן ואולי לטינית. בקשר לביולוגיה התלבט </w:t>
      </w:r>
      <w:r w:rsidR="0094631E">
        <w:rPr>
          <w:rFonts w:cs="Times New Roman"/>
          <w:rtl/>
        </w:rPr>
        <w:t>–</w:t>
      </w:r>
      <w:r w:rsidR="0094631E">
        <w:rPr>
          <w:rFonts w:cs="Times New Roman" w:hint="cs"/>
          <w:rtl/>
        </w:rPr>
        <w:t xml:space="preserve"> על סיבי השרירים, ואיך שהם נמתחים ומתכווצים ונקרעים הוא עדיין רצה ללמוד. אבל הוא מצא ספר בספריה </w:t>
      </w:r>
      <w:r w:rsidR="0094631E">
        <w:rPr>
          <w:rFonts w:cs="Times New Roman"/>
          <w:rtl/>
        </w:rPr>
        <w:t>–</w:t>
      </w:r>
      <w:r w:rsidR="0094631E">
        <w:rPr>
          <w:rFonts w:cs="Times New Roman" w:hint="cs"/>
          <w:rtl/>
        </w:rPr>
        <w:t xml:space="preserve"> מבנה השרירים והשלד, וגמע את כולו בימים ספורים.</w:t>
      </w:r>
    </w:p>
    <w:p w14:paraId="3475D9B9" w14:textId="282E505F" w:rsidR="00A4467C" w:rsidRDefault="00A4467C" w:rsidP="00132965">
      <w:pPr>
        <w:rPr>
          <w:rFonts w:cs="Times New Roman"/>
          <w:rtl/>
        </w:rPr>
      </w:pPr>
      <w:r>
        <w:rPr>
          <w:rFonts w:cs="Times New Roman" w:hint="cs"/>
          <w:rtl/>
        </w:rPr>
        <w:t>]</w:t>
      </w:r>
    </w:p>
    <w:p w14:paraId="0605675F" w14:textId="769D4683" w:rsidR="00FC5A4D" w:rsidRDefault="003F34F9" w:rsidP="003F34F9">
      <w:pPr>
        <w:rPr>
          <w:rFonts w:cs="Times New Roman"/>
          <w:rtl/>
        </w:rPr>
      </w:pPr>
      <w:r w:rsidRPr="003F34F9">
        <w:rPr>
          <w:rFonts w:cs="Times New Roman"/>
          <w:rtl/>
        </w:rPr>
        <w:t>על הרעיון שלו סיפר לה לבסוף במסיבה שערכה פלומה פאוול</w:t>
      </w:r>
      <w:r w:rsidR="00DE18D6">
        <w:rPr>
          <w:rFonts w:cs="Times New Roman" w:hint="cs"/>
          <w:rtl/>
        </w:rPr>
        <w:t>,</w:t>
      </w:r>
      <w:r w:rsidRPr="003F34F9">
        <w:rPr>
          <w:rFonts w:cs="Times New Roman"/>
          <w:rtl/>
        </w:rPr>
        <w:t xml:space="preserve"> בת המנהל. זאת </w:t>
      </w:r>
      <w:r w:rsidR="001C5A04">
        <w:rPr>
          <w:rFonts w:cs="Times New Roman"/>
          <w:rtl/>
        </w:rPr>
        <w:t>הייתה</w:t>
      </w:r>
      <w:r w:rsidRPr="003F34F9">
        <w:rPr>
          <w:rFonts w:cs="Times New Roman"/>
          <w:rtl/>
        </w:rPr>
        <w:t xml:space="preserve"> מסיבה שקטה </w:t>
      </w:r>
      <w:r w:rsidR="00701208">
        <w:rPr>
          <w:rFonts w:cs="Times New Roman" w:hint="cs"/>
          <w:rtl/>
        </w:rPr>
        <w:t>ו</w:t>
      </w:r>
      <w:r w:rsidRPr="003F34F9">
        <w:rPr>
          <w:rFonts w:cs="Times New Roman"/>
          <w:rtl/>
        </w:rPr>
        <w:t xml:space="preserve">מתורבתת, ולכן אפילו סאקורה חרגה ממנהגה </w:t>
      </w:r>
      <w:r w:rsidR="00F4319D" w:rsidRPr="00F4319D">
        <w:rPr>
          <w:rFonts w:cs="Times New Roman"/>
          <w:rtl/>
        </w:rPr>
        <w:t xml:space="preserve">והחליטה להשתתף. היא </w:t>
      </w:r>
      <w:r w:rsidRPr="003F34F9">
        <w:rPr>
          <w:rFonts w:cs="Times New Roman"/>
          <w:rtl/>
        </w:rPr>
        <w:t xml:space="preserve">הופיעה שם </w:t>
      </w:r>
      <w:r w:rsidR="00FC5A4D">
        <w:rPr>
          <w:rFonts w:cs="Times New Roman" w:hint="cs"/>
          <w:rtl/>
        </w:rPr>
        <w:t>בזמן</w:t>
      </w:r>
      <w:r w:rsidRPr="003F34F9">
        <w:rPr>
          <w:rFonts w:cs="Times New Roman"/>
          <w:rtl/>
        </w:rPr>
        <w:t xml:space="preserve"> שסיימון </w:t>
      </w:r>
      <w:r w:rsidR="00FC5A4D" w:rsidRPr="00FC5A4D">
        <w:rPr>
          <w:rFonts w:cs="Times New Roman"/>
          <w:rtl/>
        </w:rPr>
        <w:t>הכריז שאשר יגור אכן בא,</w:t>
      </w:r>
      <w:r w:rsidR="00FC5A4D">
        <w:rPr>
          <w:rFonts w:cs="Times New Roman" w:hint="cs"/>
          <w:rtl/>
        </w:rPr>
        <w:t xml:space="preserve"> </w:t>
      </w:r>
      <w:r w:rsidRPr="003F34F9">
        <w:rPr>
          <w:rFonts w:cs="Times New Roman"/>
          <w:rtl/>
        </w:rPr>
        <w:t xml:space="preserve">הוריו </w:t>
      </w:r>
      <w:r w:rsidR="00D01A78" w:rsidRPr="00D01A78">
        <w:rPr>
          <w:rFonts w:cs="Times New Roman"/>
          <w:rtl/>
        </w:rPr>
        <w:t>סירבו לקנות לו תופים</w:t>
      </w:r>
      <w:r w:rsidR="00D01A78" w:rsidRPr="00D01A78">
        <w:rPr>
          <w:rFonts w:cs="Times New Roman" w:hint="cs"/>
          <w:rtl/>
        </w:rPr>
        <w:t xml:space="preserve"> </w:t>
      </w:r>
      <w:r w:rsidR="00D01A78">
        <w:rPr>
          <w:rFonts w:cs="Times New Roman" w:hint="cs"/>
          <w:rtl/>
        </w:rPr>
        <w:t>[</w:t>
      </w:r>
      <w:r w:rsidRPr="003F34F9">
        <w:rPr>
          <w:rFonts w:cs="Times New Roman"/>
          <w:rtl/>
        </w:rPr>
        <w:t>הבטיחו שיקנו לו תופים רק אחרי שיחתוך את שתי ידיו</w:t>
      </w:r>
      <w:r w:rsidR="00D01A78">
        <w:rPr>
          <w:rFonts w:cs="Times New Roman" w:hint="cs"/>
          <w:rtl/>
        </w:rPr>
        <w:t>]</w:t>
      </w:r>
      <w:r w:rsidRPr="003F34F9">
        <w:rPr>
          <w:rFonts w:cs="Times New Roman"/>
          <w:rtl/>
        </w:rPr>
        <w:t xml:space="preserve">, זאת </w:t>
      </w:r>
      <w:r w:rsidR="001C5A04">
        <w:rPr>
          <w:rFonts w:cs="Times New Roman"/>
          <w:rtl/>
        </w:rPr>
        <w:t>הייתה</w:t>
      </w:r>
      <w:r w:rsidRPr="003F34F9">
        <w:rPr>
          <w:rFonts w:cs="Times New Roman"/>
          <w:rtl/>
        </w:rPr>
        <w:t xml:space="preserve"> תשובתם הסופית בעקבות מסכת תחנונים שנמשכה שנים. ב</w:t>
      </w:r>
      <w:r w:rsidR="00FC5A4D">
        <w:rPr>
          <w:rFonts w:cs="Times New Roman" w:hint="cs"/>
          <w:rtl/>
        </w:rPr>
        <w:t>כך</w:t>
      </w:r>
      <w:r w:rsidRPr="003F34F9">
        <w:rPr>
          <w:rFonts w:cs="Times New Roman"/>
          <w:rtl/>
        </w:rPr>
        <w:t xml:space="preserve"> נראה שנסתם הגולל על בּאבּג' – זה היה השם האידיוטי שאלכס בחר ללהקה שעמדו להקים</w:t>
      </w:r>
      <w:r w:rsidR="007845B6">
        <w:rPr>
          <w:rFonts w:cs="Times New Roman" w:hint="cs"/>
          <w:rtl/>
        </w:rPr>
        <w:t>,</w:t>
      </w:r>
      <w:r w:rsidRPr="003F34F9">
        <w:rPr>
          <w:rFonts w:cs="Times New Roman"/>
          <w:rtl/>
        </w:rPr>
        <w:t xml:space="preserve"> </w:t>
      </w:r>
      <w:r w:rsidR="007845B6">
        <w:rPr>
          <w:rFonts w:cs="Times New Roman" w:hint="cs"/>
          <w:rtl/>
        </w:rPr>
        <w:t xml:space="preserve">הלהקה </w:t>
      </w:r>
      <w:r w:rsidRPr="003F34F9">
        <w:rPr>
          <w:rFonts w:cs="Times New Roman"/>
          <w:rtl/>
        </w:rPr>
        <w:t>שעתה</w:t>
      </w:r>
      <w:r w:rsidR="00F4319D">
        <w:rPr>
          <w:rFonts w:cs="Times New Roman" w:hint="cs"/>
          <w:rtl/>
        </w:rPr>
        <w:t>,</w:t>
      </w:r>
      <w:r w:rsidRPr="003F34F9">
        <w:rPr>
          <w:rFonts w:cs="Times New Roman"/>
          <w:rtl/>
        </w:rPr>
        <w:t xml:space="preserve"> ללא מתופף</w:t>
      </w:r>
      <w:r w:rsidR="00F4319D">
        <w:rPr>
          <w:rFonts w:cs="Times New Roman" w:hint="cs"/>
          <w:rtl/>
        </w:rPr>
        <w:t>,</w:t>
      </w:r>
      <w:r w:rsidRPr="003F34F9">
        <w:rPr>
          <w:rFonts w:cs="Times New Roman"/>
          <w:rtl/>
        </w:rPr>
        <w:t xml:space="preserve"> </w:t>
      </w:r>
      <w:r w:rsidR="00701208">
        <w:rPr>
          <w:rFonts w:cs="Times New Roman" w:hint="cs"/>
          <w:rtl/>
        </w:rPr>
        <w:t xml:space="preserve">עמד </w:t>
      </w:r>
      <w:r w:rsidRPr="003F34F9">
        <w:rPr>
          <w:rFonts w:cs="Times New Roman"/>
          <w:rtl/>
        </w:rPr>
        <w:t>עצם קיומה בספק גדול</w:t>
      </w:r>
      <w:r w:rsidR="00FC5A4D">
        <w:rPr>
          <w:rFonts w:cs="Times New Roman" w:hint="cs"/>
          <w:rtl/>
        </w:rPr>
        <w:t>.</w:t>
      </w:r>
      <w:r w:rsidRPr="003F34F9">
        <w:rPr>
          <w:rFonts w:cs="Times New Roman"/>
          <w:rtl/>
        </w:rPr>
        <w:t xml:space="preserve"> </w:t>
      </w:r>
    </w:p>
    <w:p w14:paraId="3FB0D251" w14:textId="05D1379E" w:rsidR="003F34F9" w:rsidRPr="003F34F9" w:rsidRDefault="003F34F9" w:rsidP="003F34F9">
      <w:pPr>
        <w:rPr>
          <w:rFonts w:cs="Times New Roman"/>
          <w:rtl/>
        </w:rPr>
      </w:pPr>
      <w:r w:rsidRPr="003F34F9">
        <w:rPr>
          <w:rFonts w:cs="Times New Roman"/>
          <w:rtl/>
        </w:rPr>
        <w:t>אבל אלכס לא השגיח בבשורת האיוב</w:t>
      </w:r>
      <w:r w:rsidR="00FC5A4D">
        <w:rPr>
          <w:rFonts w:cs="Times New Roman" w:hint="cs"/>
          <w:rtl/>
        </w:rPr>
        <w:t xml:space="preserve"> </w:t>
      </w:r>
      <w:r w:rsidR="00FC5A4D" w:rsidRPr="00FC5A4D">
        <w:rPr>
          <w:rFonts w:cs="Times New Roman"/>
          <w:rtl/>
        </w:rPr>
        <w:t>הדרמטית</w:t>
      </w:r>
      <w:r w:rsidRPr="003F34F9">
        <w:rPr>
          <w:rFonts w:cs="Times New Roman"/>
          <w:rtl/>
        </w:rPr>
        <w:t xml:space="preserve"> – סאקורה נראתה כה שונה ללא התלבושת האחידה</w:t>
      </w:r>
      <w:r w:rsidR="00FC5A4D">
        <w:rPr>
          <w:rFonts w:cs="Times New Roman" w:hint="cs"/>
          <w:rtl/>
        </w:rPr>
        <w:t>.</w:t>
      </w:r>
      <w:r w:rsidRPr="003F34F9">
        <w:rPr>
          <w:rFonts w:cs="Times New Roman"/>
          <w:rtl/>
        </w:rPr>
        <w:t xml:space="preserve"> </w:t>
      </w:r>
      <w:r w:rsidR="00FC5A4D" w:rsidRPr="00FC5A4D">
        <w:rPr>
          <w:rFonts w:cs="Times New Roman"/>
          <w:rtl/>
        </w:rPr>
        <w:t xml:space="preserve">היא לבשה </w:t>
      </w:r>
      <w:r w:rsidRPr="003F34F9">
        <w:rPr>
          <w:rFonts w:cs="Times New Roman"/>
          <w:rtl/>
        </w:rPr>
        <w:t>שמלת צמר ירוקה שעטפה את גופה והשתפלה ממנו בקפלים עצלים, והוא ייחל לשנה הבאה</w:t>
      </w:r>
      <w:r w:rsidR="00DE18D6" w:rsidRPr="00DE18D6">
        <w:rPr>
          <w:rFonts w:cs="Times New Roman"/>
          <w:rtl/>
        </w:rPr>
        <w:t>, שבה יורשו</w:t>
      </w:r>
      <w:r w:rsidRPr="003F34F9">
        <w:rPr>
          <w:rFonts w:cs="Times New Roman"/>
          <w:rtl/>
        </w:rPr>
        <w:t xml:space="preserve"> להגיע לבית-הספר בבגדי</w:t>
      </w:r>
      <w:r w:rsidR="00201AAD">
        <w:rPr>
          <w:rFonts w:cs="Times New Roman" w:hint="cs"/>
          <w:rtl/>
        </w:rPr>
        <w:t>ה</w:t>
      </w:r>
      <w:r w:rsidRPr="003F34F9">
        <w:rPr>
          <w:rFonts w:cs="Times New Roman"/>
          <w:rtl/>
        </w:rPr>
        <w:t xml:space="preserve">ם והוא יראה אותה כך מדי יום. </w:t>
      </w:r>
    </w:p>
    <w:p w14:paraId="396BA098" w14:textId="637615DD" w:rsidR="003F34F9" w:rsidRDefault="003F34F9" w:rsidP="003F34F9">
      <w:pPr>
        <w:rPr>
          <w:rFonts w:cs="Times New Roman"/>
          <w:rtl/>
        </w:rPr>
      </w:pPr>
      <w:r w:rsidRPr="003F34F9">
        <w:rPr>
          <w:rFonts w:cs="Times New Roman"/>
          <w:rtl/>
        </w:rPr>
        <w:t>בזמן ששאר חבריו דנו בעתיד הלהקה, סאקורה התיישבה לצידו</w:t>
      </w:r>
      <w:r w:rsidR="00201AAD">
        <w:rPr>
          <w:rFonts w:cs="Times New Roman" w:hint="cs"/>
          <w:rtl/>
        </w:rPr>
        <w:t>.</w:t>
      </w:r>
      <w:r w:rsidRPr="003F34F9">
        <w:rPr>
          <w:rFonts w:cs="Times New Roman"/>
          <w:rtl/>
        </w:rPr>
        <w:t xml:space="preserve"> הוא השמיע לה את </w:t>
      </w:r>
      <w:r w:rsidR="00C45B28">
        <w:rPr>
          <w:rFonts w:cs="Times New Roman"/>
          <w:rtl/>
        </w:rPr>
        <w:t>תוכני</w:t>
      </w:r>
      <w:r w:rsidRPr="003F34F9">
        <w:rPr>
          <w:rFonts w:cs="Times New Roman"/>
          <w:rtl/>
        </w:rPr>
        <w:t>תו בנימה מפצירה</w:t>
      </w:r>
      <w:r w:rsidR="00201AAD">
        <w:rPr>
          <w:rFonts w:cs="Times New Roman" w:hint="cs"/>
          <w:rtl/>
        </w:rPr>
        <w:t>,</w:t>
      </w:r>
      <w:r w:rsidRPr="003F34F9">
        <w:rPr>
          <w:rFonts w:cs="Times New Roman"/>
          <w:rtl/>
        </w:rPr>
        <w:t xml:space="preserve"> שנרעדה ככל ש</w:t>
      </w:r>
      <w:r w:rsidR="00F4319D">
        <w:rPr>
          <w:rFonts w:cs="Times New Roman" w:hint="cs"/>
          <w:rtl/>
        </w:rPr>
        <w:t>ה</w:t>
      </w:r>
      <w:r w:rsidRPr="003F34F9">
        <w:rPr>
          <w:rFonts w:cs="Times New Roman"/>
          <w:rtl/>
        </w:rPr>
        <w:t>תארכה שתיקתה</w:t>
      </w:r>
      <w:r w:rsidR="002829C4">
        <w:rPr>
          <w:rFonts w:cs="Times New Roman" w:hint="cs"/>
          <w:rtl/>
        </w:rPr>
        <w:t xml:space="preserve"> </w:t>
      </w:r>
      <w:r w:rsidR="002829C4">
        <w:rPr>
          <w:rFonts w:cs="Times New Roman"/>
          <w:rtl/>
        </w:rPr>
        <w:t>–</w:t>
      </w:r>
      <w:r w:rsidR="00C769A8">
        <w:rPr>
          <w:rFonts w:cs="Times New Roman" w:hint="cs"/>
          <w:rtl/>
        </w:rPr>
        <w:t xml:space="preserve"> </w:t>
      </w:r>
      <w:r w:rsidR="00FE1FD4">
        <w:rPr>
          <w:rFonts w:cs="Times New Roman" w:hint="cs"/>
          <w:rtl/>
        </w:rPr>
        <w:t>[</w:t>
      </w:r>
      <w:r w:rsidR="00C769A8">
        <w:rPr>
          <w:rFonts w:cs="Times New Roman" w:hint="cs"/>
          <w:rtl/>
        </w:rPr>
        <w:t>הם היו שייכים לשני מחנות</w:t>
      </w:r>
      <w:r w:rsidR="009F2AA0">
        <w:rPr>
          <w:rFonts w:cs="Times New Roman" w:hint="cs"/>
          <w:rtl/>
        </w:rPr>
        <w:t xml:space="preserve"> </w:t>
      </w:r>
      <w:r w:rsidR="00C769A8">
        <w:rPr>
          <w:rFonts w:cs="Times New Roman" w:hint="cs"/>
          <w:rtl/>
        </w:rPr>
        <w:t xml:space="preserve">שונים בכיתה. היא </w:t>
      </w:r>
      <w:r w:rsidR="001C5A04">
        <w:rPr>
          <w:rFonts w:cs="Times New Roman" w:hint="cs"/>
          <w:rtl/>
        </w:rPr>
        <w:t>הייתה</w:t>
      </w:r>
      <w:r w:rsidR="00C769A8">
        <w:rPr>
          <w:rFonts w:cs="Times New Roman" w:hint="cs"/>
          <w:rtl/>
        </w:rPr>
        <w:t xml:space="preserve"> שייכת לקבוצת הילדים הנורמליים, והוא לקבוצת המופרעים. באופן רגיל הוא היה הגשר המחבר את הנורמליים עם המופרעים כי היו לו חברים משני המחנות, אבל במסיבות הוא היה באופן קבוע עם המופרעים, אלה שהילדים הרגילים היו מעקמים אליהם את פניהם</w:t>
      </w:r>
      <w:r w:rsidR="005C52C3">
        <w:rPr>
          <w:rFonts w:cs="Times New Roman" w:hint="cs"/>
          <w:rtl/>
        </w:rPr>
        <w:t xml:space="preserve"> </w:t>
      </w:r>
      <w:r w:rsidR="005C52C3">
        <w:rPr>
          <w:rFonts w:cs="Times New Roman"/>
          <w:rtl/>
        </w:rPr>
        <w:t>–</w:t>
      </w:r>
      <w:r w:rsidR="008A4275" w:rsidRPr="008A4275">
        <w:rPr>
          <w:rtl/>
        </w:rPr>
        <w:t xml:space="preserve"> </w:t>
      </w:r>
      <w:r w:rsidR="00701208" w:rsidRPr="00701208">
        <w:rPr>
          <w:rFonts w:cs="Times New Roman"/>
          <w:rtl/>
        </w:rPr>
        <w:t>משאלתה אפשרית,</w:t>
      </w:r>
      <w:r w:rsidR="00201AAD">
        <w:rPr>
          <w:rFonts w:cs="Times New Roman" w:hint="cs"/>
          <w:rtl/>
        </w:rPr>
        <w:t xml:space="preserve">] </w:t>
      </w:r>
      <w:r w:rsidRPr="003F34F9">
        <w:rPr>
          <w:rFonts w:cs="Times New Roman"/>
          <w:rtl/>
        </w:rPr>
        <w:t xml:space="preserve">הם </w:t>
      </w:r>
      <w:r w:rsidR="00701208">
        <w:rPr>
          <w:rFonts w:cs="Times New Roman" w:hint="cs"/>
          <w:rtl/>
        </w:rPr>
        <w:t xml:space="preserve">אכן </w:t>
      </w:r>
      <w:r w:rsidRPr="003F34F9">
        <w:rPr>
          <w:rFonts w:cs="Times New Roman"/>
          <w:rtl/>
        </w:rPr>
        <w:t xml:space="preserve">יכולים לעקוב אחר השינויים שהם עוברים במהלך התבגרותם, </w:t>
      </w:r>
      <w:r w:rsidR="00A63B96" w:rsidRPr="00A63B96">
        <w:rPr>
          <w:rFonts w:cs="Times New Roman"/>
          <w:rtl/>
        </w:rPr>
        <w:t>אך לא בעזרת מילה אחת ויחידה</w:t>
      </w:r>
      <w:r w:rsidR="00201AAD">
        <w:rPr>
          <w:rFonts w:cs="Times New Roman" w:hint="cs"/>
          <w:rtl/>
        </w:rPr>
        <w:t>.[</w:t>
      </w:r>
      <w:r w:rsidR="00A63B96" w:rsidRPr="00A63B96">
        <w:rPr>
          <w:rFonts w:cs="Times New Roman"/>
          <w:rtl/>
        </w:rPr>
        <w:t xml:space="preserve">, </w:t>
      </w:r>
      <w:r w:rsidRPr="003F34F9">
        <w:rPr>
          <w:rFonts w:cs="Times New Roman"/>
          <w:rtl/>
        </w:rPr>
        <w:t>הוא הצהיר וחש שחייו תלויים בכך שיצליח לשכנעהּ בכך</w:t>
      </w:r>
      <w:r w:rsidR="00A63B96" w:rsidRPr="00A63B96">
        <w:rPr>
          <w:rFonts w:cs="Times New Roman"/>
          <w:rtl/>
        </w:rPr>
        <w:t xml:space="preserve">. אין מילה אחת ויחידה שתוכל להגדיר אותו, זה לשים יותר מדי חשיבות ומורכבות על הצרכים היומיומיים של בני האדם – שהרי כך הומצאה מילה. לא תספיק לכך מילה, אולי גם תשעים </w:t>
      </w:r>
      <w:r w:rsidR="00A63B96">
        <w:rPr>
          <w:rFonts w:cs="Times New Roman" w:hint="cs"/>
          <w:rtl/>
        </w:rPr>
        <w:t>ו</w:t>
      </w:r>
      <w:r w:rsidR="00421480">
        <w:rPr>
          <w:rFonts w:cs="Times New Roman" w:hint="cs"/>
          <w:rtl/>
        </w:rPr>
        <w:t>שבע</w:t>
      </w:r>
      <w:r w:rsidR="00A63B96">
        <w:rPr>
          <w:rFonts w:cs="Times New Roman" w:hint="cs"/>
          <w:rtl/>
        </w:rPr>
        <w:t xml:space="preserve"> </w:t>
      </w:r>
      <w:r w:rsidR="00A63B96" w:rsidRPr="00A63B96">
        <w:rPr>
          <w:rFonts w:cs="Times New Roman"/>
          <w:rtl/>
        </w:rPr>
        <w:t>אלף מילים לא יספיקו. אבל יש שיטה אחרת –</w:t>
      </w:r>
      <w:r w:rsidR="00201AAD">
        <w:rPr>
          <w:rFonts w:cs="Times New Roman" w:hint="cs"/>
          <w:rtl/>
        </w:rPr>
        <w:t>]</w:t>
      </w:r>
      <w:r w:rsidR="006B6AAA">
        <w:rPr>
          <w:rFonts w:cs="Times New Roman"/>
          <w:rtl/>
        </w:rPr>
        <w:t xml:space="preserve"> </w:t>
      </w:r>
      <w:r w:rsidRPr="003F34F9">
        <w:rPr>
          <w:rFonts w:cs="Times New Roman"/>
          <w:rtl/>
        </w:rPr>
        <w:t>כל שדרוש להם הוא ספר מורכב מספיק, או עמוק מספיק, כזה שמבוטא</w:t>
      </w:r>
      <w:r w:rsidR="00201AAD">
        <w:rPr>
          <w:rFonts w:cs="Times New Roman" w:hint="cs"/>
          <w:rtl/>
        </w:rPr>
        <w:t>ות</w:t>
      </w:r>
      <w:r w:rsidRPr="003F34F9">
        <w:rPr>
          <w:rFonts w:cs="Times New Roman"/>
          <w:rtl/>
        </w:rPr>
        <w:t xml:space="preserve"> בו המון תחושות</w:t>
      </w:r>
      <w:r w:rsidR="00DE18D6">
        <w:rPr>
          <w:rFonts w:cs="Times New Roman" w:hint="cs"/>
          <w:rtl/>
        </w:rPr>
        <w:t xml:space="preserve"> </w:t>
      </w:r>
      <w:r w:rsidR="00DE18D6">
        <w:rPr>
          <w:rFonts w:cs="Times New Roman"/>
          <w:rtl/>
        </w:rPr>
        <w:t>–</w:t>
      </w:r>
      <w:r w:rsidRPr="003F34F9">
        <w:rPr>
          <w:rFonts w:cs="Times New Roman"/>
          <w:rtl/>
        </w:rPr>
        <w:t xml:space="preserve"> </w:t>
      </w:r>
      <w:r w:rsidR="00FC5A4D" w:rsidRPr="00FC5A4D">
        <w:rPr>
          <w:rFonts w:cs="Times New Roman"/>
          <w:rtl/>
        </w:rPr>
        <w:t xml:space="preserve">כך הוא אמר וקולו חרק, </w:t>
      </w:r>
      <w:r w:rsidR="00201AAD" w:rsidRPr="00201AAD">
        <w:rPr>
          <w:rFonts w:cs="Times New Roman"/>
          <w:rtl/>
        </w:rPr>
        <w:t>הוא חש שחייו תלויים בכך שיצליח לשכנעה</w:t>
      </w:r>
      <w:r w:rsidR="00DE18D6">
        <w:rPr>
          <w:rFonts w:cs="Times New Roman" w:hint="cs"/>
          <w:rtl/>
        </w:rPr>
        <w:t xml:space="preserve"> </w:t>
      </w:r>
      <w:r w:rsidR="00DE18D6">
        <w:rPr>
          <w:rFonts w:cs="Times New Roman"/>
          <w:rtl/>
        </w:rPr>
        <w:t>–</w:t>
      </w:r>
      <w:r w:rsidR="00201AAD" w:rsidRPr="00201AAD">
        <w:rPr>
          <w:rFonts w:cs="Times New Roman"/>
          <w:rtl/>
        </w:rPr>
        <w:t xml:space="preserve"> </w:t>
      </w:r>
      <w:r w:rsidRPr="003F34F9">
        <w:rPr>
          <w:rFonts w:cs="Times New Roman"/>
          <w:rtl/>
        </w:rPr>
        <w:t>ומובעים בו גם רעיונות</w:t>
      </w:r>
      <w:r w:rsidR="00FC5A4D" w:rsidRPr="00FC5A4D">
        <w:rPr>
          <w:rFonts w:cs="Times New Roman"/>
          <w:rtl/>
        </w:rPr>
        <w:t xml:space="preserve"> אבסטרקטיים על החיים</w:t>
      </w:r>
      <w:r w:rsidRPr="003F34F9">
        <w:rPr>
          <w:rFonts w:cs="Times New Roman"/>
          <w:rtl/>
        </w:rPr>
        <w:t xml:space="preserve">, </w:t>
      </w:r>
      <w:r w:rsidR="00FC5A4D" w:rsidRPr="00FC5A4D">
        <w:rPr>
          <w:rFonts w:cs="Times New Roman"/>
          <w:rtl/>
        </w:rPr>
        <w:t>ורעיונות קונקרטיים על האדם, וכיצד האדם נבלע בחיים</w:t>
      </w:r>
      <w:r w:rsidR="00201AAD">
        <w:rPr>
          <w:rFonts w:cs="Times New Roman" w:hint="cs"/>
          <w:rtl/>
        </w:rPr>
        <w:t>.</w:t>
      </w:r>
      <w:r w:rsidR="00FC5A4D" w:rsidRPr="00FC5A4D">
        <w:rPr>
          <w:rFonts w:cs="Times New Roman"/>
          <w:rtl/>
        </w:rPr>
        <w:t xml:space="preserve"> </w:t>
      </w:r>
      <w:r w:rsidRPr="003F34F9">
        <w:rPr>
          <w:rFonts w:cs="Times New Roman"/>
          <w:rtl/>
        </w:rPr>
        <w:t>הקריאה החוזרת באותו ספר בכל שנה, או שנתיים אולי</w:t>
      </w:r>
      <w:r w:rsidR="00DE18D6">
        <w:rPr>
          <w:rFonts w:cs="Times New Roman" w:hint="cs"/>
          <w:rtl/>
        </w:rPr>
        <w:t xml:space="preserve"> </w:t>
      </w:r>
      <w:r w:rsidR="00DE18D6">
        <w:rPr>
          <w:rFonts w:cs="Times New Roman"/>
          <w:rtl/>
        </w:rPr>
        <w:t>–</w:t>
      </w:r>
      <w:r w:rsidR="00DE18D6">
        <w:rPr>
          <w:rFonts w:cs="Times New Roman" w:hint="cs"/>
          <w:rtl/>
        </w:rPr>
        <w:t xml:space="preserve"> </w:t>
      </w:r>
      <w:r w:rsidRPr="003F34F9">
        <w:rPr>
          <w:rFonts w:cs="Times New Roman"/>
          <w:rtl/>
        </w:rPr>
        <w:t>הוא מיהר לתקן את עצמו כשנראה היה לו שסאקורה מסתייגת</w:t>
      </w:r>
      <w:r w:rsidR="00DE18D6">
        <w:rPr>
          <w:rFonts w:cs="Times New Roman" w:hint="cs"/>
          <w:rtl/>
        </w:rPr>
        <w:t xml:space="preserve"> </w:t>
      </w:r>
      <w:r w:rsidR="00DE18D6">
        <w:rPr>
          <w:rFonts w:cs="Times New Roman"/>
          <w:rtl/>
        </w:rPr>
        <w:t>–</w:t>
      </w:r>
      <w:r w:rsidRPr="003F34F9">
        <w:rPr>
          <w:rFonts w:cs="Times New Roman"/>
          <w:rtl/>
        </w:rPr>
        <w:t xml:space="preserve"> או אפילו חמש</w:t>
      </w:r>
      <w:r w:rsidR="00F4319D">
        <w:rPr>
          <w:rFonts w:cs="Times New Roman" w:hint="cs"/>
          <w:rtl/>
        </w:rPr>
        <w:t xml:space="preserve"> שנים</w:t>
      </w:r>
      <w:r w:rsidRPr="003F34F9">
        <w:rPr>
          <w:rFonts w:cs="Times New Roman"/>
          <w:rtl/>
        </w:rPr>
        <w:t>, תה</w:t>
      </w:r>
      <w:r w:rsidR="00421480">
        <w:rPr>
          <w:rFonts w:cs="Times New Roman" w:hint="cs"/>
          <w:rtl/>
        </w:rPr>
        <w:t>ו</w:t>
      </w:r>
      <w:r w:rsidR="00FC5A4D">
        <w:rPr>
          <w:rFonts w:cs="Times New Roman" w:hint="cs"/>
          <w:rtl/>
        </w:rPr>
        <w:t>ו</w:t>
      </w:r>
      <w:r w:rsidRPr="003F34F9">
        <w:rPr>
          <w:rFonts w:cs="Times New Roman"/>
          <w:rtl/>
        </w:rPr>
        <w:t xml:space="preserve">ה </w:t>
      </w:r>
      <w:r w:rsidR="00421480">
        <w:rPr>
          <w:rFonts w:cs="Times New Roman" w:hint="cs"/>
          <w:rtl/>
        </w:rPr>
        <w:t xml:space="preserve">כעין </w:t>
      </w:r>
      <w:r w:rsidRPr="003F34F9">
        <w:rPr>
          <w:rFonts w:cs="Times New Roman"/>
          <w:rtl/>
        </w:rPr>
        <w:t xml:space="preserve">מראה שתשקף עבורם את השינוי </w:t>
      </w:r>
      <w:r w:rsidR="00FC5A4D">
        <w:rPr>
          <w:rFonts w:cs="Times New Roman" w:hint="cs"/>
          <w:rtl/>
        </w:rPr>
        <w:t>שעובר עליהם</w:t>
      </w:r>
      <w:r w:rsidRPr="003F34F9">
        <w:rPr>
          <w:rFonts w:cs="Times New Roman"/>
          <w:rtl/>
        </w:rPr>
        <w:t>.</w:t>
      </w:r>
      <w:r w:rsidR="005C52C3">
        <w:rPr>
          <w:rFonts w:cs="Times New Roman" w:hint="cs"/>
          <w:rtl/>
        </w:rPr>
        <w:t xml:space="preserve"> </w:t>
      </w:r>
      <w:r w:rsidR="00FE1FD4">
        <w:rPr>
          <w:rFonts w:cs="Times New Roman" w:hint="cs"/>
          <w:rtl/>
        </w:rPr>
        <w:t>[</w:t>
      </w:r>
      <w:r w:rsidR="005C52C3">
        <w:rPr>
          <w:rFonts w:cs="Times New Roman" w:hint="cs"/>
          <w:rtl/>
        </w:rPr>
        <w:t>יש כאלה שקוראים את המילה '</w:t>
      </w:r>
      <w:r w:rsidR="001C5A04">
        <w:rPr>
          <w:rFonts w:cs="Times New Roman" w:hint="cs"/>
          <w:rtl/>
        </w:rPr>
        <w:t>אימא</w:t>
      </w:r>
      <w:r w:rsidR="005C52C3">
        <w:rPr>
          <w:rFonts w:cs="Times New Roman" w:hint="cs"/>
          <w:rtl/>
        </w:rPr>
        <w:t>' וזה גורם להם לצמרמורות של קור, יש כאלה שזוכרים רק את העלה על הגב, וכך אם קוראים את אותו ספר כל 5 שנים, אפשר למדוד את השינוי:</w:t>
      </w:r>
      <w:r w:rsidR="00FE1FD4">
        <w:rPr>
          <w:rFonts w:cs="Times New Roman" w:hint="cs"/>
          <w:rtl/>
        </w:rPr>
        <w:t>]</w:t>
      </w:r>
      <w:r w:rsidR="005C52C3">
        <w:rPr>
          <w:rFonts w:cs="Times New Roman" w:hint="cs"/>
          <w:rtl/>
        </w:rPr>
        <w:t xml:space="preserve"> </w:t>
      </w:r>
      <w:bookmarkStart w:id="219" w:name="_Hlk526511807"/>
    </w:p>
    <w:p w14:paraId="17C83823" w14:textId="32BD21CA" w:rsidR="00D446A1" w:rsidRDefault="003F34F9" w:rsidP="003F34F9">
      <w:pPr>
        <w:rPr>
          <w:rtl/>
        </w:rPr>
      </w:pPr>
      <w:r w:rsidRPr="003F34F9">
        <w:rPr>
          <w:rFonts w:cs="Times New Roman"/>
          <w:rtl/>
        </w:rPr>
        <w:lastRenderedPageBreak/>
        <w:t xml:space="preserve">חבריו ניסו ללכוד את תשומת ליבו, מה דעתו על להקה ללא מתופף, או לחלופין </w:t>
      </w:r>
      <w:r w:rsidR="00DE18D6">
        <w:rPr>
          <w:rFonts w:cs="Times New Roman" w:hint="cs"/>
          <w:rtl/>
        </w:rPr>
        <w:t xml:space="preserve">על </w:t>
      </w:r>
      <w:r w:rsidRPr="003F34F9">
        <w:rPr>
          <w:rFonts w:cs="Times New Roman"/>
          <w:rtl/>
        </w:rPr>
        <w:t>ש</w:t>
      </w:r>
      <w:r w:rsidR="00FC5A4D">
        <w:rPr>
          <w:rFonts w:cs="Times New Roman" w:hint="cs"/>
          <w:rtl/>
        </w:rPr>
        <w:t>י</w:t>
      </w:r>
      <w:r w:rsidRPr="003F34F9">
        <w:rPr>
          <w:rFonts w:cs="Times New Roman"/>
          <w:rtl/>
        </w:rPr>
        <w:t>ת</w:t>
      </w:r>
      <w:r w:rsidR="00FC5A4D">
        <w:rPr>
          <w:rFonts w:cs="Times New Roman" w:hint="cs"/>
          <w:rtl/>
        </w:rPr>
        <w:t>ו</w:t>
      </w:r>
      <w:r w:rsidRPr="003F34F9">
        <w:rPr>
          <w:rFonts w:cs="Times New Roman"/>
          <w:rtl/>
        </w:rPr>
        <w:t xml:space="preserve">ף הילד </w:t>
      </w:r>
      <w:r w:rsidR="00FC5A4D" w:rsidRPr="003F34F9">
        <w:rPr>
          <w:rFonts w:cs="Times New Roman"/>
          <w:rtl/>
        </w:rPr>
        <w:t xml:space="preserve">שכולם תיעבו </w:t>
      </w:r>
      <w:r w:rsidRPr="003F34F9">
        <w:rPr>
          <w:rFonts w:cs="Times New Roman"/>
          <w:rtl/>
        </w:rPr>
        <w:t>מהמחלקה השנייה, אבל אלכס לא תיעב</w:t>
      </w:r>
      <w:r w:rsidR="002536EA" w:rsidRPr="002536EA">
        <w:rPr>
          <w:rFonts w:cs="Times New Roman"/>
          <w:rtl/>
        </w:rPr>
        <w:t xml:space="preserve"> </w:t>
      </w:r>
      <w:r w:rsidR="002536EA" w:rsidRPr="003F34F9">
        <w:rPr>
          <w:rFonts w:cs="Times New Roman"/>
          <w:rtl/>
        </w:rPr>
        <w:t>באותו רגע</w:t>
      </w:r>
      <w:r w:rsidRPr="003F34F9">
        <w:rPr>
          <w:rFonts w:cs="Times New Roman"/>
          <w:rtl/>
        </w:rPr>
        <w:t xml:space="preserve"> איש</w:t>
      </w:r>
      <w:r w:rsidR="00F4319D">
        <w:rPr>
          <w:rFonts w:cs="Times New Roman" w:hint="cs"/>
          <w:rtl/>
        </w:rPr>
        <w:t>.</w:t>
      </w:r>
      <w:r w:rsidRPr="003F34F9">
        <w:rPr>
          <w:rFonts w:cs="Times New Roman"/>
          <w:rtl/>
        </w:rPr>
        <w:t xml:space="preserve"> </w:t>
      </w:r>
      <w:r w:rsidR="00FC5A4D" w:rsidRPr="00FC5A4D">
        <w:rPr>
          <w:rFonts w:cs="Times New Roman"/>
          <w:rtl/>
        </w:rPr>
        <w:t>בבולמוס שלא הצליח להתגבר עליו כל עוד סאקורה התמידה בשתיקתה</w:t>
      </w:r>
      <w:r w:rsidR="002536EA" w:rsidRPr="002536EA">
        <w:rPr>
          <w:rFonts w:cs="Times New Roman"/>
          <w:rtl/>
        </w:rPr>
        <w:t xml:space="preserve"> </w:t>
      </w:r>
      <w:r w:rsidR="00F4319D" w:rsidRPr="00F4319D">
        <w:rPr>
          <w:rFonts w:cs="Times New Roman"/>
          <w:rtl/>
        </w:rPr>
        <w:t xml:space="preserve">הוא הסביר </w:t>
      </w:r>
      <w:r w:rsidR="002536EA" w:rsidRPr="002536EA">
        <w:rPr>
          <w:rFonts w:cs="Times New Roman"/>
          <w:rtl/>
        </w:rPr>
        <w:t>–</w:t>
      </w:r>
      <w:r w:rsidR="00FC5A4D" w:rsidRPr="00FC5A4D">
        <w:rPr>
          <w:rFonts w:cs="Times New Roman"/>
          <w:rtl/>
        </w:rPr>
        <w:t xml:space="preserve"> </w:t>
      </w:r>
      <w:r w:rsidRPr="003F34F9">
        <w:rPr>
          <w:rFonts w:cs="Times New Roman"/>
          <w:rtl/>
        </w:rPr>
        <w:t>הקריאה בספר תהיה שונה בכל גיל, וחלקים אחרים מ</w:t>
      </w:r>
      <w:r w:rsidR="00FC5A4D">
        <w:rPr>
          <w:rFonts w:cs="Times New Roman" w:hint="cs"/>
          <w:rtl/>
        </w:rPr>
        <w:t>הספר</w:t>
      </w:r>
      <w:r w:rsidRPr="003F34F9">
        <w:rPr>
          <w:rFonts w:cs="Times New Roman"/>
          <w:rtl/>
        </w:rPr>
        <w:t xml:space="preserve"> יבלטו ויובנו, בעוד שחלקים אחרים בוודאי </w:t>
      </w:r>
      <w:r w:rsidR="00DE18D6">
        <w:rPr>
          <w:rFonts w:cs="Times New Roman" w:hint="cs"/>
          <w:rtl/>
        </w:rPr>
        <w:t>י</w:t>
      </w:r>
      <w:r w:rsidRPr="003F34F9">
        <w:rPr>
          <w:rFonts w:cs="Times New Roman"/>
          <w:rtl/>
        </w:rPr>
        <w:t xml:space="preserve">יפלו </w:t>
      </w:r>
      <w:r w:rsidR="00421480">
        <w:rPr>
          <w:rFonts w:cs="Times New Roman" w:hint="cs"/>
          <w:rtl/>
        </w:rPr>
        <w:t>מ</w:t>
      </w:r>
      <w:r w:rsidRPr="003F34F9">
        <w:rPr>
          <w:rFonts w:cs="Times New Roman"/>
          <w:rtl/>
        </w:rPr>
        <w:t xml:space="preserve">בלי לשקוע. הם יוכלו אפילו לכתוב </w:t>
      </w:r>
      <w:r w:rsidR="00FC5A4D" w:rsidRPr="00FC5A4D">
        <w:rPr>
          <w:rFonts w:cs="Times New Roman"/>
          <w:rtl/>
        </w:rPr>
        <w:t xml:space="preserve">לעצמם </w:t>
      </w:r>
      <w:r w:rsidRPr="003F34F9">
        <w:rPr>
          <w:rFonts w:cs="Times New Roman"/>
          <w:rtl/>
        </w:rPr>
        <w:t>את הסיפור כפי שהבינו אותו, ו</w:t>
      </w:r>
      <w:r w:rsidR="00421480" w:rsidRPr="00421480">
        <w:rPr>
          <w:rFonts w:cs="Times New Roman"/>
          <w:rtl/>
        </w:rPr>
        <w:t>ברבות השנים</w:t>
      </w:r>
      <w:r w:rsidR="00DE18D6">
        <w:rPr>
          <w:rFonts w:cs="Times New Roman" w:hint="cs"/>
          <w:rtl/>
        </w:rPr>
        <w:t>,</w:t>
      </w:r>
      <w:r w:rsidR="00421480" w:rsidRPr="00421480">
        <w:rPr>
          <w:rFonts w:cs="Times New Roman"/>
          <w:rtl/>
        </w:rPr>
        <w:t xml:space="preserve"> </w:t>
      </w:r>
      <w:r w:rsidRPr="003F34F9">
        <w:rPr>
          <w:rFonts w:cs="Times New Roman"/>
          <w:rtl/>
        </w:rPr>
        <w:t xml:space="preserve">כשיקראו את מה שכתבו </w:t>
      </w:r>
      <w:r w:rsidR="00421480" w:rsidRPr="00421480">
        <w:rPr>
          <w:rFonts w:cs="Times New Roman"/>
          <w:rtl/>
        </w:rPr>
        <w:t>בנעוריהם</w:t>
      </w:r>
      <w:r w:rsidRPr="003F34F9">
        <w:rPr>
          <w:rFonts w:cs="Times New Roman"/>
          <w:rtl/>
        </w:rPr>
        <w:t xml:space="preserve">, יוכלו להיפגש </w:t>
      </w:r>
      <w:r w:rsidR="00421480" w:rsidRPr="00421480">
        <w:rPr>
          <w:rFonts w:cs="Times New Roman"/>
          <w:rtl/>
        </w:rPr>
        <w:t xml:space="preserve">שוב </w:t>
      </w:r>
      <w:r w:rsidRPr="003F34F9">
        <w:rPr>
          <w:rFonts w:cs="Times New Roman"/>
          <w:rtl/>
        </w:rPr>
        <w:t>עם האדם שפעם היו, להבין אותו אפילו טוב יותר מ</w:t>
      </w:r>
      <w:r w:rsidR="00DE18D6">
        <w:rPr>
          <w:rFonts w:cs="Times New Roman" w:hint="cs"/>
          <w:rtl/>
        </w:rPr>
        <w:t>כפי</w:t>
      </w:r>
      <w:r w:rsidRPr="003F34F9">
        <w:rPr>
          <w:rFonts w:cs="Times New Roman"/>
          <w:rtl/>
        </w:rPr>
        <w:t xml:space="preserve"> שהבינו את עצמם בעת הכתיבה.</w:t>
      </w:r>
      <w:r w:rsidR="00D446A1">
        <w:rPr>
          <w:rFonts w:hint="cs"/>
          <w:rtl/>
        </w:rPr>
        <w:t xml:space="preserve"> </w:t>
      </w:r>
      <w:bookmarkEnd w:id="219"/>
    </w:p>
    <w:p w14:paraId="7EF58F03" w14:textId="2D7C702F" w:rsidR="006636B8" w:rsidRDefault="006636B8" w:rsidP="005C52C3">
      <w:pPr>
        <w:rPr>
          <w:rFonts w:cs="Times New Roman"/>
          <w:rtl/>
        </w:rPr>
      </w:pPr>
      <w:r>
        <w:rPr>
          <w:rFonts w:cs="Times New Roman" w:hint="cs"/>
          <w:rtl/>
        </w:rPr>
        <w:t>[</w:t>
      </w:r>
    </w:p>
    <w:p w14:paraId="5C0CC4CE" w14:textId="70260E0A" w:rsidR="00843747" w:rsidRDefault="005C52C3" w:rsidP="005C52C3">
      <w:pPr>
        <w:rPr>
          <w:rFonts w:cs="Times New Roman"/>
          <w:rtl/>
        </w:rPr>
      </w:pPr>
      <w:r>
        <w:rPr>
          <w:rFonts w:cs="Times New Roman" w:hint="cs"/>
          <w:rtl/>
        </w:rPr>
        <w:t xml:space="preserve">כמובן שהספר לא יכול להיות משהו שהלומדים </w:t>
      </w:r>
      <w:r w:rsidR="00FE1FD4">
        <w:rPr>
          <w:rFonts w:cs="Times New Roman" w:hint="cs"/>
          <w:rtl/>
        </w:rPr>
        <w:t>בבית-הספר</w:t>
      </w:r>
      <w:r>
        <w:rPr>
          <w:rFonts w:cs="Times New Roman" w:hint="cs"/>
          <w:rtl/>
        </w:rPr>
        <w:t xml:space="preserve">, כלומת מקבת והמלט נפלו. כל שאר מחזותיו של שייקספיר אפשריים, ואלכס הוסיף גם את אנתולוכגיית השירה של / אוצר השירה האנגלית של אוקספורד. </w:t>
      </w:r>
    </w:p>
    <w:p w14:paraId="3D494515" w14:textId="69D6CA91" w:rsidR="00AD5CB6" w:rsidRDefault="00AD5CB6" w:rsidP="00132965">
      <w:pPr>
        <w:rPr>
          <w:rFonts w:cs="Times New Roman"/>
          <w:rtl/>
        </w:rPr>
      </w:pPr>
    </w:p>
    <w:p w14:paraId="026A2AFA" w14:textId="77777777" w:rsidR="00AD5CB6" w:rsidRPr="00AD5CB6" w:rsidRDefault="00AD5CB6" w:rsidP="00A45F1B">
      <w:pPr>
        <w:bidi w:val="0"/>
        <w:rPr>
          <w:rFonts w:cs="Times New Roman"/>
        </w:rPr>
      </w:pPr>
      <w:r w:rsidRPr="00AD5CB6">
        <w:rPr>
          <w:rFonts w:cs="Times New Roman"/>
        </w:rPr>
        <w:t>Amy Tan put it best: “The feeling I’m talking about stems from the sense that we can never fully share the truth of who we are,” she told me. “When I was six or seven, I used to read a thesaurus searching for the words that meant exactly what I felt. And I could never find them … When I had a feeling like sadness, I couldn’t find a word that meant everything that I felt inside of me. I always felt that words were inadequate, that I’d never been able to express myself—ever. Even now, it’s so hard to express what I think and feel, the totality of what I’ve seen. But this loneliness is the impetus for writing</w:t>
      </w:r>
      <w:r w:rsidRPr="00AD5CB6">
        <w:rPr>
          <w:rFonts w:cs="Times New Roman"/>
          <w:rtl/>
        </w:rPr>
        <w:t>.”</w:t>
      </w:r>
    </w:p>
    <w:p w14:paraId="3DFF5C30" w14:textId="77777777" w:rsidR="00AD5CB6" w:rsidRPr="00AD5CB6" w:rsidRDefault="00AD5CB6" w:rsidP="00AD5CB6">
      <w:pPr>
        <w:rPr>
          <w:rFonts w:cs="Times New Roman"/>
          <w:rtl/>
        </w:rPr>
      </w:pPr>
    </w:p>
    <w:p w14:paraId="119007FD" w14:textId="08806D18" w:rsidR="00AD5CB6" w:rsidRPr="00A45F1B" w:rsidRDefault="00AD5CB6" w:rsidP="00A45F1B">
      <w:pPr>
        <w:bidi w:val="0"/>
        <w:rPr>
          <w:rFonts w:cs="Times New Roman"/>
          <w:rtl/>
        </w:rPr>
      </w:pPr>
      <w:r w:rsidRPr="00AD5CB6">
        <w:rPr>
          <w:rFonts w:cs="Times New Roman"/>
        </w:rPr>
        <w:t>https://www.theparisreview.org/blog/2017/12/12/write-fiction-2017/?utm_source=Weekly+Daily+20171215&amp;utm_medium=Weekly+Daily+20171215&amp;utm_campaign=Weekly+Daily+20171215&amp;utm_term=Weekly+Daily+20171215&amp;utm_content=Weekly+Daily+20171215&amp;bt_ee=43gWfee2DGLs3T1t4gAfyiL3rBp5mbWRXSLJXGX3U2rHNq0w0ErZI1bSxpAHN2Su&amp;bt_ts=1513365724050</w:t>
      </w:r>
    </w:p>
    <w:p w14:paraId="29DF6996" w14:textId="52BE5AA9" w:rsidR="00AD5CB6" w:rsidRDefault="00AD5CB6" w:rsidP="00250000">
      <w:pPr>
        <w:rPr>
          <w:rtl/>
        </w:rPr>
      </w:pPr>
      <w:r>
        <w:rPr>
          <w:rFonts w:hint="cs"/>
          <w:rtl/>
        </w:rPr>
        <w:t>]</w:t>
      </w:r>
    </w:p>
    <w:p w14:paraId="3334ADCF" w14:textId="49EF1E5F" w:rsidR="00761CC1" w:rsidRDefault="00AD02DA" w:rsidP="00250000">
      <w:pPr>
        <w:rPr>
          <w:rtl/>
        </w:rPr>
      </w:pPr>
      <w:r>
        <w:rPr>
          <w:rFonts w:hint="cs"/>
          <w:rtl/>
        </w:rPr>
        <w:t>[</w:t>
      </w:r>
      <w:r w:rsidR="00761CC1">
        <w:rPr>
          <w:rFonts w:hint="cs"/>
          <w:rtl/>
        </w:rPr>
        <w:t xml:space="preserve">"אהה." היא חזרה אל </w:t>
      </w:r>
      <w:r w:rsidR="00761CC1">
        <w:t>Fowler’s</w:t>
      </w:r>
      <w:r w:rsidR="00761CC1">
        <w:rPr>
          <w:rFonts w:hint="cs"/>
          <w:rtl/>
        </w:rPr>
        <w:t>.</w:t>
      </w:r>
    </w:p>
    <w:p w14:paraId="06FC9C05" w14:textId="41307572" w:rsidR="00761CC1" w:rsidRDefault="00F203B7" w:rsidP="00792003">
      <w:pPr>
        <w:rPr>
          <w:rtl/>
        </w:rPr>
      </w:pPr>
      <w:r>
        <w:rPr>
          <w:rFonts w:hint="cs"/>
          <w:rtl/>
        </w:rPr>
        <w:t xml:space="preserve">"אולי </w:t>
      </w:r>
      <w:r w:rsidR="00792003">
        <w:rPr>
          <w:rFonts w:hint="cs"/>
          <w:rtl/>
        </w:rPr>
        <w:t>אי אפשר</w:t>
      </w:r>
      <w:r w:rsidR="00761CC1">
        <w:rPr>
          <w:rFonts w:hint="cs"/>
          <w:rtl/>
        </w:rPr>
        <w:t xml:space="preserve"> לאפיין את השינוי במילה אחת," הוא </w:t>
      </w:r>
      <w:r>
        <w:rPr>
          <w:rFonts w:hint="cs"/>
          <w:rtl/>
        </w:rPr>
        <w:t>אמר</w:t>
      </w:r>
      <w:r w:rsidR="00761CC1">
        <w:rPr>
          <w:rFonts w:hint="cs"/>
          <w:rtl/>
        </w:rPr>
        <w:t xml:space="preserve"> ב</w:t>
      </w:r>
      <w:r>
        <w:rPr>
          <w:rFonts w:hint="cs"/>
          <w:rtl/>
        </w:rPr>
        <w:t>לי הרבה</w:t>
      </w:r>
      <w:r w:rsidR="00792003">
        <w:rPr>
          <w:rFonts w:hint="cs"/>
          <w:rtl/>
        </w:rPr>
        <w:t xml:space="preserve"> תקווה. "אולי </w:t>
      </w:r>
      <w:r w:rsidR="00843747">
        <w:rPr>
          <w:rFonts w:hint="cs"/>
          <w:rtl/>
        </w:rPr>
        <w:t>נדרש לשם כך</w:t>
      </w:r>
      <w:r w:rsidR="00761CC1">
        <w:rPr>
          <w:rFonts w:hint="cs"/>
          <w:rtl/>
        </w:rPr>
        <w:t xml:space="preserve"> ספר שלם."</w:t>
      </w:r>
    </w:p>
    <w:p w14:paraId="23FA19AD" w14:textId="77777777" w:rsidR="00761CC1" w:rsidRPr="00CD067C" w:rsidRDefault="00F203B7" w:rsidP="00250000">
      <w:pPr>
        <w:rPr>
          <w:rtl/>
        </w:rPr>
      </w:pPr>
      <w:r>
        <w:rPr>
          <w:rFonts w:hint="cs"/>
          <w:rtl/>
        </w:rPr>
        <w:t>"אולי." היא שבה לנעוץ בו את</w:t>
      </w:r>
      <w:r w:rsidR="00761CC1">
        <w:rPr>
          <w:rFonts w:hint="cs"/>
          <w:rtl/>
        </w:rPr>
        <w:t xml:space="preserve"> עיניה העייפות. "איזה ספר היית מציע?"</w:t>
      </w:r>
    </w:p>
    <w:p w14:paraId="4CB7BB9E" w14:textId="2A3DCF30" w:rsidR="00761CC1" w:rsidRDefault="004627AB" w:rsidP="00761CC1">
      <w:pPr>
        <w:rPr>
          <w:rtl/>
        </w:rPr>
      </w:pPr>
      <w:r w:rsidRPr="00CD067C">
        <w:rPr>
          <w:rtl/>
        </w:rPr>
        <w:t>"</w:t>
      </w:r>
      <w:r w:rsidR="00792003">
        <w:rPr>
          <w:rFonts w:hint="cs"/>
          <w:rtl/>
        </w:rPr>
        <w:t>מו</w:t>
      </w:r>
      <w:r w:rsidR="00761CC1">
        <w:rPr>
          <w:rFonts w:hint="cs"/>
          <w:rtl/>
        </w:rPr>
        <w:t>כרחי</w:t>
      </w:r>
      <w:r w:rsidR="00792003">
        <w:rPr>
          <w:rFonts w:hint="cs"/>
          <w:rtl/>
        </w:rPr>
        <w:t>ם</w:t>
      </w:r>
      <w:r w:rsidR="00761CC1">
        <w:rPr>
          <w:rFonts w:hint="cs"/>
          <w:rtl/>
        </w:rPr>
        <w:t xml:space="preserve"> לבחור ב</w:t>
      </w:r>
      <w:r w:rsidRPr="00CD067C">
        <w:rPr>
          <w:rtl/>
        </w:rPr>
        <w:t>ספר רחב</w:t>
      </w:r>
      <w:r w:rsidR="00E567A7">
        <w:rPr>
          <w:rFonts w:hint="cs"/>
          <w:rtl/>
        </w:rPr>
        <w:t xml:space="preserve"> מאוד,</w:t>
      </w:r>
      <w:r w:rsidRPr="00CD067C">
        <w:rPr>
          <w:rtl/>
        </w:rPr>
        <w:t xml:space="preserve"> ספר </w:t>
      </w:r>
      <w:r w:rsidR="00761CC1">
        <w:rPr>
          <w:rFonts w:hint="cs"/>
          <w:rtl/>
        </w:rPr>
        <w:t>שתוכלי</w:t>
      </w:r>
      <w:r w:rsidRPr="00CD067C">
        <w:rPr>
          <w:rtl/>
        </w:rPr>
        <w:t xml:space="preserve"> להבין בכל תקופה בחיי</w:t>
      </w:r>
      <w:r w:rsidR="00761CC1">
        <w:rPr>
          <w:rFonts w:hint="cs"/>
          <w:rtl/>
        </w:rPr>
        <w:t>ך</w:t>
      </w:r>
      <w:r w:rsidRPr="00CD067C">
        <w:rPr>
          <w:rtl/>
        </w:rPr>
        <w:t xml:space="preserve"> באופן אחר</w:t>
      </w:r>
      <w:r w:rsidR="00761CC1">
        <w:rPr>
          <w:rFonts w:hint="cs"/>
          <w:rtl/>
        </w:rPr>
        <w:t>,</w:t>
      </w:r>
      <w:r w:rsidR="00761CC1">
        <w:rPr>
          <w:rtl/>
        </w:rPr>
        <w:t xml:space="preserve"> ספר שישרטט ל</w:t>
      </w:r>
      <w:r w:rsidR="00761CC1">
        <w:rPr>
          <w:rFonts w:hint="cs"/>
          <w:rtl/>
        </w:rPr>
        <w:t xml:space="preserve">ך </w:t>
      </w:r>
      <w:r w:rsidR="00761CC1">
        <w:rPr>
          <w:rtl/>
        </w:rPr>
        <w:t>–</w:t>
      </w:r>
      <w:r w:rsidR="00761CC1">
        <w:rPr>
          <w:rFonts w:hint="cs"/>
          <w:rtl/>
        </w:rPr>
        <w:t xml:space="preserve"> " הוא השתתק.</w:t>
      </w:r>
    </w:p>
    <w:p w14:paraId="3FA577F6" w14:textId="77777777" w:rsidR="00761CC1" w:rsidRDefault="00761CC1" w:rsidP="00761CC1">
      <w:pPr>
        <w:rPr>
          <w:rtl/>
        </w:rPr>
      </w:pPr>
      <w:r>
        <w:rPr>
          <w:rFonts w:hint="cs"/>
          <w:rtl/>
        </w:rPr>
        <w:t>"מה הוא ישרטט</w:t>
      </w:r>
      <w:r w:rsidR="00C1622E">
        <w:rPr>
          <w:rFonts w:hint="cs"/>
          <w:rtl/>
        </w:rPr>
        <w:t xml:space="preserve"> לי</w:t>
      </w:r>
      <w:r>
        <w:rPr>
          <w:rFonts w:hint="cs"/>
          <w:rtl/>
        </w:rPr>
        <w:t>?"</w:t>
      </w:r>
    </w:p>
    <w:p w14:paraId="49F7F0DB" w14:textId="74D35086" w:rsidR="00C1622E" w:rsidRDefault="00C1622E" w:rsidP="00761CC1">
      <w:pPr>
        <w:rPr>
          <w:rtl/>
        </w:rPr>
      </w:pPr>
      <w:r>
        <w:rPr>
          <w:rFonts w:hint="cs"/>
          <w:rtl/>
        </w:rPr>
        <w:t xml:space="preserve">לשנינו. לשנינו. </w:t>
      </w:r>
      <w:r w:rsidR="00761CC1">
        <w:rPr>
          <w:rFonts w:hint="cs"/>
          <w:rtl/>
        </w:rPr>
        <w:t>"</w:t>
      </w:r>
      <w:r>
        <w:rPr>
          <w:rFonts w:hint="cs"/>
          <w:rtl/>
        </w:rPr>
        <w:t xml:space="preserve">אולי תעדיפי לבחור </w:t>
      </w:r>
      <w:r w:rsidR="001C5A04">
        <w:rPr>
          <w:rFonts w:hint="cs"/>
          <w:rtl/>
        </w:rPr>
        <w:t>מוזיקה</w:t>
      </w:r>
      <w:r>
        <w:rPr>
          <w:rFonts w:hint="cs"/>
          <w:rtl/>
        </w:rPr>
        <w:t>?"</w:t>
      </w:r>
    </w:p>
    <w:p w14:paraId="47DFEF41" w14:textId="257560D7" w:rsidR="008C2732" w:rsidRDefault="00C1622E" w:rsidP="00761CC1">
      <w:pPr>
        <w:rPr>
          <w:rtl/>
        </w:rPr>
      </w:pPr>
      <w:r>
        <w:rPr>
          <w:rFonts w:hint="cs"/>
          <w:rtl/>
        </w:rPr>
        <w:t xml:space="preserve">"לא, </w:t>
      </w:r>
      <w:r w:rsidR="00792003">
        <w:rPr>
          <w:rFonts w:hint="cs"/>
          <w:rtl/>
        </w:rPr>
        <w:t xml:space="preserve">זה לא מתאים. </w:t>
      </w:r>
      <w:r>
        <w:rPr>
          <w:rFonts w:hint="cs"/>
          <w:rtl/>
        </w:rPr>
        <w:t>זה בלתי אפשרי</w:t>
      </w:r>
      <w:r w:rsidR="008C2732">
        <w:rPr>
          <w:rFonts w:hint="cs"/>
          <w:rtl/>
        </w:rPr>
        <w:t xml:space="preserve"> עבורי</w:t>
      </w:r>
      <w:r w:rsidR="00E1095D">
        <w:rPr>
          <w:rFonts w:hint="cs"/>
          <w:rtl/>
        </w:rPr>
        <w:t>.</w:t>
      </w:r>
      <w:r>
        <w:rPr>
          <w:rFonts w:hint="cs"/>
          <w:rtl/>
        </w:rPr>
        <w:t xml:space="preserve">" היא </w:t>
      </w:r>
      <w:r w:rsidR="008C2732">
        <w:rPr>
          <w:rFonts w:hint="cs"/>
          <w:rtl/>
        </w:rPr>
        <w:t>שבה למצב-רוח מסוייג.</w:t>
      </w:r>
    </w:p>
    <w:p w14:paraId="74EA6774" w14:textId="77777777" w:rsidR="008C2732" w:rsidRDefault="008C2732" w:rsidP="00761CC1">
      <w:pPr>
        <w:rPr>
          <w:rtl/>
        </w:rPr>
      </w:pPr>
      <w:r>
        <w:rPr>
          <w:rFonts w:hint="cs"/>
          <w:rtl/>
        </w:rPr>
        <w:t>"למה לא?"</w:t>
      </w:r>
    </w:p>
    <w:p w14:paraId="6BA1277E" w14:textId="2AEE002C" w:rsidR="00C1622E" w:rsidRDefault="008C2732" w:rsidP="00792003">
      <w:pPr>
        <w:rPr>
          <w:rtl/>
        </w:rPr>
      </w:pPr>
      <w:r>
        <w:rPr>
          <w:rFonts w:hint="cs"/>
          <w:rtl/>
        </w:rPr>
        <w:t>היא חייכה.</w:t>
      </w:r>
      <w:r w:rsidR="00C1622E">
        <w:rPr>
          <w:rFonts w:hint="cs"/>
          <w:rtl/>
        </w:rPr>
        <w:t xml:space="preserve"> "</w:t>
      </w:r>
      <w:r>
        <w:rPr>
          <w:rFonts w:hint="cs"/>
          <w:rtl/>
        </w:rPr>
        <w:t>כי</w:t>
      </w:r>
      <w:r w:rsidRPr="008C2732">
        <w:rPr>
          <w:rFonts w:hint="cs"/>
          <w:rtl/>
        </w:rPr>
        <w:t xml:space="preserve"> </w:t>
      </w:r>
      <w:r>
        <w:rPr>
          <w:rFonts w:hint="cs"/>
          <w:rtl/>
        </w:rPr>
        <w:t xml:space="preserve">אני רוצה לתעד </w:t>
      </w:r>
      <w:r w:rsidRPr="00CD067C">
        <w:rPr>
          <w:rtl/>
        </w:rPr>
        <w:t>את ההשתנות שלי לאורך השנים.</w:t>
      </w:r>
      <w:r>
        <w:rPr>
          <w:rFonts w:hint="cs"/>
          <w:rtl/>
        </w:rPr>
        <w:t xml:space="preserve"> </w:t>
      </w:r>
      <w:r w:rsidR="00C1622E">
        <w:rPr>
          <w:rFonts w:hint="cs"/>
          <w:rtl/>
        </w:rPr>
        <w:t>בלי מילים לא אבין את מהות השינוי.</w:t>
      </w:r>
      <w:r w:rsidR="00483BB1">
        <w:rPr>
          <w:rFonts w:hint="cs"/>
          <w:rtl/>
        </w:rPr>
        <w:t xml:space="preserve"> הכול </w:t>
      </w:r>
      <w:r w:rsidR="00C1622E">
        <w:rPr>
          <w:rFonts w:hint="cs"/>
          <w:rtl/>
        </w:rPr>
        <w:t>י</w:t>
      </w:r>
      <w:r w:rsidR="00792003">
        <w:rPr>
          <w:rFonts w:hint="cs"/>
          <w:rtl/>
        </w:rPr>
        <w:t>י</w:t>
      </w:r>
      <w:r w:rsidR="00C1622E">
        <w:rPr>
          <w:rFonts w:hint="cs"/>
          <w:rtl/>
        </w:rPr>
        <w:t>שאר בגדר תחושות ו... רגשות,</w:t>
      </w:r>
      <w:r w:rsidR="00483BB1">
        <w:rPr>
          <w:rFonts w:hint="cs"/>
          <w:rtl/>
        </w:rPr>
        <w:t xml:space="preserve"> הכול </w:t>
      </w:r>
      <w:r w:rsidR="00C1622E">
        <w:rPr>
          <w:rFonts w:hint="cs"/>
          <w:rtl/>
        </w:rPr>
        <w:t>יישאר בר חלוף."</w:t>
      </w:r>
    </w:p>
    <w:p w14:paraId="2075106D" w14:textId="36FA82D7" w:rsidR="004F20D4" w:rsidRDefault="00C1622E" w:rsidP="008C2732">
      <w:pPr>
        <w:rPr>
          <w:rtl/>
        </w:rPr>
      </w:pPr>
      <w:r>
        <w:rPr>
          <w:rFonts w:hint="cs"/>
          <w:rtl/>
        </w:rPr>
        <w:lastRenderedPageBreak/>
        <w:t>"</w:t>
      </w:r>
      <w:r w:rsidR="00792003">
        <w:rPr>
          <w:rFonts w:hint="cs"/>
          <w:rtl/>
        </w:rPr>
        <w:t>וכל</w:t>
      </w:r>
      <w:r w:rsidR="004627AB" w:rsidRPr="00CD067C">
        <w:rPr>
          <w:rtl/>
        </w:rPr>
        <w:t xml:space="preserve"> </w:t>
      </w:r>
      <w:r w:rsidR="00F203B7">
        <w:rPr>
          <w:rFonts w:hint="cs"/>
          <w:rtl/>
        </w:rPr>
        <w:t xml:space="preserve">כמה </w:t>
      </w:r>
      <w:r w:rsidR="004627AB" w:rsidRPr="00CD067C">
        <w:rPr>
          <w:rtl/>
        </w:rPr>
        <w:t xml:space="preserve">שנים </w:t>
      </w:r>
      <w:r w:rsidR="00F203B7">
        <w:rPr>
          <w:rFonts w:hint="cs"/>
          <w:rtl/>
        </w:rPr>
        <w:t>ת</w:t>
      </w:r>
      <w:r w:rsidR="008C2732">
        <w:rPr>
          <w:rFonts w:hint="cs"/>
          <w:rtl/>
        </w:rPr>
        <w:t>שובי ל</w:t>
      </w:r>
      <w:r w:rsidR="00F203B7">
        <w:rPr>
          <w:rFonts w:hint="cs"/>
          <w:rtl/>
        </w:rPr>
        <w:t>קר</w:t>
      </w:r>
      <w:r w:rsidR="00792003">
        <w:rPr>
          <w:rFonts w:hint="cs"/>
          <w:rtl/>
        </w:rPr>
        <w:t>ו</w:t>
      </w:r>
      <w:r w:rsidR="00F203B7">
        <w:rPr>
          <w:rFonts w:hint="cs"/>
          <w:rtl/>
        </w:rPr>
        <w:t>א את</w:t>
      </w:r>
      <w:r>
        <w:rPr>
          <w:rFonts w:hint="cs"/>
          <w:rtl/>
        </w:rPr>
        <w:t xml:space="preserve"> הספר, </w:t>
      </w:r>
      <w:r w:rsidR="00F203B7">
        <w:rPr>
          <w:rFonts w:hint="cs"/>
          <w:rtl/>
        </w:rPr>
        <w:t xml:space="preserve">שנינו נקרא, </w:t>
      </w:r>
      <w:r w:rsidR="004627AB" w:rsidRPr="00CD067C">
        <w:rPr>
          <w:rtl/>
        </w:rPr>
        <w:t>ו</w:t>
      </w:r>
      <w:r w:rsidR="00F203B7">
        <w:rPr>
          <w:rFonts w:hint="cs"/>
          <w:rtl/>
        </w:rPr>
        <w:t>נכתוב</w:t>
      </w:r>
      <w:r>
        <w:rPr>
          <w:rtl/>
        </w:rPr>
        <w:t xml:space="preserve"> את </w:t>
      </w:r>
      <w:r>
        <w:rPr>
          <w:rFonts w:hint="cs"/>
          <w:rtl/>
        </w:rPr>
        <w:t>עיקרי התו</w:t>
      </w:r>
      <w:r w:rsidR="004627AB" w:rsidRPr="00CD067C">
        <w:rPr>
          <w:rFonts w:hint="cs"/>
          <w:rtl/>
        </w:rPr>
        <w:t>ב</w:t>
      </w:r>
      <w:r w:rsidR="004627AB" w:rsidRPr="00CD067C">
        <w:rPr>
          <w:rtl/>
        </w:rPr>
        <w:t>נ</w:t>
      </w:r>
      <w:r>
        <w:rPr>
          <w:rFonts w:hint="cs"/>
          <w:rtl/>
        </w:rPr>
        <w:t>ות</w:t>
      </w:r>
      <w:r w:rsidR="004627AB" w:rsidRPr="00CD067C">
        <w:rPr>
          <w:rtl/>
        </w:rPr>
        <w:t xml:space="preserve"> </w:t>
      </w:r>
      <w:r w:rsidR="004627AB" w:rsidRPr="00CD067C">
        <w:rPr>
          <w:rFonts w:hint="cs"/>
          <w:rtl/>
        </w:rPr>
        <w:t>של</w:t>
      </w:r>
      <w:r>
        <w:rPr>
          <w:rFonts w:hint="cs"/>
          <w:rtl/>
        </w:rPr>
        <w:t>נו</w:t>
      </w:r>
      <w:r w:rsidR="004627AB" w:rsidRPr="00CD067C">
        <w:rPr>
          <w:rFonts w:hint="cs"/>
          <w:rtl/>
        </w:rPr>
        <w:t xml:space="preserve"> </w:t>
      </w:r>
      <w:r w:rsidR="00F203B7">
        <w:rPr>
          <w:rFonts w:hint="cs"/>
          <w:rtl/>
        </w:rPr>
        <w:t>בקריאה הנוכחית.</w:t>
      </w:r>
      <w:r w:rsidR="00AB5DD8">
        <w:rPr>
          <w:rFonts w:hint="cs"/>
          <w:rtl/>
        </w:rPr>
        <w:t>"</w:t>
      </w:r>
    </w:p>
    <w:p w14:paraId="4603DE9E" w14:textId="756D03EA" w:rsidR="00AB5DD8" w:rsidRDefault="004F20D4" w:rsidP="00792003">
      <w:pPr>
        <w:rPr>
          <w:rtl/>
        </w:rPr>
      </w:pPr>
      <w:r>
        <w:rPr>
          <w:rFonts w:hint="cs"/>
          <w:rtl/>
        </w:rPr>
        <w:t xml:space="preserve">"כן! רק כך </w:t>
      </w:r>
      <w:r w:rsidR="00AB5DD8">
        <w:rPr>
          <w:rFonts w:hint="cs"/>
          <w:rtl/>
        </w:rPr>
        <w:t>אוכל</w:t>
      </w:r>
      <w:r w:rsidR="00C1622E">
        <w:rPr>
          <w:rtl/>
        </w:rPr>
        <w:t xml:space="preserve"> </w:t>
      </w:r>
      <w:r w:rsidR="004627AB" w:rsidRPr="00CD067C">
        <w:rPr>
          <w:rtl/>
        </w:rPr>
        <w:t xml:space="preserve">להבין את </w:t>
      </w:r>
      <w:r w:rsidR="00AB5DD8">
        <w:rPr>
          <w:rFonts w:hint="cs"/>
          <w:rtl/>
        </w:rPr>
        <w:t>ה</w:t>
      </w:r>
      <w:r w:rsidR="004627AB" w:rsidRPr="00CD067C">
        <w:rPr>
          <w:rtl/>
        </w:rPr>
        <w:t>שינויים שי</w:t>
      </w:r>
      <w:r w:rsidR="00792003">
        <w:rPr>
          <w:rFonts w:hint="cs"/>
          <w:rtl/>
        </w:rPr>
        <w:t>קרו לי</w:t>
      </w:r>
      <w:r w:rsidR="004627AB" w:rsidRPr="00CD067C">
        <w:rPr>
          <w:rtl/>
        </w:rPr>
        <w:t>.</w:t>
      </w:r>
      <w:r w:rsidR="00AB5DD8">
        <w:rPr>
          <w:rFonts w:hint="cs"/>
          <w:rtl/>
        </w:rPr>
        <w:t>"</w:t>
      </w:r>
    </w:p>
    <w:p w14:paraId="1D803602" w14:textId="74C786D4" w:rsidR="00AB5DD8" w:rsidRDefault="00AB5DD8" w:rsidP="00792003">
      <w:pPr>
        <w:rPr>
          <w:rtl/>
        </w:rPr>
      </w:pPr>
      <w:r>
        <w:rPr>
          <w:rFonts w:hint="cs"/>
          <w:rtl/>
        </w:rPr>
        <w:t>"הספר י</w:t>
      </w:r>
      <w:r w:rsidR="00792003">
        <w:rPr>
          <w:rFonts w:hint="cs"/>
          <w:rtl/>
        </w:rPr>
        <w:t>היה כמו</w:t>
      </w:r>
      <w:r w:rsidRPr="00CD067C">
        <w:rPr>
          <w:rtl/>
        </w:rPr>
        <w:t xml:space="preserve"> מראה</w:t>
      </w:r>
      <w:r>
        <w:rPr>
          <w:rtl/>
        </w:rPr>
        <w:t xml:space="preserve"> שתשקף </w:t>
      </w:r>
      <w:r w:rsidR="00792003">
        <w:rPr>
          <w:rFonts w:hint="cs"/>
          <w:rtl/>
        </w:rPr>
        <w:t>עבור</w:t>
      </w:r>
      <w:r>
        <w:rPr>
          <w:rFonts w:hint="cs"/>
          <w:rtl/>
        </w:rPr>
        <w:t>נו</w:t>
      </w:r>
      <w:r w:rsidRPr="00CD067C">
        <w:rPr>
          <w:rtl/>
        </w:rPr>
        <w:t xml:space="preserve"> </w:t>
      </w:r>
      <w:r>
        <w:rPr>
          <w:rFonts w:hint="cs"/>
          <w:rtl/>
        </w:rPr>
        <w:t>את השינוי</w:t>
      </w:r>
      <w:r w:rsidRPr="00CD067C">
        <w:rPr>
          <w:rtl/>
        </w:rPr>
        <w:t xml:space="preserve"> </w:t>
      </w:r>
      <w:r>
        <w:rPr>
          <w:rFonts w:hint="cs"/>
          <w:rtl/>
        </w:rPr>
        <w:t>לאורך</w:t>
      </w:r>
      <w:r>
        <w:rPr>
          <w:rtl/>
        </w:rPr>
        <w:t xml:space="preserve"> השנים</w:t>
      </w:r>
      <w:r w:rsidR="008A4275">
        <w:rPr>
          <w:rFonts w:hint="cs"/>
          <w:rtl/>
        </w:rPr>
        <w:t>,</w:t>
      </w:r>
      <w:r>
        <w:rPr>
          <w:rFonts w:hint="cs"/>
          <w:rtl/>
        </w:rPr>
        <w:t>"</w:t>
      </w:r>
      <w:r w:rsidR="008A4275">
        <w:rPr>
          <w:rFonts w:hint="cs"/>
          <w:rtl/>
        </w:rPr>
        <w:t xml:space="preserve"> </w:t>
      </w:r>
      <w:bookmarkStart w:id="220" w:name="_Hlk526512914"/>
      <w:r w:rsidR="005B4D83" w:rsidRPr="005B4D83">
        <w:rPr>
          <w:rFonts w:cs="Times New Roman"/>
          <w:rtl/>
        </w:rPr>
        <w:t xml:space="preserve">הוא </w:t>
      </w:r>
      <w:r w:rsidR="005B4D83">
        <w:rPr>
          <w:rFonts w:cs="Times New Roman" w:hint="cs"/>
          <w:rtl/>
        </w:rPr>
        <w:t>חתם</w:t>
      </w:r>
      <w:r w:rsidR="005B4D83" w:rsidRPr="005B4D83">
        <w:rPr>
          <w:rFonts w:cs="Times New Roman"/>
          <w:rtl/>
        </w:rPr>
        <w:t xml:space="preserve"> כשהיא </w:t>
      </w:r>
      <w:r w:rsidR="005B4D83">
        <w:rPr>
          <w:rFonts w:cs="Times New Roman" w:hint="cs"/>
          <w:rtl/>
        </w:rPr>
        <w:t>הוסיפה לשתוק</w:t>
      </w:r>
      <w:r w:rsidR="005B4D83" w:rsidRPr="005B4D83">
        <w:rPr>
          <w:rFonts w:cs="Times New Roman"/>
          <w:rtl/>
        </w:rPr>
        <w:t>.</w:t>
      </w:r>
      <w:bookmarkEnd w:id="220"/>
    </w:p>
    <w:p w14:paraId="45A0B3F3" w14:textId="77777777" w:rsidR="003F34F9" w:rsidRDefault="003F34F9" w:rsidP="00777E47">
      <w:pPr>
        <w:rPr>
          <w:rtl/>
        </w:rPr>
      </w:pPr>
      <w:bookmarkStart w:id="221" w:name="_Hlk529040162"/>
      <w:r>
        <w:rPr>
          <w:rFonts w:hint="cs"/>
          <w:rtl/>
        </w:rPr>
        <w:t>]</w:t>
      </w:r>
    </w:p>
    <w:p w14:paraId="5AA49FB3" w14:textId="096F96C4" w:rsidR="004627AB" w:rsidRDefault="00FC5A4D" w:rsidP="00F4319D">
      <w:pPr>
        <w:rPr>
          <w:rtl/>
        </w:rPr>
      </w:pPr>
      <w:r w:rsidRPr="00FC5A4D">
        <w:rPr>
          <w:rFonts w:cs="Times New Roman"/>
          <w:rtl/>
        </w:rPr>
        <w:t>הוא היה ממשיך לפתח את הרעיון שלו עד לקצווי היבשת, אך [</w:t>
      </w:r>
      <w:r w:rsidRPr="00FC5A4D">
        <w:rPr>
          <w:rFonts w:cs="Times New Roman"/>
        </w:rPr>
        <w:t>mercifully</w:t>
      </w:r>
      <w:r w:rsidRPr="00FC5A4D">
        <w:rPr>
          <w:rFonts w:cs="Times New Roman"/>
          <w:rtl/>
        </w:rPr>
        <w:t>] לבסוף, מתוך רחמים</w:t>
      </w:r>
      <w:r w:rsidR="00421480" w:rsidRPr="00421480">
        <w:rPr>
          <w:rFonts w:cs="Times New Roman"/>
          <w:rtl/>
        </w:rPr>
        <w:t xml:space="preserve"> </w:t>
      </w:r>
      <w:r w:rsidR="00421480" w:rsidRPr="00FC5A4D">
        <w:rPr>
          <w:rFonts w:cs="Times New Roman"/>
          <w:rtl/>
        </w:rPr>
        <w:t>אולי</w:t>
      </w:r>
      <w:r w:rsidRPr="00FC5A4D">
        <w:rPr>
          <w:rFonts w:cs="Times New Roman"/>
          <w:rtl/>
        </w:rPr>
        <w:t xml:space="preserve">, </w:t>
      </w:r>
      <w:r w:rsidR="003F34F9" w:rsidRPr="003F34F9">
        <w:rPr>
          <w:rFonts w:cs="Times New Roman"/>
          <w:rtl/>
        </w:rPr>
        <w:t xml:space="preserve">סאקורה </w:t>
      </w:r>
      <w:r w:rsidR="00421480" w:rsidRPr="00421480">
        <w:rPr>
          <w:rFonts w:cs="Times New Roman"/>
          <w:rtl/>
        </w:rPr>
        <w:t>פתחה ו</w:t>
      </w:r>
      <w:r w:rsidRPr="00FC5A4D">
        <w:rPr>
          <w:rFonts w:cs="Times New Roman"/>
          <w:rtl/>
        </w:rPr>
        <w:t xml:space="preserve">דיברה. היא </w:t>
      </w:r>
      <w:r w:rsidR="003F34F9" w:rsidRPr="003F34F9">
        <w:rPr>
          <w:rFonts w:cs="Times New Roman"/>
          <w:rtl/>
        </w:rPr>
        <w:t>הזהירה אותו כי החזרה על הקריאה בכל חמש שנים דורשת מחויבות ארוכת</w:t>
      </w:r>
      <w:r w:rsidR="005C3012">
        <w:rPr>
          <w:rFonts w:cs="Times New Roman" w:hint="cs"/>
          <w:rtl/>
        </w:rPr>
        <w:t xml:space="preserve"> </w:t>
      </w:r>
      <w:r w:rsidR="003F34F9" w:rsidRPr="003F34F9">
        <w:rPr>
          <w:rFonts w:cs="Times New Roman"/>
          <w:rtl/>
        </w:rPr>
        <w:t>טווח, שאדם קל</w:t>
      </w:r>
      <w:r w:rsidR="00D10C39">
        <w:rPr>
          <w:rFonts w:cs="Times New Roman" w:hint="cs"/>
          <w:rtl/>
        </w:rPr>
        <w:t xml:space="preserve"> </w:t>
      </w:r>
      <w:r w:rsidR="003F34F9" w:rsidRPr="003F34F9">
        <w:rPr>
          <w:rFonts w:cs="Times New Roman"/>
          <w:rtl/>
        </w:rPr>
        <w:t xml:space="preserve">דעת כמוהו </w:t>
      </w:r>
      <w:r w:rsidR="00F4319D">
        <w:rPr>
          <w:rFonts w:cs="Times New Roman" w:hint="cs"/>
          <w:rtl/>
        </w:rPr>
        <w:t xml:space="preserve">לא </w:t>
      </w:r>
      <w:r w:rsidR="003F34F9" w:rsidRPr="003F34F9">
        <w:rPr>
          <w:rFonts w:cs="Times New Roman"/>
          <w:rtl/>
        </w:rPr>
        <w:t>יבין.</w:t>
      </w:r>
      <w:r w:rsidR="003F34F9">
        <w:rPr>
          <w:rFonts w:cs="Times New Roman" w:hint="cs"/>
          <w:rtl/>
        </w:rPr>
        <w:t xml:space="preserve"> </w:t>
      </w:r>
      <w:r w:rsidR="00201AAD" w:rsidRPr="003F34F9">
        <w:rPr>
          <w:rFonts w:cs="Times New Roman"/>
          <w:rtl/>
        </w:rPr>
        <w:t xml:space="preserve">לבסוף </w:t>
      </w:r>
      <w:r w:rsidR="003F34F9" w:rsidRPr="003F34F9">
        <w:rPr>
          <w:rFonts w:cs="Times New Roman"/>
          <w:rtl/>
        </w:rPr>
        <w:t>נעתרה</w:t>
      </w:r>
      <w:r w:rsidR="00201AAD">
        <w:rPr>
          <w:rFonts w:cs="Times New Roman" w:hint="cs"/>
          <w:rtl/>
        </w:rPr>
        <w:t xml:space="preserve"> להצעתו</w:t>
      </w:r>
      <w:r w:rsidR="003F34F9" w:rsidRPr="003F34F9">
        <w:rPr>
          <w:rFonts w:cs="Times New Roman"/>
          <w:rtl/>
        </w:rPr>
        <w:t>, בתנאי ש</w:t>
      </w:r>
      <w:r w:rsidR="00421480" w:rsidRPr="00421480">
        <w:rPr>
          <w:rFonts w:cs="Times New Roman"/>
          <w:rtl/>
        </w:rPr>
        <w:t>יוכיח את רצינותו</w:t>
      </w:r>
      <w:r w:rsidR="009B3835">
        <w:rPr>
          <w:rFonts w:cs="Times New Roman" w:hint="cs"/>
          <w:rtl/>
        </w:rPr>
        <w:t>.</w:t>
      </w:r>
      <w:r w:rsidR="00421480" w:rsidRPr="00421480">
        <w:rPr>
          <w:rFonts w:cs="Times New Roman"/>
          <w:rtl/>
        </w:rPr>
        <w:t xml:space="preserve"> </w:t>
      </w:r>
      <w:r w:rsidR="009B3835">
        <w:rPr>
          <w:rFonts w:cs="Times New Roman" w:hint="cs"/>
          <w:rtl/>
        </w:rPr>
        <w:t>עליו ל</w:t>
      </w:r>
      <w:r w:rsidR="003F34F9" w:rsidRPr="003F34F9">
        <w:rPr>
          <w:rFonts w:cs="Times New Roman"/>
          <w:rtl/>
        </w:rPr>
        <w:t xml:space="preserve">עבור בחינת </w:t>
      </w:r>
      <w:r w:rsidR="003F34F9" w:rsidRPr="003F34F9">
        <w:rPr>
          <w:rFonts w:cs="Times New Roman"/>
        </w:rPr>
        <w:t>GCSE</w:t>
      </w:r>
      <w:r w:rsidR="003F34F9" w:rsidRPr="003F34F9">
        <w:rPr>
          <w:rFonts w:cs="Times New Roman"/>
          <w:rtl/>
        </w:rPr>
        <w:t xml:space="preserve"> אחת במקצוע שאינו נלמד בבית-הספר, בציון </w:t>
      </w:r>
      <w:r w:rsidR="009B3835">
        <w:rPr>
          <w:rFonts w:cs="Times New Roman" w:hint="cs"/>
          <w:rtl/>
        </w:rPr>
        <w:t>מושלם</w:t>
      </w:r>
      <w:r w:rsidR="003F34F9" w:rsidRPr="003F34F9">
        <w:rPr>
          <w:rFonts w:cs="Times New Roman"/>
          <w:rtl/>
        </w:rPr>
        <w:t>.</w:t>
      </w:r>
    </w:p>
    <w:bookmarkEnd w:id="221"/>
    <w:p w14:paraId="4DCF36BF" w14:textId="071E9F1C" w:rsidR="006B2C80" w:rsidRDefault="00AD02DA" w:rsidP="00792003">
      <w:pPr>
        <w:rPr>
          <w:rtl/>
        </w:rPr>
      </w:pPr>
      <w:r>
        <w:rPr>
          <w:rFonts w:hint="cs"/>
          <w:rtl/>
        </w:rPr>
        <w:t>[</w:t>
      </w:r>
      <w:r w:rsidR="006B2C80">
        <w:rPr>
          <w:rFonts w:hint="cs"/>
          <w:rtl/>
        </w:rPr>
        <w:t>היא לא השתכנעה.</w:t>
      </w:r>
      <w:r w:rsidR="00F629B9">
        <w:rPr>
          <w:rFonts w:hint="cs"/>
          <w:rtl/>
        </w:rPr>
        <w:t xml:space="preserve"> </w:t>
      </w:r>
      <w:r w:rsidR="006B2C80">
        <w:rPr>
          <w:rFonts w:hint="cs"/>
          <w:rtl/>
        </w:rPr>
        <w:t>"</w:t>
      </w:r>
      <w:r w:rsidR="00792003">
        <w:rPr>
          <w:rFonts w:hint="cs"/>
          <w:rtl/>
        </w:rPr>
        <w:t>אז</w:t>
      </w:r>
      <w:r w:rsidR="002A258B">
        <w:rPr>
          <w:rFonts w:hint="cs"/>
          <w:rtl/>
        </w:rPr>
        <w:t xml:space="preserve"> </w:t>
      </w:r>
      <w:r w:rsidR="006B2C80">
        <w:rPr>
          <w:rFonts w:hint="cs"/>
          <w:rtl/>
        </w:rPr>
        <w:t>על איזה ספר חשבת?"</w:t>
      </w:r>
    </w:p>
    <w:p w14:paraId="21741667" w14:textId="7961E48E" w:rsidR="004627AB" w:rsidRDefault="006B2C80" w:rsidP="00522393">
      <w:pPr>
        <w:rPr>
          <w:rtl/>
        </w:rPr>
      </w:pPr>
      <w:r>
        <w:rPr>
          <w:rFonts w:hint="cs"/>
          <w:rtl/>
        </w:rPr>
        <w:t>"</w:t>
      </w:r>
      <w:r w:rsidR="004627AB" w:rsidRPr="00CD067C">
        <w:rPr>
          <w:rtl/>
        </w:rPr>
        <w:t>ספר שעד גיל מאה</w:t>
      </w:r>
      <w:r w:rsidR="002A258B">
        <w:rPr>
          <w:rtl/>
        </w:rPr>
        <w:t xml:space="preserve"> </w:t>
      </w:r>
      <w:r w:rsidR="00522393">
        <w:rPr>
          <w:rFonts w:hint="cs"/>
          <w:rtl/>
        </w:rPr>
        <w:t>נ</w:t>
      </w:r>
      <w:r w:rsidR="002A258B">
        <w:rPr>
          <w:rtl/>
        </w:rPr>
        <w:t>מצא</w:t>
      </w:r>
      <w:r w:rsidR="002A258B">
        <w:rPr>
          <w:rFonts w:hint="cs"/>
          <w:rtl/>
        </w:rPr>
        <w:t xml:space="preserve"> בו </w:t>
      </w:r>
      <w:r w:rsidR="00522393">
        <w:rPr>
          <w:rFonts w:hint="cs"/>
          <w:rtl/>
        </w:rPr>
        <w:t>דבר-מה</w:t>
      </w:r>
      <w:r w:rsidR="004627AB" w:rsidRPr="00CD067C">
        <w:rPr>
          <w:rtl/>
        </w:rPr>
        <w:t xml:space="preserve"> חדש שלא ראי</w:t>
      </w:r>
      <w:r w:rsidR="00522393">
        <w:rPr>
          <w:rFonts w:hint="cs"/>
          <w:rtl/>
        </w:rPr>
        <w:t>נו</w:t>
      </w:r>
      <w:r w:rsidR="004627AB" w:rsidRPr="00CD067C">
        <w:rPr>
          <w:rtl/>
        </w:rPr>
        <w:t xml:space="preserve"> קודם."</w:t>
      </w:r>
    </w:p>
    <w:p w14:paraId="08600E9F" w14:textId="79036978" w:rsidR="004627AB" w:rsidRPr="00CD067C" w:rsidRDefault="00522393" w:rsidP="00792003">
      <w:pPr>
        <w:rPr>
          <w:rtl/>
        </w:rPr>
      </w:pPr>
      <w:r>
        <w:rPr>
          <w:rFonts w:hint="cs"/>
          <w:rtl/>
        </w:rPr>
        <w:t xml:space="preserve">"זה חייב להיות ספר נרחב ועמוק..." </w:t>
      </w:r>
      <w:r>
        <w:rPr>
          <w:rtl/>
        </w:rPr>
        <w:t>–</w:t>
      </w:r>
      <w:r>
        <w:rPr>
          <w:rFonts w:hint="cs"/>
          <w:rtl/>
        </w:rPr>
        <w:t xml:space="preserve"> הבעת פניה </w:t>
      </w:r>
      <w:r w:rsidR="00792003">
        <w:rPr>
          <w:rFonts w:hint="cs"/>
          <w:rtl/>
        </w:rPr>
        <w:t>של סאקורה המ</w:t>
      </w:r>
      <w:r w:rsidR="00246B18">
        <w:rPr>
          <w:rFonts w:hint="cs"/>
          <w:rtl/>
        </w:rPr>
        <w:t>הרה</w:t>
      </w:r>
      <w:r w:rsidR="00792003">
        <w:rPr>
          <w:rFonts w:hint="cs"/>
          <w:rtl/>
        </w:rPr>
        <w:t>רת</w:t>
      </w:r>
      <w:r w:rsidR="00246B18">
        <w:rPr>
          <w:rFonts w:hint="cs"/>
          <w:rtl/>
        </w:rPr>
        <w:t xml:space="preserve"> </w:t>
      </w:r>
      <w:r w:rsidR="001C5A04">
        <w:rPr>
          <w:rFonts w:hint="cs"/>
          <w:rtl/>
        </w:rPr>
        <w:t>הייתה</w:t>
      </w:r>
      <w:r w:rsidR="007D75E1">
        <w:rPr>
          <w:rFonts w:hint="cs"/>
          <w:rtl/>
        </w:rPr>
        <w:t xml:space="preserve"> מושכת ביותר בעיניו כשהציץ בה מהקצה השני של הכיתה, ו</w:t>
      </w:r>
      <w:r w:rsidR="00792003">
        <w:rPr>
          <w:rFonts w:hint="cs"/>
          <w:rtl/>
        </w:rPr>
        <w:t xml:space="preserve">אילו </w:t>
      </w:r>
      <w:r w:rsidR="00F06A3F">
        <w:rPr>
          <w:rFonts w:hint="cs"/>
          <w:rtl/>
        </w:rPr>
        <w:t>עכשיו</w:t>
      </w:r>
      <w:r w:rsidR="00792003">
        <w:rPr>
          <w:rFonts w:hint="cs"/>
          <w:rtl/>
        </w:rPr>
        <w:t>,</w:t>
      </w:r>
      <w:r w:rsidR="007D75E1">
        <w:rPr>
          <w:rFonts w:hint="cs"/>
          <w:rtl/>
        </w:rPr>
        <w:t xml:space="preserve"> </w:t>
      </w:r>
      <w:r w:rsidR="00792003">
        <w:rPr>
          <w:rFonts w:hint="cs"/>
          <w:rtl/>
        </w:rPr>
        <w:t>כש</w:t>
      </w:r>
      <w:r w:rsidR="007D75E1">
        <w:rPr>
          <w:rFonts w:hint="cs"/>
          <w:rtl/>
        </w:rPr>
        <w:t>זכה באורח בלתי צפוי לבחון אותה מקרוב ולהתוודע לדקויותיה</w:t>
      </w:r>
      <w:r w:rsidR="00792003">
        <w:rPr>
          <w:rFonts w:hint="cs"/>
          <w:rtl/>
        </w:rPr>
        <w:t>, הן</w:t>
      </w:r>
      <w:r w:rsidR="007D75E1">
        <w:rPr>
          <w:rFonts w:hint="cs"/>
          <w:rtl/>
        </w:rPr>
        <w:t xml:space="preserve"> הקסימו אותו עוד יותר.</w:t>
      </w:r>
      <w:r w:rsidR="004627AB" w:rsidRPr="00CD067C">
        <w:rPr>
          <w:rtl/>
        </w:rPr>
        <w:t>"מה עם התנ"ך?"</w:t>
      </w:r>
    </w:p>
    <w:p w14:paraId="681D8DA6" w14:textId="2361FDF7" w:rsidR="004627AB" w:rsidRPr="00CD067C" w:rsidRDefault="004627AB" w:rsidP="00792003">
      <w:pPr>
        <w:rPr>
          <w:rtl/>
        </w:rPr>
      </w:pPr>
      <w:r w:rsidRPr="00CD067C">
        <w:rPr>
          <w:rtl/>
        </w:rPr>
        <w:t>"</w:t>
      </w:r>
      <w:r w:rsidR="000C7592">
        <w:rPr>
          <w:rFonts w:hint="cs"/>
          <w:rtl/>
        </w:rPr>
        <w:t xml:space="preserve">בחירה </w:t>
      </w:r>
      <w:r w:rsidRPr="00CD067C">
        <w:rPr>
          <w:rtl/>
        </w:rPr>
        <w:t>יומרני</w:t>
      </w:r>
      <w:r w:rsidR="000C7592">
        <w:rPr>
          <w:rFonts w:hint="cs"/>
          <w:rtl/>
        </w:rPr>
        <w:t>ת</w:t>
      </w:r>
      <w:r w:rsidRPr="00CD067C">
        <w:rPr>
          <w:rtl/>
        </w:rPr>
        <w:t xml:space="preserve"> מדי. </w:t>
      </w:r>
      <w:r w:rsidR="000C7592">
        <w:rPr>
          <w:rFonts w:hint="cs"/>
          <w:rtl/>
        </w:rPr>
        <w:t>והטקסט עצמו, מלא מטעני</w:t>
      </w:r>
      <w:r w:rsidR="00792003">
        <w:rPr>
          <w:rFonts w:hint="cs"/>
          <w:rtl/>
        </w:rPr>
        <w:t>ם של</w:t>
      </w:r>
      <w:r w:rsidR="000C7592">
        <w:rPr>
          <w:rFonts w:hint="cs"/>
          <w:rtl/>
        </w:rPr>
        <w:t xml:space="preserve"> קדושה ודת</w:t>
      </w:r>
      <w:r w:rsidRPr="00CD067C">
        <w:rPr>
          <w:rtl/>
        </w:rPr>
        <w:t>."</w:t>
      </w:r>
    </w:p>
    <w:p w14:paraId="50D019BB" w14:textId="77777777" w:rsidR="004627AB" w:rsidRPr="00CD067C" w:rsidRDefault="004627AB" w:rsidP="00250000">
      <w:pPr>
        <w:rPr>
          <w:rtl/>
        </w:rPr>
      </w:pPr>
      <w:r w:rsidRPr="00CD067C">
        <w:rPr>
          <w:rtl/>
        </w:rPr>
        <w:t xml:space="preserve">"אז </w:t>
      </w:r>
      <w:r w:rsidR="000C7592">
        <w:rPr>
          <w:rFonts w:hint="cs"/>
          <w:rtl/>
        </w:rPr>
        <w:t xml:space="preserve">מילטון. או </w:t>
      </w:r>
      <w:r w:rsidRPr="00CD067C">
        <w:rPr>
          <w:rtl/>
        </w:rPr>
        <w:t>שייקספיר."</w:t>
      </w:r>
    </w:p>
    <w:p w14:paraId="5A780182" w14:textId="77777777" w:rsidR="004627AB" w:rsidRPr="00CD067C" w:rsidRDefault="004627AB" w:rsidP="00250000">
      <w:pPr>
        <w:rPr>
          <w:rtl/>
        </w:rPr>
      </w:pPr>
      <w:r w:rsidRPr="00CD067C">
        <w:rPr>
          <w:rtl/>
        </w:rPr>
        <w:t>"כמובן! כמה אנגלי מצידך. אם לא התנ"ך – אז שייקספיר."</w:t>
      </w:r>
    </w:p>
    <w:p w14:paraId="48DECB9E" w14:textId="77777777" w:rsidR="004627AB" w:rsidRPr="00CD067C" w:rsidRDefault="004627AB" w:rsidP="00250000">
      <w:pPr>
        <w:rPr>
          <w:rtl/>
        </w:rPr>
      </w:pPr>
      <w:r w:rsidRPr="00CD067C">
        <w:rPr>
          <w:rtl/>
        </w:rPr>
        <w:t xml:space="preserve">הוא צחק. </w:t>
      </w:r>
      <w:r w:rsidR="00C4499A">
        <w:rPr>
          <w:rFonts w:hint="cs"/>
          <w:rtl/>
        </w:rPr>
        <w:t>"הרי</w:t>
      </w:r>
      <w:r w:rsidR="00C4499A" w:rsidRPr="00C4499A">
        <w:rPr>
          <w:rFonts w:cs="Times New Roman"/>
          <w:rtl/>
        </w:rPr>
        <w:t xml:space="preserve"> </w:t>
      </w:r>
      <w:r w:rsidR="00C4499A">
        <w:rPr>
          <w:rFonts w:cs="Times New Roman"/>
          <w:rtl/>
        </w:rPr>
        <w:t>את בעצמך בריטית</w:t>
      </w:r>
      <w:r w:rsidR="00C4499A">
        <w:rPr>
          <w:rFonts w:cs="Times New Roman" w:hint="cs"/>
          <w:rtl/>
        </w:rPr>
        <w:t>."</w:t>
      </w:r>
    </w:p>
    <w:p w14:paraId="26363BC0" w14:textId="429174B9" w:rsidR="00C4499A" w:rsidRDefault="000C7592" w:rsidP="008D717C">
      <w:pPr>
        <w:rPr>
          <w:rtl/>
        </w:rPr>
      </w:pPr>
      <w:r>
        <w:rPr>
          <w:rFonts w:cs="Times New Roman" w:hint="cs"/>
          <w:rtl/>
        </w:rPr>
        <w:t xml:space="preserve">[תיאור] </w:t>
      </w:r>
      <w:r w:rsidR="00C4499A">
        <w:rPr>
          <w:rFonts w:cs="Times New Roman" w:hint="cs"/>
          <w:rtl/>
        </w:rPr>
        <w:t>"</w:t>
      </w:r>
      <w:r w:rsidR="00C4499A">
        <w:rPr>
          <w:rFonts w:cs="Times New Roman"/>
          <w:rtl/>
        </w:rPr>
        <w:t>בכל זאת יש בי זרות</w:t>
      </w:r>
      <w:r w:rsidR="00B81501">
        <w:rPr>
          <w:rFonts w:cs="Times New Roman" w:hint="cs"/>
          <w:rtl/>
        </w:rPr>
        <w:t>. אני נראית זרה</w:t>
      </w:r>
      <w:r w:rsidR="00C4499A">
        <w:rPr>
          <w:rFonts w:cs="Times New Roman"/>
          <w:rtl/>
        </w:rPr>
        <w:t xml:space="preserve"> במראי החיצוני, ו</w:t>
      </w:r>
      <w:r w:rsidR="00B81501">
        <w:rPr>
          <w:rFonts w:cs="Times New Roman" w:hint="cs"/>
          <w:rtl/>
        </w:rPr>
        <w:t>החזות הזאת</w:t>
      </w:r>
      <w:r w:rsidR="00C4499A">
        <w:rPr>
          <w:rFonts w:cs="Times New Roman"/>
          <w:rtl/>
        </w:rPr>
        <w:t xml:space="preserve"> מאפשרת לי ל</w:t>
      </w:r>
      <w:r w:rsidR="008D717C">
        <w:rPr>
          <w:rFonts w:cs="Times New Roman" w:hint="cs"/>
          <w:rtl/>
        </w:rPr>
        <w:t>הסתכל על</w:t>
      </w:r>
      <w:r w:rsidR="00C4499A">
        <w:rPr>
          <w:rFonts w:cs="Times New Roman"/>
          <w:rtl/>
        </w:rPr>
        <w:t xml:space="preserve"> החברה שבתוכה אני חיה בריחוק-מה, ובשעשוע-מה.</w:t>
      </w:r>
      <w:r w:rsidR="00C4499A">
        <w:rPr>
          <w:rFonts w:cs="Times New Roman" w:hint="cs"/>
          <w:rtl/>
        </w:rPr>
        <w:t>"</w:t>
      </w:r>
    </w:p>
    <w:p w14:paraId="099EF5F1" w14:textId="5A706049" w:rsidR="00C4499A" w:rsidRDefault="00C4499A" w:rsidP="00C4499A">
      <w:pPr>
        <w:rPr>
          <w:rtl/>
        </w:rPr>
      </w:pPr>
      <w:r>
        <w:rPr>
          <w:rFonts w:cs="Times New Roman" w:hint="cs"/>
          <w:rtl/>
        </w:rPr>
        <w:t>"</w:t>
      </w:r>
      <w:r w:rsidR="00792003">
        <w:rPr>
          <w:rFonts w:cs="Times New Roman" w:hint="cs"/>
          <w:rtl/>
        </w:rPr>
        <w:t xml:space="preserve">אז </w:t>
      </w:r>
      <w:r>
        <w:rPr>
          <w:rFonts w:cs="Times New Roman"/>
          <w:rtl/>
        </w:rPr>
        <w:t>מה משעשע אותך?</w:t>
      </w:r>
      <w:r>
        <w:rPr>
          <w:rFonts w:cs="Times New Roman" w:hint="cs"/>
          <w:rtl/>
        </w:rPr>
        <w:t>"</w:t>
      </w:r>
    </w:p>
    <w:p w14:paraId="324DD314" w14:textId="47CF790F" w:rsidR="00C4499A" w:rsidRDefault="00C4499A" w:rsidP="00792003">
      <w:pPr>
        <w:rPr>
          <w:rtl/>
        </w:rPr>
      </w:pPr>
      <w:r>
        <w:rPr>
          <w:rFonts w:cs="Times New Roman" w:hint="cs"/>
          <w:rtl/>
        </w:rPr>
        <w:t>"</w:t>
      </w:r>
      <w:r>
        <w:rPr>
          <w:rFonts w:cs="Times New Roman"/>
          <w:rtl/>
        </w:rPr>
        <w:t>מ</w:t>
      </w:r>
      <w:r w:rsidR="00792003">
        <w:rPr>
          <w:rFonts w:cs="Times New Roman" w:hint="cs"/>
          <w:rtl/>
        </w:rPr>
        <w:t>צחיק</w:t>
      </w:r>
      <w:r w:rsidR="00792003">
        <w:rPr>
          <w:rFonts w:cs="Times New Roman"/>
          <w:rtl/>
        </w:rPr>
        <w:t xml:space="preserve"> אותי שאתה בוודא</w:t>
      </w:r>
      <w:r w:rsidR="00792003">
        <w:rPr>
          <w:rFonts w:cs="Times New Roman" w:hint="cs"/>
          <w:rtl/>
        </w:rPr>
        <w:t>ות</w:t>
      </w:r>
      <w:r>
        <w:rPr>
          <w:rFonts w:cs="Times New Roman"/>
          <w:rtl/>
        </w:rPr>
        <w:t xml:space="preserve"> יודע מיהו שר האוצר האוסטרלי.</w:t>
      </w:r>
      <w:r>
        <w:rPr>
          <w:rFonts w:cs="Times New Roman" w:hint="cs"/>
          <w:rtl/>
        </w:rPr>
        <w:t>"</w:t>
      </w:r>
    </w:p>
    <w:p w14:paraId="6EA76667" w14:textId="77777777" w:rsidR="00C4499A" w:rsidRDefault="00C4499A" w:rsidP="00C4499A">
      <w:pPr>
        <w:rPr>
          <w:rtl/>
        </w:rPr>
      </w:pPr>
      <w:r>
        <w:rPr>
          <w:rFonts w:cs="Times New Roman" w:hint="cs"/>
          <w:rtl/>
        </w:rPr>
        <w:t>"</w:t>
      </w:r>
      <w:r>
        <w:rPr>
          <w:rFonts w:cs="Times New Roman"/>
          <w:rtl/>
        </w:rPr>
        <w:t>ברור שאני יודע, אני כבר בכיתה י'!</w:t>
      </w:r>
      <w:r>
        <w:rPr>
          <w:rFonts w:cs="Times New Roman" w:hint="cs"/>
          <w:rtl/>
        </w:rPr>
        <w:t>"</w:t>
      </w:r>
    </w:p>
    <w:p w14:paraId="271069D7" w14:textId="77777777" w:rsidR="00C4499A" w:rsidRDefault="00C4499A" w:rsidP="00C4499A">
      <w:pPr>
        <w:rPr>
          <w:rtl/>
        </w:rPr>
      </w:pPr>
      <w:r>
        <w:rPr>
          <w:rFonts w:cs="Times New Roman" w:hint="cs"/>
          <w:rtl/>
        </w:rPr>
        <w:t>"</w:t>
      </w:r>
      <w:r>
        <w:rPr>
          <w:rFonts w:cs="Times New Roman"/>
          <w:rtl/>
        </w:rPr>
        <w:t>ומיהו שר האוצר הצרפתי, אתה יודע? או הגרמני?</w:t>
      </w:r>
      <w:r>
        <w:rPr>
          <w:rFonts w:cs="Times New Roman" w:hint="cs"/>
          <w:rtl/>
        </w:rPr>
        <w:t>"</w:t>
      </w:r>
    </w:p>
    <w:p w14:paraId="3BB930A7" w14:textId="20466702" w:rsidR="007D75E1" w:rsidRDefault="00C4499A" w:rsidP="00792003">
      <w:pPr>
        <w:rPr>
          <w:rtl/>
        </w:rPr>
      </w:pPr>
      <w:r>
        <w:rPr>
          <w:rFonts w:cs="Times New Roman"/>
          <w:rtl/>
        </w:rPr>
        <w:t>הוא לא ידע</w:t>
      </w:r>
      <w:r w:rsidR="004A058B">
        <w:rPr>
          <w:rFonts w:cs="Times New Roman" w:hint="cs"/>
          <w:rtl/>
        </w:rPr>
        <w:t>, אבל את תלאות מערכת הבחירות האחרונה בניו-זילנד הכיר על בוריין</w:t>
      </w:r>
      <w:r>
        <w:rPr>
          <w:rFonts w:cs="Times New Roman"/>
          <w:rtl/>
        </w:rPr>
        <w:t>.</w:t>
      </w:r>
      <w:r w:rsidR="004A058B">
        <w:rPr>
          <w:rFonts w:hint="cs"/>
          <w:rtl/>
        </w:rPr>
        <w:t xml:space="preserve"> </w:t>
      </w:r>
    </w:p>
    <w:p w14:paraId="4A8C3E73" w14:textId="6A6DED3D" w:rsidR="00C4499A" w:rsidRPr="00CD067C" w:rsidRDefault="007D75E1" w:rsidP="004A058B">
      <w:pPr>
        <w:rPr>
          <w:rtl/>
        </w:rPr>
      </w:pPr>
      <w:r>
        <w:rPr>
          <w:rFonts w:hint="cs"/>
          <w:rtl/>
        </w:rPr>
        <w:t>[</w:t>
      </w:r>
      <w:r w:rsidR="004A058B">
        <w:rPr>
          <w:rFonts w:hint="cs"/>
          <w:rtl/>
        </w:rPr>
        <w:t>"</w:t>
      </w:r>
      <w:r w:rsidR="00C4499A">
        <w:rPr>
          <w:rFonts w:cs="Times New Roman"/>
          <w:rtl/>
        </w:rPr>
        <w:t xml:space="preserve">הקירבה </w:t>
      </w:r>
      <w:r w:rsidR="004A058B">
        <w:rPr>
          <w:rFonts w:cs="Times New Roman" w:hint="cs"/>
          <w:rtl/>
        </w:rPr>
        <w:t xml:space="preserve">הרגשית / נפשית </w:t>
      </w:r>
      <w:r w:rsidR="00C4499A">
        <w:rPr>
          <w:rFonts w:cs="Times New Roman"/>
          <w:rtl/>
        </w:rPr>
        <w:t>שהבריטים מרגישים למדינות שנמצאות בקצה העולם,</w:t>
      </w:r>
      <w:r w:rsidR="004A058B">
        <w:rPr>
          <w:rFonts w:cs="Times New Roman" w:hint="cs"/>
          <w:rtl/>
        </w:rPr>
        <w:t xml:space="preserve"> באמת משעשעת. אבל היא עדיפה </w:t>
      </w:r>
      <w:r w:rsidR="00297D38">
        <w:rPr>
          <w:rFonts w:cs="Times New Roman" w:hint="cs"/>
          <w:rtl/>
        </w:rPr>
        <w:t>על פ</w:t>
      </w:r>
      <w:r w:rsidR="004A058B">
        <w:rPr>
          <w:rFonts w:cs="Times New Roman" w:hint="cs"/>
          <w:rtl/>
        </w:rPr>
        <w:t>ני הקירבה שעמים אחרים חשים כלפי דברי היסטוריה מרוחקים, לוטים בערפל / מעורפלים / שהגיעו אלינו רק באופן מעורפל ומעוות ומוכנים למסור את חייהם עבור שימורם [</w:t>
      </w:r>
      <w:r w:rsidR="004A058B">
        <w:rPr>
          <w:rFonts w:cs="Times New Roman"/>
        </w:rPr>
        <w:t>preservation</w:t>
      </w:r>
      <w:r w:rsidR="004A058B">
        <w:rPr>
          <w:rFonts w:cs="Times New Roman" w:hint="cs"/>
          <w:rtl/>
        </w:rPr>
        <w:t>]."</w:t>
      </w:r>
      <w:r>
        <w:rPr>
          <w:rFonts w:cs="Times New Roman" w:hint="cs"/>
          <w:rtl/>
        </w:rPr>
        <w:t>]</w:t>
      </w:r>
    </w:p>
    <w:p w14:paraId="01449C12" w14:textId="6E013B11" w:rsidR="004627AB" w:rsidRDefault="004A058B" w:rsidP="008D717C">
      <w:pPr>
        <w:rPr>
          <w:rtl/>
        </w:rPr>
      </w:pPr>
      <w:r>
        <w:rPr>
          <w:rFonts w:hint="cs"/>
          <w:rtl/>
        </w:rPr>
        <w:t xml:space="preserve">[תיאור!!!] </w:t>
      </w:r>
      <w:r w:rsidR="004627AB" w:rsidRPr="00CD067C">
        <w:rPr>
          <w:rtl/>
        </w:rPr>
        <w:t>"</w:t>
      </w:r>
      <w:r>
        <w:rPr>
          <w:rFonts w:hint="cs"/>
          <w:rtl/>
        </w:rPr>
        <w:t>הפייטן הוותיק [</w:t>
      </w:r>
      <w:r>
        <w:t>The Old Bard</w:t>
      </w:r>
      <w:r>
        <w:rPr>
          <w:rFonts w:hint="cs"/>
          <w:rtl/>
        </w:rPr>
        <w:t>]</w:t>
      </w:r>
      <w:r w:rsidR="004627AB" w:rsidRPr="00CD067C">
        <w:rPr>
          <w:rtl/>
        </w:rPr>
        <w:t xml:space="preserve"> </w:t>
      </w:r>
      <w:r>
        <w:rPr>
          <w:rFonts w:hint="cs"/>
          <w:rtl/>
        </w:rPr>
        <w:t>הוא תמיד</w:t>
      </w:r>
      <w:r w:rsidR="004627AB" w:rsidRPr="00CD067C">
        <w:rPr>
          <w:rtl/>
        </w:rPr>
        <w:t xml:space="preserve"> רעיון טוב.</w:t>
      </w:r>
      <w:r w:rsidR="004627AB" w:rsidRPr="00CD067C">
        <w:rPr>
          <w:rFonts w:hint="cs"/>
          <w:rtl/>
        </w:rPr>
        <w:t xml:space="preserve"> </w:t>
      </w:r>
      <w:r w:rsidR="004F20D4">
        <w:rPr>
          <w:rFonts w:hint="cs"/>
          <w:rtl/>
        </w:rPr>
        <w:t>נראה לי ש</w:t>
      </w:r>
      <w:r w:rsidR="008D717C">
        <w:rPr>
          <w:rFonts w:hint="cs"/>
          <w:rtl/>
        </w:rPr>
        <w:t>תרצי</w:t>
      </w:r>
      <w:r w:rsidR="004F20D4">
        <w:rPr>
          <w:rFonts w:hint="cs"/>
          <w:rtl/>
        </w:rPr>
        <w:t xml:space="preserve"> להצטרף</w:t>
      </w:r>
      <w:r w:rsidR="004627AB" w:rsidRPr="00CD067C">
        <w:rPr>
          <w:rFonts w:hint="cs"/>
          <w:rtl/>
        </w:rPr>
        <w:t>.</w:t>
      </w:r>
      <w:r w:rsidR="004627AB" w:rsidRPr="00CD067C">
        <w:rPr>
          <w:rtl/>
        </w:rPr>
        <w:t>"</w:t>
      </w:r>
    </w:p>
    <w:p w14:paraId="40240D4B" w14:textId="0BD4CC35" w:rsidR="004F20D4" w:rsidRDefault="004F20D4" w:rsidP="004F20D4">
      <w:pPr>
        <w:rPr>
          <w:rtl/>
        </w:rPr>
      </w:pPr>
      <w:r>
        <w:rPr>
          <w:rFonts w:hint="cs"/>
          <w:rtl/>
        </w:rPr>
        <w:t>"במסע משותף."</w:t>
      </w:r>
    </w:p>
    <w:p w14:paraId="7DAACBF7" w14:textId="1C5FC436" w:rsidR="00AD02DA" w:rsidRPr="00CD067C" w:rsidRDefault="00AD02DA" w:rsidP="004F20D4">
      <w:pPr>
        <w:rPr>
          <w:rtl/>
        </w:rPr>
      </w:pPr>
      <w:r>
        <w:rPr>
          <w:rFonts w:hint="cs"/>
          <w:rtl/>
        </w:rPr>
        <w:t>]</w:t>
      </w:r>
    </w:p>
    <w:p w14:paraId="421EDD46" w14:textId="733CBBC5" w:rsidR="006B2C80" w:rsidRDefault="004A058B" w:rsidP="00B81501">
      <w:pPr>
        <w:rPr>
          <w:rtl/>
        </w:rPr>
      </w:pPr>
      <w:r>
        <w:rPr>
          <w:rFonts w:hint="cs"/>
          <w:rtl/>
        </w:rPr>
        <w:t xml:space="preserve">מעולם לא </w:t>
      </w:r>
      <w:r w:rsidR="00645857">
        <w:rPr>
          <w:rFonts w:hint="cs"/>
          <w:rtl/>
        </w:rPr>
        <w:t>אכזבה</w:t>
      </w:r>
      <w:r>
        <w:rPr>
          <w:rFonts w:hint="cs"/>
          <w:rtl/>
        </w:rPr>
        <w:t xml:space="preserve"> אותו בדרישותיה.</w:t>
      </w:r>
      <w:r w:rsidR="00B81501">
        <w:rPr>
          <w:rFonts w:hint="cs"/>
          <w:rtl/>
        </w:rPr>
        <w:t xml:space="preserve"> </w:t>
      </w:r>
      <w:r w:rsidR="00FE1FD4">
        <w:rPr>
          <w:rFonts w:hint="cs"/>
          <w:rtl/>
        </w:rPr>
        <w:t>[</w:t>
      </w:r>
      <w:r w:rsidR="00B81501">
        <w:rPr>
          <w:rFonts w:hint="cs"/>
          <w:rtl/>
        </w:rPr>
        <w:t>אלה היו בחינות הבגרות ברמה הנמוכה, שעשו בסוף כיתה י', בשביל להמשיך ולהתמקד רק במקצועות החזקים בכיתות הגבוהות.</w:t>
      </w:r>
      <w:r w:rsidR="00FE1FD4">
        <w:rPr>
          <w:rFonts w:hint="cs"/>
          <w:rtl/>
        </w:rPr>
        <w:t>]</w:t>
      </w:r>
    </w:p>
    <w:p w14:paraId="351BA25E" w14:textId="77777777" w:rsidR="004627AB" w:rsidRPr="00CD067C" w:rsidRDefault="002A258B" w:rsidP="00A31781">
      <w:pPr>
        <w:rPr>
          <w:rtl/>
        </w:rPr>
      </w:pPr>
      <w:r>
        <w:rPr>
          <w:rFonts w:hint="cs"/>
          <w:rtl/>
        </w:rPr>
        <w:lastRenderedPageBreak/>
        <w:t>[</w:t>
      </w:r>
      <w:r w:rsidR="004627AB" w:rsidRPr="00CD067C">
        <w:rPr>
          <w:rtl/>
        </w:rPr>
        <w:t xml:space="preserve">והם </w:t>
      </w:r>
      <w:r w:rsidR="004F20D4">
        <w:rPr>
          <w:rFonts w:hint="cs"/>
          <w:rtl/>
        </w:rPr>
        <w:t>הבטיחו לדבוק בכך ש</w:t>
      </w:r>
      <w:r w:rsidR="004627AB" w:rsidRPr="00CD067C">
        <w:rPr>
          <w:rtl/>
        </w:rPr>
        <w:t>במשך כל ימי חיי</w:t>
      </w:r>
      <w:r w:rsidR="004F20D4">
        <w:rPr>
          <w:rFonts w:hint="cs"/>
          <w:rtl/>
        </w:rPr>
        <w:t>הם,</w:t>
      </w:r>
      <w:r w:rsidR="004627AB" w:rsidRPr="00CD067C">
        <w:rPr>
          <w:rtl/>
        </w:rPr>
        <w:t xml:space="preserve"> </w:t>
      </w:r>
      <w:r w:rsidR="004F20D4">
        <w:rPr>
          <w:rFonts w:hint="cs"/>
          <w:rtl/>
        </w:rPr>
        <w:t>יקרא</w:t>
      </w:r>
      <w:r w:rsidR="004627AB" w:rsidRPr="00CD067C">
        <w:rPr>
          <w:rtl/>
        </w:rPr>
        <w:t xml:space="preserve"> ביחד </w:t>
      </w:r>
      <w:r w:rsidR="004F20D4">
        <w:rPr>
          <w:rFonts w:hint="cs"/>
          <w:rtl/>
        </w:rPr>
        <w:t>ב</w:t>
      </w:r>
      <w:r w:rsidR="004F20D4">
        <w:rPr>
          <w:rtl/>
        </w:rPr>
        <w:t xml:space="preserve">כל </w:t>
      </w:r>
      <w:r w:rsidR="004F20D4">
        <w:rPr>
          <w:rFonts w:hint="cs"/>
          <w:rtl/>
        </w:rPr>
        <w:t xml:space="preserve">חמש </w:t>
      </w:r>
      <w:r w:rsidR="004627AB" w:rsidRPr="00CD067C">
        <w:rPr>
          <w:rtl/>
        </w:rPr>
        <w:t>שנים מחז</w:t>
      </w:r>
      <w:r w:rsidR="004F20D4">
        <w:rPr>
          <w:rtl/>
        </w:rPr>
        <w:t>ות של שייקס</w:t>
      </w:r>
      <w:r w:rsidR="00857F95">
        <w:rPr>
          <w:rtl/>
        </w:rPr>
        <w:t>פיר, ו</w:t>
      </w:r>
      <w:r w:rsidR="00857F95">
        <w:rPr>
          <w:rFonts w:hint="cs"/>
          <w:rtl/>
        </w:rPr>
        <w:t>יכתבו את התרשמותם או יסכמו את החלקים ה</w:t>
      </w:r>
      <w:r w:rsidR="00A31781">
        <w:rPr>
          <w:rFonts w:hint="cs"/>
          <w:rtl/>
        </w:rPr>
        <w:t>נוגעים והמשמעותיים ביותר עבורם באופן</w:t>
      </w:r>
      <w:r w:rsidR="004F20D4">
        <w:rPr>
          <w:rFonts w:hint="cs"/>
          <w:rtl/>
        </w:rPr>
        <w:t xml:space="preserve"> </w:t>
      </w:r>
      <w:r w:rsidR="00A31781">
        <w:rPr>
          <w:rFonts w:hint="cs"/>
          <w:rtl/>
        </w:rPr>
        <w:t>ש</w:t>
      </w:r>
      <w:r w:rsidR="00A31781">
        <w:rPr>
          <w:rtl/>
        </w:rPr>
        <w:t>יהו</w:t>
      </w:r>
      <w:r w:rsidR="00A31781">
        <w:rPr>
          <w:rFonts w:hint="cs"/>
          <w:rtl/>
        </w:rPr>
        <w:t>וה</w:t>
      </w:r>
      <w:r w:rsidR="004F20D4">
        <w:rPr>
          <w:rtl/>
        </w:rPr>
        <w:t xml:space="preserve"> עבור</w:t>
      </w:r>
      <w:r w:rsidR="004F20D4">
        <w:rPr>
          <w:rFonts w:hint="cs"/>
          <w:rtl/>
        </w:rPr>
        <w:t>ם</w:t>
      </w:r>
      <w:r w:rsidR="004627AB" w:rsidRPr="00CD067C">
        <w:rPr>
          <w:rtl/>
        </w:rPr>
        <w:t xml:space="preserve"> </w:t>
      </w:r>
      <w:r w:rsidR="004F20D4">
        <w:rPr>
          <w:rtl/>
        </w:rPr>
        <w:t>ראי בו ישתקפו השינויים ש</w:t>
      </w:r>
      <w:r w:rsidR="00A31781">
        <w:rPr>
          <w:rFonts w:hint="cs"/>
          <w:rtl/>
        </w:rPr>
        <w:t>י</w:t>
      </w:r>
      <w:r w:rsidR="004F20D4">
        <w:rPr>
          <w:rtl/>
        </w:rPr>
        <w:t>ח</w:t>
      </w:r>
      <w:r w:rsidR="00A31781">
        <w:rPr>
          <w:rFonts w:hint="cs"/>
          <w:rtl/>
        </w:rPr>
        <w:t>ו</w:t>
      </w:r>
      <w:r w:rsidR="004F20D4">
        <w:rPr>
          <w:rtl/>
        </w:rPr>
        <w:t>לו ב</w:t>
      </w:r>
      <w:r w:rsidR="004F20D4">
        <w:rPr>
          <w:rFonts w:hint="cs"/>
          <w:rtl/>
        </w:rPr>
        <w:t>הם</w:t>
      </w:r>
      <w:r w:rsidR="004627AB" w:rsidRPr="00CD067C">
        <w:rPr>
          <w:rtl/>
        </w:rPr>
        <w:t xml:space="preserve"> בזמן </w:t>
      </w:r>
      <w:r w:rsidR="00A31781">
        <w:rPr>
          <w:rFonts w:hint="cs"/>
          <w:rtl/>
        </w:rPr>
        <w:t>ה</w:t>
      </w:r>
      <w:r w:rsidR="004627AB" w:rsidRPr="00CD067C">
        <w:rPr>
          <w:rtl/>
        </w:rPr>
        <w:t>ח</w:t>
      </w:r>
      <w:r w:rsidR="00A31781">
        <w:rPr>
          <w:rFonts w:hint="cs"/>
          <w:rtl/>
        </w:rPr>
        <w:t>ו</w:t>
      </w:r>
      <w:r w:rsidR="004627AB" w:rsidRPr="00CD067C">
        <w:rPr>
          <w:rtl/>
        </w:rPr>
        <w:t>לף</w:t>
      </w:r>
      <w:r w:rsidR="004F20D4">
        <w:rPr>
          <w:rFonts w:hint="cs"/>
          <w:rtl/>
        </w:rPr>
        <w:t>.</w:t>
      </w:r>
    </w:p>
    <w:p w14:paraId="0030C51F" w14:textId="77777777" w:rsidR="004627AB" w:rsidRPr="00CD067C" w:rsidRDefault="004627AB" w:rsidP="006441B7">
      <w:pPr>
        <w:rPr>
          <w:rtl/>
        </w:rPr>
      </w:pPr>
      <w:r w:rsidRPr="00CD067C">
        <w:rPr>
          <w:rtl/>
        </w:rPr>
        <w:t>"אבל לא מקבת," הוא אמר. "זה נהרס לי לגמרי."</w:t>
      </w:r>
      <w:r w:rsidRPr="00CD067C">
        <w:rPr>
          <w:rFonts w:hint="cs"/>
          <w:rtl/>
        </w:rPr>
        <w:t xml:space="preserve"> (הם למדו את מקבת ל</w:t>
      </w:r>
      <w:r w:rsidR="006441B7">
        <w:rPr>
          <w:rFonts w:hint="cs"/>
          <w:rtl/>
        </w:rPr>
        <w:t>-</w:t>
      </w:r>
      <w:r w:rsidRPr="00CD067C">
        <w:t>GCSE</w:t>
      </w:r>
      <w:r w:rsidRPr="00CD067C">
        <w:rPr>
          <w:rFonts w:hint="cs"/>
          <w:rtl/>
        </w:rPr>
        <w:t xml:space="preserve"> בספרות אנגלית.)</w:t>
      </w:r>
    </w:p>
    <w:p w14:paraId="6A06E8FC" w14:textId="77777777" w:rsidR="004627AB" w:rsidRPr="00CD067C" w:rsidRDefault="004627AB" w:rsidP="00250000">
      <w:pPr>
        <w:rPr>
          <w:rtl/>
        </w:rPr>
      </w:pPr>
      <w:r w:rsidRPr="00CD067C">
        <w:rPr>
          <w:rtl/>
        </w:rPr>
        <w:t xml:space="preserve">"אני יודעת." </w:t>
      </w:r>
    </w:p>
    <w:p w14:paraId="26250AA1" w14:textId="77777777" w:rsidR="004627AB" w:rsidRPr="00CD067C" w:rsidRDefault="004627AB" w:rsidP="00250000">
      <w:pPr>
        <w:rPr>
          <w:rtl/>
        </w:rPr>
      </w:pPr>
      <w:r w:rsidRPr="00CD067C">
        <w:rPr>
          <w:rtl/>
        </w:rPr>
        <w:t>"כן..."</w:t>
      </w:r>
    </w:p>
    <w:p w14:paraId="761586BF" w14:textId="77777777" w:rsidR="004627AB" w:rsidRPr="00CD067C" w:rsidRDefault="004627AB" w:rsidP="00A31781">
      <w:pPr>
        <w:rPr>
          <w:rtl/>
        </w:rPr>
      </w:pPr>
      <w:r w:rsidRPr="00CD067C">
        <w:rPr>
          <w:rtl/>
        </w:rPr>
        <w:t>"</w:t>
      </w:r>
      <w:r w:rsidR="00A31781">
        <w:rPr>
          <w:rFonts w:hint="cs"/>
          <w:rtl/>
        </w:rPr>
        <w:t>לפחות לא כרגע</w:t>
      </w:r>
      <w:r w:rsidRPr="00CD067C">
        <w:rPr>
          <w:rtl/>
        </w:rPr>
        <w:t xml:space="preserve">, </w:t>
      </w:r>
      <w:r w:rsidR="00A31781">
        <w:rPr>
          <w:rFonts w:hint="cs"/>
          <w:rtl/>
        </w:rPr>
        <w:t xml:space="preserve">אולי </w:t>
      </w:r>
      <w:r w:rsidRPr="00CD067C">
        <w:rPr>
          <w:rtl/>
        </w:rPr>
        <w:t>עוד כמה שנים – "</w:t>
      </w:r>
    </w:p>
    <w:p w14:paraId="32DF396F" w14:textId="77777777" w:rsidR="004627AB" w:rsidRPr="00CD067C" w:rsidRDefault="004627AB" w:rsidP="00250000">
      <w:pPr>
        <w:rPr>
          <w:rtl/>
        </w:rPr>
      </w:pPr>
      <w:r w:rsidRPr="00CD067C">
        <w:rPr>
          <w:rtl/>
        </w:rPr>
        <w:t>"לא."</w:t>
      </w:r>
    </w:p>
    <w:p w14:paraId="38AB2E77" w14:textId="77777777" w:rsidR="004627AB" w:rsidRPr="00CD067C" w:rsidRDefault="004627AB" w:rsidP="00250000">
      <w:pPr>
        <w:rPr>
          <w:rtl/>
        </w:rPr>
      </w:pPr>
      <w:r w:rsidRPr="00CD067C">
        <w:rPr>
          <w:rtl/>
        </w:rPr>
        <w:t>"כשהזמן עובר, שוכחים לפעמים – "</w:t>
      </w:r>
    </w:p>
    <w:p w14:paraId="1A226E97" w14:textId="77777777" w:rsidR="002A258B" w:rsidRDefault="004627AB" w:rsidP="00250000">
      <w:pPr>
        <w:rPr>
          <w:rtl/>
        </w:rPr>
      </w:pPr>
      <w:r w:rsidRPr="00CD067C">
        <w:rPr>
          <w:rtl/>
        </w:rPr>
        <w:t>"לא. זה מקבת מצולק עבורינו לעד בגערות של המורה לאנגלית. אם יש במחזה הזה יופי או עצמה, היא ממוסכת עבורי מאחורי הררים של נזיפות."</w:t>
      </w:r>
    </w:p>
    <w:p w14:paraId="35F944CA" w14:textId="0CE8A14F" w:rsidR="004627AB" w:rsidRDefault="00800C75" w:rsidP="00250000">
      <w:pPr>
        <w:rPr>
          <w:rtl/>
        </w:rPr>
      </w:pPr>
      <w:r>
        <w:rPr>
          <w:rFonts w:hint="cs"/>
          <w:rtl/>
        </w:rPr>
        <w:t>]</w:t>
      </w:r>
    </w:p>
    <w:p w14:paraId="53811BC8" w14:textId="77777777" w:rsidR="00FC5A4D" w:rsidRDefault="00FC5A4D" w:rsidP="00250000">
      <w:pPr>
        <w:rPr>
          <w:rtl/>
        </w:rPr>
      </w:pPr>
    </w:p>
    <w:p w14:paraId="36D0BA1F" w14:textId="006D07B5" w:rsidR="004627AB" w:rsidRPr="00CD067C" w:rsidRDefault="00603998" w:rsidP="00B81501">
      <w:pPr>
        <w:rPr>
          <w:rtl/>
        </w:rPr>
      </w:pPr>
      <w:r>
        <w:rPr>
          <w:rFonts w:hint="cs"/>
          <w:rtl/>
        </w:rPr>
        <w:t>מאז שהחלו</w:t>
      </w:r>
      <w:r w:rsidR="00301449">
        <w:rPr>
          <w:rFonts w:hint="cs"/>
          <w:rtl/>
        </w:rPr>
        <w:t xml:space="preserve"> ל</w:t>
      </w:r>
      <w:r w:rsidR="00FC5A4D">
        <w:rPr>
          <w:rFonts w:hint="cs"/>
          <w:rtl/>
        </w:rPr>
        <w:t>תכנן את</w:t>
      </w:r>
      <w:r w:rsidR="00301449">
        <w:rPr>
          <w:rFonts w:hint="cs"/>
          <w:rtl/>
        </w:rPr>
        <w:t xml:space="preserve"> </w:t>
      </w:r>
      <w:r w:rsidR="00CB771C">
        <w:rPr>
          <w:rFonts w:hint="cs"/>
          <w:rtl/>
        </w:rPr>
        <w:t xml:space="preserve">מפעל </w:t>
      </w:r>
      <w:r>
        <w:rPr>
          <w:rFonts w:hint="cs"/>
          <w:rtl/>
        </w:rPr>
        <w:t>ה</w:t>
      </w:r>
      <w:r w:rsidR="00CB771C">
        <w:rPr>
          <w:rFonts w:hint="cs"/>
          <w:rtl/>
        </w:rPr>
        <w:t>חיים</w:t>
      </w:r>
      <w:r w:rsidR="00162B3F">
        <w:rPr>
          <w:rFonts w:hint="cs"/>
          <w:rtl/>
        </w:rPr>
        <w:t xml:space="preserve"> </w:t>
      </w:r>
      <w:r w:rsidR="00CB771C">
        <w:rPr>
          <w:rFonts w:hint="cs"/>
          <w:rtl/>
        </w:rPr>
        <w:t xml:space="preserve">[פרוייקט, הסדר] </w:t>
      </w:r>
      <w:r>
        <w:rPr>
          <w:rFonts w:hint="cs"/>
          <w:rtl/>
        </w:rPr>
        <w:t>המשותף</w:t>
      </w:r>
      <w:r w:rsidR="00162B3F">
        <w:rPr>
          <w:rFonts w:hint="cs"/>
          <w:rtl/>
        </w:rPr>
        <w:t xml:space="preserve">, </w:t>
      </w:r>
      <w:r w:rsidR="00CB771C">
        <w:rPr>
          <w:rFonts w:hint="cs"/>
          <w:rtl/>
        </w:rPr>
        <w:t>סאקורה</w:t>
      </w:r>
      <w:r w:rsidR="0063451A">
        <w:rPr>
          <w:rFonts w:hint="cs"/>
          <w:rtl/>
        </w:rPr>
        <w:t xml:space="preserve"> </w:t>
      </w:r>
      <w:r>
        <w:rPr>
          <w:rFonts w:hint="cs"/>
          <w:rtl/>
        </w:rPr>
        <w:t>[</w:t>
      </w:r>
      <w:r w:rsidR="002C565C">
        <w:rPr>
          <w:rFonts w:hint="cs"/>
          <w:rtl/>
        </w:rPr>
        <w:t>אפילו חרגה ממנהגה</w:t>
      </w:r>
      <w:r w:rsidR="00E50452">
        <w:rPr>
          <w:rFonts w:hint="cs"/>
          <w:rtl/>
        </w:rPr>
        <w:t xml:space="preserve"> להסתופף בספריה,</w:t>
      </w:r>
      <w:r>
        <w:rPr>
          <w:rFonts w:hint="cs"/>
          <w:rtl/>
        </w:rPr>
        <w:t>]</w:t>
      </w:r>
      <w:r w:rsidR="002C565C">
        <w:rPr>
          <w:rFonts w:hint="cs"/>
          <w:rtl/>
        </w:rPr>
        <w:t xml:space="preserve"> </w:t>
      </w:r>
      <w:r>
        <w:rPr>
          <w:rFonts w:hint="cs"/>
          <w:rtl/>
        </w:rPr>
        <w:t>ה</w:t>
      </w:r>
      <w:r w:rsidR="00E50452">
        <w:rPr>
          <w:rFonts w:hint="cs"/>
          <w:rtl/>
        </w:rPr>
        <w:t>צטר</w:t>
      </w:r>
      <w:r w:rsidR="00FC5A4D">
        <w:rPr>
          <w:rFonts w:hint="cs"/>
          <w:rtl/>
        </w:rPr>
        <w:t>פה</w:t>
      </w:r>
      <w:r w:rsidR="00E50452">
        <w:rPr>
          <w:rFonts w:hint="cs"/>
          <w:rtl/>
        </w:rPr>
        <w:t xml:space="preserve"> אליו</w:t>
      </w:r>
      <w:r w:rsidR="00FC5A4D">
        <w:rPr>
          <w:rFonts w:hint="cs"/>
          <w:rtl/>
        </w:rPr>
        <w:t xml:space="preserve"> </w:t>
      </w:r>
      <w:r w:rsidR="00E50452">
        <w:rPr>
          <w:rFonts w:hint="cs"/>
          <w:rtl/>
        </w:rPr>
        <w:t>בהפסקות כשהשגיח בחצר האחורית. [</w:t>
      </w:r>
      <w:r w:rsidR="0063451A">
        <w:rPr>
          <w:rFonts w:hint="cs"/>
          <w:rtl/>
        </w:rPr>
        <w:t>הופתעה מהצעותיו של אלכס</w:t>
      </w:r>
      <w:r w:rsidR="000C3B69">
        <w:rPr>
          <w:rFonts w:hint="cs"/>
          <w:rtl/>
        </w:rPr>
        <w:t>,</w:t>
      </w:r>
      <w:r w:rsidR="0063451A">
        <w:rPr>
          <w:rFonts w:hint="cs"/>
          <w:rtl/>
        </w:rPr>
        <w:t xml:space="preserve"> היא לא ציפתה </w:t>
      </w:r>
      <w:r w:rsidR="002C565C">
        <w:rPr>
          <w:rFonts w:hint="cs"/>
          <w:rtl/>
        </w:rPr>
        <w:t xml:space="preserve">מבחור שכמותו להצעות שכאלו, והיא לא מצאה אף אחד אחר שהיה מוכן להצטרף לפרוייקט הזה, </w:t>
      </w:r>
      <w:r w:rsidR="000C3B69">
        <w:rPr>
          <w:rFonts w:hint="cs"/>
          <w:rtl/>
        </w:rPr>
        <w:t>אבל חוץ מהדרך שבה יכשל אם אלכס יפרוש מוקדם מדי, היו עוד דרכים שהיא חזתה שייכשל</w:t>
      </w:r>
      <w:r w:rsidR="00E50452">
        <w:rPr>
          <w:rFonts w:hint="cs"/>
          <w:rtl/>
        </w:rPr>
        <w:t xml:space="preserve"> /</w:t>
      </w:r>
      <w:r w:rsidR="000C3B69">
        <w:rPr>
          <w:rFonts w:hint="cs"/>
          <w:rtl/>
        </w:rPr>
        <w:t xml:space="preserve"> </w:t>
      </w:r>
      <w:r w:rsidR="00CB771C">
        <w:rPr>
          <w:rFonts w:hint="cs"/>
          <w:rtl/>
        </w:rPr>
        <w:t xml:space="preserve">על שאיפותיהם מתוצאותיו מה שהם רצו לקבל ממנו ומה שהם חששו, הדרכים בהן הם חששו שהוא יכשל] </w:t>
      </w:r>
      <w:r w:rsidR="004627AB" w:rsidRPr="00CD067C">
        <w:rPr>
          <w:rtl/>
        </w:rPr>
        <w:t xml:space="preserve">"אני </w:t>
      </w:r>
      <w:r w:rsidR="00645857">
        <w:rPr>
          <w:rFonts w:hint="cs"/>
          <w:rtl/>
        </w:rPr>
        <w:t>חושש</w:t>
      </w:r>
      <w:r w:rsidR="00FE1FD4">
        <w:rPr>
          <w:rFonts w:hint="cs"/>
          <w:rtl/>
        </w:rPr>
        <w:t>ת</w:t>
      </w:r>
      <w:r w:rsidR="00A061DE">
        <w:rPr>
          <w:rtl/>
        </w:rPr>
        <w:t xml:space="preserve"> שכשאקרא את הספרים האלה בגיל </w:t>
      </w:r>
      <w:r w:rsidR="00A061DE">
        <w:rPr>
          <w:rFonts w:hint="cs"/>
          <w:rtl/>
        </w:rPr>
        <w:t>ארבעים וחמש</w:t>
      </w:r>
      <w:r w:rsidR="004627AB" w:rsidRPr="00CD067C">
        <w:rPr>
          <w:rtl/>
        </w:rPr>
        <w:t xml:space="preserve"> לא אמצא שום הבדל בהבנה שלי מאז גיל </w:t>
      </w:r>
      <w:r w:rsidR="00A061DE">
        <w:rPr>
          <w:rFonts w:hint="cs"/>
          <w:rtl/>
        </w:rPr>
        <w:t>ארבעים</w:t>
      </w:r>
      <w:r w:rsidR="004627AB" w:rsidRPr="00CD067C">
        <w:rPr>
          <w:rtl/>
        </w:rPr>
        <w:t>. יבוא יום ואני אשקע במין סטגנציה נפשית כזאת."</w:t>
      </w:r>
    </w:p>
    <w:p w14:paraId="5C50C7BC" w14:textId="0D2664C8" w:rsidR="00FC5A4D" w:rsidRDefault="004627AB" w:rsidP="00FC5A4D">
      <w:pPr>
        <w:rPr>
          <w:rtl/>
        </w:rPr>
      </w:pPr>
      <w:r w:rsidRPr="00CD067C">
        <w:rPr>
          <w:rtl/>
        </w:rPr>
        <w:t>"</w:t>
      </w:r>
      <w:r w:rsidR="00B81501">
        <w:rPr>
          <w:rFonts w:hint="cs"/>
          <w:rtl/>
        </w:rPr>
        <w:t xml:space="preserve">רק </w:t>
      </w:r>
      <w:r w:rsidRPr="00CD067C">
        <w:rPr>
          <w:rtl/>
        </w:rPr>
        <w:t xml:space="preserve">אם נחיה עד </w:t>
      </w:r>
      <w:r w:rsidR="00A061DE">
        <w:rPr>
          <w:rtl/>
        </w:rPr>
        <w:t xml:space="preserve">גיל </w:t>
      </w:r>
      <w:r w:rsidR="00A061DE">
        <w:rPr>
          <w:rFonts w:hint="cs"/>
          <w:rtl/>
        </w:rPr>
        <w:t>ארבעים</w:t>
      </w:r>
      <w:r w:rsidR="00A061DE">
        <w:rPr>
          <w:rtl/>
        </w:rPr>
        <w:t xml:space="preserve">. </w:t>
      </w:r>
      <w:r w:rsidR="00B81501">
        <w:rPr>
          <w:rFonts w:hint="cs"/>
          <w:rtl/>
        </w:rPr>
        <w:t>יכול להיות</w:t>
      </w:r>
      <w:r w:rsidR="00A061DE">
        <w:rPr>
          <w:rtl/>
        </w:rPr>
        <w:t xml:space="preserve"> שלא נחיה עד אז</w:t>
      </w:r>
      <w:r w:rsidR="00A061DE">
        <w:rPr>
          <w:rFonts w:hint="cs"/>
          <w:rtl/>
        </w:rPr>
        <w:t>,</w:t>
      </w:r>
      <w:r w:rsidRPr="00CD067C">
        <w:rPr>
          <w:rtl/>
        </w:rPr>
        <w:t>"</w:t>
      </w:r>
      <w:r w:rsidR="00A061DE">
        <w:rPr>
          <w:rFonts w:hint="cs"/>
          <w:rtl/>
        </w:rPr>
        <w:t xml:space="preserve"> ה</w:t>
      </w:r>
      <w:r w:rsidR="00FE1FD4">
        <w:rPr>
          <w:rFonts w:hint="cs"/>
          <w:rtl/>
        </w:rPr>
        <w:t>ו</w:t>
      </w:r>
      <w:r w:rsidR="00A061DE">
        <w:rPr>
          <w:rFonts w:hint="cs"/>
          <w:rtl/>
        </w:rPr>
        <w:t>א עודד אות</w:t>
      </w:r>
      <w:r w:rsidR="00FE1FD4">
        <w:rPr>
          <w:rFonts w:hint="cs"/>
          <w:rtl/>
        </w:rPr>
        <w:t>ה</w:t>
      </w:r>
      <w:r w:rsidR="00A061DE">
        <w:rPr>
          <w:rFonts w:hint="cs"/>
          <w:rtl/>
        </w:rPr>
        <w:t>.</w:t>
      </w:r>
      <w:r w:rsidR="004A058B">
        <w:rPr>
          <w:rFonts w:hint="cs"/>
          <w:rtl/>
        </w:rPr>
        <w:t xml:space="preserve"> "אבל אם נ</w:t>
      </w:r>
      <w:r w:rsidR="002C565C">
        <w:rPr>
          <w:rFonts w:hint="cs"/>
          <w:rtl/>
        </w:rPr>
        <w:t>צליח לה</w:t>
      </w:r>
      <w:r w:rsidR="005E11FA">
        <w:rPr>
          <w:rFonts w:hint="cs"/>
          <w:rtl/>
        </w:rPr>
        <w:t>זדקן</w:t>
      </w:r>
      <w:r w:rsidR="004A058B">
        <w:rPr>
          <w:rFonts w:hint="cs"/>
          <w:rtl/>
        </w:rPr>
        <w:t xml:space="preserve">, </w:t>
      </w:r>
      <w:r w:rsidR="00FD1CFC">
        <w:rPr>
          <w:rFonts w:hint="cs"/>
          <w:rtl/>
        </w:rPr>
        <w:t>בוודאי נהיה מודעים באופן יומיומי לק</w:t>
      </w:r>
      <w:r w:rsidR="00A572BA">
        <w:rPr>
          <w:rFonts w:hint="cs"/>
          <w:rtl/>
        </w:rPr>
        <w:t>י</w:t>
      </w:r>
      <w:r w:rsidR="00FD1CFC">
        <w:rPr>
          <w:rFonts w:hint="cs"/>
          <w:rtl/>
        </w:rPr>
        <w:t xml:space="preserve">רבה שלנו למוות. החיים יהיו זוהרים ומהירים בשל כך </w:t>
      </w:r>
      <w:r w:rsidR="00F629B9">
        <w:rPr>
          <w:rtl/>
        </w:rPr>
        <w:t>–</w:t>
      </w:r>
      <w:r w:rsidR="00FD1CFC">
        <w:rPr>
          <w:rFonts w:hint="cs"/>
          <w:rtl/>
        </w:rPr>
        <w:t xml:space="preserve"> כל מילה </w:t>
      </w:r>
      <w:r w:rsidR="00137F31">
        <w:rPr>
          <w:rFonts w:hint="cs"/>
          <w:rtl/>
        </w:rPr>
        <w:t xml:space="preserve">תהיה </w:t>
      </w:r>
      <w:r w:rsidR="004C793D" w:rsidRPr="004C793D">
        <w:rPr>
          <w:rFonts w:cs="Times New Roman"/>
          <w:rtl/>
        </w:rPr>
        <w:t>צבועה</w:t>
      </w:r>
      <w:r w:rsidR="00FD1CFC">
        <w:rPr>
          <w:rFonts w:hint="cs"/>
          <w:rtl/>
        </w:rPr>
        <w:t xml:space="preserve"> </w:t>
      </w:r>
      <w:r w:rsidR="004C793D">
        <w:rPr>
          <w:rFonts w:hint="cs"/>
          <w:rtl/>
        </w:rPr>
        <w:t>ב</w:t>
      </w:r>
      <w:r w:rsidR="00FD1CFC">
        <w:rPr>
          <w:rFonts w:hint="cs"/>
          <w:rtl/>
        </w:rPr>
        <w:t xml:space="preserve">אלפי </w:t>
      </w:r>
      <w:r w:rsidR="00F629B9">
        <w:rPr>
          <w:rFonts w:hint="cs"/>
          <w:rtl/>
        </w:rPr>
        <w:t>הנסיבות [</w:t>
      </w:r>
      <w:r w:rsidR="00F629B9">
        <w:t>circumstances</w:t>
      </w:r>
      <w:r w:rsidR="00F629B9">
        <w:rPr>
          <w:rFonts w:hint="cs"/>
          <w:rtl/>
        </w:rPr>
        <w:t xml:space="preserve"> ו</w:t>
      </w:r>
      <w:r w:rsidR="00FD1CFC">
        <w:rPr>
          <w:rFonts w:hint="cs"/>
          <w:rtl/>
        </w:rPr>
        <w:t>המשמעויות ש</w:t>
      </w:r>
      <w:r w:rsidR="00CE525D" w:rsidRPr="00CE525D">
        <w:rPr>
          <w:rFonts w:cs="Times New Roman"/>
          <w:rtl/>
        </w:rPr>
        <w:t>ל השימושים שעשינו</w:t>
      </w:r>
      <w:r w:rsidR="00FC5A4D">
        <w:rPr>
          <w:rFonts w:cs="Times New Roman" w:hint="cs"/>
          <w:rtl/>
        </w:rPr>
        <w:t>]</w:t>
      </w:r>
      <w:r w:rsidR="00CE525D" w:rsidRPr="00CE525D">
        <w:rPr>
          <w:rFonts w:cs="Times New Roman"/>
          <w:rtl/>
        </w:rPr>
        <w:t xml:space="preserve"> </w:t>
      </w:r>
      <w:r w:rsidR="00FC5A4D">
        <w:rPr>
          <w:rFonts w:cs="Times New Roman" w:hint="cs"/>
          <w:rtl/>
        </w:rPr>
        <w:t xml:space="preserve">שהשתמשנו </w:t>
      </w:r>
      <w:r w:rsidR="00CE525D" w:rsidRPr="00CE525D">
        <w:rPr>
          <w:rFonts w:cs="Times New Roman"/>
          <w:rtl/>
        </w:rPr>
        <w:t>בה</w:t>
      </w:r>
      <w:r w:rsidR="00FD1CFC">
        <w:rPr>
          <w:rFonts w:hint="cs"/>
          <w:rtl/>
        </w:rPr>
        <w:t xml:space="preserve"> במהלך השנים.</w:t>
      </w:r>
      <w:r w:rsidR="00FC5A4D" w:rsidRPr="00FC5A4D">
        <w:rPr>
          <w:rtl/>
        </w:rPr>
        <w:t xml:space="preserve"> </w:t>
      </w:r>
      <w:r w:rsidR="00FC5A4D">
        <w:rPr>
          <w:rFonts w:cs="Times New Roman"/>
          <w:rtl/>
        </w:rPr>
        <w:t>"</w:t>
      </w:r>
    </w:p>
    <w:p w14:paraId="220B6E36" w14:textId="4B852516" w:rsidR="00FC5A4D" w:rsidRDefault="00FC5A4D" w:rsidP="00FC5A4D">
      <w:pPr>
        <w:rPr>
          <w:rtl/>
        </w:rPr>
      </w:pPr>
      <w:r>
        <w:rPr>
          <w:rFonts w:cs="Times New Roman"/>
          <w:rtl/>
        </w:rPr>
        <w:t>"רק בילדות זה כ</w:t>
      </w:r>
      <w:r w:rsidR="009B3835">
        <w:rPr>
          <w:rFonts w:cs="Times New Roman" w:hint="cs"/>
          <w:rtl/>
        </w:rPr>
        <w:t>כה</w:t>
      </w:r>
      <w:r>
        <w:rPr>
          <w:rFonts w:cs="Times New Roman"/>
          <w:rtl/>
        </w:rPr>
        <w:t>. כשנזדקן, כל המשמעויות יתמזגו אחת ב</w:t>
      </w:r>
      <w:r w:rsidR="003A7E9C">
        <w:rPr>
          <w:rFonts w:cs="Times New Roman"/>
          <w:rtl/>
        </w:rPr>
        <w:t>שנייה</w:t>
      </w:r>
      <w:r>
        <w:rPr>
          <w:rFonts w:cs="Times New Roman"/>
          <w:rtl/>
        </w:rPr>
        <w:t xml:space="preserve"> ותישאר רק המילה – [</w:t>
      </w:r>
      <w:r>
        <w:t>bland and flat</w:t>
      </w:r>
      <w:r>
        <w:rPr>
          <w:rFonts w:cs="Times New Roman"/>
          <w:rtl/>
        </w:rPr>
        <w:t>] תפלה ויבשה."</w:t>
      </w:r>
    </w:p>
    <w:p w14:paraId="721DE841" w14:textId="6DA050E0" w:rsidR="00645857" w:rsidRDefault="00FC5A4D" w:rsidP="00FC5A4D">
      <w:pPr>
        <w:rPr>
          <w:rtl/>
        </w:rPr>
      </w:pPr>
      <w:r>
        <w:rPr>
          <w:rFonts w:cs="Times New Roman"/>
          <w:rtl/>
        </w:rPr>
        <w:t>"אבל... אבל</w:t>
      </w:r>
      <w:r w:rsidR="00FD1CFC">
        <w:rPr>
          <w:rFonts w:hint="cs"/>
          <w:rtl/>
        </w:rPr>
        <w:t xml:space="preserve"> תאר</w:t>
      </w:r>
      <w:r w:rsidR="00FE1FD4">
        <w:rPr>
          <w:rFonts w:hint="cs"/>
          <w:rtl/>
        </w:rPr>
        <w:t>י</w:t>
      </w:r>
      <w:r w:rsidR="00FD1CFC">
        <w:rPr>
          <w:rFonts w:hint="cs"/>
          <w:rtl/>
        </w:rPr>
        <w:t xml:space="preserve"> לעצמך </w:t>
      </w:r>
      <w:r w:rsidR="00FD1CFC">
        <w:rPr>
          <w:rtl/>
        </w:rPr>
        <w:t>–</w:t>
      </w:r>
      <w:r w:rsidR="00FD1CFC">
        <w:rPr>
          <w:rFonts w:hint="cs"/>
          <w:rtl/>
        </w:rPr>
        <w:t xml:space="preserve"> </w:t>
      </w:r>
      <w:r w:rsidR="0029547E" w:rsidRPr="0029547E">
        <w:rPr>
          <w:rFonts w:cs="Times New Roman"/>
          <w:rtl/>
        </w:rPr>
        <w:t>מחר ועוד מחר ועוד מחר זוחל ביגיעה מיום ליום</w:t>
      </w:r>
      <w:r w:rsidR="0029547E">
        <w:rPr>
          <w:rFonts w:cs="Times New Roman" w:hint="cs"/>
          <w:rtl/>
        </w:rPr>
        <w:t>,</w:t>
      </w:r>
      <w:r w:rsidR="005E11FA">
        <w:rPr>
          <w:rFonts w:hint="cs"/>
          <w:rtl/>
        </w:rPr>
        <w:t xml:space="preserve">" </w:t>
      </w:r>
      <w:r w:rsidR="0029547E">
        <w:rPr>
          <w:rFonts w:hint="cs"/>
          <w:rtl/>
        </w:rPr>
        <w:t xml:space="preserve">[אני תרגמתי בעצמי] </w:t>
      </w:r>
      <w:r w:rsidR="005E11FA">
        <w:rPr>
          <w:rFonts w:cs="Times New Roman"/>
          <w:rtl/>
        </w:rPr>
        <w:t xml:space="preserve">הם למדו את מקבת עבור </w:t>
      </w:r>
      <w:r w:rsidR="00D93D9D" w:rsidRPr="00D93D9D">
        <w:rPr>
          <w:rFonts w:cs="Times New Roman"/>
          <w:rtl/>
        </w:rPr>
        <w:t xml:space="preserve">בחינת </w:t>
      </w:r>
      <w:r w:rsidR="005E11FA">
        <w:rPr>
          <w:rFonts w:cs="Times New Roman"/>
          <w:rtl/>
        </w:rPr>
        <w:t>ה-</w:t>
      </w:r>
      <w:r w:rsidR="005E11FA">
        <w:t>GCSE</w:t>
      </w:r>
      <w:r w:rsidR="005E11FA">
        <w:rPr>
          <w:rFonts w:cs="Times New Roman"/>
          <w:rtl/>
        </w:rPr>
        <w:t xml:space="preserve"> בספרות אנגלית, והמורה האמין בלימוד [</w:t>
      </w:r>
      <w:r w:rsidR="005E11FA">
        <w:t>select passages</w:t>
      </w:r>
      <w:r w:rsidR="005E11FA">
        <w:rPr>
          <w:rFonts w:cs="Times New Roman"/>
          <w:rtl/>
        </w:rPr>
        <w:t>] קטעים נבחרים ב</w:t>
      </w:r>
      <w:r w:rsidR="00297D38">
        <w:rPr>
          <w:rFonts w:cs="Times New Roman"/>
          <w:rtl/>
        </w:rPr>
        <w:t>על פ</w:t>
      </w:r>
      <w:r w:rsidR="005E11FA">
        <w:rPr>
          <w:rFonts w:cs="Times New Roman"/>
          <w:rtl/>
        </w:rPr>
        <w:t>ה</w:t>
      </w:r>
      <w:r w:rsidR="005B4D83">
        <w:rPr>
          <w:rFonts w:cs="Times New Roman" w:hint="cs"/>
          <w:rtl/>
        </w:rPr>
        <w:t>. [</w:t>
      </w:r>
      <w:r w:rsidR="005E11FA">
        <w:rPr>
          <w:rFonts w:cs="Times New Roman"/>
          <w:rtl/>
        </w:rPr>
        <w:t>, כך שהציטוט המאולתר</w:t>
      </w:r>
      <w:r w:rsidR="005B4D83">
        <w:rPr>
          <w:rFonts w:cs="Times New Roman" w:hint="cs"/>
          <w:rtl/>
        </w:rPr>
        <w:t xml:space="preserve"> </w:t>
      </w:r>
      <w:r w:rsidR="005E11FA">
        <w:t>impromptu</w:t>
      </w:r>
      <w:r w:rsidR="005E11FA">
        <w:rPr>
          <w:rFonts w:cs="Times New Roman"/>
          <w:rtl/>
        </w:rPr>
        <w:t xml:space="preserve"> היה הרבה פחות מרשים מכפי שניתן לשער</w:t>
      </w:r>
      <w:r w:rsidR="005E11FA">
        <w:rPr>
          <w:rFonts w:cs="Times New Roman" w:hint="cs"/>
          <w:rtl/>
        </w:rPr>
        <w:t>,</w:t>
      </w:r>
      <w:r w:rsidR="005B4D83">
        <w:rPr>
          <w:rFonts w:cs="Times New Roman" w:hint="cs"/>
          <w:rtl/>
        </w:rPr>
        <w:t>]</w:t>
      </w:r>
      <w:r w:rsidR="005E11FA">
        <w:rPr>
          <w:rFonts w:cs="Times New Roman" w:hint="cs"/>
          <w:rtl/>
        </w:rPr>
        <w:t xml:space="preserve"> </w:t>
      </w:r>
      <w:r w:rsidR="005E11FA">
        <w:rPr>
          <w:rFonts w:cs="Times New Roman"/>
          <w:rtl/>
        </w:rPr>
        <w:t>"תארי לעצמך איך נבין את המילה 'מחר'</w:t>
      </w:r>
      <w:r w:rsidR="007122EF">
        <w:rPr>
          <w:rFonts w:cs="Times New Roman" w:hint="cs"/>
          <w:rtl/>
        </w:rPr>
        <w:t>,</w:t>
      </w:r>
      <w:r w:rsidR="005E11FA">
        <w:rPr>
          <w:rFonts w:cs="Times New Roman"/>
          <w:rtl/>
        </w:rPr>
        <w:t xml:space="preserve"> כשנהיה במרחק </w:t>
      </w:r>
      <w:r w:rsidR="004566CB">
        <w:rPr>
          <w:rFonts w:cs="Times New Roman" w:hint="cs"/>
          <w:rtl/>
        </w:rPr>
        <w:t xml:space="preserve">רק </w:t>
      </w:r>
      <w:r w:rsidR="005E11FA">
        <w:rPr>
          <w:rFonts w:cs="Times New Roman"/>
          <w:rtl/>
        </w:rPr>
        <w:t>פ</w:t>
      </w:r>
      <w:r w:rsidR="009B3835">
        <w:rPr>
          <w:rFonts w:cs="Times New Roman" w:hint="cs"/>
          <w:rtl/>
        </w:rPr>
        <w:t>ס</w:t>
      </w:r>
      <w:r w:rsidR="005E11FA">
        <w:rPr>
          <w:rFonts w:cs="Times New Roman"/>
          <w:rtl/>
        </w:rPr>
        <w:t>ע מהמוות והמחר יהיה חלום בלת</w:t>
      </w:r>
      <w:r w:rsidR="00D10C39">
        <w:rPr>
          <w:rFonts w:cs="Times New Roman" w:hint="cs"/>
          <w:rtl/>
        </w:rPr>
        <w:t xml:space="preserve">י </w:t>
      </w:r>
      <w:r w:rsidR="005E11FA">
        <w:rPr>
          <w:rFonts w:cs="Times New Roman"/>
          <w:rtl/>
        </w:rPr>
        <w:t>מושג – תארי לעצמך!"</w:t>
      </w:r>
    </w:p>
    <w:p w14:paraId="0063EFCB" w14:textId="77777777" w:rsidR="00645857" w:rsidRDefault="00645857" w:rsidP="00645857">
      <w:pPr>
        <w:rPr>
          <w:rtl/>
        </w:rPr>
      </w:pPr>
      <w:r>
        <w:rPr>
          <w:rFonts w:hint="cs"/>
          <w:rtl/>
        </w:rPr>
        <w:t>[</w:t>
      </w:r>
    </w:p>
    <w:p w14:paraId="14F2E63C" w14:textId="77777777" w:rsidR="00FD1CFC" w:rsidRDefault="00FD1CFC" w:rsidP="00645857">
      <w:pPr>
        <w:rPr>
          <w:rtl/>
        </w:rPr>
      </w:pPr>
      <w:r>
        <w:t>Tomorrow and tomorrow and tomorrow creeps in th</w:t>
      </w:r>
      <w:r w:rsidR="00645857">
        <w:t>is</w:t>
      </w:r>
      <w:r>
        <w:t xml:space="preserve"> petty pace from day to day</w:t>
      </w:r>
    </w:p>
    <w:p w14:paraId="417BD144" w14:textId="527A246B" w:rsidR="00F4319D" w:rsidRDefault="00EE3076" w:rsidP="00FD1CFC">
      <w:pPr>
        <w:rPr>
          <w:rtl/>
        </w:rPr>
      </w:pPr>
      <w:hyperlink r:id="rId125" w:history="1">
        <w:r w:rsidR="00F4319D" w:rsidRPr="001721DE">
          <w:rPr>
            <w:rStyle w:val="Hyperlink"/>
          </w:rPr>
          <w:t>http://retro.education.gov.il/tochniyot_limudim/sifrut/asi11012.htm</w:t>
        </w:r>
      </w:hyperlink>
    </w:p>
    <w:p w14:paraId="45775B13" w14:textId="79475B05" w:rsidR="00645857" w:rsidRDefault="00645857" w:rsidP="00FD1CFC">
      <w:pPr>
        <w:rPr>
          <w:rtl/>
        </w:rPr>
      </w:pPr>
      <w:r>
        <w:rPr>
          <w:rFonts w:hint="cs"/>
          <w:rtl/>
        </w:rPr>
        <w:t>]</w:t>
      </w:r>
    </w:p>
    <w:p w14:paraId="7BF6EC18" w14:textId="5439DDA3" w:rsidR="004627AB" w:rsidRDefault="004627AB" w:rsidP="00792003">
      <w:pPr>
        <w:rPr>
          <w:rtl/>
        </w:rPr>
      </w:pPr>
      <w:r w:rsidRPr="00CD067C">
        <w:rPr>
          <w:rtl/>
        </w:rPr>
        <w:t>בכיתה הם ישבו זה לצד ז</w:t>
      </w:r>
      <w:r w:rsidR="00A061DE">
        <w:rPr>
          <w:rFonts w:hint="cs"/>
          <w:rtl/>
        </w:rPr>
        <w:t>ו</w:t>
      </w:r>
      <w:r w:rsidRPr="00CD067C">
        <w:rPr>
          <w:rtl/>
        </w:rPr>
        <w:t xml:space="preserve"> והוא השתדל לש</w:t>
      </w:r>
      <w:r w:rsidR="00792003">
        <w:rPr>
          <w:rFonts w:hint="cs"/>
          <w:rtl/>
        </w:rPr>
        <w:t>ו</w:t>
      </w:r>
      <w:r w:rsidRPr="00CD067C">
        <w:rPr>
          <w:rtl/>
        </w:rPr>
        <w:t>וא להתרכז בדברי המורים. הם למדו את</w:t>
      </w:r>
      <w:r w:rsidR="00FE1FD4">
        <w:rPr>
          <w:rFonts w:hint="cs"/>
          <w:rtl/>
        </w:rPr>
        <w:t xml:space="preserve"> הפואמה</w:t>
      </w:r>
      <w:r w:rsidRPr="00CD067C">
        <w:rPr>
          <w:rtl/>
        </w:rPr>
        <w:t xml:space="preserve"> </w:t>
      </w:r>
      <w:r w:rsidR="005E11FA">
        <w:rPr>
          <w:rFonts w:hint="cs"/>
          <w:rtl/>
        </w:rPr>
        <w:t xml:space="preserve">של קיטס, </w:t>
      </w:r>
      <w:r w:rsidR="00826B52">
        <w:rPr>
          <w:rFonts w:hint="cs"/>
          <w:rtl/>
        </w:rPr>
        <w:t>'אוֹדָה על כד יווני</w:t>
      </w:r>
      <w:r w:rsidR="004566CB" w:rsidRPr="004566CB">
        <w:rPr>
          <w:rFonts w:cs="Times New Roman"/>
          <w:rtl/>
        </w:rPr>
        <w:t>'</w:t>
      </w:r>
      <w:r w:rsidR="00826B52">
        <w:rPr>
          <w:rFonts w:hint="cs"/>
          <w:rtl/>
        </w:rPr>
        <w:t>,</w:t>
      </w:r>
      <w:r w:rsidRPr="00CD067C">
        <w:rPr>
          <w:rtl/>
        </w:rPr>
        <w:t xml:space="preserve"> א</w:t>
      </w:r>
      <w:r w:rsidR="005A6A23">
        <w:rPr>
          <w:rFonts w:hint="cs"/>
          <w:rtl/>
        </w:rPr>
        <w:t xml:space="preserve">בל </w:t>
      </w:r>
      <w:r w:rsidR="005A6A23" w:rsidRPr="005A6A23">
        <w:rPr>
          <w:rFonts w:cs="Times New Roman"/>
          <w:rtl/>
        </w:rPr>
        <w:t xml:space="preserve">קרוב </w:t>
      </w:r>
      <w:r w:rsidR="00F97A34">
        <w:rPr>
          <w:rFonts w:cs="Times New Roman"/>
          <w:rtl/>
        </w:rPr>
        <w:t>כל כך</w:t>
      </w:r>
      <w:r w:rsidR="00A061DE">
        <w:rPr>
          <w:rtl/>
        </w:rPr>
        <w:t xml:space="preserve"> </w:t>
      </w:r>
      <w:r w:rsidR="005A6A23">
        <w:rPr>
          <w:rFonts w:hint="cs"/>
          <w:rtl/>
        </w:rPr>
        <w:t>ל</w:t>
      </w:r>
      <w:r w:rsidR="004566CB" w:rsidRPr="004566CB">
        <w:rPr>
          <w:rFonts w:cs="Times New Roman"/>
          <w:rtl/>
        </w:rPr>
        <w:t>סאקורה ו</w:t>
      </w:r>
      <w:r w:rsidR="005A6A23">
        <w:rPr>
          <w:rFonts w:cs="Times New Roman" w:hint="cs"/>
          <w:rtl/>
        </w:rPr>
        <w:t>ל</w:t>
      </w:r>
      <w:r w:rsidR="00A061DE">
        <w:rPr>
          <w:rtl/>
        </w:rPr>
        <w:t>חז</w:t>
      </w:r>
      <w:r w:rsidR="00792003">
        <w:rPr>
          <w:rFonts w:hint="cs"/>
          <w:rtl/>
        </w:rPr>
        <w:t>י</w:t>
      </w:r>
      <w:r w:rsidR="00A061DE">
        <w:rPr>
          <w:rtl/>
        </w:rPr>
        <w:t>יה הלבנה שלה, ש</w:t>
      </w:r>
      <w:r w:rsidR="00D93D9D">
        <w:rPr>
          <w:rFonts w:hint="cs"/>
          <w:rtl/>
        </w:rPr>
        <w:t>קלט</w:t>
      </w:r>
      <w:r w:rsidR="00A061DE">
        <w:rPr>
          <w:rFonts w:hint="cs"/>
          <w:rtl/>
        </w:rPr>
        <w:t>ה את חום</w:t>
      </w:r>
      <w:r w:rsidRPr="00CD067C">
        <w:rPr>
          <w:rtl/>
        </w:rPr>
        <w:t xml:space="preserve"> גופה מתחת לבגדים</w:t>
      </w:r>
      <w:r w:rsidR="00285632">
        <w:rPr>
          <w:rFonts w:hint="cs"/>
          <w:rtl/>
        </w:rPr>
        <w:t>,</w:t>
      </w:r>
      <w:r w:rsidRPr="00CD067C">
        <w:rPr>
          <w:rtl/>
        </w:rPr>
        <w:t xml:space="preserve"> </w:t>
      </w:r>
      <w:r w:rsidR="005A6A23" w:rsidRPr="005A6A23">
        <w:rPr>
          <w:rFonts w:cs="Times New Roman"/>
          <w:rtl/>
        </w:rPr>
        <w:t xml:space="preserve">הוא רצה ללמוד ניתוח סטנזות </w:t>
      </w:r>
      <w:r w:rsidR="005A6A23" w:rsidRPr="005A6A23">
        <w:rPr>
          <w:rFonts w:cs="Times New Roman"/>
          <w:rtl/>
        </w:rPr>
        <w:lastRenderedPageBreak/>
        <w:t xml:space="preserve">ותמות ואמצעי הבעה אמנותיים אבל לא של כדים יווניים אלא </w:t>
      </w:r>
      <w:r w:rsidR="005A6A23">
        <w:rPr>
          <w:rFonts w:cs="Times New Roman" w:hint="cs"/>
          <w:rtl/>
        </w:rPr>
        <w:t xml:space="preserve">של האופן </w:t>
      </w:r>
      <w:r w:rsidR="00D10C39">
        <w:rPr>
          <w:rFonts w:cs="Times New Roman" w:hint="cs"/>
          <w:rtl/>
        </w:rPr>
        <w:t>ש</w:t>
      </w:r>
      <w:r w:rsidR="00285632">
        <w:rPr>
          <w:rFonts w:hint="cs"/>
          <w:rtl/>
        </w:rPr>
        <w:t>ב</w:t>
      </w:r>
      <w:r w:rsidR="005A6A23">
        <w:rPr>
          <w:rFonts w:hint="cs"/>
          <w:rtl/>
        </w:rPr>
        <w:t>ו</w:t>
      </w:r>
      <w:r w:rsidR="00285632">
        <w:rPr>
          <w:rFonts w:hint="cs"/>
          <w:rtl/>
        </w:rPr>
        <w:t xml:space="preserve"> א</w:t>
      </w:r>
      <w:r w:rsidR="00826B52">
        <w:rPr>
          <w:rFonts w:hint="cs"/>
          <w:rtl/>
        </w:rPr>
        <w:t>י</w:t>
      </w:r>
      <w:r w:rsidR="00285632">
        <w:rPr>
          <w:rFonts w:hint="cs"/>
          <w:rtl/>
        </w:rPr>
        <w:t>פר</w:t>
      </w:r>
      <w:r w:rsidR="00826B52">
        <w:rPr>
          <w:rFonts w:hint="cs"/>
          <w:rtl/>
        </w:rPr>
        <w:t>ה</w:t>
      </w:r>
      <w:r w:rsidR="00285632">
        <w:rPr>
          <w:rFonts w:hint="cs"/>
          <w:rtl/>
        </w:rPr>
        <w:t xml:space="preserve"> בעזרת מברשות ומסרקות זעירות את עין ימין, תוך החזקת מראה קטנה, ו</w:t>
      </w:r>
      <w:r w:rsidR="00EE553A">
        <w:rPr>
          <w:rFonts w:hint="cs"/>
          <w:rtl/>
        </w:rPr>
        <w:t>אחר כך</w:t>
      </w:r>
      <w:r w:rsidR="00285632">
        <w:rPr>
          <w:rFonts w:hint="cs"/>
          <w:rtl/>
        </w:rPr>
        <w:t xml:space="preserve"> </w:t>
      </w:r>
      <w:r w:rsidR="004566CB">
        <w:rPr>
          <w:rFonts w:hint="cs"/>
          <w:rtl/>
        </w:rPr>
        <w:t>ה</w:t>
      </w:r>
      <w:r w:rsidR="00285632">
        <w:rPr>
          <w:rFonts w:hint="cs"/>
          <w:rtl/>
        </w:rPr>
        <w:t>צליבה [</w:t>
      </w:r>
      <w:r w:rsidR="00285632">
        <w:t>crosses</w:t>
      </w:r>
      <w:r w:rsidR="00285632">
        <w:rPr>
          <w:rFonts w:hint="cs"/>
          <w:rtl/>
        </w:rPr>
        <w:t>] ידי</w:t>
      </w:r>
      <w:r w:rsidR="005A6A23">
        <w:rPr>
          <w:rFonts w:hint="cs"/>
          <w:rtl/>
        </w:rPr>
        <w:t>ים</w:t>
      </w:r>
      <w:r w:rsidR="00285632">
        <w:rPr>
          <w:rFonts w:hint="cs"/>
          <w:rtl/>
        </w:rPr>
        <w:t xml:space="preserve"> בשביל ל</w:t>
      </w:r>
      <w:r w:rsidR="005A6A23">
        <w:rPr>
          <w:rFonts w:hint="cs"/>
          <w:rtl/>
        </w:rPr>
        <w:t>אפר</w:t>
      </w:r>
      <w:r w:rsidR="00285632">
        <w:rPr>
          <w:rFonts w:hint="cs"/>
          <w:rtl/>
        </w:rPr>
        <w:t xml:space="preserve"> באותה דרך </w:t>
      </w:r>
      <w:r w:rsidR="005A6A23">
        <w:rPr>
          <w:rFonts w:hint="cs"/>
          <w:rtl/>
        </w:rPr>
        <w:t>את עין</w:t>
      </w:r>
      <w:r w:rsidR="00285632">
        <w:rPr>
          <w:rFonts w:hint="cs"/>
          <w:rtl/>
        </w:rPr>
        <w:t xml:space="preserve"> שמאל. אלכס</w:t>
      </w:r>
      <w:r w:rsidRPr="00CD067C">
        <w:rPr>
          <w:rtl/>
        </w:rPr>
        <w:t xml:space="preserve"> היה רוצה לכתוב</w:t>
      </w:r>
      <w:r w:rsidR="00826B52">
        <w:rPr>
          <w:rFonts w:hint="cs"/>
          <w:rtl/>
        </w:rPr>
        <w:t xml:space="preserve"> 'אוֹדָה על צוואר יפני</w:t>
      </w:r>
      <w:r w:rsidR="00D10C39">
        <w:rPr>
          <w:rFonts w:hint="cs"/>
          <w:rtl/>
        </w:rPr>
        <w:t>'</w:t>
      </w:r>
      <w:r w:rsidR="00826B52">
        <w:rPr>
          <w:rFonts w:hint="cs"/>
          <w:rtl/>
        </w:rPr>
        <w:t>.</w:t>
      </w:r>
    </w:p>
    <w:p w14:paraId="4ACC4C27" w14:textId="1E5A44ED" w:rsidR="00271C3B" w:rsidRDefault="00271C3B" w:rsidP="00792003">
      <w:pPr>
        <w:rPr>
          <w:rtl/>
        </w:rPr>
      </w:pPr>
      <w:r>
        <w:rPr>
          <w:rFonts w:hint="cs"/>
          <w:rtl/>
        </w:rPr>
        <w:t>אלכס נרשם</w:t>
      </w:r>
      <w:r w:rsidR="004566CB">
        <w:rPr>
          <w:rFonts w:hint="cs"/>
          <w:rtl/>
        </w:rPr>
        <w:t xml:space="preserve">, </w:t>
      </w:r>
      <w:r w:rsidR="004566CB" w:rsidRPr="004566CB">
        <w:rPr>
          <w:rFonts w:cs="Times New Roman"/>
          <w:rtl/>
        </w:rPr>
        <w:t>כפי שה</w:t>
      </w:r>
      <w:r w:rsidR="005A6A23">
        <w:rPr>
          <w:rFonts w:cs="Times New Roman" w:hint="cs"/>
          <w:rtl/>
        </w:rPr>
        <w:t>בטיח לה</w:t>
      </w:r>
      <w:r w:rsidR="004566CB" w:rsidRPr="004566CB">
        <w:rPr>
          <w:rFonts w:cs="Times New Roman"/>
          <w:rtl/>
        </w:rPr>
        <w:t>,</w:t>
      </w:r>
      <w:r>
        <w:rPr>
          <w:rFonts w:hint="cs"/>
          <w:rtl/>
        </w:rPr>
        <w:t xml:space="preserve"> לשתי בחינות בגרות במועד חורף בשני מקצועות שלא נלמדו בבית-הספר, גרמנית ועברית, מתוך כוונה לקבל לפחות באחת</w:t>
      </w:r>
      <w:r w:rsidR="0098090C">
        <w:rPr>
          <w:rFonts w:hint="cs"/>
          <w:rtl/>
        </w:rPr>
        <w:t xml:space="preserve"> </w:t>
      </w:r>
      <w:r w:rsidR="00432E81">
        <w:rPr>
          <w:rFonts w:hint="cs"/>
          <w:rtl/>
        </w:rPr>
        <w:t>מהן</w:t>
      </w:r>
      <w:r w:rsidR="00826B52">
        <w:rPr>
          <w:rFonts w:hint="cs"/>
          <w:rtl/>
        </w:rPr>
        <w:t xml:space="preserve"> ציון</w:t>
      </w:r>
      <w:r>
        <w:rPr>
          <w:rFonts w:hint="cs"/>
          <w:rtl/>
        </w:rPr>
        <w:t xml:space="preserve"> </w:t>
      </w:r>
      <w:r>
        <w:t>A</w:t>
      </w:r>
      <w:r>
        <w:rPr>
          <w:rFonts w:hint="cs"/>
          <w:rtl/>
        </w:rPr>
        <w:t xml:space="preserve">. </w:t>
      </w:r>
      <w:r w:rsidR="00AB23D1">
        <w:rPr>
          <w:rFonts w:hint="cs"/>
          <w:rtl/>
        </w:rPr>
        <w:t>מכיוון שלא היה מסוגל להתגבר על חוקי הדקדוק והטקסטים המשמימים שנכללו בחומר לבחינה</w:t>
      </w:r>
      <w:r w:rsidR="00F4319D" w:rsidRPr="00F4319D">
        <w:rPr>
          <w:rFonts w:cs="Times New Roman"/>
          <w:rtl/>
        </w:rPr>
        <w:t xml:space="preserve"> בגרמנית</w:t>
      </w:r>
      <w:r w:rsidR="00AB23D1">
        <w:rPr>
          <w:rFonts w:hint="cs"/>
          <w:rtl/>
        </w:rPr>
        <w:t>, לימודיו הסתכמו בכך שקרא את</w:t>
      </w:r>
      <w:r w:rsidRPr="00CD067C">
        <w:rPr>
          <w:rtl/>
        </w:rPr>
        <w:t xml:space="preserve"> </w:t>
      </w:r>
      <w:r w:rsidR="00D10C39">
        <w:rPr>
          <w:rFonts w:hint="cs"/>
          <w:rtl/>
        </w:rPr>
        <w:t>'</w:t>
      </w:r>
      <w:r w:rsidRPr="00CD067C">
        <w:rPr>
          <w:rtl/>
        </w:rPr>
        <w:t>ההוביט</w:t>
      </w:r>
      <w:r w:rsidR="00D10C39">
        <w:rPr>
          <w:rFonts w:hint="cs"/>
          <w:rtl/>
        </w:rPr>
        <w:t>'</w:t>
      </w:r>
      <w:r w:rsidRPr="00CD067C">
        <w:rPr>
          <w:rtl/>
        </w:rPr>
        <w:t xml:space="preserve"> בשפה הזרה לצ</w:t>
      </w:r>
      <w:r>
        <w:rPr>
          <w:rFonts w:hint="cs"/>
          <w:rtl/>
        </w:rPr>
        <w:t>ד</w:t>
      </w:r>
      <w:r w:rsidRPr="00CD067C">
        <w:rPr>
          <w:rtl/>
        </w:rPr>
        <w:t xml:space="preserve"> העותק באנגלית, משפט מזה ואותו משפט מזה, </w:t>
      </w:r>
      <w:r w:rsidR="00D10C39" w:rsidRPr="00D10C39">
        <w:rPr>
          <w:rFonts w:cs="Times New Roman"/>
          <w:rtl/>
        </w:rPr>
        <w:t>לאחר מכן</w:t>
      </w:r>
      <w:r w:rsidRPr="00CD067C">
        <w:rPr>
          <w:rtl/>
        </w:rPr>
        <w:t xml:space="preserve"> פסקה מזה ואותה פסקה מזה, ו</w:t>
      </w:r>
      <w:r w:rsidR="0088436F">
        <w:rPr>
          <w:rFonts w:hint="cs"/>
          <w:rtl/>
        </w:rPr>
        <w:t>בהמשך, כשהקריאה הפכה שוטפת יותר,</w:t>
      </w:r>
      <w:r w:rsidRPr="00CD067C">
        <w:rPr>
          <w:rtl/>
        </w:rPr>
        <w:t xml:space="preserve"> </w:t>
      </w:r>
      <w:r w:rsidR="00792003">
        <w:rPr>
          <w:rtl/>
        </w:rPr>
        <w:t>פ</w:t>
      </w:r>
      <w:r w:rsidRPr="00CD067C">
        <w:rPr>
          <w:rtl/>
        </w:rPr>
        <w:t>נה ל</w:t>
      </w:r>
      <w:r w:rsidR="00C51519">
        <w:rPr>
          <w:rFonts w:hint="cs"/>
          <w:rtl/>
        </w:rPr>
        <w:t>גרס</w:t>
      </w:r>
      <w:r w:rsidRPr="00CD067C">
        <w:rPr>
          <w:rFonts w:hint="cs"/>
          <w:rtl/>
        </w:rPr>
        <w:t xml:space="preserve">ה </w:t>
      </w:r>
      <w:r w:rsidR="0088436F">
        <w:rPr>
          <w:rFonts w:hint="cs"/>
          <w:rtl/>
        </w:rPr>
        <w:t>ה</w:t>
      </w:r>
      <w:r w:rsidRPr="00CD067C">
        <w:rPr>
          <w:rtl/>
        </w:rPr>
        <w:t xml:space="preserve">אנגלית רק </w:t>
      </w:r>
      <w:r w:rsidRPr="00CD067C">
        <w:rPr>
          <w:rFonts w:hint="cs"/>
          <w:rtl/>
        </w:rPr>
        <w:t>עבור</w:t>
      </w:r>
      <w:r w:rsidRPr="00CD067C">
        <w:rPr>
          <w:rtl/>
        </w:rPr>
        <w:t xml:space="preserve"> המילים הקשות והמשפטים המ</w:t>
      </w:r>
      <w:r w:rsidR="00285632">
        <w:rPr>
          <w:rFonts w:hint="cs"/>
          <w:rtl/>
        </w:rPr>
        <w:t>ס</w:t>
      </w:r>
      <w:r w:rsidRPr="00CD067C">
        <w:rPr>
          <w:rtl/>
        </w:rPr>
        <w:t>וב</w:t>
      </w:r>
      <w:r w:rsidR="00285632">
        <w:rPr>
          <w:rFonts w:hint="cs"/>
          <w:rtl/>
        </w:rPr>
        <w:t>כ</w:t>
      </w:r>
      <w:r w:rsidRPr="00CD067C">
        <w:rPr>
          <w:rtl/>
        </w:rPr>
        <w:t xml:space="preserve">ים. </w:t>
      </w:r>
      <w:r>
        <w:rPr>
          <w:rFonts w:hint="cs"/>
          <w:rtl/>
        </w:rPr>
        <w:t xml:space="preserve">[עוד סלחיה] </w:t>
      </w:r>
      <w:r w:rsidR="005A6A23" w:rsidRPr="005A6A23">
        <w:rPr>
          <w:rFonts w:cs="Times New Roman"/>
          <w:rtl/>
        </w:rPr>
        <w:t xml:space="preserve">הוא רכש בדרך זו </w:t>
      </w:r>
      <w:r w:rsidRPr="00CD067C">
        <w:rPr>
          <w:rtl/>
        </w:rPr>
        <w:t>אוצר מי</w:t>
      </w:r>
      <w:r>
        <w:rPr>
          <w:rtl/>
        </w:rPr>
        <w:t>לים מיוחד</w:t>
      </w:r>
      <w:r w:rsidR="005A6A23">
        <w:rPr>
          <w:rFonts w:hint="cs"/>
          <w:rtl/>
        </w:rPr>
        <w:t>,</w:t>
      </w:r>
      <w:r>
        <w:rPr>
          <w:rtl/>
        </w:rPr>
        <w:t xml:space="preserve"> </w:t>
      </w:r>
      <w:r w:rsidR="005A6A23">
        <w:rPr>
          <w:rFonts w:hint="cs"/>
          <w:rtl/>
        </w:rPr>
        <w:t>ש</w:t>
      </w:r>
      <w:r>
        <w:rPr>
          <w:rtl/>
        </w:rPr>
        <w:t>כלל חבית, רומח, קרחת</w:t>
      </w:r>
      <w:r w:rsidR="00D10C39">
        <w:rPr>
          <w:rFonts w:hint="cs"/>
          <w:rtl/>
        </w:rPr>
        <w:t xml:space="preserve"> </w:t>
      </w:r>
      <w:r w:rsidRPr="00CD067C">
        <w:rPr>
          <w:rtl/>
        </w:rPr>
        <w:t>יער ו</w:t>
      </w:r>
      <w:r w:rsidR="0088436F">
        <w:rPr>
          <w:rFonts w:hint="cs"/>
          <w:rtl/>
        </w:rPr>
        <w:t>שדים לסוגיהם</w:t>
      </w:r>
      <w:r w:rsidRPr="00CD067C">
        <w:rPr>
          <w:rtl/>
        </w:rPr>
        <w:t>.</w:t>
      </w:r>
      <w:r w:rsidR="00F4319D">
        <w:rPr>
          <w:rFonts w:hint="cs"/>
          <w:rtl/>
        </w:rPr>
        <w:t xml:space="preserve"> </w:t>
      </w:r>
      <w:r w:rsidR="00F4319D" w:rsidRPr="00F4319D">
        <w:rPr>
          <w:rFonts w:cs="Times New Roman"/>
          <w:rtl/>
        </w:rPr>
        <w:t>עבור הבחינה בעברית הוא החליט לסמוך על הגורל.</w:t>
      </w:r>
    </w:p>
    <w:p w14:paraId="1A9262B1" w14:textId="77777777" w:rsidR="00271C3B" w:rsidRPr="00CD067C" w:rsidRDefault="00271C3B" w:rsidP="00250000">
      <w:pPr>
        <w:rPr>
          <w:rtl/>
        </w:rPr>
      </w:pPr>
    </w:p>
    <w:p w14:paraId="7CE0D0B3" w14:textId="0812EC07" w:rsidR="004627AB" w:rsidRPr="00CD067C" w:rsidRDefault="004627AB" w:rsidP="00A061DE">
      <w:pPr>
        <w:rPr>
          <w:rtl/>
        </w:rPr>
      </w:pPr>
      <w:r w:rsidRPr="00CD067C">
        <w:rPr>
          <w:rtl/>
        </w:rPr>
        <w:t xml:space="preserve">"מה אמר לך מר קְלֶמֶנְסוֹן?" אלכס </w:t>
      </w:r>
      <w:r w:rsidR="00D93D9D" w:rsidRPr="00D93D9D">
        <w:rPr>
          <w:rFonts w:cs="Times New Roman"/>
          <w:rtl/>
        </w:rPr>
        <w:t>תבע מ</w:t>
      </w:r>
      <w:r w:rsidR="00D93D9D" w:rsidRPr="00CD067C">
        <w:rPr>
          <w:rtl/>
        </w:rPr>
        <w:t>סאקורה</w:t>
      </w:r>
      <w:r w:rsidR="00D93D9D" w:rsidRPr="00D93D9D">
        <w:rPr>
          <w:rFonts w:cs="Times New Roman"/>
          <w:rtl/>
        </w:rPr>
        <w:t xml:space="preserve"> בטון חרד</w:t>
      </w:r>
      <w:r w:rsidRPr="00CD067C">
        <w:rPr>
          <w:rtl/>
        </w:rPr>
        <w:t>.</w:t>
      </w:r>
    </w:p>
    <w:p w14:paraId="57B37044" w14:textId="77777777" w:rsidR="004627AB" w:rsidRPr="00CD067C" w:rsidRDefault="004627AB" w:rsidP="00250000">
      <w:pPr>
        <w:rPr>
          <w:rtl/>
        </w:rPr>
      </w:pPr>
      <w:r w:rsidRPr="00CD067C">
        <w:rPr>
          <w:rtl/>
        </w:rPr>
        <w:t>"מי אמר?"</w:t>
      </w:r>
    </w:p>
    <w:p w14:paraId="19E6C9AE" w14:textId="135C6F8F" w:rsidR="004627AB" w:rsidRPr="00CD067C" w:rsidRDefault="004627AB" w:rsidP="0088436F">
      <w:pPr>
        <w:rPr>
          <w:rtl/>
        </w:rPr>
      </w:pPr>
      <w:r w:rsidRPr="00CD067C">
        <w:rPr>
          <w:rtl/>
        </w:rPr>
        <w:t xml:space="preserve">"מר </w:t>
      </w:r>
      <w:r w:rsidR="00D10C39" w:rsidRPr="00D10C39">
        <w:rPr>
          <w:rFonts w:cs="Times New Roman"/>
          <w:rtl/>
        </w:rPr>
        <w:t>קלמנסון</w:t>
      </w:r>
      <w:r w:rsidRPr="00CD067C">
        <w:rPr>
          <w:rtl/>
        </w:rPr>
        <w:t>, המורה לכי</w:t>
      </w:r>
      <w:r w:rsidR="00005E74">
        <w:rPr>
          <w:rtl/>
        </w:rPr>
        <w:t xml:space="preserve">מיה." אלכס </w:t>
      </w:r>
      <w:r w:rsidR="00AB15B1">
        <w:rPr>
          <w:rFonts w:hint="cs"/>
          <w:rtl/>
        </w:rPr>
        <w:t>אמנם</w:t>
      </w:r>
      <w:r w:rsidR="00792003">
        <w:rPr>
          <w:rFonts w:hint="cs"/>
          <w:rtl/>
        </w:rPr>
        <w:t xml:space="preserve"> </w:t>
      </w:r>
      <w:r w:rsidR="00005E74">
        <w:rPr>
          <w:rtl/>
        </w:rPr>
        <w:t>לא למד כימיה</w:t>
      </w:r>
      <w:r w:rsidR="00D10C39">
        <w:rPr>
          <w:rFonts w:hint="cs"/>
          <w:rtl/>
        </w:rPr>
        <w:t>,</w:t>
      </w:r>
      <w:r w:rsidR="00005E74">
        <w:rPr>
          <w:rtl/>
        </w:rPr>
        <w:t xml:space="preserve"> אבל </w:t>
      </w:r>
      <w:r w:rsidR="00A061DE">
        <w:rPr>
          <w:rFonts w:hint="cs"/>
          <w:rtl/>
        </w:rPr>
        <w:t>נודע לו</w:t>
      </w:r>
      <w:r w:rsidRPr="00CD067C">
        <w:rPr>
          <w:rtl/>
        </w:rPr>
        <w:t xml:space="preserve"> שמר קלמנסון ליטף את עורפה של סאקורה. </w:t>
      </w:r>
      <w:r w:rsidR="00010A9E">
        <w:rPr>
          <w:rFonts w:hint="cs"/>
          <w:rtl/>
        </w:rPr>
        <w:t>סיימון</w:t>
      </w:r>
      <w:r w:rsidR="00826B52">
        <w:rPr>
          <w:rFonts w:hint="cs"/>
          <w:rtl/>
        </w:rPr>
        <w:t>,</w:t>
      </w:r>
      <w:r w:rsidRPr="00CD067C">
        <w:rPr>
          <w:rtl/>
        </w:rPr>
        <w:t xml:space="preserve"> שישב ל</w:t>
      </w:r>
      <w:r w:rsidR="00FE1FD4">
        <w:rPr>
          <w:rFonts w:hint="cs"/>
          <w:rtl/>
        </w:rPr>
        <w:t>צ</w:t>
      </w:r>
      <w:r w:rsidRPr="00CD067C">
        <w:rPr>
          <w:rtl/>
        </w:rPr>
        <w:t>ידה</w:t>
      </w:r>
      <w:r w:rsidR="00826B52">
        <w:rPr>
          <w:rFonts w:hint="cs"/>
          <w:rtl/>
        </w:rPr>
        <w:t>,</w:t>
      </w:r>
      <w:r w:rsidRPr="00CD067C">
        <w:rPr>
          <w:rtl/>
        </w:rPr>
        <w:t xml:space="preserve"> </w:t>
      </w:r>
      <w:r w:rsidR="00826B52">
        <w:rPr>
          <w:rFonts w:hint="cs"/>
          <w:rtl/>
        </w:rPr>
        <w:t>סיפר</w:t>
      </w:r>
      <w:r w:rsidRPr="00CD067C">
        <w:rPr>
          <w:rtl/>
        </w:rPr>
        <w:t xml:space="preserve"> שהסמיקה</w:t>
      </w:r>
      <w:r w:rsidR="007845B6">
        <w:rPr>
          <w:rFonts w:cs="Times New Roman" w:hint="cs"/>
          <w:rtl/>
        </w:rPr>
        <w:t>.</w:t>
      </w:r>
      <w:r w:rsidR="00CA19EB" w:rsidRPr="00CA19EB">
        <w:rPr>
          <w:rFonts w:cs="Times New Roman"/>
          <w:rtl/>
        </w:rPr>
        <w:t xml:space="preserve"> אלכס היה מוכן לצאת למסע</w:t>
      </w:r>
      <w:r w:rsidR="00D10C39">
        <w:rPr>
          <w:rFonts w:cs="Times New Roman" w:hint="cs"/>
          <w:rtl/>
        </w:rPr>
        <w:t xml:space="preserve"> </w:t>
      </w:r>
      <w:r w:rsidR="00CA19EB" w:rsidRPr="00CA19EB">
        <w:rPr>
          <w:rFonts w:cs="Times New Roman"/>
          <w:rtl/>
        </w:rPr>
        <w:t xml:space="preserve">הרג </w:t>
      </w:r>
      <w:r w:rsidR="00D10C39">
        <w:rPr>
          <w:rFonts w:cs="Times New Roman" w:hint="cs"/>
          <w:rtl/>
        </w:rPr>
        <w:t>אם</w:t>
      </w:r>
      <w:r w:rsidR="00CA19EB" w:rsidRPr="00CA19EB">
        <w:rPr>
          <w:rFonts w:cs="Times New Roman"/>
          <w:rtl/>
        </w:rPr>
        <w:t xml:space="preserve"> תיגע עוד טיפת נפט בכנפיו של עוף</w:t>
      </w:r>
      <w:r w:rsidR="00D10C39">
        <w:rPr>
          <w:rFonts w:cs="Times New Roman" w:hint="cs"/>
          <w:rtl/>
        </w:rPr>
        <w:t xml:space="preserve"> </w:t>
      </w:r>
      <w:r w:rsidR="00CA19EB" w:rsidRPr="00CA19EB">
        <w:rPr>
          <w:rFonts w:cs="Times New Roman"/>
          <w:rtl/>
        </w:rPr>
        <w:t>מים נוסף.</w:t>
      </w:r>
    </w:p>
    <w:p w14:paraId="45D3DE0B" w14:textId="77777777" w:rsidR="004627AB" w:rsidRPr="00CD067C" w:rsidRDefault="004627AB" w:rsidP="00250000">
      <w:pPr>
        <w:rPr>
          <w:rtl/>
        </w:rPr>
      </w:pPr>
      <w:r w:rsidRPr="00CD067C">
        <w:rPr>
          <w:rtl/>
        </w:rPr>
        <w:t>היא צחקה. "לא קוראים לו קְלֶמֶנְסוֹן, אלא קָלְמַנְסוֹן."</w:t>
      </w:r>
    </w:p>
    <w:p w14:paraId="6BFA30EC" w14:textId="77777777" w:rsidR="004627AB" w:rsidRPr="00CD067C" w:rsidRDefault="004627AB" w:rsidP="00250000">
      <w:pPr>
        <w:rPr>
          <w:rtl/>
        </w:rPr>
      </w:pPr>
      <w:r w:rsidRPr="00CD067C">
        <w:rPr>
          <w:rtl/>
        </w:rPr>
        <w:t>"אז מה."</w:t>
      </w:r>
    </w:p>
    <w:p w14:paraId="7833C145" w14:textId="77777777" w:rsidR="004627AB" w:rsidRDefault="004627AB" w:rsidP="00250000">
      <w:pPr>
        <w:rPr>
          <w:rtl/>
        </w:rPr>
      </w:pPr>
      <w:r w:rsidRPr="00CD067C">
        <w:rPr>
          <w:rtl/>
        </w:rPr>
        <w:t xml:space="preserve">"קְלֶמֶנְסוֹן נשמע כמו </w:t>
      </w:r>
      <w:r w:rsidRPr="00CD067C">
        <w:t>clemency</w:t>
      </w:r>
      <w:r w:rsidRPr="00CD067C">
        <w:rPr>
          <w:rtl/>
        </w:rPr>
        <w:t>.</w:t>
      </w:r>
      <w:r w:rsidR="00DC6728">
        <w:rPr>
          <w:rFonts w:hint="cs"/>
          <w:rtl/>
        </w:rPr>
        <w:t xml:space="preserve"> ממי אתה מבקש מחילה, אלכס דה-לארג'?</w:t>
      </w:r>
      <w:r w:rsidRPr="00CD067C">
        <w:rPr>
          <w:rtl/>
        </w:rPr>
        <w:t>"</w:t>
      </w:r>
    </w:p>
    <w:p w14:paraId="748A77DD" w14:textId="77777777" w:rsidR="00DC6728" w:rsidRPr="00CD067C" w:rsidRDefault="00DC6728" w:rsidP="00250000">
      <w:pPr>
        <w:rPr>
          <w:rtl/>
        </w:rPr>
      </w:pPr>
      <w:r>
        <w:rPr>
          <w:rFonts w:hint="cs"/>
          <w:rtl/>
        </w:rPr>
        <w:t>[</w:t>
      </w:r>
      <w:r w:rsidRPr="00DC6728">
        <w:t>https://en.wikipedia.org/wiki/Alex_(A_Clockwork_Orange</w:t>
      </w:r>
      <w:r w:rsidRPr="00DC6728">
        <w:rPr>
          <w:rFonts w:cs="Times New Roman"/>
          <w:rtl/>
        </w:rPr>
        <w:t>)</w:t>
      </w:r>
      <w:r>
        <w:rPr>
          <w:rFonts w:hint="cs"/>
          <w:rtl/>
        </w:rPr>
        <w:t>]</w:t>
      </w:r>
    </w:p>
    <w:p w14:paraId="7F25469A" w14:textId="77777777" w:rsidR="004627AB" w:rsidRPr="00CD067C" w:rsidRDefault="00BD4310" w:rsidP="00BD4310">
      <w:pPr>
        <w:rPr>
          <w:rtl/>
        </w:rPr>
      </w:pPr>
      <w:r>
        <w:rPr>
          <w:rFonts w:hint="cs"/>
          <w:rtl/>
        </w:rPr>
        <w:t>[</w:t>
      </w:r>
      <w:r w:rsidR="004627AB" w:rsidRPr="00CD067C">
        <w:rPr>
          <w:rtl/>
        </w:rPr>
        <w:t xml:space="preserve">הם קראו ביחד את הסופה, ואת המלך ליר. </w:t>
      </w:r>
      <w:r w:rsidR="00A31781">
        <w:rPr>
          <w:rFonts w:hint="cs"/>
          <w:rtl/>
        </w:rPr>
        <w:t xml:space="preserve">הם </w:t>
      </w:r>
      <w:r w:rsidR="00A31781">
        <w:rPr>
          <w:rtl/>
        </w:rPr>
        <w:t>ניס</w:t>
      </w:r>
      <w:r w:rsidR="00A31781">
        <w:rPr>
          <w:rFonts w:hint="cs"/>
          <w:rtl/>
        </w:rPr>
        <w:t>ו</w:t>
      </w:r>
      <w:r w:rsidR="004627AB" w:rsidRPr="00CD067C">
        <w:rPr>
          <w:rtl/>
        </w:rPr>
        <w:t xml:space="preserve"> לנתח את ההבדלים באופי שלה</w:t>
      </w:r>
      <w:r w:rsidR="00A31781">
        <w:rPr>
          <w:rFonts w:hint="cs"/>
          <w:rtl/>
        </w:rPr>
        <w:t>ם</w:t>
      </w:r>
      <w:r w:rsidR="004627AB" w:rsidRPr="00CD067C">
        <w:rPr>
          <w:rtl/>
        </w:rPr>
        <w:t xml:space="preserve"> </w:t>
      </w:r>
      <w:r w:rsidR="004627AB" w:rsidRPr="00CD067C">
        <w:rPr>
          <w:rFonts w:hint="cs"/>
          <w:rtl/>
        </w:rPr>
        <w:t>ע</w:t>
      </w:r>
      <w:r w:rsidR="004627AB" w:rsidRPr="00CD067C">
        <w:rPr>
          <w:rtl/>
        </w:rPr>
        <w:t>ל</w:t>
      </w:r>
      <w:r w:rsidR="004627AB" w:rsidRPr="00CD067C">
        <w:rPr>
          <w:rFonts w:hint="cs"/>
          <w:rtl/>
        </w:rPr>
        <w:t xml:space="preserve"> </w:t>
      </w:r>
      <w:r w:rsidR="004627AB" w:rsidRPr="00CD067C">
        <w:rPr>
          <w:rtl/>
        </w:rPr>
        <w:t xml:space="preserve">פי </w:t>
      </w:r>
      <w:r w:rsidR="00A31781">
        <w:rPr>
          <w:rFonts w:hint="cs"/>
          <w:rtl/>
        </w:rPr>
        <w:t>השוני בחיבורים של שניהם. זה היה קשה וחדש. הם שינו את החוקים: עד לסיום גיל ההתבגרות, הם יכתבו סיכומים כאלו כל שנה.</w:t>
      </w:r>
      <w:r w:rsidR="00800C75">
        <w:rPr>
          <w:rFonts w:hint="cs"/>
          <w:rtl/>
        </w:rPr>
        <w:t>]</w:t>
      </w:r>
    </w:p>
    <w:p w14:paraId="541282BF" w14:textId="77777777" w:rsidR="004627AB" w:rsidRPr="00CD067C" w:rsidRDefault="004627AB" w:rsidP="00250000">
      <w:pPr>
        <w:rPr>
          <w:rtl/>
        </w:rPr>
      </w:pPr>
    </w:p>
    <w:p w14:paraId="652EBC84" w14:textId="5F18C730" w:rsidR="001D71E7" w:rsidRDefault="00792003" w:rsidP="00250000">
      <w:pPr>
        <w:rPr>
          <w:rtl/>
        </w:rPr>
      </w:pPr>
      <w:r>
        <w:rPr>
          <w:rFonts w:hint="cs"/>
          <w:rtl/>
        </w:rPr>
        <w:t>ב</w:t>
      </w:r>
      <w:r w:rsidR="004627AB" w:rsidRPr="00CD067C">
        <w:rPr>
          <w:rtl/>
        </w:rPr>
        <w:t xml:space="preserve">פארק פינסבורי, </w:t>
      </w:r>
      <w:r w:rsidR="007845B6">
        <w:rPr>
          <w:rFonts w:hint="cs"/>
          <w:rtl/>
        </w:rPr>
        <w:t>ב</w:t>
      </w:r>
      <w:r w:rsidR="004627AB" w:rsidRPr="00CD067C">
        <w:rPr>
          <w:rtl/>
        </w:rPr>
        <w:t xml:space="preserve">יום ראשון גשום אחד אחר הצהריים, הוא עמד עם סאקורה </w:t>
      </w:r>
      <w:r w:rsidR="00614D54">
        <w:rPr>
          <w:rFonts w:hint="cs"/>
          <w:rtl/>
        </w:rPr>
        <w:t>ו</w:t>
      </w:r>
      <w:r w:rsidR="00010A9E">
        <w:rPr>
          <w:rFonts w:hint="cs"/>
          <w:rtl/>
        </w:rPr>
        <w:t>סיימון</w:t>
      </w:r>
      <w:r w:rsidR="00614D54">
        <w:rPr>
          <w:rFonts w:hint="cs"/>
          <w:rtl/>
        </w:rPr>
        <w:t xml:space="preserve"> </w:t>
      </w:r>
      <w:r w:rsidR="004627AB" w:rsidRPr="00CD067C">
        <w:rPr>
          <w:rtl/>
        </w:rPr>
        <w:t xml:space="preserve">במשך שעות </w:t>
      </w:r>
      <w:r w:rsidR="007845B6">
        <w:rPr>
          <w:rFonts w:hint="cs"/>
          <w:rtl/>
        </w:rPr>
        <w:t xml:space="preserve">מול </w:t>
      </w:r>
      <w:r w:rsidR="004627AB" w:rsidRPr="00CD067C">
        <w:rPr>
          <w:rtl/>
        </w:rPr>
        <w:t>הופע</w:t>
      </w:r>
      <w:r w:rsidR="00E50452">
        <w:rPr>
          <w:rFonts w:hint="cs"/>
          <w:rtl/>
        </w:rPr>
        <w:t>ה אחר הופעה</w:t>
      </w:r>
      <w:r w:rsidR="006C4E9F">
        <w:rPr>
          <w:rFonts w:hint="cs"/>
          <w:rtl/>
        </w:rPr>
        <w:t xml:space="preserve"> של להקות ש</w:t>
      </w:r>
      <w:r w:rsidR="00EB6A81">
        <w:rPr>
          <w:rFonts w:hint="cs"/>
          <w:rtl/>
        </w:rPr>
        <w:t xml:space="preserve">היו עבורו כמו חברים ותיקים, שכבר פגש בפארק </w:t>
      </w:r>
      <w:r w:rsidR="009A027E">
        <w:rPr>
          <w:rFonts w:hint="cs"/>
          <w:rtl/>
        </w:rPr>
        <w:t>ס</w:t>
      </w:r>
      <w:r w:rsidR="00EB6A81">
        <w:rPr>
          <w:rFonts w:hint="cs"/>
          <w:rtl/>
        </w:rPr>
        <w:t>טרתקלייד בקיץ</w:t>
      </w:r>
      <w:r w:rsidR="00A03724">
        <w:rPr>
          <w:rFonts w:hint="cs"/>
          <w:rtl/>
        </w:rPr>
        <w:t>.</w:t>
      </w:r>
      <w:r w:rsidR="00EB6A81">
        <w:rPr>
          <w:rFonts w:hint="cs"/>
          <w:rtl/>
        </w:rPr>
        <w:t xml:space="preserve"> הפעם </w:t>
      </w:r>
      <w:r w:rsidR="00E50452">
        <w:rPr>
          <w:rFonts w:hint="cs"/>
          <w:rtl/>
        </w:rPr>
        <w:t xml:space="preserve">לא </w:t>
      </w:r>
      <w:r w:rsidR="00EB6A81">
        <w:rPr>
          <w:rFonts w:hint="cs"/>
          <w:rtl/>
        </w:rPr>
        <w:t>ה</w:t>
      </w:r>
      <w:r w:rsidR="004C490F">
        <w:rPr>
          <w:rFonts w:hint="cs"/>
          <w:rtl/>
        </w:rPr>
        <w:t>יה ק</w:t>
      </w:r>
      <w:r w:rsidR="00E50452">
        <w:rPr>
          <w:rFonts w:hint="cs"/>
          <w:rtl/>
        </w:rPr>
        <w:t>שה</w:t>
      </w:r>
      <w:r w:rsidR="00EB6A81">
        <w:rPr>
          <w:rFonts w:hint="cs"/>
          <w:rtl/>
        </w:rPr>
        <w:t xml:space="preserve"> </w:t>
      </w:r>
      <w:r w:rsidR="009A027E">
        <w:rPr>
          <w:rFonts w:hint="cs"/>
          <w:rtl/>
        </w:rPr>
        <w:t>להגיע</w:t>
      </w:r>
      <w:r w:rsidR="004627AB" w:rsidRPr="00CD067C">
        <w:rPr>
          <w:rtl/>
        </w:rPr>
        <w:t xml:space="preserve"> </w:t>
      </w:r>
      <w:r w:rsidR="009A027E">
        <w:rPr>
          <w:rFonts w:hint="cs"/>
          <w:rtl/>
        </w:rPr>
        <w:t>ל</w:t>
      </w:r>
      <w:r w:rsidR="004627AB" w:rsidRPr="00CD067C">
        <w:rPr>
          <w:rtl/>
        </w:rPr>
        <w:t xml:space="preserve">קדמת הבמה, </w:t>
      </w:r>
      <w:r w:rsidR="004566CB">
        <w:rPr>
          <w:rFonts w:hint="cs"/>
          <w:rtl/>
        </w:rPr>
        <w:t>ב</w:t>
      </w:r>
      <w:r w:rsidR="004627AB" w:rsidRPr="00CD067C">
        <w:rPr>
          <w:rtl/>
        </w:rPr>
        <w:t>צמוד לגדר הברזל ולאנשי הביטחון</w:t>
      </w:r>
      <w:r w:rsidR="00A31781">
        <w:rPr>
          <w:rFonts w:hint="cs"/>
          <w:rtl/>
        </w:rPr>
        <w:t>.</w:t>
      </w:r>
      <w:r w:rsidR="002F2DB6">
        <w:rPr>
          <w:rFonts w:hint="cs"/>
          <w:rtl/>
        </w:rPr>
        <w:t xml:space="preserve"> </w:t>
      </w:r>
      <w:r w:rsidR="009A027E">
        <w:rPr>
          <w:rFonts w:hint="cs"/>
          <w:rtl/>
        </w:rPr>
        <w:t>[</w:t>
      </w:r>
      <w:r w:rsidR="002F2DB6">
        <w:rPr>
          <w:rFonts w:hint="cs"/>
          <w:rtl/>
        </w:rPr>
        <w:t xml:space="preserve">אלכס לא הרשה להם להתרחק מקדמת הבמה אע"פ שהם השתעממו </w:t>
      </w:r>
      <w:r w:rsidR="002F2DB6">
        <w:rPr>
          <w:rtl/>
        </w:rPr>
        <w:t>–</w:t>
      </w:r>
      <w:r w:rsidR="002F2DB6">
        <w:rPr>
          <w:rFonts w:hint="cs"/>
          <w:rtl/>
        </w:rPr>
        <w:t xml:space="preserve"> כי הוא אהב לראות להקות גם אם הם לא הכירו אותם. מהסוג של האוהדים כלומר מי שהתקרב לבמה באותו זמן הוא ניחש מה סוג ה</w:t>
      </w:r>
      <w:r w:rsidR="001C5A04">
        <w:rPr>
          <w:rFonts w:hint="cs"/>
          <w:rtl/>
        </w:rPr>
        <w:t>מוזיקה</w:t>
      </w:r>
      <w:r w:rsidR="002F2DB6">
        <w:rPr>
          <w:rFonts w:hint="cs"/>
          <w:rtl/>
        </w:rPr>
        <w:t xml:space="preserve"> וכל זה. ואז הוא אהב להעמיד פנים שהוא גם אוהד שלהם, הוא באמת הרגיש שהוא משנה את עצמו בשביל לאהוד </w:t>
      </w:r>
      <w:r w:rsidR="001C5A04">
        <w:rPr>
          <w:rFonts w:hint="cs"/>
          <w:rtl/>
        </w:rPr>
        <w:t>מוזיקה</w:t>
      </w:r>
      <w:r w:rsidR="002F2DB6">
        <w:rPr>
          <w:rFonts w:hint="cs"/>
          <w:rtl/>
        </w:rPr>
        <w:t xml:space="preserve"> אחרת, הוא היה אדם אחר שאוהד </w:t>
      </w:r>
      <w:r w:rsidR="001C5A04">
        <w:rPr>
          <w:rFonts w:hint="cs"/>
          <w:rtl/>
        </w:rPr>
        <w:t>מוזיקה</w:t>
      </w:r>
      <w:r w:rsidR="002F2DB6">
        <w:rPr>
          <w:rFonts w:hint="cs"/>
          <w:rtl/>
        </w:rPr>
        <w:t xml:space="preserve"> אחרת וגו'. וחוץ מזה לא היה לו בכלל כסף לקנות את האוכל במחיר מופקע והחולצות, לא היה לו בכלל כסף. הוא קנה לסאקורה שרשרת מזהב, דקיקה עם תליון של שמש, וזה היה הכי יפה לראות איך התליון והשרשרת נדבקים לעור שלה ולגבעות והשקעים סביב עצמות הבריח שלה. וגו'.</w:t>
      </w:r>
      <w:r w:rsidR="009A027E">
        <w:rPr>
          <w:rFonts w:hint="cs"/>
          <w:rtl/>
        </w:rPr>
        <w:t>]</w:t>
      </w:r>
    </w:p>
    <w:p w14:paraId="082D0ECF" w14:textId="2694F682" w:rsidR="009A027E" w:rsidRDefault="009A027E" w:rsidP="00250000">
      <w:pPr>
        <w:rPr>
          <w:rtl/>
        </w:rPr>
      </w:pPr>
      <w:r>
        <w:rPr>
          <w:rFonts w:hint="cs"/>
          <w:rtl/>
        </w:rPr>
        <w:t>[</w:t>
      </w:r>
      <w:hyperlink r:id="rId126" w:history="1">
        <w:r w:rsidRPr="009A027E">
          <w:rPr>
            <w:rStyle w:val="Hyperlink"/>
            <w:rFonts w:hint="cs"/>
            <w:rtl/>
          </w:rPr>
          <w:t>פארק סטרתקלייד</w:t>
        </w:r>
      </w:hyperlink>
      <w:r>
        <w:rPr>
          <w:rFonts w:hint="cs"/>
          <w:rtl/>
        </w:rPr>
        <w:t>]</w:t>
      </w:r>
    </w:p>
    <w:p w14:paraId="4D02F9B5" w14:textId="6B745C48" w:rsidR="001D71E7" w:rsidRDefault="00A31781" w:rsidP="0003377B">
      <w:pPr>
        <w:rPr>
          <w:rtl/>
        </w:rPr>
      </w:pPr>
      <w:r>
        <w:rPr>
          <w:rFonts w:hint="cs"/>
          <w:rtl/>
        </w:rPr>
        <w:t>ב</w:t>
      </w:r>
      <w:r w:rsidR="008F4838">
        <w:rPr>
          <w:rFonts w:hint="cs"/>
          <w:rtl/>
        </w:rPr>
        <w:t>זמן</w:t>
      </w:r>
      <w:r w:rsidR="0088436F">
        <w:rPr>
          <w:rFonts w:hint="cs"/>
          <w:rtl/>
        </w:rPr>
        <w:t xml:space="preserve"> </w:t>
      </w:r>
      <w:r w:rsidR="00D10C39">
        <w:rPr>
          <w:rFonts w:hint="cs"/>
          <w:rtl/>
        </w:rPr>
        <w:t>ה</w:t>
      </w:r>
      <w:r>
        <w:rPr>
          <w:rFonts w:hint="cs"/>
          <w:rtl/>
        </w:rPr>
        <w:t xml:space="preserve">הופעה </w:t>
      </w:r>
      <w:r w:rsidR="0088436F">
        <w:rPr>
          <w:rFonts w:hint="cs"/>
          <w:rtl/>
        </w:rPr>
        <w:t xml:space="preserve">של </w:t>
      </w:r>
      <w:r w:rsidR="009A027E">
        <w:rPr>
          <w:rFonts w:hint="cs"/>
          <w:rtl/>
        </w:rPr>
        <w:t>הפרודיג'י</w:t>
      </w:r>
      <w:r w:rsidR="0088436F">
        <w:rPr>
          <w:rFonts w:hint="cs"/>
          <w:rtl/>
        </w:rPr>
        <w:t xml:space="preserve"> נדחקה </w:t>
      </w:r>
      <w:r w:rsidR="00A061DE">
        <w:rPr>
          <w:rFonts w:hint="cs"/>
          <w:rtl/>
        </w:rPr>
        <w:t xml:space="preserve">אל </w:t>
      </w:r>
      <w:r>
        <w:rPr>
          <w:rFonts w:hint="cs"/>
          <w:rtl/>
        </w:rPr>
        <w:t>קדמת הבמה</w:t>
      </w:r>
      <w:r w:rsidR="003021B2">
        <w:rPr>
          <w:rtl/>
        </w:rPr>
        <w:t xml:space="preserve"> קבוצת בנות, </w:t>
      </w:r>
      <w:r w:rsidR="009A027E">
        <w:rPr>
          <w:rFonts w:hint="cs"/>
          <w:rtl/>
        </w:rPr>
        <w:t>יפות</w:t>
      </w:r>
      <w:r w:rsidR="00E567A7">
        <w:rPr>
          <w:rFonts w:hint="cs"/>
          <w:rtl/>
        </w:rPr>
        <w:t xml:space="preserve"> מאוד,</w:t>
      </w:r>
      <w:r w:rsidR="001D71E7" w:rsidRPr="001D71E7">
        <w:rPr>
          <w:rtl/>
        </w:rPr>
        <w:t xml:space="preserve"> לבושות</w:t>
      </w:r>
      <w:r w:rsidR="003021B2">
        <w:rPr>
          <w:rtl/>
        </w:rPr>
        <w:t xml:space="preserve"> באותן חצאיות קצרות והדוקות</w:t>
      </w:r>
      <w:r w:rsidR="001D71E7" w:rsidRPr="001D71E7">
        <w:rPr>
          <w:rtl/>
        </w:rPr>
        <w:t xml:space="preserve">, </w:t>
      </w:r>
      <w:r w:rsidR="008F4838">
        <w:rPr>
          <w:rFonts w:hint="cs"/>
          <w:rtl/>
        </w:rPr>
        <w:t xml:space="preserve">שערן </w:t>
      </w:r>
      <w:r w:rsidR="001364CF">
        <w:rPr>
          <w:rFonts w:hint="cs"/>
          <w:rtl/>
        </w:rPr>
        <w:t xml:space="preserve">הארוך מוחלק באותו אופן </w:t>
      </w:r>
      <w:r w:rsidR="001D71E7" w:rsidRPr="001D71E7">
        <w:rPr>
          <w:rtl/>
        </w:rPr>
        <w:t>בדיוק</w:t>
      </w:r>
      <w:r w:rsidR="003021B2">
        <w:rPr>
          <w:rFonts w:hint="cs"/>
          <w:rtl/>
        </w:rPr>
        <w:t>,</w:t>
      </w:r>
      <w:r w:rsidR="001D71E7" w:rsidRPr="001D71E7">
        <w:rPr>
          <w:rtl/>
        </w:rPr>
        <w:t xml:space="preserve"> </w:t>
      </w:r>
      <w:r w:rsidR="001364CF">
        <w:rPr>
          <w:rFonts w:hint="cs"/>
          <w:rtl/>
        </w:rPr>
        <w:t>ונ</w:t>
      </w:r>
      <w:r w:rsidR="009A027E">
        <w:rPr>
          <w:rFonts w:hint="cs"/>
          <w:rtl/>
        </w:rPr>
        <w:t>ו</w:t>
      </w:r>
      <w:r w:rsidR="001364CF">
        <w:rPr>
          <w:rFonts w:hint="cs"/>
          <w:rtl/>
        </w:rPr>
        <w:t>שאו</w:t>
      </w:r>
      <w:r w:rsidR="009A027E">
        <w:rPr>
          <w:rFonts w:hint="cs"/>
          <w:rtl/>
        </w:rPr>
        <w:t>ת</w:t>
      </w:r>
      <w:r w:rsidR="001364CF">
        <w:rPr>
          <w:rFonts w:hint="cs"/>
          <w:rtl/>
        </w:rPr>
        <w:t xml:space="preserve"> </w:t>
      </w:r>
      <w:r w:rsidR="001364CF" w:rsidRPr="001D71E7">
        <w:rPr>
          <w:rtl/>
        </w:rPr>
        <w:t xml:space="preserve">תיקים זהים </w:t>
      </w:r>
      <w:r w:rsidR="001364CF">
        <w:rPr>
          <w:rFonts w:hint="cs"/>
          <w:rtl/>
        </w:rPr>
        <w:t xml:space="preserve">תלויים </w:t>
      </w:r>
      <w:r w:rsidR="00CA19EB">
        <w:rPr>
          <w:rFonts w:hint="cs"/>
          <w:rtl/>
        </w:rPr>
        <w:t>ב</w:t>
      </w:r>
      <w:r w:rsidR="001364CF" w:rsidRPr="001D71E7">
        <w:rPr>
          <w:rtl/>
        </w:rPr>
        <w:t xml:space="preserve">שרשראות </w:t>
      </w:r>
      <w:r w:rsidR="001364CF">
        <w:rPr>
          <w:rFonts w:hint="cs"/>
          <w:rtl/>
        </w:rPr>
        <w:t>מוזהבות,</w:t>
      </w:r>
      <w:r w:rsidR="001364CF" w:rsidRPr="001D71E7">
        <w:rPr>
          <w:rtl/>
        </w:rPr>
        <w:t xml:space="preserve"> </w:t>
      </w:r>
      <w:r w:rsidR="001D71E7" w:rsidRPr="001D71E7">
        <w:rPr>
          <w:rtl/>
        </w:rPr>
        <w:t xml:space="preserve">כאילו </w:t>
      </w:r>
      <w:r>
        <w:rPr>
          <w:rtl/>
        </w:rPr>
        <w:t xml:space="preserve">מעצב </w:t>
      </w:r>
      <w:r w:rsidR="003021B2">
        <w:rPr>
          <w:rFonts w:hint="cs"/>
          <w:rtl/>
        </w:rPr>
        <w:t>ה</w:t>
      </w:r>
      <w:r w:rsidR="001D71E7" w:rsidRPr="001D71E7">
        <w:rPr>
          <w:rtl/>
        </w:rPr>
        <w:t xml:space="preserve">תלבושות </w:t>
      </w:r>
      <w:r w:rsidR="001364CF" w:rsidRPr="001D71E7">
        <w:rPr>
          <w:rtl/>
        </w:rPr>
        <w:t>ב</w:t>
      </w:r>
      <w:r w:rsidR="001364CF">
        <w:rPr>
          <w:rFonts w:hint="cs"/>
          <w:rtl/>
        </w:rPr>
        <w:t xml:space="preserve">הפקת </w:t>
      </w:r>
      <w:r w:rsidR="001364CF" w:rsidRPr="001D71E7">
        <w:rPr>
          <w:rtl/>
        </w:rPr>
        <w:t>מחזמר זולה</w:t>
      </w:r>
      <w:r w:rsidR="001364CF">
        <w:rPr>
          <w:rFonts w:hint="cs"/>
          <w:rtl/>
        </w:rPr>
        <w:t xml:space="preserve"> </w:t>
      </w:r>
      <w:r w:rsidR="003021B2">
        <w:rPr>
          <w:rFonts w:hint="cs"/>
          <w:rtl/>
        </w:rPr>
        <w:t>התעייף</w:t>
      </w:r>
      <w:r>
        <w:rPr>
          <w:rFonts w:hint="cs"/>
          <w:rtl/>
        </w:rPr>
        <w:t xml:space="preserve"> </w:t>
      </w:r>
      <w:r w:rsidR="008F4838">
        <w:rPr>
          <w:rFonts w:hint="cs"/>
          <w:rtl/>
        </w:rPr>
        <w:t>בשלב</w:t>
      </w:r>
      <w:r w:rsidR="001364CF">
        <w:rPr>
          <w:rFonts w:hint="cs"/>
          <w:rtl/>
        </w:rPr>
        <w:t xml:space="preserve"> </w:t>
      </w:r>
      <w:r w:rsidR="0007458E">
        <w:rPr>
          <w:rFonts w:hint="cs"/>
          <w:rtl/>
        </w:rPr>
        <w:t>מסוים</w:t>
      </w:r>
      <w:r w:rsidR="008F4838">
        <w:rPr>
          <w:rFonts w:hint="cs"/>
          <w:rtl/>
        </w:rPr>
        <w:t xml:space="preserve"> </w:t>
      </w:r>
      <w:r w:rsidR="009A027E">
        <w:rPr>
          <w:rFonts w:hint="cs"/>
          <w:rtl/>
        </w:rPr>
        <w:t>מ</w:t>
      </w:r>
      <w:r w:rsidR="00A03724">
        <w:rPr>
          <w:rFonts w:hint="cs"/>
          <w:rtl/>
        </w:rPr>
        <w:t>יצירת</w:t>
      </w:r>
      <w:r w:rsidR="009A027E">
        <w:rPr>
          <w:rFonts w:hint="cs"/>
          <w:rtl/>
        </w:rPr>
        <w:t xml:space="preserve"> גיוון בדמויות ובאביזריהן</w:t>
      </w:r>
      <w:r>
        <w:rPr>
          <w:rtl/>
        </w:rPr>
        <w:t>.</w:t>
      </w:r>
      <w:r w:rsidR="003021B2">
        <w:rPr>
          <w:rFonts w:hint="cs"/>
          <w:rtl/>
        </w:rPr>
        <w:t xml:space="preserve"> ה</w:t>
      </w:r>
      <w:r w:rsidR="0003377B">
        <w:rPr>
          <w:rFonts w:hint="cs"/>
          <w:rtl/>
        </w:rPr>
        <w:t>נערות</w:t>
      </w:r>
      <w:r w:rsidR="001D71E7" w:rsidRPr="001D71E7">
        <w:rPr>
          <w:rtl/>
        </w:rPr>
        <w:t xml:space="preserve"> דיברו באותו מבטא מתחנחן ותוקפני ומתרגש מכלום</w:t>
      </w:r>
      <w:r w:rsidR="0092318B">
        <w:rPr>
          <w:rFonts w:hint="cs"/>
          <w:rtl/>
        </w:rPr>
        <w:t xml:space="preserve">, </w:t>
      </w:r>
      <w:r w:rsidR="006B7042">
        <w:rPr>
          <w:rFonts w:hint="cs"/>
          <w:rtl/>
        </w:rPr>
        <w:t xml:space="preserve">אפילו מהמבטים שנעץ </w:t>
      </w:r>
      <w:r w:rsidR="005A6A23">
        <w:rPr>
          <w:rFonts w:hint="cs"/>
          <w:rtl/>
        </w:rPr>
        <w:t xml:space="preserve">בהן </w:t>
      </w:r>
      <w:r w:rsidR="004566CB">
        <w:rPr>
          <w:rFonts w:hint="cs"/>
          <w:rtl/>
        </w:rPr>
        <w:t xml:space="preserve">אלכס </w:t>
      </w:r>
      <w:r w:rsidR="006B7042">
        <w:rPr>
          <w:rFonts w:hint="cs"/>
          <w:rtl/>
        </w:rPr>
        <w:t>התרגשו</w:t>
      </w:r>
      <w:r w:rsidR="001D71E7" w:rsidRPr="001D71E7">
        <w:rPr>
          <w:rtl/>
        </w:rPr>
        <w:t xml:space="preserve">. </w:t>
      </w:r>
      <w:r w:rsidR="00C30E15">
        <w:rPr>
          <w:rFonts w:hint="cs"/>
          <w:rtl/>
        </w:rPr>
        <w:t>[</w:t>
      </w:r>
      <w:r w:rsidR="001D71E7" w:rsidRPr="001D71E7">
        <w:rPr>
          <w:rtl/>
        </w:rPr>
        <w:t>אבל הן לא הקימו שום מופע, אפילו סאקור</w:t>
      </w:r>
      <w:r w:rsidR="00C30E15">
        <w:rPr>
          <w:rtl/>
        </w:rPr>
        <w:t xml:space="preserve">ה לא הביטה בהן והוא שמח </w:t>
      </w:r>
      <w:r w:rsidR="00C30E15">
        <w:rPr>
          <w:rtl/>
        </w:rPr>
        <w:lastRenderedPageBreak/>
        <w:t xml:space="preserve">על כך. </w:t>
      </w:r>
      <w:r w:rsidR="001D71E7" w:rsidRPr="001D71E7">
        <w:rPr>
          <w:rtl/>
        </w:rPr>
        <w:t>הנוכחות שלהן הבליטה מתוך ניגוד את העדינות ואת הייחוד של סאקורה]</w:t>
      </w:r>
      <w:r w:rsidR="0072325D">
        <w:rPr>
          <w:rFonts w:hint="cs"/>
          <w:rtl/>
        </w:rPr>
        <w:t xml:space="preserve"> </w:t>
      </w:r>
      <w:r w:rsidR="004566CB" w:rsidRPr="004566CB">
        <w:rPr>
          <w:rFonts w:cs="Times New Roman"/>
          <w:rtl/>
        </w:rPr>
        <w:t xml:space="preserve">בחברתה של </w:t>
      </w:r>
      <w:r w:rsidR="005A6A23">
        <w:rPr>
          <w:rFonts w:cs="Times New Roman" w:hint="cs"/>
          <w:rtl/>
        </w:rPr>
        <w:t>סאקור</w:t>
      </w:r>
      <w:r w:rsidR="004566CB" w:rsidRPr="004566CB">
        <w:rPr>
          <w:rFonts w:cs="Times New Roman"/>
          <w:rtl/>
        </w:rPr>
        <w:t>ה</w:t>
      </w:r>
      <w:r w:rsidR="005A6A23">
        <w:rPr>
          <w:rFonts w:cs="Times New Roman" w:hint="cs"/>
          <w:rtl/>
        </w:rPr>
        <w:t>,</w:t>
      </w:r>
      <w:r w:rsidR="004566CB" w:rsidRPr="004566CB">
        <w:rPr>
          <w:rFonts w:cs="Times New Roman"/>
          <w:rtl/>
        </w:rPr>
        <w:t xml:space="preserve"> שלא שמה לב אליהן, </w:t>
      </w:r>
      <w:r w:rsidR="005A6A23">
        <w:rPr>
          <w:rFonts w:cs="Times New Roman" w:hint="cs"/>
          <w:rtl/>
        </w:rPr>
        <w:t>ה</w:t>
      </w:r>
      <w:r w:rsidR="004566CB" w:rsidRPr="004566CB">
        <w:rPr>
          <w:rFonts w:cs="Times New Roman"/>
          <w:rtl/>
        </w:rPr>
        <w:t>ו</w:t>
      </w:r>
      <w:r w:rsidR="005A6A23">
        <w:rPr>
          <w:rFonts w:cs="Times New Roman" w:hint="cs"/>
          <w:rtl/>
        </w:rPr>
        <w:t xml:space="preserve">א </w:t>
      </w:r>
      <w:r w:rsidR="001D71E7" w:rsidRPr="001D71E7">
        <w:rPr>
          <w:rFonts w:hint="cs"/>
          <w:rtl/>
        </w:rPr>
        <w:t xml:space="preserve">הרגיש </w:t>
      </w:r>
      <w:r w:rsidR="00A03724">
        <w:rPr>
          <w:rFonts w:hint="cs"/>
          <w:rtl/>
        </w:rPr>
        <w:t xml:space="preserve">כמי שמצוי </w:t>
      </w:r>
      <w:r w:rsidR="00C30E15">
        <w:rPr>
          <w:rFonts w:hint="cs"/>
          <w:rtl/>
        </w:rPr>
        <w:t>במרכז העולם</w:t>
      </w:r>
      <w:r w:rsidR="00AA13DA">
        <w:rPr>
          <w:rFonts w:hint="cs"/>
          <w:rtl/>
        </w:rPr>
        <w:t>,</w:t>
      </w:r>
      <w:r w:rsidR="00AA13DA" w:rsidRPr="00AA13DA">
        <w:rPr>
          <w:rFonts w:hint="cs"/>
          <w:rtl/>
        </w:rPr>
        <w:t xml:space="preserve"> </w:t>
      </w:r>
      <w:r w:rsidR="004566CB">
        <w:rPr>
          <w:rFonts w:hint="cs"/>
          <w:rtl/>
        </w:rPr>
        <w:t>ו</w:t>
      </w:r>
      <w:r w:rsidR="00432E81">
        <w:rPr>
          <w:rFonts w:hint="cs"/>
          <w:rtl/>
        </w:rPr>
        <w:t xml:space="preserve">בכל זאת </w:t>
      </w:r>
      <w:r w:rsidR="00AA13DA">
        <w:rPr>
          <w:rFonts w:hint="cs"/>
          <w:rtl/>
        </w:rPr>
        <w:t>בלע סוכרי</w:t>
      </w:r>
      <w:r w:rsidR="00D10C39">
        <w:rPr>
          <w:rFonts w:hint="cs"/>
          <w:rtl/>
        </w:rPr>
        <w:t>י</w:t>
      </w:r>
      <w:r w:rsidR="00AA13DA">
        <w:rPr>
          <w:rFonts w:hint="cs"/>
          <w:rtl/>
        </w:rPr>
        <w:t xml:space="preserve">ה קטנה שהן נתנו לו לפני שסיימון </w:t>
      </w:r>
      <w:r w:rsidR="00CA19EB" w:rsidRPr="00CA19EB">
        <w:rPr>
          <w:rFonts w:cs="Times New Roman"/>
          <w:rtl/>
        </w:rPr>
        <w:t>הצליח</w:t>
      </w:r>
      <w:r w:rsidR="00AA13DA">
        <w:rPr>
          <w:rFonts w:hint="cs"/>
          <w:rtl/>
        </w:rPr>
        <w:t xml:space="preserve"> לעצור בעדו</w:t>
      </w:r>
      <w:r w:rsidR="001D71E7" w:rsidRPr="001D71E7">
        <w:rPr>
          <w:rFonts w:hint="cs"/>
          <w:rtl/>
        </w:rPr>
        <w:t>.</w:t>
      </w:r>
      <w:r w:rsidR="009A027E">
        <w:rPr>
          <w:rFonts w:hint="cs"/>
          <w:rtl/>
        </w:rPr>
        <w:t>[</w:t>
      </w:r>
      <w:r w:rsidR="0003377B">
        <w:rPr>
          <w:rFonts w:hint="cs"/>
          <w:rtl/>
        </w:rPr>
        <w:t xml:space="preserve"> </w:t>
      </w:r>
      <w:r w:rsidR="0003377B">
        <w:rPr>
          <w:rtl/>
        </w:rPr>
        <w:t>–</w:t>
      </w:r>
      <w:r w:rsidR="0003377B">
        <w:rPr>
          <w:rFonts w:hint="cs"/>
          <w:rtl/>
        </w:rPr>
        <w:t xml:space="preserve"> ואז הוא שב להיות אלכס ולא מישהו אחר שאוהב </w:t>
      </w:r>
      <w:r w:rsidR="001C5A04">
        <w:rPr>
          <w:rFonts w:hint="cs"/>
          <w:rtl/>
        </w:rPr>
        <w:t>מוזיקה</w:t>
      </w:r>
      <w:r w:rsidR="0003377B">
        <w:rPr>
          <w:rFonts w:hint="cs"/>
          <w:rtl/>
        </w:rPr>
        <w:t xml:space="preserve"> אחרת...</w:t>
      </w:r>
      <w:r w:rsidR="009A027E">
        <w:rPr>
          <w:rFonts w:hint="cs"/>
          <w:rtl/>
        </w:rPr>
        <w:t>]</w:t>
      </w:r>
    </w:p>
    <w:p w14:paraId="3028046B" w14:textId="1BD6CE6B" w:rsidR="00432E81" w:rsidRDefault="00432E81" w:rsidP="0003377B">
      <w:pPr>
        <w:rPr>
          <w:rtl/>
        </w:rPr>
      </w:pPr>
      <w:r>
        <w:rPr>
          <w:rFonts w:hint="cs"/>
          <w:rtl/>
        </w:rPr>
        <w:t>[</w:t>
      </w:r>
      <w:r w:rsidRPr="00432E81">
        <w:t>The Prodigy are an English electronic dance music group from Braintree, Essex, formed in 1990 by keyboardist and songwriter Liam Howlett</w:t>
      </w:r>
      <w:r w:rsidRPr="00432E81">
        <w:rPr>
          <w:rFonts w:cs="Times New Roman"/>
          <w:rtl/>
        </w:rPr>
        <w:t>.</w:t>
      </w:r>
    </w:p>
    <w:p w14:paraId="51E1F676" w14:textId="64B8DF96" w:rsidR="00432E81" w:rsidRPr="001D71E7" w:rsidRDefault="00432E81" w:rsidP="0003377B">
      <w:pPr>
        <w:rPr>
          <w:rtl/>
        </w:rPr>
      </w:pPr>
      <w:r>
        <w:rPr>
          <w:rFonts w:hint="cs"/>
          <w:rtl/>
        </w:rPr>
        <w:t>]</w:t>
      </w:r>
    </w:p>
    <w:p w14:paraId="72306ABF" w14:textId="3A4B99C9" w:rsidR="00440F11" w:rsidRDefault="00C30E15" w:rsidP="0062591E">
      <w:pPr>
        <w:rPr>
          <w:rtl/>
        </w:rPr>
      </w:pPr>
      <w:r>
        <w:rPr>
          <w:rFonts w:hint="cs"/>
          <w:rtl/>
        </w:rPr>
        <w:t>ב</w:t>
      </w:r>
      <w:r w:rsidR="00A061DE">
        <w:rPr>
          <w:rtl/>
        </w:rPr>
        <w:t>עשר בלילה</w:t>
      </w:r>
      <w:r w:rsidR="004627AB" w:rsidRPr="00CD067C">
        <w:rPr>
          <w:rtl/>
        </w:rPr>
        <w:t xml:space="preserve"> </w:t>
      </w:r>
      <w:r w:rsidR="0088436F">
        <w:rPr>
          <w:rFonts w:hint="cs"/>
          <w:rtl/>
        </w:rPr>
        <w:t xml:space="preserve">ובגשם מתגבר </w:t>
      </w:r>
      <w:r w:rsidR="004627AB" w:rsidRPr="00CD067C">
        <w:rPr>
          <w:rtl/>
        </w:rPr>
        <w:t>עלו לבמה חברי ניו</w:t>
      </w:r>
      <w:r w:rsidR="00111C5D">
        <w:rPr>
          <w:rFonts w:hint="cs"/>
          <w:rtl/>
        </w:rPr>
        <w:t xml:space="preserve"> </w:t>
      </w:r>
      <w:r w:rsidR="004627AB" w:rsidRPr="00CD067C">
        <w:rPr>
          <w:rtl/>
        </w:rPr>
        <w:t xml:space="preserve">אורדר והדשא הבוצי </w:t>
      </w:r>
      <w:r w:rsidR="00A061DE">
        <w:rPr>
          <w:rFonts w:hint="cs"/>
          <w:rtl/>
        </w:rPr>
        <w:t>נדחס</w:t>
      </w:r>
      <w:r w:rsidR="004627AB" w:rsidRPr="00CD067C">
        <w:rPr>
          <w:rtl/>
        </w:rPr>
        <w:t xml:space="preserve"> </w:t>
      </w:r>
      <w:r w:rsidR="0088436F">
        <w:rPr>
          <w:rFonts w:hint="cs"/>
          <w:rtl/>
        </w:rPr>
        <w:t>תחת אלפי רגליים</w:t>
      </w:r>
      <w:r w:rsidR="002F2DB6">
        <w:rPr>
          <w:rFonts w:hint="cs"/>
          <w:rtl/>
        </w:rPr>
        <w:t>.</w:t>
      </w:r>
      <w:r w:rsidR="004627AB" w:rsidRPr="00CD067C">
        <w:rPr>
          <w:rtl/>
        </w:rPr>
        <w:t xml:space="preserve"> </w:t>
      </w:r>
      <w:r w:rsidR="00010A9E">
        <w:rPr>
          <w:rtl/>
        </w:rPr>
        <w:t>סיימון</w:t>
      </w:r>
      <w:r w:rsidR="004627AB" w:rsidRPr="00CD067C">
        <w:rPr>
          <w:rtl/>
        </w:rPr>
        <w:t xml:space="preserve"> נסחף וה</w:t>
      </w:r>
      <w:r w:rsidR="004566CB">
        <w:rPr>
          <w:rFonts w:hint="cs"/>
          <w:rtl/>
        </w:rPr>
        <w:t>ו</w:t>
      </w:r>
      <w:r w:rsidR="004627AB" w:rsidRPr="00CD067C">
        <w:rPr>
          <w:rtl/>
        </w:rPr>
        <w:t xml:space="preserve">רחק מהם בלחץ ההמון, </w:t>
      </w:r>
      <w:r w:rsidR="002F2DB6">
        <w:rPr>
          <w:rFonts w:hint="cs"/>
          <w:rtl/>
        </w:rPr>
        <w:t>ואלכס וסאקורה</w:t>
      </w:r>
      <w:r w:rsidR="004627AB" w:rsidRPr="00CD067C">
        <w:rPr>
          <w:rtl/>
        </w:rPr>
        <w:t xml:space="preserve"> </w:t>
      </w:r>
      <w:r w:rsidR="001364CF">
        <w:rPr>
          <w:rFonts w:hint="cs"/>
          <w:rtl/>
        </w:rPr>
        <w:t xml:space="preserve">חששו </w:t>
      </w:r>
      <w:r w:rsidR="004627AB" w:rsidRPr="00CD067C">
        <w:rPr>
          <w:rtl/>
        </w:rPr>
        <w:t>שצלעותיה</w:t>
      </w:r>
      <w:r w:rsidR="00A061DE">
        <w:rPr>
          <w:rtl/>
        </w:rPr>
        <w:t>ם י</w:t>
      </w:r>
      <w:r w:rsidR="00A061DE">
        <w:rPr>
          <w:rFonts w:hint="cs"/>
          <w:rtl/>
        </w:rPr>
        <w:t>תרסק</w:t>
      </w:r>
      <w:r w:rsidR="004627AB" w:rsidRPr="00CD067C">
        <w:rPr>
          <w:rtl/>
        </w:rPr>
        <w:t xml:space="preserve">ו </w:t>
      </w:r>
      <w:r w:rsidR="004566CB">
        <w:rPr>
          <w:rFonts w:hint="cs"/>
          <w:rtl/>
        </w:rPr>
        <w:t>כשנ</w:t>
      </w:r>
      <w:r w:rsidR="006B7042">
        <w:rPr>
          <w:rFonts w:hint="cs"/>
          <w:rtl/>
        </w:rPr>
        <w:t>מח</w:t>
      </w:r>
      <w:r w:rsidR="004566CB">
        <w:rPr>
          <w:rFonts w:hint="cs"/>
          <w:rtl/>
        </w:rPr>
        <w:t xml:space="preserve">צו </w:t>
      </w:r>
      <w:r w:rsidR="000655BB">
        <w:rPr>
          <w:rFonts w:cs="Times New Roman"/>
          <w:rtl/>
        </w:rPr>
        <w:t>על ידי</w:t>
      </w:r>
      <w:r w:rsidR="004566CB" w:rsidRPr="004566CB">
        <w:rPr>
          <w:rFonts w:cs="Times New Roman"/>
          <w:rtl/>
        </w:rPr>
        <w:t xml:space="preserve"> הקהל העצום</w:t>
      </w:r>
      <w:r w:rsidR="004566CB" w:rsidRPr="004566CB">
        <w:rPr>
          <w:rFonts w:cs="Times New Roman" w:hint="cs"/>
          <w:rtl/>
        </w:rPr>
        <w:t xml:space="preserve"> </w:t>
      </w:r>
      <w:r w:rsidR="006B7042">
        <w:rPr>
          <w:rFonts w:hint="cs"/>
          <w:rtl/>
        </w:rPr>
        <w:t>על גדר הביטחון</w:t>
      </w:r>
      <w:r w:rsidR="004627AB" w:rsidRPr="00CD067C">
        <w:rPr>
          <w:rtl/>
        </w:rPr>
        <w:t xml:space="preserve">, אבל הם </w:t>
      </w:r>
      <w:r w:rsidR="001364CF">
        <w:rPr>
          <w:rFonts w:hint="cs"/>
          <w:rtl/>
        </w:rPr>
        <w:t>לא משו מה</w:t>
      </w:r>
      <w:r w:rsidR="004627AB" w:rsidRPr="00CD067C">
        <w:rPr>
          <w:rtl/>
        </w:rPr>
        <w:t>שורה הראשונ</w:t>
      </w:r>
      <w:r w:rsidR="00A061DE">
        <w:rPr>
          <w:rtl/>
        </w:rPr>
        <w:t xml:space="preserve">ה ושאגו עם אלפי </w:t>
      </w:r>
      <w:r w:rsidR="004566CB">
        <w:rPr>
          <w:rFonts w:hint="cs"/>
          <w:rtl/>
        </w:rPr>
        <w:t>ה</w:t>
      </w:r>
      <w:r w:rsidR="00A061DE">
        <w:rPr>
          <w:rtl/>
        </w:rPr>
        <w:t>אנשים את</w:t>
      </w:r>
      <w:r w:rsidR="00614D54">
        <w:rPr>
          <w:rtl/>
        </w:rPr>
        <w:t xml:space="preserve"> </w:t>
      </w:r>
      <w:r w:rsidR="0088436F">
        <w:rPr>
          <w:rFonts w:hint="cs"/>
          <w:rtl/>
        </w:rPr>
        <w:t xml:space="preserve">כל </w:t>
      </w:r>
      <w:r w:rsidR="00614D54">
        <w:rPr>
          <w:rtl/>
        </w:rPr>
        <w:t xml:space="preserve">המילים. </w:t>
      </w:r>
      <w:r w:rsidR="004627AB" w:rsidRPr="00CD067C">
        <w:rPr>
          <w:rtl/>
        </w:rPr>
        <w:t xml:space="preserve">כשסככת הבמה </w:t>
      </w:r>
      <w:r w:rsidR="00A061DE">
        <w:rPr>
          <w:rFonts w:hint="cs"/>
          <w:rtl/>
        </w:rPr>
        <w:t>נ</w:t>
      </w:r>
      <w:r w:rsidR="004627AB" w:rsidRPr="00CD067C">
        <w:rPr>
          <w:rtl/>
        </w:rPr>
        <w:t>מלא</w:t>
      </w:r>
      <w:r w:rsidR="00A061DE">
        <w:rPr>
          <w:rFonts w:hint="cs"/>
          <w:rtl/>
        </w:rPr>
        <w:t>ה</w:t>
      </w:r>
      <w:r w:rsidR="004627AB" w:rsidRPr="00CD067C">
        <w:rPr>
          <w:rtl/>
        </w:rPr>
        <w:t xml:space="preserve"> מים, שטף צוננים נ</w:t>
      </w:r>
      <w:r w:rsidR="00B335A6">
        <w:rPr>
          <w:rFonts w:hint="cs"/>
          <w:rtl/>
        </w:rPr>
        <w:t>יתך</w:t>
      </w:r>
      <w:r w:rsidR="004627AB" w:rsidRPr="00CD067C">
        <w:rPr>
          <w:rtl/>
        </w:rPr>
        <w:t xml:space="preserve"> </w:t>
      </w:r>
      <w:r w:rsidR="00A25DE6">
        <w:rPr>
          <w:rFonts w:hint="cs"/>
          <w:rtl/>
        </w:rPr>
        <w:t xml:space="preserve">[מילה אחרת] </w:t>
      </w:r>
      <w:r w:rsidR="004627AB" w:rsidRPr="00CD067C">
        <w:rPr>
          <w:rtl/>
        </w:rPr>
        <w:t>עליהם</w:t>
      </w:r>
      <w:r w:rsidR="004566CB">
        <w:rPr>
          <w:rFonts w:hint="cs"/>
          <w:rtl/>
        </w:rPr>
        <w:t>,</w:t>
      </w:r>
      <w:r w:rsidR="004627AB" w:rsidRPr="00CD067C">
        <w:rPr>
          <w:rtl/>
        </w:rPr>
        <w:t xml:space="preserve"> </w:t>
      </w:r>
      <w:r w:rsidR="004566CB">
        <w:rPr>
          <w:rFonts w:hint="cs"/>
          <w:rtl/>
        </w:rPr>
        <w:t>ו</w:t>
      </w:r>
      <w:r w:rsidR="004627AB" w:rsidRPr="00CD067C">
        <w:rPr>
          <w:rtl/>
        </w:rPr>
        <w:t xml:space="preserve">הם צרחו </w:t>
      </w:r>
      <w:r w:rsidR="0003377B">
        <w:rPr>
          <w:rtl/>
        </w:rPr>
        <w:t>כשהמים הקפואים נשפכו עליהם</w:t>
      </w:r>
      <w:r w:rsidR="004627AB" w:rsidRPr="00CD067C">
        <w:rPr>
          <w:rtl/>
        </w:rPr>
        <w:t xml:space="preserve"> והחזיקו ידיים, ובינם לבין ניו</w:t>
      </w:r>
      <w:r w:rsidR="00111C5D">
        <w:rPr>
          <w:rFonts w:hint="cs"/>
          <w:rtl/>
        </w:rPr>
        <w:t xml:space="preserve"> </w:t>
      </w:r>
      <w:r w:rsidR="004627AB" w:rsidRPr="00CD067C">
        <w:rPr>
          <w:rtl/>
        </w:rPr>
        <w:t xml:space="preserve">אורדר </w:t>
      </w:r>
      <w:r w:rsidR="0003377B">
        <w:rPr>
          <w:rFonts w:hint="cs"/>
          <w:rtl/>
        </w:rPr>
        <w:t>הפרידו רק</w:t>
      </w:r>
      <w:r w:rsidR="004627AB" w:rsidRPr="00CD067C">
        <w:rPr>
          <w:rtl/>
        </w:rPr>
        <w:t xml:space="preserve"> מטרים </w:t>
      </w:r>
      <w:r w:rsidR="0003377B">
        <w:rPr>
          <w:rFonts w:hint="cs"/>
          <w:rtl/>
        </w:rPr>
        <w:t xml:space="preserve">בודדים </w:t>
      </w:r>
      <w:r w:rsidR="004627AB" w:rsidRPr="00CD067C">
        <w:rPr>
          <w:rtl/>
        </w:rPr>
        <w:t>של או</w:t>
      </w:r>
      <w:r w:rsidR="0003377B">
        <w:rPr>
          <w:rFonts w:hint="cs"/>
          <w:rtl/>
        </w:rPr>
        <w:t>ו</w:t>
      </w:r>
      <w:r w:rsidR="004627AB" w:rsidRPr="00CD067C">
        <w:rPr>
          <w:rtl/>
        </w:rPr>
        <w:t>יר</w:t>
      </w:r>
      <w:r w:rsidR="00EA0D19">
        <w:rPr>
          <w:rFonts w:hint="cs"/>
          <w:rtl/>
        </w:rPr>
        <w:t>.</w:t>
      </w:r>
      <w:r w:rsidR="004627AB" w:rsidRPr="00CD067C">
        <w:rPr>
          <w:rtl/>
        </w:rPr>
        <w:t xml:space="preserve"> המים </w:t>
      </w:r>
      <w:r w:rsidR="00CA19EB" w:rsidRPr="00CA19EB">
        <w:rPr>
          <w:rFonts w:cs="Times New Roman"/>
          <w:rtl/>
        </w:rPr>
        <w:t>נטפו מ</w:t>
      </w:r>
      <w:r w:rsidR="003B2198">
        <w:rPr>
          <w:rFonts w:cs="Times New Roman"/>
          <w:rtl/>
        </w:rPr>
        <w:t>שערו</w:t>
      </w:r>
      <w:r w:rsidR="004627AB" w:rsidRPr="00CD067C">
        <w:rPr>
          <w:rtl/>
        </w:rPr>
        <w:t>, זלגו מ</w:t>
      </w:r>
      <w:r w:rsidR="005E3213">
        <w:rPr>
          <w:rtl/>
        </w:rPr>
        <w:t>אוזנ</w:t>
      </w:r>
      <w:r w:rsidR="004627AB" w:rsidRPr="00CD067C">
        <w:rPr>
          <w:rtl/>
        </w:rPr>
        <w:t>יו, ופתא</w:t>
      </w:r>
      <w:r w:rsidR="00EA0D19">
        <w:rPr>
          <w:rFonts w:hint="cs"/>
          <w:rtl/>
        </w:rPr>
        <w:t>ו</w:t>
      </w:r>
      <w:r w:rsidR="004627AB" w:rsidRPr="00CD067C">
        <w:rPr>
          <w:rtl/>
        </w:rPr>
        <w:t>ם</w:t>
      </w:r>
      <w:r w:rsidR="00D10C39">
        <w:rPr>
          <w:rFonts w:hint="cs"/>
          <w:rtl/>
        </w:rPr>
        <w:t>,</w:t>
      </w:r>
      <w:r w:rsidR="004627AB" w:rsidRPr="00CD067C">
        <w:rPr>
          <w:rtl/>
        </w:rPr>
        <w:t xml:space="preserve"> ברגע של בהירות</w:t>
      </w:r>
      <w:r w:rsidR="00D10C39">
        <w:rPr>
          <w:rFonts w:hint="cs"/>
          <w:rtl/>
        </w:rPr>
        <w:t>,</w:t>
      </w:r>
      <w:r w:rsidR="004627AB" w:rsidRPr="00CD067C">
        <w:rPr>
          <w:rtl/>
        </w:rPr>
        <w:t xml:space="preserve"> </w:t>
      </w:r>
      <w:r w:rsidR="004566CB" w:rsidRPr="004566CB">
        <w:rPr>
          <w:rFonts w:cs="Times New Roman"/>
          <w:rtl/>
        </w:rPr>
        <w:t>אלכס</w:t>
      </w:r>
      <w:r w:rsidR="004627AB" w:rsidRPr="00CD067C">
        <w:rPr>
          <w:rtl/>
        </w:rPr>
        <w:t xml:space="preserve"> ידע בב</w:t>
      </w:r>
      <w:r w:rsidR="0003377B">
        <w:rPr>
          <w:rFonts w:hint="cs"/>
          <w:rtl/>
        </w:rPr>
        <w:t>י</w:t>
      </w:r>
      <w:r w:rsidR="004627AB" w:rsidRPr="00CD067C">
        <w:rPr>
          <w:rtl/>
        </w:rPr>
        <w:t xml:space="preserve">רור שהוא יהיה </w:t>
      </w:r>
      <w:r w:rsidR="004566CB" w:rsidRPr="004566CB">
        <w:rPr>
          <w:rFonts w:cs="Times New Roman"/>
          <w:rtl/>
        </w:rPr>
        <w:t xml:space="preserve">ילד </w:t>
      </w:r>
      <w:r w:rsidR="004627AB" w:rsidRPr="00CD067C">
        <w:rPr>
          <w:rtl/>
        </w:rPr>
        <w:t>טוב, הוא ילמד</w:t>
      </w:r>
      <w:r w:rsidR="00F411D1">
        <w:rPr>
          <w:rFonts w:hint="cs"/>
          <w:rtl/>
        </w:rPr>
        <w:t>,</w:t>
      </w:r>
      <w:r w:rsidR="004627AB" w:rsidRPr="00CD067C">
        <w:rPr>
          <w:rtl/>
        </w:rPr>
        <w:t xml:space="preserve"> </w:t>
      </w:r>
      <w:r>
        <w:rPr>
          <w:rFonts w:hint="cs"/>
          <w:rtl/>
        </w:rPr>
        <w:t>[</w:t>
      </w:r>
      <w:r w:rsidR="004627AB" w:rsidRPr="00CD067C">
        <w:rPr>
          <w:rtl/>
        </w:rPr>
        <w:t xml:space="preserve">זה היה הרגע הראשון מזה זמן רב שהעצבות </w:t>
      </w:r>
      <w:r w:rsidR="00A25DE6">
        <w:rPr>
          <w:rFonts w:hint="cs"/>
          <w:rtl/>
        </w:rPr>
        <w:t xml:space="preserve">[?????..] </w:t>
      </w:r>
      <w:r w:rsidR="004627AB" w:rsidRPr="00CD067C">
        <w:rPr>
          <w:rtl/>
        </w:rPr>
        <w:t>שאפפה אותו התרופפה,</w:t>
      </w:r>
      <w:r>
        <w:rPr>
          <w:rFonts w:hint="cs"/>
          <w:rtl/>
        </w:rPr>
        <w:t>]</w:t>
      </w:r>
      <w:r w:rsidR="004627AB" w:rsidRPr="00CD067C">
        <w:rPr>
          <w:rtl/>
        </w:rPr>
        <w:t xml:space="preserve"> הוא </w:t>
      </w:r>
      <w:r w:rsidR="00F411D1">
        <w:rPr>
          <w:rFonts w:hint="cs"/>
          <w:rtl/>
        </w:rPr>
        <w:t>י</w:t>
      </w:r>
      <w:r w:rsidR="004627AB" w:rsidRPr="00CD067C">
        <w:rPr>
          <w:rtl/>
        </w:rPr>
        <w:t>צליח ל</w:t>
      </w:r>
      <w:r w:rsidR="00F411D1">
        <w:rPr>
          <w:rFonts w:hint="cs"/>
          <w:rtl/>
        </w:rPr>
        <w:t>הציל</w:t>
      </w:r>
      <w:r w:rsidR="004627AB" w:rsidRPr="00CD067C">
        <w:rPr>
          <w:rtl/>
        </w:rPr>
        <w:t xml:space="preserve"> </w:t>
      </w:r>
      <w:r w:rsidR="00F411D1">
        <w:rPr>
          <w:rFonts w:hint="cs"/>
          <w:rtl/>
        </w:rPr>
        <w:t>את</w:t>
      </w:r>
      <w:r w:rsidR="004627AB" w:rsidRPr="00CD067C">
        <w:rPr>
          <w:rtl/>
        </w:rPr>
        <w:t xml:space="preserve"> </w:t>
      </w:r>
      <w:r w:rsidR="004C6E36">
        <w:rPr>
          <w:rFonts w:hint="cs"/>
          <w:rtl/>
        </w:rPr>
        <w:t>ברונו</w:t>
      </w:r>
      <w:r w:rsidR="004627AB" w:rsidRPr="00CD067C">
        <w:rPr>
          <w:rtl/>
        </w:rPr>
        <w:t xml:space="preserve"> שחלה בסרטן</w:t>
      </w:r>
      <w:r w:rsidR="00F411D1">
        <w:rPr>
          <w:rFonts w:hint="cs"/>
          <w:rtl/>
        </w:rPr>
        <w:t>,</w:t>
      </w:r>
      <w:r w:rsidR="004627AB" w:rsidRPr="00CD067C">
        <w:rPr>
          <w:rtl/>
        </w:rPr>
        <w:t xml:space="preserve"> </w:t>
      </w:r>
      <w:r w:rsidR="00F411D1">
        <w:rPr>
          <w:rFonts w:hint="cs"/>
          <w:rtl/>
        </w:rPr>
        <w:t>ו</w:t>
      </w:r>
      <w:r w:rsidR="004627AB" w:rsidRPr="00CD067C">
        <w:rPr>
          <w:rtl/>
        </w:rPr>
        <w:t xml:space="preserve">הוא </w:t>
      </w:r>
      <w:r w:rsidR="00F411D1">
        <w:rPr>
          <w:rFonts w:hint="cs"/>
          <w:rtl/>
        </w:rPr>
        <w:t>י</w:t>
      </w:r>
      <w:r w:rsidR="004627AB" w:rsidRPr="00CD067C">
        <w:rPr>
          <w:rtl/>
        </w:rPr>
        <w:t xml:space="preserve">שלים </w:t>
      </w:r>
      <w:r>
        <w:rPr>
          <w:rFonts w:hint="cs"/>
          <w:rtl/>
        </w:rPr>
        <w:t xml:space="preserve">באופן סופי </w:t>
      </w:r>
      <w:r w:rsidR="004627AB" w:rsidRPr="00CD067C">
        <w:rPr>
          <w:rtl/>
        </w:rPr>
        <w:t>עם הגובה של</w:t>
      </w:r>
      <w:r w:rsidR="004627AB" w:rsidRPr="003E4E5C">
        <w:rPr>
          <w:rtl/>
        </w:rPr>
        <w:t>ו</w:t>
      </w:r>
      <w:r w:rsidR="004F7AEF">
        <w:rPr>
          <w:rFonts w:hint="cs"/>
          <w:rtl/>
        </w:rPr>
        <w:t>.</w:t>
      </w:r>
      <w:r w:rsidR="00CE1E1E" w:rsidRPr="003E4E5C">
        <w:rPr>
          <w:rtl/>
        </w:rPr>
        <w:t xml:space="preserve"> הבטחות</w:t>
      </w:r>
      <w:r w:rsidR="00495C06">
        <w:rPr>
          <w:rFonts w:hint="cs"/>
          <w:rtl/>
        </w:rPr>
        <w:t>י</w:t>
      </w:r>
      <w:r w:rsidR="00CA19EB">
        <w:rPr>
          <w:rFonts w:hint="cs"/>
          <w:rtl/>
        </w:rPr>
        <w:t>הם</w:t>
      </w:r>
      <w:r w:rsidR="00CE1E1E" w:rsidRPr="003E4E5C">
        <w:rPr>
          <w:rtl/>
        </w:rPr>
        <w:t xml:space="preserve"> </w:t>
      </w:r>
      <w:r w:rsidR="00C85A5B">
        <w:rPr>
          <w:rFonts w:hint="cs"/>
          <w:rtl/>
        </w:rPr>
        <w:t>הנחרצות[</w:t>
      </w:r>
      <w:r w:rsidR="00CE1E1E" w:rsidRPr="003E4E5C">
        <w:rPr>
          <w:rtl/>
        </w:rPr>
        <w:t>ה</w:t>
      </w:r>
      <w:r w:rsidR="00FC216C" w:rsidRPr="003E4E5C">
        <w:rPr>
          <w:rFonts w:hint="eastAsia"/>
          <w:rtl/>
        </w:rPr>
        <w:t>תדירות</w:t>
      </w:r>
      <w:r w:rsidR="00C85A5B">
        <w:rPr>
          <w:rFonts w:hint="cs"/>
          <w:rtl/>
        </w:rPr>
        <w:t xml:space="preserve"> </w:t>
      </w:r>
      <w:r w:rsidR="00CE1E1E" w:rsidRPr="003E4E5C">
        <w:rPr>
          <w:rtl/>
        </w:rPr>
        <w:t xml:space="preserve">"נצחיות" / </w:t>
      </w:r>
      <w:r w:rsidR="00CE1E1E" w:rsidRPr="003E4E5C">
        <w:rPr>
          <w:rFonts w:hint="eastAsia"/>
          <w:rtl/>
        </w:rPr>
        <w:t>חוזרות</w:t>
      </w:r>
      <w:r w:rsidR="00CE1E1E" w:rsidRPr="003E4E5C">
        <w:rPr>
          <w:rtl/>
        </w:rPr>
        <w:t xml:space="preserve"> </w:t>
      </w:r>
      <w:r w:rsidR="00CE1E1E" w:rsidRPr="003E4E5C">
        <w:rPr>
          <w:rFonts w:hint="eastAsia"/>
          <w:rtl/>
        </w:rPr>
        <w:t>על</w:t>
      </w:r>
      <w:r w:rsidR="00CE1E1E" w:rsidRPr="003E4E5C">
        <w:rPr>
          <w:rtl/>
        </w:rPr>
        <w:t xml:space="preserve"> </w:t>
      </w:r>
      <w:r w:rsidR="00CE1E1E" w:rsidRPr="003E4E5C">
        <w:rPr>
          <w:rFonts w:hint="eastAsia"/>
          <w:rtl/>
        </w:rPr>
        <w:t>עצמן</w:t>
      </w:r>
      <w:r w:rsidR="00FC216C" w:rsidRPr="003E4E5C">
        <w:rPr>
          <w:rtl/>
        </w:rPr>
        <w:t>]</w:t>
      </w:r>
      <w:r w:rsidR="00CE1E1E" w:rsidRPr="003E4E5C">
        <w:rPr>
          <w:rtl/>
        </w:rPr>
        <w:t xml:space="preserve"> של ה</w:t>
      </w:r>
      <w:r w:rsidR="009343FA" w:rsidRPr="003E4E5C">
        <w:rPr>
          <w:rFonts w:hint="eastAsia"/>
          <w:rtl/>
        </w:rPr>
        <w:t>אנדוקרינולוג</w:t>
      </w:r>
      <w:r w:rsidR="007845B6">
        <w:rPr>
          <w:rFonts w:hint="cs"/>
          <w:rtl/>
        </w:rPr>
        <w:t>ים,</w:t>
      </w:r>
      <w:r w:rsidR="00CA19EB" w:rsidRPr="00CA19EB">
        <w:rPr>
          <w:rFonts w:cs="Times New Roman"/>
          <w:rtl/>
        </w:rPr>
        <w:t xml:space="preserve"> הקודם וגם החדש</w:t>
      </w:r>
      <w:r w:rsidR="00CE1E1E" w:rsidRPr="003E4E5C">
        <w:rPr>
          <w:rtl/>
        </w:rPr>
        <w:t>,</w:t>
      </w:r>
      <w:r w:rsidR="009343FA" w:rsidRPr="003E4E5C">
        <w:rPr>
          <w:rtl/>
        </w:rPr>
        <w:t xml:space="preserve"> </w:t>
      </w:r>
      <w:r w:rsidR="00495C06">
        <w:rPr>
          <w:rFonts w:hint="cs"/>
          <w:rtl/>
        </w:rPr>
        <w:t xml:space="preserve">שגובו </w:t>
      </w:r>
      <w:r w:rsidR="00E146D2">
        <w:rPr>
          <w:rFonts w:hint="cs"/>
          <w:rtl/>
        </w:rPr>
        <w:t>ב</w:t>
      </w:r>
      <w:r w:rsidR="000655BB">
        <w:rPr>
          <w:rFonts w:hint="cs"/>
          <w:rtl/>
        </w:rPr>
        <w:t>ידי</w:t>
      </w:r>
      <w:r w:rsidR="00495C06">
        <w:rPr>
          <w:rFonts w:hint="cs"/>
          <w:rtl/>
        </w:rPr>
        <w:t xml:space="preserve"> </w:t>
      </w:r>
      <w:r w:rsidR="009343FA" w:rsidRPr="003E4E5C">
        <w:rPr>
          <w:rtl/>
        </w:rPr>
        <w:t xml:space="preserve">פיענוח </w:t>
      </w:r>
      <w:r w:rsidR="00495C06">
        <w:rPr>
          <w:rFonts w:hint="cs"/>
          <w:rtl/>
        </w:rPr>
        <w:t>צילו</w:t>
      </w:r>
      <w:r w:rsidR="00E146D2">
        <w:rPr>
          <w:rFonts w:hint="cs"/>
          <w:rtl/>
        </w:rPr>
        <w:t>מי</w:t>
      </w:r>
      <w:r w:rsidR="00495C06">
        <w:rPr>
          <w:rFonts w:hint="cs"/>
          <w:rtl/>
        </w:rPr>
        <w:t xml:space="preserve"> </w:t>
      </w:r>
      <w:r w:rsidR="009343FA" w:rsidRPr="003E4E5C">
        <w:rPr>
          <w:rtl/>
        </w:rPr>
        <w:t>כף יד</w:t>
      </w:r>
      <w:r w:rsidR="00E146D2">
        <w:rPr>
          <w:rFonts w:hint="cs"/>
          <w:rtl/>
        </w:rPr>
        <w:t>ו</w:t>
      </w:r>
      <w:r w:rsidR="009343FA" w:rsidRPr="003E4E5C">
        <w:rPr>
          <w:rtl/>
        </w:rPr>
        <w:t xml:space="preserve"> </w:t>
      </w:r>
      <w:r w:rsidR="00E146D2">
        <w:rPr>
          <w:rFonts w:hint="cs"/>
          <w:rtl/>
        </w:rPr>
        <w:t>ה</w:t>
      </w:r>
      <w:r w:rsidR="009343FA" w:rsidRPr="003E4E5C">
        <w:rPr>
          <w:rtl/>
        </w:rPr>
        <w:t>שמאל</w:t>
      </w:r>
      <w:r w:rsidR="00E146D2">
        <w:rPr>
          <w:rFonts w:hint="cs"/>
          <w:rtl/>
        </w:rPr>
        <w:t>ית</w:t>
      </w:r>
      <w:r w:rsidR="00C85A5B">
        <w:rPr>
          <w:rFonts w:hint="cs"/>
          <w:rtl/>
        </w:rPr>
        <w:t>,</w:t>
      </w:r>
      <w:r w:rsidR="009343FA" w:rsidRPr="003E4E5C">
        <w:rPr>
          <w:rtl/>
        </w:rPr>
        <w:t xml:space="preserve"> </w:t>
      </w:r>
      <w:r w:rsidR="00495C06">
        <w:rPr>
          <w:rFonts w:hint="cs"/>
          <w:rtl/>
        </w:rPr>
        <w:t>ה</w:t>
      </w:r>
      <w:r w:rsidR="009343FA" w:rsidRPr="003E4E5C">
        <w:rPr>
          <w:rtl/>
        </w:rPr>
        <w:t>צביע</w:t>
      </w:r>
      <w:r w:rsidR="00495C06">
        <w:rPr>
          <w:rFonts w:hint="cs"/>
          <w:rtl/>
        </w:rPr>
        <w:t>ו</w:t>
      </w:r>
      <w:r w:rsidR="009343FA" w:rsidRPr="003E4E5C">
        <w:rPr>
          <w:rtl/>
        </w:rPr>
        <w:t xml:space="preserve"> חד משמעית </w:t>
      </w:r>
      <w:r w:rsidR="009343FA" w:rsidRPr="003E4E5C">
        <w:rPr>
          <w:rFonts w:hint="eastAsia"/>
          <w:rtl/>
        </w:rPr>
        <w:t>על</w:t>
      </w:r>
      <w:r w:rsidR="009343FA" w:rsidRPr="003E4E5C">
        <w:rPr>
          <w:rtl/>
        </w:rPr>
        <w:t xml:space="preserve"> </w:t>
      </w:r>
      <w:r w:rsidR="009343FA" w:rsidRPr="003E4E5C">
        <w:rPr>
          <w:rFonts w:hint="eastAsia"/>
          <w:rtl/>
        </w:rPr>
        <w:t>פוטנציאל</w:t>
      </w:r>
      <w:r w:rsidR="009343FA" w:rsidRPr="003E4E5C">
        <w:rPr>
          <w:rtl/>
        </w:rPr>
        <w:t xml:space="preserve"> </w:t>
      </w:r>
      <w:r w:rsidR="00495C06">
        <w:rPr>
          <w:rFonts w:hint="cs"/>
          <w:rtl/>
        </w:rPr>
        <w:t xml:space="preserve">צמיחה </w:t>
      </w:r>
      <w:r w:rsidR="00EA2D63" w:rsidRPr="003E4E5C">
        <w:rPr>
          <w:rFonts w:hint="eastAsia"/>
          <w:rtl/>
        </w:rPr>
        <w:t>ארור</w:t>
      </w:r>
      <w:r w:rsidR="00EA2D63" w:rsidRPr="003E4E5C">
        <w:rPr>
          <w:rtl/>
        </w:rPr>
        <w:t xml:space="preserve"> </w:t>
      </w:r>
      <w:r w:rsidR="00495C06">
        <w:rPr>
          <w:rFonts w:hint="cs"/>
          <w:rtl/>
        </w:rPr>
        <w:t xml:space="preserve">שסירב להתממש, </w:t>
      </w:r>
      <w:r w:rsidR="00EA2D63" w:rsidRPr="003E4E5C">
        <w:rPr>
          <w:rtl/>
        </w:rPr>
        <w:t>[</w:t>
      </w:r>
      <w:r w:rsidR="009343FA" w:rsidRPr="003E4E5C">
        <w:rPr>
          <w:rFonts w:hint="eastAsia"/>
          <w:rtl/>
        </w:rPr>
        <w:t>הוא</w:t>
      </w:r>
      <w:r w:rsidR="009343FA" w:rsidRPr="003E4E5C">
        <w:rPr>
          <w:rtl/>
        </w:rPr>
        <w:t xml:space="preserve"> </w:t>
      </w:r>
      <w:r w:rsidR="009343FA" w:rsidRPr="003E4E5C">
        <w:rPr>
          <w:rFonts w:hint="eastAsia"/>
          <w:rtl/>
        </w:rPr>
        <w:t>לא</w:t>
      </w:r>
      <w:r w:rsidR="009343FA" w:rsidRPr="003E4E5C">
        <w:rPr>
          <w:rtl/>
        </w:rPr>
        <w:t xml:space="preserve"> 'קיבל </w:t>
      </w:r>
      <w:r w:rsidR="009343FA" w:rsidRPr="003E4E5C">
        <w:rPr>
          <w:rFonts w:hint="eastAsia"/>
          <w:rtl/>
        </w:rPr>
        <w:t>אישור</w:t>
      </w:r>
      <w:r w:rsidR="009343FA" w:rsidRPr="003E4E5C">
        <w:rPr>
          <w:rtl/>
        </w:rPr>
        <w:t>'</w:t>
      </w:r>
      <w:r w:rsidR="00EA2D63" w:rsidRPr="003E4E5C">
        <w:rPr>
          <w:rtl/>
        </w:rPr>
        <w:t xml:space="preserve">] </w:t>
      </w:r>
      <w:r w:rsidR="00495C06">
        <w:rPr>
          <w:rFonts w:hint="cs"/>
          <w:rtl/>
        </w:rPr>
        <w:t>ו</w:t>
      </w:r>
      <w:r w:rsidR="00EA2D63" w:rsidRPr="003E4E5C">
        <w:rPr>
          <w:rFonts w:hint="eastAsia"/>
          <w:rtl/>
        </w:rPr>
        <w:t>לא</w:t>
      </w:r>
      <w:r w:rsidR="00EA2D63" w:rsidRPr="003E4E5C">
        <w:rPr>
          <w:rtl/>
        </w:rPr>
        <w:t xml:space="preserve"> </w:t>
      </w:r>
      <w:r w:rsidR="00EA2D63" w:rsidRPr="003E4E5C">
        <w:rPr>
          <w:rFonts w:hint="eastAsia"/>
          <w:rtl/>
        </w:rPr>
        <w:t>ה</w:t>
      </w:r>
      <w:r w:rsidR="00495C06">
        <w:rPr>
          <w:rFonts w:hint="cs"/>
          <w:rtl/>
        </w:rPr>
        <w:t>ניח</w:t>
      </w:r>
      <w:r w:rsidR="00C85A5B">
        <w:rPr>
          <w:rFonts w:hint="cs"/>
          <w:rtl/>
        </w:rPr>
        <w:t>ו</w:t>
      </w:r>
      <w:r w:rsidR="00EA2D63" w:rsidRPr="003E4E5C">
        <w:rPr>
          <w:rtl/>
        </w:rPr>
        <w:t xml:space="preserve"> </w:t>
      </w:r>
      <w:r w:rsidR="00EA2D63" w:rsidRPr="003E4E5C">
        <w:rPr>
          <w:rFonts w:hint="eastAsia"/>
          <w:rtl/>
        </w:rPr>
        <w:t>לו</w:t>
      </w:r>
      <w:r w:rsidR="009343FA" w:rsidRPr="003E4E5C">
        <w:rPr>
          <w:rtl/>
        </w:rPr>
        <w:t xml:space="preserve"> להשתחרר מהתקווה</w:t>
      </w:r>
      <w:r w:rsidR="005A6A23">
        <w:rPr>
          <w:rFonts w:hint="cs"/>
          <w:rtl/>
        </w:rPr>
        <w:t>,</w:t>
      </w:r>
      <w:r w:rsidR="00495C06">
        <w:rPr>
          <w:rFonts w:hint="cs"/>
          <w:rtl/>
        </w:rPr>
        <w:t xml:space="preserve"> להשלים ע</w:t>
      </w:r>
      <w:r w:rsidR="005A6A23">
        <w:rPr>
          <w:rFonts w:hint="cs"/>
          <w:rtl/>
        </w:rPr>
        <w:t>ם עצמו</w:t>
      </w:r>
      <w:r w:rsidR="00495C06">
        <w:rPr>
          <w:rFonts w:hint="cs"/>
          <w:rtl/>
        </w:rPr>
        <w:t xml:space="preserve">. אלכס </w:t>
      </w:r>
      <w:r w:rsidR="00CE1E1E" w:rsidRPr="003E4E5C">
        <w:rPr>
          <w:rtl/>
        </w:rPr>
        <w:t>היה</w:t>
      </w:r>
      <w:r w:rsidR="00495C06">
        <w:rPr>
          <w:rFonts w:hint="cs"/>
          <w:rtl/>
        </w:rPr>
        <w:t xml:space="preserve"> האדם</w:t>
      </w:r>
      <w:r w:rsidR="00CE1E1E" w:rsidRPr="003E4E5C">
        <w:rPr>
          <w:rtl/>
        </w:rPr>
        <w:t xml:space="preserve"> הנמוך ביותר במשפחתו</w:t>
      </w:r>
      <w:r w:rsidR="007845B6">
        <w:rPr>
          <w:rFonts w:hint="cs"/>
          <w:rtl/>
        </w:rPr>
        <w:t>,</w:t>
      </w:r>
      <w:r w:rsidR="00C85A5B" w:rsidRPr="00C85A5B">
        <w:rPr>
          <w:rFonts w:cs="Times New Roman"/>
          <w:rtl/>
        </w:rPr>
        <w:t xml:space="preserve"> </w:t>
      </w:r>
      <w:r w:rsidR="007845B6">
        <w:rPr>
          <w:rFonts w:cs="Times New Roman" w:hint="cs"/>
          <w:rtl/>
        </w:rPr>
        <w:t>[</w:t>
      </w:r>
      <w:r w:rsidR="00C85A5B" w:rsidRPr="00C85A5B">
        <w:rPr>
          <w:rFonts w:cs="Times New Roman"/>
          <w:rtl/>
        </w:rPr>
        <w:t xml:space="preserve">ובהפרש </w:t>
      </w:r>
      <w:r w:rsidR="00CA19EB" w:rsidRPr="00CA19EB">
        <w:rPr>
          <w:rFonts w:cs="Times New Roman"/>
          <w:rtl/>
        </w:rPr>
        <w:t>משמעותי</w:t>
      </w:r>
      <w:r w:rsidR="00CE1E1E" w:rsidRPr="003E4E5C">
        <w:rPr>
          <w:rtl/>
        </w:rPr>
        <w:t>,</w:t>
      </w:r>
      <w:r w:rsidR="00495C06">
        <w:rPr>
          <w:rFonts w:hint="cs"/>
          <w:rtl/>
        </w:rPr>
        <w:t xml:space="preserve"> הוא היה נמוך</w:t>
      </w:r>
      <w:r w:rsidR="00CE1E1E" w:rsidRPr="003E4E5C">
        <w:rPr>
          <w:rtl/>
        </w:rPr>
        <w:t xml:space="preserve"> </w:t>
      </w:r>
      <w:r w:rsidR="00FC216C" w:rsidRPr="003E4E5C">
        <w:rPr>
          <w:rFonts w:hint="eastAsia"/>
          <w:rtl/>
        </w:rPr>
        <w:t>מאביו</w:t>
      </w:r>
      <w:r w:rsidR="00FC216C" w:rsidRPr="003E4E5C">
        <w:rPr>
          <w:rtl/>
        </w:rPr>
        <w:t xml:space="preserve"> </w:t>
      </w:r>
      <w:r w:rsidR="00C85A5B">
        <w:rPr>
          <w:rFonts w:hint="cs"/>
          <w:rtl/>
        </w:rPr>
        <w:t xml:space="preserve">כמובן, וגם </w:t>
      </w:r>
      <w:r w:rsidR="00495C06">
        <w:rPr>
          <w:rFonts w:hint="cs"/>
          <w:rtl/>
        </w:rPr>
        <w:t>מ</w:t>
      </w:r>
      <w:r w:rsidR="00FC216C" w:rsidRPr="003E4E5C">
        <w:rPr>
          <w:rtl/>
        </w:rPr>
        <w:t>מארק</w:t>
      </w:r>
      <w:r w:rsidR="00CE1E1E" w:rsidRPr="003E4E5C">
        <w:rPr>
          <w:rtl/>
        </w:rPr>
        <w:t>, מאחותו, מאימו,</w:t>
      </w:r>
      <w:r w:rsidR="005A6A23">
        <w:rPr>
          <w:rFonts w:hint="cs"/>
          <w:rtl/>
        </w:rPr>
        <w:t>]</w:t>
      </w:r>
      <w:r w:rsidR="00CE1E1E" w:rsidRPr="003E4E5C">
        <w:rPr>
          <w:rtl/>
        </w:rPr>
        <w:t xml:space="preserve"> </w:t>
      </w:r>
      <w:r w:rsidR="00432E81" w:rsidRPr="003E4E5C">
        <w:rPr>
          <w:rFonts w:hint="eastAsia"/>
          <w:rtl/>
        </w:rPr>
        <w:t>נמוך</w:t>
      </w:r>
      <w:r w:rsidR="00495C06">
        <w:rPr>
          <w:rFonts w:hint="cs"/>
          <w:rtl/>
        </w:rPr>
        <w:t xml:space="preserve"> </w:t>
      </w:r>
      <w:r w:rsidR="00CE1E1E" w:rsidRPr="003E4E5C">
        <w:rPr>
          <w:rFonts w:hint="eastAsia"/>
          <w:rtl/>
        </w:rPr>
        <w:t>אפילו</w:t>
      </w:r>
      <w:r w:rsidR="00CE1E1E" w:rsidRPr="003E4E5C">
        <w:rPr>
          <w:rtl/>
        </w:rPr>
        <w:t xml:space="preserve"> מסבתו</w:t>
      </w:r>
      <w:r w:rsidR="005A6A23" w:rsidRPr="005A6A23">
        <w:rPr>
          <w:rFonts w:cs="Times New Roman"/>
          <w:rtl/>
        </w:rPr>
        <w:t>, ומכל התלמידים בשכבה שלו ובשכבה שמתחתי</w:t>
      </w:r>
      <w:r w:rsidR="00F4319D">
        <w:rPr>
          <w:rFonts w:cs="Times New Roman" w:hint="cs"/>
          <w:rtl/>
        </w:rPr>
        <w:t>ו</w:t>
      </w:r>
      <w:r w:rsidR="005A6A23" w:rsidRPr="005A6A23">
        <w:rPr>
          <w:rFonts w:cs="Times New Roman"/>
          <w:rtl/>
        </w:rPr>
        <w:t>,</w:t>
      </w:r>
      <w:r w:rsidR="00CE1E1E" w:rsidRPr="003E4E5C">
        <w:rPr>
          <w:rtl/>
        </w:rPr>
        <w:t xml:space="preserve"> אבל כשהמים הקפואים </w:t>
      </w:r>
      <w:r w:rsidR="00495C06">
        <w:rPr>
          <w:rFonts w:hint="cs"/>
          <w:rtl/>
        </w:rPr>
        <w:t>שטפו</w:t>
      </w:r>
      <w:r w:rsidR="00CE1E1E" w:rsidRPr="003E4E5C">
        <w:rPr>
          <w:rtl/>
        </w:rPr>
        <w:t xml:space="preserve"> </w:t>
      </w:r>
      <w:r w:rsidR="00FC216C" w:rsidRPr="003E4E5C">
        <w:rPr>
          <w:rtl/>
        </w:rPr>
        <w:t>[</w:t>
      </w:r>
      <w:r w:rsidR="00CE1E1E" w:rsidRPr="003E4E5C">
        <w:t>glimpsed</w:t>
      </w:r>
      <w:r w:rsidR="00FC216C" w:rsidRPr="003E4E5C">
        <w:rPr>
          <w:rtl/>
        </w:rPr>
        <w:t>]</w:t>
      </w:r>
      <w:r w:rsidR="00CE1E1E" w:rsidRPr="003E4E5C">
        <w:rPr>
          <w:rtl/>
        </w:rPr>
        <w:t xml:space="preserve"> </w:t>
      </w:r>
      <w:r w:rsidR="00EA2D63" w:rsidRPr="003E4E5C">
        <w:rPr>
          <w:rFonts w:hint="eastAsia"/>
          <w:rtl/>
        </w:rPr>
        <w:t>והקהל</w:t>
      </w:r>
      <w:r w:rsidR="00EA2D63" w:rsidRPr="003E4E5C">
        <w:rPr>
          <w:rtl/>
        </w:rPr>
        <w:t xml:space="preserve"> העצום </w:t>
      </w:r>
      <w:r w:rsidR="00432E81" w:rsidRPr="003E4E5C">
        <w:rPr>
          <w:rFonts w:hint="eastAsia"/>
          <w:rtl/>
        </w:rPr>
        <w:t>שאג</w:t>
      </w:r>
      <w:r w:rsidR="00432E81" w:rsidRPr="003E4E5C">
        <w:rPr>
          <w:rtl/>
        </w:rPr>
        <w:t xml:space="preserve"> [געש?] </w:t>
      </w:r>
      <w:r w:rsidR="00FC216C" w:rsidRPr="003E4E5C">
        <w:rPr>
          <w:rFonts w:hint="eastAsia"/>
          <w:rtl/>
        </w:rPr>
        <w:t>נגלתה</w:t>
      </w:r>
      <w:r w:rsidR="00FC216C" w:rsidRPr="003E4E5C">
        <w:rPr>
          <w:rtl/>
        </w:rPr>
        <w:t xml:space="preserve"> </w:t>
      </w:r>
      <w:r w:rsidR="00432E81" w:rsidRPr="003E4E5C">
        <w:rPr>
          <w:rFonts w:hint="eastAsia"/>
          <w:rtl/>
        </w:rPr>
        <w:t>לו</w:t>
      </w:r>
      <w:r w:rsidR="00432E81" w:rsidRPr="003E4E5C">
        <w:rPr>
          <w:rtl/>
        </w:rPr>
        <w:t xml:space="preserve"> </w:t>
      </w:r>
      <w:r w:rsidR="00FC216C" w:rsidRPr="003E4E5C">
        <w:rPr>
          <w:rFonts w:hint="eastAsia"/>
          <w:rtl/>
        </w:rPr>
        <w:t>בחטף</w:t>
      </w:r>
      <w:r w:rsidR="00FC216C" w:rsidRPr="003E4E5C">
        <w:rPr>
          <w:rtl/>
        </w:rPr>
        <w:t xml:space="preserve"> </w:t>
      </w:r>
      <w:r w:rsidR="00CE1E1E" w:rsidRPr="003E4E5C">
        <w:rPr>
          <w:rFonts w:hint="eastAsia"/>
          <w:rtl/>
        </w:rPr>
        <w:t>מרירות</w:t>
      </w:r>
      <w:r w:rsidR="00CE1E1E" w:rsidRPr="003E4E5C">
        <w:rPr>
          <w:rtl/>
        </w:rPr>
        <w:t xml:space="preserve"> החיים </w:t>
      </w:r>
      <w:r w:rsidR="00FC216C" w:rsidRPr="003E4E5C">
        <w:rPr>
          <w:rFonts w:hint="eastAsia"/>
          <w:rtl/>
        </w:rPr>
        <w:t>במלואה</w:t>
      </w:r>
      <w:r w:rsidR="00FC216C" w:rsidRPr="003E4E5C">
        <w:rPr>
          <w:rtl/>
        </w:rPr>
        <w:t xml:space="preserve"> </w:t>
      </w:r>
      <w:r w:rsidR="00CE1E1E" w:rsidRPr="003E4E5C">
        <w:rPr>
          <w:rFonts w:hint="eastAsia"/>
          <w:rtl/>
        </w:rPr>
        <w:t>ו</w:t>
      </w:r>
      <w:r w:rsidR="00FC216C" w:rsidRPr="003E4E5C">
        <w:rPr>
          <w:rFonts w:hint="eastAsia"/>
          <w:rtl/>
        </w:rPr>
        <w:t>הוא</w:t>
      </w:r>
      <w:r w:rsidR="00FC216C" w:rsidRPr="003E4E5C">
        <w:rPr>
          <w:rtl/>
        </w:rPr>
        <w:t xml:space="preserve"> </w:t>
      </w:r>
      <w:r w:rsidR="00CE1E1E" w:rsidRPr="003E4E5C">
        <w:rPr>
          <w:rFonts w:hint="eastAsia"/>
          <w:rtl/>
        </w:rPr>
        <w:t>הבין</w:t>
      </w:r>
      <w:r w:rsidR="00CE1E1E" w:rsidRPr="003E4E5C">
        <w:rPr>
          <w:rtl/>
        </w:rPr>
        <w:t xml:space="preserve"> </w:t>
      </w:r>
      <w:r w:rsidR="00CE1E1E" w:rsidRPr="003E4E5C">
        <w:rPr>
          <w:rFonts w:hint="eastAsia"/>
          <w:rtl/>
        </w:rPr>
        <w:t>שיוכל</w:t>
      </w:r>
      <w:r w:rsidR="00CE1E1E" w:rsidRPr="003E4E5C">
        <w:rPr>
          <w:rtl/>
        </w:rPr>
        <w:t xml:space="preserve"> </w:t>
      </w:r>
      <w:r w:rsidR="00CE1E1E" w:rsidRPr="003E4E5C">
        <w:rPr>
          <w:rFonts w:hint="eastAsia"/>
          <w:rtl/>
        </w:rPr>
        <w:t>לה</w:t>
      </w:r>
      <w:r w:rsidR="00CE1E1E" w:rsidRPr="003E4E5C">
        <w:rPr>
          <w:rtl/>
        </w:rPr>
        <w:t xml:space="preserve">, </w:t>
      </w:r>
      <w:r w:rsidR="00495C06">
        <w:rPr>
          <w:rFonts w:hint="cs"/>
          <w:rtl/>
        </w:rPr>
        <w:t>הוא ירשה לעצמו ו</w:t>
      </w:r>
      <w:r w:rsidR="00CE1E1E" w:rsidRPr="003E4E5C">
        <w:rPr>
          <w:rFonts w:hint="eastAsia"/>
          <w:rtl/>
        </w:rPr>
        <w:t>באמת</w:t>
      </w:r>
      <w:r w:rsidR="00CE1E1E" w:rsidRPr="003E4E5C">
        <w:rPr>
          <w:rtl/>
        </w:rPr>
        <w:t xml:space="preserve"> </w:t>
      </w:r>
      <w:r w:rsidR="00CE1E1E" w:rsidRPr="003E4E5C">
        <w:rPr>
          <w:rFonts w:hint="eastAsia"/>
          <w:rtl/>
        </w:rPr>
        <w:t>יוכל</w:t>
      </w:r>
      <w:r w:rsidR="00495C06">
        <w:rPr>
          <w:rFonts w:hint="cs"/>
          <w:rtl/>
        </w:rPr>
        <w:t>[</w:t>
      </w:r>
      <w:r w:rsidR="00CE1E1E" w:rsidRPr="003E4E5C">
        <w:rPr>
          <w:rtl/>
        </w:rPr>
        <w:t>,</w:t>
      </w:r>
      <w:r w:rsidR="0001254F" w:rsidRPr="003E4E5C">
        <w:rPr>
          <w:rtl/>
        </w:rPr>
        <w:t xml:space="preserve"> </w:t>
      </w:r>
      <w:r w:rsidR="00BD4A3F" w:rsidRPr="003E4E5C">
        <w:rPr>
          <w:rFonts w:hint="eastAsia"/>
          <w:rtl/>
        </w:rPr>
        <w:t>ו</w:t>
      </w:r>
      <w:r w:rsidR="0001254F" w:rsidRPr="003E4E5C">
        <w:rPr>
          <w:rtl/>
        </w:rPr>
        <w:t xml:space="preserve">הוא </w:t>
      </w:r>
      <w:r w:rsidR="00FC216C" w:rsidRPr="003E4E5C">
        <w:rPr>
          <w:rFonts w:hint="eastAsia"/>
          <w:rtl/>
        </w:rPr>
        <w:t>לא</w:t>
      </w:r>
      <w:r w:rsidR="00FC216C" w:rsidRPr="003E4E5C">
        <w:rPr>
          <w:rtl/>
        </w:rPr>
        <w:t xml:space="preserve"> ימלט לגלסטונברי בקיץ, הוא </w:t>
      </w:r>
      <w:r w:rsidR="0001254F" w:rsidRPr="003E4E5C">
        <w:rPr>
          <w:rtl/>
        </w:rPr>
        <w:t>באמת ילמד לבחינות ה-</w:t>
      </w:r>
      <w:r w:rsidR="0001254F" w:rsidRPr="003E4E5C">
        <w:t>GCSE</w:t>
      </w:r>
      <w:r w:rsidR="00495C06">
        <w:rPr>
          <w:rFonts w:hint="cs"/>
          <w:rtl/>
        </w:rPr>
        <w:t>]</w:t>
      </w:r>
      <w:r w:rsidR="004627AB" w:rsidRPr="003E4E5C">
        <w:rPr>
          <w:rtl/>
        </w:rPr>
        <w:t>.</w:t>
      </w:r>
      <w:r w:rsidR="004627AB" w:rsidRPr="00CD067C">
        <w:rPr>
          <w:rtl/>
        </w:rPr>
        <w:t xml:space="preserve"> </w:t>
      </w:r>
    </w:p>
    <w:p w14:paraId="1EB24DDA" w14:textId="323A805E" w:rsidR="00440F11" w:rsidRDefault="00E17632" w:rsidP="0062591E">
      <w:pPr>
        <w:rPr>
          <w:rtl/>
        </w:rPr>
      </w:pPr>
      <w:r>
        <w:rPr>
          <w:rFonts w:cs="Times New Roman" w:hint="cs"/>
          <w:rtl/>
        </w:rPr>
        <w:t>[</w:t>
      </w:r>
      <w:r w:rsidR="00440F11" w:rsidRPr="00440F11">
        <w:rPr>
          <w:rFonts w:cs="Times New Roman"/>
          <w:rtl/>
        </w:rPr>
        <w:t>כי ההבטחה הזאת מנעה ממנו להשלים עם עצמו, הציפיה לעתיד המשופר ייתרה את ההשלמה עם הווה - מציאותי אולי וקשה</w:t>
      </w:r>
      <w:r w:rsidR="009564E3">
        <w:rPr>
          <w:rFonts w:cs="Times New Roman"/>
          <w:rtl/>
        </w:rPr>
        <w:t xml:space="preserve"> </w:t>
      </w:r>
      <w:r w:rsidR="00440F11" w:rsidRPr="00440F11">
        <w:rPr>
          <w:rFonts w:cs="Times New Roman"/>
          <w:rtl/>
        </w:rPr>
        <w:t>כמעט בטוח, אבל הווה שאותו הוא חי..</w:t>
      </w:r>
    </w:p>
    <w:p w14:paraId="7EF5E504" w14:textId="1AB99160" w:rsidR="00E17632" w:rsidRDefault="00E17632" w:rsidP="00432E81">
      <w:pPr>
        <w:rPr>
          <w:rtl/>
        </w:rPr>
      </w:pPr>
      <w:r>
        <w:rPr>
          <w:rFonts w:hint="cs"/>
          <w:rtl/>
        </w:rPr>
        <w:t>]</w:t>
      </w:r>
      <w:r w:rsidR="00432E81">
        <w:rPr>
          <w:rtl/>
        </w:rPr>
        <w:tab/>
      </w:r>
    </w:p>
    <w:p w14:paraId="063261DC" w14:textId="4C28EF98" w:rsidR="004627AB" w:rsidRDefault="004627AB" w:rsidP="0062591E">
      <w:pPr>
        <w:rPr>
          <w:rtl/>
        </w:rPr>
      </w:pPr>
      <w:r w:rsidRPr="00CD067C">
        <w:rPr>
          <w:rtl/>
        </w:rPr>
        <w:t>עוד מפל של מי צוננים נ</w:t>
      </w:r>
      <w:r w:rsidR="00CA19EB">
        <w:rPr>
          <w:rFonts w:hint="cs"/>
          <w:rtl/>
        </w:rPr>
        <w:t>ית</w:t>
      </w:r>
      <w:r w:rsidRPr="00CD067C">
        <w:rPr>
          <w:rtl/>
        </w:rPr>
        <w:t xml:space="preserve">ך עליהם, הוא חייך </w:t>
      </w:r>
      <w:r w:rsidR="00EE4B02">
        <w:rPr>
          <w:rFonts w:hint="cs"/>
          <w:rtl/>
        </w:rPr>
        <w:t>א</w:t>
      </w:r>
      <w:r w:rsidRPr="00CD067C">
        <w:rPr>
          <w:rtl/>
        </w:rPr>
        <w:t>ל</w:t>
      </w:r>
      <w:r w:rsidR="00EE4B02">
        <w:rPr>
          <w:rFonts w:hint="cs"/>
          <w:rtl/>
        </w:rPr>
        <w:t xml:space="preserve"> </w:t>
      </w:r>
      <w:r w:rsidRPr="00CD067C">
        <w:rPr>
          <w:rtl/>
        </w:rPr>
        <w:t>סאקורה והם צרחו ביחד</w:t>
      </w:r>
      <w:r w:rsidR="00B335A6">
        <w:rPr>
          <w:rFonts w:hint="cs"/>
          <w:rtl/>
        </w:rPr>
        <w:t>.</w:t>
      </w:r>
      <w:r w:rsidRPr="00CD067C">
        <w:rPr>
          <w:rtl/>
        </w:rPr>
        <w:t xml:space="preserve"> </w:t>
      </w:r>
      <w:r w:rsidR="00B335A6">
        <w:rPr>
          <w:rFonts w:hint="cs"/>
          <w:rtl/>
        </w:rPr>
        <w:t>[</w:t>
      </w:r>
      <w:r w:rsidRPr="00CD067C">
        <w:rPr>
          <w:rtl/>
        </w:rPr>
        <w:t xml:space="preserve">והיד שלה היה הדבר החם היחיד בעולם. </w:t>
      </w:r>
      <w:r w:rsidR="00A25DE6">
        <w:rPr>
          <w:rFonts w:hint="cs"/>
          <w:rtl/>
        </w:rPr>
        <w:t xml:space="preserve">???????] </w:t>
      </w:r>
      <w:r w:rsidR="004639F0">
        <w:rPr>
          <w:rtl/>
        </w:rPr>
        <w:t>והוא ידע מה יקרה בקיץ</w:t>
      </w:r>
      <w:r w:rsidR="004639F0">
        <w:rPr>
          <w:rFonts w:hint="cs"/>
          <w:rtl/>
        </w:rPr>
        <w:t>,</w:t>
      </w:r>
      <w:r w:rsidR="009564E3">
        <w:rPr>
          <w:rtl/>
        </w:rPr>
        <w:t xml:space="preserve"> </w:t>
      </w:r>
      <w:r w:rsidR="001C5A04">
        <w:rPr>
          <w:rtl/>
        </w:rPr>
        <w:t>אימא</w:t>
      </w:r>
      <w:r w:rsidRPr="00CD067C">
        <w:rPr>
          <w:rtl/>
        </w:rPr>
        <w:t xml:space="preserve"> שלו תיסע עם תי</w:t>
      </w:r>
      <w:r w:rsidR="004639F0">
        <w:rPr>
          <w:rtl/>
        </w:rPr>
        <w:t>או לדרום</w:t>
      </w:r>
      <w:r w:rsidR="00D10C39">
        <w:rPr>
          <w:rFonts w:hint="cs"/>
          <w:rtl/>
        </w:rPr>
        <w:t>-</w:t>
      </w:r>
      <w:r w:rsidR="004639F0">
        <w:rPr>
          <w:rtl/>
        </w:rPr>
        <w:t>מזרח אסיה וסאקורה ליפן</w:t>
      </w:r>
      <w:r w:rsidR="00E17632">
        <w:rPr>
          <w:rFonts w:hint="cs"/>
          <w:rtl/>
        </w:rPr>
        <w:t>,</w:t>
      </w:r>
      <w:r w:rsidRPr="00CD067C">
        <w:rPr>
          <w:rtl/>
        </w:rPr>
        <w:t xml:space="preserve"> </w:t>
      </w:r>
      <w:r w:rsidR="004639F0">
        <w:rPr>
          <w:rFonts w:hint="cs"/>
          <w:rtl/>
        </w:rPr>
        <w:t>ו</w:t>
      </w:r>
      <w:r w:rsidR="00F06A3F">
        <w:rPr>
          <w:rtl/>
        </w:rPr>
        <w:t>עכשיו</w:t>
      </w:r>
      <w:r w:rsidRPr="00CD067C">
        <w:rPr>
          <w:rtl/>
        </w:rPr>
        <w:t xml:space="preserve"> </w:t>
      </w:r>
      <w:r w:rsidR="004639F0" w:rsidRPr="00CD067C">
        <w:rPr>
          <w:rtl/>
        </w:rPr>
        <w:t xml:space="preserve">זה היה </w:t>
      </w:r>
      <w:r w:rsidR="00F97A34">
        <w:rPr>
          <w:rtl/>
        </w:rPr>
        <w:t>כל כך</w:t>
      </w:r>
      <w:r w:rsidR="004639F0" w:rsidRPr="00CD067C">
        <w:rPr>
          <w:rtl/>
        </w:rPr>
        <w:t xml:space="preserve"> ברור,</w:t>
      </w:r>
      <w:r w:rsidR="004639F0">
        <w:rPr>
          <w:rFonts w:hint="cs"/>
          <w:rtl/>
        </w:rPr>
        <w:t xml:space="preserve"> </w:t>
      </w:r>
      <w:r w:rsidRPr="00CD067C">
        <w:rPr>
          <w:rtl/>
        </w:rPr>
        <w:t xml:space="preserve">הוא </w:t>
      </w:r>
      <w:r w:rsidRPr="00CD067C">
        <w:rPr>
          <w:rFonts w:hint="cs"/>
          <w:rtl/>
        </w:rPr>
        <w:t>יצטרף לסיבוב ההופעות של תיאו</w:t>
      </w:r>
      <w:r w:rsidRPr="00CD067C">
        <w:rPr>
          <w:rtl/>
        </w:rPr>
        <w:t xml:space="preserve">, </w:t>
      </w:r>
      <w:r w:rsidRPr="00CD067C">
        <w:rPr>
          <w:rFonts w:hint="cs"/>
          <w:rtl/>
        </w:rPr>
        <w:t>הוא</w:t>
      </w:r>
      <w:r w:rsidRPr="00CD067C">
        <w:rPr>
          <w:rtl/>
        </w:rPr>
        <w:t xml:space="preserve"> יפתיע את </w:t>
      </w:r>
      <w:r w:rsidRPr="00CD067C">
        <w:rPr>
          <w:rFonts w:hint="cs"/>
          <w:rtl/>
        </w:rPr>
        <w:t>סאקורה ביפן</w:t>
      </w:r>
      <w:r w:rsidR="00614D54">
        <w:rPr>
          <w:rtl/>
        </w:rPr>
        <w:t xml:space="preserve">, </w:t>
      </w:r>
      <w:r w:rsidR="00432E81">
        <w:rPr>
          <w:rFonts w:hint="cs"/>
          <w:rtl/>
        </w:rPr>
        <w:t>וברונו יחלים,</w:t>
      </w:r>
      <w:r w:rsidR="00483BB1">
        <w:rPr>
          <w:rFonts w:hint="cs"/>
          <w:rtl/>
        </w:rPr>
        <w:t xml:space="preserve"> הכול </w:t>
      </w:r>
      <w:r w:rsidR="00614D54">
        <w:rPr>
          <w:rtl/>
        </w:rPr>
        <w:t>יהיה מושלם.</w:t>
      </w:r>
    </w:p>
    <w:p w14:paraId="55E0E4E0" w14:textId="77777777" w:rsidR="004C6E36" w:rsidRDefault="004C6E36" w:rsidP="00CC37DD">
      <w:pPr>
        <w:rPr>
          <w:rtl/>
        </w:rPr>
      </w:pPr>
      <w:r>
        <w:rPr>
          <w:rFonts w:hint="cs"/>
          <w:rtl/>
        </w:rPr>
        <w:t>[כל מה שכתוב כאן ראוי אבל אני לא מבינה איך זה קשור לדמויות וגו'</w:t>
      </w:r>
    </w:p>
    <w:p w14:paraId="2D783117" w14:textId="44747E60" w:rsidR="008D717C" w:rsidRDefault="008D717C" w:rsidP="008D717C">
      <w:pPr>
        <w:rPr>
          <w:rtl/>
        </w:rPr>
      </w:pPr>
      <w:r>
        <w:rPr>
          <w:rFonts w:hint="cs"/>
          <w:rtl/>
        </w:rPr>
        <w:t>סאקורה מעולם לא התפעלה מהציורים הקטנים שהיה מצייר לה, בשולי מחברותיה, או על דפים שתלש ממחברותיו. באותם ימים הוא התמחה בגיבורי-על, בעיקר [</w:t>
      </w:r>
      <w:r>
        <w:t>capture</w:t>
      </w:r>
      <w:r>
        <w:rPr>
          <w:rFonts w:hint="cs"/>
          <w:rtl/>
        </w:rPr>
        <w:t>] תוך כדי תנועה מהירה. אגרוף נשלח, רגל מונפת, גלימה חותכת את הרקיע.</w:t>
      </w:r>
    </w:p>
    <w:p w14:paraId="2FB948CE" w14:textId="39DDFAF7" w:rsidR="003835A9" w:rsidRDefault="008D717C" w:rsidP="00CC37DD">
      <w:pPr>
        <w:rPr>
          <w:rtl/>
        </w:rPr>
      </w:pPr>
      <w:r>
        <w:rPr>
          <w:rFonts w:hint="cs"/>
          <w:rtl/>
        </w:rPr>
        <w:t>"</w:t>
      </w:r>
      <w:r w:rsidR="003835A9">
        <w:rPr>
          <w:rFonts w:hint="cs"/>
          <w:rtl/>
        </w:rPr>
        <w:t>אני רוצה לכתוב סיפור על מישהו שלא מתאמץ,</w:t>
      </w:r>
      <w:r>
        <w:rPr>
          <w:rFonts w:hint="cs"/>
          <w:rtl/>
        </w:rPr>
        <w:t>" היא א</w:t>
      </w:r>
      <w:r w:rsidR="001714AC">
        <w:rPr>
          <w:rFonts w:hint="cs"/>
          <w:rtl/>
        </w:rPr>
        <w:t>מרה, מתרשמת מעט</w:t>
      </w:r>
      <w:r w:rsidR="00C90C6C">
        <w:rPr>
          <w:rFonts w:hint="cs"/>
          <w:rtl/>
        </w:rPr>
        <w:t xml:space="preserve"> מאוד </w:t>
      </w:r>
      <w:r w:rsidR="001714AC">
        <w:rPr>
          <w:rFonts w:hint="cs"/>
          <w:rtl/>
        </w:rPr>
        <w:t>מכדור רוגבי שלדעתו נראה כאילו יוצא מהדף,</w:t>
      </w:r>
      <w:r w:rsidR="003835A9">
        <w:rPr>
          <w:rFonts w:hint="cs"/>
          <w:rtl/>
        </w:rPr>
        <w:t xml:space="preserve"> </w:t>
      </w:r>
      <w:r w:rsidR="001714AC">
        <w:rPr>
          <w:rFonts w:hint="cs"/>
          <w:rtl/>
        </w:rPr>
        <w:t xml:space="preserve">"מישהו שבכלל לא מתאמץ, </w:t>
      </w:r>
      <w:r w:rsidR="003835A9">
        <w:rPr>
          <w:rFonts w:hint="cs"/>
          <w:rtl/>
        </w:rPr>
        <w:t>וכל הזמן רק מצליח יותר ויותר.</w:t>
      </w:r>
      <w:r w:rsidR="00CC37DD">
        <w:rPr>
          <w:rFonts w:hint="cs"/>
          <w:rtl/>
        </w:rPr>
        <w:t xml:space="preserve"> החיוך הזהוב שלו מקרב את ההצלחה.</w:t>
      </w:r>
      <w:r w:rsidR="001714AC">
        <w:rPr>
          <w:rFonts w:hint="cs"/>
          <w:rtl/>
        </w:rPr>
        <w:t>"</w:t>
      </w:r>
    </w:p>
    <w:p w14:paraId="722AE219" w14:textId="3ECE2A8B" w:rsidR="003835A9" w:rsidRDefault="001714AC" w:rsidP="001714AC">
      <w:pPr>
        <w:rPr>
          <w:rtl/>
        </w:rPr>
      </w:pPr>
      <w:r>
        <w:rPr>
          <w:rFonts w:hint="cs"/>
          <w:rtl/>
        </w:rPr>
        <w:t>"</w:t>
      </w:r>
      <w:r w:rsidR="003835A9">
        <w:rPr>
          <w:rFonts w:hint="cs"/>
          <w:rtl/>
        </w:rPr>
        <w:t>אני רוצה לכתוב סיפור על מישהו שמשתדל וקורע את עצמו, וכל פעם נראה ש</w:t>
      </w:r>
      <w:r>
        <w:rPr>
          <w:rFonts w:hint="cs"/>
          <w:rtl/>
        </w:rPr>
        <w:t>ההצלחה קרובה מתמיד</w:t>
      </w:r>
      <w:r w:rsidR="003835A9">
        <w:rPr>
          <w:rFonts w:hint="cs"/>
          <w:rtl/>
        </w:rPr>
        <w:t xml:space="preserve"> אבל משהו קורה וזה </w:t>
      </w:r>
      <w:r>
        <w:rPr>
          <w:rFonts w:hint="cs"/>
          <w:rtl/>
        </w:rPr>
        <w:t>שוב נכשל</w:t>
      </w:r>
      <w:r w:rsidR="003835A9">
        <w:rPr>
          <w:rFonts w:hint="cs"/>
          <w:rtl/>
        </w:rPr>
        <w:t xml:space="preserve">. כל פעם המזל מאיר לו פנים והוא מחריב את זה אע"פ שהוא רוצה את זה נורא </w:t>
      </w:r>
      <w:r w:rsidR="003835A9">
        <w:rPr>
          <w:rtl/>
        </w:rPr>
        <w:t>–</w:t>
      </w:r>
      <w:r w:rsidR="003835A9">
        <w:rPr>
          <w:rFonts w:hint="cs"/>
          <w:rtl/>
        </w:rPr>
        <w:t xml:space="preserve"> כי ההזדמנות לא נראית לו מושלמת, היא כוללת בתוכה אנשים או הזדמנויות שלא כמו שהוא סיפר לעצמו במקלחת.</w:t>
      </w:r>
      <w:r>
        <w:rPr>
          <w:rFonts w:hint="cs"/>
          <w:rtl/>
        </w:rPr>
        <w:t>"</w:t>
      </w:r>
    </w:p>
    <w:p w14:paraId="1B6B3B04" w14:textId="77777777" w:rsidR="007A285D" w:rsidRDefault="00402138" w:rsidP="00402138">
      <w:pPr>
        <w:rPr>
          <w:rFonts w:cs="Times New Roman"/>
          <w:rtl/>
        </w:rPr>
      </w:pPr>
      <w:r>
        <w:rPr>
          <w:rFonts w:cs="Times New Roman" w:hint="cs"/>
          <w:rtl/>
        </w:rPr>
        <w:lastRenderedPageBreak/>
        <w:t>סאקורה</w:t>
      </w:r>
      <w:r w:rsidRPr="00402138">
        <w:rPr>
          <w:rFonts w:cs="Times New Roman"/>
          <w:rtl/>
        </w:rPr>
        <w:t xml:space="preserve"> רוצה לכתוב פואמה על דשא</w:t>
      </w:r>
      <w:r>
        <w:rPr>
          <w:rFonts w:cs="Times New Roman" w:hint="cs"/>
          <w:rtl/>
        </w:rPr>
        <w:t xml:space="preserve"> ירוק</w:t>
      </w:r>
      <w:r w:rsidRPr="00402138">
        <w:rPr>
          <w:rFonts w:cs="Times New Roman"/>
          <w:rtl/>
        </w:rPr>
        <w:t xml:space="preserve"> שמתברר כסינטטי, </w:t>
      </w:r>
      <w:r>
        <w:rPr>
          <w:rFonts w:cs="Times New Roman" w:hint="cs"/>
          <w:rtl/>
        </w:rPr>
        <w:t>אלכס</w:t>
      </w:r>
      <w:r w:rsidRPr="00402138">
        <w:rPr>
          <w:rFonts w:cs="Times New Roman"/>
          <w:rtl/>
        </w:rPr>
        <w:t xml:space="preserve"> רוצה לכתוב על דשא ירוק מדי שמתברר כאמיתי לגמרי. כלומר בסוף לא מתברר שהחלש והמסכן ניצח אלא דווקא החזק.</w:t>
      </w:r>
      <w:r w:rsidR="006C1A4F">
        <w:rPr>
          <w:rFonts w:cs="Times New Roman" w:hint="cs"/>
          <w:rtl/>
        </w:rPr>
        <w:t xml:space="preserve"> ההיפך מ-</w:t>
      </w:r>
      <w:r w:rsidR="006C1A4F">
        <w:rPr>
          <w:rFonts w:cs="Times New Roman"/>
        </w:rPr>
        <w:t>The meek shall inherit the Earth</w:t>
      </w:r>
      <w:r w:rsidR="00E73F5F">
        <w:rPr>
          <w:rFonts w:cs="Times New Roman" w:hint="cs"/>
          <w:rtl/>
        </w:rPr>
        <w:t>.</w:t>
      </w:r>
    </w:p>
    <w:p w14:paraId="52AB89B4" w14:textId="7BC3BC9A" w:rsidR="0048172B" w:rsidRDefault="0048172B" w:rsidP="00402138">
      <w:pPr>
        <w:rPr>
          <w:rFonts w:cs="Times New Roman"/>
          <w:rtl/>
        </w:rPr>
      </w:pPr>
      <w:r>
        <w:rPr>
          <w:rFonts w:cs="Times New Roman" w:hint="cs"/>
          <w:rtl/>
        </w:rPr>
        <w:t>בחודשים האחרונים של השנה, אלכס השתדרג לקבוצת הבוגרים באימוני אומנויות הלחימה שלו. שלושה ימים בשבוע הוא היה חוזר הביתה לא לפני אחד עשרה בלילה, עם גוף חבול ושבור, ונפש מרוממת / חצויה [כלומר לא חצויה אלא משהו בעל אותו משקל</w:t>
      </w:r>
      <w:r w:rsidR="00AD1C10">
        <w:rPr>
          <w:rFonts w:cs="Times New Roman" w:hint="cs"/>
          <w:rtl/>
        </w:rPr>
        <w:t xml:space="preserve"> ובעל משמעות חיובית</w:t>
      </w:r>
      <w:r>
        <w:rPr>
          <w:rFonts w:cs="Times New Roman" w:hint="cs"/>
          <w:rtl/>
        </w:rPr>
        <w:t>]</w:t>
      </w:r>
    </w:p>
    <w:p w14:paraId="19CE9AC8" w14:textId="77777777" w:rsidR="004C6E36" w:rsidRDefault="004C6E36" w:rsidP="00402138">
      <w:pPr>
        <w:rPr>
          <w:rFonts w:cs="Times New Roman"/>
          <w:rtl/>
        </w:rPr>
      </w:pPr>
      <w:r>
        <w:rPr>
          <w:rFonts w:cs="Times New Roman" w:hint="cs"/>
          <w:rtl/>
        </w:rPr>
        <w:t>]</w:t>
      </w:r>
    </w:p>
    <w:p w14:paraId="2A0B9D04" w14:textId="77777777" w:rsidR="009C21FD" w:rsidRDefault="009C21FD" w:rsidP="00402138">
      <w:pPr>
        <w:rPr>
          <w:rFonts w:cs="Times New Roman"/>
          <w:rtl/>
        </w:rPr>
      </w:pPr>
    </w:p>
    <w:p w14:paraId="3C9E98B0" w14:textId="75725197" w:rsidR="001B34FB" w:rsidRDefault="004566CC" w:rsidP="00402138">
      <w:pPr>
        <w:rPr>
          <w:rFonts w:cs="Times New Roman"/>
          <w:rtl/>
        </w:rPr>
      </w:pPr>
      <w:r>
        <w:rPr>
          <w:rFonts w:cs="Times New Roman" w:hint="cs"/>
          <w:rtl/>
        </w:rPr>
        <w:t>[</w:t>
      </w:r>
      <w:r w:rsidR="00D445DE" w:rsidDel="00D445DE">
        <w:rPr>
          <w:rFonts w:cs="Times New Roman" w:hint="cs"/>
          <w:rtl/>
        </w:rPr>
        <w:t xml:space="preserve"> </w:t>
      </w:r>
    </w:p>
    <w:p w14:paraId="1C43DAEB" w14:textId="225C1B5B" w:rsidR="00623A3F" w:rsidRDefault="00623A3F" w:rsidP="00402138">
      <w:pPr>
        <w:rPr>
          <w:rFonts w:cs="Times New Roman"/>
          <w:rtl/>
        </w:rPr>
      </w:pPr>
      <w:r>
        <w:rPr>
          <w:rFonts w:cs="Times New Roman" w:hint="cs"/>
          <w:rtl/>
        </w:rPr>
        <w:t xml:space="preserve">המתנה שסאקורה קיבלה מהוריה לכבוד סיום בחינות הבגרות של כיתה י', </w:t>
      </w:r>
      <w:r w:rsidR="001C5A04">
        <w:rPr>
          <w:rFonts w:cs="Times New Roman" w:hint="cs"/>
          <w:rtl/>
        </w:rPr>
        <w:t>הייתה</w:t>
      </w:r>
      <w:r>
        <w:rPr>
          <w:rFonts w:cs="Times New Roman" w:hint="cs"/>
          <w:rtl/>
        </w:rPr>
        <w:t xml:space="preserve"> נדיבה ביותר אבל אלכס שנא אותה: קורס של חודשיים תמימים </w:t>
      </w:r>
      <w:r w:rsidR="00E22DC5">
        <w:rPr>
          <w:rFonts w:cs="Times New Roman" w:hint="cs"/>
          <w:rtl/>
        </w:rPr>
        <w:t>ביפן, בקורס שיועד לבני נוער יפניים שחיו במדינות אחרות.</w:t>
      </w:r>
    </w:p>
    <w:p w14:paraId="1A92DE54" w14:textId="47ECA4D3" w:rsidR="001B34FB" w:rsidRDefault="00A3004C" w:rsidP="00402138">
      <w:pPr>
        <w:rPr>
          <w:rFonts w:cs="Times New Roman"/>
          <w:rtl/>
        </w:rPr>
      </w:pPr>
      <w:r>
        <w:rPr>
          <w:rFonts w:cs="Times New Roman" w:hint="cs"/>
          <w:rtl/>
        </w:rPr>
        <w:t xml:space="preserve">הסבא של אלכס לא </w:t>
      </w:r>
      <w:r w:rsidR="005B6508">
        <w:rPr>
          <w:rFonts w:cs="Times New Roman" w:hint="cs"/>
          <w:rtl/>
        </w:rPr>
        <w:t xml:space="preserve">אהב את זה שסאקורה הודיעה שהיא נוסעת בקיץ לקורס ללימוד התרבות היפנית. הוא היה אומר </w:t>
      </w:r>
      <w:r w:rsidR="005B6508">
        <w:rPr>
          <w:rFonts w:cs="Times New Roman"/>
          <w:rtl/>
        </w:rPr>
        <w:t>–</w:t>
      </w:r>
      <w:r w:rsidR="005B6508">
        <w:rPr>
          <w:rFonts w:cs="Times New Roman" w:hint="cs"/>
          <w:rtl/>
        </w:rPr>
        <w:t xml:space="preserve"> ולו היו הורייך מהגרים מ</w:t>
      </w:r>
      <w:r w:rsidR="007C6124">
        <w:rPr>
          <w:rFonts w:cs="Times New Roman" w:hint="cs"/>
          <w:rtl/>
        </w:rPr>
        <w:t xml:space="preserve">ארץ אירופאית, היית מרגישה אנגליה לגמרי, לא 'יפנית-אנגלית', כי לא היו שום סממנים חיצוניים להבחין בכך." </w:t>
      </w:r>
      <w:r w:rsidR="007C6124">
        <w:rPr>
          <w:rFonts w:cs="Times New Roman"/>
          <w:rtl/>
        </w:rPr>
        <w:t>–</w:t>
      </w:r>
      <w:r w:rsidR="007C6124">
        <w:rPr>
          <w:rFonts w:cs="Times New Roman" w:hint="cs"/>
          <w:rtl/>
        </w:rPr>
        <w:t xml:space="preserve"> [אני לא מצליחה לבטא את זה.]</w:t>
      </w:r>
      <w:r w:rsidR="00E22DC5">
        <w:rPr>
          <w:rFonts w:cs="Times New Roman" w:hint="cs"/>
          <w:rtl/>
        </w:rPr>
        <w:t xml:space="preserve"> מה </w:t>
      </w:r>
      <w:r w:rsidR="004C59E0">
        <w:rPr>
          <w:rFonts w:cs="Times New Roman" w:hint="cs"/>
          <w:rtl/>
        </w:rPr>
        <w:t>פתאום</w:t>
      </w:r>
      <w:r w:rsidR="00E22DC5">
        <w:rPr>
          <w:rFonts w:cs="Times New Roman" w:hint="cs"/>
          <w:rtl/>
        </w:rPr>
        <w:t xml:space="preserve"> יפנית, את אנגליה יותר ממני.</w:t>
      </w:r>
    </w:p>
    <w:p w14:paraId="09063943" w14:textId="6EBDC82B" w:rsidR="00240C67" w:rsidRDefault="00240C67" w:rsidP="00402138">
      <w:pPr>
        <w:rPr>
          <w:rFonts w:cs="Times New Roman"/>
          <w:rtl/>
        </w:rPr>
      </w:pPr>
      <w:r>
        <w:rPr>
          <w:rFonts w:cs="Times New Roman" w:hint="cs"/>
          <w:rtl/>
        </w:rPr>
        <w:t>סבא של אלכס אהב את הוריה של סאקורה</w:t>
      </w:r>
      <w:r w:rsidR="00352290">
        <w:rPr>
          <w:rFonts w:cs="Times New Roman" w:hint="cs"/>
          <w:rtl/>
        </w:rPr>
        <w:t xml:space="preserve"> מאוד.</w:t>
      </w:r>
      <w:r>
        <w:rPr>
          <w:rFonts w:cs="Times New Roman" w:hint="cs"/>
          <w:rtl/>
        </w:rPr>
        <w:t xml:space="preserve"> </w:t>
      </w:r>
      <w:r w:rsidR="00B72E72">
        <w:rPr>
          <w:rFonts w:cs="Times New Roman" w:hint="cs"/>
          <w:rtl/>
        </w:rPr>
        <w:t>הוא חש שהם עשו את הדבר הבא:</w:t>
      </w:r>
    </w:p>
    <w:p w14:paraId="131B31D8" w14:textId="6E9C48A3" w:rsidR="00B72E72" w:rsidRDefault="00B72E72" w:rsidP="00402138">
      <w:pPr>
        <w:rPr>
          <w:rFonts w:cs="Times New Roman"/>
          <w:rtl/>
        </w:rPr>
      </w:pPr>
      <w:r>
        <w:rPr>
          <w:rFonts w:cs="Times New Roman" w:hint="cs"/>
          <w:rtl/>
        </w:rPr>
        <w:t>[מתוך ראיון עם קאוזו אישיגורו ב</w:t>
      </w:r>
    </w:p>
    <w:p w14:paraId="392A50CA" w14:textId="77777777" w:rsidR="00B72E72" w:rsidRDefault="00B72E72" w:rsidP="00402138">
      <w:pPr>
        <w:rPr>
          <w:rFonts w:cs="Times New Roman"/>
        </w:rPr>
      </w:pPr>
      <w:r>
        <w:rPr>
          <w:rFonts w:cs="Times New Roman"/>
        </w:rPr>
        <w:t>“Red or Dead”, David Pearce’s demented novel about real-life soccer coach Bill Shankly. (The “Red” refers not to communism but to the colours of Liverpool Football Club.) The novel is barking mad, but quite brilliant, and is a monument to a kind of magnificent decency once at the core of British life, but now rapidly fading.</w:t>
      </w:r>
    </w:p>
    <w:p w14:paraId="7C9B83CE" w14:textId="712CA403" w:rsidR="00B72E72" w:rsidRDefault="00B72E72" w:rsidP="00402138">
      <w:pPr>
        <w:rPr>
          <w:rFonts w:cs="Times New Roman"/>
        </w:rPr>
      </w:pPr>
      <w:r>
        <w:rPr>
          <w:rFonts w:cs="Times New Roman"/>
        </w:rPr>
        <w:t xml:space="preserve">[ </w:t>
      </w:r>
    </w:p>
    <w:p w14:paraId="27073559" w14:textId="2E3EDCA0" w:rsidR="00240C67" w:rsidRDefault="00240C67" w:rsidP="00402138">
      <w:pPr>
        <w:rPr>
          <w:rFonts w:cs="Times New Roman"/>
          <w:rtl/>
        </w:rPr>
      </w:pPr>
    </w:p>
    <w:p w14:paraId="3212F551" w14:textId="77777777" w:rsidR="00E22DC5" w:rsidRPr="00CD067C" w:rsidRDefault="00E22DC5" w:rsidP="00402138">
      <w:pPr>
        <w:rPr>
          <w:rtl/>
        </w:rPr>
      </w:pPr>
    </w:p>
    <w:p w14:paraId="26149CB6" w14:textId="77777777" w:rsidR="00EE4B02" w:rsidRPr="00CD067C" w:rsidRDefault="00EE4B02" w:rsidP="00250000">
      <w:pPr>
        <w:rPr>
          <w:rtl/>
        </w:rPr>
      </w:pPr>
    </w:p>
    <w:p w14:paraId="7FCCB27A" w14:textId="575B10BC" w:rsidR="0047223E" w:rsidRPr="0044357B" w:rsidRDefault="002C67F8" w:rsidP="00D14A18">
      <w:pPr>
        <w:pStyle w:val="Heading2"/>
        <w:rPr>
          <w:rtl/>
        </w:rPr>
      </w:pPr>
      <w:r>
        <w:rPr>
          <w:rFonts w:hint="cs"/>
          <w:rtl/>
        </w:rPr>
        <w:t>דרקון</w:t>
      </w:r>
      <w:r w:rsidR="00566ED9">
        <w:rPr>
          <w:rFonts w:hint="cs"/>
          <w:rtl/>
        </w:rPr>
        <w:t xml:space="preserve"> [בין סופי לתיאו </w:t>
      </w:r>
      <w:r w:rsidR="00566ED9" w:rsidRPr="00566ED9">
        <w:rPr>
          <w:rtl/>
        </w:rPr>
        <w:t>הפרש של שלוש עשרה שנים ו</w:t>
      </w:r>
      <w:r w:rsidR="00CD1F14">
        <w:rPr>
          <w:rFonts w:hint="cs"/>
          <w:rtl/>
        </w:rPr>
        <w:t>שישה</w:t>
      </w:r>
      <w:r w:rsidR="00566ED9" w:rsidRPr="00566ED9">
        <w:rPr>
          <w:rtl/>
        </w:rPr>
        <w:t xml:space="preserve"> חודשים</w:t>
      </w:r>
      <w:r w:rsidR="00566ED9">
        <w:rPr>
          <w:rFonts w:hint="cs"/>
          <w:rtl/>
        </w:rPr>
        <w:t>]</w:t>
      </w:r>
    </w:p>
    <w:p w14:paraId="6AE7F3A5" w14:textId="597C85F7" w:rsidR="004627AB" w:rsidRPr="00CD067C" w:rsidRDefault="001C5A04" w:rsidP="00FF7491">
      <w:pPr>
        <w:rPr>
          <w:rtl/>
        </w:rPr>
      </w:pPr>
      <w:r>
        <w:rPr>
          <w:rtl/>
        </w:rPr>
        <w:t>אימא</w:t>
      </w:r>
      <w:r w:rsidR="004627AB" w:rsidRPr="00CD067C">
        <w:rPr>
          <w:rtl/>
        </w:rPr>
        <w:t xml:space="preserve"> </w:t>
      </w:r>
      <w:r w:rsidR="005C49F4">
        <w:rPr>
          <w:rFonts w:hint="cs"/>
          <w:rtl/>
        </w:rPr>
        <w:t>המריאה</w:t>
      </w:r>
      <w:r w:rsidR="004627AB" w:rsidRPr="00CD067C">
        <w:rPr>
          <w:rtl/>
        </w:rPr>
        <w:t xml:space="preserve"> עם תיאו למסע הופעות בן חודשיים. אלכס התחנן ל</w:t>
      </w:r>
      <w:r w:rsidR="002E132E">
        <w:rPr>
          <w:rFonts w:hint="cs"/>
          <w:rtl/>
        </w:rPr>
        <w:t>הצטרף</w:t>
      </w:r>
      <w:r w:rsidR="004627AB" w:rsidRPr="00CD067C">
        <w:rPr>
          <w:rtl/>
        </w:rPr>
        <w:t xml:space="preserve">אבל </w:t>
      </w:r>
      <w:r>
        <w:rPr>
          <w:rtl/>
        </w:rPr>
        <w:t>אימא</w:t>
      </w:r>
      <w:r w:rsidR="004627AB" w:rsidRPr="00CD067C">
        <w:rPr>
          <w:rtl/>
        </w:rPr>
        <w:t xml:space="preserve"> </w:t>
      </w:r>
      <w:r w:rsidR="00FF7491">
        <w:rPr>
          <w:rFonts w:hint="cs"/>
          <w:rtl/>
        </w:rPr>
        <w:t>סירבה</w:t>
      </w:r>
      <w:r w:rsidR="004627AB" w:rsidRPr="00CD067C">
        <w:rPr>
          <w:rtl/>
        </w:rPr>
        <w:t>. "מה עם</w:t>
      </w:r>
      <w:r w:rsidR="00495C06">
        <w:rPr>
          <w:rFonts w:hint="cs"/>
          <w:rtl/>
        </w:rPr>
        <w:t xml:space="preserve"> </w:t>
      </w:r>
      <w:r w:rsidR="004627AB" w:rsidRPr="00CD067C">
        <w:rPr>
          <w:rtl/>
        </w:rPr>
        <w:t>ה</w:t>
      </w:r>
      <w:r w:rsidR="006441B7">
        <w:rPr>
          <w:rFonts w:hint="cs"/>
          <w:rtl/>
        </w:rPr>
        <w:t>-</w:t>
      </w:r>
      <w:r w:rsidR="006441B7">
        <w:t>GCSEs</w:t>
      </w:r>
      <w:r w:rsidR="004627AB" w:rsidRPr="00CD067C">
        <w:rPr>
          <w:rtl/>
        </w:rPr>
        <w:t>?"</w:t>
      </w:r>
    </w:p>
    <w:p w14:paraId="5F7AEE8F" w14:textId="40E3185B" w:rsidR="004627AB" w:rsidRDefault="00E17632" w:rsidP="00250000">
      <w:pPr>
        <w:rPr>
          <w:rtl/>
        </w:rPr>
      </w:pPr>
      <w:r>
        <w:rPr>
          <w:rFonts w:hint="cs"/>
          <w:rtl/>
        </w:rPr>
        <w:t xml:space="preserve">הוא שכח לגמרי שהבחינות </w:t>
      </w:r>
      <w:r w:rsidR="00663E57">
        <w:rPr>
          <w:rFonts w:hint="cs"/>
          <w:rtl/>
        </w:rPr>
        <w:t xml:space="preserve">המסכמות את כל מה </w:t>
      </w:r>
      <w:r w:rsidR="00C85A5B">
        <w:rPr>
          <w:rFonts w:hint="cs"/>
          <w:rtl/>
        </w:rPr>
        <w:t>ש</w:t>
      </w:r>
      <w:r w:rsidR="00663E57">
        <w:rPr>
          <w:rFonts w:hint="cs"/>
          <w:rtl/>
        </w:rPr>
        <w:t xml:space="preserve">למד בעשר השנים האחרונות התנגשו בסיור של תיאו. </w:t>
      </w:r>
      <w:r w:rsidR="004627AB" w:rsidRPr="00CD067C">
        <w:rPr>
          <w:rtl/>
        </w:rPr>
        <w:t>"אני אגש בשנה הבאה."</w:t>
      </w:r>
    </w:p>
    <w:p w14:paraId="0A1EDA44" w14:textId="632A2922" w:rsidR="007C7DAA" w:rsidRDefault="00453C6F" w:rsidP="009F2150">
      <w:pPr>
        <w:rPr>
          <w:rtl/>
        </w:rPr>
      </w:pPr>
      <w:r w:rsidRPr="00453C6F">
        <w:rPr>
          <w:rFonts w:cs="Times New Roman"/>
          <w:rtl/>
        </w:rPr>
        <w:t>היא לא העלתה על דעתה את גודל הקורבן שהיה מוכן ל</w:t>
      </w:r>
      <w:r>
        <w:rPr>
          <w:rFonts w:cs="Times New Roman" w:hint="cs"/>
          <w:rtl/>
        </w:rPr>
        <w:t>ו</w:t>
      </w:r>
      <w:r w:rsidRPr="00453C6F">
        <w:rPr>
          <w:rFonts w:cs="Times New Roman"/>
          <w:rtl/>
        </w:rPr>
        <w:t>. מחנה אימונים ייערך בקיץ, ובסיומו יתקיימו מבחני קבלה לנבחרות הנוער של מועדוני רוגבי מובילים, וב</w:t>
      </w:r>
      <w:r w:rsidR="002E35AE">
        <w:rPr>
          <w:rFonts w:cs="Times New Roman"/>
          <w:rtl/>
        </w:rPr>
        <w:t>בית-הספר</w:t>
      </w:r>
      <w:r w:rsidRPr="00453C6F">
        <w:rPr>
          <w:rFonts w:cs="Times New Roman"/>
          <w:rtl/>
        </w:rPr>
        <w:t xml:space="preserve"> כבר הובטח לאלכס תפקיד מספר תשע, הרכז הקדמי. אבל גם על כך א</w:t>
      </w:r>
      <w:r w:rsidR="00D10C39">
        <w:rPr>
          <w:rFonts w:cs="Times New Roman" w:hint="cs"/>
          <w:rtl/>
        </w:rPr>
        <w:t>י</w:t>
      </w:r>
      <w:r w:rsidRPr="00453C6F">
        <w:rPr>
          <w:rFonts w:cs="Times New Roman"/>
          <w:rtl/>
        </w:rPr>
        <w:t>מו לא ידעה</w:t>
      </w:r>
      <w:r w:rsidR="000D4979">
        <w:rPr>
          <w:rFonts w:hint="cs"/>
          <w:rtl/>
        </w:rPr>
        <w:t>.</w:t>
      </w:r>
      <w:r w:rsidR="00A36E41">
        <w:rPr>
          <w:rFonts w:hint="cs"/>
          <w:rtl/>
        </w:rPr>
        <w:t xml:space="preserve"> </w:t>
      </w:r>
      <w:r w:rsidR="00807805">
        <w:rPr>
          <w:rFonts w:hint="cs"/>
          <w:rtl/>
        </w:rPr>
        <w:t>[</w:t>
      </w:r>
      <w:r w:rsidR="009F2150">
        <w:rPr>
          <w:rFonts w:hint="cs"/>
          <w:rtl/>
        </w:rPr>
        <w:t xml:space="preserve">היא גם לא התעניינה. </w:t>
      </w:r>
      <w:r w:rsidR="00807805">
        <w:rPr>
          <w:rFonts w:hint="cs"/>
          <w:rtl/>
        </w:rPr>
        <w:t>]</w:t>
      </w:r>
      <w:r w:rsidR="000D4979">
        <w:rPr>
          <w:rFonts w:hint="cs"/>
          <w:rtl/>
        </w:rPr>
        <w:t>[</w:t>
      </w:r>
      <w:r w:rsidR="00A36E41">
        <w:rPr>
          <w:rFonts w:hint="cs"/>
          <w:rtl/>
        </w:rPr>
        <w:t xml:space="preserve">והמחנה נועד רק כדי לגבש את הקבוצה </w:t>
      </w:r>
      <w:r w:rsidR="005F2B26">
        <w:rPr>
          <w:rFonts w:hint="cs"/>
          <w:rtl/>
        </w:rPr>
        <w:t>ו</w:t>
      </w:r>
      <w:r w:rsidR="006A14D8">
        <w:rPr>
          <w:rFonts w:hint="cs"/>
          <w:rtl/>
        </w:rPr>
        <w:t>לבדוק את התעקשותו שתפקיד מס' 10, הרכז האחורי יאפשר לו לתרום טוב יותר לקבוצה.</w:t>
      </w:r>
      <w:r w:rsidR="000D4979">
        <w:rPr>
          <w:rFonts w:hint="cs"/>
          <w:rtl/>
        </w:rPr>
        <w:t>]</w:t>
      </w:r>
      <w:r w:rsidR="006A14D8">
        <w:rPr>
          <w:rFonts w:hint="cs"/>
          <w:rtl/>
        </w:rPr>
        <w:t xml:space="preserve"> </w:t>
      </w:r>
      <w:r w:rsidR="00BE10AB">
        <w:rPr>
          <w:rFonts w:hint="cs"/>
          <w:rtl/>
        </w:rPr>
        <w:t>[</w:t>
      </w:r>
      <w:r w:rsidR="007C7DAA">
        <w:rPr>
          <w:rFonts w:hint="cs"/>
          <w:rtl/>
        </w:rPr>
        <w:t>לחגורה</w:t>
      </w:r>
      <w:r w:rsidR="00D01E58">
        <w:rPr>
          <w:rFonts w:hint="cs"/>
          <w:rtl/>
        </w:rPr>
        <w:t xml:space="preserve"> שחורה, דאן </w:t>
      </w:r>
      <w:r w:rsidR="00D01E58">
        <w:t>I</w:t>
      </w:r>
      <w:r w:rsidR="00D01E58">
        <w:rPr>
          <w:rFonts w:hint="cs"/>
          <w:rtl/>
        </w:rPr>
        <w:t>,</w:t>
      </w:r>
      <w:r w:rsidR="007C7DAA">
        <w:rPr>
          <w:rFonts w:hint="cs"/>
          <w:rtl/>
        </w:rPr>
        <w:t xml:space="preserve"> </w:t>
      </w:r>
      <w:r w:rsidR="00B754FA">
        <w:rPr>
          <w:rFonts w:hint="cs"/>
          <w:rtl/>
        </w:rPr>
        <w:t>בתום</w:t>
      </w:r>
      <w:r w:rsidR="007C7DAA">
        <w:rPr>
          <w:rFonts w:hint="cs"/>
          <w:rtl/>
        </w:rPr>
        <w:t xml:space="preserve"> המחנה.</w:t>
      </w:r>
      <w:r w:rsidR="00D01E58">
        <w:rPr>
          <w:rFonts w:hint="cs"/>
          <w:rtl/>
        </w:rPr>
        <w:t xml:space="preserve"> </w:t>
      </w:r>
      <w:r w:rsidR="00D01E58">
        <w:rPr>
          <w:rtl/>
        </w:rPr>
        <w:t>–</w:t>
      </w:r>
      <w:r w:rsidR="00D01E58">
        <w:rPr>
          <w:rFonts w:hint="cs"/>
          <w:rtl/>
        </w:rPr>
        <w:t xml:space="preserve"> הוא נכנס לאומנויות לחימה בשביל לפתח סיבולת וכושר-ספיגה למען הרוגבי, (הוריו נהגו לאמר</w:t>
      </w:r>
      <w:r w:rsidR="00B754FA">
        <w:rPr>
          <w:rFonts w:hint="cs"/>
          <w:rtl/>
        </w:rPr>
        <w:t xml:space="preserve">, </w:t>
      </w:r>
      <w:r w:rsidR="002F261B">
        <w:rPr>
          <w:rFonts w:hint="cs"/>
          <w:rtl/>
        </w:rPr>
        <w:t xml:space="preserve">כדרך </w:t>
      </w:r>
      <w:r w:rsidR="00B754FA">
        <w:rPr>
          <w:rFonts w:hint="cs"/>
          <w:rtl/>
        </w:rPr>
        <w:t xml:space="preserve">ציטוטים מוכרים </w:t>
      </w:r>
      <w:r w:rsidR="00FC5DA0">
        <w:rPr>
          <w:rFonts w:hint="cs"/>
          <w:rtl/>
        </w:rPr>
        <w:t>של עלוני הדרכה</w:t>
      </w:r>
      <w:r w:rsidR="007A285D">
        <w:rPr>
          <w:rFonts w:hint="cs"/>
          <w:rtl/>
        </w:rPr>
        <w:t xml:space="preserve"> </w:t>
      </w:r>
      <w:r w:rsidR="00B754FA">
        <w:rPr>
          <w:rFonts w:hint="cs"/>
          <w:rtl/>
        </w:rPr>
        <w:t xml:space="preserve">מהעמודים </w:t>
      </w:r>
      <w:r w:rsidR="00B754FA">
        <w:rPr>
          <w:rFonts w:hint="cs"/>
          <w:rtl/>
        </w:rPr>
        <w:lastRenderedPageBreak/>
        <w:t>הפנימיים של העיתונות היומית</w:t>
      </w:r>
      <w:r w:rsidR="007A285D">
        <w:rPr>
          <w:rFonts w:hint="cs"/>
          <w:rtl/>
        </w:rPr>
        <w:t xml:space="preserve"> </w:t>
      </w:r>
      <w:r w:rsidR="00D01E58">
        <w:rPr>
          <w:rtl/>
        </w:rPr>
        <w:t>–</w:t>
      </w:r>
      <w:r w:rsidR="00D01E58">
        <w:rPr>
          <w:rFonts w:hint="cs"/>
          <w:rtl/>
        </w:rPr>
        <w:t xml:space="preserve"> לתעל את האגרסיות</w:t>
      </w:r>
      <w:r w:rsidR="00FC5DA0">
        <w:rPr>
          <w:rFonts w:hint="cs"/>
          <w:rtl/>
        </w:rPr>
        <w:t>,</w:t>
      </w:r>
      <w:r w:rsidR="00B754FA">
        <w:rPr>
          <w:rFonts w:hint="cs"/>
          <w:rtl/>
        </w:rPr>
        <w:t xml:space="preserve"> והמאמן אמר </w:t>
      </w:r>
      <w:r w:rsidR="00B754FA">
        <w:rPr>
          <w:rtl/>
        </w:rPr>
        <w:t>–</w:t>
      </w:r>
      <w:r w:rsidR="00FC5DA0">
        <w:rPr>
          <w:rFonts w:hint="cs"/>
          <w:rtl/>
        </w:rPr>
        <w:t xml:space="preserve"> ידע טכני, משמעת עצמית, הערכה וכבוד, פיתוח היכולת הגופנית, הנפשית והשכלית</w:t>
      </w:r>
      <w:r w:rsidR="00D01E58">
        <w:rPr>
          <w:rFonts w:hint="cs"/>
          <w:rtl/>
        </w:rPr>
        <w:t xml:space="preserve">) </w:t>
      </w:r>
      <w:r w:rsidR="00B754FA">
        <w:rPr>
          <w:rFonts w:hint="cs"/>
          <w:rtl/>
        </w:rPr>
        <w:t>ו</w:t>
      </w:r>
      <w:r w:rsidR="00F06A3F">
        <w:rPr>
          <w:rFonts w:hint="cs"/>
          <w:rtl/>
        </w:rPr>
        <w:t>עכשיו</w:t>
      </w:r>
      <w:r w:rsidR="00D01E58">
        <w:rPr>
          <w:rFonts w:hint="cs"/>
          <w:rtl/>
        </w:rPr>
        <w:t xml:space="preserve"> כבר </w:t>
      </w:r>
      <w:r w:rsidR="00FC5DA0">
        <w:rPr>
          <w:rFonts w:hint="cs"/>
          <w:rtl/>
        </w:rPr>
        <w:t>לא ניתן</w:t>
      </w:r>
      <w:r w:rsidR="00D01E58">
        <w:rPr>
          <w:rFonts w:hint="cs"/>
          <w:rtl/>
        </w:rPr>
        <w:t xml:space="preserve"> היה לדעת לאיזה משני ענפי הספורט נמשך יותר</w:t>
      </w:r>
      <w:r w:rsidR="007A285D">
        <w:rPr>
          <w:rFonts w:hint="cs"/>
          <w:rtl/>
        </w:rPr>
        <w:t>.</w:t>
      </w:r>
      <w:r w:rsidR="00BE10AB">
        <w:rPr>
          <w:rFonts w:hint="cs"/>
          <w:rtl/>
        </w:rPr>
        <w:t>]</w:t>
      </w:r>
    </w:p>
    <w:p w14:paraId="5CA80EE9" w14:textId="77777777" w:rsidR="00A36E41" w:rsidRDefault="00A36E41" w:rsidP="0098135B">
      <w:pPr>
        <w:rPr>
          <w:rtl/>
        </w:rPr>
      </w:pPr>
      <w:r>
        <w:rPr>
          <w:rFonts w:hint="cs"/>
          <w:rtl/>
        </w:rPr>
        <w:t>[</w:t>
      </w:r>
      <w:r w:rsidRPr="00A36E41">
        <w:t>http://www.rugbyhow.com/rugby-scrum-half.html</w:t>
      </w:r>
      <w:r w:rsidR="005F2B26">
        <w:rPr>
          <w:rFonts w:hint="cs"/>
          <w:rtl/>
        </w:rPr>
        <w:t xml:space="preserve"> </w:t>
      </w:r>
      <w:r w:rsidR="005F2B26">
        <w:rPr>
          <w:rtl/>
        </w:rPr>
        <w:t>–</w:t>
      </w:r>
    </w:p>
    <w:p w14:paraId="3650E0EE" w14:textId="4A829CFD" w:rsidR="005F2B26" w:rsidRDefault="00C13510" w:rsidP="0098135B">
      <w:pPr>
        <w:rPr>
          <w:rtl/>
        </w:rPr>
      </w:pPr>
      <w:r>
        <w:t>good pass to the fly-half</w:t>
      </w:r>
      <w:r w:rsidR="005F2B26" w:rsidRPr="005F2B26">
        <w:t>,</w:t>
      </w:r>
      <w:r>
        <w:t xml:space="preserve"> </w:t>
      </w:r>
      <w:r w:rsidR="005F2B26" w:rsidRPr="005F2B26">
        <w:t>agility, handling skills, speed, thinking, vision, kicking, evasion</w:t>
      </w:r>
    </w:p>
    <w:p w14:paraId="57D1CD98" w14:textId="77777777" w:rsidR="00A36E41" w:rsidRDefault="00EE3076" w:rsidP="0098135B">
      <w:pPr>
        <w:rPr>
          <w:rtl/>
        </w:rPr>
      </w:pPr>
      <w:hyperlink r:id="rId127" w:history="1">
        <w:r w:rsidR="006A14D8" w:rsidRPr="00BF1AA9">
          <w:rPr>
            <w:rStyle w:val="Hyperlink"/>
          </w:rPr>
          <w:t>http://www.rugbytoday.com/columns/playing-scrum-half-coaching-tips</w:t>
        </w:r>
      </w:hyperlink>
    </w:p>
    <w:p w14:paraId="26C936D5" w14:textId="77777777" w:rsidR="006A14D8" w:rsidRDefault="00EE3076" w:rsidP="0098135B">
      <w:pPr>
        <w:rPr>
          <w:rtl/>
        </w:rPr>
      </w:pPr>
      <w:hyperlink r:id="rId128" w:history="1">
        <w:r w:rsidR="006A14D8" w:rsidRPr="00BF1AA9">
          <w:rPr>
            <w:rStyle w:val="Hyperlink"/>
          </w:rPr>
          <w:t>https://answers.yahoo.com/question/index?qid=20120322102630AA7F9LH</w:t>
        </w:r>
      </w:hyperlink>
    </w:p>
    <w:p w14:paraId="10495177" w14:textId="77777777" w:rsidR="006A14D8" w:rsidRDefault="00EE3076" w:rsidP="0098135B">
      <w:pPr>
        <w:rPr>
          <w:rtl/>
        </w:rPr>
      </w:pPr>
      <w:hyperlink r:id="rId129" w:history="1">
        <w:r w:rsidR="006A14D8" w:rsidRPr="00BF1AA9">
          <w:rPr>
            <w:rStyle w:val="Hyperlink"/>
          </w:rPr>
          <w:t>https://www.quora.com/Why-do-British-rugby-league-players-seems-to-be-inferior-to-their-Australian-counterparts</w:t>
        </w:r>
      </w:hyperlink>
    </w:p>
    <w:p w14:paraId="67C6EBAA" w14:textId="77777777" w:rsidR="006A14D8" w:rsidRDefault="00EE3076" w:rsidP="0098135B">
      <w:pPr>
        <w:rPr>
          <w:rtl/>
        </w:rPr>
      </w:pPr>
      <w:hyperlink r:id="rId130" w:history="1">
        <w:r w:rsidR="006A14D8" w:rsidRPr="00BF1AA9">
          <w:rPr>
            <w:rStyle w:val="Hyperlink"/>
          </w:rPr>
          <w:t>https://www.quora.com/How-small-can-rugby-players-be-What-is-the-best-position-for-small-players</w:t>
        </w:r>
      </w:hyperlink>
    </w:p>
    <w:p w14:paraId="554BC3C1" w14:textId="77777777" w:rsidR="006A14D8" w:rsidRDefault="00EE3076" w:rsidP="0098135B">
      <w:pPr>
        <w:rPr>
          <w:rtl/>
        </w:rPr>
      </w:pPr>
      <w:hyperlink r:id="rId131" w:history="1">
        <w:r w:rsidR="006A14D8" w:rsidRPr="00BF1AA9">
          <w:rPr>
            <w:rStyle w:val="Hyperlink"/>
          </w:rPr>
          <w:t>http://www.therugbyforum.com/threads/22348-What-s-the-most-important-position-on-a-rugby-pitch</w:t>
        </w:r>
      </w:hyperlink>
    </w:p>
    <w:p w14:paraId="56A1ABA3" w14:textId="77777777" w:rsidR="006A14D8" w:rsidRDefault="00EE3076" w:rsidP="0098135B">
      <w:pPr>
        <w:rPr>
          <w:rtl/>
        </w:rPr>
      </w:pPr>
      <w:hyperlink r:id="rId132" w:history="1">
        <w:r w:rsidR="006A14D8" w:rsidRPr="00BF1AA9">
          <w:rPr>
            <w:rStyle w:val="Hyperlink"/>
          </w:rPr>
          <w:t>http://news.bbc.co.uk/sportacademy/bsp/hi/rugby_union/rules/players/html/scrum_half.stm</w:t>
        </w:r>
      </w:hyperlink>
    </w:p>
    <w:p w14:paraId="134274F8" w14:textId="77777777" w:rsidR="006A14D8" w:rsidRDefault="00EE3076" w:rsidP="0098135B">
      <w:pPr>
        <w:rPr>
          <w:rtl/>
        </w:rPr>
      </w:pPr>
      <w:hyperlink r:id="rId133" w:history="1">
        <w:r w:rsidR="006A14D8" w:rsidRPr="00BF1AA9">
          <w:rPr>
            <w:rStyle w:val="Hyperlink"/>
          </w:rPr>
          <w:t>http://news.bbc.co.uk/sportacademy/bsp/hi/rugby_union/rules/players/html/fly_half.stm</w:t>
        </w:r>
      </w:hyperlink>
    </w:p>
    <w:p w14:paraId="778DFF05" w14:textId="77777777" w:rsidR="006A14D8" w:rsidRDefault="00EE3076" w:rsidP="0098135B">
      <w:pPr>
        <w:rPr>
          <w:rtl/>
        </w:rPr>
      </w:pPr>
      <w:hyperlink r:id="rId134" w:history="1">
        <w:r w:rsidR="006A14D8" w:rsidRPr="00BF1AA9">
          <w:rPr>
            <w:rStyle w:val="Hyperlink"/>
          </w:rPr>
          <w:t>http://news.bbc.co.uk/sportacademy/bsp/hi/rugby_union/rules/players/html/hooker.stm</w:t>
        </w:r>
      </w:hyperlink>
    </w:p>
    <w:p w14:paraId="1D7D541C" w14:textId="77777777" w:rsidR="006A14D8" w:rsidRDefault="006A14D8" w:rsidP="0098135B">
      <w:pPr>
        <w:rPr>
          <w:rtl/>
        </w:rPr>
      </w:pPr>
      <w:r w:rsidRPr="006A14D8">
        <w:t>http://www.wikihow.com/Know-Positions-and-Basics-of-Rugby</w:t>
      </w:r>
    </w:p>
    <w:p w14:paraId="6C108239" w14:textId="77777777" w:rsidR="006A14D8" w:rsidRDefault="006A14D8" w:rsidP="0098135B">
      <w:pPr>
        <w:rPr>
          <w:rtl/>
        </w:rPr>
      </w:pPr>
      <w:r w:rsidRPr="006A14D8">
        <w:t>https://he.wikipedia.org/wiki/%D7%A8%D7%95%D7%92%D7%91%D7%99#.D7.9E.D7.A6.D7.91.D7.99.D7.9D_.D7.A0.D7.99.D7.99.D7.97.D7.99.D7.9D</w:t>
      </w:r>
    </w:p>
    <w:p w14:paraId="5060AC8F" w14:textId="77777777" w:rsidR="00A36E41" w:rsidRPr="00CD067C" w:rsidRDefault="00A36E41" w:rsidP="0098135B">
      <w:pPr>
        <w:rPr>
          <w:rtl/>
        </w:rPr>
      </w:pPr>
      <w:r>
        <w:rPr>
          <w:rFonts w:hint="cs"/>
          <w:rtl/>
        </w:rPr>
        <w:t>]</w:t>
      </w:r>
    </w:p>
    <w:p w14:paraId="27C8BA80" w14:textId="3C0D9338" w:rsidR="004627AB" w:rsidRPr="00CD067C" w:rsidRDefault="004627AB" w:rsidP="009F2150">
      <w:pPr>
        <w:rPr>
          <w:rtl/>
        </w:rPr>
      </w:pPr>
      <w:r w:rsidRPr="00CD067C">
        <w:rPr>
          <w:rtl/>
        </w:rPr>
        <w:t xml:space="preserve">היא </w:t>
      </w:r>
      <w:r w:rsidR="009F2150">
        <w:rPr>
          <w:rFonts w:hint="cs"/>
          <w:rtl/>
        </w:rPr>
        <w:t>בחרה ב</w:t>
      </w:r>
      <w:r w:rsidRPr="00CD067C">
        <w:rPr>
          <w:rtl/>
        </w:rPr>
        <w:t xml:space="preserve">טקטיקה אחרת: "אתה כבר בן </w:t>
      </w:r>
      <w:r w:rsidR="004639F0">
        <w:rPr>
          <w:rFonts w:hint="cs"/>
          <w:rtl/>
        </w:rPr>
        <w:t>חמש-עשרה</w:t>
      </w:r>
      <w:r w:rsidRPr="00CD067C">
        <w:rPr>
          <w:rtl/>
        </w:rPr>
        <w:t xml:space="preserve">. אף בן </w:t>
      </w:r>
      <w:r w:rsidR="004639F0">
        <w:rPr>
          <w:rFonts w:hint="cs"/>
          <w:rtl/>
        </w:rPr>
        <w:t xml:space="preserve">חמש-עשרה </w:t>
      </w:r>
      <w:r w:rsidRPr="00CD067C">
        <w:rPr>
          <w:rtl/>
        </w:rPr>
        <w:t xml:space="preserve">לא רוצה להיסחב עם </w:t>
      </w:r>
      <w:r w:rsidR="001C5A04">
        <w:rPr>
          <w:rtl/>
        </w:rPr>
        <w:t>אימא</w:t>
      </w:r>
      <w:r w:rsidRPr="00CD067C">
        <w:rPr>
          <w:rtl/>
        </w:rPr>
        <w:t xml:space="preserve"> שלו."</w:t>
      </w:r>
    </w:p>
    <w:p w14:paraId="5AA77E17" w14:textId="06C5234B" w:rsidR="004627AB" w:rsidRPr="00CD067C" w:rsidRDefault="004627AB" w:rsidP="009F2150">
      <w:pPr>
        <w:rPr>
          <w:rtl/>
        </w:rPr>
      </w:pPr>
      <w:r w:rsidRPr="00CD067C">
        <w:rPr>
          <w:rtl/>
        </w:rPr>
        <w:t xml:space="preserve">"אבל אני </w:t>
      </w:r>
      <w:r w:rsidR="009F2150">
        <w:rPr>
          <w:rFonts w:hint="cs"/>
          <w:rtl/>
        </w:rPr>
        <w:t>רוצה</w:t>
      </w:r>
      <w:r w:rsidRPr="00CD067C">
        <w:rPr>
          <w:rtl/>
        </w:rPr>
        <w:t>!"</w:t>
      </w:r>
    </w:p>
    <w:p w14:paraId="669D1E08" w14:textId="77777777" w:rsidR="004627AB" w:rsidRPr="00CD067C" w:rsidRDefault="004627AB" w:rsidP="00250000">
      <w:pPr>
        <w:rPr>
          <w:rtl/>
        </w:rPr>
      </w:pPr>
      <w:r w:rsidRPr="00CD067C">
        <w:rPr>
          <w:rtl/>
        </w:rPr>
        <w:t>זה לא עזר</w:t>
      </w:r>
      <w:r w:rsidR="00FC5DA0">
        <w:rPr>
          <w:rFonts w:hint="cs"/>
          <w:rtl/>
        </w:rPr>
        <w:t xml:space="preserve"> לו</w:t>
      </w:r>
      <w:r w:rsidRPr="00CD067C">
        <w:rPr>
          <w:rtl/>
        </w:rPr>
        <w:t>.</w:t>
      </w:r>
    </w:p>
    <w:p w14:paraId="34960567" w14:textId="63EE84AA" w:rsidR="004627AB" w:rsidRPr="00CD067C" w:rsidRDefault="004627AB" w:rsidP="004639F0">
      <w:pPr>
        <w:rPr>
          <w:rtl/>
        </w:rPr>
      </w:pPr>
      <w:r w:rsidRPr="00CD067C">
        <w:rPr>
          <w:rtl/>
        </w:rPr>
        <w:t xml:space="preserve">היא </w:t>
      </w:r>
      <w:r w:rsidR="004639F0">
        <w:rPr>
          <w:rFonts w:hint="cs"/>
          <w:rtl/>
        </w:rPr>
        <w:t>השאירה</w:t>
      </w:r>
      <w:r w:rsidRPr="00CD067C">
        <w:rPr>
          <w:rtl/>
        </w:rPr>
        <w:t xml:space="preserve"> פתק</w:t>
      </w:r>
      <w:r w:rsidR="004639F0">
        <w:rPr>
          <w:rFonts w:hint="cs"/>
          <w:rtl/>
        </w:rPr>
        <w:t>ה</w:t>
      </w:r>
      <w:r w:rsidRPr="00CD067C">
        <w:rPr>
          <w:rtl/>
        </w:rPr>
        <w:t xml:space="preserve"> עם </w:t>
      </w:r>
      <w:r w:rsidR="00807805">
        <w:rPr>
          <w:rFonts w:hint="cs"/>
          <w:rtl/>
        </w:rPr>
        <w:t>לוח הזמנים והמסלול</w:t>
      </w:r>
      <w:r w:rsidRPr="00CD067C">
        <w:rPr>
          <w:rtl/>
        </w:rPr>
        <w:t>:</w:t>
      </w:r>
    </w:p>
    <w:p w14:paraId="7A5A1ADA" w14:textId="664D2F46" w:rsidR="004627AB" w:rsidRPr="00CD067C" w:rsidRDefault="004627AB" w:rsidP="004C6E36">
      <w:pPr>
        <w:rPr>
          <w:rtl/>
        </w:rPr>
      </w:pPr>
      <w:r w:rsidRPr="00CD067C">
        <w:rPr>
          <w:rtl/>
        </w:rPr>
        <w:t xml:space="preserve">15/5 – 18/5 </w:t>
      </w:r>
      <w:r w:rsidR="004C6E36">
        <w:rPr>
          <w:rFonts w:hint="cs"/>
          <w:rtl/>
        </w:rPr>
        <w:t>קראקוב</w:t>
      </w:r>
    </w:p>
    <w:p w14:paraId="6DC5269D" w14:textId="77777777" w:rsidR="004627AB" w:rsidRPr="00CD067C" w:rsidRDefault="004627AB" w:rsidP="00250000">
      <w:pPr>
        <w:rPr>
          <w:rtl/>
        </w:rPr>
      </w:pPr>
      <w:r w:rsidRPr="00CD067C">
        <w:rPr>
          <w:rtl/>
        </w:rPr>
        <w:t>...</w:t>
      </w:r>
    </w:p>
    <w:p w14:paraId="3F6733F8" w14:textId="7906CBB6" w:rsidR="004627AB" w:rsidRPr="00CD067C" w:rsidRDefault="004566CC" w:rsidP="00250000">
      <w:pPr>
        <w:rPr>
          <w:rtl/>
        </w:rPr>
      </w:pPr>
      <w:r>
        <w:rPr>
          <w:rFonts w:hint="cs"/>
          <w:rtl/>
        </w:rPr>
        <w:t>2</w:t>
      </w:r>
      <w:r w:rsidR="004627AB" w:rsidRPr="00CD067C">
        <w:rPr>
          <w:rtl/>
        </w:rPr>
        <w:t xml:space="preserve">8/7 – </w:t>
      </w:r>
      <w:r>
        <w:rPr>
          <w:rFonts w:hint="cs"/>
          <w:rtl/>
        </w:rPr>
        <w:t>25</w:t>
      </w:r>
      <w:r w:rsidR="004627AB" w:rsidRPr="00CD067C">
        <w:rPr>
          <w:rtl/>
        </w:rPr>
        <w:t>/7 טוקיו</w:t>
      </w:r>
    </w:p>
    <w:p w14:paraId="75419053" w14:textId="41C33577" w:rsidR="004627AB" w:rsidRPr="00CD067C" w:rsidRDefault="004627AB" w:rsidP="009F2150">
      <w:pPr>
        <w:rPr>
          <w:rtl/>
        </w:rPr>
      </w:pPr>
      <w:r w:rsidRPr="00CD067C">
        <w:rPr>
          <w:rtl/>
        </w:rPr>
        <w:t xml:space="preserve">כתב </w:t>
      </w:r>
      <w:r w:rsidR="004C6E36">
        <w:rPr>
          <w:rFonts w:hint="cs"/>
          <w:rtl/>
        </w:rPr>
        <w:t xml:space="preserve">היד שלה היה </w:t>
      </w:r>
      <w:r w:rsidRPr="00CD067C">
        <w:rPr>
          <w:rtl/>
        </w:rPr>
        <w:t>מושלם</w:t>
      </w:r>
      <w:r w:rsidR="005705AD">
        <w:rPr>
          <w:rFonts w:hint="cs"/>
          <w:rtl/>
        </w:rPr>
        <w:t xml:space="preserve"> בעיני</w:t>
      </w:r>
      <w:r w:rsidRPr="00CD067C">
        <w:rPr>
          <w:rtl/>
        </w:rPr>
        <w:t xml:space="preserve"> אלכס</w:t>
      </w:r>
      <w:r w:rsidR="005705AD">
        <w:rPr>
          <w:rFonts w:hint="cs"/>
          <w:rtl/>
        </w:rPr>
        <w:t xml:space="preserve">. </w:t>
      </w:r>
      <w:r w:rsidR="00CA3614">
        <w:rPr>
          <w:rFonts w:hint="cs"/>
          <w:rtl/>
        </w:rPr>
        <w:t>תמיד</w:t>
      </w:r>
      <w:r w:rsidRPr="00CD067C">
        <w:rPr>
          <w:rtl/>
        </w:rPr>
        <w:t xml:space="preserve"> ניסה לכתוב את הספרה 2 כמו</w:t>
      </w:r>
      <w:r w:rsidR="00807805">
        <w:rPr>
          <w:rFonts w:hint="cs"/>
          <w:rtl/>
        </w:rPr>
        <w:t>ת</w:t>
      </w:r>
      <w:r w:rsidRPr="00CD067C">
        <w:rPr>
          <w:rtl/>
        </w:rPr>
        <w:t>ה, עם שתי לולאות עגלגלות ומל</w:t>
      </w:r>
      <w:r w:rsidR="00C85A5B">
        <w:rPr>
          <w:rFonts w:hint="cs"/>
          <w:rtl/>
        </w:rPr>
        <w:t>וטש</w:t>
      </w:r>
      <w:r w:rsidRPr="00CD067C">
        <w:rPr>
          <w:rtl/>
        </w:rPr>
        <w:t xml:space="preserve">ות, אבל הלולאות שלו </w:t>
      </w:r>
      <w:r w:rsidR="009F2150">
        <w:rPr>
          <w:rFonts w:hint="cs"/>
          <w:rtl/>
        </w:rPr>
        <w:t>היו</w:t>
      </w:r>
      <w:r w:rsidRPr="00CD067C">
        <w:rPr>
          <w:rtl/>
        </w:rPr>
        <w:t xml:space="preserve"> זו</w:t>
      </w:r>
      <w:r w:rsidR="00D10C39">
        <w:rPr>
          <w:rFonts w:hint="cs"/>
          <w:rtl/>
        </w:rPr>
        <w:t>ו</w:t>
      </w:r>
      <w:r w:rsidRPr="00CD067C">
        <w:rPr>
          <w:rtl/>
        </w:rPr>
        <w:t>יתיות מדי, דוקרניות.</w:t>
      </w:r>
    </w:p>
    <w:p w14:paraId="6F4ABB2F" w14:textId="19AEECD9" w:rsidR="004627AB" w:rsidRDefault="004627AB" w:rsidP="00B754FA">
      <w:pPr>
        <w:rPr>
          <w:rtl/>
        </w:rPr>
      </w:pPr>
      <w:r w:rsidRPr="00CD067C">
        <w:rPr>
          <w:rtl/>
        </w:rPr>
        <w:t xml:space="preserve">הוא </w:t>
      </w:r>
      <w:r w:rsidR="00B754FA">
        <w:rPr>
          <w:rFonts w:hint="cs"/>
          <w:rtl/>
        </w:rPr>
        <w:t>השליך</w:t>
      </w:r>
      <w:r w:rsidRPr="00CD067C">
        <w:rPr>
          <w:rtl/>
        </w:rPr>
        <w:t xml:space="preserve"> את הפתק </w:t>
      </w:r>
      <w:r w:rsidR="00807805">
        <w:rPr>
          <w:rFonts w:hint="cs"/>
          <w:rtl/>
        </w:rPr>
        <w:t>עם התאריכים לפח</w:t>
      </w:r>
      <w:r w:rsidR="00807805" w:rsidRPr="00CD067C">
        <w:rPr>
          <w:rtl/>
        </w:rPr>
        <w:t xml:space="preserve"> </w:t>
      </w:r>
      <w:r w:rsidRPr="00CD067C">
        <w:rPr>
          <w:rtl/>
        </w:rPr>
        <w:t>ו</w:t>
      </w:r>
      <w:r w:rsidR="00B754FA">
        <w:rPr>
          <w:rFonts w:hint="cs"/>
          <w:rtl/>
        </w:rPr>
        <w:t xml:space="preserve">מייד </w:t>
      </w:r>
      <w:r w:rsidR="001E31F2">
        <w:rPr>
          <w:rFonts w:hint="cs"/>
          <w:rtl/>
        </w:rPr>
        <w:t>שלף</w:t>
      </w:r>
      <w:r w:rsidRPr="00CD067C">
        <w:rPr>
          <w:rtl/>
        </w:rPr>
        <w:t xml:space="preserve"> אותו, מעוך ומקומט</w:t>
      </w:r>
      <w:r w:rsidR="00EE4B02">
        <w:rPr>
          <w:rtl/>
        </w:rPr>
        <w:t>. הוא יישר אותו כמיטב יכ</w:t>
      </w:r>
      <w:r w:rsidR="00D10C39">
        <w:rPr>
          <w:rFonts w:hint="cs"/>
          <w:rtl/>
        </w:rPr>
        <w:t>ו</w:t>
      </w:r>
      <w:r w:rsidR="00EE4B02">
        <w:rPr>
          <w:rtl/>
        </w:rPr>
        <w:t xml:space="preserve">לתו </w:t>
      </w:r>
      <w:r w:rsidR="00EE4B02" w:rsidRPr="00AD669C">
        <w:rPr>
          <w:highlight w:val="red"/>
          <w:rtl/>
        </w:rPr>
        <w:t>ו</w:t>
      </w:r>
      <w:r w:rsidR="00EE4B02" w:rsidRPr="00AD669C">
        <w:rPr>
          <w:rFonts w:hint="cs"/>
          <w:highlight w:val="red"/>
          <w:rtl/>
        </w:rPr>
        <w:t>נשא</w:t>
      </w:r>
      <w:r w:rsidR="00B754FA">
        <w:rPr>
          <w:rFonts w:hint="cs"/>
          <w:rtl/>
        </w:rPr>
        <w:t xml:space="preserve"> </w:t>
      </w:r>
      <w:r w:rsidR="002F261B">
        <w:rPr>
          <w:rFonts w:hint="cs"/>
          <w:rtl/>
        </w:rPr>
        <w:t>[</w:t>
      </w:r>
      <w:r w:rsidR="00B754FA">
        <w:rPr>
          <w:rFonts w:hint="cs"/>
          <w:rtl/>
        </w:rPr>
        <w:t>טילטל?</w:t>
      </w:r>
      <w:r w:rsidR="002F261B">
        <w:rPr>
          <w:rFonts w:hint="cs"/>
          <w:rtl/>
        </w:rPr>
        <w:t>]</w:t>
      </w:r>
      <w:r w:rsidR="00EE4B02">
        <w:rPr>
          <w:rtl/>
        </w:rPr>
        <w:t xml:space="preserve"> אותו </w:t>
      </w:r>
      <w:r w:rsidR="00EE4B02">
        <w:rPr>
          <w:rFonts w:hint="cs"/>
          <w:rtl/>
        </w:rPr>
        <w:t>עימ</w:t>
      </w:r>
      <w:r w:rsidRPr="00CD067C">
        <w:rPr>
          <w:rtl/>
        </w:rPr>
        <w:t>ו</w:t>
      </w:r>
      <w:r w:rsidR="005A6A23" w:rsidRPr="005A6A23">
        <w:rPr>
          <w:rFonts w:cs="Times New Roman"/>
          <w:rtl/>
        </w:rPr>
        <w:t xml:space="preserve"> בכיס מכנסיו</w:t>
      </w:r>
      <w:r w:rsidR="00C85A5B" w:rsidRPr="00C85A5B">
        <w:rPr>
          <w:rFonts w:cs="Times New Roman"/>
          <w:rtl/>
        </w:rPr>
        <w:t>, בחברת אבן הענבר</w:t>
      </w:r>
      <w:r w:rsidRPr="00CD067C">
        <w:rPr>
          <w:rtl/>
        </w:rPr>
        <w:t xml:space="preserve">. </w:t>
      </w:r>
    </w:p>
    <w:p w14:paraId="02F8782A" w14:textId="7058A4EB" w:rsidR="00AC763D" w:rsidRPr="00CD067C" w:rsidRDefault="00CA3614" w:rsidP="00B754FA">
      <w:pPr>
        <w:rPr>
          <w:rtl/>
        </w:rPr>
      </w:pPr>
      <w:r>
        <w:rPr>
          <w:rFonts w:cs="Times New Roman" w:hint="cs"/>
          <w:rtl/>
        </w:rPr>
        <w:t>[</w:t>
      </w:r>
      <w:r w:rsidR="00AC763D" w:rsidRPr="00AC763D">
        <w:rPr>
          <w:rFonts w:cs="Times New Roman"/>
          <w:rtl/>
        </w:rPr>
        <w:t>כש</w:t>
      </w:r>
      <w:r w:rsidR="001C5A04">
        <w:rPr>
          <w:rFonts w:cs="Times New Roman"/>
          <w:rtl/>
        </w:rPr>
        <w:t>אימא</w:t>
      </w:r>
      <w:r w:rsidR="00AC763D" w:rsidRPr="00AC763D">
        <w:rPr>
          <w:rFonts w:cs="Times New Roman"/>
          <w:rtl/>
        </w:rPr>
        <w:t xml:space="preserve"> של אלכס נסעה לסבב קונצרטים עם תיאו היא הטילה על אלכס להתניע את הרכב שלה פעם ביומיים-שלושה. הוא עשה את זה, עד שהריח במכונית הפך לבלתי נשוא ואז התברר ששקית כבדי-עוף נשכחה ש</w:t>
      </w:r>
      <w:r w:rsidR="00AC763D">
        <w:rPr>
          <w:rFonts w:cs="Times New Roman"/>
          <w:rtl/>
        </w:rPr>
        <w:t>ם ונרקבה במשך ימים</w:t>
      </w:r>
      <w:r w:rsidR="00AC763D">
        <w:rPr>
          <w:rFonts w:cs="Times New Roman" w:hint="cs"/>
          <w:rtl/>
        </w:rPr>
        <w:t xml:space="preserve"> </w:t>
      </w:r>
      <w:r w:rsidR="00AC763D" w:rsidRPr="00AC763D">
        <w:rPr>
          <w:rFonts w:cs="Times New Roman"/>
          <w:rtl/>
        </w:rPr>
        <w:t>ארוכים. קולין</w:t>
      </w:r>
      <w:r w:rsidR="00AC763D">
        <w:rPr>
          <w:rFonts w:cs="Times New Roman"/>
          <w:rtl/>
        </w:rPr>
        <w:t xml:space="preserve"> גילה את זה.</w:t>
      </w:r>
    </w:p>
    <w:p w14:paraId="4DED35B0" w14:textId="77777777" w:rsidR="00CA3614" w:rsidRDefault="00CA3614" w:rsidP="009F2150">
      <w:pPr>
        <w:rPr>
          <w:rtl/>
        </w:rPr>
      </w:pPr>
      <w:r>
        <w:rPr>
          <w:rFonts w:hint="cs"/>
          <w:rtl/>
        </w:rPr>
        <w:t>]</w:t>
      </w:r>
    </w:p>
    <w:p w14:paraId="20FBDDCE" w14:textId="35C922BB" w:rsidR="004627AB" w:rsidRPr="00CD067C" w:rsidRDefault="006441B7" w:rsidP="009F2150">
      <w:pPr>
        <w:rPr>
          <w:rtl/>
        </w:rPr>
      </w:pPr>
      <w:r>
        <w:rPr>
          <w:rFonts w:hint="cs"/>
          <w:rtl/>
        </w:rPr>
        <w:lastRenderedPageBreak/>
        <w:t xml:space="preserve">מועד </w:t>
      </w:r>
      <w:r w:rsidR="004627AB" w:rsidRPr="00CD067C">
        <w:rPr>
          <w:rtl/>
        </w:rPr>
        <w:t>ה</w:t>
      </w:r>
      <w:r>
        <w:rPr>
          <w:rFonts w:hint="cs"/>
          <w:rtl/>
        </w:rPr>
        <w:t>-</w:t>
      </w:r>
      <w:r>
        <w:t>GCSEs</w:t>
      </w:r>
      <w:r w:rsidR="004627AB" w:rsidRPr="00CD067C">
        <w:rPr>
          <w:rtl/>
        </w:rPr>
        <w:t xml:space="preserve"> </w:t>
      </w:r>
      <w:r w:rsidR="009F2150">
        <w:rPr>
          <w:rFonts w:hint="cs"/>
          <w:rtl/>
        </w:rPr>
        <w:t>קרב</w:t>
      </w:r>
      <w:r>
        <w:rPr>
          <w:rFonts w:hint="cs"/>
          <w:rtl/>
        </w:rPr>
        <w:t>,</w:t>
      </w:r>
      <w:r w:rsidR="00EE4B02">
        <w:rPr>
          <w:rtl/>
        </w:rPr>
        <w:t xml:space="preserve"> ואלכס </w:t>
      </w:r>
      <w:r w:rsidR="005A6A23" w:rsidRPr="005A6A23">
        <w:rPr>
          <w:rFonts w:cs="Times New Roman"/>
          <w:rtl/>
        </w:rPr>
        <w:t>התאמץ</w:t>
      </w:r>
      <w:r w:rsidR="005A6A23">
        <w:rPr>
          <w:rFonts w:cs="Times New Roman" w:hint="cs"/>
          <w:rtl/>
        </w:rPr>
        <w:t xml:space="preserve"> </w:t>
      </w:r>
      <w:r w:rsidR="00EE4B02">
        <w:rPr>
          <w:rtl/>
        </w:rPr>
        <w:t xml:space="preserve">לשקוע בלימודים. </w:t>
      </w:r>
      <w:r w:rsidR="00271C3B">
        <w:rPr>
          <w:rFonts w:hint="cs"/>
          <w:rtl/>
        </w:rPr>
        <w:t xml:space="preserve">הוא השתמש בשיטת </w:t>
      </w:r>
      <w:r w:rsidR="003E08F5">
        <w:rPr>
          <w:rFonts w:hint="cs"/>
          <w:rtl/>
        </w:rPr>
        <w:t>'</w:t>
      </w:r>
      <w:r w:rsidR="00271C3B">
        <w:rPr>
          <w:rFonts w:hint="cs"/>
          <w:rtl/>
        </w:rPr>
        <w:t>ההוביט</w:t>
      </w:r>
      <w:r w:rsidR="003E08F5">
        <w:rPr>
          <w:rFonts w:hint="cs"/>
          <w:rtl/>
        </w:rPr>
        <w:t>'</w:t>
      </w:r>
      <w:r w:rsidR="00271C3B">
        <w:rPr>
          <w:rFonts w:hint="cs"/>
          <w:rtl/>
        </w:rPr>
        <w:t xml:space="preserve"> עבור בחינת</w:t>
      </w:r>
      <w:r w:rsidR="003E08F5">
        <w:rPr>
          <w:rFonts w:hint="cs"/>
          <w:rtl/>
        </w:rPr>
        <w:t xml:space="preserve"> </w:t>
      </w:r>
      <w:r w:rsidR="00271C3B">
        <w:rPr>
          <w:rFonts w:hint="cs"/>
          <w:rtl/>
        </w:rPr>
        <w:t>הבגרות בצרפתית, ומצא כי הלימוד אפקטיבי בהרבה מה</w:t>
      </w:r>
      <w:r w:rsidR="00C85A5B">
        <w:rPr>
          <w:rFonts w:hint="cs"/>
          <w:rtl/>
        </w:rPr>
        <w:t>דרך</w:t>
      </w:r>
      <w:r w:rsidR="00271C3B">
        <w:rPr>
          <w:rFonts w:hint="cs"/>
          <w:rtl/>
        </w:rPr>
        <w:t xml:space="preserve"> הנהוגה בכיתה.</w:t>
      </w:r>
    </w:p>
    <w:p w14:paraId="2CB580E4" w14:textId="1821AB74" w:rsidR="00C85A5B" w:rsidRDefault="00B754FA" w:rsidP="000A5E4C">
      <w:pPr>
        <w:rPr>
          <w:rtl/>
        </w:rPr>
      </w:pPr>
      <w:r>
        <w:rPr>
          <w:rFonts w:hint="cs"/>
          <w:rtl/>
        </w:rPr>
        <w:t>"</w:t>
      </w:r>
      <w:r w:rsidR="00563D3D" w:rsidRPr="00563D3D">
        <w:t>Il ne faut jamais se moquer des dragons vivants, Bilbo, pauvre idiot</w:t>
      </w:r>
      <w:r w:rsidR="00563D3D">
        <w:t>!</w:t>
      </w:r>
      <w:r>
        <w:rPr>
          <w:rFonts w:hint="cs"/>
          <w:rtl/>
        </w:rPr>
        <w:t>"</w:t>
      </w:r>
      <w:r w:rsidR="00B40BDC">
        <w:rPr>
          <w:rFonts w:hint="cs"/>
          <w:rtl/>
        </w:rPr>
        <w:t xml:space="preserve"> </w:t>
      </w:r>
      <w:r w:rsidR="007122EF">
        <w:rPr>
          <w:rtl/>
        </w:rPr>
        <w:t>–</w:t>
      </w:r>
      <w:r w:rsidR="007122EF">
        <w:rPr>
          <w:rFonts w:hint="cs"/>
          <w:rtl/>
        </w:rPr>
        <w:t xml:space="preserve"> </w:t>
      </w:r>
      <w:r w:rsidR="00992F45">
        <w:rPr>
          <w:rFonts w:hint="cs"/>
          <w:rtl/>
        </w:rPr>
        <w:t>הוא שינן</w:t>
      </w:r>
      <w:r w:rsidR="009F2150">
        <w:rPr>
          <w:rFonts w:hint="cs"/>
          <w:rtl/>
        </w:rPr>
        <w:t xml:space="preserve"> ביחד עם בילבו</w:t>
      </w:r>
      <w:r w:rsidR="005C49F4">
        <w:rPr>
          <w:rFonts w:hint="cs"/>
          <w:rtl/>
        </w:rPr>
        <w:t>:</w:t>
      </w:r>
      <w:r w:rsidR="009F2150">
        <w:rPr>
          <w:rFonts w:hint="cs"/>
          <w:rtl/>
        </w:rPr>
        <w:t xml:space="preserve"> אין ללעוג לדרקונים חיים </w:t>
      </w:r>
      <w:r w:rsidR="00992F45">
        <w:rPr>
          <w:rFonts w:hint="cs"/>
          <w:rtl/>
        </w:rPr>
        <w:t>[</w:t>
      </w:r>
      <w:r w:rsidR="00992F45">
        <w:t>intricacies</w:t>
      </w:r>
      <w:r w:rsidR="00992F45">
        <w:rPr>
          <w:rFonts w:hint="cs"/>
          <w:rtl/>
        </w:rPr>
        <w:t xml:space="preserve"> </w:t>
      </w:r>
      <w:r w:rsidR="00CC4A6F">
        <w:rPr>
          <w:rFonts w:hint="cs"/>
          <w:rtl/>
        </w:rPr>
        <w:t xml:space="preserve">מורכבויות </w:t>
      </w:r>
      <w:r w:rsidR="00992F45">
        <w:rPr>
          <w:rFonts w:hint="cs"/>
          <w:rtl/>
        </w:rPr>
        <w:t xml:space="preserve">השפה </w:t>
      </w:r>
      <w:r w:rsidR="00CC4A6F">
        <w:rPr>
          <w:rFonts w:hint="cs"/>
          <w:rtl/>
        </w:rPr>
        <w:t xml:space="preserve">ונפתוליה </w:t>
      </w:r>
      <w:r w:rsidR="00992F45">
        <w:rPr>
          <w:rFonts w:hint="cs"/>
          <w:rtl/>
        </w:rPr>
        <w:t>נטבע</w:t>
      </w:r>
      <w:r w:rsidR="0044677D">
        <w:rPr>
          <w:rFonts w:hint="cs"/>
          <w:rtl/>
        </w:rPr>
        <w:t>ו</w:t>
      </w:r>
      <w:r w:rsidR="00992F45">
        <w:rPr>
          <w:rFonts w:hint="cs"/>
          <w:rtl/>
        </w:rPr>
        <w:t xml:space="preserve"> בו כמו בילד, לא כמו בתלמיד</w:t>
      </w:r>
      <w:r w:rsidR="00C85A5B">
        <w:rPr>
          <w:rFonts w:hint="cs"/>
          <w:rtl/>
        </w:rPr>
        <w:t>]</w:t>
      </w:r>
      <w:r w:rsidR="000A5E4C">
        <w:rPr>
          <w:rFonts w:hint="cs"/>
          <w:rtl/>
        </w:rPr>
        <w:t>.</w:t>
      </w:r>
    </w:p>
    <w:p w14:paraId="7978F8AE" w14:textId="1D5D5E0F" w:rsidR="00992F45" w:rsidRDefault="00992F45" w:rsidP="000A5E4C">
      <w:pPr>
        <w:rPr>
          <w:rtl/>
        </w:rPr>
      </w:pPr>
      <w:r>
        <w:rPr>
          <w:rFonts w:hint="cs"/>
          <w:rtl/>
        </w:rPr>
        <w:t xml:space="preserve">הוא </w:t>
      </w:r>
      <w:r w:rsidR="00CC4A6F">
        <w:rPr>
          <w:rFonts w:hint="cs"/>
          <w:rtl/>
        </w:rPr>
        <w:t>חיבק</w:t>
      </w:r>
      <w:r w:rsidR="004627AB" w:rsidRPr="00CD067C">
        <w:rPr>
          <w:rFonts w:hint="cs"/>
          <w:rtl/>
        </w:rPr>
        <w:t xml:space="preserve"> את </w:t>
      </w:r>
      <w:r>
        <w:rPr>
          <w:rFonts w:hint="cs"/>
          <w:rtl/>
        </w:rPr>
        <w:t>ברונו</w:t>
      </w:r>
      <w:r w:rsidR="004627AB" w:rsidRPr="00CD067C">
        <w:rPr>
          <w:rFonts w:hint="cs"/>
          <w:rtl/>
        </w:rPr>
        <w:t xml:space="preserve"> הגוסס</w:t>
      </w:r>
      <w:r w:rsidR="007A285D">
        <w:rPr>
          <w:rFonts w:hint="cs"/>
          <w:rtl/>
        </w:rPr>
        <w:t>,</w:t>
      </w:r>
      <w:r w:rsidR="00CC4A6F">
        <w:rPr>
          <w:rFonts w:hint="cs"/>
          <w:rtl/>
        </w:rPr>
        <w:t xml:space="preserve"> </w:t>
      </w:r>
      <w:r w:rsidR="00CA3614">
        <w:rPr>
          <w:rFonts w:hint="cs"/>
          <w:rtl/>
        </w:rPr>
        <w:t>ש</w:t>
      </w:r>
      <w:r w:rsidR="007A285D">
        <w:rPr>
          <w:rFonts w:hint="cs"/>
          <w:rtl/>
        </w:rPr>
        <w:t>ה</w:t>
      </w:r>
      <w:r w:rsidR="00CC4A6F">
        <w:rPr>
          <w:rFonts w:hint="cs"/>
          <w:rtl/>
        </w:rPr>
        <w:t>ש</w:t>
      </w:r>
      <w:r w:rsidR="00CA3614">
        <w:rPr>
          <w:rFonts w:hint="cs"/>
          <w:rtl/>
        </w:rPr>
        <w:t>ת</w:t>
      </w:r>
      <w:r w:rsidR="00CC4A6F">
        <w:rPr>
          <w:rFonts w:hint="cs"/>
          <w:rtl/>
        </w:rPr>
        <w:t>רע לצידו על ה</w:t>
      </w:r>
      <w:r w:rsidR="004C59E0">
        <w:rPr>
          <w:rFonts w:hint="cs"/>
          <w:rtl/>
        </w:rPr>
        <w:t>רצפה</w:t>
      </w:r>
      <w:r w:rsidR="00CC4A6F">
        <w:rPr>
          <w:rFonts w:hint="cs"/>
          <w:rtl/>
        </w:rPr>
        <w:t xml:space="preserve"> </w:t>
      </w:r>
      <w:r w:rsidR="00CA3614">
        <w:rPr>
          <w:rFonts w:hint="cs"/>
          <w:rtl/>
        </w:rPr>
        <w:t xml:space="preserve">כי היה </w:t>
      </w:r>
      <w:r w:rsidR="00CC4A6F">
        <w:rPr>
          <w:rFonts w:hint="cs"/>
          <w:rtl/>
        </w:rPr>
        <w:t>חלש מ</w:t>
      </w:r>
      <w:r w:rsidR="00CA3614">
        <w:rPr>
          <w:rFonts w:hint="cs"/>
          <w:rtl/>
        </w:rPr>
        <w:t>כ</w:t>
      </w:r>
      <w:r w:rsidR="00CC4A6F">
        <w:rPr>
          <w:rFonts w:hint="cs"/>
          <w:rtl/>
        </w:rPr>
        <w:t xml:space="preserve">די לנתר </w:t>
      </w:r>
      <w:r w:rsidR="000A5E4C">
        <w:rPr>
          <w:rFonts w:hint="cs"/>
          <w:rtl/>
        </w:rPr>
        <w:t>א</w:t>
      </w:r>
      <w:r w:rsidR="00CC4A6F">
        <w:rPr>
          <w:rFonts w:hint="cs"/>
          <w:rtl/>
        </w:rPr>
        <w:t>ל מיטתו</w:t>
      </w:r>
      <w:r w:rsidR="004627AB" w:rsidRPr="00CD067C">
        <w:rPr>
          <w:rFonts w:hint="cs"/>
          <w:rtl/>
        </w:rPr>
        <w:t xml:space="preserve">, </w:t>
      </w:r>
      <w:r w:rsidR="00A25DE6">
        <w:rPr>
          <w:rFonts w:hint="cs"/>
          <w:rtl/>
        </w:rPr>
        <w:t>[</w:t>
      </w:r>
      <w:r w:rsidR="004627AB" w:rsidRPr="00CD067C">
        <w:rPr>
          <w:rtl/>
        </w:rPr>
        <w:t>חיוור מגעגועים</w:t>
      </w:r>
      <w:r w:rsidR="00A25DE6">
        <w:rPr>
          <w:rFonts w:hint="cs"/>
          <w:rtl/>
        </w:rPr>
        <w:t>]</w:t>
      </w:r>
      <w:r w:rsidR="004627AB" w:rsidRPr="00CD067C">
        <w:rPr>
          <w:rtl/>
        </w:rPr>
        <w:t xml:space="preserve"> </w:t>
      </w:r>
      <w:r w:rsidR="00CC4A6F">
        <w:rPr>
          <w:rFonts w:hint="cs"/>
          <w:rtl/>
        </w:rPr>
        <w:t>ו</w:t>
      </w:r>
      <w:r w:rsidR="00CA3614">
        <w:rPr>
          <w:rFonts w:hint="cs"/>
          <w:rtl/>
        </w:rPr>
        <w:t>קרא שוב ושוב</w:t>
      </w:r>
      <w:r w:rsidR="00CC4A6F">
        <w:rPr>
          <w:rFonts w:hint="cs"/>
          <w:rtl/>
        </w:rPr>
        <w:t xml:space="preserve"> את כתב היד </w:t>
      </w:r>
      <w:r w:rsidR="0004182C">
        <w:rPr>
          <w:rFonts w:hint="cs"/>
          <w:rtl/>
        </w:rPr>
        <w:t>המוכר</w:t>
      </w:r>
      <w:r w:rsidR="004627AB" w:rsidRPr="00CD067C">
        <w:rPr>
          <w:rtl/>
        </w:rPr>
        <w:t xml:space="preserve"> בפתקה המקומטת</w:t>
      </w:r>
      <w:r w:rsidR="000A5E4C">
        <w:rPr>
          <w:rFonts w:hint="cs"/>
          <w:rtl/>
        </w:rPr>
        <w:t xml:space="preserve">, </w:t>
      </w:r>
      <w:r w:rsidR="000A5E4C" w:rsidRPr="000A5E4C">
        <w:rPr>
          <w:rFonts w:cs="Times New Roman"/>
          <w:rtl/>
        </w:rPr>
        <w:t>כתב היד</w:t>
      </w:r>
      <w:r w:rsidR="0044677D">
        <w:rPr>
          <w:rFonts w:cs="Times New Roman" w:hint="cs"/>
          <w:rtl/>
        </w:rPr>
        <w:t xml:space="preserve"> האימהי</w:t>
      </w:r>
      <w:r w:rsidR="000A5E4C" w:rsidRPr="000A5E4C">
        <w:rPr>
          <w:rFonts w:cs="Times New Roman"/>
          <w:rtl/>
        </w:rPr>
        <w:t xml:space="preserve"> שהגדיר עבורו את כל כתבי היד</w:t>
      </w:r>
      <w:r w:rsidR="005A6A23">
        <w:rPr>
          <w:rFonts w:cs="Times New Roman" w:hint="cs"/>
          <w:rtl/>
        </w:rPr>
        <w:t xml:space="preserve"> האחרים</w:t>
      </w:r>
      <w:r w:rsidR="004627AB" w:rsidRPr="00CD067C">
        <w:rPr>
          <w:rtl/>
        </w:rPr>
        <w:t xml:space="preserve">. </w:t>
      </w:r>
    </w:p>
    <w:p w14:paraId="30E92B0A" w14:textId="77777777" w:rsidR="004627AB" w:rsidRPr="00CD067C" w:rsidRDefault="00B75D1C" w:rsidP="00563D3D">
      <w:pPr>
        <w:rPr>
          <w:rtl/>
        </w:rPr>
      </w:pPr>
      <w:r>
        <w:rPr>
          <w:rFonts w:hint="cs"/>
          <w:rtl/>
        </w:rPr>
        <w:t>[</w:t>
      </w:r>
      <w:r w:rsidRPr="00B75D1C">
        <w:t>https://fr.wikiquote.org/wiki/Le_Hobbit</w:t>
      </w:r>
      <w:r>
        <w:rPr>
          <w:rFonts w:hint="cs"/>
          <w:rtl/>
        </w:rPr>
        <w:t>]</w:t>
      </w:r>
    </w:p>
    <w:p w14:paraId="2EB0B162" w14:textId="1E7BB0C2" w:rsidR="00C85A5B" w:rsidRDefault="004627AB" w:rsidP="00326E47">
      <w:pPr>
        <w:rPr>
          <w:rtl/>
        </w:rPr>
      </w:pPr>
      <w:r w:rsidRPr="00CD067C">
        <w:rPr>
          <w:rtl/>
        </w:rPr>
        <w:t xml:space="preserve">"תפסיק </w:t>
      </w:r>
      <w:r w:rsidR="00EE4B02">
        <w:rPr>
          <w:rtl/>
        </w:rPr>
        <w:t>להעמיד פנים</w:t>
      </w:r>
      <w:r w:rsidR="00D01E58">
        <w:rPr>
          <w:rFonts w:hint="cs"/>
          <w:rtl/>
        </w:rPr>
        <w:t>,</w:t>
      </w:r>
      <w:r w:rsidR="00EE4B02">
        <w:rPr>
          <w:rtl/>
        </w:rPr>
        <w:t xml:space="preserve"> תינוק!" </w:t>
      </w:r>
      <w:r w:rsidRPr="00CD067C">
        <w:rPr>
          <w:rtl/>
        </w:rPr>
        <w:t>מארק</w:t>
      </w:r>
      <w:r w:rsidR="0098090C">
        <w:rPr>
          <w:rFonts w:hint="cs"/>
          <w:rtl/>
        </w:rPr>
        <w:t xml:space="preserve"> </w:t>
      </w:r>
      <w:r w:rsidR="0004182C">
        <w:rPr>
          <w:rFonts w:hint="cs"/>
          <w:rtl/>
        </w:rPr>
        <w:t>נזף</w:t>
      </w:r>
      <w:r w:rsidRPr="00CD067C">
        <w:rPr>
          <w:rtl/>
        </w:rPr>
        <w:t xml:space="preserve">. הוא </w:t>
      </w:r>
      <w:r w:rsidR="00807805">
        <w:rPr>
          <w:rFonts w:hint="cs"/>
          <w:rtl/>
        </w:rPr>
        <w:t xml:space="preserve">סיים את כיתה י"ב בהצלחה מסחררת, </w:t>
      </w:r>
      <w:r w:rsidR="00C85A5B" w:rsidRPr="00C85A5B">
        <w:rPr>
          <w:rFonts w:cs="Times New Roman"/>
          <w:rtl/>
        </w:rPr>
        <w:t>התכונן במרץ לאולימפיאדת ה</w:t>
      </w:r>
      <w:r w:rsidR="001C5A04">
        <w:rPr>
          <w:rFonts w:cs="Times New Roman"/>
          <w:rtl/>
        </w:rPr>
        <w:t>מתמטיקה</w:t>
      </w:r>
      <w:r w:rsidR="00C85A5B" w:rsidRPr="00C85A5B">
        <w:rPr>
          <w:rFonts w:cs="Times New Roman"/>
          <w:rtl/>
        </w:rPr>
        <w:t xml:space="preserve"> הבינלאומית, </w:t>
      </w:r>
      <w:r w:rsidR="00807805">
        <w:rPr>
          <w:rFonts w:hint="cs"/>
          <w:rtl/>
        </w:rPr>
        <w:t>ו</w:t>
      </w:r>
      <w:r w:rsidR="00C475A4">
        <w:rPr>
          <w:rFonts w:hint="cs"/>
          <w:rtl/>
        </w:rPr>
        <w:t xml:space="preserve">בשנה הקרובה </w:t>
      </w:r>
      <w:r w:rsidR="00EB090E">
        <w:rPr>
          <w:rFonts w:hint="cs"/>
          <w:rtl/>
        </w:rPr>
        <w:t>יחל</w:t>
      </w:r>
      <w:r w:rsidRPr="00CD067C">
        <w:rPr>
          <w:rtl/>
        </w:rPr>
        <w:t xml:space="preserve"> </w:t>
      </w:r>
      <w:r w:rsidR="00431A0B">
        <w:rPr>
          <w:rFonts w:hint="cs"/>
          <w:rtl/>
        </w:rPr>
        <w:t>ל</w:t>
      </w:r>
      <w:r w:rsidR="00C475A4">
        <w:rPr>
          <w:rFonts w:hint="cs"/>
          <w:rtl/>
        </w:rPr>
        <w:t>למוד</w:t>
      </w:r>
      <w:r w:rsidR="00431A0B">
        <w:rPr>
          <w:rFonts w:hint="cs"/>
          <w:rtl/>
        </w:rPr>
        <w:t xml:space="preserve"> </w:t>
      </w:r>
      <w:r w:rsidR="00C85A5B">
        <w:rPr>
          <w:rFonts w:hint="cs"/>
          <w:rtl/>
        </w:rPr>
        <w:t>ל</w:t>
      </w:r>
      <w:r w:rsidRPr="00CD067C">
        <w:rPr>
          <w:rtl/>
        </w:rPr>
        <w:t>תואר ראשון ב</w:t>
      </w:r>
      <w:r w:rsidR="001C5A04">
        <w:rPr>
          <w:rtl/>
        </w:rPr>
        <w:t>מתמטיקה</w:t>
      </w:r>
      <w:r w:rsidRPr="00CD067C">
        <w:rPr>
          <w:rtl/>
        </w:rPr>
        <w:t xml:space="preserve"> </w:t>
      </w:r>
      <w:r w:rsidR="00E50452">
        <w:rPr>
          <w:rFonts w:hint="cs"/>
          <w:rtl/>
        </w:rPr>
        <w:t>וב</w:t>
      </w:r>
      <w:r w:rsidR="000B586A">
        <w:rPr>
          <w:rFonts w:hint="cs"/>
          <w:rtl/>
        </w:rPr>
        <w:t>פיזיק</w:t>
      </w:r>
      <w:r w:rsidR="00E50452">
        <w:rPr>
          <w:rFonts w:hint="cs"/>
          <w:rtl/>
        </w:rPr>
        <w:t xml:space="preserve">ה </w:t>
      </w:r>
      <w:r w:rsidRPr="00CD067C">
        <w:rPr>
          <w:rtl/>
        </w:rPr>
        <w:t>באוניברסיטה העברית בירושלים</w:t>
      </w:r>
      <w:r w:rsidR="004750B4">
        <w:rPr>
          <w:rFonts w:hint="cs"/>
          <w:rtl/>
        </w:rPr>
        <w:t>.</w:t>
      </w:r>
      <w:r w:rsidR="00B61905">
        <w:rPr>
          <w:rFonts w:hint="cs"/>
          <w:rtl/>
        </w:rPr>
        <w:t xml:space="preserve"> </w:t>
      </w:r>
    </w:p>
    <w:p w14:paraId="30927020" w14:textId="7B7D7F9D" w:rsidR="00C85A5B" w:rsidRDefault="00E50452" w:rsidP="00326E47">
      <w:pPr>
        <w:rPr>
          <w:rtl/>
        </w:rPr>
      </w:pPr>
      <w:r>
        <w:rPr>
          <w:rFonts w:hint="cs"/>
          <w:rtl/>
        </w:rPr>
        <w:t>תורת ה</w:t>
      </w:r>
      <w:r w:rsidR="0044677D">
        <w:rPr>
          <w:rFonts w:hint="cs"/>
          <w:rtl/>
        </w:rPr>
        <w:t>קבוצ</w:t>
      </w:r>
      <w:r>
        <w:rPr>
          <w:rFonts w:hint="cs"/>
          <w:rtl/>
        </w:rPr>
        <w:t xml:space="preserve">ות, </w:t>
      </w:r>
      <w:r w:rsidR="00B61905">
        <w:rPr>
          <w:rFonts w:hint="cs"/>
          <w:rtl/>
        </w:rPr>
        <w:t>סו</w:t>
      </w:r>
      <w:r w:rsidR="00431A0B">
        <w:rPr>
          <w:rFonts w:hint="cs"/>
          <w:rtl/>
        </w:rPr>
        <w:t>ף</w:t>
      </w:r>
      <w:r w:rsidR="003E08F5">
        <w:rPr>
          <w:rFonts w:hint="cs"/>
          <w:rtl/>
        </w:rPr>
        <w:t>-</w:t>
      </w:r>
      <w:r w:rsidR="00B61905">
        <w:rPr>
          <w:rFonts w:hint="cs"/>
          <w:rtl/>
        </w:rPr>
        <w:t xml:space="preserve">סוף! </w:t>
      </w:r>
    </w:p>
    <w:p w14:paraId="3B54424B" w14:textId="2DA6460B" w:rsidR="007A285D" w:rsidRDefault="00A86749" w:rsidP="00326E47">
      <w:pPr>
        <w:rPr>
          <w:rtl/>
        </w:rPr>
      </w:pPr>
      <w:r>
        <w:rPr>
          <w:rFonts w:hint="cs"/>
          <w:rtl/>
        </w:rPr>
        <w:t>גוף הידע העצום הזה, ששט ב</w:t>
      </w:r>
      <w:r w:rsidR="00FE2992">
        <w:rPr>
          <w:rFonts w:hint="cs"/>
          <w:rtl/>
        </w:rPr>
        <w:t>חופשי</w:t>
      </w:r>
      <w:r>
        <w:rPr>
          <w:rFonts w:hint="cs"/>
          <w:rtl/>
        </w:rPr>
        <w:t>ות מעל ראשי ה</w:t>
      </w:r>
      <w:r w:rsidR="00403448">
        <w:rPr>
          <w:rFonts w:hint="cs"/>
          <w:rtl/>
        </w:rPr>
        <w:t>בריות</w:t>
      </w:r>
      <w:r>
        <w:rPr>
          <w:rFonts w:hint="cs"/>
          <w:rtl/>
        </w:rPr>
        <w:t xml:space="preserve"> ו</w:t>
      </w:r>
      <w:r w:rsidR="001E31F2" w:rsidRPr="001E31F2">
        <w:rPr>
          <w:rFonts w:cs="Times New Roman"/>
          <w:rtl/>
        </w:rPr>
        <w:t xml:space="preserve">בכל זאת </w:t>
      </w:r>
      <w:r w:rsidR="003A7AFF">
        <w:rPr>
          <w:rFonts w:hint="cs"/>
          <w:rtl/>
        </w:rPr>
        <w:t xml:space="preserve">איש </w:t>
      </w:r>
      <w:r>
        <w:rPr>
          <w:rFonts w:hint="cs"/>
          <w:rtl/>
        </w:rPr>
        <w:t>כמעט לא הושיט ידו</w:t>
      </w:r>
      <w:r w:rsidR="003A7AFF">
        <w:rPr>
          <w:rFonts w:hint="cs"/>
          <w:rtl/>
        </w:rPr>
        <w:t xml:space="preserve"> ללפות</w:t>
      </w:r>
      <w:r>
        <w:rPr>
          <w:rFonts w:hint="cs"/>
          <w:rtl/>
        </w:rPr>
        <w:t xml:space="preserve"> אותו, </w:t>
      </w:r>
      <w:r w:rsidR="003A7AFF">
        <w:rPr>
          <w:rFonts w:hint="cs"/>
          <w:rtl/>
        </w:rPr>
        <w:t>להשתלט עליו, להתמזג איתו</w:t>
      </w:r>
      <w:r w:rsidR="00EB090E">
        <w:rPr>
          <w:rFonts w:hint="cs"/>
          <w:rtl/>
        </w:rPr>
        <w:t>!</w:t>
      </w:r>
      <w:r w:rsidR="003A7AFF">
        <w:rPr>
          <w:rFonts w:hint="cs"/>
          <w:rtl/>
        </w:rPr>
        <w:t xml:space="preserve"> </w:t>
      </w:r>
      <w:r w:rsidR="00EB090E">
        <w:rPr>
          <w:rFonts w:hint="cs"/>
          <w:rtl/>
        </w:rPr>
        <w:t>[</w:t>
      </w:r>
      <w:r>
        <w:rPr>
          <w:rFonts w:hint="cs"/>
          <w:rtl/>
        </w:rPr>
        <w:t>גוף ש</w:t>
      </w:r>
      <w:r w:rsidR="003A7AFF">
        <w:rPr>
          <w:rFonts w:hint="cs"/>
          <w:rtl/>
        </w:rPr>
        <w:t xml:space="preserve">התפתח </w:t>
      </w:r>
      <w:r>
        <w:rPr>
          <w:rFonts w:hint="cs"/>
          <w:rtl/>
        </w:rPr>
        <w:t xml:space="preserve">במשך שנים אינספור של היסטוריה אנושית, והוא כולו </w:t>
      </w:r>
      <w:r w:rsidR="004750B4">
        <w:rPr>
          <w:rFonts w:hint="cs"/>
          <w:rtl/>
        </w:rPr>
        <w:t>נפלא</w:t>
      </w:r>
      <w:r w:rsidR="00403448">
        <w:rPr>
          <w:rFonts w:hint="cs"/>
          <w:rtl/>
        </w:rPr>
        <w:t xml:space="preserve"> ומרטיט ו</w:t>
      </w:r>
      <w:r w:rsidR="0044677D">
        <w:rPr>
          <w:rFonts w:hint="cs"/>
          <w:rtl/>
        </w:rPr>
        <w:t>ז</w:t>
      </w:r>
      <w:r w:rsidR="00403448">
        <w:rPr>
          <w:rFonts w:hint="cs"/>
          <w:rtl/>
        </w:rPr>
        <w:t xml:space="preserve">ך </w:t>
      </w:r>
      <w:r>
        <w:rPr>
          <w:rFonts w:hint="cs"/>
          <w:rtl/>
        </w:rPr>
        <w:t xml:space="preserve">כביום </w:t>
      </w:r>
      <w:r w:rsidR="0044677D">
        <w:rPr>
          <w:rFonts w:hint="cs"/>
          <w:rtl/>
        </w:rPr>
        <w:t>ש</w:t>
      </w:r>
      <w:r>
        <w:rPr>
          <w:rFonts w:hint="cs"/>
          <w:rtl/>
        </w:rPr>
        <w:t>בו התגלה</w:t>
      </w:r>
      <w:r w:rsidR="00431A0B">
        <w:rPr>
          <w:rFonts w:hint="cs"/>
          <w:rtl/>
        </w:rPr>
        <w:t>.</w:t>
      </w:r>
      <w:r w:rsidR="00EB090E">
        <w:rPr>
          <w:rFonts w:hint="cs"/>
          <w:rtl/>
        </w:rPr>
        <w:t>]</w:t>
      </w:r>
      <w:r>
        <w:rPr>
          <w:rFonts w:hint="cs"/>
          <w:rtl/>
        </w:rPr>
        <w:t xml:space="preserve"> </w:t>
      </w:r>
      <w:r w:rsidR="000175DA">
        <w:rPr>
          <w:rFonts w:hint="cs"/>
          <w:rtl/>
        </w:rPr>
        <w:t>[</w:t>
      </w:r>
      <w:r w:rsidR="000175DA">
        <w:t>little nuggets of pleasure</w:t>
      </w:r>
      <w:r w:rsidR="000175DA">
        <w:rPr>
          <w:rFonts w:hint="cs"/>
          <w:rtl/>
        </w:rPr>
        <w:t xml:space="preserve">] </w:t>
      </w:r>
      <w:r w:rsidR="001D05DE">
        <w:rPr>
          <w:rFonts w:hint="cs"/>
          <w:rtl/>
        </w:rPr>
        <w:t xml:space="preserve">מארק </w:t>
      </w:r>
      <w:r w:rsidR="007A285D">
        <w:rPr>
          <w:rFonts w:hint="cs"/>
          <w:rtl/>
        </w:rPr>
        <w:t>עמל</w:t>
      </w:r>
      <w:r w:rsidR="001D05DE">
        <w:rPr>
          <w:rFonts w:hint="cs"/>
          <w:rtl/>
        </w:rPr>
        <w:t xml:space="preserve"> שנים</w:t>
      </w:r>
      <w:r w:rsidR="0044677D">
        <w:rPr>
          <w:rFonts w:hint="cs"/>
          <w:rtl/>
        </w:rPr>
        <w:t>. הוא</w:t>
      </w:r>
      <w:r w:rsidR="001D05DE">
        <w:rPr>
          <w:rFonts w:hint="cs"/>
          <w:rtl/>
        </w:rPr>
        <w:t xml:space="preserve"> הצטיין בכל נושאי</w:t>
      </w:r>
      <w:r w:rsidR="00403448">
        <w:rPr>
          <w:rFonts w:hint="cs"/>
          <w:rtl/>
        </w:rPr>
        <w:t xml:space="preserve"> הלימוד</w:t>
      </w:r>
      <w:r w:rsidR="005A6A23">
        <w:rPr>
          <w:rFonts w:hint="cs"/>
          <w:rtl/>
        </w:rPr>
        <w:t xml:space="preserve"> </w:t>
      </w:r>
      <w:r w:rsidR="005C49F4">
        <w:rPr>
          <w:rFonts w:hint="cs"/>
          <w:rtl/>
        </w:rPr>
        <w:t>[</w:t>
      </w:r>
      <w:r w:rsidR="005A6A23">
        <w:rPr>
          <w:rFonts w:hint="cs"/>
          <w:rtl/>
        </w:rPr>
        <w:t>שניכפו עליו</w:t>
      </w:r>
      <w:r w:rsidR="00403448">
        <w:rPr>
          <w:rFonts w:hint="cs"/>
          <w:rtl/>
        </w:rPr>
        <w:t xml:space="preserve"> המייגעים המיותרי</w:t>
      </w:r>
      <w:r w:rsidR="001D05DE">
        <w:rPr>
          <w:rFonts w:hint="cs"/>
          <w:rtl/>
        </w:rPr>
        <w:t>ם והגיע ליום בו ה</w:t>
      </w:r>
      <w:r w:rsidR="004750B4">
        <w:rPr>
          <w:rFonts w:hint="cs"/>
          <w:rtl/>
        </w:rPr>
        <w:t>יה</w:t>
      </w:r>
      <w:r w:rsidR="001D05DE">
        <w:rPr>
          <w:rFonts w:hint="cs"/>
          <w:rtl/>
        </w:rPr>
        <w:t xml:space="preserve"> </w:t>
      </w:r>
      <w:r w:rsidR="00FE2992">
        <w:rPr>
          <w:rFonts w:hint="cs"/>
          <w:rtl/>
        </w:rPr>
        <w:t>חופשי</w:t>
      </w:r>
      <w:r w:rsidR="001D05DE">
        <w:rPr>
          <w:rFonts w:hint="cs"/>
          <w:rtl/>
        </w:rPr>
        <w:t xml:space="preserve"> </w:t>
      </w:r>
      <w:r w:rsidR="004750B4">
        <w:rPr>
          <w:rFonts w:hint="cs"/>
          <w:rtl/>
        </w:rPr>
        <w:t>מהחובה</w:t>
      </w:r>
      <w:r w:rsidR="001D05DE">
        <w:rPr>
          <w:rFonts w:hint="cs"/>
          <w:rtl/>
        </w:rPr>
        <w:t xml:space="preserve"> לה</w:t>
      </w:r>
      <w:r w:rsidR="007A285D">
        <w:rPr>
          <w:rFonts w:hint="cs"/>
          <w:rtl/>
        </w:rPr>
        <w:t xml:space="preserve">תיש </w:t>
      </w:r>
      <w:r w:rsidR="004750B4">
        <w:rPr>
          <w:rFonts w:hint="cs"/>
          <w:rtl/>
        </w:rPr>
        <w:t xml:space="preserve">את </w:t>
      </w:r>
      <w:r w:rsidR="007A285D">
        <w:rPr>
          <w:rFonts w:hint="cs"/>
          <w:rtl/>
        </w:rPr>
        <w:t>עצמו</w:t>
      </w:r>
      <w:r w:rsidR="009564E3">
        <w:rPr>
          <w:rFonts w:hint="cs"/>
          <w:rtl/>
        </w:rPr>
        <w:t xml:space="preserve"> </w:t>
      </w:r>
      <w:r w:rsidR="00E50452">
        <w:rPr>
          <w:rFonts w:hint="cs"/>
          <w:rtl/>
        </w:rPr>
        <w:t>ב</w:t>
      </w:r>
      <w:r w:rsidR="001D05DE">
        <w:rPr>
          <w:rFonts w:hint="cs"/>
          <w:rtl/>
        </w:rPr>
        <w:t>טרחנו</w:t>
      </w:r>
      <w:r w:rsidR="00E50452">
        <w:rPr>
          <w:rFonts w:hint="cs"/>
          <w:rtl/>
        </w:rPr>
        <w:t>יו</w:t>
      </w:r>
      <w:r w:rsidR="001D05DE">
        <w:rPr>
          <w:rFonts w:hint="cs"/>
          <w:rtl/>
        </w:rPr>
        <w:t>ת</w:t>
      </w:r>
      <w:r w:rsidR="0044677D">
        <w:rPr>
          <w:rFonts w:hint="cs"/>
          <w:rtl/>
        </w:rPr>
        <w:t>]</w:t>
      </w:r>
      <w:r w:rsidR="001D05DE">
        <w:rPr>
          <w:rFonts w:hint="cs"/>
          <w:rtl/>
        </w:rPr>
        <w:t xml:space="preserve"> ממחוזות ההיסטוריה, הגיאוגרפיה </w:t>
      </w:r>
      <w:r w:rsidR="003E08F5">
        <w:rPr>
          <w:rFonts w:hint="cs"/>
          <w:rtl/>
        </w:rPr>
        <w:t>ו</w:t>
      </w:r>
      <w:r w:rsidR="001D05DE">
        <w:rPr>
          <w:rFonts w:hint="cs"/>
          <w:rtl/>
        </w:rPr>
        <w:t>ה</w:t>
      </w:r>
      <w:r w:rsidR="00E50452">
        <w:rPr>
          <w:rFonts w:hint="cs"/>
          <w:rtl/>
        </w:rPr>
        <w:t>ספרות</w:t>
      </w:r>
      <w:r w:rsidR="005C49F4">
        <w:rPr>
          <w:rFonts w:hint="cs"/>
          <w:rtl/>
        </w:rPr>
        <w:t xml:space="preserve"> </w:t>
      </w:r>
      <w:r w:rsidR="005C49F4" w:rsidRPr="005C49F4">
        <w:rPr>
          <w:rFonts w:cs="Times New Roman"/>
          <w:rtl/>
        </w:rPr>
        <w:t>שנכפו עליו</w:t>
      </w:r>
      <w:r w:rsidR="001D05DE">
        <w:rPr>
          <w:rFonts w:hint="cs"/>
          <w:rtl/>
        </w:rPr>
        <w:t>.</w:t>
      </w:r>
      <w:r w:rsidR="0044677D">
        <w:rPr>
          <w:rFonts w:hint="cs"/>
          <w:rtl/>
        </w:rPr>
        <w:t xml:space="preserve"> סוף</w:t>
      </w:r>
      <w:r w:rsidR="003E08F5">
        <w:rPr>
          <w:rFonts w:hint="cs"/>
          <w:rtl/>
        </w:rPr>
        <w:t>-</w:t>
      </w:r>
      <w:r w:rsidR="0044677D">
        <w:rPr>
          <w:rFonts w:hint="cs"/>
          <w:rtl/>
        </w:rPr>
        <w:t>סוף הגיע</w:t>
      </w:r>
      <w:r w:rsidR="001D05DE">
        <w:rPr>
          <w:rFonts w:hint="cs"/>
          <w:rtl/>
        </w:rPr>
        <w:t xml:space="preserve"> </w:t>
      </w:r>
      <w:r w:rsidR="00403448">
        <w:rPr>
          <w:rFonts w:hint="cs"/>
          <w:rtl/>
        </w:rPr>
        <w:t>תורו</w:t>
      </w:r>
      <w:r w:rsidR="005C49F4">
        <w:rPr>
          <w:rFonts w:hint="cs"/>
          <w:rtl/>
        </w:rPr>
        <w:t>,</w:t>
      </w:r>
      <w:r w:rsidR="00403448">
        <w:rPr>
          <w:rFonts w:hint="cs"/>
          <w:rtl/>
        </w:rPr>
        <w:t xml:space="preserve"> </w:t>
      </w:r>
      <w:r w:rsidR="009626E8">
        <w:rPr>
          <w:rFonts w:hint="cs"/>
          <w:rtl/>
        </w:rPr>
        <w:t xml:space="preserve">ועתה יבוא </w:t>
      </w:r>
      <w:r w:rsidR="000175DA">
        <w:rPr>
          <w:rFonts w:hint="cs"/>
          <w:rtl/>
        </w:rPr>
        <w:t xml:space="preserve">מארק </w:t>
      </w:r>
      <w:r w:rsidR="00977D87">
        <w:rPr>
          <w:rFonts w:hint="cs"/>
          <w:rtl/>
        </w:rPr>
        <w:t>בסוד</w:t>
      </w:r>
      <w:r w:rsidR="005C49F4">
        <w:rPr>
          <w:rFonts w:hint="cs"/>
          <w:rtl/>
        </w:rPr>
        <w:t>ן של</w:t>
      </w:r>
      <w:r w:rsidR="00977D87">
        <w:rPr>
          <w:rFonts w:hint="cs"/>
          <w:rtl/>
        </w:rPr>
        <w:t xml:space="preserve"> ה</w:t>
      </w:r>
      <w:r>
        <w:rPr>
          <w:rFonts w:hint="cs"/>
          <w:rtl/>
        </w:rPr>
        <w:t xml:space="preserve">מחשבות </w:t>
      </w:r>
      <w:r w:rsidR="00E50452">
        <w:rPr>
          <w:rFonts w:hint="cs"/>
          <w:rtl/>
        </w:rPr>
        <w:t>ה</w:t>
      </w:r>
      <w:r w:rsidR="00EB090E">
        <w:rPr>
          <w:rFonts w:hint="cs"/>
          <w:rtl/>
        </w:rPr>
        <w:t>עמוק</w:t>
      </w:r>
      <w:r w:rsidR="00E50452">
        <w:rPr>
          <w:rFonts w:hint="cs"/>
          <w:rtl/>
        </w:rPr>
        <w:t>ות, המ</w:t>
      </w:r>
      <w:r w:rsidR="00C85A5B">
        <w:rPr>
          <w:rFonts w:hint="cs"/>
          <w:rtl/>
        </w:rPr>
        <w:t>זוקק</w:t>
      </w:r>
      <w:r w:rsidR="00E50452">
        <w:rPr>
          <w:rFonts w:hint="cs"/>
          <w:rtl/>
        </w:rPr>
        <w:t>ות</w:t>
      </w:r>
      <w:r w:rsidR="003E08F5">
        <w:rPr>
          <w:rFonts w:hint="cs"/>
          <w:rtl/>
        </w:rPr>
        <w:t>,</w:t>
      </w:r>
      <w:r w:rsidR="00E50452">
        <w:rPr>
          <w:rFonts w:hint="cs"/>
          <w:rtl/>
        </w:rPr>
        <w:t xml:space="preserve"> </w:t>
      </w:r>
      <w:r>
        <w:rPr>
          <w:rFonts w:hint="cs"/>
          <w:rtl/>
        </w:rPr>
        <w:t>ש</w:t>
      </w:r>
      <w:r w:rsidR="00977D87">
        <w:rPr>
          <w:rFonts w:hint="cs"/>
          <w:rtl/>
        </w:rPr>
        <w:t>נ</w:t>
      </w:r>
      <w:r w:rsidR="001D05DE">
        <w:rPr>
          <w:rFonts w:hint="cs"/>
          <w:rtl/>
        </w:rPr>
        <w:t>ו</w:t>
      </w:r>
      <w:r w:rsidR="00977D87">
        <w:rPr>
          <w:rFonts w:hint="cs"/>
          <w:rtl/>
        </w:rPr>
        <w:t>סחו</w:t>
      </w:r>
      <w:r>
        <w:rPr>
          <w:rFonts w:hint="cs"/>
          <w:rtl/>
        </w:rPr>
        <w:t xml:space="preserve"> </w:t>
      </w:r>
      <w:r w:rsidR="000655BB">
        <w:rPr>
          <w:rFonts w:hint="cs"/>
          <w:rtl/>
        </w:rPr>
        <w:t>על ידי</w:t>
      </w:r>
      <w:r w:rsidR="001D05DE">
        <w:rPr>
          <w:rFonts w:hint="cs"/>
          <w:rtl/>
        </w:rPr>
        <w:t xml:space="preserve"> </w:t>
      </w:r>
      <w:r>
        <w:rPr>
          <w:rFonts w:hint="cs"/>
          <w:rtl/>
        </w:rPr>
        <w:t>האנשים ה</w:t>
      </w:r>
      <w:r w:rsidR="005A6A23" w:rsidRPr="005A6A23">
        <w:rPr>
          <w:rFonts w:cs="Times New Roman"/>
          <w:rtl/>
        </w:rPr>
        <w:t>מבריק</w:t>
      </w:r>
      <w:r>
        <w:rPr>
          <w:rFonts w:hint="cs"/>
          <w:rtl/>
        </w:rPr>
        <w:t>ים ביותר שחיו אי פעם</w:t>
      </w:r>
      <w:r w:rsidR="005A6A23">
        <w:rPr>
          <w:rFonts w:hint="cs"/>
          <w:rtl/>
        </w:rPr>
        <w:t xml:space="preserve"> </w:t>
      </w:r>
      <w:r w:rsidR="005A6A23">
        <w:rPr>
          <w:rtl/>
        </w:rPr>
        <w:t>–</w:t>
      </w:r>
      <w:r w:rsidR="005A6A23">
        <w:rPr>
          <w:rFonts w:hint="cs"/>
          <w:rtl/>
        </w:rPr>
        <w:t xml:space="preserve"> </w:t>
      </w:r>
      <w:r w:rsidR="00847BB9">
        <w:rPr>
          <w:rFonts w:hint="cs"/>
          <w:rtl/>
        </w:rPr>
        <w:t xml:space="preserve">לא ייתכן </w:t>
      </w:r>
      <w:r w:rsidR="004750B4">
        <w:rPr>
          <w:rFonts w:hint="cs"/>
          <w:rtl/>
        </w:rPr>
        <w:t xml:space="preserve">כי </w:t>
      </w:r>
      <w:r w:rsidR="00847BB9">
        <w:rPr>
          <w:rFonts w:hint="cs"/>
          <w:rtl/>
        </w:rPr>
        <w:t>יש המפקפקים בכך</w:t>
      </w:r>
      <w:r w:rsidR="005A6A23">
        <w:rPr>
          <w:rFonts w:hint="cs"/>
          <w:rtl/>
        </w:rPr>
        <w:t>!</w:t>
      </w:r>
      <w:r w:rsidR="00847BB9">
        <w:rPr>
          <w:rFonts w:hint="cs"/>
          <w:rtl/>
        </w:rPr>
        <w:t xml:space="preserve"> </w:t>
      </w:r>
      <w:r w:rsidR="00F951AD">
        <w:rPr>
          <w:rFonts w:hint="cs"/>
          <w:rtl/>
        </w:rPr>
        <w:t>הוא קץ ב</w:t>
      </w:r>
      <w:r w:rsidR="003E08F5">
        <w:rPr>
          <w:rFonts w:hint="cs"/>
          <w:rtl/>
        </w:rPr>
        <w:t>ו</w:t>
      </w:r>
      <w:r w:rsidR="00F951AD">
        <w:rPr>
          <w:rFonts w:hint="cs"/>
          <w:rtl/>
        </w:rPr>
        <w:t xml:space="preserve">ויכוחים עם אלכס ובורים </w:t>
      </w:r>
      <w:r w:rsidR="00977D87">
        <w:rPr>
          <w:rFonts w:hint="cs"/>
          <w:rtl/>
        </w:rPr>
        <w:t>מסוגו</w:t>
      </w:r>
      <w:r w:rsidR="00847BB9">
        <w:rPr>
          <w:rFonts w:hint="cs"/>
          <w:rtl/>
        </w:rPr>
        <w:t xml:space="preserve"> </w:t>
      </w:r>
      <w:r w:rsidR="00847BB9" w:rsidRPr="003E4E5C">
        <w:rPr>
          <w:rtl/>
        </w:rPr>
        <w:t>–</w:t>
      </w:r>
      <w:r w:rsidR="0044677D">
        <w:rPr>
          <w:rFonts w:hint="cs"/>
          <w:rtl/>
        </w:rPr>
        <w:t xml:space="preserve"> </w:t>
      </w:r>
      <w:r w:rsidR="00847BB9" w:rsidRPr="003E4E5C">
        <w:rPr>
          <w:rFonts w:hint="eastAsia"/>
          <w:rtl/>
        </w:rPr>
        <w:t>אל</w:t>
      </w:r>
      <w:r w:rsidR="0044677D">
        <w:rPr>
          <w:rFonts w:hint="cs"/>
          <w:rtl/>
        </w:rPr>
        <w:t>ה</w:t>
      </w:r>
      <w:r w:rsidR="00847BB9" w:rsidRPr="003E4E5C">
        <w:rPr>
          <w:rtl/>
        </w:rPr>
        <w:t xml:space="preserve"> שלא הטריח</w:t>
      </w:r>
      <w:r w:rsidR="00E50452" w:rsidRPr="003E4E5C">
        <w:rPr>
          <w:rFonts w:hint="eastAsia"/>
          <w:rtl/>
        </w:rPr>
        <w:t>ו</w:t>
      </w:r>
      <w:r w:rsidR="00847BB9" w:rsidRPr="003E4E5C">
        <w:rPr>
          <w:rtl/>
        </w:rPr>
        <w:t xml:space="preserve"> את מוחם המפונק בהבנ</w:t>
      </w:r>
      <w:r w:rsidR="005A6A23">
        <w:rPr>
          <w:rFonts w:hint="cs"/>
          <w:rtl/>
        </w:rPr>
        <w:t>ת</w:t>
      </w:r>
      <w:r w:rsidR="00847BB9" w:rsidRPr="003E4E5C">
        <w:rPr>
          <w:rtl/>
        </w:rPr>
        <w:t xml:space="preserve"> המופשט, </w:t>
      </w:r>
      <w:r w:rsidR="003F740D" w:rsidRPr="003E4E5C">
        <w:rPr>
          <w:rFonts w:hint="eastAsia"/>
          <w:rtl/>
        </w:rPr>
        <w:t>ו</w:t>
      </w:r>
      <w:r w:rsidR="00847BB9" w:rsidRPr="003E4E5C">
        <w:rPr>
          <w:rtl/>
        </w:rPr>
        <w:t>ה</w:t>
      </w:r>
      <w:r w:rsidR="00A03724">
        <w:rPr>
          <w:rFonts w:hint="cs"/>
          <w:rtl/>
        </w:rPr>
        <w:t>פשוט</w:t>
      </w:r>
      <w:r w:rsidR="00847BB9" w:rsidRPr="003E4E5C">
        <w:rPr>
          <w:rtl/>
        </w:rPr>
        <w:t xml:space="preserve">. איך אפשר להתיימר להבין </w:t>
      </w:r>
      <w:r w:rsidR="005A6A23" w:rsidRPr="005A6A23">
        <w:rPr>
          <w:rFonts w:cs="Times New Roman"/>
          <w:rtl/>
        </w:rPr>
        <w:t xml:space="preserve">את </w:t>
      </w:r>
      <w:r w:rsidR="00847BB9" w:rsidRPr="003E4E5C">
        <w:rPr>
          <w:rtl/>
        </w:rPr>
        <w:t xml:space="preserve">תנועת </w:t>
      </w:r>
      <w:r w:rsidR="005A6A23">
        <w:rPr>
          <w:rFonts w:hint="cs"/>
          <w:rtl/>
        </w:rPr>
        <w:t>ה</w:t>
      </w:r>
      <w:r w:rsidR="00847BB9" w:rsidRPr="003E4E5C">
        <w:rPr>
          <w:rtl/>
        </w:rPr>
        <w:t xml:space="preserve">לוחות </w:t>
      </w:r>
      <w:r w:rsidR="005A6A23">
        <w:rPr>
          <w:rFonts w:hint="cs"/>
          <w:rtl/>
        </w:rPr>
        <w:t>ה</w:t>
      </w:r>
      <w:r w:rsidR="00847BB9" w:rsidRPr="003E4E5C">
        <w:rPr>
          <w:rtl/>
        </w:rPr>
        <w:t xml:space="preserve">טקטוניים </w:t>
      </w:r>
      <w:r w:rsidR="00B2671D" w:rsidRPr="003E4E5C">
        <w:rPr>
          <w:rFonts w:hint="eastAsia"/>
          <w:rtl/>
        </w:rPr>
        <w:t>או</w:t>
      </w:r>
      <w:r w:rsidR="00B2671D" w:rsidRPr="003E4E5C">
        <w:rPr>
          <w:rtl/>
        </w:rPr>
        <w:t xml:space="preserve"> </w:t>
      </w:r>
      <w:r w:rsidR="003F740D" w:rsidRPr="003E4E5C">
        <w:rPr>
          <w:rFonts w:hint="eastAsia"/>
          <w:rtl/>
        </w:rPr>
        <w:t>את</w:t>
      </w:r>
      <w:r w:rsidR="003F740D" w:rsidRPr="003E4E5C">
        <w:rPr>
          <w:rtl/>
        </w:rPr>
        <w:t xml:space="preserve"> </w:t>
      </w:r>
      <w:r w:rsidR="00B2671D" w:rsidRPr="003E4E5C">
        <w:rPr>
          <w:rFonts w:hint="eastAsia"/>
          <w:rtl/>
        </w:rPr>
        <w:t>ה</w:t>
      </w:r>
      <w:r w:rsidR="004F3D17" w:rsidRPr="003E4E5C">
        <w:rPr>
          <w:rFonts w:hint="eastAsia"/>
          <w:rtl/>
        </w:rPr>
        <w:t>נ</w:t>
      </w:r>
      <w:r w:rsidR="00B2671D" w:rsidRPr="003E4E5C">
        <w:rPr>
          <w:rFonts w:hint="eastAsia"/>
          <w:rtl/>
        </w:rPr>
        <w:t>סיבות</w:t>
      </w:r>
      <w:r w:rsidR="00B2671D" w:rsidRPr="003E4E5C">
        <w:rPr>
          <w:rtl/>
        </w:rPr>
        <w:t xml:space="preserve"> </w:t>
      </w:r>
      <w:r w:rsidR="004F3D17" w:rsidRPr="003E4E5C">
        <w:rPr>
          <w:rFonts w:hint="eastAsia"/>
          <w:rtl/>
        </w:rPr>
        <w:t>שהובילו</w:t>
      </w:r>
      <w:r w:rsidR="004F3D17" w:rsidRPr="003E4E5C">
        <w:rPr>
          <w:rtl/>
        </w:rPr>
        <w:t xml:space="preserve"> </w:t>
      </w:r>
      <w:r w:rsidR="00B2671D" w:rsidRPr="003E4E5C">
        <w:rPr>
          <w:rFonts w:hint="eastAsia"/>
          <w:rtl/>
        </w:rPr>
        <w:t>להפיכה</w:t>
      </w:r>
      <w:r w:rsidR="00B2671D" w:rsidRPr="003E4E5C">
        <w:rPr>
          <w:rtl/>
        </w:rPr>
        <w:t xml:space="preserve"> בסין או את </w:t>
      </w:r>
      <w:r w:rsidR="003F740D" w:rsidRPr="003E4E5C">
        <w:rPr>
          <w:rFonts w:hint="eastAsia"/>
          <w:rtl/>
        </w:rPr>
        <w:t>מבנה</w:t>
      </w:r>
      <w:r w:rsidR="00B2671D" w:rsidRPr="003E4E5C">
        <w:rPr>
          <w:rtl/>
        </w:rPr>
        <w:t xml:space="preserve"> </w:t>
      </w:r>
      <w:r w:rsidR="003F740D" w:rsidRPr="003E4E5C">
        <w:rPr>
          <w:rFonts w:hint="eastAsia"/>
          <w:rtl/>
        </w:rPr>
        <w:t>החריזה</w:t>
      </w:r>
      <w:r w:rsidR="004F3D17" w:rsidRPr="003E4E5C">
        <w:rPr>
          <w:rtl/>
        </w:rPr>
        <w:t xml:space="preserve"> והמשקל ב</w:t>
      </w:r>
      <w:r w:rsidR="003F740D" w:rsidRPr="003E4E5C">
        <w:rPr>
          <w:rFonts w:hint="eastAsia"/>
          <w:rtl/>
        </w:rPr>
        <w:t>סונטות</w:t>
      </w:r>
      <w:r w:rsidR="003F740D" w:rsidRPr="003E4E5C">
        <w:rPr>
          <w:rtl/>
        </w:rPr>
        <w:t xml:space="preserve"> </w:t>
      </w:r>
      <w:r w:rsidR="003F740D" w:rsidRPr="003E4E5C">
        <w:rPr>
          <w:rFonts w:hint="eastAsia"/>
          <w:rtl/>
        </w:rPr>
        <w:t>של</w:t>
      </w:r>
      <w:r w:rsidR="003F740D" w:rsidRPr="003E4E5C">
        <w:rPr>
          <w:rtl/>
        </w:rPr>
        <w:t xml:space="preserve"> </w:t>
      </w:r>
      <w:r w:rsidR="003F740D" w:rsidRPr="003E4E5C">
        <w:rPr>
          <w:rFonts w:hint="eastAsia"/>
          <w:rtl/>
        </w:rPr>
        <w:t>שייקספיר</w:t>
      </w:r>
      <w:r w:rsidR="003F740D" w:rsidRPr="003E4E5C">
        <w:rPr>
          <w:rtl/>
        </w:rPr>
        <w:t xml:space="preserve"> </w:t>
      </w:r>
      <w:r w:rsidR="00EB090E" w:rsidRPr="00EB090E">
        <w:rPr>
          <w:rFonts w:cs="Times New Roman"/>
          <w:rtl/>
        </w:rPr>
        <w:t xml:space="preserve">ומילטון </w:t>
      </w:r>
      <w:r w:rsidR="003F740D" w:rsidRPr="003E4E5C">
        <w:rPr>
          <w:rFonts w:hint="eastAsia"/>
          <w:rtl/>
        </w:rPr>
        <w:t>לפ</w:t>
      </w:r>
      <w:r w:rsidR="00B2671D" w:rsidRPr="003E4E5C">
        <w:rPr>
          <w:rFonts w:hint="eastAsia"/>
          <w:rtl/>
        </w:rPr>
        <w:t>ני</w:t>
      </w:r>
      <w:r w:rsidR="00B2671D" w:rsidRPr="003E4E5C">
        <w:rPr>
          <w:rtl/>
        </w:rPr>
        <w:t xml:space="preserve"> ש</w:t>
      </w:r>
      <w:r w:rsidR="00C85A5B">
        <w:rPr>
          <w:rFonts w:hint="cs"/>
          <w:rtl/>
        </w:rPr>
        <w:t>יודעי</w:t>
      </w:r>
      <w:r w:rsidR="00B2671D" w:rsidRPr="003E4E5C">
        <w:rPr>
          <w:rtl/>
        </w:rPr>
        <w:t>ם</w:t>
      </w:r>
      <w:bookmarkStart w:id="222" w:name="_Hlk529454623"/>
      <w:r w:rsidR="00A63B96">
        <w:rPr>
          <w:rFonts w:hint="cs"/>
          <w:rtl/>
        </w:rPr>
        <w:t xml:space="preserve"> </w:t>
      </w:r>
      <w:r w:rsidR="005C49F4">
        <w:rPr>
          <w:rFonts w:cs="Times New Roman" w:hint="cs"/>
          <w:rtl/>
        </w:rPr>
        <w:t>ש</w:t>
      </w:r>
      <w:r w:rsidR="00A63B96" w:rsidRPr="00A63B96">
        <w:rPr>
          <w:rFonts w:cs="Times New Roman"/>
          <w:rtl/>
        </w:rPr>
        <w:t>תורת הקבוצות</w:t>
      </w:r>
      <w:r w:rsidR="00877C82" w:rsidRPr="00877C82">
        <w:rPr>
          <w:rtl/>
        </w:rPr>
        <w:t xml:space="preserve"> </w:t>
      </w:r>
      <w:r w:rsidR="005C49F4" w:rsidRPr="005C49F4">
        <w:rPr>
          <w:rFonts w:cs="Times New Roman"/>
          <w:rtl/>
        </w:rPr>
        <w:t xml:space="preserve">מחלחלת </w:t>
      </w:r>
      <w:r w:rsidR="00877C82" w:rsidRPr="00877C82">
        <w:rPr>
          <w:rFonts w:cs="Times New Roman"/>
          <w:rtl/>
        </w:rPr>
        <w:t>לכל ה</w:t>
      </w:r>
      <w:r w:rsidR="001C5A04">
        <w:rPr>
          <w:rFonts w:cs="Times New Roman"/>
          <w:rtl/>
        </w:rPr>
        <w:t>מתמטיקה</w:t>
      </w:r>
      <w:r w:rsidR="00877C82" w:rsidRPr="00877C82">
        <w:rPr>
          <w:rFonts w:cs="Times New Roman"/>
          <w:rtl/>
        </w:rPr>
        <w:t xml:space="preserve"> כמעט </w:t>
      </w:r>
      <w:r w:rsidR="001E31F2">
        <w:rPr>
          <w:rFonts w:cs="Times New Roman" w:hint="cs"/>
          <w:rtl/>
        </w:rPr>
        <w:t>[</w:t>
      </w:r>
      <w:r w:rsidR="00877C82" w:rsidRPr="00877C82">
        <w:rPr>
          <w:rFonts w:cs="Times New Roman"/>
          <w:rtl/>
        </w:rPr>
        <w:t>(</w:t>
      </w:r>
      <w:r w:rsidR="00A63B96" w:rsidRPr="00A63B96">
        <w:rPr>
          <w:rFonts w:cs="Times New Roman"/>
          <w:rtl/>
        </w:rPr>
        <w:t>לתורת המודלים ולטופולוגיה</w:t>
      </w:r>
      <w:r w:rsidR="00877C82">
        <w:rPr>
          <w:rFonts w:cs="Times New Roman" w:hint="cs"/>
          <w:rtl/>
        </w:rPr>
        <w:t xml:space="preserve">, </w:t>
      </w:r>
      <w:r w:rsidR="00877C82" w:rsidRPr="00877C82">
        <w:rPr>
          <w:rFonts w:cs="Times New Roman"/>
          <w:rtl/>
        </w:rPr>
        <w:t>אשר בעצמן</w:t>
      </w:r>
      <w:r w:rsidR="00A63B96" w:rsidRPr="00A63B96">
        <w:rPr>
          <w:rFonts w:cs="Times New Roman"/>
          <w:rtl/>
        </w:rPr>
        <w:t xml:space="preserve"> זולגות לאלגברה ולאנליזה</w:t>
      </w:r>
      <w:r w:rsidR="00877C82">
        <w:rPr>
          <w:rFonts w:cs="Times New Roman" w:hint="cs"/>
          <w:rtl/>
        </w:rPr>
        <w:t>)</w:t>
      </w:r>
      <w:r w:rsidR="001E31F2">
        <w:rPr>
          <w:rFonts w:cs="Times New Roman" w:hint="cs"/>
          <w:rtl/>
        </w:rPr>
        <w:t>]</w:t>
      </w:r>
      <w:r w:rsidR="00A63B96" w:rsidRPr="00A63B96">
        <w:rPr>
          <w:rFonts w:cs="Times New Roman"/>
          <w:rtl/>
        </w:rPr>
        <w:t xml:space="preserve"> – </w:t>
      </w:r>
      <w:r w:rsidR="00EB090E" w:rsidRPr="00EB090E">
        <w:rPr>
          <w:rFonts w:cs="Times New Roman"/>
          <w:rtl/>
        </w:rPr>
        <w:t>לפני שיודעים</w:t>
      </w:r>
      <w:r w:rsidR="00A63B96" w:rsidRPr="00A63B96">
        <w:rPr>
          <w:rFonts w:cs="Times New Roman"/>
          <w:rtl/>
        </w:rPr>
        <w:t xml:space="preserve"> </w:t>
      </w:r>
      <w:r w:rsidR="00EB090E">
        <w:rPr>
          <w:rFonts w:cs="Times New Roman" w:hint="cs"/>
          <w:rtl/>
        </w:rPr>
        <w:t>ש</w:t>
      </w:r>
      <w:r w:rsidR="00A63B96" w:rsidRPr="00A63B96">
        <w:rPr>
          <w:rFonts w:cs="Times New Roman"/>
          <w:rtl/>
        </w:rPr>
        <w:t>עולם עשיר ומגוון וצבעוני לאין שיעור</w:t>
      </w:r>
      <w:r w:rsidR="005C49F4">
        <w:rPr>
          <w:rFonts w:cs="Times New Roman" w:hint="cs"/>
          <w:rtl/>
        </w:rPr>
        <w:t xml:space="preserve"> </w:t>
      </w:r>
      <w:r w:rsidR="005C49F4" w:rsidRPr="005C49F4">
        <w:rPr>
          <w:rFonts w:cs="Times New Roman"/>
          <w:rtl/>
        </w:rPr>
        <w:t>יכול לנבוע</w:t>
      </w:r>
      <w:r w:rsidR="00A63B96" w:rsidRPr="00A63B96">
        <w:rPr>
          <w:rFonts w:cs="Times New Roman"/>
          <w:rtl/>
        </w:rPr>
        <w:t xml:space="preserve"> מבסיס תיאורטי יחיד.</w:t>
      </w:r>
      <w:r w:rsidR="00483BB1">
        <w:rPr>
          <w:rFonts w:cs="Times New Roman"/>
          <w:rtl/>
        </w:rPr>
        <w:t xml:space="preserve"> הכול </w:t>
      </w:r>
      <w:r w:rsidR="00877C82" w:rsidRPr="00877C82">
        <w:rPr>
          <w:rFonts w:cs="Times New Roman"/>
          <w:rtl/>
        </w:rPr>
        <w:t>עומד על תורת הקבוצות,</w:t>
      </w:r>
      <w:r w:rsidR="00483BB1">
        <w:rPr>
          <w:rFonts w:cs="Times New Roman"/>
          <w:rtl/>
        </w:rPr>
        <w:t xml:space="preserve"> הכול </w:t>
      </w:r>
      <w:r w:rsidR="00877C82" w:rsidRPr="00877C82">
        <w:rPr>
          <w:rFonts w:cs="Times New Roman"/>
          <w:rtl/>
        </w:rPr>
        <w:t xml:space="preserve">מתחיל משם! </w:t>
      </w:r>
      <w:r w:rsidR="00CB18C7" w:rsidRPr="00CB18C7">
        <w:rPr>
          <w:rFonts w:cs="Times New Roman"/>
          <w:rtl/>
        </w:rPr>
        <w:t>תורת הקבוצות היא</w:t>
      </w:r>
      <w:r w:rsidR="003E08F5">
        <w:rPr>
          <w:rFonts w:cs="Times New Roman" w:hint="cs"/>
          <w:rtl/>
        </w:rPr>
        <w:t>-</w:t>
      </w:r>
      <w:r w:rsidR="00CB18C7" w:rsidRPr="00CB18C7">
        <w:rPr>
          <w:rFonts w:cs="Times New Roman"/>
          <w:rtl/>
        </w:rPr>
        <w:t xml:space="preserve">היא ההתחלה – </w:t>
      </w:r>
      <w:r w:rsidR="005C49F4" w:rsidRPr="005C49F4">
        <w:rPr>
          <w:rFonts w:cs="Times New Roman"/>
          <w:rtl/>
        </w:rPr>
        <w:t>הוא הוגיע את מוחו לא מעט בנוגע למנגנונים הראשוניים של ה</w:t>
      </w:r>
      <w:r w:rsidR="001C5A04">
        <w:rPr>
          <w:rFonts w:cs="Times New Roman"/>
          <w:rtl/>
        </w:rPr>
        <w:t>מתמטיקה</w:t>
      </w:r>
      <w:r w:rsidR="005C49F4" w:rsidRPr="005C49F4">
        <w:rPr>
          <w:rFonts w:cs="Times New Roman"/>
          <w:rtl/>
        </w:rPr>
        <w:t>, אם דבר שכזה קיים בכלל, ולבסוף</w:t>
      </w:r>
      <w:r w:rsidR="00A63B96" w:rsidRPr="00A63B96">
        <w:rPr>
          <w:rFonts w:cs="Times New Roman"/>
          <w:rtl/>
        </w:rPr>
        <w:t xml:space="preserve"> ניסח אותם להבנתו – מוֹדוּס פּוֹנֶנְס ולוגיקה מסדר ראשון, תורת הקבוצות ותורת המספרים (החל באקסיומות של פּאָנוֹ). זאת </w:t>
      </w:r>
      <w:r w:rsidR="00CB18C7">
        <w:rPr>
          <w:rFonts w:cs="Times New Roman" w:hint="cs"/>
          <w:rtl/>
        </w:rPr>
        <w:t xml:space="preserve">היא </w:t>
      </w:r>
      <w:r w:rsidR="00A63B96" w:rsidRPr="00A63B96">
        <w:rPr>
          <w:rFonts w:cs="Times New Roman"/>
          <w:rtl/>
        </w:rPr>
        <w:t>ההתחלה – והיא ה</w:t>
      </w:r>
      <w:r w:rsidR="003E08F5">
        <w:rPr>
          <w:rFonts w:cs="Times New Roman" w:hint="cs"/>
          <w:rtl/>
        </w:rPr>
        <w:t>י</w:t>
      </w:r>
      <w:r w:rsidR="00A63B96" w:rsidRPr="00A63B96">
        <w:rPr>
          <w:rFonts w:cs="Times New Roman"/>
          <w:rtl/>
        </w:rPr>
        <w:t>כתה בו בכל עוצמתה.</w:t>
      </w:r>
      <w:r w:rsidR="002448EE">
        <w:rPr>
          <w:rFonts w:cs="Times New Roman" w:hint="cs"/>
          <w:rtl/>
        </w:rPr>
        <w:t xml:space="preserve"> </w:t>
      </w:r>
      <w:r w:rsidR="00A63B96">
        <w:rPr>
          <w:rFonts w:cs="Times New Roman" w:hint="cs"/>
          <w:rtl/>
        </w:rPr>
        <w:t>[</w:t>
      </w:r>
      <w:r w:rsidR="002448EE">
        <w:rPr>
          <w:rFonts w:cs="Times New Roman" w:hint="cs"/>
          <w:rtl/>
        </w:rPr>
        <w:t>לי</w:t>
      </w:r>
      <w:r w:rsidR="00C85A5B">
        <w:rPr>
          <w:rFonts w:cs="Times New Roman" w:hint="cs"/>
          <w:rtl/>
        </w:rPr>
        <w:t>יצ</w:t>
      </w:r>
      <w:r w:rsidR="002448EE">
        <w:rPr>
          <w:rFonts w:cs="Times New Roman" w:hint="cs"/>
          <w:rtl/>
        </w:rPr>
        <w:t>ר</w:t>
      </w:r>
      <w:r w:rsidR="002448EE">
        <w:rPr>
          <w:rFonts w:cs="Times New Roman"/>
          <w:rtl/>
        </w:rPr>
        <w:t xml:space="preserve"> כל מספר </w:t>
      </w:r>
      <w:r w:rsidR="002448EE">
        <w:rPr>
          <w:rFonts w:cs="Times New Roman" w:hint="cs"/>
          <w:rtl/>
        </w:rPr>
        <w:t xml:space="preserve">טבעי </w:t>
      </w:r>
      <w:r w:rsidR="00C85A5B">
        <w:rPr>
          <w:rFonts w:cs="Times New Roman" w:hint="cs"/>
          <w:rtl/>
        </w:rPr>
        <w:t>כ</w:t>
      </w:r>
      <w:r w:rsidR="002448EE">
        <w:rPr>
          <w:rFonts w:cs="Times New Roman"/>
          <w:rtl/>
        </w:rPr>
        <w:t xml:space="preserve">איחוד של המספר שלפניו </w:t>
      </w:r>
      <w:r w:rsidR="002448EE">
        <w:rPr>
          <w:rFonts w:cs="Times New Roman" w:hint="cs"/>
          <w:rtl/>
        </w:rPr>
        <w:t xml:space="preserve">עם </w:t>
      </w:r>
      <w:r w:rsidR="002448EE">
        <w:rPr>
          <w:rFonts w:cs="Times New Roman"/>
          <w:rtl/>
        </w:rPr>
        <w:t xml:space="preserve">הקבוצה הריקה, </w:t>
      </w:r>
      <w:r w:rsidR="002448EE">
        <w:rPr>
          <w:rFonts w:cs="Times New Roman" w:hint="cs"/>
          <w:rtl/>
        </w:rPr>
        <w:t>וכך</w:t>
      </w:r>
      <w:r w:rsidR="002448EE">
        <w:rPr>
          <w:rFonts w:cs="Times New Roman"/>
          <w:rtl/>
        </w:rPr>
        <w:t xml:space="preserve"> </w:t>
      </w:r>
      <w:r w:rsidR="00C85A5B">
        <w:rPr>
          <w:rFonts w:cs="Times New Roman" w:hint="cs"/>
          <w:rtl/>
        </w:rPr>
        <w:t>המספרים</w:t>
      </w:r>
      <w:r w:rsidR="002448EE">
        <w:rPr>
          <w:rFonts w:cs="Times New Roman"/>
          <w:rtl/>
        </w:rPr>
        <w:t xml:space="preserve"> כ</w:t>
      </w:r>
      <w:r w:rsidR="00116F5C">
        <w:rPr>
          <w:rFonts w:cs="Times New Roman" w:hint="cs"/>
          <w:rtl/>
        </w:rPr>
        <w:t>ו</w:t>
      </w:r>
      <w:r w:rsidR="002448EE">
        <w:rPr>
          <w:rFonts w:cs="Times New Roman"/>
          <w:rtl/>
        </w:rPr>
        <w:t>לם עד לאינסוף</w:t>
      </w:r>
      <w:r w:rsidR="002448EE">
        <w:rPr>
          <w:rFonts w:cs="Times New Roman" w:hint="cs"/>
          <w:rtl/>
        </w:rPr>
        <w:t>, לפני שמבינים שאם</w:t>
      </w:r>
      <w:r w:rsidR="002448EE">
        <w:rPr>
          <w:rFonts w:cs="Times New Roman"/>
          <w:rtl/>
        </w:rPr>
        <w:t xml:space="preserve"> הקבוצה הריקה קיימת אז</w:t>
      </w:r>
      <w:r w:rsidR="00C85A5B">
        <w:rPr>
          <w:rFonts w:cs="Times New Roman" w:hint="cs"/>
          <w:rtl/>
        </w:rPr>
        <w:t>י</w:t>
      </w:r>
      <w:r w:rsidR="002448EE">
        <w:rPr>
          <w:rFonts w:cs="Times New Roman"/>
          <w:rtl/>
        </w:rPr>
        <w:t xml:space="preserve"> גם </w:t>
      </w:r>
      <w:r w:rsidR="00C85A5B">
        <w:rPr>
          <w:rFonts w:cs="Times New Roman" w:hint="cs"/>
          <w:rtl/>
        </w:rPr>
        <w:t>ה</w:t>
      </w:r>
      <w:r w:rsidR="00116F5C">
        <w:rPr>
          <w:rFonts w:cs="Times New Roman"/>
          <w:rtl/>
        </w:rPr>
        <w:t>אינסוף</w:t>
      </w:r>
      <w:r w:rsidR="005A6A23" w:rsidRPr="005A6A23">
        <w:rPr>
          <w:rFonts w:cs="Times New Roman" w:hint="cs"/>
          <w:rtl/>
        </w:rPr>
        <w:t xml:space="preserve"> </w:t>
      </w:r>
      <w:r w:rsidR="002448EE">
        <w:rPr>
          <w:rFonts w:cs="Times New Roman"/>
          <w:rtl/>
        </w:rPr>
        <w:t xml:space="preserve">קיים. </w:t>
      </w:r>
      <w:r w:rsidR="002448EE">
        <w:rPr>
          <w:rFonts w:cs="Times New Roman" w:hint="cs"/>
          <w:rtl/>
        </w:rPr>
        <w:t>ה</w:t>
      </w:r>
      <w:r w:rsidR="002448EE">
        <w:rPr>
          <w:rFonts w:cs="Times New Roman"/>
          <w:rtl/>
        </w:rPr>
        <w:t xml:space="preserve">קשר </w:t>
      </w:r>
      <w:r w:rsidR="002448EE">
        <w:rPr>
          <w:rFonts w:cs="Times New Roman" w:hint="cs"/>
          <w:rtl/>
        </w:rPr>
        <w:t>ה</w:t>
      </w:r>
      <w:r w:rsidR="002448EE">
        <w:rPr>
          <w:rFonts w:cs="Times New Roman"/>
          <w:rtl/>
        </w:rPr>
        <w:t>מופלא בין הדבר הריק ביותר למלא ביותר, בלתי נתפס ולמרות זאת ואפילו בשל כך יפ</w:t>
      </w:r>
      <w:r w:rsidR="00326E47">
        <w:rPr>
          <w:rFonts w:cs="Times New Roman" w:hint="cs"/>
          <w:rtl/>
        </w:rPr>
        <w:t>הפ</w:t>
      </w:r>
      <w:r w:rsidR="002448EE">
        <w:rPr>
          <w:rFonts w:cs="Times New Roman"/>
          <w:rtl/>
        </w:rPr>
        <w:t>ה</w:t>
      </w:r>
      <w:r w:rsidR="005A6A23">
        <w:rPr>
          <w:rFonts w:cs="Times New Roman" w:hint="cs"/>
          <w:rtl/>
        </w:rPr>
        <w:t>.</w:t>
      </w:r>
      <w:r w:rsidR="002448EE">
        <w:rPr>
          <w:rFonts w:cs="Times New Roman"/>
          <w:rtl/>
        </w:rPr>
        <w:t xml:space="preserve"> של קבוצת המספרים הטבעיים</w:t>
      </w:r>
      <w:bookmarkEnd w:id="222"/>
      <w:r w:rsidR="00431A0B">
        <w:rPr>
          <w:rFonts w:hint="cs"/>
          <w:rtl/>
        </w:rPr>
        <w:t>.</w:t>
      </w:r>
      <w:r w:rsidR="00F951AD">
        <w:rPr>
          <w:rFonts w:hint="cs"/>
          <w:rtl/>
        </w:rPr>
        <w:t xml:space="preserve"> </w:t>
      </w:r>
      <w:r>
        <w:rPr>
          <w:rFonts w:hint="cs"/>
          <w:rtl/>
        </w:rPr>
        <w:t>ומה רא</w:t>
      </w:r>
      <w:r w:rsidR="003A7AFF">
        <w:rPr>
          <w:rFonts w:hint="cs"/>
          <w:rtl/>
        </w:rPr>
        <w:t xml:space="preserve">וי </w:t>
      </w:r>
      <w:r>
        <w:rPr>
          <w:rFonts w:hint="cs"/>
          <w:rtl/>
        </w:rPr>
        <w:t xml:space="preserve">מזה </w:t>
      </w:r>
      <w:r w:rsidR="001D05DE">
        <w:rPr>
          <w:rFonts w:hint="cs"/>
          <w:rtl/>
        </w:rPr>
        <w:t>להטריח</w:t>
      </w:r>
      <w:r w:rsidR="00431A0B">
        <w:rPr>
          <w:rFonts w:hint="cs"/>
          <w:rtl/>
        </w:rPr>
        <w:t xml:space="preserve"> בו</w:t>
      </w:r>
      <w:r w:rsidR="001D05DE">
        <w:rPr>
          <w:rFonts w:hint="cs"/>
          <w:rtl/>
        </w:rPr>
        <w:t xml:space="preserve"> את כשרונו</w:t>
      </w:r>
      <w:r>
        <w:rPr>
          <w:rFonts w:hint="cs"/>
          <w:rtl/>
        </w:rPr>
        <w:t>?</w:t>
      </w:r>
      <w:r w:rsidR="00B40BDC">
        <w:rPr>
          <w:rFonts w:hint="cs"/>
          <w:rtl/>
        </w:rPr>
        <w:t xml:space="preserve"> </w:t>
      </w:r>
      <w:r w:rsidR="007B2672">
        <w:rPr>
          <w:rFonts w:hint="cs"/>
          <w:rtl/>
        </w:rPr>
        <w:t>תנועה הרמונית פשוטה במרחב הפאזות</w:t>
      </w:r>
      <w:r>
        <w:rPr>
          <w:rFonts w:hint="cs"/>
          <w:rtl/>
        </w:rPr>
        <w:t xml:space="preserve"> </w:t>
      </w:r>
      <w:r>
        <w:rPr>
          <w:rtl/>
        </w:rPr>
        <w:t>–</w:t>
      </w:r>
      <w:r>
        <w:rPr>
          <w:rFonts w:hint="cs"/>
          <w:rtl/>
        </w:rPr>
        <w:t xml:space="preserve"> שלו!</w:t>
      </w:r>
      <w:r w:rsidR="007B2672" w:rsidRPr="007B2672">
        <w:rPr>
          <w:rFonts w:hint="cs"/>
          <w:rtl/>
        </w:rPr>
        <w:t xml:space="preserve"> </w:t>
      </w:r>
      <w:r w:rsidR="007B2672">
        <w:rPr>
          <w:rFonts w:hint="cs"/>
          <w:rtl/>
        </w:rPr>
        <w:t>מערכת האקסיומות של תורת הקבוצות בגרסת צרמלו-פרנקל</w:t>
      </w:r>
      <w:r w:rsidR="00BB3F1F">
        <w:rPr>
          <w:rFonts w:hint="cs"/>
          <w:rtl/>
        </w:rPr>
        <w:t>.</w:t>
      </w:r>
      <w:r w:rsidR="00A63B96">
        <w:rPr>
          <w:rFonts w:hint="cs"/>
          <w:rtl/>
        </w:rPr>
        <w:t>]</w:t>
      </w:r>
      <w:r w:rsidR="00A324B2">
        <w:rPr>
          <w:rFonts w:hint="cs"/>
          <w:rtl/>
        </w:rPr>
        <w:t xml:space="preserve"> </w:t>
      </w:r>
      <w:r w:rsidR="005C49F4">
        <w:rPr>
          <w:rFonts w:hint="cs"/>
          <w:rtl/>
        </w:rPr>
        <w:t xml:space="preserve">מארק </w:t>
      </w:r>
      <w:r w:rsidR="00CB18C7">
        <w:rPr>
          <w:rFonts w:hint="cs"/>
          <w:rtl/>
        </w:rPr>
        <w:t>לא הרפה</w:t>
      </w:r>
      <w:r w:rsidR="001E17AF">
        <w:rPr>
          <w:rFonts w:hint="cs"/>
          <w:rtl/>
        </w:rPr>
        <w:t xml:space="preserve"> </w:t>
      </w:r>
      <w:r w:rsidR="00CB18C7">
        <w:rPr>
          <w:rFonts w:hint="cs"/>
          <w:rtl/>
        </w:rPr>
        <w:t>ו</w:t>
      </w:r>
      <w:r>
        <w:rPr>
          <w:rFonts w:hint="cs"/>
          <w:rtl/>
        </w:rPr>
        <w:t xml:space="preserve">קרא בקדחתנות </w:t>
      </w:r>
      <w:r w:rsidR="001E17AF">
        <w:rPr>
          <w:rFonts w:hint="cs"/>
          <w:rtl/>
        </w:rPr>
        <w:t>[</w:t>
      </w:r>
      <w:r>
        <w:rPr>
          <w:rFonts w:hint="cs"/>
          <w:rtl/>
        </w:rPr>
        <w:t>(הוא העדיף לחשוב שבשקיקה)</w:t>
      </w:r>
      <w:r w:rsidR="001E17AF">
        <w:rPr>
          <w:rFonts w:hint="cs"/>
          <w:rtl/>
        </w:rPr>
        <w:t>]</w:t>
      </w:r>
      <w:r>
        <w:rPr>
          <w:rFonts w:hint="cs"/>
          <w:rtl/>
        </w:rPr>
        <w:t xml:space="preserve"> </w:t>
      </w:r>
      <w:r w:rsidR="00C85A5B">
        <w:rPr>
          <w:rFonts w:hint="cs"/>
          <w:rtl/>
        </w:rPr>
        <w:t>ספר מבוא</w:t>
      </w:r>
      <w:r>
        <w:rPr>
          <w:rFonts w:hint="cs"/>
          <w:rtl/>
        </w:rPr>
        <w:t xml:space="preserve"> </w:t>
      </w:r>
      <w:r w:rsidR="00C85A5B">
        <w:rPr>
          <w:rFonts w:hint="cs"/>
          <w:rtl/>
        </w:rPr>
        <w:t>ל</w:t>
      </w:r>
      <w:r>
        <w:rPr>
          <w:rFonts w:hint="cs"/>
          <w:rtl/>
        </w:rPr>
        <w:t>תורת ה</w:t>
      </w:r>
      <w:r w:rsidR="00C85A5B">
        <w:rPr>
          <w:rFonts w:hint="cs"/>
          <w:rtl/>
        </w:rPr>
        <w:t>מידה</w:t>
      </w:r>
      <w:r w:rsidR="00DC19FF">
        <w:rPr>
          <w:rFonts w:hint="cs"/>
          <w:rtl/>
        </w:rPr>
        <w:t xml:space="preserve"> שמצא בארגז ספרים למסירה למרגלות הספר</w:t>
      </w:r>
      <w:r w:rsidR="003E08F5">
        <w:rPr>
          <w:rFonts w:hint="cs"/>
          <w:rtl/>
        </w:rPr>
        <w:t>י</w:t>
      </w:r>
      <w:r w:rsidR="00DC19FF">
        <w:rPr>
          <w:rFonts w:hint="cs"/>
          <w:rtl/>
        </w:rPr>
        <w:t>יה הציבורית</w:t>
      </w:r>
      <w:r w:rsidR="00C85A5B" w:rsidRPr="00C85A5B">
        <w:rPr>
          <w:rFonts w:cs="Times New Roman"/>
          <w:rtl/>
        </w:rPr>
        <w:t xml:space="preserve">, </w:t>
      </w:r>
      <w:r w:rsidR="003E08F5">
        <w:rPr>
          <w:rFonts w:cs="Times New Roman" w:hint="cs"/>
          <w:rtl/>
        </w:rPr>
        <w:t>ה</w:t>
      </w:r>
      <w:r w:rsidR="00C85A5B" w:rsidRPr="00C85A5B">
        <w:rPr>
          <w:rFonts w:cs="Times New Roman"/>
          <w:rtl/>
        </w:rPr>
        <w:t xml:space="preserve">מקום </w:t>
      </w:r>
      <w:r w:rsidR="003E08F5">
        <w:rPr>
          <w:rFonts w:cs="Times New Roman" w:hint="cs"/>
          <w:rtl/>
        </w:rPr>
        <w:t>ש</w:t>
      </w:r>
      <w:r w:rsidR="00C85A5B" w:rsidRPr="00C85A5B">
        <w:rPr>
          <w:rFonts w:cs="Times New Roman"/>
          <w:rtl/>
        </w:rPr>
        <w:t>בו התכנסה הנבחרת האולימפית לאימוניה</w:t>
      </w:r>
      <w:r w:rsidR="004627AB" w:rsidRPr="00CD067C">
        <w:rPr>
          <w:rtl/>
        </w:rPr>
        <w:t xml:space="preserve">. </w:t>
      </w:r>
    </w:p>
    <w:p w14:paraId="1CD5FF83" w14:textId="290FC3AC" w:rsidR="00D332F9" w:rsidRDefault="00D332F9" w:rsidP="00BB3F1F">
      <w:pPr>
        <w:rPr>
          <w:rtl/>
        </w:rPr>
      </w:pPr>
      <w:r>
        <w:rPr>
          <w:rFonts w:hint="cs"/>
          <w:rtl/>
        </w:rPr>
        <w:t>[</w:t>
      </w:r>
    </w:p>
    <w:p w14:paraId="5CD25CCC" w14:textId="1A0CCC3F" w:rsidR="00D332F9" w:rsidRDefault="00EE3076" w:rsidP="00BB3F1F">
      <w:pPr>
        <w:rPr>
          <w:rtl/>
        </w:rPr>
      </w:pPr>
      <w:hyperlink r:id="rId135" w:history="1">
        <w:r w:rsidR="00D332F9" w:rsidRPr="00D332F9">
          <w:rPr>
            <w:rStyle w:val="Hyperlink"/>
            <w:rFonts w:hint="cs"/>
            <w:rtl/>
          </w:rPr>
          <w:t>חבורת הסימטריה</w:t>
        </w:r>
      </w:hyperlink>
    </w:p>
    <w:p w14:paraId="0E7E0161" w14:textId="03F66FD4" w:rsidR="006E3A0F" w:rsidRDefault="006E3A0F" w:rsidP="00BB3F1F">
      <w:pPr>
        <w:rPr>
          <w:rtl/>
        </w:rPr>
      </w:pPr>
    </w:p>
    <w:p w14:paraId="202CCDE4" w14:textId="50230C32" w:rsidR="006E3A0F" w:rsidRDefault="00EE3076" w:rsidP="006E3A0F">
      <w:pPr>
        <w:bidi w:val="0"/>
        <w:rPr>
          <w:rtl/>
        </w:rPr>
      </w:pPr>
      <w:hyperlink r:id="rId136" w:history="1">
        <w:r w:rsidR="006E3A0F" w:rsidRPr="006E3A0F">
          <w:rPr>
            <w:rStyle w:val="Hyperlink"/>
          </w:rPr>
          <w:t>A Mathematician's Lament by Paul Lockhart</w:t>
        </w:r>
      </w:hyperlink>
    </w:p>
    <w:p w14:paraId="3FDCD487" w14:textId="14B46CE8" w:rsidR="006E3A0F" w:rsidRDefault="006E3A0F" w:rsidP="006749CD">
      <w:pPr>
        <w:bidi w:val="0"/>
      </w:pPr>
      <w:r>
        <w:t>The difference between math and the other arts, such as music and painting, is that our culture does not recognize it as such</w:t>
      </w:r>
      <w:r>
        <w:rPr>
          <w:rFonts w:cs="Times New Roman"/>
          <w:rtl/>
        </w:rPr>
        <w:t>.</w:t>
      </w:r>
    </w:p>
    <w:p w14:paraId="6B97ACF5" w14:textId="68771232" w:rsidR="006E3A0F" w:rsidRDefault="006E3A0F" w:rsidP="006A6972">
      <w:pPr>
        <w:bidi w:val="0"/>
      </w:pPr>
      <w:r>
        <w:lastRenderedPageBreak/>
        <w:t>there is nothing as dreamy and poetic, nothing as radical, subversive, and psychedelic, as mathematics</w:t>
      </w:r>
    </w:p>
    <w:p w14:paraId="3B01E4DA" w14:textId="17F3A084" w:rsidR="006E3A0F" w:rsidRDefault="006E3A0F" w:rsidP="006A6972">
      <w:pPr>
        <w:bidi w:val="0"/>
      </w:pPr>
      <w:r>
        <w:t>A mathematician, like a painter or poet, is a maker</w:t>
      </w:r>
      <w:r w:rsidR="006A6972">
        <w:t xml:space="preserve"> </w:t>
      </w:r>
      <w:r>
        <w:t>of patterns. If his patterns are more permanent than</w:t>
      </w:r>
      <w:r w:rsidR="006A6972">
        <w:t xml:space="preserve"> </w:t>
      </w:r>
      <w:r>
        <w:t>theirs, it is because they are made with ideas.</w:t>
      </w:r>
    </w:p>
    <w:p w14:paraId="0009AFF9" w14:textId="72F7F7E7" w:rsidR="006E3A0F" w:rsidRDefault="006E3A0F" w:rsidP="006749CD">
      <w:pPr>
        <w:bidi w:val="0"/>
      </w:pPr>
      <w:r>
        <w:t>If there is anything like a unifying aesthetic principle in mathematics, it is this: simple is</w:t>
      </w:r>
      <w:r w:rsidR="006A6972">
        <w:t xml:space="preserve"> </w:t>
      </w:r>
      <w:r>
        <w:t>beautiful. Mathematicians enjoy thinking about the simplest possible things, and the simplest</w:t>
      </w:r>
      <w:r w:rsidR="006A6972">
        <w:t xml:space="preserve"> </w:t>
      </w:r>
      <w:r>
        <w:t>possible things are imaginary.</w:t>
      </w:r>
    </w:p>
    <w:p w14:paraId="2DEE42F1" w14:textId="5AAB00B1" w:rsidR="006A6972" w:rsidRDefault="006749CD" w:rsidP="006749CD">
      <w:pPr>
        <w:bidi w:val="0"/>
      </w:pPr>
      <w:r>
        <w:t>That’s what math is— wondering, playing</w:t>
      </w:r>
      <w:r w:rsidRPr="006749CD">
        <w:rPr>
          <w:rtl/>
        </w:rPr>
        <w:t>,</w:t>
      </w:r>
      <w:r w:rsidRPr="006749CD">
        <w:t xml:space="preserve"> </w:t>
      </w:r>
      <w:r>
        <w:t>amusing yourself with your imagination.</w:t>
      </w:r>
    </w:p>
    <w:p w14:paraId="6C0ACAAF" w14:textId="6C5015D1" w:rsidR="006749CD" w:rsidRDefault="006749CD" w:rsidP="006749CD">
      <w:pPr>
        <w:bidi w:val="0"/>
        <w:rPr>
          <w:rtl/>
        </w:rPr>
      </w:pPr>
      <w:r>
        <w:t>the mathematician’s art: asking simple and elegant questions about our imaginary creations, and crafting satisfying and beautiful explanations. There is really nothing else quite like this realm of pure idea; it’s fascinating, it’s fun, and it’s free!</w:t>
      </w:r>
    </w:p>
    <w:p w14:paraId="6A9986A8" w14:textId="21573F8A" w:rsidR="006E3A0F" w:rsidRDefault="006E3A0F" w:rsidP="006749CD">
      <w:pPr>
        <w:bidi w:val="0"/>
        <w:rPr>
          <w:rtl/>
        </w:rPr>
      </w:pPr>
    </w:p>
    <w:p w14:paraId="2B2D497B" w14:textId="78045856" w:rsidR="006E3A0F" w:rsidRDefault="00D332F9" w:rsidP="00BB3F1F">
      <w:pPr>
        <w:rPr>
          <w:rtl/>
        </w:rPr>
      </w:pPr>
      <w:r>
        <w:rPr>
          <w:rFonts w:hint="cs"/>
          <w:rtl/>
        </w:rPr>
        <w:t>]</w:t>
      </w:r>
    </w:p>
    <w:p w14:paraId="7C24F3F9" w14:textId="1C029268" w:rsidR="004627AB" w:rsidRDefault="005F2B26" w:rsidP="007A285D">
      <w:pPr>
        <w:rPr>
          <w:rtl/>
        </w:rPr>
      </w:pPr>
      <w:r>
        <w:rPr>
          <w:rFonts w:hint="cs"/>
          <w:rtl/>
        </w:rPr>
        <w:t xml:space="preserve">בנוגע לתנאים </w:t>
      </w:r>
      <w:r w:rsidR="006E3A0F">
        <w:rPr>
          <w:rFonts w:hint="cs"/>
          <w:rtl/>
        </w:rPr>
        <w:t>ה</w:t>
      </w:r>
      <w:r>
        <w:rPr>
          <w:rFonts w:hint="cs"/>
          <w:rtl/>
        </w:rPr>
        <w:t>גשמיים יותר של קיומו</w:t>
      </w:r>
      <w:r w:rsidR="00C85A5B" w:rsidRPr="00C85A5B">
        <w:rPr>
          <w:rFonts w:cs="Times New Roman"/>
          <w:rtl/>
        </w:rPr>
        <w:t xml:space="preserve"> </w:t>
      </w:r>
      <w:r w:rsidR="00A63B96">
        <w:rPr>
          <w:rFonts w:cs="Times New Roman" w:hint="cs"/>
          <w:rtl/>
        </w:rPr>
        <w:t xml:space="preserve">ש מארק </w:t>
      </w:r>
      <w:r w:rsidR="00C85A5B" w:rsidRPr="00C85A5B">
        <w:rPr>
          <w:rFonts w:cs="Times New Roman"/>
          <w:rtl/>
        </w:rPr>
        <w:t>כסטודנט בישראל</w:t>
      </w:r>
      <w:r>
        <w:rPr>
          <w:rFonts w:hint="cs"/>
          <w:rtl/>
        </w:rPr>
        <w:t xml:space="preserve">, </w:t>
      </w:r>
      <w:r w:rsidR="00431A0B">
        <w:rPr>
          <w:rFonts w:hint="cs"/>
          <w:rtl/>
        </w:rPr>
        <w:t>כבר סוכם</w:t>
      </w:r>
      <w:r w:rsidR="004627AB" w:rsidRPr="00CD067C">
        <w:rPr>
          <w:rtl/>
        </w:rPr>
        <w:t xml:space="preserve"> </w:t>
      </w:r>
      <w:r w:rsidR="001D05DE">
        <w:rPr>
          <w:rFonts w:hint="cs"/>
          <w:rtl/>
        </w:rPr>
        <w:t>ש</w:t>
      </w:r>
      <w:r w:rsidR="001E17AF">
        <w:rPr>
          <w:rFonts w:hint="cs"/>
          <w:rtl/>
        </w:rPr>
        <w:t xml:space="preserve">במהלך השבוע </w:t>
      </w:r>
      <w:r w:rsidR="004627AB" w:rsidRPr="00CD067C">
        <w:rPr>
          <w:rtl/>
        </w:rPr>
        <w:t>י</w:t>
      </w:r>
      <w:r w:rsidR="00EE4B02">
        <w:rPr>
          <w:rFonts w:hint="cs"/>
          <w:rtl/>
        </w:rPr>
        <w:t>ת</w:t>
      </w:r>
      <w:r w:rsidR="004627AB" w:rsidRPr="00CD067C">
        <w:rPr>
          <w:rtl/>
        </w:rPr>
        <w:t>גור</w:t>
      </w:r>
      <w:r w:rsidR="00EE4B02">
        <w:rPr>
          <w:rFonts w:hint="cs"/>
          <w:rtl/>
        </w:rPr>
        <w:t>ר</w:t>
      </w:r>
      <w:r w:rsidR="004627AB" w:rsidRPr="00CD067C">
        <w:rPr>
          <w:rtl/>
        </w:rPr>
        <w:t xml:space="preserve"> </w:t>
      </w:r>
      <w:r w:rsidR="00CC7986">
        <w:rPr>
          <w:rFonts w:hint="cs"/>
          <w:rtl/>
        </w:rPr>
        <w:t xml:space="preserve">במעונות </w:t>
      </w:r>
      <w:r w:rsidR="00B2671D">
        <w:rPr>
          <w:rFonts w:hint="cs"/>
          <w:rtl/>
        </w:rPr>
        <w:t>הסטודנטים</w:t>
      </w:r>
      <w:r w:rsidR="003E08F5">
        <w:rPr>
          <w:rFonts w:hint="cs"/>
          <w:rtl/>
        </w:rPr>
        <w:t>,</w:t>
      </w:r>
      <w:r w:rsidR="00B2671D">
        <w:rPr>
          <w:rFonts w:hint="cs"/>
          <w:rtl/>
        </w:rPr>
        <w:t xml:space="preserve"> </w:t>
      </w:r>
      <w:r w:rsidR="00CC7986">
        <w:rPr>
          <w:rFonts w:hint="cs"/>
          <w:rtl/>
        </w:rPr>
        <w:t>ו</w:t>
      </w:r>
      <w:r w:rsidR="004627AB" w:rsidRPr="00CD067C">
        <w:rPr>
          <w:rtl/>
        </w:rPr>
        <w:t>אצל הדודה</w:t>
      </w:r>
      <w:r w:rsidR="00CC7986">
        <w:rPr>
          <w:rFonts w:hint="cs"/>
          <w:rtl/>
        </w:rPr>
        <w:t xml:space="preserve"> בסו</w:t>
      </w:r>
      <w:r w:rsidR="00C85A5B">
        <w:rPr>
          <w:rFonts w:hint="cs"/>
          <w:rtl/>
        </w:rPr>
        <w:t>פי</w:t>
      </w:r>
      <w:r w:rsidR="00CC7986">
        <w:rPr>
          <w:rFonts w:hint="cs"/>
          <w:rtl/>
        </w:rPr>
        <w:t xml:space="preserve"> השבוע</w:t>
      </w:r>
      <w:r w:rsidR="00CB18C7">
        <w:rPr>
          <w:rFonts w:hint="cs"/>
          <w:rtl/>
        </w:rPr>
        <w:t>.</w:t>
      </w:r>
      <w:r w:rsidR="002676C4">
        <w:rPr>
          <w:rFonts w:hint="cs"/>
          <w:rtl/>
        </w:rPr>
        <w:t xml:space="preserve"> חודשים</w:t>
      </w:r>
      <w:r w:rsidR="001E17AF">
        <w:rPr>
          <w:rFonts w:hint="cs"/>
          <w:rtl/>
        </w:rPr>
        <w:t xml:space="preserve"> </w:t>
      </w:r>
      <w:r w:rsidR="00C85A5B">
        <w:rPr>
          <w:rFonts w:hint="cs"/>
          <w:rtl/>
        </w:rPr>
        <w:t>ספ</w:t>
      </w:r>
      <w:r w:rsidR="00A63B96">
        <w:rPr>
          <w:rFonts w:hint="cs"/>
          <w:rtl/>
        </w:rPr>
        <w:t>ו</w:t>
      </w:r>
      <w:r w:rsidR="00C85A5B">
        <w:rPr>
          <w:rFonts w:hint="cs"/>
          <w:rtl/>
        </w:rPr>
        <w:t>ר</w:t>
      </w:r>
      <w:r w:rsidR="00A63B96">
        <w:rPr>
          <w:rFonts w:hint="cs"/>
          <w:rtl/>
        </w:rPr>
        <w:t>ים</w:t>
      </w:r>
      <w:r w:rsidR="00C85A5B">
        <w:rPr>
          <w:rFonts w:hint="cs"/>
          <w:rtl/>
        </w:rPr>
        <w:t xml:space="preserve"> </w:t>
      </w:r>
      <w:r w:rsidR="00EE553A">
        <w:rPr>
          <w:rFonts w:hint="cs"/>
          <w:rtl/>
        </w:rPr>
        <w:t>אחר כך</w:t>
      </w:r>
      <w:r w:rsidR="008F43A4">
        <w:rPr>
          <w:rFonts w:hint="cs"/>
          <w:rtl/>
        </w:rPr>
        <w:t>,</w:t>
      </w:r>
      <w:r w:rsidR="002676C4">
        <w:rPr>
          <w:rFonts w:hint="cs"/>
          <w:rtl/>
        </w:rPr>
        <w:t xml:space="preserve"> לקראת שנת השבתון של האם, </w:t>
      </w:r>
      <w:r w:rsidR="00D332F9">
        <w:rPr>
          <w:rFonts w:hint="cs"/>
          <w:rtl/>
        </w:rPr>
        <w:t xml:space="preserve">תעבור </w:t>
      </w:r>
      <w:r w:rsidR="002676C4">
        <w:rPr>
          <w:rFonts w:hint="cs"/>
          <w:rtl/>
        </w:rPr>
        <w:t>שאר המשפחה להתגורר בישראל ואולי, מי יודע, הפעם תצלח הקליטה בארץ</w:t>
      </w:r>
      <w:r w:rsidR="004627AB" w:rsidRPr="00CD067C">
        <w:rPr>
          <w:rtl/>
        </w:rPr>
        <w:t>.</w:t>
      </w:r>
    </w:p>
    <w:p w14:paraId="01132798" w14:textId="52503B5E" w:rsidR="000B5669" w:rsidRDefault="000B5669" w:rsidP="00C85A5B">
      <w:pPr>
        <w:rPr>
          <w:rtl/>
        </w:rPr>
      </w:pPr>
      <w:r>
        <w:rPr>
          <w:rFonts w:hint="cs"/>
          <w:rtl/>
        </w:rPr>
        <w:t>[</w:t>
      </w:r>
      <w:hyperlink r:id="rId137" w:history="1">
        <w:r w:rsidR="00C85A5B" w:rsidRPr="00C85A5B">
          <w:rPr>
            <w:rStyle w:val="Hyperlink"/>
            <w:rFonts w:hint="cs"/>
            <w:rtl/>
          </w:rPr>
          <w:t>תורת הקבוצות האקסיומטית</w:t>
        </w:r>
      </w:hyperlink>
      <w:r>
        <w:rPr>
          <w:rFonts w:hint="cs"/>
          <w:rtl/>
        </w:rPr>
        <w:t>]</w:t>
      </w:r>
    </w:p>
    <w:p w14:paraId="6B0253F8" w14:textId="77777777" w:rsidR="005A6A23" w:rsidRPr="00CD067C" w:rsidRDefault="005A6A23" w:rsidP="00C85A5B">
      <w:pPr>
        <w:rPr>
          <w:rtl/>
        </w:rPr>
      </w:pPr>
    </w:p>
    <w:p w14:paraId="641C0E2F" w14:textId="786C635F" w:rsidR="005A6A23" w:rsidRDefault="001E17AF" w:rsidP="00D8151D">
      <w:pPr>
        <w:rPr>
          <w:rtl/>
        </w:rPr>
      </w:pPr>
      <w:r>
        <w:rPr>
          <w:rFonts w:hint="cs"/>
          <w:rtl/>
        </w:rPr>
        <w:t>עם תום בחינות</w:t>
      </w:r>
      <w:r w:rsidR="00C85A5B" w:rsidRPr="00C85A5B">
        <w:rPr>
          <w:rFonts w:cs="Times New Roman"/>
          <w:rtl/>
        </w:rPr>
        <w:t xml:space="preserve"> כיתה י'</w:t>
      </w:r>
      <w:r w:rsidR="004627AB" w:rsidRPr="00CD067C">
        <w:rPr>
          <w:rtl/>
        </w:rPr>
        <w:t xml:space="preserve"> </w:t>
      </w:r>
      <w:r>
        <w:rPr>
          <w:rFonts w:hint="cs"/>
          <w:rtl/>
        </w:rPr>
        <w:t>נשלחה</w:t>
      </w:r>
      <w:r w:rsidRPr="00CD067C">
        <w:rPr>
          <w:rtl/>
        </w:rPr>
        <w:t xml:space="preserve"> </w:t>
      </w:r>
      <w:r w:rsidR="004627AB" w:rsidRPr="00CD067C">
        <w:rPr>
          <w:rtl/>
        </w:rPr>
        <w:t>סאקורה לטוקיו</w:t>
      </w:r>
      <w:r w:rsidR="005A6A23">
        <w:rPr>
          <w:rFonts w:hint="cs"/>
          <w:rtl/>
        </w:rPr>
        <w:t>,</w:t>
      </w:r>
      <w:r w:rsidR="004627AB" w:rsidRPr="00CD067C">
        <w:rPr>
          <w:rtl/>
        </w:rPr>
        <w:t xml:space="preserve"> לקורס</w:t>
      </w:r>
      <w:r w:rsidR="00005E74">
        <w:rPr>
          <w:rFonts w:hint="cs"/>
          <w:rtl/>
        </w:rPr>
        <w:t xml:space="preserve"> קיץ</w:t>
      </w:r>
      <w:r w:rsidR="00147131">
        <w:rPr>
          <w:rtl/>
        </w:rPr>
        <w:t xml:space="preserve"> </w:t>
      </w:r>
      <w:r w:rsidR="00AE34F1">
        <w:rPr>
          <w:rFonts w:hint="cs"/>
          <w:rtl/>
        </w:rPr>
        <w:t>ב</w:t>
      </w:r>
      <w:r w:rsidR="00AE34F1" w:rsidRPr="00AE34F1">
        <w:rPr>
          <w:rFonts w:cs="Times New Roman"/>
          <w:rtl/>
        </w:rPr>
        <w:t>אקדמיית ניקייג'ין</w:t>
      </w:r>
      <w:r w:rsidR="00AE34F1">
        <w:rPr>
          <w:rFonts w:cs="Times New Roman" w:hint="cs"/>
          <w:rtl/>
        </w:rPr>
        <w:t>,</w:t>
      </w:r>
      <w:r w:rsidR="00147131">
        <w:rPr>
          <w:rFonts w:hint="cs"/>
          <w:rtl/>
        </w:rPr>
        <w:t xml:space="preserve"> </w:t>
      </w:r>
      <w:r w:rsidR="00B2671D">
        <w:rPr>
          <w:rFonts w:hint="cs"/>
          <w:rtl/>
        </w:rPr>
        <w:t xml:space="preserve">שנועד </w:t>
      </w:r>
      <w:r>
        <w:rPr>
          <w:rFonts w:hint="cs"/>
          <w:rtl/>
        </w:rPr>
        <w:t>לקרב</w:t>
      </w:r>
      <w:r w:rsidR="00A25DE6">
        <w:rPr>
          <w:rFonts w:hint="cs"/>
          <w:rtl/>
        </w:rPr>
        <w:t xml:space="preserve"> </w:t>
      </w:r>
      <w:r w:rsidR="00147131" w:rsidRPr="00CD067C">
        <w:rPr>
          <w:rtl/>
        </w:rPr>
        <w:t xml:space="preserve">צעירים יפנים </w:t>
      </w:r>
      <w:r w:rsidR="0098090C">
        <w:rPr>
          <w:rFonts w:hint="cs"/>
          <w:rtl/>
        </w:rPr>
        <w:t>גולים</w:t>
      </w:r>
      <w:r w:rsidR="00A672F3">
        <w:rPr>
          <w:rFonts w:hint="cs"/>
          <w:rtl/>
        </w:rPr>
        <w:t xml:space="preserve"> </w:t>
      </w:r>
      <w:r w:rsidR="00147131">
        <w:rPr>
          <w:rFonts w:hint="cs"/>
          <w:rtl/>
        </w:rPr>
        <w:t>ל</w:t>
      </w:r>
      <w:r w:rsidR="00147131">
        <w:rPr>
          <w:rtl/>
        </w:rPr>
        <w:t xml:space="preserve">שפה, </w:t>
      </w:r>
      <w:r w:rsidR="00A672F3">
        <w:rPr>
          <w:rFonts w:hint="cs"/>
          <w:rtl/>
        </w:rPr>
        <w:t>ל</w:t>
      </w:r>
      <w:r w:rsidR="00147131">
        <w:rPr>
          <w:rtl/>
        </w:rPr>
        <w:t>היסטוריה ו</w:t>
      </w:r>
      <w:r w:rsidR="00A672F3">
        <w:rPr>
          <w:rFonts w:hint="cs"/>
          <w:rtl/>
        </w:rPr>
        <w:t>ל</w:t>
      </w:r>
      <w:r w:rsidR="004627AB" w:rsidRPr="00CD067C">
        <w:rPr>
          <w:rtl/>
        </w:rPr>
        <w:t xml:space="preserve">תרבות </w:t>
      </w:r>
      <w:r w:rsidR="00147131">
        <w:rPr>
          <w:rFonts w:hint="cs"/>
          <w:rtl/>
        </w:rPr>
        <w:t>ה</w:t>
      </w:r>
      <w:r w:rsidR="004627AB" w:rsidRPr="00CD067C">
        <w:rPr>
          <w:rtl/>
        </w:rPr>
        <w:t>יפ</w:t>
      </w:r>
      <w:r w:rsidR="00147131">
        <w:rPr>
          <w:rFonts w:hint="cs"/>
          <w:rtl/>
        </w:rPr>
        <w:t>נית</w:t>
      </w:r>
      <w:r w:rsidR="001E31F2">
        <w:rPr>
          <w:rFonts w:hint="cs"/>
          <w:rtl/>
        </w:rPr>
        <w:t>.</w:t>
      </w:r>
      <w:r w:rsidR="00D332F9">
        <w:rPr>
          <w:rFonts w:hint="cs"/>
          <w:rtl/>
        </w:rPr>
        <w:t xml:space="preserve"> אלכס </w:t>
      </w:r>
      <w:r w:rsidR="005A6A23" w:rsidRPr="005A6A23">
        <w:rPr>
          <w:rFonts w:cs="Times New Roman"/>
          <w:rtl/>
        </w:rPr>
        <w:t xml:space="preserve">לא הספיק לחוש בחסרונה – הוא </w:t>
      </w:r>
      <w:r w:rsidR="00C85A5B" w:rsidRPr="00C85A5B">
        <w:rPr>
          <w:rFonts w:cs="Times New Roman"/>
          <w:rtl/>
        </w:rPr>
        <w:t>ה</w:t>
      </w:r>
      <w:r w:rsidR="00CB18C7">
        <w:rPr>
          <w:rFonts w:cs="Times New Roman" w:hint="cs"/>
          <w:rtl/>
        </w:rPr>
        <w:t>ת</w:t>
      </w:r>
      <w:r w:rsidR="00C85A5B" w:rsidRPr="00C85A5B">
        <w:rPr>
          <w:rFonts w:cs="Times New Roman"/>
          <w:rtl/>
        </w:rPr>
        <w:t>כ</w:t>
      </w:r>
      <w:r w:rsidR="00CB18C7">
        <w:rPr>
          <w:rFonts w:cs="Times New Roman" w:hint="cs"/>
          <w:rtl/>
        </w:rPr>
        <w:t>ונ</w:t>
      </w:r>
      <w:r w:rsidR="00C85A5B" w:rsidRPr="00C85A5B">
        <w:rPr>
          <w:rFonts w:cs="Times New Roman"/>
          <w:rtl/>
        </w:rPr>
        <w:t xml:space="preserve">ן </w:t>
      </w:r>
      <w:r w:rsidR="005C49F4" w:rsidRPr="005C49F4">
        <w:rPr>
          <w:rFonts w:cs="Times New Roman"/>
          <w:rtl/>
        </w:rPr>
        <w:t>במסגרת מחנה אימונים</w:t>
      </w:r>
      <w:r w:rsidR="001E31F2">
        <w:rPr>
          <w:rFonts w:cs="Times New Roman" w:hint="cs"/>
          <w:rtl/>
        </w:rPr>
        <w:t xml:space="preserve"> </w:t>
      </w:r>
      <w:r w:rsidR="00C85A5B" w:rsidRPr="00C85A5B">
        <w:rPr>
          <w:rFonts w:cs="Times New Roman"/>
          <w:rtl/>
        </w:rPr>
        <w:t>לבחינה לנבחרת נוער של מועדון רוגבי</w:t>
      </w:r>
      <w:r w:rsidR="005C49F4" w:rsidRPr="005C49F4">
        <w:rPr>
          <w:rFonts w:cs="Times New Roman"/>
          <w:rtl/>
        </w:rPr>
        <w:t xml:space="preserve"> מוביל</w:t>
      </w:r>
      <w:r w:rsidR="004627AB" w:rsidRPr="00CD067C">
        <w:rPr>
          <w:rtl/>
        </w:rPr>
        <w:t xml:space="preserve">. </w:t>
      </w:r>
    </w:p>
    <w:p w14:paraId="229C0FB2" w14:textId="13E57F76" w:rsidR="00AC25EA" w:rsidRDefault="001E31F2" w:rsidP="00D8151D">
      <w:pPr>
        <w:rPr>
          <w:rFonts w:cs="Times New Roman"/>
          <w:rtl/>
        </w:rPr>
      </w:pPr>
      <w:r>
        <w:rPr>
          <w:rFonts w:cs="Times New Roman" w:hint="cs"/>
          <w:rtl/>
        </w:rPr>
        <w:t>[</w:t>
      </w:r>
      <w:r w:rsidR="00F852B2" w:rsidRPr="00F852B2">
        <w:rPr>
          <w:rFonts w:cs="Times New Roman"/>
          <w:rtl/>
        </w:rPr>
        <w:t xml:space="preserve">במשך השנה והאימונים המפרכים </w:t>
      </w:r>
      <w:r w:rsidR="002536EA" w:rsidRPr="002536EA">
        <w:rPr>
          <w:rFonts w:cs="Times New Roman"/>
          <w:rtl/>
        </w:rPr>
        <w:t xml:space="preserve">הוא העדיף </w:t>
      </w:r>
      <w:r w:rsidR="00F852B2">
        <w:rPr>
          <w:rFonts w:cs="Times New Roman" w:hint="cs"/>
          <w:rtl/>
        </w:rPr>
        <w:t>ש</w:t>
      </w:r>
      <w:r w:rsidR="002536EA" w:rsidRPr="002536EA">
        <w:rPr>
          <w:rFonts w:cs="Times New Roman"/>
          <w:rtl/>
        </w:rPr>
        <w:t xml:space="preserve">לא לחשוב על מידת הקושי הצפויה לו במחנה, אבל </w:t>
      </w:r>
      <w:r w:rsidR="00CB18C7">
        <w:rPr>
          <w:rFonts w:cs="Times New Roman" w:hint="cs"/>
          <w:rtl/>
        </w:rPr>
        <w:t>היה מודע לכך</w:t>
      </w:r>
      <w:r w:rsidR="00A03724">
        <w:rPr>
          <w:rFonts w:cs="Times New Roman" w:hint="cs"/>
          <w:rtl/>
        </w:rPr>
        <w:t xml:space="preserve"> </w:t>
      </w:r>
      <w:r w:rsidR="001B6D3E">
        <w:rPr>
          <w:rFonts w:cs="Times New Roman" w:hint="cs"/>
          <w:rtl/>
        </w:rPr>
        <w:t>שיכניס את גופו באופן מודע למצבים מסוכנים וכואבים, ו</w:t>
      </w:r>
      <w:r w:rsidR="00A03724">
        <w:rPr>
          <w:rFonts w:cs="Times New Roman" w:hint="cs"/>
          <w:rtl/>
        </w:rPr>
        <w:t>שגופו עתיד לה</w:t>
      </w:r>
      <w:r w:rsidR="001B6D3E">
        <w:rPr>
          <w:rFonts w:cs="Times New Roman" w:hint="cs"/>
          <w:rtl/>
        </w:rPr>
        <w:t>י</w:t>
      </w:r>
      <w:r w:rsidR="000C44D5">
        <w:rPr>
          <w:rFonts w:cs="Times New Roman" w:hint="cs"/>
          <w:rtl/>
        </w:rPr>
        <w:t>חבל</w:t>
      </w:r>
      <w:r w:rsidR="001B6D3E">
        <w:rPr>
          <w:rFonts w:cs="Times New Roman" w:hint="cs"/>
          <w:rtl/>
        </w:rPr>
        <w:t xml:space="preserve"> הרבה מעבר ליכולת הספיגה שלו.</w:t>
      </w:r>
      <w:r>
        <w:rPr>
          <w:rFonts w:cs="Times New Roman" w:hint="cs"/>
          <w:rtl/>
        </w:rPr>
        <w:t>]</w:t>
      </w:r>
      <w:r w:rsidR="00D8151D">
        <w:rPr>
          <w:rFonts w:cs="Times New Roman" w:hint="cs"/>
          <w:rtl/>
        </w:rPr>
        <w:t xml:space="preserve"> </w:t>
      </w:r>
      <w:r w:rsidR="0059731A">
        <w:rPr>
          <w:rFonts w:cs="Times New Roman" w:hint="cs"/>
          <w:rtl/>
        </w:rPr>
        <w:t>במחנה האימונים הראשון ש</w:t>
      </w:r>
      <w:r w:rsidR="005A77FC">
        <w:rPr>
          <w:rFonts w:cs="Times New Roman" w:hint="cs"/>
          <w:rtl/>
        </w:rPr>
        <w:t xml:space="preserve">הורשה להשתתף </w:t>
      </w:r>
      <w:r w:rsidR="002A63A4">
        <w:rPr>
          <w:rFonts w:cs="Times New Roman" w:hint="cs"/>
          <w:rtl/>
        </w:rPr>
        <w:t>בו</w:t>
      </w:r>
      <w:r w:rsidR="005A77FC">
        <w:rPr>
          <w:rFonts w:cs="Times New Roman" w:hint="cs"/>
          <w:rtl/>
        </w:rPr>
        <w:t>,</w:t>
      </w:r>
      <w:r w:rsidR="001670AB" w:rsidRPr="001670AB">
        <w:rPr>
          <w:rFonts w:cs="Times New Roman"/>
          <w:rtl/>
        </w:rPr>
        <w:t xml:space="preserve"> הוא שבר את ידו </w:t>
      </w:r>
      <w:r w:rsidR="00AE34F1">
        <w:rPr>
          <w:rFonts w:cs="Times New Roman" w:hint="cs"/>
          <w:rtl/>
        </w:rPr>
        <w:t xml:space="preserve">בדיוק </w:t>
      </w:r>
      <w:r w:rsidR="00431A0B">
        <w:rPr>
          <w:rFonts w:cs="Times New Roman" w:hint="cs"/>
          <w:rtl/>
        </w:rPr>
        <w:t>במקום שבו</w:t>
      </w:r>
      <w:r w:rsidR="00AE34F1">
        <w:rPr>
          <w:rFonts w:cs="Times New Roman" w:hint="cs"/>
          <w:rtl/>
        </w:rPr>
        <w:t xml:space="preserve"> נשברה חודשים קודם</w:t>
      </w:r>
      <w:r w:rsidR="00431A0B">
        <w:rPr>
          <w:rFonts w:cs="Times New Roman" w:hint="cs"/>
          <w:rtl/>
        </w:rPr>
        <w:t xml:space="preserve"> לכן </w:t>
      </w:r>
      <w:r w:rsidR="000655BB">
        <w:rPr>
          <w:rFonts w:cs="Times New Roman" w:hint="cs"/>
          <w:rtl/>
        </w:rPr>
        <w:t>על ידי</w:t>
      </w:r>
      <w:r w:rsidR="00431A0B">
        <w:rPr>
          <w:rFonts w:cs="Times New Roman" w:hint="cs"/>
          <w:rtl/>
        </w:rPr>
        <w:t xml:space="preserve"> ארקדי</w:t>
      </w:r>
      <w:r w:rsidR="002A63A4">
        <w:rPr>
          <w:rFonts w:cs="Times New Roman" w:hint="cs"/>
          <w:rtl/>
        </w:rPr>
        <w:t>.</w:t>
      </w:r>
      <w:r w:rsidR="00AE34F1">
        <w:rPr>
          <w:rFonts w:cs="Times New Roman" w:hint="cs"/>
          <w:rtl/>
        </w:rPr>
        <w:t xml:space="preserve"> </w:t>
      </w:r>
      <w:r w:rsidR="001670AB" w:rsidRPr="001670AB">
        <w:rPr>
          <w:rFonts w:cs="Times New Roman"/>
          <w:rtl/>
        </w:rPr>
        <w:t xml:space="preserve">את </w:t>
      </w:r>
      <w:r w:rsidR="0059731A">
        <w:rPr>
          <w:rFonts w:cs="Times New Roman" w:hint="cs"/>
          <w:rtl/>
        </w:rPr>
        <w:t>חלק</w:t>
      </w:r>
      <w:r w:rsidR="00A672F3">
        <w:rPr>
          <w:rFonts w:cs="Times New Roman" w:hint="cs"/>
          <w:rtl/>
        </w:rPr>
        <w:t>ו</w:t>
      </w:r>
      <w:r w:rsidR="0059731A">
        <w:rPr>
          <w:rFonts w:cs="Times New Roman" w:hint="cs"/>
          <w:rtl/>
        </w:rPr>
        <w:t xml:space="preserve"> האחרון של המשחק</w:t>
      </w:r>
      <w:r w:rsidR="000B5669">
        <w:rPr>
          <w:rFonts w:cs="Times New Roman" w:hint="cs"/>
          <w:rtl/>
        </w:rPr>
        <w:t xml:space="preserve"> הקובע</w:t>
      </w:r>
      <w:r w:rsidR="001670AB">
        <w:rPr>
          <w:rFonts w:cs="Times New Roman" w:hint="cs"/>
          <w:rtl/>
        </w:rPr>
        <w:t xml:space="preserve"> </w:t>
      </w:r>
      <w:r w:rsidR="002A63A4">
        <w:rPr>
          <w:rFonts w:cs="Times New Roman" w:hint="cs"/>
          <w:rtl/>
        </w:rPr>
        <w:t xml:space="preserve">שיחק </w:t>
      </w:r>
      <w:r w:rsidR="001670AB">
        <w:rPr>
          <w:rFonts w:cs="Times New Roman" w:hint="cs"/>
          <w:rtl/>
        </w:rPr>
        <w:t>כש</w:t>
      </w:r>
      <w:r w:rsidR="001670AB" w:rsidRPr="001670AB">
        <w:rPr>
          <w:rFonts w:cs="Times New Roman"/>
          <w:rtl/>
        </w:rPr>
        <w:t>יד</w:t>
      </w:r>
      <w:r w:rsidR="00431A0B">
        <w:rPr>
          <w:rFonts w:cs="Times New Roman" w:hint="cs"/>
          <w:rtl/>
        </w:rPr>
        <w:t>ו</w:t>
      </w:r>
      <w:r w:rsidR="001670AB" w:rsidRPr="001670AB">
        <w:rPr>
          <w:rFonts w:cs="Times New Roman"/>
          <w:rtl/>
        </w:rPr>
        <w:t xml:space="preserve"> </w:t>
      </w:r>
      <w:r w:rsidR="000B5669">
        <w:rPr>
          <w:rFonts w:cs="Times New Roman" w:hint="cs"/>
          <w:rtl/>
        </w:rPr>
        <w:t xml:space="preserve">השבורה </w:t>
      </w:r>
      <w:r w:rsidR="001670AB" w:rsidRPr="001670AB">
        <w:rPr>
          <w:rFonts w:cs="Times New Roman"/>
          <w:rtl/>
        </w:rPr>
        <w:t>מ</w:t>
      </w:r>
      <w:r w:rsidR="00F63E69">
        <w:rPr>
          <w:rFonts w:cs="Times New Roman" w:hint="cs"/>
          <w:rtl/>
        </w:rPr>
        <w:t>הודק</w:t>
      </w:r>
      <w:r w:rsidR="001670AB">
        <w:rPr>
          <w:rFonts w:cs="Times New Roman"/>
          <w:rtl/>
        </w:rPr>
        <w:t xml:space="preserve">ת בתוך </w:t>
      </w:r>
      <w:r w:rsidR="0059731A">
        <w:rPr>
          <w:rFonts w:cs="Times New Roman" w:hint="cs"/>
          <w:rtl/>
        </w:rPr>
        <w:t>חולצ</w:t>
      </w:r>
      <w:r w:rsidR="00AC25EA">
        <w:rPr>
          <w:rFonts w:cs="Times New Roman" w:hint="cs"/>
          <w:rtl/>
        </w:rPr>
        <w:t>תו</w:t>
      </w:r>
      <w:r w:rsidR="001670AB">
        <w:rPr>
          <w:rFonts w:cs="Times New Roman"/>
          <w:rtl/>
        </w:rPr>
        <w:t xml:space="preserve">. </w:t>
      </w:r>
    </w:p>
    <w:p w14:paraId="4FF56B68" w14:textId="206F1C77" w:rsidR="005A77FC" w:rsidRDefault="00431A0B" w:rsidP="00D8151D">
      <w:pPr>
        <w:rPr>
          <w:rFonts w:cs="Times New Roman"/>
          <w:rtl/>
        </w:rPr>
      </w:pPr>
      <w:r>
        <w:rPr>
          <w:rFonts w:cs="Times New Roman" w:hint="cs"/>
          <w:rtl/>
        </w:rPr>
        <w:t>במחנה הנוכחי</w:t>
      </w:r>
      <w:r w:rsidR="001670AB">
        <w:rPr>
          <w:rFonts w:cs="Times New Roman"/>
          <w:rtl/>
        </w:rPr>
        <w:t xml:space="preserve"> </w:t>
      </w:r>
      <w:r w:rsidR="00D8151D">
        <w:rPr>
          <w:rFonts w:cs="Times New Roman" w:hint="cs"/>
          <w:rtl/>
        </w:rPr>
        <w:t xml:space="preserve">הוא </w:t>
      </w:r>
      <w:r w:rsidR="001670AB">
        <w:rPr>
          <w:rFonts w:cs="Times New Roman"/>
          <w:rtl/>
        </w:rPr>
        <w:t xml:space="preserve">לא שבר </w:t>
      </w:r>
      <w:r w:rsidR="004F106B">
        <w:rPr>
          <w:rFonts w:cs="Times New Roman" w:hint="cs"/>
          <w:rtl/>
        </w:rPr>
        <w:t>את עצמות הגפיים</w:t>
      </w:r>
      <w:r w:rsidR="001670AB">
        <w:rPr>
          <w:rFonts w:cs="Times New Roman" w:hint="cs"/>
          <w:rtl/>
        </w:rPr>
        <w:t>, בין השאר</w:t>
      </w:r>
      <w:r w:rsidR="001670AB" w:rsidRPr="001670AB">
        <w:rPr>
          <w:rFonts w:cs="Times New Roman"/>
          <w:rtl/>
        </w:rPr>
        <w:t xml:space="preserve"> בזכות מיומנות גבוהה </w:t>
      </w:r>
      <w:r w:rsidR="001670AB">
        <w:rPr>
          <w:rFonts w:cs="Times New Roman" w:hint="cs"/>
          <w:rtl/>
        </w:rPr>
        <w:t>ש</w:t>
      </w:r>
      <w:r w:rsidR="00A672F3">
        <w:rPr>
          <w:rFonts w:cs="Times New Roman" w:hint="cs"/>
          <w:rtl/>
        </w:rPr>
        <w:t>רכש</w:t>
      </w:r>
      <w:r w:rsidR="00F852B2">
        <w:rPr>
          <w:rFonts w:cs="Times New Roman" w:hint="cs"/>
          <w:rtl/>
        </w:rPr>
        <w:t xml:space="preserve"> </w:t>
      </w:r>
      <w:r w:rsidR="001670AB">
        <w:rPr>
          <w:rFonts w:cs="Times New Roman" w:hint="cs"/>
          <w:rtl/>
        </w:rPr>
        <w:t>בשנ</w:t>
      </w:r>
      <w:r w:rsidR="00A672F3">
        <w:rPr>
          <w:rFonts w:cs="Times New Roman" w:hint="cs"/>
          <w:rtl/>
        </w:rPr>
        <w:t>ת</w:t>
      </w:r>
      <w:r w:rsidR="001670AB">
        <w:rPr>
          <w:rFonts w:cs="Times New Roman" w:hint="cs"/>
          <w:rtl/>
        </w:rPr>
        <w:t xml:space="preserve"> </w:t>
      </w:r>
      <w:r w:rsidR="00A672F3">
        <w:rPr>
          <w:rFonts w:cs="Times New Roman" w:hint="cs"/>
          <w:rtl/>
        </w:rPr>
        <w:t>ה</w:t>
      </w:r>
      <w:r w:rsidR="001670AB">
        <w:rPr>
          <w:rFonts w:cs="Times New Roman" w:hint="cs"/>
          <w:rtl/>
        </w:rPr>
        <w:t>אימונים</w:t>
      </w:r>
      <w:r w:rsidR="00F852B2" w:rsidRPr="00F852B2">
        <w:rPr>
          <w:rFonts w:cs="Times New Roman"/>
          <w:rtl/>
        </w:rPr>
        <w:t>, ועלייה בכוחו הפי</w:t>
      </w:r>
      <w:r w:rsidR="000F796D">
        <w:rPr>
          <w:rFonts w:cs="Times New Roman" w:hint="cs"/>
          <w:rtl/>
        </w:rPr>
        <w:t>ז</w:t>
      </w:r>
      <w:r w:rsidR="00F852B2" w:rsidRPr="00F852B2">
        <w:rPr>
          <w:rFonts w:cs="Times New Roman"/>
          <w:rtl/>
        </w:rPr>
        <w:t>י</w:t>
      </w:r>
      <w:r w:rsidR="001670AB" w:rsidRPr="001670AB">
        <w:rPr>
          <w:rFonts w:cs="Times New Roman"/>
          <w:rtl/>
        </w:rPr>
        <w:t xml:space="preserve">, ובכל זאת </w:t>
      </w:r>
      <w:r w:rsidR="003A3BD5">
        <w:rPr>
          <w:rFonts w:cs="Times New Roman" w:hint="cs"/>
          <w:rtl/>
        </w:rPr>
        <w:t>כ</w:t>
      </w:r>
      <w:r w:rsidR="00D8151D">
        <w:rPr>
          <w:rFonts w:cs="Times New Roman" w:hint="cs"/>
          <w:rtl/>
        </w:rPr>
        <w:t>ה</w:t>
      </w:r>
      <w:r w:rsidR="003A3BD5">
        <w:rPr>
          <w:rFonts w:cs="Times New Roman" w:hint="cs"/>
          <w:rtl/>
        </w:rPr>
        <w:t>מאמן נעתר לתחנוניו וא</w:t>
      </w:r>
      <w:r w:rsidR="003E08F5">
        <w:rPr>
          <w:rFonts w:cs="Times New Roman" w:hint="cs"/>
          <w:rtl/>
        </w:rPr>
        <w:t>ִ</w:t>
      </w:r>
      <w:r w:rsidR="003A3BD5">
        <w:rPr>
          <w:rFonts w:cs="Times New Roman" w:hint="cs"/>
          <w:rtl/>
        </w:rPr>
        <w:t>פשר לו בניגוד לשיקול דעת</w:t>
      </w:r>
      <w:r w:rsidR="002A63A4">
        <w:rPr>
          <w:rFonts w:cs="Times New Roman" w:hint="cs"/>
          <w:rtl/>
        </w:rPr>
        <w:t>ו</w:t>
      </w:r>
      <w:r w:rsidR="00E215B2">
        <w:rPr>
          <w:rFonts w:cs="Times New Roman" w:hint="cs"/>
          <w:rtl/>
        </w:rPr>
        <w:t xml:space="preserve"> </w:t>
      </w:r>
      <w:r w:rsidR="002A63A4">
        <w:rPr>
          <w:rFonts w:cs="Times New Roman" w:hint="cs"/>
          <w:rtl/>
        </w:rPr>
        <w:t>ה</w:t>
      </w:r>
      <w:r w:rsidR="00937083">
        <w:rPr>
          <w:rFonts w:cs="Times New Roman" w:hint="cs"/>
          <w:rtl/>
        </w:rPr>
        <w:t>מקצועי ל</w:t>
      </w:r>
      <w:r w:rsidR="003A3BD5">
        <w:rPr>
          <w:rFonts w:cs="Times New Roman" w:hint="cs"/>
          <w:rtl/>
        </w:rPr>
        <w:t>שחק כרכז אחורי,</w:t>
      </w:r>
      <w:r w:rsidR="003D2660">
        <w:rPr>
          <w:rFonts w:cs="Times New Roman" w:hint="cs"/>
          <w:rtl/>
        </w:rPr>
        <w:t xml:space="preserve"> </w:t>
      </w:r>
      <w:r w:rsidR="002A63A4">
        <w:rPr>
          <w:rFonts w:cs="Times New Roman" w:hint="cs"/>
          <w:rtl/>
        </w:rPr>
        <w:t>אלכס</w:t>
      </w:r>
      <w:r w:rsidR="003D2660">
        <w:rPr>
          <w:rFonts w:cs="Times New Roman" w:hint="cs"/>
          <w:rtl/>
        </w:rPr>
        <w:t xml:space="preserve"> </w:t>
      </w:r>
      <w:r w:rsidR="00AC25EA" w:rsidRPr="00AC25EA">
        <w:rPr>
          <w:rFonts w:cs="Times New Roman"/>
          <w:rtl/>
        </w:rPr>
        <w:t>סדק את עצם הבריח</w:t>
      </w:r>
      <w:r w:rsidR="00D401E3" w:rsidRPr="003E4E5C">
        <w:rPr>
          <w:rFonts w:cs="Times New Roman" w:hint="cs"/>
          <w:rtl/>
        </w:rPr>
        <w:t>.</w:t>
      </w:r>
      <w:r w:rsidR="00E215B2" w:rsidRPr="003E4E5C">
        <w:rPr>
          <w:rFonts w:cs="Times New Roman" w:hint="cs"/>
          <w:rtl/>
        </w:rPr>
        <w:t xml:space="preserve"> </w:t>
      </w:r>
      <w:r w:rsidR="00AC25EA">
        <w:rPr>
          <w:rFonts w:cs="Times New Roman" w:hint="cs"/>
          <w:rtl/>
        </w:rPr>
        <w:t>ו</w:t>
      </w:r>
      <w:r w:rsidR="00613AF4" w:rsidRPr="003E4E5C">
        <w:rPr>
          <w:rFonts w:cs="Times New Roman" w:hint="cs"/>
          <w:rtl/>
        </w:rPr>
        <w:t>ז</w:t>
      </w:r>
      <w:r w:rsidR="00F052DC" w:rsidRPr="003E4E5C">
        <w:rPr>
          <w:rFonts w:cs="Times New Roman" w:hint="cs"/>
          <w:rtl/>
        </w:rPr>
        <w:t>את</w:t>
      </w:r>
      <w:r w:rsidR="00613AF4" w:rsidRPr="003E4E5C">
        <w:rPr>
          <w:rFonts w:cs="Times New Roman" w:hint="cs"/>
          <w:rtl/>
        </w:rPr>
        <w:t xml:space="preserve"> ב</w:t>
      </w:r>
      <w:r w:rsidR="00AC25EA">
        <w:rPr>
          <w:rFonts w:cs="Times New Roman" w:hint="cs"/>
          <w:rtl/>
        </w:rPr>
        <w:t>נ</w:t>
      </w:r>
      <w:r w:rsidR="000C44D5" w:rsidRPr="003E4E5C">
        <w:rPr>
          <w:rFonts w:cs="Times New Roman" w:hint="cs"/>
          <w:rtl/>
        </w:rPr>
        <w:t>וס</w:t>
      </w:r>
      <w:r w:rsidR="00AC25EA">
        <w:rPr>
          <w:rFonts w:cs="Times New Roman" w:hint="cs"/>
          <w:rtl/>
        </w:rPr>
        <w:t>ף</w:t>
      </w:r>
      <w:r w:rsidR="005F68FD" w:rsidRPr="003E4E5C">
        <w:rPr>
          <w:rFonts w:cs="Times New Roman" w:hint="cs"/>
          <w:rtl/>
        </w:rPr>
        <w:t xml:space="preserve"> </w:t>
      </w:r>
      <w:r w:rsidR="00613AF4" w:rsidRPr="003E4E5C">
        <w:rPr>
          <w:rFonts w:cs="Times New Roman" w:hint="cs"/>
          <w:rtl/>
        </w:rPr>
        <w:t>ל</w:t>
      </w:r>
      <w:r w:rsidR="00F052DC" w:rsidRPr="003E4E5C">
        <w:rPr>
          <w:rFonts w:cs="Times New Roman" w:hint="eastAsia"/>
          <w:rtl/>
        </w:rPr>
        <w:t>קרעים</w:t>
      </w:r>
      <w:r w:rsidR="00CB18C7" w:rsidRPr="00CB18C7">
        <w:rPr>
          <w:rFonts w:cs="Times New Roman"/>
          <w:rtl/>
        </w:rPr>
        <w:t xml:space="preserve"> בלתי</w:t>
      </w:r>
      <w:r w:rsidR="003E08F5">
        <w:rPr>
          <w:rFonts w:cs="Times New Roman" w:hint="cs"/>
          <w:rtl/>
        </w:rPr>
        <w:t xml:space="preserve"> </w:t>
      </w:r>
      <w:r w:rsidR="00CB18C7" w:rsidRPr="00CB18C7">
        <w:rPr>
          <w:rFonts w:cs="Times New Roman"/>
          <w:rtl/>
        </w:rPr>
        <w:t>נמנעים</w:t>
      </w:r>
      <w:r w:rsidR="00F052DC" w:rsidRPr="003E4E5C">
        <w:rPr>
          <w:rFonts w:cs="Times New Roman"/>
          <w:rtl/>
        </w:rPr>
        <w:t xml:space="preserve">, מתיחות ושפע מכות יבשות שנהוג לספוג </w:t>
      </w:r>
      <w:r w:rsidR="00D8151D" w:rsidRPr="00D8151D">
        <w:rPr>
          <w:rFonts w:cs="Times New Roman"/>
          <w:rtl/>
        </w:rPr>
        <w:t xml:space="preserve">במסגרת שגרת אימונים </w:t>
      </w:r>
      <w:r w:rsidR="00F852B2" w:rsidRPr="00F852B2">
        <w:rPr>
          <w:rFonts w:cs="Times New Roman"/>
          <w:rtl/>
        </w:rPr>
        <w:t>אינטנסיבית</w:t>
      </w:r>
      <w:r w:rsidR="00F052DC" w:rsidRPr="003E4E5C">
        <w:rPr>
          <w:rFonts w:cs="Times New Roman"/>
          <w:rtl/>
        </w:rPr>
        <w:t xml:space="preserve">. </w:t>
      </w:r>
      <w:r w:rsidR="00D8151D">
        <w:rPr>
          <w:rFonts w:cs="Times New Roman" w:hint="cs"/>
          <w:rtl/>
        </w:rPr>
        <w:t>ו</w:t>
      </w:r>
      <w:r w:rsidR="002A63A4">
        <w:rPr>
          <w:rFonts w:cs="Times New Roman" w:hint="cs"/>
          <w:rtl/>
        </w:rPr>
        <w:t xml:space="preserve">הפעם, </w:t>
      </w:r>
      <w:r w:rsidR="001D486D" w:rsidRPr="003E4E5C">
        <w:rPr>
          <w:rFonts w:cs="Times New Roman"/>
          <w:rtl/>
        </w:rPr>
        <w:t>לאחר שבוע רצוף של גשם</w:t>
      </w:r>
      <w:r w:rsidR="002A63A4">
        <w:rPr>
          <w:rFonts w:cs="Times New Roman" w:hint="cs"/>
          <w:rtl/>
        </w:rPr>
        <w:t>,</w:t>
      </w:r>
      <w:r w:rsidR="001D486D" w:rsidRPr="003E4E5C">
        <w:rPr>
          <w:rFonts w:cs="Times New Roman"/>
          <w:rtl/>
        </w:rPr>
        <w:t xml:space="preserve"> </w:t>
      </w:r>
      <w:r w:rsidR="00D8151D" w:rsidRPr="003E4E5C">
        <w:rPr>
          <w:rFonts w:cs="Times New Roman"/>
          <w:rtl/>
        </w:rPr>
        <w:t xml:space="preserve">הפך </w:t>
      </w:r>
      <w:r w:rsidR="001D486D" w:rsidRPr="003E4E5C">
        <w:rPr>
          <w:rFonts w:cs="Times New Roman"/>
          <w:rtl/>
        </w:rPr>
        <w:t xml:space="preserve">מגרש האימונים לבריכת בוץ, </w:t>
      </w:r>
      <w:r w:rsidR="002A63A4">
        <w:rPr>
          <w:rFonts w:cs="Times New Roman" w:hint="cs"/>
          <w:rtl/>
        </w:rPr>
        <w:t>ו</w:t>
      </w:r>
      <w:r w:rsidR="001D486D" w:rsidRPr="003E4E5C">
        <w:rPr>
          <w:rFonts w:cs="Times New Roman"/>
          <w:rtl/>
        </w:rPr>
        <w:t xml:space="preserve">נהגה הרעיון האומלל לשפוך </w:t>
      </w:r>
      <w:r w:rsidR="005A77FC" w:rsidRPr="003E4E5C">
        <w:rPr>
          <w:rFonts w:cs="Times New Roman" w:hint="eastAsia"/>
          <w:rtl/>
        </w:rPr>
        <w:t>עליו</w:t>
      </w:r>
      <w:r w:rsidR="001D486D" w:rsidRPr="003E4E5C">
        <w:rPr>
          <w:rFonts w:cs="Times New Roman"/>
          <w:rtl/>
        </w:rPr>
        <w:t xml:space="preserve"> חול ים</w:t>
      </w:r>
      <w:r w:rsidR="002A63A4">
        <w:rPr>
          <w:rFonts w:cs="Times New Roman" w:hint="cs"/>
          <w:rtl/>
        </w:rPr>
        <w:t>,</w:t>
      </w:r>
      <w:r w:rsidR="001D486D" w:rsidRPr="003E4E5C">
        <w:rPr>
          <w:rFonts w:cs="Times New Roman"/>
          <w:rtl/>
        </w:rPr>
        <w:t xml:space="preserve"> </w:t>
      </w:r>
      <w:r w:rsidR="004F106B">
        <w:rPr>
          <w:rFonts w:cs="Times New Roman" w:hint="cs"/>
          <w:rtl/>
        </w:rPr>
        <w:t>ו</w:t>
      </w:r>
      <w:r w:rsidR="002A63A4">
        <w:rPr>
          <w:rFonts w:cs="Times New Roman" w:hint="cs"/>
          <w:rtl/>
        </w:rPr>
        <w:t xml:space="preserve">בעקבותיו </w:t>
      </w:r>
      <w:r w:rsidR="004F106B" w:rsidRPr="003E4E5C">
        <w:rPr>
          <w:rFonts w:cs="Times New Roman"/>
          <w:rtl/>
        </w:rPr>
        <w:t xml:space="preserve">לוותה </w:t>
      </w:r>
      <w:r w:rsidR="001D486D" w:rsidRPr="003E4E5C">
        <w:rPr>
          <w:rFonts w:cs="Times New Roman"/>
          <w:rtl/>
        </w:rPr>
        <w:t xml:space="preserve">כל השתטחות </w:t>
      </w:r>
      <w:r w:rsidR="005A77FC" w:rsidRPr="003E4E5C">
        <w:rPr>
          <w:rFonts w:cs="Times New Roman" w:hint="eastAsia"/>
          <w:rtl/>
        </w:rPr>
        <w:t>הרואית</w:t>
      </w:r>
      <w:r w:rsidR="005A77FC" w:rsidRPr="003E4E5C">
        <w:rPr>
          <w:rFonts w:cs="Times New Roman"/>
          <w:rtl/>
        </w:rPr>
        <w:t xml:space="preserve"> </w:t>
      </w:r>
      <w:r w:rsidR="001D486D" w:rsidRPr="003E4E5C">
        <w:rPr>
          <w:rFonts w:cs="Times New Roman" w:hint="eastAsia"/>
          <w:rtl/>
        </w:rPr>
        <w:t>על</w:t>
      </w:r>
      <w:r w:rsidR="001D486D" w:rsidRPr="003E4E5C">
        <w:rPr>
          <w:rFonts w:cs="Times New Roman"/>
          <w:rtl/>
        </w:rPr>
        <w:t xml:space="preserve"> המגרש בקילוף שכבת עור </w:t>
      </w:r>
      <w:r w:rsidR="005A77FC" w:rsidRPr="003E4E5C">
        <w:rPr>
          <w:rFonts w:cs="Times New Roman" w:hint="eastAsia"/>
          <w:rtl/>
        </w:rPr>
        <w:t>ובשר</w:t>
      </w:r>
      <w:r w:rsidR="002A63A4">
        <w:rPr>
          <w:rFonts w:cs="Times New Roman" w:hint="cs"/>
          <w:rtl/>
        </w:rPr>
        <w:t>,</w:t>
      </w:r>
      <w:r w:rsidR="001D486D" w:rsidRPr="003E4E5C">
        <w:rPr>
          <w:rFonts w:cs="Times New Roman"/>
          <w:rtl/>
        </w:rPr>
        <w:t xml:space="preserve"> </w:t>
      </w:r>
      <w:r w:rsidR="001D486D" w:rsidRPr="003E4E5C">
        <w:rPr>
          <w:rFonts w:cs="Times New Roman" w:hint="eastAsia"/>
          <w:rtl/>
        </w:rPr>
        <w:t>ואלכס</w:t>
      </w:r>
      <w:r w:rsidR="001D486D" w:rsidRPr="003E4E5C">
        <w:rPr>
          <w:rFonts w:cs="Times New Roman"/>
          <w:rtl/>
        </w:rPr>
        <w:t xml:space="preserve"> </w:t>
      </w:r>
      <w:r w:rsidR="001D486D" w:rsidRPr="003E4E5C">
        <w:rPr>
          <w:rFonts w:cs="Times New Roman" w:hint="eastAsia"/>
          <w:rtl/>
        </w:rPr>
        <w:t>לא</w:t>
      </w:r>
      <w:r w:rsidR="001D486D" w:rsidRPr="003E4E5C">
        <w:rPr>
          <w:rFonts w:cs="Times New Roman"/>
          <w:rtl/>
        </w:rPr>
        <w:t xml:space="preserve"> </w:t>
      </w:r>
      <w:r w:rsidR="001D486D" w:rsidRPr="003E4E5C">
        <w:rPr>
          <w:rFonts w:cs="Times New Roman" w:hint="eastAsia"/>
          <w:rtl/>
        </w:rPr>
        <w:t>חסך</w:t>
      </w:r>
      <w:r w:rsidR="001D486D" w:rsidRPr="003E4E5C">
        <w:rPr>
          <w:rFonts w:cs="Times New Roman"/>
          <w:rtl/>
        </w:rPr>
        <w:t xml:space="preserve"> </w:t>
      </w:r>
      <w:r w:rsidR="001D486D" w:rsidRPr="003E4E5C">
        <w:rPr>
          <w:rFonts w:cs="Times New Roman" w:hint="eastAsia"/>
          <w:rtl/>
        </w:rPr>
        <w:t>מעצמו</w:t>
      </w:r>
      <w:r w:rsidR="001D486D" w:rsidRPr="003E4E5C">
        <w:rPr>
          <w:rFonts w:cs="Times New Roman"/>
          <w:rtl/>
        </w:rPr>
        <w:t xml:space="preserve"> </w:t>
      </w:r>
      <w:r w:rsidR="001D486D" w:rsidRPr="003E4E5C">
        <w:rPr>
          <w:rFonts w:cs="Times New Roman" w:hint="eastAsia"/>
          <w:rtl/>
        </w:rPr>
        <w:t>כל</w:t>
      </w:r>
      <w:r w:rsidR="001D486D" w:rsidRPr="003E4E5C">
        <w:rPr>
          <w:rFonts w:cs="Times New Roman"/>
          <w:rtl/>
        </w:rPr>
        <w:t xml:space="preserve"> </w:t>
      </w:r>
      <w:r w:rsidR="001D486D" w:rsidRPr="003E4E5C">
        <w:rPr>
          <w:rFonts w:cs="Times New Roman" w:hint="eastAsia"/>
          <w:rtl/>
        </w:rPr>
        <w:t>הזדמנות</w:t>
      </w:r>
      <w:r w:rsidR="001D486D">
        <w:rPr>
          <w:rFonts w:cs="Times New Roman" w:hint="cs"/>
          <w:rtl/>
        </w:rPr>
        <w:t xml:space="preserve"> ל</w:t>
      </w:r>
      <w:r w:rsidR="005F68FD">
        <w:rPr>
          <w:rFonts w:cs="Times New Roman" w:hint="cs"/>
          <w:rtl/>
        </w:rPr>
        <w:t>השתטחות נועזת</w:t>
      </w:r>
      <w:r w:rsidR="001D486D">
        <w:rPr>
          <w:rFonts w:cs="Times New Roman" w:hint="cs"/>
          <w:rtl/>
        </w:rPr>
        <w:t>.</w:t>
      </w:r>
      <w:r w:rsidR="009564E3">
        <w:rPr>
          <w:rFonts w:cs="Times New Roman" w:hint="cs"/>
          <w:rtl/>
        </w:rPr>
        <w:t xml:space="preserve"> </w:t>
      </w:r>
      <w:r w:rsidR="00F052DC">
        <w:rPr>
          <w:rFonts w:cs="Times New Roman" w:hint="cs"/>
          <w:rtl/>
        </w:rPr>
        <w:t>ו</w:t>
      </w:r>
      <w:r w:rsidR="003D2660">
        <w:rPr>
          <w:rFonts w:cs="Times New Roman" w:hint="cs"/>
          <w:rtl/>
        </w:rPr>
        <w:t xml:space="preserve">כיוון ששיחק </w:t>
      </w:r>
      <w:r w:rsidR="00D401E3">
        <w:rPr>
          <w:rFonts w:cs="Times New Roman" w:hint="cs"/>
          <w:rtl/>
        </w:rPr>
        <w:t>כראוי</w:t>
      </w:r>
      <w:r w:rsidR="002A63A4">
        <w:rPr>
          <w:rFonts w:cs="Times New Roman" w:hint="cs"/>
          <w:rtl/>
        </w:rPr>
        <w:t>,</w:t>
      </w:r>
      <w:r w:rsidR="003D2660">
        <w:rPr>
          <w:rFonts w:cs="Times New Roman" w:hint="cs"/>
          <w:rtl/>
        </w:rPr>
        <w:t xml:space="preserve"> כלומר בחוסר פחד </w:t>
      </w:r>
      <w:r w:rsidR="00F052DC">
        <w:rPr>
          <w:rFonts w:cs="Times New Roman" w:hint="cs"/>
          <w:rtl/>
        </w:rPr>
        <w:t>ו</w:t>
      </w:r>
      <w:r w:rsidR="003D2660">
        <w:rPr>
          <w:rFonts w:cs="Times New Roman" w:hint="cs"/>
          <w:rtl/>
        </w:rPr>
        <w:t>תוך התעלמות מהיותו בעל ה</w:t>
      </w:r>
      <w:r w:rsidR="00D54C3E">
        <w:rPr>
          <w:rFonts w:cs="Times New Roman" w:hint="cs"/>
          <w:rtl/>
        </w:rPr>
        <w:t>ממד</w:t>
      </w:r>
      <w:r w:rsidR="003D2660">
        <w:rPr>
          <w:rFonts w:cs="Times New Roman" w:hint="cs"/>
          <w:rtl/>
        </w:rPr>
        <w:t xml:space="preserve">ים הקטנים ביותר בקבוצה, </w:t>
      </w:r>
      <w:r w:rsidR="00CE63EE">
        <w:rPr>
          <w:rFonts w:cs="Times New Roman" w:hint="cs"/>
          <w:rtl/>
        </w:rPr>
        <w:t>הצליח ל</w:t>
      </w:r>
      <w:r w:rsidR="00AC25EA">
        <w:rPr>
          <w:rFonts w:cs="Times New Roman" w:hint="cs"/>
          <w:rtl/>
        </w:rPr>
        <w:t>שבור</w:t>
      </w:r>
      <w:r w:rsidR="00CE63EE">
        <w:rPr>
          <w:rFonts w:cs="Times New Roman" w:hint="cs"/>
          <w:rtl/>
        </w:rPr>
        <w:t xml:space="preserve"> </w:t>
      </w:r>
      <w:r w:rsidR="00E215B2">
        <w:rPr>
          <w:rFonts w:cs="Times New Roman" w:hint="cs"/>
          <w:rtl/>
        </w:rPr>
        <w:t>עצמות בבהונות רגל שמאל</w:t>
      </w:r>
      <w:r w:rsidR="00613AF4">
        <w:rPr>
          <w:rFonts w:cs="Times New Roman" w:hint="cs"/>
          <w:rtl/>
        </w:rPr>
        <w:t xml:space="preserve">. </w:t>
      </w:r>
    </w:p>
    <w:p w14:paraId="57481591" w14:textId="590100D2" w:rsidR="006C50F8" w:rsidRDefault="006C50F8" w:rsidP="00566FEA">
      <w:pPr>
        <w:rPr>
          <w:rFonts w:cs="Times New Roman"/>
          <w:rtl/>
        </w:rPr>
      </w:pPr>
      <w:r w:rsidRPr="006C50F8">
        <w:rPr>
          <w:rFonts w:cs="Times New Roman"/>
          <w:rtl/>
        </w:rPr>
        <w:t xml:space="preserve">איש לא היה בבית כשאלכס חזר </w:t>
      </w:r>
      <w:r w:rsidR="00AC25EA">
        <w:rPr>
          <w:rFonts w:cs="Times New Roman" w:hint="cs"/>
          <w:rtl/>
        </w:rPr>
        <w:t xml:space="preserve">בתום </w:t>
      </w:r>
      <w:r w:rsidRPr="006C50F8">
        <w:rPr>
          <w:rFonts w:cs="Times New Roman"/>
          <w:rtl/>
        </w:rPr>
        <w:t>המחנה, פצוע מ</w:t>
      </w:r>
      <w:r w:rsidR="00F852B2">
        <w:rPr>
          <w:rFonts w:cs="Times New Roman" w:hint="cs"/>
          <w:rtl/>
        </w:rPr>
        <w:t>כ</w:t>
      </w:r>
      <w:r w:rsidRPr="006C50F8">
        <w:rPr>
          <w:rFonts w:cs="Times New Roman"/>
          <w:rtl/>
        </w:rPr>
        <w:t>די לה</w:t>
      </w:r>
      <w:r w:rsidR="003E08F5">
        <w:rPr>
          <w:rFonts w:cs="Times New Roman" w:hint="cs"/>
          <w:rtl/>
        </w:rPr>
        <w:t>י</w:t>
      </w:r>
      <w:r w:rsidRPr="006C50F8">
        <w:rPr>
          <w:rFonts w:cs="Times New Roman"/>
          <w:rtl/>
        </w:rPr>
        <w:t>בחן למועדון רוגבי</w:t>
      </w:r>
      <w:r w:rsidR="00AC25EA">
        <w:rPr>
          <w:rFonts w:cs="Times New Roman" w:hint="cs"/>
          <w:rtl/>
        </w:rPr>
        <w:t xml:space="preserve"> כלשהו</w:t>
      </w:r>
      <w:r w:rsidRPr="006C50F8">
        <w:rPr>
          <w:rFonts w:cs="Times New Roman"/>
          <w:rtl/>
        </w:rPr>
        <w:t xml:space="preserve">. </w:t>
      </w:r>
      <w:r w:rsidR="001C5A04">
        <w:rPr>
          <w:rFonts w:cs="Times New Roman"/>
          <w:rtl/>
        </w:rPr>
        <w:t>אימא</w:t>
      </w:r>
      <w:r w:rsidRPr="006C50F8">
        <w:rPr>
          <w:rFonts w:cs="Times New Roman"/>
          <w:rtl/>
        </w:rPr>
        <w:t xml:space="preserve"> </w:t>
      </w:r>
      <w:r w:rsidR="001C5A04">
        <w:rPr>
          <w:rFonts w:cs="Times New Roman"/>
          <w:rtl/>
        </w:rPr>
        <w:t>הייתה</w:t>
      </w:r>
      <w:r w:rsidRPr="006C50F8">
        <w:rPr>
          <w:rFonts w:cs="Times New Roman"/>
          <w:rtl/>
        </w:rPr>
        <w:t xml:space="preserve"> עם תיאו בסיבוב קונצרטים </w:t>
      </w:r>
      <w:r w:rsidR="00CB18C7" w:rsidRPr="00CB18C7">
        <w:rPr>
          <w:rFonts w:cs="Times New Roman"/>
          <w:rtl/>
        </w:rPr>
        <w:t>במזרח אירופה</w:t>
      </w:r>
      <w:r w:rsidRPr="006C50F8">
        <w:rPr>
          <w:rFonts w:cs="Times New Roman"/>
          <w:rtl/>
        </w:rPr>
        <w:t xml:space="preserve">, </w:t>
      </w:r>
      <w:r w:rsidR="00AC25EA" w:rsidRPr="00AC25EA">
        <w:rPr>
          <w:rFonts w:cs="Times New Roman"/>
          <w:rtl/>
        </w:rPr>
        <w:t xml:space="preserve">ואבא עם מארק </w:t>
      </w:r>
      <w:r w:rsidR="005B2E1A" w:rsidRPr="005B2E1A">
        <w:rPr>
          <w:rFonts w:cs="Times New Roman"/>
          <w:rtl/>
        </w:rPr>
        <w:t xml:space="preserve">באולימפיאדת המתמטיקה </w:t>
      </w:r>
      <w:r w:rsidR="00F852B2" w:rsidRPr="00F852B2">
        <w:rPr>
          <w:rFonts w:cs="Times New Roman"/>
          <w:rtl/>
        </w:rPr>
        <w:t xml:space="preserve">הבינלאומית </w:t>
      </w:r>
      <w:r w:rsidR="00AC25EA" w:rsidRPr="00AC25EA">
        <w:rPr>
          <w:rFonts w:cs="Times New Roman"/>
          <w:rtl/>
        </w:rPr>
        <w:t>בארגנטינה,</w:t>
      </w:r>
      <w:r w:rsidR="00613AF4">
        <w:rPr>
          <w:rFonts w:cs="Times New Roman" w:hint="cs"/>
          <w:rtl/>
        </w:rPr>
        <w:t xml:space="preserve"> כש</w:t>
      </w:r>
      <w:r w:rsidR="00002411">
        <w:rPr>
          <w:rFonts w:cs="Times New Roman" w:hint="cs"/>
          <w:rtl/>
        </w:rPr>
        <w:t>אלכס[</w:t>
      </w:r>
      <w:r w:rsidR="00613AF4">
        <w:rPr>
          <w:rFonts w:cs="Times New Roman" w:hint="cs"/>
          <w:rtl/>
        </w:rPr>
        <w:t>ב</w:t>
      </w:r>
      <w:r w:rsidR="00CE63EE">
        <w:rPr>
          <w:rFonts w:cs="Times New Roman" w:hint="cs"/>
          <w:rtl/>
        </w:rPr>
        <w:t xml:space="preserve">ערב </w:t>
      </w:r>
      <w:r w:rsidR="00613AF4">
        <w:rPr>
          <w:rFonts w:cs="Times New Roman" w:hint="cs"/>
          <w:rtl/>
        </w:rPr>
        <w:t>סיום המחנה</w:t>
      </w:r>
      <w:r w:rsidR="000C44D5">
        <w:rPr>
          <w:rFonts w:cs="Times New Roman" w:hint="cs"/>
          <w:rtl/>
        </w:rPr>
        <w:t xml:space="preserve">, </w:t>
      </w:r>
      <w:r w:rsidR="000C44D5">
        <w:rPr>
          <w:rFonts w:cs="Times New Roman" w:hint="cs"/>
          <w:rtl/>
        </w:rPr>
        <w:lastRenderedPageBreak/>
        <w:t>לפני התור אצל הוטרינר,</w:t>
      </w:r>
      <w:r w:rsidR="00002411">
        <w:rPr>
          <w:rFonts w:cs="Times New Roman" w:hint="cs"/>
          <w:rtl/>
        </w:rPr>
        <w:t>]</w:t>
      </w:r>
      <w:r w:rsidR="00613AF4">
        <w:rPr>
          <w:rFonts w:cs="Times New Roman" w:hint="cs"/>
          <w:rtl/>
        </w:rPr>
        <w:t xml:space="preserve"> </w:t>
      </w:r>
      <w:r w:rsidR="00CE63EE">
        <w:rPr>
          <w:rFonts w:cs="Times New Roman" w:hint="cs"/>
          <w:rtl/>
        </w:rPr>
        <w:t xml:space="preserve">לקח את ברונו הגוסס לסיבוב </w:t>
      </w:r>
      <w:r w:rsidR="00D25D46">
        <w:rPr>
          <w:rFonts w:cs="Times New Roman" w:hint="cs"/>
          <w:rtl/>
        </w:rPr>
        <w:t xml:space="preserve">פרידה </w:t>
      </w:r>
      <w:r w:rsidR="00002411">
        <w:rPr>
          <w:rFonts w:cs="Times New Roman" w:hint="cs"/>
          <w:rtl/>
        </w:rPr>
        <w:t>מהעולם</w:t>
      </w:r>
      <w:r w:rsidR="005A227D">
        <w:rPr>
          <w:rFonts w:cs="Times New Roman" w:hint="cs"/>
          <w:rtl/>
        </w:rPr>
        <w:t>,</w:t>
      </w:r>
      <w:r w:rsidR="00CE63EE">
        <w:rPr>
          <w:rFonts w:cs="Times New Roman" w:hint="cs"/>
          <w:rtl/>
        </w:rPr>
        <w:t xml:space="preserve"> </w:t>
      </w:r>
      <w:r w:rsidR="00613AF4">
        <w:rPr>
          <w:rFonts w:cs="Times New Roman" w:hint="cs"/>
          <w:rtl/>
        </w:rPr>
        <w:t>ו</w:t>
      </w:r>
      <w:r w:rsidR="002937DD">
        <w:rPr>
          <w:rFonts w:cs="Times New Roman" w:hint="cs"/>
          <w:rtl/>
        </w:rPr>
        <w:t>נתקל ב</w:t>
      </w:r>
      <w:r w:rsidR="001D486D">
        <w:rPr>
          <w:rFonts w:cs="Times New Roman" w:hint="cs"/>
          <w:rtl/>
        </w:rPr>
        <w:t xml:space="preserve">שלושת </w:t>
      </w:r>
      <w:r w:rsidR="007F4D74">
        <w:rPr>
          <w:rFonts w:cs="Times New Roman" w:hint="cs"/>
          <w:rtl/>
        </w:rPr>
        <w:t>בני דודי</w:t>
      </w:r>
      <w:r w:rsidR="001D486D">
        <w:rPr>
          <w:rFonts w:cs="Times New Roman" w:hint="cs"/>
          <w:rtl/>
        </w:rPr>
        <w:t>ה</w:t>
      </w:r>
      <w:r w:rsidR="007F4D74">
        <w:rPr>
          <w:rFonts w:cs="Times New Roman" w:hint="cs"/>
          <w:rtl/>
        </w:rPr>
        <w:t xml:space="preserve"> של טולאסי</w:t>
      </w:r>
      <w:r w:rsidR="00613AF4">
        <w:rPr>
          <w:rFonts w:cs="Times New Roman" w:hint="cs"/>
          <w:rtl/>
        </w:rPr>
        <w:t>.</w:t>
      </w:r>
      <w:r w:rsidR="007F4D74">
        <w:rPr>
          <w:rFonts w:cs="Times New Roman" w:hint="cs"/>
          <w:rtl/>
        </w:rPr>
        <w:t xml:space="preserve"> </w:t>
      </w:r>
      <w:r w:rsidR="00613AF4">
        <w:rPr>
          <w:rFonts w:cs="Times New Roman" w:hint="cs"/>
          <w:rtl/>
        </w:rPr>
        <w:t xml:space="preserve">הוא </w:t>
      </w:r>
      <w:r>
        <w:rPr>
          <w:rFonts w:cs="Times New Roman" w:hint="cs"/>
          <w:rtl/>
        </w:rPr>
        <w:t xml:space="preserve">היה </w:t>
      </w:r>
      <w:r w:rsidR="005A77FC">
        <w:rPr>
          <w:rFonts w:cs="Times New Roman" w:hint="cs"/>
          <w:rtl/>
        </w:rPr>
        <w:t xml:space="preserve">אפוף </w:t>
      </w:r>
      <w:r w:rsidR="00CB18C7">
        <w:rPr>
          <w:rFonts w:cs="Times New Roman" w:hint="cs"/>
          <w:rtl/>
        </w:rPr>
        <w:t xml:space="preserve">עדיין </w:t>
      </w:r>
      <w:r w:rsidR="00613AF4">
        <w:rPr>
          <w:rFonts w:cs="Times New Roman" w:hint="cs"/>
          <w:rtl/>
        </w:rPr>
        <w:t>ב</w:t>
      </w:r>
      <w:r w:rsidR="005A77FC">
        <w:rPr>
          <w:rFonts w:cs="Times New Roman" w:hint="cs"/>
          <w:rtl/>
        </w:rPr>
        <w:t>ערפילי</w:t>
      </w:r>
      <w:r w:rsidR="00613AF4">
        <w:rPr>
          <w:rFonts w:cs="Times New Roman" w:hint="cs"/>
          <w:rtl/>
        </w:rPr>
        <w:t xml:space="preserve"> </w:t>
      </w:r>
      <w:r w:rsidRPr="006C50F8">
        <w:rPr>
          <w:rFonts w:cs="Times New Roman"/>
          <w:rtl/>
        </w:rPr>
        <w:t xml:space="preserve">פציעותיו, </w:t>
      </w:r>
      <w:r w:rsidR="00CB18C7" w:rsidRPr="00CB18C7">
        <w:rPr>
          <w:rFonts w:cs="Times New Roman"/>
          <w:rtl/>
        </w:rPr>
        <w:t>[שהתבהרו / שהושחזו] שהצטללו</w:t>
      </w:r>
      <w:r w:rsidRPr="006C50F8">
        <w:rPr>
          <w:rFonts w:cs="Times New Roman"/>
          <w:rtl/>
        </w:rPr>
        <w:t xml:space="preserve"> </w:t>
      </w:r>
      <w:r w:rsidR="005B2E1A">
        <w:rPr>
          <w:rFonts w:cs="Times New Roman" w:hint="cs"/>
          <w:rtl/>
        </w:rPr>
        <w:t>רק</w:t>
      </w:r>
      <w:r w:rsidRPr="006C50F8">
        <w:rPr>
          <w:rFonts w:cs="Times New Roman"/>
          <w:rtl/>
        </w:rPr>
        <w:t xml:space="preserve"> כשכאב חד</w:t>
      </w:r>
      <w:r w:rsidR="00613AF4">
        <w:rPr>
          <w:rFonts w:cs="Times New Roman" w:hint="cs"/>
          <w:rtl/>
        </w:rPr>
        <w:t xml:space="preserve"> </w:t>
      </w:r>
      <w:r w:rsidR="001D486D">
        <w:rPr>
          <w:rFonts w:cs="Times New Roman" w:hint="cs"/>
          <w:rtl/>
        </w:rPr>
        <w:t>פילח</w:t>
      </w:r>
      <w:r w:rsidR="00613AF4">
        <w:rPr>
          <w:rFonts w:cs="Times New Roman" w:hint="cs"/>
          <w:rtl/>
        </w:rPr>
        <w:t xml:space="preserve"> את גופו</w:t>
      </w:r>
      <w:r w:rsidR="005B2E1A">
        <w:rPr>
          <w:rFonts w:cs="Times New Roman" w:hint="cs"/>
          <w:rtl/>
        </w:rPr>
        <w:t>.</w:t>
      </w:r>
      <w:r w:rsidR="00613AF4">
        <w:rPr>
          <w:rFonts w:cs="Times New Roman" w:hint="cs"/>
          <w:rtl/>
        </w:rPr>
        <w:t xml:space="preserve"> בקושי </w:t>
      </w:r>
      <w:r w:rsidR="00002411">
        <w:rPr>
          <w:rFonts w:cs="Times New Roman" w:hint="cs"/>
          <w:rtl/>
        </w:rPr>
        <w:t>נ</w:t>
      </w:r>
      <w:r w:rsidR="007A285D">
        <w:rPr>
          <w:rFonts w:cs="Times New Roman" w:hint="cs"/>
          <w:rtl/>
        </w:rPr>
        <w:t>זכר</w:t>
      </w:r>
      <w:r w:rsidR="00613AF4">
        <w:rPr>
          <w:rFonts w:cs="Times New Roman" w:hint="cs"/>
          <w:rtl/>
        </w:rPr>
        <w:t xml:space="preserve"> </w:t>
      </w:r>
      <w:r w:rsidR="00CB18C7" w:rsidRPr="00CB18C7">
        <w:rPr>
          <w:rFonts w:cs="Times New Roman"/>
          <w:rtl/>
        </w:rPr>
        <w:t>באזהרה שריחפה סביבו ושהתעלם ממנה עד לאותו רגע,</w:t>
      </w:r>
      <w:r w:rsidR="00613AF4">
        <w:rPr>
          <w:rFonts w:cs="Times New Roman" w:hint="cs"/>
          <w:rtl/>
        </w:rPr>
        <w:t xml:space="preserve"> ש</w:t>
      </w:r>
      <w:r w:rsidR="00455642">
        <w:rPr>
          <w:rFonts w:cs="Times New Roman" w:hint="cs"/>
          <w:rtl/>
        </w:rPr>
        <w:t xml:space="preserve">בני </w:t>
      </w:r>
      <w:r w:rsidR="001D486D">
        <w:rPr>
          <w:rFonts w:cs="Times New Roman" w:hint="cs"/>
          <w:rtl/>
        </w:rPr>
        <w:t>הדודים</w:t>
      </w:r>
      <w:r w:rsidR="00613AF4">
        <w:rPr>
          <w:rFonts w:cs="Times New Roman" w:hint="cs"/>
          <w:rtl/>
        </w:rPr>
        <w:t xml:space="preserve"> </w:t>
      </w:r>
      <w:r w:rsidR="007F4D74">
        <w:rPr>
          <w:rFonts w:cs="Times New Roman" w:hint="cs"/>
          <w:rtl/>
        </w:rPr>
        <w:t>ה</w:t>
      </w:r>
      <w:r>
        <w:rPr>
          <w:rFonts w:cs="Times New Roman" w:hint="cs"/>
          <w:rtl/>
        </w:rPr>
        <w:t>בינו</w:t>
      </w:r>
      <w:r w:rsidR="007F4D74">
        <w:rPr>
          <w:rFonts w:cs="Times New Roman" w:hint="cs"/>
          <w:rtl/>
        </w:rPr>
        <w:t xml:space="preserve"> </w:t>
      </w:r>
      <w:r w:rsidR="00613AF4">
        <w:rPr>
          <w:rFonts w:cs="Times New Roman" w:hint="cs"/>
          <w:rtl/>
        </w:rPr>
        <w:t xml:space="preserve">דווקא </w:t>
      </w:r>
      <w:r w:rsidR="00F06A3F">
        <w:rPr>
          <w:rFonts w:cs="Times New Roman" w:hint="cs"/>
          <w:rtl/>
        </w:rPr>
        <w:t>עכשיו</w:t>
      </w:r>
      <w:r w:rsidR="00613AF4">
        <w:rPr>
          <w:rFonts w:cs="Times New Roman" w:hint="cs"/>
          <w:rtl/>
        </w:rPr>
        <w:t xml:space="preserve"> </w:t>
      </w:r>
      <w:r>
        <w:rPr>
          <w:rFonts w:cs="Times New Roman" w:hint="cs"/>
          <w:rtl/>
        </w:rPr>
        <w:t xml:space="preserve">את </w:t>
      </w:r>
      <w:r w:rsidR="00613AF4">
        <w:rPr>
          <w:rFonts w:cs="Times New Roman" w:hint="cs"/>
          <w:rtl/>
        </w:rPr>
        <w:t>היק</w:t>
      </w:r>
      <w:r>
        <w:rPr>
          <w:rFonts w:cs="Times New Roman" w:hint="cs"/>
          <w:rtl/>
        </w:rPr>
        <w:t>פ</w:t>
      </w:r>
      <w:r w:rsidR="00CB18C7">
        <w:rPr>
          <w:rFonts w:cs="Times New Roman" w:hint="cs"/>
          <w:rtl/>
        </w:rPr>
        <w:t>ם</w:t>
      </w:r>
      <w:r w:rsidR="00613AF4">
        <w:rPr>
          <w:rFonts w:cs="Times New Roman" w:hint="cs"/>
          <w:rtl/>
        </w:rPr>
        <w:t xml:space="preserve"> המלא של </w:t>
      </w:r>
      <w:r w:rsidR="00CB18C7">
        <w:rPr>
          <w:rFonts w:cs="Times New Roman" w:hint="cs"/>
          <w:rtl/>
        </w:rPr>
        <w:t>[</w:t>
      </w:r>
      <w:r w:rsidR="00AC25EA" w:rsidRPr="00AC25EA">
        <w:rPr>
          <w:rFonts w:cs="Times New Roman"/>
          <w:rtl/>
        </w:rPr>
        <w:t>הוראת הדרכת</w:t>
      </w:r>
      <w:r w:rsidR="00CB18C7">
        <w:rPr>
          <w:rFonts w:cs="Times New Roman" w:hint="cs"/>
          <w:rtl/>
        </w:rPr>
        <w:t xml:space="preserve">] </w:t>
      </w:r>
      <w:r w:rsidR="00AC25EA" w:rsidRPr="00AC25EA">
        <w:rPr>
          <w:rFonts w:cs="Times New Roman"/>
          <w:rtl/>
        </w:rPr>
        <w:t>שיעורי הלטינית</w:t>
      </w:r>
      <w:r w:rsidR="00AC25EA">
        <w:rPr>
          <w:rFonts w:cs="Times New Roman" w:hint="cs"/>
          <w:rtl/>
        </w:rPr>
        <w:t xml:space="preserve"> </w:t>
      </w:r>
      <w:r w:rsidR="00CB18C7">
        <w:rPr>
          <w:rFonts w:cs="Times New Roman" w:hint="cs"/>
          <w:rtl/>
        </w:rPr>
        <w:t xml:space="preserve">שהעניק </w:t>
      </w:r>
      <w:r w:rsidR="00AC25EA">
        <w:rPr>
          <w:rFonts w:cs="Times New Roman" w:hint="cs"/>
          <w:rtl/>
        </w:rPr>
        <w:t>לטו</w:t>
      </w:r>
      <w:r w:rsidRPr="006C50F8">
        <w:rPr>
          <w:rFonts w:cs="Times New Roman"/>
          <w:rtl/>
        </w:rPr>
        <w:t>לאסי</w:t>
      </w:r>
      <w:r w:rsidR="007F4D74">
        <w:rPr>
          <w:rFonts w:cs="Times New Roman" w:hint="cs"/>
          <w:rtl/>
        </w:rPr>
        <w:t xml:space="preserve"> </w:t>
      </w:r>
      <w:r w:rsidR="001D486D">
        <w:rPr>
          <w:rFonts w:cs="Times New Roman" w:hint="cs"/>
          <w:rtl/>
        </w:rPr>
        <w:t>ב</w:t>
      </w:r>
      <w:r w:rsidR="007F4D74">
        <w:rPr>
          <w:rFonts w:cs="Times New Roman" w:hint="cs"/>
          <w:rtl/>
        </w:rPr>
        <w:t xml:space="preserve">שנה </w:t>
      </w:r>
      <w:r w:rsidR="001D486D">
        <w:rPr>
          <w:rFonts w:cs="Times New Roman" w:hint="cs"/>
          <w:rtl/>
        </w:rPr>
        <w:t>ה</w:t>
      </w:r>
      <w:r w:rsidR="007F4D74">
        <w:rPr>
          <w:rFonts w:cs="Times New Roman" w:hint="cs"/>
          <w:rtl/>
        </w:rPr>
        <w:t>קוד</w:t>
      </w:r>
      <w:r w:rsidR="001D486D">
        <w:rPr>
          <w:rFonts w:cs="Times New Roman" w:hint="cs"/>
          <w:rtl/>
        </w:rPr>
        <w:t>מת</w:t>
      </w:r>
      <w:r w:rsidR="007F4D74">
        <w:rPr>
          <w:rFonts w:cs="Times New Roman" w:hint="cs"/>
          <w:rtl/>
        </w:rPr>
        <w:t xml:space="preserve">. </w:t>
      </w:r>
    </w:p>
    <w:p w14:paraId="1547D356" w14:textId="2A808BFD" w:rsidR="006C50F8" w:rsidRDefault="001D486D" w:rsidP="00566FEA">
      <w:pPr>
        <w:rPr>
          <w:rFonts w:cs="Times New Roman"/>
          <w:rtl/>
        </w:rPr>
      </w:pPr>
      <w:r>
        <w:rPr>
          <w:rFonts w:cs="Times New Roman" w:hint="cs"/>
          <w:rtl/>
        </w:rPr>
        <w:t>אלכס</w:t>
      </w:r>
      <w:r w:rsidR="007F4D74">
        <w:rPr>
          <w:rFonts w:cs="Times New Roman" w:hint="cs"/>
          <w:rtl/>
        </w:rPr>
        <w:t xml:space="preserve"> עצמו </w:t>
      </w:r>
      <w:r w:rsidR="002C0C04">
        <w:rPr>
          <w:rFonts w:cs="Times New Roman" w:hint="cs"/>
          <w:rtl/>
        </w:rPr>
        <w:t xml:space="preserve">כבר מזמן </w:t>
      </w:r>
      <w:r w:rsidR="007F4D74">
        <w:rPr>
          <w:rFonts w:cs="Times New Roman" w:hint="cs"/>
          <w:rtl/>
        </w:rPr>
        <w:t xml:space="preserve">לא </w:t>
      </w:r>
      <w:r w:rsidR="007A285D">
        <w:rPr>
          <w:rFonts w:cs="Times New Roman" w:hint="cs"/>
          <w:rtl/>
        </w:rPr>
        <w:t>נתן את דעתו</w:t>
      </w:r>
      <w:r w:rsidR="007F4D74">
        <w:rPr>
          <w:rFonts w:cs="Times New Roman" w:hint="cs"/>
          <w:rtl/>
        </w:rPr>
        <w:t xml:space="preserve"> </w:t>
      </w:r>
      <w:r w:rsidR="006C50F8">
        <w:rPr>
          <w:rFonts w:cs="Times New Roman" w:hint="cs"/>
          <w:rtl/>
        </w:rPr>
        <w:t xml:space="preserve">עליה </w:t>
      </w:r>
      <w:r w:rsidR="008D4A05">
        <w:rPr>
          <w:rFonts w:cs="Times New Roman" w:hint="cs"/>
          <w:rtl/>
        </w:rPr>
        <w:t>[</w:t>
      </w:r>
      <w:r w:rsidR="002C0C04">
        <w:rPr>
          <w:rFonts w:cs="Times New Roman" w:hint="cs"/>
          <w:rtl/>
        </w:rPr>
        <w:t xml:space="preserve">(חוץ מאשר כשמארק הזכיר בערגה איזושהי </w:t>
      </w:r>
      <w:r w:rsidR="00C45B28">
        <w:rPr>
          <w:rFonts w:cs="Times New Roman" w:hint="cs"/>
          <w:rtl/>
        </w:rPr>
        <w:t>תוכני</w:t>
      </w:r>
      <w:r w:rsidR="002C0C04">
        <w:rPr>
          <w:rFonts w:cs="Times New Roman" w:hint="cs"/>
          <w:rtl/>
        </w:rPr>
        <w:t>ת שכתב על המחשב שלה ושכח להעתיק)</w:t>
      </w:r>
      <w:r w:rsidR="008D4A05">
        <w:rPr>
          <w:rFonts w:cs="Times New Roman" w:hint="cs"/>
          <w:rtl/>
        </w:rPr>
        <w:t>]</w:t>
      </w:r>
      <w:r w:rsidR="002C0C04">
        <w:rPr>
          <w:rFonts w:cs="Times New Roman" w:hint="cs"/>
          <w:rtl/>
        </w:rPr>
        <w:t xml:space="preserve"> </w:t>
      </w:r>
      <w:r w:rsidR="007F4D74">
        <w:rPr>
          <w:rFonts w:cs="Times New Roman" w:hint="cs"/>
          <w:rtl/>
        </w:rPr>
        <w:t>וסערת ה</w:t>
      </w:r>
      <w:r w:rsidR="005A77FC">
        <w:rPr>
          <w:rFonts w:cs="Times New Roman" w:hint="cs"/>
          <w:rtl/>
        </w:rPr>
        <w:t>רג</w:t>
      </w:r>
      <w:r w:rsidR="007F4D74">
        <w:rPr>
          <w:rFonts w:cs="Times New Roman" w:hint="cs"/>
          <w:rtl/>
        </w:rPr>
        <w:t>שות ש</w:t>
      </w:r>
      <w:r w:rsidR="002C0C04">
        <w:rPr>
          <w:rFonts w:cs="Times New Roman" w:hint="cs"/>
          <w:rtl/>
        </w:rPr>
        <w:t>ב</w:t>
      </w:r>
      <w:r w:rsidR="00455642">
        <w:rPr>
          <w:rFonts w:cs="Times New Roman" w:hint="cs"/>
          <w:rtl/>
        </w:rPr>
        <w:t>עטי</w:t>
      </w:r>
      <w:r w:rsidR="002C0C04">
        <w:rPr>
          <w:rFonts w:cs="Times New Roman" w:hint="cs"/>
          <w:rtl/>
        </w:rPr>
        <w:t xml:space="preserve">ה שפכו עליו </w:t>
      </w:r>
      <w:r w:rsidR="00455642">
        <w:rPr>
          <w:rFonts w:cs="Times New Roman" w:hint="cs"/>
          <w:rtl/>
        </w:rPr>
        <w:t xml:space="preserve">בני דודיה </w:t>
      </w:r>
      <w:r w:rsidR="002C0C04">
        <w:rPr>
          <w:rFonts w:cs="Times New Roman" w:hint="cs"/>
          <w:rtl/>
        </w:rPr>
        <w:t xml:space="preserve">קיתונות </w:t>
      </w:r>
      <w:r w:rsidR="007D1755">
        <w:rPr>
          <w:rFonts w:cs="Times New Roman" w:hint="cs"/>
          <w:rtl/>
        </w:rPr>
        <w:t xml:space="preserve">עסיסיים </w:t>
      </w:r>
      <w:r w:rsidR="002C0C04">
        <w:rPr>
          <w:rFonts w:cs="Times New Roman" w:hint="cs"/>
          <w:rtl/>
        </w:rPr>
        <w:t>מהאוצר ההינדי (ואולי בלשון טלוגו)</w:t>
      </w:r>
      <w:r w:rsidR="002937DD">
        <w:rPr>
          <w:rFonts w:cs="Times New Roman" w:hint="cs"/>
          <w:rtl/>
        </w:rPr>
        <w:t xml:space="preserve"> </w:t>
      </w:r>
      <w:r w:rsidR="001C5A04">
        <w:rPr>
          <w:rFonts w:cs="Times New Roman" w:hint="cs"/>
          <w:rtl/>
        </w:rPr>
        <w:t>הייתה</w:t>
      </w:r>
      <w:r w:rsidR="00F9001F">
        <w:rPr>
          <w:rFonts w:cs="Times New Roman" w:hint="cs"/>
          <w:rtl/>
        </w:rPr>
        <w:t xml:space="preserve"> כה מופרכת בעיניו עד כי </w:t>
      </w:r>
      <w:r w:rsidR="008D4A05">
        <w:rPr>
          <w:rFonts w:cs="Times New Roman" w:hint="cs"/>
          <w:rtl/>
        </w:rPr>
        <w:t>התקשה</w:t>
      </w:r>
      <w:r w:rsidR="00B2598C">
        <w:rPr>
          <w:rFonts w:cs="Times New Roman" w:hint="cs"/>
          <w:rtl/>
        </w:rPr>
        <w:t xml:space="preserve"> ל</w:t>
      </w:r>
      <w:r w:rsidR="00F9001F">
        <w:rPr>
          <w:rFonts w:cs="Times New Roman" w:hint="cs"/>
          <w:rtl/>
        </w:rPr>
        <w:t>ה</w:t>
      </w:r>
      <w:r>
        <w:rPr>
          <w:rFonts w:cs="Times New Roman" w:hint="cs"/>
          <w:rtl/>
        </w:rPr>
        <w:t>כיר</w:t>
      </w:r>
      <w:r w:rsidR="00B2598C">
        <w:rPr>
          <w:rFonts w:cs="Times New Roman" w:hint="cs"/>
          <w:rtl/>
        </w:rPr>
        <w:t xml:space="preserve"> בממשות הסיטואציה</w:t>
      </w:r>
      <w:r w:rsidR="007D1755">
        <w:rPr>
          <w:rFonts w:cs="Times New Roman" w:hint="cs"/>
          <w:rtl/>
        </w:rPr>
        <w:t xml:space="preserve">. הוא </w:t>
      </w:r>
      <w:r w:rsidR="00455642">
        <w:rPr>
          <w:rFonts w:cs="Times New Roman" w:hint="cs"/>
          <w:rtl/>
        </w:rPr>
        <w:t xml:space="preserve">עצמו </w:t>
      </w:r>
      <w:r w:rsidR="007D1755">
        <w:rPr>
          <w:rFonts w:cs="Times New Roman" w:hint="cs"/>
          <w:rtl/>
        </w:rPr>
        <w:t xml:space="preserve">הטיח בהם </w:t>
      </w:r>
      <w:r w:rsidR="00455642">
        <w:rPr>
          <w:rFonts w:cs="Times New Roman" w:hint="cs"/>
          <w:rtl/>
        </w:rPr>
        <w:t xml:space="preserve">קללות </w:t>
      </w:r>
      <w:r>
        <w:rPr>
          <w:rFonts w:cs="Times New Roman" w:hint="cs"/>
          <w:rtl/>
        </w:rPr>
        <w:t>משלו</w:t>
      </w:r>
      <w:r w:rsidR="006C50F8" w:rsidRPr="006C50F8">
        <w:rPr>
          <w:rFonts w:cs="Times New Roman"/>
          <w:rtl/>
        </w:rPr>
        <w:t xml:space="preserve">, מלוות בכל </w:t>
      </w:r>
      <w:r w:rsidR="005B2E1A">
        <w:rPr>
          <w:rFonts w:cs="Times New Roman" w:hint="cs"/>
          <w:rtl/>
        </w:rPr>
        <w:t>המחוות</w:t>
      </w:r>
      <w:r w:rsidR="006C50F8" w:rsidRPr="006C50F8">
        <w:rPr>
          <w:rFonts w:cs="Times New Roman"/>
          <w:rtl/>
        </w:rPr>
        <w:t xml:space="preserve"> ה</w:t>
      </w:r>
      <w:r w:rsidR="005B2E1A">
        <w:rPr>
          <w:rFonts w:cs="Times New Roman" w:hint="cs"/>
          <w:rtl/>
        </w:rPr>
        <w:t>מאיימות</w:t>
      </w:r>
      <w:r w:rsidR="006C50F8" w:rsidRPr="006C50F8">
        <w:rPr>
          <w:rFonts w:cs="Times New Roman"/>
          <w:rtl/>
        </w:rPr>
        <w:t xml:space="preserve"> שהצליח לגייס,</w:t>
      </w:r>
      <w:r>
        <w:rPr>
          <w:rFonts w:cs="Times New Roman" w:hint="cs"/>
          <w:rtl/>
        </w:rPr>
        <w:t xml:space="preserve"> </w:t>
      </w:r>
      <w:r w:rsidR="007D1755">
        <w:rPr>
          <w:rFonts w:cs="Times New Roman" w:hint="cs"/>
          <w:rtl/>
        </w:rPr>
        <w:t xml:space="preserve">והוסיף </w:t>
      </w:r>
      <w:r w:rsidR="00002411">
        <w:rPr>
          <w:rFonts w:cs="Times New Roman" w:hint="cs"/>
          <w:rtl/>
        </w:rPr>
        <w:t>שהוא</w:t>
      </w:r>
      <w:r w:rsidR="007D1755">
        <w:rPr>
          <w:rFonts w:cs="Times New Roman" w:hint="cs"/>
          <w:rtl/>
        </w:rPr>
        <w:t xml:space="preserve"> האדם האחרון ש</w:t>
      </w:r>
      <w:r>
        <w:rPr>
          <w:rFonts w:cs="Times New Roman" w:hint="cs"/>
          <w:rtl/>
        </w:rPr>
        <w:t>עליה</w:t>
      </w:r>
      <w:r w:rsidR="007D1755">
        <w:rPr>
          <w:rFonts w:cs="Times New Roman" w:hint="cs"/>
          <w:rtl/>
        </w:rPr>
        <w:t xml:space="preserve">ם לדאוג </w:t>
      </w:r>
      <w:r w:rsidR="0082021B">
        <w:rPr>
          <w:rFonts w:cs="Times New Roman" w:hint="cs"/>
          <w:rtl/>
        </w:rPr>
        <w:t>לגביו</w:t>
      </w:r>
      <w:r w:rsidR="00EA1DAF">
        <w:rPr>
          <w:rFonts w:cs="Times New Roman" w:hint="cs"/>
          <w:rtl/>
        </w:rPr>
        <w:t>,</w:t>
      </w:r>
      <w:r w:rsidR="0082021B">
        <w:rPr>
          <w:rFonts w:cs="Times New Roman" w:hint="cs"/>
          <w:rtl/>
        </w:rPr>
        <w:t xml:space="preserve"> כי לעולם לא ישוב</w:t>
      </w:r>
      <w:r w:rsidR="005A77FC">
        <w:rPr>
          <w:rFonts w:cs="Times New Roman" w:hint="cs"/>
          <w:rtl/>
        </w:rPr>
        <w:t xml:space="preserve"> אליה</w:t>
      </w:r>
      <w:r w:rsidR="005B2E1A">
        <w:rPr>
          <w:rFonts w:cs="Times New Roman" w:hint="cs"/>
          <w:rtl/>
        </w:rPr>
        <w:t>.</w:t>
      </w:r>
      <w:r w:rsidR="00B2598C">
        <w:rPr>
          <w:rFonts w:cs="Times New Roman" w:hint="cs"/>
          <w:rtl/>
        </w:rPr>
        <w:t xml:space="preserve"> </w:t>
      </w:r>
      <w:r w:rsidR="00002411">
        <w:rPr>
          <w:rFonts w:cs="Times New Roman" w:hint="cs"/>
          <w:rtl/>
        </w:rPr>
        <w:t>ב</w:t>
      </w:r>
      <w:r w:rsidR="00CB18C7" w:rsidRPr="00CB18C7">
        <w:rPr>
          <w:rFonts w:cs="Times New Roman"/>
          <w:rtl/>
        </w:rPr>
        <w:t>עקבות</w:t>
      </w:r>
      <w:r w:rsidR="00002411">
        <w:rPr>
          <w:rFonts w:cs="Times New Roman" w:hint="cs"/>
          <w:rtl/>
        </w:rPr>
        <w:t xml:space="preserve"> זאת</w:t>
      </w:r>
      <w:r w:rsidR="00B2598C">
        <w:rPr>
          <w:rFonts w:cs="Times New Roman" w:hint="cs"/>
          <w:rtl/>
        </w:rPr>
        <w:t xml:space="preserve"> </w:t>
      </w:r>
      <w:r w:rsidR="00F9001F">
        <w:rPr>
          <w:rFonts w:cs="Times New Roman" w:hint="cs"/>
          <w:rtl/>
        </w:rPr>
        <w:t>קיבל את כל מה שבאו לה</w:t>
      </w:r>
      <w:r w:rsidR="007122EF">
        <w:rPr>
          <w:rFonts w:cs="Times New Roman" w:hint="cs"/>
          <w:rtl/>
        </w:rPr>
        <w:t>רעיף עליו</w:t>
      </w:r>
      <w:r w:rsidR="002C0C04" w:rsidRPr="002C0C04">
        <w:rPr>
          <w:rFonts w:cs="Times New Roman" w:hint="cs"/>
          <w:rtl/>
        </w:rPr>
        <w:t xml:space="preserve"> </w:t>
      </w:r>
      <w:r w:rsidR="002C0C04">
        <w:rPr>
          <w:rFonts w:cs="Times New Roman" w:hint="cs"/>
          <w:rtl/>
        </w:rPr>
        <w:t>מלכתחילה</w:t>
      </w:r>
      <w:r w:rsidR="00F9001F">
        <w:rPr>
          <w:rFonts w:cs="Times New Roman" w:hint="cs"/>
          <w:rtl/>
        </w:rPr>
        <w:t>, עד אחרון האגרופים</w:t>
      </w:r>
      <w:r w:rsidR="002C0C04">
        <w:rPr>
          <w:rFonts w:cs="Times New Roman" w:hint="cs"/>
          <w:rtl/>
        </w:rPr>
        <w:t xml:space="preserve">, </w:t>
      </w:r>
      <w:r w:rsidR="00EA1DAF">
        <w:rPr>
          <w:rFonts w:cs="Times New Roman" w:hint="cs"/>
          <w:rtl/>
        </w:rPr>
        <w:t>ע</w:t>
      </w:r>
      <w:r w:rsidR="002C0C04">
        <w:rPr>
          <w:rFonts w:cs="Times New Roman" w:hint="cs"/>
          <w:rtl/>
        </w:rPr>
        <w:t>ל</w:t>
      </w:r>
      <w:r w:rsidR="00EA1DAF">
        <w:rPr>
          <w:rFonts w:cs="Times New Roman" w:hint="cs"/>
          <w:rtl/>
        </w:rPr>
        <w:t xml:space="preserve"> </w:t>
      </w:r>
      <w:r w:rsidR="002C0C04">
        <w:rPr>
          <w:rFonts w:cs="Times New Roman" w:hint="cs"/>
          <w:rtl/>
        </w:rPr>
        <w:t xml:space="preserve">רקע נביחותיו </w:t>
      </w:r>
      <w:r w:rsidR="005A77FC">
        <w:rPr>
          <w:rFonts w:cs="Times New Roman" w:hint="cs"/>
          <w:rtl/>
        </w:rPr>
        <w:t xml:space="preserve">הרפות </w:t>
      </w:r>
      <w:r w:rsidR="002C0C04">
        <w:rPr>
          <w:rFonts w:cs="Times New Roman" w:hint="cs"/>
          <w:rtl/>
        </w:rPr>
        <w:t>של ברונו חסר</w:t>
      </w:r>
      <w:r w:rsidR="003E08F5">
        <w:rPr>
          <w:rFonts w:cs="Times New Roman" w:hint="cs"/>
          <w:rtl/>
        </w:rPr>
        <w:t xml:space="preserve"> </w:t>
      </w:r>
      <w:r w:rsidR="002C0C04">
        <w:rPr>
          <w:rFonts w:cs="Times New Roman" w:hint="cs"/>
          <w:rtl/>
        </w:rPr>
        <w:t>האונים</w:t>
      </w:r>
      <w:r w:rsidR="00F9001F">
        <w:rPr>
          <w:rFonts w:cs="Times New Roman" w:hint="cs"/>
          <w:rtl/>
        </w:rPr>
        <w:t xml:space="preserve">. </w:t>
      </w:r>
    </w:p>
    <w:p w14:paraId="518A2CF1" w14:textId="1F19A17A" w:rsidR="00C37323" w:rsidRDefault="004F106B" w:rsidP="00566FEA">
      <w:pPr>
        <w:rPr>
          <w:rFonts w:cs="Times New Roman"/>
          <w:rtl/>
        </w:rPr>
      </w:pPr>
      <w:r w:rsidRPr="004F106B">
        <w:rPr>
          <w:rFonts w:cs="Times New Roman"/>
          <w:rtl/>
        </w:rPr>
        <w:t>טולאסי כנראה עדיין חשבה עליו אם הזכירה אותו בפני בני הדודים, ומחשבה זו נגעה לליבו</w:t>
      </w:r>
      <w:r w:rsidR="00352290">
        <w:rPr>
          <w:rFonts w:cs="Times New Roman"/>
          <w:rtl/>
        </w:rPr>
        <w:t xml:space="preserve"> מאוד.</w:t>
      </w:r>
      <w:r w:rsidRPr="004F106B">
        <w:rPr>
          <w:rFonts w:cs="Times New Roman"/>
          <w:rtl/>
        </w:rPr>
        <w:t xml:space="preserve"> הוא הצליח להגן על הראש והצלעות</w:t>
      </w:r>
      <w:r>
        <w:rPr>
          <w:rFonts w:cs="Times New Roman" w:hint="cs"/>
          <w:rtl/>
        </w:rPr>
        <w:t>,</w:t>
      </w:r>
      <w:r w:rsidRPr="004F106B">
        <w:rPr>
          <w:rFonts w:cs="Times New Roman"/>
          <w:rtl/>
        </w:rPr>
        <w:t xml:space="preserve"> </w:t>
      </w:r>
      <w:r>
        <w:rPr>
          <w:rFonts w:cs="Times New Roman" w:hint="cs"/>
          <w:rtl/>
        </w:rPr>
        <w:t>[</w:t>
      </w:r>
      <w:r w:rsidR="00F22DAA">
        <w:rPr>
          <w:rFonts w:cs="Times New Roman" w:hint="cs"/>
          <w:rtl/>
        </w:rPr>
        <w:t xml:space="preserve">אלכס </w:t>
      </w:r>
      <w:r w:rsidR="00E426AC">
        <w:rPr>
          <w:rFonts w:cs="Times New Roman" w:hint="cs"/>
          <w:rtl/>
        </w:rPr>
        <w:t>הצליח ל</w:t>
      </w:r>
      <w:r w:rsidR="00EA1DAF">
        <w:rPr>
          <w:rFonts w:cs="Times New Roman" w:hint="cs"/>
          <w:rtl/>
        </w:rPr>
        <w:t>הגן</w:t>
      </w:r>
      <w:r w:rsidR="00F22DAA">
        <w:rPr>
          <w:rFonts w:cs="Times New Roman" w:hint="cs"/>
          <w:rtl/>
        </w:rPr>
        <w:t xml:space="preserve"> על הפנים והראש והצלעות, וחסם רבות מהפגיעות הקשות יותר. </w:t>
      </w:r>
      <w:r w:rsidR="002C0C04">
        <w:rPr>
          <w:rFonts w:cs="Times New Roman" w:hint="cs"/>
          <w:rtl/>
        </w:rPr>
        <w:t xml:space="preserve">טולאסי </w:t>
      </w:r>
      <w:r w:rsidR="00EA1DAF">
        <w:rPr>
          <w:rFonts w:cs="Times New Roman" w:hint="cs"/>
          <w:rtl/>
        </w:rPr>
        <w:t xml:space="preserve">כנראה עדיין חשבה עליו </w:t>
      </w:r>
      <w:r w:rsidR="002C0C04">
        <w:rPr>
          <w:rFonts w:cs="Times New Roman" w:hint="cs"/>
          <w:rtl/>
        </w:rPr>
        <w:t xml:space="preserve">אם </w:t>
      </w:r>
      <w:r w:rsidR="007D1755">
        <w:rPr>
          <w:rFonts w:cs="Times New Roman" w:hint="cs"/>
          <w:rtl/>
        </w:rPr>
        <w:t>הזכיר</w:t>
      </w:r>
      <w:r w:rsidR="00455642">
        <w:rPr>
          <w:rFonts w:cs="Times New Roman" w:hint="cs"/>
          <w:rtl/>
        </w:rPr>
        <w:t>ה</w:t>
      </w:r>
      <w:r w:rsidR="007D1755">
        <w:rPr>
          <w:rFonts w:cs="Times New Roman" w:hint="cs"/>
          <w:rtl/>
        </w:rPr>
        <w:t xml:space="preserve"> אותו</w:t>
      </w:r>
      <w:r w:rsidR="00455642">
        <w:rPr>
          <w:rFonts w:cs="Times New Roman" w:hint="cs"/>
          <w:rtl/>
        </w:rPr>
        <w:t xml:space="preserve"> בפני בני הדודים</w:t>
      </w:r>
      <w:r w:rsidR="002C0C04">
        <w:rPr>
          <w:rFonts w:cs="Times New Roman" w:hint="cs"/>
          <w:rtl/>
        </w:rPr>
        <w:t>, ו</w:t>
      </w:r>
      <w:r w:rsidR="00EA1DAF">
        <w:rPr>
          <w:rFonts w:cs="Times New Roman" w:hint="cs"/>
          <w:rtl/>
        </w:rPr>
        <w:t>מחשבה זו</w:t>
      </w:r>
      <w:r w:rsidR="002C0C04">
        <w:rPr>
          <w:rFonts w:cs="Times New Roman" w:hint="cs"/>
          <w:rtl/>
        </w:rPr>
        <w:t xml:space="preserve"> נגע</w:t>
      </w:r>
      <w:r w:rsidR="00EA1DAF">
        <w:rPr>
          <w:rFonts w:cs="Times New Roman" w:hint="cs"/>
          <w:rtl/>
        </w:rPr>
        <w:t>ה</w:t>
      </w:r>
      <w:r w:rsidR="002C0C04">
        <w:rPr>
          <w:rFonts w:cs="Times New Roman" w:hint="cs"/>
          <w:rtl/>
        </w:rPr>
        <w:t xml:space="preserve"> לליבו</w:t>
      </w:r>
      <w:r w:rsidR="00352290">
        <w:rPr>
          <w:rFonts w:cs="Times New Roman" w:hint="cs"/>
          <w:rtl/>
        </w:rPr>
        <w:t xml:space="preserve"> מאוד.</w:t>
      </w:r>
      <w:r w:rsidR="002C0C04">
        <w:rPr>
          <w:rFonts w:cs="Times New Roman" w:hint="cs"/>
          <w:rtl/>
        </w:rPr>
        <w:t xml:space="preserve"> </w:t>
      </w:r>
      <w:r w:rsidR="000E5C6A" w:rsidRPr="000E5C6A">
        <w:rPr>
          <w:rFonts w:cs="Times New Roman"/>
          <w:rtl/>
        </w:rPr>
        <w:t>הוא העריך את</w:t>
      </w:r>
      <w:r w:rsidR="00F22DAA">
        <w:rPr>
          <w:rFonts w:cs="Times New Roman" w:hint="cs"/>
          <w:rtl/>
        </w:rPr>
        <w:t xml:space="preserve"> </w:t>
      </w:r>
      <w:r w:rsidR="002C0C04">
        <w:rPr>
          <w:rFonts w:cs="Times New Roman" w:hint="cs"/>
          <w:rtl/>
        </w:rPr>
        <w:t xml:space="preserve">המחויבות הנוקשה </w:t>
      </w:r>
      <w:r w:rsidR="00F22DAA">
        <w:rPr>
          <w:rFonts w:cs="Times New Roman" w:hint="cs"/>
          <w:rtl/>
        </w:rPr>
        <w:t>ש</w:t>
      </w:r>
      <w:r w:rsidR="00AC25EA">
        <w:rPr>
          <w:rFonts w:cs="Times New Roman" w:hint="cs"/>
          <w:rtl/>
        </w:rPr>
        <w:t>חשו</w:t>
      </w:r>
      <w:r w:rsidR="00F22DAA">
        <w:rPr>
          <w:rFonts w:cs="Times New Roman" w:hint="cs"/>
          <w:rtl/>
        </w:rPr>
        <w:t xml:space="preserve"> בני הדודים </w:t>
      </w:r>
      <w:r w:rsidR="005A77FC">
        <w:rPr>
          <w:rFonts w:cs="Times New Roman" w:hint="cs"/>
          <w:rtl/>
        </w:rPr>
        <w:t xml:space="preserve">לפעול </w:t>
      </w:r>
      <w:r w:rsidR="00F22DAA">
        <w:rPr>
          <w:rFonts w:cs="Times New Roman" w:hint="cs"/>
          <w:rtl/>
        </w:rPr>
        <w:t>ל</w:t>
      </w:r>
      <w:r w:rsidR="0082021B">
        <w:rPr>
          <w:rFonts w:cs="Times New Roman" w:hint="cs"/>
          <w:rtl/>
        </w:rPr>
        <w:t xml:space="preserve">מען </w:t>
      </w:r>
      <w:r w:rsidR="00F22DAA">
        <w:rPr>
          <w:rFonts w:cs="Times New Roman" w:hint="cs"/>
          <w:rtl/>
        </w:rPr>
        <w:t xml:space="preserve">כבודה של טולאסי </w:t>
      </w:r>
      <w:r w:rsidR="00AC25EA" w:rsidRPr="00AC25EA">
        <w:rPr>
          <w:rFonts w:cs="Times New Roman"/>
          <w:rtl/>
        </w:rPr>
        <w:t xml:space="preserve">– הכבוד </w:t>
      </w:r>
      <w:r w:rsidR="00F22DAA">
        <w:rPr>
          <w:rFonts w:cs="Times New Roman" w:hint="cs"/>
          <w:rtl/>
        </w:rPr>
        <w:t xml:space="preserve">שהוא עצמו, </w:t>
      </w:r>
      <w:r w:rsidR="00455642">
        <w:rPr>
          <w:rFonts w:cs="Times New Roman" w:hint="cs"/>
          <w:rtl/>
        </w:rPr>
        <w:t>מתוך</w:t>
      </w:r>
      <w:r w:rsidR="00F22DAA">
        <w:rPr>
          <w:rFonts w:cs="Times New Roman" w:hint="cs"/>
          <w:rtl/>
        </w:rPr>
        <w:t xml:space="preserve"> להט שבדיעבד נראה לו בוסרי ומ</w:t>
      </w:r>
      <w:r w:rsidR="00A96726">
        <w:rPr>
          <w:rFonts w:cs="Times New Roman" w:hint="cs"/>
          <w:rtl/>
        </w:rPr>
        <w:t>גושם</w:t>
      </w:r>
      <w:r w:rsidR="00F22DAA">
        <w:rPr>
          <w:rFonts w:cs="Times New Roman" w:hint="cs"/>
          <w:rtl/>
        </w:rPr>
        <w:t>, הפר</w:t>
      </w:r>
      <w:r w:rsidR="00EA1DAF">
        <w:rPr>
          <w:rFonts w:cs="Times New Roman" w:hint="cs"/>
          <w:rtl/>
        </w:rPr>
        <w:t>.</w:t>
      </w:r>
      <w:r>
        <w:rPr>
          <w:rFonts w:cs="Times New Roman" w:hint="cs"/>
          <w:rtl/>
        </w:rPr>
        <w:t>]</w:t>
      </w:r>
      <w:r w:rsidR="00F22DAA">
        <w:rPr>
          <w:rFonts w:cs="Times New Roman" w:hint="cs"/>
          <w:rtl/>
        </w:rPr>
        <w:t xml:space="preserve"> </w:t>
      </w:r>
      <w:r>
        <w:rPr>
          <w:rFonts w:cs="Times New Roman" w:hint="cs"/>
          <w:rtl/>
        </w:rPr>
        <w:t>ו</w:t>
      </w:r>
      <w:r w:rsidR="0082021B">
        <w:rPr>
          <w:rFonts w:cs="Times New Roman" w:hint="cs"/>
          <w:rtl/>
        </w:rPr>
        <w:t xml:space="preserve">בין לבין </w:t>
      </w:r>
      <w:r w:rsidR="00F22DAA">
        <w:rPr>
          <w:rFonts w:cs="Times New Roman" w:hint="cs"/>
          <w:rtl/>
        </w:rPr>
        <w:t>הצליח ל</w:t>
      </w:r>
      <w:r w:rsidR="005B2E1A">
        <w:rPr>
          <w:rFonts w:cs="Times New Roman" w:hint="cs"/>
          <w:rtl/>
        </w:rPr>
        <w:t>שלח</w:t>
      </w:r>
      <w:r w:rsidR="00F22DAA">
        <w:rPr>
          <w:rFonts w:cs="Times New Roman" w:hint="cs"/>
          <w:rtl/>
        </w:rPr>
        <w:t xml:space="preserve"> מכות ספורות אבל מכוונות היטב </w:t>
      </w:r>
      <w:r w:rsidR="00F22DAA">
        <w:rPr>
          <w:rFonts w:cs="Times New Roman"/>
          <w:rtl/>
        </w:rPr>
        <w:t>–</w:t>
      </w:r>
      <w:r w:rsidR="00F22DAA">
        <w:rPr>
          <w:rFonts w:cs="Times New Roman" w:hint="cs"/>
          <w:rtl/>
        </w:rPr>
        <w:t xml:space="preserve"> ב</w:t>
      </w:r>
      <w:r w:rsidR="0082021B">
        <w:rPr>
          <w:rFonts w:cs="Times New Roman" w:hint="cs"/>
          <w:rtl/>
        </w:rPr>
        <w:t>ִּ</w:t>
      </w:r>
      <w:r w:rsidR="00F22DAA">
        <w:rPr>
          <w:rFonts w:cs="Times New Roman" w:hint="cs"/>
          <w:rtl/>
        </w:rPr>
        <w:t>רכ</w:t>
      </w:r>
      <w:r w:rsidR="0082021B">
        <w:rPr>
          <w:rFonts w:cs="Times New Roman" w:hint="cs"/>
          <w:rtl/>
        </w:rPr>
        <w:t>ִּ</w:t>
      </w:r>
      <w:r w:rsidR="00F22DAA">
        <w:rPr>
          <w:rFonts w:cs="Times New Roman" w:hint="cs"/>
          <w:rtl/>
        </w:rPr>
        <w:t>ייה לסרעפת (מכה שמפילה</w:t>
      </w:r>
      <w:r w:rsidR="0082021B">
        <w:rPr>
          <w:rFonts w:cs="Times New Roman" w:hint="cs"/>
          <w:rtl/>
        </w:rPr>
        <w:t xml:space="preserve"> ל</w:t>
      </w:r>
      <w:r w:rsidR="007122EF">
        <w:rPr>
          <w:rFonts w:cs="Times New Roman" w:hint="cs"/>
          <w:rtl/>
        </w:rPr>
        <w:t>ארץ</w:t>
      </w:r>
      <w:r w:rsidR="00F22DAA">
        <w:rPr>
          <w:rFonts w:cs="Times New Roman" w:hint="cs"/>
          <w:rtl/>
        </w:rPr>
        <w:t xml:space="preserve"> אנשים ש</w:t>
      </w:r>
      <w:r w:rsidR="0082021B">
        <w:rPr>
          <w:rFonts w:cs="Times New Roman" w:hint="cs"/>
          <w:rtl/>
        </w:rPr>
        <w:t>אינם</w:t>
      </w:r>
      <w:r w:rsidR="00F22DAA">
        <w:rPr>
          <w:rFonts w:cs="Times New Roman" w:hint="cs"/>
          <w:rtl/>
        </w:rPr>
        <w:t xml:space="preserve"> מיומנים לספוג אותה), מכת</w:t>
      </w:r>
      <w:r w:rsidR="003E08F5">
        <w:rPr>
          <w:rFonts w:cs="Times New Roman" w:hint="cs"/>
          <w:rtl/>
        </w:rPr>
        <w:t xml:space="preserve"> </w:t>
      </w:r>
      <w:r w:rsidR="002E569D">
        <w:rPr>
          <w:rFonts w:cs="Times New Roman" w:hint="cs"/>
          <w:rtl/>
        </w:rPr>
        <w:t>פטיש</w:t>
      </w:r>
      <w:r w:rsidR="00F22DAA">
        <w:rPr>
          <w:rFonts w:cs="Times New Roman" w:hint="cs"/>
          <w:rtl/>
        </w:rPr>
        <w:t xml:space="preserve"> ל</w:t>
      </w:r>
      <w:r w:rsidR="002E569D">
        <w:rPr>
          <w:rFonts w:cs="Times New Roman" w:hint="cs"/>
          <w:rtl/>
        </w:rPr>
        <w:t>לס</w:t>
      </w:r>
      <w:r w:rsidR="00F22DAA">
        <w:rPr>
          <w:rFonts w:cs="Times New Roman" w:hint="cs"/>
          <w:rtl/>
        </w:rPr>
        <w:t>ת (</w:t>
      </w:r>
      <w:r w:rsidR="008D4A05">
        <w:rPr>
          <w:rFonts w:cs="Times New Roman" w:hint="cs"/>
          <w:rtl/>
        </w:rPr>
        <w:t>[</w:t>
      </w:r>
      <w:r w:rsidR="00CF2021">
        <w:rPr>
          <w:rFonts w:cs="Times New Roman" w:hint="cs"/>
          <w:rtl/>
        </w:rPr>
        <w:t>זה '</w:t>
      </w:r>
      <w:r w:rsidR="002E569D">
        <w:rPr>
          <w:rFonts w:cs="Times New Roman" w:hint="cs"/>
          <w:rtl/>
        </w:rPr>
        <w:t>אוּרַאקֶן</w:t>
      </w:r>
      <w:r w:rsidR="00CF2021">
        <w:rPr>
          <w:rFonts w:cs="Times New Roman" w:hint="cs"/>
          <w:rtl/>
        </w:rPr>
        <w:t>' וזה קטלני ו</w:t>
      </w:r>
      <w:r w:rsidR="008D4A05">
        <w:rPr>
          <w:rFonts w:cs="Times New Roman" w:hint="cs"/>
          <w:rtl/>
        </w:rPr>
        <w:t>]</w:t>
      </w:r>
      <w:r w:rsidR="00F22DAA">
        <w:rPr>
          <w:rFonts w:cs="Times New Roman" w:hint="cs"/>
          <w:rtl/>
        </w:rPr>
        <w:t xml:space="preserve">הוא הרגיש משהו </w:t>
      </w:r>
      <w:r w:rsidR="00CF2021">
        <w:rPr>
          <w:rFonts w:cs="Times New Roman" w:hint="cs"/>
          <w:rtl/>
        </w:rPr>
        <w:t>מתרסק</w:t>
      </w:r>
      <w:r w:rsidR="00F22DAA">
        <w:rPr>
          <w:rFonts w:cs="Times New Roman" w:hint="cs"/>
          <w:rtl/>
        </w:rPr>
        <w:t xml:space="preserve">) </w:t>
      </w:r>
      <w:r w:rsidR="00CF2021">
        <w:rPr>
          <w:rFonts w:cs="Times New Roman" w:hint="cs"/>
          <w:rtl/>
        </w:rPr>
        <w:t>ובעיטת</w:t>
      </w:r>
      <w:r w:rsidR="003E08F5">
        <w:rPr>
          <w:rFonts w:cs="Times New Roman" w:hint="cs"/>
          <w:rtl/>
        </w:rPr>
        <w:t xml:space="preserve"> </w:t>
      </w:r>
      <w:r w:rsidR="00CF2021">
        <w:rPr>
          <w:rFonts w:cs="Times New Roman" w:hint="cs"/>
          <w:rtl/>
        </w:rPr>
        <w:t xml:space="preserve">מגל </w:t>
      </w:r>
      <w:r w:rsidR="008D4A05">
        <w:rPr>
          <w:rFonts w:cs="Times New Roman" w:hint="cs"/>
          <w:rtl/>
        </w:rPr>
        <w:t>שכ</w:t>
      </w:r>
      <w:r w:rsidR="00CF2021">
        <w:rPr>
          <w:rFonts w:cs="Times New Roman" w:hint="cs"/>
          <w:rtl/>
        </w:rPr>
        <w:t>וונ</w:t>
      </w:r>
      <w:r w:rsidR="008D4A05">
        <w:rPr>
          <w:rFonts w:cs="Times New Roman" w:hint="cs"/>
          <w:rtl/>
        </w:rPr>
        <w:t>ה</w:t>
      </w:r>
      <w:r w:rsidR="00CF2021">
        <w:rPr>
          <w:rFonts w:cs="Times New Roman" w:hint="cs"/>
          <w:rtl/>
        </w:rPr>
        <w:t xml:space="preserve"> לשלוש הצלעות התחתונות (</w:t>
      </w:r>
      <w:r w:rsidR="008D4A05">
        <w:rPr>
          <w:rFonts w:cs="Times New Roman" w:hint="cs"/>
          <w:rtl/>
        </w:rPr>
        <w:t>[</w:t>
      </w:r>
      <w:r w:rsidR="0082021B">
        <w:rPr>
          <w:rFonts w:cs="Times New Roman" w:hint="cs"/>
          <w:rtl/>
        </w:rPr>
        <w:t xml:space="preserve">רגל הציר מוכרחה להיות חזקה ולכן </w:t>
      </w:r>
      <w:r w:rsidR="00CF2021">
        <w:rPr>
          <w:rFonts w:cs="Times New Roman" w:hint="cs"/>
          <w:rtl/>
        </w:rPr>
        <w:t>נאלץ להוציא את המידל עם הרגל הנקועה</w:t>
      </w:r>
      <w:r w:rsidR="0082021B">
        <w:rPr>
          <w:rFonts w:cs="Times New Roman" w:hint="cs"/>
          <w:rtl/>
        </w:rPr>
        <w:t>,</w:t>
      </w:r>
      <w:r w:rsidR="00CF2021">
        <w:rPr>
          <w:rFonts w:cs="Times New Roman" w:hint="cs"/>
          <w:rtl/>
        </w:rPr>
        <w:t xml:space="preserve"> ו</w:t>
      </w:r>
      <w:r w:rsidR="008D4A05">
        <w:rPr>
          <w:rFonts w:cs="Times New Roman" w:hint="cs"/>
          <w:rtl/>
        </w:rPr>
        <w:t>]</w:t>
      </w:r>
      <w:r w:rsidR="00CF2021">
        <w:rPr>
          <w:rFonts w:cs="Times New Roman" w:hint="cs"/>
          <w:rtl/>
        </w:rPr>
        <w:t>מכיוון שידע שלא ישרוד יותר מ</w:t>
      </w:r>
      <w:r w:rsidR="008D4A05">
        <w:rPr>
          <w:rFonts w:cs="Times New Roman" w:hint="cs"/>
          <w:rtl/>
        </w:rPr>
        <w:t xml:space="preserve">בעיטה </w:t>
      </w:r>
      <w:r w:rsidR="00CF2021">
        <w:rPr>
          <w:rFonts w:cs="Times New Roman" w:hint="cs"/>
          <w:rtl/>
        </w:rPr>
        <w:t xml:space="preserve">אחת, הוא נתן שם הכל, ואכן </w:t>
      </w:r>
      <w:r w:rsidR="008D4A05">
        <w:rPr>
          <w:rFonts w:cs="Times New Roman" w:hint="cs"/>
          <w:rtl/>
        </w:rPr>
        <w:t>משהו נ</w:t>
      </w:r>
      <w:r w:rsidR="00CF2021">
        <w:rPr>
          <w:rFonts w:cs="Times New Roman" w:hint="cs"/>
          <w:rtl/>
        </w:rPr>
        <w:t>סדק</w:t>
      </w:r>
      <w:r w:rsidR="003E08F5">
        <w:rPr>
          <w:rFonts w:cs="Times New Roman" w:hint="cs"/>
          <w:rtl/>
        </w:rPr>
        <w:t>,</w:t>
      </w:r>
      <w:r w:rsidR="00CF2021">
        <w:rPr>
          <w:rFonts w:cs="Times New Roman" w:hint="cs"/>
          <w:rtl/>
        </w:rPr>
        <w:t xml:space="preserve"> או </w:t>
      </w:r>
      <w:r w:rsidR="008D4A05">
        <w:rPr>
          <w:rFonts w:cs="Times New Roman" w:hint="cs"/>
          <w:rtl/>
        </w:rPr>
        <w:t>נ</w:t>
      </w:r>
      <w:r w:rsidR="00CF2021">
        <w:rPr>
          <w:rFonts w:cs="Times New Roman" w:hint="cs"/>
          <w:rtl/>
        </w:rPr>
        <w:t>שבר)</w:t>
      </w:r>
      <w:r w:rsidR="00C37323">
        <w:rPr>
          <w:rFonts w:cs="Times New Roman" w:hint="cs"/>
          <w:rtl/>
        </w:rPr>
        <w:t>.</w:t>
      </w:r>
    </w:p>
    <w:p w14:paraId="0EEE046E" w14:textId="77777777" w:rsidR="000C44D5" w:rsidRPr="00E146D2" w:rsidRDefault="000C44D5" w:rsidP="00566FEA">
      <w:pPr>
        <w:rPr>
          <w:rFonts w:cs="Times New Roman"/>
          <w:color w:val="A6A6A6" w:themeColor="background1" w:themeShade="A6"/>
          <w:rtl/>
        </w:rPr>
      </w:pPr>
      <w:r w:rsidRPr="00E146D2">
        <w:rPr>
          <w:rFonts w:cs="Times New Roman" w:hint="cs"/>
          <w:color w:val="A6A6A6" w:themeColor="background1" w:themeShade="A6"/>
          <w:rtl/>
        </w:rPr>
        <w:t>[</w:t>
      </w:r>
    </w:p>
    <w:p w14:paraId="41256890" w14:textId="775E568A" w:rsidR="000C44D5" w:rsidRPr="00E146D2" w:rsidRDefault="000C44D5" w:rsidP="009D2CB3">
      <w:pPr>
        <w:bidi w:val="0"/>
        <w:rPr>
          <w:rFonts w:cs="Times New Roman"/>
          <w:color w:val="A6A6A6" w:themeColor="background1" w:themeShade="A6"/>
          <w:rtl/>
        </w:rPr>
      </w:pPr>
      <w:r w:rsidRPr="00E146D2">
        <w:rPr>
          <w:rFonts w:cs="Times New Roman"/>
          <w:color w:val="A6A6A6" w:themeColor="background1" w:themeShade="A6"/>
        </w:rPr>
        <w:t>Telugu is a South-central Dravidian language native to India. It stands alongside Hindi, English and Bengali as one of the few languages with official primary language status in more than one Indian state; Telugu is the primary language in the states of Andhra Pradesh, Telangana and significant linguistic minorities in other neighbouring states. It is one of six languages designated a classical language of India by the country's government.</w:t>
      </w:r>
    </w:p>
    <w:p w14:paraId="5F65B3BC" w14:textId="5BAD0DBC" w:rsidR="000C44D5" w:rsidRPr="00E146D2" w:rsidRDefault="000C44D5" w:rsidP="00566FEA">
      <w:pPr>
        <w:rPr>
          <w:rFonts w:cs="Times New Roman"/>
          <w:color w:val="A6A6A6" w:themeColor="background1" w:themeShade="A6"/>
          <w:rtl/>
        </w:rPr>
      </w:pPr>
      <w:r w:rsidRPr="00E146D2">
        <w:rPr>
          <w:rFonts w:cs="Times New Roman" w:hint="cs"/>
          <w:color w:val="A6A6A6" w:themeColor="background1" w:themeShade="A6"/>
          <w:rtl/>
        </w:rPr>
        <w:t>]</w:t>
      </w:r>
    </w:p>
    <w:p w14:paraId="2E6A3F46" w14:textId="35547952" w:rsidR="00F052DC" w:rsidRDefault="00F9001F" w:rsidP="006D6046">
      <w:pPr>
        <w:rPr>
          <w:rFonts w:cs="Times New Roman"/>
          <w:rtl/>
        </w:rPr>
      </w:pPr>
      <w:r>
        <w:rPr>
          <w:rFonts w:cs="Times New Roman" w:hint="cs"/>
          <w:rtl/>
        </w:rPr>
        <w:t>כשהגיע</w:t>
      </w:r>
      <w:r w:rsidR="00C37323">
        <w:rPr>
          <w:rFonts w:cs="Times New Roman" w:hint="cs"/>
          <w:rtl/>
        </w:rPr>
        <w:t>ו</w:t>
      </w:r>
      <w:r>
        <w:rPr>
          <w:rFonts w:cs="Times New Roman" w:hint="cs"/>
          <w:rtl/>
        </w:rPr>
        <w:t xml:space="preserve"> </w:t>
      </w:r>
      <w:r w:rsidR="00C37323">
        <w:rPr>
          <w:rFonts w:cs="Times New Roman" w:hint="cs"/>
          <w:rtl/>
        </w:rPr>
        <w:t xml:space="preserve">איכשהו </w:t>
      </w:r>
      <w:r>
        <w:rPr>
          <w:rFonts w:cs="Times New Roman" w:hint="cs"/>
          <w:rtl/>
        </w:rPr>
        <w:t>הביתה,</w:t>
      </w:r>
      <w:r w:rsidR="002C0C04">
        <w:rPr>
          <w:rFonts w:cs="Times New Roman" w:hint="cs"/>
          <w:rtl/>
        </w:rPr>
        <w:t xml:space="preserve"> </w:t>
      </w:r>
      <w:r w:rsidR="00F22DAA">
        <w:rPr>
          <w:rFonts w:cs="Times New Roman" w:hint="cs"/>
          <w:rtl/>
        </w:rPr>
        <w:t>הכלב ובעליו</w:t>
      </w:r>
      <w:r w:rsidR="00C37323">
        <w:rPr>
          <w:rFonts w:cs="Times New Roman" w:hint="cs"/>
          <w:rtl/>
        </w:rPr>
        <w:t>,</w:t>
      </w:r>
      <w:r w:rsidR="00F22DAA">
        <w:rPr>
          <w:rFonts w:cs="Times New Roman" w:hint="cs"/>
          <w:rtl/>
        </w:rPr>
        <w:t xml:space="preserve"> שניהם [</w:t>
      </w:r>
      <w:r w:rsidR="00F22DAA">
        <w:rPr>
          <w:rFonts w:cs="Times New Roman"/>
        </w:rPr>
        <w:t>hobble along</w:t>
      </w:r>
      <w:r w:rsidR="00F22DAA">
        <w:rPr>
          <w:rFonts w:cs="Times New Roman" w:hint="cs"/>
          <w:rtl/>
        </w:rPr>
        <w:t xml:space="preserve">] צולעים </w:t>
      </w:r>
      <w:r w:rsidR="00CF2021">
        <w:rPr>
          <w:rFonts w:cs="Times New Roman" w:hint="cs"/>
          <w:rtl/>
        </w:rPr>
        <w:t xml:space="preserve">באותו </w:t>
      </w:r>
      <w:r w:rsidR="00F22DAA">
        <w:rPr>
          <w:rFonts w:cs="Times New Roman" w:hint="cs"/>
          <w:rtl/>
        </w:rPr>
        <w:t xml:space="preserve">קצב, </w:t>
      </w:r>
      <w:r w:rsidR="002C0C04">
        <w:rPr>
          <w:rFonts w:cs="Times New Roman" w:hint="cs"/>
          <w:rtl/>
        </w:rPr>
        <w:t xml:space="preserve">הוא חשב על </w:t>
      </w:r>
      <w:r w:rsidR="00CF2021">
        <w:rPr>
          <w:rFonts w:cs="Times New Roman" w:hint="cs"/>
          <w:rtl/>
        </w:rPr>
        <w:t>להבה</w:t>
      </w:r>
      <w:r w:rsidR="005B2E1A">
        <w:rPr>
          <w:rFonts w:cs="Times New Roman" w:hint="cs"/>
          <w:rtl/>
        </w:rPr>
        <w:t>.</w:t>
      </w:r>
      <w:r w:rsidR="00F22DAA">
        <w:rPr>
          <w:rFonts w:cs="Times New Roman" w:hint="cs"/>
          <w:rtl/>
        </w:rPr>
        <w:t xml:space="preserve"> הוא רצה </w:t>
      </w:r>
      <w:r w:rsidR="00EA1DAF">
        <w:rPr>
          <w:rFonts w:cs="Times New Roman" w:hint="cs"/>
          <w:rtl/>
        </w:rPr>
        <w:t>ב</w:t>
      </w:r>
      <w:r w:rsidR="00C37323">
        <w:rPr>
          <w:rFonts w:cs="Times New Roman" w:hint="cs"/>
          <w:rtl/>
        </w:rPr>
        <w:t>ב</w:t>
      </w:r>
      <w:r w:rsidR="00CF2021">
        <w:rPr>
          <w:rFonts w:cs="Times New Roman" w:hint="cs"/>
          <w:rtl/>
        </w:rPr>
        <w:t>ע</w:t>
      </w:r>
      <w:r w:rsidR="003E08F5">
        <w:rPr>
          <w:rFonts w:cs="Times New Roman" w:hint="cs"/>
          <w:rtl/>
        </w:rPr>
        <w:t>י</w:t>
      </w:r>
      <w:r w:rsidR="00CF2021">
        <w:rPr>
          <w:rFonts w:cs="Times New Roman" w:hint="cs"/>
          <w:rtl/>
        </w:rPr>
        <w:t>רה</w:t>
      </w:r>
      <w:r w:rsidR="00F22DAA">
        <w:rPr>
          <w:rFonts w:cs="Times New Roman" w:hint="cs"/>
          <w:rtl/>
        </w:rPr>
        <w:t xml:space="preserve"> חסר</w:t>
      </w:r>
      <w:r w:rsidR="00C37323">
        <w:rPr>
          <w:rFonts w:cs="Times New Roman" w:hint="cs"/>
          <w:rtl/>
        </w:rPr>
        <w:t>ת</w:t>
      </w:r>
      <w:r w:rsidR="003E08F5">
        <w:rPr>
          <w:rFonts w:cs="Times New Roman" w:hint="cs"/>
          <w:rtl/>
        </w:rPr>
        <w:t xml:space="preserve"> </w:t>
      </w:r>
      <w:r w:rsidR="00F22DAA">
        <w:rPr>
          <w:rFonts w:cs="Times New Roman" w:hint="cs"/>
          <w:rtl/>
        </w:rPr>
        <w:t xml:space="preserve">גבולות, אש מאכלת שתצדיק </w:t>
      </w:r>
      <w:r w:rsidR="006D6046">
        <w:rPr>
          <w:rFonts w:cs="Times New Roman" w:hint="cs"/>
          <w:rtl/>
        </w:rPr>
        <w:t>תוקפנות כה אלימה</w:t>
      </w:r>
      <w:r w:rsidR="004D3146">
        <w:rPr>
          <w:rFonts w:cs="Times New Roman" w:hint="cs"/>
          <w:rtl/>
        </w:rPr>
        <w:t xml:space="preserve"> </w:t>
      </w:r>
      <w:r w:rsidR="004D3146">
        <w:rPr>
          <w:rFonts w:cs="Times New Roman"/>
          <w:rtl/>
        </w:rPr>
        <w:t>–</w:t>
      </w:r>
      <w:r w:rsidR="00F22DAA">
        <w:rPr>
          <w:rFonts w:cs="Times New Roman" w:hint="cs"/>
          <w:rtl/>
        </w:rPr>
        <w:t xml:space="preserve"> שלוש בנות, שלושים בנות, מאה</w:t>
      </w:r>
      <w:r w:rsidR="00CB18C7">
        <w:rPr>
          <w:rFonts w:cs="Times New Roman" w:hint="cs"/>
          <w:rtl/>
        </w:rPr>
        <w:t>, אחת</w:t>
      </w:r>
      <w:r w:rsidR="006D6046">
        <w:rPr>
          <w:rFonts w:cs="Times New Roman" w:hint="cs"/>
          <w:rtl/>
        </w:rPr>
        <w:t xml:space="preserve">. </w:t>
      </w:r>
      <w:r w:rsidR="00AC25EA" w:rsidRPr="00AC25EA">
        <w:rPr>
          <w:rFonts w:cs="Times New Roman"/>
          <w:rtl/>
        </w:rPr>
        <w:t>קודח הוא</w:t>
      </w:r>
      <w:r w:rsidR="00F22DAA">
        <w:rPr>
          <w:rFonts w:cs="Times New Roman" w:hint="cs"/>
          <w:rtl/>
        </w:rPr>
        <w:t xml:space="preserve"> התקשר לסוכנת הנסיעות</w:t>
      </w:r>
      <w:r w:rsidR="00E426AC" w:rsidRPr="00E426AC">
        <w:rPr>
          <w:rFonts w:hint="cs"/>
          <w:rtl/>
        </w:rPr>
        <w:t xml:space="preserve"> </w:t>
      </w:r>
      <w:r w:rsidR="00E426AC" w:rsidRPr="003E4E5C">
        <w:rPr>
          <w:rFonts w:hint="eastAsia"/>
          <w:rtl/>
        </w:rPr>
        <w:t>של</w:t>
      </w:r>
      <w:r w:rsidR="00E426AC" w:rsidRPr="003E4E5C">
        <w:rPr>
          <w:rtl/>
        </w:rPr>
        <w:t xml:space="preserve"> </w:t>
      </w:r>
      <w:r w:rsidR="00CB18C7">
        <w:rPr>
          <w:rFonts w:hint="cs"/>
          <w:rtl/>
        </w:rPr>
        <w:t>ה</w:t>
      </w:r>
      <w:r w:rsidR="00E426AC" w:rsidRPr="003E4E5C">
        <w:rPr>
          <w:rFonts w:hint="eastAsia"/>
          <w:rtl/>
        </w:rPr>
        <w:t>משפח</w:t>
      </w:r>
      <w:r w:rsidR="00CB18C7">
        <w:rPr>
          <w:rFonts w:hint="cs"/>
          <w:rtl/>
        </w:rPr>
        <w:t>ה</w:t>
      </w:r>
      <w:r w:rsidR="00F22DAA" w:rsidRPr="003E4E5C">
        <w:rPr>
          <w:rFonts w:cs="Times New Roman"/>
          <w:rtl/>
        </w:rPr>
        <w:t xml:space="preserve"> ושכנע אותה </w:t>
      </w:r>
      <w:r w:rsidR="00CB18C7">
        <w:rPr>
          <w:rFonts w:cs="Times New Roman" w:hint="cs"/>
          <w:rtl/>
        </w:rPr>
        <w:t>[</w:t>
      </w:r>
      <w:r w:rsidR="00E426AC" w:rsidRPr="003E4E5C">
        <w:rPr>
          <w:rFonts w:hint="eastAsia"/>
          <w:rtl/>
        </w:rPr>
        <w:t>בדברי</w:t>
      </w:r>
      <w:r w:rsidR="00E426AC" w:rsidRPr="003E4E5C">
        <w:rPr>
          <w:rtl/>
        </w:rPr>
        <w:t xml:space="preserve"> </w:t>
      </w:r>
      <w:r w:rsidR="001E17AF">
        <w:rPr>
          <w:rFonts w:hint="cs"/>
          <w:rtl/>
        </w:rPr>
        <w:t>חלק</w:t>
      </w:r>
      <w:r w:rsidR="000E5C6A">
        <w:rPr>
          <w:rFonts w:hint="cs"/>
          <w:rtl/>
        </w:rPr>
        <w:t>לק</w:t>
      </w:r>
      <w:r w:rsidR="001E17AF">
        <w:rPr>
          <w:rFonts w:hint="cs"/>
          <w:rtl/>
        </w:rPr>
        <w:t xml:space="preserve">ות </w:t>
      </w:r>
      <w:r w:rsidR="00E426AC" w:rsidRPr="003E4E5C">
        <w:rPr>
          <w:rFonts w:hint="eastAsia"/>
          <w:rtl/>
        </w:rPr>
        <w:t>מעדנות</w:t>
      </w:r>
      <w:r w:rsidR="00E426AC" w:rsidRPr="003E4E5C">
        <w:rPr>
          <w:rtl/>
        </w:rPr>
        <w:t xml:space="preserve"> </w:t>
      </w:r>
      <w:r w:rsidR="00E426AC" w:rsidRPr="003E4E5C">
        <w:rPr>
          <w:rFonts w:hint="eastAsia"/>
          <w:rtl/>
        </w:rPr>
        <w:t>וחלקלקות</w:t>
      </w:r>
      <w:r w:rsidR="00E426AC" w:rsidRPr="003E4E5C">
        <w:rPr>
          <w:rtl/>
        </w:rPr>
        <w:t xml:space="preserve">, </w:t>
      </w:r>
      <w:r w:rsidR="00E426AC" w:rsidRPr="003E4E5C">
        <w:rPr>
          <w:rFonts w:hint="eastAsia"/>
          <w:rtl/>
        </w:rPr>
        <w:t>שלא</w:t>
      </w:r>
      <w:r w:rsidR="00E426AC" w:rsidRPr="003E4E5C">
        <w:rPr>
          <w:rtl/>
        </w:rPr>
        <w:t xml:space="preserve"> </w:t>
      </w:r>
      <w:r w:rsidR="00E426AC" w:rsidRPr="003E4E5C">
        <w:rPr>
          <w:rFonts w:hint="eastAsia"/>
          <w:rtl/>
        </w:rPr>
        <w:t>פילל</w:t>
      </w:r>
      <w:r w:rsidR="00E426AC" w:rsidRPr="003E4E5C">
        <w:rPr>
          <w:rtl/>
        </w:rPr>
        <w:t xml:space="preserve"> </w:t>
      </w:r>
      <w:r w:rsidR="00E426AC" w:rsidRPr="003E4E5C">
        <w:rPr>
          <w:rFonts w:hint="eastAsia"/>
          <w:rtl/>
        </w:rPr>
        <w:t>שביכולתו</w:t>
      </w:r>
      <w:r w:rsidR="00E426AC" w:rsidRPr="003E4E5C">
        <w:rPr>
          <w:rtl/>
        </w:rPr>
        <w:t xml:space="preserve"> </w:t>
      </w:r>
      <w:r w:rsidR="00E426AC" w:rsidRPr="003E4E5C">
        <w:rPr>
          <w:rFonts w:hint="eastAsia"/>
          <w:rtl/>
        </w:rPr>
        <w:t>להפיק</w:t>
      </w:r>
      <w:r w:rsidR="00E426AC" w:rsidRPr="003E4E5C">
        <w:rPr>
          <w:rFonts w:cs="Times New Roman"/>
          <w:rtl/>
        </w:rPr>
        <w:t xml:space="preserve"> </w:t>
      </w:r>
      <w:r w:rsidR="00F22DAA" w:rsidRPr="003E4E5C">
        <w:rPr>
          <w:rFonts w:cs="Times New Roman"/>
          <w:rtl/>
        </w:rPr>
        <w:t>– זה היה קל בהרבה מששיער –</w:t>
      </w:r>
      <w:r w:rsidR="001E17AF">
        <w:rPr>
          <w:rFonts w:cs="Times New Roman" w:hint="cs"/>
          <w:rtl/>
        </w:rPr>
        <w:t>]</w:t>
      </w:r>
      <w:r w:rsidR="00F22DAA" w:rsidRPr="003E4E5C">
        <w:rPr>
          <w:rFonts w:cs="Times New Roman"/>
          <w:rtl/>
        </w:rPr>
        <w:t xml:space="preserve"> לעלות על המטוס הבא של בריטיש לטוקיו</w:t>
      </w:r>
      <w:r w:rsidR="00A96726" w:rsidRPr="003E4E5C">
        <w:rPr>
          <w:rFonts w:cs="Times New Roman"/>
          <w:rtl/>
        </w:rPr>
        <w:t>,</w:t>
      </w:r>
      <w:r w:rsidR="001E17AF" w:rsidRPr="001E17AF">
        <w:rPr>
          <w:rFonts w:hint="eastAsia"/>
          <w:rtl/>
        </w:rPr>
        <w:t xml:space="preserve"> </w:t>
      </w:r>
      <w:r w:rsidR="001E17AF" w:rsidRPr="003E4E5C">
        <w:rPr>
          <w:rFonts w:hint="eastAsia"/>
          <w:rtl/>
        </w:rPr>
        <w:t>כביכול</w:t>
      </w:r>
      <w:r w:rsidR="00F052DC" w:rsidRPr="003E4E5C">
        <w:rPr>
          <w:rtl/>
        </w:rPr>
        <w:t xml:space="preserve"> </w:t>
      </w:r>
      <w:r w:rsidR="001E17AF">
        <w:rPr>
          <w:rFonts w:hint="cs"/>
          <w:rtl/>
        </w:rPr>
        <w:t xml:space="preserve">כדי </w:t>
      </w:r>
      <w:r w:rsidR="00F052DC" w:rsidRPr="003E4E5C">
        <w:rPr>
          <w:rtl/>
        </w:rPr>
        <w:t>לפג</w:t>
      </w:r>
      <w:r w:rsidR="000E5C6A">
        <w:rPr>
          <w:rFonts w:hint="cs"/>
          <w:rtl/>
        </w:rPr>
        <w:t>ו</w:t>
      </w:r>
      <w:r w:rsidR="00F052DC" w:rsidRPr="003E4E5C">
        <w:rPr>
          <w:rtl/>
        </w:rPr>
        <w:t xml:space="preserve">ש </w:t>
      </w:r>
      <w:r w:rsidR="000E5C6A" w:rsidRPr="000E5C6A">
        <w:rPr>
          <w:rFonts w:cs="Times New Roman"/>
          <w:rtl/>
        </w:rPr>
        <w:t>את אחיו ו</w:t>
      </w:r>
      <w:r w:rsidR="00F052DC" w:rsidRPr="003E4E5C">
        <w:rPr>
          <w:rtl/>
        </w:rPr>
        <w:t xml:space="preserve">אימו. </w:t>
      </w:r>
      <w:r w:rsidR="00F052DC" w:rsidRPr="003E4E5C">
        <w:rPr>
          <w:rFonts w:hint="eastAsia"/>
          <w:rtl/>
        </w:rPr>
        <w:t>וכך</w:t>
      </w:r>
      <w:r w:rsidR="003E08F5">
        <w:rPr>
          <w:rFonts w:hint="cs"/>
          <w:rtl/>
        </w:rPr>
        <w:t>,</w:t>
      </w:r>
      <w:r w:rsidR="00F052DC" w:rsidRPr="003E4E5C">
        <w:rPr>
          <w:rtl/>
        </w:rPr>
        <w:t xml:space="preserve"> </w:t>
      </w:r>
      <w:r w:rsidR="001E17AF">
        <w:rPr>
          <w:rFonts w:hint="cs"/>
          <w:rtl/>
        </w:rPr>
        <w:t>ב</w:t>
      </w:r>
      <w:r w:rsidR="00F052DC" w:rsidRPr="003E4E5C">
        <w:rPr>
          <w:rtl/>
        </w:rPr>
        <w:t xml:space="preserve">גוף חבול ומרוסק, </w:t>
      </w:r>
      <w:r w:rsidR="00D25D46" w:rsidRPr="003E4E5C">
        <w:rPr>
          <w:rFonts w:hint="eastAsia"/>
          <w:rtl/>
        </w:rPr>
        <w:t>ו</w:t>
      </w:r>
      <w:r w:rsidR="006D22AA" w:rsidRPr="003E4E5C">
        <w:rPr>
          <w:rFonts w:hint="eastAsia"/>
          <w:rtl/>
        </w:rPr>
        <w:t>מייד</w:t>
      </w:r>
      <w:r w:rsidR="006D22AA" w:rsidRPr="003E4E5C">
        <w:rPr>
          <w:rtl/>
        </w:rPr>
        <w:t xml:space="preserve"> לאחר שברונו הורדם</w:t>
      </w:r>
      <w:r w:rsidR="005B2E1A">
        <w:rPr>
          <w:rFonts w:hint="cs"/>
          <w:rtl/>
        </w:rPr>
        <w:t>,</w:t>
      </w:r>
      <w:r w:rsidR="006D22AA" w:rsidRPr="003E4E5C">
        <w:rPr>
          <w:rtl/>
        </w:rPr>
        <w:t xml:space="preserve"> </w:t>
      </w:r>
      <w:r w:rsidR="00C83318" w:rsidRPr="003E4E5C">
        <w:rPr>
          <w:rFonts w:cs="Times New Roman"/>
          <w:rtl/>
        </w:rPr>
        <w:t>פלט איזו מעשי</w:t>
      </w:r>
      <w:r w:rsidR="003E08F5">
        <w:rPr>
          <w:rFonts w:cs="Times New Roman" w:hint="cs"/>
          <w:rtl/>
        </w:rPr>
        <w:t>י</w:t>
      </w:r>
      <w:r w:rsidR="00C83318" w:rsidRPr="003E4E5C">
        <w:rPr>
          <w:rFonts w:cs="Times New Roman"/>
          <w:rtl/>
        </w:rPr>
        <w:t xml:space="preserve">ה </w:t>
      </w:r>
      <w:r w:rsidR="005B2E1A" w:rsidRPr="005B2E1A">
        <w:rPr>
          <w:rFonts w:cs="Times New Roman"/>
          <w:rtl/>
        </w:rPr>
        <w:t xml:space="preserve">באוזני </w:t>
      </w:r>
      <w:r w:rsidR="000E5C6A" w:rsidRPr="000E5C6A">
        <w:rPr>
          <w:rFonts w:cs="Times New Roman"/>
          <w:rtl/>
        </w:rPr>
        <w:t>הוריו של קולין שהבטיחו ל</w:t>
      </w:r>
      <w:r w:rsidR="000E5C6A">
        <w:rPr>
          <w:rFonts w:cs="Times New Roman" w:hint="cs"/>
          <w:rtl/>
        </w:rPr>
        <w:t>השגיח</w:t>
      </w:r>
      <w:r w:rsidR="000E5C6A" w:rsidRPr="000E5C6A">
        <w:rPr>
          <w:rFonts w:cs="Times New Roman"/>
          <w:rtl/>
        </w:rPr>
        <w:t xml:space="preserve"> על סופי ועליו</w:t>
      </w:r>
      <w:r w:rsidR="00EA1DAF">
        <w:rPr>
          <w:rFonts w:cs="Times New Roman" w:hint="cs"/>
          <w:rtl/>
        </w:rPr>
        <w:t>, ארז כמה בגדים בתרמיל</w:t>
      </w:r>
      <w:r w:rsidR="00C83318" w:rsidRPr="003E4E5C">
        <w:rPr>
          <w:rFonts w:cs="Times New Roman"/>
          <w:rtl/>
        </w:rPr>
        <w:t xml:space="preserve"> ו</w:t>
      </w:r>
      <w:r w:rsidR="006D22AA" w:rsidRPr="003E4E5C">
        <w:rPr>
          <w:rFonts w:hint="eastAsia"/>
          <w:rtl/>
        </w:rPr>
        <w:t>מיהר</w:t>
      </w:r>
      <w:r w:rsidR="006D22AA" w:rsidRPr="003E4E5C">
        <w:rPr>
          <w:rtl/>
        </w:rPr>
        <w:t xml:space="preserve"> להימלט מ</w:t>
      </w:r>
      <w:r w:rsidR="00EA1DAF">
        <w:rPr>
          <w:rFonts w:hint="cs"/>
          <w:rtl/>
        </w:rPr>
        <w:t>הבית</w:t>
      </w:r>
      <w:r w:rsidR="006D22AA" w:rsidRPr="003E4E5C">
        <w:rPr>
          <w:rtl/>
        </w:rPr>
        <w:t xml:space="preserve"> לפני שהיעדרו של ברונו י</w:t>
      </w:r>
      <w:r w:rsidR="00EA1DAF">
        <w:rPr>
          <w:rFonts w:hint="cs"/>
          <w:rtl/>
        </w:rPr>
        <w:t>כה בו</w:t>
      </w:r>
      <w:r w:rsidR="006D22AA" w:rsidRPr="003E4E5C">
        <w:rPr>
          <w:rtl/>
        </w:rPr>
        <w:t xml:space="preserve"> – </w:t>
      </w:r>
      <w:r w:rsidR="00F052DC" w:rsidRPr="003E4E5C">
        <w:rPr>
          <w:rtl/>
        </w:rPr>
        <w:t xml:space="preserve">הוא טס </w:t>
      </w:r>
      <w:r w:rsidR="00F052DC" w:rsidRPr="003E4E5C">
        <w:rPr>
          <w:rFonts w:hint="eastAsia"/>
          <w:rtl/>
        </w:rPr>
        <w:t>אל</w:t>
      </w:r>
      <w:r w:rsidR="00F052DC" w:rsidRPr="003E4E5C">
        <w:rPr>
          <w:rtl/>
        </w:rPr>
        <w:t xml:space="preserve"> סאקורה, </w:t>
      </w:r>
      <w:r w:rsidR="00F052DC" w:rsidRPr="003E4E5C">
        <w:rPr>
          <w:rFonts w:hint="eastAsia"/>
          <w:rtl/>
        </w:rPr>
        <w:t>בגפו</w:t>
      </w:r>
      <w:r w:rsidR="00F052DC" w:rsidRPr="003E4E5C">
        <w:rPr>
          <w:rtl/>
        </w:rPr>
        <w:t xml:space="preserve"> </w:t>
      </w:r>
      <w:r w:rsidR="00F052DC" w:rsidRPr="003E4E5C">
        <w:rPr>
          <w:rFonts w:hint="eastAsia"/>
          <w:rtl/>
        </w:rPr>
        <w:t>ו</w:t>
      </w:r>
      <w:r w:rsidR="00F052DC" w:rsidRPr="003E4E5C">
        <w:rPr>
          <w:rtl/>
        </w:rPr>
        <w:t xml:space="preserve">ללא ידיעת </w:t>
      </w:r>
      <w:r w:rsidR="001E17AF">
        <w:rPr>
          <w:rFonts w:hint="cs"/>
          <w:rtl/>
        </w:rPr>
        <w:t>איש</w:t>
      </w:r>
      <w:r w:rsidR="00F052DC" w:rsidRPr="003E4E5C">
        <w:rPr>
          <w:rtl/>
        </w:rPr>
        <w:t>.</w:t>
      </w:r>
    </w:p>
    <w:p w14:paraId="17F71535" w14:textId="77777777" w:rsidR="00EA1DAF" w:rsidRDefault="00EA1DAF" w:rsidP="006D6046">
      <w:pPr>
        <w:rPr>
          <w:rFonts w:cs="Times New Roman"/>
          <w:rtl/>
        </w:rPr>
      </w:pPr>
      <w:r>
        <w:rPr>
          <w:rFonts w:cs="Times New Roman" w:hint="cs"/>
          <w:rtl/>
        </w:rPr>
        <w:t>[</w:t>
      </w:r>
      <w:r w:rsidR="001670AB" w:rsidRPr="001670AB">
        <w:rPr>
          <w:rFonts w:cs="Times New Roman"/>
          <w:rtl/>
        </w:rPr>
        <w:t xml:space="preserve">ראשו הצטלצל </w:t>
      </w:r>
      <w:r w:rsidR="00CA62CB">
        <w:rPr>
          <w:rFonts w:cs="Times New Roman" w:hint="cs"/>
          <w:rtl/>
        </w:rPr>
        <w:t>[</w:t>
      </w:r>
      <w:r w:rsidR="00C03F1C">
        <w:rPr>
          <w:rFonts w:cs="Times New Roman" w:hint="cs"/>
          <w:rtl/>
        </w:rPr>
        <w:t>כתוצאה מ/ מחמת /מפאת</w:t>
      </w:r>
      <w:r w:rsidR="00330544">
        <w:rPr>
          <w:rFonts w:cs="Times New Roman" w:hint="cs"/>
          <w:rtl/>
        </w:rPr>
        <w:t xml:space="preserve"> / בשל</w:t>
      </w:r>
      <w:r w:rsidR="00CA62CB">
        <w:rPr>
          <w:rFonts w:cs="Times New Roman" w:hint="cs"/>
          <w:rtl/>
        </w:rPr>
        <w:t xml:space="preserve">] </w:t>
      </w:r>
      <w:r w:rsidR="00330544">
        <w:rPr>
          <w:rFonts w:cs="Times New Roman" w:hint="cs"/>
          <w:rtl/>
        </w:rPr>
        <w:t>מחמת</w:t>
      </w:r>
      <w:r w:rsidR="001670AB" w:rsidRPr="001670AB">
        <w:rPr>
          <w:rFonts w:cs="Times New Roman"/>
          <w:rtl/>
        </w:rPr>
        <w:t xml:space="preserve"> כמה </w:t>
      </w:r>
      <w:r w:rsidR="00CE63EE">
        <w:rPr>
          <w:rFonts w:cs="Times New Roman" w:hint="cs"/>
          <w:rtl/>
        </w:rPr>
        <w:t>בעיטות</w:t>
      </w:r>
      <w:r w:rsidR="001670AB" w:rsidRPr="001670AB">
        <w:rPr>
          <w:rFonts w:cs="Times New Roman"/>
          <w:rtl/>
        </w:rPr>
        <w:t xml:space="preserve"> </w:t>
      </w:r>
      <w:r w:rsidR="00CE63EE">
        <w:rPr>
          <w:rFonts w:cs="Times New Roman" w:hint="cs"/>
          <w:rtl/>
        </w:rPr>
        <w:t xml:space="preserve">שפלות </w:t>
      </w:r>
      <w:r w:rsidR="001670AB" w:rsidRPr="001670AB">
        <w:rPr>
          <w:rFonts w:cs="Times New Roman"/>
          <w:rtl/>
        </w:rPr>
        <w:t>שלא בלם היטב ושכוונו</w:t>
      </w:r>
      <w:r w:rsidR="00330544">
        <w:rPr>
          <w:rFonts w:cs="Times New Roman" w:hint="cs"/>
          <w:rtl/>
        </w:rPr>
        <w:t xml:space="preserve"> </w:t>
      </w:r>
      <w:r w:rsidR="001670AB" w:rsidRPr="001670AB">
        <w:rPr>
          <w:rFonts w:cs="Times New Roman"/>
          <w:rtl/>
        </w:rPr>
        <w:t>לעורפו</w:t>
      </w:r>
      <w:r w:rsidR="00B71552">
        <w:rPr>
          <w:rFonts w:cs="Times New Roman" w:hint="cs"/>
          <w:rtl/>
        </w:rPr>
        <w:t>, והכליות</w:t>
      </w:r>
      <w:r w:rsidR="00B71552" w:rsidRPr="0059731A">
        <w:rPr>
          <w:rFonts w:cs="Times New Roman" w:hint="cs"/>
          <w:rtl/>
        </w:rPr>
        <w:t xml:space="preserve"> </w:t>
      </w:r>
      <w:r w:rsidR="00B71552">
        <w:rPr>
          <w:rFonts w:cs="Times New Roman" w:hint="cs"/>
          <w:rtl/>
        </w:rPr>
        <w:t>והכבד מצידם ספגו חבטות אינספור והיו תלויים כעת ממועכים ונכלמים היכנשהו מתחת לסרעפת</w:t>
      </w:r>
      <w:r w:rsidR="00B9514D">
        <w:rPr>
          <w:rFonts w:cs="Times New Roman" w:hint="cs"/>
          <w:rtl/>
        </w:rPr>
        <w:t xml:space="preserve"> </w:t>
      </w:r>
      <w:r w:rsidR="00330544">
        <w:rPr>
          <w:rFonts w:cs="Times New Roman"/>
          <w:rtl/>
        </w:rPr>
        <w:t>–</w:t>
      </w:r>
      <w:r w:rsidR="00330544">
        <w:rPr>
          <w:rFonts w:cs="Times New Roman" w:hint="cs"/>
          <w:rtl/>
        </w:rPr>
        <w:t xml:space="preserve"> </w:t>
      </w:r>
      <w:r w:rsidR="00B9514D">
        <w:rPr>
          <w:rFonts w:cs="Times New Roman" w:hint="cs"/>
          <w:rtl/>
        </w:rPr>
        <w:t>ו</w:t>
      </w:r>
      <w:r w:rsidR="00330544">
        <w:rPr>
          <w:rFonts w:cs="Times New Roman" w:hint="cs"/>
          <w:rtl/>
        </w:rPr>
        <w:t>בלוויית</w:t>
      </w:r>
      <w:r w:rsidR="00DD56DA">
        <w:rPr>
          <w:rFonts w:cs="Times New Roman" w:hint="cs"/>
          <w:rtl/>
        </w:rPr>
        <w:t xml:space="preserve"> </w:t>
      </w:r>
      <w:r w:rsidR="00B9514D">
        <w:rPr>
          <w:rFonts w:cs="Times New Roman" w:hint="cs"/>
          <w:rtl/>
        </w:rPr>
        <w:t>אוסף חב</w:t>
      </w:r>
      <w:r w:rsidR="007105D5">
        <w:rPr>
          <w:rFonts w:cs="Times New Roman" w:hint="cs"/>
          <w:rtl/>
        </w:rPr>
        <w:t>ור</w:t>
      </w:r>
      <w:r w:rsidR="00B9514D">
        <w:rPr>
          <w:rFonts w:cs="Times New Roman" w:hint="cs"/>
          <w:rtl/>
        </w:rPr>
        <w:t xml:space="preserve">ות </w:t>
      </w:r>
      <w:r w:rsidR="00DD56DA">
        <w:rPr>
          <w:rFonts w:cs="Times New Roman" w:hint="cs"/>
          <w:rtl/>
        </w:rPr>
        <w:t>מפואר זה</w:t>
      </w:r>
      <w:r w:rsidR="00B9514D">
        <w:rPr>
          <w:rFonts w:cs="Times New Roman" w:hint="cs"/>
          <w:rtl/>
        </w:rPr>
        <w:t xml:space="preserve"> </w:t>
      </w:r>
      <w:r w:rsidR="00CF2021">
        <w:rPr>
          <w:rFonts w:cs="Times New Roman" w:hint="cs"/>
          <w:rtl/>
        </w:rPr>
        <w:t xml:space="preserve">ובתוספת כל אלו שליקט במשך שלושת השבועות של מחנה האימונים </w:t>
      </w:r>
      <w:r w:rsidR="00B9514D">
        <w:rPr>
          <w:rFonts w:cs="Times New Roman" w:hint="cs"/>
          <w:rtl/>
        </w:rPr>
        <w:t>נדחס</w:t>
      </w:r>
      <w:r>
        <w:rPr>
          <w:rFonts w:cs="Times New Roman" w:hint="cs"/>
          <w:rtl/>
        </w:rPr>
        <w:t>]</w:t>
      </w:r>
      <w:r w:rsidR="00B9514D">
        <w:rPr>
          <w:rFonts w:cs="Times New Roman" w:hint="cs"/>
          <w:rtl/>
        </w:rPr>
        <w:t xml:space="preserve"> </w:t>
      </w:r>
    </w:p>
    <w:p w14:paraId="648840E9" w14:textId="7565DDB7" w:rsidR="00AC25EA" w:rsidRDefault="00191AB6" w:rsidP="006D6046">
      <w:pPr>
        <w:rPr>
          <w:rFonts w:cs="Times New Roman"/>
          <w:rtl/>
        </w:rPr>
      </w:pPr>
      <w:r>
        <w:rPr>
          <w:rFonts w:cs="Times New Roman" w:hint="cs"/>
          <w:rtl/>
        </w:rPr>
        <w:lastRenderedPageBreak/>
        <w:t xml:space="preserve">רצוץ ומעולף </w:t>
      </w:r>
      <w:r w:rsidR="000E5C6A" w:rsidRPr="000E5C6A">
        <w:rPr>
          <w:rFonts w:cs="Times New Roman"/>
          <w:rtl/>
        </w:rPr>
        <w:t xml:space="preserve">כמעט הוא </w:t>
      </w:r>
      <w:r w:rsidR="00EA1DAF">
        <w:rPr>
          <w:rFonts w:cs="Times New Roman" w:hint="cs"/>
          <w:rtl/>
        </w:rPr>
        <w:t xml:space="preserve">נדחס אל </w:t>
      </w:r>
      <w:r w:rsidR="00B9514D">
        <w:rPr>
          <w:rFonts w:cs="Times New Roman" w:hint="cs"/>
          <w:rtl/>
        </w:rPr>
        <w:t xml:space="preserve">מושב צפוף למשך </w:t>
      </w:r>
      <w:r w:rsidR="00A96726" w:rsidRPr="003E4E5C">
        <w:rPr>
          <w:rFonts w:cs="Times New Roman" w:hint="eastAsia"/>
          <w:rtl/>
        </w:rPr>
        <w:t>תריסר</w:t>
      </w:r>
      <w:r w:rsidR="00B9514D" w:rsidRPr="003E4E5C">
        <w:rPr>
          <w:rFonts w:cs="Times New Roman"/>
          <w:rtl/>
        </w:rPr>
        <w:t xml:space="preserve"> שעות טיסה</w:t>
      </w:r>
      <w:r w:rsidR="00A96726" w:rsidRPr="003E4E5C">
        <w:rPr>
          <w:rFonts w:cs="Times New Roman"/>
          <w:rtl/>
        </w:rPr>
        <w:t>, ו</w:t>
      </w:r>
      <w:r w:rsidR="007A0CBC">
        <w:rPr>
          <w:rFonts w:cs="Times New Roman" w:hint="cs"/>
          <w:rtl/>
        </w:rPr>
        <w:t>א</w:t>
      </w:r>
      <w:r w:rsidR="00F82E5E">
        <w:rPr>
          <w:rFonts w:cs="Times New Roman" w:hint="cs"/>
          <w:rtl/>
        </w:rPr>
        <w:t>ל</w:t>
      </w:r>
      <w:r w:rsidR="00A96726" w:rsidRPr="003E4E5C">
        <w:rPr>
          <w:rFonts w:cs="Times New Roman"/>
          <w:rtl/>
        </w:rPr>
        <w:t xml:space="preserve"> רכבת </w:t>
      </w:r>
      <w:r w:rsidR="00A96726" w:rsidRPr="003E4E5C">
        <w:rPr>
          <w:rFonts w:cs="Times New Roman" w:hint="eastAsia"/>
          <w:rtl/>
        </w:rPr>
        <w:t>משדה</w:t>
      </w:r>
      <w:r w:rsidR="00A96726" w:rsidRPr="003E4E5C">
        <w:rPr>
          <w:rFonts w:cs="Times New Roman"/>
          <w:rtl/>
        </w:rPr>
        <w:t xml:space="preserve"> התעופה </w:t>
      </w:r>
      <w:r w:rsidR="00A96726" w:rsidRPr="003E4E5C">
        <w:rPr>
          <w:rFonts w:cs="Times New Roman" w:hint="eastAsia"/>
          <w:rtl/>
        </w:rPr>
        <w:t>לתחנה</w:t>
      </w:r>
      <w:r w:rsidR="00A96726" w:rsidRPr="003E4E5C">
        <w:rPr>
          <w:rFonts w:cs="Times New Roman"/>
          <w:rtl/>
        </w:rPr>
        <w:t xml:space="preserve"> הלא נכונה, ו</w:t>
      </w:r>
      <w:r w:rsidR="00F82E5E">
        <w:rPr>
          <w:rFonts w:cs="Times New Roman" w:hint="cs"/>
          <w:rtl/>
        </w:rPr>
        <w:t xml:space="preserve">אחריה </w:t>
      </w:r>
      <w:r w:rsidR="00A96726" w:rsidRPr="003E4E5C">
        <w:rPr>
          <w:rFonts w:cs="Times New Roman" w:hint="eastAsia"/>
          <w:rtl/>
        </w:rPr>
        <w:t>נסיעה</w:t>
      </w:r>
      <w:r w:rsidR="00A96726" w:rsidRPr="003E4E5C">
        <w:rPr>
          <w:rFonts w:cs="Times New Roman"/>
          <w:rtl/>
        </w:rPr>
        <w:t xml:space="preserve"> </w:t>
      </w:r>
      <w:r w:rsidR="00A96726" w:rsidRPr="003E4E5C">
        <w:rPr>
          <w:rFonts w:cs="Times New Roman" w:hint="eastAsia"/>
          <w:rtl/>
        </w:rPr>
        <w:t>יקרה</w:t>
      </w:r>
      <w:r w:rsidR="00A96726" w:rsidRPr="003E4E5C">
        <w:rPr>
          <w:rFonts w:cs="Times New Roman"/>
          <w:rtl/>
        </w:rPr>
        <w:t xml:space="preserve"> </w:t>
      </w:r>
      <w:r w:rsidR="00A96726" w:rsidRPr="003E4E5C">
        <w:rPr>
          <w:rFonts w:cs="Times New Roman" w:hint="eastAsia"/>
          <w:rtl/>
        </w:rPr>
        <w:t>להחריד</w:t>
      </w:r>
      <w:r w:rsidR="00A96726" w:rsidRPr="003E4E5C">
        <w:rPr>
          <w:rFonts w:cs="Times New Roman"/>
          <w:rtl/>
        </w:rPr>
        <w:t xml:space="preserve"> </w:t>
      </w:r>
      <w:r w:rsidR="00A96726" w:rsidRPr="003E4E5C">
        <w:rPr>
          <w:rFonts w:cs="Times New Roman" w:hint="eastAsia"/>
          <w:rtl/>
        </w:rPr>
        <w:t>במונית</w:t>
      </w:r>
      <w:r w:rsidR="000E5C6A">
        <w:rPr>
          <w:rFonts w:cs="Times New Roman" w:hint="cs"/>
          <w:rtl/>
        </w:rPr>
        <w:t>,</w:t>
      </w:r>
      <w:r w:rsidR="001670AB" w:rsidRPr="003E4E5C">
        <w:rPr>
          <w:rFonts w:cs="Times New Roman"/>
          <w:rtl/>
        </w:rPr>
        <w:t xml:space="preserve"> </w:t>
      </w:r>
      <w:r w:rsidR="000E5C6A">
        <w:rPr>
          <w:rFonts w:cs="Times New Roman" w:hint="cs"/>
          <w:rtl/>
        </w:rPr>
        <w:t>ו</w:t>
      </w:r>
      <w:r w:rsidR="007A0CBC">
        <w:rPr>
          <w:rFonts w:cs="Times New Roman" w:hint="cs"/>
          <w:rtl/>
        </w:rPr>
        <w:t>לבסוף עמד</w:t>
      </w:r>
      <w:r w:rsidR="00C36561" w:rsidRPr="003E4E5C">
        <w:rPr>
          <w:rFonts w:cs="Times New Roman"/>
          <w:rtl/>
        </w:rPr>
        <w:t xml:space="preserve"> </w:t>
      </w:r>
      <w:r w:rsidR="000E5C6A" w:rsidRPr="000E5C6A">
        <w:rPr>
          <w:rFonts w:cs="Times New Roman"/>
          <w:rtl/>
        </w:rPr>
        <w:t>מחוץ ל</w:t>
      </w:r>
      <w:r w:rsidR="00F852B2" w:rsidRPr="00F852B2">
        <w:rPr>
          <w:rFonts w:cs="Times New Roman"/>
          <w:rtl/>
        </w:rPr>
        <w:t>חדר ה</w:t>
      </w:r>
      <w:r w:rsidR="000E5C6A" w:rsidRPr="000E5C6A">
        <w:rPr>
          <w:rFonts w:cs="Times New Roman"/>
          <w:rtl/>
        </w:rPr>
        <w:t xml:space="preserve">כיתה </w:t>
      </w:r>
      <w:r w:rsidR="007A0CBC">
        <w:rPr>
          <w:rFonts w:cs="Times New Roman" w:hint="cs"/>
          <w:rtl/>
        </w:rPr>
        <w:t>ו</w:t>
      </w:r>
      <w:r w:rsidR="00A96726" w:rsidRPr="003E4E5C">
        <w:rPr>
          <w:rFonts w:cs="Times New Roman" w:hint="eastAsia"/>
          <w:rtl/>
        </w:rPr>
        <w:t>המתי</w:t>
      </w:r>
      <w:r w:rsidR="000E5C6A">
        <w:rPr>
          <w:rFonts w:cs="Times New Roman" w:hint="cs"/>
          <w:rtl/>
        </w:rPr>
        <w:t>ן</w:t>
      </w:r>
      <w:r w:rsidR="007A0CBC">
        <w:rPr>
          <w:rFonts w:cs="Times New Roman" w:hint="cs"/>
          <w:rtl/>
        </w:rPr>
        <w:t>.</w:t>
      </w:r>
      <w:r w:rsidR="00C872C4" w:rsidRPr="003E4E5C">
        <w:rPr>
          <w:rFonts w:cs="Times New Roman"/>
          <w:rtl/>
        </w:rPr>
        <w:t xml:space="preserve"> </w:t>
      </w:r>
    </w:p>
    <w:p w14:paraId="1BEDD683" w14:textId="02FD26AF" w:rsidR="001670AB" w:rsidRPr="003E4E5C" w:rsidRDefault="00CB18C7" w:rsidP="006D6046">
      <w:pPr>
        <w:rPr>
          <w:rFonts w:cs="Times New Roman"/>
          <w:rtl/>
        </w:rPr>
      </w:pPr>
      <w:r w:rsidRPr="00CB18C7">
        <w:rPr>
          <w:rFonts w:cs="Times New Roman"/>
          <w:rtl/>
        </w:rPr>
        <w:t>הוא הגיע בעיצומו של</w:t>
      </w:r>
      <w:r w:rsidR="000E5C6A">
        <w:rPr>
          <w:rFonts w:cs="Times New Roman" w:hint="cs"/>
          <w:rtl/>
        </w:rPr>
        <w:t xml:space="preserve"> </w:t>
      </w:r>
      <w:r w:rsidR="00C872C4" w:rsidRPr="003E4E5C">
        <w:rPr>
          <w:rFonts w:cs="Times New Roman"/>
          <w:rtl/>
        </w:rPr>
        <w:t xml:space="preserve">שיעור </w:t>
      </w:r>
      <w:bookmarkStart w:id="223" w:name="_Hlk531590525"/>
      <w:r w:rsidR="000E5C6A">
        <w:rPr>
          <w:rFonts w:cs="Times New Roman" w:hint="cs"/>
          <w:rtl/>
        </w:rPr>
        <w:t>קליגרפיה</w:t>
      </w:r>
      <w:bookmarkEnd w:id="223"/>
      <w:r w:rsidR="005B2E1A">
        <w:rPr>
          <w:rFonts w:cs="Times New Roman" w:hint="cs"/>
          <w:rtl/>
        </w:rPr>
        <w:t>.</w:t>
      </w:r>
      <w:r w:rsidR="00C872C4" w:rsidRPr="003E4E5C">
        <w:rPr>
          <w:rFonts w:cs="Times New Roman"/>
          <w:rtl/>
        </w:rPr>
        <w:t xml:space="preserve"> </w:t>
      </w:r>
      <w:r w:rsidR="007A0CBC">
        <w:rPr>
          <w:rFonts w:cs="Times New Roman" w:hint="cs"/>
          <w:rtl/>
        </w:rPr>
        <w:t xml:space="preserve">גם כשהבחינה בו </w:t>
      </w:r>
      <w:r w:rsidR="00C872C4" w:rsidRPr="003E4E5C">
        <w:rPr>
          <w:rFonts w:cs="Times New Roman"/>
          <w:rtl/>
        </w:rPr>
        <w:t>ס</w:t>
      </w:r>
      <w:r w:rsidR="000E5C6A">
        <w:rPr>
          <w:rFonts w:cs="Times New Roman" w:hint="cs"/>
          <w:rtl/>
        </w:rPr>
        <w:t>י</w:t>
      </w:r>
      <w:r w:rsidR="00C872C4" w:rsidRPr="003E4E5C">
        <w:rPr>
          <w:rFonts w:cs="Times New Roman"/>
          <w:rtl/>
        </w:rPr>
        <w:t xml:space="preserve">רבה </w:t>
      </w:r>
      <w:r w:rsidRPr="00CB18C7">
        <w:rPr>
          <w:rFonts w:cs="Times New Roman"/>
          <w:rtl/>
        </w:rPr>
        <w:t>סאקורה לצאת אליו</w:t>
      </w:r>
      <w:r w:rsidR="00C872C4" w:rsidRPr="003E4E5C">
        <w:rPr>
          <w:rFonts w:cs="Times New Roman"/>
          <w:rtl/>
        </w:rPr>
        <w:t xml:space="preserve"> – הם למדו את הסימנית 'שקידה' </w:t>
      </w:r>
      <w:r w:rsidR="00C872C4" w:rsidRPr="003E4E5C">
        <w:rPr>
          <w:rFonts w:cs="Times New Roman" w:hint="eastAsia"/>
          <w:rtl/>
        </w:rPr>
        <w:t>והיא</w:t>
      </w:r>
      <w:r w:rsidR="00C872C4" w:rsidRPr="003E4E5C">
        <w:rPr>
          <w:rFonts w:cs="Times New Roman"/>
          <w:rtl/>
        </w:rPr>
        <w:t xml:space="preserve"> החליטה שזאת ה</w:t>
      </w:r>
      <w:r w:rsidR="007A0CBC">
        <w:rPr>
          <w:rFonts w:cs="Times New Roman" w:hint="cs"/>
          <w:rtl/>
        </w:rPr>
        <w:t>סימנית ה</w:t>
      </w:r>
      <w:r w:rsidR="00C872C4" w:rsidRPr="003E4E5C">
        <w:rPr>
          <w:rFonts w:cs="Times New Roman"/>
          <w:rtl/>
        </w:rPr>
        <w:t>חביבה עליה</w:t>
      </w:r>
      <w:r w:rsidR="002045CB">
        <w:rPr>
          <w:rFonts w:cs="Times New Roman" w:hint="cs"/>
          <w:rtl/>
        </w:rPr>
        <w:t>.</w:t>
      </w:r>
      <w:r w:rsidR="000E5C6A" w:rsidRPr="000E5C6A">
        <w:rPr>
          <w:rFonts w:cs="Times New Roman"/>
          <w:rtl/>
        </w:rPr>
        <w:t xml:space="preserve"> היא </w:t>
      </w:r>
      <w:r w:rsidR="002045CB">
        <w:rPr>
          <w:rFonts w:cs="Times New Roman" w:hint="cs"/>
          <w:rtl/>
        </w:rPr>
        <w:t>י</w:t>
      </w:r>
      <w:r w:rsidR="000E5C6A" w:rsidRPr="000E5C6A">
        <w:rPr>
          <w:rFonts w:cs="Times New Roman"/>
          <w:rtl/>
        </w:rPr>
        <w:t>שב</w:t>
      </w:r>
      <w:r w:rsidR="002045CB">
        <w:rPr>
          <w:rFonts w:cs="Times New Roman" w:hint="cs"/>
          <w:rtl/>
        </w:rPr>
        <w:t>ה</w:t>
      </w:r>
      <w:r w:rsidR="000E5C6A" w:rsidRPr="000E5C6A">
        <w:rPr>
          <w:rFonts w:cs="Times New Roman"/>
          <w:rtl/>
        </w:rPr>
        <w:t xml:space="preserve"> במקומה והתלבט</w:t>
      </w:r>
      <w:r w:rsidR="002045CB">
        <w:rPr>
          <w:rFonts w:cs="Times New Roman" w:hint="cs"/>
          <w:rtl/>
        </w:rPr>
        <w:t>ה</w:t>
      </w:r>
      <w:r w:rsidR="000E5C6A" w:rsidRPr="000E5C6A">
        <w:rPr>
          <w:rFonts w:cs="Times New Roman"/>
          <w:rtl/>
        </w:rPr>
        <w:t xml:space="preserve"> בין דרג</w:t>
      </w:r>
      <w:r w:rsidR="005B2E1A">
        <w:rPr>
          <w:rFonts w:cs="Times New Roman" w:hint="cs"/>
          <w:rtl/>
        </w:rPr>
        <w:t>ו</w:t>
      </w:r>
      <w:r w:rsidR="000E5C6A" w:rsidRPr="000E5C6A">
        <w:rPr>
          <w:rFonts w:cs="Times New Roman"/>
          <w:rtl/>
        </w:rPr>
        <w:t>ת חביבותן של סימניות ב</w:t>
      </w:r>
      <w:r w:rsidR="002045CB">
        <w:rPr>
          <w:rFonts w:cs="Times New Roman" w:hint="cs"/>
          <w:rtl/>
        </w:rPr>
        <w:t>שעה</w:t>
      </w:r>
      <w:r w:rsidR="000E5C6A" w:rsidRPr="000E5C6A">
        <w:rPr>
          <w:rFonts w:cs="Times New Roman"/>
          <w:rtl/>
        </w:rPr>
        <w:t xml:space="preserve"> שהוא עמד, בלתי קרוא ובלתי מוזמן, מחוץ לכיתה</w:t>
      </w:r>
      <w:r w:rsidR="00C872C4" w:rsidRPr="003E4E5C">
        <w:rPr>
          <w:rFonts w:cs="Times New Roman"/>
          <w:rtl/>
        </w:rPr>
        <w:t xml:space="preserve">. </w:t>
      </w:r>
      <w:r w:rsidR="001670AB" w:rsidRPr="003E4E5C">
        <w:rPr>
          <w:rFonts w:cs="Times New Roman"/>
          <w:rtl/>
        </w:rPr>
        <w:t>כש</w:t>
      </w:r>
      <w:r w:rsidR="00C872C4" w:rsidRPr="003E4E5C">
        <w:rPr>
          <w:rFonts w:cs="Times New Roman" w:hint="eastAsia"/>
          <w:rtl/>
        </w:rPr>
        <w:t>יצאה</w:t>
      </w:r>
      <w:r w:rsidR="00C872C4" w:rsidRPr="003E4E5C">
        <w:rPr>
          <w:rFonts w:cs="Times New Roman"/>
          <w:rtl/>
        </w:rPr>
        <w:t xml:space="preserve"> </w:t>
      </w:r>
      <w:r w:rsidR="00AC25EA" w:rsidRPr="000E5C6A">
        <w:rPr>
          <w:rFonts w:cs="Times New Roman"/>
          <w:rtl/>
        </w:rPr>
        <w:t>אליו</w:t>
      </w:r>
      <w:r w:rsidR="00AC25EA">
        <w:rPr>
          <w:rFonts w:cs="Times New Roman" w:hint="cs"/>
          <w:rtl/>
        </w:rPr>
        <w:t xml:space="preserve"> </w:t>
      </w:r>
      <w:r w:rsidR="00C872C4" w:rsidRPr="003E4E5C">
        <w:rPr>
          <w:rFonts w:cs="Times New Roman"/>
          <w:rtl/>
        </w:rPr>
        <w:t xml:space="preserve">לבסוף </w:t>
      </w:r>
      <w:r w:rsidR="00C872C4" w:rsidRPr="003E4E5C">
        <w:rPr>
          <w:rFonts w:cs="Times New Roman" w:hint="eastAsia"/>
          <w:rtl/>
        </w:rPr>
        <w:t>ליבה</w:t>
      </w:r>
      <w:r w:rsidR="00C872C4" w:rsidRPr="003E4E5C">
        <w:rPr>
          <w:rFonts w:cs="Times New Roman"/>
          <w:rtl/>
        </w:rPr>
        <w:t xml:space="preserve"> </w:t>
      </w:r>
      <w:r w:rsidR="00C872C4" w:rsidRPr="003E4E5C">
        <w:rPr>
          <w:rFonts w:cs="Times New Roman" w:hint="eastAsia"/>
          <w:rtl/>
        </w:rPr>
        <w:t>נחמץ</w:t>
      </w:r>
      <w:r w:rsidR="00C872C4" w:rsidRPr="003E4E5C">
        <w:rPr>
          <w:rFonts w:cs="Times New Roman"/>
          <w:rtl/>
        </w:rPr>
        <w:t xml:space="preserve"> </w:t>
      </w:r>
      <w:r w:rsidR="00C872C4" w:rsidRPr="003E4E5C">
        <w:rPr>
          <w:rFonts w:cs="Times New Roman" w:hint="eastAsia"/>
          <w:rtl/>
        </w:rPr>
        <w:t>למראהו</w:t>
      </w:r>
      <w:r w:rsidR="00C872C4" w:rsidRPr="003E4E5C">
        <w:rPr>
          <w:rFonts w:cs="Times New Roman"/>
          <w:rtl/>
        </w:rPr>
        <w:t xml:space="preserve"> </w:t>
      </w:r>
      <w:r w:rsidR="00C872C4" w:rsidRPr="003E4E5C">
        <w:rPr>
          <w:rFonts w:cs="Times New Roman" w:hint="eastAsia"/>
          <w:rtl/>
        </w:rPr>
        <w:t>החבול</w:t>
      </w:r>
      <w:r w:rsidR="00C872C4" w:rsidRPr="003E4E5C">
        <w:rPr>
          <w:rFonts w:cs="Times New Roman"/>
          <w:rtl/>
        </w:rPr>
        <w:t xml:space="preserve">, </w:t>
      </w:r>
      <w:r w:rsidR="00C872C4" w:rsidRPr="003E4E5C">
        <w:rPr>
          <w:rFonts w:cs="Times New Roman" w:hint="eastAsia"/>
          <w:rtl/>
        </w:rPr>
        <w:t>וה</w:t>
      </w:r>
      <w:r w:rsidR="007A0CBC">
        <w:rPr>
          <w:rFonts w:cs="Times New Roman" w:hint="cs"/>
          <w:rtl/>
        </w:rPr>
        <w:t>תרמיל</w:t>
      </w:r>
      <w:r w:rsidR="00C872C4" w:rsidRPr="003E4E5C">
        <w:rPr>
          <w:rFonts w:cs="Times New Roman"/>
          <w:rtl/>
        </w:rPr>
        <w:t xml:space="preserve"> </w:t>
      </w:r>
      <w:r w:rsidR="00C872C4" w:rsidRPr="003E4E5C">
        <w:rPr>
          <w:rFonts w:cs="Times New Roman" w:hint="eastAsia"/>
          <w:rtl/>
        </w:rPr>
        <w:t>הפחוס</w:t>
      </w:r>
      <w:r w:rsidR="00C872C4" w:rsidRPr="003E4E5C">
        <w:rPr>
          <w:rFonts w:cs="Times New Roman"/>
          <w:rtl/>
        </w:rPr>
        <w:t xml:space="preserve"> </w:t>
      </w:r>
      <w:r w:rsidR="00C872C4" w:rsidRPr="003E4E5C">
        <w:rPr>
          <w:rFonts w:cs="Times New Roman" w:hint="eastAsia"/>
          <w:rtl/>
        </w:rPr>
        <w:t>שארז</w:t>
      </w:r>
      <w:r w:rsidR="00C872C4" w:rsidRPr="003E4E5C">
        <w:rPr>
          <w:rFonts w:cs="Times New Roman"/>
          <w:rtl/>
        </w:rPr>
        <w:t xml:space="preserve"> </w:t>
      </w:r>
      <w:r w:rsidR="00C872C4" w:rsidRPr="003E4E5C">
        <w:rPr>
          <w:rFonts w:cs="Times New Roman" w:hint="eastAsia"/>
          <w:rtl/>
        </w:rPr>
        <w:t>ב</w:t>
      </w:r>
      <w:r w:rsidR="007A0CBC">
        <w:rPr>
          <w:rFonts w:cs="Times New Roman" w:hint="cs"/>
          <w:rtl/>
        </w:rPr>
        <w:t>ו</w:t>
      </w:r>
      <w:r w:rsidR="00C872C4" w:rsidRPr="003E4E5C">
        <w:rPr>
          <w:rFonts w:cs="Times New Roman"/>
          <w:rtl/>
        </w:rPr>
        <w:t xml:space="preserve"> </w:t>
      </w:r>
      <w:r w:rsidR="00C872C4" w:rsidRPr="003E4E5C">
        <w:rPr>
          <w:rFonts w:cs="Times New Roman" w:hint="eastAsia"/>
          <w:rtl/>
        </w:rPr>
        <w:t>הרבה</w:t>
      </w:r>
      <w:r w:rsidR="00C872C4" w:rsidRPr="003E4E5C">
        <w:rPr>
          <w:rFonts w:cs="Times New Roman"/>
          <w:rtl/>
        </w:rPr>
        <w:t xml:space="preserve"> </w:t>
      </w:r>
      <w:r w:rsidR="00C872C4" w:rsidRPr="003E4E5C">
        <w:rPr>
          <w:rFonts w:cs="Times New Roman" w:hint="eastAsia"/>
          <w:rtl/>
        </w:rPr>
        <w:t>פחות</w:t>
      </w:r>
      <w:r w:rsidR="00C872C4" w:rsidRPr="003E4E5C">
        <w:rPr>
          <w:rFonts w:cs="Times New Roman"/>
          <w:rtl/>
        </w:rPr>
        <w:t xml:space="preserve"> </w:t>
      </w:r>
      <w:r w:rsidR="00C872C4" w:rsidRPr="003E4E5C">
        <w:rPr>
          <w:rFonts w:cs="Times New Roman" w:hint="eastAsia"/>
          <w:rtl/>
        </w:rPr>
        <w:t>ממה</w:t>
      </w:r>
      <w:r w:rsidR="00C872C4" w:rsidRPr="003E4E5C">
        <w:rPr>
          <w:rFonts w:cs="Times New Roman"/>
          <w:rtl/>
        </w:rPr>
        <w:t xml:space="preserve"> </w:t>
      </w:r>
      <w:r w:rsidR="00C872C4" w:rsidRPr="003E4E5C">
        <w:rPr>
          <w:rFonts w:cs="Times New Roman" w:hint="eastAsia"/>
          <w:rtl/>
        </w:rPr>
        <w:t>שיזדקק</w:t>
      </w:r>
      <w:r w:rsidR="00C872C4" w:rsidRPr="003E4E5C">
        <w:rPr>
          <w:rFonts w:cs="Times New Roman"/>
          <w:rtl/>
        </w:rPr>
        <w:t xml:space="preserve"> </w:t>
      </w:r>
      <w:r w:rsidR="00C872C4" w:rsidRPr="003E4E5C">
        <w:rPr>
          <w:rFonts w:cs="Times New Roman" w:hint="eastAsia"/>
          <w:rtl/>
        </w:rPr>
        <w:t>לו</w:t>
      </w:r>
      <w:r w:rsidR="00C872C4" w:rsidRPr="003E4E5C">
        <w:rPr>
          <w:rFonts w:cs="Times New Roman"/>
          <w:rtl/>
        </w:rPr>
        <w:t xml:space="preserve">. </w:t>
      </w:r>
      <w:r w:rsidR="00C872C4" w:rsidRPr="003E4E5C">
        <w:rPr>
          <w:rFonts w:cs="Times New Roman" w:hint="eastAsia"/>
          <w:rtl/>
        </w:rPr>
        <w:t>כש</w:t>
      </w:r>
      <w:r w:rsidR="001670AB" w:rsidRPr="003E4E5C">
        <w:rPr>
          <w:rFonts w:cs="Times New Roman"/>
          <w:rtl/>
        </w:rPr>
        <w:t>הושיטה ידה לעברו, נרתע</w:t>
      </w:r>
      <w:r w:rsidR="00C03F1C" w:rsidRPr="003E4E5C">
        <w:rPr>
          <w:rFonts w:cs="Times New Roman"/>
          <w:rtl/>
        </w:rPr>
        <w:t>.</w:t>
      </w:r>
    </w:p>
    <w:p w14:paraId="1CB12B8B" w14:textId="44CC00D9" w:rsidR="000E5C6A" w:rsidRDefault="007B4BAB" w:rsidP="006D6046">
      <w:pPr>
        <w:rPr>
          <w:rFonts w:cs="Times New Roman"/>
          <w:rtl/>
        </w:rPr>
      </w:pPr>
      <w:r w:rsidRPr="003E4E5C">
        <w:rPr>
          <w:rFonts w:cs="Times New Roman" w:hint="eastAsia"/>
          <w:rtl/>
        </w:rPr>
        <w:t>היא</w:t>
      </w:r>
      <w:r w:rsidRPr="003E4E5C">
        <w:rPr>
          <w:rFonts w:cs="Times New Roman"/>
          <w:rtl/>
        </w:rPr>
        <w:t xml:space="preserve"> נתנה לו את מפתח </w:t>
      </w:r>
      <w:r w:rsidR="00C83318" w:rsidRPr="003E4E5C">
        <w:rPr>
          <w:rFonts w:cs="Times New Roman" w:hint="eastAsia"/>
          <w:rtl/>
        </w:rPr>
        <w:t>ה</w:t>
      </w:r>
      <w:r w:rsidRPr="003E4E5C">
        <w:rPr>
          <w:rFonts w:cs="Times New Roman" w:hint="eastAsia"/>
          <w:rtl/>
        </w:rPr>
        <w:t>חדר</w:t>
      </w:r>
      <w:r w:rsidRPr="003E4E5C">
        <w:rPr>
          <w:rFonts w:cs="Times New Roman"/>
          <w:rtl/>
        </w:rPr>
        <w:t xml:space="preserve"> שלה במעונות, והוא צלח בקושי את </w:t>
      </w:r>
      <w:r w:rsidR="00F82E5E">
        <w:rPr>
          <w:rFonts w:cs="Times New Roman" w:hint="cs"/>
          <w:rtl/>
        </w:rPr>
        <w:t>ה</w:t>
      </w:r>
      <w:r w:rsidRPr="003E4E5C">
        <w:rPr>
          <w:rFonts w:cs="Times New Roman"/>
          <w:rtl/>
        </w:rPr>
        <w:t xml:space="preserve">מרחק </w:t>
      </w:r>
      <w:r w:rsidR="00F82E5E">
        <w:rPr>
          <w:rFonts w:cs="Times New Roman" w:hint="cs"/>
          <w:rtl/>
        </w:rPr>
        <w:t>הקצר</w:t>
      </w:r>
      <w:r w:rsidRPr="003E4E5C">
        <w:rPr>
          <w:rFonts w:cs="Times New Roman"/>
          <w:rtl/>
        </w:rPr>
        <w:t xml:space="preserve">. </w:t>
      </w:r>
    </w:p>
    <w:p w14:paraId="77131BCD" w14:textId="15E5668F" w:rsidR="007B4BAB" w:rsidRPr="003E4E5C" w:rsidRDefault="007B4BAB" w:rsidP="006D6046">
      <w:pPr>
        <w:rPr>
          <w:rFonts w:cs="Times New Roman"/>
          <w:rtl/>
        </w:rPr>
      </w:pPr>
      <w:r w:rsidRPr="003E4E5C">
        <w:rPr>
          <w:rFonts w:cs="Times New Roman"/>
          <w:rtl/>
        </w:rPr>
        <w:t xml:space="preserve">בניין </w:t>
      </w:r>
      <w:r w:rsidR="000E5C6A">
        <w:rPr>
          <w:rFonts w:cs="Times New Roman" w:hint="cs"/>
          <w:rtl/>
        </w:rPr>
        <w:t xml:space="preserve">המעונות </w:t>
      </w:r>
      <w:r w:rsidRPr="003E4E5C">
        <w:rPr>
          <w:rFonts w:cs="Times New Roman"/>
          <w:rtl/>
        </w:rPr>
        <w:t>הלבן היה נטוש לגמרי בשע</w:t>
      </w:r>
      <w:r w:rsidR="00CC403D" w:rsidRPr="00CC403D">
        <w:rPr>
          <w:rFonts w:cs="Times New Roman"/>
          <w:rtl/>
        </w:rPr>
        <w:t>ת בוקר זו</w:t>
      </w:r>
      <w:r w:rsidRPr="003E4E5C">
        <w:rPr>
          <w:rFonts w:cs="Times New Roman"/>
          <w:rtl/>
        </w:rPr>
        <w:t>, ואור של קיץ שטף דרך החלונות הגדולים. הוא התקלח לאיטו, ו</w:t>
      </w:r>
      <w:r w:rsidR="00EE553A">
        <w:rPr>
          <w:rFonts w:cs="Times New Roman"/>
          <w:rtl/>
        </w:rPr>
        <w:t>אחר כך</w:t>
      </w:r>
      <w:r w:rsidRPr="003E4E5C">
        <w:rPr>
          <w:rFonts w:cs="Times New Roman"/>
          <w:rtl/>
        </w:rPr>
        <w:t xml:space="preserve"> מצא ארונית של עזרה ראשונה </w:t>
      </w:r>
      <w:r w:rsidR="00F82E5E">
        <w:rPr>
          <w:rFonts w:cs="Times New Roman" w:hint="cs"/>
          <w:rtl/>
        </w:rPr>
        <w:t>ובה</w:t>
      </w:r>
      <w:r w:rsidRPr="003E4E5C">
        <w:rPr>
          <w:rFonts w:cs="Times New Roman"/>
          <w:rtl/>
        </w:rPr>
        <w:t xml:space="preserve"> צנצנות ושפופרות ובקבוקונים צבעוניים </w:t>
      </w:r>
      <w:r w:rsidR="00F82E5E" w:rsidRPr="00F82E5E">
        <w:rPr>
          <w:rFonts w:cs="Times New Roman"/>
          <w:rtl/>
        </w:rPr>
        <w:t xml:space="preserve">עם כיתובים </w:t>
      </w:r>
      <w:r w:rsidRPr="003E4E5C">
        <w:rPr>
          <w:rFonts w:cs="Times New Roman"/>
          <w:rtl/>
        </w:rPr>
        <w:t>ביפנית</w:t>
      </w:r>
      <w:r w:rsidR="000E5C6A" w:rsidRPr="000E5C6A">
        <w:rPr>
          <w:rFonts w:cs="Times New Roman"/>
          <w:rtl/>
        </w:rPr>
        <w:t xml:space="preserve"> </w:t>
      </w:r>
      <w:r w:rsidR="00AC25EA" w:rsidRPr="00AC25EA">
        <w:rPr>
          <w:rFonts w:cs="Times New Roman"/>
          <w:rtl/>
        </w:rPr>
        <w:t xml:space="preserve">ללא כל רמז לתכולתם </w:t>
      </w:r>
      <w:r w:rsidR="000E5C6A" w:rsidRPr="000E5C6A">
        <w:rPr>
          <w:rFonts w:cs="Times New Roman"/>
          <w:rtl/>
        </w:rPr>
        <w:t xml:space="preserve">– </w:t>
      </w:r>
      <w:r w:rsidRPr="003E4E5C">
        <w:rPr>
          <w:rFonts w:cs="Times New Roman"/>
          <w:rtl/>
        </w:rPr>
        <w:t xml:space="preserve">כמה מעט </w:t>
      </w:r>
      <w:r w:rsidR="006A18DE">
        <w:rPr>
          <w:rFonts w:cs="Times New Roman" w:hint="cs"/>
          <w:rtl/>
        </w:rPr>
        <w:t>נדרש כדי</w:t>
      </w:r>
      <w:r w:rsidRPr="003E4E5C">
        <w:rPr>
          <w:rFonts w:cs="Times New Roman"/>
          <w:rtl/>
        </w:rPr>
        <w:t xml:space="preserve"> </w:t>
      </w:r>
      <w:r w:rsidR="00C83318" w:rsidRPr="003E4E5C">
        <w:rPr>
          <w:rFonts w:cs="Times New Roman"/>
          <w:rtl/>
        </w:rPr>
        <w:t>[</w:t>
      </w:r>
      <w:r w:rsidRPr="003E4E5C">
        <w:rPr>
          <w:rFonts w:cs="Times New Roman" w:hint="eastAsia"/>
          <w:rtl/>
        </w:rPr>
        <w:t>ל</w:t>
      </w:r>
      <w:r w:rsidRPr="003E4E5C">
        <w:rPr>
          <w:rFonts w:cs="Times New Roman"/>
        </w:rPr>
        <w:t>total displacement</w:t>
      </w:r>
      <w:r w:rsidRPr="003E4E5C">
        <w:rPr>
          <w:rFonts w:cs="Times New Roman"/>
          <w:rtl/>
        </w:rPr>
        <w:t>,</w:t>
      </w:r>
      <w:r w:rsidR="00C83318" w:rsidRPr="003E4E5C">
        <w:rPr>
          <w:rFonts w:cs="Times New Roman"/>
          <w:rtl/>
        </w:rPr>
        <w:t>]</w:t>
      </w:r>
      <w:r w:rsidRPr="003E4E5C">
        <w:rPr>
          <w:rFonts w:cs="Times New Roman"/>
          <w:rtl/>
        </w:rPr>
        <w:t xml:space="preserve"> </w:t>
      </w:r>
      <w:r w:rsidR="00CC403D" w:rsidRPr="00CC403D">
        <w:rPr>
          <w:rFonts w:cs="Times New Roman"/>
          <w:rtl/>
        </w:rPr>
        <w:t>שאדם י</w:t>
      </w:r>
      <w:r w:rsidR="006A18DE">
        <w:rPr>
          <w:rFonts w:cs="Times New Roman" w:hint="cs"/>
          <w:rtl/>
        </w:rPr>
        <w:t>אבד את היכולת להתמצא</w:t>
      </w:r>
      <w:r w:rsidRPr="003E4E5C">
        <w:rPr>
          <w:rFonts w:cs="Times New Roman"/>
          <w:rtl/>
        </w:rPr>
        <w:t xml:space="preserve">. הוא מרח משחה </w:t>
      </w:r>
      <w:r w:rsidR="00F82E5E" w:rsidRPr="00F82E5E">
        <w:rPr>
          <w:rFonts w:cs="Times New Roman"/>
          <w:rtl/>
        </w:rPr>
        <w:t xml:space="preserve">כלשהי </w:t>
      </w:r>
      <w:r w:rsidRPr="003E4E5C">
        <w:rPr>
          <w:rFonts w:cs="Times New Roman"/>
          <w:rtl/>
        </w:rPr>
        <w:t xml:space="preserve">על </w:t>
      </w:r>
      <w:r w:rsidR="007A0CBC">
        <w:rPr>
          <w:rFonts w:cs="Times New Roman" w:hint="cs"/>
          <w:rtl/>
        </w:rPr>
        <w:t>פצעיו</w:t>
      </w:r>
      <w:r w:rsidRPr="003E4E5C">
        <w:rPr>
          <w:rFonts w:cs="Times New Roman"/>
          <w:rtl/>
        </w:rPr>
        <w:t xml:space="preserve"> הפתוח</w:t>
      </w:r>
      <w:r w:rsidR="007A0CBC">
        <w:rPr>
          <w:rFonts w:cs="Times New Roman" w:hint="cs"/>
          <w:rtl/>
        </w:rPr>
        <w:t>ים</w:t>
      </w:r>
      <w:r w:rsidRPr="003E4E5C">
        <w:rPr>
          <w:rFonts w:cs="Times New Roman"/>
          <w:rtl/>
        </w:rPr>
        <w:t xml:space="preserve">, </w:t>
      </w:r>
      <w:r w:rsidR="007A0CBC">
        <w:rPr>
          <w:rFonts w:cs="Times New Roman" w:hint="cs"/>
          <w:rtl/>
        </w:rPr>
        <w:t>כולו</w:t>
      </w:r>
      <w:r w:rsidRPr="003E4E5C">
        <w:rPr>
          <w:rFonts w:cs="Times New Roman"/>
          <w:rtl/>
        </w:rPr>
        <w:t xml:space="preserve"> תקווה</w:t>
      </w:r>
      <w:r w:rsidR="00FA1C87" w:rsidRPr="003E4E5C">
        <w:rPr>
          <w:rFonts w:cs="Times New Roman"/>
          <w:rtl/>
        </w:rPr>
        <w:t xml:space="preserve"> </w:t>
      </w:r>
      <w:r w:rsidR="00FA1C87" w:rsidRPr="003E4E5C">
        <w:rPr>
          <w:rFonts w:cs="Times New Roman" w:hint="eastAsia"/>
          <w:rtl/>
        </w:rPr>
        <w:t>ש</w:t>
      </w:r>
      <w:r w:rsidR="00CC403D">
        <w:rPr>
          <w:rFonts w:cs="Times New Roman" w:hint="cs"/>
          <w:rtl/>
        </w:rPr>
        <w:t xml:space="preserve">זו </w:t>
      </w:r>
      <w:r w:rsidR="000E5C6A">
        <w:rPr>
          <w:rFonts w:cs="Times New Roman" w:hint="cs"/>
          <w:rtl/>
        </w:rPr>
        <w:t>אי</w:t>
      </w:r>
      <w:r w:rsidR="00CC403D">
        <w:rPr>
          <w:rFonts w:cs="Times New Roman" w:hint="cs"/>
          <w:rtl/>
        </w:rPr>
        <w:t xml:space="preserve">ננה </w:t>
      </w:r>
      <w:r w:rsidR="00FA1C87" w:rsidRPr="003E4E5C">
        <w:rPr>
          <w:rFonts w:cs="Times New Roman"/>
          <w:rtl/>
        </w:rPr>
        <w:t xml:space="preserve">משחה נגד </w:t>
      </w:r>
      <w:r w:rsidR="006A18DE">
        <w:rPr>
          <w:rFonts w:cs="Times New Roman" w:hint="cs"/>
          <w:rtl/>
        </w:rPr>
        <w:t>פטריות בכף הרגל</w:t>
      </w:r>
      <w:r w:rsidR="00FA1C87" w:rsidRPr="003E4E5C">
        <w:rPr>
          <w:rFonts w:cs="Times New Roman"/>
          <w:rtl/>
        </w:rPr>
        <w:t xml:space="preserve"> או דלקת </w:t>
      </w:r>
      <w:r w:rsidR="00C83318" w:rsidRPr="003E4E5C">
        <w:rPr>
          <w:rFonts w:cs="Times New Roman" w:hint="eastAsia"/>
          <w:rtl/>
        </w:rPr>
        <w:t>חנ</w:t>
      </w:r>
      <w:r w:rsidR="00FA1C87" w:rsidRPr="003E4E5C">
        <w:rPr>
          <w:rFonts w:cs="Times New Roman" w:hint="eastAsia"/>
          <w:rtl/>
        </w:rPr>
        <w:t>י</w:t>
      </w:r>
      <w:r w:rsidR="00C83318" w:rsidRPr="003E4E5C">
        <w:rPr>
          <w:rFonts w:cs="Times New Roman" w:hint="eastAsia"/>
          <w:rtl/>
        </w:rPr>
        <w:t>כי</w:t>
      </w:r>
      <w:r w:rsidR="00FA1C87" w:rsidRPr="003E4E5C">
        <w:rPr>
          <w:rFonts w:cs="Times New Roman" w:hint="eastAsia"/>
          <w:rtl/>
        </w:rPr>
        <w:t>ים</w:t>
      </w:r>
      <w:r w:rsidR="00FA1C87" w:rsidRPr="003E4E5C">
        <w:rPr>
          <w:rFonts w:cs="Times New Roman"/>
          <w:rtl/>
        </w:rPr>
        <w:t xml:space="preserve">. </w:t>
      </w:r>
      <w:r w:rsidR="00F82E5E" w:rsidRPr="00F82E5E">
        <w:rPr>
          <w:rFonts w:cs="Times New Roman"/>
          <w:rtl/>
        </w:rPr>
        <w:t>אחר</w:t>
      </w:r>
      <w:r w:rsidR="00F82E5E">
        <w:rPr>
          <w:rFonts w:cs="Times New Roman" w:hint="cs"/>
          <w:rtl/>
        </w:rPr>
        <w:t xml:space="preserve"> </w:t>
      </w:r>
      <w:r w:rsidR="00AC25EA" w:rsidRPr="00AC25EA">
        <w:rPr>
          <w:rFonts w:cs="Times New Roman"/>
          <w:rtl/>
        </w:rPr>
        <w:t>נטל טבלית מתוך צנצנת בצורת דובון</w:t>
      </w:r>
      <w:r w:rsidR="002045CB">
        <w:rPr>
          <w:rFonts w:cs="Times New Roman" w:hint="cs"/>
          <w:rtl/>
        </w:rPr>
        <w:t>,</w:t>
      </w:r>
      <w:r w:rsidR="00AC25EA" w:rsidRPr="00AC25EA">
        <w:rPr>
          <w:rFonts w:cs="Times New Roman"/>
          <w:rtl/>
        </w:rPr>
        <w:t xml:space="preserve"> </w:t>
      </w:r>
      <w:r w:rsidR="002045CB">
        <w:rPr>
          <w:rFonts w:cs="Times New Roman" w:hint="cs"/>
          <w:rtl/>
        </w:rPr>
        <w:t>ש</w:t>
      </w:r>
      <w:r w:rsidR="00AC25EA" w:rsidRPr="00AC25EA">
        <w:rPr>
          <w:rFonts w:cs="Times New Roman"/>
          <w:rtl/>
        </w:rPr>
        <w:t>נראתה המבטיחה ביותר מבחינת יכולות שיכוך כאבים, אבל בדיעבד חשד שאולי זהו מולטי</w:t>
      </w:r>
      <w:r w:rsidR="003E08F5">
        <w:rPr>
          <w:rFonts w:cs="Times New Roman" w:hint="cs"/>
          <w:rtl/>
        </w:rPr>
        <w:t>-</w:t>
      </w:r>
      <w:r w:rsidR="00AC25EA" w:rsidRPr="00AC25EA">
        <w:rPr>
          <w:rFonts w:cs="Times New Roman"/>
          <w:rtl/>
        </w:rPr>
        <w:t>ויטמין ונטל טבליות מ</w:t>
      </w:r>
      <w:r w:rsidR="002D495B">
        <w:rPr>
          <w:rFonts w:cs="Times New Roman" w:hint="cs"/>
          <w:rtl/>
        </w:rPr>
        <w:t xml:space="preserve">כמה </w:t>
      </w:r>
      <w:r w:rsidR="00AC25EA" w:rsidRPr="00AC25EA">
        <w:rPr>
          <w:rFonts w:cs="Times New Roman"/>
          <w:rtl/>
        </w:rPr>
        <w:t>צנצנות אחרות. הוא נרדם כמעט מייד וישן עד הערב, כשסאקורה באה לקחת אותו ליציאה משותפת של הקורס</w:t>
      </w:r>
      <w:r w:rsidR="005F5F9B" w:rsidRPr="003E4E5C">
        <w:rPr>
          <w:rFonts w:cs="Times New Roman"/>
          <w:rtl/>
        </w:rPr>
        <w:t>.</w:t>
      </w:r>
    </w:p>
    <w:p w14:paraId="1FDEDB88" w14:textId="03EC47A1" w:rsidR="00044E89" w:rsidRPr="003E4E5C" w:rsidRDefault="00044E89" w:rsidP="006D6046">
      <w:pPr>
        <w:rPr>
          <w:rFonts w:cs="Times New Roman"/>
          <w:rtl/>
        </w:rPr>
      </w:pPr>
      <w:r w:rsidRPr="003E4E5C">
        <w:rPr>
          <w:rFonts w:cs="Times New Roman"/>
          <w:rtl/>
        </w:rPr>
        <w:t xml:space="preserve">[את </w:t>
      </w:r>
      <w:r w:rsidRPr="003E4E5C">
        <w:rPr>
          <w:rFonts w:cs="Times New Roman" w:hint="eastAsia"/>
          <w:rtl/>
        </w:rPr>
        <w:t>התשורה</w:t>
      </w:r>
      <w:r w:rsidRPr="003E4E5C">
        <w:rPr>
          <w:rFonts w:cs="Times New Roman"/>
          <w:rtl/>
        </w:rPr>
        <w:t xml:space="preserve"> [מה????] </w:t>
      </w:r>
      <w:r w:rsidRPr="003E4E5C">
        <w:rPr>
          <w:rFonts w:cs="Times New Roman" w:hint="eastAsia"/>
          <w:rtl/>
        </w:rPr>
        <w:t>שנתן</w:t>
      </w:r>
      <w:r w:rsidRPr="003E4E5C">
        <w:rPr>
          <w:rFonts w:cs="Times New Roman"/>
          <w:rtl/>
        </w:rPr>
        <w:t xml:space="preserve"> </w:t>
      </w:r>
      <w:r w:rsidRPr="003E4E5C">
        <w:rPr>
          <w:rFonts w:cs="Times New Roman" w:hint="eastAsia"/>
          <w:rtl/>
        </w:rPr>
        <w:t>לה</w:t>
      </w:r>
      <w:r w:rsidRPr="003E4E5C">
        <w:rPr>
          <w:rFonts w:cs="Times New Roman"/>
          <w:rtl/>
        </w:rPr>
        <w:t xml:space="preserve"> </w:t>
      </w:r>
      <w:r w:rsidRPr="003E4E5C">
        <w:rPr>
          <w:rFonts w:cs="Times New Roman" w:hint="eastAsia"/>
          <w:rtl/>
        </w:rPr>
        <w:t>לכבוד</w:t>
      </w:r>
      <w:r w:rsidRPr="003E4E5C">
        <w:rPr>
          <w:rFonts w:cs="Times New Roman"/>
          <w:rtl/>
        </w:rPr>
        <w:t xml:space="preserve"> </w:t>
      </w:r>
      <w:r w:rsidRPr="003E4E5C">
        <w:rPr>
          <w:rFonts w:cs="Times New Roman" w:hint="eastAsia"/>
          <w:rtl/>
        </w:rPr>
        <w:t>נסיעתה</w:t>
      </w:r>
      <w:r w:rsidRPr="003E4E5C">
        <w:rPr>
          <w:rFonts w:cs="Times New Roman"/>
          <w:rtl/>
        </w:rPr>
        <w:t xml:space="preserve"> </w:t>
      </w:r>
      <w:r w:rsidRPr="003E4E5C">
        <w:rPr>
          <w:rFonts w:cs="Times New Roman" w:hint="eastAsia"/>
          <w:rtl/>
        </w:rPr>
        <w:t>לא</w:t>
      </w:r>
      <w:r w:rsidRPr="003E4E5C">
        <w:rPr>
          <w:rFonts w:cs="Times New Roman"/>
          <w:rtl/>
        </w:rPr>
        <w:t xml:space="preserve"> </w:t>
      </w:r>
      <w:r w:rsidRPr="003E4E5C">
        <w:rPr>
          <w:rFonts w:cs="Times New Roman" w:hint="eastAsia"/>
          <w:rtl/>
        </w:rPr>
        <w:t>הצליח</w:t>
      </w:r>
      <w:r w:rsidRPr="003E4E5C">
        <w:rPr>
          <w:rFonts w:cs="Times New Roman"/>
          <w:rtl/>
        </w:rPr>
        <w:t xml:space="preserve"> </w:t>
      </w:r>
      <w:r w:rsidRPr="003E4E5C">
        <w:rPr>
          <w:rFonts w:cs="Times New Roman" w:hint="eastAsia"/>
          <w:rtl/>
        </w:rPr>
        <w:t>למצא</w:t>
      </w:r>
      <w:r w:rsidRPr="003E4E5C">
        <w:rPr>
          <w:rFonts w:cs="Times New Roman"/>
          <w:rtl/>
        </w:rPr>
        <w:t xml:space="preserve"> </w:t>
      </w:r>
      <w:r w:rsidRPr="003E4E5C">
        <w:rPr>
          <w:rFonts w:cs="Times New Roman" w:hint="eastAsia"/>
          <w:rtl/>
        </w:rPr>
        <w:t>שם</w:t>
      </w:r>
      <w:r w:rsidRPr="003E4E5C">
        <w:rPr>
          <w:rFonts w:cs="Times New Roman"/>
          <w:rtl/>
        </w:rPr>
        <w:t>.]</w:t>
      </w:r>
    </w:p>
    <w:p w14:paraId="505878A9" w14:textId="347C4E91" w:rsidR="00FA1C87" w:rsidRPr="003E4E5C" w:rsidRDefault="00FA1C87" w:rsidP="006D6046">
      <w:pPr>
        <w:rPr>
          <w:rFonts w:cs="Times New Roman"/>
          <w:rtl/>
        </w:rPr>
      </w:pPr>
      <w:r w:rsidRPr="003E4E5C">
        <w:rPr>
          <w:rFonts w:cs="Times New Roman"/>
          <w:rtl/>
        </w:rPr>
        <w:t>"הסתדרת?"</w:t>
      </w:r>
    </w:p>
    <w:p w14:paraId="2B267290" w14:textId="78219AD7" w:rsidR="00FA1C87" w:rsidRPr="003E4E5C" w:rsidRDefault="00FA1C87" w:rsidP="006D6046">
      <w:pPr>
        <w:rPr>
          <w:rFonts w:cs="Times New Roman"/>
          <w:rtl/>
        </w:rPr>
      </w:pPr>
      <w:r w:rsidRPr="003E4E5C">
        <w:rPr>
          <w:rFonts w:cs="Times New Roman" w:hint="eastAsia"/>
          <w:rtl/>
        </w:rPr>
        <w:t>הוא</w:t>
      </w:r>
      <w:r w:rsidRPr="003E4E5C">
        <w:rPr>
          <w:rFonts w:cs="Times New Roman"/>
          <w:rtl/>
        </w:rPr>
        <w:t xml:space="preserve"> </w:t>
      </w:r>
      <w:r w:rsidR="002D495B">
        <w:rPr>
          <w:rFonts w:cs="Times New Roman" w:hint="cs"/>
          <w:rtl/>
        </w:rPr>
        <w:t xml:space="preserve">התרומם </w:t>
      </w:r>
      <w:r w:rsidRPr="003E4E5C">
        <w:rPr>
          <w:rFonts w:cs="Times New Roman"/>
          <w:rtl/>
        </w:rPr>
        <w:t xml:space="preserve">בקושי </w:t>
      </w:r>
      <w:r w:rsidR="002D495B">
        <w:rPr>
          <w:rFonts w:cs="Times New Roman" w:hint="cs"/>
          <w:rtl/>
        </w:rPr>
        <w:t>רב</w:t>
      </w:r>
      <w:r w:rsidRPr="003E4E5C">
        <w:rPr>
          <w:rFonts w:cs="Times New Roman"/>
          <w:rtl/>
        </w:rPr>
        <w:t xml:space="preserve">. </w:t>
      </w:r>
    </w:p>
    <w:p w14:paraId="171E623D" w14:textId="371BFE17" w:rsidR="00FA1C87" w:rsidRPr="003E4E5C" w:rsidRDefault="00A3725D" w:rsidP="006D6046">
      <w:pPr>
        <w:rPr>
          <w:rFonts w:cs="Times New Roman"/>
          <w:rtl/>
        </w:rPr>
      </w:pPr>
      <w:bookmarkStart w:id="224" w:name="_Hlk522644361"/>
      <w:r>
        <w:rPr>
          <w:rFonts w:cs="Times New Roman" w:hint="cs"/>
          <w:rtl/>
        </w:rPr>
        <w:t xml:space="preserve">במשך </w:t>
      </w:r>
      <w:r w:rsidR="00AC25EA">
        <w:rPr>
          <w:rFonts w:cs="Times New Roman" w:hint="cs"/>
          <w:rtl/>
        </w:rPr>
        <w:t>ה</w:t>
      </w:r>
      <w:r>
        <w:rPr>
          <w:rFonts w:cs="Times New Roman" w:hint="cs"/>
          <w:rtl/>
        </w:rPr>
        <w:t>שנה היא הטביעה בצווארו כתמים אדומים של נשיקות לוהטות שהלכו והכחילו, הלכו והצהיבו. דבר לא נ</w:t>
      </w:r>
      <w:r w:rsidR="006A18DE">
        <w:rPr>
          <w:rFonts w:cs="Times New Roman" w:hint="cs"/>
          <w:rtl/>
        </w:rPr>
        <w:t>ותר</w:t>
      </w:r>
      <w:r>
        <w:rPr>
          <w:rFonts w:cs="Times New Roman" w:hint="cs"/>
          <w:rtl/>
        </w:rPr>
        <w:t xml:space="preserve"> מה</w:t>
      </w:r>
      <w:r w:rsidR="000E5C6A">
        <w:rPr>
          <w:rFonts w:cs="Times New Roman" w:hint="cs"/>
          <w:rtl/>
        </w:rPr>
        <w:t>ם</w:t>
      </w:r>
      <w:r>
        <w:rPr>
          <w:rFonts w:cs="Times New Roman" w:hint="cs"/>
          <w:rtl/>
        </w:rPr>
        <w:t xml:space="preserve"> עתה, אולם חבורות רבות אחרות בשלל צבעים עיטרו את גופו. </w:t>
      </w:r>
      <w:bookmarkEnd w:id="224"/>
      <w:r w:rsidR="00FA1C87" w:rsidRPr="003E4E5C">
        <w:rPr>
          <w:rFonts w:cs="Times New Roman"/>
          <w:rtl/>
        </w:rPr>
        <w:t xml:space="preserve">"זה </w:t>
      </w:r>
      <w:r w:rsidR="00FA1C87" w:rsidRPr="003E4E5C">
        <w:rPr>
          <w:rFonts w:cs="Times New Roman" w:hint="eastAsia"/>
          <w:rtl/>
        </w:rPr>
        <w:t>היה</w:t>
      </w:r>
      <w:r w:rsidR="00FA1C87" w:rsidRPr="003E4E5C">
        <w:rPr>
          <w:rFonts w:cs="Times New Roman"/>
          <w:rtl/>
        </w:rPr>
        <w:t xml:space="preserve"> </w:t>
      </w:r>
      <w:r w:rsidR="00FA1C87" w:rsidRPr="003E4E5C">
        <w:rPr>
          <w:rFonts w:cs="Times New Roman" w:hint="eastAsia"/>
          <w:rtl/>
        </w:rPr>
        <w:t>מחנה</w:t>
      </w:r>
      <w:r w:rsidR="00FA1C87" w:rsidRPr="003E4E5C">
        <w:rPr>
          <w:rFonts w:cs="Times New Roman"/>
          <w:rtl/>
        </w:rPr>
        <w:t xml:space="preserve"> </w:t>
      </w:r>
      <w:r w:rsidR="00FA1C87" w:rsidRPr="003E4E5C">
        <w:rPr>
          <w:rFonts w:cs="Times New Roman" w:hint="eastAsia"/>
          <w:rtl/>
        </w:rPr>
        <w:t>אימונים</w:t>
      </w:r>
      <w:r w:rsidR="00FA1C87" w:rsidRPr="003E4E5C">
        <w:rPr>
          <w:rFonts w:cs="Times New Roman"/>
          <w:rtl/>
        </w:rPr>
        <w:t xml:space="preserve"> </w:t>
      </w:r>
      <w:r w:rsidR="00FA1C87" w:rsidRPr="003E4E5C">
        <w:rPr>
          <w:rFonts w:cs="Times New Roman" w:hint="eastAsia"/>
          <w:rtl/>
        </w:rPr>
        <w:t>ברוטלי</w:t>
      </w:r>
      <w:r w:rsidR="00FA1C87" w:rsidRPr="003E4E5C">
        <w:rPr>
          <w:rFonts w:cs="Times New Roman"/>
          <w:rtl/>
        </w:rPr>
        <w:t xml:space="preserve">, </w:t>
      </w:r>
      <w:r w:rsidR="00FA1C87" w:rsidRPr="003E4E5C">
        <w:rPr>
          <w:rFonts w:cs="Times New Roman" w:hint="eastAsia"/>
          <w:rtl/>
        </w:rPr>
        <w:t>אני</w:t>
      </w:r>
      <w:r w:rsidR="00FA1C87" w:rsidRPr="003E4E5C">
        <w:rPr>
          <w:rFonts w:cs="Times New Roman"/>
          <w:rtl/>
        </w:rPr>
        <w:t xml:space="preserve"> </w:t>
      </w:r>
      <w:r w:rsidR="00FA1C87" w:rsidRPr="003E4E5C">
        <w:rPr>
          <w:rFonts w:cs="Times New Roman" w:hint="eastAsia"/>
          <w:rtl/>
        </w:rPr>
        <w:t>רואה</w:t>
      </w:r>
      <w:r w:rsidR="00FA1C87" w:rsidRPr="003E4E5C">
        <w:rPr>
          <w:rFonts w:cs="Times New Roman"/>
          <w:rtl/>
        </w:rPr>
        <w:t>."</w:t>
      </w:r>
    </w:p>
    <w:p w14:paraId="1D7051E6" w14:textId="77777777" w:rsidR="000E5C6A" w:rsidRDefault="006A18DE" w:rsidP="006D6046">
      <w:pPr>
        <w:rPr>
          <w:rFonts w:cs="Times New Roman"/>
          <w:rtl/>
        </w:rPr>
      </w:pPr>
      <w:r>
        <w:rPr>
          <w:rFonts w:cs="Times New Roman" w:hint="cs"/>
          <w:rtl/>
        </w:rPr>
        <w:t>[</w:t>
      </w:r>
      <w:r w:rsidR="00FA1C87" w:rsidRPr="003E4E5C">
        <w:rPr>
          <w:rFonts w:cs="Times New Roman" w:hint="eastAsia"/>
          <w:rtl/>
        </w:rPr>
        <w:t>הוא</w:t>
      </w:r>
      <w:r w:rsidR="00FA1C87" w:rsidRPr="003E4E5C">
        <w:rPr>
          <w:rFonts w:cs="Times New Roman"/>
          <w:rtl/>
        </w:rPr>
        <w:t xml:space="preserve"> ירד </w:t>
      </w:r>
      <w:r w:rsidR="00044E89" w:rsidRPr="003E4E5C">
        <w:rPr>
          <w:rFonts w:cs="Times New Roman" w:hint="eastAsia"/>
          <w:rtl/>
        </w:rPr>
        <w:t>איתה</w:t>
      </w:r>
      <w:r w:rsidR="00044E89" w:rsidRPr="003E4E5C">
        <w:rPr>
          <w:rFonts w:cs="Times New Roman"/>
          <w:rtl/>
        </w:rPr>
        <w:t xml:space="preserve"> </w:t>
      </w:r>
      <w:r w:rsidR="00FA1C87" w:rsidRPr="003E4E5C">
        <w:rPr>
          <w:rFonts w:cs="Times New Roman" w:hint="eastAsia"/>
          <w:rtl/>
        </w:rPr>
        <w:t>לאיטו</w:t>
      </w:r>
      <w:r w:rsidR="00FA1C87" w:rsidRPr="003E4E5C">
        <w:rPr>
          <w:rFonts w:cs="Times New Roman"/>
          <w:rtl/>
        </w:rPr>
        <w:t xml:space="preserve">, </w:t>
      </w:r>
      <w:r w:rsidR="00E86D6C" w:rsidRPr="003E4E5C">
        <w:rPr>
          <w:rFonts w:cs="Times New Roman" w:hint="eastAsia"/>
          <w:rtl/>
        </w:rPr>
        <w:t>מצוייד</w:t>
      </w:r>
      <w:r w:rsidR="00E86D6C" w:rsidRPr="003E4E5C">
        <w:rPr>
          <w:rFonts w:cs="Times New Roman"/>
          <w:rtl/>
        </w:rPr>
        <w:t xml:space="preserve"> </w:t>
      </w:r>
      <w:r w:rsidR="00E86D6C" w:rsidRPr="003E4E5C">
        <w:rPr>
          <w:rFonts w:cs="Times New Roman" w:hint="eastAsia"/>
          <w:rtl/>
        </w:rPr>
        <w:t>בעוד</w:t>
      </w:r>
      <w:r w:rsidR="00E86D6C" w:rsidRPr="003E4E5C">
        <w:rPr>
          <w:rFonts w:cs="Times New Roman"/>
          <w:rtl/>
        </w:rPr>
        <w:t xml:space="preserve"> </w:t>
      </w:r>
      <w:r w:rsidR="00E86D6C" w:rsidRPr="003E4E5C">
        <w:rPr>
          <w:rFonts w:cs="Times New Roman" w:hint="eastAsia"/>
          <w:rtl/>
        </w:rPr>
        <w:t>מגוון</w:t>
      </w:r>
      <w:r w:rsidR="00E86D6C" w:rsidRPr="003E4E5C">
        <w:rPr>
          <w:rFonts w:cs="Times New Roman"/>
          <w:rtl/>
        </w:rPr>
        <w:t xml:space="preserve"> </w:t>
      </w:r>
      <w:r w:rsidR="00E86D6C" w:rsidRPr="003E4E5C">
        <w:rPr>
          <w:rFonts w:cs="Times New Roman" w:hint="eastAsia"/>
          <w:rtl/>
        </w:rPr>
        <w:t>כדורים</w:t>
      </w:r>
      <w:r w:rsidR="00E86D6C" w:rsidRPr="003E4E5C">
        <w:rPr>
          <w:rFonts w:cs="Times New Roman"/>
          <w:rtl/>
        </w:rPr>
        <w:t xml:space="preserve"> </w:t>
      </w:r>
      <w:r w:rsidR="00E86D6C" w:rsidRPr="003E4E5C">
        <w:rPr>
          <w:rFonts w:cs="Times New Roman" w:hint="eastAsia"/>
          <w:rtl/>
        </w:rPr>
        <w:t>מ</w:t>
      </w:r>
      <w:r w:rsidR="0084522D" w:rsidRPr="003E4E5C">
        <w:rPr>
          <w:rFonts w:cs="Times New Roman" w:hint="eastAsia"/>
          <w:rtl/>
        </w:rPr>
        <w:t>צנצנות</w:t>
      </w:r>
      <w:r w:rsidR="0084522D" w:rsidRPr="003E4E5C">
        <w:rPr>
          <w:rFonts w:cs="Times New Roman"/>
          <w:rtl/>
        </w:rPr>
        <w:t xml:space="preserve"> הפלא.</w:t>
      </w:r>
      <w:r>
        <w:rPr>
          <w:rFonts w:cs="Times New Roman" w:hint="cs"/>
          <w:rtl/>
        </w:rPr>
        <w:t>]</w:t>
      </w:r>
      <w:r w:rsidR="0084522D" w:rsidRPr="003E4E5C">
        <w:rPr>
          <w:rFonts w:cs="Times New Roman"/>
          <w:rtl/>
        </w:rPr>
        <w:t xml:space="preserve"> </w:t>
      </w:r>
    </w:p>
    <w:p w14:paraId="0B78871F" w14:textId="3345C05E" w:rsidR="00FA1C87" w:rsidRPr="003E4E5C" w:rsidRDefault="00044E89" w:rsidP="006D6046">
      <w:pPr>
        <w:rPr>
          <w:rFonts w:cs="Times New Roman"/>
          <w:rtl/>
        </w:rPr>
      </w:pPr>
      <w:r w:rsidRPr="003E4E5C">
        <w:rPr>
          <w:rFonts w:cs="Times New Roman" w:hint="eastAsia"/>
          <w:rtl/>
        </w:rPr>
        <w:t>למטה</w:t>
      </w:r>
      <w:r w:rsidRPr="003E4E5C">
        <w:rPr>
          <w:rFonts w:cs="Times New Roman"/>
          <w:rtl/>
        </w:rPr>
        <w:t xml:space="preserve"> </w:t>
      </w:r>
      <w:r w:rsidR="0021560B" w:rsidRPr="0021560B">
        <w:rPr>
          <w:rFonts w:cs="Times New Roman"/>
          <w:rtl/>
        </w:rPr>
        <w:t>המתין</w:t>
      </w:r>
      <w:r w:rsidRPr="003E4E5C">
        <w:rPr>
          <w:rFonts w:cs="Times New Roman"/>
          <w:rtl/>
        </w:rPr>
        <w:t xml:space="preserve"> </w:t>
      </w:r>
      <w:r w:rsidR="00FA1C87" w:rsidRPr="003E4E5C">
        <w:rPr>
          <w:rFonts w:cs="Times New Roman" w:hint="eastAsia"/>
          <w:rtl/>
        </w:rPr>
        <w:t>אוטובוס</w:t>
      </w:r>
      <w:r w:rsidRPr="003E4E5C">
        <w:rPr>
          <w:rFonts w:cs="Times New Roman"/>
          <w:rtl/>
        </w:rPr>
        <w:t xml:space="preserve"> עם חניכי הקורס</w:t>
      </w:r>
      <w:r w:rsidR="00E51FBF" w:rsidRPr="003E4E5C">
        <w:rPr>
          <w:rFonts w:cs="Times New Roman"/>
          <w:rtl/>
        </w:rPr>
        <w:t xml:space="preserve">, </w:t>
      </w:r>
      <w:r w:rsidR="00E51FBF" w:rsidRPr="003E4E5C">
        <w:rPr>
          <w:rFonts w:cs="Times New Roman" w:hint="eastAsia"/>
          <w:rtl/>
        </w:rPr>
        <w:t>ומייד</w:t>
      </w:r>
      <w:r w:rsidR="00E51FBF" w:rsidRPr="003E4E5C">
        <w:rPr>
          <w:rFonts w:cs="Times New Roman"/>
          <w:rtl/>
        </w:rPr>
        <w:t xml:space="preserve"> </w:t>
      </w:r>
      <w:r w:rsidR="00E51FBF" w:rsidRPr="003E4E5C">
        <w:rPr>
          <w:rFonts w:cs="Times New Roman" w:hint="eastAsia"/>
          <w:rtl/>
        </w:rPr>
        <w:t>כשהגיעו</w:t>
      </w:r>
      <w:r w:rsidR="00E51FBF" w:rsidRPr="003E4E5C">
        <w:rPr>
          <w:rFonts w:cs="Times New Roman"/>
          <w:rtl/>
        </w:rPr>
        <w:t xml:space="preserve"> </w:t>
      </w:r>
      <w:r w:rsidR="00E51FBF" w:rsidRPr="003E4E5C">
        <w:rPr>
          <w:rFonts w:cs="Times New Roman" w:hint="eastAsia"/>
          <w:rtl/>
        </w:rPr>
        <w:t>יצא</w:t>
      </w:r>
      <w:r w:rsidR="00E51FBF" w:rsidRPr="003E4E5C">
        <w:rPr>
          <w:rFonts w:cs="Times New Roman"/>
          <w:rtl/>
        </w:rPr>
        <w:t xml:space="preserve"> </w:t>
      </w:r>
      <w:r w:rsidR="00E51FBF" w:rsidRPr="003E4E5C">
        <w:rPr>
          <w:rFonts w:cs="Times New Roman" w:hint="eastAsia"/>
          <w:rtl/>
        </w:rPr>
        <w:t>לדרכו</w:t>
      </w:r>
      <w:r w:rsidR="00FA1C87" w:rsidRPr="003E4E5C">
        <w:rPr>
          <w:rFonts w:cs="Times New Roman"/>
          <w:rtl/>
        </w:rPr>
        <w:t>.</w:t>
      </w:r>
    </w:p>
    <w:p w14:paraId="748C6E96" w14:textId="612A241F" w:rsidR="00FA1C87" w:rsidRDefault="00323A14" w:rsidP="006D6046">
      <w:pPr>
        <w:rPr>
          <w:rFonts w:cs="Times New Roman"/>
          <w:rtl/>
        </w:rPr>
      </w:pPr>
      <w:r w:rsidRPr="003E4E5C">
        <w:rPr>
          <w:rFonts w:cs="Times New Roman" w:hint="eastAsia"/>
          <w:rtl/>
        </w:rPr>
        <w:t>הם</w:t>
      </w:r>
      <w:r w:rsidRPr="003E4E5C">
        <w:rPr>
          <w:rFonts w:cs="Times New Roman"/>
          <w:rtl/>
        </w:rPr>
        <w:t xml:space="preserve"> היו חבורה מאוחדת ו</w:t>
      </w:r>
      <w:r w:rsidR="000E5C6A">
        <w:rPr>
          <w:rFonts w:cs="Times New Roman" w:hint="cs"/>
          <w:rtl/>
        </w:rPr>
        <w:t>עליז</w:t>
      </w:r>
      <w:r w:rsidRPr="003E4E5C">
        <w:rPr>
          <w:rFonts w:cs="Times New Roman"/>
          <w:rtl/>
        </w:rPr>
        <w:t xml:space="preserve">ה, </w:t>
      </w:r>
      <w:r w:rsidR="005F5F9B" w:rsidRPr="003E4E5C">
        <w:rPr>
          <w:rFonts w:cs="Times New Roman" w:hint="eastAsia"/>
          <w:rtl/>
        </w:rPr>
        <w:t>בני</w:t>
      </w:r>
      <w:r w:rsidR="005F5F9B" w:rsidRPr="003E4E5C">
        <w:rPr>
          <w:rFonts w:cs="Times New Roman"/>
          <w:rtl/>
        </w:rPr>
        <w:t xml:space="preserve"> </w:t>
      </w:r>
      <w:r w:rsidR="005F5F9B" w:rsidRPr="003E4E5C">
        <w:rPr>
          <w:rFonts w:cs="Times New Roman" w:hint="eastAsia"/>
          <w:rtl/>
        </w:rPr>
        <w:t>נוער</w:t>
      </w:r>
      <w:r w:rsidR="005F5F9B" w:rsidRPr="003E4E5C">
        <w:rPr>
          <w:rFonts w:cs="Times New Roman"/>
          <w:rtl/>
        </w:rPr>
        <w:t xml:space="preserve"> </w:t>
      </w:r>
      <w:r w:rsidR="005F5F9B" w:rsidRPr="003E4E5C">
        <w:rPr>
          <w:rFonts w:cs="Times New Roman" w:hint="eastAsia"/>
          <w:rtl/>
        </w:rPr>
        <w:t>יפנים</w:t>
      </w:r>
      <w:r w:rsidR="005F5F9B" w:rsidRPr="003E4E5C">
        <w:rPr>
          <w:rFonts w:cs="Times New Roman"/>
          <w:rtl/>
        </w:rPr>
        <w:t xml:space="preserve"> </w:t>
      </w:r>
      <w:r w:rsidR="005F5F9B" w:rsidRPr="003E4E5C">
        <w:rPr>
          <w:rFonts w:cs="Times New Roman" w:hint="eastAsia"/>
          <w:rtl/>
        </w:rPr>
        <w:t>שהגיעו</w:t>
      </w:r>
      <w:r w:rsidR="00272097" w:rsidRPr="003E4E5C">
        <w:rPr>
          <w:rFonts w:cs="Times New Roman"/>
          <w:rtl/>
        </w:rPr>
        <w:t xml:space="preserve"> כמו סאקורה</w:t>
      </w:r>
      <w:r w:rsidR="00E51FBF" w:rsidRPr="003E4E5C">
        <w:rPr>
          <w:rFonts w:cs="Times New Roman"/>
          <w:rtl/>
        </w:rPr>
        <w:t xml:space="preserve"> מכל קצוות העולם ללמוד </w:t>
      </w:r>
      <w:r w:rsidR="00AC25EA">
        <w:rPr>
          <w:rFonts w:cs="Times New Roman" w:hint="cs"/>
          <w:rtl/>
        </w:rPr>
        <w:t>על</w:t>
      </w:r>
      <w:r w:rsidR="00E51FBF" w:rsidRPr="003E4E5C">
        <w:rPr>
          <w:rFonts w:cs="Times New Roman"/>
          <w:rtl/>
        </w:rPr>
        <w:t xml:space="preserve"> </w:t>
      </w:r>
      <w:r w:rsidR="00271C42" w:rsidRPr="003E4E5C">
        <w:rPr>
          <w:rFonts w:cs="Times New Roman" w:hint="eastAsia"/>
          <w:rtl/>
        </w:rPr>
        <w:t>תרבותם</w:t>
      </w:r>
      <w:r w:rsidR="00271C42" w:rsidRPr="003E4E5C">
        <w:rPr>
          <w:rFonts w:cs="Times New Roman"/>
          <w:rtl/>
        </w:rPr>
        <w:t xml:space="preserve"> ו</w:t>
      </w:r>
      <w:r w:rsidR="00E51FBF" w:rsidRPr="003E4E5C">
        <w:rPr>
          <w:rFonts w:cs="Times New Roman" w:hint="eastAsia"/>
          <w:rtl/>
        </w:rPr>
        <w:t>שפת</w:t>
      </w:r>
      <w:r w:rsidR="00E51FBF" w:rsidRPr="003E4E5C">
        <w:rPr>
          <w:rFonts w:cs="Times New Roman"/>
          <w:rtl/>
        </w:rPr>
        <w:t xml:space="preserve"> </w:t>
      </w:r>
      <w:r w:rsidR="00E51FBF" w:rsidRPr="003E4E5C">
        <w:rPr>
          <w:rFonts w:cs="Times New Roman" w:hint="eastAsia"/>
          <w:rtl/>
        </w:rPr>
        <w:t>אימם</w:t>
      </w:r>
      <w:r w:rsidR="002045CB" w:rsidRPr="002045CB">
        <w:rPr>
          <w:rFonts w:cs="Times New Roman"/>
          <w:rtl/>
        </w:rPr>
        <w:t>, שלדאבון הלב לא ידעו עליה הרבה</w:t>
      </w:r>
      <w:r w:rsidR="000C2F39" w:rsidRPr="003E4E5C">
        <w:rPr>
          <w:rFonts w:cs="Times New Roman"/>
          <w:rtl/>
        </w:rPr>
        <w:t xml:space="preserve"> </w:t>
      </w:r>
      <w:r w:rsidR="00271C42" w:rsidRPr="003E4E5C">
        <w:rPr>
          <w:rFonts w:cs="Times New Roman"/>
          <w:rtl/>
        </w:rPr>
        <w:t xml:space="preserve">– </w:t>
      </w:r>
      <w:r w:rsidR="00BF1349" w:rsidRPr="003E4E5C">
        <w:rPr>
          <w:rFonts w:cs="Times New Roman" w:hint="eastAsia"/>
          <w:rtl/>
        </w:rPr>
        <w:t>חניכי</w:t>
      </w:r>
      <w:r w:rsidR="00BF1349" w:rsidRPr="003E4E5C">
        <w:rPr>
          <w:rFonts w:cs="Times New Roman"/>
          <w:rtl/>
        </w:rPr>
        <w:t xml:space="preserve"> </w:t>
      </w:r>
      <w:r w:rsidR="000C2F39" w:rsidRPr="003E4E5C">
        <w:rPr>
          <w:rFonts w:cs="Times New Roman" w:hint="eastAsia"/>
          <w:rtl/>
        </w:rPr>
        <w:t>קבוצתה</w:t>
      </w:r>
      <w:r w:rsidR="000C2F39" w:rsidRPr="003E4E5C">
        <w:rPr>
          <w:rFonts w:cs="Times New Roman"/>
          <w:rtl/>
        </w:rPr>
        <w:t xml:space="preserve"> של סאקורה התמיינו לרמת יפנית בסיסית, </w:t>
      </w:r>
      <w:r w:rsidR="00AF75A1">
        <w:rPr>
          <w:rFonts w:cs="Times New Roman"/>
        </w:rPr>
        <w:t>N4</w:t>
      </w:r>
      <w:r w:rsidR="002045CB">
        <w:rPr>
          <w:rFonts w:cs="Times New Roman" w:hint="cs"/>
          <w:rtl/>
        </w:rPr>
        <w:t>.</w:t>
      </w:r>
      <w:r w:rsidR="00271C42" w:rsidRPr="003E4E5C">
        <w:rPr>
          <w:rFonts w:cs="Times New Roman"/>
          <w:rtl/>
        </w:rPr>
        <w:t xml:space="preserve"> </w:t>
      </w:r>
      <w:r w:rsidR="00EA6267" w:rsidRPr="003E4E5C">
        <w:rPr>
          <w:rFonts w:cs="Times New Roman" w:hint="eastAsia"/>
          <w:rtl/>
        </w:rPr>
        <w:t>חל</w:t>
      </w:r>
      <w:r w:rsidR="00EA6267" w:rsidRPr="003E4E5C">
        <w:rPr>
          <w:rFonts w:cs="Times New Roman"/>
          <w:rtl/>
        </w:rPr>
        <w:t xml:space="preserve"> </w:t>
      </w:r>
      <w:r w:rsidR="00EA6267" w:rsidRPr="003E4E5C">
        <w:rPr>
          <w:rFonts w:cs="Times New Roman" w:hint="eastAsia"/>
          <w:rtl/>
        </w:rPr>
        <w:t>איסור</w:t>
      </w:r>
      <w:r w:rsidR="00EA6267" w:rsidRPr="003E4E5C">
        <w:rPr>
          <w:rFonts w:cs="Times New Roman"/>
          <w:rtl/>
        </w:rPr>
        <w:t xml:space="preserve"> </w:t>
      </w:r>
      <w:r w:rsidR="00EA6267" w:rsidRPr="003E4E5C">
        <w:rPr>
          <w:rFonts w:cs="Times New Roman" w:hint="eastAsia"/>
          <w:rtl/>
        </w:rPr>
        <w:t>לדבר</w:t>
      </w:r>
      <w:r w:rsidR="00EA6267" w:rsidRPr="003E4E5C">
        <w:rPr>
          <w:rFonts w:cs="Times New Roman"/>
          <w:rtl/>
        </w:rPr>
        <w:t xml:space="preserve"> </w:t>
      </w:r>
      <w:r w:rsidR="00EA6267" w:rsidRPr="003E4E5C">
        <w:rPr>
          <w:rFonts w:cs="Times New Roman" w:hint="eastAsia"/>
          <w:rtl/>
        </w:rPr>
        <w:t>בכל</w:t>
      </w:r>
      <w:r w:rsidR="00EA6267" w:rsidRPr="003E4E5C">
        <w:rPr>
          <w:rFonts w:cs="Times New Roman"/>
          <w:rtl/>
        </w:rPr>
        <w:t xml:space="preserve"> </w:t>
      </w:r>
      <w:r w:rsidR="00EA6267" w:rsidRPr="003E4E5C">
        <w:rPr>
          <w:rFonts w:cs="Times New Roman" w:hint="eastAsia"/>
          <w:rtl/>
        </w:rPr>
        <w:t>שפה</w:t>
      </w:r>
      <w:r w:rsidR="00EA6267" w:rsidRPr="003E4E5C">
        <w:rPr>
          <w:rFonts w:cs="Times New Roman"/>
          <w:rtl/>
        </w:rPr>
        <w:t xml:space="preserve"> </w:t>
      </w:r>
      <w:r w:rsidR="002045CB" w:rsidRPr="002045CB">
        <w:rPr>
          <w:rFonts w:cs="Times New Roman"/>
          <w:rtl/>
        </w:rPr>
        <w:t xml:space="preserve">מלבד </w:t>
      </w:r>
      <w:r w:rsidR="00EA6267" w:rsidRPr="003E4E5C">
        <w:rPr>
          <w:rFonts w:cs="Times New Roman" w:hint="eastAsia"/>
          <w:rtl/>
        </w:rPr>
        <w:t>יפנית</w:t>
      </w:r>
      <w:r w:rsidR="003E08F5">
        <w:rPr>
          <w:rFonts w:cs="Times New Roman" w:hint="cs"/>
          <w:rtl/>
        </w:rPr>
        <w:t>,</w:t>
      </w:r>
      <w:r w:rsidR="00EA6267" w:rsidRPr="003E4E5C">
        <w:rPr>
          <w:rFonts w:cs="Times New Roman"/>
          <w:rtl/>
        </w:rPr>
        <w:t xml:space="preserve"> </w:t>
      </w:r>
      <w:r w:rsidR="00EA6267" w:rsidRPr="003E4E5C">
        <w:rPr>
          <w:rFonts w:cs="Times New Roman" w:hint="eastAsia"/>
          <w:rtl/>
        </w:rPr>
        <w:t>ו</w:t>
      </w:r>
      <w:r w:rsidR="005F5F9B" w:rsidRPr="003E4E5C">
        <w:rPr>
          <w:rFonts w:cs="Times New Roman" w:hint="eastAsia"/>
          <w:rtl/>
        </w:rPr>
        <w:t>אלכס</w:t>
      </w:r>
      <w:r w:rsidR="005F5F9B" w:rsidRPr="003E4E5C">
        <w:rPr>
          <w:rFonts w:cs="Times New Roman"/>
          <w:rtl/>
        </w:rPr>
        <w:t xml:space="preserve"> </w:t>
      </w:r>
      <w:r w:rsidRPr="003E4E5C">
        <w:rPr>
          <w:rFonts w:cs="Times New Roman" w:hint="eastAsia"/>
          <w:rtl/>
        </w:rPr>
        <w:t>לא</w:t>
      </w:r>
      <w:r w:rsidRPr="003E4E5C">
        <w:rPr>
          <w:rFonts w:cs="Times New Roman"/>
          <w:rtl/>
        </w:rPr>
        <w:t xml:space="preserve"> הבין דבר ולא הכיר איש. אפילו סאקורה נראתה זרה, </w:t>
      </w:r>
      <w:r w:rsidR="00044E89" w:rsidRPr="003E4E5C">
        <w:rPr>
          <w:rFonts w:cs="Times New Roman" w:hint="eastAsia"/>
          <w:rtl/>
        </w:rPr>
        <w:t>ו</w:t>
      </w:r>
      <w:r w:rsidRPr="003E4E5C">
        <w:rPr>
          <w:rFonts w:cs="Times New Roman" w:hint="eastAsia"/>
          <w:rtl/>
        </w:rPr>
        <w:t>הסתייגותה</w:t>
      </w:r>
      <w:r w:rsidRPr="003E4E5C">
        <w:rPr>
          <w:rFonts w:cs="Times New Roman"/>
          <w:rtl/>
        </w:rPr>
        <w:t xml:space="preserve"> </w:t>
      </w:r>
      <w:r w:rsidRPr="003E4E5C">
        <w:rPr>
          <w:rFonts w:cs="Times New Roman" w:hint="eastAsia"/>
          <w:rtl/>
        </w:rPr>
        <w:t>מהמחווה</w:t>
      </w:r>
      <w:r w:rsidRPr="003E4E5C">
        <w:rPr>
          <w:rFonts w:cs="Times New Roman"/>
          <w:rtl/>
        </w:rPr>
        <w:t xml:space="preserve"> </w:t>
      </w:r>
      <w:r w:rsidRPr="003E4E5C">
        <w:rPr>
          <w:rFonts w:cs="Times New Roman" w:hint="eastAsia"/>
          <w:rtl/>
        </w:rPr>
        <w:t>הגרנדיוזית</w:t>
      </w:r>
      <w:r w:rsidRPr="003E4E5C">
        <w:rPr>
          <w:rFonts w:cs="Times New Roman"/>
          <w:rtl/>
        </w:rPr>
        <w:t xml:space="preserve"> </w:t>
      </w:r>
      <w:r w:rsidRPr="003E4E5C">
        <w:rPr>
          <w:rFonts w:cs="Times New Roman" w:hint="eastAsia"/>
          <w:rtl/>
        </w:rPr>
        <w:t>שלו</w:t>
      </w:r>
      <w:r w:rsidRPr="003E4E5C">
        <w:rPr>
          <w:rFonts w:cs="Times New Roman"/>
          <w:rtl/>
        </w:rPr>
        <w:t xml:space="preserve"> </w:t>
      </w:r>
      <w:r w:rsidR="001C5A04">
        <w:rPr>
          <w:rFonts w:cs="Times New Roman" w:hint="eastAsia"/>
          <w:rtl/>
        </w:rPr>
        <w:t>הייתה</w:t>
      </w:r>
      <w:r w:rsidR="005F5F9B" w:rsidRPr="003E4E5C">
        <w:rPr>
          <w:rFonts w:cs="Times New Roman"/>
          <w:rtl/>
        </w:rPr>
        <w:t xml:space="preserve"> </w:t>
      </w:r>
      <w:r w:rsidRPr="003E4E5C">
        <w:rPr>
          <w:rFonts w:cs="Times New Roman" w:hint="eastAsia"/>
          <w:rtl/>
        </w:rPr>
        <w:t>ברורה</w:t>
      </w:r>
      <w:r w:rsidRPr="003E4E5C">
        <w:rPr>
          <w:rFonts w:cs="Times New Roman"/>
          <w:rtl/>
        </w:rPr>
        <w:t xml:space="preserve">. </w:t>
      </w:r>
      <w:r w:rsidR="002045CB" w:rsidRPr="002045CB">
        <w:rPr>
          <w:rFonts w:cs="Times New Roman"/>
          <w:rtl/>
        </w:rPr>
        <w:t>המדריכים הנחו אותם בשירה ו</w:t>
      </w:r>
      <w:r w:rsidRPr="003E4E5C">
        <w:rPr>
          <w:rFonts w:cs="Times New Roman"/>
          <w:rtl/>
        </w:rPr>
        <w:t>הוא</w:t>
      </w:r>
      <w:r w:rsidR="006F3B3D" w:rsidRPr="003E4E5C">
        <w:rPr>
          <w:rFonts w:cs="Times New Roman" w:hint="cs"/>
          <w:rtl/>
        </w:rPr>
        <w:t xml:space="preserve"> </w:t>
      </w:r>
      <w:r w:rsidRPr="003E4E5C">
        <w:rPr>
          <w:rFonts w:cs="Times New Roman"/>
          <w:rtl/>
        </w:rPr>
        <w:t>ה</w:t>
      </w:r>
      <w:r w:rsidR="006604D3">
        <w:rPr>
          <w:rFonts w:cs="Times New Roman" w:hint="cs"/>
          <w:rtl/>
        </w:rPr>
        <w:t>שקיף</w:t>
      </w:r>
      <w:r w:rsidRPr="003E4E5C">
        <w:rPr>
          <w:rFonts w:cs="Times New Roman"/>
          <w:rtl/>
        </w:rPr>
        <w:t xml:space="preserve"> מהחלון אל טוקיו </w:t>
      </w:r>
      <w:r w:rsidR="006A18DE">
        <w:rPr>
          <w:rFonts w:cs="Times New Roman" w:hint="cs"/>
          <w:rtl/>
        </w:rPr>
        <w:t xml:space="preserve">של </w:t>
      </w:r>
      <w:r w:rsidRPr="003E4E5C">
        <w:rPr>
          <w:rFonts w:cs="Times New Roman"/>
          <w:rtl/>
        </w:rPr>
        <w:t>שעת לילה, אינספור</w:t>
      </w:r>
      <w:r w:rsidRPr="00022EA3">
        <w:rPr>
          <w:rFonts w:cs="Times New Roman"/>
          <w:rtl/>
        </w:rPr>
        <w:t xml:space="preserve"> שלטי ניאון זוהרים ביפנית </w:t>
      </w:r>
      <w:r w:rsidR="00044E89" w:rsidRPr="00022EA3">
        <w:rPr>
          <w:rFonts w:cs="Times New Roman" w:hint="eastAsia"/>
          <w:rtl/>
        </w:rPr>
        <w:t>ו</w:t>
      </w:r>
      <w:r w:rsidRPr="00022EA3">
        <w:rPr>
          <w:rFonts w:cs="Times New Roman" w:hint="eastAsia"/>
          <w:rtl/>
        </w:rPr>
        <w:t>כבישים</w:t>
      </w:r>
      <w:r w:rsidRPr="00022EA3">
        <w:rPr>
          <w:rFonts w:cs="Times New Roman"/>
          <w:rtl/>
        </w:rPr>
        <w:t xml:space="preserve"> עמוסים. </w:t>
      </w:r>
    </w:p>
    <w:p w14:paraId="550397E5" w14:textId="77777777" w:rsidR="00C85A5B" w:rsidRDefault="00167E07" w:rsidP="00167E07">
      <w:pPr>
        <w:rPr>
          <w:rStyle w:val="Hyperlink"/>
          <w:rFonts w:cs="Times New Roman"/>
          <w:rtl/>
        </w:rPr>
      </w:pPr>
      <w:r w:rsidRPr="00167E07">
        <w:rPr>
          <w:rFonts w:cs="Times New Roman" w:hint="cs"/>
          <w:rtl/>
        </w:rPr>
        <w:t>[</w:t>
      </w:r>
      <w:hyperlink r:id="rId138" w:history="1">
        <w:r w:rsidRPr="00167E07">
          <w:rPr>
            <w:rStyle w:val="Hyperlink"/>
            <w:rFonts w:cs="Times New Roman" w:hint="cs"/>
            <w:rtl/>
          </w:rPr>
          <w:t>רמות ביפנית</w:t>
        </w:r>
      </w:hyperlink>
    </w:p>
    <w:p w14:paraId="1967ECD8" w14:textId="039BE02B" w:rsidR="00167E07" w:rsidRPr="00167E07" w:rsidRDefault="00C85A5B" w:rsidP="00167E07">
      <w:pPr>
        <w:rPr>
          <w:rFonts w:cs="Times New Roman"/>
          <w:rtl/>
        </w:rPr>
      </w:pPr>
      <w:r w:rsidRPr="00C85A5B">
        <w:rPr>
          <w:rFonts w:cs="Times New Roman"/>
        </w:rPr>
        <w:t>https://en.wikipedia.org/wiki/Japanese_diaspora</w:t>
      </w:r>
      <w:r w:rsidR="00167E07" w:rsidRPr="00167E07">
        <w:rPr>
          <w:rFonts w:cs="Times New Roman" w:hint="cs"/>
          <w:rtl/>
        </w:rPr>
        <w:t>]</w:t>
      </w:r>
    </w:p>
    <w:p w14:paraId="706019C6" w14:textId="50540B8D" w:rsidR="006604D3" w:rsidRDefault="006604D3" w:rsidP="006D6046">
      <w:pPr>
        <w:rPr>
          <w:rFonts w:cs="Times New Roman"/>
          <w:rtl/>
        </w:rPr>
      </w:pPr>
      <w:r w:rsidRPr="006604D3">
        <w:rPr>
          <w:rFonts w:cs="Times New Roman"/>
          <w:rtl/>
        </w:rPr>
        <w:t>מחוז חפצם היה</w:t>
      </w:r>
      <w:r w:rsidRPr="006604D3">
        <w:rPr>
          <w:rFonts w:cs="Times New Roman" w:hint="eastAsia"/>
          <w:rtl/>
        </w:rPr>
        <w:t xml:space="preserve"> </w:t>
      </w:r>
      <w:r w:rsidR="00323A14" w:rsidRPr="00022EA3">
        <w:rPr>
          <w:rFonts w:cs="Times New Roman" w:hint="eastAsia"/>
          <w:rtl/>
        </w:rPr>
        <w:t>פארק</w:t>
      </w:r>
      <w:r w:rsidR="00323A14" w:rsidRPr="00022EA3">
        <w:rPr>
          <w:rFonts w:cs="Times New Roman"/>
          <w:rtl/>
        </w:rPr>
        <w:t xml:space="preserve"> </w:t>
      </w:r>
      <w:r w:rsidR="00323A14" w:rsidRPr="00022EA3">
        <w:rPr>
          <w:rFonts w:cs="Times New Roman" w:hint="eastAsia"/>
          <w:rtl/>
        </w:rPr>
        <w:t>רחב</w:t>
      </w:r>
      <w:r w:rsidR="003E08F5">
        <w:rPr>
          <w:rFonts w:cs="Times New Roman" w:hint="cs"/>
          <w:rtl/>
        </w:rPr>
        <w:t xml:space="preserve"> </w:t>
      </w:r>
      <w:r w:rsidR="00323A14" w:rsidRPr="00022EA3">
        <w:rPr>
          <w:rFonts w:cs="Times New Roman"/>
          <w:rtl/>
        </w:rPr>
        <w:t xml:space="preserve">ידיים </w:t>
      </w:r>
      <w:r w:rsidR="00323A14" w:rsidRPr="00022EA3">
        <w:rPr>
          <w:rFonts w:cs="Times New Roman" w:hint="eastAsia"/>
          <w:rtl/>
        </w:rPr>
        <w:t>על</w:t>
      </w:r>
      <w:r w:rsidR="00323A14" w:rsidRPr="00022EA3">
        <w:rPr>
          <w:rFonts w:cs="Times New Roman"/>
          <w:rtl/>
        </w:rPr>
        <w:t xml:space="preserve"> </w:t>
      </w:r>
      <w:r w:rsidR="00323A14" w:rsidRPr="00022EA3">
        <w:rPr>
          <w:rFonts w:cs="Times New Roman" w:hint="eastAsia"/>
          <w:rtl/>
        </w:rPr>
        <w:t>גדות</w:t>
      </w:r>
      <w:r w:rsidR="00323A14" w:rsidRPr="00022EA3">
        <w:rPr>
          <w:rFonts w:cs="Times New Roman"/>
          <w:rtl/>
        </w:rPr>
        <w:t xml:space="preserve"> </w:t>
      </w:r>
      <w:r w:rsidR="00323A14" w:rsidRPr="00022EA3">
        <w:rPr>
          <w:rFonts w:cs="Times New Roman" w:hint="eastAsia"/>
          <w:rtl/>
        </w:rPr>
        <w:t>נהר</w:t>
      </w:r>
      <w:r w:rsidR="0031148C" w:rsidRPr="00022EA3">
        <w:rPr>
          <w:rFonts w:cs="Times New Roman"/>
          <w:rtl/>
        </w:rPr>
        <w:t xml:space="preserve">, </w:t>
      </w:r>
      <w:r w:rsidR="006429B3">
        <w:rPr>
          <w:rFonts w:cs="Times New Roman" w:hint="cs"/>
          <w:rtl/>
        </w:rPr>
        <w:t xml:space="preserve">שם </w:t>
      </w:r>
      <w:r w:rsidR="005F5F9B" w:rsidRPr="00022EA3">
        <w:rPr>
          <w:rFonts w:cs="Times New Roman" w:hint="eastAsia"/>
          <w:rtl/>
        </w:rPr>
        <w:t>פילסו</w:t>
      </w:r>
      <w:r w:rsidR="005F5F9B" w:rsidRPr="00022EA3">
        <w:rPr>
          <w:rFonts w:cs="Times New Roman"/>
          <w:rtl/>
        </w:rPr>
        <w:t xml:space="preserve"> </w:t>
      </w:r>
      <w:r w:rsidR="00430333" w:rsidRPr="00430333">
        <w:rPr>
          <w:rFonts w:cs="Times New Roman"/>
          <w:rtl/>
        </w:rPr>
        <w:t xml:space="preserve">חברי הקורס ואלכס בעקבותיהם </w:t>
      </w:r>
      <w:r w:rsidR="005F5F9B" w:rsidRPr="00022EA3">
        <w:rPr>
          <w:rFonts w:cs="Times New Roman" w:hint="eastAsia"/>
          <w:rtl/>
        </w:rPr>
        <w:t>את</w:t>
      </w:r>
      <w:r w:rsidR="005F5F9B" w:rsidRPr="00022EA3">
        <w:rPr>
          <w:rFonts w:cs="Times New Roman"/>
          <w:rtl/>
        </w:rPr>
        <w:t xml:space="preserve"> </w:t>
      </w:r>
      <w:r w:rsidR="005F5F9B" w:rsidRPr="00022EA3">
        <w:rPr>
          <w:rFonts w:cs="Times New Roman" w:hint="eastAsia"/>
          <w:rtl/>
        </w:rPr>
        <w:t>דרכם</w:t>
      </w:r>
      <w:r w:rsidR="005F5F9B" w:rsidRPr="00022EA3">
        <w:rPr>
          <w:rFonts w:cs="Times New Roman"/>
          <w:rtl/>
        </w:rPr>
        <w:t xml:space="preserve"> </w:t>
      </w:r>
      <w:r w:rsidR="005F5F9B" w:rsidRPr="00022EA3">
        <w:rPr>
          <w:rFonts w:cs="Times New Roman" w:hint="eastAsia"/>
          <w:rtl/>
        </w:rPr>
        <w:t>בין</w:t>
      </w:r>
      <w:r w:rsidR="005F5F9B" w:rsidRPr="00022EA3">
        <w:rPr>
          <w:rFonts w:cs="Times New Roman"/>
          <w:rtl/>
        </w:rPr>
        <w:t xml:space="preserve"> </w:t>
      </w:r>
      <w:r w:rsidR="005F5F9B" w:rsidRPr="00022EA3">
        <w:rPr>
          <w:rFonts w:cs="Times New Roman" w:hint="eastAsia"/>
          <w:rtl/>
        </w:rPr>
        <w:t>המוני</w:t>
      </w:r>
      <w:r w:rsidR="005F5F9B" w:rsidRPr="00022EA3">
        <w:rPr>
          <w:rFonts w:cs="Times New Roman"/>
          <w:rtl/>
        </w:rPr>
        <w:t xml:space="preserve"> </w:t>
      </w:r>
      <w:r w:rsidR="005F5F9B" w:rsidRPr="00022EA3">
        <w:rPr>
          <w:rFonts w:cs="Times New Roman" w:hint="eastAsia"/>
          <w:rtl/>
        </w:rPr>
        <w:t>בני</w:t>
      </w:r>
      <w:r w:rsidR="005F5F9B" w:rsidRPr="00022EA3">
        <w:rPr>
          <w:rFonts w:cs="Times New Roman"/>
          <w:rtl/>
        </w:rPr>
        <w:t xml:space="preserve"> </w:t>
      </w:r>
      <w:r w:rsidR="005F5F9B" w:rsidRPr="00022EA3">
        <w:rPr>
          <w:rFonts w:cs="Times New Roman" w:hint="eastAsia"/>
          <w:rtl/>
        </w:rPr>
        <w:t>אדם</w:t>
      </w:r>
      <w:r w:rsidR="0031148C" w:rsidRPr="00022EA3">
        <w:rPr>
          <w:rFonts w:cs="Times New Roman"/>
          <w:rtl/>
        </w:rPr>
        <w:t>,</w:t>
      </w:r>
      <w:r w:rsidR="00323A14" w:rsidRPr="00022EA3">
        <w:rPr>
          <w:rFonts w:cs="Times New Roman"/>
          <w:rtl/>
        </w:rPr>
        <w:t xml:space="preserve"> </w:t>
      </w:r>
      <w:r w:rsidR="0031148C" w:rsidRPr="00022EA3">
        <w:rPr>
          <w:rFonts w:cs="Times New Roman" w:hint="eastAsia"/>
          <w:rtl/>
        </w:rPr>
        <w:t>והתיישבו</w:t>
      </w:r>
      <w:r w:rsidR="0031148C" w:rsidRPr="00022EA3">
        <w:rPr>
          <w:rFonts w:cs="Times New Roman"/>
          <w:rtl/>
        </w:rPr>
        <w:t xml:space="preserve"> על </w:t>
      </w:r>
      <w:r w:rsidR="008F5EAA" w:rsidRPr="00022EA3">
        <w:rPr>
          <w:rFonts w:cs="Times New Roman" w:hint="eastAsia"/>
          <w:rtl/>
        </w:rPr>
        <w:t>מחצלות</w:t>
      </w:r>
      <w:r w:rsidR="008F5EAA" w:rsidRPr="00022EA3">
        <w:rPr>
          <w:rFonts w:cs="Times New Roman"/>
          <w:rtl/>
        </w:rPr>
        <w:t xml:space="preserve"> שהוכנו </w:t>
      </w:r>
      <w:r w:rsidR="00272097" w:rsidRPr="00022EA3">
        <w:rPr>
          <w:rFonts w:cs="Times New Roman" w:hint="eastAsia"/>
          <w:rtl/>
        </w:rPr>
        <w:t>עבורם</w:t>
      </w:r>
      <w:r w:rsidR="008F5EAA" w:rsidRPr="00022EA3">
        <w:rPr>
          <w:rFonts w:cs="Times New Roman"/>
          <w:rtl/>
        </w:rPr>
        <w:t xml:space="preserve">. </w:t>
      </w:r>
    </w:p>
    <w:p w14:paraId="56ADC9DF" w14:textId="1B3F8F10" w:rsidR="00323A14" w:rsidRPr="00022EA3" w:rsidRDefault="001F199B" w:rsidP="006D6046">
      <w:pPr>
        <w:rPr>
          <w:rFonts w:cs="Times New Roman"/>
          <w:rtl/>
        </w:rPr>
      </w:pPr>
      <w:r w:rsidRPr="00022EA3">
        <w:rPr>
          <w:rFonts w:cs="Times New Roman"/>
          <w:rtl/>
        </w:rPr>
        <w:t xml:space="preserve">"אנחנו </w:t>
      </w:r>
      <w:r w:rsidRPr="00022EA3">
        <w:rPr>
          <w:rFonts w:cs="Times New Roman" w:hint="eastAsia"/>
          <w:rtl/>
        </w:rPr>
        <w:t>הולכים</w:t>
      </w:r>
      <w:r w:rsidRPr="00022EA3">
        <w:rPr>
          <w:rFonts w:cs="Times New Roman"/>
          <w:rtl/>
        </w:rPr>
        <w:t xml:space="preserve"> </w:t>
      </w:r>
      <w:r w:rsidRPr="00022EA3">
        <w:rPr>
          <w:rFonts w:cs="Times New Roman" w:hint="eastAsia"/>
          <w:rtl/>
        </w:rPr>
        <w:t>להביא</w:t>
      </w:r>
      <w:r w:rsidRPr="00022EA3">
        <w:rPr>
          <w:rFonts w:cs="Times New Roman"/>
          <w:rtl/>
        </w:rPr>
        <w:t xml:space="preserve"> </w:t>
      </w:r>
      <w:r w:rsidRPr="00022EA3">
        <w:rPr>
          <w:rFonts w:cs="Times New Roman" w:hint="eastAsia"/>
          <w:rtl/>
        </w:rPr>
        <w:t>אוכל</w:t>
      </w:r>
      <w:r w:rsidRPr="00022EA3">
        <w:rPr>
          <w:rFonts w:cs="Times New Roman"/>
          <w:rtl/>
        </w:rPr>
        <w:t xml:space="preserve">," </w:t>
      </w:r>
      <w:r w:rsidRPr="00022EA3">
        <w:rPr>
          <w:rFonts w:cs="Times New Roman" w:hint="eastAsia"/>
          <w:rtl/>
        </w:rPr>
        <w:t>סאקורה</w:t>
      </w:r>
      <w:r w:rsidRPr="00022EA3">
        <w:rPr>
          <w:rFonts w:cs="Times New Roman"/>
          <w:rtl/>
        </w:rPr>
        <w:t xml:space="preserve"> </w:t>
      </w:r>
      <w:r w:rsidRPr="00022EA3">
        <w:rPr>
          <w:rFonts w:cs="Times New Roman" w:hint="eastAsia"/>
          <w:rtl/>
        </w:rPr>
        <w:t>לחשה</w:t>
      </w:r>
      <w:r w:rsidR="000E5C6A">
        <w:rPr>
          <w:rFonts w:cs="Times New Roman" w:hint="cs"/>
          <w:rtl/>
        </w:rPr>
        <w:t xml:space="preserve"> לו</w:t>
      </w:r>
      <w:r w:rsidRPr="00022EA3">
        <w:rPr>
          <w:rFonts w:cs="Times New Roman"/>
          <w:rtl/>
        </w:rPr>
        <w:t xml:space="preserve">, </w:t>
      </w:r>
      <w:r w:rsidRPr="00022EA3">
        <w:rPr>
          <w:rFonts w:cs="Times New Roman" w:hint="eastAsia"/>
          <w:rtl/>
        </w:rPr>
        <w:t>כי</w:t>
      </w:r>
      <w:r w:rsidRPr="00022EA3">
        <w:rPr>
          <w:rFonts w:cs="Times New Roman"/>
          <w:rtl/>
        </w:rPr>
        <w:t xml:space="preserve"> </w:t>
      </w:r>
      <w:r w:rsidRPr="00022EA3">
        <w:rPr>
          <w:rFonts w:cs="Times New Roman" w:hint="eastAsia"/>
          <w:rtl/>
        </w:rPr>
        <w:t>האיסור</w:t>
      </w:r>
      <w:r w:rsidRPr="00022EA3">
        <w:rPr>
          <w:rFonts w:cs="Times New Roman"/>
          <w:rtl/>
        </w:rPr>
        <w:t xml:space="preserve"> </w:t>
      </w:r>
      <w:r w:rsidRPr="00022EA3">
        <w:rPr>
          <w:rFonts w:cs="Times New Roman" w:hint="eastAsia"/>
          <w:rtl/>
        </w:rPr>
        <w:t>על</w:t>
      </w:r>
      <w:r w:rsidRPr="00022EA3">
        <w:rPr>
          <w:rFonts w:cs="Times New Roman"/>
          <w:rtl/>
        </w:rPr>
        <w:t xml:space="preserve"> </w:t>
      </w:r>
      <w:r w:rsidRPr="00022EA3">
        <w:rPr>
          <w:rFonts w:cs="Times New Roman" w:hint="eastAsia"/>
          <w:rtl/>
        </w:rPr>
        <w:t>אנגלית</w:t>
      </w:r>
      <w:r w:rsidRPr="00022EA3">
        <w:rPr>
          <w:rFonts w:cs="Times New Roman"/>
          <w:rtl/>
        </w:rPr>
        <w:t xml:space="preserve"> </w:t>
      </w:r>
      <w:r w:rsidRPr="00022EA3">
        <w:rPr>
          <w:rFonts w:cs="Times New Roman" w:hint="eastAsia"/>
          <w:rtl/>
        </w:rPr>
        <w:t>עדיין</w:t>
      </w:r>
      <w:r w:rsidRPr="00022EA3">
        <w:rPr>
          <w:rFonts w:cs="Times New Roman"/>
          <w:rtl/>
        </w:rPr>
        <w:t xml:space="preserve"> </w:t>
      </w:r>
      <w:r w:rsidRPr="00022EA3">
        <w:rPr>
          <w:rFonts w:cs="Times New Roman" w:hint="eastAsia"/>
          <w:rtl/>
        </w:rPr>
        <w:t>לא</w:t>
      </w:r>
      <w:r w:rsidRPr="00022EA3">
        <w:rPr>
          <w:rFonts w:cs="Times New Roman"/>
          <w:rtl/>
        </w:rPr>
        <w:t xml:space="preserve"> </w:t>
      </w:r>
      <w:r w:rsidRPr="00022EA3">
        <w:rPr>
          <w:rFonts w:cs="Times New Roman" w:hint="eastAsia"/>
          <w:rtl/>
        </w:rPr>
        <w:t>הוסר</w:t>
      </w:r>
      <w:r w:rsidRPr="00022EA3">
        <w:rPr>
          <w:rFonts w:cs="Times New Roman"/>
          <w:rtl/>
        </w:rPr>
        <w:t xml:space="preserve">, "מה </w:t>
      </w:r>
      <w:r w:rsidRPr="00022EA3">
        <w:rPr>
          <w:rFonts w:cs="Times New Roman" w:hint="eastAsia"/>
          <w:rtl/>
        </w:rPr>
        <w:t>להביא</w:t>
      </w:r>
      <w:r w:rsidRPr="00022EA3">
        <w:rPr>
          <w:rFonts w:cs="Times New Roman"/>
          <w:rtl/>
        </w:rPr>
        <w:t xml:space="preserve"> </w:t>
      </w:r>
      <w:r w:rsidRPr="00022EA3">
        <w:rPr>
          <w:rFonts w:cs="Times New Roman" w:hint="eastAsia"/>
          <w:rtl/>
        </w:rPr>
        <w:t>לך</w:t>
      </w:r>
      <w:r w:rsidRPr="00022EA3">
        <w:rPr>
          <w:rFonts w:cs="Times New Roman"/>
          <w:rtl/>
        </w:rPr>
        <w:t>?"</w:t>
      </w:r>
    </w:p>
    <w:p w14:paraId="510ACF0B" w14:textId="71DBF551" w:rsidR="001F199B" w:rsidRPr="00022EA3" w:rsidRDefault="001F199B" w:rsidP="006D6046">
      <w:pPr>
        <w:rPr>
          <w:rFonts w:cs="Times New Roman"/>
          <w:rtl/>
        </w:rPr>
      </w:pPr>
      <w:r w:rsidRPr="00022EA3">
        <w:rPr>
          <w:rFonts w:cs="Times New Roman"/>
          <w:rtl/>
        </w:rPr>
        <w:t xml:space="preserve">"לא </w:t>
      </w:r>
      <w:r w:rsidRPr="00022EA3">
        <w:rPr>
          <w:rFonts w:cs="Times New Roman" w:hint="eastAsia"/>
          <w:rtl/>
        </w:rPr>
        <w:t>יודע</w:t>
      </w:r>
      <w:r w:rsidRPr="00022EA3">
        <w:rPr>
          <w:rFonts w:cs="Times New Roman"/>
          <w:rtl/>
        </w:rPr>
        <w:t xml:space="preserve">... </w:t>
      </w:r>
      <w:r w:rsidRPr="00022EA3">
        <w:rPr>
          <w:rFonts w:cs="Times New Roman" w:hint="eastAsia"/>
          <w:rtl/>
        </w:rPr>
        <w:t>פיצה</w:t>
      </w:r>
      <w:r w:rsidR="00D35125" w:rsidRPr="00D35125">
        <w:rPr>
          <w:rFonts w:cs="Times New Roman" w:hint="eastAsia"/>
          <w:rtl/>
        </w:rPr>
        <w:t xml:space="preserve"> </w:t>
      </w:r>
      <w:r w:rsidR="00D35125" w:rsidRPr="00022EA3">
        <w:rPr>
          <w:rFonts w:cs="Times New Roman" w:hint="eastAsia"/>
          <w:rtl/>
        </w:rPr>
        <w:t>אולי</w:t>
      </w:r>
      <w:r w:rsidRPr="00022EA3">
        <w:rPr>
          <w:rFonts w:cs="Times New Roman"/>
          <w:rtl/>
        </w:rPr>
        <w:t>?"</w:t>
      </w:r>
    </w:p>
    <w:p w14:paraId="2892DDA6" w14:textId="6B929239" w:rsidR="001F199B" w:rsidRPr="00022EA3" w:rsidRDefault="001F199B" w:rsidP="006D6046">
      <w:pPr>
        <w:rPr>
          <w:rFonts w:cs="Times New Roman"/>
          <w:rtl/>
        </w:rPr>
      </w:pPr>
      <w:r w:rsidRPr="00022EA3">
        <w:rPr>
          <w:rFonts w:cs="Times New Roman"/>
          <w:rtl/>
        </w:rPr>
        <w:t xml:space="preserve">"פיצה?" </w:t>
      </w:r>
      <w:r w:rsidRPr="00022EA3">
        <w:rPr>
          <w:rFonts w:cs="Times New Roman" w:hint="eastAsia"/>
          <w:rtl/>
        </w:rPr>
        <w:t>היא</w:t>
      </w:r>
      <w:r w:rsidRPr="00022EA3">
        <w:rPr>
          <w:rFonts w:cs="Times New Roman"/>
          <w:rtl/>
        </w:rPr>
        <w:t xml:space="preserve"> </w:t>
      </w:r>
      <w:r w:rsidRPr="00022EA3">
        <w:rPr>
          <w:rFonts w:cs="Times New Roman" w:hint="eastAsia"/>
          <w:rtl/>
        </w:rPr>
        <w:t>גיחכה</w:t>
      </w:r>
      <w:r w:rsidRPr="00022EA3">
        <w:rPr>
          <w:rFonts w:cs="Times New Roman"/>
          <w:rtl/>
        </w:rPr>
        <w:t xml:space="preserve">. "כן, </w:t>
      </w:r>
      <w:r w:rsidRPr="00022EA3">
        <w:rPr>
          <w:rFonts w:cs="Times New Roman" w:hint="eastAsia"/>
          <w:rtl/>
        </w:rPr>
        <w:t>בטח</w:t>
      </w:r>
      <w:r w:rsidRPr="00022EA3">
        <w:rPr>
          <w:rFonts w:cs="Times New Roman"/>
          <w:rtl/>
        </w:rPr>
        <w:t>."</w:t>
      </w:r>
    </w:p>
    <w:p w14:paraId="0BE2D344" w14:textId="341B1B70" w:rsidR="000E5C6A" w:rsidRDefault="00EA6267" w:rsidP="00075D3A">
      <w:pPr>
        <w:rPr>
          <w:rFonts w:cs="Times New Roman"/>
          <w:rtl/>
        </w:rPr>
      </w:pPr>
      <w:r w:rsidRPr="00022EA3">
        <w:rPr>
          <w:rFonts w:cs="Times New Roman" w:hint="eastAsia"/>
          <w:rtl/>
        </w:rPr>
        <w:t>כשעזבה</w:t>
      </w:r>
      <w:r w:rsidR="006429B3">
        <w:rPr>
          <w:rFonts w:cs="Times New Roman" w:hint="cs"/>
          <w:rtl/>
        </w:rPr>
        <w:t>[</w:t>
      </w:r>
      <w:r w:rsidRPr="00022EA3">
        <w:rPr>
          <w:rFonts w:cs="Times New Roman"/>
          <w:rtl/>
        </w:rPr>
        <w:t xml:space="preserve">, </w:t>
      </w:r>
      <w:r w:rsidRPr="00022EA3">
        <w:rPr>
          <w:rFonts w:cs="Times New Roman" w:hint="eastAsia"/>
          <w:rtl/>
        </w:rPr>
        <w:t>בחברת</w:t>
      </w:r>
      <w:r w:rsidRPr="00022EA3">
        <w:rPr>
          <w:rFonts w:cs="Times New Roman"/>
          <w:rtl/>
        </w:rPr>
        <w:t xml:space="preserve"> </w:t>
      </w:r>
      <w:r w:rsidRPr="00022EA3">
        <w:rPr>
          <w:rFonts w:cs="Times New Roman" w:hint="eastAsia"/>
          <w:rtl/>
        </w:rPr>
        <w:t>רוב</w:t>
      </w:r>
      <w:r w:rsidRPr="00022EA3">
        <w:rPr>
          <w:rFonts w:cs="Times New Roman"/>
          <w:rtl/>
        </w:rPr>
        <w:t xml:space="preserve"> </w:t>
      </w:r>
      <w:r w:rsidRPr="00022EA3">
        <w:rPr>
          <w:rFonts w:cs="Times New Roman" w:hint="eastAsia"/>
          <w:rtl/>
        </w:rPr>
        <w:t>החניכים</w:t>
      </w:r>
      <w:r w:rsidRPr="00022EA3">
        <w:rPr>
          <w:rFonts w:cs="Times New Roman"/>
          <w:rtl/>
        </w:rPr>
        <w:t>,</w:t>
      </w:r>
      <w:r w:rsidR="006429B3">
        <w:rPr>
          <w:rFonts w:cs="Times New Roman" w:hint="cs"/>
          <w:rtl/>
        </w:rPr>
        <w:t>]</w:t>
      </w:r>
      <w:r w:rsidRPr="00022EA3">
        <w:rPr>
          <w:rFonts w:cs="Times New Roman"/>
          <w:rtl/>
        </w:rPr>
        <w:t xml:space="preserve"> </w:t>
      </w:r>
      <w:r w:rsidR="002045CB" w:rsidRPr="002045CB">
        <w:rPr>
          <w:rFonts w:cs="Times New Roman"/>
          <w:rtl/>
        </w:rPr>
        <w:t xml:space="preserve">אותו על המחצלת </w:t>
      </w:r>
      <w:r w:rsidRPr="00022EA3">
        <w:rPr>
          <w:rFonts w:cs="Times New Roman" w:hint="eastAsia"/>
          <w:rtl/>
        </w:rPr>
        <w:t>הוא</w:t>
      </w:r>
      <w:r w:rsidR="001F199B" w:rsidRPr="00022EA3">
        <w:rPr>
          <w:rFonts w:cs="Times New Roman"/>
          <w:rtl/>
        </w:rPr>
        <w:t xml:space="preserve"> </w:t>
      </w:r>
      <w:r w:rsidR="000E5C6A" w:rsidRPr="000E5C6A">
        <w:rPr>
          <w:rFonts w:cs="Times New Roman"/>
          <w:rtl/>
        </w:rPr>
        <w:t xml:space="preserve">חש </w:t>
      </w:r>
      <w:r w:rsidR="006604D3" w:rsidRPr="006604D3">
        <w:rPr>
          <w:rFonts w:cs="Times New Roman"/>
          <w:rtl/>
        </w:rPr>
        <w:t xml:space="preserve">עצמו לפתע </w:t>
      </w:r>
      <w:r w:rsidR="000E5C6A" w:rsidRPr="000E5C6A">
        <w:rPr>
          <w:rFonts w:cs="Times New Roman"/>
          <w:rtl/>
        </w:rPr>
        <w:t>חשוף ובולט</w:t>
      </w:r>
      <w:r w:rsidR="00E567A7">
        <w:rPr>
          <w:rFonts w:cs="Times New Roman"/>
          <w:rtl/>
        </w:rPr>
        <w:t xml:space="preserve"> מאוד,</w:t>
      </w:r>
      <w:r w:rsidR="000E5C6A" w:rsidRPr="000E5C6A">
        <w:rPr>
          <w:rFonts w:cs="Times New Roman"/>
          <w:rtl/>
        </w:rPr>
        <w:t xml:space="preserve"> הנוכרי היחיד בסביבה</w:t>
      </w:r>
      <w:r w:rsidR="00075D3A">
        <w:rPr>
          <w:rFonts w:cs="Times New Roman" w:hint="cs"/>
          <w:rtl/>
        </w:rPr>
        <w:t xml:space="preserve"> </w:t>
      </w:r>
      <w:r w:rsidR="000E5C6A" w:rsidRPr="000E5C6A">
        <w:rPr>
          <w:rFonts w:cs="Times New Roman"/>
          <w:rtl/>
        </w:rPr>
        <w:t>בתוך</w:t>
      </w:r>
      <w:r w:rsidR="000E5C6A">
        <w:rPr>
          <w:rFonts w:cs="Times New Roman" w:hint="cs"/>
          <w:rtl/>
        </w:rPr>
        <w:t xml:space="preserve"> ה</w:t>
      </w:r>
      <w:r w:rsidR="00BF1349" w:rsidRPr="00022EA3">
        <w:rPr>
          <w:rFonts w:cs="Times New Roman" w:hint="eastAsia"/>
          <w:rtl/>
        </w:rPr>
        <w:t>קהל</w:t>
      </w:r>
      <w:r w:rsidR="00BF1349" w:rsidRPr="00022EA3">
        <w:rPr>
          <w:rFonts w:cs="Times New Roman"/>
          <w:rtl/>
        </w:rPr>
        <w:t xml:space="preserve"> </w:t>
      </w:r>
      <w:r w:rsidR="00BF1349" w:rsidRPr="00022EA3">
        <w:rPr>
          <w:rFonts w:cs="Times New Roman" w:hint="eastAsia"/>
          <w:rtl/>
        </w:rPr>
        <w:t>הרב</w:t>
      </w:r>
      <w:r w:rsidR="00BF1349" w:rsidRPr="00022EA3">
        <w:rPr>
          <w:rFonts w:cs="Times New Roman"/>
          <w:rtl/>
        </w:rPr>
        <w:t xml:space="preserve"> </w:t>
      </w:r>
      <w:r w:rsidR="00BF1349" w:rsidRPr="00022EA3">
        <w:rPr>
          <w:rFonts w:cs="Times New Roman" w:hint="eastAsia"/>
          <w:rtl/>
        </w:rPr>
        <w:t>שגדש</w:t>
      </w:r>
      <w:r w:rsidR="00BF1349" w:rsidRPr="00022EA3">
        <w:rPr>
          <w:rFonts w:cs="Times New Roman"/>
          <w:rtl/>
        </w:rPr>
        <w:t xml:space="preserve"> </w:t>
      </w:r>
      <w:r w:rsidR="00BF1349" w:rsidRPr="00022EA3">
        <w:rPr>
          <w:rFonts w:cs="Times New Roman" w:hint="eastAsia"/>
          <w:rtl/>
        </w:rPr>
        <w:t>את</w:t>
      </w:r>
      <w:r w:rsidR="00BF1349" w:rsidRPr="00022EA3">
        <w:rPr>
          <w:rFonts w:cs="Times New Roman"/>
          <w:rtl/>
        </w:rPr>
        <w:t xml:space="preserve"> </w:t>
      </w:r>
      <w:r w:rsidR="00BF1349" w:rsidRPr="00022EA3">
        <w:rPr>
          <w:rFonts w:cs="Times New Roman" w:hint="eastAsia"/>
          <w:rtl/>
        </w:rPr>
        <w:t>הפארק</w:t>
      </w:r>
      <w:r w:rsidR="000E5C6A">
        <w:rPr>
          <w:rFonts w:cs="Times New Roman" w:hint="cs"/>
          <w:rtl/>
        </w:rPr>
        <w:t>.</w:t>
      </w:r>
      <w:r w:rsidR="008D09AA" w:rsidRPr="00022EA3">
        <w:rPr>
          <w:rFonts w:cs="Times New Roman"/>
          <w:rtl/>
        </w:rPr>
        <w:t xml:space="preserve"> </w:t>
      </w:r>
      <w:r w:rsidR="000E5C6A">
        <w:rPr>
          <w:rFonts w:cs="Times New Roman" w:hint="cs"/>
          <w:rtl/>
        </w:rPr>
        <w:t>[</w:t>
      </w:r>
      <w:r w:rsidR="008D09AA" w:rsidRPr="00022EA3">
        <w:rPr>
          <w:rFonts w:cs="Times New Roman"/>
          <w:rtl/>
        </w:rPr>
        <w:t>ומהר</w:t>
      </w:r>
      <w:r w:rsidR="00C90C6C">
        <w:rPr>
          <w:rFonts w:cs="Times New Roman"/>
          <w:rtl/>
        </w:rPr>
        <w:t xml:space="preserve"> מאוד </w:t>
      </w:r>
      <w:r w:rsidR="008D09AA" w:rsidRPr="00022EA3">
        <w:rPr>
          <w:rFonts w:cs="Times New Roman"/>
          <w:rtl/>
        </w:rPr>
        <w:t xml:space="preserve">הבחין </w:t>
      </w:r>
      <w:r w:rsidRPr="00022EA3">
        <w:rPr>
          <w:rFonts w:cs="Times New Roman" w:hint="eastAsia"/>
          <w:rtl/>
        </w:rPr>
        <w:t>שעיניים</w:t>
      </w:r>
      <w:r w:rsidRPr="00022EA3">
        <w:rPr>
          <w:rFonts w:cs="Times New Roman"/>
          <w:rtl/>
        </w:rPr>
        <w:t xml:space="preserve"> רבות הופנו אליו. הוא </w:t>
      </w:r>
      <w:r w:rsidR="005F5F9B" w:rsidRPr="00022EA3">
        <w:rPr>
          <w:rFonts w:cs="Times New Roman" w:hint="eastAsia"/>
          <w:rtl/>
        </w:rPr>
        <w:t>בלט</w:t>
      </w:r>
      <w:r w:rsidR="00E567A7">
        <w:rPr>
          <w:rFonts w:cs="Times New Roman"/>
          <w:rtl/>
        </w:rPr>
        <w:t xml:space="preserve"> מאוד,</w:t>
      </w:r>
      <w:r w:rsidR="005F5F9B" w:rsidRPr="00022EA3">
        <w:rPr>
          <w:rFonts w:cs="Times New Roman"/>
          <w:rtl/>
        </w:rPr>
        <w:t xml:space="preserve"> הנוכרי היחיד </w:t>
      </w:r>
      <w:r w:rsidR="00272097" w:rsidRPr="00022EA3">
        <w:rPr>
          <w:rFonts w:cs="Times New Roman" w:hint="eastAsia"/>
          <w:rtl/>
        </w:rPr>
        <w:t>בסביבה</w:t>
      </w:r>
      <w:r w:rsidR="00843454" w:rsidRPr="00022EA3">
        <w:rPr>
          <w:rFonts w:cs="Times New Roman"/>
          <w:rtl/>
        </w:rPr>
        <w:t xml:space="preserve">. </w:t>
      </w:r>
      <w:r w:rsidR="00843454" w:rsidRPr="00022EA3">
        <w:rPr>
          <w:rFonts w:cs="Times New Roman" w:hint="eastAsia"/>
          <w:rtl/>
        </w:rPr>
        <w:lastRenderedPageBreak/>
        <w:t>הוא</w:t>
      </w:r>
      <w:r w:rsidR="00843454" w:rsidRPr="00022EA3">
        <w:rPr>
          <w:rFonts w:cs="Times New Roman"/>
          <w:rtl/>
        </w:rPr>
        <w:t xml:space="preserve"> </w:t>
      </w:r>
      <w:r w:rsidR="00843454" w:rsidRPr="00022EA3">
        <w:rPr>
          <w:rFonts w:cs="Times New Roman" w:hint="eastAsia"/>
          <w:rtl/>
        </w:rPr>
        <w:t>ניסה</w:t>
      </w:r>
      <w:r w:rsidR="00843454" w:rsidRPr="00022EA3">
        <w:rPr>
          <w:rFonts w:cs="Times New Roman"/>
          <w:rtl/>
        </w:rPr>
        <w:t xml:space="preserve"> </w:t>
      </w:r>
      <w:r w:rsidR="00843454" w:rsidRPr="00022EA3">
        <w:rPr>
          <w:rFonts w:cs="Times New Roman" w:hint="eastAsia"/>
          <w:rtl/>
        </w:rPr>
        <w:t>להתכנס</w:t>
      </w:r>
      <w:r w:rsidR="00843454" w:rsidRPr="00022EA3">
        <w:rPr>
          <w:rFonts w:cs="Times New Roman"/>
          <w:rtl/>
        </w:rPr>
        <w:t xml:space="preserve"> </w:t>
      </w:r>
      <w:r w:rsidR="00843454" w:rsidRPr="00022EA3">
        <w:rPr>
          <w:rFonts w:cs="Times New Roman" w:hint="eastAsia"/>
          <w:rtl/>
        </w:rPr>
        <w:t>בעצמו</w:t>
      </w:r>
      <w:r w:rsidR="00843454" w:rsidRPr="00022EA3">
        <w:rPr>
          <w:rFonts w:cs="Times New Roman"/>
          <w:rtl/>
        </w:rPr>
        <w:t>,</w:t>
      </w:r>
      <w:r w:rsidR="008D09AA" w:rsidRPr="00022EA3">
        <w:rPr>
          <w:rFonts w:cs="Times New Roman"/>
          <w:rtl/>
        </w:rPr>
        <w:t xml:space="preserve"> </w:t>
      </w:r>
      <w:r w:rsidR="00843454" w:rsidRPr="00022EA3">
        <w:rPr>
          <w:rFonts w:cs="Times New Roman" w:hint="eastAsia"/>
          <w:rtl/>
        </w:rPr>
        <w:t>וזה</w:t>
      </w:r>
      <w:r w:rsidR="00843454" w:rsidRPr="00022EA3">
        <w:rPr>
          <w:rFonts w:cs="Times New Roman"/>
          <w:rtl/>
        </w:rPr>
        <w:t xml:space="preserve"> היה קשה עוד יותר כי כל גופו כאב באופן שעדיף להיות אפילו מובך עד דמעות מהמבטים המופנים אליו. הוא </w:t>
      </w:r>
      <w:r w:rsidR="00272097" w:rsidRPr="00022EA3">
        <w:rPr>
          <w:rFonts w:cs="Times New Roman" w:hint="eastAsia"/>
          <w:rtl/>
        </w:rPr>
        <w:t>ניסה</w:t>
      </w:r>
      <w:r w:rsidR="00843454" w:rsidRPr="00022EA3">
        <w:rPr>
          <w:rFonts w:cs="Times New Roman"/>
          <w:rtl/>
        </w:rPr>
        <w:t xml:space="preserve"> לדבר עם כמה נערים מהקורס. רובם היו אמריקאים </w:t>
      </w:r>
      <w:r w:rsidR="0084522D" w:rsidRPr="00022EA3">
        <w:rPr>
          <w:rFonts w:cs="Times New Roman" w:hint="eastAsia"/>
          <w:rtl/>
        </w:rPr>
        <w:t>ו</w:t>
      </w:r>
      <w:r w:rsidR="00843454" w:rsidRPr="00022EA3">
        <w:rPr>
          <w:rFonts w:cs="Times New Roman" w:hint="eastAsia"/>
          <w:rtl/>
        </w:rPr>
        <w:t>ברזילאים</w:t>
      </w:r>
      <w:r w:rsidR="00044E89" w:rsidRPr="00022EA3">
        <w:rPr>
          <w:rFonts w:cs="Times New Roman"/>
          <w:rtl/>
        </w:rPr>
        <w:t>,</w:t>
      </w:r>
      <w:r w:rsidR="00843454" w:rsidRPr="00022EA3">
        <w:rPr>
          <w:rFonts w:cs="Times New Roman"/>
          <w:rtl/>
        </w:rPr>
        <w:t xml:space="preserve"> אבל לפני שהשיחה התפתחה</w:t>
      </w:r>
      <w:r w:rsidRPr="00022EA3">
        <w:rPr>
          <w:rFonts w:cs="Times New Roman"/>
          <w:rtl/>
        </w:rPr>
        <w:t>]</w:t>
      </w:r>
      <w:r w:rsidR="00537B17">
        <w:rPr>
          <w:rFonts w:cs="Times New Roman" w:hint="cs"/>
          <w:rtl/>
        </w:rPr>
        <w:t xml:space="preserve"> </w:t>
      </w:r>
      <w:r w:rsidR="006604D3" w:rsidRPr="006604D3">
        <w:rPr>
          <w:rFonts w:cs="Times New Roman"/>
          <w:rtl/>
        </w:rPr>
        <w:t>עיניים רבות הופנו אליו, או אולי</w:t>
      </w:r>
      <w:r w:rsidR="002045CB">
        <w:rPr>
          <w:rFonts w:cs="Times New Roman" w:hint="cs"/>
          <w:rtl/>
        </w:rPr>
        <w:t xml:space="preserve"> הוא</w:t>
      </w:r>
      <w:r w:rsidR="006604D3" w:rsidRPr="006604D3">
        <w:rPr>
          <w:rFonts w:cs="Times New Roman"/>
          <w:rtl/>
        </w:rPr>
        <w:t xml:space="preserve"> רק דמיין זאת, אך לפני שהספיק להכריע בדבר </w:t>
      </w:r>
      <w:r w:rsidR="00537B17">
        <w:rPr>
          <w:rFonts w:cs="Times New Roman" w:hint="cs"/>
          <w:rtl/>
        </w:rPr>
        <w:t>כבר קרבה אליו אישה</w:t>
      </w:r>
      <w:r w:rsidR="00537B17" w:rsidRPr="00022EA3">
        <w:rPr>
          <w:rFonts w:cs="Times New Roman"/>
          <w:rtl/>
        </w:rPr>
        <w:t xml:space="preserve"> </w:t>
      </w:r>
      <w:r w:rsidR="00537B17">
        <w:rPr>
          <w:rFonts w:cs="Times New Roman" w:hint="cs"/>
          <w:rtl/>
        </w:rPr>
        <w:t>ב</w:t>
      </w:r>
      <w:r w:rsidR="00537B17" w:rsidRPr="00022EA3">
        <w:rPr>
          <w:rFonts w:cs="Times New Roman"/>
          <w:rtl/>
        </w:rPr>
        <w:t>כובע צהוב רחב</w:t>
      </w:r>
      <w:r w:rsidR="00075D3A">
        <w:rPr>
          <w:rFonts w:cs="Times New Roman" w:hint="cs"/>
          <w:rtl/>
        </w:rPr>
        <w:t xml:space="preserve"> </w:t>
      </w:r>
      <w:r w:rsidR="00537B17" w:rsidRPr="00022EA3">
        <w:rPr>
          <w:rFonts w:cs="Times New Roman"/>
          <w:rtl/>
        </w:rPr>
        <w:t xml:space="preserve">שוליים </w:t>
      </w:r>
      <w:r w:rsidR="00537B17">
        <w:rPr>
          <w:rFonts w:cs="Times New Roman" w:hint="cs"/>
          <w:rtl/>
        </w:rPr>
        <w:t>[</w:t>
      </w:r>
      <w:r w:rsidR="00537B17" w:rsidRPr="00022EA3">
        <w:rPr>
          <w:rFonts w:cs="Times New Roman"/>
          <w:rtl/>
        </w:rPr>
        <w:t>– זה כלל לא נראה מוזר, לאדם שידע ש</w:t>
      </w:r>
      <w:r w:rsidR="00F06A3F">
        <w:rPr>
          <w:rFonts w:cs="Times New Roman"/>
          <w:rtl/>
        </w:rPr>
        <w:t>עכשיו</w:t>
      </w:r>
      <w:r w:rsidR="00537B17" w:rsidRPr="00022EA3">
        <w:rPr>
          <w:rFonts w:cs="Times New Roman"/>
          <w:rtl/>
        </w:rPr>
        <w:t xml:space="preserve"> בוקר למרות נפקדותה הבלתי מוסבר של השמש –</w:t>
      </w:r>
      <w:r w:rsidR="00537B17">
        <w:rPr>
          <w:rFonts w:cs="Times New Roman" w:hint="cs"/>
          <w:rtl/>
        </w:rPr>
        <w:t>]</w:t>
      </w:r>
      <w:r w:rsidR="00537B17" w:rsidRPr="00022EA3">
        <w:rPr>
          <w:rFonts w:cs="Times New Roman"/>
          <w:rtl/>
        </w:rPr>
        <w:t xml:space="preserve"> </w:t>
      </w:r>
      <w:r w:rsidR="00057864">
        <w:rPr>
          <w:rFonts w:cs="Times New Roman" w:hint="cs"/>
          <w:rtl/>
        </w:rPr>
        <w:t>ו</w:t>
      </w:r>
      <w:r w:rsidR="00537B17" w:rsidRPr="00022EA3">
        <w:rPr>
          <w:rFonts w:cs="Times New Roman" w:hint="eastAsia"/>
          <w:rtl/>
        </w:rPr>
        <w:t>נ</w:t>
      </w:r>
      <w:r w:rsidR="00075D3A">
        <w:rPr>
          <w:rFonts w:cs="Times New Roman" w:hint="cs"/>
          <w:rtl/>
        </w:rPr>
        <w:t>י</w:t>
      </w:r>
      <w:r w:rsidR="00537B17" w:rsidRPr="00022EA3">
        <w:rPr>
          <w:rFonts w:cs="Times New Roman" w:hint="eastAsia"/>
          <w:rtl/>
        </w:rPr>
        <w:t>שקה</w:t>
      </w:r>
      <w:r w:rsidR="00537B17" w:rsidRPr="00022EA3">
        <w:rPr>
          <w:rFonts w:cs="Times New Roman"/>
          <w:rtl/>
        </w:rPr>
        <w:t xml:space="preserve"> אותו </w:t>
      </w:r>
      <w:r w:rsidR="00537B17">
        <w:rPr>
          <w:rFonts w:cs="Times New Roman" w:hint="cs"/>
          <w:rtl/>
        </w:rPr>
        <w:t xml:space="preserve">על </w:t>
      </w:r>
      <w:r w:rsidR="00537B17" w:rsidRPr="00022EA3">
        <w:rPr>
          <w:rFonts w:cs="Times New Roman"/>
          <w:rtl/>
        </w:rPr>
        <w:t>לחיו</w:t>
      </w:r>
      <w:r w:rsidR="00075D3A">
        <w:rPr>
          <w:rFonts w:cs="Times New Roman" w:hint="cs"/>
          <w:rtl/>
        </w:rPr>
        <w:t>.</w:t>
      </w:r>
      <w:r w:rsidR="00537B17" w:rsidRPr="00022EA3">
        <w:rPr>
          <w:rFonts w:cs="Times New Roman"/>
          <w:rtl/>
        </w:rPr>
        <w:t xml:space="preserve"> היא לחשה </w:t>
      </w:r>
      <w:r w:rsidR="000E5C6A">
        <w:rPr>
          <w:rFonts w:cs="Times New Roman" w:hint="cs"/>
          <w:rtl/>
        </w:rPr>
        <w:t>ב</w:t>
      </w:r>
      <w:r w:rsidR="005E3213">
        <w:rPr>
          <w:rFonts w:cs="Times New Roman" w:hint="cs"/>
          <w:rtl/>
        </w:rPr>
        <w:t>אוזנ</w:t>
      </w:r>
      <w:r w:rsidR="000E5C6A">
        <w:rPr>
          <w:rFonts w:cs="Times New Roman" w:hint="cs"/>
          <w:rtl/>
        </w:rPr>
        <w:t>ו</w:t>
      </w:r>
      <w:r w:rsidR="00537B17" w:rsidRPr="00022EA3">
        <w:rPr>
          <w:rFonts w:cs="Times New Roman"/>
          <w:rtl/>
        </w:rPr>
        <w:t xml:space="preserve"> </w:t>
      </w:r>
      <w:r w:rsidR="00075D3A">
        <w:rPr>
          <w:rFonts w:cs="Times New Roman" w:hint="cs"/>
          <w:rtl/>
        </w:rPr>
        <w:t>"</w:t>
      </w:r>
      <w:r w:rsidR="00537B17" w:rsidRPr="00022EA3">
        <w:rPr>
          <w:rtl/>
        </w:rPr>
        <w:t>בִּישונֶן</w:t>
      </w:r>
      <w:r w:rsidR="00075D3A">
        <w:rPr>
          <w:rFonts w:hint="cs"/>
          <w:rtl/>
        </w:rPr>
        <w:t>,"</w:t>
      </w:r>
      <w:r w:rsidR="00537B17" w:rsidRPr="00022EA3">
        <w:rPr>
          <w:rFonts w:cs="Times New Roman"/>
          <w:rtl/>
        </w:rPr>
        <w:t xml:space="preserve"> ותחבה </w:t>
      </w:r>
      <w:r w:rsidR="00537B17" w:rsidRPr="00022EA3">
        <w:rPr>
          <w:rFonts w:cs="Times New Roman" w:hint="eastAsia"/>
          <w:rtl/>
        </w:rPr>
        <w:t>דבר</w:t>
      </w:r>
      <w:r w:rsidR="00075D3A">
        <w:rPr>
          <w:rFonts w:cs="Times New Roman" w:hint="cs"/>
          <w:rtl/>
        </w:rPr>
        <w:t xml:space="preserve"> </w:t>
      </w:r>
      <w:r w:rsidR="00537B17" w:rsidRPr="00022EA3">
        <w:rPr>
          <w:rFonts w:cs="Times New Roman"/>
          <w:rtl/>
        </w:rPr>
        <w:t>מה לכיסו.</w:t>
      </w:r>
      <w:r w:rsidRPr="00022EA3">
        <w:rPr>
          <w:rFonts w:cs="Times New Roman"/>
          <w:rtl/>
        </w:rPr>
        <w:t xml:space="preserve"> </w:t>
      </w:r>
      <w:r w:rsidR="00537B17">
        <w:rPr>
          <w:rFonts w:cs="Times New Roman" w:hint="cs"/>
          <w:rtl/>
        </w:rPr>
        <w:t>אחריה</w:t>
      </w:r>
      <w:r w:rsidR="00843454" w:rsidRPr="00022EA3">
        <w:rPr>
          <w:rFonts w:cs="Times New Roman"/>
          <w:rtl/>
        </w:rPr>
        <w:t xml:space="preserve"> קרבו אנשים</w:t>
      </w:r>
      <w:r w:rsidR="00537B17">
        <w:rPr>
          <w:rFonts w:cs="Times New Roman" w:hint="cs"/>
          <w:rtl/>
        </w:rPr>
        <w:t xml:space="preserve"> נוספים</w:t>
      </w:r>
      <w:r w:rsidR="00843454" w:rsidRPr="00022EA3">
        <w:rPr>
          <w:rFonts w:cs="Times New Roman"/>
          <w:rtl/>
        </w:rPr>
        <w:t xml:space="preserve">, </w:t>
      </w:r>
      <w:r w:rsidR="00BF1349" w:rsidRPr="00022EA3">
        <w:rPr>
          <w:rFonts w:cs="Times New Roman" w:hint="eastAsia"/>
          <w:rtl/>
        </w:rPr>
        <w:t>חלקם</w:t>
      </w:r>
      <w:r w:rsidR="00BF1349" w:rsidRPr="00022EA3">
        <w:rPr>
          <w:rFonts w:cs="Times New Roman"/>
          <w:rtl/>
        </w:rPr>
        <w:t xml:space="preserve"> </w:t>
      </w:r>
      <w:r w:rsidR="00BF1349" w:rsidRPr="00022EA3">
        <w:rPr>
          <w:rFonts w:cs="Times New Roman" w:hint="eastAsia"/>
          <w:rtl/>
        </w:rPr>
        <w:t>ליטפו</w:t>
      </w:r>
      <w:r w:rsidR="00843454" w:rsidRPr="00022EA3">
        <w:rPr>
          <w:rFonts w:cs="Times New Roman"/>
          <w:rtl/>
        </w:rPr>
        <w:t xml:space="preserve"> את </w:t>
      </w:r>
      <w:r w:rsidR="003B2198">
        <w:rPr>
          <w:rFonts w:cs="Times New Roman"/>
          <w:rtl/>
        </w:rPr>
        <w:t>שערו</w:t>
      </w:r>
      <w:r w:rsidR="00BF1349" w:rsidRPr="00022EA3">
        <w:rPr>
          <w:rFonts w:cs="Times New Roman"/>
          <w:rtl/>
        </w:rPr>
        <w:t xml:space="preserve">, </w:t>
      </w:r>
      <w:r w:rsidR="00BF1349" w:rsidRPr="00022EA3">
        <w:rPr>
          <w:rFonts w:cs="Times New Roman" w:hint="eastAsia"/>
          <w:rtl/>
        </w:rPr>
        <w:t>כמה</w:t>
      </w:r>
      <w:r w:rsidR="00E51FBF" w:rsidRPr="00022EA3">
        <w:rPr>
          <w:rFonts w:cs="Times New Roman"/>
          <w:rtl/>
        </w:rPr>
        <w:t xml:space="preserve"> </w:t>
      </w:r>
      <w:r w:rsidR="00843454" w:rsidRPr="00022EA3">
        <w:rPr>
          <w:rFonts w:cs="Times New Roman" w:hint="eastAsia"/>
          <w:rtl/>
        </w:rPr>
        <w:t>הציע</w:t>
      </w:r>
      <w:r w:rsidR="00BF1349" w:rsidRPr="00022EA3">
        <w:rPr>
          <w:rFonts w:cs="Times New Roman" w:hint="eastAsia"/>
          <w:rtl/>
        </w:rPr>
        <w:t>ו</w:t>
      </w:r>
      <w:r w:rsidR="00843454" w:rsidRPr="00022EA3">
        <w:rPr>
          <w:rFonts w:cs="Times New Roman"/>
          <w:rtl/>
        </w:rPr>
        <w:t xml:space="preserve"> לו סיגריה. אלכס כמעט לא עישן בשנה האחרונה, </w:t>
      </w:r>
      <w:r w:rsidR="00BF1349" w:rsidRPr="00022EA3">
        <w:rPr>
          <w:rFonts w:cs="Times New Roman" w:hint="eastAsia"/>
          <w:rtl/>
        </w:rPr>
        <w:t>שבה</w:t>
      </w:r>
      <w:r w:rsidR="00BF1349" w:rsidRPr="00022EA3">
        <w:rPr>
          <w:rFonts w:cs="Times New Roman"/>
          <w:rtl/>
        </w:rPr>
        <w:t xml:space="preserve"> הקדיש עצמו לאימונים מפרכים</w:t>
      </w:r>
      <w:r w:rsidR="007D315C">
        <w:rPr>
          <w:rFonts w:cs="Times New Roman" w:hint="cs"/>
          <w:rtl/>
        </w:rPr>
        <w:t>.</w:t>
      </w:r>
      <w:r w:rsidR="00BF1349" w:rsidRPr="00022EA3">
        <w:rPr>
          <w:rFonts w:cs="Times New Roman"/>
          <w:rtl/>
        </w:rPr>
        <w:t xml:space="preserve"> </w:t>
      </w:r>
    </w:p>
    <w:p w14:paraId="54431893" w14:textId="35083C58" w:rsidR="00813DEF" w:rsidRDefault="002045CB" w:rsidP="006D6046">
      <w:pPr>
        <w:rPr>
          <w:rFonts w:cs="Times New Roman"/>
          <w:rtl/>
        </w:rPr>
      </w:pPr>
      <w:r w:rsidRPr="002045CB">
        <w:rPr>
          <w:rFonts w:cs="Times New Roman"/>
          <w:rtl/>
        </w:rPr>
        <w:t xml:space="preserve">בזמן שניסה להכריע לגבי חטיף בעטיפה ורודה שהונח בחיקו, התיישב לידו </w:t>
      </w:r>
      <w:r w:rsidR="007D315C">
        <w:rPr>
          <w:rFonts w:cs="Times New Roman" w:hint="cs"/>
          <w:rtl/>
        </w:rPr>
        <w:t>איש</w:t>
      </w:r>
      <w:r w:rsidR="00BF1349" w:rsidRPr="00022EA3">
        <w:rPr>
          <w:rFonts w:cs="Times New Roman"/>
          <w:rtl/>
        </w:rPr>
        <w:t xml:space="preserve"> חייכן</w:t>
      </w:r>
      <w:r w:rsidR="00352290">
        <w:rPr>
          <w:rFonts w:cs="Times New Roman"/>
          <w:rtl/>
        </w:rPr>
        <w:t xml:space="preserve"> מאוד.</w:t>
      </w:r>
      <w:r w:rsidR="007D315C">
        <w:rPr>
          <w:rFonts w:cs="Times New Roman" w:hint="cs"/>
          <w:rtl/>
        </w:rPr>
        <w:t xml:space="preserve"> מהמשפטים המעטים שהחליפו</w:t>
      </w:r>
      <w:r w:rsidR="000E5C6A">
        <w:rPr>
          <w:rFonts w:cs="Times New Roman" w:hint="cs"/>
          <w:rtl/>
        </w:rPr>
        <w:t>,</w:t>
      </w:r>
      <w:r w:rsidR="00BF1349" w:rsidRPr="00022EA3">
        <w:rPr>
          <w:rFonts w:cs="Times New Roman"/>
          <w:rtl/>
        </w:rPr>
        <w:t xml:space="preserve"> אלכס </w:t>
      </w:r>
      <w:r w:rsidR="000E5C6A">
        <w:rPr>
          <w:rFonts w:cs="Times New Roman" w:hint="cs"/>
          <w:rtl/>
        </w:rPr>
        <w:t xml:space="preserve">הבין </w:t>
      </w:r>
      <w:r w:rsidR="00BF1349" w:rsidRPr="00022EA3">
        <w:rPr>
          <w:rFonts w:cs="Times New Roman"/>
          <w:rtl/>
        </w:rPr>
        <w:t>ששמו ב</w:t>
      </w:r>
      <w:r w:rsidR="00C51519">
        <w:rPr>
          <w:rFonts w:cs="Times New Roman" w:hint="cs"/>
          <w:rtl/>
        </w:rPr>
        <w:t>גרס</w:t>
      </w:r>
      <w:r w:rsidR="00167E07">
        <w:rPr>
          <w:rFonts w:cs="Times New Roman" w:hint="cs"/>
          <w:rtl/>
        </w:rPr>
        <w:t>תו ה</w:t>
      </w:r>
      <w:r w:rsidR="00BF1349" w:rsidRPr="00022EA3">
        <w:rPr>
          <w:rFonts w:cs="Times New Roman"/>
          <w:rtl/>
        </w:rPr>
        <w:t xml:space="preserve">יפנית </w:t>
      </w:r>
      <w:r w:rsidR="007D315C">
        <w:rPr>
          <w:rFonts w:cs="Times New Roman" w:hint="cs"/>
          <w:rtl/>
        </w:rPr>
        <w:t>מבוטא</w:t>
      </w:r>
      <w:r w:rsidR="00BF1349" w:rsidRPr="00022EA3">
        <w:rPr>
          <w:rFonts w:cs="Times New Roman"/>
          <w:rtl/>
        </w:rPr>
        <w:t xml:space="preserve"> אַרֶקוּסוּ [ניקוד?]. </w:t>
      </w:r>
      <w:r w:rsidR="007D315C">
        <w:rPr>
          <w:rFonts w:cs="Times New Roman" w:hint="cs"/>
          <w:rtl/>
        </w:rPr>
        <w:t>האי</w:t>
      </w:r>
      <w:bookmarkStart w:id="225" w:name="_Hlk525481020"/>
      <w:r w:rsidR="007D315C">
        <w:rPr>
          <w:rFonts w:cs="Times New Roman" w:hint="cs"/>
          <w:rtl/>
        </w:rPr>
        <w:t>ש</w:t>
      </w:r>
      <w:r w:rsidR="00C75C85">
        <w:rPr>
          <w:rFonts w:cs="Times New Roman" w:hint="cs"/>
          <w:rtl/>
        </w:rPr>
        <w:t xml:space="preserve"> נצמד אליו</w:t>
      </w:r>
      <w:r w:rsidR="000E5C6A">
        <w:rPr>
          <w:rFonts w:cs="Times New Roman" w:hint="cs"/>
          <w:rtl/>
        </w:rPr>
        <w:t>,</w:t>
      </w:r>
      <w:r w:rsidR="00C75C85">
        <w:rPr>
          <w:rFonts w:cs="Times New Roman" w:hint="cs"/>
          <w:rtl/>
        </w:rPr>
        <w:t xml:space="preserve"> כביכול בשל הצפיפות, </w:t>
      </w:r>
      <w:r w:rsidR="00167E07">
        <w:rPr>
          <w:rFonts w:cs="Times New Roman" w:hint="cs"/>
          <w:rtl/>
        </w:rPr>
        <w:t xml:space="preserve">וכשאלכס ניסה לבטא את שמו </w:t>
      </w:r>
      <w:r w:rsidR="00C75C85">
        <w:rPr>
          <w:rFonts w:cs="Times New Roman" w:hint="cs"/>
          <w:rtl/>
        </w:rPr>
        <w:t>התברר שהא</w:t>
      </w:r>
      <w:r w:rsidR="000E5C6A">
        <w:rPr>
          <w:rFonts w:cs="Times New Roman" w:hint="cs"/>
          <w:rtl/>
        </w:rPr>
        <w:t>יש</w:t>
      </w:r>
      <w:r w:rsidR="00C75C85">
        <w:rPr>
          <w:rFonts w:cs="Times New Roman" w:hint="cs"/>
          <w:rtl/>
        </w:rPr>
        <w:t xml:space="preserve"> גם צחק</w:t>
      </w:r>
      <w:r w:rsidR="008152D7">
        <w:rPr>
          <w:rFonts w:cs="Times New Roman" w:hint="cs"/>
          <w:rtl/>
        </w:rPr>
        <w:t>ן</w:t>
      </w:r>
      <w:r w:rsidR="00C90C6C">
        <w:rPr>
          <w:rFonts w:cs="Times New Roman" w:hint="cs"/>
          <w:rtl/>
        </w:rPr>
        <w:t xml:space="preserve"> מאוד </w:t>
      </w:r>
      <w:r w:rsidR="00CA34E7" w:rsidRPr="00CA34E7">
        <w:rPr>
          <w:rFonts w:cs="Times New Roman"/>
          <w:rtl/>
        </w:rPr>
        <w:t xml:space="preserve">בנוסף להיותו </w:t>
      </w:r>
      <w:r w:rsidR="00C75C85">
        <w:rPr>
          <w:rFonts w:cs="Times New Roman" w:hint="cs"/>
          <w:rtl/>
        </w:rPr>
        <w:t>חיי</w:t>
      </w:r>
      <w:r w:rsidR="00CA34E7">
        <w:rPr>
          <w:rFonts w:cs="Times New Roman" w:hint="cs"/>
          <w:rtl/>
        </w:rPr>
        <w:t>כן</w:t>
      </w:r>
      <w:r w:rsidR="008152D7">
        <w:rPr>
          <w:rFonts w:cs="Times New Roman" w:hint="cs"/>
          <w:rtl/>
        </w:rPr>
        <w:t xml:space="preserve">, </w:t>
      </w:r>
      <w:bookmarkEnd w:id="225"/>
      <w:r w:rsidRPr="002045CB">
        <w:rPr>
          <w:rFonts w:cs="Times New Roman"/>
          <w:rtl/>
        </w:rPr>
        <w:t>אבל גם תוך צחוקו לא גרע עיניו משפתיו של אלכס, הוא צחק ועיניו מהופנטות, מתרחבות, לקלוט כל רטט בשפתיים, ידו נחה על ברכו המשופשפת עד לבשר של אַרֶקוּסוּ, צחוקו הרועם התגלגל כל אותה עת בתחינה נואשת, אלכס המשתאה שכח לרגע היכן הוא נמצא, או שלא האמין, והאיש נעלם כלא היה כשסאקורה שבה</w:t>
      </w:r>
      <w:r w:rsidR="00537B17">
        <w:rPr>
          <w:rFonts w:cs="Times New Roman" w:hint="cs"/>
          <w:rtl/>
        </w:rPr>
        <w:t xml:space="preserve">. </w:t>
      </w:r>
    </w:p>
    <w:p w14:paraId="30DC30E7" w14:textId="499FBB64" w:rsidR="00843454" w:rsidRDefault="00813DEF" w:rsidP="00813DEF">
      <w:pPr>
        <w:rPr>
          <w:rFonts w:cs="Times New Roman"/>
          <w:rtl/>
        </w:rPr>
      </w:pPr>
      <w:r w:rsidRPr="00813DEF">
        <w:rPr>
          <w:rFonts w:cs="Times New Roman"/>
          <w:rtl/>
        </w:rPr>
        <w:t xml:space="preserve">אלכס התנפל על האוכל שהביאה </w:t>
      </w:r>
      <w:r w:rsidR="00D35125">
        <w:rPr>
          <w:rFonts w:cs="Times New Roman" w:hint="cs"/>
          <w:rtl/>
        </w:rPr>
        <w:t xml:space="preserve">לו </w:t>
      </w:r>
      <w:r w:rsidRPr="00813DEF">
        <w:rPr>
          <w:rFonts w:cs="Times New Roman"/>
          <w:rtl/>
        </w:rPr>
        <w:t>אף שה</w:t>
      </w:r>
      <w:r w:rsidR="006604D3">
        <w:rPr>
          <w:rFonts w:cs="Times New Roman" w:hint="cs"/>
          <w:rtl/>
        </w:rPr>
        <w:t>ת</w:t>
      </w:r>
      <w:r w:rsidRPr="00813DEF">
        <w:rPr>
          <w:rFonts w:cs="Times New Roman"/>
          <w:rtl/>
        </w:rPr>
        <w:t>קשה לדלות אותו במקלות</w:t>
      </w:r>
      <w:r w:rsidR="00075D3A">
        <w:rPr>
          <w:rFonts w:cs="Times New Roman" w:hint="cs"/>
          <w:rtl/>
        </w:rPr>
        <w:t xml:space="preserve"> </w:t>
      </w:r>
      <w:r w:rsidRPr="00813DEF">
        <w:rPr>
          <w:rFonts w:cs="Times New Roman"/>
          <w:rtl/>
        </w:rPr>
        <w:t xml:space="preserve">אכילה, או לראות בחושך מהי המנה הזאת, אוי זה כנראה </w:t>
      </w:r>
      <w:r w:rsidR="00C51519">
        <w:rPr>
          <w:rFonts w:cs="Times New Roman"/>
          <w:rtl/>
        </w:rPr>
        <w:t>אטרי</w:t>
      </w:r>
      <w:r w:rsidRPr="00813DEF">
        <w:rPr>
          <w:rFonts w:cs="Times New Roman"/>
          <w:rtl/>
        </w:rPr>
        <w:t xml:space="preserve">ות קרות וחמוצות אבל הוא היה </w:t>
      </w:r>
      <w:r w:rsidR="00F97A34">
        <w:rPr>
          <w:rFonts w:cs="Times New Roman"/>
          <w:rtl/>
        </w:rPr>
        <w:t>כל כך</w:t>
      </w:r>
      <w:r w:rsidRPr="00813DEF">
        <w:rPr>
          <w:rFonts w:cs="Times New Roman"/>
          <w:rtl/>
        </w:rPr>
        <w:t xml:space="preserve"> רעב שהשתדל להתגבר על הטעם וכמעט הצליח עד שהרגיש במגע </w:t>
      </w:r>
      <w:r w:rsidR="006604D3" w:rsidRPr="006604D3">
        <w:rPr>
          <w:rFonts w:cs="Times New Roman"/>
          <w:rtl/>
        </w:rPr>
        <w:t>חלקלק וספוגי</w:t>
      </w:r>
      <w:r w:rsidR="00272097" w:rsidRPr="00022EA3">
        <w:rPr>
          <w:rFonts w:cs="Times New Roman" w:hint="eastAsia"/>
          <w:rtl/>
        </w:rPr>
        <w:t>בין</w:t>
      </w:r>
      <w:r w:rsidR="00272097" w:rsidRPr="00022EA3">
        <w:rPr>
          <w:rFonts w:cs="Times New Roman"/>
          <w:rtl/>
        </w:rPr>
        <w:t xml:space="preserve"> </w:t>
      </w:r>
      <w:r w:rsidR="00537B17">
        <w:rPr>
          <w:rFonts w:cs="Times New Roman" w:hint="cs"/>
          <w:rtl/>
        </w:rPr>
        <w:t>שיניו, כאילו אכל</w:t>
      </w:r>
      <w:r w:rsidR="00E51FBF" w:rsidRPr="00022EA3">
        <w:rPr>
          <w:rFonts w:cs="Times New Roman"/>
          <w:rtl/>
        </w:rPr>
        <w:t xml:space="preserve"> </w:t>
      </w:r>
      <w:r w:rsidR="00E51FBF" w:rsidRPr="00022EA3">
        <w:rPr>
          <w:rFonts w:cs="Times New Roman" w:hint="eastAsia"/>
          <w:rtl/>
        </w:rPr>
        <w:t>מדוזות</w:t>
      </w:r>
      <w:r w:rsidR="0031383C" w:rsidRPr="00022EA3">
        <w:rPr>
          <w:rFonts w:cs="Times New Roman"/>
          <w:rtl/>
        </w:rPr>
        <w:t xml:space="preserve">, </w:t>
      </w:r>
      <w:r w:rsidR="0031383C" w:rsidRPr="00022EA3">
        <w:rPr>
          <w:rFonts w:cs="Times New Roman" w:hint="eastAsia"/>
          <w:rtl/>
        </w:rPr>
        <w:t>ו</w:t>
      </w:r>
      <w:r w:rsidRPr="00813DEF">
        <w:rPr>
          <w:rFonts w:cs="Times New Roman"/>
          <w:rtl/>
        </w:rPr>
        <w:t>נאלץ להודות בתבוסתו</w:t>
      </w:r>
      <w:r w:rsidR="00843454" w:rsidRPr="00022EA3">
        <w:rPr>
          <w:rFonts w:cs="Times New Roman"/>
          <w:rtl/>
        </w:rPr>
        <w:t>.</w:t>
      </w:r>
    </w:p>
    <w:p w14:paraId="74462FFE" w14:textId="77777777" w:rsidR="008B5939" w:rsidRPr="008B5939" w:rsidRDefault="008B5939" w:rsidP="008B5939">
      <w:pPr>
        <w:rPr>
          <w:rFonts w:cs="Times New Roman"/>
          <w:rtl/>
        </w:rPr>
      </w:pPr>
      <w:r w:rsidRPr="008B5939">
        <w:rPr>
          <w:rFonts w:cs="Times New Roman" w:hint="cs"/>
          <w:rtl/>
        </w:rPr>
        <w:t>[</w:t>
      </w:r>
      <w:hyperlink r:id="rId139" w:history="1">
        <w:r w:rsidRPr="008B5939">
          <w:rPr>
            <w:rStyle w:val="Hyperlink"/>
            <w:rFonts w:cs="Times New Roman" w:hint="cs"/>
            <w:rtl/>
          </w:rPr>
          <w:t>אלכס ביפנית</w:t>
        </w:r>
      </w:hyperlink>
      <w:r w:rsidRPr="008B5939">
        <w:rPr>
          <w:rFonts w:cs="Times New Roman" w:hint="cs"/>
          <w:rtl/>
        </w:rPr>
        <w:t xml:space="preserve"> </w:t>
      </w:r>
      <w:r w:rsidRPr="008B5939">
        <w:rPr>
          <w:rFonts w:cs="Times New Roman"/>
          <w:rtl/>
        </w:rPr>
        <w:t>–</w:t>
      </w:r>
      <w:r w:rsidRPr="008B5939">
        <w:rPr>
          <w:rFonts w:cs="Times New Roman" w:hint="cs"/>
          <w:rtl/>
        </w:rPr>
        <w:t xml:space="preserve"> </w:t>
      </w:r>
      <w:r w:rsidRPr="008B5939">
        <w:rPr>
          <w:rFonts w:cs="Times New Roman"/>
        </w:rPr>
        <w:t>Arekkusu</w:t>
      </w:r>
      <w:r w:rsidRPr="008B5939">
        <w:rPr>
          <w:rFonts w:cs="Times New Roman" w:hint="cs"/>
          <w:rtl/>
        </w:rPr>
        <w:t>]</w:t>
      </w:r>
    </w:p>
    <w:p w14:paraId="60ED8B88" w14:textId="3E3FD0B3" w:rsidR="00C770C2" w:rsidRDefault="002045CB" w:rsidP="00C770C2">
      <w:pPr>
        <w:rPr>
          <w:rFonts w:cs="Times New Roman"/>
          <w:highlight w:val="yellow"/>
          <w:rtl/>
        </w:rPr>
      </w:pPr>
      <w:r w:rsidRPr="002045CB">
        <w:rPr>
          <w:rFonts w:cs="Times New Roman"/>
          <w:rtl/>
        </w:rPr>
        <w:t>הוא נתן את מנת ה</w:t>
      </w:r>
      <w:r w:rsidR="00C51519">
        <w:rPr>
          <w:rFonts w:cs="Times New Roman"/>
          <w:rtl/>
        </w:rPr>
        <w:t>אטרי</w:t>
      </w:r>
      <w:r w:rsidRPr="002045CB">
        <w:rPr>
          <w:rFonts w:cs="Times New Roman"/>
          <w:rtl/>
        </w:rPr>
        <w:t>ות</w:t>
      </w:r>
      <w:r w:rsidR="00C770C2" w:rsidRPr="00022EA3">
        <w:rPr>
          <w:rFonts w:cs="Times New Roman"/>
          <w:rtl/>
        </w:rPr>
        <w:t xml:space="preserve"> </w:t>
      </w:r>
      <w:r w:rsidR="00C770C2" w:rsidRPr="00022EA3">
        <w:rPr>
          <w:rFonts w:cs="Times New Roman" w:hint="eastAsia"/>
          <w:rtl/>
        </w:rPr>
        <w:t>לאחד</w:t>
      </w:r>
      <w:r w:rsidR="00C770C2" w:rsidRPr="00022EA3">
        <w:rPr>
          <w:rFonts w:cs="Times New Roman"/>
          <w:rtl/>
        </w:rPr>
        <w:t xml:space="preserve"> מחבריה </w:t>
      </w:r>
      <w:r w:rsidR="00C770C2" w:rsidRPr="00022EA3">
        <w:rPr>
          <w:rFonts w:cs="Times New Roman" w:hint="eastAsia"/>
          <w:rtl/>
        </w:rPr>
        <w:t>של</w:t>
      </w:r>
      <w:r w:rsidR="00C770C2" w:rsidRPr="00022EA3">
        <w:rPr>
          <w:rFonts w:cs="Times New Roman"/>
          <w:rtl/>
        </w:rPr>
        <w:t xml:space="preserve"> סאקורה </w:t>
      </w:r>
      <w:r w:rsidR="00C770C2" w:rsidRPr="00022EA3">
        <w:rPr>
          <w:rFonts w:cs="Times New Roman" w:hint="eastAsia"/>
          <w:rtl/>
        </w:rPr>
        <w:t>לקורס</w:t>
      </w:r>
      <w:r w:rsidR="00C770C2" w:rsidRPr="00022EA3">
        <w:rPr>
          <w:rFonts w:cs="Times New Roman"/>
          <w:rtl/>
        </w:rPr>
        <w:t xml:space="preserve">, נער יליד המבורג [להכניס אח"כ להמבורג] בשם </w:t>
      </w:r>
      <w:r w:rsidR="00C770C2" w:rsidRPr="00022EA3">
        <w:rPr>
          <w:rFonts w:cs="Times New Roman" w:hint="eastAsia"/>
          <w:rtl/>
        </w:rPr>
        <w:t>קאי</w:t>
      </w:r>
      <w:r w:rsidR="00C770C2" w:rsidRPr="00022EA3">
        <w:rPr>
          <w:rFonts w:cs="Times New Roman"/>
          <w:rtl/>
        </w:rPr>
        <w:t xml:space="preserve">. </w:t>
      </w:r>
      <w:r w:rsidR="00C770C2" w:rsidRPr="00022EA3">
        <w:rPr>
          <w:rFonts w:cs="Times New Roman" w:hint="eastAsia"/>
          <w:rtl/>
        </w:rPr>
        <w:t>וכך</w:t>
      </w:r>
      <w:r w:rsidR="00813DEF">
        <w:rPr>
          <w:rFonts w:cs="Times New Roman" w:hint="cs"/>
          <w:rtl/>
        </w:rPr>
        <w:t>,</w:t>
      </w:r>
      <w:r w:rsidR="00C770C2" w:rsidRPr="00022EA3">
        <w:rPr>
          <w:rFonts w:cs="Times New Roman"/>
          <w:rtl/>
        </w:rPr>
        <w:t xml:space="preserve"> </w:t>
      </w:r>
      <w:r w:rsidR="00C770C2" w:rsidRPr="00022EA3">
        <w:rPr>
          <w:rFonts w:cs="Times New Roman" w:hint="eastAsia"/>
          <w:rtl/>
        </w:rPr>
        <w:t>השיחה</w:t>
      </w:r>
      <w:r w:rsidR="00C770C2" w:rsidRPr="00022EA3">
        <w:rPr>
          <w:rFonts w:cs="Times New Roman"/>
          <w:rtl/>
        </w:rPr>
        <w:t xml:space="preserve"> </w:t>
      </w:r>
      <w:r w:rsidR="00C770C2" w:rsidRPr="00022EA3">
        <w:rPr>
          <w:rFonts w:cs="Times New Roman" w:hint="eastAsia"/>
          <w:rtl/>
        </w:rPr>
        <w:t>הראשונה</w:t>
      </w:r>
      <w:r w:rsidR="00C770C2" w:rsidRPr="00022EA3">
        <w:rPr>
          <w:rFonts w:cs="Times New Roman"/>
          <w:rtl/>
        </w:rPr>
        <w:t xml:space="preserve"> </w:t>
      </w:r>
      <w:r w:rsidR="00C770C2" w:rsidRPr="00022EA3">
        <w:rPr>
          <w:rFonts w:cs="Times New Roman" w:hint="eastAsia"/>
          <w:rtl/>
        </w:rPr>
        <w:t>שלו</w:t>
      </w:r>
      <w:r w:rsidR="00C770C2" w:rsidRPr="00022EA3">
        <w:rPr>
          <w:rFonts w:cs="Times New Roman"/>
          <w:rtl/>
        </w:rPr>
        <w:t xml:space="preserve"> ב</w:t>
      </w:r>
      <w:r w:rsidR="00C770C2" w:rsidRPr="00022EA3">
        <w:rPr>
          <w:rFonts w:cs="Times New Roman" w:hint="eastAsia"/>
          <w:rtl/>
        </w:rPr>
        <w:t>יפן</w:t>
      </w:r>
      <w:r w:rsidR="00C770C2" w:rsidRPr="00022EA3">
        <w:rPr>
          <w:rFonts w:cs="Times New Roman"/>
          <w:rtl/>
        </w:rPr>
        <w:t xml:space="preserve"> </w:t>
      </w:r>
      <w:r w:rsidR="00813DEF" w:rsidRPr="00813DEF">
        <w:rPr>
          <w:rFonts w:cs="Times New Roman"/>
          <w:rtl/>
        </w:rPr>
        <w:t xml:space="preserve">התנהלה </w:t>
      </w:r>
      <w:r w:rsidR="00C770C2" w:rsidRPr="00022EA3">
        <w:rPr>
          <w:rFonts w:cs="Times New Roman"/>
          <w:rtl/>
        </w:rPr>
        <w:t xml:space="preserve">בגרמנית שוטפת. </w:t>
      </w:r>
      <w:r w:rsidR="00C770C2" w:rsidRPr="00022EA3">
        <w:rPr>
          <w:rFonts w:cs="Times New Roman" w:hint="eastAsia"/>
          <w:rtl/>
        </w:rPr>
        <w:t>הוא</w:t>
      </w:r>
      <w:r w:rsidR="00C770C2" w:rsidRPr="00022EA3">
        <w:rPr>
          <w:rFonts w:cs="Times New Roman"/>
          <w:rtl/>
        </w:rPr>
        <w:t xml:space="preserve"> </w:t>
      </w:r>
      <w:r w:rsidR="00C770C2" w:rsidRPr="00022EA3">
        <w:rPr>
          <w:rFonts w:cs="Times New Roman" w:hint="eastAsia"/>
          <w:rtl/>
        </w:rPr>
        <w:t>סיפר</w:t>
      </w:r>
      <w:r w:rsidR="00C770C2" w:rsidRPr="00022EA3">
        <w:rPr>
          <w:rFonts w:cs="Times New Roman"/>
          <w:rtl/>
        </w:rPr>
        <w:t xml:space="preserve"> לקאי </w:t>
      </w:r>
      <w:r w:rsidR="006604D3" w:rsidRPr="006604D3">
        <w:rPr>
          <w:rFonts w:cs="Times New Roman"/>
          <w:rtl/>
        </w:rPr>
        <w:t xml:space="preserve">כיצד </w:t>
      </w:r>
      <w:r w:rsidR="00C770C2" w:rsidRPr="00022EA3">
        <w:rPr>
          <w:rFonts w:cs="Times New Roman"/>
          <w:rtl/>
        </w:rPr>
        <w:t xml:space="preserve">נפצע, </w:t>
      </w:r>
      <w:r w:rsidR="00C770C2" w:rsidRPr="00022EA3">
        <w:rPr>
          <w:rFonts w:cs="Times New Roman" w:hint="eastAsia"/>
          <w:rtl/>
        </w:rPr>
        <w:t>הסביר</w:t>
      </w:r>
      <w:r w:rsidR="00C770C2" w:rsidRPr="00022EA3">
        <w:rPr>
          <w:rFonts w:cs="Times New Roman"/>
          <w:rtl/>
        </w:rPr>
        <w:t xml:space="preserve"> </w:t>
      </w:r>
      <w:r w:rsidR="00C770C2" w:rsidRPr="00022EA3">
        <w:rPr>
          <w:rFonts w:cs="Times New Roman" w:hint="eastAsia"/>
          <w:rtl/>
        </w:rPr>
        <w:t>שלא</w:t>
      </w:r>
      <w:r w:rsidR="00C770C2" w:rsidRPr="00022EA3">
        <w:rPr>
          <w:rFonts w:cs="Times New Roman"/>
          <w:rtl/>
        </w:rPr>
        <w:t xml:space="preserve"> ניתן לגבס את השברים בבה</w:t>
      </w:r>
      <w:r w:rsidR="006604D3">
        <w:rPr>
          <w:rFonts w:cs="Times New Roman" w:hint="cs"/>
          <w:rtl/>
        </w:rPr>
        <w:t>ו</w:t>
      </w:r>
      <w:r w:rsidR="00C770C2" w:rsidRPr="00022EA3">
        <w:rPr>
          <w:rFonts w:cs="Times New Roman"/>
          <w:rtl/>
        </w:rPr>
        <w:t xml:space="preserve">נות הרגליים </w:t>
      </w:r>
      <w:r w:rsidR="006604D3" w:rsidRPr="006604D3">
        <w:rPr>
          <w:rFonts w:cs="Times New Roman"/>
          <w:rtl/>
        </w:rPr>
        <w:t xml:space="preserve">ולא את עצם הבריח </w:t>
      </w:r>
      <w:r w:rsidR="00C770C2" w:rsidRPr="00022EA3">
        <w:rPr>
          <w:rFonts w:cs="Times New Roman"/>
          <w:rtl/>
        </w:rPr>
        <w:t>– הם יחלימו עם הזמן, אף שכרגע כל צעד ו</w:t>
      </w:r>
      <w:r w:rsidR="00813DEF">
        <w:rPr>
          <w:rFonts w:cs="Times New Roman" w:hint="cs"/>
          <w:rtl/>
        </w:rPr>
        <w:t xml:space="preserve">אפילו </w:t>
      </w:r>
      <w:r w:rsidR="00C770C2" w:rsidRPr="00022EA3">
        <w:rPr>
          <w:rFonts w:cs="Times New Roman"/>
          <w:rtl/>
        </w:rPr>
        <w:t>כל נשימה</w:t>
      </w:r>
      <w:r w:rsidR="00C770C2">
        <w:rPr>
          <w:rFonts w:cs="Times New Roman" w:hint="cs"/>
          <w:rtl/>
        </w:rPr>
        <w:t xml:space="preserve"> הכאיבו לו</w:t>
      </w:r>
      <w:r w:rsidR="00C770C2" w:rsidRPr="00022EA3">
        <w:rPr>
          <w:rFonts w:cs="Times New Roman"/>
          <w:rtl/>
        </w:rPr>
        <w:t xml:space="preserve">. </w:t>
      </w:r>
      <w:r w:rsidR="005B4D83">
        <w:rPr>
          <w:rFonts w:cs="Times New Roman" w:hint="cs"/>
          <w:rtl/>
        </w:rPr>
        <w:t>[</w:t>
      </w:r>
      <w:r w:rsidR="00C770C2" w:rsidRPr="00022EA3">
        <w:rPr>
          <w:rFonts w:cs="Times New Roman" w:hint="eastAsia"/>
          <w:rtl/>
        </w:rPr>
        <w:t>הוא</w:t>
      </w:r>
      <w:r w:rsidR="00C770C2" w:rsidRPr="00022EA3">
        <w:rPr>
          <w:rFonts w:cs="Times New Roman"/>
          <w:rtl/>
        </w:rPr>
        <w:t xml:space="preserve"> </w:t>
      </w:r>
      <w:r w:rsidR="00C770C2" w:rsidRPr="00022EA3">
        <w:rPr>
          <w:rFonts w:cs="Times New Roman" w:hint="eastAsia"/>
          <w:rtl/>
        </w:rPr>
        <w:t>שאל</w:t>
      </w:r>
      <w:r w:rsidR="00C770C2" w:rsidRPr="00022EA3">
        <w:rPr>
          <w:rFonts w:cs="Times New Roman"/>
          <w:rtl/>
        </w:rPr>
        <w:t xml:space="preserve"> את קאי אם יש לו איזה משהו, או דרך להשיג משהו ולמען האמת שמח שלא היה לקאי דבר: המציאות שלתוכה נזרק </w:t>
      </w:r>
      <w:r w:rsidR="001C5A04">
        <w:rPr>
          <w:rFonts w:cs="Times New Roman"/>
          <w:rtl/>
        </w:rPr>
        <w:t>הייתה</w:t>
      </w:r>
      <w:r w:rsidR="00C770C2" w:rsidRPr="00022EA3">
        <w:rPr>
          <w:rFonts w:cs="Times New Roman"/>
          <w:rtl/>
        </w:rPr>
        <w:t xml:space="preserve"> מבלבלת דיה.</w:t>
      </w:r>
      <w:r w:rsidR="005B4D83">
        <w:rPr>
          <w:rFonts w:cs="Times New Roman" w:hint="cs"/>
          <w:rtl/>
        </w:rPr>
        <w:t>]</w:t>
      </w:r>
      <w:r w:rsidR="00C770C2" w:rsidRPr="00022EA3">
        <w:rPr>
          <w:rFonts w:cs="Times New Roman"/>
          <w:rtl/>
        </w:rPr>
        <w:t xml:space="preserve"> תוך השיחה </w:t>
      </w:r>
      <w:r w:rsidR="00C770C2" w:rsidRPr="00022EA3">
        <w:rPr>
          <w:rFonts w:cs="Times New Roman" w:hint="eastAsia"/>
          <w:rtl/>
        </w:rPr>
        <w:t>איתו</w:t>
      </w:r>
      <w:r w:rsidR="00C770C2" w:rsidRPr="00022EA3">
        <w:rPr>
          <w:rFonts w:cs="Times New Roman"/>
          <w:rtl/>
        </w:rPr>
        <w:t xml:space="preserve"> נרגע מעט, </w:t>
      </w:r>
      <w:r w:rsidR="00813DEF" w:rsidRPr="00813DEF">
        <w:rPr>
          <w:rFonts w:cs="Times New Roman"/>
          <w:rtl/>
        </w:rPr>
        <w:t>למרות זרם</w:t>
      </w:r>
      <w:r w:rsidR="00C770C2" w:rsidRPr="00022EA3">
        <w:rPr>
          <w:rFonts w:cs="Times New Roman"/>
          <w:rtl/>
        </w:rPr>
        <w:t xml:space="preserve"> האנשים שהמשיכו להגיע וללטף</w:t>
      </w:r>
      <w:r w:rsidR="00C770C2">
        <w:rPr>
          <w:rFonts w:cs="Times New Roman" w:hint="cs"/>
          <w:rtl/>
        </w:rPr>
        <w:t xml:space="preserve"> את ראשו</w:t>
      </w:r>
      <w:r w:rsidR="00C770C2" w:rsidRPr="00022EA3">
        <w:rPr>
          <w:rFonts w:cs="Times New Roman"/>
          <w:rtl/>
        </w:rPr>
        <w:t>.</w:t>
      </w:r>
    </w:p>
    <w:p w14:paraId="71009535" w14:textId="2B2D85C2" w:rsidR="001F199B" w:rsidRPr="00022EA3" w:rsidRDefault="00843454" w:rsidP="006D6046">
      <w:pPr>
        <w:rPr>
          <w:rFonts w:cs="Times New Roman"/>
          <w:rtl/>
        </w:rPr>
      </w:pPr>
      <w:r w:rsidRPr="00022EA3">
        <w:rPr>
          <w:rFonts w:cs="Times New Roman" w:hint="eastAsia"/>
          <w:rtl/>
        </w:rPr>
        <w:t>תצוגת</w:t>
      </w:r>
      <w:r w:rsidRPr="00022EA3">
        <w:rPr>
          <w:rFonts w:cs="Times New Roman"/>
          <w:rtl/>
        </w:rPr>
        <w:t xml:space="preserve"> </w:t>
      </w:r>
      <w:r w:rsidRPr="00022EA3">
        <w:rPr>
          <w:rFonts w:cs="Times New Roman" w:hint="eastAsia"/>
          <w:rtl/>
        </w:rPr>
        <w:t>זיקוקין</w:t>
      </w:r>
      <w:r w:rsidRPr="00022EA3">
        <w:rPr>
          <w:rFonts w:cs="Times New Roman"/>
          <w:rtl/>
        </w:rPr>
        <w:t xml:space="preserve"> </w:t>
      </w:r>
      <w:r w:rsidRPr="00022EA3">
        <w:rPr>
          <w:rFonts w:cs="Times New Roman" w:hint="eastAsia"/>
          <w:rtl/>
        </w:rPr>
        <w:t>מ</w:t>
      </w:r>
      <w:r w:rsidR="006F196E" w:rsidRPr="00022EA3">
        <w:rPr>
          <w:rFonts w:cs="Times New Roman" w:hint="eastAsia"/>
          <w:rtl/>
        </w:rPr>
        <w:t>רהיבה</w:t>
      </w:r>
      <w:r w:rsidR="00D35125" w:rsidRPr="00D35125">
        <w:rPr>
          <w:rFonts w:cs="Times New Roman"/>
          <w:rtl/>
        </w:rPr>
        <w:t xml:space="preserve"> </w:t>
      </w:r>
      <w:r w:rsidR="00D35125" w:rsidRPr="006604D3">
        <w:rPr>
          <w:rFonts w:cs="Times New Roman"/>
          <w:rtl/>
        </w:rPr>
        <w:t>החלה</w:t>
      </w:r>
      <w:r w:rsidR="00D35125">
        <w:rPr>
          <w:rFonts w:cs="Times New Roman" w:hint="cs"/>
          <w:rtl/>
        </w:rPr>
        <w:t>.</w:t>
      </w:r>
      <w:r w:rsidRPr="00022EA3">
        <w:rPr>
          <w:rFonts w:cs="Times New Roman"/>
          <w:rtl/>
        </w:rPr>
        <w:t xml:space="preserve"> </w:t>
      </w:r>
      <w:r w:rsidR="006604D3" w:rsidRPr="006604D3">
        <w:rPr>
          <w:rFonts w:cs="Times New Roman"/>
          <w:rtl/>
        </w:rPr>
        <w:t>הנאבִּי! הנאבִּי! קראו מכל עבר,</w:t>
      </w:r>
      <w:r w:rsidR="006604D3">
        <w:rPr>
          <w:rFonts w:cs="Times New Roman" w:hint="cs"/>
          <w:rtl/>
        </w:rPr>
        <w:t xml:space="preserve"> </w:t>
      </w:r>
      <w:r w:rsidR="002045CB" w:rsidRPr="002045CB">
        <w:rPr>
          <w:rFonts w:cs="Times New Roman"/>
          <w:rtl/>
        </w:rPr>
        <w:t>ה</w:t>
      </w:r>
      <w:r w:rsidR="00EE553A">
        <w:rPr>
          <w:rFonts w:cs="Times New Roman"/>
          <w:rtl/>
        </w:rPr>
        <w:t>שמיים</w:t>
      </w:r>
      <w:r w:rsidR="002045CB" w:rsidRPr="002045CB">
        <w:rPr>
          <w:rFonts w:cs="Times New Roman"/>
          <w:rtl/>
        </w:rPr>
        <w:t xml:space="preserve"> הוארו ברבבות גיצים צבעוניים </w:t>
      </w:r>
      <w:r w:rsidR="00813DEF">
        <w:rPr>
          <w:rFonts w:cs="Times New Roman" w:hint="cs"/>
          <w:rtl/>
        </w:rPr>
        <w:t>ו</w:t>
      </w:r>
      <w:r w:rsidR="00D75DD2" w:rsidRPr="00022EA3">
        <w:rPr>
          <w:rFonts w:cs="Times New Roman" w:hint="eastAsia"/>
          <w:rtl/>
        </w:rPr>
        <w:t>את</w:t>
      </w:r>
      <w:r w:rsidR="00D75DD2" w:rsidRPr="00022EA3">
        <w:rPr>
          <w:rFonts w:cs="Times New Roman"/>
          <w:rtl/>
        </w:rPr>
        <w:t xml:space="preserve"> אלכס </w:t>
      </w:r>
      <w:r w:rsidR="0012460B" w:rsidRPr="00022EA3">
        <w:rPr>
          <w:rFonts w:cs="Times New Roman" w:hint="eastAsia"/>
          <w:rtl/>
        </w:rPr>
        <w:t>אפפה</w:t>
      </w:r>
      <w:r w:rsidR="0012460B" w:rsidRPr="00022EA3">
        <w:rPr>
          <w:rFonts w:cs="Times New Roman"/>
          <w:rtl/>
        </w:rPr>
        <w:t xml:space="preserve"> </w:t>
      </w:r>
      <w:r w:rsidR="006F196E" w:rsidRPr="00022EA3">
        <w:rPr>
          <w:rFonts w:cs="Times New Roman" w:hint="eastAsia"/>
          <w:rtl/>
        </w:rPr>
        <w:t>תחושה</w:t>
      </w:r>
      <w:r w:rsidR="006F196E" w:rsidRPr="00022EA3">
        <w:rPr>
          <w:rFonts w:cs="Times New Roman"/>
          <w:rtl/>
        </w:rPr>
        <w:t xml:space="preserve"> </w:t>
      </w:r>
      <w:r w:rsidR="006F196E" w:rsidRPr="00022EA3">
        <w:rPr>
          <w:rFonts w:cs="Times New Roman" w:hint="eastAsia"/>
          <w:rtl/>
        </w:rPr>
        <w:t>מוזר</w:t>
      </w:r>
      <w:r w:rsidR="00EA6267" w:rsidRPr="00022EA3">
        <w:rPr>
          <w:rFonts w:cs="Times New Roman" w:hint="eastAsia"/>
          <w:rtl/>
        </w:rPr>
        <w:t>ה</w:t>
      </w:r>
      <w:r w:rsidR="006F196E" w:rsidRPr="00022EA3">
        <w:rPr>
          <w:rFonts w:cs="Times New Roman"/>
          <w:rtl/>
        </w:rPr>
        <w:t xml:space="preserve"> ביותר, ש</w:t>
      </w:r>
      <w:r w:rsidR="0012460B" w:rsidRPr="00022EA3">
        <w:rPr>
          <w:rFonts w:cs="Times New Roman" w:hint="eastAsia"/>
          <w:rtl/>
        </w:rPr>
        <w:t>על</w:t>
      </w:r>
      <w:r w:rsidR="0012460B" w:rsidRPr="00022EA3">
        <w:rPr>
          <w:rFonts w:cs="Times New Roman"/>
          <w:rtl/>
        </w:rPr>
        <w:t xml:space="preserve"> אף שמי הלילה, </w:t>
      </w:r>
      <w:r w:rsidR="00813DEF" w:rsidRPr="00813DEF">
        <w:rPr>
          <w:rFonts w:cs="Times New Roman"/>
          <w:rtl/>
        </w:rPr>
        <w:t xml:space="preserve">בעולם האמיתי </w:t>
      </w:r>
      <w:r w:rsidR="00EA6267" w:rsidRPr="00022EA3">
        <w:rPr>
          <w:rFonts w:cs="Times New Roman" w:hint="eastAsia"/>
          <w:rtl/>
        </w:rPr>
        <w:t>שרר</w:t>
      </w:r>
      <w:r w:rsidR="00EA6267" w:rsidRPr="00022EA3">
        <w:rPr>
          <w:rFonts w:cs="Times New Roman"/>
          <w:rtl/>
        </w:rPr>
        <w:t xml:space="preserve"> </w:t>
      </w:r>
      <w:r w:rsidR="006F196E" w:rsidRPr="00022EA3">
        <w:rPr>
          <w:rFonts w:cs="Times New Roman" w:hint="eastAsia"/>
          <w:rtl/>
        </w:rPr>
        <w:t>בוקר</w:t>
      </w:r>
      <w:r w:rsidR="006F196E" w:rsidRPr="00022EA3">
        <w:rPr>
          <w:rFonts w:cs="Times New Roman"/>
          <w:rtl/>
        </w:rPr>
        <w:t xml:space="preserve">. זה היה רק ג'ט-לג, הראשון </w:t>
      </w:r>
      <w:r w:rsidR="0012460B" w:rsidRPr="00022EA3">
        <w:rPr>
          <w:rFonts w:cs="Times New Roman" w:hint="eastAsia"/>
          <w:rtl/>
        </w:rPr>
        <w:t>ב</w:t>
      </w:r>
      <w:r w:rsidR="006F196E" w:rsidRPr="00022EA3">
        <w:rPr>
          <w:rFonts w:cs="Times New Roman" w:hint="eastAsia"/>
          <w:rtl/>
        </w:rPr>
        <w:t>חייו</w:t>
      </w:r>
      <w:r w:rsidR="007122EF">
        <w:rPr>
          <w:rFonts w:cs="Times New Roman" w:hint="cs"/>
          <w:rtl/>
        </w:rPr>
        <w:t xml:space="preserve">; </w:t>
      </w:r>
      <w:r w:rsidRPr="00022EA3">
        <w:rPr>
          <w:rFonts w:cs="Times New Roman" w:hint="eastAsia"/>
          <w:rtl/>
        </w:rPr>
        <w:t>הראש</w:t>
      </w:r>
      <w:r w:rsidRPr="00022EA3">
        <w:rPr>
          <w:rFonts w:cs="Times New Roman"/>
          <w:rtl/>
        </w:rPr>
        <w:t xml:space="preserve"> שלו </w:t>
      </w:r>
      <w:r w:rsidR="00E86D6C" w:rsidRPr="00022EA3">
        <w:rPr>
          <w:rFonts w:cs="Times New Roman" w:hint="eastAsia"/>
          <w:rtl/>
        </w:rPr>
        <w:t>שט</w:t>
      </w:r>
      <w:r w:rsidR="00E86D6C" w:rsidRPr="00022EA3">
        <w:rPr>
          <w:rFonts w:cs="Times New Roman"/>
          <w:rtl/>
        </w:rPr>
        <w:t xml:space="preserve"> באופן מוזר – ייתכן </w:t>
      </w:r>
      <w:r w:rsidR="00C35C44">
        <w:rPr>
          <w:rFonts w:cs="Times New Roman" w:hint="cs"/>
          <w:rtl/>
        </w:rPr>
        <w:t>ש</w:t>
      </w:r>
      <w:r w:rsidR="00E86D6C" w:rsidRPr="00022EA3">
        <w:rPr>
          <w:rFonts w:cs="Times New Roman"/>
          <w:rtl/>
        </w:rPr>
        <w:t>הדובונים שבלע לא היו מולטי</w:t>
      </w:r>
      <w:r w:rsidR="00C35C44">
        <w:rPr>
          <w:rFonts w:cs="Times New Roman" w:hint="cs"/>
          <w:rtl/>
        </w:rPr>
        <w:t>-</w:t>
      </w:r>
      <w:r w:rsidR="00E86D6C" w:rsidRPr="00022EA3">
        <w:rPr>
          <w:rFonts w:cs="Times New Roman"/>
          <w:rtl/>
        </w:rPr>
        <w:t>ויטמינים למרות</w:t>
      </w:r>
      <w:r w:rsidR="00483BB1">
        <w:rPr>
          <w:rFonts w:cs="Times New Roman"/>
          <w:rtl/>
        </w:rPr>
        <w:t xml:space="preserve"> הכול </w:t>
      </w:r>
      <w:r w:rsidR="0084522D" w:rsidRPr="00022EA3">
        <w:rPr>
          <w:rFonts w:cs="Times New Roman"/>
          <w:rtl/>
        </w:rPr>
        <w:t>–</w:t>
      </w:r>
      <w:r w:rsidRPr="00022EA3">
        <w:rPr>
          <w:rFonts w:cs="Times New Roman"/>
          <w:rtl/>
        </w:rPr>
        <w:t xml:space="preserve"> </w:t>
      </w:r>
      <w:r w:rsidR="00E51FBF" w:rsidRPr="00022EA3">
        <w:rPr>
          <w:rFonts w:cs="Times New Roman" w:hint="eastAsia"/>
          <w:rtl/>
        </w:rPr>
        <w:t>ואנשים</w:t>
      </w:r>
      <w:r w:rsidR="00EA6267" w:rsidRPr="00022EA3">
        <w:rPr>
          <w:rFonts w:cs="Times New Roman"/>
          <w:rtl/>
        </w:rPr>
        <w:t xml:space="preserve"> רבים</w:t>
      </w:r>
      <w:r w:rsidR="0031383C" w:rsidRPr="00022EA3">
        <w:rPr>
          <w:rFonts w:cs="Times New Roman"/>
          <w:rtl/>
        </w:rPr>
        <w:t xml:space="preserve"> </w:t>
      </w:r>
      <w:r w:rsidR="002045CB">
        <w:rPr>
          <w:rFonts w:cs="Times New Roman" w:hint="cs"/>
          <w:rtl/>
        </w:rPr>
        <w:t>נ</w:t>
      </w:r>
      <w:r w:rsidR="00813DEF" w:rsidRPr="00813DEF">
        <w:rPr>
          <w:rFonts w:cs="Times New Roman"/>
          <w:rtl/>
        </w:rPr>
        <w:t>וספ</w:t>
      </w:r>
      <w:r w:rsidR="002045CB">
        <w:rPr>
          <w:rFonts w:cs="Times New Roman" w:hint="cs"/>
          <w:rtl/>
        </w:rPr>
        <w:t>ים</w:t>
      </w:r>
      <w:r w:rsidR="00813DEF" w:rsidRPr="00813DEF">
        <w:rPr>
          <w:rFonts w:cs="Times New Roman"/>
          <w:rtl/>
        </w:rPr>
        <w:t xml:space="preserve"> </w:t>
      </w:r>
      <w:r w:rsidR="0031383C" w:rsidRPr="00022EA3">
        <w:rPr>
          <w:rFonts w:cs="Times New Roman"/>
          <w:rtl/>
        </w:rPr>
        <w:t>קרבו אליו</w:t>
      </w:r>
      <w:r w:rsidR="00E51FBF" w:rsidRPr="00022EA3">
        <w:rPr>
          <w:rFonts w:cs="Times New Roman"/>
          <w:rtl/>
        </w:rPr>
        <w:t>,</w:t>
      </w:r>
      <w:r w:rsidR="0012460B" w:rsidRPr="00022EA3">
        <w:rPr>
          <w:rFonts w:cs="Times New Roman"/>
          <w:rtl/>
        </w:rPr>
        <w:t xml:space="preserve"> קדו קידות,</w:t>
      </w:r>
      <w:r w:rsidR="00E51FBF" w:rsidRPr="00022EA3">
        <w:rPr>
          <w:rFonts w:cs="Times New Roman"/>
          <w:rtl/>
        </w:rPr>
        <w:t xml:space="preserve"> ליטפו את </w:t>
      </w:r>
      <w:r w:rsidR="003B2198">
        <w:rPr>
          <w:rFonts w:cs="Times New Roman"/>
          <w:rtl/>
        </w:rPr>
        <w:t>שערו</w:t>
      </w:r>
      <w:r w:rsidR="0031383C" w:rsidRPr="00022EA3">
        <w:rPr>
          <w:rFonts w:cs="Times New Roman"/>
          <w:rtl/>
        </w:rPr>
        <w:t xml:space="preserve">, </w:t>
      </w:r>
      <w:r w:rsidR="007122EF">
        <w:rPr>
          <w:rFonts w:cs="Times New Roman" w:hint="cs"/>
          <w:rtl/>
        </w:rPr>
        <w:t>ה</w:t>
      </w:r>
      <w:r w:rsidR="0031383C" w:rsidRPr="00022EA3">
        <w:rPr>
          <w:rFonts w:cs="Times New Roman" w:hint="eastAsia"/>
          <w:rtl/>
        </w:rPr>
        <w:t>בוקר</w:t>
      </w:r>
      <w:r w:rsidR="0031383C" w:rsidRPr="00022EA3">
        <w:rPr>
          <w:rFonts w:cs="Times New Roman"/>
          <w:rtl/>
        </w:rPr>
        <w:t xml:space="preserve"> </w:t>
      </w:r>
      <w:r w:rsidR="007122EF">
        <w:rPr>
          <w:rFonts w:cs="Times New Roman" w:hint="cs"/>
          <w:rtl/>
        </w:rPr>
        <w:t xml:space="preserve">הזה היה </w:t>
      </w:r>
      <w:r w:rsidR="0031383C" w:rsidRPr="00022EA3">
        <w:rPr>
          <w:rFonts w:cs="Times New Roman" w:hint="eastAsia"/>
          <w:rtl/>
        </w:rPr>
        <w:t>חשוך</w:t>
      </w:r>
      <w:r w:rsidR="00352290">
        <w:rPr>
          <w:rFonts w:cs="Times New Roman"/>
          <w:rtl/>
        </w:rPr>
        <w:t xml:space="preserve"> מאוד.</w:t>
      </w:r>
      <w:r w:rsidR="006429B3">
        <w:rPr>
          <w:rFonts w:cs="Times New Roman" w:hint="cs"/>
          <w:rtl/>
        </w:rPr>
        <w:t xml:space="preserve"> ה</w:t>
      </w:r>
      <w:r w:rsidR="00813DEF" w:rsidRPr="00813DEF">
        <w:rPr>
          <w:rFonts w:cs="Times New Roman"/>
          <w:rtl/>
        </w:rPr>
        <w:t xml:space="preserve">יו </w:t>
      </w:r>
      <w:r w:rsidR="00813DEF">
        <w:rPr>
          <w:rFonts w:cs="Times New Roman" w:hint="cs"/>
          <w:rtl/>
        </w:rPr>
        <w:t>ש</w:t>
      </w:r>
      <w:r w:rsidR="006604D3" w:rsidRPr="006604D3">
        <w:rPr>
          <w:rFonts w:cs="Times New Roman"/>
          <w:rtl/>
        </w:rPr>
        <w:t>העזו ו</w:t>
      </w:r>
      <w:r w:rsidR="0031383C" w:rsidRPr="00022EA3">
        <w:rPr>
          <w:rFonts w:cs="Times New Roman" w:hint="eastAsia"/>
          <w:rtl/>
        </w:rPr>
        <w:t>מיששו</w:t>
      </w:r>
      <w:r w:rsidR="0031383C" w:rsidRPr="00022EA3">
        <w:rPr>
          <w:rFonts w:cs="Times New Roman"/>
          <w:rtl/>
        </w:rPr>
        <w:t xml:space="preserve"> </w:t>
      </w:r>
      <w:r w:rsidR="0031383C" w:rsidRPr="00022EA3">
        <w:rPr>
          <w:rFonts w:cs="Times New Roman" w:hint="eastAsia"/>
          <w:rtl/>
        </w:rPr>
        <w:t>את</w:t>
      </w:r>
      <w:r w:rsidR="0031383C" w:rsidRPr="00022EA3">
        <w:rPr>
          <w:rFonts w:cs="Times New Roman"/>
          <w:rtl/>
        </w:rPr>
        <w:t xml:space="preserve"> </w:t>
      </w:r>
      <w:r w:rsidR="0031383C" w:rsidRPr="00022EA3">
        <w:rPr>
          <w:rFonts w:cs="Times New Roman" w:hint="eastAsia"/>
          <w:rtl/>
        </w:rPr>
        <w:t>פניו</w:t>
      </w:r>
      <w:r w:rsidR="0031383C" w:rsidRPr="00022EA3">
        <w:rPr>
          <w:rFonts w:cs="Times New Roman"/>
          <w:rtl/>
        </w:rPr>
        <w:t>,</w:t>
      </w:r>
      <w:r w:rsidR="0084522D" w:rsidRPr="00022EA3">
        <w:rPr>
          <w:rFonts w:cs="Times New Roman"/>
          <w:rtl/>
        </w:rPr>
        <w:t xml:space="preserve"> </w:t>
      </w:r>
      <w:r w:rsidR="00813DEF">
        <w:rPr>
          <w:rFonts w:cs="Times New Roman" w:hint="cs"/>
          <w:rtl/>
        </w:rPr>
        <w:t>ו</w:t>
      </w:r>
      <w:r w:rsidR="009C744F" w:rsidRPr="00022EA3">
        <w:rPr>
          <w:rFonts w:hint="eastAsia"/>
          <w:rtl/>
        </w:rPr>
        <w:t>הוא</w:t>
      </w:r>
      <w:r w:rsidR="009C744F" w:rsidRPr="00022EA3">
        <w:rPr>
          <w:rtl/>
        </w:rPr>
        <w:t xml:space="preserve"> </w:t>
      </w:r>
      <w:r w:rsidR="009C744F" w:rsidRPr="00022EA3">
        <w:rPr>
          <w:rFonts w:hint="eastAsia"/>
          <w:rtl/>
        </w:rPr>
        <w:t>הסמיק</w:t>
      </w:r>
      <w:r w:rsidR="009C744F" w:rsidRPr="00022EA3">
        <w:rPr>
          <w:rtl/>
        </w:rPr>
        <w:t xml:space="preserve">, </w:t>
      </w:r>
      <w:r w:rsidR="009C744F" w:rsidRPr="00022EA3">
        <w:rPr>
          <w:rFonts w:hint="eastAsia"/>
          <w:rtl/>
        </w:rPr>
        <w:t>מודע</w:t>
      </w:r>
      <w:r w:rsidR="00C90C6C">
        <w:rPr>
          <w:rtl/>
        </w:rPr>
        <w:t xml:space="preserve"> מאוד </w:t>
      </w:r>
      <w:r w:rsidR="009C744F" w:rsidRPr="00022EA3">
        <w:rPr>
          <w:rFonts w:hint="eastAsia"/>
          <w:rtl/>
        </w:rPr>
        <w:t>למראהו</w:t>
      </w:r>
      <w:r w:rsidR="009C744F" w:rsidRPr="00022EA3">
        <w:rPr>
          <w:rtl/>
        </w:rPr>
        <w:t xml:space="preserve"> </w:t>
      </w:r>
      <w:r w:rsidR="009C744F" w:rsidRPr="00022EA3">
        <w:rPr>
          <w:rFonts w:hint="eastAsia"/>
          <w:rtl/>
        </w:rPr>
        <w:t>הבולט</w:t>
      </w:r>
      <w:r w:rsidR="006429B3">
        <w:rPr>
          <w:rFonts w:hint="cs"/>
          <w:rtl/>
        </w:rPr>
        <w:t xml:space="preserve"> </w:t>
      </w:r>
      <w:r w:rsidR="009C744F" w:rsidRPr="00022EA3">
        <w:rPr>
          <w:rFonts w:hint="eastAsia"/>
          <w:rtl/>
        </w:rPr>
        <w:t>בפארק</w:t>
      </w:r>
      <w:r w:rsidR="009C744F" w:rsidRPr="00022EA3">
        <w:rPr>
          <w:rtl/>
        </w:rPr>
        <w:t xml:space="preserve"> </w:t>
      </w:r>
      <w:r w:rsidR="009C744F" w:rsidRPr="00022EA3">
        <w:rPr>
          <w:rFonts w:hint="eastAsia"/>
          <w:rtl/>
        </w:rPr>
        <w:t>הצפוף</w:t>
      </w:r>
      <w:r w:rsidR="00813DEF">
        <w:rPr>
          <w:rFonts w:hint="cs"/>
          <w:rtl/>
        </w:rPr>
        <w:t>.</w:t>
      </w:r>
      <w:r w:rsidR="009C744F" w:rsidRPr="00022EA3">
        <w:rPr>
          <w:rFonts w:cs="Times New Roman"/>
          <w:rtl/>
        </w:rPr>
        <w:t xml:space="preserve"> </w:t>
      </w:r>
      <w:r w:rsidR="00954782">
        <w:rPr>
          <w:rFonts w:cs="Times New Roman" w:hint="cs"/>
          <w:rtl/>
        </w:rPr>
        <w:t>[</w:t>
      </w:r>
      <w:r w:rsidR="009C744F" w:rsidRPr="00022EA3">
        <w:rPr>
          <w:rFonts w:cs="Times New Roman"/>
          <w:rtl/>
        </w:rPr>
        <w:t>אבל חשש שלו ירכין את ראשו הליטופים והצחקוקים יבהילו אותו עוד יותר,</w:t>
      </w:r>
      <w:r w:rsidR="00954782">
        <w:rPr>
          <w:rFonts w:cs="Times New Roman" w:hint="cs"/>
          <w:rtl/>
        </w:rPr>
        <w:t>]</w:t>
      </w:r>
      <w:r w:rsidR="009C744F" w:rsidRPr="00022EA3">
        <w:rPr>
          <w:rFonts w:cs="Times New Roman"/>
          <w:rtl/>
        </w:rPr>
        <w:t xml:space="preserve"> הם הטילו תשורות קטנות בחיקו ו</w:t>
      </w:r>
      <w:r w:rsidR="00591E5B" w:rsidRPr="00022EA3">
        <w:rPr>
          <w:rFonts w:cs="Times New Roman" w:hint="eastAsia"/>
          <w:rtl/>
        </w:rPr>
        <w:t>הוא</w:t>
      </w:r>
      <w:r w:rsidR="00591E5B" w:rsidRPr="00022EA3">
        <w:rPr>
          <w:rFonts w:cs="Times New Roman"/>
          <w:rtl/>
        </w:rPr>
        <w:t xml:space="preserve"> מלמל תודה – </w:t>
      </w:r>
      <w:r w:rsidR="00C770C2">
        <w:rPr>
          <w:rFonts w:cs="Times New Roman" w:hint="cs"/>
          <w:rtl/>
        </w:rPr>
        <w:t>אחרי שמו</w:t>
      </w:r>
      <w:r w:rsidR="006604D3">
        <w:rPr>
          <w:rFonts w:cs="Times New Roman" w:hint="cs"/>
          <w:rtl/>
        </w:rPr>
        <w:t>,</w:t>
      </w:r>
      <w:r w:rsidR="00C770C2">
        <w:rPr>
          <w:rFonts w:cs="Times New Roman" w:hint="cs"/>
          <w:rtl/>
        </w:rPr>
        <w:t xml:space="preserve"> זאת </w:t>
      </w:r>
      <w:r w:rsidR="001C5A04">
        <w:rPr>
          <w:rFonts w:cs="Times New Roman" w:hint="cs"/>
          <w:rtl/>
        </w:rPr>
        <w:t>הייתה</w:t>
      </w:r>
      <w:r w:rsidR="00C770C2">
        <w:rPr>
          <w:rFonts w:cs="Times New Roman" w:hint="cs"/>
          <w:rtl/>
        </w:rPr>
        <w:t xml:space="preserve"> </w:t>
      </w:r>
      <w:r w:rsidR="00591E5B" w:rsidRPr="00022EA3">
        <w:rPr>
          <w:rFonts w:cs="Times New Roman"/>
          <w:rtl/>
        </w:rPr>
        <w:t xml:space="preserve">המילה הראשונה שלמד ביפנית. </w:t>
      </w:r>
    </w:p>
    <w:p w14:paraId="66056C6F" w14:textId="7579E906" w:rsidR="00F070C8" w:rsidRDefault="00C770C2" w:rsidP="00946685">
      <w:pPr>
        <w:rPr>
          <w:rFonts w:cs="Times New Roman"/>
          <w:rtl/>
        </w:rPr>
      </w:pPr>
      <w:r>
        <w:rPr>
          <w:rFonts w:cs="Times New Roman" w:hint="cs"/>
          <w:rtl/>
        </w:rPr>
        <w:t xml:space="preserve"> </w:t>
      </w:r>
      <w:r w:rsidR="00F070C8">
        <w:rPr>
          <w:rFonts w:cs="Times New Roman" w:hint="cs"/>
          <w:rtl/>
        </w:rPr>
        <w:t>[</w:t>
      </w:r>
    </w:p>
    <w:p w14:paraId="0D507B13" w14:textId="27ED5090" w:rsidR="006F3B3D" w:rsidRPr="006F3B3D" w:rsidRDefault="006F3B3D" w:rsidP="00946685">
      <w:pPr>
        <w:rPr>
          <w:rFonts w:cs="Times New Roman"/>
          <w:rtl/>
        </w:rPr>
      </w:pPr>
      <w:r w:rsidRPr="006F3B3D">
        <w:rPr>
          <w:rFonts w:cs="Times New Roman"/>
        </w:rPr>
        <w:t>Hanabi (</w:t>
      </w:r>
      <w:r w:rsidRPr="006F3B3D">
        <w:rPr>
          <w:rFonts w:ascii="MS Mincho" w:eastAsia="MS Mincho" w:hAnsi="MS Mincho" w:cs="MS Mincho" w:hint="eastAsia"/>
        </w:rPr>
        <w:t>花火</w:t>
      </w:r>
      <w:r w:rsidRPr="006F3B3D">
        <w:rPr>
          <w:rFonts w:cs="Times New Roman"/>
        </w:rPr>
        <w:t>), the Japanese word for fireworks</w:t>
      </w:r>
    </w:p>
    <w:p w14:paraId="0EAED644" w14:textId="633F6E53" w:rsidR="00F070C8" w:rsidRDefault="00EE3076" w:rsidP="00946685">
      <w:pPr>
        <w:rPr>
          <w:rFonts w:cs="Times New Roman"/>
          <w:rtl/>
        </w:rPr>
      </w:pPr>
      <w:hyperlink r:id="rId140" w:history="1">
        <w:r w:rsidR="00F070C8" w:rsidRPr="000A318D">
          <w:rPr>
            <w:rStyle w:val="Hyperlink"/>
            <w:rFonts w:cs="Times New Roman"/>
          </w:rPr>
          <w:t>https://community.babycenter.com/post/a47549530/japanese-german_boy_name</w:t>
        </w:r>
      </w:hyperlink>
    </w:p>
    <w:p w14:paraId="5DA0A2B3" w14:textId="4180CDDE" w:rsidR="00F070C8" w:rsidRDefault="00EE3076" w:rsidP="00946685">
      <w:pPr>
        <w:rPr>
          <w:rFonts w:cs="Times New Roman"/>
          <w:rtl/>
        </w:rPr>
      </w:pPr>
      <w:hyperlink r:id="rId141" w:history="1">
        <w:r w:rsidR="00F070C8" w:rsidRPr="000A318D">
          <w:rPr>
            <w:rStyle w:val="Hyperlink"/>
            <w:rFonts w:cs="Times New Roman"/>
          </w:rPr>
          <w:t>https://www.japantimes.co.jp/community/2014/10/20/issues/bicultural-japanese-baby-names-can-double-trouble</w:t>
        </w:r>
        <w:r w:rsidR="00F070C8" w:rsidRPr="000A318D">
          <w:rPr>
            <w:rStyle w:val="Hyperlink"/>
            <w:rFonts w:cs="Times New Roman"/>
            <w:rtl/>
          </w:rPr>
          <w:t>/</w:t>
        </w:r>
      </w:hyperlink>
    </w:p>
    <w:p w14:paraId="6C6F8285" w14:textId="0CEF1112" w:rsidR="00F070C8" w:rsidRDefault="00F070C8" w:rsidP="00946685">
      <w:pPr>
        <w:rPr>
          <w:rFonts w:cs="Times New Roman"/>
          <w:rtl/>
        </w:rPr>
      </w:pPr>
      <w:r>
        <w:rPr>
          <w:rFonts w:cs="Times New Roman" w:hint="cs"/>
          <w:rtl/>
        </w:rPr>
        <w:t>]</w:t>
      </w:r>
    </w:p>
    <w:p w14:paraId="3112353D" w14:textId="5606CC6B" w:rsidR="00C563BE" w:rsidRDefault="00C563BE" w:rsidP="00C563BE">
      <w:pPr>
        <w:rPr>
          <w:rtl/>
        </w:rPr>
      </w:pPr>
      <w:r>
        <w:rPr>
          <w:rFonts w:cs="Times New Roman"/>
          <w:rtl/>
        </w:rPr>
        <w:t>"מה עם ברונו?" סאקורה שאלה בזמן ההפסקה במופע, כשאנשים רבים החלו נוהרים אל דוכני האוכל והמזכרות</w:t>
      </w:r>
      <w:r w:rsidR="00841ACE">
        <w:rPr>
          <w:rFonts w:cs="Times New Roman"/>
          <w:rtl/>
        </w:rPr>
        <w:t>.</w:t>
      </w:r>
    </w:p>
    <w:p w14:paraId="2291296C" w14:textId="77777777" w:rsidR="00C563BE" w:rsidRDefault="00C563BE" w:rsidP="00C563BE">
      <w:pPr>
        <w:rPr>
          <w:rtl/>
        </w:rPr>
      </w:pPr>
      <w:r>
        <w:rPr>
          <w:rFonts w:cs="Times New Roman"/>
          <w:rtl/>
        </w:rPr>
        <w:lastRenderedPageBreak/>
        <w:t>הוא נענע בראשו.</w:t>
      </w:r>
    </w:p>
    <w:p w14:paraId="1C31F3A3" w14:textId="77777777" w:rsidR="00C563BE" w:rsidRDefault="00C563BE" w:rsidP="00C563BE">
      <w:pPr>
        <w:rPr>
          <w:rFonts w:cs="Times New Roman"/>
          <w:rtl/>
        </w:rPr>
      </w:pPr>
      <w:r>
        <w:rPr>
          <w:rFonts w:cs="Times New Roman"/>
          <w:rtl/>
        </w:rPr>
        <w:t>"והמבחן?" וכשאלכס לא הבין את כוונתה הבהירה – "המבחן לנבחרת."</w:t>
      </w:r>
    </w:p>
    <w:p w14:paraId="34C154A2" w14:textId="1076D0F9" w:rsidR="00E51FBF" w:rsidRPr="00E67C1F" w:rsidRDefault="00E51FBF" w:rsidP="00C563BE">
      <w:pPr>
        <w:rPr>
          <w:rtl/>
        </w:rPr>
      </w:pPr>
      <w:r w:rsidRPr="00E67C1F">
        <w:rPr>
          <w:rtl/>
        </w:rPr>
        <w:t xml:space="preserve">"אה.. נפצעתי </w:t>
      </w:r>
      <w:r w:rsidR="00590709" w:rsidRPr="00E67C1F">
        <w:rPr>
          <w:rFonts w:hint="eastAsia"/>
          <w:rtl/>
        </w:rPr>
        <w:t>קשה</w:t>
      </w:r>
      <w:r w:rsidR="00590709" w:rsidRPr="00E67C1F">
        <w:rPr>
          <w:rtl/>
        </w:rPr>
        <w:t xml:space="preserve"> מדי </w:t>
      </w:r>
      <w:r w:rsidRPr="00E67C1F">
        <w:rPr>
          <w:rFonts w:hint="eastAsia"/>
          <w:rtl/>
        </w:rPr>
        <w:t>במחנה</w:t>
      </w:r>
      <w:r w:rsidRPr="00E67C1F">
        <w:rPr>
          <w:rtl/>
        </w:rPr>
        <w:t xml:space="preserve"> </w:t>
      </w:r>
      <w:r w:rsidR="00590709" w:rsidRPr="00E67C1F">
        <w:rPr>
          <w:rFonts w:hint="eastAsia"/>
          <w:rtl/>
        </w:rPr>
        <w:t>ה</w:t>
      </w:r>
      <w:r w:rsidRPr="00E67C1F">
        <w:rPr>
          <w:rFonts w:hint="eastAsia"/>
          <w:rtl/>
        </w:rPr>
        <w:t>אימונים</w:t>
      </w:r>
      <w:r w:rsidRPr="00E67C1F">
        <w:rPr>
          <w:rtl/>
        </w:rPr>
        <w:t xml:space="preserve">, </w:t>
      </w:r>
      <w:r w:rsidRPr="00E67C1F">
        <w:rPr>
          <w:rFonts w:hint="eastAsia"/>
          <w:rtl/>
        </w:rPr>
        <w:t>לא</w:t>
      </w:r>
      <w:r w:rsidRPr="00E67C1F">
        <w:rPr>
          <w:rtl/>
        </w:rPr>
        <w:t xml:space="preserve"> </w:t>
      </w:r>
      <w:r w:rsidRPr="00E67C1F">
        <w:rPr>
          <w:rFonts w:hint="eastAsia"/>
          <w:rtl/>
        </w:rPr>
        <w:t>יכולתי</w:t>
      </w:r>
      <w:r w:rsidRPr="00E67C1F">
        <w:rPr>
          <w:rtl/>
        </w:rPr>
        <w:t xml:space="preserve"> </w:t>
      </w:r>
      <w:r w:rsidRPr="00E67C1F">
        <w:rPr>
          <w:rFonts w:hint="eastAsia"/>
          <w:rtl/>
        </w:rPr>
        <w:t>לעשות</w:t>
      </w:r>
      <w:r w:rsidRPr="00E67C1F">
        <w:rPr>
          <w:rtl/>
        </w:rPr>
        <w:t xml:space="preserve"> </w:t>
      </w:r>
      <w:r w:rsidRPr="00E67C1F">
        <w:rPr>
          <w:rFonts w:hint="eastAsia"/>
          <w:rtl/>
        </w:rPr>
        <w:t>אותו</w:t>
      </w:r>
      <w:r w:rsidRPr="00E67C1F">
        <w:rPr>
          <w:rtl/>
        </w:rPr>
        <w:t>."</w:t>
      </w:r>
    </w:p>
    <w:p w14:paraId="5E1CE0A8" w14:textId="4FF1EEA7" w:rsidR="00C563BE" w:rsidRDefault="00946685" w:rsidP="00C563BE">
      <w:pPr>
        <w:rPr>
          <w:rFonts w:cs="Times New Roman"/>
          <w:rtl/>
        </w:rPr>
      </w:pPr>
      <w:r w:rsidRPr="00E67C1F">
        <w:rPr>
          <w:rFonts w:hint="eastAsia"/>
          <w:rtl/>
        </w:rPr>
        <w:t>סאקורה</w:t>
      </w:r>
      <w:r w:rsidRPr="00E67C1F">
        <w:rPr>
          <w:rtl/>
        </w:rPr>
        <w:t xml:space="preserve"> </w:t>
      </w:r>
      <w:r w:rsidRPr="00E67C1F">
        <w:rPr>
          <w:rFonts w:hint="eastAsia"/>
          <w:rtl/>
        </w:rPr>
        <w:t>הקודמת</w:t>
      </w:r>
      <w:r w:rsidRPr="00E67C1F">
        <w:rPr>
          <w:rtl/>
        </w:rPr>
        <w:t xml:space="preserve"> </w:t>
      </w:r>
      <w:r w:rsidR="001C5A04">
        <w:rPr>
          <w:rFonts w:hint="eastAsia"/>
          <w:rtl/>
        </w:rPr>
        <w:t>הייתה</w:t>
      </w:r>
      <w:r w:rsidR="00E51FBF" w:rsidRPr="00E67C1F">
        <w:rPr>
          <w:rtl/>
        </w:rPr>
        <w:t xml:space="preserve"> </w:t>
      </w:r>
      <w:r w:rsidRPr="00E67C1F">
        <w:rPr>
          <w:rFonts w:hint="eastAsia"/>
          <w:rtl/>
        </w:rPr>
        <w:t>מ</w:t>
      </w:r>
      <w:r w:rsidR="00E51FBF" w:rsidRPr="00E67C1F">
        <w:rPr>
          <w:rFonts w:hint="eastAsia"/>
          <w:rtl/>
        </w:rPr>
        <w:t>נסח</w:t>
      </w:r>
      <w:r w:rsidRPr="00E67C1F">
        <w:rPr>
          <w:rFonts w:hint="eastAsia"/>
          <w:rtl/>
        </w:rPr>
        <w:t>ת</w:t>
      </w:r>
      <w:r w:rsidR="00E51FBF" w:rsidRPr="00E67C1F">
        <w:rPr>
          <w:rtl/>
        </w:rPr>
        <w:t xml:space="preserve"> </w:t>
      </w:r>
      <w:r w:rsidR="006429B3">
        <w:rPr>
          <w:rFonts w:hint="cs"/>
          <w:rtl/>
        </w:rPr>
        <w:t>מי</w:t>
      </w:r>
      <w:r w:rsidR="006604D3">
        <w:rPr>
          <w:rFonts w:hint="cs"/>
          <w:rtl/>
        </w:rPr>
        <w:t>י</w:t>
      </w:r>
      <w:r w:rsidR="006429B3">
        <w:rPr>
          <w:rFonts w:hint="cs"/>
          <w:rtl/>
        </w:rPr>
        <w:t xml:space="preserve">ד </w:t>
      </w:r>
      <w:r w:rsidR="00E51FBF" w:rsidRPr="00E67C1F">
        <w:rPr>
          <w:rtl/>
        </w:rPr>
        <w:t xml:space="preserve">את מידת האידיוטיות </w:t>
      </w:r>
      <w:r w:rsidRPr="00E67C1F">
        <w:rPr>
          <w:rFonts w:hint="eastAsia"/>
          <w:rtl/>
        </w:rPr>
        <w:t>ה</w:t>
      </w:r>
      <w:r w:rsidR="00B833EF">
        <w:rPr>
          <w:rFonts w:hint="eastAsia"/>
          <w:rtl/>
        </w:rPr>
        <w:t>מדויק</w:t>
      </w:r>
      <w:r w:rsidRPr="00E67C1F">
        <w:rPr>
          <w:rFonts w:hint="eastAsia"/>
          <w:rtl/>
        </w:rPr>
        <w:t>ת</w:t>
      </w:r>
      <w:r w:rsidRPr="00E67C1F">
        <w:rPr>
          <w:rtl/>
        </w:rPr>
        <w:t xml:space="preserve"> </w:t>
      </w:r>
      <w:r w:rsidR="00813DEF">
        <w:rPr>
          <w:rFonts w:hint="cs"/>
          <w:rtl/>
        </w:rPr>
        <w:t>ה</w:t>
      </w:r>
      <w:r w:rsidR="00E51FBF" w:rsidRPr="00E67C1F">
        <w:rPr>
          <w:rFonts w:hint="eastAsia"/>
          <w:rtl/>
        </w:rPr>
        <w:t>נדרש</w:t>
      </w:r>
      <w:r w:rsidR="006429B3">
        <w:rPr>
          <w:rFonts w:hint="cs"/>
          <w:rtl/>
        </w:rPr>
        <w:t>ת</w:t>
      </w:r>
      <w:r w:rsidR="00E51FBF" w:rsidRPr="00E67C1F">
        <w:rPr>
          <w:rtl/>
        </w:rPr>
        <w:t xml:space="preserve"> </w:t>
      </w:r>
      <w:r w:rsidR="006429B3">
        <w:rPr>
          <w:rFonts w:hint="cs"/>
          <w:rtl/>
        </w:rPr>
        <w:t>מ</w:t>
      </w:r>
      <w:r w:rsidR="00E51FBF" w:rsidRPr="00E67C1F">
        <w:rPr>
          <w:rFonts w:hint="eastAsia"/>
          <w:rtl/>
        </w:rPr>
        <w:t>אדם</w:t>
      </w:r>
      <w:r w:rsidR="00E51FBF" w:rsidRPr="00E67C1F">
        <w:rPr>
          <w:rtl/>
        </w:rPr>
        <w:t xml:space="preserve"> </w:t>
      </w:r>
      <w:r w:rsidR="006429B3">
        <w:rPr>
          <w:rFonts w:hint="cs"/>
          <w:rtl/>
        </w:rPr>
        <w:t>כדי</w:t>
      </w:r>
      <w:r w:rsidR="00E51FBF" w:rsidRPr="00E67C1F">
        <w:rPr>
          <w:rtl/>
        </w:rPr>
        <w:t xml:space="preserve"> </w:t>
      </w:r>
      <w:r w:rsidR="00E51FBF" w:rsidRPr="00E67C1F">
        <w:rPr>
          <w:rFonts w:hint="eastAsia"/>
          <w:rtl/>
        </w:rPr>
        <w:t>לענות</w:t>
      </w:r>
      <w:r w:rsidR="00E51FBF" w:rsidRPr="00E67C1F">
        <w:rPr>
          <w:rtl/>
        </w:rPr>
        <w:t xml:space="preserve"> </w:t>
      </w:r>
      <w:r w:rsidR="00E51FBF" w:rsidRPr="00E67C1F">
        <w:rPr>
          <w:rFonts w:hint="eastAsia"/>
          <w:rtl/>
        </w:rPr>
        <w:t>את</w:t>
      </w:r>
      <w:r w:rsidR="00E51FBF" w:rsidRPr="00E67C1F">
        <w:rPr>
          <w:rtl/>
        </w:rPr>
        <w:t xml:space="preserve"> </w:t>
      </w:r>
      <w:r w:rsidR="00E51FBF" w:rsidRPr="00E67C1F">
        <w:rPr>
          <w:rFonts w:hint="eastAsia"/>
          <w:rtl/>
        </w:rPr>
        <w:t>עצמו</w:t>
      </w:r>
      <w:r w:rsidR="00E51FBF" w:rsidRPr="00E67C1F">
        <w:rPr>
          <w:rtl/>
        </w:rPr>
        <w:t xml:space="preserve"> </w:t>
      </w:r>
      <w:r w:rsidR="00E51FBF" w:rsidRPr="00E67C1F">
        <w:rPr>
          <w:rFonts w:hint="eastAsia"/>
          <w:rtl/>
        </w:rPr>
        <w:t>במחנה</w:t>
      </w:r>
      <w:r w:rsidR="00E51FBF" w:rsidRPr="00E67C1F">
        <w:rPr>
          <w:rtl/>
        </w:rPr>
        <w:t xml:space="preserve"> </w:t>
      </w:r>
      <w:r w:rsidR="00E51FBF" w:rsidRPr="00E67C1F">
        <w:rPr>
          <w:rFonts w:hint="eastAsia"/>
          <w:rtl/>
        </w:rPr>
        <w:t>אימונים</w:t>
      </w:r>
      <w:r w:rsidR="00E51FBF" w:rsidRPr="00E67C1F">
        <w:rPr>
          <w:rtl/>
        </w:rPr>
        <w:t xml:space="preserve"> </w:t>
      </w:r>
      <w:r w:rsidR="00E51FBF" w:rsidRPr="00E67C1F">
        <w:rPr>
          <w:rFonts w:hint="eastAsia"/>
          <w:rtl/>
        </w:rPr>
        <w:t>ולא</w:t>
      </w:r>
      <w:r w:rsidR="00E51FBF" w:rsidRPr="00E67C1F">
        <w:rPr>
          <w:rtl/>
        </w:rPr>
        <w:t xml:space="preserve"> </w:t>
      </w:r>
      <w:r w:rsidR="00E51FBF" w:rsidRPr="00E67C1F">
        <w:rPr>
          <w:rFonts w:hint="eastAsia"/>
          <w:rtl/>
        </w:rPr>
        <w:t>להיבחן</w:t>
      </w:r>
      <w:r w:rsidR="00590709" w:rsidRPr="00E67C1F">
        <w:rPr>
          <w:rtl/>
        </w:rPr>
        <w:t xml:space="preserve"> בסו</w:t>
      </w:r>
      <w:r w:rsidR="00D75DD2" w:rsidRPr="00E67C1F">
        <w:rPr>
          <w:rFonts w:hint="eastAsia"/>
          <w:rtl/>
        </w:rPr>
        <w:t>פו</w:t>
      </w:r>
      <w:r w:rsidR="006429B3">
        <w:rPr>
          <w:rFonts w:hint="cs"/>
          <w:rtl/>
        </w:rPr>
        <w:t>.</w:t>
      </w:r>
      <w:r w:rsidR="00E51FBF" w:rsidRPr="00E67C1F">
        <w:rPr>
          <w:rtl/>
        </w:rPr>
        <w:t xml:space="preserve"> אבל </w:t>
      </w:r>
      <w:r w:rsidR="00813DEF" w:rsidRPr="00813DEF">
        <w:rPr>
          <w:rFonts w:cs="Times New Roman"/>
          <w:rtl/>
        </w:rPr>
        <w:t xml:space="preserve">סאקורה </w:t>
      </w:r>
      <w:r w:rsidR="006604D3">
        <w:rPr>
          <w:rFonts w:cs="Times New Roman" w:hint="cs"/>
          <w:rtl/>
        </w:rPr>
        <w:t>ה</w:t>
      </w:r>
      <w:r w:rsidRPr="00E67C1F">
        <w:rPr>
          <w:rFonts w:hint="eastAsia"/>
          <w:rtl/>
        </w:rPr>
        <w:t>זאת</w:t>
      </w:r>
      <w:r w:rsidRPr="00E67C1F">
        <w:rPr>
          <w:rtl/>
        </w:rPr>
        <w:t xml:space="preserve"> </w:t>
      </w:r>
      <w:r w:rsidR="001C5A04">
        <w:rPr>
          <w:rFonts w:hint="eastAsia"/>
          <w:rtl/>
        </w:rPr>
        <w:t>הייתה</w:t>
      </w:r>
      <w:r w:rsidRPr="00E67C1F">
        <w:rPr>
          <w:rtl/>
        </w:rPr>
        <w:t xml:space="preserve"> </w:t>
      </w:r>
      <w:r w:rsidRPr="00E67C1F">
        <w:rPr>
          <w:rFonts w:hint="eastAsia"/>
          <w:rtl/>
        </w:rPr>
        <w:t>סאקורה</w:t>
      </w:r>
      <w:r w:rsidRPr="00E67C1F">
        <w:rPr>
          <w:rtl/>
        </w:rPr>
        <w:t xml:space="preserve"> </w:t>
      </w:r>
      <w:r w:rsidRPr="00E67C1F">
        <w:rPr>
          <w:rFonts w:hint="eastAsia"/>
          <w:rtl/>
        </w:rPr>
        <w:t>אחרת</w:t>
      </w:r>
      <w:r w:rsidR="006604D3" w:rsidRPr="006604D3">
        <w:rPr>
          <w:rFonts w:cs="Times New Roman"/>
          <w:rtl/>
        </w:rPr>
        <w:t>, חדשה</w:t>
      </w:r>
      <w:r w:rsidR="00E51FBF" w:rsidRPr="00E67C1F">
        <w:rPr>
          <w:rtl/>
        </w:rPr>
        <w:t xml:space="preserve">. </w:t>
      </w:r>
      <w:r w:rsidRPr="00E67C1F">
        <w:rPr>
          <w:rFonts w:hint="eastAsia"/>
          <w:rtl/>
        </w:rPr>
        <w:t>לאחר</w:t>
      </w:r>
      <w:r w:rsidRPr="00E67C1F">
        <w:rPr>
          <w:rtl/>
        </w:rPr>
        <w:t xml:space="preserve"> ימים ספורים ב</w:t>
      </w:r>
      <w:r w:rsidR="006604D3" w:rsidRPr="006604D3">
        <w:rPr>
          <w:rFonts w:cs="Times New Roman"/>
          <w:rtl/>
        </w:rPr>
        <w:t>אקדמיה</w:t>
      </w:r>
      <w:r w:rsidRPr="00E67C1F">
        <w:rPr>
          <w:rtl/>
        </w:rPr>
        <w:t xml:space="preserve"> כבר עטתה </w:t>
      </w:r>
      <w:r w:rsidR="00813DEF" w:rsidRPr="00813DEF">
        <w:rPr>
          <w:rFonts w:cs="Times New Roman"/>
          <w:rtl/>
        </w:rPr>
        <w:t xml:space="preserve">על עצמה </w:t>
      </w:r>
      <w:r w:rsidRPr="00E67C1F">
        <w:rPr>
          <w:rtl/>
        </w:rPr>
        <w:t xml:space="preserve">איפוק מושלם. היא אמנם לא האריכה את </w:t>
      </w:r>
      <w:r w:rsidR="00922255">
        <w:rPr>
          <w:rtl/>
        </w:rPr>
        <w:t>שערה</w:t>
      </w:r>
      <w:r w:rsidRPr="00E67C1F">
        <w:rPr>
          <w:rtl/>
        </w:rPr>
        <w:t>, כנדרש מהאישה ה</w:t>
      </w:r>
      <w:r w:rsidR="00B833EF">
        <w:rPr>
          <w:rtl/>
        </w:rPr>
        <w:t>אידיאל</w:t>
      </w:r>
      <w:r w:rsidRPr="00E67C1F">
        <w:rPr>
          <w:rtl/>
        </w:rPr>
        <w:t xml:space="preserve">ית, ואף לא קשרה סרטים בשיער, וללא ספק </w:t>
      </w:r>
      <w:r w:rsidR="001C5A04">
        <w:rPr>
          <w:rtl/>
        </w:rPr>
        <w:t>הייתה</w:t>
      </w:r>
      <w:r w:rsidRPr="00E67C1F">
        <w:rPr>
          <w:rtl/>
        </w:rPr>
        <w:t xml:space="preserve"> גבוהה באופן בולט מהרצוי, אבל בהחלט החלה להטריח את עצמה בגיהוץ חולצותיה החדשות, עגולות</w:t>
      </w:r>
      <w:r w:rsidR="00C35C44">
        <w:rPr>
          <w:rFonts w:hint="cs"/>
          <w:rtl/>
        </w:rPr>
        <w:t xml:space="preserve"> </w:t>
      </w:r>
      <w:r w:rsidRPr="00E67C1F">
        <w:rPr>
          <w:rtl/>
        </w:rPr>
        <w:t>הצווארון</w:t>
      </w:r>
      <w:r w:rsidR="00C35C44">
        <w:rPr>
          <w:rFonts w:hint="cs"/>
          <w:rtl/>
        </w:rPr>
        <w:t>,</w:t>
      </w:r>
      <w:r w:rsidRPr="00E67C1F">
        <w:rPr>
          <w:rtl/>
        </w:rPr>
        <w:t xml:space="preserve"> במטבחון המשותף ש</w:t>
      </w:r>
      <w:r w:rsidR="00813DEF" w:rsidRPr="00813DEF">
        <w:rPr>
          <w:rFonts w:cs="Times New Roman"/>
          <w:rtl/>
        </w:rPr>
        <w:t>בבניין</w:t>
      </w:r>
      <w:r w:rsidRPr="00E67C1F">
        <w:rPr>
          <w:rtl/>
        </w:rPr>
        <w:t xml:space="preserve"> המעונות, שמחלונו נשקפו שבילי חצץ מגורפים של גן זעיר</w:t>
      </w:r>
      <w:r w:rsidR="006429B3">
        <w:rPr>
          <w:rFonts w:hint="cs"/>
          <w:rtl/>
        </w:rPr>
        <w:t>. היא א</w:t>
      </w:r>
      <w:r w:rsidR="00AA51AF">
        <w:rPr>
          <w:rFonts w:hint="cs"/>
          <w:rtl/>
        </w:rPr>
        <w:t>י</w:t>
      </w:r>
      <w:r w:rsidR="006429B3">
        <w:rPr>
          <w:rFonts w:hint="cs"/>
          <w:rtl/>
        </w:rPr>
        <w:t>מנה</w:t>
      </w:r>
      <w:r w:rsidRPr="00E67C1F">
        <w:rPr>
          <w:rtl/>
        </w:rPr>
        <w:t xml:space="preserve"> </w:t>
      </w:r>
      <w:r w:rsidR="00AA51AF">
        <w:rPr>
          <w:rFonts w:hint="cs"/>
          <w:rtl/>
        </w:rPr>
        <w:t>את עצמה ב</w:t>
      </w:r>
      <w:r w:rsidR="00813DEF" w:rsidRPr="00813DEF">
        <w:rPr>
          <w:rFonts w:cs="Times New Roman"/>
          <w:rtl/>
        </w:rPr>
        <w:t xml:space="preserve">נרטיבים של </w:t>
      </w:r>
      <w:r w:rsidRPr="00E67C1F">
        <w:rPr>
          <w:rtl/>
        </w:rPr>
        <w:t>כניעה ו</w:t>
      </w:r>
      <w:r w:rsidR="00813DEF">
        <w:rPr>
          <w:rFonts w:hint="cs"/>
          <w:rtl/>
        </w:rPr>
        <w:t xml:space="preserve">של </w:t>
      </w:r>
      <w:r w:rsidRPr="00E67C1F">
        <w:rPr>
          <w:rtl/>
        </w:rPr>
        <w:t xml:space="preserve">שקט פנימי, </w:t>
      </w:r>
      <w:r w:rsidRPr="00E67C1F">
        <w:rPr>
          <w:rFonts w:cs="Times New Roman"/>
          <w:rtl/>
        </w:rPr>
        <w:t>התבוננ</w:t>
      </w:r>
      <w:r w:rsidRPr="00E67C1F">
        <w:rPr>
          <w:rFonts w:cs="Times New Roman" w:hint="eastAsia"/>
          <w:rtl/>
        </w:rPr>
        <w:t>ו</w:t>
      </w:r>
      <w:r w:rsidRPr="00E67C1F">
        <w:rPr>
          <w:rFonts w:cs="Times New Roman"/>
          <w:rtl/>
        </w:rPr>
        <w:t xml:space="preserve">ת מלאת רוך, בעוד הציקדה צווחת, בעוד עננים מכסים את הירח, בעוד הדממה </w:t>
      </w:r>
      <w:r w:rsidR="00D75DD2" w:rsidRPr="00E67C1F">
        <w:rPr>
          <w:rFonts w:cs="Times New Roman" w:hint="eastAsia"/>
          <w:rtl/>
        </w:rPr>
        <w:t>נופלת</w:t>
      </w:r>
      <w:r w:rsidRPr="00E67C1F">
        <w:rPr>
          <w:rFonts w:cs="Times New Roman"/>
          <w:rtl/>
        </w:rPr>
        <w:t xml:space="preserve"> לאחר ניתור הצפרדע לבריכה [זה </w:t>
      </w:r>
      <w:r w:rsidRPr="00E67C1F">
        <w:rPr>
          <w:rFonts w:cs="Times New Roman"/>
        </w:rPr>
        <w:t>reference</w:t>
      </w:r>
      <w:r w:rsidRPr="00E67C1F">
        <w:rPr>
          <w:rFonts w:cs="Times New Roman"/>
          <w:rtl/>
        </w:rPr>
        <w:t xml:space="preserve"> מתוך שירי הייקו</w:t>
      </w:r>
      <w:r w:rsidR="00C90C6C">
        <w:rPr>
          <w:rFonts w:cs="Times New Roman"/>
          <w:rtl/>
        </w:rPr>
        <w:t xml:space="preserve"> מאוד </w:t>
      </w:r>
      <w:r w:rsidRPr="00E67C1F">
        <w:rPr>
          <w:rFonts w:cs="Times New Roman"/>
          <w:rtl/>
        </w:rPr>
        <w:t xml:space="preserve">מפורסמים - </w:t>
      </w:r>
      <w:r w:rsidRPr="00E67C1F">
        <w:rPr>
          <w:rFonts w:cs="Times New Roman"/>
        </w:rPr>
        <w:t>http://www.haiku-poetry.org/famous-haiku.html</w:t>
      </w:r>
      <w:r w:rsidRPr="00E67C1F">
        <w:rPr>
          <w:rFonts w:cs="Times New Roman"/>
          <w:rtl/>
        </w:rPr>
        <w:t>]</w:t>
      </w:r>
      <w:r w:rsidRPr="00E67C1F">
        <w:rPr>
          <w:rtl/>
        </w:rPr>
        <w:t xml:space="preserve">. מעל </w:t>
      </w:r>
      <w:r w:rsidR="00813DEF">
        <w:rPr>
          <w:rFonts w:hint="cs"/>
          <w:rtl/>
        </w:rPr>
        <w:t>ל</w:t>
      </w:r>
      <w:r w:rsidRPr="00E67C1F">
        <w:rPr>
          <w:rtl/>
        </w:rPr>
        <w:t xml:space="preserve">כל אלה, </w:t>
      </w:r>
      <w:r w:rsidR="00C563BE" w:rsidRPr="00C563BE">
        <w:rPr>
          <w:rFonts w:cs="Times New Roman"/>
          <w:rtl/>
        </w:rPr>
        <w:t>התענגה סאקורה החדשה על מעטה של ביישנות תמימה, עדינה, ש</w:t>
      </w:r>
      <w:r w:rsidR="00D35125" w:rsidRPr="00C563BE">
        <w:rPr>
          <w:rFonts w:cs="Times New Roman"/>
          <w:rtl/>
        </w:rPr>
        <w:t xml:space="preserve">תהפוך </w:t>
      </w:r>
      <w:r w:rsidR="00C563BE" w:rsidRPr="00C563BE">
        <w:rPr>
          <w:rFonts w:cs="Times New Roman"/>
          <w:rtl/>
        </w:rPr>
        <w:t>בבוא הזמן לטבעית, לבלתי מודעת לעצמה, ל</w:t>
      </w:r>
      <w:r w:rsidR="00B833EF">
        <w:rPr>
          <w:rFonts w:cs="Times New Roman"/>
          <w:rtl/>
        </w:rPr>
        <w:t>אידיאל</w:t>
      </w:r>
      <w:r w:rsidR="00C563BE" w:rsidRPr="00C563BE">
        <w:rPr>
          <w:rFonts w:cs="Times New Roman"/>
          <w:rtl/>
        </w:rPr>
        <w:t xml:space="preserve">ית! וכל זה התרסק באכזריות כשאלכס הבליח מהעולם האחר, הפגום בהכרח. </w:t>
      </w:r>
    </w:p>
    <w:p w14:paraId="23905409" w14:textId="29366A4B" w:rsidR="00C563BE" w:rsidRDefault="00C563BE" w:rsidP="0091474E">
      <w:pPr>
        <w:rPr>
          <w:rFonts w:cs="Times New Roman"/>
          <w:rtl/>
        </w:rPr>
      </w:pPr>
      <w:r w:rsidRPr="00C563BE">
        <w:rPr>
          <w:rFonts w:cs="Times New Roman"/>
          <w:rtl/>
        </w:rPr>
        <w:t>"מה בעצם אתה עושה פה?" סאקורה ראתה אותו כעת במלוא עליבותו. כה חסר הבנה וידע היה לגבי העולם ודרך ההתנהלות הנכונה בו, שאף לא העלה על דעתו את ההבדל בין הוֹנֶה – סאקורה עצמה</w:t>
      </w:r>
      <w:r w:rsidR="00D35125" w:rsidRPr="00D35125">
        <w:rPr>
          <w:rtl/>
        </w:rPr>
        <w:t xml:space="preserve"> </w:t>
      </w:r>
      <w:r w:rsidR="00D35125" w:rsidRPr="00D35125">
        <w:rPr>
          <w:rFonts w:cs="Times New Roman"/>
          <w:rtl/>
        </w:rPr>
        <w:t>כפי ש</w:t>
      </w:r>
      <w:r w:rsidR="001C5A04">
        <w:rPr>
          <w:rFonts w:cs="Times New Roman"/>
          <w:rtl/>
        </w:rPr>
        <w:t>הייתה</w:t>
      </w:r>
      <w:r w:rsidR="00D35125" w:rsidRPr="00D35125">
        <w:rPr>
          <w:rFonts w:cs="Times New Roman"/>
          <w:rtl/>
        </w:rPr>
        <w:t>,</w:t>
      </w:r>
      <w:r w:rsidRPr="00C563BE">
        <w:rPr>
          <w:rFonts w:cs="Times New Roman"/>
          <w:rtl/>
        </w:rPr>
        <w:t xml:space="preserve"> סאקורה האמיתית, הנאמנה לעצמה ובין </w:t>
      </w:r>
      <w:r w:rsidR="00C35C44" w:rsidRPr="00C35C44">
        <w:rPr>
          <w:rFonts w:cs="Times New Roman"/>
          <w:rtl/>
        </w:rPr>
        <w:t>הטַטֶמָאֶה</w:t>
      </w:r>
      <w:r w:rsidRPr="00C563BE">
        <w:rPr>
          <w:rFonts w:cs="Times New Roman"/>
          <w:rtl/>
        </w:rPr>
        <w:t xml:space="preserve"> – הפן של עצמה שתרשה לעולם לראות.</w:t>
      </w:r>
    </w:p>
    <w:p w14:paraId="31940E11" w14:textId="62B70D91" w:rsidR="0091474E" w:rsidRPr="00E67C1F" w:rsidRDefault="0091474E" w:rsidP="0091474E">
      <w:pPr>
        <w:rPr>
          <w:rtl/>
        </w:rPr>
      </w:pPr>
      <w:r w:rsidRPr="00E67C1F">
        <w:rPr>
          <w:rtl/>
        </w:rPr>
        <w:t xml:space="preserve">"כי </w:t>
      </w:r>
      <w:r w:rsidRPr="00E67C1F">
        <w:rPr>
          <w:rFonts w:hint="eastAsia"/>
          <w:rtl/>
        </w:rPr>
        <w:t>אנחנו</w:t>
      </w:r>
      <w:r w:rsidRPr="00E67C1F">
        <w:rPr>
          <w:rtl/>
        </w:rPr>
        <w:t xml:space="preserve">... </w:t>
      </w:r>
      <w:r w:rsidRPr="00E67C1F">
        <w:rPr>
          <w:rFonts w:hint="eastAsia"/>
          <w:rtl/>
        </w:rPr>
        <w:t>כי</w:t>
      </w:r>
      <w:r w:rsidRPr="00E67C1F">
        <w:rPr>
          <w:rtl/>
        </w:rPr>
        <w:t xml:space="preserve"> </w:t>
      </w:r>
      <w:r w:rsidRPr="00E67C1F">
        <w:rPr>
          <w:rFonts w:hint="eastAsia"/>
          <w:rtl/>
        </w:rPr>
        <w:t>אנחנו</w:t>
      </w:r>
      <w:r w:rsidRPr="00E67C1F">
        <w:rPr>
          <w:rtl/>
        </w:rPr>
        <w:t>."</w:t>
      </w:r>
    </w:p>
    <w:p w14:paraId="17EC707B" w14:textId="0BD07097" w:rsidR="0091474E" w:rsidRPr="00E67C1F" w:rsidRDefault="0091474E" w:rsidP="0091474E">
      <w:pPr>
        <w:rPr>
          <w:rtl/>
        </w:rPr>
      </w:pPr>
      <w:r w:rsidRPr="00E67C1F">
        <w:rPr>
          <w:rtl/>
        </w:rPr>
        <w:t xml:space="preserve">"מה אנחנו?" </w:t>
      </w:r>
      <w:r w:rsidR="0012460B" w:rsidRPr="00E67C1F">
        <w:rPr>
          <w:rFonts w:hint="eastAsia"/>
          <w:rtl/>
        </w:rPr>
        <w:t>היא</w:t>
      </w:r>
      <w:r w:rsidR="0012460B" w:rsidRPr="00E67C1F">
        <w:rPr>
          <w:rtl/>
        </w:rPr>
        <w:t xml:space="preserve"> </w:t>
      </w:r>
      <w:r w:rsidR="0012460B" w:rsidRPr="00E67C1F">
        <w:rPr>
          <w:rFonts w:hint="eastAsia"/>
          <w:rtl/>
        </w:rPr>
        <w:t>ליקטה</w:t>
      </w:r>
      <w:r w:rsidR="0012460B" w:rsidRPr="00E67C1F">
        <w:rPr>
          <w:rtl/>
        </w:rPr>
        <w:t xml:space="preserve"> </w:t>
      </w:r>
      <w:r w:rsidR="0012460B" w:rsidRPr="00E67C1F">
        <w:rPr>
          <w:rFonts w:hint="eastAsia"/>
          <w:rtl/>
        </w:rPr>
        <w:t>את</w:t>
      </w:r>
      <w:r w:rsidR="0012460B" w:rsidRPr="00E67C1F">
        <w:rPr>
          <w:rtl/>
        </w:rPr>
        <w:t xml:space="preserve"> </w:t>
      </w:r>
      <w:r w:rsidR="0012460B" w:rsidRPr="00E67C1F">
        <w:rPr>
          <w:rFonts w:hint="eastAsia"/>
          <w:rtl/>
        </w:rPr>
        <w:t>התשורות</w:t>
      </w:r>
      <w:r w:rsidR="0012460B" w:rsidRPr="00E67C1F">
        <w:rPr>
          <w:rtl/>
        </w:rPr>
        <w:t xml:space="preserve"> </w:t>
      </w:r>
      <w:r w:rsidR="0012460B" w:rsidRPr="00E67C1F">
        <w:rPr>
          <w:rFonts w:hint="eastAsia"/>
          <w:rtl/>
        </w:rPr>
        <w:t>מחיקו</w:t>
      </w:r>
      <w:r w:rsidR="0012460B" w:rsidRPr="00E67C1F">
        <w:rPr>
          <w:rtl/>
        </w:rPr>
        <w:t xml:space="preserve"> </w:t>
      </w:r>
      <w:r w:rsidR="0012460B" w:rsidRPr="00E67C1F">
        <w:rPr>
          <w:rFonts w:hint="eastAsia"/>
          <w:rtl/>
        </w:rPr>
        <w:t>והכניסה</w:t>
      </w:r>
      <w:r w:rsidR="0012460B" w:rsidRPr="00E67C1F">
        <w:rPr>
          <w:rtl/>
        </w:rPr>
        <w:t xml:space="preserve"> </w:t>
      </w:r>
      <w:r w:rsidR="0012460B" w:rsidRPr="00E67C1F">
        <w:rPr>
          <w:rFonts w:hint="eastAsia"/>
          <w:rtl/>
        </w:rPr>
        <w:t>לתיקה</w:t>
      </w:r>
      <w:r w:rsidR="0012460B" w:rsidRPr="00E67C1F">
        <w:rPr>
          <w:rtl/>
        </w:rPr>
        <w:t>.</w:t>
      </w:r>
    </w:p>
    <w:p w14:paraId="64A3CB0A" w14:textId="5D9C5F8D" w:rsidR="0091474E" w:rsidRDefault="0091474E" w:rsidP="0091474E">
      <w:pPr>
        <w:rPr>
          <w:rtl/>
        </w:rPr>
      </w:pPr>
      <w:r w:rsidRPr="00E67C1F">
        <w:rPr>
          <w:rtl/>
        </w:rPr>
        <w:t xml:space="preserve">"כי </w:t>
      </w:r>
      <w:r w:rsidRPr="00E67C1F">
        <w:rPr>
          <w:rFonts w:hint="eastAsia"/>
          <w:rtl/>
        </w:rPr>
        <w:t>אנחנו</w:t>
      </w:r>
      <w:r w:rsidRPr="00E67C1F">
        <w:rPr>
          <w:rtl/>
        </w:rPr>
        <w:t xml:space="preserve"> </w:t>
      </w:r>
      <w:r w:rsidRPr="00E67C1F">
        <w:rPr>
          <w:rFonts w:hint="eastAsia"/>
          <w:rtl/>
        </w:rPr>
        <w:t>מאוהבים</w:t>
      </w:r>
      <w:r w:rsidRPr="00E67C1F">
        <w:rPr>
          <w:rtl/>
        </w:rPr>
        <w:t>."</w:t>
      </w:r>
      <w:r>
        <w:rPr>
          <w:rFonts w:hint="cs"/>
          <w:rtl/>
        </w:rPr>
        <w:t xml:space="preserve"> [</w:t>
      </w:r>
      <w:r>
        <w:rPr>
          <w:rtl/>
        </w:rPr>
        <w:t>–</w:t>
      </w:r>
      <w:r>
        <w:rPr>
          <w:rFonts w:hint="cs"/>
          <w:rtl/>
        </w:rPr>
        <w:t xml:space="preserve"> זה מה שעמד מאחורי הנחישות שלו להגיע אליה בכזאת דחיפות, כאילו ניסה לכפר בחוסר החשיבות והאדישות שייחס לטולאסי, לכפר על זה ששכח אותה, במחוות גרנדיוזיות מסוג אחר.</w:t>
      </w:r>
      <w:r w:rsidR="00AA51AF">
        <w:rPr>
          <w:rFonts w:hint="cs"/>
          <w:rtl/>
        </w:rPr>
        <w:t xml:space="preserve"> רק באיחור הבין מה משמעות הדבר, שהיא </w:t>
      </w:r>
      <w:r w:rsidR="001C5A04">
        <w:rPr>
          <w:rFonts w:hint="cs"/>
          <w:rtl/>
        </w:rPr>
        <w:t>הייתה</w:t>
      </w:r>
      <w:r w:rsidR="00AA51AF">
        <w:rPr>
          <w:rFonts w:hint="cs"/>
          <w:rtl/>
        </w:rPr>
        <w:t xml:space="preserve"> זקוקה לתזכורת / שראה צורך להזכיר לה את זה</w:t>
      </w:r>
      <w:r w:rsidR="00D0394F">
        <w:rPr>
          <w:rFonts w:hint="cs"/>
          <w:rtl/>
        </w:rPr>
        <w:t xml:space="preserve"> / הוא אמר והשתנק על בדותה מופרכת זו.</w:t>
      </w:r>
      <w:r w:rsidR="00E40B6B">
        <w:rPr>
          <w:rFonts w:hint="cs"/>
          <w:rtl/>
        </w:rPr>
        <w:t>]</w:t>
      </w:r>
    </w:p>
    <w:p w14:paraId="7AB12CD9" w14:textId="7DFD105A" w:rsidR="0091474E" w:rsidRDefault="00AE272D" w:rsidP="00AE272D">
      <w:pPr>
        <w:rPr>
          <w:rtl/>
        </w:rPr>
      </w:pPr>
      <w:bookmarkStart w:id="226" w:name="_Hlk532494602"/>
      <w:r>
        <w:rPr>
          <w:rFonts w:hint="cs"/>
          <w:rtl/>
        </w:rPr>
        <w:t xml:space="preserve">איך העז </w:t>
      </w:r>
      <w:r w:rsidRPr="00813DEF">
        <w:rPr>
          <w:rFonts w:cs="Times New Roman"/>
          <w:rtl/>
        </w:rPr>
        <w:t xml:space="preserve">אלכס, הקוּקי-יוֹמֶנאי [ניקוד] הנבער הזה, </w:t>
      </w:r>
      <w:r>
        <w:rPr>
          <w:rFonts w:hint="cs"/>
          <w:rtl/>
        </w:rPr>
        <w:t xml:space="preserve">לערבב בין שני דברים שאינם קשורים, לדחוף את ה'מאוהבים' הזה למקום שלא שייך אליו בכלל? </w:t>
      </w:r>
      <w:r w:rsidR="00A05B38">
        <w:rPr>
          <w:rFonts w:cs="Times New Roman" w:hint="cs"/>
          <w:rtl/>
        </w:rPr>
        <w:t>ס</w:t>
      </w:r>
      <w:r w:rsidR="00A05B38" w:rsidRPr="00A05B38">
        <w:rPr>
          <w:rFonts w:cs="Times New Roman"/>
          <w:rtl/>
        </w:rPr>
        <w:t>אקורה נ</w:t>
      </w:r>
      <w:r w:rsidR="00813DEF" w:rsidRPr="00813DEF">
        <w:rPr>
          <w:rFonts w:cs="Times New Roman"/>
          <w:rtl/>
        </w:rPr>
        <w:t>תחלחל</w:t>
      </w:r>
      <w:r w:rsidR="00A05B38" w:rsidRPr="00A05B38">
        <w:rPr>
          <w:rFonts w:cs="Times New Roman"/>
          <w:rtl/>
        </w:rPr>
        <w:t>ה</w:t>
      </w:r>
      <w:r w:rsidR="00A2166B">
        <w:rPr>
          <w:rFonts w:cs="Times New Roman" w:hint="cs"/>
          <w:rtl/>
        </w:rPr>
        <w:t xml:space="preserve"> מ</w:t>
      </w:r>
      <w:r w:rsidR="003F5C67">
        <w:rPr>
          <w:rFonts w:cs="Times New Roman" w:hint="cs"/>
          <w:rtl/>
        </w:rPr>
        <w:t>המילים</w:t>
      </w:r>
      <w:r w:rsidR="003F5C67" w:rsidRPr="003F5C67">
        <w:rPr>
          <w:rFonts w:cs="Times New Roman"/>
          <w:rtl/>
        </w:rPr>
        <w:t xml:space="preserve"> </w:t>
      </w:r>
      <w:r w:rsidR="003F5C67" w:rsidRPr="00A2166B">
        <w:rPr>
          <w:rFonts w:cs="Times New Roman"/>
          <w:rtl/>
        </w:rPr>
        <w:t>המופרכות</w:t>
      </w:r>
      <w:r w:rsidR="003F5C67">
        <w:rPr>
          <w:rFonts w:cs="Times New Roman" w:hint="cs"/>
          <w:rtl/>
        </w:rPr>
        <w:t xml:space="preserve"> שטימאו את התהליך המזכך של</w:t>
      </w:r>
      <w:r w:rsidR="00A05B38" w:rsidRPr="00A05B38">
        <w:rPr>
          <w:rFonts w:cs="Times New Roman"/>
          <w:rtl/>
        </w:rPr>
        <w:t xml:space="preserve"> </w:t>
      </w:r>
      <w:bookmarkStart w:id="227" w:name="_Hlk526516735"/>
      <w:bookmarkStart w:id="228" w:name="_Hlk526514543"/>
      <w:r w:rsidR="00C563BE">
        <w:rPr>
          <w:rFonts w:cs="Times New Roman" w:hint="cs"/>
          <w:rtl/>
        </w:rPr>
        <w:t>שיב</w:t>
      </w:r>
      <w:r w:rsidR="00813DEF" w:rsidRPr="00813DEF">
        <w:rPr>
          <w:rFonts w:cs="Times New Roman"/>
          <w:rtl/>
        </w:rPr>
        <w:t>תה</w:t>
      </w:r>
      <w:r w:rsidR="00C35C44">
        <w:rPr>
          <w:rFonts w:cs="Times New Roman" w:hint="cs"/>
          <w:rtl/>
        </w:rPr>
        <w:t xml:space="preserve"> </w:t>
      </w:r>
      <w:r w:rsidR="00813DEF" w:rsidRPr="00813DEF">
        <w:rPr>
          <w:rFonts w:cs="Times New Roman"/>
          <w:rtl/>
        </w:rPr>
        <w:t>לאמת</w:t>
      </w:r>
      <w:r w:rsidR="009D37B8">
        <w:rPr>
          <w:rFonts w:cs="Times New Roman" w:hint="cs"/>
          <w:rtl/>
        </w:rPr>
        <w:t>.</w:t>
      </w:r>
      <w:bookmarkEnd w:id="227"/>
      <w:bookmarkEnd w:id="228"/>
      <w:r w:rsidR="00A05B38">
        <w:rPr>
          <w:rFonts w:hint="cs"/>
          <w:rtl/>
        </w:rPr>
        <w:t xml:space="preserve"> </w:t>
      </w:r>
      <w:bookmarkEnd w:id="226"/>
    </w:p>
    <w:p w14:paraId="7A128873" w14:textId="070AE41E" w:rsidR="0091474E" w:rsidRDefault="00A05B38" w:rsidP="0091474E">
      <w:pPr>
        <w:rPr>
          <w:rtl/>
        </w:rPr>
      </w:pPr>
      <w:r>
        <w:rPr>
          <w:rFonts w:hint="cs"/>
          <w:rtl/>
        </w:rPr>
        <w:t>[</w:t>
      </w:r>
      <w:r w:rsidR="0091474E">
        <w:rPr>
          <w:rFonts w:hint="cs"/>
          <w:rtl/>
        </w:rPr>
        <w:t>מה המקום, הוא לא הבין, ומה שייך?</w:t>
      </w:r>
      <w:r w:rsidR="00AA51AF">
        <w:rPr>
          <w:rFonts w:hint="cs"/>
          <w:rtl/>
        </w:rPr>
        <w:t xml:space="preserve"> השינוי חל בה הרבה מוקדם משציפו. לא הייתי צריך להציע קריאה בספר כמראה המביעה את השינוי שחל בנו כל חמש שנים אלא כל חמישה חודשים, הוא חשב בצער. הוא תמה האם היה אוזר אומץ להציע לה לקרא את הספר </w:t>
      </w:r>
      <w:r w:rsidR="00F06A3F">
        <w:rPr>
          <w:rFonts w:hint="cs"/>
          <w:rtl/>
        </w:rPr>
        <w:t>עכשיו</w:t>
      </w:r>
      <w:r w:rsidR="00AA51AF">
        <w:rPr>
          <w:rFonts w:hint="cs"/>
          <w:rtl/>
        </w:rPr>
        <w:t>, ברגע זה, להקליט את השינוי בעודו מתהווה.</w:t>
      </w:r>
    </w:p>
    <w:p w14:paraId="34099B4A" w14:textId="60E99AE0" w:rsidR="0091474E" w:rsidRDefault="0091474E" w:rsidP="0091474E">
      <w:pPr>
        <w:rPr>
          <w:rtl/>
        </w:rPr>
      </w:pPr>
      <w:r>
        <w:rPr>
          <w:rFonts w:hint="cs"/>
          <w:rtl/>
        </w:rPr>
        <w:t xml:space="preserve">היא ניסתה להסביר לו את השינוי שבחרה להשרות על עצמה. </w:t>
      </w:r>
    </w:p>
    <w:p w14:paraId="5396A852" w14:textId="18A398BC" w:rsidR="00813DEF" w:rsidRDefault="00A2166B" w:rsidP="00E40B6B">
      <w:pPr>
        <w:rPr>
          <w:rFonts w:cs="Times New Roman"/>
          <w:rtl/>
        </w:rPr>
      </w:pPr>
      <w:bookmarkStart w:id="229" w:name="_Hlk526517276"/>
      <w:bookmarkStart w:id="230" w:name="_Hlk526515670"/>
      <w:r w:rsidRPr="00A2166B">
        <w:rPr>
          <w:rFonts w:cs="Times New Roman"/>
          <w:rtl/>
        </w:rPr>
        <w:t xml:space="preserve">השינוי </w:t>
      </w:r>
      <w:r>
        <w:rPr>
          <w:rFonts w:cs="Times New Roman" w:hint="cs"/>
          <w:rtl/>
        </w:rPr>
        <w:t>שאחריו הם רצו לעקוב,</w:t>
      </w:r>
      <w:r w:rsidR="002126EE">
        <w:rPr>
          <w:rFonts w:cs="Times New Roman" w:hint="cs"/>
          <w:rtl/>
        </w:rPr>
        <w:t xml:space="preserve"> אלכס הבחין,</w:t>
      </w:r>
      <w:r>
        <w:rPr>
          <w:rFonts w:cs="Times New Roman" w:hint="cs"/>
          <w:rtl/>
        </w:rPr>
        <w:t xml:space="preserve"> </w:t>
      </w:r>
      <w:r w:rsidRPr="00A2166B">
        <w:rPr>
          <w:rFonts w:cs="Times New Roman"/>
          <w:rtl/>
        </w:rPr>
        <w:t>חל בה מוקדם</w:t>
      </w:r>
      <w:r w:rsidR="00813DEF" w:rsidRPr="00813DEF">
        <w:rPr>
          <w:rFonts w:cs="Times New Roman"/>
          <w:rtl/>
        </w:rPr>
        <w:t xml:space="preserve"> </w:t>
      </w:r>
      <w:r w:rsidR="00813DEF">
        <w:rPr>
          <w:rFonts w:cs="Times New Roman" w:hint="cs"/>
          <w:rtl/>
        </w:rPr>
        <w:t>ב</w:t>
      </w:r>
      <w:r w:rsidR="00813DEF" w:rsidRPr="00A2166B">
        <w:rPr>
          <w:rFonts w:cs="Times New Roman"/>
          <w:rtl/>
        </w:rPr>
        <w:t>הרבה</w:t>
      </w:r>
      <w:r w:rsidRPr="00A2166B">
        <w:rPr>
          <w:rFonts w:cs="Times New Roman"/>
          <w:rtl/>
        </w:rPr>
        <w:t xml:space="preserve"> משציפו.</w:t>
      </w:r>
      <w:r w:rsidR="00813DEF">
        <w:rPr>
          <w:rFonts w:cs="Times New Roman" w:hint="cs"/>
          <w:rtl/>
        </w:rPr>
        <w:t>]</w:t>
      </w:r>
      <w:r w:rsidRPr="00A2166B">
        <w:rPr>
          <w:rFonts w:cs="Times New Roman"/>
          <w:rtl/>
        </w:rPr>
        <w:t xml:space="preserve"> </w:t>
      </w:r>
    </w:p>
    <w:p w14:paraId="32F91A95" w14:textId="7D59FBCC" w:rsidR="005475E0" w:rsidRDefault="00A2166B" w:rsidP="00E40B6B">
      <w:pPr>
        <w:rPr>
          <w:rtl/>
        </w:rPr>
      </w:pPr>
      <w:r w:rsidRPr="00A2166B">
        <w:rPr>
          <w:rFonts w:cs="Times New Roman"/>
          <w:rtl/>
        </w:rPr>
        <w:t>לא הייתי צריך להציע קריאה בספר</w:t>
      </w:r>
      <w:r w:rsidR="002126EE">
        <w:rPr>
          <w:rFonts w:cs="Times New Roman" w:hint="cs"/>
          <w:rtl/>
        </w:rPr>
        <w:t xml:space="preserve"> המשמש</w:t>
      </w:r>
      <w:r w:rsidRPr="00A2166B">
        <w:rPr>
          <w:rFonts w:cs="Times New Roman"/>
          <w:rtl/>
        </w:rPr>
        <w:t xml:space="preserve"> כ</w:t>
      </w:r>
      <w:r w:rsidR="00D933B2">
        <w:rPr>
          <w:rFonts w:cs="Times New Roman" w:hint="cs"/>
          <w:rtl/>
        </w:rPr>
        <w:t xml:space="preserve">עין </w:t>
      </w:r>
      <w:r w:rsidRPr="00A2166B">
        <w:rPr>
          <w:rFonts w:cs="Times New Roman"/>
          <w:rtl/>
        </w:rPr>
        <w:t xml:space="preserve">מראה </w:t>
      </w:r>
      <w:r w:rsidR="002126EE">
        <w:rPr>
          <w:rFonts w:cs="Times New Roman" w:hint="cs"/>
          <w:rtl/>
        </w:rPr>
        <w:t>ב</w:t>
      </w:r>
      <w:r w:rsidRPr="00A2166B">
        <w:rPr>
          <w:rFonts w:cs="Times New Roman"/>
          <w:rtl/>
        </w:rPr>
        <w:t>כל חמש שנים</w:t>
      </w:r>
      <w:r w:rsidR="002126EE">
        <w:rPr>
          <w:rFonts w:cs="Times New Roman" w:hint="cs"/>
          <w:rtl/>
        </w:rPr>
        <w:t>,</w:t>
      </w:r>
      <w:r w:rsidRPr="00A2166B">
        <w:rPr>
          <w:rFonts w:cs="Times New Roman"/>
          <w:rtl/>
        </w:rPr>
        <w:t xml:space="preserve"> אלא </w:t>
      </w:r>
      <w:r w:rsidR="00813DEF">
        <w:rPr>
          <w:rFonts w:cs="Times New Roman" w:hint="cs"/>
          <w:rtl/>
        </w:rPr>
        <w:t xml:space="preserve">אולי </w:t>
      </w:r>
      <w:r w:rsidR="002126EE">
        <w:rPr>
          <w:rFonts w:cs="Times New Roman" w:hint="cs"/>
          <w:rtl/>
        </w:rPr>
        <w:t>ב</w:t>
      </w:r>
      <w:r w:rsidRPr="00A2166B">
        <w:rPr>
          <w:rFonts w:cs="Times New Roman"/>
          <w:rtl/>
        </w:rPr>
        <w:t xml:space="preserve">כל חודש, הוא </w:t>
      </w:r>
      <w:r w:rsidR="00813DEF">
        <w:rPr>
          <w:rFonts w:cs="Times New Roman" w:hint="cs"/>
          <w:rtl/>
        </w:rPr>
        <w:t>אמר לעצמו</w:t>
      </w:r>
      <w:r w:rsidR="00813DEF" w:rsidRPr="00813DEF">
        <w:rPr>
          <w:rFonts w:cs="Times New Roman"/>
          <w:rtl/>
        </w:rPr>
        <w:t xml:space="preserve"> </w:t>
      </w:r>
      <w:r w:rsidRPr="00A2166B">
        <w:rPr>
          <w:rFonts w:cs="Times New Roman"/>
          <w:rtl/>
        </w:rPr>
        <w:t>בצער</w:t>
      </w:r>
      <w:bookmarkStart w:id="231" w:name="_Hlk526517321"/>
      <w:r w:rsidR="00813DEF" w:rsidRPr="00813DEF">
        <w:rPr>
          <w:rFonts w:cs="Times New Roman"/>
          <w:rtl/>
        </w:rPr>
        <w:t>, א</w:t>
      </w:r>
      <w:r w:rsidR="009D37B8" w:rsidRPr="009D37B8">
        <w:rPr>
          <w:rFonts w:cs="Times New Roman"/>
          <w:rtl/>
        </w:rPr>
        <w:t>לא שהיה מסופק אם</w:t>
      </w:r>
      <w:r w:rsidR="00813DEF" w:rsidRPr="00813DEF">
        <w:rPr>
          <w:rFonts w:cs="Times New Roman"/>
          <w:rtl/>
        </w:rPr>
        <w:t xml:space="preserve"> הספר שהציע, יצירה של שייקספיר, היה בכוחו לשקף דבר מהסאקורה השונה הזאת, שהתרחקה ל</w:t>
      </w:r>
      <w:r w:rsidR="00D54C3E">
        <w:rPr>
          <w:rFonts w:cs="Times New Roman"/>
          <w:rtl/>
        </w:rPr>
        <w:t>ממד</w:t>
      </w:r>
      <w:r w:rsidR="00813DEF" w:rsidRPr="00813DEF">
        <w:rPr>
          <w:rFonts w:cs="Times New Roman"/>
          <w:rtl/>
        </w:rPr>
        <w:t xml:space="preserve"> שבו איבדה המראה מכוחות השיקוף שלה.</w:t>
      </w:r>
      <w:r w:rsidR="00813DEF">
        <w:rPr>
          <w:rFonts w:cs="Times New Roman" w:hint="cs"/>
          <w:rtl/>
        </w:rPr>
        <w:t xml:space="preserve"> [</w:t>
      </w:r>
      <w:r w:rsidR="002126EE">
        <w:rPr>
          <w:rFonts w:cs="Times New Roman" w:hint="cs"/>
          <w:rtl/>
        </w:rPr>
        <w:t>וחש שהשינוי חל גם בו</w:t>
      </w:r>
      <w:bookmarkEnd w:id="231"/>
      <w:r w:rsidRPr="00A2166B">
        <w:rPr>
          <w:rFonts w:cs="Times New Roman"/>
          <w:rtl/>
        </w:rPr>
        <w:t>.</w:t>
      </w:r>
      <w:bookmarkEnd w:id="229"/>
      <w:r w:rsidRPr="00A2166B">
        <w:rPr>
          <w:rFonts w:cs="Times New Roman"/>
          <w:rtl/>
        </w:rPr>
        <w:t xml:space="preserve"> </w:t>
      </w:r>
      <w:r w:rsidR="002126EE">
        <w:rPr>
          <w:rFonts w:cs="Times New Roman" w:hint="cs"/>
          <w:rtl/>
        </w:rPr>
        <w:t xml:space="preserve">כי </w:t>
      </w:r>
      <w:r w:rsidR="001456D2">
        <w:rPr>
          <w:rFonts w:cs="Times New Roman" w:hint="cs"/>
          <w:rtl/>
        </w:rPr>
        <w:t xml:space="preserve">אולי </w:t>
      </w:r>
      <w:r w:rsidR="001456D2" w:rsidRPr="001456D2">
        <w:rPr>
          <w:rFonts w:cs="Times New Roman"/>
          <w:rtl/>
        </w:rPr>
        <w:t xml:space="preserve">מאחורי </w:t>
      </w:r>
      <w:r w:rsidR="001456D2">
        <w:rPr>
          <w:rFonts w:cs="Times New Roman" w:hint="cs"/>
          <w:rtl/>
        </w:rPr>
        <w:t>ה</w:t>
      </w:r>
      <w:r w:rsidR="001456D2" w:rsidRPr="001456D2">
        <w:rPr>
          <w:rFonts w:cs="Times New Roman"/>
          <w:rtl/>
        </w:rPr>
        <w:t>מחוו</w:t>
      </w:r>
      <w:r w:rsidR="001456D2">
        <w:rPr>
          <w:rFonts w:cs="Times New Roman" w:hint="cs"/>
          <w:rtl/>
        </w:rPr>
        <w:t>ה</w:t>
      </w:r>
      <w:r w:rsidR="001456D2" w:rsidRPr="001456D2">
        <w:rPr>
          <w:rFonts w:cs="Times New Roman"/>
          <w:rtl/>
        </w:rPr>
        <w:t xml:space="preserve"> </w:t>
      </w:r>
      <w:r w:rsidR="001456D2">
        <w:rPr>
          <w:rFonts w:cs="Times New Roman" w:hint="cs"/>
          <w:rtl/>
        </w:rPr>
        <w:t>ה</w:t>
      </w:r>
      <w:r w:rsidR="001456D2" w:rsidRPr="001456D2">
        <w:rPr>
          <w:rFonts w:cs="Times New Roman"/>
          <w:rtl/>
        </w:rPr>
        <w:t>גרנדיוזית</w:t>
      </w:r>
      <w:r w:rsidR="00E40B6B">
        <w:rPr>
          <w:rFonts w:cs="Times New Roman" w:hint="cs"/>
          <w:rtl/>
        </w:rPr>
        <w:t xml:space="preserve"> שנבעה</w:t>
      </w:r>
      <w:r w:rsidR="001456D2">
        <w:rPr>
          <w:rFonts w:cs="Times New Roman" w:hint="cs"/>
          <w:rtl/>
        </w:rPr>
        <w:t xml:space="preserve"> </w:t>
      </w:r>
      <w:r w:rsidR="00E40B6B">
        <w:rPr>
          <w:rFonts w:cs="Times New Roman" w:hint="cs"/>
          <w:rtl/>
        </w:rPr>
        <w:t>כביכול מ</w:t>
      </w:r>
      <w:r w:rsidR="001456D2">
        <w:rPr>
          <w:rFonts w:cs="Times New Roman" w:hint="cs"/>
          <w:rtl/>
        </w:rPr>
        <w:t xml:space="preserve">הדחיפות </w:t>
      </w:r>
      <w:r w:rsidR="001456D2" w:rsidRPr="001456D2">
        <w:rPr>
          <w:rFonts w:cs="Times New Roman"/>
          <w:rtl/>
        </w:rPr>
        <w:t xml:space="preserve">להגיע </w:t>
      </w:r>
      <w:r w:rsidR="001456D2">
        <w:rPr>
          <w:rFonts w:cs="Times New Roman" w:hint="cs"/>
          <w:rtl/>
        </w:rPr>
        <w:t>ע</w:t>
      </w:r>
      <w:r w:rsidR="00813DEF">
        <w:rPr>
          <w:rFonts w:cs="Times New Roman" w:hint="cs"/>
          <w:rtl/>
        </w:rPr>
        <w:t>ד</w:t>
      </w:r>
      <w:r w:rsidR="001456D2">
        <w:rPr>
          <w:rFonts w:cs="Times New Roman" w:hint="cs"/>
          <w:rtl/>
        </w:rPr>
        <w:t xml:space="preserve"> </w:t>
      </w:r>
      <w:r w:rsidR="001456D2" w:rsidRPr="001456D2">
        <w:rPr>
          <w:rFonts w:cs="Times New Roman"/>
          <w:rtl/>
        </w:rPr>
        <w:t xml:space="preserve">אליה, </w:t>
      </w:r>
      <w:r w:rsidR="001456D2">
        <w:rPr>
          <w:rFonts w:cs="Times New Roman" w:hint="cs"/>
          <w:rtl/>
        </w:rPr>
        <w:t xml:space="preserve">עמד צורך </w:t>
      </w:r>
      <w:r w:rsidR="001456D2" w:rsidRPr="001456D2">
        <w:rPr>
          <w:rFonts w:cs="Times New Roman"/>
          <w:rtl/>
        </w:rPr>
        <w:t xml:space="preserve">לכפר </w:t>
      </w:r>
      <w:r w:rsidR="001456D2">
        <w:rPr>
          <w:rFonts w:cs="Times New Roman" w:hint="cs"/>
          <w:rtl/>
        </w:rPr>
        <w:t>ע</w:t>
      </w:r>
      <w:r w:rsidR="001456D2" w:rsidRPr="001456D2">
        <w:rPr>
          <w:rFonts w:cs="Times New Roman"/>
          <w:rtl/>
        </w:rPr>
        <w:t>ל ששכח את</w:t>
      </w:r>
      <w:r w:rsidR="001456D2">
        <w:rPr>
          <w:rFonts w:cs="Times New Roman" w:hint="cs"/>
          <w:rtl/>
        </w:rPr>
        <w:t xml:space="preserve"> טולאסי</w:t>
      </w:r>
      <w:r w:rsidR="001456D2" w:rsidRPr="001456D2">
        <w:rPr>
          <w:rFonts w:cs="Times New Roman"/>
          <w:rtl/>
        </w:rPr>
        <w:t>.</w:t>
      </w:r>
      <w:r w:rsidR="00813DEF">
        <w:rPr>
          <w:rFonts w:cs="Times New Roman" w:hint="cs"/>
          <w:rtl/>
        </w:rPr>
        <w:t>]</w:t>
      </w:r>
      <w:r w:rsidR="00E40B6B">
        <w:rPr>
          <w:rFonts w:cs="Times New Roman" w:hint="cs"/>
          <w:rtl/>
        </w:rPr>
        <w:t xml:space="preserve"> ובעוד</w:t>
      </w:r>
      <w:r w:rsidR="00813DEF">
        <w:rPr>
          <w:rFonts w:cs="Times New Roman" w:hint="cs"/>
          <w:rtl/>
        </w:rPr>
        <w:t>ו</w:t>
      </w:r>
      <w:r w:rsidR="00E40B6B">
        <w:rPr>
          <w:rFonts w:cs="Times New Roman" w:hint="cs"/>
          <w:rtl/>
        </w:rPr>
        <w:t xml:space="preserve"> </w:t>
      </w:r>
      <w:bookmarkStart w:id="232" w:name="_Hlk532494183"/>
      <w:r w:rsidR="008058DA">
        <w:rPr>
          <w:rFonts w:cs="Times New Roman" w:hint="cs"/>
          <w:rtl/>
        </w:rPr>
        <w:t>שוקל</w:t>
      </w:r>
      <w:r w:rsidR="008058DA" w:rsidRPr="008058DA">
        <w:rPr>
          <w:rFonts w:cs="Times New Roman" w:hint="cs"/>
          <w:rtl/>
        </w:rPr>
        <w:t xml:space="preserve"> </w:t>
      </w:r>
      <w:r w:rsidR="008058DA">
        <w:rPr>
          <w:rFonts w:cs="Times New Roman" w:hint="cs"/>
          <w:rtl/>
        </w:rPr>
        <w:t>כל זאת בדעתו</w:t>
      </w:r>
      <w:bookmarkEnd w:id="232"/>
      <w:r w:rsidR="00E40B6B">
        <w:rPr>
          <w:rFonts w:cs="Times New Roman" w:hint="cs"/>
          <w:rtl/>
        </w:rPr>
        <w:t xml:space="preserve">, </w:t>
      </w:r>
      <w:r w:rsidR="005475E0">
        <w:rPr>
          <w:rFonts w:hint="cs"/>
          <w:rtl/>
        </w:rPr>
        <w:t xml:space="preserve">סיפרה לו </w:t>
      </w:r>
      <w:r w:rsidR="00E40B6B">
        <w:rPr>
          <w:rFonts w:hint="cs"/>
          <w:rtl/>
        </w:rPr>
        <w:t xml:space="preserve">סאקורה </w:t>
      </w:r>
      <w:r w:rsidR="005475E0">
        <w:rPr>
          <w:rFonts w:hint="cs"/>
          <w:rtl/>
        </w:rPr>
        <w:t>על</w:t>
      </w:r>
      <w:r w:rsidR="009D37B8">
        <w:rPr>
          <w:rFonts w:hint="cs"/>
          <w:rtl/>
        </w:rPr>
        <w:t xml:space="preserve"> </w:t>
      </w:r>
      <w:r w:rsidR="009D37B8" w:rsidRPr="009D37B8">
        <w:rPr>
          <w:rFonts w:cs="Times New Roman"/>
          <w:rtl/>
        </w:rPr>
        <w:t>שאיפותיה הנשגבות, הכמוסות – להפוך לאישה ה</w:t>
      </w:r>
      <w:r w:rsidR="00B833EF">
        <w:rPr>
          <w:rFonts w:cs="Times New Roman"/>
          <w:rtl/>
        </w:rPr>
        <w:t>אידיאל</w:t>
      </w:r>
      <w:r w:rsidR="009D37B8" w:rsidRPr="009D37B8">
        <w:rPr>
          <w:rFonts w:cs="Times New Roman"/>
          <w:rtl/>
        </w:rPr>
        <w:t>ית שה</w:t>
      </w:r>
      <w:r w:rsidR="00E146D2">
        <w:rPr>
          <w:rFonts w:cs="Times New Roman" w:hint="cs"/>
          <w:rtl/>
        </w:rPr>
        <w:t>י</w:t>
      </w:r>
      <w:r w:rsidR="009D37B8" w:rsidRPr="009D37B8">
        <w:rPr>
          <w:rFonts w:cs="Times New Roman"/>
          <w:rtl/>
        </w:rPr>
        <w:t xml:space="preserve">נה כעין הילד המלוטף הממעט לדבר, כעין כפפת קטיפה... היא </w:t>
      </w:r>
      <w:r w:rsidR="00E146D2" w:rsidRPr="00E146D2">
        <w:rPr>
          <w:rFonts w:cs="Times New Roman"/>
          <w:rtl/>
        </w:rPr>
        <w:t xml:space="preserve">יאמאטו </w:t>
      </w:r>
      <w:r w:rsidR="009D37B8" w:rsidRPr="009D37B8">
        <w:rPr>
          <w:rFonts w:cs="Times New Roman"/>
          <w:rtl/>
        </w:rPr>
        <w:t>נָדֶשיקוֹ.</w:t>
      </w:r>
    </w:p>
    <w:bookmarkEnd w:id="230"/>
    <w:p w14:paraId="197D82F9" w14:textId="1102F8F6" w:rsidR="005475E0" w:rsidRDefault="005475E0" w:rsidP="005475E0">
      <w:pPr>
        <w:rPr>
          <w:rtl/>
        </w:rPr>
      </w:pPr>
      <w:r>
        <w:rPr>
          <w:rFonts w:hint="cs"/>
          <w:rtl/>
        </w:rPr>
        <w:lastRenderedPageBreak/>
        <w:t>אלכס העיר שזה</w:t>
      </w:r>
      <w:r w:rsidR="00C35C44">
        <w:rPr>
          <w:rFonts w:hint="cs"/>
          <w:rtl/>
        </w:rPr>
        <w:t>ו</w:t>
      </w:r>
      <w:r>
        <w:rPr>
          <w:rFonts w:hint="cs"/>
          <w:rtl/>
        </w:rPr>
        <w:t xml:space="preserve"> גם שמה של נבחרת יפן בכדורגל נשים, זאת ששיחקה לא מזמן בגביע העולם [</w:t>
      </w:r>
      <w:r w:rsidRPr="0003476A">
        <w:rPr>
          <w:highlight w:val="blue"/>
          <w:rtl/>
        </w:rPr>
        <w:t>1995</w:t>
      </w:r>
      <w:r>
        <w:rPr>
          <w:rFonts w:hint="cs"/>
          <w:rtl/>
        </w:rPr>
        <w:t>] אם כי</w:t>
      </w:r>
      <w:r w:rsidR="009564E3">
        <w:rPr>
          <w:rFonts w:hint="cs"/>
          <w:rtl/>
        </w:rPr>
        <w:t xml:space="preserve"> </w:t>
      </w:r>
      <w:bookmarkStart w:id="233" w:name="_Hlk526186956"/>
      <w:r>
        <w:rPr>
          <w:rFonts w:hint="cs"/>
          <w:rtl/>
        </w:rPr>
        <w:t>(לדאבונו הוא חש חובה לגלות לה)</w:t>
      </w:r>
      <w:bookmarkEnd w:id="233"/>
      <w:r>
        <w:rPr>
          <w:rFonts w:hint="cs"/>
          <w:rtl/>
        </w:rPr>
        <w:t xml:space="preserve"> לא עלתה לחצי הגמר.</w:t>
      </w:r>
    </w:p>
    <w:p w14:paraId="7F1650D0" w14:textId="77777777" w:rsidR="005475E0" w:rsidRDefault="005475E0" w:rsidP="005475E0">
      <w:pPr>
        <w:rPr>
          <w:rtl/>
        </w:rPr>
      </w:pPr>
      <w:r>
        <w:rPr>
          <w:rFonts w:hint="cs"/>
          <w:rtl/>
        </w:rPr>
        <w:t>[</w:t>
      </w:r>
      <w:r w:rsidRPr="005A25B7">
        <w:t>https://en.wikipedia.org/wiki/1995_FIFA_Women%27s_World_Cup</w:t>
      </w:r>
      <w:r>
        <w:rPr>
          <w:rFonts w:hint="cs"/>
          <w:rtl/>
        </w:rPr>
        <w:t>]</w:t>
      </w:r>
    </w:p>
    <w:p w14:paraId="78E75DA8" w14:textId="16B32748" w:rsidR="00CE179F" w:rsidRDefault="005475E0" w:rsidP="00CE179F">
      <w:pPr>
        <w:rPr>
          <w:rtl/>
        </w:rPr>
      </w:pPr>
      <w:r>
        <w:rPr>
          <w:rFonts w:hint="cs"/>
          <w:rtl/>
        </w:rPr>
        <w:t xml:space="preserve">לא, לא! בורותו... </w:t>
      </w:r>
      <w:r w:rsidR="00E40B6B">
        <w:rPr>
          <w:rFonts w:hint="cs"/>
          <w:rtl/>
        </w:rPr>
        <w:t xml:space="preserve">סאקורה </w:t>
      </w:r>
      <w:r w:rsidR="00813DEF" w:rsidRPr="00813DEF">
        <w:rPr>
          <w:rFonts w:cs="Times New Roman"/>
          <w:rtl/>
        </w:rPr>
        <w:t>כלל לא</w:t>
      </w:r>
      <w:r w:rsidR="00E40B6B">
        <w:rPr>
          <w:rFonts w:hint="cs"/>
          <w:rtl/>
        </w:rPr>
        <w:t xml:space="preserve"> </w:t>
      </w:r>
      <w:r w:rsidR="00813DEF">
        <w:rPr>
          <w:rFonts w:hint="cs"/>
          <w:rtl/>
        </w:rPr>
        <w:t xml:space="preserve">התכוונה </w:t>
      </w:r>
      <w:r w:rsidR="00813DEF" w:rsidRPr="00813DEF">
        <w:rPr>
          <w:rFonts w:cs="Times New Roman"/>
          <w:rtl/>
        </w:rPr>
        <w:t xml:space="preserve">לשחקנית כדורגל! אלא להפך המוחלט. </w:t>
      </w:r>
      <w:r w:rsidR="00E146D2" w:rsidRPr="00E146D2">
        <w:rPr>
          <w:rFonts w:cs="Times New Roman"/>
          <w:rtl/>
        </w:rPr>
        <w:t>יאמאטו</w:t>
      </w:r>
      <w:r w:rsidR="00E146D2" w:rsidRPr="00E146D2">
        <w:rPr>
          <w:rFonts w:cs="Times New Roman" w:hint="cs"/>
          <w:rtl/>
        </w:rPr>
        <w:t xml:space="preserve"> </w:t>
      </w:r>
      <w:r>
        <w:rPr>
          <w:rFonts w:hint="cs"/>
          <w:rtl/>
        </w:rPr>
        <w:t>נדשיקו</w:t>
      </w:r>
      <w:r w:rsidDel="00731412">
        <w:rPr>
          <w:rFonts w:hint="cs"/>
          <w:rtl/>
        </w:rPr>
        <w:t xml:space="preserve"> </w:t>
      </w:r>
      <w:r>
        <w:rPr>
          <w:rFonts w:hint="cs"/>
          <w:rtl/>
        </w:rPr>
        <w:t>הי</w:t>
      </w:r>
      <w:r w:rsidR="00C35C44">
        <w:rPr>
          <w:rFonts w:hint="cs"/>
          <w:rtl/>
        </w:rPr>
        <w:t>א</w:t>
      </w:r>
      <w:r>
        <w:rPr>
          <w:rFonts w:hint="cs"/>
          <w:rtl/>
        </w:rPr>
        <w:t xml:space="preserve"> עקרת הבית המושלמת </w:t>
      </w:r>
      <w:r>
        <w:rPr>
          <w:rtl/>
        </w:rPr>
        <w:t>–</w:t>
      </w:r>
      <w:r>
        <w:rPr>
          <w:rFonts w:hint="cs"/>
          <w:rtl/>
        </w:rPr>
        <w:t xml:space="preserve"> נאמנה, ענווה וחכמה. </w:t>
      </w:r>
      <w:r w:rsidR="00CE179F">
        <w:rPr>
          <w:rFonts w:hint="cs"/>
          <w:rtl/>
        </w:rPr>
        <w:t xml:space="preserve">היא אלגנטית ועדינה, </w:t>
      </w:r>
      <w:r w:rsidR="00813DEF" w:rsidRPr="00813DEF">
        <w:rPr>
          <w:rFonts w:cs="Times New Roman"/>
          <w:rtl/>
        </w:rPr>
        <w:t xml:space="preserve">טבעית ואינה נוקשה, </w:t>
      </w:r>
      <w:r w:rsidR="00CE179F">
        <w:rPr>
          <w:rFonts w:hint="cs"/>
          <w:rtl/>
        </w:rPr>
        <w:t xml:space="preserve">מתמסרת לרצון בעלה, וגם </w:t>
      </w:r>
      <w:r w:rsidR="00CE179F">
        <w:rPr>
          <w:rtl/>
        </w:rPr>
        <w:t>–</w:t>
      </w:r>
      <w:r w:rsidR="00CE179F">
        <w:rPr>
          <w:rFonts w:hint="cs"/>
          <w:rtl/>
        </w:rPr>
        <w:t xml:space="preserve"> לעולם אינה פעילה ותובענית אלא מפתה בעדינות (תכונה זו </w:t>
      </w:r>
      <w:r w:rsidR="00954782">
        <w:rPr>
          <w:rFonts w:hint="cs"/>
          <w:rtl/>
        </w:rPr>
        <w:t>העציב</w:t>
      </w:r>
      <w:r w:rsidR="00CE179F" w:rsidRPr="00954782">
        <w:rPr>
          <w:rFonts w:hint="cs"/>
          <w:rtl/>
        </w:rPr>
        <w:t>ה</w:t>
      </w:r>
      <w:r w:rsidR="00CE179F">
        <w:rPr>
          <w:rFonts w:hint="cs"/>
          <w:rtl/>
        </w:rPr>
        <w:t xml:space="preserve"> את סאקורה באופן העמוק ביותר, מעולם לא שיערה שדבר מסוג זה יידרש ממנה)</w:t>
      </w:r>
      <w:r w:rsidR="00A631D8">
        <w:rPr>
          <w:rFonts w:hint="cs"/>
          <w:rtl/>
        </w:rPr>
        <w:t>.</w:t>
      </w:r>
      <w:r w:rsidR="00CE179F" w:rsidRPr="00CE179F">
        <w:rPr>
          <w:rFonts w:hint="cs"/>
          <w:rtl/>
        </w:rPr>
        <w:t xml:space="preserve"> </w:t>
      </w:r>
      <w:r w:rsidR="00CE179F">
        <w:rPr>
          <w:rFonts w:hint="cs"/>
          <w:rtl/>
        </w:rPr>
        <w:t xml:space="preserve">ועם זאת </w:t>
      </w:r>
      <w:r w:rsidR="00813DEF">
        <w:rPr>
          <w:rFonts w:hint="cs"/>
          <w:rtl/>
        </w:rPr>
        <w:t xml:space="preserve">היא </w:t>
      </w:r>
      <w:r w:rsidR="00CE179F">
        <w:rPr>
          <w:rFonts w:hint="cs"/>
          <w:rtl/>
        </w:rPr>
        <w:t>מצטיינת בעוצמה רוחנית ו</w:t>
      </w:r>
      <w:r w:rsidR="00CE179F" w:rsidRPr="00C9609E">
        <w:rPr>
          <w:rFonts w:cs="Times New Roman"/>
          <w:rtl/>
        </w:rPr>
        <w:t>ש</w:t>
      </w:r>
      <w:r w:rsidR="00CE179F">
        <w:rPr>
          <w:rFonts w:cs="Times New Roman" w:hint="cs"/>
          <w:rtl/>
        </w:rPr>
        <w:t>ו</w:t>
      </w:r>
      <w:r w:rsidR="00CE179F" w:rsidRPr="00C9609E">
        <w:rPr>
          <w:rFonts w:cs="Times New Roman"/>
          <w:rtl/>
        </w:rPr>
        <w:t>אפ</w:t>
      </w:r>
      <w:r w:rsidR="00CE179F">
        <w:rPr>
          <w:rFonts w:cs="Times New Roman" w:hint="cs"/>
          <w:rtl/>
        </w:rPr>
        <w:t>ת</w:t>
      </w:r>
      <w:r w:rsidR="00CE179F" w:rsidRPr="00C9609E">
        <w:rPr>
          <w:rFonts w:cs="Times New Roman"/>
          <w:rtl/>
        </w:rPr>
        <w:t xml:space="preserve"> לשלמות בכל הלכות החיים, בכ</w:t>
      </w:r>
      <w:r w:rsidR="00CE179F">
        <w:rPr>
          <w:rFonts w:cs="Times New Roman"/>
          <w:rtl/>
        </w:rPr>
        <w:t>ל תנועה ומעשה, תוך דבקות בחובות</w:t>
      </w:r>
      <w:r w:rsidR="00813DEF">
        <w:rPr>
          <w:rFonts w:cs="Times New Roman" w:hint="cs"/>
          <w:rtl/>
        </w:rPr>
        <w:t>יה</w:t>
      </w:r>
      <w:r w:rsidR="00CE179F" w:rsidRPr="00C9609E">
        <w:rPr>
          <w:rFonts w:cs="Times New Roman"/>
          <w:rtl/>
        </w:rPr>
        <w:t xml:space="preserve"> והכרה בהם, תוך </w:t>
      </w:r>
      <w:r w:rsidR="00CE179F">
        <w:rPr>
          <w:rFonts w:cs="Times New Roman" w:hint="cs"/>
          <w:rtl/>
        </w:rPr>
        <w:t>צ</w:t>
      </w:r>
      <w:r w:rsidR="00CE179F" w:rsidRPr="00C9609E">
        <w:rPr>
          <w:rFonts w:cs="Times New Roman"/>
          <w:rtl/>
        </w:rPr>
        <w:t>ייתנות וכבוד.</w:t>
      </w:r>
    </w:p>
    <w:p w14:paraId="6FF2CAC6" w14:textId="7879B175" w:rsidR="00A10EC3" w:rsidRDefault="00CE179F" w:rsidP="00CE179F">
      <w:pPr>
        <w:rPr>
          <w:rtl/>
        </w:rPr>
      </w:pPr>
      <w:r>
        <w:rPr>
          <w:rFonts w:hint="cs"/>
          <w:rtl/>
        </w:rPr>
        <w:t>היא הבחינה ב</w:t>
      </w:r>
      <w:r w:rsidR="00954782">
        <w:rPr>
          <w:rFonts w:hint="cs"/>
          <w:rtl/>
        </w:rPr>
        <w:t>עצב</w:t>
      </w:r>
      <w:r>
        <w:rPr>
          <w:rFonts w:hint="cs"/>
          <w:rtl/>
        </w:rPr>
        <w:t xml:space="preserve"> שאחז בו ל</w:t>
      </w:r>
      <w:r w:rsidR="00813DEF">
        <w:rPr>
          <w:rFonts w:hint="cs"/>
          <w:rtl/>
        </w:rPr>
        <w:t>משמע דבריה</w:t>
      </w:r>
      <w:r>
        <w:rPr>
          <w:rFonts w:hint="cs"/>
          <w:rtl/>
        </w:rPr>
        <w:t xml:space="preserve">, בחרדה, ולבסוף לא התאפקה ושאלה מה היה </w:t>
      </w:r>
      <w:r w:rsidR="00A631D8">
        <w:rPr>
          <w:rFonts w:hint="cs"/>
          <w:rtl/>
        </w:rPr>
        <w:t>לו</w:t>
      </w:r>
      <w:r w:rsidR="00C35C44">
        <w:rPr>
          <w:rFonts w:hint="cs"/>
          <w:rtl/>
        </w:rPr>
        <w:t>,</w:t>
      </w:r>
      <w:r w:rsidR="00A631D8">
        <w:rPr>
          <w:rFonts w:hint="cs"/>
          <w:rtl/>
        </w:rPr>
        <w:t xml:space="preserve"> </w:t>
      </w:r>
      <w:r>
        <w:rPr>
          <w:rFonts w:hint="cs"/>
          <w:rtl/>
        </w:rPr>
        <w:t>לאלכס דה-לארג' הוגה הדעות המהולל</w:t>
      </w:r>
      <w:r w:rsidR="00C35C44">
        <w:rPr>
          <w:rFonts w:hint="cs"/>
          <w:rtl/>
        </w:rPr>
        <w:t>,</w:t>
      </w:r>
      <w:r>
        <w:rPr>
          <w:rFonts w:hint="cs"/>
          <w:rtl/>
        </w:rPr>
        <w:t xml:space="preserve"> ל</w:t>
      </w:r>
      <w:r w:rsidR="00F93060">
        <w:rPr>
          <w:rFonts w:hint="cs"/>
          <w:rtl/>
        </w:rPr>
        <w:t>ו</w:t>
      </w:r>
      <w:r>
        <w:rPr>
          <w:rFonts w:hint="cs"/>
          <w:rtl/>
        </w:rPr>
        <w:t xml:space="preserve">מר בנושא </w:t>
      </w:r>
      <w:r w:rsidR="00C35C44">
        <w:rPr>
          <w:rFonts w:hint="cs"/>
          <w:rtl/>
        </w:rPr>
        <w:t>ה</w:t>
      </w:r>
      <w:r>
        <w:rPr>
          <w:rFonts w:hint="cs"/>
          <w:rtl/>
        </w:rPr>
        <w:t>זה</w:t>
      </w:r>
      <w:r w:rsidR="00C35C44">
        <w:rPr>
          <w:rFonts w:hint="cs"/>
          <w:rtl/>
        </w:rPr>
        <w:t>.</w:t>
      </w:r>
    </w:p>
    <w:p w14:paraId="5F00F7E1" w14:textId="4AD761C9" w:rsidR="00CE179F" w:rsidRDefault="00813DEF" w:rsidP="00CE179F">
      <w:pPr>
        <w:rPr>
          <w:rtl/>
        </w:rPr>
      </w:pPr>
      <w:r w:rsidRPr="00813DEF">
        <w:rPr>
          <w:rFonts w:cs="Times New Roman"/>
          <w:rtl/>
        </w:rPr>
        <w:t>לא היה לו אלא להסכים ש</w:t>
      </w:r>
      <w:r w:rsidR="00CE179F">
        <w:rPr>
          <w:rFonts w:hint="cs"/>
          <w:rtl/>
        </w:rPr>
        <w:t>נורא נ</w:t>
      </w:r>
      <w:r w:rsidR="00F93060">
        <w:rPr>
          <w:rFonts w:hint="cs"/>
          <w:rtl/>
        </w:rPr>
        <w:t>ו</w:t>
      </w:r>
      <w:r w:rsidR="00CE179F">
        <w:rPr>
          <w:rFonts w:hint="cs"/>
          <w:rtl/>
        </w:rPr>
        <w:t>ח לחיות עם אישה כזאת.</w:t>
      </w:r>
    </w:p>
    <w:p w14:paraId="2BD3814F" w14:textId="2F705493" w:rsidR="00CE179F" w:rsidRPr="004D3146" w:rsidRDefault="00A631D8" w:rsidP="005475E0">
      <w:pPr>
        <w:rPr>
          <w:color w:val="A6A6A6" w:themeColor="background1" w:themeShade="A6"/>
          <w:rtl/>
        </w:rPr>
      </w:pPr>
      <w:r w:rsidRPr="004D3146">
        <w:rPr>
          <w:rFonts w:hint="cs"/>
          <w:color w:val="A6A6A6" w:themeColor="background1" w:themeShade="A6"/>
          <w:rtl/>
        </w:rPr>
        <w:t>[</w:t>
      </w:r>
      <w:r w:rsidR="00CE179F" w:rsidRPr="004D3146">
        <w:rPr>
          <w:rFonts w:hint="cs"/>
          <w:color w:val="A6A6A6" w:themeColor="background1" w:themeShade="A6"/>
          <w:rtl/>
        </w:rPr>
        <w:t>[</w:t>
      </w:r>
    </w:p>
    <w:p w14:paraId="77A5DD1F" w14:textId="021647F7" w:rsidR="005475E0" w:rsidRPr="004D3146" w:rsidRDefault="005475E0" w:rsidP="005475E0">
      <w:pPr>
        <w:rPr>
          <w:color w:val="A6A6A6" w:themeColor="background1" w:themeShade="A6"/>
          <w:rtl/>
        </w:rPr>
      </w:pPr>
      <w:r w:rsidRPr="004D3146">
        <w:rPr>
          <w:rFonts w:hint="cs"/>
          <w:color w:val="A6A6A6" w:themeColor="background1" w:themeShade="A6"/>
          <w:rtl/>
        </w:rPr>
        <w:t>מה זה לך, סאקורה, מניין צץ המרוץ הפתאומי אחר שלמות?</w:t>
      </w:r>
    </w:p>
    <w:p w14:paraId="3120DC1C" w14:textId="07BF91C7" w:rsidR="005475E0" w:rsidRPr="004D3146" w:rsidRDefault="005475E0" w:rsidP="005475E0">
      <w:pPr>
        <w:rPr>
          <w:color w:val="A6A6A6" w:themeColor="background1" w:themeShade="A6"/>
          <w:rtl/>
        </w:rPr>
      </w:pPr>
      <w:r w:rsidRPr="004D3146">
        <w:rPr>
          <w:rFonts w:hint="cs"/>
          <w:color w:val="A6A6A6" w:themeColor="background1" w:themeShade="A6"/>
          <w:rtl/>
        </w:rPr>
        <w:t>י</w:t>
      </w:r>
      <w:r w:rsidR="001C5A04" w:rsidRPr="004D3146">
        <w:rPr>
          <w:rFonts w:hint="cs"/>
          <w:color w:val="A6A6A6" w:themeColor="background1" w:themeShade="A6"/>
          <w:rtl/>
        </w:rPr>
        <w:t>אימא</w:t>
      </w:r>
      <w:r w:rsidRPr="004D3146">
        <w:rPr>
          <w:rFonts w:hint="cs"/>
          <w:color w:val="A6A6A6" w:themeColor="background1" w:themeShade="A6"/>
          <w:rtl/>
        </w:rPr>
        <w:t xml:space="preserve">טו נדשיקו מצטיינת בעוצמתה הרוחנית תחת טרגדיות וכאב ומסוגלת לכל הקורבנות בעבור משפחתה ומולדתה ועם זאת הינה צייתנית ומתמסרת לרצון בעלה, וגם </w:t>
      </w:r>
      <w:r w:rsidRPr="004D3146">
        <w:rPr>
          <w:color w:val="A6A6A6" w:themeColor="background1" w:themeShade="A6"/>
          <w:rtl/>
        </w:rPr>
        <w:t>–</w:t>
      </w:r>
      <w:r w:rsidRPr="004D3146">
        <w:rPr>
          <w:rFonts w:hint="cs"/>
          <w:color w:val="A6A6A6" w:themeColor="background1" w:themeShade="A6"/>
          <w:rtl/>
        </w:rPr>
        <w:t xml:space="preserve"> לעולם אינה פעילה ותובענית אלא מפתה בעדינות... (תכונה זו ציערה את סאקורה באופן העמוק ביותר, מעולם לא שיערה שדבר מסוג זה יידרש ממנה.)</w:t>
      </w:r>
    </w:p>
    <w:p w14:paraId="54A8DCBC" w14:textId="77777777" w:rsidR="005475E0" w:rsidRPr="004D3146" w:rsidRDefault="005475E0" w:rsidP="005475E0">
      <w:pPr>
        <w:rPr>
          <w:rFonts w:cs="Times New Roman"/>
          <w:color w:val="A6A6A6" w:themeColor="background1" w:themeShade="A6"/>
          <w:rtl/>
        </w:rPr>
      </w:pPr>
      <w:r w:rsidRPr="004D3146">
        <w:rPr>
          <w:rFonts w:hint="cs"/>
          <w:color w:val="A6A6A6" w:themeColor="background1" w:themeShade="A6"/>
          <w:rtl/>
        </w:rPr>
        <w:t xml:space="preserve">למה שיהיה רק סגנון אחד ויחיד של איך להיות? [הרי </w:t>
      </w:r>
      <w:r w:rsidRPr="004D3146">
        <w:rPr>
          <w:rFonts w:cs="Times New Roman"/>
          <w:color w:val="A6A6A6" w:themeColor="background1" w:themeShade="A6"/>
          <w:rtl/>
        </w:rPr>
        <w:t>קשה נורא להיות אדם. יצור אנושי. כל הקונפליקטים הפנמיים הבלתי-פתורים.</w:t>
      </w:r>
      <w:r w:rsidRPr="004D3146">
        <w:rPr>
          <w:rFonts w:cs="Times New Roman" w:hint="cs"/>
          <w:color w:val="A6A6A6" w:themeColor="background1" w:themeShade="A6"/>
          <w:rtl/>
        </w:rPr>
        <w:t xml:space="preserve"> זה מה ששנינו אוהבים.] </w:t>
      </w:r>
    </w:p>
    <w:p w14:paraId="6D290BD5" w14:textId="6E539FCD" w:rsidR="005475E0" w:rsidRPr="004D3146" w:rsidRDefault="005475E0" w:rsidP="005475E0">
      <w:pPr>
        <w:rPr>
          <w:color w:val="A6A6A6" w:themeColor="background1" w:themeShade="A6"/>
          <w:rtl/>
        </w:rPr>
      </w:pPr>
      <w:r w:rsidRPr="004D3146">
        <w:rPr>
          <w:rFonts w:cs="Times New Roman" w:hint="cs"/>
          <w:color w:val="A6A6A6" w:themeColor="background1" w:themeShade="A6"/>
          <w:rtl/>
        </w:rPr>
        <w:t>מדובר על י</w:t>
      </w:r>
      <w:r w:rsidR="001C5A04" w:rsidRPr="004D3146">
        <w:rPr>
          <w:rFonts w:hint="cs"/>
          <w:color w:val="A6A6A6" w:themeColor="background1" w:themeShade="A6"/>
          <w:rtl/>
        </w:rPr>
        <w:t>אימא</w:t>
      </w:r>
      <w:r w:rsidRPr="004D3146">
        <w:rPr>
          <w:rFonts w:hint="cs"/>
          <w:color w:val="A6A6A6" w:themeColor="background1" w:themeShade="A6"/>
          <w:rtl/>
        </w:rPr>
        <w:t xml:space="preserve">טו נדשיקו </w:t>
      </w:r>
      <w:r w:rsidRPr="004D3146">
        <w:rPr>
          <w:color w:val="A6A6A6" w:themeColor="background1" w:themeShade="A6"/>
          <w:rtl/>
        </w:rPr>
        <w:t>–</w:t>
      </w:r>
      <w:r w:rsidRPr="004D3146">
        <w:rPr>
          <w:rFonts w:hint="cs"/>
          <w:color w:val="A6A6A6" w:themeColor="background1" w:themeShade="A6"/>
          <w:rtl/>
        </w:rPr>
        <w:t xml:space="preserve"> ומן הסתם יש רק דרך אחת ויחידה להיות האישה ה</w:t>
      </w:r>
      <w:r w:rsidR="00B833EF" w:rsidRPr="004D3146">
        <w:rPr>
          <w:rFonts w:hint="cs"/>
          <w:color w:val="A6A6A6" w:themeColor="background1" w:themeShade="A6"/>
          <w:rtl/>
        </w:rPr>
        <w:t>אידיאל</w:t>
      </w:r>
      <w:r w:rsidRPr="004D3146">
        <w:rPr>
          <w:rFonts w:hint="cs"/>
          <w:color w:val="A6A6A6" w:themeColor="background1" w:themeShade="A6"/>
          <w:rtl/>
        </w:rPr>
        <w:t>ית, המושלמת.</w:t>
      </w:r>
    </w:p>
    <w:p w14:paraId="5AB7EE07" w14:textId="4D43FFF1" w:rsidR="005475E0" w:rsidRPr="004D3146" w:rsidRDefault="005475E0" w:rsidP="005475E0">
      <w:pPr>
        <w:rPr>
          <w:rFonts w:cs="Times New Roman"/>
          <w:color w:val="A6A6A6" w:themeColor="background1" w:themeShade="A6"/>
          <w:rtl/>
        </w:rPr>
      </w:pPr>
      <w:r w:rsidRPr="004D3146">
        <w:rPr>
          <w:rFonts w:cs="Times New Roman" w:hint="cs"/>
          <w:color w:val="A6A6A6" w:themeColor="background1" w:themeShade="A6"/>
          <w:rtl/>
        </w:rPr>
        <w:t>מאין נובע הרצון להיות נטולת קונפליקטים ובעלת דרך יחידה נכונה אפשרית? (כמו סוס, כמו ינשוף, כמו כלב.)</w:t>
      </w:r>
    </w:p>
    <w:p w14:paraId="5D3361ED" w14:textId="36E9AFAF" w:rsidR="005475E0" w:rsidRPr="004D3146" w:rsidRDefault="005231EE" w:rsidP="005475E0">
      <w:pPr>
        <w:rPr>
          <w:color w:val="A6A6A6" w:themeColor="background1" w:themeShade="A6"/>
          <w:rtl/>
        </w:rPr>
      </w:pPr>
      <w:r w:rsidRPr="004D3146">
        <w:rPr>
          <w:rFonts w:cs="Times New Roman" w:hint="cs"/>
          <w:color w:val="A6A6A6" w:themeColor="background1" w:themeShade="A6"/>
          <w:rtl/>
        </w:rPr>
        <w:t>[</w:t>
      </w:r>
      <w:r w:rsidR="005475E0" w:rsidRPr="004D3146">
        <w:rPr>
          <w:rFonts w:cs="Times New Roman" w:hint="cs"/>
          <w:color w:val="A6A6A6" w:themeColor="background1" w:themeShade="A6"/>
          <w:rtl/>
        </w:rPr>
        <w:t>אלכס, אני רוצה שתבין אותי, לא שתתרחק ממני.</w:t>
      </w:r>
    </w:p>
    <w:p w14:paraId="1740A3B5" w14:textId="74AE2A3B" w:rsidR="005475E0" w:rsidRPr="004D3146" w:rsidRDefault="005475E0" w:rsidP="005475E0">
      <w:pPr>
        <w:rPr>
          <w:color w:val="A6A6A6" w:themeColor="background1" w:themeShade="A6"/>
          <w:rtl/>
        </w:rPr>
      </w:pPr>
      <w:r w:rsidRPr="004D3146">
        <w:rPr>
          <w:rFonts w:hint="cs"/>
          <w:color w:val="A6A6A6" w:themeColor="background1" w:themeShade="A6"/>
          <w:rtl/>
        </w:rPr>
        <w:t>האישה ה</w:t>
      </w:r>
      <w:r w:rsidR="00B833EF" w:rsidRPr="004D3146">
        <w:rPr>
          <w:rFonts w:hint="cs"/>
          <w:color w:val="A6A6A6" w:themeColor="background1" w:themeShade="A6"/>
          <w:rtl/>
        </w:rPr>
        <w:t>אידיאל</w:t>
      </w:r>
      <w:r w:rsidRPr="004D3146">
        <w:rPr>
          <w:rFonts w:hint="cs"/>
          <w:color w:val="A6A6A6" w:themeColor="background1" w:themeShade="A6"/>
          <w:rtl/>
        </w:rPr>
        <w:t>ית היא כעין הילד המלוטף הממעט לדבר?</w:t>
      </w:r>
    </w:p>
    <w:p w14:paraId="694509CD" w14:textId="48897771" w:rsidR="00CE179F" w:rsidRPr="004D3146" w:rsidRDefault="005475E0" w:rsidP="00CE179F">
      <w:pPr>
        <w:rPr>
          <w:color w:val="A6A6A6" w:themeColor="background1" w:themeShade="A6"/>
          <w:rtl/>
        </w:rPr>
      </w:pPr>
      <w:r w:rsidRPr="004D3146">
        <w:rPr>
          <w:rFonts w:hint="cs"/>
          <w:color w:val="A6A6A6" w:themeColor="background1" w:themeShade="A6"/>
          <w:rtl/>
        </w:rPr>
        <w:t xml:space="preserve">זה הרבה יותר מזה, </w:t>
      </w:r>
      <w:r w:rsidR="005231EE" w:rsidRPr="004D3146">
        <w:rPr>
          <w:rFonts w:hint="cs"/>
          <w:color w:val="A6A6A6" w:themeColor="background1" w:themeShade="A6"/>
          <w:rtl/>
        </w:rPr>
        <w:t>]</w:t>
      </w:r>
    </w:p>
    <w:p w14:paraId="25D50BBB" w14:textId="42EE9059" w:rsidR="005475E0" w:rsidRPr="004D3146" w:rsidRDefault="005475E0" w:rsidP="005475E0">
      <w:pPr>
        <w:rPr>
          <w:color w:val="A6A6A6" w:themeColor="background1" w:themeShade="A6"/>
          <w:rtl/>
        </w:rPr>
      </w:pPr>
      <w:r w:rsidRPr="004D3146">
        <w:rPr>
          <w:rFonts w:hint="cs"/>
          <w:color w:val="A6A6A6" w:themeColor="background1" w:themeShade="A6"/>
          <w:rtl/>
        </w:rPr>
        <w:t xml:space="preserve">היא </w:t>
      </w:r>
      <w:r w:rsidR="005231EE" w:rsidRPr="004D3146">
        <w:rPr>
          <w:rFonts w:hint="cs"/>
          <w:color w:val="A6A6A6" w:themeColor="background1" w:themeShade="A6"/>
          <w:rtl/>
        </w:rPr>
        <w:t xml:space="preserve">אכן </w:t>
      </w:r>
      <w:r w:rsidRPr="004D3146">
        <w:rPr>
          <w:rFonts w:hint="cs"/>
          <w:color w:val="A6A6A6" w:themeColor="background1" w:themeShade="A6"/>
          <w:rtl/>
        </w:rPr>
        <w:t>אלגנטית ועדינה, אבל בעלת חוש צדק מפותח, ותיישב סיכסוכים בחיוך רך, היא טבעית ואינה נוקשה.... ניתן לדמיין את מהותהּ [אופייה] כעין כפפת קטיפה...</w:t>
      </w:r>
    </w:p>
    <w:p w14:paraId="792FC884" w14:textId="1695C68B" w:rsidR="005475E0" w:rsidRPr="004D3146" w:rsidRDefault="005475E0" w:rsidP="005475E0">
      <w:pPr>
        <w:rPr>
          <w:color w:val="A6A6A6" w:themeColor="background1" w:themeShade="A6"/>
          <w:rtl/>
        </w:rPr>
      </w:pPr>
      <w:r w:rsidRPr="004D3146">
        <w:rPr>
          <w:rFonts w:hint="cs"/>
          <w:color w:val="A6A6A6" w:themeColor="background1" w:themeShade="A6"/>
          <w:rtl/>
        </w:rPr>
        <w:t>כל החוקים האלה אינם טבעיים והם</w:t>
      </w:r>
      <w:r w:rsidR="00C90C6C" w:rsidRPr="004D3146">
        <w:rPr>
          <w:rFonts w:hint="cs"/>
          <w:color w:val="A6A6A6" w:themeColor="background1" w:themeShade="A6"/>
          <w:rtl/>
        </w:rPr>
        <w:t xml:space="preserve"> מאוד </w:t>
      </w:r>
      <w:r w:rsidRPr="004D3146">
        <w:rPr>
          <w:rFonts w:hint="cs"/>
          <w:color w:val="A6A6A6" w:themeColor="background1" w:themeShade="A6"/>
          <w:rtl/>
        </w:rPr>
        <w:t>נוקשים, אגב.</w:t>
      </w:r>
    </w:p>
    <w:p w14:paraId="392C6A03" w14:textId="77777777" w:rsidR="005475E0" w:rsidRPr="004D3146" w:rsidRDefault="005475E0" w:rsidP="005475E0">
      <w:pPr>
        <w:rPr>
          <w:color w:val="A6A6A6" w:themeColor="background1" w:themeShade="A6"/>
          <w:rtl/>
        </w:rPr>
      </w:pPr>
      <w:r w:rsidRPr="004D3146">
        <w:rPr>
          <w:rFonts w:hint="cs"/>
          <w:color w:val="A6A6A6" w:themeColor="background1" w:themeShade="A6"/>
          <w:rtl/>
        </w:rPr>
        <w:t xml:space="preserve">אתה לא יכול להתכחש לכך שכל אלו הינן תכונות חיוביות ורצויות </w:t>
      </w:r>
      <w:r w:rsidRPr="004D3146">
        <w:rPr>
          <w:color w:val="A6A6A6" w:themeColor="background1" w:themeShade="A6"/>
          <w:rtl/>
        </w:rPr>
        <w:t>–</w:t>
      </w:r>
      <w:r w:rsidRPr="004D3146">
        <w:rPr>
          <w:rFonts w:cs="Times New Roman"/>
          <w:color w:val="A6A6A6" w:themeColor="background1" w:themeShade="A6"/>
          <w:rtl/>
        </w:rPr>
        <w:t xml:space="preserve"> </w:t>
      </w:r>
      <w:r w:rsidRPr="004D3146">
        <w:rPr>
          <w:rFonts w:cs="Times New Roman" w:hint="cs"/>
          <w:color w:val="A6A6A6" w:themeColor="background1" w:themeShade="A6"/>
          <w:rtl/>
        </w:rPr>
        <w:t>ה</w:t>
      </w:r>
      <w:r w:rsidRPr="004D3146">
        <w:rPr>
          <w:rFonts w:cs="Times New Roman"/>
          <w:color w:val="A6A6A6" w:themeColor="background1" w:themeShade="A6"/>
          <w:rtl/>
        </w:rPr>
        <w:t xml:space="preserve">שאיפה לשלמות בכל הלכות החיים, בכל תנועה ומעשה, תוך דבקות בחובות והכרה בהם, תוך </w:t>
      </w:r>
      <w:r w:rsidRPr="004D3146">
        <w:rPr>
          <w:rFonts w:cs="Times New Roman" w:hint="cs"/>
          <w:color w:val="A6A6A6" w:themeColor="background1" w:themeShade="A6"/>
          <w:rtl/>
        </w:rPr>
        <w:t>צ</w:t>
      </w:r>
      <w:r w:rsidRPr="004D3146">
        <w:rPr>
          <w:rFonts w:cs="Times New Roman"/>
          <w:color w:val="A6A6A6" w:themeColor="background1" w:themeShade="A6"/>
          <w:rtl/>
        </w:rPr>
        <w:t>ייתנות וכבוד.</w:t>
      </w:r>
    </w:p>
    <w:p w14:paraId="77EBCAE1" w14:textId="44BEABB3" w:rsidR="005475E0" w:rsidRPr="004D3146" w:rsidRDefault="005475E0" w:rsidP="005475E0">
      <w:pPr>
        <w:rPr>
          <w:color w:val="A6A6A6" w:themeColor="background1" w:themeShade="A6"/>
          <w:rtl/>
        </w:rPr>
      </w:pPr>
      <w:r w:rsidRPr="004D3146">
        <w:rPr>
          <w:rFonts w:hint="cs"/>
          <w:color w:val="A6A6A6" w:themeColor="background1" w:themeShade="A6"/>
          <w:rtl/>
        </w:rPr>
        <w:t>כן, נורא נח לחיות עם אישה כזאת.</w:t>
      </w:r>
    </w:p>
    <w:p w14:paraId="61CDC220" w14:textId="5CB813D9" w:rsidR="00590709" w:rsidRPr="004D3146" w:rsidRDefault="00590709" w:rsidP="005475E0">
      <w:pPr>
        <w:rPr>
          <w:color w:val="A6A6A6" w:themeColor="background1" w:themeShade="A6"/>
          <w:rtl/>
        </w:rPr>
      </w:pPr>
      <w:r w:rsidRPr="004D3146">
        <w:rPr>
          <w:rFonts w:hint="cs"/>
          <w:color w:val="A6A6A6" w:themeColor="background1" w:themeShade="A6"/>
          <w:rtl/>
        </w:rPr>
        <w:t>זאת המסורת!</w:t>
      </w:r>
    </w:p>
    <w:p w14:paraId="0F55039E" w14:textId="77777777" w:rsidR="0091474E" w:rsidRPr="004D3146" w:rsidRDefault="0091474E" w:rsidP="0091474E">
      <w:pPr>
        <w:rPr>
          <w:color w:val="A6A6A6" w:themeColor="background1" w:themeShade="A6"/>
          <w:rtl/>
        </w:rPr>
      </w:pPr>
      <w:r w:rsidRPr="004D3146">
        <w:rPr>
          <w:rFonts w:cs="Times New Roman" w:hint="cs"/>
          <w:color w:val="A6A6A6" w:themeColor="background1" w:themeShade="A6"/>
          <w:rtl/>
        </w:rPr>
        <w:t>"</w:t>
      </w:r>
      <w:r w:rsidRPr="004D3146">
        <w:rPr>
          <w:rFonts w:cs="Times New Roman"/>
          <w:color w:val="A6A6A6" w:themeColor="background1" w:themeShade="A6"/>
          <w:rtl/>
        </w:rPr>
        <w:t>אבל למה שתרצי להיות כזאת?</w:t>
      </w:r>
      <w:r w:rsidRPr="004D3146">
        <w:rPr>
          <w:rFonts w:cs="Times New Roman" w:hint="cs"/>
          <w:color w:val="A6A6A6" w:themeColor="background1" w:themeShade="A6"/>
          <w:rtl/>
        </w:rPr>
        <w:t>" הוא אמר בטון חרד.</w:t>
      </w:r>
    </w:p>
    <w:p w14:paraId="4B788D61" w14:textId="77777777" w:rsidR="0091474E" w:rsidRPr="004D3146" w:rsidRDefault="0091474E" w:rsidP="0091474E">
      <w:pPr>
        <w:rPr>
          <w:color w:val="A6A6A6" w:themeColor="background1" w:themeShade="A6"/>
          <w:rtl/>
        </w:rPr>
      </w:pPr>
      <w:r w:rsidRPr="004D3146">
        <w:rPr>
          <w:rFonts w:cs="Times New Roman" w:hint="cs"/>
          <w:color w:val="A6A6A6" w:themeColor="background1" w:themeShade="A6"/>
          <w:rtl/>
        </w:rPr>
        <w:t>"</w:t>
      </w:r>
      <w:r w:rsidRPr="004D3146">
        <w:rPr>
          <w:rFonts w:cs="Times New Roman"/>
          <w:color w:val="A6A6A6" w:themeColor="background1" w:themeShade="A6"/>
          <w:rtl/>
        </w:rPr>
        <w:t>מה זאת אומרת?</w:t>
      </w:r>
      <w:r w:rsidRPr="004D3146">
        <w:rPr>
          <w:rFonts w:cs="Times New Roman" w:hint="cs"/>
          <w:color w:val="A6A6A6" w:themeColor="background1" w:themeShade="A6"/>
          <w:rtl/>
        </w:rPr>
        <w:t>"</w:t>
      </w:r>
    </w:p>
    <w:p w14:paraId="6AD498EE" w14:textId="30787627" w:rsidR="0091474E" w:rsidRPr="004D3146" w:rsidRDefault="0091474E" w:rsidP="0091474E">
      <w:pPr>
        <w:rPr>
          <w:color w:val="A6A6A6" w:themeColor="background1" w:themeShade="A6"/>
          <w:rtl/>
        </w:rPr>
      </w:pPr>
      <w:r w:rsidRPr="004D3146">
        <w:rPr>
          <w:rFonts w:cs="Times New Roman" w:hint="cs"/>
          <w:color w:val="A6A6A6" w:themeColor="background1" w:themeShade="A6"/>
          <w:rtl/>
        </w:rPr>
        <w:t>"</w:t>
      </w:r>
      <w:r w:rsidRPr="004D3146">
        <w:rPr>
          <w:rFonts w:cs="Times New Roman"/>
          <w:color w:val="A6A6A6" w:themeColor="background1" w:themeShade="A6"/>
          <w:rtl/>
        </w:rPr>
        <w:t>למה שלי יהיה מותר להגיד</w:t>
      </w:r>
      <w:r w:rsidR="00483BB1" w:rsidRPr="004D3146">
        <w:rPr>
          <w:rFonts w:cs="Times New Roman"/>
          <w:color w:val="A6A6A6" w:themeColor="background1" w:themeShade="A6"/>
          <w:rtl/>
        </w:rPr>
        <w:t xml:space="preserve"> הכול </w:t>
      </w:r>
      <w:r w:rsidRPr="004D3146">
        <w:rPr>
          <w:rFonts w:cs="Times New Roman"/>
          <w:color w:val="A6A6A6" w:themeColor="background1" w:themeShade="A6"/>
          <w:rtl/>
        </w:rPr>
        <w:t>ולעשות הכל, ואת תהיי כנועה? למה שתרצי את זה?</w:t>
      </w:r>
      <w:r w:rsidRPr="004D3146">
        <w:rPr>
          <w:rFonts w:cs="Times New Roman" w:hint="cs"/>
          <w:color w:val="A6A6A6" w:themeColor="background1" w:themeShade="A6"/>
          <w:rtl/>
        </w:rPr>
        <w:t>"</w:t>
      </w:r>
      <w:r w:rsidRPr="004D3146">
        <w:rPr>
          <w:rFonts w:cs="Times New Roman"/>
          <w:color w:val="A6A6A6" w:themeColor="background1" w:themeShade="A6"/>
          <w:rtl/>
        </w:rPr>
        <w:t xml:space="preserve"> הוא השתדל למסך על </w:t>
      </w:r>
      <w:r w:rsidRPr="004D3146">
        <w:rPr>
          <w:rFonts w:cs="Times New Roman" w:hint="cs"/>
          <w:color w:val="A6A6A6" w:themeColor="background1" w:themeShade="A6"/>
          <w:rtl/>
        </w:rPr>
        <w:t xml:space="preserve">הצער הנורא שאחז בו, היא רק מסגלת לעצמה בעמל רב את הנוהג היפני כפי שהבינה אותו, אולי </w:t>
      </w:r>
      <w:r w:rsidRPr="004D3146">
        <w:rPr>
          <w:rFonts w:cs="Times New Roman"/>
          <w:color w:val="A6A6A6" w:themeColor="background1" w:themeShade="A6"/>
          <w:rtl/>
        </w:rPr>
        <w:t xml:space="preserve">היא </w:t>
      </w:r>
      <w:r w:rsidRPr="004D3146">
        <w:rPr>
          <w:rFonts w:cs="Times New Roman" w:hint="cs"/>
          <w:color w:val="A6A6A6" w:themeColor="background1" w:themeShade="A6"/>
          <w:rtl/>
        </w:rPr>
        <w:t xml:space="preserve">לא </w:t>
      </w:r>
      <w:r w:rsidRPr="004D3146">
        <w:rPr>
          <w:rFonts w:cs="Times New Roman"/>
          <w:color w:val="A6A6A6" w:themeColor="background1" w:themeShade="A6"/>
          <w:rtl/>
        </w:rPr>
        <w:t>הורסת את עצמה לגמרי</w:t>
      </w:r>
      <w:r w:rsidRPr="004D3146">
        <w:rPr>
          <w:rFonts w:cs="Times New Roman" w:hint="cs"/>
          <w:color w:val="A6A6A6" w:themeColor="background1" w:themeShade="A6"/>
          <w:rtl/>
        </w:rPr>
        <w:t>.</w:t>
      </w:r>
      <w:r w:rsidRPr="004D3146">
        <w:rPr>
          <w:rFonts w:cs="Times New Roman"/>
          <w:color w:val="A6A6A6" w:themeColor="background1" w:themeShade="A6"/>
          <w:rtl/>
        </w:rPr>
        <w:t xml:space="preserve"> </w:t>
      </w:r>
    </w:p>
    <w:p w14:paraId="78FBC25E" w14:textId="77777777" w:rsidR="0091474E" w:rsidRPr="004D3146" w:rsidRDefault="0091474E" w:rsidP="0091474E">
      <w:pPr>
        <w:rPr>
          <w:color w:val="A6A6A6" w:themeColor="background1" w:themeShade="A6"/>
          <w:rtl/>
        </w:rPr>
      </w:pPr>
      <w:r w:rsidRPr="004D3146">
        <w:rPr>
          <w:rFonts w:cs="Times New Roman" w:hint="cs"/>
          <w:color w:val="A6A6A6" w:themeColor="background1" w:themeShade="A6"/>
          <w:rtl/>
        </w:rPr>
        <w:lastRenderedPageBreak/>
        <w:t>"</w:t>
      </w:r>
      <w:r w:rsidRPr="004D3146">
        <w:rPr>
          <w:rFonts w:cs="Times New Roman"/>
          <w:color w:val="A6A6A6" w:themeColor="background1" w:themeShade="A6"/>
          <w:rtl/>
        </w:rPr>
        <w:t xml:space="preserve">למה שלא אהיה כנועה? לא תרצה </w:t>
      </w:r>
      <w:r w:rsidRPr="004D3146">
        <w:rPr>
          <w:rFonts w:cs="Times New Roman" w:hint="cs"/>
          <w:color w:val="A6A6A6" w:themeColor="background1" w:themeShade="A6"/>
          <w:rtl/>
        </w:rPr>
        <w:t>ב</w:t>
      </w:r>
      <w:r w:rsidRPr="004D3146">
        <w:rPr>
          <w:rFonts w:cs="Times New Roman"/>
          <w:color w:val="A6A6A6" w:themeColor="background1" w:themeShade="A6"/>
          <w:rtl/>
        </w:rPr>
        <w:t>זה?</w:t>
      </w:r>
      <w:r w:rsidRPr="004D3146">
        <w:rPr>
          <w:rFonts w:cs="Times New Roman" w:hint="cs"/>
          <w:color w:val="A6A6A6" w:themeColor="background1" w:themeShade="A6"/>
          <w:rtl/>
        </w:rPr>
        <w:t>"</w:t>
      </w:r>
    </w:p>
    <w:p w14:paraId="6D5C7D2B" w14:textId="77777777" w:rsidR="0091474E" w:rsidRPr="004D3146" w:rsidRDefault="0091474E" w:rsidP="0091474E">
      <w:pPr>
        <w:rPr>
          <w:color w:val="A6A6A6" w:themeColor="background1" w:themeShade="A6"/>
          <w:rtl/>
        </w:rPr>
      </w:pPr>
      <w:r w:rsidRPr="004D3146">
        <w:rPr>
          <w:rFonts w:cs="Times New Roman" w:hint="cs"/>
          <w:color w:val="A6A6A6" w:themeColor="background1" w:themeShade="A6"/>
          <w:rtl/>
        </w:rPr>
        <w:t>"</w:t>
      </w:r>
      <w:r w:rsidRPr="004D3146">
        <w:rPr>
          <w:rFonts w:cs="Times New Roman"/>
          <w:color w:val="A6A6A6" w:themeColor="background1" w:themeShade="A6"/>
          <w:rtl/>
        </w:rPr>
        <w:t>לא!</w:t>
      </w:r>
      <w:r w:rsidRPr="004D3146">
        <w:rPr>
          <w:rFonts w:cs="Times New Roman" w:hint="cs"/>
          <w:color w:val="A6A6A6" w:themeColor="background1" w:themeShade="A6"/>
          <w:rtl/>
        </w:rPr>
        <w:t>"</w:t>
      </w:r>
    </w:p>
    <w:p w14:paraId="103ABF8E" w14:textId="77777777" w:rsidR="0091474E" w:rsidRPr="004D3146" w:rsidRDefault="0091474E" w:rsidP="0091474E">
      <w:pPr>
        <w:rPr>
          <w:color w:val="A6A6A6" w:themeColor="background1" w:themeShade="A6"/>
          <w:rtl/>
        </w:rPr>
      </w:pPr>
      <w:r w:rsidRPr="004D3146">
        <w:rPr>
          <w:rFonts w:cs="Times New Roman"/>
          <w:color w:val="A6A6A6" w:themeColor="background1" w:themeShade="A6"/>
          <w:rtl/>
        </w:rPr>
        <w:t>היא נעלבה.</w:t>
      </w:r>
    </w:p>
    <w:p w14:paraId="38D35179" w14:textId="77777777" w:rsidR="0091474E" w:rsidRPr="004D3146" w:rsidRDefault="0091474E" w:rsidP="0091474E">
      <w:pPr>
        <w:rPr>
          <w:rFonts w:cs="Times New Roman"/>
          <w:color w:val="A6A6A6" w:themeColor="background1" w:themeShade="A6"/>
          <w:rtl/>
        </w:rPr>
      </w:pPr>
      <w:r w:rsidRPr="004D3146">
        <w:rPr>
          <w:rFonts w:cs="Times New Roman" w:hint="cs"/>
          <w:color w:val="A6A6A6" w:themeColor="background1" w:themeShade="A6"/>
          <w:rtl/>
        </w:rPr>
        <w:t xml:space="preserve">"עד איפה תקחי את זה? </w:t>
      </w:r>
      <w:r w:rsidRPr="004D3146">
        <w:rPr>
          <w:rFonts w:cs="Times New Roman"/>
          <w:color w:val="A6A6A6" w:themeColor="background1" w:themeShade="A6"/>
          <w:rtl/>
        </w:rPr>
        <w:t>ואם יפגעו בך, תסכימי לזה?</w:t>
      </w:r>
      <w:r w:rsidRPr="004D3146">
        <w:rPr>
          <w:rFonts w:cs="Times New Roman" w:hint="cs"/>
          <w:color w:val="A6A6A6" w:themeColor="background1" w:themeShade="A6"/>
          <w:rtl/>
        </w:rPr>
        <w:t xml:space="preserve">" </w:t>
      </w:r>
    </w:p>
    <w:p w14:paraId="2E30A4E9" w14:textId="4366533C" w:rsidR="001D699A" w:rsidRPr="004D3146" w:rsidRDefault="00EE3076" w:rsidP="005475E0">
      <w:pPr>
        <w:rPr>
          <w:color w:val="A6A6A6" w:themeColor="background1" w:themeShade="A6"/>
          <w:rtl/>
        </w:rPr>
      </w:pPr>
      <w:hyperlink r:id="rId142" w:history="1">
        <w:r w:rsidR="001D699A" w:rsidRPr="004D3146">
          <w:rPr>
            <w:rStyle w:val="Hyperlink"/>
            <w:color w:val="A6A6A6" w:themeColor="background1" w:themeShade="A6"/>
          </w:rPr>
          <w:t>Nisei</w:t>
        </w:r>
      </w:hyperlink>
      <w:r w:rsidR="001D699A" w:rsidRPr="004D3146">
        <w:rPr>
          <w:color w:val="A6A6A6" w:themeColor="background1" w:themeShade="A6"/>
        </w:rPr>
        <w:t xml:space="preserve"> (second-generation Japanese American)</w:t>
      </w:r>
    </w:p>
    <w:p w14:paraId="1C74779C" w14:textId="033DEF75" w:rsidR="001D699A" w:rsidRPr="004D3146" w:rsidRDefault="00EE3076" w:rsidP="005475E0">
      <w:pPr>
        <w:rPr>
          <w:color w:val="A6A6A6" w:themeColor="background1" w:themeShade="A6"/>
          <w:rtl/>
        </w:rPr>
      </w:pPr>
      <w:hyperlink r:id="rId143" w:history="1">
        <w:r w:rsidR="008A4517" w:rsidRPr="004D3146">
          <w:rPr>
            <w:rStyle w:val="Hyperlink"/>
            <w:color w:val="A6A6A6" w:themeColor="background1" w:themeShade="A6"/>
          </w:rPr>
          <w:t>kuuki-yomenai</w:t>
        </w:r>
      </w:hyperlink>
      <w:r w:rsidR="008A4517" w:rsidRPr="004D3146">
        <w:rPr>
          <w:color w:val="A6A6A6" w:themeColor="background1" w:themeShade="A6"/>
        </w:rPr>
        <w:t xml:space="preserve"> </w:t>
      </w:r>
    </w:p>
    <w:p w14:paraId="7A181379" w14:textId="05569CEB" w:rsidR="008A4517" w:rsidRPr="004D3146" w:rsidRDefault="00EE3076" w:rsidP="005475E0">
      <w:pPr>
        <w:rPr>
          <w:color w:val="A6A6A6" w:themeColor="background1" w:themeShade="A6"/>
          <w:rtl/>
        </w:rPr>
      </w:pPr>
      <w:hyperlink r:id="rId144" w:history="1">
        <w:r w:rsidR="008A4517" w:rsidRPr="004D3146">
          <w:rPr>
            <w:rStyle w:val="Hyperlink"/>
            <w:color w:val="A6A6A6" w:themeColor="background1" w:themeShade="A6"/>
          </w:rPr>
          <w:t>Honne and Tatemae</w:t>
        </w:r>
      </w:hyperlink>
    </w:p>
    <w:p w14:paraId="5C7765A5" w14:textId="1B335C9B" w:rsidR="005475E0" w:rsidRPr="004D3146" w:rsidRDefault="005475E0" w:rsidP="005475E0">
      <w:pPr>
        <w:rPr>
          <w:color w:val="A6A6A6" w:themeColor="background1" w:themeShade="A6"/>
          <w:rtl/>
        </w:rPr>
      </w:pPr>
      <w:r w:rsidRPr="004D3146">
        <w:rPr>
          <w:color w:val="A6A6A6" w:themeColor="background1" w:themeShade="A6"/>
        </w:rPr>
        <w:t>https://en.wikipedia.org/wiki/Yamato_nadeshiko</w:t>
      </w:r>
    </w:p>
    <w:p w14:paraId="6B834B4C" w14:textId="77777777" w:rsidR="005475E0" w:rsidRPr="004D3146" w:rsidRDefault="005475E0" w:rsidP="005475E0">
      <w:pPr>
        <w:rPr>
          <w:color w:val="A6A6A6" w:themeColor="background1" w:themeShade="A6"/>
          <w:rtl/>
        </w:rPr>
      </w:pPr>
      <w:r w:rsidRPr="004D3146">
        <w:rPr>
          <w:rFonts w:hint="cs"/>
          <w:color w:val="A6A6A6" w:themeColor="background1" w:themeShade="A6"/>
          <w:rtl/>
        </w:rPr>
        <w:t>התרגום של הדף בסינית:</w:t>
      </w:r>
    </w:p>
    <w:p w14:paraId="26EC9314" w14:textId="77777777" w:rsidR="005475E0" w:rsidRPr="004D3146" w:rsidRDefault="005475E0" w:rsidP="005475E0">
      <w:pPr>
        <w:bidi w:val="0"/>
        <w:rPr>
          <w:color w:val="A6A6A6" w:themeColor="background1" w:themeShade="A6"/>
        </w:rPr>
      </w:pPr>
      <w:r w:rsidRPr="004D3146">
        <w:rPr>
          <w:color w:val="A6A6A6" w:themeColor="background1" w:themeShade="A6"/>
        </w:rPr>
        <w:t>People with Yamato Nadeshiko character often elegant manners educated, others usually quiet gentle, prudent act with caution, but very natural and not rigid. Also great sense of justice, in the face of right and wrong never ambiguous, but tough people from the general solution, they will always use soft smile to resolve conflicts. In addition, under the Japanese Nadeshiko generally give people ascetic impression, but in eighteen ban the game, the Japanese Nadeshiko Role in sexual situations tend to become open and active, which may be long-repressed inner thoughts and feelings and burst out of the phenomenon. In short Yamato Nadeshiko is a velvet glove character</w:t>
      </w:r>
      <w:r w:rsidRPr="004D3146">
        <w:rPr>
          <w:rFonts w:cs="Times New Roman"/>
          <w:color w:val="A6A6A6" w:themeColor="background1" w:themeShade="A6"/>
          <w:rtl/>
        </w:rPr>
        <w:t>.</w:t>
      </w:r>
    </w:p>
    <w:p w14:paraId="5CD33277" w14:textId="77777777" w:rsidR="005475E0" w:rsidRPr="004D3146" w:rsidRDefault="005475E0" w:rsidP="005475E0">
      <w:pPr>
        <w:bidi w:val="0"/>
        <w:rPr>
          <w:color w:val="A6A6A6" w:themeColor="background1" w:themeShade="A6"/>
        </w:rPr>
      </w:pPr>
      <w:r w:rsidRPr="004D3146">
        <w:rPr>
          <w:color w:val="A6A6A6" w:themeColor="background1" w:themeShade="A6"/>
        </w:rPr>
        <w:t>Yamato Nadeshiko class people often did not talk much, but that does not mean to no mouth extent, although they are so strict that not every word perfect, but are relatively decent, also after a certain discretion</w:t>
      </w:r>
      <w:r w:rsidRPr="004D3146">
        <w:rPr>
          <w:rFonts w:cs="Times New Roman"/>
          <w:color w:val="A6A6A6" w:themeColor="background1" w:themeShade="A6"/>
          <w:rtl/>
        </w:rPr>
        <w:t>.</w:t>
      </w:r>
    </w:p>
    <w:p w14:paraId="2D43F505" w14:textId="77777777" w:rsidR="005475E0" w:rsidRPr="004D3146" w:rsidRDefault="005475E0" w:rsidP="005475E0">
      <w:pPr>
        <w:bidi w:val="0"/>
        <w:rPr>
          <w:color w:val="A6A6A6" w:themeColor="background1" w:themeShade="A6"/>
          <w:rtl/>
        </w:rPr>
      </w:pPr>
      <w:r w:rsidRPr="004D3146">
        <w:rPr>
          <w:color w:val="A6A6A6" w:themeColor="background1" w:themeShade="A6"/>
        </w:rPr>
        <w:t>From the appearance point of view, Japan Nadeshiko most typical sign is the appearance of black or dark-colored hair, and mostly straight hair</w:t>
      </w:r>
      <w:r w:rsidRPr="004D3146">
        <w:rPr>
          <w:rFonts w:cs="Times New Roman"/>
          <w:color w:val="A6A6A6" w:themeColor="background1" w:themeShade="A6"/>
          <w:rtl/>
        </w:rPr>
        <w:t>.</w:t>
      </w:r>
    </w:p>
    <w:p w14:paraId="231B88F9" w14:textId="77777777" w:rsidR="005475E0" w:rsidRPr="004D3146" w:rsidRDefault="005475E0" w:rsidP="005475E0">
      <w:pPr>
        <w:rPr>
          <w:color w:val="A6A6A6" w:themeColor="background1" w:themeShade="A6"/>
          <w:rtl/>
        </w:rPr>
      </w:pPr>
      <w:r w:rsidRPr="004D3146">
        <w:rPr>
          <w:rFonts w:hint="cs"/>
          <w:color w:val="A6A6A6" w:themeColor="background1" w:themeShade="A6"/>
          <w:rtl/>
        </w:rPr>
        <w:t>התרגום בגרמנית:</w:t>
      </w:r>
    </w:p>
    <w:p w14:paraId="72628F39" w14:textId="77777777" w:rsidR="005475E0" w:rsidRPr="004D3146" w:rsidRDefault="005475E0" w:rsidP="005475E0">
      <w:pPr>
        <w:bidi w:val="0"/>
        <w:rPr>
          <w:color w:val="A6A6A6" w:themeColor="background1" w:themeShade="A6"/>
        </w:rPr>
      </w:pPr>
      <w:r w:rsidRPr="004D3146">
        <w:rPr>
          <w:color w:val="A6A6A6" w:themeColor="background1" w:themeShade="A6"/>
        </w:rPr>
        <w:t>A Yamato Nadeshiko is always pretty, graceful, discreetly dressed and fine-colored. Free-movement clothes are taboo. Traditional clothing ( Kimono ) is not mandatory, but desirable, not only on festive occasions. The bleaching of the hair, which is widespread in today's Japanese youth, has to be avoided, because a Yamato Nadeshiko should have light skin and black hair</w:t>
      </w:r>
      <w:r w:rsidRPr="004D3146">
        <w:rPr>
          <w:rFonts w:cs="Times New Roman"/>
          <w:color w:val="A6A6A6" w:themeColor="background1" w:themeShade="A6"/>
          <w:rtl/>
        </w:rPr>
        <w:t>.</w:t>
      </w:r>
    </w:p>
    <w:p w14:paraId="4A1D6495" w14:textId="77777777" w:rsidR="005475E0" w:rsidRPr="004D3146" w:rsidRDefault="005475E0" w:rsidP="005475E0">
      <w:pPr>
        <w:bidi w:val="0"/>
        <w:rPr>
          <w:color w:val="A6A6A6" w:themeColor="background1" w:themeShade="A6"/>
        </w:rPr>
      </w:pPr>
      <w:r w:rsidRPr="004D3146">
        <w:rPr>
          <w:color w:val="A6A6A6" w:themeColor="background1" w:themeShade="A6"/>
        </w:rPr>
        <w:t>In character is a Yamato Nadeshiko strong willed and can prevail. Tragedies and psychological or physical pain she endures still. [1] However, it is not independent or self-employed and also does not at work, but only in the marriage with a strong man its fulfillment. She brings all the necessary sacrifices to the welfare and protection of her family and her homeland</w:t>
      </w:r>
      <w:r w:rsidRPr="004D3146">
        <w:rPr>
          <w:rFonts w:cs="Times New Roman"/>
          <w:color w:val="A6A6A6" w:themeColor="background1" w:themeShade="A6"/>
          <w:rtl/>
        </w:rPr>
        <w:t>.</w:t>
      </w:r>
    </w:p>
    <w:p w14:paraId="64A8911A" w14:textId="77777777" w:rsidR="005475E0" w:rsidRPr="004D3146" w:rsidRDefault="005475E0" w:rsidP="005475E0">
      <w:pPr>
        <w:bidi w:val="0"/>
        <w:rPr>
          <w:rFonts w:cs="Times New Roman"/>
          <w:color w:val="A6A6A6" w:themeColor="background1" w:themeShade="A6"/>
          <w:rtl/>
        </w:rPr>
      </w:pPr>
      <w:r w:rsidRPr="004D3146">
        <w:rPr>
          <w:color w:val="A6A6A6" w:themeColor="background1" w:themeShade="A6"/>
        </w:rPr>
        <w:t>She orders her husband unconditionally, follows him and gives herself to him. She does not show an initiative in sex, is not active and demanding, but at the most subtly seductive</w:t>
      </w:r>
      <w:r w:rsidRPr="004D3146">
        <w:rPr>
          <w:rFonts w:cs="Times New Roman"/>
          <w:color w:val="A6A6A6" w:themeColor="background1" w:themeShade="A6"/>
          <w:rtl/>
        </w:rPr>
        <w:t>.</w:t>
      </w:r>
    </w:p>
    <w:p w14:paraId="31D37EA5" w14:textId="77777777" w:rsidR="005475E0" w:rsidRPr="004D3146" w:rsidRDefault="005475E0" w:rsidP="005475E0">
      <w:pPr>
        <w:rPr>
          <w:rFonts w:cs="Times New Roman"/>
          <w:color w:val="A6A6A6" w:themeColor="background1" w:themeShade="A6"/>
          <w:rtl/>
        </w:rPr>
      </w:pPr>
      <w:r w:rsidRPr="004D3146">
        <w:rPr>
          <w:rFonts w:cs="Times New Roman" w:hint="cs"/>
          <w:color w:val="A6A6A6" w:themeColor="background1" w:themeShade="A6"/>
          <w:rtl/>
        </w:rPr>
        <w:t>בספרדית:</w:t>
      </w:r>
    </w:p>
    <w:p w14:paraId="19AE3E82" w14:textId="77777777" w:rsidR="005475E0" w:rsidRPr="004D3146" w:rsidRDefault="005475E0" w:rsidP="005475E0">
      <w:pPr>
        <w:bidi w:val="0"/>
        <w:rPr>
          <w:color w:val="A6A6A6" w:themeColor="background1" w:themeShade="A6"/>
          <w:rtl/>
        </w:rPr>
      </w:pPr>
      <w:r w:rsidRPr="004D3146">
        <w:rPr>
          <w:color w:val="A6A6A6" w:themeColor="background1" w:themeShade="A6"/>
        </w:rPr>
        <w:lastRenderedPageBreak/>
        <w:t>from the traditional view The ideal Japanese woman is one who acts around the benefit of his family, showing submission and obedience to patriarchal authority figures. Its virtues are: loyalty, domestic ability, humility and wisdom.</w:t>
      </w:r>
    </w:p>
    <w:p w14:paraId="4CA0CE67" w14:textId="60120C57" w:rsidR="005475E0" w:rsidRPr="004D3146" w:rsidRDefault="005475E0" w:rsidP="005475E0">
      <w:pPr>
        <w:rPr>
          <w:color w:val="A6A6A6" w:themeColor="background1" w:themeShade="A6"/>
          <w:rtl/>
        </w:rPr>
      </w:pPr>
      <w:r w:rsidRPr="004D3146">
        <w:rPr>
          <w:rFonts w:hint="cs"/>
          <w:color w:val="A6A6A6" w:themeColor="background1" w:themeShade="A6"/>
          <w:rtl/>
        </w:rPr>
        <w:t>]</w:t>
      </w:r>
      <w:r w:rsidR="00A631D8" w:rsidRPr="004D3146">
        <w:rPr>
          <w:rFonts w:hint="cs"/>
          <w:color w:val="A6A6A6" w:themeColor="background1" w:themeShade="A6"/>
          <w:rtl/>
        </w:rPr>
        <w:t>]</w:t>
      </w:r>
    </w:p>
    <w:p w14:paraId="4AB05091" w14:textId="5128C7E8" w:rsidR="00813DEF" w:rsidRDefault="00A631D8" w:rsidP="00A5502A">
      <w:pPr>
        <w:rPr>
          <w:rtl/>
        </w:rPr>
      </w:pPr>
      <w:r w:rsidRPr="00A631D8">
        <w:rPr>
          <w:rFonts w:cs="Times New Roman"/>
          <w:rtl/>
        </w:rPr>
        <w:t>גם סאקורה החדשה לא החמיצה ולו שמץ מ</w:t>
      </w:r>
      <w:r w:rsidR="00A42F5D">
        <w:rPr>
          <w:rFonts w:hint="cs"/>
          <w:rtl/>
        </w:rPr>
        <w:t xml:space="preserve">נימת האירוניה המזלזלת שבה </w:t>
      </w:r>
      <w:r>
        <w:rPr>
          <w:rFonts w:hint="cs"/>
          <w:rtl/>
        </w:rPr>
        <w:t>הטיח</w:t>
      </w:r>
      <w:r w:rsidR="00A42F5D">
        <w:rPr>
          <w:rFonts w:hint="cs"/>
          <w:rtl/>
        </w:rPr>
        <w:t xml:space="preserve"> את דבריו</w:t>
      </w:r>
      <w:r w:rsidR="00A10EC3">
        <w:rPr>
          <w:rFonts w:hint="cs"/>
          <w:rtl/>
        </w:rPr>
        <w:t xml:space="preserve">, </w:t>
      </w:r>
      <w:r w:rsidRPr="00A631D8">
        <w:rPr>
          <w:rFonts w:cs="Times New Roman"/>
          <w:rtl/>
        </w:rPr>
        <w:t>ובעקבות כך</w:t>
      </w:r>
      <w:r w:rsidR="008F0526">
        <w:rPr>
          <w:rFonts w:hint="cs"/>
          <w:rtl/>
        </w:rPr>
        <w:t xml:space="preserve"> הבהירה לו</w:t>
      </w:r>
      <w:r w:rsidR="00554B86">
        <w:rPr>
          <w:rFonts w:hint="cs"/>
          <w:rtl/>
        </w:rPr>
        <w:t xml:space="preserve"> ש</w:t>
      </w:r>
      <w:r w:rsidR="005231EE">
        <w:rPr>
          <w:rFonts w:hint="cs"/>
          <w:rtl/>
        </w:rPr>
        <w:t>אין שום אפשרות לשכ</w:t>
      </w:r>
      <w:r w:rsidR="00813DEF">
        <w:rPr>
          <w:rFonts w:hint="cs"/>
          <w:rtl/>
        </w:rPr>
        <w:t>נ</w:t>
      </w:r>
      <w:r w:rsidR="005231EE">
        <w:rPr>
          <w:rFonts w:hint="cs"/>
          <w:rtl/>
        </w:rPr>
        <w:t>ו במעונות</w:t>
      </w:r>
      <w:r w:rsidR="00A42F5D">
        <w:rPr>
          <w:rFonts w:hint="cs"/>
          <w:rtl/>
        </w:rPr>
        <w:t>[</w:t>
      </w:r>
      <w:r w:rsidR="005231EE">
        <w:rPr>
          <w:rFonts w:hint="cs"/>
          <w:rtl/>
        </w:rPr>
        <w:t xml:space="preserve">, </w:t>
      </w:r>
      <w:r w:rsidR="00A10EC3">
        <w:rPr>
          <w:rFonts w:hint="cs"/>
          <w:rtl/>
        </w:rPr>
        <w:t>אף שהמדריכים הבטיחו שיבררו</w:t>
      </w:r>
      <w:r w:rsidR="00A42F5D">
        <w:rPr>
          <w:rFonts w:hint="cs"/>
          <w:rtl/>
        </w:rPr>
        <w:t>]</w:t>
      </w:r>
      <w:r w:rsidR="00A10EC3">
        <w:rPr>
          <w:rFonts w:hint="cs"/>
          <w:rtl/>
        </w:rPr>
        <w:t>.</w:t>
      </w:r>
      <w:r w:rsidR="009564E3">
        <w:rPr>
          <w:rFonts w:hint="cs"/>
          <w:rtl/>
        </w:rPr>
        <w:t xml:space="preserve"> </w:t>
      </w:r>
    </w:p>
    <w:p w14:paraId="33863951" w14:textId="321B9B46" w:rsidR="00E355A9" w:rsidRDefault="00A10EC3" w:rsidP="00A5502A">
      <w:pPr>
        <w:rPr>
          <w:rtl/>
        </w:rPr>
      </w:pPr>
      <w:r>
        <w:rPr>
          <w:rFonts w:hint="cs"/>
          <w:rtl/>
        </w:rPr>
        <w:t xml:space="preserve">לעת עתה, </w:t>
      </w:r>
      <w:r w:rsidR="005231EE">
        <w:rPr>
          <w:rFonts w:hint="cs"/>
          <w:rtl/>
        </w:rPr>
        <w:t>קאי ה</w:t>
      </w:r>
      <w:r>
        <w:rPr>
          <w:rFonts w:hint="cs"/>
          <w:rtl/>
        </w:rPr>
        <w:t>ציע לו</w:t>
      </w:r>
      <w:r w:rsidR="005231EE">
        <w:rPr>
          <w:rFonts w:hint="cs"/>
          <w:rtl/>
        </w:rPr>
        <w:t xml:space="preserve"> מיטה פנויה בחדרו. אבל </w:t>
      </w:r>
      <w:r>
        <w:rPr>
          <w:rFonts w:hint="cs"/>
          <w:rtl/>
        </w:rPr>
        <w:t>לאחר שהתקלח</w:t>
      </w:r>
      <w:r w:rsidR="00D933B2" w:rsidRPr="00D933B2">
        <w:rPr>
          <w:rFonts w:cs="Times New Roman"/>
          <w:rtl/>
        </w:rPr>
        <w:t xml:space="preserve"> שוב</w:t>
      </w:r>
      <w:r>
        <w:rPr>
          <w:rFonts w:hint="cs"/>
          <w:rtl/>
        </w:rPr>
        <w:t xml:space="preserve">, חיטא </w:t>
      </w:r>
      <w:r w:rsidR="00954782">
        <w:rPr>
          <w:rFonts w:hint="cs"/>
          <w:rtl/>
        </w:rPr>
        <w:t>[</w:t>
      </w:r>
      <w:r>
        <w:rPr>
          <w:rFonts w:hint="cs"/>
          <w:rtl/>
        </w:rPr>
        <w:t xml:space="preserve">(קאי הצליח לפענח איתו מהו </w:t>
      </w:r>
      <w:r w:rsidR="00E355A9">
        <w:rPr>
          <w:rFonts w:hint="cs"/>
          <w:rtl/>
        </w:rPr>
        <w:t>ה</w:t>
      </w:r>
      <w:r>
        <w:rPr>
          <w:rFonts w:hint="cs"/>
          <w:rtl/>
        </w:rPr>
        <w:t>בקבוקון ה</w:t>
      </w:r>
      <w:r w:rsidR="00E355A9">
        <w:rPr>
          <w:rFonts w:hint="cs"/>
          <w:rtl/>
        </w:rPr>
        <w:t>מתאים</w:t>
      </w:r>
      <w:r>
        <w:rPr>
          <w:rFonts w:hint="cs"/>
          <w:rtl/>
        </w:rPr>
        <w:t xml:space="preserve"> ו</w:t>
      </w:r>
      <w:r w:rsidR="00E355A9">
        <w:rPr>
          <w:rFonts w:hint="cs"/>
          <w:rtl/>
        </w:rPr>
        <w:t xml:space="preserve">מכיוון שהאמין שעוד יזדקק לו, שינן היטב את השם </w:t>
      </w:r>
      <w:r w:rsidR="00E355A9">
        <w:rPr>
          <w:rtl/>
        </w:rPr>
        <w:t>–</w:t>
      </w:r>
      <w:r w:rsidR="00E355A9">
        <w:rPr>
          <w:rFonts w:hint="cs"/>
          <w:rtl/>
        </w:rPr>
        <w:t xml:space="preserve"> מאקירון</w:t>
      </w:r>
      <w:r>
        <w:rPr>
          <w:rFonts w:hint="cs"/>
          <w:rtl/>
        </w:rPr>
        <w:t>)</w:t>
      </w:r>
      <w:r w:rsidR="00954782">
        <w:rPr>
          <w:rFonts w:hint="cs"/>
          <w:rtl/>
        </w:rPr>
        <w:t>]</w:t>
      </w:r>
      <w:r>
        <w:rPr>
          <w:rFonts w:hint="cs"/>
          <w:rtl/>
        </w:rPr>
        <w:t xml:space="preserve"> והחליף את תחבושותיו, </w:t>
      </w:r>
      <w:r w:rsidR="00813DEF">
        <w:rPr>
          <w:rFonts w:hint="cs"/>
          <w:rtl/>
        </w:rPr>
        <w:t xml:space="preserve">אלכס </w:t>
      </w:r>
      <w:r w:rsidR="00E355A9">
        <w:rPr>
          <w:rFonts w:hint="cs"/>
          <w:rtl/>
        </w:rPr>
        <w:t>חש</w:t>
      </w:r>
      <w:r w:rsidR="005231EE">
        <w:rPr>
          <w:rFonts w:hint="cs"/>
          <w:rtl/>
        </w:rPr>
        <w:t xml:space="preserve"> רענן </w:t>
      </w:r>
      <w:r w:rsidR="00590709">
        <w:rPr>
          <w:rFonts w:hint="cs"/>
          <w:rtl/>
        </w:rPr>
        <w:t>ובילה את רוב הלילה על ספסל עץ בגינה היפה שהשרתה על סאקורה שלווה</w:t>
      </w:r>
      <w:r w:rsidR="005231EE">
        <w:rPr>
          <w:rFonts w:hint="cs"/>
          <w:rtl/>
        </w:rPr>
        <w:t xml:space="preserve">, </w:t>
      </w:r>
      <w:r w:rsidR="00E355A9">
        <w:rPr>
          <w:rFonts w:hint="cs"/>
          <w:rtl/>
        </w:rPr>
        <w:t>בחברת תשורות קטנות וצבעוניות שדלה מכיסיו</w:t>
      </w:r>
      <w:r w:rsidR="005231EE">
        <w:rPr>
          <w:rFonts w:hint="cs"/>
          <w:rtl/>
        </w:rPr>
        <w:t>.</w:t>
      </w:r>
      <w:r w:rsidR="00590709">
        <w:rPr>
          <w:rFonts w:hint="cs"/>
          <w:rtl/>
        </w:rPr>
        <w:t xml:space="preserve"> </w:t>
      </w:r>
      <w:r w:rsidR="00E355A9">
        <w:rPr>
          <w:rFonts w:hint="cs"/>
          <w:rtl/>
        </w:rPr>
        <w:t xml:space="preserve">את הפתקאות שעטפו אותן, גם אלו שהיו כתובות באנגלית, זרק </w:t>
      </w:r>
      <w:r w:rsidR="00813DEF">
        <w:rPr>
          <w:rFonts w:hint="cs"/>
          <w:rtl/>
        </w:rPr>
        <w:t>מ</w:t>
      </w:r>
      <w:r w:rsidR="00E355A9">
        <w:rPr>
          <w:rFonts w:hint="cs"/>
          <w:rtl/>
        </w:rPr>
        <w:t>בלי לק</w:t>
      </w:r>
      <w:r w:rsidR="00813DEF">
        <w:rPr>
          <w:rFonts w:hint="cs"/>
          <w:rtl/>
        </w:rPr>
        <w:t>ו</w:t>
      </w:r>
      <w:r w:rsidR="00E355A9">
        <w:rPr>
          <w:rFonts w:hint="cs"/>
          <w:rtl/>
        </w:rPr>
        <w:t>רא</w:t>
      </w:r>
      <w:r w:rsidR="00813DEF">
        <w:rPr>
          <w:rFonts w:hint="cs"/>
          <w:rtl/>
        </w:rPr>
        <w:t>ן</w:t>
      </w:r>
      <w:r w:rsidR="00E355A9">
        <w:rPr>
          <w:rFonts w:hint="cs"/>
          <w:rtl/>
        </w:rPr>
        <w:t>.</w:t>
      </w:r>
      <w:r w:rsidR="009564E3">
        <w:rPr>
          <w:rFonts w:hint="cs"/>
          <w:rtl/>
        </w:rPr>
        <w:t xml:space="preserve"> </w:t>
      </w:r>
    </w:p>
    <w:p w14:paraId="5E68BD72" w14:textId="77777777" w:rsidR="00E355A9" w:rsidRDefault="00E355A9" w:rsidP="00A5502A">
      <w:pPr>
        <w:rPr>
          <w:rtl/>
        </w:rPr>
      </w:pPr>
      <w:r>
        <w:rPr>
          <w:rFonts w:hint="cs"/>
          <w:rtl/>
        </w:rPr>
        <w:t>[</w:t>
      </w:r>
    </w:p>
    <w:p w14:paraId="5F6EEDAD" w14:textId="212E550A" w:rsidR="00E355A9" w:rsidRDefault="00EE3076" w:rsidP="00A5502A">
      <w:pPr>
        <w:rPr>
          <w:rtl/>
        </w:rPr>
      </w:pPr>
      <w:hyperlink r:id="rId145" w:history="1">
        <w:r w:rsidR="00342814" w:rsidRPr="00342814">
          <w:rPr>
            <w:rStyle w:val="Hyperlink"/>
            <w:rFonts w:cs="Times New Roman"/>
            <w:rtl/>
          </w:rPr>
          <w:t>"</w:t>
        </w:r>
        <w:r w:rsidR="00342814" w:rsidRPr="00342814">
          <w:rPr>
            <w:rStyle w:val="Hyperlink"/>
          </w:rPr>
          <w:t>Antiseptic solution" would be "shoudoku-eki</w:t>
        </w:r>
        <w:r w:rsidR="00342814" w:rsidRPr="00342814">
          <w:rPr>
            <w:rStyle w:val="Hyperlink"/>
            <w:rFonts w:cs="Times New Roman"/>
            <w:rtl/>
          </w:rPr>
          <w:t>."</w:t>
        </w:r>
      </w:hyperlink>
    </w:p>
    <w:p w14:paraId="5F879AE4" w14:textId="66378E7F" w:rsidR="00E355A9" w:rsidRDefault="00EE3076" w:rsidP="00A5502A">
      <w:pPr>
        <w:rPr>
          <w:rtl/>
        </w:rPr>
      </w:pPr>
      <w:hyperlink r:id="rId146" w:history="1">
        <w:r w:rsidR="00E355A9" w:rsidRPr="00E355A9">
          <w:t xml:space="preserve"> </w:t>
        </w:r>
        <w:r w:rsidR="00E355A9" w:rsidRPr="00E355A9">
          <w:rPr>
            <w:rStyle w:val="Hyperlink"/>
          </w:rPr>
          <w:t>Makiron</w:t>
        </w:r>
      </w:hyperlink>
    </w:p>
    <w:p w14:paraId="200F0F55" w14:textId="7ED672BA" w:rsidR="00E355A9" w:rsidRDefault="00E355A9" w:rsidP="00A5502A">
      <w:pPr>
        <w:rPr>
          <w:rtl/>
        </w:rPr>
      </w:pPr>
      <w:r>
        <w:rPr>
          <w:rFonts w:hint="cs"/>
          <w:rtl/>
        </w:rPr>
        <w:t>]</w:t>
      </w:r>
    </w:p>
    <w:p w14:paraId="03FC3E2A" w14:textId="77777777" w:rsidR="007534C9" w:rsidRDefault="007534C9" w:rsidP="00A5502A">
      <w:pPr>
        <w:rPr>
          <w:rtl/>
        </w:rPr>
      </w:pPr>
    </w:p>
    <w:p w14:paraId="0A9E6BEE" w14:textId="4CE702EB" w:rsidR="00B13BD4" w:rsidRDefault="00A42F5D" w:rsidP="004E7BCC">
      <w:pPr>
        <w:rPr>
          <w:rtl/>
        </w:rPr>
      </w:pPr>
      <w:r>
        <w:rPr>
          <w:rFonts w:hint="cs"/>
          <w:rtl/>
        </w:rPr>
        <w:t xml:space="preserve">למחרת </w:t>
      </w:r>
      <w:r w:rsidR="00C563BE">
        <w:rPr>
          <w:rFonts w:hint="cs"/>
          <w:rtl/>
        </w:rPr>
        <w:t>עבר ל</w:t>
      </w:r>
      <w:r w:rsidR="0073329B">
        <w:rPr>
          <w:rFonts w:hint="cs"/>
          <w:rtl/>
        </w:rPr>
        <w:t>התארח אצל סבתה</w:t>
      </w:r>
      <w:r w:rsidR="00C35C44">
        <w:rPr>
          <w:rFonts w:hint="cs"/>
          <w:rtl/>
        </w:rPr>
        <w:t xml:space="preserve"> </w:t>
      </w:r>
      <w:r w:rsidR="00813DEF" w:rsidRPr="00813DEF">
        <w:rPr>
          <w:rFonts w:cs="Times New Roman"/>
          <w:rtl/>
        </w:rPr>
        <w:t>של סאקורה</w:t>
      </w:r>
      <w:r w:rsidR="00554B86">
        <w:rPr>
          <w:rFonts w:hint="cs"/>
          <w:rtl/>
        </w:rPr>
        <w:t>, שגרה במרחק שעתיים נסיעה משם</w:t>
      </w:r>
      <w:r w:rsidR="00632EE5">
        <w:rPr>
          <w:rFonts w:hint="cs"/>
          <w:rtl/>
        </w:rPr>
        <w:t xml:space="preserve"> (סאקורה הרגיעה: כך זה רק בשעות העומס)</w:t>
      </w:r>
      <w:r w:rsidR="00554B86">
        <w:rPr>
          <w:rFonts w:hint="cs"/>
          <w:rtl/>
        </w:rPr>
        <w:t xml:space="preserve">, </w:t>
      </w:r>
      <w:r w:rsidR="00C35C44">
        <w:rPr>
          <w:rFonts w:hint="cs"/>
          <w:rtl/>
        </w:rPr>
        <w:t>ב</w:t>
      </w:r>
      <w:r w:rsidR="00554B86">
        <w:rPr>
          <w:rFonts w:hint="cs"/>
          <w:rtl/>
        </w:rPr>
        <w:t>שני קווי רכבת תחתית ורכבת עילית אחת</w:t>
      </w:r>
      <w:r w:rsidR="00DF6CDA">
        <w:rPr>
          <w:rFonts w:hint="cs"/>
          <w:rtl/>
        </w:rPr>
        <w:t xml:space="preserve">, בדירה זעירה שרצפתה </w:t>
      </w:r>
      <w:r w:rsidR="001C5A04">
        <w:rPr>
          <w:rFonts w:hint="cs"/>
          <w:rtl/>
        </w:rPr>
        <w:t>הייתה</w:t>
      </w:r>
      <w:r w:rsidR="008F0526">
        <w:rPr>
          <w:rFonts w:hint="cs"/>
          <w:rtl/>
        </w:rPr>
        <w:t xml:space="preserve"> מ</w:t>
      </w:r>
      <w:r w:rsidR="00DF6CDA">
        <w:rPr>
          <w:rFonts w:hint="cs"/>
          <w:rtl/>
        </w:rPr>
        <w:t xml:space="preserve">כוסה </w:t>
      </w:r>
      <w:r w:rsidR="00DF6CDA">
        <w:rPr>
          <w:rFonts w:cs="Times New Roman" w:hint="cs"/>
          <w:rtl/>
        </w:rPr>
        <w:t>שטיחי טטאמי [</w:t>
      </w:r>
      <w:r w:rsidR="00DF6CDA">
        <w:rPr>
          <w:rFonts w:cs="Times New Roman"/>
        </w:rPr>
        <w:t>sic</w:t>
      </w:r>
      <w:r w:rsidR="00DF6CDA">
        <w:rPr>
          <w:rFonts w:cs="Times New Roman" w:hint="cs"/>
          <w:rtl/>
        </w:rPr>
        <w:t xml:space="preserve">] </w:t>
      </w:r>
      <w:r w:rsidR="00813DEF">
        <w:rPr>
          <w:rFonts w:cs="Times New Roman" w:hint="cs"/>
          <w:rtl/>
        </w:rPr>
        <w:t>מ</w:t>
      </w:r>
      <w:r w:rsidR="00DF6CDA">
        <w:rPr>
          <w:rFonts w:cs="Times New Roman" w:hint="cs"/>
          <w:rtl/>
        </w:rPr>
        <w:t>קש</w:t>
      </w:r>
      <w:r w:rsidR="008271A9">
        <w:rPr>
          <w:rFonts w:hint="cs"/>
          <w:rtl/>
        </w:rPr>
        <w:t>.</w:t>
      </w:r>
      <w:r w:rsidR="0073329B">
        <w:rPr>
          <w:rFonts w:hint="cs"/>
          <w:rtl/>
        </w:rPr>
        <w:t xml:space="preserve"> </w:t>
      </w:r>
      <w:r w:rsidR="00004BD1">
        <w:rPr>
          <w:rFonts w:hint="cs"/>
          <w:rtl/>
        </w:rPr>
        <w:t>בליל</w:t>
      </w:r>
      <w:r w:rsidR="008271A9">
        <w:rPr>
          <w:rFonts w:hint="cs"/>
          <w:rtl/>
        </w:rPr>
        <w:t>ותיו הראשונים</w:t>
      </w:r>
      <w:r w:rsidR="00813DEF">
        <w:rPr>
          <w:rFonts w:hint="cs"/>
          <w:rtl/>
        </w:rPr>
        <w:t xml:space="preserve"> שם,</w:t>
      </w:r>
      <w:r w:rsidR="00004BD1">
        <w:rPr>
          <w:rFonts w:hint="cs"/>
          <w:rtl/>
        </w:rPr>
        <w:t xml:space="preserve"> בשכבו </w:t>
      </w:r>
      <w:r w:rsidR="008271A9">
        <w:rPr>
          <w:rFonts w:hint="cs"/>
          <w:rtl/>
        </w:rPr>
        <w:t>על מזרן דק בסלון</w:t>
      </w:r>
      <w:r w:rsidR="00C35C44">
        <w:rPr>
          <w:rFonts w:hint="cs"/>
          <w:rtl/>
        </w:rPr>
        <w:t>,</w:t>
      </w:r>
      <w:r w:rsidR="008271A9">
        <w:rPr>
          <w:rFonts w:hint="cs"/>
          <w:rtl/>
        </w:rPr>
        <w:t xml:space="preserve"> </w:t>
      </w:r>
      <w:r w:rsidR="006D6046">
        <w:rPr>
          <w:rFonts w:hint="cs"/>
          <w:rtl/>
        </w:rPr>
        <w:t>התקשה</w:t>
      </w:r>
      <w:r w:rsidR="00004BD1">
        <w:rPr>
          <w:rFonts w:hint="cs"/>
          <w:rtl/>
        </w:rPr>
        <w:t xml:space="preserve"> למצ</w:t>
      </w:r>
      <w:r w:rsidR="006D6046">
        <w:rPr>
          <w:rFonts w:hint="cs"/>
          <w:rtl/>
        </w:rPr>
        <w:t>ו</w:t>
      </w:r>
      <w:r w:rsidR="00004BD1">
        <w:rPr>
          <w:rFonts w:hint="cs"/>
          <w:rtl/>
        </w:rPr>
        <w:t>א תנוחה נוחה לגופו ה</w:t>
      </w:r>
      <w:r w:rsidR="008271A9">
        <w:rPr>
          <w:rFonts w:hint="cs"/>
          <w:rtl/>
        </w:rPr>
        <w:t>ד</w:t>
      </w:r>
      <w:r w:rsidR="00004BD1">
        <w:rPr>
          <w:rFonts w:hint="cs"/>
          <w:rtl/>
        </w:rPr>
        <w:t>אוב</w:t>
      </w:r>
      <w:r w:rsidR="008F0526">
        <w:rPr>
          <w:rFonts w:hint="cs"/>
          <w:rtl/>
        </w:rPr>
        <w:t xml:space="preserve">, </w:t>
      </w:r>
      <w:r w:rsidR="00004BD1">
        <w:rPr>
          <w:rFonts w:hint="cs"/>
          <w:rtl/>
        </w:rPr>
        <w:t>אבל ריח הטטאמי</w:t>
      </w:r>
      <w:r w:rsidR="00D61C3D">
        <w:rPr>
          <w:rFonts w:hint="cs"/>
          <w:rtl/>
        </w:rPr>
        <w:t>,</w:t>
      </w:r>
      <w:r w:rsidR="00004BD1">
        <w:rPr>
          <w:rFonts w:hint="cs"/>
          <w:rtl/>
        </w:rPr>
        <w:t xml:space="preserve"> </w:t>
      </w:r>
      <w:r w:rsidR="00813DEF" w:rsidRPr="00813DEF">
        <w:rPr>
          <w:rFonts w:cs="Times New Roman"/>
          <w:rtl/>
        </w:rPr>
        <w:t xml:space="preserve">רענן </w:t>
      </w:r>
      <w:r w:rsidR="008271A9">
        <w:rPr>
          <w:rFonts w:hint="cs"/>
          <w:rtl/>
        </w:rPr>
        <w:t>כמו בשדה לאחר קציר</w:t>
      </w:r>
      <w:r w:rsidR="00D61C3D">
        <w:rPr>
          <w:rFonts w:hint="cs"/>
          <w:rtl/>
        </w:rPr>
        <w:t>,</w:t>
      </w:r>
      <w:r w:rsidR="008271A9">
        <w:rPr>
          <w:rFonts w:hint="cs"/>
          <w:rtl/>
        </w:rPr>
        <w:t xml:space="preserve"> </w:t>
      </w:r>
      <w:r w:rsidR="006878BD">
        <w:rPr>
          <w:rFonts w:hint="cs"/>
          <w:rtl/>
        </w:rPr>
        <w:t>הפיל עליו</w:t>
      </w:r>
      <w:r w:rsidR="00D61C3D">
        <w:rPr>
          <w:rFonts w:hint="cs"/>
          <w:rtl/>
        </w:rPr>
        <w:t xml:space="preserve"> עד מהרה</w:t>
      </w:r>
      <w:r w:rsidR="006878BD">
        <w:rPr>
          <w:rFonts w:hint="cs"/>
          <w:rtl/>
        </w:rPr>
        <w:t xml:space="preserve"> תרדמה</w:t>
      </w:r>
      <w:r w:rsidR="00004BD1">
        <w:rPr>
          <w:rFonts w:hint="cs"/>
          <w:rtl/>
        </w:rPr>
        <w:t>.</w:t>
      </w:r>
    </w:p>
    <w:p w14:paraId="2630AA97" w14:textId="72CBAC50" w:rsidR="004E7BCC" w:rsidRDefault="004E7BCC" w:rsidP="004E7BCC">
      <w:pPr>
        <w:rPr>
          <w:rFonts w:cs="Times New Roman"/>
          <w:rtl/>
        </w:rPr>
      </w:pPr>
      <w:r>
        <w:rPr>
          <w:rFonts w:hint="cs"/>
          <w:rtl/>
        </w:rPr>
        <w:t>[</w:t>
      </w:r>
      <w:r w:rsidRPr="000251BF">
        <w:rPr>
          <w:rFonts w:cs="Times New Roman"/>
          <w:rtl/>
        </w:rPr>
        <w:t>משימות מיוחדות בוריס אקונין עמ'343</w:t>
      </w:r>
    </w:p>
    <w:p w14:paraId="72ABB319" w14:textId="4071489F" w:rsidR="00892C3F" w:rsidRDefault="004E7BCC" w:rsidP="004E7BCC">
      <w:pPr>
        <w:rPr>
          <w:rFonts w:cs="Times New Roman"/>
          <w:rtl/>
        </w:rPr>
      </w:pPr>
      <w:r>
        <w:rPr>
          <w:rFonts w:cs="Times New Roman" w:hint="cs"/>
          <w:rtl/>
        </w:rPr>
        <w:t>שטיחי טטאמי [</w:t>
      </w:r>
      <w:r>
        <w:rPr>
          <w:rFonts w:cs="Times New Roman"/>
        </w:rPr>
        <w:t>sic</w:t>
      </w:r>
      <w:r>
        <w:rPr>
          <w:rFonts w:cs="Times New Roman" w:hint="cs"/>
          <w:rtl/>
        </w:rPr>
        <w:t xml:space="preserve">] עשויים מקש, שכיסו את הרצפה, הובלו באוניית קיטור מיפן עצמה. אבל הם הפכו את החדר לזהוב ושטוף שמש, והרצפה מתיד </w:t>
      </w:r>
      <w:r w:rsidR="001C5A04">
        <w:rPr>
          <w:rFonts w:cs="Times New Roman" w:hint="cs"/>
          <w:rtl/>
        </w:rPr>
        <w:t>הייתה</w:t>
      </w:r>
      <w:r>
        <w:rPr>
          <w:rFonts w:cs="Times New Roman" w:hint="cs"/>
          <w:rtl/>
        </w:rPr>
        <w:t xml:space="preserve"> קפיצית למגע הרגליים, לא כמו בהליכה על הפרקט הקר והמת העשוי מעץ אלון מטופש.</w:t>
      </w:r>
    </w:p>
    <w:p w14:paraId="73EDEB16" w14:textId="42C74B97" w:rsidR="004E7BCC" w:rsidRDefault="004E7BCC" w:rsidP="004E7BCC">
      <w:pPr>
        <w:rPr>
          <w:rtl/>
        </w:rPr>
      </w:pPr>
      <w:r>
        <w:rPr>
          <w:rFonts w:cs="Times New Roman" w:hint="cs"/>
          <w:rtl/>
        </w:rPr>
        <w:t xml:space="preserve">] </w:t>
      </w:r>
    </w:p>
    <w:p w14:paraId="156FE555" w14:textId="5BF347B9" w:rsidR="006878BD" w:rsidRDefault="0073329B" w:rsidP="00CF11A9">
      <w:pPr>
        <w:rPr>
          <w:rtl/>
        </w:rPr>
      </w:pPr>
      <w:r>
        <w:rPr>
          <w:rFonts w:hint="cs"/>
          <w:rtl/>
        </w:rPr>
        <w:t>כבר בבוקר</w:t>
      </w:r>
      <w:r w:rsidR="00D956E4">
        <w:rPr>
          <w:rFonts w:hint="cs"/>
          <w:rtl/>
        </w:rPr>
        <w:t>ו</w:t>
      </w:r>
      <w:r>
        <w:rPr>
          <w:rFonts w:hint="cs"/>
          <w:rtl/>
        </w:rPr>
        <w:t xml:space="preserve"> הראשון </w:t>
      </w:r>
      <w:r w:rsidR="00F070C8">
        <w:rPr>
          <w:rFonts w:hint="cs"/>
          <w:rtl/>
        </w:rPr>
        <w:t>אצל הסבתא</w:t>
      </w:r>
      <w:r w:rsidR="00D956E4">
        <w:rPr>
          <w:rFonts w:hint="cs"/>
          <w:rtl/>
        </w:rPr>
        <w:t xml:space="preserve"> </w:t>
      </w:r>
      <w:r w:rsidR="00C563BE" w:rsidRPr="00C563BE">
        <w:rPr>
          <w:rFonts w:cs="Times New Roman"/>
          <w:rtl/>
        </w:rPr>
        <w:t>התפרק האבזם ב</w:t>
      </w:r>
      <w:r w:rsidR="00B255B0">
        <w:rPr>
          <w:rFonts w:hint="cs"/>
          <w:rtl/>
        </w:rPr>
        <w:t>חגור</w:t>
      </w:r>
      <w:r w:rsidR="00A42F5D">
        <w:rPr>
          <w:rFonts w:hint="cs"/>
          <w:rtl/>
        </w:rPr>
        <w:t xml:space="preserve">ת </w:t>
      </w:r>
      <w:r w:rsidR="00342814">
        <w:rPr>
          <w:rFonts w:hint="cs"/>
          <w:rtl/>
        </w:rPr>
        <w:t>מכנסיו</w:t>
      </w:r>
      <w:r w:rsidR="00FD4841">
        <w:rPr>
          <w:rFonts w:hint="cs"/>
          <w:rtl/>
        </w:rPr>
        <w:t>,</w:t>
      </w:r>
      <w:r w:rsidR="00B255B0">
        <w:rPr>
          <w:rFonts w:hint="cs"/>
          <w:rtl/>
        </w:rPr>
        <w:t xml:space="preserve"> ו</w:t>
      </w:r>
      <w:r w:rsidR="00FD4841">
        <w:rPr>
          <w:rFonts w:hint="cs"/>
          <w:rtl/>
        </w:rPr>
        <w:t xml:space="preserve">בכל צעד </w:t>
      </w:r>
      <w:r w:rsidR="002C0C04">
        <w:rPr>
          <w:rFonts w:hint="cs"/>
          <w:rtl/>
        </w:rPr>
        <w:t>בדיר</w:t>
      </w:r>
      <w:r w:rsidR="00AB521E">
        <w:rPr>
          <w:rFonts w:hint="cs"/>
          <w:rtl/>
        </w:rPr>
        <w:t>ה ה</w:t>
      </w:r>
      <w:r w:rsidR="00A42F5D">
        <w:rPr>
          <w:rFonts w:hint="cs"/>
          <w:rtl/>
        </w:rPr>
        <w:t>זעירה</w:t>
      </w:r>
      <w:r w:rsidR="00AB521E">
        <w:rPr>
          <w:rFonts w:hint="cs"/>
          <w:rtl/>
        </w:rPr>
        <w:t xml:space="preserve"> </w:t>
      </w:r>
      <w:r w:rsidR="00FD4841">
        <w:rPr>
          <w:rFonts w:hint="cs"/>
          <w:rtl/>
        </w:rPr>
        <w:t>ה</w:t>
      </w:r>
      <w:r w:rsidR="00D61C3D" w:rsidRPr="00D61C3D">
        <w:rPr>
          <w:rFonts w:cs="Times New Roman"/>
          <w:rtl/>
        </w:rPr>
        <w:t>מכנסיי</w:t>
      </w:r>
      <w:r w:rsidR="00A42F5D">
        <w:rPr>
          <w:rFonts w:hint="cs"/>
          <w:rtl/>
        </w:rPr>
        <w:t>ם</w:t>
      </w:r>
      <w:r>
        <w:rPr>
          <w:rFonts w:hint="cs"/>
          <w:rtl/>
        </w:rPr>
        <w:t xml:space="preserve"> </w:t>
      </w:r>
      <w:r w:rsidR="006878BD">
        <w:rPr>
          <w:rFonts w:hint="cs"/>
          <w:rtl/>
        </w:rPr>
        <w:t>חזרו</w:t>
      </w:r>
      <w:r w:rsidR="00B255B0">
        <w:rPr>
          <w:rFonts w:hint="cs"/>
          <w:rtl/>
        </w:rPr>
        <w:t xml:space="preserve"> </w:t>
      </w:r>
      <w:r w:rsidR="006878BD">
        <w:rPr>
          <w:rFonts w:hint="cs"/>
          <w:rtl/>
        </w:rPr>
        <w:t>ו</w:t>
      </w:r>
      <w:r w:rsidR="00B255B0">
        <w:rPr>
          <w:rFonts w:hint="cs"/>
          <w:rtl/>
        </w:rPr>
        <w:t xml:space="preserve">צנחו </w:t>
      </w:r>
      <w:r>
        <w:rPr>
          <w:rFonts w:hint="cs"/>
          <w:rtl/>
        </w:rPr>
        <w:t>והוא היה מושך אות</w:t>
      </w:r>
      <w:r w:rsidR="00A42F5D">
        <w:rPr>
          <w:rFonts w:hint="cs"/>
          <w:rtl/>
        </w:rPr>
        <w:t>ם</w:t>
      </w:r>
      <w:r w:rsidR="00E67C1F">
        <w:rPr>
          <w:rFonts w:hint="cs"/>
          <w:rtl/>
        </w:rPr>
        <w:t xml:space="preserve"> בשפלות</w:t>
      </w:r>
      <w:r w:rsidR="00C35C44">
        <w:rPr>
          <w:rFonts w:hint="cs"/>
          <w:rtl/>
        </w:rPr>
        <w:t xml:space="preserve"> </w:t>
      </w:r>
      <w:r w:rsidR="00E67C1F">
        <w:rPr>
          <w:rFonts w:hint="cs"/>
          <w:rtl/>
        </w:rPr>
        <w:t>רוח</w:t>
      </w:r>
      <w:r w:rsidR="00D1166D">
        <w:rPr>
          <w:rFonts w:hint="cs"/>
          <w:rtl/>
        </w:rPr>
        <w:t xml:space="preserve"> </w:t>
      </w:r>
      <w:r w:rsidR="00CA62CB">
        <w:rPr>
          <w:rFonts w:hint="cs"/>
          <w:rtl/>
        </w:rPr>
        <w:t xml:space="preserve">כלפי </w:t>
      </w:r>
      <w:r>
        <w:rPr>
          <w:rFonts w:hint="cs"/>
          <w:rtl/>
        </w:rPr>
        <w:t>מעלה</w:t>
      </w:r>
      <w:r w:rsidR="00E67C1F">
        <w:rPr>
          <w:rFonts w:hint="cs"/>
          <w:rtl/>
        </w:rPr>
        <w:t>,</w:t>
      </w:r>
      <w:r w:rsidR="00CD3B8A">
        <w:rPr>
          <w:rFonts w:hint="cs"/>
          <w:rtl/>
        </w:rPr>
        <w:t xml:space="preserve"> </w:t>
      </w:r>
      <w:r w:rsidR="00342814">
        <w:rPr>
          <w:rFonts w:hint="cs"/>
          <w:rtl/>
        </w:rPr>
        <w:t>ב</w:t>
      </w:r>
      <w:r w:rsidR="00D933B2" w:rsidRPr="00D933B2">
        <w:rPr>
          <w:rFonts w:cs="Times New Roman"/>
          <w:rtl/>
        </w:rPr>
        <w:t xml:space="preserve">אותו </w:t>
      </w:r>
      <w:r w:rsidR="00342814">
        <w:rPr>
          <w:rFonts w:hint="cs"/>
          <w:rtl/>
        </w:rPr>
        <w:t xml:space="preserve">אופן </w:t>
      </w:r>
      <w:r w:rsidR="00D260FC" w:rsidRPr="00D260FC">
        <w:rPr>
          <w:rFonts w:cs="Times New Roman"/>
          <w:rtl/>
        </w:rPr>
        <w:t>שהרב</w:t>
      </w:r>
      <w:r w:rsidR="00D260FC">
        <w:rPr>
          <w:rFonts w:cs="Times New Roman" w:hint="cs"/>
          <w:rtl/>
        </w:rPr>
        <w:t>ה</w:t>
      </w:r>
      <w:r w:rsidR="00D260FC" w:rsidRPr="00D260FC">
        <w:rPr>
          <w:rFonts w:cs="Times New Roman"/>
          <w:rtl/>
        </w:rPr>
        <w:t xml:space="preserve"> לעורר</w:t>
      </w:r>
      <w:r w:rsidR="00342814">
        <w:rPr>
          <w:rFonts w:hint="cs"/>
          <w:rtl/>
        </w:rPr>
        <w:t xml:space="preserve"> </w:t>
      </w:r>
      <w:r w:rsidR="00D1166D">
        <w:rPr>
          <w:rFonts w:hint="cs"/>
          <w:rtl/>
        </w:rPr>
        <w:t>מ</w:t>
      </w:r>
      <w:r w:rsidR="00342814">
        <w:rPr>
          <w:rFonts w:hint="cs"/>
          <w:rtl/>
        </w:rPr>
        <w:t>צהל</w:t>
      </w:r>
      <w:r w:rsidR="00D1166D">
        <w:rPr>
          <w:rFonts w:hint="cs"/>
          <w:rtl/>
        </w:rPr>
        <w:t>ות צחוק</w:t>
      </w:r>
      <w:r w:rsidR="00342814">
        <w:rPr>
          <w:rFonts w:hint="cs"/>
          <w:rtl/>
        </w:rPr>
        <w:t xml:space="preserve"> </w:t>
      </w:r>
      <w:r w:rsidR="00D1166D">
        <w:rPr>
          <w:rFonts w:hint="cs"/>
          <w:rtl/>
        </w:rPr>
        <w:t>מ</w:t>
      </w:r>
      <w:r w:rsidR="00813DEF">
        <w:rPr>
          <w:rFonts w:hint="cs"/>
          <w:rtl/>
        </w:rPr>
        <w:t xml:space="preserve">צד </w:t>
      </w:r>
      <w:r w:rsidR="00342814">
        <w:rPr>
          <w:rFonts w:hint="cs"/>
          <w:rtl/>
        </w:rPr>
        <w:t xml:space="preserve">אביו, </w:t>
      </w:r>
      <w:r w:rsidR="008F0526">
        <w:rPr>
          <w:rFonts w:hint="cs"/>
          <w:rtl/>
        </w:rPr>
        <w:t>[</w:t>
      </w:r>
      <w:r w:rsidR="00CD3B8A">
        <w:rPr>
          <w:rFonts w:hint="cs"/>
          <w:rtl/>
        </w:rPr>
        <w:t>עד שאח</w:t>
      </w:r>
      <w:r w:rsidR="00CF11A9">
        <w:rPr>
          <w:rFonts w:hint="cs"/>
          <w:rtl/>
        </w:rPr>
        <w:t>ת</w:t>
      </w:r>
      <w:r w:rsidR="00CD3B8A">
        <w:rPr>
          <w:rFonts w:hint="cs"/>
          <w:rtl/>
        </w:rPr>
        <w:t xml:space="preserve"> משכנ</w:t>
      </w:r>
      <w:r w:rsidR="00CF11A9">
        <w:rPr>
          <w:rFonts w:hint="cs"/>
          <w:rtl/>
        </w:rPr>
        <w:t>ות</w:t>
      </w:r>
      <w:r w:rsidR="00CD3B8A">
        <w:rPr>
          <w:rFonts w:hint="cs"/>
          <w:rtl/>
        </w:rPr>
        <w:t xml:space="preserve">יה של הסבתא </w:t>
      </w:r>
      <w:r w:rsidR="00CF11A9">
        <w:rPr>
          <w:rFonts w:hint="cs"/>
          <w:rtl/>
        </w:rPr>
        <w:t>השאילה לו באדיבות רבה ובקידות רבות</w:t>
      </w:r>
      <w:r w:rsidR="008F0526">
        <w:rPr>
          <w:rFonts w:hint="cs"/>
          <w:rtl/>
        </w:rPr>
        <w:t>]</w:t>
      </w:r>
      <w:r w:rsidR="00CF11A9">
        <w:rPr>
          <w:rFonts w:hint="cs"/>
          <w:rtl/>
        </w:rPr>
        <w:t xml:space="preserve"> </w:t>
      </w:r>
      <w:r w:rsidR="008E0AE8" w:rsidRPr="008E0AE8">
        <w:rPr>
          <w:rFonts w:cs="Times New Roman"/>
          <w:rtl/>
        </w:rPr>
        <w:t>עד שהסבתא השגיחה בדבר, ונתנה לו חבל יפה מחוטי משי לקשור א</w:t>
      </w:r>
      <w:r w:rsidR="00F070C8">
        <w:rPr>
          <w:rFonts w:cs="Times New Roman" w:hint="cs"/>
          <w:rtl/>
        </w:rPr>
        <w:t>ו</w:t>
      </w:r>
      <w:r w:rsidR="008E0AE8" w:rsidRPr="008E0AE8">
        <w:rPr>
          <w:rFonts w:cs="Times New Roman"/>
          <w:rtl/>
        </w:rPr>
        <w:t>ת</w:t>
      </w:r>
      <w:r w:rsidR="00C35C44">
        <w:rPr>
          <w:rFonts w:cs="Times New Roman" w:hint="cs"/>
          <w:rtl/>
        </w:rPr>
        <w:t>ם</w:t>
      </w:r>
      <w:r>
        <w:rPr>
          <w:rFonts w:hint="cs"/>
          <w:rtl/>
        </w:rPr>
        <w:t>.</w:t>
      </w:r>
      <w:r w:rsidR="006878BD">
        <w:rPr>
          <w:rFonts w:hint="cs"/>
          <w:rtl/>
        </w:rPr>
        <w:t xml:space="preserve"> </w:t>
      </w:r>
    </w:p>
    <w:p w14:paraId="02C09C86" w14:textId="3B9BCA66" w:rsidR="00CF11A9" w:rsidRDefault="00CF11A9" w:rsidP="00CF11A9">
      <w:pPr>
        <w:rPr>
          <w:rtl/>
        </w:rPr>
      </w:pPr>
      <w:r>
        <w:rPr>
          <w:rFonts w:hint="cs"/>
          <w:rtl/>
        </w:rPr>
        <w:t>[</w:t>
      </w:r>
      <w:r w:rsidRPr="00CF11A9">
        <w:t>http://www.urbandictionary.com/define.php?term=bishounen</w:t>
      </w:r>
      <w:r>
        <w:rPr>
          <w:rFonts w:hint="cs"/>
          <w:rtl/>
        </w:rPr>
        <w:t>]</w:t>
      </w:r>
    </w:p>
    <w:p w14:paraId="73621F66" w14:textId="00BDA601" w:rsidR="00004BD1" w:rsidRDefault="00004BD1" w:rsidP="006878BD">
      <w:pPr>
        <w:rPr>
          <w:rtl/>
        </w:rPr>
      </w:pPr>
      <w:r>
        <w:rPr>
          <w:rFonts w:hint="cs"/>
          <w:rtl/>
        </w:rPr>
        <w:t>[</w:t>
      </w:r>
      <w:r w:rsidRPr="00004BD1">
        <w:t>https://en.wikipedia.org/wiki/Tatami</w:t>
      </w:r>
      <w:r>
        <w:rPr>
          <w:rFonts w:hint="cs"/>
          <w:rtl/>
        </w:rPr>
        <w:t>]</w:t>
      </w:r>
    </w:p>
    <w:p w14:paraId="5315CB0F" w14:textId="2AC30850" w:rsidR="00004BD1" w:rsidRDefault="00004BD1" w:rsidP="005C4992">
      <w:pPr>
        <w:rPr>
          <w:rtl/>
        </w:rPr>
      </w:pPr>
      <w:r>
        <w:rPr>
          <w:rFonts w:hint="cs"/>
          <w:rtl/>
        </w:rPr>
        <w:t xml:space="preserve">[על עישון ביפן </w:t>
      </w:r>
      <w:r>
        <w:rPr>
          <w:rtl/>
        </w:rPr>
        <w:t>–</w:t>
      </w:r>
      <w:r>
        <w:rPr>
          <w:rFonts w:hint="cs"/>
          <w:rtl/>
        </w:rPr>
        <w:t xml:space="preserve"> </w:t>
      </w:r>
      <w:hyperlink r:id="rId147" w:history="1">
        <w:r w:rsidRPr="005C6FCB">
          <w:rPr>
            <w:rStyle w:val="Hyperlink"/>
          </w:rPr>
          <w:t>http://www.nippon.com/en/features/jg00085</w:t>
        </w:r>
        <w:r w:rsidRPr="005C6FCB">
          <w:rPr>
            <w:rStyle w:val="Hyperlink"/>
            <w:rFonts w:cs="Times New Roman"/>
            <w:rtl/>
          </w:rPr>
          <w:t>/</w:t>
        </w:r>
      </w:hyperlink>
      <w:r>
        <w:rPr>
          <w:rFonts w:cs="Times New Roman" w:hint="cs"/>
          <w:rtl/>
        </w:rPr>
        <w:t xml:space="preserve"> - חופשי לגמרי בכל מקום</w:t>
      </w:r>
    </w:p>
    <w:p w14:paraId="46BB2CBE" w14:textId="3F753F77" w:rsidR="00004BD1" w:rsidRDefault="00004BD1" w:rsidP="00AD23E0">
      <w:pPr>
        <w:bidi w:val="0"/>
        <w:rPr>
          <w:rFonts w:cs="Times New Roman"/>
          <w:rtl/>
        </w:rPr>
      </w:pPr>
      <w:r w:rsidRPr="00004BD1">
        <w:t xml:space="preserve">Smokers puffing on a cigarette as they walk along the road or a person freely lighting up in a restaurant or cafe were once common aspects of life in Japan. In 2002, however, Chiyoda, Tokyo began a trend by passing the nation’s first ordinance outlawing smoking on sidewalks in certain areas. </w:t>
      </w:r>
      <w:r w:rsidRPr="00004BD1">
        <w:lastRenderedPageBreak/>
        <w:t>It is now working to expand regulations with a law to bar outdoor smoking throughout the municipality and to punish those who toss their cigarette butts on the ground</w:t>
      </w:r>
      <w:r w:rsidRPr="00004BD1">
        <w:rPr>
          <w:rFonts w:cs="Times New Roman"/>
          <w:rtl/>
        </w:rPr>
        <w:t>.</w:t>
      </w:r>
    </w:p>
    <w:p w14:paraId="1722B790" w14:textId="29E8C244" w:rsidR="00004BD1" w:rsidRDefault="00004BD1" w:rsidP="005C4992">
      <w:pPr>
        <w:rPr>
          <w:rtl/>
        </w:rPr>
      </w:pPr>
      <w:r>
        <w:rPr>
          <w:rFonts w:cs="Times New Roman" w:hint="cs"/>
          <w:rtl/>
        </w:rPr>
        <w:t>]</w:t>
      </w:r>
    </w:p>
    <w:p w14:paraId="04629B76" w14:textId="55F2AFEB" w:rsidR="00D0394F" w:rsidRDefault="00D0394F" w:rsidP="00AD23E0">
      <w:pPr>
        <w:rPr>
          <w:rtl/>
        </w:rPr>
      </w:pPr>
      <w:r>
        <w:rPr>
          <w:rFonts w:hint="cs"/>
          <w:rtl/>
        </w:rPr>
        <w:t>[</w:t>
      </w:r>
      <w:r w:rsidR="00AB521E">
        <w:rPr>
          <w:rFonts w:hint="cs"/>
          <w:rtl/>
        </w:rPr>
        <w:t>לאחר כמה ימים כשפציעותיו החלימו ברובן,</w:t>
      </w:r>
      <w:r>
        <w:rPr>
          <w:rFonts w:hint="cs"/>
          <w:rtl/>
        </w:rPr>
        <w:t>]</w:t>
      </w:r>
      <w:r w:rsidR="004627AB" w:rsidRPr="00CD067C">
        <w:rPr>
          <w:rtl/>
        </w:rPr>
        <w:t xml:space="preserve"> </w:t>
      </w:r>
    </w:p>
    <w:p w14:paraId="36AD1F4D" w14:textId="77777777" w:rsidR="00D61C3D" w:rsidRDefault="00D61C3D" w:rsidP="00D61C3D">
      <w:r>
        <w:rPr>
          <w:rFonts w:hint="cs"/>
          <w:rtl/>
        </w:rPr>
        <w:t xml:space="preserve">[מתוך </w:t>
      </w:r>
      <w:hyperlink r:id="rId148" w:history="1">
        <w:r w:rsidRPr="00076984">
          <w:rPr>
            <w:rStyle w:val="Hyperlink"/>
          </w:rPr>
          <w:t>The woman in White</w:t>
        </w:r>
      </w:hyperlink>
    </w:p>
    <w:p w14:paraId="2A969EDF" w14:textId="77777777" w:rsidR="00D61C3D" w:rsidRDefault="00D61C3D" w:rsidP="00D61C3D">
      <w:pPr>
        <w:bidi w:val="0"/>
      </w:pPr>
      <w:r>
        <w:t>When I rose the next morning and drew up my blind, the sea opened before me joyously under the broad August sunlight, and the distant coast of Scotland fringed the horizon with its lines of melting blue</w:t>
      </w:r>
      <w:r>
        <w:rPr>
          <w:rFonts w:cs="Times New Roman"/>
          <w:rtl/>
        </w:rPr>
        <w:t>.</w:t>
      </w:r>
    </w:p>
    <w:p w14:paraId="6F5998F1" w14:textId="77777777" w:rsidR="00D61C3D" w:rsidRDefault="00D61C3D" w:rsidP="00D61C3D">
      <w:pPr>
        <w:bidi w:val="0"/>
        <w:rPr>
          <w:rtl/>
        </w:rPr>
      </w:pPr>
    </w:p>
    <w:p w14:paraId="5B4D3DC6" w14:textId="77777777" w:rsidR="00D61C3D" w:rsidRDefault="00D61C3D" w:rsidP="00D61C3D">
      <w:pPr>
        <w:bidi w:val="0"/>
        <w:rPr>
          <w:rtl/>
        </w:rPr>
      </w:pPr>
      <w:r>
        <w:t>The view was such a surprise, and such a change to me, after my weary London experience of brick and mortar landscape, that I seemed to burst into a new life and a new set of thoughts the moment I looked at it. A confused sensation of having suddenly lost my familiarity with the past, without acquiring any additional clearness of idea in reference to the present or the future, took possession of my mind. Circumstances that were but a few days old faded back in my memory, as if they had happened months and months since. Pesca's quaint announcement of the means by which he had procured me my present employment; the farewell evening I had passed with my mother and sister; even my mysterious adventure on the way home from Hampstead—had all become like events which might have occurred at some former epoch of my existence. Although the woman in white was still in my mind, the image of her seemed to have grown dull and faint already</w:t>
      </w:r>
      <w:r>
        <w:rPr>
          <w:rFonts w:cs="Times New Roman"/>
          <w:rtl/>
        </w:rPr>
        <w:t>.</w:t>
      </w:r>
    </w:p>
    <w:p w14:paraId="05D9E145" w14:textId="77777777" w:rsidR="00D61C3D" w:rsidRDefault="00D61C3D" w:rsidP="00D61C3D">
      <w:pPr>
        <w:rPr>
          <w:rtl/>
        </w:rPr>
      </w:pPr>
      <w:r>
        <w:rPr>
          <w:rFonts w:hint="cs"/>
          <w:rtl/>
        </w:rPr>
        <w:t>]</w:t>
      </w:r>
    </w:p>
    <w:p w14:paraId="4F8245B4" w14:textId="1D0A9317" w:rsidR="00813DEF" w:rsidRDefault="00D0394F" w:rsidP="00D61C3D">
      <w:pPr>
        <w:rPr>
          <w:rtl/>
        </w:rPr>
      </w:pPr>
      <w:r>
        <w:rPr>
          <w:rFonts w:hint="cs"/>
          <w:rtl/>
        </w:rPr>
        <w:t>חלפו ימים, גופו החל להחלים ו</w:t>
      </w:r>
      <w:r w:rsidR="004627AB" w:rsidRPr="00CD067C">
        <w:rPr>
          <w:rtl/>
        </w:rPr>
        <w:t xml:space="preserve">סאקורה </w:t>
      </w:r>
      <w:r w:rsidR="00F236D3">
        <w:rPr>
          <w:rFonts w:hint="cs"/>
          <w:rtl/>
        </w:rPr>
        <w:t>צ</w:t>
      </w:r>
      <w:r w:rsidR="00C35C44">
        <w:rPr>
          <w:rFonts w:hint="cs"/>
          <w:rtl/>
        </w:rPr>
        <w:t>י</w:t>
      </w:r>
      <w:r w:rsidR="00F236D3">
        <w:rPr>
          <w:rFonts w:hint="cs"/>
          <w:rtl/>
        </w:rPr>
        <w:t>רפ</w:t>
      </w:r>
      <w:r w:rsidR="00813DEF">
        <w:rPr>
          <w:rFonts w:hint="cs"/>
          <w:rtl/>
        </w:rPr>
        <w:t>ה אותו</w:t>
      </w:r>
      <w:r w:rsidR="00F236D3">
        <w:rPr>
          <w:rFonts w:hint="cs"/>
          <w:rtl/>
        </w:rPr>
        <w:t xml:space="preserve"> </w:t>
      </w:r>
      <w:r w:rsidR="00813DEF">
        <w:rPr>
          <w:rFonts w:hint="cs"/>
          <w:rtl/>
        </w:rPr>
        <w:t xml:space="preserve">לעיתים </w:t>
      </w:r>
      <w:r w:rsidR="00F236D3">
        <w:rPr>
          <w:rFonts w:hint="cs"/>
          <w:rtl/>
        </w:rPr>
        <w:t>ל</w:t>
      </w:r>
      <w:r w:rsidR="004627AB" w:rsidRPr="00CD067C">
        <w:rPr>
          <w:rtl/>
        </w:rPr>
        <w:t>טיולי</w:t>
      </w:r>
      <w:r w:rsidR="004627AB" w:rsidRPr="00CD067C">
        <w:rPr>
          <w:rFonts w:hint="cs"/>
          <w:rtl/>
        </w:rPr>
        <w:t xml:space="preserve"> הקורס ב</w:t>
      </w:r>
      <w:r w:rsidR="004627AB" w:rsidRPr="00CD067C">
        <w:rPr>
          <w:rtl/>
        </w:rPr>
        <w:t>מוזיאונים ו</w:t>
      </w:r>
      <w:r w:rsidR="004627AB" w:rsidRPr="00CD067C">
        <w:rPr>
          <w:rFonts w:hint="cs"/>
          <w:rtl/>
        </w:rPr>
        <w:t>ב</w:t>
      </w:r>
      <w:r w:rsidR="004627AB" w:rsidRPr="00CD067C">
        <w:rPr>
          <w:rtl/>
        </w:rPr>
        <w:t>מקדשים</w:t>
      </w:r>
      <w:r w:rsidR="00342814">
        <w:rPr>
          <w:rFonts w:hint="cs"/>
          <w:rtl/>
        </w:rPr>
        <w:t xml:space="preserve"> ואתרי מורשת</w:t>
      </w:r>
      <w:r w:rsidR="004627AB" w:rsidRPr="00CD067C">
        <w:rPr>
          <w:rtl/>
        </w:rPr>
        <w:t xml:space="preserve">. </w:t>
      </w:r>
      <w:r w:rsidR="004627AB" w:rsidRPr="00CD067C">
        <w:rPr>
          <w:rFonts w:hint="cs"/>
          <w:rtl/>
        </w:rPr>
        <w:t>בשאר הזמן</w:t>
      </w:r>
      <w:r w:rsidR="004627AB" w:rsidRPr="00CD067C">
        <w:rPr>
          <w:rtl/>
        </w:rPr>
        <w:t xml:space="preserve"> שוטט </w:t>
      </w:r>
      <w:r w:rsidR="00D933B2" w:rsidRPr="00D933B2">
        <w:rPr>
          <w:rFonts w:cs="Times New Roman"/>
          <w:rtl/>
        </w:rPr>
        <w:t>בגפו</w:t>
      </w:r>
      <w:r w:rsidR="00D933B2">
        <w:rPr>
          <w:rFonts w:cs="Times New Roman" w:hint="cs"/>
          <w:rtl/>
        </w:rPr>
        <w:t xml:space="preserve"> </w:t>
      </w:r>
      <w:r w:rsidR="004627AB" w:rsidRPr="00CD067C">
        <w:rPr>
          <w:rtl/>
        </w:rPr>
        <w:t>ברחבי טוקיו ואיבד את דרכו שוב ושוב ב</w:t>
      </w:r>
      <w:r w:rsidR="002C0C04">
        <w:rPr>
          <w:rFonts w:hint="cs"/>
          <w:rtl/>
        </w:rPr>
        <w:t>מטרופולין</w:t>
      </w:r>
      <w:r w:rsidR="004627AB" w:rsidRPr="00CD067C">
        <w:rPr>
          <w:rtl/>
        </w:rPr>
        <w:t xml:space="preserve"> הע</w:t>
      </w:r>
      <w:r w:rsidR="002C0C04">
        <w:rPr>
          <w:rFonts w:hint="cs"/>
          <w:rtl/>
        </w:rPr>
        <w:t>צום</w:t>
      </w:r>
      <w:r w:rsidR="00D61C3D">
        <w:rPr>
          <w:rFonts w:cs="Times New Roman" w:hint="cs"/>
          <w:rtl/>
        </w:rPr>
        <w:t>.</w:t>
      </w:r>
      <w:r w:rsidR="004627AB" w:rsidRPr="00CD067C">
        <w:rPr>
          <w:rtl/>
        </w:rPr>
        <w:t xml:space="preserve"> העיר הזרה</w:t>
      </w:r>
      <w:r w:rsidR="00E7694E">
        <w:rPr>
          <w:rFonts w:hint="cs"/>
          <w:rtl/>
        </w:rPr>
        <w:t xml:space="preserve"> </w:t>
      </w:r>
      <w:r w:rsidR="001C5A04">
        <w:rPr>
          <w:rFonts w:hint="cs"/>
          <w:rtl/>
        </w:rPr>
        <w:t>הייתה</w:t>
      </w:r>
      <w:r w:rsidR="002C0C04">
        <w:rPr>
          <w:rFonts w:hint="cs"/>
          <w:rtl/>
        </w:rPr>
        <w:t xml:space="preserve"> שקולה בעיניו</w:t>
      </w:r>
      <w:r w:rsidR="004627AB" w:rsidRPr="00CD067C">
        <w:rPr>
          <w:rFonts w:hint="cs"/>
          <w:rtl/>
        </w:rPr>
        <w:t xml:space="preserve"> ל</w:t>
      </w:r>
      <w:r w:rsidR="00FD4841">
        <w:rPr>
          <w:rtl/>
        </w:rPr>
        <w:t xml:space="preserve">יקום מקביל, </w:t>
      </w:r>
      <w:r w:rsidR="002C0C04">
        <w:rPr>
          <w:rFonts w:hint="cs"/>
          <w:rtl/>
        </w:rPr>
        <w:t>קרוב באו</w:t>
      </w:r>
      <w:r w:rsidR="004A62E9">
        <w:rPr>
          <w:rFonts w:hint="cs"/>
          <w:rtl/>
        </w:rPr>
        <w:t>רח</w:t>
      </w:r>
      <w:r w:rsidR="002C0C04">
        <w:rPr>
          <w:rFonts w:hint="cs"/>
          <w:rtl/>
        </w:rPr>
        <w:t xml:space="preserve"> מתעתע לעולמו ועם זאת </w:t>
      </w:r>
      <w:r w:rsidR="00813DEF">
        <w:rPr>
          <w:rFonts w:hint="cs"/>
          <w:rtl/>
        </w:rPr>
        <w:t>נ</w:t>
      </w:r>
      <w:r w:rsidR="00C35C44">
        <w:rPr>
          <w:rFonts w:hint="cs"/>
          <w:rtl/>
        </w:rPr>
        <w:t>ו</w:t>
      </w:r>
      <w:r w:rsidR="00813DEF">
        <w:rPr>
          <w:rFonts w:hint="cs"/>
          <w:rtl/>
        </w:rPr>
        <w:t>כרי ומתמיה</w:t>
      </w:r>
      <w:r w:rsidR="00FD4841">
        <w:rPr>
          <w:rtl/>
        </w:rPr>
        <w:t xml:space="preserve">: </w:t>
      </w:r>
      <w:r w:rsidR="00FD4841">
        <w:rPr>
          <w:rFonts w:hint="cs"/>
          <w:rtl/>
        </w:rPr>
        <w:t>שלטי</w:t>
      </w:r>
      <w:r w:rsidR="004627AB" w:rsidRPr="00CD067C">
        <w:rPr>
          <w:rtl/>
        </w:rPr>
        <w:t xml:space="preserve"> הניאון ביפנית, שירי הפופ ביפנית</w:t>
      </w:r>
      <w:r w:rsidR="00D61C3D">
        <w:rPr>
          <w:rFonts w:hint="cs"/>
          <w:rtl/>
        </w:rPr>
        <w:t>,</w:t>
      </w:r>
      <w:r w:rsidR="00F236D3" w:rsidRPr="00CD067C">
        <w:rPr>
          <w:rtl/>
        </w:rPr>
        <w:t xml:space="preserve"> </w:t>
      </w:r>
      <w:r w:rsidR="004627AB" w:rsidRPr="00CD067C">
        <w:rPr>
          <w:rtl/>
        </w:rPr>
        <w:t>שעת העומס ביפנית,</w:t>
      </w:r>
      <w:r w:rsidR="00DE02C9">
        <w:rPr>
          <w:rFonts w:hint="cs"/>
          <w:rtl/>
        </w:rPr>
        <w:t xml:space="preserve"> המו</w:t>
      </w:r>
      <w:r w:rsidR="002C0C04">
        <w:rPr>
          <w:rFonts w:hint="cs"/>
          <w:rtl/>
        </w:rPr>
        <w:t>ני</w:t>
      </w:r>
      <w:r w:rsidR="004627AB" w:rsidRPr="00CD067C">
        <w:rPr>
          <w:rtl/>
        </w:rPr>
        <w:t xml:space="preserve"> האנשים </w:t>
      </w:r>
      <w:r w:rsidR="00FD4841">
        <w:rPr>
          <w:rFonts w:hint="cs"/>
          <w:rtl/>
        </w:rPr>
        <w:t xml:space="preserve">שהזדרזו להגיע </w:t>
      </w:r>
      <w:r w:rsidR="004627AB" w:rsidRPr="00CD067C">
        <w:rPr>
          <w:rtl/>
        </w:rPr>
        <w:t>למקומות יפני</w:t>
      </w:r>
      <w:r w:rsidR="00005E74">
        <w:rPr>
          <w:rFonts w:hint="cs"/>
          <w:rtl/>
        </w:rPr>
        <w:t>י</w:t>
      </w:r>
      <w:r w:rsidR="004627AB" w:rsidRPr="00CD067C">
        <w:rPr>
          <w:rtl/>
        </w:rPr>
        <w:t>ם ו</w:t>
      </w:r>
      <w:r w:rsidR="00FD4841">
        <w:rPr>
          <w:rFonts w:hint="cs"/>
          <w:rtl/>
        </w:rPr>
        <w:t>היו טרודים ב</w:t>
      </w:r>
      <w:r w:rsidR="004627AB" w:rsidRPr="00CD067C">
        <w:rPr>
          <w:rtl/>
        </w:rPr>
        <w:t>עיסוקים יפנ</w:t>
      </w:r>
      <w:r w:rsidR="00005E74">
        <w:rPr>
          <w:rFonts w:hint="cs"/>
          <w:rtl/>
        </w:rPr>
        <w:t>י</w:t>
      </w:r>
      <w:r w:rsidR="004627AB" w:rsidRPr="00CD067C">
        <w:rPr>
          <w:rtl/>
        </w:rPr>
        <w:t>ים</w:t>
      </w:r>
      <w:r w:rsidR="004A5C8F">
        <w:rPr>
          <w:rFonts w:hint="cs"/>
          <w:rtl/>
        </w:rPr>
        <w:t xml:space="preserve"> </w:t>
      </w:r>
      <w:r w:rsidR="00AD23E0">
        <w:rPr>
          <w:rFonts w:hint="cs"/>
          <w:rtl/>
        </w:rPr>
        <w:t>מרוחקים</w:t>
      </w:r>
      <w:r w:rsidR="00E0420A">
        <w:rPr>
          <w:rFonts w:hint="cs"/>
          <w:rtl/>
        </w:rPr>
        <w:t>.</w:t>
      </w:r>
      <w:r w:rsidR="00F236D3" w:rsidRPr="00F236D3">
        <w:rPr>
          <w:rtl/>
        </w:rPr>
        <w:t xml:space="preserve"> </w:t>
      </w:r>
      <w:r w:rsidR="00D61C3D" w:rsidRPr="00D61C3D">
        <w:rPr>
          <w:rFonts w:cs="Times New Roman"/>
          <w:rtl/>
        </w:rPr>
        <w:t xml:space="preserve">הדגים השמנוניים, האורז הדביק, </w:t>
      </w:r>
      <w:r w:rsidR="00813DEF" w:rsidRPr="00813DEF">
        <w:rPr>
          <w:rFonts w:cs="Times New Roman"/>
          <w:rtl/>
        </w:rPr>
        <w:t>סחוס ומעיים, מותסס ונא, מרקמים וטעמים</w:t>
      </w:r>
      <w:r w:rsidR="00F236D3">
        <w:rPr>
          <w:rFonts w:hint="cs"/>
          <w:rtl/>
        </w:rPr>
        <w:t xml:space="preserve"> </w:t>
      </w:r>
      <w:r w:rsidR="00F236D3" w:rsidRPr="00CD067C">
        <w:rPr>
          <w:rtl/>
        </w:rPr>
        <w:t>עוררו בו בחילה</w:t>
      </w:r>
      <w:r w:rsidR="00813DEF" w:rsidRPr="00813DEF">
        <w:rPr>
          <w:rFonts w:cs="Times New Roman"/>
          <w:rtl/>
        </w:rPr>
        <w:t xml:space="preserve"> ולאות</w:t>
      </w:r>
      <w:r w:rsidR="00F236D3" w:rsidRPr="00CD067C">
        <w:rPr>
          <w:rtl/>
        </w:rPr>
        <w:t xml:space="preserve">, </w:t>
      </w:r>
      <w:r w:rsidR="00813DEF">
        <w:rPr>
          <w:rFonts w:hint="cs"/>
          <w:rtl/>
        </w:rPr>
        <w:t xml:space="preserve">למשך זמן </w:t>
      </w:r>
      <w:r w:rsidR="00F236D3" w:rsidRPr="00CD067C">
        <w:rPr>
          <w:rFonts w:hint="cs"/>
          <w:rtl/>
        </w:rPr>
        <w:t xml:space="preserve">הוא </w:t>
      </w:r>
      <w:r w:rsidR="00F236D3" w:rsidRPr="00CD067C">
        <w:rPr>
          <w:rtl/>
        </w:rPr>
        <w:t xml:space="preserve">לא </w:t>
      </w:r>
      <w:r w:rsidR="00813DEF">
        <w:rPr>
          <w:rFonts w:hint="cs"/>
          <w:rtl/>
        </w:rPr>
        <w:t>העז ל</w:t>
      </w:r>
      <w:r w:rsidR="00F236D3" w:rsidRPr="00CD067C">
        <w:rPr>
          <w:rtl/>
        </w:rPr>
        <w:t>אכ</w:t>
      </w:r>
      <w:r w:rsidR="00813DEF">
        <w:rPr>
          <w:rFonts w:hint="cs"/>
          <w:rtl/>
        </w:rPr>
        <w:t>ו</w:t>
      </w:r>
      <w:r w:rsidR="00F236D3" w:rsidRPr="00CD067C">
        <w:rPr>
          <w:rtl/>
        </w:rPr>
        <w:t xml:space="preserve">ל </w:t>
      </w:r>
      <w:r w:rsidR="00F236D3" w:rsidRPr="00CD067C">
        <w:rPr>
          <w:rFonts w:hint="cs"/>
          <w:rtl/>
        </w:rPr>
        <w:t>דבר</w:t>
      </w:r>
      <w:r w:rsidR="00F236D3" w:rsidRPr="00CD067C">
        <w:rPr>
          <w:rtl/>
        </w:rPr>
        <w:t xml:space="preserve"> חוץ ממלפפון </w:t>
      </w:r>
      <w:r w:rsidR="00F236D3">
        <w:rPr>
          <w:rFonts w:hint="cs"/>
          <w:rtl/>
        </w:rPr>
        <w:t>מקולף וחתוך</w:t>
      </w:r>
      <w:r w:rsidR="00FD4841">
        <w:rPr>
          <w:rFonts w:hint="cs"/>
          <w:rtl/>
        </w:rPr>
        <w:t>.</w:t>
      </w:r>
      <w:r w:rsidR="004627AB" w:rsidRPr="00CD067C">
        <w:rPr>
          <w:rtl/>
        </w:rPr>
        <w:t xml:space="preserve"> </w:t>
      </w:r>
      <w:r w:rsidR="00D61C3D" w:rsidRPr="00D61C3D">
        <w:rPr>
          <w:rFonts w:cs="Times New Roman"/>
          <w:rtl/>
        </w:rPr>
        <w:t>הוא שלשל מטבעות למכונת מכירה אחת מני רבות שהיו מרצדות ומצלצלות לאורך קיר ענק ברחוב שנקלע אליו. המכונה פלטה פחית משקה שנראה כמו סיידר מוגז אבל היה מלוח והדיף ריח אבק. הוא שלשל מעות למכונה שהבהבה באורות צבעוניים ולחששה אליו בקול יפני מפתה, ובתמורה הפך לבעליה של קלטת למצלמת ויד</w:t>
      </w:r>
      <w:r w:rsidR="00C35C44">
        <w:rPr>
          <w:rFonts w:cs="Times New Roman" w:hint="cs"/>
          <w:rtl/>
        </w:rPr>
        <w:t>י</w:t>
      </w:r>
      <w:r w:rsidR="00D61C3D" w:rsidRPr="00D61C3D">
        <w:rPr>
          <w:rFonts w:cs="Times New Roman"/>
          <w:rtl/>
        </w:rPr>
        <w:t>או דיגיטלית. הוא נותר צמא ואבוד לגמרי.</w:t>
      </w:r>
    </w:p>
    <w:p w14:paraId="33B5F2E0" w14:textId="6BB2477B" w:rsidR="004627AB" w:rsidRDefault="00F236D3" w:rsidP="004A62E9">
      <w:pPr>
        <w:rPr>
          <w:rtl/>
        </w:rPr>
      </w:pPr>
      <w:r w:rsidRPr="00CD067C">
        <w:rPr>
          <w:rtl/>
        </w:rPr>
        <w:t>זרות אפפה אותו,</w:t>
      </w:r>
      <w:r w:rsidR="00D61C3D" w:rsidRPr="00D61C3D">
        <w:rPr>
          <w:rtl/>
        </w:rPr>
        <w:t xml:space="preserve"> </w:t>
      </w:r>
      <w:r w:rsidR="00D61C3D" w:rsidRPr="00D61C3D">
        <w:rPr>
          <w:rFonts w:cs="Times New Roman"/>
          <w:rtl/>
        </w:rPr>
        <w:t>מחשבותיו התערבלו וז</w:t>
      </w:r>
      <w:r w:rsidR="00C35C44">
        <w:rPr>
          <w:rFonts w:cs="Times New Roman" w:hint="cs"/>
          <w:rtl/>
        </w:rPr>
        <w:t>י</w:t>
      </w:r>
      <w:r w:rsidR="00D61C3D" w:rsidRPr="00D61C3D">
        <w:rPr>
          <w:rFonts w:cs="Times New Roman"/>
          <w:rtl/>
        </w:rPr>
        <w:t>כרונותיו התפוגגו עד כי לעיתים שכח את פציעותיו ולא הבין מהם הכאבים האלו שבגופו</w:t>
      </w:r>
      <w:r w:rsidR="007122EF">
        <w:rPr>
          <w:rFonts w:cs="Times New Roman" w:hint="cs"/>
          <w:rtl/>
        </w:rPr>
        <w:t>,</w:t>
      </w:r>
      <w:r w:rsidR="00D61C3D" w:rsidRPr="00D61C3D">
        <w:rPr>
          <w:rFonts w:cs="Times New Roman"/>
          <w:rtl/>
        </w:rPr>
        <w:t xml:space="preserve"> </w:t>
      </w:r>
      <w:r>
        <w:rPr>
          <w:rFonts w:hint="cs"/>
          <w:rtl/>
        </w:rPr>
        <w:t>ו</w:t>
      </w:r>
      <w:r w:rsidR="004627AB" w:rsidRPr="00CD067C">
        <w:rPr>
          <w:rtl/>
        </w:rPr>
        <w:t xml:space="preserve">אורחות החיים, הסיפורים וההקשרים </w:t>
      </w:r>
      <w:r w:rsidR="004627AB">
        <w:rPr>
          <w:rFonts w:hint="cs"/>
          <w:rtl/>
        </w:rPr>
        <w:t>המוכרים לו</w:t>
      </w:r>
      <w:r w:rsidR="00C35C44">
        <w:rPr>
          <w:rFonts w:hint="cs"/>
          <w:rtl/>
        </w:rPr>
        <w:t>,</w:t>
      </w:r>
      <w:r w:rsidR="004627AB" w:rsidRPr="00CD067C">
        <w:rPr>
          <w:rtl/>
        </w:rPr>
        <w:t xml:space="preserve"> נפרמו ונתבדו</w:t>
      </w:r>
      <w:r w:rsidR="00A42F5D">
        <w:rPr>
          <w:rFonts w:hint="cs"/>
          <w:rtl/>
        </w:rPr>
        <w:t xml:space="preserve"> כמו לא היו מעולם</w:t>
      </w:r>
      <w:r w:rsidR="004627AB" w:rsidRPr="00CD067C">
        <w:rPr>
          <w:rtl/>
        </w:rPr>
        <w:t>. אורפאוס ואורידיקה, הרפורמציה והקונטר</w:t>
      </w:r>
      <w:r w:rsidR="00FD4841">
        <w:rPr>
          <w:rFonts w:hint="cs"/>
          <w:rtl/>
        </w:rPr>
        <w:t>ה-</w:t>
      </w:r>
      <w:r w:rsidR="0073329B">
        <w:rPr>
          <w:rtl/>
        </w:rPr>
        <w:t xml:space="preserve">רפורמציה, </w:t>
      </w:r>
      <w:r w:rsidR="0073329B">
        <w:rPr>
          <w:rFonts w:hint="cs"/>
          <w:rtl/>
        </w:rPr>
        <w:t xml:space="preserve">מגנה כרטה </w:t>
      </w:r>
      <w:r w:rsidR="004627AB" w:rsidRPr="00CD067C">
        <w:rPr>
          <w:rtl/>
        </w:rPr>
        <w:t>והנרי השמיני,</w:t>
      </w:r>
      <w:r w:rsidR="00DE02C9">
        <w:rPr>
          <w:rFonts w:hint="cs"/>
          <w:rtl/>
        </w:rPr>
        <w:t xml:space="preserve"> </w:t>
      </w:r>
      <w:r w:rsidR="004627AB" w:rsidRPr="00CD067C">
        <w:rPr>
          <w:rtl/>
        </w:rPr>
        <w:t>חקלאות מסופוטמית, ציורי סלע במערת לאסקו,</w:t>
      </w:r>
      <w:r w:rsidR="00FD4841">
        <w:rPr>
          <w:rtl/>
        </w:rPr>
        <w:t xml:space="preserve"> נפרטיטי וחניבעל</w:t>
      </w:r>
      <w:r w:rsidR="00FD4841">
        <w:rPr>
          <w:rFonts w:hint="cs"/>
          <w:rtl/>
        </w:rPr>
        <w:t>, גוטנברג והתקופה הו</w:t>
      </w:r>
      <w:r w:rsidR="00C35C44">
        <w:rPr>
          <w:rFonts w:hint="cs"/>
          <w:rtl/>
        </w:rPr>
        <w:t>ו</w:t>
      </w:r>
      <w:r w:rsidR="00FD4841">
        <w:rPr>
          <w:rFonts w:hint="cs"/>
          <w:rtl/>
        </w:rPr>
        <w:t>יקטוריאנית</w:t>
      </w:r>
      <w:r w:rsidR="00D61C3D">
        <w:rPr>
          <w:rFonts w:hint="cs"/>
          <w:rtl/>
        </w:rPr>
        <w:t>,</w:t>
      </w:r>
      <w:r w:rsidR="004842EA">
        <w:rPr>
          <w:rFonts w:hint="cs"/>
          <w:rtl/>
        </w:rPr>
        <w:t xml:space="preserve"> ה</w:t>
      </w:r>
      <w:r w:rsidR="006537E3">
        <w:rPr>
          <w:rFonts w:hint="cs"/>
          <w:rtl/>
        </w:rPr>
        <w:t>ו</w:t>
      </w:r>
      <w:r w:rsidR="00C35C44">
        <w:rPr>
          <w:rFonts w:hint="cs"/>
          <w:rtl/>
        </w:rPr>
        <w:t>ו</w:t>
      </w:r>
      <w:r w:rsidR="004842EA">
        <w:rPr>
          <w:rFonts w:hint="cs"/>
          <w:rtl/>
        </w:rPr>
        <w:t>ית</w:t>
      </w:r>
      <w:r w:rsidR="006537E3">
        <w:rPr>
          <w:rFonts w:hint="cs"/>
          <w:rtl/>
        </w:rPr>
        <w:t xml:space="preserve">ור על </w:t>
      </w:r>
      <w:r w:rsidR="004842EA">
        <w:rPr>
          <w:rFonts w:hint="cs"/>
          <w:rtl/>
        </w:rPr>
        <w:t>בכורה תמורת נזיד</w:t>
      </w:r>
      <w:r w:rsidR="001D1BE1">
        <w:rPr>
          <w:rFonts w:hint="cs"/>
          <w:rtl/>
        </w:rPr>
        <w:t xml:space="preserve"> </w:t>
      </w:r>
      <w:r w:rsidR="004842EA">
        <w:rPr>
          <w:rFonts w:hint="cs"/>
          <w:rtl/>
        </w:rPr>
        <w:t>עדשים</w:t>
      </w:r>
      <w:r w:rsidR="00B255B0">
        <w:rPr>
          <w:rtl/>
        </w:rPr>
        <w:t>.</w:t>
      </w:r>
      <w:r w:rsidR="004A5C8F">
        <w:rPr>
          <w:rFonts w:hint="cs"/>
          <w:rtl/>
        </w:rPr>
        <w:t>..</w:t>
      </w:r>
      <w:r w:rsidR="00B255B0">
        <w:rPr>
          <w:rtl/>
        </w:rPr>
        <w:t xml:space="preserve"> </w:t>
      </w:r>
      <w:r>
        <w:rPr>
          <w:rFonts w:hint="cs"/>
          <w:rtl/>
        </w:rPr>
        <w:t>ה</w:t>
      </w:r>
      <w:r w:rsidRPr="0070179F">
        <w:rPr>
          <w:rtl/>
        </w:rPr>
        <w:t xml:space="preserve">ררי הידע </w:t>
      </w:r>
      <w:r w:rsidR="007534C9">
        <w:rPr>
          <w:rFonts w:hint="cs"/>
          <w:rtl/>
        </w:rPr>
        <w:t xml:space="preserve">המערבי </w:t>
      </w:r>
      <w:r w:rsidRPr="0070179F">
        <w:rPr>
          <w:rtl/>
        </w:rPr>
        <w:t>ה</w:t>
      </w:r>
      <w:r>
        <w:rPr>
          <w:rtl/>
        </w:rPr>
        <w:t xml:space="preserve">תפזרו </w:t>
      </w:r>
      <w:r>
        <w:rPr>
          <w:rFonts w:hint="cs"/>
          <w:rtl/>
        </w:rPr>
        <w:t xml:space="preserve">בטייפונים דרום-פסיפיים, </w:t>
      </w:r>
      <w:r w:rsidR="004A62E9">
        <w:rPr>
          <w:rFonts w:hint="cs"/>
          <w:rtl/>
        </w:rPr>
        <w:t xml:space="preserve">התפוגגו ואינם. </w:t>
      </w:r>
      <w:r w:rsidR="00C26172">
        <w:rPr>
          <w:rFonts w:hint="cs"/>
          <w:rtl/>
        </w:rPr>
        <w:t xml:space="preserve">נביאים </w:t>
      </w:r>
      <w:r w:rsidR="004A5C8F">
        <w:rPr>
          <w:rFonts w:hint="cs"/>
          <w:rtl/>
        </w:rPr>
        <w:t>ו</w:t>
      </w:r>
      <w:r w:rsidR="00FD4841">
        <w:rPr>
          <w:rFonts w:hint="cs"/>
          <w:rtl/>
        </w:rPr>
        <w:t>מצביאים</w:t>
      </w:r>
      <w:r w:rsidR="004627AB" w:rsidRPr="00CD067C">
        <w:rPr>
          <w:rtl/>
        </w:rPr>
        <w:t xml:space="preserve">, </w:t>
      </w:r>
      <w:r w:rsidR="00FD4841">
        <w:rPr>
          <w:rFonts w:hint="cs"/>
          <w:rtl/>
        </w:rPr>
        <w:t>קרבות מכריעים, מהפכות וגלי הגירה</w:t>
      </w:r>
      <w:r w:rsidR="007534C9">
        <w:rPr>
          <w:rFonts w:hint="cs"/>
          <w:rtl/>
        </w:rPr>
        <w:t>,</w:t>
      </w:r>
      <w:r w:rsidR="007534C9" w:rsidRPr="007534C9">
        <w:rPr>
          <w:rtl/>
        </w:rPr>
        <w:t xml:space="preserve"> </w:t>
      </w:r>
      <w:r w:rsidR="007534C9" w:rsidRPr="00CD067C">
        <w:rPr>
          <w:rtl/>
        </w:rPr>
        <w:t>נכסי צאן ברזל</w:t>
      </w:r>
      <w:r w:rsidR="00D61C3D" w:rsidRPr="00D61C3D">
        <w:rPr>
          <w:rFonts w:cs="Times New Roman"/>
          <w:rtl/>
        </w:rPr>
        <w:t xml:space="preserve">, חירופי נפש </w:t>
      </w:r>
      <w:r w:rsidR="00D61C3D" w:rsidRPr="00D61C3D">
        <w:rPr>
          <w:rFonts w:cs="Times New Roman"/>
          <w:rtl/>
        </w:rPr>
        <w:lastRenderedPageBreak/>
        <w:t>והתעלויות הרוח,</w:t>
      </w:r>
      <w:r w:rsidR="00D61C3D">
        <w:rPr>
          <w:rFonts w:cs="Times New Roman" w:hint="cs"/>
          <w:rtl/>
        </w:rPr>
        <w:t xml:space="preserve"> </w:t>
      </w:r>
      <w:r w:rsidR="00813DEF" w:rsidRPr="00813DEF">
        <w:rPr>
          <w:rFonts w:cs="Times New Roman"/>
          <w:rtl/>
        </w:rPr>
        <w:t>מעשי</w:t>
      </w:r>
      <w:r w:rsidR="001D1BE1">
        <w:rPr>
          <w:rFonts w:cs="Times New Roman" w:hint="cs"/>
          <w:rtl/>
        </w:rPr>
        <w:t xml:space="preserve"> </w:t>
      </w:r>
      <w:r w:rsidR="00813DEF" w:rsidRPr="00813DEF">
        <w:rPr>
          <w:rFonts w:cs="Times New Roman"/>
          <w:rtl/>
        </w:rPr>
        <w:t>גבורה</w:t>
      </w:r>
      <w:r w:rsidR="00813DEF">
        <w:rPr>
          <w:rFonts w:cs="Times New Roman" w:hint="cs"/>
          <w:rtl/>
        </w:rPr>
        <w:t xml:space="preserve"> נצחיים</w:t>
      </w:r>
      <w:r w:rsidR="004627AB" w:rsidRPr="00CD067C">
        <w:rPr>
          <w:rtl/>
        </w:rPr>
        <w:t xml:space="preserve"> – </w:t>
      </w:r>
      <w:r w:rsidR="004A62E9">
        <w:rPr>
          <w:rFonts w:hint="cs"/>
          <w:rtl/>
        </w:rPr>
        <w:t xml:space="preserve">הפכו </w:t>
      </w:r>
      <w:r w:rsidR="00DE02C9" w:rsidRPr="0070179F">
        <w:rPr>
          <w:rtl/>
        </w:rPr>
        <w:t>חסר</w:t>
      </w:r>
      <w:r w:rsidR="00DE02C9">
        <w:rPr>
          <w:rFonts w:hint="cs"/>
          <w:rtl/>
        </w:rPr>
        <w:t>י</w:t>
      </w:r>
      <w:r w:rsidR="00DE02C9" w:rsidRPr="0070179F">
        <w:rPr>
          <w:rtl/>
        </w:rPr>
        <w:t xml:space="preserve"> ממשות</w:t>
      </w:r>
      <w:r>
        <w:rPr>
          <w:rFonts w:hint="cs"/>
          <w:rtl/>
        </w:rPr>
        <w:t xml:space="preserve"> </w:t>
      </w:r>
      <w:r w:rsidR="00DE02C9" w:rsidRPr="0070179F">
        <w:rPr>
          <w:rtl/>
        </w:rPr>
        <w:t>כ</w:t>
      </w:r>
      <w:r w:rsidR="00D933B2">
        <w:rPr>
          <w:rFonts w:hint="cs"/>
          <w:rtl/>
        </w:rPr>
        <w:t>פי</w:t>
      </w:r>
      <w:r w:rsidR="00DE02C9" w:rsidRPr="0070179F">
        <w:rPr>
          <w:rtl/>
        </w:rPr>
        <w:t xml:space="preserve"> </w:t>
      </w:r>
      <w:r w:rsidR="00AD23E0">
        <w:rPr>
          <w:rFonts w:hint="cs"/>
          <w:rtl/>
        </w:rPr>
        <w:t xml:space="preserve">שהיו </w:t>
      </w:r>
      <w:r w:rsidR="004A62E9">
        <w:rPr>
          <w:rtl/>
        </w:rPr>
        <w:t>עבור אבותי</w:t>
      </w:r>
      <w:r w:rsidR="00DE02C9" w:rsidRPr="0070179F">
        <w:rPr>
          <w:rtl/>
        </w:rPr>
        <w:t xml:space="preserve">ו שוכני המערות </w:t>
      </w:r>
      <w:r w:rsidR="004A5C8F">
        <w:rPr>
          <w:rFonts w:hint="cs"/>
          <w:rtl/>
        </w:rPr>
        <w:t>מ</w:t>
      </w:r>
      <w:r w:rsidR="00AD23E0">
        <w:rPr>
          <w:rFonts w:hint="cs"/>
          <w:rtl/>
        </w:rPr>
        <w:t>ל</w:t>
      </w:r>
      <w:r w:rsidR="00DE02C9" w:rsidRPr="0070179F">
        <w:rPr>
          <w:rtl/>
        </w:rPr>
        <w:t>פני עשרות אלפי שנ</w:t>
      </w:r>
      <w:r w:rsidR="001D1BE1">
        <w:rPr>
          <w:rFonts w:hint="cs"/>
          <w:rtl/>
        </w:rPr>
        <w:t>ים,</w:t>
      </w:r>
      <w:r w:rsidR="00E0420A">
        <w:rPr>
          <w:rFonts w:hint="cs"/>
          <w:rtl/>
        </w:rPr>
        <w:t xml:space="preserve"> לפני</w:t>
      </w:r>
      <w:r w:rsidR="00BB7B0A">
        <w:rPr>
          <w:rFonts w:hint="cs"/>
          <w:rtl/>
        </w:rPr>
        <w:t xml:space="preserve"> שהכול </w:t>
      </w:r>
      <w:r w:rsidR="00E0420A">
        <w:rPr>
          <w:rFonts w:hint="cs"/>
          <w:rtl/>
        </w:rPr>
        <w:t>התרחש</w:t>
      </w:r>
      <w:r w:rsidR="004A62E9">
        <w:rPr>
          <w:rFonts w:hint="cs"/>
          <w:rtl/>
        </w:rPr>
        <w:t>.</w:t>
      </w:r>
      <w:r w:rsidR="00B40BDC">
        <w:rPr>
          <w:rFonts w:hint="cs"/>
          <w:rtl/>
        </w:rPr>
        <w:t xml:space="preserve"> </w:t>
      </w:r>
      <w:r w:rsidR="004A62E9">
        <w:rPr>
          <w:rFonts w:hint="cs"/>
          <w:rtl/>
        </w:rPr>
        <w:t>ובה בעת</w:t>
      </w:r>
      <w:r w:rsidR="00DE02C9">
        <w:rPr>
          <w:rFonts w:hint="cs"/>
          <w:rtl/>
        </w:rPr>
        <w:t xml:space="preserve"> </w:t>
      </w:r>
      <w:r w:rsidR="00DE02C9" w:rsidRPr="0070179F">
        <w:rPr>
          <w:rtl/>
        </w:rPr>
        <w:t>הררי ידע אחרים כמו עלו וקמו מתוך האדמ</w:t>
      </w:r>
      <w:r w:rsidR="004A62E9">
        <w:rPr>
          <w:rtl/>
        </w:rPr>
        <w:t xml:space="preserve">ה, נכסי צאן ברזל </w:t>
      </w:r>
      <w:r>
        <w:rPr>
          <w:rFonts w:hint="cs"/>
          <w:rtl/>
        </w:rPr>
        <w:t xml:space="preserve">אחרים </w:t>
      </w:r>
      <w:r w:rsidR="004A62E9">
        <w:rPr>
          <w:rtl/>
        </w:rPr>
        <w:t xml:space="preserve">נוצקו בתבניות </w:t>
      </w:r>
      <w:r w:rsidR="004A62E9">
        <w:rPr>
          <w:rFonts w:hint="cs"/>
          <w:rtl/>
        </w:rPr>
        <w:t>נ</w:t>
      </w:r>
      <w:r w:rsidR="001D1BE1">
        <w:rPr>
          <w:rFonts w:hint="cs"/>
          <w:rtl/>
        </w:rPr>
        <w:t>ו</w:t>
      </w:r>
      <w:r w:rsidR="004A62E9">
        <w:rPr>
          <w:rFonts w:hint="cs"/>
          <w:rtl/>
        </w:rPr>
        <w:t>כריות</w:t>
      </w:r>
      <w:r w:rsidR="00DE02C9">
        <w:rPr>
          <w:rtl/>
        </w:rPr>
        <w:t xml:space="preserve"> ו</w:t>
      </w:r>
      <w:r w:rsidR="00DE02C9">
        <w:rPr>
          <w:rFonts w:hint="cs"/>
          <w:rtl/>
        </w:rPr>
        <w:t>נת</w:t>
      </w:r>
      <w:r w:rsidR="004A5C8F">
        <w:rPr>
          <w:rFonts w:hint="cs"/>
          <w:rtl/>
        </w:rPr>
        <w:t>מצקו</w:t>
      </w:r>
      <w:r w:rsidR="00DE02C9" w:rsidRPr="0070179F">
        <w:t>.</w:t>
      </w:r>
    </w:p>
    <w:p w14:paraId="66335895" w14:textId="08A26368" w:rsidR="00FD4841" w:rsidRDefault="00FD4841" w:rsidP="00FD4841">
      <w:pPr>
        <w:rPr>
          <w:rtl/>
        </w:rPr>
      </w:pPr>
      <w:r>
        <w:rPr>
          <w:rFonts w:hint="cs"/>
          <w:rtl/>
        </w:rPr>
        <w:t>[</w:t>
      </w:r>
      <w:r w:rsidRPr="00FD4841">
        <w:t>https://he.wikipedia.org/wiki/%D7%A7%D7%95%D7%A0%D7%98%D7%A8%D7%94-%D7%A8%D7%A4%D7%95%D7%A8%D7%9E%D7%A6%D7%99%D7%94</w:t>
      </w:r>
      <w:r>
        <w:rPr>
          <w:rFonts w:hint="cs"/>
          <w:rtl/>
        </w:rPr>
        <w:t>]</w:t>
      </w:r>
    </w:p>
    <w:p w14:paraId="0375AD24" w14:textId="19212447" w:rsidR="00496A46" w:rsidRDefault="00496A46" w:rsidP="00910C4D">
      <w:pPr>
        <w:rPr>
          <w:rtl/>
        </w:rPr>
      </w:pPr>
      <w:r>
        <w:rPr>
          <w:rFonts w:hint="cs"/>
          <w:rtl/>
        </w:rPr>
        <w:t>סוליות נעליו התפרקו בהליכות</w:t>
      </w:r>
      <w:r w:rsidR="00813DEF">
        <w:rPr>
          <w:rFonts w:hint="cs"/>
          <w:rtl/>
        </w:rPr>
        <w:t>יו</w:t>
      </w:r>
      <w:r>
        <w:rPr>
          <w:rFonts w:hint="cs"/>
          <w:rtl/>
        </w:rPr>
        <w:t xml:space="preserve"> הארוכות (סולי</w:t>
      </w:r>
      <w:r w:rsidR="00E0420A">
        <w:rPr>
          <w:rFonts w:hint="cs"/>
          <w:rtl/>
        </w:rPr>
        <w:t>י</w:t>
      </w:r>
      <w:r>
        <w:rPr>
          <w:rFonts w:hint="cs"/>
          <w:rtl/>
        </w:rPr>
        <w:t xml:space="preserve">ת שמאל התפרקה ונעלמה </w:t>
      </w:r>
      <w:r w:rsidR="0007213F">
        <w:rPr>
          <w:rFonts w:hint="cs"/>
          <w:rtl/>
        </w:rPr>
        <w:t>ב</w:t>
      </w:r>
      <w:r w:rsidR="00FB32A5" w:rsidRPr="00FB32A5">
        <w:rPr>
          <w:rFonts w:cs="Times New Roman"/>
          <w:rtl/>
        </w:rPr>
        <w:t>שִינְג'וּקוּ</w:t>
      </w:r>
      <w:r w:rsidR="0007213F">
        <w:rPr>
          <w:rFonts w:hint="cs"/>
          <w:rtl/>
        </w:rPr>
        <w:t xml:space="preserve"> </w:t>
      </w:r>
      <w:r w:rsidR="001D1BE1" w:rsidRPr="001D1BE1">
        <w:rPr>
          <w:rFonts w:cs="Times New Roman"/>
          <w:rtl/>
        </w:rPr>
        <w:t>נִי-צ'וֹמֶה</w:t>
      </w:r>
      <w:r>
        <w:rPr>
          <w:rFonts w:hint="cs"/>
          <w:rtl/>
        </w:rPr>
        <w:t xml:space="preserve"> </w:t>
      </w:r>
      <w:r w:rsidR="009661D5">
        <w:rPr>
          <w:rFonts w:hint="cs"/>
          <w:rtl/>
        </w:rPr>
        <w:t>[</w:t>
      </w:r>
      <w:r w:rsidR="00FB32A5">
        <w:rPr>
          <w:rFonts w:hint="cs"/>
          <w:rtl/>
        </w:rPr>
        <w:t xml:space="preserve">ניקוד בדוק, </w:t>
      </w:r>
      <w:r w:rsidR="009661D5">
        <w:rPr>
          <w:rFonts w:hint="cs"/>
          <w:rtl/>
        </w:rPr>
        <w:t xml:space="preserve">רובע גייז] </w:t>
      </w:r>
      <w:r w:rsidR="00813DEF">
        <w:rPr>
          <w:rFonts w:hint="cs"/>
          <w:rtl/>
        </w:rPr>
        <w:t>כש</w:t>
      </w:r>
      <w:r w:rsidR="00AD23E0">
        <w:rPr>
          <w:rFonts w:hint="cs"/>
          <w:rtl/>
        </w:rPr>
        <w:t xml:space="preserve">ירד </w:t>
      </w:r>
      <w:r w:rsidR="00B255B0">
        <w:rPr>
          <w:rFonts w:hint="cs"/>
          <w:rtl/>
        </w:rPr>
        <w:t>נסער</w:t>
      </w:r>
      <w:r w:rsidR="00813DEF" w:rsidRPr="00813DEF">
        <w:rPr>
          <w:rtl/>
        </w:rPr>
        <w:t xml:space="preserve"> </w:t>
      </w:r>
      <w:r w:rsidR="00813DEF" w:rsidRPr="00813DEF">
        <w:rPr>
          <w:rFonts w:cs="Times New Roman"/>
          <w:rtl/>
        </w:rPr>
        <w:t>ומשולהב</w:t>
      </w:r>
      <w:r w:rsidR="00A40968">
        <w:rPr>
          <w:rFonts w:hint="cs"/>
          <w:rtl/>
        </w:rPr>
        <w:t xml:space="preserve"> במדרגות </w:t>
      </w:r>
      <w:r w:rsidR="00D260FC">
        <w:rPr>
          <w:rFonts w:hint="cs"/>
          <w:rtl/>
        </w:rPr>
        <w:t>מ</w:t>
      </w:r>
      <w:r w:rsidR="00813DEF">
        <w:rPr>
          <w:rFonts w:hint="cs"/>
          <w:rtl/>
        </w:rPr>
        <w:t>תחת</w:t>
      </w:r>
      <w:r w:rsidR="00B255B0">
        <w:rPr>
          <w:rFonts w:hint="cs"/>
          <w:rtl/>
        </w:rPr>
        <w:t xml:space="preserve"> </w:t>
      </w:r>
      <w:r w:rsidR="00D260FC">
        <w:rPr>
          <w:rFonts w:hint="cs"/>
          <w:rtl/>
        </w:rPr>
        <w:t>ל</w:t>
      </w:r>
      <w:r w:rsidR="00B255B0">
        <w:rPr>
          <w:rFonts w:hint="cs"/>
          <w:rtl/>
        </w:rPr>
        <w:t>שלט ניאון סגול</w:t>
      </w:r>
      <w:r w:rsidR="001D1BE1">
        <w:rPr>
          <w:rFonts w:hint="cs"/>
          <w:rtl/>
        </w:rPr>
        <w:t>,</w:t>
      </w:r>
      <w:r w:rsidR="00B255B0">
        <w:rPr>
          <w:rFonts w:hint="cs"/>
          <w:rtl/>
        </w:rPr>
        <w:t xml:space="preserve"> [</w:t>
      </w:r>
      <w:r w:rsidR="00A40968">
        <w:rPr>
          <w:rFonts w:hint="cs"/>
          <w:rtl/>
        </w:rPr>
        <w:t>כלשהו שקרה בו משהו]</w:t>
      </w:r>
      <w:r>
        <w:rPr>
          <w:rFonts w:hint="cs"/>
          <w:rtl/>
        </w:rPr>
        <w:t xml:space="preserve"> ואת סוליית ימין הרופפת </w:t>
      </w:r>
      <w:r w:rsidR="00A40968">
        <w:rPr>
          <w:rFonts w:hint="cs"/>
          <w:rtl/>
        </w:rPr>
        <w:t xml:space="preserve">הוא נאלץ להפריד בעצמו, </w:t>
      </w:r>
      <w:r w:rsidR="00C26172">
        <w:rPr>
          <w:rFonts w:hint="cs"/>
          <w:rtl/>
        </w:rPr>
        <w:t xml:space="preserve">כדי </w:t>
      </w:r>
      <w:r w:rsidR="00A40968">
        <w:rPr>
          <w:rFonts w:hint="cs"/>
          <w:rtl/>
        </w:rPr>
        <w:t>שלא</w:t>
      </w:r>
      <w:r>
        <w:rPr>
          <w:rFonts w:hint="cs"/>
          <w:rtl/>
        </w:rPr>
        <w:t xml:space="preserve"> </w:t>
      </w:r>
      <w:r w:rsidR="00A40968">
        <w:rPr>
          <w:rFonts w:hint="cs"/>
          <w:rtl/>
        </w:rPr>
        <w:t>י</w:t>
      </w:r>
      <w:r>
        <w:rPr>
          <w:rFonts w:hint="cs"/>
          <w:rtl/>
        </w:rPr>
        <w:t>צלע</w:t>
      </w:r>
      <w:r w:rsidR="00E0420A">
        <w:rPr>
          <w:rFonts w:hint="cs"/>
          <w:rtl/>
        </w:rPr>
        <w:t xml:space="preserve"> בהליכתו</w:t>
      </w:r>
      <w:r>
        <w:rPr>
          <w:rFonts w:hint="cs"/>
          <w:rtl/>
        </w:rPr>
        <w:t>)</w:t>
      </w:r>
      <w:r w:rsidR="00910C4D">
        <w:rPr>
          <w:rFonts w:hint="cs"/>
          <w:rtl/>
        </w:rPr>
        <w:t>.</w:t>
      </w:r>
      <w:r>
        <w:rPr>
          <w:rFonts w:hint="cs"/>
          <w:rtl/>
        </w:rPr>
        <w:t xml:space="preserve"> </w:t>
      </w:r>
      <w:r w:rsidR="009661D5">
        <w:rPr>
          <w:rFonts w:hint="cs"/>
          <w:rtl/>
        </w:rPr>
        <w:t xml:space="preserve">רק </w:t>
      </w:r>
      <w:r w:rsidR="0007213F">
        <w:rPr>
          <w:rFonts w:hint="cs"/>
          <w:rtl/>
        </w:rPr>
        <w:t>ריפוד הלבד הפנימי של נעליו</w:t>
      </w:r>
      <w:r w:rsidR="00C26172">
        <w:rPr>
          <w:rFonts w:hint="cs"/>
          <w:rtl/>
        </w:rPr>
        <w:t xml:space="preserve"> ה</w:t>
      </w:r>
      <w:r w:rsidR="0096709E">
        <w:rPr>
          <w:rFonts w:hint="cs"/>
          <w:rtl/>
        </w:rPr>
        <w:t>פריד בינו לבין מדרכות</w:t>
      </w:r>
      <w:r w:rsidR="004A5C8F">
        <w:rPr>
          <w:rFonts w:hint="cs"/>
          <w:rtl/>
        </w:rPr>
        <w:t xml:space="preserve"> הכרך</w:t>
      </w:r>
      <w:r w:rsidR="00D61C3D" w:rsidRPr="00D61C3D">
        <w:rPr>
          <w:rFonts w:cs="Times New Roman"/>
          <w:rtl/>
        </w:rPr>
        <w:t>, ומכנסיו השתלשלו בכל צעד כשהקשר בחבל המשי נפרם</w:t>
      </w:r>
      <w:r w:rsidR="0096709E">
        <w:rPr>
          <w:rFonts w:hint="cs"/>
          <w:rtl/>
        </w:rPr>
        <w:t>.</w:t>
      </w:r>
    </w:p>
    <w:p w14:paraId="547FF6CC" w14:textId="4C61175E" w:rsidR="00A57864" w:rsidRDefault="00A57864" w:rsidP="00A57864">
      <w:pPr>
        <w:rPr>
          <w:rtl/>
        </w:rPr>
      </w:pPr>
      <w:r>
        <w:rPr>
          <w:rFonts w:hint="cs"/>
          <w:rtl/>
        </w:rPr>
        <w:t>[</w:t>
      </w:r>
      <w:hyperlink r:id="rId149" w:history="1">
        <w:r w:rsidR="00FB32A5" w:rsidRPr="00FB32A5">
          <w:rPr>
            <w:rStyle w:val="Hyperlink"/>
            <w:rFonts w:cs="Times New Roman"/>
            <w:rtl/>
          </w:rPr>
          <w:t>שִינְג'וּקוּ</w:t>
        </w:r>
      </w:hyperlink>
      <w:r>
        <w:rPr>
          <w:rFonts w:hint="cs"/>
          <w:rtl/>
        </w:rPr>
        <w:t>]</w:t>
      </w:r>
    </w:p>
    <w:p w14:paraId="06F9B0F1" w14:textId="191B1A69" w:rsidR="000F504E" w:rsidRDefault="00FB32A5" w:rsidP="00A57864">
      <w:pPr>
        <w:rPr>
          <w:rtl/>
        </w:rPr>
      </w:pPr>
      <w:r>
        <w:rPr>
          <w:rFonts w:hint="cs"/>
          <w:rtl/>
        </w:rPr>
        <w:t>[</w:t>
      </w:r>
      <w:r w:rsidR="000F504E">
        <w:rPr>
          <w:rFonts w:hint="cs"/>
          <w:rtl/>
        </w:rPr>
        <w:t xml:space="preserve">האם זה באמת כה נורא? שוב הלבטים שלא ידע איך להכריע. הרי הם לא עשו לו שום דבר בכח, שום דבר משפיל, להיפך </w:t>
      </w:r>
      <w:r w:rsidR="000F504E">
        <w:rPr>
          <w:rtl/>
        </w:rPr>
        <w:t>–</w:t>
      </w:r>
      <w:r w:rsidR="000F504E">
        <w:rPr>
          <w:rFonts w:hint="cs"/>
          <w:rtl/>
        </w:rPr>
        <w:t xml:space="preserve"> הם ביקשו שהוא ישפיל אותם. ולאחר כמה הפצרות הוא נעתר, בעיקר כי הסתקרן לדעת איך זה ישנה אותו, מי הוא יהיה לאחר מכן, האם הוא נגעל מעצמו? </w:t>
      </w:r>
      <w:r w:rsidR="008D59E8">
        <w:rPr>
          <w:rFonts w:hint="cs"/>
          <w:rtl/>
        </w:rPr>
        <w:t xml:space="preserve">משתין </w:t>
      </w:r>
      <w:r w:rsidR="000F504E">
        <w:rPr>
          <w:rFonts w:hint="cs"/>
          <w:rtl/>
        </w:rPr>
        <w:t xml:space="preserve">על הפנים שלהם, לתוך השיער, מנטף מחודי הניטים שבקולר העור שסביב צווארו של כל אחד. לגעת הוא לא הרשה, ובאינסטינקט ידע שלהתוודות </w:t>
      </w:r>
      <w:r w:rsidR="00886F66">
        <w:rPr>
          <w:rFonts w:hint="cs"/>
          <w:rtl/>
        </w:rPr>
        <w:t xml:space="preserve">או להתחנן </w:t>
      </w:r>
      <w:r w:rsidR="000F504E">
        <w:rPr>
          <w:rFonts w:hint="cs"/>
          <w:rtl/>
        </w:rPr>
        <w:t xml:space="preserve">על סירובו לא יעזור, אסור להתחנן בפניהם. הם יכעסו על שבירת הפנטזיה ובתוך כך </w:t>
      </w:r>
      <w:r w:rsidR="00886F66">
        <w:rPr>
          <w:rFonts w:hint="cs"/>
          <w:rtl/>
        </w:rPr>
        <w:t xml:space="preserve">תישבר </w:t>
      </w:r>
      <w:r w:rsidR="000F504E">
        <w:rPr>
          <w:rFonts w:hint="cs"/>
          <w:rtl/>
        </w:rPr>
        <w:t xml:space="preserve">כניעותם והם ישובו להיות שלושה גברים אגרסיבים למדי בשנות השלושים או הארבעים של חייהם, </w:t>
      </w:r>
      <w:r w:rsidR="00886F66">
        <w:rPr>
          <w:rFonts w:hint="cs"/>
          <w:rtl/>
        </w:rPr>
        <w:t>והוא דרך ברגלו הנעולה על כל יד שהושטה, בעט בכל פנים שההינו להתקרב, נהם [</w:t>
      </w:r>
      <w:r w:rsidR="00886F66">
        <w:t>snarl</w:t>
      </w:r>
      <w:r w:rsidR="00886F66">
        <w:rPr>
          <w:rFonts w:hint="cs"/>
          <w:rtl/>
        </w:rPr>
        <w:t>] כלפי כל פה שנפתח בתחינה, כל לשון ש</w:t>
      </w:r>
      <w:r w:rsidR="00224A66">
        <w:rPr>
          <w:rFonts w:hint="cs"/>
          <w:rtl/>
        </w:rPr>
        <w:t>שורבב</w:t>
      </w:r>
      <w:r w:rsidR="00886F66">
        <w:rPr>
          <w:rFonts w:hint="cs"/>
          <w:rtl/>
        </w:rPr>
        <w:t>ה. [כלומר הם ביקשו שהוא ישתין עליהם והוא עשה את זה.]</w:t>
      </w:r>
    </w:p>
    <w:p w14:paraId="56A20F78" w14:textId="75941B74" w:rsidR="00C862BB" w:rsidRDefault="00C862BB" w:rsidP="00A57864">
      <w:pPr>
        <w:rPr>
          <w:rtl/>
        </w:rPr>
      </w:pPr>
      <w:r>
        <w:rPr>
          <w:rFonts w:hint="cs"/>
          <w:rtl/>
        </w:rPr>
        <w:t xml:space="preserve">ובעודו משוטט ברחובות </w:t>
      </w:r>
      <w:r w:rsidR="007A2075">
        <w:rPr>
          <w:rFonts w:hint="cs"/>
          <w:rtl/>
        </w:rPr>
        <w:t xml:space="preserve">וכל מחשבותיו מבולבלות וגו' הוא </w:t>
      </w:r>
      <w:r w:rsidR="004C59E0">
        <w:rPr>
          <w:rFonts w:hint="cs"/>
          <w:rtl/>
        </w:rPr>
        <w:t>פתאום</w:t>
      </w:r>
      <w:r w:rsidR="007A2075">
        <w:rPr>
          <w:rFonts w:hint="cs"/>
          <w:rtl/>
        </w:rPr>
        <w:t xml:space="preserve"> חשב את השאלה היחידה שהטרידה אותו באמת </w:t>
      </w:r>
      <w:r w:rsidR="007A2075">
        <w:rPr>
          <w:rtl/>
        </w:rPr>
        <w:t>–</w:t>
      </w:r>
      <w:r w:rsidR="007A2075">
        <w:rPr>
          <w:rFonts w:hint="cs"/>
          <w:rtl/>
        </w:rPr>
        <w:t xml:space="preserve"> ממה אני הכי מפחד? והתשובה </w:t>
      </w:r>
      <w:r w:rsidR="001C5A04">
        <w:rPr>
          <w:rFonts w:hint="cs"/>
          <w:rtl/>
        </w:rPr>
        <w:t>הייתה</w:t>
      </w:r>
      <w:r w:rsidR="007A2075">
        <w:rPr>
          <w:rFonts w:hint="cs"/>
          <w:rtl/>
        </w:rPr>
        <w:t xml:space="preserve"> </w:t>
      </w:r>
      <w:r w:rsidR="007A2075">
        <w:rPr>
          <w:rtl/>
        </w:rPr>
        <w:t>–</w:t>
      </w:r>
      <w:r w:rsidR="007A2075">
        <w:rPr>
          <w:rFonts w:hint="cs"/>
          <w:rtl/>
        </w:rPr>
        <w:t xml:space="preserve"> מכך שאני אבין שגם אני אתחרמן מכך שישפילו אותי. ו</w:t>
      </w:r>
      <w:r w:rsidR="00F06A3F">
        <w:rPr>
          <w:rFonts w:hint="cs"/>
          <w:rtl/>
        </w:rPr>
        <w:t>עכשיו</w:t>
      </w:r>
      <w:r w:rsidR="007A2075">
        <w:rPr>
          <w:rFonts w:hint="cs"/>
          <w:rtl/>
        </w:rPr>
        <w:t xml:space="preserve"> כשהבין שזהו הפחד, הבין גם את הבעיה שיש בלפחד ממחשבותיך </w:t>
      </w:r>
      <w:r w:rsidR="007A2075">
        <w:rPr>
          <w:rtl/>
        </w:rPr>
        <w:t>–</w:t>
      </w:r>
      <w:r w:rsidR="007A2075">
        <w:rPr>
          <w:rFonts w:hint="cs"/>
          <w:rtl/>
        </w:rPr>
        <w:t xml:space="preserve"> שאתה לא מוכן להיות כנה עם עצמך כי אתה מפחד מהתשובה האמיתית, וזה מונע ממך להכיר את עצמך. וזה העציב אותו</w:t>
      </w:r>
      <w:r w:rsidR="00E567A7">
        <w:rPr>
          <w:rFonts w:hint="cs"/>
          <w:rtl/>
        </w:rPr>
        <w:t xml:space="preserve"> מאוד,</w:t>
      </w:r>
      <w:r w:rsidR="007A2075">
        <w:rPr>
          <w:rFonts w:hint="cs"/>
          <w:rtl/>
        </w:rPr>
        <w:t xml:space="preserve"> כי הוא</w:t>
      </w:r>
      <w:r w:rsidR="00C90C6C">
        <w:rPr>
          <w:rFonts w:hint="cs"/>
          <w:rtl/>
        </w:rPr>
        <w:t xml:space="preserve"> מאוד </w:t>
      </w:r>
      <w:r w:rsidR="007A2075">
        <w:rPr>
          <w:rFonts w:hint="cs"/>
          <w:rtl/>
        </w:rPr>
        <w:t xml:space="preserve">רצה לדעת האם באמת יתחרמן אי פעם מכך, או האם יחוש כזאת דחיה מהרעיון שאפילו לא ירשה לעצמו להבין שזה מה שהוא רוצה, גם אם לא יעז </w:t>
      </w:r>
      <w:r w:rsidR="007A2075">
        <w:t>to act on it</w:t>
      </w:r>
      <w:r w:rsidR="007A2075">
        <w:rPr>
          <w:rFonts w:hint="cs"/>
          <w:rtl/>
        </w:rPr>
        <w:t xml:space="preserve"> ליישם את זה. אני לא אפחד מעצמי, הוא אמר, אני לא אפחד גם אם יש לי דברים נורא מבהילים לאמר לעצמי, כי אני רוצה להכיר את עצמי [זה נשמע </w:t>
      </w:r>
      <w:r w:rsidR="007A2075">
        <w:t>new age</w:t>
      </w:r>
      <w:r w:rsidR="007A2075">
        <w:rPr>
          <w:rFonts w:hint="cs"/>
          <w:rtl/>
        </w:rPr>
        <w:t xml:space="preserve"> באופן מגעיל], אני מעניין את עצמו ואני רוצה להכיר את עצמי עד הסוף. </w:t>
      </w:r>
    </w:p>
    <w:p w14:paraId="7C724835" w14:textId="4F97D16C" w:rsidR="003E2DEA" w:rsidRDefault="003E2DEA" w:rsidP="00A57864">
      <w:pPr>
        <w:rPr>
          <w:rtl/>
        </w:rPr>
      </w:pPr>
      <w:r>
        <w:rPr>
          <w:rFonts w:hint="cs"/>
          <w:rtl/>
        </w:rPr>
        <w:t>האם איננו חמוד?</w:t>
      </w:r>
    </w:p>
    <w:p w14:paraId="2495E98F" w14:textId="4989604B" w:rsidR="003E2DEA" w:rsidRDefault="003E2DEA" w:rsidP="00A57864">
      <w:pPr>
        <w:rPr>
          <w:rtl/>
        </w:rPr>
      </w:pPr>
      <w:r>
        <w:rPr>
          <w:rFonts w:hint="cs"/>
          <w:rtl/>
        </w:rPr>
        <w:t>האם הוא מרשה לעצמו להיות לפעמים אכזר? לפעמים מטונף? לפעמים אפל?</w:t>
      </w:r>
    </w:p>
    <w:p w14:paraId="363FFB48" w14:textId="332BD327" w:rsidR="00496F3A" w:rsidRDefault="00496F3A" w:rsidP="00A57864">
      <w:pPr>
        <w:rPr>
          <w:rtl/>
        </w:rPr>
      </w:pPr>
      <w:r>
        <w:rPr>
          <w:rFonts w:hint="cs"/>
          <w:rtl/>
        </w:rPr>
        <w:t xml:space="preserve">האם </w:t>
      </w:r>
      <w:r w:rsidR="001A72C4">
        <w:rPr>
          <w:rFonts w:hint="cs"/>
          <w:rtl/>
        </w:rPr>
        <w:t>קיים</w:t>
      </w:r>
      <w:r>
        <w:rPr>
          <w:rFonts w:hint="cs"/>
          <w:rtl/>
        </w:rPr>
        <w:t xml:space="preserve"> מישהו </w:t>
      </w:r>
      <w:r w:rsidR="001A72C4">
        <w:rPr>
          <w:rFonts w:hint="cs"/>
          <w:rtl/>
        </w:rPr>
        <w:t xml:space="preserve">נוסף </w:t>
      </w:r>
      <w:r>
        <w:rPr>
          <w:rFonts w:hint="cs"/>
          <w:rtl/>
        </w:rPr>
        <w:t xml:space="preserve">שממנו </w:t>
      </w:r>
      <w:r w:rsidR="001A72C4">
        <w:rPr>
          <w:rFonts w:hint="cs"/>
          <w:rtl/>
        </w:rPr>
        <w:t>עליו</w:t>
      </w:r>
      <w:r>
        <w:rPr>
          <w:rFonts w:hint="cs"/>
          <w:rtl/>
        </w:rPr>
        <w:t xml:space="preserve"> לבקש רשות להיות כזה?</w:t>
      </w:r>
    </w:p>
    <w:p w14:paraId="6E289626" w14:textId="77777777" w:rsidR="00FB32A5" w:rsidRDefault="00FB32A5" w:rsidP="00972838">
      <w:pPr>
        <w:rPr>
          <w:rtl/>
        </w:rPr>
      </w:pPr>
      <w:r>
        <w:rPr>
          <w:rFonts w:hint="cs"/>
          <w:rtl/>
        </w:rPr>
        <w:t>]</w:t>
      </w:r>
    </w:p>
    <w:p w14:paraId="6588A1C0" w14:textId="57C7E466" w:rsidR="00972838" w:rsidRDefault="00972838" w:rsidP="00972838">
      <w:pPr>
        <w:rPr>
          <w:rtl/>
        </w:rPr>
      </w:pPr>
      <w:r w:rsidRPr="00E67C1F">
        <w:rPr>
          <w:rFonts w:hint="eastAsia"/>
          <w:rtl/>
        </w:rPr>
        <w:t>בקורס</w:t>
      </w:r>
      <w:r w:rsidRPr="00E67C1F">
        <w:rPr>
          <w:rtl/>
        </w:rPr>
        <w:t xml:space="preserve"> של סאקורה דנו רב</w:t>
      </w:r>
      <w:r w:rsidR="00813DEF">
        <w:rPr>
          <w:rFonts w:hint="cs"/>
          <w:rtl/>
        </w:rPr>
        <w:t>ות</w:t>
      </w:r>
      <w:r w:rsidRPr="00E67C1F">
        <w:rPr>
          <w:rtl/>
        </w:rPr>
        <w:t xml:space="preserve"> בזהות לאומית, ואלכס</w:t>
      </w:r>
      <w:r w:rsidR="001D1BE1">
        <w:rPr>
          <w:rFonts w:hint="cs"/>
          <w:rtl/>
        </w:rPr>
        <w:t>,</w:t>
      </w:r>
      <w:r w:rsidRPr="00E67C1F">
        <w:rPr>
          <w:rtl/>
        </w:rPr>
        <w:t xml:space="preserve"> </w:t>
      </w:r>
      <w:r w:rsidR="00D61C3D" w:rsidRPr="00D61C3D">
        <w:rPr>
          <w:rFonts w:cs="Times New Roman"/>
          <w:rtl/>
        </w:rPr>
        <w:t>שבלט עד</w:t>
      </w:r>
      <w:r w:rsidR="00C90C6C">
        <w:rPr>
          <w:rFonts w:cs="Times New Roman"/>
          <w:rtl/>
        </w:rPr>
        <w:t xml:space="preserve"> מאוד </w:t>
      </w:r>
      <w:r w:rsidR="00D61C3D" w:rsidRPr="00D61C3D">
        <w:rPr>
          <w:rFonts w:cs="Times New Roman"/>
          <w:rtl/>
        </w:rPr>
        <w:t>בשל חזותו הנ</w:t>
      </w:r>
      <w:r w:rsidR="001D1BE1">
        <w:rPr>
          <w:rFonts w:cs="Times New Roman" w:hint="cs"/>
          <w:rtl/>
        </w:rPr>
        <w:t>ו</w:t>
      </w:r>
      <w:r w:rsidR="00D61C3D" w:rsidRPr="00D61C3D">
        <w:rPr>
          <w:rFonts w:cs="Times New Roman"/>
          <w:rtl/>
        </w:rPr>
        <w:t xml:space="preserve">כרית </w:t>
      </w:r>
      <w:r w:rsidRPr="00E67C1F">
        <w:rPr>
          <w:rtl/>
        </w:rPr>
        <w:t>ברחובות</w:t>
      </w:r>
      <w:r w:rsidR="00813DEF">
        <w:rPr>
          <w:rFonts w:hint="cs"/>
          <w:rtl/>
        </w:rPr>
        <w:t>יה של</w:t>
      </w:r>
      <w:r w:rsidRPr="00E67C1F">
        <w:rPr>
          <w:rtl/>
        </w:rPr>
        <w:t xml:space="preserve"> טוקיו</w:t>
      </w:r>
      <w:r w:rsidR="00D61C3D">
        <w:rPr>
          <w:rFonts w:hint="cs"/>
          <w:rtl/>
        </w:rPr>
        <w:t>,</w:t>
      </w:r>
      <w:r w:rsidRPr="00E67C1F">
        <w:rPr>
          <w:rtl/>
        </w:rPr>
        <w:t xml:space="preserve"> היה יכול להעמיד פני בן כל אומה </w:t>
      </w:r>
      <w:r w:rsidR="00D260FC" w:rsidRPr="00D260FC">
        <w:rPr>
          <w:rFonts w:cs="Times New Roman"/>
          <w:rtl/>
        </w:rPr>
        <w:t xml:space="preserve">מערבית </w:t>
      </w:r>
      <w:r w:rsidRPr="00E67C1F">
        <w:rPr>
          <w:rtl/>
        </w:rPr>
        <w:t xml:space="preserve">כמעט. גרמני – בקלות. אמריקאי – בלי שום בעיה. צרפתי? הוא </w:t>
      </w:r>
      <w:r w:rsidR="00D61C3D">
        <w:rPr>
          <w:rFonts w:hint="cs"/>
          <w:rtl/>
        </w:rPr>
        <w:t xml:space="preserve">לא </w:t>
      </w:r>
      <w:r w:rsidRPr="00E67C1F">
        <w:rPr>
          <w:rtl/>
        </w:rPr>
        <w:t>היה מתורגל במבטא, קל למעוד ולה</w:t>
      </w:r>
      <w:r w:rsidR="001D1BE1">
        <w:rPr>
          <w:rFonts w:hint="cs"/>
          <w:rtl/>
        </w:rPr>
        <w:t>י</w:t>
      </w:r>
      <w:r w:rsidRPr="00E67C1F">
        <w:rPr>
          <w:rtl/>
        </w:rPr>
        <w:t xml:space="preserve">תפס, אולם הקושי הוא שריגש. אבל הפרסונה שהכי אהב לעטות </w:t>
      </w:r>
      <w:r w:rsidR="001C5A04">
        <w:rPr>
          <w:rtl/>
        </w:rPr>
        <w:t>הייתה</w:t>
      </w:r>
      <w:r w:rsidRPr="00E67C1F">
        <w:rPr>
          <w:rtl/>
        </w:rPr>
        <w:t xml:space="preserve"> של רוסי, ארקוסו הרוסי מפטרבורג, ולפעמים – ארקוסו הרוסי-לשעבר שחי כיום בישראל. וככזה הוא שוטט ברחבי טוקיו כשסאקורה וחבורתה היו חורכים את נפתולי השפה היפנית בסמינר. כשאלכס הציג את עצמו בתור רוסי-לשעבר וישראלי בהווה הוא חש את עצמו כאדם גבוה ו</w:t>
      </w:r>
      <w:r w:rsidR="00D0394F">
        <w:rPr>
          <w:rFonts w:hint="cs"/>
          <w:rtl/>
        </w:rPr>
        <w:t>חסון</w:t>
      </w:r>
      <w:r w:rsidRPr="00E67C1F">
        <w:rPr>
          <w:rtl/>
        </w:rPr>
        <w:t>, כהה במקצת.</w:t>
      </w:r>
    </w:p>
    <w:p w14:paraId="4C2BDD34" w14:textId="221DE61E" w:rsidR="0096709E" w:rsidRPr="00CD067C" w:rsidRDefault="00910C4D" w:rsidP="00910C4D">
      <w:pPr>
        <w:rPr>
          <w:rtl/>
        </w:rPr>
      </w:pPr>
      <w:r>
        <w:rPr>
          <w:rFonts w:hint="cs"/>
          <w:rtl/>
        </w:rPr>
        <w:lastRenderedPageBreak/>
        <w:t xml:space="preserve">מלבד זוג בודד של נעלי התעמלות יקרות </w:t>
      </w:r>
      <w:r w:rsidR="00813DEF" w:rsidRPr="00813DEF">
        <w:rPr>
          <w:rFonts w:cs="Times New Roman"/>
          <w:rtl/>
        </w:rPr>
        <w:t xml:space="preserve">שידו לא </w:t>
      </w:r>
      <w:r w:rsidR="001C5A04">
        <w:rPr>
          <w:rFonts w:cs="Times New Roman"/>
          <w:rtl/>
        </w:rPr>
        <w:t>הייתה</w:t>
      </w:r>
      <w:r w:rsidR="00813DEF" w:rsidRPr="00813DEF">
        <w:rPr>
          <w:rFonts w:cs="Times New Roman"/>
          <w:rtl/>
        </w:rPr>
        <w:t xml:space="preserve"> משגת לקנות</w:t>
      </w:r>
      <w:r w:rsidR="001D1BE1">
        <w:rPr>
          <w:rFonts w:cs="Times New Roman" w:hint="cs"/>
          <w:rtl/>
        </w:rPr>
        <w:t>ן</w:t>
      </w:r>
      <w:r w:rsidR="001E0684">
        <w:rPr>
          <w:rFonts w:hint="cs"/>
          <w:rtl/>
        </w:rPr>
        <w:t>, הוא</w:t>
      </w:r>
      <w:r w:rsidR="0096709E">
        <w:rPr>
          <w:rFonts w:hint="cs"/>
          <w:rtl/>
        </w:rPr>
        <w:t xml:space="preserve"> לא מצא </w:t>
      </w:r>
      <w:r w:rsidR="00A018C8">
        <w:rPr>
          <w:rFonts w:hint="cs"/>
          <w:rtl/>
        </w:rPr>
        <w:t xml:space="preserve">בקניונים </w:t>
      </w:r>
      <w:r w:rsidR="0096709E">
        <w:rPr>
          <w:rFonts w:hint="cs"/>
          <w:rtl/>
        </w:rPr>
        <w:t>נעליים</w:t>
      </w:r>
      <w:r w:rsidR="009564E3">
        <w:rPr>
          <w:rFonts w:hint="cs"/>
          <w:rtl/>
        </w:rPr>
        <w:t xml:space="preserve"> </w:t>
      </w:r>
      <w:r w:rsidR="00E0420A">
        <w:rPr>
          <w:rFonts w:hint="cs"/>
          <w:rtl/>
        </w:rPr>
        <w:t>עבור</w:t>
      </w:r>
      <w:r w:rsidR="00244D0C">
        <w:rPr>
          <w:rFonts w:hint="cs"/>
          <w:rtl/>
        </w:rPr>
        <w:t xml:space="preserve"> כפות רגליו העצומות</w:t>
      </w:r>
      <w:r>
        <w:rPr>
          <w:rFonts w:hint="cs"/>
          <w:rtl/>
        </w:rPr>
        <w:t>.</w:t>
      </w:r>
      <w:r w:rsidR="006537E3">
        <w:rPr>
          <w:rFonts w:hint="cs"/>
          <w:rtl/>
        </w:rPr>
        <w:t xml:space="preserve"> לעומת זאת </w:t>
      </w:r>
      <w:r w:rsidR="004A5C8F">
        <w:rPr>
          <w:rFonts w:hint="cs"/>
          <w:rtl/>
        </w:rPr>
        <w:t>נ</w:t>
      </w:r>
      <w:r w:rsidR="00D260FC" w:rsidRPr="00D260FC">
        <w:rPr>
          <w:rFonts w:cs="Times New Roman"/>
          <w:rtl/>
        </w:rPr>
        <w:t>יבטו אליו</w:t>
      </w:r>
      <w:r w:rsidR="00A018C8">
        <w:rPr>
          <w:rFonts w:hint="cs"/>
          <w:rtl/>
        </w:rPr>
        <w:t xml:space="preserve"> </w:t>
      </w:r>
      <w:r w:rsidR="009639BC">
        <w:rPr>
          <w:rFonts w:hint="cs"/>
          <w:rtl/>
        </w:rPr>
        <w:t xml:space="preserve">כמעט בכל חנות, </w:t>
      </w:r>
      <w:r w:rsidR="001D1BE1">
        <w:rPr>
          <w:rFonts w:hint="cs"/>
          <w:rtl/>
        </w:rPr>
        <w:t>מ</w:t>
      </w:r>
      <w:r w:rsidR="00357CBE">
        <w:rPr>
          <w:rFonts w:hint="cs"/>
          <w:rtl/>
        </w:rPr>
        <w:t>מדף אחר מדף</w:t>
      </w:r>
      <w:r w:rsidR="00C770C2">
        <w:rPr>
          <w:rFonts w:hint="cs"/>
          <w:rtl/>
        </w:rPr>
        <w:t>,</w:t>
      </w:r>
      <w:r w:rsidR="00357CBE">
        <w:rPr>
          <w:rFonts w:hint="cs"/>
          <w:rtl/>
        </w:rPr>
        <w:t xml:space="preserve"> ו</w:t>
      </w:r>
      <w:r w:rsidR="00C770C2">
        <w:rPr>
          <w:rFonts w:hint="cs"/>
          <w:rtl/>
        </w:rPr>
        <w:t>מ</w:t>
      </w:r>
      <w:r w:rsidR="00357CBE">
        <w:rPr>
          <w:rFonts w:hint="cs"/>
          <w:rtl/>
        </w:rPr>
        <w:t xml:space="preserve">חלון ראווה אחד למשנהו </w:t>
      </w:r>
      <w:r w:rsidR="00A018C8">
        <w:rPr>
          <w:rFonts w:hint="cs"/>
          <w:rtl/>
        </w:rPr>
        <w:t>המוני</w:t>
      </w:r>
      <w:r w:rsidR="00244D0C">
        <w:rPr>
          <w:rFonts w:hint="cs"/>
          <w:rtl/>
        </w:rPr>
        <w:t xml:space="preserve"> </w:t>
      </w:r>
      <w:r w:rsidR="007655AB">
        <w:rPr>
          <w:rFonts w:hint="cs"/>
          <w:rtl/>
        </w:rPr>
        <w:t xml:space="preserve">ארנבונים או שמא עכברונים </w:t>
      </w:r>
      <w:r w:rsidR="004A5C8F">
        <w:rPr>
          <w:rFonts w:hint="cs"/>
          <w:rtl/>
        </w:rPr>
        <w:t>ו</w:t>
      </w:r>
      <w:r w:rsidR="00792206">
        <w:rPr>
          <w:rFonts w:hint="cs"/>
          <w:rtl/>
        </w:rPr>
        <w:t xml:space="preserve">אולי </w:t>
      </w:r>
      <w:r w:rsidR="004A5C8F">
        <w:rPr>
          <w:rFonts w:hint="cs"/>
          <w:rtl/>
        </w:rPr>
        <w:t xml:space="preserve">דובונים </w:t>
      </w:r>
      <w:r w:rsidR="007655AB">
        <w:rPr>
          <w:rFonts w:hint="cs"/>
          <w:rtl/>
        </w:rPr>
        <w:t xml:space="preserve">בעלי עיניים גדולות מדי </w:t>
      </w:r>
      <w:r w:rsidR="004A5C8F">
        <w:rPr>
          <w:rFonts w:hint="cs"/>
          <w:rtl/>
        </w:rPr>
        <w:t>ולחיים נפוחות</w:t>
      </w:r>
      <w:r w:rsidR="00C770C2">
        <w:rPr>
          <w:rFonts w:hint="cs"/>
          <w:rtl/>
        </w:rPr>
        <w:t>,</w:t>
      </w:r>
      <w:r w:rsidR="004A5C8F">
        <w:rPr>
          <w:rFonts w:hint="cs"/>
          <w:rtl/>
        </w:rPr>
        <w:t xml:space="preserve"> מעוטרי</w:t>
      </w:r>
      <w:r w:rsidR="001D1BE1">
        <w:rPr>
          <w:rFonts w:hint="cs"/>
          <w:rtl/>
        </w:rPr>
        <w:t>ם</w:t>
      </w:r>
      <w:r w:rsidR="007655AB">
        <w:rPr>
          <w:rFonts w:hint="cs"/>
          <w:rtl/>
        </w:rPr>
        <w:t xml:space="preserve"> </w:t>
      </w:r>
      <w:r w:rsidR="001D1BE1">
        <w:rPr>
          <w:rFonts w:hint="cs"/>
          <w:rtl/>
        </w:rPr>
        <w:t>ב</w:t>
      </w:r>
      <w:r w:rsidR="007655AB">
        <w:rPr>
          <w:rFonts w:hint="cs"/>
          <w:rtl/>
        </w:rPr>
        <w:t>לבבות קטנטנים ו</w:t>
      </w:r>
      <w:r w:rsidR="001D1BE1">
        <w:rPr>
          <w:rFonts w:hint="cs"/>
          <w:rtl/>
        </w:rPr>
        <w:t>ב</w:t>
      </w:r>
      <w:r w:rsidR="007655AB">
        <w:rPr>
          <w:rFonts w:hint="cs"/>
          <w:rtl/>
        </w:rPr>
        <w:t>כוכבים</w:t>
      </w:r>
      <w:r w:rsidR="00D260FC" w:rsidRPr="00D260FC">
        <w:rPr>
          <w:rFonts w:cs="Times New Roman"/>
          <w:rtl/>
        </w:rPr>
        <w:t xml:space="preserve"> ו</w:t>
      </w:r>
      <w:r w:rsidR="001D1BE1">
        <w:rPr>
          <w:rFonts w:cs="Times New Roman" w:hint="cs"/>
          <w:rtl/>
        </w:rPr>
        <w:t>ב</w:t>
      </w:r>
      <w:r w:rsidR="00D260FC" w:rsidRPr="00D260FC">
        <w:rPr>
          <w:rFonts w:cs="Times New Roman"/>
          <w:rtl/>
        </w:rPr>
        <w:t xml:space="preserve">גביעי גלידה </w:t>
      </w:r>
      <w:r w:rsidR="001D1BE1">
        <w:rPr>
          <w:rFonts w:cs="Times New Roman" w:hint="cs"/>
          <w:rtl/>
        </w:rPr>
        <w:t>וב</w:t>
      </w:r>
      <w:r w:rsidR="00D260FC" w:rsidRPr="00D260FC">
        <w:rPr>
          <w:rFonts w:cs="Times New Roman"/>
          <w:rtl/>
        </w:rPr>
        <w:t>כל מה שחמוד ומתוק</w:t>
      </w:r>
      <w:r w:rsidR="00DA5EEA">
        <w:rPr>
          <w:rFonts w:hint="cs"/>
          <w:rtl/>
        </w:rPr>
        <w:t xml:space="preserve">. הוא נתקל בדמויות </w:t>
      </w:r>
      <w:r w:rsidR="001D1BE1" w:rsidRPr="001D1BE1">
        <w:rPr>
          <w:rFonts w:cs="Times New Roman"/>
          <w:rtl/>
        </w:rPr>
        <w:t>קאוואיי הללו</w:t>
      </w:r>
      <w:r w:rsidR="00DA5EEA">
        <w:rPr>
          <w:rFonts w:hint="cs"/>
          <w:rtl/>
        </w:rPr>
        <w:t xml:space="preserve"> שוב ושוב,</w:t>
      </w:r>
      <w:r w:rsidR="007655AB">
        <w:rPr>
          <w:rFonts w:hint="cs"/>
          <w:rtl/>
        </w:rPr>
        <w:t xml:space="preserve"> על גבי מטריות ותיקים וגרביים ועטיפות מרשרשות</w:t>
      </w:r>
      <w:r w:rsidR="00AD23E0">
        <w:rPr>
          <w:rFonts w:hint="cs"/>
          <w:rtl/>
        </w:rPr>
        <w:t xml:space="preserve"> וחוברות צביעה ומגבות וסכיני חיתוך</w:t>
      </w:r>
      <w:r w:rsidR="007655AB">
        <w:rPr>
          <w:rFonts w:hint="cs"/>
          <w:rtl/>
        </w:rPr>
        <w:t xml:space="preserve">. </w:t>
      </w:r>
      <w:r w:rsidR="00244D0C">
        <w:rPr>
          <w:rtl/>
        </w:rPr>
        <w:t>במדרגות הנעות</w:t>
      </w:r>
      <w:r w:rsidR="00244D0C" w:rsidRPr="00CD067C">
        <w:rPr>
          <w:rtl/>
        </w:rPr>
        <w:t xml:space="preserve"> הבהילו אותו זבניות</w:t>
      </w:r>
      <w:r w:rsidR="006537E3">
        <w:rPr>
          <w:rFonts w:hint="cs"/>
          <w:rtl/>
        </w:rPr>
        <w:t xml:space="preserve"> יפניות</w:t>
      </w:r>
      <w:r w:rsidR="00244D0C" w:rsidRPr="00CD067C">
        <w:rPr>
          <w:rtl/>
        </w:rPr>
        <w:t xml:space="preserve">, לבושות שמלות מנופחות </w:t>
      </w:r>
      <w:r w:rsidR="00D933B2">
        <w:rPr>
          <w:rFonts w:hint="cs"/>
          <w:rtl/>
        </w:rPr>
        <w:t>ו</w:t>
      </w:r>
      <w:r w:rsidR="00C26172">
        <w:rPr>
          <w:rFonts w:hint="cs"/>
          <w:rtl/>
        </w:rPr>
        <w:t>פאות לבנות אדירות</w:t>
      </w:r>
      <w:r w:rsidR="00D933B2">
        <w:rPr>
          <w:rFonts w:hint="cs"/>
          <w:rtl/>
        </w:rPr>
        <w:t xml:space="preserve"> לראשן,</w:t>
      </w:r>
      <w:r w:rsidR="00C26172">
        <w:rPr>
          <w:rFonts w:hint="cs"/>
          <w:rtl/>
        </w:rPr>
        <w:t xml:space="preserve"> בסגנון גבירות</w:t>
      </w:r>
      <w:r w:rsidR="001D1BE1">
        <w:rPr>
          <w:rFonts w:hint="cs"/>
          <w:rtl/>
        </w:rPr>
        <w:t xml:space="preserve"> </w:t>
      </w:r>
      <w:r w:rsidR="00C26172">
        <w:rPr>
          <w:rFonts w:hint="cs"/>
          <w:rtl/>
        </w:rPr>
        <w:t>חצר בארמונו של</w:t>
      </w:r>
      <w:r w:rsidR="00244D0C">
        <w:rPr>
          <w:rFonts w:hint="cs"/>
          <w:rtl/>
        </w:rPr>
        <w:t xml:space="preserve"> לואי </w:t>
      </w:r>
      <w:r w:rsidR="001D1BE1" w:rsidRPr="001D1BE1">
        <w:rPr>
          <w:rFonts w:cs="Times New Roman"/>
          <w:rtl/>
        </w:rPr>
        <w:t>השישה-עשר</w:t>
      </w:r>
      <w:r w:rsidR="006A3948">
        <w:rPr>
          <w:rFonts w:hint="cs"/>
          <w:rtl/>
        </w:rPr>
        <w:t>.</w:t>
      </w:r>
      <w:r w:rsidR="00B40BDC">
        <w:rPr>
          <w:rFonts w:hint="cs"/>
          <w:rtl/>
        </w:rPr>
        <w:t xml:space="preserve"> </w:t>
      </w:r>
      <w:r w:rsidR="00244D0C" w:rsidRPr="00CD067C">
        <w:rPr>
          <w:rtl/>
        </w:rPr>
        <w:t>א</w:t>
      </w:r>
      <w:r w:rsidR="004A5C8F">
        <w:rPr>
          <w:rFonts w:hint="cs"/>
          <w:rtl/>
        </w:rPr>
        <w:t>לכס</w:t>
      </w:r>
      <w:r w:rsidR="00244D0C" w:rsidRPr="00CD067C">
        <w:rPr>
          <w:rtl/>
        </w:rPr>
        <w:t xml:space="preserve"> אחז </w:t>
      </w:r>
      <w:r w:rsidR="006A3948">
        <w:rPr>
          <w:rFonts w:hint="cs"/>
          <w:rtl/>
        </w:rPr>
        <w:t>ב</w:t>
      </w:r>
      <w:r w:rsidR="00244D0C" w:rsidRPr="00CD067C">
        <w:rPr>
          <w:rtl/>
        </w:rPr>
        <w:t>ח</w:t>
      </w:r>
      <w:r w:rsidR="006A3948">
        <w:rPr>
          <w:rFonts w:hint="cs"/>
          <w:rtl/>
        </w:rPr>
        <w:t>ו</w:t>
      </w:r>
      <w:r w:rsidR="00244D0C" w:rsidRPr="00CD067C">
        <w:rPr>
          <w:rtl/>
        </w:rPr>
        <w:t>זק</w:t>
      </w:r>
      <w:r w:rsidR="006A3948">
        <w:rPr>
          <w:rFonts w:hint="cs"/>
          <w:rtl/>
        </w:rPr>
        <w:t>ה</w:t>
      </w:r>
      <w:r w:rsidR="00244D0C" w:rsidRPr="00CD067C">
        <w:rPr>
          <w:rtl/>
        </w:rPr>
        <w:t xml:space="preserve"> במעקה וראשו הסתחרר.</w:t>
      </w:r>
      <w:r w:rsidR="00244D0C">
        <w:rPr>
          <w:rFonts w:hint="cs"/>
          <w:rtl/>
        </w:rPr>
        <w:t xml:space="preserve"> רק </w:t>
      </w:r>
      <w:r w:rsidR="00AB5218">
        <w:rPr>
          <w:rFonts w:hint="cs"/>
          <w:rtl/>
        </w:rPr>
        <w:t>ברחוב מרוחק</w:t>
      </w:r>
      <w:r w:rsidR="006A3948">
        <w:rPr>
          <w:rFonts w:hint="cs"/>
          <w:rtl/>
        </w:rPr>
        <w:t>,</w:t>
      </w:r>
      <w:r w:rsidR="00244D0C">
        <w:rPr>
          <w:rFonts w:hint="cs"/>
          <w:rtl/>
        </w:rPr>
        <w:t xml:space="preserve"> </w:t>
      </w:r>
      <w:r w:rsidR="00AB5218">
        <w:rPr>
          <w:rFonts w:hint="cs"/>
          <w:rtl/>
        </w:rPr>
        <w:t xml:space="preserve">מול </w:t>
      </w:r>
      <w:r w:rsidR="004A5C8F">
        <w:rPr>
          <w:rFonts w:hint="cs"/>
          <w:rtl/>
        </w:rPr>
        <w:t>שוק דגים סואן</w:t>
      </w:r>
      <w:r w:rsidR="006A3948">
        <w:rPr>
          <w:rFonts w:hint="cs"/>
          <w:rtl/>
        </w:rPr>
        <w:t>,</w:t>
      </w:r>
      <w:r w:rsidR="00244D0C">
        <w:rPr>
          <w:rFonts w:hint="cs"/>
          <w:rtl/>
        </w:rPr>
        <w:t xml:space="preserve"> הוא</w:t>
      </w:r>
      <w:r w:rsidR="0096709E">
        <w:rPr>
          <w:rFonts w:hint="cs"/>
          <w:rtl/>
        </w:rPr>
        <w:t xml:space="preserve"> מצא</w:t>
      </w:r>
      <w:r w:rsidR="006537E3">
        <w:rPr>
          <w:rFonts w:hint="cs"/>
          <w:rtl/>
        </w:rPr>
        <w:t xml:space="preserve"> חנות עם</w:t>
      </w:r>
      <w:r w:rsidR="0096709E">
        <w:rPr>
          <w:rFonts w:hint="cs"/>
          <w:rtl/>
        </w:rPr>
        <w:t xml:space="preserve"> נעליים</w:t>
      </w:r>
      <w:r w:rsidR="00244D0C">
        <w:rPr>
          <w:rFonts w:hint="cs"/>
          <w:rtl/>
        </w:rPr>
        <w:t xml:space="preserve"> במידתו,</w:t>
      </w:r>
      <w:r w:rsidR="0096709E">
        <w:rPr>
          <w:rFonts w:hint="cs"/>
          <w:rtl/>
        </w:rPr>
        <w:t xml:space="preserve"> עשויות פלסטיק דמוי עור, </w:t>
      </w:r>
      <w:r w:rsidR="00A018C8">
        <w:rPr>
          <w:rFonts w:hint="cs"/>
          <w:rtl/>
        </w:rPr>
        <w:t>כחול</w:t>
      </w:r>
      <w:r w:rsidR="0096709E">
        <w:rPr>
          <w:rFonts w:hint="cs"/>
          <w:rtl/>
        </w:rPr>
        <w:t xml:space="preserve"> וירוק בצדדים</w:t>
      </w:r>
      <w:r w:rsidR="004D17D3">
        <w:rPr>
          <w:rFonts w:hint="cs"/>
          <w:rtl/>
        </w:rPr>
        <w:t>,</w:t>
      </w:r>
      <w:r w:rsidR="0096709E">
        <w:rPr>
          <w:rFonts w:hint="cs"/>
          <w:rtl/>
        </w:rPr>
        <w:t xml:space="preserve"> </w:t>
      </w:r>
      <w:r w:rsidR="00A018C8">
        <w:rPr>
          <w:rFonts w:hint="cs"/>
          <w:rtl/>
        </w:rPr>
        <w:t>חזית</w:t>
      </w:r>
      <w:r w:rsidR="006537E3">
        <w:rPr>
          <w:rFonts w:hint="cs"/>
          <w:rtl/>
        </w:rPr>
        <w:t>ן</w:t>
      </w:r>
      <w:r w:rsidR="00A018C8">
        <w:rPr>
          <w:rFonts w:hint="cs"/>
          <w:rtl/>
        </w:rPr>
        <w:t xml:space="preserve"> האדומה</w:t>
      </w:r>
      <w:r w:rsidR="0096709E">
        <w:rPr>
          <w:rFonts w:hint="cs"/>
          <w:rtl/>
        </w:rPr>
        <w:t xml:space="preserve"> מחורר</w:t>
      </w:r>
      <w:r w:rsidR="00A018C8">
        <w:rPr>
          <w:rFonts w:hint="cs"/>
          <w:rtl/>
        </w:rPr>
        <w:t>ת</w:t>
      </w:r>
      <w:r w:rsidR="00C14E25">
        <w:rPr>
          <w:rFonts w:hint="cs"/>
          <w:rtl/>
        </w:rPr>
        <w:t xml:space="preserve"> ו</w:t>
      </w:r>
      <w:r w:rsidR="006A3948">
        <w:rPr>
          <w:rFonts w:hint="cs"/>
          <w:rtl/>
        </w:rPr>
        <w:t>עקביהן</w:t>
      </w:r>
      <w:r w:rsidR="006537E3">
        <w:rPr>
          <w:rFonts w:hint="cs"/>
          <w:rtl/>
        </w:rPr>
        <w:t xml:space="preserve"> ב</w:t>
      </w:r>
      <w:r w:rsidR="00C14E25">
        <w:rPr>
          <w:rFonts w:hint="cs"/>
          <w:rtl/>
        </w:rPr>
        <w:t>צהוב</w:t>
      </w:r>
      <w:r w:rsidR="005C157C">
        <w:rPr>
          <w:rFonts w:hint="cs"/>
          <w:rtl/>
        </w:rPr>
        <w:t xml:space="preserve"> זוהר</w:t>
      </w:r>
      <w:r w:rsidR="00C14E25">
        <w:rPr>
          <w:rFonts w:hint="cs"/>
          <w:rtl/>
        </w:rPr>
        <w:t>.</w:t>
      </w:r>
    </w:p>
    <w:p w14:paraId="184BD192" w14:textId="27C4B6AC" w:rsidR="004627AB" w:rsidRDefault="00C25D4C" w:rsidP="004D17D3">
      <w:pPr>
        <w:rPr>
          <w:rtl/>
        </w:rPr>
      </w:pPr>
      <w:r>
        <w:rPr>
          <w:rFonts w:hint="cs"/>
          <w:rtl/>
        </w:rPr>
        <w:t>בחנות ש</w:t>
      </w:r>
      <w:r w:rsidR="006537E3">
        <w:rPr>
          <w:rFonts w:hint="cs"/>
          <w:rtl/>
        </w:rPr>
        <w:t xml:space="preserve">בה </w:t>
      </w:r>
      <w:r>
        <w:rPr>
          <w:rFonts w:hint="cs"/>
          <w:rtl/>
        </w:rPr>
        <w:t>מצא חגורה</w:t>
      </w:r>
      <w:r w:rsidR="00342814">
        <w:rPr>
          <w:rFonts w:hint="cs"/>
          <w:rtl/>
        </w:rPr>
        <w:t xml:space="preserve"> חדשה</w:t>
      </w:r>
      <w:r>
        <w:rPr>
          <w:rFonts w:hint="cs"/>
          <w:rtl/>
        </w:rPr>
        <w:t xml:space="preserve">, </w:t>
      </w:r>
      <w:r w:rsidR="004627AB" w:rsidRPr="00CD067C">
        <w:rPr>
          <w:rtl/>
        </w:rPr>
        <w:t xml:space="preserve">הוא קנה לסבתא של סאקורה צעיף משי במתנה. הזבנית עמלה על עטיפת הצעיף בקיפולי נייר דקדקניים במשך דקות ארוכות. </w:t>
      </w:r>
    </w:p>
    <w:p w14:paraId="037D3896" w14:textId="77777777" w:rsidR="00342814" w:rsidRDefault="00342814" w:rsidP="004D17D3">
      <w:pPr>
        <w:rPr>
          <w:rtl/>
        </w:rPr>
      </w:pPr>
    </w:p>
    <w:p w14:paraId="63A49F86" w14:textId="0ED132E8" w:rsidR="00D944B2" w:rsidRDefault="00EB7BB2" w:rsidP="00150A5A">
      <w:pPr>
        <w:rPr>
          <w:rtl/>
        </w:rPr>
      </w:pPr>
      <w:r>
        <w:rPr>
          <w:rFonts w:hint="cs"/>
          <w:rtl/>
        </w:rPr>
        <w:t xml:space="preserve">בסיור </w:t>
      </w:r>
      <w:r w:rsidR="00342814">
        <w:rPr>
          <w:rFonts w:hint="cs"/>
          <w:rtl/>
        </w:rPr>
        <w:t xml:space="preserve">עם סאקורה וחבורתה </w:t>
      </w:r>
      <w:r w:rsidR="00C9609E">
        <w:rPr>
          <w:rFonts w:hint="cs"/>
          <w:rtl/>
        </w:rPr>
        <w:t xml:space="preserve">ברחוב </w:t>
      </w:r>
      <w:r w:rsidR="001D1BE1" w:rsidRPr="001D1BE1">
        <w:rPr>
          <w:rFonts w:cs="Times New Roman"/>
          <w:rtl/>
        </w:rPr>
        <w:t>נאקאמיסֵה-דוֹרי</w:t>
      </w:r>
      <w:r w:rsidR="00F94BCC">
        <w:rPr>
          <w:rFonts w:hint="cs"/>
          <w:rtl/>
        </w:rPr>
        <w:t xml:space="preserve"> </w:t>
      </w:r>
      <w:r w:rsidR="00C9609E">
        <w:rPr>
          <w:rFonts w:hint="cs"/>
          <w:rtl/>
        </w:rPr>
        <w:t xml:space="preserve">המוביל למקדש העתיק </w:t>
      </w:r>
      <w:r w:rsidR="001D1BE1" w:rsidRPr="001D1BE1">
        <w:rPr>
          <w:rFonts w:cs="Times New Roman"/>
          <w:rtl/>
        </w:rPr>
        <w:t>סֵנסוֹ-</w:t>
      </w:r>
      <w:r w:rsidR="00F94BCC">
        <w:rPr>
          <w:rFonts w:hint="cs"/>
          <w:rtl/>
        </w:rPr>
        <w:t>ג'י</w:t>
      </w:r>
      <w:r w:rsidR="00C9609E">
        <w:rPr>
          <w:rFonts w:hint="cs"/>
          <w:rtl/>
        </w:rPr>
        <w:t xml:space="preserve">, </w:t>
      </w:r>
      <w:r w:rsidR="00212946">
        <w:rPr>
          <w:rFonts w:hint="cs"/>
          <w:rtl/>
        </w:rPr>
        <w:t xml:space="preserve">חלפה </w:t>
      </w:r>
      <w:r w:rsidR="00297D38">
        <w:rPr>
          <w:rFonts w:hint="cs"/>
          <w:rtl/>
        </w:rPr>
        <w:t>על פ</w:t>
      </w:r>
      <w:r w:rsidR="00212946">
        <w:rPr>
          <w:rFonts w:hint="cs"/>
          <w:rtl/>
        </w:rPr>
        <w:t xml:space="preserve">ניהם </w:t>
      </w:r>
      <w:r w:rsidR="001B5D55">
        <w:rPr>
          <w:rFonts w:hint="cs"/>
          <w:rtl/>
        </w:rPr>
        <w:t>בובת</w:t>
      </w:r>
      <w:r w:rsidR="001D1BE1">
        <w:rPr>
          <w:rFonts w:hint="cs"/>
          <w:rtl/>
        </w:rPr>
        <w:t xml:space="preserve"> </w:t>
      </w:r>
      <w:r w:rsidR="001B5D55">
        <w:rPr>
          <w:rFonts w:hint="cs"/>
          <w:rtl/>
        </w:rPr>
        <w:t xml:space="preserve">פרווה </w:t>
      </w:r>
      <w:r w:rsidR="00212946">
        <w:rPr>
          <w:rFonts w:hint="cs"/>
          <w:rtl/>
        </w:rPr>
        <w:t>עצומה ממחלקת הק</w:t>
      </w:r>
      <w:r w:rsidR="001D1BE1">
        <w:rPr>
          <w:rFonts w:hint="cs"/>
          <w:rtl/>
        </w:rPr>
        <w:t>א</w:t>
      </w:r>
      <w:r w:rsidR="00212946">
        <w:rPr>
          <w:rFonts w:hint="cs"/>
          <w:rtl/>
        </w:rPr>
        <w:t>ווא</w:t>
      </w:r>
      <w:r w:rsidR="001D1BE1">
        <w:rPr>
          <w:rFonts w:hint="cs"/>
          <w:rtl/>
        </w:rPr>
        <w:t>י</w:t>
      </w:r>
      <w:r w:rsidR="00212946">
        <w:rPr>
          <w:rFonts w:hint="cs"/>
          <w:rtl/>
        </w:rPr>
        <w:t>י</w:t>
      </w:r>
      <w:r w:rsidR="00C906E1">
        <w:rPr>
          <w:rFonts w:hint="cs"/>
          <w:rtl/>
        </w:rPr>
        <w:t xml:space="preserve"> החמוד</w:t>
      </w:r>
      <w:r w:rsidR="00D61C3D" w:rsidRPr="00D61C3D">
        <w:rPr>
          <w:rFonts w:cs="Times New Roman"/>
          <w:rtl/>
        </w:rPr>
        <w:t xml:space="preserve"> שכבר נתקל בה לעייפה</w:t>
      </w:r>
      <w:r w:rsidR="00212946">
        <w:rPr>
          <w:rFonts w:hint="cs"/>
          <w:rtl/>
        </w:rPr>
        <w:t>,</w:t>
      </w:r>
      <w:r>
        <w:rPr>
          <w:rFonts w:cs="Times New Roman" w:hint="cs"/>
          <w:rtl/>
        </w:rPr>
        <w:t>[</w:t>
      </w:r>
      <w:r w:rsidR="00D61C3D" w:rsidRPr="00D61C3D">
        <w:rPr>
          <w:rFonts w:hint="cs"/>
          <w:rtl/>
        </w:rPr>
        <w:t xml:space="preserve"> </w:t>
      </w:r>
      <w:r w:rsidR="00D61C3D">
        <w:rPr>
          <w:rFonts w:hint="cs"/>
          <w:rtl/>
        </w:rPr>
        <w:t>ב</w:t>
      </w:r>
      <w:r w:rsidR="00D61C3D">
        <w:rPr>
          <w:rFonts w:cs="Times New Roman"/>
          <w:rtl/>
        </w:rPr>
        <w:t>דמות שפן ואולי דוב או חתול</w:t>
      </w:r>
      <w:r w:rsidR="00D61C3D">
        <w:rPr>
          <w:rFonts w:cs="Times New Roman" w:hint="cs"/>
          <w:rtl/>
        </w:rPr>
        <w:t>,</w:t>
      </w:r>
      <w:r w:rsidR="00795198">
        <w:rPr>
          <w:rFonts w:cs="Times New Roman" w:hint="cs"/>
          <w:rtl/>
        </w:rPr>
        <w:t>.</w:t>
      </w:r>
      <w:r>
        <w:rPr>
          <w:rFonts w:cs="Times New Roman" w:hint="cs"/>
          <w:rtl/>
        </w:rPr>
        <w:t xml:space="preserve"> </w:t>
      </w:r>
      <w:r w:rsidR="001B5D55">
        <w:rPr>
          <w:rFonts w:cs="Times New Roman" w:hint="cs"/>
          <w:rtl/>
        </w:rPr>
        <w:t xml:space="preserve">תווי פניה </w:t>
      </w:r>
      <w:r w:rsidR="00795198">
        <w:rPr>
          <w:rFonts w:cs="Times New Roman" w:hint="cs"/>
          <w:rtl/>
        </w:rPr>
        <w:t xml:space="preserve">היו </w:t>
      </w:r>
      <w:r w:rsidR="001B5D55">
        <w:rPr>
          <w:rFonts w:cs="Times New Roman" w:hint="cs"/>
          <w:rtl/>
        </w:rPr>
        <w:t>חמודים מ</w:t>
      </w:r>
      <w:r w:rsidR="00892C3F">
        <w:rPr>
          <w:rFonts w:cs="Times New Roman" w:hint="cs"/>
          <w:rtl/>
        </w:rPr>
        <w:t>כ</w:t>
      </w:r>
      <w:r w:rsidR="001B5D55">
        <w:rPr>
          <w:rFonts w:cs="Times New Roman" w:hint="cs"/>
          <w:rtl/>
        </w:rPr>
        <w:t>די שיהיו מובחנים</w:t>
      </w:r>
      <w:r w:rsidR="00795198">
        <w:rPr>
          <w:rFonts w:cs="Times New Roman" w:hint="cs"/>
          <w:rtl/>
        </w:rPr>
        <w:t xml:space="preserve"> בחיה אחת </w:t>
      </w:r>
      <w:r w:rsidR="0007458E">
        <w:rPr>
          <w:rFonts w:cs="Times New Roman" w:hint="cs"/>
          <w:rtl/>
        </w:rPr>
        <w:t>מסוימ</w:t>
      </w:r>
      <w:r w:rsidR="00795198">
        <w:rPr>
          <w:rFonts w:cs="Times New Roman" w:hint="cs"/>
          <w:rtl/>
        </w:rPr>
        <w:t xml:space="preserve">ת </w:t>
      </w:r>
      <w:r w:rsidR="00795198">
        <w:rPr>
          <w:rFonts w:cs="Times New Roman"/>
          <w:rtl/>
        </w:rPr>
        <w:t>–</w:t>
      </w:r>
      <w:r>
        <w:rPr>
          <w:rFonts w:cs="Times New Roman" w:hint="cs"/>
          <w:rtl/>
        </w:rPr>
        <w:t>]</w:t>
      </w:r>
      <w:r w:rsidR="00795198">
        <w:rPr>
          <w:rFonts w:cs="Times New Roman" w:hint="cs"/>
          <w:rtl/>
        </w:rPr>
        <w:t xml:space="preserve"> </w:t>
      </w:r>
      <w:r w:rsidR="00D933B2">
        <w:rPr>
          <w:rFonts w:cs="Times New Roman" w:hint="cs"/>
          <w:rtl/>
        </w:rPr>
        <w:t>ש</w:t>
      </w:r>
      <w:r w:rsidR="00212946" w:rsidRPr="00212946">
        <w:rPr>
          <w:rFonts w:cs="Times New Roman"/>
          <w:rtl/>
        </w:rPr>
        <w:t>עיני</w:t>
      </w:r>
      <w:r w:rsidR="00795198">
        <w:rPr>
          <w:rFonts w:cs="Times New Roman" w:hint="cs"/>
          <w:rtl/>
        </w:rPr>
        <w:t>ה</w:t>
      </w:r>
      <w:r w:rsidR="00212946" w:rsidRPr="00212946">
        <w:rPr>
          <w:rFonts w:cs="Times New Roman"/>
          <w:rtl/>
        </w:rPr>
        <w:t xml:space="preserve"> </w:t>
      </w:r>
      <w:r w:rsidR="00BD05ED">
        <w:rPr>
          <w:rFonts w:cs="Times New Roman" w:hint="cs"/>
          <w:rtl/>
        </w:rPr>
        <w:t>ענקיו</w:t>
      </w:r>
      <w:r w:rsidR="00212946" w:rsidRPr="00212946">
        <w:rPr>
          <w:rFonts w:cs="Times New Roman"/>
          <w:rtl/>
        </w:rPr>
        <w:t xml:space="preserve">ת </w:t>
      </w:r>
      <w:r w:rsidR="00C906E1">
        <w:rPr>
          <w:rFonts w:cs="Times New Roman" w:hint="cs"/>
          <w:rtl/>
        </w:rPr>
        <w:t>ו</w:t>
      </w:r>
      <w:r w:rsidR="00D260FC" w:rsidRPr="00D260FC">
        <w:rPr>
          <w:rFonts w:cs="Times New Roman"/>
          <w:rtl/>
        </w:rPr>
        <w:t>לחייה נפוחות</w:t>
      </w:r>
      <w:r w:rsidR="00D933B2" w:rsidRPr="00D933B2">
        <w:rPr>
          <w:rFonts w:cs="Times New Roman"/>
          <w:rtl/>
        </w:rPr>
        <w:t xml:space="preserve"> אך היא חסרת</w:t>
      </w:r>
      <w:r w:rsidR="001D1BE1">
        <w:rPr>
          <w:rFonts w:cs="Times New Roman" w:hint="cs"/>
          <w:rtl/>
        </w:rPr>
        <w:t xml:space="preserve"> </w:t>
      </w:r>
      <w:r w:rsidR="00D933B2" w:rsidRPr="00D933B2">
        <w:rPr>
          <w:rFonts w:cs="Times New Roman"/>
          <w:rtl/>
        </w:rPr>
        <w:t>פה</w:t>
      </w:r>
      <w:r>
        <w:rPr>
          <w:rFonts w:cs="Times New Roman" w:hint="cs"/>
          <w:rtl/>
        </w:rPr>
        <w:t>.</w:t>
      </w:r>
      <w:r w:rsidR="00212946">
        <w:rPr>
          <w:rFonts w:cs="Times New Roman" w:hint="cs"/>
          <w:rtl/>
        </w:rPr>
        <w:t xml:space="preserve"> </w:t>
      </w:r>
      <w:r w:rsidR="00212946">
        <w:rPr>
          <w:rFonts w:hint="cs"/>
          <w:rtl/>
        </w:rPr>
        <w:t>בעקבותיה</w:t>
      </w:r>
      <w:r w:rsidR="00D944B2">
        <w:rPr>
          <w:rFonts w:hint="cs"/>
          <w:rtl/>
        </w:rPr>
        <w:t xml:space="preserve"> </w:t>
      </w:r>
      <w:r w:rsidR="008B5939">
        <w:rPr>
          <w:rFonts w:hint="cs"/>
          <w:rtl/>
        </w:rPr>
        <w:t xml:space="preserve">נהרה </w:t>
      </w:r>
      <w:r w:rsidR="00D944B2">
        <w:rPr>
          <w:rFonts w:hint="cs"/>
          <w:rtl/>
        </w:rPr>
        <w:t>תהלוכ</w:t>
      </w:r>
      <w:r w:rsidR="00D61C3D">
        <w:rPr>
          <w:rFonts w:hint="cs"/>
          <w:rtl/>
        </w:rPr>
        <w:t>ת נערות</w:t>
      </w:r>
      <w:r w:rsidR="00D944B2">
        <w:rPr>
          <w:rFonts w:hint="cs"/>
          <w:rtl/>
        </w:rPr>
        <w:t xml:space="preserve"> </w:t>
      </w:r>
      <w:r w:rsidR="00D61C3D">
        <w:rPr>
          <w:rFonts w:hint="cs"/>
          <w:rtl/>
        </w:rPr>
        <w:t>ו</w:t>
      </w:r>
      <w:r w:rsidR="00D944B2">
        <w:rPr>
          <w:rFonts w:hint="cs"/>
          <w:rtl/>
        </w:rPr>
        <w:t xml:space="preserve">נשים </w:t>
      </w:r>
      <w:r w:rsidR="00212946">
        <w:rPr>
          <w:rFonts w:hint="cs"/>
          <w:rtl/>
        </w:rPr>
        <w:t>ש</w:t>
      </w:r>
      <w:r w:rsidR="00D944B2">
        <w:rPr>
          <w:rFonts w:hint="cs"/>
          <w:rtl/>
        </w:rPr>
        <w:t xml:space="preserve">רמסו </w:t>
      </w:r>
      <w:r w:rsidR="00892C3F">
        <w:rPr>
          <w:rFonts w:hint="cs"/>
          <w:rtl/>
        </w:rPr>
        <w:t>מעדנות</w:t>
      </w:r>
      <w:r w:rsidR="00212946">
        <w:rPr>
          <w:rFonts w:hint="cs"/>
          <w:rtl/>
        </w:rPr>
        <w:t xml:space="preserve"> את </w:t>
      </w:r>
      <w:r w:rsidR="006A6B1D">
        <w:rPr>
          <w:rFonts w:hint="cs"/>
          <w:rtl/>
        </w:rPr>
        <w:t xml:space="preserve">כל </w:t>
      </w:r>
      <w:r w:rsidR="00212946">
        <w:rPr>
          <w:rFonts w:hint="cs"/>
          <w:rtl/>
        </w:rPr>
        <w:t>מי שלא זז מדרכן</w:t>
      </w:r>
      <w:r w:rsidR="00D944B2">
        <w:rPr>
          <w:rFonts w:hint="cs"/>
          <w:rtl/>
        </w:rPr>
        <w:t>.</w:t>
      </w:r>
    </w:p>
    <w:p w14:paraId="3D88B8DD" w14:textId="77777777" w:rsidR="00F94BCC" w:rsidRDefault="00F94BCC" w:rsidP="00212946">
      <w:pPr>
        <w:rPr>
          <w:rtl/>
        </w:rPr>
      </w:pPr>
      <w:r>
        <w:rPr>
          <w:rFonts w:hint="cs"/>
          <w:rtl/>
        </w:rPr>
        <w:t>[</w:t>
      </w:r>
      <w:r w:rsidRPr="00F94BCC">
        <w:t>https://en.wikipedia.org/wiki/Sens%C5%8D-ji</w:t>
      </w:r>
      <w:r>
        <w:rPr>
          <w:rFonts w:hint="cs"/>
          <w:rtl/>
        </w:rPr>
        <w:t>]</w:t>
      </w:r>
    </w:p>
    <w:p w14:paraId="4128C051" w14:textId="1C2B76DA" w:rsidR="00D944B2" w:rsidRDefault="00212946" w:rsidP="004D17D3">
      <w:pPr>
        <w:rPr>
          <w:rtl/>
        </w:rPr>
      </w:pPr>
      <w:r>
        <w:rPr>
          <w:rFonts w:hint="cs"/>
          <w:rtl/>
        </w:rPr>
        <w:t>[</w:t>
      </w:r>
      <w:r w:rsidR="00D944B2">
        <w:rPr>
          <w:rFonts w:hint="cs"/>
          <w:rtl/>
        </w:rPr>
        <w:t xml:space="preserve">סאקורה לא מבינה מה העניין. איזו חיה זאת </w:t>
      </w:r>
      <w:r w:rsidR="001C5A04">
        <w:rPr>
          <w:rFonts w:hint="cs"/>
          <w:rtl/>
        </w:rPr>
        <w:t>הייתה</w:t>
      </w:r>
      <w:r w:rsidR="00D944B2">
        <w:rPr>
          <w:rFonts w:hint="cs"/>
          <w:rtl/>
        </w:rPr>
        <w:t>?</w:t>
      </w:r>
    </w:p>
    <w:p w14:paraId="5366A895" w14:textId="0A1CE127" w:rsidR="00D944B2" w:rsidRDefault="00D944B2" w:rsidP="00212946">
      <w:pPr>
        <w:rPr>
          <w:rtl/>
        </w:rPr>
      </w:pPr>
      <w:r>
        <w:rPr>
          <w:rFonts w:hint="cs"/>
          <w:rtl/>
        </w:rPr>
        <w:t xml:space="preserve">לא ברור. ככל שהוא מתאר אותה יותר </w:t>
      </w:r>
      <w:r w:rsidR="00A477DC">
        <w:rPr>
          <w:rFonts w:hint="cs"/>
          <w:rtl/>
        </w:rPr>
        <w:t>מתברר לו עד כמה זה דומה לתינוק ועד כמה זה בכח מתוק וחמוד ומקסים.</w:t>
      </w:r>
      <w:r w:rsidR="00420213">
        <w:rPr>
          <w:rFonts w:hint="cs"/>
          <w:rtl/>
        </w:rPr>
        <w:t xml:space="preserve"> </w:t>
      </w:r>
      <w:r w:rsidR="00420213">
        <w:rPr>
          <w:rtl/>
        </w:rPr>
        <w:t>–</w:t>
      </w:r>
      <w:r w:rsidR="00420213">
        <w:rPr>
          <w:rFonts w:hint="cs"/>
          <w:rtl/>
        </w:rPr>
        <w:t xml:space="preserve"> הוא לא יודע. משהו אולי בין ברווז לפינגווין, אבל עם מקור מעוגל וקטן, ובצבע כתום, והפנים צהובות.</w:t>
      </w:r>
    </w:p>
    <w:p w14:paraId="245E4F12" w14:textId="77777777" w:rsidR="00212946" w:rsidRDefault="00212946" w:rsidP="004D17D3">
      <w:pPr>
        <w:rPr>
          <w:rtl/>
        </w:rPr>
      </w:pPr>
      <w:r>
        <w:rPr>
          <w:rFonts w:hint="cs"/>
          <w:rtl/>
        </w:rPr>
        <w:t>]</w:t>
      </w:r>
    </w:p>
    <w:p w14:paraId="510C3171" w14:textId="5DE68212" w:rsidR="00212946" w:rsidRDefault="00212946" w:rsidP="007066A1">
      <w:pPr>
        <w:rPr>
          <w:rtl/>
        </w:rPr>
      </w:pPr>
      <w:r>
        <w:rPr>
          <w:rFonts w:hint="cs"/>
          <w:rtl/>
        </w:rPr>
        <w:t>כמה מ</w:t>
      </w:r>
      <w:r w:rsidR="00FF7968">
        <w:rPr>
          <w:rFonts w:hint="cs"/>
          <w:rtl/>
        </w:rPr>
        <w:t>ה</w:t>
      </w:r>
      <w:r w:rsidR="00C906E1">
        <w:rPr>
          <w:rFonts w:hint="cs"/>
          <w:rtl/>
        </w:rPr>
        <w:t>ן</w:t>
      </w:r>
      <w:r w:rsidR="00795198">
        <w:rPr>
          <w:rFonts w:hint="cs"/>
          <w:rtl/>
        </w:rPr>
        <w:t xml:space="preserve"> </w:t>
      </w:r>
      <w:r w:rsidR="00FF7968">
        <w:rPr>
          <w:rFonts w:hint="cs"/>
          <w:rtl/>
        </w:rPr>
        <w:t xml:space="preserve">ביקשו להצטלם </w:t>
      </w:r>
      <w:r w:rsidR="00731412">
        <w:rPr>
          <w:rFonts w:hint="cs"/>
          <w:rtl/>
        </w:rPr>
        <w:t>עם אלכס</w:t>
      </w:r>
      <w:r w:rsidR="00795198">
        <w:rPr>
          <w:rFonts w:hint="cs"/>
          <w:rtl/>
        </w:rPr>
        <w:t>.</w:t>
      </w:r>
      <w:r w:rsidR="00A16D69">
        <w:rPr>
          <w:rFonts w:hint="cs"/>
          <w:rtl/>
        </w:rPr>
        <w:t xml:space="preserve"> </w:t>
      </w:r>
      <w:r w:rsidR="006A6B1D" w:rsidRPr="006A6B1D">
        <w:rPr>
          <w:rFonts w:cs="Times New Roman"/>
          <w:rtl/>
        </w:rPr>
        <w:t>לאחרונה השתפר</w:t>
      </w:r>
      <w:r w:rsidR="00C90C6C">
        <w:rPr>
          <w:rFonts w:cs="Times New Roman"/>
          <w:rtl/>
        </w:rPr>
        <w:t xml:space="preserve"> מאוד </w:t>
      </w:r>
      <w:r w:rsidR="006A6B1D" w:rsidRPr="006A6B1D">
        <w:rPr>
          <w:rFonts w:cs="Times New Roman"/>
          <w:rtl/>
        </w:rPr>
        <w:t>בפענוח קרעי האנגלית במבטא הכבד</w:t>
      </w:r>
      <w:r w:rsidR="006A6B1D">
        <w:rPr>
          <w:rFonts w:cs="Times New Roman" w:hint="cs"/>
          <w:rtl/>
        </w:rPr>
        <w:t>, "</w:t>
      </w:r>
      <w:r w:rsidR="00A16D69">
        <w:rPr>
          <w:rFonts w:hint="cs"/>
          <w:rtl/>
        </w:rPr>
        <w:t>הי-הי-הי</w:t>
      </w:r>
      <w:r w:rsidR="00801B33">
        <w:rPr>
          <w:rFonts w:hint="cs"/>
          <w:rtl/>
        </w:rPr>
        <w:t xml:space="preserve"> </w:t>
      </w:r>
      <w:r w:rsidR="00801B33">
        <w:rPr>
          <w:rtl/>
        </w:rPr>
        <w:t>–</w:t>
      </w:r>
      <w:r w:rsidR="00801B33">
        <w:rPr>
          <w:rFonts w:hint="cs"/>
          <w:rtl/>
        </w:rPr>
        <w:t xml:space="preserve"> איזה שיער בהיר ואיזה עור בהיר ו</w:t>
      </w:r>
      <w:r w:rsidR="00342814">
        <w:rPr>
          <w:rFonts w:hint="cs"/>
          <w:rtl/>
        </w:rPr>
        <w:t xml:space="preserve">כמה </w:t>
      </w:r>
      <w:r w:rsidR="00801B33">
        <w:rPr>
          <w:rFonts w:hint="cs"/>
          <w:rtl/>
        </w:rPr>
        <w:t>מושלם</w:t>
      </w:r>
      <w:r w:rsidR="00795198">
        <w:rPr>
          <w:rFonts w:hint="cs"/>
          <w:rtl/>
        </w:rPr>
        <w:t>!</w:t>
      </w:r>
      <w:r w:rsidR="006A6B1D">
        <w:rPr>
          <w:rFonts w:hint="cs"/>
          <w:rtl/>
        </w:rPr>
        <w:t>"</w:t>
      </w:r>
      <w:r w:rsidR="00801B33">
        <w:rPr>
          <w:rFonts w:hint="cs"/>
          <w:rtl/>
        </w:rPr>
        <w:t xml:space="preserve"> </w:t>
      </w:r>
      <w:r w:rsidR="00FF7968">
        <w:rPr>
          <w:rFonts w:hint="cs"/>
          <w:rtl/>
        </w:rPr>
        <w:t>ו</w:t>
      </w:r>
      <w:r>
        <w:rPr>
          <w:rFonts w:hint="cs"/>
          <w:rtl/>
        </w:rPr>
        <w:t>הוא נעתר לכ</w:t>
      </w:r>
      <w:r w:rsidR="00150A5A">
        <w:rPr>
          <w:rFonts w:hint="cs"/>
          <w:rtl/>
        </w:rPr>
        <w:t>ו</w:t>
      </w:r>
      <w:r>
        <w:rPr>
          <w:rFonts w:hint="cs"/>
          <w:rtl/>
        </w:rPr>
        <w:t>ל</w:t>
      </w:r>
      <w:r w:rsidR="00150A5A">
        <w:rPr>
          <w:rFonts w:hint="cs"/>
          <w:rtl/>
        </w:rPr>
        <w:t>ן</w:t>
      </w:r>
      <w:r>
        <w:rPr>
          <w:rFonts w:hint="cs"/>
          <w:rtl/>
        </w:rPr>
        <w:t>.</w:t>
      </w:r>
      <w:r w:rsidR="00222355">
        <w:rPr>
          <w:rFonts w:hint="cs"/>
          <w:rtl/>
        </w:rPr>
        <w:t xml:space="preserve"> הוא הרים סרט ורוד פרפר</w:t>
      </w:r>
      <w:r w:rsidR="00D933B2">
        <w:rPr>
          <w:rFonts w:hint="cs"/>
          <w:rtl/>
        </w:rPr>
        <w:t>י</w:t>
      </w:r>
      <w:r w:rsidR="00222355">
        <w:rPr>
          <w:rFonts w:hint="cs"/>
          <w:rtl/>
        </w:rPr>
        <w:t xml:space="preserve"> שנ</w:t>
      </w:r>
      <w:r w:rsidR="007066A1">
        <w:rPr>
          <w:rFonts w:hint="cs"/>
          <w:rtl/>
        </w:rPr>
        <w:t>שר מ</w:t>
      </w:r>
      <w:r w:rsidR="00922255">
        <w:rPr>
          <w:rFonts w:hint="cs"/>
          <w:rtl/>
        </w:rPr>
        <w:t>שערה</w:t>
      </w:r>
      <w:r w:rsidR="007066A1">
        <w:rPr>
          <w:rFonts w:hint="cs"/>
          <w:rtl/>
        </w:rPr>
        <w:t xml:space="preserve"> של </w:t>
      </w:r>
      <w:r w:rsidR="00150A5A">
        <w:rPr>
          <w:rFonts w:hint="cs"/>
          <w:rtl/>
        </w:rPr>
        <w:t>אחת מהן כש</w:t>
      </w:r>
      <w:r w:rsidR="00222355">
        <w:rPr>
          <w:rFonts w:hint="cs"/>
          <w:rtl/>
        </w:rPr>
        <w:t xml:space="preserve">חיבקה אותו. עפעפיה התחתונים </w:t>
      </w:r>
      <w:r w:rsidR="00C906E1" w:rsidRPr="00C906E1">
        <w:rPr>
          <w:rFonts w:cs="Times New Roman"/>
          <w:rtl/>
        </w:rPr>
        <w:t>היו מקושטים</w:t>
      </w:r>
      <w:r w:rsidR="00C906E1">
        <w:rPr>
          <w:rFonts w:cs="Times New Roman" w:hint="cs"/>
          <w:rtl/>
        </w:rPr>
        <w:t xml:space="preserve"> </w:t>
      </w:r>
      <w:r w:rsidR="00222355">
        <w:rPr>
          <w:rFonts w:hint="cs"/>
          <w:rtl/>
        </w:rPr>
        <w:t>מדבקות</w:t>
      </w:r>
      <w:r w:rsidR="001D1BE1">
        <w:rPr>
          <w:rFonts w:hint="cs"/>
          <w:rtl/>
        </w:rPr>
        <w:t xml:space="preserve"> </w:t>
      </w:r>
      <w:r w:rsidR="00222355">
        <w:rPr>
          <w:rFonts w:hint="cs"/>
          <w:rtl/>
        </w:rPr>
        <w:t xml:space="preserve">לב קטנות, </w:t>
      </w:r>
      <w:r w:rsidR="00D260FC">
        <w:rPr>
          <w:rFonts w:hint="cs"/>
          <w:rtl/>
        </w:rPr>
        <w:t>שרטטו</w:t>
      </w:r>
      <w:r w:rsidR="00FF7968">
        <w:rPr>
          <w:rFonts w:hint="cs"/>
          <w:rtl/>
        </w:rPr>
        <w:t xml:space="preserve"> כש</w:t>
      </w:r>
      <w:r w:rsidR="00C25126">
        <w:rPr>
          <w:rFonts w:hint="cs"/>
          <w:rtl/>
        </w:rPr>
        <w:t>הושיט</w:t>
      </w:r>
      <w:r w:rsidR="00FF7968">
        <w:rPr>
          <w:rFonts w:hint="cs"/>
          <w:rtl/>
        </w:rPr>
        <w:t xml:space="preserve"> לה את הסרט, </w:t>
      </w:r>
      <w:r w:rsidR="00D61C3D">
        <w:rPr>
          <w:rFonts w:hint="cs"/>
          <w:rtl/>
        </w:rPr>
        <w:t>ו</w:t>
      </w:r>
      <w:r w:rsidR="00150A5A">
        <w:rPr>
          <w:rFonts w:hint="cs"/>
          <w:rtl/>
        </w:rPr>
        <w:t>חצאיות המיני של</w:t>
      </w:r>
      <w:r w:rsidR="00D61C3D">
        <w:rPr>
          <w:rFonts w:hint="cs"/>
          <w:rtl/>
        </w:rPr>
        <w:t xml:space="preserve"> חברותיה</w:t>
      </w:r>
      <w:r w:rsidR="00150A5A">
        <w:rPr>
          <w:rFonts w:hint="cs"/>
          <w:rtl/>
        </w:rPr>
        <w:t xml:space="preserve"> התנפנפו </w:t>
      </w:r>
      <w:r w:rsidR="00B022FE">
        <w:rPr>
          <w:rFonts w:hint="cs"/>
          <w:rtl/>
        </w:rPr>
        <w:t>ו</w:t>
      </w:r>
      <w:r w:rsidR="00D61C3D" w:rsidRPr="00D61C3D">
        <w:rPr>
          <w:rFonts w:cs="Times New Roman"/>
          <w:rtl/>
        </w:rPr>
        <w:t>מישהי</w:t>
      </w:r>
      <w:r w:rsidR="00D61C3D">
        <w:rPr>
          <w:rFonts w:cs="Times New Roman" w:hint="cs"/>
          <w:rtl/>
        </w:rPr>
        <w:t xml:space="preserve"> ב</w:t>
      </w:r>
      <w:r w:rsidR="0057203F">
        <w:rPr>
          <w:rFonts w:hint="cs"/>
          <w:rtl/>
        </w:rPr>
        <w:t>קוקיות גבוהות</w:t>
      </w:r>
      <w:r w:rsidR="00B022FE">
        <w:rPr>
          <w:rFonts w:hint="cs"/>
          <w:rtl/>
        </w:rPr>
        <w:t xml:space="preserve"> </w:t>
      </w:r>
      <w:r w:rsidR="00C906E1" w:rsidRPr="00C906E1">
        <w:rPr>
          <w:rFonts w:cs="Times New Roman"/>
          <w:rtl/>
        </w:rPr>
        <w:t>כינתה אותו בשם שכבר הכיר,</w:t>
      </w:r>
      <w:r w:rsidR="00B022FE">
        <w:rPr>
          <w:rFonts w:hint="cs"/>
          <w:rtl/>
        </w:rPr>
        <w:t xml:space="preserve"> בִּישׁוֹנֶן</w:t>
      </w:r>
      <w:r w:rsidR="00972838">
        <w:rPr>
          <w:rFonts w:hint="cs"/>
          <w:rtl/>
        </w:rPr>
        <w:t xml:space="preserve">, </w:t>
      </w:r>
      <w:r w:rsidR="000215E1" w:rsidRPr="00E67C1F">
        <w:rPr>
          <w:rFonts w:hint="eastAsia"/>
          <w:rtl/>
        </w:rPr>
        <w:t>ואז</w:t>
      </w:r>
      <w:r w:rsidR="000215E1" w:rsidRPr="00E67C1F">
        <w:rPr>
          <w:rtl/>
        </w:rPr>
        <w:t xml:space="preserve"> </w:t>
      </w:r>
      <w:r w:rsidR="00C906E1">
        <w:rPr>
          <w:rFonts w:hint="cs"/>
          <w:rtl/>
        </w:rPr>
        <w:t xml:space="preserve">הוסיפה, </w:t>
      </w:r>
      <w:r w:rsidR="006810B5">
        <w:rPr>
          <w:rFonts w:hint="cs"/>
          <w:rtl/>
        </w:rPr>
        <w:t>"</w:t>
      </w:r>
      <w:r w:rsidR="00E605F3" w:rsidRPr="00E67C1F">
        <w:rPr>
          <w:rFonts w:hint="eastAsia"/>
          <w:rtl/>
        </w:rPr>
        <w:t>יו</w:t>
      </w:r>
      <w:r w:rsidR="00C80E8A" w:rsidRPr="00E67C1F">
        <w:rPr>
          <w:rFonts w:hint="eastAsia"/>
          <w:rtl/>
        </w:rPr>
        <w:t>ּ</w:t>
      </w:r>
      <w:r w:rsidR="00E605F3" w:rsidRPr="00E67C1F">
        <w:rPr>
          <w:rFonts w:hint="eastAsia"/>
          <w:rtl/>
        </w:rPr>
        <w:t>ג</w:t>
      </w:r>
      <w:r w:rsidR="00C80E8A" w:rsidRPr="00E67C1F">
        <w:rPr>
          <w:rFonts w:hint="eastAsia"/>
          <w:rtl/>
        </w:rPr>
        <w:t>ִ</w:t>
      </w:r>
      <w:r w:rsidR="00E605F3" w:rsidRPr="00E67C1F">
        <w:rPr>
          <w:rFonts w:hint="eastAsia"/>
          <w:rtl/>
        </w:rPr>
        <w:t>י</w:t>
      </w:r>
      <w:r w:rsidR="00E605F3" w:rsidRPr="00E67C1F">
        <w:rPr>
          <w:rtl/>
        </w:rPr>
        <w:t xml:space="preserve">! יאמי </w:t>
      </w:r>
      <w:r w:rsidR="00C80E8A" w:rsidRPr="00E67C1F">
        <w:rPr>
          <w:rFonts w:hint="eastAsia"/>
          <w:rtl/>
        </w:rPr>
        <w:t>יוּגִי</w:t>
      </w:r>
      <w:r w:rsidR="00E605F3" w:rsidRPr="00E67C1F">
        <w:rPr>
          <w:rtl/>
        </w:rPr>
        <w:t>!</w:t>
      </w:r>
      <w:r w:rsidR="006810B5">
        <w:rPr>
          <w:rFonts w:hint="cs"/>
          <w:rtl/>
        </w:rPr>
        <w:t>"</w:t>
      </w:r>
      <w:r w:rsidR="00B022FE" w:rsidRPr="00E67C1F">
        <w:rPr>
          <w:rtl/>
        </w:rPr>
        <w:t xml:space="preserve"> והוא אמר, </w:t>
      </w:r>
      <w:r w:rsidR="006810B5">
        <w:rPr>
          <w:rFonts w:hint="cs"/>
          <w:rtl/>
        </w:rPr>
        <w:t>"</w:t>
      </w:r>
      <w:r w:rsidR="00B022FE" w:rsidRPr="00E67C1F">
        <w:rPr>
          <w:rtl/>
        </w:rPr>
        <w:t xml:space="preserve">ובכן, שמי הוא אלכס, </w:t>
      </w:r>
      <w:r w:rsidR="0039005E" w:rsidRPr="00E67C1F">
        <w:rPr>
          <w:rFonts w:cs="Times New Roman" w:hint="eastAsia"/>
          <w:rtl/>
        </w:rPr>
        <w:t>אַרֶקוּסוּ</w:t>
      </w:r>
      <w:r w:rsidR="006810B5">
        <w:rPr>
          <w:rFonts w:cs="Times New Roman" w:hint="cs"/>
          <w:rtl/>
        </w:rPr>
        <w:t>,"</w:t>
      </w:r>
      <w:r w:rsidR="0039005E" w:rsidRPr="00E67C1F">
        <w:rPr>
          <w:rFonts w:cs="Times New Roman"/>
          <w:rtl/>
        </w:rPr>
        <w:t xml:space="preserve"> [ניקוד?] </w:t>
      </w:r>
      <w:r w:rsidR="00B022FE" w:rsidRPr="00E67C1F">
        <w:rPr>
          <w:rFonts w:hint="eastAsia"/>
          <w:rtl/>
        </w:rPr>
        <w:t>ואפילו</w:t>
      </w:r>
      <w:r w:rsidR="00B022FE" w:rsidRPr="00E67C1F">
        <w:rPr>
          <w:rtl/>
        </w:rPr>
        <w:t xml:space="preserve"> </w:t>
      </w:r>
      <w:r w:rsidR="00D61C3D">
        <w:rPr>
          <w:rFonts w:hint="cs"/>
          <w:rtl/>
        </w:rPr>
        <w:t>נ</w:t>
      </w:r>
      <w:r w:rsidR="00B022FE" w:rsidRPr="00E67C1F">
        <w:rPr>
          <w:rFonts w:hint="eastAsia"/>
          <w:rtl/>
        </w:rPr>
        <w:t>זכר</w:t>
      </w:r>
      <w:r w:rsidR="00D61C3D">
        <w:rPr>
          <w:rFonts w:hint="cs"/>
          <w:rtl/>
        </w:rPr>
        <w:t xml:space="preserve"> במילים</w:t>
      </w:r>
      <w:r w:rsidR="006810B5">
        <w:rPr>
          <w:rFonts w:hint="cs"/>
          <w:rtl/>
        </w:rPr>
        <w:t xml:space="preserve"> ביפנית</w:t>
      </w:r>
      <w:r w:rsidR="00C25126" w:rsidRPr="00E67C1F">
        <w:rPr>
          <w:rtl/>
        </w:rPr>
        <w:t xml:space="preserve">, </w:t>
      </w:r>
      <w:r w:rsidR="006810B5">
        <w:rPr>
          <w:rFonts w:hint="cs"/>
          <w:rtl/>
        </w:rPr>
        <w:t>"</w:t>
      </w:r>
      <w:r w:rsidR="00C25126" w:rsidRPr="00E67C1F">
        <w:rPr>
          <w:rFonts w:hint="eastAsia"/>
          <w:rtl/>
        </w:rPr>
        <w:t>ווטאשי</w:t>
      </w:r>
      <w:r w:rsidR="00C25126" w:rsidRPr="00E67C1F">
        <w:rPr>
          <w:rtl/>
        </w:rPr>
        <w:t xml:space="preserve"> </w:t>
      </w:r>
      <w:r w:rsidR="00C25126" w:rsidRPr="00E67C1F">
        <w:rPr>
          <w:rFonts w:hint="eastAsia"/>
          <w:rtl/>
        </w:rPr>
        <w:t>נו</w:t>
      </w:r>
      <w:r w:rsidR="00C25126" w:rsidRPr="00E67C1F">
        <w:rPr>
          <w:rtl/>
        </w:rPr>
        <w:t xml:space="preserve"> </w:t>
      </w:r>
      <w:r w:rsidR="00C25126" w:rsidRPr="00E67C1F">
        <w:rPr>
          <w:rFonts w:hint="eastAsia"/>
          <w:rtl/>
        </w:rPr>
        <w:t>נמ</w:t>
      </w:r>
      <w:r w:rsidR="00D260FC">
        <w:rPr>
          <w:rFonts w:hint="cs"/>
          <w:rtl/>
        </w:rPr>
        <w:t>א</w:t>
      </w:r>
      <w:r w:rsidR="00C25126" w:rsidRPr="00E67C1F">
        <w:rPr>
          <w:rFonts w:hint="eastAsia"/>
          <w:rtl/>
        </w:rPr>
        <w:t>ה</w:t>
      </w:r>
      <w:r w:rsidR="00C25126" w:rsidRPr="00E67C1F">
        <w:rPr>
          <w:rtl/>
        </w:rPr>
        <w:t xml:space="preserve"> </w:t>
      </w:r>
      <w:r w:rsidR="00C25126" w:rsidRPr="00E67C1F">
        <w:rPr>
          <w:rFonts w:hint="eastAsia"/>
          <w:rtl/>
        </w:rPr>
        <w:t>ווא</w:t>
      </w:r>
      <w:r w:rsidR="00C25126" w:rsidRPr="00E67C1F">
        <w:rPr>
          <w:rtl/>
        </w:rPr>
        <w:t>...</w:t>
      </w:r>
      <w:r w:rsidR="006810B5">
        <w:rPr>
          <w:rFonts w:hint="cs"/>
          <w:rtl/>
        </w:rPr>
        <w:t>"</w:t>
      </w:r>
      <w:r w:rsidR="00B022FE" w:rsidRPr="00E67C1F">
        <w:rPr>
          <w:rtl/>
        </w:rPr>
        <w:t xml:space="preserve"> אבל היא צחקקה וחברותיה צחקקו וה</w:t>
      </w:r>
      <w:r w:rsidR="00C80E8A" w:rsidRPr="00E67C1F">
        <w:rPr>
          <w:rFonts w:hint="eastAsia"/>
          <w:rtl/>
        </w:rPr>
        <w:t>ן</w:t>
      </w:r>
      <w:r w:rsidR="00C80E8A" w:rsidRPr="00E67C1F">
        <w:rPr>
          <w:rtl/>
        </w:rPr>
        <w:t xml:space="preserve"> </w:t>
      </w:r>
      <w:r w:rsidR="00C80E8A" w:rsidRPr="00E67C1F">
        <w:rPr>
          <w:rFonts w:hint="eastAsia"/>
          <w:rtl/>
        </w:rPr>
        <w:t>הסכימו</w:t>
      </w:r>
      <w:r w:rsidR="00C80E8A" w:rsidRPr="00E67C1F">
        <w:rPr>
          <w:rtl/>
        </w:rPr>
        <w:t xml:space="preserve"> </w:t>
      </w:r>
      <w:r w:rsidR="00C80E8A" w:rsidRPr="00E67C1F">
        <w:rPr>
          <w:rFonts w:hint="eastAsia"/>
          <w:rtl/>
        </w:rPr>
        <w:t>איתה</w:t>
      </w:r>
      <w:r w:rsidR="001D1BE1">
        <w:rPr>
          <w:rFonts w:hint="cs"/>
          <w:rtl/>
        </w:rPr>
        <w:t>,</w:t>
      </w:r>
      <w:r w:rsidR="00C80E8A" w:rsidRPr="00E67C1F">
        <w:rPr>
          <w:rtl/>
        </w:rPr>
        <w:t xml:space="preserve"> </w:t>
      </w:r>
      <w:r w:rsidR="006810B5">
        <w:rPr>
          <w:rFonts w:hint="cs"/>
          <w:rtl/>
        </w:rPr>
        <w:t>"</w:t>
      </w:r>
      <w:r w:rsidR="00C80E8A" w:rsidRPr="00E67C1F">
        <w:rPr>
          <w:rFonts w:hint="eastAsia"/>
          <w:rtl/>
        </w:rPr>
        <w:t>יוּגִי</w:t>
      </w:r>
      <w:r w:rsidR="00C80E8A" w:rsidRPr="00E67C1F">
        <w:rPr>
          <w:rtl/>
        </w:rPr>
        <w:t xml:space="preserve">! </w:t>
      </w:r>
      <w:r w:rsidR="00C80E8A" w:rsidRPr="00E67C1F">
        <w:rPr>
          <w:rFonts w:hint="eastAsia"/>
          <w:rtl/>
        </w:rPr>
        <w:t>יוּגִי</w:t>
      </w:r>
      <w:r w:rsidR="00C80E8A" w:rsidRPr="00E67C1F">
        <w:rPr>
          <w:rtl/>
        </w:rPr>
        <w:t>!</w:t>
      </w:r>
      <w:r w:rsidR="006810B5">
        <w:rPr>
          <w:rFonts w:hint="cs"/>
          <w:rtl/>
        </w:rPr>
        <w:t>"</w:t>
      </w:r>
      <w:r w:rsidR="006A6B1D">
        <w:rPr>
          <w:rFonts w:hint="cs"/>
          <w:rtl/>
        </w:rPr>
        <w:t xml:space="preserve"> בתום</w:t>
      </w:r>
      <w:r w:rsidR="00B022FE" w:rsidRPr="00E67C1F">
        <w:rPr>
          <w:rtl/>
        </w:rPr>
        <w:t xml:space="preserve"> </w:t>
      </w:r>
      <w:r w:rsidR="00FF7968" w:rsidRPr="00E67C1F">
        <w:rPr>
          <w:rFonts w:hint="eastAsia"/>
          <w:rtl/>
        </w:rPr>
        <w:t>חליפת</w:t>
      </w:r>
      <w:r w:rsidR="001D1BE1">
        <w:rPr>
          <w:rFonts w:hint="cs"/>
          <w:rtl/>
        </w:rPr>
        <w:t xml:space="preserve"> ה</w:t>
      </w:r>
      <w:r w:rsidR="00FF7968" w:rsidRPr="00E67C1F">
        <w:rPr>
          <w:rtl/>
        </w:rPr>
        <w:t xml:space="preserve">דברים </w:t>
      </w:r>
      <w:r w:rsidR="001D1BE1">
        <w:rPr>
          <w:rFonts w:hint="cs"/>
          <w:rtl/>
        </w:rPr>
        <w:t>ה</w:t>
      </w:r>
      <w:r w:rsidR="00FF7968" w:rsidRPr="00E67C1F">
        <w:rPr>
          <w:rFonts w:hint="eastAsia"/>
          <w:rtl/>
        </w:rPr>
        <w:t>מ</w:t>
      </w:r>
      <w:r w:rsidR="00150A5A" w:rsidRPr="00E67C1F">
        <w:rPr>
          <w:rFonts w:hint="eastAsia"/>
          <w:rtl/>
        </w:rPr>
        <w:t>פעימה</w:t>
      </w:r>
      <w:r w:rsidR="00FF7968" w:rsidRPr="00E67C1F">
        <w:rPr>
          <w:rtl/>
        </w:rPr>
        <w:t xml:space="preserve"> </w:t>
      </w:r>
      <w:r w:rsidR="001D1BE1">
        <w:rPr>
          <w:rFonts w:hint="cs"/>
          <w:rtl/>
        </w:rPr>
        <w:t>ה</w:t>
      </w:r>
      <w:r w:rsidR="006A6B1D">
        <w:rPr>
          <w:rFonts w:hint="cs"/>
          <w:rtl/>
        </w:rPr>
        <w:t>זו,</w:t>
      </w:r>
      <w:r w:rsidR="007066A1" w:rsidRPr="00E67C1F">
        <w:rPr>
          <w:rtl/>
        </w:rPr>
        <w:t xml:space="preserve"> הן קנו לו טישרט </w:t>
      </w:r>
      <w:r w:rsidR="00C906E1" w:rsidRPr="00C906E1">
        <w:rPr>
          <w:rFonts w:cs="Times New Roman"/>
          <w:rtl/>
        </w:rPr>
        <w:t xml:space="preserve">עם הדפס </w:t>
      </w:r>
      <w:r w:rsidR="007066A1" w:rsidRPr="00E67C1F">
        <w:rPr>
          <w:rtl/>
        </w:rPr>
        <w:t>המקדש סנסו-ג'י</w:t>
      </w:r>
      <w:r w:rsidR="00FF7968" w:rsidRPr="00E67C1F">
        <w:rPr>
          <w:rtl/>
        </w:rPr>
        <w:t>.</w:t>
      </w:r>
    </w:p>
    <w:p w14:paraId="470F65F8" w14:textId="391A3546" w:rsidR="00C25126" w:rsidRDefault="00C25126" w:rsidP="007066A1">
      <w:pPr>
        <w:rPr>
          <w:rtl/>
        </w:rPr>
      </w:pPr>
      <w:r>
        <w:rPr>
          <w:rFonts w:hint="cs"/>
          <w:rtl/>
        </w:rPr>
        <w:t>[</w:t>
      </w:r>
    </w:p>
    <w:p w14:paraId="3D7A7EA5" w14:textId="25E1ED3A" w:rsidR="006A7FEF" w:rsidRDefault="00EE3076" w:rsidP="007066A1">
      <w:pPr>
        <w:rPr>
          <w:rtl/>
        </w:rPr>
      </w:pPr>
      <w:hyperlink r:id="rId150" w:history="1">
        <w:r w:rsidR="006A7FEF" w:rsidRPr="006A7FEF">
          <w:rPr>
            <w:rStyle w:val="Hyperlink"/>
            <w:rFonts w:hint="cs"/>
            <w:rtl/>
          </w:rPr>
          <w:t>יוגיהו</w:t>
        </w:r>
      </w:hyperlink>
      <w:r w:rsidR="006A7FEF">
        <w:rPr>
          <w:rFonts w:hint="cs"/>
          <w:rtl/>
        </w:rPr>
        <w:t xml:space="preserve">, </w:t>
      </w:r>
      <w:hyperlink r:id="rId151" w:history="1">
        <w:r w:rsidR="006A7FEF" w:rsidRPr="006A7FEF">
          <w:rPr>
            <w:rStyle w:val="Hyperlink"/>
          </w:rPr>
          <w:t>Yami_Yuugi</w:t>
        </w:r>
      </w:hyperlink>
      <w:r w:rsidR="006A7FEF">
        <w:rPr>
          <w:rFonts w:hint="cs"/>
          <w:rtl/>
        </w:rPr>
        <w:t xml:space="preserve"> </w:t>
      </w:r>
      <w:hyperlink r:id="rId152" w:history="1">
        <w:r w:rsidR="006A7FEF" w:rsidRPr="006A7FEF">
          <w:rPr>
            <w:rStyle w:val="Hyperlink"/>
            <w:rFonts w:hint="cs"/>
            <w:rtl/>
          </w:rPr>
          <w:t>המאנגה</w:t>
        </w:r>
      </w:hyperlink>
      <w:r w:rsidR="006A7FEF">
        <w:rPr>
          <w:rFonts w:hint="cs"/>
          <w:rtl/>
        </w:rPr>
        <w:t xml:space="preserve"> התחילה בספטמבר 1996</w:t>
      </w:r>
    </w:p>
    <w:p w14:paraId="2544E02E" w14:textId="151BDCAB" w:rsidR="00C25126" w:rsidRDefault="00EE3076" w:rsidP="007066A1">
      <w:pPr>
        <w:rPr>
          <w:rtl/>
        </w:rPr>
      </w:pPr>
      <w:hyperlink r:id="rId153" w:history="1">
        <w:r w:rsidR="00C25126" w:rsidRPr="00C25126">
          <w:rPr>
            <w:rStyle w:val="Hyperlink"/>
          </w:rPr>
          <w:t>Watashi no namae wa Alex desu</w:t>
        </w:r>
      </w:hyperlink>
    </w:p>
    <w:p w14:paraId="3934CAB7" w14:textId="65A9C539" w:rsidR="00C25126" w:rsidRDefault="00345E1D" w:rsidP="007066A1">
      <w:pPr>
        <w:rPr>
          <w:rStyle w:val="Hyperlink"/>
          <w:rtl/>
        </w:rPr>
      </w:pPr>
      <w:r>
        <w:rPr>
          <w:rFonts w:hint="cs"/>
          <w:rtl/>
        </w:rPr>
        <w:t xml:space="preserve">בישונן </w:t>
      </w:r>
      <w:r>
        <w:rPr>
          <w:rtl/>
        </w:rPr>
        <w:t>–</w:t>
      </w:r>
      <w:r w:rsidR="001111E9">
        <w:rPr>
          <w:rFonts w:hint="cs"/>
          <w:rtl/>
        </w:rPr>
        <w:t xml:space="preserve"> כינוי שניתן לנערים צעירים ואטרקטיביים בעלי אופי מעודן, למשל </w:t>
      </w:r>
      <w:hyperlink r:id="rId154" w:history="1">
        <w:r w:rsidR="001111E9" w:rsidRPr="001111E9">
          <w:rPr>
            <w:rStyle w:val="Hyperlink"/>
            <w:rFonts w:hint="cs"/>
            <w:rtl/>
          </w:rPr>
          <w:t>בטלגרף</w:t>
        </w:r>
      </w:hyperlink>
      <w:r w:rsidR="001111E9">
        <w:rPr>
          <w:rFonts w:hint="cs"/>
          <w:rtl/>
        </w:rPr>
        <w:t>.</w:t>
      </w:r>
      <w:r>
        <w:rPr>
          <w:rFonts w:hint="cs"/>
          <w:rtl/>
        </w:rPr>
        <w:t xml:space="preserve"> </w:t>
      </w:r>
      <w:hyperlink r:id="rId155" w:history="1">
        <w:r w:rsidRPr="00345E1D">
          <w:rPr>
            <w:rStyle w:val="Hyperlink"/>
            <w:rFonts w:hint="cs"/>
            <w:rtl/>
          </w:rPr>
          <w:t>וויקי</w:t>
        </w:r>
      </w:hyperlink>
      <w:r>
        <w:rPr>
          <w:rFonts w:hint="cs"/>
          <w:rtl/>
        </w:rPr>
        <w:t xml:space="preserve">, </w:t>
      </w:r>
      <w:hyperlink r:id="rId156" w:history="1">
        <w:r w:rsidRPr="00345E1D">
          <w:rPr>
            <w:rStyle w:val="Hyperlink"/>
            <w:rFonts w:hint="cs"/>
            <w:rtl/>
          </w:rPr>
          <w:t>מילון אורבני</w:t>
        </w:r>
      </w:hyperlink>
    </w:p>
    <w:p w14:paraId="45C22101" w14:textId="0E79AEF1" w:rsidR="00B022FE" w:rsidRDefault="00B022FE" w:rsidP="007066A1">
      <w:pPr>
        <w:rPr>
          <w:rtl/>
        </w:rPr>
      </w:pPr>
      <w:r>
        <w:rPr>
          <w:rFonts w:hint="cs"/>
          <w:rtl/>
        </w:rPr>
        <w:t>]</w:t>
      </w:r>
    </w:p>
    <w:p w14:paraId="011CFAC2" w14:textId="2131D6EC" w:rsidR="00B13BD4" w:rsidRDefault="002536EA" w:rsidP="007066A1">
      <w:pPr>
        <w:rPr>
          <w:rtl/>
        </w:rPr>
      </w:pPr>
      <w:r w:rsidRPr="002536EA">
        <w:rPr>
          <w:rFonts w:cs="Times New Roman"/>
          <w:rtl/>
        </w:rPr>
        <w:t>הן כינו אותו בשמה של דמות מסדרת אנימה שאלכס</w:t>
      </w:r>
      <w:r w:rsidR="00D933B2">
        <w:rPr>
          <w:rFonts w:cs="Times New Roman" w:hint="cs"/>
          <w:rtl/>
        </w:rPr>
        <w:t xml:space="preserve"> </w:t>
      </w:r>
      <w:r w:rsidR="00D933B2" w:rsidRPr="00D933B2">
        <w:rPr>
          <w:rFonts w:cs="Times New Roman"/>
          <w:rtl/>
        </w:rPr>
        <w:t>הזכיר במראהו – כך סאקורה הסבירה לו</w:t>
      </w:r>
      <w:r w:rsidRPr="002536EA">
        <w:rPr>
          <w:rFonts w:cs="Times New Roman"/>
          <w:rtl/>
        </w:rPr>
        <w:t xml:space="preserve">. היא </w:t>
      </w:r>
      <w:r w:rsidR="00153C66" w:rsidRPr="00153C66">
        <w:rPr>
          <w:rFonts w:cs="Times New Roman"/>
          <w:rtl/>
        </w:rPr>
        <w:t xml:space="preserve">לא רצתה להתרשל בתפקידה כמדריכתו אך </w:t>
      </w:r>
      <w:r w:rsidRPr="002536EA">
        <w:rPr>
          <w:rFonts w:cs="Times New Roman"/>
          <w:rtl/>
        </w:rPr>
        <w:t>כבר עייפה מההסברים ש</w:t>
      </w:r>
      <w:r w:rsidR="00153C66" w:rsidRPr="00153C66">
        <w:rPr>
          <w:rFonts w:cs="Times New Roman"/>
          <w:rtl/>
        </w:rPr>
        <w:t xml:space="preserve">חשה אנוסה לספק </w:t>
      </w:r>
      <w:r w:rsidRPr="002536EA">
        <w:rPr>
          <w:rFonts w:cs="Times New Roman"/>
          <w:rtl/>
        </w:rPr>
        <w:t>על כל צעד ושעל</w:t>
      </w:r>
      <w:r w:rsidR="00D933B2">
        <w:rPr>
          <w:rFonts w:cs="Times New Roman" w:hint="cs"/>
          <w:rtl/>
        </w:rPr>
        <w:t>.</w:t>
      </w:r>
      <w:r w:rsidRPr="002536EA">
        <w:rPr>
          <w:rFonts w:cs="Times New Roman"/>
          <w:rtl/>
        </w:rPr>
        <w:t xml:space="preserve"> </w:t>
      </w:r>
      <w:r w:rsidR="00153C66" w:rsidRPr="00153C66">
        <w:rPr>
          <w:rFonts w:cs="Times New Roman"/>
          <w:rtl/>
        </w:rPr>
        <w:t xml:space="preserve">לא היה ספק בליבה שללא הכוונתה, </w:t>
      </w:r>
      <w:r w:rsidR="00153C66" w:rsidRPr="00153C66">
        <w:rPr>
          <w:rFonts w:cs="Times New Roman"/>
          <w:rtl/>
        </w:rPr>
        <w:lastRenderedPageBreak/>
        <w:t xml:space="preserve">אדם מנותק וחסר </w:t>
      </w:r>
      <w:r w:rsidR="00D933B2">
        <w:rPr>
          <w:rFonts w:cs="Times New Roman" w:hint="cs"/>
          <w:rtl/>
        </w:rPr>
        <w:t>ישע</w:t>
      </w:r>
      <w:r w:rsidR="00153C66" w:rsidRPr="00153C66">
        <w:rPr>
          <w:rFonts w:cs="Times New Roman"/>
          <w:rtl/>
        </w:rPr>
        <w:t xml:space="preserve"> שכמותו לא יסתדר בכרך העצום הזה, הוא </w:t>
      </w:r>
      <w:r w:rsidR="00D933B2" w:rsidRPr="00D933B2">
        <w:rPr>
          <w:rFonts w:cs="Times New Roman"/>
          <w:rtl/>
        </w:rPr>
        <w:t>יתעה ויאבד בלעדיה, ללא תקנה – מי יודע לאילו פורענ</w:t>
      </w:r>
      <w:r w:rsidR="001D1BE1">
        <w:rPr>
          <w:rFonts w:cs="Times New Roman" w:hint="cs"/>
          <w:rtl/>
        </w:rPr>
        <w:t>ו</w:t>
      </w:r>
      <w:r w:rsidR="00D933B2" w:rsidRPr="00D933B2">
        <w:rPr>
          <w:rFonts w:cs="Times New Roman"/>
          <w:rtl/>
        </w:rPr>
        <w:t>יות י</w:t>
      </w:r>
      <w:r w:rsidR="001D1BE1">
        <w:rPr>
          <w:rFonts w:cs="Times New Roman" w:hint="cs"/>
          <w:rtl/>
        </w:rPr>
        <w:t>י</w:t>
      </w:r>
      <w:r w:rsidR="00D933B2" w:rsidRPr="00D933B2">
        <w:rPr>
          <w:rFonts w:cs="Times New Roman"/>
          <w:rtl/>
        </w:rPr>
        <w:t>קלע! ובליבה התרעמה מרות</w:t>
      </w:r>
      <w:r w:rsidRPr="002536EA">
        <w:rPr>
          <w:rFonts w:cs="Times New Roman"/>
          <w:rtl/>
        </w:rPr>
        <w:t xml:space="preserve"> [</w:t>
      </w:r>
      <w:r w:rsidRPr="002536EA">
        <w:t>resent</w:t>
      </w:r>
      <w:r w:rsidRPr="002536EA">
        <w:rPr>
          <w:rFonts w:cs="Times New Roman"/>
          <w:rtl/>
        </w:rPr>
        <w:t>] על החובה שהעמיס עליה בנוכחותו. "אלכס</w:t>
      </w:r>
      <w:r w:rsidR="001D1BE1">
        <w:rPr>
          <w:rFonts w:cs="Times New Roman" w:hint="cs"/>
          <w:rtl/>
        </w:rPr>
        <w:t>,</w:t>
      </w:r>
      <w:r w:rsidRPr="002536EA">
        <w:rPr>
          <w:rFonts w:cs="Times New Roman"/>
          <w:rtl/>
        </w:rPr>
        <w:t xml:space="preserve"> אתה מקשיב לי בכלל?"</w:t>
      </w:r>
    </w:p>
    <w:p w14:paraId="5BD195F7" w14:textId="16DEEC53" w:rsidR="00212946" w:rsidRDefault="0039005E" w:rsidP="007066A1">
      <w:pPr>
        <w:rPr>
          <w:rtl/>
        </w:rPr>
      </w:pPr>
      <w:r>
        <w:rPr>
          <w:rFonts w:hint="cs"/>
          <w:rtl/>
        </w:rPr>
        <w:t>[</w:t>
      </w:r>
      <w:r w:rsidR="007C275A">
        <w:rPr>
          <w:rFonts w:hint="cs"/>
          <w:rtl/>
        </w:rPr>
        <w:t>"</w:t>
      </w:r>
      <w:r w:rsidR="007066A1">
        <w:rPr>
          <w:rFonts w:hint="cs"/>
          <w:rtl/>
        </w:rPr>
        <w:t>לא נעימה</w:t>
      </w:r>
      <w:r w:rsidR="00212946">
        <w:rPr>
          <w:rFonts w:hint="cs"/>
          <w:rtl/>
        </w:rPr>
        <w:t xml:space="preserve"> לך כל התשומת לב הזאת?</w:t>
      </w:r>
      <w:r w:rsidR="007C275A">
        <w:rPr>
          <w:rFonts w:hint="cs"/>
          <w:rtl/>
        </w:rPr>
        <w:t>"</w:t>
      </w:r>
    </w:p>
    <w:p w14:paraId="70FEED2D" w14:textId="2F345BE0" w:rsidR="007066A1" w:rsidRDefault="007066A1" w:rsidP="007066A1">
      <w:pPr>
        <w:rPr>
          <w:rtl/>
        </w:rPr>
      </w:pPr>
      <w:r>
        <w:rPr>
          <w:rFonts w:hint="cs"/>
          <w:rtl/>
        </w:rPr>
        <w:t>"נעימה, קחי."</w:t>
      </w:r>
    </w:p>
    <w:p w14:paraId="06B57C51" w14:textId="4FCC8658" w:rsidR="007066A1" w:rsidRDefault="007066A1" w:rsidP="007066A1">
      <w:pPr>
        <w:rPr>
          <w:rtl/>
        </w:rPr>
      </w:pPr>
      <w:r>
        <w:rPr>
          <w:rFonts w:hint="cs"/>
          <w:rtl/>
        </w:rPr>
        <w:t>היא הכניסה את ה</w:t>
      </w:r>
      <w:r w:rsidR="0057203F">
        <w:rPr>
          <w:rFonts w:hint="cs"/>
          <w:rtl/>
        </w:rPr>
        <w:t>חולצ</w:t>
      </w:r>
      <w:r>
        <w:rPr>
          <w:rFonts w:hint="cs"/>
          <w:rtl/>
        </w:rPr>
        <w:t>ה לתיקהּ. "מה הבעיה, אלכס?"</w:t>
      </w:r>
    </w:p>
    <w:p w14:paraId="1C979942" w14:textId="5285890F" w:rsidR="007C275A" w:rsidRDefault="007C275A" w:rsidP="007066A1">
      <w:pPr>
        <w:rPr>
          <w:rtl/>
        </w:rPr>
      </w:pPr>
      <w:r>
        <w:rPr>
          <w:rFonts w:hint="cs"/>
          <w:rtl/>
        </w:rPr>
        <w:t>"</w:t>
      </w:r>
      <w:r w:rsidR="00FF7968">
        <w:rPr>
          <w:rFonts w:hint="cs"/>
          <w:rtl/>
        </w:rPr>
        <w:t>איך ה</w:t>
      </w:r>
      <w:r w:rsidR="00B119C9">
        <w:rPr>
          <w:rFonts w:hint="cs"/>
          <w:rtl/>
        </w:rPr>
        <w:t>נשים האלו</w:t>
      </w:r>
      <w:r w:rsidR="00FF7968">
        <w:rPr>
          <w:rFonts w:hint="cs"/>
          <w:rtl/>
        </w:rPr>
        <w:t xml:space="preserve"> רצות אחרי בובת הפרווה המקסימה-מתוקה הזאת</w:t>
      </w:r>
      <w:r w:rsidR="007066A1">
        <w:rPr>
          <w:rFonts w:hint="cs"/>
          <w:rtl/>
        </w:rPr>
        <w:t>,</w:t>
      </w:r>
      <w:r w:rsidR="007066A1" w:rsidRPr="007066A1">
        <w:rPr>
          <w:rFonts w:hint="cs"/>
          <w:rtl/>
        </w:rPr>
        <w:t xml:space="preserve"> </w:t>
      </w:r>
      <w:r w:rsidR="007066A1">
        <w:rPr>
          <w:rFonts w:hint="cs"/>
          <w:rtl/>
        </w:rPr>
        <w:t>תראי בעצמך</w:t>
      </w:r>
      <w:r w:rsidR="00FF7968">
        <w:rPr>
          <w:rFonts w:hint="cs"/>
          <w:rtl/>
        </w:rPr>
        <w:t>.</w:t>
      </w:r>
      <w:r w:rsidR="00F94BCC">
        <w:rPr>
          <w:rFonts w:hint="cs"/>
          <w:rtl/>
        </w:rPr>
        <w:t>"</w:t>
      </w:r>
    </w:p>
    <w:p w14:paraId="55D56BFD" w14:textId="0E548480" w:rsidR="00A477DC" w:rsidRDefault="0039005E" w:rsidP="00C906E1">
      <w:pPr>
        <w:rPr>
          <w:rtl/>
        </w:rPr>
      </w:pPr>
      <w:r>
        <w:rPr>
          <w:rFonts w:hint="cs"/>
          <w:rtl/>
        </w:rPr>
        <w:t>לא רק הוא איכזב אותה, גם היא אותו,</w:t>
      </w:r>
      <w:r w:rsidR="00A477DC">
        <w:rPr>
          <w:rFonts w:hint="cs"/>
          <w:rtl/>
        </w:rPr>
        <w:t xml:space="preserve"> </w:t>
      </w:r>
      <w:r w:rsidR="00F94BCC">
        <w:rPr>
          <w:rFonts w:hint="cs"/>
          <w:rtl/>
        </w:rPr>
        <w:t>ות</w:t>
      </w:r>
      <w:r w:rsidR="00A84A5D">
        <w:rPr>
          <w:rFonts w:hint="cs"/>
          <w:rtl/>
        </w:rPr>
        <w:t>ר</w:t>
      </w:r>
      <w:r w:rsidR="00F94BCC">
        <w:rPr>
          <w:rFonts w:hint="cs"/>
          <w:rtl/>
        </w:rPr>
        <w:t xml:space="preserve">עומת </w:t>
      </w:r>
      <w:r>
        <w:rPr>
          <w:rFonts w:hint="cs"/>
          <w:rtl/>
        </w:rPr>
        <w:t>גאת</w:t>
      </w:r>
      <w:r w:rsidR="00F94BCC">
        <w:rPr>
          <w:rFonts w:hint="cs"/>
          <w:rtl/>
        </w:rPr>
        <w:t xml:space="preserve">ה בה כי </w:t>
      </w:r>
      <w:r w:rsidR="00EB7BB2">
        <w:rPr>
          <w:rFonts w:hint="cs"/>
          <w:rtl/>
        </w:rPr>
        <w:t>היא ידעה ש</w:t>
      </w:r>
      <w:r w:rsidR="00A477DC">
        <w:rPr>
          <w:rFonts w:hint="cs"/>
          <w:rtl/>
        </w:rPr>
        <w:t xml:space="preserve">הוא ינסה </w:t>
      </w:r>
      <w:r w:rsidR="00900160">
        <w:rPr>
          <w:rFonts w:hint="cs"/>
          <w:rtl/>
        </w:rPr>
        <w:t>לסלוח לה ולא יצליח</w:t>
      </w:r>
      <w:r w:rsidR="00F94BCC">
        <w:rPr>
          <w:rFonts w:hint="cs"/>
          <w:rtl/>
        </w:rPr>
        <w:t xml:space="preserve">, </w:t>
      </w:r>
      <w:r w:rsidR="00900160">
        <w:rPr>
          <w:rFonts w:hint="cs"/>
          <w:rtl/>
        </w:rPr>
        <w:t xml:space="preserve">והיא דווקא </w:t>
      </w:r>
      <w:r w:rsidR="009E5E38">
        <w:rPr>
          <w:rFonts w:hint="cs"/>
          <w:rtl/>
        </w:rPr>
        <w:t>ת</w:t>
      </w:r>
      <w:r w:rsidR="007066A1">
        <w:rPr>
          <w:rFonts w:hint="cs"/>
          <w:rtl/>
        </w:rPr>
        <w:t>סלח לו על הכל</w:t>
      </w:r>
      <w:r w:rsidR="00F94BCC">
        <w:rPr>
          <w:rFonts w:hint="cs"/>
          <w:rtl/>
        </w:rPr>
        <w:t>.</w:t>
      </w:r>
      <w:r w:rsidR="007C275A">
        <w:rPr>
          <w:rFonts w:hint="cs"/>
          <w:rtl/>
        </w:rPr>
        <w:t>[</w:t>
      </w:r>
      <w:r w:rsidR="00900160">
        <w:t>resentment</w:t>
      </w:r>
      <w:r w:rsidR="007C275A">
        <w:rPr>
          <w:rFonts w:hint="cs"/>
          <w:rtl/>
        </w:rPr>
        <w:t>]</w:t>
      </w:r>
    </w:p>
    <w:p w14:paraId="39670AE0" w14:textId="3D2E38A7" w:rsidR="00B119C9" w:rsidRDefault="00B119C9" w:rsidP="00B119C9">
      <w:pPr>
        <w:rPr>
          <w:rtl/>
        </w:rPr>
      </w:pPr>
      <w:r>
        <w:rPr>
          <w:rFonts w:hint="cs"/>
          <w:rtl/>
        </w:rPr>
        <w:t xml:space="preserve">"המתיקות והפינוק שלהן </w:t>
      </w:r>
      <w:r>
        <w:rPr>
          <w:rtl/>
        </w:rPr>
        <w:t>–</w:t>
      </w:r>
      <w:r>
        <w:rPr>
          <w:rFonts w:hint="cs"/>
          <w:rtl/>
        </w:rPr>
        <w:t xml:space="preserve"> כאילו </w:t>
      </w:r>
      <w:r w:rsidR="009E5E38">
        <w:rPr>
          <w:rFonts w:hint="cs"/>
          <w:rtl/>
        </w:rPr>
        <w:t xml:space="preserve">הן </w:t>
      </w:r>
      <w:r>
        <w:rPr>
          <w:rFonts w:hint="cs"/>
          <w:rtl/>
        </w:rPr>
        <w:t>מתביישות או מסרבות [</w:t>
      </w:r>
      <w:r>
        <w:t>outright</w:t>
      </w:r>
      <w:r>
        <w:rPr>
          <w:rFonts w:hint="cs"/>
          <w:rtl/>
        </w:rPr>
        <w:t>] לנהוג כ</w:t>
      </w:r>
      <w:r w:rsidR="009E5E38">
        <w:rPr>
          <w:rFonts w:hint="cs"/>
          <w:rtl/>
        </w:rPr>
        <w:t xml:space="preserve">מו </w:t>
      </w:r>
      <w:r>
        <w:rPr>
          <w:rFonts w:hint="cs"/>
          <w:rtl/>
        </w:rPr>
        <w:t>בני אדם מבוגרים."</w:t>
      </w:r>
    </w:p>
    <w:p w14:paraId="41190E0A" w14:textId="77777777" w:rsidR="00B119C9" w:rsidRDefault="00B119C9" w:rsidP="00B119C9">
      <w:pPr>
        <w:rPr>
          <w:rtl/>
        </w:rPr>
      </w:pPr>
      <w:r>
        <w:rPr>
          <w:rFonts w:hint="cs"/>
          <w:rtl/>
        </w:rPr>
        <w:t>"למה אתה מתכוון?"</w:t>
      </w:r>
    </w:p>
    <w:p w14:paraId="779CABBD" w14:textId="26071234" w:rsidR="00FF7968" w:rsidRDefault="00900160" w:rsidP="00FF7968">
      <w:pPr>
        <w:rPr>
          <w:rtl/>
        </w:rPr>
      </w:pPr>
      <w:r>
        <w:rPr>
          <w:rFonts w:hint="cs"/>
          <w:rtl/>
        </w:rPr>
        <w:t>"</w:t>
      </w:r>
      <w:r w:rsidR="00FF7968">
        <w:rPr>
          <w:rFonts w:hint="cs"/>
          <w:rtl/>
        </w:rPr>
        <w:t>איך הן</w:t>
      </w:r>
      <w:r w:rsidR="00FF7968" w:rsidRPr="007C275A">
        <w:rPr>
          <w:rFonts w:hint="cs"/>
          <w:rtl/>
        </w:rPr>
        <w:t xml:space="preserve"> </w:t>
      </w:r>
      <w:r w:rsidR="00FF7968">
        <w:rPr>
          <w:rFonts w:hint="cs"/>
          <w:rtl/>
        </w:rPr>
        <w:t>נוה</w:t>
      </w:r>
      <w:r w:rsidR="00A82514">
        <w:rPr>
          <w:rFonts w:hint="cs"/>
          <w:rtl/>
        </w:rPr>
        <w:t>ר</w:t>
      </w:r>
      <w:r w:rsidR="00FF7968">
        <w:rPr>
          <w:rFonts w:hint="cs"/>
          <w:rtl/>
        </w:rPr>
        <w:t>ות אחרי הקוואי."</w:t>
      </w:r>
    </w:p>
    <w:p w14:paraId="507561E7" w14:textId="05B506AB" w:rsidR="00FF7968" w:rsidRDefault="00FF7968" w:rsidP="009E5E38">
      <w:pPr>
        <w:rPr>
          <w:rtl/>
        </w:rPr>
      </w:pPr>
      <w:r>
        <w:rPr>
          <w:rFonts w:hint="cs"/>
          <w:rtl/>
        </w:rPr>
        <w:t>"שינה</w:t>
      </w:r>
      <w:r w:rsidR="009E5E38">
        <w:rPr>
          <w:rFonts w:hint="cs"/>
          <w:rtl/>
        </w:rPr>
        <w:t>ר</w:t>
      </w:r>
      <w:r>
        <w:rPr>
          <w:rFonts w:hint="cs"/>
          <w:rtl/>
        </w:rPr>
        <w:t>ו.</w:t>
      </w:r>
      <w:r w:rsidR="00833F8D">
        <w:rPr>
          <w:rFonts w:hint="cs"/>
          <w:rtl/>
        </w:rPr>
        <w:t xml:space="preserve"> </w:t>
      </w:r>
      <w:r w:rsidR="009E5E38">
        <w:rPr>
          <w:rFonts w:hint="cs"/>
          <w:rtl/>
        </w:rPr>
        <w:t xml:space="preserve">אבל </w:t>
      </w:r>
      <w:r w:rsidR="00833F8D">
        <w:rPr>
          <w:rFonts w:hint="cs"/>
          <w:rtl/>
        </w:rPr>
        <w:t>אתה</w:t>
      </w:r>
      <w:r w:rsidR="009E5E38">
        <w:rPr>
          <w:rFonts w:hint="cs"/>
          <w:rtl/>
        </w:rPr>
        <w:t>,</w:t>
      </w:r>
      <w:r w:rsidR="00833F8D">
        <w:rPr>
          <w:rFonts w:hint="cs"/>
          <w:rtl/>
        </w:rPr>
        <w:t xml:space="preserve"> יותר מכולם</w:t>
      </w:r>
      <w:r w:rsidR="009E5E38">
        <w:rPr>
          <w:rFonts w:hint="cs"/>
          <w:rtl/>
        </w:rPr>
        <w:t>, איך זה שדווקא אתה</w:t>
      </w:r>
      <w:r w:rsidR="00833F8D">
        <w:rPr>
          <w:rFonts w:hint="cs"/>
          <w:rtl/>
        </w:rPr>
        <w:t xml:space="preserve"> מטי</w:t>
      </w:r>
      <w:r w:rsidR="007066A1">
        <w:rPr>
          <w:rFonts w:hint="cs"/>
          <w:rtl/>
        </w:rPr>
        <w:t>ף ל</w:t>
      </w:r>
      <w:r w:rsidR="00833F8D">
        <w:rPr>
          <w:rFonts w:hint="cs"/>
          <w:rtl/>
        </w:rPr>
        <w:t>נה</w:t>
      </w:r>
      <w:r w:rsidR="007066A1">
        <w:rPr>
          <w:rFonts w:hint="cs"/>
          <w:rtl/>
        </w:rPr>
        <w:t>ו</w:t>
      </w:r>
      <w:r w:rsidR="00833F8D">
        <w:rPr>
          <w:rFonts w:hint="cs"/>
          <w:rtl/>
        </w:rPr>
        <w:t>ג בבגרות? לקחת אחריות?</w:t>
      </w:r>
      <w:r>
        <w:rPr>
          <w:rFonts w:hint="cs"/>
          <w:rtl/>
        </w:rPr>
        <w:t>"</w:t>
      </w:r>
    </w:p>
    <w:p w14:paraId="3B6DC16D" w14:textId="790C3387" w:rsidR="00BC64D0" w:rsidRDefault="00D600B0" w:rsidP="00B119C9">
      <w:pPr>
        <w:rPr>
          <w:rtl/>
        </w:rPr>
      </w:pPr>
      <w:r>
        <w:rPr>
          <w:rFonts w:hint="cs"/>
          <w:rtl/>
        </w:rPr>
        <w:t xml:space="preserve">חברי </w:t>
      </w:r>
      <w:r w:rsidR="00801B33">
        <w:rPr>
          <w:rFonts w:hint="cs"/>
          <w:rtl/>
        </w:rPr>
        <w:t>הקבוצה שלה</w:t>
      </w:r>
      <w:r w:rsidR="008A2E5C">
        <w:rPr>
          <w:rFonts w:hint="cs"/>
          <w:rtl/>
        </w:rPr>
        <w:t>,</w:t>
      </w:r>
      <w:r w:rsidR="00801B33">
        <w:rPr>
          <w:rFonts w:hint="cs"/>
          <w:rtl/>
        </w:rPr>
        <w:t xml:space="preserve"> שלפתע </w:t>
      </w:r>
      <w:r w:rsidR="001C5A04">
        <w:rPr>
          <w:rFonts w:hint="cs"/>
          <w:rtl/>
        </w:rPr>
        <w:t>הייתה</w:t>
      </w:r>
      <w:r w:rsidR="00801B33">
        <w:rPr>
          <w:rFonts w:hint="cs"/>
          <w:rtl/>
        </w:rPr>
        <w:t xml:space="preserve"> זקוקה להם בדחיפות, דווקא</w:t>
      </w:r>
      <w:r w:rsidR="00833F8D">
        <w:rPr>
          <w:rFonts w:hint="cs"/>
          <w:rtl/>
        </w:rPr>
        <w:t xml:space="preserve"> היו פזורים בדוכנים שלאורך נאקאמיסה-דורי, </w:t>
      </w:r>
      <w:r w:rsidR="00A84A5D">
        <w:rPr>
          <w:rFonts w:hint="cs"/>
          <w:rtl/>
        </w:rPr>
        <w:t xml:space="preserve">אפופים בקדחת </w:t>
      </w:r>
      <w:r w:rsidR="00F200F7">
        <w:rPr>
          <w:rFonts w:hint="cs"/>
          <w:rtl/>
        </w:rPr>
        <w:t>ק</w:t>
      </w:r>
      <w:r w:rsidR="00833F8D">
        <w:rPr>
          <w:rFonts w:hint="cs"/>
          <w:rtl/>
        </w:rPr>
        <w:t>ני</w:t>
      </w:r>
      <w:r w:rsidR="00F200F7">
        <w:rPr>
          <w:rFonts w:hint="cs"/>
          <w:rtl/>
        </w:rPr>
        <w:t>ות:</w:t>
      </w:r>
      <w:r w:rsidR="00833F8D">
        <w:rPr>
          <w:rFonts w:hint="cs"/>
          <w:rtl/>
        </w:rPr>
        <w:t xml:space="preserve"> </w:t>
      </w:r>
      <w:r w:rsidR="00F200F7">
        <w:rPr>
          <w:rFonts w:hint="cs"/>
          <w:rtl/>
        </w:rPr>
        <w:t xml:space="preserve">חטיף </w:t>
      </w:r>
      <w:r w:rsidR="00BC64D0">
        <w:rPr>
          <w:rFonts w:hint="cs"/>
          <w:rtl/>
        </w:rPr>
        <w:t xml:space="preserve">קמינארי-אוקושי </w:t>
      </w:r>
      <w:r w:rsidR="00F200F7">
        <w:rPr>
          <w:rFonts w:hint="cs"/>
          <w:rtl/>
        </w:rPr>
        <w:t>מ</w:t>
      </w:r>
      <w:r w:rsidR="00BC64D0">
        <w:rPr>
          <w:rFonts w:hint="cs"/>
          <w:rtl/>
        </w:rPr>
        <w:t>אורז נפוח</w:t>
      </w:r>
      <w:r w:rsidR="007066A1">
        <w:rPr>
          <w:rFonts w:hint="cs"/>
          <w:rtl/>
        </w:rPr>
        <w:t>,</w:t>
      </w:r>
      <w:r w:rsidR="00BC64D0">
        <w:rPr>
          <w:rFonts w:hint="cs"/>
          <w:rtl/>
        </w:rPr>
        <w:t xml:space="preserve"> </w:t>
      </w:r>
      <w:r w:rsidR="00EC762A">
        <w:rPr>
          <w:rFonts w:hint="cs"/>
          <w:rtl/>
        </w:rPr>
        <w:t xml:space="preserve">וקעריות צ'אוון לאורז </w:t>
      </w:r>
      <w:r>
        <w:rPr>
          <w:rFonts w:hint="cs"/>
          <w:rtl/>
        </w:rPr>
        <w:t>ו</w:t>
      </w:r>
      <w:r w:rsidR="007066A1">
        <w:rPr>
          <w:rFonts w:hint="cs"/>
          <w:rtl/>
        </w:rPr>
        <w:t xml:space="preserve">קעריות </w:t>
      </w:r>
      <w:r>
        <w:rPr>
          <w:rFonts w:hint="cs"/>
          <w:rtl/>
        </w:rPr>
        <w:t>אוֹוָאן למרק</w:t>
      </w:r>
      <w:r w:rsidR="007066A1">
        <w:rPr>
          <w:rFonts w:hint="cs"/>
          <w:rtl/>
        </w:rPr>
        <w:t>,</w:t>
      </w:r>
      <w:r>
        <w:rPr>
          <w:rFonts w:hint="cs"/>
          <w:rtl/>
        </w:rPr>
        <w:t xml:space="preserve"> </w:t>
      </w:r>
      <w:r w:rsidR="00BC64D0">
        <w:rPr>
          <w:rFonts w:hint="cs"/>
          <w:rtl/>
        </w:rPr>
        <w:t>ו</w:t>
      </w:r>
      <w:r w:rsidR="00F200F7">
        <w:rPr>
          <w:rFonts w:hint="cs"/>
          <w:rtl/>
        </w:rPr>
        <w:t>בובות הינאנינגיו</w:t>
      </w:r>
      <w:r w:rsidR="007066A1">
        <w:rPr>
          <w:rFonts w:hint="cs"/>
          <w:rtl/>
        </w:rPr>
        <w:t>,</w:t>
      </w:r>
      <w:r w:rsidR="00BC64D0">
        <w:rPr>
          <w:rFonts w:hint="cs"/>
          <w:rtl/>
        </w:rPr>
        <w:t xml:space="preserve"> </w:t>
      </w:r>
      <w:r w:rsidR="00B119C9">
        <w:rPr>
          <w:rFonts w:hint="cs"/>
          <w:rtl/>
        </w:rPr>
        <w:t xml:space="preserve">וקימונו צבעוניים, </w:t>
      </w:r>
      <w:r w:rsidR="00BC64D0">
        <w:rPr>
          <w:rFonts w:hint="cs"/>
          <w:rtl/>
        </w:rPr>
        <w:t xml:space="preserve">וכפכפי </w:t>
      </w:r>
      <w:r w:rsidR="00F200F7">
        <w:rPr>
          <w:rFonts w:hint="cs"/>
          <w:rtl/>
        </w:rPr>
        <w:t>זוֹרִי מ</w:t>
      </w:r>
      <w:r w:rsidR="00BC64D0">
        <w:rPr>
          <w:rFonts w:hint="cs"/>
          <w:rtl/>
        </w:rPr>
        <w:t>עץ</w:t>
      </w:r>
      <w:r w:rsidR="006C7D62">
        <w:rPr>
          <w:rFonts w:hint="cs"/>
          <w:rtl/>
        </w:rPr>
        <w:t xml:space="preserve"> </w:t>
      </w:r>
      <w:r w:rsidR="00EC762A">
        <w:rPr>
          <w:rFonts w:hint="cs"/>
          <w:rtl/>
        </w:rPr>
        <w:t>ו</w:t>
      </w:r>
      <w:r w:rsidR="007066A1">
        <w:rPr>
          <w:rFonts w:hint="cs"/>
          <w:rtl/>
        </w:rPr>
        <w:t>מ</w:t>
      </w:r>
      <w:r>
        <w:rPr>
          <w:rFonts w:hint="cs"/>
          <w:rtl/>
        </w:rPr>
        <w:t>קני</w:t>
      </w:r>
      <w:r w:rsidR="00EC762A">
        <w:rPr>
          <w:rFonts w:hint="cs"/>
          <w:rtl/>
        </w:rPr>
        <w:t xml:space="preserve"> </w:t>
      </w:r>
      <w:r w:rsidR="007066A1">
        <w:rPr>
          <w:rFonts w:hint="cs"/>
          <w:rtl/>
        </w:rPr>
        <w:t>צמח-</w:t>
      </w:r>
      <w:r w:rsidR="00EC762A">
        <w:rPr>
          <w:rFonts w:hint="cs"/>
          <w:rtl/>
        </w:rPr>
        <w:t xml:space="preserve">האורז, </w:t>
      </w:r>
      <w:r w:rsidR="006C7D62">
        <w:rPr>
          <w:rFonts w:hint="cs"/>
          <w:rtl/>
        </w:rPr>
        <w:t>ומני חפצים שמשמשים ל</w:t>
      </w:r>
      <w:r w:rsidR="00F200F7">
        <w:rPr>
          <w:rFonts w:hint="cs"/>
          <w:rtl/>
        </w:rPr>
        <w:t>פסטיבלי ה</w:t>
      </w:r>
      <w:r w:rsidR="006C7D62">
        <w:rPr>
          <w:rFonts w:hint="cs"/>
          <w:rtl/>
        </w:rPr>
        <w:t>מ</w:t>
      </w:r>
      <w:r w:rsidR="00B60F6C">
        <w:rPr>
          <w:rFonts w:hint="cs"/>
          <w:rtl/>
        </w:rPr>
        <w:t>א</w:t>
      </w:r>
      <w:r w:rsidR="006C7D62">
        <w:rPr>
          <w:rFonts w:hint="cs"/>
          <w:rtl/>
        </w:rPr>
        <w:t>ט</w:t>
      </w:r>
      <w:r w:rsidR="00B60F6C">
        <w:rPr>
          <w:rFonts w:hint="cs"/>
          <w:rtl/>
        </w:rPr>
        <w:t>ְ</w:t>
      </w:r>
      <w:r w:rsidR="006C7D62">
        <w:rPr>
          <w:rFonts w:hint="cs"/>
          <w:rtl/>
        </w:rPr>
        <w:t>סו</w:t>
      </w:r>
      <w:r w:rsidR="00B60F6C">
        <w:rPr>
          <w:rFonts w:hint="cs"/>
          <w:rtl/>
        </w:rPr>
        <w:t>ּ</w:t>
      </w:r>
      <w:r w:rsidR="006C7D62">
        <w:rPr>
          <w:rFonts w:hint="cs"/>
          <w:rtl/>
        </w:rPr>
        <w:t>ר</w:t>
      </w:r>
      <w:r w:rsidR="00B60F6C">
        <w:rPr>
          <w:rFonts w:hint="cs"/>
          <w:rtl/>
        </w:rPr>
        <w:t>ִ</w:t>
      </w:r>
      <w:r w:rsidR="006C7D62">
        <w:rPr>
          <w:rFonts w:hint="cs"/>
          <w:rtl/>
        </w:rPr>
        <w:t>י</w:t>
      </w:r>
      <w:r w:rsidR="00B119C9">
        <w:rPr>
          <w:rFonts w:hint="cs"/>
          <w:rtl/>
        </w:rPr>
        <w:t xml:space="preserve"> </w:t>
      </w:r>
      <w:r w:rsidR="00B119C9">
        <w:rPr>
          <w:rtl/>
        </w:rPr>
        <w:t>–</w:t>
      </w:r>
      <w:r w:rsidR="006C7D62">
        <w:rPr>
          <w:rFonts w:hint="cs"/>
          <w:rtl/>
        </w:rPr>
        <w:t xml:space="preserve"> מניפות אוצ'יווה מבמבוק ונייר ועפיפוני קוֹינוֹבּוֹרי</w:t>
      </w:r>
      <w:r w:rsidR="00FE39F0">
        <w:rPr>
          <w:rFonts w:hint="cs"/>
          <w:rtl/>
        </w:rPr>
        <w:t xml:space="preserve"> בצורת דגי-קרפיון.</w:t>
      </w:r>
    </w:p>
    <w:p w14:paraId="7CA23581" w14:textId="541C1C8F" w:rsidR="00FE39F0" w:rsidRDefault="00FE39F0" w:rsidP="00BC64D0">
      <w:pPr>
        <w:rPr>
          <w:rtl/>
        </w:rPr>
      </w:pPr>
      <w:r>
        <w:rPr>
          <w:rFonts w:hint="cs"/>
          <w:rtl/>
        </w:rPr>
        <w:t xml:space="preserve">הקניות מתוך רשימת החנויות - </w:t>
      </w:r>
      <w:hyperlink r:id="rId157" w:history="1">
        <w:r w:rsidRPr="00BF1AA9">
          <w:rPr>
            <w:rStyle w:val="Hyperlink"/>
          </w:rPr>
          <w:t>http://www.asakusa-nakamise.jp/shop-e.html</w:t>
        </w:r>
      </w:hyperlink>
      <w:r>
        <w:rPr>
          <w:rFonts w:hint="cs"/>
          <w:rtl/>
        </w:rPr>
        <w:t xml:space="preserve"> פתחתי את הראשונה בכל בלוק.</w:t>
      </w:r>
    </w:p>
    <w:p w14:paraId="4D147D22" w14:textId="2E0258C4" w:rsidR="004C4F31" w:rsidRDefault="004C4F31" w:rsidP="00BC64D0">
      <w:pPr>
        <w:rPr>
          <w:rtl/>
        </w:rPr>
      </w:pPr>
      <w:r>
        <w:rPr>
          <w:rFonts w:hint="cs"/>
          <w:rtl/>
        </w:rPr>
        <w:t xml:space="preserve">יש גם קובץ </w:t>
      </w:r>
      <w:r>
        <w:t>pdf</w:t>
      </w:r>
      <w:r>
        <w:rPr>
          <w:rFonts w:hint="cs"/>
          <w:rtl/>
        </w:rPr>
        <w:t xml:space="preserve"> שהורדתי</w:t>
      </w:r>
    </w:p>
    <w:p w14:paraId="2B1428F4" w14:textId="3F73D2A3" w:rsidR="004C4F31" w:rsidRDefault="00EE3076" w:rsidP="00BC64D0">
      <w:pPr>
        <w:rPr>
          <w:rtl/>
        </w:rPr>
      </w:pPr>
      <w:hyperlink r:id="rId158" w:history="1">
        <w:r w:rsidR="004C4F31" w:rsidRPr="00BF1AA9">
          <w:rPr>
            <w:rStyle w:val="Hyperlink"/>
            <w:rFonts w:cs="Times New Roman"/>
          </w:rPr>
          <w:t>http://www.centreforglobaleducation.org/documents/artefacts/Japan%20Artefacts%20Box.pdf</w:t>
        </w:r>
      </w:hyperlink>
    </w:p>
    <w:p w14:paraId="75EB9DEE" w14:textId="77777777" w:rsidR="006C7D62" w:rsidRDefault="006C7D62" w:rsidP="00BC64D0">
      <w:pPr>
        <w:rPr>
          <w:rtl/>
        </w:rPr>
      </w:pPr>
      <w:r w:rsidRPr="006C7D62">
        <w:t>https://en.wikipedia.org/wiki/Japanese_festivals</w:t>
      </w:r>
    </w:p>
    <w:p w14:paraId="6B16AE44" w14:textId="77777777" w:rsidR="006C7D62" w:rsidRDefault="006C7D62" w:rsidP="00BC64D0">
      <w:pPr>
        <w:rPr>
          <w:rtl/>
        </w:rPr>
      </w:pPr>
      <w:r>
        <w:rPr>
          <w:rFonts w:hint="cs"/>
          <w:rtl/>
        </w:rPr>
        <w:t xml:space="preserve">מתוך </w:t>
      </w:r>
      <w:r w:rsidRPr="006C7D62">
        <w:t>http://www.uk.emb-japan.go.jp/en/embassy/artefacts.html</w:t>
      </w:r>
    </w:p>
    <w:p w14:paraId="60285BD0" w14:textId="77777777" w:rsidR="006C7D62" w:rsidRDefault="006C7D62" w:rsidP="008C0E07">
      <w:pPr>
        <w:jc w:val="right"/>
      </w:pPr>
      <w:r>
        <w:t>The Matsuri Set (Festival Set)</w:t>
      </w:r>
    </w:p>
    <w:p w14:paraId="0757372C" w14:textId="77777777" w:rsidR="006C7D62" w:rsidRDefault="006C7D62" w:rsidP="008C0E07">
      <w:pPr>
        <w:pStyle w:val="ListParagraph"/>
        <w:numPr>
          <w:ilvl w:val="0"/>
          <w:numId w:val="56"/>
        </w:numPr>
        <w:bidi w:val="0"/>
        <w:jc w:val="left"/>
      </w:pPr>
      <w:r>
        <w:t>Japanese Lanterns</w:t>
      </w:r>
    </w:p>
    <w:p w14:paraId="37EC4915" w14:textId="6B80CD48" w:rsidR="006C7D62" w:rsidRDefault="006C7D62" w:rsidP="008C0E07">
      <w:pPr>
        <w:pStyle w:val="ListParagraph"/>
        <w:numPr>
          <w:ilvl w:val="0"/>
          <w:numId w:val="56"/>
        </w:numPr>
        <w:bidi w:val="0"/>
        <w:jc w:val="left"/>
      </w:pPr>
      <w:r w:rsidRPr="006C7D62">
        <w:rPr>
          <w:rFonts w:cs="Times New Roman"/>
          <w:rtl/>
        </w:rPr>
        <w:t>10</w:t>
      </w:r>
      <w:r w:rsidR="00B40BDC">
        <w:rPr>
          <w:rFonts w:cs="Times New Roman"/>
        </w:rPr>
        <w:t xml:space="preserve"> </w:t>
      </w:r>
      <w:r>
        <w:t xml:space="preserve">Uchiwa (festival fan) - </w:t>
      </w:r>
      <w:r w:rsidRPr="006C7D62">
        <w:t>https://en.wikipedia.org/wiki/Hand_fan#Japanese_foldable_fan</w:t>
      </w:r>
    </w:p>
    <w:p w14:paraId="7EBC8A02" w14:textId="77777777" w:rsidR="006C7D62" w:rsidRDefault="006C7D62" w:rsidP="008C0E07">
      <w:pPr>
        <w:pStyle w:val="ListParagraph"/>
        <w:numPr>
          <w:ilvl w:val="0"/>
          <w:numId w:val="56"/>
        </w:numPr>
        <w:bidi w:val="0"/>
        <w:jc w:val="left"/>
      </w:pPr>
      <w:r>
        <w:t xml:space="preserve">Carp Streamers - </w:t>
      </w:r>
      <w:r w:rsidRPr="006C7D62">
        <w:t>https://en.wikipedia.org/wiki/Koinobori</w:t>
      </w:r>
    </w:p>
    <w:p w14:paraId="220777B3" w14:textId="77777777" w:rsidR="006C7D62" w:rsidRDefault="006C7D62" w:rsidP="008C0E07">
      <w:pPr>
        <w:pStyle w:val="ListParagraph"/>
        <w:numPr>
          <w:ilvl w:val="0"/>
          <w:numId w:val="56"/>
        </w:numPr>
        <w:bidi w:val="0"/>
        <w:jc w:val="left"/>
      </w:pPr>
      <w:r>
        <w:t>Miniature boys day doll set</w:t>
      </w:r>
    </w:p>
    <w:p w14:paraId="1387C301" w14:textId="77777777" w:rsidR="006C7D62" w:rsidRDefault="006C7D62" w:rsidP="008C0E07">
      <w:pPr>
        <w:pStyle w:val="ListParagraph"/>
        <w:numPr>
          <w:ilvl w:val="0"/>
          <w:numId w:val="56"/>
        </w:numPr>
        <w:bidi w:val="0"/>
        <w:jc w:val="left"/>
      </w:pPr>
      <w:r>
        <w:t>Miniature Hina doll set (for festivals)</w:t>
      </w:r>
    </w:p>
    <w:p w14:paraId="5A50C0F3" w14:textId="77777777" w:rsidR="006C7D62" w:rsidRDefault="006C7D62" w:rsidP="008C0E07">
      <w:pPr>
        <w:pStyle w:val="ListParagraph"/>
        <w:numPr>
          <w:ilvl w:val="0"/>
          <w:numId w:val="56"/>
        </w:numPr>
        <w:bidi w:val="0"/>
        <w:jc w:val="left"/>
      </w:pPr>
      <w:r>
        <w:t>Traditional Japanese Toy Set</w:t>
      </w:r>
    </w:p>
    <w:p w14:paraId="6706FDF8" w14:textId="77777777" w:rsidR="006C7D62" w:rsidRDefault="006C7D62" w:rsidP="008C0E07">
      <w:pPr>
        <w:pStyle w:val="ListParagraph"/>
        <w:numPr>
          <w:ilvl w:val="0"/>
          <w:numId w:val="56"/>
        </w:numPr>
        <w:bidi w:val="0"/>
        <w:jc w:val="left"/>
      </w:pPr>
      <w:r>
        <w:t>Japan Flag</w:t>
      </w:r>
    </w:p>
    <w:p w14:paraId="124A0F2E" w14:textId="77777777" w:rsidR="006C7D62" w:rsidRDefault="006C7D62" w:rsidP="008C0E07">
      <w:pPr>
        <w:pStyle w:val="ListParagraph"/>
        <w:numPr>
          <w:ilvl w:val="0"/>
          <w:numId w:val="56"/>
        </w:numPr>
        <w:bidi w:val="0"/>
        <w:jc w:val="left"/>
      </w:pPr>
      <w:r>
        <w:t>Mask</w:t>
      </w:r>
    </w:p>
    <w:p w14:paraId="3E350365" w14:textId="77777777" w:rsidR="006C7D62" w:rsidRDefault="006C7D62" w:rsidP="008C0E07">
      <w:pPr>
        <w:pStyle w:val="ListParagraph"/>
        <w:numPr>
          <w:ilvl w:val="0"/>
          <w:numId w:val="56"/>
        </w:numPr>
        <w:bidi w:val="0"/>
        <w:jc w:val="left"/>
      </w:pPr>
      <w:r>
        <w:t>CD</w:t>
      </w:r>
    </w:p>
    <w:p w14:paraId="12D00F90" w14:textId="77777777" w:rsidR="006C7D62" w:rsidRDefault="006C7D62" w:rsidP="008C0E07">
      <w:pPr>
        <w:pStyle w:val="ListParagraph"/>
        <w:numPr>
          <w:ilvl w:val="0"/>
          <w:numId w:val="56"/>
        </w:numPr>
        <w:bidi w:val="0"/>
        <w:jc w:val="left"/>
      </w:pPr>
      <w:r>
        <w:t>Yukata (cotton kimono) - Please request number and whether they are for male, female, boy or girl</w:t>
      </w:r>
    </w:p>
    <w:p w14:paraId="52F1C0EE" w14:textId="77777777" w:rsidR="006C7D62" w:rsidRDefault="006C7D62" w:rsidP="008C0E07">
      <w:pPr>
        <w:pStyle w:val="ListParagraph"/>
        <w:numPr>
          <w:ilvl w:val="0"/>
          <w:numId w:val="56"/>
        </w:numPr>
        <w:bidi w:val="0"/>
        <w:jc w:val="left"/>
        <w:rPr>
          <w:rtl/>
        </w:rPr>
      </w:pPr>
      <w:r>
        <w:lastRenderedPageBreak/>
        <w:t>Happi (coat) - Please request number and whether they are for male, female, boy or girl</w:t>
      </w:r>
    </w:p>
    <w:p w14:paraId="1F835E74" w14:textId="77777777" w:rsidR="006C7D62" w:rsidRDefault="006C7D62" w:rsidP="00BC64D0">
      <w:pPr>
        <w:rPr>
          <w:rtl/>
        </w:rPr>
      </w:pPr>
      <w:r>
        <w:rPr>
          <w:rFonts w:hint="cs"/>
          <w:rtl/>
        </w:rPr>
        <w:t>]</w:t>
      </w:r>
    </w:p>
    <w:p w14:paraId="229F76FC" w14:textId="57599F0E" w:rsidR="000101E2" w:rsidRDefault="000101E2" w:rsidP="00D61C3D">
      <w:pPr>
        <w:rPr>
          <w:rtl/>
        </w:rPr>
      </w:pPr>
      <w:r w:rsidRPr="000101E2">
        <w:rPr>
          <w:rFonts w:cs="Times New Roman"/>
          <w:rtl/>
        </w:rPr>
        <w:t>מבטו נדד לחבורה הנרגשת שהתגודדה סביבו לפני רגע ועתה רדפה אחרי בובת הפרווה המקסימה-מתוקה, ו</w:t>
      </w:r>
      <w:r w:rsidR="001D1BE1">
        <w:rPr>
          <w:rFonts w:cs="Times New Roman" w:hint="cs"/>
          <w:rtl/>
        </w:rPr>
        <w:t xml:space="preserve">הוא </w:t>
      </w:r>
      <w:r w:rsidRPr="000101E2">
        <w:rPr>
          <w:rFonts w:cs="Times New Roman"/>
          <w:rtl/>
        </w:rPr>
        <w:t>שתק.</w:t>
      </w:r>
    </w:p>
    <w:p w14:paraId="699BFC21" w14:textId="316D2176" w:rsidR="000101E2" w:rsidRDefault="003D0AC1" w:rsidP="00D61C3D">
      <w:pPr>
        <w:rPr>
          <w:rtl/>
        </w:rPr>
      </w:pPr>
      <w:r>
        <w:rPr>
          <w:rFonts w:hint="cs"/>
          <w:rtl/>
        </w:rPr>
        <w:t>תוך דקות</w:t>
      </w:r>
      <w:r w:rsidR="00BC64D0">
        <w:rPr>
          <w:rFonts w:hint="cs"/>
          <w:rtl/>
        </w:rPr>
        <w:t xml:space="preserve"> </w:t>
      </w:r>
      <w:r w:rsidR="00C906E1">
        <w:rPr>
          <w:rFonts w:hint="cs"/>
          <w:rtl/>
        </w:rPr>
        <w:t xml:space="preserve">הוא </w:t>
      </w:r>
      <w:r w:rsidR="00B119C9">
        <w:rPr>
          <w:rFonts w:hint="cs"/>
          <w:rtl/>
        </w:rPr>
        <w:t>שוב</w:t>
      </w:r>
      <w:r w:rsidRPr="003D0AC1">
        <w:rPr>
          <w:rFonts w:hint="cs"/>
          <w:rtl/>
        </w:rPr>
        <w:t xml:space="preserve"> </w:t>
      </w:r>
      <w:r>
        <w:rPr>
          <w:rFonts w:hint="cs"/>
          <w:rtl/>
        </w:rPr>
        <w:t>ה</w:t>
      </w:r>
      <w:r w:rsidR="00BC64D0">
        <w:rPr>
          <w:rFonts w:hint="cs"/>
          <w:rtl/>
        </w:rPr>
        <w:t xml:space="preserve">וקף </w:t>
      </w:r>
      <w:r w:rsidR="001D1BE1">
        <w:rPr>
          <w:rFonts w:hint="cs"/>
          <w:rtl/>
        </w:rPr>
        <w:t>ב</w:t>
      </w:r>
      <w:r w:rsidR="00BC64D0">
        <w:rPr>
          <w:rFonts w:hint="cs"/>
          <w:rtl/>
        </w:rPr>
        <w:t>חבורת נשים</w:t>
      </w:r>
      <w:r w:rsidR="00D933B2" w:rsidRPr="00D933B2">
        <w:rPr>
          <w:rFonts w:cs="Times New Roman"/>
          <w:rtl/>
        </w:rPr>
        <w:t xml:space="preserve"> לבושות חצאיות מיני נפוחות בצבעי פסטל</w:t>
      </w:r>
      <w:r w:rsidR="00BC64D0">
        <w:rPr>
          <w:rFonts w:hint="cs"/>
          <w:rtl/>
        </w:rPr>
        <w:t>, שער</w:t>
      </w:r>
      <w:r w:rsidR="00EC762A">
        <w:rPr>
          <w:rFonts w:hint="cs"/>
          <w:rtl/>
        </w:rPr>
        <w:t>ן</w:t>
      </w:r>
      <w:r w:rsidR="00BC64D0">
        <w:rPr>
          <w:rFonts w:hint="cs"/>
          <w:rtl/>
        </w:rPr>
        <w:t xml:space="preserve"> </w:t>
      </w:r>
      <w:r>
        <w:rPr>
          <w:rFonts w:hint="cs"/>
          <w:rtl/>
        </w:rPr>
        <w:t>ה</w:t>
      </w:r>
      <w:r w:rsidR="00BC64D0">
        <w:rPr>
          <w:rFonts w:hint="cs"/>
          <w:rtl/>
        </w:rPr>
        <w:t xml:space="preserve">וורוד </w:t>
      </w:r>
      <w:r>
        <w:rPr>
          <w:rFonts w:hint="cs"/>
          <w:rtl/>
        </w:rPr>
        <w:t>קשור</w:t>
      </w:r>
      <w:r w:rsidR="00EC762A">
        <w:rPr>
          <w:rFonts w:hint="cs"/>
          <w:rtl/>
        </w:rPr>
        <w:t xml:space="preserve"> </w:t>
      </w:r>
      <w:r>
        <w:rPr>
          <w:rFonts w:hint="cs"/>
          <w:rtl/>
        </w:rPr>
        <w:t>ב</w:t>
      </w:r>
      <w:r w:rsidR="00BC64D0">
        <w:rPr>
          <w:rFonts w:hint="cs"/>
          <w:rtl/>
        </w:rPr>
        <w:t>סרטי</w:t>
      </w:r>
      <w:r w:rsidR="00D933B2">
        <w:rPr>
          <w:rFonts w:hint="cs"/>
          <w:rtl/>
        </w:rPr>
        <w:t xml:space="preserve"> קטיפה</w:t>
      </w:r>
      <w:r w:rsidR="00B119C9">
        <w:rPr>
          <w:rFonts w:hint="cs"/>
          <w:rtl/>
        </w:rPr>
        <w:t>.</w:t>
      </w:r>
      <w:r w:rsidR="00BC64D0">
        <w:rPr>
          <w:rFonts w:hint="cs"/>
          <w:rtl/>
        </w:rPr>
        <w:t xml:space="preserve"> </w:t>
      </w:r>
      <w:r w:rsidR="00B911F0">
        <w:rPr>
          <w:rFonts w:hint="cs"/>
          <w:rtl/>
        </w:rPr>
        <w:t>[</w:t>
      </w:r>
      <w:r w:rsidR="00515709">
        <w:rPr>
          <w:rFonts w:hint="cs"/>
          <w:rtl/>
        </w:rPr>
        <w:t>בציחקוקים הן קרבו אליו עוד ועוד,</w:t>
      </w:r>
      <w:r w:rsidR="00B911F0">
        <w:rPr>
          <w:rFonts w:hint="cs"/>
          <w:rtl/>
        </w:rPr>
        <w:t>]</w:t>
      </w:r>
      <w:r w:rsidR="00515709" w:rsidRPr="00CE03C4">
        <w:rPr>
          <w:rFonts w:hint="cs"/>
          <w:rtl/>
        </w:rPr>
        <w:t xml:space="preserve"> </w:t>
      </w:r>
      <w:r w:rsidR="00515709">
        <w:rPr>
          <w:rFonts w:hint="cs"/>
          <w:rtl/>
        </w:rPr>
        <w:t>הן נצמדו אליו ולרגע נבלע ב</w:t>
      </w:r>
      <w:r w:rsidR="00B911F0">
        <w:rPr>
          <w:rFonts w:hint="cs"/>
          <w:rtl/>
        </w:rPr>
        <w:t>קהלן</w:t>
      </w:r>
      <w:r w:rsidR="00515709">
        <w:rPr>
          <w:rFonts w:hint="cs"/>
          <w:rtl/>
        </w:rPr>
        <w:t xml:space="preserve">, </w:t>
      </w:r>
      <w:r w:rsidR="0057203F">
        <w:rPr>
          <w:rFonts w:hint="cs"/>
          <w:rtl/>
        </w:rPr>
        <w:t>רק</w:t>
      </w:r>
      <w:r w:rsidR="00515709">
        <w:rPr>
          <w:rFonts w:hint="cs"/>
          <w:rtl/>
        </w:rPr>
        <w:t xml:space="preserve"> קודקוד ראשו </w:t>
      </w:r>
      <w:r w:rsidR="0009717A">
        <w:rPr>
          <w:rFonts w:hint="cs"/>
          <w:rtl/>
        </w:rPr>
        <w:t>בצבץ מבי</w:t>
      </w:r>
      <w:r w:rsidR="0057203F">
        <w:rPr>
          <w:rFonts w:hint="cs"/>
          <w:rtl/>
        </w:rPr>
        <w:t>ניהן</w:t>
      </w:r>
      <w:r w:rsidR="0009717A">
        <w:rPr>
          <w:rFonts w:hint="cs"/>
          <w:rtl/>
        </w:rPr>
        <w:t xml:space="preserve"> וסאקורה נדחפה ביניהן</w:t>
      </w:r>
      <w:r w:rsidR="00B911F0">
        <w:rPr>
          <w:rFonts w:hint="cs"/>
          <w:rtl/>
        </w:rPr>
        <w:t>.</w:t>
      </w:r>
      <w:r>
        <w:rPr>
          <w:rFonts w:hint="cs"/>
          <w:rtl/>
        </w:rPr>
        <w:t xml:space="preserve"> </w:t>
      </w:r>
      <w:r w:rsidR="00EC762A">
        <w:rPr>
          <w:rFonts w:hint="cs"/>
          <w:rtl/>
        </w:rPr>
        <w:t>ה</w:t>
      </w:r>
      <w:r w:rsidR="008C0E07">
        <w:rPr>
          <w:rFonts w:hint="cs"/>
          <w:rtl/>
        </w:rPr>
        <w:t>ן</w:t>
      </w:r>
      <w:r w:rsidR="00EC762A">
        <w:rPr>
          <w:rFonts w:hint="cs"/>
          <w:rtl/>
        </w:rPr>
        <w:t xml:space="preserve"> נגעו בשיער שלו, ליטפ</w:t>
      </w:r>
      <w:r w:rsidR="00A16D69">
        <w:rPr>
          <w:rFonts w:hint="cs"/>
          <w:rtl/>
        </w:rPr>
        <w:t>ו את גבותיו השקופות</w:t>
      </w:r>
      <w:r w:rsidR="000101E2" w:rsidRPr="000101E2">
        <w:rPr>
          <w:rFonts w:cs="Times New Roman"/>
          <w:rtl/>
        </w:rPr>
        <w:t xml:space="preserve">, תופפו </w:t>
      </w:r>
      <w:bookmarkStart w:id="234" w:name="_Hlk535826149"/>
      <w:r w:rsidR="000101E2" w:rsidRPr="000101E2">
        <w:rPr>
          <w:rFonts w:cs="Times New Roman"/>
          <w:rtl/>
        </w:rPr>
        <w:t>ב</w:t>
      </w:r>
      <w:r w:rsidR="000101E2">
        <w:rPr>
          <w:rFonts w:cs="Times New Roman" w:hint="cs"/>
          <w:rtl/>
        </w:rPr>
        <w:t>ציפורני</w:t>
      </w:r>
      <w:r w:rsidR="000101E2" w:rsidRPr="000101E2">
        <w:rPr>
          <w:rFonts w:cs="Times New Roman"/>
          <w:rtl/>
        </w:rPr>
        <w:t xml:space="preserve">הן </w:t>
      </w:r>
      <w:bookmarkEnd w:id="234"/>
      <w:r w:rsidR="000101E2" w:rsidRPr="000101E2">
        <w:rPr>
          <w:rFonts w:cs="Times New Roman"/>
          <w:rtl/>
        </w:rPr>
        <w:t xml:space="preserve">המטופחות </w:t>
      </w:r>
      <w:r w:rsidR="000101E2">
        <w:rPr>
          <w:rFonts w:hint="cs"/>
          <w:rtl/>
        </w:rPr>
        <w:t>[</w:t>
      </w:r>
      <w:r w:rsidR="000101E2">
        <w:t>perfectly manicured</w:t>
      </w:r>
      <w:r w:rsidR="000101E2">
        <w:rPr>
          <w:rFonts w:hint="cs"/>
          <w:rtl/>
        </w:rPr>
        <w:t xml:space="preserve">] </w:t>
      </w:r>
      <w:r w:rsidR="000101E2" w:rsidRPr="000101E2">
        <w:rPr>
          <w:rFonts w:cs="Times New Roman"/>
          <w:rtl/>
        </w:rPr>
        <w:t>על פניו, וכשצחקקו לנוכח הבעתו האומללה,</w:t>
      </w:r>
      <w:r w:rsidR="006B6AAA">
        <w:rPr>
          <w:rFonts w:cs="Times New Roman"/>
          <w:rtl/>
        </w:rPr>
        <w:t xml:space="preserve"> </w:t>
      </w:r>
      <w:r w:rsidR="000101E2" w:rsidRPr="000101E2">
        <w:rPr>
          <w:rFonts w:cs="Times New Roman"/>
          <w:rtl/>
        </w:rPr>
        <w:t>כיסו את פיהן בכף יד עדינה</w:t>
      </w:r>
      <w:r w:rsidR="000101E2">
        <w:rPr>
          <w:rFonts w:cs="Times New Roman" w:hint="cs"/>
          <w:rtl/>
        </w:rPr>
        <w:t xml:space="preserve">. </w:t>
      </w:r>
      <w:r w:rsidR="00BE5EB3">
        <w:rPr>
          <w:rFonts w:cs="Times New Roman" w:hint="cs"/>
          <w:rtl/>
        </w:rPr>
        <w:t>כש</w:t>
      </w:r>
      <w:r w:rsidR="00EC762A">
        <w:rPr>
          <w:rFonts w:hint="cs"/>
          <w:rtl/>
        </w:rPr>
        <w:t>ס</w:t>
      </w:r>
      <w:r w:rsidR="001D1BE1">
        <w:rPr>
          <w:rFonts w:hint="cs"/>
          <w:rtl/>
        </w:rPr>
        <w:t>י</w:t>
      </w:r>
      <w:r w:rsidR="00EC762A">
        <w:rPr>
          <w:rFonts w:hint="cs"/>
          <w:rtl/>
        </w:rPr>
        <w:t>רב ל</w:t>
      </w:r>
      <w:r w:rsidR="008C0E07">
        <w:rPr>
          <w:rFonts w:hint="cs"/>
          <w:rtl/>
        </w:rPr>
        <w:t>וורודת השיער ה</w:t>
      </w:r>
      <w:r w:rsidR="00EC762A">
        <w:rPr>
          <w:rFonts w:hint="cs"/>
          <w:rtl/>
        </w:rPr>
        <w:t>אחרונה</w:t>
      </w:r>
      <w:r w:rsidR="00BE5EB3">
        <w:rPr>
          <w:rFonts w:hint="cs"/>
          <w:rtl/>
        </w:rPr>
        <w:t xml:space="preserve"> </w:t>
      </w:r>
      <w:r w:rsidR="00EC762A">
        <w:rPr>
          <w:rFonts w:hint="cs"/>
          <w:rtl/>
        </w:rPr>
        <w:t>האף הקטן שלה רעד</w:t>
      </w:r>
      <w:r w:rsidR="000101E2">
        <w:rPr>
          <w:rFonts w:hint="cs"/>
          <w:rtl/>
        </w:rPr>
        <w:t>,</w:t>
      </w:r>
      <w:r w:rsidR="00EC762A">
        <w:rPr>
          <w:rFonts w:hint="cs"/>
          <w:rtl/>
        </w:rPr>
        <w:t xml:space="preserve"> </w:t>
      </w:r>
      <w:r w:rsidR="000101E2">
        <w:rPr>
          <w:rFonts w:hint="cs"/>
          <w:rtl/>
        </w:rPr>
        <w:t>ו</w:t>
      </w:r>
      <w:r w:rsidR="00EC762A">
        <w:rPr>
          <w:rFonts w:hint="cs"/>
          <w:rtl/>
        </w:rPr>
        <w:t>הוא התנצל ככל יכ</w:t>
      </w:r>
      <w:r w:rsidR="001D1BE1">
        <w:rPr>
          <w:rFonts w:hint="cs"/>
          <w:rtl/>
        </w:rPr>
        <w:t>ו</w:t>
      </w:r>
      <w:r w:rsidR="00EC762A">
        <w:rPr>
          <w:rFonts w:hint="cs"/>
          <w:rtl/>
        </w:rPr>
        <w:t>לתו</w:t>
      </w:r>
      <w:r w:rsidR="000101E2">
        <w:rPr>
          <w:rFonts w:hint="cs"/>
          <w:rtl/>
        </w:rPr>
        <w:t>.</w:t>
      </w:r>
      <w:r w:rsidR="00EC762A">
        <w:rPr>
          <w:rFonts w:hint="cs"/>
          <w:rtl/>
        </w:rPr>
        <w:t xml:space="preserve"> היא </w:t>
      </w:r>
      <w:r w:rsidR="00B911F0">
        <w:rPr>
          <w:rFonts w:hint="cs"/>
          <w:rtl/>
        </w:rPr>
        <w:t>רפרפה</w:t>
      </w:r>
      <w:r w:rsidR="0057203F">
        <w:rPr>
          <w:rFonts w:hint="cs"/>
          <w:rtl/>
        </w:rPr>
        <w:t xml:space="preserve"> </w:t>
      </w:r>
      <w:r w:rsidR="00B911F0">
        <w:rPr>
          <w:rFonts w:hint="cs"/>
          <w:rtl/>
        </w:rPr>
        <w:t>על</w:t>
      </w:r>
      <w:r w:rsidR="00EC762A">
        <w:rPr>
          <w:rFonts w:hint="cs"/>
          <w:rtl/>
        </w:rPr>
        <w:t xml:space="preserve"> גבות</w:t>
      </w:r>
      <w:r w:rsidR="0057203F">
        <w:rPr>
          <w:rFonts w:hint="cs"/>
          <w:rtl/>
        </w:rPr>
        <w:t>יו</w:t>
      </w:r>
      <w:r w:rsidR="00EC762A">
        <w:rPr>
          <w:rFonts w:hint="cs"/>
          <w:rtl/>
        </w:rPr>
        <w:t xml:space="preserve"> </w:t>
      </w:r>
      <w:r w:rsidR="008C0E07">
        <w:rPr>
          <w:rFonts w:hint="cs"/>
          <w:rtl/>
        </w:rPr>
        <w:t>באצבעות קרירות,</w:t>
      </w:r>
      <w:r w:rsidR="00EC762A">
        <w:rPr>
          <w:rFonts w:hint="cs"/>
          <w:rtl/>
        </w:rPr>
        <w:t xml:space="preserve"> עצמה את עיניו ול</w:t>
      </w:r>
      <w:r w:rsidR="001D1BE1">
        <w:rPr>
          <w:rFonts w:hint="cs"/>
          <w:rtl/>
        </w:rPr>
        <w:t>י</w:t>
      </w:r>
      <w:r w:rsidR="00EC762A">
        <w:rPr>
          <w:rFonts w:hint="cs"/>
          <w:rtl/>
        </w:rPr>
        <w:t>טפה</w:t>
      </w:r>
      <w:r w:rsidR="008C0E07">
        <w:rPr>
          <w:rFonts w:hint="cs"/>
          <w:rtl/>
        </w:rPr>
        <w:t xml:space="preserve"> ברכות</w:t>
      </w:r>
      <w:r w:rsidR="00EC762A">
        <w:rPr>
          <w:rFonts w:hint="cs"/>
          <w:rtl/>
        </w:rPr>
        <w:t xml:space="preserve"> את</w:t>
      </w:r>
      <w:r w:rsidR="00B911F0">
        <w:rPr>
          <w:rFonts w:hint="cs"/>
          <w:rtl/>
        </w:rPr>
        <w:t xml:space="preserve"> גם</w:t>
      </w:r>
      <w:r w:rsidR="00EC762A">
        <w:rPr>
          <w:rFonts w:hint="cs"/>
          <w:rtl/>
        </w:rPr>
        <w:t xml:space="preserve"> ריסיו</w:t>
      </w:r>
      <w:r w:rsidR="0009717A">
        <w:rPr>
          <w:rFonts w:hint="cs"/>
          <w:rtl/>
        </w:rPr>
        <w:t>. לבסוף</w:t>
      </w:r>
      <w:r w:rsidR="00EC762A">
        <w:rPr>
          <w:rFonts w:hint="cs"/>
          <w:rtl/>
        </w:rPr>
        <w:t xml:space="preserve"> </w:t>
      </w:r>
      <w:r w:rsidR="00B119C9">
        <w:rPr>
          <w:rFonts w:hint="cs"/>
          <w:rtl/>
        </w:rPr>
        <w:t xml:space="preserve">הרעיפה עליו תשורה קטנה </w:t>
      </w:r>
      <w:r w:rsidR="00B119C9">
        <w:rPr>
          <w:rtl/>
        </w:rPr>
        <w:t>–</w:t>
      </w:r>
      <w:r w:rsidR="00B119C9">
        <w:rPr>
          <w:rFonts w:hint="cs"/>
          <w:rtl/>
        </w:rPr>
        <w:t xml:space="preserve"> קליידוסקופ מאנגקיו, </w:t>
      </w:r>
      <w:r w:rsidR="0009717A">
        <w:rPr>
          <w:rFonts w:hint="cs"/>
          <w:rtl/>
        </w:rPr>
        <w:t>שנאסף</w:t>
      </w:r>
      <w:r w:rsidR="00B119C9">
        <w:rPr>
          <w:rFonts w:hint="cs"/>
          <w:rtl/>
        </w:rPr>
        <w:t xml:space="preserve"> בתיק של סאקורה </w:t>
      </w:r>
      <w:r w:rsidR="00BE5EB3">
        <w:rPr>
          <w:rFonts w:hint="cs"/>
          <w:rtl/>
        </w:rPr>
        <w:t>עם</w:t>
      </w:r>
      <w:r w:rsidR="008A2E5C">
        <w:rPr>
          <w:rFonts w:hint="cs"/>
          <w:rtl/>
        </w:rPr>
        <w:t xml:space="preserve"> התשורות ה</w:t>
      </w:r>
      <w:r w:rsidR="00B119C9">
        <w:rPr>
          <w:rFonts w:hint="cs"/>
          <w:rtl/>
        </w:rPr>
        <w:t>קודמות שקיבל, כדורי אוטדאמה לג'אגלינג ומשרוקית פוּאה וסביבוני קוֹמה וסטים של אוריגמי</w:t>
      </w:r>
      <w:r w:rsidR="007E040F">
        <w:rPr>
          <w:rFonts w:hint="cs"/>
          <w:rtl/>
        </w:rPr>
        <w:t xml:space="preserve"> </w:t>
      </w:r>
      <w:r w:rsidR="007E040F">
        <w:rPr>
          <w:rtl/>
        </w:rPr>
        <w:t>–</w:t>
      </w:r>
      <w:r w:rsidR="007E040F">
        <w:rPr>
          <w:rFonts w:hint="cs"/>
          <w:rtl/>
        </w:rPr>
        <w:t xml:space="preserve"> ב</w:t>
      </w:r>
      <w:r w:rsidR="0009717A">
        <w:rPr>
          <w:rFonts w:hint="cs"/>
          <w:rtl/>
        </w:rPr>
        <w:t>סוף</w:t>
      </w:r>
      <w:r w:rsidR="007E040F">
        <w:rPr>
          <w:rFonts w:hint="cs"/>
          <w:rtl/>
        </w:rPr>
        <w:t xml:space="preserve"> </w:t>
      </w:r>
      <w:r w:rsidR="0009717A">
        <w:rPr>
          <w:rFonts w:hint="cs"/>
          <w:rtl/>
        </w:rPr>
        <w:t>ה</w:t>
      </w:r>
      <w:r w:rsidR="007E040F">
        <w:rPr>
          <w:rFonts w:hint="cs"/>
          <w:rtl/>
        </w:rPr>
        <w:t xml:space="preserve">יום </w:t>
      </w:r>
      <w:r w:rsidR="000101E2" w:rsidRPr="000101E2">
        <w:rPr>
          <w:rFonts w:cs="Times New Roman"/>
          <w:rtl/>
        </w:rPr>
        <w:t>נמסר</w:t>
      </w:r>
      <w:r w:rsidR="00483BB1">
        <w:rPr>
          <w:rFonts w:hint="cs"/>
          <w:rtl/>
        </w:rPr>
        <w:t xml:space="preserve"> הכול </w:t>
      </w:r>
      <w:r w:rsidR="00B119C9">
        <w:rPr>
          <w:rFonts w:hint="cs"/>
          <w:rtl/>
        </w:rPr>
        <w:t>לסבתה.</w:t>
      </w:r>
      <w:r w:rsidR="00D61C3D">
        <w:rPr>
          <w:rFonts w:hint="cs"/>
          <w:rtl/>
        </w:rPr>
        <w:t xml:space="preserve"> </w:t>
      </w:r>
    </w:p>
    <w:p w14:paraId="0DCB4283" w14:textId="44F96549" w:rsidR="00833F8D" w:rsidRDefault="00D61C3D" w:rsidP="00D61C3D">
      <w:pPr>
        <w:rPr>
          <w:rtl/>
        </w:rPr>
      </w:pPr>
      <w:r w:rsidRPr="00D61C3D">
        <w:rPr>
          <w:rFonts w:cs="Times New Roman"/>
          <w:rtl/>
        </w:rPr>
        <w:t>נערה לבושה בחצאית סקוטית העניקה לו</w:t>
      </w:r>
      <w:r w:rsidR="006B6AAA">
        <w:rPr>
          <w:rFonts w:cs="Times New Roman" w:hint="cs"/>
          <w:rtl/>
        </w:rPr>
        <w:t xml:space="preserve"> </w:t>
      </w:r>
      <w:r w:rsidR="00973933">
        <w:rPr>
          <w:rFonts w:hint="cs"/>
          <w:rtl/>
        </w:rPr>
        <w:t>לחמניית נינגיו-יאקי בצורת בובה</w:t>
      </w:r>
      <w:r w:rsidR="00C906E1" w:rsidRPr="00C906E1">
        <w:rPr>
          <w:rFonts w:cs="Times New Roman"/>
          <w:rtl/>
        </w:rPr>
        <w:t>, והצטרפ</w:t>
      </w:r>
      <w:r w:rsidRPr="00D61C3D">
        <w:rPr>
          <w:rFonts w:cs="Times New Roman"/>
          <w:rtl/>
        </w:rPr>
        <w:t>ה עם חברותיה</w:t>
      </w:r>
      <w:r w:rsidR="00C906E1" w:rsidRPr="00C906E1">
        <w:rPr>
          <w:rFonts w:cs="Times New Roman"/>
          <w:rtl/>
        </w:rPr>
        <w:t xml:space="preserve"> ל</w:t>
      </w:r>
      <w:r w:rsidRPr="00D61C3D">
        <w:rPr>
          <w:rFonts w:cs="Times New Roman"/>
          <w:rtl/>
        </w:rPr>
        <w:t>מרדף</w:t>
      </w:r>
      <w:r w:rsidR="00C906E1" w:rsidRPr="00C906E1">
        <w:rPr>
          <w:rFonts w:cs="Times New Roman"/>
          <w:rtl/>
        </w:rPr>
        <w:t xml:space="preserve"> אחר החיה הפרוותית חסרת</w:t>
      </w:r>
      <w:r w:rsidR="00FC7840">
        <w:rPr>
          <w:rFonts w:cs="Times New Roman" w:hint="cs"/>
          <w:rtl/>
        </w:rPr>
        <w:t xml:space="preserve"> </w:t>
      </w:r>
      <w:r w:rsidR="00C906E1" w:rsidRPr="00C906E1">
        <w:rPr>
          <w:rFonts w:cs="Times New Roman"/>
          <w:rtl/>
        </w:rPr>
        <w:t>הפה</w:t>
      </w:r>
      <w:r w:rsidR="00973933">
        <w:rPr>
          <w:rFonts w:hint="cs"/>
          <w:rtl/>
        </w:rPr>
        <w:t xml:space="preserve">. </w:t>
      </w:r>
    </w:p>
    <w:p w14:paraId="49C3622C" w14:textId="77777777" w:rsidR="00BC64D0" w:rsidRDefault="00BC64D0" w:rsidP="00833F8D">
      <w:pPr>
        <w:rPr>
          <w:rtl/>
        </w:rPr>
      </w:pPr>
      <w:r>
        <w:rPr>
          <w:rFonts w:hint="cs"/>
          <w:rtl/>
        </w:rPr>
        <w:t>[</w:t>
      </w:r>
    </w:p>
    <w:p w14:paraId="679A0FDE" w14:textId="77777777" w:rsidR="00BC64D0" w:rsidRDefault="00BC64D0" w:rsidP="00BC64D0">
      <w:r>
        <w:t>Kaminari-okoshi - Japanese sweet of popped rice, Nyngyou-yaki - small bun stuffed with beans paste,</w:t>
      </w:r>
      <w:r>
        <w:rPr>
          <w:rFonts w:cs="Times New Roman"/>
          <w:rtl/>
        </w:rPr>
        <w:t xml:space="preserve">. </w:t>
      </w:r>
    </w:p>
    <w:p w14:paraId="1C5FA858" w14:textId="77777777" w:rsidR="00BC64D0" w:rsidRDefault="00BC64D0" w:rsidP="00BC64D0">
      <w:pPr>
        <w:rPr>
          <w:rtl/>
        </w:rPr>
      </w:pPr>
      <w:r>
        <w:rPr>
          <w:rFonts w:cs="Times New Roman"/>
          <w:rtl/>
        </w:rPr>
        <w:t xml:space="preserve"> </w:t>
      </w:r>
      <w:hyperlink r:id="rId159" w:history="1">
        <w:r w:rsidR="00F200F7" w:rsidRPr="00BF1AA9">
          <w:rPr>
            <w:rStyle w:val="Hyperlink"/>
            <w:rFonts w:cs="Times New Roman"/>
          </w:rPr>
          <w:t>http://www.centreforglobaleducation.org/documents/artefacts/Japan%20Artefacts%20Box.pdf</w:t>
        </w:r>
      </w:hyperlink>
      <w:r w:rsidR="00F200F7">
        <w:rPr>
          <w:rFonts w:cs="Times New Roman" w:hint="cs"/>
          <w:rtl/>
        </w:rPr>
        <w:t xml:space="preserve"> </w:t>
      </w:r>
      <w:r w:rsidR="00F200F7">
        <w:rPr>
          <w:rFonts w:cs="Times New Roman"/>
          <w:rtl/>
        </w:rPr>
        <w:t>–</w:t>
      </w:r>
      <w:r w:rsidR="00F200F7">
        <w:rPr>
          <w:rFonts w:cs="Times New Roman" w:hint="cs"/>
          <w:rtl/>
        </w:rPr>
        <w:t xml:space="preserve"> גם הורדתי את זה.</w:t>
      </w:r>
    </w:p>
    <w:p w14:paraId="1CC9F2A4" w14:textId="77777777" w:rsidR="00BC64D0" w:rsidRDefault="00BC64D0" w:rsidP="00833F8D">
      <w:pPr>
        <w:rPr>
          <w:rtl/>
        </w:rPr>
      </w:pPr>
      <w:r>
        <w:rPr>
          <w:rFonts w:hint="cs"/>
          <w:rtl/>
        </w:rPr>
        <w:t>]</w:t>
      </w:r>
    </w:p>
    <w:p w14:paraId="0A6E39AD" w14:textId="60FE9688" w:rsidR="008F2426" w:rsidRDefault="00833F8D" w:rsidP="0009717A">
      <w:pPr>
        <w:rPr>
          <w:rtl/>
        </w:rPr>
      </w:pPr>
      <w:r>
        <w:rPr>
          <w:rFonts w:hint="cs"/>
          <w:rtl/>
        </w:rPr>
        <w:t>"תראי אותן</w:t>
      </w:r>
      <w:r w:rsidR="008F2426">
        <w:rPr>
          <w:rFonts w:hint="cs"/>
          <w:rtl/>
        </w:rPr>
        <w:t xml:space="preserve">," הוא </w:t>
      </w:r>
      <w:r w:rsidR="00536B3F">
        <w:rPr>
          <w:rFonts w:hint="cs"/>
          <w:rtl/>
        </w:rPr>
        <w:t>התאמ</w:t>
      </w:r>
      <w:r w:rsidR="008A2E5C">
        <w:rPr>
          <w:rFonts w:hint="cs"/>
          <w:rtl/>
        </w:rPr>
        <w:t>ץ</w:t>
      </w:r>
      <w:r w:rsidR="0009717A">
        <w:rPr>
          <w:rFonts w:hint="cs"/>
          <w:rtl/>
        </w:rPr>
        <w:t xml:space="preserve"> </w:t>
      </w:r>
      <w:r w:rsidR="00FB7B97" w:rsidRPr="00FB7B97">
        <w:rPr>
          <w:rFonts w:cs="Times New Roman"/>
          <w:rtl/>
        </w:rPr>
        <w:t>השיב לעצמו</w:t>
      </w:r>
      <w:r w:rsidR="00FB7B97">
        <w:rPr>
          <w:rFonts w:cs="Times New Roman" w:hint="cs"/>
          <w:rtl/>
        </w:rPr>
        <w:t xml:space="preserve"> [</w:t>
      </w:r>
      <w:r w:rsidR="0009717A">
        <w:rPr>
          <w:rFonts w:hint="cs"/>
          <w:rtl/>
        </w:rPr>
        <w:t>ל</w:t>
      </w:r>
      <w:r w:rsidR="00536B3F">
        <w:rPr>
          <w:rFonts w:hint="cs"/>
          <w:rtl/>
        </w:rPr>
        <w:t>שקם</w:t>
      </w:r>
      <w:r w:rsidR="00FB7B97">
        <w:rPr>
          <w:rFonts w:hint="cs"/>
          <w:rtl/>
        </w:rPr>
        <w:t xml:space="preserve"> </w:t>
      </w:r>
      <w:r w:rsidR="0009717A">
        <w:t>recover</w:t>
      </w:r>
      <w:r w:rsidR="00536B3F">
        <w:t xml:space="preserve"> his indifferent expression</w:t>
      </w:r>
      <w:r w:rsidR="0057203F">
        <w:rPr>
          <w:rFonts w:hint="cs"/>
          <w:rtl/>
        </w:rPr>
        <w:t>]</w:t>
      </w:r>
      <w:r w:rsidR="0009717A">
        <w:rPr>
          <w:rFonts w:hint="cs"/>
          <w:rtl/>
        </w:rPr>
        <w:t xml:space="preserve"> את</w:t>
      </w:r>
      <w:r w:rsidR="009564E3">
        <w:rPr>
          <w:rFonts w:hint="cs"/>
          <w:rtl/>
        </w:rPr>
        <w:t xml:space="preserve"> </w:t>
      </w:r>
      <w:r w:rsidR="00536B3F">
        <w:rPr>
          <w:rFonts w:hint="cs"/>
          <w:rtl/>
        </w:rPr>
        <w:t>שוויון</w:t>
      </w:r>
      <w:r w:rsidR="00FC7840">
        <w:rPr>
          <w:rFonts w:hint="cs"/>
          <w:rtl/>
        </w:rPr>
        <w:t xml:space="preserve"> </w:t>
      </w:r>
      <w:r w:rsidR="00536B3F">
        <w:rPr>
          <w:rFonts w:hint="cs"/>
          <w:rtl/>
        </w:rPr>
        <w:t>נפשו</w:t>
      </w:r>
      <w:r w:rsidR="008F2426">
        <w:rPr>
          <w:rFonts w:hint="cs"/>
          <w:rtl/>
        </w:rPr>
        <w:t>, "מ</w:t>
      </w:r>
      <w:r w:rsidR="00F94BCC">
        <w:rPr>
          <w:rFonts w:hint="cs"/>
          <w:rtl/>
        </w:rPr>
        <w:t>תעקשות לדבוק במלאכותיות</w:t>
      </w:r>
      <w:r w:rsidR="00FF7968">
        <w:rPr>
          <w:rFonts w:hint="cs"/>
          <w:rtl/>
        </w:rPr>
        <w:t xml:space="preserve"> מזויפת</w:t>
      </w:r>
      <w:r w:rsidR="00F94BCC">
        <w:rPr>
          <w:rFonts w:hint="cs"/>
          <w:rtl/>
        </w:rPr>
        <w:t xml:space="preserve">, </w:t>
      </w:r>
      <w:r w:rsidR="00FF7968">
        <w:rPr>
          <w:rFonts w:hint="cs"/>
          <w:rtl/>
        </w:rPr>
        <w:t>לה</w:t>
      </w:r>
      <w:r w:rsidR="00FC7840">
        <w:rPr>
          <w:rFonts w:hint="cs"/>
          <w:rtl/>
        </w:rPr>
        <w:t>י</w:t>
      </w:r>
      <w:r w:rsidR="00FF7968">
        <w:rPr>
          <w:rFonts w:hint="cs"/>
          <w:rtl/>
        </w:rPr>
        <w:t xml:space="preserve">תלות בנחמות כוזבות, </w:t>
      </w:r>
      <w:r w:rsidR="00F94BCC">
        <w:rPr>
          <w:rFonts w:hint="cs"/>
          <w:rtl/>
        </w:rPr>
        <w:t>להתעלם מהמציאות</w:t>
      </w:r>
      <w:r w:rsidR="008F2426">
        <w:rPr>
          <w:rFonts w:hint="cs"/>
          <w:rtl/>
        </w:rPr>
        <w:t>."</w:t>
      </w:r>
    </w:p>
    <w:p w14:paraId="41A748E3" w14:textId="77777777" w:rsidR="008F2426" w:rsidRDefault="008F2426" w:rsidP="008F2426">
      <w:pPr>
        <w:rPr>
          <w:rtl/>
        </w:rPr>
      </w:pPr>
      <w:r>
        <w:rPr>
          <w:rFonts w:hint="cs"/>
          <w:rtl/>
        </w:rPr>
        <w:t>"ומהי המציאות?"</w:t>
      </w:r>
    </w:p>
    <w:p w14:paraId="48D6604B" w14:textId="5CDA5E89" w:rsidR="00973933" w:rsidRDefault="00973933" w:rsidP="00973933">
      <w:pPr>
        <w:rPr>
          <w:rtl/>
        </w:rPr>
      </w:pPr>
      <w:r>
        <w:rPr>
          <w:rFonts w:hint="cs"/>
          <w:rtl/>
        </w:rPr>
        <w:t>"מרובת</w:t>
      </w:r>
      <w:r w:rsidR="00FC7840">
        <w:rPr>
          <w:rFonts w:hint="cs"/>
          <w:rtl/>
        </w:rPr>
        <w:t xml:space="preserve"> </w:t>
      </w:r>
      <w:r>
        <w:rPr>
          <w:rFonts w:hint="cs"/>
          <w:rtl/>
        </w:rPr>
        <w:t>פנים." הוא בצע את צוואר הלחמנ</w:t>
      </w:r>
      <w:r w:rsidR="00FC7840">
        <w:rPr>
          <w:rFonts w:hint="cs"/>
          <w:rtl/>
        </w:rPr>
        <w:t>י</w:t>
      </w:r>
      <w:r>
        <w:rPr>
          <w:rFonts w:hint="cs"/>
          <w:rtl/>
        </w:rPr>
        <w:t>יה</w:t>
      </w:r>
      <w:r w:rsidR="00536B3F">
        <w:rPr>
          <w:rFonts w:hint="cs"/>
          <w:rtl/>
        </w:rPr>
        <w:t>-בובה</w:t>
      </w:r>
      <w:r>
        <w:rPr>
          <w:rFonts w:hint="cs"/>
          <w:rtl/>
        </w:rPr>
        <w:t xml:space="preserve"> ואת </w:t>
      </w:r>
      <w:r w:rsidR="00FB7B97" w:rsidRPr="00FB7B97">
        <w:rPr>
          <w:rFonts w:cs="Times New Roman"/>
          <w:rtl/>
        </w:rPr>
        <w:t>ראש</w:t>
      </w:r>
      <w:r>
        <w:rPr>
          <w:rFonts w:hint="cs"/>
          <w:rtl/>
        </w:rPr>
        <w:t xml:space="preserve">ה נתן לסאקורה, שגילתה </w:t>
      </w:r>
      <w:r w:rsidR="00536B3F">
        <w:rPr>
          <w:rFonts w:hint="cs"/>
          <w:rtl/>
        </w:rPr>
        <w:t>בתוכ</w:t>
      </w:r>
      <w:r w:rsidR="001A1722">
        <w:rPr>
          <w:rFonts w:hint="cs"/>
          <w:rtl/>
        </w:rPr>
        <w:t>ו</w:t>
      </w:r>
      <w:r>
        <w:rPr>
          <w:rFonts w:hint="cs"/>
          <w:rtl/>
        </w:rPr>
        <w:t xml:space="preserve"> ממרח שעועית מתוק.</w:t>
      </w:r>
    </w:p>
    <w:p w14:paraId="329A7C1D" w14:textId="5F796606" w:rsidR="00973933" w:rsidRDefault="00973933" w:rsidP="00973933">
      <w:pPr>
        <w:rPr>
          <w:rtl/>
        </w:rPr>
      </w:pPr>
      <w:r>
        <w:rPr>
          <w:rFonts w:hint="cs"/>
          <w:rtl/>
        </w:rPr>
        <w:t>"איזה פנים, למשל?"</w:t>
      </w:r>
    </w:p>
    <w:p w14:paraId="3AA3B5E4" w14:textId="25B1C3E6" w:rsidR="001A1722" w:rsidRDefault="008F2426" w:rsidP="008F2426">
      <w:pPr>
        <w:rPr>
          <w:rtl/>
        </w:rPr>
      </w:pPr>
      <w:r>
        <w:rPr>
          <w:rFonts w:hint="cs"/>
          <w:rtl/>
        </w:rPr>
        <w:t>"</w:t>
      </w:r>
      <w:r w:rsidR="00973933">
        <w:rPr>
          <w:rFonts w:hint="cs"/>
          <w:rtl/>
        </w:rPr>
        <w:t>למשל,</w:t>
      </w:r>
      <w:r w:rsidR="00B40BDC">
        <w:rPr>
          <w:rFonts w:hint="cs"/>
          <w:rtl/>
        </w:rPr>
        <w:t xml:space="preserve"> </w:t>
      </w:r>
      <w:r w:rsidR="00FF7968">
        <w:rPr>
          <w:rFonts w:hint="cs"/>
          <w:rtl/>
        </w:rPr>
        <w:t>ש</w:t>
      </w:r>
      <w:r w:rsidR="00900160">
        <w:rPr>
          <w:rFonts w:hint="cs"/>
          <w:rtl/>
        </w:rPr>
        <w:t xml:space="preserve">מתחת לתחפושת </w:t>
      </w:r>
      <w:r w:rsidR="00536B3F">
        <w:rPr>
          <w:rFonts w:hint="cs"/>
          <w:rtl/>
        </w:rPr>
        <w:t>המהלכת העצומה הזאת שהן ר</w:t>
      </w:r>
      <w:r w:rsidR="001A1722" w:rsidRPr="001A1722">
        <w:rPr>
          <w:rFonts w:cs="Times New Roman"/>
          <w:rtl/>
        </w:rPr>
        <w:t>ודפ</w:t>
      </w:r>
      <w:r w:rsidR="00536B3F">
        <w:rPr>
          <w:rFonts w:hint="cs"/>
          <w:rtl/>
        </w:rPr>
        <w:t xml:space="preserve">ות אחריה </w:t>
      </w:r>
      <w:r w:rsidR="007122EF">
        <w:rPr>
          <w:rFonts w:hint="cs"/>
          <w:rtl/>
        </w:rPr>
        <w:t>נמצא</w:t>
      </w:r>
      <w:r w:rsidR="00900160">
        <w:rPr>
          <w:rFonts w:hint="cs"/>
          <w:rtl/>
        </w:rPr>
        <w:t xml:space="preserve"> גבר מגודל."</w:t>
      </w:r>
      <w:r w:rsidR="0039005E">
        <w:rPr>
          <w:rFonts w:hint="cs"/>
          <w:rtl/>
        </w:rPr>
        <w:t xml:space="preserve"> </w:t>
      </w:r>
    </w:p>
    <w:p w14:paraId="35DE72DB" w14:textId="5054FD8B" w:rsidR="001A1722" w:rsidRDefault="0039005E" w:rsidP="001A1722">
      <w:pPr>
        <w:rPr>
          <w:rtl/>
        </w:rPr>
      </w:pPr>
      <w:r>
        <w:rPr>
          <w:rFonts w:hint="cs"/>
          <w:rtl/>
        </w:rPr>
        <w:t xml:space="preserve">קולו היה מאופק, </w:t>
      </w:r>
      <w:r w:rsidR="001A1722" w:rsidRPr="001A1722">
        <w:rPr>
          <w:rFonts w:cs="Times New Roman"/>
          <w:rtl/>
        </w:rPr>
        <w:t>לעיתים קרובות הנחיל לה מפח</w:t>
      </w:r>
      <w:r w:rsidR="00FC7840">
        <w:rPr>
          <w:rFonts w:cs="Times New Roman" w:hint="cs"/>
          <w:rtl/>
        </w:rPr>
        <w:t xml:space="preserve"> </w:t>
      </w:r>
      <w:r w:rsidR="001A1722" w:rsidRPr="001A1722">
        <w:rPr>
          <w:rFonts w:cs="Times New Roman"/>
          <w:rtl/>
        </w:rPr>
        <w:t>נפש בחוסר הבנתו</w:t>
      </w:r>
      <w:r>
        <w:rPr>
          <w:rFonts w:hint="cs"/>
          <w:rtl/>
        </w:rPr>
        <w:t>.</w:t>
      </w:r>
      <w:r w:rsidR="001A1722">
        <w:rPr>
          <w:rFonts w:hint="cs"/>
          <w:rtl/>
        </w:rPr>
        <w:t xml:space="preserve"> </w:t>
      </w:r>
      <w:r w:rsidR="00900160">
        <w:rPr>
          <w:rFonts w:hint="cs"/>
          <w:rtl/>
        </w:rPr>
        <w:t>"</w:t>
      </w:r>
      <w:r w:rsidR="008F2426">
        <w:rPr>
          <w:rFonts w:hint="cs"/>
          <w:rtl/>
        </w:rPr>
        <w:t xml:space="preserve">הו, אלכס </w:t>
      </w:r>
      <w:r w:rsidR="008F2426">
        <w:rPr>
          <w:rtl/>
        </w:rPr>
        <w:t>–</w:t>
      </w:r>
      <w:r w:rsidR="008F2426">
        <w:rPr>
          <w:rFonts w:hint="cs"/>
          <w:rtl/>
        </w:rPr>
        <w:t xml:space="preserve"> </w:t>
      </w:r>
      <w:r w:rsidR="00900160">
        <w:rPr>
          <w:rFonts w:hint="cs"/>
          <w:rtl/>
        </w:rPr>
        <w:t>זה לא משהו שאתה אמור לחשוב עליו.</w:t>
      </w:r>
      <w:r w:rsidR="001A1722">
        <w:rPr>
          <w:rFonts w:hint="cs"/>
          <w:rtl/>
        </w:rPr>
        <w:t>"</w:t>
      </w:r>
    </w:p>
    <w:p w14:paraId="2F5C700B" w14:textId="494950C5" w:rsidR="001A1722" w:rsidRDefault="001A1722" w:rsidP="001A1722">
      <w:pPr>
        <w:rPr>
          <w:rtl/>
        </w:rPr>
      </w:pPr>
      <w:r>
        <w:rPr>
          <w:rFonts w:cs="Times New Roman"/>
          <w:rtl/>
        </w:rPr>
        <w:t>כמה נהגי ריקשה ש</w:t>
      </w:r>
      <w:r w:rsidR="00D61C3D">
        <w:rPr>
          <w:rFonts w:cs="Times New Roman" w:hint="cs"/>
          <w:rtl/>
        </w:rPr>
        <w:t>המתינו</w:t>
      </w:r>
      <w:r>
        <w:rPr>
          <w:rFonts w:cs="Times New Roman"/>
          <w:rtl/>
        </w:rPr>
        <w:t xml:space="preserve"> ללקוחות בצד הדרך לא הסירו ממנו </w:t>
      </w:r>
      <w:r w:rsidR="00BE5EB3">
        <w:rPr>
          <w:rFonts w:cs="Times New Roman" w:hint="cs"/>
          <w:rtl/>
        </w:rPr>
        <w:t xml:space="preserve">את </w:t>
      </w:r>
      <w:r>
        <w:rPr>
          <w:rFonts w:cs="Times New Roman"/>
          <w:rtl/>
        </w:rPr>
        <w:t>מבטיהם, מלאי ערגה כשל הנשים המצווחות, אבל ללא הביישנות.</w:t>
      </w:r>
    </w:p>
    <w:p w14:paraId="0193B279" w14:textId="2FB51A02" w:rsidR="00536B3F" w:rsidRDefault="001A1722" w:rsidP="001A1722">
      <w:pPr>
        <w:rPr>
          <w:rtl/>
        </w:rPr>
      </w:pPr>
      <w:r>
        <w:rPr>
          <w:rFonts w:cs="Times New Roman"/>
          <w:rtl/>
        </w:rPr>
        <w:t>"</w:t>
      </w:r>
      <w:r>
        <w:rPr>
          <w:rFonts w:hint="cs"/>
          <w:rtl/>
        </w:rPr>
        <w:t>למה אתה חושב על</w:t>
      </w:r>
      <w:r w:rsidRPr="001A1722">
        <w:rPr>
          <w:rFonts w:cs="Times New Roman"/>
          <w:rtl/>
        </w:rPr>
        <w:t xml:space="preserve"> ה</w:t>
      </w:r>
      <w:r w:rsidR="00BE5EB3" w:rsidRPr="00BE5EB3">
        <w:rPr>
          <w:rFonts w:cs="Times New Roman"/>
          <w:rtl/>
        </w:rPr>
        <w:t>גבר</w:t>
      </w:r>
      <w:r w:rsidRPr="001A1722">
        <w:rPr>
          <w:rFonts w:cs="Times New Roman"/>
          <w:rtl/>
        </w:rPr>
        <w:t xml:space="preserve"> בתוך התחפושת</w:t>
      </w:r>
      <w:r>
        <w:rPr>
          <w:rFonts w:hint="cs"/>
          <w:rtl/>
        </w:rPr>
        <w:t>?</w:t>
      </w:r>
      <w:r w:rsidRPr="001A1722">
        <w:rPr>
          <w:rtl/>
        </w:rPr>
        <w:t xml:space="preserve"> </w:t>
      </w:r>
      <w:r w:rsidRPr="001A1722">
        <w:rPr>
          <w:rFonts w:cs="Times New Roman"/>
          <w:rtl/>
        </w:rPr>
        <w:t>" היא המשיכה בקול ניחר,</w:t>
      </w:r>
      <w:r>
        <w:rPr>
          <w:rFonts w:hint="cs"/>
          <w:rtl/>
        </w:rPr>
        <w:t xml:space="preserve"> "</w:t>
      </w:r>
      <w:r w:rsidR="00900160">
        <w:rPr>
          <w:rFonts w:hint="cs"/>
          <w:rtl/>
        </w:rPr>
        <w:t>אתה מוציא כל דבר מהקשר</w:t>
      </w:r>
      <w:r w:rsidR="007122EF">
        <w:rPr>
          <w:rFonts w:hint="cs"/>
          <w:rtl/>
        </w:rPr>
        <w:t>ו</w:t>
      </w:r>
      <w:r w:rsidR="00900160">
        <w:rPr>
          <w:rFonts w:hint="cs"/>
          <w:rtl/>
        </w:rPr>
        <w:t>!"</w:t>
      </w:r>
      <w:r w:rsidR="007C275A">
        <w:rPr>
          <w:rFonts w:hint="cs"/>
          <w:rtl/>
        </w:rPr>
        <w:t xml:space="preserve"> </w:t>
      </w:r>
    </w:p>
    <w:p w14:paraId="32792831" w14:textId="62E9F42B" w:rsidR="00900160" w:rsidRDefault="001A1722" w:rsidP="00150A5A">
      <w:pPr>
        <w:rPr>
          <w:rtl/>
        </w:rPr>
      </w:pPr>
      <w:r w:rsidRPr="001A1722">
        <w:rPr>
          <w:rFonts w:cs="Times New Roman"/>
          <w:rtl/>
        </w:rPr>
        <w:t>לא רק הוא אכזב אותה, גם היא אותו, ותרעומת גאתה בה כי היא ידעה שהוא ינסה לסלוח לה ולא יצליח, והיא דווקא תסלח לו על הכל.</w:t>
      </w:r>
    </w:p>
    <w:p w14:paraId="6D07BC8F" w14:textId="04769A21" w:rsidR="00900160" w:rsidRDefault="0039005E" w:rsidP="0009717A">
      <w:pPr>
        <w:rPr>
          <w:rtl/>
        </w:rPr>
      </w:pPr>
      <w:r>
        <w:rPr>
          <w:rFonts w:hint="cs"/>
          <w:rtl/>
        </w:rPr>
        <w:t>[</w:t>
      </w:r>
      <w:r w:rsidR="00900160">
        <w:rPr>
          <w:rFonts w:hint="cs"/>
          <w:rtl/>
        </w:rPr>
        <w:t xml:space="preserve">"הגבר נמצא שם, מתחת לתחפושת. </w:t>
      </w:r>
      <w:r w:rsidR="002A0E95">
        <w:rPr>
          <w:rFonts w:hint="cs"/>
          <w:rtl/>
        </w:rPr>
        <w:t xml:space="preserve">איך ניתן להתעלם ממנו, סאקורה? </w:t>
      </w:r>
      <w:r w:rsidR="00900160">
        <w:rPr>
          <w:rFonts w:hint="cs"/>
          <w:rtl/>
        </w:rPr>
        <w:t xml:space="preserve">ונשים צעירות, ילדות רודפות אחריו </w:t>
      </w:r>
      <w:r w:rsidR="002A0E95">
        <w:rPr>
          <w:rFonts w:hint="cs"/>
          <w:rtl/>
        </w:rPr>
        <w:t>משולהבות</w:t>
      </w:r>
      <w:r w:rsidR="0009717A">
        <w:rPr>
          <w:rFonts w:hint="cs"/>
          <w:rtl/>
        </w:rPr>
        <w:t>!" קולו היה מאופק, ספוג</w:t>
      </w:r>
      <w:r w:rsidR="00900160">
        <w:rPr>
          <w:rFonts w:hint="cs"/>
          <w:rtl/>
        </w:rPr>
        <w:t xml:space="preserve"> איבה כבושה.</w:t>
      </w:r>
    </w:p>
    <w:p w14:paraId="5CD9B534" w14:textId="3FDC77DD" w:rsidR="00AB5ABB" w:rsidRDefault="00AB5ABB" w:rsidP="0009717A">
      <w:pPr>
        <w:rPr>
          <w:rtl/>
        </w:rPr>
      </w:pPr>
      <w:r>
        <w:rPr>
          <w:rFonts w:hint="cs"/>
          <w:rtl/>
        </w:rPr>
        <w:t xml:space="preserve">"אתה אמור לאהוב ולהמשך למה שמתוק וחמוד ומקסים, </w:t>
      </w:r>
      <w:r w:rsidR="0009717A">
        <w:rPr>
          <w:rFonts w:hint="cs"/>
          <w:rtl/>
        </w:rPr>
        <w:t>אבל משום מה זה דוחה אותך</w:t>
      </w:r>
      <w:r>
        <w:rPr>
          <w:rFonts w:hint="cs"/>
          <w:rtl/>
        </w:rPr>
        <w:t>!"</w:t>
      </w:r>
    </w:p>
    <w:p w14:paraId="27098474" w14:textId="01EAFB5C" w:rsidR="00AB5ABB" w:rsidRDefault="00AB5ABB" w:rsidP="008F2426">
      <w:pPr>
        <w:rPr>
          <w:rtl/>
        </w:rPr>
      </w:pPr>
      <w:r>
        <w:rPr>
          <w:rFonts w:hint="cs"/>
          <w:rtl/>
        </w:rPr>
        <w:lastRenderedPageBreak/>
        <w:t>"כי זאת מניפולציה שקופה ו</w:t>
      </w:r>
      <w:r w:rsidR="00833F8D">
        <w:rPr>
          <w:rFonts w:hint="cs"/>
          <w:rtl/>
        </w:rPr>
        <w:t xml:space="preserve">הן מתמסרות בקלות </w:t>
      </w:r>
      <w:r w:rsidR="008F2426">
        <w:rPr>
          <w:rFonts w:hint="cs"/>
          <w:rtl/>
        </w:rPr>
        <w:t xml:space="preserve">מדי </w:t>
      </w:r>
      <w:r w:rsidR="00833F8D">
        <w:rPr>
          <w:rFonts w:hint="cs"/>
          <w:rtl/>
        </w:rPr>
        <w:t>ל</w:t>
      </w:r>
      <w:r w:rsidR="00CA2DB7">
        <w:rPr>
          <w:rFonts w:hint="cs"/>
          <w:rtl/>
        </w:rPr>
        <w:t>קסם שלה,</w:t>
      </w:r>
      <w:r>
        <w:rPr>
          <w:rFonts w:hint="cs"/>
          <w:rtl/>
        </w:rPr>
        <w:t xml:space="preserve"> </w:t>
      </w:r>
      <w:r w:rsidR="00833F8D">
        <w:rPr>
          <w:rFonts w:hint="cs"/>
          <w:rtl/>
        </w:rPr>
        <w:t xml:space="preserve">נשים בוגרות </w:t>
      </w:r>
      <w:r w:rsidR="008F2426">
        <w:rPr>
          <w:rFonts w:hint="cs"/>
          <w:rtl/>
        </w:rPr>
        <w:t>מקבלות עליהן את מרותהּ</w:t>
      </w:r>
      <w:r>
        <w:rPr>
          <w:rFonts w:hint="cs"/>
          <w:rtl/>
        </w:rPr>
        <w:t>."</w:t>
      </w:r>
    </w:p>
    <w:p w14:paraId="1D026483" w14:textId="77777777" w:rsidR="0039005E" w:rsidRDefault="0039005E" w:rsidP="007C275A">
      <w:pPr>
        <w:rPr>
          <w:rtl/>
        </w:rPr>
      </w:pPr>
      <w:r>
        <w:rPr>
          <w:rFonts w:hint="cs"/>
          <w:rtl/>
        </w:rPr>
        <w:t>]</w:t>
      </w:r>
    </w:p>
    <w:p w14:paraId="332B1395" w14:textId="6114EA13" w:rsidR="00CA2DB7" w:rsidRDefault="00F94BCC" w:rsidP="007C275A">
      <w:pPr>
        <w:rPr>
          <w:rtl/>
        </w:rPr>
      </w:pPr>
      <w:r>
        <w:rPr>
          <w:rFonts w:hint="cs"/>
          <w:rtl/>
        </w:rPr>
        <w:t>[</w:t>
      </w:r>
      <w:r w:rsidR="00CA2DB7">
        <w:rPr>
          <w:rFonts w:hint="cs"/>
          <w:rtl/>
        </w:rPr>
        <w:t xml:space="preserve">הם ניהלו את אחת השיחות המעניינות, העמוקות והפתוחות ביותר שאי פעם השתתפה בהם, וכביכול זה היה אמור לקרב אותם. אבל </w:t>
      </w:r>
      <w:r w:rsidR="008B464A">
        <w:rPr>
          <w:rFonts w:hint="cs"/>
          <w:rtl/>
        </w:rPr>
        <w:t xml:space="preserve">החלק מהשיחה שלא דובר היה </w:t>
      </w:r>
      <w:r w:rsidR="008B464A">
        <w:rPr>
          <w:rtl/>
        </w:rPr>
        <w:t>–</w:t>
      </w:r>
      <w:r w:rsidR="008B464A">
        <w:rPr>
          <w:rFonts w:hint="cs"/>
          <w:rtl/>
        </w:rPr>
        <w:t xml:space="preserve"> אנחנו ביחד, ואנחנו צריכים להאמין באותם דברים בשביל להמשיך להיות ביחד, אנחנו צריכים ראיית עולם משותפת ברמה זו או אחרת בשביל להשאר ביחד, ו</w:t>
      </w:r>
      <w:r w:rsidR="00F06A3F">
        <w:rPr>
          <w:rFonts w:hint="cs"/>
          <w:rtl/>
        </w:rPr>
        <w:t>עכשיו</w:t>
      </w:r>
      <w:r w:rsidR="008B464A">
        <w:rPr>
          <w:rFonts w:hint="cs"/>
          <w:rtl/>
        </w:rPr>
        <w:t xml:space="preserve"> מתברר לסאקורה שאלכס </w:t>
      </w:r>
    </w:p>
    <w:p w14:paraId="562FC363" w14:textId="77777777" w:rsidR="00420213" w:rsidRDefault="00420213" w:rsidP="00CA2DB7">
      <w:pPr>
        <w:rPr>
          <w:rtl/>
        </w:rPr>
      </w:pPr>
      <w:r>
        <w:rPr>
          <w:rFonts w:hint="cs"/>
          <w:rtl/>
        </w:rPr>
        <w:t>החמידות הזאת כן ממלאת צורך אנושי, היא מתקוממת. אין לך צורך אנושי?</w:t>
      </w:r>
    </w:p>
    <w:p w14:paraId="7BA59EC3" w14:textId="089379BC" w:rsidR="00235018" w:rsidRDefault="00420213" w:rsidP="004E60F9">
      <w:pPr>
        <w:rPr>
          <w:rtl/>
        </w:rPr>
      </w:pPr>
      <w:r>
        <w:rPr>
          <w:rFonts w:hint="cs"/>
          <w:rtl/>
        </w:rPr>
        <w:t>לא, לא כזה. האדם שבתוך התחפושת י</w:t>
      </w:r>
      <w:r w:rsidR="004D6677">
        <w:rPr>
          <w:rFonts w:hint="cs"/>
          <w:rtl/>
        </w:rPr>
        <w:t xml:space="preserve">גיח </w:t>
      </w:r>
      <w:r>
        <w:rPr>
          <w:rFonts w:hint="cs"/>
          <w:rtl/>
        </w:rPr>
        <w:t>ממנה לבסוף ומרוב גועל יתחיל לשסף גרונות. זה מה שאני הייתי עושה.</w:t>
      </w:r>
      <w:r w:rsidR="00235018">
        <w:rPr>
          <w:rFonts w:hint="cs"/>
          <w:rtl/>
        </w:rPr>
        <w:t>אתה חולני ואתה קורא לנשים יפניות חולניות.</w:t>
      </w:r>
    </w:p>
    <w:p w14:paraId="1BC8A6D7" w14:textId="6F81277A" w:rsidR="00235018" w:rsidRDefault="00A737E4" w:rsidP="007C275A">
      <w:pPr>
        <w:rPr>
          <w:rtl/>
        </w:rPr>
      </w:pPr>
      <w:r>
        <w:rPr>
          <w:rFonts w:hint="cs"/>
          <w:rtl/>
        </w:rPr>
        <w:t>לא חול</w:t>
      </w:r>
      <w:r w:rsidR="00235018">
        <w:rPr>
          <w:rFonts w:hint="cs"/>
          <w:rtl/>
        </w:rPr>
        <w:t>ניות, רק</w:t>
      </w:r>
    </w:p>
    <w:p w14:paraId="7BB538D4" w14:textId="77777777" w:rsidR="00A737E4" w:rsidRDefault="00A737E4" w:rsidP="00A737E4">
      <w:pPr>
        <w:rPr>
          <w:rtl/>
        </w:rPr>
      </w:pPr>
      <w:r>
        <w:rPr>
          <w:rFonts w:cs="Times New Roman"/>
          <w:rtl/>
        </w:rPr>
        <w:t>סאקורה - אז אתה חושב שכל מה שחמוד ומקסים הוא גרוע ועליו להיעלם מהעולם?</w:t>
      </w:r>
    </w:p>
    <w:p w14:paraId="72521C17" w14:textId="77777777" w:rsidR="00A737E4" w:rsidRDefault="00A737E4" w:rsidP="00A737E4">
      <w:pPr>
        <w:rPr>
          <w:rtl/>
        </w:rPr>
      </w:pPr>
      <w:r>
        <w:rPr>
          <w:rFonts w:cs="Times New Roman"/>
          <w:rtl/>
        </w:rPr>
        <w:t>אלכס - כל מי שמתפרנס מלהיות מקסים וחמוד עבור נשים בוגרות.</w:t>
      </w:r>
    </w:p>
    <w:p w14:paraId="530CA0F4" w14:textId="77777777" w:rsidR="00A737E4" w:rsidRDefault="00A737E4" w:rsidP="00A737E4">
      <w:pPr>
        <w:rPr>
          <w:rtl/>
        </w:rPr>
      </w:pPr>
      <w:r>
        <w:rPr>
          <w:rFonts w:cs="Times New Roman"/>
          <w:rtl/>
        </w:rPr>
        <w:t>ס - אבל יש כאלה בכל תרבות! מה עם תינוקות?</w:t>
      </w:r>
      <w:r w:rsidR="004D6677">
        <w:rPr>
          <w:rFonts w:cs="Times New Roman" w:hint="cs"/>
          <w:rtl/>
        </w:rPr>
        <w:t xml:space="preserve"> </w:t>
      </w:r>
      <w:r>
        <w:rPr>
          <w:rFonts w:cs="Times New Roman"/>
          <w:rtl/>
        </w:rPr>
        <w:t>מה עם כלבים? הם לא מקסימים וחמודים בעיניך?</w:t>
      </w:r>
    </w:p>
    <w:p w14:paraId="2687A18F" w14:textId="7C1E548F" w:rsidR="00A737E4" w:rsidRDefault="00A737E4" w:rsidP="005C157C">
      <w:pPr>
        <w:rPr>
          <w:rFonts w:cs="Times New Roman"/>
          <w:rtl/>
        </w:rPr>
      </w:pPr>
      <w:r>
        <w:rPr>
          <w:rFonts w:cs="Times New Roman"/>
          <w:rtl/>
        </w:rPr>
        <w:t>א - הם מקסימים וחמודים, אבל לא תמיד. ויש להם צרכים, לפעמים צרכים דחופים</w:t>
      </w:r>
      <w:r w:rsidR="00352290">
        <w:rPr>
          <w:rFonts w:cs="Times New Roman"/>
          <w:rtl/>
        </w:rPr>
        <w:t xml:space="preserve"> מאוד.</w:t>
      </w:r>
      <w:r>
        <w:rPr>
          <w:rFonts w:cs="Times New Roman"/>
          <w:rtl/>
        </w:rPr>
        <w:t xml:space="preserve"> ואי אפשר לשכוח מהם כשאין מצב-רוח למקסימיות וחמידות. צריך ל</w:t>
      </w:r>
      <w:r w:rsidR="005C157C">
        <w:rPr>
          <w:rFonts w:cs="Times New Roman" w:hint="cs"/>
          <w:rtl/>
        </w:rPr>
        <w:t>טפל</w:t>
      </w:r>
      <w:r>
        <w:rPr>
          <w:rFonts w:cs="Times New Roman"/>
          <w:rtl/>
        </w:rPr>
        <w:t xml:space="preserve"> </w:t>
      </w:r>
      <w:r w:rsidR="005C157C">
        <w:rPr>
          <w:rFonts w:cs="Times New Roman" w:hint="cs"/>
          <w:rtl/>
        </w:rPr>
        <w:t>ב</w:t>
      </w:r>
      <w:r>
        <w:rPr>
          <w:rFonts w:cs="Times New Roman"/>
          <w:rtl/>
        </w:rPr>
        <w:t>הם כל הזמן, וצריך להתייחס אליהם בסבלנות ובכבוד. זה יחסים שונים לגמרי מאשר עם יצור פרוותי בעל עיניים פעורות וללא פה, שמקסים וחמוד גם אם את זורקת אותו מתחת למיטה ושוכחת ממנו במשך חודשים והוא מתמלא אבק. זה סוג יחסים שונה לגמרי. איך אדם בוגר לא מבין את זה? איך אדם בוגר שואף למלאכותיות המזוייפת הזאת?</w:t>
      </w:r>
    </w:p>
    <w:p w14:paraId="3C4DBA86" w14:textId="77777777" w:rsidR="00F94BCC" w:rsidRDefault="00F94BCC" w:rsidP="005C157C">
      <w:pPr>
        <w:rPr>
          <w:rFonts w:cs="Times New Roman"/>
          <w:rtl/>
        </w:rPr>
      </w:pPr>
      <w:r>
        <w:rPr>
          <w:rFonts w:cs="Times New Roman" w:hint="cs"/>
          <w:rtl/>
        </w:rPr>
        <w:t>]</w:t>
      </w:r>
    </w:p>
    <w:p w14:paraId="3EFFD204" w14:textId="1BC5CEF3" w:rsidR="008B5939" w:rsidRDefault="00F94BCC" w:rsidP="005C6652">
      <w:pPr>
        <w:rPr>
          <w:rFonts w:cs="Times New Roman"/>
          <w:rtl/>
        </w:rPr>
      </w:pPr>
      <w:r>
        <w:rPr>
          <w:rFonts w:cs="Times New Roman" w:hint="cs"/>
          <w:rtl/>
        </w:rPr>
        <w:t>המדריכים</w:t>
      </w:r>
      <w:r w:rsidR="005C6652">
        <w:rPr>
          <w:rFonts w:cs="Times New Roman" w:hint="cs"/>
          <w:rtl/>
        </w:rPr>
        <w:t xml:space="preserve"> אספו את הקבוצה </w:t>
      </w:r>
      <w:r w:rsidR="008B5939">
        <w:rPr>
          <w:rFonts w:hint="cs"/>
          <w:rtl/>
        </w:rPr>
        <w:t>סביב</w:t>
      </w:r>
      <w:r w:rsidR="00A82B8C">
        <w:rPr>
          <w:rFonts w:hint="cs"/>
          <w:rtl/>
        </w:rPr>
        <w:t xml:space="preserve"> דרקון מגולף </w:t>
      </w:r>
      <w:r w:rsidR="00BE5EB3" w:rsidRPr="00BE5EB3">
        <w:rPr>
          <w:rFonts w:cs="Times New Roman"/>
          <w:rtl/>
        </w:rPr>
        <w:t xml:space="preserve">מעץ, </w:t>
      </w:r>
      <w:r w:rsidR="00A82B8C">
        <w:rPr>
          <w:rFonts w:hint="cs"/>
          <w:rtl/>
        </w:rPr>
        <w:t xml:space="preserve">בתחתית שער אדום גדול </w:t>
      </w:r>
      <w:r w:rsidR="006B5587">
        <w:rPr>
          <w:rFonts w:hint="cs"/>
          <w:rtl/>
        </w:rPr>
        <w:t>[</w:t>
      </w:r>
      <w:r w:rsidR="00A82B8C">
        <w:rPr>
          <w:rFonts w:hint="cs"/>
          <w:rtl/>
        </w:rPr>
        <w:t>שהיה בסוף הרחוב /</w:t>
      </w:r>
      <w:r w:rsidR="006B5587">
        <w:rPr>
          <w:rFonts w:hint="cs"/>
          <w:rtl/>
        </w:rPr>
        <w:t>]</w:t>
      </w:r>
      <w:r w:rsidR="00A82B8C">
        <w:rPr>
          <w:rFonts w:hint="cs"/>
          <w:rtl/>
        </w:rPr>
        <w:t xml:space="preserve"> שתחם את הרחוב</w:t>
      </w:r>
      <w:r w:rsidR="00BE5EB3">
        <w:rPr>
          <w:rFonts w:hint="cs"/>
          <w:rtl/>
        </w:rPr>
        <w:t>,</w:t>
      </w:r>
      <w:r>
        <w:rPr>
          <w:rFonts w:cs="Times New Roman" w:hint="cs"/>
          <w:rtl/>
        </w:rPr>
        <w:t xml:space="preserve"> </w:t>
      </w:r>
      <w:r w:rsidR="00A82B8C">
        <w:rPr>
          <w:rFonts w:cs="Times New Roman" w:hint="cs"/>
          <w:rtl/>
        </w:rPr>
        <w:t>ו</w:t>
      </w:r>
      <w:r w:rsidR="005236F2">
        <w:rPr>
          <w:rFonts w:cs="Times New Roman" w:hint="cs"/>
          <w:rtl/>
        </w:rPr>
        <w:t>החלו</w:t>
      </w:r>
      <w:r w:rsidR="005C6652">
        <w:rPr>
          <w:rFonts w:cs="Times New Roman" w:hint="cs"/>
          <w:rtl/>
        </w:rPr>
        <w:t xml:space="preserve"> </w:t>
      </w:r>
      <w:r w:rsidR="005236F2">
        <w:rPr>
          <w:rFonts w:cs="Times New Roman" w:hint="cs"/>
          <w:rtl/>
        </w:rPr>
        <w:t>ב</w:t>
      </w:r>
      <w:r w:rsidR="005C6652">
        <w:rPr>
          <w:rFonts w:cs="Times New Roman" w:hint="cs"/>
          <w:rtl/>
        </w:rPr>
        <w:t>הסברי</w:t>
      </w:r>
      <w:r w:rsidR="00BE5EB3">
        <w:rPr>
          <w:rFonts w:cs="Times New Roman" w:hint="cs"/>
          <w:rtl/>
        </w:rPr>
        <w:t>ה</w:t>
      </w:r>
      <w:r w:rsidR="005C6652">
        <w:rPr>
          <w:rFonts w:cs="Times New Roman" w:hint="cs"/>
          <w:rtl/>
        </w:rPr>
        <w:t xml:space="preserve">ם </w:t>
      </w:r>
      <w:r>
        <w:rPr>
          <w:rFonts w:cs="Times New Roman" w:hint="cs"/>
          <w:rtl/>
        </w:rPr>
        <w:t>ביפנית קלה</w:t>
      </w:r>
      <w:r w:rsidR="00A82B8C">
        <w:rPr>
          <w:rFonts w:cs="Times New Roman" w:hint="cs"/>
          <w:rtl/>
        </w:rPr>
        <w:t>.</w:t>
      </w:r>
      <w:r>
        <w:rPr>
          <w:rFonts w:cs="Times New Roman" w:hint="cs"/>
          <w:rtl/>
        </w:rPr>
        <w:t xml:space="preserve"> </w:t>
      </w:r>
      <w:r w:rsidR="008B5939">
        <w:rPr>
          <w:rFonts w:cs="Times New Roman" w:hint="cs"/>
          <w:rtl/>
        </w:rPr>
        <w:t>חברי קבוצ</w:t>
      </w:r>
      <w:r w:rsidR="00D61C3D">
        <w:rPr>
          <w:rFonts w:cs="Times New Roman" w:hint="cs"/>
          <w:rtl/>
        </w:rPr>
        <w:t>ת</w:t>
      </w:r>
      <w:r w:rsidR="008B5939">
        <w:rPr>
          <w:rFonts w:cs="Times New Roman" w:hint="cs"/>
          <w:rtl/>
        </w:rPr>
        <w:t xml:space="preserve">ה של סאקורה, </w:t>
      </w:r>
      <w:r w:rsidR="000101E2" w:rsidRPr="000101E2">
        <w:rPr>
          <w:rFonts w:cs="Times New Roman"/>
          <w:rtl/>
        </w:rPr>
        <w:t xml:space="preserve">שהיו </w:t>
      </w:r>
      <w:r w:rsidR="008B5939">
        <w:rPr>
          <w:rFonts w:cs="Times New Roman" w:hint="cs"/>
          <w:rtl/>
        </w:rPr>
        <w:t xml:space="preserve">ברובם אמריקאים וברזילאים, </w:t>
      </w:r>
      <w:r w:rsidR="00BE5EB3" w:rsidRPr="00BE5EB3">
        <w:rPr>
          <w:rFonts w:cs="Times New Roman"/>
          <w:rtl/>
        </w:rPr>
        <w:t xml:space="preserve">האזינו בנונשלנטיות קרירה כאילו הם ילידי המקום, וגם אם יגבירו המדריכים את קצב דיבורם או ישחילו מילים </w:t>
      </w:r>
      <w:r w:rsidR="00FC7840" w:rsidRPr="00FC7840">
        <w:rPr>
          <w:rFonts w:cs="Times New Roman"/>
          <w:rtl/>
        </w:rPr>
        <w:t>בקֵייגוֹ</w:t>
      </w:r>
      <w:r w:rsidR="00BE5EB3" w:rsidRPr="00BE5EB3">
        <w:rPr>
          <w:rFonts w:cs="Times New Roman"/>
          <w:rtl/>
        </w:rPr>
        <w:t xml:space="preserve"> – דבר לא יהיה טבעי מזה עבורם, שגרתי ומובן</w:t>
      </w:r>
      <w:r w:rsidR="00BE5EB3" w:rsidRPr="00BE5EB3">
        <w:rPr>
          <w:rFonts w:cs="Times New Roman" w:hint="cs"/>
          <w:rtl/>
        </w:rPr>
        <w:t xml:space="preserve"> </w:t>
      </w:r>
      <w:r w:rsidR="00BE5EB3">
        <w:rPr>
          <w:rFonts w:cs="Times New Roman" w:hint="cs"/>
          <w:rtl/>
        </w:rPr>
        <w:t>[</w:t>
      </w:r>
      <w:r w:rsidR="008B5939">
        <w:rPr>
          <w:rFonts w:cs="Times New Roman" w:hint="cs"/>
          <w:rtl/>
        </w:rPr>
        <w:t>השתדלו</w:t>
      </w:r>
      <w:r w:rsidR="00D61C3D">
        <w:rPr>
          <w:rFonts w:cs="Times New Roman" w:hint="cs"/>
          <w:rtl/>
        </w:rPr>
        <w:t xml:space="preserve"> לנהוג</w:t>
      </w:r>
      <w:r w:rsidR="008B5939">
        <w:rPr>
          <w:rFonts w:cs="Times New Roman" w:hint="cs"/>
          <w:rtl/>
        </w:rPr>
        <w:t xml:space="preserve"> פחות כמו אלפי התיירים שגדשו את הרחוב המפורסם, ויותר כיפנים</w:t>
      </w:r>
      <w:r w:rsidR="00BF29FA" w:rsidRPr="00BF29FA">
        <w:rPr>
          <w:rFonts w:cs="Times New Roman"/>
          <w:rtl/>
        </w:rPr>
        <w:t>, אבל בטבעיות</w:t>
      </w:r>
      <w:r w:rsidR="00BE5EB3">
        <w:rPr>
          <w:rFonts w:cs="Times New Roman" w:hint="cs"/>
          <w:rtl/>
        </w:rPr>
        <w:t>]</w:t>
      </w:r>
      <w:r w:rsidR="00BF29FA" w:rsidRPr="00BF29FA">
        <w:rPr>
          <w:rFonts w:cs="Times New Roman"/>
          <w:rtl/>
        </w:rPr>
        <w:t xml:space="preserve">. אלכס הכיר את אופן ההתחזות המהנה </w:t>
      </w:r>
      <w:r w:rsidR="00BE5EB3" w:rsidRPr="00BE5EB3">
        <w:rPr>
          <w:rFonts w:cs="Times New Roman"/>
          <w:rtl/>
        </w:rPr>
        <w:t xml:space="preserve">והמעצים </w:t>
      </w:r>
      <w:r w:rsidR="00BF29FA" w:rsidRPr="00BF29FA">
        <w:rPr>
          <w:rFonts w:cs="Times New Roman"/>
          <w:rtl/>
        </w:rPr>
        <w:t>הזה.</w:t>
      </w:r>
    </w:p>
    <w:p w14:paraId="28EDC9E2" w14:textId="379D12EE" w:rsidR="005D4634" w:rsidRDefault="00BF29FA" w:rsidP="008B5939">
      <w:pPr>
        <w:rPr>
          <w:rFonts w:cs="Times New Roman"/>
          <w:rtl/>
        </w:rPr>
      </w:pPr>
      <w:r>
        <w:rPr>
          <w:rFonts w:cs="Times New Roman" w:hint="cs"/>
          <w:rtl/>
        </w:rPr>
        <w:t>הוא</w:t>
      </w:r>
      <w:r w:rsidR="00F94BCC">
        <w:rPr>
          <w:rFonts w:cs="Times New Roman" w:hint="cs"/>
          <w:rtl/>
        </w:rPr>
        <w:t xml:space="preserve"> ישב</w:t>
      </w:r>
      <w:r w:rsidR="00A82B8C">
        <w:rPr>
          <w:rFonts w:cs="Times New Roman" w:hint="cs"/>
          <w:rtl/>
        </w:rPr>
        <w:t xml:space="preserve"> לידם</w:t>
      </w:r>
      <w:r w:rsidR="00F94BCC">
        <w:rPr>
          <w:rFonts w:cs="Times New Roman" w:hint="cs"/>
          <w:rtl/>
        </w:rPr>
        <w:t xml:space="preserve"> על קורת עץ </w:t>
      </w:r>
      <w:r w:rsidR="00A82B8C">
        <w:rPr>
          <w:rFonts w:cs="Times New Roman" w:hint="cs"/>
          <w:rtl/>
        </w:rPr>
        <w:t>וצייר בסגנון מאנגה</w:t>
      </w:r>
      <w:r w:rsidR="00FC7840">
        <w:rPr>
          <w:rFonts w:cs="Times New Roman" w:hint="cs"/>
          <w:rtl/>
        </w:rPr>
        <w:t>,</w:t>
      </w:r>
      <w:r w:rsidR="00A82B8C">
        <w:rPr>
          <w:rFonts w:cs="Times New Roman" w:hint="cs"/>
          <w:rtl/>
        </w:rPr>
        <w:t xml:space="preserve"> שניסה לחקות מאז שהגיע ליפן, את החיה העצומה</w:t>
      </w:r>
      <w:r w:rsidR="00EB2D96">
        <w:rPr>
          <w:rFonts w:cs="Times New Roman" w:hint="cs"/>
          <w:rtl/>
        </w:rPr>
        <w:t xml:space="preserve">, החמודה, שתהלוכה מצווחת </w:t>
      </w:r>
      <w:r w:rsidR="001A1722" w:rsidRPr="001A1722">
        <w:rPr>
          <w:rFonts w:cs="Times New Roman"/>
          <w:rtl/>
        </w:rPr>
        <w:t xml:space="preserve">עדיין </w:t>
      </w:r>
      <w:r w:rsidR="00EB2D96">
        <w:rPr>
          <w:rFonts w:cs="Times New Roman" w:hint="cs"/>
          <w:rtl/>
        </w:rPr>
        <w:t>רדפה אחריה</w:t>
      </w:r>
      <w:r w:rsidR="00F94BCC">
        <w:rPr>
          <w:rFonts w:cs="Times New Roman" w:hint="cs"/>
          <w:rtl/>
        </w:rPr>
        <w:t>.</w:t>
      </w:r>
      <w:r w:rsidR="00B96C9C">
        <w:rPr>
          <w:rFonts w:cs="Times New Roman" w:hint="cs"/>
          <w:rtl/>
        </w:rPr>
        <w:t xml:space="preserve"> </w:t>
      </w:r>
    </w:p>
    <w:p w14:paraId="3343FB1A" w14:textId="41DB9FDA" w:rsidR="009E6002" w:rsidRDefault="009E6002" w:rsidP="008B5939">
      <w:pPr>
        <w:rPr>
          <w:rtl/>
        </w:rPr>
      </w:pPr>
      <w:r>
        <w:rPr>
          <w:rFonts w:hint="cs"/>
          <w:rtl/>
        </w:rPr>
        <w:t>[</w:t>
      </w:r>
      <w:hyperlink r:id="rId160" w:history="1">
        <w:r w:rsidRPr="009E6002">
          <w:rPr>
            <w:rStyle w:val="Hyperlink"/>
          </w:rPr>
          <w:t>keigo</w:t>
        </w:r>
      </w:hyperlink>
      <w:r>
        <w:rPr>
          <w:rFonts w:hint="cs"/>
          <w:rtl/>
        </w:rPr>
        <w:t>]</w:t>
      </w:r>
    </w:p>
    <w:p w14:paraId="1930943E" w14:textId="4E988944" w:rsidR="000C2F39" w:rsidRDefault="008B5939" w:rsidP="008B5939">
      <w:pPr>
        <w:rPr>
          <w:rFonts w:cs="Times New Roman"/>
          <w:rtl/>
        </w:rPr>
      </w:pPr>
      <w:r>
        <w:rPr>
          <w:rFonts w:cs="Times New Roman" w:hint="cs"/>
          <w:rtl/>
        </w:rPr>
        <w:t>[</w:t>
      </w:r>
      <w:r w:rsidR="003141F4">
        <w:rPr>
          <w:rFonts w:cs="Times New Roman" w:hint="cs"/>
          <w:rtl/>
        </w:rPr>
        <w:t>רובם דור שני או שלישי לגלות והוריהם כמעט לא דיברו יפנית.</w:t>
      </w:r>
      <w:r w:rsidR="000C2F39">
        <w:rPr>
          <w:rFonts w:cs="Times New Roman" w:hint="cs"/>
          <w:rtl/>
        </w:rPr>
        <w:t>]</w:t>
      </w:r>
    </w:p>
    <w:p w14:paraId="79B5269A" w14:textId="0D0F5551" w:rsidR="00FC59F3" w:rsidRDefault="00F94BCC" w:rsidP="00AB5A06">
      <w:pPr>
        <w:rPr>
          <w:rtl/>
        </w:rPr>
      </w:pPr>
      <w:r>
        <w:rPr>
          <w:rFonts w:hint="cs"/>
          <w:rtl/>
        </w:rPr>
        <w:t>[</w:t>
      </w:r>
      <w:r w:rsidRPr="00F94BCC">
        <w:t>https://en.wikipedia.org/wiki/Kaminarimon</w:t>
      </w:r>
      <w:r>
        <w:rPr>
          <w:rFonts w:hint="cs"/>
          <w:rtl/>
        </w:rPr>
        <w:t>]</w:t>
      </w:r>
    </w:p>
    <w:p w14:paraId="69C2A523" w14:textId="791202D2" w:rsidR="009C67DF" w:rsidRDefault="009C67DF" w:rsidP="00AB5A06">
      <w:pPr>
        <w:rPr>
          <w:rtl/>
        </w:rPr>
      </w:pPr>
      <w:r>
        <w:rPr>
          <w:rFonts w:hint="cs"/>
          <w:rtl/>
        </w:rPr>
        <w:t>[</w:t>
      </w:r>
      <w:hyperlink r:id="rId161" w:history="1">
        <w:r w:rsidRPr="009C67DF">
          <w:rPr>
            <w:rStyle w:val="Hyperlink"/>
            <w:rFonts w:hint="cs"/>
            <w:rtl/>
          </w:rPr>
          <w:t>אלכסנדר בברזיל</w:t>
        </w:r>
      </w:hyperlink>
      <w:r>
        <w:rPr>
          <w:rFonts w:hint="cs"/>
          <w:rtl/>
        </w:rPr>
        <w:t xml:space="preserve"> </w:t>
      </w:r>
      <w:r w:rsidRPr="009C67DF">
        <w:t>Alexio, pronounced (ah-LESH-ee-o), is the Portuguese variation of the name Alexander</w:t>
      </w:r>
      <w:r w:rsidRPr="009C67DF">
        <w:rPr>
          <w:rFonts w:cs="Times New Roman"/>
          <w:rtl/>
        </w:rPr>
        <w:t>.</w:t>
      </w:r>
      <w:r>
        <w:rPr>
          <w:rFonts w:hint="cs"/>
          <w:rtl/>
        </w:rPr>
        <w:t>]</w:t>
      </w:r>
    </w:p>
    <w:p w14:paraId="7C1793CF" w14:textId="11212166" w:rsidR="00EB2D96" w:rsidRDefault="00EB2D96" w:rsidP="00AB5A06">
      <w:pPr>
        <w:rPr>
          <w:rtl/>
        </w:rPr>
      </w:pPr>
      <w:r>
        <w:rPr>
          <w:rFonts w:hint="cs"/>
          <w:rtl/>
        </w:rPr>
        <w:t>[</w:t>
      </w:r>
    </w:p>
    <w:p w14:paraId="488B7FB8" w14:textId="3AD1D916" w:rsidR="007C59B9" w:rsidRDefault="007C59B9" w:rsidP="00AB5A06">
      <w:pPr>
        <w:rPr>
          <w:rtl/>
        </w:rPr>
      </w:pPr>
      <w:r>
        <w:rPr>
          <w:rFonts w:hint="cs"/>
          <w:rtl/>
        </w:rPr>
        <w:t xml:space="preserve">אירופאי כי יגלה לאמריקה, ילדיו או נכדיו כבר לא יתעניינו במולדת הישנה, היא לא התיה רלוונטית עבורים או לא ירגישו אליה שום שייכות. אבל יפנים כן, הם בארים ומייד נטמעים, גם אם חשים נכריים </w:t>
      </w:r>
      <w:r>
        <w:rPr>
          <w:rtl/>
        </w:rPr>
        <w:t>–</w:t>
      </w:r>
      <w:r>
        <w:rPr>
          <w:rFonts w:hint="cs"/>
          <w:rtl/>
        </w:rPr>
        <w:t xml:space="preserve"> כי הם לא נראים נכריים. זאת ההחלטה</w:t>
      </w:r>
      <w:r w:rsidR="009564E3">
        <w:rPr>
          <w:rFonts w:hint="cs"/>
          <w:rtl/>
        </w:rPr>
        <w:t xml:space="preserve"> </w:t>
      </w:r>
      <w:r>
        <w:rPr>
          <w:rFonts w:hint="cs"/>
          <w:rtl/>
        </w:rPr>
        <w:t>או ההכרעה: להיראות כמו כולם ולחוש נכרי, או להיראות נכרי אבל להרגיש בכל זאת שאתה מבין</w:t>
      </w:r>
      <w:r w:rsidR="00483BB1">
        <w:rPr>
          <w:rFonts w:hint="cs"/>
          <w:rtl/>
        </w:rPr>
        <w:t xml:space="preserve"> הכול </w:t>
      </w:r>
      <w:r>
        <w:rPr>
          <w:rFonts w:hint="cs"/>
          <w:rtl/>
        </w:rPr>
        <w:t xml:space="preserve">וחלק </w:t>
      </w:r>
      <w:r>
        <w:rPr>
          <w:rFonts w:hint="cs"/>
          <w:rtl/>
        </w:rPr>
        <w:lastRenderedPageBreak/>
        <w:t xml:space="preserve">מהכל. ברגע שהגיעו לשם, הם </w:t>
      </w:r>
      <w:r w:rsidR="004C59E0">
        <w:rPr>
          <w:rFonts w:hint="cs"/>
          <w:rtl/>
        </w:rPr>
        <w:t>פתאום</w:t>
      </w:r>
      <w:r>
        <w:rPr>
          <w:rFonts w:hint="cs"/>
          <w:rtl/>
        </w:rPr>
        <w:t xml:space="preserve"> חשו משהו שלא הרגישו בכל ימי חייהם </w:t>
      </w:r>
      <w:r>
        <w:rPr>
          <w:rtl/>
        </w:rPr>
        <w:t>–</w:t>
      </w:r>
      <w:r>
        <w:rPr>
          <w:rFonts w:hint="cs"/>
          <w:rtl/>
        </w:rPr>
        <w:t xml:space="preserve"> מה זה להיראות כמו כולם, לא להיראות שונה. ובבת אחת זה שבה אותם, והם נלחמו להיטמע כמה שיותר עמוק. רובם הצליחו להגיע בחודשיים של הקורס מרמה הבסיסית ביפנית לרמה 3</w:t>
      </w:r>
      <w:r>
        <w:rPr>
          <w:rFonts w:hint="cs"/>
        </w:rPr>
        <w:t>N</w:t>
      </w:r>
      <w:r>
        <w:rPr>
          <w:rFonts w:hint="cs"/>
          <w:rtl/>
        </w:rPr>
        <w:t xml:space="preserve">, לא בשל הקלות של המעבר אלא בשל נחישותם שנבעה מצורך כבוש. זה מה שסאקורה ניסתה לגרום לאלכס להבין. המדריכים ידעו זאת טוב, וגם הורים שהיו מתלבטים אם לשלוח את ילדיהם לקורס כה יקר, כשהילדים היו ידועים בתור תלמידים לא שקדניים ולא מבריקים במיוחד הם אמרו </w:t>
      </w:r>
      <w:r>
        <w:rPr>
          <w:rtl/>
        </w:rPr>
        <w:t>–</w:t>
      </w:r>
      <w:r>
        <w:rPr>
          <w:rFonts w:hint="cs"/>
          <w:rtl/>
        </w:rPr>
        <w:t xml:space="preserve"> זה יקרה מעצמו, אל תדאגו, הילדים שלכם ילמדו יפנית כאילו זה הדבר החשוב ביותר בעולם עבורם, ובאותו זמן זה אכן יהיה כך. </w:t>
      </w:r>
      <w:r w:rsidR="00A82B8C">
        <w:rPr>
          <w:rFonts w:hint="cs"/>
          <w:rtl/>
        </w:rPr>
        <w:t>[זה מהדהד את אלכס בישראל אולי?]</w:t>
      </w:r>
    </w:p>
    <w:p w14:paraId="602B71ED" w14:textId="424198D2" w:rsidR="000C33B6" w:rsidRDefault="000C33B6" w:rsidP="00AB5A06">
      <w:pPr>
        <w:rPr>
          <w:rtl/>
        </w:rPr>
      </w:pPr>
      <w:r>
        <w:rPr>
          <w:rFonts w:hint="cs"/>
          <w:rtl/>
        </w:rPr>
        <w:t xml:space="preserve">הוא היה מתקשר אליה כל יום, לבוא היום? לא, לא לבוא היום. ומחר? אולי... היא לא יודעת עדיין. אולי רק בערב היא תתפנה. אז הוא מגיע בערב, היא חששה שהוא לא ימצא את עצמו וזה יהיה נורא מביך, מה </w:t>
      </w:r>
      <w:r w:rsidR="004C59E0">
        <w:rPr>
          <w:rFonts w:hint="cs"/>
          <w:rtl/>
        </w:rPr>
        <w:t>פתאום</w:t>
      </w:r>
      <w:r>
        <w:rPr>
          <w:rFonts w:hint="cs"/>
          <w:rtl/>
        </w:rPr>
        <w:t xml:space="preserve"> דווקא הוא והוא בכלל לא קשור, אבל היא טעתה הוא דווקא היה</w:t>
      </w:r>
      <w:r w:rsidR="00C90C6C">
        <w:rPr>
          <w:rFonts w:hint="cs"/>
          <w:rtl/>
        </w:rPr>
        <w:t xml:space="preserve"> מאוד </w:t>
      </w:r>
      <w:r>
        <w:rPr>
          <w:rFonts w:hint="cs"/>
          <w:rtl/>
        </w:rPr>
        <w:t>קשור, כי הם התלבטו הרבה</w:t>
      </w:r>
      <w:r w:rsidR="00C90C6C">
        <w:rPr>
          <w:rFonts w:hint="cs"/>
          <w:rtl/>
        </w:rPr>
        <w:t xml:space="preserve"> מאוד </w:t>
      </w:r>
      <w:r>
        <w:rPr>
          <w:rFonts w:hint="cs"/>
          <w:rtl/>
        </w:rPr>
        <w:t>לגבי הזהות הלאומית שלהם. כמעט לא דנו בכך בינם לבין עצמם עד שהגיעו לסמינר, ופה לא יכלו לדון כך נראה בשום דבר אחר. והוא היה מעין ה</w:t>
      </w:r>
      <w:r>
        <w:t>sounding board</w:t>
      </w:r>
      <w:r>
        <w:rPr>
          <w:rFonts w:hint="cs"/>
          <w:rtl/>
        </w:rPr>
        <w:t xml:space="preserve"> שעליו הם ניסו את דעותיהם. לפעמים הם ישבו במטבח המעונות, שה</w:t>
      </w:r>
      <w:r w:rsidR="004C59E0">
        <w:rPr>
          <w:rFonts w:hint="cs"/>
          <w:rtl/>
        </w:rPr>
        <w:t>אוויר</w:t>
      </w:r>
      <w:r w:rsidR="00863F19">
        <w:rPr>
          <w:rFonts w:hint="cs"/>
          <w:rtl/>
        </w:rPr>
        <w:t xml:space="preserve"> בו היה </w:t>
      </w:r>
      <w:r>
        <w:rPr>
          <w:rFonts w:hint="cs"/>
          <w:rtl/>
        </w:rPr>
        <w:t>דחוס</w:t>
      </w:r>
      <w:r w:rsidR="00863F19">
        <w:rPr>
          <w:rFonts w:hint="cs"/>
          <w:rtl/>
        </w:rPr>
        <w:t xml:space="preserve"> </w:t>
      </w:r>
      <w:r>
        <w:rPr>
          <w:rFonts w:hint="cs"/>
          <w:rtl/>
        </w:rPr>
        <w:t>ובשל</w:t>
      </w:r>
      <w:r w:rsidR="00E567A7">
        <w:rPr>
          <w:rFonts w:hint="cs"/>
          <w:rtl/>
        </w:rPr>
        <w:t xml:space="preserve"> מאוד,</w:t>
      </w:r>
      <w:r>
        <w:rPr>
          <w:rFonts w:hint="cs"/>
          <w:rtl/>
        </w:rPr>
        <w:t xml:space="preserve"> אבל לרוב במקום כלשהו. הם היו במרחק נסיעה קצרה ברכבת תחתית מכל מה שהיה לטוקיו להציע, מסעדות יוקרה </w:t>
      </w:r>
      <w:r w:rsidR="00863F19">
        <w:rPr>
          <w:rFonts w:hint="cs"/>
          <w:rtl/>
        </w:rPr>
        <w:t>ורח</w:t>
      </w:r>
      <w:r w:rsidR="002B68B6">
        <w:rPr>
          <w:rFonts w:hint="cs"/>
          <w:rtl/>
        </w:rPr>
        <w:t xml:space="preserve">ובות רחבים שטופי ניאון </w:t>
      </w:r>
      <w:r>
        <w:rPr>
          <w:rFonts w:hint="cs"/>
          <w:rtl/>
        </w:rPr>
        <w:t>וסימטאות מדיפות ריח שתן חזק,</w:t>
      </w:r>
      <w:r w:rsidR="002B68B6">
        <w:rPr>
          <w:rFonts w:hint="cs"/>
          <w:rtl/>
        </w:rPr>
        <w:t xml:space="preserve"> ולפעמים הם יצאו עם המדריכים והיו דנים בנושא זה, שהיה כאוב ונזיל כי הם הגיעו לגיל שהחלו להתעניין באופן אינטנסיבי בפוליטיקה של ארצם, ובעתיד שיבנו לעצמם שם, אבל מראם החיצוני עצר אותם, שלח אותם לשם, ליפן.</w:t>
      </w:r>
    </w:p>
    <w:p w14:paraId="36DF0187" w14:textId="0248B39E" w:rsidR="00A82B8C" w:rsidRDefault="000C33B6" w:rsidP="00AB5A06">
      <w:pPr>
        <w:rPr>
          <w:rtl/>
        </w:rPr>
      </w:pPr>
      <w:r>
        <w:rPr>
          <w:rFonts w:hint="cs"/>
          <w:rtl/>
        </w:rPr>
        <w:t xml:space="preserve">היו להם הרבה מפגשים בנושא זהותם הלאומית, </w:t>
      </w:r>
      <w:r w:rsidR="00A82B8C">
        <w:rPr>
          <w:rFonts w:hint="cs"/>
          <w:rtl/>
        </w:rPr>
        <w:t xml:space="preserve">סאקורה לפעמים מיואשת, היא לא יודעת "מי היא" ולאן היא שייכת. אולי זה היה נושא שהם הרבו לחדבר בו, ובאנגלית, דבר שהקצין את הניכור. לפעמים הם השתמשו במשפטים ביפנית, וככל שעבר הזמן מעט יותר משפטים. אז לאן אנחנו באמת שייכים? </w:t>
      </w:r>
      <w:r w:rsidR="00870B32">
        <w:rPr>
          <w:rFonts w:hint="cs"/>
          <w:rtl/>
        </w:rPr>
        <w:t xml:space="preserve">מי אנחנו באמת? לחלקם היה רק הורה יפני אחד או רק סבא יפני, אצל חלקם תווי הפנים היפנים היו מטושטשים. ואלכס אמר להם </w:t>
      </w:r>
      <w:r w:rsidR="00870B32">
        <w:rPr>
          <w:rtl/>
        </w:rPr>
        <w:t>–</w:t>
      </w:r>
      <w:r w:rsidR="00870B32">
        <w:rPr>
          <w:rFonts w:hint="cs"/>
          <w:rtl/>
        </w:rPr>
        <w:t xml:space="preserve"> אתם יודעים מי אתם. כל אחד שמדבר עם עצמו, לא מדבר עם זר אלא חי בנוחות עם הקול הפנימי שלו. למה צריך להגדיר עפ"י ההגדרות המלאכותיות שאנשים פיתחו במשך אלפי שנים אבל שאולי לא מתאימות לכם? אתם תחיו חיים מגוונים יותר, לא חיים ישרים וחד ממדיים</w:t>
      </w:r>
      <w:r w:rsidR="00BB7B0A">
        <w:rPr>
          <w:rFonts w:hint="cs"/>
          <w:rtl/>
        </w:rPr>
        <w:t xml:space="preserve"> שהכול </w:t>
      </w:r>
      <w:r w:rsidR="00870B32">
        <w:rPr>
          <w:rFonts w:hint="cs"/>
          <w:rtl/>
        </w:rPr>
        <w:t xml:space="preserve">כבר קבוע בהם. אתם בעלי מספיק עוצמה בשביל לבחור את הדרך בעצמכם. וגו' אבל עם פחות קלישאות. ובעצמו הוא חשב </w:t>
      </w:r>
      <w:r w:rsidR="00870B32">
        <w:rPr>
          <w:rtl/>
        </w:rPr>
        <w:t>–</w:t>
      </w:r>
      <w:r w:rsidR="00870B32">
        <w:rPr>
          <w:rFonts w:hint="cs"/>
          <w:rtl/>
        </w:rPr>
        <w:t xml:space="preserve"> ומי אני? ביפן הוא לא יכל להעמיד פני יפני כמובן, אבל הוא יכל להסתובב ולהעמיד פני כל אומה כמעט. גרמני? בקלות. אמריקאי? בלי שום בעיה. צרפתי? קצת מסובך לתקשר בשפה שכלל לא הכיר יפנית, ובמבטא שהיה נכרי לו</w:t>
      </w:r>
      <w:r w:rsidR="00E567A7">
        <w:rPr>
          <w:rFonts w:hint="cs"/>
          <w:rtl/>
        </w:rPr>
        <w:t xml:space="preserve"> מאוד,</w:t>
      </w:r>
      <w:r w:rsidR="00870B32">
        <w:rPr>
          <w:rFonts w:hint="cs"/>
          <w:rtl/>
        </w:rPr>
        <w:t xml:space="preserve"> צרפתי, אבל זה כל העניין</w:t>
      </w:r>
      <w:r w:rsidR="002B68B6">
        <w:rPr>
          <w:rFonts w:hint="cs"/>
          <w:rtl/>
        </w:rPr>
        <w:t xml:space="preserve">, הקושי הזה שהיה מרגש, כי היה </w:t>
      </w:r>
      <w:r w:rsidR="00F97A34">
        <w:rPr>
          <w:rFonts w:hint="cs"/>
          <w:rtl/>
        </w:rPr>
        <w:t>כל כך</w:t>
      </w:r>
      <w:r w:rsidR="002B68B6">
        <w:rPr>
          <w:rFonts w:hint="cs"/>
          <w:rtl/>
        </w:rPr>
        <w:t xml:space="preserve"> קל למעוד ולהתפס</w:t>
      </w:r>
      <w:r w:rsidR="00870B32">
        <w:rPr>
          <w:rFonts w:hint="cs"/>
          <w:rtl/>
        </w:rPr>
        <w:t>. אבל הפרסונה שהכי אהב ל</w:t>
      </w:r>
      <w:r w:rsidR="002B68B6">
        <w:rPr>
          <w:rFonts w:hint="cs"/>
          <w:rtl/>
        </w:rPr>
        <w:t>עטות</w:t>
      </w:r>
      <w:r w:rsidR="00870B32">
        <w:rPr>
          <w:rFonts w:hint="cs"/>
          <w:rtl/>
        </w:rPr>
        <w:t xml:space="preserve"> </w:t>
      </w:r>
      <w:r w:rsidR="001C5A04">
        <w:rPr>
          <w:rFonts w:hint="cs"/>
          <w:rtl/>
        </w:rPr>
        <w:t>הייתה</w:t>
      </w:r>
      <w:r w:rsidR="00870B32">
        <w:rPr>
          <w:rFonts w:hint="cs"/>
          <w:rtl/>
        </w:rPr>
        <w:t xml:space="preserve"> של רוסי, ארקוסו הרוסי מפטרבורג, ולפעמים </w:t>
      </w:r>
      <w:r w:rsidR="00870B32">
        <w:rPr>
          <w:rtl/>
        </w:rPr>
        <w:t>–</w:t>
      </w:r>
      <w:r w:rsidR="00870B32">
        <w:rPr>
          <w:rFonts w:hint="cs"/>
          <w:rtl/>
        </w:rPr>
        <w:t xml:space="preserve"> ארקוסו הרוסי-לשעבר שחי כיום בישראל. וככזה הוא הסתובב ברחבי טוקיו, כשסאקורה</w:t>
      </w:r>
      <w:r w:rsidR="00E609F1">
        <w:rPr>
          <w:rFonts w:hint="cs"/>
          <w:rtl/>
        </w:rPr>
        <w:t xml:space="preserve"> וחבורתה היו חורכים את נפתולי השפה היפנית בסמינר.</w:t>
      </w:r>
      <w:r w:rsidR="00034F6E">
        <w:rPr>
          <w:rFonts w:hint="cs"/>
          <w:rtl/>
        </w:rPr>
        <w:t xml:space="preserve"> </w:t>
      </w:r>
      <w:r>
        <w:rPr>
          <w:rFonts w:hint="cs"/>
          <w:rtl/>
        </w:rPr>
        <w:t xml:space="preserve">כשאלכס הציג את עצמו </w:t>
      </w:r>
      <w:r w:rsidR="00034F6E">
        <w:rPr>
          <w:rFonts w:hint="cs"/>
          <w:rtl/>
        </w:rPr>
        <w:t>בתור רוסי-לשעבר וישראלי בהוו</w:t>
      </w:r>
      <w:r w:rsidR="00141F74">
        <w:rPr>
          <w:rFonts w:hint="cs"/>
          <w:rtl/>
        </w:rPr>
        <w:t>ה</w:t>
      </w:r>
      <w:r w:rsidR="00141F74" w:rsidRPr="00141F74">
        <w:rPr>
          <w:rFonts w:hint="cs"/>
          <w:rtl/>
        </w:rPr>
        <w:t xml:space="preserve"> </w:t>
      </w:r>
      <w:r w:rsidR="00141F74">
        <w:rPr>
          <w:rFonts w:hint="cs"/>
          <w:rtl/>
        </w:rPr>
        <w:t xml:space="preserve">הוא חש את עצמו </w:t>
      </w:r>
      <w:r w:rsidR="00034F6E">
        <w:rPr>
          <w:rFonts w:hint="cs"/>
          <w:rtl/>
        </w:rPr>
        <w:t>כאדם גבוה ושרירי, כהה במקצת</w:t>
      </w:r>
      <w:r w:rsidR="006D28E0">
        <w:rPr>
          <w:rFonts w:hint="cs"/>
          <w:rtl/>
        </w:rPr>
        <w:t>.</w:t>
      </w:r>
    </w:p>
    <w:p w14:paraId="76149702" w14:textId="0EF22324" w:rsidR="00EB2D96" w:rsidRDefault="00EB2D96" w:rsidP="00AB5A06">
      <w:pPr>
        <w:rPr>
          <w:rtl/>
        </w:rPr>
      </w:pPr>
      <w:r>
        <w:rPr>
          <w:rFonts w:hint="cs"/>
          <w:rtl/>
        </w:rPr>
        <w:t>]</w:t>
      </w:r>
    </w:p>
    <w:p w14:paraId="2C16F7C5" w14:textId="6CB5A173" w:rsidR="0095473B" w:rsidRDefault="001A1722" w:rsidP="00A82514">
      <w:r w:rsidRPr="001A1722">
        <w:rPr>
          <w:rFonts w:cs="Times New Roman"/>
          <w:rtl/>
        </w:rPr>
        <w:t>סאקורה הציצה ביצירתו.</w:t>
      </w:r>
      <w:r w:rsidR="0095473B">
        <w:rPr>
          <w:rFonts w:hint="cs"/>
          <w:rtl/>
        </w:rPr>
        <w:t xml:space="preserve"> </w:t>
      </w:r>
      <w:r w:rsidR="005D4634">
        <w:rPr>
          <w:rFonts w:hint="cs"/>
          <w:rtl/>
        </w:rPr>
        <w:t>[</w:t>
      </w:r>
      <w:r w:rsidR="00814446">
        <w:rPr>
          <w:rFonts w:hint="cs"/>
          <w:rtl/>
        </w:rPr>
        <w:t xml:space="preserve">הפעם, </w:t>
      </w:r>
      <w:r w:rsidR="00FC59F3">
        <w:rPr>
          <w:rFonts w:hint="cs"/>
          <w:rtl/>
        </w:rPr>
        <w:t xml:space="preserve">צייר </w:t>
      </w:r>
      <w:r w:rsidR="00934A6E">
        <w:rPr>
          <w:rFonts w:hint="cs"/>
          <w:rtl/>
        </w:rPr>
        <w:t xml:space="preserve">את </w:t>
      </w:r>
      <w:r w:rsidR="00FC59F3">
        <w:rPr>
          <w:rFonts w:hint="cs"/>
          <w:rtl/>
        </w:rPr>
        <w:t>אותה</w:t>
      </w:r>
      <w:r w:rsidR="0095473B">
        <w:rPr>
          <w:rFonts w:hint="cs"/>
          <w:rtl/>
        </w:rPr>
        <w:t xml:space="preserve"> דמות-</w:t>
      </w:r>
      <w:r w:rsidR="00814446">
        <w:rPr>
          <w:rFonts w:hint="cs"/>
          <w:rtl/>
        </w:rPr>
        <w:t>קוואי</w:t>
      </w:r>
      <w:r w:rsidR="0095473B">
        <w:rPr>
          <w:rFonts w:hint="cs"/>
          <w:rtl/>
        </w:rPr>
        <w:t xml:space="preserve"> </w:t>
      </w:r>
      <w:r w:rsidR="00814446">
        <w:rPr>
          <w:rFonts w:hint="cs"/>
          <w:rtl/>
        </w:rPr>
        <w:t>שעבר</w:t>
      </w:r>
      <w:r w:rsidR="00FC59F3">
        <w:rPr>
          <w:rFonts w:hint="cs"/>
          <w:rtl/>
        </w:rPr>
        <w:t>ה</w:t>
      </w:r>
      <w:r w:rsidR="005C6652">
        <w:rPr>
          <w:rFonts w:hint="cs"/>
          <w:rtl/>
        </w:rPr>
        <w:t xml:space="preserve"> שם</w:t>
      </w:r>
      <w:r w:rsidR="00814446">
        <w:rPr>
          <w:rFonts w:hint="cs"/>
          <w:rtl/>
        </w:rPr>
        <w:t xml:space="preserve"> ו</w:t>
      </w:r>
      <w:r w:rsidR="00F06A3F">
        <w:rPr>
          <w:rFonts w:hint="cs"/>
          <w:rtl/>
        </w:rPr>
        <w:t>עכשיו</w:t>
      </w:r>
      <w:r w:rsidR="00814446">
        <w:rPr>
          <w:rFonts w:hint="cs"/>
          <w:rtl/>
        </w:rPr>
        <w:t xml:space="preserve"> עמד</w:t>
      </w:r>
      <w:r w:rsidR="00FC59F3">
        <w:rPr>
          <w:rFonts w:hint="cs"/>
          <w:rtl/>
        </w:rPr>
        <w:t>ה</w:t>
      </w:r>
      <w:r w:rsidR="0095473B">
        <w:rPr>
          <w:rFonts w:hint="cs"/>
          <w:rtl/>
        </w:rPr>
        <w:t xml:space="preserve"> מעל דוכן-מאולתר בטקס שמשך אליו קהל גדול. </w:t>
      </w:r>
      <w:r w:rsidR="00814446">
        <w:rPr>
          <w:rFonts w:hint="cs"/>
          <w:rtl/>
        </w:rPr>
        <w:t>אלכס</w:t>
      </w:r>
      <w:r w:rsidR="005D4634">
        <w:rPr>
          <w:rFonts w:hint="cs"/>
          <w:rtl/>
        </w:rPr>
        <w:t>]</w:t>
      </w:r>
      <w:r w:rsidR="00814446">
        <w:rPr>
          <w:rFonts w:hint="cs"/>
          <w:rtl/>
        </w:rPr>
        <w:t xml:space="preserve"> </w:t>
      </w:r>
      <w:r w:rsidRPr="001A1722">
        <w:rPr>
          <w:rFonts w:cs="Times New Roman"/>
          <w:rtl/>
        </w:rPr>
        <w:t>בדיו כחולה ובקו</w:t>
      </w:r>
      <w:r w:rsidR="00FC7840">
        <w:rPr>
          <w:rFonts w:cs="Times New Roman" w:hint="cs"/>
          <w:rtl/>
        </w:rPr>
        <w:t>ו</w:t>
      </w:r>
      <w:r w:rsidRPr="001A1722">
        <w:rPr>
          <w:rFonts w:cs="Times New Roman"/>
          <w:rtl/>
        </w:rPr>
        <w:t>ים מלוטשים הוא לכד את</w:t>
      </w:r>
      <w:r w:rsidR="006B6AAA">
        <w:rPr>
          <w:rFonts w:cs="Times New Roman"/>
          <w:rtl/>
        </w:rPr>
        <w:t xml:space="preserve"> </w:t>
      </w:r>
      <w:r w:rsidRPr="001A1722">
        <w:rPr>
          <w:rFonts w:cs="Times New Roman"/>
          <w:rtl/>
        </w:rPr>
        <w:t>דמות</w:t>
      </w:r>
      <w:r w:rsidR="00E60013">
        <w:rPr>
          <w:rFonts w:cs="Times New Roman" w:hint="cs"/>
          <w:rtl/>
        </w:rPr>
        <w:t xml:space="preserve"> </w:t>
      </w:r>
      <w:r w:rsidRPr="001A1722">
        <w:rPr>
          <w:rFonts w:cs="Times New Roman"/>
          <w:rtl/>
        </w:rPr>
        <w:t>הק</w:t>
      </w:r>
      <w:r w:rsidR="00E60013">
        <w:rPr>
          <w:rFonts w:cs="Times New Roman" w:hint="cs"/>
          <w:rtl/>
        </w:rPr>
        <w:t>א</w:t>
      </w:r>
      <w:r w:rsidRPr="001A1722">
        <w:rPr>
          <w:rFonts w:cs="Times New Roman"/>
          <w:rtl/>
        </w:rPr>
        <w:t>ווא</w:t>
      </w:r>
      <w:r w:rsidR="00E60013">
        <w:rPr>
          <w:rFonts w:cs="Times New Roman" w:hint="cs"/>
          <w:rtl/>
        </w:rPr>
        <w:t>י</w:t>
      </w:r>
      <w:r w:rsidRPr="001A1722">
        <w:rPr>
          <w:rFonts w:cs="Times New Roman"/>
          <w:rtl/>
        </w:rPr>
        <w:t>י, חוץ מאשר את כפותיו השמנמנות, חסרות</w:t>
      </w:r>
      <w:r w:rsidR="00E60013">
        <w:rPr>
          <w:rFonts w:cs="Times New Roman" w:hint="cs"/>
          <w:rtl/>
        </w:rPr>
        <w:t xml:space="preserve"> </w:t>
      </w:r>
      <w:r w:rsidRPr="001A1722">
        <w:rPr>
          <w:rFonts w:cs="Times New Roman"/>
          <w:rtl/>
        </w:rPr>
        <w:t>האצבעות, שהסתיימו אצל</w:t>
      </w:r>
      <w:r w:rsidR="006B6AAA">
        <w:rPr>
          <w:rFonts w:cs="Times New Roman"/>
          <w:rtl/>
        </w:rPr>
        <w:t xml:space="preserve"> </w:t>
      </w:r>
      <w:r w:rsidRPr="001A1722">
        <w:rPr>
          <w:rFonts w:cs="Times New Roman"/>
          <w:rtl/>
        </w:rPr>
        <w:t>אלכס בטפרים עצומים ומדממים. בציור שבעמוד הבא בפנקס, תקע היצור את טפריו עמוק בגוף בעליו, ילד רך ועגול</w:t>
      </w:r>
      <w:r w:rsidR="00E60013">
        <w:rPr>
          <w:rFonts w:cs="Times New Roman" w:hint="cs"/>
          <w:rtl/>
        </w:rPr>
        <w:t xml:space="preserve"> </w:t>
      </w:r>
      <w:r w:rsidRPr="001A1722">
        <w:rPr>
          <w:rFonts w:cs="Times New Roman"/>
          <w:rtl/>
        </w:rPr>
        <w:t>עיניים.</w:t>
      </w:r>
    </w:p>
    <w:p w14:paraId="082BFC10" w14:textId="77777777" w:rsidR="0095473B" w:rsidRDefault="0095473B" w:rsidP="0095473B">
      <w:pPr>
        <w:rPr>
          <w:rtl/>
        </w:rPr>
      </w:pPr>
      <w:r>
        <w:rPr>
          <w:rFonts w:hint="cs"/>
          <w:rtl/>
        </w:rPr>
        <w:t>"למה הילד לא מגרש אותו מעליו?"</w:t>
      </w:r>
    </w:p>
    <w:p w14:paraId="1A71ADD5" w14:textId="77777777" w:rsidR="0095473B" w:rsidRDefault="0095473B" w:rsidP="0095473B">
      <w:pPr>
        <w:rPr>
          <w:rtl/>
        </w:rPr>
      </w:pPr>
      <w:r>
        <w:rPr>
          <w:rFonts w:hint="cs"/>
          <w:rtl/>
        </w:rPr>
        <w:lastRenderedPageBreak/>
        <w:t>"הוא לא רוצה."</w:t>
      </w:r>
    </w:p>
    <w:p w14:paraId="16268AD0" w14:textId="77777777" w:rsidR="0095473B" w:rsidRDefault="0095473B" w:rsidP="0095473B">
      <w:pPr>
        <w:rPr>
          <w:rtl/>
        </w:rPr>
      </w:pPr>
      <w:r>
        <w:rPr>
          <w:rFonts w:hint="cs"/>
          <w:rtl/>
        </w:rPr>
        <w:t>"הוא מעדיף שדוב מפחיד יתקע בו את ציפורניו?"</w:t>
      </w:r>
    </w:p>
    <w:p w14:paraId="5FA81D82" w14:textId="5E12C6E1" w:rsidR="0095473B" w:rsidRDefault="0095473B" w:rsidP="0095473B">
      <w:pPr>
        <w:rPr>
          <w:rtl/>
        </w:rPr>
      </w:pPr>
      <w:r>
        <w:rPr>
          <w:rFonts w:hint="cs"/>
          <w:rtl/>
        </w:rPr>
        <w:t>"</w:t>
      </w:r>
      <w:r w:rsidR="00812137">
        <w:rPr>
          <w:rFonts w:hint="cs"/>
          <w:rtl/>
        </w:rPr>
        <w:t>[</w:t>
      </w:r>
      <w:r>
        <w:rPr>
          <w:rFonts w:hint="cs"/>
          <w:rtl/>
        </w:rPr>
        <w:t xml:space="preserve">זה לא דוב מפחיד, זה דוב קוואי, והוא רוצה שהדוב ינעץ בו עמוק... </w:t>
      </w:r>
      <w:r w:rsidR="00812137">
        <w:rPr>
          <w:rFonts w:hint="cs"/>
          <w:rtl/>
        </w:rPr>
        <w:t>]</w:t>
      </w:r>
      <w:r>
        <w:rPr>
          <w:rFonts w:hint="cs"/>
          <w:rtl/>
        </w:rPr>
        <w:t>ככה הדוב אוהב אותו, הילד מבין את זה."</w:t>
      </w:r>
    </w:p>
    <w:p w14:paraId="4F80FD29" w14:textId="627C8264" w:rsidR="0095473B" w:rsidRDefault="0095473B" w:rsidP="0095473B">
      <w:pPr>
        <w:rPr>
          <w:rtl/>
        </w:rPr>
      </w:pPr>
      <w:r>
        <w:rPr>
          <w:rFonts w:hint="cs"/>
          <w:rtl/>
        </w:rPr>
        <w:t>[</w:t>
      </w:r>
      <w:hyperlink r:id="rId162" w:history="1">
        <w:r w:rsidRPr="001A1722">
          <w:rPr>
            <w:rStyle w:val="Hyperlink"/>
            <w:rFonts w:hint="cs"/>
            <w:rtl/>
          </w:rPr>
          <w:t xml:space="preserve">מתוך </w:t>
        </w:r>
      </w:hyperlink>
    </w:p>
    <w:p w14:paraId="227CEE2E" w14:textId="77777777" w:rsidR="0095473B" w:rsidRDefault="0095473B" w:rsidP="0095473B">
      <w:pPr>
        <w:rPr>
          <w:rFonts w:cs="Times New Roman"/>
          <w:rtl/>
        </w:rPr>
      </w:pPr>
      <w:r>
        <w:rPr>
          <w:rFonts w:cs="Times New Roman" w:hint="cs"/>
          <w:rtl/>
        </w:rPr>
        <w:t>יש תחום שלם של קימוֹ־קוואי, "חמוד־דוחה", שמיוצג על ידי גְלוּמי, דוב מתוק למראה שטפריו אדומים מדם בעליו, שאותו הוא נוהג לפצוע באופן קבוע.</w:t>
      </w:r>
    </w:p>
    <w:p w14:paraId="2DCA1DD9" w14:textId="4FE6BC96" w:rsidR="0095473B" w:rsidRDefault="0095473B" w:rsidP="0095473B">
      <w:pPr>
        <w:rPr>
          <w:rFonts w:cs="Times New Roman"/>
          <w:rtl/>
        </w:rPr>
      </w:pPr>
      <w:r>
        <w:rPr>
          <w:rFonts w:cs="Times New Roman" w:hint="cs"/>
          <w:rtl/>
        </w:rPr>
        <w:t xml:space="preserve">שרון קינסלה כתבה כבר לפני שני עשורים שההצמדות לחמידות היא </w:t>
      </w:r>
      <w:r w:rsidR="004D7433">
        <w:rPr>
          <w:rFonts w:cs="Times New Roman" w:hint="cs"/>
          <w:rtl/>
        </w:rPr>
        <w:t>ניסיון</w:t>
      </w:r>
      <w:r>
        <w:rPr>
          <w:rFonts w:cs="Times New Roman" w:hint="cs"/>
          <w:rtl/>
        </w:rPr>
        <w:t xml:space="preserve"> (רגשי, נפשי) להמלט ממה שדורשת בגרות – </w:t>
      </w:r>
      <w:r>
        <w:rPr>
          <w:rFonts w:cs="Times New Roman" w:hint="cs"/>
          <w:highlight w:val="yellow"/>
          <w:rtl/>
        </w:rPr>
        <w:t>אחריות, עשיה, טיפול קבלה</w:t>
      </w:r>
      <w:r>
        <w:rPr>
          <w:rFonts w:cs="Times New Roman" w:hint="cs"/>
          <w:rtl/>
        </w:rPr>
        <w:t>. במקום שאת, התרבות היפאנית דבקה ב</w:t>
      </w:r>
      <w:r w:rsidR="001C5A04">
        <w:rPr>
          <w:rFonts w:cs="Times New Roman" w:hint="cs"/>
          <w:rtl/>
        </w:rPr>
        <w:t>אימא</w:t>
      </w:r>
      <w:r>
        <w:rPr>
          <w:rFonts w:cs="Times New Roman" w:hint="cs"/>
          <w:rtl/>
        </w:rPr>
        <w:t xml:space="preserve">ה – </w:t>
      </w:r>
      <w:r>
        <w:rPr>
          <w:rFonts w:cs="Times New Roman" w:hint="cs"/>
          <w:highlight w:val="yellow"/>
          <w:rtl/>
        </w:rPr>
        <w:t>מתיקות ופינוק, ולדותיות נצחית במקום לקיחת אחריות ובגרות.</w:t>
      </w:r>
    </w:p>
    <w:p w14:paraId="3DE7DE15" w14:textId="77777777" w:rsidR="0095473B" w:rsidRDefault="0095473B" w:rsidP="0095473B">
      <w:pPr>
        <w:rPr>
          <w:rFonts w:cs="Times New Roman"/>
          <w:rtl/>
        </w:rPr>
      </w:pPr>
      <w:r>
        <w:rPr>
          <w:rFonts w:cs="Times New Roman" w:hint="cs"/>
          <w:rtl/>
        </w:rPr>
        <w:t xml:space="preserve">יפן ארץ שרוסקה לפני כמה עשרות שנים: חוותה את הדבר הנורא ביותר שהאנושות מנסה, מאז, להימנע ממנו. ועל ידי מי? על ידי מנהיגת העולם החופשי, ארצות הברית. </w:t>
      </w:r>
      <w:r>
        <w:rPr>
          <w:rFonts w:cs="Times New Roman" w:hint="cs"/>
          <w:highlight w:val="yellow"/>
          <w:rtl/>
        </w:rPr>
        <w:t>מאחורי כל דבר יפה, או חמוד-יפה, יש איזשהו כאב</w:t>
      </w:r>
      <w:r>
        <w:rPr>
          <w:rFonts w:cs="Times New Roman" w:hint="cs"/>
          <w:rtl/>
        </w:rPr>
        <w:t>. אומה שמרצפת את עצמה בחמידות מכסה הרבה כאב.</w:t>
      </w:r>
    </w:p>
    <w:p w14:paraId="033F93B7" w14:textId="3AEB3721" w:rsidR="0095473B" w:rsidRDefault="0095473B" w:rsidP="0095473B">
      <w:pPr>
        <w:rPr>
          <w:rtl/>
        </w:rPr>
      </w:pPr>
      <w:r>
        <w:rPr>
          <w:rFonts w:hint="cs"/>
          <w:rtl/>
        </w:rPr>
        <w:t>]</w:t>
      </w:r>
    </w:p>
    <w:p w14:paraId="6CAEC2DB" w14:textId="77777777" w:rsidR="001A1722" w:rsidRDefault="001A1722" w:rsidP="0095473B">
      <w:pPr>
        <w:rPr>
          <w:rtl/>
        </w:rPr>
      </w:pPr>
    </w:p>
    <w:p w14:paraId="6C61B526" w14:textId="33C97D96" w:rsidR="002D567F" w:rsidRDefault="005D4634" w:rsidP="00A72E15">
      <w:pPr>
        <w:rPr>
          <w:rtl/>
        </w:rPr>
      </w:pPr>
      <w:r>
        <w:rPr>
          <w:rFonts w:hint="cs"/>
          <w:rtl/>
        </w:rPr>
        <w:t>באותו ערב</w:t>
      </w:r>
      <w:r w:rsidR="005D351F" w:rsidRPr="005D351F">
        <w:rPr>
          <w:rtl/>
        </w:rPr>
        <w:t xml:space="preserve"> </w:t>
      </w:r>
      <w:r w:rsidR="005D351F" w:rsidRPr="00CD067C">
        <w:rPr>
          <w:rtl/>
        </w:rPr>
        <w:t>התקשר</w:t>
      </w:r>
      <w:r w:rsidR="005D351F">
        <w:rPr>
          <w:rFonts w:hint="cs"/>
          <w:rtl/>
        </w:rPr>
        <w:t xml:space="preserve"> </w:t>
      </w:r>
      <w:r w:rsidR="004627AB" w:rsidRPr="00CD067C">
        <w:rPr>
          <w:rtl/>
        </w:rPr>
        <w:t>אב</w:t>
      </w:r>
      <w:r w:rsidR="0095473B">
        <w:rPr>
          <w:rFonts w:hint="cs"/>
          <w:rtl/>
        </w:rPr>
        <w:t>יו</w:t>
      </w:r>
      <w:r w:rsidR="004627AB" w:rsidRPr="00CD067C">
        <w:rPr>
          <w:rtl/>
        </w:rPr>
        <w:t xml:space="preserve"> של אלכס </w:t>
      </w:r>
      <w:r w:rsidR="001032AA">
        <w:rPr>
          <w:rFonts w:hint="cs"/>
          <w:rtl/>
        </w:rPr>
        <w:t xml:space="preserve">למשרדי </w:t>
      </w:r>
      <w:r w:rsidR="0095473B" w:rsidRPr="00AE34F1">
        <w:rPr>
          <w:rFonts w:cs="Times New Roman"/>
          <w:rtl/>
        </w:rPr>
        <w:t>אקדמיית ניקייג'ין</w:t>
      </w:r>
      <w:r w:rsidR="001032AA">
        <w:rPr>
          <w:rFonts w:hint="cs"/>
          <w:rtl/>
        </w:rPr>
        <w:t xml:space="preserve"> </w:t>
      </w:r>
      <w:r w:rsidR="004627AB" w:rsidRPr="00CD067C">
        <w:rPr>
          <w:rtl/>
        </w:rPr>
        <w:t>ו</w:t>
      </w:r>
      <w:r w:rsidR="00D61C3D">
        <w:rPr>
          <w:rFonts w:hint="cs"/>
          <w:rtl/>
        </w:rPr>
        <w:t>גער</w:t>
      </w:r>
      <w:r w:rsidR="004627AB" w:rsidRPr="00CD067C">
        <w:rPr>
          <w:rtl/>
        </w:rPr>
        <w:t xml:space="preserve"> בסאקורה (אלכס שוב אבד ברחבי טוקיו והופיע רק למחרת לקראת הצהריים) והשיחה גלש</w:t>
      </w:r>
      <w:r w:rsidR="00244D0C">
        <w:rPr>
          <w:rtl/>
        </w:rPr>
        <w:t>ה לצעקות</w:t>
      </w:r>
      <w:r w:rsidR="000A0C4F">
        <w:rPr>
          <w:rFonts w:hint="cs"/>
          <w:rtl/>
        </w:rPr>
        <w:t>.</w:t>
      </w:r>
      <w:r w:rsidR="00244D0C">
        <w:rPr>
          <w:rtl/>
        </w:rPr>
        <w:t xml:space="preserve"> </w:t>
      </w:r>
      <w:r w:rsidR="0095473B">
        <w:rPr>
          <w:rFonts w:hint="cs"/>
          <w:rtl/>
        </w:rPr>
        <w:t>לכל אורך השיחה</w:t>
      </w:r>
      <w:r w:rsidR="00D61C3D">
        <w:rPr>
          <w:rFonts w:hint="cs"/>
          <w:rtl/>
        </w:rPr>
        <w:t xml:space="preserve"> </w:t>
      </w:r>
      <w:r w:rsidR="00D61C3D" w:rsidRPr="00D61C3D">
        <w:rPr>
          <w:rFonts w:cs="Times New Roman"/>
          <w:rtl/>
        </w:rPr>
        <w:t>התבוננה</w:t>
      </w:r>
      <w:r w:rsidR="0095473B">
        <w:rPr>
          <w:rFonts w:hint="cs"/>
          <w:rtl/>
        </w:rPr>
        <w:t xml:space="preserve"> </w:t>
      </w:r>
      <w:r w:rsidR="000101E2">
        <w:rPr>
          <w:rFonts w:hint="cs"/>
          <w:rtl/>
        </w:rPr>
        <w:t xml:space="preserve">בה </w:t>
      </w:r>
      <w:r w:rsidR="001032AA">
        <w:rPr>
          <w:rFonts w:hint="cs"/>
          <w:rtl/>
        </w:rPr>
        <w:t>המדריכה בעלת הקוקיות והגרביונים הירוקים</w:t>
      </w:r>
      <w:r w:rsidR="00BE5EB3">
        <w:rPr>
          <w:rFonts w:hint="cs"/>
          <w:rtl/>
        </w:rPr>
        <w:t>,</w:t>
      </w:r>
      <w:r w:rsidR="001032AA">
        <w:rPr>
          <w:rFonts w:hint="cs"/>
          <w:rtl/>
        </w:rPr>
        <w:t xml:space="preserve"> </w:t>
      </w:r>
      <w:bookmarkStart w:id="235" w:name="_Hlk526517460"/>
      <w:r w:rsidR="00BE5EB3" w:rsidRPr="00BE5EB3">
        <w:rPr>
          <w:rFonts w:cs="Times New Roman"/>
          <w:rtl/>
        </w:rPr>
        <w:t>חיוכה הענוג, המעודן</w:t>
      </w:r>
      <w:r w:rsidR="00E60013">
        <w:rPr>
          <w:rFonts w:cs="Times New Roman" w:hint="cs"/>
          <w:rtl/>
        </w:rPr>
        <w:t>,</w:t>
      </w:r>
      <w:r w:rsidR="00BE5EB3" w:rsidRPr="00BE5EB3">
        <w:rPr>
          <w:rFonts w:cs="Times New Roman"/>
          <w:rtl/>
        </w:rPr>
        <w:t xml:space="preserve"> לא מש מפניה, מרוחקת מסאקורה</w:t>
      </w:r>
      <w:r w:rsidR="001A1722">
        <w:rPr>
          <w:rFonts w:cs="Times New Roman" w:hint="cs"/>
          <w:rtl/>
        </w:rPr>
        <w:t xml:space="preserve"> ומעין</w:t>
      </w:r>
      <w:r w:rsidR="005E793C">
        <w:rPr>
          <w:rFonts w:cs="Times New Roman" w:hint="cs"/>
          <w:rtl/>
        </w:rPr>
        <w:t xml:space="preserve"> הסערה ש</w:t>
      </w:r>
      <w:r w:rsidR="001A1722" w:rsidRPr="001A1722">
        <w:rPr>
          <w:rFonts w:cs="Times New Roman"/>
          <w:rtl/>
        </w:rPr>
        <w:t xml:space="preserve">לתוכה נהדפה </w:t>
      </w:r>
      <w:r w:rsidR="000655BB">
        <w:rPr>
          <w:rFonts w:cs="Times New Roman"/>
          <w:rtl/>
        </w:rPr>
        <w:t>על ידי</w:t>
      </w:r>
      <w:r w:rsidR="005E793C">
        <w:rPr>
          <w:rFonts w:cs="Times New Roman" w:hint="cs"/>
          <w:rtl/>
        </w:rPr>
        <w:t xml:space="preserve"> אלכס ועתה גם </w:t>
      </w:r>
      <w:r w:rsidR="000655BB">
        <w:rPr>
          <w:rFonts w:cs="Times New Roman"/>
          <w:rtl/>
        </w:rPr>
        <w:t>על ידי</w:t>
      </w:r>
      <w:r w:rsidR="00D61C3D" w:rsidRPr="00D61C3D">
        <w:rPr>
          <w:rFonts w:cs="Times New Roman"/>
          <w:rtl/>
        </w:rPr>
        <w:t xml:space="preserve"> </w:t>
      </w:r>
      <w:r w:rsidR="005E793C">
        <w:rPr>
          <w:rFonts w:cs="Times New Roman" w:hint="cs"/>
          <w:rtl/>
        </w:rPr>
        <w:t xml:space="preserve">אביו, </w:t>
      </w:r>
      <w:r w:rsidR="00BB2954" w:rsidRPr="00BB2954">
        <w:rPr>
          <w:rFonts w:cs="Times New Roman"/>
          <w:rtl/>
        </w:rPr>
        <w:t>מהסופה שניתצה את</w:t>
      </w:r>
      <w:r w:rsidR="005E793C">
        <w:rPr>
          <w:rFonts w:cs="Times New Roman" w:hint="cs"/>
          <w:rtl/>
        </w:rPr>
        <w:t xml:space="preserve"> </w:t>
      </w:r>
      <w:r>
        <w:rPr>
          <w:rFonts w:hint="cs"/>
          <w:rtl/>
        </w:rPr>
        <w:t>השלווה ההרמונית שעמלה להקים סביבה</w:t>
      </w:r>
      <w:r w:rsidR="00B4610F">
        <w:rPr>
          <w:rFonts w:hint="cs"/>
          <w:rtl/>
        </w:rPr>
        <w:t>.</w:t>
      </w:r>
      <w:bookmarkEnd w:id="235"/>
      <w:r w:rsidR="00211F04">
        <w:rPr>
          <w:rFonts w:hint="cs"/>
          <w:rtl/>
        </w:rPr>
        <w:t xml:space="preserve"> </w:t>
      </w:r>
      <w:r w:rsidR="005E793C">
        <w:rPr>
          <w:rFonts w:hint="cs"/>
          <w:rtl/>
        </w:rPr>
        <w:t>[</w:t>
      </w:r>
      <w:r w:rsidR="00125872">
        <w:rPr>
          <w:rFonts w:hint="cs"/>
          <w:rtl/>
        </w:rPr>
        <w:t xml:space="preserve">סאקורה כעסה עליהם, ועל הוריה שגרמו לה להגיע למצב שאינו חד-משמעי, חלקו פה וחלקו שם, ושמכיל צדדים שסוחפים אותה אל הרעש והטלטלות בעוד שהיא רוצה בשלווה ויציבות והרמוניה מושלמת. אח"כ כשאלכס גם עובר לארץ אחרת, היא תרגיש יותר קרובה אליו.] </w:t>
      </w:r>
    </w:p>
    <w:p w14:paraId="433D0057" w14:textId="252C9EBF" w:rsidR="00C67800" w:rsidRDefault="006B0483" w:rsidP="00A72E15">
      <w:pPr>
        <w:rPr>
          <w:rtl/>
        </w:rPr>
      </w:pPr>
      <w:r>
        <w:rPr>
          <w:rFonts w:hint="cs"/>
          <w:rtl/>
        </w:rPr>
        <w:t xml:space="preserve">גם </w:t>
      </w:r>
      <w:r w:rsidR="00211F04">
        <w:rPr>
          <w:rFonts w:hint="cs"/>
          <w:rtl/>
        </w:rPr>
        <w:t>אימו</w:t>
      </w:r>
      <w:r w:rsidR="00FB58D9">
        <w:rPr>
          <w:rFonts w:hint="cs"/>
          <w:rtl/>
        </w:rPr>
        <w:t xml:space="preserve"> </w:t>
      </w:r>
      <w:r w:rsidR="005D351F">
        <w:rPr>
          <w:rFonts w:hint="cs"/>
          <w:rtl/>
        </w:rPr>
        <w:t xml:space="preserve">של אלכס </w:t>
      </w:r>
      <w:r w:rsidR="00FB58D9">
        <w:rPr>
          <w:rFonts w:hint="cs"/>
          <w:rtl/>
        </w:rPr>
        <w:t>התקשרה</w:t>
      </w:r>
      <w:r w:rsidR="008C37CD">
        <w:rPr>
          <w:rFonts w:hint="cs"/>
          <w:rtl/>
        </w:rPr>
        <w:t xml:space="preserve"> לאקדמיה</w:t>
      </w:r>
      <w:r w:rsidR="00626B37">
        <w:rPr>
          <w:rFonts w:hint="cs"/>
          <w:rtl/>
        </w:rPr>
        <w:t>,</w:t>
      </w:r>
      <w:r w:rsidR="008C37CD">
        <w:rPr>
          <w:rFonts w:hint="cs"/>
          <w:rtl/>
        </w:rPr>
        <w:t xml:space="preserve"> </w:t>
      </w:r>
      <w:r w:rsidR="005D4634">
        <w:rPr>
          <w:rFonts w:hint="cs"/>
          <w:rtl/>
        </w:rPr>
        <w:t xml:space="preserve">והצליחה </w:t>
      </w:r>
      <w:r w:rsidR="00BE5EB3" w:rsidRPr="00BE5EB3">
        <w:rPr>
          <w:rFonts w:cs="Times New Roman"/>
          <w:rtl/>
        </w:rPr>
        <w:t>באורח</w:t>
      </w:r>
      <w:r w:rsidR="00E60013">
        <w:rPr>
          <w:rFonts w:cs="Times New Roman" w:hint="cs"/>
          <w:rtl/>
        </w:rPr>
        <w:t xml:space="preserve"> </w:t>
      </w:r>
      <w:r w:rsidR="00BE5EB3" w:rsidRPr="00BE5EB3">
        <w:rPr>
          <w:rFonts w:cs="Times New Roman"/>
          <w:rtl/>
        </w:rPr>
        <w:t>פלא</w:t>
      </w:r>
      <w:r w:rsidR="00BE5EB3" w:rsidRPr="00BE5EB3">
        <w:rPr>
          <w:rFonts w:cs="Times New Roman" w:hint="cs"/>
          <w:rtl/>
        </w:rPr>
        <w:t xml:space="preserve"> </w:t>
      </w:r>
      <w:r w:rsidR="005D4634">
        <w:rPr>
          <w:rFonts w:hint="cs"/>
          <w:rtl/>
        </w:rPr>
        <w:t xml:space="preserve">להשיג את אלכס. </w:t>
      </w:r>
      <w:r w:rsidR="00BE5EB3" w:rsidRPr="00BE5EB3">
        <w:rPr>
          <w:rFonts w:cs="Times New Roman"/>
          <w:rtl/>
        </w:rPr>
        <w:t>סיבוב ההופעות</w:t>
      </w:r>
      <w:r w:rsidR="001A1722" w:rsidRPr="001A1722">
        <w:rPr>
          <w:rFonts w:cs="Times New Roman"/>
          <w:rtl/>
        </w:rPr>
        <w:t xml:space="preserve"> הגיע</w:t>
      </w:r>
      <w:r w:rsidR="00BE5EB3">
        <w:rPr>
          <w:rFonts w:cs="Times New Roman" w:hint="cs"/>
          <w:rtl/>
        </w:rPr>
        <w:t xml:space="preserve"> כבר</w:t>
      </w:r>
      <w:r w:rsidR="001A1722" w:rsidRPr="001A1722">
        <w:rPr>
          <w:rFonts w:cs="Times New Roman"/>
          <w:rtl/>
        </w:rPr>
        <w:t xml:space="preserve"> לדרום-מזרח אסיה</w:t>
      </w:r>
      <w:r>
        <w:rPr>
          <w:rFonts w:hint="cs"/>
          <w:rtl/>
        </w:rPr>
        <w:t xml:space="preserve"> </w:t>
      </w:r>
      <w:r w:rsidR="001A1722" w:rsidRPr="001A1722">
        <w:rPr>
          <w:rFonts w:cs="Times New Roman"/>
          <w:rtl/>
        </w:rPr>
        <w:t>ו</w:t>
      </w:r>
      <w:r w:rsidR="00D61C3D">
        <w:rPr>
          <w:rFonts w:cs="Times New Roman" w:hint="cs"/>
          <w:rtl/>
        </w:rPr>
        <w:t xml:space="preserve">עד כה </w:t>
      </w:r>
      <w:r w:rsidR="00BB2954" w:rsidRPr="00BB2954">
        <w:rPr>
          <w:rFonts w:cs="Times New Roman"/>
          <w:rtl/>
        </w:rPr>
        <w:t>נחל הצלחה, הם אפילו הוסיפו קונצרט באחת המדינות החדשות שהגיחו לאחרונה מבעד למסך הברזל, אבל לא תוך מלחמת-אזרחים אכזרית, כך היא סיפרה באורך</w:t>
      </w:r>
      <w:r w:rsidR="00E60013">
        <w:rPr>
          <w:rFonts w:cs="Times New Roman" w:hint="cs"/>
          <w:rtl/>
        </w:rPr>
        <w:t xml:space="preserve"> </w:t>
      </w:r>
      <w:r w:rsidR="00BB2954" w:rsidRPr="00BB2954">
        <w:rPr>
          <w:rFonts w:cs="Times New Roman"/>
          <w:rtl/>
        </w:rPr>
        <w:t xml:space="preserve">רוח בלתי טיפוסי, ואלכס הסיק שהיא נמצאת במקום ציבורי, </w:t>
      </w:r>
      <w:r w:rsidR="00BE5EB3">
        <w:rPr>
          <w:rFonts w:cs="Times New Roman" w:hint="cs"/>
          <w:rtl/>
        </w:rPr>
        <w:t>ו</w:t>
      </w:r>
      <w:r w:rsidR="00BB2954" w:rsidRPr="00BB2954">
        <w:rPr>
          <w:rFonts w:cs="Times New Roman"/>
          <w:rtl/>
        </w:rPr>
        <w:t>שיש אנשים סביבה. הוא לא הצליח לה</w:t>
      </w:r>
      <w:r w:rsidR="00E60013">
        <w:rPr>
          <w:rFonts w:cs="Times New Roman" w:hint="cs"/>
          <w:rtl/>
        </w:rPr>
        <w:t>י</w:t>
      </w:r>
      <w:r w:rsidR="00BB2954" w:rsidRPr="00BB2954">
        <w:rPr>
          <w:rFonts w:cs="Times New Roman"/>
          <w:rtl/>
        </w:rPr>
        <w:t>זכר בשמות כל המדינות החדשות שמלחמות</w:t>
      </w:r>
      <w:r w:rsidR="00C67800">
        <w:rPr>
          <w:rFonts w:hint="cs"/>
          <w:rtl/>
        </w:rPr>
        <w:t xml:space="preserve"> עקובות מדם פרצו בהן</w:t>
      </w:r>
      <w:r w:rsidR="00E60013">
        <w:rPr>
          <w:rFonts w:hint="cs"/>
          <w:rtl/>
        </w:rPr>
        <w:t>,</w:t>
      </w:r>
      <w:r w:rsidR="00C67800">
        <w:rPr>
          <w:rFonts w:hint="cs"/>
          <w:rtl/>
        </w:rPr>
        <w:t xml:space="preserve"> אבל היא הבטיחה שלא ל</w:t>
      </w:r>
      <w:r w:rsidR="008C37CD">
        <w:rPr>
          <w:rFonts w:hint="cs"/>
          <w:rtl/>
        </w:rPr>
        <w:t>שם</w:t>
      </w:r>
      <w:r w:rsidR="00C67800">
        <w:rPr>
          <w:rFonts w:hint="cs"/>
          <w:rtl/>
        </w:rPr>
        <w:t xml:space="preserve"> </w:t>
      </w:r>
      <w:r w:rsidR="0035459D">
        <w:rPr>
          <w:rFonts w:hint="cs"/>
          <w:rtl/>
        </w:rPr>
        <w:t>גרר</w:t>
      </w:r>
      <w:r w:rsidR="00C67800">
        <w:rPr>
          <w:rFonts w:hint="cs"/>
          <w:rtl/>
        </w:rPr>
        <w:t>ה איתה את תיאו</w:t>
      </w:r>
      <w:r w:rsidR="008C37CD">
        <w:rPr>
          <w:rFonts w:hint="cs"/>
          <w:rtl/>
        </w:rPr>
        <w:t>.</w:t>
      </w:r>
      <w:r w:rsidR="00C67800">
        <w:rPr>
          <w:rFonts w:hint="cs"/>
          <w:rtl/>
        </w:rPr>
        <w:t xml:space="preserve"> באותה מדינה חדשה </w:t>
      </w:r>
      <w:r w:rsidR="000A0C4F">
        <w:rPr>
          <w:rFonts w:hint="cs"/>
          <w:rtl/>
        </w:rPr>
        <w:t>היו</w:t>
      </w:r>
      <w:r w:rsidR="00211F04">
        <w:rPr>
          <w:rFonts w:hint="cs"/>
          <w:rtl/>
        </w:rPr>
        <w:t xml:space="preserve"> פסלים הרוסים ובניינים משופצים ו</w:t>
      </w:r>
      <w:r w:rsidR="008C37CD">
        <w:rPr>
          <w:rFonts w:hint="cs"/>
          <w:rtl/>
        </w:rPr>
        <w:t xml:space="preserve">בעיקר </w:t>
      </w:r>
      <w:r w:rsidR="00211F04">
        <w:rPr>
          <w:rFonts w:hint="cs"/>
          <w:rtl/>
        </w:rPr>
        <w:t>אולמות קונצרטים</w:t>
      </w:r>
      <w:r w:rsidR="00E60013">
        <w:rPr>
          <w:rFonts w:hint="cs"/>
          <w:rtl/>
        </w:rPr>
        <w:t>,</w:t>
      </w:r>
      <w:r w:rsidR="00211F04">
        <w:rPr>
          <w:rFonts w:hint="cs"/>
          <w:rtl/>
        </w:rPr>
        <w:t xml:space="preserve"> </w:t>
      </w:r>
      <w:r w:rsidR="008C37CD">
        <w:rPr>
          <w:rFonts w:hint="cs"/>
          <w:rtl/>
        </w:rPr>
        <w:t xml:space="preserve">כי </w:t>
      </w:r>
      <w:r w:rsidR="00211F04">
        <w:rPr>
          <w:rFonts w:hint="cs"/>
          <w:rtl/>
        </w:rPr>
        <w:t xml:space="preserve">אפילו קומוניסטים-לשעבר </w:t>
      </w:r>
      <w:r w:rsidR="00D61C3D" w:rsidRPr="00D61C3D">
        <w:rPr>
          <w:rFonts w:cs="Times New Roman"/>
          <w:rtl/>
        </w:rPr>
        <w:t>השתוקקו</w:t>
      </w:r>
      <w:r w:rsidR="000A0C4F">
        <w:rPr>
          <w:rFonts w:hint="cs"/>
          <w:rtl/>
        </w:rPr>
        <w:t xml:space="preserve"> [</w:t>
      </w:r>
      <w:r w:rsidR="00211F04">
        <w:t>fervenltly</w:t>
      </w:r>
      <w:r w:rsidR="000A0C4F">
        <w:rPr>
          <w:rFonts w:hint="cs"/>
          <w:rtl/>
        </w:rPr>
        <w:t>]</w:t>
      </w:r>
      <w:r w:rsidR="00211F04">
        <w:rPr>
          <w:rFonts w:hint="cs"/>
          <w:rtl/>
        </w:rPr>
        <w:t xml:space="preserve"> </w:t>
      </w:r>
      <w:r w:rsidR="000A0C4F">
        <w:rPr>
          <w:rFonts w:hint="cs"/>
          <w:rtl/>
        </w:rPr>
        <w:t>ל</w:t>
      </w:r>
      <w:r w:rsidR="00211F04">
        <w:rPr>
          <w:rFonts w:hint="cs"/>
          <w:rtl/>
        </w:rPr>
        <w:t xml:space="preserve">יצירות פסנתר </w:t>
      </w:r>
      <w:r w:rsidR="00D61C3D">
        <w:rPr>
          <w:rFonts w:hint="cs"/>
          <w:rtl/>
        </w:rPr>
        <w:t>מתקופת</w:t>
      </w:r>
      <w:r w:rsidR="00211F04">
        <w:rPr>
          <w:rFonts w:hint="cs"/>
          <w:rtl/>
        </w:rPr>
        <w:t xml:space="preserve"> הבארוק</w:t>
      </w:r>
      <w:r w:rsidR="002536EA" w:rsidRPr="002536EA">
        <w:rPr>
          <w:rFonts w:cs="Times New Roman"/>
          <w:rtl/>
        </w:rPr>
        <w:t>, התקופה הקלאסית והתקופה הרומנטית,</w:t>
      </w:r>
      <w:r w:rsidR="005D351F">
        <w:rPr>
          <w:rFonts w:hint="cs"/>
          <w:rtl/>
        </w:rPr>
        <w:t xml:space="preserve"> המבוצעות </w:t>
      </w:r>
      <w:r w:rsidR="000655BB">
        <w:rPr>
          <w:rFonts w:hint="cs"/>
          <w:rtl/>
        </w:rPr>
        <w:t>על ידי</w:t>
      </w:r>
      <w:r w:rsidR="005D351F">
        <w:rPr>
          <w:rFonts w:hint="cs"/>
          <w:rtl/>
        </w:rPr>
        <w:t xml:space="preserve"> </w:t>
      </w:r>
      <w:r w:rsidR="0019539B">
        <w:rPr>
          <w:rFonts w:hint="cs"/>
          <w:rtl/>
        </w:rPr>
        <w:t xml:space="preserve">שתי </w:t>
      </w:r>
      <w:r w:rsidR="005D351F">
        <w:rPr>
          <w:rFonts w:hint="cs"/>
          <w:rtl/>
        </w:rPr>
        <w:t>ילד</w:t>
      </w:r>
      <w:r w:rsidR="0019539B">
        <w:rPr>
          <w:rFonts w:hint="cs"/>
          <w:rtl/>
        </w:rPr>
        <w:t>ו</w:t>
      </w:r>
      <w:r w:rsidR="005D351F">
        <w:rPr>
          <w:rFonts w:hint="cs"/>
          <w:rtl/>
        </w:rPr>
        <w:t>ת</w:t>
      </w:r>
      <w:r w:rsidR="00E60013">
        <w:rPr>
          <w:rFonts w:hint="cs"/>
          <w:rtl/>
        </w:rPr>
        <w:t xml:space="preserve"> </w:t>
      </w:r>
      <w:r w:rsidR="005D351F">
        <w:rPr>
          <w:rFonts w:hint="cs"/>
          <w:rtl/>
        </w:rPr>
        <w:t>פלא וילד</w:t>
      </w:r>
      <w:r w:rsidR="00E60013">
        <w:rPr>
          <w:rFonts w:hint="cs"/>
          <w:rtl/>
        </w:rPr>
        <w:t xml:space="preserve"> </w:t>
      </w:r>
      <w:r w:rsidR="005D351F">
        <w:rPr>
          <w:rFonts w:hint="cs"/>
          <w:rtl/>
        </w:rPr>
        <w:t xml:space="preserve">פלא </w:t>
      </w:r>
      <w:r w:rsidR="001A1722">
        <w:rPr>
          <w:rFonts w:hint="cs"/>
          <w:rtl/>
        </w:rPr>
        <w:t xml:space="preserve">אחד, </w:t>
      </w:r>
      <w:r w:rsidR="005D351F">
        <w:rPr>
          <w:rFonts w:hint="cs"/>
          <w:rtl/>
        </w:rPr>
        <w:t>אנגלים</w:t>
      </w:r>
      <w:r w:rsidR="000A0C4F">
        <w:rPr>
          <w:rFonts w:hint="cs"/>
          <w:rtl/>
        </w:rPr>
        <w:t>.</w:t>
      </w:r>
      <w:r w:rsidR="00A737E4">
        <w:rPr>
          <w:rFonts w:hint="cs"/>
          <w:rtl/>
        </w:rPr>
        <w:t xml:space="preserve"> </w:t>
      </w:r>
    </w:p>
    <w:p w14:paraId="3F1E7CF9" w14:textId="35704373" w:rsidR="00161F4E" w:rsidRDefault="00161F4E" w:rsidP="00A72E15">
      <w:pPr>
        <w:rPr>
          <w:rtl/>
        </w:rPr>
      </w:pPr>
      <w:r>
        <w:rPr>
          <w:rFonts w:hint="cs"/>
          <w:rtl/>
        </w:rPr>
        <w:t>[</w:t>
      </w:r>
      <w:hyperlink r:id="rId163" w:history="1">
        <w:r w:rsidRPr="00161F4E">
          <w:rPr>
            <w:rStyle w:val="Hyperlink"/>
            <w:rFonts w:hint="cs"/>
            <w:rtl/>
          </w:rPr>
          <w:t>תקופות ב</w:t>
        </w:r>
        <w:r w:rsidR="001C5A04">
          <w:rPr>
            <w:rStyle w:val="Hyperlink"/>
            <w:rFonts w:hint="cs"/>
            <w:rtl/>
          </w:rPr>
          <w:t>מוזיקה</w:t>
        </w:r>
      </w:hyperlink>
      <w:r>
        <w:rPr>
          <w:rFonts w:hint="cs"/>
          <w:rtl/>
        </w:rPr>
        <w:t>]</w:t>
      </w:r>
    </w:p>
    <w:p w14:paraId="39127CEB" w14:textId="299E173F" w:rsidR="004627AB" w:rsidRPr="00CD067C" w:rsidRDefault="00244D0C" w:rsidP="00A72E15">
      <w:pPr>
        <w:rPr>
          <w:rtl/>
        </w:rPr>
      </w:pPr>
      <w:r>
        <w:rPr>
          <w:rtl/>
        </w:rPr>
        <w:t>גם הורי</w:t>
      </w:r>
      <w:r w:rsidR="00CE75D1">
        <w:rPr>
          <w:rFonts w:hint="cs"/>
          <w:rtl/>
        </w:rPr>
        <w:t>ה</w:t>
      </w:r>
      <w:r>
        <w:rPr>
          <w:rtl/>
        </w:rPr>
        <w:t xml:space="preserve"> של</w:t>
      </w:r>
      <w:r w:rsidR="00C67800">
        <w:rPr>
          <w:rFonts w:hint="cs"/>
          <w:rtl/>
        </w:rPr>
        <w:t xml:space="preserve"> סאקור</w:t>
      </w:r>
      <w:r>
        <w:rPr>
          <w:rtl/>
        </w:rPr>
        <w:t xml:space="preserve">ה </w:t>
      </w:r>
      <w:r w:rsidR="004627AB" w:rsidRPr="00CD067C">
        <w:rPr>
          <w:rtl/>
        </w:rPr>
        <w:t xml:space="preserve">התקשרו </w:t>
      </w:r>
      <w:r>
        <w:rPr>
          <w:rFonts w:hint="cs"/>
          <w:rtl/>
        </w:rPr>
        <w:t xml:space="preserve">מלונדון </w:t>
      </w:r>
      <w:r w:rsidR="000A0C4F">
        <w:rPr>
          <w:rFonts w:hint="cs"/>
          <w:rtl/>
        </w:rPr>
        <w:t>לברר את מעורבותה בעניין</w:t>
      </w:r>
      <w:r w:rsidR="004627AB" w:rsidRPr="00CD067C">
        <w:rPr>
          <w:rtl/>
        </w:rPr>
        <w:t>.</w:t>
      </w:r>
      <w:r w:rsidR="00C67800">
        <w:rPr>
          <w:rFonts w:hint="cs"/>
          <w:rtl/>
        </w:rPr>
        <w:t xml:space="preserve"> היא דיברה איתם ביפנית כה משופרת ובטון כה שקול ושקט שהם מייד הניחו לעניין, מה גם ששיחת הטלפון עלתה ממון לא </w:t>
      </w:r>
      <w:r w:rsidR="00E60013">
        <w:rPr>
          <w:rFonts w:hint="cs"/>
          <w:rtl/>
        </w:rPr>
        <w:t>מבוטל</w:t>
      </w:r>
      <w:r w:rsidR="00C67800">
        <w:rPr>
          <w:rFonts w:hint="cs"/>
          <w:rtl/>
        </w:rPr>
        <w:t>.</w:t>
      </w:r>
      <w:r w:rsidR="004627AB" w:rsidRPr="00CD067C">
        <w:rPr>
          <w:rtl/>
        </w:rPr>
        <w:t xml:space="preserve"> </w:t>
      </w:r>
    </w:p>
    <w:p w14:paraId="2F0EFEFB" w14:textId="30EE9BC3" w:rsidR="00BB2954" w:rsidRDefault="00BB2954" w:rsidP="00BB2954">
      <w:pPr>
        <w:rPr>
          <w:rtl/>
        </w:rPr>
      </w:pPr>
      <w:r>
        <w:rPr>
          <w:rFonts w:cs="Times New Roman"/>
          <w:rtl/>
        </w:rPr>
        <w:t>"מה למדת היום?" אלכס שאל אותה כששב למחרת בשעות ה</w:t>
      </w:r>
      <w:r w:rsidR="00BE5EB3">
        <w:rPr>
          <w:rFonts w:cs="Times New Roman" w:hint="cs"/>
          <w:rtl/>
        </w:rPr>
        <w:t>צהריים</w:t>
      </w:r>
      <w:r>
        <w:rPr>
          <w:rFonts w:cs="Times New Roman"/>
          <w:rtl/>
        </w:rPr>
        <w:t xml:space="preserve"> משיטוטיו. לאחר שיחת הטלפון עם אימו הוא נעלם ליומיים תמימים וסאקורה חשה חובה לנסוע לבית סבתה </w:t>
      </w:r>
      <w:r w:rsidR="00E60013">
        <w:rPr>
          <w:rFonts w:cs="Times New Roman" w:hint="cs"/>
          <w:rtl/>
        </w:rPr>
        <w:t>ו</w:t>
      </w:r>
      <w:r>
        <w:rPr>
          <w:rFonts w:cs="Times New Roman"/>
          <w:rtl/>
        </w:rPr>
        <w:t>ל</w:t>
      </w:r>
      <w:r w:rsidR="00BE5EB3" w:rsidRPr="00BE5EB3">
        <w:rPr>
          <w:rFonts w:cs="Times New Roman"/>
          <w:rtl/>
        </w:rPr>
        <w:t>רדת לשורש</w:t>
      </w:r>
      <w:r>
        <w:rPr>
          <w:rFonts w:cs="Times New Roman"/>
          <w:rtl/>
        </w:rPr>
        <w:t xml:space="preserve"> העניין.</w:t>
      </w:r>
    </w:p>
    <w:p w14:paraId="6D58BE4B" w14:textId="27E8ECC2" w:rsidR="00BB2954" w:rsidRDefault="00BB2954" w:rsidP="00BB2954">
      <w:pPr>
        <w:rPr>
          <w:rtl/>
        </w:rPr>
      </w:pPr>
      <w:r>
        <w:rPr>
          <w:rFonts w:cs="Times New Roman"/>
          <w:rtl/>
        </w:rPr>
        <w:t>"היום לא למדתי כלום, נאלצתי לה</w:t>
      </w:r>
      <w:r w:rsidR="00E60013">
        <w:rPr>
          <w:rFonts w:cs="Times New Roman" w:hint="cs"/>
          <w:rtl/>
        </w:rPr>
        <w:t>י</w:t>
      </w:r>
      <w:r>
        <w:rPr>
          <w:rFonts w:cs="Times New Roman"/>
          <w:rtl/>
        </w:rPr>
        <w:t>סחב עד לפה, לברר לאן נעלמת."</w:t>
      </w:r>
    </w:p>
    <w:p w14:paraId="38730BCB" w14:textId="77777777" w:rsidR="00BB2954" w:rsidRDefault="00BB2954" w:rsidP="00BB2954">
      <w:pPr>
        <w:rPr>
          <w:rFonts w:cs="Times New Roman"/>
          <w:rtl/>
        </w:rPr>
      </w:pPr>
      <w:r>
        <w:rPr>
          <w:rFonts w:cs="Times New Roman"/>
          <w:rtl/>
        </w:rPr>
        <w:t>הוא אכן איבד כל תחושת זמן, וגם כמה תחושות נוספות. "ומה למדת אתמול?"</w:t>
      </w:r>
    </w:p>
    <w:p w14:paraId="13F30DE5" w14:textId="11FD62A9" w:rsidR="004627AB" w:rsidRPr="00CD067C" w:rsidRDefault="004627AB" w:rsidP="00BB2954">
      <w:pPr>
        <w:rPr>
          <w:rtl/>
        </w:rPr>
      </w:pPr>
      <w:r w:rsidRPr="00CD067C">
        <w:rPr>
          <w:rtl/>
        </w:rPr>
        <w:lastRenderedPageBreak/>
        <w:t>"דברים יפניים." היא אפילו לא הפנתה אליו את מבטה. הם ישבו ב</w:t>
      </w:r>
      <w:r w:rsidR="00244D0C">
        <w:rPr>
          <w:rFonts w:hint="cs"/>
          <w:rtl/>
        </w:rPr>
        <w:t>חצר</w:t>
      </w:r>
      <w:r w:rsidR="00244D0C">
        <w:rPr>
          <w:rtl/>
        </w:rPr>
        <w:t xml:space="preserve"> הפנימית של </w:t>
      </w:r>
      <w:r w:rsidRPr="00CD067C">
        <w:rPr>
          <w:rtl/>
        </w:rPr>
        <w:t xml:space="preserve">בית הסבתא, </w:t>
      </w:r>
      <w:r w:rsidR="008C37CD">
        <w:rPr>
          <w:rFonts w:hint="cs"/>
          <w:rtl/>
        </w:rPr>
        <w:t>ש</w:t>
      </w:r>
      <w:r w:rsidR="001C5A04">
        <w:rPr>
          <w:rFonts w:hint="cs"/>
          <w:rtl/>
        </w:rPr>
        <w:t>הייתה</w:t>
      </w:r>
      <w:r w:rsidR="008C37CD">
        <w:rPr>
          <w:rFonts w:hint="cs"/>
          <w:rtl/>
        </w:rPr>
        <w:t xml:space="preserve"> </w:t>
      </w:r>
      <w:r w:rsidR="00244D0C">
        <w:rPr>
          <w:rtl/>
        </w:rPr>
        <w:t>מוקפת ב</w:t>
      </w:r>
      <w:r w:rsidR="00244D0C">
        <w:rPr>
          <w:rFonts w:hint="cs"/>
          <w:rtl/>
        </w:rPr>
        <w:t>תי</w:t>
      </w:r>
      <w:r w:rsidR="00E60013">
        <w:rPr>
          <w:rFonts w:hint="cs"/>
          <w:rtl/>
        </w:rPr>
        <w:t xml:space="preserve"> </w:t>
      </w:r>
      <w:r w:rsidR="004A1EE0">
        <w:rPr>
          <w:rtl/>
        </w:rPr>
        <w:t>אבן לבנ</w:t>
      </w:r>
      <w:r w:rsidR="004A1EE0">
        <w:rPr>
          <w:rFonts w:hint="cs"/>
          <w:rtl/>
        </w:rPr>
        <w:t>ים</w:t>
      </w:r>
      <w:r w:rsidRPr="00CD067C">
        <w:rPr>
          <w:rtl/>
        </w:rPr>
        <w:t xml:space="preserve"> </w:t>
      </w:r>
      <w:r w:rsidR="00244D0C">
        <w:rPr>
          <w:rtl/>
        </w:rPr>
        <w:t>מכוס</w:t>
      </w:r>
      <w:r w:rsidR="00244D0C">
        <w:rPr>
          <w:rFonts w:hint="cs"/>
          <w:rtl/>
        </w:rPr>
        <w:t>י</w:t>
      </w:r>
      <w:r w:rsidRPr="00CD067C">
        <w:rPr>
          <w:rtl/>
        </w:rPr>
        <w:t xml:space="preserve"> אזוב. </w:t>
      </w:r>
    </w:p>
    <w:p w14:paraId="6E68C382" w14:textId="77777777" w:rsidR="004627AB" w:rsidRPr="00CD067C" w:rsidRDefault="004627AB" w:rsidP="00250000">
      <w:pPr>
        <w:rPr>
          <w:rtl/>
        </w:rPr>
      </w:pPr>
      <w:r w:rsidRPr="00CD067C">
        <w:rPr>
          <w:rtl/>
        </w:rPr>
        <w:t>"איזה סוג של דברים יפניים?"</w:t>
      </w:r>
    </w:p>
    <w:p w14:paraId="0BAD216D" w14:textId="6B13202E" w:rsidR="00CF7DD5" w:rsidRDefault="004627AB" w:rsidP="004D17D3">
      <w:pPr>
        <w:rPr>
          <w:rtl/>
        </w:rPr>
      </w:pPr>
      <w:r w:rsidRPr="00CD067C">
        <w:rPr>
          <w:rtl/>
        </w:rPr>
        <w:t>חתול עצל עבר ביניהם, שייך ליפן ומעניין את סאקורה הרבה יותר מ</w:t>
      </w:r>
      <w:r w:rsidR="001A1722" w:rsidRPr="001A1722">
        <w:rPr>
          <w:rFonts w:cs="Times New Roman"/>
          <w:rtl/>
        </w:rPr>
        <w:t>אלכס</w:t>
      </w:r>
      <w:r w:rsidRPr="00CD067C">
        <w:rPr>
          <w:rtl/>
        </w:rPr>
        <w:t xml:space="preserve">. </w:t>
      </w:r>
      <w:r w:rsidR="008C37CD">
        <w:rPr>
          <w:rFonts w:hint="cs"/>
          <w:rtl/>
        </w:rPr>
        <w:t>[</w:t>
      </w:r>
      <w:r w:rsidRPr="00CD067C">
        <w:rPr>
          <w:rtl/>
        </w:rPr>
        <w:t>אפילו ה</w:t>
      </w:r>
      <w:r w:rsidR="006A4453">
        <w:rPr>
          <w:rFonts w:hint="cs"/>
          <w:rtl/>
        </w:rPr>
        <w:t>היגוי</w:t>
      </w:r>
      <w:r w:rsidRPr="00CD067C">
        <w:rPr>
          <w:rtl/>
        </w:rPr>
        <w:t xml:space="preserve"> של אלכס</w:t>
      </w:r>
      <w:r>
        <w:rPr>
          <w:rFonts w:hint="cs"/>
          <w:rtl/>
        </w:rPr>
        <w:t xml:space="preserve">, </w:t>
      </w:r>
      <w:r w:rsidR="00E7694E">
        <w:rPr>
          <w:rFonts w:hint="cs"/>
          <w:rtl/>
        </w:rPr>
        <w:t xml:space="preserve">אחיד וטבעי, </w:t>
      </w:r>
      <w:r>
        <w:rPr>
          <w:rFonts w:hint="cs"/>
          <w:rtl/>
        </w:rPr>
        <w:t>נטול ניואנסים ועידון יפניים,</w:t>
      </w:r>
      <w:r w:rsidRPr="00CD067C">
        <w:rPr>
          <w:rtl/>
        </w:rPr>
        <w:t xml:space="preserve"> היה לה לזרא.</w:t>
      </w:r>
      <w:r w:rsidR="008C37CD">
        <w:rPr>
          <w:rFonts w:hint="cs"/>
          <w:rtl/>
        </w:rPr>
        <w:t>]</w:t>
      </w:r>
    </w:p>
    <w:p w14:paraId="4D21FA9B" w14:textId="5C58AA6E" w:rsidR="00D455C0" w:rsidRDefault="00D455C0" w:rsidP="004D17D3">
      <w:pPr>
        <w:rPr>
          <w:rtl/>
        </w:rPr>
      </w:pPr>
      <w:r>
        <w:rPr>
          <w:rFonts w:hint="cs"/>
          <w:rtl/>
        </w:rPr>
        <w:t xml:space="preserve">"סבתא שלך </w:t>
      </w:r>
      <w:r w:rsidR="004D17D3">
        <w:rPr>
          <w:rFonts w:hint="cs"/>
          <w:rtl/>
        </w:rPr>
        <w:t xml:space="preserve">תהיה </w:t>
      </w:r>
      <w:r>
        <w:rPr>
          <w:rFonts w:hint="cs"/>
          <w:rtl/>
        </w:rPr>
        <w:t xml:space="preserve">מרוצה ממני, </w:t>
      </w:r>
      <w:r w:rsidR="004D17D3">
        <w:rPr>
          <w:rFonts w:hint="cs"/>
          <w:rtl/>
        </w:rPr>
        <w:t xml:space="preserve">הפעם </w:t>
      </w:r>
      <w:r>
        <w:rPr>
          <w:rFonts w:hint="cs"/>
          <w:rtl/>
        </w:rPr>
        <w:t xml:space="preserve">לא שכחתי </w:t>
      </w:r>
      <w:r w:rsidR="006A4453">
        <w:rPr>
          <w:rFonts w:hint="cs"/>
          <w:rtl/>
        </w:rPr>
        <w:t>להחליף</w:t>
      </w:r>
      <w:r w:rsidR="004D17D3">
        <w:rPr>
          <w:rFonts w:hint="cs"/>
          <w:rtl/>
        </w:rPr>
        <w:t xml:space="preserve"> </w:t>
      </w:r>
      <w:r w:rsidR="006A4453">
        <w:rPr>
          <w:rFonts w:hint="cs"/>
          <w:rtl/>
        </w:rPr>
        <w:t>ל</w:t>
      </w:r>
      <w:r>
        <w:rPr>
          <w:rFonts w:hint="cs"/>
          <w:rtl/>
        </w:rPr>
        <w:t xml:space="preserve">כפכפי </w:t>
      </w:r>
      <w:r w:rsidR="004D17D3">
        <w:rPr>
          <w:rFonts w:hint="cs"/>
          <w:rtl/>
        </w:rPr>
        <w:t>ה</w:t>
      </w:r>
      <w:r>
        <w:rPr>
          <w:rFonts w:hint="cs"/>
          <w:rtl/>
        </w:rPr>
        <w:t>בית. ו</w:t>
      </w:r>
      <w:r w:rsidR="004D17D3">
        <w:rPr>
          <w:rFonts w:hint="cs"/>
          <w:rtl/>
        </w:rPr>
        <w:t xml:space="preserve">גם </w:t>
      </w:r>
      <w:r>
        <w:rPr>
          <w:rFonts w:hint="cs"/>
          <w:rtl/>
        </w:rPr>
        <w:t>בשירותים זכרתי להחליף</w:t>
      </w:r>
      <w:r w:rsidR="006A4453">
        <w:rPr>
          <w:rFonts w:hint="cs"/>
          <w:rtl/>
        </w:rPr>
        <w:t xml:space="preserve"> לכפכפי שירותים</w:t>
      </w:r>
      <w:r>
        <w:rPr>
          <w:rFonts w:hint="cs"/>
          <w:rtl/>
        </w:rPr>
        <w:t>. אולי אני אפילו אתרגל למקום הזה." [</w:t>
      </w:r>
      <w:r w:rsidRPr="00302E5B">
        <w:t>http://thejapans.org/2014/07/08/toilet-slippers</w:t>
      </w:r>
      <w:r w:rsidRPr="00302E5B">
        <w:rPr>
          <w:rFonts w:cs="Times New Roman"/>
          <w:rtl/>
        </w:rPr>
        <w:t>/</w:t>
      </w:r>
      <w:r>
        <w:rPr>
          <w:rFonts w:hint="cs"/>
          <w:rtl/>
        </w:rPr>
        <w:t xml:space="preserve">] </w:t>
      </w:r>
    </w:p>
    <w:p w14:paraId="2B97F7C2" w14:textId="745B019E" w:rsidR="00A36C15" w:rsidRDefault="00A36C15" w:rsidP="00D27431">
      <w:pPr>
        <w:rPr>
          <w:rtl/>
        </w:rPr>
      </w:pPr>
      <w:r>
        <w:rPr>
          <w:rFonts w:hint="cs"/>
          <w:rtl/>
        </w:rPr>
        <w:t xml:space="preserve">היא פתרה תפזורת אותיות </w:t>
      </w:r>
      <w:r w:rsidR="006A4453">
        <w:rPr>
          <w:rFonts w:hint="cs"/>
          <w:rtl/>
        </w:rPr>
        <w:t xml:space="preserve">עם </w:t>
      </w:r>
      <w:r>
        <w:rPr>
          <w:rFonts w:hint="cs"/>
          <w:rtl/>
        </w:rPr>
        <w:t xml:space="preserve">שמות מאכלים ביפנית, </w:t>
      </w:r>
      <w:r w:rsidR="004D17D3">
        <w:rPr>
          <w:rFonts w:hint="cs"/>
          <w:rtl/>
        </w:rPr>
        <w:t>מ</w:t>
      </w:r>
      <w:r>
        <w:rPr>
          <w:rFonts w:hint="cs"/>
          <w:rtl/>
        </w:rPr>
        <w:t>שרבב</w:t>
      </w:r>
      <w:r w:rsidR="004D17D3">
        <w:rPr>
          <w:rFonts w:hint="cs"/>
          <w:rtl/>
        </w:rPr>
        <w:t>ת</w:t>
      </w:r>
      <w:r w:rsidR="00F45CE9" w:rsidRPr="00F45CE9">
        <w:rPr>
          <w:rFonts w:hint="cs"/>
          <w:rtl/>
        </w:rPr>
        <w:t xml:space="preserve"> </w:t>
      </w:r>
      <w:r w:rsidR="00BE5EB3">
        <w:rPr>
          <w:rFonts w:hint="cs"/>
          <w:rtl/>
        </w:rPr>
        <w:t>[</w:t>
      </w:r>
      <w:r w:rsidR="006A4453">
        <w:rPr>
          <w:rFonts w:hint="cs"/>
          <w:rtl/>
        </w:rPr>
        <w:t>מתוך</w:t>
      </w:r>
      <w:r w:rsidR="00F45CE9">
        <w:rPr>
          <w:rFonts w:hint="cs"/>
          <w:rtl/>
        </w:rPr>
        <w:t xml:space="preserve"> </w:t>
      </w:r>
      <w:r w:rsidR="006A4453">
        <w:rPr>
          <w:rFonts w:hint="cs"/>
          <w:rtl/>
        </w:rPr>
        <w:t xml:space="preserve">עקב, בשל, </w:t>
      </w:r>
      <w:r w:rsidR="00F45CE9">
        <w:rPr>
          <w:rFonts w:hint="cs"/>
          <w:rtl/>
        </w:rPr>
        <w:t>בגין, בגלל, מתוך, דרך מאמץ</w:t>
      </w:r>
      <w:r w:rsidR="00BE5EB3">
        <w:rPr>
          <w:rFonts w:hint="cs"/>
          <w:rtl/>
        </w:rPr>
        <w:t>]</w:t>
      </w:r>
      <w:r>
        <w:rPr>
          <w:rFonts w:hint="cs"/>
          <w:rtl/>
        </w:rPr>
        <w:t xml:space="preserve"> </w:t>
      </w:r>
      <w:r w:rsidR="004A1EE0">
        <w:rPr>
          <w:rFonts w:hint="cs"/>
          <w:rtl/>
        </w:rPr>
        <w:t xml:space="preserve">קצה </w:t>
      </w:r>
      <w:r>
        <w:rPr>
          <w:rFonts w:hint="cs"/>
          <w:rtl/>
        </w:rPr>
        <w:t xml:space="preserve">לשון זעירה, </w:t>
      </w:r>
      <w:r w:rsidR="00F45CE9">
        <w:rPr>
          <w:rFonts w:hint="cs"/>
          <w:rtl/>
        </w:rPr>
        <w:t>ש</w:t>
      </w:r>
      <w:r w:rsidR="001C5A04">
        <w:rPr>
          <w:rFonts w:hint="cs"/>
          <w:rtl/>
        </w:rPr>
        <w:t>הייתה</w:t>
      </w:r>
      <w:r w:rsidR="00F45CE9">
        <w:rPr>
          <w:rFonts w:hint="cs"/>
          <w:rtl/>
        </w:rPr>
        <w:t xml:space="preserve"> בעיניו חיננית ומושכת עד</w:t>
      </w:r>
      <w:r w:rsidR="00E567A7">
        <w:rPr>
          <w:rFonts w:hint="cs"/>
          <w:rtl/>
        </w:rPr>
        <w:t xml:space="preserve"> מאוד,</w:t>
      </w:r>
      <w:r w:rsidR="00F45CE9">
        <w:rPr>
          <w:rFonts w:hint="cs"/>
          <w:rtl/>
        </w:rPr>
        <w:t xml:space="preserve"> גם אם לא ב</w:t>
      </w:r>
      <w:r w:rsidR="00052B7D">
        <w:rPr>
          <w:rFonts w:hint="cs"/>
          <w:rtl/>
        </w:rPr>
        <w:t>אורח</w:t>
      </w:r>
      <w:r w:rsidR="00D27431">
        <w:rPr>
          <w:rFonts w:hint="cs"/>
          <w:rtl/>
        </w:rPr>
        <w:t xml:space="preserve"> הילד המלוטף הממעט לדבר</w:t>
      </w:r>
      <w:r w:rsidR="00F45CE9">
        <w:rPr>
          <w:rFonts w:hint="cs"/>
          <w:rtl/>
        </w:rPr>
        <w:t>.</w:t>
      </w:r>
    </w:p>
    <w:p w14:paraId="00089317" w14:textId="1402245A" w:rsidR="00D455C0" w:rsidRPr="00CD067C" w:rsidRDefault="00D455C0" w:rsidP="00420213">
      <w:pPr>
        <w:rPr>
          <w:rtl/>
        </w:rPr>
      </w:pPr>
      <w:r>
        <w:rPr>
          <w:rFonts w:hint="cs"/>
          <w:rtl/>
        </w:rPr>
        <w:t>"</w:t>
      </w:r>
      <w:r w:rsidR="00052B7D">
        <w:rPr>
          <w:rFonts w:hint="cs"/>
          <w:rtl/>
        </w:rPr>
        <w:t xml:space="preserve">כבר כמעט הפכתי את הדשיטה </w:t>
      </w:r>
      <w:r w:rsidR="00E60013" w:rsidRPr="00E60013">
        <w:rPr>
          <w:rFonts w:cs="Times New Roman"/>
          <w:rtl/>
        </w:rPr>
        <w:t>להמנון הרשמי</w:t>
      </w:r>
      <w:r w:rsidR="00052B7D">
        <w:rPr>
          <w:rFonts w:hint="cs"/>
          <w:rtl/>
        </w:rPr>
        <w:t xml:space="preserve"> שלי, אבל </w:t>
      </w:r>
      <w:r w:rsidR="00420213">
        <w:rPr>
          <w:rFonts w:hint="cs"/>
          <w:rtl/>
        </w:rPr>
        <w:t>לאט</w:t>
      </w:r>
      <w:r w:rsidR="00E60013">
        <w:rPr>
          <w:rFonts w:hint="cs"/>
          <w:rtl/>
        </w:rPr>
        <w:t>-</w:t>
      </w:r>
      <w:r w:rsidR="00420213">
        <w:rPr>
          <w:rFonts w:hint="cs"/>
          <w:rtl/>
        </w:rPr>
        <w:t xml:space="preserve">לאט </w:t>
      </w:r>
      <w:r w:rsidR="001A1722" w:rsidRPr="001A1722">
        <w:rPr>
          <w:rFonts w:cs="Times New Roman"/>
          <w:rtl/>
        </w:rPr>
        <w:t xml:space="preserve">יש לי פחות </w:t>
      </w:r>
      <w:r w:rsidR="00420213">
        <w:rPr>
          <w:rFonts w:hint="cs"/>
          <w:rtl/>
        </w:rPr>
        <w:t>סיבות לומר</w:t>
      </w:r>
      <w:r>
        <w:rPr>
          <w:rFonts w:hint="cs"/>
          <w:rtl/>
        </w:rPr>
        <w:t xml:space="preserve"> לַסבתא סו</w:t>
      </w:r>
      <w:r w:rsidR="004D17D3">
        <w:rPr>
          <w:rFonts w:hint="cs"/>
          <w:rtl/>
        </w:rPr>
        <w:t>מימאסן דשיטה</w:t>
      </w:r>
      <w:r w:rsidR="00C560F7">
        <w:rPr>
          <w:rFonts w:hint="cs"/>
          <w:rtl/>
        </w:rPr>
        <w:t xml:space="preserve"> על כל צעד ושעל</w:t>
      </w:r>
      <w:r>
        <w:rPr>
          <w:rFonts w:hint="cs"/>
          <w:rtl/>
        </w:rPr>
        <w:t>." [</w:t>
      </w:r>
      <w:r w:rsidRPr="003A0F63">
        <w:t>http://www.japan-talk.com/jt/new/11-ways-to-apologize-in-Japanese</w:t>
      </w:r>
      <w:r>
        <w:rPr>
          <w:rFonts w:hint="cs"/>
          <w:rtl/>
        </w:rPr>
        <w:t>]</w:t>
      </w:r>
    </w:p>
    <w:p w14:paraId="150EADD9" w14:textId="3D0C5023" w:rsidR="00BB2954" w:rsidRDefault="003A0F63" w:rsidP="00BB2954">
      <w:pPr>
        <w:rPr>
          <w:rFonts w:cs="Times New Roman"/>
          <w:rtl/>
        </w:rPr>
      </w:pPr>
      <w:r>
        <w:rPr>
          <w:rFonts w:hint="cs"/>
          <w:rtl/>
        </w:rPr>
        <w:t xml:space="preserve">סאקורה </w:t>
      </w:r>
      <w:r w:rsidR="00BE5EB3">
        <w:rPr>
          <w:rFonts w:cs="Times New Roman" w:hint="cs"/>
          <w:rtl/>
        </w:rPr>
        <w:t>חרצ</w:t>
      </w:r>
      <w:r w:rsidR="00BE5EB3" w:rsidRPr="00BE5EB3">
        <w:rPr>
          <w:rFonts w:cs="Times New Roman"/>
          <w:rtl/>
        </w:rPr>
        <w:t>ה בליבה</w:t>
      </w:r>
      <w:r w:rsidR="00BB2954">
        <w:rPr>
          <w:rFonts w:cs="Times New Roman" w:hint="cs"/>
          <w:rtl/>
        </w:rPr>
        <w:t xml:space="preserve"> </w:t>
      </w:r>
      <w:r w:rsidR="004D17D3">
        <w:rPr>
          <w:rFonts w:hint="cs"/>
          <w:rtl/>
        </w:rPr>
        <w:t>ש</w:t>
      </w:r>
      <w:r>
        <w:rPr>
          <w:rFonts w:hint="cs"/>
          <w:rtl/>
        </w:rPr>
        <w:t>מאסה בגיש</w:t>
      </w:r>
      <w:r w:rsidR="004D17D3">
        <w:rPr>
          <w:rFonts w:hint="cs"/>
          <w:rtl/>
        </w:rPr>
        <w:t xml:space="preserve">ת החיים האנגלית </w:t>
      </w:r>
      <w:r>
        <w:rPr>
          <w:rFonts w:hint="cs"/>
          <w:rtl/>
        </w:rPr>
        <w:t>של י</w:t>
      </w:r>
      <w:r w:rsidR="00E60013">
        <w:rPr>
          <w:rFonts w:hint="cs"/>
          <w:rtl/>
        </w:rPr>
        <w:t>י</w:t>
      </w:r>
      <w:r>
        <w:rPr>
          <w:rFonts w:hint="cs"/>
          <w:rtl/>
        </w:rPr>
        <w:t>אוש שקט ואירוניה מדוכדכת [</w:t>
      </w:r>
      <w:r>
        <w:t>jaded irony &amp; quiet desperation</w:t>
      </w:r>
      <w:r w:rsidR="004D17D3">
        <w:rPr>
          <w:rFonts w:hint="cs"/>
          <w:rtl/>
        </w:rPr>
        <w:t>]</w:t>
      </w:r>
      <w:r w:rsidR="007C275A" w:rsidRPr="007C275A">
        <w:rPr>
          <w:rFonts w:cs="Times New Roman" w:hint="cs"/>
          <w:rtl/>
        </w:rPr>
        <w:t xml:space="preserve"> </w:t>
      </w:r>
      <w:r w:rsidR="00BA5094">
        <w:rPr>
          <w:rFonts w:cs="Times New Roman" w:hint="cs"/>
          <w:rtl/>
        </w:rPr>
        <w:t>ש</w:t>
      </w:r>
      <w:r w:rsidR="00E60013">
        <w:rPr>
          <w:rFonts w:cs="Times New Roman" w:hint="cs"/>
          <w:rtl/>
        </w:rPr>
        <w:t xml:space="preserve">אלכס </w:t>
      </w:r>
      <w:r w:rsidR="00BA5094">
        <w:rPr>
          <w:rFonts w:cs="Times New Roman" w:hint="cs"/>
          <w:rtl/>
        </w:rPr>
        <w:t xml:space="preserve">הביא </w:t>
      </w:r>
      <w:r w:rsidR="001A1722">
        <w:rPr>
          <w:rFonts w:cs="Times New Roman" w:hint="cs"/>
          <w:rtl/>
        </w:rPr>
        <w:t>עימ</w:t>
      </w:r>
      <w:r w:rsidR="00BA5094">
        <w:rPr>
          <w:rFonts w:cs="Times New Roman" w:hint="cs"/>
          <w:rtl/>
        </w:rPr>
        <w:t>ו, ה</w:t>
      </w:r>
      <w:r w:rsidR="007C275A" w:rsidRPr="007C275A">
        <w:rPr>
          <w:rFonts w:cs="Times New Roman"/>
          <w:rtl/>
        </w:rPr>
        <w:t>ת</w:t>
      </w:r>
      <w:r w:rsidR="007C275A">
        <w:rPr>
          <w:rFonts w:cs="Times New Roman" w:hint="cs"/>
          <w:rtl/>
        </w:rPr>
        <w:t>י</w:t>
      </w:r>
      <w:r w:rsidR="007C275A" w:rsidRPr="007C275A">
        <w:rPr>
          <w:rFonts w:cs="Times New Roman"/>
          <w:rtl/>
        </w:rPr>
        <w:t>ע</w:t>
      </w:r>
      <w:r w:rsidR="007C275A">
        <w:rPr>
          <w:rFonts w:cs="Times New Roman" w:hint="cs"/>
          <w:rtl/>
        </w:rPr>
        <w:t>ו</w:t>
      </w:r>
      <w:r w:rsidR="007C275A" w:rsidRPr="007C275A">
        <w:rPr>
          <w:rFonts w:cs="Times New Roman"/>
          <w:rtl/>
        </w:rPr>
        <w:t xml:space="preserve">ב </w:t>
      </w:r>
      <w:r w:rsidR="00BB2954" w:rsidRPr="00BB2954">
        <w:rPr>
          <w:rFonts w:cs="Times New Roman"/>
          <w:rtl/>
        </w:rPr>
        <w:t>שהפגין לכל המתוק והמקסים, הרמיזות שראה בעיני רוחו</w:t>
      </w:r>
      <w:r w:rsidR="00BA5094">
        <w:rPr>
          <w:rFonts w:cs="Times New Roman" w:hint="cs"/>
          <w:rtl/>
        </w:rPr>
        <w:t xml:space="preserve"> </w:t>
      </w:r>
      <w:r w:rsidR="0015668C">
        <w:rPr>
          <w:rFonts w:cs="Times New Roman" w:hint="cs"/>
          <w:rtl/>
        </w:rPr>
        <w:t>לקנוניות אפלות</w:t>
      </w:r>
      <w:r w:rsidR="00052B7D">
        <w:rPr>
          <w:rFonts w:cs="Times New Roman" w:hint="cs"/>
          <w:rtl/>
        </w:rPr>
        <w:t>.</w:t>
      </w:r>
      <w:r w:rsidR="0015668C">
        <w:rPr>
          <w:rFonts w:cs="Times New Roman" w:hint="cs"/>
          <w:rtl/>
        </w:rPr>
        <w:t xml:space="preserve"> [</w:t>
      </w:r>
      <w:r w:rsidR="007C275A">
        <w:rPr>
          <w:rFonts w:cs="Times New Roman" w:hint="cs"/>
          <w:rtl/>
        </w:rPr>
        <w:t>פילו</w:t>
      </w:r>
      <w:r w:rsidR="007C275A" w:rsidRPr="007C275A">
        <w:rPr>
          <w:rFonts w:cs="Times New Roman"/>
          <w:rtl/>
        </w:rPr>
        <w:t xml:space="preserve"> קנוניה פדופילית</w:t>
      </w:r>
      <w:r w:rsidR="0015668C">
        <w:rPr>
          <w:rFonts w:cs="Times New Roman" w:hint="cs"/>
          <w:rtl/>
        </w:rPr>
        <w:t>]</w:t>
      </w:r>
      <w:r w:rsidR="007C275A" w:rsidRPr="007C275A">
        <w:rPr>
          <w:rFonts w:cs="Times New Roman"/>
          <w:rtl/>
        </w:rPr>
        <w:t xml:space="preserve"> </w:t>
      </w:r>
      <w:r w:rsidR="00D27431">
        <w:rPr>
          <w:rFonts w:cs="Times New Roman"/>
          <w:rtl/>
        </w:rPr>
        <w:t>–</w:t>
      </w:r>
      <w:r w:rsidR="00D27431">
        <w:rPr>
          <w:rFonts w:cs="Times New Roman" w:hint="cs"/>
          <w:rtl/>
        </w:rPr>
        <w:t xml:space="preserve"> </w:t>
      </w:r>
      <w:r w:rsidR="007C275A" w:rsidRPr="007C275A">
        <w:rPr>
          <w:rFonts w:cs="Times New Roman"/>
          <w:rtl/>
        </w:rPr>
        <w:t xml:space="preserve">היא לא </w:t>
      </w:r>
      <w:r w:rsidR="007C275A">
        <w:rPr>
          <w:rFonts w:cs="Times New Roman" w:hint="cs"/>
          <w:rtl/>
        </w:rPr>
        <w:t>תרשה</w:t>
      </w:r>
      <w:r w:rsidR="007C275A" w:rsidRPr="007C275A">
        <w:rPr>
          <w:rFonts w:cs="Times New Roman"/>
          <w:rtl/>
        </w:rPr>
        <w:t xml:space="preserve"> </w:t>
      </w:r>
      <w:r w:rsidR="007C275A">
        <w:rPr>
          <w:rFonts w:cs="Times New Roman" w:hint="cs"/>
          <w:rtl/>
        </w:rPr>
        <w:t>ל</w:t>
      </w:r>
      <w:r w:rsidR="007C275A" w:rsidRPr="007C275A">
        <w:rPr>
          <w:rFonts w:cs="Times New Roman"/>
          <w:rtl/>
        </w:rPr>
        <w:t>עננ</w:t>
      </w:r>
      <w:r w:rsidR="00D61C3D" w:rsidRPr="00D61C3D">
        <w:rPr>
          <w:rFonts w:cs="Times New Roman"/>
          <w:rtl/>
        </w:rPr>
        <w:t>ת ציניות</w:t>
      </w:r>
      <w:r w:rsidR="007C275A" w:rsidRPr="007C275A">
        <w:rPr>
          <w:rFonts w:cs="Times New Roman"/>
          <w:rtl/>
        </w:rPr>
        <w:t xml:space="preserve"> שחורה</w:t>
      </w:r>
      <w:r w:rsidR="007C275A">
        <w:rPr>
          <w:rFonts w:cs="Times New Roman" w:hint="cs"/>
          <w:rtl/>
        </w:rPr>
        <w:t xml:space="preserve"> </w:t>
      </w:r>
      <w:r w:rsidR="00AB4B1F">
        <w:rPr>
          <w:rFonts w:cs="Times New Roman" w:hint="cs"/>
          <w:rtl/>
        </w:rPr>
        <w:t>בחסותה ש</w:t>
      </w:r>
      <w:r w:rsidR="007C275A">
        <w:rPr>
          <w:rFonts w:cs="Times New Roman" w:hint="cs"/>
          <w:rtl/>
        </w:rPr>
        <w:t xml:space="preserve">ל </w:t>
      </w:r>
      <w:r w:rsidR="007C275A">
        <w:rPr>
          <w:rFonts w:hint="cs"/>
          <w:rtl/>
        </w:rPr>
        <w:t xml:space="preserve">אומה </w:t>
      </w:r>
      <w:r w:rsidR="005E793C">
        <w:rPr>
          <w:rFonts w:hint="cs"/>
          <w:rtl/>
        </w:rPr>
        <w:t>קולוניאליס</w:t>
      </w:r>
      <w:r w:rsidR="00D27431">
        <w:rPr>
          <w:rFonts w:hint="cs"/>
          <w:rtl/>
        </w:rPr>
        <w:t>טית</w:t>
      </w:r>
      <w:r w:rsidR="007C275A" w:rsidRPr="007C275A">
        <w:rPr>
          <w:rFonts w:cs="Times New Roman"/>
          <w:rtl/>
        </w:rPr>
        <w:t xml:space="preserve"> </w:t>
      </w:r>
      <w:r w:rsidR="007C275A">
        <w:rPr>
          <w:rFonts w:cs="Times New Roman" w:hint="cs"/>
          <w:rtl/>
        </w:rPr>
        <w:t>לה</w:t>
      </w:r>
      <w:r w:rsidR="007C275A" w:rsidRPr="007C275A">
        <w:rPr>
          <w:rFonts w:cs="Times New Roman"/>
          <w:rtl/>
        </w:rPr>
        <w:t xml:space="preserve">עיב על </w:t>
      </w:r>
      <w:r w:rsidR="00BB2954" w:rsidRPr="00BB2954">
        <w:rPr>
          <w:rFonts w:cs="Times New Roman"/>
          <w:rtl/>
        </w:rPr>
        <w:t>ההתרפקות, ההזדקקות</w:t>
      </w:r>
      <w:r w:rsidR="00D27431">
        <w:rPr>
          <w:rFonts w:cs="Times New Roman" w:hint="cs"/>
          <w:rtl/>
        </w:rPr>
        <w:t xml:space="preserve"> [</w:t>
      </w:r>
      <w:r w:rsidR="00D27431">
        <w:rPr>
          <w:rFonts w:cs="Times New Roman"/>
        </w:rPr>
        <w:t>embrace</w:t>
      </w:r>
      <w:r w:rsidR="00D27431">
        <w:rPr>
          <w:rFonts w:cs="Times New Roman" w:hint="cs"/>
          <w:rtl/>
        </w:rPr>
        <w:t>]</w:t>
      </w:r>
      <w:r w:rsidR="005D351F">
        <w:rPr>
          <w:rFonts w:cs="Times New Roman" w:hint="cs"/>
          <w:rtl/>
        </w:rPr>
        <w:t xml:space="preserve"> </w:t>
      </w:r>
      <w:r w:rsidR="00BB2954">
        <w:rPr>
          <w:rFonts w:cs="Times New Roman" w:hint="cs"/>
          <w:rtl/>
        </w:rPr>
        <w:t>ל</w:t>
      </w:r>
      <w:r w:rsidR="007C275A">
        <w:rPr>
          <w:rFonts w:hint="cs"/>
          <w:rtl/>
        </w:rPr>
        <w:t xml:space="preserve">דמויות </w:t>
      </w:r>
      <w:r w:rsidR="007C275A" w:rsidRPr="007C275A">
        <w:rPr>
          <w:rFonts w:cs="Times New Roman"/>
          <w:rtl/>
        </w:rPr>
        <w:t>מג</w:t>
      </w:r>
      <w:r w:rsidR="001A1722">
        <w:rPr>
          <w:rFonts w:cs="Times New Roman" w:hint="cs"/>
          <w:rtl/>
        </w:rPr>
        <w:t>ונ</w:t>
      </w:r>
      <w:r w:rsidR="007C275A">
        <w:rPr>
          <w:rFonts w:cs="Times New Roman" w:hint="cs"/>
          <w:rtl/>
        </w:rPr>
        <w:t>נות</w:t>
      </w:r>
      <w:r w:rsidR="007C275A" w:rsidRPr="007C275A">
        <w:rPr>
          <w:rFonts w:cs="Times New Roman"/>
          <w:rtl/>
        </w:rPr>
        <w:t xml:space="preserve">, </w:t>
      </w:r>
      <w:r w:rsidR="001A1722">
        <w:rPr>
          <w:rFonts w:cs="Times New Roman" w:hint="cs"/>
          <w:rtl/>
        </w:rPr>
        <w:t xml:space="preserve">חמימות, </w:t>
      </w:r>
      <w:r w:rsidR="007C275A" w:rsidRPr="007C275A">
        <w:rPr>
          <w:rFonts w:cs="Times New Roman"/>
          <w:rtl/>
        </w:rPr>
        <w:t>מלא</w:t>
      </w:r>
      <w:r w:rsidR="007C275A">
        <w:rPr>
          <w:rFonts w:cs="Times New Roman" w:hint="cs"/>
          <w:rtl/>
        </w:rPr>
        <w:t>ות</w:t>
      </w:r>
      <w:r w:rsidR="007C275A" w:rsidRPr="007C275A">
        <w:rPr>
          <w:rFonts w:cs="Times New Roman"/>
          <w:rtl/>
        </w:rPr>
        <w:t xml:space="preserve"> בטו</w:t>
      </w:r>
      <w:r w:rsidR="00AC7E3F">
        <w:rPr>
          <w:rFonts w:cs="Times New Roman" w:hint="cs"/>
          <w:rtl/>
        </w:rPr>
        <w:t>ּ</w:t>
      </w:r>
      <w:r w:rsidR="007C275A" w:rsidRPr="007C275A">
        <w:rPr>
          <w:rFonts w:cs="Times New Roman"/>
          <w:rtl/>
        </w:rPr>
        <w:t>ב ו</w:t>
      </w:r>
      <w:r w:rsidR="00E60013">
        <w:rPr>
          <w:rFonts w:cs="Times New Roman" w:hint="cs"/>
          <w:rtl/>
        </w:rPr>
        <w:t>ב</w:t>
      </w:r>
      <w:r w:rsidR="007C275A" w:rsidRPr="007C275A">
        <w:rPr>
          <w:rFonts w:cs="Times New Roman"/>
          <w:rtl/>
        </w:rPr>
        <w:t>תקווה</w:t>
      </w:r>
      <w:r w:rsidR="00BB2954">
        <w:rPr>
          <w:rFonts w:cs="Times New Roman" w:hint="cs"/>
          <w:rtl/>
        </w:rPr>
        <w:t>,</w:t>
      </w:r>
      <w:r w:rsidR="007C275A" w:rsidRPr="007C275A">
        <w:rPr>
          <w:rFonts w:cs="Times New Roman"/>
          <w:rtl/>
        </w:rPr>
        <w:t xml:space="preserve"> </w:t>
      </w:r>
      <w:r w:rsidR="00BB2954" w:rsidRPr="00BB2954">
        <w:rPr>
          <w:rFonts w:cs="Times New Roman"/>
          <w:rtl/>
        </w:rPr>
        <w:t>תלות שהתפתחה אצל העם היפני שספג את המכה האולטימטיבית, שתי ערים שנמחו מהאדמה באישורן המלא של בנות</w:t>
      </w:r>
      <w:r w:rsidR="00E60013">
        <w:rPr>
          <w:rFonts w:cs="Times New Roman" w:hint="cs"/>
          <w:rtl/>
        </w:rPr>
        <w:t xml:space="preserve"> </w:t>
      </w:r>
      <w:r w:rsidR="00BB2954" w:rsidRPr="00BB2954">
        <w:rPr>
          <w:rFonts w:cs="Times New Roman"/>
          <w:rtl/>
        </w:rPr>
        <w:t>הברית.</w:t>
      </w:r>
      <w:r w:rsidR="00BB2954" w:rsidRPr="00BB2954">
        <w:rPr>
          <w:rFonts w:cs="Times New Roman" w:hint="cs"/>
          <w:rtl/>
        </w:rPr>
        <w:t xml:space="preserve"> </w:t>
      </w:r>
    </w:p>
    <w:p w14:paraId="52563F12" w14:textId="2C4CB028" w:rsidR="007C275A" w:rsidRDefault="00F94BCC" w:rsidP="00BB2954">
      <w:pPr>
        <w:rPr>
          <w:rFonts w:cs="Times New Roman"/>
          <w:rtl/>
        </w:rPr>
      </w:pPr>
      <w:r>
        <w:rPr>
          <w:rFonts w:cs="Times New Roman" w:hint="cs"/>
          <w:rtl/>
        </w:rPr>
        <w:t>[</w:t>
      </w:r>
      <w:r w:rsidR="007C275A" w:rsidRPr="007C275A">
        <w:rPr>
          <w:rFonts w:cs="Times New Roman"/>
          <w:rtl/>
        </w:rPr>
        <w:t>ולו זה מראה שהיא מסרבת להכיר במציאות ומעדיפה לחיות בעולם בעיניה זה לא שטותי ולא שטחי כי אם. היא לא מוכנה שהחמימות הזאת תיפצע בסכיני-כפור של פדופיליה.</w:t>
      </w:r>
      <w:r>
        <w:rPr>
          <w:rFonts w:cs="Times New Roman" w:hint="cs"/>
          <w:rtl/>
        </w:rPr>
        <w:t>]</w:t>
      </w:r>
    </w:p>
    <w:p w14:paraId="51BE81A9" w14:textId="232DDB39" w:rsidR="004627AB" w:rsidRPr="00CD067C" w:rsidRDefault="0015668C" w:rsidP="007C275A">
      <w:pPr>
        <w:rPr>
          <w:rtl/>
        </w:rPr>
      </w:pPr>
      <w:r>
        <w:rPr>
          <w:rFonts w:hint="cs"/>
          <w:rtl/>
        </w:rPr>
        <w:t xml:space="preserve">לאחר שווידאה שאלכס עדיין בין החיים </w:t>
      </w:r>
      <w:r w:rsidR="00C9609E">
        <w:rPr>
          <w:rFonts w:hint="cs"/>
          <w:rtl/>
        </w:rPr>
        <w:t>היא</w:t>
      </w:r>
      <w:r w:rsidR="00C9609E" w:rsidRPr="00CD067C">
        <w:rPr>
          <w:rtl/>
        </w:rPr>
        <w:t xml:space="preserve"> </w:t>
      </w:r>
      <w:r w:rsidR="00BB2954" w:rsidRPr="00BB2954">
        <w:rPr>
          <w:rFonts w:cs="Times New Roman"/>
          <w:rtl/>
        </w:rPr>
        <w:t>חשה שמילאה את חובתה, ו</w:t>
      </w:r>
      <w:r w:rsidR="004627AB" w:rsidRPr="00CD067C">
        <w:rPr>
          <w:rtl/>
        </w:rPr>
        <w:t>הסתלקה ל</w:t>
      </w:r>
      <w:r w:rsidR="00D61C3D" w:rsidRPr="00D61C3D">
        <w:rPr>
          <w:rFonts w:cs="Times New Roman"/>
          <w:rtl/>
        </w:rPr>
        <w:t>אקדמיה</w:t>
      </w:r>
      <w:r w:rsidR="00034A91">
        <w:rPr>
          <w:rFonts w:hint="cs"/>
          <w:rtl/>
        </w:rPr>
        <w:t>.</w:t>
      </w:r>
      <w:r w:rsidR="004627AB" w:rsidRPr="00CD067C">
        <w:rPr>
          <w:rtl/>
        </w:rPr>
        <w:t xml:space="preserve"> </w:t>
      </w:r>
      <w:r>
        <w:rPr>
          <w:rFonts w:hint="cs"/>
          <w:rtl/>
        </w:rPr>
        <w:t>הוא</w:t>
      </w:r>
      <w:r w:rsidR="004627AB" w:rsidRPr="00CD067C">
        <w:rPr>
          <w:rtl/>
        </w:rPr>
        <w:t xml:space="preserve"> נ</w:t>
      </w:r>
      <w:r w:rsidR="00C64406">
        <w:rPr>
          <w:rFonts w:hint="cs"/>
          <w:rtl/>
        </w:rPr>
        <w:t>ותר</w:t>
      </w:r>
      <w:r w:rsidR="004627AB" w:rsidRPr="00CD067C">
        <w:rPr>
          <w:rtl/>
        </w:rPr>
        <w:t xml:space="preserve"> בגינה </w:t>
      </w:r>
      <w:r w:rsidR="004627AB" w:rsidRPr="00CD067C">
        <w:rPr>
          <w:rFonts w:hint="cs"/>
          <w:rtl/>
        </w:rPr>
        <w:t>עם</w:t>
      </w:r>
      <w:r w:rsidR="004627AB" w:rsidRPr="00CD067C">
        <w:rPr>
          <w:rtl/>
        </w:rPr>
        <w:t xml:space="preserve"> החתול שהתנמנם בחיקו, ועם הסבתא שהפרידה פולים מתרמילים. </w:t>
      </w:r>
      <w:r w:rsidR="007C67A1">
        <w:rPr>
          <w:rFonts w:hint="cs"/>
          <w:rtl/>
        </w:rPr>
        <w:t>[</w:t>
      </w:r>
      <w:r w:rsidR="004627AB" w:rsidRPr="00CD067C">
        <w:rPr>
          <w:rtl/>
        </w:rPr>
        <w:t xml:space="preserve">באצבעותיה הזריזות היא </w:t>
      </w:r>
      <w:r w:rsidR="001C5A04">
        <w:rPr>
          <w:rtl/>
        </w:rPr>
        <w:t>הייתה</w:t>
      </w:r>
      <w:r w:rsidR="004627AB" w:rsidRPr="00CD067C">
        <w:rPr>
          <w:rtl/>
        </w:rPr>
        <w:t xml:space="preserve"> מבצעת את כל מטלות הב</w:t>
      </w:r>
      <w:r w:rsidR="00056105">
        <w:rPr>
          <w:rtl/>
        </w:rPr>
        <w:t>ית והחצר, כל מה ש</w:t>
      </w:r>
      <w:r w:rsidR="00056105">
        <w:rPr>
          <w:rFonts w:hint="cs"/>
          <w:rtl/>
        </w:rPr>
        <w:t>נדרש</w:t>
      </w:r>
      <w:r w:rsidR="004627AB" w:rsidRPr="00CD067C">
        <w:rPr>
          <w:rtl/>
        </w:rPr>
        <w:t xml:space="preserve"> ל</w:t>
      </w:r>
      <w:r w:rsidR="00056105">
        <w:rPr>
          <w:rFonts w:hint="cs"/>
          <w:rtl/>
        </w:rPr>
        <w:t xml:space="preserve">ארגן </w:t>
      </w:r>
      <w:r w:rsidR="004627AB" w:rsidRPr="00CD067C">
        <w:rPr>
          <w:rtl/>
        </w:rPr>
        <w:t xml:space="preserve">בארונות הקטנים, כל הבישולים בצלוחיות הקטנטנות שהיא </w:t>
      </w:r>
      <w:r w:rsidR="001302FE">
        <w:rPr>
          <w:rFonts w:hint="cs"/>
          <w:rtl/>
        </w:rPr>
        <w:t>חזרה ו</w:t>
      </w:r>
      <w:r w:rsidR="004627AB" w:rsidRPr="00CD067C">
        <w:rPr>
          <w:rtl/>
        </w:rPr>
        <w:t xml:space="preserve">שטפה שלוש פעמים ביום </w:t>
      </w:r>
      <w:r w:rsidR="004627AB" w:rsidRPr="00CD067C">
        <w:rPr>
          <w:rFonts w:hint="cs"/>
          <w:rtl/>
        </w:rPr>
        <w:t>במשך</w:t>
      </w:r>
      <w:r w:rsidR="004A1EE0">
        <w:rPr>
          <w:rtl/>
        </w:rPr>
        <w:t xml:space="preserve"> שנים</w:t>
      </w:r>
      <w:r w:rsidR="004627AB" w:rsidRPr="00CD067C">
        <w:rPr>
          <w:rtl/>
        </w:rPr>
        <w:t>.</w:t>
      </w:r>
      <w:r w:rsidR="007C67A1">
        <w:rPr>
          <w:rFonts w:hint="cs"/>
          <w:rtl/>
        </w:rPr>
        <w:t>]</w:t>
      </w:r>
    </w:p>
    <w:p w14:paraId="14810E5C" w14:textId="23D1C635" w:rsidR="004627AB" w:rsidRPr="00CD067C" w:rsidRDefault="004627AB" w:rsidP="00AC7E3F">
      <w:pPr>
        <w:rPr>
          <w:rtl/>
        </w:rPr>
      </w:pPr>
      <w:r w:rsidRPr="00CD067C">
        <w:rPr>
          <w:rFonts w:hint="cs"/>
          <w:rtl/>
        </w:rPr>
        <w:t>עץ</w:t>
      </w:r>
      <w:r w:rsidRPr="00CD067C">
        <w:rPr>
          <w:rtl/>
        </w:rPr>
        <w:t xml:space="preserve"> תפוח מעוות</w:t>
      </w:r>
      <w:r w:rsidR="00E60013">
        <w:rPr>
          <w:rFonts w:hint="cs"/>
          <w:rtl/>
        </w:rPr>
        <w:t xml:space="preserve"> </w:t>
      </w:r>
      <w:r w:rsidR="003836EB">
        <w:rPr>
          <w:rFonts w:hint="cs"/>
          <w:rtl/>
        </w:rPr>
        <w:t>גזע</w:t>
      </w:r>
      <w:r w:rsidRPr="00CD067C">
        <w:rPr>
          <w:rtl/>
        </w:rPr>
        <w:t xml:space="preserve"> ועיקש </w:t>
      </w:r>
      <w:r w:rsidR="007C67A1" w:rsidRPr="00CD067C">
        <w:rPr>
          <w:rtl/>
        </w:rPr>
        <w:t>גדל פרא בשולי הגינה</w:t>
      </w:r>
      <w:r w:rsidR="007C67A1">
        <w:rPr>
          <w:rFonts w:hint="cs"/>
          <w:rtl/>
        </w:rPr>
        <w:t>.</w:t>
      </w:r>
      <w:r w:rsidR="007C67A1" w:rsidRPr="00CD067C">
        <w:rPr>
          <w:rtl/>
        </w:rPr>
        <w:t xml:space="preserve"> </w:t>
      </w:r>
      <w:r w:rsidRPr="00CD067C">
        <w:rPr>
          <w:rtl/>
        </w:rPr>
        <w:t xml:space="preserve">עליו המעוקמים </w:t>
      </w:r>
      <w:r w:rsidR="00C867CD">
        <w:rPr>
          <w:rtl/>
        </w:rPr>
        <w:t>נצצ</w:t>
      </w:r>
      <w:r w:rsidR="0075390E">
        <w:rPr>
          <w:rFonts w:hint="cs"/>
          <w:rtl/>
        </w:rPr>
        <w:t>ו</w:t>
      </w:r>
      <w:r w:rsidR="00C867CD">
        <w:rPr>
          <w:rtl/>
        </w:rPr>
        <w:t xml:space="preserve"> בשלווה של קבלת </w:t>
      </w:r>
      <w:r w:rsidR="00111C5D">
        <w:rPr>
          <w:rFonts w:hint="cs"/>
          <w:rtl/>
        </w:rPr>
        <w:t>ה</w:t>
      </w:r>
      <w:r w:rsidR="008C7864">
        <w:rPr>
          <w:rtl/>
        </w:rPr>
        <w:t xml:space="preserve">דין. </w:t>
      </w:r>
      <w:r w:rsidR="008C7864">
        <w:rPr>
          <w:rFonts w:hint="cs"/>
          <w:rtl/>
        </w:rPr>
        <w:t>ענפיו</w:t>
      </w:r>
      <w:r w:rsidR="008C7864">
        <w:rPr>
          <w:rtl/>
        </w:rPr>
        <w:t xml:space="preserve"> </w:t>
      </w:r>
      <w:r w:rsidR="008C7864">
        <w:rPr>
          <w:rFonts w:hint="cs"/>
          <w:rtl/>
        </w:rPr>
        <w:t>ה</w:t>
      </w:r>
      <w:r w:rsidR="008C7864">
        <w:rPr>
          <w:rtl/>
        </w:rPr>
        <w:t xml:space="preserve">שחורים מגשם </w:t>
      </w:r>
      <w:r w:rsidR="00AC7E3F">
        <w:rPr>
          <w:rFonts w:hint="cs"/>
          <w:rtl/>
        </w:rPr>
        <w:t>קיצי</w:t>
      </w:r>
      <w:r w:rsidR="008C7864">
        <w:rPr>
          <w:rFonts w:hint="cs"/>
          <w:rtl/>
        </w:rPr>
        <w:t xml:space="preserve"> היו</w:t>
      </w:r>
      <w:r w:rsidR="008C7864">
        <w:rPr>
          <w:rtl/>
        </w:rPr>
        <w:t xml:space="preserve"> עמוס</w:t>
      </w:r>
      <w:r w:rsidR="008C7864">
        <w:rPr>
          <w:rFonts w:hint="cs"/>
          <w:rtl/>
        </w:rPr>
        <w:t>ים</w:t>
      </w:r>
      <w:r w:rsidR="008C7864">
        <w:rPr>
          <w:rtl/>
        </w:rPr>
        <w:t xml:space="preserve"> </w:t>
      </w:r>
      <w:r w:rsidRPr="00CD067C">
        <w:rPr>
          <w:rtl/>
        </w:rPr>
        <w:t>תפוחים אדומים זעירים, קטנים כשזיפים וחמוצים באופן קיצוני</w:t>
      </w:r>
      <w:r w:rsidR="00E60013">
        <w:rPr>
          <w:rFonts w:hint="cs"/>
          <w:rtl/>
        </w:rPr>
        <w:t>,</w:t>
      </w:r>
      <w:r w:rsidRPr="00CD067C">
        <w:rPr>
          <w:rtl/>
        </w:rPr>
        <w:t xml:space="preserve"> כפי שאלכס </w:t>
      </w:r>
      <w:r w:rsidR="00111C5D">
        <w:rPr>
          <w:rFonts w:hint="cs"/>
          <w:rtl/>
        </w:rPr>
        <w:t>נ</w:t>
      </w:r>
      <w:r w:rsidR="004D17D3">
        <w:rPr>
          <w:rFonts w:hint="cs"/>
          <w:rtl/>
        </w:rPr>
        <w:t>ו</w:t>
      </w:r>
      <w:r w:rsidR="00111C5D">
        <w:rPr>
          <w:rFonts w:hint="cs"/>
          <w:rtl/>
        </w:rPr>
        <w:t xml:space="preserve">כח </w:t>
      </w:r>
      <w:r w:rsidR="00E60013">
        <w:rPr>
          <w:rFonts w:hint="cs"/>
          <w:rtl/>
        </w:rPr>
        <w:t xml:space="preserve">לדעת </w:t>
      </w:r>
      <w:r w:rsidRPr="00CD067C">
        <w:rPr>
          <w:rtl/>
        </w:rPr>
        <w:t>באחד הבקרים השוממים שלו.</w:t>
      </w:r>
      <w:r w:rsidRPr="00CD067C">
        <w:rPr>
          <w:rFonts w:hint="cs"/>
          <w:rtl/>
        </w:rPr>
        <w:t xml:space="preserve"> בין אבני המרצפת</w:t>
      </w:r>
      <w:r w:rsidR="00252A9A">
        <w:rPr>
          <w:rFonts w:hint="cs"/>
          <w:rtl/>
        </w:rPr>
        <w:t>,</w:t>
      </w:r>
      <w:r w:rsidRPr="00CD067C">
        <w:rPr>
          <w:rFonts w:hint="cs"/>
          <w:rtl/>
        </w:rPr>
        <w:t xml:space="preserve"> </w:t>
      </w:r>
      <w:r w:rsidR="00252A9A" w:rsidRPr="00252A9A">
        <w:rPr>
          <w:rFonts w:cs="Times New Roman"/>
          <w:rtl/>
        </w:rPr>
        <w:t>היכן שגזר עליו גורלו</w:t>
      </w:r>
      <w:r w:rsidR="00E60013">
        <w:rPr>
          <w:rFonts w:cs="Times New Roman" w:hint="cs"/>
          <w:rtl/>
        </w:rPr>
        <w:t>,</w:t>
      </w:r>
      <w:r w:rsidR="00252A9A" w:rsidRPr="00252A9A">
        <w:rPr>
          <w:rFonts w:cs="Times New Roman"/>
          <w:rtl/>
        </w:rPr>
        <w:t xml:space="preserve"> </w:t>
      </w:r>
      <w:r w:rsidR="00AC7E3F" w:rsidRPr="00CD067C">
        <w:rPr>
          <w:rFonts w:hint="cs"/>
          <w:rtl/>
        </w:rPr>
        <w:t>בקע</w:t>
      </w:r>
      <w:r w:rsidR="00AC7E3F" w:rsidRPr="00CD067C">
        <w:rPr>
          <w:rtl/>
        </w:rPr>
        <w:t xml:space="preserve"> </w:t>
      </w:r>
      <w:r w:rsidRPr="00CD067C">
        <w:rPr>
          <w:rFonts w:hint="cs"/>
          <w:rtl/>
        </w:rPr>
        <w:t>ה</w:t>
      </w:r>
      <w:r w:rsidR="00C64406">
        <w:rPr>
          <w:rFonts w:hint="cs"/>
          <w:rtl/>
        </w:rPr>
        <w:t>עץ</w:t>
      </w:r>
      <w:r w:rsidRPr="00CD067C">
        <w:rPr>
          <w:rFonts w:hint="cs"/>
          <w:rtl/>
        </w:rPr>
        <w:t xml:space="preserve"> </w:t>
      </w:r>
      <w:r w:rsidR="00C64406">
        <w:rPr>
          <w:rFonts w:hint="cs"/>
          <w:rtl/>
        </w:rPr>
        <w:t xml:space="preserve">ושגשג כמיטב יכולתו הדלה </w:t>
      </w:r>
      <w:r w:rsidR="00C64406">
        <w:rPr>
          <w:rtl/>
        </w:rPr>
        <w:t>–</w:t>
      </w:r>
      <w:r w:rsidR="00C64406">
        <w:rPr>
          <w:rFonts w:hint="cs"/>
          <w:rtl/>
        </w:rPr>
        <w:t xml:space="preserve"> </w:t>
      </w:r>
      <w:r w:rsidR="008C7864">
        <w:rPr>
          <w:rtl/>
        </w:rPr>
        <w:t xml:space="preserve">במקום צפוף ומרוצף, כמעט </w:t>
      </w:r>
      <w:r w:rsidR="008C7864">
        <w:rPr>
          <w:rFonts w:hint="cs"/>
          <w:rtl/>
        </w:rPr>
        <w:t>ללא</w:t>
      </w:r>
      <w:r w:rsidRPr="00CD067C">
        <w:rPr>
          <w:rtl/>
        </w:rPr>
        <w:t xml:space="preserve"> אדמה ושמש. </w:t>
      </w:r>
      <w:r w:rsidR="003836EB">
        <w:rPr>
          <w:rFonts w:hint="cs"/>
          <w:rtl/>
        </w:rPr>
        <w:t>[</w:t>
      </w:r>
      <w:r w:rsidRPr="00CD067C">
        <w:rPr>
          <w:rtl/>
        </w:rPr>
        <w:t xml:space="preserve">הוא לא </w:t>
      </w:r>
      <w:r w:rsidRPr="00CD067C">
        <w:rPr>
          <w:rFonts w:hint="cs"/>
          <w:rtl/>
        </w:rPr>
        <w:t>ה</w:t>
      </w:r>
      <w:r w:rsidR="00C867CD">
        <w:rPr>
          <w:rtl/>
        </w:rPr>
        <w:t xml:space="preserve">תלונן, </w:t>
      </w:r>
      <w:r w:rsidRPr="00CD067C">
        <w:rPr>
          <w:rtl/>
        </w:rPr>
        <w:t>לא ת</w:t>
      </w:r>
      <w:r w:rsidR="007D6743">
        <w:rPr>
          <w:rFonts w:hint="cs"/>
          <w:rtl/>
        </w:rPr>
        <w:t>י</w:t>
      </w:r>
      <w:r w:rsidR="00C867CD">
        <w:rPr>
          <w:rtl/>
        </w:rPr>
        <w:t>רץ,</w:t>
      </w:r>
      <w:r w:rsidRPr="00CD067C">
        <w:rPr>
          <w:rtl/>
        </w:rPr>
        <w:t xml:space="preserve"> הוא</w:t>
      </w:r>
      <w:r w:rsidR="00C867CD">
        <w:rPr>
          <w:rtl/>
        </w:rPr>
        <w:t xml:space="preserve"> </w:t>
      </w:r>
      <w:r w:rsidRPr="00CD067C">
        <w:rPr>
          <w:rtl/>
        </w:rPr>
        <w:t xml:space="preserve">לא </w:t>
      </w:r>
      <w:r w:rsidR="008C7864">
        <w:rPr>
          <w:rFonts w:hint="cs"/>
          <w:rtl/>
        </w:rPr>
        <w:t>הונה</w:t>
      </w:r>
      <w:r w:rsidRPr="00CD067C">
        <w:rPr>
          <w:rtl/>
        </w:rPr>
        <w:t xml:space="preserve"> ולא </w:t>
      </w:r>
      <w:r w:rsidRPr="00CD067C">
        <w:rPr>
          <w:rFonts w:hint="cs"/>
          <w:rtl/>
        </w:rPr>
        <w:t>ה</w:t>
      </w:r>
      <w:r w:rsidR="004D17D3">
        <w:rPr>
          <w:rtl/>
        </w:rPr>
        <w:t>תחמק מ</w:t>
      </w:r>
      <w:r w:rsidRPr="00CD067C">
        <w:rPr>
          <w:rtl/>
        </w:rPr>
        <w:t>חובות</w:t>
      </w:r>
      <w:r w:rsidR="004D17D3">
        <w:rPr>
          <w:rFonts w:hint="cs"/>
          <w:rtl/>
        </w:rPr>
        <w:t>יו</w:t>
      </w:r>
      <w:r w:rsidRPr="00CD067C">
        <w:rPr>
          <w:rtl/>
        </w:rPr>
        <w:t xml:space="preserve"> בתור יציר הבריאה.</w:t>
      </w:r>
      <w:r w:rsidR="003836EB">
        <w:rPr>
          <w:rFonts w:hint="cs"/>
          <w:rtl/>
        </w:rPr>
        <w:t>]</w:t>
      </w:r>
      <w:r w:rsidRPr="00CD067C">
        <w:rPr>
          <w:rtl/>
        </w:rPr>
        <w:t xml:space="preserve"> </w:t>
      </w:r>
      <w:r w:rsidR="008C7864">
        <w:rPr>
          <w:rtl/>
        </w:rPr>
        <w:t xml:space="preserve">הוא </w:t>
      </w:r>
      <w:r w:rsidR="008C7864">
        <w:rPr>
          <w:rFonts w:hint="cs"/>
          <w:rtl/>
        </w:rPr>
        <w:t>ביצע</w:t>
      </w:r>
      <w:r w:rsidRPr="00CD067C">
        <w:rPr>
          <w:rtl/>
        </w:rPr>
        <w:t xml:space="preserve"> </w:t>
      </w:r>
      <w:r w:rsidR="00C64406">
        <w:rPr>
          <w:rFonts w:hint="cs"/>
          <w:rtl/>
        </w:rPr>
        <w:t xml:space="preserve">את מטלותיו </w:t>
      </w:r>
      <w:r w:rsidRPr="00CD067C">
        <w:rPr>
          <w:rtl/>
        </w:rPr>
        <w:t>ביושר וב</w:t>
      </w:r>
      <w:r w:rsidRPr="00CD067C">
        <w:rPr>
          <w:rFonts w:hint="cs"/>
          <w:rtl/>
        </w:rPr>
        <w:t>חריצות</w:t>
      </w:r>
      <w:r w:rsidRPr="00CD067C">
        <w:rPr>
          <w:rtl/>
        </w:rPr>
        <w:t xml:space="preserve">, הוא </w:t>
      </w:r>
      <w:r w:rsidRPr="00CD067C">
        <w:rPr>
          <w:rFonts w:hint="cs"/>
          <w:rtl/>
        </w:rPr>
        <w:t>ה</w:t>
      </w:r>
      <w:r w:rsidRPr="00CD067C">
        <w:rPr>
          <w:rtl/>
        </w:rPr>
        <w:t>צמיח את המיטב ש</w:t>
      </w:r>
      <w:r w:rsidRPr="00CD067C">
        <w:rPr>
          <w:rFonts w:hint="cs"/>
          <w:rtl/>
        </w:rPr>
        <w:t>היה ב</w:t>
      </w:r>
      <w:r w:rsidRPr="00CD067C">
        <w:rPr>
          <w:rtl/>
        </w:rPr>
        <w:t>יכ</w:t>
      </w:r>
      <w:r w:rsidR="00E60013">
        <w:rPr>
          <w:rFonts w:hint="cs"/>
          <w:rtl/>
        </w:rPr>
        <w:t>ו</w:t>
      </w:r>
      <w:r w:rsidRPr="00CD067C">
        <w:rPr>
          <w:rtl/>
        </w:rPr>
        <w:t>ל</w:t>
      </w:r>
      <w:r w:rsidRPr="00CD067C">
        <w:rPr>
          <w:rFonts w:hint="cs"/>
          <w:rtl/>
        </w:rPr>
        <w:t>תו</w:t>
      </w:r>
      <w:r w:rsidRPr="00CD067C">
        <w:rPr>
          <w:rtl/>
        </w:rPr>
        <w:t xml:space="preserve"> ו</w:t>
      </w:r>
      <w:r w:rsidR="008C7864">
        <w:rPr>
          <w:rFonts w:hint="cs"/>
          <w:rtl/>
        </w:rPr>
        <w:t>ב</w:t>
      </w:r>
      <w:r w:rsidR="00E60013">
        <w:rPr>
          <w:rFonts w:hint="cs"/>
          <w:rtl/>
        </w:rPr>
        <w:t>י</w:t>
      </w:r>
      <w:r w:rsidR="008C7864">
        <w:rPr>
          <w:rFonts w:hint="cs"/>
          <w:rtl/>
        </w:rPr>
        <w:t>רך על</w:t>
      </w:r>
      <w:r w:rsidRPr="00CD067C">
        <w:rPr>
          <w:rtl/>
        </w:rPr>
        <w:t xml:space="preserve"> המעט </w:t>
      </w:r>
      <w:r w:rsidR="00BB2954" w:rsidRPr="00BB2954">
        <w:rPr>
          <w:rFonts w:cs="Times New Roman"/>
          <w:rtl/>
        </w:rPr>
        <w:t>שאפשרו תנאי המחיה העלובים</w:t>
      </w:r>
      <w:r w:rsidR="003836EB">
        <w:rPr>
          <w:rFonts w:hint="cs"/>
          <w:rtl/>
        </w:rPr>
        <w:t>.</w:t>
      </w:r>
      <w:r w:rsidRPr="00CD067C">
        <w:rPr>
          <w:rtl/>
        </w:rPr>
        <w:t xml:space="preserve"> </w:t>
      </w:r>
      <w:r w:rsidR="003836EB">
        <w:rPr>
          <w:rFonts w:hint="cs"/>
          <w:rtl/>
        </w:rPr>
        <w:t>[</w:t>
      </w:r>
      <w:r w:rsidRPr="00CD067C">
        <w:rPr>
          <w:rtl/>
        </w:rPr>
        <w:t xml:space="preserve">לו: מעט גשם, מעט שמש, </w:t>
      </w:r>
      <w:r w:rsidR="004A1EE0">
        <w:rPr>
          <w:rFonts w:hint="cs"/>
          <w:rtl/>
        </w:rPr>
        <w:t>מעט אדמה,</w:t>
      </w:r>
      <w:r w:rsidR="003836EB">
        <w:rPr>
          <w:rFonts w:hint="cs"/>
          <w:rtl/>
        </w:rPr>
        <w:t>]</w:t>
      </w:r>
      <w:r w:rsidR="004A1EE0">
        <w:rPr>
          <w:rFonts w:hint="cs"/>
          <w:rtl/>
        </w:rPr>
        <w:t xml:space="preserve"> </w:t>
      </w:r>
      <w:r w:rsidRPr="00CD067C">
        <w:rPr>
          <w:rtl/>
        </w:rPr>
        <w:t>הוא נ</w:t>
      </w:r>
      <w:r w:rsidRPr="00CD067C">
        <w:rPr>
          <w:rFonts w:hint="cs"/>
          <w:rtl/>
        </w:rPr>
        <w:t>י</w:t>
      </w:r>
      <w:r w:rsidRPr="00CD067C">
        <w:rPr>
          <w:rtl/>
        </w:rPr>
        <w:t>צל כל סדק בלי להתחנן, בלי למ</w:t>
      </w:r>
      <w:r w:rsidR="004A1EE0">
        <w:rPr>
          <w:rtl/>
        </w:rPr>
        <w:t>חות ולדרוש. והוא ע</w:t>
      </w:r>
      <w:r w:rsidR="008C7864">
        <w:rPr>
          <w:rtl/>
        </w:rPr>
        <w:t xml:space="preserve">שה </w:t>
      </w:r>
      <w:r w:rsidR="008C7864">
        <w:rPr>
          <w:rFonts w:hint="cs"/>
          <w:rtl/>
        </w:rPr>
        <w:t>זאת</w:t>
      </w:r>
      <w:r w:rsidRPr="00CD067C">
        <w:rPr>
          <w:rtl/>
        </w:rPr>
        <w:t xml:space="preserve"> ב</w:t>
      </w:r>
      <w:r w:rsidR="0075390E">
        <w:rPr>
          <w:rFonts w:hint="cs"/>
          <w:rtl/>
        </w:rPr>
        <w:t>אופן</w:t>
      </w:r>
      <w:r w:rsidRPr="00CD067C">
        <w:rPr>
          <w:rtl/>
        </w:rPr>
        <w:t xml:space="preserve"> המושל</w:t>
      </w:r>
      <w:r w:rsidR="0075390E">
        <w:rPr>
          <w:rFonts w:hint="cs"/>
          <w:rtl/>
        </w:rPr>
        <w:t>ם</w:t>
      </w:r>
      <w:r w:rsidRPr="00CD067C">
        <w:rPr>
          <w:rtl/>
        </w:rPr>
        <w:t xml:space="preserve"> ביותר שהכיר. </w:t>
      </w:r>
    </w:p>
    <w:p w14:paraId="36108A5B" w14:textId="4493166A" w:rsidR="004627AB" w:rsidRPr="00CD067C" w:rsidRDefault="004627AB" w:rsidP="00250000">
      <w:pPr>
        <w:rPr>
          <w:rtl/>
        </w:rPr>
      </w:pPr>
      <w:r w:rsidRPr="00CD067C">
        <w:rPr>
          <w:rtl/>
        </w:rPr>
        <w:t>אלכס הבין מה</w:t>
      </w:r>
      <w:r w:rsidR="0015668C" w:rsidRPr="0015668C">
        <w:rPr>
          <w:rtl/>
        </w:rPr>
        <w:t xml:space="preserve"> </w:t>
      </w:r>
      <w:r w:rsidRPr="00CD067C">
        <w:rPr>
          <w:rtl/>
        </w:rPr>
        <w:t xml:space="preserve">סאקורה </w:t>
      </w:r>
      <w:r w:rsidR="00252A9A" w:rsidRPr="00CD067C">
        <w:rPr>
          <w:rtl/>
        </w:rPr>
        <w:t xml:space="preserve">למדה </w:t>
      </w:r>
      <w:r w:rsidRPr="00CD067C">
        <w:rPr>
          <w:rtl/>
        </w:rPr>
        <w:t>בקורס</w:t>
      </w:r>
      <w:r w:rsidR="004A1EE0">
        <w:rPr>
          <w:rFonts w:hint="cs"/>
          <w:rtl/>
        </w:rPr>
        <w:t xml:space="preserve"> שלה</w:t>
      </w:r>
      <w:r w:rsidRPr="00CD067C">
        <w:rPr>
          <w:rtl/>
        </w:rPr>
        <w:t>.</w:t>
      </w:r>
    </w:p>
    <w:p w14:paraId="3398A1F9" w14:textId="0E5F0751" w:rsidR="004627AB" w:rsidRPr="00CD067C" w:rsidRDefault="0015668C" w:rsidP="00931EFD">
      <w:pPr>
        <w:rPr>
          <w:rtl/>
        </w:rPr>
      </w:pPr>
      <w:r>
        <w:rPr>
          <w:rFonts w:hint="cs"/>
          <w:rtl/>
        </w:rPr>
        <w:t>הוא</w:t>
      </w:r>
      <w:r w:rsidR="004627AB" w:rsidRPr="00CD067C">
        <w:rPr>
          <w:rtl/>
        </w:rPr>
        <w:t xml:space="preserve"> חרז הייקו:</w:t>
      </w:r>
    </w:p>
    <w:p w14:paraId="018A89EE" w14:textId="77777777" w:rsidR="004627AB" w:rsidRPr="00CD067C" w:rsidRDefault="00C867CD" w:rsidP="00E60013">
      <w:pPr>
        <w:ind w:left="3390"/>
        <w:rPr>
          <w:rtl/>
        </w:rPr>
      </w:pPr>
      <w:r>
        <w:rPr>
          <w:rtl/>
        </w:rPr>
        <w:t>טיפה אחר טיפה נושר</w:t>
      </w:r>
      <w:r w:rsidR="004627AB" w:rsidRPr="00CD067C">
        <w:rPr>
          <w:rtl/>
        </w:rPr>
        <w:t>ת</w:t>
      </w:r>
    </w:p>
    <w:p w14:paraId="3ADA12FA" w14:textId="51B39531" w:rsidR="004627AB" w:rsidRPr="00CD067C" w:rsidRDefault="004627AB" w:rsidP="00E60013">
      <w:pPr>
        <w:ind w:left="3390"/>
        <w:rPr>
          <w:rtl/>
        </w:rPr>
      </w:pPr>
      <w:r w:rsidRPr="00CD067C">
        <w:rPr>
          <w:rtl/>
        </w:rPr>
        <w:t xml:space="preserve">מענף עץ </w:t>
      </w:r>
      <w:r w:rsidR="00A72E15">
        <w:rPr>
          <w:rFonts w:hint="cs"/>
          <w:rtl/>
        </w:rPr>
        <w:t>ה</w:t>
      </w:r>
      <w:r w:rsidRPr="00CD067C">
        <w:rPr>
          <w:rtl/>
        </w:rPr>
        <w:t>תפוח בגינתי</w:t>
      </w:r>
      <w:r w:rsidR="007D6743">
        <w:rPr>
          <w:rFonts w:hint="cs"/>
          <w:rtl/>
        </w:rPr>
        <w:t xml:space="preserve"> </w:t>
      </w:r>
    </w:p>
    <w:p w14:paraId="1CFABC51" w14:textId="09E4A803" w:rsidR="0075390E" w:rsidRDefault="00914506" w:rsidP="00A72E15">
      <w:pPr>
        <w:rPr>
          <w:rtl/>
        </w:rPr>
      </w:pPr>
      <w:r>
        <w:rPr>
          <w:rFonts w:hint="cs"/>
          <w:rtl/>
        </w:rPr>
        <w:t>[</w:t>
      </w:r>
      <w:r w:rsidR="00656515">
        <w:rPr>
          <w:rFonts w:hint="cs"/>
          <w:rtl/>
        </w:rPr>
        <w:t>ה</w:t>
      </w:r>
      <w:r w:rsidR="004627AB" w:rsidRPr="00CD067C">
        <w:rPr>
          <w:rtl/>
        </w:rPr>
        <w:t xml:space="preserve">סבתא לימדה אותו יפנית. הוא </w:t>
      </w:r>
      <w:r w:rsidR="00A72E15">
        <w:rPr>
          <w:rFonts w:hint="cs"/>
          <w:rtl/>
        </w:rPr>
        <w:t>ה</w:t>
      </w:r>
      <w:r w:rsidR="004627AB" w:rsidRPr="00CD067C">
        <w:rPr>
          <w:rFonts w:hint="cs"/>
          <w:rtl/>
        </w:rPr>
        <w:t xml:space="preserve">שתדל </w:t>
      </w:r>
      <w:r w:rsidR="004627AB" w:rsidRPr="00CD067C">
        <w:rPr>
          <w:rtl/>
        </w:rPr>
        <w:t>כמו ענף של עץ תפוחים</w:t>
      </w:r>
      <w:r w:rsidR="004627AB" w:rsidRPr="00CD067C">
        <w:rPr>
          <w:rFonts w:hint="cs"/>
          <w:rtl/>
        </w:rPr>
        <w:t>,</w:t>
      </w:r>
      <w:r w:rsidR="004627AB" w:rsidRPr="00CD067C">
        <w:rPr>
          <w:rtl/>
        </w:rPr>
        <w:t xml:space="preserve"> </w:t>
      </w:r>
      <w:r w:rsidR="00C64406">
        <w:rPr>
          <w:rFonts w:hint="cs"/>
          <w:rtl/>
        </w:rPr>
        <w:t>מתכהה</w:t>
      </w:r>
      <w:r w:rsidR="004627AB" w:rsidRPr="00CD067C">
        <w:rPr>
          <w:rtl/>
        </w:rPr>
        <w:t xml:space="preserve"> </w:t>
      </w:r>
      <w:r w:rsidR="00C64406">
        <w:rPr>
          <w:rFonts w:hint="cs"/>
          <w:rtl/>
        </w:rPr>
        <w:t>ב</w:t>
      </w:r>
      <w:r w:rsidR="004627AB" w:rsidRPr="00CD067C">
        <w:rPr>
          <w:rtl/>
        </w:rPr>
        <w:t>גשם.</w:t>
      </w:r>
      <w:r>
        <w:rPr>
          <w:rFonts w:hint="cs"/>
          <w:rtl/>
        </w:rPr>
        <w:t>]</w:t>
      </w:r>
      <w:r w:rsidR="004627AB" w:rsidRPr="00CD067C">
        <w:rPr>
          <w:rtl/>
        </w:rPr>
        <w:t xml:space="preserve"> </w:t>
      </w:r>
    </w:p>
    <w:p w14:paraId="6FF494E9" w14:textId="77777777" w:rsidR="003836EB" w:rsidRDefault="003836EB" w:rsidP="00A72E15">
      <w:pPr>
        <w:rPr>
          <w:rtl/>
        </w:rPr>
      </w:pPr>
    </w:p>
    <w:p w14:paraId="175F1C11" w14:textId="0C461128" w:rsidR="004627AB" w:rsidRPr="00CD067C" w:rsidRDefault="004627AB" w:rsidP="00A72E15">
      <w:pPr>
        <w:rPr>
          <w:rtl/>
        </w:rPr>
      </w:pPr>
      <w:r w:rsidRPr="00CD067C">
        <w:rPr>
          <w:rtl/>
        </w:rPr>
        <w:t>א</w:t>
      </w:r>
      <w:r w:rsidR="00E60013">
        <w:rPr>
          <w:rFonts w:hint="cs"/>
          <w:rtl/>
        </w:rPr>
        <w:t>י</w:t>
      </w:r>
      <w:r w:rsidRPr="00CD067C">
        <w:rPr>
          <w:rtl/>
        </w:rPr>
        <w:t>מ</w:t>
      </w:r>
      <w:r w:rsidR="008C7864">
        <w:rPr>
          <w:rFonts w:hint="cs"/>
          <w:rtl/>
        </w:rPr>
        <w:t>ו</w:t>
      </w:r>
      <w:r w:rsidRPr="00CD067C">
        <w:rPr>
          <w:rtl/>
        </w:rPr>
        <w:t xml:space="preserve"> של אלכס נחתה בטוקיו. לאחר שעות </w:t>
      </w:r>
      <w:r w:rsidR="00A72E15">
        <w:rPr>
          <w:rFonts w:hint="cs"/>
          <w:rtl/>
        </w:rPr>
        <w:t>שבהן תעתה</w:t>
      </w:r>
      <w:r w:rsidRPr="00CD067C">
        <w:rPr>
          <w:rFonts w:hint="cs"/>
          <w:rtl/>
        </w:rPr>
        <w:t xml:space="preserve"> בסבך הרחובות של העיר העצומה</w:t>
      </w:r>
      <w:r w:rsidR="003836EB" w:rsidRPr="003836EB">
        <w:rPr>
          <w:rFonts w:hint="cs"/>
          <w:rtl/>
        </w:rPr>
        <w:t xml:space="preserve"> </w:t>
      </w:r>
      <w:r w:rsidR="003836EB">
        <w:rPr>
          <w:rFonts w:hint="cs"/>
          <w:rtl/>
        </w:rPr>
        <w:t>הופיעה בסערה ב</w:t>
      </w:r>
      <w:r w:rsidR="003836EB" w:rsidRPr="00CD067C">
        <w:rPr>
          <w:rtl/>
        </w:rPr>
        <w:t>בית הסבתא</w:t>
      </w:r>
      <w:r w:rsidRPr="00CD067C">
        <w:rPr>
          <w:rtl/>
        </w:rPr>
        <w:t>. היא זעמה.</w:t>
      </w:r>
      <w:r w:rsidR="003836EB">
        <w:rPr>
          <w:rFonts w:hint="cs"/>
          <w:rtl/>
        </w:rPr>
        <w:t xml:space="preserve"> אלכס</w:t>
      </w:r>
      <w:r w:rsidRPr="00CD067C">
        <w:rPr>
          <w:rtl/>
        </w:rPr>
        <w:t xml:space="preserve"> הוא </w:t>
      </w:r>
      <w:r w:rsidR="0035459D">
        <w:rPr>
          <w:rFonts w:hint="cs"/>
          <w:rtl/>
        </w:rPr>
        <w:t xml:space="preserve">פרא אדם, </w:t>
      </w:r>
      <w:r w:rsidRPr="00CD067C">
        <w:rPr>
          <w:rtl/>
        </w:rPr>
        <w:t>פורק כל עול, איך העז להיעלם בלי להודיע.</w:t>
      </w:r>
    </w:p>
    <w:p w14:paraId="36C47B50" w14:textId="256908DF" w:rsidR="004627AB" w:rsidRPr="00CD067C" w:rsidRDefault="004627AB" w:rsidP="004C0F7E">
      <w:pPr>
        <w:rPr>
          <w:rtl/>
        </w:rPr>
      </w:pPr>
      <w:r w:rsidRPr="00CD067C">
        <w:rPr>
          <w:rtl/>
        </w:rPr>
        <w:t xml:space="preserve">אלכס </w:t>
      </w:r>
      <w:r w:rsidR="00252A9A" w:rsidRPr="00252A9A">
        <w:rPr>
          <w:rFonts w:cs="Times New Roman"/>
          <w:rtl/>
        </w:rPr>
        <w:t>הצטדק</w:t>
      </w:r>
      <w:r w:rsidR="00252A9A">
        <w:rPr>
          <w:rFonts w:cs="Times New Roman" w:hint="cs"/>
          <w:rtl/>
        </w:rPr>
        <w:t xml:space="preserve"> </w:t>
      </w:r>
      <w:r w:rsidRPr="00CD067C">
        <w:rPr>
          <w:rtl/>
        </w:rPr>
        <w:t xml:space="preserve">– </w:t>
      </w:r>
      <w:r w:rsidR="004C0F7E">
        <w:rPr>
          <w:rFonts w:hint="cs"/>
          <w:rtl/>
        </w:rPr>
        <w:t>"</w:t>
      </w:r>
      <w:r w:rsidRPr="00CD067C">
        <w:rPr>
          <w:rtl/>
        </w:rPr>
        <w:t>הודעתי ל</w:t>
      </w:r>
      <w:r w:rsidR="00914506" w:rsidRPr="00914506">
        <w:rPr>
          <w:rFonts w:cs="Times New Roman"/>
          <w:rtl/>
        </w:rPr>
        <w:t>הורים של קולין</w:t>
      </w:r>
      <w:r w:rsidRPr="00CD067C">
        <w:rPr>
          <w:rtl/>
        </w:rPr>
        <w:t xml:space="preserve">. שלחתי מייל </w:t>
      </w:r>
      <w:r w:rsidR="00E60013" w:rsidRPr="00E60013">
        <w:rPr>
          <w:rFonts w:cs="Times New Roman"/>
          <w:rtl/>
        </w:rPr>
        <w:t>כשנחַתּי</w:t>
      </w:r>
      <w:r w:rsidRPr="00CD067C">
        <w:rPr>
          <w:rtl/>
        </w:rPr>
        <w:t>.</w:t>
      </w:r>
      <w:r w:rsidR="004C0F7E">
        <w:rPr>
          <w:rFonts w:hint="cs"/>
          <w:rtl/>
        </w:rPr>
        <w:t>"</w:t>
      </w:r>
      <w:r w:rsidR="000E155C">
        <w:rPr>
          <w:rFonts w:hint="cs"/>
          <w:rtl/>
        </w:rPr>
        <w:t xml:space="preserve"> בעצם לא מ</w:t>
      </w:r>
      <w:r w:rsidR="00252A9A">
        <w:rPr>
          <w:rFonts w:hint="cs"/>
          <w:rtl/>
        </w:rPr>
        <w:t>ייד</w:t>
      </w:r>
      <w:r w:rsidR="000E155C">
        <w:rPr>
          <w:rFonts w:hint="cs"/>
          <w:rtl/>
        </w:rPr>
        <w:t xml:space="preserve"> </w:t>
      </w:r>
      <w:r w:rsidR="00252A9A">
        <w:rPr>
          <w:rFonts w:hint="cs"/>
          <w:rtl/>
        </w:rPr>
        <w:t>ל</w:t>
      </w:r>
      <w:r w:rsidR="000E155C">
        <w:rPr>
          <w:rFonts w:hint="cs"/>
          <w:rtl/>
        </w:rPr>
        <w:t xml:space="preserve">כשנחת, אלא </w:t>
      </w:r>
      <w:r w:rsidR="0075390E">
        <w:rPr>
          <w:rFonts w:hint="cs"/>
          <w:rtl/>
        </w:rPr>
        <w:t xml:space="preserve">רק </w:t>
      </w:r>
      <w:r w:rsidR="004C0F7E">
        <w:rPr>
          <w:rFonts w:hint="cs"/>
          <w:rtl/>
        </w:rPr>
        <w:t>כשזכר לבקש גישה חד</w:t>
      </w:r>
      <w:r w:rsidR="00E60013">
        <w:rPr>
          <w:rFonts w:hint="cs"/>
          <w:rtl/>
        </w:rPr>
        <w:t xml:space="preserve"> </w:t>
      </w:r>
      <w:r w:rsidR="004C0F7E">
        <w:rPr>
          <w:rFonts w:hint="cs"/>
          <w:rtl/>
        </w:rPr>
        <w:t>פעמי</w:t>
      </w:r>
      <w:r w:rsidR="00FE6304">
        <w:rPr>
          <w:rFonts w:hint="cs"/>
          <w:rtl/>
        </w:rPr>
        <w:t>ת</w:t>
      </w:r>
      <w:r w:rsidR="004C0F7E">
        <w:rPr>
          <w:rFonts w:hint="cs"/>
          <w:rtl/>
        </w:rPr>
        <w:t xml:space="preserve"> לחשבון המייל של בכיר המדריכים באקדמיה, נאקאמורה-סנסיי.</w:t>
      </w:r>
    </w:p>
    <w:p w14:paraId="2ABB7C50" w14:textId="716F6A2A" w:rsidR="004627AB" w:rsidRPr="00CD067C" w:rsidRDefault="004C0F7E" w:rsidP="000427C0">
      <w:pPr>
        <w:rPr>
          <w:rtl/>
        </w:rPr>
      </w:pPr>
      <w:r>
        <w:rPr>
          <w:rFonts w:hint="cs"/>
          <w:rtl/>
        </w:rPr>
        <w:t>"</w:t>
      </w:r>
      <w:r w:rsidR="0088714A">
        <w:rPr>
          <w:rFonts w:hint="cs"/>
          <w:rtl/>
        </w:rPr>
        <w:t xml:space="preserve">מייל? מייל? </w:t>
      </w:r>
      <w:r w:rsidR="004627AB" w:rsidRPr="00CD067C">
        <w:rPr>
          <w:rtl/>
        </w:rPr>
        <w:t>זה לא מספיק טוב</w:t>
      </w:r>
      <w:r w:rsidR="0088714A">
        <w:rPr>
          <w:rFonts w:hint="cs"/>
          <w:rtl/>
        </w:rPr>
        <w:t>, א</w:t>
      </w:r>
      <w:r w:rsidR="000427C0">
        <w:rPr>
          <w:rFonts w:hint="cs"/>
          <w:rtl/>
        </w:rPr>
        <w:t>ישי</w:t>
      </w:r>
      <w:r w:rsidR="0088714A">
        <w:rPr>
          <w:rFonts w:hint="cs"/>
          <w:rtl/>
        </w:rPr>
        <w:t xml:space="preserve"> הצעיר</w:t>
      </w:r>
      <w:r w:rsidR="004627AB" w:rsidRPr="00CD067C">
        <w:rPr>
          <w:rtl/>
        </w:rPr>
        <w:t>.</w:t>
      </w:r>
      <w:r>
        <w:rPr>
          <w:rFonts w:hint="cs"/>
          <w:rtl/>
        </w:rPr>
        <w:t>"</w:t>
      </w:r>
      <w:r w:rsidR="004627AB" w:rsidRPr="00CD067C">
        <w:rPr>
          <w:rtl/>
        </w:rPr>
        <w:t xml:space="preserve"> </w:t>
      </w:r>
      <w:r w:rsidR="001C5A04">
        <w:rPr>
          <w:rtl/>
        </w:rPr>
        <w:t>אימא</w:t>
      </w:r>
      <w:r w:rsidR="004627AB" w:rsidRPr="00CD067C">
        <w:rPr>
          <w:rtl/>
        </w:rPr>
        <w:t xml:space="preserve"> סמכה על אלכס ש</w:t>
      </w:r>
      <w:r w:rsidR="00E60013">
        <w:rPr>
          <w:rFonts w:hint="cs"/>
          <w:rtl/>
        </w:rPr>
        <w:t>י</w:t>
      </w:r>
      <w:r w:rsidR="004627AB" w:rsidRPr="00CD067C">
        <w:rPr>
          <w:rtl/>
        </w:rPr>
        <w:t>ישאר בלונדון וישגיח על מארק</w:t>
      </w:r>
      <w:r w:rsidR="00914506" w:rsidRPr="00914506">
        <w:rPr>
          <w:rFonts w:cs="Times New Roman"/>
          <w:rtl/>
        </w:rPr>
        <w:t xml:space="preserve">, </w:t>
      </w:r>
      <w:r w:rsidR="007122EF">
        <w:rPr>
          <w:rFonts w:cs="Times New Roman" w:hint="cs"/>
          <w:rtl/>
        </w:rPr>
        <w:t>ל</w:t>
      </w:r>
      <w:r w:rsidR="00914506" w:rsidRPr="00914506">
        <w:rPr>
          <w:rFonts w:cs="Times New Roman"/>
          <w:rtl/>
        </w:rPr>
        <w:t>כשי</w:t>
      </w:r>
      <w:r w:rsidR="00914506">
        <w:rPr>
          <w:rFonts w:cs="Times New Roman" w:hint="cs"/>
          <w:rtl/>
        </w:rPr>
        <w:t>שוב</w:t>
      </w:r>
      <w:r w:rsidR="00914506" w:rsidRPr="00914506">
        <w:rPr>
          <w:rFonts w:cs="Times New Roman"/>
          <w:rtl/>
        </w:rPr>
        <w:t xml:space="preserve"> </w:t>
      </w:r>
      <w:r w:rsidR="00E60013" w:rsidRPr="00E60013">
        <w:rPr>
          <w:rFonts w:cs="Times New Roman"/>
          <w:rtl/>
        </w:rPr>
        <w:t>מאולימפיאדת המתמטיקה</w:t>
      </w:r>
      <w:r w:rsidR="004627AB" w:rsidRPr="00CD067C">
        <w:rPr>
          <w:rtl/>
        </w:rPr>
        <w:t xml:space="preserve">. </w:t>
      </w:r>
    </w:p>
    <w:p w14:paraId="759CD124" w14:textId="5C50601C" w:rsidR="004627AB" w:rsidRPr="00CD067C" w:rsidRDefault="004C0F7E" w:rsidP="00250000">
      <w:pPr>
        <w:rPr>
          <w:rtl/>
        </w:rPr>
      </w:pPr>
      <w:r>
        <w:rPr>
          <w:rFonts w:hint="cs"/>
          <w:rtl/>
        </w:rPr>
        <w:t>"</w:t>
      </w:r>
      <w:r w:rsidR="004627AB" w:rsidRPr="00CD067C">
        <w:rPr>
          <w:rtl/>
        </w:rPr>
        <w:t>מארק מספיק גדול לדאוג לעצמו, ו</w:t>
      </w:r>
      <w:r w:rsidR="008B1B44">
        <w:rPr>
          <w:rtl/>
        </w:rPr>
        <w:t>סופי</w:t>
      </w:r>
      <w:r w:rsidR="00FE6304">
        <w:rPr>
          <w:rFonts w:hint="cs"/>
          <w:rtl/>
        </w:rPr>
        <w:t xml:space="preserve"> גם</w:t>
      </w:r>
      <w:r w:rsidR="004627AB" w:rsidRPr="00CD067C">
        <w:rPr>
          <w:rtl/>
        </w:rPr>
        <w:t xml:space="preserve"> </w:t>
      </w:r>
      <w:r w:rsidR="00B87C0A">
        <w:rPr>
          <w:rFonts w:hint="cs"/>
          <w:rtl/>
        </w:rPr>
        <w:t>נמצאת איתו</w:t>
      </w:r>
      <w:r>
        <w:rPr>
          <w:rtl/>
        </w:rPr>
        <w:t>.</w:t>
      </w:r>
      <w:r>
        <w:rPr>
          <w:rFonts w:hint="cs"/>
          <w:rtl/>
        </w:rPr>
        <w:t>"</w:t>
      </w:r>
    </w:p>
    <w:p w14:paraId="1C10483E" w14:textId="0DBAA47C" w:rsidR="004627AB" w:rsidRPr="00CD067C" w:rsidRDefault="004627AB" w:rsidP="00250000">
      <w:pPr>
        <w:rPr>
          <w:rtl/>
        </w:rPr>
      </w:pPr>
      <w:r w:rsidRPr="00CD067C">
        <w:rPr>
          <w:rtl/>
        </w:rPr>
        <w:t>א</w:t>
      </w:r>
      <w:r w:rsidR="00E60013">
        <w:rPr>
          <w:rFonts w:hint="cs"/>
          <w:rtl/>
        </w:rPr>
        <w:t>י</w:t>
      </w:r>
      <w:r w:rsidRPr="00CD067C">
        <w:rPr>
          <w:rtl/>
        </w:rPr>
        <w:t>מ</w:t>
      </w:r>
      <w:r w:rsidR="0075390E">
        <w:rPr>
          <w:rFonts w:hint="cs"/>
          <w:rtl/>
        </w:rPr>
        <w:t>ו</w:t>
      </w:r>
      <w:r w:rsidRPr="00CD067C">
        <w:rPr>
          <w:rtl/>
        </w:rPr>
        <w:t xml:space="preserve"> כמעט התפלצה – </w:t>
      </w:r>
      <w:r w:rsidR="008B1B44">
        <w:rPr>
          <w:rtl/>
        </w:rPr>
        <w:t>סופי</w:t>
      </w:r>
      <w:r w:rsidRPr="00CD067C">
        <w:rPr>
          <w:rtl/>
        </w:rPr>
        <w:t xml:space="preserve"> צריכה להתאמן</w:t>
      </w:r>
      <w:r w:rsidR="009B2415" w:rsidRPr="009B2415">
        <w:rPr>
          <w:rFonts w:cs="Times New Roman"/>
          <w:rtl/>
        </w:rPr>
        <w:t xml:space="preserve"> לאודיציה בג'וליארד</w:t>
      </w:r>
      <w:r w:rsidRPr="00CD067C">
        <w:rPr>
          <w:rtl/>
        </w:rPr>
        <w:t xml:space="preserve">! </w:t>
      </w:r>
    </w:p>
    <w:p w14:paraId="37B0373C" w14:textId="0E4A1EDD" w:rsidR="00C77A0F" w:rsidRDefault="00756B0A" w:rsidP="0088714A">
      <w:r w:rsidRPr="00756B0A">
        <w:rPr>
          <w:rFonts w:cs="Times New Roman"/>
          <w:rtl/>
        </w:rPr>
        <w:t>זה היה הנימוק המנצח מאז ומתמיד</w:t>
      </w:r>
      <w:r w:rsidR="004627AB" w:rsidRPr="00CD067C">
        <w:rPr>
          <w:rtl/>
        </w:rPr>
        <w:t xml:space="preserve"> ואלכס שתק בהשלמה כש</w:t>
      </w:r>
      <w:r w:rsidR="001C5A04">
        <w:rPr>
          <w:rtl/>
        </w:rPr>
        <w:t>אימא</w:t>
      </w:r>
      <w:r w:rsidR="004627AB" w:rsidRPr="00CD067C">
        <w:rPr>
          <w:rtl/>
        </w:rPr>
        <w:t xml:space="preserve"> המשיכה</w:t>
      </w:r>
      <w:r w:rsidR="00991821">
        <w:rPr>
          <w:rFonts w:hint="cs"/>
          <w:rtl/>
        </w:rPr>
        <w:t xml:space="preserve"> במניית </w:t>
      </w:r>
      <w:r w:rsidR="0088714A">
        <w:rPr>
          <w:rFonts w:hint="cs"/>
          <w:rtl/>
        </w:rPr>
        <w:t>חטאיו</w:t>
      </w:r>
      <w:r w:rsidR="00FB35EE">
        <w:rPr>
          <w:rFonts w:hint="cs"/>
          <w:rtl/>
        </w:rPr>
        <w:t>, והמתין שתנקוב בעונשו</w:t>
      </w:r>
      <w:r w:rsidR="004627AB" w:rsidRPr="00CD067C">
        <w:rPr>
          <w:rtl/>
        </w:rPr>
        <w:t xml:space="preserve">. </w:t>
      </w:r>
      <w:r w:rsidR="00B87C0A">
        <w:rPr>
          <w:rFonts w:hint="cs"/>
          <w:rtl/>
        </w:rPr>
        <w:t>[</w:t>
      </w:r>
      <w:r w:rsidR="004627AB" w:rsidRPr="00CD067C">
        <w:rPr>
          <w:rtl/>
        </w:rPr>
        <w:t>ולסיכום: הוא עוד לא חלם על העונש החמור שיקבל.</w:t>
      </w:r>
      <w:r w:rsidR="00B87C0A">
        <w:rPr>
          <w:rFonts w:hint="cs"/>
          <w:rtl/>
        </w:rPr>
        <w:t>]</w:t>
      </w:r>
      <w:r w:rsidR="00C77A0F">
        <w:rPr>
          <w:rFonts w:hint="cs"/>
          <w:rtl/>
        </w:rPr>
        <w:t xml:space="preserve"> </w:t>
      </w:r>
    </w:p>
    <w:p w14:paraId="7E43C1EC" w14:textId="28173B4F" w:rsidR="00C77A0F" w:rsidRDefault="005A227D" w:rsidP="00C77A0F">
      <w:pPr>
        <w:rPr>
          <w:rtl/>
        </w:rPr>
      </w:pPr>
      <w:r>
        <w:rPr>
          <w:rFonts w:hint="cs"/>
          <w:rtl/>
        </w:rPr>
        <w:t>[</w:t>
      </w:r>
      <w:r w:rsidR="004C0F7E">
        <w:rPr>
          <w:rFonts w:hint="cs"/>
          <w:rtl/>
        </w:rPr>
        <w:t xml:space="preserve">האם </w:t>
      </w:r>
      <w:r w:rsidR="00C77A0F">
        <w:rPr>
          <w:rFonts w:hint="cs"/>
          <w:rtl/>
        </w:rPr>
        <w:t>זה</w:t>
      </w:r>
      <w:r w:rsidR="004C0F7E">
        <w:rPr>
          <w:rFonts w:hint="cs"/>
          <w:rtl/>
        </w:rPr>
        <w:t>ו</w:t>
      </w:r>
      <w:r w:rsidR="00C77A0F">
        <w:rPr>
          <w:rFonts w:hint="cs"/>
          <w:rtl/>
        </w:rPr>
        <w:t xml:space="preserve"> העונש שמגיע לאלכס על נסיעה לטוקיו?</w:t>
      </w:r>
    </w:p>
    <w:p w14:paraId="087385BB" w14:textId="77777777" w:rsidR="00C77A0F" w:rsidRDefault="00C77A0F" w:rsidP="00C77A0F">
      <w:pPr>
        <w:rPr>
          <w:rtl/>
        </w:rPr>
      </w:pPr>
      <w:r>
        <w:rPr>
          <w:rFonts w:hint="cs"/>
          <w:rtl/>
        </w:rPr>
        <w:t xml:space="preserve">לא, זה לא העונש, אף אחד לא מרדים כלבים בשביל להעניש את אלכס. העונש עוד יגיע. עונש חמור מאין כמותו. </w:t>
      </w:r>
    </w:p>
    <w:p w14:paraId="53B6C61A" w14:textId="77777777" w:rsidR="005A227D" w:rsidRDefault="005A227D" w:rsidP="00367966">
      <w:pPr>
        <w:rPr>
          <w:rFonts w:cs="Times New Roman"/>
          <w:rtl/>
        </w:rPr>
      </w:pPr>
      <w:r>
        <w:rPr>
          <w:rFonts w:cs="Times New Roman" w:hint="cs"/>
          <w:rtl/>
        </w:rPr>
        <w:t>]</w:t>
      </w:r>
    </w:p>
    <w:p w14:paraId="61E8FBF1" w14:textId="4C44F40D" w:rsidR="00E93E68" w:rsidRDefault="00367966" w:rsidP="00367966">
      <w:pPr>
        <w:rPr>
          <w:rtl/>
        </w:rPr>
      </w:pPr>
      <w:r>
        <w:rPr>
          <w:rFonts w:cs="Times New Roman" w:hint="cs"/>
          <w:rtl/>
        </w:rPr>
        <w:t>אינספור</w:t>
      </w:r>
      <w:r w:rsidR="00E93E68">
        <w:rPr>
          <w:rFonts w:cs="Times New Roman"/>
          <w:rtl/>
        </w:rPr>
        <w:t xml:space="preserve"> פעמים </w:t>
      </w:r>
      <w:r w:rsidR="002D495B" w:rsidRPr="002D495B">
        <w:rPr>
          <w:rFonts w:cs="Times New Roman"/>
          <w:rtl/>
        </w:rPr>
        <w:t xml:space="preserve">איימו הוריו </w:t>
      </w:r>
      <w:r w:rsidR="00E93E68">
        <w:rPr>
          <w:rFonts w:cs="Times New Roman"/>
          <w:rtl/>
        </w:rPr>
        <w:t>שי</w:t>
      </w:r>
      <w:r w:rsidR="00914506" w:rsidRPr="00914506">
        <w:rPr>
          <w:rFonts w:cs="Times New Roman"/>
          <w:rtl/>
        </w:rPr>
        <w:t>שללו ממנו את הזכות</w:t>
      </w:r>
      <w:r w:rsidR="00914506">
        <w:rPr>
          <w:rFonts w:cs="Times New Roman" w:hint="cs"/>
          <w:rtl/>
        </w:rPr>
        <w:t xml:space="preserve"> ל</w:t>
      </w:r>
      <w:r>
        <w:rPr>
          <w:rFonts w:cs="Times New Roman" w:hint="cs"/>
          <w:rtl/>
        </w:rPr>
        <w:t>אימונ</w:t>
      </w:r>
      <w:r w:rsidR="00E93E68">
        <w:rPr>
          <w:rFonts w:cs="Times New Roman"/>
          <w:rtl/>
        </w:rPr>
        <w:t xml:space="preserve">י ספורט </w:t>
      </w:r>
      <w:r w:rsidR="0035459D">
        <w:rPr>
          <w:rFonts w:cs="Times New Roman"/>
          <w:rtl/>
        </w:rPr>
        <w:t>–</w:t>
      </w:r>
      <w:r w:rsidR="00BA5094">
        <w:rPr>
          <w:rFonts w:cs="Times New Roman" w:hint="cs"/>
          <w:rtl/>
        </w:rPr>
        <w:t xml:space="preserve"> </w:t>
      </w:r>
      <w:r w:rsidR="002D495B">
        <w:rPr>
          <w:rFonts w:cs="Times New Roman" w:hint="cs"/>
          <w:rtl/>
        </w:rPr>
        <w:t>[</w:t>
      </w:r>
      <w:r w:rsidR="00E93E68">
        <w:rPr>
          <w:rFonts w:cs="Times New Roman"/>
          <w:rtl/>
        </w:rPr>
        <w:t xml:space="preserve">זה היה האיום היחיד שפעל </w:t>
      </w:r>
      <w:r w:rsidR="0075390E">
        <w:rPr>
          <w:rFonts w:cs="Times New Roman" w:hint="cs"/>
          <w:rtl/>
        </w:rPr>
        <w:t xml:space="preserve">עליו </w:t>
      </w:r>
      <w:r w:rsidR="00E93E68">
        <w:rPr>
          <w:rFonts w:cs="Times New Roman"/>
          <w:rtl/>
        </w:rPr>
        <w:t xml:space="preserve">במידה </w:t>
      </w:r>
      <w:r w:rsidR="0007458E">
        <w:rPr>
          <w:rFonts w:cs="Times New Roman"/>
          <w:rtl/>
        </w:rPr>
        <w:t>מסוימ</w:t>
      </w:r>
      <w:r w:rsidR="00E93E68">
        <w:rPr>
          <w:rFonts w:cs="Times New Roman"/>
          <w:rtl/>
        </w:rPr>
        <w:t xml:space="preserve">ת, עד שכשזה באמת הגיע </w:t>
      </w:r>
      <w:r w:rsidR="0075390E">
        <w:rPr>
          <w:rFonts w:cs="Times New Roman" w:hint="cs"/>
          <w:rtl/>
        </w:rPr>
        <w:t>ה</w:t>
      </w:r>
      <w:r w:rsidR="00E93E68">
        <w:rPr>
          <w:rFonts w:cs="Times New Roman"/>
          <w:rtl/>
        </w:rPr>
        <w:t>וא כבר היה מוכן לאבד את זה.</w:t>
      </w:r>
      <w:r w:rsidR="0015668C">
        <w:rPr>
          <w:rFonts w:cs="Times New Roman" w:hint="cs"/>
          <w:rtl/>
        </w:rPr>
        <w:t>]</w:t>
      </w:r>
      <w:r w:rsidR="00E93E68">
        <w:rPr>
          <w:rFonts w:cs="Times New Roman"/>
          <w:rtl/>
        </w:rPr>
        <w:t xml:space="preserve"> </w:t>
      </w:r>
      <w:r w:rsidR="0015668C">
        <w:rPr>
          <w:rFonts w:cs="Times New Roman" w:hint="cs"/>
          <w:rtl/>
        </w:rPr>
        <w:t>ו</w:t>
      </w:r>
      <w:r w:rsidR="002D495B">
        <w:rPr>
          <w:rFonts w:cs="Times New Roman" w:hint="cs"/>
          <w:rtl/>
        </w:rPr>
        <w:t xml:space="preserve">כל </w:t>
      </w:r>
      <w:r w:rsidR="00E93E68">
        <w:rPr>
          <w:rFonts w:cs="Times New Roman"/>
          <w:rtl/>
        </w:rPr>
        <w:t xml:space="preserve">ילדותו </w:t>
      </w:r>
      <w:r w:rsidR="002D495B">
        <w:rPr>
          <w:rFonts w:cs="Times New Roman" w:hint="cs"/>
          <w:rtl/>
        </w:rPr>
        <w:t xml:space="preserve">המתין </w:t>
      </w:r>
      <w:r w:rsidR="00E93E68">
        <w:rPr>
          <w:rFonts w:cs="Times New Roman"/>
          <w:rtl/>
        </w:rPr>
        <w:t>ליום</w:t>
      </w:r>
      <w:r w:rsidR="009564E3">
        <w:rPr>
          <w:rFonts w:cs="Times New Roman"/>
          <w:rtl/>
        </w:rPr>
        <w:t xml:space="preserve"> </w:t>
      </w:r>
      <w:r w:rsidR="0015668C">
        <w:rPr>
          <w:rFonts w:cs="Times New Roman" w:hint="cs"/>
          <w:rtl/>
        </w:rPr>
        <w:t>ש</w:t>
      </w:r>
      <w:r w:rsidR="00E93E68">
        <w:rPr>
          <w:rFonts w:cs="Times New Roman"/>
          <w:rtl/>
        </w:rPr>
        <w:t>יע</w:t>
      </w:r>
      <w:r w:rsidR="00914506">
        <w:rPr>
          <w:rFonts w:cs="Times New Roman" w:hint="cs"/>
          <w:rtl/>
        </w:rPr>
        <w:t>ולל</w:t>
      </w:r>
      <w:r w:rsidR="00E93E68">
        <w:rPr>
          <w:rFonts w:cs="Times New Roman"/>
          <w:rtl/>
        </w:rPr>
        <w:t xml:space="preserve"> את המעשה הנורא </w:t>
      </w:r>
      <w:r w:rsidR="002D495B">
        <w:rPr>
          <w:rFonts w:cs="Times New Roman" w:hint="cs"/>
          <w:rtl/>
        </w:rPr>
        <w:t>ו</w:t>
      </w:r>
      <w:r w:rsidR="00E93E68">
        <w:rPr>
          <w:rFonts w:cs="Times New Roman"/>
          <w:rtl/>
        </w:rPr>
        <w:t>כל חלומות הספורט י</w:t>
      </w:r>
      <w:r w:rsidR="00E60013">
        <w:rPr>
          <w:rFonts w:cs="Times New Roman" w:hint="cs"/>
          <w:rtl/>
        </w:rPr>
        <w:t>י</w:t>
      </w:r>
      <w:r w:rsidR="00E93E68">
        <w:rPr>
          <w:rFonts w:cs="Times New Roman"/>
          <w:rtl/>
        </w:rPr>
        <w:t>ג</w:t>
      </w:r>
      <w:r w:rsidR="0075390E">
        <w:rPr>
          <w:rFonts w:cs="Times New Roman" w:hint="cs"/>
          <w:rtl/>
        </w:rPr>
        <w:t>וז</w:t>
      </w:r>
      <w:r w:rsidR="00E93E68">
        <w:rPr>
          <w:rFonts w:cs="Times New Roman"/>
          <w:rtl/>
        </w:rPr>
        <w:t xml:space="preserve">ו. </w:t>
      </w:r>
    </w:p>
    <w:p w14:paraId="407A22D2" w14:textId="31BA0A53" w:rsidR="00E93E68" w:rsidRDefault="0035459D" w:rsidP="00E93E68">
      <w:pPr>
        <w:rPr>
          <w:rtl/>
        </w:rPr>
      </w:pPr>
      <w:r>
        <w:rPr>
          <w:rFonts w:cs="Times New Roman" w:hint="cs"/>
          <w:rtl/>
        </w:rPr>
        <w:t>[</w:t>
      </w:r>
      <w:r w:rsidR="00E93E68">
        <w:rPr>
          <w:rFonts w:cs="Times New Roman"/>
          <w:rtl/>
        </w:rPr>
        <w:t xml:space="preserve">גם </w:t>
      </w:r>
      <w:r w:rsidR="0075390E">
        <w:rPr>
          <w:rFonts w:cs="Times New Roman" w:hint="cs"/>
          <w:rtl/>
        </w:rPr>
        <w:t>כ</w:t>
      </w:r>
      <w:r w:rsidR="00E93E68">
        <w:rPr>
          <w:rFonts w:cs="Times New Roman"/>
          <w:rtl/>
        </w:rPr>
        <w:t>שהי</w:t>
      </w:r>
      <w:r w:rsidR="0075390E">
        <w:rPr>
          <w:rFonts w:cs="Times New Roman" w:hint="cs"/>
          <w:rtl/>
        </w:rPr>
        <w:t>ה</w:t>
      </w:r>
      <w:r w:rsidR="00E93E68">
        <w:rPr>
          <w:rFonts w:cs="Times New Roman"/>
          <w:rtl/>
        </w:rPr>
        <w:t xml:space="preserve"> חוזר פצוע מ</w:t>
      </w:r>
      <w:r w:rsidR="0075390E">
        <w:rPr>
          <w:rFonts w:cs="Times New Roman" w:hint="cs"/>
          <w:rtl/>
        </w:rPr>
        <w:t xml:space="preserve">שהויות ההטמעה [וגו' </w:t>
      </w:r>
      <w:r w:rsidR="0075390E">
        <w:rPr>
          <w:rFonts w:cs="Times New Roman"/>
          <w:rtl/>
        </w:rPr>
        <w:t>–</w:t>
      </w:r>
      <w:r w:rsidR="0075390E">
        <w:rPr>
          <w:rFonts w:cs="Times New Roman" w:hint="cs"/>
          <w:rtl/>
        </w:rPr>
        <w:t xml:space="preserve"> לתת מילה מקבילה למה שכתבתי על סאקורה</w:t>
      </w:r>
      <w:r w:rsidR="0058131B">
        <w:rPr>
          <w:rFonts w:cs="Times New Roman" w:hint="cs"/>
          <w:rtl/>
        </w:rPr>
        <w:t xml:space="preserve"> שנועדו לקרבו לתרבות ולמורשת</w:t>
      </w:r>
      <w:r w:rsidR="0075390E">
        <w:rPr>
          <w:rFonts w:cs="Times New Roman" w:hint="cs"/>
          <w:rtl/>
        </w:rPr>
        <w:t>] שלו ב</w:t>
      </w:r>
      <w:r w:rsidR="00E93E68">
        <w:rPr>
          <w:rFonts w:cs="Times New Roman"/>
          <w:rtl/>
        </w:rPr>
        <w:t>ישראל הוא לא יכל להתאמן במשך כמה שבועות עד ש</w:t>
      </w:r>
      <w:r w:rsidR="0058131B">
        <w:rPr>
          <w:rFonts w:cs="Times New Roman" w:hint="cs"/>
          <w:rtl/>
        </w:rPr>
        <w:t>שב לאיתנו [עד שהתאושש]</w:t>
      </w:r>
      <w:r w:rsidR="00E93E68">
        <w:rPr>
          <w:rFonts w:cs="Times New Roman"/>
          <w:rtl/>
        </w:rPr>
        <w:t>, אבל זה היה בסדר, מבחינתו משהו לצפות ל</w:t>
      </w:r>
      <w:r w:rsidR="0058131B">
        <w:rPr>
          <w:rFonts w:cs="Times New Roman" w:hint="cs"/>
          <w:rtl/>
        </w:rPr>
        <w:t>ו</w:t>
      </w:r>
      <w:r w:rsidR="00E93E68">
        <w:rPr>
          <w:rFonts w:cs="Times New Roman"/>
          <w:rtl/>
        </w:rPr>
        <w:t xml:space="preserve"> בתום ההחלמה, אחרת לעולם לא היה רוצה להחלים מה</w:t>
      </w:r>
      <w:r w:rsidR="0058131B">
        <w:rPr>
          <w:rFonts w:cs="Times New Roman" w:hint="cs"/>
          <w:rtl/>
        </w:rPr>
        <w:t>חבורות והזכרונות</w:t>
      </w:r>
      <w:r w:rsidR="00E93E68">
        <w:rPr>
          <w:rFonts w:cs="Times New Roman"/>
          <w:rtl/>
        </w:rPr>
        <w:t xml:space="preserve"> ה</w:t>
      </w:r>
      <w:r w:rsidR="0058131B">
        <w:rPr>
          <w:rFonts w:cs="Times New Roman" w:hint="cs"/>
          <w:rtl/>
        </w:rPr>
        <w:t>ל</w:t>
      </w:r>
      <w:r w:rsidR="00E93E68">
        <w:rPr>
          <w:rFonts w:cs="Times New Roman"/>
          <w:rtl/>
        </w:rPr>
        <w:t>לו.</w:t>
      </w:r>
    </w:p>
    <w:p w14:paraId="1C97B3CB" w14:textId="77777777" w:rsidR="0035459D" w:rsidRDefault="0035459D" w:rsidP="004C0F7E">
      <w:pPr>
        <w:rPr>
          <w:rtl/>
        </w:rPr>
      </w:pPr>
      <w:r>
        <w:rPr>
          <w:rFonts w:hint="cs"/>
          <w:rtl/>
        </w:rPr>
        <w:t>]</w:t>
      </w:r>
    </w:p>
    <w:p w14:paraId="52DE084F" w14:textId="2C7658A9" w:rsidR="004627AB" w:rsidRDefault="008C7864" w:rsidP="004C0F7E">
      <w:pPr>
        <w:rPr>
          <w:rtl/>
        </w:rPr>
      </w:pPr>
      <w:r>
        <w:rPr>
          <w:rtl/>
        </w:rPr>
        <w:t xml:space="preserve">סאקורה </w:t>
      </w:r>
      <w:r w:rsidR="00991821">
        <w:rPr>
          <w:rFonts w:hint="cs"/>
          <w:rtl/>
        </w:rPr>
        <w:t>צידדה</w:t>
      </w:r>
      <w:r w:rsidR="004627AB" w:rsidRPr="00CD067C">
        <w:rPr>
          <w:rtl/>
        </w:rPr>
        <w:t xml:space="preserve"> </w:t>
      </w:r>
      <w:r w:rsidR="004C0F7E">
        <w:rPr>
          <w:rFonts w:hint="cs"/>
          <w:rtl/>
        </w:rPr>
        <w:t>ב</w:t>
      </w:r>
      <w:r w:rsidR="004A1EE0">
        <w:rPr>
          <w:rtl/>
        </w:rPr>
        <w:t>א</w:t>
      </w:r>
      <w:r w:rsidR="004A1EE0">
        <w:rPr>
          <w:rFonts w:hint="cs"/>
          <w:rtl/>
        </w:rPr>
        <w:t>ם</w:t>
      </w:r>
      <w:r w:rsidR="004627AB" w:rsidRPr="00CD067C">
        <w:rPr>
          <w:rtl/>
        </w:rPr>
        <w:t>. אלכס ישב אבל ונזוף בפינה ה</w:t>
      </w:r>
      <w:r w:rsidR="005B5A29">
        <w:rPr>
          <w:rFonts w:hint="cs"/>
          <w:rtl/>
        </w:rPr>
        <w:t>מ</w:t>
      </w:r>
      <w:r w:rsidR="004A1EE0">
        <w:rPr>
          <w:rtl/>
        </w:rPr>
        <w:t>ר</w:t>
      </w:r>
      <w:r w:rsidR="00E60013">
        <w:rPr>
          <w:rFonts w:hint="cs"/>
          <w:rtl/>
        </w:rPr>
        <w:t>ו</w:t>
      </w:r>
      <w:r w:rsidR="004A1EE0">
        <w:rPr>
          <w:rtl/>
        </w:rPr>
        <w:t>חק</w:t>
      </w:r>
      <w:r w:rsidR="004342AD">
        <w:rPr>
          <w:rFonts w:hint="cs"/>
          <w:rtl/>
        </w:rPr>
        <w:t>ת</w:t>
      </w:r>
      <w:r w:rsidR="004A1EE0">
        <w:rPr>
          <w:rtl/>
        </w:rPr>
        <w:t xml:space="preserve"> ביותר </w:t>
      </w:r>
      <w:r w:rsidR="00D32ABC">
        <w:rPr>
          <w:rFonts w:hint="cs"/>
          <w:rtl/>
        </w:rPr>
        <w:t>ב</w:t>
      </w:r>
      <w:r w:rsidR="004A1EE0">
        <w:rPr>
          <w:rtl/>
        </w:rPr>
        <w:t xml:space="preserve">סלון הזעיר </w:t>
      </w:r>
      <w:r w:rsidR="0035459D">
        <w:rPr>
          <w:rFonts w:hint="cs"/>
          <w:rtl/>
        </w:rPr>
        <w:t xml:space="preserve">של הסבתא </w:t>
      </w:r>
      <w:r w:rsidR="004A1EE0">
        <w:rPr>
          <w:rFonts w:hint="cs"/>
          <w:rtl/>
        </w:rPr>
        <w:t>ו</w:t>
      </w:r>
      <w:r w:rsidR="004627AB" w:rsidRPr="00CD067C">
        <w:rPr>
          <w:rtl/>
        </w:rPr>
        <w:t>סאקורה סיפרה לא</w:t>
      </w:r>
      <w:r w:rsidR="00E60013">
        <w:rPr>
          <w:rFonts w:hint="cs"/>
          <w:rtl/>
        </w:rPr>
        <w:t>י</w:t>
      </w:r>
      <w:r w:rsidR="004627AB" w:rsidRPr="00CD067C">
        <w:rPr>
          <w:rtl/>
        </w:rPr>
        <w:t>מ</w:t>
      </w:r>
      <w:r w:rsidR="004C0F7E">
        <w:rPr>
          <w:rFonts w:hint="cs"/>
          <w:rtl/>
        </w:rPr>
        <w:t>ו</w:t>
      </w:r>
      <w:r w:rsidR="004627AB" w:rsidRPr="00CD067C">
        <w:rPr>
          <w:rtl/>
        </w:rPr>
        <w:t xml:space="preserve"> על הקורס </w:t>
      </w:r>
      <w:r w:rsidR="00D32ABC">
        <w:rPr>
          <w:rFonts w:hint="cs"/>
          <w:rtl/>
        </w:rPr>
        <w:t>ו</w:t>
      </w:r>
      <w:r w:rsidR="004627AB" w:rsidRPr="00CD067C">
        <w:rPr>
          <w:rtl/>
        </w:rPr>
        <w:t>על החברים היפנים ש</w:t>
      </w:r>
      <w:r w:rsidR="00A75CF6">
        <w:rPr>
          <w:rtl/>
        </w:rPr>
        <w:t xml:space="preserve">רכשה, </w:t>
      </w:r>
      <w:r w:rsidR="00756B0A" w:rsidRPr="00756B0A">
        <w:rPr>
          <w:rFonts w:cs="Times New Roman"/>
          <w:rtl/>
        </w:rPr>
        <w:t>על תחושת השייכות שבהתקרבותה</w:t>
      </w:r>
      <w:r w:rsidR="004627AB" w:rsidRPr="00CD067C">
        <w:rPr>
          <w:rtl/>
        </w:rPr>
        <w:t xml:space="preserve"> לתרבות</w:t>
      </w:r>
      <w:r w:rsidR="000427C0">
        <w:rPr>
          <w:rFonts w:hint="cs"/>
          <w:rtl/>
        </w:rPr>
        <w:t xml:space="preserve"> שלה</w:t>
      </w:r>
      <w:r w:rsidR="004627AB" w:rsidRPr="00CD067C">
        <w:rPr>
          <w:rtl/>
        </w:rPr>
        <w:t xml:space="preserve"> ולמורשתה.</w:t>
      </w:r>
    </w:p>
    <w:p w14:paraId="03EE8939" w14:textId="77777777" w:rsidR="004C0F7E" w:rsidRPr="00CD067C" w:rsidRDefault="004C0F7E" w:rsidP="004C0F7E">
      <w:pPr>
        <w:rPr>
          <w:rtl/>
        </w:rPr>
      </w:pPr>
    </w:p>
    <w:p w14:paraId="2AF1B370" w14:textId="708F92BC" w:rsidR="00B92A20" w:rsidRDefault="00B92A20" w:rsidP="00BB3F1F">
      <w:pPr>
        <w:rPr>
          <w:rtl/>
        </w:rPr>
      </w:pPr>
      <w:r>
        <w:rPr>
          <w:rFonts w:hint="cs"/>
          <w:rtl/>
        </w:rPr>
        <w:t>אלכס ארז את חפציו ו</w:t>
      </w:r>
      <w:r w:rsidR="00653348">
        <w:rPr>
          <w:rFonts w:hint="cs"/>
          <w:rtl/>
        </w:rPr>
        <w:t>נסע</w:t>
      </w:r>
      <w:r>
        <w:rPr>
          <w:rFonts w:hint="cs"/>
          <w:rtl/>
        </w:rPr>
        <w:t xml:space="preserve"> </w:t>
      </w:r>
      <w:r w:rsidR="0088714A">
        <w:rPr>
          <w:rFonts w:hint="cs"/>
          <w:rtl/>
        </w:rPr>
        <w:t>עם האם</w:t>
      </w:r>
      <w:r w:rsidR="00B51585">
        <w:rPr>
          <w:rFonts w:hint="cs"/>
          <w:rtl/>
        </w:rPr>
        <w:t xml:space="preserve"> </w:t>
      </w:r>
      <w:r w:rsidR="002D495B">
        <w:rPr>
          <w:rFonts w:hint="cs"/>
          <w:rtl/>
        </w:rPr>
        <w:t>[</w:t>
      </w:r>
      <w:r w:rsidR="00B51585">
        <w:rPr>
          <w:rFonts w:hint="cs"/>
          <w:rtl/>
        </w:rPr>
        <w:t xml:space="preserve">במונית </w:t>
      </w:r>
      <w:r w:rsidR="0035459D">
        <w:rPr>
          <w:rFonts w:hint="cs"/>
          <w:rtl/>
        </w:rPr>
        <w:t>ש</w:t>
      </w:r>
      <w:r w:rsidR="001C5A04">
        <w:rPr>
          <w:rFonts w:hint="cs"/>
          <w:rtl/>
        </w:rPr>
        <w:t>הייתה</w:t>
      </w:r>
      <w:r w:rsidR="0035459D">
        <w:rPr>
          <w:rFonts w:hint="cs"/>
          <w:rtl/>
        </w:rPr>
        <w:t xml:space="preserve"> כמו זו שלקח כשנחת בטוקיו, </w:t>
      </w:r>
      <w:r w:rsidR="00B51585">
        <w:rPr>
          <w:rFonts w:hint="cs"/>
          <w:rtl/>
        </w:rPr>
        <w:t xml:space="preserve">יקרה </w:t>
      </w:r>
      <w:r w:rsidR="003D7D86">
        <w:rPr>
          <w:rFonts w:hint="cs"/>
          <w:rtl/>
        </w:rPr>
        <w:t xml:space="preserve">להחריד </w:t>
      </w:r>
      <w:r w:rsidR="003D7D86">
        <w:rPr>
          <w:rtl/>
        </w:rPr>
        <w:t>–</w:t>
      </w:r>
      <w:r w:rsidR="0058131B">
        <w:rPr>
          <w:rFonts w:hint="cs"/>
          <w:rtl/>
        </w:rPr>
        <w:t xml:space="preserve"> </w:t>
      </w:r>
      <w:r w:rsidR="003D7D86">
        <w:rPr>
          <w:rFonts w:hint="cs"/>
          <w:rtl/>
        </w:rPr>
        <w:t>למען האמת</w:t>
      </w:r>
      <w:r w:rsidR="002D495B">
        <w:rPr>
          <w:rFonts w:hint="cs"/>
          <w:rtl/>
        </w:rPr>
        <w:t xml:space="preserve"> </w:t>
      </w:r>
      <w:r w:rsidR="00BA5094">
        <w:rPr>
          <w:rFonts w:hint="cs"/>
          <w:rtl/>
        </w:rPr>
        <w:t>הוא</w:t>
      </w:r>
      <w:r w:rsidR="003D7D86">
        <w:rPr>
          <w:rFonts w:hint="cs"/>
          <w:rtl/>
        </w:rPr>
        <w:t xml:space="preserve"> נמלא שביעות רצון</w:t>
      </w:r>
      <w:r w:rsidR="004342AD">
        <w:rPr>
          <w:rFonts w:hint="cs"/>
          <w:rtl/>
        </w:rPr>
        <w:t xml:space="preserve"> מרושעת</w:t>
      </w:r>
      <w:r w:rsidR="003D7D86">
        <w:rPr>
          <w:rFonts w:hint="cs"/>
          <w:rtl/>
        </w:rPr>
        <w:t xml:space="preserve"> ככל שסכום היינים במונה האמיר </w:t>
      </w:r>
      <w:r w:rsidR="003D7D86">
        <w:rPr>
          <w:rtl/>
        </w:rPr>
        <w:t>–</w:t>
      </w:r>
      <w:r w:rsidR="002D495B">
        <w:rPr>
          <w:rFonts w:hint="cs"/>
          <w:rtl/>
        </w:rPr>
        <w:t>]</w:t>
      </w:r>
      <w:r>
        <w:rPr>
          <w:rFonts w:hint="cs"/>
          <w:rtl/>
        </w:rPr>
        <w:t xml:space="preserve"> לאולם</w:t>
      </w:r>
      <w:r w:rsidR="00B51585">
        <w:rPr>
          <w:rFonts w:hint="cs"/>
          <w:rtl/>
        </w:rPr>
        <w:t xml:space="preserve"> הקונצרטים</w:t>
      </w:r>
      <w:r>
        <w:rPr>
          <w:rFonts w:hint="cs"/>
          <w:rtl/>
        </w:rPr>
        <w:t xml:space="preserve"> ש</w:t>
      </w:r>
      <w:r w:rsidR="00BA5094">
        <w:rPr>
          <w:rFonts w:hint="cs"/>
          <w:rtl/>
        </w:rPr>
        <w:t>בו</w:t>
      </w:r>
      <w:r>
        <w:rPr>
          <w:rFonts w:hint="cs"/>
          <w:rtl/>
        </w:rPr>
        <w:t xml:space="preserve"> </w:t>
      </w:r>
      <w:r w:rsidR="00BB3F1F">
        <w:rPr>
          <w:rFonts w:hint="cs"/>
          <w:rtl/>
        </w:rPr>
        <w:t>חיכה</w:t>
      </w:r>
      <w:r>
        <w:rPr>
          <w:rFonts w:hint="cs"/>
          <w:rtl/>
        </w:rPr>
        <w:t xml:space="preserve"> תיאו ב</w:t>
      </w:r>
      <w:r w:rsidR="0019539B">
        <w:rPr>
          <w:rFonts w:hint="cs"/>
          <w:rtl/>
        </w:rPr>
        <w:t>חברת</w:t>
      </w:r>
      <w:r>
        <w:rPr>
          <w:rFonts w:hint="cs"/>
          <w:rtl/>
        </w:rPr>
        <w:t xml:space="preserve"> שתי ילדות</w:t>
      </w:r>
      <w:r w:rsidR="00E60013">
        <w:rPr>
          <w:rFonts w:hint="cs"/>
          <w:rtl/>
        </w:rPr>
        <w:t xml:space="preserve"> </w:t>
      </w:r>
      <w:r>
        <w:rPr>
          <w:rFonts w:hint="cs"/>
          <w:rtl/>
        </w:rPr>
        <w:t xml:space="preserve">פלא נוספות </w:t>
      </w:r>
      <w:r w:rsidR="002D495B">
        <w:rPr>
          <w:rFonts w:hint="cs"/>
          <w:rtl/>
        </w:rPr>
        <w:t>[</w:t>
      </w:r>
      <w:r>
        <w:rPr>
          <w:rFonts w:hint="cs"/>
          <w:rtl/>
        </w:rPr>
        <w:t xml:space="preserve">שאיתן </w:t>
      </w:r>
      <w:r w:rsidR="00B51585">
        <w:rPr>
          <w:rFonts w:hint="cs"/>
          <w:rtl/>
        </w:rPr>
        <w:t>נערך מסע-</w:t>
      </w:r>
      <w:r>
        <w:rPr>
          <w:rFonts w:hint="cs"/>
          <w:rtl/>
        </w:rPr>
        <w:t>ההופעות,</w:t>
      </w:r>
      <w:r w:rsidR="002D495B">
        <w:rPr>
          <w:rFonts w:hint="cs"/>
          <w:rtl/>
        </w:rPr>
        <w:t>]</w:t>
      </w:r>
      <w:r>
        <w:rPr>
          <w:rFonts w:hint="cs"/>
          <w:rtl/>
        </w:rPr>
        <w:t xml:space="preserve"> ואימותיהן.</w:t>
      </w:r>
    </w:p>
    <w:p w14:paraId="3D046C25" w14:textId="77777777" w:rsidR="00BA5094" w:rsidRDefault="00BA5094" w:rsidP="00BB3F1F">
      <w:pPr>
        <w:rPr>
          <w:rtl/>
        </w:rPr>
      </w:pPr>
    </w:p>
    <w:p w14:paraId="157DA961" w14:textId="2E3EEC74" w:rsidR="00112D62" w:rsidRDefault="0058131B" w:rsidP="00BB3F1F">
      <w:pPr>
        <w:rPr>
          <w:rtl/>
        </w:rPr>
      </w:pPr>
      <w:r>
        <w:rPr>
          <w:rFonts w:hint="cs"/>
          <w:rtl/>
        </w:rPr>
        <w:t xml:space="preserve">במעין צירוף מקרים מפתיע שכזה, הגיע </w:t>
      </w:r>
      <w:r w:rsidR="006F0F2A">
        <w:rPr>
          <w:rFonts w:hint="cs"/>
          <w:rtl/>
        </w:rPr>
        <w:t xml:space="preserve">תורו של תיאו להתאמן </w:t>
      </w:r>
      <w:r w:rsidR="0031464C">
        <w:rPr>
          <w:rFonts w:hint="cs"/>
          <w:rtl/>
        </w:rPr>
        <w:t>[</w:t>
      </w:r>
      <w:r w:rsidR="00FC09BE">
        <w:rPr>
          <w:rFonts w:hint="cs"/>
          <w:rtl/>
        </w:rPr>
        <w:t xml:space="preserve">מקרה זאת </w:t>
      </w:r>
      <w:r w:rsidR="001C5A04">
        <w:rPr>
          <w:rFonts w:hint="cs"/>
          <w:rtl/>
        </w:rPr>
        <w:t>הייתה</w:t>
      </w:r>
      <w:r w:rsidR="00FC09BE">
        <w:rPr>
          <w:rFonts w:hint="cs"/>
          <w:rtl/>
        </w:rPr>
        <w:t xml:space="preserve"> </w:t>
      </w:r>
      <w:r w:rsidR="00FC09BE">
        <w:t>conincidence</w:t>
      </w:r>
      <w:r w:rsidR="00FC09BE">
        <w:rPr>
          <w:rFonts w:hint="cs"/>
          <w:rtl/>
        </w:rPr>
        <w:t xml:space="preserve"> כזאת</w:t>
      </w:r>
      <w:r w:rsidR="0031464C">
        <w:rPr>
          <w:rFonts w:hint="cs"/>
          <w:rtl/>
        </w:rPr>
        <w:t>]</w:t>
      </w:r>
      <w:r w:rsidR="00FC09BE">
        <w:rPr>
          <w:rFonts w:hint="cs"/>
          <w:rtl/>
        </w:rPr>
        <w:t xml:space="preserve"> בדיוק </w:t>
      </w:r>
      <w:r w:rsidR="006F0F2A">
        <w:rPr>
          <w:rFonts w:hint="cs"/>
          <w:rtl/>
        </w:rPr>
        <w:t>כש</w:t>
      </w:r>
      <w:r w:rsidR="001C5A04">
        <w:rPr>
          <w:rFonts w:hint="cs"/>
          <w:rtl/>
        </w:rPr>
        <w:t>אימא</w:t>
      </w:r>
      <w:r w:rsidR="006F0F2A">
        <w:rPr>
          <w:rFonts w:hint="cs"/>
          <w:rtl/>
        </w:rPr>
        <w:t xml:space="preserve"> הופיעה</w:t>
      </w:r>
      <w:r w:rsidR="00914506" w:rsidRPr="00914506">
        <w:rPr>
          <w:rFonts w:cs="Times New Roman"/>
          <w:rtl/>
        </w:rPr>
        <w:t>, לא רגע לפני</w:t>
      </w:r>
      <w:r w:rsidR="001C5552">
        <w:rPr>
          <w:rFonts w:hint="cs"/>
          <w:rtl/>
        </w:rPr>
        <w:t xml:space="preserve"> </w:t>
      </w:r>
      <w:r w:rsidR="00BA5094">
        <w:rPr>
          <w:rFonts w:hint="cs"/>
          <w:rtl/>
        </w:rPr>
        <w:t>[</w:t>
      </w:r>
      <w:r w:rsidR="0088714A">
        <w:rPr>
          <w:rtl/>
        </w:rPr>
        <w:t>–</w:t>
      </w:r>
      <w:r w:rsidR="0088714A">
        <w:rPr>
          <w:rFonts w:hint="cs"/>
          <w:rtl/>
        </w:rPr>
        <w:t xml:space="preserve"> </w:t>
      </w:r>
      <w:r w:rsidR="001C5552">
        <w:rPr>
          <w:rFonts w:hint="cs"/>
          <w:rtl/>
        </w:rPr>
        <w:t xml:space="preserve">אפילו </w:t>
      </w:r>
      <w:r w:rsidR="0019539B">
        <w:rPr>
          <w:rFonts w:hint="cs"/>
          <w:rtl/>
        </w:rPr>
        <w:t>תורו ל</w:t>
      </w:r>
      <w:r w:rsidR="001C5552">
        <w:rPr>
          <w:rFonts w:hint="cs"/>
          <w:rtl/>
        </w:rPr>
        <w:t xml:space="preserve">חימום לא </w:t>
      </w:r>
      <w:r w:rsidR="00FC09BE">
        <w:rPr>
          <w:rFonts w:hint="cs"/>
          <w:rtl/>
        </w:rPr>
        <w:t>הגיע</w:t>
      </w:r>
      <w:r w:rsidR="001C5552">
        <w:rPr>
          <w:rFonts w:hint="cs"/>
          <w:rtl/>
        </w:rPr>
        <w:t xml:space="preserve"> בהעדרה</w:t>
      </w:r>
      <w:r w:rsidR="00BA5094">
        <w:rPr>
          <w:rFonts w:hint="cs"/>
          <w:rtl/>
        </w:rPr>
        <w:t>]</w:t>
      </w:r>
      <w:r w:rsidR="006F0F2A">
        <w:rPr>
          <w:rFonts w:hint="cs"/>
          <w:rtl/>
        </w:rPr>
        <w:t xml:space="preserve">. </w:t>
      </w:r>
      <w:r w:rsidR="00D8074E">
        <w:rPr>
          <w:rFonts w:hint="cs"/>
          <w:rtl/>
        </w:rPr>
        <w:t>פסנתר נוסף</w:t>
      </w:r>
      <w:r w:rsidR="00BB3F1F">
        <w:rPr>
          <w:rFonts w:hint="cs"/>
          <w:rtl/>
        </w:rPr>
        <w:t xml:space="preserve"> </w:t>
      </w:r>
      <w:r w:rsidR="00AB15B1">
        <w:rPr>
          <w:rFonts w:hint="cs"/>
          <w:rtl/>
        </w:rPr>
        <w:t>אמנם</w:t>
      </w:r>
      <w:r w:rsidR="00BB3F1F">
        <w:rPr>
          <w:rFonts w:hint="cs"/>
          <w:rtl/>
        </w:rPr>
        <w:t xml:space="preserve"> עמד ל</w:t>
      </w:r>
      <w:r w:rsidR="007122EF">
        <w:rPr>
          <w:rFonts w:hint="cs"/>
          <w:rtl/>
        </w:rPr>
        <w:t>רשו</w:t>
      </w:r>
      <w:r w:rsidR="00BB3F1F">
        <w:rPr>
          <w:rFonts w:hint="cs"/>
          <w:rtl/>
        </w:rPr>
        <w:t>תם</w:t>
      </w:r>
      <w:r w:rsidR="00D8074E">
        <w:rPr>
          <w:rFonts w:hint="cs"/>
          <w:rtl/>
        </w:rPr>
        <w:t xml:space="preserve"> בחדר</w:t>
      </w:r>
      <w:r w:rsidR="00E60013">
        <w:rPr>
          <w:rFonts w:hint="cs"/>
          <w:rtl/>
        </w:rPr>
        <w:t xml:space="preserve"> </w:t>
      </w:r>
      <w:r w:rsidR="00D8074E">
        <w:rPr>
          <w:rFonts w:hint="cs"/>
          <w:rtl/>
        </w:rPr>
        <w:t xml:space="preserve">חזרות אחר, </w:t>
      </w:r>
      <w:r w:rsidR="0031464C">
        <w:rPr>
          <w:rFonts w:hint="cs"/>
          <w:rtl/>
        </w:rPr>
        <w:t>בסוף המסדרון ו</w:t>
      </w:r>
      <w:r w:rsidR="00D8074E">
        <w:rPr>
          <w:rFonts w:hint="cs"/>
          <w:rtl/>
        </w:rPr>
        <w:t>במעלה המדרגות ואז הדלת הרביע</w:t>
      </w:r>
      <w:r w:rsidR="00BB3F1F">
        <w:rPr>
          <w:rFonts w:hint="cs"/>
          <w:rtl/>
        </w:rPr>
        <w:t>י</w:t>
      </w:r>
      <w:r w:rsidR="00D8074E">
        <w:rPr>
          <w:rFonts w:hint="cs"/>
          <w:rtl/>
        </w:rPr>
        <w:t xml:space="preserve">ת מימין. או החמישית, </w:t>
      </w:r>
      <w:r w:rsidR="0031464C">
        <w:rPr>
          <w:rFonts w:hint="cs"/>
          <w:rtl/>
        </w:rPr>
        <w:t>תיאו</w:t>
      </w:r>
      <w:r w:rsidR="00D8074E">
        <w:rPr>
          <w:rFonts w:hint="cs"/>
          <w:rtl/>
        </w:rPr>
        <w:t xml:space="preserve"> </w:t>
      </w:r>
      <w:r w:rsidR="0088714A">
        <w:rPr>
          <w:rFonts w:hint="cs"/>
          <w:rtl/>
        </w:rPr>
        <w:t xml:space="preserve">לא העז ללכת לשם לבדו כי </w:t>
      </w:r>
      <w:r w:rsidR="00D8074E">
        <w:rPr>
          <w:rFonts w:hint="cs"/>
          <w:rtl/>
        </w:rPr>
        <w:t>לא זכר</w:t>
      </w:r>
      <w:r w:rsidR="00112D62">
        <w:rPr>
          <w:rFonts w:hint="cs"/>
          <w:rtl/>
        </w:rPr>
        <w:t xml:space="preserve"> את ההוראות ה</w:t>
      </w:r>
      <w:r w:rsidR="00B833EF">
        <w:rPr>
          <w:rFonts w:hint="cs"/>
          <w:rtl/>
        </w:rPr>
        <w:t>מדויק</w:t>
      </w:r>
      <w:r w:rsidR="00112D62">
        <w:rPr>
          <w:rFonts w:hint="cs"/>
          <w:rtl/>
        </w:rPr>
        <w:t>ות</w:t>
      </w:r>
      <w:r w:rsidR="00D8074E">
        <w:rPr>
          <w:rFonts w:hint="cs"/>
          <w:rtl/>
        </w:rPr>
        <w:t xml:space="preserve">. הוא לפעמים </w:t>
      </w:r>
      <w:r w:rsidR="00660C4F">
        <w:rPr>
          <w:rFonts w:hint="cs"/>
          <w:rtl/>
        </w:rPr>
        <w:t xml:space="preserve">אפילו </w:t>
      </w:r>
      <w:r w:rsidR="00112D62">
        <w:rPr>
          <w:rFonts w:hint="cs"/>
          <w:rtl/>
        </w:rPr>
        <w:t xml:space="preserve">שכח </w:t>
      </w:r>
      <w:r w:rsidR="00D8074E">
        <w:rPr>
          <w:rFonts w:hint="cs"/>
          <w:rtl/>
        </w:rPr>
        <w:t xml:space="preserve">שהם </w:t>
      </w:r>
      <w:r w:rsidR="00112D62">
        <w:rPr>
          <w:rFonts w:hint="cs"/>
          <w:rtl/>
        </w:rPr>
        <w:t>כבר לא</w:t>
      </w:r>
      <w:r w:rsidR="00B40BDC">
        <w:rPr>
          <w:rFonts w:hint="cs"/>
          <w:rtl/>
        </w:rPr>
        <w:t xml:space="preserve"> </w:t>
      </w:r>
      <w:r w:rsidR="00D8074E">
        <w:rPr>
          <w:rFonts w:hint="cs"/>
          <w:rtl/>
        </w:rPr>
        <w:t xml:space="preserve">בסאול. </w:t>
      </w:r>
    </w:p>
    <w:p w14:paraId="58D5159D" w14:textId="77777777" w:rsidR="00BB3F1F" w:rsidRDefault="00112D62" w:rsidP="00112D62">
      <w:pPr>
        <w:rPr>
          <w:rtl/>
        </w:rPr>
      </w:pPr>
      <w:r>
        <w:rPr>
          <w:rFonts w:hint="cs"/>
          <w:rtl/>
        </w:rPr>
        <w:t xml:space="preserve">[אחרי שתיאו מנגן יצירה ברגישות רבה וכו'...] </w:t>
      </w:r>
    </w:p>
    <w:p w14:paraId="10D7B1FA" w14:textId="3515C9B6" w:rsidR="00112D62" w:rsidRDefault="00BB3F1F" w:rsidP="00BB3F1F">
      <w:pPr>
        <w:rPr>
          <w:rtl/>
        </w:rPr>
      </w:pPr>
      <w:r>
        <w:rPr>
          <w:rFonts w:hint="cs"/>
          <w:rtl/>
        </w:rPr>
        <w:lastRenderedPageBreak/>
        <w:t>"</w:t>
      </w:r>
      <w:r w:rsidR="00112D62">
        <w:rPr>
          <w:rFonts w:hint="cs"/>
          <w:rtl/>
        </w:rPr>
        <w:t xml:space="preserve">אלכס, להגיד לך כמה גרעפסים עשיתי היום? </w:t>
      </w:r>
      <w:r>
        <w:rPr>
          <w:rFonts w:hint="cs"/>
          <w:rtl/>
        </w:rPr>
        <w:t>מאה ושלושה</w:t>
      </w:r>
      <w:r w:rsidR="00112D62">
        <w:rPr>
          <w:rFonts w:hint="cs"/>
          <w:rtl/>
        </w:rPr>
        <w:t xml:space="preserve">. אני אלוף הגרעפסים. אם היה דבר </w:t>
      </w:r>
      <w:r w:rsidR="004342AD">
        <w:rPr>
          <w:rFonts w:hint="cs"/>
          <w:rtl/>
        </w:rPr>
        <w:t xml:space="preserve">כזה </w:t>
      </w:r>
      <w:r w:rsidR="00112D62">
        <w:rPr>
          <w:rFonts w:hint="cs"/>
          <w:rtl/>
        </w:rPr>
        <w:t>תחרות הגרעפסים, אני הייתי האלוף.</w:t>
      </w:r>
      <w:r>
        <w:rPr>
          <w:rFonts w:hint="cs"/>
          <w:rtl/>
        </w:rPr>
        <w:t>"</w:t>
      </w:r>
    </w:p>
    <w:p w14:paraId="3DD37F17" w14:textId="2FC28E55" w:rsidR="006F0F2A" w:rsidRDefault="00112D62" w:rsidP="00112D62">
      <w:pPr>
        <w:rPr>
          <w:rtl/>
        </w:rPr>
      </w:pPr>
      <w:r>
        <w:rPr>
          <w:rFonts w:hint="cs"/>
          <w:rtl/>
        </w:rPr>
        <w:t xml:space="preserve">אבל </w:t>
      </w:r>
      <w:r w:rsidR="000D14A5">
        <w:rPr>
          <w:rFonts w:hint="cs"/>
          <w:rtl/>
        </w:rPr>
        <w:t xml:space="preserve">כשישב </w:t>
      </w:r>
      <w:r w:rsidR="00914506">
        <w:rPr>
          <w:rFonts w:hint="cs"/>
          <w:rtl/>
        </w:rPr>
        <w:t>א</w:t>
      </w:r>
      <w:r w:rsidR="00B1193A">
        <w:rPr>
          <w:rFonts w:hint="cs"/>
          <w:rtl/>
        </w:rPr>
        <w:t>ל הפסנתר [</w:t>
      </w:r>
      <w:r>
        <w:rPr>
          <w:rFonts w:hint="cs"/>
          <w:rtl/>
        </w:rPr>
        <w:t xml:space="preserve">מייד </w:t>
      </w:r>
      <w:r w:rsidR="00D8074E">
        <w:rPr>
          <w:rFonts w:hint="cs"/>
          <w:rtl/>
        </w:rPr>
        <w:t xml:space="preserve">כשהאם </w:t>
      </w:r>
      <w:r>
        <w:rPr>
          <w:rFonts w:hint="cs"/>
          <w:rtl/>
        </w:rPr>
        <w:t xml:space="preserve">פעלה למען </w:t>
      </w:r>
      <w:r w:rsidR="00660C4F">
        <w:rPr>
          <w:rFonts w:hint="cs"/>
          <w:rtl/>
        </w:rPr>
        <w:t>פדיון</w:t>
      </w:r>
      <w:r w:rsidR="00914506">
        <w:rPr>
          <w:rFonts w:hint="cs"/>
          <w:rtl/>
        </w:rPr>
        <w:t xml:space="preserve"> </w:t>
      </w:r>
      <w:r>
        <w:rPr>
          <w:rFonts w:hint="cs"/>
          <w:rtl/>
        </w:rPr>
        <w:t>'שיחרור'</w:t>
      </w:r>
      <w:r w:rsidR="0088714A">
        <w:rPr>
          <w:rFonts w:hint="cs"/>
          <w:rtl/>
        </w:rPr>
        <w:t xml:space="preserve"> / גאולת</w:t>
      </w:r>
      <w:r>
        <w:rPr>
          <w:rFonts w:hint="cs"/>
          <w:rtl/>
        </w:rPr>
        <w:t xml:space="preserve"> הפסנתר</w:t>
      </w:r>
      <w:r w:rsidR="00B1193A">
        <w:rPr>
          <w:rFonts w:hint="cs"/>
          <w:rtl/>
        </w:rPr>
        <w:t>]</w:t>
      </w:r>
      <w:r w:rsidR="00B51585">
        <w:rPr>
          <w:rFonts w:hint="cs"/>
          <w:rtl/>
        </w:rPr>
        <w:t xml:space="preserve"> </w:t>
      </w:r>
      <w:r w:rsidR="004B5B4A">
        <w:rPr>
          <w:rFonts w:hint="cs"/>
          <w:rtl/>
        </w:rPr>
        <w:t>התנפל</w:t>
      </w:r>
      <w:r w:rsidR="00914506" w:rsidRPr="00914506">
        <w:rPr>
          <w:rFonts w:hint="cs"/>
          <w:rtl/>
        </w:rPr>
        <w:t xml:space="preserve"> </w:t>
      </w:r>
      <w:r w:rsidR="00914506">
        <w:rPr>
          <w:rFonts w:hint="cs"/>
          <w:rtl/>
        </w:rPr>
        <w:t>תיאו</w:t>
      </w:r>
      <w:r w:rsidR="004B5B4A">
        <w:rPr>
          <w:rFonts w:hint="cs"/>
          <w:rtl/>
        </w:rPr>
        <w:t xml:space="preserve"> על</w:t>
      </w:r>
      <w:r w:rsidR="00B51585">
        <w:rPr>
          <w:rFonts w:hint="cs"/>
          <w:rtl/>
        </w:rPr>
        <w:t xml:space="preserve"> [נטה לתוך</w:t>
      </w:r>
      <w:r w:rsidR="004B5B4A">
        <w:rPr>
          <w:rFonts w:hint="cs"/>
          <w:rtl/>
        </w:rPr>
        <w:t xml:space="preserve">? </w:t>
      </w:r>
      <w:r w:rsidR="006F0F2A">
        <w:t>took to</w:t>
      </w:r>
      <w:r w:rsidR="006F0F2A">
        <w:rPr>
          <w:rFonts w:hint="cs"/>
          <w:rtl/>
        </w:rPr>
        <w:t xml:space="preserve">] </w:t>
      </w:r>
      <w:r w:rsidR="00683350">
        <w:rPr>
          <w:rFonts w:hint="cs"/>
          <w:rtl/>
        </w:rPr>
        <w:t>הנוקטורנים</w:t>
      </w:r>
      <w:r w:rsidR="006F0F2A">
        <w:rPr>
          <w:rFonts w:hint="cs"/>
          <w:rtl/>
        </w:rPr>
        <w:t xml:space="preserve"> </w:t>
      </w:r>
      <w:r w:rsidR="00660C4F">
        <w:rPr>
          <w:rFonts w:hint="cs"/>
          <w:rtl/>
        </w:rPr>
        <w:t xml:space="preserve">שלו </w:t>
      </w:r>
      <w:r w:rsidR="006F0F2A">
        <w:rPr>
          <w:rFonts w:hint="cs"/>
          <w:rtl/>
        </w:rPr>
        <w:t>כמו שחף ה</w:t>
      </w:r>
      <w:r w:rsidR="00FC6403">
        <w:rPr>
          <w:rFonts w:hint="cs"/>
          <w:rtl/>
        </w:rPr>
        <w:t>מ</w:t>
      </w:r>
      <w:r w:rsidR="006F0F2A">
        <w:rPr>
          <w:rFonts w:hint="cs"/>
          <w:rtl/>
        </w:rPr>
        <w:t xml:space="preserve">טה </w:t>
      </w:r>
      <w:r w:rsidR="000223B4">
        <w:rPr>
          <w:rFonts w:hint="cs"/>
          <w:rtl/>
        </w:rPr>
        <w:t>כנפיו כלפי הרוח. ליבו של אלכס נ</w:t>
      </w:r>
      <w:r w:rsidR="006F0F2A">
        <w:rPr>
          <w:rFonts w:hint="cs"/>
          <w:rtl/>
        </w:rPr>
        <w:t xml:space="preserve">חמץ </w:t>
      </w:r>
      <w:r w:rsidR="006F0F2A">
        <w:rPr>
          <w:rtl/>
        </w:rPr>
        <w:t>–</w:t>
      </w:r>
      <w:r w:rsidR="006F0F2A">
        <w:rPr>
          <w:rFonts w:hint="cs"/>
          <w:rtl/>
        </w:rPr>
        <w:t xml:space="preserve"> הוא לא ידע הרבה על אחיו הקטן, הוא לא ידע דבר.</w:t>
      </w:r>
    </w:p>
    <w:p w14:paraId="78C4F42F" w14:textId="5C3E5515" w:rsidR="00120C80" w:rsidRDefault="0088714A" w:rsidP="00120C80">
      <w:pPr>
        <w:rPr>
          <w:rtl/>
        </w:rPr>
      </w:pPr>
      <w:r>
        <w:rPr>
          <w:rFonts w:cs="Times New Roman" w:hint="cs"/>
          <w:rtl/>
        </w:rPr>
        <w:t>[</w:t>
      </w:r>
      <w:r w:rsidR="00112D62">
        <w:rPr>
          <w:rFonts w:cs="Times New Roman"/>
          <w:rtl/>
        </w:rPr>
        <w:t>בקונצרט בטוקיו, הילדה שמנגנת לפניו מנגנת שתי סו</w:t>
      </w:r>
      <w:r w:rsidR="007D1755">
        <w:rPr>
          <w:rFonts w:cs="Times New Roman" w:hint="cs"/>
          <w:rtl/>
        </w:rPr>
        <w:t>נטות</w:t>
      </w:r>
      <w:r w:rsidR="00112D62">
        <w:rPr>
          <w:rFonts w:cs="Times New Roman"/>
          <w:rtl/>
        </w:rPr>
        <w:t xml:space="preserve"> אחת של היידן ובתור הדרן את ---- מהפסנתר המושווה, כראוי ל</w:t>
      </w:r>
      <w:r w:rsidR="00C45B28">
        <w:rPr>
          <w:rFonts w:cs="Times New Roman"/>
          <w:rtl/>
        </w:rPr>
        <w:t>תוכני</w:t>
      </w:r>
      <w:r w:rsidR="00112D62">
        <w:rPr>
          <w:rFonts w:cs="Times New Roman"/>
          <w:rtl/>
        </w:rPr>
        <w:t>ת שנבנתה עבור הורים וילדיהם הלה</w:t>
      </w:r>
      <w:r w:rsidR="007D1755">
        <w:rPr>
          <w:rFonts w:cs="Times New Roman" w:hint="cs"/>
          <w:rtl/>
        </w:rPr>
        <w:t>ו</w:t>
      </w:r>
      <w:r w:rsidR="00112D62">
        <w:rPr>
          <w:rFonts w:cs="Times New Roman"/>
          <w:rtl/>
        </w:rPr>
        <w:t>טים או הסרבנים. תיאו מנגן עבור ההורים, ללא צורך בהטפות מוסר כי אין שום אפשרות להשוואה</w:t>
      </w:r>
      <w:r w:rsidR="007D1755">
        <w:rPr>
          <w:rFonts w:cs="Times New Roman" w:hint="cs"/>
          <w:rtl/>
        </w:rPr>
        <w:t xml:space="preserve"> </w:t>
      </w:r>
      <w:r w:rsidR="007D1755">
        <w:rPr>
          <w:rFonts w:cs="Times New Roman"/>
          <w:rtl/>
        </w:rPr>
        <w:t>–</w:t>
      </w:r>
      <w:r w:rsidR="007D1755">
        <w:rPr>
          <w:rFonts w:cs="Times New Roman" w:hint="cs"/>
          <w:rtl/>
        </w:rPr>
        <w:t xml:space="preserve"> כלומר הילדים לעולם לא יוכלו להתשוות אליו בנגינתו</w:t>
      </w:r>
      <w:r w:rsidR="00112D62">
        <w:rPr>
          <w:rFonts w:cs="Times New Roman"/>
          <w:rtl/>
        </w:rPr>
        <w:t>. שתי סונטות של מוצרט וכהדרן את ---- [יצירה קשה</w:t>
      </w:r>
      <w:r w:rsidR="00C90C6C">
        <w:rPr>
          <w:rFonts w:cs="Times New Roman"/>
          <w:rtl/>
        </w:rPr>
        <w:t xml:space="preserve"> מאוד </w:t>
      </w:r>
      <w:r w:rsidR="00112D62">
        <w:rPr>
          <w:rFonts w:cs="Times New Roman"/>
          <w:rtl/>
        </w:rPr>
        <w:t>של באך???]</w:t>
      </w:r>
      <w:r>
        <w:rPr>
          <w:rFonts w:hint="cs"/>
          <w:rtl/>
        </w:rPr>
        <w:t>]</w:t>
      </w:r>
    </w:p>
    <w:p w14:paraId="470F3E34" w14:textId="7B1533C5" w:rsidR="00756B0A" w:rsidRDefault="005055AE" w:rsidP="00BB3F1F">
      <w:pPr>
        <w:rPr>
          <w:rtl/>
        </w:rPr>
      </w:pPr>
      <w:r w:rsidRPr="00E67C1F">
        <w:rPr>
          <w:rFonts w:hint="eastAsia"/>
          <w:rtl/>
        </w:rPr>
        <w:t>חוקי</w:t>
      </w:r>
      <w:r w:rsidRPr="00E67C1F">
        <w:rPr>
          <w:rtl/>
        </w:rPr>
        <w:t xml:space="preserve"> </w:t>
      </w:r>
      <w:r w:rsidRPr="00E67C1F">
        <w:rPr>
          <w:rFonts w:hint="eastAsia"/>
          <w:rtl/>
        </w:rPr>
        <w:t>הס</w:t>
      </w:r>
      <w:r w:rsidR="00914506">
        <w:rPr>
          <w:rFonts w:hint="cs"/>
          <w:rtl/>
        </w:rPr>
        <w:t>ימטריה</w:t>
      </w:r>
      <w:r w:rsidR="00F210B2" w:rsidRPr="00E67C1F">
        <w:rPr>
          <w:rtl/>
        </w:rPr>
        <w:t xml:space="preserve"> </w:t>
      </w:r>
      <w:r w:rsidR="00F210B2" w:rsidRPr="00E67C1F">
        <w:rPr>
          <w:rFonts w:hint="eastAsia"/>
          <w:rtl/>
        </w:rPr>
        <w:t>ה</w:t>
      </w:r>
      <w:r w:rsidRPr="00E67C1F">
        <w:rPr>
          <w:rFonts w:hint="eastAsia"/>
          <w:rtl/>
        </w:rPr>
        <w:t>כתיב</w:t>
      </w:r>
      <w:r w:rsidR="00F210B2" w:rsidRPr="00E67C1F">
        <w:rPr>
          <w:rFonts w:hint="eastAsia"/>
          <w:rtl/>
        </w:rPr>
        <w:t>ו</w:t>
      </w:r>
      <w:r w:rsidRPr="00E67C1F">
        <w:rPr>
          <w:rtl/>
        </w:rPr>
        <w:t xml:space="preserve"> שתיאו יעלה לנגן בין </w:t>
      </w:r>
      <w:r w:rsidR="00ED694B" w:rsidRPr="00E67C1F">
        <w:rPr>
          <w:rFonts w:hint="eastAsia"/>
          <w:rtl/>
        </w:rPr>
        <w:t>אחת</w:t>
      </w:r>
      <w:r w:rsidR="00ED694B" w:rsidRPr="00E67C1F">
        <w:rPr>
          <w:rtl/>
        </w:rPr>
        <w:t xml:space="preserve"> הילדות ל</w:t>
      </w:r>
      <w:r w:rsidR="003A7E9C">
        <w:rPr>
          <w:rtl/>
        </w:rPr>
        <w:t>שנייה</w:t>
      </w:r>
      <w:r w:rsidR="00ED694B" w:rsidRPr="00E67C1F">
        <w:rPr>
          <w:rtl/>
        </w:rPr>
        <w:t xml:space="preserve">, אבל מכיוון שהרפרטואר שלו כלל כבר מעל שעתיים של יצירות ברמת קונצרט, </w:t>
      </w:r>
      <w:r w:rsidR="00485C82" w:rsidRPr="00E67C1F">
        <w:rPr>
          <w:rFonts w:hint="eastAsia"/>
          <w:rtl/>
        </w:rPr>
        <w:t>מבאך</w:t>
      </w:r>
      <w:r w:rsidR="00485C82" w:rsidRPr="00E67C1F">
        <w:rPr>
          <w:rtl/>
        </w:rPr>
        <w:t xml:space="preserve"> </w:t>
      </w:r>
      <w:r w:rsidR="00485C82" w:rsidRPr="00E67C1F">
        <w:rPr>
          <w:rFonts w:hint="eastAsia"/>
          <w:rtl/>
        </w:rPr>
        <w:t>דרך</w:t>
      </w:r>
      <w:r w:rsidR="00485C82" w:rsidRPr="00E67C1F">
        <w:rPr>
          <w:rtl/>
        </w:rPr>
        <w:t xml:space="preserve"> </w:t>
      </w:r>
      <w:r w:rsidR="00485C82" w:rsidRPr="00E67C1F">
        <w:rPr>
          <w:rFonts w:hint="eastAsia"/>
          <w:rtl/>
        </w:rPr>
        <w:t>בטהובן</w:t>
      </w:r>
      <w:r w:rsidR="00485C82" w:rsidRPr="00E67C1F">
        <w:rPr>
          <w:rtl/>
        </w:rPr>
        <w:t xml:space="preserve"> </w:t>
      </w:r>
      <w:r w:rsidR="00485C82" w:rsidRPr="00E67C1F">
        <w:rPr>
          <w:rFonts w:hint="eastAsia"/>
          <w:rtl/>
        </w:rPr>
        <w:t>ועד</w:t>
      </w:r>
      <w:r w:rsidR="00485C82" w:rsidRPr="00E67C1F">
        <w:rPr>
          <w:rtl/>
        </w:rPr>
        <w:t xml:space="preserve"> </w:t>
      </w:r>
      <w:r w:rsidR="00485C82" w:rsidRPr="00E67C1F">
        <w:rPr>
          <w:rFonts w:hint="eastAsia"/>
          <w:rtl/>
        </w:rPr>
        <w:t>ברהמס</w:t>
      </w:r>
      <w:r w:rsidR="00485C82" w:rsidRPr="00E67C1F">
        <w:rPr>
          <w:rtl/>
        </w:rPr>
        <w:t xml:space="preserve">, </w:t>
      </w:r>
      <w:r w:rsidR="00485C82" w:rsidRPr="00E67C1F">
        <w:rPr>
          <w:rFonts w:hint="eastAsia"/>
          <w:rtl/>
        </w:rPr>
        <w:t>ו</w:t>
      </w:r>
      <w:r w:rsidR="00F210B2" w:rsidRPr="00E67C1F">
        <w:rPr>
          <w:rFonts w:hint="eastAsia"/>
          <w:rtl/>
        </w:rPr>
        <w:t>מאחר</w:t>
      </w:r>
      <w:r w:rsidR="00F210B2" w:rsidRPr="00E67C1F">
        <w:rPr>
          <w:rtl/>
        </w:rPr>
        <w:t xml:space="preserve"> </w:t>
      </w:r>
      <w:r w:rsidR="00FC6403">
        <w:rPr>
          <w:rFonts w:hint="cs"/>
          <w:rtl/>
        </w:rPr>
        <w:t>ש</w:t>
      </w:r>
      <w:r w:rsidR="00F210B2" w:rsidRPr="00E67C1F">
        <w:rPr>
          <w:rtl/>
        </w:rPr>
        <w:t>ניגן באופן חסר</w:t>
      </w:r>
      <w:r w:rsidR="00FC6403">
        <w:rPr>
          <w:rFonts w:hint="cs"/>
          <w:rtl/>
        </w:rPr>
        <w:t xml:space="preserve"> </w:t>
      </w:r>
      <w:r w:rsidR="00F210B2" w:rsidRPr="00E67C1F">
        <w:rPr>
          <w:rtl/>
        </w:rPr>
        <w:t xml:space="preserve">מאמץ </w:t>
      </w:r>
      <w:r w:rsidR="00485C82" w:rsidRPr="00E67C1F">
        <w:rPr>
          <w:rFonts w:hint="eastAsia"/>
          <w:rtl/>
        </w:rPr>
        <w:t>אטיודים</w:t>
      </w:r>
      <w:r w:rsidR="00485C82" w:rsidRPr="00E67C1F">
        <w:rPr>
          <w:rtl/>
        </w:rPr>
        <w:t xml:space="preserve"> שילדים בקהל </w:t>
      </w:r>
      <w:r w:rsidR="00F210B2" w:rsidRPr="00E67C1F">
        <w:rPr>
          <w:rtl/>
        </w:rPr>
        <w:t>– בדיוק אותם ילדים שעבורם יועדו קונצרטים מעין אלו –</w:t>
      </w:r>
      <w:r w:rsidR="00756B0A">
        <w:rPr>
          <w:rFonts w:hint="cs"/>
          <w:rtl/>
        </w:rPr>
        <w:t xml:space="preserve"> </w:t>
      </w:r>
      <w:r w:rsidR="00485C82" w:rsidRPr="00E67C1F">
        <w:rPr>
          <w:rtl/>
        </w:rPr>
        <w:t>נאבק</w:t>
      </w:r>
      <w:r w:rsidR="00914506">
        <w:rPr>
          <w:rFonts w:hint="cs"/>
          <w:rtl/>
        </w:rPr>
        <w:t>ו</w:t>
      </w:r>
      <w:r w:rsidR="00485C82" w:rsidRPr="00E67C1F">
        <w:rPr>
          <w:rtl/>
        </w:rPr>
        <w:t xml:space="preserve"> </w:t>
      </w:r>
      <w:r w:rsidR="00FB35EE">
        <w:rPr>
          <w:rFonts w:hint="cs"/>
          <w:rtl/>
        </w:rPr>
        <w:t>בה</w:t>
      </w:r>
      <w:r w:rsidR="00485C82" w:rsidRPr="00E67C1F">
        <w:rPr>
          <w:rtl/>
        </w:rPr>
        <w:t xml:space="preserve">ם, היה זה </w:t>
      </w:r>
      <w:r w:rsidR="00F210B2" w:rsidRPr="00E67C1F">
        <w:rPr>
          <w:rFonts w:hint="eastAsia"/>
          <w:rtl/>
        </w:rPr>
        <w:t>תיאו</w:t>
      </w:r>
      <w:r w:rsidR="00F210B2" w:rsidRPr="00E67C1F">
        <w:rPr>
          <w:rtl/>
        </w:rPr>
        <w:t xml:space="preserve"> </w:t>
      </w:r>
      <w:r w:rsidR="00485C82" w:rsidRPr="00E67C1F">
        <w:rPr>
          <w:rFonts w:hint="eastAsia"/>
          <w:rtl/>
        </w:rPr>
        <w:t>שפתח</w:t>
      </w:r>
      <w:r w:rsidR="00485C82" w:rsidRPr="00E67C1F">
        <w:rPr>
          <w:rtl/>
        </w:rPr>
        <w:t xml:space="preserve"> את הקונצרט עם </w:t>
      </w:r>
      <w:r w:rsidR="00756B0A" w:rsidRPr="00756B0A">
        <w:rPr>
          <w:rFonts w:cs="Times New Roman"/>
          <w:rtl/>
        </w:rPr>
        <w:t>אחד מאותם אטיודים ידועים לשמצה</w:t>
      </w:r>
      <w:r w:rsidR="00485C82" w:rsidRPr="00E67C1F">
        <w:rPr>
          <w:rtl/>
        </w:rPr>
        <w:t>, ו</w:t>
      </w:r>
      <w:r w:rsidR="00FB35EE">
        <w:rPr>
          <w:rFonts w:hint="cs"/>
          <w:rtl/>
        </w:rPr>
        <w:t>בתוספת</w:t>
      </w:r>
      <w:r w:rsidR="00485C82" w:rsidRPr="00E67C1F">
        <w:rPr>
          <w:rtl/>
        </w:rPr>
        <w:t xml:space="preserve"> </w:t>
      </w:r>
      <w:r w:rsidR="00F210B2" w:rsidRPr="00E67C1F">
        <w:rPr>
          <w:rFonts w:hint="eastAsia"/>
          <w:rtl/>
        </w:rPr>
        <w:t>הלצה</w:t>
      </w:r>
      <w:r w:rsidR="00485C82" w:rsidRPr="00E67C1F">
        <w:rPr>
          <w:rtl/>
        </w:rPr>
        <w:t xml:space="preserve"> קטנה – הוא התחיל את</w:t>
      </w:r>
      <w:r w:rsidR="00F210B2" w:rsidRPr="00E67C1F">
        <w:rPr>
          <w:rtl/>
        </w:rPr>
        <w:t xml:space="preserve"> הנגינה</w:t>
      </w:r>
      <w:r w:rsidR="00485C82" w:rsidRPr="00E67C1F">
        <w:rPr>
          <w:rtl/>
        </w:rPr>
        <w:t xml:space="preserve"> בק</w:t>
      </w:r>
      <w:r w:rsidR="00485C82" w:rsidRPr="00E67C1F">
        <w:rPr>
          <w:rFonts w:hint="eastAsia"/>
          <w:rtl/>
        </w:rPr>
        <w:t>רט</w:t>
      </w:r>
      <w:r w:rsidR="00F210B2" w:rsidRPr="00E67C1F">
        <w:rPr>
          <w:rFonts w:hint="eastAsia"/>
          <w:rtl/>
        </w:rPr>
        <w:t>ו</w:t>
      </w:r>
      <w:r w:rsidR="00485C82" w:rsidRPr="00E67C1F">
        <w:rPr>
          <w:rFonts w:hint="eastAsia"/>
          <w:rtl/>
        </w:rPr>
        <w:t>ע</w:t>
      </w:r>
      <w:r w:rsidR="00F210B2" w:rsidRPr="00E67C1F">
        <w:rPr>
          <w:rtl/>
        </w:rPr>
        <w:t xml:space="preserve"> מהוסס מהסוג המוכר לאותם ילדים ולהוריהם והמככב בסיוטיהם המרים ביותר</w:t>
      </w:r>
      <w:r w:rsidR="00485C82" w:rsidRPr="00E67C1F">
        <w:rPr>
          <w:rtl/>
        </w:rPr>
        <w:t xml:space="preserve">, </w:t>
      </w:r>
      <w:r w:rsidR="00485C82" w:rsidRPr="00E67C1F">
        <w:rPr>
          <w:rFonts w:hint="eastAsia"/>
          <w:rtl/>
        </w:rPr>
        <w:t>חזר</w:t>
      </w:r>
      <w:r w:rsidR="00485C82" w:rsidRPr="00E67C1F">
        <w:rPr>
          <w:rtl/>
        </w:rPr>
        <w:t xml:space="preserve"> </w:t>
      </w:r>
      <w:r w:rsidR="00485C82" w:rsidRPr="00E67C1F">
        <w:rPr>
          <w:rFonts w:hint="eastAsia"/>
          <w:rtl/>
        </w:rPr>
        <w:t>על</w:t>
      </w:r>
      <w:r w:rsidR="00485C82" w:rsidRPr="00E67C1F">
        <w:rPr>
          <w:rtl/>
        </w:rPr>
        <w:t xml:space="preserve"> </w:t>
      </w:r>
      <w:r w:rsidR="00485C82" w:rsidRPr="00E67C1F">
        <w:rPr>
          <w:rFonts w:hint="eastAsia"/>
          <w:rtl/>
        </w:rPr>
        <w:t>כמה</w:t>
      </w:r>
      <w:r w:rsidR="00485C82" w:rsidRPr="00E67C1F">
        <w:rPr>
          <w:rtl/>
        </w:rPr>
        <w:t xml:space="preserve"> </w:t>
      </w:r>
      <w:r w:rsidR="00485C82" w:rsidRPr="00E67C1F">
        <w:rPr>
          <w:rFonts w:hint="eastAsia"/>
          <w:rtl/>
        </w:rPr>
        <w:t>תיבות</w:t>
      </w:r>
      <w:r w:rsidR="00485C82" w:rsidRPr="00E67C1F">
        <w:rPr>
          <w:rtl/>
        </w:rPr>
        <w:t xml:space="preserve"> </w:t>
      </w:r>
      <w:r w:rsidR="00485C82" w:rsidRPr="00E67C1F">
        <w:rPr>
          <w:rFonts w:hint="eastAsia"/>
          <w:rtl/>
        </w:rPr>
        <w:t>קשות</w:t>
      </w:r>
      <w:r w:rsidR="00485C82" w:rsidRPr="00E67C1F">
        <w:rPr>
          <w:rtl/>
        </w:rPr>
        <w:t xml:space="preserve"> </w:t>
      </w:r>
      <w:r w:rsidR="00485C82" w:rsidRPr="00E67C1F">
        <w:rPr>
          <w:rFonts w:hint="eastAsia"/>
          <w:rtl/>
        </w:rPr>
        <w:t>במיוחד</w:t>
      </w:r>
      <w:r w:rsidR="00485C82" w:rsidRPr="00E67C1F">
        <w:rPr>
          <w:rtl/>
        </w:rPr>
        <w:t xml:space="preserve"> </w:t>
      </w:r>
      <w:r w:rsidR="00485C82" w:rsidRPr="00E67C1F">
        <w:rPr>
          <w:rFonts w:hint="eastAsia"/>
          <w:rtl/>
        </w:rPr>
        <w:t>של</w:t>
      </w:r>
      <w:r w:rsidR="00485C82" w:rsidRPr="00E67C1F">
        <w:rPr>
          <w:rtl/>
        </w:rPr>
        <w:t xml:space="preserve"> </w:t>
      </w:r>
      <w:r w:rsidR="00756B0A">
        <w:rPr>
          <w:rFonts w:hint="cs"/>
          <w:rtl/>
        </w:rPr>
        <w:t>שופן</w:t>
      </w:r>
      <w:r w:rsidR="00485C82" w:rsidRPr="00E67C1F">
        <w:rPr>
          <w:rtl/>
        </w:rPr>
        <w:t xml:space="preserve"> </w:t>
      </w:r>
      <w:r w:rsidR="00485C82" w:rsidRPr="00E67C1F">
        <w:rPr>
          <w:rFonts w:hint="eastAsia"/>
          <w:rtl/>
        </w:rPr>
        <w:t>כמה</w:t>
      </w:r>
      <w:r w:rsidR="00485C82" w:rsidRPr="00E67C1F">
        <w:rPr>
          <w:rtl/>
        </w:rPr>
        <w:t xml:space="preserve"> </w:t>
      </w:r>
      <w:r w:rsidR="00485C82" w:rsidRPr="00E67C1F">
        <w:rPr>
          <w:rFonts w:hint="eastAsia"/>
          <w:rtl/>
        </w:rPr>
        <w:t>פעמים</w:t>
      </w:r>
      <w:r w:rsidR="00485C82" w:rsidRPr="00E67C1F">
        <w:rPr>
          <w:rtl/>
        </w:rPr>
        <w:t xml:space="preserve">, </w:t>
      </w:r>
      <w:r w:rsidR="00756B0A" w:rsidRPr="00756B0A">
        <w:rPr>
          <w:rFonts w:cs="Times New Roman"/>
          <w:rtl/>
        </w:rPr>
        <w:t xml:space="preserve">התחבט בתיבה אחרת, צלע לתוך עוד שתי תיבות מעוררות חלחלה, </w:t>
      </w:r>
      <w:r w:rsidR="00485C82" w:rsidRPr="00E67C1F">
        <w:rPr>
          <w:rFonts w:hint="eastAsia"/>
          <w:rtl/>
        </w:rPr>
        <w:t>ולנגד</w:t>
      </w:r>
      <w:r w:rsidR="00485C82" w:rsidRPr="00E67C1F">
        <w:rPr>
          <w:rtl/>
        </w:rPr>
        <w:t xml:space="preserve"> </w:t>
      </w:r>
      <w:r w:rsidR="00485C82" w:rsidRPr="00E67C1F">
        <w:rPr>
          <w:rFonts w:hint="eastAsia"/>
          <w:rtl/>
        </w:rPr>
        <w:t>הקהל</w:t>
      </w:r>
      <w:r w:rsidR="00485C82" w:rsidRPr="00E67C1F">
        <w:rPr>
          <w:rtl/>
        </w:rPr>
        <w:t xml:space="preserve"> </w:t>
      </w:r>
      <w:r w:rsidR="00485C82" w:rsidRPr="00E67C1F">
        <w:rPr>
          <w:rFonts w:hint="eastAsia"/>
          <w:rtl/>
        </w:rPr>
        <w:t>התרחש</w:t>
      </w:r>
      <w:r w:rsidR="00F210B2" w:rsidRPr="00E67C1F">
        <w:rPr>
          <w:rtl/>
        </w:rPr>
        <w:t xml:space="preserve"> הנס</w:t>
      </w:r>
      <w:r w:rsidR="00914506" w:rsidRPr="00914506">
        <w:rPr>
          <w:rFonts w:cs="Times New Roman"/>
          <w:rtl/>
        </w:rPr>
        <w:t xml:space="preserve"> המיוחל</w:t>
      </w:r>
      <w:r w:rsidR="00485C82" w:rsidRPr="00E67C1F">
        <w:rPr>
          <w:rtl/>
        </w:rPr>
        <w:t>!</w:t>
      </w:r>
      <w:r w:rsidR="00F210B2" w:rsidRPr="00E67C1F">
        <w:rPr>
          <w:rtl/>
        </w:rPr>
        <w:t xml:space="preserve"> אותו נס </w:t>
      </w:r>
      <w:r w:rsidR="00FC6403">
        <w:rPr>
          <w:rFonts w:hint="cs"/>
          <w:rtl/>
        </w:rPr>
        <w:t>ש</w:t>
      </w:r>
      <w:r w:rsidR="00FC6403" w:rsidRPr="00E67C1F">
        <w:rPr>
          <w:rtl/>
        </w:rPr>
        <w:t xml:space="preserve">נכספו </w:t>
      </w:r>
      <w:r w:rsidR="00F210B2" w:rsidRPr="00E67C1F">
        <w:rPr>
          <w:rtl/>
        </w:rPr>
        <w:t>לו.</w:t>
      </w:r>
      <w:r w:rsidR="00485C82" w:rsidRPr="00E67C1F">
        <w:rPr>
          <w:rtl/>
        </w:rPr>
        <w:t xml:space="preserve"> </w:t>
      </w:r>
      <w:r w:rsidR="00914506" w:rsidRPr="00914506">
        <w:rPr>
          <w:rFonts w:cs="Times New Roman"/>
          <w:rtl/>
        </w:rPr>
        <w:t>כמעט כבמטה קסם</w:t>
      </w:r>
      <w:r w:rsidR="00485C82" w:rsidRPr="00E67C1F">
        <w:rPr>
          <w:rtl/>
        </w:rPr>
        <w:t xml:space="preserve"> הוא </w:t>
      </w:r>
      <w:r w:rsidR="00914506">
        <w:rPr>
          <w:rFonts w:hint="cs"/>
          <w:rtl/>
        </w:rPr>
        <w:t>ה</w:t>
      </w:r>
      <w:r w:rsidR="00485C82" w:rsidRPr="00E67C1F">
        <w:rPr>
          <w:rtl/>
        </w:rPr>
        <w:t>שתפר ו</w:t>
      </w:r>
      <w:r w:rsidR="00914506">
        <w:rPr>
          <w:rFonts w:hint="cs"/>
          <w:rtl/>
        </w:rPr>
        <w:t>ה</w:t>
      </w:r>
      <w:r w:rsidR="00485C82" w:rsidRPr="00E67C1F">
        <w:rPr>
          <w:rtl/>
        </w:rPr>
        <w:t xml:space="preserve">צליח, </w:t>
      </w:r>
      <w:r w:rsidR="00120C80" w:rsidRPr="00E67C1F">
        <w:rPr>
          <w:rFonts w:hint="eastAsia"/>
          <w:rtl/>
        </w:rPr>
        <w:t>ו</w:t>
      </w:r>
      <w:r w:rsidR="00485C82" w:rsidRPr="00E67C1F">
        <w:rPr>
          <w:rFonts w:hint="eastAsia"/>
          <w:rtl/>
        </w:rPr>
        <w:t>בתוך</w:t>
      </w:r>
      <w:r w:rsidR="00485C82" w:rsidRPr="00E67C1F">
        <w:rPr>
          <w:rtl/>
        </w:rPr>
        <w:t xml:space="preserve"> פחות מרבע שעה הפך </w:t>
      </w:r>
      <w:r w:rsidR="00120C80" w:rsidRPr="00E67C1F">
        <w:rPr>
          <w:rFonts w:hint="eastAsia"/>
          <w:rtl/>
        </w:rPr>
        <w:t>לנגד</w:t>
      </w:r>
      <w:r w:rsidR="00120C80" w:rsidRPr="00E67C1F">
        <w:rPr>
          <w:rtl/>
        </w:rPr>
        <w:t xml:space="preserve"> עיניהם </w:t>
      </w:r>
      <w:r w:rsidR="00485C82" w:rsidRPr="00E67C1F">
        <w:rPr>
          <w:rFonts w:hint="eastAsia"/>
          <w:rtl/>
        </w:rPr>
        <w:t>מתלמיד</w:t>
      </w:r>
      <w:r w:rsidR="00485C82" w:rsidRPr="00E67C1F">
        <w:rPr>
          <w:rtl/>
        </w:rPr>
        <w:t xml:space="preserve"> </w:t>
      </w:r>
      <w:r w:rsidR="00485C82" w:rsidRPr="00E67C1F">
        <w:rPr>
          <w:rFonts w:hint="eastAsia"/>
          <w:rtl/>
        </w:rPr>
        <w:t>פסנתר</w:t>
      </w:r>
      <w:r w:rsidR="00485C82" w:rsidRPr="00E67C1F">
        <w:rPr>
          <w:rtl/>
        </w:rPr>
        <w:t xml:space="preserve"> </w:t>
      </w:r>
      <w:r w:rsidR="00485C82" w:rsidRPr="00E67C1F">
        <w:rPr>
          <w:rFonts w:hint="eastAsia"/>
          <w:rtl/>
        </w:rPr>
        <w:t>נאבק</w:t>
      </w:r>
      <w:r w:rsidR="00485C82" w:rsidRPr="00E67C1F">
        <w:rPr>
          <w:rtl/>
        </w:rPr>
        <w:t xml:space="preserve"> </w:t>
      </w:r>
      <w:r w:rsidR="00756B0A" w:rsidRPr="00756B0A">
        <w:rPr>
          <w:rFonts w:cs="Times New Roman"/>
          <w:rtl/>
        </w:rPr>
        <w:t>ומותש</w:t>
      </w:r>
      <w:r w:rsidR="00756B0A" w:rsidRPr="00756B0A">
        <w:rPr>
          <w:rFonts w:cs="Times New Roman" w:hint="eastAsia"/>
          <w:rtl/>
        </w:rPr>
        <w:t xml:space="preserve"> </w:t>
      </w:r>
      <w:r w:rsidR="00485C82" w:rsidRPr="00E67C1F">
        <w:rPr>
          <w:rFonts w:hint="eastAsia"/>
          <w:rtl/>
        </w:rPr>
        <w:t>חבוש</w:t>
      </w:r>
      <w:r w:rsidR="00485C82" w:rsidRPr="00E67C1F">
        <w:rPr>
          <w:rtl/>
        </w:rPr>
        <w:t xml:space="preserve"> </w:t>
      </w:r>
      <w:r w:rsidR="00485C82" w:rsidRPr="00E67C1F">
        <w:rPr>
          <w:rFonts w:hint="eastAsia"/>
          <w:rtl/>
        </w:rPr>
        <w:t>כובע</w:t>
      </w:r>
      <w:r w:rsidR="00485C82" w:rsidRPr="00E67C1F">
        <w:rPr>
          <w:rtl/>
        </w:rPr>
        <w:t xml:space="preserve"> </w:t>
      </w:r>
      <w:r w:rsidR="00485C82" w:rsidRPr="00E67C1F">
        <w:rPr>
          <w:rFonts w:hint="eastAsia"/>
          <w:rtl/>
        </w:rPr>
        <w:t>בייסבול</w:t>
      </w:r>
      <w:r w:rsidR="00485C82" w:rsidRPr="00E67C1F">
        <w:rPr>
          <w:rtl/>
        </w:rPr>
        <w:t xml:space="preserve"> </w:t>
      </w:r>
      <w:r w:rsidR="00914506">
        <w:rPr>
          <w:rFonts w:hint="cs"/>
          <w:rtl/>
        </w:rPr>
        <w:t>ש</w:t>
      </w:r>
      <w:r w:rsidR="00485C82" w:rsidRPr="00E67C1F">
        <w:rPr>
          <w:rFonts w:hint="eastAsia"/>
          <w:rtl/>
        </w:rPr>
        <w:t>מצחיי</w:t>
      </w:r>
      <w:r w:rsidR="00914506">
        <w:rPr>
          <w:rFonts w:hint="cs"/>
          <w:rtl/>
        </w:rPr>
        <w:t>תו</w:t>
      </w:r>
      <w:r w:rsidR="00485C82" w:rsidRPr="00E67C1F">
        <w:rPr>
          <w:rtl/>
        </w:rPr>
        <w:t xml:space="preserve"> </w:t>
      </w:r>
      <w:r w:rsidR="00485C82" w:rsidRPr="00E67C1F">
        <w:rPr>
          <w:rFonts w:hint="eastAsia"/>
          <w:rtl/>
        </w:rPr>
        <w:t>מ</w:t>
      </w:r>
      <w:r w:rsidR="00120C80" w:rsidRPr="00E67C1F">
        <w:rPr>
          <w:rFonts w:hint="eastAsia"/>
          <w:rtl/>
        </w:rPr>
        <w:t>שוכה</w:t>
      </w:r>
      <w:r w:rsidR="00120C80" w:rsidRPr="00E67C1F">
        <w:rPr>
          <w:rtl/>
        </w:rPr>
        <w:t xml:space="preserve"> </w:t>
      </w:r>
      <w:r w:rsidR="00485C82" w:rsidRPr="00E67C1F">
        <w:rPr>
          <w:rFonts w:hint="eastAsia"/>
          <w:rtl/>
        </w:rPr>
        <w:t>אחור</w:t>
      </w:r>
      <w:r w:rsidR="00120C80" w:rsidRPr="00E67C1F">
        <w:rPr>
          <w:rFonts w:hint="eastAsia"/>
          <w:rtl/>
        </w:rPr>
        <w:t>נית</w:t>
      </w:r>
      <w:r w:rsidR="00120C80" w:rsidRPr="00E67C1F">
        <w:rPr>
          <w:rtl/>
        </w:rPr>
        <w:t>,</w:t>
      </w:r>
      <w:r w:rsidR="00485C82" w:rsidRPr="00E67C1F">
        <w:rPr>
          <w:rtl/>
        </w:rPr>
        <w:t xml:space="preserve"> לפסנת</w:t>
      </w:r>
      <w:r w:rsidR="00D35D6D">
        <w:rPr>
          <w:rFonts w:hint="cs"/>
          <w:rtl/>
        </w:rPr>
        <w:t>ר</w:t>
      </w:r>
      <w:r w:rsidR="00485C82" w:rsidRPr="00E67C1F">
        <w:rPr>
          <w:rtl/>
        </w:rPr>
        <w:t>ן קונצרטים אמיתי</w:t>
      </w:r>
      <w:r w:rsidR="00D35D6D">
        <w:rPr>
          <w:rFonts w:hint="cs"/>
          <w:rtl/>
        </w:rPr>
        <w:t>.</w:t>
      </w:r>
      <w:r w:rsidR="007A5721" w:rsidRPr="00E67C1F">
        <w:rPr>
          <w:rtl/>
        </w:rPr>
        <w:t xml:space="preserve"> </w:t>
      </w:r>
      <w:r w:rsidR="00914506">
        <w:rPr>
          <w:rFonts w:hint="cs"/>
          <w:rtl/>
        </w:rPr>
        <w:t>ה</w:t>
      </w:r>
      <w:r w:rsidR="007A5721" w:rsidRPr="00E67C1F">
        <w:rPr>
          <w:rtl/>
        </w:rPr>
        <w:t>מנח</w:t>
      </w:r>
      <w:r w:rsidR="00914506">
        <w:rPr>
          <w:rFonts w:hint="cs"/>
          <w:rtl/>
        </w:rPr>
        <w:t>ה ה</w:t>
      </w:r>
      <w:r w:rsidR="00D35D6D">
        <w:rPr>
          <w:rFonts w:hint="cs"/>
          <w:rtl/>
        </w:rPr>
        <w:t>ופיעה על הבמה</w:t>
      </w:r>
      <w:r w:rsidR="007A5721" w:rsidRPr="00E67C1F">
        <w:rPr>
          <w:rtl/>
        </w:rPr>
        <w:t xml:space="preserve"> תוך ש</w:t>
      </w:r>
      <w:r w:rsidR="009B2415">
        <w:rPr>
          <w:rFonts w:hint="cs"/>
          <w:rtl/>
        </w:rPr>
        <w:t xml:space="preserve">תיאו </w:t>
      </w:r>
      <w:r w:rsidR="007A5721" w:rsidRPr="00E67C1F">
        <w:rPr>
          <w:rtl/>
        </w:rPr>
        <w:t xml:space="preserve">המשיך לנגן </w:t>
      </w:r>
      <w:r w:rsidR="00D35D6D">
        <w:rPr>
          <w:rFonts w:hint="cs"/>
          <w:rtl/>
        </w:rPr>
        <w:t>כ</w:t>
      </w:r>
      <w:r w:rsidR="00D61C3D">
        <w:rPr>
          <w:rFonts w:hint="cs"/>
          <w:rtl/>
        </w:rPr>
        <w:t xml:space="preserve">תלמיד </w:t>
      </w:r>
      <w:r w:rsidR="003007BE" w:rsidRPr="00E67C1F">
        <w:rPr>
          <w:rFonts w:hint="eastAsia"/>
          <w:rtl/>
        </w:rPr>
        <w:t>שי</w:t>
      </w:r>
      <w:r w:rsidR="007A5721" w:rsidRPr="00E67C1F">
        <w:rPr>
          <w:rFonts w:hint="eastAsia"/>
          <w:rtl/>
        </w:rPr>
        <w:t>כולותיו</w:t>
      </w:r>
      <w:r w:rsidR="007A5721" w:rsidRPr="00E67C1F">
        <w:rPr>
          <w:rtl/>
        </w:rPr>
        <w:t xml:space="preserve"> </w:t>
      </w:r>
      <w:r w:rsidR="007A5721" w:rsidRPr="00E67C1F">
        <w:rPr>
          <w:rFonts w:hint="eastAsia"/>
          <w:rtl/>
        </w:rPr>
        <w:t>החבויות</w:t>
      </w:r>
      <w:r w:rsidR="007A5721" w:rsidRPr="00E67C1F">
        <w:rPr>
          <w:rtl/>
        </w:rPr>
        <w:t xml:space="preserve"> </w:t>
      </w:r>
      <w:r w:rsidR="007A5721" w:rsidRPr="00E67C1F">
        <w:rPr>
          <w:rFonts w:hint="eastAsia"/>
          <w:rtl/>
        </w:rPr>
        <w:t>פ</w:t>
      </w:r>
      <w:r w:rsidR="003007BE" w:rsidRPr="00E67C1F">
        <w:rPr>
          <w:rFonts w:hint="eastAsia"/>
          <w:rtl/>
        </w:rPr>
        <w:t>ו</w:t>
      </w:r>
      <w:r w:rsidR="007A5721" w:rsidRPr="00E67C1F">
        <w:rPr>
          <w:rFonts w:hint="eastAsia"/>
          <w:rtl/>
        </w:rPr>
        <w:t>רצות</w:t>
      </w:r>
      <w:r w:rsidR="007A5721" w:rsidRPr="00E67C1F">
        <w:rPr>
          <w:rtl/>
        </w:rPr>
        <w:t xml:space="preserve"> </w:t>
      </w:r>
      <w:r w:rsidR="003007BE" w:rsidRPr="00E67C1F">
        <w:rPr>
          <w:rFonts w:hint="eastAsia"/>
          <w:rtl/>
        </w:rPr>
        <w:t>כבמעשה</w:t>
      </w:r>
      <w:r w:rsidR="003007BE" w:rsidRPr="00E67C1F">
        <w:rPr>
          <w:rtl/>
        </w:rPr>
        <w:t xml:space="preserve"> כשפים, </w:t>
      </w:r>
      <w:r w:rsidR="002536EA">
        <w:rPr>
          <w:rFonts w:hint="cs"/>
          <w:rtl/>
        </w:rPr>
        <w:t>ה</w:t>
      </w:r>
      <w:r w:rsidR="002536EA" w:rsidRPr="00E67C1F">
        <w:rPr>
          <w:rFonts w:hint="eastAsia"/>
          <w:rtl/>
        </w:rPr>
        <w:t>סירה</w:t>
      </w:r>
      <w:r w:rsidR="002536EA" w:rsidRPr="00E67C1F">
        <w:rPr>
          <w:rtl/>
        </w:rPr>
        <w:t xml:space="preserve"> </w:t>
      </w:r>
      <w:r w:rsidR="002536EA" w:rsidRPr="00E67C1F">
        <w:rPr>
          <w:rFonts w:hint="eastAsia"/>
          <w:rtl/>
        </w:rPr>
        <w:t>את</w:t>
      </w:r>
      <w:r w:rsidR="002536EA" w:rsidRPr="00E67C1F">
        <w:rPr>
          <w:rtl/>
        </w:rPr>
        <w:t xml:space="preserve"> </w:t>
      </w:r>
      <w:r w:rsidR="002536EA" w:rsidRPr="00E67C1F">
        <w:rPr>
          <w:rFonts w:hint="eastAsia"/>
          <w:rtl/>
        </w:rPr>
        <w:t>כובע</w:t>
      </w:r>
      <w:r w:rsidR="002536EA">
        <w:rPr>
          <w:rFonts w:hint="cs"/>
          <w:rtl/>
        </w:rPr>
        <w:t>ו</w:t>
      </w:r>
      <w:r w:rsidR="002536EA" w:rsidRPr="00E67C1F">
        <w:rPr>
          <w:rtl/>
        </w:rPr>
        <w:t xml:space="preserve"> ונ</w:t>
      </w:r>
      <w:r w:rsidR="002536EA">
        <w:rPr>
          <w:rFonts w:hint="cs"/>
          <w:rtl/>
        </w:rPr>
        <w:t>י</w:t>
      </w:r>
      <w:r w:rsidR="002536EA" w:rsidRPr="00E67C1F">
        <w:rPr>
          <w:rtl/>
        </w:rPr>
        <w:t>ער</w:t>
      </w:r>
      <w:r w:rsidR="002536EA">
        <w:rPr>
          <w:rFonts w:hint="cs"/>
          <w:rtl/>
        </w:rPr>
        <w:t>ה</w:t>
      </w:r>
      <w:r w:rsidR="002536EA" w:rsidRPr="00E67C1F">
        <w:rPr>
          <w:rtl/>
        </w:rPr>
        <w:t xml:space="preserve"> את תלתליו</w:t>
      </w:r>
      <w:r w:rsidR="002536EA">
        <w:rPr>
          <w:rFonts w:hint="cs"/>
          <w:rtl/>
        </w:rPr>
        <w:t xml:space="preserve"> </w:t>
      </w:r>
      <w:bookmarkStart w:id="236" w:name="_Hlk531671923"/>
      <w:r w:rsidR="002536EA">
        <w:rPr>
          <w:rFonts w:hint="cs"/>
          <w:rtl/>
        </w:rPr>
        <w:t>הזהובים</w:t>
      </w:r>
      <w:bookmarkEnd w:id="236"/>
      <w:r w:rsidR="002536EA">
        <w:rPr>
          <w:rFonts w:hint="cs"/>
          <w:rtl/>
        </w:rPr>
        <w:t>,</w:t>
      </w:r>
      <w:r w:rsidR="002536EA" w:rsidRPr="00E67C1F">
        <w:rPr>
          <w:rtl/>
        </w:rPr>
        <w:t xml:space="preserve"> </w:t>
      </w:r>
      <w:r w:rsidR="007A5721" w:rsidRPr="00E67C1F">
        <w:rPr>
          <w:rtl/>
        </w:rPr>
        <w:t>פשט</w:t>
      </w:r>
      <w:r w:rsidR="00914506">
        <w:rPr>
          <w:rFonts w:hint="cs"/>
          <w:rtl/>
        </w:rPr>
        <w:t>ה</w:t>
      </w:r>
      <w:r w:rsidR="007A5721" w:rsidRPr="00E67C1F">
        <w:rPr>
          <w:rtl/>
        </w:rPr>
        <w:t xml:space="preserve"> </w:t>
      </w:r>
      <w:r w:rsidR="003007BE" w:rsidRPr="00E67C1F">
        <w:rPr>
          <w:rFonts w:hint="eastAsia"/>
          <w:rtl/>
        </w:rPr>
        <w:t>מ</w:t>
      </w:r>
      <w:r w:rsidR="00914506">
        <w:rPr>
          <w:rFonts w:hint="cs"/>
          <w:rtl/>
        </w:rPr>
        <w:t>עליו</w:t>
      </w:r>
      <w:r w:rsidR="003007BE" w:rsidRPr="00E67C1F">
        <w:rPr>
          <w:rtl/>
        </w:rPr>
        <w:t xml:space="preserve"> </w:t>
      </w:r>
      <w:r w:rsidR="007A5721" w:rsidRPr="00E67C1F">
        <w:rPr>
          <w:rFonts w:hint="eastAsia"/>
          <w:rtl/>
        </w:rPr>
        <w:t>את</w:t>
      </w:r>
      <w:r w:rsidR="007A5721" w:rsidRPr="00E67C1F">
        <w:rPr>
          <w:rtl/>
        </w:rPr>
        <w:t xml:space="preserve"> </w:t>
      </w:r>
      <w:r w:rsidR="007A5721" w:rsidRPr="00E67C1F">
        <w:rPr>
          <w:rFonts w:hint="eastAsia"/>
          <w:rtl/>
        </w:rPr>
        <w:t>קפוצ</w:t>
      </w:r>
      <w:r w:rsidR="007A5721" w:rsidRPr="00E67C1F">
        <w:rPr>
          <w:rtl/>
        </w:rPr>
        <w:t>'ון</w:t>
      </w:r>
      <w:bookmarkStart w:id="237" w:name="_Hlk525493036"/>
      <w:r w:rsidR="00D35D6D" w:rsidRPr="00E67C1F">
        <w:rPr>
          <w:rtl/>
        </w:rPr>
        <w:t xml:space="preserve"> </w:t>
      </w:r>
      <w:r w:rsidR="00D35D6D">
        <w:rPr>
          <w:rFonts w:hint="cs"/>
          <w:rtl/>
        </w:rPr>
        <w:t>ה</w:t>
      </w:r>
      <w:r w:rsidR="00D35D6D" w:rsidRPr="00E67C1F">
        <w:rPr>
          <w:rFonts w:cs="Times New Roman"/>
          <w:rtl/>
        </w:rPr>
        <w:t>דְּרַגוֹן בּוֹל</w:t>
      </w:r>
      <w:r w:rsidR="00D35D6D" w:rsidRPr="00E67C1F">
        <w:rPr>
          <w:rFonts w:hint="eastAsia"/>
          <w:rtl/>
        </w:rPr>
        <w:t xml:space="preserve"> </w:t>
      </w:r>
      <w:bookmarkEnd w:id="237"/>
      <w:r w:rsidR="00D35D6D">
        <w:rPr>
          <w:rFonts w:hint="cs"/>
          <w:rtl/>
        </w:rPr>
        <w:t>ש</w:t>
      </w:r>
      <w:r w:rsidR="00914506">
        <w:rPr>
          <w:rFonts w:hint="cs"/>
          <w:rtl/>
        </w:rPr>
        <w:t>ל</w:t>
      </w:r>
      <w:r w:rsidR="00D61C3D">
        <w:rPr>
          <w:rFonts w:hint="cs"/>
          <w:rtl/>
        </w:rPr>
        <w:t>ו</w:t>
      </w:r>
      <w:r w:rsidR="00D35D6D">
        <w:rPr>
          <w:rFonts w:hint="cs"/>
          <w:rtl/>
        </w:rPr>
        <w:t xml:space="preserve"> </w:t>
      </w:r>
      <w:r w:rsidR="007A5721" w:rsidRPr="00E67C1F">
        <w:rPr>
          <w:rFonts w:hint="eastAsia"/>
          <w:rtl/>
        </w:rPr>
        <w:t>ו</w:t>
      </w:r>
      <w:r w:rsidR="00914506">
        <w:rPr>
          <w:rFonts w:hint="cs"/>
          <w:rtl/>
        </w:rPr>
        <w:t>ה</w:t>
      </w:r>
      <w:r w:rsidR="007A5721" w:rsidRPr="00E67C1F">
        <w:rPr>
          <w:rFonts w:hint="eastAsia"/>
          <w:rtl/>
        </w:rPr>
        <w:t>לבישה</w:t>
      </w:r>
      <w:r w:rsidR="007A5721" w:rsidRPr="00E67C1F">
        <w:rPr>
          <w:rtl/>
        </w:rPr>
        <w:t xml:space="preserve"> </w:t>
      </w:r>
      <w:r w:rsidR="007A5721" w:rsidRPr="00E67C1F">
        <w:rPr>
          <w:rFonts w:hint="eastAsia"/>
          <w:rtl/>
        </w:rPr>
        <w:t>אותו</w:t>
      </w:r>
      <w:r w:rsidR="007A5721" w:rsidRPr="00E67C1F">
        <w:rPr>
          <w:rtl/>
        </w:rPr>
        <w:t xml:space="preserve"> </w:t>
      </w:r>
      <w:r w:rsidR="007A5721" w:rsidRPr="00E67C1F">
        <w:rPr>
          <w:rFonts w:hint="eastAsia"/>
          <w:rtl/>
        </w:rPr>
        <w:t>במקטורן</w:t>
      </w:r>
      <w:r w:rsidR="00EA021F" w:rsidRPr="00E67C1F">
        <w:rPr>
          <w:rtl/>
        </w:rPr>
        <w:t xml:space="preserve">, </w:t>
      </w:r>
      <w:r w:rsidR="00EA021F" w:rsidRPr="00E67C1F">
        <w:rPr>
          <w:rFonts w:hint="eastAsia"/>
          <w:rtl/>
        </w:rPr>
        <w:t>יד</w:t>
      </w:r>
      <w:r w:rsidR="00EA021F" w:rsidRPr="00E67C1F">
        <w:rPr>
          <w:rtl/>
        </w:rPr>
        <w:t xml:space="preserve"> </w:t>
      </w:r>
      <w:r w:rsidR="00EA021F" w:rsidRPr="00E67C1F">
        <w:rPr>
          <w:rFonts w:hint="eastAsia"/>
          <w:rtl/>
        </w:rPr>
        <w:t>אחר</w:t>
      </w:r>
      <w:r w:rsidR="00EA021F" w:rsidRPr="00E67C1F">
        <w:rPr>
          <w:rtl/>
        </w:rPr>
        <w:t xml:space="preserve"> </w:t>
      </w:r>
      <w:r w:rsidR="00EA021F" w:rsidRPr="00E67C1F">
        <w:rPr>
          <w:rFonts w:hint="eastAsia"/>
          <w:rtl/>
        </w:rPr>
        <w:t>יד</w:t>
      </w:r>
      <w:r w:rsidR="00F378CB">
        <w:rPr>
          <w:rFonts w:hint="cs"/>
          <w:rtl/>
        </w:rPr>
        <w:t>,</w:t>
      </w:r>
      <w:r w:rsidR="00EA021F" w:rsidRPr="00E67C1F">
        <w:rPr>
          <w:rtl/>
        </w:rPr>
        <w:t xml:space="preserve"> </w:t>
      </w:r>
      <w:r w:rsidR="00EA021F" w:rsidRPr="00E67C1F">
        <w:rPr>
          <w:rFonts w:hint="eastAsia"/>
          <w:rtl/>
        </w:rPr>
        <w:t>בעוד</w:t>
      </w:r>
      <w:r w:rsidR="00EA021F" w:rsidRPr="00E67C1F">
        <w:rPr>
          <w:rtl/>
        </w:rPr>
        <w:t xml:space="preserve"> </w:t>
      </w:r>
      <w:r w:rsidR="00EA021F" w:rsidRPr="00E67C1F">
        <w:rPr>
          <w:rFonts w:hint="eastAsia"/>
          <w:rtl/>
        </w:rPr>
        <w:t>היד</w:t>
      </w:r>
      <w:r w:rsidR="00EA021F" w:rsidRPr="00E67C1F">
        <w:rPr>
          <w:rtl/>
        </w:rPr>
        <w:t xml:space="preserve"> </w:t>
      </w:r>
      <w:r w:rsidR="00EA021F" w:rsidRPr="00E67C1F">
        <w:rPr>
          <w:rFonts w:hint="eastAsia"/>
          <w:rtl/>
        </w:rPr>
        <w:t>ה</w:t>
      </w:r>
      <w:r w:rsidR="003A7E9C">
        <w:rPr>
          <w:rFonts w:hint="eastAsia"/>
          <w:rtl/>
        </w:rPr>
        <w:t>שנייה</w:t>
      </w:r>
      <w:r w:rsidR="00EA021F" w:rsidRPr="00E67C1F">
        <w:rPr>
          <w:rtl/>
        </w:rPr>
        <w:t xml:space="preserve"> </w:t>
      </w:r>
      <w:r w:rsidR="00EA021F" w:rsidRPr="00E67C1F">
        <w:rPr>
          <w:rFonts w:hint="eastAsia"/>
          <w:rtl/>
        </w:rPr>
        <w:t>ה</w:t>
      </w:r>
      <w:r w:rsidR="00FE2992">
        <w:rPr>
          <w:rFonts w:hint="eastAsia"/>
          <w:rtl/>
        </w:rPr>
        <w:t>חופשי</w:t>
      </w:r>
      <w:r w:rsidR="00F378CB">
        <w:rPr>
          <w:rFonts w:hint="cs"/>
          <w:rtl/>
        </w:rPr>
        <w:t>ת</w:t>
      </w:r>
      <w:r w:rsidR="00EA021F" w:rsidRPr="00E67C1F">
        <w:rPr>
          <w:rtl/>
        </w:rPr>
        <w:t xml:space="preserve"> </w:t>
      </w:r>
      <w:r w:rsidR="00EA021F" w:rsidRPr="00E67C1F">
        <w:rPr>
          <w:rFonts w:hint="eastAsia"/>
          <w:rtl/>
        </w:rPr>
        <w:t>ממשיכה</w:t>
      </w:r>
      <w:r w:rsidR="00EA021F" w:rsidRPr="00E67C1F">
        <w:rPr>
          <w:rtl/>
        </w:rPr>
        <w:t xml:space="preserve"> </w:t>
      </w:r>
      <w:r w:rsidR="00EA021F" w:rsidRPr="00E67C1F">
        <w:rPr>
          <w:rFonts w:hint="eastAsia"/>
          <w:rtl/>
        </w:rPr>
        <w:t>ל</w:t>
      </w:r>
      <w:r w:rsidR="00D61C3D" w:rsidRPr="00D61C3D">
        <w:rPr>
          <w:rFonts w:cs="Times New Roman"/>
          <w:rtl/>
        </w:rPr>
        <w:t>שעוט בחדווה על הקלידים</w:t>
      </w:r>
      <w:r w:rsidR="00277C2C">
        <w:rPr>
          <w:rFonts w:hint="cs"/>
          <w:rtl/>
        </w:rPr>
        <w:t xml:space="preserve">. </w:t>
      </w:r>
    </w:p>
    <w:p w14:paraId="1EF8C8E3" w14:textId="607A7664" w:rsidR="00485C82" w:rsidRDefault="00277C2C" w:rsidP="00BB3F1F">
      <w:pPr>
        <w:rPr>
          <w:rtl/>
        </w:rPr>
      </w:pPr>
      <w:r>
        <w:rPr>
          <w:rFonts w:hint="cs"/>
          <w:rtl/>
        </w:rPr>
        <w:t xml:space="preserve">ואז </w:t>
      </w:r>
      <w:r w:rsidRPr="00277C2C">
        <w:rPr>
          <w:rFonts w:cs="Times New Roman"/>
          <w:rtl/>
        </w:rPr>
        <w:t xml:space="preserve">זה קרה, </w:t>
      </w:r>
      <w:r w:rsidR="00914506">
        <w:rPr>
          <w:rFonts w:cs="Times New Roman" w:hint="cs"/>
          <w:rtl/>
        </w:rPr>
        <w:t>ב</w:t>
      </w:r>
      <w:r w:rsidRPr="00277C2C">
        <w:rPr>
          <w:rFonts w:cs="Times New Roman"/>
          <w:rtl/>
        </w:rPr>
        <w:t>כל פעם מחדש</w:t>
      </w:r>
      <w:r w:rsidR="003007BE" w:rsidRPr="00E67C1F">
        <w:rPr>
          <w:rtl/>
        </w:rPr>
        <w:t xml:space="preserve"> – הקהל נעמד </w:t>
      </w:r>
      <w:r w:rsidR="003007BE" w:rsidRPr="00E67C1F">
        <w:rPr>
          <w:rFonts w:hint="eastAsia"/>
          <w:rtl/>
        </w:rPr>
        <w:t>על</w:t>
      </w:r>
      <w:r w:rsidR="003007BE" w:rsidRPr="00E67C1F">
        <w:rPr>
          <w:rtl/>
        </w:rPr>
        <w:t xml:space="preserve"> </w:t>
      </w:r>
      <w:r w:rsidR="003007BE" w:rsidRPr="00E67C1F">
        <w:rPr>
          <w:rFonts w:hint="eastAsia"/>
          <w:rtl/>
        </w:rPr>
        <w:t>רגליו</w:t>
      </w:r>
      <w:r w:rsidR="003007BE" w:rsidRPr="00E67C1F">
        <w:rPr>
          <w:rtl/>
        </w:rPr>
        <w:t>,</w:t>
      </w:r>
      <w:r w:rsidR="00485C82" w:rsidRPr="00E67C1F">
        <w:rPr>
          <w:rtl/>
        </w:rPr>
        <w:t xml:space="preserve"> </w:t>
      </w:r>
      <w:r w:rsidR="003007BE" w:rsidRPr="00E67C1F">
        <w:rPr>
          <w:rtl/>
        </w:rPr>
        <w:t>[</w:t>
      </w:r>
      <w:r w:rsidR="00ED694B" w:rsidRPr="00E67C1F">
        <w:rPr>
          <w:rFonts w:hint="eastAsia"/>
          <w:rtl/>
        </w:rPr>
        <w:t>הוא</w:t>
      </w:r>
      <w:r w:rsidR="00ED694B" w:rsidRPr="00E67C1F">
        <w:rPr>
          <w:rtl/>
        </w:rPr>
        <w:t xml:space="preserve"> עלה לאחר ההפסקה וניגן את כל החלק השני. </w:t>
      </w:r>
      <w:r w:rsidR="00485C82" w:rsidRPr="00E67C1F">
        <w:rPr>
          <w:rFonts w:hint="eastAsia"/>
          <w:rtl/>
        </w:rPr>
        <w:t>זה</w:t>
      </w:r>
      <w:r w:rsidR="00485C82" w:rsidRPr="00E67C1F">
        <w:rPr>
          <w:rtl/>
        </w:rPr>
        <w:t xml:space="preserve"> </w:t>
      </w:r>
      <w:r w:rsidR="00485C82" w:rsidRPr="00E67C1F">
        <w:rPr>
          <w:rFonts w:hint="eastAsia"/>
          <w:rtl/>
        </w:rPr>
        <w:t>היה</w:t>
      </w:r>
      <w:r w:rsidR="00485C82" w:rsidRPr="00E67C1F">
        <w:rPr>
          <w:rtl/>
        </w:rPr>
        <w:t xml:space="preserve"> </w:t>
      </w:r>
      <w:r w:rsidR="00485C82" w:rsidRPr="00E67C1F">
        <w:rPr>
          <w:rFonts w:hint="eastAsia"/>
          <w:rtl/>
        </w:rPr>
        <w:t>גימיק</w:t>
      </w:r>
      <w:r w:rsidR="00485C82" w:rsidRPr="00E67C1F">
        <w:rPr>
          <w:rtl/>
        </w:rPr>
        <w:t xml:space="preserve"> </w:t>
      </w:r>
      <w:r w:rsidR="00485C82" w:rsidRPr="00E67C1F">
        <w:rPr>
          <w:rFonts w:hint="eastAsia"/>
          <w:rtl/>
        </w:rPr>
        <w:t>שכל</w:t>
      </w:r>
      <w:r w:rsidR="00485C82" w:rsidRPr="00E67C1F">
        <w:rPr>
          <w:rtl/>
        </w:rPr>
        <w:t xml:space="preserve"> </w:t>
      </w:r>
      <w:r w:rsidR="00485C82" w:rsidRPr="00E67C1F">
        <w:rPr>
          <w:rFonts w:hint="eastAsia"/>
          <w:rtl/>
        </w:rPr>
        <w:t>מי</w:t>
      </w:r>
      <w:r w:rsidR="00485C82" w:rsidRPr="00E67C1F">
        <w:rPr>
          <w:rtl/>
        </w:rPr>
        <w:t xml:space="preserve"> </w:t>
      </w:r>
      <w:r w:rsidR="00485C82" w:rsidRPr="00E67C1F">
        <w:rPr>
          <w:rFonts w:hint="eastAsia"/>
          <w:rtl/>
        </w:rPr>
        <w:t>יושבי</w:t>
      </w:r>
      <w:r w:rsidR="00485C82" w:rsidRPr="00E67C1F">
        <w:rPr>
          <w:rtl/>
        </w:rPr>
        <w:t xml:space="preserve"> </w:t>
      </w:r>
      <w:r w:rsidR="00485C82" w:rsidRPr="00E67C1F">
        <w:rPr>
          <w:rFonts w:hint="eastAsia"/>
          <w:rtl/>
        </w:rPr>
        <w:t>האולם</w:t>
      </w:r>
      <w:r w:rsidR="00485C82" w:rsidRPr="00E67C1F">
        <w:rPr>
          <w:rtl/>
        </w:rPr>
        <w:t xml:space="preserve"> </w:t>
      </w:r>
      <w:r w:rsidR="00485C82" w:rsidRPr="00E67C1F">
        <w:rPr>
          <w:rFonts w:hint="eastAsia"/>
          <w:rtl/>
        </w:rPr>
        <w:t>ידעו</w:t>
      </w:r>
      <w:r w:rsidR="00485C82" w:rsidRPr="00E67C1F">
        <w:rPr>
          <w:rtl/>
        </w:rPr>
        <w:t xml:space="preserve"> </w:t>
      </w:r>
      <w:r w:rsidR="00485C82" w:rsidRPr="00E67C1F">
        <w:rPr>
          <w:rFonts w:hint="eastAsia"/>
          <w:rtl/>
        </w:rPr>
        <w:t>עליו</w:t>
      </w:r>
      <w:r w:rsidR="00485C82" w:rsidRPr="00E67C1F">
        <w:rPr>
          <w:rtl/>
        </w:rPr>
        <w:t xml:space="preserve"> </w:t>
      </w:r>
      <w:r w:rsidR="00485C82" w:rsidRPr="00E67C1F">
        <w:rPr>
          <w:rFonts w:hint="eastAsia"/>
          <w:rtl/>
        </w:rPr>
        <w:t>מהעיתונים</w:t>
      </w:r>
      <w:r w:rsidR="00485C82" w:rsidRPr="00E67C1F">
        <w:rPr>
          <w:rtl/>
        </w:rPr>
        <w:t xml:space="preserve">, </w:t>
      </w:r>
      <w:r w:rsidR="00485C82" w:rsidRPr="00E67C1F">
        <w:rPr>
          <w:rFonts w:hint="eastAsia"/>
          <w:rtl/>
        </w:rPr>
        <w:t>ובכל</w:t>
      </w:r>
      <w:r w:rsidR="00485C82" w:rsidRPr="00E67C1F">
        <w:rPr>
          <w:rtl/>
        </w:rPr>
        <w:t xml:space="preserve"> </w:t>
      </w:r>
      <w:r w:rsidR="00485C82" w:rsidRPr="00E67C1F">
        <w:rPr>
          <w:rFonts w:hint="eastAsia"/>
          <w:rtl/>
        </w:rPr>
        <w:t>זאת</w:t>
      </w:r>
      <w:r w:rsidR="00485C82" w:rsidRPr="00E67C1F">
        <w:rPr>
          <w:rtl/>
        </w:rPr>
        <w:t xml:space="preserve"> </w:t>
      </w:r>
      <w:r w:rsidR="00485C82" w:rsidRPr="00E67C1F">
        <w:rPr>
          <w:rFonts w:hint="eastAsia"/>
          <w:rtl/>
        </w:rPr>
        <w:t>כשראו</w:t>
      </w:r>
      <w:r w:rsidR="00485C82" w:rsidRPr="00E67C1F">
        <w:rPr>
          <w:rtl/>
        </w:rPr>
        <w:t xml:space="preserve"> </w:t>
      </w:r>
      <w:r w:rsidR="00485C82" w:rsidRPr="00E67C1F">
        <w:rPr>
          <w:rFonts w:hint="eastAsia"/>
          <w:rtl/>
        </w:rPr>
        <w:t>אותו</w:t>
      </w:r>
      <w:r w:rsidR="00485C82" w:rsidRPr="00E67C1F">
        <w:rPr>
          <w:rtl/>
        </w:rPr>
        <w:t xml:space="preserve"> </w:t>
      </w:r>
      <w:r w:rsidR="00485C82" w:rsidRPr="00E67C1F">
        <w:rPr>
          <w:rFonts w:hint="eastAsia"/>
          <w:rtl/>
        </w:rPr>
        <w:t>בפעולה</w:t>
      </w:r>
      <w:r w:rsidR="00485C82" w:rsidRPr="00E67C1F">
        <w:rPr>
          <w:rtl/>
        </w:rPr>
        <w:t xml:space="preserve">, </w:t>
      </w:r>
      <w:r w:rsidR="00485C82" w:rsidRPr="00E67C1F">
        <w:rPr>
          <w:rFonts w:hint="eastAsia"/>
          <w:rtl/>
        </w:rPr>
        <w:t>זה</w:t>
      </w:r>
      <w:r w:rsidR="00485C82" w:rsidRPr="00E67C1F">
        <w:rPr>
          <w:rtl/>
        </w:rPr>
        <w:t xml:space="preserve"> </w:t>
      </w:r>
      <w:r w:rsidR="00485C82" w:rsidRPr="00E67C1F">
        <w:rPr>
          <w:rFonts w:hint="eastAsia"/>
          <w:rtl/>
        </w:rPr>
        <w:t>היה</w:t>
      </w:r>
      <w:r w:rsidR="00485C82" w:rsidRPr="00E67C1F">
        <w:rPr>
          <w:rtl/>
        </w:rPr>
        <w:t xml:space="preserve"> </w:t>
      </w:r>
      <w:r w:rsidR="00485C82" w:rsidRPr="00E67C1F">
        <w:rPr>
          <w:rFonts w:hint="eastAsia"/>
          <w:rtl/>
        </w:rPr>
        <w:t>מקסים</w:t>
      </w:r>
      <w:r w:rsidR="00485C82" w:rsidRPr="00E67C1F">
        <w:rPr>
          <w:rtl/>
        </w:rPr>
        <w:t xml:space="preserve"> </w:t>
      </w:r>
      <w:r w:rsidR="00485C82" w:rsidRPr="00E67C1F">
        <w:rPr>
          <w:rFonts w:hint="eastAsia"/>
          <w:rtl/>
        </w:rPr>
        <w:t>וגו</w:t>
      </w:r>
      <w:r w:rsidR="00485C82" w:rsidRPr="00E67C1F">
        <w:rPr>
          <w:rtl/>
        </w:rPr>
        <w:t>'....</w:t>
      </w:r>
      <w:r w:rsidR="003007BE" w:rsidRPr="00E67C1F">
        <w:rPr>
          <w:rtl/>
        </w:rPr>
        <w:t>]</w:t>
      </w:r>
      <w:r w:rsidR="00485C82" w:rsidRPr="00E67C1F">
        <w:rPr>
          <w:rtl/>
        </w:rPr>
        <w:t xml:space="preserve"> הם נמלאו אמונה בעצמם, ודחף להצליח. </w:t>
      </w:r>
      <w:r w:rsidR="003007BE" w:rsidRPr="00E67C1F">
        <w:rPr>
          <w:rtl/>
        </w:rPr>
        <w:t>[</w:t>
      </w:r>
      <w:r w:rsidR="00485C82" w:rsidRPr="00E67C1F">
        <w:rPr>
          <w:rFonts w:hint="eastAsia"/>
          <w:rtl/>
        </w:rPr>
        <w:t>אע</w:t>
      </w:r>
      <w:r w:rsidR="00485C82" w:rsidRPr="00E67C1F">
        <w:rPr>
          <w:rtl/>
        </w:rPr>
        <w:t xml:space="preserve">"פ </w:t>
      </w:r>
      <w:r w:rsidR="00485C82" w:rsidRPr="00E67C1F">
        <w:rPr>
          <w:rFonts w:hint="eastAsia"/>
          <w:rtl/>
        </w:rPr>
        <w:t>שהנה</w:t>
      </w:r>
      <w:r w:rsidR="00485C82" w:rsidRPr="00E67C1F">
        <w:rPr>
          <w:rtl/>
        </w:rPr>
        <w:t xml:space="preserve"> </w:t>
      </w:r>
      <w:r w:rsidR="00485C82" w:rsidRPr="00E67C1F">
        <w:rPr>
          <w:rFonts w:hint="eastAsia"/>
          <w:rtl/>
        </w:rPr>
        <w:t>תיאו</w:t>
      </w:r>
      <w:r w:rsidR="00485C82" w:rsidRPr="00E67C1F">
        <w:rPr>
          <w:rtl/>
        </w:rPr>
        <w:t xml:space="preserve"> </w:t>
      </w:r>
      <w:r w:rsidR="00485C82" w:rsidRPr="00E67C1F">
        <w:rPr>
          <w:rFonts w:hint="eastAsia"/>
          <w:rtl/>
        </w:rPr>
        <w:t>והנה</w:t>
      </w:r>
      <w:r w:rsidR="00485C82" w:rsidRPr="00E67C1F">
        <w:rPr>
          <w:rtl/>
        </w:rPr>
        <w:t xml:space="preserve"> </w:t>
      </w:r>
      <w:r w:rsidR="00485C82" w:rsidRPr="00E67C1F">
        <w:rPr>
          <w:rFonts w:hint="eastAsia"/>
          <w:rtl/>
        </w:rPr>
        <w:t>הוא</w:t>
      </w:r>
      <w:r w:rsidR="00485C82" w:rsidRPr="00E67C1F">
        <w:rPr>
          <w:rtl/>
        </w:rPr>
        <w:t xml:space="preserve"> </w:t>
      </w:r>
      <w:r w:rsidR="00485C82" w:rsidRPr="00E67C1F">
        <w:rPr>
          <w:rFonts w:hint="eastAsia"/>
          <w:rtl/>
        </w:rPr>
        <w:t>מצליח</w:t>
      </w:r>
      <w:r w:rsidR="00485C82" w:rsidRPr="00E67C1F">
        <w:rPr>
          <w:rtl/>
        </w:rPr>
        <w:t xml:space="preserve">, </w:t>
      </w:r>
      <w:r w:rsidR="00485C82" w:rsidRPr="00E67C1F">
        <w:rPr>
          <w:rFonts w:hint="eastAsia"/>
          <w:rtl/>
        </w:rPr>
        <w:t>ומה</w:t>
      </w:r>
      <w:r w:rsidR="00485C82" w:rsidRPr="00E67C1F">
        <w:rPr>
          <w:rtl/>
        </w:rPr>
        <w:t xml:space="preserve"> </w:t>
      </w:r>
      <w:r w:rsidR="00485C82" w:rsidRPr="00E67C1F">
        <w:rPr>
          <w:rFonts w:hint="eastAsia"/>
          <w:rtl/>
        </w:rPr>
        <w:t>זה</w:t>
      </w:r>
      <w:r w:rsidR="00485C82" w:rsidRPr="00E67C1F">
        <w:rPr>
          <w:rtl/>
        </w:rPr>
        <w:t xml:space="preserve"> </w:t>
      </w:r>
      <w:r w:rsidR="00485C82" w:rsidRPr="00E67C1F">
        <w:rPr>
          <w:rFonts w:hint="eastAsia"/>
          <w:rtl/>
        </w:rPr>
        <w:t>נותן</w:t>
      </w:r>
      <w:r w:rsidR="00485C82" w:rsidRPr="00E67C1F">
        <w:rPr>
          <w:rtl/>
        </w:rPr>
        <w:t xml:space="preserve"> </w:t>
      </w:r>
      <w:r w:rsidR="00485C82" w:rsidRPr="00E67C1F">
        <w:rPr>
          <w:rFonts w:hint="eastAsia"/>
          <w:rtl/>
        </w:rPr>
        <w:t>לו</w:t>
      </w:r>
      <w:r w:rsidR="00485C82" w:rsidRPr="00E67C1F">
        <w:rPr>
          <w:rtl/>
        </w:rPr>
        <w:t>?</w:t>
      </w:r>
      <w:r w:rsidR="00940EA2" w:rsidRPr="00E67C1F">
        <w:rPr>
          <w:rtl/>
        </w:rPr>
        <w:t xml:space="preserve"> הוא נראה כמו ילד ש</w:t>
      </w:r>
      <w:r w:rsidR="007A5721" w:rsidRPr="00E67C1F">
        <w:rPr>
          <w:rFonts w:hint="eastAsia"/>
          <w:rtl/>
        </w:rPr>
        <w:t>נהנה</w:t>
      </w:r>
      <w:r w:rsidR="007A5721" w:rsidRPr="00E67C1F">
        <w:rPr>
          <w:rtl/>
        </w:rPr>
        <w:t xml:space="preserve"> </w:t>
      </w:r>
      <w:r w:rsidR="007A5721" w:rsidRPr="00E67C1F">
        <w:rPr>
          <w:rFonts w:hint="eastAsia"/>
          <w:rtl/>
        </w:rPr>
        <w:t>לנגן</w:t>
      </w:r>
      <w:r w:rsidR="003007BE" w:rsidRPr="00E67C1F">
        <w:rPr>
          <w:rtl/>
        </w:rPr>
        <w:t>:</w:t>
      </w:r>
      <w:r w:rsidR="007A5721" w:rsidRPr="00E67C1F">
        <w:rPr>
          <w:rtl/>
        </w:rPr>
        <w:t xml:space="preserve"> חוזר מבית-ספר, זורק את התיק ומתנפל על הפסנתר (כמובן, כך הרגיעו את עצמם ההורים באולם, רק לאחר שנטל את ידיו. התלהבות אבל במידה ותוך שמירה על ההיגיינה)</w:t>
      </w:r>
      <w:r w:rsidR="0050326F">
        <w:rPr>
          <w:rFonts w:hint="cs"/>
          <w:rtl/>
        </w:rPr>
        <w:t>]</w:t>
      </w:r>
      <w:r w:rsidR="00EA021F" w:rsidRPr="00E67C1F">
        <w:rPr>
          <w:rtl/>
        </w:rPr>
        <w:t xml:space="preserve"> אפילו אלכס שנכח [</w:t>
      </w:r>
      <w:r w:rsidR="00EA021F" w:rsidRPr="00E67C1F">
        <w:t>witnessed</w:t>
      </w:r>
      <w:r w:rsidR="00EA021F" w:rsidRPr="00E67C1F">
        <w:rPr>
          <w:rtl/>
        </w:rPr>
        <w:t xml:space="preserve">] בהצגה הקטנה הזאת עשרות פעמים עדיין התפעם </w:t>
      </w:r>
      <w:r w:rsidR="003F77CE" w:rsidRPr="00E67C1F">
        <w:rPr>
          <w:rFonts w:hint="eastAsia"/>
          <w:rtl/>
        </w:rPr>
        <w:t>בכל</w:t>
      </w:r>
      <w:r w:rsidR="003F77CE" w:rsidRPr="00E67C1F">
        <w:rPr>
          <w:rtl/>
        </w:rPr>
        <w:t xml:space="preserve"> פעם מחדש </w:t>
      </w:r>
      <w:r w:rsidR="00EA021F" w:rsidRPr="00E67C1F">
        <w:rPr>
          <w:rtl/>
        </w:rPr>
        <w:t xml:space="preserve">– הרי תיאו התחיל </w:t>
      </w:r>
      <w:r w:rsidR="003F77CE" w:rsidRPr="00E67C1F">
        <w:rPr>
          <w:rFonts w:hint="eastAsia"/>
          <w:rtl/>
        </w:rPr>
        <w:t>את</w:t>
      </w:r>
      <w:r w:rsidR="003F77CE" w:rsidRPr="00E67C1F">
        <w:rPr>
          <w:rtl/>
        </w:rPr>
        <w:t xml:space="preserve"> הצגתו </w:t>
      </w:r>
      <w:r w:rsidR="00EA021F" w:rsidRPr="00E67C1F">
        <w:rPr>
          <w:rFonts w:hint="eastAsia"/>
          <w:rtl/>
        </w:rPr>
        <w:t>ברמת</w:t>
      </w:r>
      <w:r w:rsidR="00EA021F" w:rsidRPr="00E67C1F">
        <w:rPr>
          <w:rtl/>
        </w:rPr>
        <w:t xml:space="preserve"> נגינה שלא עלתה בהרבה על ז</w:t>
      </w:r>
      <w:r w:rsidR="00914506">
        <w:rPr>
          <w:rFonts w:hint="cs"/>
          <w:rtl/>
        </w:rPr>
        <w:t>ו</w:t>
      </w:r>
      <w:r w:rsidR="00EA021F" w:rsidRPr="00E67C1F">
        <w:rPr>
          <w:rtl/>
        </w:rPr>
        <w:t xml:space="preserve"> שאלכס הגיע אליה בדי עמל רב, וראו </w:t>
      </w:r>
      <w:r w:rsidR="003F77CE" w:rsidRPr="00E67C1F">
        <w:rPr>
          <w:rFonts w:hint="eastAsia"/>
          <w:rtl/>
        </w:rPr>
        <w:t>עד</w:t>
      </w:r>
      <w:r w:rsidR="003F77CE" w:rsidRPr="00E67C1F">
        <w:rPr>
          <w:rtl/>
        </w:rPr>
        <w:t xml:space="preserve"> </w:t>
      </w:r>
      <w:r w:rsidR="003F77CE" w:rsidRPr="00E67C1F">
        <w:rPr>
          <w:rFonts w:hint="eastAsia"/>
          <w:rtl/>
        </w:rPr>
        <w:t>היכן</w:t>
      </w:r>
      <w:r w:rsidR="003F77CE" w:rsidRPr="00E67C1F">
        <w:rPr>
          <w:rtl/>
        </w:rPr>
        <w:t xml:space="preserve"> </w:t>
      </w:r>
      <w:r w:rsidR="003F77CE" w:rsidRPr="00E67C1F">
        <w:rPr>
          <w:rFonts w:hint="eastAsia"/>
          <w:rtl/>
        </w:rPr>
        <w:t>נסק</w:t>
      </w:r>
      <w:r w:rsidR="00EA021F" w:rsidRPr="00E67C1F">
        <w:rPr>
          <w:rtl/>
        </w:rPr>
        <w:t>!</w:t>
      </w:r>
      <w:r w:rsidR="00EA021F">
        <w:rPr>
          <w:rFonts w:hint="cs"/>
          <w:rtl/>
        </w:rPr>
        <w:t xml:space="preserve"> </w:t>
      </w:r>
    </w:p>
    <w:p w14:paraId="2BB535F7" w14:textId="64A4DCC1" w:rsidR="00120C80" w:rsidRDefault="00120C80" w:rsidP="00BB3F1F">
      <w:pPr>
        <w:rPr>
          <w:rtl/>
        </w:rPr>
      </w:pPr>
      <w:r>
        <w:rPr>
          <w:rFonts w:hint="cs"/>
          <w:rtl/>
        </w:rPr>
        <w:t>[</w:t>
      </w:r>
    </w:p>
    <w:p w14:paraId="23B5D7A5" w14:textId="19E72691" w:rsidR="00120C80" w:rsidRDefault="00EE3076" w:rsidP="00BB3F1F">
      <w:pPr>
        <w:rPr>
          <w:rtl/>
        </w:rPr>
      </w:pPr>
      <w:hyperlink r:id="rId164" w:history="1">
        <w:r w:rsidR="00120C80" w:rsidRPr="00120C80">
          <w:rPr>
            <w:rStyle w:val="Hyperlink"/>
            <w:rFonts w:hint="cs"/>
            <w:rtl/>
          </w:rPr>
          <w:t>סדרות אנימה לפי שנים</w:t>
        </w:r>
      </w:hyperlink>
    </w:p>
    <w:p w14:paraId="3DD4C740" w14:textId="1FB1FD9E" w:rsidR="00120C80" w:rsidRDefault="00120C80" w:rsidP="00BB3F1F">
      <w:pPr>
        <w:rPr>
          <w:rtl/>
        </w:rPr>
      </w:pPr>
      <w:r>
        <w:rPr>
          <w:rFonts w:hint="cs"/>
          <w:rtl/>
        </w:rPr>
        <w:t>]</w:t>
      </w:r>
    </w:p>
    <w:p w14:paraId="7B26853E" w14:textId="5D9263E9" w:rsidR="00C16A9F" w:rsidRPr="00304838" w:rsidRDefault="003007BE" w:rsidP="00BB3F1F">
      <w:pPr>
        <w:rPr>
          <w:rtl/>
        </w:rPr>
      </w:pPr>
      <w:bookmarkStart w:id="238" w:name="_Hlk526268619"/>
      <w:r>
        <w:rPr>
          <w:rFonts w:hint="cs"/>
          <w:rtl/>
        </w:rPr>
        <w:t xml:space="preserve">לאחר </w:t>
      </w:r>
      <w:r w:rsidR="00FC6403">
        <w:rPr>
          <w:rFonts w:hint="cs"/>
          <w:rtl/>
        </w:rPr>
        <w:t>ה</w:t>
      </w:r>
      <w:r w:rsidR="00D61C3D" w:rsidRPr="00D61C3D">
        <w:rPr>
          <w:rFonts w:cs="Times New Roman"/>
          <w:rtl/>
        </w:rPr>
        <w:t xml:space="preserve">הופעה </w:t>
      </w:r>
      <w:r w:rsidR="00FC6403">
        <w:rPr>
          <w:rFonts w:cs="Times New Roman" w:hint="cs"/>
          <w:rtl/>
        </w:rPr>
        <w:t>ה</w:t>
      </w:r>
      <w:r w:rsidR="00D61C3D" w:rsidRPr="00D61C3D">
        <w:rPr>
          <w:rFonts w:cs="Times New Roman"/>
          <w:rtl/>
        </w:rPr>
        <w:t>זו</w:t>
      </w:r>
      <w:r w:rsidR="00D61C3D">
        <w:rPr>
          <w:rFonts w:cs="Times New Roman" w:hint="cs"/>
          <w:rtl/>
        </w:rPr>
        <w:t xml:space="preserve"> </w:t>
      </w:r>
      <w:r>
        <w:rPr>
          <w:rFonts w:hint="cs"/>
          <w:rtl/>
        </w:rPr>
        <w:t>נ</w:t>
      </w:r>
      <w:r w:rsidR="00FC6403">
        <w:rPr>
          <w:rFonts w:hint="cs"/>
          <w:rtl/>
        </w:rPr>
        <w:t>י</w:t>
      </w:r>
      <w:r>
        <w:rPr>
          <w:rFonts w:hint="cs"/>
          <w:rtl/>
        </w:rPr>
        <w:t>גנו שתי הבנות, ו</w:t>
      </w:r>
      <w:r w:rsidR="003F77CE">
        <w:rPr>
          <w:rFonts w:hint="cs"/>
          <w:rtl/>
        </w:rPr>
        <w:t xml:space="preserve">בינתיים </w:t>
      </w:r>
      <w:r w:rsidR="00643F79">
        <w:rPr>
          <w:rFonts w:hint="cs"/>
          <w:rtl/>
        </w:rPr>
        <w:t>מאחורי הקלעים, בחדר המחומם יתר</w:t>
      </w:r>
      <w:r w:rsidR="00FC6403">
        <w:rPr>
          <w:rFonts w:hint="cs"/>
          <w:rtl/>
        </w:rPr>
        <w:t xml:space="preserve"> </w:t>
      </w:r>
      <w:r w:rsidR="00643F79">
        <w:rPr>
          <w:rFonts w:hint="cs"/>
          <w:rtl/>
        </w:rPr>
        <w:t xml:space="preserve">על המידה, </w:t>
      </w:r>
      <w:r w:rsidR="00914506">
        <w:rPr>
          <w:rFonts w:hint="cs"/>
          <w:rtl/>
        </w:rPr>
        <w:t>תיאו</w:t>
      </w:r>
      <w:r w:rsidR="003F77CE">
        <w:rPr>
          <w:rFonts w:hint="cs"/>
          <w:rtl/>
        </w:rPr>
        <w:t xml:space="preserve"> </w:t>
      </w:r>
      <w:r w:rsidR="002F7678">
        <w:rPr>
          <w:rFonts w:hint="cs"/>
          <w:rtl/>
        </w:rPr>
        <w:t>המתי</w:t>
      </w:r>
      <w:r w:rsidR="00914506">
        <w:rPr>
          <w:rFonts w:hint="cs"/>
          <w:rtl/>
        </w:rPr>
        <w:t>ן</w:t>
      </w:r>
      <w:r w:rsidR="002F7678">
        <w:rPr>
          <w:rFonts w:hint="cs"/>
          <w:rtl/>
        </w:rPr>
        <w:t xml:space="preserve"> </w:t>
      </w:r>
      <w:r w:rsidR="00643F79">
        <w:rPr>
          <w:rFonts w:hint="cs"/>
          <w:rtl/>
        </w:rPr>
        <w:t>לקראת חלקו העיקרי של הקונצרט</w:t>
      </w:r>
      <w:r w:rsidR="00914506">
        <w:rPr>
          <w:rFonts w:hint="cs"/>
          <w:rtl/>
        </w:rPr>
        <w:t xml:space="preserve"> שלו</w:t>
      </w:r>
      <w:r w:rsidR="00643F79">
        <w:rPr>
          <w:rFonts w:hint="cs"/>
          <w:rtl/>
        </w:rPr>
        <w:t xml:space="preserve">. </w:t>
      </w:r>
    </w:p>
    <w:bookmarkEnd w:id="238"/>
    <w:p w14:paraId="0FD2A5FF" w14:textId="4F95969C" w:rsidR="00DD0E17" w:rsidRPr="00F1681B" w:rsidRDefault="00DD0E17" w:rsidP="0031464C">
      <w:pPr>
        <w:rPr>
          <w:rtl/>
        </w:rPr>
      </w:pPr>
      <w:r w:rsidRPr="00F1681B">
        <w:rPr>
          <w:rtl/>
        </w:rPr>
        <w:t xml:space="preserve">"הלכת </w:t>
      </w:r>
      <w:r w:rsidR="00FC6403">
        <w:rPr>
          <w:rFonts w:hint="cs"/>
          <w:rtl/>
        </w:rPr>
        <w:t xml:space="preserve">אי </w:t>
      </w:r>
      <w:r w:rsidRPr="00F1681B">
        <w:rPr>
          <w:rFonts w:hint="eastAsia"/>
          <w:rtl/>
        </w:rPr>
        <w:t>פעם</w:t>
      </w:r>
      <w:r w:rsidRPr="00F1681B">
        <w:rPr>
          <w:rtl/>
        </w:rPr>
        <w:t xml:space="preserve"> </w:t>
      </w:r>
      <w:r w:rsidRPr="00F1681B">
        <w:rPr>
          <w:rFonts w:hint="eastAsia"/>
          <w:rtl/>
        </w:rPr>
        <w:t>אחורה</w:t>
      </w:r>
      <w:r w:rsidRPr="00F1681B">
        <w:rPr>
          <w:rtl/>
        </w:rPr>
        <w:t xml:space="preserve">, </w:t>
      </w:r>
      <w:r w:rsidRPr="00F1681B">
        <w:rPr>
          <w:rFonts w:hint="eastAsia"/>
          <w:rtl/>
        </w:rPr>
        <w:t>אלכס</w:t>
      </w:r>
      <w:r w:rsidRPr="00F1681B">
        <w:rPr>
          <w:rtl/>
        </w:rPr>
        <w:t>?"</w:t>
      </w:r>
      <w:r w:rsidR="00B51585">
        <w:rPr>
          <w:rFonts w:hint="cs"/>
          <w:rtl/>
        </w:rPr>
        <w:t xml:space="preserve"> תיאו </w:t>
      </w:r>
      <w:r w:rsidR="00D61C3D">
        <w:rPr>
          <w:rFonts w:hint="cs"/>
          <w:rtl/>
        </w:rPr>
        <w:t>חקר</w:t>
      </w:r>
      <w:r w:rsidR="005340B0">
        <w:rPr>
          <w:rFonts w:hint="cs"/>
          <w:rtl/>
        </w:rPr>
        <w:t xml:space="preserve"> </w:t>
      </w:r>
      <w:r w:rsidR="00B51585">
        <w:rPr>
          <w:rFonts w:hint="cs"/>
          <w:rtl/>
        </w:rPr>
        <w:t>ממעמקי חליפתו השחורה.</w:t>
      </w:r>
    </w:p>
    <w:p w14:paraId="1F36CE87" w14:textId="77777777" w:rsidR="00DD0E17" w:rsidRPr="00F1681B" w:rsidRDefault="00DD0E17" w:rsidP="00DD0E17">
      <w:pPr>
        <w:rPr>
          <w:rtl/>
        </w:rPr>
      </w:pPr>
      <w:r w:rsidRPr="00F1681B">
        <w:rPr>
          <w:rtl/>
        </w:rPr>
        <w:t>"מה?"</w:t>
      </w:r>
    </w:p>
    <w:p w14:paraId="149DCEF0" w14:textId="00307201" w:rsidR="00DD0E17" w:rsidRPr="00DD0E17" w:rsidRDefault="00DD0E17" w:rsidP="00BB3F1F">
      <w:pPr>
        <w:rPr>
          <w:rtl/>
        </w:rPr>
      </w:pPr>
      <w:r w:rsidRPr="00F1681B">
        <w:rPr>
          <w:rtl/>
        </w:rPr>
        <w:t>"ת</w:t>
      </w:r>
      <w:r w:rsidR="00BB3F1F">
        <w:rPr>
          <w:rFonts w:hint="cs"/>
          <w:rtl/>
        </w:rPr>
        <w:t>י</w:t>
      </w:r>
      <w:r w:rsidRPr="00F1681B">
        <w:rPr>
          <w:rtl/>
        </w:rPr>
        <w:t xml:space="preserve">זכר </w:t>
      </w:r>
      <w:r w:rsidRPr="00F1681B">
        <w:rPr>
          <w:rFonts w:hint="eastAsia"/>
          <w:rtl/>
        </w:rPr>
        <w:t>בילדות</w:t>
      </w:r>
      <w:r w:rsidRPr="00F1681B">
        <w:rPr>
          <w:rtl/>
        </w:rPr>
        <w:t xml:space="preserve"> </w:t>
      </w:r>
      <w:r w:rsidRPr="00F1681B">
        <w:rPr>
          <w:rFonts w:hint="eastAsia"/>
          <w:rtl/>
        </w:rPr>
        <w:t>שלך</w:t>
      </w:r>
      <w:r w:rsidRPr="00F1681B">
        <w:rPr>
          <w:rtl/>
        </w:rPr>
        <w:t xml:space="preserve">, </w:t>
      </w:r>
      <w:r w:rsidRPr="00F1681B">
        <w:rPr>
          <w:rFonts w:hint="eastAsia"/>
          <w:rtl/>
        </w:rPr>
        <w:t>הלכת</w:t>
      </w:r>
      <w:r w:rsidRPr="00F1681B">
        <w:rPr>
          <w:rtl/>
        </w:rPr>
        <w:t xml:space="preserve"> </w:t>
      </w:r>
      <w:r w:rsidRPr="00F1681B">
        <w:rPr>
          <w:rFonts w:hint="eastAsia"/>
          <w:rtl/>
        </w:rPr>
        <w:t>פעם</w:t>
      </w:r>
      <w:r w:rsidRPr="00F1681B">
        <w:rPr>
          <w:rtl/>
        </w:rPr>
        <w:t xml:space="preserve"> </w:t>
      </w:r>
      <w:r w:rsidRPr="00F1681B">
        <w:rPr>
          <w:rFonts w:hint="eastAsia"/>
          <w:rtl/>
        </w:rPr>
        <w:t>אחורה</w:t>
      </w:r>
      <w:r w:rsidRPr="00F1681B">
        <w:rPr>
          <w:rtl/>
        </w:rPr>
        <w:t xml:space="preserve"> </w:t>
      </w:r>
      <w:r w:rsidRPr="00F1681B">
        <w:rPr>
          <w:rFonts w:hint="eastAsia"/>
          <w:rtl/>
        </w:rPr>
        <w:t>בילדות</w:t>
      </w:r>
      <w:r w:rsidRPr="00F1681B">
        <w:rPr>
          <w:rtl/>
        </w:rPr>
        <w:t xml:space="preserve"> </w:t>
      </w:r>
      <w:r w:rsidRPr="00F1681B">
        <w:rPr>
          <w:rFonts w:hint="eastAsia"/>
          <w:rtl/>
        </w:rPr>
        <w:t>שלך</w:t>
      </w:r>
      <w:r w:rsidRPr="00F1681B">
        <w:rPr>
          <w:rtl/>
        </w:rPr>
        <w:t>?"</w:t>
      </w:r>
    </w:p>
    <w:p w14:paraId="05188204" w14:textId="014B16BD" w:rsidR="00DD0E17" w:rsidRDefault="00DD0E17" w:rsidP="00DD0E17">
      <w:pPr>
        <w:rPr>
          <w:rtl/>
        </w:rPr>
      </w:pPr>
      <w:r w:rsidRPr="002B6616">
        <w:rPr>
          <w:rFonts w:hint="cs"/>
          <w:rtl/>
        </w:rPr>
        <w:lastRenderedPageBreak/>
        <w:t>"תיאו, די,</w:t>
      </w:r>
      <w:r w:rsidRPr="00DD0E17">
        <w:rPr>
          <w:rtl/>
        </w:rPr>
        <w:t xml:space="preserve"> שב בשקט," האם </w:t>
      </w:r>
      <w:r w:rsidR="0031464C">
        <w:rPr>
          <w:rFonts w:hint="cs"/>
          <w:rtl/>
        </w:rPr>
        <w:t>היסתה</w:t>
      </w:r>
      <w:r w:rsidRPr="00DD0E17">
        <w:rPr>
          <w:rtl/>
        </w:rPr>
        <w:t>, "תרגילי נשימה."</w:t>
      </w:r>
    </w:p>
    <w:p w14:paraId="1840891B" w14:textId="7D2A981A" w:rsidR="00A83013" w:rsidRDefault="00BB3F1F" w:rsidP="0031464C">
      <w:pPr>
        <w:rPr>
          <w:rtl/>
        </w:rPr>
      </w:pPr>
      <w:r>
        <w:rPr>
          <w:rFonts w:hint="cs"/>
          <w:rtl/>
        </w:rPr>
        <w:t>"</w:t>
      </w:r>
      <w:r w:rsidR="00D61C3D">
        <w:rPr>
          <w:rFonts w:hint="cs"/>
          <w:rtl/>
        </w:rPr>
        <w:t>ת</w:t>
      </w:r>
      <w:r w:rsidR="00C16A9F">
        <w:rPr>
          <w:rFonts w:hint="cs"/>
          <w:rtl/>
        </w:rPr>
        <w:t>שיר לי מנגינה</w:t>
      </w:r>
      <w:r w:rsidR="004B5B4A">
        <w:rPr>
          <w:rFonts w:hint="cs"/>
          <w:rtl/>
        </w:rPr>
        <w:t>," תיאו</w:t>
      </w:r>
      <w:r w:rsidR="00C16A9F">
        <w:rPr>
          <w:rFonts w:hint="cs"/>
          <w:rtl/>
        </w:rPr>
        <w:t xml:space="preserve"> ביקש, מ</w:t>
      </w:r>
      <w:r w:rsidR="00A83013">
        <w:rPr>
          <w:rFonts w:hint="cs"/>
          <w:rtl/>
        </w:rPr>
        <w:t>שתדל לא להתגרד. וילונות קטיפה כבדים כיסו את קירות החדר, ו</w:t>
      </w:r>
      <w:r w:rsidR="0031464C">
        <w:rPr>
          <w:rFonts w:hint="cs"/>
          <w:rtl/>
        </w:rPr>
        <w:t>הוא</w:t>
      </w:r>
      <w:r w:rsidR="00A83013">
        <w:rPr>
          <w:rFonts w:hint="cs"/>
          <w:rtl/>
        </w:rPr>
        <w:t xml:space="preserve"> היה חסר מנוח.</w:t>
      </w:r>
    </w:p>
    <w:p w14:paraId="7ED88661" w14:textId="77777777" w:rsidR="00C16A9F" w:rsidRDefault="00C16A9F" w:rsidP="00A83013">
      <w:pPr>
        <w:rPr>
          <w:rtl/>
        </w:rPr>
      </w:pPr>
      <w:r>
        <w:rPr>
          <w:rFonts w:hint="cs"/>
          <w:rtl/>
        </w:rPr>
        <w:t>"אני יכול לשיר לך שיר."</w:t>
      </w:r>
    </w:p>
    <w:p w14:paraId="53A83292" w14:textId="2AD42B89" w:rsidR="00C16A9F" w:rsidRDefault="00EA20EA" w:rsidP="00BB3F1F">
      <w:pPr>
        <w:rPr>
          <w:rtl/>
        </w:rPr>
      </w:pPr>
      <w:r>
        <w:rPr>
          <w:rFonts w:hint="cs"/>
          <w:rtl/>
        </w:rPr>
        <w:t xml:space="preserve">"אבל בלי מילים," </w:t>
      </w:r>
      <w:r w:rsidR="00BB3F1F">
        <w:rPr>
          <w:rFonts w:hint="cs"/>
          <w:rtl/>
        </w:rPr>
        <w:t>תיאו</w:t>
      </w:r>
      <w:r w:rsidR="00A83013">
        <w:rPr>
          <w:rFonts w:hint="cs"/>
          <w:rtl/>
        </w:rPr>
        <w:t xml:space="preserve"> קפץ וריקד ו</w:t>
      </w:r>
      <w:r w:rsidR="00BB3F1F">
        <w:rPr>
          <w:rFonts w:hint="cs"/>
          <w:rtl/>
        </w:rPr>
        <w:t xml:space="preserve">בוודאי </w:t>
      </w:r>
      <w:r w:rsidR="0050326F">
        <w:rPr>
          <w:rFonts w:hint="cs"/>
          <w:rtl/>
        </w:rPr>
        <w:t xml:space="preserve">היה </w:t>
      </w:r>
      <w:r w:rsidR="00A83013">
        <w:rPr>
          <w:rFonts w:hint="cs"/>
          <w:rtl/>
        </w:rPr>
        <w:t>מטפס על ה</w:t>
      </w:r>
      <w:r w:rsidR="005A6C9B">
        <w:rPr>
          <w:rFonts w:hint="cs"/>
          <w:rtl/>
        </w:rPr>
        <w:t>ו</w:t>
      </w:r>
      <w:r w:rsidR="00A83013">
        <w:rPr>
          <w:rFonts w:hint="cs"/>
          <w:rtl/>
        </w:rPr>
        <w:t>וילונות אלמלא מבטה החמור של אימו</w:t>
      </w:r>
      <w:r w:rsidR="008C71AD">
        <w:rPr>
          <w:rFonts w:hint="cs"/>
          <w:rtl/>
        </w:rPr>
        <w:t xml:space="preserve"> </w:t>
      </w:r>
      <w:r w:rsidR="008C71AD">
        <w:rPr>
          <w:rtl/>
        </w:rPr>
        <w:t>–</w:t>
      </w:r>
      <w:r w:rsidR="00A83013">
        <w:rPr>
          <w:rFonts w:hint="cs"/>
          <w:rtl/>
        </w:rPr>
        <w:t xml:space="preserve"> </w:t>
      </w:r>
      <w:r w:rsidR="004B5B4A">
        <w:rPr>
          <w:rFonts w:hint="cs"/>
          <w:rtl/>
        </w:rPr>
        <w:t>נותרו פחות מעשרים דקות</w:t>
      </w:r>
      <w:r w:rsidR="00E605F3">
        <w:rPr>
          <w:rFonts w:hint="cs"/>
          <w:rtl/>
        </w:rPr>
        <w:t>[</w:t>
      </w:r>
      <w:r w:rsidR="004B5B4A">
        <w:rPr>
          <w:rFonts w:hint="cs"/>
          <w:rtl/>
        </w:rPr>
        <w:t>, הוא</w:t>
      </w:r>
      <w:r w:rsidR="00DC1C0F">
        <w:rPr>
          <w:rFonts w:hint="cs"/>
          <w:rtl/>
        </w:rPr>
        <w:t xml:space="preserve"> [היה אמור לעלות</w:t>
      </w:r>
      <w:r w:rsidR="00A83013">
        <w:rPr>
          <w:rFonts w:hint="cs"/>
          <w:rtl/>
        </w:rPr>
        <w:t xml:space="preserve"> </w:t>
      </w:r>
      <w:r w:rsidR="004B5B4A">
        <w:rPr>
          <w:rFonts w:hint="cs"/>
          <w:rtl/>
        </w:rPr>
        <w:t>אחרי]</w:t>
      </w:r>
      <w:r w:rsidR="00A83013">
        <w:rPr>
          <w:rFonts w:hint="cs"/>
          <w:rtl/>
        </w:rPr>
        <w:t xml:space="preserve"> נועד לעלות</w:t>
      </w:r>
      <w:r w:rsidR="007B154A">
        <w:rPr>
          <w:rFonts w:hint="cs"/>
          <w:rtl/>
        </w:rPr>
        <w:t xml:space="preserve"> לבמה</w:t>
      </w:r>
      <w:r w:rsidR="00A83013">
        <w:rPr>
          <w:rFonts w:hint="cs"/>
          <w:rtl/>
        </w:rPr>
        <w:t xml:space="preserve"> בתום</w:t>
      </w:r>
      <w:r>
        <w:rPr>
          <w:rFonts w:hint="cs"/>
          <w:rtl/>
        </w:rPr>
        <w:t xml:space="preserve"> ההפסקה</w:t>
      </w:r>
      <w:r w:rsidR="00E605F3">
        <w:rPr>
          <w:rFonts w:hint="cs"/>
          <w:rtl/>
        </w:rPr>
        <w:t>]</w:t>
      </w:r>
      <w:r>
        <w:rPr>
          <w:rFonts w:hint="cs"/>
          <w:rtl/>
        </w:rPr>
        <w:t>.</w:t>
      </w:r>
    </w:p>
    <w:p w14:paraId="484A5E72" w14:textId="662D7666" w:rsidR="000223B4" w:rsidRDefault="000223B4" w:rsidP="007D1755">
      <w:pPr>
        <w:rPr>
          <w:rtl/>
        </w:rPr>
      </w:pPr>
      <w:r>
        <w:rPr>
          <w:rFonts w:hint="cs"/>
          <w:rtl/>
        </w:rPr>
        <w:t>ה</w:t>
      </w:r>
      <w:r w:rsidR="00C577B7">
        <w:rPr>
          <w:rFonts w:hint="cs"/>
          <w:rtl/>
        </w:rPr>
        <w:t>מארחת</w:t>
      </w:r>
      <w:r>
        <w:rPr>
          <w:rFonts w:hint="cs"/>
          <w:rtl/>
        </w:rPr>
        <w:t xml:space="preserve"> היפנית ש</w:t>
      </w:r>
      <w:r w:rsidR="007D1755">
        <w:rPr>
          <w:rFonts w:hint="cs"/>
          <w:rtl/>
        </w:rPr>
        <w:t>עקבה אחריהם</w:t>
      </w:r>
      <w:r>
        <w:rPr>
          <w:rFonts w:hint="cs"/>
          <w:rtl/>
        </w:rPr>
        <w:t xml:space="preserve"> במבטה הצטחקה.</w:t>
      </w:r>
    </w:p>
    <w:p w14:paraId="68160F8E" w14:textId="4183EEED" w:rsidR="008C73BD" w:rsidRDefault="008C73BD" w:rsidP="005340B0">
      <w:pPr>
        <w:rPr>
          <w:rtl/>
        </w:rPr>
      </w:pPr>
      <w:r>
        <w:rPr>
          <w:rFonts w:hint="cs"/>
          <w:rtl/>
        </w:rPr>
        <w:t>"אני רוצה שיר כזה ש</w:t>
      </w:r>
      <w:r w:rsidR="005340B0">
        <w:rPr>
          <w:rFonts w:hint="cs"/>
          <w:rtl/>
        </w:rPr>
        <w:t xml:space="preserve">יש </w:t>
      </w:r>
      <w:r>
        <w:rPr>
          <w:rFonts w:hint="cs"/>
          <w:rtl/>
        </w:rPr>
        <w:t xml:space="preserve">בו רק </w:t>
      </w:r>
      <w:r w:rsidR="001C5A04">
        <w:rPr>
          <w:rFonts w:hint="cs"/>
          <w:rtl/>
        </w:rPr>
        <w:t>מוזיקה</w:t>
      </w:r>
      <w:r w:rsidR="004B5B4A">
        <w:rPr>
          <w:rFonts w:hint="cs"/>
          <w:rtl/>
        </w:rPr>
        <w:t>,</w:t>
      </w:r>
      <w:r w:rsidR="005340B0">
        <w:rPr>
          <w:rFonts w:hint="cs"/>
          <w:rtl/>
        </w:rPr>
        <w:t xml:space="preserve"> בלי</w:t>
      </w:r>
      <w:r w:rsidR="004B5B4A">
        <w:rPr>
          <w:rFonts w:hint="cs"/>
          <w:rtl/>
        </w:rPr>
        <w:t xml:space="preserve"> מילים שעושות ב</w:t>
      </w:r>
      <w:r w:rsidR="001C5A04">
        <w:rPr>
          <w:rFonts w:hint="cs"/>
          <w:rtl/>
        </w:rPr>
        <w:t>מוזיקה</w:t>
      </w:r>
      <w:r w:rsidR="004B5B4A">
        <w:rPr>
          <w:rFonts w:hint="cs"/>
          <w:rtl/>
        </w:rPr>
        <w:t xml:space="preserve"> כתמים</w:t>
      </w:r>
      <w:r>
        <w:rPr>
          <w:rFonts w:hint="cs"/>
          <w:rtl/>
        </w:rPr>
        <w:t>."</w:t>
      </w:r>
    </w:p>
    <w:p w14:paraId="315FBA1D" w14:textId="362982F8" w:rsidR="00894F78" w:rsidRDefault="00894F78" w:rsidP="00C608CF">
      <w:pPr>
        <w:rPr>
          <w:rtl/>
        </w:rPr>
      </w:pPr>
      <w:r>
        <w:rPr>
          <w:rFonts w:hint="cs"/>
          <w:rtl/>
        </w:rPr>
        <w:t>"</w:t>
      </w:r>
      <w:r w:rsidR="005E1F75">
        <w:rPr>
          <w:rFonts w:hint="cs"/>
          <w:rtl/>
        </w:rPr>
        <w:t xml:space="preserve">הבלים," </w:t>
      </w:r>
      <w:r w:rsidR="00C608CF">
        <w:rPr>
          <w:rFonts w:hint="cs"/>
          <w:rtl/>
        </w:rPr>
        <w:t>קבעה</w:t>
      </w:r>
      <w:r w:rsidR="002F7678">
        <w:rPr>
          <w:rFonts w:hint="cs"/>
          <w:rtl/>
        </w:rPr>
        <w:t xml:space="preserve"> </w:t>
      </w:r>
      <w:r w:rsidR="005E1F75">
        <w:rPr>
          <w:rFonts w:hint="cs"/>
          <w:rtl/>
        </w:rPr>
        <w:t>אימם</w:t>
      </w:r>
      <w:r w:rsidR="0097512D">
        <w:rPr>
          <w:rFonts w:hint="cs"/>
          <w:rtl/>
        </w:rPr>
        <w:t xml:space="preserve"> בחומרה</w:t>
      </w:r>
      <w:r w:rsidR="008C73BD">
        <w:rPr>
          <w:rFonts w:hint="cs"/>
          <w:rtl/>
        </w:rPr>
        <w:t>, "המילים לא מפחיתות מה</w:t>
      </w:r>
      <w:r w:rsidR="001C5A04">
        <w:rPr>
          <w:rFonts w:hint="cs"/>
          <w:rtl/>
        </w:rPr>
        <w:t>מוזיקה</w:t>
      </w:r>
      <w:r w:rsidR="008C73BD">
        <w:rPr>
          <w:rFonts w:hint="cs"/>
          <w:rtl/>
        </w:rPr>
        <w:t xml:space="preserve"> </w:t>
      </w:r>
      <w:r w:rsidR="008C73BD">
        <w:rPr>
          <w:rtl/>
        </w:rPr>
        <w:t>–</w:t>
      </w:r>
      <w:r w:rsidR="008C73BD">
        <w:rPr>
          <w:rFonts w:hint="cs"/>
          <w:rtl/>
        </w:rPr>
        <w:t xml:space="preserve"> </w:t>
      </w:r>
      <w:r>
        <w:rPr>
          <w:rFonts w:hint="cs"/>
          <w:rtl/>
        </w:rPr>
        <w:t>הן מקנות את המשמעות, הן מאפיינות את העולם."</w:t>
      </w:r>
    </w:p>
    <w:p w14:paraId="4073CA38" w14:textId="114CE1D7" w:rsidR="002440A7" w:rsidRDefault="00894F78" w:rsidP="001B4D17">
      <w:pPr>
        <w:rPr>
          <w:rtl/>
        </w:rPr>
      </w:pPr>
      <w:r>
        <w:rPr>
          <w:rFonts w:hint="cs"/>
          <w:rtl/>
        </w:rPr>
        <w:t xml:space="preserve">"המילים מחלקות," </w:t>
      </w:r>
      <w:r w:rsidR="00914506">
        <w:rPr>
          <w:rFonts w:hint="cs"/>
          <w:rtl/>
        </w:rPr>
        <w:t xml:space="preserve">הביע </w:t>
      </w:r>
      <w:r>
        <w:rPr>
          <w:rFonts w:hint="cs"/>
          <w:rtl/>
        </w:rPr>
        <w:t xml:space="preserve">תיאו </w:t>
      </w:r>
      <w:r w:rsidR="00756B0A">
        <w:rPr>
          <w:rFonts w:hint="cs"/>
          <w:rtl/>
        </w:rPr>
        <w:t xml:space="preserve">את </w:t>
      </w:r>
      <w:r w:rsidR="00914506">
        <w:rPr>
          <w:rFonts w:hint="cs"/>
          <w:rtl/>
        </w:rPr>
        <w:t>דעתו תוך</w:t>
      </w:r>
      <w:r>
        <w:rPr>
          <w:rFonts w:hint="cs"/>
          <w:rtl/>
        </w:rPr>
        <w:t xml:space="preserve"> </w:t>
      </w:r>
      <w:r w:rsidR="00914506">
        <w:rPr>
          <w:rFonts w:hint="cs"/>
          <w:rtl/>
        </w:rPr>
        <w:t>ש</w:t>
      </w:r>
      <w:r>
        <w:rPr>
          <w:rFonts w:hint="cs"/>
          <w:rtl/>
        </w:rPr>
        <w:t xml:space="preserve">דילג מעל </w:t>
      </w:r>
      <w:r w:rsidR="005A6C9B">
        <w:rPr>
          <w:rFonts w:hint="cs"/>
          <w:rtl/>
        </w:rPr>
        <w:t>ה</w:t>
      </w:r>
      <w:r>
        <w:rPr>
          <w:rFonts w:hint="cs"/>
          <w:rtl/>
        </w:rPr>
        <w:t>שול</w:t>
      </w:r>
      <w:r w:rsidR="002440A7">
        <w:rPr>
          <w:rFonts w:hint="cs"/>
          <w:rtl/>
        </w:rPr>
        <w:t>חן הנמוך</w:t>
      </w:r>
      <w:r w:rsidR="00914506">
        <w:rPr>
          <w:rFonts w:hint="cs"/>
          <w:rtl/>
        </w:rPr>
        <w:t xml:space="preserve"> וה</w:t>
      </w:r>
      <w:r w:rsidR="002440A7">
        <w:rPr>
          <w:rFonts w:hint="cs"/>
          <w:rtl/>
        </w:rPr>
        <w:t>פיל כמה בקבוקי מים, "</w:t>
      </w:r>
      <w:r w:rsidR="00973459">
        <w:rPr>
          <w:rFonts w:hint="cs"/>
          <w:rtl/>
        </w:rPr>
        <w:t xml:space="preserve">אבל </w:t>
      </w:r>
      <w:r w:rsidR="002440A7">
        <w:rPr>
          <w:rFonts w:hint="cs"/>
          <w:rtl/>
        </w:rPr>
        <w:t>ה</w:t>
      </w:r>
      <w:r w:rsidR="001C5A04">
        <w:rPr>
          <w:rFonts w:hint="cs"/>
          <w:rtl/>
        </w:rPr>
        <w:t>מוזיקה</w:t>
      </w:r>
      <w:r w:rsidR="002440A7">
        <w:rPr>
          <w:rFonts w:hint="cs"/>
          <w:rtl/>
        </w:rPr>
        <w:t xml:space="preserve"> מחברת ביחד."</w:t>
      </w:r>
    </w:p>
    <w:p w14:paraId="35219E76" w14:textId="63CCC050" w:rsidR="002440A7" w:rsidRPr="00CD067C" w:rsidRDefault="002440A7" w:rsidP="002440A7">
      <w:pPr>
        <w:rPr>
          <w:rtl/>
        </w:rPr>
      </w:pPr>
      <w:r>
        <w:rPr>
          <w:rFonts w:hint="cs"/>
          <w:rtl/>
        </w:rPr>
        <w:t xml:space="preserve">אלכס הרים את הבקבוקים והחל לשיר </w:t>
      </w:r>
      <w:r>
        <w:rPr>
          <w:rtl/>
        </w:rPr>
        <w:t>–</w:t>
      </w:r>
      <w:r>
        <w:rPr>
          <w:rFonts w:hint="cs"/>
          <w:rtl/>
        </w:rPr>
        <w:t xml:space="preserve"> </w:t>
      </w:r>
      <w:r w:rsidR="005A6C9B">
        <w:rPr>
          <w:rFonts w:hint="cs"/>
          <w:rtl/>
        </w:rPr>
        <w:t>"</w:t>
      </w:r>
      <w:r w:rsidRPr="00CD067C">
        <w:rPr>
          <w:rtl/>
        </w:rPr>
        <w:t>מֶמֶרְיָוָוה פָּרָיָוָוה</w:t>
      </w:r>
      <w:r>
        <w:rPr>
          <w:rFonts w:hint="cs"/>
          <w:rtl/>
        </w:rPr>
        <w:t>...</w:t>
      </w:r>
      <w:r w:rsidR="005A6C9B">
        <w:rPr>
          <w:rFonts w:hint="cs"/>
          <w:rtl/>
        </w:rPr>
        <w:t xml:space="preserve">" </w:t>
      </w:r>
      <w:r w:rsidR="005A6C9B">
        <w:rPr>
          <w:rtl/>
        </w:rPr>
        <w:t>–</w:t>
      </w:r>
      <w:r w:rsidR="005A6C9B">
        <w:rPr>
          <w:rFonts w:hint="cs"/>
          <w:rtl/>
        </w:rPr>
        <w:t xml:space="preserve"> ו</w:t>
      </w:r>
      <w:r>
        <w:rPr>
          <w:rFonts w:hint="cs"/>
          <w:rtl/>
        </w:rPr>
        <w:t>תיאו השתתק והתיישב בשקט.</w:t>
      </w:r>
    </w:p>
    <w:p w14:paraId="65C8DFB8" w14:textId="5FC9A70E" w:rsidR="00894F78" w:rsidRDefault="002440A7" w:rsidP="001B4D17">
      <w:pPr>
        <w:rPr>
          <w:rtl/>
        </w:rPr>
      </w:pPr>
      <w:r>
        <w:rPr>
          <w:rFonts w:hint="cs"/>
          <w:rtl/>
        </w:rPr>
        <w:t>"זה שיר בה</w:t>
      </w:r>
      <w:r w:rsidR="005E1F75">
        <w:rPr>
          <w:rFonts w:hint="cs"/>
          <w:rtl/>
        </w:rPr>
        <w:t xml:space="preserve">אוסה," האם </w:t>
      </w:r>
      <w:r w:rsidR="005E1F75" w:rsidRPr="00973933">
        <w:rPr>
          <w:rFonts w:hint="eastAsia"/>
          <w:highlight w:val="red"/>
          <w:rtl/>
        </w:rPr>
        <w:t>יידעה</w:t>
      </w:r>
      <w:r w:rsidR="005E1F75">
        <w:rPr>
          <w:rFonts w:hint="cs"/>
          <w:rtl/>
        </w:rPr>
        <w:t xml:space="preserve"> אותם</w:t>
      </w:r>
      <w:r w:rsidR="008C73BD">
        <w:rPr>
          <w:rFonts w:hint="cs"/>
          <w:rtl/>
        </w:rPr>
        <w:t xml:space="preserve"> בתום השיר</w:t>
      </w:r>
      <w:r>
        <w:rPr>
          <w:rFonts w:hint="cs"/>
          <w:rtl/>
        </w:rPr>
        <w:t xml:space="preserve">. "המילים נשמעות לך כמו </w:t>
      </w:r>
      <w:r w:rsidR="001C5A04">
        <w:rPr>
          <w:rFonts w:hint="cs"/>
          <w:rtl/>
        </w:rPr>
        <w:t>מוזיקה</w:t>
      </w:r>
      <w:r>
        <w:rPr>
          <w:rFonts w:hint="cs"/>
          <w:rtl/>
        </w:rPr>
        <w:t xml:space="preserve"> כי אתה</w:t>
      </w:r>
      <w:r w:rsidR="001B4D17" w:rsidRPr="001B4D17">
        <w:rPr>
          <w:rFonts w:hint="cs"/>
          <w:rtl/>
        </w:rPr>
        <w:t xml:space="preserve"> </w:t>
      </w:r>
      <w:r w:rsidR="001B4D17">
        <w:rPr>
          <w:rFonts w:hint="cs"/>
          <w:rtl/>
        </w:rPr>
        <w:t>לא מבין אות</w:t>
      </w:r>
      <w:r>
        <w:rPr>
          <w:rFonts w:hint="cs"/>
          <w:rtl/>
        </w:rPr>
        <w:t>ן."</w:t>
      </w:r>
    </w:p>
    <w:p w14:paraId="663B814A" w14:textId="77777777" w:rsidR="002440A7" w:rsidRDefault="002440A7" w:rsidP="002440A7">
      <w:pPr>
        <w:rPr>
          <w:rtl/>
        </w:rPr>
      </w:pPr>
      <w:r>
        <w:rPr>
          <w:rFonts w:hint="cs"/>
          <w:rtl/>
        </w:rPr>
        <w:t>"</w:t>
      </w:r>
      <w:r w:rsidR="007F1A0E">
        <w:rPr>
          <w:rFonts w:hint="cs"/>
          <w:rtl/>
        </w:rPr>
        <w:t xml:space="preserve">האוסה? </w:t>
      </w:r>
      <w:r w:rsidR="00453794">
        <w:rPr>
          <w:rFonts w:hint="cs"/>
          <w:rtl/>
        </w:rPr>
        <w:t>איזו שפה זאת?"</w:t>
      </w:r>
    </w:p>
    <w:p w14:paraId="13DBDFDC" w14:textId="117E5A57" w:rsidR="00453794" w:rsidRPr="00963284" w:rsidRDefault="00453794" w:rsidP="001B4D17">
      <w:pPr>
        <w:rPr>
          <w:color w:val="A6A6A6" w:themeColor="background1" w:themeShade="A6"/>
          <w:rtl/>
        </w:rPr>
      </w:pPr>
      <w:r>
        <w:rPr>
          <w:rFonts w:hint="cs"/>
          <w:rtl/>
        </w:rPr>
        <w:t>"שפה שנפוצה</w:t>
      </w:r>
      <w:r w:rsidR="00C90C6C">
        <w:rPr>
          <w:rFonts w:hint="cs"/>
          <w:rtl/>
        </w:rPr>
        <w:t xml:space="preserve"> מאוד </w:t>
      </w:r>
      <w:r w:rsidR="002F7678">
        <w:rPr>
          <w:rFonts w:hint="cs"/>
          <w:rtl/>
        </w:rPr>
        <w:t>באפריקה,</w:t>
      </w:r>
      <w:r>
        <w:rPr>
          <w:rFonts w:hint="cs"/>
          <w:rtl/>
        </w:rPr>
        <w:t xml:space="preserve"> מדרום</w:t>
      </w:r>
      <w:r w:rsidR="001B4D17">
        <w:rPr>
          <w:rFonts w:hint="cs"/>
          <w:rtl/>
        </w:rPr>
        <w:t xml:space="preserve"> לסהרה,</w:t>
      </w:r>
      <w:r>
        <w:rPr>
          <w:rFonts w:hint="cs"/>
          <w:rtl/>
        </w:rPr>
        <w:t>"</w:t>
      </w:r>
      <w:r w:rsidR="00DD0E17">
        <w:rPr>
          <w:rFonts w:hint="cs"/>
          <w:rtl/>
        </w:rPr>
        <w:t xml:space="preserve"> </w:t>
      </w:r>
      <w:r w:rsidR="005E1F75">
        <w:rPr>
          <w:rFonts w:hint="cs"/>
          <w:rtl/>
        </w:rPr>
        <w:t xml:space="preserve">האם </w:t>
      </w:r>
      <w:r w:rsidR="00DD0E17">
        <w:rPr>
          <w:rFonts w:hint="cs"/>
          <w:rtl/>
        </w:rPr>
        <w:t>השיבה</w:t>
      </w:r>
      <w:r w:rsidR="005E1F75">
        <w:rPr>
          <w:rFonts w:hint="cs"/>
          <w:rtl/>
        </w:rPr>
        <w:t>,</w:t>
      </w:r>
      <w:r>
        <w:rPr>
          <w:rFonts w:hint="cs"/>
          <w:rtl/>
        </w:rPr>
        <w:t xml:space="preserve"> </w:t>
      </w:r>
      <w:r w:rsidR="001264BD">
        <w:rPr>
          <w:rFonts w:hint="cs"/>
          <w:rtl/>
        </w:rPr>
        <w:t>"בניגריה בעיקר."</w:t>
      </w:r>
      <w:r w:rsidR="005E1F75" w:rsidRPr="005E1F75">
        <w:rPr>
          <w:rFonts w:hint="cs"/>
          <w:rtl/>
        </w:rPr>
        <w:t xml:space="preserve"> </w:t>
      </w:r>
      <w:r w:rsidR="005E1F75">
        <w:rPr>
          <w:rFonts w:hint="cs"/>
          <w:rtl/>
        </w:rPr>
        <w:t xml:space="preserve">המומחיות שלה בשפות נכחדות </w:t>
      </w:r>
      <w:r w:rsidR="001B4D17">
        <w:rPr>
          <w:rFonts w:hint="cs"/>
          <w:rtl/>
        </w:rPr>
        <w:t>ה</w:t>
      </w:r>
      <w:r w:rsidR="0050600C">
        <w:rPr>
          <w:rFonts w:hint="cs"/>
          <w:rtl/>
        </w:rPr>
        <w:t xml:space="preserve">תבססה </w:t>
      </w:r>
      <w:r w:rsidR="00F27E6C">
        <w:rPr>
          <w:rFonts w:hint="cs"/>
          <w:rtl/>
        </w:rPr>
        <w:t xml:space="preserve">על לימוד </w:t>
      </w:r>
      <w:r w:rsidR="0050600C">
        <w:rPr>
          <w:rFonts w:hint="cs"/>
          <w:rtl/>
        </w:rPr>
        <w:t>נרחב</w:t>
      </w:r>
      <w:r w:rsidR="007F1A0E">
        <w:rPr>
          <w:rFonts w:hint="cs"/>
          <w:rtl/>
        </w:rPr>
        <w:t xml:space="preserve"> </w:t>
      </w:r>
      <w:r w:rsidR="001B4D17">
        <w:rPr>
          <w:rFonts w:hint="cs"/>
          <w:rtl/>
        </w:rPr>
        <w:t xml:space="preserve">של </w:t>
      </w:r>
      <w:r w:rsidR="0050600C">
        <w:rPr>
          <w:rFonts w:hint="cs"/>
          <w:rtl/>
        </w:rPr>
        <w:t>שלל</w:t>
      </w:r>
      <w:r w:rsidR="007F1A0E">
        <w:rPr>
          <w:rFonts w:hint="cs"/>
          <w:rtl/>
        </w:rPr>
        <w:t xml:space="preserve"> שפות קיימות</w:t>
      </w:r>
      <w:r w:rsidR="009B2415" w:rsidRPr="009B2415">
        <w:rPr>
          <w:rFonts w:cs="Times New Roman"/>
          <w:rtl/>
        </w:rPr>
        <w:t>, גם כאלו שלא היו שייכות לענף ה</w:t>
      </w:r>
      <w:r w:rsidR="00963284">
        <w:rPr>
          <w:rFonts w:cs="Times New Roman" w:hint="cs"/>
          <w:rtl/>
        </w:rPr>
        <w:t>הו</w:t>
      </w:r>
      <w:r w:rsidR="009B2415" w:rsidRPr="009B2415">
        <w:rPr>
          <w:rFonts w:cs="Times New Roman"/>
          <w:rtl/>
        </w:rPr>
        <w:t>דו-אירופי</w:t>
      </w:r>
      <w:r w:rsidR="005E1F75">
        <w:rPr>
          <w:rFonts w:hint="cs"/>
          <w:rtl/>
        </w:rPr>
        <w:t>.</w:t>
      </w:r>
      <w:r w:rsidR="00E22DC5">
        <w:rPr>
          <w:rFonts w:hint="cs"/>
          <w:rtl/>
        </w:rPr>
        <w:t xml:space="preserve"> </w:t>
      </w:r>
      <w:r w:rsidR="00E605F3" w:rsidRPr="00963284">
        <w:rPr>
          <w:rFonts w:hint="cs"/>
          <w:color w:val="A6A6A6" w:themeColor="background1" w:themeShade="A6"/>
          <w:rtl/>
        </w:rPr>
        <w:t>[</w:t>
      </w:r>
      <w:r w:rsidR="00E22DC5" w:rsidRPr="00963284">
        <w:rPr>
          <w:rFonts w:hint="cs"/>
          <w:color w:val="A6A6A6" w:themeColor="background1" w:themeShade="A6"/>
          <w:rtl/>
        </w:rPr>
        <w:t xml:space="preserve">וחוץ מזה זה מה שהכי עניין אותה </w:t>
      </w:r>
      <w:r w:rsidR="00E22DC5" w:rsidRPr="00963284">
        <w:rPr>
          <w:color w:val="A6A6A6" w:themeColor="background1" w:themeShade="A6"/>
          <w:rtl/>
        </w:rPr>
        <w:t>–</w:t>
      </w:r>
      <w:r w:rsidR="00E22DC5" w:rsidRPr="00963284">
        <w:rPr>
          <w:rFonts w:hint="cs"/>
          <w:color w:val="A6A6A6" w:themeColor="background1" w:themeShade="A6"/>
          <w:rtl/>
        </w:rPr>
        <w:t xml:space="preserve"> היא לא </w:t>
      </w:r>
      <w:r w:rsidR="001C5A04" w:rsidRPr="00963284">
        <w:rPr>
          <w:rFonts w:hint="cs"/>
          <w:color w:val="A6A6A6" w:themeColor="background1" w:themeShade="A6"/>
          <w:rtl/>
        </w:rPr>
        <w:t>הייתה</w:t>
      </w:r>
      <w:r w:rsidR="00E22DC5" w:rsidRPr="00963284">
        <w:rPr>
          <w:rFonts w:hint="cs"/>
          <w:color w:val="A6A6A6" w:themeColor="background1" w:themeShade="A6"/>
          <w:rtl/>
        </w:rPr>
        <w:t xml:space="preserve"> זקוקה להאוסה או שפות דרום-סהריות בשביל לפתח את הפעלים וחוקי הדקדוק של השפה הפרוטו-</w:t>
      </w:r>
      <w:r w:rsidR="006711FF" w:rsidRPr="00963284">
        <w:rPr>
          <w:rFonts w:hint="cs"/>
          <w:color w:val="A6A6A6" w:themeColor="background1" w:themeShade="A6"/>
          <w:rtl/>
        </w:rPr>
        <w:t>הו</w:t>
      </w:r>
      <w:r w:rsidR="00E22DC5" w:rsidRPr="00963284">
        <w:rPr>
          <w:rFonts w:hint="cs"/>
          <w:color w:val="A6A6A6" w:themeColor="background1" w:themeShade="A6"/>
          <w:rtl/>
        </w:rPr>
        <w:t xml:space="preserve">דו-אירופאית שחקרה, אבל היא התעניינה בכל השפות וגו' </w:t>
      </w:r>
      <w:r w:rsidR="00E22DC5" w:rsidRPr="00963284">
        <w:rPr>
          <w:color w:val="A6A6A6" w:themeColor="background1" w:themeShade="A6"/>
          <w:rtl/>
        </w:rPr>
        <w:t>–</w:t>
      </w:r>
      <w:r w:rsidR="00E22DC5" w:rsidRPr="00963284">
        <w:rPr>
          <w:rFonts w:hint="cs"/>
          <w:color w:val="A6A6A6" w:themeColor="background1" w:themeShade="A6"/>
          <w:rtl/>
        </w:rPr>
        <w:t xml:space="preserve"> בשביל ללמוד משהו</w:t>
      </w:r>
      <w:r w:rsidR="00C90C6C" w:rsidRPr="00963284">
        <w:rPr>
          <w:rFonts w:hint="cs"/>
          <w:color w:val="A6A6A6" w:themeColor="background1" w:themeShade="A6"/>
          <w:rtl/>
        </w:rPr>
        <w:t xml:space="preserve"> מאוד </w:t>
      </w:r>
      <w:r w:rsidR="00E22DC5" w:rsidRPr="00963284">
        <w:rPr>
          <w:rFonts w:hint="cs"/>
          <w:color w:val="A6A6A6" w:themeColor="background1" w:themeShade="A6"/>
          <w:rtl/>
        </w:rPr>
        <w:t xml:space="preserve">כללי על כל בני האדם וכו'. אפשר ללמוד כ"כ הרבה על בני אדם מלימוד שפות ואיך הן התפתחו, לדעתה </w:t>
      </w:r>
      <w:r w:rsidR="00E22DC5" w:rsidRPr="00963284">
        <w:rPr>
          <w:color w:val="A6A6A6" w:themeColor="background1" w:themeShade="A6"/>
          <w:rtl/>
        </w:rPr>
        <w:t>–</w:t>
      </w:r>
      <w:r w:rsidR="00E22DC5" w:rsidRPr="00963284">
        <w:rPr>
          <w:rFonts w:hint="cs"/>
          <w:color w:val="A6A6A6" w:themeColor="background1" w:themeShade="A6"/>
          <w:rtl/>
        </w:rPr>
        <w:t xml:space="preserve"> הרבה יותר מאשר שאלות, שאלונים, מחקרים... כי שפות זה משהו כללי ש</w:t>
      </w:r>
      <w:r w:rsidR="00E22DC5" w:rsidRPr="00963284">
        <w:rPr>
          <w:color w:val="A6A6A6" w:themeColor="background1" w:themeShade="A6"/>
        </w:rPr>
        <w:t>encompasses</w:t>
      </w:r>
      <w:r w:rsidR="00E22DC5" w:rsidRPr="00963284">
        <w:rPr>
          <w:rFonts w:hint="cs"/>
          <w:color w:val="A6A6A6" w:themeColor="background1" w:themeShade="A6"/>
          <w:rtl/>
        </w:rPr>
        <w:t xml:space="preserve"> אוכלוסיות שלמות, זה הממוצע וז</w:t>
      </w:r>
      <w:r w:rsidR="00E92264" w:rsidRPr="00963284">
        <w:rPr>
          <w:rFonts w:hint="cs"/>
          <w:color w:val="A6A6A6" w:themeColor="background1" w:themeShade="A6"/>
          <w:rtl/>
        </w:rPr>
        <w:t>את</w:t>
      </w:r>
      <w:r w:rsidR="00E22DC5" w:rsidRPr="00963284">
        <w:rPr>
          <w:rFonts w:hint="cs"/>
          <w:color w:val="A6A6A6" w:themeColor="background1" w:themeShade="A6"/>
          <w:rtl/>
        </w:rPr>
        <w:t xml:space="preserve"> הנטיה האמיתית ביותר, כל מילה שקיימת בשפה מבטאת דבר מה שחשוב, הלך-רוח אמיתי וגו'... כי היא התעניינה בבני אדם</w:t>
      </w:r>
      <w:r w:rsidR="00E567A7" w:rsidRPr="00963284">
        <w:rPr>
          <w:rFonts w:hint="cs"/>
          <w:color w:val="A6A6A6" w:themeColor="background1" w:themeShade="A6"/>
          <w:rtl/>
        </w:rPr>
        <w:t xml:space="preserve"> מאוד,</w:t>
      </w:r>
      <w:r w:rsidR="00E22DC5" w:rsidRPr="00963284">
        <w:rPr>
          <w:rFonts w:hint="cs"/>
          <w:color w:val="A6A6A6" w:themeColor="background1" w:themeShade="A6"/>
          <w:rtl/>
        </w:rPr>
        <w:t xml:space="preserve"> מי הם, מה הם, הנה יש פה שניים לפניה אבל להם אין לה סבלנות. </w:t>
      </w:r>
      <w:r w:rsidR="00E22DC5" w:rsidRPr="00963284">
        <w:rPr>
          <w:color w:val="A6A6A6" w:themeColor="background1" w:themeShade="A6"/>
          <w:rtl/>
        </w:rPr>
        <w:t>–</w:t>
      </w:r>
      <w:r w:rsidR="00E22DC5" w:rsidRPr="00963284">
        <w:rPr>
          <w:rFonts w:hint="cs"/>
          <w:color w:val="A6A6A6" w:themeColor="background1" w:themeShade="A6"/>
          <w:rtl/>
        </w:rPr>
        <w:t xml:space="preserve"> היא באמצע לעשות משהו... בגלל כל הנסיעה הזאת היא פיספסה די הרבה מחויבויות אקדמיות שלה, ועתה עמדה להקדיש להן תשומת לב.</w:t>
      </w:r>
      <w:r w:rsidR="00B40BDC" w:rsidRPr="00963284">
        <w:rPr>
          <w:rFonts w:hint="cs"/>
          <w:color w:val="A6A6A6" w:themeColor="background1" w:themeShade="A6"/>
          <w:rtl/>
        </w:rPr>
        <w:t xml:space="preserve"> </w:t>
      </w:r>
    </w:p>
    <w:p w14:paraId="589414A0" w14:textId="43E81AD0" w:rsidR="00E605F3" w:rsidRPr="00963284" w:rsidRDefault="00E605F3" w:rsidP="001B4D17">
      <w:pPr>
        <w:rPr>
          <w:color w:val="A6A6A6" w:themeColor="background1" w:themeShade="A6"/>
          <w:rtl/>
        </w:rPr>
      </w:pPr>
      <w:r w:rsidRPr="00963284">
        <w:rPr>
          <w:rFonts w:hint="cs"/>
          <w:color w:val="A6A6A6" w:themeColor="background1" w:themeShade="A6"/>
          <w:rtl/>
        </w:rPr>
        <w:t>]</w:t>
      </w:r>
    </w:p>
    <w:p w14:paraId="7527A494" w14:textId="77777777" w:rsidR="00453794" w:rsidRDefault="00453794" w:rsidP="002440A7">
      <w:pPr>
        <w:rPr>
          <w:rtl/>
        </w:rPr>
      </w:pPr>
      <w:r>
        <w:rPr>
          <w:rFonts w:hint="cs"/>
          <w:rtl/>
        </w:rPr>
        <w:t>"בג'ונגלים?"</w:t>
      </w:r>
    </w:p>
    <w:p w14:paraId="0CE1C1AC" w14:textId="7A63D2B8" w:rsidR="00453794" w:rsidRDefault="00453794" w:rsidP="002440A7">
      <w:pPr>
        <w:rPr>
          <w:rtl/>
        </w:rPr>
      </w:pPr>
      <w:r>
        <w:rPr>
          <w:rFonts w:hint="cs"/>
          <w:rtl/>
        </w:rPr>
        <w:t>"</w:t>
      </w:r>
      <w:r w:rsidR="008426A2" w:rsidRPr="008426A2">
        <w:rPr>
          <w:rFonts w:cs="Times New Roman"/>
          <w:rtl/>
        </w:rPr>
        <w:t>ניתן לומר כך</w:t>
      </w:r>
      <w:r>
        <w:rPr>
          <w:rFonts w:hint="cs"/>
          <w:rtl/>
        </w:rPr>
        <w:t>, חלק מהמדינות בהן השפה מדוברת נמצאות ב</w:t>
      </w:r>
      <w:r w:rsidR="00271F95">
        <w:rPr>
          <w:rFonts w:hint="cs"/>
          <w:rtl/>
        </w:rPr>
        <w:t>אזור</w:t>
      </w:r>
      <w:r>
        <w:rPr>
          <w:rFonts w:hint="cs"/>
          <w:rtl/>
        </w:rPr>
        <w:t xml:space="preserve"> אקלים טרופי."</w:t>
      </w:r>
    </w:p>
    <w:p w14:paraId="4BCF995C" w14:textId="26AED332" w:rsidR="003E2B19" w:rsidRDefault="003E2B19" w:rsidP="007F1A0E">
      <w:pPr>
        <w:rPr>
          <w:rtl/>
        </w:rPr>
      </w:pPr>
      <w:r>
        <w:rPr>
          <w:rFonts w:hint="cs"/>
          <w:rtl/>
        </w:rPr>
        <w:t>"</w:t>
      </w:r>
      <w:r w:rsidR="007F1A0E">
        <w:rPr>
          <w:rFonts w:hint="cs"/>
          <w:rtl/>
        </w:rPr>
        <w:t>מיהם ה</w:t>
      </w:r>
      <w:r w:rsidR="004147AD">
        <w:rPr>
          <w:rFonts w:hint="cs"/>
          <w:rtl/>
        </w:rPr>
        <w:t>מוזיק</w:t>
      </w:r>
      <w:r w:rsidR="007F1A0E">
        <w:rPr>
          <w:rFonts w:hint="cs"/>
          <w:rtl/>
        </w:rPr>
        <w:t>אים שחיברו את השיר הזה</w:t>
      </w:r>
      <w:r w:rsidR="001264BD">
        <w:rPr>
          <w:rFonts w:hint="cs"/>
          <w:rtl/>
        </w:rPr>
        <w:t xml:space="preserve">? הם ענקים?" </w:t>
      </w:r>
      <w:r w:rsidR="007F1A0E">
        <w:rPr>
          <w:rFonts w:hint="cs"/>
          <w:rtl/>
        </w:rPr>
        <w:t>תיאו</w:t>
      </w:r>
      <w:r w:rsidR="005340B0">
        <w:rPr>
          <w:rFonts w:hint="cs"/>
          <w:rtl/>
        </w:rPr>
        <w:t xml:space="preserve"> </w:t>
      </w:r>
      <w:r w:rsidR="005340B0" w:rsidRPr="00BA0CA7">
        <w:rPr>
          <w:rFonts w:hint="cs"/>
          <w:rtl/>
        </w:rPr>
        <w:t>הסיט</w:t>
      </w:r>
      <w:r w:rsidR="005340B0">
        <w:rPr>
          <w:rFonts w:hint="cs"/>
          <w:rtl/>
        </w:rPr>
        <w:t xml:space="preserve"> את אחד הוילונות, </w:t>
      </w:r>
      <w:r w:rsidR="00973459">
        <w:rPr>
          <w:rFonts w:hint="cs"/>
          <w:rtl/>
        </w:rPr>
        <w:t xml:space="preserve">אך </w:t>
      </w:r>
      <w:r w:rsidR="005340B0">
        <w:rPr>
          <w:rFonts w:hint="cs"/>
          <w:rtl/>
        </w:rPr>
        <w:t>מאחור</w:t>
      </w:r>
      <w:r w:rsidR="00973459">
        <w:rPr>
          <w:rFonts w:hint="cs"/>
          <w:rtl/>
        </w:rPr>
        <w:t>יו</w:t>
      </w:r>
      <w:r w:rsidR="001264BD">
        <w:rPr>
          <w:rFonts w:hint="cs"/>
          <w:rtl/>
        </w:rPr>
        <w:t xml:space="preserve"> היה רק קיר.</w:t>
      </w:r>
    </w:p>
    <w:p w14:paraId="763B28E6" w14:textId="0F371037" w:rsidR="001264BD" w:rsidRDefault="001264BD" w:rsidP="001B4D17">
      <w:pPr>
        <w:rPr>
          <w:rtl/>
        </w:rPr>
      </w:pPr>
      <w:r>
        <w:rPr>
          <w:rFonts w:hint="cs"/>
          <w:rtl/>
        </w:rPr>
        <w:t>"מה פתאום ענקים? הם אנשים רגילים."</w:t>
      </w:r>
    </w:p>
    <w:p w14:paraId="569CEE86" w14:textId="57545152" w:rsidR="001264BD" w:rsidRDefault="007F1A0E" w:rsidP="002440A7">
      <w:pPr>
        <w:rPr>
          <w:rtl/>
        </w:rPr>
      </w:pPr>
      <w:r>
        <w:rPr>
          <w:rFonts w:hint="cs"/>
          <w:rtl/>
        </w:rPr>
        <w:t>"יש שם ענקים," תיאו קבע</w:t>
      </w:r>
      <w:r w:rsidR="001264BD">
        <w:rPr>
          <w:rFonts w:hint="cs"/>
          <w:rtl/>
        </w:rPr>
        <w:t xml:space="preserve">, "יש שם חזקים, כי הם גרים בג'ונגלים והם ממציאים </w:t>
      </w:r>
      <w:r w:rsidR="001C5A04">
        <w:rPr>
          <w:rFonts w:hint="cs"/>
          <w:rtl/>
        </w:rPr>
        <w:t>מוזיקה</w:t>
      </w:r>
      <w:r w:rsidR="001264BD">
        <w:rPr>
          <w:rFonts w:hint="cs"/>
          <w:rtl/>
        </w:rPr>
        <w:t>."</w:t>
      </w:r>
    </w:p>
    <w:p w14:paraId="5D7764F8" w14:textId="497F0AC3" w:rsidR="00453794" w:rsidRDefault="00453794" w:rsidP="001B4D17">
      <w:pPr>
        <w:rPr>
          <w:rtl/>
        </w:rPr>
      </w:pPr>
      <w:r>
        <w:rPr>
          <w:rFonts w:hint="cs"/>
          <w:rtl/>
        </w:rPr>
        <w:t>"</w:t>
      </w:r>
      <w:r w:rsidR="001264BD">
        <w:rPr>
          <w:rFonts w:hint="cs"/>
          <w:rtl/>
        </w:rPr>
        <w:t xml:space="preserve">אני לא </w:t>
      </w:r>
      <w:r w:rsidR="005340B0">
        <w:rPr>
          <w:rFonts w:hint="cs"/>
          <w:rtl/>
        </w:rPr>
        <w:t>בטוחה</w:t>
      </w:r>
      <w:r w:rsidR="007122EF">
        <w:rPr>
          <w:rFonts w:hint="cs"/>
          <w:rtl/>
        </w:rPr>
        <w:t>.</w:t>
      </w:r>
      <w:r w:rsidR="005340B0">
        <w:rPr>
          <w:rFonts w:hint="cs"/>
          <w:rtl/>
        </w:rPr>
        <w:t xml:space="preserve">" </w:t>
      </w:r>
      <w:r w:rsidR="00D61C3D" w:rsidRPr="00D61C3D">
        <w:rPr>
          <w:rFonts w:cs="Times New Roman"/>
          <w:rtl/>
        </w:rPr>
        <w:t xml:space="preserve">בנוכחותו של אלכס הוסט </w:t>
      </w:r>
      <w:r w:rsidR="005340B0">
        <w:rPr>
          <w:rFonts w:hint="cs"/>
          <w:rtl/>
        </w:rPr>
        <w:t xml:space="preserve">המיקוד </w:t>
      </w:r>
      <w:r w:rsidR="0050600C">
        <w:rPr>
          <w:rFonts w:hint="cs"/>
          <w:rtl/>
        </w:rPr>
        <w:t xml:space="preserve">של ילד הפלא שלה[בנה העילוי] </w:t>
      </w:r>
      <w:r w:rsidR="001264BD">
        <w:rPr>
          <w:rFonts w:hint="cs"/>
          <w:rtl/>
        </w:rPr>
        <w:t>באופן בלתי</w:t>
      </w:r>
      <w:r w:rsidR="0050326F">
        <w:rPr>
          <w:rFonts w:hint="cs"/>
          <w:rtl/>
        </w:rPr>
        <w:t xml:space="preserve"> </w:t>
      </w:r>
      <w:r w:rsidR="007F1A0E">
        <w:rPr>
          <w:rFonts w:hint="cs"/>
          <w:rtl/>
        </w:rPr>
        <w:t>רצוי</w:t>
      </w:r>
      <w:r w:rsidR="001264BD">
        <w:rPr>
          <w:rFonts w:hint="cs"/>
          <w:rtl/>
        </w:rPr>
        <w:t xml:space="preserve"> מהמשימה ש</w:t>
      </w:r>
      <w:r w:rsidR="00C83811">
        <w:rPr>
          <w:rFonts w:hint="cs"/>
          <w:rtl/>
        </w:rPr>
        <w:t>ל</w:t>
      </w:r>
      <w:r w:rsidR="001264BD">
        <w:rPr>
          <w:rFonts w:hint="cs"/>
          <w:rtl/>
        </w:rPr>
        <w:t>פניהם, "</w:t>
      </w:r>
      <w:r>
        <w:rPr>
          <w:rFonts w:hint="cs"/>
          <w:rtl/>
        </w:rPr>
        <w:t>לא נראה לי ש</w:t>
      </w:r>
      <w:r w:rsidR="001264BD">
        <w:rPr>
          <w:rFonts w:hint="cs"/>
          <w:rtl/>
        </w:rPr>
        <w:t>תוזמן</w:t>
      </w:r>
      <w:r>
        <w:rPr>
          <w:rFonts w:hint="cs"/>
          <w:rtl/>
        </w:rPr>
        <w:t xml:space="preserve"> אי פעם לנגן עבורם."</w:t>
      </w:r>
    </w:p>
    <w:p w14:paraId="48695336" w14:textId="03A4038E" w:rsidR="00453794" w:rsidRDefault="00453794" w:rsidP="001B4D17">
      <w:pPr>
        <w:rPr>
          <w:rtl/>
        </w:rPr>
      </w:pPr>
      <w:r>
        <w:rPr>
          <w:rFonts w:hint="cs"/>
          <w:rtl/>
        </w:rPr>
        <w:t>"אני יודע</w:t>
      </w:r>
      <w:r w:rsidR="00C83811">
        <w:rPr>
          <w:rFonts w:hint="cs"/>
          <w:rtl/>
        </w:rPr>
        <w:t xml:space="preserve"> שלא</w:t>
      </w:r>
      <w:r>
        <w:rPr>
          <w:rFonts w:hint="cs"/>
          <w:rtl/>
        </w:rPr>
        <w:t xml:space="preserve">, כי הם כאלה, כאלה שלא מנגנים </w:t>
      </w:r>
      <w:r w:rsidR="001B4D17">
        <w:rPr>
          <w:rFonts w:hint="cs"/>
          <w:rtl/>
        </w:rPr>
        <w:t>בשבילם</w:t>
      </w:r>
      <w:r>
        <w:rPr>
          <w:rFonts w:hint="cs"/>
          <w:rtl/>
        </w:rPr>
        <w:t>," תיאו</w:t>
      </w:r>
      <w:r w:rsidR="001B4D17">
        <w:rPr>
          <w:rFonts w:hint="cs"/>
          <w:rtl/>
        </w:rPr>
        <w:t xml:space="preserve"> הסביר,</w:t>
      </w:r>
      <w:r>
        <w:rPr>
          <w:rFonts w:hint="cs"/>
          <w:rtl/>
        </w:rPr>
        <w:t xml:space="preserve"> "מנגנים איתם."</w:t>
      </w:r>
    </w:p>
    <w:p w14:paraId="0BAA25A6" w14:textId="77777777" w:rsidR="002440A7" w:rsidRPr="00963284" w:rsidRDefault="002440A7" w:rsidP="002440A7">
      <w:pPr>
        <w:rPr>
          <w:color w:val="A6A6A6" w:themeColor="background1" w:themeShade="A6"/>
          <w:rtl/>
        </w:rPr>
      </w:pPr>
      <w:r w:rsidRPr="00963284">
        <w:rPr>
          <w:rFonts w:hint="cs"/>
          <w:color w:val="A6A6A6" w:themeColor="background1" w:themeShade="A6"/>
          <w:rtl/>
        </w:rPr>
        <w:t>[</w:t>
      </w:r>
      <w:r w:rsidRPr="00963284">
        <w:rPr>
          <w:color w:val="A6A6A6" w:themeColor="background1" w:themeShade="A6"/>
        </w:rPr>
        <w:t>https://he.wikipedia.org/wiki/%D7%94%D7%90%D7%95%D7%A1%D7%94_(%D7%A9%D7%A4%D7%94</w:t>
      </w:r>
      <w:r w:rsidRPr="00963284">
        <w:rPr>
          <w:rFonts w:cs="Times New Roman"/>
          <w:color w:val="A6A6A6" w:themeColor="background1" w:themeShade="A6"/>
          <w:rtl/>
        </w:rPr>
        <w:t>)</w:t>
      </w:r>
      <w:r w:rsidRPr="00963284">
        <w:rPr>
          <w:rFonts w:hint="cs"/>
          <w:color w:val="A6A6A6" w:themeColor="background1" w:themeShade="A6"/>
          <w:rtl/>
        </w:rPr>
        <w:t>]</w:t>
      </w:r>
    </w:p>
    <w:p w14:paraId="1972FB6B" w14:textId="77777777" w:rsidR="00894F78" w:rsidRPr="00963284" w:rsidRDefault="00894F78" w:rsidP="00894F78">
      <w:pPr>
        <w:rPr>
          <w:color w:val="A6A6A6" w:themeColor="background1" w:themeShade="A6"/>
        </w:rPr>
      </w:pPr>
      <w:r w:rsidRPr="00963284">
        <w:rPr>
          <w:rFonts w:hint="cs"/>
          <w:color w:val="A6A6A6" w:themeColor="background1" w:themeShade="A6"/>
          <w:rtl/>
        </w:rPr>
        <w:t>[</w:t>
      </w:r>
      <w:r w:rsidRPr="00963284">
        <w:rPr>
          <w:color w:val="A6A6A6" w:themeColor="background1" w:themeShade="A6"/>
        </w:rPr>
        <w:t>http://theconversation.com/how-music-helps-resolve-our-deepest-inner-conflicts-38531</w:t>
      </w:r>
    </w:p>
    <w:p w14:paraId="6B23EE7E" w14:textId="77777777" w:rsidR="00894F78" w:rsidRPr="00963284" w:rsidRDefault="00894F78" w:rsidP="00894F78">
      <w:pPr>
        <w:rPr>
          <w:color w:val="A6A6A6" w:themeColor="background1" w:themeShade="A6"/>
        </w:rPr>
      </w:pPr>
      <w:r w:rsidRPr="00963284">
        <w:rPr>
          <w:color w:val="A6A6A6" w:themeColor="background1" w:themeShade="A6"/>
        </w:rPr>
        <w:lastRenderedPageBreak/>
        <w:t>While language splits the world into detailed, distinct pieces, music unifies the world into a whole. Our psyche requires both</w:t>
      </w:r>
      <w:r w:rsidRPr="00963284">
        <w:rPr>
          <w:rFonts w:cs="Times New Roman"/>
          <w:color w:val="A6A6A6" w:themeColor="background1" w:themeShade="A6"/>
          <w:rtl/>
        </w:rPr>
        <w:t>.</w:t>
      </w:r>
    </w:p>
    <w:p w14:paraId="5C814192" w14:textId="77777777" w:rsidR="00894F78" w:rsidRPr="00963284" w:rsidRDefault="00894F78" w:rsidP="00A83013">
      <w:pPr>
        <w:rPr>
          <w:color w:val="A6A6A6" w:themeColor="background1" w:themeShade="A6"/>
          <w:rtl/>
        </w:rPr>
      </w:pPr>
      <w:r w:rsidRPr="00963284">
        <w:rPr>
          <w:rFonts w:hint="cs"/>
          <w:color w:val="A6A6A6" w:themeColor="background1" w:themeShade="A6"/>
          <w:rtl/>
        </w:rPr>
        <w:t>]</w:t>
      </w:r>
    </w:p>
    <w:p w14:paraId="65BD6A29" w14:textId="04CD6638" w:rsidR="00E200C2" w:rsidRDefault="00E200C2" w:rsidP="002F7678">
      <w:pPr>
        <w:rPr>
          <w:rtl/>
        </w:rPr>
      </w:pPr>
      <w:r>
        <w:rPr>
          <w:rFonts w:hint="cs"/>
          <w:rtl/>
        </w:rPr>
        <w:t>"</w:t>
      </w:r>
      <w:r w:rsidR="007F1A0E">
        <w:rPr>
          <w:rFonts w:hint="cs"/>
          <w:rtl/>
        </w:rPr>
        <w:t>תיאו, ב</w:t>
      </w:r>
      <w:r w:rsidR="001B4D17">
        <w:rPr>
          <w:rFonts w:hint="cs"/>
          <w:rtl/>
        </w:rPr>
        <w:t>וא הנה," היא מחתה את מ</w:t>
      </w:r>
      <w:r w:rsidR="00C83811">
        <w:rPr>
          <w:rFonts w:hint="cs"/>
          <w:rtl/>
        </w:rPr>
        <w:t>צחו המיוזע</w:t>
      </w:r>
      <w:r w:rsidR="007F1A0E">
        <w:rPr>
          <w:rFonts w:hint="cs"/>
          <w:rtl/>
        </w:rPr>
        <w:t xml:space="preserve"> ואת שפתו העליונה. "</w:t>
      </w:r>
      <w:r>
        <w:rPr>
          <w:rFonts w:hint="cs"/>
          <w:rtl/>
        </w:rPr>
        <w:t>תזכור, דימינואנדו במשך שתי תיבות," ה</w:t>
      </w:r>
      <w:r w:rsidR="007F1A0E">
        <w:rPr>
          <w:rFonts w:hint="cs"/>
          <w:rtl/>
        </w:rPr>
        <w:t xml:space="preserve">יא חזרה על </w:t>
      </w:r>
      <w:r>
        <w:rPr>
          <w:rFonts w:hint="cs"/>
          <w:rtl/>
        </w:rPr>
        <w:t>הוראות</w:t>
      </w:r>
      <w:r w:rsidR="007F1A0E">
        <w:rPr>
          <w:rFonts w:hint="cs"/>
          <w:rtl/>
        </w:rPr>
        <w:t>יו</w:t>
      </w:r>
      <w:r>
        <w:rPr>
          <w:rFonts w:hint="cs"/>
          <w:rtl/>
        </w:rPr>
        <w:t xml:space="preserve"> של </w:t>
      </w:r>
      <w:r w:rsidR="00D946F3">
        <w:rPr>
          <w:rFonts w:hint="cs"/>
          <w:rtl/>
        </w:rPr>
        <w:t>המורה שה</w:t>
      </w:r>
      <w:r w:rsidR="008C73BD">
        <w:rPr>
          <w:rFonts w:hint="cs"/>
          <w:rtl/>
        </w:rPr>
        <w:t>אזין</w:t>
      </w:r>
      <w:r w:rsidR="00D946F3">
        <w:rPr>
          <w:rFonts w:hint="cs"/>
          <w:rtl/>
        </w:rPr>
        <w:t xml:space="preserve"> לחזרה אחר</w:t>
      </w:r>
      <w:r w:rsidR="005A6C9B">
        <w:rPr>
          <w:rFonts w:hint="cs"/>
          <w:rtl/>
        </w:rPr>
        <w:t xml:space="preserve"> </w:t>
      </w:r>
      <w:r w:rsidR="00D946F3">
        <w:rPr>
          <w:rFonts w:hint="cs"/>
          <w:rtl/>
        </w:rPr>
        <w:t xml:space="preserve">הצהריים דרך הטלפון, "ההשפעה </w:t>
      </w:r>
      <w:r w:rsidR="0097512D">
        <w:rPr>
          <w:rFonts w:hint="cs"/>
          <w:rtl/>
        </w:rPr>
        <w:t>[</w:t>
      </w:r>
      <w:r w:rsidR="00EA48E9">
        <w:rPr>
          <w:rFonts w:hint="cs"/>
          <w:rtl/>
        </w:rPr>
        <w:t xml:space="preserve">רושם </w:t>
      </w:r>
      <w:r w:rsidR="0097512D">
        <w:t>effect</w:t>
      </w:r>
      <w:r w:rsidR="0097512D">
        <w:rPr>
          <w:rFonts w:hint="cs"/>
          <w:rtl/>
        </w:rPr>
        <w:t xml:space="preserve">] </w:t>
      </w:r>
      <w:r w:rsidR="00D946F3">
        <w:rPr>
          <w:rFonts w:hint="cs"/>
          <w:rtl/>
        </w:rPr>
        <w:t xml:space="preserve">של </w:t>
      </w:r>
      <w:r w:rsidR="007F1A0E">
        <w:rPr>
          <w:rFonts w:hint="cs"/>
          <w:rtl/>
        </w:rPr>
        <w:t>הנגינה</w:t>
      </w:r>
      <w:r w:rsidR="00D946F3">
        <w:rPr>
          <w:rFonts w:hint="cs"/>
          <w:rtl/>
        </w:rPr>
        <w:t xml:space="preserve"> תלויה ברכות שבה אתה </w:t>
      </w:r>
      <w:r w:rsidR="002F7678">
        <w:rPr>
          <w:rFonts w:hint="cs"/>
          <w:rtl/>
        </w:rPr>
        <w:t>מבצע</w:t>
      </w:r>
      <w:r w:rsidR="00D946F3">
        <w:rPr>
          <w:rFonts w:hint="cs"/>
          <w:rtl/>
        </w:rPr>
        <w:t xml:space="preserve"> את </w:t>
      </w:r>
      <w:r w:rsidR="002F7678">
        <w:rPr>
          <w:rFonts w:hint="cs"/>
          <w:rtl/>
        </w:rPr>
        <w:t>המעבר</w:t>
      </w:r>
      <w:r w:rsidR="00D946F3">
        <w:rPr>
          <w:rFonts w:hint="cs"/>
          <w:rtl/>
        </w:rPr>
        <w:t>."</w:t>
      </w:r>
    </w:p>
    <w:p w14:paraId="2E9E84DB" w14:textId="14D8D1BA" w:rsidR="00D946F3" w:rsidRDefault="00D946F3" w:rsidP="007F1A0E">
      <w:pPr>
        <w:rPr>
          <w:rtl/>
        </w:rPr>
      </w:pPr>
      <w:r>
        <w:rPr>
          <w:rFonts w:hint="cs"/>
          <w:rtl/>
        </w:rPr>
        <w:t>"</w:t>
      </w:r>
      <w:r w:rsidR="007F1A0E">
        <w:rPr>
          <w:rFonts w:hint="cs"/>
          <w:rtl/>
        </w:rPr>
        <w:t xml:space="preserve">זה דימינואנדו וזה </w:t>
      </w:r>
      <w:r>
        <w:rPr>
          <w:rFonts w:hint="cs"/>
          <w:rtl/>
        </w:rPr>
        <w:t>ממשיך</w:t>
      </w:r>
      <w:r w:rsidR="007F1A0E">
        <w:rPr>
          <w:rFonts w:hint="cs"/>
          <w:rtl/>
        </w:rPr>
        <w:t xml:space="preserve"> כמו רוחות</w:t>
      </w:r>
      <w:r w:rsidR="005A6C9B">
        <w:rPr>
          <w:rFonts w:hint="cs"/>
          <w:rtl/>
        </w:rPr>
        <w:t xml:space="preserve"> </w:t>
      </w:r>
      <w:r w:rsidR="002C6BC5">
        <w:rPr>
          <w:rFonts w:hint="cs"/>
          <w:rtl/>
        </w:rPr>
        <w:t>רפאים באמצע הלילה.</w:t>
      </w:r>
      <w:r>
        <w:rPr>
          <w:rFonts w:hint="cs"/>
          <w:rtl/>
        </w:rPr>
        <w:t>"</w:t>
      </w:r>
    </w:p>
    <w:p w14:paraId="125B96DC" w14:textId="77777777" w:rsidR="00C83811" w:rsidRPr="00E200C2" w:rsidRDefault="00C83811" w:rsidP="007F1A0E">
      <w:pPr>
        <w:rPr>
          <w:rtl/>
        </w:rPr>
      </w:pPr>
      <w:r>
        <w:rPr>
          <w:rFonts w:hint="cs"/>
          <w:rtl/>
        </w:rPr>
        <w:t>"אתה זוכר מה עוד?"</w:t>
      </w:r>
    </w:p>
    <w:p w14:paraId="5EB72C78" w14:textId="0E0002CC" w:rsidR="00D946F3" w:rsidRDefault="00C83811" w:rsidP="001B4D17">
      <w:pPr>
        <w:rPr>
          <w:rtl/>
        </w:rPr>
      </w:pPr>
      <w:r>
        <w:rPr>
          <w:rFonts w:hint="cs"/>
          <w:rtl/>
        </w:rPr>
        <w:t>רבות מ</w:t>
      </w:r>
      <w:r w:rsidR="00EA48E9">
        <w:rPr>
          <w:rFonts w:hint="cs"/>
          <w:rtl/>
        </w:rPr>
        <w:t>ה</w:t>
      </w:r>
      <w:r>
        <w:rPr>
          <w:rFonts w:hint="cs"/>
          <w:rtl/>
        </w:rPr>
        <w:t xml:space="preserve">הוראות </w:t>
      </w:r>
      <w:r w:rsidR="008426A2" w:rsidRPr="008426A2">
        <w:rPr>
          <w:rFonts w:cs="Times New Roman"/>
          <w:rtl/>
        </w:rPr>
        <w:t xml:space="preserve">הוא </w:t>
      </w:r>
      <w:r w:rsidR="007F1A0E">
        <w:rPr>
          <w:rFonts w:hint="cs"/>
          <w:rtl/>
        </w:rPr>
        <w:t>זכר ב</w:t>
      </w:r>
      <w:r w:rsidR="00297D38">
        <w:rPr>
          <w:rFonts w:hint="cs"/>
          <w:rtl/>
        </w:rPr>
        <w:t>על פ</w:t>
      </w:r>
      <w:r w:rsidR="007F1A0E">
        <w:rPr>
          <w:rFonts w:hint="cs"/>
          <w:rtl/>
        </w:rPr>
        <w:t xml:space="preserve">ה. </w:t>
      </w:r>
      <w:r w:rsidR="00D946F3">
        <w:rPr>
          <w:rFonts w:hint="cs"/>
          <w:rtl/>
        </w:rPr>
        <w:t xml:space="preserve">אסור </w:t>
      </w:r>
      <w:r w:rsidR="005A6C9B" w:rsidRPr="005A6C9B">
        <w:rPr>
          <w:rFonts w:cs="Times New Roman"/>
          <w:rtl/>
        </w:rPr>
        <w:t>שהפָה</w:t>
      </w:r>
      <w:r w:rsidR="005A6C9B" w:rsidRPr="005A6C9B">
        <w:rPr>
          <w:rFonts w:cs="Times New Roman" w:hint="cs"/>
          <w:rtl/>
        </w:rPr>
        <w:t xml:space="preserve"> </w:t>
      </w:r>
      <w:r w:rsidR="00D946F3">
        <w:rPr>
          <w:rFonts w:hint="cs"/>
          <w:rtl/>
        </w:rPr>
        <w:t xml:space="preserve">דיאז יהיה קצר מדי. ארוך ומלא רגש. זה בא מכל הגוף, הלהט, ההתמסרות. לגשת לזה מתוך </w:t>
      </w:r>
      <w:r w:rsidR="00BA0CA7">
        <w:rPr>
          <w:rFonts w:hint="cs"/>
          <w:rtl/>
        </w:rPr>
        <w:t>תחו</w:t>
      </w:r>
      <w:r w:rsidR="00D946F3">
        <w:rPr>
          <w:rFonts w:hint="cs"/>
          <w:rtl/>
        </w:rPr>
        <w:t>שת פליאה ומצב</w:t>
      </w:r>
      <w:r w:rsidR="005A6C9B">
        <w:rPr>
          <w:rFonts w:hint="cs"/>
          <w:rtl/>
        </w:rPr>
        <w:t xml:space="preserve"> </w:t>
      </w:r>
      <w:r w:rsidR="00D946F3">
        <w:rPr>
          <w:rFonts w:hint="cs"/>
          <w:rtl/>
        </w:rPr>
        <w:t xml:space="preserve">רוח מרומם. </w:t>
      </w:r>
      <w:r w:rsidR="0050600C">
        <w:rPr>
          <w:rFonts w:hint="cs"/>
          <w:rtl/>
        </w:rPr>
        <w:t xml:space="preserve">על </w:t>
      </w:r>
      <w:r w:rsidR="00DD0E17">
        <w:rPr>
          <w:rFonts w:hint="cs"/>
          <w:rtl/>
        </w:rPr>
        <w:t>כל המפרקים להיות רכים כדי להפעיל לחץ או לשחרר</w:t>
      </w:r>
      <w:r w:rsidR="007F1A0E">
        <w:rPr>
          <w:rFonts w:hint="cs"/>
          <w:rtl/>
        </w:rPr>
        <w:t>, לפי הצורך</w:t>
      </w:r>
      <w:r w:rsidR="00DD0E17">
        <w:rPr>
          <w:rFonts w:hint="cs"/>
          <w:rtl/>
        </w:rPr>
        <w:t xml:space="preserve">. </w:t>
      </w:r>
      <w:r w:rsidR="00D946F3">
        <w:rPr>
          <w:rFonts w:hint="cs"/>
          <w:rtl/>
        </w:rPr>
        <w:t xml:space="preserve">אל תאבד את הרגש. </w:t>
      </w:r>
    </w:p>
    <w:p w14:paraId="3431DA6D" w14:textId="68BCB583" w:rsidR="00D946F3" w:rsidRDefault="00D946F3" w:rsidP="00E200C2">
      <w:pPr>
        <w:rPr>
          <w:rtl/>
        </w:rPr>
      </w:pPr>
      <w:r>
        <w:rPr>
          <w:rFonts w:hint="cs"/>
          <w:rtl/>
        </w:rPr>
        <w:t>"ההפסקה חשובה</w:t>
      </w:r>
      <w:r w:rsidR="00E567A7">
        <w:rPr>
          <w:rFonts w:hint="cs"/>
          <w:rtl/>
        </w:rPr>
        <w:t xml:space="preserve"> מאוד,</w:t>
      </w:r>
      <w:r>
        <w:rPr>
          <w:rFonts w:hint="cs"/>
          <w:rtl/>
        </w:rPr>
        <w:t xml:space="preserve"> ההפסקה של השש-עשירית." האם שלפה מייבש שיער, ותיאו פרש </w:t>
      </w:r>
      <w:r w:rsidR="001B4D17">
        <w:rPr>
          <w:rFonts w:hint="cs"/>
          <w:rtl/>
        </w:rPr>
        <w:t xml:space="preserve">את כפות </w:t>
      </w:r>
      <w:r>
        <w:rPr>
          <w:rFonts w:hint="cs"/>
          <w:rtl/>
        </w:rPr>
        <w:t xml:space="preserve">ידיו </w:t>
      </w:r>
      <w:r w:rsidR="00B41216">
        <w:rPr>
          <w:rFonts w:hint="cs"/>
          <w:rtl/>
        </w:rPr>
        <w:t>הקטנות</w:t>
      </w:r>
      <w:r>
        <w:rPr>
          <w:rFonts w:hint="cs"/>
          <w:rtl/>
        </w:rPr>
        <w:t xml:space="preserve"> </w:t>
      </w:r>
      <w:r w:rsidR="00BA0CA7">
        <w:rPr>
          <w:rFonts w:hint="cs"/>
          <w:rtl/>
        </w:rPr>
        <w:t>לפניה,</w:t>
      </w:r>
      <w:r>
        <w:rPr>
          <w:rFonts w:hint="cs"/>
          <w:rtl/>
        </w:rPr>
        <w:t xml:space="preserve"> </w:t>
      </w:r>
      <w:r w:rsidR="00BA0CA7">
        <w:rPr>
          <w:rFonts w:hint="cs"/>
          <w:rtl/>
        </w:rPr>
        <w:t>ל</w:t>
      </w:r>
      <w:r>
        <w:rPr>
          <w:rFonts w:hint="cs"/>
          <w:rtl/>
        </w:rPr>
        <w:t>חמם אותן.</w:t>
      </w:r>
    </w:p>
    <w:p w14:paraId="77955179" w14:textId="191D6703" w:rsidR="00EA20EA" w:rsidRDefault="00A83013" w:rsidP="001B4D17">
      <w:pPr>
        <w:rPr>
          <w:rtl/>
        </w:rPr>
      </w:pPr>
      <w:r>
        <w:rPr>
          <w:rFonts w:hint="cs"/>
          <w:rtl/>
        </w:rPr>
        <w:t>"כ</w:t>
      </w:r>
      <w:r w:rsidR="001B4D17">
        <w:rPr>
          <w:rFonts w:hint="cs"/>
          <w:rtl/>
        </w:rPr>
        <w:t>ו</w:t>
      </w:r>
      <w:r>
        <w:rPr>
          <w:rFonts w:hint="cs"/>
          <w:rtl/>
        </w:rPr>
        <w:t>ח פניני, כ</w:t>
      </w:r>
      <w:r w:rsidR="001B4D17">
        <w:rPr>
          <w:rFonts w:hint="cs"/>
          <w:rtl/>
        </w:rPr>
        <w:t>ו</w:t>
      </w:r>
      <w:r>
        <w:rPr>
          <w:rFonts w:hint="cs"/>
          <w:rtl/>
        </w:rPr>
        <w:t>ח פניני, באת אלי</w:t>
      </w:r>
      <w:r w:rsidR="005A6C9B">
        <w:rPr>
          <w:rFonts w:hint="cs"/>
          <w:rtl/>
        </w:rPr>
        <w:t>י</w:t>
      </w:r>
      <w:r>
        <w:rPr>
          <w:rFonts w:hint="cs"/>
          <w:rtl/>
        </w:rPr>
        <w:t>, כ</w:t>
      </w:r>
      <w:r w:rsidR="001B4D17">
        <w:rPr>
          <w:rFonts w:hint="cs"/>
          <w:rtl/>
        </w:rPr>
        <w:t>ו</w:t>
      </w:r>
      <w:r>
        <w:rPr>
          <w:rFonts w:hint="cs"/>
          <w:rtl/>
        </w:rPr>
        <w:t xml:space="preserve">ח פניני," </w:t>
      </w:r>
      <w:r w:rsidR="00894F78">
        <w:rPr>
          <w:rFonts w:hint="cs"/>
          <w:rtl/>
        </w:rPr>
        <w:t>הוא</w:t>
      </w:r>
      <w:r>
        <w:rPr>
          <w:rFonts w:hint="cs"/>
          <w:rtl/>
        </w:rPr>
        <w:t xml:space="preserve"> למלם, </w:t>
      </w:r>
      <w:r w:rsidR="001B4D17">
        <w:rPr>
          <w:rFonts w:hint="cs"/>
          <w:rtl/>
        </w:rPr>
        <w:t>ו</w:t>
      </w:r>
      <w:r w:rsidR="000223B4">
        <w:rPr>
          <w:rFonts w:hint="cs"/>
          <w:rtl/>
        </w:rPr>
        <w:t>ה</w:t>
      </w:r>
      <w:r w:rsidR="00C577B7">
        <w:rPr>
          <w:rFonts w:hint="cs"/>
          <w:rtl/>
        </w:rPr>
        <w:t>מארחת</w:t>
      </w:r>
      <w:r w:rsidR="000223B4">
        <w:rPr>
          <w:rFonts w:hint="cs"/>
          <w:rtl/>
        </w:rPr>
        <w:t xml:space="preserve"> המצטחקת התרוממה</w:t>
      </w:r>
      <w:r w:rsidR="00BA0CA7">
        <w:rPr>
          <w:rFonts w:hint="cs"/>
          <w:rtl/>
        </w:rPr>
        <w:t xml:space="preserve">, </w:t>
      </w:r>
      <w:r w:rsidR="001B21F2">
        <w:rPr>
          <w:rFonts w:hint="cs"/>
          <w:rtl/>
        </w:rPr>
        <w:t>[</w:t>
      </w:r>
      <w:r w:rsidR="00EA48E9">
        <w:rPr>
          <w:rFonts w:hint="cs"/>
          <w:rtl/>
        </w:rPr>
        <w:t>/התכוננה</w:t>
      </w:r>
      <w:r w:rsidR="001B21F2">
        <w:rPr>
          <w:rFonts w:hint="cs"/>
          <w:rtl/>
        </w:rPr>
        <w:t>]בדרכה</w:t>
      </w:r>
      <w:r w:rsidR="000223B4">
        <w:rPr>
          <w:rFonts w:hint="cs"/>
          <w:rtl/>
        </w:rPr>
        <w:t xml:space="preserve"> ללוותו לבמה, "כ</w:t>
      </w:r>
      <w:r w:rsidR="001B4D17">
        <w:rPr>
          <w:rFonts w:hint="cs"/>
          <w:rtl/>
        </w:rPr>
        <w:t>ו</w:t>
      </w:r>
      <w:r w:rsidR="000223B4">
        <w:rPr>
          <w:rFonts w:hint="cs"/>
          <w:rtl/>
        </w:rPr>
        <w:t>ח פניני, כ</w:t>
      </w:r>
      <w:r w:rsidR="001B4D17">
        <w:rPr>
          <w:rFonts w:hint="cs"/>
          <w:rtl/>
        </w:rPr>
        <w:t>ו</w:t>
      </w:r>
      <w:r w:rsidR="000223B4">
        <w:rPr>
          <w:rFonts w:hint="cs"/>
          <w:rtl/>
        </w:rPr>
        <w:t>ח פניני, כאן ת</w:t>
      </w:r>
      <w:r w:rsidR="005A6C9B">
        <w:rPr>
          <w:rFonts w:hint="cs"/>
          <w:rtl/>
        </w:rPr>
        <w:t>י</w:t>
      </w:r>
      <w:r w:rsidR="000223B4">
        <w:rPr>
          <w:rFonts w:hint="cs"/>
          <w:rtl/>
        </w:rPr>
        <w:t xml:space="preserve">שאר, </w:t>
      </w:r>
      <w:r w:rsidR="002C6BC5">
        <w:rPr>
          <w:rFonts w:hint="cs"/>
          <w:rtl/>
        </w:rPr>
        <w:t>אתה ואני</w:t>
      </w:r>
      <w:r w:rsidR="000223B4">
        <w:rPr>
          <w:rFonts w:hint="cs"/>
          <w:rtl/>
        </w:rPr>
        <w:t xml:space="preserve">." </w:t>
      </w:r>
      <w:r w:rsidR="002C6BC5">
        <w:rPr>
          <w:rFonts w:hint="cs"/>
          <w:rtl/>
        </w:rPr>
        <w:t>הוא</w:t>
      </w:r>
      <w:r w:rsidR="000223B4">
        <w:rPr>
          <w:rFonts w:hint="cs"/>
          <w:rtl/>
        </w:rPr>
        <w:t xml:space="preserve"> </w:t>
      </w:r>
      <w:r w:rsidR="00EA48E9">
        <w:rPr>
          <w:rFonts w:hint="cs"/>
          <w:rtl/>
        </w:rPr>
        <w:t>לכד</w:t>
      </w:r>
      <w:r w:rsidR="000223B4">
        <w:rPr>
          <w:rFonts w:hint="cs"/>
          <w:rtl/>
        </w:rPr>
        <w:t xml:space="preserve"> גוני</w:t>
      </w:r>
      <w:r w:rsidR="005A6C9B">
        <w:rPr>
          <w:rFonts w:hint="cs"/>
          <w:rtl/>
        </w:rPr>
        <w:t xml:space="preserve"> </w:t>
      </w:r>
      <w:r w:rsidR="000223B4">
        <w:rPr>
          <w:rFonts w:hint="cs"/>
          <w:rtl/>
        </w:rPr>
        <w:t xml:space="preserve">פנינים </w:t>
      </w:r>
      <w:r w:rsidR="00894F78">
        <w:rPr>
          <w:rFonts w:hint="cs"/>
          <w:rtl/>
        </w:rPr>
        <w:t xml:space="preserve">מתכתיים </w:t>
      </w:r>
      <w:r w:rsidR="00DB6F0C">
        <w:rPr>
          <w:rFonts w:hint="cs"/>
          <w:rtl/>
        </w:rPr>
        <w:t>ב</w:t>
      </w:r>
      <w:r w:rsidR="000223B4">
        <w:rPr>
          <w:rFonts w:hint="cs"/>
          <w:rtl/>
        </w:rPr>
        <w:t>כוחות הפנ</w:t>
      </w:r>
      <w:r w:rsidR="00894F78">
        <w:rPr>
          <w:rFonts w:hint="cs"/>
          <w:rtl/>
        </w:rPr>
        <w:t>י</w:t>
      </w:r>
      <w:r w:rsidR="00DB6F0C">
        <w:rPr>
          <w:rFonts w:hint="cs"/>
          <w:rtl/>
        </w:rPr>
        <w:t>מיים ש</w:t>
      </w:r>
      <w:r w:rsidR="000223B4">
        <w:rPr>
          <w:rFonts w:hint="cs"/>
          <w:rtl/>
        </w:rPr>
        <w:t>אי</w:t>
      </w:r>
      <w:r w:rsidR="00894F78">
        <w:rPr>
          <w:rFonts w:hint="cs"/>
          <w:rtl/>
        </w:rPr>
        <w:t xml:space="preserve">מו </w:t>
      </w:r>
      <w:r w:rsidR="00DB6F0C">
        <w:rPr>
          <w:rFonts w:hint="cs"/>
          <w:rtl/>
        </w:rPr>
        <w:t>הלעיטה</w:t>
      </w:r>
      <w:r w:rsidR="002C6BC5">
        <w:rPr>
          <w:rFonts w:hint="cs"/>
          <w:rtl/>
        </w:rPr>
        <w:t xml:space="preserve"> </w:t>
      </w:r>
      <w:r w:rsidR="001B4D17">
        <w:rPr>
          <w:rFonts w:hint="cs"/>
          <w:rtl/>
        </w:rPr>
        <w:t>אותו</w:t>
      </w:r>
      <w:r w:rsidR="00481A22">
        <w:rPr>
          <w:rFonts w:hint="cs"/>
          <w:rtl/>
        </w:rPr>
        <w:t>.</w:t>
      </w:r>
    </w:p>
    <w:p w14:paraId="46413A5D" w14:textId="77777777" w:rsidR="001B4D17" w:rsidRDefault="001B4D17" w:rsidP="001B4D17">
      <w:pPr>
        <w:rPr>
          <w:rtl/>
        </w:rPr>
      </w:pPr>
    </w:p>
    <w:p w14:paraId="366392E8" w14:textId="4C7997CF" w:rsidR="004627AB" w:rsidRDefault="004627AB" w:rsidP="00250000">
      <w:pPr>
        <w:rPr>
          <w:rtl/>
        </w:rPr>
      </w:pPr>
      <w:r w:rsidRPr="00CD067C">
        <w:rPr>
          <w:rtl/>
        </w:rPr>
        <w:t xml:space="preserve">באותו לילה, אלכס </w:t>
      </w:r>
      <w:r w:rsidR="00D45E79">
        <w:rPr>
          <w:rFonts w:hint="cs"/>
          <w:rtl/>
        </w:rPr>
        <w:t>חזר</w:t>
      </w:r>
      <w:r w:rsidR="008426A2" w:rsidRPr="008426A2">
        <w:rPr>
          <w:rtl/>
        </w:rPr>
        <w:t xml:space="preserve"> </w:t>
      </w:r>
      <w:r w:rsidR="008426A2" w:rsidRPr="008426A2">
        <w:rPr>
          <w:rFonts w:cs="Times New Roman"/>
          <w:rtl/>
        </w:rPr>
        <w:t>עם תיאו ו</w:t>
      </w:r>
      <w:r w:rsidR="001C5A04">
        <w:rPr>
          <w:rFonts w:cs="Times New Roman"/>
          <w:rtl/>
        </w:rPr>
        <w:t>אימא</w:t>
      </w:r>
      <w:r w:rsidR="00D45E79">
        <w:rPr>
          <w:rFonts w:hint="cs"/>
          <w:rtl/>
        </w:rPr>
        <w:t xml:space="preserve"> ל</w:t>
      </w:r>
      <w:r w:rsidRPr="00CD067C">
        <w:rPr>
          <w:rFonts w:hint="cs"/>
          <w:rtl/>
        </w:rPr>
        <w:t xml:space="preserve">מלון </w:t>
      </w:r>
      <w:r w:rsidR="008426A2">
        <w:rPr>
          <w:rFonts w:hint="cs"/>
          <w:rtl/>
        </w:rPr>
        <w:t>שלהם</w:t>
      </w:r>
      <w:r w:rsidRPr="00CD067C">
        <w:rPr>
          <w:rtl/>
        </w:rPr>
        <w:t xml:space="preserve">. </w:t>
      </w:r>
    </w:p>
    <w:p w14:paraId="2507A32D" w14:textId="5D8855D4" w:rsidR="004627AB" w:rsidRDefault="004627AB" w:rsidP="00C577B7">
      <w:pPr>
        <w:rPr>
          <w:rtl/>
        </w:rPr>
      </w:pPr>
      <w:r>
        <w:rPr>
          <w:rFonts w:hint="cs"/>
          <w:rtl/>
        </w:rPr>
        <w:t xml:space="preserve">"תיאודור </w:t>
      </w:r>
      <w:r w:rsidR="00D61C3D">
        <w:rPr>
          <w:rFonts w:hint="cs"/>
          <w:rtl/>
        </w:rPr>
        <w:t>מ</w:t>
      </w:r>
      <w:r w:rsidR="005A6C9B">
        <w:rPr>
          <w:rFonts w:hint="cs"/>
          <w:rtl/>
        </w:rPr>
        <w:t>'</w:t>
      </w:r>
      <w:r w:rsidR="00F7359B">
        <w:rPr>
          <w:rFonts w:hint="cs"/>
          <w:rtl/>
        </w:rPr>
        <w:t xml:space="preserve"> </w:t>
      </w:r>
      <w:r>
        <w:rPr>
          <w:rFonts w:hint="cs"/>
          <w:rtl/>
        </w:rPr>
        <w:t xml:space="preserve">הופמן, אשף הקלידים הצעיר," </w:t>
      </w:r>
      <w:r w:rsidR="00F7359B">
        <w:rPr>
          <w:rFonts w:hint="cs"/>
          <w:rtl/>
        </w:rPr>
        <w:t>תיאו</w:t>
      </w:r>
      <w:r>
        <w:rPr>
          <w:rFonts w:hint="cs"/>
          <w:rtl/>
        </w:rPr>
        <w:t xml:space="preserve"> הקריא מעלון הכרומו של ה</w:t>
      </w:r>
      <w:r w:rsidR="00C45B28">
        <w:rPr>
          <w:rFonts w:hint="cs"/>
          <w:rtl/>
        </w:rPr>
        <w:t>תוכני</w:t>
      </w:r>
      <w:r w:rsidR="00D32ABC">
        <w:rPr>
          <w:rFonts w:hint="cs"/>
          <w:rtl/>
        </w:rPr>
        <w:t>ה</w:t>
      </w:r>
      <w:r w:rsidR="00C577B7">
        <w:rPr>
          <w:rFonts w:hint="cs"/>
          <w:rtl/>
        </w:rPr>
        <w:t xml:space="preserve">, </w:t>
      </w:r>
      <w:r w:rsidR="001B4D17">
        <w:rPr>
          <w:rFonts w:hint="cs"/>
          <w:rtl/>
        </w:rPr>
        <w:t xml:space="preserve">כשישבו </w:t>
      </w:r>
      <w:r w:rsidR="00C577B7">
        <w:rPr>
          <w:rFonts w:hint="cs"/>
          <w:rtl/>
        </w:rPr>
        <w:t>במסעדת המלון</w:t>
      </w:r>
      <w:r w:rsidR="002E05AA">
        <w:rPr>
          <w:rFonts w:hint="cs"/>
          <w:rtl/>
        </w:rPr>
        <w:t>.</w:t>
      </w:r>
    </w:p>
    <w:p w14:paraId="310BC778" w14:textId="77E52DF6" w:rsidR="004627AB" w:rsidRDefault="004627AB" w:rsidP="00B93708">
      <w:pPr>
        <w:rPr>
          <w:rtl/>
        </w:rPr>
      </w:pPr>
      <w:r>
        <w:rPr>
          <w:rFonts w:hint="cs"/>
          <w:rtl/>
        </w:rPr>
        <w:t xml:space="preserve">"זה מה שמשלם למשפחה שלנו את ה..." </w:t>
      </w:r>
      <w:r w:rsidR="001C5A04">
        <w:rPr>
          <w:rFonts w:hint="cs"/>
          <w:rtl/>
        </w:rPr>
        <w:t>אימא</w:t>
      </w:r>
      <w:r w:rsidR="00F7359B" w:rsidRPr="00F7359B">
        <w:rPr>
          <w:rFonts w:hint="eastAsia"/>
          <w:highlight w:val="red"/>
          <w:rtl/>
        </w:rPr>
        <w:t xml:space="preserve"> </w:t>
      </w:r>
      <w:r w:rsidR="00F7359B" w:rsidRPr="00973933">
        <w:rPr>
          <w:rFonts w:hint="eastAsia"/>
          <w:highlight w:val="red"/>
          <w:rtl/>
        </w:rPr>
        <w:t>הפטירה</w:t>
      </w:r>
      <w:r>
        <w:rPr>
          <w:rFonts w:hint="cs"/>
          <w:rtl/>
        </w:rPr>
        <w:t>.</w:t>
      </w:r>
    </w:p>
    <w:p w14:paraId="2BF0236E" w14:textId="368A6E8B" w:rsidR="004627AB" w:rsidRDefault="004627AB" w:rsidP="00250000">
      <w:pPr>
        <w:rPr>
          <w:rtl/>
        </w:rPr>
      </w:pPr>
      <w:r>
        <w:rPr>
          <w:rFonts w:hint="cs"/>
          <w:rtl/>
        </w:rPr>
        <w:t>"את הלחם?"</w:t>
      </w:r>
      <w:bookmarkStart w:id="239" w:name="_Hlk526268748"/>
      <w:r w:rsidR="00643F79">
        <w:rPr>
          <w:rFonts w:hint="cs"/>
          <w:rtl/>
        </w:rPr>
        <w:t xml:space="preserve"> אלכס הציע בהיסוס.</w:t>
      </w:r>
      <w:bookmarkEnd w:id="239"/>
    </w:p>
    <w:p w14:paraId="368C0ED3" w14:textId="4CE62ECD" w:rsidR="004627AB" w:rsidRDefault="004627AB" w:rsidP="001B4D17">
      <w:pPr>
        <w:rPr>
          <w:rtl/>
        </w:rPr>
      </w:pPr>
      <w:r>
        <w:rPr>
          <w:rFonts w:hint="cs"/>
          <w:rtl/>
        </w:rPr>
        <w:t>"לא, לא את הלחם. את כל השאר," היא אמרה בפיזור</w:t>
      </w:r>
      <w:r w:rsidR="003F7D54">
        <w:rPr>
          <w:rFonts w:hint="cs"/>
          <w:rtl/>
        </w:rPr>
        <w:t xml:space="preserve"> נפש</w:t>
      </w:r>
      <w:r>
        <w:rPr>
          <w:rFonts w:hint="cs"/>
          <w:rtl/>
        </w:rPr>
        <w:t xml:space="preserve">. שלושה </w:t>
      </w:r>
      <w:r w:rsidR="00EA43A4">
        <w:rPr>
          <w:rFonts w:hint="cs"/>
          <w:rtl/>
        </w:rPr>
        <w:t>כתבי</w:t>
      </w:r>
      <w:r>
        <w:rPr>
          <w:rFonts w:hint="cs"/>
          <w:rtl/>
        </w:rPr>
        <w:t>ם</w:t>
      </w:r>
      <w:r w:rsidR="001B4D17">
        <w:rPr>
          <w:rFonts w:hint="cs"/>
          <w:rtl/>
        </w:rPr>
        <w:t xml:space="preserve"> חיכו</w:t>
      </w:r>
      <w:r>
        <w:rPr>
          <w:rFonts w:hint="cs"/>
          <w:rtl/>
        </w:rPr>
        <w:t xml:space="preserve"> לראיין את תיאו ו</w:t>
      </w:r>
      <w:r w:rsidR="002F7678">
        <w:rPr>
          <w:rFonts w:hint="cs"/>
          <w:rtl/>
        </w:rPr>
        <w:t xml:space="preserve">דווקא כעת </w:t>
      </w:r>
      <w:r>
        <w:rPr>
          <w:rFonts w:hint="cs"/>
          <w:rtl/>
        </w:rPr>
        <w:t>חולצ</w:t>
      </w:r>
      <w:r w:rsidR="00F2037B">
        <w:rPr>
          <w:rFonts w:hint="cs"/>
          <w:rtl/>
        </w:rPr>
        <w:t>תו הוכתמה</w:t>
      </w:r>
      <w:r>
        <w:rPr>
          <w:rFonts w:hint="cs"/>
          <w:rtl/>
        </w:rPr>
        <w:t>. "</w:t>
      </w:r>
      <w:r w:rsidR="00F2037B">
        <w:rPr>
          <w:rFonts w:hint="cs"/>
          <w:rtl/>
        </w:rPr>
        <w:t>כבר</w:t>
      </w:r>
      <w:r w:rsidR="00547BB7">
        <w:rPr>
          <w:rFonts w:hint="cs"/>
          <w:rtl/>
        </w:rPr>
        <w:t xml:space="preserve"> </w:t>
      </w:r>
      <w:r w:rsidR="00EA43A4">
        <w:rPr>
          <w:rFonts w:hint="cs"/>
          <w:rtl/>
        </w:rPr>
        <w:t>החזירו את</w:t>
      </w:r>
      <w:r w:rsidR="009B2415" w:rsidRPr="009B2415">
        <w:rPr>
          <w:rtl/>
        </w:rPr>
        <w:t xml:space="preserve"> </w:t>
      </w:r>
      <w:r w:rsidR="009B2415" w:rsidRPr="009B2415">
        <w:rPr>
          <w:rFonts w:cs="Times New Roman"/>
          <w:rtl/>
        </w:rPr>
        <w:t>החולצה הלבנה</w:t>
      </w:r>
      <w:r w:rsidR="00547BB7">
        <w:rPr>
          <w:rFonts w:hint="cs"/>
          <w:rtl/>
        </w:rPr>
        <w:t xml:space="preserve"> מהניקוי </w:t>
      </w:r>
      <w:r w:rsidR="009321D6">
        <w:rPr>
          <w:rFonts w:hint="cs"/>
          <w:rtl/>
        </w:rPr>
        <w:t>ה</w:t>
      </w:r>
      <w:r w:rsidR="00547BB7">
        <w:rPr>
          <w:rFonts w:hint="cs"/>
          <w:rtl/>
        </w:rPr>
        <w:t>יבש?</w:t>
      </w:r>
      <w:r>
        <w:rPr>
          <w:rFonts w:hint="cs"/>
          <w:rtl/>
        </w:rPr>
        <w:t>"</w:t>
      </w:r>
    </w:p>
    <w:p w14:paraId="362182A7" w14:textId="4A870F98" w:rsidR="002E05AA" w:rsidRDefault="000F0701" w:rsidP="005516B7">
      <w:pPr>
        <w:rPr>
          <w:rtl/>
        </w:rPr>
      </w:pPr>
      <w:r>
        <w:rPr>
          <w:rFonts w:hint="cs"/>
          <w:rtl/>
        </w:rPr>
        <w:t xml:space="preserve">תיאו השתדל </w:t>
      </w:r>
      <w:r w:rsidR="008D5246">
        <w:rPr>
          <w:rFonts w:hint="cs"/>
          <w:rtl/>
        </w:rPr>
        <w:t xml:space="preserve">בכל כוחו </w:t>
      </w:r>
      <w:r w:rsidR="005516B7">
        <w:rPr>
          <w:rFonts w:hint="cs"/>
          <w:rtl/>
        </w:rPr>
        <w:t>לא להתעטף</w:t>
      </w:r>
      <w:r w:rsidR="008D5246">
        <w:rPr>
          <w:rFonts w:hint="cs"/>
          <w:rtl/>
        </w:rPr>
        <w:t xml:space="preserve"> בחרפה</w:t>
      </w:r>
      <w:r w:rsidR="00E7694E">
        <w:rPr>
          <w:rFonts w:hint="cs"/>
          <w:rtl/>
        </w:rPr>
        <w:t xml:space="preserve"> [</w:t>
      </w:r>
      <w:r>
        <w:rPr>
          <w:rFonts w:hint="cs"/>
          <w:rtl/>
        </w:rPr>
        <w:t xml:space="preserve">להירמס, להיקטל, </w:t>
      </w:r>
      <w:r w:rsidR="00E7694E">
        <w:rPr>
          <w:rFonts w:hint="cs"/>
          <w:rtl/>
        </w:rPr>
        <w:t xml:space="preserve">להתבזות, לתעב, לסלוד, </w:t>
      </w:r>
      <w:r>
        <w:rPr>
          <w:rFonts w:hint="cs"/>
          <w:rtl/>
        </w:rPr>
        <w:t xml:space="preserve">להתגעל, להבהל, </w:t>
      </w:r>
      <w:r w:rsidR="008D5246">
        <w:rPr>
          <w:rFonts w:hint="cs"/>
          <w:rtl/>
        </w:rPr>
        <w:t xml:space="preserve">להתמעך, </w:t>
      </w:r>
      <w:r w:rsidR="00E7694E">
        <w:rPr>
          <w:rFonts w:hint="cs"/>
          <w:rtl/>
        </w:rPr>
        <w:t>עוטה חרפה]</w:t>
      </w:r>
      <w:r w:rsidR="004627AB">
        <w:rPr>
          <w:rFonts w:hint="cs"/>
          <w:rtl/>
        </w:rPr>
        <w:t xml:space="preserve"> </w:t>
      </w:r>
      <w:r w:rsidR="00F75C47">
        <w:rPr>
          <w:rFonts w:hint="cs"/>
          <w:rtl/>
        </w:rPr>
        <w:t>בשל</w:t>
      </w:r>
      <w:r w:rsidR="00EA43A4">
        <w:rPr>
          <w:rFonts w:hint="cs"/>
          <w:rtl/>
        </w:rPr>
        <w:t xml:space="preserve"> </w:t>
      </w:r>
      <w:r w:rsidR="008D5B26">
        <w:rPr>
          <w:rFonts w:hint="cs"/>
          <w:rtl/>
        </w:rPr>
        <w:t>כתם הפודינג</w:t>
      </w:r>
      <w:r w:rsidR="004627AB">
        <w:rPr>
          <w:rFonts w:hint="cs"/>
          <w:rtl/>
        </w:rPr>
        <w:t xml:space="preserve"> על החולצה.</w:t>
      </w:r>
      <w:r w:rsidR="008D5246">
        <w:rPr>
          <w:rFonts w:hint="cs"/>
          <w:rtl/>
        </w:rPr>
        <w:t xml:space="preserve"> הנוגה החמים של </w:t>
      </w:r>
      <w:r w:rsidR="0050326F">
        <w:rPr>
          <w:rFonts w:hint="cs"/>
          <w:rtl/>
        </w:rPr>
        <w:t>תום</w:t>
      </w:r>
      <w:r w:rsidR="008D5246">
        <w:rPr>
          <w:rFonts w:hint="cs"/>
          <w:rtl/>
        </w:rPr>
        <w:t xml:space="preserve"> הקונצרט [</w:t>
      </w:r>
      <w:r w:rsidR="008D5246">
        <w:t>after-concert afterglow</w:t>
      </w:r>
      <w:r w:rsidR="0050326F">
        <w:rPr>
          <w:rFonts w:hint="cs"/>
          <w:rtl/>
        </w:rPr>
        <w:t xml:space="preserve"> </w:t>
      </w:r>
      <w:r w:rsidR="008D5246">
        <w:rPr>
          <w:rFonts w:hint="cs"/>
          <w:rtl/>
        </w:rPr>
        <w:t>מ</w:t>
      </w:r>
      <w:r w:rsidR="00F7359B">
        <w:rPr>
          <w:rFonts w:hint="cs"/>
          <w:rtl/>
        </w:rPr>
        <w:t>תמ</w:t>
      </w:r>
      <w:r w:rsidR="008D5246">
        <w:rPr>
          <w:rFonts w:hint="cs"/>
          <w:rtl/>
        </w:rPr>
        <w:t>עך</w:t>
      </w:r>
      <w:r w:rsidR="0050326F">
        <w:rPr>
          <w:rFonts w:hint="cs"/>
          <w:rtl/>
        </w:rPr>
        <w:t>]</w:t>
      </w:r>
      <w:r w:rsidR="008D5246">
        <w:rPr>
          <w:rFonts w:hint="cs"/>
          <w:rtl/>
        </w:rPr>
        <w:t xml:space="preserve"> </w:t>
      </w:r>
      <w:r w:rsidR="00F7359B">
        <w:rPr>
          <w:rFonts w:hint="cs"/>
          <w:rtl/>
        </w:rPr>
        <w:t xml:space="preserve">נגוז </w:t>
      </w:r>
      <w:r w:rsidR="005516B7">
        <w:rPr>
          <w:rFonts w:hint="cs"/>
          <w:rtl/>
        </w:rPr>
        <w:t>ב</w:t>
      </w:r>
      <w:r w:rsidR="009F130B">
        <w:rPr>
          <w:rFonts w:hint="cs"/>
          <w:rtl/>
        </w:rPr>
        <w:t>קרבו</w:t>
      </w:r>
      <w:r w:rsidR="008D5246">
        <w:rPr>
          <w:rFonts w:hint="cs"/>
          <w:rtl/>
        </w:rPr>
        <w:t>.</w:t>
      </w:r>
      <w:r w:rsidR="004627AB">
        <w:rPr>
          <w:rFonts w:hint="cs"/>
          <w:rtl/>
        </w:rPr>
        <w:t xml:space="preserve"> </w:t>
      </w:r>
    </w:p>
    <w:p w14:paraId="3E9E1DE1" w14:textId="43653CAB" w:rsidR="004627AB" w:rsidRDefault="004627AB" w:rsidP="00F2037B">
      <w:pPr>
        <w:rPr>
          <w:rtl/>
        </w:rPr>
      </w:pPr>
      <w:r>
        <w:rPr>
          <w:rFonts w:hint="cs"/>
          <w:rtl/>
        </w:rPr>
        <w:t>"</w:t>
      </w:r>
      <w:r w:rsidR="001B4D17">
        <w:rPr>
          <w:rFonts w:hint="cs"/>
          <w:rtl/>
        </w:rPr>
        <w:t xml:space="preserve">תיאו, </w:t>
      </w:r>
      <w:r>
        <w:rPr>
          <w:rFonts w:hint="cs"/>
          <w:rtl/>
        </w:rPr>
        <w:t>אל תהיה אשף קלידים."</w:t>
      </w:r>
    </w:p>
    <w:p w14:paraId="52ED1914" w14:textId="359E4E9B" w:rsidR="00E04ACC" w:rsidRDefault="00E04ACC" w:rsidP="00F2037B">
      <w:pPr>
        <w:rPr>
          <w:rtl/>
        </w:rPr>
      </w:pPr>
      <w:r>
        <w:rPr>
          <w:rFonts w:hint="cs"/>
          <w:rtl/>
        </w:rPr>
        <w:t>"</w:t>
      </w:r>
      <w:r w:rsidR="009B2415" w:rsidRPr="009B2415">
        <w:rPr>
          <w:rFonts w:cs="Times New Roman"/>
          <w:rtl/>
        </w:rPr>
        <w:t>די</w:t>
      </w:r>
      <w:r w:rsidR="009321D6">
        <w:rPr>
          <w:rFonts w:cs="Times New Roman" w:hint="cs"/>
          <w:rtl/>
        </w:rPr>
        <w:t>,</w:t>
      </w:r>
      <w:r w:rsidR="009B2415" w:rsidRPr="009B2415">
        <w:rPr>
          <w:rFonts w:cs="Times New Roman"/>
          <w:rtl/>
        </w:rPr>
        <w:t xml:space="preserve"> אלכס, זה מספיק!</w:t>
      </w:r>
      <w:r>
        <w:rPr>
          <w:rFonts w:hint="cs"/>
          <w:rtl/>
        </w:rPr>
        <w:t>" אימו התרתה.</w:t>
      </w:r>
    </w:p>
    <w:p w14:paraId="6CE7F406" w14:textId="66BAEAB7" w:rsidR="00E04ACC" w:rsidRDefault="00E04ACC" w:rsidP="008D5246">
      <w:pPr>
        <w:rPr>
          <w:rtl/>
        </w:rPr>
      </w:pPr>
      <w:r>
        <w:rPr>
          <w:rFonts w:hint="cs"/>
          <w:rtl/>
        </w:rPr>
        <w:t>"אשף קלידים יפיק נגינה קרה, מדודה</w:t>
      </w:r>
      <w:r w:rsidR="0050326F">
        <w:rPr>
          <w:rFonts w:hint="cs"/>
          <w:rtl/>
        </w:rPr>
        <w:t>,</w:t>
      </w:r>
      <w:r>
        <w:rPr>
          <w:rFonts w:hint="cs"/>
          <w:rtl/>
        </w:rPr>
        <w:t xml:space="preserve"> </w:t>
      </w:r>
      <w:r w:rsidR="00B833EF">
        <w:rPr>
          <w:rFonts w:hint="cs"/>
          <w:rtl/>
        </w:rPr>
        <w:t>מדויק</w:t>
      </w:r>
      <w:r w:rsidR="008D5246">
        <w:rPr>
          <w:rFonts w:hint="cs"/>
          <w:rtl/>
        </w:rPr>
        <w:t>ת כמו בספר</w:t>
      </w:r>
      <w:r w:rsidR="00E37E13">
        <w:rPr>
          <w:rFonts w:hint="cs"/>
          <w:rtl/>
        </w:rPr>
        <w:t>י</w:t>
      </w:r>
      <w:r w:rsidR="008D5246">
        <w:rPr>
          <w:rFonts w:hint="cs"/>
          <w:rtl/>
        </w:rPr>
        <w:t xml:space="preserve"> הלימוד</w:t>
      </w:r>
      <w:r>
        <w:rPr>
          <w:rFonts w:hint="cs"/>
          <w:rtl/>
        </w:rPr>
        <w:t>." [זה כעין ציטוט מהתגנבות יחידים עמ' 136: הנגינה נעשתה כמצוות אנשים מלומדה, קרה</w:t>
      </w:r>
      <w:r w:rsidR="00432930">
        <w:rPr>
          <w:rFonts w:hint="cs"/>
          <w:rtl/>
        </w:rPr>
        <w:t xml:space="preserve">, </w:t>
      </w:r>
      <w:r>
        <w:rPr>
          <w:rFonts w:hint="cs"/>
          <w:rtl/>
        </w:rPr>
        <w:t>מדודה]</w:t>
      </w:r>
    </w:p>
    <w:p w14:paraId="19896944" w14:textId="746C3301" w:rsidR="004627AB" w:rsidRDefault="004627AB" w:rsidP="001B4D17">
      <w:pPr>
        <w:rPr>
          <w:rtl/>
        </w:rPr>
      </w:pPr>
      <w:r>
        <w:rPr>
          <w:rFonts w:hint="cs"/>
          <w:rtl/>
        </w:rPr>
        <w:t>"</w:t>
      </w:r>
      <w:r w:rsidR="00486A88">
        <w:rPr>
          <w:rFonts w:hint="cs"/>
          <w:rtl/>
        </w:rPr>
        <w:t xml:space="preserve">על </w:t>
      </w:r>
      <w:r>
        <w:rPr>
          <w:rFonts w:hint="cs"/>
          <w:rtl/>
        </w:rPr>
        <w:t>מה</w:t>
      </w:r>
      <w:r w:rsidR="00486A88">
        <w:rPr>
          <w:rFonts w:hint="cs"/>
          <w:rtl/>
        </w:rPr>
        <w:t xml:space="preserve"> אתה מדבר</w:t>
      </w:r>
      <w:r w:rsidR="009321D6">
        <w:rPr>
          <w:rFonts w:hint="cs"/>
          <w:rtl/>
        </w:rPr>
        <w:t>.</w:t>
      </w:r>
      <w:r w:rsidR="00486A88">
        <w:rPr>
          <w:rFonts w:hint="cs"/>
          <w:rtl/>
        </w:rPr>
        <w:t xml:space="preserve"> אלכס</w:t>
      </w:r>
      <w:r>
        <w:rPr>
          <w:rFonts w:hint="cs"/>
          <w:rtl/>
        </w:rPr>
        <w:t>? אתה לא י</w:t>
      </w:r>
      <w:r w:rsidR="00435451">
        <w:rPr>
          <w:rFonts w:hint="cs"/>
          <w:rtl/>
        </w:rPr>
        <w:t>ודע כלום,</w:t>
      </w:r>
      <w:r w:rsidR="004A1EE0">
        <w:rPr>
          <w:rFonts w:hint="cs"/>
          <w:rtl/>
        </w:rPr>
        <w:t xml:space="preserve">" </w:t>
      </w:r>
      <w:r w:rsidR="00486A88">
        <w:rPr>
          <w:rFonts w:hint="cs"/>
          <w:rtl/>
        </w:rPr>
        <w:t>האם מהלה את החלב החם של</w:t>
      </w:r>
      <w:r w:rsidR="001B21F2">
        <w:rPr>
          <w:rFonts w:hint="cs"/>
          <w:rtl/>
        </w:rPr>
        <w:t xml:space="preserve"> תיאו</w:t>
      </w:r>
      <w:r w:rsidR="00486A88">
        <w:rPr>
          <w:rFonts w:hint="cs"/>
          <w:rtl/>
        </w:rPr>
        <w:t xml:space="preserve"> במים מינרל</w:t>
      </w:r>
      <w:r w:rsidR="009321D6">
        <w:rPr>
          <w:rFonts w:hint="cs"/>
          <w:rtl/>
        </w:rPr>
        <w:t>י</w:t>
      </w:r>
      <w:r w:rsidR="00486A88">
        <w:rPr>
          <w:rFonts w:hint="cs"/>
          <w:rtl/>
        </w:rPr>
        <w:t>ים</w:t>
      </w:r>
      <w:r w:rsidR="001B4D17">
        <w:rPr>
          <w:rFonts w:hint="cs"/>
          <w:rtl/>
        </w:rPr>
        <w:t>.</w:t>
      </w:r>
    </w:p>
    <w:p w14:paraId="47981C83" w14:textId="376B04FB" w:rsidR="004627AB" w:rsidRDefault="004627AB" w:rsidP="00A03C63">
      <w:pPr>
        <w:rPr>
          <w:rtl/>
        </w:rPr>
      </w:pPr>
      <w:r w:rsidRPr="0073329B">
        <w:rPr>
          <w:rFonts w:hint="cs"/>
          <w:rtl/>
        </w:rPr>
        <w:t xml:space="preserve">"נכון, </w:t>
      </w:r>
      <w:r w:rsidR="00486A88">
        <w:rPr>
          <w:rFonts w:hint="cs"/>
          <w:rtl/>
        </w:rPr>
        <w:t>תיאו</w:t>
      </w:r>
      <w:r w:rsidR="00486A88" w:rsidRPr="0073329B">
        <w:rPr>
          <w:rFonts w:hint="cs"/>
          <w:rtl/>
        </w:rPr>
        <w:t xml:space="preserve"> </w:t>
      </w:r>
      <w:r w:rsidRPr="0073329B">
        <w:rPr>
          <w:rFonts w:hint="cs"/>
          <w:rtl/>
        </w:rPr>
        <w:t>מנגן הרבה יותר טוב ממני. אבל אש</w:t>
      </w:r>
      <w:r w:rsidR="005516B7">
        <w:rPr>
          <w:rFonts w:hint="cs"/>
          <w:rtl/>
        </w:rPr>
        <w:t>פי</w:t>
      </w:r>
      <w:r>
        <w:rPr>
          <w:rFonts w:hint="cs"/>
          <w:rtl/>
        </w:rPr>
        <w:t xml:space="preserve"> קלידים יש הרבה</w:t>
      </w:r>
      <w:r w:rsidR="00486A88">
        <w:rPr>
          <w:rFonts w:hint="cs"/>
          <w:rtl/>
        </w:rPr>
        <w:t>,</w:t>
      </w:r>
      <w:r>
        <w:rPr>
          <w:rFonts w:hint="cs"/>
          <w:rtl/>
        </w:rPr>
        <w:t xml:space="preserve"> וגם אתה ת</w:t>
      </w:r>
      <w:r w:rsidR="00A03C63">
        <w:rPr>
          <w:rFonts w:hint="cs"/>
          <w:rtl/>
        </w:rPr>
        <w:t>שנא את זה</w:t>
      </w:r>
      <w:r w:rsidR="000F0701">
        <w:rPr>
          <w:rFonts w:hint="cs"/>
          <w:rtl/>
        </w:rPr>
        <w:t xml:space="preserve"> </w:t>
      </w:r>
      <w:r w:rsidR="008D5246">
        <w:rPr>
          <w:rFonts w:hint="cs"/>
          <w:rtl/>
        </w:rPr>
        <w:t>ב</w:t>
      </w:r>
      <w:r w:rsidR="002E05AA">
        <w:rPr>
          <w:rFonts w:hint="cs"/>
          <w:rtl/>
        </w:rPr>
        <w:t>עוד כמה שנים." הוא אחז</w:t>
      </w:r>
      <w:r>
        <w:rPr>
          <w:rFonts w:hint="cs"/>
          <w:rtl/>
        </w:rPr>
        <w:t xml:space="preserve"> ביד</w:t>
      </w:r>
      <w:r w:rsidR="001A6A20">
        <w:rPr>
          <w:rFonts w:hint="cs"/>
          <w:rtl/>
        </w:rPr>
        <w:t>ו</w:t>
      </w:r>
      <w:r>
        <w:rPr>
          <w:rFonts w:hint="cs"/>
          <w:rtl/>
        </w:rPr>
        <w:t xml:space="preserve"> הק</w:t>
      </w:r>
      <w:r w:rsidR="0050326F">
        <w:rPr>
          <w:rFonts w:hint="cs"/>
          <w:rtl/>
        </w:rPr>
        <w:t>ט</w:t>
      </w:r>
      <w:r>
        <w:rPr>
          <w:rFonts w:hint="cs"/>
          <w:rtl/>
        </w:rPr>
        <w:t>נה</w:t>
      </w:r>
      <w:r w:rsidR="009B2415">
        <w:rPr>
          <w:rFonts w:hint="cs"/>
          <w:rtl/>
        </w:rPr>
        <w:t>,</w:t>
      </w:r>
      <w:r>
        <w:rPr>
          <w:rFonts w:hint="cs"/>
          <w:rtl/>
        </w:rPr>
        <w:t xml:space="preserve"> הדביקה</w:t>
      </w:r>
      <w:r w:rsidR="009321D6">
        <w:rPr>
          <w:rFonts w:hint="cs"/>
          <w:rtl/>
        </w:rPr>
        <w:t>,</w:t>
      </w:r>
      <w:r>
        <w:rPr>
          <w:rFonts w:hint="cs"/>
          <w:rtl/>
        </w:rPr>
        <w:t xml:space="preserve"> של תיאו. "ואל תשאף להשתפר כל הזמן. גם ככה אתה טוב."</w:t>
      </w:r>
    </w:p>
    <w:p w14:paraId="318A9A05" w14:textId="777ABFB7" w:rsidR="00547BB7" w:rsidRDefault="004627AB" w:rsidP="00250000">
      <w:pPr>
        <w:rPr>
          <w:rtl/>
        </w:rPr>
      </w:pPr>
      <w:r>
        <w:rPr>
          <w:rFonts w:hint="cs"/>
          <w:rtl/>
        </w:rPr>
        <w:t xml:space="preserve">"בטח שאני אשתפר, </w:t>
      </w:r>
      <w:r w:rsidR="00756B0A" w:rsidRPr="00756B0A">
        <w:rPr>
          <w:rFonts w:cs="Times New Roman"/>
          <w:rtl/>
        </w:rPr>
        <w:t>אני לא אשפוך יותר אוכל על החולצה, וגם בנגינה אני כל הזמן משתפר</w:t>
      </w:r>
      <w:r>
        <w:rPr>
          <w:rFonts w:hint="cs"/>
          <w:rtl/>
        </w:rPr>
        <w:t xml:space="preserve"> ואני עוד</w:t>
      </w:r>
      <w:r w:rsidR="001A6A20">
        <w:rPr>
          <w:rFonts w:hint="cs"/>
          <w:rtl/>
        </w:rPr>
        <w:t xml:space="preserve"> אנגן את...</w:t>
      </w:r>
      <w:r w:rsidR="000F0701">
        <w:rPr>
          <w:rFonts w:hint="cs"/>
          <w:rtl/>
        </w:rPr>
        <w:t xml:space="preserve"> את...</w:t>
      </w:r>
      <w:r w:rsidR="001A6A20">
        <w:rPr>
          <w:rFonts w:hint="cs"/>
          <w:rtl/>
        </w:rPr>
        <w:t>"</w:t>
      </w:r>
    </w:p>
    <w:p w14:paraId="2D436FC9" w14:textId="17D41F58" w:rsidR="00547BB7" w:rsidRDefault="004A1EE0" w:rsidP="00A03C63">
      <w:pPr>
        <w:rPr>
          <w:rtl/>
        </w:rPr>
      </w:pPr>
      <w:r>
        <w:rPr>
          <w:rFonts w:hint="cs"/>
          <w:rtl/>
        </w:rPr>
        <w:t xml:space="preserve">"את רחמנינוב," האם </w:t>
      </w:r>
      <w:r w:rsidR="00A03C63">
        <w:rPr>
          <w:rFonts w:hint="cs"/>
          <w:rtl/>
        </w:rPr>
        <w:t>סייעה</w:t>
      </w:r>
      <w:r>
        <w:rPr>
          <w:rFonts w:hint="cs"/>
          <w:rtl/>
        </w:rPr>
        <w:t>.</w:t>
      </w:r>
      <w:r w:rsidR="00547BB7">
        <w:rPr>
          <w:rFonts w:hint="cs"/>
          <w:rtl/>
        </w:rPr>
        <w:t xml:space="preserve"> </w:t>
      </w:r>
      <w:r>
        <w:rPr>
          <w:rFonts w:hint="cs"/>
          <w:rtl/>
        </w:rPr>
        <w:t>"</w:t>
      </w:r>
      <w:r w:rsidR="00547BB7">
        <w:rPr>
          <w:rFonts w:hint="cs"/>
          <w:rtl/>
        </w:rPr>
        <w:t xml:space="preserve">ברור שתנגן אותו, אתה תמשיך להתפתח. אני עולה </w:t>
      </w:r>
      <w:r w:rsidR="00486A88">
        <w:rPr>
          <w:rFonts w:hint="cs"/>
          <w:rtl/>
        </w:rPr>
        <w:t xml:space="preserve">רגע </w:t>
      </w:r>
      <w:r w:rsidR="00547BB7">
        <w:rPr>
          <w:rFonts w:hint="cs"/>
          <w:rtl/>
        </w:rPr>
        <w:t>ל</w:t>
      </w:r>
      <w:r w:rsidR="002E05AA">
        <w:rPr>
          <w:rFonts w:hint="cs"/>
          <w:rtl/>
        </w:rPr>
        <w:t>הביא חולצה</w:t>
      </w:r>
      <w:r w:rsidR="008D5246">
        <w:rPr>
          <w:rFonts w:hint="cs"/>
          <w:rtl/>
        </w:rPr>
        <w:t xml:space="preserve"> נקי</w:t>
      </w:r>
      <w:r w:rsidR="00A03C63">
        <w:rPr>
          <w:rFonts w:hint="cs"/>
          <w:rtl/>
        </w:rPr>
        <w:t>י</w:t>
      </w:r>
      <w:r w:rsidR="008D5246">
        <w:rPr>
          <w:rFonts w:hint="cs"/>
          <w:rtl/>
        </w:rPr>
        <w:t>ה</w:t>
      </w:r>
      <w:r w:rsidR="00486A88">
        <w:rPr>
          <w:rFonts w:hint="cs"/>
          <w:rtl/>
        </w:rPr>
        <w:t xml:space="preserve"> מהחדר</w:t>
      </w:r>
      <w:r w:rsidR="00D61C3D">
        <w:rPr>
          <w:rFonts w:hint="cs"/>
          <w:rtl/>
        </w:rPr>
        <w:t>.</w:t>
      </w:r>
      <w:r w:rsidR="00547BB7">
        <w:rPr>
          <w:rFonts w:hint="cs"/>
          <w:rtl/>
        </w:rPr>
        <w:t>"</w:t>
      </w:r>
    </w:p>
    <w:p w14:paraId="0F242DD1" w14:textId="78DBA6F0" w:rsidR="004627AB" w:rsidRDefault="004627AB" w:rsidP="00A03C63">
      <w:pPr>
        <w:tabs>
          <w:tab w:val="right" w:pos="9746"/>
        </w:tabs>
        <w:rPr>
          <w:rtl/>
        </w:rPr>
      </w:pPr>
      <w:r>
        <w:rPr>
          <w:rFonts w:hint="cs"/>
          <w:rtl/>
        </w:rPr>
        <w:lastRenderedPageBreak/>
        <w:t>"</w:t>
      </w:r>
      <w:r w:rsidR="00A03C63">
        <w:rPr>
          <w:rFonts w:hint="cs"/>
          <w:rtl/>
        </w:rPr>
        <w:t>גם אותו</w:t>
      </w:r>
      <w:r w:rsidR="00547BB7">
        <w:rPr>
          <w:rFonts w:hint="cs"/>
          <w:rtl/>
        </w:rPr>
        <w:t>, ו</w:t>
      </w:r>
      <w:r>
        <w:rPr>
          <w:rFonts w:hint="cs"/>
          <w:rtl/>
        </w:rPr>
        <w:t>כל מ</w:t>
      </w:r>
      <w:r w:rsidR="009447C7">
        <w:rPr>
          <w:rFonts w:hint="cs"/>
          <w:rtl/>
        </w:rPr>
        <w:t>י</w:t>
      </w:r>
      <w:r>
        <w:rPr>
          <w:rFonts w:hint="cs"/>
          <w:rtl/>
        </w:rPr>
        <w:t>ני יצירות נורא קשות."</w:t>
      </w:r>
    </w:p>
    <w:p w14:paraId="79FE5C73" w14:textId="5FF5442A" w:rsidR="004627AB" w:rsidRDefault="004627AB" w:rsidP="00A03C63">
      <w:pPr>
        <w:rPr>
          <w:rtl/>
        </w:rPr>
      </w:pPr>
      <w:r>
        <w:rPr>
          <w:rFonts w:hint="cs"/>
          <w:rtl/>
        </w:rPr>
        <w:t>"</w:t>
      </w:r>
      <w:r w:rsidR="00A03C63">
        <w:rPr>
          <w:rFonts w:hint="cs"/>
          <w:rtl/>
        </w:rPr>
        <w:t>אפשר</w:t>
      </w:r>
      <w:r>
        <w:rPr>
          <w:rFonts w:hint="cs"/>
          <w:rtl/>
        </w:rPr>
        <w:t xml:space="preserve"> גם לנגן יצירות </w:t>
      </w:r>
      <w:r w:rsidR="008D5246">
        <w:rPr>
          <w:rFonts w:hint="cs"/>
          <w:rtl/>
        </w:rPr>
        <w:t xml:space="preserve">שהן </w:t>
      </w:r>
      <w:r>
        <w:rPr>
          <w:rFonts w:hint="cs"/>
          <w:rtl/>
        </w:rPr>
        <w:t xml:space="preserve">לא </w:t>
      </w:r>
      <w:r w:rsidR="00F97A34">
        <w:rPr>
          <w:rFonts w:hint="cs"/>
          <w:rtl/>
        </w:rPr>
        <w:t>כל כך</w:t>
      </w:r>
      <w:r>
        <w:rPr>
          <w:rFonts w:hint="cs"/>
          <w:rtl/>
        </w:rPr>
        <w:t xml:space="preserve"> קשות,</w:t>
      </w:r>
      <w:r w:rsidR="00547BB7">
        <w:rPr>
          <w:rFonts w:hint="cs"/>
          <w:rtl/>
        </w:rPr>
        <w:t>"</w:t>
      </w:r>
      <w:r w:rsidR="004A1EE0">
        <w:rPr>
          <w:rFonts w:hint="cs"/>
          <w:rtl/>
        </w:rPr>
        <w:t xml:space="preserve"> </w:t>
      </w:r>
      <w:r w:rsidR="00547BB7">
        <w:rPr>
          <w:rFonts w:hint="cs"/>
          <w:rtl/>
        </w:rPr>
        <w:t>אלכס אמר כשאימם הלכה,</w:t>
      </w:r>
      <w:r>
        <w:rPr>
          <w:rFonts w:hint="cs"/>
          <w:rtl/>
        </w:rPr>
        <w:t xml:space="preserve"> </w:t>
      </w:r>
      <w:r w:rsidR="00547BB7">
        <w:rPr>
          <w:rFonts w:hint="cs"/>
          <w:rtl/>
        </w:rPr>
        <w:t>"</w:t>
      </w:r>
      <w:r w:rsidR="00A03C63">
        <w:rPr>
          <w:rFonts w:hint="cs"/>
          <w:rtl/>
        </w:rPr>
        <w:t>אם</w:t>
      </w:r>
      <w:r>
        <w:rPr>
          <w:rFonts w:hint="cs"/>
          <w:rtl/>
        </w:rPr>
        <w:t xml:space="preserve"> הן </w:t>
      </w:r>
      <w:r w:rsidR="004A1EE0">
        <w:rPr>
          <w:rFonts w:hint="cs"/>
          <w:rtl/>
        </w:rPr>
        <w:t xml:space="preserve">היצירות </w:t>
      </w:r>
      <w:r>
        <w:rPr>
          <w:rFonts w:hint="cs"/>
          <w:rtl/>
        </w:rPr>
        <w:t>שלך."</w:t>
      </w:r>
    </w:p>
    <w:p w14:paraId="2E2DAA74" w14:textId="22E39E2C" w:rsidR="00016EE7" w:rsidRDefault="004627AB" w:rsidP="00016EE7">
      <w:pPr>
        <w:rPr>
          <w:rtl/>
        </w:rPr>
      </w:pPr>
      <w:r>
        <w:rPr>
          <w:rFonts w:hint="cs"/>
          <w:rtl/>
        </w:rPr>
        <w:t>"א</w:t>
      </w:r>
      <w:r w:rsidR="002E05AA">
        <w:rPr>
          <w:rFonts w:hint="cs"/>
          <w:rtl/>
        </w:rPr>
        <w:t xml:space="preserve">ין לי יצירות </w:t>
      </w:r>
      <w:r w:rsidR="00A03C63">
        <w:rPr>
          <w:rFonts w:hint="cs"/>
          <w:rtl/>
        </w:rPr>
        <w:t>מ</w:t>
      </w:r>
      <w:r w:rsidR="002E05AA">
        <w:rPr>
          <w:rFonts w:hint="cs"/>
          <w:rtl/>
        </w:rPr>
        <w:t xml:space="preserve">שלי, אני </w:t>
      </w:r>
      <w:r w:rsidR="00D65505">
        <w:rPr>
          <w:rFonts w:hint="cs"/>
          <w:rtl/>
        </w:rPr>
        <w:t xml:space="preserve">אשף קלידים. </w:t>
      </w:r>
      <w:r w:rsidR="00486A88">
        <w:rPr>
          <w:rFonts w:hint="cs"/>
          <w:rtl/>
        </w:rPr>
        <w:t>ו</w:t>
      </w:r>
      <w:r w:rsidR="00C17BD2">
        <w:rPr>
          <w:rFonts w:hint="cs"/>
          <w:rtl/>
        </w:rPr>
        <w:t xml:space="preserve">הנה בטהובן, </w:t>
      </w:r>
      <w:r w:rsidR="00BF44B1">
        <w:rPr>
          <w:rFonts w:hint="cs"/>
          <w:rtl/>
        </w:rPr>
        <w:t xml:space="preserve">נכון? זה מה שכתוב כאן? </w:t>
      </w:r>
      <w:r w:rsidR="00C17BD2">
        <w:rPr>
          <w:rFonts w:hint="cs"/>
          <w:rtl/>
        </w:rPr>
        <w:t>ב</w:t>
      </w:r>
      <w:r>
        <w:rPr>
          <w:rFonts w:hint="cs"/>
          <w:rtl/>
        </w:rPr>
        <w:t>יצירה של חורף."</w:t>
      </w:r>
      <w:r w:rsidR="004836EC">
        <w:rPr>
          <w:rFonts w:hint="cs"/>
          <w:rtl/>
        </w:rPr>
        <w:t xml:space="preserve"> </w:t>
      </w:r>
      <w:r w:rsidR="00016EE7">
        <w:rPr>
          <w:rFonts w:hint="cs"/>
          <w:rtl/>
        </w:rPr>
        <w:t xml:space="preserve">הוא התכוון לסונטה מספר שמונה. </w:t>
      </w:r>
    </w:p>
    <w:p w14:paraId="28F0F597" w14:textId="77777777" w:rsidR="004627AB" w:rsidRDefault="00016EE7" w:rsidP="00016EE7">
      <w:pPr>
        <w:rPr>
          <w:rtl/>
        </w:rPr>
      </w:pPr>
      <w:r>
        <w:rPr>
          <w:rFonts w:hint="cs"/>
          <w:rtl/>
        </w:rPr>
        <w:t>[</w:t>
      </w:r>
      <w:r w:rsidRPr="00016EE7">
        <w:t>https://en.wikipedia.org/wiki/Piano_Sonata_No._8_(Beethoven</w:t>
      </w:r>
      <w:r w:rsidRPr="00016EE7">
        <w:rPr>
          <w:rFonts w:cs="Times New Roman"/>
          <w:rtl/>
        </w:rPr>
        <w:t>)</w:t>
      </w:r>
      <w:r>
        <w:rPr>
          <w:rFonts w:hint="cs"/>
          <w:rtl/>
        </w:rPr>
        <w:t>]</w:t>
      </w:r>
    </w:p>
    <w:p w14:paraId="3F0A6657" w14:textId="77777777" w:rsidR="001A6A20" w:rsidRDefault="004627AB" w:rsidP="00D65505">
      <w:pPr>
        <w:rPr>
          <w:rtl/>
        </w:rPr>
      </w:pPr>
      <w:r>
        <w:rPr>
          <w:rFonts w:hint="cs"/>
          <w:rtl/>
        </w:rPr>
        <w:t xml:space="preserve">"תהפוך </w:t>
      </w:r>
      <w:r w:rsidR="009447C7">
        <w:rPr>
          <w:rFonts w:hint="cs"/>
          <w:rtl/>
        </w:rPr>
        <w:t xml:space="preserve">את </w:t>
      </w:r>
      <w:r>
        <w:rPr>
          <w:rFonts w:hint="cs"/>
          <w:rtl/>
        </w:rPr>
        <w:t>החורף לשלך. יש שם חלקים שנכתבו במיוחד בשבילך</w:t>
      </w:r>
      <w:r w:rsidR="001A6A20">
        <w:rPr>
          <w:rFonts w:hint="cs"/>
          <w:rtl/>
        </w:rPr>
        <w:t>."</w:t>
      </w:r>
    </w:p>
    <w:p w14:paraId="61C56C49" w14:textId="1D634F79" w:rsidR="004627AB" w:rsidRDefault="004627AB" w:rsidP="00F47739">
      <w:pPr>
        <w:rPr>
          <w:rtl/>
        </w:rPr>
      </w:pPr>
      <w:r>
        <w:rPr>
          <w:rFonts w:hint="cs"/>
          <w:rtl/>
        </w:rPr>
        <w:t>"</w:t>
      </w:r>
      <w:r w:rsidR="00E7675F">
        <w:rPr>
          <w:rFonts w:hint="cs"/>
          <w:rtl/>
        </w:rPr>
        <w:t>התווים הם של כולם!</w:t>
      </w:r>
      <w:r>
        <w:rPr>
          <w:rFonts w:hint="cs"/>
          <w:rtl/>
        </w:rPr>
        <w:t>"</w:t>
      </w:r>
      <w:r w:rsidR="00E7675F">
        <w:rPr>
          <w:rFonts w:hint="cs"/>
          <w:rtl/>
        </w:rPr>
        <w:t xml:space="preserve"> ה</w:t>
      </w:r>
      <w:r w:rsidR="009321D6">
        <w:rPr>
          <w:rFonts w:hint="cs"/>
          <w:rtl/>
        </w:rPr>
        <w:t>רעים</w:t>
      </w:r>
      <w:r w:rsidR="00E7675F">
        <w:rPr>
          <w:rFonts w:hint="cs"/>
          <w:rtl/>
        </w:rPr>
        <w:t xml:space="preserve"> תיאו</w:t>
      </w:r>
      <w:r w:rsidR="00F47739">
        <w:rPr>
          <w:rFonts w:hint="cs"/>
          <w:rtl/>
        </w:rPr>
        <w:t>.</w:t>
      </w:r>
      <w:r w:rsidR="00E7675F">
        <w:rPr>
          <w:rFonts w:hint="cs"/>
          <w:rtl/>
        </w:rPr>
        <w:t xml:space="preserve"> </w:t>
      </w:r>
      <w:r w:rsidR="00F47739">
        <w:rPr>
          <w:rFonts w:hint="cs"/>
          <w:rtl/>
        </w:rPr>
        <w:t>לפתע</w:t>
      </w:r>
      <w:r w:rsidR="00E7675F">
        <w:rPr>
          <w:rFonts w:hint="cs"/>
          <w:rtl/>
        </w:rPr>
        <w:t xml:space="preserve"> </w:t>
      </w:r>
      <w:r w:rsidR="00BF44B1">
        <w:rPr>
          <w:rFonts w:hint="cs"/>
          <w:rtl/>
        </w:rPr>
        <w:t>ח</w:t>
      </w:r>
      <w:r w:rsidR="00E7675F">
        <w:rPr>
          <w:rFonts w:hint="cs"/>
          <w:rtl/>
        </w:rPr>
        <w:t>ש זרות כלפי היצירה שמ</w:t>
      </w:r>
      <w:r w:rsidR="009321D6">
        <w:rPr>
          <w:rFonts w:hint="cs"/>
          <w:rtl/>
        </w:rPr>
        <w:t>י</w:t>
      </w:r>
      <w:r w:rsidR="00E7675F">
        <w:rPr>
          <w:rFonts w:hint="cs"/>
          <w:rtl/>
        </w:rPr>
        <w:t xml:space="preserve">ליוני אנשים </w:t>
      </w:r>
      <w:r w:rsidR="002E05AA">
        <w:rPr>
          <w:rFonts w:hint="cs"/>
          <w:rtl/>
        </w:rPr>
        <w:t>אלמוניים</w:t>
      </w:r>
      <w:r w:rsidR="00274F67">
        <w:rPr>
          <w:rFonts w:hint="cs"/>
          <w:rtl/>
        </w:rPr>
        <w:t xml:space="preserve"> ניגנו בטלפי</w:t>
      </w:r>
      <w:r w:rsidR="000F0701">
        <w:rPr>
          <w:rFonts w:hint="cs"/>
          <w:rtl/>
        </w:rPr>
        <w:t>הם ה</w:t>
      </w:r>
      <w:r w:rsidR="004958CF">
        <w:rPr>
          <w:rFonts w:hint="cs"/>
          <w:rtl/>
        </w:rPr>
        <w:t>מטונפ</w:t>
      </w:r>
      <w:r w:rsidR="009321D6">
        <w:rPr>
          <w:rFonts w:hint="cs"/>
          <w:rtl/>
        </w:rPr>
        <w:t>ים</w:t>
      </w:r>
      <w:r w:rsidR="004A1EE0">
        <w:rPr>
          <w:rFonts w:hint="cs"/>
          <w:rtl/>
        </w:rPr>
        <w:t xml:space="preserve">, היצירה שעימה </w:t>
      </w:r>
      <w:r w:rsidR="001A6A20">
        <w:rPr>
          <w:rFonts w:hint="cs"/>
          <w:rtl/>
        </w:rPr>
        <w:t xml:space="preserve">התייחד </w:t>
      </w:r>
      <w:r w:rsidR="00E37E13">
        <w:rPr>
          <w:rFonts w:hint="cs"/>
          <w:rtl/>
        </w:rPr>
        <w:t>[לעיני, במעמד, בנוכחות, לנוכח]</w:t>
      </w:r>
      <w:r w:rsidR="001A6A20">
        <w:rPr>
          <w:rFonts w:hint="cs"/>
          <w:rtl/>
        </w:rPr>
        <w:t xml:space="preserve"> </w:t>
      </w:r>
      <w:r w:rsidR="00E37E13">
        <w:rPr>
          <w:rFonts w:hint="cs"/>
          <w:rtl/>
        </w:rPr>
        <w:t xml:space="preserve">אל מול </w:t>
      </w:r>
      <w:r w:rsidR="001A6A20">
        <w:rPr>
          <w:rFonts w:hint="cs"/>
          <w:rtl/>
        </w:rPr>
        <w:t>אול</w:t>
      </w:r>
      <w:r w:rsidR="00C17BD2">
        <w:rPr>
          <w:rFonts w:hint="cs"/>
          <w:rtl/>
        </w:rPr>
        <w:t>מות מלאים במשך רוב ערבי אותו קיץ</w:t>
      </w:r>
      <w:r w:rsidR="00E7675F">
        <w:rPr>
          <w:rFonts w:hint="cs"/>
          <w:rtl/>
        </w:rPr>
        <w:t>.</w:t>
      </w:r>
    </w:p>
    <w:p w14:paraId="6DD824DA" w14:textId="7DBA019D" w:rsidR="004627AB" w:rsidRDefault="004627AB" w:rsidP="00250000">
      <w:pPr>
        <w:rPr>
          <w:rtl/>
        </w:rPr>
      </w:pPr>
      <w:r>
        <w:rPr>
          <w:rFonts w:hint="cs"/>
          <w:rtl/>
        </w:rPr>
        <w:t>"</w:t>
      </w:r>
      <w:r w:rsidR="00E7675F">
        <w:rPr>
          <w:rFonts w:hint="cs"/>
          <w:rtl/>
        </w:rPr>
        <w:t>הת</w:t>
      </w:r>
      <w:r w:rsidR="00F47739">
        <w:rPr>
          <w:rFonts w:hint="cs"/>
          <w:rtl/>
        </w:rPr>
        <w:t>ו</w:t>
      </w:r>
      <w:r w:rsidR="00E7675F">
        <w:rPr>
          <w:rFonts w:hint="cs"/>
          <w:rtl/>
        </w:rPr>
        <w:t>וים הם של כולם, אבל</w:t>
      </w:r>
      <w:r w:rsidR="004A1EE0">
        <w:rPr>
          <w:rFonts w:hint="cs"/>
          <w:rtl/>
        </w:rPr>
        <w:t xml:space="preserve"> יש בחורף הזה צלילים שהם רק שלך.</w:t>
      </w:r>
      <w:r w:rsidR="00E7675F">
        <w:rPr>
          <w:rFonts w:hint="cs"/>
          <w:rtl/>
        </w:rPr>
        <w:t xml:space="preserve"> </w:t>
      </w:r>
      <w:r>
        <w:rPr>
          <w:rFonts w:hint="cs"/>
          <w:rtl/>
        </w:rPr>
        <w:t>תחשוב עליו,</w:t>
      </w:r>
      <w:r w:rsidRPr="00311814">
        <w:rPr>
          <w:rFonts w:hint="cs"/>
          <w:rtl/>
        </w:rPr>
        <w:t xml:space="preserve"> </w:t>
      </w:r>
      <w:r>
        <w:rPr>
          <w:rFonts w:hint="cs"/>
          <w:rtl/>
        </w:rPr>
        <w:t>תחלום על החורף הזה בלילה."</w:t>
      </w:r>
    </w:p>
    <w:p w14:paraId="6B2E5855" w14:textId="1A967D87" w:rsidR="00E95B7F" w:rsidRDefault="001C5A04" w:rsidP="00F47739">
      <w:pPr>
        <w:rPr>
          <w:rtl/>
        </w:rPr>
      </w:pPr>
      <w:r>
        <w:rPr>
          <w:rFonts w:cs="Times New Roman"/>
          <w:rtl/>
        </w:rPr>
        <w:t>אימא</w:t>
      </w:r>
      <w:r w:rsidR="00D61C3D" w:rsidRPr="00D61C3D">
        <w:rPr>
          <w:rFonts w:cs="Times New Roman"/>
          <w:rtl/>
        </w:rPr>
        <w:t xml:space="preserve"> הרשתה ל</w:t>
      </w:r>
      <w:r w:rsidR="009A289F">
        <w:rPr>
          <w:rFonts w:hint="cs"/>
          <w:rtl/>
        </w:rPr>
        <w:t xml:space="preserve">אלכס </w:t>
      </w:r>
      <w:r w:rsidR="00D61C3D" w:rsidRPr="00D61C3D">
        <w:rPr>
          <w:rFonts w:cs="Times New Roman"/>
          <w:rtl/>
        </w:rPr>
        <w:t>לה</w:t>
      </w:r>
      <w:r w:rsidR="009321D6">
        <w:rPr>
          <w:rFonts w:cs="Times New Roman" w:hint="cs"/>
          <w:rtl/>
        </w:rPr>
        <w:t>י</w:t>
      </w:r>
      <w:r w:rsidR="00D61C3D" w:rsidRPr="00D61C3D">
        <w:rPr>
          <w:rFonts w:cs="Times New Roman"/>
          <w:rtl/>
        </w:rPr>
        <w:t>שאר איתם</w:t>
      </w:r>
      <w:r w:rsidR="009A289F">
        <w:rPr>
          <w:rFonts w:hint="cs"/>
          <w:rtl/>
        </w:rPr>
        <w:t xml:space="preserve"> </w:t>
      </w:r>
      <w:r w:rsidR="004627AB">
        <w:rPr>
          <w:rFonts w:hint="cs"/>
          <w:rtl/>
        </w:rPr>
        <w:t>בזמן הר</w:t>
      </w:r>
      <w:r w:rsidR="009321D6">
        <w:rPr>
          <w:rFonts w:hint="cs"/>
          <w:rtl/>
        </w:rPr>
        <w:t>י</w:t>
      </w:r>
      <w:r w:rsidR="004627AB">
        <w:rPr>
          <w:rFonts w:hint="cs"/>
          <w:rtl/>
        </w:rPr>
        <w:t xml:space="preserve">איון </w:t>
      </w:r>
      <w:r w:rsidR="00F47739">
        <w:rPr>
          <w:rFonts w:hint="cs"/>
          <w:rtl/>
        </w:rPr>
        <w:t xml:space="preserve">העיתונאי </w:t>
      </w:r>
      <w:r w:rsidR="004627AB">
        <w:rPr>
          <w:rFonts w:hint="cs"/>
          <w:rtl/>
        </w:rPr>
        <w:t>שנערך</w:t>
      </w:r>
      <w:r w:rsidR="00016EE7">
        <w:rPr>
          <w:rFonts w:hint="cs"/>
          <w:rtl/>
        </w:rPr>
        <w:t xml:space="preserve"> עם תיאו ופסנתר</w:t>
      </w:r>
      <w:r w:rsidR="00A73941">
        <w:rPr>
          <w:rFonts w:hint="cs"/>
          <w:rtl/>
        </w:rPr>
        <w:t>ני</w:t>
      </w:r>
      <w:r w:rsidR="00E37E13">
        <w:rPr>
          <w:rFonts w:hint="cs"/>
          <w:rtl/>
        </w:rPr>
        <w:t>ו</w:t>
      </w:r>
      <w:r w:rsidR="00A73941">
        <w:rPr>
          <w:rFonts w:hint="cs"/>
          <w:rtl/>
        </w:rPr>
        <w:t>ת</w:t>
      </w:r>
      <w:r w:rsidR="009321D6">
        <w:rPr>
          <w:rFonts w:hint="cs"/>
          <w:rtl/>
        </w:rPr>
        <w:t xml:space="preserve"> </w:t>
      </w:r>
      <w:r w:rsidR="00A73941">
        <w:rPr>
          <w:rFonts w:hint="cs"/>
          <w:rtl/>
        </w:rPr>
        <w:t>ה</w:t>
      </w:r>
      <w:r w:rsidR="00016EE7">
        <w:rPr>
          <w:rFonts w:hint="cs"/>
          <w:rtl/>
        </w:rPr>
        <w:t xml:space="preserve">פלא </w:t>
      </w:r>
      <w:r w:rsidR="00A73941">
        <w:rPr>
          <w:rFonts w:hint="cs"/>
          <w:rtl/>
        </w:rPr>
        <w:t>ה</w:t>
      </w:r>
      <w:r w:rsidR="00016EE7">
        <w:rPr>
          <w:rFonts w:hint="cs"/>
          <w:rtl/>
        </w:rPr>
        <w:t>נוס</w:t>
      </w:r>
      <w:r w:rsidR="00A73941">
        <w:rPr>
          <w:rFonts w:hint="cs"/>
          <w:rtl/>
        </w:rPr>
        <w:t>פ</w:t>
      </w:r>
      <w:r w:rsidR="00E37E13">
        <w:rPr>
          <w:rFonts w:hint="cs"/>
          <w:rtl/>
        </w:rPr>
        <w:t>ו</w:t>
      </w:r>
      <w:r w:rsidR="00A73941">
        <w:rPr>
          <w:rFonts w:hint="cs"/>
          <w:rtl/>
        </w:rPr>
        <w:t>ת</w:t>
      </w:r>
      <w:r w:rsidR="004627AB">
        <w:rPr>
          <w:rFonts w:hint="cs"/>
          <w:rtl/>
        </w:rPr>
        <w:t xml:space="preserve">. </w:t>
      </w:r>
    </w:p>
    <w:p w14:paraId="1D53BEA9" w14:textId="77777777" w:rsidR="008426A2" w:rsidRDefault="00BF44B1" w:rsidP="00F47739">
      <w:pPr>
        <w:rPr>
          <w:rFonts w:cs="Times New Roman"/>
          <w:rtl/>
        </w:rPr>
      </w:pPr>
      <w:r>
        <w:rPr>
          <w:rFonts w:cs="Times New Roman" w:hint="cs"/>
          <w:rtl/>
        </w:rPr>
        <w:t>[</w:t>
      </w:r>
    </w:p>
    <w:p w14:paraId="7E4A21A6" w14:textId="309C61EB" w:rsidR="00E95B7F" w:rsidRDefault="00E95B7F" w:rsidP="00F47739">
      <w:pPr>
        <w:rPr>
          <w:rtl/>
        </w:rPr>
      </w:pPr>
      <w:r w:rsidRPr="00E95B7F">
        <w:rPr>
          <w:rFonts w:cs="Times New Roman"/>
          <w:rtl/>
        </w:rPr>
        <w:t>מה ש</w:t>
      </w:r>
      <w:r w:rsidR="001C5A04">
        <w:rPr>
          <w:rFonts w:cs="Times New Roman"/>
          <w:rtl/>
        </w:rPr>
        <w:t>אימא</w:t>
      </w:r>
      <w:r w:rsidRPr="00E95B7F">
        <w:rPr>
          <w:rFonts w:cs="Times New Roman"/>
          <w:rtl/>
        </w:rPr>
        <w:t xml:space="preserve"> של תיאו אומרת על בנייתו כנגן וזה שהיא לא רוצה שאווה תתחרה</w:t>
      </w:r>
    </w:p>
    <w:p w14:paraId="071936EB" w14:textId="06C37A9C" w:rsidR="00E95B7F" w:rsidRDefault="00EE3076" w:rsidP="00E95B7F">
      <w:hyperlink r:id="rId165" w:history="1">
        <w:r w:rsidR="00E95B7F" w:rsidRPr="008426A2">
          <w:rPr>
            <w:rStyle w:val="Hyperlink"/>
            <w:rFonts w:hint="cs"/>
            <w:rtl/>
          </w:rPr>
          <w:t>מתוך</w:t>
        </w:r>
      </w:hyperlink>
      <w:r w:rsidR="00E95B7F">
        <w:rPr>
          <w:rFonts w:hint="cs"/>
          <w:rtl/>
        </w:rPr>
        <w:t xml:space="preserve"> </w:t>
      </w:r>
    </w:p>
    <w:p w14:paraId="0FE9D64E" w14:textId="77777777" w:rsidR="00E95B7F" w:rsidRDefault="00E95B7F" w:rsidP="00E95B7F">
      <w:pPr>
        <w:rPr>
          <w:rtl/>
        </w:rPr>
      </w:pPr>
      <w:r>
        <w:rPr>
          <w:rFonts w:cs="Times New Roman"/>
          <w:rtl/>
        </w:rPr>
        <w:t>עודף תחרויות בגילים צעירים ורדיפה אחר ההצלחה בשנים הראשונות הם מתכון לשחיקת הספורטאי בהמשך. ההתמקדות בהישג בגילים הצעירים מעוורת את עיני הסובבים וגורמת להזנחה בבניית התשתית הגופנית והיסודות הטכניים שאמורים לשרת את הספורטאי בגיל מבוגר יותר. ספורטאים צעירים רבים, חלקם גם מוכשרים ובעלי פוטנציאל הישגי, נוטשים עוד בטרם הגיעו לפתחו של חלון הבשלות ההישגית. לא פעם שומעים ספורטאי צעיר אומר: "פרשתי בגיל 16...". חביבי, פשוט הפסקת להתאמן; מי שפורש הם רק האלופים.</w:t>
      </w:r>
    </w:p>
    <w:p w14:paraId="5BEC8A45" w14:textId="77777777" w:rsidR="00E95B7F" w:rsidRDefault="00E95B7F" w:rsidP="00E95B7F">
      <w:pPr>
        <w:rPr>
          <w:rtl/>
        </w:rPr>
      </w:pPr>
      <w:r>
        <w:rPr>
          <w:rFonts w:cs="Times New Roman"/>
          <w:rtl/>
        </w:rPr>
        <w:t>אתמצת זאת במשפט אחד שיכול להוות תמרור דרך לכלל המאמנים בענפי הספורט השונים: מאמני צעירים צריכים להתמקד בבנייה של שחקנים/ספורטאים; מאמני בוגרים צריכים להתמקד בהשגת תוצאות.</w:t>
      </w:r>
    </w:p>
    <w:p w14:paraId="2A1C8B85" w14:textId="77777777" w:rsidR="00E95B7F" w:rsidRDefault="00E95B7F" w:rsidP="00E95B7F">
      <w:pPr>
        <w:rPr>
          <w:rtl/>
        </w:rPr>
      </w:pPr>
      <w:r>
        <w:rPr>
          <w:rFonts w:cs="Times New Roman"/>
          <w:rtl/>
        </w:rPr>
        <w:t>תחנות קריטיות לשימור היכולת ההישגית בגיל מבוגר</w:t>
      </w:r>
    </w:p>
    <w:p w14:paraId="242147C2" w14:textId="77777777" w:rsidR="00E95B7F" w:rsidRDefault="00E95B7F" w:rsidP="00E95B7F">
      <w:pPr>
        <w:rPr>
          <w:rtl/>
        </w:rPr>
      </w:pPr>
      <w:r>
        <w:rPr>
          <w:rFonts w:cs="Times New Roman"/>
          <w:rtl/>
        </w:rPr>
        <w:t>* בנייה נכונה והדרגתית של תשתיות גופניות ולמידת מיומנויות טכניות בשלבי האימון הראשונים.</w:t>
      </w:r>
    </w:p>
    <w:p w14:paraId="2BCA9A2C" w14:textId="77777777" w:rsidR="00E95B7F" w:rsidRDefault="00E95B7F" w:rsidP="00E95B7F">
      <w:pPr>
        <w:rPr>
          <w:rtl/>
        </w:rPr>
      </w:pPr>
      <w:r>
        <w:rPr>
          <w:rFonts w:cs="Times New Roman"/>
          <w:rtl/>
        </w:rPr>
        <w:t>* ילד אינו מבוגר קטן; תכני האימון והעומסים שמופעלים על הספורטאי הצעיר צריכים להתאים לגילו הביולוגי.</w:t>
      </w:r>
    </w:p>
    <w:p w14:paraId="16894269" w14:textId="77777777" w:rsidR="00E95B7F" w:rsidRDefault="00E95B7F" w:rsidP="00E95B7F">
      <w:pPr>
        <w:rPr>
          <w:rtl/>
        </w:rPr>
      </w:pPr>
      <w:r>
        <w:rPr>
          <w:rFonts w:cs="Times New Roman"/>
          <w:rtl/>
        </w:rPr>
        <w:t>* יש להימנע מרדיפה אחר הישגים בגילאים הצעירים. הרצון לנצח ולבלוט בגיל הצעיר גורם לקיצורי דרך בתהליך האימון, להאצת תהליכים טרם זמנם ולשחיקה מנטלית.</w:t>
      </w:r>
    </w:p>
    <w:p w14:paraId="2AC56101" w14:textId="77777777" w:rsidR="00E95B7F" w:rsidRDefault="00E95B7F" w:rsidP="00E95B7F">
      <w:pPr>
        <w:rPr>
          <w:rtl/>
        </w:rPr>
      </w:pPr>
      <w:r>
        <w:rPr>
          <w:rFonts w:cs="Times New Roman"/>
          <w:rtl/>
        </w:rPr>
        <w:t>* שיווי משקל עדין בין תהליכי ההעמסה לבין תהליכי ההתאוששות. עודף אימונים מחד והיעדר התאוששות מאידך יגרמו לשחיקה ולהגברת הסיכון לפציעות.</w:t>
      </w:r>
    </w:p>
    <w:p w14:paraId="7127394E" w14:textId="77777777" w:rsidR="00E95B7F" w:rsidRDefault="00E95B7F" w:rsidP="00E95B7F">
      <w:pPr>
        <w:rPr>
          <w:rtl/>
        </w:rPr>
      </w:pPr>
      <w:r>
        <w:rPr>
          <w:rFonts w:cs="Times New Roman"/>
          <w:rtl/>
        </w:rPr>
        <w:t>* תחזוקה שוטפת. ככל שהספורטאי מתבגר כך עליו להקפיד יותר על תחזוקה גופנית — תזונה, שעות שינה, תרגילי חיזוק וכוח, גמישות מפרקית והתאוששות מספקת.</w:t>
      </w:r>
    </w:p>
    <w:p w14:paraId="08CE4C4B" w14:textId="77777777" w:rsidR="00E95B7F" w:rsidRDefault="00E95B7F" w:rsidP="00E95B7F">
      <w:pPr>
        <w:rPr>
          <w:rtl/>
        </w:rPr>
      </w:pPr>
      <w:r>
        <w:rPr>
          <w:rFonts w:cs="Times New Roman"/>
          <w:rtl/>
        </w:rPr>
        <w:t>* מתודות אימון שונות. ספורטאי מתבגר צריך להתאמן אחרת מכפי שעשה בצעירותו. בגילאים הצעירים יש להתמקד בבנייה ובשיפור היכולות ובגיל המתקדם יש להתמקד בשימור היכולות ובשמירה על הבריאות.</w:t>
      </w:r>
    </w:p>
    <w:p w14:paraId="6D517C89" w14:textId="15B6CE15" w:rsidR="00E95B7F" w:rsidRDefault="00E95B7F" w:rsidP="00E95B7F">
      <w:pPr>
        <w:rPr>
          <w:rtl/>
        </w:rPr>
      </w:pPr>
      <w:r>
        <w:rPr>
          <w:rFonts w:cs="Times New Roman"/>
          <w:rtl/>
        </w:rPr>
        <w:t>* מינון תחרויות ורעננות מנטלית. מאחר שהשמירה על רמה הישגית גבוהה תלויה בכשירות הפיזיולוגית וביכולת המנטלית של הספורטאי, חשוב מאוד להמנע מתהליכי השחיקה המתמדת.</w:t>
      </w:r>
      <w:r w:rsidR="00B40BDC">
        <w:rPr>
          <w:rFonts w:cs="Times New Roman"/>
          <w:rtl/>
        </w:rPr>
        <w:t xml:space="preserve"> </w:t>
      </w:r>
      <w:r>
        <w:rPr>
          <w:rFonts w:cs="Times New Roman"/>
          <w:rtl/>
        </w:rPr>
        <w:t>הספורטאי המתבגר צריך להפחית מנפח האימונים השבועי, אולם לא לוותר על האיכות, ובנוסף לשמור על רעננות נפשית בגיל בו עליו לתחזק גם משפחה.</w:t>
      </w:r>
    </w:p>
    <w:p w14:paraId="7CF9D470" w14:textId="630AE1B5" w:rsidR="00E95B7F" w:rsidRDefault="00E95B7F" w:rsidP="00E95B7F">
      <w:pPr>
        <w:rPr>
          <w:rFonts w:cs="Times New Roman"/>
          <w:rtl/>
        </w:rPr>
      </w:pPr>
      <w:r>
        <w:rPr>
          <w:rFonts w:cs="Times New Roman"/>
          <w:rtl/>
        </w:rPr>
        <w:lastRenderedPageBreak/>
        <w:t>אח"כ אלכס יבין שהגישה שלה נכונה</w:t>
      </w:r>
      <w:r w:rsidR="00E567A7">
        <w:rPr>
          <w:rFonts w:cs="Times New Roman"/>
          <w:rtl/>
        </w:rPr>
        <w:t xml:space="preserve"> מאוד,</w:t>
      </w:r>
      <w:r>
        <w:rPr>
          <w:rFonts w:cs="Times New Roman"/>
          <w:rtl/>
        </w:rPr>
        <w:t xml:space="preserve"> גם לספורט</w:t>
      </w:r>
    </w:p>
    <w:p w14:paraId="74C4BD41" w14:textId="6A9E7D1F" w:rsidR="00791B1A" w:rsidRDefault="00791B1A" w:rsidP="00E95B7F">
      <w:pPr>
        <w:rPr>
          <w:rtl/>
        </w:rPr>
      </w:pPr>
      <w:r>
        <w:rPr>
          <w:rFonts w:cs="Times New Roman" w:hint="cs"/>
          <w:rtl/>
        </w:rPr>
        <w:t xml:space="preserve">או להיפך </w:t>
      </w:r>
      <w:r>
        <w:rPr>
          <w:rFonts w:cs="Times New Roman"/>
          <w:rtl/>
        </w:rPr>
        <w:t>–</w:t>
      </w:r>
      <w:r>
        <w:rPr>
          <w:rFonts w:cs="Times New Roman" w:hint="cs"/>
          <w:rtl/>
        </w:rPr>
        <w:t xml:space="preserve"> אלכס התריע בפניה על השחיקה המנטלית שהיא תגרום לתיאו ע"י דחיפה שלו להישגיות יתר.</w:t>
      </w:r>
    </w:p>
    <w:p w14:paraId="1D4824FE" w14:textId="7858BD8A" w:rsidR="00E95B7F" w:rsidRDefault="00BF44B1" w:rsidP="00F47739">
      <w:pPr>
        <w:rPr>
          <w:rtl/>
        </w:rPr>
      </w:pPr>
      <w:r>
        <w:rPr>
          <w:rFonts w:hint="cs"/>
          <w:rtl/>
        </w:rPr>
        <w:t>]</w:t>
      </w:r>
    </w:p>
    <w:p w14:paraId="180AB476" w14:textId="1A5A63E2" w:rsidR="00AD59AF" w:rsidRDefault="004627AB" w:rsidP="00F47739">
      <w:pPr>
        <w:rPr>
          <w:rtl/>
        </w:rPr>
      </w:pPr>
      <w:r>
        <w:rPr>
          <w:rFonts w:hint="cs"/>
          <w:rtl/>
        </w:rPr>
        <w:t>כש</w:t>
      </w:r>
      <w:r w:rsidR="001C5A04">
        <w:rPr>
          <w:rFonts w:hint="cs"/>
          <w:rtl/>
        </w:rPr>
        <w:t>אימא</w:t>
      </w:r>
      <w:r>
        <w:rPr>
          <w:rFonts w:hint="cs"/>
          <w:rtl/>
        </w:rPr>
        <w:t xml:space="preserve"> </w:t>
      </w:r>
      <w:r w:rsidR="008426A2" w:rsidRPr="008426A2">
        <w:rPr>
          <w:rFonts w:cs="Times New Roman"/>
          <w:rtl/>
        </w:rPr>
        <w:t>שיבחה</w:t>
      </w:r>
      <w:r>
        <w:rPr>
          <w:rFonts w:hint="cs"/>
          <w:rtl/>
        </w:rPr>
        <w:t xml:space="preserve"> </w:t>
      </w:r>
      <w:r w:rsidR="00486A88">
        <w:rPr>
          <w:rFonts w:hint="cs"/>
          <w:rtl/>
        </w:rPr>
        <w:t>ב</w:t>
      </w:r>
      <w:r w:rsidR="005E3213">
        <w:rPr>
          <w:rFonts w:cs="Times New Roman"/>
          <w:rtl/>
        </w:rPr>
        <w:t>אוזנ</w:t>
      </w:r>
      <w:r w:rsidR="00725F29" w:rsidRPr="00725F29">
        <w:rPr>
          <w:rFonts w:cs="Times New Roman"/>
          <w:rtl/>
        </w:rPr>
        <w:t>י העיתונאים</w:t>
      </w:r>
      <w:r w:rsidR="00486A88">
        <w:rPr>
          <w:rFonts w:hint="cs"/>
          <w:rtl/>
        </w:rPr>
        <w:t xml:space="preserve"> </w:t>
      </w:r>
      <w:r w:rsidR="008426A2">
        <w:rPr>
          <w:rFonts w:hint="cs"/>
          <w:rtl/>
        </w:rPr>
        <w:t>את</w:t>
      </w:r>
      <w:r>
        <w:rPr>
          <w:rFonts w:hint="cs"/>
          <w:rtl/>
        </w:rPr>
        <w:t xml:space="preserve"> הרצינות והיסודיות</w:t>
      </w:r>
      <w:r w:rsidR="003F7D54">
        <w:rPr>
          <w:rFonts w:hint="cs"/>
          <w:rtl/>
        </w:rPr>
        <w:t xml:space="preserve"> אלכס הזעיף פנים</w:t>
      </w:r>
      <w:r w:rsidR="00D65505">
        <w:rPr>
          <w:rFonts w:hint="cs"/>
          <w:rtl/>
        </w:rPr>
        <w:t>,</w:t>
      </w:r>
      <w:r w:rsidR="003F7D54">
        <w:rPr>
          <w:rFonts w:hint="cs"/>
          <w:rtl/>
        </w:rPr>
        <w:t xml:space="preserve"> וכש</w:t>
      </w:r>
      <w:r w:rsidR="001C5A04">
        <w:rPr>
          <w:rFonts w:hint="cs"/>
          <w:rtl/>
        </w:rPr>
        <w:t>אימא</w:t>
      </w:r>
      <w:r w:rsidR="003F7D54">
        <w:rPr>
          <w:rFonts w:hint="cs"/>
          <w:rtl/>
        </w:rPr>
        <w:t xml:space="preserve"> </w:t>
      </w:r>
      <w:r w:rsidR="008426A2">
        <w:rPr>
          <w:rFonts w:hint="cs"/>
          <w:rtl/>
        </w:rPr>
        <w:t>הצהי</w:t>
      </w:r>
      <w:r w:rsidR="003F7D54">
        <w:rPr>
          <w:rFonts w:hint="cs"/>
          <w:rtl/>
        </w:rPr>
        <w:t>רה שאל</w:t>
      </w:r>
      <w:r w:rsidR="00D61C3D">
        <w:rPr>
          <w:rFonts w:hint="cs"/>
          <w:rtl/>
        </w:rPr>
        <w:t>ו</w:t>
      </w:r>
      <w:r w:rsidR="003F7D54">
        <w:rPr>
          <w:rFonts w:hint="cs"/>
          <w:rtl/>
        </w:rPr>
        <w:t xml:space="preserve"> התכונות היחידות </w:t>
      </w:r>
      <w:r w:rsidR="00D61C3D">
        <w:rPr>
          <w:rFonts w:hint="cs"/>
          <w:rtl/>
        </w:rPr>
        <w:t>ה</w:t>
      </w:r>
      <w:r w:rsidR="003F7D54">
        <w:rPr>
          <w:rFonts w:hint="cs"/>
          <w:rtl/>
        </w:rPr>
        <w:t>מ</w:t>
      </w:r>
      <w:r w:rsidR="00D65505">
        <w:rPr>
          <w:rFonts w:hint="cs"/>
          <w:rtl/>
        </w:rPr>
        <w:t>ובילות</w:t>
      </w:r>
      <w:r w:rsidR="003F7D54">
        <w:rPr>
          <w:rFonts w:hint="cs"/>
          <w:rtl/>
        </w:rPr>
        <w:t xml:space="preserve"> להישגים משמעותיים</w:t>
      </w:r>
      <w:r w:rsidR="00C3156D">
        <w:rPr>
          <w:rFonts w:hint="cs"/>
          <w:rtl/>
        </w:rPr>
        <w:t>,</w:t>
      </w:r>
      <w:r w:rsidR="00D65505">
        <w:rPr>
          <w:rFonts w:hint="cs"/>
          <w:rtl/>
        </w:rPr>
        <w:t xml:space="preserve"> </w:t>
      </w:r>
      <w:r w:rsidR="003F7D54">
        <w:rPr>
          <w:rFonts w:hint="cs"/>
          <w:rtl/>
        </w:rPr>
        <w:t xml:space="preserve">תיאו </w:t>
      </w:r>
      <w:r w:rsidR="006D21EE">
        <w:rPr>
          <w:rFonts w:hint="cs"/>
          <w:rtl/>
        </w:rPr>
        <w:t>שי</w:t>
      </w:r>
      <w:r w:rsidR="00486A88">
        <w:rPr>
          <w:rFonts w:hint="cs"/>
          <w:rtl/>
        </w:rPr>
        <w:t xml:space="preserve">שב לצידו </w:t>
      </w:r>
      <w:r w:rsidR="00BF44B1">
        <w:rPr>
          <w:rFonts w:hint="cs"/>
          <w:rtl/>
        </w:rPr>
        <w:t>של אלכס</w:t>
      </w:r>
      <w:r w:rsidR="00486A88">
        <w:rPr>
          <w:rFonts w:hint="cs"/>
          <w:rtl/>
        </w:rPr>
        <w:t xml:space="preserve"> </w:t>
      </w:r>
      <w:r w:rsidR="00C30326">
        <w:rPr>
          <w:rFonts w:hint="cs"/>
          <w:rtl/>
        </w:rPr>
        <w:t>ניחם אותו בלחש</w:t>
      </w:r>
      <w:r w:rsidR="003F7D54">
        <w:rPr>
          <w:rFonts w:hint="cs"/>
          <w:rtl/>
        </w:rPr>
        <w:t>, "</w:t>
      </w:r>
      <w:r w:rsidR="00D65505">
        <w:rPr>
          <w:rFonts w:hint="cs"/>
          <w:rtl/>
        </w:rPr>
        <w:t>כבר למדתי איך להיות רציני:</w:t>
      </w:r>
      <w:r w:rsidR="003F7D54">
        <w:rPr>
          <w:rFonts w:hint="cs"/>
          <w:rtl/>
        </w:rPr>
        <w:t xml:space="preserve"> בכל פעם שמתחשק לי לצחוק אני חושב על משהו עצוב." </w:t>
      </w:r>
    </w:p>
    <w:p w14:paraId="6DB9D0AE" w14:textId="72B523D3" w:rsidR="00AD59AF" w:rsidRDefault="00D65505" w:rsidP="00AD59AF">
      <w:pPr>
        <w:rPr>
          <w:rtl/>
        </w:rPr>
      </w:pPr>
      <w:r>
        <w:rPr>
          <w:rFonts w:hint="cs"/>
          <w:rtl/>
        </w:rPr>
        <w:t>"על מה?"</w:t>
      </w:r>
      <w:r w:rsidR="00D61C3D">
        <w:rPr>
          <w:rFonts w:hint="cs"/>
          <w:rtl/>
        </w:rPr>
        <w:t xml:space="preserve"> </w:t>
      </w:r>
      <w:r w:rsidR="00D61C3D" w:rsidRPr="00D61C3D">
        <w:rPr>
          <w:rFonts w:cs="Times New Roman"/>
          <w:rtl/>
        </w:rPr>
        <w:t>[נחרד מבוהל מבועת מפוחד מופתע מזדעזע מזדעק מחולל משתומם מתחלחל מתיירא מתפלץ נדהם נזעק רועד חרד ירא נבוך]</w:t>
      </w:r>
    </w:p>
    <w:p w14:paraId="0C879DCC" w14:textId="3C488F68" w:rsidR="00AD59AF" w:rsidRDefault="000F0701" w:rsidP="00F47739">
      <w:pPr>
        <w:rPr>
          <w:rtl/>
        </w:rPr>
      </w:pPr>
      <w:r>
        <w:rPr>
          <w:rFonts w:hint="cs"/>
          <w:rtl/>
        </w:rPr>
        <w:t>"אני חושב על הילדים שמקנאים בי,</w:t>
      </w:r>
      <w:r w:rsidR="00F47739">
        <w:rPr>
          <w:rFonts w:hint="cs"/>
          <w:rtl/>
        </w:rPr>
        <w:t xml:space="preserve"> </w:t>
      </w:r>
      <w:r>
        <w:rPr>
          <w:rFonts w:hint="cs"/>
          <w:rtl/>
        </w:rPr>
        <w:t>אני חושב על הילדים</w:t>
      </w:r>
      <w:r w:rsidR="00016EE7">
        <w:rPr>
          <w:rFonts w:hint="cs"/>
          <w:rtl/>
        </w:rPr>
        <w:t xml:space="preserve"> שלא רוצים להיות חברים שלי."</w:t>
      </w:r>
    </w:p>
    <w:p w14:paraId="49BD54E1" w14:textId="22F941F7" w:rsidR="00AD59AF" w:rsidRDefault="00A6598D" w:rsidP="00F47739">
      <w:pPr>
        <w:rPr>
          <w:rtl/>
        </w:rPr>
      </w:pPr>
      <w:r>
        <w:rPr>
          <w:rFonts w:hint="cs"/>
          <w:rtl/>
        </w:rPr>
        <w:t>"על זה אתה חושב בכל פעם שמתחשק לך לצחוק?"</w:t>
      </w:r>
      <w:r w:rsidR="003F7D54">
        <w:rPr>
          <w:rFonts w:hint="cs"/>
          <w:rtl/>
        </w:rPr>
        <w:t xml:space="preserve"> </w:t>
      </w:r>
      <w:r w:rsidR="00274F67">
        <w:rPr>
          <w:rFonts w:hint="cs"/>
          <w:rtl/>
        </w:rPr>
        <w:t>אלכס ליטף את כותפת חולצתו הצחה</w:t>
      </w:r>
      <w:r w:rsidR="00D61C3D" w:rsidRPr="00D61C3D">
        <w:rPr>
          <w:rFonts w:cs="Times New Roman"/>
          <w:rtl/>
        </w:rPr>
        <w:t>, נחרד עד מחנק</w:t>
      </w:r>
      <w:r w:rsidR="00274F67">
        <w:rPr>
          <w:rFonts w:hint="cs"/>
          <w:rtl/>
        </w:rPr>
        <w:t>.</w:t>
      </w:r>
    </w:p>
    <w:p w14:paraId="7F6E174C" w14:textId="77777777" w:rsidR="00480480" w:rsidRDefault="00A6598D" w:rsidP="00274F67">
      <w:pPr>
        <w:rPr>
          <w:rtl/>
        </w:rPr>
      </w:pPr>
      <w:r>
        <w:rPr>
          <w:rFonts w:hint="cs"/>
          <w:rtl/>
        </w:rPr>
        <w:t xml:space="preserve">"זה עוזר," תיאו </w:t>
      </w:r>
      <w:r w:rsidR="0073329B">
        <w:rPr>
          <w:rFonts w:hint="cs"/>
          <w:rtl/>
        </w:rPr>
        <w:t xml:space="preserve">הבטיח [עודד / הרגיע אותו </w:t>
      </w:r>
      <w:r>
        <w:t>reassured</w:t>
      </w:r>
      <w:r w:rsidR="0073329B">
        <w:rPr>
          <w:rFonts w:hint="cs"/>
          <w:rtl/>
        </w:rPr>
        <w:t>]</w:t>
      </w:r>
      <w:r>
        <w:rPr>
          <w:rFonts w:hint="cs"/>
          <w:rtl/>
        </w:rPr>
        <w:t xml:space="preserve">, </w:t>
      </w:r>
      <w:r w:rsidR="00480480">
        <w:rPr>
          <w:rFonts w:hint="cs"/>
          <w:rtl/>
        </w:rPr>
        <w:t>"</w:t>
      </w:r>
      <w:r w:rsidR="00274F67">
        <w:rPr>
          <w:rFonts w:hint="cs"/>
          <w:rtl/>
        </w:rPr>
        <w:t>וזה תמיד פועל</w:t>
      </w:r>
      <w:r w:rsidR="000B1BA5">
        <w:rPr>
          <w:rFonts w:hint="cs"/>
          <w:rtl/>
        </w:rPr>
        <w:t xml:space="preserve">. לפעמים גם כשמותר לצחוק, </w:t>
      </w:r>
      <w:r w:rsidR="004A1EE0">
        <w:rPr>
          <w:rFonts w:hint="cs"/>
          <w:rtl/>
        </w:rPr>
        <w:t xml:space="preserve">לפעמים </w:t>
      </w:r>
      <w:r w:rsidR="00016EE7">
        <w:rPr>
          <w:rFonts w:hint="cs"/>
          <w:rtl/>
        </w:rPr>
        <w:t>אפילו כשבכלל לא מתחשק לצחוק."</w:t>
      </w:r>
    </w:p>
    <w:p w14:paraId="3D80BD77" w14:textId="31FDB543" w:rsidR="0034186D" w:rsidRDefault="0034186D" w:rsidP="00AD59AF">
      <w:pPr>
        <w:rPr>
          <w:rtl/>
        </w:rPr>
      </w:pPr>
      <w:r>
        <w:rPr>
          <w:rFonts w:hint="cs"/>
          <w:rtl/>
        </w:rPr>
        <w:t>"תיאו</w:t>
      </w:r>
      <w:r w:rsidR="009321D6">
        <w:rPr>
          <w:rFonts w:hint="cs"/>
          <w:rtl/>
        </w:rPr>
        <w:t>,</w:t>
      </w:r>
      <w:r>
        <w:rPr>
          <w:rFonts w:hint="cs"/>
          <w:rtl/>
        </w:rPr>
        <w:t xml:space="preserve"> אתה </w:t>
      </w:r>
      <w:r>
        <w:rPr>
          <w:rtl/>
        </w:rPr>
        <w:t>–</w:t>
      </w:r>
      <w:r>
        <w:rPr>
          <w:rFonts w:hint="cs"/>
          <w:rtl/>
        </w:rPr>
        <w:t xml:space="preserve"> "</w:t>
      </w:r>
    </w:p>
    <w:p w14:paraId="466E390D" w14:textId="40430B81" w:rsidR="00D61C3D" w:rsidRDefault="0034186D" w:rsidP="00D61C3D">
      <w:pPr>
        <w:rPr>
          <w:rtl/>
        </w:rPr>
      </w:pPr>
      <w:r>
        <w:rPr>
          <w:rFonts w:hint="cs"/>
          <w:rtl/>
        </w:rPr>
        <w:t>"אני לא ילדותי, אני משתפר כל הזמן.</w:t>
      </w:r>
      <w:r w:rsidR="00D61C3D">
        <w:rPr>
          <w:rFonts w:cs="Times New Roman"/>
          <w:rtl/>
        </w:rPr>
        <w:t>"</w:t>
      </w:r>
    </w:p>
    <w:p w14:paraId="0D8F7EA5" w14:textId="3A70CCAE" w:rsidR="00D61C3D" w:rsidRDefault="00D61C3D" w:rsidP="00D61C3D">
      <w:pPr>
        <w:rPr>
          <w:rtl/>
        </w:rPr>
      </w:pPr>
      <w:r>
        <w:rPr>
          <w:rFonts w:cs="Times New Roman"/>
          <w:rtl/>
        </w:rPr>
        <w:t>"אתה לא מוכרח להשתפר, אתה טוב – " בתוכו הזדעק בבעתה אילמת. הוא תפס את ידו של אשף הקלידים, "אל תיפול לתוך היעילות, לתוך החומרה, הקפדנות..."</w:t>
      </w:r>
    </w:p>
    <w:p w14:paraId="0EF145A4" w14:textId="09288FAA" w:rsidR="008B58E9" w:rsidRDefault="00D61C3D" w:rsidP="00D61C3D">
      <w:pPr>
        <w:rPr>
          <w:rtl/>
        </w:rPr>
      </w:pPr>
      <w:r>
        <w:rPr>
          <w:rFonts w:cs="Times New Roman"/>
          <w:rtl/>
        </w:rPr>
        <w:t>"אני צריך להיות רציני,</w:t>
      </w:r>
      <w:r w:rsidR="00274F67">
        <w:rPr>
          <w:rFonts w:hint="cs"/>
          <w:rtl/>
        </w:rPr>
        <w:t xml:space="preserve"> כ</w:t>
      </w:r>
      <w:r>
        <w:rPr>
          <w:rFonts w:hint="cs"/>
          <w:rtl/>
        </w:rPr>
        <w:t xml:space="preserve">ך </w:t>
      </w:r>
      <w:r w:rsidR="008B58E9">
        <w:rPr>
          <w:rFonts w:hint="cs"/>
          <w:rtl/>
        </w:rPr>
        <w:t>נדרש מ</w:t>
      </w:r>
      <w:r w:rsidR="00274F67">
        <w:rPr>
          <w:rFonts w:hint="cs"/>
          <w:rtl/>
        </w:rPr>
        <w:t xml:space="preserve">ילד </w:t>
      </w:r>
      <w:r w:rsidR="00595073">
        <w:rPr>
          <w:rFonts w:hint="cs"/>
          <w:rtl/>
        </w:rPr>
        <w:t>כמוני</w:t>
      </w:r>
      <w:r w:rsidR="008B58E9">
        <w:rPr>
          <w:rFonts w:hint="cs"/>
          <w:rtl/>
        </w:rPr>
        <w:t>.</w:t>
      </w:r>
      <w:r w:rsidR="0034186D">
        <w:rPr>
          <w:rFonts w:hint="cs"/>
          <w:rtl/>
        </w:rPr>
        <w:t>"</w:t>
      </w:r>
    </w:p>
    <w:p w14:paraId="59095C06" w14:textId="32852DBC" w:rsidR="006B0C64" w:rsidRDefault="00AD59AF" w:rsidP="0007486C">
      <w:pPr>
        <w:rPr>
          <w:rtl/>
        </w:rPr>
      </w:pPr>
      <w:r>
        <w:rPr>
          <w:rFonts w:hint="cs"/>
          <w:rtl/>
        </w:rPr>
        <w:t>"</w:t>
      </w:r>
      <w:r w:rsidR="004627AB">
        <w:rPr>
          <w:rFonts w:hint="cs"/>
          <w:rtl/>
        </w:rPr>
        <w:t>הרצינות וה</w:t>
      </w:r>
      <w:r w:rsidR="004627AB" w:rsidRPr="00CD067C">
        <w:rPr>
          <w:rFonts w:hint="cs"/>
          <w:rtl/>
        </w:rPr>
        <w:t>יסודי</w:t>
      </w:r>
      <w:r w:rsidR="004627AB">
        <w:rPr>
          <w:rFonts w:hint="cs"/>
          <w:rtl/>
        </w:rPr>
        <w:t>ות הן תכונות שטניות</w:t>
      </w:r>
      <w:r w:rsidR="004627AB" w:rsidRPr="00CD067C">
        <w:rPr>
          <w:rFonts w:hint="cs"/>
          <w:rtl/>
        </w:rPr>
        <w:t xml:space="preserve">, </w:t>
      </w:r>
      <w:r w:rsidR="004627AB">
        <w:rPr>
          <w:rFonts w:hint="cs"/>
          <w:rtl/>
        </w:rPr>
        <w:t>הן כ</w:t>
      </w:r>
      <w:r w:rsidR="00A03C63">
        <w:rPr>
          <w:rFonts w:hint="cs"/>
          <w:rtl/>
        </w:rPr>
        <w:t>ו</w:t>
      </w:r>
      <w:r w:rsidR="004627AB">
        <w:rPr>
          <w:rFonts w:hint="cs"/>
          <w:rtl/>
        </w:rPr>
        <w:t>ח הכבידה שמושך</w:t>
      </w:r>
      <w:r w:rsidR="00483BB1">
        <w:rPr>
          <w:rFonts w:hint="cs"/>
          <w:rtl/>
        </w:rPr>
        <w:t xml:space="preserve"> הכול </w:t>
      </w:r>
      <w:r w:rsidR="004627AB">
        <w:rPr>
          <w:rFonts w:hint="cs"/>
          <w:rtl/>
        </w:rPr>
        <w:t xml:space="preserve">למטה!" </w:t>
      </w:r>
      <w:r w:rsidR="00D61C3D">
        <w:rPr>
          <w:rFonts w:hint="cs"/>
          <w:rtl/>
        </w:rPr>
        <w:t xml:space="preserve">[נתלה בתקוות השווא שציטוט </w:t>
      </w:r>
      <w:r w:rsidR="00B833EF">
        <w:rPr>
          <w:rFonts w:hint="cs"/>
          <w:rtl/>
        </w:rPr>
        <w:t>מדויק</w:t>
      </w:r>
      <w:r w:rsidR="00D61C3D">
        <w:rPr>
          <w:rFonts w:hint="cs"/>
          <w:rtl/>
        </w:rPr>
        <w:t xml:space="preserve"> מספריו יש בכוחו לסייע נגד הפורענות שאיש כבר לא יוכל למנוע]</w:t>
      </w:r>
    </w:p>
    <w:p w14:paraId="571C3BE7" w14:textId="35E9CA20" w:rsidR="006B0C64" w:rsidRDefault="006B0C64" w:rsidP="008B58E9">
      <w:pPr>
        <w:rPr>
          <w:rtl/>
        </w:rPr>
      </w:pPr>
      <w:r>
        <w:rPr>
          <w:rFonts w:hint="cs"/>
          <w:rtl/>
        </w:rPr>
        <w:t>"</w:t>
      </w:r>
      <w:r w:rsidR="008B58E9">
        <w:rPr>
          <w:rFonts w:hint="cs"/>
          <w:rtl/>
        </w:rPr>
        <w:t>מה זה כ</w:t>
      </w:r>
      <w:r w:rsidR="00A03C63">
        <w:rPr>
          <w:rFonts w:hint="cs"/>
          <w:rtl/>
        </w:rPr>
        <w:t>ו</w:t>
      </w:r>
      <w:r w:rsidR="008B58E9">
        <w:rPr>
          <w:rFonts w:hint="cs"/>
          <w:rtl/>
        </w:rPr>
        <w:t>ח כבידה</w:t>
      </w:r>
      <w:r>
        <w:rPr>
          <w:rFonts w:hint="cs"/>
          <w:rtl/>
        </w:rPr>
        <w:t>?"</w:t>
      </w:r>
      <w:r w:rsidR="004627AB">
        <w:rPr>
          <w:rFonts w:hint="cs"/>
          <w:rtl/>
        </w:rPr>
        <w:t xml:space="preserve"> </w:t>
      </w:r>
    </w:p>
    <w:p w14:paraId="7132F212" w14:textId="23A40CCB" w:rsidR="004627AB" w:rsidRDefault="004627AB" w:rsidP="006B0C64">
      <w:pPr>
        <w:rPr>
          <w:rtl/>
        </w:rPr>
      </w:pPr>
      <w:r>
        <w:rPr>
          <w:rFonts w:hint="cs"/>
          <w:rtl/>
        </w:rPr>
        <w:t>"תיאו, השטן שלך יהיה</w:t>
      </w:r>
      <w:r w:rsidRPr="00CD067C">
        <w:rPr>
          <w:rFonts w:hint="cs"/>
          <w:rtl/>
        </w:rPr>
        <w:t xml:space="preserve"> </w:t>
      </w:r>
      <w:r w:rsidR="006D15DC">
        <w:rPr>
          <w:rFonts w:hint="cs"/>
          <w:rtl/>
        </w:rPr>
        <w:t>ה</w:t>
      </w:r>
      <w:r w:rsidRPr="00CD067C">
        <w:rPr>
          <w:rFonts w:hint="cs"/>
          <w:rtl/>
        </w:rPr>
        <w:t>יסודי</w:t>
      </w:r>
      <w:r w:rsidR="006D15DC">
        <w:rPr>
          <w:rFonts w:hint="cs"/>
          <w:rtl/>
        </w:rPr>
        <w:t>ות</w:t>
      </w:r>
      <w:r>
        <w:rPr>
          <w:rFonts w:hint="cs"/>
          <w:rtl/>
        </w:rPr>
        <w:t xml:space="preserve"> ו</w:t>
      </w:r>
      <w:r w:rsidR="006D15DC">
        <w:rPr>
          <w:rFonts w:hint="cs"/>
          <w:rtl/>
        </w:rPr>
        <w:t>ה</w:t>
      </w:r>
      <w:r>
        <w:rPr>
          <w:rFonts w:hint="cs"/>
          <w:rtl/>
        </w:rPr>
        <w:t>רצינ</w:t>
      </w:r>
      <w:r w:rsidR="006D15DC">
        <w:rPr>
          <w:rFonts w:hint="cs"/>
          <w:rtl/>
        </w:rPr>
        <w:t>ות</w:t>
      </w:r>
      <w:r w:rsidRPr="00CD067C">
        <w:rPr>
          <w:rFonts w:hint="cs"/>
          <w:rtl/>
        </w:rPr>
        <w:t xml:space="preserve"> </w:t>
      </w:r>
      <w:r>
        <w:rPr>
          <w:rFonts w:hint="cs"/>
          <w:rtl/>
        </w:rPr>
        <w:t>ו</w:t>
      </w:r>
      <w:r w:rsidRPr="00CD067C">
        <w:rPr>
          <w:rFonts w:hint="cs"/>
          <w:rtl/>
        </w:rPr>
        <w:t>דרכו</w:t>
      </w:r>
      <w:r w:rsidR="00483BB1">
        <w:rPr>
          <w:rFonts w:hint="cs"/>
          <w:rtl/>
        </w:rPr>
        <w:t xml:space="preserve"> הכול </w:t>
      </w:r>
      <w:r>
        <w:rPr>
          <w:rFonts w:hint="cs"/>
          <w:rtl/>
        </w:rPr>
        <w:t>י</w:t>
      </w:r>
      <w:r w:rsidR="009447C7">
        <w:rPr>
          <w:rFonts w:hint="cs"/>
          <w:rtl/>
        </w:rPr>
        <w:t>י</w:t>
      </w:r>
      <w:r w:rsidRPr="00CD067C">
        <w:rPr>
          <w:rFonts w:hint="cs"/>
          <w:rtl/>
        </w:rPr>
        <w:t>פ</w:t>
      </w:r>
      <w:r>
        <w:rPr>
          <w:rFonts w:hint="cs"/>
          <w:rtl/>
        </w:rPr>
        <w:t>ו</w:t>
      </w:r>
      <w:r w:rsidRPr="00CD067C">
        <w:rPr>
          <w:rFonts w:hint="cs"/>
          <w:rtl/>
        </w:rPr>
        <w:t>ל</w:t>
      </w:r>
      <w:r>
        <w:rPr>
          <w:rFonts w:hint="cs"/>
          <w:rtl/>
        </w:rPr>
        <w:t>! אתה מבין?"</w:t>
      </w:r>
    </w:p>
    <w:p w14:paraId="4A7D7E9F" w14:textId="6D1F8AA7" w:rsidR="00480480" w:rsidRDefault="00480480" w:rsidP="008D332E">
      <w:pPr>
        <w:rPr>
          <w:rtl/>
        </w:rPr>
      </w:pPr>
      <w:r>
        <w:rPr>
          <w:rFonts w:hint="cs"/>
          <w:rtl/>
        </w:rPr>
        <w:t>"מה י</w:t>
      </w:r>
      <w:r w:rsidR="009321D6">
        <w:rPr>
          <w:rFonts w:hint="cs"/>
          <w:rtl/>
        </w:rPr>
        <w:t>י</w:t>
      </w:r>
      <w:r>
        <w:rPr>
          <w:rFonts w:hint="cs"/>
          <w:rtl/>
        </w:rPr>
        <w:t xml:space="preserve">פול?" תיאו </w:t>
      </w:r>
      <w:r w:rsidR="008D332E">
        <w:rPr>
          <w:rFonts w:hint="cs"/>
          <w:rtl/>
        </w:rPr>
        <w:t>נבהל</w:t>
      </w:r>
      <w:r>
        <w:rPr>
          <w:rFonts w:hint="cs"/>
          <w:rtl/>
        </w:rPr>
        <w:t>, "איזה שטן?"</w:t>
      </w:r>
    </w:p>
    <w:p w14:paraId="4B6F6AC2" w14:textId="230578D2" w:rsidR="004627AB" w:rsidRDefault="001C5A04" w:rsidP="008D332E">
      <w:pPr>
        <w:rPr>
          <w:rtl/>
        </w:rPr>
      </w:pPr>
      <w:r>
        <w:rPr>
          <w:rFonts w:hint="cs"/>
          <w:rtl/>
        </w:rPr>
        <w:t>אימא</w:t>
      </w:r>
      <w:r w:rsidR="004627AB">
        <w:rPr>
          <w:rFonts w:hint="cs"/>
          <w:rtl/>
        </w:rPr>
        <w:t xml:space="preserve"> אסרה על</w:t>
      </w:r>
      <w:r w:rsidR="00AD59AF">
        <w:rPr>
          <w:rFonts w:hint="cs"/>
          <w:rtl/>
        </w:rPr>
        <w:t xml:space="preserve"> אלכס </w:t>
      </w:r>
      <w:r w:rsidR="00AD59AF" w:rsidRPr="00D61C3D">
        <w:rPr>
          <w:rFonts w:hint="cs"/>
          <w:rtl/>
        </w:rPr>
        <w:t>ל</w:t>
      </w:r>
      <w:r w:rsidR="00D65505" w:rsidRPr="00D61C3D">
        <w:rPr>
          <w:rFonts w:hint="cs"/>
          <w:rtl/>
        </w:rPr>
        <w:t>המשיך ל</w:t>
      </w:r>
      <w:r w:rsidR="008D332E" w:rsidRPr="00D61C3D">
        <w:rPr>
          <w:rFonts w:hint="cs"/>
          <w:rtl/>
        </w:rPr>
        <w:t>ה</w:t>
      </w:r>
      <w:r w:rsidR="00D61C3D" w:rsidRPr="00D61C3D">
        <w:rPr>
          <w:rFonts w:hint="cs"/>
          <w:rtl/>
        </w:rPr>
        <w:t>פחיד</w:t>
      </w:r>
      <w:r w:rsidR="008D332E" w:rsidRPr="00D61C3D">
        <w:rPr>
          <w:rFonts w:hint="cs"/>
          <w:rtl/>
        </w:rPr>
        <w:t xml:space="preserve"> את</w:t>
      </w:r>
      <w:r w:rsidR="00AD59AF" w:rsidRPr="00D61C3D">
        <w:rPr>
          <w:rFonts w:hint="cs"/>
          <w:rtl/>
        </w:rPr>
        <w:t xml:space="preserve"> תיאו</w:t>
      </w:r>
      <w:r w:rsidR="00775192" w:rsidRPr="00D61C3D">
        <w:rPr>
          <w:rFonts w:hint="cs"/>
          <w:rtl/>
        </w:rPr>
        <w:t xml:space="preserve"> בציטוטים מ</w:t>
      </w:r>
      <w:r w:rsidR="00775192">
        <w:rPr>
          <w:rFonts w:hint="cs"/>
          <w:rtl/>
        </w:rPr>
        <w:t>ספרי פילו</w:t>
      </w:r>
      <w:r w:rsidR="00B6374B">
        <w:rPr>
          <w:rFonts w:hint="cs"/>
          <w:rtl/>
        </w:rPr>
        <w:t>ס</w:t>
      </w:r>
      <w:r w:rsidR="0031057E">
        <w:rPr>
          <w:rFonts w:hint="cs"/>
          <w:rtl/>
        </w:rPr>
        <w:t>ופיה,</w:t>
      </w:r>
      <w:r w:rsidR="00AD59AF">
        <w:rPr>
          <w:rFonts w:hint="cs"/>
          <w:rtl/>
        </w:rPr>
        <w:t xml:space="preserve"> והוא נשלח בקצף </w:t>
      </w:r>
      <w:r w:rsidR="009321D6" w:rsidRPr="009321D6">
        <w:rPr>
          <w:rFonts w:cs="Times New Roman"/>
          <w:rtl/>
        </w:rPr>
        <w:t>וח</w:t>
      </w:r>
      <w:r w:rsidR="00A572BA">
        <w:rPr>
          <w:rFonts w:cs="Times New Roman" w:hint="cs"/>
          <w:rtl/>
        </w:rPr>
        <w:t>י</w:t>
      </w:r>
      <w:r w:rsidR="009321D6" w:rsidRPr="009321D6">
        <w:rPr>
          <w:rFonts w:cs="Times New Roman"/>
          <w:rtl/>
        </w:rPr>
        <w:t>מה</w:t>
      </w:r>
      <w:r w:rsidR="009321D6" w:rsidRPr="009321D6">
        <w:rPr>
          <w:rFonts w:cs="Times New Roman" w:hint="cs"/>
          <w:rtl/>
        </w:rPr>
        <w:t xml:space="preserve"> </w:t>
      </w:r>
      <w:r w:rsidR="00AD59AF">
        <w:rPr>
          <w:rFonts w:hint="cs"/>
          <w:rtl/>
        </w:rPr>
        <w:t>לחדר.</w:t>
      </w:r>
    </w:p>
    <w:p w14:paraId="0C5F7BE2" w14:textId="0A7FE31D" w:rsidR="006B0C64" w:rsidRDefault="006B0C64" w:rsidP="00775192">
      <w:pPr>
        <w:rPr>
          <w:rtl/>
        </w:rPr>
      </w:pPr>
      <w:r>
        <w:rPr>
          <w:rFonts w:hint="cs"/>
          <w:rtl/>
        </w:rPr>
        <w:t xml:space="preserve">הוא חיכה </w:t>
      </w:r>
      <w:r w:rsidR="0034186D">
        <w:rPr>
          <w:rFonts w:hint="cs"/>
          <w:rtl/>
        </w:rPr>
        <w:t>ל</w:t>
      </w:r>
      <w:r w:rsidR="00D61C3D">
        <w:rPr>
          <w:rFonts w:hint="cs"/>
          <w:rtl/>
        </w:rPr>
        <w:t>הם</w:t>
      </w:r>
      <w:r w:rsidR="0034186D">
        <w:rPr>
          <w:rFonts w:hint="cs"/>
          <w:rtl/>
        </w:rPr>
        <w:t xml:space="preserve"> </w:t>
      </w:r>
      <w:r>
        <w:rPr>
          <w:rFonts w:hint="cs"/>
          <w:rtl/>
        </w:rPr>
        <w:t xml:space="preserve">בחדר החשוך, רק </w:t>
      </w:r>
      <w:r w:rsidR="008B58E9">
        <w:rPr>
          <w:rFonts w:hint="cs"/>
          <w:rtl/>
        </w:rPr>
        <w:t>עטיפת הצלופן של סלס</w:t>
      </w:r>
      <w:r w:rsidR="009321D6">
        <w:rPr>
          <w:rFonts w:hint="cs"/>
          <w:rtl/>
        </w:rPr>
        <w:t>י</w:t>
      </w:r>
      <w:r w:rsidR="008B58E9">
        <w:rPr>
          <w:rFonts w:hint="cs"/>
          <w:rtl/>
        </w:rPr>
        <w:t xml:space="preserve">לת פירות ענקית </w:t>
      </w:r>
      <w:r w:rsidR="00643F79">
        <w:rPr>
          <w:rFonts w:hint="cs"/>
          <w:rtl/>
        </w:rPr>
        <w:t>בהקה</w:t>
      </w:r>
      <w:r>
        <w:rPr>
          <w:rFonts w:hint="cs"/>
          <w:rtl/>
        </w:rPr>
        <w:t xml:space="preserve"> ב</w:t>
      </w:r>
      <w:r w:rsidR="00D65505">
        <w:rPr>
          <w:rFonts w:hint="cs"/>
          <w:rtl/>
        </w:rPr>
        <w:t>אורות</w:t>
      </w:r>
      <w:r w:rsidR="0034186D">
        <w:rPr>
          <w:rFonts w:hint="cs"/>
          <w:rtl/>
        </w:rPr>
        <w:t xml:space="preserve"> </w:t>
      </w:r>
      <w:r>
        <w:rPr>
          <w:rFonts w:hint="cs"/>
          <w:rtl/>
        </w:rPr>
        <w:t xml:space="preserve">ניאון </w:t>
      </w:r>
      <w:r w:rsidR="0034186D">
        <w:rPr>
          <w:rFonts w:hint="cs"/>
          <w:rtl/>
        </w:rPr>
        <w:t xml:space="preserve">צבעוניים </w:t>
      </w:r>
      <w:r w:rsidR="00643F79">
        <w:rPr>
          <w:rFonts w:hint="cs"/>
          <w:rtl/>
        </w:rPr>
        <w:t>ש</w:t>
      </w:r>
      <w:r w:rsidR="00D61C3D">
        <w:rPr>
          <w:rFonts w:hint="cs"/>
          <w:rtl/>
        </w:rPr>
        <w:t>הבליחו</w:t>
      </w:r>
      <w:r w:rsidR="00643F79">
        <w:rPr>
          <w:rFonts w:hint="cs"/>
          <w:rtl/>
        </w:rPr>
        <w:t xml:space="preserve"> </w:t>
      </w:r>
      <w:r w:rsidR="00D65505">
        <w:rPr>
          <w:rFonts w:hint="cs"/>
          <w:rtl/>
        </w:rPr>
        <w:t>מקומפלקס בתי-</w:t>
      </w:r>
      <w:r>
        <w:rPr>
          <w:rFonts w:hint="cs"/>
          <w:rtl/>
        </w:rPr>
        <w:t>קולנוע מעבר לרחוב.</w:t>
      </w:r>
    </w:p>
    <w:p w14:paraId="462033B1" w14:textId="17FA444B" w:rsidR="006B0C64" w:rsidRDefault="006B0C64" w:rsidP="00775192">
      <w:pPr>
        <w:rPr>
          <w:rtl/>
        </w:rPr>
      </w:pPr>
      <w:r>
        <w:rPr>
          <w:rFonts w:hint="cs"/>
          <w:rtl/>
        </w:rPr>
        <w:t>סו</w:t>
      </w:r>
      <w:r w:rsidR="00931468">
        <w:rPr>
          <w:rFonts w:hint="cs"/>
          <w:rtl/>
        </w:rPr>
        <w:t>ף-</w:t>
      </w:r>
      <w:r>
        <w:rPr>
          <w:rFonts w:hint="cs"/>
          <w:rtl/>
        </w:rPr>
        <w:t>סוף הם חזרו</w:t>
      </w:r>
      <w:r w:rsidR="008426A2" w:rsidRPr="008426A2">
        <w:rPr>
          <w:rFonts w:cs="Times New Roman"/>
          <w:rtl/>
        </w:rPr>
        <w:t xml:space="preserve"> לחדר</w:t>
      </w:r>
      <w:r>
        <w:rPr>
          <w:rFonts w:hint="cs"/>
          <w:rtl/>
        </w:rPr>
        <w:t xml:space="preserve"> והאור נדלק</w:t>
      </w:r>
      <w:r w:rsidR="006D21EE">
        <w:rPr>
          <w:rFonts w:hint="cs"/>
          <w:rtl/>
        </w:rPr>
        <w:t xml:space="preserve"> וגם ה</w:t>
      </w:r>
      <w:r w:rsidR="004A607C">
        <w:rPr>
          <w:rFonts w:hint="cs"/>
          <w:rtl/>
        </w:rPr>
        <w:t>טלוויז</w:t>
      </w:r>
      <w:r w:rsidR="006D21EE">
        <w:rPr>
          <w:rFonts w:hint="cs"/>
          <w:rtl/>
        </w:rPr>
        <w:t>יה</w:t>
      </w:r>
      <w:r>
        <w:rPr>
          <w:rFonts w:hint="cs"/>
          <w:rtl/>
        </w:rPr>
        <w:t>.</w:t>
      </w:r>
      <w:r w:rsidR="00AD59AF">
        <w:rPr>
          <w:rFonts w:hint="cs"/>
          <w:rtl/>
        </w:rPr>
        <w:t xml:space="preserve"> </w:t>
      </w:r>
      <w:r w:rsidR="00F25E75">
        <w:rPr>
          <w:rFonts w:hint="cs"/>
          <w:rtl/>
        </w:rPr>
        <w:t xml:space="preserve">האם פקדה על תיאו להתארגן לשנת הלילה. </w:t>
      </w:r>
    </w:p>
    <w:p w14:paraId="5C6BD5AE" w14:textId="6738876E" w:rsidR="00016EE7" w:rsidRDefault="00016EE7" w:rsidP="008D332E">
      <w:pPr>
        <w:rPr>
          <w:rtl/>
        </w:rPr>
      </w:pPr>
      <w:r>
        <w:rPr>
          <w:rFonts w:hint="cs"/>
          <w:rtl/>
        </w:rPr>
        <w:t>"</w:t>
      </w:r>
      <w:r w:rsidR="00C763E8">
        <w:rPr>
          <w:rFonts w:hint="cs"/>
          <w:rtl/>
        </w:rPr>
        <w:t xml:space="preserve">טניה </w:t>
      </w:r>
      <w:r w:rsidR="00D61C3D" w:rsidRPr="00D61C3D">
        <w:rPr>
          <w:rFonts w:cs="Times New Roman"/>
          <w:rtl/>
        </w:rPr>
        <w:t>היא ילדה</w:t>
      </w:r>
      <w:r w:rsidR="00142C5C">
        <w:rPr>
          <w:rFonts w:hint="cs"/>
          <w:rtl/>
        </w:rPr>
        <w:t xml:space="preserve"> חמ</w:t>
      </w:r>
      <w:r w:rsidR="00D61C3D">
        <w:rPr>
          <w:rFonts w:hint="cs"/>
          <w:rtl/>
        </w:rPr>
        <w:t>ו</w:t>
      </w:r>
      <w:r w:rsidR="00142C5C">
        <w:rPr>
          <w:rFonts w:hint="cs"/>
          <w:rtl/>
        </w:rPr>
        <w:t>ד</w:t>
      </w:r>
      <w:r w:rsidR="00C763E8">
        <w:rPr>
          <w:rFonts w:hint="cs"/>
          <w:rtl/>
        </w:rPr>
        <w:t>ה</w:t>
      </w:r>
      <w:r w:rsidR="00142C5C">
        <w:rPr>
          <w:rFonts w:hint="cs"/>
          <w:rtl/>
        </w:rPr>
        <w:t xml:space="preserve">," אלכס </w:t>
      </w:r>
      <w:r w:rsidR="008D332E">
        <w:rPr>
          <w:rFonts w:hint="cs"/>
          <w:rtl/>
        </w:rPr>
        <w:t>העיר</w:t>
      </w:r>
      <w:r w:rsidR="00775192">
        <w:rPr>
          <w:rFonts w:hint="cs"/>
          <w:rtl/>
        </w:rPr>
        <w:t xml:space="preserve"> לגבי אחת מילדות הפלא</w:t>
      </w:r>
      <w:r w:rsidR="00142C5C">
        <w:rPr>
          <w:rFonts w:hint="cs"/>
          <w:rtl/>
        </w:rPr>
        <w:t>.</w:t>
      </w:r>
      <w:r w:rsidR="00F25E75">
        <w:rPr>
          <w:rFonts w:hint="cs"/>
          <w:rtl/>
        </w:rPr>
        <w:t xml:space="preserve"> הוא עזר לתיאו לסדר את המיטה שלו, ש</w:t>
      </w:r>
      <w:r w:rsidR="001C5A04">
        <w:rPr>
          <w:rFonts w:hint="cs"/>
          <w:rtl/>
        </w:rPr>
        <w:t>הייתה</w:t>
      </w:r>
      <w:r w:rsidR="00F25E75">
        <w:rPr>
          <w:rFonts w:hint="cs"/>
          <w:rtl/>
        </w:rPr>
        <w:t xml:space="preserve"> מכוסה בבובות פרווה ו</w:t>
      </w:r>
      <w:r w:rsidR="00003C51">
        <w:rPr>
          <w:rFonts w:hint="cs"/>
          <w:rtl/>
        </w:rPr>
        <w:t xml:space="preserve">שאר </w:t>
      </w:r>
      <w:r w:rsidR="00F25E75">
        <w:rPr>
          <w:rFonts w:hint="cs"/>
          <w:rtl/>
        </w:rPr>
        <w:t xml:space="preserve">מתנות </w:t>
      </w:r>
      <w:r w:rsidR="008426A2">
        <w:rPr>
          <w:rFonts w:hint="cs"/>
          <w:rtl/>
        </w:rPr>
        <w:t>ש</w:t>
      </w:r>
      <w:r w:rsidR="009321D6">
        <w:rPr>
          <w:rFonts w:hint="cs"/>
          <w:rtl/>
        </w:rPr>
        <w:t>י</w:t>
      </w:r>
      <w:r w:rsidR="00F25E75">
        <w:rPr>
          <w:rFonts w:hint="cs"/>
          <w:rtl/>
        </w:rPr>
        <w:t xml:space="preserve">ישארו </w:t>
      </w:r>
      <w:r w:rsidR="008426A2" w:rsidRPr="008426A2">
        <w:rPr>
          <w:rFonts w:cs="Times New Roman"/>
          <w:rtl/>
        </w:rPr>
        <w:t xml:space="preserve">בלית ברירה </w:t>
      </w:r>
      <w:r w:rsidR="00F25E75">
        <w:rPr>
          <w:rFonts w:hint="cs"/>
          <w:rtl/>
        </w:rPr>
        <w:t xml:space="preserve">במלון כי לא </w:t>
      </w:r>
      <w:r w:rsidR="001C5A04">
        <w:rPr>
          <w:rFonts w:hint="cs"/>
          <w:rtl/>
        </w:rPr>
        <w:t>הייתה</w:t>
      </w:r>
      <w:r w:rsidR="00F25E75">
        <w:rPr>
          <w:rFonts w:hint="cs"/>
          <w:rtl/>
        </w:rPr>
        <w:t xml:space="preserve"> דרך לשאת</w:t>
      </w:r>
      <w:r w:rsidR="00931468">
        <w:rPr>
          <w:rFonts w:hint="cs"/>
          <w:rtl/>
        </w:rPr>
        <w:t>ן</w:t>
      </w:r>
      <w:r w:rsidR="00F25E75">
        <w:rPr>
          <w:rFonts w:hint="cs"/>
          <w:rtl/>
        </w:rPr>
        <w:t xml:space="preserve"> הביתה.</w:t>
      </w:r>
    </w:p>
    <w:p w14:paraId="2FF15FE2" w14:textId="3A13CE19" w:rsidR="00142C5C" w:rsidRDefault="00142C5C" w:rsidP="008E1230">
      <w:pPr>
        <w:rPr>
          <w:rtl/>
        </w:rPr>
      </w:pPr>
      <w:r>
        <w:rPr>
          <w:rFonts w:hint="cs"/>
          <w:rtl/>
        </w:rPr>
        <w:t>"</w:t>
      </w:r>
      <w:r w:rsidR="00C763E8">
        <w:rPr>
          <w:rFonts w:hint="cs"/>
          <w:rtl/>
        </w:rPr>
        <w:t>הי</w:t>
      </w:r>
      <w:r w:rsidR="008E1230">
        <w:rPr>
          <w:rFonts w:hint="cs"/>
          <w:rtl/>
        </w:rPr>
        <w:t>א שכח</w:t>
      </w:r>
      <w:r w:rsidR="00C763E8">
        <w:rPr>
          <w:rFonts w:hint="cs"/>
          <w:rtl/>
        </w:rPr>
        <w:t>ה ש</w:t>
      </w:r>
      <w:r w:rsidR="0031057E">
        <w:rPr>
          <w:rFonts w:hint="cs"/>
          <w:rtl/>
        </w:rPr>
        <w:t xml:space="preserve">גם </w:t>
      </w:r>
      <w:r w:rsidR="00C763E8">
        <w:rPr>
          <w:rFonts w:hint="cs"/>
          <w:rtl/>
        </w:rPr>
        <w:t>מחר אני מנגן אחריה</w:t>
      </w:r>
      <w:r w:rsidR="008E1230">
        <w:rPr>
          <w:rFonts w:hint="cs"/>
          <w:rtl/>
        </w:rPr>
        <w:t>."</w:t>
      </w:r>
      <w:r w:rsidR="008D332E">
        <w:rPr>
          <w:rFonts w:hint="cs"/>
          <w:rtl/>
        </w:rPr>
        <w:t xml:space="preserve"> [לא ברור ה</w:t>
      </w:r>
      <w:r w:rsidR="008D332E">
        <w:t>significance</w:t>
      </w:r>
      <w:r w:rsidR="008D332E">
        <w:rPr>
          <w:rFonts w:hint="cs"/>
          <w:rtl/>
        </w:rPr>
        <w:t xml:space="preserve"> של הערה זו</w:t>
      </w:r>
      <w:r w:rsidR="006D21EE">
        <w:rPr>
          <w:rFonts w:hint="cs"/>
          <w:rtl/>
        </w:rPr>
        <w:t xml:space="preserve"> </w:t>
      </w:r>
      <w:r w:rsidR="006D21EE">
        <w:rPr>
          <w:rtl/>
        </w:rPr>
        <w:t>–</w:t>
      </w:r>
      <w:r w:rsidR="006D21EE">
        <w:rPr>
          <w:rFonts w:hint="cs"/>
          <w:rtl/>
        </w:rPr>
        <w:t xml:space="preserve"> כלומר, שהוא האחרון שמנגן, הוא חותם כי הוא הכי טוב.</w:t>
      </w:r>
      <w:r w:rsidR="008D332E">
        <w:rPr>
          <w:rFonts w:hint="cs"/>
          <w:rtl/>
        </w:rPr>
        <w:t>]</w:t>
      </w:r>
    </w:p>
    <w:p w14:paraId="59F83B9D" w14:textId="77777777" w:rsidR="008E1230" w:rsidRDefault="00C763E8" w:rsidP="001850D5">
      <w:pPr>
        <w:rPr>
          <w:rtl/>
        </w:rPr>
      </w:pPr>
      <w:r>
        <w:rPr>
          <w:rFonts w:hint="cs"/>
          <w:rtl/>
        </w:rPr>
        <w:t>"הי</w:t>
      </w:r>
      <w:r w:rsidR="008E1230">
        <w:rPr>
          <w:rFonts w:hint="cs"/>
          <w:rtl/>
        </w:rPr>
        <w:t>א מהילדים שמקנאים בך?"</w:t>
      </w:r>
    </w:p>
    <w:p w14:paraId="2313E010" w14:textId="44FA26EE" w:rsidR="001850D5" w:rsidRDefault="001850D5" w:rsidP="00775192">
      <w:pPr>
        <w:rPr>
          <w:rtl/>
        </w:rPr>
      </w:pPr>
      <w:r>
        <w:rPr>
          <w:rFonts w:hint="cs"/>
          <w:rtl/>
        </w:rPr>
        <w:t xml:space="preserve">"שקט </w:t>
      </w:r>
      <w:r w:rsidR="00F06A3F">
        <w:rPr>
          <w:rFonts w:hint="cs"/>
          <w:rtl/>
        </w:rPr>
        <w:t>עכשיו</w:t>
      </w:r>
      <w:r>
        <w:rPr>
          <w:rFonts w:hint="cs"/>
          <w:rtl/>
        </w:rPr>
        <w:t>,</w:t>
      </w:r>
      <w:r w:rsidR="00C763E8">
        <w:rPr>
          <w:rFonts w:hint="cs"/>
          <w:rtl/>
        </w:rPr>
        <w:t xml:space="preserve">" האם </w:t>
      </w:r>
      <w:r w:rsidR="006D21EE">
        <w:rPr>
          <w:rFonts w:hint="cs"/>
          <w:rtl/>
        </w:rPr>
        <w:t xml:space="preserve">היסתה </w:t>
      </w:r>
      <w:r w:rsidR="00D61C3D">
        <w:rPr>
          <w:rFonts w:hint="cs"/>
          <w:rtl/>
        </w:rPr>
        <w:t>אותם</w:t>
      </w:r>
      <w:r w:rsidR="00C763E8">
        <w:rPr>
          <w:rFonts w:hint="cs"/>
          <w:rtl/>
        </w:rPr>
        <w:t>,</w:t>
      </w:r>
      <w:r>
        <w:rPr>
          <w:rFonts w:hint="cs"/>
          <w:rtl/>
        </w:rPr>
        <w:t xml:space="preserve"> </w:t>
      </w:r>
      <w:r w:rsidR="00C763E8">
        <w:rPr>
          <w:rFonts w:hint="cs"/>
          <w:rtl/>
        </w:rPr>
        <w:t>"</w:t>
      </w:r>
      <w:r w:rsidR="00AF3C79">
        <w:rPr>
          <w:rFonts w:hint="cs"/>
          <w:rtl/>
        </w:rPr>
        <w:t>אני צריכה לשמוע את תחזית</w:t>
      </w:r>
      <w:r>
        <w:rPr>
          <w:rFonts w:hint="cs"/>
          <w:rtl/>
        </w:rPr>
        <w:t xml:space="preserve"> מזג ה</w:t>
      </w:r>
      <w:r w:rsidR="004C59E0">
        <w:rPr>
          <w:rFonts w:hint="cs"/>
          <w:rtl/>
        </w:rPr>
        <w:t>אוויר</w:t>
      </w:r>
      <w:r>
        <w:rPr>
          <w:rFonts w:hint="cs"/>
          <w:rtl/>
        </w:rPr>
        <w:t>."</w:t>
      </w:r>
    </w:p>
    <w:p w14:paraId="4C877A1D" w14:textId="77777777" w:rsidR="001850D5" w:rsidRDefault="001850D5" w:rsidP="001850D5">
      <w:pPr>
        <w:rPr>
          <w:rtl/>
        </w:rPr>
      </w:pPr>
      <w:r>
        <w:rPr>
          <w:rFonts w:hint="cs"/>
          <w:rtl/>
        </w:rPr>
        <w:t xml:space="preserve">"תיאו </w:t>
      </w:r>
      <w:r>
        <w:rPr>
          <w:rtl/>
        </w:rPr>
        <w:t>–</w:t>
      </w:r>
      <w:r>
        <w:rPr>
          <w:rFonts w:hint="cs"/>
          <w:rtl/>
        </w:rPr>
        <w:t xml:space="preserve"> " אלכס לחש.</w:t>
      </w:r>
    </w:p>
    <w:p w14:paraId="04647C23" w14:textId="712CC4BA" w:rsidR="001850D5" w:rsidRDefault="001850D5" w:rsidP="001850D5">
      <w:pPr>
        <w:rPr>
          <w:rtl/>
        </w:rPr>
      </w:pPr>
      <w:r>
        <w:rPr>
          <w:rFonts w:hint="cs"/>
          <w:rtl/>
        </w:rPr>
        <w:t xml:space="preserve">"תהיו מייד בשקט שניכם. </w:t>
      </w:r>
      <w:r w:rsidR="00595073">
        <w:rPr>
          <w:rFonts w:hint="cs"/>
          <w:rtl/>
        </w:rPr>
        <w:t xml:space="preserve">אני </w:t>
      </w:r>
      <w:r>
        <w:rPr>
          <w:rFonts w:hint="cs"/>
          <w:rtl/>
        </w:rPr>
        <w:t>לא רוצה לשמוע אתכם בכלל."</w:t>
      </w:r>
    </w:p>
    <w:p w14:paraId="1DFAF6C6" w14:textId="748C150F" w:rsidR="00C471FF" w:rsidRDefault="001850D5" w:rsidP="00775192">
      <w:pPr>
        <w:rPr>
          <w:rtl/>
        </w:rPr>
      </w:pPr>
      <w:r>
        <w:rPr>
          <w:rFonts w:hint="cs"/>
          <w:rtl/>
        </w:rPr>
        <w:lastRenderedPageBreak/>
        <w:t>כשמבזק החדשות באנגלית הסתיים</w:t>
      </w:r>
      <w:r w:rsidR="00E37E13">
        <w:rPr>
          <w:rFonts w:hint="cs"/>
          <w:rtl/>
        </w:rPr>
        <w:t xml:space="preserve"> </w:t>
      </w:r>
      <w:r w:rsidR="00C471FF">
        <w:rPr>
          <w:rFonts w:hint="cs"/>
          <w:rtl/>
        </w:rPr>
        <w:t>א</w:t>
      </w:r>
      <w:r w:rsidR="009321D6">
        <w:rPr>
          <w:rFonts w:hint="cs"/>
          <w:rtl/>
        </w:rPr>
        <w:t>י</w:t>
      </w:r>
      <w:r w:rsidR="00775192">
        <w:rPr>
          <w:rFonts w:hint="cs"/>
          <w:rtl/>
        </w:rPr>
        <w:t>מם ח</w:t>
      </w:r>
      <w:r w:rsidR="00C471FF">
        <w:rPr>
          <w:rFonts w:hint="cs"/>
          <w:rtl/>
        </w:rPr>
        <w:t>תכה</w:t>
      </w:r>
      <w:r w:rsidR="005B4D83">
        <w:rPr>
          <w:rFonts w:hint="cs"/>
          <w:rtl/>
        </w:rPr>
        <w:t xml:space="preserve"> </w:t>
      </w:r>
      <w:r w:rsidR="00BC4346">
        <w:rPr>
          <w:rFonts w:hint="cs"/>
          <w:rtl/>
        </w:rPr>
        <w:t>בק</w:t>
      </w:r>
      <w:r w:rsidR="00775192">
        <w:rPr>
          <w:rFonts w:hint="cs"/>
          <w:rtl/>
        </w:rPr>
        <w:t>ו</w:t>
      </w:r>
      <w:r w:rsidR="00BC4346">
        <w:rPr>
          <w:rFonts w:hint="cs"/>
          <w:rtl/>
        </w:rPr>
        <w:t>וים נקיים את הליבה</w:t>
      </w:r>
      <w:r w:rsidR="00C471FF">
        <w:rPr>
          <w:rFonts w:hint="cs"/>
          <w:rtl/>
        </w:rPr>
        <w:t xml:space="preserve"> משמיניות אגס</w:t>
      </w:r>
      <w:r w:rsidR="00595073" w:rsidRPr="00595073">
        <w:rPr>
          <w:rFonts w:hint="cs"/>
          <w:rtl/>
        </w:rPr>
        <w:t xml:space="preserve"> </w:t>
      </w:r>
      <w:r w:rsidR="00595073">
        <w:rPr>
          <w:rFonts w:hint="cs"/>
          <w:rtl/>
        </w:rPr>
        <w:t>קלופות</w:t>
      </w:r>
      <w:r w:rsidR="00C471FF">
        <w:rPr>
          <w:rFonts w:hint="cs"/>
          <w:rtl/>
        </w:rPr>
        <w:t xml:space="preserve"> והניחה </w:t>
      </w:r>
      <w:r w:rsidR="00775192">
        <w:rPr>
          <w:rFonts w:hint="cs"/>
          <w:rtl/>
        </w:rPr>
        <w:t>אות</w:t>
      </w:r>
      <w:r w:rsidR="006D21EE">
        <w:rPr>
          <w:rFonts w:hint="cs"/>
          <w:rtl/>
        </w:rPr>
        <w:t>ן</w:t>
      </w:r>
      <w:r w:rsidR="00775192">
        <w:rPr>
          <w:rFonts w:hint="cs"/>
          <w:rtl/>
        </w:rPr>
        <w:t xml:space="preserve"> </w:t>
      </w:r>
      <w:r w:rsidR="00C471FF">
        <w:rPr>
          <w:rFonts w:hint="cs"/>
          <w:rtl/>
        </w:rPr>
        <w:t xml:space="preserve">בידו של תיאו לפי הקצב </w:t>
      </w:r>
      <w:r w:rsidR="00595073">
        <w:rPr>
          <w:rFonts w:hint="cs"/>
          <w:rtl/>
        </w:rPr>
        <w:t>ש</w:t>
      </w:r>
      <w:r w:rsidR="00C471FF">
        <w:rPr>
          <w:rFonts w:hint="cs"/>
          <w:rtl/>
        </w:rPr>
        <w:t xml:space="preserve">בו היה </w:t>
      </w:r>
      <w:r w:rsidR="008D332E">
        <w:rPr>
          <w:rFonts w:hint="cs"/>
          <w:rtl/>
        </w:rPr>
        <w:t>עליו</w:t>
      </w:r>
      <w:r w:rsidR="00456224">
        <w:rPr>
          <w:rFonts w:hint="cs"/>
          <w:rtl/>
        </w:rPr>
        <w:t xml:space="preserve"> לאכול</w:t>
      </w:r>
      <w:r w:rsidR="009321D6">
        <w:rPr>
          <w:rFonts w:hint="cs"/>
          <w:rtl/>
        </w:rPr>
        <w:t>.</w:t>
      </w:r>
      <w:r w:rsidR="00456224">
        <w:rPr>
          <w:rFonts w:hint="cs"/>
          <w:rtl/>
        </w:rPr>
        <w:t xml:space="preserve"> "אני לא עומדת לחזור על אותן </w:t>
      </w:r>
      <w:r w:rsidR="00C471FF">
        <w:rPr>
          <w:rFonts w:hint="cs"/>
          <w:rtl/>
        </w:rPr>
        <w:t>שגיאות שעש</w:t>
      </w:r>
      <w:r w:rsidR="006A787C">
        <w:rPr>
          <w:rFonts w:hint="cs"/>
          <w:rtl/>
        </w:rPr>
        <w:t>י</w:t>
      </w:r>
      <w:r w:rsidR="00C471FF">
        <w:rPr>
          <w:rFonts w:hint="cs"/>
          <w:rtl/>
        </w:rPr>
        <w:t xml:space="preserve">תי עם </w:t>
      </w:r>
      <w:r w:rsidR="008B1B44">
        <w:rPr>
          <w:rFonts w:hint="cs"/>
          <w:rtl/>
        </w:rPr>
        <w:t>סופי</w:t>
      </w:r>
      <w:r w:rsidR="00C471FF">
        <w:rPr>
          <w:rFonts w:hint="cs"/>
          <w:rtl/>
        </w:rPr>
        <w:t>."</w:t>
      </w:r>
    </w:p>
    <w:p w14:paraId="3FD9DC47" w14:textId="7A2F1795" w:rsidR="00C471FF" w:rsidRDefault="00C471FF" w:rsidP="00250000">
      <w:pPr>
        <w:rPr>
          <w:rtl/>
        </w:rPr>
      </w:pPr>
      <w:r>
        <w:rPr>
          <w:rFonts w:hint="cs"/>
          <w:rtl/>
        </w:rPr>
        <w:t>"איזה שגיאות</w:t>
      </w:r>
      <w:r w:rsidR="00D61C3D" w:rsidRPr="00D61C3D">
        <w:rPr>
          <w:rFonts w:cs="Times New Roman"/>
          <w:rtl/>
        </w:rPr>
        <w:t xml:space="preserve"> כבר עשית</w:t>
      </w:r>
      <w:r>
        <w:rPr>
          <w:rFonts w:hint="cs"/>
          <w:rtl/>
        </w:rPr>
        <w:t>?"</w:t>
      </w:r>
    </w:p>
    <w:p w14:paraId="23E45B2C" w14:textId="4BF662EA" w:rsidR="00C471FF" w:rsidRDefault="006A787C" w:rsidP="00775192">
      <w:pPr>
        <w:rPr>
          <w:rtl/>
        </w:rPr>
      </w:pPr>
      <w:r>
        <w:rPr>
          <w:rFonts w:hint="cs"/>
          <w:rtl/>
        </w:rPr>
        <w:t>"תפס</w:t>
      </w:r>
      <w:r w:rsidR="00C471FF">
        <w:rPr>
          <w:rFonts w:hint="cs"/>
          <w:rtl/>
        </w:rPr>
        <w:t>יק להתחכם</w:t>
      </w:r>
      <w:r w:rsidR="00267AA6">
        <w:rPr>
          <w:rFonts w:hint="cs"/>
          <w:rtl/>
        </w:rPr>
        <w:t>,</w:t>
      </w:r>
      <w:r w:rsidR="00C471FF">
        <w:rPr>
          <w:rFonts w:hint="cs"/>
          <w:rtl/>
        </w:rPr>
        <w:t xml:space="preserve"> </w:t>
      </w:r>
      <w:r w:rsidR="008E1230">
        <w:rPr>
          <w:rFonts w:hint="cs"/>
          <w:rtl/>
        </w:rPr>
        <w:t>אלכס</w:t>
      </w:r>
      <w:r w:rsidR="00267AA6">
        <w:rPr>
          <w:rFonts w:hint="cs"/>
          <w:rtl/>
        </w:rPr>
        <w:t>,</w:t>
      </w:r>
      <w:r w:rsidR="008E1230">
        <w:rPr>
          <w:rFonts w:hint="cs"/>
          <w:rtl/>
        </w:rPr>
        <w:t xml:space="preserve"> </w:t>
      </w:r>
      <w:r w:rsidR="00C471FF">
        <w:rPr>
          <w:rFonts w:hint="cs"/>
          <w:rtl/>
        </w:rPr>
        <w:t xml:space="preserve">ולך לרחוץ </w:t>
      </w:r>
      <w:r w:rsidR="006B0C64">
        <w:rPr>
          <w:rFonts w:hint="cs"/>
          <w:rtl/>
        </w:rPr>
        <w:t xml:space="preserve">יפה </w:t>
      </w:r>
      <w:r w:rsidR="00C471FF">
        <w:rPr>
          <w:rFonts w:hint="cs"/>
          <w:rtl/>
        </w:rPr>
        <w:t>מסביב לפה, כל הקטשופ מרוח לך.</w:t>
      </w:r>
      <w:r w:rsidR="006B0C64">
        <w:rPr>
          <w:rFonts w:hint="cs"/>
          <w:rtl/>
        </w:rPr>
        <w:t xml:space="preserve"> </w:t>
      </w:r>
      <w:r w:rsidR="008B58E9">
        <w:rPr>
          <w:rFonts w:hint="cs"/>
          <w:rtl/>
        </w:rPr>
        <w:t>ותקפיד לצחצח שיניים</w:t>
      </w:r>
      <w:r w:rsidR="006B0C64">
        <w:rPr>
          <w:rFonts w:hint="cs"/>
          <w:rtl/>
        </w:rPr>
        <w:t>.</w:t>
      </w:r>
      <w:r w:rsidR="00C471FF">
        <w:rPr>
          <w:rFonts w:hint="cs"/>
          <w:rtl/>
        </w:rPr>
        <w:t>"</w:t>
      </w:r>
    </w:p>
    <w:p w14:paraId="0A8A767D" w14:textId="76E75868" w:rsidR="00C471FF" w:rsidRDefault="00C471FF" w:rsidP="00250000">
      <w:pPr>
        <w:rPr>
          <w:rtl/>
        </w:rPr>
      </w:pPr>
      <w:r>
        <w:rPr>
          <w:rFonts w:hint="cs"/>
          <w:rtl/>
        </w:rPr>
        <w:t>"איזה שגיאות," תיאו לחש בחרדה</w:t>
      </w:r>
      <w:r w:rsidR="0058206E">
        <w:rPr>
          <w:rFonts w:hint="cs"/>
          <w:rtl/>
        </w:rPr>
        <w:t>.</w:t>
      </w:r>
      <w:r>
        <w:rPr>
          <w:rFonts w:hint="cs"/>
          <w:rtl/>
        </w:rPr>
        <w:t xml:space="preserve"> נשיפה לא נכונה והכ</w:t>
      </w:r>
      <w:r w:rsidR="00775192">
        <w:rPr>
          <w:rFonts w:hint="cs"/>
          <w:rtl/>
        </w:rPr>
        <w:t>ו</w:t>
      </w:r>
      <w:r>
        <w:rPr>
          <w:rFonts w:hint="cs"/>
          <w:rtl/>
        </w:rPr>
        <w:t>ל אבוד, הכ</w:t>
      </w:r>
      <w:r w:rsidR="00775192">
        <w:rPr>
          <w:rFonts w:hint="cs"/>
          <w:rtl/>
        </w:rPr>
        <w:t>ו</w:t>
      </w:r>
      <w:r>
        <w:rPr>
          <w:rFonts w:hint="cs"/>
          <w:rtl/>
        </w:rPr>
        <w:t>ל.</w:t>
      </w:r>
    </w:p>
    <w:p w14:paraId="7CF0422B" w14:textId="5A24C104" w:rsidR="00C471FF" w:rsidRDefault="00C471FF" w:rsidP="00775192">
      <w:pPr>
        <w:rPr>
          <w:rtl/>
        </w:rPr>
      </w:pPr>
      <w:r>
        <w:rPr>
          <w:rFonts w:hint="cs"/>
          <w:rtl/>
        </w:rPr>
        <w:t>"מה אתה חושב, זה עזר שהיא למדה שנתי</w:t>
      </w:r>
      <w:r w:rsidR="00D65505">
        <w:rPr>
          <w:rFonts w:hint="cs"/>
          <w:rtl/>
        </w:rPr>
        <w:t>ים בבית-ספר רגיל?" האם קינחה את ידיו במפית נייר</w:t>
      </w:r>
      <w:r w:rsidR="00EC5611">
        <w:rPr>
          <w:rFonts w:hint="cs"/>
          <w:rtl/>
        </w:rPr>
        <w:t xml:space="preserve"> </w:t>
      </w:r>
      <w:r w:rsidR="00D65505">
        <w:rPr>
          <w:rFonts w:hint="cs"/>
          <w:rtl/>
        </w:rPr>
        <w:t>ש</w:t>
      </w:r>
      <w:r w:rsidR="00EC5611">
        <w:rPr>
          <w:rFonts w:hint="cs"/>
          <w:rtl/>
        </w:rPr>
        <w:t xml:space="preserve">נשארה </w:t>
      </w:r>
      <w:r w:rsidR="00B92A20">
        <w:rPr>
          <w:rFonts w:hint="cs"/>
          <w:rtl/>
        </w:rPr>
        <w:t>בתיק</w:t>
      </w:r>
      <w:r w:rsidR="00775192">
        <w:rPr>
          <w:rFonts w:hint="cs"/>
          <w:rtl/>
        </w:rPr>
        <w:t>ה</w:t>
      </w:r>
      <w:r w:rsidR="00EC5611">
        <w:rPr>
          <w:rFonts w:hint="cs"/>
          <w:rtl/>
        </w:rPr>
        <w:t xml:space="preserve"> </w:t>
      </w:r>
      <w:r w:rsidR="006B0C64">
        <w:rPr>
          <w:rFonts w:hint="cs"/>
          <w:rtl/>
        </w:rPr>
        <w:t>מ</w:t>
      </w:r>
      <w:r w:rsidR="008D332E">
        <w:rPr>
          <w:rFonts w:hint="cs"/>
          <w:rtl/>
        </w:rPr>
        <w:t>בית</w:t>
      </w:r>
      <w:r w:rsidR="009B2415">
        <w:rPr>
          <w:rFonts w:hint="cs"/>
          <w:rtl/>
        </w:rPr>
        <w:t>-</w:t>
      </w:r>
      <w:r w:rsidR="008D332E">
        <w:rPr>
          <w:rFonts w:hint="cs"/>
          <w:rtl/>
        </w:rPr>
        <w:t>קפה</w:t>
      </w:r>
      <w:r>
        <w:rPr>
          <w:rFonts w:hint="cs"/>
          <w:rtl/>
        </w:rPr>
        <w:t xml:space="preserve"> ב</w:t>
      </w:r>
      <w:r w:rsidR="00E37E13">
        <w:rPr>
          <w:rFonts w:hint="cs"/>
          <w:rtl/>
        </w:rPr>
        <w:t>אוסקה [עיר ביפן]</w:t>
      </w:r>
      <w:r>
        <w:rPr>
          <w:rFonts w:hint="cs"/>
          <w:rtl/>
        </w:rPr>
        <w:t>. "לחתוך לך גם בננה?"</w:t>
      </w:r>
    </w:p>
    <w:p w14:paraId="282764A2" w14:textId="4C337045" w:rsidR="00C471FF" w:rsidRDefault="00C471FF" w:rsidP="008D332E">
      <w:pPr>
        <w:rPr>
          <w:rtl/>
        </w:rPr>
      </w:pPr>
      <w:r>
        <w:rPr>
          <w:rFonts w:hint="cs"/>
          <w:rtl/>
        </w:rPr>
        <w:t>"מה עוד? מה עוד?"</w:t>
      </w:r>
      <w:r w:rsidR="00EC5611">
        <w:rPr>
          <w:rFonts w:hint="cs"/>
          <w:rtl/>
        </w:rPr>
        <w:t xml:space="preserve"> </w:t>
      </w:r>
      <w:r w:rsidR="008D332E">
        <w:rPr>
          <w:rFonts w:hint="cs"/>
          <w:rtl/>
        </w:rPr>
        <w:t>תבע</w:t>
      </w:r>
      <w:r w:rsidR="00EC5611">
        <w:rPr>
          <w:rFonts w:hint="cs"/>
          <w:rtl/>
        </w:rPr>
        <w:t xml:space="preserve"> תיא</w:t>
      </w:r>
      <w:r w:rsidR="00D65505">
        <w:rPr>
          <w:rFonts w:hint="cs"/>
          <w:rtl/>
        </w:rPr>
        <w:t>ו</w:t>
      </w:r>
      <w:r w:rsidR="008426A2">
        <w:rPr>
          <w:rFonts w:hint="cs"/>
          <w:rtl/>
        </w:rPr>
        <w:t>,</w:t>
      </w:r>
      <w:r w:rsidR="00D65505">
        <w:rPr>
          <w:rFonts w:hint="cs"/>
          <w:rtl/>
        </w:rPr>
        <w:t xml:space="preserve"> </w:t>
      </w:r>
      <w:bookmarkStart w:id="240" w:name="_Hlk532493467"/>
      <w:r w:rsidR="00D65505">
        <w:rPr>
          <w:rFonts w:hint="cs"/>
          <w:rtl/>
        </w:rPr>
        <w:t>ש</w:t>
      </w:r>
      <w:r w:rsidR="00FB32A5">
        <w:rPr>
          <w:rFonts w:hint="cs"/>
          <w:rtl/>
        </w:rPr>
        <w:t xml:space="preserve">גמר </w:t>
      </w:r>
      <w:bookmarkEnd w:id="240"/>
      <w:r w:rsidR="00B66961">
        <w:rPr>
          <w:rFonts w:cs="Times New Roman" w:hint="cs"/>
          <w:rtl/>
        </w:rPr>
        <w:t>בליבו</w:t>
      </w:r>
      <w:r w:rsidR="008426A2" w:rsidRPr="008426A2">
        <w:rPr>
          <w:rFonts w:cs="Times New Roman"/>
          <w:rtl/>
        </w:rPr>
        <w:t xml:space="preserve"> </w:t>
      </w:r>
      <w:r w:rsidR="00D65505">
        <w:rPr>
          <w:rFonts w:hint="cs"/>
          <w:rtl/>
        </w:rPr>
        <w:t>לעולם לא ללמוד בבית-</w:t>
      </w:r>
      <w:r w:rsidR="00EC5611">
        <w:rPr>
          <w:rFonts w:hint="cs"/>
          <w:rtl/>
        </w:rPr>
        <w:t xml:space="preserve">ספר רגיל, </w:t>
      </w:r>
      <w:r w:rsidR="00775192">
        <w:rPr>
          <w:rFonts w:hint="cs"/>
          <w:rtl/>
        </w:rPr>
        <w:t>ה</w:t>
      </w:r>
      <w:r w:rsidR="00EC5611">
        <w:rPr>
          <w:rFonts w:hint="cs"/>
          <w:rtl/>
        </w:rPr>
        <w:t xml:space="preserve">מקום </w:t>
      </w:r>
      <w:r w:rsidR="00775192">
        <w:rPr>
          <w:rFonts w:hint="cs"/>
          <w:rtl/>
        </w:rPr>
        <w:t>ש</w:t>
      </w:r>
      <w:r w:rsidR="00EC5611">
        <w:rPr>
          <w:rFonts w:hint="cs"/>
          <w:rtl/>
        </w:rPr>
        <w:t>בו</w:t>
      </w:r>
      <w:r w:rsidR="00483BB1">
        <w:rPr>
          <w:rFonts w:hint="cs"/>
          <w:rtl/>
        </w:rPr>
        <w:t xml:space="preserve"> הכול </w:t>
      </w:r>
      <w:r w:rsidR="00EC5611">
        <w:rPr>
          <w:rFonts w:hint="cs"/>
          <w:rtl/>
        </w:rPr>
        <w:t>נהרס ל</w:t>
      </w:r>
      <w:r w:rsidR="008B1B44">
        <w:rPr>
          <w:rFonts w:hint="cs"/>
          <w:rtl/>
        </w:rPr>
        <w:t>סופי</w:t>
      </w:r>
      <w:r w:rsidR="00EC5611">
        <w:rPr>
          <w:rFonts w:hint="cs"/>
          <w:rtl/>
        </w:rPr>
        <w:t>.</w:t>
      </w:r>
    </w:p>
    <w:p w14:paraId="0A4C5BD1" w14:textId="77777777" w:rsidR="00C471FF" w:rsidRDefault="00EC5611" w:rsidP="00250000">
      <w:pPr>
        <w:rPr>
          <w:rtl/>
        </w:rPr>
      </w:pPr>
      <w:r>
        <w:rPr>
          <w:rFonts w:hint="cs"/>
          <w:rtl/>
        </w:rPr>
        <w:t>"אפשר עוד אגס."</w:t>
      </w:r>
    </w:p>
    <w:p w14:paraId="2E6B26E9" w14:textId="3FACCE86" w:rsidR="00EC5611" w:rsidRDefault="0034186D" w:rsidP="00A57498">
      <w:pPr>
        <w:rPr>
          <w:rtl/>
        </w:rPr>
      </w:pPr>
      <w:r>
        <w:rPr>
          <w:rFonts w:hint="cs"/>
          <w:rtl/>
        </w:rPr>
        <w:t>"הוא מתכוון, אילו</w:t>
      </w:r>
      <w:r w:rsidR="00EC5611">
        <w:rPr>
          <w:rFonts w:hint="cs"/>
          <w:rtl/>
        </w:rPr>
        <w:t xml:space="preserve"> עוד שגיאות עשית עם </w:t>
      </w:r>
      <w:r w:rsidR="008B1B44">
        <w:rPr>
          <w:rFonts w:hint="cs"/>
          <w:rtl/>
        </w:rPr>
        <w:t>סופי</w:t>
      </w:r>
      <w:r w:rsidR="00EC5611">
        <w:rPr>
          <w:rFonts w:hint="cs"/>
          <w:rtl/>
        </w:rPr>
        <w:t xml:space="preserve">," </w:t>
      </w:r>
      <w:r w:rsidR="00A57498">
        <w:rPr>
          <w:rFonts w:hint="cs"/>
          <w:rtl/>
        </w:rPr>
        <w:t>ה</w:t>
      </w:r>
      <w:r w:rsidR="00B66961">
        <w:rPr>
          <w:rFonts w:hint="cs"/>
          <w:rtl/>
        </w:rPr>
        <w:t>תערב</w:t>
      </w:r>
      <w:r w:rsidR="00A57498">
        <w:rPr>
          <w:rFonts w:hint="cs"/>
          <w:rtl/>
        </w:rPr>
        <w:t xml:space="preserve"> </w:t>
      </w:r>
      <w:r w:rsidR="003714FC">
        <w:rPr>
          <w:rFonts w:hint="cs"/>
          <w:rtl/>
        </w:rPr>
        <w:t>אלכס</w:t>
      </w:r>
      <w:r w:rsidR="006D21EE">
        <w:rPr>
          <w:rFonts w:hint="cs"/>
          <w:rtl/>
        </w:rPr>
        <w:t xml:space="preserve"> שחזר </w:t>
      </w:r>
      <w:r w:rsidR="00931468">
        <w:rPr>
          <w:rFonts w:hint="cs"/>
          <w:rtl/>
        </w:rPr>
        <w:t>ב</w:t>
      </w:r>
      <w:r w:rsidR="006D21EE">
        <w:rPr>
          <w:rFonts w:hint="cs"/>
          <w:rtl/>
        </w:rPr>
        <w:t>פה רחוץ</w:t>
      </w:r>
      <w:r w:rsidR="00EC5611">
        <w:rPr>
          <w:rFonts w:hint="cs"/>
          <w:rtl/>
        </w:rPr>
        <w:t>.</w:t>
      </w:r>
    </w:p>
    <w:p w14:paraId="5FC08525" w14:textId="4F0D972F" w:rsidR="00EC5611" w:rsidRDefault="00EC5611" w:rsidP="00A57498">
      <w:pPr>
        <w:rPr>
          <w:rtl/>
        </w:rPr>
      </w:pPr>
      <w:r>
        <w:rPr>
          <w:rFonts w:hint="cs"/>
          <w:rtl/>
        </w:rPr>
        <w:t>"</w:t>
      </w:r>
      <w:r w:rsidR="00AD59AF">
        <w:rPr>
          <w:rFonts w:hint="cs"/>
          <w:rtl/>
        </w:rPr>
        <w:t>תיאו</w:t>
      </w:r>
      <w:r w:rsidR="0034186D">
        <w:rPr>
          <w:rFonts w:hint="cs"/>
          <w:rtl/>
        </w:rPr>
        <w:t>,</w:t>
      </w:r>
      <w:r w:rsidR="00AD59AF">
        <w:rPr>
          <w:rFonts w:hint="cs"/>
          <w:rtl/>
        </w:rPr>
        <w:t xml:space="preserve"> </w:t>
      </w:r>
      <w:r w:rsidR="006D21EE">
        <w:rPr>
          <w:rFonts w:hint="cs"/>
          <w:rtl/>
        </w:rPr>
        <w:t>אתה לא צריך להתעמק בזה</w:t>
      </w:r>
      <w:r w:rsidR="00AD59AF">
        <w:rPr>
          <w:rFonts w:hint="cs"/>
          <w:rtl/>
        </w:rPr>
        <w:t xml:space="preserve">, ובכלל אין </w:t>
      </w:r>
      <w:r w:rsidR="008426A2">
        <w:rPr>
          <w:rFonts w:hint="cs"/>
          <w:rtl/>
        </w:rPr>
        <w:t xml:space="preserve">לך </w:t>
      </w:r>
      <w:r w:rsidR="00AD59AF">
        <w:rPr>
          <w:rFonts w:hint="cs"/>
          <w:rtl/>
        </w:rPr>
        <w:t>סיבה לדאגה</w:t>
      </w:r>
      <w:r>
        <w:rPr>
          <w:rFonts w:hint="cs"/>
          <w:rtl/>
        </w:rPr>
        <w:t xml:space="preserve">. </w:t>
      </w:r>
      <w:r w:rsidR="00AD59AF">
        <w:rPr>
          <w:rFonts w:hint="cs"/>
          <w:rtl/>
        </w:rPr>
        <w:t xml:space="preserve">עם </w:t>
      </w:r>
      <w:r w:rsidR="008B1B44">
        <w:rPr>
          <w:rFonts w:hint="cs"/>
          <w:rtl/>
        </w:rPr>
        <w:t>סופי</w:t>
      </w:r>
      <w:r w:rsidR="00AD59AF">
        <w:rPr>
          <w:rFonts w:hint="cs"/>
          <w:rtl/>
        </w:rPr>
        <w:t xml:space="preserve"> </w:t>
      </w:r>
      <w:r w:rsidR="00775192">
        <w:rPr>
          <w:rFonts w:hint="cs"/>
          <w:rtl/>
        </w:rPr>
        <w:t xml:space="preserve">עוד </w:t>
      </w:r>
      <w:r>
        <w:rPr>
          <w:rFonts w:hint="cs"/>
          <w:rtl/>
        </w:rPr>
        <w:t>לא הכרתי את האנשים הנכונים</w:t>
      </w:r>
      <w:r w:rsidR="00775192">
        <w:rPr>
          <w:rFonts w:hint="cs"/>
          <w:rtl/>
        </w:rPr>
        <w:t xml:space="preserve"> ואת המתודולוגיה המתאימה</w:t>
      </w:r>
      <w:r>
        <w:rPr>
          <w:rFonts w:hint="cs"/>
          <w:rtl/>
        </w:rPr>
        <w:t xml:space="preserve">, </w:t>
      </w:r>
      <w:r w:rsidR="003E5544">
        <w:rPr>
          <w:rFonts w:hint="cs"/>
          <w:rtl/>
        </w:rPr>
        <w:t xml:space="preserve">לא </w:t>
      </w:r>
      <w:r w:rsidR="00A57498">
        <w:rPr>
          <w:rFonts w:hint="cs"/>
          <w:rtl/>
        </w:rPr>
        <w:t>הבנ</w:t>
      </w:r>
      <w:r w:rsidR="003E5544">
        <w:rPr>
          <w:rFonts w:hint="cs"/>
          <w:rtl/>
        </w:rPr>
        <w:t xml:space="preserve">תי עד כמה </w:t>
      </w:r>
      <w:r w:rsidR="00AD59AF">
        <w:rPr>
          <w:rFonts w:hint="cs"/>
          <w:rtl/>
        </w:rPr>
        <w:t>על</w:t>
      </w:r>
      <w:r w:rsidR="0058206E">
        <w:rPr>
          <w:rFonts w:hint="cs"/>
          <w:rtl/>
        </w:rPr>
        <w:t>י</w:t>
      </w:r>
      <w:r w:rsidR="00AD59AF">
        <w:rPr>
          <w:rFonts w:hint="cs"/>
          <w:rtl/>
        </w:rPr>
        <w:t>י ל</w:t>
      </w:r>
      <w:r w:rsidR="003E5544">
        <w:rPr>
          <w:rFonts w:hint="cs"/>
          <w:rtl/>
        </w:rPr>
        <w:t>היות מעורבת בשיעורים ובאימונים היומיומיים.</w:t>
      </w:r>
      <w:r w:rsidR="00AD59AF">
        <w:rPr>
          <w:rFonts w:hint="cs"/>
          <w:rtl/>
        </w:rPr>
        <w:t xml:space="preserve"> </w:t>
      </w:r>
      <w:r w:rsidR="00F06A3F">
        <w:rPr>
          <w:rFonts w:hint="cs"/>
          <w:rtl/>
        </w:rPr>
        <w:t>עכשיו</w:t>
      </w:r>
      <w:r w:rsidR="00483BB1">
        <w:rPr>
          <w:rFonts w:hint="cs"/>
          <w:rtl/>
        </w:rPr>
        <w:t xml:space="preserve"> הכול </w:t>
      </w:r>
      <w:r w:rsidR="00AD59AF">
        <w:rPr>
          <w:rFonts w:hint="cs"/>
          <w:rtl/>
        </w:rPr>
        <w:t>שונה.</w:t>
      </w:r>
      <w:r w:rsidR="003E5544">
        <w:rPr>
          <w:rFonts w:hint="cs"/>
          <w:rtl/>
        </w:rPr>
        <w:t>"</w:t>
      </w:r>
    </w:p>
    <w:p w14:paraId="77C0C7BC" w14:textId="56E0CD09" w:rsidR="003E5544" w:rsidRDefault="003E5544" w:rsidP="00842458">
      <w:pPr>
        <w:rPr>
          <w:rtl/>
        </w:rPr>
      </w:pPr>
      <w:r>
        <w:rPr>
          <w:rFonts w:hint="cs"/>
          <w:rtl/>
        </w:rPr>
        <w:t>תיאו</w:t>
      </w:r>
      <w:r w:rsidR="00842458">
        <w:rPr>
          <w:rFonts w:hint="cs"/>
          <w:rtl/>
        </w:rPr>
        <w:t>,</w:t>
      </w:r>
      <w:r>
        <w:rPr>
          <w:rFonts w:hint="cs"/>
          <w:rtl/>
        </w:rPr>
        <w:t xml:space="preserve"> אסיר</w:t>
      </w:r>
      <w:r w:rsidR="0058206E">
        <w:rPr>
          <w:rFonts w:hint="cs"/>
          <w:rtl/>
        </w:rPr>
        <w:t xml:space="preserve"> </w:t>
      </w:r>
      <w:r>
        <w:rPr>
          <w:rFonts w:hint="cs"/>
          <w:rtl/>
        </w:rPr>
        <w:t xml:space="preserve">תודה </w:t>
      </w:r>
      <w:r w:rsidR="0058206E">
        <w:rPr>
          <w:rFonts w:hint="cs"/>
          <w:rtl/>
        </w:rPr>
        <w:t>ע</w:t>
      </w:r>
      <w:r>
        <w:rPr>
          <w:rFonts w:hint="cs"/>
          <w:rtl/>
        </w:rPr>
        <w:t>ל</w:t>
      </w:r>
      <w:r w:rsidR="0058206E">
        <w:rPr>
          <w:rFonts w:hint="cs"/>
          <w:rtl/>
        </w:rPr>
        <w:t xml:space="preserve"> </w:t>
      </w:r>
      <w:r>
        <w:rPr>
          <w:rFonts w:hint="cs"/>
          <w:rtl/>
        </w:rPr>
        <w:t>מזלו</w:t>
      </w:r>
      <w:r w:rsidR="00547BB7">
        <w:rPr>
          <w:rFonts w:hint="cs"/>
          <w:rtl/>
        </w:rPr>
        <w:t xml:space="preserve"> הטוב</w:t>
      </w:r>
      <w:r>
        <w:rPr>
          <w:rFonts w:hint="cs"/>
          <w:rtl/>
        </w:rPr>
        <w:t xml:space="preserve">, </w:t>
      </w:r>
      <w:r w:rsidR="00842458">
        <w:rPr>
          <w:rFonts w:hint="cs"/>
          <w:rtl/>
        </w:rPr>
        <w:t>נטל</w:t>
      </w:r>
      <w:r>
        <w:rPr>
          <w:rFonts w:hint="cs"/>
          <w:rtl/>
        </w:rPr>
        <w:t xml:space="preserve"> את המפית הממור</w:t>
      </w:r>
      <w:r w:rsidR="0058206E">
        <w:rPr>
          <w:rFonts w:hint="cs"/>
          <w:rtl/>
        </w:rPr>
        <w:t>ט</w:t>
      </w:r>
      <w:r>
        <w:rPr>
          <w:rFonts w:hint="cs"/>
          <w:rtl/>
        </w:rPr>
        <w:t>טת וניגב היכן ש</w:t>
      </w:r>
      <w:r w:rsidR="001C5A04">
        <w:rPr>
          <w:rFonts w:hint="cs"/>
          <w:rtl/>
        </w:rPr>
        <w:t>אימא</w:t>
      </w:r>
      <w:r>
        <w:rPr>
          <w:rFonts w:hint="cs"/>
          <w:rtl/>
        </w:rPr>
        <w:t xml:space="preserve"> החמיצה בין האצבעות.</w:t>
      </w:r>
    </w:p>
    <w:p w14:paraId="39BB7BB2" w14:textId="67D866EA" w:rsidR="003E5544" w:rsidRDefault="00F50DFA" w:rsidP="00775192">
      <w:pPr>
        <w:rPr>
          <w:rtl/>
        </w:rPr>
      </w:pPr>
      <w:r>
        <w:rPr>
          <w:rFonts w:hint="cs"/>
          <w:rtl/>
        </w:rPr>
        <w:t>"איתך</w:t>
      </w:r>
      <w:r w:rsidR="003E5544">
        <w:rPr>
          <w:rFonts w:hint="cs"/>
          <w:rtl/>
        </w:rPr>
        <w:t xml:space="preserve"> </w:t>
      </w:r>
      <w:r w:rsidR="00775192">
        <w:rPr>
          <w:rFonts w:hint="cs"/>
          <w:rtl/>
        </w:rPr>
        <w:t>זה יהיה אחרת</w:t>
      </w:r>
      <w:r w:rsidR="003E5544">
        <w:rPr>
          <w:rFonts w:hint="cs"/>
          <w:rtl/>
        </w:rPr>
        <w:t>."</w:t>
      </w:r>
    </w:p>
    <w:p w14:paraId="68853401" w14:textId="0926A72B" w:rsidR="003E5544" w:rsidRDefault="003E5544" w:rsidP="00775192">
      <w:pPr>
        <w:rPr>
          <w:rtl/>
        </w:rPr>
      </w:pPr>
      <w:r>
        <w:rPr>
          <w:rFonts w:hint="cs"/>
          <w:rtl/>
        </w:rPr>
        <w:t xml:space="preserve">החיים שלו </w:t>
      </w:r>
      <w:r w:rsidR="00775192">
        <w:rPr>
          <w:rFonts w:hint="cs"/>
          <w:rtl/>
        </w:rPr>
        <w:t xml:space="preserve">היו </w:t>
      </w:r>
      <w:r>
        <w:rPr>
          <w:rFonts w:hint="cs"/>
          <w:rtl/>
        </w:rPr>
        <w:t xml:space="preserve">מושלמים והם ימשיכו להיות מושלמים, </w:t>
      </w:r>
      <w:r w:rsidR="00A57498">
        <w:rPr>
          <w:rFonts w:hint="cs"/>
          <w:rtl/>
        </w:rPr>
        <w:t>ו</w:t>
      </w:r>
      <w:r w:rsidR="001C5A04">
        <w:rPr>
          <w:rFonts w:hint="cs"/>
          <w:rtl/>
        </w:rPr>
        <w:t>אימא</w:t>
      </w:r>
      <w:r>
        <w:rPr>
          <w:rFonts w:hint="cs"/>
          <w:rtl/>
        </w:rPr>
        <w:t xml:space="preserve"> </w:t>
      </w:r>
      <w:r w:rsidR="00775192">
        <w:rPr>
          <w:rFonts w:hint="cs"/>
          <w:rtl/>
        </w:rPr>
        <w:t xml:space="preserve">תהיה </w:t>
      </w:r>
      <w:r>
        <w:rPr>
          <w:rFonts w:hint="cs"/>
          <w:rtl/>
        </w:rPr>
        <w:t>מעורבת בכ</w:t>
      </w:r>
      <w:r w:rsidR="0058206E">
        <w:rPr>
          <w:rFonts w:hint="cs"/>
          <w:rtl/>
        </w:rPr>
        <w:t>ו</w:t>
      </w:r>
      <w:r>
        <w:rPr>
          <w:rFonts w:hint="cs"/>
          <w:rtl/>
        </w:rPr>
        <w:t>ל.</w:t>
      </w:r>
    </w:p>
    <w:p w14:paraId="5928EA1F" w14:textId="4F8EE390" w:rsidR="00EE75BF" w:rsidRDefault="008E1230" w:rsidP="005516B7">
      <w:pPr>
        <w:rPr>
          <w:rtl/>
        </w:rPr>
      </w:pPr>
      <w:r>
        <w:rPr>
          <w:rFonts w:hint="cs"/>
          <w:rtl/>
        </w:rPr>
        <w:t xml:space="preserve">"אני מעודדת </w:t>
      </w:r>
      <w:r w:rsidR="005516B7">
        <w:rPr>
          <w:rFonts w:hint="cs"/>
          <w:rtl/>
        </w:rPr>
        <w:t xml:space="preserve">אותך </w:t>
      </w:r>
      <w:r>
        <w:rPr>
          <w:rFonts w:hint="cs"/>
          <w:rtl/>
        </w:rPr>
        <w:t>כמה שצריך,</w:t>
      </w:r>
      <w:r w:rsidR="003E5544">
        <w:rPr>
          <w:rFonts w:hint="cs"/>
          <w:rtl/>
        </w:rPr>
        <w:t xml:space="preserve"> לא </w:t>
      </w:r>
      <w:r w:rsidR="005516B7">
        <w:rPr>
          <w:rFonts w:hint="cs"/>
          <w:rtl/>
        </w:rPr>
        <w:t>ב</w:t>
      </w:r>
      <w:r w:rsidR="003E5544">
        <w:rPr>
          <w:rFonts w:hint="cs"/>
          <w:rtl/>
        </w:rPr>
        <w:t xml:space="preserve">התפעלות, כמו </w:t>
      </w:r>
      <w:r w:rsidR="005516B7">
        <w:rPr>
          <w:rFonts w:hint="cs"/>
          <w:rtl/>
        </w:rPr>
        <w:t>אז</w:t>
      </w:r>
      <w:r w:rsidR="003E5544">
        <w:rPr>
          <w:rFonts w:hint="cs"/>
          <w:rtl/>
        </w:rPr>
        <w:t xml:space="preserve"> עם </w:t>
      </w:r>
      <w:r w:rsidR="008B1B44">
        <w:rPr>
          <w:rFonts w:hint="cs"/>
          <w:rtl/>
        </w:rPr>
        <w:t>סופי</w:t>
      </w:r>
      <w:r w:rsidR="003E5544">
        <w:rPr>
          <w:rFonts w:hint="cs"/>
          <w:rtl/>
        </w:rPr>
        <w:t>.</w:t>
      </w:r>
      <w:r w:rsidR="00EE75BF">
        <w:rPr>
          <w:rFonts w:hint="cs"/>
          <w:rtl/>
        </w:rPr>
        <w:t xml:space="preserve"> ו</w:t>
      </w:r>
      <w:r w:rsidR="005516B7">
        <w:rPr>
          <w:rFonts w:hint="cs"/>
          <w:rtl/>
        </w:rPr>
        <w:t>ל</w:t>
      </w:r>
      <w:r w:rsidR="00EE75BF">
        <w:rPr>
          <w:rFonts w:hint="cs"/>
          <w:rtl/>
        </w:rPr>
        <w:t xml:space="preserve">לא </w:t>
      </w:r>
      <w:r w:rsidR="00ED386B">
        <w:rPr>
          <w:rFonts w:hint="cs"/>
          <w:rtl/>
        </w:rPr>
        <w:t xml:space="preserve">הסחות דעת. </w:t>
      </w:r>
      <w:r w:rsidR="00EE75BF">
        <w:rPr>
          <w:rFonts w:hint="cs"/>
          <w:rtl/>
        </w:rPr>
        <w:t>עד היום אני לא מבינה איך אפשרתי ל</w:t>
      </w:r>
      <w:r w:rsidR="00B6374B">
        <w:rPr>
          <w:rFonts w:hint="cs"/>
          <w:rtl/>
        </w:rPr>
        <w:t>סופי</w:t>
      </w:r>
      <w:r w:rsidR="00EE75BF">
        <w:rPr>
          <w:rFonts w:hint="cs"/>
          <w:rtl/>
        </w:rPr>
        <w:t xml:space="preserve"> לחב</w:t>
      </w:r>
      <w:r w:rsidR="00BF44B1">
        <w:rPr>
          <w:rFonts w:hint="cs"/>
          <w:rtl/>
        </w:rPr>
        <w:t>ו</w:t>
      </w:r>
      <w:r w:rsidR="00EE75BF">
        <w:rPr>
          <w:rFonts w:hint="cs"/>
          <w:rtl/>
        </w:rPr>
        <w:t xml:space="preserve">ר </w:t>
      </w:r>
      <w:r w:rsidR="006D21EE">
        <w:rPr>
          <w:rFonts w:hint="cs"/>
          <w:rtl/>
        </w:rPr>
        <w:t>ל</w:t>
      </w:r>
      <w:r w:rsidR="00EE75BF">
        <w:rPr>
          <w:rFonts w:hint="cs"/>
          <w:rtl/>
        </w:rPr>
        <w:t xml:space="preserve">קולין. זאת </w:t>
      </w:r>
      <w:r w:rsidR="001C5A04">
        <w:rPr>
          <w:rFonts w:hint="cs"/>
          <w:rtl/>
        </w:rPr>
        <w:t>הייתה</w:t>
      </w:r>
      <w:r w:rsidR="00EE75BF">
        <w:rPr>
          <w:rFonts w:hint="cs"/>
          <w:rtl/>
        </w:rPr>
        <w:t xml:space="preserve"> הטעות ה</w:t>
      </w:r>
      <w:r w:rsidR="005516B7">
        <w:rPr>
          <w:rFonts w:hint="cs"/>
          <w:rtl/>
        </w:rPr>
        <w:t>בסיסית</w:t>
      </w:r>
      <w:r w:rsidR="00EE75BF">
        <w:rPr>
          <w:rFonts w:hint="cs"/>
          <w:rtl/>
        </w:rPr>
        <w:t>."</w:t>
      </w:r>
    </w:p>
    <w:p w14:paraId="11AA8659" w14:textId="681E70FE" w:rsidR="00EE75BF" w:rsidRDefault="00EE75BF" w:rsidP="00D65505">
      <w:pPr>
        <w:rPr>
          <w:rtl/>
        </w:rPr>
      </w:pPr>
      <w:r>
        <w:rPr>
          <w:rFonts w:hint="cs"/>
          <w:rtl/>
        </w:rPr>
        <w:t>"לא</w:t>
      </w:r>
      <w:r w:rsidR="00931468">
        <w:rPr>
          <w:rFonts w:hint="cs"/>
          <w:rtl/>
        </w:rPr>
        <w:t xml:space="preserve"> נכון</w:t>
      </w:r>
      <w:r>
        <w:rPr>
          <w:rFonts w:hint="cs"/>
          <w:rtl/>
        </w:rPr>
        <w:t>!" אלכס</w:t>
      </w:r>
      <w:r w:rsidR="0034186D">
        <w:rPr>
          <w:rFonts w:hint="cs"/>
          <w:rtl/>
        </w:rPr>
        <w:t xml:space="preserve"> </w:t>
      </w:r>
      <w:r w:rsidR="00D65505">
        <w:rPr>
          <w:rFonts w:hint="cs"/>
          <w:rtl/>
        </w:rPr>
        <w:t>מחה, ב</w:t>
      </w:r>
      <w:r w:rsidR="008D5B26">
        <w:rPr>
          <w:rFonts w:hint="cs"/>
          <w:rtl/>
        </w:rPr>
        <w:t xml:space="preserve">שיניים </w:t>
      </w:r>
      <w:r w:rsidR="00D65505">
        <w:rPr>
          <w:rFonts w:hint="cs"/>
          <w:rtl/>
        </w:rPr>
        <w:t xml:space="preserve">שטרם </w:t>
      </w:r>
      <w:r w:rsidR="008D5B26">
        <w:rPr>
          <w:rFonts w:hint="cs"/>
          <w:rtl/>
        </w:rPr>
        <w:t>צוחצחו</w:t>
      </w:r>
      <w:r>
        <w:rPr>
          <w:rFonts w:hint="cs"/>
          <w:rtl/>
        </w:rPr>
        <w:t>.</w:t>
      </w:r>
    </w:p>
    <w:p w14:paraId="55F0CB10" w14:textId="68A5F9F6" w:rsidR="00C10564" w:rsidRDefault="00C10564" w:rsidP="00250000">
      <w:pPr>
        <w:rPr>
          <w:rtl/>
        </w:rPr>
      </w:pPr>
      <w:r>
        <w:rPr>
          <w:rFonts w:hint="cs"/>
          <w:rtl/>
        </w:rPr>
        <w:t>[כמובן שתיאו בטוח</w:t>
      </w:r>
      <w:r w:rsidR="00BB7B0A">
        <w:rPr>
          <w:rFonts w:hint="cs"/>
          <w:rtl/>
        </w:rPr>
        <w:t xml:space="preserve"> שהכול </w:t>
      </w:r>
      <w:r>
        <w:rPr>
          <w:rFonts w:hint="cs"/>
          <w:rtl/>
        </w:rPr>
        <w:t>יהרס אם יהיה לו בן זוג אי פעם.]</w:t>
      </w:r>
    </w:p>
    <w:p w14:paraId="11AB10A3" w14:textId="0BCBCAC5" w:rsidR="004627F9" w:rsidRDefault="004627F9" w:rsidP="00250000">
      <w:pPr>
        <w:rPr>
          <w:rtl/>
        </w:rPr>
      </w:pPr>
      <w:r>
        <w:rPr>
          <w:rFonts w:hint="cs"/>
          <w:rtl/>
        </w:rPr>
        <w:t>"אני מבקשת שתשמור את דעותיך לעצמך</w:t>
      </w:r>
      <w:r w:rsidR="00ED386B">
        <w:rPr>
          <w:rFonts w:hint="cs"/>
          <w:rtl/>
        </w:rPr>
        <w:t xml:space="preserve">, </w:t>
      </w:r>
      <w:r w:rsidR="008426A2" w:rsidRPr="008426A2">
        <w:rPr>
          <w:rFonts w:cs="Times New Roman"/>
          <w:rtl/>
        </w:rPr>
        <w:t xml:space="preserve">אדוני הנכבד, </w:t>
      </w:r>
      <w:r w:rsidR="00ED386B">
        <w:rPr>
          <w:rFonts w:hint="cs"/>
          <w:rtl/>
        </w:rPr>
        <w:t>אני לא ארשה לך ל</w:t>
      </w:r>
      <w:r w:rsidR="008E1230">
        <w:rPr>
          <w:rFonts w:hint="cs"/>
          <w:rtl/>
        </w:rPr>
        <w:t>הגיע הנה ול</w:t>
      </w:r>
      <w:r w:rsidR="00ED386B">
        <w:rPr>
          <w:rFonts w:hint="cs"/>
          <w:rtl/>
        </w:rPr>
        <w:t>הרוס הכל."</w:t>
      </w:r>
    </w:p>
    <w:p w14:paraId="6AA9FF4D" w14:textId="6F0A2899" w:rsidR="00ED386B" w:rsidRDefault="00ED386B" w:rsidP="005516B7">
      <w:pPr>
        <w:rPr>
          <w:rtl/>
        </w:rPr>
      </w:pPr>
      <w:r>
        <w:rPr>
          <w:rFonts w:hint="cs"/>
          <w:rtl/>
        </w:rPr>
        <w:t>"</w:t>
      </w:r>
      <w:r w:rsidR="00A57498">
        <w:rPr>
          <w:rFonts w:hint="cs"/>
          <w:rtl/>
        </w:rPr>
        <w:t>ה</w:t>
      </w:r>
      <w:r>
        <w:rPr>
          <w:rFonts w:hint="cs"/>
          <w:rtl/>
        </w:rPr>
        <w:t>קטסטרופה</w:t>
      </w:r>
      <w:r w:rsidR="00A57498">
        <w:rPr>
          <w:rFonts w:hint="cs"/>
          <w:rtl/>
        </w:rPr>
        <w:t xml:space="preserve"> לא </w:t>
      </w:r>
      <w:r w:rsidR="00F97A34">
        <w:rPr>
          <w:rFonts w:hint="cs"/>
          <w:rtl/>
        </w:rPr>
        <w:t>כל כך</w:t>
      </w:r>
      <w:r w:rsidR="00A57498">
        <w:rPr>
          <w:rFonts w:hint="cs"/>
          <w:rtl/>
        </w:rPr>
        <w:t xml:space="preserve"> קרובה אלינו</w:t>
      </w:r>
      <w:r>
        <w:rPr>
          <w:rFonts w:hint="cs"/>
          <w:rtl/>
        </w:rPr>
        <w:t>."</w:t>
      </w:r>
    </w:p>
    <w:p w14:paraId="1A6A2ED1" w14:textId="77777777" w:rsidR="00643F79" w:rsidRDefault="004B2CF6" w:rsidP="005516B7">
      <w:pPr>
        <w:rPr>
          <w:rtl/>
        </w:rPr>
      </w:pPr>
      <w:r>
        <w:rPr>
          <w:rFonts w:hint="cs"/>
          <w:rtl/>
        </w:rPr>
        <w:t>"מספיק</w:t>
      </w:r>
      <w:r w:rsidR="00F50DFA">
        <w:rPr>
          <w:rFonts w:hint="cs"/>
          <w:rtl/>
        </w:rPr>
        <w:t xml:space="preserve"> עם זה</w:t>
      </w:r>
      <w:r>
        <w:rPr>
          <w:rFonts w:hint="cs"/>
          <w:rtl/>
        </w:rPr>
        <w:t>!</w:t>
      </w:r>
      <w:r w:rsidR="00ED386B">
        <w:rPr>
          <w:rFonts w:hint="cs"/>
          <w:rtl/>
        </w:rPr>
        <w:t xml:space="preserve"> אתה לא מבין לאיזה נזק אדיר אתה יכול ל</w:t>
      </w:r>
      <w:r w:rsidR="005516B7">
        <w:rPr>
          <w:rFonts w:hint="cs"/>
          <w:rtl/>
        </w:rPr>
        <w:t>גרום?</w:t>
      </w:r>
      <w:r>
        <w:rPr>
          <w:rFonts w:hint="cs"/>
          <w:rtl/>
        </w:rPr>
        <w:t>"</w:t>
      </w:r>
      <w:r w:rsidR="00AD0154">
        <w:rPr>
          <w:rFonts w:hint="cs"/>
          <w:rtl/>
        </w:rPr>
        <w:t xml:space="preserve"> </w:t>
      </w:r>
    </w:p>
    <w:p w14:paraId="03F2E2B3" w14:textId="77777777" w:rsidR="00643F79" w:rsidRDefault="00643F79" w:rsidP="005516B7">
      <w:pPr>
        <w:rPr>
          <w:rtl/>
        </w:rPr>
      </w:pPr>
      <w:r>
        <w:rPr>
          <w:rFonts w:hint="cs"/>
          <w:rtl/>
        </w:rPr>
        <w:t>[</w:t>
      </w:r>
      <w:r w:rsidR="004B2CF6">
        <w:rPr>
          <w:rFonts w:hint="cs"/>
          <w:rtl/>
        </w:rPr>
        <w:t>תיאו נשלח לעשות קקי כמו בכל ערב</w:t>
      </w:r>
      <w:r w:rsidR="00F50DFA">
        <w:rPr>
          <w:rFonts w:hint="cs"/>
          <w:rtl/>
        </w:rPr>
        <w:t xml:space="preserve">, </w:t>
      </w:r>
      <w:r w:rsidR="00C77A0F">
        <w:rPr>
          <w:rFonts w:hint="cs"/>
          <w:rtl/>
        </w:rPr>
        <w:t>ו</w:t>
      </w:r>
      <w:r>
        <w:rPr>
          <w:rFonts w:hint="cs"/>
          <w:rtl/>
        </w:rPr>
        <w:t>]</w:t>
      </w:r>
    </w:p>
    <w:p w14:paraId="16B40EC2" w14:textId="6855EEAD" w:rsidR="004B2CF6" w:rsidRDefault="005516B7" w:rsidP="005516B7">
      <w:pPr>
        <w:rPr>
          <w:rtl/>
        </w:rPr>
      </w:pPr>
      <w:r>
        <w:rPr>
          <w:rFonts w:hint="cs"/>
          <w:rtl/>
        </w:rPr>
        <w:t>אלכס ישב נזוף ל</w:t>
      </w:r>
      <w:r w:rsidR="00F50DFA">
        <w:rPr>
          <w:rFonts w:hint="cs"/>
          <w:rtl/>
        </w:rPr>
        <w:t>יד החלון ו</w:t>
      </w:r>
      <w:r>
        <w:rPr>
          <w:rFonts w:hint="cs"/>
          <w:rtl/>
        </w:rPr>
        <w:t xml:space="preserve">השקיף על </w:t>
      </w:r>
      <w:r w:rsidR="00F50DFA">
        <w:rPr>
          <w:rFonts w:hint="cs"/>
          <w:rtl/>
        </w:rPr>
        <w:t>ההמולה מול בתי</w:t>
      </w:r>
      <w:r w:rsidR="0058206E">
        <w:rPr>
          <w:rFonts w:hint="cs"/>
          <w:rtl/>
        </w:rPr>
        <w:t>-</w:t>
      </w:r>
      <w:r w:rsidR="00F50DFA">
        <w:rPr>
          <w:rFonts w:hint="cs"/>
          <w:rtl/>
        </w:rPr>
        <w:t xml:space="preserve">הקולנוע </w:t>
      </w:r>
      <w:r w:rsidR="00D05308">
        <w:rPr>
          <w:rFonts w:hint="cs"/>
          <w:rtl/>
        </w:rPr>
        <w:t>ו</w:t>
      </w:r>
      <w:r>
        <w:rPr>
          <w:rFonts w:hint="cs"/>
          <w:rtl/>
        </w:rPr>
        <w:t xml:space="preserve">על </w:t>
      </w:r>
      <w:r w:rsidR="00D05308">
        <w:rPr>
          <w:rFonts w:hint="cs"/>
          <w:rtl/>
        </w:rPr>
        <w:t>כתובות</w:t>
      </w:r>
      <w:r w:rsidR="0034186D">
        <w:rPr>
          <w:rFonts w:hint="cs"/>
          <w:rtl/>
        </w:rPr>
        <w:t xml:space="preserve"> ה</w:t>
      </w:r>
      <w:r w:rsidR="00F50DFA">
        <w:rPr>
          <w:rFonts w:hint="cs"/>
          <w:rtl/>
        </w:rPr>
        <w:t xml:space="preserve">ניאון </w:t>
      </w:r>
      <w:r w:rsidR="00D05308">
        <w:rPr>
          <w:rFonts w:hint="cs"/>
          <w:rtl/>
        </w:rPr>
        <w:t>המנצנצות ביפנית</w:t>
      </w:r>
      <w:r w:rsidR="000D4C24">
        <w:rPr>
          <w:rFonts w:hint="cs"/>
          <w:rtl/>
        </w:rPr>
        <w:t>.</w:t>
      </w:r>
      <w:r w:rsidR="00D05308">
        <w:rPr>
          <w:rFonts w:hint="cs"/>
          <w:rtl/>
        </w:rPr>
        <w:t xml:space="preserve"> </w:t>
      </w:r>
      <w:r w:rsidR="00B66961" w:rsidRPr="00B66961">
        <w:rPr>
          <w:rFonts w:cs="Times New Roman"/>
          <w:rtl/>
        </w:rPr>
        <w:t>הוא היה יכול לה</w:t>
      </w:r>
      <w:r w:rsidR="009B2415" w:rsidRPr="009B2415">
        <w:rPr>
          <w:rFonts w:cs="Times New Roman"/>
          <w:rtl/>
        </w:rPr>
        <w:t>שתתף ב</w:t>
      </w:r>
      <w:r w:rsidR="00B66961" w:rsidRPr="00B66961">
        <w:rPr>
          <w:rFonts w:cs="Times New Roman"/>
          <w:rtl/>
        </w:rPr>
        <w:t>המולה בקלות, הוא אפילו לא נזקק ליֶן שחוק בכיסו, כפי ש</w:t>
      </w:r>
      <w:r w:rsidR="007122EF">
        <w:rPr>
          <w:rFonts w:cs="Times New Roman" w:hint="cs"/>
          <w:rtl/>
        </w:rPr>
        <w:t>גילה</w:t>
      </w:r>
      <w:r w:rsidR="00B66961" w:rsidRPr="00B66961">
        <w:rPr>
          <w:rFonts w:cs="Times New Roman"/>
          <w:rtl/>
        </w:rPr>
        <w:t xml:space="preserve"> בשבועות האחרונים. בכל זאת הוא נשאר עם </w:t>
      </w:r>
      <w:r w:rsidR="00B66961">
        <w:rPr>
          <w:rFonts w:cs="Times New Roman" w:hint="cs"/>
          <w:rtl/>
        </w:rPr>
        <w:t>אימו,</w:t>
      </w:r>
      <w:r w:rsidR="004B2CF6">
        <w:rPr>
          <w:rFonts w:hint="cs"/>
          <w:rtl/>
        </w:rPr>
        <w:t xml:space="preserve"> </w:t>
      </w:r>
      <w:r w:rsidR="00B66961">
        <w:rPr>
          <w:rFonts w:hint="cs"/>
          <w:rtl/>
        </w:rPr>
        <w:t>ש</w:t>
      </w:r>
      <w:r w:rsidR="004B2CF6">
        <w:rPr>
          <w:rFonts w:hint="cs"/>
          <w:rtl/>
        </w:rPr>
        <w:t xml:space="preserve">שכבה </w:t>
      </w:r>
      <w:r w:rsidR="00B66961">
        <w:rPr>
          <w:rFonts w:hint="cs"/>
          <w:rtl/>
        </w:rPr>
        <w:t xml:space="preserve">דוממת </w:t>
      </w:r>
      <w:r w:rsidR="0058206E">
        <w:rPr>
          <w:rFonts w:hint="cs"/>
          <w:rtl/>
        </w:rPr>
        <w:t xml:space="preserve">עם </w:t>
      </w:r>
      <w:r w:rsidR="004B2CF6">
        <w:rPr>
          <w:rFonts w:hint="cs"/>
          <w:rtl/>
        </w:rPr>
        <w:t>מגבת לחה על פניה עד שתיאו קרא לה שת</w:t>
      </w:r>
      <w:r w:rsidR="00D86367">
        <w:rPr>
          <w:rFonts w:hint="cs"/>
          <w:rtl/>
        </w:rPr>
        <w:t>עזור לקלח אותו</w:t>
      </w:r>
      <w:r w:rsidR="004B2CF6">
        <w:rPr>
          <w:rFonts w:hint="cs"/>
          <w:rtl/>
        </w:rPr>
        <w:t>. לאחר מכן השכיבה אותו לצידה במיטה הרכה.</w:t>
      </w:r>
    </w:p>
    <w:p w14:paraId="14A6DD87" w14:textId="616C881A" w:rsidR="004B2CF6" w:rsidRDefault="004B2CF6" w:rsidP="00533981">
      <w:pPr>
        <w:rPr>
          <w:rtl/>
        </w:rPr>
      </w:pPr>
      <w:r>
        <w:rPr>
          <w:rFonts w:hint="cs"/>
          <w:rtl/>
        </w:rPr>
        <w:t>"למה את כל הזמן כועסת עלי</w:t>
      </w:r>
      <w:r w:rsidR="0058206E">
        <w:rPr>
          <w:rFonts w:hint="cs"/>
          <w:rtl/>
        </w:rPr>
        <w:t>י</w:t>
      </w:r>
      <w:r>
        <w:rPr>
          <w:rFonts w:hint="cs"/>
          <w:rtl/>
        </w:rPr>
        <w:t xml:space="preserve">?" </w:t>
      </w:r>
      <w:r w:rsidR="009B2415" w:rsidRPr="009B2415">
        <w:rPr>
          <w:rFonts w:cs="Times New Roman"/>
          <w:rtl/>
        </w:rPr>
        <w:t>אלכס הפציר בקול שהיה חסר צורה, או שחפץ להכפיף את</w:t>
      </w:r>
      <w:r w:rsidR="00153C66" w:rsidRPr="00153C66">
        <w:rPr>
          <w:rFonts w:cs="Times New Roman"/>
          <w:rtl/>
        </w:rPr>
        <w:t xml:space="preserve"> עצמו לכל צורה שתדרוש ממנו, כעין הדונג</w:t>
      </w:r>
      <w:r>
        <w:rPr>
          <w:rFonts w:hint="cs"/>
          <w:rtl/>
        </w:rPr>
        <w:t>.</w:t>
      </w:r>
    </w:p>
    <w:p w14:paraId="608D4E98" w14:textId="7EC8AC4B" w:rsidR="00293972" w:rsidRDefault="00293972" w:rsidP="00250000">
      <w:pPr>
        <w:rPr>
          <w:rtl/>
        </w:rPr>
      </w:pPr>
      <w:r>
        <w:rPr>
          <w:rFonts w:hint="cs"/>
          <w:rtl/>
        </w:rPr>
        <w:t>"כי אתה מכעיס."</w:t>
      </w:r>
    </w:p>
    <w:p w14:paraId="280D1328" w14:textId="77777777" w:rsidR="00293972" w:rsidRDefault="00293972" w:rsidP="00250000">
      <w:pPr>
        <w:rPr>
          <w:rtl/>
        </w:rPr>
      </w:pPr>
      <w:r>
        <w:rPr>
          <w:rFonts w:hint="cs"/>
          <w:rtl/>
        </w:rPr>
        <w:t>"אבל למה?"</w:t>
      </w:r>
    </w:p>
    <w:p w14:paraId="18A4BBA0" w14:textId="095399C5" w:rsidR="00A57498" w:rsidRDefault="00A57498" w:rsidP="00775192">
      <w:pPr>
        <w:rPr>
          <w:rtl/>
        </w:rPr>
      </w:pPr>
      <w:r>
        <w:rPr>
          <w:rFonts w:hint="cs"/>
          <w:rtl/>
        </w:rPr>
        <w:t xml:space="preserve">היא כיבתה את האור. לאחר כמה דקות תיאו נרדם, </w:t>
      </w:r>
      <w:r w:rsidR="00533981">
        <w:rPr>
          <w:rFonts w:hint="cs"/>
          <w:rtl/>
        </w:rPr>
        <w:t>ו</w:t>
      </w:r>
      <w:r>
        <w:rPr>
          <w:rFonts w:hint="cs"/>
          <w:rtl/>
        </w:rPr>
        <w:t>נשימותיו הסדירות היו הרחש היחיד שנשמע בחדר. גם אלכס כמעט נרדם.</w:t>
      </w:r>
    </w:p>
    <w:p w14:paraId="02BEB7A7" w14:textId="39D2F439" w:rsidR="004B2CF6" w:rsidRDefault="004B2CF6" w:rsidP="00A57498">
      <w:pPr>
        <w:rPr>
          <w:rtl/>
        </w:rPr>
      </w:pPr>
      <w:r>
        <w:rPr>
          <w:rFonts w:hint="cs"/>
          <w:rtl/>
        </w:rPr>
        <w:t xml:space="preserve">"אני לא יודעת איך להיות </w:t>
      </w:r>
      <w:r w:rsidR="001C5A04">
        <w:rPr>
          <w:rFonts w:hint="cs"/>
          <w:rtl/>
        </w:rPr>
        <w:t>אימא</w:t>
      </w:r>
      <w:r>
        <w:rPr>
          <w:rFonts w:hint="cs"/>
          <w:rtl/>
        </w:rPr>
        <w:t xml:space="preserve"> שלך," היא </w:t>
      </w:r>
      <w:r w:rsidR="00D86367">
        <w:rPr>
          <w:rFonts w:hint="cs"/>
          <w:rtl/>
        </w:rPr>
        <w:t xml:space="preserve">אמרה </w:t>
      </w:r>
      <w:r w:rsidR="00EF3CCD">
        <w:rPr>
          <w:rFonts w:hint="cs"/>
          <w:rtl/>
        </w:rPr>
        <w:t>בקול חרישי</w:t>
      </w:r>
      <w:r>
        <w:rPr>
          <w:rFonts w:hint="cs"/>
          <w:rtl/>
        </w:rPr>
        <w:t>.</w:t>
      </w:r>
    </w:p>
    <w:p w14:paraId="699842EE" w14:textId="77777777" w:rsidR="004B2CF6" w:rsidRDefault="004B2CF6" w:rsidP="00250000">
      <w:pPr>
        <w:rPr>
          <w:rtl/>
        </w:rPr>
      </w:pPr>
      <w:r>
        <w:rPr>
          <w:rFonts w:hint="cs"/>
          <w:rtl/>
        </w:rPr>
        <w:lastRenderedPageBreak/>
        <w:t>"מה?"</w:t>
      </w:r>
    </w:p>
    <w:p w14:paraId="114C8653" w14:textId="690FD44E" w:rsidR="004B2CF6" w:rsidRDefault="004B2CF6" w:rsidP="00775192">
      <w:pPr>
        <w:rPr>
          <w:rtl/>
        </w:rPr>
      </w:pPr>
      <w:r>
        <w:rPr>
          <w:rFonts w:hint="cs"/>
          <w:rtl/>
        </w:rPr>
        <w:t>"</w:t>
      </w:r>
      <w:r w:rsidR="00293972">
        <w:rPr>
          <w:rFonts w:hint="cs"/>
          <w:rtl/>
        </w:rPr>
        <w:t xml:space="preserve">להיות </w:t>
      </w:r>
      <w:r w:rsidR="00D05308">
        <w:rPr>
          <w:rFonts w:hint="cs"/>
          <w:rtl/>
        </w:rPr>
        <w:t xml:space="preserve">כזאת </w:t>
      </w:r>
      <w:r w:rsidR="001C5A04">
        <w:rPr>
          <w:rFonts w:hint="cs"/>
          <w:rtl/>
        </w:rPr>
        <w:t>אימא</w:t>
      </w:r>
      <w:r w:rsidR="00293972">
        <w:rPr>
          <w:rFonts w:hint="cs"/>
          <w:rtl/>
        </w:rPr>
        <w:t xml:space="preserve"> </w:t>
      </w:r>
      <w:r w:rsidR="00775192">
        <w:rPr>
          <w:rFonts w:hint="cs"/>
          <w:rtl/>
        </w:rPr>
        <w:t>בשבילך</w:t>
      </w:r>
      <w:r w:rsidR="00293972">
        <w:rPr>
          <w:rFonts w:hint="cs"/>
          <w:rtl/>
        </w:rPr>
        <w:t xml:space="preserve">. </w:t>
      </w:r>
      <w:r w:rsidR="000D4C24">
        <w:rPr>
          <w:rFonts w:hint="cs"/>
          <w:rtl/>
        </w:rPr>
        <w:t>אין לי את הידע או היכולת ל</w:t>
      </w:r>
      <w:r w:rsidR="00AD0154">
        <w:rPr>
          <w:rFonts w:hint="cs"/>
          <w:rtl/>
        </w:rPr>
        <w:t xml:space="preserve">היות </w:t>
      </w:r>
      <w:r w:rsidR="001C5A04">
        <w:rPr>
          <w:rFonts w:hint="cs"/>
          <w:rtl/>
        </w:rPr>
        <w:t>אימא</w:t>
      </w:r>
      <w:r w:rsidR="00AD0154">
        <w:rPr>
          <w:rFonts w:hint="cs"/>
          <w:rtl/>
        </w:rPr>
        <w:t xml:space="preserve"> של אדם כמוך</w:t>
      </w:r>
      <w:r>
        <w:rPr>
          <w:rFonts w:hint="cs"/>
          <w:rtl/>
        </w:rPr>
        <w:t>."</w:t>
      </w:r>
    </w:p>
    <w:p w14:paraId="3FC9CACF" w14:textId="1965A3AC" w:rsidR="004B2CF6" w:rsidRDefault="004B2CF6" w:rsidP="00EF3CCD">
      <w:pPr>
        <w:rPr>
          <w:rtl/>
        </w:rPr>
      </w:pPr>
      <w:r>
        <w:rPr>
          <w:rFonts w:hint="cs"/>
          <w:rtl/>
        </w:rPr>
        <w:t xml:space="preserve">אלכס שכב על הספה הנפתחת שאיש לא טרח להציע, </w:t>
      </w:r>
      <w:r w:rsidR="00D06EF8">
        <w:rPr>
          <w:rFonts w:hint="cs"/>
          <w:rtl/>
        </w:rPr>
        <w:t>קופץ את פיו בח</w:t>
      </w:r>
      <w:r w:rsidR="0058206E">
        <w:rPr>
          <w:rFonts w:hint="cs"/>
          <w:rtl/>
        </w:rPr>
        <w:t>ו</w:t>
      </w:r>
      <w:r w:rsidR="00D06EF8">
        <w:rPr>
          <w:rFonts w:hint="cs"/>
          <w:rtl/>
        </w:rPr>
        <w:t xml:space="preserve">זקה פן </w:t>
      </w:r>
      <w:r w:rsidR="00EF3CCD">
        <w:rPr>
          <w:rFonts w:hint="cs"/>
          <w:rtl/>
        </w:rPr>
        <w:t>י</w:t>
      </w:r>
      <w:r w:rsidR="00D06EF8">
        <w:rPr>
          <w:rFonts w:hint="cs"/>
          <w:rtl/>
        </w:rPr>
        <w:t>י</w:t>
      </w:r>
      <w:r w:rsidR="00B126D7">
        <w:rPr>
          <w:rFonts w:hint="cs"/>
          <w:rtl/>
        </w:rPr>
        <w:t xml:space="preserve">פלטו </w:t>
      </w:r>
      <w:r w:rsidR="00775192">
        <w:rPr>
          <w:rFonts w:hint="cs"/>
          <w:rtl/>
        </w:rPr>
        <w:t xml:space="preserve">מבין שפתיו </w:t>
      </w:r>
      <w:r w:rsidR="00B126D7">
        <w:rPr>
          <w:rFonts w:hint="cs"/>
          <w:rtl/>
        </w:rPr>
        <w:t>כוחות</w:t>
      </w:r>
      <w:r w:rsidR="00D06EF8">
        <w:rPr>
          <w:rFonts w:hint="cs"/>
          <w:rtl/>
        </w:rPr>
        <w:t xml:space="preserve"> </w:t>
      </w:r>
      <w:r w:rsidR="00F50DFA">
        <w:rPr>
          <w:rFonts w:hint="cs"/>
          <w:rtl/>
        </w:rPr>
        <w:t>משחית</w:t>
      </w:r>
      <w:r w:rsidR="00D06EF8">
        <w:rPr>
          <w:rFonts w:hint="cs"/>
          <w:rtl/>
        </w:rPr>
        <w:t xml:space="preserve"> שיגרמו נזק אדיר</w:t>
      </w:r>
      <w:r w:rsidR="00480480">
        <w:rPr>
          <w:rFonts w:hint="cs"/>
          <w:rtl/>
        </w:rPr>
        <w:t xml:space="preserve"> </w:t>
      </w:r>
      <w:r w:rsidR="00D06EF8">
        <w:rPr>
          <w:rFonts w:hint="cs"/>
          <w:rtl/>
        </w:rPr>
        <w:t>לחדר המלון השקט, למיטה הרכה ולשני ה</w:t>
      </w:r>
      <w:r w:rsidR="00EF3CCD">
        <w:rPr>
          <w:rFonts w:hint="cs"/>
          <w:rtl/>
        </w:rPr>
        <w:t>שרוע</w:t>
      </w:r>
      <w:r w:rsidR="00D06EF8">
        <w:rPr>
          <w:rFonts w:hint="cs"/>
          <w:rtl/>
        </w:rPr>
        <w:t>ים בתוכה.</w:t>
      </w:r>
      <w:r w:rsidR="00F50DFA">
        <w:rPr>
          <w:rFonts w:hint="cs"/>
          <w:rtl/>
        </w:rPr>
        <w:t xml:space="preserve"> פן י</w:t>
      </w:r>
      <w:r w:rsidR="00EF3CCD">
        <w:rPr>
          <w:rFonts w:hint="cs"/>
          <w:rtl/>
        </w:rPr>
        <w:t>י</w:t>
      </w:r>
      <w:r w:rsidR="00F50DFA">
        <w:rPr>
          <w:rFonts w:hint="cs"/>
          <w:rtl/>
        </w:rPr>
        <w:t>פלטו</w:t>
      </w:r>
      <w:r w:rsidR="009B2A6F">
        <w:rPr>
          <w:rFonts w:hint="cs"/>
          <w:rtl/>
        </w:rPr>
        <w:t xml:space="preserve"> יריקות אש.</w:t>
      </w:r>
    </w:p>
    <w:p w14:paraId="3B764AEE" w14:textId="6DD393B3" w:rsidR="004627AB" w:rsidRPr="00CD067C" w:rsidRDefault="004627AB" w:rsidP="00775192">
      <w:pPr>
        <w:rPr>
          <w:rtl/>
        </w:rPr>
      </w:pPr>
      <w:r>
        <w:rPr>
          <w:rtl/>
        </w:rPr>
        <w:t>בבוקר</w:t>
      </w:r>
      <w:r w:rsidR="00D86367">
        <w:rPr>
          <w:rFonts w:hint="cs"/>
          <w:rtl/>
        </w:rPr>
        <w:t xml:space="preserve"> היא</w:t>
      </w:r>
      <w:r>
        <w:rPr>
          <w:rtl/>
        </w:rPr>
        <w:t xml:space="preserve"> </w:t>
      </w:r>
      <w:r w:rsidR="00533981" w:rsidRPr="00973933">
        <w:rPr>
          <w:highlight w:val="red"/>
          <w:rtl/>
        </w:rPr>
        <w:t>אמרה</w:t>
      </w:r>
      <w:r w:rsidRPr="00CD067C">
        <w:rPr>
          <w:rtl/>
        </w:rPr>
        <w:t xml:space="preserve"> בקול</w:t>
      </w:r>
      <w:r w:rsidR="00B66961" w:rsidRPr="00B66961">
        <w:rPr>
          <w:rFonts w:cs="Times New Roman"/>
          <w:rtl/>
        </w:rPr>
        <w:t>ה המצמית, שהיה יציב</w:t>
      </w:r>
      <w:r w:rsidR="00C90C6C">
        <w:rPr>
          <w:rFonts w:cs="Times New Roman"/>
          <w:rtl/>
        </w:rPr>
        <w:t xml:space="preserve"> מאוד </w:t>
      </w:r>
      <w:r w:rsidR="00B66961" w:rsidRPr="00B66961">
        <w:rPr>
          <w:rFonts w:cs="Times New Roman"/>
          <w:rtl/>
        </w:rPr>
        <w:t xml:space="preserve">ואשר כתמיד </w:t>
      </w:r>
      <w:r w:rsidR="009622F9" w:rsidRPr="009622F9">
        <w:rPr>
          <w:rFonts w:cs="Times New Roman"/>
          <w:rtl/>
        </w:rPr>
        <w:t>ניקב חורים מפוחמים באלכס</w:t>
      </w:r>
      <w:r w:rsidRPr="00CD067C">
        <w:rPr>
          <w:rtl/>
        </w:rPr>
        <w:t xml:space="preserve">, </w:t>
      </w:r>
      <w:r w:rsidR="00775192">
        <w:rPr>
          <w:rFonts w:hint="cs"/>
          <w:rtl/>
        </w:rPr>
        <w:t>"</w:t>
      </w:r>
      <w:r w:rsidRPr="00CD067C">
        <w:rPr>
          <w:rtl/>
        </w:rPr>
        <w:t xml:space="preserve">כל עוד אתה </w:t>
      </w:r>
      <w:r w:rsidR="00EF3CCD">
        <w:rPr>
          <w:rFonts w:hint="cs"/>
          <w:rtl/>
        </w:rPr>
        <w:t>מת</w:t>
      </w:r>
      <w:r w:rsidRPr="00CD067C">
        <w:rPr>
          <w:rtl/>
        </w:rPr>
        <w:t>ג</w:t>
      </w:r>
      <w:r w:rsidR="00EF3CCD">
        <w:rPr>
          <w:rFonts w:hint="cs"/>
          <w:rtl/>
        </w:rPr>
        <w:t>ור</w:t>
      </w:r>
      <w:r w:rsidRPr="00CD067C">
        <w:rPr>
          <w:rtl/>
        </w:rPr>
        <w:t>ר בבית</w:t>
      </w:r>
      <w:r w:rsidR="00EF3CCD">
        <w:rPr>
          <w:rFonts w:hint="cs"/>
          <w:rtl/>
        </w:rPr>
        <w:t>נו,</w:t>
      </w:r>
      <w:r w:rsidRPr="00CD067C">
        <w:rPr>
          <w:rtl/>
        </w:rPr>
        <w:t xml:space="preserve"> לא אוכל להשקיע </w:t>
      </w:r>
      <w:r w:rsidR="00EF3CCD">
        <w:rPr>
          <w:rFonts w:hint="cs"/>
          <w:rtl/>
        </w:rPr>
        <w:t xml:space="preserve">את המשאבים הנאותים </w:t>
      </w:r>
      <w:r w:rsidRPr="00CD067C">
        <w:rPr>
          <w:rtl/>
        </w:rPr>
        <w:t>בתיאו</w:t>
      </w:r>
      <w:r w:rsidR="00656515">
        <w:rPr>
          <w:rtl/>
        </w:rPr>
        <w:t xml:space="preserve">. בשנה הבאה </w:t>
      </w:r>
      <w:r w:rsidRPr="00CD067C">
        <w:rPr>
          <w:rtl/>
        </w:rPr>
        <w:t>תיסע לישראל עם מארק.</w:t>
      </w:r>
      <w:r w:rsidRPr="00CD067C">
        <w:rPr>
          <w:rFonts w:hint="cs"/>
          <w:rtl/>
        </w:rPr>
        <w:t xml:space="preserve"> אתה תש</w:t>
      </w:r>
      <w:r w:rsidR="00EF3CCD">
        <w:rPr>
          <w:rFonts w:hint="cs"/>
          <w:rtl/>
        </w:rPr>
        <w:t>גיח</w:t>
      </w:r>
      <w:r w:rsidRPr="00CD067C">
        <w:rPr>
          <w:rFonts w:hint="cs"/>
          <w:rtl/>
        </w:rPr>
        <w:t xml:space="preserve"> על</w:t>
      </w:r>
      <w:r w:rsidR="00775192">
        <w:rPr>
          <w:rFonts w:hint="cs"/>
          <w:rtl/>
        </w:rPr>
        <w:t xml:space="preserve"> אחיך</w:t>
      </w:r>
      <w:r w:rsidRPr="00CD067C">
        <w:rPr>
          <w:rFonts w:hint="cs"/>
          <w:rtl/>
        </w:rPr>
        <w:t xml:space="preserve"> כשהוא ילמד באוניברסיטה.</w:t>
      </w:r>
      <w:r w:rsidR="00775192">
        <w:rPr>
          <w:rFonts w:hint="cs"/>
          <w:rtl/>
        </w:rPr>
        <w:t>"</w:t>
      </w:r>
      <w:r w:rsidR="009622F9">
        <w:rPr>
          <w:rFonts w:hint="cs"/>
          <w:rtl/>
        </w:rPr>
        <w:t xml:space="preserve"> </w:t>
      </w:r>
      <w:r w:rsidR="009622F9" w:rsidRPr="009622F9">
        <w:rPr>
          <w:rFonts w:cs="Times New Roman"/>
          <w:rtl/>
        </w:rPr>
        <w:t>[אפרמצמית – אחד מכמה קטעים שכולם באותו נושא]</w:t>
      </w:r>
    </w:p>
    <w:p w14:paraId="7E1ADA7C" w14:textId="5D8F380D" w:rsidR="00E52F50" w:rsidRDefault="004627AB" w:rsidP="00E52F50">
      <w:pPr>
        <w:rPr>
          <w:rtl/>
        </w:rPr>
      </w:pPr>
      <w:r w:rsidRPr="00CD067C">
        <w:rPr>
          <w:rtl/>
        </w:rPr>
        <w:t xml:space="preserve">תיאו </w:t>
      </w:r>
      <w:r w:rsidR="008A2E06">
        <w:rPr>
          <w:rFonts w:hint="cs"/>
          <w:rtl/>
        </w:rPr>
        <w:t xml:space="preserve">תקע </w:t>
      </w:r>
      <w:r w:rsidR="00533981">
        <w:rPr>
          <w:rFonts w:hint="cs"/>
          <w:rtl/>
        </w:rPr>
        <w:t xml:space="preserve">בו </w:t>
      </w:r>
      <w:r w:rsidR="008A2E06">
        <w:rPr>
          <w:rFonts w:hint="cs"/>
          <w:rtl/>
        </w:rPr>
        <w:t>עיניים חרדות</w:t>
      </w:r>
      <w:r w:rsidRPr="00CD067C">
        <w:rPr>
          <w:rtl/>
        </w:rPr>
        <w:t xml:space="preserve"> אבל אלכס לא כ</w:t>
      </w:r>
      <w:r w:rsidR="004627F9">
        <w:rPr>
          <w:rtl/>
        </w:rPr>
        <w:t>עס</w:t>
      </w:r>
      <w:r w:rsidR="0058206E">
        <w:rPr>
          <w:rFonts w:hint="cs"/>
          <w:rtl/>
        </w:rPr>
        <w:t>.</w:t>
      </w:r>
      <w:r w:rsidR="004627F9">
        <w:rPr>
          <w:rtl/>
        </w:rPr>
        <w:t xml:space="preserve"> הוא לא האמין </w:t>
      </w:r>
      <w:r w:rsidR="00E52F50">
        <w:rPr>
          <w:rFonts w:hint="cs"/>
          <w:rtl/>
        </w:rPr>
        <w:t xml:space="preserve">שהאיום יתממש, </w:t>
      </w:r>
      <w:r w:rsidR="004627F9">
        <w:rPr>
          <w:rtl/>
        </w:rPr>
        <w:t>ש</w:t>
      </w:r>
      <w:r w:rsidR="00E52F50">
        <w:rPr>
          <w:rFonts w:hint="cs"/>
          <w:rtl/>
        </w:rPr>
        <w:t xml:space="preserve">כל </w:t>
      </w:r>
      <w:r w:rsidR="004627F9">
        <w:rPr>
          <w:rtl/>
        </w:rPr>
        <w:t xml:space="preserve">זה </w:t>
      </w:r>
      <w:r w:rsidR="00643F79">
        <w:rPr>
          <w:rFonts w:hint="cs"/>
          <w:rtl/>
        </w:rPr>
        <w:t>עתיד ל</w:t>
      </w:r>
      <w:r w:rsidR="004627F9">
        <w:rPr>
          <w:rtl/>
        </w:rPr>
        <w:t>קר</w:t>
      </w:r>
      <w:r w:rsidR="00643F79">
        <w:rPr>
          <w:rFonts w:hint="cs"/>
          <w:rtl/>
        </w:rPr>
        <w:t>ות</w:t>
      </w:r>
      <w:r w:rsidR="004627F9">
        <w:rPr>
          <w:rtl/>
        </w:rPr>
        <w:t xml:space="preserve">. </w:t>
      </w:r>
    </w:p>
    <w:p w14:paraId="1FA98B89" w14:textId="77777777" w:rsidR="00E52F50" w:rsidRDefault="00E52F50" w:rsidP="00E52F50">
      <w:pPr>
        <w:rPr>
          <w:rtl/>
        </w:rPr>
      </w:pPr>
    </w:p>
    <w:p w14:paraId="65CA9C36" w14:textId="5B160805" w:rsidR="0073061A" w:rsidRPr="00E67C1F" w:rsidRDefault="004627F9" w:rsidP="00691D95">
      <w:pPr>
        <w:rPr>
          <w:rtl/>
        </w:rPr>
      </w:pPr>
      <w:r>
        <w:rPr>
          <w:rtl/>
        </w:rPr>
        <w:t xml:space="preserve">הוא </w:t>
      </w:r>
      <w:r>
        <w:rPr>
          <w:rFonts w:hint="cs"/>
          <w:rtl/>
        </w:rPr>
        <w:t>שוטט</w:t>
      </w:r>
      <w:r w:rsidR="00656515">
        <w:rPr>
          <w:rtl/>
        </w:rPr>
        <w:t xml:space="preserve"> ברחובות עמוסי</w:t>
      </w:r>
      <w:r w:rsidR="0058206E">
        <w:rPr>
          <w:rFonts w:hint="cs"/>
          <w:rtl/>
        </w:rPr>
        <w:t xml:space="preserve"> </w:t>
      </w:r>
      <w:r w:rsidR="00775B27">
        <w:rPr>
          <w:rtl/>
        </w:rPr>
        <w:t>אדם</w:t>
      </w:r>
      <w:r w:rsidR="00775B27">
        <w:rPr>
          <w:rFonts w:hint="cs"/>
          <w:rtl/>
        </w:rPr>
        <w:t xml:space="preserve"> ו</w:t>
      </w:r>
      <w:r w:rsidR="004627AB" w:rsidRPr="00CD067C">
        <w:rPr>
          <w:rtl/>
        </w:rPr>
        <w:t>נ</w:t>
      </w:r>
      <w:r w:rsidR="004627AB" w:rsidRPr="00CD067C">
        <w:rPr>
          <w:rFonts w:hint="cs"/>
          <w:rtl/>
        </w:rPr>
        <w:t>קלע</w:t>
      </w:r>
      <w:r w:rsidR="004627AB" w:rsidRPr="00CD067C">
        <w:rPr>
          <w:rtl/>
        </w:rPr>
        <w:t xml:space="preserve"> לבית</w:t>
      </w:r>
      <w:r w:rsidR="0058206E">
        <w:rPr>
          <w:rFonts w:hint="cs"/>
          <w:rtl/>
        </w:rPr>
        <w:t>-</w:t>
      </w:r>
      <w:r w:rsidR="004627AB" w:rsidRPr="00CD067C">
        <w:rPr>
          <w:rtl/>
        </w:rPr>
        <w:t>מלאכתו של אמן קעקועים</w:t>
      </w:r>
      <w:r w:rsidR="003330FE">
        <w:rPr>
          <w:rFonts w:hint="cs"/>
          <w:rtl/>
        </w:rPr>
        <w:t xml:space="preserve"> שקבע את משכנו</w:t>
      </w:r>
      <w:r w:rsidR="004627AB" w:rsidRPr="00CD067C">
        <w:rPr>
          <w:rtl/>
        </w:rPr>
        <w:t xml:space="preserve"> </w:t>
      </w:r>
      <w:r w:rsidR="00E52F50">
        <w:rPr>
          <w:rFonts w:hint="cs"/>
          <w:rtl/>
        </w:rPr>
        <w:t>בקיטון</w:t>
      </w:r>
      <w:r w:rsidR="004627AB" w:rsidRPr="00CD067C">
        <w:rPr>
          <w:rtl/>
        </w:rPr>
        <w:t xml:space="preserve"> </w:t>
      </w:r>
      <w:r w:rsidR="0096709E">
        <w:rPr>
          <w:rFonts w:hint="cs"/>
          <w:rtl/>
        </w:rPr>
        <w:t>מתחת ל</w:t>
      </w:r>
      <w:r w:rsidR="00D05308">
        <w:rPr>
          <w:rFonts w:hint="cs"/>
          <w:rtl/>
        </w:rPr>
        <w:t>מפלס ה</w:t>
      </w:r>
      <w:r w:rsidR="0096709E">
        <w:rPr>
          <w:rFonts w:hint="cs"/>
          <w:rtl/>
        </w:rPr>
        <w:t xml:space="preserve">רחוב, </w:t>
      </w:r>
      <w:r w:rsidR="004627AB" w:rsidRPr="00CD067C">
        <w:rPr>
          <w:rtl/>
        </w:rPr>
        <w:t xml:space="preserve">נסתר מעין. </w:t>
      </w:r>
      <w:r w:rsidR="006B44FA" w:rsidRPr="006B44FA">
        <w:rPr>
          <w:rFonts w:cs="Times New Roman"/>
          <w:rtl/>
        </w:rPr>
        <w:t>דוגמאות מציוריו כיסו את הקירות, דרקונים ירוקים וכחולים משתופפים</w:t>
      </w:r>
      <w:r w:rsidR="002E1175">
        <w:rPr>
          <w:rFonts w:hint="cs"/>
          <w:rtl/>
        </w:rPr>
        <w:t>, ראש</w:t>
      </w:r>
      <w:r w:rsidR="00775B27">
        <w:rPr>
          <w:rFonts w:hint="cs"/>
          <w:rtl/>
        </w:rPr>
        <w:t>ם</w:t>
      </w:r>
      <w:r w:rsidR="00B126D7">
        <w:rPr>
          <w:rFonts w:hint="cs"/>
          <w:rtl/>
        </w:rPr>
        <w:t xml:space="preserve"> גוהר</w:t>
      </w:r>
      <w:r w:rsidR="002E1175">
        <w:rPr>
          <w:rFonts w:hint="cs"/>
          <w:rtl/>
        </w:rPr>
        <w:t xml:space="preserve"> </w:t>
      </w:r>
      <w:r w:rsidR="00656515">
        <w:rPr>
          <w:rFonts w:hint="cs"/>
          <w:rtl/>
        </w:rPr>
        <w:t>וזנב</w:t>
      </w:r>
      <w:r w:rsidR="00775B27">
        <w:rPr>
          <w:rFonts w:hint="cs"/>
          <w:rtl/>
        </w:rPr>
        <w:t>ם</w:t>
      </w:r>
      <w:r w:rsidR="00656515">
        <w:rPr>
          <w:rFonts w:hint="cs"/>
          <w:rtl/>
        </w:rPr>
        <w:t xml:space="preserve"> הארוך מתעקל מעל</w:t>
      </w:r>
      <w:r w:rsidR="00B126D7">
        <w:rPr>
          <w:rFonts w:hint="cs"/>
          <w:rtl/>
        </w:rPr>
        <w:t xml:space="preserve"> </w:t>
      </w:r>
      <w:r w:rsidR="00C71C3B">
        <w:rPr>
          <w:rFonts w:hint="cs"/>
          <w:rtl/>
        </w:rPr>
        <w:t>פריח</w:t>
      </w:r>
      <w:r w:rsidR="00B126D7">
        <w:rPr>
          <w:rFonts w:hint="cs"/>
          <w:rtl/>
        </w:rPr>
        <w:t xml:space="preserve">ות </w:t>
      </w:r>
      <w:r w:rsidR="00C71C3B">
        <w:rPr>
          <w:rFonts w:hint="cs"/>
          <w:rtl/>
        </w:rPr>
        <w:t>דובדבן</w:t>
      </w:r>
      <w:r w:rsidR="00423578">
        <w:rPr>
          <w:rFonts w:hint="cs"/>
          <w:rtl/>
        </w:rPr>
        <w:t xml:space="preserve">, </w:t>
      </w:r>
      <w:r w:rsidR="0073061A">
        <w:rPr>
          <w:rFonts w:hint="cs"/>
          <w:rtl/>
        </w:rPr>
        <w:t>ג</w:t>
      </w:r>
      <w:r w:rsidR="00BF44B1">
        <w:rPr>
          <w:rFonts w:hint="cs"/>
          <w:rtl/>
        </w:rPr>
        <w:t>לדיולות</w:t>
      </w:r>
      <w:r w:rsidR="00423578">
        <w:rPr>
          <w:rFonts w:hint="cs"/>
          <w:rtl/>
        </w:rPr>
        <w:t xml:space="preserve"> בי</w:t>
      </w:r>
      <w:r w:rsidR="008A2E06">
        <w:rPr>
          <w:rFonts w:hint="cs"/>
          <w:rtl/>
        </w:rPr>
        <w:t>נות</w:t>
      </w:r>
      <w:r w:rsidR="00423578">
        <w:rPr>
          <w:rFonts w:hint="cs"/>
          <w:rtl/>
        </w:rPr>
        <w:t xml:space="preserve"> </w:t>
      </w:r>
      <w:r w:rsidR="008A2E06">
        <w:rPr>
          <w:rFonts w:hint="cs"/>
          <w:rtl/>
        </w:rPr>
        <w:t>ל</w:t>
      </w:r>
      <w:r w:rsidR="00423578">
        <w:rPr>
          <w:rFonts w:hint="cs"/>
          <w:rtl/>
        </w:rPr>
        <w:t xml:space="preserve">הרים, דגי קרפיון </w:t>
      </w:r>
      <w:r w:rsidR="00FC37F1">
        <w:rPr>
          <w:rFonts w:hint="cs"/>
          <w:rtl/>
        </w:rPr>
        <w:t xml:space="preserve">שטים </w:t>
      </w:r>
      <w:r w:rsidR="00423578">
        <w:rPr>
          <w:rFonts w:hint="cs"/>
          <w:rtl/>
        </w:rPr>
        <w:t xml:space="preserve">בין עלי אֶדֶר, דרקונים כורעים בין פרחי כריזנטמה צבעוניים, </w:t>
      </w:r>
      <w:r w:rsidR="008426A2">
        <w:rPr>
          <w:rFonts w:hint="cs"/>
          <w:rtl/>
        </w:rPr>
        <w:t>גיישות</w:t>
      </w:r>
      <w:r w:rsidR="00423578">
        <w:rPr>
          <w:rFonts w:hint="cs"/>
          <w:rtl/>
        </w:rPr>
        <w:t xml:space="preserve"> נאות </w:t>
      </w:r>
      <w:r w:rsidR="00E12240" w:rsidRPr="00E67C1F">
        <w:rPr>
          <w:rFonts w:hint="eastAsia"/>
          <w:rtl/>
        </w:rPr>
        <w:t>בעלות</w:t>
      </w:r>
      <w:r w:rsidR="00E12240" w:rsidRPr="00E67C1F">
        <w:rPr>
          <w:rtl/>
        </w:rPr>
        <w:t xml:space="preserve"> </w:t>
      </w:r>
      <w:r w:rsidR="00E12240" w:rsidRPr="00E67C1F">
        <w:rPr>
          <w:rFonts w:hint="eastAsia"/>
          <w:rtl/>
        </w:rPr>
        <w:t>פה</w:t>
      </w:r>
      <w:r w:rsidR="00E12240" w:rsidRPr="00E67C1F">
        <w:rPr>
          <w:rtl/>
        </w:rPr>
        <w:t xml:space="preserve"> </w:t>
      </w:r>
      <w:r w:rsidR="00E12240" w:rsidRPr="00E67C1F">
        <w:rPr>
          <w:rFonts w:hint="eastAsia"/>
          <w:rtl/>
        </w:rPr>
        <w:t>זעיר</w:t>
      </w:r>
      <w:r w:rsidR="00E12240" w:rsidRPr="00E67C1F">
        <w:rPr>
          <w:rtl/>
        </w:rPr>
        <w:t xml:space="preserve"> </w:t>
      </w:r>
      <w:r w:rsidR="00E12240" w:rsidRPr="00E67C1F">
        <w:rPr>
          <w:rFonts w:hint="eastAsia"/>
          <w:rtl/>
        </w:rPr>
        <w:t>ומצח</w:t>
      </w:r>
      <w:r w:rsidR="00E12240" w:rsidRPr="00E67C1F">
        <w:rPr>
          <w:rtl/>
        </w:rPr>
        <w:t xml:space="preserve"> </w:t>
      </w:r>
      <w:r w:rsidR="00E12240" w:rsidRPr="00E67C1F">
        <w:rPr>
          <w:rFonts w:hint="eastAsia"/>
          <w:rtl/>
        </w:rPr>
        <w:t>גבוה</w:t>
      </w:r>
      <w:r w:rsidR="00E12240" w:rsidRPr="00E67C1F">
        <w:rPr>
          <w:rtl/>
        </w:rPr>
        <w:t xml:space="preserve"> </w:t>
      </w:r>
      <w:r w:rsidR="00E12240" w:rsidRPr="00E67C1F">
        <w:rPr>
          <w:rFonts w:hint="eastAsia"/>
          <w:rtl/>
        </w:rPr>
        <w:t>ושיער</w:t>
      </w:r>
      <w:r w:rsidR="00E12240" w:rsidRPr="00E67C1F">
        <w:rPr>
          <w:rtl/>
        </w:rPr>
        <w:t xml:space="preserve"> </w:t>
      </w:r>
      <w:r w:rsidR="00E12240" w:rsidRPr="00E67C1F">
        <w:rPr>
          <w:rFonts w:hint="eastAsia"/>
          <w:rtl/>
        </w:rPr>
        <w:t>אסוף</w:t>
      </w:r>
      <w:r w:rsidR="00E12240" w:rsidRPr="00E67C1F">
        <w:rPr>
          <w:rtl/>
        </w:rPr>
        <w:t xml:space="preserve"> </w:t>
      </w:r>
      <w:r w:rsidR="00E12240" w:rsidRPr="00E67C1F">
        <w:rPr>
          <w:rFonts w:hint="eastAsia"/>
          <w:rtl/>
        </w:rPr>
        <w:t>לאחור</w:t>
      </w:r>
      <w:r w:rsidR="00C71C3B" w:rsidRPr="00E67C1F">
        <w:rPr>
          <w:rtl/>
        </w:rPr>
        <w:t xml:space="preserve">. </w:t>
      </w:r>
      <w:r w:rsidR="00484574" w:rsidRPr="00E67C1F">
        <w:rPr>
          <w:rFonts w:hint="eastAsia"/>
          <w:rtl/>
        </w:rPr>
        <w:t>במרכז</w:t>
      </w:r>
      <w:r w:rsidR="00484574" w:rsidRPr="00E67C1F">
        <w:rPr>
          <w:rtl/>
        </w:rPr>
        <w:t xml:space="preserve"> </w:t>
      </w:r>
      <w:r w:rsidR="00484574" w:rsidRPr="00E67C1F">
        <w:rPr>
          <w:rFonts w:hint="eastAsia"/>
          <w:rtl/>
        </w:rPr>
        <w:t>החדר</w:t>
      </w:r>
      <w:r w:rsidR="00484574" w:rsidRPr="00E67C1F">
        <w:rPr>
          <w:rtl/>
        </w:rPr>
        <w:t xml:space="preserve"> </w:t>
      </w:r>
      <w:r w:rsidR="00484574" w:rsidRPr="00E67C1F">
        <w:rPr>
          <w:rFonts w:hint="eastAsia"/>
          <w:rtl/>
        </w:rPr>
        <w:t>עמדה</w:t>
      </w:r>
      <w:r w:rsidR="00484574" w:rsidRPr="00E67C1F">
        <w:rPr>
          <w:rtl/>
        </w:rPr>
        <w:t xml:space="preserve"> </w:t>
      </w:r>
      <w:r w:rsidR="00484574" w:rsidRPr="00E67C1F">
        <w:rPr>
          <w:rFonts w:hint="eastAsia"/>
          <w:rtl/>
        </w:rPr>
        <w:t>מיטה</w:t>
      </w:r>
      <w:r w:rsidR="00484574" w:rsidRPr="00E67C1F">
        <w:rPr>
          <w:rtl/>
        </w:rPr>
        <w:t xml:space="preserve"> </w:t>
      </w:r>
      <w:r w:rsidR="00484574" w:rsidRPr="00E67C1F">
        <w:rPr>
          <w:rFonts w:hint="eastAsia"/>
          <w:rtl/>
        </w:rPr>
        <w:t>גבוהה</w:t>
      </w:r>
      <w:r w:rsidR="00484574" w:rsidRPr="00E67C1F">
        <w:rPr>
          <w:rtl/>
        </w:rPr>
        <w:t xml:space="preserve">, </w:t>
      </w:r>
      <w:r w:rsidR="00484574" w:rsidRPr="00E67C1F">
        <w:rPr>
          <w:rFonts w:hint="eastAsia"/>
          <w:rtl/>
        </w:rPr>
        <w:t>עליה</w:t>
      </w:r>
      <w:r w:rsidR="00484574" w:rsidRPr="00E67C1F">
        <w:rPr>
          <w:rtl/>
        </w:rPr>
        <w:t xml:space="preserve"> </w:t>
      </w:r>
      <w:r w:rsidR="00484574" w:rsidRPr="00E67C1F">
        <w:rPr>
          <w:rFonts w:hint="eastAsia"/>
          <w:rtl/>
        </w:rPr>
        <w:t>היו</w:t>
      </w:r>
      <w:r w:rsidR="00484574" w:rsidRPr="00E67C1F">
        <w:rPr>
          <w:rtl/>
        </w:rPr>
        <w:t xml:space="preserve"> רכונים </w:t>
      </w:r>
      <w:r w:rsidR="00C71C3B" w:rsidRPr="00E67C1F">
        <w:rPr>
          <w:rFonts w:hint="eastAsia"/>
          <w:rtl/>
        </w:rPr>
        <w:t>אמן</w:t>
      </w:r>
      <w:r w:rsidR="00C71C3B" w:rsidRPr="00E67C1F">
        <w:rPr>
          <w:rtl/>
        </w:rPr>
        <w:t xml:space="preserve"> הקעקועים והמתלמד שלו </w:t>
      </w:r>
      <w:r w:rsidR="00484574" w:rsidRPr="00E67C1F">
        <w:rPr>
          <w:rFonts w:hint="eastAsia"/>
          <w:rtl/>
        </w:rPr>
        <w:t>וביניהם</w:t>
      </w:r>
      <w:r w:rsidR="00484574" w:rsidRPr="00E67C1F">
        <w:rPr>
          <w:rtl/>
        </w:rPr>
        <w:t xml:space="preserve"> </w:t>
      </w:r>
      <w:r w:rsidR="008426A2" w:rsidRPr="008426A2">
        <w:rPr>
          <w:rFonts w:cs="Times New Roman"/>
          <w:rtl/>
        </w:rPr>
        <w:t>נתמתחו</w:t>
      </w:r>
      <w:r w:rsidR="00484574" w:rsidRPr="00E67C1F">
        <w:rPr>
          <w:rtl/>
        </w:rPr>
        <w:t xml:space="preserve"> רגליו של לקוח, מכוסות </w:t>
      </w:r>
      <w:r w:rsidR="00484574" w:rsidRPr="00E67C1F">
        <w:rPr>
          <w:rFonts w:hint="eastAsia"/>
          <w:rtl/>
        </w:rPr>
        <w:t>בקעקוע</w:t>
      </w:r>
      <w:r w:rsidR="00484574" w:rsidRPr="00E67C1F">
        <w:rPr>
          <w:rtl/>
        </w:rPr>
        <w:t xml:space="preserve"> </w:t>
      </w:r>
      <w:r w:rsidR="00484574" w:rsidRPr="00E67C1F">
        <w:rPr>
          <w:rFonts w:hint="eastAsia"/>
          <w:rtl/>
        </w:rPr>
        <w:t>של</w:t>
      </w:r>
      <w:r w:rsidR="00484574" w:rsidRPr="00E67C1F">
        <w:rPr>
          <w:rtl/>
        </w:rPr>
        <w:t xml:space="preserve"> </w:t>
      </w:r>
      <w:r w:rsidR="00484574" w:rsidRPr="00E67C1F">
        <w:rPr>
          <w:rFonts w:hint="eastAsia"/>
          <w:rtl/>
        </w:rPr>
        <w:t>גלי</w:t>
      </w:r>
      <w:r w:rsidR="0058206E">
        <w:rPr>
          <w:rFonts w:hint="cs"/>
          <w:rtl/>
        </w:rPr>
        <w:t xml:space="preserve"> </w:t>
      </w:r>
      <w:r w:rsidR="00B66961">
        <w:rPr>
          <w:rFonts w:hint="cs"/>
          <w:rtl/>
        </w:rPr>
        <w:t>י</w:t>
      </w:r>
      <w:r w:rsidR="00484574" w:rsidRPr="00E67C1F">
        <w:rPr>
          <w:rFonts w:hint="eastAsia"/>
          <w:rtl/>
        </w:rPr>
        <w:t>ם</w:t>
      </w:r>
      <w:r w:rsidR="00484574" w:rsidRPr="00E67C1F">
        <w:rPr>
          <w:rtl/>
        </w:rPr>
        <w:t xml:space="preserve"> </w:t>
      </w:r>
      <w:r w:rsidR="00484574" w:rsidRPr="00E67C1F">
        <w:rPr>
          <w:rFonts w:hint="eastAsia"/>
          <w:rtl/>
        </w:rPr>
        <w:t>מתפרצים</w:t>
      </w:r>
      <w:r w:rsidR="00484574" w:rsidRPr="00E67C1F">
        <w:rPr>
          <w:rtl/>
        </w:rPr>
        <w:t xml:space="preserve"> </w:t>
      </w:r>
      <w:r w:rsidR="0021155D">
        <w:rPr>
          <w:rFonts w:hint="cs"/>
          <w:rtl/>
        </w:rPr>
        <w:t>שה</w:t>
      </w:r>
      <w:r w:rsidR="00595E7F" w:rsidRPr="00E67C1F">
        <w:rPr>
          <w:rFonts w:hint="eastAsia"/>
          <w:rtl/>
        </w:rPr>
        <w:t>תיז</w:t>
      </w:r>
      <w:r w:rsidR="0021155D">
        <w:rPr>
          <w:rFonts w:hint="cs"/>
          <w:rtl/>
        </w:rPr>
        <w:t>ו</w:t>
      </w:r>
      <w:r w:rsidR="00484574" w:rsidRPr="00E67C1F">
        <w:rPr>
          <w:rtl/>
        </w:rPr>
        <w:t xml:space="preserve"> </w:t>
      </w:r>
      <w:r w:rsidR="003330FE">
        <w:rPr>
          <w:rFonts w:hint="cs"/>
          <w:rtl/>
        </w:rPr>
        <w:t xml:space="preserve">רסיסים </w:t>
      </w:r>
      <w:r w:rsidR="00484574" w:rsidRPr="00E67C1F">
        <w:rPr>
          <w:rFonts w:hint="eastAsia"/>
          <w:rtl/>
        </w:rPr>
        <w:t>על</w:t>
      </w:r>
      <w:r w:rsidR="00484574" w:rsidRPr="00E67C1F">
        <w:rPr>
          <w:rtl/>
        </w:rPr>
        <w:t xml:space="preserve"> </w:t>
      </w:r>
      <w:r w:rsidR="00484574" w:rsidRPr="00E67C1F">
        <w:rPr>
          <w:rFonts w:hint="eastAsia"/>
          <w:rtl/>
        </w:rPr>
        <w:t>פרחי</w:t>
      </w:r>
      <w:r w:rsidR="00484574" w:rsidRPr="00E67C1F">
        <w:rPr>
          <w:rtl/>
        </w:rPr>
        <w:t xml:space="preserve"> </w:t>
      </w:r>
      <w:r w:rsidR="00484574" w:rsidRPr="00E67C1F">
        <w:rPr>
          <w:rFonts w:hint="eastAsia"/>
          <w:rtl/>
        </w:rPr>
        <w:t>לוטוס</w:t>
      </w:r>
      <w:r w:rsidR="00484574" w:rsidRPr="00E67C1F">
        <w:rPr>
          <w:rtl/>
        </w:rPr>
        <w:t xml:space="preserve"> </w:t>
      </w:r>
      <w:r w:rsidR="00484574" w:rsidRPr="00E67C1F">
        <w:rPr>
          <w:rFonts w:hint="eastAsia"/>
          <w:rtl/>
        </w:rPr>
        <w:t>ורודים</w:t>
      </w:r>
      <w:r w:rsidR="00484574" w:rsidRPr="00E67C1F">
        <w:rPr>
          <w:rtl/>
        </w:rPr>
        <w:t xml:space="preserve"> </w:t>
      </w:r>
      <w:r w:rsidR="00484574" w:rsidRPr="00E67C1F">
        <w:rPr>
          <w:rFonts w:hint="eastAsia"/>
          <w:rtl/>
        </w:rPr>
        <w:t>ואדומים</w:t>
      </w:r>
      <w:r w:rsidR="0073500C" w:rsidRPr="00E67C1F">
        <w:rPr>
          <w:rtl/>
        </w:rPr>
        <w:t xml:space="preserve">. </w:t>
      </w:r>
    </w:p>
    <w:p w14:paraId="36F33B6E" w14:textId="05389832" w:rsidR="0073061A" w:rsidRPr="00E67C1F" w:rsidRDefault="0073500C" w:rsidP="00691D95">
      <w:pPr>
        <w:rPr>
          <w:rtl/>
        </w:rPr>
      </w:pPr>
      <w:r w:rsidRPr="00E67C1F">
        <w:rPr>
          <w:rFonts w:hint="eastAsia"/>
          <w:rtl/>
        </w:rPr>
        <w:t>אלכס</w:t>
      </w:r>
      <w:r w:rsidRPr="00E67C1F">
        <w:rPr>
          <w:rtl/>
        </w:rPr>
        <w:t xml:space="preserve"> </w:t>
      </w:r>
      <w:r w:rsidRPr="00E67C1F">
        <w:rPr>
          <w:rFonts w:hint="eastAsia"/>
          <w:rtl/>
        </w:rPr>
        <w:t>התקרב</w:t>
      </w:r>
      <w:r w:rsidRPr="00E67C1F">
        <w:rPr>
          <w:rtl/>
        </w:rPr>
        <w:t xml:space="preserve"> </w:t>
      </w:r>
      <w:r w:rsidRPr="00E67C1F">
        <w:rPr>
          <w:rFonts w:hint="eastAsia"/>
          <w:rtl/>
        </w:rPr>
        <w:t>ו</w:t>
      </w:r>
      <w:r w:rsidR="00595E7F" w:rsidRPr="00E67C1F">
        <w:rPr>
          <w:rFonts w:hint="eastAsia"/>
          <w:rtl/>
        </w:rPr>
        <w:t>התבונן</w:t>
      </w:r>
      <w:r w:rsidRPr="00E67C1F">
        <w:rPr>
          <w:rtl/>
        </w:rPr>
        <w:t xml:space="preserve"> </w:t>
      </w:r>
      <w:r w:rsidR="00595E7F" w:rsidRPr="00E67C1F">
        <w:rPr>
          <w:rFonts w:hint="eastAsia"/>
          <w:rtl/>
        </w:rPr>
        <w:t>ב</w:t>
      </w:r>
      <w:r w:rsidRPr="00E67C1F">
        <w:rPr>
          <w:rFonts w:hint="eastAsia"/>
          <w:rtl/>
        </w:rPr>
        <w:t>שד</w:t>
      </w:r>
      <w:r w:rsidRPr="00E67C1F">
        <w:rPr>
          <w:rtl/>
        </w:rPr>
        <w:t xml:space="preserve"> ירוק </w:t>
      </w:r>
      <w:r w:rsidR="00595E7F" w:rsidRPr="00E67C1F">
        <w:rPr>
          <w:rFonts w:hint="eastAsia"/>
          <w:rtl/>
        </w:rPr>
        <w:t>ש</w:t>
      </w:r>
      <w:r w:rsidRPr="00E67C1F">
        <w:rPr>
          <w:rFonts w:hint="eastAsia"/>
          <w:rtl/>
        </w:rPr>
        <w:t>כ</w:t>
      </w:r>
      <w:r w:rsidR="00595E7F" w:rsidRPr="00E67C1F">
        <w:rPr>
          <w:rFonts w:hint="eastAsia"/>
          <w:rtl/>
        </w:rPr>
        <w:t>י</w:t>
      </w:r>
      <w:r w:rsidRPr="00E67C1F">
        <w:rPr>
          <w:rFonts w:hint="eastAsia"/>
          <w:rtl/>
        </w:rPr>
        <w:t>סה</w:t>
      </w:r>
      <w:r w:rsidRPr="00E67C1F">
        <w:rPr>
          <w:rtl/>
        </w:rPr>
        <w:t xml:space="preserve"> </w:t>
      </w:r>
      <w:r w:rsidRPr="00E67C1F">
        <w:rPr>
          <w:rFonts w:hint="eastAsia"/>
          <w:rtl/>
        </w:rPr>
        <w:t>את</w:t>
      </w:r>
      <w:r w:rsidRPr="00E67C1F">
        <w:rPr>
          <w:rtl/>
        </w:rPr>
        <w:t xml:space="preserve"> </w:t>
      </w:r>
      <w:r w:rsidRPr="00E67C1F">
        <w:rPr>
          <w:rFonts w:hint="eastAsia"/>
          <w:rtl/>
        </w:rPr>
        <w:t>גבו</w:t>
      </w:r>
      <w:r w:rsidRPr="00E67C1F">
        <w:rPr>
          <w:rtl/>
        </w:rPr>
        <w:t xml:space="preserve"> </w:t>
      </w:r>
      <w:r w:rsidRPr="00E67C1F">
        <w:rPr>
          <w:rFonts w:hint="eastAsia"/>
          <w:rtl/>
        </w:rPr>
        <w:t>של</w:t>
      </w:r>
      <w:r w:rsidRPr="00E67C1F">
        <w:rPr>
          <w:rtl/>
        </w:rPr>
        <w:t xml:space="preserve"> </w:t>
      </w:r>
      <w:r w:rsidRPr="00E67C1F">
        <w:rPr>
          <w:rFonts w:hint="eastAsia"/>
          <w:rtl/>
        </w:rPr>
        <w:t>האיש</w:t>
      </w:r>
      <w:r w:rsidR="003330FE">
        <w:rPr>
          <w:rFonts w:hint="cs"/>
          <w:rtl/>
        </w:rPr>
        <w:t xml:space="preserve"> הש</w:t>
      </w:r>
      <w:r w:rsidR="003A4EC9" w:rsidRPr="003A4EC9">
        <w:rPr>
          <w:rFonts w:cs="Times New Roman"/>
          <w:rtl/>
        </w:rPr>
        <w:t>רוע על בטנו</w:t>
      </w:r>
      <w:r w:rsidR="0073061A" w:rsidRPr="00E67C1F">
        <w:rPr>
          <w:rtl/>
        </w:rPr>
        <w:t>.</w:t>
      </w:r>
      <w:r w:rsidRPr="00E67C1F">
        <w:rPr>
          <w:rtl/>
        </w:rPr>
        <w:t xml:space="preserve"> </w:t>
      </w:r>
      <w:r w:rsidR="00B1496C" w:rsidRPr="00E67C1F">
        <w:rPr>
          <w:rFonts w:hint="eastAsia"/>
          <w:rtl/>
        </w:rPr>
        <w:t>חיוכו</w:t>
      </w:r>
      <w:r w:rsidR="00B1496C" w:rsidRPr="00E67C1F">
        <w:rPr>
          <w:rtl/>
        </w:rPr>
        <w:t xml:space="preserve"> המתגרה </w:t>
      </w:r>
      <w:r w:rsidR="003A4EC9" w:rsidRPr="003A4EC9">
        <w:rPr>
          <w:rFonts w:cs="Times New Roman"/>
          <w:rtl/>
        </w:rPr>
        <w:t xml:space="preserve">של השד </w:t>
      </w:r>
      <w:r w:rsidR="00B1496C" w:rsidRPr="00E67C1F">
        <w:rPr>
          <w:rtl/>
        </w:rPr>
        <w:t xml:space="preserve">חשף </w:t>
      </w:r>
      <w:r w:rsidRPr="00E67C1F">
        <w:rPr>
          <w:rFonts w:hint="eastAsia"/>
          <w:rtl/>
        </w:rPr>
        <w:t>לשו</w:t>
      </w:r>
      <w:r w:rsidR="00B1496C" w:rsidRPr="00E67C1F">
        <w:rPr>
          <w:rFonts w:hint="eastAsia"/>
          <w:rtl/>
        </w:rPr>
        <w:t>ן</w:t>
      </w:r>
      <w:r w:rsidRPr="00E67C1F">
        <w:rPr>
          <w:rtl/>
        </w:rPr>
        <w:t xml:space="preserve"> </w:t>
      </w:r>
      <w:r w:rsidR="003A4EC9">
        <w:rPr>
          <w:rFonts w:hint="cs"/>
          <w:rtl/>
        </w:rPr>
        <w:t>מ</w:t>
      </w:r>
      <w:r w:rsidRPr="00E67C1F">
        <w:rPr>
          <w:rFonts w:hint="eastAsia"/>
          <w:rtl/>
        </w:rPr>
        <w:t>ש</w:t>
      </w:r>
      <w:r w:rsidR="0073061A" w:rsidRPr="00E67C1F">
        <w:rPr>
          <w:rFonts w:hint="eastAsia"/>
          <w:rtl/>
        </w:rPr>
        <w:t>ת</w:t>
      </w:r>
      <w:r w:rsidRPr="00E67C1F">
        <w:rPr>
          <w:rFonts w:hint="eastAsia"/>
          <w:rtl/>
        </w:rPr>
        <w:t>רבב</w:t>
      </w:r>
      <w:r w:rsidR="003A4EC9">
        <w:rPr>
          <w:rFonts w:hint="cs"/>
          <w:rtl/>
        </w:rPr>
        <w:t>ת</w:t>
      </w:r>
      <w:r w:rsidRPr="00E67C1F">
        <w:rPr>
          <w:rtl/>
        </w:rPr>
        <w:t xml:space="preserve"> </w:t>
      </w:r>
      <w:r w:rsidR="0099390F" w:rsidRPr="00E67C1F">
        <w:rPr>
          <w:rFonts w:hint="eastAsia"/>
          <w:rtl/>
        </w:rPr>
        <w:t>מבין</w:t>
      </w:r>
      <w:r w:rsidR="0099390F" w:rsidRPr="00E67C1F">
        <w:rPr>
          <w:rtl/>
        </w:rPr>
        <w:t xml:space="preserve"> </w:t>
      </w:r>
      <w:r w:rsidR="0099390F" w:rsidRPr="00E67C1F">
        <w:rPr>
          <w:rFonts w:hint="eastAsia"/>
          <w:rtl/>
        </w:rPr>
        <w:t>שיניים</w:t>
      </w:r>
      <w:r w:rsidR="0099390F" w:rsidRPr="00E67C1F">
        <w:rPr>
          <w:rtl/>
        </w:rPr>
        <w:t xml:space="preserve"> </w:t>
      </w:r>
      <w:r w:rsidR="0099390F" w:rsidRPr="00E67C1F">
        <w:rPr>
          <w:rFonts w:hint="eastAsia"/>
          <w:rtl/>
        </w:rPr>
        <w:t>שחורות</w:t>
      </w:r>
      <w:r w:rsidR="0099390F" w:rsidRPr="00E67C1F">
        <w:rPr>
          <w:rtl/>
        </w:rPr>
        <w:t xml:space="preserve">. </w:t>
      </w:r>
      <w:r w:rsidR="0099390F" w:rsidRPr="00E67C1F">
        <w:rPr>
          <w:rFonts w:hint="eastAsia"/>
          <w:rtl/>
        </w:rPr>
        <w:t>האמן</w:t>
      </w:r>
      <w:r w:rsidR="0099390F" w:rsidRPr="00E67C1F">
        <w:rPr>
          <w:rtl/>
        </w:rPr>
        <w:t xml:space="preserve"> </w:t>
      </w:r>
      <w:r w:rsidR="0099390F" w:rsidRPr="00E67C1F">
        <w:rPr>
          <w:rFonts w:hint="eastAsia"/>
          <w:rtl/>
        </w:rPr>
        <w:t>והמתלמד</w:t>
      </w:r>
      <w:r w:rsidR="0099390F" w:rsidRPr="00E67C1F">
        <w:rPr>
          <w:rtl/>
        </w:rPr>
        <w:t xml:space="preserve"> </w:t>
      </w:r>
      <w:r w:rsidR="0099390F" w:rsidRPr="00E67C1F">
        <w:rPr>
          <w:rFonts w:hint="eastAsia"/>
          <w:rtl/>
        </w:rPr>
        <w:t>שקדו</w:t>
      </w:r>
      <w:r w:rsidR="0099390F" w:rsidRPr="00E67C1F">
        <w:rPr>
          <w:rtl/>
        </w:rPr>
        <w:t xml:space="preserve"> </w:t>
      </w:r>
      <w:r w:rsidR="0099390F" w:rsidRPr="00E67C1F">
        <w:rPr>
          <w:rFonts w:hint="eastAsia"/>
          <w:rtl/>
        </w:rPr>
        <w:t>על</w:t>
      </w:r>
      <w:r w:rsidR="0099390F" w:rsidRPr="00E67C1F">
        <w:rPr>
          <w:rtl/>
        </w:rPr>
        <w:t xml:space="preserve"> </w:t>
      </w:r>
      <w:r w:rsidR="003330FE">
        <w:rPr>
          <w:rFonts w:hint="cs"/>
          <w:rtl/>
        </w:rPr>
        <w:t xml:space="preserve">צביעת </w:t>
      </w:r>
      <w:r w:rsidR="0099390F" w:rsidRPr="00E67C1F">
        <w:rPr>
          <w:rFonts w:hint="eastAsia"/>
          <w:rtl/>
        </w:rPr>
        <w:t>עיני</w:t>
      </w:r>
      <w:r w:rsidR="003330FE">
        <w:rPr>
          <w:rFonts w:hint="cs"/>
          <w:rtl/>
        </w:rPr>
        <w:t>ו של</w:t>
      </w:r>
      <w:r w:rsidR="0099390F" w:rsidRPr="00E67C1F">
        <w:rPr>
          <w:rtl/>
        </w:rPr>
        <w:t xml:space="preserve"> </w:t>
      </w:r>
      <w:r w:rsidR="0099390F" w:rsidRPr="00E67C1F">
        <w:rPr>
          <w:rFonts w:hint="eastAsia"/>
          <w:rtl/>
        </w:rPr>
        <w:t>השד</w:t>
      </w:r>
      <w:r w:rsidR="0099390F" w:rsidRPr="00E67C1F">
        <w:rPr>
          <w:rtl/>
        </w:rPr>
        <w:t xml:space="preserve"> </w:t>
      </w:r>
      <w:r w:rsidR="0099390F" w:rsidRPr="00E67C1F">
        <w:rPr>
          <w:rFonts w:hint="eastAsia"/>
          <w:rtl/>
        </w:rPr>
        <w:t>בצהוב</w:t>
      </w:r>
      <w:r w:rsidR="0058206E">
        <w:rPr>
          <w:rFonts w:hint="cs"/>
          <w:rtl/>
        </w:rPr>
        <w:t xml:space="preserve"> </w:t>
      </w:r>
      <w:r w:rsidR="0099390F" w:rsidRPr="00E67C1F">
        <w:rPr>
          <w:rFonts w:hint="eastAsia"/>
          <w:rtl/>
        </w:rPr>
        <w:t>יוקד</w:t>
      </w:r>
      <w:r w:rsidR="00C83711" w:rsidRPr="00E67C1F">
        <w:rPr>
          <w:rtl/>
        </w:rPr>
        <w:t xml:space="preserve">, </w:t>
      </w:r>
      <w:r w:rsidR="00DA1E54">
        <w:rPr>
          <w:rFonts w:hint="cs"/>
          <w:rtl/>
        </w:rPr>
        <w:t>[</w:t>
      </w:r>
      <w:r w:rsidR="00B66961" w:rsidRPr="00B66961">
        <w:rPr>
          <w:rFonts w:cs="Times New Roman"/>
          <w:rtl/>
        </w:rPr>
        <w:t>אפקט אומנותי שהתקבל</w:t>
      </w:r>
      <w:r w:rsidR="00B66961" w:rsidRPr="00B66961">
        <w:rPr>
          <w:rFonts w:cs="Times New Roman" w:hint="cs"/>
          <w:rtl/>
        </w:rPr>
        <w:t xml:space="preserve"> </w:t>
      </w:r>
      <w:r w:rsidR="006B44FA">
        <w:rPr>
          <w:rFonts w:hint="cs"/>
          <w:rtl/>
        </w:rPr>
        <w:t xml:space="preserve">שהתקבל מבחירת / תוצאה / בשל שימוש </w:t>
      </w:r>
      <w:r w:rsidR="00B66961">
        <w:rPr>
          <w:rFonts w:hint="cs"/>
          <w:rtl/>
        </w:rPr>
        <w:t>כ</w:t>
      </w:r>
      <w:r w:rsidR="003A4EC9" w:rsidRPr="003A4EC9">
        <w:rPr>
          <w:rFonts w:cs="Times New Roman"/>
          <w:rtl/>
        </w:rPr>
        <w:t xml:space="preserve">תוצאה </w:t>
      </w:r>
      <w:r w:rsidR="006B44FA">
        <w:rPr>
          <w:rFonts w:hint="cs"/>
          <w:rtl/>
        </w:rPr>
        <w:t>מ</w:t>
      </w:r>
      <w:r w:rsidR="00B66961" w:rsidRPr="00B66961">
        <w:rPr>
          <w:rFonts w:cs="Times New Roman"/>
          <w:rtl/>
        </w:rPr>
        <w:t>שימוש ב</w:t>
      </w:r>
      <w:r w:rsidR="006B44FA">
        <w:rPr>
          <w:rFonts w:hint="cs"/>
          <w:rtl/>
        </w:rPr>
        <w:t>גוון</w:t>
      </w:r>
      <w:r w:rsidR="009B2415">
        <w:rPr>
          <w:rFonts w:hint="cs"/>
          <w:rtl/>
        </w:rPr>
        <w:t>]</w:t>
      </w:r>
      <w:r w:rsidR="006B44FA">
        <w:rPr>
          <w:rFonts w:hint="cs"/>
          <w:rtl/>
        </w:rPr>
        <w:t xml:space="preserve"> </w:t>
      </w:r>
      <w:r w:rsidR="00C83711" w:rsidRPr="00E67C1F">
        <w:rPr>
          <w:rFonts w:hint="eastAsia"/>
          <w:rtl/>
        </w:rPr>
        <w:t>בהיר</w:t>
      </w:r>
      <w:r w:rsidR="00C83711" w:rsidRPr="00E67C1F">
        <w:rPr>
          <w:rtl/>
        </w:rPr>
        <w:t xml:space="preserve"> </w:t>
      </w:r>
      <w:r w:rsidR="00C83711" w:rsidRPr="00E67C1F">
        <w:rPr>
          <w:rFonts w:hint="eastAsia"/>
          <w:rtl/>
        </w:rPr>
        <w:t>קרוב</w:t>
      </w:r>
      <w:r w:rsidR="00C83711" w:rsidRPr="00E67C1F">
        <w:rPr>
          <w:rtl/>
        </w:rPr>
        <w:t xml:space="preserve"> </w:t>
      </w:r>
      <w:r w:rsidR="00C83711" w:rsidRPr="00E67C1F">
        <w:rPr>
          <w:rFonts w:hint="eastAsia"/>
          <w:rtl/>
        </w:rPr>
        <w:t>לאישון</w:t>
      </w:r>
      <w:r w:rsidR="00C83711" w:rsidRPr="00E67C1F">
        <w:rPr>
          <w:rtl/>
        </w:rPr>
        <w:t xml:space="preserve">, </w:t>
      </w:r>
      <w:r w:rsidR="006B44FA">
        <w:rPr>
          <w:rFonts w:hint="cs"/>
          <w:rtl/>
        </w:rPr>
        <w:t>ו</w:t>
      </w:r>
      <w:r w:rsidR="00C83711" w:rsidRPr="00E67C1F">
        <w:rPr>
          <w:rFonts w:hint="eastAsia"/>
          <w:rtl/>
        </w:rPr>
        <w:t>מתכהה</w:t>
      </w:r>
      <w:r w:rsidR="00B1496C" w:rsidRPr="00E67C1F">
        <w:rPr>
          <w:rtl/>
        </w:rPr>
        <w:t xml:space="preserve"> </w:t>
      </w:r>
      <w:r w:rsidR="009B2415">
        <w:rPr>
          <w:rFonts w:hint="cs"/>
          <w:rtl/>
        </w:rPr>
        <w:t xml:space="preserve">בהדרגה </w:t>
      </w:r>
      <w:r w:rsidR="00B1496C" w:rsidRPr="00E67C1F">
        <w:rPr>
          <w:rtl/>
        </w:rPr>
        <w:t>ב</w:t>
      </w:r>
      <w:r w:rsidR="00B1496C" w:rsidRPr="00E67C1F">
        <w:rPr>
          <w:rFonts w:hint="eastAsia"/>
          <w:rtl/>
        </w:rPr>
        <w:t>היק</w:t>
      </w:r>
      <w:r w:rsidR="0049258C" w:rsidRPr="00E67C1F">
        <w:rPr>
          <w:rFonts w:hint="eastAsia"/>
          <w:rtl/>
        </w:rPr>
        <w:t>פן</w:t>
      </w:r>
      <w:r w:rsidR="0099390F" w:rsidRPr="00E67C1F">
        <w:rPr>
          <w:rtl/>
        </w:rPr>
        <w:t>.</w:t>
      </w:r>
    </w:p>
    <w:p w14:paraId="523094FE" w14:textId="67336E49" w:rsidR="0073061A" w:rsidRPr="00E67C1F" w:rsidRDefault="003A4EC9" w:rsidP="00691D95">
      <w:pPr>
        <w:rPr>
          <w:rtl/>
        </w:rPr>
      </w:pPr>
      <w:r>
        <w:rPr>
          <w:rFonts w:hint="cs"/>
          <w:rtl/>
        </w:rPr>
        <w:t>בעל</w:t>
      </w:r>
      <w:r w:rsidR="00B317A3">
        <w:rPr>
          <w:rFonts w:hint="cs"/>
          <w:rtl/>
        </w:rPr>
        <w:t xml:space="preserve"> </w:t>
      </w:r>
      <w:r w:rsidR="00283F71" w:rsidRPr="00E67C1F">
        <w:rPr>
          <w:rtl/>
        </w:rPr>
        <w:t>השד הרים את ראשו – הוא היה לקוח ותיק</w:t>
      </w:r>
      <w:r w:rsidR="00E567A7">
        <w:rPr>
          <w:rtl/>
        </w:rPr>
        <w:t xml:space="preserve"> מאוד,</w:t>
      </w:r>
      <w:r w:rsidR="00FB3256">
        <w:rPr>
          <w:rFonts w:hint="cs"/>
          <w:rtl/>
        </w:rPr>
        <w:t xml:space="preserve"> [</w:t>
      </w:r>
      <w:r w:rsidR="00283F71" w:rsidRPr="00E67C1F">
        <w:rPr>
          <w:rtl/>
        </w:rPr>
        <w:t>, כ</w:t>
      </w:r>
      <w:r w:rsidR="00283F71" w:rsidRPr="00E67C1F">
        <w:rPr>
          <w:rFonts w:hint="eastAsia"/>
          <w:rtl/>
        </w:rPr>
        <w:t>סו</w:t>
      </w:r>
      <w:r w:rsidR="00484574" w:rsidRPr="00E67C1F">
        <w:rPr>
          <w:rFonts w:hint="eastAsia"/>
          <w:rtl/>
        </w:rPr>
        <w:t>ת</w:t>
      </w:r>
      <w:r w:rsidR="00484574" w:rsidRPr="00E67C1F">
        <w:rPr>
          <w:rtl/>
        </w:rPr>
        <w:t>-גוף</w:t>
      </w:r>
      <w:r w:rsidR="00283F71" w:rsidRPr="00E67C1F">
        <w:rPr>
          <w:rtl/>
        </w:rPr>
        <w:t xml:space="preserve"> אומנותי</w:t>
      </w:r>
      <w:r w:rsidR="00484574" w:rsidRPr="00E67C1F">
        <w:rPr>
          <w:rFonts w:hint="eastAsia"/>
          <w:rtl/>
        </w:rPr>
        <w:t>ת</w:t>
      </w:r>
      <w:r w:rsidR="00283F71" w:rsidRPr="00E67C1F">
        <w:rPr>
          <w:rtl/>
        </w:rPr>
        <w:t xml:space="preserve"> כשלו דרש</w:t>
      </w:r>
      <w:r w:rsidR="00484574" w:rsidRPr="00E67C1F">
        <w:rPr>
          <w:rFonts w:hint="eastAsia"/>
          <w:rtl/>
        </w:rPr>
        <w:t>ה</w:t>
      </w:r>
      <w:r w:rsidR="00283F71" w:rsidRPr="00E67C1F">
        <w:rPr>
          <w:rtl/>
        </w:rPr>
        <w:t xml:space="preserve"> שנים של עבודה,</w:t>
      </w:r>
      <w:r w:rsidR="00FB3256">
        <w:rPr>
          <w:rFonts w:hint="cs"/>
          <w:rtl/>
        </w:rPr>
        <w:t>]</w:t>
      </w:r>
      <w:r w:rsidR="00283F71" w:rsidRPr="00E67C1F">
        <w:rPr>
          <w:rtl/>
        </w:rPr>
        <w:t xml:space="preserve"> </w:t>
      </w:r>
      <w:r w:rsidR="007333F4" w:rsidRPr="00E67C1F">
        <w:rPr>
          <w:rFonts w:hint="eastAsia"/>
          <w:rtl/>
        </w:rPr>
        <w:t>ו</w:t>
      </w:r>
      <w:r w:rsidR="0073061A" w:rsidRPr="00E67C1F">
        <w:rPr>
          <w:rFonts w:hint="eastAsia"/>
          <w:rtl/>
        </w:rPr>
        <w:t>השד</w:t>
      </w:r>
      <w:r w:rsidR="0073061A" w:rsidRPr="00E67C1F">
        <w:rPr>
          <w:rtl/>
        </w:rPr>
        <w:t xml:space="preserve"> שכן על גבו עוד מ</w:t>
      </w:r>
      <w:r w:rsidR="00FB3256">
        <w:rPr>
          <w:rFonts w:hint="cs"/>
          <w:rtl/>
        </w:rPr>
        <w:t>הזמן</w:t>
      </w:r>
      <w:r w:rsidR="0073061A" w:rsidRPr="00E67C1F">
        <w:rPr>
          <w:rtl/>
        </w:rPr>
        <w:t xml:space="preserve"> שאמן הקעקועים </w:t>
      </w:r>
      <w:r w:rsidR="007333F4" w:rsidRPr="00E67C1F">
        <w:rPr>
          <w:rFonts w:hint="eastAsia"/>
          <w:rtl/>
        </w:rPr>
        <w:t>עצמו</w:t>
      </w:r>
      <w:r w:rsidR="007333F4" w:rsidRPr="00E67C1F">
        <w:rPr>
          <w:rtl/>
        </w:rPr>
        <w:t xml:space="preserve"> </w:t>
      </w:r>
      <w:r w:rsidR="0073061A" w:rsidRPr="00E67C1F">
        <w:rPr>
          <w:rFonts w:hint="eastAsia"/>
          <w:rtl/>
        </w:rPr>
        <w:t>היה</w:t>
      </w:r>
      <w:r w:rsidR="0073061A" w:rsidRPr="00E67C1F">
        <w:rPr>
          <w:rtl/>
        </w:rPr>
        <w:t xml:space="preserve"> </w:t>
      </w:r>
      <w:r w:rsidR="007333F4" w:rsidRPr="00E67C1F">
        <w:rPr>
          <w:rFonts w:hint="eastAsia"/>
          <w:rtl/>
        </w:rPr>
        <w:t>אך</w:t>
      </w:r>
      <w:r w:rsidR="0073061A" w:rsidRPr="00E67C1F">
        <w:rPr>
          <w:rtl/>
        </w:rPr>
        <w:t xml:space="preserve"> מתלמד</w:t>
      </w:r>
      <w:r w:rsidR="0049258C" w:rsidRPr="00E67C1F">
        <w:rPr>
          <w:rtl/>
        </w:rPr>
        <w:t xml:space="preserve"> צעיר</w:t>
      </w:r>
      <w:r w:rsidR="0073061A" w:rsidRPr="00E67C1F">
        <w:rPr>
          <w:rtl/>
        </w:rPr>
        <w:t xml:space="preserve">, </w:t>
      </w:r>
      <w:r w:rsidR="0073061A" w:rsidRPr="00E67C1F">
        <w:rPr>
          <w:rFonts w:hint="eastAsia"/>
          <w:rtl/>
        </w:rPr>
        <w:t>אבל</w:t>
      </w:r>
      <w:r w:rsidR="0073061A" w:rsidRPr="00E67C1F">
        <w:rPr>
          <w:rtl/>
        </w:rPr>
        <w:t xml:space="preserve"> </w:t>
      </w:r>
      <w:r w:rsidR="0049258C" w:rsidRPr="00E67C1F">
        <w:rPr>
          <w:rFonts w:hint="eastAsia"/>
          <w:rtl/>
        </w:rPr>
        <w:t>האיש</w:t>
      </w:r>
      <w:r w:rsidR="0049258C" w:rsidRPr="00E67C1F">
        <w:rPr>
          <w:rtl/>
        </w:rPr>
        <w:t xml:space="preserve"> והשד </w:t>
      </w:r>
      <w:r w:rsidR="0073061A" w:rsidRPr="00E67C1F">
        <w:rPr>
          <w:rFonts w:hint="eastAsia"/>
          <w:rtl/>
        </w:rPr>
        <w:t>מעולם</w:t>
      </w:r>
      <w:r w:rsidR="0073061A" w:rsidRPr="00E67C1F">
        <w:rPr>
          <w:rtl/>
        </w:rPr>
        <w:t xml:space="preserve"> </w:t>
      </w:r>
      <w:r w:rsidR="0073061A" w:rsidRPr="00E67C1F">
        <w:rPr>
          <w:rFonts w:hint="eastAsia"/>
          <w:rtl/>
        </w:rPr>
        <w:t>לא</w:t>
      </w:r>
      <w:r w:rsidR="0073061A" w:rsidRPr="00E67C1F">
        <w:rPr>
          <w:rtl/>
        </w:rPr>
        <w:t xml:space="preserve"> </w:t>
      </w:r>
      <w:r w:rsidR="0073061A" w:rsidRPr="00E67C1F">
        <w:rPr>
          <w:rFonts w:hint="eastAsia"/>
          <w:rtl/>
        </w:rPr>
        <w:t>הביטו</w:t>
      </w:r>
      <w:r w:rsidR="0073061A" w:rsidRPr="00E67C1F">
        <w:rPr>
          <w:rtl/>
        </w:rPr>
        <w:t xml:space="preserve"> </w:t>
      </w:r>
      <w:r w:rsidR="0073061A" w:rsidRPr="00E67C1F">
        <w:rPr>
          <w:rFonts w:hint="eastAsia"/>
          <w:rtl/>
        </w:rPr>
        <w:t>זה</w:t>
      </w:r>
      <w:r w:rsidR="0073061A" w:rsidRPr="00E67C1F">
        <w:rPr>
          <w:rtl/>
        </w:rPr>
        <w:t xml:space="preserve"> </w:t>
      </w:r>
      <w:r w:rsidR="0073061A" w:rsidRPr="00E67C1F">
        <w:rPr>
          <w:rFonts w:hint="eastAsia"/>
          <w:rtl/>
        </w:rPr>
        <w:t>בזה</w:t>
      </w:r>
      <w:r w:rsidR="0099234B" w:rsidRPr="00E67C1F">
        <w:rPr>
          <w:rtl/>
        </w:rPr>
        <w:t xml:space="preserve">, </w:t>
      </w:r>
      <w:r w:rsidR="006B44FA">
        <w:rPr>
          <w:rFonts w:hint="cs"/>
          <w:rtl/>
        </w:rPr>
        <w:t xml:space="preserve">אלא </w:t>
      </w:r>
      <w:r w:rsidR="0099234B" w:rsidRPr="00E67C1F">
        <w:rPr>
          <w:rFonts w:hint="eastAsia"/>
          <w:rtl/>
        </w:rPr>
        <w:t>תמיד</w:t>
      </w:r>
      <w:r w:rsidR="005B4D83">
        <w:rPr>
          <w:rtl/>
        </w:rPr>
        <w:t xml:space="preserve"> </w:t>
      </w:r>
      <w:r w:rsidR="0099234B" w:rsidRPr="00E67C1F">
        <w:rPr>
          <w:rFonts w:hint="eastAsia"/>
          <w:rtl/>
        </w:rPr>
        <w:t>לכיוונים</w:t>
      </w:r>
      <w:r w:rsidR="0099234B" w:rsidRPr="00E67C1F">
        <w:rPr>
          <w:rtl/>
        </w:rPr>
        <w:t xml:space="preserve"> </w:t>
      </w:r>
      <w:r w:rsidR="0099234B" w:rsidRPr="00E67C1F">
        <w:rPr>
          <w:rFonts w:hint="eastAsia"/>
          <w:rtl/>
        </w:rPr>
        <w:t>מנוגדים</w:t>
      </w:r>
      <w:r w:rsidR="0099234B" w:rsidRPr="00E67C1F">
        <w:rPr>
          <w:rtl/>
        </w:rPr>
        <w:t>.</w:t>
      </w:r>
    </w:p>
    <w:p w14:paraId="3239DC28" w14:textId="0F609C96" w:rsidR="0073061A" w:rsidRDefault="003330FE" w:rsidP="00691D95">
      <w:pPr>
        <w:rPr>
          <w:rtl/>
        </w:rPr>
      </w:pPr>
      <w:r>
        <w:rPr>
          <w:rFonts w:hint="cs"/>
          <w:rtl/>
        </w:rPr>
        <w:t>[</w:t>
      </w:r>
      <w:r w:rsidR="00283F71" w:rsidRPr="00E67C1F">
        <w:rPr>
          <w:rFonts w:hint="eastAsia"/>
          <w:rtl/>
        </w:rPr>
        <w:t>והוא</w:t>
      </w:r>
      <w:r w:rsidR="00283F71" w:rsidRPr="00E67C1F">
        <w:rPr>
          <w:rtl/>
        </w:rPr>
        <w:t xml:space="preserve"> היה </w:t>
      </w:r>
      <w:r w:rsidR="00B1496C" w:rsidRPr="00E67C1F">
        <w:rPr>
          <w:rFonts w:hint="eastAsia"/>
          <w:rtl/>
        </w:rPr>
        <w:t>אדם</w:t>
      </w:r>
      <w:r w:rsidR="00B1496C" w:rsidRPr="00E67C1F">
        <w:rPr>
          <w:rtl/>
        </w:rPr>
        <w:t xml:space="preserve"> </w:t>
      </w:r>
      <w:r w:rsidR="00283F71" w:rsidRPr="00E67C1F">
        <w:rPr>
          <w:rFonts w:hint="eastAsia"/>
          <w:rtl/>
        </w:rPr>
        <w:t>מסוכן</w:t>
      </w:r>
      <w:r w:rsidR="00283F71" w:rsidRPr="00E67C1F">
        <w:rPr>
          <w:rtl/>
        </w:rPr>
        <w:t xml:space="preserve">. </w:t>
      </w:r>
      <w:r w:rsidR="00A3656F" w:rsidRPr="00E67C1F">
        <w:rPr>
          <w:rFonts w:hint="eastAsia"/>
          <w:rtl/>
        </w:rPr>
        <w:t>הוא</w:t>
      </w:r>
      <w:r w:rsidR="00A3656F" w:rsidRPr="00E67C1F">
        <w:rPr>
          <w:rtl/>
        </w:rPr>
        <w:t xml:space="preserve"> </w:t>
      </w:r>
      <w:r w:rsidR="00A3656F" w:rsidRPr="00E67C1F">
        <w:rPr>
          <w:rFonts w:hint="eastAsia"/>
          <w:rtl/>
        </w:rPr>
        <w:t>גרם</w:t>
      </w:r>
      <w:r w:rsidR="00A3656F" w:rsidRPr="00E67C1F">
        <w:rPr>
          <w:rtl/>
        </w:rPr>
        <w:t xml:space="preserve"> </w:t>
      </w:r>
      <w:r w:rsidR="00A3656F" w:rsidRPr="00E67C1F">
        <w:rPr>
          <w:rFonts w:hint="eastAsia"/>
          <w:rtl/>
        </w:rPr>
        <w:t>סבל</w:t>
      </w:r>
      <w:r w:rsidR="00A3656F" w:rsidRPr="00E67C1F">
        <w:rPr>
          <w:rtl/>
        </w:rPr>
        <w:t xml:space="preserve"> </w:t>
      </w:r>
      <w:r w:rsidR="00A3656F" w:rsidRPr="00E67C1F">
        <w:rPr>
          <w:rFonts w:hint="eastAsia"/>
          <w:rtl/>
        </w:rPr>
        <w:t>אדיר</w:t>
      </w:r>
      <w:r w:rsidR="00A3656F" w:rsidRPr="00E67C1F">
        <w:rPr>
          <w:rtl/>
        </w:rPr>
        <w:t xml:space="preserve"> </w:t>
      </w:r>
      <w:r w:rsidR="00A3656F" w:rsidRPr="00E67C1F">
        <w:rPr>
          <w:rFonts w:hint="eastAsia"/>
          <w:rtl/>
        </w:rPr>
        <w:t>ל</w:t>
      </w:r>
      <w:r w:rsidR="00510427" w:rsidRPr="00E67C1F">
        <w:rPr>
          <w:rFonts w:hint="eastAsia"/>
          <w:rtl/>
        </w:rPr>
        <w:t>ילדו</w:t>
      </w:r>
      <w:r w:rsidR="00A3656F" w:rsidRPr="00E67C1F">
        <w:rPr>
          <w:rFonts w:hint="eastAsia"/>
          <w:rtl/>
        </w:rPr>
        <w:t>ת</w:t>
      </w:r>
      <w:r w:rsidR="00A3656F" w:rsidRPr="00E67C1F">
        <w:rPr>
          <w:rtl/>
        </w:rPr>
        <w:t xml:space="preserve"> תמימות, </w:t>
      </w:r>
      <w:r w:rsidR="00A3656F" w:rsidRPr="00E67C1F">
        <w:rPr>
          <w:rFonts w:hint="eastAsia"/>
          <w:rtl/>
        </w:rPr>
        <w:t>הוא</w:t>
      </w:r>
      <w:r w:rsidR="00A3656F" w:rsidRPr="00E67C1F">
        <w:rPr>
          <w:rtl/>
        </w:rPr>
        <w:t xml:space="preserve"> </w:t>
      </w:r>
      <w:r w:rsidR="00A3656F" w:rsidRPr="00E67C1F">
        <w:rPr>
          <w:rFonts w:hint="eastAsia"/>
          <w:rtl/>
        </w:rPr>
        <w:t>גרם</w:t>
      </w:r>
      <w:r w:rsidR="00A3656F" w:rsidRPr="00E67C1F">
        <w:rPr>
          <w:rtl/>
        </w:rPr>
        <w:t xml:space="preserve"> </w:t>
      </w:r>
      <w:r w:rsidR="00A3656F" w:rsidRPr="00E67C1F">
        <w:rPr>
          <w:rFonts w:hint="eastAsia"/>
          <w:rtl/>
        </w:rPr>
        <w:t>נזק</w:t>
      </w:r>
      <w:r w:rsidR="00A3656F" w:rsidRPr="00E67C1F">
        <w:rPr>
          <w:rtl/>
        </w:rPr>
        <w:t xml:space="preserve"> </w:t>
      </w:r>
      <w:r w:rsidR="00A3656F" w:rsidRPr="00E67C1F">
        <w:rPr>
          <w:rFonts w:hint="eastAsia"/>
          <w:rtl/>
        </w:rPr>
        <w:t>שלא</w:t>
      </w:r>
      <w:r w:rsidR="00A3656F" w:rsidRPr="00E67C1F">
        <w:rPr>
          <w:rtl/>
        </w:rPr>
        <w:t xml:space="preserve"> </w:t>
      </w:r>
      <w:r w:rsidR="00A3656F" w:rsidRPr="00E67C1F">
        <w:rPr>
          <w:rFonts w:hint="eastAsia"/>
          <w:rtl/>
        </w:rPr>
        <w:t>יתואר</w:t>
      </w:r>
      <w:r w:rsidR="00A3656F" w:rsidRPr="00E67C1F">
        <w:rPr>
          <w:rtl/>
        </w:rPr>
        <w:t xml:space="preserve"> </w:t>
      </w:r>
      <w:r w:rsidR="00A3656F" w:rsidRPr="00E67C1F">
        <w:rPr>
          <w:rFonts w:hint="eastAsia"/>
          <w:rtl/>
        </w:rPr>
        <w:t>לכלכלת</w:t>
      </w:r>
      <w:r w:rsidR="00510427" w:rsidRPr="00E67C1F">
        <w:rPr>
          <w:rtl/>
        </w:rPr>
        <w:t xml:space="preserve"> </w:t>
      </w:r>
      <w:r w:rsidR="00510427" w:rsidRPr="00E67C1F">
        <w:rPr>
          <w:rFonts w:hint="eastAsia"/>
          <w:rtl/>
        </w:rPr>
        <w:t>חברות</w:t>
      </w:r>
      <w:r w:rsidR="00510427" w:rsidRPr="00E67C1F">
        <w:rPr>
          <w:rtl/>
        </w:rPr>
        <w:t xml:space="preserve"> </w:t>
      </w:r>
      <w:r w:rsidR="00510427" w:rsidRPr="00E67C1F">
        <w:rPr>
          <w:rFonts w:hint="eastAsia"/>
          <w:rtl/>
        </w:rPr>
        <w:t>גדולות</w:t>
      </w:r>
      <w:r w:rsidR="00510427" w:rsidRPr="00E67C1F">
        <w:rPr>
          <w:rtl/>
        </w:rPr>
        <w:t>.</w:t>
      </w:r>
      <w:r w:rsidR="00A3656F">
        <w:rPr>
          <w:rFonts w:hint="cs"/>
          <w:rtl/>
        </w:rPr>
        <w:t xml:space="preserve"> </w:t>
      </w:r>
    </w:p>
    <w:p w14:paraId="43E7DA85" w14:textId="0863F03A" w:rsidR="0073061A" w:rsidRDefault="00283F71" w:rsidP="00691D95">
      <w:pPr>
        <w:rPr>
          <w:rtl/>
        </w:rPr>
      </w:pPr>
      <w:r>
        <w:rPr>
          <w:rFonts w:hint="cs"/>
          <w:rtl/>
        </w:rPr>
        <w:t>הוא לא האמין איך אומן הקעקוןעים ה</w:t>
      </w:r>
      <w:r>
        <w:t>trustworthy</w:t>
      </w:r>
      <w:r>
        <w:rPr>
          <w:rFonts w:hint="cs"/>
          <w:rtl/>
        </w:rPr>
        <w:t xml:space="preserve"> שחלו לא מגרש בחרפות וגידופים את ה</w:t>
      </w:r>
      <w:r>
        <w:t>intruder</w:t>
      </w:r>
      <w:r>
        <w:rPr>
          <w:rFonts w:hint="cs"/>
          <w:rtl/>
        </w:rPr>
        <w:t xml:space="preserve"> </w:t>
      </w:r>
      <w:r w:rsidR="0073061A">
        <w:rPr>
          <w:rFonts w:hint="cs"/>
          <w:rtl/>
        </w:rPr>
        <w:t>ו</w:t>
      </w:r>
      <w:r>
        <w:rPr>
          <w:rFonts w:hint="cs"/>
          <w:rtl/>
        </w:rPr>
        <w:t xml:space="preserve">מגיף </w:t>
      </w:r>
      <w:r w:rsidR="004D14F2">
        <w:rPr>
          <w:rFonts w:hint="cs"/>
          <w:rtl/>
        </w:rPr>
        <w:t xml:space="preserve">אחריו את דלת הברזל הכבדה. </w:t>
      </w:r>
      <w:r w:rsidR="00195872">
        <w:rPr>
          <w:rFonts w:hint="cs"/>
          <w:rtl/>
        </w:rPr>
        <w:t xml:space="preserve">התור הזה שלו כמו כל סדרת התורים נקבעו שנים בעבר, </w:t>
      </w:r>
      <w:r w:rsidR="00DE6F9A">
        <w:rPr>
          <w:rFonts w:hint="cs"/>
          <w:rtl/>
        </w:rPr>
        <w:t>בצורה עקמומית עגל</w:t>
      </w:r>
      <w:r w:rsidR="00B1496C">
        <w:rPr>
          <w:rFonts w:hint="cs"/>
          <w:rtl/>
        </w:rPr>
        <w:t>ג</w:t>
      </w:r>
      <w:r w:rsidR="00DE6F9A">
        <w:rPr>
          <w:rFonts w:hint="cs"/>
          <w:rtl/>
        </w:rPr>
        <w:t>לת שהפכה ברבות השנים להיות פני השד</w:t>
      </w:r>
      <w:r w:rsidR="00195872">
        <w:rPr>
          <w:rFonts w:hint="cs"/>
          <w:rtl/>
        </w:rPr>
        <w:t xml:space="preserve">. </w:t>
      </w:r>
      <w:r w:rsidR="00DE6F9A">
        <w:rPr>
          <w:rFonts w:hint="cs"/>
          <w:rtl/>
        </w:rPr>
        <w:t xml:space="preserve">אבל תמיד היו ביחד וגו'??? </w:t>
      </w:r>
      <w:r w:rsidR="00191200">
        <w:rPr>
          <w:rFonts w:hint="cs"/>
          <w:rtl/>
        </w:rPr>
        <w:t>הוא לא האמין ל</w:t>
      </w:r>
      <w:r w:rsidR="0071766E">
        <w:rPr>
          <w:rFonts w:hint="cs"/>
          <w:rtl/>
        </w:rPr>
        <w:t>בגידה</w:t>
      </w:r>
      <w:r w:rsidR="00191200">
        <w:rPr>
          <w:rFonts w:hint="cs"/>
          <w:rtl/>
        </w:rPr>
        <w:t xml:space="preserve">, </w:t>
      </w:r>
    </w:p>
    <w:p w14:paraId="624EE88D" w14:textId="2B2EAC91" w:rsidR="0099234B" w:rsidRDefault="0049258C" w:rsidP="00A3656F">
      <w:pPr>
        <w:rPr>
          <w:rtl/>
        </w:rPr>
      </w:pPr>
      <w:r>
        <w:rPr>
          <w:rFonts w:hint="cs"/>
          <w:rtl/>
        </w:rPr>
        <w:t>]</w:t>
      </w:r>
    </w:p>
    <w:p w14:paraId="496A4393" w14:textId="1C0B5707" w:rsidR="003A4EC9" w:rsidRDefault="004D14F2" w:rsidP="00691D95">
      <w:pPr>
        <w:rPr>
          <w:rtl/>
        </w:rPr>
      </w:pPr>
      <w:r w:rsidRPr="00E67C1F">
        <w:rPr>
          <w:rFonts w:hint="eastAsia"/>
          <w:rtl/>
        </w:rPr>
        <w:t>כש</w:t>
      </w:r>
      <w:r w:rsidR="007122EF">
        <w:rPr>
          <w:rFonts w:hint="cs"/>
          <w:rtl/>
        </w:rPr>
        <w:t>נתקל</w:t>
      </w:r>
      <w:r w:rsidRPr="00E67C1F">
        <w:rPr>
          <w:rtl/>
        </w:rPr>
        <w:t xml:space="preserve"> מבטו </w:t>
      </w:r>
      <w:r w:rsidR="007122EF">
        <w:rPr>
          <w:rFonts w:hint="cs"/>
          <w:rtl/>
        </w:rPr>
        <w:t>ב</w:t>
      </w:r>
      <w:r w:rsidR="00DE6F9A" w:rsidRPr="00E67C1F">
        <w:rPr>
          <w:rtl/>
        </w:rPr>
        <w:t xml:space="preserve">אלכס </w:t>
      </w:r>
      <w:r w:rsidR="00510427" w:rsidRPr="00E67C1F">
        <w:rPr>
          <w:rFonts w:hint="eastAsia"/>
          <w:rtl/>
        </w:rPr>
        <w:t>הוא</w:t>
      </w:r>
      <w:r w:rsidR="00510427" w:rsidRPr="00E67C1F">
        <w:rPr>
          <w:rtl/>
        </w:rPr>
        <w:t xml:space="preserve"> </w:t>
      </w:r>
      <w:r w:rsidR="0049258C" w:rsidRPr="00E67C1F">
        <w:rPr>
          <w:rFonts w:hint="eastAsia"/>
          <w:rtl/>
        </w:rPr>
        <w:t>נשם</w:t>
      </w:r>
      <w:r w:rsidR="0049258C" w:rsidRPr="00E67C1F">
        <w:rPr>
          <w:rtl/>
        </w:rPr>
        <w:t xml:space="preserve"> </w:t>
      </w:r>
      <w:r w:rsidR="0049258C" w:rsidRPr="00E67C1F">
        <w:rPr>
          <w:rFonts w:hint="eastAsia"/>
          <w:rtl/>
        </w:rPr>
        <w:t>נשימה</w:t>
      </w:r>
      <w:r w:rsidR="0049258C" w:rsidRPr="00E67C1F">
        <w:rPr>
          <w:rtl/>
        </w:rPr>
        <w:t xml:space="preserve"> </w:t>
      </w:r>
      <w:r w:rsidR="0049258C" w:rsidRPr="00E67C1F">
        <w:rPr>
          <w:rFonts w:hint="eastAsia"/>
          <w:rtl/>
        </w:rPr>
        <w:t>עמוקה</w:t>
      </w:r>
      <w:r w:rsidR="0049258C" w:rsidRPr="00E67C1F">
        <w:rPr>
          <w:rtl/>
        </w:rPr>
        <w:t>,</w:t>
      </w:r>
      <w:r w:rsidR="00510427" w:rsidRPr="00E67C1F">
        <w:rPr>
          <w:rtl/>
        </w:rPr>
        <w:t xml:space="preserve"> וטיפת דם זלגה מעיני השד הצהובות.</w:t>
      </w:r>
      <w:r w:rsidR="0049258C" w:rsidRPr="00E67C1F">
        <w:rPr>
          <w:rtl/>
        </w:rPr>
        <w:t xml:space="preserve"> </w:t>
      </w:r>
      <w:r w:rsidR="00510427" w:rsidRPr="00E67C1F">
        <w:rPr>
          <w:rFonts w:hint="eastAsia"/>
          <w:rtl/>
        </w:rPr>
        <w:t>ה</w:t>
      </w:r>
      <w:r w:rsidR="0049258C" w:rsidRPr="00E67C1F">
        <w:rPr>
          <w:rFonts w:hint="eastAsia"/>
          <w:rtl/>
        </w:rPr>
        <w:t>ו</w:t>
      </w:r>
      <w:r w:rsidR="00510427" w:rsidRPr="00E67C1F">
        <w:rPr>
          <w:rFonts w:hint="eastAsia"/>
          <w:rtl/>
        </w:rPr>
        <w:t>א</w:t>
      </w:r>
      <w:r w:rsidR="00510427" w:rsidRPr="00E67C1F">
        <w:rPr>
          <w:rtl/>
        </w:rPr>
        <w:t xml:space="preserve"> </w:t>
      </w:r>
      <w:r w:rsidR="0049258C" w:rsidRPr="00E67C1F">
        <w:rPr>
          <w:rFonts w:hint="eastAsia"/>
          <w:rtl/>
        </w:rPr>
        <w:t>לא</w:t>
      </w:r>
      <w:r w:rsidR="0049258C" w:rsidRPr="00E67C1F">
        <w:rPr>
          <w:rtl/>
        </w:rPr>
        <w:t xml:space="preserve"> נשף עד שגם אמן הקעקועים והמתלמד הרימו </w:t>
      </w:r>
      <w:r w:rsidR="0049258C" w:rsidRPr="00E67C1F">
        <w:rPr>
          <w:rFonts w:hint="eastAsia"/>
          <w:rtl/>
        </w:rPr>
        <w:t>את</w:t>
      </w:r>
      <w:r w:rsidR="0049258C" w:rsidRPr="00E67C1F">
        <w:rPr>
          <w:rtl/>
        </w:rPr>
        <w:t xml:space="preserve"> </w:t>
      </w:r>
      <w:r w:rsidR="0049258C" w:rsidRPr="00E67C1F">
        <w:rPr>
          <w:rFonts w:hint="eastAsia"/>
          <w:rtl/>
        </w:rPr>
        <w:t>מחטיהם</w:t>
      </w:r>
      <w:r w:rsidR="0049258C" w:rsidRPr="00E67C1F">
        <w:rPr>
          <w:rtl/>
        </w:rPr>
        <w:t xml:space="preserve"> </w:t>
      </w:r>
      <w:r w:rsidR="0049258C" w:rsidRPr="00E67C1F">
        <w:rPr>
          <w:rFonts w:hint="eastAsia"/>
          <w:rtl/>
        </w:rPr>
        <w:t>מעורו</w:t>
      </w:r>
      <w:r w:rsidR="0049258C" w:rsidRPr="00E67C1F">
        <w:rPr>
          <w:rtl/>
        </w:rPr>
        <w:t xml:space="preserve"> </w:t>
      </w:r>
      <w:r w:rsidR="0049258C" w:rsidRPr="00E67C1F">
        <w:rPr>
          <w:rFonts w:hint="eastAsia"/>
          <w:rtl/>
        </w:rPr>
        <w:t>וה</w:t>
      </w:r>
      <w:r w:rsidR="007333F4" w:rsidRPr="00E67C1F">
        <w:rPr>
          <w:rFonts w:hint="eastAsia"/>
          <w:rtl/>
        </w:rPr>
        <w:t>ביטו</w:t>
      </w:r>
      <w:r w:rsidR="007333F4" w:rsidRPr="00E67C1F">
        <w:rPr>
          <w:rtl/>
        </w:rPr>
        <w:t xml:space="preserve"> </w:t>
      </w:r>
      <w:r w:rsidR="007333F4" w:rsidRPr="00E67C1F">
        <w:rPr>
          <w:rFonts w:hint="eastAsia"/>
          <w:rtl/>
        </w:rPr>
        <w:t>בנער</w:t>
      </w:r>
      <w:r w:rsidR="007333F4" w:rsidRPr="00E67C1F">
        <w:rPr>
          <w:rtl/>
        </w:rPr>
        <w:t xml:space="preserve"> </w:t>
      </w:r>
      <w:r w:rsidR="007333F4" w:rsidRPr="00E67C1F">
        <w:rPr>
          <w:rFonts w:hint="eastAsia"/>
          <w:rtl/>
        </w:rPr>
        <w:t>האבוד</w:t>
      </w:r>
      <w:r w:rsidRPr="00E67C1F">
        <w:rPr>
          <w:rtl/>
        </w:rPr>
        <w:t xml:space="preserve">. </w:t>
      </w:r>
      <w:r w:rsidR="00360D8D" w:rsidRPr="00E67C1F">
        <w:rPr>
          <w:rFonts w:hint="eastAsia"/>
          <w:rtl/>
        </w:rPr>
        <w:t>מעולם</w:t>
      </w:r>
      <w:r w:rsidR="00360D8D" w:rsidRPr="00E67C1F">
        <w:rPr>
          <w:rtl/>
        </w:rPr>
        <w:t xml:space="preserve"> </w:t>
      </w:r>
      <w:r w:rsidR="00360D8D" w:rsidRPr="00E67C1F">
        <w:rPr>
          <w:rFonts w:hint="eastAsia"/>
          <w:rtl/>
        </w:rPr>
        <w:t>לא</w:t>
      </w:r>
      <w:r w:rsidR="00360D8D" w:rsidRPr="00E67C1F">
        <w:rPr>
          <w:rtl/>
        </w:rPr>
        <w:t xml:space="preserve"> </w:t>
      </w:r>
      <w:r w:rsidR="00360D8D" w:rsidRPr="00E67C1F">
        <w:rPr>
          <w:rFonts w:hint="eastAsia"/>
          <w:rtl/>
        </w:rPr>
        <w:t>רא</w:t>
      </w:r>
      <w:r w:rsidR="00C71C3B" w:rsidRPr="00E67C1F">
        <w:rPr>
          <w:rFonts w:hint="eastAsia"/>
          <w:rtl/>
        </w:rPr>
        <w:t>ו</w:t>
      </w:r>
      <w:r w:rsidR="00C77A0F" w:rsidRPr="00E67C1F">
        <w:rPr>
          <w:rtl/>
        </w:rPr>
        <w:t xml:space="preserve"> עור בהיר </w:t>
      </w:r>
      <w:r w:rsidR="00F97A34">
        <w:rPr>
          <w:rFonts w:hint="eastAsia"/>
          <w:rtl/>
        </w:rPr>
        <w:t>כל כך</w:t>
      </w:r>
      <w:r w:rsidRPr="00E67C1F">
        <w:rPr>
          <w:rtl/>
        </w:rPr>
        <w:t xml:space="preserve">, </w:t>
      </w:r>
      <w:r w:rsidR="00595E7F" w:rsidRPr="00E67C1F">
        <w:rPr>
          <w:rFonts w:hint="eastAsia"/>
          <w:rtl/>
        </w:rPr>
        <w:t>נטול</w:t>
      </w:r>
      <w:r w:rsidRPr="00E67C1F">
        <w:rPr>
          <w:rtl/>
        </w:rPr>
        <w:t xml:space="preserve"> </w:t>
      </w:r>
      <w:r w:rsidR="00595E7F" w:rsidRPr="00E67C1F">
        <w:rPr>
          <w:rtl/>
        </w:rPr>
        <w:t>[</w:t>
      </w:r>
      <w:r w:rsidRPr="00E67C1F">
        <w:t>mars</w:t>
      </w:r>
      <w:r w:rsidR="00595E7F" w:rsidRPr="00E67C1F">
        <w:rPr>
          <w:rtl/>
        </w:rPr>
        <w:t xml:space="preserve">] </w:t>
      </w:r>
      <w:r w:rsidR="00595E7F" w:rsidRPr="00E67C1F">
        <w:rPr>
          <w:rFonts w:hint="eastAsia"/>
          <w:rtl/>
        </w:rPr>
        <w:t>רבב</w:t>
      </w:r>
      <w:r w:rsidRPr="00E67C1F">
        <w:rPr>
          <w:rtl/>
        </w:rPr>
        <w:t>,</w:t>
      </w:r>
      <w:r w:rsidR="00360D8D" w:rsidRPr="00E67C1F">
        <w:rPr>
          <w:rtl/>
        </w:rPr>
        <w:t xml:space="preserve"> וכשאלכס פנה לצאת</w:t>
      </w:r>
      <w:r w:rsidR="00C77A0F" w:rsidRPr="00E67C1F">
        <w:rPr>
          <w:rtl/>
        </w:rPr>
        <w:t>,</w:t>
      </w:r>
      <w:r w:rsidR="0046656A" w:rsidRPr="00E67C1F">
        <w:rPr>
          <w:rtl/>
        </w:rPr>
        <w:t xml:space="preserve"> </w:t>
      </w:r>
      <w:r w:rsidR="003A4EC9">
        <w:rPr>
          <w:rFonts w:hint="cs"/>
          <w:rtl/>
        </w:rPr>
        <w:t>בעל</w:t>
      </w:r>
      <w:r w:rsidR="00B317A3">
        <w:rPr>
          <w:rFonts w:hint="cs"/>
          <w:rtl/>
        </w:rPr>
        <w:t xml:space="preserve"> </w:t>
      </w:r>
      <w:r w:rsidR="00066954" w:rsidRPr="00E67C1F">
        <w:rPr>
          <w:rFonts w:hint="eastAsia"/>
          <w:rtl/>
        </w:rPr>
        <w:t>השד</w:t>
      </w:r>
      <w:r w:rsidR="0046656A" w:rsidRPr="00E67C1F">
        <w:rPr>
          <w:rtl/>
        </w:rPr>
        <w:t xml:space="preserve"> </w:t>
      </w:r>
      <w:r w:rsidR="00066954" w:rsidRPr="00E67C1F">
        <w:rPr>
          <w:rFonts w:hint="eastAsia"/>
          <w:rtl/>
        </w:rPr>
        <w:t>ירה</w:t>
      </w:r>
      <w:r w:rsidR="00066954" w:rsidRPr="00E67C1F">
        <w:rPr>
          <w:rtl/>
        </w:rPr>
        <w:t xml:space="preserve"> </w:t>
      </w:r>
      <w:r w:rsidR="00066954" w:rsidRPr="00E67C1F">
        <w:rPr>
          <w:rFonts w:hint="eastAsia"/>
          <w:rtl/>
        </w:rPr>
        <w:t>פקודה</w:t>
      </w:r>
      <w:r w:rsidR="00066954" w:rsidRPr="00E67C1F">
        <w:rPr>
          <w:rtl/>
        </w:rPr>
        <w:t xml:space="preserve"> </w:t>
      </w:r>
      <w:r w:rsidR="00066954" w:rsidRPr="00E67C1F">
        <w:rPr>
          <w:rFonts w:hint="eastAsia"/>
          <w:rtl/>
        </w:rPr>
        <w:t>לחלל</w:t>
      </w:r>
      <w:r w:rsidR="00066954" w:rsidRPr="00E67C1F">
        <w:rPr>
          <w:rtl/>
        </w:rPr>
        <w:t xml:space="preserve"> </w:t>
      </w:r>
      <w:r w:rsidR="00066954" w:rsidRPr="00E67C1F">
        <w:rPr>
          <w:rFonts w:hint="eastAsia"/>
          <w:rtl/>
        </w:rPr>
        <w:t>ה</w:t>
      </w:r>
      <w:r w:rsidR="004C59E0">
        <w:rPr>
          <w:rFonts w:hint="eastAsia"/>
          <w:rtl/>
        </w:rPr>
        <w:t>אוויר</w:t>
      </w:r>
      <w:r w:rsidR="00066954" w:rsidRPr="00E67C1F">
        <w:rPr>
          <w:rtl/>
        </w:rPr>
        <w:t>.</w:t>
      </w:r>
      <w:r w:rsidR="00066954" w:rsidRPr="00E67C1F" w:rsidDel="0046656A">
        <w:rPr>
          <w:rtl/>
        </w:rPr>
        <w:t xml:space="preserve"> </w:t>
      </w:r>
    </w:p>
    <w:p w14:paraId="15D55F8F" w14:textId="728D5517" w:rsidR="00FB3256" w:rsidRDefault="00066954" w:rsidP="00691D95">
      <w:pPr>
        <w:rPr>
          <w:rtl/>
        </w:rPr>
      </w:pPr>
      <w:r w:rsidRPr="00E67C1F">
        <w:rPr>
          <w:rFonts w:hint="eastAsia"/>
          <w:rtl/>
        </w:rPr>
        <w:t>המתלמד</w:t>
      </w:r>
      <w:r w:rsidRPr="00E67C1F">
        <w:rPr>
          <w:rtl/>
        </w:rPr>
        <w:t xml:space="preserve"> </w:t>
      </w:r>
      <w:r w:rsidRPr="00E67C1F">
        <w:rPr>
          <w:rFonts w:hint="eastAsia"/>
          <w:rtl/>
        </w:rPr>
        <w:t>חייך</w:t>
      </w:r>
      <w:r w:rsidR="00191200" w:rsidRPr="00E67C1F">
        <w:rPr>
          <w:rtl/>
        </w:rPr>
        <w:t xml:space="preserve">, </w:t>
      </w:r>
      <w:r w:rsidR="00191200" w:rsidRPr="00E67C1F">
        <w:rPr>
          <w:rFonts w:hint="eastAsia"/>
          <w:rtl/>
        </w:rPr>
        <w:t>חיוך</w:t>
      </w:r>
      <w:r w:rsidR="00191200" w:rsidRPr="00E67C1F">
        <w:rPr>
          <w:rtl/>
        </w:rPr>
        <w:t xml:space="preserve"> </w:t>
      </w:r>
      <w:r w:rsidR="00191200" w:rsidRPr="00E67C1F">
        <w:rPr>
          <w:rFonts w:hint="eastAsia"/>
          <w:rtl/>
        </w:rPr>
        <w:t>שדמה</w:t>
      </w:r>
      <w:r w:rsidR="00191200" w:rsidRPr="00E67C1F">
        <w:rPr>
          <w:rtl/>
        </w:rPr>
        <w:t xml:space="preserve"> </w:t>
      </w:r>
      <w:r w:rsidR="00191200" w:rsidRPr="00E67C1F">
        <w:rPr>
          <w:rFonts w:hint="eastAsia"/>
          <w:rtl/>
        </w:rPr>
        <w:t>להבעתו</w:t>
      </w:r>
      <w:r w:rsidR="00191200" w:rsidRPr="00E67C1F">
        <w:rPr>
          <w:rtl/>
        </w:rPr>
        <w:t xml:space="preserve"> </w:t>
      </w:r>
      <w:r w:rsidR="00787CB2">
        <w:rPr>
          <w:rFonts w:hint="cs"/>
          <w:rtl/>
        </w:rPr>
        <w:t xml:space="preserve">השטנית </w:t>
      </w:r>
      <w:r w:rsidR="00191200" w:rsidRPr="00E67C1F">
        <w:rPr>
          <w:rtl/>
        </w:rPr>
        <w:t>של השד</w:t>
      </w:r>
      <w:r w:rsidR="005D01BD">
        <w:rPr>
          <w:rFonts w:hint="cs"/>
          <w:rtl/>
        </w:rPr>
        <w:t>.</w:t>
      </w:r>
      <w:r w:rsidR="00191200" w:rsidRPr="00E67C1F">
        <w:rPr>
          <w:rtl/>
        </w:rPr>
        <w:t xml:space="preserve"> הוא </w:t>
      </w:r>
      <w:r w:rsidR="00DE6F9A" w:rsidRPr="00E67C1F">
        <w:rPr>
          <w:rFonts w:hint="eastAsia"/>
          <w:rtl/>
        </w:rPr>
        <w:t>התאמץ</w:t>
      </w:r>
      <w:r w:rsidR="00DE6F9A" w:rsidRPr="00E67C1F">
        <w:rPr>
          <w:rtl/>
        </w:rPr>
        <w:t xml:space="preserve"> </w:t>
      </w:r>
      <w:r w:rsidR="00191200" w:rsidRPr="00E67C1F">
        <w:rPr>
          <w:rFonts w:hint="eastAsia"/>
          <w:rtl/>
        </w:rPr>
        <w:t>שנים</w:t>
      </w:r>
      <w:r w:rsidR="00191200" w:rsidRPr="00E67C1F">
        <w:rPr>
          <w:rtl/>
        </w:rPr>
        <w:t xml:space="preserve"> ארוכות מדי </w:t>
      </w:r>
      <w:r w:rsidR="00DE6F9A" w:rsidRPr="00E67C1F">
        <w:rPr>
          <w:rFonts w:hint="eastAsia"/>
          <w:rtl/>
        </w:rPr>
        <w:t>להעתיק</w:t>
      </w:r>
      <w:r w:rsidR="00DE6F9A" w:rsidRPr="00E67C1F">
        <w:rPr>
          <w:rtl/>
        </w:rPr>
        <w:t xml:space="preserve"> את </w:t>
      </w:r>
      <w:r w:rsidR="00191200" w:rsidRPr="00E67C1F">
        <w:rPr>
          <w:rFonts w:hint="eastAsia"/>
          <w:rtl/>
        </w:rPr>
        <w:t>החיוכים</w:t>
      </w:r>
      <w:r w:rsidR="00191200" w:rsidRPr="00E67C1F">
        <w:rPr>
          <w:rtl/>
        </w:rPr>
        <w:t xml:space="preserve"> </w:t>
      </w:r>
      <w:r w:rsidR="00191200" w:rsidRPr="00E67C1F">
        <w:rPr>
          <w:rFonts w:hint="eastAsia"/>
          <w:rtl/>
        </w:rPr>
        <w:t>הזדוניים</w:t>
      </w:r>
      <w:r w:rsidR="00191200" w:rsidRPr="00E67C1F">
        <w:rPr>
          <w:rtl/>
        </w:rPr>
        <w:t xml:space="preserve"> </w:t>
      </w:r>
      <w:r w:rsidR="00191200" w:rsidRPr="00E67C1F">
        <w:rPr>
          <w:rFonts w:hint="eastAsia"/>
          <w:rtl/>
        </w:rPr>
        <w:t>האלו</w:t>
      </w:r>
      <w:r w:rsidR="00191200" w:rsidRPr="00E67C1F">
        <w:rPr>
          <w:rtl/>
        </w:rPr>
        <w:t xml:space="preserve"> </w:t>
      </w:r>
      <w:r w:rsidR="00191200" w:rsidRPr="00E67C1F">
        <w:rPr>
          <w:rFonts w:hint="eastAsia"/>
          <w:rtl/>
        </w:rPr>
        <w:t>ולהטביע</w:t>
      </w:r>
      <w:r w:rsidR="00DE6F9A" w:rsidRPr="00E67C1F">
        <w:rPr>
          <w:rFonts w:hint="eastAsia"/>
          <w:rtl/>
        </w:rPr>
        <w:t>ם</w:t>
      </w:r>
      <w:r w:rsidR="00191200" w:rsidRPr="00E67C1F">
        <w:rPr>
          <w:rtl/>
        </w:rPr>
        <w:t xml:space="preserve"> על ג</w:t>
      </w:r>
      <w:r w:rsidR="00DE6F9A" w:rsidRPr="00E67C1F">
        <w:rPr>
          <w:rFonts w:hint="eastAsia"/>
          <w:rtl/>
        </w:rPr>
        <w:t>ב</w:t>
      </w:r>
      <w:r w:rsidR="00191200" w:rsidRPr="00E67C1F">
        <w:rPr>
          <w:rFonts w:hint="eastAsia"/>
          <w:rtl/>
        </w:rPr>
        <w:t>ם</w:t>
      </w:r>
      <w:r w:rsidR="00191200" w:rsidRPr="00E67C1F">
        <w:rPr>
          <w:rtl/>
        </w:rPr>
        <w:t xml:space="preserve"> </w:t>
      </w:r>
      <w:r w:rsidR="00191200" w:rsidRPr="00E67C1F">
        <w:rPr>
          <w:rFonts w:hint="eastAsia"/>
          <w:rtl/>
        </w:rPr>
        <w:t>של</w:t>
      </w:r>
      <w:r w:rsidR="00191200" w:rsidRPr="00E67C1F">
        <w:rPr>
          <w:rtl/>
        </w:rPr>
        <w:t xml:space="preserve"> </w:t>
      </w:r>
      <w:r w:rsidR="00B66961" w:rsidRPr="00B66961">
        <w:rPr>
          <w:rFonts w:cs="Times New Roman"/>
          <w:rtl/>
        </w:rPr>
        <w:t>פושעים</w:t>
      </w:r>
      <w:r w:rsidR="00DE6F9A" w:rsidRPr="00E67C1F">
        <w:rPr>
          <w:rtl/>
        </w:rPr>
        <w:t xml:space="preserve">. </w:t>
      </w:r>
      <w:r w:rsidR="003A4EC9">
        <w:rPr>
          <w:rFonts w:hint="cs"/>
          <w:rtl/>
        </w:rPr>
        <w:t>[</w:t>
      </w:r>
      <w:r w:rsidR="00DE6F9A" w:rsidRPr="00E67C1F">
        <w:rPr>
          <w:rFonts w:hint="eastAsia"/>
          <w:rtl/>
        </w:rPr>
        <w:t>אלכס</w:t>
      </w:r>
      <w:r w:rsidR="00DE6F9A" w:rsidRPr="00E67C1F">
        <w:rPr>
          <w:rtl/>
        </w:rPr>
        <w:t xml:space="preserve"> סגר </w:t>
      </w:r>
      <w:r w:rsidR="00DE6F9A" w:rsidRPr="00E67C1F">
        <w:rPr>
          <w:rFonts w:hint="eastAsia"/>
          <w:rtl/>
        </w:rPr>
        <w:t>את</w:t>
      </w:r>
      <w:r w:rsidR="00DE6F9A" w:rsidRPr="00E67C1F">
        <w:rPr>
          <w:rtl/>
        </w:rPr>
        <w:t xml:space="preserve"> </w:t>
      </w:r>
      <w:r w:rsidR="00DE6F9A" w:rsidRPr="00E67C1F">
        <w:rPr>
          <w:rFonts w:hint="eastAsia"/>
          <w:rtl/>
        </w:rPr>
        <w:t>דלת</w:t>
      </w:r>
      <w:r w:rsidR="00DE6F9A" w:rsidRPr="00E67C1F">
        <w:rPr>
          <w:rtl/>
        </w:rPr>
        <w:t xml:space="preserve"> </w:t>
      </w:r>
      <w:r w:rsidR="00DE6F9A" w:rsidRPr="00E67C1F">
        <w:rPr>
          <w:rFonts w:hint="eastAsia"/>
          <w:rtl/>
        </w:rPr>
        <w:t>הברזל</w:t>
      </w:r>
      <w:r w:rsidR="00DE6F9A" w:rsidRPr="00E67C1F">
        <w:rPr>
          <w:rtl/>
        </w:rPr>
        <w:t xml:space="preserve"> </w:t>
      </w:r>
      <w:r w:rsidR="00DE6F9A" w:rsidRPr="00E67C1F">
        <w:rPr>
          <w:rFonts w:hint="eastAsia"/>
          <w:rtl/>
        </w:rPr>
        <w:t>הכבדה</w:t>
      </w:r>
      <w:r w:rsidR="00C77A0F" w:rsidRPr="00E67C1F">
        <w:rPr>
          <w:rtl/>
        </w:rPr>
        <w:t xml:space="preserve"> </w:t>
      </w:r>
      <w:r w:rsidR="00FB3256">
        <w:rPr>
          <w:rFonts w:hint="cs"/>
          <w:rtl/>
        </w:rPr>
        <w:t>ונכנס פנימה.</w:t>
      </w:r>
      <w:r w:rsidR="003A4EC9">
        <w:rPr>
          <w:rFonts w:hint="cs"/>
          <w:rtl/>
        </w:rPr>
        <w:t>]</w:t>
      </w:r>
      <w:r w:rsidR="00FB3256">
        <w:rPr>
          <w:rFonts w:hint="cs"/>
          <w:rtl/>
        </w:rPr>
        <w:t xml:space="preserve"> </w:t>
      </w:r>
      <w:r w:rsidR="00360D8D" w:rsidRPr="00E67C1F">
        <w:rPr>
          <w:rFonts w:hint="eastAsia"/>
          <w:rtl/>
        </w:rPr>
        <w:t>א</w:t>
      </w:r>
      <w:r w:rsidR="00C71C3B" w:rsidRPr="00E67C1F">
        <w:rPr>
          <w:rFonts w:hint="eastAsia"/>
          <w:rtl/>
        </w:rPr>
        <w:t>מן</w:t>
      </w:r>
      <w:r w:rsidR="00C77A0F" w:rsidRPr="00E67C1F">
        <w:rPr>
          <w:rtl/>
        </w:rPr>
        <w:t xml:space="preserve"> הקעקועים</w:t>
      </w:r>
      <w:r w:rsidR="00360D8D" w:rsidRPr="00E67C1F">
        <w:rPr>
          <w:rtl/>
        </w:rPr>
        <w:t xml:space="preserve"> </w:t>
      </w:r>
      <w:r w:rsidR="00B1496C" w:rsidRPr="00E67C1F">
        <w:rPr>
          <w:rFonts w:hint="eastAsia"/>
          <w:rtl/>
        </w:rPr>
        <w:t>הנהן</w:t>
      </w:r>
      <w:r w:rsidR="002E1175" w:rsidRPr="00E67C1F">
        <w:rPr>
          <w:rtl/>
        </w:rPr>
        <w:t xml:space="preserve">. הוא </w:t>
      </w:r>
      <w:r w:rsidR="00B66961" w:rsidRPr="00B66961">
        <w:rPr>
          <w:rFonts w:cs="Times New Roman"/>
          <w:rtl/>
        </w:rPr>
        <w:t xml:space="preserve">הוריד ממדף נסתר תיבת עץ שנועדה </w:t>
      </w:r>
      <w:r w:rsidR="00A53DEF" w:rsidRPr="00A53DEF">
        <w:rPr>
          <w:rFonts w:cs="Times New Roman"/>
          <w:rtl/>
        </w:rPr>
        <w:t>לג</w:t>
      </w:r>
      <w:r w:rsidR="0058206E">
        <w:rPr>
          <w:rFonts w:cs="Times New Roman" w:hint="cs"/>
          <w:rtl/>
        </w:rPr>
        <w:t>י</w:t>
      </w:r>
      <w:r w:rsidR="00A53DEF" w:rsidRPr="00A53DEF">
        <w:rPr>
          <w:rFonts w:cs="Times New Roman"/>
          <w:rtl/>
        </w:rPr>
        <w:t>ליון יחיד,</w:t>
      </w:r>
      <w:r w:rsidR="00B66961" w:rsidRPr="00B66961">
        <w:rPr>
          <w:rFonts w:cs="Times New Roman"/>
          <w:rtl/>
        </w:rPr>
        <w:t xml:space="preserve"> והציב אותה על שולחן העבודה. הוא פתח אותה בחריקה ו</w:t>
      </w:r>
      <w:r w:rsidR="00360D8D" w:rsidRPr="00E67C1F">
        <w:rPr>
          <w:rFonts w:hint="eastAsia"/>
          <w:rtl/>
        </w:rPr>
        <w:t>הוציא</w:t>
      </w:r>
      <w:r w:rsidR="00360D8D" w:rsidRPr="00E67C1F">
        <w:rPr>
          <w:rtl/>
        </w:rPr>
        <w:t xml:space="preserve"> </w:t>
      </w:r>
      <w:r w:rsidR="009B2415">
        <w:rPr>
          <w:rFonts w:hint="cs"/>
          <w:rtl/>
        </w:rPr>
        <w:t xml:space="preserve">ממנה </w:t>
      </w:r>
      <w:r w:rsidR="00423578" w:rsidRPr="00E67C1F">
        <w:rPr>
          <w:rFonts w:hint="eastAsia"/>
          <w:rtl/>
        </w:rPr>
        <w:t>תרשים</w:t>
      </w:r>
      <w:r w:rsidR="00423578" w:rsidRPr="00E67C1F">
        <w:rPr>
          <w:rtl/>
        </w:rPr>
        <w:t xml:space="preserve"> </w:t>
      </w:r>
      <w:r w:rsidR="00423578" w:rsidRPr="00E67C1F">
        <w:rPr>
          <w:rFonts w:hint="eastAsia"/>
          <w:rtl/>
        </w:rPr>
        <w:t>עצום</w:t>
      </w:r>
      <w:r w:rsidR="00423578" w:rsidRPr="00E67C1F">
        <w:rPr>
          <w:rtl/>
        </w:rPr>
        <w:t xml:space="preserve"> </w:t>
      </w:r>
      <w:r w:rsidR="00423578" w:rsidRPr="00E67C1F">
        <w:rPr>
          <w:rFonts w:hint="eastAsia"/>
          <w:rtl/>
        </w:rPr>
        <w:t>של</w:t>
      </w:r>
      <w:r w:rsidR="00C74BE4" w:rsidRPr="00E67C1F">
        <w:rPr>
          <w:rtl/>
        </w:rPr>
        <w:t xml:space="preserve"> דרקון </w:t>
      </w:r>
      <w:r w:rsidR="00C77A0F" w:rsidRPr="00E67C1F">
        <w:rPr>
          <w:rFonts w:hint="eastAsia"/>
          <w:rtl/>
        </w:rPr>
        <w:t>שחור</w:t>
      </w:r>
      <w:r w:rsidR="00C77A0F" w:rsidRPr="00E67C1F">
        <w:rPr>
          <w:rtl/>
        </w:rPr>
        <w:t xml:space="preserve"> </w:t>
      </w:r>
      <w:r w:rsidR="00FC37F1" w:rsidRPr="00E67C1F">
        <w:rPr>
          <w:rFonts w:hint="eastAsia"/>
          <w:rtl/>
        </w:rPr>
        <w:t>ה</w:t>
      </w:r>
      <w:r w:rsidR="00FF1ADE" w:rsidRPr="00E67C1F">
        <w:rPr>
          <w:rFonts w:hint="eastAsia"/>
          <w:rtl/>
        </w:rPr>
        <w:t>רוכן</w:t>
      </w:r>
      <w:r w:rsidR="00FF1ADE" w:rsidRPr="00E67C1F">
        <w:rPr>
          <w:rtl/>
        </w:rPr>
        <w:t xml:space="preserve"> </w:t>
      </w:r>
      <w:r w:rsidR="00FF1ADE" w:rsidRPr="00E67C1F">
        <w:rPr>
          <w:rFonts w:hint="eastAsia"/>
          <w:rtl/>
        </w:rPr>
        <w:t>לפני</w:t>
      </w:r>
      <w:r w:rsidR="00FF1ADE" w:rsidRPr="00E67C1F">
        <w:rPr>
          <w:rtl/>
        </w:rPr>
        <w:t xml:space="preserve"> </w:t>
      </w:r>
      <w:r w:rsidR="00FF1ADE" w:rsidRPr="00E67C1F">
        <w:rPr>
          <w:rFonts w:hint="eastAsia"/>
          <w:rtl/>
        </w:rPr>
        <w:t>זינוק</w:t>
      </w:r>
      <w:r w:rsidR="00FF1ADE" w:rsidRPr="00E67C1F">
        <w:rPr>
          <w:rtl/>
        </w:rPr>
        <w:t>,</w:t>
      </w:r>
      <w:r w:rsidR="00C74BE4" w:rsidRPr="00E67C1F">
        <w:rPr>
          <w:rtl/>
        </w:rPr>
        <w:t xml:space="preserve"> </w:t>
      </w:r>
      <w:r w:rsidR="00FF1ADE" w:rsidRPr="00E67C1F">
        <w:rPr>
          <w:rFonts w:hint="eastAsia"/>
          <w:rtl/>
        </w:rPr>
        <w:t>עיני</w:t>
      </w:r>
      <w:r w:rsidR="00617C50" w:rsidRPr="00E67C1F">
        <w:rPr>
          <w:rFonts w:hint="eastAsia"/>
          <w:rtl/>
        </w:rPr>
        <w:t>ו</w:t>
      </w:r>
      <w:r w:rsidR="00FF1ADE" w:rsidRPr="00E67C1F">
        <w:rPr>
          <w:rtl/>
        </w:rPr>
        <w:t xml:space="preserve"> רוחשות </w:t>
      </w:r>
      <w:r w:rsidR="00617C50" w:rsidRPr="00E67C1F">
        <w:rPr>
          <w:rFonts w:hint="eastAsia"/>
          <w:rtl/>
        </w:rPr>
        <w:t>מעל</w:t>
      </w:r>
      <w:r w:rsidR="00617C50" w:rsidRPr="00E67C1F">
        <w:rPr>
          <w:rtl/>
        </w:rPr>
        <w:t xml:space="preserve"> </w:t>
      </w:r>
      <w:r w:rsidR="00FF1ADE" w:rsidRPr="00E67C1F">
        <w:rPr>
          <w:rFonts w:hint="eastAsia"/>
          <w:rtl/>
        </w:rPr>
        <w:t>שפ</w:t>
      </w:r>
      <w:r w:rsidR="000C6499">
        <w:rPr>
          <w:rFonts w:hint="cs"/>
          <w:rtl/>
        </w:rPr>
        <w:t>ם</w:t>
      </w:r>
      <w:r w:rsidR="00FF1ADE" w:rsidRPr="00E67C1F">
        <w:rPr>
          <w:rtl/>
        </w:rPr>
        <w:t xml:space="preserve"> </w:t>
      </w:r>
      <w:r w:rsidR="00FF1ADE" w:rsidRPr="00E67C1F">
        <w:rPr>
          <w:rFonts w:hint="eastAsia"/>
          <w:rtl/>
        </w:rPr>
        <w:t>דקיק</w:t>
      </w:r>
      <w:r w:rsidR="00FF1ADE" w:rsidRPr="00E67C1F">
        <w:rPr>
          <w:rtl/>
        </w:rPr>
        <w:t xml:space="preserve"> </w:t>
      </w:r>
      <w:r w:rsidR="00FF1ADE" w:rsidRPr="00E67C1F">
        <w:rPr>
          <w:rFonts w:hint="eastAsia"/>
          <w:rtl/>
        </w:rPr>
        <w:t>ארוך</w:t>
      </w:r>
      <w:r w:rsidR="00617C50" w:rsidRPr="00E67C1F">
        <w:rPr>
          <w:rtl/>
        </w:rPr>
        <w:t>.</w:t>
      </w:r>
      <w:r w:rsidR="00FF1ADE" w:rsidRPr="00E67C1F">
        <w:rPr>
          <w:rtl/>
        </w:rPr>
        <w:t xml:space="preserve"> </w:t>
      </w:r>
      <w:r w:rsidR="00360D8D" w:rsidRPr="00E67C1F">
        <w:rPr>
          <w:rFonts w:hint="eastAsia"/>
          <w:rtl/>
        </w:rPr>
        <w:t>שלושה</w:t>
      </w:r>
      <w:r w:rsidR="00360D8D" w:rsidRPr="00E67C1F">
        <w:rPr>
          <w:rtl/>
        </w:rPr>
        <w:t xml:space="preserve"> זוגות </w:t>
      </w:r>
      <w:r w:rsidR="00360D8D" w:rsidRPr="00E67C1F">
        <w:rPr>
          <w:rFonts w:hint="eastAsia"/>
          <w:rtl/>
        </w:rPr>
        <w:t>ניבים</w:t>
      </w:r>
      <w:r w:rsidR="00360D8D" w:rsidRPr="00E67C1F">
        <w:rPr>
          <w:rtl/>
        </w:rPr>
        <w:t xml:space="preserve"> </w:t>
      </w:r>
      <w:r w:rsidR="00617C50" w:rsidRPr="00E67C1F">
        <w:rPr>
          <w:rtl/>
        </w:rPr>
        <w:t xml:space="preserve">בצבצו </w:t>
      </w:r>
      <w:r w:rsidR="00617C50" w:rsidRPr="00E67C1F">
        <w:rPr>
          <w:rFonts w:hint="eastAsia"/>
          <w:rtl/>
        </w:rPr>
        <w:t>מתוך</w:t>
      </w:r>
      <w:r w:rsidR="00617C50" w:rsidRPr="00E67C1F">
        <w:rPr>
          <w:rtl/>
        </w:rPr>
        <w:t xml:space="preserve"> לוע שכבר </w:t>
      </w:r>
      <w:r w:rsidR="000C6499">
        <w:rPr>
          <w:rFonts w:hint="cs"/>
          <w:rtl/>
        </w:rPr>
        <w:lastRenderedPageBreak/>
        <w:t>[</w:t>
      </w:r>
      <w:r w:rsidR="00B1496C" w:rsidRPr="00E67C1F">
        <w:rPr>
          <w:rFonts w:hint="eastAsia"/>
          <w:rtl/>
        </w:rPr>
        <w:t>כתש</w:t>
      </w:r>
      <w:r w:rsidR="00617C50" w:rsidRPr="00E67C1F">
        <w:rPr>
          <w:rtl/>
        </w:rPr>
        <w:t xml:space="preserve"> וריסק – </w:t>
      </w:r>
      <w:r w:rsidR="00617C50" w:rsidRPr="00E67C1F">
        <w:rPr>
          <w:rFonts w:hint="eastAsia"/>
          <w:rtl/>
        </w:rPr>
        <w:t>לוע</w:t>
      </w:r>
      <w:r w:rsidR="00617C50" w:rsidRPr="00E67C1F">
        <w:rPr>
          <w:rtl/>
        </w:rPr>
        <w:t xml:space="preserve"> </w:t>
      </w:r>
      <w:r w:rsidR="00617C50" w:rsidRPr="00E67C1F">
        <w:rPr>
          <w:rFonts w:hint="eastAsia"/>
          <w:rtl/>
        </w:rPr>
        <w:t>שנפער</w:t>
      </w:r>
      <w:r w:rsidR="00617C50" w:rsidRPr="00E67C1F">
        <w:rPr>
          <w:rtl/>
        </w:rPr>
        <w:t xml:space="preserve"> </w:t>
      </w:r>
      <w:r w:rsidR="00617C50" w:rsidRPr="00E67C1F">
        <w:rPr>
          <w:rFonts w:hint="eastAsia"/>
          <w:rtl/>
        </w:rPr>
        <w:t>ו</w:t>
      </w:r>
      <w:r w:rsidR="00B1496C" w:rsidRPr="00E67C1F">
        <w:rPr>
          <w:rFonts w:hint="eastAsia"/>
          <w:rtl/>
        </w:rPr>
        <w:t>שיסע</w:t>
      </w:r>
      <w:r w:rsidR="000C6499">
        <w:rPr>
          <w:rFonts w:hint="cs"/>
          <w:rtl/>
        </w:rPr>
        <w:t>]</w:t>
      </w:r>
      <w:r w:rsidR="00617C50" w:rsidRPr="00E67C1F">
        <w:rPr>
          <w:rtl/>
        </w:rPr>
        <w:t xml:space="preserve"> </w:t>
      </w:r>
      <w:r w:rsidR="000C6499" w:rsidRPr="000C6499">
        <w:rPr>
          <w:rFonts w:cs="Times New Roman"/>
          <w:rtl/>
        </w:rPr>
        <w:t>שיסע וכתש</w:t>
      </w:r>
      <w:r w:rsidR="000C6499" w:rsidRPr="000C6499">
        <w:rPr>
          <w:rFonts w:cs="Times New Roman" w:hint="eastAsia"/>
          <w:rtl/>
        </w:rPr>
        <w:t xml:space="preserve"> </w:t>
      </w:r>
      <w:r w:rsidR="00617C50" w:rsidRPr="00E67C1F">
        <w:rPr>
          <w:rFonts w:hint="eastAsia"/>
          <w:rtl/>
        </w:rPr>
        <w:t>אינספור</w:t>
      </w:r>
      <w:r w:rsidR="00617C50" w:rsidRPr="00E67C1F">
        <w:rPr>
          <w:rtl/>
        </w:rPr>
        <w:t xml:space="preserve"> </w:t>
      </w:r>
      <w:r w:rsidR="00B1496C" w:rsidRPr="00E67C1F">
        <w:rPr>
          <w:rFonts w:hint="eastAsia"/>
          <w:rtl/>
        </w:rPr>
        <w:t>בעלי</w:t>
      </w:r>
      <w:r w:rsidR="00B1496C" w:rsidRPr="00E67C1F">
        <w:rPr>
          <w:rtl/>
        </w:rPr>
        <w:t xml:space="preserve"> </w:t>
      </w:r>
      <w:r w:rsidR="00B1496C" w:rsidRPr="00E67C1F">
        <w:rPr>
          <w:rFonts w:hint="eastAsia"/>
          <w:rtl/>
        </w:rPr>
        <w:t>חיים</w:t>
      </w:r>
      <w:r w:rsidR="00617C50" w:rsidRPr="00E67C1F">
        <w:rPr>
          <w:rtl/>
        </w:rPr>
        <w:t xml:space="preserve"> </w:t>
      </w:r>
      <w:r w:rsidR="00617C50" w:rsidRPr="00E67C1F">
        <w:rPr>
          <w:rFonts w:hint="eastAsia"/>
          <w:rtl/>
        </w:rPr>
        <w:t>רכים</w:t>
      </w:r>
      <w:r w:rsidR="005D01BD">
        <w:rPr>
          <w:rFonts w:hint="cs"/>
          <w:rtl/>
        </w:rPr>
        <w:t xml:space="preserve"> כדי</w:t>
      </w:r>
      <w:r w:rsidR="00617C50" w:rsidRPr="00E67C1F">
        <w:rPr>
          <w:rtl/>
        </w:rPr>
        <w:t xml:space="preserve"> להפיג את רעבונו האיום ולצמוח</w:t>
      </w:r>
      <w:r w:rsidR="009B2415" w:rsidRPr="009B2415">
        <w:rPr>
          <w:rtl/>
        </w:rPr>
        <w:t xml:space="preserve"> </w:t>
      </w:r>
      <w:r w:rsidR="009B2415" w:rsidRPr="009B2415">
        <w:rPr>
          <w:rFonts w:cs="Times New Roman"/>
          <w:rtl/>
        </w:rPr>
        <w:t>עוד יותר</w:t>
      </w:r>
      <w:r w:rsidR="00617C50" w:rsidRPr="00E67C1F">
        <w:rPr>
          <w:rtl/>
        </w:rPr>
        <w:t xml:space="preserve"> ולהטיל אימה</w:t>
      </w:r>
      <w:r w:rsidR="00FC37F1" w:rsidRPr="00E67C1F">
        <w:rPr>
          <w:rtl/>
        </w:rPr>
        <w:t>.</w:t>
      </w:r>
      <w:r w:rsidR="00FC37F1">
        <w:rPr>
          <w:rFonts w:hint="cs"/>
          <w:rtl/>
        </w:rPr>
        <w:t xml:space="preserve"> </w:t>
      </w:r>
    </w:p>
    <w:p w14:paraId="0BBA44EB" w14:textId="1B0935AF" w:rsidR="0099234B" w:rsidRDefault="00FC37F1" w:rsidP="00691D95">
      <w:pPr>
        <w:rPr>
          <w:rFonts w:cs="Times New Roman"/>
          <w:rtl/>
        </w:rPr>
      </w:pPr>
      <w:r>
        <w:rPr>
          <w:rFonts w:hint="cs"/>
          <w:rtl/>
        </w:rPr>
        <w:t>הדרקון היה</w:t>
      </w:r>
      <w:r w:rsidR="00360D8D">
        <w:rPr>
          <w:rFonts w:hint="cs"/>
          <w:rtl/>
        </w:rPr>
        <w:t xml:space="preserve"> </w:t>
      </w:r>
      <w:r w:rsidR="009B2415">
        <w:rPr>
          <w:rFonts w:hint="cs"/>
          <w:rtl/>
        </w:rPr>
        <w:t xml:space="preserve">כה </w:t>
      </w:r>
      <w:r w:rsidR="004C09A3">
        <w:rPr>
          <w:rFonts w:hint="cs"/>
          <w:rtl/>
        </w:rPr>
        <w:t>גדול</w:t>
      </w:r>
      <w:r w:rsidR="00FB3256">
        <w:rPr>
          <w:rFonts w:hint="cs"/>
          <w:rtl/>
        </w:rPr>
        <w:t xml:space="preserve"> </w:t>
      </w:r>
      <w:r w:rsidR="004C09A3">
        <w:rPr>
          <w:rFonts w:hint="cs"/>
          <w:rtl/>
        </w:rPr>
        <w:t xml:space="preserve">שאלכס לא הבין איך </w:t>
      </w:r>
      <w:r w:rsidR="00656515">
        <w:rPr>
          <w:rFonts w:hint="cs"/>
          <w:rtl/>
        </w:rPr>
        <w:t>[</w:t>
      </w:r>
      <w:r w:rsidR="004C09A3">
        <w:t>will fit</w:t>
      </w:r>
      <w:r w:rsidR="00656515">
        <w:rPr>
          <w:rFonts w:hint="cs"/>
          <w:rtl/>
        </w:rPr>
        <w:t>]</w:t>
      </w:r>
      <w:r w:rsidR="004C09A3">
        <w:rPr>
          <w:rFonts w:hint="cs"/>
          <w:rtl/>
        </w:rPr>
        <w:t xml:space="preserve"> </w:t>
      </w:r>
      <w:r w:rsidR="008A2E06">
        <w:rPr>
          <w:rFonts w:hint="cs"/>
          <w:rtl/>
        </w:rPr>
        <w:t>[</w:t>
      </w:r>
      <w:r w:rsidR="00656515">
        <w:rPr>
          <w:rFonts w:hint="cs"/>
          <w:rtl/>
        </w:rPr>
        <w:t xml:space="preserve">יתאים </w:t>
      </w:r>
      <w:r w:rsidR="00686323">
        <w:rPr>
          <w:rFonts w:hint="cs"/>
          <w:rtl/>
        </w:rPr>
        <w:t xml:space="preserve">ימצא מקומו / יצטמצם?] </w:t>
      </w:r>
      <w:r w:rsidR="008A2E06">
        <w:rPr>
          <w:rFonts w:hint="cs"/>
          <w:rtl/>
        </w:rPr>
        <w:t xml:space="preserve">ימצא </w:t>
      </w:r>
      <w:r w:rsidR="009B2415">
        <w:rPr>
          <w:rFonts w:hint="cs"/>
          <w:rtl/>
        </w:rPr>
        <w:t xml:space="preserve">את </w:t>
      </w:r>
      <w:r w:rsidR="008A2E06">
        <w:rPr>
          <w:rFonts w:hint="cs"/>
          <w:rtl/>
        </w:rPr>
        <w:t xml:space="preserve">מקומו </w:t>
      </w:r>
      <w:r w:rsidR="004C09A3">
        <w:rPr>
          <w:rFonts w:hint="cs"/>
          <w:rtl/>
        </w:rPr>
        <w:t>על זרוע</w:t>
      </w:r>
      <w:r w:rsidR="00360D8D">
        <w:rPr>
          <w:rFonts w:hint="cs"/>
          <w:rtl/>
        </w:rPr>
        <w:t>ו</w:t>
      </w:r>
      <w:r w:rsidR="00B126D7">
        <w:rPr>
          <w:rFonts w:hint="cs"/>
          <w:rtl/>
        </w:rPr>
        <w:t xml:space="preserve"> הצנומה</w:t>
      </w:r>
      <w:r w:rsidR="004C09A3">
        <w:rPr>
          <w:rFonts w:hint="cs"/>
          <w:rtl/>
        </w:rPr>
        <w:t xml:space="preserve">, </w:t>
      </w:r>
      <w:r w:rsidR="00360D8D">
        <w:rPr>
          <w:rFonts w:hint="cs"/>
          <w:rtl/>
        </w:rPr>
        <w:t xml:space="preserve">איך </w:t>
      </w:r>
      <w:r w:rsidR="00E22581">
        <w:rPr>
          <w:rFonts w:hint="cs"/>
          <w:rtl/>
        </w:rPr>
        <w:t>קצפו ו</w:t>
      </w:r>
      <w:r w:rsidR="00360D8D">
        <w:rPr>
          <w:rFonts w:hint="cs"/>
          <w:rtl/>
        </w:rPr>
        <w:t>חרון אפו</w:t>
      </w:r>
      <w:r w:rsidR="000C6499">
        <w:rPr>
          <w:rFonts w:hint="cs"/>
          <w:rtl/>
        </w:rPr>
        <w:t>.</w:t>
      </w:r>
      <w:r w:rsidR="00360D8D">
        <w:rPr>
          <w:rFonts w:hint="cs"/>
          <w:rtl/>
        </w:rPr>
        <w:t xml:space="preserve"> ו</w:t>
      </w:r>
      <w:r w:rsidR="004627AB" w:rsidRPr="00CD067C">
        <w:rPr>
          <w:rtl/>
        </w:rPr>
        <w:t>המתלמד</w:t>
      </w:r>
      <w:r w:rsidR="00C77A0F">
        <w:rPr>
          <w:rFonts w:hint="cs"/>
          <w:rtl/>
        </w:rPr>
        <w:t>, שרגליו ה</w:t>
      </w:r>
      <w:r w:rsidR="00C81065">
        <w:rPr>
          <w:rFonts w:hint="cs"/>
          <w:rtl/>
        </w:rPr>
        <w:t xml:space="preserve">שחירו </w:t>
      </w:r>
      <w:r w:rsidR="00B126D7">
        <w:rPr>
          <w:rFonts w:hint="cs"/>
          <w:rtl/>
        </w:rPr>
        <w:t>מ</w:t>
      </w:r>
      <w:r w:rsidR="00C77A0F">
        <w:rPr>
          <w:rFonts w:hint="cs"/>
          <w:rtl/>
        </w:rPr>
        <w:t xml:space="preserve">אינספור </w:t>
      </w:r>
      <w:r w:rsidR="00B126D7">
        <w:rPr>
          <w:rFonts w:hint="cs"/>
          <w:rtl/>
        </w:rPr>
        <w:t xml:space="preserve">הקעקועים שביצע </w:t>
      </w:r>
      <w:r w:rsidR="000C6499" w:rsidRPr="000C6499">
        <w:rPr>
          <w:rFonts w:cs="Times New Roman"/>
          <w:rtl/>
        </w:rPr>
        <w:t>על עצמו</w:t>
      </w:r>
      <w:r w:rsidR="00B126D7">
        <w:rPr>
          <w:rFonts w:hint="cs"/>
          <w:rtl/>
        </w:rPr>
        <w:t>,</w:t>
      </w:r>
      <w:r w:rsidR="004627AB" w:rsidRPr="00CD067C">
        <w:rPr>
          <w:rtl/>
        </w:rPr>
        <w:t xml:space="preserve"> </w:t>
      </w:r>
      <w:r w:rsidR="00E22581">
        <w:rPr>
          <w:rFonts w:hint="cs"/>
          <w:rtl/>
        </w:rPr>
        <w:t xml:space="preserve">השכיב אותו על </w:t>
      </w:r>
      <w:r w:rsidR="00617C50">
        <w:rPr>
          <w:rFonts w:hint="cs"/>
          <w:rtl/>
        </w:rPr>
        <w:t>דרגש</w:t>
      </w:r>
      <w:r w:rsidR="00C74BE4">
        <w:rPr>
          <w:rFonts w:hint="cs"/>
          <w:rtl/>
        </w:rPr>
        <w:t xml:space="preserve"> קש</w:t>
      </w:r>
      <w:r w:rsidR="003A4EC9">
        <w:rPr>
          <w:rFonts w:hint="cs"/>
          <w:rtl/>
        </w:rPr>
        <w:t>ה</w:t>
      </w:r>
      <w:r w:rsidR="00C74BE4">
        <w:rPr>
          <w:rFonts w:hint="cs"/>
          <w:rtl/>
        </w:rPr>
        <w:t xml:space="preserve"> </w:t>
      </w:r>
      <w:r w:rsidR="00FB3256">
        <w:rPr>
          <w:rFonts w:hint="cs"/>
          <w:rtl/>
        </w:rPr>
        <w:t>[</w:t>
      </w:r>
      <w:r w:rsidR="00617C50">
        <w:rPr>
          <w:rFonts w:hint="cs"/>
          <w:rtl/>
        </w:rPr>
        <w:t>שגרר לשם מ</w:t>
      </w:r>
      <w:r w:rsidR="0046656A">
        <w:rPr>
          <w:rFonts w:hint="cs"/>
          <w:rtl/>
        </w:rPr>
        <w:t>כוך קטן ש</w:t>
      </w:r>
      <w:r w:rsidR="00B1496C">
        <w:rPr>
          <w:rFonts w:hint="cs"/>
          <w:rtl/>
        </w:rPr>
        <w:t>התפצל</w:t>
      </w:r>
      <w:r w:rsidR="0046656A">
        <w:rPr>
          <w:rFonts w:hint="cs"/>
          <w:rtl/>
        </w:rPr>
        <w:t xml:space="preserve"> מהסטודיו הראשי</w:t>
      </w:r>
      <w:r w:rsidR="00FB3256">
        <w:rPr>
          <w:rFonts w:hint="cs"/>
          <w:rtl/>
        </w:rPr>
        <w:t>]</w:t>
      </w:r>
      <w:r w:rsidR="0046656A">
        <w:rPr>
          <w:rFonts w:hint="cs"/>
          <w:rtl/>
        </w:rPr>
        <w:t xml:space="preserve"> </w:t>
      </w:r>
      <w:r w:rsidR="00C74BE4">
        <w:rPr>
          <w:rFonts w:hint="cs"/>
          <w:rtl/>
        </w:rPr>
        <w:t xml:space="preserve">ושלף את סט מחטיו, </w:t>
      </w:r>
      <w:r w:rsidR="00C71C3B">
        <w:rPr>
          <w:rFonts w:hint="cs"/>
          <w:rtl/>
        </w:rPr>
        <w:t>קשורות בחוט</w:t>
      </w:r>
      <w:r w:rsidR="00C77A0F">
        <w:rPr>
          <w:rFonts w:hint="cs"/>
          <w:rtl/>
        </w:rPr>
        <w:t>י</w:t>
      </w:r>
      <w:r w:rsidR="00C71C3B">
        <w:rPr>
          <w:rFonts w:hint="cs"/>
          <w:rtl/>
        </w:rPr>
        <w:t xml:space="preserve"> משי למקלות במבוק שהכין במו ידיו.</w:t>
      </w:r>
      <w:r w:rsidR="00DE307F" w:rsidRPr="00DE307F">
        <w:rPr>
          <w:rFonts w:cs="Times New Roman"/>
          <w:rtl/>
        </w:rPr>
        <w:t xml:space="preserve"> </w:t>
      </w:r>
    </w:p>
    <w:p w14:paraId="44255D3C" w14:textId="096D5F69" w:rsidR="00DE307F" w:rsidRDefault="00DE307F" w:rsidP="00691D95">
      <w:pPr>
        <w:rPr>
          <w:rtl/>
        </w:rPr>
      </w:pPr>
      <w:r>
        <w:rPr>
          <w:rFonts w:cs="Times New Roman"/>
          <w:rtl/>
        </w:rPr>
        <w:t xml:space="preserve">את אמצעי הקעקוע </w:t>
      </w:r>
      <w:r>
        <w:rPr>
          <w:rFonts w:cs="Times New Roman" w:hint="cs"/>
          <w:rtl/>
        </w:rPr>
        <w:t>הניח על גבי</w:t>
      </w:r>
      <w:r>
        <w:rPr>
          <w:rFonts w:cs="Times New Roman"/>
          <w:rtl/>
        </w:rPr>
        <w:t xml:space="preserve"> שידה</w:t>
      </w:r>
      <w:r w:rsidR="000A3C05">
        <w:rPr>
          <w:rFonts w:cs="Times New Roman" w:hint="cs"/>
          <w:rtl/>
        </w:rPr>
        <w:t xml:space="preserve"> </w:t>
      </w:r>
      <w:r w:rsidR="00FB3256">
        <w:rPr>
          <w:rFonts w:cs="Times New Roman" w:hint="cs"/>
          <w:rtl/>
        </w:rPr>
        <w:t>[</w:t>
      </w:r>
      <w:r w:rsidR="000A3C05">
        <w:rPr>
          <w:rFonts w:cs="Times New Roman" w:hint="cs"/>
          <w:rtl/>
        </w:rPr>
        <w:t xml:space="preserve">מסוג </w:t>
      </w:r>
      <w:r w:rsidR="000A3C05">
        <w:rPr>
          <w:rFonts w:cs="Times New Roman"/>
        </w:rPr>
        <w:t>highboy</w:t>
      </w:r>
      <w:r w:rsidR="000A3C05">
        <w:rPr>
          <w:rFonts w:cs="Times New Roman" w:hint="cs"/>
          <w:rtl/>
        </w:rPr>
        <w:t>,</w:t>
      </w:r>
      <w:r w:rsidR="00FB3256">
        <w:rPr>
          <w:rFonts w:cs="Times New Roman" w:hint="cs"/>
          <w:rtl/>
        </w:rPr>
        <w:t>]</w:t>
      </w:r>
      <w:r>
        <w:rPr>
          <w:rFonts w:cs="Times New Roman"/>
          <w:rtl/>
        </w:rPr>
        <w:t xml:space="preserve"> </w:t>
      </w:r>
      <w:r w:rsidR="000C6499" w:rsidRPr="000C6499">
        <w:rPr>
          <w:rFonts w:cs="Times New Roman"/>
          <w:rtl/>
        </w:rPr>
        <w:t xml:space="preserve">בסגנון המלכה אן, </w:t>
      </w:r>
      <w:r w:rsidR="00A53DEF">
        <w:rPr>
          <w:rFonts w:cs="Times New Roman" w:hint="cs"/>
          <w:rtl/>
        </w:rPr>
        <w:t>בעלת</w:t>
      </w:r>
      <w:r w:rsidR="000C6499" w:rsidRPr="000C6499">
        <w:rPr>
          <w:rFonts w:cs="Times New Roman"/>
          <w:rtl/>
        </w:rPr>
        <w:t xml:space="preserve"> </w:t>
      </w:r>
      <w:r w:rsidR="00AA6851">
        <w:rPr>
          <w:rFonts w:cs="Times New Roman" w:hint="cs"/>
          <w:rtl/>
        </w:rPr>
        <w:t>רגלי</w:t>
      </w:r>
      <w:r w:rsidR="001712B3">
        <w:rPr>
          <w:rFonts w:cs="Times New Roman" w:hint="cs"/>
          <w:rtl/>
        </w:rPr>
        <w:t xml:space="preserve"> קבריולה</w:t>
      </w:r>
      <w:r w:rsidR="00AA6851">
        <w:rPr>
          <w:rFonts w:cs="Times New Roman" w:hint="cs"/>
          <w:rtl/>
        </w:rPr>
        <w:t xml:space="preserve"> דקיקות מעוגלות </w:t>
      </w:r>
      <w:r w:rsidR="00FB3256" w:rsidRPr="00FB3256">
        <w:rPr>
          <w:rFonts w:cs="Times New Roman"/>
          <w:rtl/>
        </w:rPr>
        <w:t>[</w:t>
      </w:r>
      <w:r w:rsidR="00AA6851">
        <w:rPr>
          <w:rFonts w:cs="Times New Roman" w:hint="cs"/>
          <w:rtl/>
        </w:rPr>
        <w:t xml:space="preserve">בעידון </w:t>
      </w:r>
      <w:r w:rsidR="00AA6851">
        <w:rPr>
          <w:rFonts w:cs="Times New Roman"/>
        </w:rPr>
        <w:t>daintily curved</w:t>
      </w:r>
      <w:r w:rsidR="00AA6851">
        <w:rPr>
          <w:rFonts w:cs="Times New Roman" w:hint="cs"/>
          <w:rtl/>
        </w:rPr>
        <w:t>]</w:t>
      </w:r>
      <w:r>
        <w:rPr>
          <w:rFonts w:cs="Times New Roman"/>
          <w:rtl/>
        </w:rPr>
        <w:t>, ו</w:t>
      </w:r>
      <w:r w:rsidR="00C81065">
        <w:rPr>
          <w:rFonts w:cs="Times New Roman" w:hint="cs"/>
          <w:rtl/>
        </w:rPr>
        <w:t>ה</w:t>
      </w:r>
      <w:r w:rsidR="002A050C">
        <w:rPr>
          <w:rFonts w:cs="Times New Roman" w:hint="cs"/>
          <w:rtl/>
        </w:rPr>
        <w:t>יא</w:t>
      </w:r>
      <w:r>
        <w:rPr>
          <w:rFonts w:cs="Times New Roman"/>
          <w:rtl/>
        </w:rPr>
        <w:t xml:space="preserve"> ה</w:t>
      </w:r>
      <w:r w:rsidR="002B12B2">
        <w:rPr>
          <w:rFonts w:cs="Times New Roman" w:hint="cs"/>
          <w:rtl/>
        </w:rPr>
        <w:t>משי</w:t>
      </w:r>
      <w:r w:rsidR="002A050C">
        <w:rPr>
          <w:rFonts w:cs="Times New Roman" w:hint="cs"/>
          <w:rtl/>
        </w:rPr>
        <w:t>כה</w:t>
      </w:r>
      <w:r w:rsidR="002B12B2">
        <w:rPr>
          <w:rFonts w:cs="Times New Roman" w:hint="cs"/>
          <w:rtl/>
        </w:rPr>
        <w:t xml:space="preserve"> לה</w:t>
      </w:r>
      <w:r>
        <w:rPr>
          <w:rFonts w:cs="Times New Roman"/>
          <w:rtl/>
        </w:rPr>
        <w:t>צחיק את אלכס</w:t>
      </w:r>
      <w:r w:rsidR="00141D55">
        <w:rPr>
          <w:rFonts w:cs="Times New Roman" w:hint="cs"/>
          <w:rtl/>
        </w:rPr>
        <w:t xml:space="preserve"> לאורך היום</w:t>
      </w:r>
      <w:r w:rsidR="002B12B2">
        <w:rPr>
          <w:rFonts w:cs="Times New Roman" w:hint="cs"/>
          <w:rtl/>
        </w:rPr>
        <w:t xml:space="preserve"> כולו</w:t>
      </w:r>
      <w:r w:rsidR="00141D55">
        <w:rPr>
          <w:rFonts w:cs="Times New Roman" w:hint="cs"/>
          <w:rtl/>
        </w:rPr>
        <w:t>,</w:t>
      </w:r>
      <w:r>
        <w:rPr>
          <w:rFonts w:cs="Times New Roman" w:hint="cs"/>
          <w:rtl/>
        </w:rPr>
        <w:t xml:space="preserve"> גם כשזרועו </w:t>
      </w:r>
      <w:r w:rsidRPr="00973933">
        <w:rPr>
          <w:rFonts w:cs="Times New Roman" w:hint="eastAsia"/>
          <w:highlight w:val="cyan"/>
          <w:rtl/>
        </w:rPr>
        <w:t>שרפה</w:t>
      </w:r>
      <w:r>
        <w:rPr>
          <w:rFonts w:cs="Times New Roman" w:hint="cs"/>
          <w:rtl/>
        </w:rPr>
        <w:t xml:space="preserve"> ו</w:t>
      </w:r>
      <w:r w:rsidR="008D5B4B">
        <w:rPr>
          <w:rFonts w:cs="Times New Roman" w:hint="cs"/>
          <w:rtl/>
        </w:rPr>
        <w:t>פעמ</w:t>
      </w:r>
      <w:r>
        <w:rPr>
          <w:rFonts w:cs="Times New Roman" w:hint="cs"/>
          <w:rtl/>
        </w:rPr>
        <w:t>ה ללא נשוא</w:t>
      </w:r>
      <w:r>
        <w:rPr>
          <w:rFonts w:cs="Times New Roman"/>
          <w:rtl/>
        </w:rPr>
        <w:t xml:space="preserve">. הוא השתוקק לשאול איך </w:t>
      </w:r>
      <w:r w:rsidR="00141D55">
        <w:rPr>
          <w:rFonts w:cs="Times New Roman"/>
          <w:rtl/>
        </w:rPr>
        <w:t xml:space="preserve">התגלגלה </w:t>
      </w:r>
      <w:r w:rsidR="002B12B2">
        <w:rPr>
          <w:rFonts w:cs="Times New Roman" w:hint="cs"/>
          <w:rtl/>
        </w:rPr>
        <w:t>ה</w:t>
      </w:r>
      <w:r>
        <w:rPr>
          <w:rFonts w:cs="Times New Roman"/>
          <w:rtl/>
        </w:rPr>
        <w:t xml:space="preserve">שידה </w:t>
      </w:r>
      <w:r w:rsidR="002B12B2">
        <w:rPr>
          <w:rFonts w:cs="Times New Roman" w:hint="cs"/>
          <w:rtl/>
        </w:rPr>
        <w:t>ה</w:t>
      </w:r>
      <w:r>
        <w:rPr>
          <w:rFonts w:cs="Times New Roman"/>
          <w:rtl/>
        </w:rPr>
        <w:t>זו אל</w:t>
      </w:r>
      <w:r>
        <w:rPr>
          <w:rFonts w:cs="Times New Roman" w:hint="cs"/>
          <w:rtl/>
        </w:rPr>
        <w:t xml:space="preserve"> הסדנה שלהם</w:t>
      </w:r>
      <w:r>
        <w:rPr>
          <w:rFonts w:cs="Times New Roman"/>
          <w:rtl/>
        </w:rPr>
        <w:t>, וסבר ש</w:t>
      </w:r>
      <w:r w:rsidR="003A4EC9">
        <w:rPr>
          <w:rFonts w:cs="Times New Roman" w:hint="cs"/>
          <w:rtl/>
        </w:rPr>
        <w:t>בוודאי</w:t>
      </w:r>
      <w:r>
        <w:rPr>
          <w:rFonts w:cs="Times New Roman"/>
          <w:rtl/>
        </w:rPr>
        <w:t xml:space="preserve"> בדומה להשתלשלות </w:t>
      </w:r>
      <w:r w:rsidR="002B12B2">
        <w:rPr>
          <w:rFonts w:cs="Times New Roman" w:hint="cs"/>
          <w:rtl/>
        </w:rPr>
        <w:t xml:space="preserve">המקרים </w:t>
      </w:r>
      <w:r>
        <w:rPr>
          <w:rFonts w:cs="Times New Roman"/>
          <w:rtl/>
        </w:rPr>
        <w:t xml:space="preserve">שהובילה </w:t>
      </w:r>
      <w:r w:rsidR="00AA6851">
        <w:rPr>
          <w:rFonts w:cs="Times New Roman"/>
          <w:rtl/>
        </w:rPr>
        <w:t xml:space="preserve">אליהם </w:t>
      </w:r>
      <w:r>
        <w:rPr>
          <w:rFonts w:cs="Times New Roman"/>
          <w:rtl/>
        </w:rPr>
        <w:t>א</w:t>
      </w:r>
      <w:r w:rsidR="00AA6851">
        <w:rPr>
          <w:rFonts w:cs="Times New Roman" w:hint="cs"/>
          <w:rtl/>
        </w:rPr>
        <w:t>ת אלכס</w:t>
      </w:r>
      <w:r>
        <w:rPr>
          <w:rFonts w:cs="Times New Roman"/>
          <w:rtl/>
        </w:rPr>
        <w:t xml:space="preserve"> עצמו.</w:t>
      </w:r>
      <w:r w:rsidR="004627AB" w:rsidRPr="00CD067C">
        <w:rPr>
          <w:rtl/>
        </w:rPr>
        <w:t xml:space="preserve"> </w:t>
      </w:r>
    </w:p>
    <w:p w14:paraId="585B169D" w14:textId="05552236" w:rsidR="006C2287" w:rsidRDefault="00E7702F" w:rsidP="00691D95">
      <w:pPr>
        <w:rPr>
          <w:rtl/>
        </w:rPr>
      </w:pPr>
      <w:r>
        <w:rPr>
          <w:rFonts w:hint="cs"/>
          <w:rtl/>
        </w:rPr>
        <w:t>[</w:t>
      </w:r>
      <w:r w:rsidR="006C2287">
        <w:rPr>
          <w:rFonts w:hint="cs"/>
          <w:rtl/>
        </w:rPr>
        <w:t xml:space="preserve">ואלכס חשב </w:t>
      </w:r>
      <w:r w:rsidR="006C2287">
        <w:rPr>
          <w:rtl/>
        </w:rPr>
        <w:t>–</w:t>
      </w:r>
      <w:r w:rsidR="006C2287">
        <w:rPr>
          <w:rFonts w:hint="cs"/>
          <w:rtl/>
        </w:rPr>
        <w:t xml:space="preserve"> האם הקעקוע מסמל לזולת את מה שאני? או מסמל עבורי את מה שהכי חסר לי? </w:t>
      </w:r>
      <w:r w:rsidR="006C2287">
        <w:rPr>
          <w:rtl/>
        </w:rPr>
        <w:t>–</w:t>
      </w:r>
      <w:r w:rsidR="006C2287">
        <w:rPr>
          <w:rFonts w:hint="cs"/>
          <w:rtl/>
        </w:rPr>
        <w:t xml:space="preserve"> אולי ארקדי חשב את זה כשראה את הקעקוע לראשונה.</w:t>
      </w:r>
    </w:p>
    <w:p w14:paraId="0EA84355" w14:textId="77777777" w:rsidR="00BD68FC" w:rsidRDefault="00BD68FC" w:rsidP="00691D95">
      <w:pPr>
        <w:rPr>
          <w:rFonts w:cs="Times New Roman"/>
          <w:rtl/>
        </w:rPr>
      </w:pPr>
      <w:r w:rsidRPr="00BD68FC">
        <w:t>http://www.museumfurniture.com/english</w:t>
      </w:r>
      <w:r w:rsidRPr="00BD68FC">
        <w:rPr>
          <w:rFonts w:cs="Times New Roman"/>
          <w:rtl/>
        </w:rPr>
        <w:t xml:space="preserve">/ </w:t>
      </w:r>
    </w:p>
    <w:p w14:paraId="46B87C06" w14:textId="67CF26FD" w:rsidR="00E7702F" w:rsidRDefault="00EE3076" w:rsidP="00691D95">
      <w:pPr>
        <w:rPr>
          <w:rtl/>
        </w:rPr>
      </w:pPr>
      <w:hyperlink r:id="rId166" w:history="1">
        <w:r w:rsidR="000A3C05" w:rsidRPr="000A3C05">
          <w:rPr>
            <w:rStyle w:val="Hyperlink"/>
          </w:rPr>
          <w:t>highboy search</w:t>
        </w:r>
      </w:hyperlink>
    </w:p>
    <w:p w14:paraId="14DF3201" w14:textId="4A4D4904" w:rsidR="000A3C05" w:rsidRDefault="00EE3076" w:rsidP="00691D95">
      <w:hyperlink r:id="rId167" w:history="1">
        <w:r w:rsidR="000A3C05" w:rsidRPr="000A3C05">
          <w:rPr>
            <w:rStyle w:val="Hyperlink"/>
          </w:rPr>
          <w:t>highboy</w:t>
        </w:r>
      </w:hyperlink>
    </w:p>
    <w:p w14:paraId="11F70C4D" w14:textId="6A572C42" w:rsidR="000A3C05" w:rsidRDefault="00EE3076" w:rsidP="00691D95">
      <w:hyperlink r:id="rId168" w:history="1">
        <w:r w:rsidR="000A3C05" w:rsidRPr="000A3C05">
          <w:rPr>
            <w:rStyle w:val="Hyperlink"/>
          </w:rPr>
          <w:t>highboy2</w:t>
        </w:r>
      </w:hyperlink>
    </w:p>
    <w:p w14:paraId="380EBDEE" w14:textId="77777777" w:rsidR="000A3C05" w:rsidRDefault="000A3C05" w:rsidP="00691D95">
      <w:pPr>
        <w:rPr>
          <w:rtl/>
        </w:rPr>
      </w:pPr>
    </w:p>
    <w:p w14:paraId="4A10F8C4" w14:textId="14264E5E" w:rsidR="00BD68FC" w:rsidRDefault="009E2656" w:rsidP="00691D95">
      <w:pPr>
        <w:rPr>
          <w:rtl/>
        </w:rPr>
      </w:pPr>
      <w:r w:rsidRPr="009E2656">
        <w:t>https://en.wikipedia.org/wiki/Queen_Anne_style_furniture</w:t>
      </w:r>
    </w:p>
    <w:p w14:paraId="660C4D71" w14:textId="7DDF2E43" w:rsidR="00BD68FC" w:rsidRDefault="00EE3076" w:rsidP="00691D95">
      <w:pPr>
        <w:rPr>
          <w:rtl/>
        </w:rPr>
      </w:pPr>
      <w:hyperlink r:id="rId169" w:history="1">
        <w:r w:rsidR="009E2656" w:rsidRPr="00C63F05">
          <w:rPr>
            <w:rStyle w:val="Hyperlink"/>
          </w:rPr>
          <w:t>https://www.google.co.il/search?q=%D7%A9%D7%99%D7%93%D7%94+%D7%91%D7%A1%D7%92%D7%A0%D7%95%D7%9F+%D7%94%D7%9E%D7%9C%D7%9B%D7%94+%D7%90%D7%9F&amp;oq=%D7%A9%D7%99%D7%93%D7%94+%D7%91%D7%A1%D7%92%D7%A0%D7%95%D7%9F+%D7%94%D7%9E%D7%9C%D7%9B%D7%94+%D7%90%D7%9F&amp;aqs=chrome..69i57.6985j0j9&amp;sourceid=chrome&amp;ie=UTF-8</w:t>
        </w:r>
      </w:hyperlink>
    </w:p>
    <w:p w14:paraId="13DE430A" w14:textId="59DA4F29" w:rsidR="009E2656" w:rsidRDefault="009E2656" w:rsidP="00691D95">
      <w:pPr>
        <w:rPr>
          <w:rtl/>
        </w:rPr>
      </w:pPr>
    </w:p>
    <w:p w14:paraId="271BC90A" w14:textId="0AD5DEE4" w:rsidR="009E2656" w:rsidRDefault="00EE3076" w:rsidP="00691D95">
      <w:pPr>
        <w:rPr>
          <w:rtl/>
        </w:rPr>
      </w:pPr>
      <w:hyperlink r:id="rId170" w:history="1">
        <w:r w:rsidR="009E2656" w:rsidRPr="00C63F05">
          <w:rPr>
            <w:rStyle w:val="Hyperlink"/>
          </w:rPr>
          <w:t>https://www.google.co.il/search?num=100&amp;ei=DVlxWpLAOoXMwQLRy5vwCQ&amp;q=english+style+furniture&amp;oq=english+style+furniture&amp;gs_l=psy-ab.3..0i7i30k1l10.33513.35630.0.36000.7.7.0.0.0.0.142.887.0j7.7.0....0...1c.1.64.psy-ab..0.7.879...0i30k1j0i7i5i30k1.0.C-FXMWfE1cA</w:t>
        </w:r>
      </w:hyperlink>
    </w:p>
    <w:p w14:paraId="18BB2496" w14:textId="212004D9" w:rsidR="009E2656" w:rsidRDefault="006C482C" w:rsidP="00691D95">
      <w:pPr>
        <w:rPr>
          <w:rtl/>
        </w:rPr>
      </w:pPr>
      <w:r w:rsidRPr="006C482C">
        <w:t>https://www.invaluable.com/blog/british-furniture-guide</w:t>
      </w:r>
      <w:r w:rsidRPr="006C482C">
        <w:rPr>
          <w:rFonts w:cs="Times New Roman"/>
          <w:rtl/>
        </w:rPr>
        <w:t>/</w:t>
      </w:r>
    </w:p>
    <w:p w14:paraId="5682B08D" w14:textId="3B051B4B" w:rsidR="0073061A" w:rsidRDefault="0073061A" w:rsidP="0073061A">
      <w:pPr>
        <w:rPr>
          <w:rtl/>
        </w:rPr>
      </w:pPr>
      <w:r>
        <w:rPr>
          <w:rFonts w:hint="cs"/>
          <w:rtl/>
        </w:rPr>
        <w:t>]</w:t>
      </w:r>
    </w:p>
    <w:p w14:paraId="2D1DD40E" w14:textId="71D2B95A" w:rsidR="006F3B3D" w:rsidRDefault="007333F4" w:rsidP="007D08A4">
      <w:pPr>
        <w:rPr>
          <w:highlight w:val="yellow"/>
          <w:rtl/>
        </w:rPr>
      </w:pPr>
      <w:r w:rsidRPr="00E67C1F">
        <w:rPr>
          <w:rFonts w:hint="eastAsia"/>
          <w:rtl/>
        </w:rPr>
        <w:t>התורים</w:t>
      </w:r>
      <w:r w:rsidRPr="00E67C1F">
        <w:rPr>
          <w:rtl/>
        </w:rPr>
        <w:t xml:space="preserve"> </w:t>
      </w:r>
      <w:r w:rsidR="00510427" w:rsidRPr="00E67C1F">
        <w:rPr>
          <w:rFonts w:hint="eastAsia"/>
          <w:rtl/>
        </w:rPr>
        <w:t>אצל</w:t>
      </w:r>
      <w:r w:rsidR="00510427" w:rsidRPr="00E67C1F">
        <w:rPr>
          <w:rtl/>
        </w:rPr>
        <w:t xml:space="preserve"> אמן הקעקועים </w:t>
      </w:r>
      <w:r w:rsidRPr="00E67C1F">
        <w:rPr>
          <w:rFonts w:hint="eastAsia"/>
          <w:rtl/>
        </w:rPr>
        <w:t>היו</w:t>
      </w:r>
      <w:r w:rsidRPr="00E67C1F">
        <w:rPr>
          <w:rtl/>
        </w:rPr>
        <w:t xml:space="preserve"> </w:t>
      </w:r>
      <w:r w:rsidRPr="00E67C1F">
        <w:rPr>
          <w:rFonts w:hint="eastAsia"/>
          <w:rtl/>
        </w:rPr>
        <w:t>קשיחים</w:t>
      </w:r>
      <w:r w:rsidR="00510427" w:rsidRPr="00E67C1F">
        <w:rPr>
          <w:rtl/>
        </w:rPr>
        <w:t xml:space="preserve"> ונקבעו שנים מראש.</w:t>
      </w:r>
      <w:r w:rsidRPr="00E67C1F">
        <w:rPr>
          <w:rtl/>
        </w:rPr>
        <w:t xml:space="preserve"> לא </w:t>
      </w:r>
      <w:r w:rsidR="001C5A04">
        <w:rPr>
          <w:rtl/>
        </w:rPr>
        <w:t>הייתה</w:t>
      </w:r>
      <w:r w:rsidRPr="00E67C1F">
        <w:rPr>
          <w:rtl/>
        </w:rPr>
        <w:t xml:space="preserve"> </w:t>
      </w:r>
      <w:r w:rsidR="003A4EC9">
        <w:rPr>
          <w:rFonts w:hint="cs"/>
          <w:rtl/>
        </w:rPr>
        <w:t>כל</w:t>
      </w:r>
      <w:r w:rsidRPr="00E67C1F">
        <w:rPr>
          <w:rtl/>
        </w:rPr>
        <w:t xml:space="preserve"> אפשרות להזיזם, חתונות וחופשות ומבצעים נועזים נקבעו סביב התורים הללו, אבל </w:t>
      </w:r>
      <w:r w:rsidR="002A050C">
        <w:rPr>
          <w:rFonts w:hint="cs"/>
          <w:rtl/>
        </w:rPr>
        <w:t>[</w:t>
      </w:r>
      <w:r w:rsidRPr="00E67C1F">
        <w:rPr>
          <w:rtl/>
        </w:rPr>
        <w:t xml:space="preserve">גם האדם </w:t>
      </w:r>
      <w:r w:rsidRPr="00E67C1F">
        <w:rPr>
          <w:rFonts w:hint="eastAsia"/>
          <w:rtl/>
        </w:rPr>
        <w:t>המושחת</w:t>
      </w:r>
      <w:r w:rsidRPr="00E67C1F">
        <w:rPr>
          <w:rtl/>
        </w:rPr>
        <w:t xml:space="preserve"> והמופקר ביותר,</w:t>
      </w:r>
      <w:r w:rsidR="001E1518">
        <w:rPr>
          <w:rFonts w:hint="cs"/>
          <w:rtl/>
        </w:rPr>
        <w:t xml:space="preserve"> אירוע חזיון מאורע תופעה מראה התרחשות מחזה</w:t>
      </w:r>
      <w:r w:rsidR="002A050C">
        <w:rPr>
          <w:rFonts w:hint="cs"/>
          <w:rtl/>
        </w:rPr>
        <w:t>]</w:t>
      </w:r>
      <w:r w:rsidRPr="00E67C1F">
        <w:rPr>
          <w:rtl/>
        </w:rPr>
        <w:t xml:space="preserve"> </w:t>
      </w:r>
      <w:bookmarkStart w:id="241" w:name="_Hlk532492881"/>
      <w:r w:rsidR="001E1518">
        <w:rPr>
          <w:rFonts w:cs="Times New Roman" w:hint="cs"/>
          <w:rtl/>
        </w:rPr>
        <w:t>אירועים</w:t>
      </w:r>
      <w:r w:rsidR="003A4EC9" w:rsidRPr="003A4EC9">
        <w:rPr>
          <w:rFonts w:cs="Times New Roman"/>
          <w:rtl/>
        </w:rPr>
        <w:t xml:space="preserve"> </w:t>
      </w:r>
      <w:bookmarkEnd w:id="241"/>
      <w:r w:rsidR="0007458E">
        <w:rPr>
          <w:rFonts w:cs="Times New Roman"/>
          <w:rtl/>
        </w:rPr>
        <w:t>מסוימ</w:t>
      </w:r>
      <w:r w:rsidR="003A4EC9" w:rsidRPr="003A4EC9">
        <w:rPr>
          <w:rFonts w:cs="Times New Roman"/>
          <w:rtl/>
        </w:rPr>
        <w:t>ים זוכה אדם</w:t>
      </w:r>
      <w:r w:rsidR="00717946" w:rsidRPr="00E67C1F">
        <w:rPr>
          <w:rtl/>
        </w:rPr>
        <w:t xml:space="preserve"> לראות</w:t>
      </w:r>
      <w:r w:rsidR="002A050C">
        <w:rPr>
          <w:rFonts w:hint="cs"/>
          <w:rtl/>
        </w:rPr>
        <w:t>ם</w:t>
      </w:r>
      <w:r w:rsidR="00717946" w:rsidRPr="00E67C1F">
        <w:rPr>
          <w:rtl/>
        </w:rPr>
        <w:t xml:space="preserve"> רק פעם בחייו, ו</w:t>
      </w:r>
      <w:r w:rsidR="003A4EC9">
        <w:rPr>
          <w:rFonts w:hint="cs"/>
          <w:rtl/>
        </w:rPr>
        <w:t>בעל</w:t>
      </w:r>
      <w:r w:rsidR="00B317A3">
        <w:rPr>
          <w:rFonts w:hint="cs"/>
          <w:rtl/>
        </w:rPr>
        <w:t xml:space="preserve"> </w:t>
      </w:r>
      <w:r w:rsidR="00717946" w:rsidRPr="00E67C1F">
        <w:rPr>
          <w:rtl/>
        </w:rPr>
        <w:t xml:space="preserve">השד </w:t>
      </w:r>
      <w:r w:rsidR="000C6499">
        <w:rPr>
          <w:rFonts w:hint="cs"/>
          <w:rtl/>
        </w:rPr>
        <w:t>[</w:t>
      </w:r>
      <w:r w:rsidR="00717946" w:rsidRPr="00E67C1F">
        <w:rPr>
          <w:rtl/>
        </w:rPr>
        <w:t xml:space="preserve">לא הגיע לאן שהגיע מפני </w:t>
      </w:r>
      <w:r w:rsidR="00717946" w:rsidRPr="00E67C1F">
        <w:rPr>
          <w:rFonts w:hint="eastAsia"/>
          <w:rtl/>
        </w:rPr>
        <w:t>שלא</w:t>
      </w:r>
      <w:r w:rsidR="000C6499">
        <w:rPr>
          <w:rFonts w:hint="cs"/>
          <w:rtl/>
        </w:rPr>
        <w:t>]</w:t>
      </w:r>
      <w:r w:rsidR="00717946" w:rsidRPr="00E67C1F">
        <w:rPr>
          <w:rtl/>
        </w:rPr>
        <w:t xml:space="preserve"> </w:t>
      </w:r>
      <w:r w:rsidR="00717946" w:rsidRPr="00E67C1F">
        <w:rPr>
          <w:rFonts w:hint="eastAsia"/>
          <w:rtl/>
        </w:rPr>
        <w:t>ידע</w:t>
      </w:r>
      <w:r w:rsidR="00717946" w:rsidRPr="00E67C1F">
        <w:rPr>
          <w:rtl/>
        </w:rPr>
        <w:t xml:space="preserve"> </w:t>
      </w:r>
      <w:r w:rsidR="00717946" w:rsidRPr="00E67C1F">
        <w:rPr>
          <w:rFonts w:hint="eastAsia"/>
          <w:rtl/>
        </w:rPr>
        <w:t>לזהות</w:t>
      </w:r>
      <w:r w:rsidR="00717946" w:rsidRPr="00E67C1F">
        <w:rPr>
          <w:rtl/>
        </w:rPr>
        <w:t xml:space="preserve"> </w:t>
      </w:r>
      <w:r w:rsidR="00717946" w:rsidRPr="00E67C1F">
        <w:rPr>
          <w:rFonts w:hint="eastAsia"/>
          <w:rtl/>
        </w:rPr>
        <w:t>הזדמנויות</w:t>
      </w:r>
      <w:r w:rsidR="00717946" w:rsidRPr="00E67C1F">
        <w:rPr>
          <w:rtl/>
        </w:rPr>
        <w:t xml:space="preserve"> </w:t>
      </w:r>
      <w:r w:rsidR="00717946" w:rsidRPr="00E67C1F">
        <w:rPr>
          <w:rFonts w:hint="eastAsia"/>
          <w:rtl/>
        </w:rPr>
        <w:t>שלא</w:t>
      </w:r>
      <w:r w:rsidR="00717946" w:rsidRPr="00E67C1F">
        <w:rPr>
          <w:rtl/>
        </w:rPr>
        <w:t xml:space="preserve"> </w:t>
      </w:r>
      <w:r w:rsidR="00717946" w:rsidRPr="00E67C1F">
        <w:rPr>
          <w:rFonts w:hint="eastAsia"/>
          <w:rtl/>
        </w:rPr>
        <w:t>ישובו</w:t>
      </w:r>
      <w:r w:rsidR="00717946" w:rsidRPr="00E67C1F">
        <w:rPr>
          <w:rtl/>
        </w:rPr>
        <w:t xml:space="preserve"> </w:t>
      </w:r>
      <w:r w:rsidR="00717946" w:rsidRPr="00E67C1F">
        <w:rPr>
          <w:rFonts w:hint="eastAsia"/>
          <w:rtl/>
        </w:rPr>
        <w:t>עוד</w:t>
      </w:r>
      <w:r w:rsidR="00717946" w:rsidRPr="00E67C1F">
        <w:rPr>
          <w:rtl/>
        </w:rPr>
        <w:t>.</w:t>
      </w:r>
    </w:p>
    <w:p w14:paraId="40B7A305" w14:textId="690BF4DB" w:rsidR="00717946" w:rsidRDefault="00717946" w:rsidP="00555B3A">
      <w:pPr>
        <w:rPr>
          <w:rtl/>
        </w:rPr>
      </w:pPr>
      <w:bookmarkStart w:id="242" w:name="_Hlk526272811"/>
      <w:bookmarkStart w:id="243" w:name="_Hlk526270982"/>
      <w:r w:rsidRPr="00E67C1F">
        <w:rPr>
          <w:rFonts w:hint="eastAsia"/>
          <w:rtl/>
        </w:rPr>
        <w:lastRenderedPageBreak/>
        <w:t>באישורו</w:t>
      </w:r>
      <w:r w:rsidRPr="00E67C1F">
        <w:rPr>
          <w:rtl/>
        </w:rPr>
        <w:t xml:space="preserve"> </w:t>
      </w:r>
      <w:r w:rsidR="00555B3A">
        <w:rPr>
          <w:rFonts w:hint="cs"/>
          <w:rtl/>
        </w:rPr>
        <w:t>שרטט</w:t>
      </w:r>
      <w:r w:rsidR="00555B3A" w:rsidRPr="00E67C1F">
        <w:rPr>
          <w:rtl/>
        </w:rPr>
        <w:t xml:space="preserve"> </w:t>
      </w:r>
      <w:r w:rsidR="006C2287" w:rsidRPr="00E67C1F">
        <w:rPr>
          <w:rFonts w:hint="eastAsia"/>
          <w:rtl/>
        </w:rPr>
        <w:t>אמן</w:t>
      </w:r>
      <w:r w:rsidR="006C2287" w:rsidRPr="00E67C1F">
        <w:rPr>
          <w:rtl/>
        </w:rPr>
        <w:t xml:space="preserve"> הקעקועים </w:t>
      </w:r>
      <w:r w:rsidR="000C6499" w:rsidRPr="000C6499">
        <w:rPr>
          <w:rFonts w:cs="Times New Roman"/>
          <w:rtl/>
        </w:rPr>
        <w:t xml:space="preserve">על זרועו של אלכס </w:t>
      </w:r>
      <w:r w:rsidR="006C2287" w:rsidRPr="00E67C1F">
        <w:rPr>
          <w:rtl/>
        </w:rPr>
        <w:t>את קווי המתאר</w:t>
      </w:r>
      <w:r w:rsidR="00555B3A">
        <w:rPr>
          <w:rFonts w:hint="cs"/>
          <w:rtl/>
        </w:rPr>
        <w:t>,</w:t>
      </w:r>
      <w:r w:rsidR="006C2287" w:rsidRPr="00E67C1F">
        <w:rPr>
          <w:rtl/>
        </w:rPr>
        <w:t xml:space="preserve"> </w:t>
      </w:r>
      <w:r w:rsidR="00A53DEF" w:rsidRPr="00A53DEF">
        <w:rPr>
          <w:rFonts w:cs="Times New Roman"/>
          <w:rtl/>
        </w:rPr>
        <w:t>והחל ל</w:t>
      </w:r>
      <w:r w:rsidR="000C6499" w:rsidRPr="000C6499">
        <w:rPr>
          <w:rFonts w:cs="Times New Roman"/>
          <w:rtl/>
        </w:rPr>
        <w:t>החדיר את הדיו השחורה</w:t>
      </w:r>
      <w:r w:rsidR="006B6AAA">
        <w:rPr>
          <w:rFonts w:cs="Times New Roman"/>
          <w:rtl/>
        </w:rPr>
        <w:t xml:space="preserve"> </w:t>
      </w:r>
      <w:r w:rsidR="000C6499" w:rsidRPr="000C6499">
        <w:rPr>
          <w:rFonts w:cs="Times New Roman"/>
          <w:rtl/>
        </w:rPr>
        <w:t xml:space="preserve">תחת העור </w:t>
      </w:r>
      <w:r w:rsidR="00A53DEF" w:rsidRPr="00A53DEF">
        <w:rPr>
          <w:rFonts w:cs="Times New Roman"/>
          <w:rtl/>
        </w:rPr>
        <w:t>הלבן, מכתים אותו בכך</w:t>
      </w:r>
      <w:r w:rsidR="006C2287" w:rsidRPr="00E67C1F">
        <w:rPr>
          <w:rtl/>
        </w:rPr>
        <w:t xml:space="preserve"> לעד</w:t>
      </w:r>
      <w:r w:rsidR="00333BCD">
        <w:rPr>
          <w:rFonts w:hint="cs"/>
          <w:rtl/>
        </w:rPr>
        <w:t xml:space="preserve"> </w:t>
      </w:r>
      <w:r w:rsidR="00555B3A">
        <w:rPr>
          <w:rtl/>
        </w:rPr>
        <w:t>–</w:t>
      </w:r>
      <w:r w:rsidR="00333BCD">
        <w:rPr>
          <w:rFonts w:hint="cs"/>
          <w:rtl/>
        </w:rPr>
        <w:t xml:space="preserve"> בעיניהם לא היה</w:t>
      </w:r>
      <w:r w:rsidR="006C2287" w:rsidRPr="00E67C1F">
        <w:rPr>
          <w:rtl/>
        </w:rPr>
        <w:t xml:space="preserve"> דבר יפה מזה</w:t>
      </w:r>
      <w:r w:rsidR="00555B3A">
        <w:rPr>
          <w:rFonts w:hint="cs"/>
          <w:rtl/>
        </w:rPr>
        <w:t>.</w:t>
      </w:r>
      <w:r w:rsidR="006C2287" w:rsidRPr="00E67C1F">
        <w:rPr>
          <w:rtl/>
        </w:rPr>
        <w:t xml:space="preserve"> </w:t>
      </w:r>
      <w:bookmarkEnd w:id="242"/>
      <w:r w:rsidR="000C6499" w:rsidRPr="000C6499">
        <w:rPr>
          <w:rFonts w:cs="Times New Roman"/>
          <w:rtl/>
        </w:rPr>
        <w:t>ההליך ארך שעה ארוכה והילד הרך, הילד הזך</w:t>
      </w:r>
      <w:r w:rsidR="0013510A">
        <w:rPr>
          <w:rFonts w:cs="Times New Roman" w:hint="cs"/>
          <w:rtl/>
        </w:rPr>
        <w:t>,</w:t>
      </w:r>
      <w:r w:rsidR="000C6499" w:rsidRPr="000C6499">
        <w:rPr>
          <w:rFonts w:cs="Times New Roman"/>
          <w:rtl/>
        </w:rPr>
        <w:t xml:space="preserve"> לא נרתע ולא בכה אף ש</w:t>
      </w:r>
      <w:r w:rsidR="00A53DEF" w:rsidRPr="00A53DEF">
        <w:rPr>
          <w:rFonts w:cs="Times New Roman"/>
          <w:rtl/>
        </w:rPr>
        <w:t>שיטת החדרת הפיגמנט הידנית</w:t>
      </w:r>
      <w:r w:rsidR="000C6499" w:rsidRPr="000C6499">
        <w:rPr>
          <w:rFonts w:cs="Times New Roman"/>
          <w:rtl/>
        </w:rPr>
        <w:t>, האִירֶזוּמִי</w:t>
      </w:r>
      <w:r w:rsidR="00A53DEF">
        <w:rPr>
          <w:rFonts w:cs="Times New Roman" w:hint="cs"/>
          <w:rtl/>
        </w:rPr>
        <w:t>,</w:t>
      </w:r>
      <w:r w:rsidR="000C6499" w:rsidRPr="000C6499">
        <w:rPr>
          <w:rFonts w:cs="Times New Roman"/>
          <w:rtl/>
        </w:rPr>
        <w:t xml:space="preserve"> [ניקוד] כואבת</w:t>
      </w:r>
      <w:r w:rsidR="00E567A7">
        <w:rPr>
          <w:rFonts w:cs="Times New Roman"/>
          <w:rtl/>
        </w:rPr>
        <w:t xml:space="preserve"> מאוד,</w:t>
      </w:r>
      <w:r w:rsidR="000C6499" w:rsidRPr="000C6499">
        <w:rPr>
          <w:rFonts w:cs="Times New Roman"/>
          <w:rtl/>
        </w:rPr>
        <w:t xml:space="preserve"> גם למבוגרים. </w:t>
      </w:r>
      <w:r w:rsidR="000C6499" w:rsidDel="00CF34AD">
        <w:rPr>
          <w:rFonts w:hint="cs"/>
          <w:rtl/>
        </w:rPr>
        <w:t>בהפסקת הצהריים הקצרה הגישה להם אשת האמן מרק ומנת אורז</w:t>
      </w:r>
      <w:r w:rsidR="0013510A">
        <w:rPr>
          <w:rFonts w:hint="cs"/>
          <w:rtl/>
        </w:rPr>
        <w:t>,</w:t>
      </w:r>
      <w:r w:rsidR="000C6499" w:rsidDel="00CF34AD">
        <w:rPr>
          <w:rFonts w:hint="cs"/>
          <w:rtl/>
        </w:rPr>
        <w:t xml:space="preserve"> אבל אלכס לא הצליח לאכול דבר.</w:t>
      </w:r>
      <w:r w:rsidR="000C6499">
        <w:rPr>
          <w:rFonts w:hint="cs"/>
          <w:rtl/>
        </w:rPr>
        <w:t xml:space="preserve"> </w:t>
      </w:r>
      <w:r w:rsidR="00A53DEF" w:rsidRPr="00A53DEF">
        <w:rPr>
          <w:rFonts w:cs="Times New Roman"/>
          <w:rtl/>
        </w:rPr>
        <w:t xml:space="preserve">לאחר </w:t>
      </w:r>
      <w:r w:rsidR="009B2415" w:rsidRPr="009B2415">
        <w:rPr>
          <w:rFonts w:cs="Times New Roman"/>
          <w:rtl/>
        </w:rPr>
        <w:t>ההפסקה המשיך</w:t>
      </w:r>
      <w:r w:rsidR="00A53DEF" w:rsidRPr="00A53DEF">
        <w:rPr>
          <w:rFonts w:cs="Times New Roman"/>
          <w:rtl/>
        </w:rPr>
        <w:t xml:space="preserve"> המתלמד</w:t>
      </w:r>
      <w:r w:rsidR="009B2415">
        <w:rPr>
          <w:rFonts w:cs="Times New Roman" w:hint="cs"/>
          <w:rtl/>
        </w:rPr>
        <w:t>,</w:t>
      </w:r>
      <w:r w:rsidR="006C2287" w:rsidRPr="00E67C1F">
        <w:rPr>
          <w:rtl/>
        </w:rPr>
        <w:t xml:space="preserve"> כי על האמן היה לשוב למלאכתו</w:t>
      </w:r>
      <w:r w:rsidR="000C6499" w:rsidRPr="000C6499">
        <w:rPr>
          <w:rFonts w:cs="Times New Roman"/>
          <w:rtl/>
        </w:rPr>
        <w:t xml:space="preserve"> אצל בעל</w:t>
      </w:r>
      <w:r w:rsidR="00B317A3">
        <w:rPr>
          <w:rFonts w:cs="Times New Roman" w:hint="cs"/>
          <w:rtl/>
        </w:rPr>
        <w:t xml:space="preserve"> </w:t>
      </w:r>
      <w:r w:rsidR="000C6499" w:rsidRPr="000C6499">
        <w:rPr>
          <w:rFonts w:cs="Times New Roman"/>
          <w:rtl/>
        </w:rPr>
        <w:t>השד</w:t>
      </w:r>
      <w:r w:rsidR="00555B3A">
        <w:rPr>
          <w:rFonts w:hint="cs"/>
          <w:rtl/>
        </w:rPr>
        <w:t xml:space="preserve">, אבל הם </w:t>
      </w:r>
      <w:r w:rsidR="000C6499">
        <w:rPr>
          <w:rFonts w:hint="cs"/>
          <w:rtl/>
        </w:rPr>
        <w:t>הוסיפו ל</w:t>
      </w:r>
      <w:r w:rsidR="00555B3A">
        <w:rPr>
          <w:rFonts w:hint="cs"/>
          <w:rtl/>
        </w:rPr>
        <w:t>עק</w:t>
      </w:r>
      <w:r w:rsidR="000C6499">
        <w:rPr>
          <w:rFonts w:hint="cs"/>
          <w:rtl/>
        </w:rPr>
        <w:t>ו</w:t>
      </w:r>
      <w:r w:rsidR="00555B3A">
        <w:rPr>
          <w:rFonts w:hint="cs"/>
          <w:rtl/>
        </w:rPr>
        <w:t xml:space="preserve">ב אחר </w:t>
      </w:r>
      <w:bookmarkEnd w:id="243"/>
      <w:r w:rsidR="00555B3A">
        <w:rPr>
          <w:rFonts w:hint="cs"/>
          <w:rtl/>
        </w:rPr>
        <w:t>[</w:t>
      </w:r>
      <w:r w:rsidRPr="00E67C1F">
        <w:rPr>
          <w:rFonts w:hint="eastAsia"/>
          <w:rtl/>
        </w:rPr>
        <w:t>על</w:t>
      </w:r>
      <w:r w:rsidRPr="00E67C1F">
        <w:rPr>
          <w:rtl/>
        </w:rPr>
        <w:t xml:space="preserve"> </w:t>
      </w:r>
      <w:r w:rsidRPr="00E67C1F">
        <w:rPr>
          <w:rFonts w:hint="eastAsia"/>
          <w:rtl/>
        </w:rPr>
        <w:t>גופם</w:t>
      </w:r>
      <w:r w:rsidRPr="00E67C1F">
        <w:rPr>
          <w:rtl/>
        </w:rPr>
        <w:t xml:space="preserve"> </w:t>
      </w:r>
      <w:r w:rsidRPr="00E67C1F">
        <w:rPr>
          <w:rFonts w:hint="eastAsia"/>
          <w:rtl/>
        </w:rPr>
        <w:t>של</w:t>
      </w:r>
      <w:r w:rsidRPr="00E67C1F">
        <w:rPr>
          <w:rtl/>
        </w:rPr>
        <w:t xml:space="preserve"> </w:t>
      </w:r>
      <w:r w:rsidRPr="00E67C1F">
        <w:rPr>
          <w:rFonts w:hint="eastAsia"/>
          <w:rtl/>
        </w:rPr>
        <w:t>יפניים</w:t>
      </w:r>
      <w:r w:rsidRPr="00E67C1F">
        <w:rPr>
          <w:rtl/>
        </w:rPr>
        <w:t xml:space="preserve"> </w:t>
      </w:r>
      <w:r w:rsidRPr="00E67C1F">
        <w:rPr>
          <w:rFonts w:hint="eastAsia"/>
          <w:rtl/>
        </w:rPr>
        <w:t>אסור</w:t>
      </w:r>
      <w:r w:rsidRPr="00E67C1F">
        <w:rPr>
          <w:rtl/>
        </w:rPr>
        <w:t xml:space="preserve"> </w:t>
      </w:r>
      <w:r w:rsidRPr="00E67C1F">
        <w:rPr>
          <w:rFonts w:hint="eastAsia"/>
          <w:rtl/>
        </w:rPr>
        <w:t>לקעקע</w:t>
      </w:r>
      <w:r w:rsidRPr="00E67C1F">
        <w:rPr>
          <w:rtl/>
        </w:rPr>
        <w:t xml:space="preserve"> </w:t>
      </w:r>
      <w:r w:rsidRPr="00E67C1F">
        <w:rPr>
          <w:rFonts w:hint="eastAsia"/>
          <w:rtl/>
        </w:rPr>
        <w:t>לפני</w:t>
      </w:r>
      <w:r w:rsidRPr="00E67C1F">
        <w:rPr>
          <w:rtl/>
        </w:rPr>
        <w:t xml:space="preserve"> </w:t>
      </w:r>
      <w:r w:rsidRPr="00E67C1F">
        <w:rPr>
          <w:rFonts w:hint="eastAsia"/>
          <w:rtl/>
        </w:rPr>
        <w:t>גיל</w:t>
      </w:r>
      <w:r w:rsidRPr="00E67C1F">
        <w:rPr>
          <w:rtl/>
        </w:rPr>
        <w:t xml:space="preserve"> </w:t>
      </w:r>
      <w:r w:rsidRPr="00E67C1F">
        <w:rPr>
          <w:rFonts w:hint="eastAsia"/>
          <w:rtl/>
        </w:rPr>
        <w:t>עשרים</w:t>
      </w:r>
      <w:r w:rsidRPr="00E67C1F">
        <w:rPr>
          <w:rtl/>
        </w:rPr>
        <w:t xml:space="preserve"> </w:t>
      </w:r>
      <w:r w:rsidRPr="00E67C1F">
        <w:rPr>
          <w:rFonts w:hint="eastAsia"/>
          <w:rtl/>
        </w:rPr>
        <w:t>ואסור</w:t>
      </w:r>
      <w:r w:rsidRPr="00E67C1F">
        <w:rPr>
          <w:rtl/>
        </w:rPr>
        <w:t xml:space="preserve"> </w:t>
      </w:r>
      <w:r w:rsidRPr="00E67C1F">
        <w:rPr>
          <w:rFonts w:hint="eastAsia"/>
          <w:rtl/>
        </w:rPr>
        <w:t>לקעקע</w:t>
      </w:r>
      <w:r w:rsidRPr="00E67C1F">
        <w:rPr>
          <w:rtl/>
        </w:rPr>
        <w:t xml:space="preserve"> </w:t>
      </w:r>
      <w:r w:rsidRPr="00E67C1F">
        <w:rPr>
          <w:rFonts w:hint="eastAsia"/>
          <w:rtl/>
        </w:rPr>
        <w:t>יותר</w:t>
      </w:r>
      <w:r w:rsidRPr="00E67C1F">
        <w:rPr>
          <w:rtl/>
        </w:rPr>
        <w:t xml:space="preserve"> </w:t>
      </w:r>
      <w:r w:rsidRPr="00E67C1F">
        <w:rPr>
          <w:rFonts w:hint="eastAsia"/>
          <w:rtl/>
        </w:rPr>
        <w:t>משעתיים</w:t>
      </w:r>
      <w:r w:rsidRPr="00E67C1F">
        <w:rPr>
          <w:rtl/>
        </w:rPr>
        <w:t xml:space="preserve"> </w:t>
      </w:r>
      <w:r w:rsidRPr="00E67C1F">
        <w:rPr>
          <w:rFonts w:hint="eastAsia"/>
          <w:rtl/>
        </w:rPr>
        <w:t>רצופות</w:t>
      </w:r>
      <w:r w:rsidRPr="00E67C1F">
        <w:rPr>
          <w:rtl/>
        </w:rPr>
        <w:t xml:space="preserve"> </w:t>
      </w:r>
      <w:r w:rsidRPr="00E67C1F">
        <w:rPr>
          <w:rFonts w:hint="eastAsia"/>
          <w:rtl/>
        </w:rPr>
        <w:t>אבל</w:t>
      </w:r>
      <w:r w:rsidRPr="00E67C1F">
        <w:rPr>
          <w:rtl/>
        </w:rPr>
        <w:t xml:space="preserve"> עור כה לבן לא ראו האומן ושוליתו מעולם, </w:t>
      </w:r>
      <w:r w:rsidR="00555B3A">
        <w:rPr>
          <w:rFonts w:hint="cs"/>
          <w:rtl/>
        </w:rPr>
        <w:t>] ה</w:t>
      </w:r>
      <w:r w:rsidRPr="00E67C1F">
        <w:rPr>
          <w:rtl/>
        </w:rPr>
        <w:t xml:space="preserve">עור </w:t>
      </w:r>
      <w:r w:rsidR="003A4EC9" w:rsidRPr="003A4EC9">
        <w:rPr>
          <w:rFonts w:cs="Times New Roman"/>
          <w:rtl/>
        </w:rPr>
        <w:t xml:space="preserve">הלבן שנכבש על ידי הדרקון, כיצד </w:t>
      </w:r>
      <w:r w:rsidRPr="00E67C1F">
        <w:rPr>
          <w:rtl/>
        </w:rPr>
        <w:t xml:space="preserve">הלך </w:t>
      </w:r>
      <w:r w:rsidRPr="00E67C1F">
        <w:rPr>
          <w:rFonts w:hint="eastAsia"/>
          <w:highlight w:val="cyan"/>
          <w:rtl/>
        </w:rPr>
        <w:t>והתלקח</w:t>
      </w:r>
      <w:r w:rsidRPr="00E67C1F">
        <w:rPr>
          <w:rtl/>
        </w:rPr>
        <w:t xml:space="preserve"> עם כל קשקש, עם כל קימור של להב הזנב, ואלכס לא ייבב ולא [</w:t>
      </w:r>
      <w:r w:rsidRPr="00E67C1F">
        <w:t>fidgeted</w:t>
      </w:r>
      <w:r w:rsidRPr="00E67C1F">
        <w:rPr>
          <w:rtl/>
        </w:rPr>
        <w:t xml:space="preserve">] פרכס וגם העור </w:t>
      </w:r>
      <w:r w:rsidRPr="00E67C1F">
        <w:rPr>
          <w:rFonts w:hint="eastAsia"/>
          <w:highlight w:val="cyan"/>
          <w:rtl/>
        </w:rPr>
        <w:t>הפצוע</w:t>
      </w:r>
      <w:r w:rsidRPr="00E67C1F">
        <w:rPr>
          <w:rtl/>
        </w:rPr>
        <w:t xml:space="preserve"> כמעט ולא דימם.</w:t>
      </w:r>
    </w:p>
    <w:p w14:paraId="13F79C9C" w14:textId="771EAC38" w:rsidR="003A4EC9" w:rsidRDefault="003A4EC9" w:rsidP="00555B3A">
      <w:pPr>
        <w:rPr>
          <w:rtl/>
        </w:rPr>
      </w:pPr>
      <w:r w:rsidRPr="003A4EC9">
        <w:rPr>
          <w:rFonts w:cs="Times New Roman"/>
          <w:rtl/>
        </w:rPr>
        <w:t>בכל פעם שבעל</w:t>
      </w:r>
      <w:r w:rsidR="00B317A3">
        <w:rPr>
          <w:rFonts w:cs="Times New Roman" w:hint="cs"/>
          <w:rtl/>
        </w:rPr>
        <w:t xml:space="preserve"> </w:t>
      </w:r>
      <w:r w:rsidRPr="003A4EC9">
        <w:rPr>
          <w:rFonts w:cs="Times New Roman"/>
          <w:rtl/>
        </w:rPr>
        <w:t>השד</w:t>
      </w:r>
      <w:r w:rsidR="0013510A" w:rsidRPr="0013510A">
        <w:rPr>
          <w:rFonts w:cs="Times New Roman"/>
          <w:rtl/>
        </w:rPr>
        <w:t xml:space="preserve"> </w:t>
      </w:r>
      <w:r w:rsidR="0013510A" w:rsidRPr="003A4EC9">
        <w:rPr>
          <w:rFonts w:cs="Times New Roman"/>
          <w:rtl/>
        </w:rPr>
        <w:t>הצביע</w:t>
      </w:r>
      <w:r w:rsidRPr="003A4EC9">
        <w:rPr>
          <w:rFonts w:cs="Times New Roman"/>
          <w:rtl/>
        </w:rPr>
        <w:t xml:space="preserve"> על גופו של אלכס, הוא תקע בו אצבע שקדחה בבשרו כמו קנה של אקדח. פעמיים, כשאלכס נראה כאילו איבד את הכרתו, בעל</w:t>
      </w:r>
      <w:r w:rsidR="00B317A3">
        <w:rPr>
          <w:rFonts w:cs="Times New Roman" w:hint="cs"/>
          <w:rtl/>
        </w:rPr>
        <w:t xml:space="preserve"> </w:t>
      </w:r>
      <w:r w:rsidRPr="003A4EC9">
        <w:rPr>
          <w:rFonts w:cs="Times New Roman"/>
          <w:rtl/>
        </w:rPr>
        <w:t xml:space="preserve">השד סטר לו. הוא היה אדם עצום, והיה יכול ללוש את אלכס כמו שלשים </w:t>
      </w:r>
      <w:r w:rsidR="0013510A" w:rsidRPr="0013510A">
        <w:rPr>
          <w:rFonts w:cs="Times New Roman"/>
          <w:rtl/>
        </w:rPr>
        <w:t xml:space="preserve">חֵמר </w:t>
      </w:r>
      <w:r w:rsidRPr="003A4EC9">
        <w:rPr>
          <w:rFonts w:cs="Times New Roman"/>
          <w:rtl/>
        </w:rPr>
        <w:t>לפני שהופכים אותו לכלי פורצלן בתנורי כבשן.</w:t>
      </w:r>
    </w:p>
    <w:p w14:paraId="592CF054" w14:textId="19E029E8" w:rsidR="000C6499" w:rsidRDefault="000C6499" w:rsidP="003A4EC9">
      <w:pPr>
        <w:rPr>
          <w:rtl/>
        </w:rPr>
      </w:pPr>
      <w:r w:rsidRPr="00E67C1F">
        <w:rPr>
          <w:rFonts w:hint="eastAsia"/>
          <w:rtl/>
        </w:rPr>
        <w:t>לפני</w:t>
      </w:r>
      <w:r w:rsidRPr="00E67C1F">
        <w:rPr>
          <w:rtl/>
        </w:rPr>
        <w:t xml:space="preserve"> שעזב</w:t>
      </w:r>
      <w:r>
        <w:rPr>
          <w:rFonts w:hint="cs"/>
          <w:rtl/>
        </w:rPr>
        <w:t>,</w:t>
      </w:r>
      <w:r w:rsidRPr="00E67C1F">
        <w:rPr>
          <w:rtl/>
        </w:rPr>
        <w:t xml:space="preserve"> </w:t>
      </w:r>
      <w:r>
        <w:rPr>
          <w:rFonts w:hint="cs"/>
          <w:rtl/>
        </w:rPr>
        <w:t>בעל</w:t>
      </w:r>
      <w:r w:rsidR="00B317A3">
        <w:rPr>
          <w:rFonts w:hint="cs"/>
          <w:rtl/>
        </w:rPr>
        <w:t xml:space="preserve"> </w:t>
      </w:r>
      <w:r>
        <w:rPr>
          <w:rFonts w:hint="cs"/>
          <w:rtl/>
        </w:rPr>
        <w:t xml:space="preserve">השד </w:t>
      </w:r>
      <w:r w:rsidR="009B2415" w:rsidRPr="00E67C1F">
        <w:rPr>
          <w:rtl/>
        </w:rPr>
        <w:t xml:space="preserve">אמר </w:t>
      </w:r>
      <w:r w:rsidRPr="00E67C1F">
        <w:rPr>
          <w:rtl/>
        </w:rPr>
        <w:t>בקול צרוד</w:t>
      </w:r>
      <w:r w:rsidR="00E567A7">
        <w:rPr>
          <w:rtl/>
        </w:rPr>
        <w:t xml:space="preserve"> מאוד,</w:t>
      </w:r>
      <w:r w:rsidR="009B2415" w:rsidRPr="009B2415">
        <w:rPr>
          <w:rFonts w:cs="Times New Roman"/>
          <w:rtl/>
        </w:rPr>
        <w:t xml:space="preserve"> </w:t>
      </w:r>
      <w:r w:rsidR="0013510A" w:rsidRPr="0013510A">
        <w:rPr>
          <w:rFonts w:cs="Times New Roman"/>
          <w:rtl/>
        </w:rPr>
        <w:t>"קאקוּשיבּוֹרי!"</w:t>
      </w:r>
      <w:r w:rsidRPr="00E67C1F">
        <w:rPr>
          <w:rtl/>
        </w:rPr>
        <w:t xml:space="preserve"> </w:t>
      </w:r>
      <w:r w:rsidRPr="00E67C1F">
        <w:rPr>
          <w:rFonts w:hint="eastAsia"/>
          <w:rtl/>
        </w:rPr>
        <w:t>והצביע</w:t>
      </w:r>
      <w:r w:rsidRPr="00E67C1F">
        <w:rPr>
          <w:rtl/>
        </w:rPr>
        <w:t xml:space="preserve"> </w:t>
      </w:r>
      <w:r w:rsidRPr="00E67C1F">
        <w:rPr>
          <w:rFonts w:hint="eastAsia"/>
          <w:rtl/>
        </w:rPr>
        <w:t>על</w:t>
      </w:r>
      <w:r w:rsidRPr="00E67C1F">
        <w:rPr>
          <w:rtl/>
        </w:rPr>
        <w:t xml:space="preserve"> </w:t>
      </w:r>
      <w:r w:rsidRPr="00E67C1F">
        <w:rPr>
          <w:rFonts w:hint="eastAsia"/>
          <w:rtl/>
        </w:rPr>
        <w:t>צלעותיו</w:t>
      </w:r>
      <w:r w:rsidRPr="00E67C1F">
        <w:rPr>
          <w:rtl/>
        </w:rPr>
        <w:t xml:space="preserve"> </w:t>
      </w:r>
      <w:r w:rsidRPr="00E67C1F">
        <w:rPr>
          <w:rFonts w:hint="eastAsia"/>
          <w:rtl/>
        </w:rPr>
        <w:t>של</w:t>
      </w:r>
      <w:r w:rsidRPr="00E67C1F">
        <w:rPr>
          <w:rtl/>
        </w:rPr>
        <w:t xml:space="preserve"> </w:t>
      </w:r>
      <w:r w:rsidRPr="00E67C1F">
        <w:rPr>
          <w:rFonts w:hint="eastAsia"/>
          <w:rtl/>
        </w:rPr>
        <w:t>אלכס</w:t>
      </w:r>
      <w:r w:rsidRPr="00E67C1F">
        <w:rPr>
          <w:rtl/>
        </w:rPr>
        <w:t xml:space="preserve"> </w:t>
      </w:r>
      <w:r w:rsidRPr="00E67C1F">
        <w:rPr>
          <w:rFonts w:hint="eastAsia"/>
          <w:rtl/>
        </w:rPr>
        <w:t>שרטטו</w:t>
      </w:r>
      <w:r w:rsidRPr="00E67C1F">
        <w:rPr>
          <w:rtl/>
        </w:rPr>
        <w:t xml:space="preserve"> </w:t>
      </w:r>
      <w:r w:rsidRPr="00E67C1F">
        <w:rPr>
          <w:rFonts w:hint="eastAsia"/>
          <w:rtl/>
        </w:rPr>
        <w:t>תחת</w:t>
      </w:r>
      <w:r w:rsidRPr="00E67C1F">
        <w:rPr>
          <w:rtl/>
        </w:rPr>
        <w:t xml:space="preserve"> </w:t>
      </w:r>
      <w:r w:rsidRPr="00E67C1F">
        <w:rPr>
          <w:rFonts w:hint="eastAsia"/>
          <w:rtl/>
        </w:rPr>
        <w:t>אצבעו</w:t>
      </w:r>
      <w:r w:rsidRPr="00E67C1F">
        <w:rPr>
          <w:rtl/>
        </w:rPr>
        <w:t xml:space="preserve"> </w:t>
      </w:r>
      <w:r w:rsidRPr="00E67C1F">
        <w:rPr>
          <w:rFonts w:hint="eastAsia"/>
          <w:rtl/>
        </w:rPr>
        <w:t>כארנבת</w:t>
      </w:r>
      <w:r w:rsidRPr="00E67C1F">
        <w:rPr>
          <w:rtl/>
        </w:rPr>
        <w:t xml:space="preserve"> </w:t>
      </w:r>
      <w:r w:rsidRPr="00E67C1F">
        <w:rPr>
          <w:rFonts w:hint="eastAsia"/>
          <w:rtl/>
        </w:rPr>
        <w:t>בתוך</w:t>
      </w:r>
      <w:r w:rsidRPr="00E67C1F">
        <w:rPr>
          <w:rtl/>
        </w:rPr>
        <w:t xml:space="preserve"> </w:t>
      </w:r>
      <w:r w:rsidRPr="00E67C1F">
        <w:rPr>
          <w:rFonts w:hint="eastAsia"/>
          <w:rtl/>
        </w:rPr>
        <w:t>מלתעות</w:t>
      </w:r>
      <w:r w:rsidRPr="00E67C1F">
        <w:rPr>
          <w:rtl/>
        </w:rPr>
        <w:t>.</w:t>
      </w:r>
    </w:p>
    <w:p w14:paraId="045E6188" w14:textId="690E2268" w:rsidR="0049258C" w:rsidDel="00CF34AD" w:rsidRDefault="000C6499" w:rsidP="000C6499">
      <w:pPr>
        <w:rPr>
          <w:rtl/>
        </w:rPr>
      </w:pPr>
      <w:r w:rsidRPr="00E67C1F">
        <w:rPr>
          <w:rFonts w:hint="eastAsia"/>
          <w:rtl/>
        </w:rPr>
        <w:t>כשעה</w:t>
      </w:r>
      <w:r w:rsidRPr="00E67C1F">
        <w:rPr>
          <w:rtl/>
        </w:rPr>
        <w:t xml:space="preserve"> לאחר שנכנס הלקוח הבא, והמתלמד שקד </w:t>
      </w:r>
      <w:r w:rsidRPr="00E67C1F">
        <w:rPr>
          <w:rFonts w:hint="eastAsia"/>
          <w:rtl/>
        </w:rPr>
        <w:t>זה</w:t>
      </w:r>
      <w:r w:rsidRPr="00E67C1F">
        <w:rPr>
          <w:rtl/>
        </w:rPr>
        <w:t xml:space="preserve"> זמן על שריון הקשקשים, החל גופו של אלכס לרעוד באופן בלתי נשלט. אז הוציא הלקוח מילקוט עור שנשא עימו שתי כוסיות חרס קטנות, ולכל אחת מזג סאקה עד הקצה, פעם, פעמיים ושלוש</w:t>
      </w:r>
      <w:r w:rsidR="0013510A">
        <w:rPr>
          <w:rFonts w:hint="cs"/>
          <w:rtl/>
        </w:rPr>
        <w:t>,</w:t>
      </w:r>
      <w:r w:rsidRPr="00E67C1F">
        <w:rPr>
          <w:rtl/>
        </w:rPr>
        <w:t xml:space="preserve"> </w:t>
      </w:r>
      <w:r w:rsidR="0013510A" w:rsidRPr="0013510A">
        <w:rPr>
          <w:rFonts w:hint="cs"/>
          <w:color w:val="A6A6A6" w:themeColor="background1" w:themeShade="A6"/>
          <w:rtl/>
        </w:rPr>
        <w:t>[</w:t>
      </w:r>
      <w:r w:rsidRPr="0013510A">
        <w:rPr>
          <w:color w:val="A6A6A6" w:themeColor="background1" w:themeShade="A6"/>
          <w:rtl/>
        </w:rPr>
        <w:t xml:space="preserve">לו ולאלכס וללקוח הבא שהגיע, עם סוג'יה עם גוף מכוסה רק בחלקו אבל תכני הקעקוע המכסה את כל הגוף כבר </w:t>
      </w:r>
      <w:r w:rsidR="001C5A04" w:rsidRPr="0013510A">
        <w:rPr>
          <w:color w:val="A6A6A6" w:themeColor="background1" w:themeShade="A6"/>
          <w:rtl/>
        </w:rPr>
        <w:t>הייתה</w:t>
      </w:r>
      <w:r w:rsidRPr="0013510A">
        <w:rPr>
          <w:color w:val="A6A6A6" w:themeColor="background1" w:themeShade="A6"/>
          <w:rtl/>
        </w:rPr>
        <w:t xml:space="preserve"> מוכנה</w:t>
      </w:r>
      <w:r w:rsidRPr="0013510A">
        <w:rPr>
          <w:rFonts w:hint="cs"/>
          <w:color w:val="A6A6A6" w:themeColor="background1" w:themeShade="A6"/>
          <w:rtl/>
        </w:rPr>
        <w:t xml:space="preserve">, </w:t>
      </w:r>
      <w:r w:rsidRPr="0013510A">
        <w:rPr>
          <w:color w:val="A6A6A6" w:themeColor="background1" w:themeShade="A6"/>
          <w:rtl/>
        </w:rPr>
        <w:t>ושניהם ועוד הלקוח השלישי שהגיע שש שעות לאחר תחילת הפרוצדורה ישבו והביטו על הנעשה, על העור וגו'...]</w:t>
      </w:r>
      <w:r w:rsidRPr="00E67C1F">
        <w:rPr>
          <w:rtl/>
        </w:rPr>
        <w:t xml:space="preserve"> ואלכס לגם וכבר לא צרב רק מבחוץ אלא גם מבפנים [והתחמם</w:t>
      </w:r>
      <w:r w:rsidR="00C90C6C">
        <w:rPr>
          <w:rtl/>
        </w:rPr>
        <w:t xml:space="preserve"> מאוד </w:t>
      </w:r>
      <w:r w:rsidRPr="00E67C1F">
        <w:rPr>
          <w:rtl/>
        </w:rPr>
        <w:t>ולא רעד יותר, כשהפיגמנט השחור הוחדר אל תוך עורו הצח].</w:t>
      </w:r>
      <w:r>
        <w:rPr>
          <w:rFonts w:hint="cs"/>
          <w:rtl/>
        </w:rPr>
        <w:t xml:space="preserve"> </w:t>
      </w:r>
      <w:r w:rsidR="004627AB" w:rsidRPr="00CD067C">
        <w:rPr>
          <w:rtl/>
        </w:rPr>
        <w:t>המתלמד</w:t>
      </w:r>
      <w:r w:rsidR="00C74BE4">
        <w:rPr>
          <w:rtl/>
        </w:rPr>
        <w:t xml:space="preserve"> עבד </w:t>
      </w:r>
      <w:r w:rsidR="002A050C">
        <w:rPr>
          <w:rFonts w:hint="cs"/>
          <w:rtl/>
        </w:rPr>
        <w:t>ב</w:t>
      </w:r>
      <w:r w:rsidR="00675261">
        <w:rPr>
          <w:rFonts w:hint="cs"/>
          <w:rtl/>
        </w:rPr>
        <w:t xml:space="preserve">פיגמנט שחור </w:t>
      </w:r>
      <w:r w:rsidR="00C74BE4">
        <w:rPr>
          <w:rtl/>
        </w:rPr>
        <w:t>על</w:t>
      </w:r>
      <w:r w:rsidR="00C74BE4">
        <w:rPr>
          <w:rFonts w:hint="cs"/>
          <w:rtl/>
        </w:rPr>
        <w:t xml:space="preserve"> זרועו של אלכס</w:t>
      </w:r>
      <w:r w:rsidR="004627AB" w:rsidRPr="00CD067C">
        <w:rPr>
          <w:rtl/>
        </w:rPr>
        <w:t xml:space="preserve"> </w:t>
      </w:r>
      <w:r w:rsidR="00E7702F">
        <w:rPr>
          <w:rFonts w:hint="cs"/>
          <w:rtl/>
        </w:rPr>
        <w:t xml:space="preserve">במשך </w:t>
      </w:r>
      <w:r w:rsidR="004627AB" w:rsidRPr="00CD067C">
        <w:rPr>
          <w:rtl/>
        </w:rPr>
        <w:t xml:space="preserve">שמונה שעות </w:t>
      </w:r>
      <w:r w:rsidR="00BA44FD">
        <w:rPr>
          <w:rFonts w:hint="cs"/>
          <w:rtl/>
        </w:rPr>
        <w:t>תמימות</w:t>
      </w:r>
      <w:r w:rsidR="00C77A0F">
        <w:rPr>
          <w:rFonts w:hint="cs"/>
          <w:rtl/>
        </w:rPr>
        <w:t>,</w:t>
      </w:r>
      <w:r w:rsidR="00D2505F">
        <w:rPr>
          <w:rFonts w:hint="cs"/>
          <w:rtl/>
        </w:rPr>
        <w:t xml:space="preserve"> </w:t>
      </w:r>
      <w:r w:rsidR="00BA44FD">
        <w:rPr>
          <w:rFonts w:hint="cs"/>
          <w:rtl/>
        </w:rPr>
        <w:t>ו</w:t>
      </w:r>
      <w:r w:rsidR="006C2287">
        <w:rPr>
          <w:rFonts w:hint="cs"/>
          <w:rtl/>
        </w:rPr>
        <w:t>בחלקים הקשים</w:t>
      </w:r>
      <w:r w:rsidR="005D01BD">
        <w:rPr>
          <w:rFonts w:hint="cs"/>
          <w:rtl/>
        </w:rPr>
        <w:t>,</w:t>
      </w:r>
      <w:r w:rsidR="006C2287">
        <w:rPr>
          <w:rFonts w:hint="cs"/>
          <w:rtl/>
        </w:rPr>
        <w:t xml:space="preserve"> או כשידו כשלה</w:t>
      </w:r>
      <w:r w:rsidR="005D01BD">
        <w:rPr>
          <w:rFonts w:hint="cs"/>
          <w:rtl/>
        </w:rPr>
        <w:t>,</w:t>
      </w:r>
      <w:r w:rsidR="006C2287">
        <w:rPr>
          <w:rFonts w:hint="cs"/>
          <w:rtl/>
        </w:rPr>
        <w:t xml:space="preserve"> [</w:t>
      </w:r>
      <w:r w:rsidR="006C2287">
        <w:t>faltered</w:t>
      </w:r>
      <w:r w:rsidR="006C2287">
        <w:rPr>
          <w:rFonts w:hint="cs"/>
          <w:rtl/>
        </w:rPr>
        <w:t xml:space="preserve">] </w:t>
      </w:r>
      <w:r w:rsidR="00025B45">
        <w:rPr>
          <w:rFonts w:hint="cs"/>
          <w:rtl/>
        </w:rPr>
        <w:t xml:space="preserve">המשיך </w:t>
      </w:r>
      <w:r w:rsidR="00BA44FD">
        <w:rPr>
          <w:rFonts w:hint="cs"/>
          <w:rtl/>
        </w:rPr>
        <w:t xml:space="preserve">האמן </w:t>
      </w:r>
      <w:r w:rsidR="007D08A4">
        <w:rPr>
          <w:rFonts w:hint="cs"/>
          <w:rtl/>
        </w:rPr>
        <w:t>במלאכה</w:t>
      </w:r>
      <w:r w:rsidR="00BA44FD">
        <w:rPr>
          <w:rFonts w:hint="cs"/>
          <w:rtl/>
        </w:rPr>
        <w:t>.</w:t>
      </w:r>
      <w:r w:rsidR="00E22581">
        <w:rPr>
          <w:rFonts w:hint="cs"/>
          <w:rtl/>
        </w:rPr>
        <w:t xml:space="preserve"> </w:t>
      </w:r>
      <w:r w:rsidR="00D2505F">
        <w:rPr>
          <w:rFonts w:hint="cs"/>
          <w:rtl/>
        </w:rPr>
        <w:t xml:space="preserve">רק בנקודות התורפה של הדרקון, במפרקי חוליות שריונו הגמיש, </w:t>
      </w:r>
      <w:r w:rsidR="005D01BD">
        <w:rPr>
          <w:rFonts w:hint="cs"/>
          <w:rtl/>
        </w:rPr>
        <w:t>סביב</w:t>
      </w:r>
      <w:r w:rsidR="00D2505F">
        <w:rPr>
          <w:rFonts w:hint="cs"/>
          <w:rtl/>
        </w:rPr>
        <w:t xml:space="preserve"> שני זוגות קרניו ובין טפריו המתעקלים</w:t>
      </w:r>
      <w:r w:rsidR="0013510A">
        <w:rPr>
          <w:rFonts w:hint="cs"/>
          <w:rtl/>
        </w:rPr>
        <w:t>,</w:t>
      </w:r>
      <w:r w:rsidR="00D2505F">
        <w:rPr>
          <w:rFonts w:hint="cs"/>
          <w:rtl/>
        </w:rPr>
        <w:t xml:space="preserve"> הוחדר פיגמנט חום כהה</w:t>
      </w:r>
      <w:r w:rsidR="00C90C6C">
        <w:rPr>
          <w:rFonts w:hint="cs"/>
          <w:rtl/>
        </w:rPr>
        <w:t xml:space="preserve"> מאוד </w:t>
      </w:r>
      <w:r w:rsidR="00D2505F">
        <w:rPr>
          <w:rFonts w:hint="cs"/>
          <w:rtl/>
        </w:rPr>
        <w:t>שנדמה כבוער ומסוכן דווקא ב</w:t>
      </w:r>
      <w:r w:rsidR="00271F95">
        <w:rPr>
          <w:rFonts w:hint="cs"/>
          <w:rtl/>
        </w:rPr>
        <w:t>אזור</w:t>
      </w:r>
      <w:r w:rsidR="00D2505F">
        <w:rPr>
          <w:rFonts w:hint="cs"/>
          <w:rtl/>
        </w:rPr>
        <w:t xml:space="preserve">י חולשתו. </w:t>
      </w:r>
    </w:p>
    <w:p w14:paraId="552002E9" w14:textId="5FEB4DCE" w:rsidR="00A45B20" w:rsidRDefault="00A45B20" w:rsidP="0049258C">
      <w:pPr>
        <w:rPr>
          <w:rtl/>
        </w:rPr>
      </w:pPr>
      <w:r>
        <w:rPr>
          <w:rFonts w:hint="cs"/>
          <w:rtl/>
        </w:rPr>
        <w:t>[</w:t>
      </w:r>
      <w:r w:rsidRPr="00A45B20">
        <w:t>https://www.tsunagujapan.com/17-facts-you-probably-didnt-know-about-tattoos-in-japan</w:t>
      </w:r>
      <w:r w:rsidRPr="00A45B20">
        <w:rPr>
          <w:rFonts w:cs="Times New Roman"/>
          <w:rtl/>
        </w:rPr>
        <w:t>/</w:t>
      </w:r>
      <w:r>
        <w:rPr>
          <w:rFonts w:hint="cs"/>
          <w:rtl/>
        </w:rPr>
        <w:t>]</w:t>
      </w:r>
    </w:p>
    <w:p w14:paraId="2E02BF39" w14:textId="6114D052" w:rsidR="0049258C" w:rsidRDefault="0049258C" w:rsidP="0049258C">
      <w:pPr>
        <w:rPr>
          <w:rtl/>
        </w:rPr>
      </w:pPr>
      <w:r>
        <w:rPr>
          <w:rFonts w:hint="cs"/>
          <w:rtl/>
        </w:rPr>
        <w:t>[</w:t>
      </w:r>
      <w:hyperlink r:id="rId171" w:history="1">
        <w:r w:rsidRPr="00AA6851">
          <w:rPr>
            <w:rStyle w:val="Hyperlink"/>
            <w:rFonts w:hint="cs"/>
            <w:rtl/>
          </w:rPr>
          <w:t>מתוך</w:t>
        </w:r>
      </w:hyperlink>
    </w:p>
    <w:p w14:paraId="3A6EB09E" w14:textId="77777777" w:rsidR="0049258C" w:rsidRDefault="0049258C" w:rsidP="0049258C">
      <w:pPr>
        <w:rPr>
          <w:rtl/>
        </w:rPr>
      </w:pPr>
      <w:r w:rsidRPr="00AA6851">
        <w:t>Irezumi: tattoo</w:t>
      </w:r>
    </w:p>
    <w:p w14:paraId="437A7F1B" w14:textId="77777777" w:rsidR="0049258C" w:rsidRDefault="0049258C" w:rsidP="0049258C">
      <w:pPr>
        <w:rPr>
          <w:rFonts w:cs="Times New Roman"/>
          <w:rtl/>
        </w:rPr>
      </w:pPr>
      <w:r w:rsidRPr="00AA6851">
        <w:t>Sujibori: outlining, the outline of a tattoo</w:t>
      </w:r>
      <w:r w:rsidRPr="00AA6851">
        <w:rPr>
          <w:rFonts w:cs="Times New Roman"/>
          <w:rtl/>
        </w:rPr>
        <w:t>.</w:t>
      </w:r>
    </w:p>
    <w:p w14:paraId="4D6B0341" w14:textId="77777777" w:rsidR="0049258C" w:rsidRDefault="0049258C" w:rsidP="0049258C">
      <w:pPr>
        <w:rPr>
          <w:rtl/>
        </w:rPr>
      </w:pPr>
      <w:r w:rsidRPr="00D719DB">
        <w:t>Horishi: a tattoo artist</w:t>
      </w:r>
    </w:p>
    <w:p w14:paraId="1D68A34A" w14:textId="77777777" w:rsidR="0049258C" w:rsidRDefault="0049258C" w:rsidP="0049258C">
      <w:pPr>
        <w:rPr>
          <w:rtl/>
        </w:rPr>
      </w:pPr>
      <w:r>
        <w:rPr>
          <w:rFonts w:hint="cs"/>
          <w:rtl/>
        </w:rPr>
        <w:t>]</w:t>
      </w:r>
    </w:p>
    <w:p w14:paraId="481C969C" w14:textId="164CEEE6" w:rsidR="000A3F1C" w:rsidRDefault="00374E16" w:rsidP="00141D55">
      <w:pPr>
        <w:rPr>
          <w:rtl/>
        </w:rPr>
      </w:pPr>
      <w:r>
        <w:rPr>
          <w:rFonts w:hint="cs"/>
          <w:rtl/>
        </w:rPr>
        <w:t>לפנות ערב הם סיימו ו</w:t>
      </w:r>
      <w:r w:rsidR="000A3F1C">
        <w:rPr>
          <w:rFonts w:hint="cs"/>
          <w:rtl/>
        </w:rPr>
        <w:t>האמן אמר</w:t>
      </w:r>
      <w:r w:rsidR="0013510A">
        <w:rPr>
          <w:rFonts w:hint="cs"/>
          <w:rtl/>
        </w:rPr>
        <w:t>,</w:t>
      </w:r>
      <w:r w:rsidR="000A3F1C">
        <w:rPr>
          <w:rFonts w:hint="cs"/>
          <w:rtl/>
        </w:rPr>
        <w:t xml:space="preserve"> </w:t>
      </w:r>
      <w:r w:rsidR="0013510A" w:rsidRPr="0013510A">
        <w:rPr>
          <w:rFonts w:cs="Times New Roman"/>
          <w:rtl/>
        </w:rPr>
        <w:t>"</w:t>
      </w:r>
      <w:r w:rsidR="0013510A" w:rsidRPr="0013510A">
        <w:t>It glows</w:t>
      </w:r>
      <w:r w:rsidR="00B33BA2">
        <w:t>,</w:t>
      </w:r>
      <w:r w:rsidR="0013510A" w:rsidRPr="0013510A">
        <w:rPr>
          <w:rFonts w:cs="Times New Roman"/>
          <w:rtl/>
        </w:rPr>
        <w:t>"</w:t>
      </w:r>
      <w:r w:rsidR="00F24F03">
        <w:rPr>
          <w:rFonts w:hint="cs"/>
          <w:rtl/>
        </w:rPr>
        <w:t xml:space="preserve"> ואלכס הסכים, כי זרועו </w:t>
      </w:r>
      <w:r w:rsidR="00141D55">
        <w:rPr>
          <w:rFonts w:hint="cs"/>
          <w:rtl/>
        </w:rPr>
        <w:t>אכן</w:t>
      </w:r>
      <w:r w:rsidR="00F24F03">
        <w:rPr>
          <w:rFonts w:hint="cs"/>
          <w:rtl/>
        </w:rPr>
        <w:t xml:space="preserve"> </w:t>
      </w:r>
      <w:r w:rsidR="00F24F03" w:rsidRPr="00FF1ADE">
        <w:rPr>
          <w:rFonts w:hint="cs"/>
          <w:highlight w:val="cyan"/>
          <w:rtl/>
        </w:rPr>
        <w:t>בערה</w:t>
      </w:r>
      <w:r w:rsidR="000A3F1C">
        <w:rPr>
          <w:rFonts w:hint="cs"/>
          <w:rtl/>
        </w:rPr>
        <w:t xml:space="preserve"> כ</w:t>
      </w:r>
      <w:r w:rsidR="000A3F1C" w:rsidRPr="00FF1ADE">
        <w:rPr>
          <w:rFonts w:hint="cs"/>
          <w:highlight w:val="cyan"/>
          <w:rtl/>
        </w:rPr>
        <w:t>גחלים לוחשות</w:t>
      </w:r>
      <w:r w:rsidR="000A3F1C">
        <w:rPr>
          <w:rFonts w:hint="cs"/>
          <w:rtl/>
        </w:rPr>
        <w:t>.</w:t>
      </w:r>
    </w:p>
    <w:p w14:paraId="0BCAC314" w14:textId="600395D5" w:rsidR="000A3F1C" w:rsidRDefault="000A3F1C" w:rsidP="004C406D">
      <w:pPr>
        <w:rPr>
          <w:rtl/>
        </w:rPr>
      </w:pPr>
      <w:r>
        <w:rPr>
          <w:rFonts w:hint="cs"/>
          <w:rtl/>
        </w:rPr>
        <w:t>אלא שהא</w:t>
      </w:r>
      <w:r w:rsidR="00C77A0F">
        <w:rPr>
          <w:rFonts w:hint="cs"/>
          <w:rtl/>
        </w:rPr>
        <w:t>מן התכוון ל</w:t>
      </w:r>
      <w:r w:rsidR="0013510A">
        <w:rPr>
          <w:rFonts w:hint="cs"/>
          <w:rtl/>
        </w:rPr>
        <w:t>ו</w:t>
      </w:r>
      <w:r w:rsidR="00640911">
        <w:rPr>
          <w:rFonts w:hint="cs"/>
          <w:rtl/>
        </w:rPr>
        <w:t>מר</w:t>
      </w:r>
      <w:r w:rsidR="00C77A0F">
        <w:rPr>
          <w:rFonts w:hint="cs"/>
          <w:rtl/>
        </w:rPr>
        <w:t xml:space="preserve"> שככל שכתפו</w:t>
      </w:r>
      <w:r>
        <w:rPr>
          <w:rFonts w:hint="cs"/>
          <w:rtl/>
        </w:rPr>
        <w:t xml:space="preserve"> של אלכס תצמח, כ</w:t>
      </w:r>
      <w:r w:rsidR="00566ED9">
        <w:rPr>
          <w:rFonts w:hint="cs"/>
          <w:rtl/>
        </w:rPr>
        <w:t>ן</w:t>
      </w:r>
      <w:r>
        <w:rPr>
          <w:rFonts w:hint="cs"/>
          <w:rtl/>
        </w:rPr>
        <w:t xml:space="preserve"> </w:t>
      </w:r>
      <w:r w:rsidR="004C406D">
        <w:rPr>
          <w:rFonts w:hint="cs"/>
          <w:rtl/>
        </w:rPr>
        <w:t xml:space="preserve">יצמח </w:t>
      </w:r>
      <w:r>
        <w:rPr>
          <w:rFonts w:hint="cs"/>
          <w:rtl/>
        </w:rPr>
        <w:t>גם הדרקון. [צריך לבטא זאת באופן יותר אלגנטי כך שלא אצטרך להגיד אכספליציטית שזה מה שאמן הקעקועים התכוון.]</w:t>
      </w:r>
    </w:p>
    <w:p w14:paraId="7CAA9906" w14:textId="7248009E" w:rsidR="008D28E6" w:rsidRDefault="008D28E6" w:rsidP="004C406D">
      <w:pPr>
        <w:rPr>
          <w:rtl/>
        </w:rPr>
      </w:pPr>
      <w:r>
        <w:rPr>
          <w:rFonts w:hint="cs"/>
          <w:rtl/>
        </w:rPr>
        <w:t xml:space="preserve">"אשיטה," </w:t>
      </w:r>
      <w:r w:rsidR="00103F0B">
        <w:rPr>
          <w:rFonts w:hint="cs"/>
          <w:rtl/>
        </w:rPr>
        <w:t xml:space="preserve">[מחר, ביפנית] </w:t>
      </w:r>
      <w:r>
        <w:rPr>
          <w:rFonts w:hint="cs"/>
          <w:rtl/>
        </w:rPr>
        <w:t>אמר לו</w:t>
      </w:r>
      <w:r w:rsidR="00566ED9" w:rsidRPr="00566ED9">
        <w:rPr>
          <w:rFonts w:hint="cs"/>
          <w:rtl/>
        </w:rPr>
        <w:t xml:space="preserve"> </w:t>
      </w:r>
      <w:r w:rsidR="00566ED9">
        <w:rPr>
          <w:rFonts w:hint="cs"/>
          <w:rtl/>
        </w:rPr>
        <w:t>המתלמד</w:t>
      </w:r>
      <w:r>
        <w:rPr>
          <w:rFonts w:hint="cs"/>
          <w:rtl/>
        </w:rPr>
        <w:t xml:space="preserve"> (אלה היו המילים הראשונות ש</w:t>
      </w:r>
      <w:r w:rsidR="00A31352">
        <w:rPr>
          <w:rFonts w:hint="cs"/>
          <w:rtl/>
        </w:rPr>
        <w:t>השמיע</w:t>
      </w:r>
      <w:r>
        <w:rPr>
          <w:rFonts w:hint="cs"/>
          <w:rtl/>
        </w:rPr>
        <w:t xml:space="preserve"> במשך כל היום)</w:t>
      </w:r>
      <w:r w:rsidR="0013510A">
        <w:rPr>
          <w:rFonts w:hint="cs"/>
          <w:rtl/>
        </w:rPr>
        <w:t>,</w:t>
      </w:r>
      <w:r>
        <w:rPr>
          <w:rFonts w:hint="cs"/>
          <w:rtl/>
        </w:rPr>
        <w:t xml:space="preserve"> "אשיטה,</w:t>
      </w:r>
      <w:r w:rsidR="00390D2F">
        <w:rPr>
          <w:rFonts w:hint="cs"/>
          <w:rtl/>
        </w:rPr>
        <w:t xml:space="preserve"> קאקושיבורי</w:t>
      </w:r>
      <w:r>
        <w:rPr>
          <w:rFonts w:hint="cs"/>
          <w:rtl/>
        </w:rPr>
        <w:t>.</w:t>
      </w:r>
      <w:r w:rsidR="000C6499">
        <w:rPr>
          <w:rFonts w:hint="cs"/>
          <w:rtl/>
        </w:rPr>
        <w:t>"</w:t>
      </w:r>
    </w:p>
    <w:p w14:paraId="37BD7550" w14:textId="77777777" w:rsidR="00390D2F" w:rsidRPr="00390D2F" w:rsidRDefault="00390D2F" w:rsidP="00250000">
      <w:pPr>
        <w:bidi w:val="0"/>
      </w:pPr>
      <w:r>
        <w:rPr>
          <w:b/>
          <w:bCs/>
        </w:rPr>
        <w:t>[</w:t>
      </w:r>
      <w:r w:rsidRPr="00390D2F">
        <w:rPr>
          <w:b/>
          <w:bCs/>
        </w:rPr>
        <w:t>Kakushibori</w:t>
      </w:r>
      <w:r w:rsidRPr="00390D2F">
        <w:t> (</w:t>
      </w:r>
      <w:r w:rsidRPr="00390D2F">
        <w:rPr>
          <w:rFonts w:ascii="MS Mincho" w:eastAsia="MS Mincho" w:hAnsi="MS Mincho" w:cs="MS Mincho" w:hint="eastAsia"/>
        </w:rPr>
        <w:t>隠し彫り</w:t>
      </w:r>
      <w:r w:rsidRPr="00390D2F">
        <w:rPr>
          <w:rFonts w:ascii="Times New Roman" w:hAnsi="Times New Roman" w:cs="Times New Roman"/>
        </w:rPr>
        <w:t>, literally hidden carving): tatt</w:t>
      </w:r>
      <w:r w:rsidRPr="00390D2F">
        <w:t>ooing near the armpits, the inside of the thighs and other "hidden" body areas. Also refers to the tattooing of hidden words, for example among the petals of flowers.</w:t>
      </w:r>
      <w:r>
        <w:t>]</w:t>
      </w:r>
    </w:p>
    <w:p w14:paraId="7A4A5AE5" w14:textId="6F487FBF" w:rsidR="00103F0B" w:rsidRDefault="00374E16" w:rsidP="00A31352">
      <w:pPr>
        <w:rPr>
          <w:rtl/>
        </w:rPr>
      </w:pPr>
      <w:r>
        <w:rPr>
          <w:rFonts w:hint="cs"/>
          <w:rtl/>
        </w:rPr>
        <w:lastRenderedPageBreak/>
        <w:t>"הציור גמור</w:t>
      </w:r>
      <w:r w:rsidR="00103F0B">
        <w:rPr>
          <w:rFonts w:hint="cs"/>
          <w:rtl/>
        </w:rPr>
        <w:t xml:space="preserve">?" אלכס </w:t>
      </w:r>
      <w:r w:rsidR="00A31352" w:rsidRPr="00973933">
        <w:rPr>
          <w:rFonts w:hint="eastAsia"/>
          <w:highlight w:val="red"/>
          <w:rtl/>
        </w:rPr>
        <w:t>גנח</w:t>
      </w:r>
      <w:r w:rsidR="00103F0B">
        <w:rPr>
          <w:rFonts w:hint="cs"/>
          <w:rtl/>
        </w:rPr>
        <w:t xml:space="preserve">. </w:t>
      </w:r>
      <w:r w:rsidR="002536EA" w:rsidRPr="002536EA">
        <w:rPr>
          <w:rFonts w:cs="Times New Roman"/>
          <w:rtl/>
        </w:rPr>
        <w:t xml:space="preserve">כתפו כבר </w:t>
      </w:r>
      <w:r w:rsidR="001C5A04">
        <w:rPr>
          <w:rFonts w:cs="Times New Roman"/>
          <w:rtl/>
        </w:rPr>
        <w:t>הייתה</w:t>
      </w:r>
      <w:r w:rsidR="002536EA" w:rsidRPr="002536EA">
        <w:rPr>
          <w:rFonts w:cs="Times New Roman"/>
          <w:rtl/>
        </w:rPr>
        <w:t xml:space="preserve"> חבושה והדרקון מוסתר. הוא לא הבין </w:t>
      </w:r>
      <w:r w:rsidR="00A53DEF" w:rsidRPr="00A53DEF">
        <w:rPr>
          <w:rFonts w:cs="Times New Roman"/>
          <w:rtl/>
        </w:rPr>
        <w:t xml:space="preserve">את </w:t>
      </w:r>
      <w:r w:rsidR="002536EA" w:rsidRPr="002536EA">
        <w:rPr>
          <w:rFonts w:cs="Times New Roman"/>
          <w:rtl/>
        </w:rPr>
        <w:t>דברי המתלמד, ושיער שהנחה אותו לגבי הטיפול בקעקוע.</w:t>
      </w:r>
    </w:p>
    <w:p w14:paraId="118E056C" w14:textId="272FF626" w:rsidR="00345E33" w:rsidRDefault="00345E33" w:rsidP="00250000">
      <w:pPr>
        <w:rPr>
          <w:rtl/>
        </w:rPr>
      </w:pPr>
      <w:r>
        <w:rPr>
          <w:rFonts w:hint="cs"/>
          <w:rtl/>
        </w:rPr>
        <w:t>"</w:t>
      </w:r>
      <w:r>
        <w:t>If blave come tomollow</w:t>
      </w:r>
      <w:r w:rsidR="0013510A">
        <w:t>,</w:t>
      </w:r>
      <w:r>
        <w:rPr>
          <w:rFonts w:hint="cs"/>
          <w:rtl/>
        </w:rPr>
        <w:t>"</w:t>
      </w:r>
      <w:r w:rsidR="00374E16">
        <w:rPr>
          <w:rFonts w:hint="cs"/>
          <w:rtl/>
        </w:rPr>
        <w:t xml:space="preserve"> המתלמד</w:t>
      </w:r>
      <w:r w:rsidR="008D28E6">
        <w:rPr>
          <w:rFonts w:hint="cs"/>
          <w:rtl/>
        </w:rPr>
        <w:t xml:space="preserve"> </w:t>
      </w:r>
      <w:r w:rsidR="008D28E6" w:rsidRPr="00973933">
        <w:rPr>
          <w:rFonts w:hint="eastAsia"/>
          <w:highlight w:val="red"/>
          <w:rtl/>
        </w:rPr>
        <w:t>אמר</w:t>
      </w:r>
      <w:r w:rsidR="008D28E6">
        <w:rPr>
          <w:rFonts w:hint="cs"/>
          <w:rtl/>
        </w:rPr>
        <w:t xml:space="preserve"> לו בעזר</w:t>
      </w:r>
      <w:r>
        <w:rPr>
          <w:rFonts w:hint="cs"/>
          <w:rtl/>
        </w:rPr>
        <w:t>ת</w:t>
      </w:r>
      <w:r w:rsidR="00374E16">
        <w:rPr>
          <w:rFonts w:hint="cs"/>
          <w:rtl/>
        </w:rPr>
        <w:t>ה של אשת האמן</w:t>
      </w:r>
      <w:r>
        <w:rPr>
          <w:rFonts w:hint="cs"/>
          <w:rtl/>
        </w:rPr>
        <w:t>. "</w:t>
      </w:r>
      <w:r>
        <w:t>If blave</w:t>
      </w:r>
      <w:r w:rsidR="006C3889">
        <w:t xml:space="preserve">, </w:t>
      </w:r>
      <w:r w:rsidR="006C3889" w:rsidRPr="006C3889">
        <w:t>Kakushibori</w:t>
      </w:r>
      <w:r w:rsidR="00566ED9">
        <w:t>.</w:t>
      </w:r>
      <w:r>
        <w:rPr>
          <w:rFonts w:hint="cs"/>
          <w:rtl/>
        </w:rPr>
        <w:t>"</w:t>
      </w:r>
    </w:p>
    <w:p w14:paraId="1072A806" w14:textId="4F5D3484" w:rsidR="00DA4AF3" w:rsidRDefault="00DA4AF3" w:rsidP="00AF709F">
      <w:pPr>
        <w:rPr>
          <w:rtl/>
        </w:rPr>
      </w:pPr>
      <w:r w:rsidRPr="000E45EA">
        <w:rPr>
          <w:rFonts w:hint="cs"/>
          <w:rtl/>
        </w:rPr>
        <w:t>הד</w:t>
      </w:r>
      <w:r w:rsidR="00FF1ADE" w:rsidRPr="000E45EA">
        <w:rPr>
          <w:rFonts w:hint="cs"/>
          <w:rtl/>
        </w:rPr>
        <w:t xml:space="preserve">רקון </w:t>
      </w:r>
      <w:r w:rsidR="000E3EDA" w:rsidRPr="000E45EA">
        <w:rPr>
          <w:rFonts w:hint="cs"/>
          <w:rtl/>
        </w:rPr>
        <w:t>השתולל</w:t>
      </w:r>
      <w:r w:rsidR="00FF1ADE" w:rsidRPr="000E45EA">
        <w:rPr>
          <w:rFonts w:hint="cs"/>
          <w:rtl/>
        </w:rPr>
        <w:t xml:space="preserve"> </w:t>
      </w:r>
      <w:r w:rsidR="00C77A0F">
        <w:rPr>
          <w:rFonts w:hint="cs"/>
          <w:rtl/>
        </w:rPr>
        <w:t>על</w:t>
      </w:r>
      <w:r w:rsidR="000E3EDA" w:rsidRPr="000E45EA">
        <w:rPr>
          <w:rFonts w:hint="cs"/>
          <w:rtl/>
        </w:rPr>
        <w:t xml:space="preserve"> הכתף הפצועה</w:t>
      </w:r>
      <w:r w:rsidR="00640911">
        <w:rPr>
          <w:rFonts w:hint="cs"/>
          <w:rtl/>
        </w:rPr>
        <w:t>,</w:t>
      </w:r>
      <w:r w:rsidR="000E3EDA" w:rsidRPr="000E45EA">
        <w:rPr>
          <w:rFonts w:hint="cs"/>
          <w:rtl/>
        </w:rPr>
        <w:t xml:space="preserve"> </w:t>
      </w:r>
      <w:r w:rsidR="00640911">
        <w:rPr>
          <w:rFonts w:hint="cs"/>
          <w:rtl/>
        </w:rPr>
        <w:t>ה</w:t>
      </w:r>
      <w:r w:rsidR="00FF1ADE" w:rsidRPr="000E45EA">
        <w:rPr>
          <w:rFonts w:hint="cs"/>
          <w:rtl/>
        </w:rPr>
        <w:t xml:space="preserve">תמרד </w:t>
      </w:r>
      <w:r w:rsidR="00AF709F">
        <w:rPr>
          <w:rFonts w:hint="cs"/>
          <w:rtl/>
        </w:rPr>
        <w:t>נגד</w:t>
      </w:r>
      <w:r w:rsidR="00FF1ADE" w:rsidRPr="000E45EA">
        <w:rPr>
          <w:rFonts w:hint="cs"/>
          <w:rtl/>
        </w:rPr>
        <w:t xml:space="preserve"> מקום משכנו החדש</w:t>
      </w:r>
      <w:r w:rsidR="00C77A0F">
        <w:rPr>
          <w:rFonts w:hint="cs"/>
          <w:rtl/>
        </w:rPr>
        <w:t>,</w:t>
      </w:r>
      <w:r w:rsidR="00FF1ADE" w:rsidRPr="000E45EA">
        <w:rPr>
          <w:rFonts w:hint="cs"/>
          <w:rtl/>
        </w:rPr>
        <w:t xml:space="preserve"> </w:t>
      </w:r>
      <w:r w:rsidR="00103F0B" w:rsidRPr="000E45EA">
        <w:rPr>
          <w:rFonts w:hint="cs"/>
          <w:rtl/>
        </w:rPr>
        <w:t xml:space="preserve">ולא </w:t>
      </w:r>
      <w:r w:rsidR="001C5A04">
        <w:rPr>
          <w:rFonts w:hint="cs"/>
          <w:rtl/>
        </w:rPr>
        <w:t>הייתה</w:t>
      </w:r>
      <w:r w:rsidR="00103F0B" w:rsidRPr="000E45EA">
        <w:rPr>
          <w:rFonts w:hint="cs"/>
          <w:rtl/>
        </w:rPr>
        <w:t xml:space="preserve"> ל</w:t>
      </w:r>
      <w:r w:rsidR="00FF1ADE" w:rsidRPr="000E45EA">
        <w:rPr>
          <w:rFonts w:hint="cs"/>
          <w:rtl/>
        </w:rPr>
        <w:t>אלכס</w:t>
      </w:r>
      <w:r w:rsidR="00103F0B" w:rsidRPr="000E45EA">
        <w:rPr>
          <w:rFonts w:hint="cs"/>
          <w:rtl/>
        </w:rPr>
        <w:t xml:space="preserve"> </w:t>
      </w:r>
      <w:r w:rsidR="00675261">
        <w:rPr>
          <w:rFonts w:hint="cs"/>
          <w:rtl/>
        </w:rPr>
        <w:t>כל</w:t>
      </w:r>
      <w:r w:rsidR="00103F0B" w:rsidRPr="000E45EA">
        <w:rPr>
          <w:rFonts w:hint="cs"/>
          <w:rtl/>
        </w:rPr>
        <w:t xml:space="preserve"> כוונה להמש</w:t>
      </w:r>
      <w:r w:rsidR="008B1006">
        <w:rPr>
          <w:rFonts w:hint="cs"/>
          <w:rtl/>
        </w:rPr>
        <w:t>י</w:t>
      </w:r>
      <w:r w:rsidR="00686323">
        <w:rPr>
          <w:rFonts w:hint="cs"/>
          <w:rtl/>
        </w:rPr>
        <w:t>ך</w:t>
      </w:r>
      <w:r w:rsidR="00103F0B" w:rsidRPr="000E45EA">
        <w:rPr>
          <w:rFonts w:hint="cs"/>
          <w:rtl/>
        </w:rPr>
        <w:t xml:space="preserve"> </w:t>
      </w:r>
      <w:r w:rsidR="008B1006">
        <w:rPr>
          <w:rFonts w:hint="cs"/>
          <w:rtl/>
        </w:rPr>
        <w:t xml:space="preserve">את </w:t>
      </w:r>
      <w:r w:rsidR="00103F0B" w:rsidRPr="000E45EA">
        <w:rPr>
          <w:rFonts w:hint="cs"/>
          <w:rtl/>
        </w:rPr>
        <w:t>ה</w:t>
      </w:r>
      <w:r w:rsidR="0055042A" w:rsidRPr="000E45EA">
        <w:rPr>
          <w:rFonts w:hint="cs"/>
          <w:rtl/>
        </w:rPr>
        <w:t>עינוי</w:t>
      </w:r>
      <w:r w:rsidR="002536EA" w:rsidRPr="002536EA">
        <w:rPr>
          <w:rFonts w:cs="Times New Roman"/>
          <w:rtl/>
        </w:rPr>
        <w:t xml:space="preserve"> </w:t>
      </w:r>
      <w:r w:rsidR="008B1006">
        <w:rPr>
          <w:rFonts w:cs="Times New Roman" w:hint="cs"/>
          <w:rtl/>
        </w:rPr>
        <w:t xml:space="preserve">למחרת </w:t>
      </w:r>
      <w:r w:rsidR="002536EA" w:rsidRPr="002536EA">
        <w:rPr>
          <w:rFonts w:cs="Times New Roman"/>
          <w:rtl/>
        </w:rPr>
        <w:t>או לפגוש איש מהם שוב לעולם</w:t>
      </w:r>
      <w:r w:rsidR="00374E16" w:rsidRPr="000E45EA">
        <w:rPr>
          <w:rFonts w:hint="cs"/>
          <w:rtl/>
        </w:rPr>
        <w:t>.</w:t>
      </w:r>
      <w:r w:rsidR="00103F0B" w:rsidRPr="000E45EA">
        <w:rPr>
          <w:rFonts w:hint="cs"/>
          <w:rtl/>
        </w:rPr>
        <w:t xml:space="preserve"> </w:t>
      </w:r>
      <w:r w:rsidR="00BA7A99" w:rsidRPr="000E45EA">
        <w:rPr>
          <w:rFonts w:hint="cs"/>
          <w:rtl/>
        </w:rPr>
        <w:t>[באותו מקום פצוע]</w:t>
      </w:r>
      <w:r w:rsidR="00F24F03" w:rsidRPr="000E45EA">
        <w:rPr>
          <w:rFonts w:hint="cs"/>
          <w:rtl/>
        </w:rPr>
        <w:t xml:space="preserve"> לפחות </w:t>
      </w:r>
      <w:r w:rsidR="00086D76" w:rsidRPr="000E45EA">
        <w:rPr>
          <w:rFonts w:hint="cs"/>
          <w:rtl/>
        </w:rPr>
        <w:t xml:space="preserve">שיא </w:t>
      </w:r>
      <w:r w:rsidR="00F24F03" w:rsidRPr="000E45EA">
        <w:rPr>
          <w:rFonts w:hint="cs"/>
          <w:rtl/>
        </w:rPr>
        <w:t xml:space="preserve">שעת העומס </w:t>
      </w:r>
      <w:r w:rsidR="004C406D">
        <w:rPr>
          <w:rFonts w:hint="cs"/>
          <w:rtl/>
        </w:rPr>
        <w:t xml:space="preserve">כבר </w:t>
      </w:r>
      <w:r w:rsidR="00F24F03" w:rsidRPr="000E45EA">
        <w:rPr>
          <w:rFonts w:hint="cs"/>
          <w:rtl/>
        </w:rPr>
        <w:t>חל</w:t>
      </w:r>
      <w:r w:rsidR="00086D76" w:rsidRPr="000E45EA">
        <w:rPr>
          <w:rFonts w:hint="cs"/>
          <w:rtl/>
        </w:rPr>
        <w:t>ף</w:t>
      </w:r>
      <w:r w:rsidR="004C406D">
        <w:rPr>
          <w:rFonts w:hint="cs"/>
          <w:rtl/>
        </w:rPr>
        <w:t>,</w:t>
      </w:r>
      <w:r w:rsidR="00F24F03" w:rsidRPr="000E45EA">
        <w:rPr>
          <w:rFonts w:hint="cs"/>
          <w:rtl/>
        </w:rPr>
        <w:t xml:space="preserve"> </w:t>
      </w:r>
      <w:r w:rsidR="008D5B26" w:rsidRPr="000E45EA">
        <w:rPr>
          <w:rFonts w:hint="cs"/>
          <w:rtl/>
        </w:rPr>
        <w:t>והוא לא נהד</w:t>
      </w:r>
      <w:r w:rsidR="00F24F03" w:rsidRPr="000E45EA">
        <w:rPr>
          <w:rFonts w:hint="cs"/>
          <w:rtl/>
        </w:rPr>
        <w:t xml:space="preserve">ף </w:t>
      </w:r>
      <w:r w:rsidR="000C6499">
        <w:rPr>
          <w:rFonts w:hint="cs"/>
          <w:rtl/>
        </w:rPr>
        <w:t>[</w:t>
      </w:r>
      <w:r w:rsidR="000E3EDA" w:rsidRPr="000E45EA">
        <w:rPr>
          <w:rFonts w:hint="cs"/>
          <w:rtl/>
        </w:rPr>
        <w:t>בכח</w:t>
      </w:r>
      <w:r w:rsidR="00AF709F">
        <w:rPr>
          <w:rFonts w:hint="cs"/>
          <w:rtl/>
        </w:rPr>
        <w:t xml:space="preserve"> </w:t>
      </w:r>
      <w:r w:rsidR="00DB45C0">
        <w:rPr>
          <w:rFonts w:hint="cs"/>
          <w:rtl/>
        </w:rPr>
        <w:t xml:space="preserve">עודף, </w:t>
      </w:r>
      <w:r w:rsidR="00AF709F">
        <w:rPr>
          <w:rFonts w:hint="cs"/>
          <w:rtl/>
        </w:rPr>
        <w:t xml:space="preserve">מופרז </w:t>
      </w:r>
      <w:r w:rsidR="00AF709F">
        <w:t>excessive</w:t>
      </w:r>
      <w:r w:rsidR="00AF709F">
        <w:rPr>
          <w:rFonts w:hint="cs"/>
          <w:rtl/>
        </w:rPr>
        <w:t xml:space="preserve"> </w:t>
      </w:r>
      <w:r w:rsidR="00DB45C0">
        <w:rPr>
          <w:rFonts w:hint="cs"/>
          <w:rtl/>
        </w:rPr>
        <w:t>מופרז מהרגיל</w:t>
      </w:r>
      <w:r w:rsidR="000C6499">
        <w:rPr>
          <w:rFonts w:hint="cs"/>
          <w:rtl/>
        </w:rPr>
        <w:t>]</w:t>
      </w:r>
      <w:r w:rsidR="000E3EDA" w:rsidRPr="000E45EA">
        <w:rPr>
          <w:rFonts w:hint="cs"/>
          <w:rtl/>
        </w:rPr>
        <w:t xml:space="preserve"> </w:t>
      </w:r>
      <w:r w:rsidR="00F24F03" w:rsidRPr="000E45EA">
        <w:rPr>
          <w:rFonts w:hint="cs"/>
          <w:rtl/>
        </w:rPr>
        <w:t>בכניסה לרכבת התחתי</w:t>
      </w:r>
      <w:r w:rsidR="00F24F03">
        <w:rPr>
          <w:rFonts w:hint="cs"/>
          <w:rtl/>
        </w:rPr>
        <w:t>ת,</w:t>
      </w:r>
      <w:r w:rsidR="00086D76">
        <w:rPr>
          <w:rFonts w:hint="cs"/>
          <w:rtl/>
        </w:rPr>
        <w:t xml:space="preserve"> ו</w:t>
      </w:r>
      <w:r w:rsidR="00E62EED">
        <w:rPr>
          <w:rFonts w:hint="cs"/>
          <w:rtl/>
        </w:rPr>
        <w:t xml:space="preserve">אפילו </w:t>
      </w:r>
      <w:r w:rsidR="009B2415" w:rsidRPr="009B2415">
        <w:rPr>
          <w:rFonts w:cs="Times New Roman"/>
          <w:rtl/>
        </w:rPr>
        <w:t>הצליח למצ</w:t>
      </w:r>
      <w:r w:rsidR="00DC3A34">
        <w:rPr>
          <w:rFonts w:cs="Times New Roman" w:hint="cs"/>
          <w:rtl/>
        </w:rPr>
        <w:t>ו</w:t>
      </w:r>
      <w:r w:rsidR="009B2415" w:rsidRPr="009B2415">
        <w:rPr>
          <w:rFonts w:cs="Times New Roman"/>
          <w:rtl/>
        </w:rPr>
        <w:t xml:space="preserve">א </w:t>
      </w:r>
      <w:r w:rsidR="00086D76">
        <w:rPr>
          <w:rFonts w:hint="cs"/>
          <w:rtl/>
        </w:rPr>
        <w:t xml:space="preserve">מקום </w:t>
      </w:r>
      <w:r w:rsidR="00E62EED">
        <w:rPr>
          <w:rFonts w:hint="cs"/>
          <w:rtl/>
        </w:rPr>
        <w:t>משען נ</w:t>
      </w:r>
      <w:r w:rsidR="00DC3A34">
        <w:rPr>
          <w:rFonts w:hint="cs"/>
          <w:rtl/>
        </w:rPr>
        <w:t>ו</w:t>
      </w:r>
      <w:r w:rsidR="00E62EED">
        <w:rPr>
          <w:rFonts w:hint="cs"/>
          <w:rtl/>
        </w:rPr>
        <w:t>ח למדי בקצה הקרון</w:t>
      </w:r>
      <w:r w:rsidR="00F24F03">
        <w:rPr>
          <w:rFonts w:hint="cs"/>
          <w:rtl/>
        </w:rPr>
        <w:t>.</w:t>
      </w:r>
    </w:p>
    <w:p w14:paraId="4565406D" w14:textId="2FC81690" w:rsidR="00FA7E3C" w:rsidRPr="00CD067C" w:rsidRDefault="00C45596" w:rsidP="00AF709F">
      <w:pPr>
        <w:rPr>
          <w:rtl/>
        </w:rPr>
      </w:pPr>
      <w:r>
        <w:rPr>
          <w:rFonts w:hint="cs"/>
          <w:rtl/>
        </w:rPr>
        <w:t>[</w:t>
      </w:r>
      <w:r w:rsidR="00FA7E3C" w:rsidRPr="00E67C1F">
        <w:rPr>
          <w:rFonts w:hint="eastAsia"/>
          <w:rtl/>
        </w:rPr>
        <w:t>שני</w:t>
      </w:r>
      <w:r w:rsidR="00FA7E3C" w:rsidRPr="00E67C1F">
        <w:rPr>
          <w:rtl/>
        </w:rPr>
        <w:t xml:space="preserve"> הלקוחות האחרונים באו בעקבותיו, והוא היה חלש ורועד מדי, גלי כפור </w:t>
      </w:r>
      <w:r w:rsidR="00E72782" w:rsidRPr="00E67C1F">
        <w:rPr>
          <w:rFonts w:hint="eastAsia"/>
          <w:rtl/>
        </w:rPr>
        <w:t>פילחו</w:t>
      </w:r>
      <w:r w:rsidR="00E7702F" w:rsidRPr="00E67C1F">
        <w:rPr>
          <w:rtl/>
        </w:rPr>
        <w:t xml:space="preserve"> את</w:t>
      </w:r>
      <w:r w:rsidR="00FA7E3C" w:rsidRPr="00E67C1F">
        <w:rPr>
          <w:rtl/>
        </w:rPr>
        <w:t xml:space="preserve"> גופו</w:t>
      </w:r>
      <w:r w:rsidR="00CE6DE6" w:rsidRPr="00E67C1F">
        <w:rPr>
          <w:rtl/>
        </w:rPr>
        <w:t>,</w:t>
      </w:r>
      <w:r w:rsidR="00FA7E3C" w:rsidRPr="00E67C1F">
        <w:rPr>
          <w:rtl/>
        </w:rPr>
        <w:t xml:space="preserve"> ו</w:t>
      </w:r>
      <w:r w:rsidR="00E7702F" w:rsidRPr="00E67C1F">
        <w:rPr>
          <w:rFonts w:hint="eastAsia"/>
          <w:rtl/>
        </w:rPr>
        <w:t>הוא</w:t>
      </w:r>
      <w:r w:rsidR="00E7702F" w:rsidRPr="00E67C1F">
        <w:rPr>
          <w:rtl/>
        </w:rPr>
        <w:t xml:space="preserve"> </w:t>
      </w:r>
      <w:r w:rsidR="00E7702F" w:rsidRPr="00E67C1F">
        <w:rPr>
          <w:rFonts w:hint="eastAsia"/>
          <w:rtl/>
        </w:rPr>
        <w:t>ידע</w:t>
      </w:r>
      <w:r w:rsidR="00E7702F" w:rsidRPr="00E67C1F">
        <w:rPr>
          <w:rtl/>
        </w:rPr>
        <w:t xml:space="preserve"> </w:t>
      </w:r>
      <w:r w:rsidR="00E7702F" w:rsidRPr="00E67C1F">
        <w:rPr>
          <w:rFonts w:hint="eastAsia"/>
          <w:rtl/>
        </w:rPr>
        <w:t>ש</w:t>
      </w:r>
      <w:r w:rsidR="00BE6703" w:rsidRPr="00E67C1F">
        <w:rPr>
          <w:rFonts w:hint="eastAsia"/>
          <w:rtl/>
        </w:rPr>
        <w:t>ל</w:t>
      </w:r>
      <w:r w:rsidR="00FA7E3C" w:rsidRPr="00E67C1F">
        <w:rPr>
          <w:rFonts w:hint="eastAsia"/>
          <w:rtl/>
        </w:rPr>
        <w:t>א</w:t>
      </w:r>
      <w:r w:rsidR="00FA7E3C" w:rsidRPr="00E67C1F">
        <w:rPr>
          <w:rtl/>
        </w:rPr>
        <w:t xml:space="preserve"> יצליח </w:t>
      </w:r>
      <w:r w:rsidR="00FA7E3C" w:rsidRPr="00E67C1F">
        <w:rPr>
          <w:rFonts w:hint="eastAsia"/>
          <w:rtl/>
        </w:rPr>
        <w:t>להתנגד</w:t>
      </w:r>
      <w:r w:rsidR="00FA7E3C" w:rsidRPr="00E67C1F">
        <w:rPr>
          <w:rtl/>
        </w:rPr>
        <w:t xml:space="preserve"> </w:t>
      </w:r>
      <w:r w:rsidR="00FA7E3C" w:rsidRPr="00E67C1F">
        <w:rPr>
          <w:rFonts w:hint="eastAsia"/>
          <w:rtl/>
        </w:rPr>
        <w:t>ל</w:t>
      </w:r>
      <w:r w:rsidR="00CE6DE6" w:rsidRPr="00E67C1F">
        <w:rPr>
          <w:rFonts w:hint="eastAsia"/>
          <w:rtl/>
        </w:rPr>
        <w:t>שניהם</w:t>
      </w:r>
      <w:r w:rsidR="00CE6DE6" w:rsidRPr="00E67C1F">
        <w:rPr>
          <w:rtl/>
        </w:rPr>
        <w:t xml:space="preserve"> </w:t>
      </w:r>
      <w:r w:rsidR="00CE6DE6" w:rsidRPr="00E67C1F">
        <w:rPr>
          <w:rFonts w:hint="eastAsia"/>
          <w:rtl/>
        </w:rPr>
        <w:t>ביחד</w:t>
      </w:r>
      <w:r w:rsidR="00FA7E3C" w:rsidRPr="00E67C1F">
        <w:rPr>
          <w:rtl/>
        </w:rPr>
        <w:t xml:space="preserve">, אבל כשנכנס מהדלת האחורית של אולם הקונצרטים הם עזבו. כך </w:t>
      </w:r>
      <w:r w:rsidR="00CE6DE6" w:rsidRPr="00E67C1F">
        <w:rPr>
          <w:rtl/>
        </w:rPr>
        <w:t>[</w:t>
      </w:r>
      <w:r w:rsidR="00FA7E3C" w:rsidRPr="00E67C1F">
        <w:rPr>
          <w:rFonts w:hint="eastAsia"/>
          <w:rtl/>
        </w:rPr>
        <w:t>תרם</w:t>
      </w:r>
      <w:r w:rsidR="00CE6DE6" w:rsidRPr="00E67C1F">
        <w:rPr>
          <w:rtl/>
        </w:rPr>
        <w:t xml:space="preserve"> הועיל שיפר סייע]</w:t>
      </w:r>
      <w:r w:rsidR="00FA7E3C" w:rsidRPr="00E67C1F">
        <w:rPr>
          <w:rtl/>
        </w:rPr>
        <w:t xml:space="preserve"> </w:t>
      </w:r>
      <w:r w:rsidR="00CE6DE6" w:rsidRPr="00E67C1F">
        <w:rPr>
          <w:rFonts w:hint="eastAsia"/>
          <w:rtl/>
        </w:rPr>
        <w:t>סייע</w:t>
      </w:r>
      <w:r w:rsidR="00CE6DE6" w:rsidRPr="00E67C1F">
        <w:rPr>
          <w:rtl/>
        </w:rPr>
        <w:t xml:space="preserve"> </w:t>
      </w:r>
      <w:r w:rsidR="00FA7E3C" w:rsidRPr="00E67C1F">
        <w:rPr>
          <w:rFonts w:hint="eastAsia"/>
          <w:rtl/>
        </w:rPr>
        <w:t>תיאו</w:t>
      </w:r>
      <w:r w:rsidR="00FA7E3C" w:rsidRPr="00E67C1F">
        <w:rPr>
          <w:rtl/>
        </w:rPr>
        <w:t xml:space="preserve"> </w:t>
      </w:r>
      <w:r w:rsidR="00FA7E3C" w:rsidRPr="00E67C1F">
        <w:rPr>
          <w:rFonts w:hint="eastAsia"/>
          <w:rtl/>
        </w:rPr>
        <w:t>ללא</w:t>
      </w:r>
      <w:r w:rsidR="00FA7E3C" w:rsidRPr="00E67C1F">
        <w:rPr>
          <w:rtl/>
        </w:rPr>
        <w:t xml:space="preserve"> </w:t>
      </w:r>
      <w:r w:rsidR="00FA7E3C" w:rsidRPr="00E67C1F">
        <w:rPr>
          <w:rFonts w:hint="eastAsia"/>
          <w:rtl/>
        </w:rPr>
        <w:t>ידיעתו</w:t>
      </w:r>
      <w:r w:rsidR="00FA7E3C" w:rsidRPr="00E67C1F">
        <w:rPr>
          <w:rtl/>
        </w:rPr>
        <w:t xml:space="preserve"> </w:t>
      </w:r>
      <w:r w:rsidR="00FA7E3C" w:rsidRPr="00E67C1F">
        <w:rPr>
          <w:rFonts w:hint="eastAsia"/>
          <w:rtl/>
        </w:rPr>
        <w:t>לחייו</w:t>
      </w:r>
      <w:r w:rsidR="00FA7E3C" w:rsidRPr="00E67C1F">
        <w:rPr>
          <w:rtl/>
        </w:rPr>
        <w:t xml:space="preserve"> </w:t>
      </w:r>
      <w:r w:rsidR="00FA7E3C" w:rsidRPr="00E67C1F">
        <w:rPr>
          <w:rFonts w:hint="eastAsia"/>
          <w:rtl/>
        </w:rPr>
        <w:t>של</w:t>
      </w:r>
      <w:r w:rsidR="00FA7E3C" w:rsidRPr="00E67C1F">
        <w:rPr>
          <w:rtl/>
        </w:rPr>
        <w:t xml:space="preserve"> </w:t>
      </w:r>
      <w:r w:rsidR="00FA7E3C" w:rsidRPr="00E67C1F">
        <w:rPr>
          <w:rFonts w:hint="eastAsia"/>
          <w:rtl/>
        </w:rPr>
        <w:t>אלכס</w:t>
      </w:r>
      <w:r w:rsidR="00FA7E3C" w:rsidRPr="00E67C1F">
        <w:rPr>
          <w:rtl/>
        </w:rPr>
        <w:t>.</w:t>
      </w:r>
    </w:p>
    <w:p w14:paraId="0937C735" w14:textId="77777777" w:rsidR="00C45596" w:rsidRDefault="00C45596" w:rsidP="004C406D">
      <w:pPr>
        <w:rPr>
          <w:rtl/>
        </w:rPr>
      </w:pPr>
      <w:r>
        <w:rPr>
          <w:rFonts w:hint="cs"/>
          <w:rtl/>
        </w:rPr>
        <w:t>]</w:t>
      </w:r>
    </w:p>
    <w:p w14:paraId="19A4B2F7" w14:textId="3958301A" w:rsidR="004627AB" w:rsidRDefault="00BC3A29" w:rsidP="004C406D">
      <w:pPr>
        <w:rPr>
          <w:rtl/>
        </w:rPr>
      </w:pPr>
      <w:r>
        <w:rPr>
          <w:rFonts w:hint="cs"/>
          <w:rtl/>
        </w:rPr>
        <w:t xml:space="preserve">למזלו זכר </w:t>
      </w:r>
      <w:r w:rsidR="00C93B69">
        <w:rPr>
          <w:rFonts w:hint="cs"/>
          <w:rtl/>
        </w:rPr>
        <w:t>גם</w:t>
      </w:r>
      <w:r w:rsidR="008308A2">
        <w:rPr>
          <w:rFonts w:hint="cs"/>
          <w:rtl/>
        </w:rPr>
        <w:t xml:space="preserve"> את </w:t>
      </w:r>
      <w:r w:rsidR="00DB45C0">
        <w:rPr>
          <w:rFonts w:hint="cs"/>
          <w:rtl/>
        </w:rPr>
        <w:t>הדרך ל</w:t>
      </w:r>
      <w:r w:rsidR="008308A2">
        <w:rPr>
          <w:rFonts w:hint="cs"/>
          <w:rtl/>
        </w:rPr>
        <w:t>אולם הקונצרטים</w:t>
      </w:r>
      <w:r w:rsidR="002E54C5">
        <w:rPr>
          <w:rFonts w:hint="cs"/>
          <w:rtl/>
        </w:rPr>
        <w:t xml:space="preserve"> [</w:t>
      </w:r>
      <w:r w:rsidR="008308A2">
        <w:rPr>
          <w:rFonts w:hint="cs"/>
          <w:rtl/>
        </w:rPr>
        <w:t>מהסיבוב הזהה שנע</w:t>
      </w:r>
      <w:r w:rsidR="00E01960">
        <w:rPr>
          <w:rFonts w:hint="cs"/>
          <w:rtl/>
        </w:rPr>
        <w:t>רך</w:t>
      </w:r>
      <w:r w:rsidR="008308A2">
        <w:rPr>
          <w:rFonts w:hint="cs"/>
          <w:rtl/>
        </w:rPr>
        <w:t xml:space="preserve"> עם </w:t>
      </w:r>
      <w:r w:rsidR="008B1B44">
        <w:rPr>
          <w:rFonts w:hint="cs"/>
          <w:rtl/>
        </w:rPr>
        <w:t>סופי</w:t>
      </w:r>
      <w:r w:rsidR="002E54C5">
        <w:rPr>
          <w:rFonts w:hint="cs"/>
          <w:rtl/>
        </w:rPr>
        <w:t>]</w:t>
      </w:r>
      <w:r w:rsidR="008308A2">
        <w:rPr>
          <w:rFonts w:hint="cs"/>
          <w:rtl/>
        </w:rPr>
        <w:t>, והצליח ל</w:t>
      </w:r>
      <w:r w:rsidR="00374E16">
        <w:rPr>
          <w:rFonts w:hint="cs"/>
          <w:rtl/>
        </w:rPr>
        <w:t>הגיע בזמן</w:t>
      </w:r>
      <w:r w:rsidR="00374E16">
        <w:rPr>
          <w:rtl/>
        </w:rPr>
        <w:t xml:space="preserve"> ל</w:t>
      </w:r>
      <w:r w:rsidR="004C406D">
        <w:rPr>
          <w:rFonts w:hint="cs"/>
          <w:rtl/>
        </w:rPr>
        <w:t>מ</w:t>
      </w:r>
      <w:r w:rsidR="004C406D">
        <w:rPr>
          <w:rtl/>
        </w:rPr>
        <w:t>ופע</w:t>
      </w:r>
      <w:r w:rsidR="00374E16">
        <w:rPr>
          <w:rtl/>
        </w:rPr>
        <w:t xml:space="preserve"> של תיאו</w:t>
      </w:r>
      <w:r w:rsidR="002875CE">
        <w:rPr>
          <w:rFonts w:hint="cs"/>
          <w:rtl/>
        </w:rPr>
        <w:t>, אם כי בחולצת טריקו קמוטה</w:t>
      </w:r>
      <w:r w:rsidR="00FA7E3C">
        <w:rPr>
          <w:rFonts w:hint="cs"/>
          <w:rtl/>
        </w:rPr>
        <w:t xml:space="preserve"> וספוגת</w:t>
      </w:r>
      <w:r w:rsidR="00DC3A34">
        <w:rPr>
          <w:rFonts w:hint="cs"/>
          <w:rtl/>
        </w:rPr>
        <w:t xml:space="preserve"> </w:t>
      </w:r>
      <w:r w:rsidR="00FA7E3C">
        <w:rPr>
          <w:rFonts w:hint="cs"/>
          <w:rtl/>
        </w:rPr>
        <w:t>זיעה</w:t>
      </w:r>
      <w:r w:rsidR="004627AB" w:rsidRPr="00CD067C">
        <w:rPr>
          <w:rtl/>
        </w:rPr>
        <w:t xml:space="preserve">. </w:t>
      </w:r>
    </w:p>
    <w:p w14:paraId="7ACB5403" w14:textId="1DFB4959" w:rsidR="006F3B3D" w:rsidRDefault="006F3B3D" w:rsidP="004C406D">
      <w:pPr>
        <w:rPr>
          <w:rtl/>
        </w:rPr>
      </w:pPr>
      <w:r>
        <w:rPr>
          <w:rFonts w:hint="cs"/>
          <w:rtl/>
        </w:rPr>
        <w:t>[</w:t>
      </w:r>
    </w:p>
    <w:p w14:paraId="4C399254" w14:textId="45A7FFA1" w:rsidR="006F3B3D" w:rsidRDefault="00EE3076" w:rsidP="004C406D">
      <w:pPr>
        <w:rPr>
          <w:rtl/>
        </w:rPr>
      </w:pPr>
      <w:hyperlink r:id="rId172" w:history="1">
        <w:r w:rsidR="006F3B3D" w:rsidRPr="004E7B55">
          <w:rPr>
            <w:rStyle w:val="Hyperlink"/>
          </w:rPr>
          <w:t>https://www.japan-talk.com/jt/new/7-most-important-Japanese-words</w:t>
        </w:r>
      </w:hyperlink>
    </w:p>
    <w:p w14:paraId="0314922F" w14:textId="1FF8AB71" w:rsidR="006F3B3D" w:rsidRDefault="00EE3076" w:rsidP="004C406D">
      <w:pPr>
        <w:rPr>
          <w:rtl/>
        </w:rPr>
      </w:pPr>
      <w:hyperlink r:id="rId173" w:history="1">
        <w:r w:rsidR="006F3B3D" w:rsidRPr="004E7B55">
          <w:rPr>
            <w:rStyle w:val="Hyperlink"/>
          </w:rPr>
          <w:t>https://www.japan-talk.com/jt/new/67-reasons-you-wont-like-Japan-part3</w:t>
        </w:r>
      </w:hyperlink>
    </w:p>
    <w:p w14:paraId="7F740AE5" w14:textId="50917260" w:rsidR="006F3B3D" w:rsidRDefault="00EE3076" w:rsidP="004C406D">
      <w:pPr>
        <w:rPr>
          <w:rtl/>
        </w:rPr>
      </w:pPr>
      <w:hyperlink r:id="rId174" w:history="1">
        <w:r w:rsidR="006F3B3D" w:rsidRPr="004E7B55">
          <w:rPr>
            <w:rStyle w:val="Hyperlink"/>
          </w:rPr>
          <w:t>https://www.japan-talk.com/jt/new/yoyogi-park</w:t>
        </w:r>
      </w:hyperlink>
    </w:p>
    <w:p w14:paraId="7DEBFD5F" w14:textId="772FDB13" w:rsidR="006F3B3D" w:rsidRDefault="00EE3076" w:rsidP="004C406D">
      <w:pPr>
        <w:rPr>
          <w:rtl/>
        </w:rPr>
      </w:pPr>
      <w:hyperlink r:id="rId175" w:history="1">
        <w:r w:rsidR="006F3B3D" w:rsidRPr="004E7B55">
          <w:rPr>
            <w:rStyle w:val="Hyperlink"/>
          </w:rPr>
          <w:t>https://www.japan-talk.com/jt/new/tokyo-neighborhoods</w:t>
        </w:r>
      </w:hyperlink>
    </w:p>
    <w:p w14:paraId="60B58E1C" w14:textId="49D676C1" w:rsidR="006F3B3D" w:rsidRDefault="00EE3076" w:rsidP="004C406D">
      <w:pPr>
        <w:rPr>
          <w:rtl/>
        </w:rPr>
      </w:pPr>
      <w:hyperlink r:id="rId176" w:history="1">
        <w:r w:rsidR="006F3B3D" w:rsidRPr="004E7B55">
          <w:rPr>
            <w:rStyle w:val="Hyperlink"/>
          </w:rPr>
          <w:t>https://www.japan-talk.com/jt/new/japan-activities</w:t>
        </w:r>
      </w:hyperlink>
    </w:p>
    <w:p w14:paraId="5E640E69" w14:textId="77DC47F9" w:rsidR="006F3B3D" w:rsidRDefault="00EE3076" w:rsidP="004C406D">
      <w:pPr>
        <w:rPr>
          <w:rtl/>
        </w:rPr>
      </w:pPr>
      <w:hyperlink r:id="rId177" w:history="1">
        <w:r w:rsidR="006F3B3D" w:rsidRPr="004E7B55">
          <w:rPr>
            <w:rStyle w:val="Hyperlink"/>
          </w:rPr>
          <w:t>https://www.japan-talk.com/jt/new/hanabi</w:t>
        </w:r>
      </w:hyperlink>
    </w:p>
    <w:p w14:paraId="0AF5A38F" w14:textId="18055EDB" w:rsidR="006F3B3D" w:rsidRDefault="00EE3076" w:rsidP="004C406D">
      <w:pPr>
        <w:rPr>
          <w:rtl/>
        </w:rPr>
      </w:pPr>
      <w:hyperlink r:id="rId178" w:history="1">
        <w:r w:rsidR="006F3B3D" w:rsidRPr="004E7B55">
          <w:rPr>
            <w:rStyle w:val="Hyperlink"/>
          </w:rPr>
          <w:t>https://www.google.co.il/search?q=tokyo+things+to+do+evening&amp;oq=tokyo+&amp;aqs=chrome.5.69i57j69i60j69i65j69i59j69i61j69i59.17698j1j4&amp;sourceid=chrome&amp;ie=UTF-8</w:t>
        </w:r>
      </w:hyperlink>
    </w:p>
    <w:p w14:paraId="48094F89" w14:textId="77777777" w:rsidR="006F3B3D" w:rsidRDefault="006F3B3D" w:rsidP="004C406D">
      <w:pPr>
        <w:rPr>
          <w:rtl/>
        </w:rPr>
      </w:pPr>
    </w:p>
    <w:p w14:paraId="6A26B4C1" w14:textId="543820D7" w:rsidR="006C482C" w:rsidRDefault="00EE3076" w:rsidP="004C406D">
      <w:pPr>
        <w:rPr>
          <w:rtl/>
        </w:rPr>
      </w:pPr>
      <w:hyperlink r:id="rId179" w:history="1">
        <w:r w:rsidR="006C482C" w:rsidRPr="00C63F05">
          <w:rPr>
            <w:rStyle w:val="Hyperlink"/>
          </w:rPr>
          <w:t>https://www.japan-talk.com/jt/new/japan-at-night</w:t>
        </w:r>
      </w:hyperlink>
    </w:p>
    <w:p w14:paraId="2AB5EB93" w14:textId="0D87E3C1" w:rsidR="006C482C" w:rsidRDefault="00EE3076" w:rsidP="004C406D">
      <w:pPr>
        <w:rPr>
          <w:rtl/>
        </w:rPr>
      </w:pPr>
      <w:hyperlink r:id="rId180" w:history="1">
        <w:r w:rsidR="006C482C" w:rsidRPr="00C63F05">
          <w:rPr>
            <w:rStyle w:val="Hyperlink"/>
          </w:rPr>
          <w:t>https://www.google.co.il/search?q=tokyo+things+to+do+evening&amp;oq=tokyo+things+to+do+evening&amp;aqs=chrome..69i57.14132j0j4&amp;sourceid=chrome&amp;ie=UTF-8</w:t>
        </w:r>
      </w:hyperlink>
    </w:p>
    <w:p w14:paraId="2487DEBF" w14:textId="4BA8AF5F" w:rsidR="006C482C" w:rsidRDefault="006F3B3D" w:rsidP="004C406D">
      <w:pPr>
        <w:rPr>
          <w:rtl/>
        </w:rPr>
      </w:pPr>
      <w:r>
        <w:rPr>
          <w:rFonts w:hint="cs"/>
          <w:rtl/>
        </w:rPr>
        <w:t>]</w:t>
      </w:r>
    </w:p>
    <w:p w14:paraId="5E727DD4" w14:textId="36A161E3" w:rsidR="004627AB" w:rsidRDefault="004627AB" w:rsidP="004C406D">
      <w:pPr>
        <w:rPr>
          <w:rtl/>
        </w:rPr>
      </w:pPr>
      <w:r>
        <w:rPr>
          <w:rFonts w:hint="cs"/>
          <w:rtl/>
        </w:rPr>
        <w:t>אוי לבושה! את ה</w:t>
      </w:r>
      <w:r w:rsidRPr="00311814">
        <w:rPr>
          <w:rtl/>
        </w:rPr>
        <w:t>הדרן</w:t>
      </w:r>
      <w:r>
        <w:rPr>
          <w:rFonts w:hint="cs"/>
          <w:rtl/>
        </w:rPr>
        <w:t>,</w:t>
      </w:r>
      <w:r w:rsidRPr="00311814">
        <w:rPr>
          <w:rtl/>
        </w:rPr>
        <w:t xml:space="preserve"> נוקטורן של שופן, </w:t>
      </w:r>
      <w:r w:rsidR="00FA7E3C" w:rsidRPr="00311814">
        <w:rPr>
          <w:rtl/>
        </w:rPr>
        <w:t>נ</w:t>
      </w:r>
      <w:r w:rsidR="00FA7E3C">
        <w:rPr>
          <w:rFonts w:hint="cs"/>
          <w:rtl/>
        </w:rPr>
        <w:t>י</w:t>
      </w:r>
      <w:r w:rsidR="00FA7E3C" w:rsidRPr="00311814">
        <w:rPr>
          <w:rtl/>
        </w:rPr>
        <w:t xml:space="preserve">גן </w:t>
      </w:r>
      <w:r>
        <w:rPr>
          <w:rFonts w:hint="cs"/>
          <w:rtl/>
        </w:rPr>
        <w:t>תיאו</w:t>
      </w:r>
      <w:r w:rsidRPr="00311814">
        <w:rPr>
          <w:rtl/>
        </w:rPr>
        <w:t xml:space="preserve"> </w:t>
      </w:r>
      <w:r w:rsidR="006F5A96" w:rsidRPr="00311814">
        <w:rPr>
          <w:rtl/>
        </w:rPr>
        <w:t xml:space="preserve">מהר </w:t>
      </w:r>
      <w:r w:rsidR="006F5A96">
        <w:rPr>
          <w:rFonts w:hint="cs"/>
          <w:rtl/>
        </w:rPr>
        <w:t>ב</w:t>
      </w:r>
      <w:r w:rsidRPr="00311814">
        <w:rPr>
          <w:rtl/>
        </w:rPr>
        <w:t>הרבה מ</w:t>
      </w:r>
      <w:r w:rsidR="009B2415">
        <w:rPr>
          <w:rFonts w:hint="cs"/>
          <w:rtl/>
        </w:rPr>
        <w:t>כפי</w:t>
      </w:r>
      <w:r w:rsidRPr="00311814">
        <w:rPr>
          <w:rtl/>
        </w:rPr>
        <w:t xml:space="preserve"> ש</w:t>
      </w:r>
      <w:r>
        <w:rPr>
          <w:rFonts w:hint="cs"/>
          <w:rtl/>
        </w:rPr>
        <w:t>למד והתאמן</w:t>
      </w:r>
      <w:r w:rsidR="00566ED9" w:rsidRPr="00566ED9">
        <w:rPr>
          <w:rFonts w:cs="Times New Roman"/>
          <w:rtl/>
        </w:rPr>
        <w:t xml:space="preserve"> –</w:t>
      </w:r>
      <w:r w:rsidRPr="00311814">
        <w:rPr>
          <w:rtl/>
        </w:rPr>
        <w:t xml:space="preserve"> </w:t>
      </w:r>
      <w:r>
        <w:rPr>
          <w:rFonts w:hint="cs"/>
          <w:rtl/>
        </w:rPr>
        <w:t xml:space="preserve">כי </w:t>
      </w:r>
      <w:r w:rsidR="008D5B26">
        <w:rPr>
          <w:rFonts w:hint="cs"/>
          <w:rtl/>
        </w:rPr>
        <w:t xml:space="preserve">לפתע </w:t>
      </w:r>
      <w:r w:rsidR="00C9450B">
        <w:rPr>
          <w:rFonts w:hint="cs"/>
          <w:rtl/>
        </w:rPr>
        <w:t xml:space="preserve">החליט </w:t>
      </w:r>
      <w:r w:rsidR="004C406D">
        <w:rPr>
          <w:rFonts w:hint="cs"/>
          <w:rtl/>
        </w:rPr>
        <w:t xml:space="preserve">ולו לרגע </w:t>
      </w:r>
      <w:r w:rsidR="00C31564">
        <w:rPr>
          <w:rFonts w:hint="cs"/>
          <w:rtl/>
        </w:rPr>
        <w:t>לוותר על</w:t>
      </w:r>
      <w:r w:rsidR="00C9450B">
        <w:rPr>
          <w:rFonts w:hint="cs"/>
          <w:rtl/>
        </w:rPr>
        <w:t xml:space="preserve"> </w:t>
      </w:r>
      <w:r w:rsidR="006F5A96">
        <w:rPr>
          <w:rFonts w:hint="cs"/>
          <w:rtl/>
        </w:rPr>
        <w:t>עתידו כ</w:t>
      </w:r>
      <w:r w:rsidR="00C9450B">
        <w:rPr>
          <w:rFonts w:hint="cs"/>
          <w:rtl/>
        </w:rPr>
        <w:t>אשף קלידים</w:t>
      </w:r>
      <w:r w:rsidR="00566ED9">
        <w:rPr>
          <w:rFonts w:hint="cs"/>
          <w:rtl/>
        </w:rPr>
        <w:t>,</w:t>
      </w:r>
      <w:r w:rsidR="00C9450B">
        <w:rPr>
          <w:rFonts w:hint="cs"/>
          <w:rtl/>
        </w:rPr>
        <w:t xml:space="preserve"> ומי</w:t>
      </w:r>
      <w:r w:rsidR="00DC3A34">
        <w:rPr>
          <w:rFonts w:hint="cs"/>
          <w:rtl/>
        </w:rPr>
        <w:t>י</w:t>
      </w:r>
      <w:r w:rsidR="00C9450B">
        <w:rPr>
          <w:rFonts w:hint="cs"/>
          <w:rtl/>
        </w:rPr>
        <w:t xml:space="preserve">ד </w:t>
      </w:r>
      <w:r w:rsidR="00566ED9">
        <w:rPr>
          <w:rFonts w:hint="cs"/>
          <w:rtl/>
        </w:rPr>
        <w:t>בצבצו</w:t>
      </w:r>
      <w:r w:rsidR="008D5B26">
        <w:rPr>
          <w:rFonts w:hint="cs"/>
          <w:rtl/>
        </w:rPr>
        <w:t xml:space="preserve"> </w:t>
      </w:r>
      <w:r w:rsidR="006F203F">
        <w:rPr>
          <w:rFonts w:hint="cs"/>
          <w:rtl/>
        </w:rPr>
        <w:t>מ</w:t>
      </w:r>
      <w:r w:rsidR="008D5B26">
        <w:rPr>
          <w:rFonts w:hint="cs"/>
          <w:rtl/>
        </w:rPr>
        <w:t>בי</w:t>
      </w:r>
      <w:r w:rsidR="00566ED9">
        <w:rPr>
          <w:rFonts w:hint="cs"/>
          <w:rtl/>
        </w:rPr>
        <w:t>ן</w:t>
      </w:r>
      <w:r w:rsidR="008D5B26">
        <w:rPr>
          <w:rFonts w:hint="cs"/>
          <w:rtl/>
        </w:rPr>
        <w:t xml:space="preserve"> אצבעותיו</w:t>
      </w:r>
      <w:r>
        <w:rPr>
          <w:rFonts w:hint="cs"/>
          <w:rtl/>
        </w:rPr>
        <w:t xml:space="preserve"> תווי המלודיה </w:t>
      </w:r>
      <w:r w:rsidRPr="00311814">
        <w:rPr>
          <w:rtl/>
        </w:rPr>
        <w:t>הקטנטנים</w:t>
      </w:r>
      <w:r w:rsidR="00DC3A34">
        <w:rPr>
          <w:rFonts w:hint="cs"/>
          <w:rtl/>
        </w:rPr>
        <w:t>,</w:t>
      </w:r>
      <w:r w:rsidRPr="00311814">
        <w:rPr>
          <w:rtl/>
        </w:rPr>
        <w:t xml:space="preserve"> רצים רצים רצים ובועטים ברכות </w:t>
      </w:r>
      <w:r w:rsidR="004C406D">
        <w:rPr>
          <w:rFonts w:hint="cs"/>
          <w:rtl/>
        </w:rPr>
        <w:t xml:space="preserve">בצליל הארוך </w:t>
      </w:r>
      <w:r w:rsidR="00566ED9" w:rsidRPr="00566ED9">
        <w:rPr>
          <w:rFonts w:cs="Times New Roman"/>
          <w:rtl/>
        </w:rPr>
        <w:t xml:space="preserve">העגלגלוני הזה, </w:t>
      </w:r>
      <w:r w:rsidR="004C406D">
        <w:rPr>
          <w:rFonts w:hint="cs"/>
          <w:rtl/>
        </w:rPr>
        <w:t>המשתהה</w:t>
      </w:r>
      <w:r w:rsidR="00566ED9">
        <w:rPr>
          <w:rFonts w:hint="cs"/>
          <w:rtl/>
        </w:rPr>
        <w:t>,</w:t>
      </w:r>
      <w:r w:rsidR="004C406D">
        <w:rPr>
          <w:rFonts w:hint="cs"/>
          <w:rtl/>
        </w:rPr>
        <w:t xml:space="preserve"> </w:t>
      </w:r>
      <w:r>
        <w:rPr>
          <w:rFonts w:hint="cs"/>
          <w:rtl/>
        </w:rPr>
        <w:t>ש</w:t>
      </w:r>
      <w:r w:rsidR="00FA7E3C">
        <w:rPr>
          <w:rFonts w:hint="cs"/>
          <w:rtl/>
        </w:rPr>
        <w:t>ה</w:t>
      </w:r>
      <w:r w:rsidR="004C406D">
        <w:rPr>
          <w:rFonts w:hint="cs"/>
          <w:rtl/>
        </w:rPr>
        <w:t>מתין</w:t>
      </w:r>
      <w:r>
        <w:rPr>
          <w:rFonts w:hint="cs"/>
          <w:rtl/>
        </w:rPr>
        <w:t xml:space="preserve"> להם בתחילת כל תיבה</w:t>
      </w:r>
      <w:r w:rsidR="006F5A96">
        <w:rPr>
          <w:rFonts w:hint="cs"/>
          <w:rtl/>
        </w:rPr>
        <w:t>.</w:t>
      </w:r>
      <w:r>
        <w:rPr>
          <w:rFonts w:hint="cs"/>
          <w:rtl/>
        </w:rPr>
        <w:t xml:space="preserve"> </w:t>
      </w:r>
      <w:r w:rsidR="00FA7E3C">
        <w:rPr>
          <w:rFonts w:hint="cs"/>
          <w:rtl/>
        </w:rPr>
        <w:t>תיאו</w:t>
      </w:r>
      <w:r w:rsidR="008D5B26">
        <w:rPr>
          <w:rFonts w:hint="cs"/>
          <w:rtl/>
        </w:rPr>
        <w:t xml:space="preserve"> לא התאפק, הלאה, קדימה</w:t>
      </w:r>
      <w:r w:rsidR="00DC3A34">
        <w:rPr>
          <w:rFonts w:hint="cs"/>
          <w:rtl/>
        </w:rPr>
        <w:t>,</w:t>
      </w:r>
      <w:r w:rsidR="008D5B26">
        <w:rPr>
          <w:rFonts w:hint="cs"/>
          <w:rtl/>
        </w:rPr>
        <w:t xml:space="preserve"> לגלגל את </w:t>
      </w:r>
      <w:r w:rsidR="00566ED9" w:rsidRPr="00566ED9">
        <w:rPr>
          <w:rFonts w:cs="Times New Roman"/>
          <w:rtl/>
        </w:rPr>
        <w:t xml:space="preserve">השמנמן </w:t>
      </w:r>
      <w:r w:rsidR="008D5B26">
        <w:rPr>
          <w:rFonts w:hint="cs"/>
          <w:rtl/>
        </w:rPr>
        <w:t>הזה, מיס קומינסקי אומרת ש</w:t>
      </w:r>
      <w:r w:rsidR="00FA7E3C">
        <w:rPr>
          <w:rFonts w:hint="cs"/>
          <w:rtl/>
        </w:rPr>
        <w:t xml:space="preserve">יש לשקוע לתוך הצליל </w:t>
      </w:r>
      <w:r w:rsidR="006F203F">
        <w:rPr>
          <w:rFonts w:hint="cs"/>
          <w:rtl/>
        </w:rPr>
        <w:t>'</w:t>
      </w:r>
      <w:r w:rsidR="00FA7E3C">
        <w:rPr>
          <w:rFonts w:hint="cs"/>
          <w:rtl/>
        </w:rPr>
        <w:t>כ</w:t>
      </w:r>
      <w:r w:rsidR="00BA61C2">
        <w:rPr>
          <w:rFonts w:hint="cs"/>
          <w:rtl/>
        </w:rPr>
        <w:t>עלה כותרת הנושר בעצבות</w:t>
      </w:r>
      <w:r w:rsidR="00E01960">
        <w:rPr>
          <w:rFonts w:hint="cs"/>
          <w:rtl/>
        </w:rPr>
        <w:t>',</w:t>
      </w:r>
      <w:r w:rsidR="00BA61C2">
        <w:rPr>
          <w:rFonts w:hint="cs"/>
          <w:rtl/>
        </w:rPr>
        <w:t xml:space="preserve"> אבל </w:t>
      </w:r>
      <w:r w:rsidR="00C31564" w:rsidRPr="00C9450B">
        <w:rPr>
          <w:rFonts w:cs="Times New Roman"/>
          <w:rtl/>
        </w:rPr>
        <w:t>הרצינות והיסודיות הן תכונות שטניות,</w:t>
      </w:r>
      <w:r w:rsidR="00FA7E3C">
        <w:rPr>
          <w:rFonts w:cs="Times New Roman" w:hint="cs"/>
          <w:rtl/>
        </w:rPr>
        <w:t xml:space="preserve"> איך לא ידעה זאת</w:t>
      </w:r>
      <w:r w:rsidR="00BE6703" w:rsidRPr="00BE6703">
        <w:rPr>
          <w:rFonts w:cs="Times New Roman" w:hint="cs"/>
          <w:rtl/>
        </w:rPr>
        <w:t xml:space="preserve"> </w:t>
      </w:r>
      <w:r w:rsidR="00BE6703">
        <w:rPr>
          <w:rFonts w:cs="Times New Roman" w:hint="cs"/>
          <w:rtl/>
        </w:rPr>
        <w:t>מיס קומינסקי</w:t>
      </w:r>
      <w:r w:rsidR="00FA7E3C">
        <w:rPr>
          <w:rFonts w:cs="Times New Roman" w:hint="cs"/>
          <w:rtl/>
        </w:rPr>
        <w:t>?</w:t>
      </w:r>
      <w:r w:rsidR="00C31564" w:rsidRPr="00C9450B">
        <w:rPr>
          <w:rFonts w:cs="Times New Roman"/>
          <w:rtl/>
        </w:rPr>
        <w:t xml:space="preserve"> </w:t>
      </w:r>
      <w:r w:rsidR="006F203F" w:rsidRPr="006F203F">
        <w:rPr>
          <w:rFonts w:cs="Times New Roman"/>
          <w:rtl/>
        </w:rPr>
        <w:t>הן מושכות</w:t>
      </w:r>
      <w:r w:rsidR="00483BB1">
        <w:rPr>
          <w:rFonts w:cs="Times New Roman"/>
          <w:rtl/>
        </w:rPr>
        <w:t xml:space="preserve"> הכול </w:t>
      </w:r>
      <w:r w:rsidR="00C31564" w:rsidRPr="00C9450B">
        <w:rPr>
          <w:rFonts w:cs="Times New Roman"/>
          <w:rtl/>
        </w:rPr>
        <w:t>למטה</w:t>
      </w:r>
      <w:r w:rsidR="00C31564">
        <w:rPr>
          <w:rFonts w:hint="cs"/>
          <w:rtl/>
        </w:rPr>
        <w:t xml:space="preserve"> ו</w:t>
      </w:r>
      <w:r w:rsidR="00BA61C2">
        <w:rPr>
          <w:rFonts w:hint="cs"/>
          <w:rtl/>
        </w:rPr>
        <w:t xml:space="preserve">תיאו </w:t>
      </w:r>
      <w:r w:rsidR="00FA7E3C">
        <w:rPr>
          <w:rFonts w:hint="cs"/>
          <w:rtl/>
        </w:rPr>
        <w:t>גילה</w:t>
      </w:r>
      <w:r w:rsidR="00BA61C2">
        <w:rPr>
          <w:rFonts w:hint="cs"/>
          <w:rtl/>
        </w:rPr>
        <w:t xml:space="preserve"> ש</w:t>
      </w:r>
      <w:r w:rsidR="00DC3A34">
        <w:rPr>
          <w:rFonts w:hint="cs"/>
          <w:rtl/>
        </w:rPr>
        <w:t>ל</w:t>
      </w:r>
      <w:r w:rsidR="00D2505F">
        <w:rPr>
          <w:rFonts w:hint="cs"/>
          <w:rtl/>
        </w:rPr>
        <w:t>כדור</w:t>
      </w:r>
      <w:r w:rsidR="00E31A4C">
        <w:rPr>
          <w:rFonts w:hint="cs"/>
          <w:rtl/>
        </w:rPr>
        <w:t xml:space="preserve"> כבד</w:t>
      </w:r>
      <w:r w:rsidR="00DC3A34">
        <w:rPr>
          <w:rFonts w:hint="cs"/>
          <w:rtl/>
        </w:rPr>
        <w:t xml:space="preserve"> </w:t>
      </w:r>
      <w:r w:rsidR="00E31A4C">
        <w:rPr>
          <w:rFonts w:hint="cs"/>
          <w:rtl/>
        </w:rPr>
        <w:t>התנועה</w:t>
      </w:r>
      <w:r w:rsidR="00BA61C2">
        <w:rPr>
          <w:rFonts w:hint="cs"/>
          <w:rtl/>
        </w:rPr>
        <w:t xml:space="preserve"> הזה</w:t>
      </w:r>
      <w:r w:rsidR="002D495B" w:rsidRPr="002D495B">
        <w:rPr>
          <w:rFonts w:hint="cs"/>
          <w:rtl/>
        </w:rPr>
        <w:t xml:space="preserve"> </w:t>
      </w:r>
      <w:r w:rsidR="002D495B">
        <w:rPr>
          <w:rFonts w:hint="cs"/>
          <w:rtl/>
        </w:rPr>
        <w:t>יש המון חברים</w:t>
      </w:r>
      <w:r w:rsidR="00E01960">
        <w:rPr>
          <w:rFonts w:hint="cs"/>
          <w:rtl/>
        </w:rPr>
        <w:t>,</w:t>
      </w:r>
      <w:r w:rsidR="00BA61C2">
        <w:rPr>
          <w:rFonts w:hint="cs"/>
          <w:rtl/>
        </w:rPr>
        <w:t xml:space="preserve"> והם לא מאפשרים לו לנשור</w:t>
      </w:r>
      <w:r w:rsidR="006F5A96">
        <w:rPr>
          <w:rFonts w:hint="cs"/>
          <w:rtl/>
        </w:rPr>
        <w:t>,</w:t>
      </w:r>
      <w:r w:rsidR="00BA61C2">
        <w:rPr>
          <w:rFonts w:hint="cs"/>
          <w:rtl/>
        </w:rPr>
        <w:t xml:space="preserve"> לא בעצבות</w:t>
      </w:r>
      <w:r w:rsidR="006D23E0">
        <w:rPr>
          <w:rFonts w:hint="cs"/>
          <w:rtl/>
        </w:rPr>
        <w:t xml:space="preserve"> ואפילו לא בצער</w:t>
      </w:r>
      <w:r w:rsidR="00BA61C2">
        <w:rPr>
          <w:rFonts w:hint="cs"/>
          <w:rtl/>
        </w:rPr>
        <w:t xml:space="preserve">, האנדנטה הזה </w:t>
      </w:r>
      <w:r w:rsidR="00D2505F">
        <w:rPr>
          <w:rFonts w:hint="cs"/>
          <w:rtl/>
        </w:rPr>
        <w:t xml:space="preserve">שפורץ מאצבעותיו של תיאו </w:t>
      </w:r>
      <w:r w:rsidR="00566ED9" w:rsidRPr="00566ED9">
        <w:rPr>
          <w:rFonts w:cs="Times New Roman"/>
          <w:rtl/>
        </w:rPr>
        <w:t>הוא</w:t>
      </w:r>
      <w:r w:rsidR="00BA61C2">
        <w:rPr>
          <w:rFonts w:hint="cs"/>
          <w:rtl/>
        </w:rPr>
        <w:t xml:space="preserve"> </w:t>
      </w:r>
      <w:r w:rsidR="00D2505F">
        <w:rPr>
          <w:rFonts w:hint="cs"/>
          <w:rtl/>
        </w:rPr>
        <w:t>גמיש וענוג, צלילי ההרמוניה הידידו</w:t>
      </w:r>
      <w:r w:rsidR="00E01960">
        <w:rPr>
          <w:rFonts w:hint="cs"/>
          <w:rtl/>
        </w:rPr>
        <w:t xml:space="preserve">תיים מסחררים את </w:t>
      </w:r>
      <w:r w:rsidR="00D2505F">
        <w:rPr>
          <w:rFonts w:hint="cs"/>
          <w:rtl/>
        </w:rPr>
        <w:t>הכרס</w:t>
      </w:r>
      <w:r w:rsidR="00E01960">
        <w:rPr>
          <w:rFonts w:hint="cs"/>
          <w:rtl/>
        </w:rPr>
        <w:t>תן</w:t>
      </w:r>
      <w:r w:rsidR="00D2505F">
        <w:rPr>
          <w:rFonts w:hint="cs"/>
          <w:rtl/>
        </w:rPr>
        <w:t xml:space="preserve"> הקודר שלהם</w:t>
      </w:r>
      <w:r w:rsidR="00E01960">
        <w:rPr>
          <w:rFonts w:hint="cs"/>
          <w:rtl/>
        </w:rPr>
        <w:t>,</w:t>
      </w:r>
      <w:r w:rsidR="00BA61C2">
        <w:rPr>
          <w:rFonts w:hint="cs"/>
          <w:rtl/>
        </w:rPr>
        <w:t xml:space="preserve"> הם מקפיצים אותו</w:t>
      </w:r>
      <w:r w:rsidR="00E01960">
        <w:rPr>
          <w:rFonts w:hint="cs"/>
          <w:rtl/>
        </w:rPr>
        <w:t>, הם שובבים,</w:t>
      </w:r>
      <w:r w:rsidR="00BA61C2">
        <w:rPr>
          <w:rFonts w:hint="cs"/>
          <w:rtl/>
        </w:rPr>
        <w:t xml:space="preserve"> </w:t>
      </w:r>
      <w:r w:rsidRPr="00311814">
        <w:rPr>
          <w:rtl/>
        </w:rPr>
        <w:t>ו</w:t>
      </w:r>
      <w:r>
        <w:rPr>
          <w:rFonts w:hint="cs"/>
          <w:rtl/>
        </w:rPr>
        <w:t>כ</w:t>
      </w:r>
      <w:r w:rsidR="00BA61C2">
        <w:rPr>
          <w:rFonts w:hint="cs"/>
          <w:rtl/>
        </w:rPr>
        <w:t xml:space="preserve">שהוא מסמיק </w:t>
      </w:r>
      <w:r w:rsidR="00D2505F">
        <w:rPr>
          <w:rFonts w:hint="cs"/>
          <w:rtl/>
        </w:rPr>
        <w:t xml:space="preserve">הם </w:t>
      </w:r>
      <w:r w:rsidR="00BA61C2">
        <w:rPr>
          <w:rFonts w:hint="cs"/>
          <w:rtl/>
        </w:rPr>
        <w:t>מדלגים</w:t>
      </w:r>
      <w:r w:rsidR="00205AFE">
        <w:rPr>
          <w:rFonts w:hint="cs"/>
          <w:rtl/>
        </w:rPr>
        <w:t xml:space="preserve"> ו</w:t>
      </w:r>
      <w:r w:rsidRPr="00311814">
        <w:rPr>
          <w:rtl/>
        </w:rPr>
        <w:t>פורצים בצחוק</w:t>
      </w:r>
      <w:r w:rsidR="00205AFE">
        <w:rPr>
          <w:rFonts w:hint="cs"/>
          <w:rtl/>
        </w:rPr>
        <w:t>, הם מתפוצצים</w:t>
      </w:r>
      <w:r w:rsidRPr="00311814">
        <w:rPr>
          <w:rtl/>
        </w:rPr>
        <w:t>.</w:t>
      </w:r>
      <w:r w:rsidR="0055042A">
        <w:rPr>
          <w:rFonts w:hint="cs"/>
          <w:rtl/>
        </w:rPr>
        <w:t xml:space="preserve"> </w:t>
      </w:r>
      <w:r w:rsidR="00E01960">
        <w:rPr>
          <w:rFonts w:hint="cs"/>
          <w:rtl/>
        </w:rPr>
        <w:t>תיאו</w:t>
      </w:r>
      <w:r w:rsidR="0055042A">
        <w:rPr>
          <w:rFonts w:hint="cs"/>
          <w:rtl/>
        </w:rPr>
        <w:t xml:space="preserve"> לא השגיח ב</w:t>
      </w:r>
      <w:r w:rsidR="002E54C5">
        <w:rPr>
          <w:rFonts w:hint="cs"/>
          <w:rtl/>
        </w:rPr>
        <w:t>חיוך שנשפך על פניו הזעירות</w:t>
      </w:r>
      <w:r>
        <w:rPr>
          <w:rFonts w:hint="cs"/>
          <w:rtl/>
        </w:rPr>
        <w:t>.</w:t>
      </w:r>
    </w:p>
    <w:p w14:paraId="69520E85" w14:textId="6DAA201E" w:rsidR="009D765D" w:rsidRDefault="009D765D" w:rsidP="00E01960">
      <w:pPr>
        <w:rPr>
          <w:rtl/>
        </w:rPr>
      </w:pPr>
      <w:r>
        <w:rPr>
          <w:rFonts w:hint="cs"/>
          <w:rtl/>
        </w:rPr>
        <w:lastRenderedPageBreak/>
        <w:t>[</w:t>
      </w:r>
      <w:r w:rsidRPr="009D765D">
        <w:t>https://www.youtube.com/user/smalin/videos</w:t>
      </w:r>
      <w:r>
        <w:rPr>
          <w:rFonts w:hint="cs"/>
          <w:rtl/>
        </w:rPr>
        <w:t>]</w:t>
      </w:r>
    </w:p>
    <w:p w14:paraId="3B2C78CE" w14:textId="0B4A8142" w:rsidR="00450B24" w:rsidRDefault="00C9450B" w:rsidP="006D23E0">
      <w:pPr>
        <w:rPr>
          <w:rFonts w:cs="Times New Roman"/>
          <w:rtl/>
        </w:rPr>
      </w:pPr>
      <w:r>
        <w:rPr>
          <w:rFonts w:hint="cs"/>
          <w:rtl/>
        </w:rPr>
        <w:t>הבמה הגדולה</w:t>
      </w:r>
      <w:r w:rsidR="00654519">
        <w:rPr>
          <w:rFonts w:hint="cs"/>
          <w:rtl/>
        </w:rPr>
        <w:t xml:space="preserve"> </w:t>
      </w:r>
      <w:r w:rsidR="00654519">
        <w:rPr>
          <w:rtl/>
        </w:rPr>
        <w:t>–</w:t>
      </w:r>
      <w:r>
        <w:rPr>
          <w:rFonts w:hint="cs"/>
          <w:rtl/>
        </w:rPr>
        <w:t xml:space="preserve"> חלל עצום ושומם זולת פסנתר כנף ותיאו קטון</w:t>
      </w:r>
      <w:r w:rsidR="00654519">
        <w:rPr>
          <w:rFonts w:hint="cs"/>
          <w:rtl/>
        </w:rPr>
        <w:t xml:space="preserve"> </w:t>
      </w:r>
      <w:r w:rsidR="00654519">
        <w:rPr>
          <w:rtl/>
        </w:rPr>
        <w:t>–</w:t>
      </w:r>
      <w:r w:rsidR="006D23E0">
        <w:rPr>
          <w:rFonts w:hint="cs"/>
          <w:rtl/>
        </w:rPr>
        <w:t xml:space="preserve"> </w:t>
      </w:r>
      <w:r>
        <w:rPr>
          <w:rFonts w:hint="cs"/>
          <w:rtl/>
        </w:rPr>
        <w:t xml:space="preserve">התכנסה סביבו, כמו נקבּה סודית ומוארת. </w:t>
      </w:r>
      <w:r w:rsidR="00302E9B">
        <w:rPr>
          <w:rFonts w:hint="cs"/>
          <w:rtl/>
        </w:rPr>
        <w:t xml:space="preserve">ופניו לא </w:t>
      </w:r>
      <w:r w:rsidR="00C31564">
        <w:rPr>
          <w:rFonts w:hint="cs"/>
          <w:rtl/>
        </w:rPr>
        <w:t xml:space="preserve">עוד </w:t>
      </w:r>
      <w:r w:rsidR="00694738">
        <w:rPr>
          <w:rFonts w:hint="cs"/>
          <w:rtl/>
        </w:rPr>
        <w:t>כווצ</w:t>
      </w:r>
      <w:r w:rsidR="00C31564">
        <w:rPr>
          <w:rFonts w:hint="cs"/>
          <w:rtl/>
        </w:rPr>
        <w:t>ו בבהלת</w:t>
      </w:r>
      <w:r w:rsidR="00DC3A34">
        <w:rPr>
          <w:rFonts w:hint="cs"/>
          <w:rtl/>
        </w:rPr>
        <w:t xml:space="preserve"> </w:t>
      </w:r>
      <w:r w:rsidR="00C31564">
        <w:rPr>
          <w:rFonts w:hint="cs"/>
          <w:rtl/>
        </w:rPr>
        <w:t>מה סביב</w:t>
      </w:r>
      <w:r w:rsidR="00302E9B">
        <w:rPr>
          <w:rFonts w:hint="cs"/>
          <w:rtl/>
        </w:rPr>
        <w:t xml:space="preserve"> </w:t>
      </w:r>
      <w:r w:rsidR="00C31564">
        <w:rPr>
          <w:rFonts w:hint="cs"/>
          <w:rtl/>
        </w:rPr>
        <w:t>ה</w:t>
      </w:r>
      <w:r w:rsidR="00302E9B">
        <w:rPr>
          <w:rFonts w:hint="cs"/>
          <w:rtl/>
        </w:rPr>
        <w:t xml:space="preserve">משימה הטכנית העצומה שלפניו, אלא </w:t>
      </w:r>
      <w:r w:rsidR="00343F9A">
        <w:rPr>
          <w:rFonts w:hint="cs"/>
          <w:rtl/>
        </w:rPr>
        <w:t>נפערו ו</w:t>
      </w:r>
      <w:r w:rsidR="006F203F">
        <w:rPr>
          <w:rFonts w:hint="cs"/>
          <w:rtl/>
        </w:rPr>
        <w:t>קרנ</w:t>
      </w:r>
      <w:r w:rsidR="00C31564">
        <w:rPr>
          <w:rFonts w:hint="cs"/>
          <w:rtl/>
        </w:rPr>
        <w:t xml:space="preserve">ו </w:t>
      </w:r>
      <w:r w:rsidR="00566ED9">
        <w:rPr>
          <w:rFonts w:hint="cs"/>
          <w:rtl/>
        </w:rPr>
        <w:t>כש</w:t>
      </w:r>
      <w:r w:rsidR="00694738">
        <w:rPr>
          <w:rFonts w:hint="cs"/>
          <w:rtl/>
        </w:rPr>
        <w:t>פקיר עצמו</w:t>
      </w:r>
      <w:r w:rsidR="00302E9B">
        <w:rPr>
          <w:rFonts w:hint="cs"/>
          <w:rtl/>
        </w:rPr>
        <w:t xml:space="preserve"> </w:t>
      </w:r>
      <w:r w:rsidR="00450B24">
        <w:rPr>
          <w:rFonts w:hint="cs"/>
          <w:rtl/>
        </w:rPr>
        <w:t xml:space="preserve">בבלי דעת </w:t>
      </w:r>
      <w:r w:rsidR="00343F9A">
        <w:rPr>
          <w:rFonts w:hint="cs"/>
          <w:rtl/>
        </w:rPr>
        <w:t>ל</w:t>
      </w:r>
      <w:r w:rsidR="00302E9B">
        <w:rPr>
          <w:rFonts w:hint="cs"/>
          <w:rtl/>
        </w:rPr>
        <w:t>יצירה ש</w:t>
      </w:r>
      <w:r w:rsidR="00343F9A">
        <w:rPr>
          <w:rFonts w:hint="cs"/>
          <w:rtl/>
        </w:rPr>
        <w:t>לתוכה</w:t>
      </w:r>
      <w:r w:rsidR="00302E9B">
        <w:rPr>
          <w:rFonts w:hint="cs"/>
          <w:rtl/>
        </w:rPr>
        <w:t xml:space="preserve"> </w:t>
      </w:r>
      <w:r w:rsidR="00FA7E3C">
        <w:rPr>
          <w:rFonts w:hint="cs"/>
          <w:rtl/>
        </w:rPr>
        <w:t>פרץ</w:t>
      </w:r>
      <w:r w:rsidR="008B1006">
        <w:rPr>
          <w:rFonts w:hint="cs"/>
          <w:rtl/>
        </w:rPr>
        <w:t>,</w:t>
      </w:r>
      <w:r w:rsidR="006F61F2">
        <w:rPr>
          <w:rFonts w:hint="cs"/>
          <w:rtl/>
        </w:rPr>
        <w:t xml:space="preserve"> </w:t>
      </w:r>
      <w:r w:rsidR="008B1006" w:rsidRPr="008B1006">
        <w:rPr>
          <w:rFonts w:cs="Times New Roman"/>
          <w:rtl/>
        </w:rPr>
        <w:t>כשהתמסר למקווה עמוק</w:t>
      </w:r>
      <w:r w:rsidR="00C90C6C">
        <w:rPr>
          <w:rFonts w:cs="Times New Roman"/>
          <w:rtl/>
        </w:rPr>
        <w:t xml:space="preserve"> מאוד </w:t>
      </w:r>
      <w:r w:rsidR="008B1006" w:rsidRPr="008B1006">
        <w:rPr>
          <w:rFonts w:cs="Times New Roman"/>
          <w:rtl/>
        </w:rPr>
        <w:t xml:space="preserve">ומפעפע </w:t>
      </w:r>
      <w:r w:rsidR="00DC3A34">
        <w:rPr>
          <w:rFonts w:cs="Times New Roman" w:hint="cs"/>
          <w:rtl/>
        </w:rPr>
        <w:t>ש</w:t>
      </w:r>
      <w:r w:rsidR="008B1006" w:rsidRPr="008B1006">
        <w:rPr>
          <w:rFonts w:cs="Times New Roman"/>
          <w:rtl/>
        </w:rPr>
        <w:t xml:space="preserve">אותו ביקע באצבעותיו. </w:t>
      </w:r>
      <w:r w:rsidR="00667059">
        <w:rPr>
          <w:rFonts w:cs="Times New Roman"/>
          <w:rtl/>
        </w:rPr>
        <w:t xml:space="preserve">הטכניקה שלו </w:t>
      </w:r>
      <w:r w:rsidR="00963284">
        <w:rPr>
          <w:rFonts w:cs="Times New Roman" w:hint="cs"/>
          <w:rtl/>
        </w:rPr>
        <w:t xml:space="preserve">הייתה, </w:t>
      </w:r>
      <w:r w:rsidR="00343F9A">
        <w:rPr>
          <w:rFonts w:cs="Times New Roman" w:hint="cs"/>
          <w:rtl/>
        </w:rPr>
        <w:t>כתמיד</w:t>
      </w:r>
      <w:r w:rsidR="00963284">
        <w:rPr>
          <w:rFonts w:cs="Times New Roman" w:hint="cs"/>
          <w:rtl/>
        </w:rPr>
        <w:t>,</w:t>
      </w:r>
      <w:r w:rsidR="00343F9A">
        <w:rPr>
          <w:rFonts w:cs="Times New Roman" w:hint="cs"/>
          <w:rtl/>
        </w:rPr>
        <w:t xml:space="preserve"> </w:t>
      </w:r>
      <w:r w:rsidR="006F203F" w:rsidRPr="006F203F">
        <w:rPr>
          <w:rFonts w:cs="Times New Roman"/>
          <w:rtl/>
        </w:rPr>
        <w:t>טבעית ו</w:t>
      </w:r>
      <w:r w:rsidR="00667059">
        <w:rPr>
          <w:rFonts w:cs="Times New Roman"/>
          <w:rtl/>
        </w:rPr>
        <w:t xml:space="preserve">מושלמת </w:t>
      </w:r>
      <w:r w:rsidR="00DC3A34">
        <w:rPr>
          <w:rFonts w:cs="Times New Roman" w:hint="cs"/>
          <w:rtl/>
        </w:rPr>
        <w:t xml:space="preserve">כתמיד </w:t>
      </w:r>
      <w:r w:rsidR="00667059">
        <w:rPr>
          <w:rFonts w:hint="cs"/>
          <w:rtl/>
        </w:rPr>
        <w:t>ו</w:t>
      </w:r>
      <w:r w:rsidR="00FA7E3C">
        <w:rPr>
          <w:rFonts w:hint="cs"/>
          <w:rtl/>
        </w:rPr>
        <w:t xml:space="preserve">אפשרה לקהל </w:t>
      </w:r>
      <w:r w:rsidR="006F203F" w:rsidRPr="006F203F">
        <w:rPr>
          <w:rFonts w:cs="Times New Roman"/>
          <w:rtl/>
        </w:rPr>
        <w:t xml:space="preserve">לבטוח בו ללא חשש </w:t>
      </w:r>
      <w:r w:rsidR="006F203F">
        <w:rPr>
          <w:rFonts w:cs="Times New Roman" w:hint="cs"/>
          <w:rtl/>
        </w:rPr>
        <w:t>שי</w:t>
      </w:r>
      <w:r w:rsidR="006F203F" w:rsidRPr="006F203F">
        <w:rPr>
          <w:rFonts w:cs="Times New Roman"/>
          <w:rtl/>
        </w:rPr>
        <w:t>טע</w:t>
      </w:r>
      <w:r w:rsidR="006F203F">
        <w:rPr>
          <w:rFonts w:cs="Times New Roman" w:hint="cs"/>
          <w:rtl/>
        </w:rPr>
        <w:t>ה</w:t>
      </w:r>
      <w:r w:rsidR="00FA7E3C">
        <w:rPr>
          <w:rFonts w:hint="cs"/>
          <w:rtl/>
        </w:rPr>
        <w:t>,</w:t>
      </w:r>
      <w:r w:rsidR="00667059">
        <w:rPr>
          <w:rFonts w:hint="cs"/>
          <w:rtl/>
        </w:rPr>
        <w:t xml:space="preserve"> </w:t>
      </w:r>
      <w:r w:rsidR="006F203F" w:rsidRPr="006F203F">
        <w:rPr>
          <w:rFonts w:cs="Times New Roman"/>
          <w:rtl/>
        </w:rPr>
        <w:t xml:space="preserve">להתרפק על נגינתו, </w:t>
      </w:r>
      <w:r w:rsidR="00667059">
        <w:rPr>
          <w:rFonts w:hint="cs"/>
          <w:rtl/>
        </w:rPr>
        <w:t>להתרכז ב</w:t>
      </w:r>
      <w:r w:rsidR="00F85B9F">
        <w:rPr>
          <w:rFonts w:hint="cs"/>
          <w:rtl/>
        </w:rPr>
        <w:t>תווי פניו [</w:t>
      </w:r>
      <w:r>
        <w:rPr>
          <w:rFonts w:cs="Times New Roman"/>
          <w:rtl/>
        </w:rPr>
        <w:t>ה</w:t>
      </w:r>
      <w:r>
        <w:t>features</w:t>
      </w:r>
      <w:r w:rsidR="00F85B9F">
        <w:rPr>
          <w:rFonts w:hint="cs"/>
          <w:rtl/>
        </w:rPr>
        <w:t>]</w:t>
      </w:r>
      <w:r>
        <w:rPr>
          <w:rFonts w:cs="Times New Roman"/>
          <w:rtl/>
        </w:rPr>
        <w:t xml:space="preserve"> </w:t>
      </w:r>
      <w:r w:rsidR="00F85B9F">
        <w:rPr>
          <w:rFonts w:cs="Times New Roman" w:hint="cs"/>
          <w:rtl/>
        </w:rPr>
        <w:t>ה</w:t>
      </w:r>
      <w:r>
        <w:rPr>
          <w:rFonts w:cs="Times New Roman"/>
          <w:rtl/>
        </w:rPr>
        <w:t xml:space="preserve">רכים, </w:t>
      </w:r>
      <w:r w:rsidR="00654519">
        <w:rPr>
          <w:rFonts w:cs="Times New Roman" w:hint="cs"/>
          <w:rtl/>
        </w:rPr>
        <w:t>ולה</w:t>
      </w:r>
      <w:r w:rsidR="00DC3A34">
        <w:rPr>
          <w:rFonts w:cs="Times New Roman" w:hint="cs"/>
          <w:rtl/>
        </w:rPr>
        <w:t>י</w:t>
      </w:r>
      <w:r w:rsidR="00667059">
        <w:rPr>
          <w:rFonts w:cs="Times New Roman" w:hint="cs"/>
          <w:rtl/>
        </w:rPr>
        <w:t>מלא</w:t>
      </w:r>
      <w:r>
        <w:rPr>
          <w:rFonts w:cs="Times New Roman"/>
          <w:rtl/>
        </w:rPr>
        <w:t xml:space="preserve"> חמלה </w:t>
      </w:r>
      <w:r w:rsidR="00667059">
        <w:rPr>
          <w:rFonts w:cs="Times New Roman"/>
          <w:rtl/>
        </w:rPr>
        <w:t>–</w:t>
      </w:r>
      <w:r w:rsidR="00667059">
        <w:rPr>
          <w:rFonts w:cs="Times New Roman" w:hint="cs"/>
          <w:rtl/>
        </w:rPr>
        <w:t xml:space="preserve"> </w:t>
      </w:r>
      <w:r w:rsidR="00667059">
        <w:rPr>
          <w:rFonts w:cs="Times New Roman"/>
          <w:rtl/>
        </w:rPr>
        <w:t xml:space="preserve">ליבם יצא אליו </w:t>
      </w:r>
      <w:r w:rsidR="00667059">
        <w:rPr>
          <w:rFonts w:cs="Times New Roman" w:hint="cs"/>
          <w:rtl/>
        </w:rPr>
        <w:t>[</w:t>
      </w:r>
      <w:r w:rsidR="00667059">
        <w:t>root for him</w:t>
      </w:r>
      <w:r w:rsidR="00667059">
        <w:rPr>
          <w:rFonts w:hint="cs"/>
          <w:rtl/>
        </w:rPr>
        <w:t>]</w:t>
      </w:r>
      <w:r w:rsidR="00667059">
        <w:rPr>
          <w:rFonts w:cs="Times New Roman"/>
          <w:rtl/>
        </w:rPr>
        <w:t xml:space="preserve">, </w:t>
      </w:r>
      <w:r w:rsidR="00654519">
        <w:rPr>
          <w:rFonts w:cs="Times New Roman" w:hint="cs"/>
          <w:rtl/>
        </w:rPr>
        <w:t xml:space="preserve">הם </w:t>
      </w:r>
      <w:r w:rsidR="00654519" w:rsidRPr="00B11EAF">
        <w:rPr>
          <w:rtl/>
        </w:rPr>
        <w:t>קיבל</w:t>
      </w:r>
      <w:r w:rsidR="00566ED9">
        <w:rPr>
          <w:rFonts w:hint="cs"/>
          <w:rtl/>
        </w:rPr>
        <w:t>וה</w:t>
      </w:r>
      <w:r w:rsidR="00654519" w:rsidRPr="00B11EAF">
        <w:rPr>
          <w:rtl/>
        </w:rPr>
        <w:t>ו לחיקם</w:t>
      </w:r>
      <w:r w:rsidR="00654519">
        <w:rPr>
          <w:rFonts w:hint="cs"/>
          <w:rtl/>
        </w:rPr>
        <w:t>,</w:t>
      </w:r>
      <w:r w:rsidR="00654519">
        <w:rPr>
          <w:rFonts w:cs="Times New Roman"/>
          <w:rtl/>
        </w:rPr>
        <w:t xml:space="preserve"> </w:t>
      </w:r>
      <w:r w:rsidR="006F203F" w:rsidRPr="006F203F">
        <w:rPr>
          <w:rFonts w:cs="Times New Roman"/>
          <w:rtl/>
        </w:rPr>
        <w:t xml:space="preserve">ילדים הבינו את משמעותן של שעות האימון הארוכות שימלאו את ימי ילדותם ונעוריהם, </w:t>
      </w:r>
      <w:r w:rsidR="008B1006" w:rsidRPr="008B1006">
        <w:rPr>
          <w:rFonts w:cs="Times New Roman"/>
          <w:rtl/>
        </w:rPr>
        <w:t>מאות</w:t>
      </w:r>
      <w:r w:rsidR="008B1006">
        <w:rPr>
          <w:rFonts w:cs="Times New Roman" w:hint="cs"/>
          <w:rtl/>
        </w:rPr>
        <w:t xml:space="preserve"> </w:t>
      </w:r>
      <w:r w:rsidR="000278B3">
        <w:rPr>
          <w:rtl/>
        </w:rPr>
        <w:t xml:space="preserve">אנשים </w:t>
      </w:r>
      <w:r w:rsidR="00343F9A">
        <w:rPr>
          <w:rFonts w:hint="cs"/>
          <w:rtl/>
        </w:rPr>
        <w:t xml:space="preserve">(האולם היה מלא </w:t>
      </w:r>
      <w:r w:rsidR="00343F9A">
        <w:rPr>
          <w:rtl/>
        </w:rPr>
        <w:t>–</w:t>
      </w:r>
      <w:r w:rsidR="00343F9A">
        <w:rPr>
          <w:rFonts w:hint="cs"/>
          <w:rtl/>
        </w:rPr>
        <w:t xml:space="preserve"> סיבוב הקונצרטים </w:t>
      </w:r>
      <w:r w:rsidR="00566ED9">
        <w:rPr>
          <w:rFonts w:hint="cs"/>
          <w:rtl/>
        </w:rPr>
        <w:t xml:space="preserve">אכן </w:t>
      </w:r>
      <w:r w:rsidR="00343F9A">
        <w:rPr>
          <w:rFonts w:hint="cs"/>
          <w:rtl/>
        </w:rPr>
        <w:t xml:space="preserve">היה מוצלח ביותר) </w:t>
      </w:r>
      <w:r w:rsidR="000278B3" w:rsidRPr="00B11EAF">
        <w:rPr>
          <w:rtl/>
        </w:rPr>
        <w:t xml:space="preserve">נשאו </w:t>
      </w:r>
      <w:r w:rsidR="00343F9A">
        <w:rPr>
          <w:rtl/>
        </w:rPr>
        <w:t>את עיניהם לבמה</w:t>
      </w:r>
      <w:r w:rsidR="000278B3" w:rsidRPr="00B11EAF">
        <w:rPr>
          <w:rtl/>
        </w:rPr>
        <w:t xml:space="preserve"> ב</w:t>
      </w:r>
      <w:r w:rsidR="000278B3">
        <w:rPr>
          <w:rFonts w:hint="cs"/>
          <w:rtl/>
        </w:rPr>
        <w:t>אישור</w:t>
      </w:r>
      <w:r w:rsidR="006F203F">
        <w:rPr>
          <w:rFonts w:hint="cs"/>
          <w:rtl/>
        </w:rPr>
        <w:t xml:space="preserve"> מלא</w:t>
      </w:r>
      <w:r w:rsidR="00667059">
        <w:rPr>
          <w:rFonts w:cs="Times New Roman" w:hint="cs"/>
          <w:rtl/>
        </w:rPr>
        <w:t xml:space="preserve">. </w:t>
      </w:r>
    </w:p>
    <w:p w14:paraId="274B3733" w14:textId="77777777" w:rsidR="00566ED9" w:rsidRDefault="00343F9A" w:rsidP="00654519">
      <w:pPr>
        <w:rPr>
          <w:rFonts w:cs="Times New Roman"/>
          <w:rtl/>
        </w:rPr>
      </w:pPr>
      <w:r>
        <w:rPr>
          <w:rFonts w:cs="Times New Roman" w:hint="cs"/>
          <w:rtl/>
        </w:rPr>
        <w:t>[</w:t>
      </w:r>
    </w:p>
    <w:p w14:paraId="10E93718" w14:textId="4A5B2FF2" w:rsidR="00667059" w:rsidRDefault="00667059" w:rsidP="00654519">
      <w:pPr>
        <w:rPr>
          <w:rtl/>
        </w:rPr>
      </w:pPr>
      <w:r>
        <w:rPr>
          <w:rFonts w:cs="Times New Roman" w:hint="cs"/>
          <w:rtl/>
        </w:rPr>
        <w:t>והורים חשו שהוא הראה [</w:t>
      </w:r>
      <w:r>
        <w:rPr>
          <w:rFonts w:cs="Times New Roman"/>
        </w:rPr>
        <w:t>demonstrated</w:t>
      </w:r>
      <w:r>
        <w:rPr>
          <w:rFonts w:cs="Times New Roman" w:hint="cs"/>
          <w:rtl/>
        </w:rPr>
        <w:t xml:space="preserve">]בדיוק מה שבאו להראות לילדיהם, כי </w:t>
      </w:r>
      <w:r>
        <w:rPr>
          <w:rFonts w:hint="cs"/>
          <w:rtl/>
        </w:rPr>
        <w:t>הורים הולכים בטוקיו עם ילדיהם לקונצרטים מסוג זה בשביל להראות להם, להוכיח להם, להעמיד מול עיניהם את השאיפה, את מה שהם היו רוצים והאכזבה מכך שזה לא מתקיים, הם הולכים להטיף מוסר, להוכיח בפניהם, הם כלל לא מצפים לעבור מסע נפשי, לעבור התעלות, לשכוח. תיאו ממגנט אותם אליו, וגו'.</w:t>
      </w:r>
    </w:p>
    <w:p w14:paraId="5C40B554" w14:textId="250E837F" w:rsidR="00C9450B" w:rsidRDefault="00667059" w:rsidP="00667059">
      <w:pPr>
        <w:rPr>
          <w:rtl/>
        </w:rPr>
      </w:pPr>
      <w:r>
        <w:rPr>
          <w:rFonts w:cs="Times New Roman" w:hint="cs"/>
          <w:rtl/>
        </w:rPr>
        <w:t>שתמיד הוא יהיה וגם כילד קטון</w:t>
      </w:r>
      <w:r w:rsidR="00C9450B">
        <w:rPr>
          <w:rFonts w:cs="Times New Roman"/>
          <w:rtl/>
        </w:rPr>
        <w:t xml:space="preserve"> הוא מעולה, הוא עילוי. והוא עדיין ילד קטן, זאת קומבינציה מדהימה.</w:t>
      </w:r>
    </w:p>
    <w:p w14:paraId="7617894A" w14:textId="77777777" w:rsidR="00343F9A" w:rsidRDefault="00C9450B" w:rsidP="00C9450B">
      <w:pPr>
        <w:rPr>
          <w:rFonts w:cs="Times New Roman"/>
          <w:rtl/>
        </w:rPr>
      </w:pPr>
      <w:r>
        <w:rPr>
          <w:rFonts w:cs="Times New Roman"/>
          <w:rtl/>
        </w:rPr>
        <w:t>כן, אני רוצה לעשות את זה כמו משהו על-טיבעי.</w:t>
      </w:r>
    </w:p>
    <w:p w14:paraId="3979516D" w14:textId="7FFAC5C1" w:rsidR="00C9450B" w:rsidRDefault="00C9450B" w:rsidP="00C9450B">
      <w:pPr>
        <w:rPr>
          <w:rtl/>
        </w:rPr>
      </w:pPr>
      <w:r>
        <w:rPr>
          <w:rFonts w:cs="Times New Roman" w:hint="cs"/>
          <w:rtl/>
        </w:rPr>
        <w:t>]</w:t>
      </w:r>
    </w:p>
    <w:p w14:paraId="36870F4F" w14:textId="4FD2FABD" w:rsidR="000278B3" w:rsidRDefault="004627AB" w:rsidP="006D23E0">
      <w:pPr>
        <w:rPr>
          <w:rtl/>
        </w:rPr>
      </w:pPr>
      <w:r w:rsidRPr="00B11EAF">
        <w:rPr>
          <w:rtl/>
        </w:rPr>
        <w:t xml:space="preserve">אלכס </w:t>
      </w:r>
      <w:r w:rsidR="006D23E0">
        <w:rPr>
          <w:rFonts w:hint="cs"/>
          <w:rtl/>
        </w:rPr>
        <w:t>המתין</w:t>
      </w:r>
      <w:r w:rsidRPr="00B11EAF">
        <w:rPr>
          <w:rtl/>
        </w:rPr>
        <w:t xml:space="preserve"> </w:t>
      </w:r>
      <w:r w:rsidR="00E62EED">
        <w:rPr>
          <w:rFonts w:hint="cs"/>
          <w:rtl/>
        </w:rPr>
        <w:t>מ</w:t>
      </w:r>
      <w:r>
        <w:rPr>
          <w:rFonts w:hint="cs"/>
          <w:rtl/>
        </w:rPr>
        <w:t>אחורי הקלעים</w:t>
      </w:r>
      <w:r w:rsidR="00D2505F">
        <w:rPr>
          <w:rtl/>
        </w:rPr>
        <w:t xml:space="preserve">, </w:t>
      </w:r>
      <w:r w:rsidR="00013E04">
        <w:rPr>
          <w:rFonts w:hint="cs"/>
          <w:rtl/>
        </w:rPr>
        <w:t>[</w:t>
      </w:r>
      <w:r w:rsidR="00D2505F">
        <w:rPr>
          <w:rtl/>
        </w:rPr>
        <w:t>והצלילים שהכיר ב</w:t>
      </w:r>
      <w:r w:rsidR="00297D38">
        <w:rPr>
          <w:rtl/>
        </w:rPr>
        <w:t>על פ</w:t>
      </w:r>
      <w:r w:rsidR="00D2505F">
        <w:rPr>
          <w:rtl/>
        </w:rPr>
        <w:t xml:space="preserve">ה מחזרות </w:t>
      </w:r>
      <w:r w:rsidRPr="00B11EAF">
        <w:rPr>
          <w:rtl/>
        </w:rPr>
        <w:t xml:space="preserve">אינסופיות </w:t>
      </w:r>
      <w:r w:rsidR="006D23E0">
        <w:rPr>
          <w:rFonts w:hint="cs"/>
          <w:rtl/>
        </w:rPr>
        <w:t>זרמו</w:t>
      </w:r>
      <w:r>
        <w:rPr>
          <w:rFonts w:hint="cs"/>
          <w:rtl/>
        </w:rPr>
        <w:t xml:space="preserve"> </w:t>
      </w:r>
      <w:r w:rsidR="00654519">
        <w:rPr>
          <w:rFonts w:hint="cs"/>
          <w:rtl/>
        </w:rPr>
        <w:t>מבעד</w:t>
      </w:r>
      <w:r w:rsidR="00E01960">
        <w:rPr>
          <w:rFonts w:hint="cs"/>
          <w:rtl/>
        </w:rPr>
        <w:t xml:space="preserve"> </w:t>
      </w:r>
      <w:r w:rsidR="00654519">
        <w:rPr>
          <w:rFonts w:hint="cs"/>
          <w:rtl/>
        </w:rPr>
        <w:t>ל</w:t>
      </w:r>
      <w:r>
        <w:rPr>
          <w:rFonts w:hint="cs"/>
          <w:rtl/>
        </w:rPr>
        <w:t xml:space="preserve">תיאו </w:t>
      </w:r>
      <w:r w:rsidRPr="00CD067C">
        <w:rPr>
          <w:rtl/>
        </w:rPr>
        <w:t>ו</w:t>
      </w:r>
      <w:r w:rsidR="00654519">
        <w:rPr>
          <w:rFonts w:hint="cs"/>
          <w:rtl/>
        </w:rPr>
        <w:t>ל</w:t>
      </w:r>
      <w:r w:rsidRPr="00CD067C">
        <w:rPr>
          <w:rtl/>
        </w:rPr>
        <w:t>חליפ</w:t>
      </w:r>
      <w:r w:rsidR="00654519">
        <w:rPr>
          <w:rFonts w:hint="cs"/>
          <w:rtl/>
        </w:rPr>
        <w:t>ת ההופעות</w:t>
      </w:r>
      <w:r w:rsidRPr="00CD067C">
        <w:rPr>
          <w:rtl/>
        </w:rPr>
        <w:t xml:space="preserve"> שלו </w:t>
      </w:r>
      <w:r>
        <w:rPr>
          <w:rFonts w:hint="cs"/>
          <w:rtl/>
        </w:rPr>
        <w:t>ש</w:t>
      </w:r>
      <w:r w:rsidR="0055042A">
        <w:rPr>
          <w:rFonts w:hint="cs"/>
          <w:rtl/>
        </w:rPr>
        <w:t>נתמעכה</w:t>
      </w:r>
      <w:r w:rsidRPr="00CD067C">
        <w:rPr>
          <w:rFonts w:hint="cs"/>
          <w:rtl/>
        </w:rPr>
        <w:t xml:space="preserve"> </w:t>
      </w:r>
      <w:r w:rsidRPr="00CD067C">
        <w:rPr>
          <w:rtl/>
        </w:rPr>
        <w:t>על גופו הקטן</w:t>
      </w:r>
      <w:r w:rsidRPr="00B11EAF">
        <w:rPr>
          <w:rtl/>
        </w:rPr>
        <w:t>.</w:t>
      </w:r>
      <w:r w:rsidR="00013E04">
        <w:rPr>
          <w:rFonts w:hint="cs"/>
          <w:rtl/>
        </w:rPr>
        <w:t>]</w:t>
      </w:r>
      <w:r w:rsidRPr="00B11EAF">
        <w:rPr>
          <w:rtl/>
        </w:rPr>
        <w:t xml:space="preserve"> </w:t>
      </w:r>
      <w:r w:rsidR="00013E04">
        <w:rPr>
          <w:rFonts w:hint="cs"/>
          <w:rtl/>
        </w:rPr>
        <w:t>ו</w:t>
      </w:r>
      <w:r w:rsidRPr="00B11EAF">
        <w:rPr>
          <w:rtl/>
        </w:rPr>
        <w:t>ב</w:t>
      </w:r>
      <w:r w:rsidR="000278B3">
        <w:rPr>
          <w:rFonts w:hint="cs"/>
          <w:rtl/>
        </w:rPr>
        <w:t>תום ההדרן</w:t>
      </w:r>
      <w:r w:rsidR="006C3889">
        <w:rPr>
          <w:rFonts w:hint="cs"/>
          <w:rtl/>
        </w:rPr>
        <w:t>, כשרעמו [??]</w:t>
      </w:r>
      <w:r w:rsidRPr="00B11EAF">
        <w:rPr>
          <w:rtl/>
        </w:rPr>
        <w:t xml:space="preserve"> מחיאות כפיים, הציץ </w:t>
      </w:r>
      <w:r w:rsidR="002E54C5">
        <w:rPr>
          <w:rFonts w:hint="cs"/>
          <w:rtl/>
        </w:rPr>
        <w:t>אל</w:t>
      </w:r>
      <w:r w:rsidR="00D2505F">
        <w:rPr>
          <w:rFonts w:hint="cs"/>
          <w:rtl/>
        </w:rPr>
        <w:t xml:space="preserve"> ה</w:t>
      </w:r>
      <w:r>
        <w:rPr>
          <w:rFonts w:hint="cs"/>
          <w:rtl/>
        </w:rPr>
        <w:t>קהל</w:t>
      </w:r>
      <w:r w:rsidR="006D23E0">
        <w:rPr>
          <w:rFonts w:hint="cs"/>
          <w:rtl/>
        </w:rPr>
        <w:t>.</w:t>
      </w:r>
      <w:r w:rsidR="00E62EED">
        <w:rPr>
          <w:rFonts w:hint="cs"/>
          <w:rtl/>
        </w:rPr>
        <w:t xml:space="preserve"> </w:t>
      </w:r>
      <w:r w:rsidR="000161CC">
        <w:rPr>
          <w:rFonts w:hint="cs"/>
          <w:rtl/>
        </w:rPr>
        <w:t>[[[</w:t>
      </w:r>
      <w:r w:rsidR="00E62EED">
        <w:rPr>
          <w:rFonts w:hint="cs"/>
          <w:rtl/>
        </w:rPr>
        <w:t>המחזה הדהים או</w:t>
      </w:r>
      <w:r w:rsidR="00442BF4">
        <w:rPr>
          <w:rFonts w:hint="cs"/>
          <w:rtl/>
        </w:rPr>
        <w:t>תו בכל פעם מחדש</w:t>
      </w:r>
      <w:r w:rsidR="000161CC">
        <w:rPr>
          <w:rFonts w:hint="cs"/>
          <w:rtl/>
        </w:rPr>
        <w:t>]]]</w:t>
      </w:r>
      <w:r w:rsidR="00442BF4">
        <w:rPr>
          <w:rtl/>
        </w:rPr>
        <w:t xml:space="preserve"> </w:t>
      </w:r>
      <w:r w:rsidR="00E01960">
        <w:rPr>
          <w:rFonts w:hint="cs"/>
          <w:rtl/>
        </w:rPr>
        <w:t xml:space="preserve">נלהבים הם </w:t>
      </w:r>
      <w:r w:rsidR="008E1230">
        <w:rPr>
          <w:rFonts w:hint="cs"/>
          <w:rtl/>
        </w:rPr>
        <w:t>עמדו</w:t>
      </w:r>
      <w:r w:rsidR="00811B51">
        <w:rPr>
          <w:rFonts w:hint="cs"/>
          <w:rtl/>
        </w:rPr>
        <w:t xml:space="preserve"> הריעו</w:t>
      </w:r>
      <w:r w:rsidR="008E1230">
        <w:rPr>
          <w:rFonts w:hint="cs"/>
          <w:rtl/>
        </w:rPr>
        <w:t xml:space="preserve"> ו</w:t>
      </w:r>
      <w:r w:rsidR="00E01960">
        <w:rPr>
          <w:rFonts w:hint="cs"/>
          <w:rtl/>
        </w:rPr>
        <w:t>מחאו כפיים</w:t>
      </w:r>
      <w:r w:rsidR="00811B51">
        <w:rPr>
          <w:rFonts w:hint="cs"/>
          <w:rtl/>
        </w:rPr>
        <w:t xml:space="preserve"> לו</w:t>
      </w:r>
      <w:r w:rsidR="00E01960">
        <w:rPr>
          <w:rFonts w:hint="cs"/>
          <w:rtl/>
        </w:rPr>
        <w:t>,</w:t>
      </w:r>
      <w:r w:rsidRPr="00B11EAF">
        <w:rPr>
          <w:rtl/>
        </w:rPr>
        <w:t xml:space="preserve"> </w:t>
      </w:r>
      <w:r w:rsidR="00E01960">
        <w:rPr>
          <w:rFonts w:hint="cs"/>
          <w:rtl/>
        </w:rPr>
        <w:t xml:space="preserve">הם </w:t>
      </w:r>
      <w:r w:rsidRPr="00B11EAF">
        <w:rPr>
          <w:rtl/>
        </w:rPr>
        <w:t>רצו אותו</w:t>
      </w:r>
      <w:r w:rsidR="002875CE">
        <w:rPr>
          <w:rFonts w:hint="cs"/>
          <w:rtl/>
        </w:rPr>
        <w:t xml:space="preserve"> ורק אותו</w:t>
      </w:r>
      <w:r w:rsidR="00C45596">
        <w:rPr>
          <w:rFonts w:hint="cs"/>
          <w:rtl/>
        </w:rPr>
        <w:t>.</w:t>
      </w:r>
      <w:r w:rsidR="00442BF4">
        <w:rPr>
          <w:rtl/>
        </w:rPr>
        <w:t xml:space="preserve"> </w:t>
      </w:r>
      <w:r w:rsidR="00442BF4">
        <w:rPr>
          <w:rFonts w:hint="cs"/>
          <w:rtl/>
        </w:rPr>
        <w:t>הם</w:t>
      </w:r>
      <w:r w:rsidR="00E62EED">
        <w:rPr>
          <w:rtl/>
        </w:rPr>
        <w:t xml:space="preserve"> הבינו</w:t>
      </w:r>
      <w:r w:rsidR="00E62EED">
        <w:rPr>
          <w:rFonts w:hint="cs"/>
          <w:rtl/>
        </w:rPr>
        <w:t xml:space="preserve"> מדוע</w:t>
      </w:r>
      <w:r w:rsidR="006D23E0">
        <w:rPr>
          <w:rFonts w:hint="cs"/>
          <w:rtl/>
        </w:rPr>
        <w:t xml:space="preserve"> </w:t>
      </w:r>
      <w:r w:rsidRPr="00B11EAF">
        <w:rPr>
          <w:rtl/>
        </w:rPr>
        <w:t>נולד</w:t>
      </w:r>
      <w:r w:rsidR="006D23E0" w:rsidRPr="006D23E0">
        <w:rPr>
          <w:rFonts w:hint="cs"/>
          <w:rtl/>
        </w:rPr>
        <w:t xml:space="preserve"> </w:t>
      </w:r>
      <w:r w:rsidR="006D23E0">
        <w:rPr>
          <w:rFonts w:hint="cs"/>
          <w:rtl/>
        </w:rPr>
        <w:t>תיאו</w:t>
      </w:r>
      <w:r w:rsidR="002875CE">
        <w:rPr>
          <w:rFonts w:hint="cs"/>
          <w:rtl/>
        </w:rPr>
        <w:t>, למה</w:t>
      </w:r>
      <w:r w:rsidR="00D2505F">
        <w:rPr>
          <w:rtl/>
        </w:rPr>
        <w:t xml:space="preserve"> שרד</w:t>
      </w:r>
      <w:r w:rsidR="002875CE" w:rsidRPr="00B11EAF">
        <w:rPr>
          <w:rtl/>
        </w:rPr>
        <w:t xml:space="preserve"> </w:t>
      </w:r>
      <w:r w:rsidR="00B53535">
        <w:rPr>
          <w:rFonts w:hint="cs"/>
          <w:rtl/>
        </w:rPr>
        <w:t xml:space="preserve">ומהי תכליתו, </w:t>
      </w:r>
      <w:r w:rsidR="00E62EED">
        <w:rPr>
          <w:rFonts w:hint="cs"/>
          <w:rtl/>
        </w:rPr>
        <w:t>כי</w:t>
      </w:r>
      <w:r w:rsidR="002875CE">
        <w:rPr>
          <w:rFonts w:hint="cs"/>
          <w:rtl/>
        </w:rPr>
        <w:t xml:space="preserve"> </w:t>
      </w:r>
      <w:r w:rsidR="002875CE" w:rsidRPr="00B11EAF">
        <w:rPr>
          <w:rtl/>
        </w:rPr>
        <w:t>הוא חי ו</w:t>
      </w:r>
      <w:r w:rsidR="00E62EED">
        <w:rPr>
          <w:rFonts w:hint="cs"/>
          <w:rtl/>
        </w:rPr>
        <w:t>הוא</w:t>
      </w:r>
      <w:r w:rsidR="008B184A">
        <w:rPr>
          <w:rFonts w:hint="cs"/>
          <w:rtl/>
        </w:rPr>
        <w:t xml:space="preserve"> </w:t>
      </w:r>
      <w:r w:rsidR="002875CE" w:rsidRPr="00B11EAF">
        <w:rPr>
          <w:rtl/>
        </w:rPr>
        <w:t>קיים</w:t>
      </w:r>
      <w:r w:rsidR="001F0C3A">
        <w:rPr>
          <w:rFonts w:hint="cs"/>
          <w:rtl/>
        </w:rPr>
        <w:t>,</w:t>
      </w:r>
      <w:r w:rsidRPr="00B11EAF">
        <w:rPr>
          <w:rtl/>
        </w:rPr>
        <w:t xml:space="preserve"> </w:t>
      </w:r>
      <w:r w:rsidR="00B53535">
        <w:rPr>
          <w:rFonts w:hint="cs"/>
          <w:rtl/>
        </w:rPr>
        <w:t xml:space="preserve">והם </w:t>
      </w:r>
      <w:r w:rsidR="00811B51" w:rsidRPr="00811B51">
        <w:rPr>
          <w:rFonts w:cs="Times New Roman"/>
          <w:rtl/>
        </w:rPr>
        <w:t>הוקירו את</w:t>
      </w:r>
      <w:r w:rsidR="00B53535">
        <w:rPr>
          <w:rFonts w:hint="cs"/>
          <w:rtl/>
        </w:rPr>
        <w:t xml:space="preserve"> במכלול ישותו</w:t>
      </w:r>
      <w:r w:rsidR="00E62EED">
        <w:rPr>
          <w:rFonts w:hint="cs"/>
          <w:rtl/>
        </w:rPr>
        <w:t xml:space="preserve">, הם </w:t>
      </w:r>
      <w:r w:rsidR="00811B51">
        <w:rPr>
          <w:rFonts w:hint="cs"/>
          <w:rtl/>
        </w:rPr>
        <w:t>ה</w:t>
      </w:r>
      <w:r w:rsidR="00E62EED">
        <w:rPr>
          <w:rFonts w:hint="cs"/>
          <w:rtl/>
        </w:rPr>
        <w:t>תמוגג</w:t>
      </w:r>
      <w:r w:rsidR="00811B51">
        <w:rPr>
          <w:rFonts w:hint="cs"/>
          <w:rtl/>
        </w:rPr>
        <w:t>ו</w:t>
      </w:r>
      <w:r w:rsidR="00E62EED">
        <w:rPr>
          <w:rFonts w:hint="cs"/>
          <w:rtl/>
        </w:rPr>
        <w:t xml:space="preserve"> מעצם </w:t>
      </w:r>
      <w:r w:rsidR="008E1230">
        <w:rPr>
          <w:rFonts w:hint="cs"/>
          <w:rtl/>
        </w:rPr>
        <w:t>ממשותו</w:t>
      </w:r>
      <w:r w:rsidR="00C073D4">
        <w:rPr>
          <w:rFonts w:hint="cs"/>
          <w:rtl/>
        </w:rPr>
        <w:t xml:space="preserve">, הם </w:t>
      </w:r>
      <w:r w:rsidR="00811B51">
        <w:rPr>
          <w:rFonts w:hint="cs"/>
          <w:rtl/>
        </w:rPr>
        <w:t>ה</w:t>
      </w:r>
      <w:r w:rsidR="00101C19">
        <w:rPr>
          <w:rFonts w:hint="cs"/>
          <w:rtl/>
        </w:rPr>
        <w:t>וד</w:t>
      </w:r>
      <w:r w:rsidR="00811B51">
        <w:rPr>
          <w:rFonts w:hint="cs"/>
          <w:rtl/>
        </w:rPr>
        <w:t>ו</w:t>
      </w:r>
      <w:r w:rsidR="00101C19">
        <w:rPr>
          <w:rFonts w:hint="cs"/>
          <w:rtl/>
        </w:rPr>
        <w:t xml:space="preserve"> ו</w:t>
      </w:r>
      <w:r w:rsidR="00C073D4">
        <w:rPr>
          <w:rFonts w:hint="cs"/>
          <w:rtl/>
        </w:rPr>
        <w:t>ב</w:t>
      </w:r>
      <w:r w:rsidR="00AE4677">
        <w:rPr>
          <w:rFonts w:hint="cs"/>
          <w:rtl/>
        </w:rPr>
        <w:t>י</w:t>
      </w:r>
      <w:r w:rsidR="00C073D4">
        <w:rPr>
          <w:rFonts w:hint="cs"/>
          <w:rtl/>
        </w:rPr>
        <w:t>רכ</w:t>
      </w:r>
      <w:r w:rsidR="00811B51">
        <w:rPr>
          <w:rFonts w:hint="cs"/>
          <w:rtl/>
        </w:rPr>
        <w:t>ו</w:t>
      </w:r>
      <w:r w:rsidR="00C073D4">
        <w:rPr>
          <w:rFonts w:hint="cs"/>
          <w:rtl/>
        </w:rPr>
        <w:t xml:space="preserve"> על</w:t>
      </w:r>
      <w:r w:rsidR="00B53535">
        <w:rPr>
          <w:rFonts w:hint="cs"/>
          <w:rtl/>
        </w:rPr>
        <w:t xml:space="preserve"> </w:t>
      </w:r>
      <w:r w:rsidR="00101C19">
        <w:rPr>
          <w:rFonts w:hint="cs"/>
          <w:rtl/>
        </w:rPr>
        <w:t xml:space="preserve">תיאו ועל </w:t>
      </w:r>
      <w:r w:rsidR="008E1230">
        <w:rPr>
          <w:rFonts w:hint="cs"/>
          <w:rtl/>
        </w:rPr>
        <w:t>מהות</w:t>
      </w:r>
      <w:r w:rsidR="00C073D4">
        <w:rPr>
          <w:rFonts w:hint="cs"/>
          <w:rtl/>
        </w:rPr>
        <w:t>ו [תוקף</w:t>
      </w:r>
      <w:r w:rsidR="006D23E0">
        <w:rPr>
          <w:rFonts w:hint="cs"/>
          <w:rtl/>
        </w:rPr>
        <w:t xml:space="preserve"> הוויתו</w:t>
      </w:r>
      <w:r w:rsidR="00C073D4">
        <w:rPr>
          <w:rFonts w:hint="cs"/>
          <w:rtl/>
        </w:rPr>
        <w:t>,</w:t>
      </w:r>
      <w:r w:rsidR="00B53535">
        <w:rPr>
          <w:rFonts w:hint="cs"/>
          <w:rtl/>
        </w:rPr>
        <w:t>]</w:t>
      </w:r>
      <w:r w:rsidR="00E62EED">
        <w:rPr>
          <w:rFonts w:hint="cs"/>
          <w:rtl/>
        </w:rPr>
        <w:t xml:space="preserve">. </w:t>
      </w:r>
    </w:p>
    <w:p w14:paraId="4FCE4CEF" w14:textId="7FC3EAFF" w:rsidR="000278B3" w:rsidRDefault="006F5A96" w:rsidP="00343F9A">
      <w:pPr>
        <w:rPr>
          <w:rtl/>
        </w:rPr>
      </w:pPr>
      <w:r>
        <w:rPr>
          <w:rFonts w:hint="cs"/>
          <w:rtl/>
        </w:rPr>
        <w:t>[</w:t>
      </w:r>
      <w:r w:rsidR="000278B3">
        <w:rPr>
          <w:rFonts w:hint="cs"/>
          <w:rtl/>
        </w:rPr>
        <w:t xml:space="preserve">מי זקוק לאישור כזה? ומה </w:t>
      </w:r>
      <w:r w:rsidR="00343F9A">
        <w:rPr>
          <w:rFonts w:hint="cs"/>
          <w:rtl/>
        </w:rPr>
        <w:t xml:space="preserve">בכוחו של </w:t>
      </w:r>
      <w:r w:rsidR="000278B3">
        <w:rPr>
          <w:rFonts w:hint="cs"/>
          <w:rtl/>
        </w:rPr>
        <w:t xml:space="preserve">האישור </w:t>
      </w:r>
      <w:r w:rsidR="00343F9A">
        <w:rPr>
          <w:rFonts w:hint="cs"/>
          <w:rtl/>
        </w:rPr>
        <w:t>לה</w:t>
      </w:r>
      <w:r w:rsidR="000278B3">
        <w:rPr>
          <w:rFonts w:hint="cs"/>
          <w:rtl/>
        </w:rPr>
        <w:t>צמיח?</w:t>
      </w:r>
      <w:r>
        <w:rPr>
          <w:rFonts w:hint="cs"/>
          <w:rtl/>
        </w:rPr>
        <w:t>]</w:t>
      </w:r>
    </w:p>
    <w:p w14:paraId="406722DC" w14:textId="77777777" w:rsidR="006D23E0" w:rsidRDefault="006D23E0" w:rsidP="00343F9A">
      <w:pPr>
        <w:rPr>
          <w:rtl/>
        </w:rPr>
      </w:pPr>
    </w:p>
    <w:p w14:paraId="7E358A60" w14:textId="386A48C3" w:rsidR="004627AB" w:rsidRDefault="001F0C3A" w:rsidP="00654519">
      <w:pPr>
        <w:rPr>
          <w:rtl/>
        </w:rPr>
      </w:pPr>
      <w:r>
        <w:rPr>
          <w:rFonts w:hint="cs"/>
          <w:rtl/>
        </w:rPr>
        <w:t>[</w:t>
      </w:r>
      <w:r w:rsidR="004627AB" w:rsidRPr="00B11EAF">
        <w:rPr>
          <w:rtl/>
        </w:rPr>
        <w:t xml:space="preserve">והסכימו </w:t>
      </w:r>
      <w:r w:rsidR="006C3889">
        <w:rPr>
          <w:rFonts w:hint="cs"/>
          <w:rtl/>
        </w:rPr>
        <w:t xml:space="preserve">[אישרו] </w:t>
      </w:r>
      <w:r w:rsidR="004627AB" w:rsidRPr="00B11EAF">
        <w:rPr>
          <w:rtl/>
        </w:rPr>
        <w:t>שלא היה כל רע ב</w:t>
      </w:r>
      <w:r w:rsidR="002875CE">
        <w:rPr>
          <w:rtl/>
        </w:rPr>
        <w:t>עצם הולדתו</w:t>
      </w:r>
      <w:r w:rsidR="004627AB" w:rsidRPr="00B11EAF">
        <w:rPr>
          <w:rtl/>
        </w:rPr>
        <w:t>.</w:t>
      </w:r>
      <w:r>
        <w:rPr>
          <w:rFonts w:hint="cs"/>
          <w:rtl/>
        </w:rPr>
        <w:t>]</w:t>
      </w:r>
      <w:r>
        <w:rPr>
          <w:rtl/>
        </w:rPr>
        <w:t xml:space="preserve"> </w:t>
      </w:r>
      <w:r w:rsidR="008B184A">
        <w:rPr>
          <w:rFonts w:hint="cs"/>
          <w:rtl/>
        </w:rPr>
        <w:t>[</w:t>
      </w:r>
      <w:r>
        <w:rPr>
          <w:rFonts w:hint="cs"/>
          <w:rtl/>
        </w:rPr>
        <w:t>הוא אינו</w:t>
      </w:r>
      <w:r w:rsidR="004627AB" w:rsidRPr="00B11EAF">
        <w:rPr>
          <w:rtl/>
        </w:rPr>
        <w:t xml:space="preserve"> מבזבז בעצם קיומו משאבים ומקום ל</w:t>
      </w:r>
      <w:r w:rsidR="004627AB">
        <w:rPr>
          <w:rFonts w:hint="cs"/>
          <w:rtl/>
        </w:rPr>
        <w:t>יצורים ראויים יותר</w:t>
      </w:r>
      <w:r w:rsidR="008B184A">
        <w:rPr>
          <w:rFonts w:hint="cs"/>
          <w:rtl/>
        </w:rPr>
        <w:t>]</w:t>
      </w:r>
      <w:r w:rsidR="004627AB" w:rsidRPr="00B11EAF">
        <w:rPr>
          <w:rtl/>
        </w:rPr>
        <w:t xml:space="preserve">. </w:t>
      </w:r>
      <w:r w:rsidR="002875CE">
        <w:rPr>
          <w:rFonts w:hint="cs"/>
          <w:rtl/>
        </w:rPr>
        <w:t>[</w:t>
      </w:r>
      <w:r w:rsidR="004627AB" w:rsidRPr="00B11EAF">
        <w:rPr>
          <w:rtl/>
        </w:rPr>
        <w:t>אלכס ניסה להעמיד פנים שהם חושבים את אותו דבר גם עליו. זה לא עבד אבל חל</w:t>
      </w:r>
      <w:r w:rsidR="004627AB">
        <w:rPr>
          <w:rtl/>
        </w:rPr>
        <w:t>ק מהחמימות הדביקה כן נשפך עליו</w:t>
      </w:r>
      <w:r w:rsidR="004627AB" w:rsidRPr="00B11EAF">
        <w:rPr>
          <w:rtl/>
        </w:rPr>
        <w:t>.</w:t>
      </w:r>
      <w:r w:rsidR="002875CE">
        <w:rPr>
          <w:rFonts w:hint="cs"/>
          <w:rtl/>
        </w:rPr>
        <w:t>]</w:t>
      </w:r>
    </w:p>
    <w:p w14:paraId="670A8586" w14:textId="05F44582" w:rsidR="00E5320E" w:rsidRDefault="001F0C3A" w:rsidP="00250000">
      <w:pPr>
        <w:rPr>
          <w:rtl/>
        </w:rPr>
      </w:pPr>
      <w:r>
        <w:rPr>
          <w:rFonts w:hint="cs"/>
          <w:rtl/>
        </w:rPr>
        <w:t>[</w:t>
      </w:r>
      <w:r w:rsidR="00E5320E">
        <w:rPr>
          <w:rFonts w:hint="cs"/>
          <w:rtl/>
        </w:rPr>
        <w:t xml:space="preserve">תיאו </w:t>
      </w:r>
      <w:r w:rsidR="00E5320E">
        <w:rPr>
          <w:rtl/>
        </w:rPr>
        <w:t>–</w:t>
      </w:r>
      <w:r w:rsidR="00E5320E">
        <w:rPr>
          <w:rFonts w:hint="cs"/>
          <w:rtl/>
        </w:rPr>
        <w:t xml:space="preserve"> מרגיש שהוא לא סתם ממשיך ב-</w:t>
      </w:r>
      <w:r w:rsidR="00E5320E">
        <w:t>footsteps</w:t>
      </w:r>
      <w:r w:rsidR="00E5320E">
        <w:rPr>
          <w:rFonts w:hint="cs"/>
          <w:rtl/>
        </w:rPr>
        <w:t xml:space="preserve"> של </w:t>
      </w:r>
      <w:r w:rsidR="008B1B44">
        <w:rPr>
          <w:rFonts w:hint="cs"/>
          <w:rtl/>
        </w:rPr>
        <w:t>סופי</w:t>
      </w:r>
      <w:r w:rsidR="00E5320E">
        <w:rPr>
          <w:rFonts w:hint="cs"/>
          <w:rtl/>
        </w:rPr>
        <w:t>, לא סתם היא התוותה לו את הדרך אלא את כל חייו.</w:t>
      </w:r>
      <w:r>
        <w:rPr>
          <w:rFonts w:hint="cs"/>
          <w:rtl/>
        </w:rPr>
        <w:t>]</w:t>
      </w:r>
      <w:r w:rsidR="00E5320E">
        <w:rPr>
          <w:rFonts w:hint="cs"/>
          <w:rtl/>
        </w:rPr>
        <w:t xml:space="preserve"> [לכן בתאונה הוא ירגיש שכל ה-</w:t>
      </w:r>
      <w:r w:rsidR="00E5320E">
        <w:t>guidance</w:t>
      </w:r>
      <w:r w:rsidR="00E5320E">
        <w:rPr>
          <w:rFonts w:hint="cs"/>
          <w:rtl/>
        </w:rPr>
        <w:t xml:space="preserve"> של חייו התמוטטה </w:t>
      </w:r>
      <w:r w:rsidR="00961323">
        <w:rPr>
          <w:rtl/>
        </w:rPr>
        <w:t>–</w:t>
      </w:r>
      <w:r w:rsidR="00961323">
        <w:rPr>
          <w:rFonts w:hint="cs"/>
          <w:rtl/>
        </w:rPr>
        <w:t xml:space="preserve"> הוא הרי עוקב אחרי החיים שלה </w:t>
      </w:r>
      <w:r w:rsidR="00961323">
        <w:t>venue</w:t>
      </w:r>
      <w:r w:rsidR="00961323">
        <w:rPr>
          <w:rFonts w:hint="cs"/>
          <w:rtl/>
        </w:rPr>
        <w:t xml:space="preserve"> אחר </w:t>
      </w:r>
      <w:r w:rsidR="00961323">
        <w:t>venue</w:t>
      </w:r>
      <w:r w:rsidR="00961323">
        <w:rPr>
          <w:rFonts w:hint="cs"/>
          <w:rtl/>
        </w:rPr>
        <w:t>, קונצרט אחר קונצרט, לגטו מתארך ומתעגל אחר סטקטו מת</w:t>
      </w:r>
      <w:r w:rsidR="00381173">
        <w:rPr>
          <w:rFonts w:hint="cs"/>
          <w:rtl/>
        </w:rPr>
        <w:t xml:space="preserve">נקש </w:t>
      </w:r>
      <w:r w:rsidR="00E5320E">
        <w:rPr>
          <w:rFonts w:hint="cs"/>
          <w:rtl/>
        </w:rPr>
        <w:t xml:space="preserve">/ שכשהוא יגיע לגיל שבו היא </w:t>
      </w:r>
      <w:r w:rsidR="001C5A04">
        <w:rPr>
          <w:rFonts w:hint="cs"/>
          <w:rtl/>
        </w:rPr>
        <w:t>הייתה</w:t>
      </w:r>
      <w:r w:rsidR="00E5320E">
        <w:rPr>
          <w:rFonts w:hint="cs"/>
          <w:rtl/>
        </w:rPr>
        <w:t xml:space="preserve"> בזמן התאונה, גם לו יקרה משהו איום ונורא]</w:t>
      </w:r>
    </w:p>
    <w:p w14:paraId="64AA1ED2" w14:textId="285A7FEC" w:rsidR="00E22DC5" w:rsidRDefault="009C304D" w:rsidP="00E22DC5">
      <w:pPr>
        <w:rPr>
          <w:rtl/>
        </w:rPr>
      </w:pPr>
      <w:r>
        <w:rPr>
          <w:rFonts w:cs="Times New Roman" w:hint="cs"/>
          <w:rtl/>
        </w:rPr>
        <w:t>[</w:t>
      </w:r>
      <w:r w:rsidR="00E22DC5">
        <w:rPr>
          <w:rFonts w:cs="Times New Roman"/>
          <w:rtl/>
        </w:rPr>
        <w:t xml:space="preserve">כשהיה בן </w:t>
      </w:r>
      <w:r w:rsidR="00E22DC5">
        <w:t>xx</w:t>
      </w:r>
      <w:r w:rsidR="00E22DC5">
        <w:rPr>
          <w:rFonts w:cs="Times New Roman"/>
          <w:rtl/>
        </w:rPr>
        <w:t>, כך סופר לעיתונאים במעין סיפור שהיה מתאים ביותר לאכלס את הפיסקה הראשונה של הכתבה אודותיו, התערב בנגינתה של אחותו הבכורה ו-----. לעיתים זה סופר כך שהיה בן שנתיים בעת האירוע, לא- בן שנה! מתוך העריסה הוא חיבר ואלסים וניגן -----. עוד בהיותו עובר!</w:t>
      </w:r>
    </w:p>
    <w:p w14:paraId="37594E31" w14:textId="43E087BA" w:rsidR="00E22DC5" w:rsidRDefault="00E22DC5" w:rsidP="00E22DC5">
      <w:pPr>
        <w:rPr>
          <w:rtl/>
        </w:rPr>
      </w:pPr>
      <w:r>
        <w:rPr>
          <w:rFonts w:cs="Times New Roman"/>
          <w:rtl/>
        </w:rPr>
        <w:t>בכל מקרה זה היה סיפור טוב כי הזכיר את אחותו</w:t>
      </w:r>
      <w:r w:rsidR="00495419">
        <w:rPr>
          <w:rFonts w:cs="Times New Roman"/>
          <w:rtl/>
        </w:rPr>
        <w:t>.</w:t>
      </w:r>
      <w:r>
        <w:rPr>
          <w:rFonts w:cs="Times New Roman"/>
          <w:rtl/>
        </w:rPr>
        <w:t>..</w:t>
      </w:r>
    </w:p>
    <w:p w14:paraId="32E5C019" w14:textId="32EA38B5" w:rsidR="001E2BE4" w:rsidRDefault="009C304D" w:rsidP="00302E9B">
      <w:pPr>
        <w:rPr>
          <w:rtl/>
        </w:rPr>
      </w:pPr>
      <w:r>
        <w:rPr>
          <w:rFonts w:hint="cs"/>
          <w:rtl/>
        </w:rPr>
        <w:lastRenderedPageBreak/>
        <w:t>]</w:t>
      </w:r>
    </w:p>
    <w:p w14:paraId="292265B7" w14:textId="677C794C" w:rsidR="004627AB" w:rsidRPr="00311814" w:rsidRDefault="004627AB" w:rsidP="00E01960">
      <w:pPr>
        <w:rPr>
          <w:rtl/>
        </w:rPr>
      </w:pPr>
      <w:r w:rsidRPr="00311814">
        <w:rPr>
          <w:rtl/>
        </w:rPr>
        <w:t>מאחורי הקלעי</w:t>
      </w:r>
      <w:r>
        <w:rPr>
          <w:rFonts w:hint="cs"/>
          <w:rtl/>
        </w:rPr>
        <w:t>ם</w:t>
      </w:r>
      <w:r>
        <w:rPr>
          <w:rtl/>
        </w:rPr>
        <w:t xml:space="preserve">, </w:t>
      </w:r>
      <w:r w:rsidR="00E01960">
        <w:rPr>
          <w:rFonts w:hint="cs"/>
          <w:rtl/>
        </w:rPr>
        <w:t xml:space="preserve">מעריציו </w:t>
      </w:r>
      <w:r>
        <w:rPr>
          <w:rtl/>
        </w:rPr>
        <w:t>ש</w:t>
      </w:r>
      <w:r w:rsidRPr="00311814">
        <w:rPr>
          <w:rtl/>
        </w:rPr>
        <w:t>אל</w:t>
      </w:r>
      <w:r>
        <w:rPr>
          <w:rFonts w:hint="cs"/>
          <w:rtl/>
        </w:rPr>
        <w:t>ו</w:t>
      </w:r>
      <w:r w:rsidR="001F0C3A">
        <w:rPr>
          <w:rtl/>
        </w:rPr>
        <w:t xml:space="preserve"> את תיאו </w:t>
      </w:r>
      <w:r w:rsidR="00E01960">
        <w:rPr>
          <w:rFonts w:hint="cs"/>
          <w:rtl/>
        </w:rPr>
        <w:t>מדוע</w:t>
      </w:r>
      <w:r w:rsidR="001F0C3A">
        <w:rPr>
          <w:rtl/>
        </w:rPr>
        <w:t xml:space="preserve"> </w:t>
      </w:r>
      <w:r w:rsidRPr="00311814">
        <w:rPr>
          <w:rtl/>
        </w:rPr>
        <w:t xml:space="preserve">בחר </w:t>
      </w:r>
      <w:r w:rsidR="00E01960">
        <w:rPr>
          <w:rFonts w:hint="cs"/>
          <w:rtl/>
        </w:rPr>
        <w:t>ב</w:t>
      </w:r>
      <w:r w:rsidR="001F0C3A">
        <w:rPr>
          <w:rFonts w:hint="cs"/>
          <w:rtl/>
        </w:rPr>
        <w:t>יצירות</w:t>
      </w:r>
      <w:r w:rsidR="00E01960">
        <w:rPr>
          <w:rtl/>
        </w:rPr>
        <w:t xml:space="preserve"> </w:t>
      </w:r>
      <w:r w:rsidR="00AE4677">
        <w:rPr>
          <w:rFonts w:hint="cs"/>
          <w:rtl/>
        </w:rPr>
        <w:t>ה</w:t>
      </w:r>
      <w:r w:rsidRPr="00311814">
        <w:rPr>
          <w:rtl/>
        </w:rPr>
        <w:t>אל</w:t>
      </w:r>
      <w:r w:rsidR="001F0C3A">
        <w:rPr>
          <w:rFonts w:hint="cs"/>
          <w:rtl/>
        </w:rPr>
        <w:t>ו</w:t>
      </w:r>
      <w:r w:rsidRPr="00311814">
        <w:rPr>
          <w:rtl/>
        </w:rPr>
        <w:t xml:space="preserve"> דווקא.</w:t>
      </w:r>
    </w:p>
    <w:p w14:paraId="27A4E018" w14:textId="77777777" w:rsidR="004627AB" w:rsidRPr="00311814" w:rsidRDefault="004627AB" w:rsidP="00250000">
      <w:pPr>
        <w:rPr>
          <w:rtl/>
        </w:rPr>
      </w:pPr>
      <w:r w:rsidRPr="00311814">
        <w:rPr>
          <w:rtl/>
        </w:rPr>
        <w:t xml:space="preserve">הוא </w:t>
      </w:r>
      <w:r w:rsidR="001F0C3A">
        <w:rPr>
          <w:rFonts w:hint="cs"/>
          <w:rtl/>
        </w:rPr>
        <w:t xml:space="preserve">היה </w:t>
      </w:r>
      <w:r w:rsidRPr="00311814">
        <w:rPr>
          <w:rtl/>
        </w:rPr>
        <w:t>עייף ושכח את התשובות המוכנות.</w:t>
      </w:r>
    </w:p>
    <w:p w14:paraId="7B35BE8C" w14:textId="42E5DC26" w:rsidR="004627AB" w:rsidRDefault="004627AB" w:rsidP="00C17BD2">
      <w:pPr>
        <w:rPr>
          <w:rtl/>
        </w:rPr>
      </w:pPr>
      <w:r w:rsidRPr="00311814">
        <w:rPr>
          <w:rtl/>
        </w:rPr>
        <w:t>מה א</w:t>
      </w:r>
      <w:r w:rsidR="0005255A">
        <w:rPr>
          <w:rtl/>
        </w:rPr>
        <w:t>תה אוהב ב</w:t>
      </w:r>
      <w:r w:rsidR="00E01960">
        <w:rPr>
          <w:rFonts w:hint="cs"/>
          <w:rtl/>
        </w:rPr>
        <w:t>'</w:t>
      </w:r>
      <w:r w:rsidR="00C17BD2">
        <w:rPr>
          <w:rFonts w:hint="cs"/>
          <w:rtl/>
        </w:rPr>
        <w:t>פתטית</w:t>
      </w:r>
      <w:r w:rsidR="00E01960">
        <w:rPr>
          <w:rFonts w:hint="cs"/>
          <w:rtl/>
        </w:rPr>
        <w:t>'</w:t>
      </w:r>
      <w:r w:rsidR="0005255A">
        <w:rPr>
          <w:rtl/>
        </w:rPr>
        <w:t xml:space="preserve"> של </w:t>
      </w:r>
      <w:r w:rsidR="00C17BD2">
        <w:rPr>
          <w:rFonts w:hint="cs"/>
          <w:rtl/>
        </w:rPr>
        <w:t>בטהובן</w:t>
      </w:r>
      <w:r w:rsidRPr="00311814">
        <w:rPr>
          <w:rtl/>
        </w:rPr>
        <w:t>?</w:t>
      </w:r>
    </w:p>
    <w:p w14:paraId="20A85343" w14:textId="14A7B1F2" w:rsidR="00713D7C" w:rsidRPr="00311814" w:rsidRDefault="00713D7C" w:rsidP="00C17BD2">
      <w:pPr>
        <w:rPr>
          <w:rtl/>
        </w:rPr>
      </w:pPr>
      <w:r>
        <w:rPr>
          <w:rFonts w:hint="cs"/>
          <w:rtl/>
        </w:rPr>
        <w:t>[זאת סונטה מס' 8 שהזכרנו למעלה]</w:t>
      </w:r>
    </w:p>
    <w:p w14:paraId="57DC0C26" w14:textId="0F2C77AB" w:rsidR="004627AB" w:rsidRDefault="004627AB" w:rsidP="008C5B0C">
      <w:pPr>
        <w:rPr>
          <w:rtl/>
        </w:rPr>
      </w:pPr>
      <w:r>
        <w:rPr>
          <w:rFonts w:hint="cs"/>
          <w:rtl/>
        </w:rPr>
        <w:t xml:space="preserve">הוא התגרד </w:t>
      </w:r>
      <w:r w:rsidR="00811B51" w:rsidRPr="00811B51">
        <w:rPr>
          <w:rFonts w:cs="Times New Roman"/>
          <w:rtl/>
        </w:rPr>
        <w:t>בחליפת ההופעות שכבר נתמעכה</w:t>
      </w:r>
      <w:r>
        <w:rPr>
          <w:rFonts w:hint="cs"/>
          <w:rtl/>
        </w:rPr>
        <w:t xml:space="preserve"> כשאמר, מנומ</w:t>
      </w:r>
      <w:r w:rsidR="004F772C">
        <w:rPr>
          <w:rFonts w:hint="cs"/>
          <w:rtl/>
        </w:rPr>
        <w:t>נ</w:t>
      </w:r>
      <w:r>
        <w:rPr>
          <w:rFonts w:hint="cs"/>
          <w:rtl/>
        </w:rPr>
        <w:t xml:space="preserve">ם </w:t>
      </w:r>
      <w:r w:rsidR="00811B51" w:rsidRPr="00811B51">
        <w:rPr>
          <w:rFonts w:cs="Times New Roman"/>
          <w:rtl/>
        </w:rPr>
        <w:t>במקצת</w:t>
      </w:r>
      <w:r>
        <w:rPr>
          <w:rFonts w:hint="cs"/>
          <w:rtl/>
        </w:rPr>
        <w:t>,</w:t>
      </w:r>
      <w:r w:rsidRPr="00311814">
        <w:rPr>
          <w:rtl/>
        </w:rPr>
        <w:t xml:space="preserve"> </w:t>
      </w:r>
      <w:r>
        <w:rPr>
          <w:rFonts w:hint="cs"/>
          <w:rtl/>
        </w:rPr>
        <w:t>"</w:t>
      </w:r>
      <w:r w:rsidRPr="00311814">
        <w:rPr>
          <w:rtl/>
        </w:rPr>
        <w:t>איך שכשהשמנים</w:t>
      </w:r>
      <w:r>
        <w:rPr>
          <w:rFonts w:hint="cs"/>
          <w:rtl/>
        </w:rPr>
        <w:t xml:space="preserve"> דועכים</w:t>
      </w:r>
      <w:r w:rsidR="008308A2">
        <w:rPr>
          <w:rtl/>
        </w:rPr>
        <w:t>, הם מתנפצים לקטנטנים, וה</w:t>
      </w:r>
      <w:r w:rsidR="008308A2">
        <w:rPr>
          <w:rFonts w:hint="cs"/>
          <w:rtl/>
        </w:rPr>
        <w:t>עגול המצחיק</w:t>
      </w:r>
      <w:r w:rsidRPr="00311814">
        <w:rPr>
          <w:rtl/>
        </w:rPr>
        <w:t xml:space="preserve"> לא מוותר, הוא מגיע </w:t>
      </w:r>
      <w:r w:rsidR="009B2415" w:rsidRPr="009B2415">
        <w:rPr>
          <w:rFonts w:cs="Times New Roman"/>
          <w:rtl/>
        </w:rPr>
        <w:t>בגלישה</w:t>
      </w:r>
      <w:r w:rsidRPr="00311814">
        <w:rPr>
          <w:rtl/>
        </w:rPr>
        <w:t xml:space="preserve"> ו</w:t>
      </w:r>
      <w:r w:rsidR="008308A2">
        <w:rPr>
          <w:rFonts w:hint="cs"/>
          <w:rtl/>
        </w:rPr>
        <w:t>מ</w:t>
      </w:r>
      <w:r w:rsidRPr="00311814">
        <w:rPr>
          <w:rtl/>
        </w:rPr>
        <w:t>ת</w:t>
      </w:r>
      <w:r w:rsidR="009C304D">
        <w:rPr>
          <w:rFonts w:hint="cs"/>
          <w:rtl/>
        </w:rPr>
        <w:t>פוצץ</w:t>
      </w:r>
      <w:r w:rsidRPr="00311814">
        <w:rPr>
          <w:rtl/>
        </w:rPr>
        <w:t xml:space="preserve"> </w:t>
      </w:r>
      <w:r w:rsidR="008308A2">
        <w:rPr>
          <w:rFonts w:hint="cs"/>
          <w:rtl/>
        </w:rPr>
        <w:t xml:space="preserve">בכל פעם </w:t>
      </w:r>
      <w:r w:rsidRPr="00311814">
        <w:rPr>
          <w:rtl/>
        </w:rPr>
        <w:t>מחדש.</w:t>
      </w:r>
      <w:r>
        <w:rPr>
          <w:rFonts w:hint="cs"/>
          <w:rtl/>
        </w:rPr>
        <w:t>"</w:t>
      </w:r>
    </w:p>
    <w:p w14:paraId="2FCB016C" w14:textId="37F787C7" w:rsidR="00442BF4" w:rsidRDefault="00442BF4" w:rsidP="00442BF4">
      <w:pPr>
        <w:rPr>
          <w:rtl/>
        </w:rPr>
      </w:pPr>
      <w:r>
        <w:rPr>
          <w:rFonts w:hint="cs"/>
          <w:rtl/>
        </w:rPr>
        <w:t xml:space="preserve">לא לתשובה </w:t>
      </w:r>
      <w:r w:rsidR="00AE4677">
        <w:rPr>
          <w:rFonts w:hint="cs"/>
          <w:rtl/>
        </w:rPr>
        <w:t>ה</w:t>
      </w:r>
      <w:r>
        <w:rPr>
          <w:rFonts w:hint="cs"/>
          <w:rtl/>
        </w:rPr>
        <w:t>זו הם ציפו.</w:t>
      </w:r>
    </w:p>
    <w:p w14:paraId="1A024A21" w14:textId="39E67F65" w:rsidR="00442BF4" w:rsidRDefault="00442BF4" w:rsidP="00442BF4">
      <w:pPr>
        <w:rPr>
          <w:rtl/>
        </w:rPr>
      </w:pPr>
      <w:r>
        <w:rPr>
          <w:rFonts w:hint="cs"/>
          <w:rtl/>
        </w:rPr>
        <w:t xml:space="preserve">"גם </w:t>
      </w:r>
      <w:r w:rsidR="008B1B44">
        <w:rPr>
          <w:rFonts w:hint="cs"/>
          <w:rtl/>
        </w:rPr>
        <w:t>סופי</w:t>
      </w:r>
      <w:r>
        <w:rPr>
          <w:rFonts w:hint="cs"/>
          <w:rtl/>
        </w:rPr>
        <w:t xml:space="preserve"> כש</w:t>
      </w:r>
      <w:r w:rsidR="001C5A04">
        <w:rPr>
          <w:rFonts w:hint="cs"/>
          <w:rtl/>
        </w:rPr>
        <w:t>הייתה</w:t>
      </w:r>
      <w:r>
        <w:rPr>
          <w:rFonts w:hint="cs"/>
          <w:rtl/>
        </w:rPr>
        <w:t xml:space="preserve"> בגילך ניגנה כאן, תיאו," </w:t>
      </w:r>
      <w:r w:rsidR="00811B51">
        <w:rPr>
          <w:rFonts w:hint="cs"/>
          <w:rtl/>
        </w:rPr>
        <w:t>ציינ</w:t>
      </w:r>
      <w:r>
        <w:rPr>
          <w:rFonts w:hint="cs"/>
          <w:rtl/>
        </w:rPr>
        <w:t xml:space="preserve">ה </w:t>
      </w:r>
      <w:r w:rsidR="00811B51">
        <w:rPr>
          <w:rFonts w:hint="cs"/>
          <w:rtl/>
        </w:rPr>
        <w:t>האם כש</w:t>
      </w:r>
      <w:r>
        <w:rPr>
          <w:rFonts w:hint="cs"/>
          <w:rtl/>
        </w:rPr>
        <w:t>לקחה מזרועותיו הקטנות זר גלדיולות לבנות. "היא לא זכתה בארבעה סבבים של תשואות."</w:t>
      </w:r>
    </w:p>
    <w:p w14:paraId="3F2C3310" w14:textId="46897DA1" w:rsidR="00C85D47" w:rsidRDefault="00C85D47" w:rsidP="00442BF4">
      <w:pPr>
        <w:rPr>
          <w:rtl/>
        </w:rPr>
      </w:pPr>
      <w:r>
        <w:rPr>
          <w:rFonts w:hint="cs"/>
          <w:rtl/>
        </w:rPr>
        <w:t>[לא הצלחתי למצא את המשמעות של גלדיולות לבנות ביפן</w:t>
      </w:r>
      <w:r w:rsidR="00D16CA6">
        <w:rPr>
          <w:rFonts w:hint="cs"/>
          <w:rtl/>
        </w:rPr>
        <w:t xml:space="preserve"> </w:t>
      </w:r>
      <w:r w:rsidR="00D16CA6">
        <w:rPr>
          <w:rtl/>
        </w:rPr>
        <w:t>–</w:t>
      </w:r>
      <w:r w:rsidR="00D16CA6">
        <w:rPr>
          <w:rFonts w:hint="cs"/>
          <w:rtl/>
        </w:rPr>
        <w:t xml:space="preserve"> </w:t>
      </w:r>
      <w:hyperlink r:id="rId181" w:history="1">
        <w:r w:rsidR="00D16CA6" w:rsidRPr="00D16CA6">
          <w:rPr>
            <w:rStyle w:val="Hyperlink"/>
            <w:rFonts w:hint="cs"/>
            <w:rtl/>
          </w:rPr>
          <w:t>משמעות פרחים ביפן</w:t>
        </w:r>
      </w:hyperlink>
      <w:r>
        <w:rPr>
          <w:rFonts w:hint="cs"/>
          <w:rtl/>
        </w:rPr>
        <w:t>]</w:t>
      </w:r>
    </w:p>
    <w:p w14:paraId="27630AB1" w14:textId="11AEEA61" w:rsidR="006D23E0" w:rsidRDefault="00442BF4" w:rsidP="006D23E0">
      <w:pPr>
        <w:rPr>
          <w:rtl/>
        </w:rPr>
      </w:pPr>
      <w:r>
        <w:rPr>
          <w:rFonts w:hint="cs"/>
          <w:rtl/>
        </w:rPr>
        <w:t xml:space="preserve">תיאו </w:t>
      </w:r>
      <w:r w:rsidR="001A4CB4">
        <w:rPr>
          <w:rFonts w:hint="cs"/>
          <w:rtl/>
        </w:rPr>
        <w:t>איבד מייד את תחושת ההתנמנמות המתוקה של אחרי הקונצרט</w:t>
      </w:r>
      <w:r w:rsidR="00566ED9">
        <w:rPr>
          <w:rFonts w:hint="cs"/>
          <w:rtl/>
        </w:rPr>
        <w:t>.</w:t>
      </w:r>
      <w:r w:rsidR="001A4CB4">
        <w:rPr>
          <w:rFonts w:hint="cs"/>
          <w:rtl/>
        </w:rPr>
        <w:t xml:space="preserve"> כל חושיו נדרכו כשתחקר </w:t>
      </w:r>
      <w:r>
        <w:rPr>
          <w:rFonts w:hint="cs"/>
          <w:rtl/>
        </w:rPr>
        <w:t xml:space="preserve">בקדחתנות בת כמה </w:t>
      </w:r>
      <w:r w:rsidR="001C5A04">
        <w:rPr>
          <w:rFonts w:hint="cs"/>
          <w:rtl/>
        </w:rPr>
        <w:t>הייתה</w:t>
      </w:r>
      <w:r>
        <w:rPr>
          <w:rFonts w:hint="cs"/>
          <w:rtl/>
        </w:rPr>
        <w:t xml:space="preserve"> </w:t>
      </w:r>
      <w:r w:rsidR="008C5B0C">
        <w:rPr>
          <w:rtl/>
        </w:rPr>
        <w:t>–</w:t>
      </w:r>
      <w:r w:rsidR="00AE4677">
        <w:rPr>
          <w:rFonts w:hint="cs"/>
          <w:rtl/>
        </w:rPr>
        <w:t xml:space="preserve"> </w:t>
      </w:r>
      <w:r>
        <w:rPr>
          <w:rFonts w:hint="cs"/>
          <w:rtl/>
        </w:rPr>
        <w:t>כמובן שב</w:t>
      </w:r>
      <w:r w:rsidR="0010255F" w:rsidRPr="0010255F">
        <w:rPr>
          <w:rFonts w:cs="Times New Roman"/>
          <w:rtl/>
        </w:rPr>
        <w:t>חצי שנה</w:t>
      </w:r>
      <w:r>
        <w:rPr>
          <w:rFonts w:hint="cs"/>
          <w:rtl/>
        </w:rPr>
        <w:t xml:space="preserve"> צעירה מ</w:t>
      </w:r>
      <w:r w:rsidR="001A4CB4">
        <w:rPr>
          <w:rFonts w:hint="cs"/>
          <w:rtl/>
        </w:rPr>
        <w:t>גילו הנוכחי</w:t>
      </w:r>
      <w:r>
        <w:rPr>
          <w:rFonts w:hint="cs"/>
          <w:rtl/>
        </w:rPr>
        <w:t xml:space="preserve"> כי </w:t>
      </w:r>
      <w:r w:rsidR="00482CD2">
        <w:rPr>
          <w:rFonts w:hint="cs"/>
          <w:rtl/>
        </w:rPr>
        <w:t>ה</w:t>
      </w:r>
      <w:r w:rsidR="00482CD2" w:rsidRPr="00482CD2">
        <w:rPr>
          <w:rFonts w:cs="Times New Roman"/>
          <w:rtl/>
        </w:rPr>
        <w:t>וא נולד באביב ואילו היא בסתיו</w:t>
      </w:r>
      <w:r w:rsidR="00482CD2" w:rsidRPr="00482CD2">
        <w:rPr>
          <w:rFonts w:cs="Times New Roman" w:hint="cs"/>
          <w:rtl/>
        </w:rPr>
        <w:t xml:space="preserve"> </w:t>
      </w:r>
      <w:r w:rsidR="00482CD2">
        <w:rPr>
          <w:rFonts w:hint="cs"/>
          <w:rtl/>
        </w:rPr>
        <w:t>[</w:t>
      </w:r>
      <w:r>
        <w:rPr>
          <w:rFonts w:hint="cs"/>
          <w:rtl/>
        </w:rPr>
        <w:t>הם נולדו בהפרש של שלוש</w:t>
      </w:r>
      <w:r w:rsidR="00AE4677">
        <w:rPr>
          <w:rFonts w:hint="cs"/>
          <w:rtl/>
        </w:rPr>
        <w:t>-</w:t>
      </w:r>
      <w:r>
        <w:rPr>
          <w:rFonts w:hint="cs"/>
          <w:rtl/>
        </w:rPr>
        <w:t>עשר</w:t>
      </w:r>
      <w:r w:rsidR="00D046C9">
        <w:rPr>
          <w:rFonts w:hint="cs"/>
          <w:rtl/>
        </w:rPr>
        <w:t xml:space="preserve">ה </w:t>
      </w:r>
      <w:r w:rsidR="0010255F" w:rsidRPr="0010255F">
        <w:rPr>
          <w:rFonts w:cs="Times New Roman"/>
          <w:rtl/>
        </w:rPr>
        <w:t xml:space="preserve">וחצי </w:t>
      </w:r>
      <w:r w:rsidR="00D046C9">
        <w:rPr>
          <w:rFonts w:hint="cs"/>
          <w:rtl/>
        </w:rPr>
        <w:t>שנים</w:t>
      </w:r>
      <w:r w:rsidR="00482CD2">
        <w:rPr>
          <w:rFonts w:hint="cs"/>
          <w:rtl/>
        </w:rPr>
        <w:t>]</w:t>
      </w:r>
      <w:r w:rsidR="00566ED9">
        <w:rPr>
          <w:rFonts w:hint="cs"/>
          <w:rtl/>
        </w:rPr>
        <w:t>,</w:t>
      </w:r>
      <w:r>
        <w:rPr>
          <w:rFonts w:hint="cs"/>
          <w:rtl/>
        </w:rPr>
        <w:t xml:space="preserve"> והאם אמרה</w:t>
      </w:r>
      <w:r w:rsidR="00566ED9">
        <w:rPr>
          <w:rFonts w:hint="cs"/>
          <w:rtl/>
        </w:rPr>
        <w:t>,</w:t>
      </w:r>
      <w:r>
        <w:rPr>
          <w:rFonts w:hint="cs"/>
          <w:rtl/>
        </w:rPr>
        <w:t xml:space="preserve"> </w:t>
      </w:r>
      <w:r w:rsidR="006F5A96">
        <w:rPr>
          <w:rFonts w:hint="cs"/>
          <w:rtl/>
        </w:rPr>
        <w:t>[</w:t>
      </w:r>
      <w:r>
        <w:t>It by no way reflects on your abilities</w:t>
      </w:r>
      <w:r w:rsidR="006F5A96">
        <w:rPr>
          <w:rFonts w:hint="cs"/>
          <w:rtl/>
        </w:rPr>
        <w:t>]</w:t>
      </w:r>
      <w:r w:rsidR="00427630">
        <w:rPr>
          <w:rFonts w:hint="cs"/>
          <w:rtl/>
        </w:rPr>
        <w:t>"</w:t>
      </w:r>
      <w:r w:rsidR="006F5A96">
        <w:rPr>
          <w:rFonts w:hint="cs"/>
          <w:rtl/>
        </w:rPr>
        <w:t>זה לא משקף בשום אופן את יכולותיך</w:t>
      </w:r>
      <w:r w:rsidR="00427630">
        <w:rPr>
          <w:rFonts w:hint="cs"/>
          <w:rtl/>
        </w:rPr>
        <w:t>,"</w:t>
      </w:r>
      <w:r>
        <w:rPr>
          <w:rFonts w:hint="cs"/>
          <w:rtl/>
        </w:rPr>
        <w:t xml:space="preserve"> אבל </w:t>
      </w:r>
      <w:r w:rsidR="006D23E0">
        <w:rPr>
          <w:rFonts w:hint="cs"/>
          <w:rtl/>
        </w:rPr>
        <w:t xml:space="preserve">בתוכו </w:t>
      </w:r>
      <w:r>
        <w:rPr>
          <w:rFonts w:hint="cs"/>
          <w:rtl/>
        </w:rPr>
        <w:t>תיאו לא נרגע, הוא חרג מהתוואי הברור של חייו.</w:t>
      </w:r>
    </w:p>
    <w:p w14:paraId="61A76F93" w14:textId="4ACA78C2" w:rsidR="009F2F97" w:rsidRDefault="009F2F97" w:rsidP="006D23E0">
      <w:pPr>
        <w:rPr>
          <w:rtl/>
        </w:rPr>
      </w:pPr>
      <w:r>
        <w:rPr>
          <w:rFonts w:hint="cs"/>
          <w:rtl/>
        </w:rPr>
        <w:t>בכניסה למלון, תיאו ס</w:t>
      </w:r>
      <w:r w:rsidR="0028095E">
        <w:rPr>
          <w:rFonts w:hint="cs"/>
          <w:rtl/>
        </w:rPr>
        <w:t>י</w:t>
      </w:r>
      <w:r>
        <w:rPr>
          <w:rFonts w:hint="cs"/>
          <w:rtl/>
        </w:rPr>
        <w:t>פר לאלכס סוד גדול</w:t>
      </w:r>
      <w:r w:rsidR="0028095E">
        <w:rPr>
          <w:rFonts w:hint="cs"/>
          <w:rtl/>
        </w:rPr>
        <w:t xml:space="preserve"> </w:t>
      </w:r>
      <w:r w:rsidR="0028095E">
        <w:rPr>
          <w:rtl/>
        </w:rPr>
        <w:t>–</w:t>
      </w:r>
      <w:r w:rsidR="0028095E">
        <w:rPr>
          <w:rFonts w:hint="cs"/>
          <w:rtl/>
        </w:rPr>
        <w:t xml:space="preserve"> </w:t>
      </w:r>
      <w:r>
        <w:rPr>
          <w:rFonts w:cs="Times New Roman"/>
          <w:rtl/>
        </w:rPr>
        <w:t>לתיאו יש עלה שהוא אוהב, שהוא מסתיר מתחת לאבן ב</w:t>
      </w:r>
      <w:r>
        <w:rPr>
          <w:rFonts w:cs="Times New Roman" w:hint="cs"/>
          <w:rtl/>
        </w:rPr>
        <w:t>גינה האחורית ש</w:t>
      </w:r>
      <w:r>
        <w:rPr>
          <w:rFonts w:cs="Times New Roman"/>
          <w:rtl/>
        </w:rPr>
        <w:t>ל</w:t>
      </w:r>
      <w:r>
        <w:rPr>
          <w:rFonts w:cs="Times New Roman" w:hint="cs"/>
          <w:rtl/>
        </w:rPr>
        <w:t xml:space="preserve"> </w:t>
      </w:r>
      <w:r>
        <w:rPr>
          <w:rFonts w:cs="Times New Roman"/>
          <w:rtl/>
        </w:rPr>
        <w:t>בית</w:t>
      </w:r>
      <w:r>
        <w:rPr>
          <w:rFonts w:cs="Times New Roman" w:hint="cs"/>
          <w:rtl/>
        </w:rPr>
        <w:t xml:space="preserve"> המלון.</w:t>
      </w:r>
      <w:r w:rsidR="000E5677">
        <w:rPr>
          <w:rFonts w:cs="Times New Roman" w:hint="cs"/>
          <w:rtl/>
        </w:rPr>
        <w:t xml:space="preserve"> </w:t>
      </w:r>
      <w:r w:rsidR="00C11D35">
        <w:rPr>
          <w:rFonts w:cs="Times New Roman" w:hint="cs"/>
          <w:rtl/>
        </w:rPr>
        <w:t>זו</w:t>
      </w:r>
      <w:r w:rsidR="006F5A96">
        <w:rPr>
          <w:rFonts w:cs="Times New Roman" w:hint="cs"/>
          <w:rtl/>
        </w:rPr>
        <w:t xml:space="preserve"> </w:t>
      </w:r>
      <w:r w:rsidR="001C5A04">
        <w:rPr>
          <w:rFonts w:cs="Times New Roman" w:hint="cs"/>
          <w:rtl/>
        </w:rPr>
        <w:t>הייתה</w:t>
      </w:r>
      <w:r w:rsidR="000E5677">
        <w:rPr>
          <w:rFonts w:cs="Times New Roman" w:hint="cs"/>
          <w:rtl/>
        </w:rPr>
        <w:t xml:space="preserve"> </w:t>
      </w:r>
      <w:r w:rsidR="00C11D35">
        <w:rPr>
          <w:rFonts w:cs="Times New Roman" w:hint="cs"/>
          <w:rtl/>
        </w:rPr>
        <w:t xml:space="preserve">כבר </w:t>
      </w:r>
      <w:r w:rsidR="000E5677">
        <w:rPr>
          <w:rFonts w:cs="Times New Roman" w:hint="cs"/>
          <w:rtl/>
        </w:rPr>
        <w:t>שעת לילה מאוחרת</w:t>
      </w:r>
      <w:r w:rsidR="00C11D35">
        <w:rPr>
          <w:rFonts w:cs="Times New Roman" w:hint="cs"/>
          <w:rtl/>
        </w:rPr>
        <w:t>,</w:t>
      </w:r>
      <w:r w:rsidR="006F5A96">
        <w:rPr>
          <w:rFonts w:cs="Times New Roman" w:hint="cs"/>
          <w:rtl/>
        </w:rPr>
        <w:t xml:space="preserve"> תם</w:t>
      </w:r>
      <w:r w:rsidR="000E5677">
        <w:rPr>
          <w:rFonts w:cs="Times New Roman" w:hint="cs"/>
          <w:rtl/>
        </w:rPr>
        <w:t xml:space="preserve"> הקונצרט האחרון בטוקיו. </w:t>
      </w:r>
      <w:r w:rsidR="006F5A96">
        <w:rPr>
          <w:rFonts w:cs="Times New Roman" w:hint="cs"/>
          <w:rtl/>
        </w:rPr>
        <w:t>[</w:t>
      </w:r>
      <w:r w:rsidR="000E5677">
        <w:rPr>
          <w:rFonts w:cs="Times New Roman" w:hint="cs"/>
          <w:rtl/>
        </w:rPr>
        <w:t xml:space="preserve">למחרת היה יום </w:t>
      </w:r>
      <w:r w:rsidR="00FE2992">
        <w:rPr>
          <w:rFonts w:cs="Times New Roman" w:hint="cs"/>
          <w:rtl/>
        </w:rPr>
        <w:t>חופשי</w:t>
      </w:r>
      <w:r w:rsidR="000E5677">
        <w:rPr>
          <w:rFonts w:cs="Times New Roman" w:hint="cs"/>
          <w:rtl/>
        </w:rPr>
        <w:t>, ואחריו טיסה לחלק האחרון של סיבוב ההופעות, בדרום-מזרח אסיה.</w:t>
      </w:r>
      <w:r w:rsidR="006F5A96">
        <w:rPr>
          <w:rFonts w:cs="Times New Roman" w:hint="cs"/>
          <w:rtl/>
        </w:rPr>
        <w:t>]</w:t>
      </w:r>
    </w:p>
    <w:p w14:paraId="6F703656" w14:textId="053E7AE0" w:rsidR="009F2F97" w:rsidRDefault="000E5677" w:rsidP="000E5677">
      <w:pPr>
        <w:rPr>
          <w:rFonts w:cs="Times New Roman"/>
          <w:rtl/>
        </w:rPr>
      </w:pPr>
      <w:r>
        <w:rPr>
          <w:rFonts w:cs="Times New Roman" w:hint="cs"/>
          <w:rtl/>
        </w:rPr>
        <w:t>"</w:t>
      </w:r>
      <w:r w:rsidR="009F2F97">
        <w:rPr>
          <w:rFonts w:cs="Times New Roman"/>
          <w:rtl/>
        </w:rPr>
        <w:t>אולי אני אבדוק את העלה האהוב עלי</w:t>
      </w:r>
      <w:r w:rsidR="00427630">
        <w:rPr>
          <w:rFonts w:cs="Times New Roman" w:hint="cs"/>
          <w:rtl/>
        </w:rPr>
        <w:t>י</w:t>
      </w:r>
      <w:r w:rsidR="009F2F97">
        <w:rPr>
          <w:rFonts w:cs="Times New Roman"/>
          <w:rtl/>
        </w:rPr>
        <w:t xml:space="preserve">, שהוא </w:t>
      </w:r>
      <w:r w:rsidR="002D2B0B">
        <w:rPr>
          <w:rFonts w:cs="Times New Roman" w:hint="cs"/>
          <w:rtl/>
        </w:rPr>
        <w:t xml:space="preserve">עלה </w:t>
      </w:r>
      <w:r w:rsidR="009F2F97">
        <w:rPr>
          <w:rFonts w:cs="Times New Roman"/>
          <w:rtl/>
        </w:rPr>
        <w:t>זקן אבל אנחנו ידידים</w:t>
      </w:r>
      <w:r w:rsidR="002D2B0B">
        <w:rPr>
          <w:rFonts w:cs="Times New Roman" w:hint="cs"/>
          <w:rtl/>
        </w:rPr>
        <w:t>,</w:t>
      </w:r>
      <w:r w:rsidR="009F2F97">
        <w:rPr>
          <w:rFonts w:cs="Times New Roman"/>
          <w:rtl/>
        </w:rPr>
        <w:t xml:space="preserve"> ידידים </w:t>
      </w:r>
      <w:r w:rsidR="002D2B0B">
        <w:rPr>
          <w:rFonts w:cs="Times New Roman" w:hint="cs"/>
          <w:rtl/>
        </w:rPr>
        <w:t xml:space="preserve">טובים </w:t>
      </w:r>
      <w:r w:rsidR="009F2F97">
        <w:rPr>
          <w:rFonts w:cs="Times New Roman"/>
          <w:rtl/>
        </w:rPr>
        <w:t>לנצח!</w:t>
      </w:r>
      <w:r>
        <w:rPr>
          <w:rFonts w:cs="Times New Roman" w:hint="cs"/>
          <w:rtl/>
        </w:rPr>
        <w:t>"</w:t>
      </w:r>
    </w:p>
    <w:p w14:paraId="3EE17C93" w14:textId="48FCA35E" w:rsidR="000E5677" w:rsidRDefault="000E5677" w:rsidP="002D2B0B">
      <w:pPr>
        <w:rPr>
          <w:rtl/>
        </w:rPr>
      </w:pPr>
      <w:r>
        <w:rPr>
          <w:rFonts w:cs="Times New Roman" w:hint="cs"/>
          <w:rtl/>
        </w:rPr>
        <w:t>א</w:t>
      </w:r>
      <w:r w:rsidR="00427630">
        <w:rPr>
          <w:rFonts w:cs="Times New Roman" w:hint="cs"/>
          <w:rtl/>
        </w:rPr>
        <w:t>י</w:t>
      </w:r>
      <w:r>
        <w:rPr>
          <w:rFonts w:cs="Times New Roman" w:hint="cs"/>
          <w:rtl/>
        </w:rPr>
        <w:t xml:space="preserve">מם, </w:t>
      </w:r>
      <w:r w:rsidR="001A4CB4">
        <w:rPr>
          <w:rFonts w:cs="Times New Roman" w:hint="cs"/>
          <w:rtl/>
        </w:rPr>
        <w:t>ש</w:t>
      </w:r>
      <w:r>
        <w:rPr>
          <w:rFonts w:cs="Times New Roman" w:hint="cs"/>
          <w:rtl/>
        </w:rPr>
        <w:t>נשא</w:t>
      </w:r>
      <w:r w:rsidR="001A4CB4">
        <w:rPr>
          <w:rFonts w:cs="Times New Roman" w:hint="cs"/>
          <w:rtl/>
        </w:rPr>
        <w:t>ה</w:t>
      </w:r>
      <w:r>
        <w:rPr>
          <w:rFonts w:cs="Times New Roman" w:hint="cs"/>
          <w:rtl/>
        </w:rPr>
        <w:t xml:space="preserve"> תיק גדול </w:t>
      </w:r>
      <w:r w:rsidR="0010255F">
        <w:rPr>
          <w:rFonts w:cs="Times New Roman" w:hint="cs"/>
          <w:rtl/>
        </w:rPr>
        <w:t>עם</w:t>
      </w:r>
      <w:r>
        <w:rPr>
          <w:rFonts w:cs="Times New Roman" w:hint="cs"/>
          <w:rtl/>
        </w:rPr>
        <w:t xml:space="preserve"> הפרחים והבובות הפרוותיות וכרטיסי הברכה, עלתה לחדר.</w:t>
      </w:r>
    </w:p>
    <w:p w14:paraId="5EA33666" w14:textId="33F25D8E" w:rsidR="008C33EE" w:rsidRPr="00E10A56" w:rsidRDefault="000E5677" w:rsidP="00612A64">
      <w:pPr>
        <w:rPr>
          <w:rtl/>
        </w:rPr>
      </w:pPr>
      <w:r>
        <w:rPr>
          <w:rFonts w:cs="Times New Roman" w:hint="cs"/>
          <w:rtl/>
        </w:rPr>
        <w:t>"</w:t>
      </w:r>
      <w:r w:rsidR="009F2F97">
        <w:rPr>
          <w:rFonts w:cs="Times New Roman"/>
          <w:rtl/>
        </w:rPr>
        <w:t>אני הולך לעלה אלכס, זה בסדר?</w:t>
      </w:r>
      <w:r>
        <w:rPr>
          <w:rFonts w:cs="Times New Roman" w:hint="cs"/>
          <w:rtl/>
        </w:rPr>
        <w:t>"</w:t>
      </w:r>
      <w:r w:rsidR="004C4A12">
        <w:rPr>
          <w:rFonts w:cs="Times New Roman" w:hint="cs"/>
          <w:rtl/>
        </w:rPr>
        <w:t xml:space="preserve"> </w:t>
      </w:r>
      <w:r w:rsidR="004C4A12" w:rsidRPr="00E10A56">
        <w:rPr>
          <w:rFonts w:cs="Times New Roman" w:hint="eastAsia"/>
          <w:rtl/>
        </w:rPr>
        <w:t>הוא</w:t>
      </w:r>
      <w:r w:rsidR="004C4A12" w:rsidRPr="00E10A56">
        <w:rPr>
          <w:rFonts w:cs="Times New Roman"/>
          <w:rtl/>
        </w:rPr>
        <w:t xml:space="preserve"> </w:t>
      </w:r>
      <w:r w:rsidR="008C33EE" w:rsidRPr="00E10A56">
        <w:rPr>
          <w:rFonts w:cs="Times New Roman" w:hint="eastAsia"/>
          <w:rtl/>
        </w:rPr>
        <w:t>עקב</w:t>
      </w:r>
      <w:r w:rsidR="008C33EE" w:rsidRPr="00E10A56">
        <w:rPr>
          <w:rFonts w:cs="Times New Roman"/>
          <w:rtl/>
        </w:rPr>
        <w:t xml:space="preserve"> בדריכות אחר אלכס, </w:t>
      </w:r>
      <w:r w:rsidR="00612A64" w:rsidRPr="00612A64">
        <w:rPr>
          <w:rFonts w:cs="Times New Roman"/>
          <w:rtl/>
        </w:rPr>
        <w:t xml:space="preserve">שצנח על כורסה בלובי המלון </w:t>
      </w:r>
      <w:r w:rsidR="00612A64">
        <w:rPr>
          <w:rFonts w:cs="Times New Roman" w:hint="cs"/>
          <w:rtl/>
        </w:rPr>
        <w:t>ו</w:t>
      </w:r>
      <w:r w:rsidR="008C33EE" w:rsidRPr="00E10A56">
        <w:rPr>
          <w:rFonts w:cs="Times New Roman"/>
          <w:rtl/>
        </w:rPr>
        <w:t>לא הראה נכונות רבה לקום מ</w:t>
      </w:r>
      <w:r w:rsidR="007122EF">
        <w:rPr>
          <w:rFonts w:cs="Times New Roman" w:hint="cs"/>
          <w:rtl/>
        </w:rPr>
        <w:t>שם</w:t>
      </w:r>
      <w:r w:rsidR="006F5A96">
        <w:rPr>
          <w:rFonts w:cs="Times New Roman" w:hint="cs"/>
          <w:rtl/>
        </w:rPr>
        <w:t>.</w:t>
      </w:r>
      <w:r w:rsidR="008C33EE" w:rsidRPr="00E10A56">
        <w:rPr>
          <w:rFonts w:cs="Times New Roman"/>
          <w:rtl/>
        </w:rPr>
        <w:t xml:space="preserve"> </w:t>
      </w:r>
      <w:r w:rsidR="008C33EE" w:rsidRPr="00E10A56">
        <w:rPr>
          <w:rtl/>
        </w:rPr>
        <w:t xml:space="preserve">"אלכס, </w:t>
      </w:r>
      <w:r w:rsidR="008C33EE" w:rsidRPr="00E10A56">
        <w:rPr>
          <w:rFonts w:hint="eastAsia"/>
          <w:rtl/>
        </w:rPr>
        <w:t>רוצה</w:t>
      </w:r>
      <w:r w:rsidR="008C33EE" w:rsidRPr="00E10A56">
        <w:rPr>
          <w:rtl/>
        </w:rPr>
        <w:t xml:space="preserve"> </w:t>
      </w:r>
      <w:r w:rsidR="008C33EE" w:rsidRPr="00E10A56">
        <w:rPr>
          <w:rFonts w:hint="eastAsia"/>
          <w:rtl/>
        </w:rPr>
        <w:t>לשמוע</w:t>
      </w:r>
      <w:r w:rsidR="008C33EE" w:rsidRPr="00E10A56">
        <w:rPr>
          <w:rtl/>
        </w:rPr>
        <w:t xml:space="preserve"> </w:t>
      </w:r>
      <w:r w:rsidR="008C33EE" w:rsidRPr="00E10A56">
        <w:rPr>
          <w:rFonts w:hint="eastAsia"/>
          <w:rtl/>
        </w:rPr>
        <w:t>את</w:t>
      </w:r>
      <w:r w:rsidR="008C33EE" w:rsidRPr="00E10A56">
        <w:rPr>
          <w:rtl/>
        </w:rPr>
        <w:t xml:space="preserve"> </w:t>
      </w:r>
      <w:r w:rsidR="008C33EE" w:rsidRPr="00E10A56">
        <w:rPr>
          <w:rFonts w:hint="eastAsia"/>
          <w:rtl/>
        </w:rPr>
        <w:t>הבדיחה</w:t>
      </w:r>
      <w:r w:rsidR="008C33EE" w:rsidRPr="00E10A56">
        <w:rPr>
          <w:rtl/>
        </w:rPr>
        <w:t xml:space="preserve"> </w:t>
      </w:r>
      <w:r w:rsidR="008C33EE" w:rsidRPr="00E10A56">
        <w:rPr>
          <w:rFonts w:hint="eastAsia"/>
          <w:rtl/>
        </w:rPr>
        <w:t>הרשמית</w:t>
      </w:r>
      <w:r w:rsidR="008C33EE" w:rsidRPr="00E10A56">
        <w:rPr>
          <w:rtl/>
        </w:rPr>
        <w:t xml:space="preserve"> </w:t>
      </w:r>
      <w:r w:rsidR="008C33EE" w:rsidRPr="00E10A56">
        <w:rPr>
          <w:rFonts w:hint="eastAsia"/>
          <w:rtl/>
        </w:rPr>
        <w:t>שלי</w:t>
      </w:r>
      <w:r w:rsidR="008C33EE" w:rsidRPr="00E10A56">
        <w:rPr>
          <w:rtl/>
        </w:rPr>
        <w:t>?"</w:t>
      </w:r>
    </w:p>
    <w:p w14:paraId="67614D39" w14:textId="5D29E7CF" w:rsidR="008C33EE" w:rsidRDefault="008C33EE" w:rsidP="000E5677">
      <w:pPr>
        <w:rPr>
          <w:rtl/>
        </w:rPr>
      </w:pPr>
      <w:r w:rsidRPr="00E10A56">
        <w:rPr>
          <w:rtl/>
        </w:rPr>
        <w:t xml:space="preserve">"מה? יש לך כבר גם בדיחה רשמית? </w:t>
      </w:r>
      <w:r w:rsidRPr="00E10A56">
        <w:rPr>
          <w:rFonts w:hint="eastAsia"/>
          <w:rtl/>
        </w:rPr>
        <w:t>בטח</w:t>
      </w:r>
      <w:r w:rsidRPr="00E10A56">
        <w:rPr>
          <w:rtl/>
        </w:rPr>
        <w:t xml:space="preserve"> </w:t>
      </w:r>
      <w:r w:rsidRPr="00E10A56">
        <w:rPr>
          <w:rFonts w:hint="eastAsia"/>
          <w:rtl/>
        </w:rPr>
        <w:t>שאני</w:t>
      </w:r>
      <w:r w:rsidRPr="00E10A56">
        <w:rPr>
          <w:rtl/>
        </w:rPr>
        <w:t xml:space="preserve"> </w:t>
      </w:r>
      <w:r w:rsidRPr="00E10A56">
        <w:rPr>
          <w:rFonts w:hint="eastAsia"/>
          <w:rtl/>
        </w:rPr>
        <w:t>רוצה</w:t>
      </w:r>
      <w:r w:rsidRPr="00E10A56">
        <w:rPr>
          <w:rtl/>
        </w:rPr>
        <w:t xml:space="preserve"> </w:t>
      </w:r>
      <w:r w:rsidRPr="00E10A56">
        <w:rPr>
          <w:rFonts w:hint="eastAsia"/>
          <w:rtl/>
        </w:rPr>
        <w:t>לשמוע</w:t>
      </w:r>
      <w:r w:rsidRPr="00E10A56">
        <w:rPr>
          <w:rtl/>
        </w:rPr>
        <w:t xml:space="preserve"> </w:t>
      </w:r>
      <w:r w:rsidRPr="00E10A56">
        <w:rPr>
          <w:rFonts w:hint="eastAsia"/>
          <w:rtl/>
        </w:rPr>
        <w:t>אותה</w:t>
      </w:r>
      <w:r w:rsidRPr="00E10A56">
        <w:rPr>
          <w:rtl/>
        </w:rPr>
        <w:t xml:space="preserve">." </w:t>
      </w:r>
      <w:r w:rsidR="00292A58" w:rsidRPr="00292A58">
        <w:rPr>
          <w:rFonts w:cs="Times New Roman"/>
          <w:rtl/>
        </w:rPr>
        <w:t xml:space="preserve">רצוץ ומסוחרר </w:t>
      </w:r>
      <w:r w:rsidRPr="00E10A56">
        <w:rPr>
          <w:rFonts w:hint="eastAsia"/>
          <w:rtl/>
        </w:rPr>
        <w:t>הוא</w:t>
      </w:r>
      <w:r w:rsidRPr="00E10A56">
        <w:rPr>
          <w:rtl/>
        </w:rPr>
        <w:t xml:space="preserve"> </w:t>
      </w:r>
      <w:r w:rsidR="00292A58">
        <w:rPr>
          <w:rFonts w:hint="cs"/>
          <w:rtl/>
        </w:rPr>
        <w:t xml:space="preserve">בכל זאת </w:t>
      </w:r>
      <w:r w:rsidR="00612A64" w:rsidRPr="00612A64">
        <w:rPr>
          <w:rFonts w:cs="Times New Roman"/>
          <w:rtl/>
        </w:rPr>
        <w:t>התרומם איכשהו ו</w:t>
      </w:r>
      <w:r w:rsidRPr="00E10A56">
        <w:rPr>
          <w:rFonts w:hint="eastAsia"/>
          <w:rtl/>
        </w:rPr>
        <w:t>הלך</w:t>
      </w:r>
      <w:r w:rsidRPr="00E10A56">
        <w:rPr>
          <w:rtl/>
        </w:rPr>
        <w:t xml:space="preserve"> </w:t>
      </w:r>
      <w:r w:rsidR="00612A64" w:rsidRPr="00612A64">
        <w:rPr>
          <w:rFonts w:cs="Times New Roman"/>
          <w:rtl/>
        </w:rPr>
        <w:t>בעקבות</w:t>
      </w:r>
      <w:r w:rsidR="00612A64">
        <w:rPr>
          <w:rFonts w:cs="Times New Roman" w:hint="cs"/>
          <w:rtl/>
        </w:rPr>
        <w:t xml:space="preserve"> </w:t>
      </w:r>
      <w:r w:rsidRPr="00E10A56">
        <w:rPr>
          <w:rFonts w:hint="eastAsia"/>
          <w:rtl/>
        </w:rPr>
        <w:t>תיאו</w:t>
      </w:r>
      <w:r w:rsidRPr="00E10A56">
        <w:rPr>
          <w:rtl/>
        </w:rPr>
        <w:t xml:space="preserve"> </w:t>
      </w:r>
      <w:r w:rsidRPr="00E10A56">
        <w:rPr>
          <w:rFonts w:hint="eastAsia"/>
          <w:rtl/>
        </w:rPr>
        <w:t>אל</w:t>
      </w:r>
      <w:r w:rsidRPr="00E10A56">
        <w:rPr>
          <w:rtl/>
        </w:rPr>
        <w:t xml:space="preserve"> </w:t>
      </w:r>
      <w:r w:rsidRPr="00E10A56">
        <w:rPr>
          <w:rFonts w:hint="eastAsia"/>
          <w:rtl/>
        </w:rPr>
        <w:t>הגן</w:t>
      </w:r>
      <w:r w:rsidRPr="00E10A56">
        <w:rPr>
          <w:rtl/>
        </w:rPr>
        <w:t xml:space="preserve"> </w:t>
      </w:r>
      <w:r w:rsidRPr="00E10A56">
        <w:rPr>
          <w:rFonts w:hint="eastAsia"/>
          <w:rtl/>
        </w:rPr>
        <w:t>האחורי</w:t>
      </w:r>
      <w:r w:rsidRPr="00E10A56">
        <w:rPr>
          <w:rtl/>
        </w:rPr>
        <w:t xml:space="preserve">, </w:t>
      </w:r>
      <w:r w:rsidRPr="00E10A56">
        <w:rPr>
          <w:rFonts w:hint="eastAsia"/>
          <w:rtl/>
        </w:rPr>
        <w:t>בעוד</w:t>
      </w:r>
      <w:r w:rsidRPr="00E10A56">
        <w:rPr>
          <w:rtl/>
        </w:rPr>
        <w:t xml:space="preserve"> </w:t>
      </w:r>
      <w:r w:rsidRPr="00E10A56">
        <w:rPr>
          <w:rFonts w:hint="eastAsia"/>
          <w:rtl/>
        </w:rPr>
        <w:t>תיאו</w:t>
      </w:r>
      <w:r w:rsidRPr="00E10A56">
        <w:rPr>
          <w:rtl/>
        </w:rPr>
        <w:t xml:space="preserve"> </w:t>
      </w:r>
      <w:r w:rsidR="00612A64" w:rsidRPr="00612A64">
        <w:rPr>
          <w:rFonts w:cs="Times New Roman"/>
          <w:rtl/>
        </w:rPr>
        <w:t>גולל</w:t>
      </w:r>
      <w:r w:rsidRPr="00E10A56">
        <w:rPr>
          <w:rtl/>
        </w:rPr>
        <w:t xml:space="preserve"> </w:t>
      </w:r>
      <w:r w:rsidRPr="00E10A56">
        <w:rPr>
          <w:rFonts w:hint="eastAsia"/>
          <w:rtl/>
        </w:rPr>
        <w:t>את</w:t>
      </w:r>
      <w:r w:rsidRPr="00E10A56">
        <w:rPr>
          <w:rtl/>
        </w:rPr>
        <w:t xml:space="preserve"> </w:t>
      </w:r>
      <w:r w:rsidRPr="00E10A56">
        <w:rPr>
          <w:rFonts w:hint="eastAsia"/>
          <w:rtl/>
        </w:rPr>
        <w:t>בדיחתו</w:t>
      </w:r>
      <w:r w:rsidRPr="00E10A56">
        <w:rPr>
          <w:rtl/>
        </w:rPr>
        <w:t xml:space="preserve">, </w:t>
      </w:r>
      <w:r w:rsidRPr="00E10A56">
        <w:rPr>
          <w:rFonts w:hint="eastAsia"/>
          <w:rtl/>
        </w:rPr>
        <w:t>על</w:t>
      </w:r>
      <w:r w:rsidRPr="00E10A56">
        <w:rPr>
          <w:rtl/>
        </w:rPr>
        <w:t xml:space="preserve"> </w:t>
      </w:r>
      <w:r w:rsidRPr="00E10A56">
        <w:rPr>
          <w:rFonts w:hint="eastAsia"/>
          <w:rtl/>
        </w:rPr>
        <w:t>ילד</w:t>
      </w:r>
      <w:r w:rsidRPr="00E10A56">
        <w:rPr>
          <w:rtl/>
        </w:rPr>
        <w:t xml:space="preserve"> </w:t>
      </w:r>
      <w:r w:rsidRPr="00E10A56">
        <w:rPr>
          <w:rFonts w:hint="eastAsia"/>
          <w:rtl/>
        </w:rPr>
        <w:t>שהיה</w:t>
      </w:r>
      <w:r w:rsidRPr="00E10A56">
        <w:rPr>
          <w:rtl/>
        </w:rPr>
        <w:t xml:space="preserve"> </w:t>
      </w:r>
      <w:r w:rsidRPr="00E10A56">
        <w:rPr>
          <w:rFonts w:hint="eastAsia"/>
          <w:rtl/>
        </w:rPr>
        <w:t>לו</w:t>
      </w:r>
      <w:r w:rsidRPr="00E10A56">
        <w:rPr>
          <w:rtl/>
        </w:rPr>
        <w:t xml:space="preserve"> </w:t>
      </w:r>
      <w:r w:rsidRPr="00E10A56">
        <w:rPr>
          <w:rFonts w:hint="eastAsia"/>
          <w:rtl/>
        </w:rPr>
        <w:t>פצע</w:t>
      </w:r>
      <w:r w:rsidRPr="00E10A56">
        <w:rPr>
          <w:rtl/>
        </w:rPr>
        <w:t xml:space="preserve"> </w:t>
      </w:r>
      <w:r w:rsidRPr="00E10A56">
        <w:rPr>
          <w:rFonts w:hint="eastAsia"/>
          <w:rtl/>
        </w:rPr>
        <w:t>בצור</w:t>
      </w:r>
      <w:r w:rsidR="00292A58">
        <w:rPr>
          <w:rFonts w:hint="cs"/>
          <w:rtl/>
        </w:rPr>
        <w:t>ת</w:t>
      </w:r>
      <w:r w:rsidRPr="00E10A56">
        <w:rPr>
          <w:rtl/>
        </w:rPr>
        <w:t xml:space="preserve"> </w:t>
      </w:r>
      <w:r w:rsidRPr="00E10A56">
        <w:rPr>
          <w:rFonts w:hint="eastAsia"/>
          <w:rtl/>
        </w:rPr>
        <w:t>עכביש</w:t>
      </w:r>
      <w:r w:rsidR="00612A64">
        <w:rPr>
          <w:rFonts w:hint="cs"/>
          <w:rtl/>
        </w:rPr>
        <w:t xml:space="preserve"> על ידו</w:t>
      </w:r>
      <w:r w:rsidRPr="00E10A56">
        <w:rPr>
          <w:rtl/>
        </w:rPr>
        <w:t xml:space="preserve">, </w:t>
      </w:r>
      <w:r w:rsidRPr="00E10A56">
        <w:rPr>
          <w:rFonts w:hint="eastAsia"/>
          <w:rtl/>
        </w:rPr>
        <w:t>וכולם</w:t>
      </w:r>
      <w:r w:rsidRPr="00E10A56">
        <w:rPr>
          <w:rtl/>
        </w:rPr>
        <w:t xml:space="preserve"> חשבו ש</w:t>
      </w:r>
      <w:r w:rsidR="00292A58">
        <w:rPr>
          <w:rFonts w:hint="cs"/>
          <w:rtl/>
        </w:rPr>
        <w:t xml:space="preserve">זהו </w:t>
      </w:r>
      <w:r w:rsidRPr="00E10A56">
        <w:rPr>
          <w:rtl/>
        </w:rPr>
        <w:t xml:space="preserve">עכביש </w:t>
      </w:r>
      <w:r w:rsidR="009B2415" w:rsidRPr="009B2415">
        <w:rPr>
          <w:rFonts w:cs="Times New Roman"/>
          <w:rtl/>
        </w:rPr>
        <w:t xml:space="preserve">אמיתי </w:t>
      </w:r>
      <w:r w:rsidR="00292A58">
        <w:rPr>
          <w:rFonts w:hint="cs"/>
          <w:rtl/>
        </w:rPr>
        <w:t>ה</w:t>
      </w:r>
      <w:r w:rsidR="00612A64" w:rsidRPr="00612A64">
        <w:rPr>
          <w:rFonts w:cs="Times New Roman"/>
          <w:rtl/>
        </w:rPr>
        <w:t>מטפס עליו</w:t>
      </w:r>
      <w:r w:rsidRPr="00E10A56">
        <w:rPr>
          <w:rtl/>
        </w:rPr>
        <w:t xml:space="preserve">. שיא הבדיחה היה כשיום אחד הילד גירד </w:t>
      </w:r>
      <w:r w:rsidR="00612A64">
        <w:rPr>
          <w:rFonts w:hint="cs"/>
          <w:rtl/>
        </w:rPr>
        <w:t>ב</w:t>
      </w:r>
      <w:r w:rsidRPr="00E10A56">
        <w:rPr>
          <w:rtl/>
        </w:rPr>
        <w:t xml:space="preserve">מצחו והפצע עבר </w:t>
      </w:r>
      <w:r w:rsidR="008C73F5">
        <w:rPr>
          <w:rFonts w:hint="cs"/>
          <w:rtl/>
        </w:rPr>
        <w:t xml:space="preserve">לשם </w:t>
      </w:r>
      <w:r w:rsidRPr="00E10A56">
        <w:rPr>
          <w:rtl/>
        </w:rPr>
        <w:t>באורח בלתי מוסבר, וכעת הוא נראה כמו ילד עם עכביש על המצח.</w:t>
      </w:r>
    </w:p>
    <w:p w14:paraId="26551E7A" w14:textId="1A7D2BAB" w:rsidR="001A4CB4" w:rsidRDefault="000E5677" w:rsidP="002D2B0B">
      <w:pPr>
        <w:rPr>
          <w:rFonts w:cs="Times New Roman"/>
          <w:rtl/>
        </w:rPr>
      </w:pPr>
      <w:r>
        <w:rPr>
          <w:rFonts w:cs="Times New Roman" w:hint="cs"/>
          <w:rtl/>
        </w:rPr>
        <w:t>"</w:t>
      </w:r>
      <w:r w:rsidR="009F2F97">
        <w:rPr>
          <w:rFonts w:cs="Times New Roman"/>
          <w:rtl/>
        </w:rPr>
        <w:t>עלה'שו</w:t>
      </w:r>
      <w:r>
        <w:rPr>
          <w:rFonts w:cs="Times New Roman" w:hint="cs"/>
          <w:rtl/>
        </w:rPr>
        <w:t>ּ</w:t>
      </w:r>
      <w:r w:rsidR="009F2F97">
        <w:rPr>
          <w:rFonts w:cs="Times New Roman"/>
          <w:rtl/>
        </w:rPr>
        <w:t>ש, עלה'שו</w:t>
      </w:r>
      <w:r>
        <w:rPr>
          <w:rFonts w:cs="Times New Roman" w:hint="cs"/>
          <w:rtl/>
        </w:rPr>
        <w:t>ּ</w:t>
      </w:r>
      <w:r w:rsidR="009F2F97">
        <w:rPr>
          <w:rFonts w:cs="Times New Roman"/>
          <w:rtl/>
        </w:rPr>
        <w:t>ש</w:t>
      </w:r>
      <w:r>
        <w:rPr>
          <w:rFonts w:cs="Times New Roman" w:hint="cs"/>
          <w:rtl/>
        </w:rPr>
        <w:t>!" תיאו רץ על גשר</w:t>
      </w:r>
      <w:r w:rsidR="00427630">
        <w:rPr>
          <w:rFonts w:cs="Times New Roman" w:hint="cs"/>
          <w:rtl/>
        </w:rPr>
        <w:t xml:space="preserve"> </w:t>
      </w:r>
      <w:r>
        <w:rPr>
          <w:rFonts w:cs="Times New Roman" w:hint="cs"/>
          <w:rtl/>
        </w:rPr>
        <w:t>עץ מקורה עצי</w:t>
      </w:r>
      <w:r w:rsidR="00427630">
        <w:rPr>
          <w:rFonts w:cs="Times New Roman" w:hint="cs"/>
          <w:rtl/>
        </w:rPr>
        <w:t xml:space="preserve"> </w:t>
      </w:r>
      <w:r>
        <w:rPr>
          <w:rFonts w:cs="Times New Roman" w:hint="cs"/>
          <w:rtl/>
        </w:rPr>
        <w:t xml:space="preserve">אדר </w:t>
      </w:r>
      <w:r w:rsidR="007122EF">
        <w:rPr>
          <w:rFonts w:cs="Times New Roman" w:hint="cs"/>
          <w:rtl/>
        </w:rPr>
        <w:t>ש</w:t>
      </w:r>
      <w:r w:rsidR="006F5A96">
        <w:rPr>
          <w:rFonts w:cs="Times New Roman" w:hint="cs"/>
          <w:rtl/>
        </w:rPr>
        <w:t>ה</w:t>
      </w:r>
      <w:r w:rsidR="001A4CB4">
        <w:rPr>
          <w:rFonts w:cs="Times New Roman" w:hint="cs"/>
          <w:rtl/>
        </w:rPr>
        <w:t>ו</w:t>
      </w:r>
      <w:r>
        <w:rPr>
          <w:rFonts w:cs="Times New Roman" w:hint="cs"/>
          <w:rtl/>
        </w:rPr>
        <w:t>אר</w:t>
      </w:r>
      <w:r w:rsidR="001A4CB4">
        <w:rPr>
          <w:rFonts w:cs="Times New Roman" w:hint="cs"/>
          <w:rtl/>
        </w:rPr>
        <w:t xml:space="preserve"> [</w:t>
      </w:r>
      <w:r w:rsidR="001A4CB4">
        <w:rPr>
          <w:rFonts w:cs="Times New Roman"/>
        </w:rPr>
        <w:t>tastefully</w:t>
      </w:r>
      <w:r>
        <w:rPr>
          <w:rFonts w:cs="Times New Roman" w:hint="cs"/>
          <w:rtl/>
        </w:rPr>
        <w:t xml:space="preserve"> </w:t>
      </w:r>
      <w:r w:rsidR="001A4CB4">
        <w:rPr>
          <w:rFonts w:cs="Times New Roman" w:hint="cs"/>
          <w:rtl/>
        </w:rPr>
        <w:t>בטוב-טעם</w:t>
      </w:r>
      <w:r w:rsidR="00816946">
        <w:rPr>
          <w:rFonts w:cs="Times New Roman" w:hint="cs"/>
          <w:rtl/>
        </w:rPr>
        <w:t>] ברוב חן</w:t>
      </w:r>
      <w:r>
        <w:rPr>
          <w:rFonts w:cs="Times New Roman" w:hint="cs"/>
          <w:rtl/>
        </w:rPr>
        <w:t>. מתחת</w:t>
      </w:r>
      <w:r w:rsidR="008C73F5">
        <w:rPr>
          <w:rFonts w:cs="Times New Roman" w:hint="cs"/>
          <w:rtl/>
        </w:rPr>
        <w:t xml:space="preserve"> לגשר</w:t>
      </w:r>
      <w:r>
        <w:rPr>
          <w:rFonts w:cs="Times New Roman" w:hint="cs"/>
          <w:rtl/>
        </w:rPr>
        <w:t xml:space="preserve"> זרם נחל שקט ו</w:t>
      </w:r>
      <w:r w:rsidR="008C73F5" w:rsidRPr="008C73F5">
        <w:rPr>
          <w:rFonts w:cs="Times New Roman"/>
          <w:rtl/>
        </w:rPr>
        <w:t>בעברו השני נ</w:t>
      </w:r>
      <w:r w:rsidR="00292A58">
        <w:rPr>
          <w:rFonts w:cs="Times New Roman" w:hint="cs"/>
          <w:rtl/>
        </w:rPr>
        <w:t>רא</w:t>
      </w:r>
      <w:r w:rsidR="008C73F5" w:rsidRPr="008C73F5">
        <w:rPr>
          <w:rFonts w:cs="Times New Roman"/>
          <w:rtl/>
        </w:rPr>
        <w:t>ו</w:t>
      </w:r>
      <w:r>
        <w:rPr>
          <w:rFonts w:cs="Times New Roman" w:hint="cs"/>
          <w:rtl/>
        </w:rPr>
        <w:t xml:space="preserve"> סלעים עטויי אזוב. אבל מראות </w:t>
      </w:r>
      <w:r w:rsidR="0010255F" w:rsidRPr="0010255F">
        <w:rPr>
          <w:rFonts w:cs="Times New Roman"/>
          <w:rtl/>
        </w:rPr>
        <w:t xml:space="preserve">הרמוניים </w:t>
      </w:r>
      <w:r w:rsidR="008C73F5" w:rsidRPr="008C73F5">
        <w:rPr>
          <w:rFonts w:cs="Times New Roman"/>
          <w:rtl/>
        </w:rPr>
        <w:t>נוסכי</w:t>
      </w:r>
      <w:r w:rsidR="00427630">
        <w:rPr>
          <w:rFonts w:cs="Times New Roman" w:hint="cs"/>
          <w:rtl/>
        </w:rPr>
        <w:t xml:space="preserve"> </w:t>
      </w:r>
      <w:r>
        <w:rPr>
          <w:rFonts w:cs="Times New Roman" w:hint="cs"/>
          <w:rtl/>
        </w:rPr>
        <w:t>שלווה אלו לא עניינו את תיאו</w:t>
      </w:r>
      <w:r w:rsidR="00427630">
        <w:rPr>
          <w:rFonts w:cs="Times New Roman" w:hint="cs"/>
          <w:rtl/>
        </w:rPr>
        <w:t>,</w:t>
      </w:r>
      <w:r>
        <w:rPr>
          <w:rFonts w:cs="Times New Roman" w:hint="cs"/>
          <w:rtl/>
        </w:rPr>
        <w:t xml:space="preserve"> שקרא לעלה'שוּש שלו בקול ניחר</w:t>
      </w:r>
      <w:r w:rsidR="00816946" w:rsidRPr="00816946">
        <w:rPr>
          <w:rFonts w:cs="Times New Roman" w:hint="cs"/>
          <w:rtl/>
        </w:rPr>
        <w:t xml:space="preserve"> </w:t>
      </w:r>
      <w:r w:rsidR="00816946">
        <w:rPr>
          <w:rFonts w:cs="Times New Roman" w:hint="cs"/>
          <w:rtl/>
        </w:rPr>
        <w:t>והולך</w:t>
      </w:r>
      <w:r>
        <w:rPr>
          <w:rFonts w:cs="Times New Roman" w:hint="cs"/>
          <w:rtl/>
        </w:rPr>
        <w:t>.</w:t>
      </w:r>
    </w:p>
    <w:p w14:paraId="208B8C02" w14:textId="1E07A517" w:rsidR="000E5677" w:rsidRDefault="000E5677" w:rsidP="002D2B0B">
      <w:pPr>
        <w:rPr>
          <w:rFonts w:cs="Times New Roman"/>
          <w:rtl/>
        </w:rPr>
      </w:pPr>
      <w:r>
        <w:rPr>
          <w:rFonts w:cs="Times New Roman" w:hint="cs"/>
          <w:rtl/>
        </w:rPr>
        <w:t>[</w:t>
      </w:r>
      <w:r w:rsidRPr="000E5677">
        <w:rPr>
          <w:rFonts w:cs="Times New Roman"/>
        </w:rPr>
        <w:t>https://he.wikipedia.org/wiki/%D7%92%D7%9F_%D7%99%D7%A4%D7%A0%D7%99</w:t>
      </w:r>
      <w:r>
        <w:rPr>
          <w:rFonts w:cs="Times New Roman" w:hint="cs"/>
          <w:rtl/>
        </w:rPr>
        <w:t>]</w:t>
      </w:r>
    </w:p>
    <w:p w14:paraId="18CC153A" w14:textId="7D19C674" w:rsidR="002D2B0B" w:rsidRDefault="000E5677" w:rsidP="002D2B0B">
      <w:pPr>
        <w:rPr>
          <w:rFonts w:cs="Times New Roman"/>
          <w:rtl/>
        </w:rPr>
      </w:pPr>
      <w:r>
        <w:rPr>
          <w:rFonts w:cs="Times New Roman" w:hint="cs"/>
          <w:rtl/>
        </w:rPr>
        <w:t xml:space="preserve">זאת </w:t>
      </w:r>
      <w:r w:rsidR="001C5A04">
        <w:rPr>
          <w:rFonts w:cs="Times New Roman" w:hint="cs"/>
          <w:rtl/>
        </w:rPr>
        <w:t>הייתה</w:t>
      </w:r>
      <w:r>
        <w:rPr>
          <w:rFonts w:cs="Times New Roman" w:hint="cs"/>
          <w:rtl/>
        </w:rPr>
        <w:t xml:space="preserve"> גינה מרהיבה, אבל </w:t>
      </w:r>
      <w:r w:rsidR="002D2B0B">
        <w:rPr>
          <w:rFonts w:cs="Times New Roman" w:hint="cs"/>
          <w:rtl/>
        </w:rPr>
        <w:t>ה</w:t>
      </w:r>
      <w:r>
        <w:rPr>
          <w:rFonts w:cs="Times New Roman" w:hint="cs"/>
          <w:rtl/>
        </w:rPr>
        <w:t>עלה'שוש שלו</w:t>
      </w:r>
      <w:r w:rsidR="002D2B0B">
        <w:rPr>
          <w:rFonts w:cs="Times New Roman" w:hint="cs"/>
          <w:rtl/>
        </w:rPr>
        <w:t xml:space="preserve"> לא היה שם</w:t>
      </w:r>
      <w:r>
        <w:rPr>
          <w:rFonts w:cs="Times New Roman" w:hint="cs"/>
          <w:rtl/>
        </w:rPr>
        <w:t xml:space="preserve">, </w:t>
      </w:r>
      <w:r w:rsidR="002D2B0B">
        <w:rPr>
          <w:rFonts w:cs="Times New Roman" w:hint="cs"/>
          <w:rtl/>
        </w:rPr>
        <w:t>הוא נקבר</w:t>
      </w:r>
      <w:r>
        <w:rPr>
          <w:rFonts w:cs="Times New Roman" w:hint="cs"/>
          <w:rtl/>
        </w:rPr>
        <w:t xml:space="preserve"> מתחת לאבן בעיר אחרת, אולי ביבש</w:t>
      </w:r>
      <w:r w:rsidR="00427630">
        <w:rPr>
          <w:rFonts w:cs="Times New Roman" w:hint="cs"/>
          <w:rtl/>
        </w:rPr>
        <w:t>ת</w:t>
      </w:r>
      <w:r>
        <w:rPr>
          <w:rFonts w:cs="Times New Roman" w:hint="cs"/>
          <w:rtl/>
        </w:rPr>
        <w:t xml:space="preserve"> אחרת.</w:t>
      </w:r>
    </w:p>
    <w:p w14:paraId="2486E904" w14:textId="25E6BA98" w:rsidR="000E5677" w:rsidRDefault="001A4CB4" w:rsidP="002D2B0B">
      <w:pPr>
        <w:rPr>
          <w:rtl/>
        </w:rPr>
      </w:pPr>
      <w:r>
        <w:rPr>
          <w:rFonts w:cs="Times New Roman" w:hint="cs"/>
          <w:rtl/>
        </w:rPr>
        <w:t xml:space="preserve">באותו </w:t>
      </w:r>
      <w:r w:rsidR="008C73F5" w:rsidRPr="008C73F5">
        <w:rPr>
          <w:rFonts w:cs="Times New Roman"/>
          <w:rtl/>
        </w:rPr>
        <w:t>לילה</w:t>
      </w:r>
      <w:r w:rsidR="008C73F5">
        <w:rPr>
          <w:rFonts w:cs="Times New Roman" w:hint="cs"/>
          <w:rtl/>
        </w:rPr>
        <w:t xml:space="preserve"> </w:t>
      </w:r>
      <w:r w:rsidR="00816946">
        <w:rPr>
          <w:rFonts w:cs="Times New Roman" w:hint="cs"/>
          <w:rtl/>
        </w:rPr>
        <w:t xml:space="preserve">התקיימה </w:t>
      </w:r>
      <w:r>
        <w:rPr>
          <w:rFonts w:cs="Times New Roman" w:hint="cs"/>
          <w:rtl/>
        </w:rPr>
        <w:t xml:space="preserve">מסיבה לציון סיום מוצלח של </w:t>
      </w:r>
      <w:r w:rsidR="00292A58" w:rsidRPr="00292A58">
        <w:rPr>
          <w:rFonts w:cs="Times New Roman"/>
          <w:rtl/>
        </w:rPr>
        <w:t xml:space="preserve">סדרת </w:t>
      </w:r>
      <w:r>
        <w:rPr>
          <w:rFonts w:cs="Times New Roman" w:hint="cs"/>
          <w:rtl/>
        </w:rPr>
        <w:t>הקונצרטים בטוקיו, אבל תיאו היה עייף ונרעש והאם ויתרה על כך.</w:t>
      </w:r>
    </w:p>
    <w:p w14:paraId="66A61272" w14:textId="4F011118" w:rsidR="0005255A" w:rsidRDefault="0005255A" w:rsidP="00250000">
      <w:pPr>
        <w:rPr>
          <w:rtl/>
        </w:rPr>
      </w:pPr>
      <w:r>
        <w:rPr>
          <w:rFonts w:hint="cs"/>
          <w:rtl/>
        </w:rPr>
        <w:lastRenderedPageBreak/>
        <w:t>ה</w:t>
      </w:r>
      <w:r w:rsidR="001A4CB4">
        <w:rPr>
          <w:rFonts w:hint="cs"/>
          <w:rtl/>
        </w:rPr>
        <w:t>י</w:t>
      </w:r>
      <w:r>
        <w:rPr>
          <w:rFonts w:hint="cs"/>
          <w:rtl/>
        </w:rPr>
        <w:t xml:space="preserve">א הזמינה משירות </w:t>
      </w:r>
      <w:r w:rsidR="007122EF">
        <w:rPr>
          <w:rFonts w:hint="cs"/>
          <w:rtl/>
        </w:rPr>
        <w:t>ה</w:t>
      </w:r>
      <w:r>
        <w:rPr>
          <w:rFonts w:hint="cs"/>
          <w:rtl/>
        </w:rPr>
        <w:t xml:space="preserve">חדרים טוסטים </w:t>
      </w:r>
      <w:r w:rsidR="001F0C3A">
        <w:rPr>
          <w:rFonts w:hint="cs"/>
          <w:rtl/>
        </w:rPr>
        <w:t>וחלב חם [</w:t>
      </w:r>
      <w:r>
        <w:rPr>
          <w:rFonts w:hint="cs"/>
          <w:rtl/>
        </w:rPr>
        <w:t>(אסור לאכול משהו כבד בלילה כי לא נרדמים)</w:t>
      </w:r>
      <w:r w:rsidR="001F0C3A">
        <w:rPr>
          <w:rFonts w:hint="cs"/>
          <w:rtl/>
        </w:rPr>
        <w:t>]</w:t>
      </w:r>
      <w:r w:rsidR="008E1230">
        <w:rPr>
          <w:rFonts w:hint="cs"/>
          <w:rtl/>
        </w:rPr>
        <w:t xml:space="preserve"> לפני השינה.</w:t>
      </w:r>
      <w:r w:rsidR="008C33EE">
        <w:rPr>
          <w:rFonts w:hint="cs"/>
          <w:rtl/>
        </w:rPr>
        <w:t xml:space="preserve"> </w:t>
      </w:r>
      <w:r w:rsidR="000233FB">
        <w:rPr>
          <w:rFonts w:hint="cs"/>
          <w:rtl/>
        </w:rPr>
        <w:t>[</w:t>
      </w:r>
      <w:r w:rsidR="008C33EE">
        <w:rPr>
          <w:rFonts w:hint="cs"/>
          <w:rtl/>
        </w:rPr>
        <w:t>הי</w:t>
      </w:r>
      <w:r w:rsidR="00816946">
        <w:rPr>
          <w:rFonts w:hint="cs"/>
          <w:rtl/>
        </w:rPr>
        <w:t>ו</w:t>
      </w:r>
      <w:r w:rsidR="008C33EE">
        <w:rPr>
          <w:rFonts w:hint="cs"/>
          <w:rtl/>
        </w:rPr>
        <w:t xml:space="preserve"> שם גם </w:t>
      </w:r>
      <w:r w:rsidR="00816946">
        <w:rPr>
          <w:rFonts w:hint="cs"/>
          <w:rtl/>
        </w:rPr>
        <w:t xml:space="preserve">פלחי מלון </w:t>
      </w:r>
      <w:r w:rsidR="008C33EE">
        <w:rPr>
          <w:rFonts w:hint="cs"/>
          <w:rtl/>
        </w:rPr>
        <w:t>אבל תיאו לא הסכים לטעום א</w:t>
      </w:r>
      <w:r w:rsidR="00816946">
        <w:rPr>
          <w:rFonts w:hint="cs"/>
          <w:rtl/>
        </w:rPr>
        <w:t>ותם</w:t>
      </w:r>
      <w:r w:rsidR="008C33EE">
        <w:rPr>
          <w:rFonts w:hint="cs"/>
          <w:rtl/>
        </w:rPr>
        <w:t xml:space="preserve"> </w:t>
      </w:r>
      <w:r w:rsidR="008C33EE">
        <w:rPr>
          <w:rtl/>
        </w:rPr>
        <w:t>–</w:t>
      </w:r>
      <w:r w:rsidR="008C33EE">
        <w:rPr>
          <w:rFonts w:hint="cs"/>
          <w:rtl/>
        </w:rPr>
        <w:t xml:space="preserve"> </w:t>
      </w:r>
      <w:r w:rsidR="008C33EE" w:rsidRPr="008C33EE">
        <w:rPr>
          <w:rFonts w:cs="Times New Roman"/>
          <w:rtl/>
        </w:rPr>
        <w:t>פעם ניסיתי את זה אבל זה לא היה לי טעים וזה היה היום</w:t>
      </w:r>
      <w:r w:rsidR="008C33EE">
        <w:rPr>
          <w:rFonts w:cs="Times New Roman" w:hint="cs"/>
          <w:rtl/>
        </w:rPr>
        <w:t xml:space="preserve"> </w:t>
      </w:r>
      <w:r w:rsidR="008C33EE">
        <w:rPr>
          <w:rFonts w:cs="Times New Roman"/>
          <w:rtl/>
        </w:rPr>
        <w:t>–</w:t>
      </w:r>
      <w:r w:rsidR="008C33EE">
        <w:rPr>
          <w:rFonts w:cs="Times New Roman" w:hint="cs"/>
          <w:rtl/>
        </w:rPr>
        <w:t xml:space="preserve"> טיעון ניצח</w:t>
      </w:r>
      <w:r w:rsidR="008C33EE" w:rsidRPr="008C33EE">
        <w:rPr>
          <w:rFonts w:cs="Times New Roman"/>
          <w:rtl/>
        </w:rPr>
        <w:t>.</w:t>
      </w:r>
      <w:r w:rsidR="000233FB">
        <w:rPr>
          <w:rFonts w:cs="Times New Roman" w:hint="cs"/>
          <w:rtl/>
        </w:rPr>
        <w:t>]</w:t>
      </w:r>
    </w:p>
    <w:p w14:paraId="0C1E9102" w14:textId="77777777" w:rsidR="0005255A" w:rsidRDefault="001F0C3A" w:rsidP="00250000">
      <w:pPr>
        <w:rPr>
          <w:rtl/>
        </w:rPr>
      </w:pPr>
      <w:r>
        <w:rPr>
          <w:rFonts w:hint="cs"/>
          <w:rtl/>
        </w:rPr>
        <w:t>[אלכס עזר לו למרוח טוסט</w:t>
      </w:r>
      <w:r w:rsidR="0005255A">
        <w:rPr>
          <w:rFonts w:hint="cs"/>
          <w:rtl/>
        </w:rPr>
        <w:t>.</w:t>
      </w:r>
      <w:r>
        <w:rPr>
          <w:rFonts w:hint="cs"/>
          <w:rtl/>
        </w:rPr>
        <w:t>]</w:t>
      </w:r>
      <w:r w:rsidR="009B722A">
        <w:rPr>
          <w:rFonts w:hint="cs"/>
          <w:rtl/>
        </w:rPr>
        <w:t xml:space="preserve"> [אולי זה היה למחרת בבוקר]</w:t>
      </w:r>
    </w:p>
    <w:p w14:paraId="0BADBB4B" w14:textId="5C466C1D" w:rsidR="0005255A" w:rsidRDefault="0005255A" w:rsidP="008E1230">
      <w:pPr>
        <w:rPr>
          <w:rtl/>
        </w:rPr>
      </w:pPr>
      <w:r>
        <w:rPr>
          <w:rFonts w:hint="cs"/>
          <w:rtl/>
        </w:rPr>
        <w:t>"מה אתה רוצה למרוח</w:t>
      </w:r>
      <w:r w:rsidR="00816946">
        <w:rPr>
          <w:rFonts w:hint="cs"/>
          <w:rtl/>
        </w:rPr>
        <w:t xml:space="preserve"> על הטוסט</w:t>
      </w:r>
      <w:r w:rsidR="009B722A">
        <w:rPr>
          <w:rFonts w:hint="cs"/>
          <w:rtl/>
        </w:rPr>
        <w:t>,</w:t>
      </w:r>
      <w:r w:rsidR="001F0C3A">
        <w:rPr>
          <w:rFonts w:hint="cs"/>
          <w:rtl/>
        </w:rPr>
        <w:t>" אלכס שאל,</w:t>
      </w:r>
      <w:r w:rsidR="009B722A">
        <w:rPr>
          <w:rFonts w:hint="cs"/>
          <w:rtl/>
        </w:rPr>
        <w:t xml:space="preserve"> </w:t>
      </w:r>
      <w:r w:rsidR="001F0C3A">
        <w:rPr>
          <w:rFonts w:hint="cs"/>
          <w:rtl/>
        </w:rPr>
        <w:t>"</w:t>
      </w:r>
      <w:r w:rsidR="009B722A">
        <w:rPr>
          <w:rFonts w:hint="cs"/>
          <w:rtl/>
        </w:rPr>
        <w:t>חמאה או ריבה?"</w:t>
      </w:r>
    </w:p>
    <w:p w14:paraId="22F6DD40" w14:textId="77777777" w:rsidR="009B722A" w:rsidRDefault="009B722A" w:rsidP="00250000">
      <w:pPr>
        <w:rPr>
          <w:rtl/>
        </w:rPr>
      </w:pPr>
      <w:r>
        <w:rPr>
          <w:rFonts w:hint="cs"/>
          <w:rtl/>
        </w:rPr>
        <w:t>תיאו היסס...</w:t>
      </w:r>
    </w:p>
    <w:p w14:paraId="7392B225" w14:textId="47254EB5" w:rsidR="009B722A" w:rsidRDefault="009B722A" w:rsidP="00250000">
      <w:pPr>
        <w:rPr>
          <w:rtl/>
        </w:rPr>
      </w:pPr>
      <w:r>
        <w:rPr>
          <w:rFonts w:hint="cs"/>
          <w:rtl/>
        </w:rPr>
        <w:t>"או</w:t>
      </w:r>
      <w:r w:rsidR="007845B6">
        <w:rPr>
          <w:rFonts w:hint="cs"/>
          <w:rtl/>
        </w:rPr>
        <w:t>לי</w:t>
      </w:r>
      <w:r>
        <w:rPr>
          <w:rFonts w:hint="cs"/>
          <w:rtl/>
        </w:rPr>
        <w:t xml:space="preserve"> גם וגם?"</w:t>
      </w:r>
    </w:p>
    <w:p w14:paraId="5DC923BC" w14:textId="727C0E39" w:rsidR="00D046C9" w:rsidRDefault="00D046C9" w:rsidP="002D2B0B">
      <w:pPr>
        <w:rPr>
          <w:rtl/>
        </w:rPr>
      </w:pPr>
      <w:r>
        <w:rPr>
          <w:rFonts w:hint="cs"/>
          <w:rtl/>
        </w:rPr>
        <w:t>תיאו פיהק ו</w:t>
      </w:r>
      <w:r w:rsidR="001C5A04">
        <w:rPr>
          <w:rFonts w:hint="cs"/>
          <w:rtl/>
        </w:rPr>
        <w:t>אימא</w:t>
      </w:r>
      <w:r>
        <w:rPr>
          <w:rFonts w:hint="cs"/>
          <w:rtl/>
        </w:rPr>
        <w:t xml:space="preserve"> </w:t>
      </w:r>
      <w:r w:rsidR="002D2B0B">
        <w:rPr>
          <w:rFonts w:hint="cs"/>
          <w:rtl/>
        </w:rPr>
        <w:t>פשטה</w:t>
      </w:r>
      <w:r>
        <w:rPr>
          <w:rFonts w:hint="cs"/>
          <w:rtl/>
        </w:rPr>
        <w:t xml:space="preserve"> ממנו את המקטורן המגרד.</w:t>
      </w:r>
    </w:p>
    <w:p w14:paraId="086CCB87" w14:textId="77777777" w:rsidR="009B722A" w:rsidRDefault="009B722A" w:rsidP="00250000">
      <w:pPr>
        <w:rPr>
          <w:rtl/>
        </w:rPr>
      </w:pPr>
      <w:r>
        <w:rPr>
          <w:rFonts w:hint="cs"/>
          <w:rtl/>
        </w:rPr>
        <w:t>[תיאור נוסף</w:t>
      </w:r>
      <w:r w:rsidR="008B184A">
        <w:rPr>
          <w:rFonts w:hint="cs"/>
          <w:rtl/>
        </w:rPr>
        <w:t xml:space="preserve"> </w:t>
      </w:r>
      <w:r w:rsidR="008B184A">
        <w:rPr>
          <w:rtl/>
        </w:rPr>
        <w:t>–</w:t>
      </w:r>
      <w:r w:rsidR="008B184A">
        <w:rPr>
          <w:rFonts w:hint="cs"/>
          <w:rtl/>
        </w:rPr>
        <w:t xml:space="preserve"> תיאו עיווה את פרצופו??? ניסה לקפל מחדש את מפית הבד??</w:t>
      </w:r>
      <w:r>
        <w:rPr>
          <w:rFonts w:hint="cs"/>
          <w:rtl/>
        </w:rPr>
        <w:t>]</w:t>
      </w:r>
    </w:p>
    <w:p w14:paraId="50C8A08E" w14:textId="0267F5E9" w:rsidR="009B722A" w:rsidRDefault="009B722A" w:rsidP="00250000">
      <w:pPr>
        <w:rPr>
          <w:rtl/>
        </w:rPr>
      </w:pPr>
      <w:r>
        <w:rPr>
          <w:rFonts w:hint="cs"/>
          <w:rtl/>
        </w:rPr>
        <w:t>"או</w:t>
      </w:r>
      <w:r w:rsidR="007845B6">
        <w:rPr>
          <w:rFonts w:hint="cs"/>
          <w:rtl/>
        </w:rPr>
        <w:t>לי</w:t>
      </w:r>
      <w:r>
        <w:rPr>
          <w:rFonts w:hint="cs"/>
          <w:rtl/>
        </w:rPr>
        <w:t xml:space="preserve"> רק ורק?"</w:t>
      </w:r>
    </w:p>
    <w:p w14:paraId="3BC44F5D" w14:textId="6ACA7FF3" w:rsidR="009B722A" w:rsidRDefault="009B722A" w:rsidP="0091247E">
      <w:pPr>
        <w:rPr>
          <w:rtl/>
        </w:rPr>
      </w:pPr>
      <w:r>
        <w:rPr>
          <w:rFonts w:hint="cs"/>
          <w:rtl/>
        </w:rPr>
        <w:t xml:space="preserve">"רק ורק, נראה לי," הוא אמר, כי זאת </w:t>
      </w:r>
      <w:r w:rsidR="001C5A04">
        <w:rPr>
          <w:rFonts w:hint="cs"/>
          <w:rtl/>
        </w:rPr>
        <w:t>הייתה</w:t>
      </w:r>
      <w:r>
        <w:rPr>
          <w:rFonts w:hint="cs"/>
          <w:rtl/>
        </w:rPr>
        <w:t xml:space="preserve"> הא</w:t>
      </w:r>
      <w:r w:rsidR="0091247E">
        <w:rPr>
          <w:rFonts w:hint="cs"/>
          <w:rtl/>
        </w:rPr>
        <w:t>פשרות היחידה שלא הכיר</w:t>
      </w:r>
      <w:r>
        <w:rPr>
          <w:rFonts w:hint="cs"/>
          <w:rtl/>
        </w:rPr>
        <w:t>.</w:t>
      </w:r>
    </w:p>
    <w:p w14:paraId="6A99D33F" w14:textId="336F6FFC" w:rsidR="0010255F" w:rsidRDefault="0091247E" w:rsidP="0010255F">
      <w:pPr>
        <w:rPr>
          <w:rtl/>
        </w:rPr>
      </w:pPr>
      <w:r>
        <w:rPr>
          <w:rFonts w:hint="cs"/>
          <w:rtl/>
        </w:rPr>
        <w:t xml:space="preserve">"זה יהיה רק ורק!" </w:t>
      </w:r>
      <w:r w:rsidR="009B722A">
        <w:rPr>
          <w:rFonts w:hint="cs"/>
          <w:rtl/>
        </w:rPr>
        <w:t xml:space="preserve">אלכס </w:t>
      </w:r>
      <w:r w:rsidR="000233FB">
        <w:rPr>
          <w:rFonts w:hint="cs"/>
          <w:rtl/>
        </w:rPr>
        <w:t>הכריז</w:t>
      </w:r>
      <w:r>
        <w:rPr>
          <w:rFonts w:hint="cs"/>
          <w:rtl/>
        </w:rPr>
        <w:t xml:space="preserve"> </w:t>
      </w:r>
      <w:r w:rsidR="009B722A">
        <w:rPr>
          <w:rFonts w:hint="cs"/>
          <w:rtl/>
        </w:rPr>
        <w:t xml:space="preserve">ומרח במרכז הטוסט חמאה ובשוליים </w:t>
      </w:r>
      <w:r w:rsidR="009B722A">
        <w:rPr>
          <w:rtl/>
        </w:rPr>
        <w:t>–</w:t>
      </w:r>
      <w:r w:rsidR="009B722A">
        <w:rPr>
          <w:rFonts w:hint="cs"/>
          <w:rtl/>
        </w:rPr>
        <w:t xml:space="preserve"> ריבה.</w:t>
      </w:r>
      <w:r w:rsidR="0010255F" w:rsidRPr="0010255F">
        <w:rPr>
          <w:rtl/>
        </w:rPr>
        <w:t xml:space="preserve"> </w:t>
      </w:r>
      <w:r w:rsidR="00882C65" w:rsidRPr="00882C65">
        <w:rPr>
          <w:rFonts w:cs="Times New Roman"/>
          <w:rtl/>
        </w:rPr>
        <w:t>תיאו בדק את כלי החרס עם הדבש.</w:t>
      </w:r>
    </w:p>
    <w:p w14:paraId="4C83167A" w14:textId="4C717400" w:rsidR="00882C65" w:rsidRPr="00882C65" w:rsidRDefault="00882C65" w:rsidP="00882C65">
      <w:pPr>
        <w:rPr>
          <w:rFonts w:cs="Times New Roman"/>
          <w:rtl/>
        </w:rPr>
      </w:pPr>
      <w:r w:rsidRPr="00882C65">
        <w:rPr>
          <w:rFonts w:cs="Times New Roman"/>
          <w:rtl/>
        </w:rPr>
        <w:t>"תקפיד לאחוז היטב בכפית, תיאו!" אמרה האם</w:t>
      </w:r>
      <w:r w:rsidR="00427630">
        <w:rPr>
          <w:rFonts w:cs="Times New Roman" w:hint="cs"/>
          <w:rtl/>
        </w:rPr>
        <w:t>,</w:t>
      </w:r>
      <w:r w:rsidRPr="00882C65">
        <w:rPr>
          <w:rFonts w:cs="Times New Roman"/>
          <w:rtl/>
        </w:rPr>
        <w:t xml:space="preserve"> שחשה שהעניינים התגלגלו זמן רב מדי ללא שום הוראה משלה.</w:t>
      </w:r>
    </w:p>
    <w:p w14:paraId="5C0214FE" w14:textId="77777777" w:rsidR="00882C65" w:rsidRPr="00882C65" w:rsidRDefault="00882C65" w:rsidP="00882C65">
      <w:pPr>
        <w:rPr>
          <w:rFonts w:cs="Times New Roman"/>
          <w:rtl/>
        </w:rPr>
      </w:pPr>
      <w:r w:rsidRPr="00882C65">
        <w:rPr>
          <w:rFonts w:cs="Times New Roman"/>
          <w:rtl/>
        </w:rPr>
        <w:t>תיאו אחז בכפית בכל מאודו, שדבר לא יישפך חלילה.</w:t>
      </w:r>
    </w:p>
    <w:p w14:paraId="56EC49D6" w14:textId="77777777" w:rsidR="00882C65" w:rsidRPr="00882C65" w:rsidRDefault="00882C65" w:rsidP="00882C65">
      <w:pPr>
        <w:rPr>
          <w:rFonts w:cs="Times New Roman"/>
          <w:rtl/>
        </w:rPr>
      </w:pPr>
      <w:r w:rsidRPr="00882C65">
        <w:rPr>
          <w:rFonts w:cs="Times New Roman"/>
          <w:rtl/>
        </w:rPr>
        <w:t>"אז איך תחזיק בפופיק?" אלכס שאל אותו.</w:t>
      </w:r>
    </w:p>
    <w:p w14:paraId="41D9705B" w14:textId="77777777" w:rsidR="00882C65" w:rsidRPr="00882C65" w:rsidRDefault="00882C65" w:rsidP="00882C65">
      <w:pPr>
        <w:rPr>
          <w:rFonts w:cs="Times New Roman"/>
          <w:rtl/>
        </w:rPr>
      </w:pPr>
      <w:r w:rsidRPr="00882C65">
        <w:rPr>
          <w:rFonts w:cs="Times New Roman"/>
          <w:rtl/>
        </w:rPr>
        <w:t>"מה?"</w:t>
      </w:r>
    </w:p>
    <w:p w14:paraId="3C4AE5E7" w14:textId="3D04D6F8" w:rsidR="00882C65" w:rsidRDefault="00882C65" w:rsidP="00882C65">
      <w:pPr>
        <w:rPr>
          <w:rFonts w:cs="Times New Roman"/>
          <w:rtl/>
        </w:rPr>
      </w:pPr>
      <w:r w:rsidRPr="00882C65">
        <w:rPr>
          <w:rFonts w:cs="Times New Roman"/>
          <w:rtl/>
        </w:rPr>
        <w:t xml:space="preserve">"אתה מחזיק </w:t>
      </w:r>
      <w:r w:rsidR="00F97A34">
        <w:rPr>
          <w:rFonts w:cs="Times New Roman"/>
          <w:rtl/>
        </w:rPr>
        <w:t>כל כך</w:t>
      </w:r>
      <w:r w:rsidRPr="00882C65">
        <w:rPr>
          <w:rFonts w:cs="Times New Roman"/>
          <w:rtl/>
        </w:rPr>
        <w:t xml:space="preserve"> חזק בכפית, איך תחזיק גם בפופיק? הוא עוד עלול ליפול ואני לא מרשה את זה."</w:t>
      </w:r>
    </w:p>
    <w:p w14:paraId="5AEF0379" w14:textId="2F03B531" w:rsidR="0010255F" w:rsidRDefault="0010255F" w:rsidP="00882C65">
      <w:pPr>
        <w:rPr>
          <w:rtl/>
        </w:rPr>
      </w:pPr>
      <w:r>
        <w:rPr>
          <w:rFonts w:cs="Times New Roman"/>
          <w:rtl/>
        </w:rPr>
        <w:t>"למה לא?"</w:t>
      </w:r>
    </w:p>
    <w:p w14:paraId="1E651486" w14:textId="77777777" w:rsidR="0010255F" w:rsidRDefault="0010255F" w:rsidP="0010255F">
      <w:pPr>
        <w:rPr>
          <w:rtl/>
        </w:rPr>
      </w:pPr>
      <w:r>
        <w:rPr>
          <w:rFonts w:cs="Times New Roman"/>
          <w:rtl/>
        </w:rPr>
        <w:t>"כי הוא חמוד נורא."</w:t>
      </w:r>
    </w:p>
    <w:p w14:paraId="194DAA25" w14:textId="5CF000D2" w:rsidR="00AF675F" w:rsidRDefault="0010255F" w:rsidP="0010255F">
      <w:pPr>
        <w:rPr>
          <w:rtl/>
        </w:rPr>
      </w:pPr>
      <w:r>
        <w:rPr>
          <w:rFonts w:cs="Times New Roman"/>
          <w:rtl/>
        </w:rPr>
        <w:t>כל הוראה שלה אלכס קלקל, כאילו נברא להרוס.</w:t>
      </w:r>
      <w:r>
        <w:rPr>
          <w:rFonts w:cs="Times New Roman" w:hint="cs"/>
          <w:rtl/>
        </w:rPr>
        <w:t xml:space="preserve"> </w:t>
      </w:r>
      <w:r w:rsidR="00292A58" w:rsidRPr="00292A58">
        <w:rPr>
          <w:rFonts w:cs="Times New Roman"/>
          <w:rtl/>
        </w:rPr>
        <w:t>הוא היה סמוק, מיוזע</w:t>
      </w:r>
      <w:r w:rsidR="00882C65">
        <w:rPr>
          <w:rFonts w:cs="Times New Roman" w:hint="cs"/>
          <w:rtl/>
        </w:rPr>
        <w:t>, מזוהם</w:t>
      </w:r>
      <w:r w:rsidR="00292A58" w:rsidRPr="00292A58">
        <w:rPr>
          <w:rFonts w:cs="Times New Roman"/>
          <w:rtl/>
        </w:rPr>
        <w:t xml:space="preserve"> – איך העז להגיע לקונצרט בחולצה מסמורטטת, איך השחית את ימיו בדהרות חסרות</w:t>
      </w:r>
      <w:r w:rsidR="00427630">
        <w:rPr>
          <w:rFonts w:cs="Times New Roman" w:hint="cs"/>
          <w:rtl/>
        </w:rPr>
        <w:t xml:space="preserve"> </w:t>
      </w:r>
      <w:r w:rsidR="00292A58" w:rsidRPr="00292A58">
        <w:rPr>
          <w:rFonts w:cs="Times New Roman"/>
          <w:rtl/>
        </w:rPr>
        <w:t>תכלית אחר הבלים מתנדפים ב</w:t>
      </w:r>
      <w:r w:rsidR="004C59E0">
        <w:rPr>
          <w:rFonts w:cs="Times New Roman"/>
          <w:rtl/>
        </w:rPr>
        <w:t>אוויר</w:t>
      </w:r>
      <w:r w:rsidR="00292A58" w:rsidRPr="00292A58">
        <w:rPr>
          <w:rFonts w:cs="Times New Roman"/>
          <w:rtl/>
        </w:rPr>
        <w:t xml:space="preserve">. </w:t>
      </w:r>
      <w:r w:rsidR="00445DEF">
        <w:rPr>
          <w:rFonts w:hint="cs"/>
          <w:rtl/>
        </w:rPr>
        <w:t>"כשהייתי בגילך," הא</w:t>
      </w:r>
      <w:r w:rsidR="006B1D18">
        <w:rPr>
          <w:rFonts w:hint="cs"/>
          <w:rtl/>
        </w:rPr>
        <w:t>ם</w:t>
      </w:r>
      <w:r w:rsidR="00445DEF">
        <w:rPr>
          <w:rFonts w:hint="cs"/>
          <w:rtl/>
        </w:rPr>
        <w:t xml:space="preserve"> פתחה וה</w:t>
      </w:r>
      <w:r w:rsidR="001A4CB4">
        <w:rPr>
          <w:rFonts w:hint="cs"/>
          <w:rtl/>
        </w:rPr>
        <w:t>תכוננה</w:t>
      </w:r>
      <w:r w:rsidR="00445DEF">
        <w:rPr>
          <w:rFonts w:hint="cs"/>
          <w:rtl/>
        </w:rPr>
        <w:t xml:space="preserve"> ל</w:t>
      </w:r>
      <w:r w:rsidR="008C73F5" w:rsidRPr="008C73F5">
        <w:rPr>
          <w:rFonts w:cs="Times New Roman"/>
          <w:rtl/>
        </w:rPr>
        <w:t>שאת דרשה נוקבת</w:t>
      </w:r>
      <w:r w:rsidR="00445DEF">
        <w:rPr>
          <w:rFonts w:hint="cs"/>
          <w:rtl/>
        </w:rPr>
        <w:t xml:space="preserve"> </w:t>
      </w:r>
      <w:r w:rsidR="008C73F5" w:rsidRPr="008C73F5">
        <w:rPr>
          <w:rFonts w:cs="Times New Roman"/>
          <w:rtl/>
        </w:rPr>
        <w:t>שעיקרה</w:t>
      </w:r>
      <w:r w:rsidR="008C73F5" w:rsidRPr="008C73F5">
        <w:rPr>
          <w:rFonts w:cs="Times New Roman" w:hint="cs"/>
          <w:rtl/>
        </w:rPr>
        <w:t xml:space="preserve"> </w:t>
      </w:r>
      <w:r w:rsidR="00445DEF">
        <w:rPr>
          <w:rFonts w:hint="cs"/>
          <w:rtl/>
        </w:rPr>
        <w:t xml:space="preserve">אינספור הדרכים </w:t>
      </w:r>
      <w:r w:rsidR="00427630">
        <w:rPr>
          <w:rFonts w:hint="cs"/>
          <w:rtl/>
        </w:rPr>
        <w:t>ש</w:t>
      </w:r>
      <w:r w:rsidR="00445DEF">
        <w:rPr>
          <w:rFonts w:hint="cs"/>
          <w:rtl/>
        </w:rPr>
        <w:t xml:space="preserve">בהן </w:t>
      </w:r>
      <w:r w:rsidR="001C5A04">
        <w:rPr>
          <w:rFonts w:hint="cs"/>
          <w:rtl/>
        </w:rPr>
        <w:t>הייתה</w:t>
      </w:r>
      <w:r w:rsidR="00445DEF">
        <w:rPr>
          <w:rFonts w:hint="cs"/>
          <w:rtl/>
        </w:rPr>
        <w:t xml:space="preserve"> נעלה ומוצלחת</w:t>
      </w:r>
      <w:r w:rsidR="000233FB" w:rsidRPr="000233FB">
        <w:rPr>
          <w:rFonts w:hint="cs"/>
          <w:rtl/>
        </w:rPr>
        <w:t xml:space="preserve"> </w:t>
      </w:r>
      <w:r w:rsidR="000233FB">
        <w:rPr>
          <w:rFonts w:hint="cs"/>
          <w:rtl/>
        </w:rPr>
        <w:t>בנעוריה</w:t>
      </w:r>
      <w:r w:rsidR="00EA1C86">
        <w:rPr>
          <w:rFonts w:hint="cs"/>
          <w:rtl/>
        </w:rPr>
        <w:t xml:space="preserve"> (</w:t>
      </w:r>
      <w:r w:rsidR="00AF675F" w:rsidRPr="00AF675F">
        <w:rPr>
          <w:rFonts w:cs="Times New Roman"/>
          <w:rtl/>
        </w:rPr>
        <w:t xml:space="preserve">כי אכן כך </w:t>
      </w:r>
      <w:r w:rsidR="001C5A04">
        <w:rPr>
          <w:rFonts w:cs="Times New Roman"/>
          <w:rtl/>
        </w:rPr>
        <w:t>הייתה</w:t>
      </w:r>
      <w:r w:rsidR="00AF675F" w:rsidRPr="00AF675F">
        <w:rPr>
          <w:rFonts w:cs="Times New Roman"/>
          <w:rtl/>
        </w:rPr>
        <w:t xml:space="preserve"> ואלכס ידע זאת היטב</w:t>
      </w:r>
      <w:r w:rsidR="00EA1C86">
        <w:rPr>
          <w:rFonts w:hint="cs"/>
          <w:rtl/>
        </w:rPr>
        <w:t>)</w:t>
      </w:r>
      <w:r w:rsidR="00445DEF">
        <w:rPr>
          <w:rFonts w:hint="cs"/>
          <w:rtl/>
        </w:rPr>
        <w:t xml:space="preserve">. </w:t>
      </w:r>
      <w:r w:rsidR="006B1D18">
        <w:rPr>
          <w:rFonts w:hint="cs"/>
          <w:rtl/>
        </w:rPr>
        <w:t xml:space="preserve">היא התאמצה בזמנו, וגם </w:t>
      </w:r>
      <w:r w:rsidR="00F06A3F">
        <w:rPr>
          <w:rFonts w:hint="cs"/>
          <w:rtl/>
        </w:rPr>
        <w:t>עכשיו</w:t>
      </w:r>
      <w:r w:rsidR="000233FB">
        <w:rPr>
          <w:rFonts w:hint="cs"/>
          <w:rtl/>
        </w:rPr>
        <w:t xml:space="preserve"> היא מתאמצת</w:t>
      </w:r>
      <w:r w:rsidR="006B1D18">
        <w:rPr>
          <w:rFonts w:hint="cs"/>
          <w:rtl/>
        </w:rPr>
        <w:t>,</w:t>
      </w:r>
      <w:r w:rsidR="006B6AAA">
        <w:rPr>
          <w:rFonts w:hint="cs"/>
          <w:rtl/>
        </w:rPr>
        <w:t xml:space="preserve"> </w:t>
      </w:r>
      <w:r w:rsidR="006B1D18">
        <w:rPr>
          <w:rFonts w:hint="cs"/>
          <w:rtl/>
        </w:rPr>
        <w:t xml:space="preserve">תמיד לפי </w:t>
      </w:r>
      <w:r w:rsidR="00AF675F" w:rsidRPr="00AF675F">
        <w:rPr>
          <w:rFonts w:cs="Times New Roman"/>
          <w:rtl/>
        </w:rPr>
        <w:t xml:space="preserve">הצרכים, </w:t>
      </w:r>
      <w:r w:rsidR="00882C65" w:rsidRPr="00882C65">
        <w:rPr>
          <w:rFonts w:cs="Times New Roman"/>
          <w:rtl/>
        </w:rPr>
        <w:t xml:space="preserve">תמיד </w:t>
      </w:r>
      <w:r w:rsidR="00AF675F" w:rsidRPr="00AF675F">
        <w:rPr>
          <w:rFonts w:cs="Times New Roman"/>
          <w:rtl/>
        </w:rPr>
        <w:t>לפי האילוצים, בלי קשר לרצונות, לגחמות – מה זה בכלל? יש בגרות, יש אחריות, יש עול. את מי היא מרמה? היא מרמה מישהו אם היא מתעלמת מהעול?</w:t>
      </w:r>
      <w:r w:rsidR="006B1D18">
        <w:rPr>
          <w:rFonts w:hint="cs"/>
          <w:rtl/>
        </w:rPr>
        <w:t xml:space="preserve"> </w:t>
      </w:r>
      <w:r w:rsidR="00445DEF">
        <w:rPr>
          <w:rFonts w:hint="cs"/>
          <w:rtl/>
        </w:rPr>
        <w:t xml:space="preserve">[, אלא מתוך חוסר יכולת לראותו כאדם נפרד ולחוש כלפיו לכן אמפתיה] </w:t>
      </w:r>
    </w:p>
    <w:p w14:paraId="3747696B" w14:textId="66D0047E" w:rsidR="00AF675F" w:rsidRDefault="00445DEF" w:rsidP="00AF675F">
      <w:pPr>
        <w:rPr>
          <w:rtl/>
        </w:rPr>
      </w:pPr>
      <w:r>
        <w:rPr>
          <w:rFonts w:hint="cs"/>
          <w:rtl/>
        </w:rPr>
        <w:t>היא נהגה ב</w:t>
      </w:r>
      <w:r w:rsidR="006B1D18">
        <w:rPr>
          <w:rFonts w:hint="cs"/>
          <w:rtl/>
        </w:rPr>
        <w:t>אלכס</w:t>
      </w:r>
      <w:r>
        <w:rPr>
          <w:rFonts w:hint="cs"/>
          <w:rtl/>
        </w:rPr>
        <w:t xml:space="preserve"> </w:t>
      </w:r>
      <w:r w:rsidR="00CD6017">
        <w:rPr>
          <w:rFonts w:hint="cs"/>
          <w:rtl/>
        </w:rPr>
        <w:t>באות</w:t>
      </w:r>
      <w:r w:rsidR="00AF675F">
        <w:rPr>
          <w:rFonts w:hint="cs"/>
          <w:rtl/>
        </w:rPr>
        <w:t xml:space="preserve">ו </w:t>
      </w:r>
      <w:r w:rsidR="00CD6017">
        <w:rPr>
          <w:rFonts w:hint="cs"/>
          <w:rtl/>
        </w:rPr>
        <w:t>חוסר</w:t>
      </w:r>
      <w:r w:rsidR="00427630">
        <w:rPr>
          <w:rFonts w:hint="cs"/>
          <w:rtl/>
        </w:rPr>
        <w:t xml:space="preserve"> </w:t>
      </w:r>
      <w:r w:rsidR="00CD6017">
        <w:rPr>
          <w:rFonts w:hint="cs"/>
          <w:rtl/>
        </w:rPr>
        <w:t xml:space="preserve">סבלנות </w:t>
      </w:r>
      <w:r>
        <w:rPr>
          <w:rFonts w:hint="cs"/>
          <w:rtl/>
        </w:rPr>
        <w:t>ש</w:t>
      </w:r>
      <w:r w:rsidR="001C5A04">
        <w:rPr>
          <w:rFonts w:hint="cs"/>
          <w:rtl/>
        </w:rPr>
        <w:t>הייתה</w:t>
      </w:r>
      <w:r>
        <w:rPr>
          <w:rFonts w:hint="cs"/>
          <w:rtl/>
        </w:rPr>
        <w:t xml:space="preserve"> נוהגת </w:t>
      </w:r>
      <w:r w:rsidR="000233FB">
        <w:rPr>
          <w:rFonts w:hint="cs"/>
          <w:rtl/>
        </w:rPr>
        <w:t>בעצמה</w:t>
      </w:r>
      <w:r w:rsidR="008C73F5">
        <w:rPr>
          <w:rFonts w:hint="cs"/>
          <w:rtl/>
        </w:rPr>
        <w:t>,</w:t>
      </w:r>
      <w:r w:rsidR="000233FB">
        <w:rPr>
          <w:rFonts w:hint="cs"/>
          <w:rtl/>
        </w:rPr>
        <w:t xml:space="preserve"> או </w:t>
      </w:r>
      <w:r>
        <w:rPr>
          <w:rFonts w:hint="cs"/>
          <w:rtl/>
        </w:rPr>
        <w:t>בכל א</w:t>
      </w:r>
      <w:r w:rsidR="0010255F">
        <w:rPr>
          <w:rFonts w:hint="cs"/>
          <w:rtl/>
        </w:rPr>
        <w:t>יבר</w:t>
      </w:r>
      <w:r>
        <w:rPr>
          <w:rFonts w:hint="cs"/>
          <w:rtl/>
        </w:rPr>
        <w:t xml:space="preserve"> מאיברי גופה, לו היו מ</w:t>
      </w:r>
      <w:r w:rsidR="00AF675F">
        <w:rPr>
          <w:rFonts w:hint="cs"/>
          <w:rtl/>
        </w:rPr>
        <w:t>עז</w:t>
      </w:r>
      <w:r>
        <w:rPr>
          <w:rFonts w:hint="cs"/>
          <w:rtl/>
        </w:rPr>
        <w:t>ים להמרות את פיה</w:t>
      </w:r>
      <w:r w:rsidR="008C73F5">
        <w:rPr>
          <w:rFonts w:hint="cs"/>
          <w:rtl/>
        </w:rPr>
        <w:t>,</w:t>
      </w:r>
      <w:r w:rsidR="00CD6017">
        <w:rPr>
          <w:rFonts w:hint="cs"/>
          <w:rtl/>
        </w:rPr>
        <w:t xml:space="preserve"> לכן לא </w:t>
      </w:r>
      <w:r w:rsidR="00427630">
        <w:rPr>
          <w:rFonts w:hint="cs"/>
          <w:rtl/>
        </w:rPr>
        <w:t>דנה</w:t>
      </w:r>
      <w:r w:rsidR="00CD6017">
        <w:rPr>
          <w:rFonts w:hint="cs"/>
          <w:rtl/>
        </w:rPr>
        <w:t xml:space="preserve"> את עצמה לכף חובה וגם </w:t>
      </w:r>
      <w:r w:rsidR="00970549">
        <w:rPr>
          <w:rFonts w:hint="cs"/>
          <w:rtl/>
        </w:rPr>
        <w:t>א</w:t>
      </w:r>
      <w:r w:rsidR="00CD6017">
        <w:rPr>
          <w:rFonts w:hint="cs"/>
          <w:rtl/>
        </w:rPr>
        <w:t>נו אל לנו לעשות כן</w:t>
      </w:r>
      <w:r>
        <w:rPr>
          <w:rFonts w:hint="cs"/>
          <w:rtl/>
        </w:rPr>
        <w:t xml:space="preserve">. </w:t>
      </w:r>
      <w:r w:rsidR="00AF675F" w:rsidRPr="003900F8">
        <w:rPr>
          <w:rFonts w:cs="Times New Roman"/>
          <w:rtl/>
        </w:rPr>
        <w:t>א</w:t>
      </w:r>
      <w:r w:rsidR="00AF675F">
        <w:rPr>
          <w:rFonts w:cs="Times New Roman" w:hint="cs"/>
          <w:rtl/>
        </w:rPr>
        <w:t>י</w:t>
      </w:r>
      <w:r w:rsidR="00AF675F" w:rsidRPr="003900F8">
        <w:rPr>
          <w:rFonts w:cs="Times New Roman"/>
          <w:rtl/>
        </w:rPr>
        <w:t>מ</w:t>
      </w:r>
      <w:r w:rsidR="00AF675F">
        <w:rPr>
          <w:rFonts w:cs="Times New Roman" w:hint="cs"/>
          <w:rtl/>
        </w:rPr>
        <w:t>ו</w:t>
      </w:r>
      <w:r w:rsidR="00AF675F" w:rsidRPr="003900F8">
        <w:rPr>
          <w:rFonts w:cs="Times New Roman"/>
          <w:rtl/>
        </w:rPr>
        <w:t xml:space="preserve"> של אלכס </w:t>
      </w:r>
      <w:r w:rsidR="001C5A04">
        <w:rPr>
          <w:rFonts w:cs="Times New Roman"/>
          <w:rtl/>
        </w:rPr>
        <w:t>הייתה</w:t>
      </w:r>
      <w:r w:rsidR="00AF675F" w:rsidRPr="003900F8">
        <w:rPr>
          <w:rFonts w:cs="Times New Roman"/>
          <w:rtl/>
        </w:rPr>
        <w:t xml:space="preserve"> </w:t>
      </w:r>
      <w:r w:rsidR="00AF675F">
        <w:rPr>
          <w:rFonts w:cs="Times New Roman" w:hint="cs"/>
          <w:rtl/>
        </w:rPr>
        <w:t xml:space="preserve">באמת ובתמים </w:t>
      </w:r>
      <w:r w:rsidR="00AF675F" w:rsidRPr="003900F8">
        <w:rPr>
          <w:rFonts w:cs="Times New Roman"/>
          <w:rtl/>
        </w:rPr>
        <w:t>מבריקה ואלכס היה גאה בה</w:t>
      </w:r>
      <w:r w:rsidR="00963284">
        <w:rPr>
          <w:rFonts w:cs="Times New Roman" w:hint="cs"/>
          <w:rtl/>
        </w:rPr>
        <w:t xml:space="preserve"> </w:t>
      </w:r>
      <w:r w:rsidR="00963284">
        <w:rPr>
          <w:rFonts w:cs="Times New Roman"/>
          <w:rtl/>
        </w:rPr>
        <w:t>–</w:t>
      </w:r>
      <w:r w:rsidR="00AF675F" w:rsidRPr="003900F8">
        <w:rPr>
          <w:rFonts w:cs="Times New Roman"/>
          <w:rtl/>
        </w:rPr>
        <w:t xml:space="preserve"> לפרקים</w:t>
      </w:r>
      <w:r w:rsidR="00963284">
        <w:rPr>
          <w:rFonts w:cs="Times New Roman" w:hint="cs"/>
          <w:rtl/>
        </w:rPr>
        <w:t>,</w:t>
      </w:r>
      <w:r w:rsidR="00AF675F" w:rsidRPr="003900F8">
        <w:rPr>
          <w:rFonts w:cs="Times New Roman"/>
          <w:rtl/>
        </w:rPr>
        <w:t xml:space="preserve"> כאשר ניתן היה</w:t>
      </w:r>
      <w:r w:rsidR="00AF675F">
        <w:rPr>
          <w:rFonts w:cs="Times New Roman" w:hint="cs"/>
          <w:rtl/>
        </w:rPr>
        <w:t xml:space="preserve">. </w:t>
      </w:r>
    </w:p>
    <w:p w14:paraId="2C75A8CF" w14:textId="15DA7B01" w:rsidR="00AF675F" w:rsidRDefault="006B1D18" w:rsidP="007D7F1B">
      <w:pPr>
        <w:rPr>
          <w:rtl/>
        </w:rPr>
      </w:pPr>
      <w:r>
        <w:rPr>
          <w:rFonts w:hint="cs"/>
          <w:rtl/>
        </w:rPr>
        <w:t xml:space="preserve">היא האמינה כי </w:t>
      </w:r>
      <w:r w:rsidR="000233FB">
        <w:rPr>
          <w:rFonts w:hint="cs"/>
          <w:rtl/>
        </w:rPr>
        <w:t>מוכרח להת</w:t>
      </w:r>
      <w:r>
        <w:rPr>
          <w:rFonts w:hint="cs"/>
          <w:rtl/>
        </w:rPr>
        <w:t>קיים לחש</w:t>
      </w:r>
      <w:r w:rsidR="00427630">
        <w:rPr>
          <w:rFonts w:hint="cs"/>
          <w:rtl/>
        </w:rPr>
        <w:t xml:space="preserve"> </w:t>
      </w:r>
      <w:r>
        <w:rPr>
          <w:rFonts w:hint="cs"/>
          <w:rtl/>
        </w:rPr>
        <w:t xml:space="preserve">קסמים </w:t>
      </w:r>
      <w:r w:rsidR="008C73F5">
        <w:rPr>
          <w:rFonts w:hint="cs"/>
          <w:rtl/>
        </w:rPr>
        <w:t xml:space="preserve">(אולי </w:t>
      </w:r>
      <w:r>
        <w:rPr>
          <w:rFonts w:hint="cs"/>
          <w:rtl/>
        </w:rPr>
        <w:t>בשפה ש</w:t>
      </w:r>
      <w:r w:rsidR="007D7F1B">
        <w:rPr>
          <w:rFonts w:hint="cs"/>
          <w:rtl/>
        </w:rPr>
        <w:t>טרם למדה</w:t>
      </w:r>
      <w:r w:rsidR="008C73F5">
        <w:rPr>
          <w:rFonts w:hint="cs"/>
          <w:rtl/>
        </w:rPr>
        <w:t>)</w:t>
      </w:r>
      <w:r>
        <w:rPr>
          <w:rFonts w:hint="cs"/>
          <w:rtl/>
        </w:rPr>
        <w:t xml:space="preserve">, רצף צלילים </w:t>
      </w:r>
      <w:r w:rsidR="000233FB">
        <w:rPr>
          <w:rFonts w:hint="cs"/>
          <w:rtl/>
        </w:rPr>
        <w:t>(</w:t>
      </w:r>
      <w:r>
        <w:rPr>
          <w:rFonts w:hint="cs"/>
          <w:rtl/>
        </w:rPr>
        <w:t>מסובך מדי לנגינה</w:t>
      </w:r>
      <w:r w:rsidR="000233FB">
        <w:rPr>
          <w:rFonts w:hint="cs"/>
          <w:rtl/>
        </w:rPr>
        <w:t>)</w:t>
      </w:r>
      <w:r>
        <w:rPr>
          <w:rFonts w:hint="cs"/>
          <w:rtl/>
        </w:rPr>
        <w:t xml:space="preserve"> שיכניע את </w:t>
      </w:r>
      <w:r w:rsidR="008C73F5" w:rsidRPr="008C73F5">
        <w:rPr>
          <w:rFonts w:cs="Times New Roman"/>
          <w:rtl/>
        </w:rPr>
        <w:t xml:space="preserve">אלכס או את </w:t>
      </w:r>
      <w:r>
        <w:rPr>
          <w:rFonts w:hint="cs"/>
          <w:rtl/>
        </w:rPr>
        <w:t>איברה הסורר ואז</w:t>
      </w:r>
      <w:r w:rsidR="00483BB1">
        <w:rPr>
          <w:rFonts w:hint="cs"/>
          <w:rtl/>
        </w:rPr>
        <w:t xml:space="preserve"> הכול </w:t>
      </w:r>
      <w:r>
        <w:rPr>
          <w:rFonts w:hint="cs"/>
          <w:rtl/>
        </w:rPr>
        <w:t>י</w:t>
      </w:r>
      <w:r w:rsidR="00AF675F" w:rsidRPr="00AF675F">
        <w:rPr>
          <w:rFonts w:cs="Times New Roman"/>
          <w:rtl/>
        </w:rPr>
        <w:t>שוב לזרום בדרכה, משמע – כהלכה</w:t>
      </w:r>
      <w:r>
        <w:rPr>
          <w:rFonts w:hint="cs"/>
          <w:rtl/>
        </w:rPr>
        <w:t xml:space="preserve"> [כלומר יהיה מוסבר, פתור, פתוח ונגיש בפניה]. </w:t>
      </w:r>
      <w:r w:rsidR="00AF675F">
        <w:rPr>
          <w:rFonts w:hint="cs"/>
          <w:rtl/>
        </w:rPr>
        <w:t>"כשאני הייתי בגילך..." המשיכה.</w:t>
      </w:r>
    </w:p>
    <w:p w14:paraId="4EDFEE30" w14:textId="0BC3CFDE" w:rsidR="00445DEF" w:rsidRDefault="007D7F1B" w:rsidP="00445DEF">
      <w:pPr>
        <w:rPr>
          <w:rtl/>
        </w:rPr>
      </w:pPr>
      <w:r>
        <w:rPr>
          <w:rFonts w:hint="cs"/>
          <w:rtl/>
        </w:rPr>
        <w:t>"</w:t>
      </w:r>
      <w:r w:rsidR="00445DEF">
        <w:rPr>
          <w:rFonts w:hint="cs"/>
          <w:rtl/>
        </w:rPr>
        <w:t xml:space="preserve">ואת יודעת מה </w:t>
      </w:r>
      <w:r w:rsidR="00AF675F" w:rsidRPr="008C73F5">
        <w:rPr>
          <w:rFonts w:cs="Times New Roman"/>
          <w:rtl/>
        </w:rPr>
        <w:t>אני</w:t>
      </w:r>
      <w:r w:rsidR="00882C65">
        <w:rPr>
          <w:rFonts w:cs="Times New Roman" w:hint="cs"/>
          <w:rtl/>
        </w:rPr>
        <w:t xml:space="preserve"> </w:t>
      </w:r>
      <w:r w:rsidR="00445DEF">
        <w:rPr>
          <w:rFonts w:hint="cs"/>
          <w:rtl/>
        </w:rPr>
        <w:t xml:space="preserve">עשיתי כשהייתי בגילי, </w:t>
      </w:r>
      <w:r w:rsidR="001C5A04">
        <w:rPr>
          <w:rFonts w:hint="cs"/>
          <w:rtl/>
        </w:rPr>
        <w:t>אימא</w:t>
      </w:r>
      <w:r w:rsidR="00445DEF">
        <w:rPr>
          <w:rFonts w:hint="cs"/>
          <w:rtl/>
        </w:rPr>
        <w:t xml:space="preserve">? לקחתי </w:t>
      </w:r>
      <w:r>
        <w:rPr>
          <w:rFonts w:hint="cs"/>
          <w:rtl/>
        </w:rPr>
        <w:t>את תיאו ביד ורקדתי איתו הללויה."</w:t>
      </w:r>
    </w:p>
    <w:p w14:paraId="7FC19966" w14:textId="77777777" w:rsidR="00445DEF" w:rsidRDefault="00445DEF" w:rsidP="00445DEF">
      <w:pPr>
        <w:rPr>
          <w:rtl/>
        </w:rPr>
      </w:pPr>
      <w:r>
        <w:rPr>
          <w:rFonts w:hint="cs"/>
          <w:rtl/>
        </w:rPr>
        <w:t>תיאו צחק, מופתע.</w:t>
      </w:r>
    </w:p>
    <w:p w14:paraId="4126E8D2" w14:textId="542C4B47" w:rsidR="00445DEF" w:rsidRDefault="007D7F1B" w:rsidP="00445DEF">
      <w:pPr>
        <w:rPr>
          <w:rtl/>
        </w:rPr>
      </w:pPr>
      <w:r>
        <w:rPr>
          <w:rFonts w:hint="cs"/>
          <w:rtl/>
        </w:rPr>
        <w:t>"</w:t>
      </w:r>
      <w:r w:rsidR="00445DEF">
        <w:rPr>
          <w:rFonts w:hint="cs"/>
          <w:rtl/>
        </w:rPr>
        <w:t>ומה אתה עשית</w:t>
      </w:r>
      <w:r w:rsidR="00427630">
        <w:rPr>
          <w:rFonts w:hint="cs"/>
          <w:rtl/>
        </w:rPr>
        <w:t>,</w:t>
      </w:r>
      <w:r w:rsidR="00445DEF">
        <w:rPr>
          <w:rFonts w:hint="cs"/>
          <w:rtl/>
        </w:rPr>
        <w:t xml:space="preserve"> תיאו</w:t>
      </w:r>
      <w:r w:rsidR="00427630">
        <w:rPr>
          <w:rFonts w:hint="cs"/>
          <w:rtl/>
        </w:rPr>
        <w:t>,</w:t>
      </w:r>
      <w:r w:rsidR="00445DEF">
        <w:rPr>
          <w:rFonts w:hint="cs"/>
          <w:rtl/>
        </w:rPr>
        <w:t xml:space="preserve"> כשהיית בגילך? אולי נזרקת למיטה וקפצת כמו חרגול?</w:t>
      </w:r>
      <w:r>
        <w:rPr>
          <w:rFonts w:hint="cs"/>
          <w:rtl/>
        </w:rPr>
        <w:t>"</w:t>
      </w:r>
    </w:p>
    <w:p w14:paraId="0CBEA96B" w14:textId="5D63F4AA" w:rsidR="00445DEF" w:rsidRDefault="007D7F1B" w:rsidP="006B1D18">
      <w:pPr>
        <w:rPr>
          <w:rtl/>
        </w:rPr>
      </w:pPr>
      <w:r>
        <w:rPr>
          <w:rFonts w:hint="cs"/>
          <w:rtl/>
        </w:rPr>
        <w:lastRenderedPageBreak/>
        <w:t>"</w:t>
      </w:r>
      <w:r w:rsidR="00AF675F" w:rsidRPr="00AF675F">
        <w:rPr>
          <w:rFonts w:cs="Times New Roman"/>
          <w:rtl/>
        </w:rPr>
        <w:t>תפסיק עם</w:t>
      </w:r>
      <w:r w:rsidR="00445DEF">
        <w:rPr>
          <w:rFonts w:hint="cs"/>
          <w:rtl/>
        </w:rPr>
        <w:t xml:space="preserve"> זה, אלכס, אתה לא יודע שכיסויי מיטה במלונות הם הדבר </w:t>
      </w:r>
      <w:r w:rsidR="006B1D18">
        <w:rPr>
          <w:rFonts w:hint="cs"/>
          <w:rtl/>
        </w:rPr>
        <w:t>ה</w:t>
      </w:r>
      <w:r w:rsidR="00445DEF">
        <w:rPr>
          <w:rFonts w:hint="cs"/>
          <w:rtl/>
        </w:rPr>
        <w:t>מטונ</w:t>
      </w:r>
      <w:r w:rsidR="006B1D18">
        <w:rPr>
          <w:rFonts w:hint="cs"/>
          <w:rtl/>
        </w:rPr>
        <w:t>ף</w:t>
      </w:r>
      <w:r w:rsidR="00445DEF">
        <w:rPr>
          <w:rFonts w:hint="cs"/>
          <w:rtl/>
        </w:rPr>
        <w:t xml:space="preserve"> </w:t>
      </w:r>
      <w:r w:rsidR="00CE068F">
        <w:rPr>
          <w:rFonts w:hint="cs"/>
          <w:rtl/>
        </w:rPr>
        <w:t>ביותר</w:t>
      </w:r>
      <w:r w:rsidR="00445DEF">
        <w:rPr>
          <w:rFonts w:hint="cs"/>
          <w:rtl/>
        </w:rPr>
        <w:t xml:space="preserve"> בעולם</w:t>
      </w:r>
      <w:r w:rsidR="00CE068F">
        <w:rPr>
          <w:rFonts w:hint="cs"/>
          <w:rtl/>
        </w:rPr>
        <w:t xml:space="preserve"> כולו</w:t>
      </w:r>
      <w:r w:rsidR="00445DEF">
        <w:rPr>
          <w:rFonts w:hint="cs"/>
          <w:rtl/>
        </w:rPr>
        <w:t>?</w:t>
      </w:r>
      <w:r>
        <w:rPr>
          <w:rFonts w:hint="cs"/>
          <w:rtl/>
        </w:rPr>
        <w:t>"</w:t>
      </w:r>
      <w:r w:rsidR="00891A8C">
        <w:rPr>
          <w:rFonts w:hint="cs"/>
          <w:rtl/>
        </w:rPr>
        <w:t xml:space="preserve"> האם </w:t>
      </w:r>
      <w:r w:rsidR="00AF675F" w:rsidRPr="00AF675F">
        <w:rPr>
          <w:rFonts w:cs="Times New Roman"/>
          <w:rtl/>
        </w:rPr>
        <w:t>שוב זעמה, שוב עליו</w:t>
      </w:r>
      <w:r w:rsidR="00891A8C">
        <w:rPr>
          <w:rFonts w:hint="cs"/>
          <w:rtl/>
        </w:rPr>
        <w:t>.</w:t>
      </w:r>
    </w:p>
    <w:p w14:paraId="09761B48" w14:textId="5EFE0200" w:rsidR="00445DEF" w:rsidRDefault="00445DEF" w:rsidP="006B1D18">
      <w:pPr>
        <w:rPr>
          <w:rtl/>
        </w:rPr>
      </w:pPr>
      <w:r>
        <w:rPr>
          <w:rFonts w:hint="cs"/>
          <w:rtl/>
        </w:rPr>
        <w:t xml:space="preserve">כשאלכס היה בגילו הוא לא </w:t>
      </w:r>
      <w:r w:rsidR="00CD6017">
        <w:rPr>
          <w:rFonts w:hint="cs"/>
          <w:rtl/>
        </w:rPr>
        <w:t xml:space="preserve">התעשת, לא </w:t>
      </w:r>
      <w:r>
        <w:rPr>
          <w:rFonts w:hint="cs"/>
          <w:rtl/>
        </w:rPr>
        <w:t>לקח את עצמו בידיים</w:t>
      </w:r>
      <w:r w:rsidR="000233FB">
        <w:rPr>
          <w:rFonts w:hint="cs"/>
          <w:rtl/>
        </w:rPr>
        <w:t>, לא</w:t>
      </w:r>
      <w:r>
        <w:rPr>
          <w:rFonts w:hint="cs"/>
          <w:rtl/>
        </w:rPr>
        <w:t xml:space="preserve"> </w:t>
      </w:r>
      <w:r w:rsidR="00D60AB1">
        <w:rPr>
          <w:rFonts w:hint="cs"/>
          <w:rtl/>
        </w:rPr>
        <w:t>שקד</w:t>
      </w:r>
      <w:r w:rsidR="00CD6017">
        <w:rPr>
          <w:rFonts w:hint="cs"/>
          <w:rtl/>
        </w:rPr>
        <w:t xml:space="preserve"> על לימודיו</w:t>
      </w:r>
      <w:r>
        <w:rPr>
          <w:rFonts w:hint="cs"/>
          <w:rtl/>
        </w:rPr>
        <w:t xml:space="preserve"> ו</w:t>
      </w:r>
      <w:r w:rsidR="00891A8C">
        <w:rPr>
          <w:rFonts w:hint="cs"/>
          <w:rtl/>
        </w:rPr>
        <w:t xml:space="preserve">לא </w:t>
      </w:r>
      <w:r>
        <w:rPr>
          <w:rFonts w:hint="cs"/>
          <w:rtl/>
        </w:rPr>
        <w:t>רכש השכלה שמקצוע</w:t>
      </w:r>
      <w:r w:rsidR="00CD6017">
        <w:rPr>
          <w:rFonts w:hint="cs"/>
          <w:rtl/>
        </w:rPr>
        <w:t xml:space="preserve"> מתגמל</w:t>
      </w:r>
      <w:r>
        <w:rPr>
          <w:rFonts w:hint="cs"/>
          <w:rtl/>
        </w:rPr>
        <w:t xml:space="preserve"> בצידה</w:t>
      </w:r>
      <w:r w:rsidR="00427630">
        <w:rPr>
          <w:rFonts w:hint="cs"/>
          <w:rtl/>
        </w:rPr>
        <w:t>.</w:t>
      </w:r>
      <w:r>
        <w:rPr>
          <w:rFonts w:hint="cs"/>
          <w:rtl/>
        </w:rPr>
        <w:t xml:space="preserve"> כשאלכס היה בגילו</w:t>
      </w:r>
      <w:r w:rsidR="006B1D18">
        <w:rPr>
          <w:rFonts w:hint="cs"/>
          <w:rtl/>
        </w:rPr>
        <w:t xml:space="preserve"> הוא</w:t>
      </w:r>
      <w:r>
        <w:rPr>
          <w:rFonts w:hint="cs"/>
          <w:rtl/>
        </w:rPr>
        <w:t xml:space="preserve"> התעטף בדבר המטונף ביותר בעולם.</w:t>
      </w:r>
    </w:p>
    <w:p w14:paraId="7F8A8C2D" w14:textId="6BB4CDC9" w:rsidR="00891A8C" w:rsidRDefault="001B20DA" w:rsidP="006B1D18">
      <w:pPr>
        <w:rPr>
          <w:rtl/>
        </w:rPr>
      </w:pPr>
      <w:r>
        <w:rPr>
          <w:rFonts w:hint="cs"/>
          <w:rtl/>
        </w:rPr>
        <w:t xml:space="preserve">השעה </w:t>
      </w:r>
      <w:r w:rsidR="001C5A04">
        <w:rPr>
          <w:rFonts w:hint="cs"/>
          <w:rtl/>
        </w:rPr>
        <w:t>הייתה</w:t>
      </w:r>
      <w:r>
        <w:rPr>
          <w:rFonts w:hint="cs"/>
          <w:rtl/>
        </w:rPr>
        <w:t xml:space="preserve"> מאוחרת</w:t>
      </w:r>
      <w:r w:rsidR="002B7F19">
        <w:rPr>
          <w:rFonts w:hint="cs"/>
          <w:rtl/>
        </w:rPr>
        <w:t>,</w:t>
      </w:r>
      <w:r w:rsidR="001F0C3A">
        <w:rPr>
          <w:rFonts w:hint="cs"/>
          <w:rtl/>
        </w:rPr>
        <w:t xml:space="preserve"> </w:t>
      </w:r>
      <w:r w:rsidR="002B7F19">
        <w:rPr>
          <w:rFonts w:hint="cs"/>
          <w:rtl/>
        </w:rPr>
        <w:t>ו</w:t>
      </w:r>
      <w:r w:rsidR="00445DEF">
        <w:rPr>
          <w:rFonts w:hint="cs"/>
          <w:rtl/>
        </w:rPr>
        <w:t xml:space="preserve">האם </w:t>
      </w:r>
      <w:r w:rsidR="00CE068F">
        <w:rPr>
          <w:rFonts w:hint="cs"/>
          <w:rtl/>
        </w:rPr>
        <w:t>נשכבה במיטה עם רגלי</w:t>
      </w:r>
      <w:r w:rsidR="00E444F7">
        <w:rPr>
          <w:rFonts w:hint="cs"/>
          <w:rtl/>
        </w:rPr>
        <w:t xml:space="preserve">ה הכואבות-תמיד </w:t>
      </w:r>
      <w:r w:rsidR="008C73F5" w:rsidRPr="008C73F5">
        <w:rPr>
          <w:rFonts w:cs="Times New Roman"/>
          <w:rtl/>
        </w:rPr>
        <w:t>מורמות על כמה כריות</w:t>
      </w:r>
      <w:r w:rsidR="008C73F5">
        <w:rPr>
          <w:rFonts w:cs="Times New Roman" w:hint="cs"/>
          <w:rtl/>
        </w:rPr>
        <w:t xml:space="preserve">, </w:t>
      </w:r>
      <w:r w:rsidR="00CE068F">
        <w:rPr>
          <w:rFonts w:hint="cs"/>
          <w:rtl/>
        </w:rPr>
        <w:t>ו</w:t>
      </w:r>
      <w:r w:rsidR="00445DEF">
        <w:rPr>
          <w:rFonts w:hint="cs"/>
          <w:rtl/>
        </w:rPr>
        <w:t xml:space="preserve">שלחה את אלכס לקלח את תיאו. </w:t>
      </w:r>
    </w:p>
    <w:p w14:paraId="6CBF09E9" w14:textId="519FA286" w:rsidR="00445DEF" w:rsidRDefault="006B1D18" w:rsidP="006B1D18">
      <w:pPr>
        <w:rPr>
          <w:rtl/>
        </w:rPr>
      </w:pPr>
      <w:r>
        <w:rPr>
          <w:rFonts w:hint="cs"/>
          <w:rtl/>
        </w:rPr>
        <w:t>"</w:t>
      </w:r>
      <w:r w:rsidR="00445DEF">
        <w:rPr>
          <w:rFonts w:hint="cs"/>
          <w:rtl/>
        </w:rPr>
        <w:t>ומה עשית</w:t>
      </w:r>
      <w:r w:rsidRPr="006B1D18">
        <w:rPr>
          <w:rFonts w:hint="cs"/>
          <w:rtl/>
        </w:rPr>
        <w:t xml:space="preserve"> </w:t>
      </w:r>
      <w:r>
        <w:rPr>
          <w:rFonts w:hint="cs"/>
          <w:rtl/>
        </w:rPr>
        <w:t>אתה</w:t>
      </w:r>
      <w:r w:rsidR="00445DEF">
        <w:rPr>
          <w:rFonts w:hint="cs"/>
          <w:rtl/>
        </w:rPr>
        <w:t xml:space="preserve"> בגילך</w:t>
      </w:r>
      <w:r w:rsidR="00427630">
        <w:rPr>
          <w:rFonts w:hint="cs"/>
          <w:rtl/>
        </w:rPr>
        <w:t>,</w:t>
      </w:r>
      <w:r w:rsidR="00445DEF">
        <w:rPr>
          <w:rFonts w:hint="cs"/>
          <w:rtl/>
        </w:rPr>
        <w:t xml:space="preserve"> תיאו? אני א</w:t>
      </w:r>
      <w:r w:rsidR="00882C65">
        <w:rPr>
          <w:rFonts w:hint="cs"/>
          <w:rtl/>
        </w:rPr>
        <w:t>ומר</w:t>
      </w:r>
      <w:r w:rsidR="00445DEF">
        <w:rPr>
          <w:rFonts w:hint="cs"/>
          <w:rtl/>
        </w:rPr>
        <w:t xml:space="preserve"> לך מה עשית בגילך, אתה ישבת באמבטיה החמימה וערכת תחרות ציפה בין הבקבוקונים של השמפו ושל הקרמים, ואני כשהייתי בגילי שפכתי מים על הגב שלך ועל העורף שלך, וחשבתי איך </w:t>
      </w:r>
      <w:r w:rsidR="008C73F5">
        <w:rPr>
          <w:rFonts w:hint="cs"/>
          <w:rtl/>
        </w:rPr>
        <w:t>אחרי</w:t>
      </w:r>
      <w:r w:rsidR="00CD6017">
        <w:rPr>
          <w:rFonts w:hint="cs"/>
          <w:rtl/>
        </w:rPr>
        <w:t xml:space="preserve"> </w:t>
      </w:r>
      <w:r w:rsidR="008C73F5">
        <w:rPr>
          <w:rFonts w:hint="cs"/>
          <w:rtl/>
        </w:rPr>
        <w:t>שת</w:t>
      </w:r>
      <w:r w:rsidR="00CD6017">
        <w:rPr>
          <w:rFonts w:hint="cs"/>
          <w:rtl/>
        </w:rPr>
        <w:t xml:space="preserve">כתיר את הבקבוקון המנצח </w:t>
      </w:r>
      <w:r w:rsidR="00AF675F" w:rsidRPr="00AF675F">
        <w:rPr>
          <w:rFonts w:cs="Times New Roman"/>
          <w:rtl/>
        </w:rPr>
        <w:t>בתחרות</w:t>
      </w:r>
      <w:r w:rsidR="00AF675F" w:rsidRPr="00AF675F">
        <w:rPr>
          <w:rFonts w:cs="Times New Roman" w:hint="cs"/>
          <w:rtl/>
        </w:rPr>
        <w:t xml:space="preserve"> </w:t>
      </w:r>
      <w:r w:rsidR="00CD6017">
        <w:rPr>
          <w:rFonts w:hint="cs"/>
          <w:rtl/>
        </w:rPr>
        <w:t>אני</w:t>
      </w:r>
      <w:r w:rsidR="00445DEF">
        <w:rPr>
          <w:rFonts w:hint="cs"/>
          <w:rtl/>
        </w:rPr>
        <w:t xml:space="preserve"> אעזור לך לחפוף את השיער..."</w:t>
      </w:r>
    </w:p>
    <w:p w14:paraId="488CF5F6" w14:textId="0E6D7E9F" w:rsidR="00AF675F" w:rsidRDefault="001F0C3A" w:rsidP="003E0B39">
      <w:pPr>
        <w:rPr>
          <w:rtl/>
        </w:rPr>
      </w:pPr>
      <w:r>
        <w:rPr>
          <w:rFonts w:hint="cs"/>
          <w:rtl/>
        </w:rPr>
        <w:t xml:space="preserve">תיאו </w:t>
      </w:r>
      <w:r w:rsidR="0091247E">
        <w:rPr>
          <w:rFonts w:hint="cs"/>
          <w:rtl/>
        </w:rPr>
        <w:t>הבחין ב</w:t>
      </w:r>
      <w:r>
        <w:rPr>
          <w:rFonts w:hint="cs"/>
          <w:rtl/>
        </w:rPr>
        <w:t xml:space="preserve">תחבושת </w:t>
      </w:r>
      <w:r w:rsidR="00427630">
        <w:rPr>
          <w:rFonts w:hint="cs"/>
          <w:rtl/>
        </w:rPr>
        <w:t>ה</w:t>
      </w:r>
      <w:r>
        <w:rPr>
          <w:rFonts w:hint="cs"/>
          <w:rtl/>
        </w:rPr>
        <w:t>מבצבצת מבעד לשרוו</w:t>
      </w:r>
      <w:r w:rsidR="0091247E">
        <w:rPr>
          <w:rFonts w:hint="cs"/>
          <w:rtl/>
        </w:rPr>
        <w:t>ל</w:t>
      </w:r>
      <w:r>
        <w:rPr>
          <w:rFonts w:hint="cs"/>
          <w:rtl/>
        </w:rPr>
        <w:t xml:space="preserve"> חולצ</w:t>
      </w:r>
      <w:r w:rsidR="00445DEF">
        <w:rPr>
          <w:rFonts w:hint="cs"/>
          <w:rtl/>
        </w:rPr>
        <w:t>תו</w:t>
      </w:r>
      <w:r w:rsidR="0091247E">
        <w:rPr>
          <w:rFonts w:hint="cs"/>
          <w:rtl/>
        </w:rPr>
        <w:t xml:space="preserve"> </w:t>
      </w:r>
      <w:r w:rsidR="00101C19">
        <w:rPr>
          <w:rFonts w:hint="cs"/>
          <w:rtl/>
        </w:rPr>
        <w:t>הקמוטה</w:t>
      </w:r>
      <w:r w:rsidR="00445DEF">
        <w:rPr>
          <w:rFonts w:hint="cs"/>
          <w:rtl/>
        </w:rPr>
        <w:t xml:space="preserve"> של אלכס,</w:t>
      </w:r>
      <w:r w:rsidR="00101C19">
        <w:rPr>
          <w:rFonts w:hint="cs"/>
          <w:rtl/>
        </w:rPr>
        <w:t xml:space="preserve"> </w:t>
      </w:r>
      <w:r w:rsidR="001B20DA">
        <w:rPr>
          <w:rFonts w:hint="cs"/>
          <w:rtl/>
        </w:rPr>
        <w:t>ו</w:t>
      </w:r>
      <w:r w:rsidR="00AF675F" w:rsidRPr="00AF675F">
        <w:rPr>
          <w:rFonts w:cs="Times New Roman"/>
          <w:rtl/>
        </w:rPr>
        <w:t>מכיוון ש</w:t>
      </w:r>
      <w:r w:rsidR="00882C65" w:rsidRPr="00882C65">
        <w:rPr>
          <w:rFonts w:cs="Times New Roman"/>
          <w:rtl/>
        </w:rPr>
        <w:t xml:space="preserve">בזמן הניגוב </w:t>
      </w:r>
      <w:r w:rsidR="00AF675F" w:rsidRPr="00AF675F">
        <w:rPr>
          <w:rFonts w:cs="Times New Roman"/>
          <w:rtl/>
        </w:rPr>
        <w:t>לא כרכר ולא קפצץ</w:t>
      </w:r>
      <w:r w:rsidR="00882C65">
        <w:rPr>
          <w:rFonts w:cs="Times New Roman" w:hint="cs"/>
          <w:rtl/>
        </w:rPr>
        <w:t>,</w:t>
      </w:r>
      <w:r w:rsidR="00AF675F" w:rsidRPr="00AF675F">
        <w:rPr>
          <w:rFonts w:cs="Times New Roman"/>
          <w:rtl/>
        </w:rPr>
        <w:t xml:space="preserve"> והתנהג בהחלט </w:t>
      </w:r>
      <w:r w:rsidR="00D60AB1" w:rsidRPr="00D60AB1">
        <w:rPr>
          <w:rFonts w:cs="Times New Roman"/>
          <w:rtl/>
        </w:rPr>
        <w:t>בבגרות</w:t>
      </w:r>
      <w:r w:rsidR="00681259">
        <w:rPr>
          <w:rFonts w:hint="cs"/>
          <w:rtl/>
        </w:rPr>
        <w:t xml:space="preserve">, </w:t>
      </w:r>
      <w:r w:rsidR="006E3D5A">
        <w:rPr>
          <w:rFonts w:hint="cs"/>
          <w:rtl/>
        </w:rPr>
        <w:t xml:space="preserve">אלכס </w:t>
      </w:r>
      <w:r w:rsidR="003E0B39">
        <w:rPr>
          <w:rFonts w:hint="cs"/>
          <w:rtl/>
        </w:rPr>
        <w:t>פשט את</w:t>
      </w:r>
      <w:r w:rsidR="001B20DA">
        <w:rPr>
          <w:rFonts w:hint="cs"/>
          <w:rtl/>
        </w:rPr>
        <w:t xml:space="preserve"> </w:t>
      </w:r>
      <w:r w:rsidR="006E3D5A">
        <w:rPr>
          <w:rFonts w:hint="cs"/>
          <w:rtl/>
        </w:rPr>
        <w:t>חולצתו ב</w:t>
      </w:r>
      <w:r w:rsidR="0091247E">
        <w:rPr>
          <w:rFonts w:hint="cs"/>
          <w:rtl/>
        </w:rPr>
        <w:t xml:space="preserve">זהירות </w:t>
      </w:r>
      <w:r w:rsidR="00101C19">
        <w:rPr>
          <w:rFonts w:hint="cs"/>
          <w:rtl/>
        </w:rPr>
        <w:t>ו</w:t>
      </w:r>
      <w:r w:rsidR="00681259">
        <w:rPr>
          <w:rFonts w:hint="cs"/>
          <w:rtl/>
        </w:rPr>
        <w:t>הרשה ל</w:t>
      </w:r>
      <w:r w:rsidR="008B184A">
        <w:rPr>
          <w:rFonts w:hint="cs"/>
          <w:rtl/>
        </w:rPr>
        <w:t xml:space="preserve">ו </w:t>
      </w:r>
      <w:r w:rsidR="00681259">
        <w:rPr>
          <w:rFonts w:hint="cs"/>
          <w:rtl/>
        </w:rPr>
        <w:t>ל</w:t>
      </w:r>
      <w:r w:rsidR="008B184A">
        <w:rPr>
          <w:rFonts w:hint="cs"/>
          <w:rtl/>
        </w:rPr>
        <w:t>ק</w:t>
      </w:r>
      <w:r>
        <w:rPr>
          <w:rFonts w:hint="cs"/>
          <w:rtl/>
        </w:rPr>
        <w:t xml:space="preserve">לף </w:t>
      </w:r>
      <w:r w:rsidR="00680CDB">
        <w:rPr>
          <w:rFonts w:hint="cs"/>
          <w:rtl/>
        </w:rPr>
        <w:t>את שולי התחבושת</w:t>
      </w:r>
      <w:r w:rsidR="00681259">
        <w:rPr>
          <w:rFonts w:hint="cs"/>
          <w:rtl/>
        </w:rPr>
        <w:t>,</w:t>
      </w:r>
      <w:r w:rsidR="00680CDB">
        <w:rPr>
          <w:rFonts w:hint="cs"/>
          <w:rtl/>
        </w:rPr>
        <w:t xml:space="preserve"> </w:t>
      </w:r>
      <w:r>
        <w:rPr>
          <w:rFonts w:hint="cs"/>
          <w:rtl/>
        </w:rPr>
        <w:t>וזנבו המתעקל של הדרקון ה</w:t>
      </w:r>
      <w:r w:rsidR="006B1D18">
        <w:rPr>
          <w:rFonts w:hint="cs"/>
          <w:rtl/>
        </w:rPr>
        <w:t>גיח</w:t>
      </w:r>
      <w:r>
        <w:rPr>
          <w:rFonts w:hint="cs"/>
          <w:rtl/>
        </w:rPr>
        <w:t xml:space="preserve"> מתוך </w:t>
      </w:r>
      <w:r w:rsidR="008C73F5">
        <w:rPr>
          <w:rFonts w:hint="cs"/>
          <w:rtl/>
        </w:rPr>
        <w:t>ה</w:t>
      </w:r>
      <w:r>
        <w:rPr>
          <w:rFonts w:hint="cs"/>
          <w:rtl/>
        </w:rPr>
        <w:t xml:space="preserve">עור </w:t>
      </w:r>
      <w:r w:rsidR="008C73F5">
        <w:rPr>
          <w:rFonts w:hint="cs"/>
          <w:rtl/>
        </w:rPr>
        <w:t>ה</w:t>
      </w:r>
      <w:r w:rsidRPr="001C19C7">
        <w:rPr>
          <w:rFonts w:hint="cs"/>
          <w:highlight w:val="cyan"/>
          <w:rtl/>
        </w:rPr>
        <w:t>מלוהט</w:t>
      </w:r>
      <w:r>
        <w:rPr>
          <w:rFonts w:hint="cs"/>
          <w:rtl/>
        </w:rPr>
        <w:t xml:space="preserve"> [כלומר </w:t>
      </w:r>
      <w:r>
        <w:rPr>
          <w:rtl/>
        </w:rPr>
        <w:t>–</w:t>
      </w:r>
      <w:r>
        <w:rPr>
          <w:rFonts w:hint="cs"/>
          <w:rtl/>
        </w:rPr>
        <w:t xml:space="preserve"> </w:t>
      </w:r>
      <w:r>
        <w:t>glowing</w:t>
      </w:r>
      <w:r>
        <w:rPr>
          <w:rFonts w:hint="cs"/>
          <w:rtl/>
        </w:rPr>
        <w:t xml:space="preserve">, דלוק]. </w:t>
      </w:r>
    </w:p>
    <w:p w14:paraId="326DDD50" w14:textId="27D934FE" w:rsidR="00AF675F" w:rsidRDefault="009E5D47" w:rsidP="003E0B39">
      <w:pPr>
        <w:rPr>
          <w:rtl/>
        </w:rPr>
      </w:pPr>
      <w:r>
        <w:rPr>
          <w:rFonts w:hint="cs"/>
          <w:rtl/>
        </w:rPr>
        <w:t>מחדר האמבטיה</w:t>
      </w:r>
      <w:r w:rsidR="00CD6017">
        <w:rPr>
          <w:rFonts w:hint="cs"/>
          <w:rtl/>
        </w:rPr>
        <w:t xml:space="preserve"> המעלה אדים</w:t>
      </w:r>
      <w:r w:rsidR="00891A8C" w:rsidRPr="00891A8C">
        <w:rPr>
          <w:rFonts w:hint="cs"/>
          <w:rtl/>
        </w:rPr>
        <w:t xml:space="preserve"> </w:t>
      </w:r>
      <w:r w:rsidR="00891A8C">
        <w:rPr>
          <w:rFonts w:hint="cs"/>
          <w:rtl/>
        </w:rPr>
        <w:t>אלכס הופיע</w:t>
      </w:r>
      <w:r>
        <w:rPr>
          <w:rFonts w:hint="cs"/>
          <w:rtl/>
        </w:rPr>
        <w:t xml:space="preserve"> </w:t>
      </w:r>
      <w:r w:rsidR="00891A8C">
        <w:rPr>
          <w:rFonts w:hint="cs"/>
          <w:rtl/>
        </w:rPr>
        <w:t>ובידיו</w:t>
      </w:r>
      <w:r w:rsidR="00CD6017">
        <w:rPr>
          <w:rFonts w:hint="cs"/>
          <w:rtl/>
        </w:rPr>
        <w:t xml:space="preserve"> </w:t>
      </w:r>
      <w:r w:rsidR="00681259">
        <w:rPr>
          <w:rFonts w:hint="cs"/>
          <w:rtl/>
        </w:rPr>
        <w:t>חבילה נקייה ומנומנמת, עטופה במגבת</w:t>
      </w:r>
      <w:r w:rsidR="002536EA">
        <w:rPr>
          <w:rFonts w:hint="cs"/>
          <w:rtl/>
        </w:rPr>
        <w:t xml:space="preserve"> עצומה</w:t>
      </w:r>
      <w:r w:rsidR="00891A8C">
        <w:rPr>
          <w:rFonts w:hint="cs"/>
          <w:rtl/>
        </w:rPr>
        <w:t xml:space="preserve">. </w:t>
      </w:r>
    </w:p>
    <w:p w14:paraId="61268D3E" w14:textId="466959EC" w:rsidR="00F81519" w:rsidRDefault="00891A8C" w:rsidP="00AF675F">
      <w:pPr>
        <w:rPr>
          <w:rtl/>
        </w:rPr>
      </w:pPr>
      <w:r>
        <w:rPr>
          <w:rFonts w:hint="cs"/>
          <w:rtl/>
        </w:rPr>
        <w:t>הוא</w:t>
      </w:r>
      <w:r w:rsidR="009E5D47">
        <w:rPr>
          <w:rFonts w:hint="cs"/>
          <w:rtl/>
        </w:rPr>
        <w:t xml:space="preserve"> הניח </w:t>
      </w:r>
      <w:r w:rsidR="003E0B39">
        <w:rPr>
          <w:rFonts w:hint="cs"/>
          <w:rtl/>
        </w:rPr>
        <w:t xml:space="preserve">את אחיו </w:t>
      </w:r>
      <w:r w:rsidR="009E5D47">
        <w:rPr>
          <w:rFonts w:hint="cs"/>
          <w:rtl/>
        </w:rPr>
        <w:t>בזהירות על ה</w:t>
      </w:r>
      <w:r w:rsidR="00681259">
        <w:rPr>
          <w:rFonts w:hint="cs"/>
          <w:rtl/>
        </w:rPr>
        <w:t>מיטה,</w:t>
      </w:r>
      <w:r w:rsidR="000B4ACE">
        <w:rPr>
          <w:rFonts w:hint="cs"/>
          <w:rtl/>
        </w:rPr>
        <w:t xml:space="preserve"> </w:t>
      </w:r>
      <w:r w:rsidR="00681259">
        <w:rPr>
          <w:rFonts w:hint="cs"/>
          <w:rtl/>
        </w:rPr>
        <w:t>ו</w:t>
      </w:r>
      <w:r w:rsidR="00C073D4">
        <w:rPr>
          <w:rFonts w:hint="cs"/>
          <w:rtl/>
        </w:rPr>
        <w:t>האם</w:t>
      </w:r>
      <w:r w:rsidR="00F81519">
        <w:rPr>
          <w:rFonts w:hint="cs"/>
          <w:rtl/>
        </w:rPr>
        <w:t xml:space="preserve"> </w:t>
      </w:r>
      <w:r w:rsidR="000B4ACE">
        <w:rPr>
          <w:rFonts w:hint="cs"/>
          <w:rtl/>
        </w:rPr>
        <w:t>ה</w:t>
      </w:r>
      <w:r w:rsidR="00681259">
        <w:rPr>
          <w:rFonts w:hint="cs"/>
          <w:rtl/>
        </w:rPr>
        <w:t>ביט</w:t>
      </w:r>
      <w:r w:rsidR="000B4ACE">
        <w:rPr>
          <w:rFonts w:hint="cs"/>
          <w:rtl/>
        </w:rPr>
        <w:t>ה</w:t>
      </w:r>
      <w:r w:rsidR="00C073D4">
        <w:rPr>
          <w:rFonts w:hint="cs"/>
          <w:rtl/>
        </w:rPr>
        <w:t xml:space="preserve"> </w:t>
      </w:r>
      <w:r w:rsidR="00F81519">
        <w:rPr>
          <w:rFonts w:hint="cs"/>
          <w:rtl/>
        </w:rPr>
        <w:t>ולא האמינה</w:t>
      </w:r>
      <w:r>
        <w:rPr>
          <w:rFonts w:hint="cs"/>
          <w:rtl/>
        </w:rPr>
        <w:t>,</w:t>
      </w:r>
      <w:r w:rsidR="00F81519">
        <w:rPr>
          <w:rFonts w:hint="cs"/>
          <w:rtl/>
        </w:rPr>
        <w:t xml:space="preserve"> דרקון שחור</w:t>
      </w:r>
      <w:r w:rsidR="000B4ACE">
        <w:rPr>
          <w:rFonts w:hint="cs"/>
          <w:rtl/>
        </w:rPr>
        <w:t xml:space="preserve"> </w:t>
      </w:r>
      <w:r w:rsidR="000B4ACE" w:rsidRPr="001C19C7">
        <w:rPr>
          <w:rFonts w:hint="cs"/>
          <w:highlight w:val="cyan"/>
          <w:rtl/>
        </w:rPr>
        <w:t>דלק</w:t>
      </w:r>
      <w:r w:rsidR="00F81519">
        <w:rPr>
          <w:rFonts w:hint="cs"/>
          <w:rtl/>
        </w:rPr>
        <w:t xml:space="preserve"> </w:t>
      </w:r>
      <w:r w:rsidR="000B4ACE">
        <w:rPr>
          <w:rFonts w:hint="cs"/>
          <w:rtl/>
        </w:rPr>
        <w:t>[</w:t>
      </w:r>
      <w:r w:rsidR="00F81519">
        <w:t>glows</w:t>
      </w:r>
      <w:r w:rsidR="000B4ACE">
        <w:rPr>
          <w:rFonts w:hint="cs"/>
          <w:rtl/>
        </w:rPr>
        <w:t>]</w:t>
      </w:r>
      <w:r w:rsidR="00F81519">
        <w:rPr>
          <w:rFonts w:hint="cs"/>
          <w:rtl/>
        </w:rPr>
        <w:t xml:space="preserve"> באדום על העור ה</w:t>
      </w:r>
      <w:r w:rsidR="000B4ACE">
        <w:rPr>
          <w:rFonts w:hint="cs"/>
          <w:rtl/>
        </w:rPr>
        <w:t>[</w:t>
      </w:r>
      <w:r w:rsidR="00F81519">
        <w:t>newly</w:t>
      </w:r>
      <w:r w:rsidR="000B4ACE">
        <w:rPr>
          <w:rFonts w:hint="cs"/>
          <w:rtl/>
        </w:rPr>
        <w:t>]</w:t>
      </w:r>
      <w:r w:rsidR="00F81519" w:rsidRPr="001C19C7">
        <w:rPr>
          <w:rFonts w:hint="cs"/>
          <w:highlight w:val="cyan"/>
          <w:rtl/>
        </w:rPr>
        <w:t>פצוע</w:t>
      </w:r>
      <w:r>
        <w:rPr>
          <w:rFonts w:hint="cs"/>
          <w:rtl/>
        </w:rPr>
        <w:t xml:space="preserve"> של בנה.</w:t>
      </w:r>
      <w:r w:rsidR="00AF675F">
        <w:rPr>
          <w:rFonts w:hint="cs"/>
          <w:rtl/>
        </w:rPr>
        <w:t xml:space="preserve"> </w:t>
      </w:r>
      <w:r w:rsidR="00F81519">
        <w:rPr>
          <w:rFonts w:hint="cs"/>
          <w:rtl/>
        </w:rPr>
        <w:t>"</w:t>
      </w:r>
      <w:r>
        <w:rPr>
          <w:rFonts w:hint="cs"/>
          <w:rtl/>
        </w:rPr>
        <w:t xml:space="preserve">אז </w:t>
      </w:r>
      <w:r w:rsidR="00F06A3F">
        <w:rPr>
          <w:rFonts w:hint="cs"/>
          <w:rtl/>
        </w:rPr>
        <w:t>עכשיו</w:t>
      </w:r>
      <w:r w:rsidR="00F81519">
        <w:rPr>
          <w:rFonts w:hint="cs"/>
          <w:rtl/>
        </w:rPr>
        <w:t xml:space="preserve"> אתה מקעקע את עצמך</w:t>
      </w:r>
      <w:r w:rsidR="00F54190">
        <w:rPr>
          <w:rFonts w:hint="cs"/>
          <w:rtl/>
        </w:rPr>
        <w:t xml:space="preserve">, </w:t>
      </w:r>
      <w:r w:rsidR="006B1D18">
        <w:rPr>
          <w:rFonts w:hint="cs"/>
          <w:rtl/>
        </w:rPr>
        <w:t>גולם שכמותך</w:t>
      </w:r>
      <w:r w:rsidR="00F81519">
        <w:rPr>
          <w:rFonts w:hint="cs"/>
          <w:rtl/>
        </w:rPr>
        <w:t xml:space="preserve">. את אלכסנדר האמיתי </w:t>
      </w:r>
      <w:r w:rsidR="006B1D18">
        <w:rPr>
          <w:rFonts w:hint="cs"/>
          <w:rtl/>
        </w:rPr>
        <w:t xml:space="preserve">קעקעו </w:t>
      </w:r>
      <w:r w:rsidR="00F81519">
        <w:rPr>
          <w:rFonts w:hint="cs"/>
          <w:rtl/>
        </w:rPr>
        <w:t xml:space="preserve">הגרמנים </w:t>
      </w:r>
      <w:r w:rsidR="004D3AD2">
        <w:rPr>
          <w:rFonts w:hint="cs"/>
          <w:rtl/>
        </w:rPr>
        <w:t>בעל כורחו</w:t>
      </w:r>
      <w:r w:rsidR="00F81519">
        <w:rPr>
          <w:rFonts w:hint="cs"/>
          <w:rtl/>
        </w:rPr>
        <w:t xml:space="preserve">, </w:t>
      </w:r>
      <w:r w:rsidR="006B1D18">
        <w:rPr>
          <w:rFonts w:hint="cs"/>
          <w:rtl/>
        </w:rPr>
        <w:t>ו</w:t>
      </w:r>
      <w:r w:rsidR="00F81519">
        <w:rPr>
          <w:rFonts w:hint="cs"/>
          <w:rtl/>
        </w:rPr>
        <w:t>אתה נותן שיקעקעו אותך</w:t>
      </w:r>
      <w:r w:rsidR="00C073D4">
        <w:rPr>
          <w:rFonts w:hint="cs"/>
          <w:rtl/>
        </w:rPr>
        <w:t xml:space="preserve"> מרצונך ה</w:t>
      </w:r>
      <w:r w:rsidR="00FE2992">
        <w:rPr>
          <w:rFonts w:hint="cs"/>
          <w:rtl/>
        </w:rPr>
        <w:t>חופשי</w:t>
      </w:r>
      <w:r w:rsidR="00F81519">
        <w:rPr>
          <w:rFonts w:hint="cs"/>
          <w:rtl/>
        </w:rPr>
        <w:t>?"</w:t>
      </w:r>
    </w:p>
    <w:p w14:paraId="1F055D97" w14:textId="77777777" w:rsidR="001F0C3A" w:rsidRDefault="00C073D4" w:rsidP="00C073D4">
      <w:pPr>
        <w:rPr>
          <w:rtl/>
        </w:rPr>
      </w:pPr>
      <w:r>
        <w:rPr>
          <w:rFonts w:hint="cs"/>
          <w:rtl/>
        </w:rPr>
        <w:t>[</w:t>
      </w:r>
      <w:r w:rsidR="001F0C3A">
        <w:rPr>
          <w:rFonts w:hint="cs"/>
          <w:rtl/>
        </w:rPr>
        <w:t>אדיוט שכמוך, אלכסנדר האמיתי קועקע בעל כורחו.</w:t>
      </w:r>
      <w:r>
        <w:rPr>
          <w:rFonts w:hint="cs"/>
          <w:rtl/>
        </w:rPr>
        <w:t>]</w:t>
      </w:r>
    </w:p>
    <w:p w14:paraId="2BE42A12" w14:textId="29A7777B" w:rsidR="000E45EA" w:rsidRDefault="00C073D4" w:rsidP="000E45EA">
      <w:pPr>
        <w:rPr>
          <w:rtl/>
        </w:rPr>
      </w:pPr>
      <w:r>
        <w:rPr>
          <w:rFonts w:hint="cs"/>
          <w:rtl/>
        </w:rPr>
        <w:t>[</w:t>
      </w:r>
      <w:r w:rsidR="008901F1">
        <w:rPr>
          <w:rFonts w:hint="cs"/>
          <w:rtl/>
        </w:rPr>
        <w:t>לא השתמשתי:</w:t>
      </w:r>
      <w:r w:rsidRPr="001C19C7">
        <w:rPr>
          <w:rFonts w:hint="cs"/>
          <w:highlight w:val="cyan"/>
          <w:rtl/>
        </w:rPr>
        <w:t xml:space="preserve"> להבה, ברק זוהר ניצנוץ אש לפיד נור יקוד</w:t>
      </w:r>
    </w:p>
    <w:p w14:paraId="6B2EC190" w14:textId="00A289D4" w:rsidR="000E45EA" w:rsidRDefault="000E45EA" w:rsidP="000E45EA">
      <w:pPr>
        <w:rPr>
          <w:rtl/>
        </w:rPr>
      </w:pPr>
      <w:r w:rsidRPr="000E45EA">
        <w:rPr>
          <w:rFonts w:hint="cs"/>
          <w:highlight w:val="cyan"/>
          <w:rtl/>
        </w:rPr>
        <w:t>ה</w:t>
      </w:r>
      <w:r w:rsidR="00C13510">
        <w:rPr>
          <w:rFonts w:hint="cs"/>
          <w:highlight w:val="cyan"/>
          <w:rtl/>
        </w:rPr>
        <w:t>שתמשתי: והתלקח הפצוע מלוהט דולק</w:t>
      </w:r>
      <w:r w:rsidRPr="000E45EA">
        <w:rPr>
          <w:rFonts w:hint="cs"/>
          <w:highlight w:val="cyan"/>
          <w:rtl/>
        </w:rPr>
        <w:t>, לשונות אש, בערה, גחלים לוחשות, שרוף</w:t>
      </w:r>
      <w:r>
        <w:rPr>
          <w:rFonts w:hint="cs"/>
          <w:rtl/>
        </w:rPr>
        <w:t>.</w:t>
      </w:r>
    </w:p>
    <w:p w14:paraId="7BC4A706" w14:textId="77777777" w:rsidR="00C073D4" w:rsidRDefault="00C073D4" w:rsidP="00C073D4">
      <w:pPr>
        <w:rPr>
          <w:rtl/>
        </w:rPr>
      </w:pPr>
      <w:r>
        <w:rPr>
          <w:rFonts w:hint="cs"/>
          <w:rtl/>
        </w:rPr>
        <w:t>]</w:t>
      </w:r>
    </w:p>
    <w:p w14:paraId="424878CE" w14:textId="2FB48D89" w:rsidR="001F0C3A" w:rsidRDefault="001F0C3A" w:rsidP="0017316C">
      <w:pPr>
        <w:rPr>
          <w:rtl/>
        </w:rPr>
      </w:pPr>
      <w:r>
        <w:rPr>
          <w:rFonts w:hint="cs"/>
          <w:rtl/>
        </w:rPr>
        <w:t xml:space="preserve">כשאלכס </w:t>
      </w:r>
      <w:r w:rsidR="00C45596">
        <w:rPr>
          <w:rFonts w:hint="cs"/>
          <w:rtl/>
        </w:rPr>
        <w:t>נשכב על הספה הנפתחת</w:t>
      </w:r>
      <w:r w:rsidR="003E0B39">
        <w:rPr>
          <w:rFonts w:hint="cs"/>
          <w:rtl/>
        </w:rPr>
        <w:t xml:space="preserve"> וביקש להירדם</w:t>
      </w:r>
      <w:r>
        <w:rPr>
          <w:rFonts w:hint="cs"/>
          <w:rtl/>
        </w:rPr>
        <w:t>,</w:t>
      </w:r>
      <w:r w:rsidR="001C19C7">
        <w:rPr>
          <w:rFonts w:hint="cs"/>
          <w:rtl/>
        </w:rPr>
        <w:t xml:space="preserve"> </w:t>
      </w:r>
      <w:r w:rsidR="00C073D4" w:rsidRPr="001C19C7">
        <w:rPr>
          <w:rFonts w:hint="cs"/>
          <w:highlight w:val="cyan"/>
          <w:rtl/>
        </w:rPr>
        <w:t>לשונות אש</w:t>
      </w:r>
      <w:r w:rsidR="00C073D4">
        <w:rPr>
          <w:rFonts w:hint="cs"/>
          <w:rtl/>
        </w:rPr>
        <w:t xml:space="preserve"> </w:t>
      </w:r>
      <w:r w:rsidR="000E45EA">
        <w:rPr>
          <w:rFonts w:hint="cs"/>
          <w:rtl/>
        </w:rPr>
        <w:t>לחכו במורד כת</w:t>
      </w:r>
      <w:r w:rsidR="00427630">
        <w:rPr>
          <w:rFonts w:hint="cs"/>
          <w:rtl/>
        </w:rPr>
        <w:t>פו</w:t>
      </w:r>
      <w:r w:rsidR="000E45EA">
        <w:rPr>
          <w:rFonts w:hint="cs"/>
          <w:rtl/>
        </w:rPr>
        <w:t xml:space="preserve"> עד ל</w:t>
      </w:r>
      <w:r>
        <w:rPr>
          <w:rFonts w:hint="cs"/>
          <w:rtl/>
        </w:rPr>
        <w:t xml:space="preserve">מרפק, </w:t>
      </w:r>
      <w:r w:rsidR="00C073D4">
        <w:rPr>
          <w:rFonts w:hint="cs"/>
          <w:rtl/>
        </w:rPr>
        <w:t>קר</w:t>
      </w:r>
      <w:r w:rsidR="000E45EA">
        <w:rPr>
          <w:rFonts w:hint="cs"/>
          <w:rtl/>
        </w:rPr>
        <w:t>נו</w:t>
      </w:r>
      <w:r>
        <w:rPr>
          <w:rFonts w:hint="cs"/>
          <w:rtl/>
        </w:rPr>
        <w:t xml:space="preserve"> </w:t>
      </w:r>
      <w:r w:rsidR="008C73F5" w:rsidRPr="008C73F5">
        <w:rPr>
          <w:rFonts w:cs="Times New Roman"/>
          <w:rtl/>
        </w:rPr>
        <w:t xml:space="preserve">במחטים אל </w:t>
      </w:r>
      <w:r>
        <w:rPr>
          <w:rFonts w:hint="cs"/>
          <w:rtl/>
        </w:rPr>
        <w:t>גבו ו</w:t>
      </w:r>
      <w:r w:rsidR="00D83BA5">
        <w:rPr>
          <w:rFonts w:hint="cs"/>
          <w:rtl/>
        </w:rPr>
        <w:t xml:space="preserve">עד </w:t>
      </w:r>
      <w:r>
        <w:rPr>
          <w:rFonts w:hint="cs"/>
          <w:rtl/>
        </w:rPr>
        <w:t xml:space="preserve">לקצות אצבעותיו. הוא </w:t>
      </w:r>
      <w:r w:rsidR="000E45EA">
        <w:rPr>
          <w:rFonts w:hint="cs"/>
          <w:rtl/>
        </w:rPr>
        <w:t>נגע בעור הרך</w:t>
      </w:r>
      <w:r w:rsidR="00AF675F">
        <w:rPr>
          <w:rFonts w:hint="cs"/>
          <w:rtl/>
        </w:rPr>
        <w:t>,</w:t>
      </w:r>
      <w:r w:rsidR="000E45EA">
        <w:rPr>
          <w:rFonts w:hint="cs"/>
          <w:rtl/>
        </w:rPr>
        <w:t xml:space="preserve"> העדין</w:t>
      </w:r>
      <w:r w:rsidR="00427630">
        <w:rPr>
          <w:rFonts w:hint="cs"/>
          <w:rtl/>
        </w:rPr>
        <w:t>,</w:t>
      </w:r>
      <w:r w:rsidR="000E45EA">
        <w:rPr>
          <w:rFonts w:hint="cs"/>
          <w:rtl/>
        </w:rPr>
        <w:t xml:space="preserve"> שבצד החזה, </w:t>
      </w:r>
      <w:r>
        <w:rPr>
          <w:rFonts w:hint="cs"/>
          <w:rtl/>
        </w:rPr>
        <w:t>מקום מנוחתה של הזרוע</w:t>
      </w:r>
      <w:r w:rsidR="000755B2">
        <w:rPr>
          <w:rFonts w:hint="cs"/>
          <w:rtl/>
        </w:rPr>
        <w:t>, היכן ש</w:t>
      </w:r>
      <w:r w:rsidR="00AF675F">
        <w:rPr>
          <w:rFonts w:hint="cs"/>
          <w:rtl/>
        </w:rPr>
        <w:t>בעל-</w:t>
      </w:r>
      <w:r w:rsidR="000755B2">
        <w:rPr>
          <w:rFonts w:hint="cs"/>
          <w:rtl/>
        </w:rPr>
        <w:t>השד החדיר אצבעות</w:t>
      </w:r>
      <w:r>
        <w:rPr>
          <w:rFonts w:hint="cs"/>
          <w:rtl/>
        </w:rPr>
        <w:t xml:space="preserve">. זה הלילה האחרון בחייו, הוא </w:t>
      </w:r>
      <w:r w:rsidR="00AF675F" w:rsidRPr="00AF675F">
        <w:rPr>
          <w:rFonts w:cs="Times New Roman"/>
          <w:rtl/>
        </w:rPr>
        <w:t>ידע</w:t>
      </w:r>
      <w:r>
        <w:rPr>
          <w:rFonts w:hint="cs"/>
          <w:rtl/>
        </w:rPr>
        <w:t xml:space="preserve">, שהעור יישאר </w:t>
      </w:r>
      <w:r w:rsidR="000E45EA">
        <w:rPr>
          <w:rFonts w:hint="cs"/>
          <w:rtl/>
        </w:rPr>
        <w:t>טהור ובתולי</w:t>
      </w:r>
      <w:r>
        <w:rPr>
          <w:rFonts w:hint="cs"/>
          <w:rtl/>
        </w:rPr>
        <w:t xml:space="preserve"> </w:t>
      </w:r>
      <w:r w:rsidR="006E3D5A">
        <w:rPr>
          <w:rFonts w:hint="cs"/>
          <w:rtl/>
        </w:rPr>
        <w:t>כב</w:t>
      </w:r>
      <w:r w:rsidR="000E45EA">
        <w:rPr>
          <w:rFonts w:hint="cs"/>
          <w:rtl/>
        </w:rPr>
        <w:t>יום היוולדו</w:t>
      </w:r>
      <w:r>
        <w:rPr>
          <w:rFonts w:hint="cs"/>
          <w:rtl/>
        </w:rPr>
        <w:t>.</w:t>
      </w:r>
    </w:p>
    <w:p w14:paraId="714F58C4" w14:textId="77777777" w:rsidR="001F0C3A" w:rsidRDefault="001F0C3A" w:rsidP="00250000">
      <w:pPr>
        <w:rPr>
          <w:rtl/>
        </w:rPr>
      </w:pPr>
    </w:p>
    <w:p w14:paraId="5119B74E" w14:textId="3878984C" w:rsidR="00396A00" w:rsidRDefault="00DA0A5B" w:rsidP="00D14FCA">
      <w:pPr>
        <w:rPr>
          <w:rtl/>
        </w:rPr>
      </w:pPr>
      <w:r>
        <w:rPr>
          <w:rFonts w:hint="cs"/>
          <w:rtl/>
        </w:rPr>
        <w:t xml:space="preserve">למחרת אלכס שב אל </w:t>
      </w:r>
      <w:r w:rsidR="004002FC">
        <w:rPr>
          <w:rFonts w:hint="cs"/>
          <w:rtl/>
        </w:rPr>
        <w:t>א</w:t>
      </w:r>
      <w:r>
        <w:rPr>
          <w:rFonts w:hint="cs"/>
          <w:rtl/>
        </w:rPr>
        <w:t>מן הקעקועים ל</w:t>
      </w:r>
      <w:r w:rsidR="00623B67">
        <w:rPr>
          <w:rFonts w:hint="cs"/>
          <w:rtl/>
        </w:rPr>
        <w:t xml:space="preserve">מפגש </w:t>
      </w:r>
      <w:r w:rsidR="008308A2" w:rsidRPr="000E45EA">
        <w:rPr>
          <w:rFonts w:hint="cs"/>
          <w:highlight w:val="cyan"/>
          <w:rtl/>
        </w:rPr>
        <w:t>שלהבות</w:t>
      </w:r>
      <w:r w:rsidR="00623B67">
        <w:rPr>
          <w:rFonts w:hint="cs"/>
          <w:rtl/>
        </w:rPr>
        <w:t xml:space="preserve"> [</w:t>
      </w:r>
      <w:r>
        <w:t>torture session</w:t>
      </w:r>
      <w:r w:rsidR="008F2A3A">
        <w:rPr>
          <w:rFonts w:hint="cs"/>
          <w:rtl/>
        </w:rPr>
        <w:t xml:space="preserve">] </w:t>
      </w:r>
      <w:r>
        <w:rPr>
          <w:rFonts w:hint="cs"/>
          <w:rtl/>
        </w:rPr>
        <w:t>נוסף</w:t>
      </w:r>
      <w:r w:rsidR="00731671">
        <w:rPr>
          <w:rFonts w:hint="cs"/>
          <w:rtl/>
        </w:rPr>
        <w:t>,</w:t>
      </w:r>
      <w:r w:rsidR="00C90C6C">
        <w:rPr>
          <w:rFonts w:hint="cs"/>
          <w:rtl/>
        </w:rPr>
        <w:t xml:space="preserve"> מאוד </w:t>
      </w:r>
      <w:r w:rsidR="00731671">
        <w:t>blave</w:t>
      </w:r>
      <w:r w:rsidR="00731671">
        <w:rPr>
          <w:rFonts w:hint="cs"/>
          <w:rtl/>
        </w:rPr>
        <w:t xml:space="preserve"> </w:t>
      </w:r>
      <w:r w:rsidR="003E0B39">
        <w:rPr>
          <w:rFonts w:hint="cs"/>
          <w:rtl/>
        </w:rPr>
        <w:t xml:space="preserve">מצידו </w:t>
      </w:r>
      <w:r w:rsidR="00731671">
        <w:rPr>
          <w:rFonts w:hint="cs"/>
          <w:rtl/>
        </w:rPr>
        <w:t xml:space="preserve">או לחלופין </w:t>
      </w:r>
      <w:r w:rsidR="00236E3B">
        <w:rPr>
          <w:rFonts w:hint="cs"/>
          <w:rtl/>
        </w:rPr>
        <w:t>שווה</w:t>
      </w:r>
      <w:r w:rsidR="00427630">
        <w:rPr>
          <w:rFonts w:hint="cs"/>
          <w:rtl/>
        </w:rPr>
        <w:t xml:space="preserve"> </w:t>
      </w:r>
      <w:r w:rsidR="00236E3B">
        <w:rPr>
          <w:rFonts w:hint="cs"/>
          <w:rtl/>
        </w:rPr>
        <w:t xml:space="preserve">נפש </w:t>
      </w:r>
      <w:r w:rsidR="00662501">
        <w:rPr>
          <w:rFonts w:hint="cs"/>
          <w:rtl/>
        </w:rPr>
        <w:t xml:space="preserve">[שווה נפש, </w:t>
      </w:r>
      <w:r w:rsidR="00236E3B">
        <w:rPr>
          <w:rFonts w:hint="cs"/>
          <w:rtl/>
        </w:rPr>
        <w:t xml:space="preserve">שאדיש </w:t>
      </w:r>
      <w:r w:rsidR="00731671">
        <w:rPr>
          <w:rFonts w:hint="cs"/>
          <w:rtl/>
        </w:rPr>
        <w:t>חסר רגישות</w:t>
      </w:r>
      <w:r w:rsidR="00662501">
        <w:rPr>
          <w:rFonts w:hint="cs"/>
          <w:rtl/>
        </w:rPr>
        <w:t>,</w:t>
      </w:r>
      <w:r w:rsidR="00C40965">
        <w:rPr>
          <w:rFonts w:hint="cs"/>
          <w:rtl/>
        </w:rPr>
        <w:t xml:space="preserve"> אחריות, </w:t>
      </w:r>
      <w:r w:rsidR="00C40965">
        <w:t>conciousness</w:t>
      </w:r>
      <w:r w:rsidR="00FA1FF0">
        <w:rPr>
          <w:rFonts w:hint="cs"/>
          <w:rtl/>
        </w:rPr>
        <w:t xml:space="preserve"> לא זוקף חשיבות</w:t>
      </w:r>
      <w:r w:rsidR="006B1D18">
        <w:rPr>
          <w:rFonts w:hint="cs"/>
          <w:rtl/>
        </w:rPr>
        <w:t xml:space="preserve">, </w:t>
      </w:r>
      <w:r w:rsidR="006B1D18" w:rsidRPr="006B1D18">
        <w:rPr>
          <w:rFonts w:cs="Times New Roman"/>
          <w:rtl/>
        </w:rPr>
        <w:t>עדינות, פגיעות, נטייה להיעלב, קליטה, עירנות, שימת לב, רגשנות, חושניות; חיוניות לביטחון</w:t>
      </w:r>
      <w:r w:rsidR="00686323">
        <w:rPr>
          <w:rFonts w:hint="cs"/>
          <w:rtl/>
        </w:rPr>
        <w:t xml:space="preserve">] </w:t>
      </w:r>
      <w:r w:rsidR="00731671">
        <w:rPr>
          <w:rFonts w:hint="cs"/>
          <w:rtl/>
        </w:rPr>
        <w:t>ל</w:t>
      </w:r>
      <w:r w:rsidR="00FA1FF0">
        <w:rPr>
          <w:rFonts w:hint="cs"/>
          <w:rtl/>
        </w:rPr>
        <w:t xml:space="preserve">מר </w:t>
      </w:r>
      <w:r w:rsidR="00731671">
        <w:rPr>
          <w:rFonts w:hint="cs"/>
          <w:rtl/>
        </w:rPr>
        <w:t>גורלו.</w:t>
      </w:r>
      <w:r>
        <w:rPr>
          <w:rFonts w:hint="cs"/>
          <w:rtl/>
        </w:rPr>
        <w:t xml:space="preserve"> הפעם </w:t>
      </w:r>
      <w:r w:rsidR="004002FC">
        <w:rPr>
          <w:rFonts w:hint="cs"/>
          <w:rtl/>
        </w:rPr>
        <w:t>החריטות</w:t>
      </w:r>
      <w:r w:rsidR="00731671">
        <w:rPr>
          <w:rFonts w:hint="cs"/>
          <w:rtl/>
        </w:rPr>
        <w:t xml:space="preserve"> הת</w:t>
      </w:r>
      <w:r w:rsidR="004002FC">
        <w:rPr>
          <w:rFonts w:hint="cs"/>
          <w:rtl/>
        </w:rPr>
        <w:t>בצעו</w:t>
      </w:r>
      <w:r w:rsidR="00731671">
        <w:rPr>
          <w:rFonts w:hint="cs"/>
          <w:rtl/>
        </w:rPr>
        <w:t xml:space="preserve"> </w:t>
      </w:r>
      <w:r>
        <w:rPr>
          <w:rFonts w:hint="cs"/>
          <w:rtl/>
        </w:rPr>
        <w:t>על</w:t>
      </w:r>
      <w:r w:rsidR="00731671">
        <w:rPr>
          <w:rFonts w:hint="cs"/>
          <w:rtl/>
        </w:rPr>
        <w:t xml:space="preserve"> ה</w:t>
      </w:r>
      <w:r w:rsidR="00BA62B4">
        <w:rPr>
          <w:rFonts w:hint="cs"/>
          <w:rtl/>
        </w:rPr>
        <w:t>עור</w:t>
      </w:r>
      <w:r>
        <w:rPr>
          <w:rFonts w:hint="cs"/>
          <w:rtl/>
        </w:rPr>
        <w:t xml:space="preserve"> הדק וה</w:t>
      </w:r>
      <w:r w:rsidR="000E45EA">
        <w:rPr>
          <w:rFonts w:hint="cs"/>
          <w:rtl/>
        </w:rPr>
        <w:t>רגיש</w:t>
      </w:r>
      <w:r>
        <w:rPr>
          <w:rFonts w:hint="cs"/>
          <w:rtl/>
        </w:rPr>
        <w:t xml:space="preserve"> </w:t>
      </w:r>
      <w:r w:rsidR="00D32653">
        <w:rPr>
          <w:rFonts w:hint="cs"/>
          <w:rtl/>
        </w:rPr>
        <w:t>של</w:t>
      </w:r>
      <w:r w:rsidR="00686323">
        <w:rPr>
          <w:rFonts w:hint="cs"/>
          <w:rtl/>
        </w:rPr>
        <w:t xml:space="preserve"> הצלעות, </w:t>
      </w:r>
      <w:r w:rsidR="008C73F5">
        <w:rPr>
          <w:rFonts w:hint="cs"/>
          <w:rtl/>
        </w:rPr>
        <w:t>ו</w:t>
      </w:r>
      <w:r w:rsidR="00686323">
        <w:rPr>
          <w:rFonts w:hint="cs"/>
          <w:rtl/>
        </w:rPr>
        <w:t>שלחו הסתעפויות</w:t>
      </w:r>
      <w:r w:rsidR="00427630">
        <w:rPr>
          <w:rFonts w:hint="cs"/>
          <w:rtl/>
        </w:rPr>
        <w:t xml:space="preserve"> </w:t>
      </w:r>
      <w:r w:rsidR="00686323">
        <w:rPr>
          <w:rFonts w:hint="cs"/>
          <w:rtl/>
        </w:rPr>
        <w:t xml:space="preserve">כאב חדות אל </w:t>
      </w:r>
      <w:r w:rsidR="00271F95">
        <w:rPr>
          <w:rFonts w:hint="cs"/>
          <w:rtl/>
        </w:rPr>
        <w:t>אזור</w:t>
      </w:r>
      <w:r w:rsidR="00662501">
        <w:rPr>
          <w:rFonts w:hint="cs"/>
          <w:rtl/>
        </w:rPr>
        <w:t>ים</w:t>
      </w:r>
      <w:r w:rsidR="00686323">
        <w:rPr>
          <w:rFonts w:hint="cs"/>
          <w:rtl/>
        </w:rPr>
        <w:t xml:space="preserve"> קרוב</w:t>
      </w:r>
      <w:r w:rsidR="00662501">
        <w:rPr>
          <w:rFonts w:hint="cs"/>
          <w:rtl/>
        </w:rPr>
        <w:t>ים</w:t>
      </w:r>
      <w:r w:rsidR="00FA1FF0" w:rsidRPr="00FA1FF0">
        <w:rPr>
          <w:rFonts w:hint="cs"/>
          <w:rtl/>
        </w:rPr>
        <w:t xml:space="preserve"> </w:t>
      </w:r>
      <w:r w:rsidR="00FA1FF0">
        <w:rPr>
          <w:rFonts w:hint="cs"/>
          <w:rtl/>
        </w:rPr>
        <w:t>ומרוחק</w:t>
      </w:r>
      <w:r w:rsidR="00662501">
        <w:rPr>
          <w:rFonts w:hint="cs"/>
          <w:rtl/>
        </w:rPr>
        <w:t>ים</w:t>
      </w:r>
      <w:r w:rsidR="00686323">
        <w:rPr>
          <w:rFonts w:hint="cs"/>
          <w:rtl/>
        </w:rPr>
        <w:t xml:space="preserve"> בגופו</w:t>
      </w:r>
      <w:r>
        <w:rPr>
          <w:rFonts w:hint="cs"/>
          <w:rtl/>
        </w:rPr>
        <w:t xml:space="preserve">. </w:t>
      </w:r>
      <w:r w:rsidR="000E45EA">
        <w:rPr>
          <w:rFonts w:hint="cs"/>
          <w:rtl/>
        </w:rPr>
        <w:t xml:space="preserve">אלכס </w:t>
      </w:r>
      <w:r w:rsidR="003E0B39">
        <w:rPr>
          <w:rFonts w:hint="cs"/>
          <w:rtl/>
        </w:rPr>
        <w:t xml:space="preserve">נאלץ </w:t>
      </w:r>
      <w:r w:rsidR="000E45EA">
        <w:rPr>
          <w:rFonts w:hint="cs"/>
          <w:rtl/>
        </w:rPr>
        <w:t>להחזיק את זרוע</w:t>
      </w:r>
      <w:r w:rsidR="00FE76E0">
        <w:rPr>
          <w:rFonts w:hint="cs"/>
          <w:rtl/>
        </w:rPr>
        <w:t>ו</w:t>
      </w:r>
      <w:r w:rsidR="000E45EA">
        <w:rPr>
          <w:rFonts w:hint="cs"/>
          <w:rtl/>
        </w:rPr>
        <w:t xml:space="preserve"> המקועקעת למשך זמן ממושך בתנוחות ש</w:t>
      </w:r>
      <w:r w:rsidR="0063732D">
        <w:rPr>
          <w:rFonts w:hint="cs"/>
          <w:rtl/>
        </w:rPr>
        <w:t>מתחו את</w:t>
      </w:r>
      <w:r w:rsidR="000E45EA">
        <w:rPr>
          <w:rFonts w:hint="cs"/>
          <w:rtl/>
        </w:rPr>
        <w:t xml:space="preserve"> </w:t>
      </w:r>
      <w:r w:rsidR="0063732D">
        <w:rPr>
          <w:rFonts w:hint="cs"/>
          <w:rtl/>
        </w:rPr>
        <w:t>ה</w:t>
      </w:r>
      <w:r w:rsidR="000E45EA">
        <w:rPr>
          <w:rFonts w:hint="cs"/>
          <w:rtl/>
        </w:rPr>
        <w:t>עור השרוף</w:t>
      </w:r>
      <w:r w:rsidR="0063732D">
        <w:rPr>
          <w:rFonts w:hint="cs"/>
          <w:rtl/>
        </w:rPr>
        <w:t xml:space="preserve"> ול</w:t>
      </w:r>
      <w:r w:rsidR="00662501">
        <w:rPr>
          <w:rFonts w:hint="cs"/>
          <w:rtl/>
        </w:rPr>
        <w:t>עיתים</w:t>
      </w:r>
      <w:r w:rsidR="0063732D">
        <w:rPr>
          <w:rFonts w:hint="cs"/>
          <w:rtl/>
        </w:rPr>
        <w:t xml:space="preserve"> הוא מצמץ בעיניו, לפעמים שכח לפקוח אותן</w:t>
      </w:r>
      <w:r w:rsidR="00065B7F">
        <w:rPr>
          <w:rFonts w:hint="cs"/>
          <w:rtl/>
        </w:rPr>
        <w:t>,</w:t>
      </w:r>
      <w:r w:rsidR="00065B7F" w:rsidRPr="00065B7F">
        <w:rPr>
          <w:rFonts w:hint="cs"/>
          <w:rtl/>
        </w:rPr>
        <w:t xml:space="preserve"> </w:t>
      </w:r>
      <w:r w:rsidR="00065B7F">
        <w:rPr>
          <w:rFonts w:hint="cs"/>
          <w:rtl/>
        </w:rPr>
        <w:t>השידה בסגנון המלכה אן לא הצחיקה אותו באותו יום.</w:t>
      </w:r>
    </w:p>
    <w:p w14:paraId="52BAD18D" w14:textId="410578AC" w:rsidR="008B3C30" w:rsidRDefault="00910EE4" w:rsidP="00D14FCA">
      <w:pPr>
        <w:rPr>
          <w:rtl/>
        </w:rPr>
      </w:pPr>
      <w:bookmarkStart w:id="244" w:name="_Hlk511106822"/>
      <w:r w:rsidRPr="00B7685A">
        <w:rPr>
          <w:rFonts w:hint="eastAsia"/>
          <w:rtl/>
        </w:rPr>
        <w:t>הוא</w:t>
      </w:r>
      <w:r w:rsidRPr="00B7685A">
        <w:rPr>
          <w:rtl/>
        </w:rPr>
        <w:t xml:space="preserve"> </w:t>
      </w:r>
      <w:r w:rsidRPr="00B7685A">
        <w:rPr>
          <w:rFonts w:hint="eastAsia"/>
          <w:rtl/>
        </w:rPr>
        <w:t>לא</w:t>
      </w:r>
      <w:r w:rsidRPr="00B7685A">
        <w:rPr>
          <w:rtl/>
        </w:rPr>
        <w:t xml:space="preserve"> </w:t>
      </w:r>
      <w:r w:rsidRPr="00B7685A">
        <w:rPr>
          <w:rFonts w:hint="eastAsia"/>
          <w:rtl/>
        </w:rPr>
        <w:t>הבחין</w:t>
      </w:r>
      <w:r w:rsidRPr="00B7685A">
        <w:rPr>
          <w:rtl/>
        </w:rPr>
        <w:t xml:space="preserve"> </w:t>
      </w:r>
      <w:r w:rsidRPr="00B7685A">
        <w:rPr>
          <w:rFonts w:hint="eastAsia"/>
          <w:rtl/>
        </w:rPr>
        <w:t>בקהל</w:t>
      </w:r>
      <w:r w:rsidRPr="00B7685A">
        <w:rPr>
          <w:rtl/>
        </w:rPr>
        <w:t xml:space="preserve"> </w:t>
      </w:r>
      <w:r w:rsidRPr="00B7685A">
        <w:rPr>
          <w:rFonts w:hint="eastAsia"/>
          <w:rtl/>
        </w:rPr>
        <w:t>הקטן</w:t>
      </w:r>
      <w:r w:rsidRPr="00B7685A">
        <w:rPr>
          <w:rtl/>
        </w:rPr>
        <w:t xml:space="preserve"> </w:t>
      </w:r>
      <w:r w:rsidRPr="00B7685A">
        <w:rPr>
          <w:rFonts w:hint="eastAsia"/>
          <w:rtl/>
        </w:rPr>
        <w:t>שצפה</w:t>
      </w:r>
      <w:r w:rsidRPr="00B7685A">
        <w:rPr>
          <w:rtl/>
        </w:rPr>
        <w:t xml:space="preserve"> </w:t>
      </w:r>
      <w:r w:rsidRPr="00B7685A">
        <w:rPr>
          <w:rFonts w:hint="eastAsia"/>
          <w:rtl/>
        </w:rPr>
        <w:t>ב</w:t>
      </w:r>
      <w:r w:rsidR="00AF675F">
        <w:rPr>
          <w:rFonts w:hint="cs"/>
          <w:rtl/>
        </w:rPr>
        <w:t>אי</w:t>
      </w:r>
      <w:r w:rsidR="008C73F5">
        <w:rPr>
          <w:rFonts w:hint="cs"/>
          <w:rtl/>
        </w:rPr>
        <w:t>ר</w:t>
      </w:r>
      <w:r w:rsidR="00AF675F">
        <w:rPr>
          <w:rFonts w:hint="cs"/>
          <w:rtl/>
        </w:rPr>
        <w:t>ו</w:t>
      </w:r>
      <w:r w:rsidR="008C73F5">
        <w:rPr>
          <w:rFonts w:hint="cs"/>
          <w:rtl/>
        </w:rPr>
        <w:t>ע</w:t>
      </w:r>
      <w:r w:rsidRPr="00B7685A">
        <w:rPr>
          <w:rtl/>
        </w:rPr>
        <w:t xml:space="preserve">, </w:t>
      </w:r>
      <w:r w:rsidRPr="00B7685A">
        <w:rPr>
          <w:rFonts w:hint="eastAsia"/>
          <w:rtl/>
        </w:rPr>
        <w:t>וביניהם</w:t>
      </w:r>
      <w:r w:rsidRPr="00B7685A">
        <w:rPr>
          <w:rtl/>
        </w:rPr>
        <w:t xml:space="preserve"> </w:t>
      </w:r>
      <w:r w:rsidR="00E444F7">
        <w:rPr>
          <w:rFonts w:hint="cs"/>
          <w:rtl/>
        </w:rPr>
        <w:t>[</w:t>
      </w:r>
      <w:r w:rsidRPr="00B7685A">
        <w:rPr>
          <w:rFonts w:hint="eastAsia"/>
          <w:rtl/>
        </w:rPr>
        <w:t>שני</w:t>
      </w:r>
      <w:r w:rsidRPr="00B7685A">
        <w:rPr>
          <w:rtl/>
        </w:rPr>
        <w:t xml:space="preserve"> </w:t>
      </w:r>
      <w:r w:rsidRPr="00B7685A">
        <w:rPr>
          <w:rFonts w:hint="eastAsia"/>
          <w:rtl/>
        </w:rPr>
        <w:t>אלו</w:t>
      </w:r>
      <w:r w:rsidRPr="00B7685A">
        <w:rPr>
          <w:rtl/>
        </w:rPr>
        <w:t xml:space="preserve"> </w:t>
      </w:r>
      <w:r w:rsidRPr="00B7685A">
        <w:rPr>
          <w:rFonts w:hint="eastAsia"/>
          <w:rtl/>
        </w:rPr>
        <w:t>שעקבו</w:t>
      </w:r>
      <w:r w:rsidRPr="00B7685A">
        <w:rPr>
          <w:rtl/>
        </w:rPr>
        <w:t xml:space="preserve"> </w:t>
      </w:r>
      <w:r w:rsidRPr="00B7685A">
        <w:rPr>
          <w:rFonts w:hint="eastAsia"/>
          <w:rtl/>
        </w:rPr>
        <w:t>אחריו</w:t>
      </w:r>
      <w:r w:rsidRPr="00B7685A">
        <w:rPr>
          <w:rtl/>
        </w:rPr>
        <w:t xml:space="preserve"> </w:t>
      </w:r>
      <w:r w:rsidRPr="00B7685A">
        <w:rPr>
          <w:rFonts w:hint="eastAsia"/>
          <w:rtl/>
        </w:rPr>
        <w:t>בערב</w:t>
      </w:r>
      <w:r w:rsidRPr="00B7685A">
        <w:rPr>
          <w:rtl/>
        </w:rPr>
        <w:t xml:space="preserve"> </w:t>
      </w:r>
      <w:r w:rsidRPr="00B7685A">
        <w:rPr>
          <w:rFonts w:hint="eastAsia"/>
          <w:rtl/>
        </w:rPr>
        <w:t>הקודם</w:t>
      </w:r>
      <w:r w:rsidR="000E45EA" w:rsidRPr="00B7685A">
        <w:rPr>
          <w:rtl/>
        </w:rPr>
        <w:t>.</w:t>
      </w:r>
      <w:r w:rsidR="00662501" w:rsidRPr="00B7685A">
        <w:rPr>
          <w:rtl/>
        </w:rPr>
        <w:t xml:space="preserve"> </w:t>
      </w:r>
      <w:r w:rsidR="008B3C30" w:rsidRPr="00B7685A">
        <w:rPr>
          <w:rFonts w:cs="Times New Roman"/>
          <w:rtl/>
        </w:rPr>
        <w:t xml:space="preserve">גם הפעם לא נמצא </w:t>
      </w:r>
      <w:r w:rsidR="008B3C30">
        <w:rPr>
          <w:rFonts w:cs="Times New Roman" w:hint="cs"/>
          <w:rtl/>
        </w:rPr>
        <w:t xml:space="preserve">בהם </w:t>
      </w:r>
      <w:r w:rsidR="008B3C30" w:rsidRPr="00B7685A">
        <w:rPr>
          <w:rFonts w:cs="Times New Roman" w:hint="eastAsia"/>
          <w:rtl/>
        </w:rPr>
        <w:t>לקוח</w:t>
      </w:r>
      <w:r w:rsidR="008B3C30" w:rsidRPr="00B7685A">
        <w:rPr>
          <w:rFonts w:cs="Times New Roman"/>
          <w:rtl/>
        </w:rPr>
        <w:t xml:space="preserve"> שיימחה נגד השינוי ב</w:t>
      </w:r>
      <w:r w:rsidR="00C45B28">
        <w:rPr>
          <w:rFonts w:cs="Times New Roman"/>
          <w:rtl/>
        </w:rPr>
        <w:t>תוכני</w:t>
      </w:r>
      <w:r w:rsidR="008B3C30" w:rsidRPr="00B7685A">
        <w:rPr>
          <w:rFonts w:cs="Times New Roman"/>
          <w:rtl/>
        </w:rPr>
        <w:t>ות.</w:t>
      </w:r>
      <w:r w:rsidR="00E444F7">
        <w:rPr>
          <w:rFonts w:cs="Times New Roman" w:hint="cs"/>
          <w:rtl/>
        </w:rPr>
        <w:t>]</w:t>
      </w:r>
      <w:r w:rsidR="008B3C30">
        <w:rPr>
          <w:rFonts w:cs="Times New Roman" w:hint="cs"/>
          <w:rtl/>
        </w:rPr>
        <w:t xml:space="preserve"> </w:t>
      </w:r>
      <w:r w:rsidR="008C73F5">
        <w:rPr>
          <w:rFonts w:hint="cs"/>
          <w:rtl/>
        </w:rPr>
        <w:t>בעל-</w:t>
      </w:r>
      <w:r w:rsidR="00D14FCA" w:rsidRPr="00B7685A">
        <w:rPr>
          <w:rtl/>
        </w:rPr>
        <w:t>השד</w:t>
      </w:r>
      <w:r w:rsidR="008C73F5">
        <w:rPr>
          <w:rFonts w:hint="cs"/>
          <w:rtl/>
        </w:rPr>
        <w:t>,</w:t>
      </w:r>
      <w:r w:rsidR="00D14FCA" w:rsidRPr="00B7685A">
        <w:rPr>
          <w:rtl/>
        </w:rPr>
        <w:t xml:space="preserve"> </w:t>
      </w:r>
      <w:r w:rsidR="009A6E90">
        <w:rPr>
          <w:rFonts w:hint="cs"/>
          <w:rtl/>
        </w:rPr>
        <w:t>ש</w:t>
      </w:r>
      <w:r w:rsidR="00D14FCA" w:rsidRPr="00B7685A">
        <w:rPr>
          <w:rtl/>
        </w:rPr>
        <w:t xml:space="preserve">קיבל מקום של כבוד </w:t>
      </w:r>
      <w:r w:rsidR="00C55367">
        <w:rPr>
          <w:rFonts w:hint="cs"/>
          <w:rtl/>
        </w:rPr>
        <w:t>ש</w:t>
      </w:r>
      <w:r w:rsidR="00D14FCA" w:rsidRPr="00B7685A">
        <w:rPr>
          <w:rtl/>
        </w:rPr>
        <w:t>ממנו השקיף מקרוב על גופו של אלכס</w:t>
      </w:r>
      <w:r w:rsidR="009A6E90">
        <w:rPr>
          <w:rFonts w:hint="cs"/>
          <w:rtl/>
        </w:rPr>
        <w:t>,</w:t>
      </w:r>
      <w:r w:rsidR="00D14FCA" w:rsidRPr="00B7685A">
        <w:rPr>
          <w:rtl/>
        </w:rPr>
        <w:t xml:space="preserve"> </w:t>
      </w:r>
      <w:r w:rsidR="00D32653">
        <w:rPr>
          <w:rFonts w:hint="cs"/>
          <w:rtl/>
        </w:rPr>
        <w:t>ו</w:t>
      </w:r>
      <w:r w:rsidR="00D14FCA" w:rsidRPr="00B7685A">
        <w:rPr>
          <w:rtl/>
        </w:rPr>
        <w:t>נשימות</w:t>
      </w:r>
      <w:r w:rsidR="00D32653">
        <w:rPr>
          <w:rFonts w:hint="cs"/>
          <w:rtl/>
        </w:rPr>
        <w:t xml:space="preserve">יו </w:t>
      </w:r>
      <w:r w:rsidR="00D14FCA" w:rsidRPr="00B7685A">
        <w:rPr>
          <w:rtl/>
        </w:rPr>
        <w:t xml:space="preserve">כבדות וארוכות. </w:t>
      </w:r>
    </w:p>
    <w:p w14:paraId="391420E4" w14:textId="1D1AA0FA" w:rsidR="000755B2" w:rsidRDefault="008B3C30" w:rsidP="00D14FCA">
      <w:pPr>
        <w:rPr>
          <w:rtl/>
        </w:rPr>
      </w:pPr>
      <w:r>
        <w:rPr>
          <w:rFonts w:hint="cs"/>
          <w:rtl/>
        </w:rPr>
        <w:lastRenderedPageBreak/>
        <w:t xml:space="preserve">זה היה </w:t>
      </w:r>
      <w:r w:rsidR="00D1166D" w:rsidRPr="00B7685A">
        <w:rPr>
          <w:rFonts w:hint="cs"/>
          <w:rtl/>
        </w:rPr>
        <w:t>קעקוע יקר</w:t>
      </w:r>
      <w:r w:rsidR="00E567A7">
        <w:rPr>
          <w:rFonts w:hint="cs"/>
          <w:rtl/>
        </w:rPr>
        <w:t xml:space="preserve"> מאוד,</w:t>
      </w:r>
      <w:r w:rsidR="00D1166D" w:rsidRPr="00B7685A">
        <w:rPr>
          <w:rFonts w:hint="cs"/>
          <w:rtl/>
        </w:rPr>
        <w:t xml:space="preserve"> </w:t>
      </w:r>
      <w:r w:rsidR="00F417F4">
        <w:rPr>
          <w:rFonts w:hint="cs"/>
          <w:rtl/>
        </w:rPr>
        <w:t>הסכום הסופי היה שקול</w:t>
      </w:r>
      <w:r w:rsidR="00F417F4" w:rsidRPr="00B7685A">
        <w:rPr>
          <w:rFonts w:hint="cs"/>
          <w:rtl/>
        </w:rPr>
        <w:t xml:space="preserve"> </w:t>
      </w:r>
      <w:r w:rsidR="00F417F4">
        <w:rPr>
          <w:rFonts w:hint="cs"/>
          <w:rtl/>
        </w:rPr>
        <w:t>ל</w:t>
      </w:r>
      <w:r w:rsidR="00F417F4" w:rsidRPr="00B7685A">
        <w:rPr>
          <w:rFonts w:hint="cs"/>
          <w:rtl/>
        </w:rPr>
        <w:t xml:space="preserve">שכר הלימוד </w:t>
      </w:r>
      <w:r w:rsidR="00AF675F">
        <w:rPr>
          <w:rFonts w:hint="cs"/>
          <w:rtl/>
        </w:rPr>
        <w:t>ל</w:t>
      </w:r>
      <w:r w:rsidR="00F417F4" w:rsidRPr="00B7685A">
        <w:rPr>
          <w:rFonts w:hint="cs"/>
          <w:rtl/>
        </w:rPr>
        <w:t xml:space="preserve">תואר ראשון באוניברסיטה </w:t>
      </w:r>
      <w:r w:rsidR="00D60AB1" w:rsidRPr="00D60AB1">
        <w:rPr>
          <w:rFonts w:cs="Times New Roman"/>
          <w:rtl/>
        </w:rPr>
        <w:t>נבחרת</w:t>
      </w:r>
      <w:r w:rsidR="00F417F4">
        <w:rPr>
          <w:rFonts w:hint="cs"/>
          <w:rtl/>
        </w:rPr>
        <w:t xml:space="preserve">, </w:t>
      </w:r>
      <w:r w:rsidR="005817AF">
        <w:rPr>
          <w:rFonts w:hint="cs"/>
          <w:rtl/>
        </w:rPr>
        <w:t>ו</w:t>
      </w:r>
      <w:r w:rsidR="00F417F4">
        <w:rPr>
          <w:rFonts w:hint="cs"/>
          <w:rtl/>
        </w:rPr>
        <w:t>בעל-</w:t>
      </w:r>
      <w:r w:rsidR="005817AF">
        <w:rPr>
          <w:rFonts w:hint="cs"/>
          <w:rtl/>
        </w:rPr>
        <w:t>השד</w:t>
      </w:r>
      <w:r w:rsidR="005B4D83">
        <w:rPr>
          <w:rFonts w:hint="cs"/>
          <w:rtl/>
        </w:rPr>
        <w:t xml:space="preserve"> </w:t>
      </w:r>
      <w:r w:rsidR="00D1166D" w:rsidRPr="00B7685A">
        <w:rPr>
          <w:rFonts w:hint="cs"/>
          <w:rtl/>
        </w:rPr>
        <w:t xml:space="preserve">שילם </w:t>
      </w:r>
      <w:r w:rsidR="005817AF">
        <w:rPr>
          <w:rFonts w:hint="cs"/>
          <w:rtl/>
        </w:rPr>
        <w:t>במזומן וביד רחבה</w:t>
      </w:r>
      <w:r w:rsidR="00D32653">
        <w:rPr>
          <w:rFonts w:hint="cs"/>
          <w:rtl/>
        </w:rPr>
        <w:t>.</w:t>
      </w:r>
      <w:r w:rsidR="00D1166D" w:rsidRPr="00B7685A">
        <w:rPr>
          <w:rFonts w:hint="cs"/>
          <w:rtl/>
        </w:rPr>
        <w:t xml:space="preserve">. </w:t>
      </w:r>
      <w:r w:rsidR="00B7685A" w:rsidRPr="00B7685A">
        <w:rPr>
          <w:rFonts w:cs="Times New Roman"/>
          <w:rtl/>
        </w:rPr>
        <w:t>הוא היה יכול להשתמש בכסף ה</w:t>
      </w:r>
      <w:r>
        <w:rPr>
          <w:rFonts w:cs="Times New Roman" w:hint="cs"/>
          <w:rtl/>
        </w:rPr>
        <w:t>זה</w:t>
      </w:r>
      <w:r w:rsidR="00B7685A" w:rsidRPr="00B7685A">
        <w:rPr>
          <w:rFonts w:cs="Times New Roman"/>
          <w:rtl/>
        </w:rPr>
        <w:t xml:space="preserve"> לשלוח מישהו, לא את אלכס אלא אולי את אחיו, ללמוד </w:t>
      </w:r>
      <w:bookmarkStart w:id="245" w:name="_Hlk529455313"/>
      <w:r w:rsidR="00882C65" w:rsidRPr="00882C65">
        <w:rPr>
          <w:rFonts w:cs="Times New Roman"/>
          <w:rtl/>
        </w:rPr>
        <w:t xml:space="preserve">לוגיקה </w:t>
      </w:r>
      <w:r w:rsidR="00AF675F" w:rsidRPr="00AF675F">
        <w:rPr>
          <w:rFonts w:cs="Times New Roman"/>
          <w:rtl/>
        </w:rPr>
        <w:t>במוסד אקדמי יוקרתי</w:t>
      </w:r>
      <w:r w:rsidR="00882C65" w:rsidRPr="00882C65">
        <w:rPr>
          <w:rFonts w:cs="Times New Roman"/>
          <w:rtl/>
        </w:rPr>
        <w:t>, ללמוד את</w:t>
      </w:r>
      <w:r w:rsidR="00A31010">
        <w:rPr>
          <w:rFonts w:cs="Times New Roman" w:hint="cs"/>
          <w:rtl/>
        </w:rPr>
        <w:t xml:space="preserve"> </w:t>
      </w:r>
      <w:r w:rsidR="00AC2FF0">
        <w:rPr>
          <w:rFonts w:cs="Times New Roman" w:hint="cs"/>
          <w:rtl/>
        </w:rPr>
        <w:t>תורת הקבוצות הנאיבית ותורת הקבוצות ה</w:t>
      </w:r>
      <w:r w:rsidR="00BC7A99">
        <w:rPr>
          <w:rFonts w:cs="Times New Roman" w:hint="cs"/>
          <w:rtl/>
        </w:rPr>
        <w:t>אקסיומ</w:t>
      </w:r>
      <w:r w:rsidR="00AC2FF0">
        <w:rPr>
          <w:rFonts w:cs="Times New Roman" w:hint="cs"/>
          <w:rtl/>
        </w:rPr>
        <w:t>טית,</w:t>
      </w:r>
      <w:bookmarkEnd w:id="245"/>
      <w:r w:rsidR="00AC2FF0">
        <w:rPr>
          <w:rFonts w:cs="Times New Roman" w:hint="cs"/>
          <w:rtl/>
        </w:rPr>
        <w:t xml:space="preserve"> </w:t>
      </w:r>
      <w:r w:rsidR="00A31010">
        <w:rPr>
          <w:rFonts w:cs="Times New Roman" w:hint="cs"/>
          <w:rtl/>
        </w:rPr>
        <w:t>[</w:t>
      </w:r>
      <w:r w:rsidR="00AC2FF0">
        <w:rPr>
          <w:rFonts w:cs="Times New Roman" w:hint="cs"/>
          <w:rtl/>
        </w:rPr>
        <w:t xml:space="preserve">טופולוגיה </w:t>
      </w:r>
      <w:r w:rsidR="00EA7D35">
        <w:rPr>
          <w:rFonts w:cs="Times New Roman" w:hint="cs"/>
          <w:rtl/>
        </w:rPr>
        <w:t>אלגברית וגיאומטריה אריתמטית</w:t>
      </w:r>
      <w:r w:rsidR="00B7685A" w:rsidRPr="00B7685A">
        <w:rPr>
          <w:rFonts w:cs="Times New Roman"/>
          <w:rtl/>
        </w:rPr>
        <w:t xml:space="preserve"> </w:t>
      </w:r>
      <w:r w:rsidR="00C17AB5" w:rsidRPr="00C17AB5">
        <w:rPr>
          <w:rFonts w:cs="Times New Roman"/>
          <w:rtl/>
        </w:rPr>
        <w:t xml:space="preserve">אקסיומת הבחירה, משפט הסדר הטוב </w:t>
      </w:r>
      <w:r w:rsidR="00C17AB5">
        <w:rPr>
          <w:rFonts w:cs="Times New Roman" w:hint="cs"/>
          <w:rtl/>
        </w:rPr>
        <w:t>ו</w:t>
      </w:r>
      <w:r w:rsidR="00C17AB5" w:rsidRPr="00C17AB5">
        <w:rPr>
          <w:rFonts w:cs="Times New Roman"/>
          <w:rtl/>
        </w:rPr>
        <w:t>השערת הרצף המוכללת</w:t>
      </w:r>
      <w:r w:rsidR="005817AF">
        <w:rPr>
          <w:rFonts w:cs="Times New Roman" w:hint="cs"/>
          <w:rtl/>
        </w:rPr>
        <w:t xml:space="preserve"> (וזה רק קצה קצהו של חומר הלימוד </w:t>
      </w:r>
      <w:r w:rsidR="005817AF">
        <w:rPr>
          <w:rFonts w:cs="Times New Roman"/>
          <w:rtl/>
        </w:rPr>
        <w:t>–</w:t>
      </w:r>
      <w:r w:rsidR="005817AF">
        <w:rPr>
          <w:rFonts w:cs="Times New Roman" w:hint="cs"/>
          <w:rtl/>
        </w:rPr>
        <w:t xml:space="preserve"> אולי עבור קצה זנבו של הדרקון)</w:t>
      </w:r>
      <w:r w:rsidR="00D32653">
        <w:rPr>
          <w:rFonts w:cs="Times New Roman" w:hint="cs"/>
          <w:rtl/>
        </w:rPr>
        <w:t>]</w:t>
      </w:r>
      <w:r w:rsidR="00C17AB5">
        <w:rPr>
          <w:rFonts w:cs="Times New Roman" w:hint="cs"/>
          <w:rtl/>
        </w:rPr>
        <w:t>,</w:t>
      </w:r>
      <w:r w:rsidR="00B7685A" w:rsidRPr="00B7685A">
        <w:rPr>
          <w:rFonts w:cs="Times New Roman"/>
          <w:rtl/>
        </w:rPr>
        <w:t xml:space="preserve"> אבל במקום זה הוא שילם </w:t>
      </w:r>
      <w:r w:rsidR="00C17AB5">
        <w:rPr>
          <w:rFonts w:cs="Times New Roman" w:hint="cs"/>
          <w:rtl/>
        </w:rPr>
        <w:t xml:space="preserve">כדי </w:t>
      </w:r>
      <w:r w:rsidR="00B7685A" w:rsidRPr="00B7685A">
        <w:rPr>
          <w:rFonts w:cs="Times New Roman"/>
          <w:rtl/>
        </w:rPr>
        <w:t>לראות את ה</w:t>
      </w:r>
      <w:r w:rsidR="00AF675F" w:rsidRPr="00AF675F">
        <w:rPr>
          <w:rFonts w:cs="Times New Roman"/>
          <w:rtl/>
        </w:rPr>
        <w:t>יצירה הנחרטת</w:t>
      </w:r>
      <w:r w:rsidR="00B7685A" w:rsidRPr="00B7685A">
        <w:rPr>
          <w:rFonts w:cs="Times New Roman"/>
          <w:rtl/>
        </w:rPr>
        <w:t xml:space="preserve">, את העור </w:t>
      </w:r>
      <w:r w:rsidR="005817AF">
        <w:rPr>
          <w:rFonts w:cs="Times New Roman" w:hint="cs"/>
          <w:rtl/>
        </w:rPr>
        <w:t>ה</w:t>
      </w:r>
      <w:r w:rsidR="00B7685A" w:rsidRPr="00B7685A">
        <w:rPr>
          <w:rFonts w:cs="Times New Roman"/>
          <w:rtl/>
        </w:rPr>
        <w:t xml:space="preserve">משחיר, את הילד </w:t>
      </w:r>
      <w:r w:rsidR="005817AF">
        <w:rPr>
          <w:rFonts w:cs="Times New Roman" w:hint="cs"/>
          <w:rtl/>
        </w:rPr>
        <w:t>ה</w:t>
      </w:r>
      <w:r>
        <w:rPr>
          <w:rFonts w:cs="Times New Roman" w:hint="cs"/>
          <w:rtl/>
        </w:rPr>
        <w:t>מ</w:t>
      </w:r>
      <w:r w:rsidR="00482CD2">
        <w:rPr>
          <w:rFonts w:cs="Times New Roman" w:hint="cs"/>
          <w:rtl/>
        </w:rPr>
        <w:t>ו</w:t>
      </w:r>
      <w:r>
        <w:rPr>
          <w:rFonts w:cs="Times New Roman" w:hint="cs"/>
          <w:rtl/>
        </w:rPr>
        <w:t>טבע [</w:t>
      </w:r>
      <w:r w:rsidR="00B7685A" w:rsidRPr="00B7685A">
        <w:t>branded</w:t>
      </w:r>
      <w:r>
        <w:rPr>
          <w:rFonts w:hint="cs"/>
          <w:rtl/>
        </w:rPr>
        <w:t>]</w:t>
      </w:r>
      <w:r w:rsidR="00B7685A" w:rsidRPr="00B7685A">
        <w:rPr>
          <w:rFonts w:cs="Times New Roman"/>
          <w:rtl/>
        </w:rPr>
        <w:t>.</w:t>
      </w:r>
      <w:r w:rsidR="00B7685A">
        <w:rPr>
          <w:rFonts w:cs="Times New Roman" w:hint="cs"/>
          <w:rtl/>
        </w:rPr>
        <w:t xml:space="preserve"> </w:t>
      </w:r>
    </w:p>
    <w:bookmarkEnd w:id="244"/>
    <w:p w14:paraId="73724A0B" w14:textId="63AAD54B" w:rsidR="004627AB" w:rsidRDefault="00656515" w:rsidP="003E0B39">
      <w:pPr>
        <w:rPr>
          <w:rtl/>
        </w:rPr>
      </w:pPr>
      <w:r>
        <w:rPr>
          <w:rFonts w:hint="cs"/>
          <w:rtl/>
        </w:rPr>
        <w:t>המתלמד עמל יום תמים</w:t>
      </w:r>
      <w:r w:rsidR="00731671">
        <w:rPr>
          <w:rFonts w:hint="cs"/>
          <w:rtl/>
        </w:rPr>
        <w:t xml:space="preserve"> על ה</w:t>
      </w:r>
      <w:r w:rsidR="0063732D">
        <w:rPr>
          <w:rFonts w:hint="cs"/>
          <w:rtl/>
        </w:rPr>
        <w:t>קאקושיבורי, ה</w:t>
      </w:r>
      <w:r w:rsidR="00731671">
        <w:rPr>
          <w:rFonts w:hint="cs"/>
          <w:rtl/>
        </w:rPr>
        <w:t xml:space="preserve">ציור הפנימי </w:t>
      </w:r>
      <w:r>
        <w:rPr>
          <w:rFonts w:hint="cs"/>
          <w:rtl/>
        </w:rPr>
        <w:t xml:space="preserve">של הדרקון, פיתולי </w:t>
      </w:r>
      <w:r w:rsidR="00DA0A5B">
        <w:rPr>
          <w:rFonts w:hint="cs"/>
          <w:rtl/>
        </w:rPr>
        <w:t xml:space="preserve">זנבו </w:t>
      </w:r>
      <w:r w:rsidR="000A3F1C">
        <w:rPr>
          <w:rFonts w:hint="cs"/>
          <w:rtl/>
        </w:rPr>
        <w:t xml:space="preserve">המחודד </w:t>
      </w:r>
      <w:r w:rsidR="00DA0A5B">
        <w:rPr>
          <w:rFonts w:hint="cs"/>
          <w:rtl/>
        </w:rPr>
        <w:t>והלהב</w:t>
      </w:r>
      <w:r>
        <w:rPr>
          <w:rFonts w:hint="cs"/>
          <w:rtl/>
        </w:rPr>
        <w:t>ות</w:t>
      </w:r>
      <w:r w:rsidR="00DA0A5B">
        <w:rPr>
          <w:rFonts w:hint="cs"/>
          <w:rtl/>
        </w:rPr>
        <w:t xml:space="preserve"> שעל</w:t>
      </w:r>
      <w:r>
        <w:rPr>
          <w:rFonts w:hint="cs"/>
          <w:rtl/>
        </w:rPr>
        <w:t>ו</w:t>
      </w:r>
      <w:r w:rsidR="00DA0A5B">
        <w:rPr>
          <w:rFonts w:hint="cs"/>
          <w:rtl/>
        </w:rPr>
        <w:t xml:space="preserve"> מנחיריו והברקים שפרצו </w:t>
      </w:r>
      <w:r w:rsidR="000A3F1C">
        <w:rPr>
          <w:rFonts w:hint="cs"/>
          <w:rtl/>
        </w:rPr>
        <w:t>מ</w:t>
      </w:r>
      <w:r w:rsidR="00DA0A5B">
        <w:rPr>
          <w:rFonts w:hint="cs"/>
          <w:rtl/>
        </w:rPr>
        <w:t>שריונו</w:t>
      </w:r>
      <w:r w:rsidR="003E0B39">
        <w:rPr>
          <w:rFonts w:hint="cs"/>
          <w:rtl/>
        </w:rPr>
        <w:t>.</w:t>
      </w:r>
      <w:r w:rsidR="00DA0A5B">
        <w:rPr>
          <w:rFonts w:hint="cs"/>
          <w:rtl/>
        </w:rPr>
        <w:t xml:space="preserve"> </w:t>
      </w:r>
      <w:r w:rsidR="00730202">
        <w:rPr>
          <w:rFonts w:hint="cs"/>
          <w:rtl/>
        </w:rPr>
        <w:t>שצף</w:t>
      </w:r>
      <w:r w:rsidR="00963284">
        <w:rPr>
          <w:rFonts w:hint="cs"/>
          <w:rtl/>
        </w:rPr>
        <w:t xml:space="preserve"> </w:t>
      </w:r>
      <w:r w:rsidR="00730202">
        <w:rPr>
          <w:rFonts w:hint="cs"/>
          <w:rtl/>
        </w:rPr>
        <w:t xml:space="preserve">גלים על הריסות </w:t>
      </w:r>
      <w:r w:rsidR="00A73941">
        <w:rPr>
          <w:rFonts w:hint="cs"/>
          <w:rtl/>
        </w:rPr>
        <w:t>משכנו</w:t>
      </w:r>
      <w:r w:rsidR="00730202">
        <w:rPr>
          <w:rFonts w:hint="cs"/>
          <w:rtl/>
        </w:rPr>
        <w:t xml:space="preserve">, </w:t>
      </w:r>
      <w:r w:rsidR="00DA0A5B">
        <w:rPr>
          <w:rFonts w:hint="cs"/>
          <w:rtl/>
        </w:rPr>
        <w:t>ס</w:t>
      </w:r>
      <w:r>
        <w:rPr>
          <w:rFonts w:hint="cs"/>
          <w:rtl/>
        </w:rPr>
        <w:t>ממ</w:t>
      </w:r>
      <w:r w:rsidR="00A73941">
        <w:rPr>
          <w:rFonts w:hint="cs"/>
          <w:rtl/>
        </w:rPr>
        <w:t xml:space="preserve">ני </w:t>
      </w:r>
      <w:r w:rsidR="00730202">
        <w:rPr>
          <w:rFonts w:hint="cs"/>
          <w:rtl/>
        </w:rPr>
        <w:t xml:space="preserve">משחית </w:t>
      </w:r>
      <w:r w:rsidR="00662501">
        <w:rPr>
          <w:rFonts w:hint="cs"/>
          <w:rtl/>
        </w:rPr>
        <w:t>אשר</w:t>
      </w:r>
      <w:r w:rsidR="00662501" w:rsidRPr="00662501">
        <w:rPr>
          <w:rFonts w:hint="cs"/>
          <w:rtl/>
        </w:rPr>
        <w:t xml:space="preserve"> </w:t>
      </w:r>
      <w:r w:rsidR="00DA0A5B">
        <w:rPr>
          <w:rFonts w:hint="cs"/>
          <w:rtl/>
        </w:rPr>
        <w:t>מח</w:t>
      </w:r>
      <w:r w:rsidR="00F417F4">
        <w:rPr>
          <w:rFonts w:hint="cs"/>
          <w:rtl/>
        </w:rPr>
        <w:t>צ</w:t>
      </w:r>
      <w:r w:rsidR="00DA0A5B">
        <w:rPr>
          <w:rFonts w:hint="cs"/>
          <w:rtl/>
        </w:rPr>
        <w:t>ו את ז</w:t>
      </w:r>
      <w:r w:rsidR="0063732D">
        <w:rPr>
          <w:rFonts w:hint="cs"/>
          <w:rtl/>
        </w:rPr>
        <w:t xml:space="preserve">עמו </w:t>
      </w:r>
      <w:r w:rsidR="003E0B39">
        <w:rPr>
          <w:rFonts w:hint="cs"/>
          <w:rtl/>
        </w:rPr>
        <w:t>ו</w:t>
      </w:r>
      <w:r w:rsidR="0063732D">
        <w:rPr>
          <w:rFonts w:hint="cs"/>
          <w:rtl/>
        </w:rPr>
        <w:t>נ</w:t>
      </w:r>
      <w:r w:rsidR="00C55367">
        <w:rPr>
          <w:rFonts w:hint="cs"/>
          <w:rtl/>
        </w:rPr>
        <w:t>י</w:t>
      </w:r>
      <w:r w:rsidR="0063732D">
        <w:rPr>
          <w:rFonts w:hint="cs"/>
          <w:rtl/>
        </w:rPr>
        <w:t>ת</w:t>
      </w:r>
      <w:r w:rsidR="00F417F4">
        <w:rPr>
          <w:rFonts w:hint="cs"/>
          <w:rtl/>
        </w:rPr>
        <w:t xml:space="preserve">צו </w:t>
      </w:r>
      <w:r w:rsidR="0063732D">
        <w:rPr>
          <w:rFonts w:hint="cs"/>
          <w:rtl/>
        </w:rPr>
        <w:t>את חרונו</w:t>
      </w:r>
      <w:r w:rsidR="003E0B39">
        <w:rPr>
          <w:rFonts w:hint="cs"/>
          <w:rtl/>
        </w:rPr>
        <w:t>,</w:t>
      </w:r>
      <w:r w:rsidR="0063732D">
        <w:rPr>
          <w:rFonts w:hint="cs"/>
          <w:rtl/>
        </w:rPr>
        <w:t xml:space="preserve"> ר</w:t>
      </w:r>
      <w:r w:rsidR="00F417F4">
        <w:rPr>
          <w:rFonts w:hint="cs"/>
          <w:rtl/>
        </w:rPr>
        <w:t>י</w:t>
      </w:r>
      <w:r w:rsidR="0063732D">
        <w:rPr>
          <w:rFonts w:hint="cs"/>
          <w:rtl/>
        </w:rPr>
        <w:t>סק</w:t>
      </w:r>
      <w:r w:rsidR="00F417F4">
        <w:rPr>
          <w:rFonts w:hint="cs"/>
          <w:rtl/>
        </w:rPr>
        <w:t>ו</w:t>
      </w:r>
      <w:r w:rsidR="003E0B39">
        <w:rPr>
          <w:rFonts w:hint="cs"/>
          <w:rtl/>
        </w:rPr>
        <w:t>,</w:t>
      </w:r>
      <w:r w:rsidR="000A3F1C">
        <w:rPr>
          <w:rFonts w:hint="cs"/>
          <w:rtl/>
        </w:rPr>
        <w:t xml:space="preserve"> </w:t>
      </w:r>
      <w:r w:rsidR="00DA0A5B">
        <w:rPr>
          <w:rFonts w:hint="cs"/>
          <w:rtl/>
        </w:rPr>
        <w:t>התי</w:t>
      </w:r>
      <w:r w:rsidR="00F417F4">
        <w:rPr>
          <w:rFonts w:hint="cs"/>
          <w:rtl/>
        </w:rPr>
        <w:t>כו</w:t>
      </w:r>
      <w:r w:rsidR="00DA0A5B">
        <w:rPr>
          <w:rFonts w:hint="cs"/>
          <w:rtl/>
        </w:rPr>
        <w:t xml:space="preserve"> </w:t>
      </w:r>
      <w:r w:rsidR="00F417F4">
        <w:rPr>
          <w:rFonts w:hint="cs"/>
          <w:rtl/>
        </w:rPr>
        <w:t>ו</w:t>
      </w:r>
      <w:r w:rsidR="00DA0A5B">
        <w:rPr>
          <w:rFonts w:hint="cs"/>
          <w:rtl/>
        </w:rPr>
        <w:t>א</w:t>
      </w:r>
      <w:r w:rsidR="00F417F4">
        <w:rPr>
          <w:rFonts w:hint="cs"/>
          <w:rtl/>
        </w:rPr>
        <w:t>יי</w:t>
      </w:r>
      <w:r w:rsidR="00DA0A5B">
        <w:rPr>
          <w:rFonts w:hint="cs"/>
          <w:rtl/>
        </w:rPr>
        <w:t xml:space="preserve">דו </w:t>
      </w:r>
      <w:r w:rsidR="00A73941">
        <w:rPr>
          <w:rFonts w:hint="cs"/>
          <w:rtl/>
        </w:rPr>
        <w:t>ב</w:t>
      </w:r>
      <w:r w:rsidR="00DA0A5B">
        <w:rPr>
          <w:rFonts w:hint="cs"/>
          <w:rtl/>
        </w:rPr>
        <w:t>עשן סמיך את חוסר קיומו.</w:t>
      </w:r>
    </w:p>
    <w:p w14:paraId="2026EC9B" w14:textId="7CF0874E" w:rsidR="000755B2" w:rsidRDefault="00845C33" w:rsidP="003E0B39">
      <w:pPr>
        <w:rPr>
          <w:rtl/>
        </w:rPr>
      </w:pPr>
      <w:r>
        <w:rPr>
          <w:rFonts w:hint="cs"/>
          <w:rtl/>
        </w:rPr>
        <w:t xml:space="preserve">[נניח 200 דולר לשעה וזה לקח 25 שעות </w:t>
      </w:r>
      <w:r w:rsidR="00065B7F">
        <w:rPr>
          <w:rtl/>
        </w:rPr>
        <w:t>–</w:t>
      </w:r>
      <w:r>
        <w:rPr>
          <w:rFonts w:hint="cs"/>
          <w:rtl/>
        </w:rPr>
        <w:t xml:space="preserve"> </w:t>
      </w:r>
      <w:r w:rsidR="00065B7F">
        <w:rPr>
          <w:rFonts w:hint="cs"/>
          <w:rtl/>
        </w:rPr>
        <w:t>5000 דולר.</w:t>
      </w:r>
    </w:p>
    <w:p w14:paraId="3283AE34" w14:textId="054BD2C9" w:rsidR="00065B7F" w:rsidRDefault="00EE3076" w:rsidP="003E0B39">
      <w:pPr>
        <w:rPr>
          <w:rFonts w:cs="Times New Roman"/>
          <w:rtl/>
        </w:rPr>
      </w:pPr>
      <w:hyperlink r:id="rId182" w:history="1">
        <w:r w:rsidR="008B3C30" w:rsidRPr="003B747C">
          <w:rPr>
            <w:rStyle w:val="Hyperlink"/>
          </w:rPr>
          <w:t>https://tokyocheapo.com/lifestyle/tips-on-getting-a-tattoo-in-japan</w:t>
        </w:r>
        <w:r w:rsidR="008B3C30" w:rsidRPr="003B747C">
          <w:rPr>
            <w:rStyle w:val="Hyperlink"/>
            <w:rFonts w:cs="Times New Roman"/>
            <w:rtl/>
          </w:rPr>
          <w:t>/</w:t>
        </w:r>
      </w:hyperlink>
    </w:p>
    <w:p w14:paraId="6FCB85E5" w14:textId="5C6E0079" w:rsidR="008B3C30" w:rsidRDefault="00EE3076" w:rsidP="003E0B39">
      <w:pPr>
        <w:rPr>
          <w:rStyle w:val="Hyperlink"/>
          <w:rtl/>
        </w:rPr>
      </w:pPr>
      <w:hyperlink r:id="rId183" w:history="1">
        <w:r w:rsidR="008B3C30" w:rsidRPr="008B3C30">
          <w:rPr>
            <w:rStyle w:val="Hyperlink"/>
            <w:rFonts w:hint="cs"/>
            <w:rtl/>
          </w:rPr>
          <w:t>לטבע בעור</w:t>
        </w:r>
      </w:hyperlink>
    </w:p>
    <w:p w14:paraId="75E21C4B" w14:textId="3C8B1368" w:rsidR="00845C33" w:rsidRDefault="00EE3076" w:rsidP="003E0B39">
      <w:pPr>
        <w:rPr>
          <w:rtl/>
        </w:rPr>
      </w:pPr>
      <w:hyperlink r:id="rId184" w:history="1">
        <w:r w:rsidR="00C17AB5" w:rsidRPr="00C17AB5">
          <w:rPr>
            <w:rStyle w:val="Hyperlink"/>
            <w:rFonts w:hint="cs"/>
            <w:rtl/>
          </w:rPr>
          <w:t>סילבוס של קורס בתורת הקבוצות</w:t>
        </w:r>
      </w:hyperlink>
      <w:r w:rsidR="00845C33">
        <w:rPr>
          <w:rFonts w:hint="cs"/>
          <w:rtl/>
        </w:rPr>
        <w:t>]</w:t>
      </w:r>
    </w:p>
    <w:p w14:paraId="5CF50E5C" w14:textId="77777777" w:rsidR="00065B7F" w:rsidRDefault="00065B7F" w:rsidP="003E0B39">
      <w:pPr>
        <w:rPr>
          <w:rtl/>
        </w:rPr>
      </w:pPr>
    </w:p>
    <w:p w14:paraId="3E07CBED" w14:textId="4F6436DD" w:rsidR="00D14FCA" w:rsidRPr="00CD067C" w:rsidRDefault="009A6E90" w:rsidP="00250000">
      <w:pPr>
        <w:rPr>
          <w:rtl/>
        </w:rPr>
      </w:pPr>
      <w:r>
        <w:rPr>
          <w:rFonts w:hint="cs"/>
          <w:rtl/>
        </w:rPr>
        <w:t>[</w:t>
      </w:r>
      <w:r w:rsidR="000755B2" w:rsidRPr="00B7685A">
        <w:rPr>
          <w:rFonts w:hint="eastAsia"/>
          <w:rtl/>
        </w:rPr>
        <w:t>בסוף</w:t>
      </w:r>
      <w:r w:rsidR="000755B2" w:rsidRPr="00B7685A">
        <w:rPr>
          <w:rtl/>
        </w:rPr>
        <w:t xml:space="preserve"> אותו יום, אלכס </w:t>
      </w:r>
      <w:r w:rsidR="000755B2" w:rsidRPr="00B7685A">
        <w:rPr>
          <w:rFonts w:hint="eastAsia"/>
          <w:rtl/>
        </w:rPr>
        <w:t>נאסף</w:t>
      </w:r>
      <w:r w:rsidR="000755B2" w:rsidRPr="00B7685A">
        <w:rPr>
          <w:rtl/>
        </w:rPr>
        <w:t xml:space="preserve"> מהדרגש </w:t>
      </w:r>
      <w:r w:rsidR="000655BB">
        <w:rPr>
          <w:rtl/>
        </w:rPr>
        <w:t>על ידי</w:t>
      </w:r>
      <w:r w:rsidR="000755B2" w:rsidRPr="00B7685A">
        <w:rPr>
          <w:rtl/>
        </w:rPr>
        <w:t xml:space="preserve"> שני אלו שעקבו אחריו, </w:t>
      </w:r>
      <w:r w:rsidR="00D14FCA" w:rsidRPr="00B7685A">
        <w:rPr>
          <w:rFonts w:hint="eastAsia"/>
          <w:rtl/>
        </w:rPr>
        <w:t>ולאחר</w:t>
      </w:r>
      <w:r w:rsidR="00D14FCA" w:rsidRPr="00B7685A">
        <w:rPr>
          <w:rtl/>
        </w:rPr>
        <w:t xml:space="preserve"> </w:t>
      </w:r>
      <w:r w:rsidR="00D14FCA" w:rsidRPr="00B7685A">
        <w:rPr>
          <w:rFonts w:hint="eastAsia"/>
          <w:rtl/>
        </w:rPr>
        <w:t>ש</w:t>
      </w:r>
      <w:r w:rsidR="000755B2" w:rsidRPr="00B7685A">
        <w:rPr>
          <w:rFonts w:hint="eastAsia"/>
          <w:rtl/>
        </w:rPr>
        <w:t>אומן</w:t>
      </w:r>
      <w:r w:rsidR="000755B2" w:rsidRPr="00B7685A">
        <w:rPr>
          <w:rtl/>
        </w:rPr>
        <w:t xml:space="preserve"> הקעקועים </w:t>
      </w:r>
      <w:r w:rsidR="00FB42B4" w:rsidRPr="00B7685A">
        <w:rPr>
          <w:rFonts w:hint="eastAsia"/>
          <w:rtl/>
        </w:rPr>
        <w:t>תחב</w:t>
      </w:r>
      <w:r w:rsidR="00FB42B4" w:rsidRPr="00B7685A">
        <w:rPr>
          <w:rtl/>
        </w:rPr>
        <w:t xml:space="preserve"> </w:t>
      </w:r>
      <w:r w:rsidR="00FB42B4" w:rsidRPr="00B7685A">
        <w:rPr>
          <w:rFonts w:hint="eastAsia"/>
          <w:rtl/>
        </w:rPr>
        <w:t>לכיס</w:t>
      </w:r>
      <w:r w:rsidR="00FB42B4" w:rsidRPr="00B7685A">
        <w:rPr>
          <w:rtl/>
        </w:rPr>
        <w:t xml:space="preserve"> </w:t>
      </w:r>
      <w:r w:rsidR="00FB42B4" w:rsidRPr="00B7685A">
        <w:rPr>
          <w:rFonts w:hint="eastAsia"/>
          <w:rtl/>
        </w:rPr>
        <w:t>מכנסיו</w:t>
      </w:r>
      <w:r w:rsidR="00FB42B4" w:rsidRPr="00B7685A">
        <w:rPr>
          <w:rtl/>
        </w:rPr>
        <w:t xml:space="preserve"> מעטפה </w:t>
      </w:r>
      <w:r w:rsidR="00FB42B4" w:rsidRPr="00B7685A">
        <w:rPr>
          <w:rFonts w:hint="eastAsia"/>
          <w:rtl/>
        </w:rPr>
        <w:t>עבה</w:t>
      </w:r>
      <w:r w:rsidR="00D14FCA" w:rsidRPr="00B7685A">
        <w:rPr>
          <w:rtl/>
        </w:rPr>
        <w:t>,</w:t>
      </w:r>
      <w:r w:rsidR="00FB42B4" w:rsidRPr="00B7685A">
        <w:rPr>
          <w:rtl/>
        </w:rPr>
        <w:t xml:space="preserve"> </w:t>
      </w:r>
      <w:r w:rsidR="00FB42B4" w:rsidRPr="00B7685A">
        <w:rPr>
          <w:rFonts w:hint="eastAsia"/>
          <w:rtl/>
        </w:rPr>
        <w:t>הם</w:t>
      </w:r>
      <w:r w:rsidR="00FB42B4" w:rsidRPr="00B7685A">
        <w:rPr>
          <w:rtl/>
        </w:rPr>
        <w:t xml:space="preserve"> </w:t>
      </w:r>
      <w:r w:rsidR="00FB42B4" w:rsidRPr="00B7685A">
        <w:rPr>
          <w:rFonts w:hint="eastAsia"/>
          <w:rtl/>
        </w:rPr>
        <w:t>לקחו</w:t>
      </w:r>
      <w:r w:rsidR="00FB42B4" w:rsidRPr="00B7685A">
        <w:rPr>
          <w:rtl/>
        </w:rPr>
        <w:t xml:space="preserve"> </w:t>
      </w:r>
      <w:r w:rsidR="00FB42B4" w:rsidRPr="00B7685A">
        <w:rPr>
          <w:rFonts w:hint="eastAsia"/>
          <w:rtl/>
        </w:rPr>
        <w:t>אותו</w:t>
      </w:r>
      <w:r w:rsidR="00FB42B4" w:rsidRPr="00B7685A">
        <w:rPr>
          <w:rtl/>
        </w:rPr>
        <w:t xml:space="preserve"> </w:t>
      </w:r>
      <w:r w:rsidR="00FB42B4" w:rsidRPr="00B7685A">
        <w:rPr>
          <w:rFonts w:hint="eastAsia"/>
          <w:rtl/>
        </w:rPr>
        <w:t>למסעדה</w:t>
      </w:r>
      <w:r w:rsidR="00FB42B4" w:rsidRPr="00B7685A">
        <w:rPr>
          <w:rtl/>
        </w:rPr>
        <w:t xml:space="preserve"> מובחרת אבל אלכס לא אכל דבר, </w:t>
      </w:r>
      <w:r w:rsidR="005501E0" w:rsidRPr="00B7685A">
        <w:rPr>
          <w:rFonts w:hint="eastAsia"/>
          <w:rtl/>
        </w:rPr>
        <w:t>הוא</w:t>
      </w:r>
      <w:r w:rsidR="005501E0" w:rsidRPr="00B7685A">
        <w:rPr>
          <w:rtl/>
        </w:rPr>
        <w:t xml:space="preserve"> היה במצב כה עלוב ומעוך עד שאפילו הם חמלו עליו. </w:t>
      </w:r>
      <w:r w:rsidR="00FB42B4" w:rsidRPr="00B7685A">
        <w:rPr>
          <w:rFonts w:hint="eastAsia"/>
          <w:rtl/>
        </w:rPr>
        <w:t>הם</w:t>
      </w:r>
      <w:r w:rsidR="00FB42B4" w:rsidRPr="00B7685A">
        <w:rPr>
          <w:rtl/>
        </w:rPr>
        <w:t xml:space="preserve"> הצליחו לאושש אותו </w:t>
      </w:r>
      <w:r w:rsidR="005501E0" w:rsidRPr="00B7685A">
        <w:rPr>
          <w:rFonts w:hint="eastAsia"/>
          <w:rtl/>
        </w:rPr>
        <w:t>כי</w:t>
      </w:r>
      <w:r w:rsidR="00FB42B4" w:rsidRPr="00B7685A">
        <w:rPr>
          <w:rtl/>
        </w:rPr>
        <w:t xml:space="preserve"> הכיר</w:t>
      </w:r>
      <w:r w:rsidR="00FB42B4" w:rsidRPr="00B7685A">
        <w:rPr>
          <w:rFonts w:hint="eastAsia"/>
          <w:rtl/>
        </w:rPr>
        <w:t>ו</w:t>
      </w:r>
      <w:r w:rsidR="00FB42B4" w:rsidRPr="00B7685A">
        <w:rPr>
          <w:rtl/>
        </w:rPr>
        <w:t xml:space="preserve"> לא מעט דרכים וניסו </w:t>
      </w:r>
      <w:r w:rsidR="00E40D61" w:rsidRPr="00B7685A">
        <w:rPr>
          <w:rFonts w:hint="eastAsia"/>
          <w:rtl/>
        </w:rPr>
        <w:t>עליו</w:t>
      </w:r>
      <w:r w:rsidR="00E40D61" w:rsidRPr="00B7685A">
        <w:rPr>
          <w:rtl/>
        </w:rPr>
        <w:t xml:space="preserve"> </w:t>
      </w:r>
      <w:r w:rsidR="00FB42B4" w:rsidRPr="00B7685A">
        <w:rPr>
          <w:rFonts w:hint="eastAsia"/>
          <w:rtl/>
        </w:rPr>
        <w:t>את</w:t>
      </w:r>
      <w:r w:rsidR="00FB42B4" w:rsidRPr="00B7685A">
        <w:rPr>
          <w:rtl/>
        </w:rPr>
        <w:t xml:space="preserve"> כולן </w:t>
      </w:r>
      <w:r w:rsidR="005501E0" w:rsidRPr="00B7685A">
        <w:rPr>
          <w:rtl/>
        </w:rPr>
        <w:t xml:space="preserve">– </w:t>
      </w:r>
      <w:r w:rsidR="005501E0" w:rsidRPr="00B7685A">
        <w:rPr>
          <w:rFonts w:hint="eastAsia"/>
          <w:rtl/>
        </w:rPr>
        <w:t>אבל</w:t>
      </w:r>
      <w:r w:rsidR="00E40D61" w:rsidRPr="00B7685A">
        <w:rPr>
          <w:rtl/>
        </w:rPr>
        <w:t xml:space="preserve"> אפילו הם לא הצליחו להביאו למצב הרוח הרצוי</w:t>
      </w:r>
      <w:r w:rsidR="001B0A10" w:rsidRPr="00B7685A">
        <w:rPr>
          <w:rtl/>
        </w:rPr>
        <w:t xml:space="preserve"> (</w:t>
      </w:r>
      <w:r w:rsidR="001B0A10" w:rsidRPr="00B7685A">
        <w:rPr>
          <w:rFonts w:hint="eastAsia"/>
          <w:rtl/>
        </w:rPr>
        <w:t>ייתכן</w:t>
      </w:r>
      <w:r w:rsidR="001B0A10" w:rsidRPr="00B7685A">
        <w:rPr>
          <w:rtl/>
        </w:rPr>
        <w:t xml:space="preserve"> </w:t>
      </w:r>
      <w:r w:rsidR="001B0A10" w:rsidRPr="00B7685A">
        <w:rPr>
          <w:rFonts w:hint="eastAsia"/>
          <w:rtl/>
        </w:rPr>
        <w:t>ו</w:t>
      </w:r>
      <w:r w:rsidR="00B55A78" w:rsidRPr="00B7685A">
        <w:rPr>
          <w:rFonts w:hint="cs"/>
          <w:rtl/>
        </w:rPr>
        <w:t>מעט</w:t>
      </w:r>
      <w:r w:rsidR="001B0A10" w:rsidRPr="00B7685A">
        <w:rPr>
          <w:rtl/>
        </w:rPr>
        <w:t xml:space="preserve"> מרק עוף היה </w:t>
      </w:r>
      <w:r w:rsidR="00B55A78" w:rsidRPr="00B7685A">
        <w:rPr>
          <w:rFonts w:hint="cs"/>
          <w:rtl/>
        </w:rPr>
        <w:t>משיב את נפשו באופן היעיל ביותר</w:t>
      </w:r>
      <w:r w:rsidR="001B0A10" w:rsidRPr="00B7685A">
        <w:rPr>
          <w:rtl/>
        </w:rPr>
        <w:t xml:space="preserve"> – דבר לא בא אל פיו מזה יומיים, חוץ מקצת טוסטים והרבה סאקה)</w:t>
      </w:r>
      <w:r w:rsidR="005501E0" w:rsidRPr="00B7685A">
        <w:rPr>
          <w:rtl/>
        </w:rPr>
        <w:t xml:space="preserve">, </w:t>
      </w:r>
      <w:r w:rsidR="00FB42B4" w:rsidRPr="00B7685A">
        <w:rPr>
          <w:rFonts w:hint="eastAsia"/>
          <w:rtl/>
        </w:rPr>
        <w:t>ולבסוף</w:t>
      </w:r>
      <w:r w:rsidR="00FB42B4" w:rsidRPr="00B7685A">
        <w:rPr>
          <w:rtl/>
        </w:rPr>
        <w:t xml:space="preserve"> </w:t>
      </w:r>
      <w:r w:rsidR="00FB42B4" w:rsidRPr="00B7685A">
        <w:rPr>
          <w:rFonts w:hint="eastAsia"/>
          <w:rtl/>
        </w:rPr>
        <w:t>הסיעו</w:t>
      </w:r>
      <w:r w:rsidR="00FB42B4" w:rsidRPr="00B7685A">
        <w:rPr>
          <w:rtl/>
        </w:rPr>
        <w:t xml:space="preserve"> </w:t>
      </w:r>
      <w:r w:rsidR="00FB42B4" w:rsidRPr="00B7685A">
        <w:rPr>
          <w:rFonts w:hint="eastAsia"/>
          <w:rtl/>
        </w:rPr>
        <w:t>אותו</w:t>
      </w:r>
      <w:r w:rsidR="00FB42B4" w:rsidRPr="00B7685A">
        <w:rPr>
          <w:rtl/>
        </w:rPr>
        <w:t xml:space="preserve"> </w:t>
      </w:r>
      <w:r w:rsidR="00FB42B4" w:rsidRPr="00B7685A">
        <w:rPr>
          <w:rFonts w:hint="eastAsia"/>
          <w:rtl/>
        </w:rPr>
        <w:t>לכתובת</w:t>
      </w:r>
      <w:r w:rsidR="00FB42B4" w:rsidRPr="00B7685A">
        <w:rPr>
          <w:rtl/>
        </w:rPr>
        <w:t xml:space="preserve"> </w:t>
      </w:r>
      <w:r w:rsidR="00FB42B4" w:rsidRPr="00B7685A">
        <w:rPr>
          <w:rFonts w:hint="eastAsia"/>
          <w:rtl/>
        </w:rPr>
        <w:t>שנתן</w:t>
      </w:r>
      <w:r w:rsidR="00FB42B4" w:rsidRPr="00B7685A">
        <w:rPr>
          <w:rtl/>
        </w:rPr>
        <w:t xml:space="preserve"> </w:t>
      </w:r>
      <w:r w:rsidR="00FB42B4" w:rsidRPr="00B7685A">
        <w:rPr>
          <w:rFonts w:hint="eastAsia"/>
          <w:rtl/>
        </w:rPr>
        <w:t>להם</w:t>
      </w:r>
      <w:r w:rsidR="00D14FCA" w:rsidRPr="00B7685A">
        <w:rPr>
          <w:rtl/>
        </w:rPr>
        <w:t xml:space="preserve"> ועזבו אותו לנפשו</w:t>
      </w:r>
      <w:r w:rsidR="00FB42B4" w:rsidRPr="00B7685A">
        <w:rPr>
          <w:rtl/>
        </w:rPr>
        <w:t>.</w:t>
      </w:r>
    </w:p>
    <w:p w14:paraId="6522819A" w14:textId="77777777" w:rsidR="009A6E90" w:rsidRDefault="009A6E90" w:rsidP="009837F5">
      <w:pPr>
        <w:rPr>
          <w:rtl/>
        </w:rPr>
      </w:pPr>
      <w:r>
        <w:rPr>
          <w:rFonts w:hint="cs"/>
          <w:rtl/>
        </w:rPr>
        <w:t>]</w:t>
      </w:r>
    </w:p>
    <w:p w14:paraId="57614B35" w14:textId="2811DBDE" w:rsidR="001E6B03" w:rsidRDefault="00AB15B1" w:rsidP="00D83BA5">
      <w:pPr>
        <w:rPr>
          <w:rtl/>
        </w:rPr>
      </w:pPr>
      <w:r>
        <w:rPr>
          <w:rFonts w:hint="cs"/>
          <w:rtl/>
        </w:rPr>
        <w:t>אמנם</w:t>
      </w:r>
      <w:r w:rsidR="000761B2">
        <w:rPr>
          <w:rFonts w:hint="cs"/>
          <w:rtl/>
        </w:rPr>
        <w:t xml:space="preserve"> </w:t>
      </w:r>
      <w:r w:rsidR="001C5A04">
        <w:rPr>
          <w:rFonts w:hint="cs"/>
          <w:rtl/>
        </w:rPr>
        <w:t>הייתה</w:t>
      </w:r>
      <w:r w:rsidR="00910EE4">
        <w:rPr>
          <w:rFonts w:hint="cs"/>
          <w:rtl/>
        </w:rPr>
        <w:t xml:space="preserve"> ז</w:t>
      </w:r>
      <w:r w:rsidR="00F417F4">
        <w:rPr>
          <w:rFonts w:hint="cs"/>
          <w:rtl/>
        </w:rPr>
        <w:t>ו</w:t>
      </w:r>
      <w:r w:rsidR="00910EE4">
        <w:rPr>
          <w:rFonts w:hint="cs"/>
          <w:rtl/>
        </w:rPr>
        <w:t xml:space="preserve"> משאת נפשו בתחילת הקיץ, </w:t>
      </w:r>
      <w:r w:rsidR="000761B2">
        <w:rPr>
          <w:rFonts w:hint="cs"/>
          <w:rtl/>
        </w:rPr>
        <w:t>א</w:t>
      </w:r>
      <w:r w:rsidR="00F417F4">
        <w:rPr>
          <w:rFonts w:hint="cs"/>
          <w:rtl/>
        </w:rPr>
        <w:t>ולם</w:t>
      </w:r>
      <w:r w:rsidR="000761B2">
        <w:rPr>
          <w:rFonts w:hint="cs"/>
          <w:rtl/>
        </w:rPr>
        <w:t xml:space="preserve"> </w:t>
      </w:r>
      <w:r w:rsidR="00910EE4">
        <w:rPr>
          <w:rFonts w:hint="cs"/>
          <w:rtl/>
        </w:rPr>
        <w:t>כעת ס</w:t>
      </w:r>
      <w:r w:rsidR="00C55367">
        <w:rPr>
          <w:rFonts w:hint="cs"/>
          <w:rtl/>
        </w:rPr>
        <w:t>י</w:t>
      </w:r>
      <w:r w:rsidR="00910EE4">
        <w:rPr>
          <w:rFonts w:hint="cs"/>
          <w:rtl/>
        </w:rPr>
        <w:t xml:space="preserve">רב </w:t>
      </w:r>
      <w:r w:rsidR="00686323">
        <w:rPr>
          <w:rFonts w:hint="cs"/>
          <w:rtl/>
        </w:rPr>
        <w:t>אלכס ל</w:t>
      </w:r>
      <w:r w:rsidR="00CB5E64">
        <w:rPr>
          <w:rFonts w:hint="cs"/>
          <w:rtl/>
        </w:rPr>
        <w:t xml:space="preserve">המשיך </w:t>
      </w:r>
      <w:r w:rsidR="009837F5">
        <w:rPr>
          <w:rFonts w:hint="cs"/>
          <w:rtl/>
        </w:rPr>
        <w:t>עם תיאו ואימו</w:t>
      </w:r>
      <w:r w:rsidR="00CB5E64">
        <w:rPr>
          <w:rFonts w:hint="cs"/>
          <w:rtl/>
        </w:rPr>
        <w:t xml:space="preserve"> את סי</w:t>
      </w:r>
      <w:r w:rsidR="00C55367">
        <w:rPr>
          <w:rFonts w:hint="cs"/>
          <w:rtl/>
        </w:rPr>
        <w:t>בוב</w:t>
      </w:r>
      <w:r w:rsidR="00CB5E64">
        <w:rPr>
          <w:rFonts w:hint="cs"/>
          <w:rtl/>
        </w:rPr>
        <w:t xml:space="preserve"> ההופעות</w:t>
      </w:r>
      <w:r w:rsidR="00686323">
        <w:rPr>
          <w:rFonts w:hint="cs"/>
          <w:rtl/>
        </w:rPr>
        <w:t xml:space="preserve">. </w:t>
      </w:r>
      <w:r w:rsidR="00CB5E64">
        <w:rPr>
          <w:rFonts w:hint="cs"/>
          <w:rtl/>
        </w:rPr>
        <w:t>למען</w:t>
      </w:r>
      <w:r w:rsidR="00686323">
        <w:rPr>
          <w:rFonts w:hint="cs"/>
          <w:rtl/>
        </w:rPr>
        <w:t xml:space="preserve"> </w:t>
      </w:r>
      <w:r w:rsidR="00AF675F">
        <w:rPr>
          <w:rFonts w:hint="cs"/>
          <w:rtl/>
        </w:rPr>
        <w:t>ציור</w:t>
      </w:r>
      <w:r w:rsidR="00D83BA5">
        <w:rPr>
          <w:rFonts w:hint="cs"/>
          <w:rtl/>
        </w:rPr>
        <w:t xml:space="preserve"> ההצללות על הדרקון</w:t>
      </w:r>
      <w:r w:rsidR="00686323">
        <w:rPr>
          <w:rFonts w:hint="cs"/>
          <w:rtl/>
        </w:rPr>
        <w:t xml:space="preserve">, הוא הסביר, ואימו לא הבינה </w:t>
      </w:r>
      <w:r w:rsidR="00D83BA5">
        <w:rPr>
          <w:rFonts w:hint="cs"/>
          <w:rtl/>
        </w:rPr>
        <w:t>מדוע י</w:t>
      </w:r>
      <w:r w:rsidR="00807621">
        <w:rPr>
          <w:rFonts w:hint="cs"/>
          <w:rtl/>
        </w:rPr>
        <w:t>שקול [</w:t>
      </w:r>
      <w:r w:rsidR="00236E3B">
        <w:rPr>
          <w:rFonts w:hint="cs"/>
          <w:rtl/>
        </w:rPr>
        <w:t>מפגש</w:t>
      </w:r>
      <w:r w:rsidR="00686323">
        <w:rPr>
          <w:rFonts w:hint="cs"/>
          <w:rtl/>
        </w:rPr>
        <w:t xml:space="preserve"> </w:t>
      </w:r>
      <w:r w:rsidR="00686323">
        <w:t>session</w:t>
      </w:r>
      <w:r w:rsidR="00686323">
        <w:rPr>
          <w:rFonts w:hint="cs"/>
          <w:rtl/>
        </w:rPr>
        <w:t xml:space="preserve"> </w:t>
      </w:r>
      <w:r w:rsidR="00910EE4">
        <w:rPr>
          <w:rFonts w:hint="cs"/>
          <w:rtl/>
        </w:rPr>
        <w:t>נוס</w:t>
      </w:r>
      <w:r w:rsidR="00236E3B">
        <w:rPr>
          <w:rFonts w:hint="cs"/>
          <w:rtl/>
        </w:rPr>
        <w:t>ף</w:t>
      </w:r>
      <w:r w:rsidR="00807621">
        <w:rPr>
          <w:rFonts w:hint="cs"/>
          <w:rtl/>
        </w:rPr>
        <w:t>] לשוב לשם</w:t>
      </w:r>
      <w:r w:rsidR="00D83BA5">
        <w:rPr>
          <w:rFonts w:hint="cs"/>
          <w:rtl/>
        </w:rPr>
        <w:t>, אבל היא</w:t>
      </w:r>
      <w:r w:rsidR="001E6B03">
        <w:rPr>
          <w:rFonts w:hint="cs"/>
          <w:rtl/>
        </w:rPr>
        <w:t xml:space="preserve"> נכנעה</w:t>
      </w:r>
      <w:r w:rsidR="00FE76E0">
        <w:rPr>
          <w:rFonts w:hint="cs"/>
          <w:rtl/>
        </w:rPr>
        <w:t xml:space="preserve">. לפעמים </w:t>
      </w:r>
      <w:r w:rsidR="001C5A04">
        <w:rPr>
          <w:rFonts w:hint="cs"/>
          <w:rtl/>
        </w:rPr>
        <w:t>הייתה</w:t>
      </w:r>
      <w:r w:rsidR="001E6B03">
        <w:rPr>
          <w:rFonts w:hint="cs"/>
          <w:rtl/>
        </w:rPr>
        <w:t xml:space="preserve"> נכנ</w:t>
      </w:r>
      <w:r w:rsidR="00D73830">
        <w:rPr>
          <w:rFonts w:hint="cs"/>
          <w:rtl/>
        </w:rPr>
        <w:t xml:space="preserve">עת מוקדם מדי, </w:t>
      </w:r>
      <w:r w:rsidR="00FE76E0">
        <w:rPr>
          <w:rFonts w:hint="cs"/>
          <w:rtl/>
        </w:rPr>
        <w:t>לעיתים מאוחר מדי,</w:t>
      </w:r>
      <w:r w:rsidR="009837F5">
        <w:rPr>
          <w:rFonts w:hint="cs"/>
          <w:rtl/>
        </w:rPr>
        <w:t xml:space="preserve"> לעולם לא בדיוק בזמן. אלכס</w:t>
      </w:r>
      <w:r w:rsidR="009A6E90">
        <w:rPr>
          <w:rFonts w:hint="cs"/>
          <w:rtl/>
        </w:rPr>
        <w:t xml:space="preserve"> מעולם</w:t>
      </w:r>
      <w:r w:rsidR="0077151A">
        <w:rPr>
          <w:rFonts w:hint="cs"/>
          <w:rtl/>
        </w:rPr>
        <w:t xml:space="preserve"> לא נכנע אלא</w:t>
      </w:r>
      <w:r w:rsidR="00882C65">
        <w:rPr>
          <w:rFonts w:hint="cs"/>
          <w:rtl/>
        </w:rPr>
        <w:t xml:space="preserve"> רק</w:t>
      </w:r>
      <w:r w:rsidR="0077151A">
        <w:rPr>
          <w:rFonts w:hint="cs"/>
          <w:rtl/>
        </w:rPr>
        <w:t xml:space="preserve"> כאשר המאבק איבד מתוכנו</w:t>
      </w:r>
      <w:r w:rsidR="000761B2">
        <w:rPr>
          <w:rFonts w:hint="cs"/>
          <w:rtl/>
        </w:rPr>
        <w:t>. למשל,</w:t>
      </w:r>
      <w:r w:rsidR="0077151A">
        <w:rPr>
          <w:rFonts w:hint="cs"/>
          <w:rtl/>
        </w:rPr>
        <w:t xml:space="preserve"> </w:t>
      </w:r>
      <w:r w:rsidR="00CB5E64">
        <w:rPr>
          <w:rFonts w:hint="cs"/>
          <w:rtl/>
        </w:rPr>
        <w:t>כש</w:t>
      </w:r>
      <w:r w:rsidR="0077151A">
        <w:rPr>
          <w:rFonts w:hint="cs"/>
          <w:rtl/>
        </w:rPr>
        <w:t xml:space="preserve">לא ניתן </w:t>
      </w:r>
      <w:r w:rsidR="009837F5">
        <w:rPr>
          <w:rFonts w:hint="cs"/>
          <w:rtl/>
        </w:rPr>
        <w:t xml:space="preserve">עוד </w:t>
      </w:r>
      <w:r w:rsidR="0077151A">
        <w:rPr>
          <w:rFonts w:hint="cs"/>
          <w:rtl/>
        </w:rPr>
        <w:t xml:space="preserve">להתעלם </w:t>
      </w:r>
      <w:r w:rsidR="00D73830">
        <w:rPr>
          <w:rFonts w:hint="cs"/>
          <w:rtl/>
        </w:rPr>
        <w:t>[</w:t>
      </w:r>
      <w:r w:rsidR="0077151A">
        <w:rPr>
          <w:rFonts w:hint="cs"/>
          <w:rtl/>
        </w:rPr>
        <w:t>/ להכחיש</w:t>
      </w:r>
      <w:r w:rsidR="00D73830">
        <w:rPr>
          <w:rFonts w:hint="cs"/>
          <w:rtl/>
        </w:rPr>
        <w:t>]</w:t>
      </w:r>
      <w:r w:rsidR="0077151A">
        <w:rPr>
          <w:rFonts w:hint="cs"/>
          <w:rtl/>
        </w:rPr>
        <w:t xml:space="preserve"> מ</w:t>
      </w:r>
      <w:r w:rsidR="00D73830">
        <w:rPr>
          <w:rFonts w:hint="cs"/>
          <w:rtl/>
        </w:rPr>
        <w:t>העובדה</w:t>
      </w:r>
      <w:r w:rsidR="009837F5">
        <w:rPr>
          <w:rFonts w:hint="cs"/>
          <w:rtl/>
        </w:rPr>
        <w:t xml:space="preserve"> שא</w:t>
      </w:r>
      <w:r w:rsidR="00C55367">
        <w:rPr>
          <w:rFonts w:hint="cs"/>
          <w:rtl/>
        </w:rPr>
        <w:t>י</w:t>
      </w:r>
      <w:r w:rsidR="0077151A">
        <w:rPr>
          <w:rFonts w:hint="cs"/>
          <w:rtl/>
        </w:rPr>
        <w:t xml:space="preserve">מו איבדה </w:t>
      </w:r>
      <w:r w:rsidR="009837F5">
        <w:rPr>
          <w:rFonts w:hint="cs"/>
          <w:rtl/>
        </w:rPr>
        <w:t xml:space="preserve">בו </w:t>
      </w:r>
      <w:r w:rsidR="0077151A">
        <w:rPr>
          <w:rFonts w:hint="cs"/>
          <w:rtl/>
        </w:rPr>
        <w:t>עניין.</w:t>
      </w:r>
    </w:p>
    <w:p w14:paraId="0EACD47B" w14:textId="0E41830F" w:rsidR="00B03852" w:rsidRPr="00CD067C" w:rsidRDefault="009837F5" w:rsidP="00027606">
      <w:pPr>
        <w:rPr>
          <w:rtl/>
        </w:rPr>
      </w:pPr>
      <w:r>
        <w:rPr>
          <w:rFonts w:hint="cs"/>
          <w:rtl/>
        </w:rPr>
        <w:t>סאקורה הבטיחה לא</w:t>
      </w:r>
      <w:r w:rsidR="00882C65">
        <w:rPr>
          <w:rFonts w:hint="cs"/>
          <w:rtl/>
        </w:rPr>
        <w:t>ם</w:t>
      </w:r>
      <w:r w:rsidR="00C867CD">
        <w:rPr>
          <w:rFonts w:hint="cs"/>
          <w:rtl/>
        </w:rPr>
        <w:t xml:space="preserve"> </w:t>
      </w:r>
      <w:r w:rsidR="00F417F4">
        <w:rPr>
          <w:rFonts w:hint="cs"/>
          <w:rtl/>
        </w:rPr>
        <w:t>ל</w:t>
      </w:r>
      <w:r w:rsidR="0010566E">
        <w:rPr>
          <w:rFonts w:hint="cs"/>
          <w:rtl/>
        </w:rPr>
        <w:t>וודא</w:t>
      </w:r>
      <w:r w:rsidR="00D73830">
        <w:rPr>
          <w:rFonts w:hint="cs"/>
          <w:rtl/>
        </w:rPr>
        <w:t>[תוודא / תהייה אחראית]</w:t>
      </w:r>
      <w:r w:rsidR="00B40BDC">
        <w:rPr>
          <w:rFonts w:hint="cs"/>
          <w:rtl/>
        </w:rPr>
        <w:t xml:space="preserve"> </w:t>
      </w:r>
      <w:r w:rsidR="00C867CD">
        <w:rPr>
          <w:rFonts w:hint="cs"/>
          <w:rtl/>
        </w:rPr>
        <w:t>ש</w:t>
      </w:r>
      <w:r w:rsidR="0010566E">
        <w:rPr>
          <w:rFonts w:hint="cs"/>
          <w:rtl/>
        </w:rPr>
        <w:t>האדון הצעיר</w:t>
      </w:r>
      <w:r w:rsidR="00C867CD">
        <w:rPr>
          <w:rFonts w:hint="cs"/>
          <w:rtl/>
        </w:rPr>
        <w:t xml:space="preserve"> יואיל </w:t>
      </w:r>
      <w:r w:rsidR="0010566E">
        <w:rPr>
          <w:rFonts w:hint="cs"/>
          <w:rtl/>
        </w:rPr>
        <w:t xml:space="preserve">בטובו </w:t>
      </w:r>
      <w:r w:rsidR="00C867CD">
        <w:rPr>
          <w:rFonts w:hint="cs"/>
          <w:rtl/>
        </w:rPr>
        <w:t>להשתמש בכרטיס החזור</w:t>
      </w:r>
      <w:r w:rsidR="00A73941">
        <w:rPr>
          <w:rFonts w:hint="cs"/>
          <w:rtl/>
        </w:rPr>
        <w:t>,</w:t>
      </w:r>
      <w:r w:rsidR="00C867CD">
        <w:rPr>
          <w:rFonts w:hint="cs"/>
          <w:rtl/>
        </w:rPr>
        <w:t xml:space="preserve"> וי</w:t>
      </w:r>
      <w:r w:rsidR="004515B5">
        <w:rPr>
          <w:rFonts w:hint="cs"/>
          <w:rtl/>
        </w:rPr>
        <w:t>שוב</w:t>
      </w:r>
      <w:r w:rsidR="009153BA">
        <w:rPr>
          <w:rFonts w:hint="cs"/>
          <w:rtl/>
        </w:rPr>
        <w:t xml:space="preserve"> מיפן</w:t>
      </w:r>
      <w:r w:rsidR="004515B5">
        <w:rPr>
          <w:rFonts w:hint="cs"/>
          <w:rtl/>
        </w:rPr>
        <w:t xml:space="preserve"> לאנגליה</w:t>
      </w:r>
      <w:r w:rsidR="00C867CD">
        <w:rPr>
          <w:rFonts w:hint="cs"/>
          <w:rtl/>
        </w:rPr>
        <w:t xml:space="preserve"> בתאריך הנקוב</w:t>
      </w:r>
      <w:r w:rsidR="004515B5">
        <w:rPr>
          <w:rFonts w:hint="cs"/>
          <w:rtl/>
        </w:rPr>
        <w:t xml:space="preserve">. </w:t>
      </w:r>
      <w:r w:rsidR="001C5A04">
        <w:rPr>
          <w:rtl/>
        </w:rPr>
        <w:t>אימא</w:t>
      </w:r>
      <w:r w:rsidR="004627AB" w:rsidRPr="00CD067C">
        <w:rPr>
          <w:rtl/>
        </w:rPr>
        <w:t xml:space="preserve"> ותיאו עזבו, </w:t>
      </w:r>
      <w:r w:rsidR="00A73941">
        <w:rPr>
          <w:rFonts w:hint="cs"/>
          <w:rtl/>
        </w:rPr>
        <w:t>אלכס חזר לבית הסבתא ו</w:t>
      </w:r>
      <w:r w:rsidR="004627AB" w:rsidRPr="00CD067C">
        <w:rPr>
          <w:rtl/>
        </w:rPr>
        <w:t>סאקורה לא דיברה איתו</w:t>
      </w:r>
      <w:r w:rsidR="00534C17">
        <w:rPr>
          <w:rFonts w:hint="cs"/>
          <w:rtl/>
        </w:rPr>
        <w:t xml:space="preserve"> עוד</w:t>
      </w:r>
      <w:r w:rsidR="009A6E90">
        <w:rPr>
          <w:rFonts w:hint="cs"/>
          <w:rtl/>
        </w:rPr>
        <w:t>.</w:t>
      </w:r>
      <w:r w:rsidR="00B40BDC">
        <w:rPr>
          <w:rFonts w:hint="cs"/>
          <w:rtl/>
        </w:rPr>
        <w:t xml:space="preserve"> </w:t>
      </w:r>
      <w:r w:rsidR="00D60AB1" w:rsidRPr="00D60AB1">
        <w:rPr>
          <w:rFonts w:cs="Times New Roman"/>
          <w:rtl/>
        </w:rPr>
        <w:t xml:space="preserve">בכל מקרה </w:t>
      </w:r>
      <w:r w:rsidR="00861465">
        <w:rPr>
          <w:rFonts w:hint="cs"/>
          <w:rtl/>
        </w:rPr>
        <w:t>ל</w:t>
      </w:r>
      <w:r w:rsidR="00AF675F" w:rsidRPr="00AF675F">
        <w:rPr>
          <w:rFonts w:cs="Times New Roman"/>
          <w:rtl/>
        </w:rPr>
        <w:t>יעד הטיולים הבא, ה</w:t>
      </w:r>
      <w:r w:rsidR="00E86D08">
        <w:rPr>
          <w:rFonts w:hint="cs"/>
          <w:rtl/>
        </w:rPr>
        <w:t>מעיינות החמים ב</w:t>
      </w:r>
      <w:r w:rsidR="00861465">
        <w:rPr>
          <w:rFonts w:hint="cs"/>
          <w:rtl/>
        </w:rPr>
        <w:t>א</w:t>
      </w:r>
      <w:r w:rsidR="00E86D08">
        <w:rPr>
          <w:rFonts w:hint="cs"/>
          <w:rtl/>
        </w:rPr>
        <w:t>וֹ</w:t>
      </w:r>
      <w:r w:rsidR="00861465">
        <w:rPr>
          <w:rFonts w:hint="cs"/>
          <w:rtl/>
        </w:rPr>
        <w:t>נ</w:t>
      </w:r>
      <w:r w:rsidR="00E86D08">
        <w:rPr>
          <w:rFonts w:hint="cs"/>
          <w:rtl/>
        </w:rPr>
        <w:t>ְ</w:t>
      </w:r>
      <w:r w:rsidR="00861465">
        <w:rPr>
          <w:rFonts w:hint="cs"/>
          <w:rtl/>
        </w:rPr>
        <w:t>ס</w:t>
      </w:r>
      <w:r w:rsidR="00E86D08">
        <w:rPr>
          <w:rFonts w:hint="cs"/>
          <w:rtl/>
        </w:rPr>
        <w:t>ֶ</w:t>
      </w:r>
      <w:r w:rsidR="00861465">
        <w:rPr>
          <w:rFonts w:hint="cs"/>
          <w:rtl/>
        </w:rPr>
        <w:t>ן</w:t>
      </w:r>
      <w:r w:rsidR="00E86D08">
        <w:rPr>
          <w:rFonts w:hint="cs"/>
          <w:rtl/>
        </w:rPr>
        <w:t xml:space="preserve"> המרהיב בהאקוֹנֶה</w:t>
      </w:r>
      <w:r w:rsidR="00861465">
        <w:rPr>
          <w:rFonts w:hint="cs"/>
          <w:rtl/>
        </w:rPr>
        <w:t xml:space="preserve">, </w:t>
      </w:r>
      <w:r>
        <w:rPr>
          <w:rFonts w:hint="cs"/>
          <w:rtl/>
        </w:rPr>
        <w:t>נאסר עליו לה</w:t>
      </w:r>
      <w:r w:rsidR="002B1408">
        <w:rPr>
          <w:rFonts w:hint="cs"/>
          <w:rtl/>
        </w:rPr>
        <w:t>צטרף</w:t>
      </w:r>
      <w:r>
        <w:rPr>
          <w:rFonts w:hint="cs"/>
          <w:rtl/>
        </w:rPr>
        <w:t xml:space="preserve"> </w:t>
      </w:r>
      <w:r w:rsidR="00861465">
        <w:rPr>
          <w:rFonts w:hint="cs"/>
          <w:rtl/>
        </w:rPr>
        <w:t>בשל קעקועיו החדשים.</w:t>
      </w:r>
      <w:r w:rsidR="00027606">
        <w:rPr>
          <w:rFonts w:hint="cs"/>
          <w:rtl/>
        </w:rPr>
        <w:t xml:space="preserve"> </w:t>
      </w:r>
      <w:r w:rsidR="009153BA">
        <w:rPr>
          <w:rFonts w:cs="Times New Roman" w:hint="cs"/>
          <w:rtl/>
        </w:rPr>
        <w:t xml:space="preserve">בעיני הסבתא </w:t>
      </w:r>
      <w:r w:rsidR="00027606">
        <w:rPr>
          <w:rFonts w:cs="Times New Roman" w:hint="cs"/>
          <w:rtl/>
        </w:rPr>
        <w:t xml:space="preserve">הם </w:t>
      </w:r>
      <w:r w:rsidR="009153BA">
        <w:rPr>
          <w:rFonts w:cs="Times New Roman" w:hint="cs"/>
          <w:rtl/>
        </w:rPr>
        <w:t>היו</w:t>
      </w:r>
      <w:r w:rsidR="00C67A60">
        <w:rPr>
          <w:rFonts w:cs="Times New Roman" w:hint="cs"/>
          <w:rtl/>
        </w:rPr>
        <w:t xml:space="preserve"> </w:t>
      </w:r>
      <w:r w:rsidR="00212C78">
        <w:rPr>
          <w:rFonts w:cs="Times New Roman" w:hint="cs"/>
          <w:rtl/>
        </w:rPr>
        <w:t>מ</w:t>
      </w:r>
      <w:r w:rsidR="00AB7323">
        <w:rPr>
          <w:rFonts w:cs="Times New Roman" w:hint="cs"/>
          <w:rtl/>
        </w:rPr>
        <w:t>לוכלכים</w:t>
      </w:r>
      <w:r w:rsidR="00212C78">
        <w:rPr>
          <w:rFonts w:cs="Times New Roman" w:hint="cs"/>
          <w:rtl/>
        </w:rPr>
        <w:t xml:space="preserve"> כמו ירוקת </w:t>
      </w:r>
      <w:r w:rsidR="00212C78" w:rsidRPr="00AB7323">
        <w:rPr>
          <w:rFonts w:cs="Times New Roman" w:hint="eastAsia"/>
          <w:rtl/>
        </w:rPr>
        <w:t>עבשה</w:t>
      </w:r>
      <w:r w:rsidR="00212C78">
        <w:rPr>
          <w:rFonts w:cs="Times New Roman" w:hint="cs"/>
          <w:rtl/>
        </w:rPr>
        <w:t>, מרקיבה</w:t>
      </w:r>
      <w:r w:rsidR="009153BA">
        <w:rPr>
          <w:rFonts w:cs="Times New Roman" w:hint="cs"/>
          <w:rtl/>
        </w:rPr>
        <w:t>.</w:t>
      </w:r>
      <w:r w:rsidR="00C67A60">
        <w:rPr>
          <w:rFonts w:cs="Times New Roman" w:hint="cs"/>
          <w:rtl/>
        </w:rPr>
        <w:t xml:space="preserve"> </w:t>
      </w:r>
      <w:r w:rsidR="009153BA">
        <w:rPr>
          <w:rFonts w:cs="Times New Roman" w:hint="cs"/>
          <w:rtl/>
        </w:rPr>
        <w:t>ה</w:t>
      </w:r>
      <w:r>
        <w:rPr>
          <w:rFonts w:cs="Times New Roman" w:hint="cs"/>
          <w:rtl/>
        </w:rPr>
        <w:t xml:space="preserve">קעקועים </w:t>
      </w:r>
      <w:r w:rsidR="00E86D08">
        <w:rPr>
          <w:rFonts w:cs="Times New Roman" w:hint="cs"/>
          <w:rtl/>
        </w:rPr>
        <w:t>נועדו למפ</w:t>
      </w:r>
      <w:r w:rsidR="00C55367">
        <w:rPr>
          <w:rFonts w:cs="Times New Roman" w:hint="cs"/>
          <w:rtl/>
        </w:rPr>
        <w:t>י</w:t>
      </w:r>
      <w:r w:rsidR="00E86D08">
        <w:rPr>
          <w:rFonts w:cs="Times New Roman" w:hint="cs"/>
          <w:rtl/>
        </w:rPr>
        <w:t xml:space="preserve">רי חוק, לסוטים מדרך הישר, למזלזלים בחובת </w:t>
      </w:r>
      <w:r w:rsidR="00E86D08" w:rsidRPr="00E86D08">
        <w:rPr>
          <w:rFonts w:cs="Times New Roman"/>
          <w:rtl/>
        </w:rPr>
        <w:t xml:space="preserve">כיבוד </w:t>
      </w:r>
      <w:r w:rsidR="00882C65" w:rsidRPr="00882C65">
        <w:rPr>
          <w:rFonts w:cs="Times New Roman"/>
          <w:rtl/>
        </w:rPr>
        <w:t>אב ואם</w:t>
      </w:r>
      <w:r w:rsidR="00AF675F">
        <w:rPr>
          <w:rFonts w:cs="Times New Roman" w:hint="cs"/>
          <w:rtl/>
        </w:rPr>
        <w:t xml:space="preserve"> </w:t>
      </w:r>
      <w:r w:rsidR="00AF675F" w:rsidRPr="00AF675F">
        <w:rPr>
          <w:rFonts w:cs="Times New Roman"/>
          <w:rtl/>
        </w:rPr>
        <w:t xml:space="preserve">– </w:t>
      </w:r>
      <w:r w:rsidR="00F417F4" w:rsidRPr="00F417F4">
        <w:rPr>
          <w:rFonts w:cs="Times New Roman"/>
          <w:rtl/>
        </w:rPr>
        <w:t xml:space="preserve">כי </w:t>
      </w:r>
      <w:r w:rsidR="00C55367">
        <w:rPr>
          <w:rFonts w:cs="Times New Roman" w:hint="cs"/>
          <w:rtl/>
        </w:rPr>
        <w:t>הורי</w:t>
      </w:r>
      <w:r w:rsidR="00CE09BE">
        <w:rPr>
          <w:rFonts w:cs="Times New Roman" w:hint="cs"/>
          <w:rtl/>
        </w:rPr>
        <w:t>ה</w:t>
      </w:r>
      <w:r w:rsidR="00C55367">
        <w:rPr>
          <w:rFonts w:cs="Times New Roman" w:hint="cs"/>
          <w:rtl/>
        </w:rPr>
        <w:t xml:space="preserve">ם </w:t>
      </w:r>
      <w:r w:rsidR="00E86D08">
        <w:rPr>
          <w:rFonts w:cs="Times New Roman"/>
          <w:rtl/>
        </w:rPr>
        <w:t xml:space="preserve">העניקו </w:t>
      </w:r>
      <w:r w:rsidR="00E86D08">
        <w:rPr>
          <w:rFonts w:cs="Times New Roman" w:hint="cs"/>
          <w:rtl/>
        </w:rPr>
        <w:t>להם</w:t>
      </w:r>
      <w:r w:rsidR="00C55367">
        <w:rPr>
          <w:rFonts w:cs="Times New Roman" w:hint="cs"/>
          <w:rtl/>
        </w:rPr>
        <w:t xml:space="preserve"> את</w:t>
      </w:r>
      <w:r w:rsidR="00E86D08">
        <w:rPr>
          <w:rFonts w:cs="Times New Roman" w:hint="cs"/>
          <w:rtl/>
        </w:rPr>
        <w:t xml:space="preserve"> </w:t>
      </w:r>
      <w:r w:rsidR="00C55367">
        <w:rPr>
          <w:rFonts w:cs="Times New Roman" w:hint="cs"/>
          <w:rtl/>
        </w:rPr>
        <w:t>ה</w:t>
      </w:r>
      <w:r w:rsidR="00E86D08">
        <w:rPr>
          <w:rFonts w:cs="Times New Roman"/>
          <w:rtl/>
        </w:rPr>
        <w:t>גוף</w:t>
      </w:r>
      <w:r w:rsidR="00E86D08">
        <w:rPr>
          <w:rFonts w:cs="Times New Roman" w:hint="cs"/>
          <w:rtl/>
        </w:rPr>
        <w:t xml:space="preserve"> </w:t>
      </w:r>
      <w:r w:rsidR="00C55367">
        <w:rPr>
          <w:rFonts w:cs="Times New Roman" w:hint="cs"/>
          <w:rtl/>
        </w:rPr>
        <w:t>ה</w:t>
      </w:r>
      <w:r w:rsidR="00E86D08">
        <w:rPr>
          <w:rFonts w:cs="Times New Roman" w:hint="cs"/>
          <w:rtl/>
        </w:rPr>
        <w:t>זה ש</w:t>
      </w:r>
      <w:r w:rsidR="007122EF">
        <w:rPr>
          <w:rFonts w:cs="Times New Roman" w:hint="cs"/>
          <w:rtl/>
        </w:rPr>
        <w:t xml:space="preserve">היה </w:t>
      </w:r>
      <w:r w:rsidR="00E86D08">
        <w:rPr>
          <w:rFonts w:cs="Times New Roman" w:hint="cs"/>
          <w:rtl/>
        </w:rPr>
        <w:t xml:space="preserve">עתה פגום ללא תקנה </w:t>
      </w:r>
      <w:r w:rsidR="00E86D08">
        <w:rPr>
          <w:rFonts w:cs="Times New Roman"/>
          <w:rtl/>
        </w:rPr>
        <w:t>–</w:t>
      </w:r>
      <w:r w:rsidR="00E86D08">
        <w:rPr>
          <w:rFonts w:cs="Times New Roman" w:hint="cs"/>
          <w:rtl/>
        </w:rPr>
        <w:t xml:space="preserve"> </w:t>
      </w:r>
      <w:r w:rsidR="00C67A60">
        <w:rPr>
          <w:rFonts w:cs="Times New Roman" w:hint="cs"/>
          <w:rtl/>
        </w:rPr>
        <w:t>ו</w:t>
      </w:r>
      <w:r w:rsidR="00E86D08">
        <w:rPr>
          <w:rFonts w:cs="Times New Roman" w:hint="cs"/>
          <w:rtl/>
        </w:rPr>
        <w:t xml:space="preserve">כך </w:t>
      </w:r>
      <w:r w:rsidR="00C67A60">
        <w:rPr>
          <w:rFonts w:cs="Times New Roman" w:hint="cs"/>
          <w:rtl/>
        </w:rPr>
        <w:t xml:space="preserve">עד סוף שהותו בטוקיו </w:t>
      </w:r>
      <w:r w:rsidR="00E86D08">
        <w:rPr>
          <w:rFonts w:cs="Times New Roman" w:hint="cs"/>
          <w:rtl/>
        </w:rPr>
        <w:t>נמנע</w:t>
      </w:r>
      <w:r w:rsidR="00C67A60">
        <w:rPr>
          <w:rFonts w:cs="Times New Roman" w:hint="cs"/>
          <w:rtl/>
        </w:rPr>
        <w:t xml:space="preserve"> </w:t>
      </w:r>
      <w:r>
        <w:rPr>
          <w:rFonts w:cs="Times New Roman" w:hint="cs"/>
          <w:rtl/>
        </w:rPr>
        <w:t xml:space="preserve">אלכס </w:t>
      </w:r>
      <w:r w:rsidR="00E86D08">
        <w:rPr>
          <w:rFonts w:cs="Times New Roman" w:hint="cs"/>
          <w:rtl/>
        </w:rPr>
        <w:t>מל</w:t>
      </w:r>
      <w:r w:rsidR="00C67A60">
        <w:rPr>
          <w:rFonts w:cs="Times New Roman" w:hint="cs"/>
          <w:rtl/>
        </w:rPr>
        <w:t>לב</w:t>
      </w:r>
      <w:r w:rsidR="00E86D08">
        <w:rPr>
          <w:rFonts w:cs="Times New Roman" w:hint="cs"/>
          <w:rtl/>
        </w:rPr>
        <w:t>ו</w:t>
      </w:r>
      <w:r w:rsidR="00C67A60">
        <w:rPr>
          <w:rFonts w:cs="Times New Roman" w:hint="cs"/>
          <w:rtl/>
        </w:rPr>
        <w:t>ש חולצה קצרה.</w:t>
      </w:r>
      <w:r w:rsidR="00D14FCA">
        <w:rPr>
          <w:rFonts w:cs="Times New Roman" w:hint="cs"/>
          <w:rtl/>
        </w:rPr>
        <w:t xml:space="preserve"> את המעטפה ששורבבה לכיס מכנסיו הוא נתן לה בלי לפ</w:t>
      </w:r>
      <w:r w:rsidR="0067790D">
        <w:rPr>
          <w:rFonts w:cs="Times New Roman" w:hint="cs"/>
          <w:rtl/>
        </w:rPr>
        <w:t>ו</w:t>
      </w:r>
      <w:r w:rsidR="00D14FCA">
        <w:rPr>
          <w:rFonts w:cs="Times New Roman" w:hint="cs"/>
          <w:rtl/>
        </w:rPr>
        <w:t>תח</w:t>
      </w:r>
      <w:r w:rsidR="0067790D">
        <w:rPr>
          <w:rFonts w:cs="Times New Roman" w:hint="cs"/>
          <w:rtl/>
        </w:rPr>
        <w:t>הּ</w:t>
      </w:r>
      <w:r w:rsidR="00D14FCA">
        <w:rPr>
          <w:rFonts w:cs="Times New Roman" w:hint="cs"/>
          <w:rtl/>
        </w:rPr>
        <w:t>.</w:t>
      </w:r>
    </w:p>
    <w:p w14:paraId="440891BA" w14:textId="77777777" w:rsidR="00027606" w:rsidRDefault="00027606" w:rsidP="00027606">
      <w:pPr>
        <w:rPr>
          <w:rtl/>
        </w:rPr>
      </w:pPr>
      <w:r>
        <w:rPr>
          <w:rFonts w:hint="cs"/>
          <w:rtl/>
        </w:rPr>
        <w:t>[</w:t>
      </w:r>
    </w:p>
    <w:p w14:paraId="17CB5388" w14:textId="77777777" w:rsidR="00027606" w:rsidRDefault="00027606" w:rsidP="00027606">
      <w:pPr>
        <w:rPr>
          <w:rtl/>
        </w:rPr>
      </w:pPr>
      <w:r w:rsidRPr="00E86D08">
        <w:t>https://en.wikipedia.org/wiki/Onsen</w:t>
      </w:r>
    </w:p>
    <w:p w14:paraId="6E503C67" w14:textId="77777777" w:rsidR="00027606" w:rsidRDefault="00027606" w:rsidP="00027606">
      <w:pPr>
        <w:rPr>
          <w:rtl/>
        </w:rPr>
      </w:pPr>
      <w:r w:rsidRPr="00E86D08">
        <w:t>https://en.wikipedia.org/wiki/Hakone</w:t>
      </w:r>
    </w:p>
    <w:p w14:paraId="172A3DDF" w14:textId="77777777" w:rsidR="00027606" w:rsidRDefault="00027606" w:rsidP="00027606">
      <w:pPr>
        <w:rPr>
          <w:rtl/>
        </w:rPr>
      </w:pPr>
      <w:r>
        <w:rPr>
          <w:rFonts w:hint="cs"/>
          <w:rtl/>
        </w:rPr>
        <w:t>]</w:t>
      </w:r>
    </w:p>
    <w:p w14:paraId="1760190D" w14:textId="00F9138A" w:rsidR="004627AB" w:rsidRPr="00CD067C" w:rsidRDefault="004627AB" w:rsidP="009837F5">
      <w:pPr>
        <w:rPr>
          <w:rtl/>
        </w:rPr>
      </w:pPr>
      <w:r w:rsidRPr="00CD067C">
        <w:rPr>
          <w:rtl/>
        </w:rPr>
        <w:lastRenderedPageBreak/>
        <w:t>ביומו האחרון בטוקיו מצא בשיטוטיו חנות ס</w:t>
      </w:r>
      <w:r w:rsidR="008B1BAF">
        <w:rPr>
          <w:rtl/>
        </w:rPr>
        <w:t xml:space="preserve">פרים באנגלית. </w:t>
      </w:r>
      <w:r w:rsidR="00807621">
        <w:rPr>
          <w:rFonts w:hint="cs"/>
          <w:rtl/>
        </w:rPr>
        <w:t>כשנתקל</w:t>
      </w:r>
      <w:r w:rsidR="00917488">
        <w:rPr>
          <w:rtl/>
        </w:rPr>
        <w:t xml:space="preserve"> </w:t>
      </w:r>
      <w:r w:rsidR="008B1BAF">
        <w:rPr>
          <w:rFonts w:hint="cs"/>
          <w:rtl/>
        </w:rPr>
        <w:t>ב</w:t>
      </w:r>
      <w:r w:rsidR="00917488">
        <w:rPr>
          <w:rtl/>
        </w:rPr>
        <w:t>יצירות הקל</w:t>
      </w:r>
      <w:r w:rsidR="00C55367">
        <w:rPr>
          <w:rFonts w:hint="cs"/>
          <w:rtl/>
        </w:rPr>
        <w:t>א</w:t>
      </w:r>
      <w:r w:rsidR="00917488">
        <w:rPr>
          <w:rtl/>
        </w:rPr>
        <w:t>סיות בהוצאת פ</w:t>
      </w:r>
      <w:r w:rsidRPr="00CD067C">
        <w:rPr>
          <w:rtl/>
        </w:rPr>
        <w:t>נג</w:t>
      </w:r>
      <w:r w:rsidR="00872829">
        <w:rPr>
          <w:rFonts w:hint="cs"/>
          <w:rtl/>
        </w:rPr>
        <w:t>ו</w:t>
      </w:r>
      <w:r w:rsidRPr="00CD067C">
        <w:rPr>
          <w:rtl/>
        </w:rPr>
        <w:t>וין</w:t>
      </w:r>
      <w:r w:rsidR="00E86D08">
        <w:rPr>
          <w:rFonts w:hint="cs"/>
          <w:rtl/>
        </w:rPr>
        <w:t xml:space="preserve"> </w:t>
      </w:r>
      <w:r w:rsidR="00E86D08">
        <w:rPr>
          <w:rtl/>
        </w:rPr>
        <w:t>–</w:t>
      </w:r>
      <w:r w:rsidRPr="00CD067C">
        <w:rPr>
          <w:rtl/>
        </w:rPr>
        <w:t xml:space="preserve"> </w:t>
      </w:r>
      <w:r w:rsidR="00882C65" w:rsidRPr="00882C65">
        <w:rPr>
          <w:rFonts w:cs="Times New Roman"/>
          <w:rtl/>
        </w:rPr>
        <w:t>ד</w:t>
      </w:r>
      <w:r w:rsidR="00C55367">
        <w:rPr>
          <w:rFonts w:cs="Times New Roman" w:hint="cs"/>
          <w:rtl/>
        </w:rPr>
        <w:t>"</w:t>
      </w:r>
      <w:r w:rsidR="00882C65" w:rsidRPr="00882C65">
        <w:rPr>
          <w:rFonts w:cs="Times New Roman"/>
          <w:rtl/>
        </w:rPr>
        <w:t xml:space="preserve">ה לורנס, </w:t>
      </w:r>
      <w:r w:rsidR="008B1BAF">
        <w:rPr>
          <w:rFonts w:hint="cs"/>
          <w:rtl/>
        </w:rPr>
        <w:t xml:space="preserve">ג'וזף קונרד, </w:t>
      </w:r>
      <w:r w:rsidR="00400825">
        <w:rPr>
          <w:rFonts w:hint="cs"/>
          <w:rtl/>
        </w:rPr>
        <w:t>א</w:t>
      </w:r>
      <w:r w:rsidR="00872829">
        <w:rPr>
          <w:rFonts w:hint="cs"/>
          <w:rtl/>
        </w:rPr>
        <w:t>"מ</w:t>
      </w:r>
      <w:r w:rsidR="00400825">
        <w:rPr>
          <w:rFonts w:hint="cs"/>
          <w:rtl/>
        </w:rPr>
        <w:t xml:space="preserve"> פורסטר</w:t>
      </w:r>
      <w:r w:rsidR="00872829">
        <w:rPr>
          <w:rFonts w:hint="cs"/>
          <w:rtl/>
        </w:rPr>
        <w:t xml:space="preserve"> </w:t>
      </w:r>
      <w:r w:rsidR="00872829">
        <w:rPr>
          <w:rtl/>
        </w:rPr>
        <w:t>–</w:t>
      </w:r>
      <w:r w:rsidR="008B1BAF">
        <w:rPr>
          <w:rFonts w:hint="cs"/>
          <w:rtl/>
        </w:rPr>
        <w:t xml:space="preserve"> ה</w:t>
      </w:r>
      <w:r w:rsidRPr="00CD067C">
        <w:rPr>
          <w:rtl/>
        </w:rPr>
        <w:t xml:space="preserve">יה כמו מפגש עם </w:t>
      </w:r>
      <w:r w:rsidR="0063732D">
        <w:rPr>
          <w:rFonts w:hint="cs"/>
          <w:rtl/>
        </w:rPr>
        <w:t>מכרים ותיקים מ</w:t>
      </w:r>
      <w:r w:rsidRPr="00CD067C">
        <w:rPr>
          <w:rtl/>
        </w:rPr>
        <w:t xml:space="preserve">היקום שלו, </w:t>
      </w:r>
      <w:r w:rsidR="00872829">
        <w:rPr>
          <w:rFonts w:hint="cs"/>
          <w:rtl/>
        </w:rPr>
        <w:t>ש</w:t>
      </w:r>
      <w:r w:rsidRPr="00CD067C">
        <w:rPr>
          <w:rtl/>
        </w:rPr>
        <w:t xml:space="preserve">לתוכו הוא נשאב </w:t>
      </w:r>
      <w:r w:rsidR="00910EE4">
        <w:rPr>
          <w:rFonts w:hint="cs"/>
          <w:rtl/>
        </w:rPr>
        <w:t>אסיר</w:t>
      </w:r>
      <w:r w:rsidRPr="00CD067C">
        <w:rPr>
          <w:rtl/>
        </w:rPr>
        <w:t xml:space="preserve"> תודה.</w:t>
      </w:r>
    </w:p>
    <w:p w14:paraId="5CADBB32" w14:textId="08D46F9D" w:rsidR="004627AB" w:rsidRPr="00CD067C" w:rsidRDefault="00534C17" w:rsidP="009837F5">
      <w:pPr>
        <w:rPr>
          <w:rtl/>
        </w:rPr>
      </w:pPr>
      <w:r>
        <w:rPr>
          <w:rtl/>
        </w:rPr>
        <w:t xml:space="preserve">כששילם על </w:t>
      </w:r>
      <w:r w:rsidR="00027606">
        <w:rPr>
          <w:rFonts w:hint="cs"/>
          <w:rtl/>
        </w:rPr>
        <w:t>'</w:t>
      </w:r>
      <w:r w:rsidR="00917488">
        <w:rPr>
          <w:rFonts w:hint="cs"/>
          <w:rtl/>
        </w:rPr>
        <w:t>קראש</w:t>
      </w:r>
      <w:r w:rsidR="00872829">
        <w:rPr>
          <w:rFonts w:hint="cs"/>
          <w:rtl/>
        </w:rPr>
        <w:t>'</w:t>
      </w:r>
      <w:r w:rsidRPr="00CD067C">
        <w:rPr>
          <w:rtl/>
        </w:rPr>
        <w:t>,</w:t>
      </w:r>
      <w:r w:rsidR="004627AB" w:rsidRPr="00CD067C">
        <w:rPr>
          <w:rtl/>
        </w:rPr>
        <w:t xml:space="preserve"> </w:t>
      </w:r>
      <w:r>
        <w:rPr>
          <w:rFonts w:hint="cs"/>
          <w:rtl/>
        </w:rPr>
        <w:t xml:space="preserve">הספר </w:t>
      </w:r>
      <w:r w:rsidR="004627AB" w:rsidRPr="00CD067C">
        <w:rPr>
          <w:rtl/>
        </w:rPr>
        <w:t>ש</w:t>
      </w:r>
      <w:r w:rsidR="00910EE4">
        <w:rPr>
          <w:rFonts w:hint="cs"/>
          <w:rtl/>
        </w:rPr>
        <w:t>בחר</w:t>
      </w:r>
      <w:r w:rsidR="004627AB" w:rsidRPr="00CD067C">
        <w:rPr>
          <w:rtl/>
        </w:rPr>
        <w:t xml:space="preserve"> לטיסה</w:t>
      </w:r>
      <w:r>
        <w:rPr>
          <w:rFonts w:hint="cs"/>
          <w:rtl/>
        </w:rPr>
        <w:t xml:space="preserve"> הארוכה חזרה הביתה</w:t>
      </w:r>
      <w:r w:rsidR="004627AB" w:rsidRPr="00CD067C">
        <w:rPr>
          <w:rtl/>
        </w:rPr>
        <w:t xml:space="preserve">, </w:t>
      </w:r>
      <w:r w:rsidR="00AE7975">
        <w:rPr>
          <w:rFonts w:hint="cs"/>
          <w:rtl/>
        </w:rPr>
        <w:t>[</w:t>
      </w:r>
      <w:r w:rsidR="00917488" w:rsidRPr="00917488">
        <w:t>http://en.wikipedia.org/wiki/J._G._Ballard</w:t>
      </w:r>
      <w:r w:rsidR="00C0225F">
        <w:rPr>
          <w:rFonts w:hint="cs"/>
          <w:rtl/>
        </w:rPr>
        <w:t xml:space="preserve"> מנבא את תאונת הדרכים</w:t>
      </w:r>
      <w:r w:rsidR="00AE7975">
        <w:rPr>
          <w:rFonts w:hint="cs"/>
          <w:rtl/>
        </w:rPr>
        <w:t xml:space="preserve">] </w:t>
      </w:r>
      <w:r w:rsidR="008B1BAF">
        <w:rPr>
          <w:rtl/>
        </w:rPr>
        <w:t>הקופאית אמרה לו, "</w:t>
      </w:r>
      <w:r w:rsidR="008B1BAF">
        <w:rPr>
          <w:rFonts w:hint="cs"/>
          <w:rtl/>
        </w:rPr>
        <w:t>ה</w:t>
      </w:r>
      <w:r w:rsidR="004627AB" w:rsidRPr="00CD067C">
        <w:rPr>
          <w:rtl/>
        </w:rPr>
        <w:t xml:space="preserve">רשה לי להמליץ לך </w:t>
      </w:r>
      <w:r w:rsidR="009837F5">
        <w:rPr>
          <w:rFonts w:hint="cs"/>
          <w:rtl/>
        </w:rPr>
        <w:t>גם</w:t>
      </w:r>
      <w:r w:rsidR="004627AB" w:rsidRPr="00CD067C">
        <w:rPr>
          <w:rtl/>
        </w:rPr>
        <w:t xml:space="preserve"> על הספר</w:t>
      </w:r>
      <w:r w:rsidR="008B1BAF">
        <w:rPr>
          <w:rtl/>
        </w:rPr>
        <w:t xml:space="preserve"> הזה. קיבלנו אותו אתמול. הוא רב</w:t>
      </w:r>
      <w:r w:rsidR="00872829">
        <w:rPr>
          <w:rFonts w:hint="cs"/>
          <w:rtl/>
        </w:rPr>
        <w:t xml:space="preserve"> </w:t>
      </w:r>
      <w:r w:rsidR="004627AB" w:rsidRPr="00CD067C">
        <w:rPr>
          <w:rtl/>
        </w:rPr>
        <w:t>מכר באר</w:t>
      </w:r>
      <w:r w:rsidR="008B1BAF">
        <w:rPr>
          <w:rFonts w:hint="cs"/>
          <w:rtl/>
        </w:rPr>
        <w:t>צות-הברית</w:t>
      </w:r>
      <w:r w:rsidR="004627AB" w:rsidRPr="00CD067C">
        <w:rPr>
          <w:rtl/>
        </w:rPr>
        <w:t>! מעל חצי מ</w:t>
      </w:r>
      <w:r w:rsidR="00872829">
        <w:rPr>
          <w:rFonts w:hint="cs"/>
          <w:rtl/>
        </w:rPr>
        <w:t>י</w:t>
      </w:r>
      <w:r w:rsidR="004627AB" w:rsidRPr="00CD067C">
        <w:rPr>
          <w:rtl/>
        </w:rPr>
        <w:t>ליון עותקים!"</w:t>
      </w:r>
      <w:r w:rsidR="00D14FCA">
        <w:rPr>
          <w:rFonts w:hint="cs"/>
          <w:rtl/>
        </w:rPr>
        <w:t xml:space="preserve"> [הארי פוטר]</w:t>
      </w:r>
    </w:p>
    <w:p w14:paraId="0FF36534" w14:textId="5D80A0C6" w:rsidR="004627AB" w:rsidRPr="00CD067C" w:rsidRDefault="004627AB" w:rsidP="005516B7">
      <w:pPr>
        <w:rPr>
          <w:rtl/>
        </w:rPr>
      </w:pPr>
      <w:r w:rsidRPr="00CD067C">
        <w:rPr>
          <w:rtl/>
        </w:rPr>
        <w:t>"אם כך, הוא לא זקוק לעזר</w:t>
      </w:r>
      <w:r w:rsidR="008B1BAF">
        <w:rPr>
          <w:rFonts w:hint="cs"/>
          <w:rtl/>
        </w:rPr>
        <w:t>ת</w:t>
      </w:r>
      <w:r w:rsidRPr="00CD067C">
        <w:rPr>
          <w:rtl/>
        </w:rPr>
        <w:t xml:space="preserve">י." הוא היה מרוצה </w:t>
      </w:r>
      <w:r w:rsidR="00F417F4">
        <w:rPr>
          <w:rFonts w:hint="cs"/>
          <w:rtl/>
        </w:rPr>
        <w:t>מ</w:t>
      </w:r>
      <w:r w:rsidR="009837F5">
        <w:rPr>
          <w:rtl/>
        </w:rPr>
        <w:t xml:space="preserve">שנינויותיו </w:t>
      </w:r>
      <w:r w:rsidR="00F417F4">
        <w:rPr>
          <w:rFonts w:hint="cs"/>
          <w:rtl/>
        </w:rPr>
        <w:t>ש</w:t>
      </w:r>
      <w:r w:rsidR="00AB5218">
        <w:rPr>
          <w:rFonts w:hint="cs"/>
          <w:rtl/>
        </w:rPr>
        <w:t>שבו אליו</w:t>
      </w:r>
      <w:r w:rsidRPr="00CD067C">
        <w:rPr>
          <w:rtl/>
        </w:rPr>
        <w:t xml:space="preserve">, </w:t>
      </w:r>
      <w:r w:rsidR="009837F5">
        <w:rPr>
          <w:rFonts w:hint="cs"/>
          <w:rtl/>
        </w:rPr>
        <w:t>אף</w:t>
      </w:r>
      <w:r w:rsidRPr="00CD067C">
        <w:rPr>
          <w:rtl/>
        </w:rPr>
        <w:t xml:space="preserve"> שהעוקץ </w:t>
      </w:r>
      <w:r w:rsidR="009837F5">
        <w:rPr>
          <w:rFonts w:hint="cs"/>
          <w:rtl/>
        </w:rPr>
        <w:t>אבד</w:t>
      </w:r>
      <w:r w:rsidRPr="00CD067C">
        <w:rPr>
          <w:rtl/>
        </w:rPr>
        <w:t xml:space="preserve"> </w:t>
      </w:r>
      <w:r w:rsidR="008B1BAF">
        <w:rPr>
          <w:rFonts w:hint="cs"/>
          <w:rtl/>
        </w:rPr>
        <w:t>לגמרי</w:t>
      </w:r>
      <w:r w:rsidR="008B1BAF">
        <w:rPr>
          <w:rtl/>
        </w:rPr>
        <w:t xml:space="preserve"> מאחר </w:t>
      </w:r>
      <w:r w:rsidR="00872829">
        <w:rPr>
          <w:rFonts w:hint="cs"/>
          <w:rtl/>
        </w:rPr>
        <w:t>ש</w:t>
      </w:r>
      <w:r w:rsidRPr="00CD067C">
        <w:rPr>
          <w:rtl/>
        </w:rPr>
        <w:t>שכח לדבר לאט והמוכרת לא הבינה אותו</w:t>
      </w:r>
      <w:r w:rsidR="008B1BAF">
        <w:rPr>
          <w:rFonts w:hint="cs"/>
          <w:rtl/>
        </w:rPr>
        <w:t xml:space="preserve"> עד שחזר על דבריו בפעם השלישית</w:t>
      </w:r>
      <w:r w:rsidR="005516B7">
        <w:rPr>
          <w:rtl/>
        </w:rPr>
        <w:t>, וכבר לא הוטרד</w:t>
      </w:r>
      <w:r w:rsidR="00534C17" w:rsidRPr="00AB5218">
        <w:rPr>
          <w:rtl/>
        </w:rPr>
        <w:t xml:space="preserve"> </w:t>
      </w:r>
      <w:r w:rsidR="009837F5">
        <w:rPr>
          <w:rFonts w:hint="cs"/>
          <w:rtl/>
        </w:rPr>
        <w:t>מ</w:t>
      </w:r>
      <w:r w:rsidRPr="00AB5218">
        <w:rPr>
          <w:rtl/>
        </w:rPr>
        <w:t>חיות הפלסטיק</w:t>
      </w:r>
      <w:r w:rsidRPr="00CD067C">
        <w:rPr>
          <w:rtl/>
        </w:rPr>
        <w:t xml:space="preserve"> הצבעוניות הקטנות </w:t>
      </w:r>
      <w:r w:rsidR="00D32653" w:rsidRPr="00D32653">
        <w:rPr>
          <w:rFonts w:cs="Times New Roman"/>
          <w:rtl/>
        </w:rPr>
        <w:t>[</w:t>
      </w:r>
      <w:r w:rsidR="008B1BAF">
        <w:rPr>
          <w:rFonts w:hint="cs"/>
          <w:rtl/>
        </w:rPr>
        <w:t>קוואי-</w:t>
      </w:r>
      <w:r w:rsidR="009650B5">
        <w:rPr>
          <w:rFonts w:hint="cs"/>
          <w:rtl/>
        </w:rPr>
        <w:t xml:space="preserve">קוואי </w:t>
      </w:r>
      <w:r w:rsidR="009650B5" w:rsidRPr="009650B5">
        <w:t>http://japanese.about.com/od/simplejapanesephrases/p/sjp9-2.htm</w:t>
      </w:r>
      <w:r w:rsidR="008B1BAF">
        <w:rPr>
          <w:rFonts w:hint="cs"/>
          <w:rtl/>
        </w:rPr>
        <w:t xml:space="preserve"> קוואי = חמוד = </w:t>
      </w:r>
      <w:r w:rsidR="008B1BAF">
        <w:t>cute</w:t>
      </w:r>
      <w:r w:rsidR="009650B5">
        <w:rPr>
          <w:rFonts w:hint="cs"/>
          <w:rtl/>
        </w:rPr>
        <w:t>]</w:t>
      </w:r>
      <w:r w:rsidR="009837F5">
        <w:rPr>
          <w:rFonts w:hint="cs"/>
          <w:rtl/>
        </w:rPr>
        <w:t xml:space="preserve"> שנמכרו בסמוך לקופה</w:t>
      </w:r>
      <w:r w:rsidRPr="00CD067C">
        <w:rPr>
          <w:rtl/>
        </w:rPr>
        <w:t>.</w:t>
      </w:r>
    </w:p>
    <w:p w14:paraId="077E2EEC" w14:textId="6CA5357F" w:rsidR="004627AB" w:rsidRDefault="004627AB" w:rsidP="002676C4">
      <w:pPr>
        <w:rPr>
          <w:rtl/>
        </w:rPr>
      </w:pPr>
      <w:r w:rsidRPr="00CD067C">
        <w:rPr>
          <w:rtl/>
        </w:rPr>
        <w:t xml:space="preserve">בהרגשת רווחה </w:t>
      </w:r>
      <w:r w:rsidR="009B2A6F">
        <w:rPr>
          <w:rFonts w:hint="cs"/>
          <w:rtl/>
        </w:rPr>
        <w:t xml:space="preserve">הוא </w:t>
      </w:r>
      <w:r w:rsidRPr="00CD067C">
        <w:rPr>
          <w:rtl/>
        </w:rPr>
        <w:t>חזר הביתה לאנגליה</w:t>
      </w:r>
      <w:r w:rsidR="008B1BAF">
        <w:rPr>
          <w:rFonts w:hint="cs"/>
          <w:rtl/>
        </w:rPr>
        <w:t>,</w:t>
      </w:r>
      <w:r w:rsidRPr="00CD067C">
        <w:rPr>
          <w:rtl/>
        </w:rPr>
        <w:t xml:space="preserve"> שם חטף שתי סטירות לחי מאבי</w:t>
      </w:r>
      <w:r>
        <w:rPr>
          <w:rtl/>
        </w:rPr>
        <w:t>ו</w:t>
      </w:r>
      <w:r w:rsidR="005516B7">
        <w:rPr>
          <w:rFonts w:hint="cs"/>
          <w:rtl/>
        </w:rPr>
        <w:t xml:space="preserve">. </w:t>
      </w:r>
      <w:r w:rsidR="00AF675F" w:rsidRPr="00AF675F">
        <w:rPr>
          <w:rFonts w:cs="Times New Roman"/>
          <w:rtl/>
        </w:rPr>
        <w:t>העונש שלא האמין כי יוּצא אל הפועל התממש</w:t>
      </w:r>
      <w:r w:rsidR="00872829">
        <w:rPr>
          <w:rFonts w:cs="Times New Roman" w:hint="cs"/>
          <w:rtl/>
        </w:rPr>
        <w:t>:</w:t>
      </w:r>
      <w:r w:rsidR="00AF675F" w:rsidRPr="00AF675F">
        <w:rPr>
          <w:rFonts w:cs="Times New Roman"/>
          <w:rtl/>
        </w:rPr>
        <w:t xml:space="preserve"> </w:t>
      </w:r>
      <w:r w:rsidR="00641DDD">
        <w:rPr>
          <w:rFonts w:hint="cs"/>
          <w:rtl/>
        </w:rPr>
        <w:t>פחות</w:t>
      </w:r>
      <w:r w:rsidR="005516B7">
        <w:rPr>
          <w:rFonts w:hint="cs"/>
          <w:rtl/>
        </w:rPr>
        <w:t xml:space="preserve"> </w:t>
      </w:r>
      <w:r w:rsidR="00641DDD">
        <w:rPr>
          <w:rFonts w:hint="cs"/>
          <w:rtl/>
        </w:rPr>
        <w:t>מ</w:t>
      </w:r>
      <w:r w:rsidR="005516B7">
        <w:rPr>
          <w:rFonts w:hint="cs"/>
          <w:rtl/>
        </w:rPr>
        <w:t xml:space="preserve">שבוע </w:t>
      </w:r>
      <w:r w:rsidR="00AF675F" w:rsidRPr="00AF675F">
        <w:rPr>
          <w:rFonts w:cs="Times New Roman"/>
          <w:rtl/>
        </w:rPr>
        <w:t xml:space="preserve">נותר עד </w:t>
      </w:r>
      <w:r w:rsidR="00872829">
        <w:rPr>
          <w:rFonts w:cs="Times New Roman" w:hint="cs"/>
          <w:rtl/>
        </w:rPr>
        <w:t>ש</w:t>
      </w:r>
      <w:r w:rsidR="005516B7">
        <w:rPr>
          <w:rFonts w:hint="cs"/>
          <w:rtl/>
        </w:rPr>
        <w:t xml:space="preserve">יישלח עם </w:t>
      </w:r>
      <w:r w:rsidR="00D73830">
        <w:rPr>
          <w:rFonts w:hint="cs"/>
          <w:rtl/>
        </w:rPr>
        <w:t>מארק</w:t>
      </w:r>
      <w:r w:rsidRPr="00CD067C">
        <w:rPr>
          <w:rtl/>
        </w:rPr>
        <w:t xml:space="preserve"> ל</w:t>
      </w:r>
      <w:r w:rsidR="00F717D4">
        <w:rPr>
          <w:rFonts w:hint="cs"/>
          <w:rtl/>
        </w:rPr>
        <w:t>התגורר</w:t>
      </w:r>
      <w:r w:rsidRPr="00CD067C">
        <w:rPr>
          <w:rtl/>
        </w:rPr>
        <w:t xml:space="preserve"> בארץ חדשה ומומלצת הרבה פחות</w:t>
      </w:r>
      <w:r w:rsidR="00F717D4">
        <w:rPr>
          <w:rtl/>
        </w:rPr>
        <w:t xml:space="preserve"> לתייר המערבי</w:t>
      </w:r>
      <w:r w:rsidR="00F717D4">
        <w:rPr>
          <w:rFonts w:hint="cs"/>
          <w:rtl/>
        </w:rPr>
        <w:t>, ההגון והמוסרי.</w:t>
      </w:r>
    </w:p>
    <w:p w14:paraId="0EDABB99" w14:textId="77777777" w:rsidR="00E46DFA" w:rsidRDefault="00E46DFA" w:rsidP="00250000">
      <w:pPr>
        <w:rPr>
          <w:rtl/>
        </w:rPr>
      </w:pPr>
      <w:r>
        <w:rPr>
          <w:rFonts w:hint="cs"/>
          <w:rtl/>
        </w:rPr>
        <w:t>[רמזנו שהיה לילה בטוקיו שבו הוא לא הגיע הביתה.</w:t>
      </w:r>
    </w:p>
    <w:p w14:paraId="785BA855" w14:textId="77777777" w:rsidR="00E46DFA" w:rsidRDefault="00E46DFA" w:rsidP="00250000">
      <w:pPr>
        <w:rPr>
          <w:rtl/>
        </w:rPr>
      </w:pPr>
      <w:r>
        <w:rPr>
          <w:rFonts w:hint="cs"/>
          <w:rtl/>
        </w:rPr>
        <w:t>מה עשה?</w:t>
      </w:r>
    </w:p>
    <w:p w14:paraId="6F55B738" w14:textId="2D36876B" w:rsidR="00E46DFA" w:rsidRDefault="00E46DFA" w:rsidP="00250000">
      <w:pPr>
        <w:rPr>
          <w:rtl/>
        </w:rPr>
      </w:pPr>
      <w:r>
        <w:rPr>
          <w:rFonts w:hint="cs"/>
          <w:rtl/>
        </w:rPr>
        <w:t>הוא</w:t>
      </w:r>
      <w:r w:rsidR="00C90C6C">
        <w:rPr>
          <w:rFonts w:hint="cs"/>
          <w:rtl/>
        </w:rPr>
        <w:t xml:space="preserve"> מאוד </w:t>
      </w:r>
      <w:r>
        <w:rPr>
          <w:rFonts w:hint="cs"/>
          <w:rtl/>
        </w:rPr>
        <w:t>בולט בטוק</w:t>
      </w:r>
      <w:r w:rsidR="005347EB">
        <w:rPr>
          <w:rFonts w:hint="cs"/>
          <w:rtl/>
        </w:rPr>
        <w:t>י</w:t>
      </w:r>
      <w:r>
        <w:rPr>
          <w:rFonts w:hint="cs"/>
          <w:rtl/>
        </w:rPr>
        <w:t>ו כמו כל הזרים.</w:t>
      </w:r>
    </w:p>
    <w:p w14:paraId="4BCE3029" w14:textId="77777777" w:rsidR="006A3D44" w:rsidRDefault="00E46DFA" w:rsidP="00250000">
      <w:pPr>
        <w:rPr>
          <w:rtl/>
        </w:rPr>
      </w:pPr>
      <w:r>
        <w:rPr>
          <w:rFonts w:hint="cs"/>
          <w:rtl/>
        </w:rPr>
        <w:t>האם הלך לרובע ההומואים? מה עשה?</w:t>
      </w:r>
    </w:p>
    <w:p w14:paraId="4662C060" w14:textId="32B2E031" w:rsidR="00E46DFA" w:rsidRDefault="006A3D44" w:rsidP="00250000">
      <w:pPr>
        <w:rPr>
          <w:rtl/>
        </w:rPr>
      </w:pPr>
      <w:r>
        <w:rPr>
          <w:rFonts w:hint="cs"/>
          <w:rtl/>
        </w:rPr>
        <w:t>אולי הוא עבר אימונים בקראטה</w:t>
      </w:r>
      <w:r w:rsidR="00E46DFA">
        <w:rPr>
          <w:rFonts w:hint="cs"/>
          <w:rtl/>
        </w:rPr>
        <w:t>]</w:t>
      </w:r>
    </w:p>
    <w:p w14:paraId="134F777E" w14:textId="27BEB129" w:rsidR="006A3D44" w:rsidRDefault="006A3D44" w:rsidP="00250000">
      <w:pPr>
        <w:rPr>
          <w:rtl/>
        </w:rPr>
      </w:pPr>
    </w:p>
    <w:p w14:paraId="599F3D92" w14:textId="349C9F9B" w:rsidR="006A3D44" w:rsidRDefault="00CF34AD" w:rsidP="00250000">
      <w:pPr>
        <w:rPr>
          <w:rtl/>
        </w:rPr>
      </w:pPr>
      <w:r>
        <w:rPr>
          <w:rFonts w:hint="cs"/>
          <w:rtl/>
        </w:rPr>
        <w:t>[</w:t>
      </w:r>
      <w:r w:rsidR="006A3D44">
        <w:rPr>
          <w:rFonts w:hint="cs"/>
          <w:rtl/>
        </w:rPr>
        <w:t xml:space="preserve">הוא יאלץ להתגורר בישראל לבדו, מארק יהיה בלימודים ואלכס לבד בבית... כמו ארקדי בחתונת אביו! אמנם, ארקדי היה צעיר ממנו כשנאלץ להתמודד עם האתגר המסעיר הזה, ובכל זאת, </w:t>
      </w:r>
      <w:r w:rsidR="00F06A3F">
        <w:rPr>
          <w:rFonts w:hint="cs"/>
          <w:rtl/>
        </w:rPr>
        <w:t>עכשיו</w:t>
      </w:r>
      <w:r w:rsidR="006A3D44">
        <w:rPr>
          <w:rFonts w:hint="cs"/>
          <w:rtl/>
        </w:rPr>
        <w:t xml:space="preserve"> תורו של אלכס. לפעמים חשב </w:t>
      </w:r>
      <w:r w:rsidR="006A3D44">
        <w:rPr>
          <w:rtl/>
        </w:rPr>
        <w:t>–</w:t>
      </w:r>
      <w:r w:rsidR="006A3D44">
        <w:rPr>
          <w:rFonts w:hint="cs"/>
          <w:rtl/>
        </w:rPr>
        <w:t xml:space="preserve"> עדיף וההורים ידחו את עלייתם, ואני אשאר להתגורר לבדי הרבה</w:t>
      </w:r>
      <w:r w:rsidR="00C90C6C">
        <w:rPr>
          <w:rFonts w:hint="cs"/>
          <w:rtl/>
        </w:rPr>
        <w:t xml:space="preserve"> מאוד </w:t>
      </w:r>
      <w:r w:rsidR="006A3D44">
        <w:rPr>
          <w:rFonts w:hint="cs"/>
          <w:rtl/>
        </w:rPr>
        <w:t xml:space="preserve">זמן. </w:t>
      </w:r>
    </w:p>
    <w:p w14:paraId="4BC96F21" w14:textId="2148C955" w:rsidR="006A3D44" w:rsidRDefault="00CF6F80" w:rsidP="00250000">
      <w:pPr>
        <w:rPr>
          <w:rtl/>
        </w:rPr>
      </w:pPr>
      <w:r>
        <w:rPr>
          <w:rFonts w:hint="cs"/>
          <w:rtl/>
        </w:rPr>
        <w:t xml:space="preserve">אגב בפעם האחרונה שהיה בישראל, אמרתי שכשחזר לאנגליה בכה והתחנן שישלחו אותו לגור לבד בישראל. אז </w:t>
      </w:r>
      <w:r w:rsidR="00F06A3F">
        <w:rPr>
          <w:rFonts w:hint="cs"/>
          <w:rtl/>
        </w:rPr>
        <w:t>עכשיו</w:t>
      </w:r>
      <w:r>
        <w:rPr>
          <w:rFonts w:hint="cs"/>
          <w:rtl/>
        </w:rPr>
        <w:t xml:space="preserve"> הם מזכירים לו.</w:t>
      </w:r>
    </w:p>
    <w:p w14:paraId="6A6E216A" w14:textId="1237B691" w:rsidR="00D0415E" w:rsidRDefault="00D0415E" w:rsidP="00250000">
      <w:pPr>
        <w:rPr>
          <w:rtl/>
        </w:rPr>
      </w:pPr>
      <w:r>
        <w:rPr>
          <w:rFonts w:hint="cs"/>
          <w:rtl/>
        </w:rPr>
        <w:t xml:space="preserve">אתה זוכר איזה סקנדלים עשית לנו אחרי שחזרת מישראל, כמה בכיות ותחנונים, לגור שם לבד? אז </w:t>
      </w:r>
      <w:r w:rsidR="00F06A3F">
        <w:rPr>
          <w:rFonts w:hint="cs"/>
          <w:rtl/>
        </w:rPr>
        <w:t>עכשיו</w:t>
      </w:r>
      <w:r>
        <w:rPr>
          <w:rFonts w:hint="cs"/>
          <w:rtl/>
        </w:rPr>
        <w:t xml:space="preserve"> אתה מקבל את זה.</w:t>
      </w:r>
    </w:p>
    <w:p w14:paraId="135BA629" w14:textId="76B45795" w:rsidR="00CF34AD" w:rsidRDefault="00CF34AD" w:rsidP="00250000">
      <w:pPr>
        <w:rPr>
          <w:rtl/>
        </w:rPr>
      </w:pPr>
      <w:r>
        <w:rPr>
          <w:rFonts w:hint="cs"/>
          <w:rtl/>
        </w:rPr>
        <w:t>]</w:t>
      </w:r>
    </w:p>
    <w:p w14:paraId="7F90DF85" w14:textId="77777777" w:rsidR="00CF34AD" w:rsidRPr="00CD067C" w:rsidRDefault="00CF34AD" w:rsidP="00250000">
      <w:pPr>
        <w:rPr>
          <w:rtl/>
        </w:rPr>
      </w:pPr>
    </w:p>
    <w:p w14:paraId="557B0568" w14:textId="77777777" w:rsidR="0047223E" w:rsidRPr="0044357B" w:rsidRDefault="00385C88" w:rsidP="00D14A18">
      <w:pPr>
        <w:pStyle w:val="Heading2"/>
        <w:rPr>
          <w:rtl/>
        </w:rPr>
      </w:pPr>
      <w:r>
        <w:rPr>
          <w:rFonts w:hint="cs"/>
          <w:rtl/>
        </w:rPr>
        <w:t>תחרות לתִמצוּת פ</w:t>
      </w:r>
      <w:r w:rsidR="007A177B">
        <w:rPr>
          <w:rFonts w:hint="cs"/>
          <w:rtl/>
        </w:rPr>
        <w:t>ְּ</w:t>
      </w:r>
      <w:r>
        <w:rPr>
          <w:rFonts w:hint="cs"/>
          <w:rtl/>
        </w:rPr>
        <w:t>רו</w:t>
      </w:r>
      <w:r w:rsidR="007A177B">
        <w:rPr>
          <w:rFonts w:hint="cs"/>
          <w:rtl/>
        </w:rPr>
        <w:t>ּ</w:t>
      </w:r>
      <w:r>
        <w:rPr>
          <w:rFonts w:hint="cs"/>
          <w:rtl/>
        </w:rPr>
        <w:t>סט</w:t>
      </w:r>
    </w:p>
    <w:p w14:paraId="6B8B3B26" w14:textId="77777777" w:rsidR="000D76FD" w:rsidRDefault="000D76FD" w:rsidP="00250000">
      <w:pPr>
        <w:rPr>
          <w:rtl/>
        </w:rPr>
      </w:pPr>
      <w:r>
        <w:rPr>
          <w:rFonts w:hint="cs"/>
          <w:rtl/>
        </w:rPr>
        <w:t>[לתת אינדיקציה לכך שה-</w:t>
      </w:r>
      <w:r>
        <w:t>Premier League</w:t>
      </w:r>
      <w:r>
        <w:rPr>
          <w:rFonts w:hint="cs"/>
          <w:rtl/>
        </w:rPr>
        <w:t xml:space="preserve"> מתחילה באמצע אוגוסט והוא יפסיד אותה]</w:t>
      </w:r>
    </w:p>
    <w:p w14:paraId="57690EE0" w14:textId="742FFCDD" w:rsidR="0042434B" w:rsidRDefault="004627AB" w:rsidP="00A67362">
      <w:pPr>
        <w:rPr>
          <w:rtl/>
        </w:rPr>
      </w:pPr>
      <w:r w:rsidRPr="00CD067C">
        <w:rPr>
          <w:rtl/>
        </w:rPr>
        <w:t xml:space="preserve">מאז </w:t>
      </w:r>
      <w:r w:rsidR="00F717D4">
        <w:rPr>
          <w:rFonts w:hint="cs"/>
          <w:rtl/>
        </w:rPr>
        <w:t>שחזר</w:t>
      </w:r>
      <w:r w:rsidRPr="00CD067C">
        <w:rPr>
          <w:rtl/>
        </w:rPr>
        <w:t xml:space="preserve"> </w:t>
      </w:r>
      <w:r w:rsidR="005232AA">
        <w:rPr>
          <w:rFonts w:hint="cs"/>
          <w:rtl/>
        </w:rPr>
        <w:t xml:space="preserve">הביתה </w:t>
      </w:r>
      <w:r w:rsidRPr="00CD067C">
        <w:rPr>
          <w:rtl/>
        </w:rPr>
        <w:t xml:space="preserve">לא </w:t>
      </w:r>
      <w:r w:rsidR="003F3331">
        <w:rPr>
          <w:rFonts w:hint="cs"/>
          <w:rtl/>
        </w:rPr>
        <w:t xml:space="preserve">החליפו איתו </w:t>
      </w:r>
      <w:r w:rsidR="00F417F4" w:rsidRPr="00F417F4">
        <w:rPr>
          <w:rFonts w:cs="Times New Roman"/>
          <w:rtl/>
        </w:rPr>
        <w:t xml:space="preserve">הוריו של אלכס </w:t>
      </w:r>
      <w:r w:rsidR="003F3331">
        <w:rPr>
          <w:rFonts w:hint="cs"/>
          <w:rtl/>
        </w:rPr>
        <w:t>מילה</w:t>
      </w:r>
      <w:r w:rsidRPr="00CD067C">
        <w:rPr>
          <w:rtl/>
        </w:rPr>
        <w:t xml:space="preserve">. </w:t>
      </w:r>
      <w:r w:rsidR="0042434B">
        <w:rPr>
          <w:rFonts w:hint="cs"/>
          <w:rtl/>
        </w:rPr>
        <w:t xml:space="preserve">הם לא דיברו </w:t>
      </w:r>
      <w:r w:rsidR="00F417F4">
        <w:rPr>
          <w:rFonts w:hint="cs"/>
          <w:rtl/>
        </w:rPr>
        <w:t xml:space="preserve">גם </w:t>
      </w:r>
      <w:r w:rsidR="003F3331">
        <w:rPr>
          <w:rFonts w:hint="cs"/>
          <w:rtl/>
        </w:rPr>
        <w:t>זה עם זו</w:t>
      </w:r>
      <w:r w:rsidR="00824E65">
        <w:rPr>
          <w:rFonts w:hint="cs"/>
          <w:rtl/>
        </w:rPr>
        <w:t xml:space="preserve"> עקב</w:t>
      </w:r>
      <w:r w:rsidR="0042434B">
        <w:rPr>
          <w:rFonts w:hint="cs"/>
          <w:rtl/>
        </w:rPr>
        <w:t xml:space="preserve"> האשמות הדדיות </w:t>
      </w:r>
      <w:r w:rsidR="005232AA">
        <w:rPr>
          <w:rFonts w:hint="cs"/>
          <w:rtl/>
        </w:rPr>
        <w:t xml:space="preserve">על </w:t>
      </w:r>
      <w:r w:rsidR="0042434B">
        <w:rPr>
          <w:rFonts w:hint="cs"/>
          <w:rtl/>
        </w:rPr>
        <w:t>ש</w:t>
      </w:r>
      <w:r w:rsidR="008B1B44">
        <w:rPr>
          <w:rFonts w:hint="cs"/>
          <w:rtl/>
        </w:rPr>
        <w:t>סופי</w:t>
      </w:r>
      <w:r w:rsidR="0042434B">
        <w:rPr>
          <w:rFonts w:hint="cs"/>
          <w:rtl/>
        </w:rPr>
        <w:t xml:space="preserve"> לא ה</w:t>
      </w:r>
      <w:r w:rsidR="00824E65">
        <w:rPr>
          <w:rFonts w:hint="cs"/>
          <w:rtl/>
        </w:rPr>
        <w:t>טריחה את עצמה</w:t>
      </w:r>
      <w:r w:rsidR="0042434B">
        <w:rPr>
          <w:rFonts w:hint="cs"/>
          <w:rtl/>
        </w:rPr>
        <w:t xml:space="preserve"> לאודיציות בג'</w:t>
      </w:r>
      <w:r w:rsidR="002B5C8F">
        <w:rPr>
          <w:rFonts w:hint="cs"/>
          <w:rtl/>
        </w:rPr>
        <w:t>ו</w:t>
      </w:r>
      <w:r w:rsidR="0042434B">
        <w:rPr>
          <w:rFonts w:hint="cs"/>
          <w:rtl/>
        </w:rPr>
        <w:t xml:space="preserve">ליארד. </w:t>
      </w:r>
      <w:r w:rsidR="00153C66" w:rsidRPr="00153C66">
        <w:rPr>
          <w:rFonts w:cs="Times New Roman"/>
          <w:rtl/>
        </w:rPr>
        <w:t xml:space="preserve">סופי </w:t>
      </w:r>
      <w:r w:rsidR="007122EF">
        <w:rPr>
          <w:rFonts w:cs="Times New Roman" w:hint="cs"/>
          <w:rtl/>
        </w:rPr>
        <w:t xml:space="preserve">שוב </w:t>
      </w:r>
      <w:r w:rsidR="00153C66" w:rsidRPr="00153C66">
        <w:rPr>
          <w:rFonts w:cs="Times New Roman"/>
          <w:rtl/>
        </w:rPr>
        <w:t>הסבירה בסבלנות שאינה מוכנה עוד לחיים שבהם כל חריגה ולו מזערית משלמות משמעה כישלון מוחלט, ושקצה בתחרות העזה</w:t>
      </w:r>
      <w:r w:rsidR="00BF00C7" w:rsidRPr="00BF00C7">
        <w:rPr>
          <w:rtl/>
        </w:rPr>
        <w:t xml:space="preserve"> </w:t>
      </w:r>
      <w:r w:rsidR="00BF00C7" w:rsidRPr="00BF00C7">
        <w:rPr>
          <w:rFonts w:cs="Times New Roman"/>
          <w:rtl/>
        </w:rPr>
        <w:t>שכרוכה בכך באופן שאין מנוס ממנו [</w:t>
      </w:r>
      <w:r w:rsidR="00BF00C7" w:rsidRPr="00BF00C7">
        <w:rPr>
          <w:rFonts w:cs="Times New Roman"/>
        </w:rPr>
        <w:t>inevitably involved</w:t>
      </w:r>
      <w:r w:rsidR="00BF00C7" w:rsidRPr="00BF00C7">
        <w:rPr>
          <w:rFonts w:cs="Times New Roman"/>
          <w:rtl/>
        </w:rPr>
        <w:t xml:space="preserve"> בלתי נמנע]</w:t>
      </w:r>
      <w:r w:rsidR="00153C66" w:rsidRPr="00153C66">
        <w:rPr>
          <w:rFonts w:cs="Times New Roman"/>
          <w:rtl/>
        </w:rPr>
        <w:t>, אבל כל אלו נחשבו בעיני הוריה כלא יותר מטיעוני סרק אל מול היציר</w:t>
      </w:r>
      <w:r w:rsidR="00BF00C7" w:rsidRPr="00BF00C7">
        <w:rPr>
          <w:rFonts w:cs="Times New Roman"/>
          <w:rtl/>
        </w:rPr>
        <w:t>תיות, הרוחניות</w:t>
      </w:r>
      <w:r w:rsidR="00153C66" w:rsidRPr="00153C66">
        <w:rPr>
          <w:rFonts w:cs="Times New Roman"/>
          <w:rtl/>
        </w:rPr>
        <w:t xml:space="preserve">, חיי התרבות הנעלים </w:t>
      </w:r>
      <w:r w:rsidR="00153C66" w:rsidRPr="00153C66">
        <w:rPr>
          <w:rFonts w:cs="Times New Roman"/>
          <w:rtl/>
        </w:rPr>
        <w:lastRenderedPageBreak/>
        <w:t xml:space="preserve">שעוד נכונו לה, </w:t>
      </w:r>
      <w:r w:rsidR="009F4714" w:rsidRPr="009F4714">
        <w:rPr>
          <w:rFonts w:cs="Times New Roman"/>
          <w:rtl/>
        </w:rPr>
        <w:t xml:space="preserve">טבולים </w:t>
      </w:r>
      <w:r w:rsidR="00872829" w:rsidRPr="00872829">
        <w:rPr>
          <w:rFonts w:cs="Times New Roman"/>
          <w:rtl/>
        </w:rPr>
        <w:t>באמנותיות ואקספרסיביות</w:t>
      </w:r>
      <w:r w:rsidR="009F4714" w:rsidRPr="009F4714">
        <w:rPr>
          <w:rFonts w:cs="Times New Roman"/>
          <w:rtl/>
        </w:rPr>
        <w:t xml:space="preserve"> בלי די – </w:t>
      </w:r>
      <w:r w:rsidR="00153C66" w:rsidRPr="00153C66">
        <w:rPr>
          <w:rFonts w:cs="Times New Roman"/>
          <w:rtl/>
        </w:rPr>
        <w:t xml:space="preserve">לו רק תתעשת ותפעל כנדרש. </w:t>
      </w:r>
      <w:r w:rsidR="0070512A" w:rsidRPr="0070512A">
        <w:rPr>
          <w:rFonts w:cs="Times New Roman"/>
          <w:rtl/>
        </w:rPr>
        <w:t xml:space="preserve">ובקשר לבחינות שהוחמצו בג'וליארד, </w:t>
      </w:r>
      <w:r w:rsidR="001C5A04">
        <w:rPr>
          <w:rFonts w:hint="cs"/>
          <w:rtl/>
        </w:rPr>
        <w:t>אימא</w:t>
      </w:r>
      <w:r w:rsidR="0042434B">
        <w:rPr>
          <w:rFonts w:hint="cs"/>
          <w:rtl/>
        </w:rPr>
        <w:t xml:space="preserve"> </w:t>
      </w:r>
      <w:r w:rsidR="00DB6F0C">
        <w:rPr>
          <w:rFonts w:hint="cs"/>
          <w:rtl/>
        </w:rPr>
        <w:t>א</w:t>
      </w:r>
      <w:r w:rsidR="00C8041B">
        <w:rPr>
          <w:rFonts w:hint="cs"/>
          <w:rtl/>
        </w:rPr>
        <w:t>מנם</w:t>
      </w:r>
      <w:r w:rsidR="00DB6F0C">
        <w:rPr>
          <w:rFonts w:hint="cs"/>
          <w:rtl/>
        </w:rPr>
        <w:t xml:space="preserve"> </w:t>
      </w:r>
      <w:r w:rsidR="001C5A04">
        <w:rPr>
          <w:rFonts w:hint="cs"/>
          <w:rtl/>
        </w:rPr>
        <w:t>הייתה</w:t>
      </w:r>
      <w:r w:rsidR="0042434B">
        <w:rPr>
          <w:rFonts w:hint="cs"/>
          <w:rtl/>
        </w:rPr>
        <w:t xml:space="preserve"> בס</w:t>
      </w:r>
      <w:r w:rsidR="00872829">
        <w:rPr>
          <w:rFonts w:hint="cs"/>
          <w:rtl/>
        </w:rPr>
        <w:t>י</w:t>
      </w:r>
      <w:r w:rsidR="0042434B">
        <w:rPr>
          <w:rFonts w:hint="cs"/>
          <w:rtl/>
        </w:rPr>
        <w:t>ב</w:t>
      </w:r>
      <w:r w:rsidR="00872829">
        <w:rPr>
          <w:rFonts w:hint="cs"/>
          <w:rtl/>
        </w:rPr>
        <w:t>ו</w:t>
      </w:r>
      <w:r w:rsidR="0042434B">
        <w:rPr>
          <w:rFonts w:hint="cs"/>
          <w:rtl/>
        </w:rPr>
        <w:t xml:space="preserve">ב הופעות עם תיאו, </w:t>
      </w:r>
      <w:r w:rsidR="00DB6F0C">
        <w:rPr>
          <w:rFonts w:hint="cs"/>
          <w:rtl/>
        </w:rPr>
        <w:t>[</w:t>
      </w:r>
      <w:r w:rsidR="0042434B">
        <w:rPr>
          <w:rFonts w:hint="cs"/>
          <w:rtl/>
        </w:rPr>
        <w:t xml:space="preserve">באותם </w:t>
      </w:r>
      <w:r w:rsidR="00271F95">
        <w:rPr>
          <w:rFonts w:hint="cs"/>
          <w:rtl/>
        </w:rPr>
        <w:t>אזור</w:t>
      </w:r>
      <w:r w:rsidR="0042434B">
        <w:rPr>
          <w:rFonts w:hint="cs"/>
          <w:rtl/>
        </w:rPr>
        <w:t>ים בעולם מהם השמש זורחת,</w:t>
      </w:r>
      <w:r w:rsidR="00DB6F0C">
        <w:rPr>
          <w:rFonts w:hint="cs"/>
          <w:rtl/>
        </w:rPr>
        <w:t>]</w:t>
      </w:r>
      <w:r w:rsidR="0042434B">
        <w:rPr>
          <w:rFonts w:hint="cs"/>
          <w:rtl/>
        </w:rPr>
        <w:t xml:space="preserve"> אבל אבא </w:t>
      </w:r>
      <w:r w:rsidR="003F3331">
        <w:rPr>
          <w:rFonts w:hint="cs"/>
          <w:rtl/>
        </w:rPr>
        <w:t xml:space="preserve">טען שהוא </w:t>
      </w:r>
      <w:r w:rsidR="00824E65">
        <w:rPr>
          <w:rFonts w:hint="cs"/>
          <w:rtl/>
        </w:rPr>
        <w:t xml:space="preserve">בהחלט לא אחראי כי </w:t>
      </w:r>
      <w:r w:rsidR="00F417F4" w:rsidRPr="00F417F4">
        <w:rPr>
          <w:rFonts w:cs="Times New Roman"/>
          <w:rtl/>
        </w:rPr>
        <w:t xml:space="preserve">מאז שחזר עם מארק מהאולימפיאדה </w:t>
      </w:r>
      <w:r w:rsidR="00685E2E" w:rsidRPr="00685E2E">
        <w:rPr>
          <w:rFonts w:cs="Times New Roman"/>
          <w:rtl/>
        </w:rPr>
        <w:t>היה עליו להשלים את הפער בעבודתו</w:t>
      </w:r>
      <w:r w:rsidR="0042434B">
        <w:rPr>
          <w:rFonts w:hint="cs"/>
          <w:rtl/>
        </w:rPr>
        <w:t>, הוא עובד כל יום ו</w:t>
      </w:r>
      <w:r w:rsidR="00005D39">
        <w:rPr>
          <w:rFonts w:hint="cs"/>
          <w:rtl/>
        </w:rPr>
        <w:t>גם מחצית מהלילות</w:t>
      </w:r>
      <w:r w:rsidR="003F3331">
        <w:rPr>
          <w:rFonts w:hint="cs"/>
          <w:rtl/>
        </w:rPr>
        <w:t>.</w:t>
      </w:r>
      <w:r w:rsidR="0042434B">
        <w:rPr>
          <w:rFonts w:hint="cs"/>
          <w:rtl/>
        </w:rPr>
        <w:t xml:space="preserve"> </w:t>
      </w:r>
      <w:r w:rsidR="008B1B44">
        <w:rPr>
          <w:rFonts w:hint="cs"/>
          <w:rtl/>
        </w:rPr>
        <w:t>סופי</w:t>
      </w:r>
      <w:r w:rsidR="0042434B">
        <w:rPr>
          <w:rFonts w:hint="cs"/>
          <w:rtl/>
        </w:rPr>
        <w:t xml:space="preserve"> התקבלה לקיימ</w:t>
      </w:r>
      <w:r w:rsidR="00005D39">
        <w:rPr>
          <w:rFonts w:hint="cs"/>
          <w:rtl/>
        </w:rPr>
        <w:t>ברידג' וס</w:t>
      </w:r>
      <w:r w:rsidR="003F3331">
        <w:rPr>
          <w:rFonts w:hint="cs"/>
          <w:rtl/>
        </w:rPr>
        <w:t>י</w:t>
      </w:r>
      <w:r w:rsidR="00005D39">
        <w:rPr>
          <w:rFonts w:hint="cs"/>
          <w:rtl/>
        </w:rPr>
        <w:t>רבה ל</w:t>
      </w:r>
      <w:r w:rsidR="005232AA">
        <w:rPr>
          <w:rFonts w:hint="cs"/>
          <w:rtl/>
        </w:rPr>
        <w:t>הרחיק</w:t>
      </w:r>
      <w:r w:rsidR="00641DDD">
        <w:rPr>
          <w:rFonts w:hint="cs"/>
          <w:rtl/>
        </w:rPr>
        <w:t xml:space="preserve"> </w:t>
      </w:r>
      <w:r w:rsidR="00F417F4">
        <w:rPr>
          <w:rFonts w:hint="cs"/>
          <w:rtl/>
        </w:rPr>
        <w:t>נדוד</w:t>
      </w:r>
      <w:r w:rsidR="00005D39">
        <w:rPr>
          <w:rFonts w:hint="cs"/>
          <w:rtl/>
        </w:rPr>
        <w:t xml:space="preserve">, ולעומת זאת </w:t>
      </w:r>
      <w:r w:rsidR="00641DDD">
        <w:rPr>
          <w:rFonts w:hint="cs"/>
          <w:rtl/>
        </w:rPr>
        <w:t>אלכס</w:t>
      </w:r>
      <w:r w:rsidR="00005D39">
        <w:rPr>
          <w:rFonts w:hint="cs"/>
          <w:rtl/>
        </w:rPr>
        <w:t xml:space="preserve"> דווקא טס </w:t>
      </w:r>
      <w:r w:rsidR="00824E65">
        <w:rPr>
          <w:rFonts w:hint="cs"/>
          <w:rtl/>
        </w:rPr>
        <w:t xml:space="preserve">גם טס </w:t>
      </w:r>
      <w:r w:rsidR="00005D39">
        <w:rPr>
          <w:rFonts w:hint="cs"/>
          <w:rtl/>
        </w:rPr>
        <w:t>ללא רשות לחצי</w:t>
      </w:r>
      <w:r w:rsidR="00FD2DE2">
        <w:rPr>
          <w:rFonts w:hint="cs"/>
          <w:rtl/>
        </w:rPr>
        <w:t>ו</w:t>
      </w:r>
      <w:r w:rsidR="00005D39">
        <w:rPr>
          <w:rFonts w:hint="cs"/>
          <w:rtl/>
        </w:rPr>
        <w:t xml:space="preserve"> השני של כדור הארץ.</w:t>
      </w:r>
      <w:r w:rsidR="009F4714">
        <w:rPr>
          <w:rFonts w:hint="cs"/>
          <w:rtl/>
        </w:rPr>
        <w:t xml:space="preserve"> </w:t>
      </w:r>
      <w:r w:rsidR="009F4714" w:rsidRPr="009F4714">
        <w:rPr>
          <w:rFonts w:cs="Times New Roman"/>
          <w:rtl/>
        </w:rPr>
        <w:t>[</w:t>
      </w:r>
      <w:r w:rsidR="009F4714">
        <w:rPr>
          <w:rFonts w:cs="Times New Roman" w:hint="cs"/>
          <w:rtl/>
        </w:rPr>
        <w:t>סופסופי</w:t>
      </w:r>
      <w:r w:rsidR="009F4714" w:rsidRPr="009F4714">
        <w:rPr>
          <w:rFonts w:cs="Times New Roman"/>
          <w:rtl/>
        </w:rPr>
        <w:t xml:space="preserve"> – אחד מכמה קטעים שכולם באותו נושא]</w:t>
      </w:r>
    </w:p>
    <w:p w14:paraId="746C7AC4" w14:textId="1FE98792" w:rsidR="00DB6F0C" w:rsidRDefault="00DB6F0C" w:rsidP="00850C64">
      <w:pPr>
        <w:rPr>
          <w:rtl/>
        </w:rPr>
      </w:pPr>
      <w:r>
        <w:rPr>
          <w:rFonts w:hint="cs"/>
          <w:rtl/>
        </w:rPr>
        <w:t xml:space="preserve">אבל </w:t>
      </w:r>
      <w:r w:rsidR="003F3331">
        <w:rPr>
          <w:rFonts w:hint="cs"/>
          <w:rtl/>
        </w:rPr>
        <w:t>מדוע</w:t>
      </w:r>
      <w:r>
        <w:rPr>
          <w:rFonts w:hint="cs"/>
          <w:rtl/>
        </w:rPr>
        <w:t xml:space="preserve"> </w:t>
      </w:r>
      <w:r w:rsidR="00005D39">
        <w:rPr>
          <w:rFonts w:hint="cs"/>
          <w:rtl/>
        </w:rPr>
        <w:t>קיימברידג'</w:t>
      </w:r>
      <w:r>
        <w:rPr>
          <w:rFonts w:hint="cs"/>
          <w:rtl/>
        </w:rPr>
        <w:t xml:space="preserve">? </w:t>
      </w:r>
      <w:r w:rsidR="003F3331">
        <w:rPr>
          <w:rFonts w:hint="cs"/>
          <w:rtl/>
        </w:rPr>
        <w:t xml:space="preserve">התקוממו ההורים, </w:t>
      </w:r>
      <w:r w:rsidR="00AF675F" w:rsidRPr="00AF675F">
        <w:rPr>
          <w:rFonts w:cs="Times New Roman"/>
          <w:rtl/>
        </w:rPr>
        <w:t>הרי אין זה בית-הספר ל</w:t>
      </w:r>
      <w:r w:rsidR="001C5A04">
        <w:rPr>
          <w:rFonts w:cs="Times New Roman"/>
          <w:rtl/>
        </w:rPr>
        <w:t>מוזיקה</w:t>
      </w:r>
      <w:r w:rsidR="00AF675F" w:rsidRPr="00AF675F">
        <w:rPr>
          <w:rFonts w:cs="Times New Roman"/>
          <w:rtl/>
        </w:rPr>
        <w:t xml:space="preserve"> המוביל בעולם, ואפילו בגבולות בריטניה לא תמיד דורג בשלושת המקומות הראשונים</w:t>
      </w:r>
      <w:r w:rsidR="00872829">
        <w:rPr>
          <w:rFonts w:cs="Times New Roman" w:hint="cs"/>
          <w:rtl/>
        </w:rPr>
        <w:t>.</w:t>
      </w:r>
      <w:r w:rsidR="00AF675F" w:rsidRPr="00AF675F">
        <w:rPr>
          <w:rFonts w:cs="Times New Roman"/>
          <w:rtl/>
        </w:rPr>
        <w:t xml:space="preserve"> </w:t>
      </w:r>
      <w:r w:rsidR="003F3331">
        <w:rPr>
          <w:rFonts w:hint="cs"/>
          <w:rtl/>
        </w:rPr>
        <w:t>וסבתא הוסיפה ו</w:t>
      </w:r>
      <w:r w:rsidR="00E32611">
        <w:rPr>
          <w:rFonts w:hint="cs"/>
          <w:rtl/>
        </w:rPr>
        <w:t>הקשת</w:t>
      </w:r>
      <w:r w:rsidR="003F3331">
        <w:rPr>
          <w:rFonts w:hint="cs"/>
          <w:rtl/>
        </w:rPr>
        <w:t xml:space="preserve">ה </w:t>
      </w:r>
      <w:r w:rsidR="003F3331">
        <w:rPr>
          <w:rtl/>
        </w:rPr>
        <w:t>–</w:t>
      </w:r>
      <w:r w:rsidR="003F3331">
        <w:rPr>
          <w:rFonts w:hint="cs"/>
          <w:rtl/>
        </w:rPr>
        <w:t xml:space="preserve"> </w:t>
      </w:r>
      <w:r w:rsidR="00872829">
        <w:rPr>
          <w:rFonts w:hint="cs"/>
          <w:rtl/>
        </w:rPr>
        <w:t>"</w:t>
      </w:r>
      <w:r w:rsidR="003F3331">
        <w:rPr>
          <w:rFonts w:hint="cs"/>
          <w:rtl/>
        </w:rPr>
        <w:t>נ</w:t>
      </w:r>
      <w:r w:rsidR="00A67362">
        <w:rPr>
          <w:rFonts w:hint="cs"/>
          <w:rtl/>
        </w:rPr>
        <w:t>ָ</w:t>
      </w:r>
      <w:r w:rsidR="003F3331">
        <w:rPr>
          <w:rFonts w:hint="cs"/>
          <w:rtl/>
        </w:rPr>
        <w:t>ש</w:t>
      </w:r>
      <w:r w:rsidR="00A67362">
        <w:rPr>
          <w:rFonts w:hint="cs"/>
          <w:rtl/>
        </w:rPr>
        <w:t>ְׁ</w:t>
      </w:r>
      <w:r w:rsidR="003F3331">
        <w:rPr>
          <w:rFonts w:hint="cs"/>
          <w:rtl/>
        </w:rPr>
        <w:t>טו</w:t>
      </w:r>
      <w:r w:rsidR="00A67362">
        <w:rPr>
          <w:rFonts w:hint="cs"/>
          <w:rtl/>
        </w:rPr>
        <w:t>ֹ</w:t>
      </w:r>
      <w:r w:rsidR="003F3331">
        <w:rPr>
          <w:rFonts w:hint="cs"/>
          <w:rtl/>
        </w:rPr>
        <w:t>מ</w:t>
      </w:r>
      <w:r w:rsidR="00A67362">
        <w:rPr>
          <w:rFonts w:hint="cs"/>
          <w:rtl/>
        </w:rPr>
        <w:t>ְ</w:t>
      </w:r>
      <w:r w:rsidR="003F3331">
        <w:rPr>
          <w:rFonts w:hint="cs"/>
          <w:rtl/>
        </w:rPr>
        <w:t>נ</w:t>
      </w:r>
      <w:r w:rsidR="00A67362">
        <w:rPr>
          <w:rFonts w:hint="cs"/>
          <w:rtl/>
        </w:rPr>
        <w:t>ְ</w:t>
      </w:r>
      <w:r w:rsidR="003F3331">
        <w:rPr>
          <w:rFonts w:hint="cs"/>
          <w:rtl/>
        </w:rPr>
        <w:t>י</w:t>
      </w:r>
      <w:r w:rsidR="00A67362">
        <w:rPr>
          <w:rFonts w:hint="cs"/>
          <w:rtl/>
        </w:rPr>
        <w:t>ֵ</w:t>
      </w:r>
      <w:r w:rsidR="003F3331">
        <w:rPr>
          <w:rFonts w:hint="cs"/>
          <w:rtl/>
        </w:rPr>
        <w:t xml:space="preserve">יה </w:t>
      </w:r>
      <w:r w:rsidR="00D7014A">
        <w:rPr>
          <w:rFonts w:hint="cs"/>
          <w:rtl/>
        </w:rPr>
        <w:t xml:space="preserve">[מרוסית </w:t>
      </w:r>
      <w:r w:rsidR="00D7014A">
        <w:rPr>
          <w:rtl/>
        </w:rPr>
        <w:t>–</w:t>
      </w:r>
      <w:r w:rsidR="00D7014A">
        <w:rPr>
          <w:rFonts w:hint="cs"/>
          <w:rtl/>
        </w:rPr>
        <w:t xml:space="preserve"> מהו לי] </w:t>
      </w:r>
      <w:r w:rsidR="003F3331">
        <w:rPr>
          <w:rFonts w:hint="cs"/>
          <w:rtl/>
        </w:rPr>
        <w:t>קיימברידג'?</w:t>
      </w:r>
      <w:r w:rsidR="00872829">
        <w:rPr>
          <w:rFonts w:hint="cs"/>
          <w:rtl/>
        </w:rPr>
        <w:t>"</w:t>
      </w:r>
      <w:r w:rsidR="003F3331">
        <w:rPr>
          <w:rFonts w:hint="cs"/>
          <w:rtl/>
        </w:rPr>
        <w:t xml:space="preserve"> לאחרונה החלו לחדור לדבריה מילים בבליל שפות </w:t>
      </w:r>
      <w:r w:rsidR="00A67362">
        <w:rPr>
          <w:rFonts w:hint="cs"/>
          <w:rtl/>
        </w:rPr>
        <w:t xml:space="preserve">מבהיל </w:t>
      </w:r>
      <w:r w:rsidR="003F3331">
        <w:rPr>
          <w:rFonts w:hint="cs"/>
          <w:rtl/>
        </w:rPr>
        <w:t xml:space="preserve">שרק </w:t>
      </w:r>
      <w:r w:rsidR="001C5A04">
        <w:rPr>
          <w:rFonts w:hint="cs"/>
          <w:rtl/>
        </w:rPr>
        <w:t>אימא</w:t>
      </w:r>
      <w:r w:rsidR="003F3331">
        <w:rPr>
          <w:rFonts w:hint="cs"/>
          <w:rtl/>
        </w:rPr>
        <w:t xml:space="preserve"> הצליחה להבין. </w:t>
      </w:r>
    </w:p>
    <w:p w14:paraId="00AEB7C7" w14:textId="77777777" w:rsidR="00005D39" w:rsidRDefault="00005D39" w:rsidP="00DB6F0C">
      <w:pPr>
        <w:rPr>
          <w:rtl/>
        </w:rPr>
      </w:pPr>
      <w:r>
        <w:rPr>
          <w:rFonts w:hint="cs"/>
          <w:rtl/>
        </w:rPr>
        <w:t>[</w:t>
      </w:r>
      <w:r w:rsidRPr="00005D39">
        <w:t>http://www.thecompleteuniversityguide.co.uk/league-tables/rankings?s=music</w:t>
      </w:r>
      <w:r>
        <w:rPr>
          <w:rFonts w:hint="cs"/>
          <w:rtl/>
        </w:rPr>
        <w:t>]</w:t>
      </w:r>
    </w:p>
    <w:p w14:paraId="49CD0976" w14:textId="0D9B63C3" w:rsidR="00186189" w:rsidRDefault="00186189" w:rsidP="0042434B">
      <w:pPr>
        <w:rPr>
          <w:rtl/>
        </w:rPr>
      </w:pPr>
      <w:r>
        <w:rPr>
          <w:rFonts w:hint="cs"/>
          <w:rtl/>
        </w:rPr>
        <w:t>[אולי היא מתקבלת לאחד מבתי הספר ל</w:t>
      </w:r>
      <w:r w:rsidR="001C5A04">
        <w:rPr>
          <w:rFonts w:hint="cs"/>
          <w:rtl/>
        </w:rPr>
        <w:t>מוזיקה</w:t>
      </w:r>
      <w:r>
        <w:rPr>
          <w:rFonts w:hint="cs"/>
          <w:rtl/>
        </w:rPr>
        <w:t xml:space="preserve"> באירופה??? או ש</w:t>
      </w:r>
      <w:r w:rsidR="001C5A04">
        <w:rPr>
          <w:rFonts w:hint="cs"/>
          <w:rtl/>
        </w:rPr>
        <w:t>אימא</w:t>
      </w:r>
      <w:r>
        <w:rPr>
          <w:rFonts w:hint="cs"/>
          <w:rtl/>
        </w:rPr>
        <w:t xml:space="preserve"> שלה מציעה את זה]</w:t>
      </w:r>
    </w:p>
    <w:p w14:paraId="522AEC17" w14:textId="7011D13D" w:rsidR="00B2035A" w:rsidRPr="00B7685A" w:rsidRDefault="00C8041B" w:rsidP="00535EF9">
      <w:pPr>
        <w:rPr>
          <w:rtl/>
        </w:rPr>
      </w:pPr>
      <w:r>
        <w:rPr>
          <w:rFonts w:hint="cs"/>
          <w:rtl/>
        </w:rPr>
        <w:t>מחאותיו הקולניות של אלכס על עונ</w:t>
      </w:r>
      <w:r w:rsidR="00CE6AF6">
        <w:rPr>
          <w:rFonts w:hint="cs"/>
          <w:rtl/>
        </w:rPr>
        <w:t xml:space="preserve">שו הכבד </w:t>
      </w:r>
      <w:r>
        <w:rPr>
          <w:rFonts w:hint="cs"/>
          <w:rtl/>
        </w:rPr>
        <w:t>התקבלו</w:t>
      </w:r>
      <w:r w:rsidR="001B5A0A">
        <w:rPr>
          <w:rFonts w:hint="cs"/>
          <w:rtl/>
        </w:rPr>
        <w:t xml:space="preserve"> באדישות.</w:t>
      </w:r>
      <w:r w:rsidR="00824E65">
        <w:rPr>
          <w:rFonts w:hint="cs"/>
          <w:rtl/>
        </w:rPr>
        <w:t xml:space="preserve"> </w:t>
      </w:r>
      <w:r w:rsidR="00097985">
        <w:rPr>
          <w:rFonts w:hint="cs"/>
          <w:rtl/>
        </w:rPr>
        <w:t xml:space="preserve">הוריו </w:t>
      </w:r>
      <w:r w:rsidR="00097985" w:rsidRPr="002204AD">
        <w:rPr>
          <w:rFonts w:hint="eastAsia"/>
          <w:rtl/>
        </w:rPr>
        <w:t>הזכירו</w:t>
      </w:r>
      <w:r w:rsidR="00097985">
        <w:rPr>
          <w:rFonts w:hint="cs"/>
          <w:rtl/>
        </w:rPr>
        <w:t xml:space="preserve">, כביכול אחד לשני כי איתו לא דיברו, את תחנוניו ומחאותיו הלא פחות קולניות כשחזר מכל אחד מביקוריו הקיציים </w:t>
      </w:r>
      <w:r w:rsidR="00577DAD">
        <w:rPr>
          <w:rFonts w:hint="cs"/>
          <w:rtl/>
        </w:rPr>
        <w:t>בישראל</w:t>
      </w:r>
      <w:r w:rsidR="00097985">
        <w:rPr>
          <w:rFonts w:hint="cs"/>
          <w:rtl/>
        </w:rPr>
        <w:t xml:space="preserve">. </w:t>
      </w:r>
      <w:r w:rsidR="000D76FD">
        <w:rPr>
          <w:rFonts w:hint="cs"/>
          <w:rtl/>
        </w:rPr>
        <w:t xml:space="preserve">גם </w:t>
      </w:r>
      <w:r w:rsidR="00F417F4" w:rsidRPr="00F417F4">
        <w:rPr>
          <w:rFonts w:cs="Times New Roman"/>
          <w:rtl/>
        </w:rPr>
        <w:t>ב</w:t>
      </w:r>
      <w:r w:rsidR="00AF675F" w:rsidRPr="00AF675F">
        <w:rPr>
          <w:rFonts w:cs="Times New Roman"/>
          <w:rtl/>
        </w:rPr>
        <w:t xml:space="preserve">עובדת </w:t>
      </w:r>
      <w:r w:rsidR="00F417F4" w:rsidRPr="00F417F4">
        <w:rPr>
          <w:rFonts w:cs="Times New Roman"/>
          <w:rtl/>
        </w:rPr>
        <w:t>היותו</w:t>
      </w:r>
      <w:r w:rsidR="000D76FD">
        <w:rPr>
          <w:rFonts w:hint="cs"/>
          <w:rtl/>
        </w:rPr>
        <w:t xml:space="preserve"> </w:t>
      </w:r>
      <w:r w:rsidR="00E63DBF">
        <w:rPr>
          <w:rFonts w:hint="cs"/>
          <w:rtl/>
        </w:rPr>
        <w:t xml:space="preserve">מועמד </w:t>
      </w:r>
      <w:r w:rsidR="001B5A0A">
        <w:rPr>
          <w:rFonts w:hint="cs"/>
          <w:rtl/>
        </w:rPr>
        <w:t xml:space="preserve">מוביל </w:t>
      </w:r>
      <w:r w:rsidR="00E63DBF">
        <w:rPr>
          <w:rFonts w:hint="cs"/>
          <w:rtl/>
        </w:rPr>
        <w:t>לתפקיד ה</w:t>
      </w:r>
      <w:r w:rsidR="00274225">
        <w:rPr>
          <w:rFonts w:hint="cs"/>
          <w:rtl/>
        </w:rPr>
        <w:t>מאסף בנבחרת הרוגבי הבית-ספרית</w:t>
      </w:r>
      <w:r w:rsidR="009650B5">
        <w:rPr>
          <w:rFonts w:hint="cs"/>
          <w:rtl/>
        </w:rPr>
        <w:t xml:space="preserve"> הם לא </w:t>
      </w:r>
      <w:r w:rsidR="00824E65">
        <w:rPr>
          <w:rFonts w:hint="cs"/>
          <w:rtl/>
        </w:rPr>
        <w:t>גילו עניין יוצא דופן</w:t>
      </w:r>
      <w:r w:rsidR="00641DDD" w:rsidRPr="00B7685A">
        <w:rPr>
          <w:rtl/>
        </w:rPr>
        <w:t xml:space="preserve">, גם </w:t>
      </w:r>
      <w:r w:rsidR="00641DDD" w:rsidRPr="00B7685A">
        <w:rPr>
          <w:rFonts w:hint="eastAsia"/>
          <w:rtl/>
        </w:rPr>
        <w:t>קבלתו</w:t>
      </w:r>
      <w:r w:rsidR="00641DDD" w:rsidRPr="00B7685A">
        <w:rPr>
          <w:rtl/>
        </w:rPr>
        <w:t xml:space="preserve"> </w:t>
      </w:r>
      <w:r w:rsidR="00AF675F" w:rsidRPr="00AF675F">
        <w:rPr>
          <w:rFonts w:cs="Times New Roman"/>
          <w:rtl/>
        </w:rPr>
        <w:t>ללא מבחן</w:t>
      </w:r>
      <w:r w:rsidR="00AF675F" w:rsidRPr="00AF675F">
        <w:rPr>
          <w:rFonts w:cs="Times New Roman" w:hint="eastAsia"/>
          <w:rtl/>
        </w:rPr>
        <w:t xml:space="preserve"> </w:t>
      </w:r>
      <w:r w:rsidR="00641DDD" w:rsidRPr="00B7685A">
        <w:rPr>
          <w:rFonts w:hint="eastAsia"/>
          <w:rtl/>
        </w:rPr>
        <w:t>לנבחרת</w:t>
      </w:r>
      <w:r w:rsidR="00641DDD" w:rsidRPr="00B7685A">
        <w:rPr>
          <w:rtl/>
        </w:rPr>
        <w:t xml:space="preserve"> </w:t>
      </w:r>
      <w:r w:rsidR="00641DDD" w:rsidRPr="00B7685A">
        <w:rPr>
          <w:rFonts w:hint="eastAsia"/>
          <w:rtl/>
        </w:rPr>
        <w:t>הנוער</w:t>
      </w:r>
      <w:r w:rsidR="00641DDD" w:rsidRPr="00B7685A">
        <w:rPr>
          <w:rtl/>
        </w:rPr>
        <w:t xml:space="preserve"> </w:t>
      </w:r>
      <w:r w:rsidR="00641DDD" w:rsidRPr="00B7685A">
        <w:rPr>
          <w:rFonts w:hint="eastAsia"/>
          <w:rtl/>
        </w:rPr>
        <w:t>של</w:t>
      </w:r>
      <w:r w:rsidR="00641DDD" w:rsidRPr="00B7685A">
        <w:rPr>
          <w:rtl/>
        </w:rPr>
        <w:t xml:space="preserve"> </w:t>
      </w:r>
      <w:r w:rsidR="00641DDD" w:rsidRPr="00B7685A">
        <w:rPr>
          <w:rFonts w:hint="eastAsia"/>
          <w:rtl/>
        </w:rPr>
        <w:t>מועדון</w:t>
      </w:r>
      <w:r w:rsidR="00641DDD" w:rsidRPr="00B7685A">
        <w:rPr>
          <w:rtl/>
        </w:rPr>
        <w:t xml:space="preserve"> </w:t>
      </w:r>
      <w:r w:rsidR="00641DDD" w:rsidRPr="00B7685A">
        <w:rPr>
          <w:rFonts w:hint="eastAsia"/>
          <w:rtl/>
        </w:rPr>
        <w:t>רוגבי</w:t>
      </w:r>
      <w:r w:rsidR="00641DDD" w:rsidRPr="00B7685A">
        <w:rPr>
          <w:rtl/>
        </w:rPr>
        <w:t xml:space="preserve"> </w:t>
      </w:r>
      <w:r w:rsidR="00461CA8">
        <w:rPr>
          <w:rFonts w:hint="cs"/>
          <w:rtl/>
        </w:rPr>
        <w:t>לא היטתה את הדין. [</w:t>
      </w:r>
      <w:r w:rsidR="00FD2DE2" w:rsidRPr="00B7685A">
        <w:rPr>
          <w:rtl/>
        </w:rPr>
        <w:t xml:space="preserve">– כי הוא התקבל, </w:t>
      </w:r>
      <w:r w:rsidR="00FD2DE2" w:rsidRPr="00B7685A">
        <w:rPr>
          <w:rFonts w:hint="eastAsia"/>
          <w:rtl/>
        </w:rPr>
        <w:t>מאמנים</w:t>
      </w:r>
      <w:r w:rsidR="00FD2DE2" w:rsidRPr="00B7685A">
        <w:rPr>
          <w:rtl/>
        </w:rPr>
        <w:t xml:space="preserve"> </w:t>
      </w:r>
      <w:r w:rsidR="00FD2DE2" w:rsidRPr="00B7685A">
        <w:rPr>
          <w:rFonts w:hint="eastAsia"/>
          <w:rtl/>
        </w:rPr>
        <w:t>רבים</w:t>
      </w:r>
      <w:r w:rsidR="00FD2DE2" w:rsidRPr="00B7685A">
        <w:rPr>
          <w:rtl/>
        </w:rPr>
        <w:t xml:space="preserve"> </w:t>
      </w:r>
      <w:r w:rsidR="00FD2DE2" w:rsidRPr="00B7685A">
        <w:rPr>
          <w:rFonts w:hint="eastAsia"/>
          <w:rtl/>
        </w:rPr>
        <w:t>הגיעו</w:t>
      </w:r>
      <w:r w:rsidR="00FD2DE2" w:rsidRPr="00B7685A">
        <w:rPr>
          <w:rtl/>
        </w:rPr>
        <w:t xml:space="preserve"> </w:t>
      </w:r>
      <w:r w:rsidR="00FD2DE2" w:rsidRPr="00B7685A">
        <w:rPr>
          <w:rFonts w:hint="eastAsia"/>
          <w:rtl/>
        </w:rPr>
        <w:t>למחנה</w:t>
      </w:r>
      <w:r w:rsidR="00FD2DE2" w:rsidRPr="00B7685A">
        <w:rPr>
          <w:rtl/>
        </w:rPr>
        <w:t xml:space="preserve"> </w:t>
      </w:r>
      <w:r w:rsidR="00FD2DE2" w:rsidRPr="00B7685A">
        <w:rPr>
          <w:rFonts w:hint="eastAsia"/>
          <w:rtl/>
        </w:rPr>
        <w:t>האימונים</w:t>
      </w:r>
      <w:r w:rsidR="00FD2DE2" w:rsidRPr="00B7685A">
        <w:rPr>
          <w:rtl/>
        </w:rPr>
        <w:t xml:space="preserve"> </w:t>
      </w:r>
      <w:r w:rsidR="00FD2DE2" w:rsidRPr="00B7685A">
        <w:rPr>
          <w:rFonts w:hint="eastAsia"/>
          <w:rtl/>
        </w:rPr>
        <w:t>ואחד</w:t>
      </w:r>
      <w:r w:rsidR="00FD2DE2" w:rsidRPr="00B7685A">
        <w:rPr>
          <w:rtl/>
        </w:rPr>
        <w:t xml:space="preserve"> </w:t>
      </w:r>
      <w:r w:rsidR="00FD2DE2" w:rsidRPr="00B7685A">
        <w:rPr>
          <w:rFonts w:hint="eastAsia"/>
          <w:rtl/>
        </w:rPr>
        <w:t>מהם</w:t>
      </w:r>
      <w:r w:rsidR="00FD2DE2" w:rsidRPr="00B7685A">
        <w:rPr>
          <w:rtl/>
        </w:rPr>
        <w:t xml:space="preserve"> </w:t>
      </w:r>
      <w:r w:rsidR="00FD2DE2" w:rsidRPr="00B7685A">
        <w:rPr>
          <w:rFonts w:hint="eastAsia"/>
          <w:rtl/>
        </w:rPr>
        <w:t>שהתעניין</w:t>
      </w:r>
      <w:r w:rsidR="00FD2DE2" w:rsidRPr="00B7685A">
        <w:rPr>
          <w:rtl/>
        </w:rPr>
        <w:t xml:space="preserve"> </w:t>
      </w:r>
      <w:r w:rsidR="00FD2DE2" w:rsidRPr="00B7685A">
        <w:rPr>
          <w:rFonts w:hint="eastAsia"/>
          <w:rtl/>
        </w:rPr>
        <w:t>גם</w:t>
      </w:r>
      <w:r w:rsidR="00FD2DE2" w:rsidRPr="00B7685A">
        <w:rPr>
          <w:rtl/>
        </w:rPr>
        <w:t xml:space="preserve"> </w:t>
      </w:r>
      <w:r w:rsidR="00FD2DE2" w:rsidRPr="00B7685A">
        <w:rPr>
          <w:rFonts w:hint="eastAsia"/>
          <w:rtl/>
        </w:rPr>
        <w:t>בפוטנציאל</w:t>
      </w:r>
      <w:r w:rsidR="00FD2DE2" w:rsidRPr="00B7685A">
        <w:rPr>
          <w:rtl/>
        </w:rPr>
        <w:t xml:space="preserve"> </w:t>
      </w:r>
      <w:r w:rsidR="00FD2DE2" w:rsidRPr="00B7685A">
        <w:rPr>
          <w:rFonts w:hint="eastAsia"/>
          <w:rtl/>
        </w:rPr>
        <w:t>הצמיחה</w:t>
      </w:r>
      <w:r w:rsidR="00FD2DE2" w:rsidRPr="00B7685A">
        <w:rPr>
          <w:rtl/>
        </w:rPr>
        <w:t xml:space="preserve"> </w:t>
      </w:r>
      <w:r w:rsidR="00FD2DE2" w:rsidRPr="00B7685A">
        <w:rPr>
          <w:rFonts w:hint="eastAsia"/>
          <w:rtl/>
        </w:rPr>
        <w:t>הארור</w:t>
      </w:r>
      <w:r w:rsidR="00FD2DE2" w:rsidRPr="00B7685A">
        <w:rPr>
          <w:rtl/>
        </w:rPr>
        <w:t xml:space="preserve"> </w:t>
      </w:r>
      <w:r w:rsidR="00FD2DE2" w:rsidRPr="00B7685A">
        <w:rPr>
          <w:rFonts w:hint="eastAsia"/>
          <w:rtl/>
        </w:rPr>
        <w:t>של</w:t>
      </w:r>
      <w:r w:rsidR="00FD2DE2" w:rsidRPr="00B7685A">
        <w:rPr>
          <w:rtl/>
        </w:rPr>
        <w:t xml:space="preserve"> </w:t>
      </w:r>
      <w:r w:rsidR="00FD2DE2" w:rsidRPr="00B7685A">
        <w:rPr>
          <w:rFonts w:hint="eastAsia"/>
          <w:rtl/>
        </w:rPr>
        <w:t>אלכס</w:t>
      </w:r>
      <w:r w:rsidR="00FD2DE2" w:rsidRPr="00B7685A">
        <w:rPr>
          <w:rtl/>
        </w:rPr>
        <w:t xml:space="preserve">, </w:t>
      </w:r>
      <w:r w:rsidR="00FD2DE2" w:rsidRPr="00B7685A">
        <w:rPr>
          <w:rFonts w:hint="eastAsia"/>
          <w:rtl/>
        </w:rPr>
        <w:t>בחר</w:t>
      </w:r>
      <w:r w:rsidR="00FD2DE2" w:rsidRPr="00B7685A">
        <w:rPr>
          <w:rtl/>
        </w:rPr>
        <w:t xml:space="preserve"> </w:t>
      </w:r>
      <w:r w:rsidR="00FD2DE2" w:rsidRPr="00B7685A">
        <w:rPr>
          <w:rFonts w:hint="eastAsia"/>
          <w:rtl/>
        </w:rPr>
        <w:t>בו</w:t>
      </w:r>
      <w:r w:rsidR="00FD2DE2" w:rsidRPr="00B7685A">
        <w:rPr>
          <w:rtl/>
        </w:rPr>
        <w:t xml:space="preserve"> </w:t>
      </w:r>
      <w:r w:rsidR="00FD2DE2" w:rsidRPr="00B7685A">
        <w:rPr>
          <w:rFonts w:hint="eastAsia"/>
          <w:rtl/>
        </w:rPr>
        <w:t>לבסוף</w:t>
      </w:r>
      <w:r w:rsidR="00641DDD" w:rsidRPr="00B7685A">
        <w:rPr>
          <w:rtl/>
        </w:rPr>
        <w:t>.</w:t>
      </w:r>
      <w:r w:rsidR="00461CA8">
        <w:rPr>
          <w:rFonts w:hint="cs"/>
          <w:rtl/>
        </w:rPr>
        <w:t>]</w:t>
      </w:r>
      <w:r w:rsidR="00641DDD" w:rsidRPr="00B7685A">
        <w:rPr>
          <w:rtl/>
        </w:rPr>
        <w:t xml:space="preserve"> </w:t>
      </w:r>
      <w:r w:rsidR="00641DDD" w:rsidRPr="00B7685A">
        <w:rPr>
          <w:rFonts w:hint="eastAsia"/>
          <w:rtl/>
        </w:rPr>
        <w:t>ה</w:t>
      </w:r>
      <w:r w:rsidR="00FD2DE2" w:rsidRPr="00B7685A">
        <w:rPr>
          <w:rFonts w:hint="eastAsia"/>
          <w:rtl/>
        </w:rPr>
        <w:t>הורים</w:t>
      </w:r>
      <w:r w:rsidR="00641DDD" w:rsidRPr="00B7685A">
        <w:rPr>
          <w:rtl/>
        </w:rPr>
        <w:t xml:space="preserve"> </w:t>
      </w:r>
      <w:r w:rsidR="00AB15B1">
        <w:rPr>
          <w:rFonts w:hint="cs"/>
          <w:rtl/>
        </w:rPr>
        <w:t>אמנם</w:t>
      </w:r>
      <w:r w:rsidR="00461CA8">
        <w:rPr>
          <w:rFonts w:hint="cs"/>
          <w:rtl/>
        </w:rPr>
        <w:t xml:space="preserve"> </w:t>
      </w:r>
      <w:r w:rsidR="000F6B76" w:rsidRPr="00B7685A">
        <w:rPr>
          <w:rFonts w:hint="eastAsia"/>
          <w:rtl/>
        </w:rPr>
        <w:t>ניאותו</w:t>
      </w:r>
      <w:r w:rsidR="000F6B76" w:rsidRPr="00B7685A">
        <w:rPr>
          <w:rtl/>
        </w:rPr>
        <w:t xml:space="preserve"> </w:t>
      </w:r>
      <w:r w:rsidR="000F6B76" w:rsidRPr="00B7685A">
        <w:rPr>
          <w:rFonts w:hint="eastAsia"/>
          <w:rtl/>
        </w:rPr>
        <w:t>לה</w:t>
      </w:r>
      <w:r w:rsidR="00641DDD" w:rsidRPr="00B7685A">
        <w:rPr>
          <w:rFonts w:hint="eastAsia"/>
          <w:rtl/>
        </w:rPr>
        <w:t>קשיב</w:t>
      </w:r>
      <w:r w:rsidR="00641DDD" w:rsidRPr="00B7685A">
        <w:rPr>
          <w:rtl/>
        </w:rPr>
        <w:t xml:space="preserve"> </w:t>
      </w:r>
      <w:r w:rsidR="00641DDD" w:rsidRPr="00B7685A">
        <w:rPr>
          <w:rFonts w:hint="eastAsia"/>
          <w:rtl/>
        </w:rPr>
        <w:t>למאמן</w:t>
      </w:r>
      <w:r w:rsidR="00FD2DE2" w:rsidRPr="00B7685A">
        <w:rPr>
          <w:rtl/>
        </w:rPr>
        <w:t xml:space="preserve"> </w:t>
      </w:r>
      <w:r w:rsidR="00FD2DE2" w:rsidRPr="00B7685A">
        <w:rPr>
          <w:rFonts w:hint="eastAsia"/>
          <w:rtl/>
        </w:rPr>
        <w:t>נבחרת</w:t>
      </w:r>
      <w:r w:rsidR="00FD2DE2" w:rsidRPr="00B7685A">
        <w:rPr>
          <w:rtl/>
        </w:rPr>
        <w:t xml:space="preserve"> </w:t>
      </w:r>
      <w:r w:rsidR="00FD2DE2" w:rsidRPr="00B7685A">
        <w:rPr>
          <w:rFonts w:hint="eastAsia"/>
          <w:rtl/>
        </w:rPr>
        <w:t>בית</w:t>
      </w:r>
      <w:r w:rsidR="00FD2DE2" w:rsidRPr="00B7685A">
        <w:rPr>
          <w:rtl/>
        </w:rPr>
        <w:t>-הספר</w:t>
      </w:r>
      <w:r w:rsidR="00641DDD" w:rsidRPr="00B7685A">
        <w:rPr>
          <w:rtl/>
        </w:rPr>
        <w:t xml:space="preserve"> ולעוז</w:t>
      </w:r>
      <w:r w:rsidR="00FD2DE2" w:rsidRPr="00B7685A">
        <w:rPr>
          <w:rFonts w:hint="eastAsia"/>
          <w:rtl/>
        </w:rPr>
        <w:t>ר</w:t>
      </w:r>
      <w:r w:rsidR="00641DDD" w:rsidRPr="00B7685A">
        <w:rPr>
          <w:rtl/>
        </w:rPr>
        <w:t xml:space="preserve"> המאמן שהגיע</w:t>
      </w:r>
      <w:r w:rsidR="00FD2DE2" w:rsidRPr="00B7685A">
        <w:rPr>
          <w:rFonts w:hint="eastAsia"/>
          <w:rtl/>
        </w:rPr>
        <w:t>ו</w:t>
      </w:r>
      <w:r w:rsidR="00641DDD" w:rsidRPr="00B7685A">
        <w:rPr>
          <w:rtl/>
        </w:rPr>
        <w:t xml:space="preserve"> לביתם לדבר על ליבם</w:t>
      </w:r>
      <w:r w:rsidR="00872829">
        <w:rPr>
          <w:rFonts w:hint="cs"/>
          <w:rtl/>
        </w:rPr>
        <w:t xml:space="preserve"> </w:t>
      </w:r>
      <w:r w:rsidR="00872829" w:rsidRPr="00872829">
        <w:rPr>
          <w:rFonts w:cs="Times New Roman"/>
          <w:rtl/>
        </w:rPr>
        <w:t xml:space="preserve"> –</w:t>
      </w:r>
      <w:r w:rsidR="00641DDD" w:rsidRPr="00B7685A">
        <w:rPr>
          <w:rtl/>
        </w:rPr>
        <w:t xml:space="preserve"> </w:t>
      </w:r>
      <w:r w:rsidR="00641DDD" w:rsidRPr="00B7685A">
        <w:rPr>
          <w:rFonts w:hint="eastAsia"/>
          <w:rtl/>
        </w:rPr>
        <w:t>עוזר</w:t>
      </w:r>
      <w:r w:rsidR="00641DDD" w:rsidRPr="00B7685A">
        <w:rPr>
          <w:rtl/>
        </w:rPr>
        <w:t xml:space="preserve"> המאמן נשא נאום נרגש ב</w:t>
      </w:r>
      <w:r w:rsidR="00AF675F" w:rsidRPr="00AF675F">
        <w:rPr>
          <w:rFonts w:cs="Times New Roman"/>
          <w:rtl/>
        </w:rPr>
        <w:t>אשר</w:t>
      </w:r>
      <w:r w:rsidR="00641DDD" w:rsidRPr="00B7685A">
        <w:rPr>
          <w:rtl/>
        </w:rPr>
        <w:t xml:space="preserve"> </w:t>
      </w:r>
      <w:r w:rsidR="00AF675F" w:rsidRPr="00AF675F">
        <w:rPr>
          <w:rFonts w:cs="Times New Roman"/>
          <w:rtl/>
        </w:rPr>
        <w:t xml:space="preserve">ליכולותיו </w:t>
      </w:r>
      <w:r w:rsidR="00641DDD" w:rsidRPr="00B7685A">
        <w:rPr>
          <w:rtl/>
        </w:rPr>
        <w:t>של אלכס חרף מידותיו הקטנות</w:t>
      </w:r>
      <w:r w:rsidR="00872829">
        <w:rPr>
          <w:rFonts w:hint="cs"/>
          <w:rtl/>
        </w:rPr>
        <w:t xml:space="preserve"> </w:t>
      </w:r>
      <w:r w:rsidR="00872829" w:rsidRPr="00872829">
        <w:rPr>
          <w:rFonts w:cs="Times New Roman"/>
          <w:rtl/>
        </w:rPr>
        <w:t xml:space="preserve"> –</w:t>
      </w:r>
      <w:r w:rsidR="00641DDD" w:rsidRPr="00B7685A">
        <w:rPr>
          <w:rtl/>
        </w:rPr>
        <w:t xml:space="preserve"> אבל דעתם </w:t>
      </w:r>
      <w:r w:rsidR="00641DDD" w:rsidRPr="00B7685A">
        <w:rPr>
          <w:rFonts w:hint="eastAsia"/>
          <w:rtl/>
        </w:rPr>
        <w:t>נותרה</w:t>
      </w:r>
      <w:r w:rsidR="00641DDD" w:rsidRPr="00B7685A">
        <w:rPr>
          <w:rtl/>
        </w:rPr>
        <w:t xml:space="preserve"> </w:t>
      </w:r>
      <w:r w:rsidR="00641DDD" w:rsidRPr="00B7685A">
        <w:rPr>
          <w:rFonts w:hint="eastAsia"/>
          <w:rtl/>
        </w:rPr>
        <w:t>איתנה</w:t>
      </w:r>
      <w:r w:rsidRPr="00B7685A">
        <w:rPr>
          <w:rtl/>
        </w:rPr>
        <w:t>.</w:t>
      </w:r>
      <w:r w:rsidR="000D76FD" w:rsidRPr="00B7685A">
        <w:rPr>
          <w:rtl/>
        </w:rPr>
        <w:t xml:space="preserve"> </w:t>
      </w:r>
      <w:r w:rsidR="002161BC">
        <w:rPr>
          <w:rFonts w:hint="cs"/>
          <w:rtl/>
        </w:rPr>
        <w:t>[</w:t>
      </w:r>
      <w:r w:rsidR="00824E65" w:rsidRPr="00B7685A">
        <w:rPr>
          <w:rFonts w:hint="eastAsia"/>
          <w:rtl/>
        </w:rPr>
        <w:t>ו</w:t>
      </w:r>
      <w:r w:rsidR="000D76FD" w:rsidRPr="00B7685A">
        <w:rPr>
          <w:rFonts w:hint="eastAsia"/>
          <w:rtl/>
        </w:rPr>
        <w:t>מה</w:t>
      </w:r>
      <w:r w:rsidR="000D76FD" w:rsidRPr="00B7685A">
        <w:rPr>
          <w:rtl/>
        </w:rPr>
        <w:t xml:space="preserve"> </w:t>
      </w:r>
      <w:r w:rsidR="000D76FD" w:rsidRPr="00B7685A">
        <w:rPr>
          <w:rFonts w:hint="eastAsia"/>
          <w:rtl/>
        </w:rPr>
        <w:t>נותר</w:t>
      </w:r>
      <w:r w:rsidR="000D76FD" w:rsidRPr="00B7685A">
        <w:rPr>
          <w:rtl/>
        </w:rPr>
        <w:t xml:space="preserve"> </w:t>
      </w:r>
      <w:r w:rsidR="000D76FD" w:rsidRPr="00B7685A">
        <w:rPr>
          <w:rFonts w:hint="eastAsia"/>
          <w:rtl/>
        </w:rPr>
        <w:t>לעשות</w:t>
      </w:r>
      <w:r w:rsidR="000D76FD" w:rsidRPr="00B7685A">
        <w:rPr>
          <w:rtl/>
        </w:rPr>
        <w:t xml:space="preserve">? </w:t>
      </w:r>
      <w:r w:rsidR="000D76FD" w:rsidRPr="00B7685A">
        <w:rPr>
          <w:rFonts w:hint="eastAsia"/>
          <w:rtl/>
        </w:rPr>
        <w:t>את</w:t>
      </w:r>
      <w:r w:rsidR="000D76FD" w:rsidRPr="00B7685A">
        <w:rPr>
          <w:rtl/>
        </w:rPr>
        <w:t xml:space="preserve"> </w:t>
      </w:r>
      <w:r w:rsidR="000D76FD" w:rsidRPr="00B7685A">
        <w:rPr>
          <w:rFonts w:hint="eastAsia"/>
          <w:rtl/>
        </w:rPr>
        <w:t>החולצה</w:t>
      </w:r>
      <w:r w:rsidR="000D76FD" w:rsidRPr="00B7685A">
        <w:rPr>
          <w:rtl/>
        </w:rPr>
        <w:t xml:space="preserve"> </w:t>
      </w:r>
      <w:r w:rsidR="000D76FD" w:rsidRPr="00B7685A">
        <w:rPr>
          <w:rFonts w:hint="eastAsia"/>
          <w:rtl/>
        </w:rPr>
        <w:t>הרשמית</w:t>
      </w:r>
      <w:r w:rsidR="000D76FD" w:rsidRPr="00B7685A">
        <w:rPr>
          <w:rtl/>
        </w:rPr>
        <w:t xml:space="preserve"> </w:t>
      </w:r>
      <w:r w:rsidR="000D76FD" w:rsidRPr="00B7685A">
        <w:rPr>
          <w:rFonts w:hint="eastAsia"/>
          <w:rtl/>
        </w:rPr>
        <w:t>של</w:t>
      </w:r>
      <w:r w:rsidR="000D76FD" w:rsidRPr="00B7685A">
        <w:rPr>
          <w:rtl/>
        </w:rPr>
        <w:t xml:space="preserve"> </w:t>
      </w:r>
      <w:r w:rsidR="000D76FD" w:rsidRPr="00B7685A">
        <w:rPr>
          <w:rFonts w:hint="eastAsia"/>
          <w:rtl/>
        </w:rPr>
        <w:t>א</w:t>
      </w:r>
      <w:r w:rsidR="001B5A0A" w:rsidRPr="00B7685A">
        <w:rPr>
          <w:rFonts w:hint="eastAsia"/>
          <w:rtl/>
        </w:rPr>
        <w:t>רסנל</w:t>
      </w:r>
      <w:r w:rsidR="001B5A0A" w:rsidRPr="00B7685A">
        <w:rPr>
          <w:rtl/>
        </w:rPr>
        <w:t xml:space="preserve"> שכח </w:t>
      </w:r>
      <w:r w:rsidR="00FD2DE2" w:rsidRPr="00B7685A">
        <w:rPr>
          <w:rFonts w:hint="eastAsia"/>
          <w:rtl/>
        </w:rPr>
        <w:t>אלכס</w:t>
      </w:r>
      <w:r w:rsidR="00FD2DE2" w:rsidRPr="00B7685A">
        <w:rPr>
          <w:rtl/>
        </w:rPr>
        <w:t xml:space="preserve"> </w:t>
      </w:r>
      <w:r w:rsidR="001B5A0A" w:rsidRPr="00B7685A">
        <w:rPr>
          <w:rFonts w:hint="eastAsia"/>
          <w:rtl/>
        </w:rPr>
        <w:t>בטוקיו</w:t>
      </w:r>
      <w:r w:rsidR="001B5A0A" w:rsidRPr="00B7685A">
        <w:rPr>
          <w:rtl/>
        </w:rPr>
        <w:t xml:space="preserve">, </w:t>
      </w:r>
      <w:r w:rsidR="001B5A0A" w:rsidRPr="00B7685A">
        <w:rPr>
          <w:rFonts w:hint="eastAsia"/>
          <w:rtl/>
        </w:rPr>
        <w:t>הגרביים</w:t>
      </w:r>
      <w:r w:rsidR="001B5A0A" w:rsidRPr="00B7685A">
        <w:rPr>
          <w:rtl/>
        </w:rPr>
        <w:t xml:space="preserve"> </w:t>
      </w:r>
      <w:r w:rsidR="001B5A0A" w:rsidRPr="00B7685A">
        <w:rPr>
          <w:rFonts w:hint="eastAsia"/>
          <w:rtl/>
        </w:rPr>
        <w:t>הרשמיים</w:t>
      </w:r>
      <w:r w:rsidR="000D76FD" w:rsidRPr="00B7685A">
        <w:rPr>
          <w:rtl/>
        </w:rPr>
        <w:t xml:space="preserve"> </w:t>
      </w:r>
      <w:r w:rsidR="001B0FA3" w:rsidRPr="00B7685A">
        <w:rPr>
          <w:rFonts w:hint="eastAsia"/>
          <w:rtl/>
        </w:rPr>
        <w:t>ה</w:t>
      </w:r>
      <w:r w:rsidR="000D76FD" w:rsidRPr="00B7685A">
        <w:rPr>
          <w:rFonts w:hint="eastAsia"/>
          <w:rtl/>
        </w:rPr>
        <w:t>אפ</w:t>
      </w:r>
      <w:r w:rsidR="001B0FA3" w:rsidRPr="00B7685A">
        <w:rPr>
          <w:rFonts w:hint="eastAsia"/>
          <w:rtl/>
        </w:rPr>
        <w:t>י</w:t>
      </w:r>
      <w:r w:rsidR="000D76FD" w:rsidRPr="00B7685A">
        <w:rPr>
          <w:rFonts w:hint="eastAsia"/>
          <w:rtl/>
        </w:rPr>
        <w:t>רו</w:t>
      </w:r>
      <w:r w:rsidR="000D76FD" w:rsidRPr="00B7685A">
        <w:rPr>
          <w:rtl/>
        </w:rPr>
        <w:t xml:space="preserve"> </w:t>
      </w:r>
      <w:r w:rsidR="000D76FD" w:rsidRPr="00B7685A">
        <w:rPr>
          <w:rFonts w:hint="eastAsia"/>
          <w:rtl/>
        </w:rPr>
        <w:t>בכביסה</w:t>
      </w:r>
      <w:r w:rsidR="000D76FD" w:rsidRPr="00B7685A">
        <w:rPr>
          <w:rtl/>
        </w:rPr>
        <w:t>.</w:t>
      </w:r>
      <w:r w:rsidR="002161BC">
        <w:rPr>
          <w:rFonts w:hint="cs"/>
          <w:rtl/>
        </w:rPr>
        <w:t>]</w:t>
      </w:r>
    </w:p>
    <w:p w14:paraId="22908ACE" w14:textId="77777777" w:rsidR="00B2035A" w:rsidRPr="00B7685A" w:rsidRDefault="00B2035A" w:rsidP="00535EF9">
      <w:pPr>
        <w:rPr>
          <w:rtl/>
        </w:rPr>
      </w:pPr>
    </w:p>
    <w:p w14:paraId="017B2944" w14:textId="4BF83BF5" w:rsidR="00D741A7" w:rsidRDefault="002161BC" w:rsidP="000F6B76">
      <w:pPr>
        <w:rPr>
          <w:rtl/>
        </w:rPr>
      </w:pPr>
      <w:r>
        <w:rPr>
          <w:rFonts w:hint="cs"/>
          <w:rtl/>
        </w:rPr>
        <w:t>אלכס</w:t>
      </w:r>
      <w:r w:rsidR="00B2035A" w:rsidRPr="00B7685A">
        <w:rPr>
          <w:rtl/>
        </w:rPr>
        <w:t xml:space="preserve"> </w:t>
      </w:r>
      <w:r w:rsidR="00B2035A" w:rsidRPr="00B7685A">
        <w:rPr>
          <w:rFonts w:hint="eastAsia"/>
          <w:rtl/>
        </w:rPr>
        <w:t>הגיע</w:t>
      </w:r>
      <w:r w:rsidR="00B2035A" w:rsidRPr="00B7685A">
        <w:rPr>
          <w:rtl/>
        </w:rPr>
        <w:t xml:space="preserve"> </w:t>
      </w:r>
      <w:r w:rsidR="00B2035A" w:rsidRPr="00B7685A">
        <w:rPr>
          <w:rFonts w:hint="eastAsia"/>
          <w:rtl/>
        </w:rPr>
        <w:t>לאימון</w:t>
      </w:r>
      <w:r w:rsidR="00B2035A" w:rsidRPr="00B7685A">
        <w:rPr>
          <w:rtl/>
        </w:rPr>
        <w:t xml:space="preserve"> </w:t>
      </w:r>
      <w:r w:rsidR="00AF675F">
        <w:rPr>
          <w:rFonts w:hint="cs"/>
          <w:rtl/>
        </w:rPr>
        <w:t xml:space="preserve">הרוגבי </w:t>
      </w:r>
      <w:r w:rsidR="00B2035A" w:rsidRPr="00B7685A">
        <w:rPr>
          <w:rFonts w:hint="eastAsia"/>
          <w:rtl/>
        </w:rPr>
        <w:t>הראשון</w:t>
      </w:r>
      <w:r w:rsidR="00B2035A" w:rsidRPr="00B7685A">
        <w:rPr>
          <w:rtl/>
        </w:rPr>
        <w:t xml:space="preserve"> </w:t>
      </w:r>
      <w:r w:rsidR="00B2035A" w:rsidRPr="00B7685A">
        <w:rPr>
          <w:rFonts w:hint="eastAsia"/>
          <w:rtl/>
        </w:rPr>
        <w:t>והיחיד</w:t>
      </w:r>
      <w:r w:rsidR="00B2035A" w:rsidRPr="00B7685A">
        <w:rPr>
          <w:rtl/>
        </w:rPr>
        <w:t xml:space="preserve"> </w:t>
      </w:r>
      <w:r w:rsidR="00B2035A" w:rsidRPr="00B7685A">
        <w:rPr>
          <w:rFonts w:hint="eastAsia"/>
          <w:rtl/>
        </w:rPr>
        <w:t>בחייו</w:t>
      </w:r>
      <w:r w:rsidR="00B2035A" w:rsidRPr="00B7685A">
        <w:rPr>
          <w:rtl/>
        </w:rPr>
        <w:t xml:space="preserve"> </w:t>
      </w:r>
      <w:r w:rsidR="00B2035A" w:rsidRPr="00B7685A">
        <w:rPr>
          <w:rFonts w:hint="eastAsia"/>
          <w:rtl/>
        </w:rPr>
        <w:t>בתור</w:t>
      </w:r>
      <w:r w:rsidR="00B2035A" w:rsidRPr="00B7685A">
        <w:rPr>
          <w:rtl/>
        </w:rPr>
        <w:t xml:space="preserve"> </w:t>
      </w:r>
      <w:r w:rsidR="00B2035A" w:rsidRPr="00B7685A">
        <w:rPr>
          <w:rFonts w:hint="eastAsia"/>
          <w:rtl/>
        </w:rPr>
        <w:t>מאסף</w:t>
      </w:r>
      <w:r w:rsidR="00B2035A" w:rsidRPr="00B7685A">
        <w:rPr>
          <w:rtl/>
        </w:rPr>
        <w:t>.</w:t>
      </w:r>
      <w:r w:rsidR="00333E77" w:rsidRPr="00B7685A">
        <w:rPr>
          <w:rtl/>
        </w:rPr>
        <w:t xml:space="preserve"> </w:t>
      </w:r>
      <w:r w:rsidR="00333E77" w:rsidRPr="00B7685A">
        <w:rPr>
          <w:rFonts w:hint="eastAsia"/>
          <w:rtl/>
        </w:rPr>
        <w:t>הגוף</w:t>
      </w:r>
      <w:r w:rsidR="00333E77" w:rsidRPr="00B7685A">
        <w:rPr>
          <w:rtl/>
        </w:rPr>
        <w:t xml:space="preserve"> שלו נחלש </w:t>
      </w:r>
      <w:r w:rsidR="00333E77" w:rsidRPr="00B7685A">
        <w:rPr>
          <w:rFonts w:hint="eastAsia"/>
          <w:rtl/>
        </w:rPr>
        <w:t>במשך</w:t>
      </w:r>
      <w:r w:rsidR="00333E77" w:rsidRPr="00B7685A">
        <w:rPr>
          <w:rtl/>
        </w:rPr>
        <w:t xml:space="preserve"> הקיץ </w:t>
      </w:r>
      <w:r w:rsidR="0095526B" w:rsidRPr="00B7685A">
        <w:rPr>
          <w:rFonts w:hint="eastAsia"/>
          <w:rtl/>
        </w:rPr>
        <w:t>בשל</w:t>
      </w:r>
      <w:r w:rsidR="0095526B" w:rsidRPr="00B7685A">
        <w:rPr>
          <w:rtl/>
        </w:rPr>
        <w:t xml:space="preserve"> </w:t>
      </w:r>
      <w:r w:rsidR="0095526B" w:rsidRPr="00B7685A">
        <w:rPr>
          <w:rFonts w:hint="eastAsia"/>
          <w:rtl/>
        </w:rPr>
        <w:t>חוסר</w:t>
      </w:r>
      <w:r w:rsidR="0095526B" w:rsidRPr="00B7685A">
        <w:rPr>
          <w:rtl/>
        </w:rPr>
        <w:t xml:space="preserve"> </w:t>
      </w:r>
      <w:r w:rsidR="0095526B" w:rsidRPr="00B7685A">
        <w:rPr>
          <w:rFonts w:hint="eastAsia"/>
          <w:rtl/>
        </w:rPr>
        <w:t>כמעט</w:t>
      </w:r>
      <w:r w:rsidR="0095526B" w:rsidRPr="00B7685A">
        <w:rPr>
          <w:rtl/>
        </w:rPr>
        <w:t xml:space="preserve"> </w:t>
      </w:r>
      <w:r w:rsidR="0095526B" w:rsidRPr="00B7685A">
        <w:rPr>
          <w:rFonts w:hint="eastAsia"/>
          <w:rtl/>
        </w:rPr>
        <w:t>מוחלט</w:t>
      </w:r>
      <w:r w:rsidR="0095526B" w:rsidRPr="00B7685A">
        <w:rPr>
          <w:rtl/>
        </w:rPr>
        <w:t xml:space="preserve"> </w:t>
      </w:r>
      <w:r w:rsidR="0095526B" w:rsidRPr="00B7685A">
        <w:rPr>
          <w:rFonts w:hint="eastAsia"/>
          <w:rtl/>
        </w:rPr>
        <w:t>בפעילות</w:t>
      </w:r>
      <w:r w:rsidR="0095526B" w:rsidRPr="00B7685A">
        <w:rPr>
          <w:rtl/>
        </w:rPr>
        <w:t xml:space="preserve"> </w:t>
      </w:r>
      <w:r w:rsidR="0095526B" w:rsidRPr="00B7685A">
        <w:rPr>
          <w:rFonts w:hint="eastAsia"/>
          <w:rtl/>
        </w:rPr>
        <w:t>גופנית</w:t>
      </w:r>
      <w:r w:rsidR="0095526B" w:rsidRPr="00B7685A">
        <w:rPr>
          <w:rtl/>
        </w:rPr>
        <w:t xml:space="preserve">, </w:t>
      </w:r>
      <w:r w:rsidR="0095526B" w:rsidRPr="00B7685A">
        <w:rPr>
          <w:rFonts w:hint="eastAsia"/>
          <w:rtl/>
        </w:rPr>
        <w:t>ו</w:t>
      </w:r>
      <w:r w:rsidR="006B458F" w:rsidRPr="00B7685A">
        <w:rPr>
          <w:rFonts w:hint="eastAsia"/>
          <w:rtl/>
        </w:rPr>
        <w:t>בנוסף</w:t>
      </w:r>
      <w:r w:rsidR="006B458F" w:rsidRPr="00B7685A">
        <w:rPr>
          <w:rtl/>
        </w:rPr>
        <w:t xml:space="preserve"> </w:t>
      </w:r>
      <w:r w:rsidR="000F7FD9" w:rsidRPr="00B7685A">
        <w:rPr>
          <w:rFonts w:hint="eastAsia"/>
          <w:rtl/>
        </w:rPr>
        <w:t>היו</w:t>
      </w:r>
      <w:r w:rsidR="000F7FD9" w:rsidRPr="00B7685A">
        <w:rPr>
          <w:rtl/>
        </w:rPr>
        <w:t xml:space="preserve"> </w:t>
      </w:r>
      <w:r w:rsidR="000F7FD9" w:rsidRPr="00B7685A">
        <w:rPr>
          <w:rFonts w:hint="eastAsia"/>
          <w:rtl/>
        </w:rPr>
        <w:t>לו</w:t>
      </w:r>
      <w:r w:rsidR="000F7FD9" w:rsidRPr="00B7685A">
        <w:rPr>
          <w:rtl/>
        </w:rPr>
        <w:t xml:space="preserve"> </w:t>
      </w:r>
      <w:r w:rsidR="000F7FD9" w:rsidRPr="00B7685A">
        <w:rPr>
          <w:rFonts w:hint="eastAsia"/>
          <w:rtl/>
        </w:rPr>
        <w:t>הצעות</w:t>
      </w:r>
      <w:r w:rsidR="000F7FD9" w:rsidRPr="00B7685A">
        <w:rPr>
          <w:rtl/>
        </w:rPr>
        <w:t xml:space="preserve"> </w:t>
      </w:r>
      <w:r w:rsidR="000F6B76" w:rsidRPr="00B7685A">
        <w:rPr>
          <w:rFonts w:hint="eastAsia"/>
          <w:rtl/>
        </w:rPr>
        <w:t>רבות</w:t>
      </w:r>
      <w:r w:rsidR="000F6B76" w:rsidRPr="00B7685A">
        <w:rPr>
          <w:rtl/>
        </w:rPr>
        <w:t xml:space="preserve"> מדי </w:t>
      </w:r>
      <w:r w:rsidR="000F7FD9" w:rsidRPr="00B7685A">
        <w:rPr>
          <w:rFonts w:hint="eastAsia"/>
          <w:rtl/>
        </w:rPr>
        <w:t>ב</w:t>
      </w:r>
      <w:r w:rsidR="00D741A7">
        <w:rPr>
          <w:rFonts w:hint="cs"/>
          <w:rtl/>
        </w:rPr>
        <w:t>טוקיו</w:t>
      </w:r>
      <w:r w:rsidR="00AF675F" w:rsidRPr="00AF675F">
        <w:rPr>
          <w:rFonts w:cs="Times New Roman"/>
          <w:rtl/>
        </w:rPr>
        <w:t xml:space="preserve"> –</w:t>
      </w:r>
      <w:r w:rsidR="000F7FD9" w:rsidRPr="00B7685A">
        <w:rPr>
          <w:rtl/>
        </w:rPr>
        <w:t xml:space="preserve"> </w:t>
      </w:r>
      <w:r w:rsidR="000F7FD9" w:rsidRPr="00B7685A">
        <w:rPr>
          <w:rFonts w:hint="eastAsia"/>
          <w:rtl/>
        </w:rPr>
        <w:t>לא</w:t>
      </w:r>
      <w:r w:rsidR="000F7FD9" w:rsidRPr="00B7685A">
        <w:rPr>
          <w:rtl/>
        </w:rPr>
        <w:t xml:space="preserve"> </w:t>
      </w:r>
      <w:r w:rsidR="000F7FD9" w:rsidRPr="00B7685A">
        <w:rPr>
          <w:rFonts w:hint="eastAsia"/>
          <w:rtl/>
        </w:rPr>
        <w:t>לכולן</w:t>
      </w:r>
      <w:r w:rsidR="000F7FD9" w:rsidRPr="00B7685A">
        <w:rPr>
          <w:rtl/>
        </w:rPr>
        <w:t xml:space="preserve"> </w:t>
      </w:r>
      <w:r w:rsidR="000F7FD9" w:rsidRPr="00B7685A">
        <w:rPr>
          <w:rFonts w:hint="eastAsia"/>
          <w:rtl/>
        </w:rPr>
        <w:t>הוא</w:t>
      </w:r>
      <w:r w:rsidR="000F7FD9" w:rsidRPr="00B7685A">
        <w:rPr>
          <w:rtl/>
        </w:rPr>
        <w:t xml:space="preserve"> </w:t>
      </w:r>
      <w:r w:rsidR="000F7FD9" w:rsidRPr="00B7685A">
        <w:rPr>
          <w:rFonts w:hint="eastAsia"/>
          <w:rtl/>
        </w:rPr>
        <w:t>ס</w:t>
      </w:r>
      <w:r w:rsidR="00872829">
        <w:rPr>
          <w:rFonts w:hint="cs"/>
          <w:rtl/>
        </w:rPr>
        <w:t>י</w:t>
      </w:r>
      <w:r w:rsidR="000F7FD9" w:rsidRPr="00B7685A">
        <w:rPr>
          <w:rFonts w:hint="eastAsia"/>
          <w:rtl/>
        </w:rPr>
        <w:t>רב</w:t>
      </w:r>
      <w:r w:rsidR="00AF675F">
        <w:rPr>
          <w:rFonts w:hint="cs"/>
          <w:rtl/>
        </w:rPr>
        <w:t>,</w:t>
      </w:r>
      <w:r w:rsidR="000F7FD9" w:rsidRPr="00B7685A">
        <w:rPr>
          <w:rtl/>
        </w:rPr>
        <w:t xml:space="preserve"> </w:t>
      </w:r>
      <w:r w:rsidR="00027606">
        <w:rPr>
          <w:rFonts w:hint="cs"/>
          <w:rtl/>
        </w:rPr>
        <w:t>[</w:t>
      </w:r>
      <w:r w:rsidR="000F7FD9" w:rsidRPr="00B7685A">
        <w:rPr>
          <w:rFonts w:hint="eastAsia"/>
          <w:rtl/>
        </w:rPr>
        <w:t>וכך</w:t>
      </w:r>
      <w:r w:rsidR="0095526B" w:rsidRPr="00B7685A">
        <w:rPr>
          <w:rtl/>
        </w:rPr>
        <w:t xml:space="preserve"> עישן בטוקיו יותר מ</w:t>
      </w:r>
      <w:r w:rsidR="006B458F" w:rsidRPr="00B7685A">
        <w:rPr>
          <w:rFonts w:hint="eastAsia"/>
          <w:rtl/>
        </w:rPr>
        <w:t>אשר</w:t>
      </w:r>
      <w:r w:rsidR="006B458F" w:rsidRPr="00B7685A">
        <w:rPr>
          <w:rtl/>
        </w:rPr>
        <w:t xml:space="preserve"> </w:t>
      </w:r>
      <w:r w:rsidR="0095526B" w:rsidRPr="00B7685A">
        <w:rPr>
          <w:rFonts w:hint="eastAsia"/>
          <w:rtl/>
        </w:rPr>
        <w:t>ב</w:t>
      </w:r>
      <w:r w:rsidR="000F7FD9" w:rsidRPr="00B7685A">
        <w:rPr>
          <w:rFonts w:hint="eastAsia"/>
          <w:rtl/>
        </w:rPr>
        <w:t>כל</w:t>
      </w:r>
      <w:r w:rsidR="000F7FD9" w:rsidRPr="00B7685A">
        <w:rPr>
          <w:rtl/>
        </w:rPr>
        <w:t xml:space="preserve"> </w:t>
      </w:r>
      <w:r w:rsidR="0095526B" w:rsidRPr="00B7685A">
        <w:rPr>
          <w:rFonts w:hint="eastAsia"/>
          <w:rtl/>
        </w:rPr>
        <w:t>שנ</w:t>
      </w:r>
      <w:r w:rsidR="00A4467C" w:rsidRPr="00B7685A">
        <w:rPr>
          <w:rFonts w:hint="eastAsia"/>
          <w:rtl/>
        </w:rPr>
        <w:t>ה</w:t>
      </w:r>
      <w:r w:rsidR="0095526B" w:rsidRPr="00B7685A">
        <w:rPr>
          <w:rtl/>
        </w:rPr>
        <w:t xml:space="preserve"> הקודמ</w:t>
      </w:r>
      <w:r w:rsidR="00A4467C" w:rsidRPr="00B7685A">
        <w:rPr>
          <w:rFonts w:hint="eastAsia"/>
          <w:rtl/>
        </w:rPr>
        <w:t>ת</w:t>
      </w:r>
      <w:r w:rsidR="0095526B" w:rsidRPr="00B7685A">
        <w:rPr>
          <w:rtl/>
        </w:rPr>
        <w:t>,</w:t>
      </w:r>
      <w:r w:rsidR="00027606">
        <w:rPr>
          <w:rFonts w:hint="cs"/>
          <w:rtl/>
        </w:rPr>
        <w:t>]</w:t>
      </w:r>
      <w:r w:rsidR="0095526B" w:rsidRPr="00B7685A">
        <w:rPr>
          <w:rtl/>
        </w:rPr>
        <w:t xml:space="preserve"> </w:t>
      </w:r>
      <w:r w:rsidR="0095526B" w:rsidRPr="00B7685A">
        <w:rPr>
          <w:rFonts w:hint="eastAsia"/>
          <w:rtl/>
        </w:rPr>
        <w:t>וזה</w:t>
      </w:r>
      <w:r w:rsidR="0095526B" w:rsidRPr="00B7685A">
        <w:rPr>
          <w:rtl/>
        </w:rPr>
        <w:t xml:space="preserve"> </w:t>
      </w:r>
      <w:r w:rsidR="0095526B" w:rsidRPr="00B7685A">
        <w:rPr>
          <w:rFonts w:hint="eastAsia"/>
          <w:rtl/>
        </w:rPr>
        <w:t>בהחלט</w:t>
      </w:r>
      <w:r w:rsidR="0095526B" w:rsidRPr="00B7685A">
        <w:rPr>
          <w:rtl/>
        </w:rPr>
        <w:t xml:space="preserve"> </w:t>
      </w:r>
      <w:r w:rsidR="0095526B" w:rsidRPr="00B7685A">
        <w:rPr>
          <w:rFonts w:hint="eastAsia"/>
          <w:rtl/>
        </w:rPr>
        <w:t>נתן</w:t>
      </w:r>
      <w:r w:rsidR="0095526B" w:rsidRPr="00B7685A">
        <w:rPr>
          <w:rtl/>
        </w:rPr>
        <w:t xml:space="preserve"> </w:t>
      </w:r>
      <w:r w:rsidR="0095526B" w:rsidRPr="00B7685A">
        <w:rPr>
          <w:rFonts w:hint="eastAsia"/>
          <w:rtl/>
        </w:rPr>
        <w:t>את</w:t>
      </w:r>
      <w:r w:rsidR="0095526B" w:rsidRPr="00B7685A">
        <w:rPr>
          <w:rtl/>
        </w:rPr>
        <w:t xml:space="preserve"> </w:t>
      </w:r>
      <w:r w:rsidR="0095526B" w:rsidRPr="00B7685A">
        <w:rPr>
          <w:rFonts w:hint="eastAsia"/>
          <w:rtl/>
        </w:rPr>
        <w:t>אותותיו</w:t>
      </w:r>
      <w:r w:rsidR="0095526B" w:rsidRPr="00B7685A">
        <w:rPr>
          <w:rtl/>
        </w:rPr>
        <w:t>. [</w:t>
      </w:r>
      <w:r w:rsidR="00333E77" w:rsidRPr="00B7685A">
        <w:rPr>
          <w:rFonts w:hint="eastAsia"/>
          <w:rtl/>
        </w:rPr>
        <w:t>הוא</w:t>
      </w:r>
      <w:r w:rsidR="00333E77" w:rsidRPr="00B7685A">
        <w:rPr>
          <w:rtl/>
        </w:rPr>
        <w:t xml:space="preserve"> </w:t>
      </w:r>
      <w:r w:rsidR="00333E77" w:rsidRPr="00B7685A">
        <w:rPr>
          <w:rFonts w:hint="eastAsia"/>
          <w:rtl/>
        </w:rPr>
        <w:t>לא</w:t>
      </w:r>
      <w:r w:rsidR="00333E77" w:rsidRPr="00B7685A">
        <w:rPr>
          <w:rtl/>
        </w:rPr>
        <w:t xml:space="preserve"> </w:t>
      </w:r>
      <w:r w:rsidR="00333E77" w:rsidRPr="00B7685A">
        <w:rPr>
          <w:rFonts w:hint="eastAsia"/>
          <w:rtl/>
        </w:rPr>
        <w:t>היה</w:t>
      </w:r>
      <w:r w:rsidR="00333E77" w:rsidRPr="00B7685A">
        <w:rPr>
          <w:rtl/>
        </w:rPr>
        <w:t xml:space="preserve"> </w:t>
      </w:r>
      <w:r w:rsidR="00333E77" w:rsidRPr="00B7685A">
        <w:rPr>
          <w:rFonts w:hint="eastAsia"/>
          <w:rtl/>
        </w:rPr>
        <w:t>שטוף</w:t>
      </w:r>
      <w:r w:rsidR="00333E77" w:rsidRPr="00B7685A">
        <w:rPr>
          <w:rtl/>
        </w:rPr>
        <w:t xml:space="preserve"> </w:t>
      </w:r>
      <w:r w:rsidR="00333E77" w:rsidRPr="00B7685A">
        <w:rPr>
          <w:rFonts w:hint="eastAsia"/>
          <w:rtl/>
        </w:rPr>
        <w:t>אמבט</w:t>
      </w:r>
      <w:r w:rsidR="00333E77" w:rsidRPr="00B7685A">
        <w:rPr>
          <w:rtl/>
        </w:rPr>
        <w:t xml:space="preserve"> </w:t>
      </w:r>
      <w:r w:rsidR="00333E77" w:rsidRPr="00B7685A">
        <w:rPr>
          <w:rFonts w:hint="eastAsia"/>
          <w:rtl/>
        </w:rPr>
        <w:t>טסטוסטרון</w:t>
      </w:r>
      <w:r w:rsidR="00333E77" w:rsidRPr="00B7685A">
        <w:rPr>
          <w:rtl/>
        </w:rPr>
        <w:t xml:space="preserve"> </w:t>
      </w:r>
      <w:r w:rsidR="00333E77" w:rsidRPr="00B7685A">
        <w:rPr>
          <w:rFonts w:hint="eastAsia"/>
          <w:rtl/>
        </w:rPr>
        <w:t>שמחזק</w:t>
      </w:r>
      <w:r w:rsidR="00333E77" w:rsidRPr="00B7685A">
        <w:rPr>
          <w:rtl/>
        </w:rPr>
        <w:t xml:space="preserve"> </w:t>
      </w:r>
      <w:r w:rsidR="00333E77" w:rsidRPr="00B7685A">
        <w:rPr>
          <w:rFonts w:hint="eastAsia"/>
          <w:rtl/>
        </w:rPr>
        <w:t>את</w:t>
      </w:r>
      <w:r w:rsidR="00333E77" w:rsidRPr="00B7685A">
        <w:rPr>
          <w:rtl/>
        </w:rPr>
        <w:t xml:space="preserve"> </w:t>
      </w:r>
      <w:r w:rsidR="00333E77" w:rsidRPr="00B7685A">
        <w:rPr>
          <w:rFonts w:hint="eastAsia"/>
          <w:rtl/>
        </w:rPr>
        <w:t>השרירים</w:t>
      </w:r>
      <w:r w:rsidR="00333E77" w:rsidRPr="00B7685A">
        <w:rPr>
          <w:rtl/>
        </w:rPr>
        <w:t xml:space="preserve"> </w:t>
      </w:r>
      <w:r w:rsidR="00333E77" w:rsidRPr="00B7685A">
        <w:rPr>
          <w:rFonts w:hint="eastAsia"/>
          <w:rtl/>
        </w:rPr>
        <w:t>גם</w:t>
      </w:r>
      <w:r w:rsidR="00333E77" w:rsidRPr="00B7685A">
        <w:rPr>
          <w:rtl/>
        </w:rPr>
        <w:t xml:space="preserve"> </w:t>
      </w:r>
      <w:r w:rsidR="00333E77" w:rsidRPr="00B7685A">
        <w:rPr>
          <w:rFonts w:hint="eastAsia"/>
          <w:rtl/>
        </w:rPr>
        <w:t>לנערים</w:t>
      </w:r>
      <w:r w:rsidR="00333E77" w:rsidRPr="00B7685A">
        <w:rPr>
          <w:rtl/>
        </w:rPr>
        <w:t xml:space="preserve"> </w:t>
      </w:r>
      <w:r w:rsidR="00333E77" w:rsidRPr="00B7685A">
        <w:rPr>
          <w:rFonts w:hint="eastAsia"/>
          <w:rtl/>
        </w:rPr>
        <w:t>שמבלים</w:t>
      </w:r>
      <w:r w:rsidR="00333E77" w:rsidRPr="00B7685A">
        <w:rPr>
          <w:rtl/>
        </w:rPr>
        <w:t xml:space="preserve"> </w:t>
      </w:r>
      <w:r w:rsidR="00333E77" w:rsidRPr="00B7685A">
        <w:rPr>
          <w:rFonts w:hint="eastAsia"/>
          <w:rtl/>
        </w:rPr>
        <w:t>את</w:t>
      </w:r>
      <w:r w:rsidR="00333E77" w:rsidRPr="00B7685A">
        <w:rPr>
          <w:rtl/>
        </w:rPr>
        <w:t xml:space="preserve"> </w:t>
      </w:r>
      <w:r w:rsidR="00333E77" w:rsidRPr="00B7685A">
        <w:rPr>
          <w:rFonts w:hint="eastAsia"/>
          <w:rtl/>
        </w:rPr>
        <w:t>הקיץ</w:t>
      </w:r>
      <w:r w:rsidR="00333E77" w:rsidRPr="00B7685A">
        <w:rPr>
          <w:rtl/>
        </w:rPr>
        <w:t xml:space="preserve"> </w:t>
      </w:r>
      <w:r w:rsidR="00333E77" w:rsidRPr="00B7685A">
        <w:rPr>
          <w:rFonts w:hint="eastAsia"/>
          <w:rtl/>
        </w:rPr>
        <w:t>במרתון</w:t>
      </w:r>
      <w:r w:rsidR="00333E77" w:rsidRPr="00B7685A">
        <w:rPr>
          <w:rtl/>
        </w:rPr>
        <w:t xml:space="preserve"> </w:t>
      </w:r>
      <w:r w:rsidR="00333E77" w:rsidRPr="00B7685A">
        <w:rPr>
          <w:rFonts w:hint="eastAsia"/>
          <w:rtl/>
        </w:rPr>
        <w:t>אוננות</w:t>
      </w:r>
      <w:r w:rsidR="00333E77" w:rsidRPr="00B7685A">
        <w:rPr>
          <w:rtl/>
        </w:rPr>
        <w:t xml:space="preserve"> </w:t>
      </w:r>
      <w:r w:rsidR="00333E77" w:rsidRPr="00B7685A">
        <w:rPr>
          <w:rFonts w:hint="eastAsia"/>
          <w:rtl/>
        </w:rPr>
        <w:t>ו</w:t>
      </w:r>
      <w:r w:rsidR="00333E77" w:rsidRPr="00B7685A">
        <w:rPr>
          <w:rtl/>
        </w:rPr>
        <w:t>—</w:t>
      </w:r>
      <w:r w:rsidR="00333E77" w:rsidRPr="00B7685A">
        <w:rPr>
          <w:rFonts w:hint="eastAsia"/>
          <w:rtl/>
        </w:rPr>
        <w:t>משחק</w:t>
      </w:r>
      <w:r w:rsidR="00333E77" w:rsidRPr="00B7685A">
        <w:rPr>
          <w:rtl/>
        </w:rPr>
        <w:t xml:space="preserve"> </w:t>
      </w:r>
      <w:r w:rsidR="00333E77" w:rsidRPr="00B7685A">
        <w:rPr>
          <w:rFonts w:hint="eastAsia"/>
          <w:rtl/>
        </w:rPr>
        <w:t>מחשב</w:t>
      </w:r>
      <w:r w:rsidR="00333E77" w:rsidRPr="00B7685A">
        <w:rPr>
          <w:rtl/>
        </w:rPr>
        <w:t xml:space="preserve"> </w:t>
      </w:r>
      <w:r w:rsidR="00333E77" w:rsidRPr="00B7685A">
        <w:rPr>
          <w:rFonts w:hint="eastAsia"/>
          <w:rtl/>
        </w:rPr>
        <w:t>בחדר</w:t>
      </w:r>
      <w:r w:rsidR="00333E77" w:rsidRPr="00B7685A">
        <w:rPr>
          <w:rtl/>
        </w:rPr>
        <w:t xml:space="preserve"> </w:t>
      </w:r>
      <w:r w:rsidR="00333E77" w:rsidRPr="00B7685A">
        <w:rPr>
          <w:rFonts w:hint="eastAsia"/>
          <w:rtl/>
        </w:rPr>
        <w:t>אפלולי</w:t>
      </w:r>
      <w:r w:rsidR="00333E77" w:rsidRPr="00B7685A">
        <w:rPr>
          <w:rtl/>
        </w:rPr>
        <w:t>.</w:t>
      </w:r>
      <w:r w:rsidR="0095526B" w:rsidRPr="00B7685A">
        <w:rPr>
          <w:rtl/>
        </w:rPr>
        <w:t>]</w:t>
      </w:r>
      <w:r w:rsidR="00333E77" w:rsidRPr="00B7685A">
        <w:rPr>
          <w:rtl/>
        </w:rPr>
        <w:t xml:space="preserve"> </w:t>
      </w:r>
      <w:r w:rsidR="00B2035A" w:rsidRPr="00B7685A">
        <w:rPr>
          <w:rFonts w:hint="eastAsia"/>
          <w:rtl/>
        </w:rPr>
        <w:t>הוא</w:t>
      </w:r>
      <w:r w:rsidR="00B2035A" w:rsidRPr="00B7685A">
        <w:rPr>
          <w:rtl/>
        </w:rPr>
        <w:t xml:space="preserve"> </w:t>
      </w:r>
      <w:r w:rsidR="00B2035A" w:rsidRPr="00B7685A">
        <w:rPr>
          <w:rFonts w:hint="eastAsia"/>
          <w:rtl/>
        </w:rPr>
        <w:t>עדיין</w:t>
      </w:r>
      <w:r w:rsidR="00B2035A" w:rsidRPr="00B7685A">
        <w:rPr>
          <w:rtl/>
        </w:rPr>
        <w:t xml:space="preserve"> </w:t>
      </w:r>
      <w:r w:rsidR="00B2035A" w:rsidRPr="00B7685A">
        <w:rPr>
          <w:rFonts w:hint="eastAsia"/>
          <w:rtl/>
        </w:rPr>
        <w:t>הצטיין</w:t>
      </w:r>
      <w:r w:rsidR="00B2035A" w:rsidRPr="00B7685A">
        <w:rPr>
          <w:rtl/>
        </w:rPr>
        <w:t xml:space="preserve"> </w:t>
      </w:r>
      <w:r w:rsidR="00B2035A" w:rsidRPr="00B7685A">
        <w:rPr>
          <w:rFonts w:hint="eastAsia"/>
          <w:rtl/>
        </w:rPr>
        <w:t>במספר</w:t>
      </w:r>
      <w:r w:rsidR="00B2035A" w:rsidRPr="00B7685A">
        <w:rPr>
          <w:rtl/>
        </w:rPr>
        <w:t xml:space="preserve"> </w:t>
      </w:r>
      <w:r w:rsidR="00B2035A" w:rsidRPr="00B7685A">
        <w:rPr>
          <w:rFonts w:hint="eastAsia"/>
          <w:rtl/>
        </w:rPr>
        <w:t>קפיצות</w:t>
      </w:r>
      <w:r w:rsidR="00B2035A" w:rsidRPr="00B7685A">
        <w:rPr>
          <w:rtl/>
        </w:rPr>
        <w:t xml:space="preserve"> דאבל-אנדר </w:t>
      </w:r>
      <w:r w:rsidR="00B2035A" w:rsidRPr="00B7685A">
        <w:rPr>
          <w:rFonts w:hint="eastAsia"/>
          <w:rtl/>
        </w:rPr>
        <w:t>רצופות</w:t>
      </w:r>
      <w:r w:rsidR="00B2035A" w:rsidRPr="00B7685A">
        <w:rPr>
          <w:rtl/>
        </w:rPr>
        <w:t xml:space="preserve"> </w:t>
      </w:r>
      <w:r w:rsidR="00B2035A" w:rsidRPr="00B7685A">
        <w:rPr>
          <w:rFonts w:hint="eastAsia"/>
          <w:rtl/>
        </w:rPr>
        <w:t>בחבל</w:t>
      </w:r>
      <w:r w:rsidR="0095526B" w:rsidRPr="00B7685A">
        <w:rPr>
          <w:rtl/>
        </w:rPr>
        <w:t xml:space="preserve">, אבל </w:t>
      </w:r>
      <w:r w:rsidR="000F6B76" w:rsidRPr="00B7685A">
        <w:rPr>
          <w:rFonts w:hint="eastAsia"/>
          <w:rtl/>
        </w:rPr>
        <w:t>היה</w:t>
      </w:r>
      <w:r w:rsidR="000F6B76" w:rsidRPr="00B7685A">
        <w:rPr>
          <w:rtl/>
        </w:rPr>
        <w:t xml:space="preserve"> </w:t>
      </w:r>
      <w:r w:rsidRPr="002161BC">
        <w:rPr>
          <w:rFonts w:cs="Times New Roman"/>
          <w:rtl/>
        </w:rPr>
        <w:t xml:space="preserve">שרוי </w:t>
      </w:r>
      <w:r w:rsidR="000F6B76" w:rsidRPr="00B7685A">
        <w:rPr>
          <w:rtl/>
        </w:rPr>
        <w:t>בעיצומו של ג'ט</w:t>
      </w:r>
      <w:r w:rsidR="00872829">
        <w:rPr>
          <w:rFonts w:hint="cs"/>
          <w:rtl/>
        </w:rPr>
        <w:t>-</w:t>
      </w:r>
      <w:r w:rsidR="000F6B76" w:rsidRPr="00B7685A">
        <w:rPr>
          <w:rtl/>
        </w:rPr>
        <w:t>לג משתק שלא ה</w:t>
      </w:r>
      <w:r w:rsidR="00027606">
        <w:rPr>
          <w:rFonts w:hint="cs"/>
          <w:rtl/>
        </w:rPr>
        <w:t>פגין כל סימני התפוגגות</w:t>
      </w:r>
      <w:r w:rsidR="000F6B76" w:rsidRPr="00B7685A">
        <w:rPr>
          <w:rtl/>
        </w:rPr>
        <w:t>, ובשביל מה באמת? בלאו הכי הוא שוב יטוס בקרוב</w:t>
      </w:r>
      <w:r w:rsidR="00027606">
        <w:rPr>
          <w:rFonts w:hint="cs"/>
          <w:rtl/>
        </w:rPr>
        <w:t>.</w:t>
      </w:r>
      <w:r w:rsidR="000F6B76" w:rsidRPr="00B7685A">
        <w:rPr>
          <w:rtl/>
        </w:rPr>
        <w:t xml:space="preserve"> </w:t>
      </w:r>
      <w:r w:rsidR="00027606">
        <w:rPr>
          <w:rFonts w:hint="cs"/>
          <w:rtl/>
        </w:rPr>
        <w:t>[</w:t>
      </w:r>
      <w:r w:rsidR="000F6B76" w:rsidRPr="00B7685A">
        <w:rPr>
          <w:rtl/>
        </w:rPr>
        <w:t xml:space="preserve">ויתקרב בשעתיים למקום המופרך, הספק מדומיין </w:t>
      </w:r>
      <w:r w:rsidR="00027606">
        <w:rPr>
          <w:rFonts w:hint="cs"/>
          <w:rtl/>
        </w:rPr>
        <w:t xml:space="preserve">/ </w:t>
      </w:r>
      <w:r w:rsidR="000F6B76" w:rsidRPr="00B7685A">
        <w:rPr>
          <w:rtl/>
        </w:rPr>
        <w:t>הזוי ממנו הגיע.</w:t>
      </w:r>
      <w:r w:rsidR="00027606">
        <w:rPr>
          <w:rFonts w:hint="cs"/>
          <w:rtl/>
        </w:rPr>
        <w:t>]</w:t>
      </w:r>
      <w:r w:rsidR="000F6B76" w:rsidRPr="00B7685A">
        <w:rPr>
          <w:rtl/>
        </w:rPr>
        <w:t xml:space="preserve"> </w:t>
      </w:r>
    </w:p>
    <w:p w14:paraId="21B02B8A" w14:textId="4284F36B" w:rsidR="005261EA" w:rsidRPr="00B7685A" w:rsidRDefault="00BF29FA" w:rsidP="000F6B76">
      <w:pPr>
        <w:rPr>
          <w:rtl/>
        </w:rPr>
      </w:pPr>
      <w:r>
        <w:rPr>
          <w:rFonts w:hint="cs"/>
          <w:rtl/>
        </w:rPr>
        <w:t>הוא</w:t>
      </w:r>
      <w:r w:rsidR="00461CA8">
        <w:rPr>
          <w:rFonts w:hint="cs"/>
          <w:rtl/>
        </w:rPr>
        <w:t xml:space="preserve"> </w:t>
      </w:r>
      <w:r w:rsidR="007C0A5B" w:rsidRPr="00B7685A">
        <w:rPr>
          <w:rFonts w:hint="eastAsia"/>
          <w:rtl/>
        </w:rPr>
        <w:t>נזהר</w:t>
      </w:r>
      <w:r w:rsidR="007C0A5B" w:rsidRPr="00B7685A">
        <w:rPr>
          <w:rtl/>
        </w:rPr>
        <w:t xml:space="preserve"> </w:t>
      </w:r>
      <w:r w:rsidR="007C0A5B" w:rsidRPr="00B7685A">
        <w:rPr>
          <w:rFonts w:hint="eastAsia"/>
          <w:rtl/>
        </w:rPr>
        <w:t>ב</w:t>
      </w:r>
      <w:r>
        <w:rPr>
          <w:rFonts w:hint="cs"/>
          <w:rtl/>
        </w:rPr>
        <w:t xml:space="preserve">ביצוע </w:t>
      </w:r>
      <w:r w:rsidR="007C0A5B" w:rsidRPr="00B7685A">
        <w:rPr>
          <w:rFonts w:hint="eastAsia"/>
          <w:rtl/>
        </w:rPr>
        <w:t>שכיבות</w:t>
      </w:r>
      <w:r w:rsidR="007C0A5B" w:rsidRPr="00B7685A">
        <w:rPr>
          <w:rtl/>
        </w:rPr>
        <w:t xml:space="preserve"> סמיכה כי הקעקוע עדיין לא החלים </w:t>
      </w:r>
      <w:r w:rsidR="000F6B76" w:rsidRPr="00B7685A">
        <w:rPr>
          <w:rFonts w:hint="eastAsia"/>
          <w:rtl/>
        </w:rPr>
        <w:t>מאז</w:t>
      </w:r>
      <w:r w:rsidR="007C0A5B" w:rsidRPr="00B7685A">
        <w:rPr>
          <w:rtl/>
        </w:rPr>
        <w:t xml:space="preserve"> הסבב השני</w:t>
      </w:r>
      <w:r w:rsidR="00461CA8">
        <w:rPr>
          <w:rFonts w:hint="cs"/>
          <w:rtl/>
        </w:rPr>
        <w:t>,</w:t>
      </w:r>
      <w:r w:rsidR="000F6B76" w:rsidRPr="00B7685A">
        <w:rPr>
          <w:rtl/>
        </w:rPr>
        <w:t xml:space="preserve"> </w:t>
      </w:r>
      <w:r w:rsidR="000F6B76" w:rsidRPr="00B7685A">
        <w:rPr>
          <w:rFonts w:hint="eastAsia"/>
          <w:rtl/>
        </w:rPr>
        <w:t>של</w:t>
      </w:r>
      <w:r w:rsidR="000F6B76" w:rsidRPr="00B7685A">
        <w:rPr>
          <w:rtl/>
        </w:rPr>
        <w:t xml:space="preserve"> </w:t>
      </w:r>
      <w:r w:rsidR="000F6B76" w:rsidRPr="00B7685A">
        <w:rPr>
          <w:rFonts w:hint="eastAsia"/>
          <w:rtl/>
        </w:rPr>
        <w:t>ההצללות</w:t>
      </w:r>
      <w:r w:rsidR="000F6B76" w:rsidRPr="00B7685A">
        <w:rPr>
          <w:rtl/>
        </w:rPr>
        <w:t>.</w:t>
      </w:r>
      <w:r w:rsidR="00B2035A" w:rsidRPr="00B7685A">
        <w:rPr>
          <w:rtl/>
        </w:rPr>
        <w:t xml:space="preserve"> </w:t>
      </w:r>
    </w:p>
    <w:p w14:paraId="7BB6F627" w14:textId="77777777" w:rsidR="005261EA" w:rsidRPr="00B7685A" w:rsidRDefault="005261EA" w:rsidP="005261EA">
      <w:pPr>
        <w:rPr>
          <w:rtl/>
        </w:rPr>
      </w:pPr>
      <w:r w:rsidRPr="00B7685A">
        <w:rPr>
          <w:rFonts w:hint="eastAsia"/>
          <w:rtl/>
        </w:rPr>
        <w:t>אבל</w:t>
      </w:r>
      <w:r w:rsidRPr="00B7685A">
        <w:rPr>
          <w:rtl/>
        </w:rPr>
        <w:t xml:space="preserve"> </w:t>
      </w:r>
      <w:r w:rsidRPr="00B7685A">
        <w:rPr>
          <w:rFonts w:hint="eastAsia"/>
          <w:rtl/>
        </w:rPr>
        <w:t>המאמן</w:t>
      </w:r>
      <w:r w:rsidRPr="00B7685A">
        <w:rPr>
          <w:rtl/>
        </w:rPr>
        <w:t xml:space="preserve"> </w:t>
      </w:r>
      <w:r w:rsidRPr="00B7685A">
        <w:rPr>
          <w:rFonts w:hint="eastAsia"/>
          <w:rtl/>
        </w:rPr>
        <w:t>כעס</w:t>
      </w:r>
      <w:r w:rsidRPr="00B7685A">
        <w:rPr>
          <w:rtl/>
        </w:rPr>
        <w:t xml:space="preserve"> </w:t>
      </w:r>
      <w:r w:rsidRPr="00B7685A">
        <w:rPr>
          <w:rFonts w:hint="eastAsia"/>
          <w:rtl/>
        </w:rPr>
        <w:t>באמת</w:t>
      </w:r>
      <w:r w:rsidRPr="00B7685A">
        <w:rPr>
          <w:rtl/>
        </w:rPr>
        <w:t>.</w:t>
      </w:r>
    </w:p>
    <w:p w14:paraId="350E34CC" w14:textId="77777777" w:rsidR="005261EA" w:rsidRPr="00B7685A" w:rsidRDefault="005261EA" w:rsidP="005261EA">
      <w:pPr>
        <w:rPr>
          <w:rtl/>
        </w:rPr>
      </w:pPr>
      <w:r w:rsidRPr="00B7685A">
        <w:rPr>
          <w:rtl/>
        </w:rPr>
        <w:t xml:space="preserve">"תוריד </w:t>
      </w:r>
      <w:r w:rsidRPr="00B7685A">
        <w:rPr>
          <w:rFonts w:hint="eastAsia"/>
          <w:rtl/>
        </w:rPr>
        <w:t>את</w:t>
      </w:r>
      <w:r w:rsidRPr="00B7685A">
        <w:rPr>
          <w:rtl/>
        </w:rPr>
        <w:t xml:space="preserve"> </w:t>
      </w:r>
      <w:r w:rsidRPr="00B7685A">
        <w:rPr>
          <w:rFonts w:hint="eastAsia"/>
          <w:rtl/>
        </w:rPr>
        <w:t>החולצה</w:t>
      </w:r>
      <w:r w:rsidRPr="00B7685A">
        <w:rPr>
          <w:rtl/>
        </w:rPr>
        <w:t xml:space="preserve">, </w:t>
      </w:r>
      <w:r w:rsidRPr="00B7685A">
        <w:rPr>
          <w:rFonts w:hint="eastAsia"/>
          <w:rtl/>
        </w:rPr>
        <w:t>הופמן</w:t>
      </w:r>
      <w:r w:rsidRPr="00B7685A">
        <w:rPr>
          <w:rtl/>
        </w:rPr>
        <w:t>."</w:t>
      </w:r>
    </w:p>
    <w:p w14:paraId="7D0C4F0C" w14:textId="7A6F1C78" w:rsidR="005261EA" w:rsidRPr="00B7685A" w:rsidRDefault="005261EA" w:rsidP="005261EA">
      <w:pPr>
        <w:rPr>
          <w:rtl/>
        </w:rPr>
      </w:pPr>
      <w:r w:rsidRPr="00B7685A">
        <w:rPr>
          <w:rtl/>
        </w:rPr>
        <w:t>"אדוני?"</w:t>
      </w:r>
    </w:p>
    <w:p w14:paraId="5C417080" w14:textId="7B9D8B4B" w:rsidR="005261EA" w:rsidRPr="00B7685A" w:rsidRDefault="005261EA" w:rsidP="005261EA">
      <w:pPr>
        <w:rPr>
          <w:rtl/>
        </w:rPr>
      </w:pPr>
      <w:r w:rsidRPr="00B7685A">
        <w:rPr>
          <w:rtl/>
        </w:rPr>
        <w:t xml:space="preserve">"תוריד </w:t>
      </w:r>
      <w:r w:rsidRPr="00B7685A">
        <w:rPr>
          <w:rFonts w:hint="eastAsia"/>
          <w:rtl/>
        </w:rPr>
        <w:t>את</w:t>
      </w:r>
      <w:r w:rsidRPr="00B7685A">
        <w:rPr>
          <w:rtl/>
        </w:rPr>
        <w:t xml:space="preserve"> </w:t>
      </w:r>
      <w:r w:rsidRPr="00B7685A">
        <w:rPr>
          <w:rFonts w:hint="eastAsia"/>
          <w:rtl/>
        </w:rPr>
        <w:t>החולצה</w:t>
      </w:r>
      <w:r w:rsidRPr="00B7685A">
        <w:rPr>
          <w:rtl/>
        </w:rPr>
        <w:t xml:space="preserve">, </w:t>
      </w:r>
      <w:r w:rsidRPr="00B7685A">
        <w:rPr>
          <w:rFonts w:hint="eastAsia"/>
          <w:rtl/>
        </w:rPr>
        <w:t>מה</w:t>
      </w:r>
      <w:r w:rsidRPr="00B7685A">
        <w:rPr>
          <w:rtl/>
        </w:rPr>
        <w:t xml:space="preserve"> </w:t>
      </w:r>
      <w:r w:rsidRPr="00B7685A">
        <w:rPr>
          <w:rFonts w:hint="eastAsia"/>
          <w:rtl/>
        </w:rPr>
        <w:t>לא</w:t>
      </w:r>
      <w:r w:rsidRPr="00B7685A">
        <w:rPr>
          <w:rtl/>
        </w:rPr>
        <w:t xml:space="preserve"> </w:t>
      </w:r>
      <w:r w:rsidRPr="00B7685A">
        <w:rPr>
          <w:rFonts w:hint="eastAsia"/>
          <w:rtl/>
        </w:rPr>
        <w:t>ברור</w:t>
      </w:r>
      <w:r w:rsidRPr="00B7685A">
        <w:rPr>
          <w:rtl/>
        </w:rPr>
        <w:t xml:space="preserve"> </w:t>
      </w:r>
      <w:r w:rsidRPr="00B7685A">
        <w:rPr>
          <w:rFonts w:hint="eastAsia"/>
          <w:rtl/>
        </w:rPr>
        <w:t>במה</w:t>
      </w:r>
      <w:r w:rsidRPr="00B7685A">
        <w:rPr>
          <w:rtl/>
        </w:rPr>
        <w:t xml:space="preserve"> </w:t>
      </w:r>
      <w:r w:rsidRPr="00B7685A">
        <w:rPr>
          <w:rFonts w:hint="eastAsia"/>
          <w:rtl/>
        </w:rPr>
        <w:t>שאמרתי</w:t>
      </w:r>
      <w:r w:rsidRPr="00B7685A">
        <w:rPr>
          <w:rtl/>
        </w:rPr>
        <w:t>?"</w:t>
      </w:r>
    </w:p>
    <w:p w14:paraId="5585C321" w14:textId="44745811" w:rsidR="005261EA" w:rsidRPr="00B7685A" w:rsidRDefault="005261EA" w:rsidP="005261EA">
      <w:pPr>
        <w:rPr>
          <w:rtl/>
        </w:rPr>
      </w:pPr>
      <w:r w:rsidRPr="00B7685A">
        <w:rPr>
          <w:rFonts w:hint="eastAsia"/>
          <w:rtl/>
        </w:rPr>
        <w:t>אלכס</w:t>
      </w:r>
      <w:r w:rsidRPr="00B7685A">
        <w:rPr>
          <w:rtl/>
        </w:rPr>
        <w:t xml:space="preserve"> </w:t>
      </w:r>
      <w:r w:rsidRPr="00B7685A">
        <w:rPr>
          <w:rFonts w:hint="eastAsia"/>
          <w:rtl/>
        </w:rPr>
        <w:t>הוריד</w:t>
      </w:r>
      <w:r w:rsidRPr="00B7685A">
        <w:rPr>
          <w:rtl/>
        </w:rPr>
        <w:t xml:space="preserve"> </w:t>
      </w:r>
      <w:r w:rsidRPr="00B7685A">
        <w:rPr>
          <w:rFonts w:hint="eastAsia"/>
          <w:rtl/>
        </w:rPr>
        <w:t>את</w:t>
      </w:r>
      <w:r w:rsidRPr="00B7685A">
        <w:rPr>
          <w:rtl/>
        </w:rPr>
        <w:t xml:space="preserve"> </w:t>
      </w:r>
      <w:r w:rsidRPr="00B7685A">
        <w:rPr>
          <w:rFonts w:hint="eastAsia"/>
          <w:rtl/>
        </w:rPr>
        <w:t>החולצה</w:t>
      </w:r>
      <w:r w:rsidRPr="00B7685A">
        <w:rPr>
          <w:rtl/>
        </w:rPr>
        <w:t xml:space="preserve"> </w:t>
      </w:r>
      <w:r w:rsidRPr="00B7685A">
        <w:rPr>
          <w:rFonts w:hint="eastAsia"/>
          <w:rtl/>
        </w:rPr>
        <w:t>והשלי</w:t>
      </w:r>
      <w:r w:rsidR="000F6B76" w:rsidRPr="00B7685A">
        <w:rPr>
          <w:rFonts w:hint="eastAsia"/>
          <w:rtl/>
        </w:rPr>
        <w:t>כהּ</w:t>
      </w:r>
      <w:r w:rsidRPr="00B7685A">
        <w:rPr>
          <w:rtl/>
        </w:rPr>
        <w:t xml:space="preserve"> לבוץ.</w:t>
      </w:r>
    </w:p>
    <w:p w14:paraId="10BDB020" w14:textId="65F5AF8F" w:rsidR="005261EA" w:rsidRPr="00B7685A" w:rsidRDefault="005261EA" w:rsidP="005261EA">
      <w:pPr>
        <w:rPr>
          <w:rtl/>
        </w:rPr>
      </w:pPr>
      <w:r w:rsidRPr="00B7685A">
        <w:rPr>
          <w:rFonts w:hint="eastAsia"/>
          <w:rtl/>
        </w:rPr>
        <w:t>המאמן</w:t>
      </w:r>
      <w:r w:rsidRPr="00B7685A">
        <w:rPr>
          <w:rtl/>
        </w:rPr>
        <w:t xml:space="preserve"> הביט בכתפו השמאלית. "בשביל מה עשית את זה?" כל הקבוצה נאספה סביב</w:t>
      </w:r>
      <w:r w:rsidR="007122EF">
        <w:rPr>
          <w:rFonts w:hint="cs"/>
          <w:rtl/>
        </w:rPr>
        <w:t>ו</w:t>
      </w:r>
      <w:r w:rsidRPr="00B7685A">
        <w:rPr>
          <w:rtl/>
        </w:rPr>
        <w:t xml:space="preserve">. </w:t>
      </w:r>
      <w:r w:rsidRPr="00B7685A">
        <w:rPr>
          <w:rFonts w:cs="Times New Roman"/>
          <w:rtl/>
        </w:rPr>
        <w:t xml:space="preserve">גשם זלעפות </w:t>
      </w:r>
      <w:r w:rsidR="00BF29FA">
        <w:rPr>
          <w:rFonts w:cs="Times New Roman" w:hint="cs"/>
          <w:rtl/>
        </w:rPr>
        <w:t>י</w:t>
      </w:r>
      <w:r w:rsidRPr="00B7685A">
        <w:rPr>
          <w:rFonts w:cs="Times New Roman"/>
          <w:rtl/>
        </w:rPr>
        <w:t>רד אבל אפילו הילדים המפונקים ביותר לא ביקשו להפסיק את האימון האחרון של אלכס.</w:t>
      </w:r>
      <w:r w:rsidRPr="00B7685A">
        <w:rPr>
          <w:rtl/>
        </w:rPr>
        <w:t xml:space="preserve"> </w:t>
      </w:r>
    </w:p>
    <w:p w14:paraId="079BA0A8" w14:textId="0D20FD13" w:rsidR="005261EA" w:rsidRPr="00B7685A" w:rsidRDefault="005261EA" w:rsidP="005261EA">
      <w:pPr>
        <w:rPr>
          <w:rtl/>
        </w:rPr>
      </w:pPr>
      <w:r w:rsidRPr="00B7685A">
        <w:rPr>
          <w:rtl/>
        </w:rPr>
        <w:t xml:space="preserve">"תענה </w:t>
      </w:r>
      <w:r w:rsidRPr="00B7685A">
        <w:rPr>
          <w:rFonts w:hint="eastAsia"/>
          <w:rtl/>
        </w:rPr>
        <w:t>לי</w:t>
      </w:r>
      <w:r w:rsidR="00872829">
        <w:rPr>
          <w:rFonts w:hint="cs"/>
          <w:rtl/>
        </w:rPr>
        <w:t>,</w:t>
      </w:r>
      <w:r w:rsidRPr="00B7685A">
        <w:rPr>
          <w:rtl/>
        </w:rPr>
        <w:t xml:space="preserve"> </w:t>
      </w:r>
      <w:r w:rsidRPr="00B7685A">
        <w:rPr>
          <w:rFonts w:hint="eastAsia"/>
          <w:rtl/>
        </w:rPr>
        <w:t>הופמן</w:t>
      </w:r>
      <w:r w:rsidRPr="00B7685A">
        <w:rPr>
          <w:rtl/>
        </w:rPr>
        <w:t xml:space="preserve">, </w:t>
      </w:r>
      <w:r w:rsidRPr="00B7685A">
        <w:rPr>
          <w:rFonts w:hint="eastAsia"/>
          <w:rtl/>
        </w:rPr>
        <w:t>שאלה</w:t>
      </w:r>
      <w:r w:rsidRPr="00B7685A">
        <w:rPr>
          <w:rtl/>
        </w:rPr>
        <w:t xml:space="preserve"> </w:t>
      </w:r>
      <w:r w:rsidRPr="00B7685A">
        <w:rPr>
          <w:rFonts w:hint="eastAsia"/>
          <w:rtl/>
        </w:rPr>
        <w:t>פשוטה</w:t>
      </w:r>
      <w:r w:rsidR="00E567A7">
        <w:rPr>
          <w:rtl/>
        </w:rPr>
        <w:t xml:space="preserve"> מאוד,</w:t>
      </w:r>
      <w:r w:rsidRPr="00B7685A">
        <w:rPr>
          <w:rtl/>
        </w:rPr>
        <w:t xml:space="preserve"> </w:t>
      </w:r>
      <w:r w:rsidRPr="00B7685A">
        <w:rPr>
          <w:rFonts w:hint="eastAsia"/>
          <w:rtl/>
        </w:rPr>
        <w:t>בשביל</w:t>
      </w:r>
      <w:r w:rsidRPr="00B7685A">
        <w:rPr>
          <w:rtl/>
        </w:rPr>
        <w:t xml:space="preserve"> </w:t>
      </w:r>
      <w:r w:rsidRPr="00B7685A">
        <w:rPr>
          <w:rFonts w:hint="eastAsia"/>
          <w:rtl/>
        </w:rPr>
        <w:t>מה</w:t>
      </w:r>
      <w:r w:rsidRPr="00B7685A">
        <w:rPr>
          <w:rtl/>
        </w:rPr>
        <w:t xml:space="preserve"> </w:t>
      </w:r>
      <w:r w:rsidRPr="00B7685A">
        <w:rPr>
          <w:rFonts w:hint="eastAsia"/>
          <w:rtl/>
        </w:rPr>
        <w:t>עשית</w:t>
      </w:r>
      <w:r w:rsidRPr="00B7685A">
        <w:rPr>
          <w:rtl/>
        </w:rPr>
        <w:t xml:space="preserve"> </w:t>
      </w:r>
      <w:r w:rsidRPr="00B7685A">
        <w:rPr>
          <w:rFonts w:hint="eastAsia"/>
          <w:rtl/>
        </w:rPr>
        <w:t>את</w:t>
      </w:r>
      <w:r w:rsidRPr="00B7685A">
        <w:rPr>
          <w:rtl/>
        </w:rPr>
        <w:t xml:space="preserve"> </w:t>
      </w:r>
      <w:r w:rsidRPr="00B7685A">
        <w:rPr>
          <w:rFonts w:hint="eastAsia"/>
          <w:rtl/>
        </w:rPr>
        <w:t>זה</w:t>
      </w:r>
      <w:r w:rsidRPr="00B7685A">
        <w:rPr>
          <w:rtl/>
        </w:rPr>
        <w:t>?"</w:t>
      </w:r>
    </w:p>
    <w:p w14:paraId="786F146F" w14:textId="4AF9CB8E" w:rsidR="005261EA" w:rsidRPr="00B7685A" w:rsidRDefault="005261EA" w:rsidP="005261EA">
      <w:pPr>
        <w:rPr>
          <w:rtl/>
        </w:rPr>
      </w:pPr>
      <w:r w:rsidRPr="00B7685A">
        <w:rPr>
          <w:rFonts w:hint="eastAsia"/>
          <w:rtl/>
        </w:rPr>
        <w:lastRenderedPageBreak/>
        <w:t>טיפת</w:t>
      </w:r>
      <w:r w:rsidRPr="00B7685A">
        <w:rPr>
          <w:rtl/>
        </w:rPr>
        <w:t xml:space="preserve"> </w:t>
      </w:r>
      <w:r w:rsidRPr="00B7685A">
        <w:rPr>
          <w:rFonts w:hint="eastAsia"/>
          <w:rtl/>
        </w:rPr>
        <w:t>דם</w:t>
      </w:r>
      <w:r w:rsidRPr="00B7685A">
        <w:rPr>
          <w:rtl/>
        </w:rPr>
        <w:t xml:space="preserve"> </w:t>
      </w:r>
      <w:r w:rsidRPr="00B7685A">
        <w:rPr>
          <w:rFonts w:hint="eastAsia"/>
          <w:rtl/>
        </w:rPr>
        <w:t>או</w:t>
      </w:r>
      <w:r w:rsidRPr="00B7685A">
        <w:rPr>
          <w:rtl/>
        </w:rPr>
        <w:t xml:space="preserve"> </w:t>
      </w:r>
      <w:r w:rsidRPr="00B7685A">
        <w:rPr>
          <w:rFonts w:hint="eastAsia"/>
          <w:rtl/>
        </w:rPr>
        <w:t>שתיים</w:t>
      </w:r>
      <w:r w:rsidRPr="00B7685A">
        <w:rPr>
          <w:rtl/>
        </w:rPr>
        <w:t xml:space="preserve"> </w:t>
      </w:r>
      <w:r w:rsidRPr="00B7685A">
        <w:rPr>
          <w:rFonts w:hint="eastAsia"/>
          <w:rtl/>
        </w:rPr>
        <w:t>נבעו</w:t>
      </w:r>
      <w:r w:rsidRPr="00B7685A">
        <w:rPr>
          <w:rtl/>
        </w:rPr>
        <w:t xml:space="preserve"> </w:t>
      </w:r>
      <w:r w:rsidR="00027606">
        <w:rPr>
          <w:rFonts w:hint="cs"/>
          <w:rtl/>
        </w:rPr>
        <w:t>מה</w:t>
      </w:r>
      <w:r w:rsidRPr="00B7685A">
        <w:rPr>
          <w:rFonts w:hint="eastAsia"/>
          <w:rtl/>
        </w:rPr>
        <w:t>עור</w:t>
      </w:r>
      <w:r w:rsidRPr="00B7685A">
        <w:rPr>
          <w:rtl/>
        </w:rPr>
        <w:t xml:space="preserve"> </w:t>
      </w:r>
      <w:r w:rsidRPr="00B7685A">
        <w:rPr>
          <w:rFonts w:hint="eastAsia"/>
          <w:rtl/>
        </w:rPr>
        <w:t>הפצוע</w:t>
      </w:r>
      <w:r w:rsidRPr="00B7685A">
        <w:rPr>
          <w:rtl/>
        </w:rPr>
        <w:t xml:space="preserve"> </w:t>
      </w:r>
      <w:r w:rsidR="00BF29FA" w:rsidRPr="00BF29FA">
        <w:rPr>
          <w:rFonts w:cs="Times New Roman"/>
          <w:rtl/>
        </w:rPr>
        <w:t>בעקבות</w:t>
      </w:r>
      <w:r w:rsidRPr="00B7685A">
        <w:rPr>
          <w:rtl/>
        </w:rPr>
        <w:t xml:space="preserve"> </w:t>
      </w:r>
      <w:r w:rsidRPr="00B7685A">
        <w:rPr>
          <w:rFonts w:hint="eastAsia"/>
          <w:rtl/>
        </w:rPr>
        <w:t>כמה</w:t>
      </w:r>
      <w:r w:rsidRPr="00B7685A">
        <w:rPr>
          <w:rtl/>
        </w:rPr>
        <w:t xml:space="preserve"> </w:t>
      </w:r>
      <w:r w:rsidRPr="00B7685A">
        <w:rPr>
          <w:rFonts w:hint="eastAsia"/>
          <w:rtl/>
        </w:rPr>
        <w:t>מהתנועות</w:t>
      </w:r>
      <w:r w:rsidRPr="00B7685A">
        <w:rPr>
          <w:rtl/>
        </w:rPr>
        <w:t xml:space="preserve"> </w:t>
      </w:r>
      <w:r w:rsidRPr="00B7685A">
        <w:rPr>
          <w:rFonts w:hint="eastAsia"/>
          <w:rtl/>
        </w:rPr>
        <w:t>החדות</w:t>
      </w:r>
      <w:r w:rsidRPr="00B7685A">
        <w:rPr>
          <w:rtl/>
        </w:rPr>
        <w:t xml:space="preserve"> </w:t>
      </w:r>
      <w:r w:rsidRPr="00B7685A">
        <w:rPr>
          <w:rFonts w:hint="eastAsia"/>
          <w:rtl/>
        </w:rPr>
        <w:t>שאלכס</w:t>
      </w:r>
      <w:r w:rsidRPr="00B7685A">
        <w:rPr>
          <w:rtl/>
        </w:rPr>
        <w:t xml:space="preserve"> </w:t>
      </w:r>
      <w:r w:rsidRPr="00B7685A">
        <w:rPr>
          <w:rFonts w:hint="eastAsia"/>
          <w:rtl/>
        </w:rPr>
        <w:t>ביצע</w:t>
      </w:r>
      <w:r w:rsidRPr="00B7685A">
        <w:rPr>
          <w:rtl/>
        </w:rPr>
        <w:t xml:space="preserve"> </w:t>
      </w:r>
      <w:r w:rsidRPr="00B7685A">
        <w:rPr>
          <w:rFonts w:hint="eastAsia"/>
          <w:rtl/>
        </w:rPr>
        <w:t>במהלך</w:t>
      </w:r>
      <w:r w:rsidRPr="00B7685A">
        <w:rPr>
          <w:rtl/>
        </w:rPr>
        <w:t xml:space="preserve"> </w:t>
      </w:r>
      <w:r w:rsidRPr="00B7685A">
        <w:rPr>
          <w:rFonts w:hint="eastAsia"/>
          <w:rtl/>
        </w:rPr>
        <w:t>האימון</w:t>
      </w:r>
      <w:r w:rsidRPr="00B7685A">
        <w:rPr>
          <w:rtl/>
        </w:rPr>
        <w:t xml:space="preserve">, </w:t>
      </w:r>
      <w:r w:rsidRPr="00B7685A">
        <w:rPr>
          <w:rFonts w:hint="eastAsia"/>
          <w:rtl/>
        </w:rPr>
        <w:t>אבל</w:t>
      </w:r>
      <w:r w:rsidRPr="00B7685A">
        <w:rPr>
          <w:rtl/>
        </w:rPr>
        <w:t xml:space="preserve"> </w:t>
      </w:r>
      <w:r w:rsidRPr="00B7685A">
        <w:rPr>
          <w:rFonts w:hint="eastAsia"/>
          <w:rtl/>
        </w:rPr>
        <w:t>גם</w:t>
      </w:r>
      <w:r w:rsidRPr="00B7685A">
        <w:rPr>
          <w:rtl/>
        </w:rPr>
        <w:t xml:space="preserve"> </w:t>
      </w:r>
      <w:r w:rsidRPr="00B7685A">
        <w:rPr>
          <w:rFonts w:hint="eastAsia"/>
          <w:rtl/>
        </w:rPr>
        <w:t>בלעדיהן</w:t>
      </w:r>
      <w:r w:rsidRPr="00B7685A">
        <w:rPr>
          <w:rtl/>
        </w:rPr>
        <w:t xml:space="preserve"> </w:t>
      </w:r>
      <w:r w:rsidRPr="00B7685A">
        <w:rPr>
          <w:rFonts w:hint="eastAsia"/>
          <w:rtl/>
        </w:rPr>
        <w:t>הדרקון</w:t>
      </w:r>
      <w:r w:rsidRPr="00B7685A">
        <w:rPr>
          <w:rtl/>
        </w:rPr>
        <w:t xml:space="preserve"> </w:t>
      </w:r>
      <w:r w:rsidRPr="00B7685A">
        <w:rPr>
          <w:rFonts w:hint="eastAsia"/>
          <w:rtl/>
        </w:rPr>
        <w:t>היה</w:t>
      </w:r>
      <w:r w:rsidRPr="00B7685A">
        <w:rPr>
          <w:rtl/>
        </w:rPr>
        <w:t xml:space="preserve"> </w:t>
      </w:r>
      <w:r w:rsidRPr="00B7685A">
        <w:rPr>
          <w:rFonts w:hint="eastAsia"/>
          <w:rtl/>
        </w:rPr>
        <w:t>מרהיב</w:t>
      </w:r>
      <w:r w:rsidRPr="00B7685A">
        <w:rPr>
          <w:rtl/>
        </w:rPr>
        <w:t xml:space="preserve"> </w:t>
      </w:r>
      <w:r w:rsidRPr="00B7685A">
        <w:rPr>
          <w:rFonts w:hint="eastAsia"/>
          <w:rtl/>
        </w:rPr>
        <w:t>ונורא</w:t>
      </w:r>
      <w:r w:rsidRPr="00B7685A">
        <w:rPr>
          <w:rtl/>
        </w:rPr>
        <w:t xml:space="preserve"> </w:t>
      </w:r>
      <w:r w:rsidRPr="00B7685A">
        <w:rPr>
          <w:rFonts w:hint="eastAsia"/>
          <w:rtl/>
        </w:rPr>
        <w:t>ולא</w:t>
      </w:r>
      <w:r w:rsidRPr="00B7685A">
        <w:rPr>
          <w:rtl/>
        </w:rPr>
        <w:t xml:space="preserve"> </w:t>
      </w:r>
      <w:r w:rsidRPr="00B7685A">
        <w:rPr>
          <w:rFonts w:hint="eastAsia"/>
          <w:rtl/>
        </w:rPr>
        <w:t>נראה</w:t>
      </w:r>
      <w:r w:rsidRPr="00B7685A">
        <w:rPr>
          <w:rtl/>
        </w:rPr>
        <w:t xml:space="preserve"> </w:t>
      </w:r>
      <w:r w:rsidR="00104F82">
        <w:rPr>
          <w:rFonts w:hint="cs"/>
          <w:rtl/>
        </w:rPr>
        <w:t>כדבר</w:t>
      </w:r>
      <w:r w:rsidRPr="00B7685A">
        <w:rPr>
          <w:rtl/>
        </w:rPr>
        <w:t xml:space="preserve"> </w:t>
      </w:r>
      <w:r w:rsidRPr="00B7685A">
        <w:rPr>
          <w:rFonts w:hint="eastAsia"/>
          <w:rtl/>
        </w:rPr>
        <w:t>שזקוק</w:t>
      </w:r>
      <w:r w:rsidRPr="00B7685A">
        <w:rPr>
          <w:rtl/>
        </w:rPr>
        <w:t xml:space="preserve"> </w:t>
      </w:r>
      <w:r w:rsidRPr="00B7685A">
        <w:rPr>
          <w:rFonts w:hint="eastAsia"/>
          <w:rtl/>
        </w:rPr>
        <w:t>לסיבה</w:t>
      </w:r>
      <w:r w:rsidRPr="00B7685A">
        <w:rPr>
          <w:rtl/>
        </w:rPr>
        <w:t xml:space="preserve"> </w:t>
      </w:r>
      <w:r w:rsidRPr="00B7685A">
        <w:rPr>
          <w:rFonts w:hint="eastAsia"/>
          <w:rtl/>
        </w:rPr>
        <w:t>או</w:t>
      </w:r>
      <w:r w:rsidRPr="00B7685A">
        <w:rPr>
          <w:rtl/>
        </w:rPr>
        <w:t xml:space="preserve"> </w:t>
      </w:r>
      <w:r w:rsidRPr="00B7685A">
        <w:rPr>
          <w:rFonts w:hint="eastAsia"/>
          <w:rtl/>
        </w:rPr>
        <w:t>הסבר</w:t>
      </w:r>
      <w:r w:rsidRPr="00B7685A">
        <w:rPr>
          <w:rtl/>
        </w:rPr>
        <w:t>.</w:t>
      </w:r>
    </w:p>
    <w:p w14:paraId="586FEA7F" w14:textId="2B9A9784" w:rsidR="005261EA" w:rsidRPr="00B7685A" w:rsidRDefault="005261EA" w:rsidP="005261EA">
      <w:pPr>
        <w:rPr>
          <w:rtl/>
        </w:rPr>
      </w:pPr>
      <w:r w:rsidRPr="00B7685A">
        <w:rPr>
          <w:rtl/>
        </w:rPr>
        <w:t xml:space="preserve">"האם עשית את זה כי אתה זקוק לעוד </w:t>
      </w:r>
      <w:r w:rsidR="0095526B" w:rsidRPr="00B7685A">
        <w:rPr>
          <w:rFonts w:hint="eastAsia"/>
          <w:rtl/>
        </w:rPr>
        <w:t>דמות</w:t>
      </w:r>
      <w:r w:rsidR="0095526B" w:rsidRPr="00B7685A">
        <w:rPr>
          <w:rtl/>
        </w:rPr>
        <w:t xml:space="preserve"> </w:t>
      </w:r>
      <w:r w:rsidR="0095526B" w:rsidRPr="00B7685A">
        <w:rPr>
          <w:rFonts w:hint="eastAsia"/>
          <w:rtl/>
        </w:rPr>
        <w:t>סמכות</w:t>
      </w:r>
      <w:r w:rsidR="00872829">
        <w:rPr>
          <w:rFonts w:hint="cs"/>
          <w:rtl/>
        </w:rPr>
        <w:t>ית</w:t>
      </w:r>
      <w:r w:rsidRPr="00B7685A">
        <w:rPr>
          <w:rtl/>
        </w:rPr>
        <w:t>[</w:t>
      </w:r>
      <w:r w:rsidRPr="00B7685A">
        <w:t>authority figures</w:t>
      </w:r>
      <w:r w:rsidRPr="00B7685A">
        <w:rPr>
          <w:rtl/>
        </w:rPr>
        <w:t xml:space="preserve">], </w:t>
      </w:r>
      <w:r w:rsidRPr="00B7685A">
        <w:rPr>
          <w:rFonts w:hint="eastAsia"/>
          <w:rtl/>
        </w:rPr>
        <w:t>עוד</w:t>
      </w:r>
      <w:r w:rsidRPr="00B7685A">
        <w:rPr>
          <w:rtl/>
        </w:rPr>
        <w:t xml:space="preserve"> </w:t>
      </w:r>
      <w:r w:rsidRPr="00B7685A">
        <w:rPr>
          <w:rFonts w:hint="eastAsia"/>
          <w:rtl/>
        </w:rPr>
        <w:t>מישהו</w:t>
      </w:r>
      <w:r w:rsidRPr="00B7685A">
        <w:rPr>
          <w:rtl/>
        </w:rPr>
        <w:t xml:space="preserve"> </w:t>
      </w:r>
      <w:r w:rsidRPr="00B7685A">
        <w:rPr>
          <w:rFonts w:hint="eastAsia"/>
          <w:rtl/>
        </w:rPr>
        <w:t>בחיים</w:t>
      </w:r>
      <w:r w:rsidRPr="00B7685A">
        <w:rPr>
          <w:rtl/>
        </w:rPr>
        <w:t xml:space="preserve"> </w:t>
      </w:r>
      <w:r w:rsidRPr="00B7685A">
        <w:rPr>
          <w:rFonts w:hint="eastAsia"/>
          <w:rtl/>
        </w:rPr>
        <w:t>שלך</w:t>
      </w:r>
      <w:r w:rsidRPr="00B7685A">
        <w:rPr>
          <w:rtl/>
        </w:rPr>
        <w:t xml:space="preserve"> </w:t>
      </w:r>
      <w:r w:rsidRPr="00B7685A">
        <w:rPr>
          <w:rFonts w:hint="eastAsia"/>
          <w:rtl/>
        </w:rPr>
        <w:t>שי</w:t>
      </w:r>
      <w:r w:rsidR="002161BC">
        <w:rPr>
          <w:rFonts w:hint="cs"/>
          <w:rtl/>
        </w:rPr>
        <w:t>קבע</w:t>
      </w:r>
      <w:r w:rsidRPr="00B7685A">
        <w:rPr>
          <w:rtl/>
        </w:rPr>
        <w:t xml:space="preserve"> </w:t>
      </w:r>
      <w:r w:rsidRPr="00B7685A">
        <w:rPr>
          <w:rFonts w:hint="eastAsia"/>
          <w:rtl/>
        </w:rPr>
        <w:t>מה</w:t>
      </w:r>
      <w:r w:rsidRPr="00B7685A">
        <w:rPr>
          <w:rtl/>
        </w:rPr>
        <w:t xml:space="preserve"> </w:t>
      </w:r>
      <w:r w:rsidRPr="00B7685A">
        <w:rPr>
          <w:rFonts w:hint="eastAsia"/>
          <w:rtl/>
        </w:rPr>
        <w:t>מותר</w:t>
      </w:r>
      <w:r w:rsidRPr="00B7685A">
        <w:rPr>
          <w:rtl/>
        </w:rPr>
        <w:t xml:space="preserve"> </w:t>
      </w:r>
      <w:r w:rsidRPr="00B7685A">
        <w:rPr>
          <w:rFonts w:hint="eastAsia"/>
          <w:rtl/>
        </w:rPr>
        <w:t>ומה</w:t>
      </w:r>
      <w:r w:rsidRPr="00B7685A">
        <w:rPr>
          <w:rtl/>
        </w:rPr>
        <w:t xml:space="preserve"> </w:t>
      </w:r>
      <w:r w:rsidRPr="00B7685A">
        <w:rPr>
          <w:rFonts w:hint="eastAsia"/>
          <w:rtl/>
        </w:rPr>
        <w:t>אסור</w:t>
      </w:r>
      <w:r w:rsidRPr="00B7685A">
        <w:rPr>
          <w:rtl/>
        </w:rPr>
        <w:t xml:space="preserve"> </w:t>
      </w:r>
      <w:r w:rsidRPr="00B7685A">
        <w:rPr>
          <w:rFonts w:hint="eastAsia"/>
          <w:rtl/>
        </w:rPr>
        <w:t>לך</w:t>
      </w:r>
      <w:r w:rsidRPr="00B7685A">
        <w:rPr>
          <w:rtl/>
        </w:rPr>
        <w:t xml:space="preserve"> </w:t>
      </w:r>
      <w:r w:rsidRPr="00B7685A">
        <w:rPr>
          <w:rFonts w:hint="eastAsia"/>
          <w:rtl/>
        </w:rPr>
        <w:t>לעשות</w:t>
      </w:r>
      <w:r w:rsidRPr="00B7685A">
        <w:rPr>
          <w:rtl/>
        </w:rPr>
        <w:t xml:space="preserve">, </w:t>
      </w:r>
      <w:r w:rsidRPr="00B7685A">
        <w:rPr>
          <w:rFonts w:hint="eastAsia"/>
          <w:rtl/>
        </w:rPr>
        <w:t>לאן</w:t>
      </w:r>
      <w:r w:rsidRPr="00B7685A">
        <w:rPr>
          <w:rtl/>
        </w:rPr>
        <w:t xml:space="preserve"> </w:t>
      </w:r>
      <w:r w:rsidRPr="00B7685A">
        <w:rPr>
          <w:rFonts w:hint="eastAsia"/>
          <w:rtl/>
        </w:rPr>
        <w:t>מותר</w:t>
      </w:r>
      <w:r w:rsidRPr="00B7685A">
        <w:rPr>
          <w:rtl/>
        </w:rPr>
        <w:t xml:space="preserve"> </w:t>
      </w:r>
      <w:r w:rsidRPr="00B7685A">
        <w:rPr>
          <w:rFonts w:hint="eastAsia"/>
          <w:rtl/>
        </w:rPr>
        <w:t>לך</w:t>
      </w:r>
      <w:r w:rsidRPr="00B7685A">
        <w:rPr>
          <w:rtl/>
        </w:rPr>
        <w:t xml:space="preserve"> </w:t>
      </w:r>
      <w:r w:rsidRPr="00B7685A">
        <w:rPr>
          <w:rFonts w:hint="eastAsia"/>
          <w:rtl/>
        </w:rPr>
        <w:t>ללכת</w:t>
      </w:r>
      <w:r w:rsidRPr="00B7685A">
        <w:rPr>
          <w:rtl/>
        </w:rPr>
        <w:t xml:space="preserve"> </w:t>
      </w:r>
      <w:r w:rsidRPr="00B7685A">
        <w:rPr>
          <w:rFonts w:hint="eastAsia"/>
          <w:rtl/>
        </w:rPr>
        <w:t>ואיפה</w:t>
      </w:r>
      <w:r w:rsidRPr="00B7685A">
        <w:rPr>
          <w:rtl/>
        </w:rPr>
        <w:t xml:space="preserve"> </w:t>
      </w:r>
      <w:r w:rsidRPr="00B7685A">
        <w:rPr>
          <w:rFonts w:hint="eastAsia"/>
          <w:rtl/>
        </w:rPr>
        <w:t>מותר</w:t>
      </w:r>
      <w:r w:rsidRPr="00B7685A">
        <w:rPr>
          <w:rtl/>
        </w:rPr>
        <w:t xml:space="preserve"> </w:t>
      </w:r>
      <w:r w:rsidRPr="00B7685A">
        <w:rPr>
          <w:rFonts w:hint="eastAsia"/>
          <w:rtl/>
        </w:rPr>
        <w:t>לך</w:t>
      </w:r>
      <w:r w:rsidRPr="00B7685A">
        <w:rPr>
          <w:rtl/>
        </w:rPr>
        <w:t xml:space="preserve"> </w:t>
      </w:r>
      <w:r w:rsidRPr="00B7685A">
        <w:rPr>
          <w:rFonts w:hint="eastAsia"/>
          <w:rtl/>
        </w:rPr>
        <w:t>לחיות</w:t>
      </w:r>
      <w:r w:rsidRPr="00B7685A">
        <w:rPr>
          <w:rtl/>
        </w:rPr>
        <w:t>?"</w:t>
      </w:r>
    </w:p>
    <w:p w14:paraId="5883F3DC" w14:textId="77777777" w:rsidR="005261EA" w:rsidRPr="00B7685A" w:rsidRDefault="005261EA" w:rsidP="005261EA">
      <w:pPr>
        <w:rPr>
          <w:rtl/>
        </w:rPr>
      </w:pPr>
      <w:r w:rsidRPr="00B7685A">
        <w:rPr>
          <w:rFonts w:hint="eastAsia"/>
          <w:rtl/>
        </w:rPr>
        <w:t>אלכס</w:t>
      </w:r>
      <w:r w:rsidRPr="00B7685A">
        <w:rPr>
          <w:rtl/>
        </w:rPr>
        <w:t xml:space="preserve"> </w:t>
      </w:r>
      <w:r w:rsidRPr="00B7685A">
        <w:rPr>
          <w:rFonts w:hint="eastAsia"/>
          <w:rtl/>
        </w:rPr>
        <w:t>חשק</w:t>
      </w:r>
      <w:r w:rsidRPr="00B7685A">
        <w:rPr>
          <w:rtl/>
        </w:rPr>
        <w:t xml:space="preserve"> </w:t>
      </w:r>
      <w:r w:rsidRPr="00B7685A">
        <w:rPr>
          <w:rFonts w:hint="eastAsia"/>
          <w:rtl/>
        </w:rPr>
        <w:t>את</w:t>
      </w:r>
      <w:r w:rsidRPr="00B7685A">
        <w:rPr>
          <w:rtl/>
        </w:rPr>
        <w:t xml:space="preserve"> </w:t>
      </w:r>
      <w:r w:rsidRPr="00B7685A">
        <w:rPr>
          <w:rFonts w:hint="eastAsia"/>
          <w:rtl/>
        </w:rPr>
        <w:t>שיניו</w:t>
      </w:r>
      <w:r w:rsidRPr="00B7685A">
        <w:rPr>
          <w:rtl/>
        </w:rPr>
        <w:t xml:space="preserve">. "לא </w:t>
      </w:r>
      <w:r w:rsidRPr="00B7685A">
        <w:rPr>
          <w:rFonts w:hint="eastAsia"/>
          <w:rtl/>
        </w:rPr>
        <w:t>אדוני</w:t>
      </w:r>
      <w:r w:rsidRPr="00B7685A">
        <w:rPr>
          <w:rtl/>
        </w:rPr>
        <w:t>."</w:t>
      </w:r>
    </w:p>
    <w:p w14:paraId="592F2413" w14:textId="06D3C470" w:rsidR="005261EA" w:rsidRPr="00B7685A" w:rsidRDefault="005261EA" w:rsidP="005261EA">
      <w:pPr>
        <w:rPr>
          <w:rtl/>
        </w:rPr>
      </w:pPr>
      <w:r w:rsidRPr="00B7685A">
        <w:rPr>
          <w:rtl/>
        </w:rPr>
        <w:t xml:space="preserve">"אז </w:t>
      </w:r>
      <w:r w:rsidRPr="00B7685A">
        <w:rPr>
          <w:rFonts w:hint="eastAsia"/>
          <w:rtl/>
        </w:rPr>
        <w:t>תראה</w:t>
      </w:r>
      <w:r w:rsidRPr="00B7685A">
        <w:rPr>
          <w:rtl/>
        </w:rPr>
        <w:t xml:space="preserve"> </w:t>
      </w:r>
      <w:r w:rsidRPr="00B7685A">
        <w:rPr>
          <w:rFonts w:hint="eastAsia"/>
          <w:rtl/>
        </w:rPr>
        <w:t>לו</w:t>
      </w:r>
      <w:r w:rsidRPr="00B7685A">
        <w:rPr>
          <w:rtl/>
        </w:rPr>
        <w:t xml:space="preserve">," </w:t>
      </w:r>
      <w:r w:rsidRPr="00B7685A">
        <w:rPr>
          <w:rFonts w:hint="eastAsia"/>
          <w:rtl/>
        </w:rPr>
        <w:t>הוא</w:t>
      </w:r>
      <w:r w:rsidRPr="00B7685A">
        <w:rPr>
          <w:rtl/>
        </w:rPr>
        <w:t xml:space="preserve"> </w:t>
      </w:r>
      <w:r w:rsidRPr="00B7685A">
        <w:rPr>
          <w:rFonts w:hint="eastAsia"/>
          <w:rtl/>
        </w:rPr>
        <w:t>הצביע</w:t>
      </w:r>
      <w:r w:rsidRPr="00B7685A">
        <w:rPr>
          <w:rtl/>
        </w:rPr>
        <w:t xml:space="preserve"> </w:t>
      </w:r>
      <w:r w:rsidRPr="00B7685A">
        <w:rPr>
          <w:rFonts w:hint="eastAsia"/>
          <w:rtl/>
        </w:rPr>
        <w:t>על</w:t>
      </w:r>
      <w:r w:rsidRPr="00B7685A">
        <w:rPr>
          <w:rtl/>
        </w:rPr>
        <w:t xml:space="preserve"> </w:t>
      </w:r>
      <w:r w:rsidRPr="00B7685A">
        <w:rPr>
          <w:rFonts w:hint="eastAsia"/>
          <w:rtl/>
        </w:rPr>
        <w:t>הדרקון</w:t>
      </w:r>
      <w:r w:rsidRPr="00B7685A">
        <w:rPr>
          <w:rtl/>
        </w:rPr>
        <w:t xml:space="preserve"> </w:t>
      </w:r>
      <w:r w:rsidRPr="00B7685A">
        <w:rPr>
          <w:rFonts w:hint="eastAsia"/>
          <w:rtl/>
        </w:rPr>
        <w:t>שנשטף</w:t>
      </w:r>
      <w:r w:rsidRPr="00B7685A">
        <w:rPr>
          <w:rtl/>
        </w:rPr>
        <w:t xml:space="preserve"> </w:t>
      </w:r>
      <w:r w:rsidRPr="00B7685A">
        <w:rPr>
          <w:rFonts w:hint="eastAsia"/>
          <w:rtl/>
        </w:rPr>
        <w:t>בגשם</w:t>
      </w:r>
      <w:r w:rsidRPr="00B7685A">
        <w:rPr>
          <w:rtl/>
        </w:rPr>
        <w:t xml:space="preserve"> </w:t>
      </w:r>
      <w:r w:rsidRPr="00B7685A">
        <w:rPr>
          <w:rFonts w:hint="eastAsia"/>
          <w:rtl/>
        </w:rPr>
        <w:t>והתנוצץ</w:t>
      </w:r>
      <w:r w:rsidRPr="00B7685A">
        <w:rPr>
          <w:rtl/>
        </w:rPr>
        <w:t xml:space="preserve"> </w:t>
      </w:r>
      <w:r w:rsidRPr="00B7685A">
        <w:rPr>
          <w:rFonts w:hint="eastAsia"/>
          <w:rtl/>
        </w:rPr>
        <w:t>במלוא</w:t>
      </w:r>
      <w:r w:rsidRPr="00B7685A">
        <w:rPr>
          <w:rtl/>
        </w:rPr>
        <w:t xml:space="preserve"> </w:t>
      </w:r>
      <w:r w:rsidRPr="00B7685A">
        <w:rPr>
          <w:rFonts w:hint="eastAsia"/>
          <w:rtl/>
        </w:rPr>
        <w:t>אכזריותו</w:t>
      </w:r>
      <w:r w:rsidRPr="00B7685A">
        <w:rPr>
          <w:rtl/>
        </w:rPr>
        <w:t xml:space="preserve"> </w:t>
      </w:r>
      <w:r w:rsidRPr="00B7685A">
        <w:rPr>
          <w:rFonts w:hint="eastAsia"/>
          <w:rtl/>
        </w:rPr>
        <w:t>על</w:t>
      </w:r>
      <w:r w:rsidRPr="00B7685A">
        <w:rPr>
          <w:rtl/>
        </w:rPr>
        <w:t xml:space="preserve"> </w:t>
      </w:r>
      <w:r w:rsidRPr="00B7685A">
        <w:rPr>
          <w:rFonts w:hint="eastAsia"/>
          <w:rtl/>
        </w:rPr>
        <w:t>הכתף</w:t>
      </w:r>
      <w:r w:rsidR="00872829">
        <w:rPr>
          <w:rFonts w:hint="cs"/>
          <w:rtl/>
        </w:rPr>
        <w:t>.</w:t>
      </w:r>
      <w:r w:rsidRPr="00B7685A">
        <w:rPr>
          <w:rtl/>
        </w:rPr>
        <w:t xml:space="preserve"> "תראה </w:t>
      </w:r>
      <w:r w:rsidRPr="00B7685A">
        <w:rPr>
          <w:rFonts w:hint="eastAsia"/>
          <w:rtl/>
        </w:rPr>
        <w:t>לו</w:t>
      </w:r>
      <w:r w:rsidRPr="00B7685A">
        <w:rPr>
          <w:rtl/>
        </w:rPr>
        <w:t xml:space="preserve"> </w:t>
      </w:r>
      <w:r w:rsidRPr="00B7685A">
        <w:rPr>
          <w:rFonts w:hint="eastAsia"/>
          <w:rtl/>
        </w:rPr>
        <w:t>מי</w:t>
      </w:r>
      <w:r w:rsidRPr="00B7685A">
        <w:rPr>
          <w:rtl/>
        </w:rPr>
        <w:t xml:space="preserve"> </w:t>
      </w:r>
      <w:r w:rsidR="00D741A7">
        <w:rPr>
          <w:rFonts w:hint="cs"/>
          <w:rtl/>
        </w:rPr>
        <w:t>קובע</w:t>
      </w:r>
      <w:r w:rsidRPr="00B7685A">
        <w:rPr>
          <w:rtl/>
        </w:rPr>
        <w:t xml:space="preserve"> </w:t>
      </w:r>
      <w:r w:rsidRPr="00B7685A">
        <w:rPr>
          <w:rFonts w:hint="eastAsia"/>
          <w:rtl/>
        </w:rPr>
        <w:t>כאן</w:t>
      </w:r>
      <w:r w:rsidRPr="00B7685A">
        <w:rPr>
          <w:rtl/>
        </w:rPr>
        <w:t xml:space="preserve">, </w:t>
      </w:r>
      <w:r w:rsidRPr="00B7685A">
        <w:rPr>
          <w:rFonts w:hint="eastAsia"/>
          <w:rtl/>
        </w:rPr>
        <w:t>תראה</w:t>
      </w:r>
      <w:r w:rsidRPr="00B7685A">
        <w:rPr>
          <w:rtl/>
        </w:rPr>
        <w:t xml:space="preserve"> </w:t>
      </w:r>
      <w:r w:rsidRPr="00B7685A">
        <w:rPr>
          <w:rFonts w:hint="eastAsia"/>
          <w:rtl/>
        </w:rPr>
        <w:t>לו</w:t>
      </w:r>
      <w:r w:rsidRPr="00B7685A">
        <w:rPr>
          <w:rtl/>
        </w:rPr>
        <w:t xml:space="preserve"> </w:t>
      </w:r>
      <w:r w:rsidRPr="00B7685A">
        <w:rPr>
          <w:rFonts w:hint="eastAsia"/>
          <w:rtl/>
        </w:rPr>
        <w:t>מי</w:t>
      </w:r>
      <w:r w:rsidRPr="00B7685A">
        <w:rPr>
          <w:rtl/>
        </w:rPr>
        <w:t xml:space="preserve"> </w:t>
      </w:r>
      <w:r w:rsidR="00D741A7">
        <w:rPr>
          <w:rFonts w:hint="cs"/>
          <w:rtl/>
        </w:rPr>
        <w:t>שולט</w:t>
      </w:r>
      <w:r w:rsidRPr="00B7685A">
        <w:rPr>
          <w:rtl/>
        </w:rPr>
        <w:t xml:space="preserve">. </w:t>
      </w:r>
      <w:r w:rsidRPr="00B7685A">
        <w:rPr>
          <w:rFonts w:hint="eastAsia"/>
          <w:rtl/>
        </w:rPr>
        <w:t>מ</w:t>
      </w:r>
      <w:r w:rsidR="00F06A3F">
        <w:rPr>
          <w:rFonts w:hint="eastAsia"/>
          <w:rtl/>
        </w:rPr>
        <w:t>עכשיו</w:t>
      </w:r>
      <w:r w:rsidRPr="00B7685A">
        <w:rPr>
          <w:rtl/>
        </w:rPr>
        <w:t xml:space="preserve"> </w:t>
      </w:r>
      <w:r w:rsidRPr="00B7685A">
        <w:rPr>
          <w:rFonts w:hint="eastAsia"/>
          <w:rtl/>
        </w:rPr>
        <w:t>אתה</w:t>
      </w:r>
      <w:r w:rsidRPr="00B7685A">
        <w:rPr>
          <w:rtl/>
        </w:rPr>
        <w:t xml:space="preserve"> </w:t>
      </w:r>
      <w:r w:rsidRPr="00B7685A">
        <w:rPr>
          <w:rFonts w:hint="eastAsia"/>
          <w:rtl/>
        </w:rPr>
        <w:t>מתעלם</w:t>
      </w:r>
      <w:r w:rsidRPr="00B7685A">
        <w:rPr>
          <w:rtl/>
        </w:rPr>
        <w:t xml:space="preserve"> </w:t>
      </w:r>
      <w:r w:rsidRPr="00B7685A">
        <w:rPr>
          <w:rFonts w:hint="eastAsia"/>
          <w:rtl/>
        </w:rPr>
        <w:t>לגמרי</w:t>
      </w:r>
      <w:r w:rsidRPr="00B7685A">
        <w:rPr>
          <w:rtl/>
        </w:rPr>
        <w:t xml:space="preserve"> </w:t>
      </w:r>
      <w:r w:rsidRPr="00B7685A">
        <w:rPr>
          <w:rFonts w:hint="eastAsia"/>
          <w:rtl/>
        </w:rPr>
        <w:t>מ</w:t>
      </w:r>
      <w:r w:rsidR="0095526B" w:rsidRPr="00B7685A">
        <w:rPr>
          <w:rFonts w:hint="eastAsia"/>
          <w:rtl/>
        </w:rPr>
        <w:t>כל</w:t>
      </w:r>
      <w:r w:rsidRPr="00B7685A">
        <w:rPr>
          <w:rtl/>
        </w:rPr>
        <w:t xml:space="preserve"> כאב שהוא מנסה לשדר לך. אתה משחק</w:t>
      </w:r>
      <w:r w:rsidR="0095526B" w:rsidRPr="00B7685A">
        <w:rPr>
          <w:rtl/>
        </w:rPr>
        <w:t xml:space="preserve">! </w:t>
      </w:r>
      <w:r w:rsidR="0095526B" w:rsidRPr="00B7685A">
        <w:rPr>
          <w:rFonts w:hint="eastAsia"/>
          <w:rtl/>
        </w:rPr>
        <w:t>אתה</w:t>
      </w:r>
      <w:r w:rsidR="0095526B" w:rsidRPr="00B7685A">
        <w:rPr>
          <w:rtl/>
        </w:rPr>
        <w:t xml:space="preserve"> </w:t>
      </w:r>
      <w:r w:rsidR="0095526B" w:rsidRPr="00B7685A">
        <w:rPr>
          <w:rFonts w:hint="eastAsia"/>
          <w:rtl/>
        </w:rPr>
        <w:t>נלחם</w:t>
      </w:r>
      <w:r w:rsidR="0095526B" w:rsidRPr="00B7685A">
        <w:rPr>
          <w:rtl/>
        </w:rPr>
        <w:t>.</w:t>
      </w:r>
      <w:r w:rsidRPr="00B7685A">
        <w:rPr>
          <w:rtl/>
        </w:rPr>
        <w:t>"</w:t>
      </w:r>
    </w:p>
    <w:p w14:paraId="0087CEFD" w14:textId="683EA5EE" w:rsidR="005261EA" w:rsidRPr="00B7685A" w:rsidRDefault="005261EA" w:rsidP="005261EA">
      <w:pPr>
        <w:rPr>
          <w:rtl/>
        </w:rPr>
      </w:pPr>
      <w:r w:rsidRPr="00B7685A">
        <w:rPr>
          <w:rtl/>
        </w:rPr>
        <w:t xml:space="preserve">"כן </w:t>
      </w:r>
      <w:r w:rsidRPr="00B7685A">
        <w:rPr>
          <w:rFonts w:hint="eastAsia"/>
          <w:rtl/>
        </w:rPr>
        <w:t>אדוני</w:t>
      </w:r>
      <w:r w:rsidRPr="00B7685A">
        <w:rPr>
          <w:rtl/>
        </w:rPr>
        <w:t xml:space="preserve">." </w:t>
      </w:r>
      <w:r w:rsidRPr="00B7685A">
        <w:rPr>
          <w:rFonts w:hint="eastAsia"/>
          <w:rtl/>
        </w:rPr>
        <w:t>הוא</w:t>
      </w:r>
      <w:r w:rsidRPr="00B7685A">
        <w:rPr>
          <w:rtl/>
        </w:rPr>
        <w:t xml:space="preserve"> </w:t>
      </w:r>
      <w:r w:rsidRPr="00B7685A">
        <w:rPr>
          <w:rFonts w:hint="eastAsia"/>
          <w:rtl/>
        </w:rPr>
        <w:t>הרים</w:t>
      </w:r>
      <w:r w:rsidRPr="00B7685A">
        <w:rPr>
          <w:rtl/>
        </w:rPr>
        <w:t xml:space="preserve"> </w:t>
      </w:r>
      <w:r w:rsidRPr="00B7685A">
        <w:rPr>
          <w:rFonts w:hint="eastAsia"/>
          <w:rtl/>
        </w:rPr>
        <w:t>את</w:t>
      </w:r>
      <w:r w:rsidRPr="00B7685A">
        <w:rPr>
          <w:rtl/>
        </w:rPr>
        <w:t xml:space="preserve"> </w:t>
      </w:r>
      <w:r w:rsidRPr="00B7685A">
        <w:rPr>
          <w:rFonts w:hint="eastAsia"/>
          <w:rtl/>
        </w:rPr>
        <w:t>חולצתו</w:t>
      </w:r>
      <w:r w:rsidRPr="00B7685A">
        <w:rPr>
          <w:rtl/>
        </w:rPr>
        <w:t xml:space="preserve"> </w:t>
      </w:r>
      <w:r w:rsidRPr="00B7685A">
        <w:rPr>
          <w:rFonts w:hint="eastAsia"/>
          <w:rtl/>
        </w:rPr>
        <w:t>מהבוץ</w:t>
      </w:r>
      <w:r w:rsidRPr="00B7685A">
        <w:rPr>
          <w:rtl/>
        </w:rPr>
        <w:t xml:space="preserve"> </w:t>
      </w:r>
      <w:r w:rsidRPr="00B7685A">
        <w:rPr>
          <w:rFonts w:hint="eastAsia"/>
          <w:rtl/>
        </w:rPr>
        <w:t>אבל</w:t>
      </w:r>
      <w:r w:rsidRPr="00B7685A">
        <w:rPr>
          <w:rtl/>
        </w:rPr>
        <w:t xml:space="preserve"> </w:t>
      </w:r>
      <w:r w:rsidRPr="00B7685A">
        <w:rPr>
          <w:rFonts w:hint="eastAsia"/>
          <w:rtl/>
        </w:rPr>
        <w:t>עוזר</w:t>
      </w:r>
      <w:r w:rsidRPr="00B7685A">
        <w:rPr>
          <w:rtl/>
        </w:rPr>
        <w:t xml:space="preserve"> </w:t>
      </w:r>
      <w:r w:rsidRPr="00B7685A">
        <w:rPr>
          <w:rFonts w:hint="eastAsia"/>
          <w:rtl/>
        </w:rPr>
        <w:t>המאמן</w:t>
      </w:r>
      <w:r w:rsidRPr="00B7685A">
        <w:rPr>
          <w:rtl/>
        </w:rPr>
        <w:t xml:space="preserve"> </w:t>
      </w:r>
      <w:r w:rsidRPr="00B7685A">
        <w:rPr>
          <w:rFonts w:hint="eastAsia"/>
          <w:rtl/>
        </w:rPr>
        <w:t>עצר</w:t>
      </w:r>
      <w:r w:rsidRPr="00B7685A">
        <w:rPr>
          <w:rtl/>
        </w:rPr>
        <w:t xml:space="preserve"> </w:t>
      </w:r>
      <w:r w:rsidRPr="00B7685A">
        <w:rPr>
          <w:rFonts w:hint="eastAsia"/>
          <w:rtl/>
        </w:rPr>
        <w:t>בעדו</w:t>
      </w:r>
      <w:r w:rsidRPr="00B7685A">
        <w:rPr>
          <w:rtl/>
        </w:rPr>
        <w:t xml:space="preserve">. </w:t>
      </w:r>
      <w:r w:rsidRPr="00B7685A">
        <w:rPr>
          <w:rFonts w:hint="eastAsia"/>
          <w:rtl/>
        </w:rPr>
        <w:t>הוא</w:t>
      </w:r>
      <w:r w:rsidRPr="00B7685A">
        <w:rPr>
          <w:rtl/>
        </w:rPr>
        <w:t xml:space="preserve"> </w:t>
      </w:r>
      <w:r w:rsidRPr="00B7685A">
        <w:rPr>
          <w:rFonts w:hint="eastAsia"/>
          <w:rtl/>
        </w:rPr>
        <w:t>הביא</w:t>
      </w:r>
      <w:r w:rsidRPr="00B7685A">
        <w:rPr>
          <w:rtl/>
        </w:rPr>
        <w:t xml:space="preserve"> </w:t>
      </w:r>
      <w:r w:rsidRPr="00B7685A">
        <w:rPr>
          <w:rFonts w:hint="eastAsia"/>
          <w:rtl/>
        </w:rPr>
        <w:t>לו</w:t>
      </w:r>
      <w:r w:rsidRPr="00B7685A">
        <w:rPr>
          <w:rtl/>
        </w:rPr>
        <w:t xml:space="preserve"> </w:t>
      </w:r>
      <w:r w:rsidRPr="00B7685A">
        <w:rPr>
          <w:rFonts w:hint="eastAsia"/>
          <w:rtl/>
        </w:rPr>
        <w:t>חולצ</w:t>
      </w:r>
      <w:r w:rsidR="00A51E11" w:rsidRPr="00B7685A">
        <w:rPr>
          <w:rFonts w:hint="eastAsia"/>
          <w:rtl/>
        </w:rPr>
        <w:t>ת</w:t>
      </w:r>
      <w:r w:rsidRPr="00B7685A">
        <w:rPr>
          <w:rtl/>
        </w:rPr>
        <w:t xml:space="preserve"> </w:t>
      </w:r>
      <w:r w:rsidR="00A51E11" w:rsidRPr="00B7685A">
        <w:rPr>
          <w:rFonts w:hint="eastAsia"/>
          <w:rtl/>
        </w:rPr>
        <w:t>רוגבי</w:t>
      </w:r>
      <w:r w:rsidR="00A51E11" w:rsidRPr="00B7685A">
        <w:rPr>
          <w:rtl/>
        </w:rPr>
        <w:t xml:space="preserve"> </w:t>
      </w:r>
      <w:r w:rsidR="00A51E11" w:rsidRPr="00B7685A">
        <w:rPr>
          <w:rFonts w:hint="eastAsia"/>
          <w:rtl/>
        </w:rPr>
        <w:t>בצבעי</w:t>
      </w:r>
      <w:r w:rsidR="00A51E11" w:rsidRPr="00B7685A">
        <w:rPr>
          <w:rtl/>
        </w:rPr>
        <w:t xml:space="preserve"> </w:t>
      </w:r>
      <w:r w:rsidR="00A51E11" w:rsidRPr="00B7685A">
        <w:rPr>
          <w:rFonts w:hint="eastAsia"/>
          <w:rtl/>
        </w:rPr>
        <w:t>הנבחרת</w:t>
      </w:r>
      <w:r w:rsidR="00A51E11" w:rsidRPr="00B7685A">
        <w:rPr>
          <w:rtl/>
        </w:rPr>
        <w:t xml:space="preserve">, </w:t>
      </w:r>
      <w:r w:rsidR="00A51E11" w:rsidRPr="00B7685A">
        <w:rPr>
          <w:rFonts w:hint="eastAsia"/>
          <w:rtl/>
        </w:rPr>
        <w:t>פסים</w:t>
      </w:r>
      <w:r w:rsidR="00A51E11" w:rsidRPr="00B7685A">
        <w:rPr>
          <w:rtl/>
        </w:rPr>
        <w:t xml:space="preserve"> </w:t>
      </w:r>
      <w:r w:rsidR="00A51E11" w:rsidRPr="00B7685A">
        <w:rPr>
          <w:rFonts w:hint="eastAsia"/>
          <w:rtl/>
        </w:rPr>
        <w:t>בכחול</w:t>
      </w:r>
      <w:r w:rsidR="00A51E11" w:rsidRPr="00B7685A">
        <w:rPr>
          <w:rtl/>
        </w:rPr>
        <w:t xml:space="preserve"> </w:t>
      </w:r>
      <w:r w:rsidR="00A51E11" w:rsidRPr="00B7685A">
        <w:rPr>
          <w:rFonts w:hint="eastAsia"/>
          <w:rtl/>
        </w:rPr>
        <w:t>ואדום</w:t>
      </w:r>
      <w:r w:rsidRPr="00B7685A">
        <w:rPr>
          <w:rtl/>
        </w:rPr>
        <w:t xml:space="preserve"> עם </w:t>
      </w:r>
      <w:r w:rsidR="00B20BE3" w:rsidRPr="00B7685A">
        <w:rPr>
          <w:rFonts w:hint="eastAsia"/>
          <w:rtl/>
        </w:rPr>
        <w:t>הספרה</w:t>
      </w:r>
      <w:r w:rsidR="00104F82">
        <w:rPr>
          <w:rFonts w:hint="cs"/>
          <w:rtl/>
        </w:rPr>
        <w:t xml:space="preserve"> תשע</w:t>
      </w:r>
      <w:r w:rsidR="00B20BE3" w:rsidRPr="00B7685A">
        <w:rPr>
          <w:rtl/>
        </w:rPr>
        <w:t xml:space="preserve"> </w:t>
      </w:r>
      <w:r w:rsidR="00A51E11" w:rsidRPr="00B7685A">
        <w:rPr>
          <w:rFonts w:hint="eastAsia"/>
          <w:rtl/>
        </w:rPr>
        <w:t>מודפסת</w:t>
      </w:r>
      <w:r w:rsidR="00A51E11" w:rsidRPr="00B7685A">
        <w:rPr>
          <w:rtl/>
        </w:rPr>
        <w:t xml:space="preserve"> בלבן </w:t>
      </w:r>
      <w:r w:rsidR="00872829">
        <w:rPr>
          <w:rFonts w:hint="cs"/>
          <w:rtl/>
        </w:rPr>
        <w:t>על ה</w:t>
      </w:r>
      <w:r w:rsidRPr="00B7685A">
        <w:rPr>
          <w:rFonts w:hint="eastAsia"/>
          <w:rtl/>
        </w:rPr>
        <w:t>גב</w:t>
      </w:r>
      <w:r w:rsidRPr="00B7685A">
        <w:rPr>
          <w:rtl/>
        </w:rPr>
        <w:t xml:space="preserve">. </w:t>
      </w:r>
      <w:r w:rsidR="00A51E11" w:rsidRPr="00B7685A">
        <w:rPr>
          <w:rFonts w:hint="eastAsia"/>
          <w:rtl/>
        </w:rPr>
        <w:t>היא</w:t>
      </w:r>
      <w:r w:rsidR="00A51E11" w:rsidRPr="00B7685A">
        <w:rPr>
          <w:rtl/>
        </w:rPr>
        <w:t xml:space="preserve"> </w:t>
      </w:r>
      <w:r w:rsidR="001C5A04">
        <w:rPr>
          <w:rFonts w:hint="eastAsia"/>
          <w:rtl/>
        </w:rPr>
        <w:t>הייתה</w:t>
      </w:r>
      <w:r w:rsidR="00A51E11" w:rsidRPr="00B7685A">
        <w:rPr>
          <w:rtl/>
        </w:rPr>
        <w:t xml:space="preserve"> </w:t>
      </w:r>
      <w:r w:rsidR="00A51E11" w:rsidRPr="00B7685A">
        <w:rPr>
          <w:rFonts w:hint="eastAsia"/>
          <w:rtl/>
        </w:rPr>
        <w:t>גדולה</w:t>
      </w:r>
      <w:r w:rsidR="00A51E11" w:rsidRPr="00B7685A">
        <w:rPr>
          <w:rtl/>
        </w:rPr>
        <w:t xml:space="preserve"> </w:t>
      </w:r>
      <w:r w:rsidR="000F6B76" w:rsidRPr="00B7685A">
        <w:rPr>
          <w:rFonts w:hint="eastAsia"/>
          <w:rtl/>
        </w:rPr>
        <w:t>ממידתו</w:t>
      </w:r>
      <w:r w:rsidR="000F6B76" w:rsidRPr="00B7685A">
        <w:rPr>
          <w:rtl/>
        </w:rPr>
        <w:t xml:space="preserve"> </w:t>
      </w:r>
      <w:r w:rsidR="00A51E11" w:rsidRPr="00B7685A">
        <w:rPr>
          <w:rFonts w:hint="eastAsia"/>
          <w:rtl/>
        </w:rPr>
        <w:t>ועוזר</w:t>
      </w:r>
      <w:r w:rsidR="00A51E11" w:rsidRPr="00B7685A">
        <w:rPr>
          <w:rtl/>
        </w:rPr>
        <w:t xml:space="preserve"> </w:t>
      </w:r>
      <w:r w:rsidR="00A51E11" w:rsidRPr="00B7685A">
        <w:rPr>
          <w:rFonts w:hint="eastAsia"/>
          <w:rtl/>
        </w:rPr>
        <w:t>המאמן</w:t>
      </w:r>
      <w:r w:rsidR="00A51E11" w:rsidRPr="00B7685A">
        <w:rPr>
          <w:rtl/>
        </w:rPr>
        <w:t xml:space="preserve"> </w:t>
      </w:r>
      <w:r w:rsidR="00A51E11" w:rsidRPr="00B7685A">
        <w:rPr>
          <w:rFonts w:hint="eastAsia"/>
          <w:rtl/>
        </w:rPr>
        <w:t>אמר</w:t>
      </w:r>
      <w:r w:rsidR="00A51E11" w:rsidRPr="00B7685A">
        <w:rPr>
          <w:rtl/>
        </w:rPr>
        <w:t xml:space="preserve"> </w:t>
      </w:r>
      <w:r w:rsidR="00A51E11" w:rsidRPr="00B7685A">
        <w:rPr>
          <w:rFonts w:hint="eastAsia"/>
          <w:rtl/>
        </w:rPr>
        <w:t>לו</w:t>
      </w:r>
      <w:r w:rsidR="00A51E11" w:rsidRPr="00B7685A">
        <w:rPr>
          <w:rtl/>
        </w:rPr>
        <w:t xml:space="preserve">, </w:t>
      </w:r>
      <w:r w:rsidR="00104F82">
        <w:rPr>
          <w:rFonts w:hint="cs"/>
          <w:rtl/>
        </w:rPr>
        <w:t>"</w:t>
      </w:r>
      <w:r w:rsidR="00A51E11" w:rsidRPr="00B7685A">
        <w:rPr>
          <w:rFonts w:hint="eastAsia"/>
          <w:rtl/>
        </w:rPr>
        <w:t>עוד</w:t>
      </w:r>
      <w:r w:rsidR="00A51E11" w:rsidRPr="00B7685A">
        <w:rPr>
          <w:rtl/>
        </w:rPr>
        <w:t xml:space="preserve"> </w:t>
      </w:r>
      <w:r w:rsidR="00A51E11" w:rsidRPr="00B7685A">
        <w:rPr>
          <w:rFonts w:hint="eastAsia"/>
          <w:rtl/>
        </w:rPr>
        <w:t>תגדל</w:t>
      </w:r>
      <w:r w:rsidR="00A51E11" w:rsidRPr="00B7685A">
        <w:rPr>
          <w:rtl/>
        </w:rPr>
        <w:t xml:space="preserve"> </w:t>
      </w:r>
      <w:r w:rsidR="00A51E11" w:rsidRPr="00B7685A">
        <w:rPr>
          <w:rFonts w:hint="eastAsia"/>
          <w:rtl/>
        </w:rPr>
        <w:t>לתוכה</w:t>
      </w:r>
      <w:r w:rsidR="0052538B" w:rsidRPr="00B7685A">
        <w:rPr>
          <w:rtl/>
        </w:rPr>
        <w:t xml:space="preserve">, </w:t>
      </w:r>
      <w:r w:rsidR="0052538B" w:rsidRPr="00B7685A">
        <w:rPr>
          <w:rFonts w:hint="eastAsia"/>
          <w:rtl/>
        </w:rPr>
        <w:t>זה</w:t>
      </w:r>
      <w:r w:rsidR="0052538B" w:rsidRPr="00B7685A">
        <w:rPr>
          <w:rtl/>
        </w:rPr>
        <w:t xml:space="preserve"> </w:t>
      </w:r>
      <w:r w:rsidR="0052538B" w:rsidRPr="00B7685A">
        <w:rPr>
          <w:rFonts w:hint="eastAsia"/>
          <w:rtl/>
        </w:rPr>
        <w:t>לפי</w:t>
      </w:r>
      <w:r w:rsidR="0052538B" w:rsidRPr="00B7685A">
        <w:rPr>
          <w:rtl/>
        </w:rPr>
        <w:t xml:space="preserve"> </w:t>
      </w:r>
      <w:r w:rsidR="00BF29FA" w:rsidRPr="00BF29FA">
        <w:rPr>
          <w:rFonts w:cs="Times New Roman"/>
          <w:rtl/>
        </w:rPr>
        <w:t xml:space="preserve">תחזיות </w:t>
      </w:r>
      <w:r w:rsidR="0052538B" w:rsidRPr="00B7685A">
        <w:rPr>
          <w:rFonts w:hint="eastAsia"/>
          <w:rtl/>
        </w:rPr>
        <w:t>כף</w:t>
      </w:r>
      <w:r w:rsidR="0052538B" w:rsidRPr="00B7685A">
        <w:rPr>
          <w:rtl/>
        </w:rPr>
        <w:t xml:space="preserve"> </w:t>
      </w:r>
      <w:r w:rsidR="0052538B" w:rsidRPr="00B7685A">
        <w:rPr>
          <w:rFonts w:hint="eastAsia"/>
          <w:rtl/>
        </w:rPr>
        <w:t>יד</w:t>
      </w:r>
      <w:r w:rsidR="0052538B" w:rsidRPr="00B7685A">
        <w:rPr>
          <w:rtl/>
        </w:rPr>
        <w:t xml:space="preserve"> </w:t>
      </w:r>
      <w:r w:rsidR="0052538B" w:rsidRPr="00B7685A">
        <w:rPr>
          <w:rFonts w:hint="eastAsia"/>
          <w:rtl/>
        </w:rPr>
        <w:t>שמאל</w:t>
      </w:r>
      <w:r w:rsidR="0052538B" w:rsidRPr="00B7685A">
        <w:rPr>
          <w:rtl/>
        </w:rPr>
        <w:t xml:space="preserve"> </w:t>
      </w:r>
      <w:r w:rsidR="0052538B" w:rsidRPr="00B7685A">
        <w:rPr>
          <w:rFonts w:hint="eastAsia"/>
          <w:rtl/>
        </w:rPr>
        <w:t>שלך</w:t>
      </w:r>
      <w:r w:rsidR="00872829">
        <w:rPr>
          <w:rFonts w:hint="cs"/>
          <w:rtl/>
        </w:rPr>
        <w:t>,</w:t>
      </w:r>
      <w:r w:rsidR="0052538B" w:rsidRPr="00B7685A">
        <w:rPr>
          <w:rtl/>
        </w:rPr>
        <w:t xml:space="preserve"> </w:t>
      </w:r>
      <w:r w:rsidR="0052538B" w:rsidRPr="00B7685A">
        <w:rPr>
          <w:rFonts w:hint="eastAsia"/>
          <w:rtl/>
        </w:rPr>
        <w:t>הופמן</w:t>
      </w:r>
      <w:r w:rsidR="00A51E11" w:rsidRPr="00B7685A">
        <w:rPr>
          <w:rtl/>
        </w:rPr>
        <w:t>.</w:t>
      </w:r>
      <w:r w:rsidR="00104F82">
        <w:rPr>
          <w:rFonts w:hint="cs"/>
          <w:rtl/>
        </w:rPr>
        <w:t>"</w:t>
      </w:r>
    </w:p>
    <w:p w14:paraId="26114BAB" w14:textId="48360909" w:rsidR="009D4CA0" w:rsidRPr="00B7685A" w:rsidRDefault="00A51E11" w:rsidP="009D4CA0">
      <w:pPr>
        <w:rPr>
          <w:rtl/>
        </w:rPr>
      </w:pPr>
      <w:r w:rsidRPr="00B7685A">
        <w:rPr>
          <w:rFonts w:hint="eastAsia"/>
          <w:rtl/>
        </w:rPr>
        <w:t>הוא</w:t>
      </w:r>
      <w:r w:rsidRPr="00B7685A">
        <w:rPr>
          <w:rtl/>
        </w:rPr>
        <w:t xml:space="preserve"> </w:t>
      </w:r>
      <w:r w:rsidR="009D4CA0" w:rsidRPr="00B7685A">
        <w:rPr>
          <w:rFonts w:hint="eastAsia"/>
          <w:rtl/>
        </w:rPr>
        <w:t>תמיד</w:t>
      </w:r>
      <w:r w:rsidR="009D4CA0" w:rsidRPr="00B7685A">
        <w:rPr>
          <w:rtl/>
        </w:rPr>
        <w:t xml:space="preserve"> רצה לשחק כמו בחור עם גוף מ</w:t>
      </w:r>
      <w:r w:rsidR="00CE09BE">
        <w:rPr>
          <w:rFonts w:hint="cs"/>
          <w:rtl/>
        </w:rPr>
        <w:t>א</w:t>
      </w:r>
      <w:r w:rsidR="009D4CA0" w:rsidRPr="00B7685A">
        <w:rPr>
          <w:rtl/>
        </w:rPr>
        <w:t>סיבי, זריז</w:t>
      </w:r>
      <w:r w:rsidR="00C90C6C">
        <w:rPr>
          <w:rtl/>
        </w:rPr>
        <w:t xml:space="preserve"> מאוד </w:t>
      </w:r>
      <w:r w:rsidR="009D4CA0" w:rsidRPr="00B7685A">
        <w:rPr>
          <w:rtl/>
        </w:rPr>
        <w:t>וחזק</w:t>
      </w:r>
      <w:r w:rsidR="00E567A7">
        <w:rPr>
          <w:rtl/>
        </w:rPr>
        <w:t xml:space="preserve"> מאוד,</w:t>
      </w:r>
      <w:r w:rsidR="009D4CA0" w:rsidRPr="00B7685A">
        <w:rPr>
          <w:rtl/>
        </w:rPr>
        <w:t xml:space="preserve"> </w:t>
      </w:r>
      <w:r w:rsidR="000F6B76" w:rsidRPr="00B7685A">
        <w:rPr>
          <w:rFonts w:hint="eastAsia"/>
          <w:rtl/>
        </w:rPr>
        <w:t>והפעם</w:t>
      </w:r>
      <w:r w:rsidR="000F6B76" w:rsidRPr="00B7685A">
        <w:rPr>
          <w:rtl/>
        </w:rPr>
        <w:t xml:space="preserve"> הרגיש שהוא מצליח, </w:t>
      </w:r>
      <w:r w:rsidR="009D4CA0" w:rsidRPr="00B7685A">
        <w:rPr>
          <w:rFonts w:hint="eastAsia"/>
          <w:rtl/>
        </w:rPr>
        <w:t>אבל</w:t>
      </w:r>
      <w:r w:rsidR="009D4CA0" w:rsidRPr="00B7685A">
        <w:rPr>
          <w:rtl/>
        </w:rPr>
        <w:t xml:space="preserve"> </w:t>
      </w:r>
      <w:r w:rsidRPr="00B7685A">
        <w:rPr>
          <w:rFonts w:hint="eastAsia"/>
          <w:rtl/>
        </w:rPr>
        <w:t>כמעט</w:t>
      </w:r>
      <w:r w:rsidRPr="00B7685A">
        <w:rPr>
          <w:rtl/>
        </w:rPr>
        <w:t xml:space="preserve"> בכה כשהמאמן </w:t>
      </w:r>
      <w:r w:rsidR="002161BC">
        <w:rPr>
          <w:rFonts w:hint="cs"/>
          <w:rtl/>
        </w:rPr>
        <w:t>נזף</w:t>
      </w:r>
      <w:r w:rsidR="00D741A7" w:rsidRPr="00D741A7">
        <w:rPr>
          <w:rFonts w:cs="Times New Roman"/>
          <w:rtl/>
        </w:rPr>
        <w:t xml:space="preserve"> בו, לאחר תאקל שהיה מעבר ליכולתו</w:t>
      </w:r>
      <w:r w:rsidRPr="00B7685A">
        <w:rPr>
          <w:rtl/>
        </w:rPr>
        <w:t xml:space="preserve"> –</w:t>
      </w:r>
      <w:r w:rsidR="00D741A7">
        <w:rPr>
          <w:rFonts w:hint="cs"/>
          <w:rtl/>
        </w:rPr>
        <w:t xml:space="preserve"> </w:t>
      </w:r>
      <w:r w:rsidR="009D4CA0" w:rsidRPr="00B7685A">
        <w:rPr>
          <w:rtl/>
        </w:rPr>
        <w:t>"הופמן, לא לה</w:t>
      </w:r>
      <w:r w:rsidR="002161BC">
        <w:rPr>
          <w:rFonts w:hint="cs"/>
          <w:rtl/>
        </w:rPr>
        <w:t>תכופף</w:t>
      </w:r>
      <w:r w:rsidR="009D4CA0" w:rsidRPr="00B7685A">
        <w:rPr>
          <w:rtl/>
        </w:rPr>
        <w:t>, זה לא יקדם אותך לשום מקום." – נכון, לשום מקום.</w:t>
      </w:r>
      <w:r w:rsidRPr="00B7685A">
        <w:rPr>
          <w:rtl/>
        </w:rPr>
        <w:t xml:space="preserve"> </w:t>
      </w:r>
    </w:p>
    <w:p w14:paraId="47306A0F" w14:textId="116724D9" w:rsidR="008954E8" w:rsidRPr="00B7685A" w:rsidRDefault="00A51E11" w:rsidP="009D4CA0">
      <w:pPr>
        <w:rPr>
          <w:rtl/>
        </w:rPr>
      </w:pPr>
      <w:r w:rsidRPr="00B7685A">
        <w:rPr>
          <w:rtl/>
        </w:rPr>
        <w:t>"זה לא אימון בישיבה</w:t>
      </w:r>
      <w:r w:rsidR="00963284">
        <w:rPr>
          <w:rFonts w:hint="cs"/>
          <w:rtl/>
        </w:rPr>
        <w:t>,</w:t>
      </w:r>
      <w:r w:rsidRPr="00B7685A">
        <w:rPr>
          <w:rtl/>
        </w:rPr>
        <w:t xml:space="preserve"> הופמן," </w:t>
      </w:r>
      <w:r w:rsidR="009D4CA0" w:rsidRPr="00B7685A">
        <w:rPr>
          <w:rFonts w:hint="eastAsia"/>
          <w:rtl/>
        </w:rPr>
        <w:t>גער</w:t>
      </w:r>
      <w:r w:rsidR="009D4CA0" w:rsidRPr="00B7685A">
        <w:rPr>
          <w:rtl/>
        </w:rPr>
        <w:t xml:space="preserve"> </w:t>
      </w:r>
      <w:r w:rsidR="009D4CA0" w:rsidRPr="00B7685A">
        <w:rPr>
          <w:rFonts w:hint="eastAsia"/>
          <w:rtl/>
        </w:rPr>
        <w:t>עוזר</w:t>
      </w:r>
      <w:r w:rsidR="009D4CA0" w:rsidRPr="00B7685A">
        <w:rPr>
          <w:rtl/>
        </w:rPr>
        <w:t xml:space="preserve"> </w:t>
      </w:r>
      <w:r w:rsidR="009D4CA0" w:rsidRPr="00B7685A">
        <w:rPr>
          <w:rFonts w:hint="eastAsia"/>
          <w:rtl/>
        </w:rPr>
        <w:t>המאמן</w:t>
      </w:r>
      <w:r w:rsidR="009D4CA0" w:rsidRPr="00B7685A">
        <w:rPr>
          <w:rtl/>
        </w:rPr>
        <w:t>,</w:t>
      </w:r>
      <w:r w:rsidRPr="00B7685A">
        <w:rPr>
          <w:rtl/>
        </w:rPr>
        <w:t xml:space="preserve"> כ</w:t>
      </w:r>
      <w:r w:rsidR="00104F82">
        <w:rPr>
          <w:rFonts w:hint="cs"/>
          <w:rtl/>
        </w:rPr>
        <w:t>ש</w:t>
      </w:r>
      <w:r w:rsidRPr="00B7685A">
        <w:rPr>
          <w:rtl/>
        </w:rPr>
        <w:t>א</w:t>
      </w:r>
      <w:r w:rsidR="009D4CA0" w:rsidRPr="00B7685A">
        <w:rPr>
          <w:rFonts w:hint="eastAsia"/>
          <w:rtl/>
        </w:rPr>
        <w:t>לכס</w:t>
      </w:r>
      <w:r w:rsidRPr="00B7685A">
        <w:rPr>
          <w:rtl/>
        </w:rPr>
        <w:t xml:space="preserve"> חש שהוא רואה כפול</w:t>
      </w:r>
      <w:r w:rsidR="002161BC">
        <w:rPr>
          <w:rFonts w:hint="cs"/>
          <w:rtl/>
        </w:rPr>
        <w:t>.</w:t>
      </w:r>
      <w:r w:rsidR="009D4CA0" w:rsidRPr="00B7685A">
        <w:rPr>
          <w:rtl/>
        </w:rPr>
        <w:t xml:space="preserve"> </w:t>
      </w:r>
      <w:r w:rsidR="008954E8" w:rsidRPr="00B7685A">
        <w:rPr>
          <w:rFonts w:hint="eastAsia"/>
          <w:rtl/>
        </w:rPr>
        <w:t>מוחו</w:t>
      </w:r>
      <w:r w:rsidR="008954E8" w:rsidRPr="00B7685A">
        <w:rPr>
          <w:rtl/>
        </w:rPr>
        <w:t xml:space="preserve"> </w:t>
      </w:r>
      <w:r w:rsidR="008954E8" w:rsidRPr="00B7685A">
        <w:rPr>
          <w:rFonts w:hint="eastAsia"/>
          <w:rtl/>
        </w:rPr>
        <w:t>ס</w:t>
      </w:r>
      <w:r w:rsidR="005721FB">
        <w:rPr>
          <w:rFonts w:hint="cs"/>
          <w:rtl/>
        </w:rPr>
        <w:t>י</w:t>
      </w:r>
      <w:r w:rsidR="008954E8" w:rsidRPr="00B7685A">
        <w:rPr>
          <w:rFonts w:hint="eastAsia"/>
          <w:rtl/>
        </w:rPr>
        <w:t>רב</w:t>
      </w:r>
      <w:r w:rsidR="008954E8" w:rsidRPr="00B7685A">
        <w:rPr>
          <w:rtl/>
        </w:rPr>
        <w:t xml:space="preserve"> </w:t>
      </w:r>
      <w:r w:rsidR="008954E8" w:rsidRPr="00B7685A">
        <w:rPr>
          <w:rFonts w:hint="eastAsia"/>
          <w:rtl/>
        </w:rPr>
        <w:t>להתחבר</w:t>
      </w:r>
      <w:r w:rsidR="008954E8" w:rsidRPr="00B7685A">
        <w:rPr>
          <w:rtl/>
        </w:rPr>
        <w:t xml:space="preserve"> </w:t>
      </w:r>
      <w:r w:rsidR="008954E8" w:rsidRPr="00B7685A">
        <w:rPr>
          <w:rFonts w:hint="eastAsia"/>
          <w:rtl/>
        </w:rPr>
        <w:t>לגופו</w:t>
      </w:r>
      <w:r w:rsidR="00975264" w:rsidRPr="00B7685A">
        <w:rPr>
          <w:rtl/>
        </w:rPr>
        <w:t xml:space="preserve"> תחת </w:t>
      </w:r>
      <w:r w:rsidR="007122EF">
        <w:rPr>
          <w:rFonts w:hint="cs"/>
          <w:rtl/>
        </w:rPr>
        <w:t>ה</w:t>
      </w:r>
      <w:r w:rsidR="00975264" w:rsidRPr="00B7685A">
        <w:rPr>
          <w:rtl/>
        </w:rPr>
        <w:t xml:space="preserve">תנאים </w:t>
      </w:r>
      <w:r w:rsidR="007122EF">
        <w:rPr>
          <w:rFonts w:hint="cs"/>
          <w:rtl/>
        </w:rPr>
        <w:t>ה</w:t>
      </w:r>
      <w:r w:rsidR="00975264" w:rsidRPr="00B7685A">
        <w:rPr>
          <w:rtl/>
        </w:rPr>
        <w:t>קיצוניים של חוסר שינה ובלבו</w:t>
      </w:r>
      <w:r w:rsidR="00975264" w:rsidRPr="00B7685A">
        <w:rPr>
          <w:rFonts w:hint="eastAsia"/>
          <w:rtl/>
        </w:rPr>
        <w:t>ל</w:t>
      </w:r>
      <w:r w:rsidR="00975264" w:rsidRPr="00B7685A">
        <w:rPr>
          <w:rtl/>
        </w:rPr>
        <w:t xml:space="preserve"> </w:t>
      </w:r>
      <w:r w:rsidR="00975264" w:rsidRPr="00B7685A">
        <w:rPr>
          <w:rFonts w:hint="eastAsia"/>
          <w:rtl/>
        </w:rPr>
        <w:t>מוחלט</w:t>
      </w:r>
      <w:r w:rsidR="002161BC">
        <w:rPr>
          <w:rFonts w:hint="cs"/>
          <w:rtl/>
        </w:rPr>
        <w:t>,</w:t>
      </w:r>
      <w:r w:rsidR="00975264" w:rsidRPr="00B7685A">
        <w:rPr>
          <w:rtl/>
        </w:rPr>
        <w:t xml:space="preserve"> </w:t>
      </w:r>
      <w:r w:rsidR="00D741A7">
        <w:rPr>
          <w:rFonts w:hint="cs"/>
          <w:rtl/>
        </w:rPr>
        <w:t>ו</w:t>
      </w:r>
      <w:r w:rsidR="00975264" w:rsidRPr="00B7685A">
        <w:rPr>
          <w:rFonts w:hint="eastAsia"/>
          <w:rtl/>
        </w:rPr>
        <w:t>הוא</w:t>
      </w:r>
      <w:r w:rsidR="00975264" w:rsidRPr="00B7685A">
        <w:rPr>
          <w:rtl/>
        </w:rPr>
        <w:t xml:space="preserve"> </w:t>
      </w:r>
      <w:r w:rsidR="00975264" w:rsidRPr="00B7685A">
        <w:rPr>
          <w:rFonts w:hint="eastAsia"/>
          <w:rtl/>
        </w:rPr>
        <w:t>שיחק</w:t>
      </w:r>
      <w:r w:rsidR="00975264" w:rsidRPr="00B7685A">
        <w:rPr>
          <w:rtl/>
        </w:rPr>
        <w:t xml:space="preserve"> </w:t>
      </w:r>
      <w:r w:rsidR="00975264" w:rsidRPr="00B7685A">
        <w:rPr>
          <w:rFonts w:hint="eastAsia"/>
          <w:rtl/>
        </w:rPr>
        <w:t>באופן</w:t>
      </w:r>
      <w:r w:rsidR="00975264" w:rsidRPr="00B7685A">
        <w:rPr>
          <w:rtl/>
        </w:rPr>
        <w:t xml:space="preserve"> </w:t>
      </w:r>
      <w:r w:rsidR="00975264" w:rsidRPr="00B7685A">
        <w:rPr>
          <w:rFonts w:hint="eastAsia"/>
          <w:rtl/>
        </w:rPr>
        <w:t>אינסטינקטיבי</w:t>
      </w:r>
      <w:r w:rsidR="00975264" w:rsidRPr="00B7685A">
        <w:rPr>
          <w:rtl/>
        </w:rPr>
        <w:t xml:space="preserve"> </w:t>
      </w:r>
      <w:r w:rsidR="00975264" w:rsidRPr="00B7685A">
        <w:rPr>
          <w:rFonts w:hint="eastAsia"/>
          <w:rtl/>
        </w:rPr>
        <w:t>בלבד</w:t>
      </w:r>
      <w:r w:rsidR="00975264" w:rsidRPr="00B7685A">
        <w:rPr>
          <w:rtl/>
        </w:rPr>
        <w:t>.</w:t>
      </w:r>
    </w:p>
    <w:p w14:paraId="662B201B" w14:textId="025611EF" w:rsidR="00D445DE" w:rsidRPr="00B7685A" w:rsidRDefault="00656D28" w:rsidP="00535EF9">
      <w:pPr>
        <w:rPr>
          <w:rtl/>
        </w:rPr>
      </w:pPr>
      <w:r w:rsidRPr="00B7685A">
        <w:rPr>
          <w:rtl/>
        </w:rPr>
        <w:t xml:space="preserve">"איזה </w:t>
      </w:r>
      <w:r w:rsidRPr="00B7685A">
        <w:rPr>
          <w:rFonts w:hint="eastAsia"/>
          <w:rtl/>
        </w:rPr>
        <w:t>בזבוז</w:t>
      </w:r>
      <w:r w:rsidR="009D4CA0" w:rsidRPr="00B7685A">
        <w:rPr>
          <w:rtl/>
        </w:rPr>
        <w:t xml:space="preserve"> של שחקן</w:t>
      </w:r>
      <w:r w:rsidRPr="00B7685A">
        <w:rPr>
          <w:rtl/>
        </w:rPr>
        <w:t xml:space="preserve">," המאמן אמר </w:t>
      </w:r>
      <w:r w:rsidRPr="00B7685A">
        <w:rPr>
          <w:rFonts w:hint="eastAsia"/>
          <w:rtl/>
        </w:rPr>
        <w:t>ל</w:t>
      </w:r>
      <w:r w:rsidR="002161BC" w:rsidRPr="00B7685A">
        <w:rPr>
          <w:rtl/>
        </w:rPr>
        <w:t>עוזר</w:t>
      </w:r>
      <w:r w:rsidR="005721FB">
        <w:rPr>
          <w:rFonts w:hint="cs"/>
          <w:rtl/>
        </w:rPr>
        <w:t>ו</w:t>
      </w:r>
      <w:r w:rsidRPr="00B7685A">
        <w:rPr>
          <w:rtl/>
        </w:rPr>
        <w:t xml:space="preserve"> </w:t>
      </w:r>
      <w:r w:rsidRPr="00B7685A">
        <w:rPr>
          <w:rFonts w:hint="eastAsia"/>
          <w:rtl/>
        </w:rPr>
        <w:t>כשכל</w:t>
      </w:r>
      <w:r w:rsidRPr="00B7685A">
        <w:rPr>
          <w:rtl/>
        </w:rPr>
        <w:t xml:space="preserve"> </w:t>
      </w:r>
      <w:r w:rsidRPr="00B7685A">
        <w:rPr>
          <w:rFonts w:hint="eastAsia"/>
          <w:rtl/>
        </w:rPr>
        <w:t>הנערים</w:t>
      </w:r>
      <w:r w:rsidRPr="00B7685A">
        <w:rPr>
          <w:rtl/>
        </w:rPr>
        <w:t xml:space="preserve"> </w:t>
      </w:r>
      <w:r w:rsidRPr="00B7685A">
        <w:rPr>
          <w:rFonts w:hint="eastAsia"/>
          <w:rtl/>
        </w:rPr>
        <w:t>הלכו</w:t>
      </w:r>
      <w:r w:rsidR="00890B60" w:rsidRPr="00B7685A">
        <w:rPr>
          <w:rtl/>
        </w:rPr>
        <w:t xml:space="preserve">, </w:t>
      </w:r>
      <w:r w:rsidR="009D4CA0" w:rsidRPr="00B7685A">
        <w:rPr>
          <w:rFonts w:hint="eastAsia"/>
          <w:rtl/>
        </w:rPr>
        <w:t>והם</w:t>
      </w:r>
      <w:r w:rsidR="009D4CA0" w:rsidRPr="00B7685A">
        <w:rPr>
          <w:rtl/>
        </w:rPr>
        <w:t xml:space="preserve"> </w:t>
      </w:r>
      <w:r w:rsidR="009D4CA0" w:rsidRPr="00B7685A">
        <w:rPr>
          <w:rFonts w:hint="eastAsia"/>
          <w:rtl/>
        </w:rPr>
        <w:t>סידרו</w:t>
      </w:r>
      <w:r w:rsidR="009D4CA0" w:rsidRPr="00B7685A">
        <w:rPr>
          <w:rtl/>
        </w:rPr>
        <w:t xml:space="preserve"> </w:t>
      </w:r>
      <w:r w:rsidR="009D4CA0" w:rsidRPr="00B7685A">
        <w:rPr>
          <w:rFonts w:hint="eastAsia"/>
          <w:rtl/>
        </w:rPr>
        <w:t>את</w:t>
      </w:r>
      <w:r w:rsidR="009D4CA0" w:rsidRPr="00B7685A">
        <w:rPr>
          <w:rtl/>
        </w:rPr>
        <w:t xml:space="preserve"> </w:t>
      </w:r>
      <w:r w:rsidR="009D4CA0" w:rsidRPr="00B7685A">
        <w:rPr>
          <w:rFonts w:hint="eastAsia"/>
          <w:rtl/>
        </w:rPr>
        <w:t>מה</w:t>
      </w:r>
      <w:r w:rsidR="009D4CA0" w:rsidRPr="00B7685A">
        <w:rPr>
          <w:rtl/>
        </w:rPr>
        <w:t xml:space="preserve"> </w:t>
      </w:r>
      <w:r w:rsidR="009D4CA0" w:rsidRPr="00B7685A">
        <w:rPr>
          <w:rFonts w:hint="eastAsia"/>
          <w:rtl/>
        </w:rPr>
        <w:t>שנותר</w:t>
      </w:r>
      <w:r w:rsidR="00890B60" w:rsidRPr="00B7685A">
        <w:rPr>
          <w:rtl/>
        </w:rPr>
        <w:t xml:space="preserve"> מהעוגה הגדולה שנקנתה ל</w:t>
      </w:r>
      <w:r w:rsidR="002161BC">
        <w:rPr>
          <w:rFonts w:hint="cs"/>
          <w:rtl/>
        </w:rPr>
        <w:t xml:space="preserve">כבוד </w:t>
      </w:r>
      <w:r w:rsidR="00890B60" w:rsidRPr="00B7685A">
        <w:rPr>
          <w:rFonts w:hint="eastAsia"/>
          <w:rtl/>
        </w:rPr>
        <w:t>הפרידה</w:t>
      </w:r>
      <w:r w:rsidR="00890B60" w:rsidRPr="00B7685A">
        <w:rPr>
          <w:rtl/>
        </w:rPr>
        <w:t xml:space="preserve"> </w:t>
      </w:r>
      <w:r w:rsidR="00685E2E">
        <w:rPr>
          <w:rFonts w:hint="cs"/>
          <w:rtl/>
        </w:rPr>
        <w:t>מ</w:t>
      </w:r>
      <w:r w:rsidR="00577DAD">
        <w:rPr>
          <w:rFonts w:hint="cs"/>
          <w:rtl/>
        </w:rPr>
        <w:t>אלכס</w:t>
      </w:r>
      <w:r w:rsidRPr="00B7685A">
        <w:rPr>
          <w:rtl/>
        </w:rPr>
        <w:t xml:space="preserve">. </w:t>
      </w:r>
      <w:r w:rsidR="00D445DE" w:rsidRPr="00B7685A">
        <w:rPr>
          <w:rtl/>
        </w:rPr>
        <w:t>"</w:t>
      </w:r>
      <w:r w:rsidR="00862565" w:rsidRPr="00B7685A">
        <w:rPr>
          <w:rFonts w:hint="eastAsia"/>
          <w:rtl/>
        </w:rPr>
        <w:t>איזו</w:t>
      </w:r>
      <w:r w:rsidR="00862565" w:rsidRPr="00B7685A">
        <w:rPr>
          <w:rtl/>
        </w:rPr>
        <w:t xml:space="preserve"> </w:t>
      </w:r>
      <w:r w:rsidR="009E7FAF" w:rsidRPr="00B7685A">
        <w:rPr>
          <w:rFonts w:hint="eastAsia"/>
          <w:rtl/>
        </w:rPr>
        <w:t>שליטה</w:t>
      </w:r>
      <w:r w:rsidR="009E7FAF" w:rsidRPr="00B7685A">
        <w:rPr>
          <w:rtl/>
        </w:rPr>
        <w:t xml:space="preserve"> בכדור. </w:t>
      </w:r>
      <w:r w:rsidR="00D445DE" w:rsidRPr="00B7685A">
        <w:rPr>
          <w:rFonts w:hint="eastAsia"/>
          <w:rtl/>
        </w:rPr>
        <w:t>בחיים</w:t>
      </w:r>
      <w:r w:rsidR="00D445DE" w:rsidRPr="00B7685A">
        <w:rPr>
          <w:rtl/>
        </w:rPr>
        <w:t xml:space="preserve"> </w:t>
      </w:r>
      <w:r w:rsidR="00D445DE" w:rsidRPr="00B7685A">
        <w:rPr>
          <w:rFonts w:hint="eastAsia"/>
          <w:rtl/>
        </w:rPr>
        <w:t>לא</w:t>
      </w:r>
      <w:r w:rsidR="00D445DE" w:rsidRPr="00B7685A">
        <w:rPr>
          <w:rtl/>
        </w:rPr>
        <w:t xml:space="preserve"> </w:t>
      </w:r>
      <w:r w:rsidR="00D445DE" w:rsidRPr="00B7685A">
        <w:rPr>
          <w:rFonts w:hint="eastAsia"/>
          <w:rtl/>
        </w:rPr>
        <w:t>אימנתי</w:t>
      </w:r>
      <w:r w:rsidR="00D445DE" w:rsidRPr="00B7685A">
        <w:rPr>
          <w:rtl/>
        </w:rPr>
        <w:t xml:space="preserve"> </w:t>
      </w:r>
      <w:r w:rsidR="00D445DE" w:rsidRPr="00B7685A">
        <w:rPr>
          <w:rFonts w:hint="eastAsia"/>
          <w:rtl/>
        </w:rPr>
        <w:t>מישהו</w:t>
      </w:r>
      <w:r w:rsidR="00D445DE" w:rsidRPr="00B7685A">
        <w:rPr>
          <w:rtl/>
        </w:rPr>
        <w:t xml:space="preserve"> </w:t>
      </w:r>
      <w:r w:rsidR="00D445DE" w:rsidRPr="00B7685A">
        <w:rPr>
          <w:rFonts w:hint="eastAsia"/>
          <w:rtl/>
        </w:rPr>
        <w:t>עם</w:t>
      </w:r>
      <w:r w:rsidR="00D445DE" w:rsidRPr="00B7685A">
        <w:rPr>
          <w:rtl/>
        </w:rPr>
        <w:t xml:space="preserve"> </w:t>
      </w:r>
      <w:r w:rsidR="00D445DE" w:rsidRPr="00B7685A">
        <w:rPr>
          <w:rFonts w:hint="eastAsia"/>
          <w:rtl/>
        </w:rPr>
        <w:t>כזה</w:t>
      </w:r>
      <w:r w:rsidR="00D445DE" w:rsidRPr="00B7685A">
        <w:rPr>
          <w:rtl/>
        </w:rPr>
        <w:t xml:space="preserve"> </w:t>
      </w:r>
      <w:r w:rsidR="00D445DE" w:rsidRPr="00B7685A">
        <w:rPr>
          <w:rFonts w:hint="eastAsia"/>
          <w:rtl/>
        </w:rPr>
        <w:t>רעב</w:t>
      </w:r>
      <w:r w:rsidR="00D445DE" w:rsidRPr="00B7685A">
        <w:rPr>
          <w:rtl/>
        </w:rPr>
        <w:t xml:space="preserve"> </w:t>
      </w:r>
      <w:r w:rsidR="00D445DE" w:rsidRPr="00B7685A">
        <w:rPr>
          <w:rFonts w:hint="eastAsia"/>
          <w:rtl/>
        </w:rPr>
        <w:t>באצבעות</w:t>
      </w:r>
      <w:r w:rsidR="00D445DE" w:rsidRPr="00B7685A">
        <w:rPr>
          <w:rtl/>
        </w:rPr>
        <w:t>."</w:t>
      </w:r>
    </w:p>
    <w:p w14:paraId="7766B927" w14:textId="350B1230" w:rsidR="00656D28" w:rsidRDefault="00D445DE" w:rsidP="00535EF9">
      <w:pPr>
        <w:rPr>
          <w:rtl/>
        </w:rPr>
      </w:pPr>
      <w:r w:rsidRPr="00B7685A">
        <w:rPr>
          <w:rtl/>
        </w:rPr>
        <w:t xml:space="preserve">"יש </w:t>
      </w:r>
      <w:r w:rsidRPr="00B7685A">
        <w:rPr>
          <w:rFonts w:hint="eastAsia"/>
          <w:rtl/>
        </w:rPr>
        <w:t>בו</w:t>
      </w:r>
      <w:r w:rsidRPr="00B7685A">
        <w:rPr>
          <w:rtl/>
        </w:rPr>
        <w:t xml:space="preserve"> </w:t>
      </w:r>
      <w:r w:rsidRPr="00B7685A">
        <w:rPr>
          <w:rFonts w:hint="eastAsia"/>
          <w:rtl/>
        </w:rPr>
        <w:t>רעב</w:t>
      </w:r>
      <w:r w:rsidRPr="00B7685A">
        <w:rPr>
          <w:rtl/>
        </w:rPr>
        <w:t xml:space="preserve">, </w:t>
      </w:r>
      <w:r w:rsidRPr="00B7685A">
        <w:rPr>
          <w:rFonts w:hint="eastAsia"/>
          <w:rtl/>
        </w:rPr>
        <w:t>למשהו</w:t>
      </w:r>
      <w:r w:rsidRPr="00B7685A">
        <w:rPr>
          <w:rtl/>
        </w:rPr>
        <w:t xml:space="preserve">," </w:t>
      </w:r>
      <w:r w:rsidR="002161BC">
        <w:rPr>
          <w:rFonts w:hint="cs"/>
          <w:rtl/>
        </w:rPr>
        <w:t xml:space="preserve">עוזר </w:t>
      </w:r>
      <w:r w:rsidRPr="00B7685A">
        <w:rPr>
          <w:rFonts w:hint="eastAsia"/>
          <w:rtl/>
        </w:rPr>
        <w:t>המאמן</w:t>
      </w:r>
      <w:r w:rsidRPr="00B7685A">
        <w:rPr>
          <w:rtl/>
        </w:rPr>
        <w:t xml:space="preserve"> </w:t>
      </w:r>
      <w:r w:rsidRPr="00B7685A">
        <w:rPr>
          <w:rFonts w:hint="eastAsia"/>
          <w:rtl/>
        </w:rPr>
        <w:t>ענה</w:t>
      </w:r>
      <w:r w:rsidRPr="00B7685A">
        <w:rPr>
          <w:rtl/>
        </w:rPr>
        <w:t>.</w:t>
      </w:r>
      <w:r>
        <w:rPr>
          <w:rFonts w:hint="cs"/>
          <w:rtl/>
        </w:rPr>
        <w:t xml:space="preserve"> </w:t>
      </w:r>
    </w:p>
    <w:p w14:paraId="330221D7" w14:textId="4BF5A457" w:rsidR="00C901DB" w:rsidRPr="00CE09BE" w:rsidRDefault="001700A8" w:rsidP="00535EF9">
      <w:pPr>
        <w:rPr>
          <w:color w:val="A6A6A6" w:themeColor="background1" w:themeShade="A6"/>
          <w:rtl/>
        </w:rPr>
      </w:pPr>
      <w:r w:rsidRPr="00CE09BE">
        <w:rPr>
          <w:rFonts w:hint="cs"/>
          <w:color w:val="A6A6A6" w:themeColor="background1" w:themeShade="A6"/>
          <w:rtl/>
        </w:rPr>
        <w:t>[</w:t>
      </w:r>
      <w:r w:rsidR="00C901DB" w:rsidRPr="00CE09BE">
        <w:rPr>
          <w:rFonts w:hint="cs"/>
          <w:color w:val="A6A6A6" w:themeColor="background1" w:themeShade="A6"/>
          <w:rtl/>
        </w:rPr>
        <w:t>גם</w:t>
      </w:r>
      <w:r w:rsidR="00641DDD" w:rsidRPr="00CE09BE">
        <w:rPr>
          <w:rFonts w:hint="cs"/>
          <w:color w:val="A6A6A6" w:themeColor="background1" w:themeShade="A6"/>
          <w:rtl/>
        </w:rPr>
        <w:t xml:space="preserve"> מאמן ה</w:t>
      </w:r>
      <w:r w:rsidR="00C90C6C" w:rsidRPr="00CE09BE">
        <w:rPr>
          <w:rFonts w:hint="cs"/>
          <w:color w:val="A6A6A6" w:themeColor="background1" w:themeShade="A6"/>
          <w:rtl/>
        </w:rPr>
        <w:t>שחייה</w:t>
      </w:r>
      <w:r w:rsidR="00641DDD" w:rsidRPr="00CE09BE">
        <w:rPr>
          <w:rFonts w:hint="cs"/>
          <w:color w:val="A6A6A6" w:themeColor="background1" w:themeShade="A6"/>
          <w:rtl/>
        </w:rPr>
        <w:t xml:space="preserve"> הזמין אותו ל</w:t>
      </w:r>
      <w:r w:rsidR="00CB23E7" w:rsidRPr="00CE09BE">
        <w:rPr>
          <w:rFonts w:hint="cs"/>
          <w:color w:val="A6A6A6" w:themeColor="background1" w:themeShade="A6"/>
          <w:rtl/>
        </w:rPr>
        <w:t>אימון אחרון</w:t>
      </w:r>
      <w:r w:rsidR="003F0F0E" w:rsidRPr="00CE09BE">
        <w:rPr>
          <w:rFonts w:hint="cs"/>
          <w:color w:val="A6A6A6" w:themeColor="background1" w:themeShade="A6"/>
          <w:rtl/>
        </w:rPr>
        <w:t>.</w:t>
      </w:r>
      <w:r w:rsidR="00C901DB" w:rsidRPr="00CE09BE">
        <w:rPr>
          <w:rFonts w:hint="cs"/>
          <w:color w:val="A6A6A6" w:themeColor="background1" w:themeShade="A6"/>
          <w:rtl/>
        </w:rPr>
        <w:t xml:space="preserve"> הוא לא הלך, </w:t>
      </w:r>
      <w:r w:rsidR="003F0F0E" w:rsidRPr="00CE09BE">
        <w:rPr>
          <w:rFonts w:hint="cs"/>
          <w:color w:val="A6A6A6" w:themeColor="background1" w:themeShade="A6"/>
          <w:rtl/>
        </w:rPr>
        <w:t>למרות</w:t>
      </w:r>
      <w:r w:rsidR="00C901DB" w:rsidRPr="00CE09BE">
        <w:rPr>
          <w:rFonts w:hint="cs"/>
          <w:color w:val="A6A6A6" w:themeColor="background1" w:themeShade="A6"/>
          <w:rtl/>
        </w:rPr>
        <w:t xml:space="preserve"> שכ</w:t>
      </w:r>
      <w:r w:rsidR="003F0F0E" w:rsidRPr="00CE09BE">
        <w:rPr>
          <w:rFonts w:hint="cs"/>
          <w:color w:val="A6A6A6" w:themeColor="background1" w:themeShade="A6"/>
          <w:rtl/>
        </w:rPr>
        <w:t xml:space="preserve">מעט </w:t>
      </w:r>
      <w:r w:rsidR="00C901DB" w:rsidRPr="00CE09BE">
        <w:rPr>
          <w:rFonts w:hint="cs"/>
          <w:color w:val="A6A6A6" w:themeColor="background1" w:themeShade="A6"/>
          <w:rtl/>
        </w:rPr>
        <w:t xml:space="preserve">לא היה אכפת שיקרה לו משהו </w:t>
      </w:r>
      <w:r w:rsidR="003F0F0E" w:rsidRPr="00CE09BE">
        <w:rPr>
          <w:rFonts w:hint="cs"/>
          <w:color w:val="A6A6A6" w:themeColor="background1" w:themeShade="A6"/>
          <w:rtl/>
        </w:rPr>
        <w:t xml:space="preserve">אכזרי וכואב </w:t>
      </w:r>
      <w:r w:rsidR="00C901DB" w:rsidRPr="00CE09BE">
        <w:rPr>
          <w:rFonts w:hint="cs"/>
          <w:color w:val="A6A6A6" w:themeColor="background1" w:themeShade="A6"/>
          <w:rtl/>
        </w:rPr>
        <w:t>שיגרום לו לרצות לעזוב, אבל המאמן הגיע אליו הביתה, ואלכס לא הזמין אותו פנימה. הם עמדו בגינה הקדמית והמאמן אמר לו,</w:t>
      </w:r>
      <w:r w:rsidR="00CB23E7" w:rsidRPr="00CE09BE">
        <w:rPr>
          <w:rFonts w:hint="cs"/>
          <w:color w:val="A6A6A6" w:themeColor="background1" w:themeShade="A6"/>
          <w:rtl/>
        </w:rPr>
        <w:t xml:space="preserve"> </w:t>
      </w:r>
      <w:r w:rsidR="00975264" w:rsidRPr="00CE09BE">
        <w:rPr>
          <w:rFonts w:hint="cs"/>
          <w:color w:val="A6A6A6" w:themeColor="background1" w:themeShade="A6"/>
          <w:rtl/>
        </w:rPr>
        <w:t xml:space="preserve">לא היית צריך לברוח כמו איזו נקבה הופמן, אני בחיים לא הייתי עושה לך משהו שלא היית רוצה. </w:t>
      </w:r>
      <w:r w:rsidRPr="00CE09BE">
        <w:rPr>
          <w:rFonts w:hint="cs"/>
          <w:color w:val="A6A6A6" w:themeColor="background1" w:themeShade="A6"/>
          <w:rtl/>
        </w:rPr>
        <w:t xml:space="preserve">אלכס </w:t>
      </w:r>
      <w:r w:rsidR="00F97A34" w:rsidRPr="00CE09BE">
        <w:rPr>
          <w:rFonts w:hint="cs"/>
          <w:color w:val="A6A6A6" w:themeColor="background1" w:themeShade="A6"/>
          <w:rtl/>
        </w:rPr>
        <w:t>כל כך</w:t>
      </w:r>
      <w:r w:rsidRPr="00CE09BE">
        <w:rPr>
          <w:rFonts w:hint="cs"/>
          <w:color w:val="A6A6A6" w:themeColor="background1" w:themeShade="A6"/>
          <w:rtl/>
        </w:rPr>
        <w:t xml:space="preserve"> שמח שהוא לא צריך לבחור מבין כל המבחר האיום הזה, והוא חייך. </w:t>
      </w:r>
      <w:r w:rsidR="00C901DB" w:rsidRPr="00CE09BE">
        <w:rPr>
          <w:rFonts w:hint="cs"/>
          <w:color w:val="A6A6A6" w:themeColor="background1" w:themeShade="A6"/>
          <w:rtl/>
        </w:rPr>
        <w:t xml:space="preserve">אבל אלכס לא רצה כלום, הוא לא ידע מה הוא רוצה אלא רק שהמאמן כבר היה עושה משהו בלי לחכות שהוא יברר עם עצמו בדיוק מה הוא רוצה. המאמן היה מספק לו מבחר, השאלה </w:t>
      </w:r>
      <w:r w:rsidR="001C5A04" w:rsidRPr="00CE09BE">
        <w:rPr>
          <w:rFonts w:hint="cs"/>
          <w:color w:val="A6A6A6" w:themeColor="background1" w:themeShade="A6"/>
          <w:rtl/>
        </w:rPr>
        <w:t>הייתה</w:t>
      </w:r>
      <w:r w:rsidR="00C901DB" w:rsidRPr="00CE09BE">
        <w:rPr>
          <w:rFonts w:hint="cs"/>
          <w:color w:val="A6A6A6" w:themeColor="background1" w:themeShade="A6"/>
          <w:rtl/>
        </w:rPr>
        <w:t xml:space="preserve"> מה הוא היה בוחר בפעם ה</w:t>
      </w:r>
      <w:r w:rsidR="003A7E9C" w:rsidRPr="00CE09BE">
        <w:rPr>
          <w:rFonts w:hint="cs"/>
          <w:color w:val="A6A6A6" w:themeColor="background1" w:themeShade="A6"/>
          <w:rtl/>
        </w:rPr>
        <w:t>שנייה</w:t>
      </w:r>
      <w:r w:rsidR="00C901DB" w:rsidRPr="00CE09BE">
        <w:rPr>
          <w:rFonts w:hint="cs"/>
          <w:color w:val="A6A6A6" w:themeColor="background1" w:themeShade="A6"/>
          <w:rtl/>
        </w:rPr>
        <w:t>. כי בפעם הראשונה הוא היה מקבל הכל.</w:t>
      </w:r>
    </w:p>
    <w:p w14:paraId="40CFC5F5" w14:textId="17C881B1" w:rsidR="00C57BAB" w:rsidRPr="00CE09BE" w:rsidRDefault="00CB23E7" w:rsidP="00535EF9">
      <w:pPr>
        <w:rPr>
          <w:color w:val="A6A6A6" w:themeColor="background1" w:themeShade="A6"/>
          <w:rtl/>
        </w:rPr>
      </w:pPr>
      <w:r w:rsidRPr="00CE09BE">
        <w:rPr>
          <w:rFonts w:hint="cs"/>
          <w:color w:val="A6A6A6" w:themeColor="background1" w:themeShade="A6"/>
          <w:rtl/>
        </w:rPr>
        <w:t>מאמן ה</w:t>
      </w:r>
      <w:r w:rsidR="00C90C6C" w:rsidRPr="00CE09BE">
        <w:rPr>
          <w:rFonts w:hint="cs"/>
          <w:color w:val="A6A6A6" w:themeColor="background1" w:themeShade="A6"/>
          <w:rtl/>
        </w:rPr>
        <w:t>שחייה</w:t>
      </w:r>
      <w:r w:rsidRPr="00CE09BE">
        <w:rPr>
          <w:rFonts w:hint="cs"/>
          <w:color w:val="A6A6A6" w:themeColor="background1" w:themeShade="A6"/>
          <w:rtl/>
        </w:rPr>
        <w:t xml:space="preserve"> לא </w:t>
      </w:r>
      <w:r w:rsidR="008B4902" w:rsidRPr="00CE09BE">
        <w:rPr>
          <w:rFonts w:hint="cs"/>
          <w:color w:val="A6A6A6" w:themeColor="background1" w:themeShade="A6"/>
          <w:rtl/>
        </w:rPr>
        <w:t>סבר שהמעבר לישראל יהווה</w:t>
      </w:r>
      <w:r w:rsidRPr="00CE09BE">
        <w:rPr>
          <w:rFonts w:hint="cs"/>
          <w:color w:val="A6A6A6" w:themeColor="background1" w:themeShade="A6"/>
          <w:rtl/>
        </w:rPr>
        <w:t xml:space="preserve"> טרגדיה גדולה,</w:t>
      </w:r>
      <w:r w:rsidR="008B4902" w:rsidRPr="00CE09BE">
        <w:rPr>
          <w:rFonts w:hint="cs"/>
          <w:color w:val="A6A6A6" w:themeColor="background1" w:themeShade="A6"/>
          <w:rtl/>
        </w:rPr>
        <w:t xml:space="preserve"> גם לא לעולם ה</w:t>
      </w:r>
      <w:r w:rsidR="00C90C6C" w:rsidRPr="00CE09BE">
        <w:rPr>
          <w:rFonts w:hint="cs"/>
          <w:color w:val="A6A6A6" w:themeColor="background1" w:themeShade="A6"/>
          <w:rtl/>
        </w:rPr>
        <w:t>שחייה</w:t>
      </w:r>
      <w:r w:rsidR="008B4902" w:rsidRPr="00CE09BE">
        <w:rPr>
          <w:rFonts w:hint="cs"/>
          <w:color w:val="A6A6A6" w:themeColor="background1" w:themeShade="A6"/>
          <w:rtl/>
        </w:rPr>
        <w:t xml:space="preserve"> התחרותית</w:t>
      </w:r>
      <w:r w:rsidR="00674C95" w:rsidRPr="00CE09BE">
        <w:rPr>
          <w:rFonts w:hint="cs"/>
          <w:color w:val="A6A6A6" w:themeColor="background1" w:themeShade="A6"/>
          <w:rtl/>
        </w:rPr>
        <w:t xml:space="preserve"> ב</w:t>
      </w:r>
      <w:r w:rsidR="00C901DB" w:rsidRPr="00CE09BE">
        <w:rPr>
          <w:rFonts w:hint="cs"/>
          <w:color w:val="A6A6A6" w:themeColor="background1" w:themeShade="A6"/>
          <w:rtl/>
        </w:rPr>
        <w:t>של</w:t>
      </w:r>
      <w:r w:rsidR="00674C95" w:rsidRPr="00CE09BE">
        <w:rPr>
          <w:rFonts w:hint="cs"/>
          <w:color w:val="A6A6A6" w:themeColor="background1" w:themeShade="A6"/>
          <w:rtl/>
        </w:rPr>
        <w:t xml:space="preserve"> בחירתו של אלכס, בשנים הקריטיות לבנייתו כשחיין, להתמקד במקצועות ספורט אחרים</w:t>
      </w:r>
      <w:r w:rsidR="008B4902" w:rsidRPr="00CE09BE">
        <w:rPr>
          <w:rFonts w:hint="cs"/>
          <w:color w:val="A6A6A6" w:themeColor="background1" w:themeShade="A6"/>
          <w:rtl/>
        </w:rPr>
        <w:t>.</w:t>
      </w:r>
      <w:r w:rsidRPr="00CE09BE">
        <w:rPr>
          <w:rFonts w:hint="cs"/>
          <w:color w:val="A6A6A6" w:themeColor="background1" w:themeShade="A6"/>
          <w:rtl/>
        </w:rPr>
        <w:t xml:space="preserve"> </w:t>
      </w:r>
      <w:r w:rsidR="00674C95" w:rsidRPr="00CE09BE">
        <w:rPr>
          <w:rFonts w:hint="cs"/>
          <w:color w:val="A6A6A6" w:themeColor="background1" w:themeShade="A6"/>
          <w:rtl/>
        </w:rPr>
        <w:t>בכל זאת כמחווה של רצון טוב הבטיח לקשר את אלכס עם</w:t>
      </w:r>
      <w:r w:rsidRPr="00CE09BE">
        <w:rPr>
          <w:rFonts w:hint="cs"/>
          <w:color w:val="A6A6A6" w:themeColor="background1" w:themeShade="A6"/>
          <w:rtl/>
        </w:rPr>
        <w:t xml:space="preserve"> מאמן ה</w:t>
      </w:r>
      <w:r w:rsidR="00C90C6C" w:rsidRPr="00CE09BE">
        <w:rPr>
          <w:rFonts w:hint="cs"/>
          <w:color w:val="A6A6A6" w:themeColor="background1" w:themeShade="A6"/>
          <w:rtl/>
        </w:rPr>
        <w:t>שחייה</w:t>
      </w:r>
      <w:r w:rsidRPr="00CE09BE">
        <w:rPr>
          <w:rFonts w:hint="cs"/>
          <w:color w:val="A6A6A6" w:themeColor="background1" w:themeShade="A6"/>
          <w:rtl/>
        </w:rPr>
        <w:t xml:space="preserve"> של נבחרת הנוער בווינגייט </w:t>
      </w:r>
      <w:r w:rsidR="00674C95" w:rsidRPr="00CE09BE">
        <w:rPr>
          <w:rFonts w:hint="cs"/>
          <w:color w:val="A6A6A6" w:themeColor="background1" w:themeShade="A6"/>
          <w:rtl/>
        </w:rPr>
        <w:t xml:space="preserve">אותו הכיר </w:t>
      </w:r>
      <w:r w:rsidRPr="00CE09BE">
        <w:rPr>
          <w:rFonts w:hint="cs"/>
          <w:color w:val="A6A6A6" w:themeColor="background1" w:themeShade="A6"/>
          <w:rtl/>
        </w:rPr>
        <w:t>ממחנות אימונים משותפים</w:t>
      </w:r>
      <w:r w:rsidR="00C901DB" w:rsidRPr="00CE09BE">
        <w:rPr>
          <w:rFonts w:hint="cs"/>
          <w:color w:val="A6A6A6" w:themeColor="background1" w:themeShade="A6"/>
          <w:rtl/>
        </w:rPr>
        <w:t xml:space="preserve"> כי</w:t>
      </w:r>
      <w:r w:rsidR="00480596" w:rsidRPr="00CE09BE">
        <w:rPr>
          <w:rFonts w:hint="cs"/>
          <w:color w:val="A6A6A6" w:themeColor="background1" w:themeShade="A6"/>
          <w:rtl/>
        </w:rPr>
        <w:t xml:space="preserve"> </w:t>
      </w:r>
      <w:r w:rsidR="002366C5" w:rsidRPr="00CE09BE">
        <w:rPr>
          <w:rFonts w:hint="cs"/>
          <w:color w:val="A6A6A6" w:themeColor="background1" w:themeShade="A6"/>
          <w:rtl/>
        </w:rPr>
        <w:t xml:space="preserve">גם אם לא יוסיף לגבוה באופן </w:t>
      </w:r>
      <w:r w:rsidR="00A63ED7" w:rsidRPr="00CE09BE">
        <w:rPr>
          <w:rFonts w:hint="cs"/>
          <w:color w:val="A6A6A6" w:themeColor="background1" w:themeShade="A6"/>
          <w:rtl/>
        </w:rPr>
        <w:t xml:space="preserve">ניכר </w:t>
      </w:r>
      <w:r w:rsidR="00535EF9" w:rsidRPr="00CE09BE">
        <w:rPr>
          <w:rFonts w:hint="cs"/>
          <w:color w:val="A6A6A6" w:themeColor="background1" w:themeShade="A6"/>
          <w:rtl/>
        </w:rPr>
        <w:t>כפי שדרוש משחייני צמרת,</w:t>
      </w:r>
      <w:r w:rsidR="008B4902" w:rsidRPr="00CE09BE">
        <w:rPr>
          <w:rFonts w:hint="cs"/>
          <w:color w:val="A6A6A6" w:themeColor="background1" w:themeShade="A6"/>
          <w:rtl/>
        </w:rPr>
        <w:t xml:space="preserve"> </w:t>
      </w:r>
      <w:r w:rsidR="00A63ED7" w:rsidRPr="00CE09BE">
        <w:rPr>
          <w:rFonts w:hint="cs"/>
          <w:color w:val="A6A6A6" w:themeColor="background1" w:themeShade="A6"/>
          <w:rtl/>
        </w:rPr>
        <w:t>הרי שלפחות כפות רגליו וידיו ה</w:t>
      </w:r>
      <w:r w:rsidR="00480596" w:rsidRPr="00CE09BE">
        <w:rPr>
          <w:rFonts w:hint="cs"/>
          <w:color w:val="A6A6A6" w:themeColor="background1" w:themeShade="A6"/>
          <w:rtl/>
        </w:rPr>
        <w:t>ו</w:t>
      </w:r>
      <w:r w:rsidR="00A63ED7" w:rsidRPr="00CE09BE">
        <w:rPr>
          <w:rFonts w:hint="cs"/>
          <w:color w:val="A6A6A6" w:themeColor="background1" w:themeShade="A6"/>
          <w:rtl/>
        </w:rPr>
        <w:t>י בגודל המתאים.</w:t>
      </w:r>
      <w:r w:rsidR="002366C5" w:rsidRPr="00CE09BE">
        <w:rPr>
          <w:rFonts w:hint="cs"/>
          <w:color w:val="A6A6A6" w:themeColor="background1" w:themeShade="A6"/>
          <w:rtl/>
        </w:rPr>
        <w:t xml:space="preserve"> </w:t>
      </w:r>
      <w:r w:rsidR="004858E4" w:rsidRPr="00CE09BE">
        <w:rPr>
          <w:rFonts w:hint="cs"/>
          <w:color w:val="A6A6A6" w:themeColor="background1" w:themeShade="A6"/>
          <w:rtl/>
        </w:rPr>
        <w:t>[</w:t>
      </w:r>
      <w:r w:rsidR="00A63ED7" w:rsidRPr="00CE09BE">
        <w:rPr>
          <w:rFonts w:hint="cs"/>
          <w:color w:val="A6A6A6" w:themeColor="background1" w:themeShade="A6"/>
          <w:rtl/>
        </w:rPr>
        <w:t>ו</w:t>
      </w:r>
      <w:r w:rsidR="00535EF9" w:rsidRPr="00CE09BE">
        <w:rPr>
          <w:rFonts w:hint="cs"/>
          <w:color w:val="A6A6A6" w:themeColor="background1" w:themeShade="A6"/>
          <w:rtl/>
        </w:rPr>
        <w:t>אפילו הת</w:t>
      </w:r>
      <w:r w:rsidRPr="00CE09BE">
        <w:rPr>
          <w:rFonts w:hint="cs"/>
          <w:color w:val="A6A6A6" w:themeColor="background1" w:themeShade="A6"/>
          <w:rtl/>
        </w:rPr>
        <w:t>ברר ש</w:t>
      </w:r>
      <w:r w:rsidR="00A63ED7" w:rsidRPr="00CE09BE">
        <w:rPr>
          <w:rFonts w:hint="cs"/>
          <w:color w:val="A6A6A6" w:themeColor="background1" w:themeShade="A6"/>
          <w:rtl/>
        </w:rPr>
        <w:t>אלכס עצמו</w:t>
      </w:r>
      <w:r w:rsidRPr="00CE09BE">
        <w:rPr>
          <w:rFonts w:hint="cs"/>
          <w:color w:val="A6A6A6" w:themeColor="background1" w:themeShade="A6"/>
          <w:rtl/>
        </w:rPr>
        <w:t xml:space="preserve"> מכיר כמה שחיינים מנבחרת הנוער הישראלית וכמה שחייניות חמודות אבל </w:t>
      </w:r>
      <w:r w:rsidR="00C57BAB" w:rsidRPr="00CE09BE">
        <w:rPr>
          <w:rFonts w:hint="cs"/>
          <w:color w:val="A6A6A6" w:themeColor="background1" w:themeShade="A6"/>
          <w:rtl/>
        </w:rPr>
        <w:t>ההתייחסות אליו כמו אל פר הרבעה שצריך להתחתן רק עם</w:t>
      </w:r>
      <w:r w:rsidR="004858E4" w:rsidRPr="00CE09BE">
        <w:rPr>
          <w:rFonts w:hint="cs"/>
          <w:color w:val="A6A6A6" w:themeColor="background1" w:themeShade="A6"/>
          <w:rtl/>
        </w:rPr>
        <w:t xml:space="preserve"> הגזע הנכון גרם לו בחילה.]</w:t>
      </w:r>
    </w:p>
    <w:p w14:paraId="22A0562B" w14:textId="1FB0A027" w:rsidR="001700A8" w:rsidRPr="00CE09BE" w:rsidRDefault="001700A8" w:rsidP="00535EF9">
      <w:pPr>
        <w:rPr>
          <w:color w:val="A6A6A6" w:themeColor="background1" w:themeShade="A6"/>
          <w:rtl/>
        </w:rPr>
      </w:pPr>
      <w:r w:rsidRPr="00CE09BE">
        <w:rPr>
          <w:rFonts w:hint="cs"/>
          <w:color w:val="A6A6A6" w:themeColor="background1" w:themeShade="A6"/>
          <w:rtl/>
        </w:rPr>
        <w:t>]</w:t>
      </w:r>
    </w:p>
    <w:p w14:paraId="55FCCC63" w14:textId="77777777" w:rsidR="00577DAD" w:rsidRDefault="00577DAD" w:rsidP="00535EF9">
      <w:pPr>
        <w:rPr>
          <w:rtl/>
        </w:rPr>
      </w:pPr>
    </w:p>
    <w:p w14:paraId="08296290" w14:textId="446C1EA6" w:rsidR="00480596" w:rsidRDefault="00480596" w:rsidP="00535EF9">
      <w:pPr>
        <w:rPr>
          <w:rtl/>
        </w:rPr>
      </w:pPr>
      <w:r w:rsidRPr="00B7685A">
        <w:rPr>
          <w:rFonts w:hint="eastAsia"/>
          <w:rtl/>
        </w:rPr>
        <w:lastRenderedPageBreak/>
        <w:t>בוקרו</w:t>
      </w:r>
      <w:r w:rsidRPr="00B7685A">
        <w:rPr>
          <w:rtl/>
        </w:rPr>
        <w:t xml:space="preserve"> של היום האחרון הגיע. </w:t>
      </w:r>
      <w:r w:rsidR="00766DCC" w:rsidRPr="00B7685A">
        <w:rPr>
          <w:rFonts w:hint="eastAsia"/>
          <w:rtl/>
        </w:rPr>
        <w:t>ה</w:t>
      </w:r>
      <w:r w:rsidRPr="00B7685A">
        <w:rPr>
          <w:rFonts w:hint="eastAsia"/>
          <w:rtl/>
        </w:rPr>
        <w:t>בית</w:t>
      </w:r>
      <w:r w:rsidRPr="00B7685A">
        <w:rPr>
          <w:rtl/>
        </w:rPr>
        <w:t xml:space="preserve"> </w:t>
      </w:r>
      <w:r w:rsidR="00766DCC" w:rsidRPr="00B7685A">
        <w:rPr>
          <w:rFonts w:hint="eastAsia"/>
          <w:rtl/>
        </w:rPr>
        <w:t>המה</w:t>
      </w:r>
      <w:r w:rsidR="00766DCC" w:rsidRPr="00B7685A">
        <w:rPr>
          <w:rtl/>
        </w:rPr>
        <w:t xml:space="preserve"> ור</w:t>
      </w:r>
      <w:r w:rsidR="002161BC">
        <w:rPr>
          <w:rFonts w:hint="cs"/>
          <w:rtl/>
        </w:rPr>
        <w:t>ג</w:t>
      </w:r>
      <w:r w:rsidR="00766DCC" w:rsidRPr="00B7685A">
        <w:rPr>
          <w:rtl/>
        </w:rPr>
        <w:t xml:space="preserve">ש </w:t>
      </w:r>
      <w:r w:rsidRPr="00B7685A">
        <w:rPr>
          <w:rFonts w:hint="eastAsia"/>
          <w:rtl/>
        </w:rPr>
        <w:t>ב</w:t>
      </w:r>
      <w:r w:rsidRPr="00B7685A">
        <w:rPr>
          <w:rtl/>
        </w:rPr>
        <w:t xml:space="preserve">הכנות לסעודת הפרידה </w:t>
      </w:r>
      <w:r w:rsidR="00766DCC" w:rsidRPr="00B7685A">
        <w:rPr>
          <w:rFonts w:hint="eastAsia"/>
          <w:rtl/>
        </w:rPr>
        <w:t>ו</w:t>
      </w:r>
      <w:r w:rsidRPr="00B7685A">
        <w:rPr>
          <w:rFonts w:hint="eastAsia"/>
          <w:rtl/>
        </w:rPr>
        <w:t>אלכס</w:t>
      </w:r>
      <w:r w:rsidRPr="00B7685A">
        <w:rPr>
          <w:rtl/>
        </w:rPr>
        <w:t xml:space="preserve"> </w:t>
      </w:r>
      <w:r w:rsidRPr="00B7685A">
        <w:rPr>
          <w:rFonts w:hint="eastAsia"/>
          <w:rtl/>
        </w:rPr>
        <w:t>התעורר</w:t>
      </w:r>
      <w:r w:rsidRPr="00B7685A">
        <w:rPr>
          <w:rtl/>
        </w:rPr>
        <w:t xml:space="preserve"> </w:t>
      </w:r>
      <w:r w:rsidRPr="00B7685A">
        <w:rPr>
          <w:rFonts w:hint="eastAsia"/>
          <w:rtl/>
        </w:rPr>
        <w:t>מוקד</w:t>
      </w:r>
      <w:r w:rsidR="00766DCC" w:rsidRPr="00B7685A">
        <w:rPr>
          <w:rFonts w:hint="eastAsia"/>
          <w:rtl/>
        </w:rPr>
        <w:t>ם</w:t>
      </w:r>
      <w:r w:rsidRPr="00B7685A">
        <w:rPr>
          <w:rtl/>
        </w:rPr>
        <w:t xml:space="preserve"> משקיווה, </w:t>
      </w:r>
      <w:r w:rsidR="00685583" w:rsidRPr="00B7685A">
        <w:rPr>
          <w:rFonts w:hint="eastAsia"/>
          <w:rtl/>
        </w:rPr>
        <w:t>בגוף</w:t>
      </w:r>
      <w:r w:rsidR="00685583" w:rsidRPr="00B7685A">
        <w:rPr>
          <w:rtl/>
        </w:rPr>
        <w:t xml:space="preserve"> כבד </w:t>
      </w:r>
      <w:r w:rsidR="00B50776" w:rsidRPr="00B7685A">
        <w:rPr>
          <w:rFonts w:hint="eastAsia"/>
          <w:rtl/>
        </w:rPr>
        <w:t>מאלכוהול</w:t>
      </w:r>
      <w:r w:rsidR="00B50776" w:rsidRPr="00B7685A">
        <w:rPr>
          <w:rtl/>
        </w:rPr>
        <w:t xml:space="preserve"> </w:t>
      </w:r>
      <w:r w:rsidR="00B50776" w:rsidRPr="00B7685A">
        <w:rPr>
          <w:rFonts w:hint="eastAsia"/>
          <w:rtl/>
        </w:rPr>
        <w:t>ו</w:t>
      </w:r>
      <w:r w:rsidR="00577DAD">
        <w:rPr>
          <w:rFonts w:hint="cs"/>
          <w:rtl/>
        </w:rPr>
        <w:t>ב</w:t>
      </w:r>
      <w:r w:rsidRPr="00B7685A">
        <w:rPr>
          <w:rFonts w:hint="eastAsia"/>
          <w:rtl/>
        </w:rPr>
        <w:t>כאב</w:t>
      </w:r>
      <w:r w:rsidRPr="00B7685A">
        <w:rPr>
          <w:rtl/>
        </w:rPr>
        <w:t xml:space="preserve"> ראש </w:t>
      </w:r>
      <w:r w:rsidR="00B50776" w:rsidRPr="00B7685A">
        <w:rPr>
          <w:rFonts w:hint="eastAsia"/>
          <w:rtl/>
        </w:rPr>
        <w:t>שקיבל</w:t>
      </w:r>
      <w:r w:rsidR="00B50776" w:rsidRPr="00B7685A">
        <w:rPr>
          <w:rtl/>
        </w:rPr>
        <w:t xml:space="preserve"> </w:t>
      </w:r>
      <w:r w:rsidR="00B50776" w:rsidRPr="00B7685A">
        <w:rPr>
          <w:rFonts w:hint="eastAsia"/>
          <w:rtl/>
        </w:rPr>
        <w:t>באהבה</w:t>
      </w:r>
      <w:r w:rsidR="00577DAD">
        <w:rPr>
          <w:rFonts w:hint="cs"/>
          <w:rtl/>
        </w:rPr>
        <w:t>.</w:t>
      </w:r>
      <w:r w:rsidR="00A53A14" w:rsidRPr="00B7685A">
        <w:rPr>
          <w:rtl/>
        </w:rPr>
        <w:t xml:space="preserve"> מסיבת הפרידה מחבריו </w:t>
      </w:r>
      <w:r w:rsidR="00C901DB" w:rsidRPr="00B7685A">
        <w:rPr>
          <w:rFonts w:hint="eastAsia"/>
          <w:rtl/>
        </w:rPr>
        <w:t>ב</w:t>
      </w:r>
      <w:r w:rsidR="00A53A14" w:rsidRPr="00B7685A">
        <w:rPr>
          <w:rFonts w:hint="eastAsia"/>
          <w:rtl/>
        </w:rPr>
        <w:t>לילה</w:t>
      </w:r>
      <w:r w:rsidR="00A53A14" w:rsidRPr="00B7685A">
        <w:rPr>
          <w:rtl/>
        </w:rPr>
        <w:t xml:space="preserve"> הקודם </w:t>
      </w:r>
      <w:r w:rsidR="001C5A04">
        <w:rPr>
          <w:rtl/>
        </w:rPr>
        <w:t>הייתה</w:t>
      </w:r>
      <w:r w:rsidR="00A53A14" w:rsidRPr="00B7685A">
        <w:rPr>
          <w:rtl/>
        </w:rPr>
        <w:t xml:space="preserve"> </w:t>
      </w:r>
      <w:r w:rsidR="00C901DB" w:rsidRPr="00B7685A">
        <w:rPr>
          <w:rFonts w:hint="eastAsia"/>
          <w:rtl/>
        </w:rPr>
        <w:t>ל</w:t>
      </w:r>
      <w:r w:rsidR="00A53A14" w:rsidRPr="00B7685A">
        <w:rPr>
          <w:rFonts w:hint="eastAsia"/>
          <w:rtl/>
        </w:rPr>
        <w:t>הער</w:t>
      </w:r>
      <w:r w:rsidR="00C901DB" w:rsidRPr="00B7685A">
        <w:rPr>
          <w:rFonts w:hint="eastAsia"/>
          <w:rtl/>
        </w:rPr>
        <w:t>כתו</w:t>
      </w:r>
      <w:r w:rsidR="00A53A14" w:rsidRPr="00B7685A">
        <w:rPr>
          <w:rtl/>
        </w:rPr>
        <w:t xml:space="preserve"> המסיבה האחרונה שישתתף בה אי פעם ב</w:t>
      </w:r>
      <w:r w:rsidR="002161BC">
        <w:rPr>
          <w:rFonts w:hint="cs"/>
          <w:rtl/>
        </w:rPr>
        <w:t xml:space="preserve">ימי </w:t>
      </w:r>
      <w:r w:rsidR="00A53A14" w:rsidRPr="00B7685A">
        <w:rPr>
          <w:rtl/>
        </w:rPr>
        <w:t>חייו.</w:t>
      </w:r>
    </w:p>
    <w:p w14:paraId="59F0C83D" w14:textId="01BE3BFF" w:rsidR="00254B7B" w:rsidRDefault="00274225" w:rsidP="005A3B66">
      <w:pPr>
        <w:rPr>
          <w:rtl/>
        </w:rPr>
      </w:pPr>
      <w:r>
        <w:rPr>
          <w:rFonts w:hint="cs"/>
          <w:rtl/>
        </w:rPr>
        <w:t xml:space="preserve">לא היה </w:t>
      </w:r>
      <w:r w:rsidR="004627AB" w:rsidRPr="00CD067C">
        <w:rPr>
          <w:rtl/>
        </w:rPr>
        <w:t>שום סיכוי בעולם שאלכס יארוז</w:t>
      </w:r>
      <w:r w:rsidR="00577DAD">
        <w:rPr>
          <w:rFonts w:hint="cs"/>
          <w:rtl/>
        </w:rPr>
        <w:t>.</w:t>
      </w:r>
      <w:r w:rsidR="004627AB" w:rsidRPr="00CD067C">
        <w:rPr>
          <w:rtl/>
        </w:rPr>
        <w:t xml:space="preserve"> </w:t>
      </w:r>
      <w:r w:rsidR="00577DAD">
        <w:rPr>
          <w:rFonts w:hint="cs"/>
          <w:rtl/>
        </w:rPr>
        <w:t>[</w:t>
      </w:r>
      <w:r w:rsidR="004627AB" w:rsidRPr="00CD067C">
        <w:rPr>
          <w:rtl/>
        </w:rPr>
        <w:t>הוא ניסה ל</w:t>
      </w:r>
      <w:r w:rsidR="006A54F0">
        <w:rPr>
          <w:rFonts w:hint="cs"/>
          <w:rtl/>
        </w:rPr>
        <w:t>מ</w:t>
      </w:r>
      <w:r w:rsidR="002B5C8F">
        <w:rPr>
          <w:rFonts w:hint="cs"/>
          <w:rtl/>
        </w:rPr>
        <w:t>סוך</w:t>
      </w:r>
      <w:r w:rsidR="004627AB" w:rsidRPr="00CD067C">
        <w:rPr>
          <w:rtl/>
        </w:rPr>
        <w:t xml:space="preserve"> </w:t>
      </w:r>
      <w:r w:rsidR="00674C95">
        <w:rPr>
          <w:rFonts w:hint="cs"/>
          <w:rtl/>
        </w:rPr>
        <w:t>ל</w:t>
      </w:r>
      <w:r w:rsidR="004627AB" w:rsidRPr="00CD067C">
        <w:rPr>
          <w:rtl/>
        </w:rPr>
        <w:t xml:space="preserve">קולו </w:t>
      </w:r>
      <w:r w:rsidR="006A54F0">
        <w:rPr>
          <w:rFonts w:hint="cs"/>
          <w:rtl/>
        </w:rPr>
        <w:t xml:space="preserve">שצף וקצף וקמצוץ </w:t>
      </w:r>
      <w:r w:rsidR="002B5C8F">
        <w:rPr>
          <w:rFonts w:hint="cs"/>
          <w:rtl/>
        </w:rPr>
        <w:t>זעם</w:t>
      </w:r>
      <w:r w:rsidR="001B5A0A">
        <w:rPr>
          <w:rFonts w:hint="cs"/>
          <w:rtl/>
        </w:rPr>
        <w:t>,</w:t>
      </w:r>
      <w:r w:rsidR="004627AB" w:rsidRPr="00CD067C">
        <w:rPr>
          <w:rtl/>
        </w:rPr>
        <w:t xml:space="preserve"> אם כי </w:t>
      </w:r>
      <w:r w:rsidR="00674C95">
        <w:rPr>
          <w:rFonts w:hint="cs"/>
          <w:rtl/>
        </w:rPr>
        <w:t xml:space="preserve">ברגעים השקטים שבהם הרהר בדבר, </w:t>
      </w:r>
      <w:r w:rsidR="004627AB" w:rsidRPr="00CD067C">
        <w:rPr>
          <w:rtl/>
        </w:rPr>
        <w:t>לא היה ברור לו עד כמה טראגי</w:t>
      </w:r>
      <w:r w:rsidR="001B5A0A">
        <w:rPr>
          <w:rFonts w:hint="cs"/>
          <w:rtl/>
        </w:rPr>
        <w:t>,</w:t>
      </w:r>
      <w:r w:rsidR="004627AB" w:rsidRPr="00CD067C">
        <w:rPr>
          <w:rtl/>
        </w:rPr>
        <w:t xml:space="preserve"> אם בכלל</w:t>
      </w:r>
      <w:r w:rsidR="001B5A0A">
        <w:rPr>
          <w:rFonts w:hint="cs"/>
          <w:rtl/>
        </w:rPr>
        <w:t>,</w:t>
      </w:r>
      <w:r w:rsidR="004627AB" w:rsidRPr="00CD067C">
        <w:rPr>
          <w:rtl/>
        </w:rPr>
        <w:t xml:space="preserve"> יהיה השינוי עבורו.</w:t>
      </w:r>
      <w:r w:rsidR="00577DAD">
        <w:rPr>
          <w:rFonts w:hint="cs"/>
          <w:rtl/>
        </w:rPr>
        <w:t>]</w:t>
      </w:r>
      <w:r w:rsidR="004627AB" w:rsidRPr="00CD067C">
        <w:rPr>
          <w:rtl/>
        </w:rPr>
        <w:t xml:space="preserve"> אבל מכיוון ש</w:t>
      </w:r>
      <w:r w:rsidR="00867719">
        <w:rPr>
          <w:rFonts w:hint="cs"/>
          <w:rtl/>
        </w:rPr>
        <w:t xml:space="preserve">טיסת האחים נועדה לאותו לילה, </w:t>
      </w:r>
      <w:r w:rsidR="00577DAD">
        <w:rPr>
          <w:rFonts w:hint="cs"/>
          <w:rtl/>
        </w:rPr>
        <w:t xml:space="preserve">נרתם מארק לעזרתו. הוא </w:t>
      </w:r>
      <w:r w:rsidR="00867719">
        <w:rPr>
          <w:rFonts w:hint="cs"/>
          <w:rtl/>
        </w:rPr>
        <w:t>רוקן</w:t>
      </w:r>
      <w:r w:rsidR="00C8041B">
        <w:rPr>
          <w:rFonts w:hint="cs"/>
          <w:rtl/>
        </w:rPr>
        <w:t xml:space="preserve"> את תכולת </w:t>
      </w:r>
      <w:r w:rsidR="00AF675F">
        <w:rPr>
          <w:rFonts w:hint="cs"/>
          <w:rtl/>
        </w:rPr>
        <w:t>ה</w:t>
      </w:r>
      <w:r w:rsidR="00C8041B">
        <w:rPr>
          <w:rFonts w:hint="cs"/>
          <w:rtl/>
        </w:rPr>
        <w:t xml:space="preserve">תרמיל </w:t>
      </w:r>
      <w:r w:rsidR="00867719">
        <w:rPr>
          <w:rFonts w:hint="cs"/>
          <w:rtl/>
        </w:rPr>
        <w:t>שאלכס</w:t>
      </w:r>
      <w:r w:rsidR="00577DAD">
        <w:rPr>
          <w:rFonts w:hint="cs"/>
          <w:rtl/>
        </w:rPr>
        <w:t xml:space="preserve"> </w:t>
      </w:r>
      <w:r w:rsidR="00C901DB">
        <w:rPr>
          <w:rFonts w:hint="cs"/>
          <w:rtl/>
        </w:rPr>
        <w:t>לא טרח לפרוק מאז</w:t>
      </w:r>
      <w:r w:rsidR="00097985">
        <w:rPr>
          <w:rFonts w:hint="cs"/>
          <w:rtl/>
        </w:rPr>
        <w:t xml:space="preserve"> </w:t>
      </w:r>
      <w:r w:rsidR="00C8041B">
        <w:rPr>
          <w:rFonts w:hint="cs"/>
          <w:rtl/>
        </w:rPr>
        <w:t>טוקיו</w:t>
      </w:r>
      <w:r w:rsidR="00AF675F">
        <w:rPr>
          <w:rFonts w:hint="cs"/>
          <w:rtl/>
        </w:rPr>
        <w:t>,</w:t>
      </w:r>
      <w:r w:rsidR="00C8041B">
        <w:rPr>
          <w:rFonts w:hint="cs"/>
          <w:rtl/>
        </w:rPr>
        <w:t xml:space="preserve"> </w:t>
      </w:r>
      <w:r w:rsidR="005A3B66">
        <w:rPr>
          <w:rFonts w:hint="cs"/>
          <w:rtl/>
        </w:rPr>
        <w:t>ו</w:t>
      </w:r>
      <w:r w:rsidR="00480596">
        <w:rPr>
          <w:rFonts w:hint="cs"/>
          <w:rtl/>
        </w:rPr>
        <w:t>הבגדים</w:t>
      </w:r>
      <w:r w:rsidR="00CE5E32" w:rsidRPr="00CE5E32">
        <w:rPr>
          <w:rFonts w:hint="cs"/>
          <w:rtl/>
        </w:rPr>
        <w:t xml:space="preserve"> </w:t>
      </w:r>
      <w:r w:rsidR="00CE5E32">
        <w:rPr>
          <w:rFonts w:hint="cs"/>
          <w:rtl/>
        </w:rPr>
        <w:t>הוטל</w:t>
      </w:r>
      <w:r w:rsidR="00480596">
        <w:rPr>
          <w:rFonts w:hint="cs"/>
          <w:rtl/>
        </w:rPr>
        <w:t>ו</w:t>
      </w:r>
      <w:r w:rsidR="006A54F0">
        <w:rPr>
          <w:rFonts w:hint="cs"/>
          <w:rtl/>
        </w:rPr>
        <w:t xml:space="preserve"> [מילה אחרת]</w:t>
      </w:r>
      <w:r w:rsidR="00C8041B">
        <w:rPr>
          <w:rFonts w:hint="cs"/>
          <w:rtl/>
        </w:rPr>
        <w:t xml:space="preserve"> כמקשה אחת ל</w:t>
      </w:r>
      <w:r w:rsidR="00C901DB">
        <w:rPr>
          <w:rFonts w:hint="cs"/>
          <w:rtl/>
        </w:rPr>
        <w:t>מכונת ה</w:t>
      </w:r>
      <w:r w:rsidR="00C8041B">
        <w:rPr>
          <w:rFonts w:hint="cs"/>
          <w:rtl/>
        </w:rPr>
        <w:t>כביסה</w:t>
      </w:r>
      <w:r w:rsidR="00254B7B">
        <w:rPr>
          <w:rFonts w:hint="cs"/>
          <w:rtl/>
        </w:rPr>
        <w:t xml:space="preserve"> במטבח</w:t>
      </w:r>
      <w:r w:rsidR="00C901DB">
        <w:rPr>
          <w:rFonts w:hint="cs"/>
          <w:rtl/>
        </w:rPr>
        <w:t>.</w:t>
      </w:r>
    </w:p>
    <w:p w14:paraId="168E7E4B" w14:textId="75B9D21B" w:rsidR="00BD3CE9" w:rsidRDefault="00BD3CE9" w:rsidP="005A3B66">
      <w:pPr>
        <w:rPr>
          <w:rtl/>
        </w:rPr>
      </w:pPr>
      <w:r>
        <w:rPr>
          <w:rFonts w:hint="cs"/>
          <w:rtl/>
        </w:rPr>
        <w:t>[</w:t>
      </w:r>
      <w:r w:rsidR="00266882">
        <w:rPr>
          <w:rFonts w:hint="cs"/>
          <w:rtl/>
        </w:rPr>
        <w:t xml:space="preserve">הוריו יכלו לסמוך עליו שלא יעשה סקנדלים של הסתגרות בחדר והיסטריות מסוגים שונים. אבל הוא כן החליט ללבוש איזה סוודר </w:t>
      </w:r>
      <w:r w:rsidR="00480596">
        <w:rPr>
          <w:rFonts w:hint="cs"/>
          <w:rtl/>
        </w:rPr>
        <w:t>[לא רך, מגרד מעקצץ מלא סיבים דוקרניים] שניתן לו בנסיבות ש</w:t>
      </w:r>
      <w:r w:rsidR="004C59E0">
        <w:rPr>
          <w:rFonts w:hint="cs"/>
          <w:rtl/>
        </w:rPr>
        <w:t>פתאום</w:t>
      </w:r>
      <w:r w:rsidR="00480596">
        <w:rPr>
          <w:rFonts w:hint="cs"/>
          <w:rtl/>
        </w:rPr>
        <w:t xml:space="preserve"> נראה לו שהן נורא חשובות ומסמלות את / ויהיו גל-עד נכון יד זיכרון לתקופת חייו שתסתיים ביום </w:t>
      </w:r>
      <w:r w:rsidR="00480596">
        <w:t>notable</w:t>
      </w:r>
      <w:r w:rsidR="00480596">
        <w:rPr>
          <w:rFonts w:hint="cs"/>
          <w:rtl/>
        </w:rPr>
        <w:t xml:space="preserve"> זה, ומייד התברר שזה הבגד הכי לא נוח בעולם, ושההצללות כביכול לזרועו ספגה בטוקיו עדיין כאבו</w:t>
      </w:r>
      <w:r w:rsidR="00C90C6C">
        <w:rPr>
          <w:rFonts w:hint="cs"/>
          <w:rtl/>
        </w:rPr>
        <w:t xml:space="preserve"> מאוד </w:t>
      </w:r>
      <w:r w:rsidR="00480596">
        <w:rPr>
          <w:rFonts w:hint="cs"/>
          <w:rtl/>
        </w:rPr>
        <w:t xml:space="preserve">וגרדו. אבל הוא כמובן לא </w:t>
      </w:r>
      <w:r w:rsidR="008F21DA">
        <w:rPr>
          <w:rFonts w:hint="cs"/>
          <w:rtl/>
        </w:rPr>
        <w:t>ה</w:t>
      </w:r>
      <w:r w:rsidR="00480596">
        <w:rPr>
          <w:rFonts w:hint="cs"/>
          <w:rtl/>
        </w:rPr>
        <w:t xml:space="preserve">חליף את בגדיו במיוחד כשראה כמה הם מכעיסים את הוריו. </w:t>
      </w:r>
      <w:r>
        <w:rPr>
          <w:rFonts w:hint="cs"/>
          <w:rtl/>
        </w:rPr>
        <w:t>]</w:t>
      </w:r>
    </w:p>
    <w:p w14:paraId="7557A4C7" w14:textId="662A05DA" w:rsidR="00BD3CE9" w:rsidRDefault="002161BC" w:rsidP="005A3B66">
      <w:pPr>
        <w:rPr>
          <w:rtl/>
        </w:rPr>
      </w:pPr>
      <w:r>
        <w:rPr>
          <w:rFonts w:hint="cs"/>
          <w:rtl/>
        </w:rPr>
        <w:t>נער</w:t>
      </w:r>
      <w:r w:rsidR="002C4574" w:rsidRPr="00B7685A">
        <w:rPr>
          <w:rtl/>
        </w:rPr>
        <w:t xml:space="preserve">ים </w:t>
      </w:r>
      <w:r>
        <w:rPr>
          <w:rFonts w:hint="cs"/>
          <w:rtl/>
        </w:rPr>
        <w:t xml:space="preserve">אחרים </w:t>
      </w:r>
      <w:r w:rsidR="002C4574" w:rsidRPr="00B7685A">
        <w:rPr>
          <w:rtl/>
        </w:rPr>
        <w:t xml:space="preserve">היו </w:t>
      </w:r>
      <w:r>
        <w:rPr>
          <w:rFonts w:hint="cs"/>
          <w:rtl/>
        </w:rPr>
        <w:t xml:space="preserve">אולי </w:t>
      </w:r>
      <w:r w:rsidR="00AF675F" w:rsidRPr="00AF675F">
        <w:rPr>
          <w:rFonts w:cs="Times New Roman"/>
          <w:rtl/>
        </w:rPr>
        <w:t>מתבצ</w:t>
      </w:r>
      <w:r w:rsidR="002C4574" w:rsidRPr="00B7685A">
        <w:rPr>
          <w:rtl/>
        </w:rPr>
        <w:t>רים בחדרם ומסרבים לצאת עד שאחרון האורחים שהגיעו לחגוג אית</w:t>
      </w:r>
      <w:r w:rsidR="005721FB">
        <w:rPr>
          <w:rFonts w:hint="cs"/>
          <w:rtl/>
        </w:rPr>
        <w:t>ם</w:t>
      </w:r>
      <w:r w:rsidR="002C4574" w:rsidRPr="00B7685A">
        <w:rPr>
          <w:rtl/>
        </w:rPr>
        <w:t xml:space="preserve"> את </w:t>
      </w:r>
      <w:r w:rsidR="00AF675F" w:rsidRPr="00AF675F">
        <w:rPr>
          <w:rFonts w:cs="Times New Roman"/>
          <w:rtl/>
        </w:rPr>
        <w:t>תום שהות</w:t>
      </w:r>
      <w:r w:rsidR="005721FB">
        <w:rPr>
          <w:rFonts w:cs="Times New Roman" w:hint="cs"/>
          <w:rtl/>
        </w:rPr>
        <w:t>ם</w:t>
      </w:r>
      <w:r w:rsidR="002C4574" w:rsidRPr="00B7685A">
        <w:rPr>
          <w:rtl/>
        </w:rPr>
        <w:t xml:space="preserve"> בבית הורי</w:t>
      </w:r>
      <w:r w:rsidR="005721FB">
        <w:rPr>
          <w:rFonts w:hint="cs"/>
          <w:rtl/>
        </w:rPr>
        <w:t>הם</w:t>
      </w:r>
      <w:r w:rsidR="002C4574" w:rsidRPr="00B7685A">
        <w:rPr>
          <w:rtl/>
        </w:rPr>
        <w:t xml:space="preserve"> היה עוזב. אבל לא כן אלכס – הוא י</w:t>
      </w:r>
      <w:r w:rsidR="002C4574" w:rsidRPr="00B7685A">
        <w:rPr>
          <w:rFonts w:hint="eastAsia"/>
          <w:rtl/>
        </w:rPr>
        <w:t>שב</w:t>
      </w:r>
      <w:r w:rsidR="002C4574" w:rsidRPr="00B7685A">
        <w:rPr>
          <w:rtl/>
        </w:rPr>
        <w:t xml:space="preserve"> </w:t>
      </w:r>
      <w:r w:rsidR="002C4574" w:rsidRPr="00B7685A">
        <w:rPr>
          <w:rFonts w:hint="eastAsia"/>
          <w:rtl/>
        </w:rPr>
        <w:t>לשולחן</w:t>
      </w:r>
      <w:r w:rsidR="002C4574" w:rsidRPr="00B7685A">
        <w:rPr>
          <w:rtl/>
        </w:rPr>
        <w:t xml:space="preserve"> </w:t>
      </w:r>
      <w:r w:rsidR="00AF675F" w:rsidRPr="00AF675F">
        <w:rPr>
          <w:rFonts w:cs="Times New Roman"/>
          <w:rtl/>
        </w:rPr>
        <w:t xml:space="preserve">החגיגי </w:t>
      </w:r>
      <w:r w:rsidR="002C4574" w:rsidRPr="00B7685A">
        <w:rPr>
          <w:rFonts w:hint="eastAsia"/>
          <w:rtl/>
        </w:rPr>
        <w:t>ליד</w:t>
      </w:r>
      <w:r w:rsidR="002C4574" w:rsidRPr="00B7685A">
        <w:rPr>
          <w:rtl/>
        </w:rPr>
        <w:t xml:space="preserve"> </w:t>
      </w:r>
      <w:r w:rsidR="002C4574" w:rsidRPr="00B7685A">
        <w:rPr>
          <w:rFonts w:hint="eastAsia"/>
          <w:rtl/>
        </w:rPr>
        <w:t>סבתו</w:t>
      </w:r>
      <w:r w:rsidR="002C4574" w:rsidRPr="00B7685A">
        <w:rPr>
          <w:rtl/>
        </w:rPr>
        <w:t xml:space="preserve"> </w:t>
      </w:r>
      <w:r w:rsidR="002C4574" w:rsidRPr="00B7685A">
        <w:rPr>
          <w:rFonts w:hint="eastAsia"/>
          <w:rtl/>
        </w:rPr>
        <w:t>ו</w:t>
      </w:r>
      <w:r w:rsidR="00DA188D">
        <w:rPr>
          <w:rFonts w:hint="cs"/>
          <w:rtl/>
        </w:rPr>
        <w:t xml:space="preserve">בגרמנית </w:t>
      </w:r>
      <w:r w:rsidR="00E66D3D">
        <w:rPr>
          <w:rFonts w:hint="cs"/>
          <w:rtl/>
        </w:rPr>
        <w:t>רמה</w:t>
      </w:r>
      <w:r w:rsidR="00DA188D">
        <w:rPr>
          <w:rFonts w:hint="cs"/>
          <w:rtl/>
        </w:rPr>
        <w:t xml:space="preserve"> מדי </w:t>
      </w:r>
      <w:r w:rsidR="002C4574" w:rsidRPr="00B7685A">
        <w:rPr>
          <w:rFonts w:hint="eastAsia"/>
          <w:rtl/>
        </w:rPr>
        <w:t>שיתף</w:t>
      </w:r>
      <w:r w:rsidR="002C4574" w:rsidRPr="00B7685A">
        <w:rPr>
          <w:rtl/>
        </w:rPr>
        <w:t xml:space="preserve"> </w:t>
      </w:r>
      <w:r w:rsidR="002C4574" w:rsidRPr="00B7685A">
        <w:rPr>
          <w:rFonts w:hint="eastAsia"/>
          <w:rtl/>
        </w:rPr>
        <w:t>אותה</w:t>
      </w:r>
      <w:r w:rsidR="002C4574" w:rsidRPr="00B7685A">
        <w:rPr>
          <w:rtl/>
        </w:rPr>
        <w:t xml:space="preserve"> </w:t>
      </w:r>
      <w:r w:rsidR="002C4574" w:rsidRPr="00B7685A">
        <w:rPr>
          <w:rFonts w:hint="eastAsia"/>
          <w:rtl/>
        </w:rPr>
        <w:t>בנפלאות</w:t>
      </w:r>
      <w:r w:rsidR="002C4574" w:rsidRPr="00B7685A">
        <w:rPr>
          <w:rtl/>
        </w:rPr>
        <w:t xml:space="preserve"> </w:t>
      </w:r>
      <w:r w:rsidR="002C4574" w:rsidRPr="00B7685A">
        <w:rPr>
          <w:rFonts w:hint="eastAsia"/>
          <w:rtl/>
        </w:rPr>
        <w:t>גניה</w:t>
      </w:r>
      <w:r w:rsidR="002C4574" w:rsidRPr="00B7685A">
        <w:rPr>
          <w:rtl/>
        </w:rPr>
        <w:t xml:space="preserve"> </w:t>
      </w:r>
      <w:r w:rsidR="002C4574" w:rsidRPr="00B7685A">
        <w:rPr>
          <w:rFonts w:hint="eastAsia"/>
          <w:rtl/>
        </w:rPr>
        <w:t>ומקדשיה</w:t>
      </w:r>
      <w:r w:rsidR="002C4574" w:rsidRPr="00B7685A">
        <w:rPr>
          <w:rtl/>
        </w:rPr>
        <w:t xml:space="preserve"> </w:t>
      </w:r>
      <w:r w:rsidR="002C4574" w:rsidRPr="00B7685A">
        <w:rPr>
          <w:rFonts w:hint="eastAsia"/>
          <w:rtl/>
        </w:rPr>
        <w:t>של</w:t>
      </w:r>
      <w:r w:rsidR="002C4574" w:rsidRPr="00B7685A">
        <w:rPr>
          <w:rtl/>
        </w:rPr>
        <w:t xml:space="preserve"> </w:t>
      </w:r>
      <w:r w:rsidR="002C4574" w:rsidRPr="00B7685A">
        <w:rPr>
          <w:rFonts w:hint="eastAsia"/>
          <w:rtl/>
        </w:rPr>
        <w:t>יפן</w:t>
      </w:r>
      <w:r w:rsidR="00DA188D">
        <w:rPr>
          <w:rFonts w:hint="cs"/>
          <w:rtl/>
        </w:rPr>
        <w:t>,</w:t>
      </w:r>
      <w:r w:rsidR="00104F82">
        <w:rPr>
          <w:rFonts w:hint="cs"/>
          <w:rtl/>
        </w:rPr>
        <w:t xml:space="preserve"> </w:t>
      </w:r>
      <w:r w:rsidR="00DA188D">
        <w:rPr>
          <w:rFonts w:hint="cs"/>
          <w:rtl/>
        </w:rPr>
        <w:t>[</w:t>
      </w:r>
      <w:r w:rsidR="00104F82">
        <w:rPr>
          <w:rFonts w:hint="cs"/>
          <w:rtl/>
        </w:rPr>
        <w:t>הוא דיבר</w:t>
      </w:r>
      <w:r w:rsidR="002C4574" w:rsidRPr="00B7685A">
        <w:rPr>
          <w:rtl/>
        </w:rPr>
        <w:t xml:space="preserve"> בקולי קולות בגרמנית,</w:t>
      </w:r>
      <w:r w:rsidR="00DA188D">
        <w:rPr>
          <w:rFonts w:hint="cs"/>
          <w:rtl/>
        </w:rPr>
        <w:t>]</w:t>
      </w:r>
      <w:r w:rsidR="002C4574" w:rsidRPr="00B7685A">
        <w:rPr>
          <w:rtl/>
        </w:rPr>
        <w:t xml:space="preserve"> לכאורה </w:t>
      </w:r>
      <w:r w:rsidR="002C4574" w:rsidRPr="00B7685A">
        <w:rPr>
          <w:rFonts w:hint="eastAsia"/>
          <w:rtl/>
        </w:rPr>
        <w:t>לפי</w:t>
      </w:r>
      <w:r w:rsidR="002C4574" w:rsidRPr="00B7685A">
        <w:rPr>
          <w:rtl/>
        </w:rPr>
        <w:t xml:space="preserve"> כל כללי </w:t>
      </w:r>
      <w:r w:rsidR="002C4574" w:rsidRPr="00B7685A">
        <w:rPr>
          <w:rFonts w:hint="eastAsia"/>
          <w:rtl/>
        </w:rPr>
        <w:t>הנימוס</w:t>
      </w:r>
      <w:r w:rsidR="002C4574" w:rsidRPr="00B7685A">
        <w:rPr>
          <w:rtl/>
        </w:rPr>
        <w:t xml:space="preserve"> כי </w:t>
      </w:r>
      <w:r w:rsidR="00104F82">
        <w:rPr>
          <w:rFonts w:hint="cs"/>
          <w:rtl/>
        </w:rPr>
        <w:t xml:space="preserve">סבתו </w:t>
      </w:r>
      <w:r w:rsidR="001C5A04">
        <w:rPr>
          <w:rFonts w:hint="eastAsia"/>
          <w:rtl/>
        </w:rPr>
        <w:t>הייתה</w:t>
      </w:r>
      <w:r w:rsidR="002C4574" w:rsidRPr="00B7685A">
        <w:rPr>
          <w:rtl/>
        </w:rPr>
        <w:t xml:space="preserve"> </w:t>
      </w:r>
      <w:r w:rsidR="002C4574" w:rsidRPr="00B7685A">
        <w:rPr>
          <w:rFonts w:hint="eastAsia"/>
          <w:rtl/>
        </w:rPr>
        <w:t>מעט</w:t>
      </w:r>
      <w:r w:rsidR="002C4574" w:rsidRPr="00B7685A">
        <w:rPr>
          <w:rtl/>
        </w:rPr>
        <w:t xml:space="preserve"> </w:t>
      </w:r>
      <w:r w:rsidR="002C4574" w:rsidRPr="00B7685A">
        <w:rPr>
          <w:rFonts w:hint="eastAsia"/>
          <w:rtl/>
        </w:rPr>
        <w:t>כבדת</w:t>
      </w:r>
      <w:r w:rsidR="002C4574" w:rsidRPr="00B7685A">
        <w:rPr>
          <w:rtl/>
        </w:rPr>
        <w:t xml:space="preserve"> </w:t>
      </w:r>
      <w:r w:rsidR="002C4574" w:rsidRPr="00B7685A">
        <w:rPr>
          <w:rFonts w:hint="eastAsia"/>
          <w:rtl/>
        </w:rPr>
        <w:t>שמיעה</w:t>
      </w:r>
      <w:r w:rsidR="002C4574" w:rsidRPr="00B7685A">
        <w:rPr>
          <w:rtl/>
        </w:rPr>
        <w:t xml:space="preserve"> </w:t>
      </w:r>
      <w:r w:rsidR="002C4574" w:rsidRPr="00B7685A">
        <w:rPr>
          <w:rFonts w:hint="eastAsia"/>
          <w:rtl/>
        </w:rPr>
        <w:t>לאחרונה</w:t>
      </w:r>
      <w:r w:rsidR="00AF675F" w:rsidRPr="00AF675F">
        <w:rPr>
          <w:rFonts w:cs="Times New Roman"/>
          <w:rtl/>
        </w:rPr>
        <w:t xml:space="preserve">, אבל למעשה בהתרסה כי מעטים מהמוזמנים </w:t>
      </w:r>
      <w:r w:rsidR="002536EA" w:rsidRPr="002536EA">
        <w:rPr>
          <w:rFonts w:cs="Times New Roman"/>
          <w:rtl/>
        </w:rPr>
        <w:t xml:space="preserve">הבינו את דבריו </w:t>
      </w:r>
      <w:r w:rsidR="002536EA">
        <w:rPr>
          <w:rFonts w:cs="Times New Roman" w:hint="cs"/>
          <w:rtl/>
        </w:rPr>
        <w:t>ו</w:t>
      </w:r>
      <w:r w:rsidR="00AF675F" w:rsidRPr="00AF675F">
        <w:rPr>
          <w:rFonts w:cs="Times New Roman"/>
          <w:rtl/>
        </w:rPr>
        <w:t xml:space="preserve">יכלו להצטרף לשיחה, </w:t>
      </w:r>
      <w:r w:rsidR="00685E2E" w:rsidRPr="00685E2E">
        <w:rPr>
          <w:rFonts w:cs="Times New Roman"/>
          <w:rtl/>
        </w:rPr>
        <w:t>ו</w:t>
      </w:r>
      <w:r w:rsidR="00FB757A" w:rsidRPr="00AF675F">
        <w:rPr>
          <w:rFonts w:cs="Times New Roman"/>
          <w:rtl/>
        </w:rPr>
        <w:t>מ</w:t>
      </w:r>
      <w:r w:rsidR="00FB757A">
        <w:rPr>
          <w:rFonts w:cs="Times New Roman" w:hint="cs"/>
          <w:rtl/>
        </w:rPr>
        <w:t>קולו הרם</w:t>
      </w:r>
      <w:r w:rsidR="00FB757A" w:rsidRPr="00685E2E">
        <w:rPr>
          <w:rFonts w:cs="Times New Roman"/>
          <w:rtl/>
        </w:rPr>
        <w:t xml:space="preserve"> </w:t>
      </w:r>
      <w:r w:rsidR="00685E2E" w:rsidRPr="00685E2E">
        <w:rPr>
          <w:rFonts w:cs="Times New Roman"/>
          <w:rtl/>
        </w:rPr>
        <w:t>לא ניתן היה</w:t>
      </w:r>
      <w:r w:rsidR="00AF675F" w:rsidRPr="00AF675F">
        <w:rPr>
          <w:rFonts w:cs="Times New Roman"/>
          <w:rtl/>
        </w:rPr>
        <w:t xml:space="preserve"> להתעלם</w:t>
      </w:r>
      <w:r w:rsidR="002C4574" w:rsidRPr="00B7685A">
        <w:rPr>
          <w:rtl/>
        </w:rPr>
        <w:t>.</w:t>
      </w:r>
      <w:r w:rsidR="002C4574">
        <w:rPr>
          <w:rFonts w:hint="cs"/>
          <w:rtl/>
        </w:rPr>
        <w:t xml:space="preserve"> </w:t>
      </w:r>
      <w:r w:rsidR="00AF675F" w:rsidRPr="00AF675F">
        <w:rPr>
          <w:rFonts w:cs="Times New Roman"/>
          <w:rtl/>
        </w:rPr>
        <w:t>גם הסבתא</w:t>
      </w:r>
      <w:r w:rsidR="005721FB">
        <w:rPr>
          <w:rFonts w:cs="Times New Roman" w:hint="cs"/>
          <w:rtl/>
        </w:rPr>
        <w:t>,</w:t>
      </w:r>
      <w:r w:rsidR="00AF675F" w:rsidRPr="00AF675F">
        <w:rPr>
          <w:rFonts w:cs="Times New Roman"/>
          <w:rtl/>
        </w:rPr>
        <w:t xml:space="preserve"> שהורגל</w:t>
      </w:r>
      <w:r w:rsidR="00FB757A">
        <w:rPr>
          <w:rFonts w:cs="Times New Roman" w:hint="cs"/>
          <w:rtl/>
        </w:rPr>
        <w:t>ה</w:t>
      </w:r>
      <w:r w:rsidR="00AF675F" w:rsidRPr="00AF675F">
        <w:rPr>
          <w:rFonts w:cs="Times New Roman"/>
          <w:rtl/>
        </w:rPr>
        <w:t xml:space="preserve"> </w:t>
      </w:r>
      <w:r w:rsidR="00D741A7">
        <w:rPr>
          <w:rFonts w:cs="Times New Roman" w:hint="cs"/>
          <w:rtl/>
        </w:rPr>
        <w:t>ל</w:t>
      </w:r>
      <w:r w:rsidR="00AF675F" w:rsidRPr="00AF675F">
        <w:rPr>
          <w:rFonts w:cs="Times New Roman"/>
          <w:rtl/>
        </w:rPr>
        <w:t xml:space="preserve">מקומה בשוליים השקטים של כל התכנסות משפחתית, </w:t>
      </w:r>
      <w:r w:rsidR="002536EA">
        <w:rPr>
          <w:rFonts w:cs="Times New Roman" w:hint="cs"/>
          <w:rtl/>
        </w:rPr>
        <w:t>[</w:t>
      </w:r>
      <w:r w:rsidR="00AF675F" w:rsidRPr="00AF675F">
        <w:rPr>
          <w:rFonts w:cs="Times New Roman"/>
          <w:rtl/>
        </w:rPr>
        <w:t>בהתעלמות מכולם ובכך שמעולם לא הבינה דבר,</w:t>
      </w:r>
      <w:r w:rsidR="002536EA">
        <w:rPr>
          <w:rFonts w:cs="Times New Roman" w:hint="cs"/>
          <w:rtl/>
        </w:rPr>
        <w:t>]</w:t>
      </w:r>
      <w:r w:rsidR="00AF675F" w:rsidRPr="00AF675F">
        <w:rPr>
          <w:rFonts w:cs="Times New Roman"/>
          <w:rtl/>
        </w:rPr>
        <w:t xml:space="preserve"> התפלאה ביותר</w:t>
      </w:r>
      <w:r w:rsidR="00D741A7" w:rsidRPr="00D741A7">
        <w:rPr>
          <w:rFonts w:cs="Times New Roman"/>
          <w:rtl/>
        </w:rPr>
        <w:t>, ועד מהרה שבעה מהסבריו</w:t>
      </w:r>
      <w:r w:rsidR="00AF675F" w:rsidRPr="00AF675F">
        <w:rPr>
          <w:rFonts w:cs="Times New Roman"/>
          <w:rtl/>
        </w:rPr>
        <w:t>.</w:t>
      </w:r>
    </w:p>
    <w:p w14:paraId="0D6F35C8" w14:textId="7A65C8B8" w:rsidR="002C4574" w:rsidRDefault="00BD3CE9" w:rsidP="005A3B66">
      <w:pPr>
        <w:rPr>
          <w:rtl/>
        </w:rPr>
      </w:pPr>
      <w:r>
        <w:rPr>
          <w:rFonts w:hint="cs"/>
          <w:rtl/>
        </w:rPr>
        <w:t>[</w:t>
      </w:r>
      <w:r w:rsidR="00266882">
        <w:rPr>
          <w:rFonts w:hint="cs"/>
          <w:rtl/>
        </w:rPr>
        <w:t xml:space="preserve">איש מהמוזמנים האחרים לא דיבר גרמנית, </w:t>
      </w:r>
      <w:r w:rsidR="002C4574">
        <w:rPr>
          <w:rFonts w:hint="cs"/>
          <w:rtl/>
        </w:rPr>
        <w:t>ו</w:t>
      </w:r>
      <w:r w:rsidR="00266882">
        <w:rPr>
          <w:rFonts w:hint="cs"/>
          <w:rtl/>
        </w:rPr>
        <w:t xml:space="preserve">הוריו העירו </w:t>
      </w:r>
      <w:r w:rsidR="002C4574">
        <w:rPr>
          <w:rFonts w:hint="cs"/>
          <w:rtl/>
        </w:rPr>
        <w:t xml:space="preserve">אולם לא זאת </w:t>
      </w:r>
      <w:r w:rsidR="001C5A04">
        <w:rPr>
          <w:rFonts w:hint="cs"/>
          <w:rtl/>
        </w:rPr>
        <w:t>הייתה</w:t>
      </w:r>
      <w:r w:rsidR="002C4574">
        <w:rPr>
          <w:rFonts w:hint="cs"/>
          <w:rtl/>
        </w:rPr>
        <w:t xml:space="preserve"> הסיבה להתכנסות בני המשפחה וכמה חברים יקרים.</w:t>
      </w:r>
    </w:p>
    <w:p w14:paraId="484F7948" w14:textId="77777777" w:rsidR="00BD3CE9" w:rsidRDefault="00BD3CE9" w:rsidP="008F21DA">
      <w:pPr>
        <w:rPr>
          <w:rtl/>
        </w:rPr>
      </w:pPr>
      <w:r>
        <w:rPr>
          <w:rFonts w:hint="cs"/>
          <w:rtl/>
        </w:rPr>
        <w:t>]</w:t>
      </w:r>
    </w:p>
    <w:p w14:paraId="5E9F11D5" w14:textId="3996FDBB" w:rsidR="008F21DA" w:rsidRDefault="008F21DA" w:rsidP="008F21DA">
      <w:pPr>
        <w:rPr>
          <w:rtl/>
        </w:rPr>
      </w:pPr>
      <w:r w:rsidRPr="00B7685A">
        <w:rPr>
          <w:rtl/>
        </w:rPr>
        <w:t xml:space="preserve">בני המשפחה המורחבת </w:t>
      </w:r>
      <w:r w:rsidR="00D741A7" w:rsidRPr="00D741A7">
        <w:rPr>
          <w:rFonts w:cs="Times New Roman"/>
          <w:rtl/>
        </w:rPr>
        <w:t xml:space="preserve">הרעיפו </w:t>
      </w:r>
      <w:r w:rsidRPr="00B7685A">
        <w:rPr>
          <w:rtl/>
        </w:rPr>
        <w:t>עצות, המלצות והנחיות על האחים – ואלכס הסיק כי יהודי הגולה נמנעים מעלייה לארץ</w:t>
      </w:r>
      <w:r w:rsidR="005721FB">
        <w:rPr>
          <w:rFonts w:hint="cs"/>
          <w:rtl/>
        </w:rPr>
        <w:t xml:space="preserve"> </w:t>
      </w:r>
      <w:r w:rsidRPr="00B7685A">
        <w:rPr>
          <w:rtl/>
        </w:rPr>
        <w:t xml:space="preserve">הקודש לא מחמת </w:t>
      </w:r>
      <w:r w:rsidR="00AF675F" w:rsidRPr="00AF675F">
        <w:rPr>
          <w:rFonts w:cs="Times New Roman"/>
          <w:rtl/>
        </w:rPr>
        <w:t xml:space="preserve">חוסר </w:t>
      </w:r>
      <w:r w:rsidRPr="00B7685A">
        <w:rPr>
          <w:rtl/>
        </w:rPr>
        <w:t>ידע אלא אולי בשל עודף ממנו.</w:t>
      </w:r>
    </w:p>
    <w:p w14:paraId="053E9F56" w14:textId="798156F4" w:rsidR="00AB3678" w:rsidRDefault="00AB3678" w:rsidP="005A3B66">
      <w:r>
        <w:rPr>
          <w:rFonts w:hint="cs"/>
          <w:rtl/>
        </w:rPr>
        <w:t>"כל המסיבה הזאת מיותרת</w:t>
      </w:r>
      <w:r w:rsidR="005721FB">
        <w:rPr>
          <w:rFonts w:hint="cs"/>
          <w:rtl/>
        </w:rPr>
        <w:t>,</w:t>
      </w:r>
      <w:r>
        <w:rPr>
          <w:rFonts w:hint="cs"/>
          <w:rtl/>
        </w:rPr>
        <w:t xml:space="preserve"> כי אני אברח משם</w:t>
      </w:r>
      <w:r w:rsidR="00AF675F">
        <w:rPr>
          <w:rFonts w:hint="cs"/>
          <w:rtl/>
        </w:rPr>
        <w:t>.</w:t>
      </w:r>
      <w:r>
        <w:rPr>
          <w:rFonts w:hint="cs"/>
          <w:rtl/>
        </w:rPr>
        <w:t xml:space="preserve">" </w:t>
      </w:r>
      <w:r w:rsidR="00AF675F">
        <w:rPr>
          <w:rFonts w:hint="cs"/>
          <w:rtl/>
        </w:rPr>
        <w:t>ודאי ש</w:t>
      </w:r>
      <w:r>
        <w:rPr>
          <w:rFonts w:hint="cs"/>
          <w:rtl/>
        </w:rPr>
        <w:t xml:space="preserve">אלכס לא </w:t>
      </w:r>
      <w:r w:rsidR="005A3B66">
        <w:rPr>
          <w:rFonts w:hint="cs"/>
          <w:rtl/>
        </w:rPr>
        <w:t>התכוון לטעום מה</w:t>
      </w:r>
      <w:r>
        <w:rPr>
          <w:rFonts w:hint="cs"/>
          <w:rtl/>
        </w:rPr>
        <w:t xml:space="preserve">טלה הצלוי </w:t>
      </w:r>
      <w:r w:rsidR="00CE5E32">
        <w:rPr>
          <w:rFonts w:hint="cs"/>
          <w:rtl/>
        </w:rPr>
        <w:t>בעשבי</w:t>
      </w:r>
      <w:r w:rsidR="005721FB">
        <w:rPr>
          <w:rFonts w:hint="cs"/>
          <w:rtl/>
        </w:rPr>
        <w:t xml:space="preserve"> </w:t>
      </w:r>
      <w:r>
        <w:rPr>
          <w:rFonts w:hint="cs"/>
          <w:rtl/>
        </w:rPr>
        <w:t>אביב</w:t>
      </w:r>
      <w:r w:rsidR="002536EA" w:rsidRPr="002536EA">
        <w:rPr>
          <w:rFonts w:cs="Times New Roman"/>
          <w:rtl/>
        </w:rPr>
        <w:t xml:space="preserve"> או </w:t>
      </w:r>
      <w:r w:rsidR="005721FB">
        <w:rPr>
          <w:rFonts w:cs="Times New Roman" w:hint="cs"/>
          <w:rtl/>
        </w:rPr>
        <w:t>מ</w:t>
      </w:r>
      <w:r w:rsidR="002536EA" w:rsidRPr="002536EA">
        <w:rPr>
          <w:rFonts w:cs="Times New Roman"/>
          <w:rtl/>
        </w:rPr>
        <w:t>כל מנה מפוארת אחרת</w:t>
      </w:r>
      <w:r>
        <w:rPr>
          <w:rFonts w:hint="cs"/>
          <w:rtl/>
        </w:rPr>
        <w:t>.</w:t>
      </w:r>
    </w:p>
    <w:p w14:paraId="4E734B2E" w14:textId="77777777" w:rsidR="00F1681B" w:rsidRDefault="00F1681B" w:rsidP="00F1681B">
      <w:pPr>
        <w:rPr>
          <w:rtl/>
        </w:rPr>
      </w:pPr>
      <w:r>
        <w:rPr>
          <w:rFonts w:hint="cs"/>
          <w:rtl/>
        </w:rPr>
        <w:t>[</w:t>
      </w:r>
      <w:r w:rsidRPr="005670D1">
        <w:t>https://en.wikipedia.org/wiki/Fullback_(rugby_league</w:t>
      </w:r>
      <w:r w:rsidRPr="005670D1">
        <w:rPr>
          <w:rFonts w:cs="Times New Roman"/>
          <w:rtl/>
        </w:rPr>
        <w:t>)</w:t>
      </w:r>
      <w:r>
        <w:rPr>
          <w:rFonts w:hint="cs"/>
          <w:rtl/>
        </w:rPr>
        <w:t>]</w:t>
      </w:r>
    </w:p>
    <w:p w14:paraId="3818129B" w14:textId="77777777" w:rsidR="00AB3678" w:rsidRDefault="00AB3678" w:rsidP="00AB3678">
      <w:pPr>
        <w:rPr>
          <w:rtl/>
        </w:rPr>
      </w:pPr>
      <w:r>
        <w:rPr>
          <w:rFonts w:hint="cs"/>
          <w:rtl/>
        </w:rPr>
        <w:t>[</w:t>
      </w:r>
      <w:r w:rsidRPr="00AB3678">
        <w:t>http://www.bbcgoodfood.com/recipes/2063668/roast-lamb-with-spring-herb-crumbs</w:t>
      </w:r>
      <w:r>
        <w:rPr>
          <w:rFonts w:hint="cs"/>
          <w:rtl/>
        </w:rPr>
        <w:t>]</w:t>
      </w:r>
    </w:p>
    <w:p w14:paraId="40F18E15" w14:textId="52F3DFF2" w:rsidR="00104F82" w:rsidRDefault="00AB3678" w:rsidP="00AB3678">
      <w:pPr>
        <w:rPr>
          <w:rtl/>
        </w:rPr>
      </w:pPr>
      <w:r>
        <w:rPr>
          <w:rFonts w:hint="cs"/>
          <w:rtl/>
        </w:rPr>
        <w:t>"לאן תברח בדיוק? לסוריה?" אב</w:t>
      </w:r>
      <w:r w:rsidR="00F56A47">
        <w:rPr>
          <w:rFonts w:hint="cs"/>
          <w:rtl/>
        </w:rPr>
        <w:t>יו</w:t>
      </w:r>
      <w:r>
        <w:rPr>
          <w:rFonts w:hint="cs"/>
          <w:rtl/>
        </w:rPr>
        <w:t xml:space="preserve"> </w:t>
      </w:r>
      <w:r w:rsidR="002161BC">
        <w:rPr>
          <w:rFonts w:hint="cs"/>
          <w:rtl/>
        </w:rPr>
        <w:t>ה</w:t>
      </w:r>
      <w:r w:rsidR="002161BC" w:rsidRPr="002161BC">
        <w:rPr>
          <w:rFonts w:cs="Times New Roman"/>
          <w:rtl/>
        </w:rPr>
        <w:t>תבדח בשאננות</w:t>
      </w:r>
      <w:r w:rsidR="00104F82">
        <w:rPr>
          <w:rFonts w:hint="cs"/>
          <w:rtl/>
        </w:rPr>
        <w:t>.</w:t>
      </w:r>
      <w:r>
        <w:rPr>
          <w:rFonts w:hint="cs"/>
          <w:rtl/>
        </w:rPr>
        <w:t xml:space="preserve"> כל הסידורים </w:t>
      </w:r>
      <w:r w:rsidR="00674C95">
        <w:rPr>
          <w:rFonts w:hint="cs"/>
          <w:rtl/>
        </w:rPr>
        <w:t>הו</w:t>
      </w:r>
      <w:r>
        <w:rPr>
          <w:rFonts w:hint="cs"/>
          <w:rtl/>
        </w:rPr>
        <w:t>שלמו</w:t>
      </w:r>
      <w:r w:rsidR="00104F82">
        <w:rPr>
          <w:rFonts w:hint="cs"/>
          <w:rtl/>
        </w:rPr>
        <w:t>,</w:t>
      </w:r>
      <w:r>
        <w:rPr>
          <w:rFonts w:hint="cs"/>
          <w:rtl/>
        </w:rPr>
        <w:t xml:space="preserve"> </w:t>
      </w:r>
      <w:r w:rsidR="00104F82">
        <w:rPr>
          <w:rFonts w:hint="cs"/>
          <w:rtl/>
        </w:rPr>
        <w:t>ו</w:t>
      </w:r>
      <w:r>
        <w:rPr>
          <w:rFonts w:hint="cs"/>
          <w:rtl/>
        </w:rPr>
        <w:t>אפילו הדירה ש</w:t>
      </w:r>
      <w:r w:rsidR="00674C95">
        <w:rPr>
          <w:rFonts w:hint="cs"/>
          <w:rtl/>
        </w:rPr>
        <w:t>רכשו</w:t>
      </w:r>
      <w:r>
        <w:rPr>
          <w:rFonts w:hint="cs"/>
          <w:rtl/>
        </w:rPr>
        <w:t xml:space="preserve"> </w:t>
      </w:r>
      <w:r w:rsidR="00674C95">
        <w:rPr>
          <w:rFonts w:hint="cs"/>
          <w:rtl/>
        </w:rPr>
        <w:t xml:space="preserve">באותו </w:t>
      </w:r>
      <w:r w:rsidR="004D7433">
        <w:rPr>
          <w:rFonts w:hint="cs"/>
          <w:rtl/>
        </w:rPr>
        <w:t>ניסיון</w:t>
      </w:r>
      <w:r w:rsidR="00674C95">
        <w:rPr>
          <w:rFonts w:hint="cs"/>
          <w:rtl/>
        </w:rPr>
        <w:t xml:space="preserve"> </w:t>
      </w:r>
      <w:r w:rsidR="00104F82">
        <w:rPr>
          <w:rFonts w:hint="cs"/>
          <w:rtl/>
        </w:rPr>
        <w:t xml:space="preserve">נפל לעלות </w:t>
      </w:r>
      <w:r w:rsidR="00674C95">
        <w:rPr>
          <w:rFonts w:hint="cs"/>
          <w:rtl/>
        </w:rPr>
        <w:t xml:space="preserve">לישראל </w:t>
      </w:r>
      <w:r>
        <w:rPr>
          <w:rFonts w:hint="cs"/>
          <w:rtl/>
        </w:rPr>
        <w:t xml:space="preserve">שנים </w:t>
      </w:r>
      <w:r w:rsidR="00F56A47">
        <w:rPr>
          <w:rFonts w:hint="cs"/>
          <w:rtl/>
        </w:rPr>
        <w:t>קודם</w:t>
      </w:r>
      <w:r w:rsidR="005721FB">
        <w:rPr>
          <w:rFonts w:hint="cs"/>
          <w:rtl/>
        </w:rPr>
        <w:t xml:space="preserve"> לכן</w:t>
      </w:r>
      <w:r>
        <w:rPr>
          <w:rFonts w:hint="cs"/>
          <w:rtl/>
        </w:rPr>
        <w:t xml:space="preserve"> התפנתה משוכריה ב</w:t>
      </w:r>
      <w:r w:rsidR="00AF675F" w:rsidRPr="00AF675F">
        <w:rPr>
          <w:rFonts w:cs="Times New Roman"/>
          <w:rtl/>
        </w:rPr>
        <w:t>עיתוי</w:t>
      </w:r>
      <w:r>
        <w:rPr>
          <w:rFonts w:hint="cs"/>
          <w:rtl/>
        </w:rPr>
        <w:t xml:space="preserve"> נ</w:t>
      </w:r>
      <w:r w:rsidR="00104F82">
        <w:rPr>
          <w:rFonts w:hint="cs"/>
          <w:rtl/>
        </w:rPr>
        <w:t>ו</w:t>
      </w:r>
      <w:r>
        <w:rPr>
          <w:rFonts w:hint="cs"/>
          <w:rtl/>
        </w:rPr>
        <w:t>ח ביותר</w:t>
      </w:r>
      <w:r w:rsidR="00104F82">
        <w:rPr>
          <w:rFonts w:hint="cs"/>
          <w:rtl/>
        </w:rPr>
        <w:t xml:space="preserve"> [</w:t>
      </w:r>
      <w:r>
        <w:rPr>
          <w:rFonts w:hint="cs"/>
          <w:rtl/>
        </w:rPr>
        <w:t>וכבר כמה חודשים עמדה ריקה</w:t>
      </w:r>
      <w:r w:rsidR="00104F82">
        <w:rPr>
          <w:rFonts w:hint="cs"/>
          <w:rtl/>
        </w:rPr>
        <w:t>]</w:t>
      </w:r>
      <w:r>
        <w:rPr>
          <w:rFonts w:hint="cs"/>
          <w:rtl/>
        </w:rPr>
        <w:t>.</w:t>
      </w:r>
    </w:p>
    <w:p w14:paraId="0F58F4DC" w14:textId="34093281" w:rsidR="00AB3678" w:rsidRDefault="00AB3678" w:rsidP="00AB3678">
      <w:pPr>
        <w:rPr>
          <w:rtl/>
        </w:rPr>
      </w:pPr>
      <w:r>
        <w:rPr>
          <w:rFonts w:hint="cs"/>
          <w:rtl/>
        </w:rPr>
        <w:t>"אני אברח לאפריקה</w:t>
      </w:r>
      <w:r w:rsidR="002161BC">
        <w:rPr>
          <w:rFonts w:hint="cs"/>
          <w:rtl/>
        </w:rPr>
        <w:t>,</w:t>
      </w:r>
      <w:r>
        <w:rPr>
          <w:rFonts w:hint="cs"/>
          <w:rtl/>
        </w:rPr>
        <w:t>"</w:t>
      </w:r>
      <w:r w:rsidR="002161BC">
        <w:rPr>
          <w:rFonts w:hint="cs"/>
          <w:rtl/>
        </w:rPr>
        <w:t xml:space="preserve"> </w:t>
      </w:r>
      <w:r w:rsidR="002161BC" w:rsidRPr="002161BC">
        <w:rPr>
          <w:rFonts w:cs="Times New Roman"/>
          <w:rtl/>
        </w:rPr>
        <w:t xml:space="preserve">אלכס </w:t>
      </w:r>
      <w:r w:rsidR="00685E2E" w:rsidRPr="00685E2E">
        <w:rPr>
          <w:rFonts w:cs="Times New Roman"/>
          <w:rtl/>
        </w:rPr>
        <w:t>ענה</w:t>
      </w:r>
      <w:r w:rsidR="002161BC" w:rsidRPr="002161BC">
        <w:rPr>
          <w:rFonts w:cs="Times New Roman"/>
          <w:rtl/>
        </w:rPr>
        <w:t xml:space="preserve"> ב</w:t>
      </w:r>
      <w:r w:rsidR="00FB757A">
        <w:rPr>
          <w:rFonts w:cs="Times New Roman" w:hint="cs"/>
          <w:rtl/>
        </w:rPr>
        <w:t xml:space="preserve">כל </w:t>
      </w:r>
      <w:r w:rsidR="00AF675F" w:rsidRPr="00AF675F">
        <w:rPr>
          <w:rFonts w:cs="Times New Roman"/>
          <w:rtl/>
        </w:rPr>
        <w:t xml:space="preserve">שוויון </w:t>
      </w:r>
      <w:r w:rsidR="00FB757A">
        <w:rPr>
          <w:rFonts w:cs="Times New Roman" w:hint="cs"/>
          <w:rtl/>
        </w:rPr>
        <w:t>ה</w:t>
      </w:r>
      <w:r w:rsidR="00AF675F" w:rsidRPr="00AF675F">
        <w:rPr>
          <w:rFonts w:cs="Times New Roman"/>
          <w:rtl/>
        </w:rPr>
        <w:t>נפש</w:t>
      </w:r>
      <w:r w:rsidR="002161BC" w:rsidRPr="002161BC">
        <w:rPr>
          <w:rFonts w:cs="Times New Roman"/>
          <w:rtl/>
        </w:rPr>
        <w:t xml:space="preserve"> </w:t>
      </w:r>
      <w:r w:rsidR="00AF675F" w:rsidRPr="00AF675F">
        <w:rPr>
          <w:rFonts w:cs="Times New Roman"/>
          <w:rtl/>
        </w:rPr>
        <w:t>שהצליח לגייס</w:t>
      </w:r>
      <w:r w:rsidR="002161BC" w:rsidRPr="002161BC">
        <w:rPr>
          <w:rFonts w:cs="Times New Roman"/>
          <w:rtl/>
        </w:rPr>
        <w:t>, כי אם סוריה אכן נמצאת בק</w:t>
      </w:r>
      <w:r w:rsidR="00A572BA">
        <w:rPr>
          <w:rFonts w:cs="Times New Roman" w:hint="cs"/>
          <w:rtl/>
        </w:rPr>
        <w:t>י</w:t>
      </w:r>
      <w:r w:rsidR="002161BC" w:rsidRPr="002161BC">
        <w:rPr>
          <w:rFonts w:cs="Times New Roman"/>
          <w:rtl/>
        </w:rPr>
        <w:t>רבתה של מדינת ישראל, הרי הוא מגורש למקום מסוכן בהרבה מששיער.</w:t>
      </w:r>
    </w:p>
    <w:p w14:paraId="62B66054" w14:textId="5CE153B8" w:rsidR="00AB3678" w:rsidRDefault="00AB3678" w:rsidP="00AB3678">
      <w:pPr>
        <w:rPr>
          <w:rtl/>
        </w:rPr>
      </w:pPr>
      <w:r>
        <w:rPr>
          <w:rFonts w:hint="cs"/>
          <w:rtl/>
        </w:rPr>
        <w:t xml:space="preserve">"או, אפריקה. זה כבר </w:t>
      </w:r>
      <w:r w:rsidR="00113F8F">
        <w:rPr>
          <w:rFonts w:hint="cs"/>
          <w:rtl/>
        </w:rPr>
        <w:t>סיפור אחר," לגלג דודו</w:t>
      </w:r>
      <w:r w:rsidR="005721FB">
        <w:rPr>
          <w:rFonts w:hint="cs"/>
          <w:rtl/>
        </w:rPr>
        <w:t>.</w:t>
      </w:r>
      <w:r>
        <w:rPr>
          <w:rFonts w:hint="cs"/>
          <w:rtl/>
        </w:rPr>
        <w:t xml:space="preserve"> </w:t>
      </w:r>
      <w:r w:rsidR="00113F8F">
        <w:rPr>
          <w:rFonts w:hint="cs"/>
          <w:rtl/>
        </w:rPr>
        <w:t>"</w:t>
      </w:r>
      <w:r>
        <w:rPr>
          <w:rFonts w:hint="cs"/>
          <w:rtl/>
        </w:rPr>
        <w:t>אז אתה מתכנן לגור במצרים? בצ'אד? בסודאן?"</w:t>
      </w:r>
    </w:p>
    <w:p w14:paraId="099A7081" w14:textId="77777777" w:rsidR="00AB3678" w:rsidRDefault="00AB3678" w:rsidP="00AB3678">
      <w:pPr>
        <w:rPr>
          <w:rtl/>
        </w:rPr>
      </w:pPr>
      <w:r>
        <w:rPr>
          <w:rFonts w:hint="cs"/>
          <w:rtl/>
        </w:rPr>
        <w:t>"לא, אני אגור בג'ונגל."</w:t>
      </w:r>
    </w:p>
    <w:p w14:paraId="04DAAD41" w14:textId="2FB2993B" w:rsidR="00AB3678" w:rsidRDefault="00AB3678" w:rsidP="005A3B66">
      <w:pPr>
        <w:rPr>
          <w:rtl/>
        </w:rPr>
      </w:pPr>
      <w:r>
        <w:rPr>
          <w:rFonts w:hint="cs"/>
          <w:rtl/>
        </w:rPr>
        <w:t>"כדאי שתצטייד במלאי זריקות נגד מלאריה</w:t>
      </w:r>
      <w:r w:rsidR="005A3B66">
        <w:rPr>
          <w:rFonts w:hint="cs"/>
          <w:rtl/>
        </w:rPr>
        <w:t>,</w:t>
      </w:r>
      <w:r w:rsidR="002161BC" w:rsidRPr="002161BC">
        <w:rPr>
          <w:rtl/>
        </w:rPr>
        <w:t xml:space="preserve"> </w:t>
      </w:r>
      <w:r w:rsidR="002161BC" w:rsidRPr="002161BC">
        <w:rPr>
          <w:rFonts w:cs="Times New Roman"/>
          <w:rtl/>
        </w:rPr>
        <w:t>אם כך,</w:t>
      </w:r>
      <w:r>
        <w:rPr>
          <w:rFonts w:hint="cs"/>
          <w:rtl/>
        </w:rPr>
        <w:t xml:space="preserve"> </w:t>
      </w:r>
      <w:r w:rsidR="005A3B66">
        <w:rPr>
          <w:rFonts w:hint="cs"/>
          <w:rtl/>
        </w:rPr>
        <w:t>ו</w:t>
      </w:r>
      <w:r>
        <w:rPr>
          <w:rFonts w:hint="cs"/>
          <w:rtl/>
        </w:rPr>
        <w:t>קדחת</w:t>
      </w:r>
      <w:r w:rsidR="002161BC">
        <w:rPr>
          <w:rFonts w:hint="cs"/>
          <w:rtl/>
        </w:rPr>
        <w:t>. ו</w:t>
      </w:r>
      <w:r w:rsidR="002161BC" w:rsidRPr="002161BC">
        <w:rPr>
          <w:rFonts w:cs="Times New Roman"/>
          <w:rtl/>
        </w:rPr>
        <w:t>כל סוגי ה</w:t>
      </w:r>
      <w:r>
        <w:rPr>
          <w:rFonts w:hint="cs"/>
          <w:rtl/>
        </w:rPr>
        <w:t>טפילים."</w:t>
      </w:r>
    </w:p>
    <w:p w14:paraId="5435466B" w14:textId="56F57C38" w:rsidR="00AB3678" w:rsidRDefault="00AB3678" w:rsidP="005A3B66">
      <w:pPr>
        <w:rPr>
          <w:rtl/>
        </w:rPr>
      </w:pPr>
      <w:r>
        <w:rPr>
          <w:rFonts w:hint="cs"/>
          <w:rtl/>
        </w:rPr>
        <w:lastRenderedPageBreak/>
        <w:t>"יש תולעים שחופרות בתוך הגוף מהמעיים עד למ</w:t>
      </w:r>
      <w:r w:rsidR="005A3B66">
        <w:rPr>
          <w:rFonts w:hint="cs"/>
          <w:rtl/>
        </w:rPr>
        <w:t>ו</w:t>
      </w:r>
      <w:r>
        <w:rPr>
          <w:rFonts w:hint="cs"/>
          <w:rtl/>
        </w:rPr>
        <w:t>ח</w:t>
      </w:r>
      <w:r w:rsidRPr="003E0351">
        <w:rPr>
          <w:rFonts w:hint="cs"/>
          <w:rtl/>
        </w:rPr>
        <w:t xml:space="preserve"> </w:t>
      </w:r>
      <w:r>
        <w:rPr>
          <w:rFonts w:hint="cs"/>
          <w:rtl/>
        </w:rPr>
        <w:t xml:space="preserve">ואוכלות אותו מבפנים," קולין </w:t>
      </w:r>
      <w:r w:rsidR="00F56A47">
        <w:rPr>
          <w:rFonts w:hint="cs"/>
          <w:rtl/>
        </w:rPr>
        <w:t>העיר בזחיחות</w:t>
      </w:r>
      <w:r w:rsidR="002161BC">
        <w:rPr>
          <w:rFonts w:hint="cs"/>
          <w:rtl/>
        </w:rPr>
        <w:t>,</w:t>
      </w:r>
      <w:r>
        <w:rPr>
          <w:rFonts w:hint="cs"/>
          <w:rtl/>
        </w:rPr>
        <w:t xml:space="preserve"> אך לאור הבעת האימה [</w:t>
      </w:r>
      <w:r>
        <w:t>horror</w:t>
      </w:r>
      <w:r>
        <w:rPr>
          <w:rFonts w:hint="cs"/>
          <w:rtl/>
        </w:rPr>
        <w:t>] על פניו של תיאו ה</w:t>
      </w:r>
      <w:r w:rsidR="00C21004">
        <w:rPr>
          <w:rFonts w:hint="cs"/>
          <w:rtl/>
        </w:rPr>
        <w:t xml:space="preserve">בטיח שמדע הרפואה כבר מצא גם נגד תולעים אלו </w:t>
      </w:r>
      <w:r w:rsidR="002161BC" w:rsidRPr="002161BC">
        <w:rPr>
          <w:rFonts w:cs="Times New Roman"/>
          <w:rtl/>
        </w:rPr>
        <w:t>תרופה, בטעם דובדבן</w:t>
      </w:r>
      <w:r w:rsidR="00C21004">
        <w:rPr>
          <w:rFonts w:hint="cs"/>
          <w:rtl/>
        </w:rPr>
        <w:t>.</w:t>
      </w:r>
    </w:p>
    <w:p w14:paraId="1ADB4C5E" w14:textId="1874315B" w:rsidR="00AB3678" w:rsidRDefault="00AB3678" w:rsidP="005A3B66">
      <w:pPr>
        <w:rPr>
          <w:rtl/>
        </w:rPr>
      </w:pPr>
      <w:r>
        <w:rPr>
          <w:rFonts w:hint="cs"/>
          <w:rtl/>
        </w:rPr>
        <w:t xml:space="preserve">"אני </w:t>
      </w:r>
      <w:r w:rsidR="002161BC" w:rsidRPr="002161BC">
        <w:rPr>
          <w:rFonts w:cs="Times New Roman"/>
          <w:rtl/>
        </w:rPr>
        <w:t xml:space="preserve">אברח לאפריקה, ואני </w:t>
      </w:r>
      <w:r>
        <w:rPr>
          <w:rFonts w:hint="cs"/>
          <w:rtl/>
        </w:rPr>
        <w:t xml:space="preserve">אגור בג'ונגל עם </w:t>
      </w:r>
      <w:r w:rsidR="005A3B66">
        <w:rPr>
          <w:rFonts w:hint="cs"/>
          <w:rtl/>
        </w:rPr>
        <w:t xml:space="preserve">שבט </w:t>
      </w:r>
      <w:r w:rsidR="002161BC" w:rsidRPr="002161BC">
        <w:rPr>
          <w:rFonts w:cs="Times New Roman"/>
          <w:rtl/>
        </w:rPr>
        <w:t>ציידים</w:t>
      </w:r>
      <w:r>
        <w:rPr>
          <w:rFonts w:hint="cs"/>
          <w:rtl/>
        </w:rPr>
        <w:t>."</w:t>
      </w:r>
    </w:p>
    <w:p w14:paraId="6A0D6F4A" w14:textId="09E298C1" w:rsidR="00AB3678" w:rsidRDefault="00685E2E" w:rsidP="0023356D">
      <w:pPr>
        <w:rPr>
          <w:rtl/>
        </w:rPr>
      </w:pPr>
      <w:r w:rsidRPr="00685E2E">
        <w:rPr>
          <w:rFonts w:cs="Times New Roman"/>
          <w:rtl/>
        </w:rPr>
        <w:t>"מי יבוא לחלץ אותך מאפריקה, לדעתך</w:t>
      </w:r>
      <w:r w:rsidR="00D741A7" w:rsidRPr="00D741A7">
        <w:rPr>
          <w:rFonts w:cs="Times New Roman"/>
          <w:rtl/>
        </w:rPr>
        <w:t>? הצבא הישראלי</w:t>
      </w:r>
      <w:r w:rsidR="00AB3678">
        <w:rPr>
          <w:rFonts w:hint="cs"/>
          <w:rtl/>
        </w:rPr>
        <w:t>, כי תקבל מחדש אזרחות ישראלית</w:t>
      </w:r>
      <w:r w:rsidR="00113F8F">
        <w:rPr>
          <w:rFonts w:hint="cs"/>
          <w:rtl/>
        </w:rPr>
        <w:t>,</w:t>
      </w:r>
      <w:r w:rsidR="00AB3678">
        <w:rPr>
          <w:rFonts w:hint="cs"/>
          <w:rtl/>
        </w:rPr>
        <w:t>"</w:t>
      </w:r>
      <w:r w:rsidR="00113F8F">
        <w:rPr>
          <w:rFonts w:hint="cs"/>
          <w:rtl/>
        </w:rPr>
        <w:t xml:space="preserve"> </w:t>
      </w:r>
      <w:r w:rsidR="00F56A47">
        <w:rPr>
          <w:rFonts w:hint="cs"/>
          <w:rtl/>
        </w:rPr>
        <w:t>הסבירה</w:t>
      </w:r>
      <w:r w:rsidR="00113F8F">
        <w:rPr>
          <w:rFonts w:hint="cs"/>
          <w:rtl/>
        </w:rPr>
        <w:t xml:space="preserve"> אשת הדוד. </w:t>
      </w:r>
      <w:r w:rsidR="00CE5E32">
        <w:rPr>
          <w:rFonts w:hint="cs"/>
          <w:rtl/>
        </w:rPr>
        <w:t>היא וידאה שהאם מבחינה</w:t>
      </w:r>
      <w:r w:rsidR="00113F8F">
        <w:rPr>
          <w:rFonts w:hint="cs"/>
          <w:rtl/>
        </w:rPr>
        <w:t xml:space="preserve"> </w:t>
      </w:r>
      <w:r w:rsidR="001F261B">
        <w:rPr>
          <w:rFonts w:hint="cs"/>
          <w:rtl/>
        </w:rPr>
        <w:t>עד כמה</w:t>
      </w:r>
      <w:r w:rsidR="003A4CAE">
        <w:rPr>
          <w:rFonts w:hint="cs"/>
          <w:rtl/>
        </w:rPr>
        <w:t xml:space="preserve"> </w:t>
      </w:r>
      <w:r w:rsidR="00430451">
        <w:rPr>
          <w:rFonts w:hint="cs"/>
          <w:rtl/>
        </w:rPr>
        <w:t>נאלצה</w:t>
      </w:r>
      <w:r w:rsidR="003A4CAE">
        <w:rPr>
          <w:rFonts w:hint="cs"/>
          <w:rtl/>
        </w:rPr>
        <w:t xml:space="preserve"> להמליח את </w:t>
      </w:r>
      <w:r w:rsidR="00113F8F">
        <w:rPr>
          <w:rFonts w:hint="cs"/>
          <w:rtl/>
        </w:rPr>
        <w:t>פאי</w:t>
      </w:r>
      <w:r w:rsidR="003A4CAE">
        <w:rPr>
          <w:rFonts w:hint="cs"/>
          <w:rtl/>
        </w:rPr>
        <w:t xml:space="preserve"> הפטריות</w:t>
      </w:r>
      <w:r w:rsidR="00070546">
        <w:rPr>
          <w:rFonts w:hint="cs"/>
          <w:rtl/>
        </w:rPr>
        <w:t>-</w:t>
      </w:r>
      <w:r w:rsidR="003A4CAE">
        <w:rPr>
          <w:rFonts w:hint="cs"/>
          <w:rtl/>
        </w:rPr>
        <w:t>ערמונים</w:t>
      </w:r>
      <w:r w:rsidR="00070546">
        <w:rPr>
          <w:rFonts w:hint="cs"/>
          <w:rtl/>
        </w:rPr>
        <w:t>-סטילטון-</w:t>
      </w:r>
      <w:r w:rsidR="003A4CAE">
        <w:rPr>
          <w:rFonts w:hint="cs"/>
          <w:rtl/>
        </w:rPr>
        <w:t>חמוציות</w:t>
      </w:r>
      <w:r w:rsidR="0023356D">
        <w:rPr>
          <w:rFonts w:hint="cs"/>
          <w:rtl/>
        </w:rPr>
        <w:t xml:space="preserve"> שהגישה</w:t>
      </w:r>
      <w:r w:rsidR="003C5514">
        <w:rPr>
          <w:rFonts w:hint="cs"/>
          <w:rtl/>
        </w:rPr>
        <w:t>, אך מכיוון ש</w:t>
      </w:r>
      <w:r w:rsidR="0023356D">
        <w:rPr>
          <w:rFonts w:hint="cs"/>
          <w:rtl/>
        </w:rPr>
        <w:t>הפאי</w:t>
      </w:r>
      <w:r w:rsidR="003C5514">
        <w:rPr>
          <w:rFonts w:hint="cs"/>
          <w:rtl/>
        </w:rPr>
        <w:t xml:space="preserve"> נקנה במרק</w:t>
      </w:r>
      <w:r w:rsidR="00113F8F">
        <w:rPr>
          <w:rFonts w:hint="cs"/>
          <w:rtl/>
        </w:rPr>
        <w:t xml:space="preserve">ס </w:t>
      </w:r>
      <w:r w:rsidR="003A4CAE">
        <w:rPr>
          <w:rFonts w:hint="cs"/>
          <w:rtl/>
        </w:rPr>
        <w:t>אנד ספנסר ב</w:t>
      </w:r>
      <w:r w:rsidR="00D741A7" w:rsidRPr="00D741A7">
        <w:rPr>
          <w:rFonts w:cs="Times New Roman"/>
          <w:rtl/>
        </w:rPr>
        <w:t xml:space="preserve">בוקרו של אותו </w:t>
      </w:r>
      <w:r w:rsidR="003A4CAE">
        <w:rPr>
          <w:rFonts w:hint="cs"/>
          <w:rtl/>
        </w:rPr>
        <w:t xml:space="preserve">יום, המחווה </w:t>
      </w:r>
      <w:r w:rsidR="0023356D">
        <w:rPr>
          <w:rFonts w:hint="cs"/>
          <w:rtl/>
        </w:rPr>
        <w:t xml:space="preserve">המודגשת </w:t>
      </w:r>
      <w:r w:rsidR="003A4CAE">
        <w:rPr>
          <w:rFonts w:hint="cs"/>
          <w:rtl/>
        </w:rPr>
        <w:t>חלפ</w:t>
      </w:r>
      <w:r w:rsidR="003C5514">
        <w:rPr>
          <w:rFonts w:hint="cs"/>
          <w:rtl/>
        </w:rPr>
        <w:t xml:space="preserve">ה </w:t>
      </w:r>
      <w:r w:rsidR="003A4CAE">
        <w:rPr>
          <w:rFonts w:hint="cs"/>
          <w:rtl/>
        </w:rPr>
        <w:t xml:space="preserve">לה </w:t>
      </w:r>
      <w:r w:rsidR="003C5514">
        <w:rPr>
          <w:rFonts w:hint="cs"/>
          <w:rtl/>
        </w:rPr>
        <w:t>ללא תגובה הולמת.</w:t>
      </w:r>
    </w:p>
    <w:p w14:paraId="20734C1E" w14:textId="77777777" w:rsidR="003C5514" w:rsidRDefault="003C5514" w:rsidP="00113F8F">
      <w:pPr>
        <w:rPr>
          <w:rtl/>
        </w:rPr>
      </w:pPr>
      <w:r>
        <w:rPr>
          <w:rFonts w:hint="cs"/>
          <w:rtl/>
        </w:rPr>
        <w:t>[</w:t>
      </w:r>
      <w:r w:rsidRPr="003C5514">
        <w:t>http://www.marksandspencer.com/ultimate-deli-counter-handcrafted-cottage-pie/p/p60069810</w:t>
      </w:r>
      <w:r>
        <w:rPr>
          <w:rFonts w:hint="cs"/>
          <w:rtl/>
        </w:rPr>
        <w:t>]</w:t>
      </w:r>
    </w:p>
    <w:p w14:paraId="023BD366" w14:textId="77777777" w:rsidR="00070546" w:rsidRDefault="003A4CAE" w:rsidP="00113F8F">
      <w:pPr>
        <w:rPr>
          <w:rtl/>
        </w:rPr>
      </w:pPr>
      <w:r>
        <w:rPr>
          <w:rFonts w:hint="cs"/>
          <w:rtl/>
        </w:rPr>
        <w:t>[</w:t>
      </w:r>
      <w:r w:rsidRPr="003A4CAE">
        <w:t>Mushroom, chestnut, stilton and cranberry pies</w:t>
      </w:r>
    </w:p>
    <w:p w14:paraId="4C29A1E2" w14:textId="77777777" w:rsidR="00070546" w:rsidRDefault="00070546" w:rsidP="00113F8F">
      <w:pPr>
        <w:rPr>
          <w:rtl/>
        </w:rPr>
      </w:pPr>
      <w:r w:rsidRPr="00070546">
        <w:t>http://www.hellomagazine.com/cuisine/recipes/2014021917092/mushroom-chestnut-stilton-and-cranberry-pies</w:t>
      </w:r>
      <w:r w:rsidRPr="00070546">
        <w:rPr>
          <w:rFonts w:cs="Times New Roman"/>
          <w:rtl/>
        </w:rPr>
        <w:t>/</w:t>
      </w:r>
    </w:p>
    <w:p w14:paraId="74342CEC" w14:textId="77777777" w:rsidR="003A4CAE" w:rsidRDefault="003A4CAE" w:rsidP="00113F8F">
      <w:pPr>
        <w:rPr>
          <w:rtl/>
        </w:rPr>
      </w:pPr>
      <w:r>
        <w:rPr>
          <w:rFonts w:hint="cs"/>
          <w:rtl/>
        </w:rPr>
        <w:t>]</w:t>
      </w:r>
    </w:p>
    <w:p w14:paraId="10AC5811" w14:textId="0D95C4A1" w:rsidR="00070546" w:rsidRDefault="00070546" w:rsidP="0023356D">
      <w:pPr>
        <w:rPr>
          <w:rtl/>
        </w:rPr>
      </w:pPr>
      <w:r>
        <w:rPr>
          <w:rFonts w:hint="cs"/>
          <w:rtl/>
        </w:rPr>
        <w:t>"</w:t>
      </w:r>
      <w:r w:rsidR="002161BC" w:rsidRPr="002161BC">
        <w:rPr>
          <w:rFonts w:cs="Times New Roman"/>
          <w:rtl/>
        </w:rPr>
        <w:t xml:space="preserve">הוא לא </w:t>
      </w:r>
      <w:r w:rsidR="00D741A7">
        <w:rPr>
          <w:rFonts w:cs="Times New Roman" w:hint="cs"/>
          <w:rtl/>
        </w:rPr>
        <w:t>י</w:t>
      </w:r>
      <w:r w:rsidR="00D741A7" w:rsidRPr="00D741A7">
        <w:rPr>
          <w:rFonts w:cs="Times New Roman"/>
          <w:rtl/>
        </w:rPr>
        <w:t xml:space="preserve">צטרך שום </w:t>
      </w:r>
      <w:r w:rsidR="00685E2E" w:rsidRPr="00685E2E">
        <w:rPr>
          <w:rFonts w:cs="Times New Roman"/>
          <w:rtl/>
        </w:rPr>
        <w:t>חילוץ</w:t>
      </w:r>
      <w:r w:rsidR="00430451">
        <w:rPr>
          <w:rFonts w:hint="cs"/>
          <w:rtl/>
        </w:rPr>
        <w:t>," תיאו הסביר,</w:t>
      </w:r>
      <w:r w:rsidR="00AB3678">
        <w:rPr>
          <w:rFonts w:hint="cs"/>
          <w:rtl/>
        </w:rPr>
        <w:t xml:space="preserve"> </w:t>
      </w:r>
      <w:r w:rsidR="00430451">
        <w:rPr>
          <w:rFonts w:hint="cs"/>
          <w:rtl/>
        </w:rPr>
        <w:t>"</w:t>
      </w:r>
      <w:r w:rsidR="00AB3678">
        <w:rPr>
          <w:rFonts w:hint="cs"/>
          <w:rtl/>
        </w:rPr>
        <w:t xml:space="preserve">כי </w:t>
      </w:r>
      <w:r>
        <w:rPr>
          <w:rFonts w:hint="cs"/>
          <w:rtl/>
        </w:rPr>
        <w:t>הוא י</w:t>
      </w:r>
      <w:r w:rsidR="003A4CAE">
        <w:rPr>
          <w:rFonts w:hint="cs"/>
          <w:rtl/>
        </w:rPr>
        <w:t>גור עם</w:t>
      </w:r>
      <w:r w:rsidR="00AB3678">
        <w:rPr>
          <w:rFonts w:hint="cs"/>
          <w:rtl/>
        </w:rPr>
        <w:t xml:space="preserve"> </w:t>
      </w:r>
      <w:r w:rsidR="0023356D">
        <w:rPr>
          <w:rFonts w:hint="cs"/>
          <w:rtl/>
        </w:rPr>
        <w:t>האפריקאים</w:t>
      </w:r>
      <w:r w:rsidR="00AB3678">
        <w:rPr>
          <w:rFonts w:hint="cs"/>
          <w:rtl/>
        </w:rPr>
        <w:t xml:space="preserve"> הענקים</w:t>
      </w:r>
      <w:r>
        <w:rPr>
          <w:rFonts w:hint="cs"/>
          <w:rtl/>
        </w:rPr>
        <w:t>, נכון אלכס? איפה זה יהיה?"</w:t>
      </w:r>
    </w:p>
    <w:p w14:paraId="6785D49C" w14:textId="23651EE7" w:rsidR="002161BC" w:rsidRDefault="00070546" w:rsidP="002161BC">
      <w:pPr>
        <w:rPr>
          <w:rtl/>
        </w:rPr>
      </w:pPr>
      <w:r>
        <w:rPr>
          <w:rFonts w:hint="cs"/>
          <w:rtl/>
        </w:rPr>
        <w:t xml:space="preserve"> "בג'ונגלים של </w:t>
      </w:r>
      <w:r w:rsidR="00AB3678">
        <w:rPr>
          <w:rFonts w:hint="cs"/>
          <w:rtl/>
        </w:rPr>
        <w:t>זנזיבר</w:t>
      </w:r>
      <w:r>
        <w:rPr>
          <w:rFonts w:hint="cs"/>
          <w:rtl/>
        </w:rPr>
        <w:t>.</w:t>
      </w:r>
      <w:r w:rsidR="002161BC" w:rsidRPr="002161BC">
        <w:rPr>
          <w:rFonts w:cs="Times New Roman"/>
          <w:rtl/>
        </w:rPr>
        <w:t xml:space="preserve"> או של סנגל, או חוף השנהב. איפה שיהיו הציידים הכי אמיצים.</w:t>
      </w:r>
      <w:r>
        <w:rPr>
          <w:rFonts w:hint="cs"/>
          <w:rtl/>
        </w:rPr>
        <w:t>"</w:t>
      </w:r>
      <w:r w:rsidR="002161BC" w:rsidRPr="002161BC">
        <w:rPr>
          <w:rtl/>
        </w:rPr>
        <w:t xml:space="preserve"> </w:t>
      </w:r>
    </w:p>
    <w:p w14:paraId="143A634E" w14:textId="77777777" w:rsidR="002161BC" w:rsidRDefault="002161BC" w:rsidP="002161BC">
      <w:pPr>
        <w:rPr>
          <w:rtl/>
        </w:rPr>
      </w:pPr>
      <w:r>
        <w:rPr>
          <w:rFonts w:cs="Times New Roman"/>
          <w:rtl/>
        </w:rPr>
        <w:t>אימו הסיטה את השיחה לנושאים מקובלים יותר, כלומר לאחד ממקורות גאוותה הרבים, והפעם היה זה מארק והישגיו יוצאי הדופן באולימפיאדה.</w:t>
      </w:r>
    </w:p>
    <w:p w14:paraId="1F0059C4" w14:textId="2B0E0818" w:rsidR="002161BC" w:rsidRDefault="002161BC" w:rsidP="002161BC">
      <w:pPr>
        <w:rPr>
          <w:rtl/>
        </w:rPr>
      </w:pPr>
      <w:r>
        <w:rPr>
          <w:rFonts w:cs="Times New Roman"/>
          <w:rtl/>
        </w:rPr>
        <w:t xml:space="preserve"> "מדהים," יוג'ין </w:t>
      </w:r>
      <w:r w:rsidR="00ED721D">
        <w:rPr>
          <w:rFonts w:cs="Times New Roman" w:hint="cs"/>
          <w:rtl/>
        </w:rPr>
        <w:t>העיר</w:t>
      </w:r>
      <w:r>
        <w:rPr>
          <w:rFonts w:cs="Times New Roman"/>
          <w:rtl/>
        </w:rPr>
        <w:t xml:space="preserve"> </w:t>
      </w:r>
      <w:r w:rsidR="00ED721D" w:rsidRPr="00ED721D">
        <w:rPr>
          <w:rFonts w:cs="Times New Roman"/>
          <w:rtl/>
        </w:rPr>
        <w:t xml:space="preserve">בהתפעלות </w:t>
      </w:r>
      <w:r w:rsidR="00AF675F" w:rsidRPr="00AF675F">
        <w:rPr>
          <w:rFonts w:cs="Times New Roman"/>
          <w:rtl/>
        </w:rPr>
        <w:t>מלאכותית</w:t>
      </w:r>
      <w:r>
        <w:rPr>
          <w:rFonts w:cs="Times New Roman"/>
          <w:rtl/>
        </w:rPr>
        <w:t xml:space="preserve">, "במיוחד בהתחשב בעובדה שאולי מאתיים </w:t>
      </w:r>
      <w:r w:rsidR="00AF675F" w:rsidRPr="00AF675F">
        <w:rPr>
          <w:rFonts w:cs="Times New Roman"/>
          <w:rtl/>
        </w:rPr>
        <w:t>משתתפ</w:t>
      </w:r>
      <w:r>
        <w:rPr>
          <w:rFonts w:cs="Times New Roman"/>
          <w:rtl/>
        </w:rPr>
        <w:t>ים קיבלו מדליית זהב יחד איתו."</w:t>
      </w:r>
    </w:p>
    <w:p w14:paraId="6B80710B" w14:textId="0553A6A4" w:rsidR="002161BC" w:rsidRDefault="002161BC" w:rsidP="002161BC">
      <w:pPr>
        <w:rPr>
          <w:rtl/>
        </w:rPr>
      </w:pPr>
      <w:r>
        <w:rPr>
          <w:rFonts w:cs="Times New Roman"/>
          <w:rtl/>
        </w:rPr>
        <w:t xml:space="preserve">"רק עשרים," אלכס </w:t>
      </w:r>
      <w:r w:rsidR="00AF675F" w:rsidRPr="00AF675F">
        <w:rPr>
          <w:rFonts w:cs="Times New Roman"/>
          <w:rtl/>
        </w:rPr>
        <w:t>גער</w:t>
      </w:r>
      <w:r>
        <w:rPr>
          <w:rFonts w:cs="Times New Roman"/>
          <w:rtl/>
        </w:rPr>
        <w:t>, והוריו חייכו –</w:t>
      </w:r>
      <w:r w:rsidR="00ED721D" w:rsidRPr="00ED721D">
        <w:rPr>
          <w:rFonts w:cs="Times New Roman"/>
          <w:rtl/>
        </w:rPr>
        <w:t>מסתמן</w:t>
      </w:r>
      <w:r>
        <w:rPr>
          <w:rFonts w:cs="Times New Roman"/>
          <w:rtl/>
        </w:rPr>
        <w:t xml:space="preserve"> </w:t>
      </w:r>
      <w:r w:rsidR="00ED721D">
        <w:rPr>
          <w:rFonts w:cs="Times New Roman" w:hint="cs"/>
          <w:rtl/>
        </w:rPr>
        <w:t>ש</w:t>
      </w:r>
      <w:r>
        <w:rPr>
          <w:rFonts w:cs="Times New Roman"/>
          <w:rtl/>
        </w:rPr>
        <w:t>כבר קיבל על עצמו את תפקיד המגן והמושיע של מארק, שייעדו לו בישראל. "וגם בשנה שעברה הוא קיבל מדליה!" אמנם מדליית ארד ובכל זאת, תוצאה נאה לכל הדעות. [או שרצה שסופי תהיה יותר מודעת לכל הפריבילגיות המפליגות שהורעפו עליה במשפחה.]</w:t>
      </w:r>
    </w:p>
    <w:p w14:paraId="3EBB413E" w14:textId="4E34E231" w:rsidR="00070546" w:rsidRDefault="002161BC" w:rsidP="002161BC">
      <w:pPr>
        <w:rPr>
          <w:rtl/>
        </w:rPr>
      </w:pPr>
      <w:r>
        <w:rPr>
          <w:rFonts w:cs="Times New Roman"/>
          <w:rtl/>
        </w:rPr>
        <w:t xml:space="preserve">יוג'ין שתק בהפתעה. הוא </w:t>
      </w:r>
      <w:r w:rsidR="0020581D">
        <w:rPr>
          <w:rFonts w:cs="Times New Roman" w:hint="cs"/>
          <w:rtl/>
        </w:rPr>
        <w:t>היה בטוח</w:t>
      </w:r>
      <w:r>
        <w:rPr>
          <w:rFonts w:cs="Times New Roman"/>
          <w:rtl/>
        </w:rPr>
        <w:t xml:space="preserve"> שאלכס בז להצלחותיהם של אחיו, וישמח לשמוע אחרים המקלים בה</w:t>
      </w:r>
      <w:r w:rsidR="00AF675F">
        <w:rPr>
          <w:rFonts w:cs="Times New Roman" w:hint="cs"/>
          <w:rtl/>
        </w:rPr>
        <w:t>ן</w:t>
      </w:r>
      <w:r>
        <w:rPr>
          <w:rFonts w:cs="Times New Roman"/>
          <w:rtl/>
        </w:rPr>
        <w:t xml:space="preserve"> ראש, </w:t>
      </w:r>
      <w:r w:rsidR="00FB757A">
        <w:rPr>
          <w:rFonts w:cs="Times New Roman" w:hint="cs"/>
          <w:rtl/>
        </w:rPr>
        <w:t>ודאי</w:t>
      </w:r>
      <w:r>
        <w:rPr>
          <w:rFonts w:cs="Times New Roman"/>
          <w:rtl/>
        </w:rPr>
        <w:t xml:space="preserve"> בפורום כה נרחב. </w:t>
      </w:r>
      <w:r w:rsidR="00993C90">
        <w:rPr>
          <w:rFonts w:cs="Times New Roman"/>
          <w:rtl/>
        </w:rPr>
        <w:t>הוא לא הבין למה אלכס כעס</w:t>
      </w:r>
      <w:r w:rsidR="00993C90" w:rsidRPr="00AF675F">
        <w:rPr>
          <w:rFonts w:cs="Times New Roman"/>
          <w:rtl/>
        </w:rPr>
        <w:t xml:space="preserve"> עליו</w:t>
      </w:r>
      <w:r w:rsidR="00993C90">
        <w:rPr>
          <w:rFonts w:cs="Times New Roman"/>
          <w:rtl/>
        </w:rPr>
        <w:t xml:space="preserve">, </w:t>
      </w:r>
      <w:r w:rsidR="00993C90">
        <w:rPr>
          <w:rFonts w:cs="Times New Roman" w:hint="cs"/>
          <w:rtl/>
        </w:rPr>
        <w:t>הרי</w:t>
      </w:r>
      <w:r w:rsidR="00993C90" w:rsidRPr="00685E2E">
        <w:rPr>
          <w:rtl/>
        </w:rPr>
        <w:t xml:space="preserve"> </w:t>
      </w:r>
      <w:r w:rsidR="00993C90" w:rsidRPr="00685E2E">
        <w:rPr>
          <w:rFonts w:cs="Times New Roman"/>
          <w:rtl/>
        </w:rPr>
        <w:t xml:space="preserve">יוג'ין </w:t>
      </w:r>
      <w:r w:rsidR="00993C90">
        <w:rPr>
          <w:rFonts w:cs="Times New Roman" w:hint="cs"/>
          <w:rtl/>
        </w:rPr>
        <w:t>הוא זה ש</w:t>
      </w:r>
      <w:r w:rsidR="00993C90" w:rsidRPr="00685E2E">
        <w:rPr>
          <w:rFonts w:cs="Times New Roman"/>
          <w:rtl/>
        </w:rPr>
        <w:t>נשאר ו</w:t>
      </w:r>
      <w:r w:rsidR="00993C90">
        <w:rPr>
          <w:rFonts w:cs="Times New Roman" w:hint="cs"/>
          <w:rtl/>
        </w:rPr>
        <w:t>אלכס</w:t>
      </w:r>
      <w:r w:rsidR="00993C90" w:rsidRPr="00685E2E">
        <w:rPr>
          <w:rFonts w:cs="Times New Roman"/>
          <w:rtl/>
        </w:rPr>
        <w:t xml:space="preserve"> </w:t>
      </w:r>
      <w:r w:rsidR="00993C90" w:rsidRPr="00B62DD2">
        <w:rPr>
          <w:rFonts w:cs="Times New Roman"/>
          <w:rtl/>
        </w:rPr>
        <w:t>הנוטש</w:t>
      </w:r>
      <w:r w:rsidR="00993C90">
        <w:rPr>
          <w:rFonts w:cs="Times New Roman" w:hint="cs"/>
          <w:rtl/>
        </w:rPr>
        <w:t>!</w:t>
      </w:r>
      <w:r w:rsidR="00993C90" w:rsidRPr="00066DDB">
        <w:rPr>
          <w:rFonts w:cs="Times New Roman"/>
          <w:rtl/>
        </w:rPr>
        <w:t xml:space="preserve"> </w:t>
      </w:r>
      <w:r w:rsidR="00993C90">
        <w:rPr>
          <w:rFonts w:cs="Times New Roman" w:hint="cs"/>
          <w:rtl/>
        </w:rPr>
        <w:t>ו</w:t>
      </w:r>
      <w:r w:rsidR="00066DDB" w:rsidRPr="00066DDB">
        <w:rPr>
          <w:rFonts w:cs="Times New Roman"/>
          <w:rtl/>
        </w:rPr>
        <w:t>בשנת הלימודים הבאה לא יהיה עוד מי שיגן על יוג'ין בבית-הספר ויעזור לו לחבור לילדים אחרים</w:t>
      </w:r>
      <w:r w:rsidR="00993C90">
        <w:rPr>
          <w:rFonts w:cs="Times New Roman" w:hint="cs"/>
          <w:rtl/>
        </w:rPr>
        <w:t>.</w:t>
      </w:r>
      <w:r w:rsidR="00066DDB" w:rsidRPr="00066DDB">
        <w:rPr>
          <w:rFonts w:cs="Times New Roman"/>
          <w:rtl/>
        </w:rPr>
        <w:t xml:space="preserve"> </w:t>
      </w:r>
      <w:r w:rsidR="00066DDB">
        <w:rPr>
          <w:rFonts w:cs="Times New Roman" w:hint="cs"/>
          <w:rtl/>
        </w:rPr>
        <w:t>[</w:t>
      </w:r>
      <w:r w:rsidR="00B62DD2" w:rsidRPr="00B62DD2">
        <w:rPr>
          <w:rFonts w:cs="Times New Roman"/>
          <w:rtl/>
        </w:rPr>
        <w:t>, כשאין עוד מי שיגן על יוג'ין בבית-הספר ויעזור לו לחבור לילדים אחרים, כשבשנת הלימודים הבאה יאלץ יוג'ין להסתדר בלעדיו!</w:t>
      </w:r>
      <w:r w:rsidR="00066DDB">
        <w:rPr>
          <w:rFonts w:cs="Times New Roman" w:hint="cs"/>
          <w:rtl/>
        </w:rPr>
        <w:t>]</w:t>
      </w:r>
    </w:p>
    <w:p w14:paraId="30C2C2CA" w14:textId="2753550A" w:rsidR="00070546" w:rsidRDefault="00070546" w:rsidP="00070546">
      <w:pPr>
        <w:rPr>
          <w:rtl/>
        </w:rPr>
      </w:pPr>
      <w:r>
        <w:rPr>
          <w:rFonts w:hint="cs"/>
          <w:rtl/>
        </w:rPr>
        <w:t xml:space="preserve">"ואם חיות הפרא </w:t>
      </w:r>
      <w:r w:rsidR="008E51ED">
        <w:rPr>
          <w:rFonts w:hint="cs"/>
          <w:rtl/>
        </w:rPr>
        <w:t>[</w:t>
      </w:r>
      <w:r w:rsidR="008E51ED">
        <w:t>fierce</w:t>
      </w:r>
      <w:r w:rsidR="008E51ED">
        <w:rPr>
          <w:rFonts w:hint="cs"/>
          <w:rtl/>
        </w:rPr>
        <w:t xml:space="preserve">] </w:t>
      </w:r>
      <w:r>
        <w:rPr>
          <w:rFonts w:hint="cs"/>
          <w:rtl/>
        </w:rPr>
        <w:t>יתקפו אותך</w:t>
      </w:r>
      <w:r w:rsidR="00F45C1B" w:rsidRPr="00F45C1B">
        <w:rPr>
          <w:rFonts w:cs="Times New Roman"/>
          <w:rtl/>
        </w:rPr>
        <w:t xml:space="preserve"> כשתהיה בג'ונגל</w:t>
      </w:r>
      <w:r>
        <w:rPr>
          <w:rFonts w:hint="cs"/>
          <w:rtl/>
        </w:rPr>
        <w:t>?"</w:t>
      </w:r>
      <w:r w:rsidR="00F45C1B" w:rsidRPr="00F45C1B">
        <w:rPr>
          <w:rFonts w:cs="Times New Roman"/>
          <w:rtl/>
        </w:rPr>
        <w:t xml:space="preserve"> תיאו שאל בטון של קושר</w:t>
      </w:r>
      <w:r w:rsidR="005721FB">
        <w:rPr>
          <w:rFonts w:cs="Times New Roman" w:hint="cs"/>
          <w:rtl/>
        </w:rPr>
        <w:t xml:space="preserve"> </w:t>
      </w:r>
      <w:r w:rsidR="00F45C1B" w:rsidRPr="00F45C1B">
        <w:rPr>
          <w:rFonts w:cs="Times New Roman"/>
          <w:rtl/>
        </w:rPr>
        <w:t>קשר</w:t>
      </w:r>
      <w:r w:rsidR="00FB757A">
        <w:rPr>
          <w:rFonts w:cs="Times New Roman" w:hint="cs"/>
          <w:rtl/>
        </w:rPr>
        <w:t>[</w:t>
      </w:r>
      <w:r w:rsidR="00F45C1B" w:rsidRPr="00F45C1B">
        <w:rPr>
          <w:rFonts w:cs="Times New Roman"/>
          <w:rtl/>
        </w:rPr>
        <w:t xml:space="preserve">, </w:t>
      </w:r>
      <w:r w:rsidR="00AF675F">
        <w:rPr>
          <w:rFonts w:cs="Times New Roman" w:hint="cs"/>
          <w:rtl/>
        </w:rPr>
        <w:t>כ</w:t>
      </w:r>
      <w:r w:rsidR="00F45C1B" w:rsidRPr="00F45C1B">
        <w:rPr>
          <w:rFonts w:cs="Times New Roman"/>
          <w:rtl/>
        </w:rPr>
        <w:t>שווידא שאלכס סיים להסביר לסבתא את עיקרי הישגיו של מארק בארגנטינה</w:t>
      </w:r>
      <w:r w:rsidR="00FB757A">
        <w:rPr>
          <w:rFonts w:cs="Times New Roman" w:hint="cs"/>
          <w:rtl/>
        </w:rPr>
        <w:t>]</w:t>
      </w:r>
      <w:r w:rsidR="00F45C1B" w:rsidRPr="00F45C1B">
        <w:rPr>
          <w:rFonts w:cs="Times New Roman"/>
          <w:rtl/>
        </w:rPr>
        <w:t>.</w:t>
      </w:r>
    </w:p>
    <w:p w14:paraId="3419E236" w14:textId="5DD656A7" w:rsidR="00153C66" w:rsidRDefault="00070546" w:rsidP="00153C66">
      <w:pPr>
        <w:rPr>
          <w:rtl/>
        </w:rPr>
      </w:pPr>
      <w:r>
        <w:rPr>
          <w:rFonts w:hint="cs"/>
          <w:rtl/>
        </w:rPr>
        <w:t>"</w:t>
      </w:r>
      <w:r w:rsidR="00F45C1B">
        <w:rPr>
          <w:rFonts w:hint="cs"/>
          <w:rtl/>
        </w:rPr>
        <w:t>תמיד</w:t>
      </w:r>
      <w:r>
        <w:rPr>
          <w:rFonts w:hint="cs"/>
          <w:rtl/>
        </w:rPr>
        <w:t xml:space="preserve"> </w:t>
      </w:r>
      <w:r w:rsidR="00AB3678">
        <w:rPr>
          <w:rFonts w:hint="cs"/>
          <w:rtl/>
        </w:rPr>
        <w:t xml:space="preserve">יהיה </w:t>
      </w:r>
      <w:r>
        <w:rPr>
          <w:rFonts w:hint="cs"/>
          <w:rtl/>
        </w:rPr>
        <w:t xml:space="preserve">שם </w:t>
      </w:r>
      <w:r w:rsidR="0023356D">
        <w:rPr>
          <w:rFonts w:hint="cs"/>
          <w:rtl/>
        </w:rPr>
        <w:t>אפריקאי</w:t>
      </w:r>
      <w:r w:rsidR="00AB3678">
        <w:rPr>
          <w:rFonts w:hint="cs"/>
          <w:rtl/>
        </w:rPr>
        <w:t xml:space="preserve"> ענק אחד ש</w:t>
      </w:r>
      <w:r w:rsidR="00430451">
        <w:rPr>
          <w:rFonts w:hint="cs"/>
          <w:rtl/>
        </w:rPr>
        <w:t>י</w:t>
      </w:r>
      <w:r w:rsidR="00AB3678">
        <w:rPr>
          <w:rFonts w:hint="cs"/>
          <w:rtl/>
        </w:rPr>
        <w:t>שמור עלי</w:t>
      </w:r>
      <w:r w:rsidR="005721FB">
        <w:rPr>
          <w:rFonts w:hint="cs"/>
          <w:rtl/>
        </w:rPr>
        <w:t>י</w:t>
      </w:r>
      <w:r w:rsidR="00AB3678">
        <w:rPr>
          <w:rFonts w:hint="cs"/>
          <w:rtl/>
        </w:rPr>
        <w:t>.</w:t>
      </w:r>
      <w:r w:rsidR="00153C66">
        <w:rPr>
          <w:rFonts w:cs="Times New Roman"/>
          <w:rtl/>
        </w:rPr>
        <w:t>"</w:t>
      </w:r>
    </w:p>
    <w:p w14:paraId="1358C72A" w14:textId="0DA3E9B0" w:rsidR="00962138" w:rsidRPr="00962138" w:rsidRDefault="00962138" w:rsidP="00962138">
      <w:pPr>
        <w:rPr>
          <w:rFonts w:cs="Times New Roman"/>
          <w:rtl/>
        </w:rPr>
      </w:pPr>
      <w:r w:rsidRPr="00962138">
        <w:rPr>
          <w:rFonts w:cs="Times New Roman"/>
          <w:rtl/>
        </w:rPr>
        <w:t>"הוא יהיה ענקי אפילו יותר מ</w:t>
      </w:r>
      <w:r w:rsidR="001C5A04">
        <w:rPr>
          <w:rFonts w:cs="Times New Roman"/>
          <w:rtl/>
        </w:rPr>
        <w:t>אימא</w:t>
      </w:r>
      <w:r w:rsidRPr="00962138">
        <w:rPr>
          <w:rFonts w:cs="Times New Roman"/>
          <w:rtl/>
        </w:rPr>
        <w:t xml:space="preserve"> ואבא, הם יצטרכו להסתכל עליו מלמטה כשהם יבואו לבקר, כי הראש שלו יגיע עד לעצים הכי גבוהים!" תיאו הסביר.</w:t>
      </w:r>
    </w:p>
    <w:p w14:paraId="32DA9E10" w14:textId="77777777" w:rsidR="00962138" w:rsidRDefault="00962138" w:rsidP="00962138">
      <w:pPr>
        <w:rPr>
          <w:rFonts w:cs="Times New Roman"/>
          <w:rtl/>
        </w:rPr>
      </w:pPr>
      <w:r w:rsidRPr="00962138">
        <w:rPr>
          <w:rFonts w:cs="Times New Roman"/>
          <w:rtl/>
        </w:rPr>
        <w:t>"ברור, אחרת איך הוא יוכל להגן עלי טוב?"</w:t>
      </w:r>
    </w:p>
    <w:p w14:paraId="60080263" w14:textId="6858D4B8" w:rsidR="00153C66" w:rsidRDefault="00153C66" w:rsidP="00962138">
      <w:pPr>
        <w:rPr>
          <w:rtl/>
        </w:rPr>
      </w:pPr>
      <w:r>
        <w:rPr>
          <w:rFonts w:cs="Times New Roman"/>
          <w:rtl/>
        </w:rPr>
        <w:t>"אתם תהיו ערומים, נכון אלכס?</w:t>
      </w:r>
      <w:r w:rsidR="00962138">
        <w:rPr>
          <w:rFonts w:cs="Times New Roman" w:hint="cs"/>
          <w:rtl/>
        </w:rPr>
        <w:t xml:space="preserve"> </w:t>
      </w:r>
      <w:r>
        <w:rPr>
          <w:rFonts w:cs="Times New Roman"/>
          <w:rtl/>
        </w:rPr>
        <w:t>לכל מקום שתלכו..."</w:t>
      </w:r>
    </w:p>
    <w:p w14:paraId="3AB77C00" w14:textId="651FD15F" w:rsidR="00AB3678" w:rsidRDefault="00153C66" w:rsidP="00153C66">
      <w:pPr>
        <w:rPr>
          <w:rtl/>
        </w:rPr>
      </w:pPr>
      <w:r>
        <w:rPr>
          <w:rFonts w:cs="Times New Roman"/>
          <w:rtl/>
        </w:rPr>
        <w:t>לא נדרשה תשובה חוץ מחיוך ולחיצה של כף יד דביקה.</w:t>
      </w:r>
      <w:r w:rsidR="00AB3678">
        <w:rPr>
          <w:rFonts w:hint="cs"/>
          <w:rtl/>
        </w:rPr>
        <w:t xml:space="preserve"> </w:t>
      </w:r>
      <w:r w:rsidRPr="00153C66">
        <w:rPr>
          <w:rFonts w:cs="Times New Roman"/>
          <w:rtl/>
        </w:rPr>
        <w:t>"הענק שלי</w:t>
      </w:r>
      <w:r w:rsidRPr="00153C66">
        <w:rPr>
          <w:rFonts w:cs="Times New Roman" w:hint="cs"/>
          <w:rtl/>
        </w:rPr>
        <w:t xml:space="preserve"> </w:t>
      </w:r>
      <w:r w:rsidR="00AB3678">
        <w:rPr>
          <w:rFonts w:hint="cs"/>
          <w:rtl/>
        </w:rPr>
        <w:t>ילך לאן שאני אלך, ויגן על</w:t>
      </w:r>
      <w:r w:rsidR="00507E3C">
        <w:rPr>
          <w:rFonts w:hint="cs"/>
          <w:rtl/>
        </w:rPr>
        <w:t>י</w:t>
      </w:r>
      <w:r w:rsidR="00AB3678">
        <w:rPr>
          <w:rFonts w:hint="cs"/>
          <w:rtl/>
        </w:rPr>
        <w:t>י מ</w:t>
      </w:r>
      <w:r w:rsidR="003B2606">
        <w:rPr>
          <w:rFonts w:hint="cs"/>
          <w:rtl/>
        </w:rPr>
        <w:t xml:space="preserve">פני </w:t>
      </w:r>
      <w:r w:rsidR="00AB3678">
        <w:rPr>
          <w:rFonts w:hint="cs"/>
          <w:rtl/>
        </w:rPr>
        <w:t>כל החיות הרעות עד שגם אני אלמד."</w:t>
      </w:r>
    </w:p>
    <w:p w14:paraId="2C1CE3D1" w14:textId="24EC0784" w:rsidR="00AB3678" w:rsidRDefault="00AB3678" w:rsidP="0023356D">
      <w:pPr>
        <w:rPr>
          <w:rtl/>
        </w:rPr>
      </w:pPr>
      <w:r>
        <w:rPr>
          <w:rFonts w:hint="cs"/>
          <w:rtl/>
        </w:rPr>
        <w:lastRenderedPageBreak/>
        <w:t>"ומה תעש</w:t>
      </w:r>
      <w:r w:rsidR="00F45C1B">
        <w:rPr>
          <w:rFonts w:hint="cs"/>
          <w:rtl/>
        </w:rPr>
        <w:t>ו</w:t>
      </w:r>
      <w:r>
        <w:rPr>
          <w:rFonts w:hint="cs"/>
          <w:rtl/>
        </w:rPr>
        <w:t xml:space="preserve"> שם</w:t>
      </w:r>
      <w:r w:rsidR="00F45C1B">
        <w:rPr>
          <w:rFonts w:hint="cs"/>
          <w:rtl/>
        </w:rPr>
        <w:t xml:space="preserve"> ביחד</w:t>
      </w:r>
      <w:r>
        <w:rPr>
          <w:rFonts w:hint="cs"/>
          <w:rtl/>
        </w:rPr>
        <w:t>?" תיאו שאל.</w:t>
      </w:r>
    </w:p>
    <w:p w14:paraId="6B5C9E44" w14:textId="77777777" w:rsidR="00AB3678" w:rsidRDefault="00AB3678" w:rsidP="00AB3678">
      <w:pPr>
        <w:rPr>
          <w:rtl/>
        </w:rPr>
      </w:pPr>
      <w:r>
        <w:rPr>
          <w:rFonts w:hint="cs"/>
          <w:rtl/>
        </w:rPr>
        <w:t>"נרוץ בג'ונגל האפל [תיאורים מלב המאפיליה: הג'ונגל ממתין בסבלנות לתום הכיבוש המטורף של האדם] וכשנגיח לחוף המנגינה תתפרץ..."</w:t>
      </w:r>
    </w:p>
    <w:p w14:paraId="5B3092A2" w14:textId="10B025F9" w:rsidR="00AB3678" w:rsidRDefault="00AB3678" w:rsidP="0023356D">
      <w:pPr>
        <w:rPr>
          <w:rtl/>
        </w:rPr>
      </w:pPr>
      <w:r>
        <w:rPr>
          <w:rFonts w:hint="cs"/>
          <w:rtl/>
        </w:rPr>
        <w:t>"תהיה שם</w:t>
      </w:r>
      <w:r w:rsidR="00430451">
        <w:rPr>
          <w:rFonts w:hint="cs"/>
          <w:rtl/>
        </w:rPr>
        <w:t xml:space="preserve"> אולי גם</w:t>
      </w:r>
      <w:r>
        <w:rPr>
          <w:rFonts w:hint="cs"/>
          <w:rtl/>
        </w:rPr>
        <w:t xml:space="preserve"> ענקית אחת שתוכל להגן על</w:t>
      </w:r>
      <w:r w:rsidR="00507E3C">
        <w:rPr>
          <w:rFonts w:hint="cs"/>
          <w:rtl/>
        </w:rPr>
        <w:t>י</w:t>
      </w:r>
      <w:r>
        <w:rPr>
          <w:rFonts w:hint="cs"/>
          <w:rtl/>
        </w:rPr>
        <w:t>י?"</w:t>
      </w:r>
    </w:p>
    <w:p w14:paraId="71763B79" w14:textId="77777777" w:rsidR="00AB3678" w:rsidRDefault="00AB3678" w:rsidP="00AB3678">
      <w:pPr>
        <w:rPr>
          <w:rtl/>
        </w:rPr>
      </w:pPr>
      <w:r>
        <w:rPr>
          <w:rFonts w:hint="cs"/>
          <w:rtl/>
        </w:rPr>
        <w:t>"כן, אבל אתה תעדיף ענק. הם יותר חזקים."</w:t>
      </w:r>
    </w:p>
    <w:p w14:paraId="5FD47D01" w14:textId="77777777" w:rsidR="00AB3678" w:rsidRDefault="00AB3678" w:rsidP="00AB3678">
      <w:pPr>
        <w:rPr>
          <w:rtl/>
        </w:rPr>
      </w:pPr>
      <w:r>
        <w:rPr>
          <w:rFonts w:hint="cs"/>
          <w:rtl/>
        </w:rPr>
        <w:t>"לא, אני אעדיף ענקית, הן יותר מחממות."</w:t>
      </w:r>
    </w:p>
    <w:p w14:paraId="75CC6680" w14:textId="77777777" w:rsidR="00AB3678" w:rsidRDefault="00AB3678" w:rsidP="00AB3678">
      <w:pPr>
        <w:rPr>
          <w:rtl/>
        </w:rPr>
      </w:pPr>
      <w:r>
        <w:rPr>
          <w:rFonts w:hint="cs"/>
          <w:rtl/>
        </w:rPr>
        <w:t>אלכס צחק, "תיאו, באפריקה חם כל השנה."</w:t>
      </w:r>
    </w:p>
    <w:p w14:paraId="3D854638" w14:textId="4A61FA91" w:rsidR="00AB77E3" w:rsidRPr="00CD067C" w:rsidRDefault="008B1B44" w:rsidP="003B2606">
      <w:pPr>
        <w:rPr>
          <w:rtl/>
        </w:rPr>
      </w:pPr>
      <w:r>
        <w:rPr>
          <w:rtl/>
        </w:rPr>
        <w:t>סופי</w:t>
      </w:r>
      <w:r w:rsidR="00AB77E3" w:rsidRPr="00CD067C">
        <w:rPr>
          <w:rtl/>
        </w:rPr>
        <w:t xml:space="preserve"> </w:t>
      </w:r>
      <w:r w:rsidR="00AF675F" w:rsidRPr="00AF675F">
        <w:rPr>
          <w:rFonts w:cs="Times New Roman"/>
          <w:rtl/>
        </w:rPr>
        <w:t>הצטרפה לצחוק</w:t>
      </w:r>
      <w:r w:rsidR="00AB77E3">
        <w:rPr>
          <w:rFonts w:hint="cs"/>
          <w:rtl/>
        </w:rPr>
        <w:t xml:space="preserve"> </w:t>
      </w:r>
      <w:r w:rsidR="00AB77E3" w:rsidRPr="00CD067C">
        <w:rPr>
          <w:rtl/>
        </w:rPr>
        <w:t xml:space="preserve">וקולין ליטף את </w:t>
      </w:r>
      <w:r w:rsidR="00922255">
        <w:rPr>
          <w:rtl/>
        </w:rPr>
        <w:t>שערה</w:t>
      </w:r>
      <w:r w:rsidR="00AB77E3" w:rsidRPr="00CD067C">
        <w:rPr>
          <w:rtl/>
        </w:rPr>
        <w:t>.</w:t>
      </w:r>
      <w:r w:rsidR="0034529D">
        <w:rPr>
          <w:rFonts w:hint="cs"/>
          <w:rtl/>
        </w:rPr>
        <w:t xml:space="preserve"> הטרייפל שהכין ספג תשבחות מכל עבר </w:t>
      </w:r>
      <w:r w:rsidR="0034529D">
        <w:rPr>
          <w:rtl/>
        </w:rPr>
        <w:t>–</w:t>
      </w:r>
      <w:r w:rsidR="0034529D">
        <w:rPr>
          <w:rFonts w:hint="cs"/>
          <w:rtl/>
        </w:rPr>
        <w:t xml:space="preserve"> לא מן הנמנע שבזכות כמויות נדיבות של שרי שנוצקו עליו </w:t>
      </w:r>
      <w:r w:rsidR="001F261B">
        <w:rPr>
          <w:rFonts w:hint="cs"/>
          <w:rtl/>
        </w:rPr>
        <w:t>[</w:t>
      </w:r>
      <w:r w:rsidR="0034529D">
        <w:rPr>
          <w:rFonts w:hint="cs"/>
          <w:rtl/>
        </w:rPr>
        <w:t>(מנת-ילדים הוכנה במגש נפרד)</w:t>
      </w:r>
      <w:r w:rsidR="001F261B">
        <w:rPr>
          <w:rFonts w:hint="cs"/>
          <w:rtl/>
        </w:rPr>
        <w:t>]</w:t>
      </w:r>
      <w:r w:rsidR="0034529D">
        <w:rPr>
          <w:rFonts w:hint="cs"/>
          <w:rtl/>
        </w:rPr>
        <w:t>.</w:t>
      </w:r>
      <w:r w:rsidR="00E65954" w:rsidRPr="00E65954">
        <w:rPr>
          <w:rFonts w:hint="cs"/>
          <w:rtl/>
        </w:rPr>
        <w:t xml:space="preserve"> </w:t>
      </w:r>
      <w:r w:rsidR="00E65954">
        <w:rPr>
          <w:rFonts w:hint="cs"/>
          <w:rtl/>
        </w:rPr>
        <w:t>ונוסף</w:t>
      </w:r>
      <w:r w:rsidR="00507E3C">
        <w:rPr>
          <w:rFonts w:hint="cs"/>
          <w:rtl/>
        </w:rPr>
        <w:t xml:space="preserve"> על כך</w:t>
      </w:r>
      <w:r w:rsidR="00E65954">
        <w:rPr>
          <w:rFonts w:hint="cs"/>
          <w:rtl/>
        </w:rPr>
        <w:t xml:space="preserve">, פשרה מפיסת דעת [מעודדת / מפייסת / מרגיעה] הושגה עם </w:t>
      </w:r>
      <w:r>
        <w:rPr>
          <w:rFonts w:hint="cs"/>
          <w:rtl/>
        </w:rPr>
        <w:t>סופי</w:t>
      </w:r>
      <w:r w:rsidR="00E65954">
        <w:rPr>
          <w:rFonts w:hint="cs"/>
          <w:rtl/>
        </w:rPr>
        <w:t xml:space="preserve"> </w:t>
      </w:r>
      <w:r w:rsidR="00962138" w:rsidRPr="00962138">
        <w:rPr>
          <w:rFonts w:cs="Times New Roman"/>
          <w:rtl/>
        </w:rPr>
        <w:t xml:space="preserve">והיא </w:t>
      </w:r>
      <w:r w:rsidR="00E65954">
        <w:rPr>
          <w:rFonts w:hint="cs"/>
          <w:rtl/>
        </w:rPr>
        <w:t xml:space="preserve">ניאותה להיבחן </w:t>
      </w:r>
      <w:r w:rsidR="001F261B">
        <w:rPr>
          <w:rFonts w:hint="cs"/>
          <w:rtl/>
        </w:rPr>
        <w:t>ל</w:t>
      </w:r>
      <w:bookmarkStart w:id="246" w:name="_Hlk526404645"/>
      <w:r w:rsidR="001F261B">
        <w:rPr>
          <w:rFonts w:hint="cs"/>
          <w:rtl/>
        </w:rPr>
        <w:t>ג'וליארד</w:t>
      </w:r>
      <w:bookmarkEnd w:id="246"/>
      <w:r w:rsidR="001F261B">
        <w:rPr>
          <w:rFonts w:hint="cs"/>
          <w:rtl/>
        </w:rPr>
        <w:t xml:space="preserve"> </w:t>
      </w:r>
      <w:r w:rsidR="00E65954">
        <w:rPr>
          <w:rFonts w:hint="cs"/>
          <w:rtl/>
        </w:rPr>
        <w:t>בשנה הבאה, ואף לקבל בכל סוף שבוע שיעורים פרטיים אצל מר פאראדו, המורה המהולל</w:t>
      </w:r>
      <w:r w:rsidR="00F45C1B" w:rsidRPr="00F45C1B">
        <w:rPr>
          <w:rFonts w:cs="Times New Roman"/>
          <w:rtl/>
        </w:rPr>
        <w:t xml:space="preserve"> לפסנתר</w:t>
      </w:r>
      <w:r w:rsidR="00E65954">
        <w:rPr>
          <w:rFonts w:hint="cs"/>
          <w:rtl/>
        </w:rPr>
        <w:t>.</w:t>
      </w:r>
    </w:p>
    <w:p w14:paraId="3CE3A6CA" w14:textId="2BD663F8" w:rsidR="00AB77E3" w:rsidRPr="00CD067C" w:rsidRDefault="00AB77E3" w:rsidP="003B2606">
      <w:pPr>
        <w:rPr>
          <w:rtl/>
        </w:rPr>
      </w:pPr>
      <w:r w:rsidRPr="00CD067C">
        <w:rPr>
          <w:rtl/>
        </w:rPr>
        <w:t>"אתם עדיין חיים בתוך אור מסנוור?"</w:t>
      </w:r>
      <w:r w:rsidR="00F45C1B" w:rsidRPr="00F45C1B">
        <w:rPr>
          <w:rFonts w:cs="Times New Roman"/>
          <w:rtl/>
        </w:rPr>
        <w:t xml:space="preserve"> אלכס שאל</w:t>
      </w:r>
      <w:r w:rsidR="00B62DD2" w:rsidRPr="00B62DD2">
        <w:rPr>
          <w:rFonts w:cs="Times New Roman"/>
          <w:rtl/>
        </w:rPr>
        <w:t>, כשקולין ס</w:t>
      </w:r>
      <w:r w:rsidR="00507E3C">
        <w:rPr>
          <w:rFonts w:cs="Times New Roman" w:hint="cs"/>
          <w:rtl/>
        </w:rPr>
        <w:t>י</w:t>
      </w:r>
      <w:r w:rsidR="00B62DD2" w:rsidRPr="00B62DD2">
        <w:rPr>
          <w:rFonts w:cs="Times New Roman"/>
          <w:rtl/>
        </w:rPr>
        <w:t>רב באופן מופגן לכל מנה לא צמחונית שהוגשה לו</w:t>
      </w:r>
      <w:r w:rsidR="00F45C1B" w:rsidRPr="00F45C1B">
        <w:rPr>
          <w:rFonts w:cs="Times New Roman"/>
          <w:rtl/>
        </w:rPr>
        <w:t>.</w:t>
      </w:r>
    </w:p>
    <w:p w14:paraId="0FAF101C" w14:textId="1D70798A" w:rsidR="00C15AC9" w:rsidRDefault="00671E56" w:rsidP="00C15AC9">
      <w:pPr>
        <w:rPr>
          <w:rtl/>
        </w:rPr>
      </w:pPr>
      <w:r>
        <w:rPr>
          <w:rFonts w:cs="Times New Roman" w:hint="cs"/>
          <w:rtl/>
        </w:rPr>
        <w:t>"</w:t>
      </w:r>
      <w:r w:rsidR="00F45C1B">
        <w:rPr>
          <w:rFonts w:cs="Times New Roman" w:hint="cs"/>
          <w:rtl/>
        </w:rPr>
        <w:t xml:space="preserve">לפחות </w:t>
      </w:r>
      <w:r>
        <w:rPr>
          <w:rFonts w:cs="Times New Roman" w:hint="cs"/>
          <w:rtl/>
        </w:rPr>
        <w:t xml:space="preserve">אתה, </w:t>
      </w:r>
      <w:r w:rsidR="00C15AC9">
        <w:rPr>
          <w:rFonts w:cs="Times New Roman"/>
          <w:rtl/>
        </w:rPr>
        <w:t>שלא תסתבך עם לא-יהודי</w:t>
      </w:r>
      <w:r w:rsidR="00507E3C">
        <w:rPr>
          <w:rFonts w:cs="Times New Roman" w:hint="cs"/>
          <w:rtl/>
        </w:rPr>
        <w:t>י</w:t>
      </w:r>
      <w:r w:rsidR="00C15AC9">
        <w:rPr>
          <w:rFonts w:cs="Times New Roman"/>
          <w:rtl/>
        </w:rPr>
        <w:t>ה</w:t>
      </w:r>
      <w:r w:rsidR="0034529D">
        <w:rPr>
          <w:rFonts w:cs="Times New Roman" w:hint="cs"/>
          <w:rtl/>
        </w:rPr>
        <w:t>!</w:t>
      </w:r>
      <w:r>
        <w:rPr>
          <w:rFonts w:cs="Times New Roman" w:hint="cs"/>
          <w:rtl/>
        </w:rPr>
        <w:t xml:space="preserve">" </w:t>
      </w:r>
      <w:r w:rsidR="00962138" w:rsidRPr="00962138">
        <w:rPr>
          <w:rFonts w:cs="Times New Roman"/>
          <w:rtl/>
        </w:rPr>
        <w:t>סבו האנגליקני</w:t>
      </w:r>
      <w:r w:rsidR="00962138" w:rsidRPr="00962138">
        <w:rPr>
          <w:rFonts w:cs="Times New Roman" w:hint="cs"/>
          <w:rtl/>
        </w:rPr>
        <w:t xml:space="preserve"> </w:t>
      </w:r>
      <w:r>
        <w:rPr>
          <w:rFonts w:cs="Times New Roman" w:hint="cs"/>
          <w:rtl/>
        </w:rPr>
        <w:t>התלוצץ.</w:t>
      </w:r>
    </w:p>
    <w:p w14:paraId="4A09CCCD" w14:textId="643AA919" w:rsidR="00C15AC9" w:rsidRDefault="00671E56" w:rsidP="00C15AC9">
      <w:pPr>
        <w:rPr>
          <w:rtl/>
        </w:rPr>
      </w:pPr>
      <w:r>
        <w:rPr>
          <w:rFonts w:cs="Times New Roman" w:hint="cs"/>
          <w:rtl/>
        </w:rPr>
        <w:t>"</w:t>
      </w:r>
      <w:r w:rsidR="00C15AC9">
        <w:rPr>
          <w:rFonts w:cs="Times New Roman"/>
          <w:rtl/>
        </w:rPr>
        <w:t>לא הייתי רוצה להסתבך עם אף אחד.</w:t>
      </w:r>
      <w:r>
        <w:rPr>
          <w:rFonts w:cs="Times New Roman" w:hint="cs"/>
          <w:rtl/>
        </w:rPr>
        <w:t>"</w:t>
      </w:r>
    </w:p>
    <w:p w14:paraId="7502AB03" w14:textId="6C5B2246" w:rsidR="00C15AC9" w:rsidRDefault="00671E56" w:rsidP="00C15AC9">
      <w:pPr>
        <w:rPr>
          <w:rtl/>
        </w:rPr>
      </w:pPr>
      <w:r>
        <w:rPr>
          <w:rFonts w:cs="Times New Roman" w:hint="cs"/>
          <w:rtl/>
        </w:rPr>
        <w:t>"</w:t>
      </w:r>
      <w:r w:rsidR="00C15AC9">
        <w:rPr>
          <w:rFonts w:cs="Times New Roman"/>
          <w:rtl/>
        </w:rPr>
        <w:t>אבל אתה מסתבך פעם אחר פעם, לא?</w:t>
      </w:r>
      <w:r>
        <w:rPr>
          <w:rFonts w:cs="Times New Roman" w:hint="cs"/>
          <w:rtl/>
        </w:rPr>
        <w:t xml:space="preserve">" </w:t>
      </w:r>
      <w:r w:rsidR="00BD3CE9">
        <w:rPr>
          <w:rFonts w:cs="Times New Roman" w:hint="cs"/>
          <w:rtl/>
        </w:rPr>
        <w:t>הקניט</w:t>
      </w:r>
      <w:r>
        <w:rPr>
          <w:rFonts w:cs="Times New Roman" w:hint="cs"/>
          <w:rtl/>
        </w:rPr>
        <w:t>ה האם.</w:t>
      </w:r>
    </w:p>
    <w:p w14:paraId="6C7571BC" w14:textId="6FFCDB87" w:rsidR="00C15AC9" w:rsidRDefault="00C15AC9" w:rsidP="00283429">
      <w:pPr>
        <w:rPr>
          <w:rtl/>
        </w:rPr>
      </w:pPr>
      <w:r>
        <w:rPr>
          <w:rFonts w:cs="Times New Roman"/>
          <w:rtl/>
        </w:rPr>
        <w:t xml:space="preserve">אלכס </w:t>
      </w:r>
      <w:r w:rsidR="00AB15B1">
        <w:rPr>
          <w:rFonts w:cs="Times New Roman" w:hint="cs"/>
          <w:rtl/>
        </w:rPr>
        <w:t>אמנם</w:t>
      </w:r>
      <w:r w:rsidR="00283429">
        <w:rPr>
          <w:rFonts w:cs="Times New Roman" w:hint="cs"/>
          <w:rtl/>
        </w:rPr>
        <w:t xml:space="preserve"> התעמת עם לא מעט אנשים אך מעולם לא באופן מסובך</w:t>
      </w:r>
      <w:r w:rsidR="001F261B">
        <w:rPr>
          <w:rFonts w:cs="Times New Roman" w:hint="cs"/>
          <w:rtl/>
        </w:rPr>
        <w:t>,</w:t>
      </w:r>
      <w:r w:rsidR="00283429">
        <w:rPr>
          <w:rFonts w:cs="Times New Roman" w:hint="cs"/>
          <w:rtl/>
        </w:rPr>
        <w:t xml:space="preserve"> חוץ מאשר עם </w:t>
      </w:r>
      <w:r w:rsidR="00BD3CE9">
        <w:rPr>
          <w:rFonts w:cs="Times New Roman" w:hint="cs"/>
          <w:rtl/>
        </w:rPr>
        <w:t>הוריו</w:t>
      </w:r>
      <w:r>
        <w:rPr>
          <w:rFonts w:cs="Times New Roman"/>
          <w:rtl/>
        </w:rPr>
        <w:t>.</w:t>
      </w:r>
    </w:p>
    <w:p w14:paraId="18F8A8A7" w14:textId="66DAC7CF" w:rsidR="00CE3199" w:rsidRDefault="00CE3199" w:rsidP="00850C64">
      <w:pPr>
        <w:rPr>
          <w:rtl/>
        </w:rPr>
      </w:pPr>
    </w:p>
    <w:p w14:paraId="166AC1EC" w14:textId="77777777" w:rsidR="002B4767" w:rsidRDefault="00CE3199" w:rsidP="00CE3199">
      <w:pPr>
        <w:rPr>
          <w:rFonts w:cs="Times New Roman"/>
          <w:rtl/>
        </w:rPr>
      </w:pPr>
      <w:r>
        <w:rPr>
          <w:rFonts w:hint="cs"/>
          <w:rtl/>
        </w:rPr>
        <w:t>[</w:t>
      </w:r>
      <w:r w:rsidR="002B4767" w:rsidRPr="002B4767">
        <w:t>http://www.bbcamerica.com/mind-the-gap/2014/07/15/10-desserts-make-brits-america-homesick</w:t>
      </w:r>
      <w:r w:rsidR="002B4767" w:rsidRPr="002B4767">
        <w:rPr>
          <w:rFonts w:cs="Times New Roman"/>
          <w:rtl/>
        </w:rPr>
        <w:t>/</w:t>
      </w:r>
    </w:p>
    <w:p w14:paraId="189E3781" w14:textId="77777777" w:rsidR="002B4767" w:rsidRDefault="00EE3076" w:rsidP="00CE3199">
      <w:pPr>
        <w:rPr>
          <w:rFonts w:cs="Times New Roman"/>
          <w:rtl/>
        </w:rPr>
      </w:pPr>
      <w:hyperlink r:id="rId185" w:history="1">
        <w:r w:rsidR="002B4767" w:rsidRPr="00E47DDF">
          <w:rPr>
            <w:rStyle w:val="Hyperlink"/>
          </w:rPr>
          <w:t>http://www.anglotopia.net/british-travel/guest-feature-top-10-classic-british-desserts</w:t>
        </w:r>
        <w:r w:rsidR="002B4767" w:rsidRPr="00E47DDF">
          <w:rPr>
            <w:rStyle w:val="Hyperlink"/>
            <w:rFonts w:cs="Times New Roman"/>
            <w:rtl/>
          </w:rPr>
          <w:t>/</w:t>
        </w:r>
      </w:hyperlink>
    </w:p>
    <w:p w14:paraId="08C40F42" w14:textId="77777777" w:rsidR="002B4767" w:rsidRDefault="00EE3076" w:rsidP="00CE3199">
      <w:pPr>
        <w:rPr>
          <w:rtl/>
        </w:rPr>
      </w:pPr>
      <w:hyperlink r:id="rId186" w:history="1">
        <w:r w:rsidR="002B4767" w:rsidRPr="00E47DDF">
          <w:rPr>
            <w:rStyle w:val="Hyperlink"/>
          </w:rPr>
          <w:t>http://www.eurocheapo.com/blog/london-5-classic-british-desserts-found-on-most-pub-menus.html</w:t>
        </w:r>
      </w:hyperlink>
    </w:p>
    <w:p w14:paraId="6489FDB6" w14:textId="77777777" w:rsidR="00CE3199" w:rsidRDefault="00CE3199" w:rsidP="00CE3199">
      <w:pPr>
        <w:rPr>
          <w:rtl/>
        </w:rPr>
      </w:pPr>
      <w:r>
        <w:rPr>
          <w:rFonts w:hint="cs"/>
          <w:rtl/>
        </w:rPr>
        <w:t>]</w:t>
      </w:r>
    </w:p>
    <w:p w14:paraId="25B8A2F6" w14:textId="3A993B3F" w:rsidR="00BD3CE9" w:rsidRDefault="00CE3199" w:rsidP="005C2085">
      <w:pPr>
        <w:rPr>
          <w:rtl/>
        </w:rPr>
      </w:pPr>
      <w:r>
        <w:rPr>
          <w:rFonts w:hint="cs"/>
          <w:rtl/>
        </w:rPr>
        <w:t xml:space="preserve">האורחים עזבו ובגדיו הנקיים של אלכס הגיחו מהמייבש. </w:t>
      </w:r>
      <w:r w:rsidR="00B342DE">
        <w:rPr>
          <w:rFonts w:hint="cs"/>
          <w:rtl/>
        </w:rPr>
        <w:t>האם</w:t>
      </w:r>
      <w:r w:rsidR="004627AB" w:rsidRPr="00CD067C">
        <w:rPr>
          <w:rtl/>
        </w:rPr>
        <w:t xml:space="preserve"> ארזה את הבגדים</w:t>
      </w:r>
      <w:r w:rsidR="00B342DE">
        <w:rPr>
          <w:rtl/>
        </w:rPr>
        <w:t xml:space="preserve"> ומארק </w:t>
      </w:r>
      <w:r w:rsidR="000E6C03">
        <w:rPr>
          <w:rFonts w:hint="cs"/>
          <w:rtl/>
        </w:rPr>
        <w:t>צרר</w:t>
      </w:r>
      <w:r w:rsidR="00B342DE">
        <w:rPr>
          <w:rtl/>
        </w:rPr>
        <w:t xml:space="preserve"> עבורו </w:t>
      </w:r>
      <w:r w:rsidR="00B342DE">
        <w:rPr>
          <w:rFonts w:hint="cs"/>
          <w:rtl/>
        </w:rPr>
        <w:t xml:space="preserve">חפצים אחדים שהאמין </w:t>
      </w:r>
      <w:r w:rsidR="00254B7B">
        <w:rPr>
          <w:rFonts w:hint="cs"/>
          <w:rtl/>
        </w:rPr>
        <w:t xml:space="preserve">כי יזדקק </w:t>
      </w:r>
      <w:r w:rsidR="00B342DE">
        <w:rPr>
          <w:rFonts w:hint="cs"/>
          <w:rtl/>
        </w:rPr>
        <w:t>להם</w:t>
      </w:r>
      <w:r w:rsidR="000E6C03">
        <w:rPr>
          <w:rFonts w:hint="cs"/>
          <w:rtl/>
        </w:rPr>
        <w:t>,</w:t>
      </w:r>
      <w:r w:rsidR="00B342DE">
        <w:rPr>
          <w:rFonts w:hint="cs"/>
          <w:rtl/>
        </w:rPr>
        <w:t xml:space="preserve"> </w:t>
      </w:r>
      <w:r w:rsidR="00AF675F">
        <w:rPr>
          <w:rFonts w:hint="cs"/>
          <w:rtl/>
        </w:rPr>
        <w:t>[</w:t>
      </w:r>
      <w:r w:rsidR="00274225">
        <w:rPr>
          <w:rFonts w:hint="cs"/>
          <w:rtl/>
        </w:rPr>
        <w:t xml:space="preserve">בעוד אלכס </w:t>
      </w:r>
      <w:r w:rsidR="00E65954">
        <w:rPr>
          <w:rFonts w:hint="cs"/>
          <w:rtl/>
        </w:rPr>
        <w:t>השקיף על הנעשה בהבעה זעופה.</w:t>
      </w:r>
      <w:r w:rsidR="00AF675F">
        <w:rPr>
          <w:rFonts w:hint="cs"/>
          <w:rtl/>
        </w:rPr>
        <w:t>]</w:t>
      </w:r>
      <w:r>
        <w:rPr>
          <w:rFonts w:hint="cs"/>
          <w:rtl/>
        </w:rPr>
        <w:t xml:space="preserve"> </w:t>
      </w:r>
      <w:r w:rsidR="00AF675F">
        <w:rPr>
          <w:rFonts w:hint="cs"/>
          <w:rtl/>
        </w:rPr>
        <w:t>ו</w:t>
      </w:r>
      <w:r w:rsidR="00A20992" w:rsidRPr="00A20992">
        <w:rPr>
          <w:rFonts w:cs="Times New Roman"/>
          <w:rtl/>
        </w:rPr>
        <w:t>מצא</w:t>
      </w:r>
      <w:r w:rsidR="00AF675F" w:rsidRPr="00AF675F">
        <w:rPr>
          <w:rFonts w:cs="Times New Roman"/>
          <w:rtl/>
        </w:rPr>
        <w:t xml:space="preserve"> </w:t>
      </w:r>
      <w:r w:rsidR="00AF675F" w:rsidRPr="00A20992">
        <w:rPr>
          <w:rFonts w:cs="Times New Roman"/>
          <w:rtl/>
        </w:rPr>
        <w:t>בין כל הבלגן</w:t>
      </w:r>
      <w:r w:rsidR="00A20992" w:rsidRPr="00A20992">
        <w:rPr>
          <w:rFonts w:cs="Times New Roman"/>
          <w:rtl/>
        </w:rPr>
        <w:t xml:space="preserve"> את </w:t>
      </w:r>
      <w:r w:rsidR="00A20992">
        <w:rPr>
          <w:rFonts w:cs="Times New Roman" w:hint="cs"/>
          <w:rtl/>
        </w:rPr>
        <w:t>ה</w:t>
      </w:r>
      <w:r>
        <w:rPr>
          <w:rFonts w:hint="cs"/>
          <w:rtl/>
        </w:rPr>
        <w:t xml:space="preserve">מתנות </w:t>
      </w:r>
      <w:r w:rsidR="00A20992" w:rsidRPr="00A20992">
        <w:rPr>
          <w:rFonts w:cs="Times New Roman"/>
          <w:rtl/>
        </w:rPr>
        <w:t xml:space="preserve">הנשכחות </w:t>
      </w:r>
      <w:r>
        <w:rPr>
          <w:rFonts w:hint="cs"/>
          <w:rtl/>
        </w:rPr>
        <w:t>שאלכס הביא איתו מטוקיו</w:t>
      </w:r>
      <w:r w:rsidR="001F261B">
        <w:rPr>
          <w:rFonts w:hint="cs"/>
          <w:rtl/>
        </w:rPr>
        <w:t>.</w:t>
      </w:r>
      <w:r w:rsidR="00917B8A">
        <w:rPr>
          <w:rFonts w:hint="cs"/>
          <w:rtl/>
        </w:rPr>
        <w:t xml:space="preserve"> </w:t>
      </w:r>
      <w:r>
        <w:rPr>
          <w:rFonts w:hint="cs"/>
          <w:rtl/>
        </w:rPr>
        <w:t>ו</w:t>
      </w:r>
      <w:r w:rsidR="003B2606">
        <w:rPr>
          <w:rFonts w:hint="cs"/>
          <w:rtl/>
        </w:rPr>
        <w:t xml:space="preserve">לאחר שבחן אותן </w:t>
      </w:r>
      <w:r w:rsidR="00850C64">
        <w:rPr>
          <w:rFonts w:hint="cs"/>
          <w:rtl/>
        </w:rPr>
        <w:t xml:space="preserve">אחת לאחת </w:t>
      </w:r>
      <w:r>
        <w:rPr>
          <w:rFonts w:hint="cs"/>
          <w:rtl/>
        </w:rPr>
        <w:t xml:space="preserve">נעלם עם שללו </w:t>
      </w:r>
      <w:r>
        <w:rPr>
          <w:rtl/>
        </w:rPr>
        <w:t>–</w:t>
      </w:r>
      <w:r>
        <w:rPr>
          <w:rFonts w:hint="cs"/>
          <w:rtl/>
        </w:rPr>
        <w:t xml:space="preserve"> חוברת חידונים </w:t>
      </w:r>
      <w:r w:rsidR="00546BA7">
        <w:rPr>
          <w:rFonts w:hint="cs"/>
          <w:rtl/>
        </w:rPr>
        <w:t>של התאמת ספרות לתבניות</w:t>
      </w:r>
      <w:r>
        <w:rPr>
          <w:rFonts w:hint="cs"/>
          <w:rtl/>
        </w:rPr>
        <w:t xml:space="preserve">. </w:t>
      </w:r>
    </w:p>
    <w:p w14:paraId="7EB9317F" w14:textId="7EF3654A" w:rsidR="00A20992" w:rsidRDefault="00254B7B" w:rsidP="005C2085">
      <w:pPr>
        <w:rPr>
          <w:rFonts w:cs="Times New Roman"/>
          <w:rtl/>
        </w:rPr>
      </w:pPr>
      <w:r>
        <w:rPr>
          <w:rFonts w:hint="cs"/>
          <w:rtl/>
        </w:rPr>
        <w:t>מ</w:t>
      </w:r>
      <w:r w:rsidR="00D9127E">
        <w:rPr>
          <w:rFonts w:hint="cs"/>
          <w:rtl/>
        </w:rPr>
        <w:t>שנעזב</w:t>
      </w:r>
      <w:r w:rsidR="00B40BDC">
        <w:rPr>
          <w:rFonts w:hint="cs"/>
          <w:rtl/>
        </w:rPr>
        <w:t xml:space="preserve"> </w:t>
      </w:r>
      <w:r w:rsidR="00B342DE">
        <w:rPr>
          <w:rFonts w:hint="cs"/>
          <w:rtl/>
        </w:rPr>
        <w:t>ל</w:t>
      </w:r>
      <w:r w:rsidR="00CE6AF6">
        <w:rPr>
          <w:rFonts w:hint="cs"/>
          <w:rtl/>
        </w:rPr>
        <w:t>נפשו</w:t>
      </w:r>
      <w:r w:rsidR="00B342DE">
        <w:rPr>
          <w:rFonts w:hint="cs"/>
          <w:rtl/>
        </w:rPr>
        <w:t xml:space="preserve"> </w:t>
      </w:r>
      <w:r w:rsidR="00BD3CE9">
        <w:rPr>
          <w:rFonts w:hint="cs"/>
          <w:rtl/>
        </w:rPr>
        <w:t xml:space="preserve">העיף </w:t>
      </w:r>
      <w:r w:rsidR="00D9127E">
        <w:rPr>
          <w:rFonts w:hint="cs"/>
          <w:rtl/>
        </w:rPr>
        <w:t xml:space="preserve">אלכס </w:t>
      </w:r>
      <w:r w:rsidR="003B2606">
        <w:rPr>
          <w:rFonts w:hint="cs"/>
          <w:rtl/>
        </w:rPr>
        <w:t xml:space="preserve">מהתרמיל </w:t>
      </w:r>
      <w:r w:rsidR="00B342DE">
        <w:rPr>
          <w:rFonts w:hint="cs"/>
          <w:rtl/>
        </w:rPr>
        <w:t>את ספרי הלימוד הישנים ש</w:t>
      </w:r>
      <w:r w:rsidR="00A20992" w:rsidRPr="00A20992">
        <w:rPr>
          <w:rFonts w:cs="Times New Roman"/>
          <w:rtl/>
        </w:rPr>
        <w:t>שמארק ארז עבורו</w:t>
      </w:r>
      <w:r w:rsidR="003B2606">
        <w:rPr>
          <w:rFonts w:hint="cs"/>
          <w:rtl/>
        </w:rPr>
        <w:t xml:space="preserve">, </w:t>
      </w:r>
      <w:r w:rsidR="00B342DE">
        <w:rPr>
          <w:rFonts w:hint="cs"/>
          <w:rtl/>
        </w:rPr>
        <w:t>ו</w:t>
      </w:r>
      <w:r w:rsidR="00A20992">
        <w:rPr>
          <w:rFonts w:hint="cs"/>
          <w:rtl/>
        </w:rPr>
        <w:t xml:space="preserve">במקומם </w:t>
      </w:r>
      <w:r w:rsidR="00B342DE">
        <w:rPr>
          <w:rFonts w:hint="cs"/>
          <w:rtl/>
        </w:rPr>
        <w:t>הכניס את ה</w:t>
      </w:r>
      <w:r w:rsidR="001C5A04">
        <w:rPr>
          <w:rFonts w:hint="cs"/>
          <w:rtl/>
        </w:rPr>
        <w:t>מוזיקה</w:t>
      </w:r>
      <w:r w:rsidR="00B342DE">
        <w:rPr>
          <w:rFonts w:hint="cs"/>
          <w:rtl/>
        </w:rPr>
        <w:t xml:space="preserve"> שלו, כולל דיסקים ש</w:t>
      </w:r>
      <w:r w:rsidR="00274225">
        <w:rPr>
          <w:rFonts w:hint="cs"/>
          <w:rtl/>
        </w:rPr>
        <w:t>זנח</w:t>
      </w:r>
      <w:r w:rsidR="00B342DE">
        <w:rPr>
          <w:rFonts w:hint="cs"/>
          <w:rtl/>
        </w:rPr>
        <w:t xml:space="preserve"> כבר שנים</w:t>
      </w:r>
      <w:r w:rsidR="00546BA7">
        <w:rPr>
          <w:rFonts w:hint="cs"/>
          <w:rtl/>
        </w:rPr>
        <w:t>, ותמונות מתקופות שונות שהיו פזורות במגירותיו וש</w:t>
      </w:r>
      <w:r w:rsidR="00A20992" w:rsidRPr="00A20992">
        <w:rPr>
          <w:rFonts w:cs="Times New Roman"/>
          <w:rtl/>
        </w:rPr>
        <w:t xml:space="preserve">מזמן </w:t>
      </w:r>
      <w:r w:rsidR="00546BA7">
        <w:rPr>
          <w:rFonts w:hint="cs"/>
          <w:rtl/>
        </w:rPr>
        <w:t>התכוון ל</w:t>
      </w:r>
      <w:r w:rsidR="00A20992" w:rsidRPr="00A20992">
        <w:rPr>
          <w:rFonts w:cs="Times New Roman"/>
          <w:rtl/>
        </w:rPr>
        <w:t>השליכן</w:t>
      </w:r>
      <w:r w:rsidR="00B342DE">
        <w:rPr>
          <w:rFonts w:hint="cs"/>
          <w:rtl/>
        </w:rPr>
        <w:t>.</w:t>
      </w:r>
      <w:r w:rsidR="00850C64">
        <w:rPr>
          <w:rFonts w:hint="cs"/>
          <w:rtl/>
        </w:rPr>
        <w:t xml:space="preserve"> </w:t>
      </w:r>
      <w:r w:rsidR="000C5ADF" w:rsidRPr="00B7685A">
        <w:rPr>
          <w:rFonts w:cs="Times New Roman"/>
          <w:rtl/>
        </w:rPr>
        <w:t xml:space="preserve">הוא תלש מקירות חדרו את הדגל של ארסנל ושל נבחרת אנגליה ברוגבי ודחף </w:t>
      </w:r>
      <w:r w:rsidR="001F261B">
        <w:rPr>
          <w:rFonts w:cs="Times New Roman" w:hint="cs"/>
          <w:rtl/>
        </w:rPr>
        <w:t xml:space="preserve">אותם </w:t>
      </w:r>
      <w:r w:rsidR="000C5ADF" w:rsidRPr="00B7685A">
        <w:rPr>
          <w:rFonts w:cs="Times New Roman"/>
          <w:rtl/>
        </w:rPr>
        <w:t>לתרמילו. הוא חשב שיפרוץ בבכי אך משזה לא קרה הוציא את הדגלים, קיפל</w:t>
      </w:r>
      <w:r w:rsidR="00A20992" w:rsidRPr="00A20992">
        <w:rPr>
          <w:rFonts w:cs="Times New Roman"/>
          <w:rtl/>
        </w:rPr>
        <w:t xml:space="preserve"> אותם</w:t>
      </w:r>
      <w:r w:rsidR="000C5ADF" w:rsidRPr="00B7685A">
        <w:rPr>
          <w:rFonts w:cs="Times New Roman"/>
          <w:rtl/>
        </w:rPr>
        <w:t xml:space="preserve"> יפה והניח בחזרה בתרמיל</w:t>
      </w:r>
      <w:r w:rsidR="00AF675F">
        <w:rPr>
          <w:rFonts w:cs="Times New Roman" w:hint="cs"/>
          <w:rtl/>
        </w:rPr>
        <w:t>ו</w:t>
      </w:r>
      <w:r w:rsidR="000C5ADF" w:rsidRPr="00B7685A">
        <w:rPr>
          <w:rFonts w:cs="Times New Roman"/>
          <w:rtl/>
        </w:rPr>
        <w:t xml:space="preserve"> בין בגדיו הארוזים.</w:t>
      </w:r>
      <w:r w:rsidR="000C5ADF">
        <w:rPr>
          <w:rFonts w:cs="Times New Roman" w:hint="cs"/>
          <w:rtl/>
        </w:rPr>
        <w:t xml:space="preserve"> </w:t>
      </w:r>
    </w:p>
    <w:p w14:paraId="7C25832D" w14:textId="259EF422" w:rsidR="00850C64" w:rsidRDefault="00850C64" w:rsidP="005C2085">
      <w:pPr>
        <w:rPr>
          <w:rtl/>
        </w:rPr>
      </w:pPr>
      <w:r>
        <w:rPr>
          <w:rFonts w:hint="cs"/>
          <w:rtl/>
        </w:rPr>
        <w:t xml:space="preserve">בין כה וכה </w:t>
      </w:r>
      <w:r w:rsidR="00AF675F" w:rsidRPr="00AF675F">
        <w:rPr>
          <w:rFonts w:cs="Times New Roman"/>
          <w:rtl/>
        </w:rPr>
        <w:t>הוריש</w:t>
      </w:r>
      <w:r w:rsidR="008F21DA" w:rsidDel="008F21DA">
        <w:rPr>
          <w:rFonts w:hint="cs"/>
          <w:rtl/>
        </w:rPr>
        <w:t xml:space="preserve"> </w:t>
      </w:r>
      <w:r>
        <w:rPr>
          <w:rFonts w:hint="cs"/>
          <w:rtl/>
        </w:rPr>
        <w:t>ליוג'ין</w:t>
      </w:r>
      <w:r w:rsidR="00AF675F">
        <w:rPr>
          <w:rFonts w:hint="cs"/>
          <w:rtl/>
        </w:rPr>
        <w:t xml:space="preserve">, </w:t>
      </w:r>
      <w:r w:rsidR="00AF675F" w:rsidRPr="00AF675F">
        <w:rPr>
          <w:rFonts w:cs="Times New Roman"/>
          <w:rtl/>
        </w:rPr>
        <w:t>ש</w:t>
      </w:r>
      <w:r w:rsidR="0002339A">
        <w:rPr>
          <w:rFonts w:cs="Times New Roman" w:hint="cs"/>
          <w:rtl/>
        </w:rPr>
        <w:t>חג</w:t>
      </w:r>
      <w:r w:rsidR="00AF675F" w:rsidRPr="00AF675F">
        <w:rPr>
          <w:rFonts w:cs="Times New Roman"/>
          <w:rtl/>
        </w:rPr>
        <w:t xml:space="preserve"> סביבו אבל וחפוי ראש,</w:t>
      </w:r>
      <w:r w:rsidRPr="00A20992">
        <w:rPr>
          <w:rFonts w:hint="cs"/>
          <w:rtl/>
        </w:rPr>
        <w:t xml:space="preserve"> </w:t>
      </w:r>
      <w:r w:rsidR="005C2085" w:rsidRPr="00A20992">
        <w:rPr>
          <w:rFonts w:hint="cs"/>
          <w:rtl/>
        </w:rPr>
        <w:t>לא מ</w:t>
      </w:r>
      <w:r w:rsidR="005C2085">
        <w:rPr>
          <w:rFonts w:hint="cs"/>
          <w:rtl/>
        </w:rPr>
        <w:t>עט פוגים (מקצתם חלודים), ו</w:t>
      </w:r>
      <w:r>
        <w:rPr>
          <w:rFonts w:hint="cs"/>
          <w:rtl/>
        </w:rPr>
        <w:t>את קולקציית אלבומי מרלין המפוארת שלו, שכללה כמה מדבקות חתומות של שחקני סאות'האמפטון ו</w:t>
      </w:r>
      <w:r w:rsidR="005C2085">
        <w:rPr>
          <w:rFonts w:hint="cs"/>
          <w:rtl/>
        </w:rPr>
        <w:t>אחת של וסטהאם</w:t>
      </w:r>
      <w:r>
        <w:rPr>
          <w:rFonts w:hint="cs"/>
          <w:rtl/>
        </w:rPr>
        <w:t>.</w:t>
      </w:r>
    </w:p>
    <w:p w14:paraId="46264FA1" w14:textId="77777777" w:rsidR="00850C64" w:rsidRDefault="00850C64" w:rsidP="00850C64">
      <w:pPr>
        <w:rPr>
          <w:rtl/>
        </w:rPr>
      </w:pPr>
      <w:r>
        <w:rPr>
          <w:rFonts w:hint="cs"/>
          <w:rtl/>
        </w:rPr>
        <w:t>[</w:t>
      </w:r>
      <w:r w:rsidRPr="00E41893">
        <w:t>http://www.ebay.ie/sch/i.html?_odkw=merlin+premier+league+rare</w:t>
      </w:r>
    </w:p>
    <w:p w14:paraId="46C9BE1C" w14:textId="77777777" w:rsidR="00850C64" w:rsidRDefault="00EE3076" w:rsidP="00850C64">
      <w:pPr>
        <w:rPr>
          <w:rtl/>
        </w:rPr>
      </w:pPr>
      <w:hyperlink r:id="rId187" w:history="1">
        <w:r w:rsidR="00850C64" w:rsidRPr="00E47DDF">
          <w:rPr>
            <w:rStyle w:val="Hyperlink"/>
          </w:rPr>
          <w:t>http://www.footballstickipedia.com/index.php</w:t>
        </w:r>
      </w:hyperlink>
      <w:r w:rsidR="00850C64">
        <w:rPr>
          <w:rFonts w:hint="cs"/>
          <w:rtl/>
        </w:rPr>
        <w:t>]</w:t>
      </w:r>
    </w:p>
    <w:p w14:paraId="05B8148B" w14:textId="3DF75C96" w:rsidR="004627AB" w:rsidRDefault="00926351" w:rsidP="00CE6AF6">
      <w:pPr>
        <w:rPr>
          <w:rtl/>
        </w:rPr>
      </w:pPr>
      <w:r>
        <w:rPr>
          <w:rFonts w:hint="cs"/>
          <w:rtl/>
        </w:rPr>
        <w:lastRenderedPageBreak/>
        <w:t>ב</w:t>
      </w:r>
      <w:r w:rsidR="00271F95">
        <w:rPr>
          <w:rFonts w:hint="cs"/>
          <w:rtl/>
        </w:rPr>
        <w:t>אזור</w:t>
      </w:r>
      <w:r>
        <w:rPr>
          <w:rFonts w:hint="cs"/>
          <w:rtl/>
        </w:rPr>
        <w:t xml:space="preserve"> </w:t>
      </w:r>
      <w:r w:rsidR="00FB757A">
        <w:rPr>
          <w:rFonts w:hint="cs"/>
          <w:rtl/>
        </w:rPr>
        <w:t>ש</w:t>
      </w:r>
      <w:r w:rsidR="005C2085">
        <w:rPr>
          <w:rFonts w:hint="cs"/>
          <w:rtl/>
        </w:rPr>
        <w:t xml:space="preserve">בין הסלון למטבח </w:t>
      </w:r>
      <w:r w:rsidR="004627AB" w:rsidRPr="00CD067C">
        <w:rPr>
          <w:rFonts w:hint="cs"/>
          <w:rtl/>
        </w:rPr>
        <w:t xml:space="preserve">הוא אימן את תיאו בנגיחות </w:t>
      </w:r>
      <w:r w:rsidR="00B342DE">
        <w:rPr>
          <w:rFonts w:hint="cs"/>
          <w:rtl/>
        </w:rPr>
        <w:t>כדורגל</w:t>
      </w:r>
      <w:r w:rsidR="00B40BDC">
        <w:rPr>
          <w:rFonts w:hint="cs"/>
          <w:rtl/>
        </w:rPr>
        <w:t xml:space="preserve"> </w:t>
      </w:r>
      <w:r w:rsidR="00B342DE">
        <w:rPr>
          <w:rFonts w:hint="cs"/>
          <w:rtl/>
        </w:rPr>
        <w:t>ואיש לא גע</w:t>
      </w:r>
      <w:r w:rsidR="004627AB" w:rsidRPr="00CD067C">
        <w:rPr>
          <w:rFonts w:hint="cs"/>
          <w:rtl/>
        </w:rPr>
        <w:t>ר בו.</w:t>
      </w:r>
    </w:p>
    <w:p w14:paraId="19BDBD03" w14:textId="60260A7D" w:rsidR="00AF675F" w:rsidRDefault="00AF675F" w:rsidP="00EF1152">
      <w:pPr>
        <w:rPr>
          <w:rFonts w:cs="Times New Roman"/>
          <w:rtl/>
        </w:rPr>
      </w:pPr>
      <w:r w:rsidRPr="00AF675F">
        <w:rPr>
          <w:rFonts w:cs="Times New Roman"/>
          <w:rtl/>
        </w:rPr>
        <w:t>שולחן ארוחת הצהריים הארוך כבר קופל ושאריות המאכלים אופסנו ב</w:t>
      </w:r>
      <w:r w:rsidR="0002339A">
        <w:rPr>
          <w:rFonts w:cs="Times New Roman" w:hint="cs"/>
          <w:rtl/>
        </w:rPr>
        <w:t>מקרר</w:t>
      </w:r>
      <w:r w:rsidRPr="00AF675F">
        <w:rPr>
          <w:rFonts w:cs="Times New Roman"/>
          <w:rtl/>
        </w:rPr>
        <w:t>. סופי עזרה לאבא להעמיס את מדיח</w:t>
      </w:r>
      <w:r w:rsidR="00507E3C">
        <w:rPr>
          <w:rFonts w:cs="Times New Roman" w:hint="cs"/>
          <w:rtl/>
        </w:rPr>
        <w:t xml:space="preserve"> </w:t>
      </w:r>
      <w:r w:rsidRPr="00AF675F">
        <w:rPr>
          <w:rFonts w:cs="Times New Roman"/>
          <w:rtl/>
        </w:rPr>
        <w:t xml:space="preserve">הכלים והאם סידרה את הבית לקראת אורחים נוספים שעמדו להגיע. </w:t>
      </w:r>
    </w:p>
    <w:p w14:paraId="009AC43F" w14:textId="4C19ED9F" w:rsidR="00A20992" w:rsidRPr="00507E3C" w:rsidRDefault="00EF1152" w:rsidP="00EF1152">
      <w:pPr>
        <w:rPr>
          <w:rFonts w:cs="Times New Roman"/>
          <w:color w:val="A6A6A6" w:themeColor="background1" w:themeShade="A6"/>
          <w:rtl/>
        </w:rPr>
      </w:pPr>
      <w:r w:rsidRPr="00507E3C">
        <w:rPr>
          <w:rFonts w:cs="Times New Roman" w:hint="cs"/>
          <w:color w:val="A6A6A6" w:themeColor="background1" w:themeShade="A6"/>
          <w:rtl/>
        </w:rPr>
        <w:t>[</w:t>
      </w:r>
      <w:r w:rsidRPr="00507E3C">
        <w:rPr>
          <w:rFonts w:cs="Times New Roman"/>
          <w:color w:val="A6A6A6" w:themeColor="background1" w:themeShade="A6"/>
          <w:rtl/>
        </w:rPr>
        <w:t xml:space="preserve"> </w:t>
      </w:r>
    </w:p>
    <w:p w14:paraId="44FCC06D" w14:textId="2D34F335" w:rsidR="00EF1152" w:rsidRPr="00507E3C" w:rsidRDefault="00EF1152" w:rsidP="00EF1152">
      <w:pPr>
        <w:rPr>
          <w:rFonts w:cs="Times New Roman"/>
          <w:color w:val="A6A6A6" w:themeColor="background1" w:themeShade="A6"/>
          <w:rtl/>
        </w:rPr>
      </w:pPr>
      <w:r w:rsidRPr="00507E3C">
        <w:rPr>
          <w:rFonts w:cs="Times New Roman"/>
          <w:color w:val="A6A6A6" w:themeColor="background1" w:themeShade="A6"/>
          <w:rtl/>
        </w:rPr>
        <w:t xml:space="preserve">הבית מבריק – ותלתלי האבק מאחורי, היא ובכל זאת תמיד כשהזיז אותה היה בטוח למצא תלתל אבק. השידה </w:t>
      </w:r>
      <w:r w:rsidR="001C5A04" w:rsidRPr="00507E3C">
        <w:rPr>
          <w:rFonts w:cs="Times New Roman"/>
          <w:color w:val="A6A6A6" w:themeColor="background1" w:themeShade="A6"/>
          <w:rtl/>
        </w:rPr>
        <w:t>הייתה</w:t>
      </w:r>
      <w:r w:rsidRPr="00507E3C">
        <w:rPr>
          <w:rFonts w:cs="Times New Roman"/>
          <w:color w:val="A6A6A6" w:themeColor="background1" w:themeShade="A6"/>
          <w:rtl/>
        </w:rPr>
        <w:t xml:space="preserve"> מעץ בהיר צבוע בגוון צהבהב, ורק בצידה היה סימן כהה שנראה לו תמיד כחלק מה</w:t>
      </w:r>
      <w:r w:rsidRPr="00507E3C">
        <w:rPr>
          <w:color w:val="A6A6A6" w:themeColor="background1" w:themeShade="A6"/>
        </w:rPr>
        <w:t>grain</w:t>
      </w:r>
      <w:r w:rsidRPr="00507E3C">
        <w:rPr>
          <w:rFonts w:cs="Times New Roman"/>
          <w:color w:val="A6A6A6" w:themeColor="background1" w:themeShade="A6"/>
          <w:rtl/>
        </w:rPr>
        <w:t xml:space="preserve"> של העץ, ורק </w:t>
      </w:r>
      <w:r w:rsidR="00F06A3F" w:rsidRPr="00507E3C">
        <w:rPr>
          <w:rFonts w:cs="Times New Roman"/>
          <w:color w:val="A6A6A6" w:themeColor="background1" w:themeShade="A6"/>
          <w:rtl/>
        </w:rPr>
        <w:t>עכשיו</w:t>
      </w:r>
      <w:r w:rsidRPr="00507E3C">
        <w:rPr>
          <w:rFonts w:cs="Times New Roman"/>
          <w:color w:val="A6A6A6" w:themeColor="background1" w:themeShade="A6"/>
          <w:rtl/>
        </w:rPr>
        <w:t xml:space="preserve"> הבין שזה היה סימן של כיבוי סיגריה.</w:t>
      </w:r>
      <w:r w:rsidRPr="00507E3C">
        <w:rPr>
          <w:rFonts w:cs="Times New Roman" w:hint="cs"/>
          <w:color w:val="A6A6A6" w:themeColor="background1" w:themeShade="A6"/>
          <w:rtl/>
        </w:rPr>
        <w:t xml:space="preserve"> [אולי להעביר את זה ליומו האחרון לפני הגלות בשיראל]</w:t>
      </w:r>
    </w:p>
    <w:p w14:paraId="4DD32E23" w14:textId="1EBD1236" w:rsidR="00EF1152" w:rsidRPr="00507E3C" w:rsidRDefault="00EF1152" w:rsidP="00EF1152">
      <w:pPr>
        <w:rPr>
          <w:rFonts w:cs="Times New Roman"/>
          <w:color w:val="A6A6A6" w:themeColor="background1" w:themeShade="A6"/>
          <w:rtl/>
        </w:rPr>
      </w:pPr>
      <w:r w:rsidRPr="00507E3C">
        <w:rPr>
          <w:rFonts w:cs="Times New Roman" w:hint="cs"/>
          <w:color w:val="A6A6A6" w:themeColor="background1" w:themeShade="A6"/>
          <w:rtl/>
        </w:rPr>
        <w:t>עם</w:t>
      </w:r>
      <w:r w:rsidRPr="00507E3C">
        <w:rPr>
          <w:rFonts w:cs="Times New Roman"/>
          <w:color w:val="A6A6A6" w:themeColor="background1" w:themeShade="A6"/>
          <w:rtl/>
        </w:rPr>
        <w:t xml:space="preserve"> קלטות במדף העליון ודיסקים בתחתון של </w:t>
      </w:r>
      <w:r w:rsidR="001C5A04" w:rsidRPr="00507E3C">
        <w:rPr>
          <w:rFonts w:cs="Times New Roman"/>
          <w:color w:val="A6A6A6" w:themeColor="background1" w:themeShade="A6"/>
          <w:rtl/>
        </w:rPr>
        <w:t>מוזיקה</w:t>
      </w:r>
      <w:r w:rsidRPr="00507E3C">
        <w:rPr>
          <w:rFonts w:cs="Times New Roman"/>
          <w:color w:val="A6A6A6" w:themeColor="background1" w:themeShade="A6"/>
          <w:rtl/>
        </w:rPr>
        <w:t xml:space="preserve"> בעיקר של באך ושל מהלר, בעיקר לפסנתר – אף על פי שאלכס מצא שם גם קלטת ישנה שהתגלגלה לשם איכשהו של </w:t>
      </w:r>
      <w:r w:rsidRPr="00507E3C">
        <w:rPr>
          <w:color w:val="A6A6A6" w:themeColor="background1" w:themeShade="A6"/>
        </w:rPr>
        <w:t>Kind if Blue</w:t>
      </w:r>
      <w:r w:rsidRPr="00507E3C">
        <w:rPr>
          <w:rFonts w:cs="Times New Roman"/>
          <w:color w:val="A6A6A6" w:themeColor="background1" w:themeShade="A6"/>
          <w:rtl/>
        </w:rPr>
        <w:t xml:space="preserve"> והוא </w:t>
      </w:r>
      <w:r w:rsidRPr="00507E3C">
        <w:rPr>
          <w:rFonts w:cs="Times New Roman" w:hint="cs"/>
          <w:color w:val="A6A6A6" w:themeColor="background1" w:themeShade="A6"/>
          <w:rtl/>
        </w:rPr>
        <w:t>ה</w:t>
      </w:r>
      <w:r w:rsidRPr="00507E3C">
        <w:rPr>
          <w:rFonts w:cs="Times New Roman"/>
          <w:color w:val="A6A6A6" w:themeColor="background1" w:themeShade="A6"/>
          <w:rtl/>
        </w:rPr>
        <w:t>קשיב לה לפעמים בלילות והכיר את</w:t>
      </w:r>
      <w:r w:rsidR="009564E3" w:rsidRPr="00507E3C">
        <w:rPr>
          <w:rFonts w:cs="Times New Roman"/>
          <w:color w:val="A6A6A6" w:themeColor="background1" w:themeShade="A6"/>
          <w:rtl/>
        </w:rPr>
        <w:t xml:space="preserve"> </w:t>
      </w:r>
      <w:r w:rsidRPr="00507E3C">
        <w:rPr>
          <w:rFonts w:cs="Times New Roman"/>
          <w:color w:val="A6A6A6" w:themeColor="background1" w:themeShade="A6"/>
          <w:rtl/>
        </w:rPr>
        <w:t>כל רעשי הפס המגנטי והצליל העמום שהפיק</w:t>
      </w:r>
      <w:r w:rsidRPr="00507E3C">
        <w:rPr>
          <w:rFonts w:cs="Times New Roman" w:hint="cs"/>
          <w:color w:val="A6A6A6" w:themeColor="background1" w:themeShade="A6"/>
          <w:rtl/>
        </w:rPr>
        <w:t>.</w:t>
      </w:r>
    </w:p>
    <w:p w14:paraId="73ED8791" w14:textId="40EBB165" w:rsidR="00EF1152" w:rsidRPr="00507E3C" w:rsidRDefault="00EF1152" w:rsidP="00EF1152">
      <w:pPr>
        <w:rPr>
          <w:color w:val="A6A6A6" w:themeColor="background1" w:themeShade="A6"/>
          <w:rtl/>
        </w:rPr>
      </w:pPr>
      <w:r w:rsidRPr="00507E3C">
        <w:rPr>
          <w:rFonts w:cs="Times New Roman"/>
          <w:color w:val="A6A6A6" w:themeColor="background1" w:themeShade="A6"/>
          <w:rtl/>
        </w:rPr>
        <w:t>לא משנה עד כמה הבית כולו היה נקי ומטופח ומסודר – ומאז הולדת תיאו לעיתים רחוקות זה קרה – מאחורי השידה הקטנה בקומה הראשונה, לייד דלת חדרה של סופי, תמיד אלכס היה יכול למצא תלתלי אבק. הבית מבריק – ותלתלי האבק מאחורי השידה, ש</w:t>
      </w:r>
      <w:r w:rsidR="001C5A04" w:rsidRPr="00507E3C">
        <w:rPr>
          <w:rFonts w:cs="Times New Roman"/>
          <w:color w:val="A6A6A6" w:themeColor="background1" w:themeShade="A6"/>
          <w:rtl/>
        </w:rPr>
        <w:t>הייתה</w:t>
      </w:r>
      <w:r w:rsidRPr="00507E3C">
        <w:rPr>
          <w:rFonts w:cs="Times New Roman"/>
          <w:color w:val="A6A6A6" w:themeColor="background1" w:themeShade="A6"/>
          <w:rtl/>
        </w:rPr>
        <w:t xml:space="preserve"> קטנה וק</w:t>
      </w:r>
      <w:r w:rsidRPr="00507E3C">
        <w:rPr>
          <w:rFonts w:cs="Times New Roman" w:hint="cs"/>
          <w:color w:val="A6A6A6" w:themeColor="background1" w:themeShade="A6"/>
          <w:rtl/>
        </w:rPr>
        <w:t>ל</w:t>
      </w:r>
      <w:r w:rsidRPr="00507E3C">
        <w:rPr>
          <w:rFonts w:cs="Times New Roman"/>
          <w:color w:val="A6A6A6" w:themeColor="background1" w:themeShade="A6"/>
          <w:rtl/>
        </w:rPr>
        <w:t>ה</w:t>
      </w:r>
      <w:r w:rsidR="00C90C6C" w:rsidRPr="00507E3C">
        <w:rPr>
          <w:rFonts w:cs="Times New Roman"/>
          <w:color w:val="A6A6A6" w:themeColor="background1" w:themeShade="A6"/>
          <w:rtl/>
        </w:rPr>
        <w:t xml:space="preserve"> מאוד </w:t>
      </w:r>
      <w:r w:rsidRPr="00507E3C">
        <w:rPr>
          <w:rFonts w:cs="Times New Roman"/>
          <w:color w:val="A6A6A6" w:themeColor="background1" w:themeShade="A6"/>
          <w:rtl/>
        </w:rPr>
        <w:t xml:space="preserve">להזזה, היו בה קלטות במדף העליון ודיסקים בתחתון של </w:t>
      </w:r>
      <w:r w:rsidR="001C5A04" w:rsidRPr="00507E3C">
        <w:rPr>
          <w:rFonts w:cs="Times New Roman"/>
          <w:color w:val="A6A6A6" w:themeColor="background1" w:themeShade="A6"/>
          <w:rtl/>
        </w:rPr>
        <w:t>מוזיקה</w:t>
      </w:r>
      <w:r w:rsidRPr="00507E3C">
        <w:rPr>
          <w:rFonts w:cs="Times New Roman"/>
          <w:color w:val="A6A6A6" w:themeColor="background1" w:themeShade="A6"/>
          <w:rtl/>
        </w:rPr>
        <w:t xml:space="preserve"> בעיקר של באך ושל מהלר, בעיקר לפסנתר – אף על פי שאלכס מצא שם גם קלטת ישנה שהתגלגלה לשם איכשהו של </w:t>
      </w:r>
      <w:r w:rsidRPr="00507E3C">
        <w:rPr>
          <w:color w:val="A6A6A6" w:themeColor="background1" w:themeShade="A6"/>
        </w:rPr>
        <w:t>Kind if Blue</w:t>
      </w:r>
      <w:r w:rsidRPr="00507E3C">
        <w:rPr>
          <w:rFonts w:cs="Times New Roman"/>
          <w:color w:val="A6A6A6" w:themeColor="background1" w:themeShade="A6"/>
          <w:rtl/>
        </w:rPr>
        <w:t xml:space="preserve"> והוא ניכס אותה לעצמו והיה מקשיב לה לפעמים בלילות והכיר את</w:t>
      </w:r>
      <w:r w:rsidR="009564E3" w:rsidRPr="00507E3C">
        <w:rPr>
          <w:rFonts w:cs="Times New Roman"/>
          <w:color w:val="A6A6A6" w:themeColor="background1" w:themeShade="A6"/>
          <w:rtl/>
        </w:rPr>
        <w:t xml:space="preserve"> </w:t>
      </w:r>
      <w:r w:rsidRPr="00507E3C">
        <w:rPr>
          <w:rFonts w:cs="Times New Roman"/>
          <w:color w:val="A6A6A6" w:themeColor="background1" w:themeShade="A6"/>
          <w:rtl/>
        </w:rPr>
        <w:t xml:space="preserve">כל רעשי הפס המגנטי והצליל העמום שהפיק, היא </w:t>
      </w:r>
      <w:r w:rsidR="001C5A04" w:rsidRPr="00507E3C">
        <w:rPr>
          <w:rFonts w:cs="Times New Roman"/>
          <w:color w:val="A6A6A6" w:themeColor="background1" w:themeShade="A6"/>
          <w:rtl/>
        </w:rPr>
        <w:t>הייתה</w:t>
      </w:r>
      <w:r w:rsidRPr="00507E3C">
        <w:rPr>
          <w:rFonts w:cs="Times New Roman"/>
          <w:color w:val="A6A6A6" w:themeColor="background1" w:themeShade="A6"/>
          <w:rtl/>
        </w:rPr>
        <w:t xml:space="preserve"> בסך</w:t>
      </w:r>
      <w:r w:rsidR="00483BB1" w:rsidRPr="00507E3C">
        <w:rPr>
          <w:rFonts w:cs="Times New Roman"/>
          <w:color w:val="A6A6A6" w:themeColor="background1" w:themeShade="A6"/>
          <w:rtl/>
        </w:rPr>
        <w:t xml:space="preserve"> הכול </w:t>
      </w:r>
      <w:r w:rsidRPr="00507E3C">
        <w:rPr>
          <w:rFonts w:cs="Times New Roman"/>
          <w:color w:val="A6A6A6" w:themeColor="background1" w:themeShade="A6"/>
          <w:rtl/>
        </w:rPr>
        <w:t xml:space="preserve">שידת אלון קטנה וקלה שהגיעה בקושי למתניו, ובכל זאת תמיד כשהזיז אותה היה בטוח למצא תלתל אבק. השידה </w:t>
      </w:r>
      <w:r w:rsidR="001C5A04" w:rsidRPr="00507E3C">
        <w:rPr>
          <w:rFonts w:cs="Times New Roman"/>
          <w:color w:val="A6A6A6" w:themeColor="background1" w:themeShade="A6"/>
          <w:rtl/>
        </w:rPr>
        <w:t>הייתה</w:t>
      </w:r>
      <w:r w:rsidRPr="00507E3C">
        <w:rPr>
          <w:rFonts w:cs="Times New Roman"/>
          <w:color w:val="A6A6A6" w:themeColor="background1" w:themeShade="A6"/>
          <w:rtl/>
        </w:rPr>
        <w:t xml:space="preserve"> מעץ בהיר צבוע בגוון צהבהב, ורק בצידה היה סימן כהה שנראה לו תמיד כחלק מה</w:t>
      </w:r>
      <w:r w:rsidRPr="00507E3C">
        <w:rPr>
          <w:color w:val="A6A6A6" w:themeColor="background1" w:themeShade="A6"/>
        </w:rPr>
        <w:t>grain</w:t>
      </w:r>
      <w:r w:rsidRPr="00507E3C">
        <w:rPr>
          <w:rFonts w:cs="Times New Roman"/>
          <w:color w:val="A6A6A6" w:themeColor="background1" w:themeShade="A6"/>
          <w:rtl/>
        </w:rPr>
        <w:t xml:space="preserve"> של העץ, ורק </w:t>
      </w:r>
      <w:r w:rsidR="00F06A3F" w:rsidRPr="00507E3C">
        <w:rPr>
          <w:rFonts w:cs="Times New Roman"/>
          <w:color w:val="A6A6A6" w:themeColor="background1" w:themeShade="A6"/>
          <w:rtl/>
        </w:rPr>
        <w:t>עכשיו</w:t>
      </w:r>
      <w:r w:rsidRPr="00507E3C">
        <w:rPr>
          <w:rFonts w:cs="Times New Roman"/>
          <w:color w:val="A6A6A6" w:themeColor="background1" w:themeShade="A6"/>
          <w:rtl/>
        </w:rPr>
        <w:t xml:space="preserve"> הבין שזה היה סימן של כיבוי סיגריה.</w:t>
      </w:r>
      <w:r w:rsidRPr="00507E3C">
        <w:rPr>
          <w:rFonts w:cs="Times New Roman" w:hint="cs"/>
          <w:color w:val="A6A6A6" w:themeColor="background1" w:themeShade="A6"/>
          <w:rtl/>
        </w:rPr>
        <w:t xml:space="preserve"> [אולי להעביר את זה ליומו האחרון לפני הגלות ב</w:t>
      </w:r>
      <w:r w:rsidR="008F21DA" w:rsidRPr="00507E3C">
        <w:rPr>
          <w:rFonts w:cs="Times New Roman" w:hint="cs"/>
          <w:color w:val="A6A6A6" w:themeColor="background1" w:themeShade="A6"/>
          <w:rtl/>
        </w:rPr>
        <w:t>י</w:t>
      </w:r>
      <w:r w:rsidRPr="00507E3C">
        <w:rPr>
          <w:rFonts w:cs="Times New Roman" w:hint="cs"/>
          <w:color w:val="A6A6A6" w:themeColor="background1" w:themeShade="A6"/>
          <w:rtl/>
        </w:rPr>
        <w:t>שראל]</w:t>
      </w:r>
    </w:p>
    <w:p w14:paraId="02FBA2F6" w14:textId="7A76CCEB" w:rsidR="00EF1152" w:rsidRPr="00507E3C" w:rsidRDefault="00EF1152" w:rsidP="00EF1152">
      <w:pPr>
        <w:rPr>
          <w:color w:val="A6A6A6" w:themeColor="background1" w:themeShade="A6"/>
          <w:rtl/>
        </w:rPr>
      </w:pPr>
      <w:r w:rsidRPr="00507E3C">
        <w:rPr>
          <w:rFonts w:hint="cs"/>
          <w:color w:val="A6A6A6" w:themeColor="background1" w:themeShade="A6"/>
          <w:rtl/>
        </w:rPr>
        <w:t>]</w:t>
      </w:r>
    </w:p>
    <w:p w14:paraId="01F8CD66" w14:textId="1A7825E1" w:rsidR="00710E3C" w:rsidRDefault="00AF675F" w:rsidP="00546BA7">
      <w:pPr>
        <w:rPr>
          <w:rtl/>
        </w:rPr>
      </w:pPr>
      <w:r w:rsidRPr="00AF675F">
        <w:rPr>
          <w:rFonts w:cs="Times New Roman"/>
          <w:rtl/>
        </w:rPr>
        <w:t>אלכס</w:t>
      </w:r>
      <w:r w:rsidR="00917B8A">
        <w:rPr>
          <w:rFonts w:hint="cs"/>
          <w:rtl/>
        </w:rPr>
        <w:t xml:space="preserve"> </w:t>
      </w:r>
      <w:r w:rsidR="002271CA">
        <w:rPr>
          <w:rFonts w:hint="cs"/>
          <w:rtl/>
        </w:rPr>
        <w:t>העניק</w:t>
      </w:r>
      <w:r w:rsidR="00917B8A">
        <w:rPr>
          <w:rFonts w:hint="cs"/>
          <w:rtl/>
        </w:rPr>
        <w:t xml:space="preserve"> לתיאו את המתנה שקנה עבורו</w:t>
      </w:r>
      <w:r w:rsidR="008F21DA">
        <w:rPr>
          <w:rFonts w:hint="cs"/>
          <w:rtl/>
        </w:rPr>
        <w:t xml:space="preserve"> בטוקיו</w:t>
      </w:r>
      <w:r w:rsidR="00917B8A">
        <w:rPr>
          <w:rFonts w:hint="cs"/>
          <w:rtl/>
        </w:rPr>
        <w:t xml:space="preserve"> </w:t>
      </w:r>
      <w:r w:rsidR="00917B8A">
        <w:rPr>
          <w:rtl/>
        </w:rPr>
        <w:t>–</w:t>
      </w:r>
      <w:r w:rsidR="00917B8A">
        <w:rPr>
          <w:rFonts w:hint="cs"/>
          <w:rtl/>
        </w:rPr>
        <w:t xml:space="preserve"> </w:t>
      </w:r>
      <w:r w:rsidR="00710E3C">
        <w:rPr>
          <w:rFonts w:hint="cs"/>
          <w:rtl/>
        </w:rPr>
        <w:t xml:space="preserve">חוברת </w:t>
      </w:r>
      <w:r w:rsidR="008F21DA">
        <w:rPr>
          <w:rFonts w:hint="cs"/>
          <w:rtl/>
        </w:rPr>
        <w:t xml:space="preserve">'מצא את ההבדלים' עם </w:t>
      </w:r>
      <w:r w:rsidR="00710E3C">
        <w:rPr>
          <w:rFonts w:hint="cs"/>
          <w:rtl/>
        </w:rPr>
        <w:t>תצלומים תיירותיים של</w:t>
      </w:r>
      <w:r w:rsidR="002271CA">
        <w:rPr>
          <w:rFonts w:hint="cs"/>
          <w:rtl/>
        </w:rPr>
        <w:t xml:space="preserve"> נופי</w:t>
      </w:r>
      <w:r w:rsidR="00710E3C">
        <w:rPr>
          <w:rFonts w:hint="cs"/>
          <w:rtl/>
        </w:rPr>
        <w:t xml:space="preserve"> יפן</w:t>
      </w:r>
      <w:r w:rsidR="00E200C2">
        <w:rPr>
          <w:rFonts w:hint="cs"/>
          <w:rtl/>
        </w:rPr>
        <w:t>. בכל עמוד הופיעו שתי גרסאות שונות של אותו תצלום, עם שינויים ק</w:t>
      </w:r>
      <w:r w:rsidR="00546BA7">
        <w:rPr>
          <w:rFonts w:hint="cs"/>
          <w:rtl/>
        </w:rPr>
        <w:t>לים</w:t>
      </w:r>
      <w:r w:rsidR="00917B8A">
        <w:rPr>
          <w:rFonts w:hint="cs"/>
          <w:rtl/>
        </w:rPr>
        <w:t xml:space="preserve"> מעשה ידי אמן:</w:t>
      </w:r>
      <w:r w:rsidR="00E200C2">
        <w:rPr>
          <w:rFonts w:hint="cs"/>
          <w:rtl/>
        </w:rPr>
        <w:t xml:space="preserve"> </w:t>
      </w:r>
      <w:r w:rsidR="00917B8A">
        <w:rPr>
          <w:rFonts w:hint="cs"/>
          <w:rtl/>
        </w:rPr>
        <w:t xml:space="preserve">פה נתווסף ענן כדורי מעל </w:t>
      </w:r>
      <w:r w:rsidR="00E200C2">
        <w:rPr>
          <w:rFonts w:hint="cs"/>
          <w:rtl/>
        </w:rPr>
        <w:t xml:space="preserve">גג </w:t>
      </w:r>
      <w:r w:rsidR="00855E2C">
        <w:rPr>
          <w:rFonts w:hint="cs"/>
          <w:rtl/>
        </w:rPr>
        <w:t xml:space="preserve">מקדש, שם נגרע ענף פורח מעץ </w:t>
      </w:r>
      <w:r w:rsidR="00E200C2">
        <w:rPr>
          <w:rFonts w:hint="cs"/>
          <w:rtl/>
        </w:rPr>
        <w:t>דובדבן</w:t>
      </w:r>
      <w:r w:rsidR="00A20992">
        <w:rPr>
          <w:rFonts w:hint="cs"/>
          <w:rtl/>
        </w:rPr>
        <w:t>,</w:t>
      </w:r>
      <w:r w:rsidR="00A20992" w:rsidRPr="00A20992">
        <w:rPr>
          <w:rtl/>
        </w:rPr>
        <w:t xml:space="preserve"> </w:t>
      </w:r>
      <w:r w:rsidR="00A20992" w:rsidRPr="00A20992">
        <w:rPr>
          <w:rFonts w:cs="Times New Roman"/>
          <w:rtl/>
        </w:rPr>
        <w:t>כאן ה</w:t>
      </w:r>
      <w:r w:rsidR="00D01A78">
        <w:rPr>
          <w:rFonts w:cs="Times New Roman" w:hint="cs"/>
          <w:rtl/>
        </w:rPr>
        <w:t>וכתמ</w:t>
      </w:r>
      <w:r w:rsidR="00A20992" w:rsidRPr="00A20992">
        <w:rPr>
          <w:rFonts w:cs="Times New Roman"/>
          <w:rtl/>
        </w:rPr>
        <w:t>ה ידו של</w:t>
      </w:r>
      <w:r w:rsidR="00A20992">
        <w:rPr>
          <w:rFonts w:cs="Times New Roman" w:hint="cs"/>
          <w:rtl/>
        </w:rPr>
        <w:t xml:space="preserve"> </w:t>
      </w:r>
      <w:r w:rsidR="00855E2C">
        <w:rPr>
          <w:rFonts w:hint="cs"/>
          <w:rtl/>
        </w:rPr>
        <w:t xml:space="preserve">פסל בודהה בגוני </w:t>
      </w:r>
      <w:r w:rsidR="00546BA7">
        <w:rPr>
          <w:rFonts w:hint="cs"/>
          <w:rtl/>
        </w:rPr>
        <w:t xml:space="preserve">ברונזה </w:t>
      </w:r>
      <w:r w:rsidR="00D01A78">
        <w:rPr>
          <w:rFonts w:hint="cs"/>
          <w:rtl/>
        </w:rPr>
        <w:t>ונחושת</w:t>
      </w:r>
      <w:r w:rsidR="00546BA7">
        <w:rPr>
          <w:rFonts w:hint="cs"/>
          <w:rtl/>
        </w:rPr>
        <w:t xml:space="preserve">, </w:t>
      </w:r>
      <w:r w:rsidR="00A20992">
        <w:rPr>
          <w:rFonts w:hint="cs"/>
          <w:rtl/>
        </w:rPr>
        <w:t>ו</w:t>
      </w:r>
      <w:r w:rsidR="00546BA7">
        <w:rPr>
          <w:rFonts w:hint="cs"/>
          <w:rtl/>
        </w:rPr>
        <w:t xml:space="preserve">בתמונה אחרת </w:t>
      </w:r>
      <w:r w:rsidR="005C2085">
        <w:rPr>
          <w:rFonts w:hint="cs"/>
          <w:rtl/>
        </w:rPr>
        <w:t>[</w:t>
      </w:r>
      <w:r w:rsidR="00546BA7">
        <w:rPr>
          <w:rFonts w:hint="cs"/>
          <w:rtl/>
        </w:rPr>
        <w:t>סופחה, בצביעה מוקפדת, קורת קאסאגי אדמדמת לטוריאי</w:t>
      </w:r>
      <w:r w:rsidR="00855E2C">
        <w:rPr>
          <w:rFonts w:hint="cs"/>
          <w:rtl/>
        </w:rPr>
        <w:t xml:space="preserve"> שחלקו התחתון שקוע במי-ים,</w:t>
      </w:r>
      <w:r w:rsidR="00F86D0F">
        <w:rPr>
          <w:rFonts w:hint="cs"/>
          <w:rtl/>
        </w:rPr>
        <w:t xml:space="preserve"> ו</w:t>
      </w:r>
      <w:r w:rsidR="00855E2C">
        <w:rPr>
          <w:rFonts w:hint="cs"/>
          <w:rtl/>
        </w:rPr>
        <w:t>בעוד אחת</w:t>
      </w:r>
      <w:r w:rsidR="005C2085">
        <w:rPr>
          <w:rFonts w:hint="cs"/>
          <w:rtl/>
        </w:rPr>
        <w:t>]</w:t>
      </w:r>
      <w:r w:rsidR="00F86D0F">
        <w:rPr>
          <w:rFonts w:hint="cs"/>
          <w:rtl/>
        </w:rPr>
        <w:t xml:space="preserve"> נתווסף שלט ניאון </w:t>
      </w:r>
      <w:r w:rsidR="00A20992">
        <w:rPr>
          <w:rFonts w:hint="cs"/>
          <w:rtl/>
        </w:rPr>
        <w:t>כתום</w:t>
      </w:r>
      <w:r w:rsidR="00F86D0F">
        <w:rPr>
          <w:rFonts w:hint="cs"/>
          <w:rtl/>
        </w:rPr>
        <w:t xml:space="preserve"> לתצלום לילי של מעבר החציה המפורסם בשיבויה</w:t>
      </w:r>
      <w:r w:rsidR="00E200C2">
        <w:rPr>
          <w:rFonts w:hint="cs"/>
          <w:rtl/>
        </w:rPr>
        <w:t>.</w:t>
      </w:r>
    </w:p>
    <w:p w14:paraId="40EC7EAC" w14:textId="77777777" w:rsidR="00855E2C" w:rsidRDefault="00855E2C" w:rsidP="00F86D0F">
      <w:pPr>
        <w:rPr>
          <w:rtl/>
        </w:rPr>
      </w:pPr>
      <w:r>
        <w:rPr>
          <w:rFonts w:hint="cs"/>
          <w:rtl/>
        </w:rPr>
        <w:t>[</w:t>
      </w:r>
      <w:r w:rsidRPr="008116A1">
        <w:t>https://en.wikipedia.org/wiki/Torii#/media/File:Shinmei_torii.png</w:t>
      </w:r>
      <w:r>
        <w:rPr>
          <w:rFonts w:hint="cs"/>
          <w:rtl/>
        </w:rPr>
        <w:t>]</w:t>
      </w:r>
    </w:p>
    <w:p w14:paraId="4BC4644D" w14:textId="77777777" w:rsidR="00855E2C" w:rsidRDefault="00855E2C" w:rsidP="00F86D0F">
      <w:pPr>
        <w:rPr>
          <w:rtl/>
        </w:rPr>
      </w:pPr>
      <w:r>
        <w:rPr>
          <w:rFonts w:hint="cs"/>
          <w:rtl/>
        </w:rPr>
        <w:t>[</w:t>
      </w:r>
      <w:r w:rsidRPr="009C34B9">
        <w:t>http://japandave.com/2010/04/all-about-torii-gates</w:t>
      </w:r>
      <w:r w:rsidRPr="009C34B9">
        <w:rPr>
          <w:rFonts w:cs="Times New Roman"/>
          <w:rtl/>
        </w:rPr>
        <w:t>/</w:t>
      </w:r>
      <w:r>
        <w:rPr>
          <w:rFonts w:hint="cs"/>
          <w:rtl/>
        </w:rPr>
        <w:t>]</w:t>
      </w:r>
    </w:p>
    <w:p w14:paraId="4848CA52" w14:textId="77777777" w:rsidR="00855E2C" w:rsidRDefault="00855E2C" w:rsidP="00F86D0F">
      <w:pPr>
        <w:rPr>
          <w:rtl/>
        </w:rPr>
      </w:pPr>
      <w:r>
        <w:rPr>
          <w:rFonts w:hint="cs"/>
          <w:rtl/>
        </w:rPr>
        <w:t>[</w:t>
      </w:r>
      <w:r w:rsidRPr="008116A1">
        <w:t>https://he.wikipedia.org/wiki/%D7%98%D7%95%D7%A8%D7%99%D7%90%D7%99</w:t>
      </w:r>
      <w:r>
        <w:rPr>
          <w:rFonts w:hint="cs"/>
          <w:rtl/>
        </w:rPr>
        <w:t>]</w:t>
      </w:r>
    </w:p>
    <w:p w14:paraId="2B86784B" w14:textId="77777777" w:rsidR="00F86D0F" w:rsidRDefault="00F86D0F" w:rsidP="00F86D0F">
      <w:pPr>
        <w:rPr>
          <w:rtl/>
        </w:rPr>
      </w:pPr>
      <w:r>
        <w:rPr>
          <w:rFonts w:hint="cs"/>
          <w:rtl/>
        </w:rPr>
        <w:t>[</w:t>
      </w:r>
      <w:r w:rsidRPr="00F86D0F">
        <w:t>https://he.wikipedia.org/wiki/%D7%A9%D7%99%D7%91%D7%95%D7%99%D7%94</w:t>
      </w:r>
      <w:r>
        <w:rPr>
          <w:rFonts w:hint="cs"/>
          <w:rtl/>
        </w:rPr>
        <w:t>]</w:t>
      </w:r>
    </w:p>
    <w:p w14:paraId="55DDCCF6" w14:textId="77777777" w:rsidR="00326FF5" w:rsidRDefault="002F70CE" w:rsidP="002271CA">
      <w:pPr>
        <w:rPr>
          <w:rtl/>
        </w:rPr>
      </w:pPr>
      <w:r>
        <w:rPr>
          <w:rFonts w:hint="cs"/>
          <w:rtl/>
        </w:rPr>
        <w:t>[</w:t>
      </w:r>
      <w:r w:rsidR="00E200C2">
        <w:rPr>
          <w:rFonts w:hint="cs"/>
          <w:rtl/>
        </w:rPr>
        <w:t>תיאו טרח על תצלום של ילדה בקימונו</w:t>
      </w:r>
      <w:r w:rsidR="00867719">
        <w:rPr>
          <w:rFonts w:hint="cs"/>
          <w:rtl/>
        </w:rPr>
        <w:t>, ומצא שלושה</w:t>
      </w:r>
      <w:r w:rsidR="002271CA">
        <w:rPr>
          <w:rFonts w:hint="cs"/>
          <w:rtl/>
        </w:rPr>
        <w:t xml:space="preserve"> הבדלים, מתוך העשרה שהסתתרו שם</w:t>
      </w:r>
      <w:r w:rsidR="00546BA7">
        <w:rPr>
          <w:rFonts w:hint="cs"/>
          <w:rtl/>
        </w:rPr>
        <w:t>.</w:t>
      </w:r>
      <w:r>
        <w:rPr>
          <w:rFonts w:hint="cs"/>
          <w:rtl/>
        </w:rPr>
        <w:t>]</w:t>
      </w:r>
      <w:r w:rsidR="002271CA">
        <w:rPr>
          <w:rFonts w:hint="cs"/>
          <w:rtl/>
        </w:rPr>
        <w:t xml:space="preserve"> </w:t>
      </w:r>
    </w:p>
    <w:p w14:paraId="5E6836B4" w14:textId="6C6181EA" w:rsidR="00D11EE0" w:rsidRDefault="0051702B" w:rsidP="00A20992">
      <w:pPr>
        <w:rPr>
          <w:rtl/>
        </w:rPr>
      </w:pPr>
      <w:r>
        <w:rPr>
          <w:rFonts w:hint="cs"/>
          <w:rtl/>
        </w:rPr>
        <w:t xml:space="preserve">קולין </w:t>
      </w:r>
      <w:r w:rsidR="0002339A" w:rsidRPr="0002339A">
        <w:rPr>
          <w:rFonts w:cs="Times New Roman"/>
          <w:rtl/>
        </w:rPr>
        <w:t>בחן</w:t>
      </w:r>
      <w:r w:rsidR="0002339A" w:rsidRPr="0002339A">
        <w:rPr>
          <w:rFonts w:cs="Times New Roman" w:hint="cs"/>
          <w:rtl/>
        </w:rPr>
        <w:t xml:space="preserve"> </w:t>
      </w:r>
      <w:r w:rsidR="003930C6">
        <w:rPr>
          <w:rFonts w:hint="cs"/>
          <w:rtl/>
        </w:rPr>
        <w:t xml:space="preserve">[להרכיב / לתפעל?????] </w:t>
      </w:r>
      <w:r>
        <w:rPr>
          <w:rFonts w:hint="cs"/>
          <w:rtl/>
        </w:rPr>
        <w:t>את מתנת הפרידה ש</w:t>
      </w:r>
      <w:r w:rsidR="00A20992">
        <w:rPr>
          <w:rFonts w:hint="cs"/>
          <w:rtl/>
        </w:rPr>
        <w:t>מארק ו</w:t>
      </w:r>
      <w:r>
        <w:rPr>
          <w:rFonts w:hint="cs"/>
          <w:rtl/>
        </w:rPr>
        <w:t xml:space="preserve">אלכס קיבלו מהמשפחה </w:t>
      </w:r>
      <w:r>
        <w:rPr>
          <w:rtl/>
        </w:rPr>
        <w:t>–</w:t>
      </w:r>
      <w:r>
        <w:rPr>
          <w:rFonts w:hint="cs"/>
          <w:rtl/>
        </w:rPr>
        <w:t xml:space="preserve"> מצלמת </w:t>
      </w:r>
      <w:r>
        <w:t>F4</w:t>
      </w:r>
      <w:r>
        <w:rPr>
          <w:rFonts w:hint="cs"/>
          <w:rtl/>
        </w:rPr>
        <w:t xml:space="preserve"> משוכללת, </w:t>
      </w:r>
      <w:r w:rsidR="003714FC">
        <w:rPr>
          <w:rFonts w:hint="cs"/>
          <w:rtl/>
        </w:rPr>
        <w:t xml:space="preserve">שתשרת אותם בבואם לתעד את </w:t>
      </w:r>
      <w:r w:rsidR="008157E2">
        <w:rPr>
          <w:rFonts w:hint="cs"/>
          <w:rtl/>
        </w:rPr>
        <w:t>נופי הוד</w:t>
      </w:r>
      <w:r w:rsidR="00507E3C">
        <w:rPr>
          <w:rFonts w:hint="cs"/>
          <w:rtl/>
        </w:rPr>
        <w:t xml:space="preserve"> </w:t>
      </w:r>
      <w:r w:rsidR="004915E1">
        <w:rPr>
          <w:rFonts w:hint="cs"/>
          <w:rtl/>
        </w:rPr>
        <w:t>ה</w:t>
      </w:r>
      <w:r w:rsidR="005C4B24">
        <w:rPr>
          <w:rFonts w:hint="cs"/>
          <w:rtl/>
        </w:rPr>
        <w:t xml:space="preserve">קדומים </w:t>
      </w:r>
      <w:r w:rsidR="008157E2">
        <w:rPr>
          <w:rFonts w:hint="cs"/>
          <w:rtl/>
        </w:rPr>
        <w:t xml:space="preserve">של הארץ הנבחרת. </w:t>
      </w:r>
      <w:r w:rsidR="001F38B6">
        <w:rPr>
          <w:rFonts w:hint="cs"/>
          <w:rtl/>
        </w:rPr>
        <w:t xml:space="preserve">הוא </w:t>
      </w:r>
      <w:r w:rsidR="00A2639E">
        <w:rPr>
          <w:rFonts w:hint="cs"/>
          <w:rtl/>
        </w:rPr>
        <w:t>ס</w:t>
      </w:r>
      <w:r w:rsidR="001F38B6">
        <w:rPr>
          <w:rFonts w:hint="cs"/>
          <w:rtl/>
        </w:rPr>
        <w:t>ובב</w:t>
      </w:r>
      <w:r w:rsidR="00A2639E">
        <w:rPr>
          <w:rFonts w:hint="cs"/>
          <w:rtl/>
        </w:rPr>
        <w:t xml:space="preserve"> וכי</w:t>
      </w:r>
      <w:r w:rsidR="001F38B6">
        <w:rPr>
          <w:rFonts w:hint="cs"/>
          <w:rtl/>
        </w:rPr>
        <w:t>י</w:t>
      </w:r>
      <w:r w:rsidR="00A2639E">
        <w:rPr>
          <w:rFonts w:hint="cs"/>
          <w:rtl/>
        </w:rPr>
        <w:t>ל</w:t>
      </w:r>
      <w:r w:rsidR="005C4B24">
        <w:rPr>
          <w:rFonts w:hint="cs"/>
          <w:rtl/>
        </w:rPr>
        <w:t xml:space="preserve"> </w:t>
      </w:r>
      <w:r w:rsidR="001F38B6">
        <w:rPr>
          <w:rFonts w:hint="cs"/>
          <w:rtl/>
        </w:rPr>
        <w:t xml:space="preserve">את </w:t>
      </w:r>
      <w:r w:rsidR="005C4B24">
        <w:rPr>
          <w:rFonts w:hint="cs"/>
          <w:rtl/>
        </w:rPr>
        <w:t>ה</w:t>
      </w:r>
      <w:r w:rsidR="00D11EE0" w:rsidRPr="00D11EE0">
        <w:rPr>
          <w:rFonts w:cs="Times New Roman"/>
          <w:rtl/>
        </w:rPr>
        <w:t xml:space="preserve">ידיות, </w:t>
      </w:r>
      <w:r w:rsidR="00A2639E">
        <w:rPr>
          <w:rFonts w:cs="Times New Roman" w:hint="cs"/>
          <w:rtl/>
        </w:rPr>
        <w:t>ה</w:t>
      </w:r>
      <w:r w:rsidR="00D11EE0" w:rsidRPr="00D11EE0">
        <w:rPr>
          <w:rFonts w:cs="Times New Roman"/>
          <w:rtl/>
        </w:rPr>
        <w:t>מחוונים ו</w:t>
      </w:r>
      <w:r w:rsidR="00A2639E">
        <w:rPr>
          <w:rFonts w:cs="Times New Roman" w:hint="cs"/>
          <w:rtl/>
        </w:rPr>
        <w:t>ה</w:t>
      </w:r>
      <w:r w:rsidR="00D11EE0" w:rsidRPr="00D11EE0">
        <w:rPr>
          <w:rFonts w:cs="Times New Roman"/>
          <w:rtl/>
        </w:rPr>
        <w:t>מתגים</w:t>
      </w:r>
      <w:r w:rsidR="00D11EE0" w:rsidRPr="00D11EE0">
        <w:rPr>
          <w:rFonts w:cs="Times New Roman" w:hint="cs"/>
          <w:rtl/>
        </w:rPr>
        <w:t xml:space="preserve"> </w:t>
      </w:r>
      <w:r w:rsidR="005C4B24">
        <w:rPr>
          <w:rFonts w:hint="cs"/>
          <w:rtl/>
        </w:rPr>
        <w:t>[</w:t>
      </w:r>
      <w:r w:rsidR="005C4B24" w:rsidRPr="005C4B24">
        <w:t>knobs, dials and levers</w:t>
      </w:r>
      <w:r w:rsidR="005C4B24">
        <w:rPr>
          <w:rFonts w:hint="cs"/>
          <w:rtl/>
        </w:rPr>
        <w:t xml:space="preserve">] </w:t>
      </w:r>
      <w:r w:rsidR="00D11EE0">
        <w:rPr>
          <w:rFonts w:hint="cs"/>
          <w:rtl/>
        </w:rPr>
        <w:t>של גוף המצלמה. "זה לא המודל הכי חדש, אתם יודעים? ה-</w:t>
      </w:r>
      <w:r w:rsidR="00D11EE0">
        <w:t>F5</w:t>
      </w:r>
      <w:r w:rsidR="00D11EE0">
        <w:rPr>
          <w:rFonts w:hint="cs"/>
          <w:rtl/>
        </w:rPr>
        <w:t xml:space="preserve"> יצא לא מזמן." </w:t>
      </w:r>
      <w:r w:rsidR="001F38B6">
        <w:rPr>
          <w:rFonts w:hint="cs"/>
          <w:rtl/>
        </w:rPr>
        <w:t xml:space="preserve">הוא </w:t>
      </w:r>
      <w:r w:rsidR="00A2639E">
        <w:rPr>
          <w:rFonts w:hint="cs"/>
          <w:rtl/>
        </w:rPr>
        <w:t>כיוון א</w:t>
      </w:r>
      <w:r w:rsidR="00D11EE0">
        <w:rPr>
          <w:rFonts w:hint="cs"/>
          <w:rtl/>
        </w:rPr>
        <w:t>ת המצלמה אל תיאו. "מה אתה מחזיק שם, חבר קטן?"</w:t>
      </w:r>
    </w:p>
    <w:p w14:paraId="66A5149B" w14:textId="77777777" w:rsidR="00A20992" w:rsidRDefault="00A20992" w:rsidP="00A20992">
      <w:pPr>
        <w:rPr>
          <w:rtl/>
        </w:rPr>
      </w:pPr>
      <w:r>
        <w:rPr>
          <w:rFonts w:hint="cs"/>
          <w:rtl/>
        </w:rPr>
        <w:t>[</w:t>
      </w:r>
      <w:r w:rsidRPr="005C4B24">
        <w:t>https://en.wikipedia.org/wiki/Nikon_F4</w:t>
      </w:r>
      <w:r>
        <w:rPr>
          <w:rFonts w:hint="cs"/>
          <w:rtl/>
        </w:rPr>
        <w:t xml:space="preserve"> </w:t>
      </w:r>
      <w:r>
        <w:rPr>
          <w:rtl/>
        </w:rPr>
        <w:t>–</w:t>
      </w:r>
      <w:r>
        <w:rPr>
          <w:rFonts w:hint="cs"/>
          <w:rtl/>
        </w:rPr>
        <w:t xml:space="preserve"> יצא ב-1988, </w:t>
      </w:r>
      <w:r>
        <w:t>F5</w:t>
      </w:r>
      <w:r>
        <w:rPr>
          <w:rFonts w:hint="cs"/>
          <w:rtl/>
        </w:rPr>
        <w:t xml:space="preserve"> ב-1996.]</w:t>
      </w:r>
    </w:p>
    <w:p w14:paraId="66147EF5" w14:textId="77777777" w:rsidR="00A20992" w:rsidRDefault="00A20992" w:rsidP="00A20992">
      <w:pPr>
        <w:rPr>
          <w:rtl/>
        </w:rPr>
      </w:pPr>
      <w:r>
        <w:rPr>
          <w:rFonts w:hint="cs"/>
          <w:rtl/>
        </w:rPr>
        <w:lastRenderedPageBreak/>
        <w:t>[</w:t>
      </w:r>
      <w:r w:rsidRPr="00D11EE0">
        <w:t>https://cameraquest.com/nikonslr.htm</w:t>
      </w:r>
      <w:r>
        <w:rPr>
          <w:rFonts w:hint="cs"/>
          <w:rtl/>
        </w:rPr>
        <w:t>]</w:t>
      </w:r>
    </w:p>
    <w:p w14:paraId="5F078D67" w14:textId="121991D3" w:rsidR="008719CE" w:rsidRDefault="00A2639E" w:rsidP="005C2085">
      <w:pPr>
        <w:rPr>
          <w:rtl/>
        </w:rPr>
      </w:pPr>
      <w:r>
        <w:rPr>
          <w:rFonts w:hint="cs"/>
          <w:rtl/>
        </w:rPr>
        <w:t>תיאו ה</w:t>
      </w:r>
      <w:r w:rsidR="001F38B6">
        <w:rPr>
          <w:rFonts w:hint="cs"/>
          <w:rtl/>
        </w:rPr>
        <w:t>ראה לו</w:t>
      </w:r>
      <w:r>
        <w:rPr>
          <w:rFonts w:hint="cs"/>
          <w:rtl/>
        </w:rPr>
        <w:t xml:space="preserve"> את </w:t>
      </w:r>
      <w:r w:rsidR="001F38B6">
        <w:rPr>
          <w:rFonts w:hint="cs"/>
          <w:rtl/>
        </w:rPr>
        <w:t>חידון</w:t>
      </w:r>
      <w:r>
        <w:rPr>
          <w:rFonts w:hint="cs"/>
          <w:rtl/>
        </w:rPr>
        <w:t xml:space="preserve"> </w:t>
      </w:r>
      <w:r w:rsidR="001F38B6">
        <w:rPr>
          <w:rFonts w:hint="cs"/>
          <w:rtl/>
        </w:rPr>
        <w:t xml:space="preserve">מציאת ההבדלים </w:t>
      </w:r>
      <w:r>
        <w:rPr>
          <w:rFonts w:hint="cs"/>
          <w:rtl/>
        </w:rPr>
        <w:t xml:space="preserve">שפתר בחוברת, זוג תמונות כמעט </w:t>
      </w:r>
      <w:r w:rsidR="00507E3C">
        <w:rPr>
          <w:rFonts w:hint="cs"/>
          <w:rtl/>
        </w:rPr>
        <w:t xml:space="preserve">זהות </w:t>
      </w:r>
      <w:r>
        <w:rPr>
          <w:rFonts w:hint="cs"/>
          <w:rtl/>
        </w:rPr>
        <w:t>של ילדה לבושת</w:t>
      </w:r>
      <w:r w:rsidR="00507E3C">
        <w:rPr>
          <w:rFonts w:hint="cs"/>
          <w:rtl/>
        </w:rPr>
        <w:t xml:space="preserve"> </w:t>
      </w:r>
      <w:r>
        <w:rPr>
          <w:rFonts w:hint="cs"/>
          <w:rtl/>
        </w:rPr>
        <w:t xml:space="preserve">קימונו שניצבה, בנוקשות </w:t>
      </w:r>
      <w:r w:rsidR="0007458E">
        <w:rPr>
          <w:rFonts w:hint="cs"/>
          <w:rtl/>
        </w:rPr>
        <w:t>מסוימ</w:t>
      </w:r>
      <w:r>
        <w:rPr>
          <w:rFonts w:hint="cs"/>
          <w:rtl/>
        </w:rPr>
        <w:t>ת, בגן</w:t>
      </w:r>
      <w:r w:rsidR="00F112D8">
        <w:rPr>
          <w:rFonts w:hint="cs"/>
          <w:rtl/>
        </w:rPr>
        <w:t xml:space="preserve"> פורח, </w:t>
      </w:r>
      <w:r w:rsidR="00A20992">
        <w:rPr>
          <w:rFonts w:hint="cs"/>
          <w:rtl/>
        </w:rPr>
        <w:t>ו</w:t>
      </w:r>
      <w:r w:rsidR="00F112D8">
        <w:rPr>
          <w:rFonts w:hint="cs"/>
          <w:rtl/>
        </w:rPr>
        <w:t>ברקע הר חרוטי</w:t>
      </w:r>
      <w:r>
        <w:rPr>
          <w:rFonts w:hint="cs"/>
          <w:rtl/>
        </w:rPr>
        <w:t xml:space="preserve"> בעל פסגה מושלגת. בתמונה העליונה</w:t>
      </w:r>
      <w:r w:rsidRPr="00A2639E">
        <w:rPr>
          <w:rFonts w:hint="cs"/>
          <w:rtl/>
        </w:rPr>
        <w:t xml:space="preserve"> </w:t>
      </w:r>
      <w:r>
        <w:rPr>
          <w:rFonts w:hint="cs"/>
          <w:rtl/>
        </w:rPr>
        <w:t xml:space="preserve">תיאו </w:t>
      </w:r>
      <w:r w:rsidR="002F70CE">
        <w:rPr>
          <w:rFonts w:hint="cs"/>
          <w:rtl/>
        </w:rPr>
        <w:t>מנה</w:t>
      </w:r>
      <w:r>
        <w:rPr>
          <w:rFonts w:hint="cs"/>
          <w:rtl/>
        </w:rPr>
        <w:t xml:space="preserve"> ארבעה עצים, וחמישה בתחתונה. </w:t>
      </w:r>
      <w:r w:rsidR="00172DC8">
        <w:rPr>
          <w:rFonts w:hint="cs"/>
          <w:rtl/>
        </w:rPr>
        <w:t>"</w:t>
      </w:r>
      <w:r w:rsidR="00F06CB6">
        <w:rPr>
          <w:rFonts w:hint="cs"/>
          <w:rtl/>
        </w:rPr>
        <w:t>מהי התמונה האמיתית</w:t>
      </w:r>
      <w:r w:rsidR="001F38B6">
        <w:rPr>
          <w:rFonts w:hint="cs"/>
          <w:rtl/>
        </w:rPr>
        <w:t xml:space="preserve"> מבין השתיים</w:t>
      </w:r>
      <w:r w:rsidR="00F93FF2">
        <w:rPr>
          <w:rFonts w:hint="cs"/>
          <w:rtl/>
        </w:rPr>
        <w:t>, אלכס</w:t>
      </w:r>
      <w:r w:rsidR="00F06CB6">
        <w:rPr>
          <w:rFonts w:hint="cs"/>
          <w:rtl/>
        </w:rPr>
        <w:t>?"</w:t>
      </w:r>
    </w:p>
    <w:p w14:paraId="3FC8857B" w14:textId="77777777" w:rsidR="00C812F6" w:rsidRDefault="00C812F6" w:rsidP="00F06CB6">
      <w:pPr>
        <w:rPr>
          <w:rtl/>
        </w:rPr>
      </w:pPr>
      <w:r>
        <w:rPr>
          <w:rFonts w:hint="cs"/>
          <w:rtl/>
        </w:rPr>
        <w:t>"א</w:t>
      </w:r>
      <w:r w:rsidR="00F87258">
        <w:rPr>
          <w:rFonts w:hint="cs"/>
          <w:rtl/>
        </w:rPr>
        <w:t>ני לא יודע."</w:t>
      </w:r>
    </w:p>
    <w:p w14:paraId="0AB58A17" w14:textId="77777777" w:rsidR="00F87258" w:rsidRDefault="00F87258" w:rsidP="00F06CB6">
      <w:pPr>
        <w:rPr>
          <w:rtl/>
        </w:rPr>
      </w:pPr>
      <w:r>
        <w:rPr>
          <w:rFonts w:hint="cs"/>
          <w:rtl/>
        </w:rPr>
        <w:t>"אבל היית שם."</w:t>
      </w:r>
    </w:p>
    <w:p w14:paraId="717F55FD" w14:textId="77777777" w:rsidR="00F87258" w:rsidRDefault="00F87258" w:rsidP="00F06CB6">
      <w:pPr>
        <w:rPr>
          <w:rtl/>
        </w:rPr>
      </w:pPr>
      <w:r>
        <w:rPr>
          <w:rFonts w:hint="cs"/>
          <w:rtl/>
        </w:rPr>
        <w:t>"גם אתה היית, תיאו."</w:t>
      </w:r>
    </w:p>
    <w:p w14:paraId="3D12CF9C" w14:textId="34DB98DC" w:rsidR="00F87258" w:rsidRDefault="00F87258" w:rsidP="00F06CB6">
      <w:pPr>
        <w:rPr>
          <w:rtl/>
        </w:rPr>
      </w:pPr>
      <w:r>
        <w:rPr>
          <w:rFonts w:hint="cs"/>
          <w:rtl/>
        </w:rPr>
        <w:t>"אני רק ניגנתי שם</w:t>
      </w:r>
      <w:r w:rsidR="002C4574">
        <w:rPr>
          <w:rFonts w:hint="cs"/>
          <w:rtl/>
        </w:rPr>
        <w:t>,</w:t>
      </w:r>
      <w:r>
        <w:rPr>
          <w:rFonts w:hint="cs"/>
          <w:rtl/>
        </w:rPr>
        <w:t xml:space="preserve"> לא </w:t>
      </w:r>
      <w:r w:rsidR="002C4574">
        <w:rPr>
          <w:rFonts w:hint="cs"/>
          <w:rtl/>
        </w:rPr>
        <w:t xml:space="preserve">באמת </w:t>
      </w:r>
      <w:r>
        <w:rPr>
          <w:rFonts w:hint="cs"/>
          <w:rtl/>
        </w:rPr>
        <w:t xml:space="preserve">הייתי. לא טיפסתי על </w:t>
      </w:r>
      <w:r w:rsidR="00A2639E">
        <w:rPr>
          <w:rFonts w:hint="cs"/>
          <w:rtl/>
        </w:rPr>
        <w:t>ה</w:t>
      </w:r>
      <w:r>
        <w:rPr>
          <w:rFonts w:hint="cs"/>
          <w:rtl/>
        </w:rPr>
        <w:t>הר!"</w:t>
      </w:r>
    </w:p>
    <w:p w14:paraId="15B36186" w14:textId="77777777" w:rsidR="00F87258" w:rsidRDefault="00F87258" w:rsidP="00F06CB6">
      <w:pPr>
        <w:rPr>
          <w:rtl/>
        </w:rPr>
      </w:pPr>
      <w:r>
        <w:rPr>
          <w:rFonts w:hint="cs"/>
          <w:rtl/>
        </w:rPr>
        <w:t>"טוב, אתה..."</w:t>
      </w:r>
    </w:p>
    <w:p w14:paraId="1DB120F5" w14:textId="50128887" w:rsidR="00A2639E" w:rsidRDefault="00A2639E" w:rsidP="00F06CB6">
      <w:pPr>
        <w:rPr>
          <w:rtl/>
        </w:rPr>
      </w:pPr>
      <w:r>
        <w:rPr>
          <w:rFonts w:hint="cs"/>
          <w:rtl/>
        </w:rPr>
        <w:t>"</w:t>
      </w:r>
      <w:r w:rsidR="004644B7">
        <w:rPr>
          <w:rFonts w:hint="cs"/>
          <w:rtl/>
        </w:rPr>
        <w:t xml:space="preserve">גם אני רציתי הר </w:t>
      </w:r>
      <w:r w:rsidR="002C4574">
        <w:rPr>
          <w:rFonts w:hint="cs"/>
          <w:rtl/>
        </w:rPr>
        <w:t>כ</w:t>
      </w:r>
      <w:r w:rsidR="004644B7">
        <w:rPr>
          <w:rFonts w:hint="cs"/>
          <w:rtl/>
        </w:rPr>
        <w:t>זה."</w:t>
      </w:r>
    </w:p>
    <w:p w14:paraId="2F4A1139" w14:textId="486A73E1" w:rsidR="00F87258" w:rsidRDefault="00A20992" w:rsidP="001553D3">
      <w:pPr>
        <w:rPr>
          <w:rtl/>
        </w:rPr>
      </w:pPr>
      <w:r w:rsidRPr="00A20992">
        <w:rPr>
          <w:rFonts w:cs="Times New Roman"/>
          <w:rtl/>
        </w:rPr>
        <w:t xml:space="preserve">"זה לא טיפוס ממש, </w:t>
      </w:r>
      <w:r w:rsidR="00507E3C">
        <w:rPr>
          <w:rFonts w:cs="Times New Roman" w:hint="cs"/>
          <w:rtl/>
        </w:rPr>
        <w:t xml:space="preserve">רק </w:t>
      </w:r>
      <w:r w:rsidR="00685E2E" w:rsidRPr="00685E2E">
        <w:rPr>
          <w:rFonts w:cs="Times New Roman"/>
          <w:rtl/>
        </w:rPr>
        <w:t xml:space="preserve">נסיעה באוטובוס ואז </w:t>
      </w:r>
      <w:r w:rsidRPr="00A20992">
        <w:rPr>
          <w:rFonts w:cs="Times New Roman"/>
          <w:rtl/>
        </w:rPr>
        <w:t>סתם צעידה של שעות יחד עם המוני תיירים. ולא היה שום שלג בפסגה," אלכס ניחם אותו.</w:t>
      </w:r>
    </w:p>
    <w:p w14:paraId="478396B7" w14:textId="1502214A" w:rsidR="008719CE" w:rsidRDefault="001553D3" w:rsidP="007A177B">
      <w:pPr>
        <w:rPr>
          <w:rtl/>
        </w:rPr>
      </w:pPr>
      <w:r>
        <w:rPr>
          <w:rFonts w:hint="cs"/>
          <w:rtl/>
        </w:rPr>
        <w:t xml:space="preserve">"אבל הגעת </w:t>
      </w:r>
      <w:r w:rsidR="004019DE">
        <w:rPr>
          <w:rFonts w:hint="cs"/>
          <w:rtl/>
        </w:rPr>
        <w:t>הכי גבוה שאפשר."</w:t>
      </w:r>
    </w:p>
    <w:p w14:paraId="1E39D09C" w14:textId="692D8860" w:rsidR="004019DE" w:rsidRDefault="004019DE" w:rsidP="007A177B">
      <w:pPr>
        <w:rPr>
          <w:rtl/>
        </w:rPr>
      </w:pPr>
      <w:r>
        <w:rPr>
          <w:rFonts w:hint="cs"/>
          <w:rtl/>
        </w:rPr>
        <w:t>"</w:t>
      </w:r>
      <w:r w:rsidR="007F4A77">
        <w:rPr>
          <w:rFonts w:hint="cs"/>
          <w:rtl/>
        </w:rPr>
        <w:t>אני ועוד כמה אלפי מטפסים</w:t>
      </w:r>
      <w:r>
        <w:rPr>
          <w:rFonts w:hint="cs"/>
          <w:rtl/>
        </w:rPr>
        <w:t>."</w:t>
      </w:r>
    </w:p>
    <w:p w14:paraId="2B04BA41" w14:textId="06BE6F90" w:rsidR="00A2639E" w:rsidRDefault="00A2639E" w:rsidP="001553D3">
      <w:pPr>
        <w:rPr>
          <w:rtl/>
        </w:rPr>
      </w:pPr>
      <w:r>
        <w:rPr>
          <w:rFonts w:hint="cs"/>
          <w:rtl/>
        </w:rPr>
        <w:t xml:space="preserve">"תיאו, אתה מטפס על הר גבוה יותר," </w:t>
      </w:r>
      <w:r w:rsidR="002F70CE">
        <w:rPr>
          <w:rFonts w:hint="cs"/>
          <w:rtl/>
        </w:rPr>
        <w:t xml:space="preserve">ניחמה </w:t>
      </w:r>
      <w:r w:rsidR="00326FF5">
        <w:rPr>
          <w:rFonts w:hint="cs"/>
          <w:rtl/>
        </w:rPr>
        <w:t>[</w:t>
      </w:r>
      <w:r w:rsidR="002F70CE">
        <w:rPr>
          <w:rFonts w:hint="cs"/>
          <w:rtl/>
        </w:rPr>
        <w:t>מילה אחרת</w:t>
      </w:r>
      <w:r w:rsidR="00326FF5">
        <w:rPr>
          <w:rFonts w:hint="cs"/>
          <w:rtl/>
        </w:rPr>
        <w:t>]</w:t>
      </w:r>
      <w:r w:rsidR="002F70CE">
        <w:rPr>
          <w:rFonts w:hint="cs"/>
          <w:rtl/>
        </w:rPr>
        <w:t xml:space="preserve"> </w:t>
      </w:r>
      <w:r w:rsidR="008B1B44">
        <w:rPr>
          <w:rFonts w:hint="cs"/>
          <w:rtl/>
        </w:rPr>
        <w:t>סופי</w:t>
      </w:r>
      <w:r>
        <w:rPr>
          <w:rFonts w:hint="cs"/>
          <w:rtl/>
        </w:rPr>
        <w:t xml:space="preserve"> הטובה, שסיימה לעזור לאביה ב</w:t>
      </w:r>
      <w:r w:rsidR="001F38B6">
        <w:rPr>
          <w:rFonts w:hint="cs"/>
          <w:rtl/>
        </w:rPr>
        <w:t>מטבח</w:t>
      </w:r>
      <w:r>
        <w:rPr>
          <w:rFonts w:hint="cs"/>
          <w:rtl/>
        </w:rPr>
        <w:t xml:space="preserve">. "ולאן </w:t>
      </w:r>
      <w:r w:rsidR="002F70CE">
        <w:rPr>
          <w:rFonts w:hint="cs"/>
          <w:rtl/>
        </w:rPr>
        <w:t xml:space="preserve">נעלם </w:t>
      </w:r>
      <w:r>
        <w:rPr>
          <w:rFonts w:hint="cs"/>
          <w:rtl/>
        </w:rPr>
        <w:t xml:space="preserve">מארק? נשארנו רק בשביל להיפרד," היא </w:t>
      </w:r>
      <w:r w:rsidR="001F38B6">
        <w:rPr>
          <w:rFonts w:hint="cs"/>
          <w:rtl/>
        </w:rPr>
        <w:t>מיהרה ל</w:t>
      </w:r>
      <w:r w:rsidR="00AF675F">
        <w:rPr>
          <w:rFonts w:hint="cs"/>
          <w:rtl/>
        </w:rPr>
        <w:t>ציין</w:t>
      </w:r>
      <w:r w:rsidR="001F261B">
        <w:rPr>
          <w:rFonts w:hint="cs"/>
          <w:rtl/>
        </w:rPr>
        <w:t xml:space="preserve"> כדי</w:t>
      </w:r>
      <w:r w:rsidR="001F38B6">
        <w:rPr>
          <w:rFonts w:hint="cs"/>
          <w:rtl/>
        </w:rPr>
        <w:t xml:space="preserve"> ל</w:t>
      </w:r>
      <w:r w:rsidR="001553D3">
        <w:rPr>
          <w:rFonts w:hint="cs"/>
          <w:rtl/>
        </w:rPr>
        <w:t>מנ</w:t>
      </w:r>
      <w:r w:rsidR="001F38B6">
        <w:rPr>
          <w:rFonts w:hint="cs"/>
          <w:rtl/>
        </w:rPr>
        <w:t>ו</w:t>
      </w:r>
      <w:r w:rsidR="001553D3">
        <w:rPr>
          <w:rFonts w:hint="cs"/>
          <w:rtl/>
        </w:rPr>
        <w:t>ע מא</w:t>
      </w:r>
      <w:r w:rsidR="00507E3C">
        <w:rPr>
          <w:rFonts w:hint="cs"/>
          <w:rtl/>
        </w:rPr>
        <w:t>י</w:t>
      </w:r>
      <w:r>
        <w:rPr>
          <w:rFonts w:hint="cs"/>
          <w:rtl/>
        </w:rPr>
        <w:t>מה לפתוח בריבים הנושנים.</w:t>
      </w:r>
    </w:p>
    <w:p w14:paraId="6F6A1153" w14:textId="5836791B" w:rsidR="004E3EC8" w:rsidRDefault="002271CA" w:rsidP="002271CA">
      <w:pPr>
        <w:rPr>
          <w:rtl/>
        </w:rPr>
      </w:pPr>
      <w:r>
        <w:rPr>
          <w:rFonts w:hint="cs"/>
          <w:rtl/>
        </w:rPr>
        <w:t>"גם אני מטפס עם אלפי אנשים</w:t>
      </w:r>
      <w:r w:rsidR="00AF675F">
        <w:rPr>
          <w:rFonts w:hint="cs"/>
          <w:rtl/>
        </w:rPr>
        <w:t>!</w:t>
      </w:r>
      <w:r>
        <w:rPr>
          <w:rFonts w:hint="cs"/>
          <w:rtl/>
        </w:rPr>
        <w:t xml:space="preserve"> אפילו אם אני נמצא לבד בסלון כשאני מתאמן." </w:t>
      </w:r>
      <w:r w:rsidR="007F4A77">
        <w:rPr>
          <w:rFonts w:hint="cs"/>
          <w:rtl/>
        </w:rPr>
        <w:t>תיאו השתתק ואל</w:t>
      </w:r>
      <w:r>
        <w:rPr>
          <w:rFonts w:hint="cs"/>
          <w:rtl/>
        </w:rPr>
        <w:t>כס הצביע על ה</w:t>
      </w:r>
      <w:r w:rsidR="007F4A77">
        <w:rPr>
          <w:rFonts w:hint="cs"/>
          <w:rtl/>
        </w:rPr>
        <w:t>אוֹבִּי בקימונו של הילדה, שהיה כתום בתמונה העליונה וצהוב בתחתונה. "</w:t>
      </w:r>
      <w:r w:rsidR="00F93FF2">
        <w:rPr>
          <w:rFonts w:hint="cs"/>
          <w:rtl/>
        </w:rPr>
        <w:t>נראה לי שהקימונו האמיתי הוא התחתון, כי ה</w:t>
      </w:r>
      <w:r w:rsidR="00AF675F" w:rsidRPr="00AF675F">
        <w:rPr>
          <w:rFonts w:cs="Times New Roman"/>
          <w:rtl/>
        </w:rPr>
        <w:t>גוונים פחות חדים</w:t>
      </w:r>
      <w:r w:rsidR="00F93FF2">
        <w:rPr>
          <w:rFonts w:hint="cs"/>
          <w:rtl/>
        </w:rPr>
        <w:t xml:space="preserve">, אבל הגן האמיתי הוא בתמונה העליונה, כי העצים </w:t>
      </w:r>
      <w:r w:rsidR="002F70CE">
        <w:rPr>
          <w:rFonts w:hint="cs"/>
          <w:rtl/>
        </w:rPr>
        <w:t xml:space="preserve">שם </w:t>
      </w:r>
      <w:r w:rsidR="00F93FF2">
        <w:rPr>
          <w:rFonts w:hint="cs"/>
          <w:rtl/>
        </w:rPr>
        <w:t>מסודרים באופן סימטרי יותר.</w:t>
      </w:r>
      <w:r w:rsidR="004E3EC8">
        <w:rPr>
          <w:rFonts w:hint="cs"/>
          <w:rtl/>
        </w:rPr>
        <w:t>"</w:t>
      </w:r>
    </w:p>
    <w:p w14:paraId="53278274" w14:textId="11715C01" w:rsidR="007F4A77" w:rsidRDefault="004E3EC8" w:rsidP="001553D3">
      <w:pPr>
        <w:rPr>
          <w:rtl/>
        </w:rPr>
      </w:pPr>
      <w:r>
        <w:rPr>
          <w:rFonts w:hint="cs"/>
          <w:rtl/>
        </w:rPr>
        <w:t>"</w:t>
      </w:r>
      <w:r w:rsidR="001553D3">
        <w:rPr>
          <w:rFonts w:hint="cs"/>
          <w:rtl/>
        </w:rPr>
        <w:t>אז</w:t>
      </w:r>
      <w:r w:rsidR="002F70CE">
        <w:rPr>
          <w:rFonts w:hint="cs"/>
          <w:rtl/>
        </w:rPr>
        <w:t xml:space="preserve"> </w:t>
      </w:r>
      <w:r w:rsidR="00C63A12">
        <w:rPr>
          <w:rFonts w:hint="cs"/>
          <w:rtl/>
        </w:rPr>
        <w:t>ה</w:t>
      </w:r>
      <w:r w:rsidR="00CB1838">
        <w:rPr>
          <w:rFonts w:hint="cs"/>
          <w:rtl/>
        </w:rPr>
        <w:t xml:space="preserve">תמונה </w:t>
      </w:r>
      <w:r w:rsidR="001F38B6">
        <w:rPr>
          <w:rFonts w:hint="cs"/>
          <w:rtl/>
        </w:rPr>
        <w:t>העליונה</w:t>
      </w:r>
      <w:r w:rsidR="003131F1">
        <w:rPr>
          <w:rFonts w:hint="cs"/>
          <w:rtl/>
        </w:rPr>
        <w:t xml:space="preserve"> </w:t>
      </w:r>
      <w:r w:rsidR="006C539F">
        <w:rPr>
          <w:rFonts w:hint="cs"/>
          <w:rtl/>
        </w:rPr>
        <w:t xml:space="preserve">לא אמיתית </w:t>
      </w:r>
      <w:r w:rsidR="003131F1">
        <w:rPr>
          <w:rFonts w:hint="cs"/>
          <w:rtl/>
        </w:rPr>
        <w:t xml:space="preserve">וגם </w:t>
      </w:r>
      <w:r w:rsidR="00C63A12">
        <w:rPr>
          <w:rFonts w:hint="cs"/>
          <w:rtl/>
        </w:rPr>
        <w:t xml:space="preserve">התמונה </w:t>
      </w:r>
      <w:r w:rsidR="001F38B6">
        <w:rPr>
          <w:rFonts w:hint="cs"/>
          <w:rtl/>
        </w:rPr>
        <w:t>התחתונה</w:t>
      </w:r>
      <w:r w:rsidR="00C63A12">
        <w:rPr>
          <w:rFonts w:hint="cs"/>
          <w:rtl/>
        </w:rPr>
        <w:t xml:space="preserve"> לא אמי</w:t>
      </w:r>
      <w:r w:rsidR="006C539F">
        <w:rPr>
          <w:rFonts w:hint="cs"/>
          <w:rtl/>
        </w:rPr>
        <w:t>תי</w:t>
      </w:r>
      <w:r w:rsidR="00C63A12">
        <w:rPr>
          <w:rFonts w:hint="cs"/>
          <w:rtl/>
        </w:rPr>
        <w:t>ת</w:t>
      </w:r>
      <w:r w:rsidR="003131F1">
        <w:rPr>
          <w:rFonts w:hint="cs"/>
          <w:rtl/>
        </w:rPr>
        <w:t>?</w:t>
      </w:r>
      <w:r w:rsidR="006C539F">
        <w:rPr>
          <w:rFonts w:hint="cs"/>
          <w:rtl/>
        </w:rPr>
        <w:t xml:space="preserve"> אין תמונה </w:t>
      </w:r>
      <w:r w:rsidR="004644B7">
        <w:rPr>
          <w:rFonts w:hint="cs"/>
          <w:rtl/>
        </w:rPr>
        <w:t xml:space="preserve">שהיא </w:t>
      </w:r>
      <w:r w:rsidR="006C539F">
        <w:rPr>
          <w:rFonts w:hint="cs"/>
          <w:rtl/>
        </w:rPr>
        <w:t>אמיתית לגמרי?</w:t>
      </w:r>
      <w:r w:rsidR="00F93FF2">
        <w:rPr>
          <w:rFonts w:hint="cs"/>
          <w:rtl/>
        </w:rPr>
        <w:t>"</w:t>
      </w:r>
    </w:p>
    <w:p w14:paraId="2DC48C29" w14:textId="2806211C" w:rsidR="003131F1" w:rsidRDefault="003131F1" w:rsidP="004E6C1A">
      <w:pPr>
        <w:rPr>
          <w:rtl/>
        </w:rPr>
      </w:pPr>
      <w:r>
        <w:rPr>
          <w:rFonts w:hint="cs"/>
          <w:rtl/>
        </w:rPr>
        <w:t xml:space="preserve">"אתה </w:t>
      </w:r>
      <w:r w:rsidR="00DE4C01">
        <w:rPr>
          <w:rFonts w:hint="cs"/>
          <w:rtl/>
        </w:rPr>
        <w:t xml:space="preserve">רק </w:t>
      </w:r>
      <w:r>
        <w:rPr>
          <w:rFonts w:hint="cs"/>
          <w:rtl/>
        </w:rPr>
        <w:t>צריך למצא באילו פרטים</w:t>
      </w:r>
      <w:r w:rsidR="00DE4C01" w:rsidRPr="00DE4C01">
        <w:rPr>
          <w:rFonts w:hint="cs"/>
          <w:rtl/>
        </w:rPr>
        <w:t xml:space="preserve"> </w:t>
      </w:r>
      <w:r w:rsidR="00DE4C01">
        <w:rPr>
          <w:rFonts w:hint="cs"/>
          <w:rtl/>
        </w:rPr>
        <w:t>התמונות נבדלות אחת מה</w:t>
      </w:r>
      <w:r w:rsidR="003A7E9C">
        <w:rPr>
          <w:rFonts w:hint="cs"/>
          <w:rtl/>
        </w:rPr>
        <w:t>שנייה</w:t>
      </w:r>
      <w:r>
        <w:rPr>
          <w:rFonts w:hint="cs"/>
          <w:rtl/>
        </w:rPr>
        <w:t>."</w:t>
      </w:r>
    </w:p>
    <w:p w14:paraId="6841C993" w14:textId="07E08489" w:rsidR="003131F1" w:rsidRDefault="004E6C1A" w:rsidP="003131F1">
      <w:pPr>
        <w:rPr>
          <w:rtl/>
        </w:rPr>
      </w:pPr>
      <w:r>
        <w:rPr>
          <w:rFonts w:hint="cs"/>
          <w:rtl/>
        </w:rPr>
        <w:t>"אבל אני לא רוצה לדעת</w:t>
      </w:r>
      <w:r w:rsidR="003131F1">
        <w:rPr>
          <w:rFonts w:hint="cs"/>
          <w:rtl/>
        </w:rPr>
        <w:t xml:space="preserve"> במה הן שונות אחת מה</w:t>
      </w:r>
      <w:r w:rsidR="003A7E9C">
        <w:rPr>
          <w:rFonts w:hint="cs"/>
          <w:rtl/>
        </w:rPr>
        <w:t>שנייה</w:t>
      </w:r>
      <w:r w:rsidR="003131F1">
        <w:rPr>
          <w:rFonts w:hint="cs"/>
          <w:rtl/>
        </w:rPr>
        <w:t>, אלא במה הן שונות מהעולם האמיתי."</w:t>
      </w:r>
    </w:p>
    <w:p w14:paraId="3EDEED96" w14:textId="319F4CD2" w:rsidR="003131F1" w:rsidRDefault="00F93FF2" w:rsidP="001553D3">
      <w:pPr>
        <w:rPr>
          <w:rtl/>
        </w:rPr>
      </w:pPr>
      <w:r>
        <w:rPr>
          <w:rFonts w:hint="cs"/>
          <w:rtl/>
        </w:rPr>
        <w:t xml:space="preserve">"העולם האמיתי </w:t>
      </w:r>
      <w:r w:rsidR="003131F1">
        <w:rPr>
          <w:rFonts w:hint="cs"/>
          <w:rtl/>
        </w:rPr>
        <w:t>לא נמצא באף אחת מהתמונות."</w:t>
      </w:r>
    </w:p>
    <w:p w14:paraId="094D5D86" w14:textId="45057F8C" w:rsidR="00200A9F" w:rsidRDefault="00200A9F" w:rsidP="003131F1">
      <w:pPr>
        <w:rPr>
          <w:rtl/>
        </w:rPr>
      </w:pPr>
      <w:r>
        <w:rPr>
          <w:rFonts w:hint="cs"/>
          <w:rtl/>
        </w:rPr>
        <w:t>[האם הלכה בינתיים עם האב, קולין ו</w:t>
      </w:r>
      <w:r w:rsidR="008B1B44">
        <w:rPr>
          <w:rFonts w:hint="cs"/>
          <w:rtl/>
        </w:rPr>
        <w:t>סופי</w:t>
      </w:r>
      <w:r>
        <w:rPr>
          <w:rFonts w:hint="cs"/>
          <w:rtl/>
        </w:rPr>
        <w:t xml:space="preserve"> להכין את הסלון וגו' לכבוד האורחים]</w:t>
      </w:r>
    </w:p>
    <w:p w14:paraId="7809A2D6" w14:textId="77777777" w:rsidR="00F93FF2" w:rsidRDefault="003131F1" w:rsidP="004E6C1A">
      <w:pPr>
        <w:rPr>
          <w:rtl/>
        </w:rPr>
      </w:pPr>
      <w:r>
        <w:rPr>
          <w:rFonts w:hint="cs"/>
          <w:rtl/>
        </w:rPr>
        <w:t>"אז</w:t>
      </w:r>
      <w:r w:rsidR="006C539F">
        <w:rPr>
          <w:rFonts w:hint="cs"/>
          <w:rtl/>
        </w:rPr>
        <w:t xml:space="preserve"> </w:t>
      </w:r>
      <w:r w:rsidR="004E6C1A">
        <w:rPr>
          <w:rFonts w:hint="cs"/>
          <w:rtl/>
        </w:rPr>
        <w:t xml:space="preserve">אין בכל החוברת המטופשת הזאת </w:t>
      </w:r>
      <w:r w:rsidR="006C539F">
        <w:rPr>
          <w:rFonts w:hint="cs"/>
          <w:rtl/>
        </w:rPr>
        <w:t xml:space="preserve">שום תמונה </w:t>
      </w:r>
      <w:r w:rsidR="004E6C1A">
        <w:rPr>
          <w:rFonts w:hint="cs"/>
          <w:rtl/>
        </w:rPr>
        <w:t>ש</w:t>
      </w:r>
      <w:r w:rsidR="006C539F">
        <w:rPr>
          <w:rFonts w:hint="cs"/>
          <w:rtl/>
        </w:rPr>
        <w:t>אפשר</w:t>
      </w:r>
      <w:r w:rsidR="009C34B9">
        <w:rPr>
          <w:rFonts w:hint="cs"/>
          <w:rtl/>
        </w:rPr>
        <w:t xml:space="preserve"> להאמין</w:t>
      </w:r>
      <w:r w:rsidR="004E6C1A">
        <w:rPr>
          <w:rFonts w:hint="cs"/>
          <w:rtl/>
        </w:rPr>
        <w:t xml:space="preserve"> לה</w:t>
      </w:r>
      <w:r w:rsidR="009C34B9">
        <w:rPr>
          <w:rFonts w:hint="cs"/>
          <w:rtl/>
        </w:rPr>
        <w:t>?</w:t>
      </w:r>
      <w:r w:rsidR="00F93FF2">
        <w:rPr>
          <w:rFonts w:hint="cs"/>
          <w:rtl/>
        </w:rPr>
        <w:t>"</w:t>
      </w:r>
    </w:p>
    <w:p w14:paraId="24B8DEAF" w14:textId="1A9E25A4" w:rsidR="003131F1" w:rsidRDefault="00C63A12" w:rsidP="001553D3">
      <w:pPr>
        <w:rPr>
          <w:rtl/>
        </w:rPr>
      </w:pPr>
      <w:r>
        <w:rPr>
          <w:rFonts w:hint="cs"/>
          <w:rtl/>
        </w:rPr>
        <w:t xml:space="preserve">תיאו בכה, ואלכס </w:t>
      </w:r>
      <w:r w:rsidR="001553D3">
        <w:rPr>
          <w:rFonts w:hint="cs"/>
          <w:rtl/>
        </w:rPr>
        <w:t>הרהר</w:t>
      </w:r>
      <w:r w:rsidR="003131F1">
        <w:rPr>
          <w:rFonts w:hint="cs"/>
          <w:rtl/>
        </w:rPr>
        <w:t xml:space="preserve"> במר גורלו.</w:t>
      </w:r>
    </w:p>
    <w:p w14:paraId="6343ABA0" w14:textId="55330051" w:rsidR="003131F1" w:rsidRDefault="003131F1" w:rsidP="00F42A5C">
      <w:pPr>
        <w:rPr>
          <w:rtl/>
        </w:rPr>
      </w:pPr>
      <w:r>
        <w:rPr>
          <w:rFonts w:hint="cs"/>
          <w:rtl/>
        </w:rPr>
        <w:t>מארק הגיח מחדרו מדושן</w:t>
      </w:r>
      <w:r w:rsidR="00507E3C">
        <w:rPr>
          <w:rFonts w:hint="cs"/>
          <w:rtl/>
        </w:rPr>
        <w:t xml:space="preserve"> </w:t>
      </w:r>
      <w:r>
        <w:rPr>
          <w:rFonts w:hint="cs"/>
          <w:rtl/>
        </w:rPr>
        <w:t>עונג, להוט ל</w:t>
      </w:r>
      <w:r w:rsidR="00F42A5C">
        <w:rPr>
          <w:rFonts w:hint="cs"/>
          <w:rtl/>
        </w:rPr>
        <w:t>דווח</w:t>
      </w:r>
      <w:r>
        <w:rPr>
          <w:rFonts w:hint="cs"/>
          <w:rtl/>
        </w:rPr>
        <w:t xml:space="preserve"> על הצלחתו האחרונה. "על מה הצעקות?"</w:t>
      </w:r>
    </w:p>
    <w:p w14:paraId="361C00FA" w14:textId="6F406C21" w:rsidR="003131F1" w:rsidRDefault="003131F1" w:rsidP="001553D3">
      <w:pPr>
        <w:rPr>
          <w:rtl/>
        </w:rPr>
      </w:pPr>
      <w:r>
        <w:rPr>
          <w:rFonts w:hint="cs"/>
          <w:rtl/>
        </w:rPr>
        <w:t>"המתנה שאלכס הביא לי הי</w:t>
      </w:r>
      <w:r w:rsidR="006C539F">
        <w:rPr>
          <w:rFonts w:hint="cs"/>
          <w:rtl/>
        </w:rPr>
        <w:t xml:space="preserve">א זבל," תיאו </w:t>
      </w:r>
      <w:r w:rsidR="001F38B6">
        <w:rPr>
          <w:rFonts w:hint="cs"/>
          <w:rtl/>
        </w:rPr>
        <w:t>השליך</w:t>
      </w:r>
      <w:r w:rsidR="001553D3">
        <w:rPr>
          <w:rFonts w:hint="cs"/>
          <w:rtl/>
        </w:rPr>
        <w:t xml:space="preserve"> את החוברת </w:t>
      </w:r>
      <w:r w:rsidR="006C539F">
        <w:rPr>
          <w:rFonts w:hint="cs"/>
          <w:rtl/>
        </w:rPr>
        <w:t>ל</w:t>
      </w:r>
      <w:r w:rsidR="005C55E5">
        <w:rPr>
          <w:rFonts w:hint="cs"/>
          <w:rtl/>
        </w:rPr>
        <w:t>קצה העולם</w:t>
      </w:r>
      <w:r w:rsidR="00F42A5C">
        <w:rPr>
          <w:rFonts w:hint="cs"/>
          <w:rtl/>
        </w:rPr>
        <w:t>,</w:t>
      </w:r>
      <w:r w:rsidR="00C63A12">
        <w:rPr>
          <w:rFonts w:hint="cs"/>
          <w:rtl/>
        </w:rPr>
        <w:t xml:space="preserve"> אבל דפיה</w:t>
      </w:r>
      <w:r>
        <w:rPr>
          <w:rFonts w:hint="cs"/>
          <w:rtl/>
        </w:rPr>
        <w:t xml:space="preserve"> התנפנפו</w:t>
      </w:r>
      <w:r w:rsidR="001F38B6">
        <w:rPr>
          <w:rFonts w:hint="cs"/>
          <w:rtl/>
        </w:rPr>
        <w:t xml:space="preserve">, </w:t>
      </w:r>
      <w:r>
        <w:rPr>
          <w:rFonts w:hint="cs"/>
          <w:rtl/>
        </w:rPr>
        <w:t>ו</w:t>
      </w:r>
      <w:r w:rsidR="00C63A12">
        <w:rPr>
          <w:rFonts w:hint="cs"/>
          <w:rtl/>
        </w:rPr>
        <w:t xml:space="preserve">היא </w:t>
      </w:r>
      <w:r>
        <w:rPr>
          <w:rFonts w:hint="cs"/>
          <w:rtl/>
        </w:rPr>
        <w:t xml:space="preserve">נחתה על השטיח, "אין פה </w:t>
      </w:r>
      <w:r w:rsidR="00F42A5C">
        <w:rPr>
          <w:rFonts w:hint="cs"/>
          <w:rtl/>
        </w:rPr>
        <w:t xml:space="preserve">שום </w:t>
      </w:r>
      <w:r>
        <w:rPr>
          <w:rFonts w:hint="cs"/>
          <w:rtl/>
        </w:rPr>
        <w:t>תמונה אמיתית."</w:t>
      </w:r>
    </w:p>
    <w:p w14:paraId="1ADF055D" w14:textId="39083A3B" w:rsidR="003131F1" w:rsidRDefault="003131F1" w:rsidP="00F42A5C">
      <w:pPr>
        <w:rPr>
          <w:rtl/>
        </w:rPr>
      </w:pPr>
      <w:r>
        <w:rPr>
          <w:rFonts w:hint="cs"/>
          <w:rtl/>
        </w:rPr>
        <w:t>מארק הרים את החוברת</w:t>
      </w:r>
      <w:r w:rsidR="00F42A5C">
        <w:rPr>
          <w:rFonts w:hint="cs"/>
          <w:rtl/>
        </w:rPr>
        <w:t xml:space="preserve"> ודפדף בה</w:t>
      </w:r>
      <w:r w:rsidR="00200A9F">
        <w:rPr>
          <w:rFonts w:hint="cs"/>
          <w:rtl/>
        </w:rPr>
        <w:t>.</w:t>
      </w:r>
      <w:r w:rsidR="00F42A5C">
        <w:rPr>
          <w:rFonts w:hint="cs"/>
          <w:rtl/>
        </w:rPr>
        <w:t xml:space="preserve"> "זה עיוות,</w:t>
      </w:r>
      <w:r>
        <w:rPr>
          <w:rFonts w:hint="cs"/>
          <w:rtl/>
        </w:rPr>
        <w:t xml:space="preserve"> עיוות של המציאות. חייבים להשאי</w:t>
      </w:r>
      <w:r w:rsidR="00F42A5C">
        <w:rPr>
          <w:rFonts w:hint="cs"/>
          <w:rtl/>
        </w:rPr>
        <w:t>ר תמונה אחת נקייה מהבדלים, כדי</w:t>
      </w:r>
      <w:r>
        <w:rPr>
          <w:rFonts w:hint="cs"/>
          <w:rtl/>
        </w:rPr>
        <w:t xml:space="preserve"> ש</w:t>
      </w:r>
      <w:r w:rsidR="00F42A5C">
        <w:rPr>
          <w:rFonts w:hint="cs"/>
          <w:rtl/>
        </w:rPr>
        <w:t>ה</w:t>
      </w:r>
      <w:r>
        <w:rPr>
          <w:rFonts w:hint="cs"/>
          <w:rtl/>
        </w:rPr>
        <w:t>אמת</w:t>
      </w:r>
      <w:r w:rsidR="00F42A5C">
        <w:rPr>
          <w:rFonts w:hint="cs"/>
          <w:rtl/>
        </w:rPr>
        <w:t xml:space="preserve"> תהיה מתועדת</w:t>
      </w:r>
      <w:r>
        <w:rPr>
          <w:rFonts w:hint="cs"/>
          <w:rtl/>
        </w:rPr>
        <w:t>."</w:t>
      </w:r>
    </w:p>
    <w:p w14:paraId="4AA7830C" w14:textId="577C9ED6" w:rsidR="002F6AD4" w:rsidRDefault="003131F1" w:rsidP="001F38B6">
      <w:pPr>
        <w:rPr>
          <w:rtl/>
        </w:rPr>
      </w:pPr>
      <w:r>
        <w:rPr>
          <w:rFonts w:hint="cs"/>
          <w:rtl/>
        </w:rPr>
        <w:t xml:space="preserve">"זה </w:t>
      </w:r>
      <w:r w:rsidR="00F42A5C">
        <w:rPr>
          <w:rFonts w:hint="cs"/>
          <w:rtl/>
        </w:rPr>
        <w:t xml:space="preserve">בכלל לא </w:t>
      </w:r>
      <w:r>
        <w:rPr>
          <w:rFonts w:hint="cs"/>
          <w:rtl/>
        </w:rPr>
        <w:t xml:space="preserve">משנה, </w:t>
      </w:r>
      <w:r w:rsidR="00F42A5C">
        <w:rPr>
          <w:rFonts w:hint="cs"/>
          <w:rtl/>
        </w:rPr>
        <w:t xml:space="preserve">ולא מעניין אף אחד </w:t>
      </w:r>
      <w:r>
        <w:rPr>
          <w:rFonts w:hint="cs"/>
          <w:rtl/>
        </w:rPr>
        <w:t>מה באמת</w:t>
      </w:r>
      <w:r w:rsidR="00F42A5C" w:rsidRPr="00F42A5C">
        <w:rPr>
          <w:rFonts w:hint="cs"/>
          <w:rtl/>
        </w:rPr>
        <w:t xml:space="preserve"> </w:t>
      </w:r>
      <w:r w:rsidR="00326FF5">
        <w:rPr>
          <w:rFonts w:hint="cs"/>
          <w:rtl/>
        </w:rPr>
        <w:t>היה בנופים האלה</w:t>
      </w:r>
      <w:r w:rsidR="002F6AD4">
        <w:rPr>
          <w:rFonts w:hint="cs"/>
          <w:rtl/>
        </w:rPr>
        <w:t>,</w:t>
      </w:r>
      <w:r>
        <w:rPr>
          <w:rFonts w:hint="cs"/>
          <w:rtl/>
        </w:rPr>
        <w:t>"</w:t>
      </w:r>
      <w:r w:rsidR="002F6AD4">
        <w:rPr>
          <w:rFonts w:hint="cs"/>
          <w:rtl/>
        </w:rPr>
        <w:t xml:space="preserve"> אלכס העיר בנימה פייסנית.</w:t>
      </w:r>
    </w:p>
    <w:p w14:paraId="65C45D5A" w14:textId="62E6673C" w:rsidR="003131F1" w:rsidRDefault="003131F1" w:rsidP="001F38B6">
      <w:pPr>
        <w:rPr>
          <w:rtl/>
        </w:rPr>
      </w:pPr>
      <w:r>
        <w:rPr>
          <w:rFonts w:hint="cs"/>
          <w:rtl/>
        </w:rPr>
        <w:t>"</w:t>
      </w:r>
      <w:r w:rsidR="00200A9F">
        <w:rPr>
          <w:rFonts w:hint="cs"/>
          <w:rtl/>
        </w:rPr>
        <w:t xml:space="preserve">מה עומד מאחורי ההתבטאות הגורפת שלך, אלכס?" מארק </w:t>
      </w:r>
      <w:r w:rsidR="002F6AD4">
        <w:rPr>
          <w:rFonts w:hint="cs"/>
          <w:rtl/>
        </w:rPr>
        <w:t>שאל משועשע,</w:t>
      </w:r>
      <w:r w:rsidR="00200A9F">
        <w:rPr>
          <w:rFonts w:hint="cs"/>
          <w:rtl/>
        </w:rPr>
        <w:t xml:space="preserve"> </w:t>
      </w:r>
      <w:r w:rsidR="002F6AD4">
        <w:rPr>
          <w:rFonts w:hint="cs"/>
          <w:rtl/>
        </w:rPr>
        <w:t>[</w:t>
      </w:r>
      <w:r w:rsidR="00897B41">
        <w:rPr>
          <w:rFonts w:hint="cs"/>
          <w:rtl/>
        </w:rPr>
        <w:t xml:space="preserve">לעת עתה </w:t>
      </w:r>
      <w:r w:rsidR="00194C69">
        <w:rPr>
          <w:rFonts w:hint="cs"/>
          <w:rtl/>
        </w:rPr>
        <w:t>השתהה עם הכרזות בנוגע</w:t>
      </w:r>
      <w:r w:rsidR="00200A9F">
        <w:rPr>
          <w:rFonts w:hint="cs"/>
          <w:rtl/>
        </w:rPr>
        <w:t xml:space="preserve"> </w:t>
      </w:r>
      <w:r w:rsidR="00194C69">
        <w:rPr>
          <w:rFonts w:hint="cs"/>
          <w:rtl/>
        </w:rPr>
        <w:t>ל</w:t>
      </w:r>
      <w:r w:rsidR="00200A9F">
        <w:rPr>
          <w:rFonts w:hint="cs"/>
          <w:rtl/>
        </w:rPr>
        <w:t>נצחונותיו האחרונים</w:t>
      </w:r>
      <w:r w:rsidR="00B44B0E">
        <w:rPr>
          <w:rFonts w:hint="cs"/>
          <w:rtl/>
        </w:rPr>
        <w:t xml:space="preserve"> בחידוני </w:t>
      </w:r>
      <w:r w:rsidR="00F24D04">
        <w:rPr>
          <w:rFonts w:hint="cs"/>
          <w:rtl/>
        </w:rPr>
        <w:t>התאמ</w:t>
      </w:r>
      <w:r w:rsidR="005C55E5">
        <w:rPr>
          <w:rFonts w:hint="cs"/>
          <w:rtl/>
        </w:rPr>
        <w:t>ת המספרים</w:t>
      </w:r>
      <w:r w:rsidR="00F24D04">
        <w:rPr>
          <w:rFonts w:hint="cs"/>
          <w:rtl/>
        </w:rPr>
        <w:t xml:space="preserve"> היפניים</w:t>
      </w:r>
      <w:r w:rsidR="00200A9F">
        <w:rPr>
          <w:rFonts w:hint="cs"/>
          <w:rtl/>
        </w:rPr>
        <w:t xml:space="preserve">, כי </w:t>
      </w:r>
      <w:r w:rsidR="007F514B">
        <w:rPr>
          <w:rFonts w:hint="cs"/>
          <w:rtl/>
        </w:rPr>
        <w:t>עדיין</w:t>
      </w:r>
      <w:r w:rsidR="00CA5774">
        <w:rPr>
          <w:rFonts w:hint="cs"/>
          <w:rtl/>
        </w:rPr>
        <w:t xml:space="preserve"> לא </w:t>
      </w:r>
      <w:r w:rsidR="001C5A04">
        <w:rPr>
          <w:rFonts w:hint="cs"/>
          <w:rtl/>
        </w:rPr>
        <w:t>הייתה</w:t>
      </w:r>
      <w:r w:rsidR="00CA5774">
        <w:rPr>
          <w:rFonts w:hint="cs"/>
          <w:rtl/>
        </w:rPr>
        <w:t xml:space="preserve"> נתונה לו תשומת ליבם </w:t>
      </w:r>
      <w:r w:rsidR="004F152A">
        <w:rPr>
          <w:rFonts w:hint="cs"/>
          <w:rtl/>
        </w:rPr>
        <w:t xml:space="preserve">המלאה </w:t>
      </w:r>
      <w:r w:rsidR="00CA5774">
        <w:rPr>
          <w:rFonts w:hint="cs"/>
          <w:rtl/>
        </w:rPr>
        <w:t>של כל דרי הבית</w:t>
      </w:r>
      <w:r w:rsidR="00200A9F">
        <w:rPr>
          <w:rFonts w:hint="cs"/>
          <w:rtl/>
        </w:rPr>
        <w:t xml:space="preserve">, </w:t>
      </w:r>
      <w:r w:rsidR="00200A9F">
        <w:rPr>
          <w:rFonts w:hint="cs"/>
          <w:rtl/>
        </w:rPr>
        <w:lastRenderedPageBreak/>
        <w:t>ו</w:t>
      </w:r>
      <w:r w:rsidR="00CA5774">
        <w:rPr>
          <w:rFonts w:hint="cs"/>
          <w:rtl/>
        </w:rPr>
        <w:t>אין</w:t>
      </w:r>
      <w:r w:rsidR="00200A9F">
        <w:rPr>
          <w:rFonts w:hint="cs"/>
          <w:rtl/>
        </w:rPr>
        <w:t xml:space="preserve"> מ</w:t>
      </w:r>
      <w:r w:rsidR="00CA5774">
        <w:rPr>
          <w:rFonts w:hint="cs"/>
          <w:rtl/>
        </w:rPr>
        <w:t>דללים נצחונות בה</w:t>
      </w:r>
      <w:r w:rsidR="00194C69">
        <w:rPr>
          <w:rFonts w:hint="cs"/>
          <w:rtl/>
        </w:rPr>
        <w:t>כרז</w:t>
      </w:r>
      <w:r w:rsidR="00CA5774">
        <w:rPr>
          <w:rFonts w:hint="cs"/>
          <w:rtl/>
        </w:rPr>
        <w:t>ה</w:t>
      </w:r>
      <w:r w:rsidR="00200A9F">
        <w:rPr>
          <w:rFonts w:hint="cs"/>
          <w:rtl/>
        </w:rPr>
        <w:t xml:space="preserve"> </w:t>
      </w:r>
      <w:r w:rsidR="00CA5774">
        <w:rPr>
          <w:rFonts w:hint="cs"/>
          <w:rtl/>
        </w:rPr>
        <w:t>כפולה</w:t>
      </w:r>
      <w:r w:rsidR="00200A9F">
        <w:rPr>
          <w:rFonts w:hint="cs"/>
          <w:rtl/>
        </w:rPr>
        <w:t>.</w:t>
      </w:r>
      <w:r w:rsidR="002F6AD4">
        <w:rPr>
          <w:rFonts w:hint="cs"/>
          <w:rtl/>
        </w:rPr>
        <w:t>]</w:t>
      </w:r>
      <w:r w:rsidR="00200A9F">
        <w:rPr>
          <w:rFonts w:hint="cs"/>
          <w:rtl/>
        </w:rPr>
        <w:t xml:space="preserve"> "</w:t>
      </w:r>
      <w:r w:rsidR="004F152A">
        <w:rPr>
          <w:rFonts w:hint="cs"/>
          <w:rtl/>
        </w:rPr>
        <w:t>האם דעתך המלומדת גורסת כי</w:t>
      </w:r>
      <w:r>
        <w:rPr>
          <w:rFonts w:hint="cs"/>
          <w:rtl/>
        </w:rPr>
        <w:t xml:space="preserve"> במסגרת תיאוריית אינסוף היקומים</w:t>
      </w:r>
      <w:r w:rsidR="00116B3D">
        <w:rPr>
          <w:rFonts w:hint="cs"/>
          <w:rtl/>
        </w:rPr>
        <w:t>, בוודאי י</w:t>
      </w:r>
      <w:r w:rsidR="004F152A">
        <w:rPr>
          <w:rFonts w:hint="cs"/>
          <w:rtl/>
        </w:rPr>
        <w:t>י</w:t>
      </w:r>
      <w:r w:rsidR="00116B3D">
        <w:rPr>
          <w:rFonts w:hint="cs"/>
          <w:rtl/>
        </w:rPr>
        <w:t>מצא יקום ה</w:t>
      </w:r>
      <w:r w:rsidR="007F514B">
        <w:rPr>
          <w:rFonts w:hint="cs"/>
          <w:rtl/>
        </w:rPr>
        <w:t xml:space="preserve">מתאים לכל תמונה? </w:t>
      </w:r>
      <w:r>
        <w:rPr>
          <w:rFonts w:hint="cs"/>
          <w:rtl/>
        </w:rPr>
        <w:t>דע שזוהי תיאוריה מא</w:t>
      </w:r>
      <w:r w:rsidR="007F514B">
        <w:rPr>
          <w:rFonts w:hint="cs"/>
          <w:rtl/>
        </w:rPr>
        <w:t>ו</w:t>
      </w:r>
      <w:r>
        <w:rPr>
          <w:rFonts w:hint="cs"/>
          <w:rtl/>
        </w:rPr>
        <w:t xml:space="preserve">ד שנויה במחלוקת, </w:t>
      </w:r>
      <w:r w:rsidR="00116B3D">
        <w:rPr>
          <w:rFonts w:hint="cs"/>
          <w:rtl/>
        </w:rPr>
        <w:t>מא</w:t>
      </w:r>
      <w:r w:rsidR="007F514B">
        <w:rPr>
          <w:rFonts w:hint="cs"/>
          <w:rtl/>
        </w:rPr>
        <w:t>ו</w:t>
      </w:r>
      <w:r w:rsidR="00116B3D">
        <w:rPr>
          <w:rFonts w:hint="cs"/>
          <w:rtl/>
        </w:rPr>
        <w:t>ד</w:t>
      </w:r>
      <w:r>
        <w:rPr>
          <w:rFonts w:hint="cs"/>
          <w:rtl/>
        </w:rPr>
        <w:t xml:space="preserve">. לעולם לא ניתן יהיה להפריך </w:t>
      </w:r>
      <w:r w:rsidR="00116B3D">
        <w:rPr>
          <w:rFonts w:hint="cs"/>
          <w:rtl/>
        </w:rPr>
        <w:t xml:space="preserve">או לאשש </w:t>
      </w:r>
      <w:r>
        <w:rPr>
          <w:rFonts w:hint="cs"/>
          <w:rtl/>
        </w:rPr>
        <w:t>אות</w:t>
      </w:r>
      <w:r w:rsidR="00116B3D">
        <w:rPr>
          <w:rFonts w:hint="cs"/>
          <w:rtl/>
        </w:rPr>
        <w:t>ה, זאת לא יותר מ</w:t>
      </w:r>
      <w:r w:rsidR="00116B3D" w:rsidRPr="00116B3D">
        <w:rPr>
          <w:rFonts w:cs="Times New Roman"/>
          <w:rtl/>
        </w:rPr>
        <w:t>ספק</w:t>
      </w:r>
      <w:r w:rsidR="00116B3D">
        <w:rPr>
          <w:rFonts w:cs="Times New Roman"/>
          <w:rtl/>
        </w:rPr>
        <w:t>ולצי</w:t>
      </w:r>
      <w:r w:rsidR="00116B3D">
        <w:rPr>
          <w:rFonts w:cs="Times New Roman" w:hint="cs"/>
          <w:rtl/>
        </w:rPr>
        <w:t>ה</w:t>
      </w:r>
      <w:r w:rsidR="00116B3D">
        <w:rPr>
          <w:rFonts w:cs="Times New Roman"/>
          <w:rtl/>
        </w:rPr>
        <w:t xml:space="preserve"> פילוסופית </w:t>
      </w:r>
      <w:r w:rsidR="00F112D8">
        <w:rPr>
          <w:rFonts w:cs="Times New Roman" w:hint="cs"/>
          <w:rtl/>
        </w:rPr>
        <w:t>[</w:t>
      </w:r>
      <w:r w:rsidR="00116B3D">
        <w:rPr>
          <w:rFonts w:cs="Times New Roman" w:hint="cs"/>
          <w:rtl/>
        </w:rPr>
        <w:t>ש</w:t>
      </w:r>
      <w:r w:rsidR="00116B3D">
        <w:rPr>
          <w:rFonts w:cs="Times New Roman"/>
          <w:rtl/>
        </w:rPr>
        <w:t xml:space="preserve">מבוססת </w:t>
      </w:r>
      <w:r w:rsidR="00116B3D">
        <w:rPr>
          <w:rFonts w:cs="Times New Roman" w:hint="cs"/>
          <w:rtl/>
        </w:rPr>
        <w:t>על</w:t>
      </w:r>
      <w:r w:rsidR="00116B3D" w:rsidRPr="00116B3D">
        <w:rPr>
          <w:rFonts w:cs="Times New Roman"/>
          <w:rtl/>
        </w:rPr>
        <w:t xml:space="preserve"> מדע</w:t>
      </w:r>
      <w:r w:rsidR="00116B3D" w:rsidRPr="00116B3D">
        <w:rPr>
          <w:rFonts w:cs="Times New Roman" w:hint="cs"/>
          <w:rtl/>
        </w:rPr>
        <w:t xml:space="preserve"> </w:t>
      </w:r>
      <w:r w:rsidR="00116B3D" w:rsidRPr="00116B3D">
        <w:t>scientifically based philosophical</w:t>
      </w:r>
      <w:r w:rsidR="004F152A">
        <w:t xml:space="preserve"> speculation</w:t>
      </w:r>
      <w:r w:rsidR="00116B3D">
        <w:rPr>
          <w:rFonts w:hint="cs"/>
          <w:rtl/>
        </w:rPr>
        <w:t>].</w:t>
      </w:r>
      <w:r>
        <w:rPr>
          <w:rFonts w:hint="cs"/>
          <w:rtl/>
        </w:rPr>
        <w:t>"</w:t>
      </w:r>
    </w:p>
    <w:p w14:paraId="393E2754" w14:textId="77777777" w:rsidR="00116B3D" w:rsidRDefault="00116B3D" w:rsidP="00116B3D">
      <w:pPr>
        <w:rPr>
          <w:rtl/>
        </w:rPr>
      </w:pPr>
      <w:r>
        <w:rPr>
          <w:rFonts w:hint="cs"/>
          <w:rtl/>
        </w:rPr>
        <w:t>[</w:t>
      </w:r>
      <w:r w:rsidRPr="00116B3D">
        <w:t>https://en.wikipedia.org/wiki/Multiverse</w:t>
      </w:r>
      <w:r>
        <w:rPr>
          <w:rFonts w:hint="cs"/>
          <w:rtl/>
        </w:rPr>
        <w:t>]</w:t>
      </w:r>
    </w:p>
    <w:p w14:paraId="20778EFE" w14:textId="3FB19058" w:rsidR="00314560" w:rsidRDefault="00116B3D" w:rsidP="004F152A">
      <w:pPr>
        <w:rPr>
          <w:rtl/>
        </w:rPr>
      </w:pPr>
      <w:r>
        <w:rPr>
          <w:rFonts w:hint="cs"/>
          <w:rtl/>
        </w:rPr>
        <w:t xml:space="preserve">"אני לא מציע </w:t>
      </w:r>
      <w:r w:rsidR="004F152A">
        <w:rPr>
          <w:rFonts w:hint="cs"/>
          <w:rtl/>
        </w:rPr>
        <w:t xml:space="preserve">שום </w:t>
      </w:r>
      <w:r>
        <w:rPr>
          <w:rFonts w:hint="cs"/>
          <w:rtl/>
        </w:rPr>
        <w:t>תיאוריות</w:t>
      </w:r>
      <w:r w:rsidR="003131F1">
        <w:rPr>
          <w:rFonts w:hint="cs"/>
          <w:rtl/>
        </w:rPr>
        <w:t>,</w:t>
      </w:r>
      <w:r>
        <w:rPr>
          <w:rFonts w:hint="cs"/>
          <w:rtl/>
        </w:rPr>
        <w:t>" אלכס חטף מידו את החוברת ופתח באחד העמודים.</w:t>
      </w:r>
      <w:r w:rsidR="003131F1">
        <w:rPr>
          <w:rFonts w:hint="cs"/>
          <w:rtl/>
        </w:rPr>
        <w:t xml:space="preserve"> </w:t>
      </w:r>
      <w:r>
        <w:rPr>
          <w:rFonts w:hint="cs"/>
          <w:rtl/>
        </w:rPr>
        <w:t>"</w:t>
      </w:r>
      <w:r w:rsidR="003131F1">
        <w:rPr>
          <w:rFonts w:hint="cs"/>
          <w:rtl/>
        </w:rPr>
        <w:t xml:space="preserve">אני אומר שלמי אכפת </w:t>
      </w:r>
      <w:r w:rsidR="00314560">
        <w:rPr>
          <w:rFonts w:hint="cs"/>
          <w:rtl/>
        </w:rPr>
        <w:t>כמה תלתלים</w:t>
      </w:r>
      <w:r w:rsidR="003131F1">
        <w:rPr>
          <w:rFonts w:hint="cs"/>
          <w:rtl/>
        </w:rPr>
        <w:t xml:space="preserve"> </w:t>
      </w:r>
      <w:r w:rsidR="00DE4C01">
        <w:rPr>
          <w:rFonts w:hint="cs"/>
          <w:rtl/>
        </w:rPr>
        <w:t xml:space="preserve">באמת </w:t>
      </w:r>
      <w:r w:rsidR="003131F1">
        <w:rPr>
          <w:rFonts w:hint="cs"/>
          <w:rtl/>
        </w:rPr>
        <w:t xml:space="preserve">יש </w:t>
      </w:r>
      <w:r w:rsidR="004F152A">
        <w:rPr>
          <w:rFonts w:hint="cs"/>
          <w:rtl/>
        </w:rPr>
        <w:t>ברעמה ש</w:t>
      </w:r>
      <w:r w:rsidR="003131F1">
        <w:rPr>
          <w:rFonts w:hint="cs"/>
          <w:rtl/>
        </w:rPr>
        <w:t>ל</w:t>
      </w:r>
      <w:r w:rsidR="004F152A">
        <w:rPr>
          <w:rFonts w:hint="cs"/>
          <w:rtl/>
        </w:rPr>
        <w:t xml:space="preserve"> ה</w:t>
      </w:r>
      <w:r w:rsidR="003131F1">
        <w:rPr>
          <w:rFonts w:hint="cs"/>
          <w:rtl/>
        </w:rPr>
        <w:t>פסל הזה?</w:t>
      </w:r>
      <w:r w:rsidR="00314560">
        <w:rPr>
          <w:rFonts w:hint="cs"/>
          <w:rtl/>
        </w:rPr>
        <w:t>"</w:t>
      </w:r>
    </w:p>
    <w:p w14:paraId="25B57912" w14:textId="4CACA098" w:rsidR="00314560" w:rsidRDefault="00314560" w:rsidP="007F514B">
      <w:pPr>
        <w:rPr>
          <w:rtl/>
        </w:rPr>
      </w:pPr>
      <w:r>
        <w:rPr>
          <w:rFonts w:hint="cs"/>
          <w:rtl/>
        </w:rPr>
        <w:t xml:space="preserve">"הלוואי </w:t>
      </w:r>
      <w:r w:rsidR="00507E3C">
        <w:rPr>
          <w:rFonts w:hint="cs"/>
          <w:rtl/>
        </w:rPr>
        <w:t>ש</w:t>
      </w:r>
      <w:r>
        <w:rPr>
          <w:rFonts w:hint="cs"/>
          <w:rtl/>
        </w:rPr>
        <w:t>הייתי מבקר</w:t>
      </w:r>
      <w:r w:rsidR="00DE4C01">
        <w:rPr>
          <w:rFonts w:hint="cs"/>
          <w:rtl/>
        </w:rPr>
        <w:t>את</w:t>
      </w:r>
      <w:r>
        <w:rPr>
          <w:rFonts w:hint="cs"/>
          <w:rtl/>
        </w:rPr>
        <w:t xml:space="preserve"> הפסל הזה,</w:t>
      </w:r>
      <w:r w:rsidR="004F1693">
        <w:rPr>
          <w:rFonts w:hint="cs"/>
          <w:rtl/>
        </w:rPr>
        <w:t xml:space="preserve">" תיאו </w:t>
      </w:r>
      <w:r w:rsidR="007C36E1">
        <w:rPr>
          <w:rFonts w:hint="cs"/>
          <w:rtl/>
        </w:rPr>
        <w:t>יי</w:t>
      </w:r>
      <w:r w:rsidR="00B44B0E">
        <w:rPr>
          <w:rFonts w:hint="cs"/>
          <w:rtl/>
        </w:rPr>
        <w:t>בב</w:t>
      </w:r>
      <w:r w:rsidR="004F1693">
        <w:rPr>
          <w:rFonts w:hint="cs"/>
          <w:rtl/>
        </w:rPr>
        <w:t xml:space="preserve"> בפנים שטופ</w:t>
      </w:r>
      <w:r w:rsidR="00507E3C">
        <w:rPr>
          <w:rFonts w:hint="cs"/>
          <w:rtl/>
        </w:rPr>
        <w:t xml:space="preserve">ות </w:t>
      </w:r>
      <w:r w:rsidR="004F1693">
        <w:rPr>
          <w:rFonts w:hint="cs"/>
          <w:rtl/>
        </w:rPr>
        <w:t>דמעות,</w:t>
      </w:r>
      <w:r>
        <w:rPr>
          <w:rFonts w:hint="cs"/>
          <w:rtl/>
        </w:rPr>
        <w:t xml:space="preserve"> </w:t>
      </w:r>
      <w:r w:rsidR="004F1693">
        <w:rPr>
          <w:rFonts w:hint="cs"/>
          <w:rtl/>
        </w:rPr>
        <w:t>"</w:t>
      </w:r>
      <w:r w:rsidR="004F152A">
        <w:rPr>
          <w:rFonts w:hint="cs"/>
          <w:rtl/>
        </w:rPr>
        <w:t xml:space="preserve">הייתי </w:t>
      </w:r>
      <w:r w:rsidR="004F1693">
        <w:rPr>
          <w:rFonts w:hint="cs"/>
          <w:rtl/>
        </w:rPr>
        <w:t>יכול לספור את התלתלים</w:t>
      </w:r>
      <w:r w:rsidR="00DE4C01">
        <w:rPr>
          <w:rFonts w:hint="cs"/>
          <w:rtl/>
        </w:rPr>
        <w:t xml:space="preserve"> שלו</w:t>
      </w:r>
      <w:r>
        <w:rPr>
          <w:rFonts w:hint="cs"/>
          <w:rtl/>
        </w:rPr>
        <w:t>."</w:t>
      </w:r>
    </w:p>
    <w:p w14:paraId="3DF2765D" w14:textId="5708E229" w:rsidR="003131F1" w:rsidRDefault="00DE4C01" w:rsidP="00314560">
      <w:pPr>
        <w:rPr>
          <w:rtl/>
        </w:rPr>
      </w:pPr>
      <w:r w:rsidRPr="00DE4C01">
        <w:rPr>
          <w:rFonts w:cs="Times New Roman"/>
          <w:rtl/>
        </w:rPr>
        <w:t>"אני הייתי במקדש עם הפסל האמיתי, וכל מה שאני זוכר זה רק את הנחיריים העצומים שלו."</w:t>
      </w:r>
    </w:p>
    <w:p w14:paraId="19B3AAEC" w14:textId="77777777" w:rsidR="00314560" w:rsidRDefault="00314560" w:rsidP="00314560">
      <w:pPr>
        <w:rPr>
          <w:rtl/>
        </w:rPr>
      </w:pPr>
      <w:r>
        <w:rPr>
          <w:rFonts w:hint="cs"/>
          <w:rtl/>
        </w:rPr>
        <w:t>"נחיריים עצומים?" תיאו חדל לבכות.</w:t>
      </w:r>
    </w:p>
    <w:p w14:paraId="1CB0F11C" w14:textId="77777777" w:rsidR="00314560" w:rsidRDefault="00314560" w:rsidP="00314560">
      <w:pPr>
        <w:rPr>
          <w:rtl/>
        </w:rPr>
      </w:pPr>
      <w:r>
        <w:rPr>
          <w:rFonts w:hint="cs"/>
          <w:rtl/>
        </w:rPr>
        <w:t>"כן, ככה," אלכס ניפח את נחיריו.</w:t>
      </w:r>
    </w:p>
    <w:p w14:paraId="4B1E7CB0" w14:textId="22211660" w:rsidR="00314560" w:rsidRDefault="00314560" w:rsidP="00314560">
      <w:pPr>
        <w:rPr>
          <w:rtl/>
        </w:rPr>
      </w:pPr>
      <w:r>
        <w:rPr>
          <w:rFonts w:hint="cs"/>
          <w:rtl/>
        </w:rPr>
        <w:t>תיאו צחק. "איך הוא מתעטש?"</w:t>
      </w:r>
    </w:p>
    <w:p w14:paraId="4C168C8F" w14:textId="3D2FABFA" w:rsidR="00314560" w:rsidRDefault="00314560" w:rsidP="002F6AD4">
      <w:pPr>
        <w:rPr>
          <w:rtl/>
        </w:rPr>
      </w:pPr>
      <w:r>
        <w:rPr>
          <w:rFonts w:hint="cs"/>
          <w:rtl/>
        </w:rPr>
        <w:t>"אני אראה לך, אבל תצטרך להתרחק אחרת תתעופף בטורנדו שאני אנשוף עליך</w:t>
      </w:r>
      <w:r w:rsidR="002F6AD4">
        <w:rPr>
          <w:rFonts w:hint="cs"/>
          <w:rtl/>
        </w:rPr>
        <w:t>,</w:t>
      </w:r>
      <w:r>
        <w:rPr>
          <w:rFonts w:hint="cs"/>
          <w:rtl/>
        </w:rPr>
        <w:t xml:space="preserve">" ואלכס התעטש עיטוש של </w:t>
      </w:r>
      <w:r w:rsidR="00CE09BE" w:rsidRPr="00CE09BE">
        <w:rPr>
          <w:rFonts w:cs="Times New Roman"/>
          <w:rtl/>
        </w:rPr>
        <w:t>קוֹמַיינוּ</w:t>
      </w:r>
      <w:r w:rsidR="00CE09BE" w:rsidRPr="00CE09BE">
        <w:rPr>
          <w:rFonts w:cs="Times New Roman" w:hint="cs"/>
          <w:rtl/>
        </w:rPr>
        <w:t xml:space="preserve"> </w:t>
      </w:r>
      <w:r>
        <w:rPr>
          <w:rFonts w:hint="cs"/>
          <w:rtl/>
        </w:rPr>
        <w:t>יפניים בכניסה למקדשים.</w:t>
      </w:r>
    </w:p>
    <w:p w14:paraId="181B2417" w14:textId="77777777" w:rsidR="00945679" w:rsidRDefault="00945679" w:rsidP="00314560">
      <w:pPr>
        <w:rPr>
          <w:rtl/>
        </w:rPr>
      </w:pPr>
      <w:r>
        <w:rPr>
          <w:rFonts w:hint="cs"/>
          <w:rtl/>
        </w:rPr>
        <w:t>[</w:t>
      </w:r>
      <w:bookmarkStart w:id="247" w:name="_Hlk15802467"/>
      <w:r w:rsidRPr="00945679">
        <w:t>https://en.wikipedia.org/wiki/Komainu</w:t>
      </w:r>
      <w:bookmarkEnd w:id="247"/>
      <w:r>
        <w:rPr>
          <w:rFonts w:hint="cs"/>
          <w:rtl/>
        </w:rPr>
        <w:t>]</w:t>
      </w:r>
    </w:p>
    <w:p w14:paraId="4E976CCF" w14:textId="77777777" w:rsidR="00685E2E" w:rsidRPr="00685E2E" w:rsidRDefault="00685E2E" w:rsidP="00685E2E">
      <w:pPr>
        <w:rPr>
          <w:rFonts w:cs="Times New Roman"/>
          <w:rtl/>
        </w:rPr>
      </w:pPr>
      <w:r w:rsidRPr="00685E2E">
        <w:rPr>
          <w:rFonts w:cs="Times New Roman"/>
          <w:rtl/>
        </w:rPr>
        <w:t xml:space="preserve">כשסופי נפרדה, אלכס הראה לה תמונה שגילה כשארז את חפציו, תמונה מילדותו אחוז בחיבוקה של אישה מגודלת, מלבנית וקודרת, וסופי זיהתה אותה בתור מאמנת השחייה הראשונה שלו. </w:t>
      </w:r>
    </w:p>
    <w:p w14:paraId="22362C46" w14:textId="77777777" w:rsidR="00685E2E" w:rsidRPr="00685E2E" w:rsidRDefault="00685E2E" w:rsidP="00685E2E">
      <w:pPr>
        <w:rPr>
          <w:rFonts w:cs="Times New Roman"/>
          <w:rtl/>
        </w:rPr>
      </w:pPr>
      <w:r w:rsidRPr="00685E2E">
        <w:rPr>
          <w:rFonts w:cs="Times New Roman"/>
          <w:rtl/>
        </w:rPr>
        <w:t>"למה לא נשארתי איתה?" הוא שאל את סופי.</w:t>
      </w:r>
    </w:p>
    <w:p w14:paraId="134D4290" w14:textId="395C6487" w:rsidR="00685E2E" w:rsidRPr="00685E2E" w:rsidRDefault="00685E2E" w:rsidP="00685E2E">
      <w:pPr>
        <w:rPr>
          <w:rFonts w:cs="Times New Roman"/>
          <w:rtl/>
        </w:rPr>
      </w:pPr>
      <w:r w:rsidRPr="00685E2E">
        <w:rPr>
          <w:rFonts w:cs="Times New Roman"/>
          <w:rtl/>
        </w:rPr>
        <w:t>"אתה לא זוכר? כל פעם שבאו לקחת אותך נתל</w:t>
      </w:r>
      <w:r w:rsidR="00507E3C">
        <w:rPr>
          <w:rFonts w:cs="Times New Roman" w:hint="cs"/>
          <w:rtl/>
        </w:rPr>
        <w:t>י</w:t>
      </w:r>
      <w:r w:rsidRPr="00685E2E">
        <w:rPr>
          <w:rFonts w:cs="Times New Roman"/>
          <w:rtl/>
        </w:rPr>
        <w:t xml:space="preserve">ת עליה, קראת לה </w:t>
      </w:r>
      <w:r w:rsidR="001C5A04">
        <w:rPr>
          <w:rFonts w:cs="Times New Roman"/>
          <w:rtl/>
        </w:rPr>
        <w:t>אימא</w:t>
      </w:r>
      <w:r w:rsidRPr="00685E2E">
        <w:rPr>
          <w:rFonts w:cs="Times New Roman"/>
          <w:rtl/>
        </w:rPr>
        <w:t>, טיפסת על הראש שלה, עשית לה קרניים, התחננת שהיא תהיה ה</w:t>
      </w:r>
      <w:r w:rsidR="001C5A04">
        <w:rPr>
          <w:rFonts w:cs="Times New Roman"/>
          <w:rtl/>
        </w:rPr>
        <w:t>אימא</w:t>
      </w:r>
      <w:r w:rsidRPr="00685E2E">
        <w:rPr>
          <w:rFonts w:cs="Times New Roman"/>
          <w:rtl/>
        </w:rPr>
        <w:t xml:space="preserve"> שלך."</w:t>
      </w:r>
    </w:p>
    <w:p w14:paraId="15FF4C95" w14:textId="77777777" w:rsidR="00685E2E" w:rsidRPr="00685E2E" w:rsidRDefault="00685E2E" w:rsidP="00685E2E">
      <w:pPr>
        <w:rPr>
          <w:rFonts w:cs="Times New Roman"/>
          <w:rtl/>
        </w:rPr>
      </w:pPr>
      <w:r w:rsidRPr="00685E2E">
        <w:rPr>
          <w:rFonts w:cs="Times New Roman"/>
          <w:rtl/>
        </w:rPr>
        <w:t>"אז מה?"</w:t>
      </w:r>
    </w:p>
    <w:p w14:paraId="7E29A16E" w14:textId="59687BBE" w:rsidR="00685E2E" w:rsidRPr="00685E2E" w:rsidRDefault="00685E2E" w:rsidP="00685E2E">
      <w:pPr>
        <w:rPr>
          <w:rFonts w:cs="Times New Roman"/>
          <w:rtl/>
        </w:rPr>
      </w:pPr>
      <w:r w:rsidRPr="00685E2E">
        <w:rPr>
          <w:rFonts w:cs="Times New Roman"/>
          <w:rtl/>
        </w:rPr>
        <w:t xml:space="preserve">"אז </w:t>
      </w:r>
      <w:r w:rsidR="001C5A04">
        <w:rPr>
          <w:rFonts w:cs="Times New Roman"/>
          <w:rtl/>
        </w:rPr>
        <w:t>אימא</w:t>
      </w:r>
      <w:r w:rsidRPr="00685E2E">
        <w:rPr>
          <w:rFonts w:cs="Times New Roman"/>
          <w:rtl/>
        </w:rPr>
        <w:t xml:space="preserve"> שנאה את זה, היא הוציאה אותך משם."</w:t>
      </w:r>
    </w:p>
    <w:p w14:paraId="11ED4F9F" w14:textId="77777777" w:rsidR="00685E2E" w:rsidRDefault="00685E2E" w:rsidP="00685E2E">
      <w:pPr>
        <w:rPr>
          <w:rFonts w:cs="Times New Roman"/>
          <w:rtl/>
        </w:rPr>
      </w:pPr>
      <w:r w:rsidRPr="00685E2E">
        <w:rPr>
          <w:rFonts w:cs="Times New Roman"/>
          <w:rtl/>
        </w:rPr>
        <w:t>היא צחקה ואיתה גם יוג'ין. ורק קולין מיהר לקחת אותה משם, לפני שאלכס יבין.</w:t>
      </w:r>
    </w:p>
    <w:p w14:paraId="0E195161" w14:textId="6A71D627" w:rsidR="002F6AD4" w:rsidRDefault="00DE4C01" w:rsidP="00685E2E">
      <w:pPr>
        <w:rPr>
          <w:rtl/>
        </w:rPr>
      </w:pPr>
      <w:r w:rsidRPr="00DE4C01">
        <w:rPr>
          <w:rFonts w:cs="Times New Roman"/>
          <w:rtl/>
        </w:rPr>
        <w:t>גם יוג'ין נפרד, מנוחם מעט באוצרו החדש.</w:t>
      </w:r>
    </w:p>
    <w:p w14:paraId="64444D89" w14:textId="29CE6CFE" w:rsidR="00BB5559" w:rsidRDefault="00BB5559" w:rsidP="007F514B">
      <w:pPr>
        <w:rPr>
          <w:rtl/>
        </w:rPr>
      </w:pPr>
      <w:r w:rsidRPr="00CD067C">
        <w:rPr>
          <w:rtl/>
        </w:rPr>
        <w:t>א</w:t>
      </w:r>
      <w:r>
        <w:rPr>
          <w:rFonts w:hint="cs"/>
          <w:rtl/>
        </w:rPr>
        <w:t>לכס</w:t>
      </w:r>
      <w:r w:rsidRPr="00CD067C">
        <w:rPr>
          <w:rtl/>
        </w:rPr>
        <w:t xml:space="preserve"> </w:t>
      </w:r>
      <w:r>
        <w:rPr>
          <w:rtl/>
        </w:rPr>
        <w:t>התקשר שוב לסאקורה</w:t>
      </w:r>
      <w:r w:rsidR="00507E3C">
        <w:rPr>
          <w:rFonts w:hint="cs"/>
          <w:rtl/>
        </w:rPr>
        <w:t>,</w:t>
      </w:r>
      <w:r w:rsidR="00DE37FB">
        <w:rPr>
          <w:rFonts w:hint="cs"/>
          <w:rtl/>
        </w:rPr>
        <w:t xml:space="preserve"> שכבר חזרה מטוקיו</w:t>
      </w:r>
      <w:r>
        <w:rPr>
          <w:rtl/>
        </w:rPr>
        <w:t xml:space="preserve">. "אני </w:t>
      </w:r>
      <w:r>
        <w:rPr>
          <w:rFonts w:hint="cs"/>
          <w:rtl/>
        </w:rPr>
        <w:t>טס הלילה</w:t>
      </w:r>
      <w:r w:rsidRPr="00CD067C">
        <w:rPr>
          <w:rtl/>
        </w:rPr>
        <w:t>, אם לא נ</w:t>
      </w:r>
      <w:r>
        <w:rPr>
          <w:rFonts w:hint="cs"/>
          <w:rtl/>
        </w:rPr>
        <w:t>ספיק לה</w:t>
      </w:r>
      <w:r w:rsidR="00507E3C">
        <w:rPr>
          <w:rFonts w:hint="cs"/>
          <w:rtl/>
        </w:rPr>
        <w:t>י</w:t>
      </w:r>
      <w:r w:rsidRPr="00CD067C">
        <w:rPr>
          <w:rtl/>
        </w:rPr>
        <w:t>פגש קודם אז..." השניות חלפו, הזמן הקצוב להודעה הסתיים. צפצוף והקו ניתק. הוא חייג שוב. "</w:t>
      </w:r>
      <w:r>
        <w:rPr>
          <w:rFonts w:hint="cs"/>
          <w:rtl/>
        </w:rPr>
        <w:t xml:space="preserve">כולם הולכים לטרוקדרו אז </w:t>
      </w:r>
      <w:r w:rsidR="007F514B">
        <w:rPr>
          <w:rFonts w:hint="cs"/>
          <w:rtl/>
        </w:rPr>
        <w:t xml:space="preserve">אולי </w:t>
      </w:r>
      <w:r>
        <w:rPr>
          <w:rFonts w:hint="cs"/>
          <w:rtl/>
        </w:rPr>
        <w:t>נתראה שם</w:t>
      </w:r>
      <w:r w:rsidRPr="00CD067C">
        <w:rPr>
          <w:rtl/>
        </w:rPr>
        <w:t>."</w:t>
      </w:r>
    </w:p>
    <w:p w14:paraId="6CEED193" w14:textId="1AF6264D" w:rsidR="00DE4C01" w:rsidRDefault="00F112D8" w:rsidP="00F24D04">
      <w:pPr>
        <w:rPr>
          <w:rtl/>
        </w:rPr>
      </w:pPr>
      <w:r>
        <w:rPr>
          <w:rFonts w:hint="cs"/>
          <w:rtl/>
        </w:rPr>
        <w:t>אורחים חדשים</w:t>
      </w:r>
      <w:r w:rsidR="00DE37FB" w:rsidRPr="00DE37FB">
        <w:rPr>
          <w:rFonts w:hint="cs"/>
          <w:rtl/>
        </w:rPr>
        <w:t xml:space="preserve"> </w:t>
      </w:r>
      <w:r w:rsidR="00DE37FB">
        <w:rPr>
          <w:rFonts w:hint="cs"/>
          <w:rtl/>
        </w:rPr>
        <w:t>הגיעו</w:t>
      </w:r>
      <w:r w:rsidR="00DE4C01">
        <w:rPr>
          <w:rFonts w:hint="cs"/>
          <w:rtl/>
        </w:rPr>
        <w:t xml:space="preserve"> לביתם</w:t>
      </w:r>
      <w:r w:rsidR="007C36E1">
        <w:rPr>
          <w:rFonts w:hint="cs"/>
          <w:rtl/>
        </w:rPr>
        <w:t>,</w:t>
      </w:r>
      <w:r w:rsidDel="009C34B9">
        <w:rPr>
          <w:rFonts w:hint="cs"/>
          <w:rtl/>
        </w:rPr>
        <w:t xml:space="preserve"> </w:t>
      </w:r>
      <w:r w:rsidR="00BB5559">
        <w:rPr>
          <w:rFonts w:hint="cs"/>
          <w:rtl/>
        </w:rPr>
        <w:t>אשתו של נציג מהשגרירות הישראלית ובנה</w:t>
      </w:r>
      <w:r w:rsidR="00385C88">
        <w:rPr>
          <w:rFonts w:hint="cs"/>
          <w:rtl/>
        </w:rPr>
        <w:t xml:space="preserve">, </w:t>
      </w:r>
      <w:r w:rsidR="007C36E1">
        <w:rPr>
          <w:rFonts w:hint="cs"/>
          <w:rtl/>
        </w:rPr>
        <w:t>ו</w:t>
      </w:r>
      <w:r w:rsidR="007A177B">
        <w:rPr>
          <w:rFonts w:hint="cs"/>
          <w:rtl/>
        </w:rPr>
        <w:t xml:space="preserve">הוגשו העוגות </w:t>
      </w:r>
      <w:r w:rsidR="003F7E9A">
        <w:rPr>
          <w:rFonts w:hint="cs"/>
          <w:rtl/>
        </w:rPr>
        <w:t xml:space="preserve">שנותרו </w:t>
      </w:r>
      <w:r w:rsidR="007A177B">
        <w:rPr>
          <w:rFonts w:hint="cs"/>
          <w:rtl/>
        </w:rPr>
        <w:t>מארוחת הצהריים</w:t>
      </w:r>
      <w:r w:rsidR="00DE37FB">
        <w:rPr>
          <w:rFonts w:hint="cs"/>
          <w:rtl/>
        </w:rPr>
        <w:t>.</w:t>
      </w:r>
    </w:p>
    <w:p w14:paraId="2B5F700A" w14:textId="77A1330A" w:rsidR="004627AB" w:rsidRDefault="004627AB" w:rsidP="00F24D04">
      <w:pPr>
        <w:rPr>
          <w:rtl/>
        </w:rPr>
      </w:pPr>
      <w:r w:rsidRPr="00CD067C">
        <w:rPr>
          <w:rtl/>
        </w:rPr>
        <w:t>תיאו</w:t>
      </w:r>
      <w:r w:rsidR="00541D34">
        <w:rPr>
          <w:rFonts w:hint="cs"/>
          <w:rtl/>
        </w:rPr>
        <w:t xml:space="preserve"> השלים </w:t>
      </w:r>
      <w:r w:rsidR="0002339A">
        <w:rPr>
          <w:rFonts w:hint="cs"/>
          <w:rtl/>
        </w:rPr>
        <w:t xml:space="preserve">בינתיים </w:t>
      </w:r>
      <w:r w:rsidR="00541D34">
        <w:rPr>
          <w:rFonts w:hint="cs"/>
          <w:rtl/>
        </w:rPr>
        <w:t xml:space="preserve">עם כל ההרים שנגזר עליו </w:t>
      </w:r>
      <w:r w:rsidR="00DE37FB">
        <w:rPr>
          <w:rFonts w:hint="cs"/>
          <w:rtl/>
        </w:rPr>
        <w:t>ש</w:t>
      </w:r>
      <w:r w:rsidR="00541D34">
        <w:rPr>
          <w:rFonts w:hint="cs"/>
          <w:rtl/>
        </w:rPr>
        <w:t>לא להעפיל</w:t>
      </w:r>
      <w:r w:rsidR="00DE37FB">
        <w:rPr>
          <w:rFonts w:hint="cs"/>
          <w:rtl/>
        </w:rPr>
        <w:t xml:space="preserve"> אל פסגתם</w:t>
      </w:r>
      <w:r w:rsidRPr="00CD067C">
        <w:rPr>
          <w:rtl/>
        </w:rPr>
        <w:t xml:space="preserve">. "ספר לי על </w:t>
      </w:r>
      <w:r w:rsidR="003F7E9A">
        <w:rPr>
          <w:rFonts w:hint="cs"/>
          <w:rtl/>
        </w:rPr>
        <w:t>הענק מזנזיבר</w:t>
      </w:r>
      <w:r w:rsidRPr="00CD067C">
        <w:rPr>
          <w:rtl/>
        </w:rPr>
        <w:t xml:space="preserve">! </w:t>
      </w:r>
      <w:r w:rsidR="003F7E9A">
        <w:rPr>
          <w:rFonts w:hint="cs"/>
          <w:rtl/>
        </w:rPr>
        <w:t>הענק מלך זנזיבר</w:t>
      </w:r>
      <w:r w:rsidRPr="00CD067C">
        <w:rPr>
          <w:rtl/>
        </w:rPr>
        <w:t>!"</w:t>
      </w:r>
      <w:r w:rsidR="00BB5559">
        <w:rPr>
          <w:rFonts w:hint="cs"/>
          <w:rtl/>
        </w:rPr>
        <w:t xml:space="preserve"> אבל במקום לסיפורי</w:t>
      </w:r>
      <w:r w:rsidR="00833092">
        <w:rPr>
          <w:rFonts w:hint="cs"/>
          <w:rtl/>
        </w:rPr>
        <w:t xml:space="preserve"> </w:t>
      </w:r>
      <w:r w:rsidR="00541D34">
        <w:rPr>
          <w:rFonts w:hint="cs"/>
          <w:rtl/>
        </w:rPr>
        <w:t>ה</w:t>
      </w:r>
      <w:r w:rsidR="00BB5559">
        <w:rPr>
          <w:rFonts w:hint="cs"/>
          <w:rtl/>
        </w:rPr>
        <w:t>הבל</w:t>
      </w:r>
      <w:r w:rsidR="00F24D04">
        <w:rPr>
          <w:rFonts w:hint="cs"/>
          <w:rtl/>
        </w:rPr>
        <w:t xml:space="preserve"> </w:t>
      </w:r>
      <w:r w:rsidR="00751F69">
        <w:rPr>
          <w:rFonts w:hint="cs"/>
          <w:rtl/>
        </w:rPr>
        <w:t>שאלכס טווה עבורו</w:t>
      </w:r>
      <w:r w:rsidR="00BB5559">
        <w:rPr>
          <w:rFonts w:hint="cs"/>
          <w:rtl/>
        </w:rPr>
        <w:t xml:space="preserve">, </w:t>
      </w:r>
      <w:r w:rsidR="001C5A04">
        <w:rPr>
          <w:rFonts w:hint="cs"/>
          <w:rtl/>
        </w:rPr>
        <w:t>אימא</w:t>
      </w:r>
      <w:r w:rsidR="007C36E1">
        <w:rPr>
          <w:rFonts w:hint="cs"/>
          <w:rtl/>
        </w:rPr>
        <w:t xml:space="preserve"> </w:t>
      </w:r>
      <w:r w:rsidR="00091C11">
        <w:rPr>
          <w:rFonts w:hint="cs"/>
          <w:rtl/>
        </w:rPr>
        <w:t>[</w:t>
      </w:r>
      <w:r w:rsidR="00751F69">
        <w:rPr>
          <w:rFonts w:hint="cs"/>
          <w:rtl/>
        </w:rPr>
        <w:t>גזרה</w:t>
      </w:r>
      <w:r w:rsidR="00A34E8C">
        <w:rPr>
          <w:rFonts w:hint="cs"/>
          <w:rtl/>
        </w:rPr>
        <w:t xml:space="preserve"> צוותה כפתה</w:t>
      </w:r>
      <w:r w:rsidR="00091C11">
        <w:rPr>
          <w:rFonts w:hint="cs"/>
          <w:rtl/>
        </w:rPr>
        <w:t xml:space="preserve"> הטילה</w:t>
      </w:r>
      <w:r w:rsidR="00A34E8C">
        <w:rPr>
          <w:rFonts w:hint="cs"/>
          <w:rtl/>
        </w:rPr>
        <w:t xml:space="preserve">] </w:t>
      </w:r>
      <w:r w:rsidR="00703647">
        <w:rPr>
          <w:rFonts w:hint="cs"/>
          <w:rtl/>
        </w:rPr>
        <w:t>צ</w:t>
      </w:r>
      <w:r w:rsidR="00833092">
        <w:rPr>
          <w:rFonts w:hint="cs"/>
          <w:rtl/>
        </w:rPr>
        <w:t>י</w:t>
      </w:r>
      <w:r w:rsidR="00703647">
        <w:rPr>
          <w:rFonts w:hint="cs"/>
          <w:rtl/>
        </w:rPr>
        <w:t>וותה</w:t>
      </w:r>
      <w:r w:rsidR="00751F69">
        <w:rPr>
          <w:rFonts w:hint="cs"/>
          <w:rtl/>
        </w:rPr>
        <w:t xml:space="preserve"> </w:t>
      </w:r>
      <w:r w:rsidR="00BB5559">
        <w:rPr>
          <w:rFonts w:hint="cs"/>
          <w:rtl/>
        </w:rPr>
        <w:t xml:space="preserve">על </w:t>
      </w:r>
      <w:r w:rsidR="00BB5559">
        <w:rPr>
          <w:rtl/>
        </w:rPr>
        <w:t xml:space="preserve">תיאו </w:t>
      </w:r>
      <w:r w:rsidR="00BB5559">
        <w:rPr>
          <w:rFonts w:hint="cs"/>
          <w:rtl/>
        </w:rPr>
        <w:t>ל</w:t>
      </w:r>
      <w:r w:rsidR="00BB5559" w:rsidRPr="00CD067C">
        <w:rPr>
          <w:rtl/>
        </w:rPr>
        <w:t>נגן</w:t>
      </w:r>
      <w:r w:rsidR="00BB5559">
        <w:rPr>
          <w:rFonts w:hint="cs"/>
          <w:rtl/>
        </w:rPr>
        <w:t xml:space="preserve"> לאורחים</w:t>
      </w:r>
      <w:r w:rsidR="00F24D04">
        <w:rPr>
          <w:rFonts w:hint="cs"/>
          <w:rtl/>
        </w:rPr>
        <w:t>.</w:t>
      </w:r>
      <w:r w:rsidR="00BB5559" w:rsidRPr="00CD067C">
        <w:rPr>
          <w:rtl/>
        </w:rPr>
        <w:t xml:space="preserve"> הוא עדיין היה </w:t>
      </w:r>
      <w:r w:rsidR="00BB5559">
        <w:rPr>
          <w:rtl/>
        </w:rPr>
        <w:t>זקוק לשרפרף עבור רגליו הקטנות</w:t>
      </w:r>
      <w:r w:rsidR="00BB5559">
        <w:rPr>
          <w:rFonts w:hint="cs"/>
          <w:rtl/>
        </w:rPr>
        <w:t xml:space="preserve"> ובזמן הנגינה </w:t>
      </w:r>
      <w:r w:rsidR="00BB5559" w:rsidRPr="00CD067C">
        <w:rPr>
          <w:rtl/>
        </w:rPr>
        <w:t xml:space="preserve">פניו </w:t>
      </w:r>
      <w:r w:rsidR="00F24D04">
        <w:rPr>
          <w:rFonts w:hint="cs"/>
          <w:rtl/>
        </w:rPr>
        <w:t>[</w:t>
      </w:r>
      <w:r w:rsidR="00BB5559" w:rsidRPr="00CD067C">
        <w:rPr>
          <w:rtl/>
        </w:rPr>
        <w:t>הילדותיות</w:t>
      </w:r>
      <w:r w:rsidR="00F24D04">
        <w:rPr>
          <w:rFonts w:hint="cs"/>
          <w:rtl/>
        </w:rPr>
        <w:t>]</w:t>
      </w:r>
      <w:r w:rsidR="00BB5559" w:rsidRPr="00CD067C">
        <w:rPr>
          <w:rtl/>
        </w:rPr>
        <w:t xml:space="preserve"> </w:t>
      </w:r>
      <w:r w:rsidR="00BB5559">
        <w:rPr>
          <w:rFonts w:hint="cs"/>
          <w:rtl/>
        </w:rPr>
        <w:t>הת</w:t>
      </w:r>
      <w:r w:rsidR="00F112D8">
        <w:rPr>
          <w:rtl/>
        </w:rPr>
        <w:t>כ</w:t>
      </w:r>
      <w:r w:rsidR="00BB5559">
        <w:rPr>
          <w:rtl/>
        </w:rPr>
        <w:t>רכמו</w:t>
      </w:r>
      <w:r w:rsidR="00BB5559" w:rsidRPr="00CD067C">
        <w:rPr>
          <w:rtl/>
        </w:rPr>
        <w:t xml:space="preserve"> בריכוז. </w:t>
      </w:r>
    </w:p>
    <w:p w14:paraId="334BC809" w14:textId="0BEF9B40" w:rsidR="00BA1CDC" w:rsidRDefault="004D2835" w:rsidP="00913053">
      <w:pPr>
        <w:rPr>
          <w:rtl/>
        </w:rPr>
      </w:pPr>
      <w:r>
        <w:rPr>
          <w:rFonts w:hint="cs"/>
          <w:rtl/>
        </w:rPr>
        <w:t>מארק</w:t>
      </w:r>
      <w:r w:rsidR="00751F69" w:rsidRPr="00751F69">
        <w:rPr>
          <w:rFonts w:cs="Times New Roman"/>
          <w:rtl/>
        </w:rPr>
        <w:t xml:space="preserve"> נופף בחוברת הסודוקו שאלכס הביא </w:t>
      </w:r>
      <w:r w:rsidR="00751F69">
        <w:rPr>
          <w:rFonts w:cs="Times New Roman" w:hint="cs"/>
          <w:rtl/>
        </w:rPr>
        <w:t xml:space="preserve">לו </w:t>
      </w:r>
      <w:r w:rsidR="00751F69" w:rsidRPr="00751F69">
        <w:rPr>
          <w:rFonts w:cs="Times New Roman"/>
          <w:rtl/>
        </w:rPr>
        <w:t>מיפן והכריז</w:t>
      </w:r>
      <w:r w:rsidR="00751F69">
        <w:rPr>
          <w:rFonts w:cs="Times New Roman" w:hint="cs"/>
          <w:rtl/>
        </w:rPr>
        <w:t>,</w:t>
      </w:r>
      <w:r w:rsidR="00751F69" w:rsidRPr="00751F69">
        <w:rPr>
          <w:rFonts w:cs="Times New Roman"/>
          <w:rtl/>
        </w:rPr>
        <w:t xml:space="preserve"> </w:t>
      </w:r>
      <w:r>
        <w:rPr>
          <w:rFonts w:hint="cs"/>
          <w:rtl/>
        </w:rPr>
        <w:t>"זה שעשועון הס</w:t>
      </w:r>
      <w:r w:rsidR="00BF35C1">
        <w:rPr>
          <w:rFonts w:hint="cs"/>
          <w:rtl/>
        </w:rPr>
        <w:t>ְ</w:t>
      </w:r>
      <w:r>
        <w:rPr>
          <w:rFonts w:hint="cs"/>
          <w:rtl/>
        </w:rPr>
        <w:t>פרו</w:t>
      </w:r>
      <w:r w:rsidR="00BF35C1">
        <w:rPr>
          <w:rFonts w:hint="cs"/>
          <w:rtl/>
        </w:rPr>
        <w:t>ֹ</w:t>
      </w:r>
      <w:r>
        <w:rPr>
          <w:rFonts w:hint="cs"/>
          <w:rtl/>
        </w:rPr>
        <w:t>ת</w:t>
      </w:r>
      <w:r w:rsidR="00CB1838">
        <w:rPr>
          <w:rFonts w:hint="cs"/>
          <w:rtl/>
        </w:rPr>
        <w:t xml:space="preserve"> </w:t>
      </w:r>
      <w:r>
        <w:rPr>
          <w:rFonts w:hint="cs"/>
          <w:rtl/>
        </w:rPr>
        <w:t>ה</w:t>
      </w:r>
      <w:r w:rsidR="00685E2E" w:rsidRPr="00685E2E">
        <w:rPr>
          <w:rFonts w:cs="Times New Roman"/>
          <w:rtl/>
        </w:rPr>
        <w:t>מלהיב</w:t>
      </w:r>
      <w:r>
        <w:rPr>
          <w:rFonts w:hint="cs"/>
          <w:rtl/>
        </w:rPr>
        <w:t xml:space="preserve"> ביותר </w:t>
      </w:r>
      <w:r w:rsidR="00CB1838">
        <w:rPr>
          <w:rFonts w:hint="cs"/>
          <w:rtl/>
        </w:rPr>
        <w:t>ש</w:t>
      </w:r>
      <w:r>
        <w:rPr>
          <w:rFonts w:hint="cs"/>
          <w:rtl/>
        </w:rPr>
        <w:t>נתקלת</w:t>
      </w:r>
      <w:r w:rsidR="00CB1838">
        <w:rPr>
          <w:rFonts w:hint="cs"/>
          <w:rtl/>
        </w:rPr>
        <w:t>י</w:t>
      </w:r>
      <w:r>
        <w:rPr>
          <w:rFonts w:hint="cs"/>
          <w:rtl/>
        </w:rPr>
        <w:t xml:space="preserve"> בו לאחרונה</w:t>
      </w:r>
      <w:r w:rsidR="00751F69">
        <w:rPr>
          <w:rFonts w:hint="cs"/>
          <w:rtl/>
        </w:rPr>
        <w:t>.</w:t>
      </w:r>
      <w:r w:rsidR="00CB1838">
        <w:rPr>
          <w:rFonts w:hint="cs"/>
          <w:rtl/>
        </w:rPr>
        <w:t xml:space="preserve">" </w:t>
      </w:r>
      <w:r w:rsidR="00751F69">
        <w:rPr>
          <w:rFonts w:hint="cs"/>
          <w:rtl/>
        </w:rPr>
        <w:t>הה</w:t>
      </w:r>
      <w:r w:rsidR="00CB1838">
        <w:rPr>
          <w:rFonts w:hint="cs"/>
          <w:rtl/>
        </w:rPr>
        <w:t xml:space="preserve">וראות היו ביפנית אבל אלכס </w:t>
      </w:r>
      <w:r w:rsidR="00685E2E" w:rsidRPr="00685E2E">
        <w:rPr>
          <w:rFonts w:cs="Times New Roman"/>
          <w:rtl/>
        </w:rPr>
        <w:t xml:space="preserve">הוסיף </w:t>
      </w:r>
      <w:r w:rsidR="00DE4C01" w:rsidRPr="00DE4C01">
        <w:rPr>
          <w:rFonts w:cs="Times New Roman"/>
          <w:rtl/>
        </w:rPr>
        <w:t>את ה</w:t>
      </w:r>
      <w:r w:rsidR="00DE4C01">
        <w:rPr>
          <w:rFonts w:cs="Times New Roman" w:hint="cs"/>
          <w:rtl/>
        </w:rPr>
        <w:t>תרגום</w:t>
      </w:r>
      <w:r w:rsidR="00CB1838">
        <w:rPr>
          <w:rFonts w:hint="cs"/>
          <w:rtl/>
        </w:rPr>
        <w:t xml:space="preserve"> </w:t>
      </w:r>
      <w:r w:rsidR="00F24D04">
        <w:rPr>
          <w:rFonts w:hint="cs"/>
          <w:rtl/>
        </w:rPr>
        <w:t>עוד</w:t>
      </w:r>
      <w:r w:rsidR="006F6418">
        <w:rPr>
          <w:rFonts w:hint="cs"/>
          <w:rtl/>
        </w:rPr>
        <w:t xml:space="preserve"> בהיותו</w:t>
      </w:r>
      <w:r w:rsidR="00F24D04">
        <w:rPr>
          <w:rFonts w:hint="cs"/>
          <w:rtl/>
        </w:rPr>
        <w:t xml:space="preserve"> ביפן</w:t>
      </w:r>
      <w:r w:rsidR="00685E2E">
        <w:rPr>
          <w:rFonts w:hint="cs"/>
          <w:rtl/>
        </w:rPr>
        <w:t>,</w:t>
      </w:r>
      <w:r w:rsidR="00CB1838">
        <w:rPr>
          <w:rFonts w:hint="cs"/>
          <w:rtl/>
        </w:rPr>
        <w:t xml:space="preserve"> </w:t>
      </w:r>
      <w:r w:rsidR="00751F69">
        <w:rPr>
          <w:rFonts w:hint="cs"/>
          <w:rtl/>
        </w:rPr>
        <w:t xml:space="preserve">בעזרת </w:t>
      </w:r>
      <w:r w:rsidR="00DE4C01">
        <w:rPr>
          <w:rFonts w:hint="cs"/>
          <w:rtl/>
        </w:rPr>
        <w:t>אחד ה</w:t>
      </w:r>
      <w:r w:rsidR="00751F69">
        <w:rPr>
          <w:rFonts w:hint="cs"/>
          <w:rtl/>
        </w:rPr>
        <w:t>מדרי</w:t>
      </w:r>
      <w:r w:rsidR="00DE4C01">
        <w:rPr>
          <w:rFonts w:hint="cs"/>
          <w:rtl/>
        </w:rPr>
        <w:t>כים</w:t>
      </w:r>
      <w:r w:rsidR="00751F69">
        <w:rPr>
          <w:rFonts w:hint="cs"/>
          <w:rtl/>
        </w:rPr>
        <w:t xml:space="preserve"> </w:t>
      </w:r>
      <w:r w:rsidR="00F60925">
        <w:rPr>
          <w:rFonts w:cs="Times New Roman" w:hint="cs"/>
          <w:rtl/>
        </w:rPr>
        <w:t>מ</w:t>
      </w:r>
      <w:r w:rsidR="00F60925" w:rsidRPr="00F60925">
        <w:rPr>
          <w:rFonts w:cs="Times New Roman"/>
          <w:rtl/>
        </w:rPr>
        <w:t>אקדמיית ניקייג'ין</w:t>
      </w:r>
      <w:r w:rsidR="00CB1838">
        <w:rPr>
          <w:rFonts w:hint="cs"/>
          <w:rtl/>
        </w:rPr>
        <w:t xml:space="preserve">. "פתרתי את החידונים ואפילו </w:t>
      </w:r>
      <w:r w:rsidR="00CE6DFD">
        <w:rPr>
          <w:rFonts w:hint="cs"/>
          <w:rtl/>
        </w:rPr>
        <w:t xml:space="preserve">פיצחתי את </w:t>
      </w:r>
      <w:r w:rsidR="00F60925">
        <w:rPr>
          <w:rFonts w:hint="cs"/>
          <w:rtl/>
        </w:rPr>
        <w:t>ה</w:t>
      </w:r>
      <w:r w:rsidR="00CE6DFD">
        <w:rPr>
          <w:rFonts w:hint="cs"/>
          <w:rtl/>
        </w:rPr>
        <w:t>סוד</w:t>
      </w:r>
      <w:r w:rsidR="00CB1838">
        <w:rPr>
          <w:rFonts w:hint="cs"/>
          <w:rtl/>
        </w:rPr>
        <w:t>, תראי</w:t>
      </w:r>
      <w:r w:rsidR="00833092" w:rsidRPr="00833092">
        <w:rPr>
          <w:rFonts w:hint="cs"/>
          <w:rtl/>
        </w:rPr>
        <w:t xml:space="preserve"> </w:t>
      </w:r>
      <w:r w:rsidR="00833092">
        <w:rPr>
          <w:rFonts w:hint="cs"/>
          <w:rtl/>
        </w:rPr>
        <w:t>אימא</w:t>
      </w:r>
      <w:r w:rsidR="00CB1838">
        <w:rPr>
          <w:rFonts w:hint="cs"/>
          <w:rtl/>
        </w:rPr>
        <w:t xml:space="preserve">," הוא פתח את </w:t>
      </w:r>
      <w:r w:rsidR="00647E99">
        <w:rPr>
          <w:rFonts w:hint="cs"/>
          <w:rtl/>
        </w:rPr>
        <w:t>החוברת על ברכיה, "את רואה, כאן החידות הן ברמה קלה, הסימ</w:t>
      </w:r>
      <w:r w:rsidR="006F6418">
        <w:rPr>
          <w:rFonts w:hint="cs"/>
          <w:rtl/>
        </w:rPr>
        <w:t>נית</w:t>
      </w:r>
      <w:r w:rsidR="00647E99">
        <w:rPr>
          <w:rFonts w:hint="cs"/>
          <w:rtl/>
        </w:rPr>
        <w:t xml:space="preserve"> הז</w:t>
      </w:r>
      <w:r w:rsidR="006F6418">
        <w:rPr>
          <w:rFonts w:hint="cs"/>
          <w:rtl/>
        </w:rPr>
        <w:t>את</w:t>
      </w:r>
      <w:r w:rsidR="00647E99">
        <w:rPr>
          <w:rFonts w:hint="cs"/>
          <w:rtl/>
        </w:rPr>
        <w:t xml:space="preserve"> מ</w:t>
      </w:r>
      <w:r w:rsidR="006F6418">
        <w:rPr>
          <w:rFonts w:hint="cs"/>
          <w:rtl/>
        </w:rPr>
        <w:t>שמעותה</w:t>
      </w:r>
      <w:r w:rsidR="00647E99">
        <w:rPr>
          <w:rFonts w:hint="cs"/>
          <w:rtl/>
        </w:rPr>
        <w:t xml:space="preserve"> 'קלה', </w:t>
      </w:r>
      <w:r w:rsidR="00CE6DFD">
        <w:rPr>
          <w:rFonts w:hint="cs"/>
          <w:rtl/>
        </w:rPr>
        <w:t>ברגע שמבינים את העיקרון אין טעם לפתור את השאר</w:t>
      </w:r>
      <w:r w:rsidR="00647E99">
        <w:rPr>
          <w:rFonts w:hint="cs"/>
          <w:rtl/>
        </w:rPr>
        <w:t>,</w:t>
      </w:r>
      <w:r w:rsidR="00FE6720" w:rsidRPr="00FE6720">
        <w:rPr>
          <w:rtl/>
        </w:rPr>
        <w:t xml:space="preserve"> </w:t>
      </w:r>
      <w:r w:rsidR="00FE6720" w:rsidRPr="00FE6720">
        <w:rPr>
          <w:rFonts w:cs="Times New Roman"/>
          <w:rtl/>
        </w:rPr>
        <w:t xml:space="preserve">תראי </w:t>
      </w:r>
      <w:r w:rsidR="001C5A04">
        <w:rPr>
          <w:rFonts w:cs="Times New Roman"/>
          <w:rtl/>
        </w:rPr>
        <w:t>אימא</w:t>
      </w:r>
      <w:r w:rsidR="00833092">
        <w:rPr>
          <w:rFonts w:cs="Times New Roman" w:hint="cs"/>
          <w:rtl/>
        </w:rPr>
        <w:t>,</w:t>
      </w:r>
      <w:r w:rsidR="00FE6720" w:rsidRPr="00FE6720">
        <w:rPr>
          <w:rFonts w:cs="Times New Roman"/>
          <w:rtl/>
        </w:rPr>
        <w:t xml:space="preserve"> ואלו הם הקשים ביותר, את כולם פתרתי</w:t>
      </w:r>
      <w:r w:rsidR="00833092">
        <w:rPr>
          <w:rFonts w:cs="Times New Roman" w:hint="cs"/>
          <w:rtl/>
        </w:rPr>
        <w:t>,</w:t>
      </w:r>
      <w:r w:rsidR="00FE6720" w:rsidRPr="00FE6720">
        <w:rPr>
          <w:rFonts w:cs="Times New Roman"/>
          <w:rtl/>
        </w:rPr>
        <w:t xml:space="preserve"> רואה </w:t>
      </w:r>
      <w:r w:rsidR="001C5A04">
        <w:rPr>
          <w:rFonts w:cs="Times New Roman"/>
          <w:rtl/>
        </w:rPr>
        <w:t>אימא</w:t>
      </w:r>
      <w:r w:rsidR="00FE6720" w:rsidRPr="00FE6720">
        <w:rPr>
          <w:rFonts w:cs="Times New Roman"/>
          <w:rtl/>
        </w:rPr>
        <w:t>?</w:t>
      </w:r>
      <w:r w:rsidR="00647E99">
        <w:rPr>
          <w:rFonts w:hint="cs"/>
          <w:rtl/>
        </w:rPr>
        <w:t xml:space="preserve">" </w:t>
      </w:r>
    </w:p>
    <w:p w14:paraId="0942EDB5" w14:textId="7568A423" w:rsidR="00226ED1" w:rsidRDefault="00647E99" w:rsidP="00BA1CDC">
      <w:pPr>
        <w:rPr>
          <w:rtl/>
        </w:rPr>
      </w:pPr>
      <w:r>
        <w:rPr>
          <w:rFonts w:hint="cs"/>
          <w:rtl/>
        </w:rPr>
        <w:lastRenderedPageBreak/>
        <w:t>עיני</w:t>
      </w:r>
      <w:r w:rsidR="00541D34">
        <w:rPr>
          <w:rFonts w:hint="cs"/>
          <w:rtl/>
        </w:rPr>
        <w:t>ה</w:t>
      </w:r>
      <w:r>
        <w:rPr>
          <w:rFonts w:hint="cs"/>
          <w:rtl/>
        </w:rPr>
        <w:t xml:space="preserve"> של אימו הפכו זגוגיות והיא מלמלה</w:t>
      </w:r>
      <w:r w:rsidR="00751F69">
        <w:rPr>
          <w:rFonts w:hint="cs"/>
          <w:rtl/>
        </w:rPr>
        <w:t>,</w:t>
      </w:r>
      <w:r>
        <w:rPr>
          <w:rFonts w:hint="cs"/>
          <w:rtl/>
        </w:rPr>
        <w:t xml:space="preserve"> </w:t>
      </w:r>
      <w:r w:rsidR="009B364D">
        <w:rPr>
          <w:rFonts w:hint="cs"/>
          <w:rtl/>
        </w:rPr>
        <w:t>"</w:t>
      </w:r>
      <w:r w:rsidR="00751F69">
        <w:rPr>
          <w:rFonts w:hint="cs"/>
          <w:rtl/>
        </w:rPr>
        <w:t>בהחלט</w:t>
      </w:r>
      <w:r>
        <w:rPr>
          <w:rFonts w:hint="cs"/>
          <w:rtl/>
        </w:rPr>
        <w:t xml:space="preserve"> מרשים, כל הכבוד מארק."</w:t>
      </w:r>
      <w:r w:rsidR="00226ED1">
        <w:rPr>
          <w:rtl/>
        </w:rPr>
        <w:t xml:space="preserve"> </w:t>
      </w:r>
    </w:p>
    <w:p w14:paraId="5BA97AA3" w14:textId="6076CA21" w:rsidR="00647E99" w:rsidRDefault="00647E99" w:rsidP="00913053">
      <w:pPr>
        <w:rPr>
          <w:rtl/>
        </w:rPr>
      </w:pPr>
      <w:r>
        <w:rPr>
          <w:rFonts w:hint="cs"/>
          <w:rtl/>
        </w:rPr>
        <w:t>"כשזה פתור אי אפשר ל</w:t>
      </w:r>
      <w:r w:rsidR="00541D34">
        <w:rPr>
          <w:rFonts w:hint="cs"/>
          <w:rtl/>
        </w:rPr>
        <w:t>הב</w:t>
      </w:r>
      <w:r w:rsidR="00B65C71">
        <w:rPr>
          <w:rFonts w:hint="cs"/>
          <w:rtl/>
        </w:rPr>
        <w:t>ח</w:t>
      </w:r>
      <w:r w:rsidR="00541D34">
        <w:rPr>
          <w:rFonts w:hint="cs"/>
          <w:rtl/>
        </w:rPr>
        <w:t>ין</w:t>
      </w:r>
      <w:r w:rsidR="00CE6DFD">
        <w:rPr>
          <w:rFonts w:hint="cs"/>
          <w:rtl/>
        </w:rPr>
        <w:t xml:space="preserve"> </w:t>
      </w:r>
      <w:r w:rsidR="00B65C71">
        <w:rPr>
          <w:rFonts w:hint="cs"/>
          <w:rtl/>
        </w:rPr>
        <w:t>ב</w:t>
      </w:r>
      <w:r w:rsidR="00CE6DFD">
        <w:rPr>
          <w:rFonts w:hint="cs"/>
          <w:rtl/>
        </w:rPr>
        <w:t>דרגת הקושי</w:t>
      </w:r>
      <w:r>
        <w:rPr>
          <w:rFonts w:hint="cs"/>
          <w:rtl/>
        </w:rPr>
        <w:t>,"</w:t>
      </w:r>
      <w:r w:rsidR="00A22022">
        <w:rPr>
          <w:rFonts w:hint="cs"/>
          <w:rtl/>
        </w:rPr>
        <w:t xml:space="preserve"> הוא הפטיר בצער.</w:t>
      </w:r>
    </w:p>
    <w:p w14:paraId="0FD2A798" w14:textId="7A0D9E7B" w:rsidR="00554004" w:rsidRDefault="00647E99" w:rsidP="00913053">
      <w:pPr>
        <w:rPr>
          <w:rtl/>
        </w:rPr>
      </w:pPr>
      <w:r>
        <w:rPr>
          <w:rFonts w:hint="cs"/>
          <w:rtl/>
        </w:rPr>
        <w:t xml:space="preserve">"אז זה </w:t>
      </w:r>
      <w:r w:rsidR="00EB38EB" w:rsidRPr="00EB38EB">
        <w:rPr>
          <w:rFonts w:cs="Times New Roman"/>
          <w:rtl/>
        </w:rPr>
        <w:t>השעשועון הדבילי</w:t>
      </w:r>
      <w:r>
        <w:rPr>
          <w:rFonts w:hint="cs"/>
          <w:rtl/>
        </w:rPr>
        <w:t xml:space="preserve"> שהיפנים ביפן מ</w:t>
      </w:r>
      <w:r w:rsidR="00BA1CDC">
        <w:rPr>
          <w:rFonts w:hint="cs"/>
          <w:rtl/>
        </w:rPr>
        <w:t>בזבזים</w:t>
      </w:r>
      <w:r>
        <w:rPr>
          <w:rFonts w:hint="cs"/>
          <w:rtl/>
        </w:rPr>
        <w:t xml:space="preserve"> עליו את הזמן שלהם?</w:t>
      </w:r>
      <w:r w:rsidR="00BA1CDC">
        <w:rPr>
          <w:rFonts w:hint="cs"/>
          <w:rtl/>
        </w:rPr>
        <w:t>"</w:t>
      </w:r>
      <w:r w:rsidR="00554004">
        <w:rPr>
          <w:rFonts w:hint="cs"/>
          <w:rtl/>
        </w:rPr>
        <w:t xml:space="preserve"> </w:t>
      </w:r>
      <w:bookmarkStart w:id="248" w:name="_Hlk525582607"/>
      <w:r w:rsidR="00BA1CDC">
        <w:rPr>
          <w:rFonts w:hint="cs"/>
          <w:rtl/>
        </w:rPr>
        <w:t xml:space="preserve">העיר </w:t>
      </w:r>
      <w:r w:rsidR="00685E2E" w:rsidRPr="00685E2E">
        <w:rPr>
          <w:rFonts w:cs="Times New Roman"/>
          <w:rtl/>
        </w:rPr>
        <w:t xml:space="preserve">האורח, </w:t>
      </w:r>
      <w:r w:rsidR="00BA1CDC">
        <w:rPr>
          <w:rFonts w:hint="cs"/>
          <w:rtl/>
        </w:rPr>
        <w:t>בנו של הנציג הישראלי</w:t>
      </w:r>
      <w:r w:rsidR="00685E2E">
        <w:rPr>
          <w:rFonts w:hint="cs"/>
          <w:rtl/>
        </w:rPr>
        <w:t>,</w:t>
      </w:r>
      <w:r w:rsidR="00BA1CDC">
        <w:rPr>
          <w:rFonts w:hint="cs"/>
          <w:rtl/>
        </w:rPr>
        <w:t xml:space="preserve"> בעברית </w:t>
      </w:r>
      <w:r w:rsidR="00F97A34">
        <w:rPr>
          <w:rFonts w:hint="cs"/>
          <w:rtl/>
        </w:rPr>
        <w:t>כל כך</w:t>
      </w:r>
      <w:r w:rsidR="00BA1CDC">
        <w:rPr>
          <w:rFonts w:hint="cs"/>
          <w:rtl/>
        </w:rPr>
        <w:t xml:space="preserve"> מהירה שאלכס כמעט בלע את לשונו.</w:t>
      </w:r>
    </w:p>
    <w:bookmarkEnd w:id="248"/>
    <w:p w14:paraId="1F7426AC" w14:textId="3D8DB73F" w:rsidR="00CB1838" w:rsidRDefault="00572266" w:rsidP="00CE6DFD">
      <w:pPr>
        <w:rPr>
          <w:rtl/>
        </w:rPr>
      </w:pPr>
      <w:r>
        <w:rPr>
          <w:rFonts w:hint="cs"/>
          <w:rtl/>
        </w:rPr>
        <w:t>"ו</w:t>
      </w:r>
      <w:r w:rsidR="00CE6DFD">
        <w:rPr>
          <w:rFonts w:hint="cs"/>
          <w:rtl/>
        </w:rPr>
        <w:t>פיתחתי</w:t>
      </w:r>
      <w:r w:rsidR="00CB1838">
        <w:rPr>
          <w:rFonts w:hint="cs"/>
          <w:rtl/>
        </w:rPr>
        <w:t xml:space="preserve"> אלגוריתם רקורסיבי </w:t>
      </w:r>
      <w:r w:rsidR="00647E99">
        <w:rPr>
          <w:rFonts w:hint="cs"/>
          <w:rtl/>
        </w:rPr>
        <w:t>ליצ</w:t>
      </w:r>
      <w:r w:rsidR="00A22022">
        <w:rPr>
          <w:rFonts w:hint="cs"/>
          <w:rtl/>
        </w:rPr>
        <w:t>י</w:t>
      </w:r>
      <w:r w:rsidR="00647E99">
        <w:rPr>
          <w:rFonts w:hint="cs"/>
          <w:rtl/>
        </w:rPr>
        <w:t>ר</w:t>
      </w:r>
      <w:r w:rsidR="00A22022">
        <w:rPr>
          <w:rFonts w:hint="cs"/>
          <w:rtl/>
        </w:rPr>
        <w:t>ת</w:t>
      </w:r>
      <w:r w:rsidR="00647E99">
        <w:rPr>
          <w:rFonts w:hint="cs"/>
          <w:rtl/>
        </w:rPr>
        <w:t xml:space="preserve"> חידונים </w:t>
      </w:r>
      <w:r w:rsidR="00A22022">
        <w:rPr>
          <w:rFonts w:hint="cs"/>
          <w:rtl/>
        </w:rPr>
        <w:t>כ</w:t>
      </w:r>
      <w:r w:rsidR="00647E99">
        <w:rPr>
          <w:rFonts w:hint="cs"/>
          <w:rtl/>
        </w:rPr>
        <w:t>אלה</w:t>
      </w:r>
      <w:bookmarkStart w:id="249" w:name="_Hlk525582758"/>
      <w:r w:rsidR="00BA1CDC">
        <w:rPr>
          <w:rFonts w:hint="cs"/>
          <w:rtl/>
        </w:rPr>
        <w:t>," המשיך מארק שהתעלם לגמרי מה</w:t>
      </w:r>
      <w:r w:rsidR="00B65C71">
        <w:rPr>
          <w:rFonts w:hint="cs"/>
          <w:rtl/>
        </w:rPr>
        <w:t>נער</w:t>
      </w:r>
      <w:r w:rsidR="00BA1CDC">
        <w:rPr>
          <w:rFonts w:hint="cs"/>
          <w:rtl/>
        </w:rPr>
        <w:t xml:space="preserve"> הישראלי ומהעובדה שמיום המחרת עברית מהירה שכזאת תהיה לחם חוקו</w:t>
      </w:r>
      <w:r w:rsidR="00647E99">
        <w:rPr>
          <w:rFonts w:hint="cs"/>
          <w:rtl/>
        </w:rPr>
        <w:t>.</w:t>
      </w:r>
      <w:bookmarkEnd w:id="249"/>
      <w:r w:rsidR="00647E99">
        <w:rPr>
          <w:rFonts w:hint="cs"/>
          <w:rtl/>
        </w:rPr>
        <w:t xml:space="preserve"> אני חייב לבדוק </w:t>
      </w:r>
      <w:r w:rsidR="00BA1CDC" w:rsidRPr="00BA1CDC">
        <w:rPr>
          <w:rFonts w:cs="Times New Roman"/>
          <w:rtl/>
        </w:rPr>
        <w:t>את האלגוריתם</w:t>
      </w:r>
      <w:r w:rsidR="00647E99">
        <w:rPr>
          <w:rFonts w:hint="cs"/>
          <w:rtl/>
        </w:rPr>
        <w:t>. אלכס, כבר ארזת את המחשב שלך?"</w:t>
      </w:r>
    </w:p>
    <w:p w14:paraId="45FC4DA8" w14:textId="4008EC71" w:rsidR="00647E99" w:rsidRDefault="001C5A04" w:rsidP="00647E99">
      <w:pPr>
        <w:rPr>
          <w:rtl/>
        </w:rPr>
      </w:pPr>
      <w:r>
        <w:rPr>
          <w:rFonts w:hint="cs"/>
          <w:rtl/>
        </w:rPr>
        <w:t>הייתה</w:t>
      </w:r>
      <w:r w:rsidR="00647E99">
        <w:rPr>
          <w:rFonts w:hint="cs"/>
          <w:rtl/>
        </w:rPr>
        <w:t xml:space="preserve"> </w:t>
      </w:r>
      <w:r w:rsidR="00913053">
        <w:rPr>
          <w:rFonts w:hint="cs"/>
          <w:rtl/>
        </w:rPr>
        <w:t xml:space="preserve">זו </w:t>
      </w:r>
      <w:r w:rsidR="00647E99">
        <w:rPr>
          <w:rFonts w:hint="cs"/>
          <w:rtl/>
        </w:rPr>
        <w:t>השקעה כספית עצומה</w:t>
      </w:r>
      <w:r w:rsidR="00913053">
        <w:rPr>
          <w:rFonts w:hint="cs"/>
          <w:rtl/>
        </w:rPr>
        <w:t>,</w:t>
      </w:r>
      <w:r w:rsidR="00647E99">
        <w:rPr>
          <w:rFonts w:hint="cs"/>
          <w:rtl/>
        </w:rPr>
        <w:t xml:space="preserve"> </w:t>
      </w:r>
      <w:r w:rsidR="00F60925">
        <w:rPr>
          <w:rFonts w:hint="cs"/>
          <w:rtl/>
        </w:rPr>
        <w:t xml:space="preserve">קניית </w:t>
      </w:r>
      <w:r w:rsidR="00647E99">
        <w:rPr>
          <w:rFonts w:hint="cs"/>
          <w:rtl/>
        </w:rPr>
        <w:t>שני מחשבים ניידים לאחים היוצאים לגלות.</w:t>
      </w:r>
    </w:p>
    <w:p w14:paraId="7B3BF035" w14:textId="77777777" w:rsidR="00647E99" w:rsidRDefault="007E4693" w:rsidP="00647E99">
      <w:pPr>
        <w:rPr>
          <w:rtl/>
        </w:rPr>
      </w:pPr>
      <w:r>
        <w:rPr>
          <w:rFonts w:hint="cs"/>
          <w:rtl/>
        </w:rPr>
        <w:t>"אז איפה המחשב שלך?"</w:t>
      </w:r>
    </w:p>
    <w:p w14:paraId="457B1AB6" w14:textId="2D11EC1F" w:rsidR="007E4693" w:rsidRDefault="007E4693" w:rsidP="008E2DAE">
      <w:pPr>
        <w:rPr>
          <w:rtl/>
        </w:rPr>
      </w:pPr>
      <w:r>
        <w:rPr>
          <w:rFonts w:hint="cs"/>
          <w:rtl/>
        </w:rPr>
        <w:t>לאלכס</w:t>
      </w:r>
      <w:r w:rsidR="00FE6720">
        <w:rPr>
          <w:rFonts w:hint="cs"/>
          <w:rtl/>
        </w:rPr>
        <w:t>,</w:t>
      </w:r>
      <w:r>
        <w:rPr>
          <w:rFonts w:hint="cs"/>
          <w:rtl/>
        </w:rPr>
        <w:t xml:space="preserve"> </w:t>
      </w:r>
      <w:r w:rsidR="00F60925">
        <w:rPr>
          <w:rFonts w:hint="cs"/>
          <w:rtl/>
        </w:rPr>
        <w:t>ש</w:t>
      </w:r>
      <w:r>
        <w:rPr>
          <w:rFonts w:hint="cs"/>
          <w:rtl/>
        </w:rPr>
        <w:t>ס</w:t>
      </w:r>
      <w:r w:rsidR="00833092">
        <w:rPr>
          <w:rFonts w:hint="cs"/>
          <w:rtl/>
        </w:rPr>
        <w:t>י</w:t>
      </w:r>
      <w:r>
        <w:rPr>
          <w:rFonts w:hint="cs"/>
          <w:rtl/>
        </w:rPr>
        <w:t>רב להיות שותף לאריזת מיטלטליו</w:t>
      </w:r>
      <w:r w:rsidR="00FE6720">
        <w:rPr>
          <w:rFonts w:hint="cs"/>
          <w:rtl/>
        </w:rPr>
        <w:t>,</w:t>
      </w:r>
      <w:r w:rsidR="00F60925">
        <w:rPr>
          <w:rFonts w:hint="cs"/>
          <w:rtl/>
        </w:rPr>
        <w:t xml:space="preserve"> לא היה מושג</w:t>
      </w:r>
      <w:r>
        <w:rPr>
          <w:rFonts w:hint="cs"/>
          <w:rtl/>
        </w:rPr>
        <w:t>.</w:t>
      </w:r>
    </w:p>
    <w:p w14:paraId="1EBCA2E4" w14:textId="4A3BEE80" w:rsidR="007E4693" w:rsidRDefault="00CE6DFD" w:rsidP="007E4693">
      <w:pPr>
        <w:rPr>
          <w:rtl/>
        </w:rPr>
      </w:pPr>
      <w:r>
        <w:rPr>
          <w:rFonts w:hint="cs"/>
          <w:rtl/>
        </w:rPr>
        <w:t xml:space="preserve">"אז אני משתמש </w:t>
      </w:r>
      <w:r w:rsidR="007E4693">
        <w:rPr>
          <w:rFonts w:hint="cs"/>
          <w:rtl/>
        </w:rPr>
        <w:t>קצת</w:t>
      </w:r>
      <w:r>
        <w:rPr>
          <w:rFonts w:hint="cs"/>
          <w:rtl/>
        </w:rPr>
        <w:t xml:space="preserve"> במחשב שלך</w:t>
      </w:r>
      <w:r w:rsidR="007E4693">
        <w:rPr>
          <w:rFonts w:hint="cs"/>
          <w:rtl/>
        </w:rPr>
        <w:t xml:space="preserve">, בסדר? התקנת עליו קומפיילר של </w:t>
      </w:r>
      <w:r w:rsidR="007E4693">
        <w:t>C</w:t>
      </w:r>
      <w:r w:rsidR="007E4693">
        <w:rPr>
          <w:rFonts w:hint="cs"/>
          <w:rtl/>
        </w:rPr>
        <w:t>?"</w:t>
      </w:r>
    </w:p>
    <w:p w14:paraId="783992CB" w14:textId="5308DD83" w:rsidR="00FA3328" w:rsidRDefault="00FA3328" w:rsidP="007E4693">
      <w:pPr>
        <w:rPr>
          <w:rtl/>
        </w:rPr>
      </w:pPr>
      <w:r>
        <w:rPr>
          <w:rFonts w:hint="cs"/>
          <w:rtl/>
        </w:rPr>
        <w:t>[</w:t>
      </w:r>
      <w:hyperlink r:id="rId188" w:history="1">
        <w:r w:rsidRPr="00FA3328">
          <w:rPr>
            <w:rStyle w:val="Hyperlink"/>
            <w:rFonts w:hint="cs"/>
            <w:rtl/>
          </w:rPr>
          <w:t xml:space="preserve">כן, זה </w:t>
        </w:r>
        <w:r w:rsidRPr="00FA3328">
          <w:rPr>
            <w:rStyle w:val="Hyperlink"/>
            <w:rFonts w:hint="cs"/>
          </w:rPr>
          <w:t>C</w:t>
        </w:r>
        <w:r w:rsidRPr="00FA3328">
          <w:rPr>
            <w:rStyle w:val="Hyperlink"/>
            <w:rFonts w:hint="cs"/>
            <w:rtl/>
          </w:rPr>
          <w:t xml:space="preserve"> גדול</w:t>
        </w:r>
      </w:hyperlink>
      <w:r>
        <w:rPr>
          <w:rFonts w:hint="cs"/>
          <w:rtl/>
        </w:rPr>
        <w:t>]</w:t>
      </w:r>
    </w:p>
    <w:p w14:paraId="45C1D873" w14:textId="49F52798" w:rsidR="007E4693" w:rsidRDefault="007E4693" w:rsidP="00572266">
      <w:pPr>
        <w:rPr>
          <w:rtl/>
        </w:rPr>
      </w:pPr>
      <w:r>
        <w:rPr>
          <w:rFonts w:hint="cs"/>
          <w:rtl/>
        </w:rPr>
        <w:t xml:space="preserve">"הורדתי </w:t>
      </w:r>
      <w:r w:rsidR="00F60925">
        <w:rPr>
          <w:rFonts w:hint="cs"/>
          <w:rtl/>
        </w:rPr>
        <w:t>ע</w:t>
      </w:r>
      <w:r>
        <w:rPr>
          <w:rFonts w:hint="cs"/>
          <w:rtl/>
        </w:rPr>
        <w:t>ליו את כל ה</w:t>
      </w:r>
      <w:r w:rsidR="001C5A04">
        <w:rPr>
          <w:rFonts w:hint="cs"/>
          <w:rtl/>
        </w:rPr>
        <w:t>מוזיקה</w:t>
      </w:r>
      <w:r>
        <w:rPr>
          <w:rFonts w:hint="cs"/>
          <w:rtl/>
        </w:rPr>
        <w:t xml:space="preserve"> שלי, חסר לך אם תמחק משהו."</w:t>
      </w:r>
    </w:p>
    <w:p w14:paraId="38998287" w14:textId="1B142CFA" w:rsidR="004D2835" w:rsidRDefault="00D70A60" w:rsidP="00913053">
      <w:pPr>
        <w:rPr>
          <w:rtl/>
        </w:rPr>
      </w:pPr>
      <w:r>
        <w:rPr>
          <w:rFonts w:hint="cs"/>
          <w:rtl/>
        </w:rPr>
        <w:t>אשת ה</w:t>
      </w:r>
      <w:r w:rsidR="00022B68">
        <w:rPr>
          <w:rFonts w:hint="cs"/>
          <w:rtl/>
        </w:rPr>
        <w:t>נציג</w:t>
      </w:r>
      <w:r w:rsidR="00913053">
        <w:rPr>
          <w:rFonts w:hint="cs"/>
          <w:rtl/>
        </w:rPr>
        <w:t xml:space="preserve"> </w:t>
      </w:r>
      <w:r w:rsidR="00A77170">
        <w:rPr>
          <w:rFonts w:hint="cs"/>
          <w:rtl/>
        </w:rPr>
        <w:t xml:space="preserve">מישראל </w:t>
      </w:r>
      <w:r w:rsidR="00913053">
        <w:rPr>
          <w:rFonts w:hint="cs"/>
          <w:rtl/>
        </w:rPr>
        <w:t xml:space="preserve">הביעה עניין עז </w:t>
      </w:r>
      <w:r w:rsidR="00C66F17">
        <w:rPr>
          <w:rFonts w:hint="cs"/>
          <w:rtl/>
        </w:rPr>
        <w:t>ב</w:t>
      </w:r>
      <w:r>
        <w:rPr>
          <w:rFonts w:hint="cs"/>
          <w:rtl/>
        </w:rPr>
        <w:t>מערכת החינוך הבריטית</w:t>
      </w:r>
      <w:r w:rsidR="00215B5F">
        <w:rPr>
          <w:rFonts w:hint="cs"/>
          <w:rtl/>
        </w:rPr>
        <w:t xml:space="preserve"> ו</w:t>
      </w:r>
      <w:r w:rsidR="00C66F17">
        <w:rPr>
          <w:rFonts w:hint="cs"/>
          <w:rtl/>
        </w:rPr>
        <w:t xml:space="preserve">בשיטת </w:t>
      </w:r>
      <w:r>
        <w:rPr>
          <w:rFonts w:hint="cs"/>
          <w:rtl/>
        </w:rPr>
        <w:t>בחינות הבגרות</w:t>
      </w:r>
      <w:r w:rsidR="00833092">
        <w:rPr>
          <w:rFonts w:hint="cs"/>
          <w:rtl/>
        </w:rPr>
        <w:t>,</w:t>
      </w:r>
      <w:r>
        <w:rPr>
          <w:rFonts w:hint="cs"/>
          <w:rtl/>
        </w:rPr>
        <w:t xml:space="preserve"> וז</w:t>
      </w:r>
      <w:r w:rsidR="00913053">
        <w:rPr>
          <w:rFonts w:hint="cs"/>
          <w:rtl/>
        </w:rPr>
        <w:t>ו</w:t>
      </w:r>
      <w:r>
        <w:rPr>
          <w:rFonts w:hint="cs"/>
          <w:rtl/>
        </w:rPr>
        <w:t xml:space="preserve"> </w:t>
      </w:r>
      <w:r w:rsidR="00572266">
        <w:rPr>
          <w:rFonts w:hint="cs"/>
          <w:rtl/>
        </w:rPr>
        <w:t xml:space="preserve">אמנם </w:t>
      </w:r>
      <w:r w:rsidR="001C5A04">
        <w:rPr>
          <w:rFonts w:hint="cs"/>
          <w:rtl/>
        </w:rPr>
        <w:t>הייתה</w:t>
      </w:r>
      <w:r>
        <w:rPr>
          <w:rFonts w:hint="cs"/>
          <w:rtl/>
        </w:rPr>
        <w:t xml:space="preserve"> הסיבה </w:t>
      </w:r>
      <w:r w:rsidR="00833092">
        <w:rPr>
          <w:rFonts w:hint="cs"/>
          <w:rtl/>
        </w:rPr>
        <w:t xml:space="preserve">לכך </w:t>
      </w:r>
      <w:r>
        <w:rPr>
          <w:rFonts w:hint="cs"/>
          <w:rtl/>
        </w:rPr>
        <w:t>שהאם הזמינה אותה ואת בנה לפני שמארק ואלכס עזב</w:t>
      </w:r>
      <w:r w:rsidR="00C66F17">
        <w:rPr>
          <w:rFonts w:hint="cs"/>
          <w:rtl/>
        </w:rPr>
        <w:t>ו</w:t>
      </w:r>
      <w:r>
        <w:rPr>
          <w:rFonts w:hint="cs"/>
          <w:rtl/>
        </w:rPr>
        <w:t xml:space="preserve"> </w:t>
      </w:r>
      <w:r w:rsidR="00913053">
        <w:rPr>
          <w:rtl/>
        </w:rPr>
        <w:t>–</w:t>
      </w:r>
      <w:r w:rsidR="00913053">
        <w:rPr>
          <w:rFonts w:hint="cs"/>
          <w:rtl/>
        </w:rPr>
        <w:t xml:space="preserve"> </w:t>
      </w:r>
      <w:r w:rsidR="00864FFB">
        <w:rPr>
          <w:rFonts w:hint="cs"/>
          <w:rtl/>
        </w:rPr>
        <w:t>כדי שיקבלו הסבר מקיף</w:t>
      </w:r>
      <w:r w:rsidR="00913053">
        <w:rPr>
          <w:rFonts w:hint="cs"/>
          <w:rtl/>
        </w:rPr>
        <w:t xml:space="preserve"> </w:t>
      </w:r>
      <w:r w:rsidR="00864FFB">
        <w:rPr>
          <w:rFonts w:hint="cs"/>
          <w:rtl/>
        </w:rPr>
        <w:t>ממקור ראשון</w:t>
      </w:r>
      <w:r>
        <w:rPr>
          <w:rFonts w:hint="cs"/>
          <w:rtl/>
        </w:rPr>
        <w:t xml:space="preserve">. </w:t>
      </w:r>
      <w:r w:rsidR="007F0121">
        <w:rPr>
          <w:rFonts w:hint="cs"/>
          <w:rtl/>
        </w:rPr>
        <w:t>התברר כי בנה ב</w:t>
      </w:r>
      <w:r w:rsidR="00864FFB">
        <w:rPr>
          <w:rFonts w:hint="cs"/>
          <w:rtl/>
        </w:rPr>
        <w:t>גילו של מארק ו</w:t>
      </w:r>
      <w:r w:rsidR="00EB38EB">
        <w:rPr>
          <w:rFonts w:hint="cs"/>
          <w:rtl/>
        </w:rPr>
        <w:t>י</w:t>
      </w:r>
      <w:r w:rsidR="00864FFB">
        <w:rPr>
          <w:rFonts w:hint="cs"/>
          <w:rtl/>
        </w:rPr>
        <w:t>על</w:t>
      </w:r>
      <w:r w:rsidR="00EB38EB">
        <w:rPr>
          <w:rFonts w:hint="cs"/>
          <w:rtl/>
        </w:rPr>
        <w:t>ה</w:t>
      </w:r>
      <w:r>
        <w:rPr>
          <w:rFonts w:hint="cs"/>
          <w:rtl/>
        </w:rPr>
        <w:t xml:space="preserve"> לכיתה ט', אלא שמארק </w:t>
      </w:r>
      <w:r w:rsidR="00DA188D">
        <w:rPr>
          <w:rFonts w:hint="cs"/>
          <w:rtl/>
        </w:rPr>
        <w:t>[</w:t>
      </w:r>
      <w:r w:rsidR="00E33BCA">
        <w:rPr>
          <w:rFonts w:hint="cs"/>
          <w:rtl/>
        </w:rPr>
        <w:t xml:space="preserve">סיים </w:t>
      </w:r>
      <w:r w:rsidR="00913053">
        <w:rPr>
          <w:rFonts w:hint="cs"/>
          <w:rtl/>
        </w:rPr>
        <w:t xml:space="preserve">זה מכבר </w:t>
      </w:r>
      <w:r w:rsidR="00E33BCA">
        <w:rPr>
          <w:rFonts w:hint="cs"/>
          <w:rtl/>
        </w:rPr>
        <w:t>את אר</w:t>
      </w:r>
      <w:r w:rsidR="007F0121">
        <w:rPr>
          <w:rFonts w:hint="cs"/>
          <w:rtl/>
        </w:rPr>
        <w:t>בע שנות התיכון,</w:t>
      </w:r>
      <w:r w:rsidR="00DA188D">
        <w:rPr>
          <w:rFonts w:hint="cs"/>
          <w:rtl/>
        </w:rPr>
        <w:t>]</w:t>
      </w:r>
      <w:r w:rsidR="007F0121">
        <w:rPr>
          <w:rFonts w:hint="cs"/>
          <w:rtl/>
        </w:rPr>
        <w:t xml:space="preserve"> </w:t>
      </w:r>
      <w:r w:rsidR="00EB38EB" w:rsidRPr="00EB38EB">
        <w:rPr>
          <w:rFonts w:cs="Times New Roman"/>
          <w:rtl/>
        </w:rPr>
        <w:t xml:space="preserve">כבר </w:t>
      </w:r>
      <w:r w:rsidR="007F0121">
        <w:rPr>
          <w:rFonts w:hint="cs"/>
          <w:rtl/>
        </w:rPr>
        <w:t xml:space="preserve">השלים את </w:t>
      </w:r>
      <w:r w:rsidR="00685E2E" w:rsidRPr="00685E2E">
        <w:rPr>
          <w:rFonts w:cs="Times New Roman"/>
          <w:rtl/>
        </w:rPr>
        <w:t>כיתה י"ב ואת כל בחינות</w:t>
      </w:r>
      <w:r w:rsidR="00833092">
        <w:rPr>
          <w:rFonts w:cs="Times New Roman" w:hint="cs"/>
          <w:rtl/>
        </w:rPr>
        <w:t xml:space="preserve"> </w:t>
      </w:r>
      <w:r w:rsidR="00E33BCA">
        <w:rPr>
          <w:rFonts w:hint="cs"/>
          <w:rtl/>
        </w:rPr>
        <w:t>הבגרות</w:t>
      </w:r>
      <w:r w:rsidR="00EB38EB">
        <w:rPr>
          <w:rFonts w:hint="cs"/>
          <w:rtl/>
        </w:rPr>
        <w:t>,</w:t>
      </w:r>
      <w:r w:rsidR="00E33BCA">
        <w:rPr>
          <w:rFonts w:hint="cs"/>
          <w:rtl/>
        </w:rPr>
        <w:t xml:space="preserve"> </w:t>
      </w:r>
      <w:r w:rsidR="00913053">
        <w:rPr>
          <w:rFonts w:hint="cs"/>
          <w:rtl/>
        </w:rPr>
        <w:t xml:space="preserve">כולל ארבעה </w:t>
      </w:r>
      <w:bookmarkStart w:id="250" w:name="_Hlk15803062"/>
      <w:r w:rsidR="00913053">
        <w:t>A</w:t>
      </w:r>
      <w:r w:rsidR="00833092">
        <w:noBreakHyphen/>
      </w:r>
      <w:r w:rsidR="00913053">
        <w:t>levels</w:t>
      </w:r>
      <w:bookmarkEnd w:id="250"/>
      <w:r w:rsidR="00913053">
        <w:rPr>
          <w:rFonts w:hint="cs"/>
          <w:rtl/>
        </w:rPr>
        <w:t xml:space="preserve"> ושני </w:t>
      </w:r>
      <w:bookmarkStart w:id="251" w:name="_Hlk15803346"/>
      <w:r w:rsidR="00913053">
        <w:t>S</w:t>
      </w:r>
      <w:r w:rsidR="00833092">
        <w:noBreakHyphen/>
      </w:r>
      <w:r w:rsidR="00913053">
        <w:t>levels</w:t>
      </w:r>
      <w:bookmarkEnd w:id="251"/>
      <w:r w:rsidR="00DA188D">
        <w:rPr>
          <w:rFonts w:hint="cs"/>
          <w:rtl/>
        </w:rPr>
        <w:t>,</w:t>
      </w:r>
      <w:r w:rsidR="00913053">
        <w:rPr>
          <w:rFonts w:hint="cs"/>
          <w:rtl/>
        </w:rPr>
        <w:t xml:space="preserve"> </w:t>
      </w:r>
      <w:r w:rsidR="00DA188D">
        <w:rPr>
          <w:rFonts w:hint="cs"/>
          <w:rtl/>
        </w:rPr>
        <w:t>[</w:t>
      </w:r>
      <w:r w:rsidR="00913053">
        <w:rPr>
          <w:rFonts w:hint="cs"/>
          <w:rtl/>
        </w:rPr>
        <w:t xml:space="preserve">במטותא, </w:t>
      </w:r>
      <w:r w:rsidR="00E33BCA">
        <w:rPr>
          <w:rFonts w:hint="cs"/>
          <w:rtl/>
        </w:rPr>
        <w:t>ו</w:t>
      </w:r>
      <w:r w:rsidR="00C66F17">
        <w:rPr>
          <w:rFonts w:hint="cs"/>
          <w:rtl/>
        </w:rPr>
        <w:t>אף</w:t>
      </w:r>
      <w:r w:rsidR="00C475A4">
        <w:rPr>
          <w:rFonts w:hint="cs"/>
          <w:rtl/>
        </w:rPr>
        <w:t xml:space="preserve"> יחל</w:t>
      </w:r>
      <w:r w:rsidR="00DA188D">
        <w:rPr>
          <w:rFonts w:hint="cs"/>
          <w:rtl/>
        </w:rPr>
        <w:t>] ויחל</w:t>
      </w:r>
      <w:r w:rsidR="00C475A4">
        <w:rPr>
          <w:rFonts w:hint="cs"/>
          <w:rtl/>
        </w:rPr>
        <w:t xml:space="preserve"> בשנה הקרובה את לימודיו לתואר ראשון</w:t>
      </w:r>
      <w:r w:rsidR="00E33BCA">
        <w:rPr>
          <w:rFonts w:hint="cs"/>
          <w:rtl/>
        </w:rPr>
        <w:t xml:space="preserve"> </w:t>
      </w:r>
      <w:r w:rsidR="00C475A4">
        <w:rPr>
          <w:rFonts w:hint="cs"/>
          <w:rtl/>
        </w:rPr>
        <w:t>ב</w:t>
      </w:r>
      <w:r w:rsidR="00E33BCA">
        <w:rPr>
          <w:rFonts w:hint="cs"/>
          <w:rtl/>
        </w:rPr>
        <w:t xml:space="preserve">אוניברסיטה. </w:t>
      </w:r>
      <w:r w:rsidR="00626B37">
        <w:rPr>
          <w:rFonts w:hint="cs"/>
          <w:rtl/>
        </w:rPr>
        <w:t>[</w:t>
      </w:r>
      <w:r w:rsidR="007F0121">
        <w:rPr>
          <w:rFonts w:hint="cs"/>
          <w:rtl/>
        </w:rPr>
        <w:t xml:space="preserve">לא היה </w:t>
      </w:r>
      <w:r w:rsidR="00E33BCA">
        <w:rPr>
          <w:rFonts w:hint="cs"/>
          <w:rtl/>
        </w:rPr>
        <w:t xml:space="preserve">סימן </w:t>
      </w:r>
      <w:r w:rsidR="00022B68">
        <w:rPr>
          <w:rFonts w:hint="cs"/>
          <w:rtl/>
        </w:rPr>
        <w:t>מובהק</w:t>
      </w:r>
      <w:r w:rsidR="007F0121">
        <w:rPr>
          <w:rFonts w:hint="cs"/>
          <w:rtl/>
        </w:rPr>
        <w:t xml:space="preserve"> מזה </w:t>
      </w:r>
      <w:r w:rsidR="00864FFB">
        <w:rPr>
          <w:rFonts w:hint="cs"/>
          <w:rtl/>
        </w:rPr>
        <w:t xml:space="preserve">עבור מארק </w:t>
      </w:r>
      <w:r w:rsidR="00E33BCA">
        <w:rPr>
          <w:rFonts w:hint="cs"/>
          <w:rtl/>
        </w:rPr>
        <w:t>ל</w:t>
      </w:r>
      <w:r w:rsidR="00AB77E3">
        <w:rPr>
          <w:rFonts w:hint="cs"/>
          <w:rtl/>
        </w:rPr>
        <w:t>פרוש</w:t>
      </w:r>
      <w:r w:rsidR="00E33BCA">
        <w:rPr>
          <w:rFonts w:hint="cs"/>
          <w:rtl/>
        </w:rPr>
        <w:t>, בחיוך מדושן-עונג, לחדרו ולאלגוריתמיו.</w:t>
      </w:r>
      <w:r w:rsidR="00AB77E3">
        <w:rPr>
          <w:rFonts w:hint="cs"/>
          <w:rtl/>
        </w:rPr>
        <w:t xml:space="preserve"> גם האב נעלם בחדר-העבודה.</w:t>
      </w:r>
      <w:r w:rsidR="00626B37">
        <w:rPr>
          <w:rFonts w:hint="cs"/>
          <w:rtl/>
        </w:rPr>
        <w:t>]</w:t>
      </w:r>
    </w:p>
    <w:p w14:paraId="74314B35" w14:textId="2302CC1F" w:rsidR="00CE6DFD" w:rsidRDefault="00CE6DFD" w:rsidP="00913053">
      <w:pPr>
        <w:rPr>
          <w:rtl/>
        </w:rPr>
      </w:pPr>
      <w:r>
        <w:rPr>
          <w:rFonts w:hint="cs"/>
          <w:rtl/>
        </w:rPr>
        <w:t xml:space="preserve">"הגענו לשליחות של ארבע שנים, לא הסכמתי לפחות מכך," </w:t>
      </w:r>
      <w:r w:rsidR="00913053">
        <w:rPr>
          <w:rFonts w:hint="cs"/>
          <w:rtl/>
        </w:rPr>
        <w:t>ה</w:t>
      </w:r>
      <w:r w:rsidR="00E24E92">
        <w:rPr>
          <w:rFonts w:hint="cs"/>
          <w:rtl/>
        </w:rPr>
        <w:t>דגיש</w:t>
      </w:r>
      <w:r w:rsidR="00913053">
        <w:rPr>
          <w:rFonts w:hint="cs"/>
          <w:rtl/>
        </w:rPr>
        <w:t xml:space="preserve">ה </w:t>
      </w:r>
      <w:r>
        <w:rPr>
          <w:rFonts w:hint="cs"/>
          <w:rtl/>
        </w:rPr>
        <w:t xml:space="preserve">אשת השליח. בישראל בעלה בגד בה, והשליחות </w:t>
      </w:r>
      <w:r w:rsidR="001C5A04">
        <w:rPr>
          <w:rFonts w:hint="cs"/>
          <w:rtl/>
        </w:rPr>
        <w:t>הייתה</w:t>
      </w:r>
      <w:r>
        <w:rPr>
          <w:rFonts w:hint="cs"/>
          <w:rtl/>
        </w:rPr>
        <w:t xml:space="preserve"> בגדר התרחקות מהפילגש והתחזקות הקשר בין בני הזוג </w:t>
      </w:r>
      <w:r>
        <w:rPr>
          <w:rtl/>
        </w:rPr>
        <w:t>–</w:t>
      </w:r>
      <w:r>
        <w:rPr>
          <w:rFonts w:hint="cs"/>
          <w:rtl/>
        </w:rPr>
        <w:t xml:space="preserve"> א</w:t>
      </w:r>
      <w:r w:rsidR="00C66F17">
        <w:rPr>
          <w:rFonts w:hint="cs"/>
          <w:rtl/>
        </w:rPr>
        <w:t>לא</w:t>
      </w:r>
      <w:r>
        <w:rPr>
          <w:rFonts w:hint="cs"/>
          <w:rtl/>
        </w:rPr>
        <w:t xml:space="preserve"> </w:t>
      </w:r>
      <w:r w:rsidR="00A22022">
        <w:rPr>
          <w:rFonts w:hint="cs"/>
          <w:rtl/>
        </w:rPr>
        <w:t>ש</w:t>
      </w:r>
      <w:r>
        <w:rPr>
          <w:rFonts w:hint="cs"/>
          <w:rtl/>
        </w:rPr>
        <w:t xml:space="preserve">כבר </w:t>
      </w:r>
      <w:r w:rsidR="00F06A3F">
        <w:rPr>
          <w:rFonts w:hint="cs"/>
          <w:rtl/>
        </w:rPr>
        <w:t>עכשיו</w:t>
      </w:r>
      <w:r>
        <w:rPr>
          <w:rFonts w:hint="cs"/>
          <w:rtl/>
        </w:rPr>
        <w:t>, בטרם נשלם החודש הראשון</w:t>
      </w:r>
      <w:r w:rsidR="00EB38EB" w:rsidRPr="00EB38EB">
        <w:rPr>
          <w:rFonts w:cs="Times New Roman"/>
          <w:rtl/>
        </w:rPr>
        <w:t xml:space="preserve"> לשהותם בלונדון</w:t>
      </w:r>
      <w:r>
        <w:rPr>
          <w:rFonts w:hint="cs"/>
          <w:rtl/>
        </w:rPr>
        <w:t xml:space="preserve">, נקרא </w:t>
      </w:r>
      <w:r w:rsidR="00EB090E">
        <w:rPr>
          <w:rFonts w:hint="cs"/>
          <w:rtl/>
        </w:rPr>
        <w:t xml:space="preserve">בעלה </w:t>
      </w:r>
      <w:r>
        <w:rPr>
          <w:rFonts w:hint="cs"/>
          <w:rtl/>
        </w:rPr>
        <w:t>לשוב לישראל לדיונים דחופים, כביכול או שמא לא כביכול</w:t>
      </w:r>
      <w:r w:rsidR="00FA49CC">
        <w:rPr>
          <w:rFonts w:hint="cs"/>
          <w:rtl/>
        </w:rPr>
        <w:t>.</w:t>
      </w:r>
      <w:r>
        <w:rPr>
          <w:rFonts w:hint="cs"/>
          <w:rtl/>
        </w:rPr>
        <w:t xml:space="preserve"> כל זה היה ידוע היטב בקהילה הישראלית</w:t>
      </w:r>
      <w:r w:rsidR="00913053">
        <w:rPr>
          <w:rFonts w:hint="cs"/>
          <w:rtl/>
        </w:rPr>
        <w:t xml:space="preserve"> הרוחשת</w:t>
      </w:r>
      <w:r w:rsidR="00EB38EB" w:rsidRPr="00EB38EB">
        <w:rPr>
          <w:rFonts w:cs="Times New Roman"/>
          <w:rtl/>
        </w:rPr>
        <w:t>-בוחשת</w:t>
      </w:r>
      <w:r>
        <w:rPr>
          <w:rFonts w:hint="cs"/>
          <w:rtl/>
        </w:rPr>
        <w:t>, ואימו של אלכס החליטה לקחתה תחת חסותה</w:t>
      </w:r>
      <w:r w:rsidRPr="00CD067C">
        <w:rPr>
          <w:rtl/>
        </w:rPr>
        <w:t>.</w:t>
      </w:r>
      <w:r>
        <w:rPr>
          <w:rFonts w:hint="cs"/>
          <w:rtl/>
        </w:rPr>
        <w:t xml:space="preserve"> "הבנתי שבחינות הבגרות באנגליה </w:t>
      </w:r>
      <w:r w:rsidR="00AF675F" w:rsidRPr="00AF675F">
        <w:rPr>
          <w:rFonts w:cs="Times New Roman"/>
          <w:rtl/>
        </w:rPr>
        <w:t>מתפרשות</w:t>
      </w:r>
      <w:r w:rsidR="00AF675F">
        <w:rPr>
          <w:rFonts w:cs="Times New Roman" w:hint="cs"/>
          <w:rtl/>
        </w:rPr>
        <w:t xml:space="preserve"> </w:t>
      </w:r>
      <w:r w:rsidR="00297D38">
        <w:rPr>
          <w:rFonts w:hint="cs"/>
          <w:rtl/>
        </w:rPr>
        <w:t>על פ</w:t>
      </w:r>
      <w:r>
        <w:rPr>
          <w:rFonts w:hint="cs"/>
          <w:rtl/>
        </w:rPr>
        <w:t>ני ארבע שנים</w:t>
      </w:r>
      <w:r w:rsidR="00AF675F">
        <w:rPr>
          <w:rFonts w:hint="cs"/>
          <w:rtl/>
        </w:rPr>
        <w:t>.</w:t>
      </w:r>
      <w:r>
        <w:rPr>
          <w:rFonts w:hint="cs"/>
          <w:rtl/>
        </w:rPr>
        <w:t xml:space="preserve"> בסוף כיתה י' כבר משקיעים מאמץ עצום בג'נרל סטריפי... סרטיפי..."</w:t>
      </w:r>
    </w:p>
    <w:p w14:paraId="221F2C1D" w14:textId="3D5D98DA" w:rsidR="00CE6DFD" w:rsidRDefault="00CE6DFD" w:rsidP="00CE6DFD">
      <w:pPr>
        <w:rPr>
          <w:rtl/>
        </w:rPr>
      </w:pPr>
      <w:r>
        <w:rPr>
          <w:rFonts w:hint="cs"/>
          <w:rtl/>
        </w:rPr>
        <w:t>"את מתכוונת ל-</w:t>
      </w:r>
      <w:r>
        <w:t>GCSEs</w:t>
      </w:r>
      <w:r>
        <w:rPr>
          <w:rFonts w:hint="cs"/>
          <w:rtl/>
        </w:rPr>
        <w:t>?"</w:t>
      </w:r>
    </w:p>
    <w:p w14:paraId="20EC11C1" w14:textId="56B2CF46" w:rsidR="00CE6DFD" w:rsidRDefault="00CE6DFD" w:rsidP="007F0121">
      <w:pPr>
        <w:rPr>
          <w:rtl/>
        </w:rPr>
      </w:pPr>
      <w:r>
        <w:rPr>
          <w:rFonts w:hint="cs"/>
          <w:rtl/>
        </w:rPr>
        <w:t xml:space="preserve">"כן, בדיוק, ושנתיים </w:t>
      </w:r>
      <w:r w:rsidR="007F0121">
        <w:rPr>
          <w:rFonts w:hint="cs"/>
          <w:rtl/>
        </w:rPr>
        <w:t>לאחר מכן נבחנים</w:t>
      </w:r>
      <w:r>
        <w:rPr>
          <w:rFonts w:hint="cs"/>
          <w:rtl/>
        </w:rPr>
        <w:t xml:space="preserve"> ברמה המתקדמת</w:t>
      </w:r>
      <w:r w:rsidR="00E33BCA">
        <w:rPr>
          <w:rFonts w:hint="cs"/>
          <w:rtl/>
        </w:rPr>
        <w:t xml:space="preserve">, </w:t>
      </w:r>
      <w:r w:rsidR="00215B5F">
        <w:rPr>
          <w:rFonts w:hint="cs"/>
          <w:rtl/>
        </w:rPr>
        <w:t>[</w:t>
      </w:r>
      <w:r w:rsidR="00E33BCA">
        <w:rPr>
          <w:rFonts w:hint="cs"/>
          <w:rtl/>
        </w:rPr>
        <w:t>כפי ש</w:t>
      </w:r>
      <w:r w:rsidR="007F0121">
        <w:rPr>
          <w:rFonts w:hint="cs"/>
          <w:rtl/>
        </w:rPr>
        <w:t>אני מבינה ש</w:t>
      </w:r>
      <w:r w:rsidR="00E33BCA">
        <w:rPr>
          <w:rFonts w:hint="cs"/>
          <w:rtl/>
        </w:rPr>
        <w:t>מארק כבר עשה</w:t>
      </w:r>
      <w:r>
        <w:rPr>
          <w:rFonts w:hint="cs"/>
          <w:rtl/>
        </w:rPr>
        <w:t xml:space="preserve">. </w:t>
      </w:r>
      <w:r w:rsidR="00833092">
        <w:t>A</w:t>
      </w:r>
      <w:r w:rsidR="00833092">
        <w:noBreakHyphen/>
        <w:t>levels</w:t>
      </w:r>
      <w:r>
        <w:rPr>
          <w:rFonts w:hint="cs"/>
          <w:rtl/>
        </w:rPr>
        <w:t xml:space="preserve"> לכן </w:t>
      </w:r>
      <w:r w:rsidR="0013587D">
        <w:rPr>
          <w:rFonts w:hint="cs"/>
          <w:rtl/>
        </w:rPr>
        <w:t>זה יהיה בלתי אפשרי עבורינו</w:t>
      </w:r>
      <w:r w:rsidR="00215B5F">
        <w:rPr>
          <w:rFonts w:hint="cs"/>
          <w:rtl/>
        </w:rPr>
        <w:t>] ולכן לא נוכל</w:t>
      </w:r>
      <w:r>
        <w:rPr>
          <w:rFonts w:hint="cs"/>
          <w:rtl/>
        </w:rPr>
        <w:t xml:space="preserve"> לעזוב </w:t>
      </w:r>
      <w:r w:rsidR="00C66F17">
        <w:rPr>
          <w:rFonts w:hint="cs"/>
          <w:rtl/>
        </w:rPr>
        <w:t xml:space="preserve">לפני </w:t>
      </w:r>
      <w:r>
        <w:rPr>
          <w:rFonts w:hint="cs"/>
          <w:rtl/>
        </w:rPr>
        <w:t>שהבן יסיים י</w:t>
      </w:r>
      <w:r w:rsidR="00C66F17">
        <w:rPr>
          <w:rFonts w:hint="cs"/>
          <w:rtl/>
        </w:rPr>
        <w:t xml:space="preserve">"ב, זה יהיה </w:t>
      </w:r>
      <w:r w:rsidR="00EB38EB" w:rsidRPr="00EB38EB">
        <w:rPr>
          <w:rFonts w:cs="Times New Roman"/>
          <w:rtl/>
        </w:rPr>
        <w:t>בלתי אפשרי</w:t>
      </w:r>
      <w:r>
        <w:rPr>
          <w:rFonts w:hint="cs"/>
          <w:rtl/>
        </w:rPr>
        <w:t>."</w:t>
      </w:r>
    </w:p>
    <w:p w14:paraId="1B71DBF4" w14:textId="1458927A" w:rsidR="00CE6DFD" w:rsidRDefault="00CE6DFD" w:rsidP="00E24E92">
      <w:pPr>
        <w:rPr>
          <w:rtl/>
        </w:rPr>
      </w:pPr>
      <w:r>
        <w:rPr>
          <w:rFonts w:hint="cs"/>
          <w:rtl/>
        </w:rPr>
        <w:t xml:space="preserve">"זה </w:t>
      </w:r>
      <w:r w:rsidR="00EB38EB">
        <w:rPr>
          <w:rFonts w:hint="cs"/>
          <w:rtl/>
        </w:rPr>
        <w:t>כן</w:t>
      </w:r>
      <w:r>
        <w:rPr>
          <w:rFonts w:hint="cs"/>
          <w:rtl/>
        </w:rPr>
        <w:t xml:space="preserve"> אפשרי, אני עוזב בסוף כיתה י',</w:t>
      </w:r>
      <w:r w:rsidR="00EB38EB" w:rsidRPr="00EB38EB">
        <w:rPr>
          <w:rFonts w:cs="Times New Roman"/>
          <w:rtl/>
        </w:rPr>
        <w:t xml:space="preserve"> בלי שום </w:t>
      </w:r>
      <w:r w:rsidR="00833092">
        <w:t>A</w:t>
      </w:r>
      <w:r w:rsidR="00833092">
        <w:noBreakHyphen/>
        <w:t>level</w:t>
      </w:r>
      <w:r w:rsidR="00EB38EB" w:rsidRPr="00EB38EB">
        <w:rPr>
          <w:rFonts w:cs="Times New Roman"/>
          <w:rtl/>
        </w:rPr>
        <w:t>,</w:t>
      </w:r>
      <w:r>
        <w:rPr>
          <w:rFonts w:hint="cs"/>
          <w:rtl/>
        </w:rPr>
        <w:t xml:space="preserve">" </w:t>
      </w:r>
      <w:r w:rsidR="00AF675F">
        <w:rPr>
          <w:rFonts w:hint="cs"/>
          <w:rtl/>
        </w:rPr>
        <w:t>התערב</w:t>
      </w:r>
      <w:r w:rsidR="00E24E92">
        <w:rPr>
          <w:rFonts w:hint="cs"/>
          <w:rtl/>
        </w:rPr>
        <w:t xml:space="preserve"> </w:t>
      </w:r>
      <w:r>
        <w:rPr>
          <w:rFonts w:hint="cs"/>
          <w:rtl/>
        </w:rPr>
        <w:t>אלכס</w:t>
      </w:r>
      <w:r w:rsidR="00B40BDC">
        <w:rPr>
          <w:rFonts w:hint="cs"/>
          <w:rtl/>
        </w:rPr>
        <w:t xml:space="preserve"> </w:t>
      </w:r>
      <w:r w:rsidR="00E24E92">
        <w:rPr>
          <w:rFonts w:hint="cs"/>
          <w:rtl/>
        </w:rPr>
        <w:t>אף כי לא נשאל</w:t>
      </w:r>
      <w:r>
        <w:rPr>
          <w:rFonts w:hint="cs"/>
          <w:rtl/>
        </w:rPr>
        <w:t>.</w:t>
      </w:r>
    </w:p>
    <w:p w14:paraId="7A0FD403" w14:textId="5DA897EA" w:rsidR="007F0121" w:rsidRDefault="007F0121" w:rsidP="007F0121">
      <w:pPr>
        <w:rPr>
          <w:rtl/>
        </w:rPr>
      </w:pPr>
      <w:r>
        <w:rPr>
          <w:rFonts w:hint="cs"/>
          <w:rtl/>
        </w:rPr>
        <w:t xml:space="preserve">כל זה היה מבלבל ביותר, כי מארק </w:t>
      </w:r>
      <w:r w:rsidR="00864FFB">
        <w:rPr>
          <w:rFonts w:hint="cs"/>
          <w:rtl/>
        </w:rPr>
        <w:t xml:space="preserve">הרי </w:t>
      </w:r>
      <w:r>
        <w:rPr>
          <w:rFonts w:hint="cs"/>
          <w:rtl/>
        </w:rPr>
        <w:t xml:space="preserve">סיים זה מכבר את לימודיו בתיכון </w:t>
      </w:r>
      <w:r w:rsidR="00215B5F">
        <w:rPr>
          <w:rFonts w:hint="cs"/>
          <w:rtl/>
        </w:rPr>
        <w:t>[</w:t>
      </w:r>
      <w:r>
        <w:rPr>
          <w:rFonts w:hint="cs"/>
          <w:rtl/>
        </w:rPr>
        <w:t xml:space="preserve">(בהצטיינות יתירה </w:t>
      </w:r>
      <w:r>
        <w:rPr>
          <w:rtl/>
        </w:rPr>
        <w:t>–</w:t>
      </w:r>
      <w:r>
        <w:rPr>
          <w:rFonts w:hint="cs"/>
          <w:rtl/>
        </w:rPr>
        <w:t xml:space="preserve"> כלומר, ציונים מושלמים הן בארבעת ה-</w:t>
      </w:r>
      <w:r w:rsidR="00833092">
        <w:t>A</w:t>
      </w:r>
      <w:r w:rsidR="00833092">
        <w:noBreakHyphen/>
        <w:t>levels</w:t>
      </w:r>
      <w:r>
        <w:rPr>
          <w:rFonts w:hint="cs"/>
          <w:rtl/>
        </w:rPr>
        <w:t xml:space="preserve"> והן בשני ה-</w:t>
      </w:r>
      <w:r w:rsidR="00FA49CC">
        <w:t>S</w:t>
      </w:r>
      <w:r w:rsidR="00FA49CC">
        <w:noBreakHyphen/>
        <w:t>levels</w:t>
      </w:r>
      <w:r w:rsidR="00E24E92">
        <w:rPr>
          <w:rFonts w:hint="cs"/>
          <w:rtl/>
        </w:rPr>
        <w:t xml:space="preserve"> שנדונו כבר קודם בהרחבה הראוייה להישגים יוצאי דופן שכאלה</w:t>
      </w:r>
      <w:r>
        <w:rPr>
          <w:rFonts w:hint="cs"/>
          <w:rtl/>
        </w:rPr>
        <w:t>) והיה בנוסף</w:t>
      </w:r>
      <w:r w:rsidR="00215B5F">
        <w:rPr>
          <w:rFonts w:hint="cs"/>
          <w:rtl/>
        </w:rPr>
        <w:t>]</w:t>
      </w:r>
      <w:r>
        <w:rPr>
          <w:rFonts w:hint="cs"/>
          <w:rtl/>
        </w:rPr>
        <w:t xml:space="preserve"> </w:t>
      </w:r>
      <w:r w:rsidR="00EB38EB">
        <w:rPr>
          <w:rFonts w:hint="cs"/>
          <w:rtl/>
        </w:rPr>
        <w:t>ו</w:t>
      </w:r>
      <w:r w:rsidR="00EB38EB" w:rsidRPr="00EB38EB">
        <w:rPr>
          <w:rFonts w:cs="Times New Roman"/>
          <w:rtl/>
        </w:rPr>
        <w:t xml:space="preserve">גם </w:t>
      </w:r>
      <w:r w:rsidR="00215B5F">
        <w:rPr>
          <w:rFonts w:hint="cs"/>
          <w:rtl/>
        </w:rPr>
        <w:t xml:space="preserve">היה </w:t>
      </w:r>
      <w:r>
        <w:rPr>
          <w:rFonts w:hint="cs"/>
          <w:rtl/>
        </w:rPr>
        <w:t>גבוה מאלכס בראש</w:t>
      </w:r>
      <w:r w:rsidR="00E24E92">
        <w:rPr>
          <w:rFonts w:hint="cs"/>
          <w:rtl/>
        </w:rPr>
        <w:t xml:space="preserve"> לפחות</w:t>
      </w:r>
      <w:r>
        <w:rPr>
          <w:rFonts w:hint="cs"/>
          <w:rtl/>
        </w:rPr>
        <w:t xml:space="preserve">, אבל צעיר ממנו </w:t>
      </w:r>
      <w:r w:rsidR="00EB090E" w:rsidRPr="00EB090E">
        <w:rPr>
          <w:rFonts w:cs="Times New Roman"/>
          <w:rtl/>
        </w:rPr>
        <w:t>בשנה וחצי</w:t>
      </w:r>
      <w:r>
        <w:rPr>
          <w:rFonts w:hint="cs"/>
          <w:rtl/>
        </w:rPr>
        <w:t>. ו</w:t>
      </w:r>
      <w:r w:rsidR="00A22022">
        <w:rPr>
          <w:rFonts w:hint="cs"/>
          <w:rtl/>
        </w:rPr>
        <w:t>בכן</w:t>
      </w:r>
      <w:r w:rsidR="00215B5F">
        <w:rPr>
          <w:rFonts w:hint="cs"/>
          <w:rtl/>
        </w:rPr>
        <w:t>, הסתקרנה אשת השליח,</w:t>
      </w:r>
      <w:r w:rsidR="00A22022">
        <w:rPr>
          <w:rFonts w:hint="cs"/>
          <w:rtl/>
        </w:rPr>
        <w:t xml:space="preserve"> </w:t>
      </w:r>
      <w:r>
        <w:rPr>
          <w:rFonts w:hint="cs"/>
          <w:rtl/>
        </w:rPr>
        <w:t>מ</w:t>
      </w:r>
      <w:r w:rsidR="00215B5F">
        <w:rPr>
          <w:rFonts w:hint="cs"/>
          <w:rtl/>
        </w:rPr>
        <w:t>י</w:t>
      </w:r>
      <w:r>
        <w:rPr>
          <w:rFonts w:hint="cs"/>
          <w:rtl/>
        </w:rPr>
        <w:t xml:space="preserve">הו </w:t>
      </w:r>
      <w:r w:rsidR="00913053">
        <w:rPr>
          <w:rFonts w:hint="cs"/>
          <w:rtl/>
        </w:rPr>
        <w:t xml:space="preserve">ומהו </w:t>
      </w:r>
      <w:r>
        <w:rPr>
          <w:rFonts w:hint="cs"/>
          <w:rtl/>
        </w:rPr>
        <w:t>אלכס</w:t>
      </w:r>
      <w:r w:rsidR="00215B5F">
        <w:rPr>
          <w:rFonts w:hint="cs"/>
          <w:rtl/>
        </w:rPr>
        <w:t xml:space="preserve"> דנן</w:t>
      </w:r>
      <w:r>
        <w:rPr>
          <w:rFonts w:hint="cs"/>
          <w:rtl/>
        </w:rPr>
        <w:t>?</w:t>
      </w:r>
    </w:p>
    <w:p w14:paraId="4C457605" w14:textId="77777777" w:rsidR="007F0121" w:rsidRDefault="007F0121" w:rsidP="007F0121">
      <w:pPr>
        <w:rPr>
          <w:rtl/>
        </w:rPr>
      </w:pPr>
      <w:r>
        <w:rPr>
          <w:rFonts w:hint="cs"/>
          <w:rtl/>
        </w:rPr>
        <w:t>"אני הבן הרגיל."</w:t>
      </w:r>
    </w:p>
    <w:p w14:paraId="1FCD6C45" w14:textId="1A0B1155" w:rsidR="00CE6DFD" w:rsidRDefault="00CE6DFD" w:rsidP="00E24E92">
      <w:pPr>
        <w:rPr>
          <w:rtl/>
        </w:rPr>
      </w:pPr>
      <w:r>
        <w:rPr>
          <w:rFonts w:hint="cs"/>
          <w:rtl/>
        </w:rPr>
        <w:t>"ומה בדבר סיום הבגרות?" התעניינה אשת השליח</w:t>
      </w:r>
      <w:r w:rsidR="00022B68">
        <w:rPr>
          <w:rFonts w:hint="cs"/>
          <w:rtl/>
        </w:rPr>
        <w:t xml:space="preserve"> בנימוס</w:t>
      </w:r>
      <w:r>
        <w:rPr>
          <w:rFonts w:hint="cs"/>
          <w:rtl/>
        </w:rPr>
        <w:t>.</w:t>
      </w:r>
    </w:p>
    <w:p w14:paraId="26BF4D5D" w14:textId="3F2185A0" w:rsidR="00CE6DFD" w:rsidRDefault="00CE6DFD" w:rsidP="007F514B">
      <w:pPr>
        <w:rPr>
          <w:rtl/>
        </w:rPr>
      </w:pPr>
      <w:r>
        <w:rPr>
          <w:rFonts w:hint="cs"/>
          <w:rtl/>
        </w:rPr>
        <w:t>"הוא בי</w:t>
      </w:r>
      <w:r w:rsidR="007F514B">
        <w:rPr>
          <w:rFonts w:hint="cs"/>
          <w:rtl/>
        </w:rPr>
        <w:t>ן כה ו</w:t>
      </w:r>
      <w:r>
        <w:rPr>
          <w:rFonts w:hint="cs"/>
          <w:rtl/>
        </w:rPr>
        <w:t>כה לא תלמיד מ</w:t>
      </w:r>
      <w:r w:rsidR="00A22022">
        <w:rPr>
          <w:rFonts w:hint="cs"/>
          <w:rtl/>
        </w:rPr>
        <w:t>בריק</w:t>
      </w:r>
      <w:r>
        <w:rPr>
          <w:rFonts w:hint="cs"/>
          <w:rtl/>
        </w:rPr>
        <w:t xml:space="preserve"> במיוחד," אימו </w:t>
      </w:r>
      <w:r w:rsidR="00E24E92">
        <w:rPr>
          <w:rFonts w:hint="cs"/>
          <w:rtl/>
        </w:rPr>
        <w:t>ה</w:t>
      </w:r>
      <w:r w:rsidR="00A22022">
        <w:rPr>
          <w:rFonts w:hint="cs"/>
          <w:rtl/>
        </w:rPr>
        <w:t>תנצל</w:t>
      </w:r>
      <w:r w:rsidR="00E24E92">
        <w:rPr>
          <w:rFonts w:hint="cs"/>
          <w:rtl/>
        </w:rPr>
        <w:t>ה</w:t>
      </w:r>
      <w:r>
        <w:rPr>
          <w:rFonts w:hint="cs"/>
          <w:rtl/>
        </w:rPr>
        <w:t xml:space="preserve">, "זה </w:t>
      </w:r>
      <w:r w:rsidR="007F514B">
        <w:rPr>
          <w:rFonts w:hint="cs"/>
          <w:rtl/>
        </w:rPr>
        <w:t xml:space="preserve">ממש </w:t>
      </w:r>
      <w:r>
        <w:rPr>
          <w:rFonts w:hint="cs"/>
          <w:rtl/>
        </w:rPr>
        <w:t>לא משנה במקרה שלו."</w:t>
      </w:r>
    </w:p>
    <w:p w14:paraId="1407A867" w14:textId="77777777" w:rsidR="00CB1838" w:rsidRDefault="00AB77E3" w:rsidP="003F7E9A">
      <w:pPr>
        <w:rPr>
          <w:rtl/>
        </w:rPr>
      </w:pPr>
      <w:r>
        <w:rPr>
          <w:rFonts w:hint="cs"/>
          <w:rtl/>
        </w:rPr>
        <w:lastRenderedPageBreak/>
        <w:t>[</w:t>
      </w:r>
      <w:r w:rsidR="00CB1838">
        <w:rPr>
          <w:rFonts w:hint="cs"/>
          <w:rtl/>
        </w:rPr>
        <w:t>סאקורה עד</w:t>
      </w:r>
      <w:r w:rsidR="009B364D">
        <w:rPr>
          <w:rFonts w:hint="cs"/>
          <w:rtl/>
        </w:rPr>
        <w:t>יין לא התקשרה ואלכס החל לאבד מ</w:t>
      </w:r>
      <w:r w:rsidR="00CB1838">
        <w:rPr>
          <w:rFonts w:hint="cs"/>
          <w:rtl/>
        </w:rPr>
        <w:t>שלוות-רוחו.</w:t>
      </w:r>
      <w:r>
        <w:rPr>
          <w:rFonts w:hint="cs"/>
          <w:rtl/>
        </w:rPr>
        <w:t>]</w:t>
      </w:r>
    </w:p>
    <w:p w14:paraId="04D43311" w14:textId="77777777" w:rsidR="00CF310A" w:rsidRPr="00CD067C" w:rsidRDefault="00CF310A" w:rsidP="00250000">
      <w:pPr>
        <w:rPr>
          <w:rtl/>
        </w:rPr>
      </w:pPr>
      <w:r>
        <w:rPr>
          <w:rFonts w:hint="cs"/>
          <w:rtl/>
        </w:rPr>
        <w:t xml:space="preserve">[עוד ארץ אפריקאית שתיאו רוצה לבקר בה </w:t>
      </w:r>
      <w:r>
        <w:rPr>
          <w:rtl/>
        </w:rPr>
        <w:t>–</w:t>
      </w:r>
      <w:r>
        <w:rPr>
          <w:rFonts w:hint="cs"/>
          <w:rtl/>
        </w:rPr>
        <w:t xml:space="preserve"> זנזיבר.]</w:t>
      </w:r>
    </w:p>
    <w:p w14:paraId="5BB7B6C4" w14:textId="7C8E2800" w:rsidR="00A133DA" w:rsidRDefault="004627AB" w:rsidP="00A133DA">
      <w:pPr>
        <w:rPr>
          <w:rtl/>
        </w:rPr>
      </w:pPr>
      <w:r w:rsidRPr="00CD067C">
        <w:rPr>
          <w:rFonts w:hint="cs"/>
          <w:rtl/>
        </w:rPr>
        <w:t>"</w:t>
      </w:r>
      <w:r w:rsidR="00AB77E3">
        <w:rPr>
          <w:rFonts w:hint="cs"/>
          <w:rtl/>
        </w:rPr>
        <w:t>זה לא משנה במקרה</w:t>
      </w:r>
      <w:r w:rsidR="0013587D">
        <w:rPr>
          <w:rFonts w:hint="cs"/>
          <w:rtl/>
        </w:rPr>
        <w:t xml:space="preserve"> שלי</w:t>
      </w:r>
      <w:r w:rsidR="00AB77E3">
        <w:rPr>
          <w:rFonts w:hint="cs"/>
          <w:rtl/>
        </w:rPr>
        <w:t xml:space="preserve">, כי </w:t>
      </w:r>
      <w:r w:rsidRPr="00CD067C">
        <w:rPr>
          <w:rFonts w:hint="cs"/>
          <w:rtl/>
        </w:rPr>
        <w:t xml:space="preserve">אני אסע למדגסקר, או לטרינידד." </w:t>
      </w:r>
      <w:r w:rsidRPr="00CD067C">
        <w:rPr>
          <w:rtl/>
        </w:rPr>
        <w:t>אלכס משך בח</w:t>
      </w:r>
      <w:r w:rsidR="00FA49CC">
        <w:rPr>
          <w:rFonts w:hint="cs"/>
          <w:rtl/>
        </w:rPr>
        <w:t>ו</w:t>
      </w:r>
      <w:r w:rsidRPr="00CD067C">
        <w:rPr>
          <w:rtl/>
        </w:rPr>
        <w:t xml:space="preserve">זקה באפו. זאת </w:t>
      </w:r>
      <w:r w:rsidR="001C5A04">
        <w:rPr>
          <w:rtl/>
        </w:rPr>
        <w:t>הייתה</w:t>
      </w:r>
      <w:r w:rsidRPr="00CD067C">
        <w:rPr>
          <w:rtl/>
        </w:rPr>
        <w:t xml:space="preserve"> מחווה דרמטית עבור נער בגילו</w:t>
      </w:r>
      <w:r w:rsidR="00FA49CC">
        <w:rPr>
          <w:rFonts w:hint="cs"/>
          <w:rtl/>
        </w:rPr>
        <w:t>,</w:t>
      </w:r>
      <w:r w:rsidRPr="00CD067C">
        <w:rPr>
          <w:rtl/>
        </w:rPr>
        <w:t xml:space="preserve"> אבל א</w:t>
      </w:r>
      <w:r w:rsidRPr="00CD067C">
        <w:rPr>
          <w:rFonts w:hint="cs"/>
          <w:rtl/>
        </w:rPr>
        <w:t>יש</w:t>
      </w:r>
      <w:r w:rsidRPr="00CD067C">
        <w:rPr>
          <w:rtl/>
        </w:rPr>
        <w:t xml:space="preserve"> לא </w:t>
      </w:r>
      <w:r w:rsidR="001D478E">
        <w:rPr>
          <w:rFonts w:hint="cs"/>
          <w:rtl/>
        </w:rPr>
        <w:t>ה</w:t>
      </w:r>
      <w:r w:rsidR="001D478E" w:rsidRPr="001D478E">
        <w:rPr>
          <w:rFonts w:cs="Times New Roman"/>
          <w:rtl/>
        </w:rPr>
        <w:t>תרשם</w:t>
      </w:r>
      <w:r w:rsidRPr="00CD067C">
        <w:rPr>
          <w:rtl/>
        </w:rPr>
        <w:t xml:space="preserve">. </w:t>
      </w:r>
    </w:p>
    <w:p w14:paraId="31EB61C2" w14:textId="076F20FF" w:rsidR="00206B7A" w:rsidRPr="00CD067C" w:rsidRDefault="00206B7A" w:rsidP="00754B36">
      <w:pPr>
        <w:rPr>
          <w:rtl/>
        </w:rPr>
      </w:pPr>
      <w:r>
        <w:rPr>
          <w:rFonts w:hint="cs"/>
          <w:rtl/>
        </w:rPr>
        <w:t xml:space="preserve">הוא אכל </w:t>
      </w:r>
      <w:r w:rsidR="00FA49CC">
        <w:rPr>
          <w:rFonts w:hint="cs"/>
          <w:rtl/>
        </w:rPr>
        <w:t>ליצ'י</w:t>
      </w:r>
      <w:r>
        <w:rPr>
          <w:rFonts w:hint="cs"/>
          <w:rtl/>
        </w:rPr>
        <w:t xml:space="preserve"> ואז</w:t>
      </w:r>
      <w:r w:rsidR="00EB090E">
        <w:rPr>
          <w:rFonts w:hint="cs"/>
          <w:rtl/>
        </w:rPr>
        <w:t>,</w:t>
      </w:r>
      <w:r>
        <w:rPr>
          <w:rFonts w:hint="cs"/>
          <w:rtl/>
        </w:rPr>
        <w:t xml:space="preserve"> </w:t>
      </w:r>
      <w:r w:rsidR="00EB090E">
        <w:rPr>
          <w:rFonts w:hint="cs"/>
          <w:rtl/>
        </w:rPr>
        <w:t xml:space="preserve">כשנזכר שדבר לא בא אל פיו מאז </w:t>
      </w:r>
      <w:r w:rsidR="00685E2E" w:rsidRPr="00685E2E">
        <w:rPr>
          <w:rFonts w:cs="Times New Roman"/>
          <w:rtl/>
        </w:rPr>
        <w:t>יום האתמול</w:t>
      </w:r>
      <w:r w:rsidR="00EB090E">
        <w:rPr>
          <w:rFonts w:hint="cs"/>
          <w:rtl/>
        </w:rPr>
        <w:t xml:space="preserve">, אכל </w:t>
      </w:r>
      <w:r>
        <w:rPr>
          <w:rFonts w:hint="cs"/>
          <w:rtl/>
        </w:rPr>
        <w:t xml:space="preserve">עוד אחד. </w:t>
      </w:r>
      <w:r w:rsidRPr="00CD067C">
        <w:rPr>
          <w:rtl/>
        </w:rPr>
        <w:t xml:space="preserve">סקרנות </w:t>
      </w:r>
      <w:r w:rsidRPr="00CD067C">
        <w:rPr>
          <w:rFonts w:hint="cs"/>
          <w:rtl/>
        </w:rPr>
        <w:t>בלתי נשלטת</w:t>
      </w:r>
      <w:r w:rsidRPr="00206B7A">
        <w:rPr>
          <w:rFonts w:hint="cs"/>
          <w:rtl/>
        </w:rPr>
        <w:t xml:space="preserve"> </w:t>
      </w:r>
      <w:r>
        <w:rPr>
          <w:rFonts w:hint="cs"/>
          <w:rtl/>
        </w:rPr>
        <w:t>התעוררה ב</w:t>
      </w:r>
      <w:r w:rsidR="009F130B">
        <w:rPr>
          <w:rFonts w:hint="cs"/>
          <w:rtl/>
        </w:rPr>
        <w:t>קרבו</w:t>
      </w:r>
      <w:r w:rsidRPr="00CD067C">
        <w:rPr>
          <w:rFonts w:hint="cs"/>
          <w:rtl/>
        </w:rPr>
        <w:t xml:space="preserve"> </w:t>
      </w:r>
      <w:r w:rsidRPr="00CD067C">
        <w:rPr>
          <w:rtl/>
        </w:rPr>
        <w:t>לגבי ג</w:t>
      </w:r>
      <w:r w:rsidR="00FA49CC">
        <w:rPr>
          <w:rFonts w:hint="cs"/>
          <w:rtl/>
        </w:rPr>
        <w:t>ל</w:t>
      </w:r>
      <w:r w:rsidRPr="00CD067C">
        <w:rPr>
          <w:rtl/>
        </w:rPr>
        <w:t>עין ה</w:t>
      </w:r>
      <w:r w:rsidR="00FA49CC">
        <w:rPr>
          <w:rFonts w:hint="cs"/>
          <w:rtl/>
        </w:rPr>
        <w:t>ליצ'י</w:t>
      </w:r>
      <w:r>
        <w:rPr>
          <w:rtl/>
        </w:rPr>
        <w:t>. הג</w:t>
      </w:r>
      <w:r w:rsidR="00FA49CC">
        <w:rPr>
          <w:rFonts w:hint="cs"/>
          <w:rtl/>
        </w:rPr>
        <w:t>ל</w:t>
      </w:r>
      <w:r>
        <w:rPr>
          <w:rtl/>
        </w:rPr>
        <w:t>עין היה קשה ו</w:t>
      </w:r>
      <w:r>
        <w:rPr>
          <w:rFonts w:hint="cs"/>
          <w:rtl/>
        </w:rPr>
        <w:t>לא ניתן</w:t>
      </w:r>
      <w:r>
        <w:rPr>
          <w:rtl/>
        </w:rPr>
        <w:t xml:space="preserve"> </w:t>
      </w:r>
      <w:r w:rsidRPr="00CD067C">
        <w:rPr>
          <w:rtl/>
        </w:rPr>
        <w:t>לפ</w:t>
      </w:r>
      <w:r>
        <w:rPr>
          <w:rFonts w:hint="cs"/>
          <w:rtl/>
        </w:rPr>
        <w:t>י</w:t>
      </w:r>
      <w:r w:rsidRPr="00CD067C">
        <w:rPr>
          <w:rtl/>
        </w:rPr>
        <w:t>צ</w:t>
      </w:r>
      <w:r>
        <w:rPr>
          <w:rFonts w:hint="cs"/>
          <w:rtl/>
        </w:rPr>
        <w:t>ו</w:t>
      </w:r>
      <w:r w:rsidRPr="00CD067C">
        <w:rPr>
          <w:rtl/>
        </w:rPr>
        <w:t>ח בשיניים, אלא רק אולי ב</w:t>
      </w:r>
      <w:r>
        <w:rPr>
          <w:rFonts w:hint="cs"/>
          <w:rtl/>
        </w:rPr>
        <w:t>עזרת ה</w:t>
      </w:r>
      <w:r w:rsidRPr="00CD067C">
        <w:rPr>
          <w:rtl/>
        </w:rPr>
        <w:t xml:space="preserve">סכין </w:t>
      </w:r>
      <w:r>
        <w:rPr>
          <w:rFonts w:hint="cs"/>
          <w:rtl/>
        </w:rPr>
        <w:t>ה</w:t>
      </w:r>
      <w:r w:rsidRPr="00CD067C">
        <w:rPr>
          <w:rtl/>
        </w:rPr>
        <w:t>חדה</w:t>
      </w:r>
      <w:r>
        <w:rPr>
          <w:rFonts w:hint="cs"/>
          <w:rtl/>
        </w:rPr>
        <w:t xml:space="preserve"> מקערת הפירות</w:t>
      </w:r>
      <w:r>
        <w:rPr>
          <w:rtl/>
        </w:rPr>
        <w:t>. אלכס חתך וחת</w:t>
      </w:r>
      <w:r>
        <w:rPr>
          <w:rFonts w:hint="cs"/>
          <w:rtl/>
        </w:rPr>
        <w:t>ך</w:t>
      </w:r>
      <w:r w:rsidR="00215B5F">
        <w:rPr>
          <w:rFonts w:hint="cs"/>
          <w:rtl/>
        </w:rPr>
        <w:t>.</w:t>
      </w:r>
      <w:r w:rsidRPr="00CD067C">
        <w:rPr>
          <w:rtl/>
        </w:rPr>
        <w:t xml:space="preserve"> ברגע של היסח הדעת החליקה</w:t>
      </w:r>
      <w:r w:rsidR="001D478E" w:rsidRPr="001D478E">
        <w:rPr>
          <w:rtl/>
        </w:rPr>
        <w:t xml:space="preserve"> </w:t>
      </w:r>
      <w:r w:rsidR="001D478E" w:rsidRPr="00CD067C">
        <w:rPr>
          <w:rtl/>
        </w:rPr>
        <w:t>הסכין</w:t>
      </w:r>
      <w:r w:rsidRPr="00CD067C">
        <w:rPr>
          <w:rtl/>
        </w:rPr>
        <w:t xml:space="preserve"> וחדרה עמוק לא</w:t>
      </w:r>
      <w:r>
        <w:rPr>
          <w:rFonts w:hint="cs"/>
          <w:rtl/>
        </w:rPr>
        <w:t>גודלו</w:t>
      </w:r>
      <w:r w:rsidRPr="00CD067C">
        <w:rPr>
          <w:rtl/>
        </w:rPr>
        <w:t xml:space="preserve">, כמעט עד העצם. </w:t>
      </w:r>
    </w:p>
    <w:p w14:paraId="652B1D53" w14:textId="56A0342B" w:rsidR="001D478E" w:rsidRDefault="00206B7A" w:rsidP="000E68B4">
      <w:pPr>
        <w:rPr>
          <w:rtl/>
        </w:rPr>
      </w:pPr>
      <w:r w:rsidRPr="00CD067C">
        <w:rPr>
          <w:rtl/>
        </w:rPr>
        <w:t xml:space="preserve">היד שלו ומייד </w:t>
      </w:r>
      <w:r w:rsidR="0013587D">
        <w:rPr>
          <w:rFonts w:hint="cs"/>
          <w:rtl/>
        </w:rPr>
        <w:t xml:space="preserve">לאחריה </w:t>
      </w:r>
      <w:r w:rsidRPr="00CD067C">
        <w:rPr>
          <w:rtl/>
        </w:rPr>
        <w:t xml:space="preserve">צלחת </w:t>
      </w:r>
      <w:r w:rsidR="001D478E" w:rsidRPr="001D478E">
        <w:rPr>
          <w:rFonts w:cs="Times New Roman"/>
          <w:rtl/>
        </w:rPr>
        <w:t xml:space="preserve">ההגשה </w:t>
      </w:r>
      <w:r w:rsidRPr="00CD067C">
        <w:rPr>
          <w:rtl/>
        </w:rPr>
        <w:t xml:space="preserve">התכסו דם. הוא רץ למטבח </w:t>
      </w:r>
      <w:r w:rsidR="00E24E92">
        <w:rPr>
          <w:rFonts w:hint="cs"/>
          <w:rtl/>
        </w:rPr>
        <w:t>ו</w:t>
      </w:r>
      <w:r w:rsidRPr="00CD067C">
        <w:rPr>
          <w:rtl/>
        </w:rPr>
        <w:t>תחב את אצבע</w:t>
      </w:r>
      <w:r>
        <w:rPr>
          <w:rFonts w:hint="cs"/>
          <w:rtl/>
        </w:rPr>
        <w:t>ו</w:t>
      </w:r>
      <w:r w:rsidRPr="00CD067C">
        <w:rPr>
          <w:rtl/>
        </w:rPr>
        <w:t xml:space="preserve"> מתחת לזרם מים קרים. </w:t>
      </w:r>
      <w:r w:rsidR="00864FFB" w:rsidRPr="00CD067C">
        <w:rPr>
          <w:rtl/>
        </w:rPr>
        <w:t xml:space="preserve">לא תיאמן </w:t>
      </w:r>
      <w:r w:rsidRPr="00CD067C">
        <w:rPr>
          <w:rtl/>
        </w:rPr>
        <w:t>כמות הדם שנשפ</w:t>
      </w:r>
      <w:r w:rsidR="00EB090E">
        <w:rPr>
          <w:rFonts w:hint="cs"/>
          <w:rtl/>
        </w:rPr>
        <w:t>כה</w:t>
      </w:r>
      <w:r w:rsidR="00864FFB">
        <w:rPr>
          <w:rFonts w:hint="cs"/>
          <w:rtl/>
        </w:rPr>
        <w:t xml:space="preserve"> שם</w:t>
      </w:r>
      <w:r w:rsidRPr="00CD067C">
        <w:rPr>
          <w:rtl/>
        </w:rPr>
        <w:t xml:space="preserve">, </w:t>
      </w:r>
      <w:r>
        <w:rPr>
          <w:rFonts w:hint="cs"/>
          <w:rtl/>
        </w:rPr>
        <w:t>ובכל זאת</w:t>
      </w:r>
      <w:r w:rsidRPr="00CD067C">
        <w:rPr>
          <w:rtl/>
        </w:rPr>
        <w:t xml:space="preserve"> א</w:t>
      </w:r>
      <w:r w:rsidR="00864FFB">
        <w:rPr>
          <w:rFonts w:hint="cs"/>
          <w:rtl/>
        </w:rPr>
        <w:t>יש</w:t>
      </w:r>
      <w:r w:rsidRPr="00CD067C">
        <w:rPr>
          <w:rtl/>
        </w:rPr>
        <w:t xml:space="preserve"> לא </w:t>
      </w:r>
      <w:r>
        <w:rPr>
          <w:rtl/>
        </w:rPr>
        <w:t>ניגש אליו</w:t>
      </w:r>
      <w:r w:rsidRPr="00CD067C">
        <w:rPr>
          <w:rtl/>
        </w:rPr>
        <w:t xml:space="preserve">. </w:t>
      </w:r>
      <w:r>
        <w:rPr>
          <w:rFonts w:hint="cs"/>
          <w:rtl/>
        </w:rPr>
        <w:t>ברונו לא התחכך ברגלו, לא עט עליו בלשון משתלשלת ב</w:t>
      </w:r>
      <w:r w:rsidR="00864FFB">
        <w:rPr>
          <w:rFonts w:hint="cs"/>
          <w:rtl/>
        </w:rPr>
        <w:t>עיניים נוצצות</w:t>
      </w:r>
      <w:r w:rsidR="00EB090E">
        <w:rPr>
          <w:rFonts w:hint="cs"/>
          <w:rtl/>
        </w:rPr>
        <w:t>,</w:t>
      </w:r>
      <w:r w:rsidR="00864FFB">
        <w:rPr>
          <w:rFonts w:hint="cs"/>
          <w:rtl/>
        </w:rPr>
        <w:t xml:space="preserve"> ואלכס לא הבין </w:t>
      </w:r>
      <w:r w:rsidR="00177515">
        <w:rPr>
          <w:rFonts w:hint="cs"/>
          <w:rtl/>
        </w:rPr>
        <w:t>שמ</w:t>
      </w:r>
      <w:r w:rsidR="00FB757A">
        <w:rPr>
          <w:rFonts w:hint="cs"/>
          <w:rtl/>
        </w:rPr>
        <w:t>תוכ</w:t>
      </w:r>
      <w:r w:rsidR="00177515">
        <w:rPr>
          <w:rFonts w:hint="cs"/>
          <w:rtl/>
        </w:rPr>
        <w:t>ו</w:t>
      </w:r>
      <w:r>
        <w:rPr>
          <w:rFonts w:hint="cs"/>
          <w:rtl/>
        </w:rPr>
        <w:t xml:space="preserve"> בקעו ההתנשמויות העמוקות, הלחות. מחלון המטבח נשקפה המדרגה </w:t>
      </w:r>
      <w:r w:rsidR="001D478E" w:rsidRPr="001D478E">
        <w:rPr>
          <w:rFonts w:cs="Times New Roman"/>
          <w:rtl/>
        </w:rPr>
        <w:t xml:space="preserve">המובילה </w:t>
      </w:r>
      <w:r w:rsidR="00177515">
        <w:rPr>
          <w:rFonts w:hint="cs"/>
          <w:rtl/>
        </w:rPr>
        <w:t>ל</w:t>
      </w:r>
      <w:r>
        <w:rPr>
          <w:rFonts w:hint="cs"/>
          <w:rtl/>
        </w:rPr>
        <w:t>גינה</w:t>
      </w:r>
      <w:r w:rsidR="000C25EB">
        <w:rPr>
          <w:rFonts w:hint="cs"/>
          <w:rtl/>
        </w:rPr>
        <w:t xml:space="preserve"> הקדמית</w:t>
      </w:r>
      <w:r>
        <w:rPr>
          <w:rFonts w:hint="cs"/>
          <w:rtl/>
        </w:rPr>
        <w:t xml:space="preserve">, שברונו לא העז לרדת בה בעודו </w:t>
      </w:r>
      <w:r w:rsidR="000E68B4">
        <w:rPr>
          <w:rFonts w:hint="cs"/>
          <w:rtl/>
        </w:rPr>
        <w:t xml:space="preserve">גור. הוא היה מגיע עד אליה בריצה </w:t>
      </w:r>
      <w:r>
        <w:rPr>
          <w:rFonts w:hint="cs"/>
          <w:rtl/>
        </w:rPr>
        <w:t>מרושלת</w:t>
      </w:r>
      <w:r w:rsidR="000C25EB">
        <w:rPr>
          <w:rFonts w:hint="cs"/>
          <w:rtl/>
        </w:rPr>
        <w:t xml:space="preserve"> </w:t>
      </w:r>
      <w:r w:rsidR="000E68B4">
        <w:rPr>
          <w:rFonts w:hint="cs"/>
          <w:rtl/>
        </w:rPr>
        <w:t>[</w:t>
      </w:r>
      <w:r w:rsidR="000C25EB">
        <w:rPr>
          <w:rFonts w:hint="cs"/>
          <w:rtl/>
        </w:rPr>
        <w:t xml:space="preserve">בלתי מיומנת / בוסרית / חסרת </w:t>
      </w:r>
      <w:r w:rsidR="004D7433">
        <w:rPr>
          <w:rFonts w:hint="cs"/>
          <w:rtl/>
        </w:rPr>
        <w:t>ניסיון</w:t>
      </w:r>
      <w:r w:rsidR="000E68B4">
        <w:rPr>
          <w:rFonts w:hint="cs"/>
          <w:rtl/>
        </w:rPr>
        <w:t>]</w:t>
      </w:r>
      <w:r w:rsidR="000C25EB">
        <w:rPr>
          <w:rFonts w:hint="cs"/>
          <w:rtl/>
        </w:rPr>
        <w:t xml:space="preserve"> </w:t>
      </w:r>
      <w:r w:rsidR="0013587D">
        <w:rPr>
          <w:rFonts w:hint="cs"/>
          <w:rtl/>
        </w:rPr>
        <w:t>ו</w:t>
      </w:r>
      <w:r w:rsidR="000C25EB">
        <w:rPr>
          <w:rFonts w:hint="cs"/>
          <w:rtl/>
        </w:rPr>
        <w:t>נלהבת</w:t>
      </w:r>
      <w:r>
        <w:rPr>
          <w:rFonts w:hint="cs"/>
          <w:rtl/>
        </w:rPr>
        <w:t xml:space="preserve"> ו</w:t>
      </w:r>
      <w:r w:rsidR="00A22022">
        <w:rPr>
          <w:rFonts w:hint="cs"/>
          <w:rtl/>
        </w:rPr>
        <w:t>ב</w:t>
      </w:r>
      <w:r>
        <w:rPr>
          <w:rFonts w:hint="cs"/>
          <w:rtl/>
        </w:rPr>
        <w:t xml:space="preserve">כשכוש זנב, ושם נעצר. </w:t>
      </w:r>
      <w:r w:rsidR="00177515">
        <w:rPr>
          <w:rFonts w:hint="cs"/>
          <w:rtl/>
        </w:rPr>
        <w:t>"</w:t>
      </w:r>
      <w:r>
        <w:rPr>
          <w:rFonts w:hint="cs"/>
          <w:rtl/>
        </w:rPr>
        <w:t>בוא ברונו בוא, ילד טוב</w:t>
      </w:r>
      <w:r w:rsidR="00177515">
        <w:rPr>
          <w:rFonts w:hint="cs"/>
          <w:rtl/>
        </w:rPr>
        <w:t>,"</w:t>
      </w:r>
      <w:r>
        <w:rPr>
          <w:rFonts w:hint="cs"/>
          <w:rtl/>
        </w:rPr>
        <w:t xml:space="preserve"> א</w:t>
      </w:r>
      <w:r w:rsidR="00A22022">
        <w:rPr>
          <w:rFonts w:hint="cs"/>
          <w:rtl/>
        </w:rPr>
        <w:t>לכס</w:t>
      </w:r>
      <w:r>
        <w:rPr>
          <w:rFonts w:hint="cs"/>
          <w:rtl/>
        </w:rPr>
        <w:t xml:space="preserve"> היה קורא אליו וברונו היה מביט בו מהוסס, משפיל עיניו למדר</w:t>
      </w:r>
      <w:r w:rsidR="00864FFB">
        <w:rPr>
          <w:rFonts w:hint="cs"/>
          <w:rtl/>
        </w:rPr>
        <w:t>גה, נסוג ומתקרב אב</w:t>
      </w:r>
      <w:r>
        <w:rPr>
          <w:rFonts w:hint="cs"/>
          <w:rtl/>
        </w:rPr>
        <w:t xml:space="preserve">ל לא מעז. </w:t>
      </w:r>
      <w:r w:rsidR="001D478E">
        <w:rPr>
          <w:rFonts w:hint="cs"/>
          <w:rtl/>
        </w:rPr>
        <w:t>"</w:t>
      </w:r>
      <w:r>
        <w:rPr>
          <w:rFonts w:hint="cs"/>
          <w:rtl/>
        </w:rPr>
        <w:t>איזה שם מגוחך לכלב,</w:t>
      </w:r>
      <w:r w:rsidR="001D478E">
        <w:rPr>
          <w:rFonts w:hint="cs"/>
          <w:rtl/>
        </w:rPr>
        <w:t>"</w:t>
      </w:r>
      <w:r>
        <w:rPr>
          <w:rFonts w:hint="cs"/>
          <w:rtl/>
        </w:rPr>
        <w:t xml:space="preserve"> </w:t>
      </w:r>
      <w:r w:rsidR="00827B50">
        <w:rPr>
          <w:rFonts w:hint="cs"/>
          <w:rtl/>
        </w:rPr>
        <w:t xml:space="preserve">חרץ </w:t>
      </w:r>
      <w:r w:rsidR="0013587D">
        <w:rPr>
          <w:rFonts w:hint="cs"/>
          <w:rtl/>
        </w:rPr>
        <w:t xml:space="preserve">ילדם של השכנים החדשים את </w:t>
      </w:r>
      <w:r>
        <w:rPr>
          <w:rFonts w:hint="cs"/>
          <w:rtl/>
        </w:rPr>
        <w:t>דעתו</w:t>
      </w:r>
      <w:r w:rsidR="0013587D">
        <w:rPr>
          <w:rFonts w:hint="cs"/>
          <w:rtl/>
        </w:rPr>
        <w:t>.</w:t>
      </w:r>
      <w:r>
        <w:rPr>
          <w:rFonts w:hint="cs"/>
          <w:rtl/>
        </w:rPr>
        <w:t xml:space="preserve"> </w:t>
      </w:r>
      <w:r w:rsidR="0013587D">
        <w:rPr>
          <w:rFonts w:hint="cs"/>
          <w:rtl/>
        </w:rPr>
        <w:t xml:space="preserve">היה </w:t>
      </w:r>
      <w:r w:rsidR="0044722A">
        <w:rPr>
          <w:rFonts w:hint="cs"/>
          <w:rtl/>
        </w:rPr>
        <w:t xml:space="preserve">זה </w:t>
      </w:r>
      <w:r w:rsidR="000C25EB">
        <w:rPr>
          <w:rFonts w:hint="cs"/>
          <w:rtl/>
        </w:rPr>
        <w:t>אותו יוג'ין</w:t>
      </w:r>
      <w:r>
        <w:rPr>
          <w:rFonts w:hint="cs"/>
          <w:rtl/>
        </w:rPr>
        <w:t xml:space="preserve"> שברבות הימים </w:t>
      </w:r>
      <w:r w:rsidR="00864FFB">
        <w:rPr>
          <w:rFonts w:hint="cs"/>
          <w:rtl/>
        </w:rPr>
        <w:t>ירש מאלכס אלבומי</w:t>
      </w:r>
      <w:r w:rsidR="00FA49CC">
        <w:rPr>
          <w:rFonts w:hint="cs"/>
          <w:rtl/>
        </w:rPr>
        <w:t xml:space="preserve"> </w:t>
      </w:r>
      <w:r w:rsidR="00864FFB">
        <w:rPr>
          <w:rFonts w:hint="cs"/>
          <w:rtl/>
        </w:rPr>
        <w:t xml:space="preserve">מדבקות </w:t>
      </w:r>
      <w:r w:rsidR="000C25EB">
        <w:rPr>
          <w:rFonts w:hint="cs"/>
          <w:rtl/>
        </w:rPr>
        <w:t>יקרי ערך</w:t>
      </w:r>
      <w:r w:rsidR="00FA49CC">
        <w:rPr>
          <w:rFonts w:hint="cs"/>
          <w:rtl/>
        </w:rPr>
        <w:t>.</w:t>
      </w:r>
      <w:r>
        <w:rPr>
          <w:rFonts w:hint="cs"/>
          <w:rtl/>
        </w:rPr>
        <w:t xml:space="preserve"> </w:t>
      </w:r>
      <w:r w:rsidR="001D478E">
        <w:rPr>
          <w:rFonts w:hint="cs"/>
          <w:rtl/>
        </w:rPr>
        <w:t>"</w:t>
      </w:r>
      <w:r>
        <w:rPr>
          <w:rFonts w:hint="cs"/>
          <w:rtl/>
        </w:rPr>
        <w:t>לכלבים אין שמיעה כמו שלנו, הם זקוקים לצליל סססס בשם שלהם, אחרת לא יגיבו באופן משביע רצון להוראות.</w:t>
      </w:r>
      <w:r w:rsidR="001D478E" w:rsidRPr="001D478E">
        <w:rPr>
          <w:rtl/>
        </w:rPr>
        <w:t xml:space="preserve"> </w:t>
      </w:r>
      <w:r w:rsidR="001D478E" w:rsidRPr="001D478E">
        <w:rPr>
          <w:rFonts w:cs="Times New Roman"/>
          <w:rtl/>
        </w:rPr>
        <w:t>אפשר גם פפפפ</w:t>
      </w:r>
      <w:r w:rsidR="001D478E">
        <w:rPr>
          <w:rFonts w:cs="Times New Roman" w:hint="cs"/>
          <w:rtl/>
        </w:rPr>
        <w:t>.</w:t>
      </w:r>
      <w:r w:rsidR="001D478E">
        <w:rPr>
          <w:rFonts w:hint="cs"/>
          <w:rtl/>
        </w:rPr>
        <w:t>"</w:t>
      </w:r>
      <w:r>
        <w:rPr>
          <w:rFonts w:hint="cs"/>
          <w:rtl/>
        </w:rPr>
        <w:t xml:space="preserve"> </w:t>
      </w:r>
    </w:p>
    <w:p w14:paraId="03BEB8C8" w14:textId="5AFE493C" w:rsidR="001D478E" w:rsidRDefault="001D478E" w:rsidP="000E68B4">
      <w:pPr>
        <w:rPr>
          <w:rtl/>
        </w:rPr>
      </w:pPr>
      <w:r w:rsidRPr="001D478E">
        <w:rPr>
          <w:rFonts w:cs="Times New Roman"/>
          <w:rtl/>
        </w:rPr>
        <w:t>כבר מזמן לא העלה על ליבו את</w:t>
      </w:r>
      <w:r w:rsidR="0044722A" w:rsidRPr="0044722A">
        <w:rPr>
          <w:rFonts w:cs="Times New Roman"/>
          <w:rtl/>
        </w:rPr>
        <w:t xml:space="preserve"> זכרו של</w:t>
      </w:r>
      <w:r w:rsidR="00206B7A">
        <w:rPr>
          <w:rFonts w:hint="cs"/>
          <w:rtl/>
        </w:rPr>
        <w:t xml:space="preserve"> ברונו </w:t>
      </w:r>
      <w:r w:rsidR="00A22022">
        <w:rPr>
          <w:rFonts w:hint="cs"/>
          <w:rtl/>
        </w:rPr>
        <w:t>בשנותיו כ</w:t>
      </w:r>
      <w:r w:rsidR="00206B7A">
        <w:rPr>
          <w:rFonts w:hint="cs"/>
          <w:rtl/>
        </w:rPr>
        <w:t xml:space="preserve">גור, ברונו שלמרות שמו הגיב טוב </w:t>
      </w:r>
      <w:r w:rsidR="00F97A34">
        <w:rPr>
          <w:rFonts w:hint="cs"/>
          <w:rtl/>
        </w:rPr>
        <w:t>כל כך</w:t>
      </w:r>
      <w:r w:rsidR="00206B7A">
        <w:rPr>
          <w:rFonts w:hint="cs"/>
          <w:rtl/>
        </w:rPr>
        <w:t xml:space="preserve"> להוראותיו, גם לאלו שלא ביטא במילים</w:t>
      </w:r>
      <w:r w:rsidR="0044722A">
        <w:rPr>
          <w:rFonts w:hint="cs"/>
          <w:rtl/>
        </w:rPr>
        <w:t>.</w:t>
      </w:r>
      <w:r w:rsidR="00206B7A">
        <w:rPr>
          <w:rFonts w:hint="cs"/>
          <w:rtl/>
        </w:rPr>
        <w:t xml:space="preserve"> אלכס </w:t>
      </w:r>
      <w:r w:rsidR="00206B7A" w:rsidRPr="00CD067C">
        <w:rPr>
          <w:rtl/>
        </w:rPr>
        <w:t>חשש ש</w:t>
      </w:r>
      <w:r w:rsidR="00206B7A">
        <w:rPr>
          <w:rFonts w:hint="cs"/>
          <w:rtl/>
        </w:rPr>
        <w:t>תכף [</w:t>
      </w:r>
      <w:r w:rsidR="00206B7A" w:rsidRPr="00CD067C">
        <w:rPr>
          <w:rtl/>
        </w:rPr>
        <w:t>עוד רגע</w:t>
      </w:r>
      <w:r w:rsidR="00206B7A">
        <w:rPr>
          <w:rFonts w:hint="cs"/>
          <w:rtl/>
        </w:rPr>
        <w:t>]</w:t>
      </w:r>
      <w:r w:rsidR="00206B7A" w:rsidRPr="00CD067C">
        <w:rPr>
          <w:rtl/>
        </w:rPr>
        <w:t xml:space="preserve"> יקרוס וימות מחוסר דם, </w:t>
      </w:r>
      <w:r w:rsidR="00177515">
        <w:rPr>
          <w:rFonts w:hint="cs"/>
          <w:rtl/>
        </w:rPr>
        <w:t>כש</w:t>
      </w:r>
      <w:r w:rsidR="00206B7A" w:rsidRPr="00CD067C">
        <w:rPr>
          <w:rtl/>
        </w:rPr>
        <w:t xml:space="preserve">מארק הופיע בפתח. </w:t>
      </w:r>
    </w:p>
    <w:p w14:paraId="2E12202D" w14:textId="6F4A0294" w:rsidR="00206B7A" w:rsidRPr="00CD067C" w:rsidRDefault="00206B7A" w:rsidP="000E68B4">
      <w:pPr>
        <w:rPr>
          <w:rtl/>
        </w:rPr>
      </w:pPr>
      <w:r w:rsidRPr="00CD067C">
        <w:rPr>
          <w:rtl/>
        </w:rPr>
        <w:t>"</w:t>
      </w:r>
      <w:r w:rsidR="001C5A04">
        <w:rPr>
          <w:rtl/>
        </w:rPr>
        <w:t>אימא</w:t>
      </w:r>
      <w:r w:rsidRPr="00CD067C">
        <w:rPr>
          <w:rtl/>
        </w:rPr>
        <w:t xml:space="preserve"> שואלת למה המים זורמים </w:t>
      </w:r>
      <w:r w:rsidR="00F97A34">
        <w:rPr>
          <w:rtl/>
        </w:rPr>
        <w:t>כל כך</w:t>
      </w:r>
      <w:r w:rsidRPr="00CD067C">
        <w:rPr>
          <w:rtl/>
        </w:rPr>
        <w:t xml:space="preserve"> הרבה זמן."</w:t>
      </w:r>
    </w:p>
    <w:p w14:paraId="086929E1" w14:textId="46C38B40" w:rsidR="00206B7A" w:rsidRPr="00CD067C" w:rsidRDefault="00206B7A" w:rsidP="00206B7A">
      <w:pPr>
        <w:rPr>
          <w:rtl/>
        </w:rPr>
      </w:pPr>
      <w:r w:rsidRPr="00CD067C">
        <w:rPr>
          <w:rtl/>
        </w:rPr>
        <w:t>"נחתכתי עד העצם," אלכס</w:t>
      </w:r>
      <w:r w:rsidR="001D478E">
        <w:rPr>
          <w:rFonts w:hint="cs"/>
          <w:rtl/>
        </w:rPr>
        <w:t xml:space="preserve"> </w:t>
      </w:r>
      <w:r w:rsidR="0013587D">
        <w:rPr>
          <w:rFonts w:hint="cs"/>
          <w:rtl/>
        </w:rPr>
        <w:t>התנשף</w:t>
      </w:r>
      <w:r w:rsidR="00326FF5">
        <w:rPr>
          <w:rFonts w:hint="cs"/>
          <w:rtl/>
        </w:rPr>
        <w:t>. [</w:t>
      </w:r>
      <w:r w:rsidR="000C25EB">
        <w:rPr>
          <w:rFonts w:hint="cs"/>
          <w:rtl/>
        </w:rPr>
        <w:t>"</w:t>
      </w:r>
      <w:r w:rsidR="0013587D">
        <w:rPr>
          <w:rFonts w:hint="cs"/>
          <w:rtl/>
        </w:rPr>
        <w:t>הרטיט</w:t>
      </w:r>
      <w:r w:rsidR="000C25EB">
        <w:rPr>
          <w:rFonts w:hint="cs"/>
          <w:rtl/>
        </w:rPr>
        <w:t xml:space="preserve"> / הודה / נאנק / מחניק בגבורה</w:t>
      </w:r>
      <w:r w:rsidRPr="00CD067C">
        <w:rPr>
          <w:rtl/>
        </w:rPr>
        <w:t xml:space="preserve"> </w:t>
      </w:r>
      <w:r w:rsidR="000C25EB">
        <w:rPr>
          <w:rFonts w:hint="cs"/>
          <w:rtl/>
        </w:rPr>
        <w:t xml:space="preserve">משהו מהמיית לבו וגו' </w:t>
      </w:r>
      <w:r w:rsidR="00326FF5">
        <w:rPr>
          <w:rtl/>
        </w:rPr>
        <w:t>בגבורה</w:t>
      </w:r>
      <w:r w:rsidR="00326FF5">
        <w:rPr>
          <w:rFonts w:hint="cs"/>
          <w:rtl/>
        </w:rPr>
        <w:t>]</w:t>
      </w:r>
    </w:p>
    <w:p w14:paraId="457853D0" w14:textId="77777777" w:rsidR="00206B7A" w:rsidRPr="00CD067C" w:rsidRDefault="00206B7A" w:rsidP="00206B7A">
      <w:pPr>
        <w:rPr>
          <w:rtl/>
        </w:rPr>
      </w:pPr>
      <w:r w:rsidRPr="00CD067C">
        <w:rPr>
          <w:rtl/>
        </w:rPr>
        <w:t>"תראה."</w:t>
      </w:r>
    </w:p>
    <w:p w14:paraId="34341972" w14:textId="7BD72157" w:rsidR="00206B7A" w:rsidRPr="00CD067C" w:rsidRDefault="00206B7A" w:rsidP="000C25EB">
      <w:pPr>
        <w:rPr>
          <w:rtl/>
        </w:rPr>
      </w:pPr>
      <w:r w:rsidRPr="00CD067C">
        <w:rPr>
          <w:rtl/>
        </w:rPr>
        <w:t xml:space="preserve">אלכס הוציא את האצבע מזרם המים והיא </w:t>
      </w:r>
      <w:r w:rsidR="00685E2E">
        <w:rPr>
          <w:rFonts w:hint="cs"/>
          <w:rtl/>
        </w:rPr>
        <w:t>הת</w:t>
      </w:r>
      <w:r w:rsidRPr="00CD067C">
        <w:rPr>
          <w:rtl/>
        </w:rPr>
        <w:t>כסתה מייד בדם.</w:t>
      </w:r>
    </w:p>
    <w:p w14:paraId="4DC0FDCF" w14:textId="77777777" w:rsidR="00206B7A" w:rsidRPr="00CD067C" w:rsidRDefault="00206B7A" w:rsidP="00206B7A">
      <w:pPr>
        <w:rPr>
          <w:rtl/>
        </w:rPr>
      </w:pPr>
      <w:r w:rsidRPr="00CD067C">
        <w:rPr>
          <w:rtl/>
        </w:rPr>
        <w:t>"זה לא עד העצם," מארק פסק.</w:t>
      </w:r>
      <w:r>
        <w:rPr>
          <w:rFonts w:hint="cs"/>
          <w:rtl/>
        </w:rPr>
        <w:t xml:space="preserve"> "אפילו לא קרוב."</w:t>
      </w:r>
    </w:p>
    <w:p w14:paraId="7FD5CE67" w14:textId="04424DFB" w:rsidR="00206B7A" w:rsidRPr="00CD067C" w:rsidRDefault="00206B7A" w:rsidP="00206B7A">
      <w:pPr>
        <w:rPr>
          <w:rtl/>
        </w:rPr>
      </w:pPr>
      <w:r w:rsidRPr="00CD067C">
        <w:rPr>
          <w:rtl/>
        </w:rPr>
        <w:t>"אני מאבד כמויות</w:t>
      </w:r>
      <w:r>
        <w:rPr>
          <w:rFonts w:hint="cs"/>
          <w:rtl/>
        </w:rPr>
        <w:t xml:space="preserve"> עצומות</w:t>
      </w:r>
      <w:r w:rsidRPr="00CD067C">
        <w:rPr>
          <w:rtl/>
        </w:rPr>
        <w:t xml:space="preserve"> של דם," אלכס </w:t>
      </w:r>
      <w:r>
        <w:rPr>
          <w:rFonts w:hint="cs"/>
          <w:rtl/>
        </w:rPr>
        <w:t>[התעקש]</w:t>
      </w:r>
      <w:r w:rsidR="0013587D">
        <w:rPr>
          <w:rFonts w:hint="cs"/>
          <w:rtl/>
        </w:rPr>
        <w:t>ה</w:t>
      </w:r>
      <w:r w:rsidRPr="00CD067C">
        <w:rPr>
          <w:rtl/>
        </w:rPr>
        <w:t>חזיר את אצבעו</w:t>
      </w:r>
      <w:r>
        <w:rPr>
          <w:rFonts w:hint="cs"/>
          <w:rtl/>
        </w:rPr>
        <w:t xml:space="preserve"> מתחת</w:t>
      </w:r>
      <w:r w:rsidRPr="00CD067C">
        <w:rPr>
          <w:rtl/>
        </w:rPr>
        <w:t xml:space="preserve"> ל</w:t>
      </w:r>
      <w:r>
        <w:rPr>
          <w:rFonts w:hint="cs"/>
          <w:rtl/>
        </w:rPr>
        <w:t>זרם</w:t>
      </w:r>
      <w:r w:rsidRPr="00CD067C">
        <w:rPr>
          <w:rtl/>
        </w:rPr>
        <w:t>.</w:t>
      </w:r>
    </w:p>
    <w:p w14:paraId="485C4E50" w14:textId="77777777" w:rsidR="00206B7A" w:rsidRDefault="00206B7A" w:rsidP="00206B7A">
      <w:pPr>
        <w:rPr>
          <w:rtl/>
        </w:rPr>
      </w:pPr>
      <w:r>
        <w:rPr>
          <w:rtl/>
        </w:rPr>
        <w:t>"</w:t>
      </w:r>
      <w:r>
        <w:rPr>
          <w:rFonts w:hint="cs"/>
          <w:rtl/>
        </w:rPr>
        <w:t>לא כאלה עצומות</w:t>
      </w:r>
      <w:r w:rsidRPr="00CD067C">
        <w:rPr>
          <w:rtl/>
        </w:rPr>
        <w:t>."</w:t>
      </w:r>
    </w:p>
    <w:p w14:paraId="18352782" w14:textId="77777777" w:rsidR="00206B7A" w:rsidRDefault="00206B7A" w:rsidP="00206B7A">
      <w:pPr>
        <w:rPr>
          <w:rtl/>
        </w:rPr>
      </w:pPr>
      <w:r>
        <w:rPr>
          <w:rFonts w:hint="cs"/>
          <w:rtl/>
        </w:rPr>
        <w:t>"</w:t>
      </w:r>
      <w:r w:rsidR="00864FFB">
        <w:rPr>
          <w:rFonts w:hint="cs"/>
          <w:rtl/>
        </w:rPr>
        <w:t>ו</w:t>
      </w:r>
      <w:r>
        <w:rPr>
          <w:rFonts w:hint="cs"/>
          <w:rtl/>
        </w:rPr>
        <w:t>מה עם האלגוריתם?"</w:t>
      </w:r>
    </w:p>
    <w:p w14:paraId="4A3974E7" w14:textId="77777777" w:rsidR="00206B7A" w:rsidRPr="00CD067C" w:rsidRDefault="00206B7A" w:rsidP="00206B7A">
      <w:pPr>
        <w:rPr>
          <w:rtl/>
        </w:rPr>
      </w:pPr>
      <w:r>
        <w:rPr>
          <w:rFonts w:hint="cs"/>
          <w:rtl/>
        </w:rPr>
        <w:t>"אה, כן. פתור."</w:t>
      </w:r>
    </w:p>
    <w:p w14:paraId="1946911F" w14:textId="50D2EEF8" w:rsidR="00206B7A" w:rsidRPr="00CD067C" w:rsidRDefault="00206B7A" w:rsidP="00206B7A">
      <w:pPr>
        <w:rPr>
          <w:rtl/>
        </w:rPr>
      </w:pPr>
      <w:r w:rsidRPr="00CD067C">
        <w:rPr>
          <w:rtl/>
        </w:rPr>
        <w:t>הם עמדו כ</w:t>
      </w:r>
      <w:r>
        <w:rPr>
          <w:rFonts w:hint="cs"/>
          <w:rtl/>
        </w:rPr>
        <w:t>ך</w:t>
      </w:r>
      <w:r>
        <w:rPr>
          <w:rtl/>
        </w:rPr>
        <w:t>, המים קלח</w:t>
      </w:r>
      <w:r w:rsidR="0059780A">
        <w:rPr>
          <w:rFonts w:hint="cs"/>
          <w:rtl/>
        </w:rPr>
        <w:t>ו</w:t>
      </w:r>
      <w:r>
        <w:rPr>
          <w:rtl/>
        </w:rPr>
        <w:t xml:space="preserve"> ומהסלון </w:t>
      </w:r>
      <w:r w:rsidR="0059780A">
        <w:rPr>
          <w:rFonts w:hint="cs"/>
          <w:rtl/>
        </w:rPr>
        <w:t>ה</w:t>
      </w:r>
      <w:r>
        <w:rPr>
          <w:rFonts w:hint="cs"/>
          <w:rtl/>
        </w:rPr>
        <w:t>בליח</w:t>
      </w:r>
      <w:r w:rsidR="0059780A">
        <w:rPr>
          <w:rFonts w:hint="cs"/>
          <w:rtl/>
        </w:rPr>
        <w:t>ו</w:t>
      </w:r>
      <w:r>
        <w:rPr>
          <w:rtl/>
        </w:rPr>
        <w:t xml:space="preserve"> </w:t>
      </w:r>
      <w:r>
        <w:rPr>
          <w:rFonts w:hint="cs"/>
          <w:rtl/>
        </w:rPr>
        <w:t>קולות האורחים, בערבוביה של עברית ואנגלית</w:t>
      </w:r>
      <w:r w:rsidR="00FA49CC">
        <w:rPr>
          <w:rFonts w:hint="cs"/>
          <w:rtl/>
        </w:rPr>
        <w:t xml:space="preserve"> </w:t>
      </w:r>
      <w:r>
        <w:rPr>
          <w:rFonts w:hint="cs"/>
          <w:rtl/>
        </w:rPr>
        <w:t>מעוברתת</w:t>
      </w:r>
      <w:r w:rsidRPr="00CD067C">
        <w:rPr>
          <w:rtl/>
        </w:rPr>
        <w:t>.</w:t>
      </w:r>
    </w:p>
    <w:p w14:paraId="433A0583" w14:textId="1C18708E" w:rsidR="00206B7A" w:rsidRPr="00CD067C" w:rsidRDefault="00206B7A" w:rsidP="00206B7A">
      <w:pPr>
        <w:rPr>
          <w:rtl/>
        </w:rPr>
      </w:pPr>
      <w:r w:rsidRPr="00CD067C">
        <w:rPr>
          <w:rtl/>
        </w:rPr>
        <w:t>"תוצאות ה</w:t>
      </w:r>
      <w:r>
        <w:rPr>
          <w:rFonts w:hint="cs"/>
          <w:rtl/>
        </w:rPr>
        <w:t>-</w:t>
      </w:r>
      <w:r w:rsidRPr="00CD067C">
        <w:t>GCSE</w:t>
      </w:r>
      <w:r w:rsidRPr="00CD067C">
        <w:rPr>
          <w:rtl/>
        </w:rPr>
        <w:t xml:space="preserve"> שלך הגיעו</w:t>
      </w:r>
      <w:r w:rsidR="00B40BDC">
        <w:rPr>
          <w:rtl/>
        </w:rPr>
        <w:t xml:space="preserve"> </w:t>
      </w:r>
      <w:r w:rsidRPr="00CD067C">
        <w:rPr>
          <w:rtl/>
        </w:rPr>
        <w:t>בד</w:t>
      </w:r>
      <w:r>
        <w:rPr>
          <w:rFonts w:hint="cs"/>
          <w:rtl/>
        </w:rPr>
        <w:t>ו</w:t>
      </w:r>
      <w:r w:rsidRPr="00CD067C">
        <w:rPr>
          <w:rtl/>
        </w:rPr>
        <w:t xml:space="preserve">אר," מארק </w:t>
      </w:r>
      <w:r w:rsidR="0013587D">
        <w:rPr>
          <w:rFonts w:hint="cs"/>
          <w:rtl/>
        </w:rPr>
        <w:t>בישר</w:t>
      </w:r>
      <w:r w:rsidRPr="00CD067C">
        <w:rPr>
          <w:rtl/>
        </w:rPr>
        <w:t>.</w:t>
      </w:r>
    </w:p>
    <w:p w14:paraId="23F255B9" w14:textId="77777777" w:rsidR="00206B7A" w:rsidRDefault="00206B7A" w:rsidP="00206B7A">
      <w:pPr>
        <w:rPr>
          <w:rtl/>
        </w:rPr>
      </w:pPr>
      <w:r w:rsidRPr="00CD067C">
        <w:rPr>
          <w:rtl/>
        </w:rPr>
        <w:t>"כן?"</w:t>
      </w:r>
    </w:p>
    <w:p w14:paraId="22CF5999" w14:textId="5DF9DA3C" w:rsidR="00864FFB" w:rsidRDefault="00206B7A" w:rsidP="00864FFB">
      <w:pPr>
        <w:rPr>
          <w:rtl/>
        </w:rPr>
      </w:pPr>
      <w:r>
        <w:rPr>
          <w:rFonts w:hint="cs"/>
          <w:rtl/>
        </w:rPr>
        <w:t>"טוב</w:t>
      </w:r>
      <w:r w:rsidR="00FA49CC">
        <w:rPr>
          <w:rFonts w:hint="cs"/>
          <w:rtl/>
        </w:rPr>
        <w:t>,</w:t>
      </w:r>
      <w:r>
        <w:rPr>
          <w:rFonts w:hint="cs"/>
          <w:rtl/>
        </w:rPr>
        <w:t xml:space="preserve"> זה היה צפוי בהתחשב בכך שה-</w:t>
      </w:r>
      <w:r w:rsidR="00FA49CC">
        <w:t>A</w:t>
      </w:r>
      <w:r w:rsidR="00FA49CC">
        <w:noBreakHyphen/>
        <w:t>levels</w:t>
      </w:r>
      <w:r>
        <w:rPr>
          <w:rFonts w:hint="cs"/>
          <w:rtl/>
        </w:rPr>
        <w:t xml:space="preserve"> שלי הגיעו שלשום</w:t>
      </w:r>
      <w:r w:rsidR="0044722A">
        <w:rPr>
          <w:rFonts w:hint="cs"/>
          <w:rtl/>
        </w:rPr>
        <w:t>.</w:t>
      </w:r>
      <w:r w:rsidR="00177515">
        <w:rPr>
          <w:rFonts w:hint="cs"/>
          <w:rtl/>
        </w:rPr>
        <w:t xml:space="preserve"> [</w:t>
      </w:r>
      <w:r>
        <w:rPr>
          <w:rFonts w:hint="cs"/>
          <w:rtl/>
        </w:rPr>
        <w:t xml:space="preserve">" ברגיל היה מקניט את אלכס בנוגע למנהגו לפגר אחריו, אם כי עקב מידה </w:t>
      </w:r>
      <w:r w:rsidR="0007458E">
        <w:rPr>
          <w:rFonts w:hint="cs"/>
          <w:rtl/>
        </w:rPr>
        <w:t>מסוימ</w:t>
      </w:r>
      <w:r>
        <w:rPr>
          <w:rFonts w:hint="cs"/>
          <w:rtl/>
        </w:rPr>
        <w:t xml:space="preserve">ת של </w:t>
      </w:r>
      <w:r w:rsidR="00864FFB">
        <w:rPr>
          <w:rFonts w:hint="cs"/>
          <w:rtl/>
        </w:rPr>
        <w:t>הגינות</w:t>
      </w:r>
      <w:r>
        <w:rPr>
          <w:rFonts w:hint="cs"/>
          <w:rtl/>
        </w:rPr>
        <w:t xml:space="preserve"> מארק שהיה צעיר מאלכס בשנתיים כמעט הגביל את ההקנטות רק לאותם פיגורים שלא נבעו היו תלויים / כרוכים?? מחריפות-מח ויכול</w:t>
      </w:r>
      <w:r w:rsidR="0013587D">
        <w:rPr>
          <w:rFonts w:hint="cs"/>
          <w:rtl/>
        </w:rPr>
        <w:t>ו</w:t>
      </w:r>
      <w:r>
        <w:rPr>
          <w:rFonts w:hint="cs"/>
          <w:rtl/>
        </w:rPr>
        <w:t>ת אנליטי</w:t>
      </w:r>
      <w:r w:rsidR="0013587D">
        <w:rPr>
          <w:rFonts w:hint="cs"/>
          <w:rtl/>
        </w:rPr>
        <w:t>ו</w:t>
      </w:r>
      <w:r>
        <w:rPr>
          <w:rFonts w:hint="cs"/>
          <w:rtl/>
        </w:rPr>
        <w:t xml:space="preserve">ת מופחתות </w:t>
      </w:r>
      <w:r>
        <w:rPr>
          <w:rtl/>
        </w:rPr>
        <w:t>–</w:t>
      </w:r>
      <w:r>
        <w:rPr>
          <w:rFonts w:hint="cs"/>
          <w:rtl/>
        </w:rPr>
        <w:t xml:space="preserve"> אבל משהו גרם לו להמנע מכך עתה. "</w:t>
      </w:r>
      <w:r w:rsidR="00177515">
        <w:rPr>
          <w:rFonts w:hint="cs"/>
          <w:rtl/>
        </w:rPr>
        <w:t xml:space="preserve"> ]</w:t>
      </w:r>
      <w:r>
        <w:rPr>
          <w:rFonts w:hint="cs"/>
          <w:rtl/>
        </w:rPr>
        <w:t xml:space="preserve"> הנה המעטפה."</w:t>
      </w:r>
    </w:p>
    <w:p w14:paraId="07AD0FB0" w14:textId="77777777" w:rsidR="00206B7A" w:rsidRPr="00CD067C" w:rsidRDefault="00206B7A" w:rsidP="00864FFB">
      <w:pPr>
        <w:rPr>
          <w:rtl/>
        </w:rPr>
      </w:pPr>
      <w:r>
        <w:rPr>
          <w:rFonts w:hint="cs"/>
          <w:rtl/>
        </w:rPr>
        <w:t>אלכס לא זז.</w:t>
      </w:r>
    </w:p>
    <w:p w14:paraId="153F82E5" w14:textId="77777777" w:rsidR="00206B7A" w:rsidRPr="00CD067C" w:rsidRDefault="00206B7A" w:rsidP="00206B7A">
      <w:pPr>
        <w:rPr>
          <w:rtl/>
        </w:rPr>
      </w:pPr>
      <w:r w:rsidRPr="00CD067C">
        <w:rPr>
          <w:rtl/>
        </w:rPr>
        <w:lastRenderedPageBreak/>
        <w:t>"אתה לא רוצה לדעת כמה קיבלת?"</w:t>
      </w:r>
    </w:p>
    <w:p w14:paraId="408D4842" w14:textId="77777777" w:rsidR="00206B7A" w:rsidRPr="00CD067C" w:rsidRDefault="00206B7A" w:rsidP="00206B7A">
      <w:pPr>
        <w:rPr>
          <w:rtl/>
        </w:rPr>
      </w:pPr>
      <w:r w:rsidRPr="00CD067C">
        <w:rPr>
          <w:rtl/>
        </w:rPr>
        <w:t>"רוצה."</w:t>
      </w:r>
    </w:p>
    <w:p w14:paraId="0719E73E" w14:textId="77777777" w:rsidR="00206B7A" w:rsidRPr="00CD067C" w:rsidRDefault="00864FFB" w:rsidP="00206B7A">
      <w:pPr>
        <w:rPr>
          <w:rtl/>
        </w:rPr>
      </w:pPr>
      <w:r>
        <w:rPr>
          <w:rtl/>
        </w:rPr>
        <w:t xml:space="preserve">מארק </w:t>
      </w:r>
      <w:r>
        <w:rPr>
          <w:rFonts w:hint="cs"/>
          <w:rtl/>
        </w:rPr>
        <w:t>הושיט לו</w:t>
      </w:r>
      <w:r w:rsidR="00206B7A" w:rsidRPr="00CD067C">
        <w:rPr>
          <w:rtl/>
        </w:rPr>
        <w:t xml:space="preserve"> את המעטפה, עדיין חתומה.</w:t>
      </w:r>
    </w:p>
    <w:p w14:paraId="07C8F225" w14:textId="77777777" w:rsidR="00206B7A" w:rsidRPr="00CD067C" w:rsidRDefault="00206B7A" w:rsidP="00206B7A">
      <w:pPr>
        <w:rPr>
          <w:rtl/>
        </w:rPr>
      </w:pPr>
      <w:r w:rsidRPr="00CD067C">
        <w:rPr>
          <w:rtl/>
        </w:rPr>
        <w:t>"תפתח לי?"</w:t>
      </w:r>
    </w:p>
    <w:p w14:paraId="42FE26E5" w14:textId="6ABCBB24" w:rsidR="00206B7A" w:rsidRPr="00CD067C" w:rsidRDefault="00206B7A" w:rsidP="00206B7A">
      <w:pPr>
        <w:rPr>
          <w:rtl/>
        </w:rPr>
      </w:pPr>
      <w:r w:rsidRPr="00CD067C">
        <w:rPr>
          <w:rtl/>
        </w:rPr>
        <w:t>מארק פתח והתחיל להקריא. "</w:t>
      </w:r>
      <w:r w:rsidR="0013587D">
        <w:rPr>
          <w:rFonts w:hint="cs"/>
          <w:rtl/>
        </w:rPr>
        <w:t xml:space="preserve">שפה </w:t>
      </w:r>
      <w:r w:rsidRPr="00CD067C">
        <w:rPr>
          <w:rtl/>
        </w:rPr>
        <w:t xml:space="preserve">אנגלית </w:t>
      </w:r>
      <w:r w:rsidRPr="00CD067C">
        <w:t>A</w:t>
      </w:r>
      <w:r w:rsidRPr="00CD067C">
        <w:rPr>
          <w:rtl/>
        </w:rPr>
        <w:t>, ספרות</w:t>
      </w:r>
      <w:r w:rsidR="0013587D">
        <w:rPr>
          <w:rFonts w:hint="cs"/>
          <w:rtl/>
        </w:rPr>
        <w:t xml:space="preserve"> אנגלית</w:t>
      </w:r>
      <w:r w:rsidRPr="00CD067C">
        <w:rPr>
          <w:rtl/>
        </w:rPr>
        <w:t xml:space="preserve"> </w:t>
      </w:r>
      <w:r w:rsidRPr="00CD067C">
        <w:t>A</w:t>
      </w:r>
      <w:r w:rsidRPr="00CD067C">
        <w:rPr>
          <w:rtl/>
        </w:rPr>
        <w:t xml:space="preserve">, </w:t>
      </w:r>
      <w:r w:rsidR="001C5A04">
        <w:rPr>
          <w:rtl/>
        </w:rPr>
        <w:t>מתמטיקה</w:t>
      </w:r>
      <w:r w:rsidRPr="00CD067C">
        <w:rPr>
          <w:rtl/>
        </w:rPr>
        <w:t xml:space="preserve"> </w:t>
      </w:r>
      <w:r w:rsidR="00EB090E">
        <w:rPr>
          <w:rFonts w:hint="cs"/>
        </w:rPr>
        <w:t>B</w:t>
      </w:r>
      <w:r w:rsidRPr="00CD067C">
        <w:rPr>
          <w:rtl/>
        </w:rPr>
        <w:t xml:space="preserve">, </w:t>
      </w:r>
      <w:r w:rsidR="001C5A04">
        <w:rPr>
          <w:rtl/>
        </w:rPr>
        <w:t>מוזיקה</w:t>
      </w:r>
      <w:r w:rsidRPr="00CD067C">
        <w:rPr>
          <w:rtl/>
        </w:rPr>
        <w:t xml:space="preserve"> </w:t>
      </w:r>
      <w:r w:rsidRPr="00CD067C">
        <w:t>A</w:t>
      </w:r>
      <w:r w:rsidRPr="00CD067C">
        <w:rPr>
          <w:rtl/>
        </w:rPr>
        <w:t xml:space="preserve">, ביולוגיה </w:t>
      </w:r>
      <w:r w:rsidR="0059780A">
        <w:rPr>
          <w:rFonts w:hint="cs"/>
        </w:rPr>
        <w:t>B</w:t>
      </w:r>
      <w:r>
        <w:rPr>
          <w:rtl/>
        </w:rPr>
        <w:t>,</w:t>
      </w:r>
      <w:r>
        <w:rPr>
          <w:rFonts w:hint="cs"/>
          <w:rtl/>
        </w:rPr>
        <w:t xml:space="preserve"> </w:t>
      </w:r>
      <w:r w:rsidRPr="00CD067C">
        <w:rPr>
          <w:rtl/>
        </w:rPr>
        <w:t>ה</w:t>
      </w:r>
      <w:r w:rsidR="0059780A">
        <w:rPr>
          <w:rFonts w:hint="cs"/>
          <w:rtl/>
        </w:rPr>
        <w:t>י</w:t>
      </w:r>
      <w:r w:rsidRPr="00CD067C">
        <w:rPr>
          <w:rtl/>
        </w:rPr>
        <w:t xml:space="preserve">סטוריה </w:t>
      </w:r>
      <w:r w:rsidR="00685E2E">
        <w:rPr>
          <w:rFonts w:hint="cs"/>
        </w:rPr>
        <w:t>A</w:t>
      </w:r>
      <w:r w:rsidRPr="00CD067C">
        <w:rPr>
          <w:rtl/>
        </w:rPr>
        <w:t xml:space="preserve">, </w:t>
      </w:r>
      <w:r w:rsidR="00A429DE">
        <w:rPr>
          <w:rFonts w:hint="cs"/>
          <w:rtl/>
        </w:rPr>
        <w:t xml:space="preserve">גיאוגרפיה </w:t>
      </w:r>
      <w:r w:rsidR="00A429DE">
        <w:rPr>
          <w:rFonts w:hint="cs"/>
        </w:rPr>
        <w:t>B</w:t>
      </w:r>
      <w:r w:rsidR="00A429DE">
        <w:rPr>
          <w:rFonts w:hint="cs"/>
          <w:rtl/>
        </w:rPr>
        <w:t xml:space="preserve">, </w:t>
      </w:r>
      <w:r w:rsidRPr="00CD067C">
        <w:rPr>
          <w:rtl/>
        </w:rPr>
        <w:t xml:space="preserve">צרפתית </w:t>
      </w:r>
      <w:r w:rsidRPr="00CD067C">
        <w:t>A</w:t>
      </w:r>
      <w:r w:rsidRPr="00CD067C">
        <w:rPr>
          <w:rtl/>
        </w:rPr>
        <w:t xml:space="preserve">, לטינית </w:t>
      </w:r>
      <w:r w:rsidRPr="00CD067C">
        <w:t>A</w:t>
      </w:r>
      <w:r w:rsidRPr="00CD067C">
        <w:rPr>
          <w:rtl/>
        </w:rPr>
        <w:t>.</w:t>
      </w:r>
      <w:r>
        <w:rPr>
          <w:rFonts w:hint="cs"/>
          <w:rtl/>
        </w:rPr>
        <w:t xml:space="preserve"> </w:t>
      </w:r>
      <w:r w:rsidR="0094013E">
        <w:rPr>
          <w:rFonts w:hint="cs"/>
          <w:rtl/>
        </w:rPr>
        <w:t>וחוץ מזה הבחינות</w:t>
      </w:r>
      <w:r>
        <w:rPr>
          <w:rFonts w:hint="cs"/>
          <w:rtl/>
        </w:rPr>
        <w:t xml:space="preserve"> ממועד חורף, </w:t>
      </w:r>
      <w:r w:rsidR="00864FFB">
        <w:rPr>
          <w:rFonts w:hint="cs"/>
          <w:rtl/>
        </w:rPr>
        <w:t>כ</w:t>
      </w:r>
      <w:r>
        <w:rPr>
          <w:rFonts w:hint="cs"/>
          <w:rtl/>
        </w:rPr>
        <w:t xml:space="preserve">מה קיבלת שם? גרמנית </w:t>
      </w:r>
      <w:r>
        <w:t>A</w:t>
      </w:r>
      <w:r>
        <w:rPr>
          <w:rFonts w:hint="cs"/>
          <w:rtl/>
        </w:rPr>
        <w:t xml:space="preserve"> ועברית </w:t>
      </w:r>
      <w:r w:rsidR="002536EA">
        <w:rPr>
          <w:rFonts w:hint="cs"/>
        </w:rPr>
        <w:t>C</w:t>
      </w:r>
      <w:r w:rsidR="00864FFB">
        <w:rPr>
          <w:rFonts w:hint="cs"/>
          <w:rtl/>
        </w:rPr>
        <w:t>. לפחות העברית ת</w:t>
      </w:r>
      <w:r w:rsidR="00177515">
        <w:rPr>
          <w:rFonts w:hint="cs"/>
          <w:rtl/>
        </w:rPr>
        <w:t>היה</w:t>
      </w:r>
      <w:r>
        <w:rPr>
          <w:rFonts w:hint="cs"/>
          <w:rtl/>
        </w:rPr>
        <w:t xml:space="preserve"> שימוש</w:t>
      </w:r>
      <w:r w:rsidR="00177515">
        <w:rPr>
          <w:rFonts w:hint="cs"/>
          <w:rtl/>
        </w:rPr>
        <w:t>ית בקרוב</w:t>
      </w:r>
      <w:r>
        <w:rPr>
          <w:rFonts w:hint="cs"/>
          <w:rtl/>
        </w:rPr>
        <w:t>.</w:t>
      </w:r>
      <w:r w:rsidRPr="00CD067C">
        <w:rPr>
          <w:rtl/>
        </w:rPr>
        <w:t>"</w:t>
      </w:r>
    </w:p>
    <w:p w14:paraId="2B26F489" w14:textId="44751498" w:rsidR="00206B7A" w:rsidRPr="00CD067C" w:rsidRDefault="00206B7A" w:rsidP="00AB7323">
      <w:pPr>
        <w:rPr>
          <w:rtl/>
        </w:rPr>
      </w:pPr>
      <w:r w:rsidRPr="00CD067C">
        <w:rPr>
          <w:rtl/>
        </w:rPr>
        <w:t>"הדם לא פ</w:t>
      </w:r>
      <w:r w:rsidR="00864FFB">
        <w:rPr>
          <w:rFonts w:hint="cs"/>
          <w:rtl/>
        </w:rPr>
        <w:t>ו</w:t>
      </w:r>
      <w:r w:rsidRPr="00CD067C">
        <w:rPr>
          <w:rtl/>
        </w:rPr>
        <w:t xml:space="preserve">סק," אלכס </w:t>
      </w:r>
      <w:r w:rsidR="002C3DA7">
        <w:rPr>
          <w:rFonts w:hint="cs"/>
          <w:rtl/>
        </w:rPr>
        <w:t>לאט</w:t>
      </w:r>
      <w:r w:rsidRPr="00CD067C">
        <w:rPr>
          <w:rtl/>
        </w:rPr>
        <w:t>.</w:t>
      </w:r>
    </w:p>
    <w:p w14:paraId="10800157" w14:textId="03B35993" w:rsidR="00206B7A" w:rsidRPr="00CD067C" w:rsidRDefault="00206B7A" w:rsidP="00206B7A">
      <w:pPr>
        <w:rPr>
          <w:rtl/>
        </w:rPr>
      </w:pPr>
      <w:r w:rsidRPr="00CD067C">
        <w:rPr>
          <w:rtl/>
        </w:rPr>
        <w:t>"ל</w:t>
      </w:r>
      <w:r w:rsidR="00864FFB">
        <w:rPr>
          <w:rFonts w:hint="cs"/>
          <w:rtl/>
        </w:rPr>
        <w:t>אילו</w:t>
      </w:r>
      <w:r w:rsidRPr="00CD067C">
        <w:rPr>
          <w:rFonts w:hint="cs"/>
          <w:rtl/>
        </w:rPr>
        <w:t xml:space="preserve"> מקצועות</w:t>
      </w:r>
      <w:r w:rsidRPr="00CD067C">
        <w:rPr>
          <w:rtl/>
        </w:rPr>
        <w:t xml:space="preserve"> נרשמת ב</w:t>
      </w:r>
      <w:r>
        <w:rPr>
          <w:rFonts w:hint="cs"/>
          <w:rtl/>
        </w:rPr>
        <w:t>-</w:t>
      </w:r>
      <w:bookmarkStart w:id="252" w:name="_Hlk15919130"/>
      <w:r w:rsidR="00FA49CC">
        <w:t>A</w:t>
      </w:r>
      <w:r w:rsidR="00FA49CC">
        <w:noBreakHyphen/>
        <w:t>level</w:t>
      </w:r>
      <w:bookmarkEnd w:id="252"/>
      <w:r w:rsidR="00FA49CC">
        <w:t>s</w:t>
      </w:r>
      <w:r w:rsidRPr="00CD067C">
        <w:rPr>
          <w:rtl/>
        </w:rPr>
        <w:t>?"</w:t>
      </w:r>
    </w:p>
    <w:p w14:paraId="19C02AB8" w14:textId="55557C14" w:rsidR="00206B7A" w:rsidRPr="00CD067C" w:rsidRDefault="00206B7A" w:rsidP="00206B7A">
      <w:pPr>
        <w:rPr>
          <w:rtl/>
        </w:rPr>
      </w:pPr>
      <w:r w:rsidRPr="00CD067C">
        <w:rPr>
          <w:rtl/>
        </w:rPr>
        <w:t xml:space="preserve">"ספרות, </w:t>
      </w:r>
      <w:r w:rsidR="001C5A04">
        <w:rPr>
          <w:rtl/>
        </w:rPr>
        <w:t>מוזיקה</w:t>
      </w:r>
      <w:r w:rsidRPr="00CD067C">
        <w:rPr>
          <w:rtl/>
        </w:rPr>
        <w:t xml:space="preserve"> ולטינית. דיברנו על זה."</w:t>
      </w:r>
    </w:p>
    <w:p w14:paraId="7C338C96" w14:textId="77777777" w:rsidR="00206B7A" w:rsidRPr="00CD067C" w:rsidRDefault="00206B7A" w:rsidP="00206B7A">
      <w:pPr>
        <w:rPr>
          <w:rtl/>
        </w:rPr>
      </w:pPr>
      <w:r w:rsidRPr="00CD067C">
        <w:rPr>
          <w:rtl/>
        </w:rPr>
        <w:t>"לא מתמטיקה?"</w:t>
      </w:r>
    </w:p>
    <w:p w14:paraId="60A55C16" w14:textId="12800DB5" w:rsidR="00206B7A" w:rsidRPr="00CD067C" w:rsidRDefault="00206B7A" w:rsidP="00206B7A">
      <w:pPr>
        <w:rPr>
          <w:rtl/>
        </w:rPr>
      </w:pPr>
      <w:r w:rsidRPr="00CD067C">
        <w:rPr>
          <w:rtl/>
        </w:rPr>
        <w:t>"לא</w:t>
      </w:r>
      <w:r w:rsidR="00FA49CC">
        <w:rPr>
          <w:rFonts w:hint="cs"/>
          <w:rtl/>
        </w:rPr>
        <w:t>,</w:t>
      </w:r>
      <w:r w:rsidRPr="00CD067C">
        <w:rPr>
          <w:rtl/>
        </w:rPr>
        <w:t xml:space="preserve"> מארק. מה פתא</w:t>
      </w:r>
      <w:r w:rsidR="007F514B">
        <w:rPr>
          <w:rFonts w:hint="cs"/>
          <w:rtl/>
        </w:rPr>
        <w:t>ו</w:t>
      </w:r>
      <w:r w:rsidRPr="00CD067C">
        <w:rPr>
          <w:rtl/>
        </w:rPr>
        <w:t>ם מתמטיקה?"</w:t>
      </w:r>
    </w:p>
    <w:p w14:paraId="42CAB319" w14:textId="77777777" w:rsidR="00206B7A" w:rsidRPr="00CD067C" w:rsidRDefault="00206B7A" w:rsidP="00206B7A">
      <w:pPr>
        <w:rPr>
          <w:rtl/>
        </w:rPr>
      </w:pPr>
      <w:r w:rsidRPr="00CD067C">
        <w:rPr>
          <w:rtl/>
        </w:rPr>
        <w:t>"כי אתה מתעניין בשפות, ומתמטיקה היא השפה של הטבע."</w:t>
      </w:r>
    </w:p>
    <w:p w14:paraId="7545B0A1" w14:textId="5E9E6ED2" w:rsidR="00206B7A" w:rsidRPr="00CD067C" w:rsidRDefault="00206B7A" w:rsidP="007F514B">
      <w:pPr>
        <w:rPr>
          <w:rtl/>
        </w:rPr>
      </w:pPr>
      <w:r w:rsidRPr="00CD067C">
        <w:rPr>
          <w:rtl/>
        </w:rPr>
        <w:t>"</w:t>
      </w:r>
      <w:r>
        <w:rPr>
          <w:rtl/>
        </w:rPr>
        <w:t>זה לא</w:t>
      </w:r>
      <w:r w:rsidRPr="00CD067C">
        <w:rPr>
          <w:rtl/>
        </w:rPr>
        <w:t xml:space="preserve"> רלוונטי</w:t>
      </w:r>
      <w:r w:rsidRPr="00CD067C">
        <w:rPr>
          <w:rFonts w:hint="cs"/>
          <w:rtl/>
        </w:rPr>
        <w:t xml:space="preserve"> </w:t>
      </w:r>
      <w:r w:rsidR="00FA49CC">
        <w:rPr>
          <w:rFonts w:hint="cs"/>
          <w:rtl/>
        </w:rPr>
        <w:t>בשבילי</w:t>
      </w:r>
      <w:r w:rsidRPr="00CD067C">
        <w:rPr>
          <w:rtl/>
        </w:rPr>
        <w:t xml:space="preserve"> </w:t>
      </w:r>
      <w:r w:rsidR="00F06A3F">
        <w:rPr>
          <w:rtl/>
        </w:rPr>
        <w:t>עכשיו</w:t>
      </w:r>
      <w:r w:rsidRPr="00CD067C">
        <w:rPr>
          <w:rtl/>
        </w:rPr>
        <w:t>," אלכס</w:t>
      </w:r>
      <w:r w:rsidR="00864FFB">
        <w:rPr>
          <w:rFonts w:hint="cs"/>
          <w:rtl/>
        </w:rPr>
        <w:t xml:space="preserve"> אמר</w:t>
      </w:r>
      <w:r w:rsidRPr="00CD067C">
        <w:rPr>
          <w:rtl/>
        </w:rPr>
        <w:t>, "כ</w:t>
      </w:r>
      <w:r w:rsidRPr="00CD067C">
        <w:rPr>
          <w:rFonts w:hint="cs"/>
          <w:rtl/>
        </w:rPr>
        <w:t>י אני</w:t>
      </w:r>
      <w:r w:rsidRPr="00CD067C">
        <w:rPr>
          <w:rtl/>
        </w:rPr>
        <w:t xml:space="preserve"> עוזב</w:t>
      </w:r>
      <w:r w:rsidR="00483BB1">
        <w:rPr>
          <w:rtl/>
        </w:rPr>
        <w:t xml:space="preserve"> הכול </w:t>
      </w:r>
      <w:r w:rsidR="0013587D">
        <w:rPr>
          <w:rFonts w:hint="cs"/>
          <w:rtl/>
        </w:rPr>
        <w:t>כדי</w:t>
      </w:r>
      <w:r w:rsidRPr="00CD067C">
        <w:rPr>
          <w:rtl/>
        </w:rPr>
        <w:t xml:space="preserve"> להפוך לבייביסיטר שלך בישראל."</w:t>
      </w:r>
    </w:p>
    <w:p w14:paraId="0D95F592" w14:textId="77777777" w:rsidR="00206B7A" w:rsidRPr="00CD067C" w:rsidRDefault="00206B7A" w:rsidP="00206B7A">
      <w:pPr>
        <w:rPr>
          <w:rtl/>
        </w:rPr>
      </w:pPr>
      <w:r w:rsidRPr="00CD067C">
        <w:rPr>
          <w:rtl/>
        </w:rPr>
        <w:t>"אתה לא!"</w:t>
      </w:r>
    </w:p>
    <w:p w14:paraId="4CFA96DD" w14:textId="6DEA70EB" w:rsidR="00206B7A" w:rsidRPr="00CD067C" w:rsidRDefault="00206B7A" w:rsidP="00206B7A">
      <w:pPr>
        <w:rPr>
          <w:rtl/>
        </w:rPr>
      </w:pPr>
      <w:r w:rsidRPr="00CD067C">
        <w:rPr>
          <w:rtl/>
        </w:rPr>
        <w:t>"תראה מה זה – הדם</w:t>
      </w:r>
      <w:r w:rsidR="00FB757A">
        <w:rPr>
          <w:rFonts w:hint="cs"/>
          <w:rtl/>
        </w:rPr>
        <w:t xml:space="preserve"> </w:t>
      </w:r>
      <w:r w:rsidRPr="00CD067C">
        <w:rPr>
          <w:rtl/>
        </w:rPr>
        <w:t>לא פוסק."</w:t>
      </w:r>
    </w:p>
    <w:p w14:paraId="447A784C" w14:textId="77777777" w:rsidR="00206B7A" w:rsidRDefault="00206B7A" w:rsidP="00206B7A">
      <w:pPr>
        <w:rPr>
          <w:rtl/>
        </w:rPr>
      </w:pPr>
      <w:r w:rsidRPr="00CD067C">
        <w:rPr>
          <w:rtl/>
        </w:rPr>
        <w:t>"תמשיך עם המים," ומארק הסתלק.</w:t>
      </w:r>
    </w:p>
    <w:p w14:paraId="2965D78C" w14:textId="77777777" w:rsidR="00206B7A" w:rsidRDefault="00206B7A" w:rsidP="00206B7A">
      <w:r>
        <w:rPr>
          <w:rFonts w:hint="cs"/>
          <w:rtl/>
        </w:rPr>
        <w:t>כעבור שעה ארוכה, כשהחתך הגליד דיו, אלכס חזר לסלון, אצבעו עטופה במגבת מטבח.</w:t>
      </w:r>
    </w:p>
    <w:p w14:paraId="430AEAD4" w14:textId="77777777" w:rsidR="00760CBB" w:rsidRPr="00FA49CC" w:rsidRDefault="009B364D" w:rsidP="00A133DA">
      <w:pPr>
        <w:rPr>
          <w:color w:val="A6A6A6" w:themeColor="background1" w:themeShade="A6"/>
          <w:rtl/>
        </w:rPr>
      </w:pPr>
      <w:r w:rsidRPr="00FA49CC">
        <w:rPr>
          <w:rFonts w:hint="cs"/>
          <w:color w:val="A6A6A6" w:themeColor="background1" w:themeShade="A6"/>
          <w:rtl/>
        </w:rPr>
        <w:t>[</w:t>
      </w:r>
    </w:p>
    <w:p w14:paraId="14DFA01C" w14:textId="58BBEF6C" w:rsidR="003131F1" w:rsidRPr="00FA49CC" w:rsidRDefault="003131F1" w:rsidP="00B611BF">
      <w:pPr>
        <w:widowControl w:val="0"/>
        <w:rPr>
          <w:color w:val="A6A6A6" w:themeColor="background1" w:themeShade="A6"/>
        </w:rPr>
      </w:pPr>
      <w:r w:rsidRPr="00FA49CC">
        <w:rPr>
          <w:color w:val="A6A6A6" w:themeColor="background1" w:themeShade="A6"/>
          <w:rtl/>
        </w:rPr>
        <w:t xml:space="preserve">בחלק הראשון בלחתוך גרעין של </w:t>
      </w:r>
      <w:r w:rsidR="00FA49CC" w:rsidRPr="00FA49CC">
        <w:rPr>
          <w:rFonts w:hint="cs"/>
          <w:color w:val="A6A6A6" w:themeColor="background1" w:themeShade="A6"/>
          <w:rtl/>
        </w:rPr>
        <w:t>ליצ'י</w:t>
      </w:r>
      <w:r w:rsidRPr="00FA49CC">
        <w:rPr>
          <w:color w:val="A6A6A6" w:themeColor="background1" w:themeShade="A6"/>
          <w:rtl/>
        </w:rPr>
        <w:t>, יש איזה יורדים ישראלים שהמשפחה שלו מנסה לעזור לה ויש שם מישהו בערך בגילו, אולי קצת יותר גדול והוא אומר לו בזילזול כשהוא מחזיר לו דיסק של סרט</w:t>
      </w:r>
      <w:r w:rsidRPr="00FA49CC">
        <w:rPr>
          <w:color w:val="A6A6A6" w:themeColor="background1" w:themeShade="A6"/>
        </w:rPr>
        <w:t xml:space="preserve"> -</w:t>
      </w:r>
    </w:p>
    <w:p w14:paraId="620E0486" w14:textId="77777777" w:rsidR="003131F1" w:rsidRPr="00FA49CC" w:rsidRDefault="003131F1" w:rsidP="003131F1">
      <w:pPr>
        <w:widowControl w:val="0"/>
        <w:rPr>
          <w:color w:val="A6A6A6" w:themeColor="background1" w:themeShade="A6"/>
        </w:rPr>
      </w:pPr>
      <w:r w:rsidRPr="00FA49CC">
        <w:rPr>
          <w:color w:val="A6A6A6" w:themeColor="background1" w:themeShade="A6"/>
        </w:rPr>
        <w:t>Bruce Robinson wrote and directed one of the best British comedies of the past four decades, the widely quoted cult favourite Withnail &amp; I.</w:t>
      </w:r>
    </w:p>
    <w:p w14:paraId="4ED064EA" w14:textId="77777777" w:rsidR="003131F1" w:rsidRPr="00FA49CC" w:rsidRDefault="003131F1" w:rsidP="003131F1">
      <w:pPr>
        <w:widowControl w:val="0"/>
        <w:rPr>
          <w:color w:val="A6A6A6" w:themeColor="background1" w:themeShade="A6"/>
        </w:rPr>
      </w:pPr>
      <w:r w:rsidRPr="00FA49CC">
        <w:rPr>
          <w:color w:val="A6A6A6" w:themeColor="background1" w:themeShade="A6"/>
        </w:rPr>
        <w:t>Johnny Depp’s admiration for Robinson evolving from his adoration of Withnail. Hunter S Thompson, apparently, loved it just as much. Released in 1987, Robinson’s mostly autobiographical yarn about two struggling actors who go on holiday by mistake, is widely lauded for his poetic and acerbically funny writing.</w:t>
      </w:r>
    </w:p>
    <w:p w14:paraId="2BBC55DA" w14:textId="77777777" w:rsidR="003131F1" w:rsidRPr="00FA49CC" w:rsidRDefault="003131F1" w:rsidP="001F5796">
      <w:pPr>
        <w:widowControl w:val="0"/>
        <w:rPr>
          <w:color w:val="A6A6A6" w:themeColor="background1" w:themeShade="A6"/>
        </w:rPr>
      </w:pPr>
      <w:r w:rsidRPr="00FA49CC">
        <w:rPr>
          <w:color w:val="A6A6A6" w:themeColor="background1" w:themeShade="A6"/>
          <w:rtl/>
        </w:rPr>
        <w:t>זה זבל.</w:t>
      </w:r>
    </w:p>
    <w:p w14:paraId="733654CC" w14:textId="77777777" w:rsidR="003131F1" w:rsidRPr="00FA49CC" w:rsidRDefault="003131F1" w:rsidP="001F5796">
      <w:pPr>
        <w:widowControl w:val="0"/>
        <w:rPr>
          <w:color w:val="A6A6A6" w:themeColor="background1" w:themeShade="A6"/>
        </w:rPr>
      </w:pPr>
      <w:r w:rsidRPr="00FA49CC">
        <w:rPr>
          <w:color w:val="A6A6A6" w:themeColor="background1" w:themeShade="A6"/>
          <w:rtl/>
        </w:rPr>
        <w:t>זה מעצבן את אלכס נורא.</w:t>
      </w:r>
    </w:p>
    <w:p w14:paraId="066016B1" w14:textId="77777777" w:rsidR="003131F1" w:rsidRPr="00FA49CC" w:rsidRDefault="003131F1" w:rsidP="001F5796">
      <w:pPr>
        <w:widowControl w:val="0"/>
        <w:rPr>
          <w:color w:val="A6A6A6" w:themeColor="background1" w:themeShade="A6"/>
          <w:rtl/>
        </w:rPr>
      </w:pPr>
      <w:r w:rsidRPr="00FA49CC">
        <w:rPr>
          <w:color w:val="A6A6A6" w:themeColor="background1" w:themeShade="A6"/>
          <w:rtl/>
        </w:rPr>
        <w:t>כמו כן הבחור הזה לא מתחבר לד"ר הו שאלכס גם אוהב.</w:t>
      </w:r>
    </w:p>
    <w:p w14:paraId="2F532C17" w14:textId="77777777" w:rsidR="009B364D" w:rsidRPr="00FA49CC" w:rsidRDefault="009B364D" w:rsidP="001F5796">
      <w:pPr>
        <w:widowControl w:val="0"/>
        <w:rPr>
          <w:color w:val="A6A6A6" w:themeColor="background1" w:themeShade="A6"/>
          <w:rtl/>
        </w:rPr>
      </w:pPr>
      <w:r w:rsidRPr="00FA49CC">
        <w:rPr>
          <w:rFonts w:hint="cs"/>
          <w:color w:val="A6A6A6" w:themeColor="background1" w:themeShade="A6"/>
          <w:rtl/>
        </w:rPr>
        <w:t>]</w:t>
      </w:r>
    </w:p>
    <w:p w14:paraId="014CAAE0" w14:textId="1CE2FC66" w:rsidR="0044722A" w:rsidRDefault="00B136C1" w:rsidP="00AB7323">
      <w:pPr>
        <w:rPr>
          <w:rtl/>
        </w:rPr>
      </w:pPr>
      <w:r w:rsidRPr="00CD067C">
        <w:rPr>
          <w:rtl/>
        </w:rPr>
        <w:t>הם צפו ב</w:t>
      </w:r>
      <w:r>
        <w:rPr>
          <w:rFonts w:hint="cs"/>
          <w:rtl/>
        </w:rPr>
        <w:t>תחרות לתמצות פ</w:t>
      </w:r>
      <w:r w:rsidR="00FA49CC">
        <w:rPr>
          <w:rFonts w:hint="cs"/>
          <w:rtl/>
        </w:rPr>
        <w:t>ְּ</w:t>
      </w:r>
      <w:r>
        <w:rPr>
          <w:rFonts w:hint="cs"/>
          <w:rtl/>
        </w:rPr>
        <w:t>רו</w:t>
      </w:r>
      <w:r w:rsidR="00FA49CC">
        <w:rPr>
          <w:rFonts w:hint="cs"/>
          <w:rtl/>
        </w:rPr>
        <w:t>ּ</w:t>
      </w:r>
      <w:r>
        <w:rPr>
          <w:rFonts w:hint="cs"/>
          <w:rtl/>
        </w:rPr>
        <w:t>סט</w:t>
      </w:r>
      <w:r w:rsidRPr="00CD067C">
        <w:rPr>
          <w:rtl/>
        </w:rPr>
        <w:t xml:space="preserve"> </w:t>
      </w:r>
      <w:r>
        <w:rPr>
          <w:rFonts w:hint="cs"/>
          <w:rtl/>
        </w:rPr>
        <w:t>[</w:t>
      </w:r>
      <w:r>
        <w:t>Summarize Proust Competition youtube/watch?v=uwaoc4g3k</w:t>
      </w:r>
      <w:r>
        <w:rPr>
          <w:rFonts w:hint="cs"/>
          <w:rtl/>
        </w:rPr>
        <w:t xml:space="preserve">] </w:t>
      </w:r>
      <w:r w:rsidR="001D478E">
        <w:rPr>
          <w:rFonts w:hint="cs"/>
          <w:rtl/>
        </w:rPr>
        <w:t>ב</w:t>
      </w:r>
      <w:r w:rsidR="000B6F3E">
        <w:rPr>
          <w:rFonts w:hint="cs"/>
          <w:rtl/>
        </w:rPr>
        <w:t>ו</w:t>
      </w:r>
      <w:r w:rsidR="00FA49CC">
        <w:rPr>
          <w:rFonts w:hint="cs"/>
          <w:rtl/>
        </w:rPr>
        <w:t>ו</w:t>
      </w:r>
      <w:r w:rsidR="000B6F3E">
        <w:rPr>
          <w:rFonts w:hint="cs"/>
          <w:rtl/>
        </w:rPr>
        <w:t>יד</w:t>
      </w:r>
      <w:r w:rsidR="00865671">
        <w:rPr>
          <w:rFonts w:hint="cs"/>
          <w:rtl/>
        </w:rPr>
        <w:t>י</w:t>
      </w:r>
      <w:r w:rsidR="000B6F3E">
        <w:rPr>
          <w:rFonts w:hint="cs"/>
          <w:rtl/>
        </w:rPr>
        <w:t>או</w:t>
      </w:r>
      <w:r w:rsidR="00827B50">
        <w:rPr>
          <w:rFonts w:hint="cs"/>
          <w:rtl/>
        </w:rPr>
        <w:t>,</w:t>
      </w:r>
      <w:r w:rsidR="000B6F3E">
        <w:rPr>
          <w:rFonts w:hint="cs"/>
          <w:rtl/>
        </w:rPr>
        <w:t xml:space="preserve"> </w:t>
      </w:r>
      <w:r>
        <w:rPr>
          <w:rFonts w:hint="cs"/>
          <w:rtl/>
        </w:rPr>
        <w:t xml:space="preserve">ובנו של השליח אפילו לא חייך. אלכס הציע שידורים חוזרים של </w:t>
      </w:r>
      <w:r w:rsidR="00827B50">
        <w:rPr>
          <w:rFonts w:hint="cs"/>
          <w:rtl/>
        </w:rPr>
        <w:t>'</w:t>
      </w:r>
      <w:r>
        <w:rPr>
          <w:rFonts w:hint="cs"/>
          <w:rtl/>
        </w:rPr>
        <w:t>הפתן השחור</w:t>
      </w:r>
      <w:r w:rsidR="00827B50">
        <w:rPr>
          <w:rFonts w:hint="cs"/>
          <w:rtl/>
        </w:rPr>
        <w:t>'</w:t>
      </w:r>
      <w:r>
        <w:rPr>
          <w:rFonts w:hint="cs"/>
          <w:rtl/>
        </w:rPr>
        <w:t xml:space="preserve"> ואפילו משחק </w:t>
      </w:r>
      <w:r w:rsidR="002F1748">
        <w:rPr>
          <w:rFonts w:hint="cs"/>
          <w:rtl/>
        </w:rPr>
        <w:t>רוגבי</w:t>
      </w:r>
      <w:r>
        <w:rPr>
          <w:rFonts w:hint="cs"/>
          <w:rtl/>
        </w:rPr>
        <w:t>,</w:t>
      </w:r>
      <w:r w:rsidR="002F1748">
        <w:rPr>
          <w:rFonts w:hint="cs"/>
          <w:rtl/>
        </w:rPr>
        <w:t xml:space="preserve"> הוא </w:t>
      </w:r>
      <w:r w:rsidR="001D478E" w:rsidRPr="001D478E">
        <w:rPr>
          <w:rFonts w:cs="Times New Roman"/>
          <w:rtl/>
        </w:rPr>
        <w:t>פ</w:t>
      </w:r>
      <w:r w:rsidR="00FA49CC">
        <w:rPr>
          <w:rFonts w:cs="Times New Roman" w:hint="cs"/>
          <w:rtl/>
        </w:rPr>
        <w:t>י</w:t>
      </w:r>
      <w:r w:rsidR="001D478E" w:rsidRPr="001D478E">
        <w:rPr>
          <w:rFonts w:cs="Times New Roman"/>
          <w:rtl/>
        </w:rPr>
        <w:t>רט</w:t>
      </w:r>
      <w:r w:rsidR="002F1748">
        <w:rPr>
          <w:rFonts w:hint="cs"/>
          <w:rtl/>
        </w:rPr>
        <w:t xml:space="preserve"> </w:t>
      </w:r>
      <w:r w:rsidR="0013587D">
        <w:rPr>
          <w:rFonts w:hint="cs"/>
          <w:rtl/>
        </w:rPr>
        <w:t xml:space="preserve">בידידותיות </w:t>
      </w:r>
      <w:r w:rsidR="0044722A">
        <w:rPr>
          <w:rFonts w:hint="cs"/>
          <w:rtl/>
        </w:rPr>
        <w:t>ככל שיכ</w:t>
      </w:r>
      <w:r w:rsidR="00FA49CC">
        <w:rPr>
          <w:rFonts w:hint="cs"/>
          <w:rtl/>
        </w:rPr>
        <w:t>ו</w:t>
      </w:r>
      <w:r w:rsidR="0044722A">
        <w:rPr>
          <w:rFonts w:hint="cs"/>
          <w:rtl/>
        </w:rPr>
        <w:t>ל</w:t>
      </w:r>
      <w:r w:rsidR="00AB7323">
        <w:rPr>
          <w:rFonts w:hint="cs"/>
          <w:rtl/>
        </w:rPr>
        <w:t xml:space="preserve"> </w:t>
      </w:r>
      <w:r w:rsidR="00021B35">
        <w:rPr>
          <w:rFonts w:hint="cs"/>
          <w:rtl/>
        </w:rPr>
        <w:t xml:space="preserve">את </w:t>
      </w:r>
      <w:r w:rsidR="001D478E">
        <w:rPr>
          <w:rFonts w:hint="cs"/>
          <w:rtl/>
        </w:rPr>
        <w:t>תחזיות</w:t>
      </w:r>
      <w:r w:rsidR="002F1748">
        <w:rPr>
          <w:rFonts w:hint="cs"/>
          <w:rtl/>
        </w:rPr>
        <w:t xml:space="preserve">יו </w:t>
      </w:r>
      <w:r w:rsidR="001D478E">
        <w:rPr>
          <w:rFonts w:hint="cs"/>
          <w:rtl/>
        </w:rPr>
        <w:t xml:space="preserve">לגבי </w:t>
      </w:r>
      <w:r w:rsidR="002F1748">
        <w:rPr>
          <w:rFonts w:hint="cs"/>
          <w:rtl/>
        </w:rPr>
        <w:t>עתידה של נבחרת הרוגבי הניו</w:t>
      </w:r>
      <w:r w:rsidR="00FA49CC">
        <w:rPr>
          <w:rFonts w:hint="cs"/>
          <w:rtl/>
        </w:rPr>
        <w:t xml:space="preserve"> </w:t>
      </w:r>
      <w:r w:rsidR="002F1748">
        <w:rPr>
          <w:rFonts w:hint="cs"/>
          <w:rtl/>
        </w:rPr>
        <w:t xml:space="preserve">זילנדית לאור הכוכבים העולים התופסים את </w:t>
      </w:r>
      <w:r w:rsidR="002F1748">
        <w:rPr>
          <w:rFonts w:hint="cs"/>
          <w:rtl/>
        </w:rPr>
        <w:lastRenderedPageBreak/>
        <w:t>שורותיה</w:t>
      </w:r>
      <w:r>
        <w:rPr>
          <w:rFonts w:hint="cs"/>
          <w:rtl/>
        </w:rPr>
        <w:t>,</w:t>
      </w:r>
      <w:r w:rsidR="002C3DA7">
        <w:rPr>
          <w:rFonts w:hint="cs"/>
          <w:rtl/>
        </w:rPr>
        <w:t xml:space="preserve"> והתאמץ</w:t>
      </w:r>
      <w:r w:rsidR="00C90C6C">
        <w:rPr>
          <w:rFonts w:hint="cs"/>
          <w:rtl/>
        </w:rPr>
        <w:t xml:space="preserve"> מאוד </w:t>
      </w:r>
      <w:r w:rsidR="002C3DA7">
        <w:rPr>
          <w:rFonts w:hint="cs"/>
          <w:rtl/>
        </w:rPr>
        <w:t>עם מונחי</w:t>
      </w:r>
      <w:r w:rsidR="00021B35">
        <w:rPr>
          <w:rFonts w:hint="cs"/>
          <w:rtl/>
        </w:rPr>
        <w:t xml:space="preserve">ם </w:t>
      </w:r>
      <w:r w:rsidR="00080407">
        <w:rPr>
          <w:rFonts w:hint="cs"/>
          <w:rtl/>
        </w:rPr>
        <w:t xml:space="preserve">בעברית </w:t>
      </w:r>
      <w:r w:rsidR="00021B35">
        <w:rPr>
          <w:rFonts w:hint="cs"/>
          <w:rtl/>
        </w:rPr>
        <w:t>מתחומי הטקטיקה</w:t>
      </w:r>
      <w:r w:rsidR="00DD647A">
        <w:rPr>
          <w:rFonts w:hint="cs"/>
          <w:rtl/>
        </w:rPr>
        <w:t xml:space="preserve"> והאסטרטגיה ו</w:t>
      </w:r>
      <w:r w:rsidR="00BC6398">
        <w:rPr>
          <w:rFonts w:hint="cs"/>
          <w:rtl/>
        </w:rPr>
        <w:t xml:space="preserve">אפילו </w:t>
      </w:r>
      <w:r w:rsidR="00E72542">
        <w:rPr>
          <w:rFonts w:hint="cs"/>
          <w:rtl/>
        </w:rPr>
        <w:t>מצבי משחק בסיסיים</w:t>
      </w:r>
      <w:r w:rsidR="001D478E">
        <w:rPr>
          <w:rFonts w:hint="cs"/>
          <w:rtl/>
        </w:rPr>
        <w:t xml:space="preserve"> </w:t>
      </w:r>
      <w:r w:rsidR="00021B35">
        <w:rPr>
          <w:rtl/>
        </w:rPr>
        <w:t>–</w:t>
      </w:r>
      <w:r w:rsidR="00021B35">
        <w:rPr>
          <w:rFonts w:hint="cs"/>
          <w:rtl/>
        </w:rPr>
        <w:t xml:space="preserve"> אם כי כשהבין שאין לתרגם 'ארץ </w:t>
      </w:r>
      <w:r w:rsidR="00E72542">
        <w:rPr>
          <w:rFonts w:hint="cs"/>
          <w:rtl/>
        </w:rPr>
        <w:t>זיל החדשה</w:t>
      </w:r>
      <w:r w:rsidR="00021B35">
        <w:rPr>
          <w:rFonts w:hint="cs"/>
          <w:rtl/>
        </w:rPr>
        <w:t>'</w:t>
      </w:r>
      <w:r w:rsidR="00E72542">
        <w:rPr>
          <w:rFonts w:hint="cs"/>
          <w:rtl/>
        </w:rPr>
        <w:t xml:space="preserve">, הגביל את מאמצי העברית שלו למילות החיבור והקישור בלבד </w:t>
      </w:r>
      <w:r w:rsidR="00E72542">
        <w:rPr>
          <w:rtl/>
        </w:rPr>
        <w:t>–</w:t>
      </w:r>
      <w:r>
        <w:rPr>
          <w:rFonts w:hint="cs"/>
          <w:rtl/>
        </w:rPr>
        <w:t xml:space="preserve"> [דבר שהחשיב כהקרבה כי זאת מלאכה המיגעת ועם זאת בלתי נמנעת] [לשפר ניסוח] </w:t>
      </w:r>
      <w:r w:rsidR="00E72542">
        <w:rPr>
          <w:rFonts w:hint="cs"/>
          <w:rtl/>
        </w:rPr>
        <w:t>ובכל זאת</w:t>
      </w:r>
      <w:r>
        <w:rPr>
          <w:rFonts w:hint="cs"/>
          <w:rtl/>
        </w:rPr>
        <w:t xml:space="preserve"> זכה רק במבט צונן. </w:t>
      </w:r>
    </w:p>
    <w:p w14:paraId="24CF3324" w14:textId="4F4E1371" w:rsidR="002F1748" w:rsidRDefault="00B136C1" w:rsidP="00AB7323">
      <w:pPr>
        <w:rPr>
          <w:rtl/>
        </w:rPr>
      </w:pPr>
      <w:r>
        <w:rPr>
          <w:rFonts w:hint="cs"/>
          <w:rtl/>
        </w:rPr>
        <w:t>כמה מעט יהיה לאלכס במשותף עם תושבי הארץ שאליה גורש.</w:t>
      </w:r>
      <w:r w:rsidR="002F1748">
        <w:rPr>
          <w:rFonts w:hint="cs"/>
          <w:rtl/>
        </w:rPr>
        <w:t>[ב-</w:t>
      </w:r>
      <w:r w:rsidR="002F1748" w:rsidRPr="001F5796">
        <w:rPr>
          <w:highlight w:val="blue"/>
          <w:rtl/>
        </w:rPr>
        <w:t>1994</w:t>
      </w:r>
      <w:r w:rsidR="002F1748">
        <w:rPr>
          <w:rFonts w:hint="cs"/>
          <w:rtl/>
        </w:rPr>
        <w:t xml:space="preserve"> עלה כוכב חדש בנבחרת הרוגבי הניו-זילנדית: </w:t>
      </w:r>
      <w:hyperlink r:id="rId189" w:history="1">
        <w:r w:rsidR="004276FD" w:rsidRPr="00E51725">
          <w:rPr>
            <w:rStyle w:val="Hyperlink"/>
          </w:rPr>
          <w:t>https://en.wikipedia.org/wiki/Jonah_Lomu</w:t>
        </w:r>
      </w:hyperlink>
      <w:r w:rsidR="002F1748">
        <w:rPr>
          <w:rFonts w:hint="cs"/>
          <w:rtl/>
        </w:rPr>
        <w:t>]</w:t>
      </w:r>
    </w:p>
    <w:p w14:paraId="3BE9BC2D" w14:textId="62FC90D9" w:rsidR="004276FD" w:rsidRDefault="004276FD" w:rsidP="00AB7323">
      <w:pPr>
        <w:rPr>
          <w:rtl/>
        </w:rPr>
      </w:pPr>
      <w:r>
        <w:rPr>
          <w:rFonts w:hint="cs"/>
          <w:rtl/>
        </w:rPr>
        <w:t xml:space="preserve">אימו של אלכס דווקא </w:t>
      </w:r>
      <w:r w:rsidR="001D478E" w:rsidRPr="001D478E">
        <w:rPr>
          <w:rFonts w:cs="Times New Roman"/>
          <w:rtl/>
        </w:rPr>
        <w:t>סברה שטוב</w:t>
      </w:r>
      <w:r>
        <w:rPr>
          <w:rFonts w:hint="cs"/>
          <w:rtl/>
        </w:rPr>
        <w:t xml:space="preserve"> </w:t>
      </w:r>
      <w:r w:rsidR="005576D0">
        <w:rPr>
          <w:rFonts w:hint="cs"/>
          <w:rtl/>
        </w:rPr>
        <w:t>ש</w:t>
      </w:r>
      <w:r>
        <w:rPr>
          <w:rFonts w:hint="cs"/>
          <w:rtl/>
        </w:rPr>
        <w:t>י</w:t>
      </w:r>
      <w:r w:rsidR="00FA49CC">
        <w:rPr>
          <w:rFonts w:hint="cs"/>
          <w:rtl/>
        </w:rPr>
        <w:t>י</w:t>
      </w:r>
      <w:r>
        <w:rPr>
          <w:rFonts w:hint="cs"/>
          <w:rtl/>
        </w:rPr>
        <w:t>ווכח שה</w:t>
      </w:r>
      <w:r w:rsidR="0044722A" w:rsidRPr="0044722A">
        <w:rPr>
          <w:rFonts w:cs="Times New Roman"/>
          <w:rtl/>
        </w:rPr>
        <w:t>תפלויות</w:t>
      </w:r>
      <w:r>
        <w:rPr>
          <w:rFonts w:hint="cs"/>
          <w:rtl/>
        </w:rPr>
        <w:t xml:space="preserve"> שהיו קרוב</w:t>
      </w:r>
      <w:r w:rsidR="0044722A">
        <w:rPr>
          <w:rFonts w:hint="cs"/>
          <w:rtl/>
        </w:rPr>
        <w:t>ות</w:t>
      </w:r>
      <w:r>
        <w:rPr>
          <w:rFonts w:hint="cs"/>
          <w:rtl/>
        </w:rPr>
        <w:t xml:space="preserve"> לליבו ושהחשיב</w:t>
      </w:r>
      <w:r w:rsidR="0044722A">
        <w:rPr>
          <w:rFonts w:hint="cs"/>
          <w:rtl/>
        </w:rPr>
        <w:t>ן</w:t>
      </w:r>
      <w:r>
        <w:rPr>
          <w:rFonts w:hint="cs"/>
          <w:rtl/>
        </w:rPr>
        <w:t xml:space="preserve"> </w:t>
      </w:r>
      <w:r w:rsidR="0059780A">
        <w:rPr>
          <w:rFonts w:hint="cs"/>
          <w:rtl/>
        </w:rPr>
        <w:t>כ</w:t>
      </w:r>
      <w:r>
        <w:rPr>
          <w:rFonts w:hint="cs"/>
          <w:rtl/>
        </w:rPr>
        <w:t>מרכז העולם לא היו בהכרח כאל</w:t>
      </w:r>
      <w:r w:rsidR="00EB090E">
        <w:rPr>
          <w:rFonts w:hint="cs"/>
          <w:rtl/>
        </w:rPr>
        <w:t>ו</w:t>
      </w:r>
      <w:r>
        <w:rPr>
          <w:rFonts w:hint="cs"/>
          <w:rtl/>
        </w:rPr>
        <w:t xml:space="preserve"> עבור </w:t>
      </w:r>
      <w:r w:rsidR="005576D0">
        <w:rPr>
          <w:rFonts w:hint="cs"/>
          <w:rtl/>
        </w:rPr>
        <w:t>נער</w:t>
      </w:r>
      <w:r>
        <w:rPr>
          <w:rFonts w:hint="cs"/>
          <w:rtl/>
        </w:rPr>
        <w:t>ים אחרים.</w:t>
      </w:r>
    </w:p>
    <w:p w14:paraId="10E4EADC" w14:textId="472A1345" w:rsidR="004721D2" w:rsidRPr="00CE09BE" w:rsidRDefault="00B4750A" w:rsidP="00AB7323">
      <w:pPr>
        <w:widowControl w:val="0"/>
        <w:rPr>
          <w:color w:val="A6A6A6" w:themeColor="background1" w:themeShade="A6"/>
          <w:rtl/>
        </w:rPr>
      </w:pPr>
      <w:r w:rsidRPr="00CE09BE">
        <w:rPr>
          <w:rFonts w:hint="cs"/>
          <w:color w:val="A6A6A6" w:themeColor="background1" w:themeShade="A6"/>
          <w:rtl/>
        </w:rPr>
        <w:t>[</w:t>
      </w:r>
      <w:r w:rsidR="004721D2" w:rsidRPr="00CE09BE">
        <w:rPr>
          <w:rFonts w:hint="cs"/>
          <w:color w:val="A6A6A6" w:themeColor="background1" w:themeShade="A6"/>
          <w:rtl/>
        </w:rPr>
        <w:t xml:space="preserve">"מה הצבע האדום הזה שיש לך על הלחי?" ילדם של השליחים </w:t>
      </w:r>
      <w:r w:rsidR="004721D2" w:rsidRPr="00CE09BE">
        <w:rPr>
          <w:rFonts w:hint="cs"/>
          <w:color w:val="A6A6A6" w:themeColor="background1" w:themeShade="A6"/>
          <w:highlight w:val="red"/>
          <w:rtl/>
        </w:rPr>
        <w:t>חקר</w:t>
      </w:r>
      <w:r w:rsidR="004721D2" w:rsidRPr="00CE09BE">
        <w:rPr>
          <w:rFonts w:hint="cs"/>
          <w:color w:val="A6A6A6" w:themeColor="background1" w:themeShade="A6"/>
          <w:rtl/>
        </w:rPr>
        <w:t xml:space="preserve">. </w:t>
      </w:r>
    </w:p>
    <w:p w14:paraId="3912AB9A" w14:textId="74702BAC" w:rsidR="004721D2" w:rsidRPr="00CE09BE" w:rsidRDefault="004721D2" w:rsidP="00AB7323">
      <w:pPr>
        <w:widowControl w:val="0"/>
        <w:rPr>
          <w:color w:val="A6A6A6" w:themeColor="background1" w:themeShade="A6"/>
          <w:rtl/>
        </w:rPr>
      </w:pPr>
      <w:r w:rsidRPr="00CE09BE">
        <w:rPr>
          <w:rFonts w:hint="cs"/>
          <w:color w:val="A6A6A6" w:themeColor="background1" w:themeShade="A6"/>
          <w:rtl/>
        </w:rPr>
        <w:t>לאלכס לא היה ספק שזהו דם מאצבעו (</w:t>
      </w:r>
      <w:r w:rsidR="00754B36" w:rsidRPr="00CE09BE">
        <w:rPr>
          <w:rFonts w:hint="cs"/>
          <w:color w:val="A6A6A6" w:themeColor="background1" w:themeShade="A6"/>
          <w:rtl/>
        </w:rPr>
        <w:t>הוא זכר ש</w:t>
      </w:r>
      <w:r w:rsidRPr="00CE09BE">
        <w:rPr>
          <w:rFonts w:hint="cs"/>
          <w:color w:val="A6A6A6" w:themeColor="background1" w:themeShade="A6"/>
          <w:rtl/>
        </w:rPr>
        <w:t xml:space="preserve">הדם </w:t>
      </w:r>
      <w:r w:rsidR="00E72542" w:rsidRPr="00CE09BE">
        <w:rPr>
          <w:rFonts w:hint="cs"/>
          <w:color w:val="A6A6A6" w:themeColor="background1" w:themeShade="A6"/>
          <w:rtl/>
        </w:rPr>
        <w:t xml:space="preserve">דווקא </w:t>
      </w:r>
      <w:r w:rsidRPr="00CE09BE">
        <w:rPr>
          <w:rFonts w:hint="cs"/>
          <w:color w:val="A6A6A6" w:themeColor="background1" w:themeShade="A6"/>
          <w:rtl/>
        </w:rPr>
        <w:t>טפטף לכיור בשלווה, א</w:t>
      </w:r>
      <w:r w:rsidR="00754B36" w:rsidRPr="00CE09BE">
        <w:rPr>
          <w:rFonts w:hint="cs"/>
          <w:color w:val="A6A6A6" w:themeColor="background1" w:themeShade="A6"/>
          <w:rtl/>
        </w:rPr>
        <w:t xml:space="preserve">ך </w:t>
      </w:r>
      <w:r w:rsidR="000B6F3E" w:rsidRPr="00CE09BE">
        <w:rPr>
          <w:rFonts w:hint="cs"/>
          <w:color w:val="A6A6A6" w:themeColor="background1" w:themeShade="A6"/>
          <w:rtl/>
        </w:rPr>
        <w:t xml:space="preserve">השלים </w:t>
      </w:r>
      <w:r w:rsidR="00AB7323" w:rsidRPr="00CE09BE">
        <w:rPr>
          <w:rFonts w:hint="cs"/>
          <w:color w:val="A6A6A6" w:themeColor="background1" w:themeShade="A6"/>
          <w:rtl/>
        </w:rPr>
        <w:t xml:space="preserve">בקלות </w:t>
      </w:r>
      <w:r w:rsidR="000B6F3E" w:rsidRPr="00CE09BE">
        <w:rPr>
          <w:rFonts w:hint="cs"/>
          <w:color w:val="A6A6A6" w:themeColor="background1" w:themeShade="A6"/>
          <w:rtl/>
        </w:rPr>
        <w:t>עם ה</w:t>
      </w:r>
      <w:r w:rsidR="00AB7323" w:rsidRPr="00CE09BE">
        <w:rPr>
          <w:rFonts w:hint="cs"/>
          <w:color w:val="A6A6A6" w:themeColor="background1" w:themeShade="A6"/>
          <w:rtl/>
        </w:rPr>
        <w:t>מסקנה הבלתי נמנעת</w:t>
      </w:r>
      <w:r w:rsidR="000B6F3E" w:rsidRPr="00CE09BE">
        <w:rPr>
          <w:rFonts w:hint="cs"/>
          <w:color w:val="A6A6A6" w:themeColor="background1" w:themeShade="A6"/>
          <w:rtl/>
        </w:rPr>
        <w:t xml:space="preserve"> ש</w:t>
      </w:r>
      <w:r w:rsidR="00754B36" w:rsidRPr="00CE09BE">
        <w:rPr>
          <w:rFonts w:hint="cs"/>
          <w:color w:val="A6A6A6" w:themeColor="background1" w:themeShade="A6"/>
          <w:rtl/>
        </w:rPr>
        <w:t xml:space="preserve">זכרונו </w:t>
      </w:r>
      <w:r w:rsidR="00E72542" w:rsidRPr="00CE09BE">
        <w:rPr>
          <w:rFonts w:hint="cs"/>
          <w:color w:val="A6A6A6" w:themeColor="background1" w:themeShade="A6"/>
          <w:rtl/>
        </w:rPr>
        <w:t>מ</w:t>
      </w:r>
      <w:r w:rsidR="00754B36" w:rsidRPr="00CE09BE">
        <w:rPr>
          <w:rFonts w:hint="cs"/>
          <w:color w:val="A6A6A6" w:themeColor="background1" w:themeShade="A6"/>
          <w:rtl/>
        </w:rPr>
        <w:t>תעתע בו</w:t>
      </w:r>
      <w:r w:rsidRPr="00CE09BE">
        <w:rPr>
          <w:rFonts w:hint="cs"/>
          <w:color w:val="A6A6A6" w:themeColor="background1" w:themeShade="A6"/>
          <w:rtl/>
        </w:rPr>
        <w:t xml:space="preserve"> והדם </w:t>
      </w:r>
      <w:r w:rsidR="000B6F3E" w:rsidRPr="00CE09BE">
        <w:rPr>
          <w:rFonts w:hint="cs"/>
          <w:color w:val="A6A6A6" w:themeColor="background1" w:themeShade="A6"/>
          <w:rtl/>
        </w:rPr>
        <w:t xml:space="preserve">בעצם </w:t>
      </w:r>
      <w:r w:rsidRPr="00CE09BE">
        <w:rPr>
          <w:rFonts w:hint="cs"/>
          <w:color w:val="A6A6A6" w:themeColor="background1" w:themeShade="A6"/>
          <w:rtl/>
        </w:rPr>
        <w:t>פרץ בקילוחים וה</w:t>
      </w:r>
      <w:r w:rsidR="00E72542" w:rsidRPr="00CE09BE">
        <w:rPr>
          <w:rFonts w:hint="cs"/>
          <w:color w:val="A6A6A6" w:themeColor="background1" w:themeShade="A6"/>
          <w:rtl/>
        </w:rPr>
        <w:t>תיז</w:t>
      </w:r>
      <w:r w:rsidRPr="00CE09BE">
        <w:rPr>
          <w:rFonts w:hint="cs"/>
          <w:color w:val="A6A6A6" w:themeColor="background1" w:themeShade="A6"/>
          <w:rtl/>
        </w:rPr>
        <w:t xml:space="preserve"> על פניו ואולי גם על קירות הבית ועד לתקרה</w:t>
      </w:r>
      <w:r w:rsidR="00754B36" w:rsidRPr="00CE09BE">
        <w:rPr>
          <w:rFonts w:hint="cs"/>
          <w:color w:val="A6A6A6" w:themeColor="background1" w:themeShade="A6"/>
          <w:rtl/>
        </w:rPr>
        <w:t xml:space="preserve"> אפילו</w:t>
      </w:r>
      <w:r w:rsidRPr="00CE09BE">
        <w:rPr>
          <w:rFonts w:hint="cs"/>
          <w:color w:val="A6A6A6" w:themeColor="background1" w:themeShade="A6"/>
          <w:rtl/>
        </w:rPr>
        <w:t xml:space="preserve">), אבל </w:t>
      </w:r>
      <w:r w:rsidR="006B0584" w:rsidRPr="00CE09BE">
        <w:rPr>
          <w:rFonts w:hint="cs"/>
          <w:color w:val="A6A6A6" w:themeColor="background1" w:themeShade="A6"/>
          <w:rtl/>
        </w:rPr>
        <w:t>ז</w:t>
      </w:r>
      <w:r w:rsidRPr="00CE09BE">
        <w:rPr>
          <w:rFonts w:hint="cs"/>
          <w:color w:val="A6A6A6" w:themeColor="background1" w:themeShade="A6"/>
          <w:rtl/>
        </w:rPr>
        <w:t>ה</w:t>
      </w:r>
      <w:r w:rsidR="00754B36" w:rsidRPr="00CE09BE">
        <w:rPr>
          <w:rFonts w:hint="cs"/>
          <w:color w:val="A6A6A6" w:themeColor="background1" w:themeShade="A6"/>
          <w:rtl/>
        </w:rPr>
        <w:t xml:space="preserve"> היה</w:t>
      </w:r>
      <w:r w:rsidR="006B0584" w:rsidRPr="00CE09BE">
        <w:rPr>
          <w:rFonts w:hint="cs"/>
          <w:color w:val="A6A6A6" w:themeColor="background1" w:themeShade="A6"/>
          <w:rtl/>
        </w:rPr>
        <w:t xml:space="preserve"> רק כתם</w:t>
      </w:r>
      <w:r w:rsidRPr="00CE09BE">
        <w:rPr>
          <w:rFonts w:hint="cs"/>
          <w:color w:val="A6A6A6" w:themeColor="background1" w:themeShade="A6"/>
          <w:rtl/>
        </w:rPr>
        <w:t xml:space="preserve"> שפתון מנשיקתה של איזו קרובת-משפחה או ידידת-משפחה כלשהי.</w:t>
      </w:r>
    </w:p>
    <w:p w14:paraId="0717167F" w14:textId="77777777" w:rsidR="00B4750A" w:rsidRPr="00CE09BE" w:rsidRDefault="00B4750A" w:rsidP="001F5796">
      <w:pPr>
        <w:widowControl w:val="0"/>
        <w:rPr>
          <w:color w:val="A6A6A6" w:themeColor="background1" w:themeShade="A6"/>
          <w:rtl/>
        </w:rPr>
      </w:pPr>
      <w:r w:rsidRPr="00CE09BE">
        <w:rPr>
          <w:rFonts w:hint="cs"/>
          <w:color w:val="A6A6A6" w:themeColor="background1" w:themeShade="A6"/>
          <w:rtl/>
        </w:rPr>
        <w:t>]</w:t>
      </w:r>
    </w:p>
    <w:p w14:paraId="1C4DF6D5" w14:textId="0302377B" w:rsidR="009B364D" w:rsidRDefault="009B364D" w:rsidP="001F5796">
      <w:pPr>
        <w:widowControl w:val="0"/>
        <w:rPr>
          <w:color w:val="222222"/>
          <w:rtl/>
        </w:rPr>
      </w:pPr>
      <w:r>
        <w:rPr>
          <w:rFonts w:hint="cs"/>
          <w:color w:val="222222"/>
          <w:rtl/>
        </w:rPr>
        <w:t>"שמעת על סרט של משהו עם ויתינייל משהו?"</w:t>
      </w:r>
      <w:r w:rsidR="00B136C1">
        <w:rPr>
          <w:rFonts w:hint="cs"/>
          <w:color w:val="222222"/>
          <w:rtl/>
        </w:rPr>
        <w:t xml:space="preserve"> </w:t>
      </w:r>
    </w:p>
    <w:p w14:paraId="0D03B81E" w14:textId="3F0E3B97" w:rsidR="003131F1" w:rsidRDefault="009B364D" w:rsidP="00B4750A">
      <w:pPr>
        <w:widowControl w:val="0"/>
        <w:rPr>
          <w:rtl/>
        </w:rPr>
      </w:pPr>
      <w:r>
        <w:rPr>
          <w:rFonts w:hint="cs"/>
          <w:color w:val="222222"/>
          <w:rtl/>
        </w:rPr>
        <w:t>"</w:t>
      </w:r>
      <w:r w:rsidR="006B0584">
        <w:rPr>
          <w:rFonts w:hint="cs"/>
          <w:color w:val="222222"/>
          <w:rtl/>
        </w:rPr>
        <w:t>וית'נייל ואני</w:t>
      </w:r>
      <w:r w:rsidR="00B4750A">
        <w:rPr>
          <w:rFonts w:hint="cs"/>
          <w:color w:val="222222"/>
          <w:rtl/>
        </w:rPr>
        <w:t xml:space="preserve">, </w:t>
      </w:r>
      <w:r w:rsidR="00FE175F">
        <w:rPr>
          <w:rFonts w:hint="cs"/>
          <w:rtl/>
        </w:rPr>
        <w:t>זה סרט טוב</w:t>
      </w:r>
      <w:r w:rsidR="003D1AB4">
        <w:rPr>
          <w:rFonts w:hint="cs"/>
          <w:rtl/>
        </w:rPr>
        <w:t xml:space="preserve"> מא</w:t>
      </w:r>
      <w:r w:rsidR="00B4750A">
        <w:rPr>
          <w:rFonts w:hint="cs"/>
          <w:rtl/>
        </w:rPr>
        <w:t>ו</w:t>
      </w:r>
      <w:r w:rsidR="003D1AB4">
        <w:rPr>
          <w:rFonts w:hint="cs"/>
          <w:rtl/>
        </w:rPr>
        <w:t>ד</w:t>
      </w:r>
      <w:r w:rsidR="00FE175F">
        <w:rPr>
          <w:rFonts w:hint="cs"/>
          <w:rtl/>
        </w:rPr>
        <w:t xml:space="preserve">," אלכס אמר ושיפעת הת' והט' </w:t>
      </w:r>
      <w:r w:rsidR="003D1AB4">
        <w:rPr>
          <w:rFonts w:hint="cs"/>
          <w:rtl/>
        </w:rPr>
        <w:t xml:space="preserve">ואפילו הד' </w:t>
      </w:r>
      <w:r w:rsidR="00FE175F">
        <w:rPr>
          <w:rFonts w:hint="cs"/>
          <w:rtl/>
        </w:rPr>
        <w:t xml:space="preserve">במשפט הקצר </w:t>
      </w:r>
      <w:r w:rsidR="00D008C0">
        <w:rPr>
          <w:rFonts w:hint="cs"/>
          <w:rtl/>
        </w:rPr>
        <w:t>שחיבר במאמ</w:t>
      </w:r>
      <w:r w:rsidR="005576D0">
        <w:rPr>
          <w:rFonts w:hint="cs"/>
          <w:rtl/>
        </w:rPr>
        <w:t>ץ</w:t>
      </w:r>
      <w:r w:rsidR="00FE175F">
        <w:rPr>
          <w:rFonts w:hint="cs"/>
          <w:rtl/>
        </w:rPr>
        <w:t xml:space="preserve"> </w:t>
      </w:r>
      <w:r w:rsidR="007F514B">
        <w:rPr>
          <w:rFonts w:hint="cs"/>
          <w:rtl/>
        </w:rPr>
        <w:t>גרמו לו להבין</w:t>
      </w:r>
      <w:r w:rsidR="00FE175F">
        <w:rPr>
          <w:rFonts w:hint="cs"/>
          <w:rtl/>
        </w:rPr>
        <w:t xml:space="preserve"> שהמבטא </w:t>
      </w:r>
      <w:r w:rsidR="000D78F2">
        <w:rPr>
          <w:rFonts w:hint="cs"/>
          <w:rtl/>
        </w:rPr>
        <w:t xml:space="preserve">וגם אוצר המילים שלו </w:t>
      </w:r>
      <w:r w:rsidR="00FE175F">
        <w:rPr>
          <w:rFonts w:hint="cs"/>
          <w:rtl/>
        </w:rPr>
        <w:t>שלו בעברית התדרדר</w:t>
      </w:r>
      <w:r w:rsidR="000D78F2">
        <w:rPr>
          <w:rFonts w:hint="cs"/>
          <w:rtl/>
        </w:rPr>
        <w:t>ו</w:t>
      </w:r>
      <w:r w:rsidR="00FE175F">
        <w:rPr>
          <w:rFonts w:hint="cs"/>
          <w:rtl/>
        </w:rPr>
        <w:t>.</w:t>
      </w:r>
      <w:r w:rsidR="00022B68">
        <w:rPr>
          <w:rFonts w:hint="cs"/>
          <w:rtl/>
        </w:rPr>
        <w:t xml:space="preserve"> </w:t>
      </w:r>
      <w:r w:rsidR="000D78F2">
        <w:rPr>
          <w:rFonts w:hint="cs"/>
          <w:rtl/>
        </w:rPr>
        <w:t>בכל זאת</w:t>
      </w:r>
      <w:r w:rsidR="00022B68">
        <w:rPr>
          <w:rFonts w:hint="cs"/>
          <w:rtl/>
        </w:rPr>
        <w:t xml:space="preserve"> הוא נזכר </w:t>
      </w:r>
      <w:r w:rsidR="00022B68">
        <w:rPr>
          <w:rtl/>
        </w:rPr>
        <w:t>–</w:t>
      </w:r>
      <w:r w:rsidR="00022B68">
        <w:rPr>
          <w:rFonts w:hint="cs"/>
          <w:rtl/>
        </w:rPr>
        <w:t xml:space="preserve"> "</w:t>
      </w:r>
      <w:r w:rsidR="001D478E" w:rsidRPr="001D478E">
        <w:rPr>
          <w:rtl/>
        </w:rPr>
        <w:t xml:space="preserve"> </w:t>
      </w:r>
      <w:r w:rsidR="001D478E" w:rsidRPr="001D478E">
        <w:rPr>
          <w:rFonts w:cs="Times New Roman"/>
          <w:rtl/>
        </w:rPr>
        <w:t xml:space="preserve">סרט </w:t>
      </w:r>
      <w:r w:rsidR="00022B68">
        <w:rPr>
          <w:rFonts w:hint="cs"/>
          <w:rtl/>
        </w:rPr>
        <w:t>טוב אחושילינג!"</w:t>
      </w:r>
    </w:p>
    <w:p w14:paraId="62BB1EC1" w14:textId="67B5454F" w:rsidR="003D1AB4" w:rsidRDefault="00B4750A" w:rsidP="00531FD6">
      <w:pPr>
        <w:rPr>
          <w:rtl/>
        </w:rPr>
      </w:pPr>
      <w:r>
        <w:rPr>
          <w:rFonts w:hint="cs"/>
          <w:rtl/>
        </w:rPr>
        <w:t xml:space="preserve">אבל </w:t>
      </w:r>
      <w:r w:rsidR="003D1AB4">
        <w:rPr>
          <w:rFonts w:hint="cs"/>
          <w:rtl/>
        </w:rPr>
        <w:t>בנם של השליחים הביע דע</w:t>
      </w:r>
      <w:r w:rsidR="005576D0">
        <w:rPr>
          <w:rFonts w:hint="cs"/>
          <w:rtl/>
        </w:rPr>
        <w:t>ה</w:t>
      </w:r>
      <w:r w:rsidR="003D1AB4">
        <w:rPr>
          <w:rFonts w:hint="cs"/>
          <w:rtl/>
        </w:rPr>
        <w:t xml:space="preserve"> שלילית </w:t>
      </w:r>
      <w:r>
        <w:rPr>
          <w:rFonts w:hint="cs"/>
          <w:rtl/>
        </w:rPr>
        <w:t xml:space="preserve">ביותר </w:t>
      </w:r>
      <w:r w:rsidR="003D1AB4">
        <w:rPr>
          <w:rFonts w:hint="cs"/>
          <w:rtl/>
        </w:rPr>
        <w:t xml:space="preserve">על הסרט </w:t>
      </w:r>
      <w:r w:rsidR="0044722A" w:rsidRPr="00CE09BE">
        <w:rPr>
          <w:rFonts w:hint="cs"/>
          <w:color w:val="A6A6A6" w:themeColor="background1" w:themeShade="A6"/>
          <w:rtl/>
        </w:rPr>
        <w:t>[</w:t>
      </w:r>
      <w:r w:rsidR="003D1AB4" w:rsidRPr="00CE09BE">
        <w:rPr>
          <w:rFonts w:hint="cs"/>
          <w:color w:val="A6A6A6" w:themeColor="background1" w:themeShade="A6"/>
          <w:rtl/>
        </w:rPr>
        <w:t>וגם על סדרות כמו ד"ר הו שאלכס המליץ עליהן, [והמחסור במיני מאכלים שכנראה נקשר אליהם "יותר מדי" / בעבותות / שכנראה בלעדיהם פשוט אי אפשר,]</w:t>
      </w:r>
      <w:r w:rsidR="003D1AB4">
        <w:rPr>
          <w:rFonts w:hint="cs"/>
          <w:rtl/>
        </w:rPr>
        <w:t xml:space="preserve"> ו</w:t>
      </w:r>
      <w:r w:rsidR="000D78F2">
        <w:rPr>
          <w:rFonts w:hint="cs"/>
          <w:rtl/>
        </w:rPr>
        <w:t xml:space="preserve">גם </w:t>
      </w:r>
      <w:r w:rsidR="003D1AB4">
        <w:rPr>
          <w:rFonts w:hint="cs"/>
          <w:rtl/>
        </w:rPr>
        <w:t xml:space="preserve">על הקיץ </w:t>
      </w:r>
      <w:r w:rsidR="00685E2E" w:rsidRPr="00685E2E">
        <w:rPr>
          <w:rFonts w:cs="Times New Roman"/>
          <w:rtl/>
        </w:rPr>
        <w:t xml:space="preserve">האנגלי </w:t>
      </w:r>
      <w:r w:rsidR="003D1AB4">
        <w:rPr>
          <w:rFonts w:hint="cs"/>
          <w:rtl/>
        </w:rPr>
        <w:t>האפור והקר</w:t>
      </w:r>
      <w:r w:rsidR="000D78F2">
        <w:rPr>
          <w:rFonts w:hint="cs"/>
          <w:rtl/>
        </w:rPr>
        <w:t>,</w:t>
      </w:r>
      <w:r w:rsidR="003D1AB4">
        <w:rPr>
          <w:rFonts w:hint="cs"/>
          <w:rtl/>
        </w:rPr>
        <w:t xml:space="preserve"> </w:t>
      </w:r>
      <w:r>
        <w:rPr>
          <w:rFonts w:hint="cs"/>
          <w:rtl/>
        </w:rPr>
        <w:t xml:space="preserve">ועשה זאת </w:t>
      </w:r>
      <w:r w:rsidR="003D1AB4">
        <w:rPr>
          <w:rFonts w:hint="cs"/>
          <w:rtl/>
        </w:rPr>
        <w:t>בעברית מהירה מדי ורצופת מילות סלנג ש</w:t>
      </w:r>
      <w:r w:rsidR="00531FD6">
        <w:rPr>
          <w:rFonts w:hint="cs"/>
          <w:rtl/>
        </w:rPr>
        <w:t>אלכס</w:t>
      </w:r>
      <w:r w:rsidR="003D1AB4">
        <w:rPr>
          <w:rFonts w:hint="cs"/>
          <w:rtl/>
        </w:rPr>
        <w:t xml:space="preserve"> לא הכיר</w:t>
      </w:r>
      <w:r w:rsidR="00EB090E" w:rsidRPr="00EB090E">
        <w:rPr>
          <w:rFonts w:cs="Times New Roman"/>
          <w:rtl/>
        </w:rPr>
        <w:t>, ו</w:t>
      </w:r>
      <w:r w:rsidR="00962138">
        <w:rPr>
          <w:rFonts w:cs="Times New Roman" w:hint="cs"/>
          <w:rtl/>
        </w:rPr>
        <w:t>סנט</w:t>
      </w:r>
      <w:r w:rsidR="00EB090E" w:rsidRPr="00EB090E">
        <w:rPr>
          <w:rFonts w:cs="Times New Roman"/>
          <w:rtl/>
        </w:rPr>
        <w:t xml:space="preserve"> </w:t>
      </w:r>
      <w:r w:rsidR="00962138">
        <w:rPr>
          <w:rFonts w:cs="Times New Roman" w:hint="cs"/>
          <w:rtl/>
        </w:rPr>
        <w:t>ב</w:t>
      </w:r>
      <w:r w:rsidR="00EB090E" w:rsidRPr="00EB090E">
        <w:rPr>
          <w:rFonts w:cs="Times New Roman"/>
          <w:rtl/>
        </w:rPr>
        <w:t>אלכס ש</w:t>
      </w:r>
      <w:bookmarkStart w:id="253" w:name="_Hlk536345585"/>
      <w:r w:rsidR="00962138">
        <w:rPr>
          <w:rFonts w:cs="Times New Roman" w:hint="cs"/>
          <w:rtl/>
        </w:rPr>
        <w:t>ניסה לשכנעו</w:t>
      </w:r>
      <w:bookmarkEnd w:id="253"/>
      <w:r w:rsidR="00EB090E" w:rsidRPr="00EB090E">
        <w:rPr>
          <w:rFonts w:cs="Times New Roman"/>
          <w:rtl/>
        </w:rPr>
        <w:t xml:space="preserve"> שבאנגליה יהיה לו פאפן</w:t>
      </w:r>
      <w:r w:rsidR="003D1AB4">
        <w:rPr>
          <w:rFonts w:hint="cs"/>
          <w:rtl/>
        </w:rPr>
        <w:t>.</w:t>
      </w:r>
      <w:r w:rsidR="0044722A" w:rsidRPr="0044722A">
        <w:rPr>
          <w:rFonts w:cs="Times New Roman"/>
          <w:rtl/>
        </w:rPr>
        <w:t xml:space="preserve"> אפילו איך להכפיל את ה-</w:t>
      </w:r>
      <w:r w:rsidR="0044722A" w:rsidRPr="0044722A">
        <w:t>fun</w:t>
      </w:r>
      <w:r w:rsidR="0044722A" w:rsidRPr="0044722A">
        <w:rPr>
          <w:rFonts w:cs="Times New Roman"/>
          <w:rtl/>
        </w:rPr>
        <w:t xml:space="preserve"> פעמיים אלכס שכח.</w:t>
      </w:r>
    </w:p>
    <w:p w14:paraId="6A69E355" w14:textId="33627977" w:rsidR="005F37BE" w:rsidRDefault="001B0FA3" w:rsidP="00C66415">
      <w:pPr>
        <w:rPr>
          <w:rtl/>
        </w:rPr>
      </w:pPr>
      <w:r>
        <w:rPr>
          <w:rFonts w:hint="cs"/>
          <w:rtl/>
        </w:rPr>
        <w:t>מובס</w:t>
      </w:r>
      <w:r w:rsidR="00B06E22">
        <w:rPr>
          <w:rFonts w:hint="cs"/>
          <w:rtl/>
        </w:rPr>
        <w:t xml:space="preserve"> ומורעב</w:t>
      </w:r>
      <w:r w:rsidR="005576D0" w:rsidRPr="005576D0">
        <w:rPr>
          <w:rFonts w:hint="cs"/>
          <w:rtl/>
        </w:rPr>
        <w:t xml:space="preserve"> </w:t>
      </w:r>
      <w:r w:rsidR="000B6F3E">
        <w:rPr>
          <w:rFonts w:hint="cs"/>
          <w:rtl/>
        </w:rPr>
        <w:t xml:space="preserve">אלכס </w:t>
      </w:r>
      <w:r w:rsidR="0044722A">
        <w:rPr>
          <w:rFonts w:hint="cs"/>
          <w:rtl/>
        </w:rPr>
        <w:t>פרש</w:t>
      </w:r>
      <w:r w:rsidR="001D478E">
        <w:rPr>
          <w:rFonts w:hint="cs"/>
          <w:rtl/>
        </w:rPr>
        <w:t xml:space="preserve"> </w:t>
      </w:r>
      <w:r>
        <w:rPr>
          <w:rFonts w:hint="cs"/>
          <w:rtl/>
        </w:rPr>
        <w:t>למטבח</w:t>
      </w:r>
      <w:r w:rsidR="001D478E">
        <w:rPr>
          <w:rFonts w:hint="cs"/>
          <w:rtl/>
        </w:rPr>
        <w:t>,</w:t>
      </w:r>
      <w:r>
        <w:rPr>
          <w:rFonts w:hint="cs"/>
          <w:rtl/>
        </w:rPr>
        <w:t xml:space="preserve"> לח</w:t>
      </w:r>
      <w:r w:rsidR="005F37BE">
        <w:rPr>
          <w:rFonts w:hint="cs"/>
          <w:rtl/>
        </w:rPr>
        <w:t xml:space="preserve">מם לעצמו קופסת שימורים מהסוג החביב עליו </w:t>
      </w:r>
      <w:r w:rsidR="005F37BE">
        <w:rPr>
          <w:rtl/>
        </w:rPr>
        <w:t>–</w:t>
      </w:r>
      <w:r w:rsidR="005F37BE">
        <w:rPr>
          <w:rFonts w:hint="cs"/>
          <w:rtl/>
        </w:rPr>
        <w:t xml:space="preserve"> אטריות בצורת תומס הקטר עם המון רוטב עגבניות מתוק ומ</w:t>
      </w:r>
      <w:r w:rsidR="001D478E">
        <w:rPr>
          <w:rFonts w:hint="cs"/>
          <w:rtl/>
        </w:rPr>
        <w:t>בחיל</w:t>
      </w:r>
      <w:r w:rsidR="001D478E" w:rsidRPr="001D478E">
        <w:rPr>
          <w:rFonts w:hint="cs"/>
          <w:rtl/>
        </w:rPr>
        <w:t xml:space="preserve"> </w:t>
      </w:r>
      <w:r w:rsidR="001D478E">
        <w:rPr>
          <w:rFonts w:hint="cs"/>
          <w:rtl/>
        </w:rPr>
        <w:t>במקצת</w:t>
      </w:r>
      <w:r w:rsidR="005F37BE">
        <w:rPr>
          <w:rFonts w:hint="cs"/>
          <w:rtl/>
        </w:rPr>
        <w:t xml:space="preserve">. </w:t>
      </w:r>
      <w:r>
        <w:rPr>
          <w:rFonts w:hint="cs"/>
          <w:rtl/>
        </w:rPr>
        <w:t xml:space="preserve">בנו של השליח </w:t>
      </w:r>
      <w:r w:rsidR="00F81EC3">
        <w:rPr>
          <w:rFonts w:hint="cs"/>
          <w:rtl/>
        </w:rPr>
        <w:t>[</w:t>
      </w:r>
      <w:r w:rsidR="003D1AB4">
        <w:rPr>
          <w:rFonts w:hint="cs"/>
          <w:rtl/>
        </w:rPr>
        <w:t>"</w:t>
      </w:r>
      <w:r w:rsidR="000B6F3E">
        <w:rPr>
          <w:rFonts w:hint="cs"/>
          <w:rtl/>
        </w:rPr>
        <w:t>צעד</w:t>
      </w:r>
      <w:r w:rsidR="00F81EC3">
        <w:rPr>
          <w:rFonts w:hint="cs"/>
          <w:rtl/>
        </w:rPr>
        <w:t>" בא]</w:t>
      </w:r>
      <w:r w:rsidR="003D1AB4">
        <w:rPr>
          <w:rFonts w:hint="cs"/>
          <w:rtl/>
        </w:rPr>
        <w:t xml:space="preserve"> הלך</w:t>
      </w:r>
      <w:r w:rsidR="000B6F3E">
        <w:rPr>
          <w:rFonts w:hint="cs"/>
          <w:rtl/>
        </w:rPr>
        <w:t xml:space="preserve"> </w:t>
      </w:r>
      <w:r w:rsidR="00C66415">
        <w:rPr>
          <w:rFonts w:hint="cs"/>
          <w:rtl/>
        </w:rPr>
        <w:t>אחריו</w:t>
      </w:r>
      <w:r w:rsidR="005F37BE">
        <w:rPr>
          <w:rFonts w:hint="cs"/>
          <w:rtl/>
        </w:rPr>
        <w:t xml:space="preserve"> </w:t>
      </w:r>
      <w:r w:rsidR="00C66415">
        <w:rPr>
          <w:rFonts w:hint="cs"/>
          <w:rtl/>
        </w:rPr>
        <w:t>במצוות אימו.</w:t>
      </w:r>
      <w:r>
        <w:rPr>
          <w:rFonts w:hint="cs"/>
          <w:rtl/>
        </w:rPr>
        <w:t xml:space="preserve"> </w:t>
      </w:r>
      <w:r w:rsidR="005F37BE">
        <w:rPr>
          <w:rFonts w:hint="cs"/>
          <w:rtl/>
        </w:rPr>
        <w:t>הוא כלל לא התעניין בשיין וורן [</w:t>
      </w:r>
      <w:r w:rsidR="005F37BE">
        <w:t>Shane Warne</w:t>
      </w:r>
      <w:r w:rsidR="005F37BE">
        <w:rPr>
          <w:rFonts w:hint="cs"/>
          <w:rtl/>
        </w:rPr>
        <w:t xml:space="preserve"> שחקן קריקט מחונן] והצהיר שמשחק</w:t>
      </w:r>
      <w:r w:rsidR="00B4750A">
        <w:rPr>
          <w:rFonts w:hint="cs"/>
          <w:rtl/>
        </w:rPr>
        <w:t xml:space="preserve"> כמו קריקט</w:t>
      </w:r>
      <w:r w:rsidR="00683775">
        <w:rPr>
          <w:rFonts w:hint="cs"/>
          <w:rtl/>
        </w:rPr>
        <w:t>,</w:t>
      </w:r>
      <w:r w:rsidR="005F37BE">
        <w:rPr>
          <w:rFonts w:hint="cs"/>
          <w:rtl/>
        </w:rPr>
        <w:t xml:space="preserve"> שבו </w:t>
      </w:r>
      <w:r>
        <w:rPr>
          <w:rFonts w:hint="cs"/>
          <w:rtl/>
        </w:rPr>
        <w:t>רק צבע הכובעים מ</w:t>
      </w:r>
      <w:r w:rsidR="00D43BFE">
        <w:rPr>
          <w:rFonts w:hint="cs"/>
          <w:rtl/>
        </w:rPr>
        <w:t>בד</w:t>
      </w:r>
      <w:r>
        <w:rPr>
          <w:rFonts w:hint="cs"/>
          <w:rtl/>
        </w:rPr>
        <w:t>י</w:t>
      </w:r>
      <w:r w:rsidR="00D43BFE">
        <w:rPr>
          <w:rFonts w:hint="cs"/>
          <w:rtl/>
        </w:rPr>
        <w:t>ל</w:t>
      </w:r>
      <w:r w:rsidR="005F37BE">
        <w:rPr>
          <w:rFonts w:hint="cs"/>
          <w:rtl/>
        </w:rPr>
        <w:t xml:space="preserve"> בין שחקני שתי הקבוצות</w:t>
      </w:r>
      <w:r>
        <w:rPr>
          <w:rFonts w:hint="cs"/>
          <w:rtl/>
        </w:rPr>
        <w:t>,</w:t>
      </w:r>
      <w:r w:rsidR="005F37BE">
        <w:rPr>
          <w:rFonts w:hint="cs"/>
          <w:rtl/>
        </w:rPr>
        <w:t xml:space="preserve"> </w:t>
      </w:r>
      <w:r>
        <w:rPr>
          <w:rFonts w:hint="cs"/>
          <w:rtl/>
        </w:rPr>
        <w:t>נידון להיות</w:t>
      </w:r>
      <w:r w:rsidR="005F37BE">
        <w:rPr>
          <w:rFonts w:hint="cs"/>
          <w:rtl/>
        </w:rPr>
        <w:t xml:space="preserve"> [קריקט] משעמם. הוא לעג לארוחתו התינוקית ולאלכס התברר </w:t>
      </w:r>
      <w:r w:rsidR="009C34B9">
        <w:rPr>
          <w:rFonts w:hint="cs"/>
          <w:rtl/>
        </w:rPr>
        <w:t xml:space="preserve">מתוך </w:t>
      </w:r>
      <w:r w:rsidR="00C66415">
        <w:rPr>
          <w:rFonts w:hint="cs"/>
          <w:rtl/>
        </w:rPr>
        <w:t>בליל דבריו</w:t>
      </w:r>
      <w:r w:rsidR="009C34B9">
        <w:rPr>
          <w:rFonts w:hint="cs"/>
          <w:rtl/>
        </w:rPr>
        <w:t xml:space="preserve"> </w:t>
      </w:r>
      <w:r w:rsidR="005F37BE">
        <w:rPr>
          <w:rFonts w:hint="cs"/>
          <w:rtl/>
        </w:rPr>
        <w:t>שאין קריקט בישראל, אין שימורים של תומס הקטר</w:t>
      </w:r>
      <w:r w:rsidR="000D78F2">
        <w:rPr>
          <w:rFonts w:hint="cs"/>
          <w:rtl/>
        </w:rPr>
        <w:t xml:space="preserve">, </w:t>
      </w:r>
      <w:r w:rsidR="009C34B9">
        <w:rPr>
          <w:rFonts w:hint="cs"/>
          <w:rtl/>
        </w:rPr>
        <w:t>ו</w:t>
      </w:r>
      <w:r w:rsidR="000D78F2">
        <w:rPr>
          <w:rFonts w:hint="cs"/>
          <w:rtl/>
        </w:rPr>
        <w:t xml:space="preserve">הוא </w:t>
      </w:r>
      <w:r w:rsidR="00C66415">
        <w:rPr>
          <w:rFonts w:hint="cs"/>
          <w:rtl/>
        </w:rPr>
        <w:t>נזכר ש</w:t>
      </w:r>
      <w:r w:rsidR="009C34B9">
        <w:rPr>
          <w:rFonts w:hint="cs"/>
          <w:rtl/>
        </w:rPr>
        <w:t xml:space="preserve">גם הקיץ </w:t>
      </w:r>
      <w:r w:rsidR="00973983">
        <w:rPr>
          <w:rFonts w:hint="cs"/>
          <w:rtl/>
        </w:rPr>
        <w:t>הישראלי</w:t>
      </w:r>
      <w:r w:rsidR="009C34B9">
        <w:rPr>
          <w:rFonts w:hint="cs"/>
          <w:rtl/>
        </w:rPr>
        <w:t xml:space="preserve"> לוהט ואינסופי ויהיה עליו להתגונן בכוחות עצמו</w:t>
      </w:r>
      <w:r w:rsidR="00B4750A">
        <w:rPr>
          <w:rFonts w:hint="cs"/>
          <w:rtl/>
        </w:rPr>
        <w:t xml:space="preserve"> [</w:t>
      </w:r>
      <w:r w:rsidR="007A1D0B">
        <w:rPr>
          <w:rFonts w:hint="cs"/>
          <w:rtl/>
        </w:rPr>
        <w:t>,</w:t>
      </w:r>
      <w:r w:rsidR="009C34B9">
        <w:rPr>
          <w:rFonts w:hint="cs"/>
          <w:rtl/>
        </w:rPr>
        <w:t xml:space="preserve"> כראות </w:t>
      </w:r>
      <w:r w:rsidR="007A1D0B">
        <w:rPr>
          <w:rFonts w:hint="cs"/>
          <w:rtl/>
        </w:rPr>
        <w:t xml:space="preserve">(זה אף יותר גרוע) </w:t>
      </w:r>
      <w:r w:rsidR="009C34B9">
        <w:rPr>
          <w:rFonts w:hint="cs"/>
          <w:rtl/>
        </w:rPr>
        <w:t>עיניו</w:t>
      </w:r>
      <w:r w:rsidR="007A1D0B">
        <w:rPr>
          <w:rFonts w:hint="cs"/>
          <w:rtl/>
        </w:rPr>
        <w:t>,</w:t>
      </w:r>
      <w:r w:rsidR="009C34B9">
        <w:rPr>
          <w:rFonts w:hint="cs"/>
          <w:rtl/>
        </w:rPr>
        <w:t xml:space="preserve"> </w:t>
      </w:r>
      <w:r w:rsidR="007A1D0B">
        <w:rPr>
          <w:rFonts w:hint="cs"/>
          <w:rtl/>
        </w:rPr>
        <w:t>ובאמצעים (וזה הולך ומחמיר) העומדים לרשותו</w:t>
      </w:r>
      <w:r w:rsidR="00B4750A">
        <w:rPr>
          <w:rFonts w:hint="cs"/>
          <w:rtl/>
        </w:rPr>
        <w:t>]</w:t>
      </w:r>
      <w:r w:rsidR="007A1D0B">
        <w:rPr>
          <w:rFonts w:hint="cs"/>
          <w:rtl/>
        </w:rPr>
        <w:t xml:space="preserve"> </w:t>
      </w:r>
      <w:r w:rsidR="009C34B9">
        <w:rPr>
          <w:rFonts w:hint="cs"/>
          <w:rtl/>
        </w:rPr>
        <w:t>מפני השמש היוקדת</w:t>
      </w:r>
      <w:r w:rsidR="005F37BE">
        <w:rPr>
          <w:rFonts w:hint="cs"/>
          <w:rtl/>
        </w:rPr>
        <w:t xml:space="preserve">. </w:t>
      </w:r>
      <w:r w:rsidR="00962138" w:rsidRPr="00962138">
        <w:rPr>
          <w:rFonts w:cs="Times New Roman"/>
          <w:rtl/>
        </w:rPr>
        <w:t xml:space="preserve">לא </w:t>
      </w:r>
      <w:r w:rsidR="00685E2E" w:rsidRPr="00685E2E">
        <w:rPr>
          <w:rFonts w:cs="Times New Roman"/>
          <w:rtl/>
        </w:rPr>
        <w:t>נותר</w:t>
      </w:r>
      <w:r w:rsidR="00685E2E">
        <w:rPr>
          <w:rFonts w:cs="Times New Roman" w:hint="cs"/>
          <w:rtl/>
        </w:rPr>
        <w:t xml:space="preserve"> לו</w:t>
      </w:r>
      <w:r w:rsidR="00962138" w:rsidRPr="00962138">
        <w:rPr>
          <w:rFonts w:cs="Times New Roman"/>
          <w:rtl/>
        </w:rPr>
        <w:t xml:space="preserve"> אלא להכיר בעובדה הט</w:t>
      </w:r>
      <w:r w:rsidR="00F35749">
        <w:rPr>
          <w:rFonts w:cs="Times New Roman" w:hint="cs"/>
          <w:rtl/>
        </w:rPr>
        <w:t>א</w:t>
      </w:r>
      <w:r w:rsidR="00962138" w:rsidRPr="00962138">
        <w:rPr>
          <w:rFonts w:cs="Times New Roman"/>
          <w:rtl/>
        </w:rPr>
        <w:t>רגית</w:t>
      </w:r>
      <w:r w:rsidR="00EB090E" w:rsidRPr="00EB090E">
        <w:rPr>
          <w:rFonts w:cs="Times New Roman"/>
          <w:rtl/>
        </w:rPr>
        <w:t xml:space="preserve"> שזאת </w:t>
      </w:r>
      <w:r w:rsidR="001C5A04">
        <w:rPr>
          <w:rFonts w:cs="Times New Roman"/>
          <w:rtl/>
        </w:rPr>
        <w:t>הייתה</w:t>
      </w:r>
      <w:r w:rsidR="005F37BE">
        <w:rPr>
          <w:rFonts w:hint="cs"/>
          <w:rtl/>
        </w:rPr>
        <w:t xml:space="preserve"> ארוחת</w:t>
      </w:r>
      <w:r w:rsidR="00683775">
        <w:rPr>
          <w:rFonts w:hint="cs"/>
          <w:rtl/>
        </w:rPr>
        <w:t xml:space="preserve"> שימורי</w:t>
      </w:r>
      <w:r w:rsidR="005F37BE">
        <w:rPr>
          <w:rFonts w:hint="cs"/>
          <w:rtl/>
        </w:rPr>
        <w:t xml:space="preserve"> האטריות</w:t>
      </w:r>
      <w:r w:rsidR="00461EE9">
        <w:rPr>
          <w:rFonts w:hint="cs"/>
          <w:rtl/>
        </w:rPr>
        <w:t>-</w:t>
      </w:r>
      <w:r w:rsidR="005F37BE">
        <w:rPr>
          <w:rFonts w:hint="cs"/>
          <w:rtl/>
        </w:rPr>
        <w:t xml:space="preserve">בעגבניות האחרונה בחייו, </w:t>
      </w:r>
      <w:r w:rsidR="00EB090E">
        <w:rPr>
          <w:rFonts w:hint="cs"/>
          <w:rtl/>
        </w:rPr>
        <w:t>ו</w:t>
      </w:r>
      <w:r w:rsidR="005F37BE">
        <w:rPr>
          <w:rFonts w:hint="cs"/>
          <w:rtl/>
        </w:rPr>
        <w:t>געגועיו לתומס הקטר חנקו אותו בעוד האטריות מחליקות בגרונו. [לשפר דרסטית. להסביר שהוא מבין שיאלץ להתבגר]</w:t>
      </w:r>
    </w:p>
    <w:p w14:paraId="10100B5A" w14:textId="2BE4DB09" w:rsidR="00416643" w:rsidRDefault="00B4750A" w:rsidP="00B06E22">
      <w:pPr>
        <w:rPr>
          <w:rtl/>
        </w:rPr>
      </w:pPr>
      <w:r>
        <w:rPr>
          <w:rFonts w:hint="cs"/>
          <w:rtl/>
        </w:rPr>
        <w:t>[</w:t>
      </w:r>
      <w:r w:rsidR="0070668A" w:rsidRPr="00B7685A">
        <w:rPr>
          <w:rFonts w:hint="eastAsia"/>
          <w:rtl/>
        </w:rPr>
        <w:t>הוא</w:t>
      </w:r>
      <w:r w:rsidR="0070668A" w:rsidRPr="00B7685A">
        <w:rPr>
          <w:rtl/>
        </w:rPr>
        <w:t xml:space="preserve"> לא </w:t>
      </w:r>
      <w:r w:rsidR="00416643" w:rsidRPr="00B7685A">
        <w:rPr>
          <w:rFonts w:hint="eastAsia"/>
          <w:rtl/>
        </w:rPr>
        <w:t>דאג</w:t>
      </w:r>
      <w:r w:rsidR="00416643" w:rsidRPr="00B7685A">
        <w:rPr>
          <w:rtl/>
        </w:rPr>
        <w:t xml:space="preserve"> </w:t>
      </w:r>
      <w:r w:rsidR="00416643" w:rsidRPr="00B7685A">
        <w:rPr>
          <w:rFonts w:hint="eastAsia"/>
          <w:rtl/>
        </w:rPr>
        <w:t>ב</w:t>
      </w:r>
      <w:r w:rsidR="007427C0" w:rsidRPr="00B7685A">
        <w:rPr>
          <w:rFonts w:hint="eastAsia"/>
          <w:rtl/>
        </w:rPr>
        <w:t>של</w:t>
      </w:r>
      <w:r w:rsidR="00416643" w:rsidRPr="00B7685A">
        <w:rPr>
          <w:rtl/>
        </w:rPr>
        <w:t xml:space="preserve"> המגורים </w:t>
      </w:r>
      <w:r w:rsidR="007427C0" w:rsidRPr="00B7685A">
        <w:rPr>
          <w:rFonts w:hint="eastAsia"/>
          <w:rtl/>
        </w:rPr>
        <w:t>בגפו</w:t>
      </w:r>
      <w:r w:rsidR="00416643" w:rsidRPr="00B7685A">
        <w:rPr>
          <w:rtl/>
        </w:rPr>
        <w:t xml:space="preserve"> בישראל, כי </w:t>
      </w:r>
      <w:r w:rsidR="00F653C2" w:rsidRPr="00B7685A">
        <w:rPr>
          <w:rFonts w:hint="eastAsia"/>
          <w:rtl/>
        </w:rPr>
        <w:t>זכר</w:t>
      </w:r>
      <w:r w:rsidR="00F653C2" w:rsidRPr="00B7685A">
        <w:rPr>
          <w:rtl/>
        </w:rPr>
        <w:t xml:space="preserve"> </w:t>
      </w:r>
      <w:r w:rsidR="00F653C2" w:rsidRPr="00B7685A">
        <w:rPr>
          <w:rFonts w:hint="eastAsia"/>
          <w:rtl/>
        </w:rPr>
        <w:t>ש</w:t>
      </w:r>
      <w:r w:rsidR="00416643" w:rsidRPr="00B7685A">
        <w:rPr>
          <w:rFonts w:hint="eastAsia"/>
          <w:rtl/>
        </w:rPr>
        <w:t>גם</w:t>
      </w:r>
      <w:r w:rsidR="00416643" w:rsidRPr="00B7685A">
        <w:rPr>
          <w:rtl/>
        </w:rPr>
        <w:t xml:space="preserve"> </w:t>
      </w:r>
      <w:r w:rsidR="00416643" w:rsidRPr="00B7685A">
        <w:rPr>
          <w:rFonts w:hint="eastAsia"/>
          <w:rtl/>
        </w:rPr>
        <w:t>ארקדי</w:t>
      </w:r>
      <w:r w:rsidR="00416643" w:rsidRPr="00B7685A">
        <w:rPr>
          <w:rtl/>
        </w:rPr>
        <w:t xml:space="preserve"> </w:t>
      </w:r>
      <w:r w:rsidR="00416643" w:rsidRPr="00B7685A">
        <w:rPr>
          <w:rFonts w:hint="eastAsia"/>
          <w:rtl/>
        </w:rPr>
        <w:t>הצליח</w:t>
      </w:r>
      <w:r w:rsidR="00022B68" w:rsidRPr="00B7685A">
        <w:rPr>
          <w:rtl/>
        </w:rPr>
        <w:t xml:space="preserve"> בכך</w:t>
      </w:r>
      <w:r w:rsidR="007427C0" w:rsidRPr="00B7685A">
        <w:rPr>
          <w:rtl/>
        </w:rPr>
        <w:t xml:space="preserve">, </w:t>
      </w:r>
      <w:r w:rsidR="007427C0" w:rsidRPr="00B7685A">
        <w:rPr>
          <w:rFonts w:hint="eastAsia"/>
          <w:rtl/>
        </w:rPr>
        <w:t>בזמן</w:t>
      </w:r>
      <w:r w:rsidR="007427C0" w:rsidRPr="00B7685A">
        <w:rPr>
          <w:rtl/>
        </w:rPr>
        <w:t xml:space="preserve"> </w:t>
      </w:r>
      <w:r w:rsidR="007427C0" w:rsidRPr="00B7685A">
        <w:rPr>
          <w:rFonts w:hint="eastAsia"/>
          <w:rtl/>
        </w:rPr>
        <w:t>שאביו</w:t>
      </w:r>
      <w:r w:rsidR="007427C0" w:rsidRPr="00B7685A">
        <w:rPr>
          <w:rtl/>
        </w:rPr>
        <w:t xml:space="preserve"> </w:t>
      </w:r>
      <w:r w:rsidR="007427C0" w:rsidRPr="00B7685A">
        <w:rPr>
          <w:rFonts w:hint="eastAsia"/>
          <w:rtl/>
        </w:rPr>
        <w:t>התחתן</w:t>
      </w:r>
      <w:r w:rsidR="007427C0" w:rsidRPr="00B7685A">
        <w:rPr>
          <w:rtl/>
        </w:rPr>
        <w:t xml:space="preserve"> </w:t>
      </w:r>
      <w:r w:rsidR="007427C0" w:rsidRPr="00B7685A">
        <w:rPr>
          <w:rFonts w:hint="eastAsia"/>
          <w:rtl/>
        </w:rPr>
        <w:t>מחדש</w:t>
      </w:r>
      <w:r w:rsidR="007427C0" w:rsidRPr="00B7685A">
        <w:rPr>
          <w:rtl/>
        </w:rPr>
        <w:t>,</w:t>
      </w:r>
      <w:r w:rsidR="00416643" w:rsidRPr="00B7685A">
        <w:rPr>
          <w:rtl/>
        </w:rPr>
        <w:t xml:space="preserve"> ו</w:t>
      </w:r>
      <w:r w:rsidR="007427C0" w:rsidRPr="00B7685A">
        <w:rPr>
          <w:rFonts w:hint="eastAsia"/>
          <w:rtl/>
        </w:rPr>
        <w:t>כשהיה</w:t>
      </w:r>
      <w:r w:rsidR="007427C0" w:rsidRPr="00B7685A">
        <w:rPr>
          <w:rtl/>
        </w:rPr>
        <w:t xml:space="preserve"> </w:t>
      </w:r>
      <w:r w:rsidR="00416643" w:rsidRPr="00B7685A">
        <w:rPr>
          <w:rFonts w:hint="eastAsia"/>
          <w:rtl/>
        </w:rPr>
        <w:t>צעיר</w:t>
      </w:r>
      <w:r w:rsidR="00416643" w:rsidRPr="00B7685A">
        <w:rPr>
          <w:rtl/>
        </w:rPr>
        <w:t xml:space="preserve"> </w:t>
      </w:r>
      <w:r w:rsidR="00416643" w:rsidRPr="00B7685A">
        <w:rPr>
          <w:rFonts w:hint="eastAsia"/>
          <w:rtl/>
        </w:rPr>
        <w:t>מ</w:t>
      </w:r>
      <w:r w:rsidR="007427C0" w:rsidRPr="00B7685A">
        <w:rPr>
          <w:rFonts w:hint="eastAsia"/>
          <w:rtl/>
        </w:rPr>
        <w:t>אלכס</w:t>
      </w:r>
      <w:r w:rsidR="00416643" w:rsidRPr="00B7685A">
        <w:rPr>
          <w:rtl/>
        </w:rPr>
        <w:t>.</w:t>
      </w:r>
      <w:r w:rsidR="00B06E22" w:rsidRPr="00B7685A">
        <w:rPr>
          <w:rtl/>
        </w:rPr>
        <w:t xml:space="preserve"> </w:t>
      </w:r>
      <w:r w:rsidR="006439E7" w:rsidRPr="00B7685A">
        <w:rPr>
          <w:rFonts w:hint="eastAsia"/>
          <w:rtl/>
        </w:rPr>
        <w:t>הוא</w:t>
      </w:r>
      <w:r w:rsidR="006439E7" w:rsidRPr="00B7685A">
        <w:rPr>
          <w:rtl/>
        </w:rPr>
        <w:t xml:space="preserve"> רק התגעגע</w:t>
      </w:r>
      <w:r w:rsidR="00C90C6C">
        <w:rPr>
          <w:rtl/>
        </w:rPr>
        <w:t xml:space="preserve"> מאוד </w:t>
      </w:r>
      <w:r w:rsidR="000203E1" w:rsidRPr="00B7685A">
        <w:rPr>
          <w:rFonts w:hint="eastAsia"/>
          <w:rtl/>
        </w:rPr>
        <w:t>לאנגליה</w:t>
      </w:r>
      <w:r w:rsidR="000203E1" w:rsidRPr="00B7685A">
        <w:rPr>
          <w:rtl/>
        </w:rPr>
        <w:t xml:space="preserve"> </w:t>
      </w:r>
      <w:r w:rsidR="000203E1" w:rsidRPr="00B7685A">
        <w:rPr>
          <w:rFonts w:hint="eastAsia"/>
          <w:rtl/>
        </w:rPr>
        <w:t>ש</w:t>
      </w:r>
      <w:r w:rsidR="007427C0" w:rsidRPr="00B7685A">
        <w:rPr>
          <w:rFonts w:hint="eastAsia"/>
          <w:rtl/>
        </w:rPr>
        <w:t>בה</w:t>
      </w:r>
      <w:r w:rsidR="007427C0" w:rsidRPr="00B7685A">
        <w:rPr>
          <w:rtl/>
        </w:rPr>
        <w:t xml:space="preserve"> </w:t>
      </w:r>
      <w:r w:rsidR="000203E1" w:rsidRPr="00B7685A">
        <w:rPr>
          <w:rFonts w:hint="eastAsia"/>
          <w:rtl/>
        </w:rPr>
        <w:t>לא</w:t>
      </w:r>
      <w:r w:rsidR="000203E1" w:rsidRPr="00B7685A">
        <w:rPr>
          <w:rtl/>
        </w:rPr>
        <w:t xml:space="preserve"> יבקר </w:t>
      </w:r>
      <w:r w:rsidR="007427C0" w:rsidRPr="00B7685A">
        <w:rPr>
          <w:rFonts w:hint="eastAsia"/>
          <w:rtl/>
        </w:rPr>
        <w:t>עוד</w:t>
      </w:r>
      <w:r w:rsidR="000203E1" w:rsidRPr="00B7685A">
        <w:rPr>
          <w:rtl/>
        </w:rPr>
        <w:t xml:space="preserve"> לעולמים. </w:t>
      </w:r>
      <w:r w:rsidR="007427C0" w:rsidRPr="00B7685A">
        <w:rPr>
          <w:rFonts w:hint="eastAsia"/>
          <w:rtl/>
        </w:rPr>
        <w:t>בתוך</w:t>
      </w:r>
      <w:r w:rsidR="000203E1" w:rsidRPr="00B7685A">
        <w:rPr>
          <w:rtl/>
        </w:rPr>
        <w:t xml:space="preserve"> כמה חודשים יעלו </w:t>
      </w:r>
      <w:r w:rsidR="007427C0" w:rsidRPr="00B7685A">
        <w:rPr>
          <w:rFonts w:hint="eastAsia"/>
          <w:rtl/>
        </w:rPr>
        <w:t>הוריו</w:t>
      </w:r>
      <w:r w:rsidR="007427C0" w:rsidRPr="00B7685A">
        <w:rPr>
          <w:rtl/>
        </w:rPr>
        <w:t xml:space="preserve"> </w:t>
      </w:r>
      <w:r w:rsidR="000203E1" w:rsidRPr="00B7685A">
        <w:rPr>
          <w:rFonts w:hint="eastAsia"/>
          <w:rtl/>
        </w:rPr>
        <w:t>לישראל</w:t>
      </w:r>
      <w:r w:rsidR="000203E1" w:rsidRPr="00B7685A">
        <w:rPr>
          <w:rtl/>
        </w:rPr>
        <w:t xml:space="preserve"> </w:t>
      </w:r>
      <w:r w:rsidR="000203E1" w:rsidRPr="00B7685A">
        <w:rPr>
          <w:rFonts w:hint="eastAsia"/>
          <w:rtl/>
        </w:rPr>
        <w:t>ובזאת</w:t>
      </w:r>
      <w:r w:rsidR="00483BB1">
        <w:rPr>
          <w:rtl/>
        </w:rPr>
        <w:t xml:space="preserve"> הכול </w:t>
      </w:r>
      <w:r w:rsidR="000203E1" w:rsidRPr="00B7685A">
        <w:rPr>
          <w:rFonts w:hint="eastAsia"/>
          <w:rtl/>
        </w:rPr>
        <w:t>יסתיים</w:t>
      </w:r>
      <w:r w:rsidR="000203E1" w:rsidRPr="00B7685A">
        <w:rPr>
          <w:rtl/>
        </w:rPr>
        <w:t>.</w:t>
      </w:r>
    </w:p>
    <w:p w14:paraId="2FC61C39" w14:textId="77777777" w:rsidR="00B4750A" w:rsidRDefault="00B4750A" w:rsidP="00C66415">
      <w:pPr>
        <w:rPr>
          <w:rtl/>
        </w:rPr>
      </w:pPr>
      <w:r>
        <w:rPr>
          <w:rFonts w:hint="cs"/>
          <w:rtl/>
        </w:rPr>
        <w:t>]</w:t>
      </w:r>
    </w:p>
    <w:p w14:paraId="7B431C40" w14:textId="4EB017D8" w:rsidR="001A46CE" w:rsidRDefault="005F37BE" w:rsidP="00C66415">
      <w:pPr>
        <w:rPr>
          <w:rtl/>
        </w:rPr>
      </w:pPr>
      <w:r>
        <w:rPr>
          <w:rFonts w:hint="cs"/>
          <w:rtl/>
        </w:rPr>
        <w:t>הא</w:t>
      </w:r>
      <w:r w:rsidR="000D78F2">
        <w:rPr>
          <w:rFonts w:hint="cs"/>
          <w:rtl/>
        </w:rPr>
        <w:t>י</w:t>
      </w:r>
      <w:r>
        <w:rPr>
          <w:rFonts w:hint="cs"/>
          <w:rtl/>
        </w:rPr>
        <w:t xml:space="preserve">מהות </w:t>
      </w:r>
      <w:r w:rsidR="00387958">
        <w:rPr>
          <w:rFonts w:hint="cs"/>
          <w:rtl/>
        </w:rPr>
        <w:t>פנ</w:t>
      </w:r>
      <w:r>
        <w:rPr>
          <w:rFonts w:hint="cs"/>
          <w:rtl/>
        </w:rPr>
        <w:t xml:space="preserve">ו למטבח </w:t>
      </w:r>
      <w:r w:rsidR="00E003C9">
        <w:rPr>
          <w:rFonts w:hint="cs"/>
          <w:rtl/>
        </w:rPr>
        <w:t xml:space="preserve">תוך דיון </w:t>
      </w:r>
      <w:r w:rsidR="0044722A">
        <w:rPr>
          <w:rFonts w:hint="cs"/>
          <w:rtl/>
        </w:rPr>
        <w:t>ב</w:t>
      </w:r>
      <w:r w:rsidR="00F90C67">
        <w:rPr>
          <w:rFonts w:hint="cs"/>
          <w:rtl/>
        </w:rPr>
        <w:t>מוצרי הניקוי ה</w:t>
      </w:r>
      <w:r w:rsidR="00B06E22">
        <w:rPr>
          <w:rFonts w:hint="cs"/>
          <w:rtl/>
        </w:rPr>
        <w:t>מומלצים</w:t>
      </w:r>
      <w:r w:rsidR="00E003C9">
        <w:rPr>
          <w:rFonts w:hint="cs"/>
          <w:rtl/>
        </w:rPr>
        <w:t>.</w:t>
      </w:r>
      <w:r w:rsidR="00381BC2">
        <w:rPr>
          <w:rFonts w:hint="cs"/>
          <w:rtl/>
        </w:rPr>
        <w:t xml:space="preserve"> ה</w:t>
      </w:r>
      <w:r w:rsidR="001A46CE">
        <w:rPr>
          <w:rFonts w:hint="cs"/>
          <w:rtl/>
        </w:rPr>
        <w:t xml:space="preserve">אורחת הישראלית </w:t>
      </w:r>
      <w:r w:rsidR="00381BC2">
        <w:rPr>
          <w:rFonts w:hint="cs"/>
          <w:rtl/>
        </w:rPr>
        <w:t>התעניינה ב</w:t>
      </w:r>
      <w:r w:rsidR="007427C0">
        <w:rPr>
          <w:rFonts w:hint="cs"/>
          <w:rtl/>
        </w:rPr>
        <w:t>אופן</w:t>
      </w:r>
      <w:r w:rsidR="001A46CE">
        <w:rPr>
          <w:rFonts w:hint="cs"/>
          <w:rtl/>
        </w:rPr>
        <w:t xml:space="preserve"> הנכו</w:t>
      </w:r>
      <w:r w:rsidR="007427C0">
        <w:rPr>
          <w:rFonts w:hint="cs"/>
          <w:rtl/>
        </w:rPr>
        <w:t>ן</w:t>
      </w:r>
      <w:r w:rsidR="001A46CE">
        <w:rPr>
          <w:rFonts w:hint="cs"/>
          <w:rtl/>
        </w:rPr>
        <w:t xml:space="preserve"> לנ</w:t>
      </w:r>
      <w:r w:rsidR="000D78F2">
        <w:rPr>
          <w:rFonts w:hint="cs"/>
          <w:rtl/>
        </w:rPr>
        <w:t>י</w:t>
      </w:r>
      <w:r w:rsidR="0044722A">
        <w:rPr>
          <w:rFonts w:hint="cs"/>
          <w:rtl/>
        </w:rPr>
        <w:t>ק</w:t>
      </w:r>
      <w:r w:rsidR="000D78F2">
        <w:rPr>
          <w:rFonts w:hint="cs"/>
          <w:rtl/>
        </w:rPr>
        <w:t>יון</w:t>
      </w:r>
      <w:r w:rsidR="001A46CE">
        <w:rPr>
          <w:rFonts w:hint="cs"/>
          <w:rtl/>
        </w:rPr>
        <w:t xml:space="preserve"> רצפות פרקט, ו</w:t>
      </w:r>
      <w:r w:rsidR="007427C0">
        <w:rPr>
          <w:rFonts w:hint="cs"/>
          <w:rtl/>
        </w:rPr>
        <w:t>בנה</w:t>
      </w:r>
      <w:r w:rsidR="00C66415">
        <w:rPr>
          <w:rFonts w:hint="cs"/>
          <w:rtl/>
        </w:rPr>
        <w:t xml:space="preserve"> חזר </w:t>
      </w:r>
      <w:r w:rsidR="00CF7778">
        <w:rPr>
          <w:rFonts w:hint="cs"/>
          <w:rtl/>
        </w:rPr>
        <w:t xml:space="preserve">בקול </w:t>
      </w:r>
      <w:r w:rsidR="001B0FA3">
        <w:rPr>
          <w:rFonts w:hint="cs"/>
          <w:rtl/>
        </w:rPr>
        <w:t xml:space="preserve">על </w:t>
      </w:r>
      <w:r w:rsidR="007427C0">
        <w:rPr>
          <w:rFonts w:hint="cs"/>
          <w:rtl/>
        </w:rPr>
        <w:t xml:space="preserve">שמות </w:t>
      </w:r>
      <w:r w:rsidR="00C66415">
        <w:rPr>
          <w:rFonts w:hint="cs"/>
          <w:rtl/>
        </w:rPr>
        <w:t>התרסיסים</w:t>
      </w:r>
      <w:r w:rsidR="00587627">
        <w:rPr>
          <w:rFonts w:hint="cs"/>
          <w:rtl/>
        </w:rPr>
        <w:t xml:space="preserve"> וחומר</w:t>
      </w:r>
      <w:r w:rsidR="00683775">
        <w:rPr>
          <w:rFonts w:hint="cs"/>
          <w:rtl/>
        </w:rPr>
        <w:t>י</w:t>
      </w:r>
      <w:r w:rsidR="00587627">
        <w:rPr>
          <w:rFonts w:hint="cs"/>
          <w:rtl/>
        </w:rPr>
        <w:t xml:space="preserve"> השעווה ו</w:t>
      </w:r>
      <w:r w:rsidR="007427C0">
        <w:rPr>
          <w:rFonts w:hint="cs"/>
          <w:rtl/>
        </w:rPr>
        <w:t>שנה</w:t>
      </w:r>
      <w:r w:rsidR="0005693D">
        <w:rPr>
          <w:rFonts w:hint="cs"/>
          <w:rtl/>
        </w:rPr>
        <w:t xml:space="preserve"> בקולו הצפצפני</w:t>
      </w:r>
      <w:r w:rsidR="00CF7778">
        <w:rPr>
          <w:rFonts w:hint="cs"/>
          <w:rtl/>
        </w:rPr>
        <w:t>, "</w:t>
      </w:r>
      <w:r w:rsidR="00587627">
        <w:rPr>
          <w:rFonts w:hint="cs"/>
          <w:rtl/>
        </w:rPr>
        <w:t xml:space="preserve"> </w:t>
      </w:r>
      <w:r w:rsidR="00587627">
        <w:t>buffing block</w:t>
      </w:r>
      <w:r w:rsidR="0005693D">
        <w:rPr>
          <w:rFonts w:hint="cs"/>
          <w:rtl/>
        </w:rPr>
        <w:t xml:space="preserve">, תזכרי </w:t>
      </w:r>
      <w:r w:rsidR="001C5A04">
        <w:rPr>
          <w:rFonts w:hint="cs"/>
          <w:rtl/>
        </w:rPr>
        <w:t>אימא</w:t>
      </w:r>
      <w:r w:rsidR="000D78F2">
        <w:rPr>
          <w:rFonts w:hint="cs"/>
          <w:rtl/>
        </w:rPr>
        <w:t>,</w:t>
      </w:r>
      <w:r w:rsidR="0005693D">
        <w:rPr>
          <w:rFonts w:hint="cs"/>
          <w:rtl/>
        </w:rPr>
        <w:t xml:space="preserve"> </w:t>
      </w:r>
      <w:r w:rsidR="0005693D">
        <w:t xml:space="preserve">buffing </w:t>
      </w:r>
      <w:r w:rsidR="0005693D">
        <w:lastRenderedPageBreak/>
        <w:t>block</w:t>
      </w:r>
      <w:r w:rsidR="000D78F2">
        <w:rPr>
          <w:rFonts w:hint="cs"/>
          <w:rtl/>
        </w:rPr>
        <w:t>.</w:t>
      </w:r>
      <w:r w:rsidR="00CF7778">
        <w:rPr>
          <w:rFonts w:hint="cs"/>
          <w:rtl/>
        </w:rPr>
        <w:t>"</w:t>
      </w:r>
      <w:r w:rsidR="00587627">
        <w:rPr>
          <w:rFonts w:hint="cs"/>
          <w:rtl/>
        </w:rPr>
        <w:t xml:space="preserve"> </w:t>
      </w:r>
      <w:r w:rsidR="0083292F">
        <w:rPr>
          <w:rFonts w:hint="cs"/>
          <w:rtl/>
        </w:rPr>
        <w:t>ה</w:t>
      </w:r>
      <w:r w:rsidR="00CF7778">
        <w:rPr>
          <w:rFonts w:hint="cs"/>
          <w:rtl/>
        </w:rPr>
        <w:t>תמימות</w:t>
      </w:r>
      <w:r w:rsidR="00C66415">
        <w:rPr>
          <w:rFonts w:hint="cs"/>
          <w:rtl/>
        </w:rPr>
        <w:t xml:space="preserve"> ש</w:t>
      </w:r>
      <w:r w:rsidR="0083292F">
        <w:rPr>
          <w:rFonts w:hint="cs"/>
          <w:rtl/>
        </w:rPr>
        <w:t xml:space="preserve">בה </w:t>
      </w:r>
      <w:r w:rsidR="001B0FA3">
        <w:rPr>
          <w:rFonts w:hint="cs"/>
          <w:rtl/>
        </w:rPr>
        <w:t>חשף</w:t>
      </w:r>
      <w:r w:rsidR="0083292F">
        <w:rPr>
          <w:rFonts w:hint="cs"/>
          <w:rtl/>
        </w:rPr>
        <w:t xml:space="preserve"> </w:t>
      </w:r>
      <w:r w:rsidR="00CF7778">
        <w:rPr>
          <w:rFonts w:hint="cs"/>
          <w:rtl/>
        </w:rPr>
        <w:t>את</w:t>
      </w:r>
      <w:r w:rsidR="0083292F">
        <w:rPr>
          <w:rFonts w:hint="cs"/>
          <w:rtl/>
        </w:rPr>
        <w:t xml:space="preserve"> חוסר</w:t>
      </w:r>
      <w:r w:rsidR="000D78F2">
        <w:rPr>
          <w:rFonts w:hint="cs"/>
          <w:rtl/>
        </w:rPr>
        <w:t xml:space="preserve"> </w:t>
      </w:r>
      <w:r w:rsidR="00C66415">
        <w:rPr>
          <w:rFonts w:hint="cs"/>
          <w:rtl/>
        </w:rPr>
        <w:t>האונים של א</w:t>
      </w:r>
      <w:r w:rsidR="0083292F">
        <w:rPr>
          <w:rFonts w:hint="cs"/>
          <w:rtl/>
        </w:rPr>
        <w:t xml:space="preserve">מו </w:t>
      </w:r>
      <w:r w:rsidR="001C5A04">
        <w:rPr>
          <w:rFonts w:hint="cs"/>
          <w:rtl/>
        </w:rPr>
        <w:t>הייתה</w:t>
      </w:r>
      <w:r w:rsidR="00587627">
        <w:rPr>
          <w:rFonts w:hint="cs"/>
          <w:rtl/>
        </w:rPr>
        <w:t xml:space="preserve"> בלתי נסבל</w:t>
      </w:r>
      <w:r w:rsidR="0083292F">
        <w:rPr>
          <w:rFonts w:hint="cs"/>
          <w:rtl/>
        </w:rPr>
        <w:t>ת</w:t>
      </w:r>
      <w:r w:rsidR="00587627">
        <w:rPr>
          <w:rFonts w:hint="cs"/>
          <w:rtl/>
        </w:rPr>
        <w:t xml:space="preserve"> בעיני אלכס </w:t>
      </w:r>
      <w:r w:rsidR="0083292F">
        <w:rPr>
          <w:rFonts w:hint="cs"/>
          <w:rtl/>
        </w:rPr>
        <w:t>ש</w:t>
      </w:r>
      <w:r w:rsidR="00E003C9">
        <w:rPr>
          <w:rFonts w:hint="cs"/>
          <w:rtl/>
        </w:rPr>
        <w:t>הפציר</w:t>
      </w:r>
      <w:r w:rsidR="00683775">
        <w:rPr>
          <w:rFonts w:hint="cs"/>
          <w:rtl/>
        </w:rPr>
        <w:t xml:space="preserve"> בו</w:t>
      </w:r>
      <w:r w:rsidR="00587627">
        <w:rPr>
          <w:rFonts w:hint="cs"/>
          <w:rtl/>
        </w:rPr>
        <w:t xml:space="preserve">, </w:t>
      </w:r>
      <w:r w:rsidR="00CF7778">
        <w:rPr>
          <w:rFonts w:hint="cs"/>
          <w:rtl/>
        </w:rPr>
        <w:t>"</w:t>
      </w:r>
      <w:r w:rsidR="00587627">
        <w:rPr>
          <w:rFonts w:hint="cs"/>
          <w:rtl/>
        </w:rPr>
        <w:t>אני אכתוב ל</w:t>
      </w:r>
      <w:r w:rsidR="002D4583">
        <w:rPr>
          <w:rFonts w:hint="cs"/>
          <w:rtl/>
        </w:rPr>
        <w:t>כם</w:t>
      </w:r>
      <w:r w:rsidR="00587627">
        <w:rPr>
          <w:rFonts w:hint="cs"/>
          <w:rtl/>
        </w:rPr>
        <w:t xml:space="preserve"> על דף</w:t>
      </w:r>
      <w:r w:rsidR="00685E2E">
        <w:rPr>
          <w:rFonts w:hint="cs"/>
          <w:rtl/>
        </w:rPr>
        <w:t>,</w:t>
      </w:r>
      <w:r w:rsidR="00587627">
        <w:rPr>
          <w:rFonts w:hint="cs"/>
          <w:rtl/>
        </w:rPr>
        <w:t xml:space="preserve"> אתם לא צריכים לזכור</w:t>
      </w:r>
      <w:r w:rsidR="00CF7778">
        <w:rPr>
          <w:rFonts w:hint="cs"/>
          <w:rtl/>
        </w:rPr>
        <w:t>."</w:t>
      </w:r>
      <w:r w:rsidR="00587627">
        <w:rPr>
          <w:rFonts w:hint="cs"/>
          <w:rtl/>
        </w:rPr>
        <w:t xml:space="preserve"> </w:t>
      </w:r>
      <w:r w:rsidR="00CF7778">
        <w:rPr>
          <w:rFonts w:hint="cs"/>
          <w:rtl/>
        </w:rPr>
        <w:t>[</w:t>
      </w:r>
      <w:r w:rsidR="006D1902">
        <w:rPr>
          <w:rFonts w:hint="cs"/>
          <w:rtl/>
        </w:rPr>
        <w:t xml:space="preserve">אבל </w:t>
      </w:r>
      <w:r w:rsidR="00E003C9">
        <w:rPr>
          <w:rFonts w:hint="cs"/>
          <w:rtl/>
        </w:rPr>
        <w:t>התעלמו ממנו</w:t>
      </w:r>
      <w:r w:rsidR="00CF7778">
        <w:rPr>
          <w:rFonts w:hint="cs"/>
          <w:rtl/>
        </w:rPr>
        <w:t>.</w:t>
      </w:r>
      <w:r w:rsidR="006D1902">
        <w:rPr>
          <w:rFonts w:hint="cs"/>
          <w:rtl/>
        </w:rPr>
        <w:t xml:space="preserve"> אולי שכח להתבטא</w:t>
      </w:r>
      <w:r w:rsidR="00381BC2">
        <w:rPr>
          <w:rFonts w:hint="cs"/>
          <w:rtl/>
        </w:rPr>
        <w:t xml:space="preserve"> נכון בעברית ערב </w:t>
      </w:r>
      <w:r w:rsidR="006D1902">
        <w:rPr>
          <w:rFonts w:hint="cs"/>
          <w:rtl/>
        </w:rPr>
        <w:t>הגירתו לישראל.</w:t>
      </w:r>
      <w:r w:rsidR="00CF7778">
        <w:rPr>
          <w:rFonts w:hint="cs"/>
          <w:rtl/>
        </w:rPr>
        <w:t>]</w:t>
      </w:r>
    </w:p>
    <w:p w14:paraId="589FC46D" w14:textId="6992CDD5" w:rsidR="00DC1843" w:rsidRDefault="00CF7778" w:rsidP="00C66415">
      <w:pPr>
        <w:rPr>
          <w:rtl/>
        </w:rPr>
      </w:pPr>
      <w:r>
        <w:rPr>
          <w:rFonts w:hint="cs"/>
          <w:rtl/>
        </w:rPr>
        <w:t>אבל</w:t>
      </w:r>
      <w:r w:rsidR="00DC1843">
        <w:rPr>
          <w:rFonts w:hint="cs"/>
          <w:rtl/>
        </w:rPr>
        <w:t xml:space="preserve"> ה</w:t>
      </w:r>
      <w:r w:rsidR="00993C90">
        <w:rPr>
          <w:rFonts w:hint="cs"/>
          <w:rtl/>
        </w:rPr>
        <w:t>נער</w:t>
      </w:r>
      <w:r w:rsidR="00DC1843">
        <w:rPr>
          <w:rFonts w:hint="cs"/>
          <w:rtl/>
        </w:rPr>
        <w:t xml:space="preserve"> הישראלי הזה</w:t>
      </w:r>
      <w:r w:rsidR="00C66415">
        <w:rPr>
          <w:rFonts w:hint="cs"/>
          <w:rtl/>
        </w:rPr>
        <w:t>,</w:t>
      </w:r>
      <w:r w:rsidR="00DC1843">
        <w:rPr>
          <w:rFonts w:hint="cs"/>
          <w:rtl/>
        </w:rPr>
        <w:t xml:space="preserve"> </w:t>
      </w:r>
      <w:r w:rsidR="002816E3">
        <w:rPr>
          <w:rFonts w:hint="cs"/>
          <w:rtl/>
        </w:rPr>
        <w:t xml:space="preserve">שנקלע אולי בניגוד לרצונו לארץ זרה, בכל זאת גייס את כוחותיו </w:t>
      </w:r>
      <w:r w:rsidR="00C9638D">
        <w:rPr>
          <w:rFonts w:hint="cs"/>
          <w:rtl/>
        </w:rPr>
        <w:t xml:space="preserve">הדלים </w:t>
      </w:r>
      <w:r w:rsidR="002816E3">
        <w:rPr>
          <w:rFonts w:hint="cs"/>
          <w:rtl/>
        </w:rPr>
        <w:t>כדי ל</w:t>
      </w:r>
      <w:r w:rsidR="00461EE9">
        <w:rPr>
          <w:rFonts w:hint="cs"/>
          <w:rtl/>
        </w:rPr>
        <w:t>דא</w:t>
      </w:r>
      <w:r w:rsidR="002816E3">
        <w:rPr>
          <w:rFonts w:hint="cs"/>
          <w:rtl/>
        </w:rPr>
        <w:t>ו</w:t>
      </w:r>
      <w:r w:rsidR="00461EE9">
        <w:rPr>
          <w:rFonts w:hint="cs"/>
          <w:rtl/>
        </w:rPr>
        <w:t>ג ל</w:t>
      </w:r>
      <w:r w:rsidR="00DC1843">
        <w:rPr>
          <w:rFonts w:hint="cs"/>
          <w:rtl/>
        </w:rPr>
        <w:t>אימו</w:t>
      </w:r>
      <w:r>
        <w:rPr>
          <w:rFonts w:hint="cs"/>
          <w:rtl/>
        </w:rPr>
        <w:t xml:space="preserve">. </w:t>
      </w:r>
      <w:r w:rsidR="0044722A" w:rsidRPr="0044722A">
        <w:rPr>
          <w:rFonts w:cs="Times New Roman"/>
          <w:rtl/>
        </w:rPr>
        <w:t>ואלכס</w:t>
      </w:r>
      <w:r w:rsidR="000D78F2">
        <w:rPr>
          <w:rFonts w:cs="Times New Roman" w:hint="cs"/>
          <w:rtl/>
        </w:rPr>
        <w:t>,</w:t>
      </w:r>
      <w:r w:rsidR="0044722A" w:rsidRPr="0044722A">
        <w:rPr>
          <w:rFonts w:cs="Times New Roman"/>
          <w:rtl/>
        </w:rPr>
        <w:t xml:space="preserve"> שבעוד יום כבר לא יוכל לעזור לאימו</w:t>
      </w:r>
      <w:r w:rsidR="000D78F2">
        <w:rPr>
          <w:rFonts w:cs="Times New Roman" w:hint="cs"/>
          <w:rtl/>
        </w:rPr>
        <w:t>,</w:t>
      </w:r>
      <w:r w:rsidR="0044722A" w:rsidRPr="0044722A">
        <w:rPr>
          <w:rFonts w:cs="Times New Roman"/>
          <w:rtl/>
        </w:rPr>
        <w:t xml:space="preserve"> נפנה אליה ושאל, "כשלא אהיה פה,</w:t>
      </w:r>
      <w:r w:rsidR="001B0FA3">
        <w:rPr>
          <w:rFonts w:hint="cs"/>
          <w:rtl/>
        </w:rPr>
        <w:t xml:space="preserve"> </w:t>
      </w:r>
      <w:r w:rsidR="002816E3">
        <w:rPr>
          <w:rFonts w:hint="cs"/>
          <w:rtl/>
        </w:rPr>
        <w:t xml:space="preserve">מי יטפל בך? </w:t>
      </w:r>
      <w:r w:rsidR="001B0FA3">
        <w:rPr>
          <w:rFonts w:hint="cs"/>
          <w:rtl/>
        </w:rPr>
        <w:t>על מי ת</w:t>
      </w:r>
      <w:r w:rsidR="000D78F2">
        <w:rPr>
          <w:rFonts w:hint="cs"/>
          <w:rtl/>
        </w:rPr>
        <w:t>י</w:t>
      </w:r>
      <w:r w:rsidR="001B0FA3">
        <w:rPr>
          <w:rFonts w:hint="cs"/>
          <w:rtl/>
        </w:rPr>
        <w:t>שעני</w:t>
      </w:r>
      <w:r w:rsidR="00DC1843">
        <w:rPr>
          <w:rFonts w:hint="cs"/>
          <w:rtl/>
        </w:rPr>
        <w:t xml:space="preserve"> </w:t>
      </w:r>
      <w:r w:rsidR="0083292F">
        <w:rPr>
          <w:rFonts w:hint="cs"/>
          <w:rtl/>
        </w:rPr>
        <w:t>כשלא יהיה לך אותי</w:t>
      </w:r>
      <w:r w:rsidR="001B0FA3">
        <w:rPr>
          <w:rFonts w:hint="cs"/>
          <w:rtl/>
        </w:rPr>
        <w:t>?"</w:t>
      </w:r>
    </w:p>
    <w:p w14:paraId="043F6923" w14:textId="25304CF5" w:rsidR="00DC1843" w:rsidRDefault="00DC1843" w:rsidP="00C66415">
      <w:pPr>
        <w:rPr>
          <w:rtl/>
        </w:rPr>
      </w:pPr>
      <w:r>
        <w:rPr>
          <w:rFonts w:hint="cs"/>
          <w:rtl/>
        </w:rPr>
        <w:t xml:space="preserve">"מי </w:t>
      </w:r>
      <w:r w:rsidR="002816E3">
        <w:rPr>
          <w:rFonts w:hint="cs"/>
          <w:rtl/>
        </w:rPr>
        <w:t>יטפל</w:t>
      </w:r>
      <w:r w:rsidR="00C66415">
        <w:rPr>
          <w:rFonts w:hint="cs"/>
          <w:rtl/>
        </w:rPr>
        <w:t xml:space="preserve"> ב</w:t>
      </w:r>
      <w:r>
        <w:rPr>
          <w:rFonts w:hint="cs"/>
          <w:rtl/>
        </w:rPr>
        <w:t xml:space="preserve">י?" היא הצטחקה, </w:t>
      </w:r>
      <w:r w:rsidR="00683775" w:rsidRPr="00683775">
        <w:rPr>
          <w:rFonts w:cs="Times New Roman"/>
          <w:rtl/>
        </w:rPr>
        <w:t xml:space="preserve">ונופפה את ידה לביטול בדרכה המצמיתה, </w:t>
      </w:r>
      <w:r w:rsidR="009F4714" w:rsidRPr="009F4714">
        <w:rPr>
          <w:rFonts w:cs="Times New Roman"/>
          <w:rtl/>
        </w:rPr>
        <w:t xml:space="preserve">שביקעה באלכס סדקים של אפר </w:t>
      </w:r>
      <w:r w:rsidR="00683775" w:rsidRPr="00683775">
        <w:rPr>
          <w:rFonts w:cs="Times New Roman"/>
          <w:rtl/>
        </w:rPr>
        <w:t>וכבר לא משנה מה אמרה לאחר מכן. ובכל זאת אמרה –</w:t>
      </w:r>
      <w:r>
        <w:rPr>
          <w:rFonts w:hint="cs"/>
          <w:rtl/>
        </w:rPr>
        <w:t xml:space="preserve"> "ביום שבו אקרא לך לבוא לעזרה, תדע שסוף העולם הגיע." [זה מה שיקרה אחרי שנים רבות, כשיכנס ג'וק בראש השנה לבית שלה]</w:t>
      </w:r>
    </w:p>
    <w:p w14:paraId="49051265" w14:textId="1ACAE6CD" w:rsidR="009F4714" w:rsidRPr="00CD067C" w:rsidRDefault="009F4714" w:rsidP="00C66415">
      <w:pPr>
        <w:rPr>
          <w:rtl/>
        </w:rPr>
      </w:pPr>
      <w:r w:rsidRPr="009F4714">
        <w:rPr>
          <w:rFonts w:cs="Times New Roman"/>
          <w:rtl/>
        </w:rPr>
        <w:t>[אפרמצמית – אחד מכמה קטעים שכולם באותו נושא]</w:t>
      </w:r>
    </w:p>
    <w:p w14:paraId="1EA079DA" w14:textId="77777777" w:rsidR="00C66415" w:rsidRDefault="00C66415" w:rsidP="00AB7323">
      <w:pPr>
        <w:rPr>
          <w:rtl/>
        </w:rPr>
      </w:pPr>
    </w:p>
    <w:p w14:paraId="7353067E" w14:textId="260A3E70" w:rsidR="004627AB" w:rsidRDefault="00827B50" w:rsidP="00AB7323">
      <w:pPr>
        <w:rPr>
          <w:rtl/>
        </w:rPr>
      </w:pPr>
      <w:r>
        <w:rPr>
          <w:rFonts w:hint="cs"/>
          <w:rtl/>
        </w:rPr>
        <w:t>הערב ירד ו</w:t>
      </w:r>
      <w:r w:rsidR="00FE7431">
        <w:rPr>
          <w:rFonts w:hint="cs"/>
          <w:rtl/>
        </w:rPr>
        <w:t xml:space="preserve">האורחים הלכו, אפילו </w:t>
      </w:r>
      <w:r w:rsidR="002311D1">
        <w:rPr>
          <w:rFonts w:hint="cs"/>
          <w:rtl/>
        </w:rPr>
        <w:t xml:space="preserve">תיאו סיים את מכסת אימוניו לאותו יום. </w:t>
      </w:r>
      <w:r w:rsidR="00FF434B">
        <w:rPr>
          <w:rtl/>
        </w:rPr>
        <w:t xml:space="preserve">"ספר לי עוד על מדגסקר!" </w:t>
      </w:r>
      <w:r w:rsidR="002311D1">
        <w:rPr>
          <w:rFonts w:hint="cs"/>
          <w:rtl/>
        </w:rPr>
        <w:t>הוא</w:t>
      </w:r>
      <w:r w:rsidR="002311D1" w:rsidRPr="00CD067C">
        <w:rPr>
          <w:rtl/>
        </w:rPr>
        <w:t xml:space="preserve"> </w:t>
      </w:r>
      <w:r w:rsidR="00AB7323">
        <w:rPr>
          <w:rFonts w:hint="cs"/>
          <w:rtl/>
        </w:rPr>
        <w:t>דרש</w:t>
      </w:r>
      <w:r w:rsidR="004627AB" w:rsidRPr="00CD067C">
        <w:rPr>
          <w:rtl/>
        </w:rPr>
        <w:t xml:space="preserve"> והתיישב על ברכיו של אלכס.</w:t>
      </w:r>
      <w:r w:rsidR="004627AB">
        <w:rPr>
          <w:rFonts w:hint="cs"/>
          <w:rtl/>
        </w:rPr>
        <w:t xml:space="preserve"> </w:t>
      </w:r>
      <w:r w:rsidR="00FF434B">
        <w:rPr>
          <w:rFonts w:hint="cs"/>
          <w:rtl/>
        </w:rPr>
        <w:t>הוא היה אמור ל</w:t>
      </w:r>
      <w:r w:rsidR="00683775" w:rsidRPr="00683775">
        <w:rPr>
          <w:rFonts w:cs="Times New Roman"/>
          <w:rtl/>
        </w:rPr>
        <w:t>ה</w:t>
      </w:r>
      <w:r w:rsidR="00D01A78">
        <w:rPr>
          <w:rFonts w:cs="Times New Roman" w:hint="cs"/>
          <w:rtl/>
        </w:rPr>
        <w:t>יות כרו</w:t>
      </w:r>
      <w:r w:rsidR="00683775" w:rsidRPr="00683775">
        <w:rPr>
          <w:rFonts w:cs="Times New Roman"/>
          <w:rtl/>
        </w:rPr>
        <w:t xml:space="preserve">ך, גם בחלומותיו, </w:t>
      </w:r>
      <w:r w:rsidR="00D01A78">
        <w:rPr>
          <w:rFonts w:cs="Times New Roman" w:hint="cs"/>
          <w:rtl/>
        </w:rPr>
        <w:t>אחר ה</w:t>
      </w:r>
      <w:r w:rsidR="00683775" w:rsidRPr="00683775">
        <w:rPr>
          <w:rFonts w:cs="Times New Roman"/>
          <w:rtl/>
        </w:rPr>
        <w:t>אקספוזיציה</w:t>
      </w:r>
      <w:r w:rsidR="001D6E81">
        <w:rPr>
          <w:rFonts w:hint="cs"/>
          <w:rtl/>
        </w:rPr>
        <w:t>, האינטרפרטציה והארטיקולציה</w:t>
      </w:r>
      <w:r w:rsidR="00F27DD2">
        <w:rPr>
          <w:rFonts w:hint="cs"/>
          <w:rtl/>
        </w:rPr>
        <w:t xml:space="preserve"> </w:t>
      </w:r>
      <w:r w:rsidR="0044722A">
        <w:rPr>
          <w:rFonts w:hint="cs"/>
          <w:rtl/>
        </w:rPr>
        <w:t>ש</w:t>
      </w:r>
      <w:r w:rsidR="007C04CA">
        <w:rPr>
          <w:rFonts w:hint="cs"/>
          <w:rtl/>
        </w:rPr>
        <w:t>ב</w:t>
      </w:r>
      <w:r w:rsidR="00F27DD2">
        <w:rPr>
          <w:rFonts w:hint="cs"/>
          <w:rtl/>
        </w:rPr>
        <w:t>ארבעים ושמונה הפרלודים והפוגות</w:t>
      </w:r>
      <w:r w:rsidR="007A3FCD">
        <w:rPr>
          <w:rFonts w:hint="cs"/>
          <w:rtl/>
        </w:rPr>
        <w:t xml:space="preserve"> ב</w:t>
      </w:r>
      <w:r w:rsidR="000D78F2">
        <w:rPr>
          <w:rFonts w:hint="cs"/>
          <w:rtl/>
        </w:rPr>
        <w:t>'</w:t>
      </w:r>
      <w:r w:rsidR="007A3FCD">
        <w:rPr>
          <w:rFonts w:hint="cs"/>
          <w:rtl/>
        </w:rPr>
        <w:t>פסנתר המושווה</w:t>
      </w:r>
      <w:r w:rsidR="000D78F2">
        <w:rPr>
          <w:rFonts w:hint="cs"/>
          <w:rtl/>
        </w:rPr>
        <w:t>'</w:t>
      </w:r>
      <w:r w:rsidR="007A3FCD">
        <w:rPr>
          <w:rFonts w:hint="cs"/>
          <w:rtl/>
        </w:rPr>
        <w:t xml:space="preserve"> של באך</w:t>
      </w:r>
      <w:r w:rsidR="00607935">
        <w:rPr>
          <w:rFonts w:hint="cs"/>
          <w:rtl/>
        </w:rPr>
        <w:t>,</w:t>
      </w:r>
      <w:r w:rsidR="00F27DD2">
        <w:rPr>
          <w:rFonts w:hint="cs"/>
          <w:rtl/>
        </w:rPr>
        <w:t xml:space="preserve"> </w:t>
      </w:r>
      <w:r w:rsidR="00FF434B">
        <w:rPr>
          <w:rFonts w:hint="cs"/>
          <w:rtl/>
        </w:rPr>
        <w:t xml:space="preserve">אבל </w:t>
      </w:r>
      <w:r w:rsidR="00607935">
        <w:rPr>
          <w:rFonts w:hint="cs"/>
          <w:rtl/>
        </w:rPr>
        <w:t>במקום זה</w:t>
      </w:r>
      <w:r w:rsidR="001D6E81">
        <w:rPr>
          <w:rFonts w:hint="cs"/>
          <w:rtl/>
        </w:rPr>
        <w:t xml:space="preserve"> </w:t>
      </w:r>
      <w:r w:rsidR="00683775" w:rsidRPr="00683775">
        <w:rPr>
          <w:rFonts w:cs="Times New Roman"/>
          <w:rtl/>
        </w:rPr>
        <w:t>נשבה בקסמם</w:t>
      </w:r>
      <w:r w:rsidR="00683775" w:rsidRPr="00683775">
        <w:rPr>
          <w:rFonts w:cs="Times New Roman" w:hint="cs"/>
          <w:rtl/>
        </w:rPr>
        <w:t xml:space="preserve"> </w:t>
      </w:r>
      <w:r w:rsidR="00683775">
        <w:rPr>
          <w:rFonts w:cs="Times New Roman" w:hint="cs"/>
          <w:rtl/>
        </w:rPr>
        <w:t>ש</w:t>
      </w:r>
      <w:r w:rsidR="007A3FCD">
        <w:rPr>
          <w:rFonts w:hint="cs"/>
          <w:rtl/>
        </w:rPr>
        <w:t xml:space="preserve">ל </w:t>
      </w:r>
      <w:r w:rsidR="001D6E81">
        <w:rPr>
          <w:rFonts w:hint="cs"/>
          <w:rtl/>
        </w:rPr>
        <w:t>אקורדים מהדהדים בי</w:t>
      </w:r>
      <w:r w:rsidR="0044722A">
        <w:rPr>
          <w:rFonts w:hint="cs"/>
          <w:rtl/>
        </w:rPr>
        <w:t>נות</w:t>
      </w:r>
      <w:r w:rsidR="001D6E81">
        <w:rPr>
          <w:rFonts w:hint="cs"/>
          <w:rtl/>
        </w:rPr>
        <w:t xml:space="preserve"> </w:t>
      </w:r>
      <w:r w:rsidR="0044722A">
        <w:rPr>
          <w:rFonts w:hint="cs"/>
          <w:rtl/>
        </w:rPr>
        <w:t>ל</w:t>
      </w:r>
      <w:r w:rsidR="001D6E81">
        <w:rPr>
          <w:rFonts w:hint="cs"/>
          <w:rtl/>
        </w:rPr>
        <w:t xml:space="preserve">עלים עצומים </w:t>
      </w:r>
      <w:r w:rsidR="00EB090E">
        <w:rPr>
          <w:rFonts w:hint="cs"/>
          <w:rtl/>
        </w:rPr>
        <w:t>א</w:t>
      </w:r>
      <w:r w:rsidR="0044722A">
        <w:rPr>
          <w:rFonts w:hint="cs"/>
          <w:rtl/>
        </w:rPr>
        <w:t>ש</w:t>
      </w:r>
      <w:r w:rsidR="00EB090E">
        <w:rPr>
          <w:rFonts w:hint="cs"/>
          <w:rtl/>
        </w:rPr>
        <w:t xml:space="preserve">ר </w:t>
      </w:r>
      <w:r w:rsidR="007A3FCD">
        <w:rPr>
          <w:rFonts w:hint="cs"/>
          <w:rtl/>
        </w:rPr>
        <w:t xml:space="preserve">טיפות </w:t>
      </w:r>
      <w:r w:rsidR="00683775" w:rsidRPr="00683775">
        <w:rPr>
          <w:rFonts w:cs="Times New Roman"/>
          <w:rtl/>
        </w:rPr>
        <w:t>זכ</w:t>
      </w:r>
      <w:r w:rsidR="00683775">
        <w:rPr>
          <w:rFonts w:cs="Times New Roman" w:hint="cs"/>
          <w:rtl/>
        </w:rPr>
        <w:t>ּ</w:t>
      </w:r>
      <w:r w:rsidR="00683775" w:rsidRPr="00683775">
        <w:rPr>
          <w:rFonts w:cs="Times New Roman"/>
          <w:rtl/>
        </w:rPr>
        <w:t xml:space="preserve">ות </w:t>
      </w:r>
      <w:r w:rsidR="007A3FCD">
        <w:rPr>
          <w:rFonts w:hint="cs"/>
          <w:rtl/>
        </w:rPr>
        <w:t xml:space="preserve">נוטפות </w:t>
      </w:r>
      <w:r w:rsidR="0044722A">
        <w:rPr>
          <w:rFonts w:hint="cs"/>
          <w:rtl/>
        </w:rPr>
        <w:t xml:space="preserve">מהם, </w:t>
      </w:r>
      <w:r w:rsidR="001D6E81">
        <w:rPr>
          <w:rFonts w:hint="cs"/>
          <w:rtl/>
        </w:rPr>
        <w:t>בג'ונגלים</w:t>
      </w:r>
      <w:r w:rsidR="004627AB">
        <w:rPr>
          <w:rFonts w:hint="cs"/>
          <w:rtl/>
        </w:rPr>
        <w:t>.</w:t>
      </w:r>
    </w:p>
    <w:p w14:paraId="0E98F231" w14:textId="67665C0C" w:rsidR="00FE7431" w:rsidRPr="00CD067C" w:rsidRDefault="00FE7431" w:rsidP="00AB7323">
      <w:pPr>
        <w:rPr>
          <w:rtl/>
        </w:rPr>
      </w:pPr>
      <w:r>
        <w:rPr>
          <w:rFonts w:hint="cs"/>
          <w:rtl/>
        </w:rPr>
        <w:t>[</w:t>
      </w:r>
      <w:hyperlink r:id="rId190" w:history="1">
        <w:r w:rsidRPr="00FE7431">
          <w:rPr>
            <w:rStyle w:val="Hyperlink"/>
            <w:rFonts w:hint="cs"/>
            <w:rtl/>
          </w:rPr>
          <w:t>הפסנתר המושווה</w:t>
        </w:r>
      </w:hyperlink>
      <w:r>
        <w:rPr>
          <w:rFonts w:hint="cs"/>
          <w:rtl/>
        </w:rPr>
        <w:t>]</w:t>
      </w:r>
    </w:p>
    <w:p w14:paraId="532D167E" w14:textId="0CB60AB6" w:rsidR="004627AB" w:rsidRPr="00CD067C" w:rsidRDefault="004627AB" w:rsidP="00250000">
      <w:pPr>
        <w:rPr>
          <w:rtl/>
        </w:rPr>
      </w:pPr>
      <w:r w:rsidRPr="00CD067C">
        <w:rPr>
          <w:rtl/>
        </w:rPr>
        <w:t>"מה עוד א</w:t>
      </w:r>
      <w:r w:rsidR="00CF7778">
        <w:rPr>
          <w:rFonts w:hint="cs"/>
          <w:rtl/>
        </w:rPr>
        <w:t>תה רוצה לשמוע</w:t>
      </w:r>
      <w:r w:rsidRPr="00CD067C">
        <w:rPr>
          <w:rtl/>
        </w:rPr>
        <w:t>?"</w:t>
      </w:r>
    </w:p>
    <w:p w14:paraId="03C4D065" w14:textId="68650F8A" w:rsidR="004627AB" w:rsidRPr="00CD067C" w:rsidRDefault="004627AB" w:rsidP="00C66415">
      <w:pPr>
        <w:rPr>
          <w:rtl/>
        </w:rPr>
      </w:pPr>
      <w:r w:rsidRPr="00CD067C">
        <w:rPr>
          <w:rtl/>
        </w:rPr>
        <w:t xml:space="preserve">"על </w:t>
      </w:r>
      <w:r w:rsidR="00534C17">
        <w:rPr>
          <w:rFonts w:hint="cs"/>
          <w:rtl/>
        </w:rPr>
        <w:t xml:space="preserve">סנגל, על </w:t>
      </w:r>
      <w:r w:rsidRPr="00CD067C">
        <w:rPr>
          <w:rtl/>
        </w:rPr>
        <w:t>מדגסקר!"</w:t>
      </w:r>
    </w:p>
    <w:p w14:paraId="307B6665" w14:textId="77777777" w:rsidR="004627AB" w:rsidRPr="00CD067C" w:rsidRDefault="004627AB" w:rsidP="00250000">
      <w:pPr>
        <w:rPr>
          <w:rtl/>
        </w:rPr>
      </w:pPr>
      <w:r w:rsidRPr="00CD067C">
        <w:rPr>
          <w:rFonts w:hint="cs"/>
          <w:rtl/>
        </w:rPr>
        <w:t>"</w:t>
      </w:r>
      <w:r w:rsidRPr="00CD067C">
        <w:rPr>
          <w:rtl/>
        </w:rPr>
        <w:t>כל מה שאני יודע כבר סיפרתי לך. אף פעם לא הייתי שם.</w:t>
      </w:r>
      <w:r w:rsidRPr="00CD067C">
        <w:rPr>
          <w:rFonts w:hint="cs"/>
          <w:rtl/>
        </w:rPr>
        <w:t xml:space="preserve"> אבל אני אסע, לשם או לטרינידד.</w:t>
      </w:r>
      <w:r w:rsidRPr="00CD067C">
        <w:rPr>
          <w:rtl/>
        </w:rPr>
        <w:t>"</w:t>
      </w:r>
    </w:p>
    <w:p w14:paraId="0913F0E9" w14:textId="1E31061C" w:rsidR="004627AB" w:rsidRPr="000D78F2" w:rsidRDefault="00387958" w:rsidP="00607935">
      <w:pPr>
        <w:rPr>
          <w:color w:val="A6A6A6" w:themeColor="background1" w:themeShade="A6"/>
          <w:rtl/>
        </w:rPr>
      </w:pPr>
      <w:r w:rsidRPr="000D78F2">
        <w:rPr>
          <w:rFonts w:hint="cs"/>
          <w:color w:val="A6A6A6" w:themeColor="background1" w:themeShade="A6"/>
          <w:rtl/>
        </w:rPr>
        <w:t>[</w:t>
      </w:r>
      <w:r w:rsidR="004872B3" w:rsidRPr="000D78F2">
        <w:rPr>
          <w:rFonts w:hint="cs"/>
          <w:color w:val="A6A6A6" w:themeColor="background1" w:themeShade="A6"/>
          <w:rtl/>
        </w:rPr>
        <w:t>"איך</w:t>
      </w:r>
      <w:r w:rsidR="004627AB" w:rsidRPr="000D78F2">
        <w:rPr>
          <w:rFonts w:hint="cs"/>
          <w:color w:val="A6A6A6" w:themeColor="background1" w:themeShade="A6"/>
          <w:rtl/>
        </w:rPr>
        <w:t xml:space="preserve"> נדבקת למקומות ה</w:t>
      </w:r>
      <w:r w:rsidR="004872B3" w:rsidRPr="000D78F2">
        <w:rPr>
          <w:rFonts w:hint="cs"/>
          <w:color w:val="A6A6A6" w:themeColor="background1" w:themeShade="A6"/>
          <w:rtl/>
        </w:rPr>
        <w:t>מסוכנים ה</w:t>
      </w:r>
      <w:r w:rsidR="004627AB" w:rsidRPr="000D78F2">
        <w:rPr>
          <w:rFonts w:hint="cs"/>
          <w:color w:val="A6A6A6" w:themeColor="background1" w:themeShade="A6"/>
          <w:rtl/>
        </w:rPr>
        <w:t xml:space="preserve">אלה," מארק </w:t>
      </w:r>
      <w:r w:rsidR="00607935" w:rsidRPr="000D78F2">
        <w:rPr>
          <w:rFonts w:hint="cs"/>
          <w:color w:val="A6A6A6" w:themeColor="background1" w:themeShade="A6"/>
          <w:rtl/>
        </w:rPr>
        <w:t>רטן</w:t>
      </w:r>
      <w:r w:rsidR="004627AB" w:rsidRPr="000D78F2">
        <w:rPr>
          <w:rFonts w:hint="cs"/>
          <w:color w:val="A6A6A6" w:themeColor="background1" w:themeShade="A6"/>
          <w:rtl/>
        </w:rPr>
        <w:t xml:space="preserve">. "רק בגלל האח של </w:t>
      </w:r>
      <w:r w:rsidR="00010A9E" w:rsidRPr="000D78F2">
        <w:rPr>
          <w:rFonts w:hint="cs"/>
          <w:color w:val="A6A6A6" w:themeColor="background1" w:themeShade="A6"/>
          <w:rtl/>
        </w:rPr>
        <w:t>סיימון</w:t>
      </w:r>
      <w:r w:rsidR="004627AB" w:rsidRPr="000D78F2">
        <w:rPr>
          <w:rFonts w:hint="cs"/>
          <w:color w:val="A6A6A6" w:themeColor="background1" w:themeShade="A6"/>
          <w:rtl/>
        </w:rPr>
        <w:t>."</w:t>
      </w:r>
    </w:p>
    <w:p w14:paraId="5D0DC14E" w14:textId="59C41140" w:rsidR="004627AB" w:rsidRPr="000D78F2" w:rsidRDefault="004627AB" w:rsidP="00B255B4">
      <w:pPr>
        <w:rPr>
          <w:color w:val="A6A6A6" w:themeColor="background1" w:themeShade="A6"/>
          <w:rtl/>
        </w:rPr>
      </w:pPr>
      <w:r w:rsidRPr="000D78F2">
        <w:rPr>
          <w:color w:val="A6A6A6" w:themeColor="background1" w:themeShade="A6"/>
          <w:rtl/>
        </w:rPr>
        <w:t xml:space="preserve">"אלכס, ספר לי כבר עוד משהו! ספר לי </w:t>
      </w:r>
      <w:r w:rsidR="004872B3" w:rsidRPr="000D78F2">
        <w:rPr>
          <w:rFonts w:hint="cs"/>
          <w:color w:val="A6A6A6" w:themeColor="background1" w:themeShade="A6"/>
          <w:rtl/>
        </w:rPr>
        <w:t>על החיות המסוכנות בג'ונגלים.</w:t>
      </w:r>
      <w:r w:rsidRPr="000D78F2">
        <w:rPr>
          <w:color w:val="A6A6A6" w:themeColor="background1" w:themeShade="A6"/>
          <w:rtl/>
        </w:rPr>
        <w:t>"</w:t>
      </w:r>
      <w:r w:rsidR="00387958" w:rsidRPr="000D78F2">
        <w:rPr>
          <w:rFonts w:hint="cs"/>
          <w:color w:val="A6A6A6" w:themeColor="background1" w:themeShade="A6"/>
          <w:rtl/>
        </w:rPr>
        <w:t>]</w:t>
      </w:r>
    </w:p>
    <w:p w14:paraId="73BDC30C" w14:textId="71715B36" w:rsidR="004627AB" w:rsidRPr="00CD067C" w:rsidRDefault="004627AB" w:rsidP="000B6F3E">
      <w:pPr>
        <w:rPr>
          <w:rtl/>
        </w:rPr>
      </w:pPr>
      <w:r w:rsidRPr="00CD067C">
        <w:rPr>
          <w:rtl/>
        </w:rPr>
        <w:t>"מה אתה רוצה ממנו, תיאו,</w:t>
      </w:r>
      <w:r w:rsidR="00387958">
        <w:rPr>
          <w:rFonts w:hint="cs"/>
          <w:rtl/>
        </w:rPr>
        <w:t xml:space="preserve">" </w:t>
      </w:r>
      <w:r w:rsidR="00387958" w:rsidRPr="00387958">
        <w:rPr>
          <w:rFonts w:cs="Times New Roman"/>
          <w:rtl/>
        </w:rPr>
        <w:t>מארק רטן</w:t>
      </w:r>
      <w:r w:rsidR="00387958">
        <w:rPr>
          <w:rFonts w:cs="Times New Roman" w:hint="cs"/>
          <w:rtl/>
        </w:rPr>
        <w:t>,</w:t>
      </w:r>
      <w:r w:rsidR="00CF7778">
        <w:rPr>
          <w:rFonts w:hint="cs"/>
          <w:rtl/>
        </w:rPr>
        <w:t xml:space="preserve"> </w:t>
      </w:r>
      <w:r w:rsidR="00387958">
        <w:rPr>
          <w:rFonts w:hint="cs"/>
          <w:rtl/>
        </w:rPr>
        <w:t>"</w:t>
      </w:r>
      <w:r w:rsidRPr="00CD067C">
        <w:rPr>
          <w:rtl/>
        </w:rPr>
        <w:t>חזר</w:t>
      </w:r>
      <w:r w:rsidR="00607935">
        <w:rPr>
          <w:rFonts w:hint="cs"/>
          <w:rtl/>
        </w:rPr>
        <w:t>תם</w:t>
      </w:r>
      <w:r w:rsidRPr="00CD067C">
        <w:rPr>
          <w:rtl/>
        </w:rPr>
        <w:t xml:space="preserve"> </w:t>
      </w:r>
      <w:r w:rsidR="00F06A3F">
        <w:rPr>
          <w:rtl/>
        </w:rPr>
        <w:t>עכשיו</w:t>
      </w:r>
      <w:r w:rsidRPr="00CD067C">
        <w:rPr>
          <w:rtl/>
        </w:rPr>
        <w:t xml:space="preserve"> מיפן. תשאל אותו על יפן."</w:t>
      </w:r>
    </w:p>
    <w:p w14:paraId="51F08AE9" w14:textId="77777777" w:rsidR="004627AB" w:rsidRDefault="004627AB" w:rsidP="004872B3">
      <w:pPr>
        <w:rPr>
          <w:rtl/>
        </w:rPr>
      </w:pPr>
      <w:r w:rsidRPr="00CD067C">
        <w:rPr>
          <w:rtl/>
        </w:rPr>
        <w:t xml:space="preserve">"לא, רק על </w:t>
      </w:r>
      <w:r w:rsidR="004872B3">
        <w:rPr>
          <w:rFonts w:hint="cs"/>
          <w:rtl/>
        </w:rPr>
        <w:t>אפריקה</w:t>
      </w:r>
      <w:r w:rsidRPr="00CD067C">
        <w:rPr>
          <w:rtl/>
        </w:rPr>
        <w:t>!"</w:t>
      </w:r>
    </w:p>
    <w:p w14:paraId="140DE7AF" w14:textId="77777777" w:rsidR="006E4175" w:rsidRPr="000D78F2" w:rsidRDefault="006E4175" w:rsidP="004872B3">
      <w:pPr>
        <w:rPr>
          <w:color w:val="A6A6A6" w:themeColor="background1" w:themeShade="A6"/>
          <w:rtl/>
        </w:rPr>
      </w:pPr>
      <w:r w:rsidRPr="000D78F2">
        <w:rPr>
          <w:rFonts w:hint="cs"/>
          <w:color w:val="A6A6A6" w:themeColor="background1" w:themeShade="A6"/>
          <w:rtl/>
        </w:rPr>
        <w:t xml:space="preserve">[פניה ניצבו לפניו כמסיכה נוראה של אל נוכרי: אל שכס מלכותו בלב יער-עד, במקום סתר, ומה שהוא תובע בשיניו ובעיניו המתגלגלות אינו אלא קורבן אדם. הקורבן מובא אליו, דם ניתז על רגליו, הוא מרחרח בנחיריו המתרחבים את הריח המתקתק והמוכר, והוא מניע מעט את פלג גופו העליון לקצב הטַמטַם הפרוע. </w:t>
      </w:r>
      <w:r w:rsidR="00C039AA" w:rsidRPr="000D78F2">
        <w:rPr>
          <w:rFonts w:hint="cs"/>
          <w:color w:val="A6A6A6" w:themeColor="background1" w:themeShade="A6"/>
          <w:rtl/>
        </w:rPr>
        <w:t>סביב-סביב מבצעים עבדיו את ריקוד השמחה המכושף. הם מנופפים בזרועותיהם וברגליהם, מנתרים, מתנדנדים, כושלים.</w:t>
      </w:r>
      <w:r w:rsidR="00607935" w:rsidRPr="000D78F2">
        <w:rPr>
          <w:rFonts w:hint="cs"/>
          <w:color w:val="A6A6A6" w:themeColor="background1" w:themeShade="A6"/>
          <w:rtl/>
        </w:rPr>
        <w:t xml:space="preserve"> </w:t>
      </w:r>
      <w:r w:rsidR="00C039AA" w:rsidRPr="000D78F2">
        <w:rPr>
          <w:rFonts w:hint="cs"/>
          <w:color w:val="A6A6A6" w:themeColor="background1" w:themeShade="A6"/>
          <w:rtl/>
        </w:rPr>
        <w:t xml:space="preserve">צעקותיהם הופכים לאנקות עונג, האנקות הופכות ליבבות, ועד מהרה הם נופלים, שוקעים לרגליו של האל השחור, האל שהם אוהבים, שהם מעריצים </w:t>
      </w:r>
      <w:r w:rsidR="001D5B06" w:rsidRPr="000D78F2">
        <w:rPr>
          <w:color w:val="A6A6A6" w:themeColor="background1" w:themeShade="A6"/>
          <w:rtl/>
        </w:rPr>
        <w:t>–</w:t>
      </w:r>
      <w:r w:rsidR="00C039AA" w:rsidRPr="000D78F2">
        <w:rPr>
          <w:rFonts w:hint="cs"/>
          <w:color w:val="A6A6A6" w:themeColor="background1" w:themeShade="A6"/>
          <w:rtl/>
        </w:rPr>
        <w:t xml:space="preserve"> </w:t>
      </w:r>
      <w:r w:rsidR="001D5B06" w:rsidRPr="000D78F2">
        <w:rPr>
          <w:rFonts w:hint="cs"/>
          <w:color w:val="A6A6A6" w:themeColor="background1" w:themeShade="A6"/>
          <w:rtl/>
        </w:rPr>
        <w:t>כאנשים המסוגלים לאהוב ולהעריץ רק את מי שהקריבו לו את היקר להם מכל: דם.</w:t>
      </w:r>
    </w:p>
    <w:p w14:paraId="747DF2A6" w14:textId="77777777" w:rsidR="006E4175" w:rsidRPr="000D78F2" w:rsidRDefault="006E4175" w:rsidP="004872B3">
      <w:pPr>
        <w:rPr>
          <w:color w:val="A6A6A6" w:themeColor="background1" w:themeShade="A6"/>
          <w:rtl/>
        </w:rPr>
      </w:pPr>
      <w:r w:rsidRPr="000D78F2">
        <w:rPr>
          <w:rFonts w:hint="cs"/>
          <w:color w:val="A6A6A6" w:themeColor="background1" w:themeShade="A6"/>
          <w:rtl/>
        </w:rPr>
        <w:t>מפיסטו עמ' 53]</w:t>
      </w:r>
    </w:p>
    <w:p w14:paraId="1ED2AE7C" w14:textId="05DF43FA" w:rsidR="004627AB" w:rsidRPr="00CD067C" w:rsidRDefault="004872B3" w:rsidP="004C2BD9">
      <w:pPr>
        <w:rPr>
          <w:rtl/>
        </w:rPr>
      </w:pPr>
      <w:r>
        <w:rPr>
          <w:rtl/>
        </w:rPr>
        <w:t>"</w:t>
      </w:r>
      <w:r w:rsidR="00A1214B">
        <w:rPr>
          <w:rFonts w:hint="cs"/>
          <w:rtl/>
        </w:rPr>
        <w:t xml:space="preserve">ובכן, </w:t>
      </w:r>
      <w:r w:rsidR="0044722A">
        <w:rPr>
          <w:rFonts w:hint="cs"/>
          <w:rtl/>
        </w:rPr>
        <w:t>[</w:t>
      </w:r>
      <w:r>
        <w:rPr>
          <w:rtl/>
        </w:rPr>
        <w:t>טוב</w:t>
      </w:r>
      <w:r w:rsidR="00A1214B">
        <w:rPr>
          <w:rFonts w:hint="cs"/>
          <w:rtl/>
        </w:rPr>
        <w:t xml:space="preserve"> אם כך</w:t>
      </w:r>
      <w:r>
        <w:rPr>
          <w:rtl/>
        </w:rPr>
        <w:t xml:space="preserve">, </w:t>
      </w:r>
      <w:r w:rsidR="00A1214B">
        <w:t>Well, OK then</w:t>
      </w:r>
      <w:r w:rsidR="00A1214B">
        <w:rPr>
          <w:rFonts w:hint="cs"/>
          <w:rtl/>
        </w:rPr>
        <w:t xml:space="preserve">] </w:t>
      </w:r>
      <w:r>
        <w:rPr>
          <w:rtl/>
        </w:rPr>
        <w:t xml:space="preserve">אז </w:t>
      </w:r>
      <w:r>
        <w:rPr>
          <w:rFonts w:hint="cs"/>
          <w:rtl/>
        </w:rPr>
        <w:t>אפריקה</w:t>
      </w:r>
      <w:r w:rsidR="004627AB" w:rsidRPr="00CD067C">
        <w:rPr>
          <w:rtl/>
        </w:rPr>
        <w:t>... ב</w:t>
      </w:r>
      <w:r w:rsidR="004C2BD9">
        <w:rPr>
          <w:rFonts w:hint="cs"/>
          <w:rtl/>
        </w:rPr>
        <w:t>קונגו</w:t>
      </w:r>
      <w:r w:rsidR="004627AB" w:rsidRPr="00CD067C">
        <w:rPr>
          <w:rtl/>
        </w:rPr>
        <w:t xml:space="preserve"> יש ג'ונגלים ירוקים </w:t>
      </w:r>
      <w:r w:rsidR="00EB5237">
        <w:rPr>
          <w:rFonts w:hint="cs"/>
          <w:rtl/>
        </w:rPr>
        <w:t xml:space="preserve">ויש שם חיות הכי צבעוניות שאפשר, לא רק חום ואפור, כי מותר להשתולל שם איך שרוצים </w:t>
      </w:r>
      <w:r w:rsidR="00EB5237">
        <w:rPr>
          <w:rtl/>
        </w:rPr>
        <w:t>–</w:t>
      </w:r>
      <w:r w:rsidR="00EB5237">
        <w:rPr>
          <w:rFonts w:hint="cs"/>
          <w:rtl/>
        </w:rPr>
        <w:t xml:space="preserve"> לכל הכיוונים</w:t>
      </w:r>
      <w:r w:rsidR="000D78F2">
        <w:rPr>
          <w:rFonts w:hint="cs"/>
          <w:rtl/>
        </w:rPr>
        <w:t>.</w:t>
      </w:r>
      <w:r w:rsidR="00EB5237">
        <w:rPr>
          <w:rFonts w:hint="cs"/>
          <w:rtl/>
        </w:rPr>
        <w:t xml:space="preserve"> יש שם חיות כחולות ואדומות ומסוכנות</w:t>
      </w:r>
      <w:r w:rsidR="00E567A7">
        <w:rPr>
          <w:rFonts w:hint="cs"/>
          <w:rtl/>
        </w:rPr>
        <w:t xml:space="preserve"> מאוד,</w:t>
      </w:r>
      <w:r w:rsidR="00EB5237">
        <w:rPr>
          <w:rFonts w:hint="cs"/>
          <w:rtl/>
        </w:rPr>
        <w:t xml:space="preserve"> שאף אדם עדיין לא ראה, ולא הכיר.</w:t>
      </w:r>
      <w:r w:rsidR="004627AB" w:rsidRPr="00CD067C">
        <w:rPr>
          <w:rtl/>
        </w:rPr>
        <w:t>"</w:t>
      </w:r>
    </w:p>
    <w:p w14:paraId="137C9F58" w14:textId="1F9CD86C" w:rsidR="004627AB" w:rsidRPr="00CD067C" w:rsidRDefault="004627AB" w:rsidP="003162D6">
      <w:pPr>
        <w:rPr>
          <w:rtl/>
        </w:rPr>
      </w:pPr>
      <w:r w:rsidRPr="00CD067C">
        <w:rPr>
          <w:rtl/>
        </w:rPr>
        <w:t>"ספר על ה</w:t>
      </w:r>
      <w:r w:rsidR="003162D6">
        <w:rPr>
          <w:rFonts w:hint="cs"/>
          <w:rtl/>
        </w:rPr>
        <w:t>אפריקאים</w:t>
      </w:r>
      <w:r w:rsidRPr="00CD067C">
        <w:rPr>
          <w:rtl/>
        </w:rPr>
        <w:t>!"</w:t>
      </w:r>
    </w:p>
    <w:p w14:paraId="2EF9B3B5" w14:textId="521F3840" w:rsidR="004C2BD9" w:rsidRDefault="004627AB" w:rsidP="003162D6">
      <w:pPr>
        <w:rPr>
          <w:rtl/>
        </w:rPr>
      </w:pPr>
      <w:r w:rsidRPr="00CD067C">
        <w:rPr>
          <w:rtl/>
        </w:rPr>
        <w:lastRenderedPageBreak/>
        <w:t>"</w:t>
      </w:r>
      <w:r w:rsidR="003162D6">
        <w:rPr>
          <w:rFonts w:hint="cs"/>
          <w:rtl/>
        </w:rPr>
        <w:t>ב</w:t>
      </w:r>
      <w:r w:rsidR="004C2BD9">
        <w:rPr>
          <w:rFonts w:hint="cs"/>
          <w:rtl/>
        </w:rPr>
        <w:t>קונגו</w:t>
      </w:r>
      <w:r w:rsidRPr="00CD067C">
        <w:rPr>
          <w:rtl/>
        </w:rPr>
        <w:t>, העור שלהם שחור לגמרי, כמו פחם, והם חזקים יותר מכל אדם לבן שאי פעם פגשת, השרירים שלהם גדולים כי הם נלחמים באריות ונמרים והם לא מפחדים מכלום.</w:t>
      </w:r>
      <w:r w:rsidR="004C2BD9">
        <w:rPr>
          <w:rFonts w:hint="cs"/>
          <w:rtl/>
        </w:rPr>
        <w:t>"</w:t>
      </w:r>
      <w:r w:rsidRPr="00CD067C">
        <w:rPr>
          <w:rtl/>
        </w:rPr>
        <w:t xml:space="preserve"> </w:t>
      </w:r>
    </w:p>
    <w:p w14:paraId="3C6FFE32" w14:textId="77777777" w:rsidR="004C2BD9" w:rsidRDefault="004C2BD9" w:rsidP="004C2BD9">
      <w:pPr>
        <w:rPr>
          <w:rtl/>
        </w:rPr>
      </w:pPr>
      <w:r>
        <w:rPr>
          <w:rFonts w:hint="cs"/>
          <w:rtl/>
        </w:rPr>
        <w:t>"</w:t>
      </w:r>
      <w:r>
        <w:rPr>
          <w:rtl/>
        </w:rPr>
        <w:t>מותר להם לעשות הכל</w:t>
      </w:r>
      <w:r>
        <w:rPr>
          <w:rFonts w:hint="cs"/>
          <w:rtl/>
        </w:rPr>
        <w:t>?"</w:t>
      </w:r>
    </w:p>
    <w:p w14:paraId="2F779D08" w14:textId="77777777" w:rsidR="004C2BD9" w:rsidRDefault="004C2BD9" w:rsidP="004C2BD9">
      <w:pPr>
        <w:rPr>
          <w:rtl/>
        </w:rPr>
      </w:pPr>
      <w:r>
        <w:rPr>
          <w:rFonts w:hint="cs"/>
          <w:rtl/>
        </w:rPr>
        <w:t>"ברור."</w:t>
      </w:r>
    </w:p>
    <w:p w14:paraId="1ACFFFB8" w14:textId="107E3CA0" w:rsidR="004C2BD9" w:rsidRDefault="004C2BD9" w:rsidP="004C2BD9">
      <w:pPr>
        <w:rPr>
          <w:rtl/>
        </w:rPr>
      </w:pPr>
      <w:r>
        <w:rPr>
          <w:rFonts w:hint="cs"/>
          <w:rtl/>
        </w:rPr>
        <w:t>"</w:t>
      </w:r>
      <w:r w:rsidR="004627AB" w:rsidRPr="00CD067C">
        <w:rPr>
          <w:rtl/>
        </w:rPr>
        <w:t xml:space="preserve">אין להם </w:t>
      </w:r>
      <w:r w:rsidR="002E35AE">
        <w:rPr>
          <w:rtl/>
        </w:rPr>
        <w:t>בית-ספר</w:t>
      </w:r>
      <w:r w:rsidR="004627AB" w:rsidRPr="00CD067C">
        <w:rPr>
          <w:rtl/>
        </w:rPr>
        <w:t xml:space="preserve"> ותלבושת אחידה</w:t>
      </w:r>
      <w:r>
        <w:rPr>
          <w:rFonts w:hint="cs"/>
          <w:rtl/>
        </w:rPr>
        <w:t>?"</w:t>
      </w:r>
    </w:p>
    <w:p w14:paraId="3891F815" w14:textId="1A78EBB8" w:rsidR="004627AB" w:rsidRPr="00CD067C" w:rsidRDefault="004C2BD9" w:rsidP="003162D6">
      <w:pPr>
        <w:rPr>
          <w:rtl/>
        </w:rPr>
      </w:pPr>
      <w:r>
        <w:rPr>
          <w:rFonts w:hint="cs"/>
          <w:rtl/>
        </w:rPr>
        <w:t>"לא,</w:t>
      </w:r>
      <w:r w:rsidR="004627AB" w:rsidRPr="00CD067C">
        <w:rPr>
          <w:rtl/>
        </w:rPr>
        <w:t xml:space="preserve"> ו</w:t>
      </w:r>
      <w:r w:rsidR="00630FF4">
        <w:rPr>
          <w:rFonts w:hint="cs"/>
          <w:rtl/>
        </w:rPr>
        <w:t xml:space="preserve">אין להם </w:t>
      </w:r>
      <w:r w:rsidR="004627AB" w:rsidRPr="00CD067C">
        <w:rPr>
          <w:rtl/>
        </w:rPr>
        <w:t>רחובות עם רמזורים ו</w:t>
      </w:r>
      <w:r w:rsidR="00630FF4">
        <w:rPr>
          <w:rFonts w:hint="cs"/>
          <w:rtl/>
        </w:rPr>
        <w:t xml:space="preserve">אין </w:t>
      </w:r>
      <w:r w:rsidR="00EB5237">
        <w:rPr>
          <w:rFonts w:hint="cs"/>
          <w:rtl/>
        </w:rPr>
        <w:t xml:space="preserve">קניונים עם </w:t>
      </w:r>
      <w:r w:rsidR="004627AB" w:rsidRPr="00CD067C">
        <w:rPr>
          <w:rtl/>
        </w:rPr>
        <w:t>מדרגות נעות</w:t>
      </w:r>
      <w:r w:rsidR="00EB5237">
        <w:rPr>
          <w:rFonts w:hint="cs"/>
          <w:rtl/>
        </w:rPr>
        <w:t xml:space="preserve"> ומתנות </w:t>
      </w:r>
      <w:r w:rsidR="0044722A" w:rsidRPr="0044722A">
        <w:rPr>
          <w:rFonts w:cs="Times New Roman"/>
          <w:rtl/>
        </w:rPr>
        <w:t xml:space="preserve">מטופשות </w:t>
      </w:r>
      <w:r w:rsidR="00EB5237">
        <w:rPr>
          <w:rFonts w:hint="cs"/>
          <w:rtl/>
        </w:rPr>
        <w:t>קשורות בסרט</w:t>
      </w:r>
      <w:r w:rsidR="004627AB" w:rsidRPr="00CD067C">
        <w:rPr>
          <w:rtl/>
        </w:rPr>
        <w:t xml:space="preserve">. הם לא </w:t>
      </w:r>
      <w:r w:rsidR="00E003C9">
        <w:rPr>
          <w:rFonts w:hint="cs"/>
          <w:rtl/>
        </w:rPr>
        <w:t>זקוקים</w:t>
      </w:r>
      <w:r w:rsidR="004627AB" w:rsidRPr="00CD067C">
        <w:rPr>
          <w:rtl/>
        </w:rPr>
        <w:t xml:space="preserve"> </w:t>
      </w:r>
      <w:r w:rsidR="00E003C9">
        <w:rPr>
          <w:rFonts w:hint="cs"/>
          <w:rtl/>
        </w:rPr>
        <w:t>ל</w:t>
      </w:r>
      <w:r w:rsidR="004627AB" w:rsidRPr="00CD067C">
        <w:rPr>
          <w:rtl/>
        </w:rPr>
        <w:t>כל זה. הם רצים ערומים בג'ונגלים ה</w:t>
      </w:r>
      <w:r w:rsidR="00685E2E" w:rsidRPr="00685E2E">
        <w:rPr>
          <w:rFonts w:cs="Times New Roman"/>
          <w:rtl/>
        </w:rPr>
        <w:t>אפלים</w:t>
      </w:r>
      <w:r w:rsidR="004627AB" w:rsidRPr="00CD067C">
        <w:rPr>
          <w:rtl/>
        </w:rPr>
        <w:t xml:space="preserve">, </w:t>
      </w:r>
      <w:r w:rsidR="0044722A">
        <w:rPr>
          <w:rFonts w:hint="cs"/>
          <w:rtl/>
        </w:rPr>
        <w:t xml:space="preserve">הם </w:t>
      </w:r>
      <w:r w:rsidR="004627AB" w:rsidRPr="00CD067C">
        <w:rPr>
          <w:rtl/>
        </w:rPr>
        <w:t>יחפים</w:t>
      </w:r>
      <w:r w:rsidR="00CF7778">
        <w:rPr>
          <w:rFonts w:hint="cs"/>
          <w:rtl/>
        </w:rPr>
        <w:t>,</w:t>
      </w:r>
      <w:r w:rsidR="004627AB" w:rsidRPr="00CD067C">
        <w:rPr>
          <w:rtl/>
        </w:rPr>
        <w:t xml:space="preserve"> והם לא נשרטים ולא נפצעים כי הם חכמים ומכירים את כל הסודות. ויש להם עיניים גדולות כמו של אייל</w:t>
      </w:r>
      <w:r w:rsidR="00CE09BE">
        <w:rPr>
          <w:rFonts w:hint="cs"/>
          <w:rtl/>
        </w:rPr>
        <w:t>ות</w:t>
      </w:r>
      <w:r w:rsidR="004627AB" w:rsidRPr="00CD067C">
        <w:rPr>
          <w:rtl/>
        </w:rPr>
        <w:t xml:space="preserve">. </w:t>
      </w:r>
      <w:r w:rsidR="0044722A">
        <w:rPr>
          <w:rFonts w:cs="Times New Roman" w:hint="cs"/>
          <w:rtl/>
        </w:rPr>
        <w:t>כש</w:t>
      </w:r>
      <w:r w:rsidR="00683775" w:rsidRPr="00683775">
        <w:rPr>
          <w:rFonts w:cs="Times New Roman"/>
          <w:rtl/>
        </w:rPr>
        <w:t>הם מסתכלים לך בעיניים, הם מ</w:t>
      </w:r>
      <w:r w:rsidR="000D78F2">
        <w:rPr>
          <w:rFonts w:cs="Times New Roman" w:hint="cs"/>
          <w:rtl/>
        </w:rPr>
        <w:t>י</w:t>
      </w:r>
      <w:r w:rsidR="00683775" w:rsidRPr="00683775">
        <w:rPr>
          <w:rFonts w:cs="Times New Roman"/>
          <w:rtl/>
        </w:rPr>
        <w:t>יד יודעים את כל הסודות שלך, גם את הכי כמוסים.</w:t>
      </w:r>
      <w:r w:rsidR="004627AB" w:rsidRPr="00CD067C">
        <w:rPr>
          <w:rtl/>
        </w:rPr>
        <w:t>"</w:t>
      </w:r>
    </w:p>
    <w:p w14:paraId="52E706FC" w14:textId="334AF649" w:rsidR="004627AB" w:rsidRPr="00CD067C" w:rsidRDefault="004627AB" w:rsidP="004C2BD9">
      <w:pPr>
        <w:rPr>
          <w:rtl/>
        </w:rPr>
      </w:pPr>
      <w:r w:rsidRPr="00CD067C">
        <w:rPr>
          <w:rtl/>
        </w:rPr>
        <w:t>"אי אפשר להסתיר מהם כלום," תיאו</w:t>
      </w:r>
      <w:r w:rsidR="004C2BD9">
        <w:rPr>
          <w:rFonts w:hint="cs"/>
          <w:rtl/>
        </w:rPr>
        <w:t xml:space="preserve"> אישר</w:t>
      </w:r>
      <w:r w:rsidR="00683775" w:rsidRPr="00683775">
        <w:rPr>
          <w:rFonts w:cs="Times New Roman"/>
          <w:rtl/>
        </w:rPr>
        <w:t xml:space="preserve"> בסיפוק</w:t>
      </w:r>
      <w:r w:rsidR="00FB4C0C">
        <w:rPr>
          <w:rtl/>
        </w:rPr>
        <w:t>.</w:t>
      </w:r>
    </w:p>
    <w:p w14:paraId="7BBA578F" w14:textId="067125C7" w:rsidR="00683775" w:rsidRDefault="004627AB" w:rsidP="00683775">
      <w:pPr>
        <w:rPr>
          <w:rtl/>
        </w:rPr>
      </w:pPr>
      <w:r w:rsidRPr="00CD067C">
        <w:rPr>
          <w:rtl/>
        </w:rPr>
        <w:t xml:space="preserve">"נכון. </w:t>
      </w:r>
      <w:r w:rsidR="00683775">
        <w:rPr>
          <w:rFonts w:cs="Times New Roman"/>
          <w:rtl/>
        </w:rPr>
        <w:t>אבל הם לעולם לא ילעגו על הסודות</w:t>
      </w:r>
      <w:r w:rsidR="0044722A" w:rsidRPr="0044722A">
        <w:rPr>
          <w:rFonts w:cs="Times New Roman"/>
          <w:rtl/>
        </w:rPr>
        <w:t xml:space="preserve"> שלך, לעולם לא!</w:t>
      </w:r>
      <w:r w:rsidR="00683775">
        <w:rPr>
          <w:rFonts w:cs="Times New Roman"/>
          <w:rtl/>
        </w:rPr>
        <w:t>"</w:t>
      </w:r>
    </w:p>
    <w:p w14:paraId="36BDF66C" w14:textId="77777777" w:rsidR="00683775" w:rsidRDefault="00683775" w:rsidP="00683775">
      <w:pPr>
        <w:rPr>
          <w:rtl/>
        </w:rPr>
      </w:pPr>
      <w:r>
        <w:rPr>
          <w:rFonts w:cs="Times New Roman"/>
          <w:rtl/>
        </w:rPr>
        <w:t>תיאו גנח. הוא לא היה זקוק ליותר.</w:t>
      </w:r>
    </w:p>
    <w:p w14:paraId="0403C4B9" w14:textId="24571983" w:rsidR="004627AB" w:rsidRPr="00CD067C" w:rsidRDefault="00683775" w:rsidP="00683775">
      <w:pPr>
        <w:rPr>
          <w:rtl/>
        </w:rPr>
      </w:pPr>
      <w:r>
        <w:rPr>
          <w:rFonts w:cs="Times New Roman"/>
          <w:rtl/>
        </w:rPr>
        <w:t>"</w:t>
      </w:r>
      <w:r w:rsidR="004627AB" w:rsidRPr="00CD067C">
        <w:rPr>
          <w:rtl/>
        </w:rPr>
        <w:t>וכשיוצאים מהג'ונגל מגיעים לחוף האוקי</w:t>
      </w:r>
      <w:r w:rsidR="004F3756">
        <w:rPr>
          <w:rFonts w:hint="cs"/>
          <w:rtl/>
        </w:rPr>
        <w:t>י</w:t>
      </w:r>
      <w:r w:rsidR="004627AB" w:rsidRPr="00CD067C">
        <w:rPr>
          <w:rtl/>
        </w:rPr>
        <w:t>נוס</w:t>
      </w:r>
      <w:r w:rsidR="00EB5237">
        <w:rPr>
          <w:rFonts w:hint="cs"/>
          <w:rtl/>
        </w:rPr>
        <w:t>, ואז מגיע גל עצום, ושקט</w:t>
      </w:r>
      <w:r w:rsidR="00FF434B">
        <w:rPr>
          <w:rFonts w:hint="cs"/>
          <w:rtl/>
        </w:rPr>
        <w:t>.</w:t>
      </w:r>
      <w:r w:rsidR="00EB5237">
        <w:rPr>
          <w:rFonts w:hint="cs"/>
          <w:rtl/>
        </w:rPr>
        <w:t xml:space="preserve"> אבל אפשר לראות אותו</w:t>
      </w:r>
      <w:r w:rsidR="00387958">
        <w:rPr>
          <w:rFonts w:hint="cs"/>
          <w:rtl/>
        </w:rPr>
        <w:t xml:space="preserve"> מהחוף</w:t>
      </w:r>
      <w:r w:rsidR="00EB5237">
        <w:rPr>
          <w:rFonts w:hint="cs"/>
          <w:rtl/>
        </w:rPr>
        <w:t>, עולה ויורד לבדו.</w:t>
      </w:r>
      <w:r w:rsidR="004627AB" w:rsidRPr="00CD067C">
        <w:rPr>
          <w:rtl/>
        </w:rPr>
        <w:t>"</w:t>
      </w:r>
    </w:p>
    <w:p w14:paraId="12F8B0FD" w14:textId="66B5CA43" w:rsidR="001727FB" w:rsidRDefault="004627AB" w:rsidP="00683775">
      <w:pPr>
        <w:rPr>
          <w:rtl/>
        </w:rPr>
      </w:pPr>
      <w:r w:rsidRPr="00CD067C">
        <w:rPr>
          <w:rtl/>
        </w:rPr>
        <w:t>תיאו נאנח</w:t>
      </w:r>
      <w:r w:rsidR="00683775">
        <w:rPr>
          <w:rFonts w:hint="cs"/>
          <w:rtl/>
        </w:rPr>
        <w:t>.</w:t>
      </w:r>
      <w:r w:rsidRPr="00CD067C">
        <w:rPr>
          <w:rtl/>
        </w:rPr>
        <w:t xml:space="preserve"> </w:t>
      </w:r>
      <w:r w:rsidR="00683775">
        <w:rPr>
          <w:rFonts w:hint="cs"/>
          <w:rtl/>
        </w:rPr>
        <w:t>"</w:t>
      </w:r>
      <w:r w:rsidR="001727FB">
        <w:rPr>
          <w:rFonts w:hint="cs"/>
          <w:rtl/>
        </w:rPr>
        <w:t>אני אגור</w:t>
      </w:r>
      <w:r w:rsidR="00683775">
        <w:rPr>
          <w:rFonts w:hint="cs"/>
          <w:rtl/>
        </w:rPr>
        <w:t xml:space="preserve"> שם</w:t>
      </w:r>
      <w:r w:rsidRPr="00CD067C">
        <w:rPr>
          <w:rtl/>
        </w:rPr>
        <w:t xml:space="preserve">, ואנגן כל היום בפסנתר </w:t>
      </w:r>
      <w:r w:rsidR="00200326">
        <w:rPr>
          <w:rFonts w:hint="cs"/>
          <w:rtl/>
        </w:rPr>
        <w:t>מתחת לעלים</w:t>
      </w:r>
      <w:r w:rsidRPr="00CD067C">
        <w:rPr>
          <w:rtl/>
        </w:rPr>
        <w:t>. וכשה</w:t>
      </w:r>
      <w:r w:rsidR="00EB5237">
        <w:rPr>
          <w:rFonts w:hint="cs"/>
          <w:rtl/>
        </w:rPr>
        <w:t>אפריקא</w:t>
      </w:r>
      <w:r w:rsidRPr="00CD067C">
        <w:rPr>
          <w:rtl/>
        </w:rPr>
        <w:t xml:space="preserve">ים </w:t>
      </w:r>
      <w:r w:rsidR="00EB5237">
        <w:rPr>
          <w:rFonts w:hint="cs"/>
          <w:rtl/>
        </w:rPr>
        <w:t xml:space="preserve">החזקים </w:t>
      </w:r>
      <w:r w:rsidRPr="00CD067C">
        <w:rPr>
          <w:rtl/>
        </w:rPr>
        <w:t xml:space="preserve">יחזרו </w:t>
      </w:r>
      <w:r w:rsidR="00630FF4">
        <w:rPr>
          <w:rtl/>
        </w:rPr>
        <w:t xml:space="preserve">מהג'ונגל הם ילמדו אותי איך </w:t>
      </w:r>
      <w:r w:rsidR="00630FF4">
        <w:rPr>
          <w:rFonts w:hint="cs"/>
          <w:rtl/>
        </w:rPr>
        <w:t>נלחמים</w:t>
      </w:r>
      <w:r w:rsidRPr="00CD067C">
        <w:rPr>
          <w:rtl/>
        </w:rPr>
        <w:t xml:space="preserve"> </w:t>
      </w:r>
      <w:r w:rsidR="00172B6C">
        <w:rPr>
          <w:rFonts w:hint="cs"/>
          <w:rtl/>
        </w:rPr>
        <w:t>ב</w:t>
      </w:r>
      <w:r w:rsidRPr="00CD067C">
        <w:rPr>
          <w:rtl/>
        </w:rPr>
        <w:t xml:space="preserve">נמרים. </w:t>
      </w:r>
      <w:r w:rsidR="00172B6C">
        <w:rPr>
          <w:rFonts w:hint="cs"/>
          <w:rtl/>
        </w:rPr>
        <w:t>איך זה שנחש מכיש אותם והם צוחקים כי הארס שלו מחזק אותם.</w:t>
      </w:r>
      <w:r w:rsidR="001727FB">
        <w:rPr>
          <w:rFonts w:hint="cs"/>
          <w:rtl/>
        </w:rPr>
        <w:t>"</w:t>
      </w:r>
    </w:p>
    <w:p w14:paraId="69AA9E29" w14:textId="3311B3E8" w:rsidR="001727FB" w:rsidRDefault="001727FB" w:rsidP="002311D1">
      <w:pPr>
        <w:rPr>
          <w:rtl/>
        </w:rPr>
      </w:pPr>
      <w:r>
        <w:rPr>
          <w:rFonts w:hint="cs"/>
          <w:rtl/>
        </w:rPr>
        <w:t xml:space="preserve">"מה תנגן להם, תיאו?" </w:t>
      </w:r>
      <w:r w:rsidR="00EB5237">
        <w:rPr>
          <w:rFonts w:hint="cs"/>
          <w:rtl/>
        </w:rPr>
        <w:t>אלכס</w:t>
      </w:r>
      <w:r w:rsidR="002311D1">
        <w:rPr>
          <w:rFonts w:hint="cs"/>
          <w:rtl/>
        </w:rPr>
        <w:t xml:space="preserve"> </w:t>
      </w:r>
      <w:r w:rsidR="00EB5237">
        <w:rPr>
          <w:rFonts w:hint="cs"/>
          <w:rtl/>
        </w:rPr>
        <w:t>שאל</w:t>
      </w:r>
      <w:r>
        <w:rPr>
          <w:rFonts w:hint="cs"/>
          <w:rtl/>
        </w:rPr>
        <w:t>.</w:t>
      </w:r>
    </w:p>
    <w:p w14:paraId="518267B1" w14:textId="2CFFD45F" w:rsidR="001727FB" w:rsidRDefault="001727FB" w:rsidP="001727FB">
      <w:pPr>
        <w:rPr>
          <w:rtl/>
        </w:rPr>
      </w:pPr>
      <w:r>
        <w:rPr>
          <w:rFonts w:hint="cs"/>
          <w:rtl/>
        </w:rPr>
        <w:t>"</w:t>
      </w:r>
      <w:r w:rsidR="00FE7431">
        <w:rPr>
          <w:rFonts w:hint="cs"/>
          <w:rtl/>
        </w:rPr>
        <w:t xml:space="preserve">את </w:t>
      </w:r>
      <w:r w:rsidR="000D78F2">
        <w:rPr>
          <w:rFonts w:hint="cs"/>
          <w:rtl/>
        </w:rPr>
        <w:t>'</w:t>
      </w:r>
      <w:r>
        <w:rPr>
          <w:rFonts w:hint="cs"/>
          <w:rtl/>
        </w:rPr>
        <w:t>הפסנתר המושווה</w:t>
      </w:r>
      <w:r w:rsidR="000D78F2">
        <w:rPr>
          <w:rFonts w:hint="cs"/>
          <w:rtl/>
        </w:rPr>
        <w:t>'</w:t>
      </w:r>
      <w:r>
        <w:rPr>
          <w:rFonts w:hint="cs"/>
          <w:rtl/>
        </w:rPr>
        <w:t>."</w:t>
      </w:r>
    </w:p>
    <w:p w14:paraId="12D0DCE7" w14:textId="43DE67EF" w:rsidR="001727FB" w:rsidRDefault="00EB5237" w:rsidP="00165ED1">
      <w:pPr>
        <w:rPr>
          <w:rtl/>
        </w:rPr>
      </w:pPr>
      <w:r>
        <w:rPr>
          <w:rFonts w:hint="cs"/>
          <w:rtl/>
        </w:rPr>
        <w:t xml:space="preserve">אלכס </w:t>
      </w:r>
      <w:r w:rsidR="001727FB">
        <w:rPr>
          <w:rFonts w:hint="cs"/>
          <w:rtl/>
        </w:rPr>
        <w:t>צחק.</w:t>
      </w:r>
    </w:p>
    <w:p w14:paraId="71B73719" w14:textId="6D831541" w:rsidR="001727FB" w:rsidRDefault="001727FB" w:rsidP="001727FB">
      <w:pPr>
        <w:rPr>
          <w:rtl/>
        </w:rPr>
      </w:pPr>
      <w:r>
        <w:rPr>
          <w:rFonts w:hint="cs"/>
          <w:rtl/>
        </w:rPr>
        <w:t>"</w:t>
      </w:r>
      <w:r w:rsidR="00165ED1">
        <w:rPr>
          <w:rFonts w:hint="cs"/>
          <w:rtl/>
        </w:rPr>
        <w:t>לא</w:t>
      </w:r>
      <w:r w:rsidR="000D78F2">
        <w:rPr>
          <w:rFonts w:hint="cs"/>
          <w:rtl/>
        </w:rPr>
        <w:t>,</w:t>
      </w:r>
      <w:r w:rsidR="00165ED1">
        <w:rPr>
          <w:rFonts w:hint="cs"/>
          <w:rtl/>
        </w:rPr>
        <w:t xml:space="preserve"> </w:t>
      </w:r>
      <w:r w:rsidR="00EB5237">
        <w:rPr>
          <w:rFonts w:hint="cs"/>
          <w:rtl/>
        </w:rPr>
        <w:t>אלכס</w:t>
      </w:r>
      <w:r w:rsidR="00165ED1">
        <w:rPr>
          <w:rFonts w:hint="cs"/>
          <w:rtl/>
        </w:rPr>
        <w:t xml:space="preserve">, </w:t>
      </w:r>
      <w:r>
        <w:rPr>
          <w:rFonts w:hint="cs"/>
          <w:rtl/>
        </w:rPr>
        <w:t>את</w:t>
      </w:r>
      <w:r w:rsidR="002311D1">
        <w:rPr>
          <w:rFonts w:hint="cs"/>
          <w:rtl/>
        </w:rPr>
        <w:t>ה</w:t>
      </w:r>
      <w:r>
        <w:rPr>
          <w:rFonts w:hint="cs"/>
          <w:rtl/>
        </w:rPr>
        <w:t xml:space="preserve"> לא מבי</w:t>
      </w:r>
      <w:r w:rsidR="002311D1">
        <w:rPr>
          <w:rFonts w:hint="cs"/>
          <w:rtl/>
        </w:rPr>
        <w:t>ן</w:t>
      </w:r>
      <w:r>
        <w:rPr>
          <w:rFonts w:hint="cs"/>
          <w:rtl/>
        </w:rPr>
        <w:t xml:space="preserve"> איך זה נשמע בג'ונגל, אני אנגן לך כשתבוא לביקור."</w:t>
      </w:r>
    </w:p>
    <w:p w14:paraId="1CC9A83B" w14:textId="69D0AC35" w:rsidR="001727FB" w:rsidRDefault="00683775" w:rsidP="001727FB">
      <w:pPr>
        <w:rPr>
          <w:rtl/>
        </w:rPr>
      </w:pPr>
      <w:r>
        <w:rPr>
          <w:rFonts w:hint="cs"/>
          <w:rtl/>
        </w:rPr>
        <w:t>[</w:t>
      </w:r>
      <w:r w:rsidR="001727FB">
        <w:rPr>
          <w:rFonts w:hint="cs"/>
          <w:rtl/>
        </w:rPr>
        <w:t>"טוב, אני אבקר אותך שם."</w:t>
      </w:r>
    </w:p>
    <w:p w14:paraId="7F479381" w14:textId="355EBE79" w:rsidR="004627AB" w:rsidRPr="00CD067C" w:rsidRDefault="001727FB" w:rsidP="00200326">
      <w:pPr>
        <w:rPr>
          <w:rtl/>
        </w:rPr>
      </w:pPr>
      <w:r>
        <w:rPr>
          <w:rFonts w:hint="cs"/>
          <w:rtl/>
        </w:rPr>
        <w:t>"</w:t>
      </w:r>
      <w:r w:rsidR="00200326">
        <w:rPr>
          <w:rFonts w:hint="cs"/>
          <w:rtl/>
        </w:rPr>
        <w:t>אף פעם</w:t>
      </w:r>
      <w:r>
        <w:rPr>
          <w:rFonts w:hint="cs"/>
          <w:rtl/>
        </w:rPr>
        <w:t xml:space="preserve"> לא תרצ</w:t>
      </w:r>
      <w:r w:rsidR="002311D1">
        <w:rPr>
          <w:rFonts w:hint="cs"/>
          <w:rtl/>
        </w:rPr>
        <w:t>ה</w:t>
      </w:r>
      <w:r>
        <w:rPr>
          <w:rFonts w:hint="cs"/>
          <w:rtl/>
        </w:rPr>
        <w:t xml:space="preserve"> לעזוב!</w:t>
      </w:r>
      <w:r w:rsidR="00172B6C">
        <w:rPr>
          <w:rFonts w:hint="cs"/>
          <w:rtl/>
        </w:rPr>
        <w:t xml:space="preserve"> </w:t>
      </w:r>
      <w:r w:rsidR="004627AB" w:rsidRPr="00CD067C">
        <w:rPr>
          <w:rtl/>
        </w:rPr>
        <w:t>אבל אולי אני אגור בטרינידד."</w:t>
      </w:r>
    </w:p>
    <w:p w14:paraId="77F2C547" w14:textId="010EA453" w:rsidR="004627AB" w:rsidRDefault="004627AB" w:rsidP="00D17FA1">
      <w:pPr>
        <w:rPr>
          <w:rtl/>
        </w:rPr>
      </w:pPr>
      <w:r w:rsidRPr="00CD067C">
        <w:rPr>
          <w:rtl/>
        </w:rPr>
        <w:t xml:space="preserve">"טרינידד נמצאת </w:t>
      </w:r>
      <w:r w:rsidR="00FF434B">
        <w:rPr>
          <w:rFonts w:hint="cs"/>
          <w:rtl/>
        </w:rPr>
        <w:t xml:space="preserve">בדיוק </w:t>
      </w:r>
      <w:r w:rsidR="00E928BD">
        <w:rPr>
          <w:rtl/>
        </w:rPr>
        <w:t xml:space="preserve">בקצה השני של </w:t>
      </w:r>
      <w:r w:rsidR="00E928BD">
        <w:rPr>
          <w:rFonts w:hint="cs"/>
          <w:rtl/>
        </w:rPr>
        <w:t>האוקיינוס האטלנטי</w:t>
      </w:r>
      <w:r w:rsidR="00E928BD">
        <w:rPr>
          <w:rtl/>
        </w:rPr>
        <w:t>,</w:t>
      </w:r>
      <w:r w:rsidR="00E928BD">
        <w:rPr>
          <w:rFonts w:hint="cs"/>
          <w:rtl/>
        </w:rPr>
        <w:t xml:space="preserve">" </w:t>
      </w:r>
      <w:r w:rsidRPr="00CD067C">
        <w:rPr>
          <w:rtl/>
        </w:rPr>
        <w:t>מארק</w:t>
      </w:r>
      <w:r w:rsidR="00E928BD">
        <w:rPr>
          <w:rFonts w:hint="cs"/>
          <w:rtl/>
        </w:rPr>
        <w:t xml:space="preserve"> </w:t>
      </w:r>
      <w:r w:rsidR="00D17FA1">
        <w:rPr>
          <w:rFonts w:hint="cs"/>
          <w:rtl/>
        </w:rPr>
        <w:t>הודיע</w:t>
      </w:r>
      <w:r w:rsidRPr="00CD067C">
        <w:rPr>
          <w:rtl/>
        </w:rPr>
        <w:t>.</w:t>
      </w:r>
      <w:r w:rsidR="00630FF4">
        <w:rPr>
          <w:rFonts w:hint="cs"/>
          <w:rtl/>
        </w:rPr>
        <w:t xml:space="preserve"> ממדג</w:t>
      </w:r>
      <w:r w:rsidR="00534C17">
        <w:rPr>
          <w:rFonts w:hint="cs"/>
          <w:rtl/>
        </w:rPr>
        <w:t>ס</w:t>
      </w:r>
      <w:r w:rsidR="00630FF4">
        <w:rPr>
          <w:rFonts w:hint="cs"/>
          <w:rtl/>
        </w:rPr>
        <w:t xml:space="preserve">קר כלומר </w:t>
      </w:r>
      <w:r w:rsidR="00630FF4">
        <w:rPr>
          <w:rtl/>
        </w:rPr>
        <w:t>–</w:t>
      </w:r>
      <w:r w:rsidR="00630FF4">
        <w:rPr>
          <w:rFonts w:hint="cs"/>
          <w:rtl/>
        </w:rPr>
        <w:t xml:space="preserve"> זה שני מקומות שונים לגמרי</w:t>
      </w:r>
    </w:p>
    <w:p w14:paraId="37873A17" w14:textId="06898627" w:rsidR="001B6F28" w:rsidRPr="00CD067C" w:rsidRDefault="00EE3076" w:rsidP="00E928BD">
      <w:pPr>
        <w:rPr>
          <w:rtl/>
        </w:rPr>
      </w:pPr>
      <w:hyperlink r:id="rId191" w:history="1">
        <w:r w:rsidR="001B6F28" w:rsidRPr="00683775">
          <w:rPr>
            <w:rStyle w:val="Hyperlink"/>
            <w:rFonts w:hint="cs"/>
            <w:rtl/>
          </w:rPr>
          <w:t>כל המדינות עם ג'ונגלים באפריקה</w:t>
        </w:r>
      </w:hyperlink>
      <w:r w:rsidR="001B6F28">
        <w:rPr>
          <w:rFonts w:hint="cs"/>
          <w:rtl/>
        </w:rPr>
        <w:t xml:space="preserve"> </w:t>
      </w:r>
      <w:r w:rsidR="001B6F28">
        <w:rPr>
          <w:rtl/>
        </w:rPr>
        <w:t>–</w:t>
      </w:r>
      <w:r w:rsidR="001B6F28">
        <w:t>image 13 – African rain forest</w:t>
      </w:r>
    </w:p>
    <w:p w14:paraId="59CC6397" w14:textId="37663C8F" w:rsidR="004627AB" w:rsidRPr="00CD067C" w:rsidRDefault="004627AB" w:rsidP="00683775">
      <w:pPr>
        <w:rPr>
          <w:rtl/>
        </w:rPr>
      </w:pPr>
      <w:r w:rsidRPr="00CD067C">
        <w:rPr>
          <w:rtl/>
        </w:rPr>
        <w:t xml:space="preserve">"זה לא משנה, </w:t>
      </w:r>
      <w:r w:rsidR="00FF434B">
        <w:rPr>
          <w:rFonts w:hint="cs"/>
          <w:rtl/>
        </w:rPr>
        <w:t xml:space="preserve">כי </w:t>
      </w:r>
      <w:r w:rsidRPr="00CD067C">
        <w:rPr>
          <w:rtl/>
        </w:rPr>
        <w:t>גם בטרינידד יהיו לי חברים ואנחנו נרוץ ביחד עירומים בג'ונגל."</w:t>
      </w:r>
    </w:p>
    <w:p w14:paraId="4C43E357" w14:textId="77777777" w:rsidR="00683775" w:rsidRDefault="00683775" w:rsidP="00200326">
      <w:r>
        <w:rPr>
          <w:rFonts w:hint="cs"/>
          <w:rtl/>
        </w:rPr>
        <w:t>]</w:t>
      </w:r>
    </w:p>
    <w:p w14:paraId="11156C87" w14:textId="7009DF31" w:rsidR="00EA20EA" w:rsidRDefault="004627AB" w:rsidP="00200326">
      <w:pPr>
        <w:rPr>
          <w:rtl/>
        </w:rPr>
      </w:pPr>
      <w:r w:rsidRPr="00CD067C">
        <w:rPr>
          <w:rtl/>
        </w:rPr>
        <w:t xml:space="preserve">כשאלכס השכיב את תיאו הקטן לישון </w:t>
      </w:r>
      <w:r w:rsidR="006B0584" w:rsidRPr="00CD067C">
        <w:rPr>
          <w:rtl/>
        </w:rPr>
        <w:t>בליל</w:t>
      </w:r>
      <w:r w:rsidR="006B0584">
        <w:rPr>
          <w:rFonts w:hint="cs"/>
          <w:rtl/>
        </w:rPr>
        <w:t>ו</w:t>
      </w:r>
      <w:r w:rsidR="006B0584" w:rsidRPr="00CD067C">
        <w:rPr>
          <w:rtl/>
        </w:rPr>
        <w:t xml:space="preserve"> </w:t>
      </w:r>
      <w:r w:rsidRPr="00CD067C">
        <w:rPr>
          <w:rtl/>
        </w:rPr>
        <w:t>האחרון באנגליה, הוא ליטף את שער המשי שלו ושר לו שיר ש</w:t>
      </w:r>
      <w:r w:rsidR="00FB4C0C">
        <w:rPr>
          <w:rFonts w:hint="cs"/>
          <w:rtl/>
        </w:rPr>
        <w:t xml:space="preserve">זכר </w:t>
      </w:r>
      <w:r w:rsidRPr="00CD067C">
        <w:rPr>
          <w:rFonts w:hint="cs"/>
          <w:rtl/>
        </w:rPr>
        <w:t>מ</w:t>
      </w:r>
      <w:r w:rsidRPr="00CD067C">
        <w:rPr>
          <w:rtl/>
        </w:rPr>
        <w:t>פעולות א"ש לילה</w:t>
      </w:r>
      <w:r w:rsidR="00200326">
        <w:rPr>
          <w:rFonts w:hint="cs"/>
          <w:rtl/>
        </w:rPr>
        <w:t>,</w:t>
      </w:r>
      <w:r w:rsidRPr="00CD067C">
        <w:rPr>
          <w:rtl/>
        </w:rPr>
        <w:t xml:space="preserve"> כשעוד היו לו שיני חלב:</w:t>
      </w:r>
      <w:r w:rsidR="00EA20EA">
        <w:rPr>
          <w:rFonts w:hint="cs"/>
          <w:rtl/>
        </w:rPr>
        <w:t xml:space="preserve"> [זה כנראה שיר ב-</w:t>
      </w:r>
      <w:r w:rsidR="00EA20EA">
        <w:t>Hausa</w:t>
      </w:r>
      <w:r w:rsidR="00EA20EA">
        <w:rPr>
          <w:rFonts w:hint="cs"/>
          <w:rtl/>
        </w:rPr>
        <w:t>, השפה המדוברת בניגריה</w:t>
      </w:r>
    </w:p>
    <w:p w14:paraId="7DF13442" w14:textId="77777777" w:rsidR="004627AB" w:rsidRPr="00CD067C" w:rsidRDefault="00EA20EA" w:rsidP="00EA20EA">
      <w:pPr>
        <w:rPr>
          <w:rtl/>
        </w:rPr>
      </w:pPr>
      <w:r>
        <w:rPr>
          <w:rFonts w:hint="cs"/>
          <w:rtl/>
        </w:rPr>
        <w:t xml:space="preserve"> </w:t>
      </w:r>
      <w:r w:rsidRPr="00EA20EA">
        <w:t>https://he.wikipedia.org/wiki/%D7%94%D7%90%D7%95%D7%A1%D7%94_(%D7%A9%D7%A4%D7%94</w:t>
      </w:r>
      <w:r w:rsidRPr="00EA20EA">
        <w:rPr>
          <w:rFonts w:cs="Times New Roman"/>
          <w:rtl/>
        </w:rPr>
        <w:t>)</w:t>
      </w:r>
      <w:r>
        <w:rPr>
          <w:rFonts w:cs="Times New Roman" w:hint="cs"/>
          <w:rtl/>
        </w:rPr>
        <w:t>]</w:t>
      </w:r>
    </w:p>
    <w:p w14:paraId="296EB12D" w14:textId="77777777" w:rsidR="004627AB" w:rsidRPr="00CD067C" w:rsidRDefault="004627AB" w:rsidP="00865671">
      <w:pPr>
        <w:ind w:left="2880"/>
        <w:rPr>
          <w:rtl/>
        </w:rPr>
      </w:pPr>
      <w:r w:rsidRPr="00CD067C">
        <w:rPr>
          <w:rtl/>
        </w:rPr>
        <w:t>מֶמֶרְיָוָוה פָּרָיָוָוה</w:t>
      </w:r>
    </w:p>
    <w:p w14:paraId="168FE617" w14:textId="526077CE" w:rsidR="004627AB" w:rsidRPr="00CD067C" w:rsidRDefault="004627AB" w:rsidP="00865671">
      <w:pPr>
        <w:ind w:left="2880"/>
        <w:rPr>
          <w:rtl/>
        </w:rPr>
      </w:pPr>
      <w:r w:rsidRPr="00CD067C">
        <w:rPr>
          <w:rtl/>
        </w:rPr>
        <w:t>אָנְדָרֶסוֹסְיָה רוּגִ'ינְיָיוָוה מֶמָרְיָ</w:t>
      </w:r>
      <w:r w:rsidR="00993C90">
        <w:rPr>
          <w:rFonts w:hint="cs"/>
          <w:rtl/>
        </w:rPr>
        <w:t>וָו</w:t>
      </w:r>
      <w:r w:rsidRPr="00CD067C">
        <w:rPr>
          <w:rtl/>
        </w:rPr>
        <w:t>ה.</w:t>
      </w:r>
    </w:p>
    <w:p w14:paraId="297AB28F" w14:textId="77777777" w:rsidR="004627AB" w:rsidRPr="00CD067C" w:rsidRDefault="004627AB" w:rsidP="00865671">
      <w:pPr>
        <w:ind w:left="2880"/>
        <w:rPr>
          <w:rtl/>
        </w:rPr>
      </w:pPr>
      <w:r w:rsidRPr="00CD067C">
        <w:rPr>
          <w:rtl/>
        </w:rPr>
        <w:lastRenderedPageBreak/>
        <w:t>אָקָרֶלָה מָטֶקֶרְיָה</w:t>
      </w:r>
    </w:p>
    <w:p w14:paraId="6320E63F" w14:textId="77777777" w:rsidR="004627AB" w:rsidRPr="00CD067C" w:rsidRDefault="004627AB" w:rsidP="00865671">
      <w:pPr>
        <w:ind w:left="2880"/>
        <w:rPr>
          <w:rtl/>
        </w:rPr>
      </w:pPr>
      <w:r w:rsidRPr="00CD067C">
        <w:rPr>
          <w:rtl/>
        </w:rPr>
        <w:t>רוּגִ'ינְיָיוָוה מֶמֶרְיָה.</w:t>
      </w:r>
    </w:p>
    <w:p w14:paraId="002DF7FA" w14:textId="59E0F120" w:rsidR="004627AB" w:rsidRPr="00CD067C" w:rsidRDefault="004627AB" w:rsidP="00865671">
      <w:pPr>
        <w:ind w:left="2880"/>
        <w:rPr>
          <w:rtl/>
        </w:rPr>
      </w:pPr>
      <w:r w:rsidRPr="00CD067C">
        <w:rPr>
          <w:rtl/>
        </w:rPr>
        <w:t>מֶמֶרְיָוָוה. פָ</w:t>
      </w:r>
      <w:r w:rsidR="00993C90">
        <w:rPr>
          <w:rFonts w:hint="cs"/>
          <w:rtl/>
        </w:rPr>
        <w:t>ּ</w:t>
      </w:r>
      <w:r w:rsidRPr="00CD067C">
        <w:rPr>
          <w:rtl/>
        </w:rPr>
        <w:t>רָיָיוָוה.</w:t>
      </w:r>
    </w:p>
    <w:p w14:paraId="7E8ED34F" w14:textId="69F836E2" w:rsidR="004627AB" w:rsidRPr="00CD067C" w:rsidRDefault="001727FB" w:rsidP="00250000">
      <w:pPr>
        <w:rPr>
          <w:rtl/>
        </w:rPr>
      </w:pPr>
      <w:r>
        <w:rPr>
          <w:rtl/>
        </w:rPr>
        <w:t xml:space="preserve">"אני אוהב את השיר הזה," </w:t>
      </w:r>
      <w:r w:rsidR="004627AB" w:rsidRPr="00CD067C">
        <w:rPr>
          <w:rtl/>
        </w:rPr>
        <w:t>תיאו</w:t>
      </w:r>
      <w:r>
        <w:rPr>
          <w:rFonts w:hint="cs"/>
          <w:rtl/>
        </w:rPr>
        <w:t xml:space="preserve"> לחש</w:t>
      </w:r>
      <w:r w:rsidR="004627AB" w:rsidRPr="00CD067C">
        <w:rPr>
          <w:rtl/>
        </w:rPr>
        <w:t xml:space="preserve">. </w:t>
      </w:r>
      <w:r w:rsidR="00EA20EA">
        <w:rPr>
          <w:rFonts w:hint="cs"/>
          <w:rtl/>
        </w:rPr>
        <w:t>"את ה</w:t>
      </w:r>
      <w:r w:rsidR="001C5A04">
        <w:rPr>
          <w:rFonts w:hint="cs"/>
          <w:rtl/>
        </w:rPr>
        <w:t>מוזיקה</w:t>
      </w:r>
      <w:r w:rsidR="00EA20EA">
        <w:rPr>
          <w:rFonts w:hint="cs"/>
          <w:rtl/>
        </w:rPr>
        <w:t xml:space="preserve"> של המילים."</w:t>
      </w:r>
    </w:p>
    <w:p w14:paraId="484D8552" w14:textId="77777777" w:rsidR="004627AB" w:rsidRPr="00CD067C" w:rsidRDefault="001727FB" w:rsidP="00250000">
      <w:pPr>
        <w:rPr>
          <w:rtl/>
        </w:rPr>
      </w:pPr>
      <w:r>
        <w:rPr>
          <w:rtl/>
        </w:rPr>
        <w:t xml:space="preserve">"אני יודע, תיאו," </w:t>
      </w:r>
      <w:r w:rsidR="004627AB" w:rsidRPr="00CD067C">
        <w:rPr>
          <w:rtl/>
        </w:rPr>
        <w:t xml:space="preserve">אלכס </w:t>
      </w:r>
      <w:r>
        <w:rPr>
          <w:rFonts w:hint="cs"/>
          <w:rtl/>
        </w:rPr>
        <w:t xml:space="preserve">אמר </w:t>
      </w:r>
      <w:r w:rsidR="004627AB" w:rsidRPr="00CD067C">
        <w:rPr>
          <w:rtl/>
        </w:rPr>
        <w:t>ועזר לתיאו להתכסות בשמיכה.</w:t>
      </w:r>
      <w:r w:rsidR="00630FF4">
        <w:rPr>
          <w:rFonts w:hint="cs"/>
          <w:rtl/>
        </w:rPr>
        <w:t xml:space="preserve"> [???]</w:t>
      </w:r>
    </w:p>
    <w:p w14:paraId="61007A2C" w14:textId="77777777" w:rsidR="004627AB" w:rsidRPr="00CD067C" w:rsidRDefault="004627AB" w:rsidP="00250000">
      <w:pPr>
        <w:rPr>
          <w:rtl/>
        </w:rPr>
      </w:pPr>
    </w:p>
    <w:p w14:paraId="3D057B75" w14:textId="0F723595" w:rsidR="00C91F52" w:rsidRDefault="001727FB" w:rsidP="00C91F52">
      <w:pPr>
        <w:rPr>
          <w:rtl/>
        </w:rPr>
      </w:pPr>
      <w:r>
        <w:rPr>
          <w:rtl/>
        </w:rPr>
        <w:t xml:space="preserve">בלילה </w:t>
      </w:r>
      <w:r w:rsidR="00165ED1">
        <w:rPr>
          <w:rFonts w:hint="cs"/>
          <w:rtl/>
        </w:rPr>
        <w:t xml:space="preserve">ההוא </w:t>
      </w:r>
      <w:r>
        <w:rPr>
          <w:rtl/>
        </w:rPr>
        <w:t>אלכס יצא</w:t>
      </w:r>
      <w:r w:rsidR="004627AB" w:rsidRPr="00CD067C">
        <w:rPr>
          <w:rtl/>
        </w:rPr>
        <w:t xml:space="preserve"> עם כמה מחבריו, </w:t>
      </w:r>
      <w:r w:rsidR="00F653C2">
        <w:rPr>
          <w:rFonts w:hint="cs"/>
          <w:rtl/>
        </w:rPr>
        <w:t>ב</w:t>
      </w:r>
      <w:r w:rsidR="004627AB" w:rsidRPr="00CD067C">
        <w:rPr>
          <w:rtl/>
        </w:rPr>
        <w:t xml:space="preserve">מעין </w:t>
      </w:r>
      <w:r w:rsidR="007A177B">
        <w:rPr>
          <w:rFonts w:hint="cs"/>
          <w:rtl/>
        </w:rPr>
        <w:t>נספח ל</w:t>
      </w:r>
      <w:r w:rsidR="004627AB" w:rsidRPr="00CD067C">
        <w:rPr>
          <w:rtl/>
        </w:rPr>
        <w:t xml:space="preserve">מסיבת </w:t>
      </w:r>
      <w:r w:rsidR="007A177B">
        <w:rPr>
          <w:rFonts w:hint="cs"/>
          <w:rtl/>
        </w:rPr>
        <w:t>ה</w:t>
      </w:r>
      <w:r w:rsidR="004627AB" w:rsidRPr="00CD067C">
        <w:rPr>
          <w:rtl/>
        </w:rPr>
        <w:t>פרידה</w:t>
      </w:r>
      <w:r w:rsidR="00200326">
        <w:rPr>
          <w:rFonts w:hint="cs"/>
          <w:rtl/>
        </w:rPr>
        <w:t>.</w:t>
      </w:r>
      <w:r w:rsidR="007A177B">
        <w:rPr>
          <w:rFonts w:hint="cs"/>
          <w:rtl/>
        </w:rPr>
        <w:t xml:space="preserve"> </w:t>
      </w:r>
      <w:r w:rsidR="00200326">
        <w:rPr>
          <w:rFonts w:hint="cs"/>
          <w:rtl/>
        </w:rPr>
        <w:t>המסיבה ש</w:t>
      </w:r>
      <w:r w:rsidR="00C7486B">
        <w:rPr>
          <w:rFonts w:hint="cs"/>
          <w:rtl/>
        </w:rPr>
        <w:t>ל ה</w:t>
      </w:r>
      <w:r w:rsidR="007A177B">
        <w:rPr>
          <w:rFonts w:hint="cs"/>
          <w:rtl/>
        </w:rPr>
        <w:t xml:space="preserve">ערב הקודם </w:t>
      </w:r>
      <w:r w:rsidR="001C5A04">
        <w:rPr>
          <w:rFonts w:hint="cs"/>
          <w:rtl/>
        </w:rPr>
        <w:t>הייתה</w:t>
      </w:r>
      <w:r w:rsidR="007A177B">
        <w:rPr>
          <w:rFonts w:hint="cs"/>
          <w:rtl/>
        </w:rPr>
        <w:t xml:space="preserve"> </w:t>
      </w:r>
      <w:r w:rsidR="00DA7B70">
        <w:rPr>
          <w:rFonts w:hint="cs"/>
          <w:rtl/>
        </w:rPr>
        <w:t>המונית ו</w:t>
      </w:r>
      <w:r w:rsidR="007A177B">
        <w:rPr>
          <w:rFonts w:hint="cs"/>
          <w:rtl/>
        </w:rPr>
        <w:t>רועשת מדי ו</w:t>
      </w:r>
      <w:r w:rsidR="00200326">
        <w:rPr>
          <w:rFonts w:hint="cs"/>
          <w:rtl/>
        </w:rPr>
        <w:t>כמויות ה</w:t>
      </w:r>
      <w:r w:rsidR="007A177B">
        <w:rPr>
          <w:rFonts w:hint="cs"/>
          <w:rtl/>
        </w:rPr>
        <w:t>אלכוהול ש</w:t>
      </w:r>
      <w:r w:rsidR="00200326">
        <w:rPr>
          <w:rFonts w:hint="cs"/>
          <w:rtl/>
        </w:rPr>
        <w:t xml:space="preserve">הערו לתוכם </w:t>
      </w:r>
      <w:r w:rsidR="007A177B">
        <w:rPr>
          <w:rFonts w:hint="cs"/>
          <w:rtl/>
        </w:rPr>
        <w:t xml:space="preserve">לא אפשרו שיחה </w:t>
      </w:r>
      <w:r w:rsidR="00CF7778">
        <w:rPr>
          <w:rFonts w:hint="cs"/>
          <w:rtl/>
        </w:rPr>
        <w:t>אמיתית</w:t>
      </w:r>
      <w:r w:rsidR="007A177B">
        <w:rPr>
          <w:rFonts w:hint="cs"/>
          <w:rtl/>
        </w:rPr>
        <w:t xml:space="preserve">, אבל </w:t>
      </w:r>
      <w:r w:rsidR="00200326">
        <w:rPr>
          <w:rFonts w:hint="cs"/>
          <w:rtl/>
        </w:rPr>
        <w:t xml:space="preserve">דווקא </w:t>
      </w:r>
      <w:r w:rsidR="00F06A3F">
        <w:rPr>
          <w:rFonts w:hint="cs"/>
          <w:rtl/>
        </w:rPr>
        <w:t>עכשיו</w:t>
      </w:r>
      <w:r w:rsidR="00DA7B70">
        <w:rPr>
          <w:rFonts w:hint="cs"/>
          <w:rtl/>
        </w:rPr>
        <w:t>, במצב</w:t>
      </w:r>
      <w:r w:rsidR="00C7486B">
        <w:rPr>
          <w:rFonts w:hint="cs"/>
          <w:rtl/>
        </w:rPr>
        <w:t>ם</w:t>
      </w:r>
      <w:r w:rsidR="00DA7B70">
        <w:rPr>
          <w:rFonts w:hint="cs"/>
          <w:rtl/>
        </w:rPr>
        <w:t xml:space="preserve"> הפיכח</w:t>
      </w:r>
      <w:r w:rsidR="00387958">
        <w:rPr>
          <w:rFonts w:hint="cs"/>
          <w:rtl/>
        </w:rPr>
        <w:t>,</w:t>
      </w:r>
      <w:r w:rsidR="00DA7B70">
        <w:rPr>
          <w:rFonts w:hint="cs"/>
          <w:rtl/>
        </w:rPr>
        <w:t xml:space="preserve"> לא היה מה ל</w:t>
      </w:r>
      <w:r w:rsidR="00200326">
        <w:rPr>
          <w:rFonts w:hint="cs"/>
          <w:rtl/>
        </w:rPr>
        <w:t>ו</w:t>
      </w:r>
      <w:r w:rsidR="00DA7B70">
        <w:rPr>
          <w:rFonts w:hint="cs"/>
          <w:rtl/>
        </w:rPr>
        <w:t>מר. ל</w:t>
      </w:r>
      <w:r w:rsidR="004627AB" w:rsidRPr="00CD067C">
        <w:rPr>
          <w:rtl/>
        </w:rPr>
        <w:t xml:space="preserve">אחר כמה שעות </w:t>
      </w:r>
      <w:r w:rsidR="005C49F4">
        <w:rPr>
          <w:rFonts w:hint="cs"/>
          <w:rtl/>
        </w:rPr>
        <w:t xml:space="preserve">של </w:t>
      </w:r>
      <w:r w:rsidR="004627AB" w:rsidRPr="00CD067C">
        <w:rPr>
          <w:rtl/>
        </w:rPr>
        <w:t>משחקי ויד</w:t>
      </w:r>
      <w:r w:rsidR="00865671">
        <w:rPr>
          <w:rFonts w:hint="cs"/>
          <w:rtl/>
        </w:rPr>
        <w:t>י</w:t>
      </w:r>
      <w:r w:rsidR="004627AB" w:rsidRPr="00CD067C">
        <w:rPr>
          <w:rtl/>
        </w:rPr>
        <w:t>או</w:t>
      </w:r>
      <w:r w:rsidR="006340B8">
        <w:rPr>
          <w:rFonts w:hint="cs"/>
          <w:rtl/>
        </w:rPr>
        <w:t xml:space="preserve"> בטרוקדרו</w:t>
      </w:r>
      <w:r w:rsidR="004627AB" w:rsidRPr="00CD067C">
        <w:rPr>
          <w:rtl/>
        </w:rPr>
        <w:t xml:space="preserve"> הם ישבו בעיניים זגוגיות במסעדת מזון מהיר. </w:t>
      </w:r>
      <w:r w:rsidR="007A177B">
        <w:rPr>
          <w:rFonts w:hint="cs"/>
          <w:rtl/>
        </w:rPr>
        <w:t>סאקו</w:t>
      </w:r>
      <w:r>
        <w:rPr>
          <w:rFonts w:hint="cs"/>
          <w:rtl/>
        </w:rPr>
        <w:t>רה לא הגיעה</w:t>
      </w:r>
      <w:r w:rsidR="00FE7431">
        <w:rPr>
          <w:rFonts w:hint="cs"/>
          <w:rtl/>
        </w:rPr>
        <w:t xml:space="preserve"> </w:t>
      </w:r>
      <w:r>
        <w:rPr>
          <w:rFonts w:hint="cs"/>
          <w:rtl/>
        </w:rPr>
        <w:t>ו</w:t>
      </w:r>
      <w:r w:rsidR="006340B8">
        <w:rPr>
          <w:rFonts w:hint="cs"/>
          <w:rtl/>
        </w:rPr>
        <w:t xml:space="preserve">השעה </w:t>
      </w:r>
      <w:r w:rsidR="001C5A04">
        <w:rPr>
          <w:rFonts w:hint="cs"/>
          <w:rtl/>
        </w:rPr>
        <w:t>הייתה</w:t>
      </w:r>
      <w:r w:rsidR="006340B8">
        <w:rPr>
          <w:rFonts w:hint="cs"/>
          <w:rtl/>
        </w:rPr>
        <w:t xml:space="preserve"> מאוחרת</w:t>
      </w:r>
      <w:r w:rsidR="00E567A7">
        <w:rPr>
          <w:rFonts w:hint="cs"/>
          <w:rtl/>
        </w:rPr>
        <w:t xml:space="preserve"> מאוד,</w:t>
      </w:r>
      <w:r w:rsidR="00200326">
        <w:rPr>
          <w:rFonts w:hint="cs"/>
          <w:rtl/>
        </w:rPr>
        <w:t xml:space="preserve"> </w:t>
      </w:r>
      <w:r w:rsidR="006340B8">
        <w:rPr>
          <w:rFonts w:hint="cs"/>
          <w:rtl/>
        </w:rPr>
        <w:t>פחות מ</w:t>
      </w:r>
      <w:r>
        <w:rPr>
          <w:rFonts w:hint="cs"/>
          <w:rtl/>
        </w:rPr>
        <w:t>שבע</w:t>
      </w:r>
      <w:r w:rsidR="006340B8">
        <w:rPr>
          <w:rFonts w:hint="cs"/>
          <w:rtl/>
        </w:rPr>
        <w:t xml:space="preserve"> שעות לטיסה. </w:t>
      </w:r>
      <w:r w:rsidR="004627AB" w:rsidRPr="00CD067C">
        <w:rPr>
          <w:rtl/>
        </w:rPr>
        <w:t>הם דיב</w:t>
      </w:r>
      <w:r>
        <w:rPr>
          <w:rtl/>
        </w:rPr>
        <w:t>רו על כדורגל ו</w:t>
      </w:r>
      <w:r w:rsidR="00C7486B" w:rsidRPr="00C7486B">
        <w:rPr>
          <w:rFonts w:cs="Times New Roman"/>
          <w:rtl/>
        </w:rPr>
        <w:t>כיצד יש</w:t>
      </w:r>
      <w:r>
        <w:rPr>
          <w:rtl/>
        </w:rPr>
        <w:t xml:space="preserve"> ל</w:t>
      </w:r>
      <w:r>
        <w:rPr>
          <w:rFonts w:hint="cs"/>
          <w:rtl/>
        </w:rPr>
        <w:t>תקן</w:t>
      </w:r>
      <w:r w:rsidR="004627AB" w:rsidRPr="00CD067C">
        <w:rPr>
          <w:rtl/>
        </w:rPr>
        <w:t xml:space="preserve"> </w:t>
      </w:r>
      <w:r w:rsidR="00C7486B">
        <w:rPr>
          <w:rFonts w:hint="cs"/>
          <w:rtl/>
        </w:rPr>
        <w:t xml:space="preserve">את </w:t>
      </w:r>
      <w:r>
        <w:rPr>
          <w:rFonts w:hint="cs"/>
          <w:rtl/>
        </w:rPr>
        <w:t>הכשלים הרבים וה</w:t>
      </w:r>
      <w:r w:rsidR="00C7486B" w:rsidRPr="00C7486B">
        <w:rPr>
          <w:rFonts w:cs="Times New Roman"/>
          <w:rtl/>
        </w:rPr>
        <w:t>כואבים</w:t>
      </w:r>
      <w:r>
        <w:rPr>
          <w:rFonts w:hint="cs"/>
          <w:rtl/>
        </w:rPr>
        <w:t xml:space="preserve"> ב</w:t>
      </w:r>
      <w:r w:rsidR="004627AB" w:rsidRPr="00CD067C">
        <w:rPr>
          <w:rtl/>
        </w:rPr>
        <w:t xml:space="preserve">ליגה, </w:t>
      </w:r>
      <w:r w:rsidR="000E2A40">
        <w:rPr>
          <w:rFonts w:hint="cs"/>
          <w:rtl/>
        </w:rPr>
        <w:t>ומשם</w:t>
      </w:r>
      <w:r w:rsidR="00165ED1">
        <w:rPr>
          <w:rFonts w:hint="cs"/>
          <w:rtl/>
        </w:rPr>
        <w:t xml:space="preserve"> </w:t>
      </w:r>
      <w:r w:rsidR="000E2A40">
        <w:rPr>
          <w:rFonts w:hint="cs"/>
          <w:rtl/>
        </w:rPr>
        <w:t xml:space="preserve">קצרה </w:t>
      </w:r>
      <w:r w:rsidR="00165ED1">
        <w:rPr>
          <w:rFonts w:hint="cs"/>
          <w:rtl/>
        </w:rPr>
        <w:t xml:space="preserve">הדרך </w:t>
      </w:r>
      <w:r w:rsidR="002613C3">
        <w:rPr>
          <w:rFonts w:hint="cs"/>
          <w:rtl/>
        </w:rPr>
        <w:t>לדיון מעמיק</w:t>
      </w:r>
      <w:r w:rsidR="009564E3">
        <w:rPr>
          <w:rFonts w:hint="cs"/>
          <w:rtl/>
        </w:rPr>
        <w:t xml:space="preserve"> </w:t>
      </w:r>
      <w:r w:rsidR="002613C3">
        <w:rPr>
          <w:rFonts w:hint="cs"/>
          <w:rtl/>
        </w:rPr>
        <w:t>בהישגיה האומללים של הממלכה המאוחדת בענפי ספורט תחרותיים</w:t>
      </w:r>
      <w:r w:rsidR="00165ED1">
        <w:rPr>
          <w:rFonts w:hint="cs"/>
          <w:rtl/>
        </w:rPr>
        <w:t>,</w:t>
      </w:r>
      <w:r w:rsidR="00165ED1" w:rsidRPr="00165ED1">
        <w:rPr>
          <w:rtl/>
        </w:rPr>
        <w:t xml:space="preserve"> </w:t>
      </w:r>
      <w:r w:rsidR="00165ED1" w:rsidRPr="00CD067C">
        <w:rPr>
          <w:rtl/>
        </w:rPr>
        <w:t>נושא</w:t>
      </w:r>
      <w:r w:rsidR="00165ED1">
        <w:rPr>
          <w:rtl/>
        </w:rPr>
        <w:t xml:space="preserve"> ש</w:t>
      </w:r>
      <w:r w:rsidR="00C91F52">
        <w:rPr>
          <w:rFonts w:hint="cs"/>
          <w:rtl/>
        </w:rPr>
        <w:t>ל</w:t>
      </w:r>
      <w:r w:rsidR="00C7486B">
        <w:rPr>
          <w:rFonts w:hint="cs"/>
          <w:rtl/>
        </w:rPr>
        <w:t>היה</w:t>
      </w:r>
      <w:r w:rsidR="00165ED1" w:rsidRPr="00CD067C">
        <w:rPr>
          <w:rtl/>
        </w:rPr>
        <w:t xml:space="preserve"> חביב ביותר על אלכס.</w:t>
      </w:r>
    </w:p>
    <w:p w14:paraId="024DA7E9" w14:textId="5AC5A2D9" w:rsidR="00B87FD6" w:rsidRDefault="002613C3" w:rsidP="00B87FD6">
      <w:pPr>
        <w:rPr>
          <w:rFonts w:cs="Times New Roman"/>
          <w:rtl/>
        </w:rPr>
      </w:pPr>
      <w:r>
        <w:rPr>
          <w:rFonts w:cs="Times New Roman" w:hint="cs"/>
          <w:rtl/>
        </w:rPr>
        <w:t>"</w:t>
      </w:r>
      <w:r w:rsidR="00B87FD6">
        <w:rPr>
          <w:rFonts w:cs="Times New Roman" w:hint="cs"/>
          <w:rtl/>
        </w:rPr>
        <w:t xml:space="preserve">תפסיקו להתמקד בכישלונות, אתם יודעים </w:t>
      </w:r>
      <w:r w:rsidR="00CF7778">
        <w:rPr>
          <w:rFonts w:cs="Times New Roman" w:hint="cs"/>
          <w:rtl/>
        </w:rPr>
        <w:t>[</w:t>
      </w:r>
      <w:r w:rsidR="00B87FD6">
        <w:rPr>
          <w:rFonts w:cs="Times New Roman" w:hint="cs"/>
          <w:rtl/>
        </w:rPr>
        <w:t>שמאז שהסתיימה השעיית הייזל חל שיפור אדיר ברמה,</w:t>
      </w:r>
      <w:r w:rsidR="00CF7778">
        <w:rPr>
          <w:rFonts w:cs="Times New Roman" w:hint="cs"/>
          <w:rtl/>
        </w:rPr>
        <w:t>]</w:t>
      </w:r>
      <w:r w:rsidR="00B87FD6">
        <w:rPr>
          <w:rFonts w:cs="Times New Roman" w:hint="cs"/>
          <w:rtl/>
        </w:rPr>
        <w:t xml:space="preserve"> </w:t>
      </w:r>
      <w:r w:rsidR="00CF7778">
        <w:rPr>
          <w:rFonts w:cs="Times New Roman" w:hint="cs"/>
          <w:rtl/>
        </w:rPr>
        <w:t>ש</w:t>
      </w:r>
      <w:r w:rsidR="00B87FD6">
        <w:rPr>
          <w:rFonts w:cs="Times New Roman" w:hint="cs"/>
          <w:rtl/>
        </w:rPr>
        <w:t>כל הכסף שסקיי זורקת על המועדונים מכניס את השחקנים הכי טובים, וזה מחלחל. רק קנטונה לבדו מעורר השראה בכל הליגה ו</w:t>
      </w:r>
      <w:r w:rsidR="00F06A3F">
        <w:rPr>
          <w:rFonts w:cs="Times New Roman" w:hint="cs"/>
          <w:rtl/>
        </w:rPr>
        <w:t>עכשיו</w:t>
      </w:r>
      <w:r w:rsidR="00B87FD6">
        <w:rPr>
          <w:rFonts w:cs="Times New Roman" w:hint="cs"/>
          <w:rtl/>
        </w:rPr>
        <w:t xml:space="preserve"> תראו לאיזה ה</w:t>
      </w:r>
      <w:r w:rsidR="00B441F6">
        <w:rPr>
          <w:rFonts w:cs="Times New Roman" w:hint="cs"/>
          <w:rtl/>
        </w:rPr>
        <w:t>י</w:t>
      </w:r>
      <w:r w:rsidR="00B87FD6">
        <w:rPr>
          <w:rFonts w:cs="Times New Roman" w:hint="cs"/>
          <w:rtl/>
        </w:rPr>
        <w:t>שגים נגיע עם ברגקאמפ."</w:t>
      </w:r>
      <w:r w:rsidR="00C7486B" w:rsidRPr="00C7486B">
        <w:rPr>
          <w:rFonts w:cs="Times New Roman"/>
          <w:rtl/>
        </w:rPr>
        <w:t xml:space="preserve"> זאת </w:t>
      </w:r>
      <w:r w:rsidR="001C5A04">
        <w:rPr>
          <w:rFonts w:cs="Times New Roman"/>
          <w:rtl/>
        </w:rPr>
        <w:t>הייתה</w:t>
      </w:r>
      <w:r w:rsidR="00C7486B" w:rsidRPr="00C7486B">
        <w:rPr>
          <w:rFonts w:cs="Times New Roman"/>
          <w:rtl/>
        </w:rPr>
        <w:t xml:space="preserve"> חזרה כמעט טקסית על עשרות ויכוחי העבר, לרגל ה</w:t>
      </w:r>
      <w:r w:rsidR="00B441F6">
        <w:rPr>
          <w:rFonts w:cs="Times New Roman" w:hint="cs"/>
          <w:rtl/>
        </w:rPr>
        <w:t>ו</w:t>
      </w:r>
      <w:r w:rsidR="00C7486B" w:rsidRPr="00C7486B">
        <w:rPr>
          <w:rFonts w:cs="Times New Roman"/>
          <w:rtl/>
        </w:rPr>
        <w:t>ויכוח האחרון.</w:t>
      </w:r>
    </w:p>
    <w:p w14:paraId="73E75A50" w14:textId="2D310132" w:rsidR="00C7486B" w:rsidRDefault="00B87FD6" w:rsidP="00703647">
      <w:pPr>
        <w:rPr>
          <w:rFonts w:cs="Times New Roman"/>
          <w:rtl/>
        </w:rPr>
      </w:pPr>
      <w:r>
        <w:rPr>
          <w:rFonts w:cs="Times New Roman" w:hint="cs"/>
          <w:rtl/>
        </w:rPr>
        <w:t>"מה הח</w:t>
      </w:r>
      <w:r w:rsidR="00387958">
        <w:rPr>
          <w:rFonts w:cs="Times New Roman" w:hint="cs"/>
          <w:rtl/>
        </w:rPr>
        <w:t>ו</w:t>
      </w:r>
      <w:r>
        <w:rPr>
          <w:rFonts w:cs="Times New Roman" w:hint="cs"/>
          <w:rtl/>
        </w:rPr>
        <w:t xml:space="preserve">כמה בלקנות </w:t>
      </w:r>
      <w:r w:rsidR="004858E4">
        <w:rPr>
          <w:rFonts w:cs="Times New Roman" w:hint="cs"/>
          <w:rtl/>
        </w:rPr>
        <w:t>שחקנים זרים שכבר הוכיחו את עצמם.</w:t>
      </w:r>
      <w:r>
        <w:rPr>
          <w:rFonts w:cs="Times New Roman" w:hint="cs"/>
          <w:rtl/>
        </w:rPr>
        <w:t xml:space="preserve"> אם אתה רוצה עץ בריא צריך להתחיל מהשורשים, </w:t>
      </w:r>
      <w:r w:rsidR="00CF7778">
        <w:rPr>
          <w:rFonts w:cs="Times New Roman" w:hint="cs"/>
          <w:rtl/>
        </w:rPr>
        <w:t xml:space="preserve">חייבים </w:t>
      </w:r>
      <w:r>
        <w:rPr>
          <w:rFonts w:cs="Times New Roman" w:hint="cs"/>
          <w:rtl/>
        </w:rPr>
        <w:t>השקעה מ</w:t>
      </w:r>
      <w:r w:rsidR="00A572BA">
        <w:rPr>
          <w:rFonts w:cs="Times New Roman" w:hint="cs"/>
          <w:rtl/>
        </w:rPr>
        <w:t>א</w:t>
      </w:r>
      <w:r>
        <w:rPr>
          <w:rFonts w:cs="Times New Roman" w:hint="cs"/>
          <w:rtl/>
        </w:rPr>
        <w:t xml:space="preserve">סיבית בנבחרות הנוער. אבל את זה מבינים רק בגרמניה ובאיטליה, אצלנו אין ראייה לטווח </w:t>
      </w:r>
      <w:r w:rsidR="00B441F6">
        <w:rPr>
          <w:rFonts w:cs="Times New Roman" w:hint="cs"/>
          <w:rtl/>
        </w:rPr>
        <w:t>ארוך</w:t>
      </w:r>
      <w:r>
        <w:rPr>
          <w:rFonts w:cs="Times New Roman" w:hint="cs"/>
          <w:rtl/>
        </w:rPr>
        <w:t xml:space="preserve">." </w:t>
      </w:r>
      <w:bookmarkStart w:id="254" w:name="_Hlk529041060"/>
    </w:p>
    <w:p w14:paraId="596FC868" w14:textId="6825184B" w:rsidR="00F6670B" w:rsidRPr="00F6670B" w:rsidRDefault="00703647" w:rsidP="00703647">
      <w:pPr>
        <w:rPr>
          <w:rFonts w:cs="Times New Roman"/>
          <w:rtl/>
        </w:rPr>
      </w:pPr>
      <w:r>
        <w:rPr>
          <w:rFonts w:cs="Times New Roman" w:hint="cs"/>
          <w:rtl/>
        </w:rPr>
        <w:t>"</w:t>
      </w:r>
      <w:r w:rsidR="00F6670B" w:rsidRPr="00F6670B">
        <w:rPr>
          <w:rFonts w:cs="Times New Roman"/>
          <w:rtl/>
        </w:rPr>
        <w:t>הם לא י</w:t>
      </w:r>
      <w:r w:rsidR="00B441F6">
        <w:rPr>
          <w:rFonts w:cs="Times New Roman" w:hint="cs"/>
          <w:rtl/>
        </w:rPr>
        <w:t>י</w:t>
      </w:r>
      <w:r w:rsidR="00F6670B" w:rsidRPr="00F6670B">
        <w:rPr>
          <w:rFonts w:cs="Times New Roman"/>
          <w:rtl/>
        </w:rPr>
        <w:t>תנו לאוהדים דקה של נחת.</w:t>
      </w:r>
      <w:r>
        <w:rPr>
          <w:rFonts w:cs="Times New Roman" w:hint="cs"/>
          <w:rtl/>
        </w:rPr>
        <w:t>"</w:t>
      </w:r>
    </w:p>
    <w:p w14:paraId="5CDDBA5F" w14:textId="1C2B89DA" w:rsidR="00F6670B" w:rsidRDefault="00F6670B" w:rsidP="00F6670B">
      <w:pPr>
        <w:rPr>
          <w:rFonts w:cs="Times New Roman"/>
          <w:rtl/>
        </w:rPr>
      </w:pPr>
      <w:r w:rsidRPr="00F6670B">
        <w:rPr>
          <w:rFonts w:cs="Times New Roman"/>
          <w:rtl/>
        </w:rPr>
        <w:t xml:space="preserve">הוריו </w:t>
      </w:r>
      <w:r w:rsidR="00C7486B" w:rsidRPr="00C7486B">
        <w:rPr>
          <w:rFonts w:cs="Times New Roman"/>
          <w:rtl/>
        </w:rPr>
        <w:t>של אלכס</w:t>
      </w:r>
      <w:r w:rsidRPr="00F6670B">
        <w:rPr>
          <w:rFonts w:cs="Times New Roman"/>
          <w:rtl/>
        </w:rPr>
        <w:t xml:space="preserve">, שאף הם </w:t>
      </w:r>
      <w:r w:rsidR="00B441F6" w:rsidRPr="00F6670B">
        <w:rPr>
          <w:rFonts w:cs="Times New Roman"/>
          <w:rtl/>
        </w:rPr>
        <w:t xml:space="preserve">לא זכו </w:t>
      </w:r>
      <w:r w:rsidRPr="00F6670B">
        <w:rPr>
          <w:rFonts w:cs="Times New Roman"/>
          <w:rtl/>
        </w:rPr>
        <w:t>מימ</w:t>
      </w:r>
      <w:r w:rsidR="00703647">
        <w:rPr>
          <w:rFonts w:cs="Times New Roman" w:hint="cs"/>
          <w:rtl/>
        </w:rPr>
        <w:t>י</w:t>
      </w:r>
      <w:r w:rsidRPr="00F6670B">
        <w:rPr>
          <w:rFonts w:cs="Times New Roman"/>
          <w:rtl/>
        </w:rPr>
        <w:t xml:space="preserve">הם </w:t>
      </w:r>
      <w:r w:rsidR="005C49F4" w:rsidRPr="005C49F4">
        <w:rPr>
          <w:rFonts w:cs="Times New Roman"/>
          <w:rtl/>
        </w:rPr>
        <w:t xml:space="preserve">לדקה של נחת </w:t>
      </w:r>
      <w:r w:rsidRPr="00F6670B">
        <w:rPr>
          <w:rFonts w:cs="Times New Roman"/>
          <w:rtl/>
        </w:rPr>
        <w:t xml:space="preserve">מיוצא חלציהם, היו </w:t>
      </w:r>
      <w:r w:rsidR="00C7486B">
        <w:rPr>
          <w:rFonts w:cs="Times New Roman" w:hint="cs"/>
          <w:rtl/>
        </w:rPr>
        <w:t xml:space="preserve">בוודאי </w:t>
      </w:r>
      <w:r w:rsidRPr="00F6670B">
        <w:rPr>
          <w:rFonts w:cs="Times New Roman"/>
          <w:rtl/>
        </w:rPr>
        <w:t>מופתעים לשמוע ממנו השתתפות בסנטימנט זה של אכזבה.</w:t>
      </w:r>
      <w:bookmarkEnd w:id="254"/>
    </w:p>
    <w:p w14:paraId="463DBCA8" w14:textId="184B66CB" w:rsidR="00B87FD6" w:rsidRDefault="00B87FD6" w:rsidP="004858E4">
      <w:pPr>
        <w:rPr>
          <w:rFonts w:cs="Times New Roman"/>
          <w:rtl/>
        </w:rPr>
      </w:pPr>
      <w:r>
        <w:rPr>
          <w:rFonts w:cs="Times New Roman" w:hint="cs"/>
          <w:rtl/>
        </w:rPr>
        <w:t>מכיוון שלא היה ידוע מתי ואם בכלל ישתתף אלכס שוב בוויכוח</w:t>
      </w:r>
      <w:r w:rsidR="004858E4">
        <w:rPr>
          <w:rFonts w:cs="Times New Roman" w:hint="cs"/>
          <w:rtl/>
        </w:rPr>
        <w:t xml:space="preserve"> שכזה</w:t>
      </w:r>
      <w:r>
        <w:rPr>
          <w:rFonts w:cs="Times New Roman" w:hint="cs"/>
          <w:rtl/>
        </w:rPr>
        <w:t xml:space="preserve">, </w:t>
      </w:r>
      <w:r w:rsidR="00C7486B" w:rsidRPr="00C7486B">
        <w:rPr>
          <w:rFonts w:cs="Times New Roman"/>
          <w:rtl/>
        </w:rPr>
        <w:t>חזר מישהו והזכיר נבחרות שמשחקות בלי פחד, ושאנגליה לא מסוגלת להתעלות כך</w:t>
      </w:r>
      <w:r w:rsidR="00C7486B">
        <w:rPr>
          <w:rFonts w:cs="Times New Roman" w:hint="cs"/>
          <w:rtl/>
        </w:rPr>
        <w:t>.</w:t>
      </w:r>
    </w:p>
    <w:p w14:paraId="497B49E1" w14:textId="1FB32E6C" w:rsidR="00B87FD6" w:rsidRDefault="00B87FD6" w:rsidP="004858E4">
      <w:pPr>
        <w:rPr>
          <w:rFonts w:cs="Times New Roman"/>
          <w:rtl/>
        </w:rPr>
      </w:pPr>
      <w:r>
        <w:rPr>
          <w:rFonts w:cs="Times New Roman" w:hint="cs"/>
          <w:rtl/>
        </w:rPr>
        <w:t xml:space="preserve">"אתם תאכלו את המילים שלכם," אלכס אמר בלהט </w:t>
      </w:r>
      <w:r w:rsidR="00646552">
        <w:rPr>
          <w:rFonts w:cs="Times New Roman" w:hint="cs"/>
          <w:rtl/>
        </w:rPr>
        <w:t>[</w:t>
      </w:r>
      <w:r w:rsidR="00751624">
        <w:rPr>
          <w:rFonts w:cs="Times New Roman" w:hint="cs"/>
          <w:rtl/>
        </w:rPr>
        <w:t>שנובע מריחוק כשלא רואים יותר את החסרונות והבעיות וגו'</w:t>
      </w:r>
      <w:r w:rsidR="00646552">
        <w:rPr>
          <w:rFonts w:cs="Times New Roman" w:hint="cs"/>
          <w:rtl/>
        </w:rPr>
        <w:t>]</w:t>
      </w:r>
      <w:r>
        <w:rPr>
          <w:rFonts w:cs="Times New Roman" w:hint="cs"/>
          <w:rtl/>
        </w:rPr>
        <w:t xml:space="preserve">של אדם שכבר שייך לעולם אחר, "תראו שהכדורגל האנגלי נכנס לעונה הטובה בתולדותיו, כבר </w:t>
      </w:r>
      <w:r w:rsidR="00F06A3F">
        <w:rPr>
          <w:rFonts w:cs="Times New Roman" w:hint="cs"/>
          <w:rtl/>
        </w:rPr>
        <w:t>עכשיו</w:t>
      </w:r>
      <w:r>
        <w:rPr>
          <w:rFonts w:cs="Times New Roman" w:hint="cs"/>
          <w:rtl/>
        </w:rPr>
        <w:t xml:space="preserve"> אנחנו מתחילים ל</w:t>
      </w:r>
      <w:r w:rsidR="004858E4">
        <w:rPr>
          <w:rFonts w:cs="Times New Roman" w:hint="cs"/>
          <w:rtl/>
        </w:rPr>
        <w:t>ש</w:t>
      </w:r>
      <w:r>
        <w:rPr>
          <w:rFonts w:cs="Times New Roman" w:hint="cs"/>
          <w:rtl/>
        </w:rPr>
        <w:t>כוח את התקופה שהעמד</w:t>
      </w:r>
      <w:r w:rsidR="00FE7431">
        <w:rPr>
          <w:rFonts w:cs="Times New Roman" w:hint="cs"/>
          <w:rtl/>
        </w:rPr>
        <w:t>נו</w:t>
      </w:r>
      <w:r>
        <w:rPr>
          <w:rFonts w:cs="Times New Roman" w:hint="cs"/>
          <w:rtl/>
        </w:rPr>
        <w:t xml:space="preserve"> פנים שנגיחת צלילה </w:t>
      </w:r>
      <w:r w:rsidR="0044722A">
        <w:rPr>
          <w:rFonts w:cs="Times New Roman" w:hint="cs"/>
          <w:rtl/>
        </w:rPr>
        <w:t>היא</w:t>
      </w:r>
      <w:r>
        <w:rPr>
          <w:rFonts w:cs="Times New Roman" w:hint="cs"/>
          <w:rtl/>
        </w:rPr>
        <w:t xml:space="preserve"> שיא התחכום הטכני, תור הזהב מגיע והפריחה מתפשטת לשאר הענפים."</w:t>
      </w:r>
    </w:p>
    <w:p w14:paraId="19CE1635" w14:textId="1EC107A0" w:rsidR="00B87FD6" w:rsidRDefault="00B87FD6" w:rsidP="00A50DA5">
      <w:pPr>
        <w:rPr>
          <w:rFonts w:cs="Times New Roman"/>
          <w:rtl/>
        </w:rPr>
      </w:pPr>
      <w:r>
        <w:rPr>
          <w:rFonts w:cs="Times New Roman" w:hint="cs"/>
          <w:rtl/>
        </w:rPr>
        <w:t>"איזה ענפים</w:t>
      </w:r>
      <w:r w:rsidR="004727DB">
        <w:rPr>
          <w:rFonts w:cs="Times New Roman" w:hint="cs"/>
          <w:rtl/>
        </w:rPr>
        <w:t xml:space="preserve"> בדיוק[</w:t>
      </w:r>
      <w:r w:rsidR="00BF0911">
        <w:rPr>
          <w:rFonts w:cs="Times New Roman" w:hint="cs"/>
          <w:rtl/>
        </w:rPr>
        <w:t xml:space="preserve"> אם תואיל</w:t>
      </w:r>
      <w:r w:rsidR="004727DB">
        <w:rPr>
          <w:rFonts w:cs="Times New Roman" w:hint="cs"/>
          <w:rtl/>
        </w:rPr>
        <w:t>]</w:t>
      </w:r>
      <w:r>
        <w:rPr>
          <w:rFonts w:cs="Times New Roman" w:hint="cs"/>
          <w:rtl/>
        </w:rPr>
        <w:t xml:space="preserve">?" </w:t>
      </w:r>
      <w:r w:rsidR="00A50DA5">
        <w:rPr>
          <w:rFonts w:cs="Times New Roman" w:hint="cs"/>
          <w:rtl/>
        </w:rPr>
        <w:t xml:space="preserve">סדרת </w:t>
      </w:r>
      <w:r>
        <w:rPr>
          <w:rFonts w:cs="Times New Roman" w:hint="cs"/>
          <w:rtl/>
        </w:rPr>
        <w:t>ההפסד</w:t>
      </w:r>
      <w:r w:rsidR="00A50DA5">
        <w:rPr>
          <w:rFonts w:cs="Times New Roman" w:hint="cs"/>
          <w:rtl/>
        </w:rPr>
        <w:t>ים</w:t>
      </w:r>
      <w:r>
        <w:rPr>
          <w:rFonts w:cs="Times New Roman" w:hint="cs"/>
          <w:rtl/>
        </w:rPr>
        <w:t xml:space="preserve"> הצורב</w:t>
      </w:r>
      <w:r w:rsidR="00A50DA5">
        <w:rPr>
          <w:rFonts w:cs="Times New Roman" w:hint="cs"/>
          <w:rtl/>
        </w:rPr>
        <w:t>ים</w:t>
      </w:r>
      <w:r>
        <w:rPr>
          <w:rFonts w:cs="Times New Roman" w:hint="cs"/>
          <w:rtl/>
        </w:rPr>
        <w:t xml:space="preserve"> לנבחרת </w:t>
      </w:r>
      <w:r w:rsidR="00A50DA5">
        <w:rPr>
          <w:rFonts w:cs="Times New Roman" w:hint="cs"/>
          <w:rtl/>
        </w:rPr>
        <w:t xml:space="preserve">האוסטרלית </w:t>
      </w:r>
      <w:r w:rsidR="004727DB">
        <w:rPr>
          <w:rFonts w:cs="Times New Roman" w:hint="cs"/>
          <w:rtl/>
        </w:rPr>
        <w:t>[</w:t>
      </w:r>
      <w:r w:rsidR="00A50DA5">
        <w:rPr>
          <w:rFonts w:cs="Times New Roman" w:hint="cs"/>
          <w:rtl/>
        </w:rPr>
        <w:t>בטורניר ה-אשס</w:t>
      </w:r>
      <w:r w:rsidR="004727DB">
        <w:rPr>
          <w:rFonts w:cs="Times New Roman" w:hint="cs"/>
          <w:rtl/>
        </w:rPr>
        <w:t>]</w:t>
      </w:r>
      <w:r w:rsidR="00A50DA5">
        <w:rPr>
          <w:rFonts w:cs="Times New Roman" w:hint="cs"/>
          <w:rtl/>
        </w:rPr>
        <w:t xml:space="preserve"> בקריקט </w:t>
      </w:r>
      <w:r>
        <w:rPr>
          <w:rFonts w:cs="Times New Roman" w:hint="cs"/>
          <w:rtl/>
        </w:rPr>
        <w:t>ולנבחר</w:t>
      </w:r>
      <w:r w:rsidR="00B85FFB">
        <w:rPr>
          <w:rFonts w:cs="Times New Roman" w:hint="cs"/>
          <w:rtl/>
        </w:rPr>
        <w:t>ו</w:t>
      </w:r>
      <w:r>
        <w:rPr>
          <w:rFonts w:cs="Times New Roman" w:hint="cs"/>
          <w:rtl/>
        </w:rPr>
        <w:t xml:space="preserve">ת ניו זילנד </w:t>
      </w:r>
      <w:r w:rsidR="00B85FFB">
        <w:rPr>
          <w:rFonts w:cs="Times New Roman" w:hint="cs"/>
          <w:rtl/>
        </w:rPr>
        <w:t xml:space="preserve">וצרפת </w:t>
      </w:r>
      <w:r>
        <w:rPr>
          <w:rFonts w:cs="Times New Roman" w:hint="cs"/>
          <w:rtl/>
        </w:rPr>
        <w:t>ב</w:t>
      </w:r>
      <w:r w:rsidR="00B85FFB">
        <w:rPr>
          <w:rFonts w:cs="Times New Roman" w:hint="cs"/>
          <w:rtl/>
        </w:rPr>
        <w:t>גביע העולם ב</w:t>
      </w:r>
      <w:r>
        <w:rPr>
          <w:rFonts w:cs="Times New Roman" w:hint="cs"/>
          <w:rtl/>
        </w:rPr>
        <w:t>רוגבי היו עדיין טריים.</w:t>
      </w:r>
    </w:p>
    <w:p w14:paraId="370F79C0" w14:textId="16C1A8F6" w:rsidR="002613C3" w:rsidRDefault="00B87FD6" w:rsidP="004727DB">
      <w:pPr>
        <w:rPr>
          <w:rFonts w:cs="Times New Roman"/>
          <w:rtl/>
        </w:rPr>
      </w:pPr>
      <w:r>
        <w:rPr>
          <w:rFonts w:cs="Times New Roman" w:hint="cs"/>
          <w:rtl/>
        </w:rPr>
        <w:t>"</w:t>
      </w:r>
      <w:r w:rsidR="004727DB">
        <w:rPr>
          <w:rFonts w:cs="Times New Roman" w:hint="cs"/>
          <w:rtl/>
        </w:rPr>
        <w:t>[</w:t>
      </w:r>
      <w:r>
        <w:rPr>
          <w:rFonts w:cs="Times New Roman" w:hint="cs"/>
          <w:rtl/>
        </w:rPr>
        <w:t>ענפים מגוונים מכפי שאשר למנות.</w:t>
      </w:r>
      <w:r w:rsidR="004727DB">
        <w:rPr>
          <w:rFonts w:cs="Times New Roman" w:hint="cs"/>
          <w:rtl/>
        </w:rPr>
        <w:t>]</w:t>
      </w:r>
      <w:r>
        <w:rPr>
          <w:rFonts w:cs="Times New Roman" w:hint="cs"/>
          <w:rtl/>
        </w:rPr>
        <w:t xml:space="preserve"> </w:t>
      </w:r>
      <w:r w:rsidR="00BF0911">
        <w:rPr>
          <w:rFonts w:cs="Times New Roman" w:hint="cs"/>
          <w:rtl/>
        </w:rPr>
        <w:t xml:space="preserve">דווקא </w:t>
      </w:r>
      <w:r w:rsidR="00F06A3F">
        <w:rPr>
          <w:rFonts w:cs="Times New Roman" w:hint="cs"/>
          <w:rtl/>
        </w:rPr>
        <w:t>עכשיו</w:t>
      </w:r>
      <w:r w:rsidR="00BF0911">
        <w:rPr>
          <w:rFonts w:cs="Times New Roman" w:hint="cs"/>
          <w:rtl/>
        </w:rPr>
        <w:t xml:space="preserve"> אתה שואל, אחרי שפתחנו את הרוגבי יוניון לשחקנים מקצוענים?</w:t>
      </w:r>
      <w:r w:rsidR="004727DB">
        <w:rPr>
          <w:rFonts w:cs="Times New Roman" w:hint="cs"/>
          <w:rtl/>
        </w:rPr>
        <w:t xml:space="preserve"> </w:t>
      </w:r>
      <w:r w:rsidR="00BF0911">
        <w:rPr>
          <w:rFonts w:cs="Times New Roman" w:hint="cs"/>
          <w:rtl/>
        </w:rPr>
        <w:t>ו</w:t>
      </w:r>
      <w:r w:rsidR="002613C3">
        <w:rPr>
          <w:rFonts w:cs="Times New Roman"/>
          <w:rtl/>
        </w:rPr>
        <w:t>ניצח</w:t>
      </w:r>
      <w:r>
        <w:rPr>
          <w:rFonts w:cs="Times New Roman" w:hint="cs"/>
          <w:rtl/>
        </w:rPr>
        <w:t>נ</w:t>
      </w:r>
      <w:r w:rsidR="002613C3">
        <w:rPr>
          <w:rFonts w:cs="Times New Roman"/>
          <w:rtl/>
        </w:rPr>
        <w:t xml:space="preserve">ו יותר </w:t>
      </w:r>
      <w:r w:rsidR="00C7486B" w:rsidRPr="00C7486B">
        <w:rPr>
          <w:rFonts w:cs="Times New Roman"/>
          <w:rtl/>
        </w:rPr>
        <w:t xml:space="preserve">פעמים </w:t>
      </w:r>
      <w:r w:rsidR="002613C3">
        <w:rPr>
          <w:rFonts w:cs="Times New Roman"/>
          <w:rtl/>
        </w:rPr>
        <w:t>מכל אומה אחרת בפורמולה 1 גראנד פרי</w:t>
      </w:r>
      <w:r w:rsidR="00B441F6">
        <w:rPr>
          <w:rFonts w:cs="Times New Roman" w:hint="cs"/>
          <w:rtl/>
        </w:rPr>
        <w:t>,</w:t>
      </w:r>
      <w:r w:rsidR="002613C3">
        <w:rPr>
          <w:rFonts w:cs="Times New Roman" w:hint="cs"/>
          <w:rtl/>
        </w:rPr>
        <w:t>"</w:t>
      </w:r>
      <w:r w:rsidR="005B14F8">
        <w:rPr>
          <w:rFonts w:cs="Times New Roman" w:hint="cs"/>
          <w:rtl/>
        </w:rPr>
        <w:t xml:space="preserve"> [זה מתוך </w:t>
      </w:r>
      <w:r w:rsidR="005B14F8" w:rsidRPr="005B14F8">
        <w:rPr>
          <w:rFonts w:cs="Times New Roman"/>
        </w:rPr>
        <w:t>Allan Carr Chatty Man</w:t>
      </w:r>
      <w:r w:rsidR="005B14F8">
        <w:rPr>
          <w:rFonts w:cs="Times New Roman" w:hint="cs"/>
          <w:rtl/>
        </w:rPr>
        <w:t>]</w:t>
      </w:r>
      <w:r w:rsidR="00BF0911">
        <w:rPr>
          <w:rFonts w:cs="Times New Roman" w:hint="cs"/>
          <w:rtl/>
        </w:rPr>
        <w:t xml:space="preserve"> אלכס </w:t>
      </w:r>
      <w:r w:rsidR="001836EC">
        <w:rPr>
          <w:rFonts w:cs="Times New Roman" w:hint="cs"/>
          <w:rtl/>
        </w:rPr>
        <w:t>סיכם</w:t>
      </w:r>
      <w:r w:rsidR="00BF0911">
        <w:rPr>
          <w:rFonts w:cs="Times New Roman" w:hint="cs"/>
          <w:rtl/>
        </w:rPr>
        <w:t xml:space="preserve"> ב</w:t>
      </w:r>
      <w:bookmarkStart w:id="255" w:name="_Hlk529041108"/>
      <w:r w:rsidR="00703647">
        <w:rPr>
          <w:rFonts w:cs="Times New Roman" w:hint="cs"/>
          <w:rtl/>
        </w:rPr>
        <w:t>רגש</w:t>
      </w:r>
      <w:r w:rsidR="004E5771">
        <w:rPr>
          <w:rFonts w:cs="Times New Roman" w:hint="cs"/>
          <w:rtl/>
        </w:rPr>
        <w:t xml:space="preserve"> פטריוטיות גואה</w:t>
      </w:r>
      <w:bookmarkEnd w:id="255"/>
      <w:r w:rsidR="00BF0911">
        <w:rPr>
          <w:rFonts w:cs="Times New Roman" w:hint="cs"/>
          <w:rtl/>
        </w:rPr>
        <w:t>.</w:t>
      </w:r>
    </w:p>
    <w:p w14:paraId="2D3E8F75" w14:textId="348337F2" w:rsidR="00C7486B" w:rsidRPr="00CD067C" w:rsidRDefault="00C7486B" w:rsidP="00C7486B">
      <w:pPr>
        <w:rPr>
          <w:rtl/>
        </w:rPr>
      </w:pPr>
      <w:r>
        <w:rPr>
          <w:rFonts w:cs="Times New Roman" w:hint="cs"/>
          <w:rtl/>
        </w:rPr>
        <w:t xml:space="preserve">"בדיוק, </w:t>
      </w:r>
      <w:r w:rsidR="005C49F4" w:rsidRPr="005C49F4">
        <w:rPr>
          <w:rFonts w:cs="Times New Roman"/>
          <w:rtl/>
        </w:rPr>
        <w:t xml:space="preserve">אלכס! </w:t>
      </w:r>
      <w:r>
        <w:rPr>
          <w:rFonts w:cs="Times New Roman" w:hint="cs"/>
          <w:rtl/>
        </w:rPr>
        <w:t xml:space="preserve">אתה לא מבין את האירוניה </w:t>
      </w:r>
      <w:r w:rsidR="00EB090E" w:rsidRPr="00EB090E">
        <w:rPr>
          <w:rFonts w:cs="Times New Roman"/>
          <w:rtl/>
        </w:rPr>
        <w:t>בניצחון במירוץ מכוניות</w:t>
      </w:r>
      <w:r>
        <w:rPr>
          <w:rFonts w:cs="Times New Roman" w:hint="cs"/>
          <w:rtl/>
        </w:rPr>
        <w:t xml:space="preserve">? </w:t>
      </w:r>
      <w:r>
        <w:rPr>
          <w:rFonts w:cs="Times New Roman"/>
          <w:rtl/>
        </w:rPr>
        <w:t>על הגז כולם לוחצים אותו דבר – חזק ועד הסוף.</w:t>
      </w:r>
      <w:r>
        <w:rPr>
          <w:rFonts w:cs="Times New Roman" w:hint="cs"/>
          <w:rtl/>
        </w:rPr>
        <w:t xml:space="preserve"> </w:t>
      </w:r>
      <w:r>
        <w:rPr>
          <w:rFonts w:cs="Times New Roman"/>
          <w:rtl/>
        </w:rPr>
        <w:t>הח</w:t>
      </w:r>
      <w:r>
        <w:rPr>
          <w:rFonts w:cs="Times New Roman" w:hint="cs"/>
          <w:rtl/>
        </w:rPr>
        <w:t>ו</w:t>
      </w:r>
      <w:r>
        <w:rPr>
          <w:rFonts w:cs="Times New Roman"/>
          <w:rtl/>
        </w:rPr>
        <w:t xml:space="preserve">כמה </w:t>
      </w:r>
      <w:r>
        <w:rPr>
          <w:rFonts w:cs="Times New Roman" w:hint="cs"/>
          <w:rtl/>
        </w:rPr>
        <w:t xml:space="preserve">בנהיגה במירוצים </w:t>
      </w:r>
      <w:r>
        <w:rPr>
          <w:rFonts w:cs="Times New Roman"/>
          <w:rtl/>
        </w:rPr>
        <w:t>היא מתי ואיך ללחוץ על הב</w:t>
      </w:r>
      <w:r>
        <w:rPr>
          <w:rFonts w:cs="Times New Roman" w:hint="cs"/>
          <w:rtl/>
        </w:rPr>
        <w:t>למים</w:t>
      </w:r>
      <w:r>
        <w:rPr>
          <w:rFonts w:cs="Times New Roman"/>
          <w:rtl/>
        </w:rPr>
        <w:t xml:space="preserve">, </w:t>
      </w:r>
      <w:r>
        <w:rPr>
          <w:rFonts w:cs="Times New Roman" w:hint="cs"/>
          <w:rtl/>
        </w:rPr>
        <w:t>ובדיוק בזה אנחנו מצטיינים, הבנת</w:t>
      </w:r>
      <w:r w:rsidR="00B441F6">
        <w:rPr>
          <w:rFonts w:cs="Times New Roman" w:hint="cs"/>
          <w:rtl/>
        </w:rPr>
        <w:t>?</w:t>
      </w:r>
      <w:r>
        <w:rPr>
          <w:rFonts w:cs="Times New Roman" w:hint="cs"/>
          <w:rtl/>
        </w:rPr>
        <w:t xml:space="preserve"> אמנות ההאטה והבלימה..."</w:t>
      </w:r>
    </w:p>
    <w:p w14:paraId="71658E6E" w14:textId="5DEDE7D0" w:rsidR="00B85FFB" w:rsidRDefault="00B85FFB" w:rsidP="00C7486B">
      <w:pPr>
        <w:rPr>
          <w:rFonts w:cs="Times New Roman"/>
          <w:rtl/>
        </w:rPr>
      </w:pPr>
      <w:r>
        <w:rPr>
          <w:rFonts w:cs="Times New Roman" w:hint="cs"/>
          <w:rtl/>
        </w:rPr>
        <w:t>[</w:t>
      </w:r>
    </w:p>
    <w:p w14:paraId="03467ED4" w14:textId="77777777" w:rsidR="004727DB" w:rsidRPr="004727DB" w:rsidRDefault="004727DB" w:rsidP="004727DB">
      <w:pPr>
        <w:rPr>
          <w:rFonts w:cs="Times New Roman"/>
        </w:rPr>
      </w:pPr>
      <w:r w:rsidRPr="004727DB">
        <w:rPr>
          <w:rFonts w:cs="Times New Roman"/>
        </w:rPr>
        <w:t>https://en.wikipedia.org/wiki/The_Ashes#1989_to_2003</w:t>
      </w:r>
    </w:p>
    <w:p w14:paraId="6C5B139F" w14:textId="427C3055" w:rsidR="004727DB" w:rsidRDefault="004727DB" w:rsidP="004727DB">
      <w:pPr>
        <w:rPr>
          <w:rFonts w:cs="Times New Roman"/>
          <w:rtl/>
        </w:rPr>
      </w:pPr>
      <w:r w:rsidRPr="004727DB">
        <w:rPr>
          <w:rFonts w:cs="Times New Roman"/>
        </w:rPr>
        <w:lastRenderedPageBreak/>
        <w:t>https://en.wikipedia.org/wiki/1995_Rugby_World_Cup#Knock-out_stage</w:t>
      </w:r>
    </w:p>
    <w:p w14:paraId="45A233CA" w14:textId="28753F7C" w:rsidR="004727DB" w:rsidRDefault="004727DB" w:rsidP="001836EC">
      <w:pPr>
        <w:rPr>
          <w:rFonts w:cs="Times New Roman"/>
          <w:rtl/>
        </w:rPr>
      </w:pPr>
      <w:r w:rsidRPr="004727DB">
        <w:rPr>
          <w:rFonts w:cs="Times New Roman"/>
        </w:rPr>
        <w:t>https://en.wikipedia.org/wiki/History_of_rugby_union#Professionalism</w:t>
      </w:r>
    </w:p>
    <w:p w14:paraId="28620665" w14:textId="1DD670B5" w:rsidR="00B85FFB" w:rsidRDefault="00EE3076" w:rsidP="001836EC">
      <w:pPr>
        <w:rPr>
          <w:rFonts w:cs="Times New Roman"/>
          <w:rtl/>
        </w:rPr>
      </w:pPr>
      <w:hyperlink r:id="rId192" w:history="1">
        <w:r w:rsidR="00B85FFB" w:rsidRPr="005C4964">
          <w:rPr>
            <w:rStyle w:val="Hyperlink"/>
            <w:rFonts w:cs="Times New Roman"/>
          </w:rPr>
          <w:t>https://en.wikipedia.org/wiki/Eric_Cantona</w:t>
        </w:r>
      </w:hyperlink>
    </w:p>
    <w:p w14:paraId="35299EBA" w14:textId="0B94CA69" w:rsidR="00B85FFB" w:rsidRDefault="00EE3076" w:rsidP="001836EC">
      <w:pPr>
        <w:rPr>
          <w:rFonts w:cs="Times New Roman"/>
          <w:rtl/>
        </w:rPr>
      </w:pPr>
      <w:hyperlink r:id="rId193" w:history="1">
        <w:r w:rsidR="00B85FFB" w:rsidRPr="005C4964">
          <w:rPr>
            <w:rStyle w:val="Hyperlink"/>
            <w:rFonts w:cs="Times New Roman"/>
          </w:rPr>
          <w:t>https://he.wikipedia.org/wiki/%D7%93%D7%A0%D7%99%D7%A1_%D7%91%D7%A8%D7%92%D7%A7%D7%90%D7%9E%D7%A4</w:t>
        </w:r>
      </w:hyperlink>
    </w:p>
    <w:p w14:paraId="63DB41C3" w14:textId="66C003A2" w:rsidR="00B85FFB" w:rsidRDefault="00EE3076" w:rsidP="001836EC">
      <w:pPr>
        <w:rPr>
          <w:rFonts w:cs="Times New Roman"/>
          <w:rtl/>
        </w:rPr>
      </w:pPr>
      <w:hyperlink r:id="rId194" w:history="1">
        <w:r w:rsidR="00B85FFB" w:rsidRPr="005C4964">
          <w:rPr>
            <w:rStyle w:val="Hyperlink"/>
            <w:rFonts w:cs="Times New Roman"/>
          </w:rPr>
          <w:t>https://www.quora.com/search?q=english+football</w:t>
        </w:r>
      </w:hyperlink>
    </w:p>
    <w:p w14:paraId="50EC376E" w14:textId="7E9A1A48" w:rsidR="00B85FFB" w:rsidRDefault="00B85FFB" w:rsidP="001836EC">
      <w:pPr>
        <w:rPr>
          <w:rFonts w:cs="Times New Roman"/>
          <w:rtl/>
        </w:rPr>
      </w:pPr>
      <w:r w:rsidRPr="00B85FFB">
        <w:rPr>
          <w:rFonts w:cs="Times New Roman"/>
        </w:rPr>
        <w:t>https://www.quora.com/How-do-English-people-feel-about-the-constant-failures-of-their-national-football-team</w:t>
      </w:r>
    </w:p>
    <w:p w14:paraId="495275BD" w14:textId="4BC14BE1" w:rsidR="00B85FFB" w:rsidRDefault="00EE3076" w:rsidP="001836EC">
      <w:pPr>
        <w:rPr>
          <w:rFonts w:cs="Times New Roman"/>
          <w:rtl/>
        </w:rPr>
      </w:pPr>
      <w:hyperlink r:id="rId195" w:history="1">
        <w:r w:rsidR="00B85FFB" w:rsidRPr="005C4964">
          <w:rPr>
            <w:rStyle w:val="Hyperlink"/>
            <w:rFonts w:cs="Times New Roman"/>
          </w:rPr>
          <w:t>https://www.vice.com/en_uk/article/was-football-really-better-in-the-90s-013</w:t>
        </w:r>
      </w:hyperlink>
    </w:p>
    <w:p w14:paraId="24A54D55" w14:textId="28450A74" w:rsidR="00B85FFB" w:rsidRDefault="00B85FFB" w:rsidP="001836EC">
      <w:pPr>
        <w:rPr>
          <w:rFonts w:cs="Times New Roman"/>
          <w:rtl/>
        </w:rPr>
      </w:pPr>
      <w:r w:rsidRPr="00B85FFB">
        <w:rPr>
          <w:rFonts w:cs="Times New Roman"/>
        </w:rPr>
        <w:t>https://en.wikipedia.org/wiki/England_national_rugby_union_team</w:t>
      </w:r>
    </w:p>
    <w:p w14:paraId="51D50640" w14:textId="603321D2" w:rsidR="00B85FFB" w:rsidRDefault="00B85FFB" w:rsidP="001836EC">
      <w:pPr>
        <w:rPr>
          <w:rFonts w:cs="Times New Roman"/>
          <w:rtl/>
        </w:rPr>
      </w:pPr>
      <w:r w:rsidRPr="00B85FFB">
        <w:rPr>
          <w:rFonts w:cs="Times New Roman"/>
        </w:rPr>
        <w:t>https://en.wikipedia.org/wiki/Sport_in_the_United_Kingdom</w:t>
      </w:r>
    </w:p>
    <w:p w14:paraId="146B8123" w14:textId="724F0A14" w:rsidR="004627AB" w:rsidRPr="00CD067C" w:rsidRDefault="00583A5F" w:rsidP="00165ED1">
      <w:pPr>
        <w:rPr>
          <w:rtl/>
        </w:rPr>
      </w:pPr>
      <w:r>
        <w:rPr>
          <w:rtl/>
        </w:rPr>
        <w:t>"</w:t>
      </w:r>
      <w:r w:rsidR="006340B8">
        <w:rPr>
          <w:rFonts w:hint="cs"/>
          <w:rtl/>
        </w:rPr>
        <w:t>אני כבר לא א</w:t>
      </w:r>
      <w:r w:rsidR="00165ED1">
        <w:rPr>
          <w:rFonts w:hint="cs"/>
          <w:rtl/>
        </w:rPr>
        <w:t>שחק</w:t>
      </w:r>
      <w:r w:rsidR="006340B8">
        <w:rPr>
          <w:rFonts w:hint="cs"/>
          <w:rtl/>
        </w:rPr>
        <w:t xml:space="preserve"> ב-</w:t>
      </w:r>
      <w:r w:rsidR="006340B8">
        <w:rPr>
          <w:rFonts w:hint="cs"/>
        </w:rPr>
        <w:t>XV</w:t>
      </w:r>
      <w:r w:rsidR="006340B8">
        <w:rPr>
          <w:rFonts w:hint="cs"/>
          <w:rtl/>
        </w:rPr>
        <w:t>,</w:t>
      </w:r>
      <w:r>
        <w:rPr>
          <w:rFonts w:hint="cs"/>
          <w:rtl/>
        </w:rPr>
        <w:t xml:space="preserve"> [יש לזה שם </w:t>
      </w:r>
      <w:r>
        <w:rPr>
          <w:rtl/>
        </w:rPr>
        <w:t>–</w:t>
      </w:r>
      <w:r>
        <w:rPr>
          <w:rFonts w:hint="cs"/>
          <w:rtl/>
        </w:rPr>
        <w:t xml:space="preserve"> </w:t>
      </w:r>
      <w:r>
        <w:rPr>
          <w:rFonts w:hint="cs"/>
        </w:rPr>
        <w:t>XV</w:t>
      </w:r>
      <w:r>
        <w:rPr>
          <w:rFonts w:hint="cs"/>
          <w:rtl/>
        </w:rPr>
        <w:t xml:space="preserve"> או משהו כזה: לבדוק] לעולם...</w:t>
      </w:r>
      <w:r w:rsidR="004627AB" w:rsidRPr="00CD067C">
        <w:rPr>
          <w:rtl/>
        </w:rPr>
        <w:t>"</w:t>
      </w:r>
    </w:p>
    <w:p w14:paraId="7B45C765" w14:textId="7BDECC7F" w:rsidR="006340B8" w:rsidRDefault="004627AB" w:rsidP="00250000">
      <w:pPr>
        <w:rPr>
          <w:rtl/>
        </w:rPr>
      </w:pPr>
      <w:r w:rsidRPr="00CD067C">
        <w:rPr>
          <w:rtl/>
        </w:rPr>
        <w:t>"</w:t>
      </w:r>
      <w:r w:rsidR="00583A5F">
        <w:rPr>
          <w:rFonts w:hint="cs"/>
          <w:rtl/>
        </w:rPr>
        <w:t xml:space="preserve">עזוב רוגבי, </w:t>
      </w:r>
      <w:r w:rsidR="006340B8">
        <w:rPr>
          <w:rFonts w:hint="cs"/>
          <w:rtl/>
        </w:rPr>
        <w:t>כדורגל יש שם</w:t>
      </w:r>
      <w:r w:rsidR="000D1283">
        <w:rPr>
          <w:rFonts w:hint="cs"/>
          <w:rtl/>
        </w:rPr>
        <w:t>, בישראל</w:t>
      </w:r>
      <w:r w:rsidR="006340B8">
        <w:rPr>
          <w:rFonts w:hint="cs"/>
          <w:rtl/>
        </w:rPr>
        <w:t>?"</w:t>
      </w:r>
    </w:p>
    <w:p w14:paraId="3EFF69EC" w14:textId="4CD64283" w:rsidR="006340B8" w:rsidRDefault="006340B8" w:rsidP="00DB71A4">
      <w:pPr>
        <w:rPr>
          <w:rtl/>
        </w:rPr>
      </w:pPr>
      <w:r>
        <w:rPr>
          <w:rFonts w:hint="cs"/>
          <w:rtl/>
        </w:rPr>
        <w:t xml:space="preserve">"אני </w:t>
      </w:r>
      <w:r w:rsidR="00DB71A4">
        <w:rPr>
          <w:rFonts w:hint="cs"/>
          <w:rtl/>
        </w:rPr>
        <w:t xml:space="preserve">רק </w:t>
      </w:r>
      <w:r>
        <w:rPr>
          <w:rFonts w:hint="cs"/>
          <w:rtl/>
        </w:rPr>
        <w:t>יודע מה אין שם."</w:t>
      </w:r>
    </w:p>
    <w:p w14:paraId="678F62DE" w14:textId="4F600087" w:rsidR="004627AB" w:rsidRPr="00CD067C" w:rsidRDefault="006340B8" w:rsidP="00250000">
      <w:pPr>
        <w:rPr>
          <w:rtl/>
        </w:rPr>
      </w:pPr>
      <w:r>
        <w:rPr>
          <w:rFonts w:hint="cs"/>
          <w:rtl/>
        </w:rPr>
        <w:t>"</w:t>
      </w:r>
      <w:r w:rsidR="004627AB" w:rsidRPr="00CD067C">
        <w:rPr>
          <w:rtl/>
        </w:rPr>
        <w:t>כמה קיבלת</w:t>
      </w:r>
      <w:r w:rsidR="004E5771">
        <w:rPr>
          <w:rFonts w:hint="cs"/>
          <w:rtl/>
        </w:rPr>
        <w:t xml:space="preserve"> ב-</w:t>
      </w:r>
      <w:r w:rsidR="004E5771" w:rsidRPr="00CD067C">
        <w:t>GCSE</w:t>
      </w:r>
      <w:r w:rsidR="004E5771">
        <w:rPr>
          <w:rFonts w:hint="cs"/>
          <w:rtl/>
        </w:rPr>
        <w:t xml:space="preserve"> שלך</w:t>
      </w:r>
      <w:r w:rsidR="004E5771" w:rsidRPr="00CD067C">
        <w:rPr>
          <w:rtl/>
        </w:rPr>
        <w:t xml:space="preserve"> </w:t>
      </w:r>
      <w:r w:rsidR="004627AB" w:rsidRPr="00CD067C">
        <w:rPr>
          <w:rtl/>
        </w:rPr>
        <w:t>במתמטיקה?"</w:t>
      </w:r>
      <w:r w:rsidR="0052151C">
        <w:rPr>
          <w:rFonts w:hint="cs"/>
          <w:rtl/>
        </w:rPr>
        <w:t xml:space="preserve"> [באנגלית </w:t>
      </w:r>
      <w:r w:rsidR="0052151C">
        <w:rPr>
          <w:rtl/>
        </w:rPr>
        <w:t>–</w:t>
      </w:r>
      <w:r w:rsidR="0052151C">
        <w:rPr>
          <w:rFonts w:hint="cs"/>
          <w:rtl/>
        </w:rPr>
        <w:t xml:space="preserve"> </w:t>
      </w:r>
      <w:r w:rsidR="0052151C">
        <w:t>What did you get on your Maths GCSE</w:t>
      </w:r>
      <w:r w:rsidR="0052151C">
        <w:rPr>
          <w:rFonts w:hint="cs"/>
          <w:rtl/>
        </w:rPr>
        <w:t>]</w:t>
      </w:r>
    </w:p>
    <w:p w14:paraId="02D0BA37" w14:textId="77777777" w:rsidR="004627AB" w:rsidRPr="00CD067C" w:rsidRDefault="004627AB" w:rsidP="00250000">
      <w:pPr>
        <w:rPr>
          <w:rtl/>
        </w:rPr>
      </w:pPr>
      <w:r w:rsidRPr="00CD067C">
        <w:rPr>
          <w:rtl/>
        </w:rPr>
        <w:t>"</w:t>
      </w:r>
      <w:r w:rsidRPr="00CD067C">
        <w:t>C</w:t>
      </w:r>
      <w:r w:rsidR="0052151C">
        <w:rPr>
          <w:rFonts w:hint="cs"/>
          <w:rtl/>
        </w:rPr>
        <w:t>.</w:t>
      </w:r>
      <w:r w:rsidRPr="00CD067C">
        <w:rPr>
          <w:rtl/>
        </w:rPr>
        <w:t>"</w:t>
      </w:r>
    </w:p>
    <w:p w14:paraId="1C84821C" w14:textId="6B267120" w:rsidR="004627AB" w:rsidRPr="00CD067C" w:rsidRDefault="004627AB" w:rsidP="00250000">
      <w:pPr>
        <w:rPr>
          <w:rtl/>
        </w:rPr>
      </w:pPr>
      <w:r w:rsidRPr="00CD067C">
        <w:rPr>
          <w:rtl/>
        </w:rPr>
        <w:t>"</w:t>
      </w:r>
      <w:r w:rsidR="00226924">
        <w:rPr>
          <w:rFonts w:hint="cs"/>
          <w:rtl/>
        </w:rPr>
        <w:t>איך</w:t>
      </w:r>
      <w:r w:rsidRPr="00CD067C">
        <w:rPr>
          <w:rtl/>
        </w:rPr>
        <w:t xml:space="preserve">? אפילו אני קיבלתי </w:t>
      </w:r>
      <w:r w:rsidRPr="00CD067C">
        <w:t>B</w:t>
      </w:r>
      <w:r w:rsidRPr="00CD067C">
        <w:rPr>
          <w:rtl/>
        </w:rPr>
        <w:t xml:space="preserve">. מארק הולך לעשות </w:t>
      </w:r>
      <w:r w:rsidR="006340B8">
        <w:rPr>
          <w:rFonts w:hint="cs"/>
          <w:rtl/>
        </w:rPr>
        <w:t xml:space="preserve">בישראל </w:t>
      </w:r>
      <w:r w:rsidRPr="00CD067C">
        <w:rPr>
          <w:rtl/>
        </w:rPr>
        <w:t>תואר ראשון ב</w:t>
      </w:r>
      <w:r w:rsidR="001C5A04">
        <w:rPr>
          <w:rtl/>
        </w:rPr>
        <w:t>מתמטיקה</w:t>
      </w:r>
      <w:r w:rsidRPr="00CD067C">
        <w:rPr>
          <w:rtl/>
        </w:rPr>
        <w:t xml:space="preserve"> ואתה אפילו לא – "</w:t>
      </w:r>
    </w:p>
    <w:p w14:paraId="6BDE9B3A" w14:textId="77777777" w:rsidR="00C7486B" w:rsidRDefault="00C7486B" w:rsidP="00C7486B">
      <w:pPr>
        <w:rPr>
          <w:rtl/>
        </w:rPr>
      </w:pPr>
      <w:r>
        <w:rPr>
          <w:rFonts w:cs="Times New Roman" w:hint="cs"/>
          <w:rtl/>
        </w:rPr>
        <w:t>]</w:t>
      </w:r>
    </w:p>
    <w:p w14:paraId="22803382" w14:textId="3CF094AE" w:rsidR="004627AB" w:rsidRDefault="0044722A" w:rsidP="00DB71A4">
      <w:pPr>
        <w:rPr>
          <w:rtl/>
        </w:rPr>
      </w:pPr>
      <w:r>
        <w:rPr>
          <w:rFonts w:cs="Times New Roman" w:hint="cs"/>
          <w:rtl/>
        </w:rPr>
        <w:t>[</w:t>
      </w:r>
      <w:r w:rsidR="00C7486B" w:rsidRPr="00C7486B">
        <w:rPr>
          <w:rFonts w:cs="Times New Roman"/>
          <w:rtl/>
        </w:rPr>
        <w:t>ובעודו תוהה איך ייתכן שסיימון עדיין לא התאושש מהלילה הקודם, קיבל ממנו הודעת טקסט – מצטער חבר שלא באתי, [</w:t>
      </w:r>
      <w:r w:rsidR="00C7486B" w:rsidRPr="00C7486B">
        <w:t>freak accident</w:t>
      </w:r>
      <w:r w:rsidR="00C7486B" w:rsidRPr="00C7486B">
        <w:rPr>
          <w:rFonts w:cs="Times New Roman"/>
          <w:rtl/>
        </w:rPr>
        <w:t>] תאונה מטורפת אתמול אחרי המסיבה, יותר מדי אלכוהול לא טוב לאצבעות!! פרטים בקרוב!!!!</w:t>
      </w:r>
      <w:r w:rsidR="004627AB" w:rsidRPr="00CD067C">
        <w:rPr>
          <w:rtl/>
        </w:rPr>
        <w:t>.</w:t>
      </w:r>
    </w:p>
    <w:p w14:paraId="21DF4D84" w14:textId="77777777" w:rsidR="0044722A" w:rsidRDefault="00817EA9" w:rsidP="00DB71A4">
      <w:pPr>
        <w:rPr>
          <w:rtl/>
        </w:rPr>
      </w:pPr>
      <w:r>
        <w:rPr>
          <w:rFonts w:hint="cs"/>
          <w:rtl/>
        </w:rPr>
        <w:t>וויל</w:t>
      </w:r>
      <w:r w:rsidR="00D01A78">
        <w:rPr>
          <w:rFonts w:hint="cs"/>
          <w:rtl/>
        </w:rPr>
        <w:t xml:space="preserve">] </w:t>
      </w:r>
    </w:p>
    <w:p w14:paraId="2B44C9B6" w14:textId="0CD5E2CB" w:rsidR="005426A9" w:rsidRDefault="00D01A78" w:rsidP="00DB71A4">
      <w:pPr>
        <w:rPr>
          <w:rtl/>
        </w:rPr>
      </w:pPr>
      <w:r>
        <w:rPr>
          <w:rFonts w:hint="cs"/>
          <w:rtl/>
        </w:rPr>
        <w:t>סיימון</w:t>
      </w:r>
      <w:r w:rsidR="00817EA9">
        <w:rPr>
          <w:rFonts w:hint="cs"/>
          <w:rtl/>
        </w:rPr>
        <w:t xml:space="preserve"> סיפר על אחיו הגדול</w:t>
      </w:r>
      <w:r w:rsidR="00A15837">
        <w:rPr>
          <w:rFonts w:hint="cs"/>
          <w:rtl/>
        </w:rPr>
        <w:t>, ש</w:t>
      </w:r>
      <w:r w:rsidR="005426A9">
        <w:rPr>
          <w:rFonts w:hint="cs"/>
          <w:rtl/>
        </w:rPr>
        <w:t>למ</w:t>
      </w:r>
      <w:r w:rsidR="00CA76FD">
        <w:rPr>
          <w:rFonts w:hint="cs"/>
          <w:rtl/>
        </w:rPr>
        <w:t>ד הוראה</w:t>
      </w:r>
      <w:r w:rsidR="00165ED1">
        <w:rPr>
          <w:rFonts w:hint="cs"/>
          <w:rtl/>
        </w:rPr>
        <w:t xml:space="preserve"> באוניברסיטה</w:t>
      </w:r>
      <w:r w:rsidR="00CA76FD">
        <w:rPr>
          <w:rFonts w:hint="cs"/>
          <w:rtl/>
        </w:rPr>
        <w:t>, וכבר התקבל כמורה לכימיה ב</w:t>
      </w:r>
      <w:r w:rsidR="001B6F28">
        <w:rPr>
          <w:rFonts w:hint="cs"/>
          <w:rtl/>
        </w:rPr>
        <w:t>אקדמיה</w:t>
      </w:r>
      <w:r w:rsidR="005426A9">
        <w:rPr>
          <w:rFonts w:hint="cs"/>
          <w:rtl/>
        </w:rPr>
        <w:t xml:space="preserve"> </w:t>
      </w:r>
      <w:r w:rsidR="00CA76FD">
        <w:rPr>
          <w:rFonts w:hint="cs"/>
          <w:rtl/>
        </w:rPr>
        <w:t>ה</w:t>
      </w:r>
      <w:r w:rsidR="005426A9">
        <w:rPr>
          <w:rFonts w:hint="cs"/>
          <w:rtl/>
        </w:rPr>
        <w:t>בריטי</w:t>
      </w:r>
      <w:r w:rsidR="001B6F28">
        <w:rPr>
          <w:rFonts w:hint="cs"/>
          <w:rtl/>
        </w:rPr>
        <w:t>ת בפורט</w:t>
      </w:r>
      <w:r w:rsidR="00B441F6">
        <w:rPr>
          <w:rFonts w:hint="cs"/>
          <w:rtl/>
        </w:rPr>
        <w:t xml:space="preserve"> </w:t>
      </w:r>
      <w:r w:rsidR="001B6F28">
        <w:rPr>
          <w:rFonts w:hint="cs"/>
          <w:rtl/>
        </w:rPr>
        <w:t>אוף</w:t>
      </w:r>
      <w:r w:rsidR="00B441F6">
        <w:rPr>
          <w:rFonts w:hint="cs"/>
          <w:rtl/>
        </w:rPr>
        <w:t xml:space="preserve"> </w:t>
      </w:r>
      <w:r w:rsidR="001B6F28">
        <w:rPr>
          <w:rFonts w:hint="cs"/>
          <w:rtl/>
        </w:rPr>
        <w:t>ספיין</w:t>
      </w:r>
      <w:r w:rsidR="005426A9">
        <w:rPr>
          <w:rFonts w:hint="cs"/>
          <w:rtl/>
        </w:rPr>
        <w:t>.</w:t>
      </w:r>
      <w:r w:rsidR="001B6F28">
        <w:rPr>
          <w:rFonts w:hint="cs"/>
          <w:rtl/>
        </w:rPr>
        <w:t xml:space="preserve"> [בירת טרינידד]</w:t>
      </w:r>
      <w:r w:rsidR="00A15837">
        <w:rPr>
          <w:rFonts w:hint="cs"/>
          <w:rtl/>
        </w:rPr>
        <w:t xml:space="preserve"> "הוא מתכנן לחיות שבע שנים בכל מדינה."</w:t>
      </w:r>
      <w:r w:rsidR="0044722A">
        <w:rPr>
          <w:rFonts w:hint="cs"/>
          <w:rtl/>
        </w:rPr>
        <w:t xml:space="preserve"> </w:t>
      </w:r>
      <w:r w:rsidR="0044722A" w:rsidRPr="0044722A">
        <w:rPr>
          <w:rFonts w:cs="Times New Roman"/>
          <w:rtl/>
        </w:rPr>
        <w:t>הוא מולל בידו את כרטיס הברכה שאלכס קיבל מכולם. "</w:t>
      </w:r>
      <w:r w:rsidR="00387958">
        <w:rPr>
          <w:rFonts w:cs="Times New Roman" w:hint="cs"/>
          <w:rtl/>
        </w:rPr>
        <w:t xml:space="preserve">זה </w:t>
      </w:r>
      <w:r w:rsidR="0044722A" w:rsidRPr="0044722A">
        <w:rPr>
          <w:rFonts w:cs="Times New Roman"/>
          <w:rtl/>
        </w:rPr>
        <w:t>סופו של עידן," הוא סיכם, "כולם עוזבים."</w:t>
      </w:r>
    </w:p>
    <w:p w14:paraId="21A98C03" w14:textId="1B5ACF39" w:rsidR="00583A5F" w:rsidRDefault="00583A5F" w:rsidP="00DB71A4">
      <w:pPr>
        <w:rPr>
          <w:rtl/>
        </w:rPr>
      </w:pPr>
      <w:r>
        <w:rPr>
          <w:rFonts w:hint="cs"/>
          <w:rtl/>
        </w:rPr>
        <w:t>"במסיבת הסיו</w:t>
      </w:r>
      <w:r w:rsidR="00FF434B">
        <w:rPr>
          <w:rFonts w:hint="cs"/>
          <w:rtl/>
        </w:rPr>
        <w:t>ם של כיתה</w:t>
      </w:r>
      <w:r w:rsidR="00CA76FD">
        <w:rPr>
          <w:rFonts w:hint="cs"/>
          <w:rtl/>
        </w:rPr>
        <w:t xml:space="preserve"> י"ב אנחנו מנגנים</w:t>
      </w:r>
      <w:r w:rsidR="00D01A78">
        <w:rPr>
          <w:rFonts w:hint="cs"/>
          <w:rtl/>
        </w:rPr>
        <w:t xml:space="preserve"> ביחד</w:t>
      </w:r>
      <w:r w:rsidR="00FF434B">
        <w:rPr>
          <w:rFonts w:hint="cs"/>
          <w:rtl/>
        </w:rPr>
        <w:t xml:space="preserve">," </w:t>
      </w:r>
      <w:r w:rsidR="00DA7B70">
        <w:rPr>
          <w:rFonts w:hint="cs"/>
          <w:rtl/>
        </w:rPr>
        <w:t>ראסל</w:t>
      </w:r>
      <w:r w:rsidR="00FF434B">
        <w:rPr>
          <w:rFonts w:hint="cs"/>
          <w:rtl/>
        </w:rPr>
        <w:t xml:space="preserve"> ה</w:t>
      </w:r>
      <w:r w:rsidR="00DA7B70">
        <w:rPr>
          <w:rFonts w:hint="cs"/>
          <w:rtl/>
        </w:rPr>
        <w:t>זכיר</w:t>
      </w:r>
      <w:r w:rsidR="00817EA9">
        <w:rPr>
          <w:rFonts w:hint="cs"/>
          <w:rtl/>
        </w:rPr>
        <w:t xml:space="preserve"> לו</w:t>
      </w:r>
      <w:r w:rsidR="00FF434B">
        <w:rPr>
          <w:rFonts w:hint="cs"/>
          <w:rtl/>
        </w:rPr>
        <w:t>.</w:t>
      </w:r>
      <w:r>
        <w:rPr>
          <w:rFonts w:hint="cs"/>
          <w:rtl/>
        </w:rPr>
        <w:t xml:space="preserve"> </w:t>
      </w:r>
      <w:r w:rsidR="00FF434B">
        <w:rPr>
          <w:rFonts w:hint="cs"/>
          <w:rtl/>
        </w:rPr>
        <w:t>"</w:t>
      </w:r>
      <w:r w:rsidR="0044722A">
        <w:rPr>
          <w:rFonts w:hint="cs"/>
          <w:rtl/>
        </w:rPr>
        <w:t>אתמול</w:t>
      </w:r>
      <w:r w:rsidR="00DA7B70">
        <w:rPr>
          <w:rFonts w:hint="cs"/>
          <w:rtl/>
        </w:rPr>
        <w:t xml:space="preserve"> הבטחת, </w:t>
      </w:r>
      <w:r>
        <w:rPr>
          <w:rFonts w:hint="cs"/>
          <w:rtl/>
        </w:rPr>
        <w:t>נאחד את הלהקה ונופיע</w:t>
      </w:r>
      <w:r w:rsidR="008C76C9">
        <w:rPr>
          <w:rFonts w:hint="cs"/>
          <w:rtl/>
        </w:rPr>
        <w:t xml:space="preserve"> ביחד."</w:t>
      </w:r>
    </w:p>
    <w:p w14:paraId="1EF994AB" w14:textId="622B0AEA" w:rsidR="00D01A78" w:rsidRDefault="00D01A78" w:rsidP="00DB71A4">
      <w:pPr>
        <w:rPr>
          <w:rFonts w:cs="Times New Roman"/>
          <w:rtl/>
        </w:rPr>
      </w:pPr>
      <w:r w:rsidRPr="00D01A78">
        <w:rPr>
          <w:rFonts w:cs="Times New Roman"/>
          <w:rtl/>
        </w:rPr>
        <w:t>"אם זה מה שהבטחתי, אני א</w:t>
      </w:r>
      <w:r w:rsidR="00B441F6">
        <w:rPr>
          <w:rFonts w:cs="Times New Roman" w:hint="cs"/>
          <w:rtl/>
        </w:rPr>
        <w:t>י</w:t>
      </w:r>
      <w:r w:rsidRPr="00D01A78">
        <w:rPr>
          <w:rFonts w:cs="Times New Roman"/>
          <w:rtl/>
        </w:rPr>
        <w:t>דיוט</w:t>
      </w:r>
      <w:r w:rsidR="00387958">
        <w:rPr>
          <w:rFonts w:cs="Times New Roman" w:hint="cs"/>
          <w:rtl/>
        </w:rPr>
        <w:t>,</w:t>
      </w:r>
      <w:r w:rsidRPr="00D01A78">
        <w:rPr>
          <w:rFonts w:cs="Times New Roman"/>
          <w:rtl/>
        </w:rPr>
        <w:t xml:space="preserve"> כי אין לנו מתופף."</w:t>
      </w:r>
    </w:p>
    <w:p w14:paraId="72C8B22C" w14:textId="58D84FCC" w:rsidR="008C76C9" w:rsidRDefault="008C76C9" w:rsidP="00DB71A4">
      <w:pPr>
        <w:rPr>
          <w:rtl/>
        </w:rPr>
      </w:pPr>
      <w:r>
        <w:rPr>
          <w:rFonts w:hint="cs"/>
          <w:rtl/>
        </w:rPr>
        <w:t>"א</w:t>
      </w:r>
      <w:r w:rsidR="00DA7B70">
        <w:rPr>
          <w:rFonts w:hint="cs"/>
          <w:rtl/>
        </w:rPr>
        <w:t>תה</w:t>
      </w:r>
      <w:r>
        <w:rPr>
          <w:rFonts w:hint="cs"/>
          <w:rtl/>
        </w:rPr>
        <w:t xml:space="preserve"> מנגן</w:t>
      </w:r>
      <w:r w:rsidR="00A15837">
        <w:rPr>
          <w:rFonts w:hint="cs"/>
          <w:rtl/>
        </w:rPr>
        <w:t xml:space="preserve"> איתנו</w:t>
      </w:r>
      <w:r>
        <w:rPr>
          <w:rFonts w:hint="cs"/>
          <w:rtl/>
        </w:rPr>
        <w:t>. א</w:t>
      </w:r>
      <w:r w:rsidR="00DA7B70">
        <w:rPr>
          <w:rFonts w:hint="cs"/>
          <w:rtl/>
        </w:rPr>
        <w:t>תה</w:t>
      </w:r>
      <w:r>
        <w:rPr>
          <w:rFonts w:hint="cs"/>
          <w:rtl/>
        </w:rPr>
        <w:t xml:space="preserve"> שר!</w:t>
      </w:r>
      <w:r w:rsidR="00DA7B70">
        <w:rPr>
          <w:rFonts w:hint="cs"/>
          <w:rtl/>
        </w:rPr>
        <w:t xml:space="preserve"> </w:t>
      </w:r>
      <w:r w:rsidR="00D01A78" w:rsidRPr="00D01A78">
        <w:rPr>
          <w:rFonts w:cs="Times New Roman"/>
          <w:rtl/>
        </w:rPr>
        <w:t xml:space="preserve">גלילאו גלילאו," את שם </w:t>
      </w:r>
      <w:r w:rsidR="0044722A" w:rsidRPr="0044722A">
        <w:rPr>
          <w:rFonts w:cs="Times New Roman"/>
          <w:rtl/>
        </w:rPr>
        <w:t>הלהקה שלהם</w:t>
      </w:r>
      <w:r w:rsidR="00EB090E" w:rsidRPr="00EB090E">
        <w:rPr>
          <w:rFonts w:cs="Times New Roman"/>
          <w:rtl/>
        </w:rPr>
        <w:t xml:space="preserve"> </w:t>
      </w:r>
      <w:r w:rsidR="00EB090E" w:rsidRPr="00D01A78">
        <w:rPr>
          <w:rFonts w:cs="Times New Roman"/>
          <w:rtl/>
        </w:rPr>
        <w:t>אלכס בחר</w:t>
      </w:r>
      <w:r w:rsidR="0044722A" w:rsidRPr="0044722A">
        <w:rPr>
          <w:rFonts w:cs="Times New Roman"/>
          <w:rtl/>
        </w:rPr>
        <w:t xml:space="preserve"> </w:t>
      </w:r>
      <w:r w:rsidR="00D01A78" w:rsidRPr="00D01A78">
        <w:rPr>
          <w:rFonts w:cs="Times New Roman"/>
          <w:rtl/>
        </w:rPr>
        <w:t xml:space="preserve">משורות של שיר של קווין. זה היה שם מטופש למדי, אבל לא </w:t>
      </w:r>
      <w:r w:rsidR="00F06A3F">
        <w:rPr>
          <w:rFonts w:cs="Times New Roman"/>
          <w:rtl/>
        </w:rPr>
        <w:t>עכשיו</w:t>
      </w:r>
      <w:r w:rsidR="00D01A78" w:rsidRPr="00D01A78">
        <w:rPr>
          <w:rFonts w:cs="Times New Roman"/>
          <w:rtl/>
        </w:rPr>
        <w:t xml:space="preserve"> היה הזמן להתווכח איתו. "</w:t>
      </w:r>
      <w:r w:rsidR="000D1283">
        <w:rPr>
          <w:rFonts w:hint="cs"/>
          <w:rtl/>
        </w:rPr>
        <w:t xml:space="preserve">זה קורה </w:t>
      </w:r>
      <w:r w:rsidR="00DA7B70">
        <w:rPr>
          <w:rFonts w:hint="cs"/>
          <w:rtl/>
        </w:rPr>
        <w:t xml:space="preserve">עוד </w:t>
      </w:r>
      <w:r w:rsidR="00165ED1">
        <w:rPr>
          <w:rFonts w:hint="cs"/>
          <w:rtl/>
        </w:rPr>
        <w:t>פחות מ</w:t>
      </w:r>
      <w:r w:rsidR="00DA7B70">
        <w:rPr>
          <w:rFonts w:hint="cs"/>
          <w:rtl/>
        </w:rPr>
        <w:t>שנתיים, אתה חוזר ואנחנו מ</w:t>
      </w:r>
      <w:r w:rsidR="0044722A">
        <w:rPr>
          <w:rFonts w:hint="cs"/>
          <w:rtl/>
        </w:rPr>
        <w:t>ת</w:t>
      </w:r>
      <w:r w:rsidR="00DA7B70">
        <w:rPr>
          <w:rFonts w:hint="cs"/>
          <w:rtl/>
        </w:rPr>
        <w:t>אחדים.</w:t>
      </w:r>
      <w:r>
        <w:rPr>
          <w:rFonts w:hint="cs"/>
          <w:rtl/>
        </w:rPr>
        <w:t>"</w:t>
      </w:r>
    </w:p>
    <w:p w14:paraId="37EC9421" w14:textId="7F896F95" w:rsidR="0044722A" w:rsidRDefault="0044722A" w:rsidP="003B5FA9">
      <w:pPr>
        <w:rPr>
          <w:rFonts w:cs="Times New Roman"/>
          <w:rtl/>
        </w:rPr>
      </w:pPr>
      <w:r w:rsidRPr="00C7486B">
        <w:rPr>
          <w:rFonts w:cs="Times New Roman"/>
          <w:rtl/>
        </w:rPr>
        <w:t>"עוד שנתיים, גלילאו גלילאו," ראסל</w:t>
      </w:r>
      <w:r>
        <w:rPr>
          <w:rFonts w:cs="Times New Roman" w:hint="cs"/>
          <w:rtl/>
        </w:rPr>
        <w:t xml:space="preserve"> </w:t>
      </w:r>
      <w:r>
        <w:rPr>
          <w:rFonts w:hint="cs"/>
          <w:rtl/>
        </w:rPr>
        <w:t>[וִינְס]</w:t>
      </w:r>
      <w:r w:rsidRPr="00C7486B">
        <w:rPr>
          <w:rFonts w:cs="Times New Roman"/>
          <w:rtl/>
        </w:rPr>
        <w:t xml:space="preserve"> עודד אותו,</w:t>
      </w:r>
      <w:r w:rsidR="006B6AAA">
        <w:rPr>
          <w:rFonts w:cs="Times New Roman"/>
          <w:rtl/>
        </w:rPr>
        <w:t xml:space="preserve"> </w:t>
      </w:r>
      <w:r w:rsidRPr="00C7486B">
        <w:rPr>
          <w:rFonts w:cs="Times New Roman"/>
          <w:rtl/>
        </w:rPr>
        <w:t>"עוד שנתיים." וגם את בעיית המתופף יפתרו.</w:t>
      </w:r>
    </w:p>
    <w:p w14:paraId="186824AB" w14:textId="0C860A9E" w:rsidR="005E3C31" w:rsidRDefault="00EB090E" w:rsidP="003B5FA9">
      <w:pPr>
        <w:rPr>
          <w:rtl/>
        </w:rPr>
      </w:pPr>
      <w:r w:rsidRPr="00EB090E">
        <w:rPr>
          <w:rFonts w:cs="Times New Roman"/>
          <w:rtl/>
        </w:rPr>
        <w:t>אלכס לא התנחם בנגינה ושירה לתלמידים ולמורים ולמנהל ולאשתו, הוא רצה להיאבק במישהו, מישהו באמת חזק, להיכתש בג'ונגלים ובאוקיינוסים ולה</w:t>
      </w:r>
      <w:r w:rsidR="00B441F6">
        <w:rPr>
          <w:rFonts w:cs="Times New Roman" w:hint="cs"/>
          <w:rtl/>
        </w:rPr>
        <w:t>י</w:t>
      </w:r>
      <w:r w:rsidRPr="00EB090E">
        <w:rPr>
          <w:rFonts w:cs="Times New Roman"/>
          <w:rtl/>
        </w:rPr>
        <w:t>כנע, כי לה</w:t>
      </w:r>
      <w:r w:rsidR="00B441F6">
        <w:rPr>
          <w:rFonts w:cs="Times New Roman" w:hint="cs"/>
          <w:rtl/>
        </w:rPr>
        <w:t>י</w:t>
      </w:r>
      <w:r w:rsidRPr="00EB090E">
        <w:rPr>
          <w:rFonts w:cs="Times New Roman"/>
          <w:rtl/>
        </w:rPr>
        <w:t>לחם בחזרה לא היה לו כ</w:t>
      </w:r>
      <w:r w:rsidR="00B441F6">
        <w:rPr>
          <w:rFonts w:cs="Times New Roman" w:hint="cs"/>
          <w:rtl/>
        </w:rPr>
        <w:t>ו</w:t>
      </w:r>
      <w:r w:rsidRPr="00EB090E">
        <w:rPr>
          <w:rFonts w:cs="Times New Roman"/>
          <w:rtl/>
        </w:rPr>
        <w:t>ח</w:t>
      </w:r>
      <w:r w:rsidR="000A4551">
        <w:rPr>
          <w:rFonts w:hint="cs"/>
          <w:rtl/>
        </w:rPr>
        <w:t>.</w:t>
      </w:r>
    </w:p>
    <w:p w14:paraId="6E537BAD" w14:textId="77777777" w:rsidR="008C76C9" w:rsidRDefault="00DA7B70" w:rsidP="00250000">
      <w:pPr>
        <w:rPr>
          <w:rtl/>
        </w:rPr>
      </w:pPr>
      <w:r>
        <w:rPr>
          <w:rFonts w:hint="cs"/>
          <w:rtl/>
        </w:rPr>
        <w:t>[</w:t>
      </w:r>
      <w:r w:rsidR="001B6F28">
        <w:rPr>
          <w:rFonts w:hint="cs"/>
          <w:rtl/>
        </w:rPr>
        <w:t>"אבל לא שירים ישנים," הם הזהירו</w:t>
      </w:r>
      <w:r w:rsidR="00226924">
        <w:rPr>
          <w:rFonts w:hint="cs"/>
          <w:rtl/>
        </w:rPr>
        <w:t>, "כל השירים מלפני שנולדנו, זה לא מעניין</w:t>
      </w:r>
      <w:r w:rsidR="008C76C9">
        <w:rPr>
          <w:rFonts w:hint="cs"/>
          <w:rtl/>
        </w:rPr>
        <w:t>.</w:t>
      </w:r>
      <w:r w:rsidR="00226924">
        <w:rPr>
          <w:rFonts w:hint="cs"/>
          <w:rtl/>
        </w:rPr>
        <w:t>"</w:t>
      </w:r>
    </w:p>
    <w:p w14:paraId="13BC8799" w14:textId="77777777" w:rsidR="00226924" w:rsidRDefault="00226924" w:rsidP="00250000">
      <w:pPr>
        <w:rPr>
          <w:rtl/>
        </w:rPr>
      </w:pPr>
      <w:r>
        <w:rPr>
          <w:rFonts w:hint="cs"/>
          <w:rtl/>
        </w:rPr>
        <w:t>"אולי רק אחד," אלכס אמר.</w:t>
      </w:r>
    </w:p>
    <w:p w14:paraId="42AAB3DA" w14:textId="77777777" w:rsidR="00226924" w:rsidRDefault="00226924" w:rsidP="00250000">
      <w:pPr>
        <w:rPr>
          <w:rtl/>
        </w:rPr>
      </w:pPr>
      <w:r>
        <w:rPr>
          <w:rFonts w:hint="cs"/>
          <w:rtl/>
        </w:rPr>
        <w:t>"טוב, אחד."</w:t>
      </w:r>
    </w:p>
    <w:p w14:paraId="29C27FAC" w14:textId="77777777" w:rsidR="00226924" w:rsidRDefault="00226924" w:rsidP="00250000">
      <w:pPr>
        <w:rPr>
          <w:rtl/>
        </w:rPr>
      </w:pPr>
      <w:r>
        <w:rPr>
          <w:rFonts w:hint="cs"/>
          <w:rtl/>
        </w:rPr>
        <w:lastRenderedPageBreak/>
        <w:t>"או שניים."</w:t>
      </w:r>
    </w:p>
    <w:p w14:paraId="25A8BC48" w14:textId="77777777" w:rsidR="00226924" w:rsidRDefault="00226924" w:rsidP="00250000">
      <w:pPr>
        <w:rPr>
          <w:rtl/>
        </w:rPr>
      </w:pPr>
      <w:r>
        <w:rPr>
          <w:rFonts w:hint="cs"/>
          <w:rtl/>
        </w:rPr>
        <w:t>"אבל זהו, שניים."</w:t>
      </w:r>
    </w:p>
    <w:p w14:paraId="554BE4FB" w14:textId="77777777" w:rsidR="00DA7B70" w:rsidRDefault="00DA7B70" w:rsidP="00250000">
      <w:pPr>
        <w:rPr>
          <w:rtl/>
        </w:rPr>
      </w:pPr>
      <w:r>
        <w:rPr>
          <w:rFonts w:hint="cs"/>
          <w:rtl/>
        </w:rPr>
        <w:t>]</w:t>
      </w:r>
    </w:p>
    <w:p w14:paraId="028CF824" w14:textId="5EA2823D" w:rsidR="00C7486B" w:rsidRDefault="00C7486B" w:rsidP="00A15837">
      <w:pPr>
        <w:rPr>
          <w:rFonts w:cs="Times New Roman"/>
          <w:rtl/>
        </w:rPr>
      </w:pPr>
      <w:bookmarkStart w:id="256" w:name="_Hlk529455533"/>
    </w:p>
    <w:bookmarkEnd w:id="256"/>
    <w:p w14:paraId="1675712A" w14:textId="7F2E4260" w:rsidR="00890AA4" w:rsidRDefault="00890AA4" w:rsidP="00250000">
      <w:pPr>
        <w:rPr>
          <w:rtl/>
        </w:rPr>
      </w:pPr>
      <w:r>
        <w:rPr>
          <w:rFonts w:hint="cs"/>
          <w:rtl/>
        </w:rPr>
        <w:t xml:space="preserve">[לבדוק אם צריך נגן כינור לשירים האלה, </w:t>
      </w:r>
      <w:r>
        <w:t>Sonnet, The Universal</w:t>
      </w:r>
      <w:r>
        <w:rPr>
          <w:rFonts w:hint="cs"/>
          <w:rtl/>
        </w:rPr>
        <w:t xml:space="preserve">. אם כן </w:t>
      </w:r>
      <w:r>
        <w:rPr>
          <w:rtl/>
        </w:rPr>
        <w:t>–</w:t>
      </w:r>
      <w:r>
        <w:rPr>
          <w:rFonts w:hint="cs"/>
          <w:rtl/>
        </w:rPr>
        <w:t xml:space="preserve"> הוא רץ להשיג מישהו.]</w:t>
      </w:r>
    </w:p>
    <w:p w14:paraId="1E1D9F8F" w14:textId="32318FEF" w:rsidR="004E5771" w:rsidRDefault="004E5771" w:rsidP="001145CF"/>
    <w:p w14:paraId="1E5D9FEB" w14:textId="6ECFF9B7" w:rsidR="001145CF" w:rsidRDefault="005426A9" w:rsidP="001145CF">
      <w:pPr>
        <w:rPr>
          <w:rtl/>
        </w:rPr>
      </w:pPr>
      <w:r>
        <w:rPr>
          <w:rFonts w:hint="cs"/>
          <w:rtl/>
        </w:rPr>
        <w:t xml:space="preserve">באותו לילה אלכס </w:t>
      </w:r>
      <w:r w:rsidR="009830E8">
        <w:rPr>
          <w:rFonts w:hint="cs"/>
          <w:rtl/>
        </w:rPr>
        <w:t>ערך לעצמו רשימ</w:t>
      </w:r>
      <w:r w:rsidR="00C7486B">
        <w:rPr>
          <w:rFonts w:hint="cs"/>
          <w:rtl/>
        </w:rPr>
        <w:t>ת</w:t>
      </w:r>
      <w:r>
        <w:rPr>
          <w:rFonts w:hint="cs"/>
          <w:rtl/>
        </w:rPr>
        <w:t xml:space="preserve"> קללות </w:t>
      </w:r>
      <w:r w:rsidR="00AC4876">
        <w:rPr>
          <w:rFonts w:hint="cs"/>
          <w:rtl/>
        </w:rPr>
        <w:t>באנגלית</w:t>
      </w:r>
      <w:r w:rsidR="00FF7491">
        <w:rPr>
          <w:rFonts w:hint="cs"/>
          <w:rtl/>
        </w:rPr>
        <w:t>.</w:t>
      </w:r>
      <w:r w:rsidR="00AC4876">
        <w:rPr>
          <w:rFonts w:hint="cs"/>
          <w:rtl/>
        </w:rPr>
        <w:t xml:space="preserve"> </w:t>
      </w:r>
      <w:r>
        <w:rPr>
          <w:rFonts w:hint="cs"/>
          <w:rtl/>
        </w:rPr>
        <w:t xml:space="preserve">מילים רגילות </w:t>
      </w:r>
      <w:r w:rsidR="00F34D6E">
        <w:rPr>
          <w:rFonts w:hint="cs"/>
          <w:rtl/>
        </w:rPr>
        <w:t>בשפת אימו</w:t>
      </w:r>
      <w:r w:rsidR="004A4CE7">
        <w:rPr>
          <w:rFonts w:hint="cs"/>
          <w:rtl/>
        </w:rPr>
        <w:t xml:space="preserve"> </w:t>
      </w:r>
      <w:r w:rsidR="00AC4876">
        <w:rPr>
          <w:rFonts w:hint="cs"/>
          <w:rtl/>
        </w:rPr>
        <w:t xml:space="preserve">לא </w:t>
      </w:r>
      <w:r w:rsidR="00F34D6E">
        <w:rPr>
          <w:rFonts w:hint="cs"/>
          <w:rtl/>
        </w:rPr>
        <w:t>חשש ש</w:t>
      </w:r>
      <w:r w:rsidR="00AC4876">
        <w:rPr>
          <w:rFonts w:hint="cs"/>
          <w:rtl/>
        </w:rPr>
        <w:t xml:space="preserve">ישכח, </w:t>
      </w:r>
      <w:r w:rsidR="00806E2D">
        <w:rPr>
          <w:rFonts w:hint="cs"/>
          <w:rtl/>
        </w:rPr>
        <w:t>יש ספרים, יש סרטים</w:t>
      </w:r>
      <w:r w:rsidR="004A4CE7">
        <w:rPr>
          <w:rFonts w:hint="cs"/>
          <w:rtl/>
        </w:rPr>
        <w:t xml:space="preserve">, אבל </w:t>
      </w:r>
      <w:r>
        <w:rPr>
          <w:rFonts w:hint="cs"/>
          <w:rtl/>
        </w:rPr>
        <w:t xml:space="preserve">הקללות </w:t>
      </w:r>
      <w:r w:rsidR="00806E2D">
        <w:rPr>
          <w:rFonts w:hint="cs"/>
          <w:rtl/>
        </w:rPr>
        <w:t xml:space="preserve">עוד </w:t>
      </w:r>
      <w:r w:rsidR="00AC4876">
        <w:rPr>
          <w:rFonts w:hint="cs"/>
          <w:rtl/>
        </w:rPr>
        <w:t>עלול</w:t>
      </w:r>
      <w:r w:rsidR="004A4CE7">
        <w:rPr>
          <w:rFonts w:hint="cs"/>
          <w:rtl/>
        </w:rPr>
        <w:t>ות לפרוח מזיכרונו</w:t>
      </w:r>
      <w:r w:rsidR="005C49F4">
        <w:rPr>
          <w:rFonts w:hint="cs"/>
          <w:rtl/>
        </w:rPr>
        <w:t>.</w:t>
      </w:r>
      <w:r w:rsidR="001145CF">
        <w:rPr>
          <w:rFonts w:hint="cs"/>
          <w:rtl/>
        </w:rPr>
        <w:t xml:space="preserve"> </w:t>
      </w:r>
      <w:r w:rsidR="00EB090E" w:rsidRPr="00EB090E">
        <w:rPr>
          <w:rFonts w:cs="Times New Roman"/>
          <w:rtl/>
        </w:rPr>
        <w:t xml:space="preserve">את </w:t>
      </w:r>
      <w:r w:rsidR="00EB090E" w:rsidRPr="00EB090E">
        <w:t>scrote</w:t>
      </w:r>
      <w:r w:rsidR="00EB090E" w:rsidRPr="00EB090E">
        <w:rPr>
          <w:rFonts w:cs="Times New Roman"/>
          <w:rtl/>
        </w:rPr>
        <w:t xml:space="preserve"> אולי יזכור, אבל יש </w:t>
      </w:r>
      <w:r w:rsidR="00F97A34">
        <w:rPr>
          <w:rFonts w:cs="Times New Roman"/>
          <w:rtl/>
        </w:rPr>
        <w:t>כל כך</w:t>
      </w:r>
      <w:r w:rsidR="00EB090E" w:rsidRPr="00EB090E">
        <w:rPr>
          <w:rFonts w:cs="Times New Roman"/>
          <w:rtl/>
        </w:rPr>
        <w:t xml:space="preserve"> הרבה אחרות, </w:t>
      </w:r>
      <w:r w:rsidR="001145CF">
        <w:rPr>
          <w:rFonts w:hint="cs"/>
          <w:rtl/>
        </w:rPr>
        <w:t xml:space="preserve">למשל </w:t>
      </w:r>
      <w:r w:rsidR="001145CF">
        <w:t>twonk</w:t>
      </w:r>
      <w:r w:rsidR="001145CF">
        <w:rPr>
          <w:rFonts w:hint="cs"/>
          <w:rtl/>
        </w:rPr>
        <w:t xml:space="preserve"> שמעליב יותר מ-</w:t>
      </w:r>
      <w:r w:rsidR="001145CF">
        <w:t>berk</w:t>
      </w:r>
      <w:r w:rsidR="001145CF">
        <w:rPr>
          <w:rFonts w:hint="cs"/>
          <w:rtl/>
        </w:rPr>
        <w:t xml:space="preserve"> אבל פחות מ-</w:t>
      </w:r>
      <w:r w:rsidR="001145CF">
        <w:t>gimp</w:t>
      </w:r>
      <w:r w:rsidR="001145CF">
        <w:rPr>
          <w:rFonts w:hint="cs"/>
          <w:rtl/>
        </w:rPr>
        <w:t xml:space="preserve">, כי גם קללות </w:t>
      </w:r>
      <w:r w:rsidR="005C49F4">
        <w:rPr>
          <w:rFonts w:hint="cs"/>
          <w:rtl/>
        </w:rPr>
        <w:t>הן</w:t>
      </w:r>
      <w:r w:rsidR="001145CF">
        <w:rPr>
          <w:rFonts w:hint="cs"/>
          <w:rtl/>
        </w:rPr>
        <w:t xml:space="preserve"> עניין מדעי, בעל משלבים וניואנסים ש</w:t>
      </w:r>
      <w:r w:rsidR="00ED2EFA">
        <w:rPr>
          <w:rFonts w:hint="cs"/>
          <w:rtl/>
        </w:rPr>
        <w:t>ק</w:t>
      </w:r>
      <w:r w:rsidR="00B441F6">
        <w:rPr>
          <w:rFonts w:hint="cs"/>
          <w:rtl/>
        </w:rPr>
        <w:t>י</w:t>
      </w:r>
      <w:r w:rsidR="00ED2EFA">
        <w:rPr>
          <w:rFonts w:hint="cs"/>
          <w:rtl/>
        </w:rPr>
        <w:t>בלו</w:t>
      </w:r>
      <w:r w:rsidR="00E47871">
        <w:rPr>
          <w:rFonts w:hint="cs"/>
          <w:rtl/>
        </w:rPr>
        <w:t xml:space="preserve"> </w:t>
      </w:r>
      <w:r w:rsidR="004C59E0">
        <w:rPr>
          <w:rFonts w:hint="cs"/>
          <w:rtl/>
        </w:rPr>
        <w:t>פתאום</w:t>
      </w:r>
      <w:r w:rsidR="00E47871">
        <w:rPr>
          <w:rFonts w:hint="cs"/>
          <w:rtl/>
        </w:rPr>
        <w:t xml:space="preserve"> חשיבות קריטית </w:t>
      </w:r>
      <w:r w:rsidR="00C7486B" w:rsidRPr="00C7486B">
        <w:rPr>
          <w:rFonts w:cs="Times New Roman"/>
          <w:rtl/>
        </w:rPr>
        <w:t>בעיניו</w:t>
      </w:r>
      <w:r w:rsidR="005C49F4">
        <w:rPr>
          <w:rFonts w:hint="cs"/>
          <w:rtl/>
        </w:rPr>
        <w:t>.</w:t>
      </w:r>
      <w:r w:rsidR="00E47871">
        <w:rPr>
          <w:rFonts w:hint="cs"/>
          <w:rtl/>
        </w:rPr>
        <w:t xml:space="preserve"> </w:t>
      </w:r>
      <w:bookmarkStart w:id="257" w:name="_Hlk529041411"/>
      <w:r w:rsidR="00574CEA" w:rsidRPr="00D11A35">
        <w:rPr>
          <w:rFonts w:cs="Times New Roman"/>
          <w:rtl/>
        </w:rPr>
        <w:t>א</w:t>
      </w:r>
      <w:r w:rsidR="00EB090E">
        <w:rPr>
          <w:rFonts w:cs="Times New Roman" w:hint="cs"/>
          <w:rtl/>
        </w:rPr>
        <w:t>ך</w:t>
      </w:r>
      <w:r w:rsidR="00574CEA" w:rsidRPr="00D11A35">
        <w:rPr>
          <w:rFonts w:cs="Times New Roman"/>
          <w:rtl/>
        </w:rPr>
        <w:t xml:space="preserve"> ליבו </w:t>
      </w:r>
      <w:r w:rsidR="0044722A" w:rsidRPr="0044722A">
        <w:rPr>
          <w:rFonts w:cs="Times New Roman"/>
          <w:rtl/>
        </w:rPr>
        <w:t xml:space="preserve">הדואב </w:t>
      </w:r>
      <w:r w:rsidR="00574CEA" w:rsidRPr="00D11A35">
        <w:rPr>
          <w:rFonts w:cs="Times New Roman"/>
          <w:rtl/>
        </w:rPr>
        <w:t xml:space="preserve">לא היה </w:t>
      </w:r>
      <w:r w:rsidR="004E5771">
        <w:rPr>
          <w:rFonts w:cs="Times New Roman" w:hint="cs"/>
          <w:rtl/>
        </w:rPr>
        <w:t xml:space="preserve">שרוי </w:t>
      </w:r>
      <w:r w:rsidR="00574CEA" w:rsidRPr="00D11A35">
        <w:rPr>
          <w:rFonts w:cs="Times New Roman"/>
          <w:rtl/>
        </w:rPr>
        <w:t xml:space="preserve">בזה, והוא הצטער </w:t>
      </w:r>
      <w:r w:rsidR="0044722A">
        <w:rPr>
          <w:rFonts w:cs="Times New Roman" w:hint="cs"/>
          <w:rtl/>
        </w:rPr>
        <w:t xml:space="preserve">על </w:t>
      </w:r>
      <w:r w:rsidR="00574CEA" w:rsidRPr="00D11A35">
        <w:rPr>
          <w:rFonts w:cs="Times New Roman"/>
          <w:rtl/>
        </w:rPr>
        <w:t>שלא החל להכין את הרשימה מייד כש</w:t>
      </w:r>
      <w:r w:rsidR="00C45B28">
        <w:rPr>
          <w:rFonts w:cs="Times New Roman"/>
          <w:rtl/>
        </w:rPr>
        <w:t>תוכני</w:t>
      </w:r>
      <w:r w:rsidR="00574CEA" w:rsidRPr="00D11A35">
        <w:rPr>
          <w:rFonts w:cs="Times New Roman"/>
          <w:rtl/>
        </w:rPr>
        <w:t>תם של הוריו נודעה לו, ועדיין היה בו זעם, לא רק עצבות.</w:t>
      </w:r>
      <w:r w:rsidR="00574CEA">
        <w:rPr>
          <w:rFonts w:cs="Times New Roman" w:hint="cs"/>
          <w:rtl/>
        </w:rPr>
        <w:t xml:space="preserve"> </w:t>
      </w:r>
      <w:bookmarkEnd w:id="257"/>
      <w:r w:rsidR="001145CF">
        <w:rPr>
          <w:rFonts w:hint="cs"/>
          <w:rtl/>
        </w:rPr>
        <w:t>אסור לשכוח</w:t>
      </w:r>
      <w:r w:rsidR="0086366E">
        <w:rPr>
          <w:rFonts w:hint="cs"/>
          <w:rtl/>
        </w:rPr>
        <w:t xml:space="preserve"> את הקללות</w:t>
      </w:r>
      <w:r w:rsidR="001145CF">
        <w:rPr>
          <w:rFonts w:hint="cs"/>
          <w:rtl/>
        </w:rPr>
        <w:t>, בשביל</w:t>
      </w:r>
      <w:r w:rsidR="009564E3">
        <w:rPr>
          <w:rFonts w:hint="cs"/>
          <w:rtl/>
        </w:rPr>
        <w:t xml:space="preserve"> </w:t>
      </w:r>
      <w:r w:rsidR="001145CF">
        <w:rPr>
          <w:rFonts w:hint="cs"/>
          <w:rtl/>
        </w:rPr>
        <w:t>ש</w:t>
      </w:r>
      <w:r>
        <w:rPr>
          <w:rFonts w:hint="cs"/>
          <w:rtl/>
        </w:rPr>
        <w:t>כשיחזור</w:t>
      </w:r>
      <w:r w:rsidR="001145CF">
        <w:rPr>
          <w:rFonts w:hint="cs"/>
          <w:rtl/>
        </w:rPr>
        <w:t xml:space="preserve"> </w:t>
      </w:r>
      <w:r w:rsidR="009830E8">
        <w:rPr>
          <w:rFonts w:hint="cs"/>
          <w:rtl/>
        </w:rPr>
        <w:t xml:space="preserve">(אם יחזור) </w:t>
      </w:r>
      <w:r>
        <w:rPr>
          <w:rFonts w:hint="cs"/>
          <w:rtl/>
        </w:rPr>
        <w:t xml:space="preserve">לאנגליה בתום הגלות הכפויה, </w:t>
      </w:r>
      <w:r w:rsidR="009830E8">
        <w:rPr>
          <w:rFonts w:hint="cs"/>
          <w:rtl/>
        </w:rPr>
        <w:t>אף אחד לא</w:t>
      </w:r>
      <w:r>
        <w:rPr>
          <w:rFonts w:hint="cs"/>
          <w:rtl/>
        </w:rPr>
        <w:t xml:space="preserve"> יוכל </w:t>
      </w:r>
      <w:r>
        <w:t>to take the piss</w:t>
      </w:r>
      <w:r>
        <w:rPr>
          <w:rFonts w:hint="cs"/>
          <w:rtl/>
        </w:rPr>
        <w:t xml:space="preserve"> (הה! הנה עוד קללה לרשימה) </w:t>
      </w:r>
      <w:r w:rsidR="004A4CE7">
        <w:rPr>
          <w:rFonts w:hint="cs"/>
          <w:rtl/>
        </w:rPr>
        <w:t xml:space="preserve">ממנו </w:t>
      </w:r>
      <w:r w:rsidR="00C7486B" w:rsidRPr="00C7486B">
        <w:rPr>
          <w:rFonts w:cs="Times New Roman"/>
          <w:rtl/>
        </w:rPr>
        <w:t>עם קללות</w:t>
      </w:r>
      <w:r w:rsidR="004A4CE7">
        <w:rPr>
          <w:rFonts w:hint="cs"/>
          <w:rtl/>
        </w:rPr>
        <w:t xml:space="preserve"> שישכח</w:t>
      </w:r>
      <w:r>
        <w:rPr>
          <w:rFonts w:hint="cs"/>
          <w:rtl/>
        </w:rPr>
        <w:t xml:space="preserve"> </w:t>
      </w:r>
      <w:r w:rsidR="00226924">
        <w:rPr>
          <w:rFonts w:hint="cs"/>
          <w:rtl/>
        </w:rPr>
        <w:t>[</w:t>
      </w:r>
      <w:r>
        <w:t>is bound to forget</w:t>
      </w:r>
      <w:r w:rsidR="004A4CE7">
        <w:rPr>
          <w:rFonts w:hint="cs"/>
          <w:rtl/>
        </w:rPr>
        <w:t>] ב</w:t>
      </w:r>
      <w:r w:rsidR="009830E8">
        <w:rPr>
          <w:rFonts w:hint="cs"/>
          <w:rtl/>
        </w:rPr>
        <w:t>אופן בלתי נמנע</w:t>
      </w:r>
      <w:r>
        <w:rPr>
          <w:rFonts w:hint="cs"/>
          <w:rtl/>
        </w:rPr>
        <w:t xml:space="preserve"> </w:t>
      </w:r>
      <w:r w:rsidR="00C7486B">
        <w:rPr>
          <w:rFonts w:hint="cs"/>
          <w:rtl/>
        </w:rPr>
        <w:t>מ</w:t>
      </w:r>
      <w:r>
        <w:rPr>
          <w:rFonts w:hint="cs"/>
          <w:rtl/>
        </w:rPr>
        <w:t xml:space="preserve">שיתחיל ללמוד (גופו </w:t>
      </w:r>
      <w:r w:rsidR="003B5FA9">
        <w:rPr>
          <w:rFonts w:hint="cs"/>
          <w:rtl/>
        </w:rPr>
        <w:t>ה</w:t>
      </w:r>
      <w:r>
        <w:rPr>
          <w:rFonts w:hint="cs"/>
          <w:rtl/>
        </w:rPr>
        <w:t xml:space="preserve">תכסה זיעה קרה </w:t>
      </w:r>
      <w:r w:rsidR="00AC4876">
        <w:rPr>
          <w:rFonts w:hint="cs"/>
          <w:rtl/>
        </w:rPr>
        <w:t>כשחשב על כך)</w:t>
      </w:r>
      <w:r>
        <w:rPr>
          <w:rFonts w:hint="cs"/>
          <w:rtl/>
        </w:rPr>
        <w:t xml:space="preserve"> בעברית.</w:t>
      </w:r>
    </w:p>
    <w:p w14:paraId="69E72BA3" w14:textId="2D4A8230" w:rsidR="005426A9" w:rsidRDefault="00574CEA" w:rsidP="00250000">
      <w:pPr>
        <w:rPr>
          <w:rtl/>
        </w:rPr>
      </w:pPr>
      <w:r w:rsidDel="00574CEA">
        <w:rPr>
          <w:rtl/>
        </w:rPr>
        <w:t xml:space="preserve"> </w:t>
      </w:r>
      <w:r w:rsidR="00AC4876">
        <w:rPr>
          <w:rFonts w:hint="cs"/>
          <w:rtl/>
        </w:rPr>
        <w:t>[</w:t>
      </w:r>
      <w:r w:rsidR="005426A9">
        <w:rPr>
          <w:rFonts w:hint="cs"/>
          <w:rtl/>
        </w:rPr>
        <w:t xml:space="preserve">(גם בישראל הוא היה מוסיף מדי פעם מילה שעלתה בראשו כשהיה מה לקלל. והיה. וזה אחד הדברים שמעולם לא הבין בעברית </w:t>
      </w:r>
      <w:r w:rsidR="005426A9">
        <w:rPr>
          <w:rtl/>
        </w:rPr>
        <w:t>–</w:t>
      </w:r>
      <w:r w:rsidR="005426A9">
        <w:rPr>
          <w:rFonts w:hint="cs"/>
          <w:rtl/>
        </w:rPr>
        <w:t xml:space="preserve"> כמות הקללות הצנועה והחדגונית, חסרת המשלבים.)</w:t>
      </w:r>
      <w:r w:rsidR="00AC4876">
        <w:rPr>
          <w:rFonts w:hint="cs"/>
          <w:rtl/>
        </w:rPr>
        <w:t>]</w:t>
      </w:r>
    </w:p>
    <w:p w14:paraId="5541F9CB" w14:textId="55718E90" w:rsidR="00A245C1" w:rsidRDefault="00827B50" w:rsidP="00250000">
      <w:pPr>
        <w:rPr>
          <w:rtl/>
        </w:rPr>
      </w:pPr>
      <w:r>
        <w:rPr>
          <w:rFonts w:hint="cs"/>
          <w:rtl/>
        </w:rPr>
        <w:t>[</w:t>
      </w:r>
      <w:r w:rsidR="00A245C1" w:rsidRPr="00B7685A">
        <w:rPr>
          <w:rFonts w:hint="eastAsia"/>
          <w:rtl/>
        </w:rPr>
        <w:t>ממש</w:t>
      </w:r>
      <w:r w:rsidR="00A245C1" w:rsidRPr="00B7685A">
        <w:rPr>
          <w:rtl/>
        </w:rPr>
        <w:t xml:space="preserve"> </w:t>
      </w:r>
      <w:r w:rsidR="00A245C1" w:rsidRPr="00B7685A">
        <w:rPr>
          <w:rFonts w:hint="eastAsia"/>
          <w:rtl/>
        </w:rPr>
        <w:t>לאחר</w:t>
      </w:r>
      <w:r w:rsidR="00A245C1" w:rsidRPr="00B7685A">
        <w:rPr>
          <w:rtl/>
        </w:rPr>
        <w:t xml:space="preserve"> ביקורת גבולות, כשאלכס כבר עמד לכבות את הטלפון שלו, קיבל הודעת טקסט מסיימון – מצטער חבר שלא באתי, [</w:t>
      </w:r>
      <w:r w:rsidR="00A245C1" w:rsidRPr="00B7685A">
        <w:t>freak accident</w:t>
      </w:r>
      <w:r w:rsidR="00A245C1" w:rsidRPr="00B7685A">
        <w:rPr>
          <w:rtl/>
        </w:rPr>
        <w:t xml:space="preserve">] </w:t>
      </w:r>
      <w:r w:rsidR="00A245C1" w:rsidRPr="00B7685A">
        <w:rPr>
          <w:rFonts w:hint="eastAsia"/>
          <w:rtl/>
        </w:rPr>
        <w:t>תאונה</w:t>
      </w:r>
      <w:r w:rsidR="00A245C1" w:rsidRPr="00B7685A">
        <w:rPr>
          <w:rtl/>
        </w:rPr>
        <w:t xml:space="preserve"> </w:t>
      </w:r>
      <w:r w:rsidR="00A245C1" w:rsidRPr="00B7685A">
        <w:rPr>
          <w:rFonts w:hint="eastAsia"/>
          <w:rtl/>
        </w:rPr>
        <w:t>מטורפת</w:t>
      </w:r>
      <w:r w:rsidR="00A245C1" w:rsidRPr="00B7685A">
        <w:rPr>
          <w:rtl/>
        </w:rPr>
        <w:t xml:space="preserve"> </w:t>
      </w:r>
      <w:r w:rsidR="00A245C1" w:rsidRPr="00B7685A">
        <w:rPr>
          <w:rFonts w:hint="eastAsia"/>
          <w:rtl/>
        </w:rPr>
        <w:t>עם</w:t>
      </w:r>
      <w:r w:rsidR="00A245C1" w:rsidRPr="00B7685A">
        <w:rPr>
          <w:rtl/>
        </w:rPr>
        <w:t xml:space="preserve"> אסלה נחתכה לי אצבע. </w:t>
      </w:r>
      <w:r w:rsidR="00A245C1" w:rsidRPr="00B7685A">
        <w:rPr>
          <w:rFonts w:hint="eastAsia"/>
          <w:rtl/>
        </w:rPr>
        <w:t>תפרו</w:t>
      </w:r>
      <w:r w:rsidR="00A245C1" w:rsidRPr="00B7685A">
        <w:rPr>
          <w:rtl/>
        </w:rPr>
        <w:t xml:space="preserve"> </w:t>
      </w:r>
      <w:r w:rsidR="00A245C1" w:rsidRPr="00B7685A">
        <w:rPr>
          <w:rFonts w:hint="eastAsia"/>
          <w:rtl/>
        </w:rPr>
        <w:t>בחזרה</w:t>
      </w:r>
      <w:r w:rsidR="00A245C1" w:rsidRPr="00B7685A">
        <w:rPr>
          <w:rtl/>
        </w:rPr>
        <w:t xml:space="preserve">, </w:t>
      </w:r>
      <w:r w:rsidR="00A245C1" w:rsidRPr="00B7685A">
        <w:rPr>
          <w:rFonts w:hint="eastAsia"/>
          <w:rtl/>
        </w:rPr>
        <w:t>עדיין</w:t>
      </w:r>
      <w:r w:rsidR="00A245C1" w:rsidRPr="00B7685A">
        <w:rPr>
          <w:rtl/>
        </w:rPr>
        <w:t xml:space="preserve"> על משככי כאבים. </w:t>
      </w:r>
      <w:r w:rsidR="00A245C1" w:rsidRPr="00B7685A">
        <w:rPr>
          <w:rFonts w:hint="eastAsia"/>
          <w:rtl/>
        </w:rPr>
        <w:t>פרטים</w:t>
      </w:r>
      <w:r w:rsidR="00A245C1" w:rsidRPr="00B7685A">
        <w:rPr>
          <w:rtl/>
        </w:rPr>
        <w:t xml:space="preserve"> </w:t>
      </w:r>
      <w:r w:rsidR="00A245C1" w:rsidRPr="00B7685A">
        <w:rPr>
          <w:rFonts w:hint="eastAsia"/>
          <w:rtl/>
        </w:rPr>
        <w:t>בקרוב</w:t>
      </w:r>
      <w:r w:rsidR="00A245C1" w:rsidRPr="00B7685A">
        <w:rPr>
          <w:rtl/>
        </w:rPr>
        <w:t xml:space="preserve">!!!! </w:t>
      </w:r>
      <w:r w:rsidR="00A245C1" w:rsidRPr="00B7685A">
        <w:rPr>
          <w:rFonts w:hint="eastAsia"/>
          <w:rtl/>
        </w:rPr>
        <w:t>אוהב</w:t>
      </w:r>
      <w:r w:rsidR="00A245C1" w:rsidRPr="00B7685A">
        <w:rPr>
          <w:rtl/>
        </w:rPr>
        <w:t xml:space="preserve"> </w:t>
      </w:r>
      <w:r w:rsidR="00A245C1" w:rsidRPr="00B7685A">
        <w:rPr>
          <w:rFonts w:hint="eastAsia"/>
          <w:rtl/>
        </w:rPr>
        <w:t>לעד</w:t>
      </w:r>
    </w:p>
    <w:p w14:paraId="323410C1" w14:textId="007703EE" w:rsidR="001B21F2" w:rsidRDefault="00827B50" w:rsidP="00250000">
      <w:pPr>
        <w:rPr>
          <w:rtl/>
        </w:rPr>
      </w:pPr>
      <w:r>
        <w:rPr>
          <w:rFonts w:hint="cs"/>
          <w:rtl/>
        </w:rPr>
        <w:t>]</w:t>
      </w:r>
    </w:p>
    <w:p w14:paraId="2CAA1B7B" w14:textId="735EF315" w:rsidR="00474A14" w:rsidRDefault="001B21F2" w:rsidP="00250000">
      <w:pPr>
        <w:rPr>
          <w:rtl/>
        </w:rPr>
      </w:pPr>
      <w:r>
        <w:rPr>
          <w:rFonts w:hint="cs"/>
          <w:rtl/>
        </w:rPr>
        <w:t>[</w:t>
      </w:r>
    </w:p>
    <w:p w14:paraId="3965CDB8" w14:textId="6205C0F0" w:rsidR="00474A14" w:rsidRDefault="00474A14" w:rsidP="00250000">
      <w:pPr>
        <w:rPr>
          <w:rtl/>
        </w:rPr>
      </w:pPr>
      <w:r>
        <w:rPr>
          <w:rFonts w:hint="cs"/>
          <w:rtl/>
        </w:rPr>
        <w:t xml:space="preserve">מארק וכל מני דברים על </w:t>
      </w:r>
      <w:r w:rsidR="001C5A04">
        <w:rPr>
          <w:rFonts w:hint="cs"/>
          <w:rtl/>
        </w:rPr>
        <w:t>מתמטיקה</w:t>
      </w:r>
    </w:p>
    <w:p w14:paraId="5FF472B7" w14:textId="77777777" w:rsidR="00474A14" w:rsidRDefault="00474A14" w:rsidP="004B18E9">
      <w:pPr>
        <w:bidi w:val="0"/>
      </w:pPr>
      <w:r>
        <w:t>advanced undergraduate math course on a topic called commutative algebra</w:t>
      </w:r>
      <w:r>
        <w:rPr>
          <w:rFonts w:cs="Times New Roman"/>
          <w:rtl/>
        </w:rPr>
        <w:t xml:space="preserve">. </w:t>
      </w:r>
    </w:p>
    <w:p w14:paraId="525DF2A1" w14:textId="77777777" w:rsidR="00474A14" w:rsidRDefault="00474A14" w:rsidP="004B18E9">
      <w:pPr>
        <w:bidi w:val="0"/>
      </w:pPr>
      <w:r>
        <w:t>a proof of a theorem by the German mathematician David Hilbert that stands as one of the most important breakthroughs in 20th-century mathematics</w:t>
      </w:r>
      <w:r>
        <w:rPr>
          <w:rFonts w:cs="Times New Roman"/>
          <w:rtl/>
        </w:rPr>
        <w:t>.</w:t>
      </w:r>
    </w:p>
    <w:p w14:paraId="7931F243" w14:textId="77777777" w:rsidR="00474A14" w:rsidRDefault="00474A14" w:rsidP="004B18E9">
      <w:pPr>
        <w:bidi w:val="0"/>
      </w:pPr>
      <w:r>
        <w:t>Commutative algebra is taught at the undergraduate level at only a few universities, but it is offered routinely at Princeton, which each year enrolls a handful of the most promising young math minds in the world. Even by that standard, Huh says the students in his class that morning were unusually talented. One of them, sitting that morning in the front row, is the only person ever to have won five consecutive gold medals at the International Mathematical Olympiad</w:t>
      </w:r>
      <w:r>
        <w:rPr>
          <w:rFonts w:cs="Times New Roman"/>
          <w:rtl/>
        </w:rPr>
        <w:t>.</w:t>
      </w:r>
    </w:p>
    <w:p w14:paraId="0C27E423" w14:textId="77777777" w:rsidR="00474A14" w:rsidRDefault="00474A14" w:rsidP="004B18E9">
      <w:pPr>
        <w:bidi w:val="0"/>
        <w:rPr>
          <w:rtl/>
        </w:rPr>
      </w:pPr>
    </w:p>
    <w:p w14:paraId="7167C67D" w14:textId="77777777" w:rsidR="00474A14" w:rsidRDefault="00474A14" w:rsidP="004B18E9">
      <w:pPr>
        <w:bidi w:val="0"/>
        <w:rPr>
          <w:rtl/>
        </w:rPr>
      </w:pPr>
    </w:p>
    <w:p w14:paraId="353696F5" w14:textId="77777777" w:rsidR="00474A14" w:rsidRDefault="00474A14" w:rsidP="004B18E9">
      <w:pPr>
        <w:bidi w:val="0"/>
      </w:pPr>
      <w:r>
        <w:t>Nine years later, at the age of 34, Huh is at the pinnacle of the math world. He is best known for his proof, with the mathematicians Eric Katz and Karim Adiprasito, of a long-standing problem called the Rota conjecture</w:t>
      </w:r>
      <w:r>
        <w:rPr>
          <w:rFonts w:cs="Times New Roman"/>
          <w:rtl/>
        </w:rPr>
        <w:t>.</w:t>
      </w:r>
    </w:p>
    <w:p w14:paraId="0A49FE10" w14:textId="77777777" w:rsidR="00474A14" w:rsidRDefault="00474A14" w:rsidP="004B18E9">
      <w:pPr>
        <w:bidi w:val="0"/>
      </w:pPr>
      <w:r>
        <w:lastRenderedPageBreak/>
        <w:t>Even more remarkable than the proof itself is the manner in which Huh and his collaborators achieved it—by finding a way to reinterpret ideas from one area of mathematics in another where they didn’t seem to belong. This past spring IAS offered Huh a long-term fellowship, a position that has been extended to only three young mathematicians before. Two of them (Vladimir Voevodsky and Ngô Bảo Châu) went on to win the Fields Medal, the highest honor in mathematics</w:t>
      </w:r>
      <w:r>
        <w:rPr>
          <w:rFonts w:cs="Times New Roman"/>
          <w:rtl/>
        </w:rPr>
        <w:t>.</w:t>
      </w:r>
    </w:p>
    <w:p w14:paraId="647B04F5" w14:textId="77777777" w:rsidR="00474A14" w:rsidRDefault="00474A14" w:rsidP="004B18E9">
      <w:pPr>
        <w:bidi w:val="0"/>
      </w:pPr>
      <w:r>
        <w:t>Hironaka taught Huh the nuances of singularity theory, the field where Hironaka had achieved his most famous results. Hironaka had also been trying for decades to find a proof of a major open problem—what’s called the resolution of singularities in characteristic p</w:t>
      </w:r>
      <w:r>
        <w:rPr>
          <w:rFonts w:cs="Times New Roman"/>
          <w:rtl/>
        </w:rPr>
        <w:t xml:space="preserve">. </w:t>
      </w:r>
    </w:p>
    <w:p w14:paraId="0D06E264" w14:textId="77777777" w:rsidR="00474A14" w:rsidRDefault="00474A14" w:rsidP="004B18E9">
      <w:pPr>
        <w:bidi w:val="0"/>
      </w:pPr>
      <w:r>
        <w:t>In math the same kind of transplantation occurs all the time. In his widely cited 1994 essay “On Proof and Progress in Mathematics,” the influential mathematician William Thurston explained that there are dozens of different ways to think of the concept of the “derivative.” One is the way you learn it in calculus—the derivative as a measure of infinitesimal change in a function. But the derivative appears in other guises: as the slope of a line tangent to the graph of a function, or as the instantaneous speed given by a function at a specific time. “This is a list of different ways of thinking about or conceiving of the derivative, rather than a list of different logical definitions,” Thurston wrote</w:t>
      </w:r>
      <w:r>
        <w:rPr>
          <w:rFonts w:cs="Times New Roman"/>
          <w:rtl/>
        </w:rPr>
        <w:t>.</w:t>
      </w:r>
    </w:p>
    <w:p w14:paraId="7D2DD8BD" w14:textId="77777777" w:rsidR="00474A14" w:rsidRDefault="00474A14" w:rsidP="004B18E9">
      <w:pPr>
        <w:bidi w:val="0"/>
      </w:pPr>
      <w:r>
        <w:t>In the case of Hodge theory, the objects of interest are called the “cohomology rings of smooth projective algebraic varieties</w:t>
      </w:r>
      <w:r>
        <w:rPr>
          <w:rFonts w:cs="Times New Roman"/>
          <w:rtl/>
        </w:rPr>
        <w:t>.”</w:t>
      </w:r>
    </w:p>
    <w:p w14:paraId="62F3478D" w14:textId="77777777" w:rsidR="00474A14" w:rsidRDefault="00474A14" w:rsidP="004B18E9">
      <w:pPr>
        <w:bidi w:val="0"/>
      </w:pPr>
      <w:r>
        <w:t>combinatorics, the area of mathematics that’s home to graph theory and problems like the Rota conjecture</w:t>
      </w:r>
      <w:r>
        <w:rPr>
          <w:rFonts w:cs="Times New Roman"/>
          <w:rtl/>
        </w:rPr>
        <w:t>.</w:t>
      </w:r>
    </w:p>
    <w:p w14:paraId="2C788A27" w14:textId="1CA059CD" w:rsidR="00474A14" w:rsidRPr="00CD067C" w:rsidRDefault="001B21F2" w:rsidP="00250000">
      <w:pPr>
        <w:rPr>
          <w:rtl/>
        </w:rPr>
      </w:pPr>
      <w:r>
        <w:rPr>
          <w:rFonts w:hint="cs"/>
          <w:rtl/>
        </w:rPr>
        <w:t>]</w:t>
      </w:r>
    </w:p>
    <w:p w14:paraId="6481FCD5" w14:textId="77777777" w:rsidR="004627AB" w:rsidRPr="00CD067C" w:rsidRDefault="004627AB" w:rsidP="00250000">
      <w:pPr>
        <w:rPr>
          <w:rtl/>
        </w:rPr>
      </w:pPr>
    </w:p>
    <w:p w14:paraId="69CD5171" w14:textId="77777777" w:rsidR="004627AB" w:rsidRPr="00CD067C" w:rsidRDefault="004627AB" w:rsidP="00250000">
      <w:pPr>
        <w:bidi w:val="0"/>
      </w:pPr>
      <w:r w:rsidRPr="00CD067C">
        <w:rPr>
          <w:rtl/>
        </w:rPr>
        <w:br w:type="page"/>
      </w:r>
    </w:p>
    <w:p w14:paraId="789AE783" w14:textId="77777777" w:rsidR="004627AB" w:rsidRPr="00CD067C" w:rsidRDefault="004627AB" w:rsidP="00250000">
      <w:pPr>
        <w:rPr>
          <w:rtl/>
        </w:rPr>
      </w:pPr>
    </w:p>
    <w:p w14:paraId="69B0824D" w14:textId="77777777" w:rsidR="00E56F86" w:rsidRDefault="002019D2" w:rsidP="00E56F86">
      <w:pPr>
        <w:pStyle w:val="Heading1"/>
      </w:pPr>
      <w:bookmarkStart w:id="258" w:name="_Toc297351096"/>
      <w:bookmarkStart w:id="259" w:name="_Toc322023114"/>
      <w:bookmarkStart w:id="260" w:name="_Toc299174400"/>
      <w:r w:rsidRPr="0097111B">
        <w:rPr>
          <w:rtl/>
        </w:rPr>
        <w:t>גּוֹזָלַיִם</w:t>
      </w:r>
    </w:p>
    <w:p w14:paraId="3383AB99" w14:textId="77777777" w:rsidR="00E56F86" w:rsidRDefault="00E56F86" w:rsidP="0031551B">
      <w:pPr>
        <w:pStyle w:val="BodyTextIndent"/>
        <w:rPr>
          <w:rtl/>
        </w:rPr>
      </w:pPr>
    </w:p>
    <w:bookmarkEnd w:id="258"/>
    <w:bookmarkEnd w:id="259"/>
    <w:bookmarkEnd w:id="260"/>
    <w:p w14:paraId="5D5AEE70" w14:textId="39A9B806" w:rsidR="004627AB" w:rsidRPr="00CD067C" w:rsidRDefault="00063319" w:rsidP="00250000">
      <w:pPr>
        <w:rPr>
          <w:rtl/>
        </w:rPr>
      </w:pPr>
      <w:r>
        <w:rPr>
          <w:rFonts w:hint="cs"/>
          <w:rtl/>
        </w:rPr>
        <w:t>[</w:t>
      </w:r>
      <w:r w:rsidR="004627AB" w:rsidRPr="00CD067C">
        <w:rPr>
          <w:rtl/>
        </w:rPr>
        <w:t>צִיפֳּרִי הַקְּטַנְטַנָּה</w:t>
      </w:r>
    </w:p>
    <w:p w14:paraId="047A2113" w14:textId="77777777" w:rsidR="004627AB" w:rsidRPr="00CD067C" w:rsidRDefault="004627AB" w:rsidP="00250000">
      <w:pPr>
        <w:rPr>
          <w:rtl/>
        </w:rPr>
      </w:pPr>
      <w:r w:rsidRPr="00CD067C">
        <w:rPr>
          <w:rtl/>
        </w:rPr>
        <w:t>מְרַפֶּדֶת אֶת קִינָּה.</w:t>
      </w:r>
    </w:p>
    <w:p w14:paraId="5C5375F8" w14:textId="77777777" w:rsidR="004627AB" w:rsidRPr="00CD067C" w:rsidRDefault="004627AB" w:rsidP="00250000">
      <w:pPr>
        <w:rPr>
          <w:rtl/>
        </w:rPr>
      </w:pPr>
      <w:r w:rsidRPr="00CD067C">
        <w:rPr>
          <w:rtl/>
        </w:rPr>
        <w:t>קַשׁ תָּבִיא וְגַם נוֹצָה.</w:t>
      </w:r>
    </w:p>
    <w:p w14:paraId="08E1A169" w14:textId="77777777" w:rsidR="004627AB" w:rsidRPr="00CD067C" w:rsidRDefault="004627AB" w:rsidP="00250000">
      <w:pPr>
        <w:rPr>
          <w:rtl/>
        </w:rPr>
      </w:pPr>
      <w:r w:rsidRPr="00CD067C">
        <w:rPr>
          <w:rtl/>
        </w:rPr>
        <w:t>צִיפֳּרִי הֶחָרוּצָה</w:t>
      </w:r>
    </w:p>
    <w:p w14:paraId="52F9E55A" w14:textId="77777777" w:rsidR="004627AB" w:rsidRPr="00CD067C" w:rsidRDefault="004627AB" w:rsidP="00250000">
      <w:pPr>
        <w:rPr>
          <w:rtl/>
        </w:rPr>
      </w:pPr>
    </w:p>
    <w:p w14:paraId="57E08DFA" w14:textId="77777777" w:rsidR="004627AB" w:rsidRPr="00CD067C" w:rsidRDefault="004627AB" w:rsidP="00250000">
      <w:pPr>
        <w:rPr>
          <w:rtl/>
        </w:rPr>
      </w:pPr>
      <w:r w:rsidRPr="00CD067C">
        <w:rPr>
          <w:rtl/>
        </w:rPr>
        <w:t>וּבַקֵּן נָעִים וָחַם,</w:t>
      </w:r>
    </w:p>
    <w:p w14:paraId="5CB39951" w14:textId="77777777" w:rsidR="004627AB" w:rsidRPr="00CD067C" w:rsidRDefault="004627AB" w:rsidP="00250000">
      <w:pPr>
        <w:rPr>
          <w:rtl/>
        </w:rPr>
      </w:pPr>
      <w:r w:rsidRPr="00CD067C">
        <w:rPr>
          <w:rtl/>
        </w:rPr>
        <w:t>גּוֹזָלַיִם יֵש לָהּ שָׁם.</w:t>
      </w:r>
    </w:p>
    <w:p w14:paraId="710DAF09" w14:textId="77777777" w:rsidR="004627AB" w:rsidRPr="00CD067C" w:rsidRDefault="004627AB" w:rsidP="00250000">
      <w:pPr>
        <w:rPr>
          <w:rtl/>
        </w:rPr>
      </w:pPr>
      <w:r w:rsidRPr="00CD067C">
        <w:rPr>
          <w:rtl/>
        </w:rPr>
        <w:t>גּוֹזָלַיִם שְׁנֵי אַחִים,</w:t>
      </w:r>
    </w:p>
    <w:p w14:paraId="3500DAB7" w14:textId="77777777" w:rsidR="004627AB" w:rsidRPr="00CD067C" w:rsidRDefault="004627AB" w:rsidP="00250000">
      <w:pPr>
        <w:rPr>
          <w:rtl/>
        </w:rPr>
      </w:pPr>
      <w:r w:rsidRPr="00CD067C">
        <w:rPr>
          <w:rtl/>
        </w:rPr>
        <w:t>פְּעוּטִים הָאֶפְרוֹחִים.</w:t>
      </w:r>
    </w:p>
    <w:p w14:paraId="7CD36E6D" w14:textId="77777777" w:rsidR="004627AB" w:rsidRPr="00CD067C" w:rsidRDefault="004627AB" w:rsidP="00250000">
      <w:pPr>
        <w:rPr>
          <w:rtl/>
        </w:rPr>
      </w:pPr>
    </w:p>
    <w:p w14:paraId="56404488" w14:textId="77777777" w:rsidR="004627AB" w:rsidRPr="00CD067C" w:rsidRDefault="004627AB" w:rsidP="00250000">
      <w:pPr>
        <w:rPr>
          <w:rtl/>
        </w:rPr>
      </w:pPr>
      <w:r w:rsidRPr="00CD067C">
        <w:rPr>
          <w:rtl/>
        </w:rPr>
        <w:t>פניה ברגשטין, ניסע אל השדה</w:t>
      </w:r>
    </w:p>
    <w:p w14:paraId="7A91F5D6" w14:textId="77777777" w:rsidR="004627AB" w:rsidRPr="00CD067C" w:rsidRDefault="004627AB" w:rsidP="00250000">
      <w:pPr>
        <w:rPr>
          <w:rtl/>
        </w:rPr>
      </w:pPr>
      <w:r w:rsidRPr="00CD067C">
        <w:rPr>
          <w:rtl/>
        </w:rPr>
        <w:t>הוצאת הקיבוץ המאוחד</w:t>
      </w:r>
    </w:p>
    <w:p w14:paraId="56CD6B5E" w14:textId="5A1BE206" w:rsidR="006471CE" w:rsidRPr="00CD067C" w:rsidRDefault="00063319" w:rsidP="00066317">
      <w:pPr>
        <w:rPr>
          <w:rtl/>
        </w:rPr>
      </w:pPr>
      <w:r>
        <w:rPr>
          <w:rFonts w:hint="cs"/>
          <w:rtl/>
        </w:rPr>
        <w:t>]</w:t>
      </w:r>
    </w:p>
    <w:p w14:paraId="73404EDD" w14:textId="227C0C7A" w:rsidR="0047223E" w:rsidRPr="0044357B" w:rsidRDefault="00527EEF" w:rsidP="00527EEF">
      <w:pPr>
        <w:pStyle w:val="Heading2"/>
        <w:rPr>
          <w:rtl/>
        </w:rPr>
      </w:pPr>
      <w:r>
        <w:rPr>
          <w:rFonts w:hint="cs"/>
          <w:rtl/>
        </w:rPr>
        <w:t>קנוניה עברית</w:t>
      </w:r>
    </w:p>
    <w:p w14:paraId="051E716B" w14:textId="61EE5168" w:rsidR="004627AB" w:rsidRDefault="00692E69" w:rsidP="004A4CE7">
      <w:pPr>
        <w:rPr>
          <w:rtl/>
        </w:rPr>
      </w:pPr>
      <w:r>
        <w:rPr>
          <w:rFonts w:hint="cs"/>
          <w:rtl/>
        </w:rPr>
        <w:t>תודות לשדרוג של הרגע האחרון</w:t>
      </w:r>
      <w:r w:rsidRPr="00CD067C">
        <w:rPr>
          <w:rtl/>
        </w:rPr>
        <w:t xml:space="preserve"> </w:t>
      </w:r>
      <w:r w:rsidR="004627AB" w:rsidRPr="00CD067C">
        <w:rPr>
          <w:rtl/>
        </w:rPr>
        <w:t>הם טסו לישראל במחלקת עסקים</w:t>
      </w:r>
      <w:r w:rsidR="00E60AC3">
        <w:rPr>
          <w:rFonts w:hint="cs"/>
          <w:rtl/>
        </w:rPr>
        <w:t xml:space="preserve"> </w:t>
      </w:r>
      <w:r w:rsidR="00E60AC3" w:rsidRPr="00E60AC3">
        <w:rPr>
          <w:rFonts w:cs="Times New Roman"/>
          <w:rtl/>
        </w:rPr>
        <w:t xml:space="preserve">– </w:t>
      </w:r>
      <w:r w:rsidR="004627AB" w:rsidRPr="00CD067C">
        <w:rPr>
          <w:rtl/>
        </w:rPr>
        <w:t xml:space="preserve">מחלקת </w:t>
      </w:r>
      <w:r w:rsidR="001B77DB">
        <w:rPr>
          <w:rFonts w:hint="cs"/>
          <w:rtl/>
        </w:rPr>
        <w:t>ה</w:t>
      </w:r>
      <w:r w:rsidR="004627AB" w:rsidRPr="00CD067C">
        <w:rPr>
          <w:rtl/>
        </w:rPr>
        <w:t xml:space="preserve">תיירים </w:t>
      </w:r>
      <w:r w:rsidR="001C5A04">
        <w:rPr>
          <w:rtl/>
        </w:rPr>
        <w:t>הייתה</w:t>
      </w:r>
      <w:r w:rsidR="004627AB" w:rsidRPr="00CD067C">
        <w:rPr>
          <w:rtl/>
        </w:rPr>
        <w:t xml:space="preserve"> מלאה </w:t>
      </w:r>
      <w:r w:rsidR="00020DB8">
        <w:rPr>
          <w:rFonts w:hint="cs"/>
          <w:rtl/>
        </w:rPr>
        <w:t xml:space="preserve">עד אפס מקום </w:t>
      </w:r>
      <w:r w:rsidR="004627AB" w:rsidRPr="00CD067C">
        <w:rPr>
          <w:rtl/>
        </w:rPr>
        <w:t xml:space="preserve">והם </w:t>
      </w:r>
      <w:r w:rsidR="004515B5">
        <w:rPr>
          <w:rFonts w:hint="cs"/>
          <w:rtl/>
        </w:rPr>
        <w:t xml:space="preserve">היו </w:t>
      </w:r>
      <w:r w:rsidR="004A4CE7">
        <w:rPr>
          <w:rFonts w:hint="cs"/>
          <w:rtl/>
        </w:rPr>
        <w:t xml:space="preserve">הנוסעים </w:t>
      </w:r>
      <w:r w:rsidR="004627AB" w:rsidRPr="00CD067C">
        <w:rPr>
          <w:rtl/>
        </w:rPr>
        <w:t xml:space="preserve">היחידים </w:t>
      </w:r>
      <w:r w:rsidR="003A7AE1">
        <w:rPr>
          <w:rFonts w:hint="cs"/>
          <w:rtl/>
        </w:rPr>
        <w:t>שהחזיקו</w:t>
      </w:r>
      <w:r w:rsidR="004627AB" w:rsidRPr="00CD067C">
        <w:rPr>
          <w:rtl/>
        </w:rPr>
        <w:t xml:space="preserve"> </w:t>
      </w:r>
      <w:r w:rsidR="003A7AE1">
        <w:rPr>
          <w:rFonts w:hint="cs"/>
          <w:rtl/>
        </w:rPr>
        <w:t>ב</w:t>
      </w:r>
      <w:r w:rsidR="004627AB" w:rsidRPr="00CD067C">
        <w:rPr>
          <w:rtl/>
        </w:rPr>
        <w:t>כרטי</w:t>
      </w:r>
      <w:r w:rsidR="0052151C">
        <w:rPr>
          <w:rFonts w:hint="cs"/>
          <w:rtl/>
        </w:rPr>
        <w:t>ס</w:t>
      </w:r>
      <w:r w:rsidR="004627AB" w:rsidRPr="00CD067C">
        <w:rPr>
          <w:rtl/>
        </w:rPr>
        <w:t xml:space="preserve"> </w:t>
      </w:r>
      <w:r w:rsidR="0005693D">
        <w:rPr>
          <w:rFonts w:hint="cs"/>
          <w:rtl/>
        </w:rPr>
        <w:t xml:space="preserve">טיסה </w:t>
      </w:r>
      <w:r w:rsidR="004627AB" w:rsidRPr="00CD067C">
        <w:rPr>
          <w:rtl/>
        </w:rPr>
        <w:t>יקר</w:t>
      </w:r>
      <w:r w:rsidR="0005693D">
        <w:rPr>
          <w:rFonts w:hint="cs"/>
          <w:rtl/>
        </w:rPr>
        <w:t>,</w:t>
      </w:r>
      <w:r w:rsidR="004627AB" w:rsidRPr="00CD067C">
        <w:rPr>
          <w:rtl/>
        </w:rPr>
        <w:t xml:space="preserve"> כרטיס </w:t>
      </w:r>
      <w:r w:rsidR="00EC156E">
        <w:rPr>
          <w:rFonts w:hint="cs"/>
          <w:rtl/>
        </w:rPr>
        <w:t>ב</w:t>
      </w:r>
      <w:r w:rsidR="004627AB" w:rsidRPr="00CD067C">
        <w:rPr>
          <w:rtl/>
        </w:rPr>
        <w:t xml:space="preserve">כיוון אחד. </w:t>
      </w:r>
      <w:r w:rsidR="003751A7">
        <w:rPr>
          <w:rFonts w:hint="cs"/>
          <w:rtl/>
        </w:rPr>
        <w:t>מארק בדק בהתלהבות את החפצונים החד</w:t>
      </w:r>
      <w:r w:rsidR="000655BB">
        <w:rPr>
          <w:rFonts w:hint="cs"/>
          <w:rtl/>
        </w:rPr>
        <w:t xml:space="preserve"> </w:t>
      </w:r>
      <w:r w:rsidR="003751A7">
        <w:rPr>
          <w:rFonts w:hint="cs"/>
          <w:rtl/>
        </w:rPr>
        <w:t>פעמיים</w:t>
      </w:r>
      <w:r w:rsidR="003A7AE1">
        <w:rPr>
          <w:rFonts w:hint="cs"/>
          <w:rtl/>
        </w:rPr>
        <w:t xml:space="preserve"> </w:t>
      </w:r>
      <w:r w:rsidR="009D0F36">
        <w:rPr>
          <w:rFonts w:hint="cs"/>
          <w:rtl/>
        </w:rPr>
        <w:t>הנתונים</w:t>
      </w:r>
      <w:r w:rsidR="006374C3">
        <w:rPr>
          <w:rFonts w:hint="cs"/>
          <w:rtl/>
        </w:rPr>
        <w:t xml:space="preserve"> </w:t>
      </w:r>
      <w:r w:rsidR="00891EC8">
        <w:rPr>
          <w:rFonts w:hint="cs"/>
          <w:rtl/>
        </w:rPr>
        <w:t>בתיק נסיעות מהודר</w:t>
      </w:r>
      <w:r w:rsidR="007872E9">
        <w:rPr>
          <w:rFonts w:hint="cs"/>
          <w:rtl/>
        </w:rPr>
        <w:t xml:space="preserve"> שהוענק ל</w:t>
      </w:r>
      <w:r w:rsidR="00950FAF">
        <w:rPr>
          <w:rFonts w:hint="cs"/>
          <w:rtl/>
        </w:rPr>
        <w:t>כל אחד מ</w:t>
      </w:r>
      <w:r w:rsidR="007872E9">
        <w:rPr>
          <w:rFonts w:hint="cs"/>
          <w:rtl/>
        </w:rPr>
        <w:t>הם</w:t>
      </w:r>
      <w:r w:rsidR="003751A7">
        <w:rPr>
          <w:rFonts w:hint="cs"/>
          <w:rtl/>
        </w:rPr>
        <w:t xml:space="preserve">, ואת אלו שהתפרקו </w:t>
      </w:r>
      <w:r w:rsidR="00483C97">
        <w:rPr>
          <w:rFonts w:hint="cs"/>
          <w:rtl/>
        </w:rPr>
        <w:t>א</w:t>
      </w:r>
      <w:r w:rsidR="003751A7">
        <w:rPr>
          <w:rFonts w:hint="cs"/>
          <w:rtl/>
        </w:rPr>
        <w:t>ו</w:t>
      </w:r>
      <w:r w:rsidR="00483C97">
        <w:rPr>
          <w:rFonts w:hint="cs"/>
          <w:rtl/>
        </w:rPr>
        <w:t xml:space="preserve"> </w:t>
      </w:r>
      <w:r w:rsidR="003751A7">
        <w:rPr>
          <w:rFonts w:hint="cs"/>
          <w:rtl/>
        </w:rPr>
        <w:t xml:space="preserve">נפרמו הוא החליף </w:t>
      </w:r>
      <w:r w:rsidR="001B77DB">
        <w:rPr>
          <w:rFonts w:hint="cs"/>
          <w:rtl/>
        </w:rPr>
        <w:t>ב</w:t>
      </w:r>
      <w:r w:rsidR="004A4CE7">
        <w:rPr>
          <w:rFonts w:hint="cs"/>
          <w:rtl/>
        </w:rPr>
        <w:t xml:space="preserve">אלו של </w:t>
      </w:r>
      <w:r w:rsidR="003751A7">
        <w:rPr>
          <w:rFonts w:hint="cs"/>
          <w:rtl/>
        </w:rPr>
        <w:t>אלכס.</w:t>
      </w:r>
    </w:p>
    <w:p w14:paraId="1F539C28" w14:textId="564DF1DF" w:rsidR="005129A9" w:rsidRDefault="004A4CE7" w:rsidP="00444448">
      <w:pPr>
        <w:rPr>
          <w:rtl/>
        </w:rPr>
      </w:pPr>
      <w:r>
        <w:rPr>
          <w:rFonts w:hint="cs"/>
          <w:rtl/>
        </w:rPr>
        <w:t>הדודים באו לקחתם משדה</w:t>
      </w:r>
      <w:r w:rsidR="000655BB">
        <w:rPr>
          <w:rFonts w:hint="cs"/>
          <w:rtl/>
        </w:rPr>
        <w:t xml:space="preserve"> </w:t>
      </w:r>
      <w:r w:rsidR="00860FD9">
        <w:rPr>
          <w:rFonts w:hint="cs"/>
          <w:rtl/>
        </w:rPr>
        <w:t>התעופה</w:t>
      </w:r>
      <w:r w:rsidR="0031479E">
        <w:rPr>
          <w:rFonts w:hint="cs"/>
          <w:rtl/>
        </w:rPr>
        <w:t>.</w:t>
      </w:r>
      <w:r w:rsidR="00860FD9">
        <w:rPr>
          <w:rFonts w:hint="cs"/>
          <w:rtl/>
        </w:rPr>
        <w:t xml:space="preserve"> הם התקינו במיוחד </w:t>
      </w:r>
      <w:r w:rsidR="009D0F36">
        <w:rPr>
          <w:rFonts w:hint="cs"/>
          <w:rtl/>
        </w:rPr>
        <w:t xml:space="preserve">לכבודם </w:t>
      </w:r>
      <w:r w:rsidR="00860FD9">
        <w:rPr>
          <w:rFonts w:hint="cs"/>
          <w:rtl/>
        </w:rPr>
        <w:t>גגון לרכב</w:t>
      </w:r>
      <w:r w:rsidR="009D0F36">
        <w:rPr>
          <w:rFonts w:hint="cs"/>
          <w:rtl/>
        </w:rPr>
        <w:t>,</w:t>
      </w:r>
      <w:r w:rsidR="00860FD9">
        <w:rPr>
          <w:rFonts w:hint="cs"/>
          <w:rtl/>
        </w:rPr>
        <w:t xml:space="preserve"> א</w:t>
      </w:r>
      <w:r w:rsidR="00950FAF">
        <w:rPr>
          <w:rFonts w:hint="cs"/>
          <w:rtl/>
        </w:rPr>
        <w:t>לא</w:t>
      </w:r>
      <w:r w:rsidR="00860FD9">
        <w:rPr>
          <w:rFonts w:hint="cs"/>
          <w:rtl/>
        </w:rPr>
        <w:t xml:space="preserve"> </w:t>
      </w:r>
      <w:r w:rsidR="00950FAF">
        <w:rPr>
          <w:rFonts w:hint="cs"/>
          <w:rtl/>
        </w:rPr>
        <w:t>ש</w:t>
      </w:r>
      <w:r w:rsidR="00860FD9">
        <w:rPr>
          <w:rFonts w:hint="cs"/>
          <w:rtl/>
        </w:rPr>
        <w:t xml:space="preserve">לא היה </w:t>
      </w:r>
      <w:r w:rsidR="000655BB">
        <w:rPr>
          <w:rFonts w:hint="cs"/>
          <w:rtl/>
        </w:rPr>
        <w:t xml:space="preserve">בו </w:t>
      </w:r>
      <w:r w:rsidR="00860FD9">
        <w:rPr>
          <w:rFonts w:hint="cs"/>
          <w:rtl/>
        </w:rPr>
        <w:t>צורך. ש</w:t>
      </w:r>
      <w:r w:rsidR="007F097C">
        <w:rPr>
          <w:rFonts w:hint="cs"/>
          <w:rtl/>
        </w:rPr>
        <w:t>לוש</w:t>
      </w:r>
      <w:r w:rsidR="00860FD9">
        <w:rPr>
          <w:rFonts w:hint="cs"/>
          <w:rtl/>
        </w:rPr>
        <w:t xml:space="preserve"> מזוודותיהם נכנסו ב</w:t>
      </w:r>
      <w:r w:rsidR="001B77DB">
        <w:rPr>
          <w:rFonts w:hint="cs"/>
          <w:rtl/>
        </w:rPr>
        <w:t>רווחה</w:t>
      </w:r>
      <w:r w:rsidR="00860FD9">
        <w:rPr>
          <w:rFonts w:hint="cs"/>
          <w:rtl/>
        </w:rPr>
        <w:t xml:space="preserve"> לתא המטען, והועלו בקלות בחדר המדרגות לדיר</w:t>
      </w:r>
      <w:r w:rsidR="009D0F36">
        <w:rPr>
          <w:rFonts w:hint="cs"/>
          <w:rtl/>
        </w:rPr>
        <w:t>ה</w:t>
      </w:r>
      <w:r w:rsidR="00860FD9">
        <w:rPr>
          <w:rFonts w:hint="cs"/>
          <w:rtl/>
        </w:rPr>
        <w:t xml:space="preserve"> </w:t>
      </w:r>
      <w:r w:rsidR="00C845F6">
        <w:rPr>
          <w:rFonts w:hint="cs"/>
          <w:rtl/>
        </w:rPr>
        <w:t>שנרכשה</w:t>
      </w:r>
      <w:r w:rsidR="004D0D80">
        <w:rPr>
          <w:rFonts w:hint="cs"/>
          <w:rtl/>
        </w:rPr>
        <w:t xml:space="preserve"> על</w:t>
      </w:r>
      <w:r w:rsidR="000655BB">
        <w:rPr>
          <w:rFonts w:hint="cs"/>
          <w:rtl/>
        </w:rPr>
        <w:t xml:space="preserve"> </w:t>
      </w:r>
      <w:r w:rsidR="004D0D80">
        <w:rPr>
          <w:rFonts w:hint="cs"/>
          <w:rtl/>
        </w:rPr>
        <w:t>ידי הוריהם</w:t>
      </w:r>
      <w:r w:rsidR="00444448">
        <w:rPr>
          <w:rFonts w:hint="cs"/>
          <w:rtl/>
        </w:rPr>
        <w:t xml:space="preserve">, </w:t>
      </w:r>
      <w:r w:rsidR="005129A9">
        <w:rPr>
          <w:rFonts w:hint="cs"/>
          <w:rtl/>
        </w:rPr>
        <w:t>[</w:t>
      </w:r>
      <w:r w:rsidR="005129A9" w:rsidRPr="005129A9">
        <w:rPr>
          <w:rFonts w:cs="Times New Roman"/>
          <w:rtl/>
        </w:rPr>
        <w:t>לרגל</w:t>
      </w:r>
      <w:r w:rsidR="005129A9">
        <w:rPr>
          <w:rFonts w:cs="Times New Roman" w:hint="cs"/>
          <w:rtl/>
        </w:rPr>
        <w:t xml:space="preserve"> </w:t>
      </w:r>
      <w:r w:rsidR="005129A9" w:rsidRPr="005129A9">
        <w:rPr>
          <w:rFonts w:cs="Times New Roman"/>
          <w:rtl/>
        </w:rPr>
        <w:t xml:space="preserve">בזמן לטובת נוכח] </w:t>
      </w:r>
      <w:r w:rsidR="000655BB">
        <w:rPr>
          <w:rFonts w:cs="Times New Roman" w:hint="cs"/>
          <w:rtl/>
        </w:rPr>
        <w:t>ב</w:t>
      </w:r>
      <w:r w:rsidR="004D7433">
        <w:rPr>
          <w:rFonts w:hint="cs"/>
          <w:rtl/>
        </w:rPr>
        <w:t>ניסיון</w:t>
      </w:r>
      <w:r w:rsidR="00322F84">
        <w:rPr>
          <w:rFonts w:hint="cs"/>
          <w:rtl/>
        </w:rPr>
        <w:t xml:space="preserve"> </w:t>
      </w:r>
      <w:r w:rsidR="009D0F36">
        <w:rPr>
          <w:rFonts w:hint="cs"/>
          <w:rtl/>
        </w:rPr>
        <w:t>ה</w:t>
      </w:r>
      <w:r w:rsidR="00950FAF">
        <w:rPr>
          <w:rFonts w:hint="cs"/>
          <w:rtl/>
        </w:rPr>
        <w:t>עלייה</w:t>
      </w:r>
      <w:r w:rsidR="0031479E">
        <w:rPr>
          <w:rFonts w:hint="cs"/>
          <w:rtl/>
        </w:rPr>
        <w:t xml:space="preserve"> ידוע</w:t>
      </w:r>
      <w:r w:rsidR="00950FAF">
        <w:rPr>
          <w:rFonts w:hint="cs"/>
          <w:rtl/>
        </w:rPr>
        <w:t xml:space="preserve"> [</w:t>
      </w:r>
      <w:r w:rsidR="00322F84">
        <w:rPr>
          <w:rFonts w:hint="cs"/>
          <w:rtl/>
        </w:rPr>
        <w:t xml:space="preserve">שהתרחש </w:t>
      </w:r>
      <w:r w:rsidR="00C845F6">
        <w:rPr>
          <w:rFonts w:hint="cs"/>
          <w:rtl/>
        </w:rPr>
        <w:t xml:space="preserve">/ נערך / קרה </w:t>
      </w:r>
      <w:r w:rsidR="00322F84">
        <w:rPr>
          <w:rFonts w:hint="cs"/>
          <w:rtl/>
        </w:rPr>
        <w:t>עשר שנים קודם לכן, ו</w:t>
      </w:r>
      <w:r w:rsidR="00950FAF">
        <w:rPr>
          <w:rFonts w:hint="cs"/>
          <w:rtl/>
        </w:rPr>
        <w:t>]ש</w:t>
      </w:r>
      <w:r w:rsidR="00322F84">
        <w:rPr>
          <w:rFonts w:hint="cs"/>
          <w:rtl/>
        </w:rPr>
        <w:t>הסתיים עבור משפחתם במפח</w:t>
      </w:r>
      <w:r w:rsidR="000655BB">
        <w:rPr>
          <w:rFonts w:hint="cs"/>
          <w:rtl/>
        </w:rPr>
        <w:t xml:space="preserve"> </w:t>
      </w:r>
      <w:r w:rsidR="00322F84">
        <w:rPr>
          <w:rFonts w:hint="cs"/>
          <w:rtl/>
        </w:rPr>
        <w:t>נפש ו</w:t>
      </w:r>
      <w:r w:rsidR="003A7AE1">
        <w:rPr>
          <w:rFonts w:hint="cs"/>
          <w:rtl/>
        </w:rPr>
        <w:t xml:space="preserve">אילו </w:t>
      </w:r>
      <w:r w:rsidR="00322F84">
        <w:rPr>
          <w:rFonts w:hint="cs"/>
          <w:rtl/>
        </w:rPr>
        <w:t xml:space="preserve">עבור משפחת הדודה בהצלחה </w:t>
      </w:r>
      <w:r w:rsidR="00C36A1D">
        <w:rPr>
          <w:rFonts w:hint="cs"/>
          <w:rtl/>
        </w:rPr>
        <w:t>מרשימה</w:t>
      </w:r>
      <w:r w:rsidR="00322F84">
        <w:rPr>
          <w:rFonts w:hint="cs"/>
          <w:rtl/>
        </w:rPr>
        <w:t xml:space="preserve"> </w:t>
      </w:r>
      <w:r w:rsidR="004D0D80">
        <w:rPr>
          <w:rFonts w:hint="cs"/>
          <w:rtl/>
        </w:rPr>
        <w:t>[</w:t>
      </w:r>
      <w:r w:rsidR="00C36A1D">
        <w:rPr>
          <w:rFonts w:hint="cs"/>
          <w:rtl/>
        </w:rPr>
        <w:t>ושפונתה לאחרונה משוכריה</w:t>
      </w:r>
      <w:r w:rsidR="004D0D80">
        <w:rPr>
          <w:rFonts w:hint="cs"/>
          <w:rtl/>
        </w:rPr>
        <w:t>]</w:t>
      </w:r>
      <w:r w:rsidR="00860FD9">
        <w:rPr>
          <w:rFonts w:hint="cs"/>
          <w:rtl/>
        </w:rPr>
        <w:t xml:space="preserve">. </w:t>
      </w:r>
    </w:p>
    <w:p w14:paraId="7BF1D688" w14:textId="372DBB89" w:rsidR="00612FF9" w:rsidRDefault="003A7AE1" w:rsidP="00444448">
      <w:pPr>
        <w:rPr>
          <w:rtl/>
        </w:rPr>
      </w:pPr>
      <w:r>
        <w:rPr>
          <w:rFonts w:hint="cs"/>
          <w:rtl/>
        </w:rPr>
        <w:t>אלכס ומארק</w:t>
      </w:r>
      <w:r w:rsidR="00612FF9">
        <w:rPr>
          <w:rFonts w:hint="cs"/>
          <w:rtl/>
        </w:rPr>
        <w:t xml:space="preserve"> פתחו את </w:t>
      </w:r>
      <w:r w:rsidR="007872E9">
        <w:rPr>
          <w:rFonts w:hint="cs"/>
          <w:rtl/>
        </w:rPr>
        <w:t>ה</w:t>
      </w:r>
      <w:r w:rsidR="00612FF9">
        <w:rPr>
          <w:rFonts w:hint="cs"/>
          <w:rtl/>
        </w:rPr>
        <w:t>מזו</w:t>
      </w:r>
      <w:r w:rsidR="007872E9">
        <w:rPr>
          <w:rFonts w:hint="cs"/>
          <w:rtl/>
        </w:rPr>
        <w:t>ו</w:t>
      </w:r>
      <w:r w:rsidR="004A4CE7">
        <w:rPr>
          <w:rFonts w:hint="cs"/>
          <w:rtl/>
        </w:rPr>
        <w:t>דות וה</w:t>
      </w:r>
      <w:r w:rsidR="004C59E0">
        <w:rPr>
          <w:rFonts w:hint="cs"/>
          <w:rtl/>
        </w:rPr>
        <w:t>אוויר</w:t>
      </w:r>
      <w:r w:rsidR="004A4CE7">
        <w:rPr>
          <w:rFonts w:hint="cs"/>
          <w:rtl/>
        </w:rPr>
        <w:t xml:space="preserve"> האנגלי נפוץ</w:t>
      </w:r>
      <w:r w:rsidR="00612FF9">
        <w:rPr>
          <w:rFonts w:hint="cs"/>
          <w:rtl/>
        </w:rPr>
        <w:t xml:space="preserve"> </w:t>
      </w:r>
      <w:r>
        <w:rPr>
          <w:rFonts w:hint="cs"/>
          <w:rtl/>
        </w:rPr>
        <w:t xml:space="preserve">והתפזר </w:t>
      </w:r>
      <w:r w:rsidR="00612FF9">
        <w:rPr>
          <w:rFonts w:hint="cs"/>
          <w:rtl/>
        </w:rPr>
        <w:t xml:space="preserve">בדירה הריקה. </w:t>
      </w:r>
    </w:p>
    <w:p w14:paraId="07C0163F" w14:textId="2C5DB8C8" w:rsidR="00322F84" w:rsidRDefault="00322F84" w:rsidP="00444448">
      <w:pPr>
        <w:rPr>
          <w:rFonts w:cs="Times New Roman"/>
          <w:rtl/>
        </w:rPr>
      </w:pPr>
      <w:r>
        <w:rPr>
          <w:rFonts w:cs="Times New Roman" w:hint="cs"/>
          <w:rtl/>
        </w:rPr>
        <w:t>לאחר הנחיתה</w:t>
      </w:r>
      <w:r w:rsidR="009564E3">
        <w:rPr>
          <w:rFonts w:cs="Times New Roman" w:hint="cs"/>
          <w:rtl/>
        </w:rPr>
        <w:t xml:space="preserve"> </w:t>
      </w:r>
      <w:r>
        <w:rPr>
          <w:rFonts w:cs="Times New Roman" w:hint="cs"/>
          <w:rtl/>
        </w:rPr>
        <w:t>הוזמנו</w:t>
      </w:r>
      <w:r w:rsidR="00C36A1D">
        <w:rPr>
          <w:rFonts w:cs="Times New Roman" w:hint="cs"/>
          <w:rtl/>
        </w:rPr>
        <w:t xml:space="preserve"> </w:t>
      </w:r>
      <w:r>
        <w:rPr>
          <w:rFonts w:cs="Times New Roman" w:hint="cs"/>
          <w:rtl/>
        </w:rPr>
        <w:t>לארוחת ערב חגיגית</w:t>
      </w:r>
      <w:r w:rsidR="004D0D80">
        <w:rPr>
          <w:rFonts w:cs="Times New Roman" w:hint="cs"/>
          <w:rtl/>
        </w:rPr>
        <w:t>,</w:t>
      </w:r>
      <w:r>
        <w:rPr>
          <w:rFonts w:cs="Times New Roman" w:hint="cs"/>
          <w:rtl/>
        </w:rPr>
        <w:t xml:space="preserve"> </w:t>
      </w:r>
      <w:r w:rsidR="00807EFE">
        <w:rPr>
          <w:rFonts w:cs="Times New Roman" w:hint="cs"/>
          <w:rtl/>
        </w:rPr>
        <w:t>[</w:t>
      </w:r>
      <w:r>
        <w:rPr>
          <w:rFonts w:cs="Times New Roman" w:hint="cs"/>
          <w:rtl/>
        </w:rPr>
        <w:t xml:space="preserve">למחרת, </w:t>
      </w:r>
      <w:r w:rsidR="00444448">
        <w:rPr>
          <w:rFonts w:cs="Times New Roman" w:hint="cs"/>
          <w:rtl/>
        </w:rPr>
        <w:t>נותרו</w:t>
      </w:r>
      <w:r>
        <w:rPr>
          <w:rFonts w:cs="Times New Roman" w:hint="cs"/>
          <w:rtl/>
        </w:rPr>
        <w:t xml:space="preserve"> </w:t>
      </w:r>
      <w:r w:rsidR="003A7AE1">
        <w:rPr>
          <w:rFonts w:cs="Times New Roman" w:hint="cs"/>
          <w:rtl/>
        </w:rPr>
        <w:t xml:space="preserve">להם </w:t>
      </w:r>
      <w:r>
        <w:rPr>
          <w:rFonts w:cs="Times New Roman" w:hint="cs"/>
          <w:rtl/>
        </w:rPr>
        <w:t xml:space="preserve">השאריות החגיגיות. אבל ביום שלאחר מכן... ובכן </w:t>
      </w:r>
      <w:r>
        <w:rPr>
          <w:rFonts w:cs="Times New Roman"/>
          <w:rtl/>
        </w:rPr>
        <w:t>–</w:t>
      </w:r>
      <w:r>
        <w:rPr>
          <w:rFonts w:cs="Times New Roman" w:hint="cs"/>
          <w:rtl/>
        </w:rPr>
        <w:t xml:space="preserve"> </w:t>
      </w:r>
      <w:r w:rsidRPr="00322F84">
        <w:rPr>
          <w:rFonts w:cs="Times New Roman"/>
          <w:rtl/>
        </w:rPr>
        <w:t xml:space="preserve">זאת הבעיה בילדים </w:t>
      </w:r>
      <w:r>
        <w:rPr>
          <w:rFonts w:cs="Times New Roman" w:hint="cs"/>
          <w:rtl/>
        </w:rPr>
        <w:t>(כפי שאימם הייתה מתוודה):</w:t>
      </w:r>
      <w:r w:rsidRPr="00322F84">
        <w:rPr>
          <w:rFonts w:cs="Times New Roman"/>
          <w:rtl/>
        </w:rPr>
        <w:t xml:space="preserve"> </w:t>
      </w:r>
      <w:r w:rsidR="003A7AE1">
        <w:rPr>
          <w:rFonts w:cs="Times New Roman" w:hint="cs"/>
          <w:rtl/>
        </w:rPr>
        <w:t xml:space="preserve">הם אוכלים. </w:t>
      </w:r>
      <w:r>
        <w:rPr>
          <w:rFonts w:cs="Times New Roman" w:hint="cs"/>
          <w:rtl/>
        </w:rPr>
        <w:t>יש</w:t>
      </w:r>
      <w:r w:rsidRPr="00322F84">
        <w:rPr>
          <w:rFonts w:cs="Times New Roman"/>
          <w:rtl/>
        </w:rPr>
        <w:t xml:space="preserve"> להכין להם אוכל באופן יומיומי. אין זה מקרה של מאמץ הירואי, התעלות חד פעמית שטקס קבלת מדליות בסופו. זאת הדרישה למזון מדי יום ביומו</w:t>
      </w:r>
      <w:r>
        <w:rPr>
          <w:rFonts w:cs="Times New Roman" w:hint="cs"/>
          <w:rtl/>
        </w:rPr>
        <w:t>, גם בערב</w:t>
      </w:r>
      <w:r w:rsidR="00444448">
        <w:rPr>
          <w:rFonts w:cs="Times New Roman" w:hint="cs"/>
          <w:rtl/>
        </w:rPr>
        <w:t xml:space="preserve"> כשעייפים</w:t>
      </w:r>
      <w:r>
        <w:rPr>
          <w:rFonts w:cs="Times New Roman" w:hint="cs"/>
          <w:rtl/>
        </w:rPr>
        <w:t>.</w:t>
      </w:r>
      <w:r w:rsidR="00807EFE">
        <w:rPr>
          <w:rFonts w:cs="Times New Roman" w:hint="cs"/>
          <w:rtl/>
        </w:rPr>
        <w:t>]</w:t>
      </w:r>
      <w:r w:rsidR="00C36A1D">
        <w:rPr>
          <w:rFonts w:cs="Times New Roman" w:hint="cs"/>
          <w:rtl/>
        </w:rPr>
        <w:t xml:space="preserve"> </w:t>
      </w:r>
      <w:r w:rsidR="00C36A1D" w:rsidRPr="00B7685A">
        <w:rPr>
          <w:rFonts w:cs="Times New Roman" w:hint="eastAsia"/>
          <w:rtl/>
        </w:rPr>
        <w:t>א</w:t>
      </w:r>
      <w:r w:rsidR="00E60AC3">
        <w:rPr>
          <w:rFonts w:cs="Times New Roman" w:hint="cs"/>
          <w:rtl/>
        </w:rPr>
        <w:t>ך</w:t>
      </w:r>
      <w:r w:rsidR="00C36A1D" w:rsidRPr="00B7685A">
        <w:rPr>
          <w:rFonts w:cs="Times New Roman"/>
          <w:rtl/>
        </w:rPr>
        <w:t xml:space="preserve"> </w:t>
      </w:r>
      <w:r w:rsidR="00C36A1D" w:rsidRPr="00B7685A">
        <w:rPr>
          <w:rFonts w:cs="Times New Roman" w:hint="eastAsia"/>
          <w:rtl/>
        </w:rPr>
        <w:t>הפעם</w:t>
      </w:r>
      <w:r w:rsidR="00C36A1D" w:rsidRPr="00B7685A">
        <w:rPr>
          <w:rFonts w:cs="Times New Roman"/>
          <w:rtl/>
        </w:rPr>
        <w:t xml:space="preserve"> נעדרה </w:t>
      </w:r>
      <w:r w:rsidR="00DC427E">
        <w:rPr>
          <w:rFonts w:cs="Times New Roman" w:hint="cs"/>
          <w:rtl/>
        </w:rPr>
        <w:t xml:space="preserve">ממנה </w:t>
      </w:r>
      <w:r w:rsidR="00C36A1D" w:rsidRPr="00B7685A">
        <w:rPr>
          <w:rFonts w:cs="Times New Roman" w:hint="eastAsia"/>
          <w:rtl/>
        </w:rPr>
        <w:t>עליזות</w:t>
      </w:r>
      <w:r w:rsidR="00C36A1D" w:rsidRPr="00B7685A">
        <w:rPr>
          <w:rFonts w:cs="Times New Roman"/>
          <w:rtl/>
        </w:rPr>
        <w:t xml:space="preserve"> </w:t>
      </w:r>
      <w:r w:rsidR="004D0D80" w:rsidRPr="00B7685A">
        <w:rPr>
          <w:rFonts w:cs="Times New Roman" w:hint="eastAsia"/>
          <w:rtl/>
        </w:rPr>
        <w:t>סעודו</w:t>
      </w:r>
      <w:r w:rsidR="00C36A1D" w:rsidRPr="00B7685A">
        <w:rPr>
          <w:rFonts w:cs="Times New Roman" w:hint="eastAsia"/>
          <w:rtl/>
        </w:rPr>
        <w:t>ת</w:t>
      </w:r>
      <w:r w:rsidR="00C36A1D" w:rsidRPr="00B7685A">
        <w:rPr>
          <w:rFonts w:cs="Times New Roman"/>
          <w:rtl/>
        </w:rPr>
        <w:t xml:space="preserve"> </w:t>
      </w:r>
      <w:r w:rsidR="00C36A1D" w:rsidRPr="00B7685A">
        <w:rPr>
          <w:rFonts w:cs="Times New Roman" w:hint="eastAsia"/>
          <w:rtl/>
        </w:rPr>
        <w:t>העבר</w:t>
      </w:r>
      <w:r w:rsidR="00043D1E" w:rsidRPr="00B7685A">
        <w:rPr>
          <w:rFonts w:cs="Times New Roman"/>
          <w:rtl/>
        </w:rPr>
        <w:t xml:space="preserve">. </w:t>
      </w:r>
      <w:r w:rsidR="00043D1E" w:rsidRPr="00B7685A">
        <w:rPr>
          <w:rFonts w:cs="Times New Roman" w:hint="eastAsia"/>
          <w:rtl/>
        </w:rPr>
        <w:t>אלכס</w:t>
      </w:r>
      <w:r w:rsidR="00043D1E" w:rsidRPr="00B7685A">
        <w:rPr>
          <w:rFonts w:cs="Times New Roman"/>
          <w:rtl/>
        </w:rPr>
        <w:t xml:space="preserve"> </w:t>
      </w:r>
      <w:r w:rsidR="00043D1E" w:rsidRPr="00B7685A">
        <w:rPr>
          <w:rFonts w:cs="Times New Roman" w:hint="eastAsia"/>
          <w:rtl/>
        </w:rPr>
        <w:t>עוד</w:t>
      </w:r>
      <w:r w:rsidR="00043D1E" w:rsidRPr="00B7685A">
        <w:rPr>
          <w:rFonts w:cs="Times New Roman"/>
          <w:rtl/>
        </w:rPr>
        <w:t xml:space="preserve"> </w:t>
      </w:r>
      <w:r w:rsidR="00043D1E" w:rsidRPr="00B7685A">
        <w:rPr>
          <w:rFonts w:cs="Times New Roman" w:hint="eastAsia"/>
          <w:rtl/>
        </w:rPr>
        <w:t>הספיק</w:t>
      </w:r>
      <w:r w:rsidR="00043D1E" w:rsidRPr="00B7685A">
        <w:rPr>
          <w:rFonts w:cs="Times New Roman"/>
          <w:rtl/>
        </w:rPr>
        <w:t xml:space="preserve"> </w:t>
      </w:r>
      <w:r w:rsidR="00043D1E" w:rsidRPr="00B7685A">
        <w:rPr>
          <w:rFonts w:cs="Times New Roman" w:hint="eastAsia"/>
          <w:rtl/>
        </w:rPr>
        <w:t>מייד</w:t>
      </w:r>
      <w:r w:rsidR="00043D1E" w:rsidRPr="00B7685A">
        <w:rPr>
          <w:rFonts w:cs="Times New Roman"/>
          <w:rtl/>
        </w:rPr>
        <w:t xml:space="preserve"> </w:t>
      </w:r>
      <w:r w:rsidR="00043D1E" w:rsidRPr="00B7685A">
        <w:rPr>
          <w:rFonts w:cs="Times New Roman" w:hint="eastAsia"/>
          <w:rtl/>
        </w:rPr>
        <w:t>לאחר</w:t>
      </w:r>
      <w:r w:rsidR="00043D1E" w:rsidRPr="00B7685A">
        <w:rPr>
          <w:rFonts w:cs="Times New Roman"/>
          <w:rtl/>
        </w:rPr>
        <w:t xml:space="preserve"> </w:t>
      </w:r>
      <w:r w:rsidR="00043D1E" w:rsidRPr="00B7685A">
        <w:rPr>
          <w:rFonts w:cs="Times New Roman" w:hint="eastAsia"/>
          <w:rtl/>
        </w:rPr>
        <w:t>הנחיתה</w:t>
      </w:r>
      <w:r w:rsidR="00043D1E" w:rsidRPr="00B7685A">
        <w:rPr>
          <w:rFonts w:cs="Times New Roman"/>
          <w:rtl/>
        </w:rPr>
        <w:t xml:space="preserve"> </w:t>
      </w:r>
      <w:r w:rsidR="00043D1E" w:rsidRPr="00B7685A">
        <w:rPr>
          <w:rFonts w:cs="Times New Roman" w:hint="eastAsia"/>
          <w:rtl/>
        </w:rPr>
        <w:t>לברר</w:t>
      </w:r>
      <w:r w:rsidR="00043D1E" w:rsidRPr="00B7685A">
        <w:rPr>
          <w:rFonts w:cs="Times New Roman"/>
          <w:rtl/>
        </w:rPr>
        <w:t xml:space="preserve"> </w:t>
      </w:r>
      <w:r w:rsidR="00043D1E" w:rsidRPr="00B7685A">
        <w:rPr>
          <w:rFonts w:cs="Times New Roman" w:hint="eastAsia"/>
          <w:rtl/>
        </w:rPr>
        <w:t>את</w:t>
      </w:r>
      <w:r w:rsidR="00043D1E" w:rsidRPr="00B7685A">
        <w:rPr>
          <w:rFonts w:cs="Times New Roman"/>
          <w:rtl/>
        </w:rPr>
        <w:t xml:space="preserve"> </w:t>
      </w:r>
      <w:r w:rsidR="00043D1E" w:rsidRPr="00B7685A">
        <w:rPr>
          <w:rFonts w:cs="Times New Roman" w:hint="eastAsia"/>
          <w:rtl/>
        </w:rPr>
        <w:t>נושא</w:t>
      </w:r>
      <w:r w:rsidR="00043D1E" w:rsidRPr="00B7685A">
        <w:rPr>
          <w:rFonts w:cs="Times New Roman"/>
          <w:rtl/>
        </w:rPr>
        <w:t xml:space="preserve"> </w:t>
      </w:r>
      <w:r w:rsidR="00043D1E" w:rsidRPr="00B7685A">
        <w:rPr>
          <w:rFonts w:cs="Times New Roman" w:hint="eastAsia"/>
          <w:rtl/>
        </w:rPr>
        <w:t>הרשת</w:t>
      </w:r>
      <w:r w:rsidR="00043D1E" w:rsidRPr="00B7685A">
        <w:rPr>
          <w:rFonts w:cs="Times New Roman"/>
          <w:rtl/>
        </w:rPr>
        <w:t xml:space="preserve"> </w:t>
      </w:r>
      <w:r w:rsidR="00043D1E" w:rsidRPr="00B7685A">
        <w:rPr>
          <w:rFonts w:cs="Times New Roman" w:hint="eastAsia"/>
          <w:rtl/>
        </w:rPr>
        <w:t>הסלולרית</w:t>
      </w:r>
      <w:r w:rsidR="004D0D80" w:rsidRPr="00B7685A">
        <w:rPr>
          <w:rFonts w:cs="Times New Roman"/>
          <w:rtl/>
        </w:rPr>
        <w:t xml:space="preserve"> בישראל</w:t>
      </w:r>
      <w:r w:rsidR="00043D1E" w:rsidRPr="00B7685A">
        <w:rPr>
          <w:rFonts w:cs="Times New Roman"/>
          <w:rtl/>
        </w:rPr>
        <w:t xml:space="preserve">, </w:t>
      </w:r>
      <w:r w:rsidR="00043D1E" w:rsidRPr="00B7685A">
        <w:rPr>
          <w:rFonts w:cs="Times New Roman" w:hint="eastAsia"/>
          <w:rtl/>
        </w:rPr>
        <w:t>ו</w:t>
      </w:r>
      <w:r w:rsidR="006374C3">
        <w:rPr>
          <w:rFonts w:cs="Times New Roman" w:hint="cs"/>
          <w:rtl/>
        </w:rPr>
        <w:t>רק אז</w:t>
      </w:r>
      <w:r w:rsidR="00043D1E" w:rsidRPr="00B7685A">
        <w:rPr>
          <w:rFonts w:cs="Times New Roman"/>
          <w:rtl/>
        </w:rPr>
        <w:t xml:space="preserve"> הבין </w:t>
      </w:r>
      <w:r w:rsidR="00043D1E" w:rsidRPr="00B7685A">
        <w:rPr>
          <w:rFonts w:cs="Times New Roman" w:hint="eastAsia"/>
          <w:rtl/>
        </w:rPr>
        <w:t>שלא</w:t>
      </w:r>
      <w:r w:rsidR="00043D1E" w:rsidRPr="00B7685A">
        <w:rPr>
          <w:rFonts w:cs="Times New Roman"/>
          <w:rtl/>
        </w:rPr>
        <w:t xml:space="preserve"> </w:t>
      </w:r>
      <w:r w:rsidR="00043D1E" w:rsidRPr="00B7685A">
        <w:rPr>
          <w:rFonts w:cs="Times New Roman" w:hint="eastAsia"/>
          <w:rtl/>
        </w:rPr>
        <w:t>י</w:t>
      </w:r>
      <w:r w:rsidR="004D0D80" w:rsidRPr="00B7685A">
        <w:rPr>
          <w:rFonts w:cs="Times New Roman" w:hint="eastAsia"/>
          <w:rtl/>
        </w:rPr>
        <w:t>וכל</w:t>
      </w:r>
      <w:r w:rsidR="004D0D80" w:rsidRPr="00B7685A">
        <w:rPr>
          <w:rFonts w:cs="Times New Roman"/>
          <w:rtl/>
        </w:rPr>
        <w:t xml:space="preserve"> </w:t>
      </w:r>
      <w:r w:rsidR="004D0D80" w:rsidRPr="00B7685A">
        <w:rPr>
          <w:rFonts w:cs="Times New Roman" w:hint="eastAsia"/>
          <w:rtl/>
        </w:rPr>
        <w:t>להתקשר</w:t>
      </w:r>
      <w:r w:rsidR="00043D1E" w:rsidRPr="00B7685A">
        <w:rPr>
          <w:rFonts w:cs="Times New Roman"/>
          <w:rtl/>
        </w:rPr>
        <w:t xml:space="preserve"> </w:t>
      </w:r>
      <w:r w:rsidR="000655BB">
        <w:rPr>
          <w:rFonts w:cs="Times New Roman" w:hint="cs"/>
          <w:rtl/>
        </w:rPr>
        <w:t>לח</w:t>
      </w:r>
      <w:r w:rsidR="00043D1E" w:rsidRPr="00B7685A">
        <w:rPr>
          <w:rFonts w:cs="Times New Roman"/>
          <w:rtl/>
        </w:rPr>
        <w:t>בריו</w:t>
      </w:r>
      <w:r w:rsidR="006374C3">
        <w:rPr>
          <w:rFonts w:cs="Times New Roman" w:hint="cs"/>
          <w:rtl/>
        </w:rPr>
        <w:t>.</w:t>
      </w:r>
      <w:r w:rsidR="004D0D80" w:rsidRPr="00B7685A">
        <w:rPr>
          <w:rFonts w:cs="Times New Roman"/>
          <w:rtl/>
        </w:rPr>
        <w:t xml:space="preserve"> הוא ישב מכונס ואפל בפינת השולחן הארוך </w:t>
      </w:r>
      <w:r w:rsidR="004D0D80" w:rsidRPr="00B7685A">
        <w:rPr>
          <w:rFonts w:cs="Times New Roman" w:hint="eastAsia"/>
          <w:rtl/>
        </w:rPr>
        <w:t>שנפרש</w:t>
      </w:r>
      <w:r w:rsidR="004D0D80" w:rsidRPr="00B7685A">
        <w:rPr>
          <w:rFonts w:cs="Times New Roman"/>
          <w:rtl/>
        </w:rPr>
        <w:t xml:space="preserve"> </w:t>
      </w:r>
      <w:r w:rsidR="004D0D80" w:rsidRPr="00B7685A">
        <w:rPr>
          <w:rFonts w:cs="Times New Roman" w:hint="eastAsia"/>
          <w:rtl/>
        </w:rPr>
        <w:t>עבורם</w:t>
      </w:r>
      <w:r w:rsidR="004D0D80" w:rsidRPr="00B7685A">
        <w:rPr>
          <w:rFonts w:cs="Times New Roman"/>
          <w:rtl/>
        </w:rPr>
        <w:t xml:space="preserve">, </w:t>
      </w:r>
      <w:r w:rsidR="004D0D80" w:rsidRPr="00B7685A">
        <w:rPr>
          <w:rFonts w:cs="Times New Roman" w:hint="eastAsia"/>
          <w:rtl/>
        </w:rPr>
        <w:t>מתכווץ</w:t>
      </w:r>
      <w:r w:rsidR="004D0D80" w:rsidRPr="00B7685A">
        <w:rPr>
          <w:rFonts w:cs="Times New Roman"/>
          <w:rtl/>
        </w:rPr>
        <w:t xml:space="preserve"> </w:t>
      </w:r>
      <w:r w:rsidR="004D0D80" w:rsidRPr="00B7685A">
        <w:rPr>
          <w:rFonts w:cs="Times New Roman" w:hint="eastAsia"/>
          <w:rtl/>
        </w:rPr>
        <w:t>בכל</w:t>
      </w:r>
      <w:r w:rsidR="004D0D80" w:rsidRPr="00B7685A">
        <w:rPr>
          <w:rFonts w:cs="Times New Roman"/>
          <w:rtl/>
        </w:rPr>
        <w:t xml:space="preserve"> </w:t>
      </w:r>
      <w:r w:rsidR="004D0D80" w:rsidRPr="00B7685A">
        <w:rPr>
          <w:rFonts w:cs="Times New Roman" w:hint="eastAsia"/>
          <w:rtl/>
        </w:rPr>
        <w:t>פעם</w:t>
      </w:r>
      <w:r w:rsidR="004D0D80" w:rsidRPr="00B7685A">
        <w:rPr>
          <w:rFonts w:cs="Times New Roman"/>
          <w:rtl/>
        </w:rPr>
        <w:t xml:space="preserve"> </w:t>
      </w:r>
      <w:r w:rsidR="004D0D80" w:rsidRPr="00B7685A">
        <w:rPr>
          <w:rFonts w:cs="Times New Roman" w:hint="eastAsia"/>
          <w:rtl/>
        </w:rPr>
        <w:t>שזיהה</w:t>
      </w:r>
      <w:r w:rsidR="004D0D80" w:rsidRPr="00B7685A">
        <w:rPr>
          <w:rFonts w:cs="Times New Roman"/>
          <w:rtl/>
        </w:rPr>
        <w:t xml:space="preserve"> </w:t>
      </w:r>
      <w:r w:rsidR="004D0D80" w:rsidRPr="00B7685A">
        <w:rPr>
          <w:rFonts w:cs="Times New Roman" w:hint="eastAsia"/>
          <w:rtl/>
        </w:rPr>
        <w:t>נופך</w:t>
      </w:r>
      <w:r w:rsidR="004D0D80" w:rsidRPr="00B7685A">
        <w:rPr>
          <w:rFonts w:cs="Times New Roman"/>
          <w:rtl/>
        </w:rPr>
        <w:t xml:space="preserve"> </w:t>
      </w:r>
      <w:r w:rsidR="004D0D80" w:rsidRPr="00B7685A">
        <w:rPr>
          <w:rFonts w:cs="Times New Roman" w:hint="eastAsia"/>
          <w:rtl/>
        </w:rPr>
        <w:t>ישראלי</w:t>
      </w:r>
      <w:r w:rsidR="004D0D80" w:rsidRPr="00B7685A">
        <w:rPr>
          <w:rFonts w:cs="Times New Roman"/>
          <w:rtl/>
        </w:rPr>
        <w:t xml:space="preserve"> </w:t>
      </w:r>
      <w:r w:rsidR="004D0D80" w:rsidRPr="00B7685A">
        <w:rPr>
          <w:rFonts w:cs="Times New Roman" w:hint="eastAsia"/>
          <w:rtl/>
        </w:rPr>
        <w:t>מזדחל</w:t>
      </w:r>
      <w:r w:rsidR="004D0D80" w:rsidRPr="00B7685A">
        <w:rPr>
          <w:rFonts w:cs="Times New Roman"/>
          <w:rtl/>
        </w:rPr>
        <w:t xml:space="preserve"> </w:t>
      </w:r>
      <w:r w:rsidR="004D0D80" w:rsidRPr="00B7685A">
        <w:rPr>
          <w:rFonts w:cs="Times New Roman" w:hint="eastAsia"/>
          <w:rtl/>
        </w:rPr>
        <w:t>למבטאם</w:t>
      </w:r>
      <w:r w:rsidR="004D0D80" w:rsidRPr="00B7685A">
        <w:rPr>
          <w:rFonts w:cs="Times New Roman"/>
          <w:rtl/>
        </w:rPr>
        <w:t xml:space="preserve"> </w:t>
      </w:r>
      <w:r w:rsidR="004D0D80" w:rsidRPr="00B7685A">
        <w:rPr>
          <w:rFonts w:cs="Times New Roman" w:hint="eastAsia"/>
          <w:rtl/>
        </w:rPr>
        <w:t>של</w:t>
      </w:r>
      <w:r w:rsidR="004D0D80" w:rsidRPr="00B7685A">
        <w:rPr>
          <w:rFonts w:cs="Times New Roman"/>
          <w:rtl/>
        </w:rPr>
        <w:t xml:space="preserve"> </w:t>
      </w:r>
      <w:r w:rsidR="004D0D80" w:rsidRPr="00B7685A">
        <w:rPr>
          <w:rFonts w:cs="Times New Roman" w:hint="eastAsia"/>
          <w:rtl/>
        </w:rPr>
        <w:t>המסובים</w:t>
      </w:r>
      <w:r w:rsidR="00043D1E" w:rsidRPr="00B7685A">
        <w:rPr>
          <w:rFonts w:cs="Times New Roman"/>
          <w:rtl/>
        </w:rPr>
        <w:t xml:space="preserve">. </w:t>
      </w:r>
      <w:r w:rsidR="00043D1E" w:rsidRPr="00B7685A">
        <w:rPr>
          <w:rFonts w:cs="Times New Roman" w:hint="eastAsia"/>
          <w:rtl/>
        </w:rPr>
        <w:t>בנות</w:t>
      </w:r>
      <w:r w:rsidR="00043D1E" w:rsidRPr="00B7685A">
        <w:rPr>
          <w:rFonts w:cs="Times New Roman"/>
          <w:rtl/>
        </w:rPr>
        <w:t xml:space="preserve"> הדוד</w:t>
      </w:r>
      <w:r w:rsidR="000655BB">
        <w:rPr>
          <w:rFonts w:cs="Times New Roman" w:hint="cs"/>
          <w:rtl/>
        </w:rPr>
        <w:t>ות</w:t>
      </w:r>
      <w:r w:rsidR="00043D1E" w:rsidRPr="00B7685A">
        <w:rPr>
          <w:rFonts w:cs="Times New Roman"/>
          <w:rtl/>
        </w:rPr>
        <w:t xml:space="preserve"> בת-</w:t>
      </w:r>
      <w:r w:rsidR="00043D1E" w:rsidRPr="00B7685A">
        <w:rPr>
          <w:rFonts w:cs="Times New Roman" w:hint="eastAsia"/>
          <w:rtl/>
        </w:rPr>
        <w:t>חן</w:t>
      </w:r>
      <w:r w:rsidR="00043D1E" w:rsidRPr="00B7685A">
        <w:rPr>
          <w:rFonts w:cs="Times New Roman"/>
          <w:rtl/>
        </w:rPr>
        <w:t xml:space="preserve"> </w:t>
      </w:r>
      <w:r w:rsidR="00043D1E" w:rsidRPr="00B7685A">
        <w:rPr>
          <w:rFonts w:cs="Times New Roman" w:hint="eastAsia"/>
          <w:rtl/>
        </w:rPr>
        <w:t>ובת</w:t>
      </w:r>
      <w:r w:rsidR="00043D1E" w:rsidRPr="00B7685A">
        <w:rPr>
          <w:rFonts w:cs="Times New Roman"/>
          <w:rtl/>
        </w:rPr>
        <w:t xml:space="preserve">-אל </w:t>
      </w:r>
      <w:r w:rsidR="00043D1E" w:rsidRPr="00B7685A">
        <w:rPr>
          <w:rFonts w:cs="Times New Roman" w:hint="eastAsia"/>
          <w:rtl/>
        </w:rPr>
        <w:t>ניסו</w:t>
      </w:r>
      <w:r w:rsidR="00043D1E" w:rsidRPr="00B7685A">
        <w:rPr>
          <w:rFonts w:cs="Times New Roman"/>
          <w:rtl/>
        </w:rPr>
        <w:t xml:space="preserve"> לעניין אותו ב</w:t>
      </w:r>
      <w:r w:rsidR="00043D1E" w:rsidRPr="00B7685A">
        <w:rPr>
          <w:rFonts w:cs="Times New Roman" w:hint="eastAsia"/>
          <w:rtl/>
        </w:rPr>
        <w:t>תיכון</w:t>
      </w:r>
      <w:r w:rsidR="00043D1E" w:rsidRPr="00B7685A">
        <w:rPr>
          <w:rFonts w:cs="Times New Roman"/>
          <w:rtl/>
        </w:rPr>
        <w:t xml:space="preserve"> שאליו </w:t>
      </w:r>
      <w:r w:rsidR="000655BB">
        <w:rPr>
          <w:rFonts w:cs="Times New Roman" w:hint="cs"/>
          <w:rtl/>
        </w:rPr>
        <w:t>י</w:t>
      </w:r>
      <w:r w:rsidR="008C2A4D" w:rsidRPr="00B7685A">
        <w:rPr>
          <w:rFonts w:cs="Times New Roman" w:hint="eastAsia"/>
          <w:rtl/>
        </w:rPr>
        <w:t>י</w:t>
      </w:r>
      <w:r w:rsidR="00043D1E" w:rsidRPr="00B7685A">
        <w:rPr>
          <w:rFonts w:cs="Times New Roman" w:hint="eastAsia"/>
          <w:rtl/>
        </w:rPr>
        <w:t>רשם</w:t>
      </w:r>
      <w:r w:rsidR="00043D1E" w:rsidRPr="00B7685A">
        <w:rPr>
          <w:rFonts w:cs="Times New Roman"/>
          <w:rtl/>
        </w:rPr>
        <w:t xml:space="preserve">, </w:t>
      </w:r>
      <w:r w:rsidR="009D0F36">
        <w:rPr>
          <w:rFonts w:cs="Times New Roman" w:hint="cs"/>
          <w:rtl/>
        </w:rPr>
        <w:t>ו</w:t>
      </w:r>
      <w:r w:rsidR="00043D1E" w:rsidRPr="00B7685A">
        <w:rPr>
          <w:rFonts w:cs="Times New Roman" w:hint="eastAsia"/>
          <w:rtl/>
        </w:rPr>
        <w:t>במקצועות</w:t>
      </w:r>
      <w:r w:rsidR="00043D1E" w:rsidRPr="00B7685A">
        <w:rPr>
          <w:rFonts w:cs="Times New Roman"/>
          <w:rtl/>
        </w:rPr>
        <w:t xml:space="preserve"> </w:t>
      </w:r>
      <w:r w:rsidR="00043D1E" w:rsidRPr="00B7685A">
        <w:rPr>
          <w:rFonts w:cs="Times New Roman" w:hint="eastAsia"/>
          <w:rtl/>
        </w:rPr>
        <w:t>המתוגברים</w:t>
      </w:r>
      <w:r w:rsidR="00043D1E" w:rsidRPr="00B7685A">
        <w:rPr>
          <w:rFonts w:cs="Times New Roman"/>
          <w:rtl/>
        </w:rPr>
        <w:t xml:space="preserve"> </w:t>
      </w:r>
      <w:r w:rsidR="00043D1E" w:rsidRPr="00B7685A">
        <w:rPr>
          <w:rFonts w:cs="Times New Roman" w:hint="eastAsia"/>
          <w:rtl/>
        </w:rPr>
        <w:t>ש</w:t>
      </w:r>
      <w:r w:rsidR="008C2A4D" w:rsidRPr="00B7685A">
        <w:rPr>
          <w:rFonts w:cs="Times New Roman" w:hint="eastAsia"/>
          <w:rtl/>
        </w:rPr>
        <w:t>יהיה</w:t>
      </w:r>
      <w:r w:rsidR="008C2A4D" w:rsidRPr="00B7685A">
        <w:rPr>
          <w:rFonts w:cs="Times New Roman"/>
          <w:rtl/>
        </w:rPr>
        <w:t xml:space="preserve"> </w:t>
      </w:r>
      <w:r w:rsidR="00043D1E" w:rsidRPr="00B7685A">
        <w:rPr>
          <w:rFonts w:cs="Times New Roman" w:hint="eastAsia"/>
          <w:rtl/>
        </w:rPr>
        <w:t>עליו</w:t>
      </w:r>
      <w:r w:rsidR="00043D1E" w:rsidRPr="00B7685A">
        <w:rPr>
          <w:rFonts w:cs="Times New Roman"/>
          <w:rtl/>
        </w:rPr>
        <w:t xml:space="preserve"> </w:t>
      </w:r>
      <w:r w:rsidR="00043D1E" w:rsidRPr="00B7685A">
        <w:rPr>
          <w:rFonts w:cs="Times New Roman" w:hint="eastAsia"/>
          <w:rtl/>
        </w:rPr>
        <w:t>לבחור</w:t>
      </w:r>
      <w:r w:rsidR="006374C3">
        <w:rPr>
          <w:rFonts w:cs="Times New Roman" w:hint="cs"/>
          <w:rtl/>
        </w:rPr>
        <w:t>.</w:t>
      </w:r>
      <w:r w:rsidR="00043D1E" w:rsidRPr="00B7685A">
        <w:rPr>
          <w:rFonts w:cs="Times New Roman"/>
          <w:rtl/>
        </w:rPr>
        <w:t xml:space="preserve"> </w:t>
      </w:r>
      <w:r w:rsidR="00043D1E" w:rsidRPr="00B7685A">
        <w:rPr>
          <w:rFonts w:cs="Times New Roman" w:hint="eastAsia"/>
          <w:rtl/>
        </w:rPr>
        <w:t>מש</w:t>
      </w:r>
      <w:r w:rsidR="008C2A4D" w:rsidRPr="00B7685A">
        <w:rPr>
          <w:rFonts w:cs="Times New Roman" w:hint="eastAsia"/>
          <w:rtl/>
        </w:rPr>
        <w:t>נ</w:t>
      </w:r>
      <w:r w:rsidR="00043D1E" w:rsidRPr="00B7685A">
        <w:rPr>
          <w:rFonts w:cs="Times New Roman" w:hint="eastAsia"/>
          <w:rtl/>
        </w:rPr>
        <w:t>תברר</w:t>
      </w:r>
      <w:r w:rsidR="00043D1E" w:rsidRPr="00B7685A">
        <w:rPr>
          <w:rFonts w:cs="Times New Roman"/>
          <w:rtl/>
        </w:rPr>
        <w:t xml:space="preserve"> </w:t>
      </w:r>
      <w:r w:rsidR="00043D1E" w:rsidRPr="00B7685A">
        <w:rPr>
          <w:rFonts w:cs="Times New Roman" w:hint="eastAsia"/>
          <w:rtl/>
        </w:rPr>
        <w:t>ש</w:t>
      </w:r>
      <w:r w:rsidR="00993C90">
        <w:rPr>
          <w:rFonts w:cs="Times New Roman" w:hint="cs"/>
          <w:rtl/>
        </w:rPr>
        <w:t>ה</w:t>
      </w:r>
      <w:r w:rsidR="005129A9" w:rsidRPr="005129A9">
        <w:rPr>
          <w:rFonts w:cs="Times New Roman"/>
          <w:rtl/>
        </w:rPr>
        <w:t>אפשרויות שהוצעו על</w:t>
      </w:r>
      <w:r w:rsidR="000655BB">
        <w:rPr>
          <w:rFonts w:cs="Times New Roman" w:hint="cs"/>
          <w:rtl/>
        </w:rPr>
        <w:t xml:space="preserve"> </w:t>
      </w:r>
      <w:r w:rsidR="005129A9" w:rsidRPr="005129A9">
        <w:rPr>
          <w:rFonts w:cs="Times New Roman"/>
          <w:rtl/>
        </w:rPr>
        <w:t xml:space="preserve">ידי בית-הספר </w:t>
      </w:r>
      <w:r w:rsidR="00043D1E" w:rsidRPr="00B7685A">
        <w:rPr>
          <w:rFonts w:cs="Times New Roman" w:hint="eastAsia"/>
          <w:rtl/>
        </w:rPr>
        <w:t>לא</w:t>
      </w:r>
      <w:r w:rsidR="00043D1E" w:rsidRPr="00B7685A">
        <w:rPr>
          <w:rFonts w:cs="Times New Roman"/>
          <w:rtl/>
        </w:rPr>
        <w:t xml:space="preserve"> </w:t>
      </w:r>
      <w:r w:rsidR="005129A9">
        <w:rPr>
          <w:rFonts w:cs="Times New Roman" w:hint="cs"/>
          <w:rtl/>
        </w:rPr>
        <w:t>כללו</w:t>
      </w:r>
      <w:r w:rsidR="00043D1E" w:rsidRPr="00B7685A">
        <w:rPr>
          <w:rFonts w:cs="Times New Roman"/>
          <w:rtl/>
        </w:rPr>
        <w:t xml:space="preserve"> </w:t>
      </w:r>
      <w:r w:rsidR="00043D1E" w:rsidRPr="00B7685A">
        <w:rPr>
          <w:rFonts w:cs="Times New Roman" w:hint="eastAsia"/>
          <w:rtl/>
        </w:rPr>
        <w:t>לא</w:t>
      </w:r>
      <w:r w:rsidR="00043D1E" w:rsidRPr="00B7685A">
        <w:rPr>
          <w:rFonts w:cs="Times New Roman"/>
          <w:rtl/>
        </w:rPr>
        <w:t xml:space="preserve"> </w:t>
      </w:r>
      <w:r w:rsidR="00043D1E" w:rsidRPr="00B7685A">
        <w:rPr>
          <w:rFonts w:cs="Times New Roman" w:hint="eastAsia"/>
          <w:rtl/>
        </w:rPr>
        <w:t>לטינית</w:t>
      </w:r>
      <w:r w:rsidR="00043D1E" w:rsidRPr="00B7685A">
        <w:rPr>
          <w:rFonts w:cs="Times New Roman"/>
          <w:rtl/>
        </w:rPr>
        <w:t xml:space="preserve"> </w:t>
      </w:r>
      <w:r w:rsidR="00043D1E" w:rsidRPr="00B7685A">
        <w:rPr>
          <w:rFonts w:cs="Times New Roman" w:hint="eastAsia"/>
          <w:rtl/>
        </w:rPr>
        <w:t>ולא</w:t>
      </w:r>
      <w:r w:rsidR="00043D1E" w:rsidRPr="00B7685A">
        <w:rPr>
          <w:rFonts w:cs="Times New Roman"/>
          <w:rtl/>
        </w:rPr>
        <w:t xml:space="preserve"> </w:t>
      </w:r>
      <w:r w:rsidR="001C5A04">
        <w:rPr>
          <w:rFonts w:cs="Times New Roman" w:hint="eastAsia"/>
          <w:rtl/>
        </w:rPr>
        <w:t>מוזיקה</w:t>
      </w:r>
      <w:r w:rsidR="001C2C26" w:rsidRPr="00B7685A">
        <w:rPr>
          <w:rFonts w:cs="Times New Roman"/>
          <w:rtl/>
        </w:rPr>
        <w:t>,</w:t>
      </w:r>
      <w:r w:rsidR="00043D1E" w:rsidRPr="00B7685A">
        <w:rPr>
          <w:rFonts w:cs="Times New Roman"/>
          <w:rtl/>
        </w:rPr>
        <w:t xml:space="preserve"> ו</w:t>
      </w:r>
      <w:r w:rsidR="009D0F36">
        <w:rPr>
          <w:rFonts w:cs="Times New Roman" w:hint="cs"/>
          <w:rtl/>
        </w:rPr>
        <w:t xml:space="preserve">אילו </w:t>
      </w:r>
      <w:r w:rsidR="00DC427E" w:rsidRPr="00DC427E">
        <w:rPr>
          <w:rFonts w:cs="Times New Roman"/>
          <w:rtl/>
        </w:rPr>
        <w:lastRenderedPageBreak/>
        <w:t>בחירה ב</w:t>
      </w:r>
      <w:r w:rsidR="00043D1E" w:rsidRPr="00B7685A">
        <w:rPr>
          <w:rFonts w:cs="Times New Roman"/>
          <w:rtl/>
        </w:rPr>
        <w:t xml:space="preserve">ספרות </w:t>
      </w:r>
      <w:r w:rsidR="00FB19AC" w:rsidRPr="00B7685A">
        <w:rPr>
          <w:rFonts w:cs="Times New Roman" w:hint="eastAsia"/>
          <w:rtl/>
        </w:rPr>
        <w:t>משמעה</w:t>
      </w:r>
      <w:r w:rsidR="00FB19AC" w:rsidRPr="00B7685A">
        <w:rPr>
          <w:rFonts w:cs="Times New Roman"/>
          <w:rtl/>
        </w:rPr>
        <w:t xml:space="preserve"> </w:t>
      </w:r>
      <w:r w:rsidR="00FB19AC" w:rsidRPr="00B7685A">
        <w:rPr>
          <w:rFonts w:cs="Times New Roman" w:hint="eastAsia"/>
          <w:rtl/>
        </w:rPr>
        <w:t>צלילה</w:t>
      </w:r>
      <w:r w:rsidR="00FB19AC" w:rsidRPr="00B7685A">
        <w:rPr>
          <w:rFonts w:cs="Times New Roman"/>
          <w:rtl/>
        </w:rPr>
        <w:t xml:space="preserve"> </w:t>
      </w:r>
      <w:r w:rsidR="00FB19AC" w:rsidRPr="00B7685A">
        <w:rPr>
          <w:rFonts w:cs="Times New Roman" w:hint="eastAsia"/>
          <w:rtl/>
        </w:rPr>
        <w:t>מעמיקה</w:t>
      </w:r>
      <w:r w:rsidR="00FB19AC" w:rsidRPr="00B7685A">
        <w:rPr>
          <w:rFonts w:cs="Times New Roman"/>
          <w:rtl/>
        </w:rPr>
        <w:t xml:space="preserve"> </w:t>
      </w:r>
      <w:r w:rsidR="00FB19AC" w:rsidRPr="00B7685A">
        <w:rPr>
          <w:rFonts w:cs="Times New Roman" w:hint="eastAsia"/>
          <w:rtl/>
        </w:rPr>
        <w:t>עד</w:t>
      </w:r>
      <w:r w:rsidR="00FB19AC" w:rsidRPr="00B7685A">
        <w:rPr>
          <w:rFonts w:cs="Times New Roman"/>
          <w:rtl/>
        </w:rPr>
        <w:t xml:space="preserve"> </w:t>
      </w:r>
      <w:r w:rsidR="00FB19AC" w:rsidRPr="00B7685A">
        <w:rPr>
          <w:rFonts w:cs="Times New Roman" w:hint="eastAsia"/>
          <w:rtl/>
        </w:rPr>
        <w:t>ל</w:t>
      </w:r>
      <w:r w:rsidR="001C2C26" w:rsidRPr="00B7685A">
        <w:rPr>
          <w:rFonts w:cs="Times New Roman" w:hint="eastAsia"/>
          <w:rtl/>
        </w:rPr>
        <w:t>קצה</w:t>
      </w:r>
      <w:r w:rsidR="001C2C26" w:rsidRPr="00B7685A">
        <w:rPr>
          <w:rFonts w:cs="Times New Roman"/>
          <w:rtl/>
        </w:rPr>
        <w:t xml:space="preserve"> </w:t>
      </w:r>
      <w:r w:rsidR="00FB19AC" w:rsidRPr="00B7685A">
        <w:rPr>
          <w:rFonts w:cs="Times New Roman" w:hint="eastAsia"/>
          <w:rtl/>
        </w:rPr>
        <w:t>גבול</w:t>
      </w:r>
      <w:r w:rsidR="001C2C26" w:rsidRPr="00B7685A">
        <w:rPr>
          <w:rFonts w:cs="Times New Roman" w:hint="eastAsia"/>
          <w:rtl/>
        </w:rPr>
        <w:t>ות</w:t>
      </w:r>
      <w:r w:rsidR="001C2C26" w:rsidRPr="00B7685A">
        <w:rPr>
          <w:rFonts w:cs="Times New Roman"/>
          <w:rtl/>
        </w:rPr>
        <w:t xml:space="preserve"> שפת </w:t>
      </w:r>
      <w:r w:rsidR="00FB19AC" w:rsidRPr="00B7685A">
        <w:rPr>
          <w:rFonts w:cs="Times New Roman" w:hint="eastAsia"/>
          <w:rtl/>
        </w:rPr>
        <w:t>הגמרא</w:t>
      </w:r>
      <w:r w:rsidR="00FB19AC" w:rsidRPr="00B7685A">
        <w:rPr>
          <w:rFonts w:cs="Times New Roman"/>
          <w:rtl/>
        </w:rPr>
        <w:t xml:space="preserve">, המשנה </w:t>
      </w:r>
      <w:r w:rsidR="001C2C26" w:rsidRPr="00B7685A">
        <w:rPr>
          <w:rFonts w:cs="Times New Roman" w:hint="eastAsia"/>
          <w:rtl/>
        </w:rPr>
        <w:t>ו</w:t>
      </w:r>
      <w:r w:rsidR="005129A9" w:rsidRPr="005129A9">
        <w:rPr>
          <w:rFonts w:cs="Times New Roman"/>
          <w:rtl/>
        </w:rPr>
        <w:t>מן הסתם</w:t>
      </w:r>
      <w:r w:rsidR="001C2C26" w:rsidRPr="00B7685A">
        <w:rPr>
          <w:rFonts w:cs="Times New Roman"/>
          <w:rtl/>
        </w:rPr>
        <w:t xml:space="preserve"> </w:t>
      </w:r>
      <w:r w:rsidR="001C2C26" w:rsidRPr="00B7685A">
        <w:rPr>
          <w:rFonts w:cs="Times New Roman" w:hint="eastAsia"/>
          <w:rtl/>
        </w:rPr>
        <w:t>גם</w:t>
      </w:r>
      <w:r w:rsidR="001C2C26" w:rsidRPr="00B7685A">
        <w:rPr>
          <w:rFonts w:cs="Times New Roman"/>
          <w:rtl/>
        </w:rPr>
        <w:t xml:space="preserve"> </w:t>
      </w:r>
      <w:r w:rsidR="001C2C26" w:rsidRPr="00B7685A">
        <w:rPr>
          <w:rFonts w:cs="Times New Roman" w:hint="eastAsia"/>
          <w:rtl/>
        </w:rPr>
        <w:t>תקופת</w:t>
      </w:r>
      <w:r w:rsidR="001C2C26" w:rsidRPr="00B7685A">
        <w:rPr>
          <w:rFonts w:cs="Times New Roman"/>
          <w:rtl/>
        </w:rPr>
        <w:t xml:space="preserve"> </w:t>
      </w:r>
      <w:r w:rsidR="001C2C26" w:rsidRPr="00B7685A">
        <w:rPr>
          <w:rFonts w:cs="Times New Roman" w:hint="eastAsia"/>
          <w:rtl/>
        </w:rPr>
        <w:t>ההשכלה</w:t>
      </w:r>
      <w:r w:rsidR="009D0F36">
        <w:rPr>
          <w:rFonts w:cs="Times New Roman" w:hint="cs"/>
          <w:rtl/>
        </w:rPr>
        <w:t>,</w:t>
      </w:r>
      <w:r w:rsidR="00FB19AC" w:rsidRPr="00B7685A">
        <w:rPr>
          <w:rFonts w:cs="Times New Roman"/>
          <w:rtl/>
        </w:rPr>
        <w:t xml:space="preserve"> </w:t>
      </w:r>
      <w:r w:rsidR="009D0F36" w:rsidRPr="00B7685A">
        <w:rPr>
          <w:rFonts w:cs="Times New Roman"/>
          <w:rtl/>
        </w:rPr>
        <w:t xml:space="preserve">דוכא </w:t>
      </w:r>
      <w:r w:rsidR="006374C3">
        <w:rPr>
          <w:rFonts w:cs="Times New Roman" w:hint="cs"/>
          <w:rtl/>
        </w:rPr>
        <w:t xml:space="preserve">אלכס </w:t>
      </w:r>
      <w:r w:rsidR="00FB19AC" w:rsidRPr="00B7685A">
        <w:rPr>
          <w:rFonts w:cs="Times New Roman"/>
          <w:rtl/>
        </w:rPr>
        <w:t>עד עפר ולא ה</w:t>
      </w:r>
      <w:r w:rsidR="00740F16">
        <w:rPr>
          <w:rFonts w:cs="Times New Roman" w:hint="cs"/>
          <w:rtl/>
        </w:rPr>
        <w:t>תעניין ב</w:t>
      </w:r>
      <w:r w:rsidR="00FB19AC" w:rsidRPr="00B7685A">
        <w:rPr>
          <w:rFonts w:cs="Times New Roman"/>
          <w:rtl/>
        </w:rPr>
        <w:t>דבר חוץ מ</w:t>
      </w:r>
      <w:r w:rsidR="00993C90">
        <w:rPr>
          <w:rFonts w:cs="Times New Roman" w:hint="cs"/>
          <w:rtl/>
        </w:rPr>
        <w:t>דרכי</w:t>
      </w:r>
      <w:r w:rsidR="00FB19AC" w:rsidRPr="00B7685A">
        <w:rPr>
          <w:rFonts w:cs="Times New Roman"/>
          <w:rtl/>
        </w:rPr>
        <w:t xml:space="preserve"> החיבור לאינטרנט.</w:t>
      </w:r>
    </w:p>
    <w:p w14:paraId="3B4D9509" w14:textId="0554EDEF" w:rsidR="00C36A1D" w:rsidRDefault="00C36A1D" w:rsidP="00444448">
      <w:pPr>
        <w:rPr>
          <w:rFonts w:cs="Times New Roman"/>
          <w:rtl/>
        </w:rPr>
      </w:pPr>
      <w:r>
        <w:rPr>
          <w:rFonts w:cs="Times New Roman" w:hint="cs"/>
          <w:rtl/>
        </w:rPr>
        <w:t>[</w:t>
      </w:r>
      <w:hyperlink r:id="rId196" w:anchor="%D7%AA%D7%A7%D7%A9%D7%95%D7%A8%D7%AA_%D7%A1%D7%9C%D7%95%D7%9C%D7%A8%D7%99%D7%AA_%D7%91%D7%99%D7%A9%D7%A8%D7%90%D7%9C" w:history="1">
        <w:r w:rsidRPr="00C36A1D">
          <w:rPr>
            <w:rStyle w:val="Hyperlink"/>
            <w:rFonts w:cs="Times New Roman" w:hint="cs"/>
            <w:rtl/>
          </w:rPr>
          <w:t>טלפון סללולרי בישראל</w:t>
        </w:r>
      </w:hyperlink>
      <w:r>
        <w:rPr>
          <w:rFonts w:cs="Times New Roman" w:hint="cs"/>
          <w:rtl/>
        </w:rPr>
        <w:t xml:space="preserve">: </w:t>
      </w:r>
      <w:r w:rsidRPr="00C36A1D">
        <w:rPr>
          <w:rFonts w:cs="Times New Roman"/>
          <w:rtl/>
        </w:rPr>
        <w:t>בישראל הייתה פלאפון החברה הראשונה שהציעה את השירות כבר ב-1986, סלקום החלה לפעול ב-1994, ופרטנר תקשורת (הידועה במותג "אורנג'") ב-1998.</w:t>
      </w:r>
      <w:r>
        <w:rPr>
          <w:rFonts w:cs="Times New Roman" w:hint="cs"/>
          <w:rtl/>
        </w:rPr>
        <w:t>]</w:t>
      </w:r>
    </w:p>
    <w:p w14:paraId="00E133CE" w14:textId="454A3D1E" w:rsidR="005129A9" w:rsidRDefault="005129A9" w:rsidP="001C2C26">
      <w:pPr>
        <w:rPr>
          <w:rtl/>
        </w:rPr>
      </w:pPr>
      <w:r w:rsidRPr="005129A9">
        <w:rPr>
          <w:rFonts w:cs="Times New Roman"/>
          <w:rtl/>
        </w:rPr>
        <w:t xml:space="preserve">בבוקר המחרת לא נותר שיור </w:t>
      </w:r>
      <w:r w:rsidR="00B441F6">
        <w:rPr>
          <w:rFonts w:cs="Times New Roman" w:hint="cs"/>
          <w:rtl/>
        </w:rPr>
        <w:t>מ</w:t>
      </w:r>
      <w:r w:rsidRPr="005129A9">
        <w:rPr>
          <w:rFonts w:cs="Times New Roman"/>
          <w:rtl/>
        </w:rPr>
        <w:t xml:space="preserve">אנגליה בקיבתם של האחים ולא שריד </w:t>
      </w:r>
      <w:r w:rsidR="00B441F6">
        <w:rPr>
          <w:rFonts w:cs="Times New Roman" w:hint="cs"/>
          <w:rtl/>
        </w:rPr>
        <w:t>מה</w:t>
      </w:r>
      <w:r w:rsidRPr="005129A9">
        <w:rPr>
          <w:rFonts w:cs="Times New Roman"/>
          <w:rtl/>
        </w:rPr>
        <w:t>בוץ ו</w:t>
      </w:r>
      <w:r w:rsidR="00B441F6">
        <w:rPr>
          <w:rFonts w:cs="Times New Roman" w:hint="cs"/>
          <w:rtl/>
        </w:rPr>
        <w:t>ה</w:t>
      </w:r>
      <w:r w:rsidRPr="005129A9">
        <w:rPr>
          <w:rFonts w:cs="Times New Roman"/>
          <w:rtl/>
        </w:rPr>
        <w:t>גשם שליוו אותם לשדה התעופה בלונדון –</w:t>
      </w:r>
      <w:r w:rsidR="00483BB1">
        <w:rPr>
          <w:rFonts w:cs="Times New Roman"/>
          <w:rtl/>
        </w:rPr>
        <w:t xml:space="preserve"> הכול </w:t>
      </w:r>
      <w:r w:rsidRPr="005129A9">
        <w:rPr>
          <w:rFonts w:cs="Times New Roman"/>
          <w:rtl/>
        </w:rPr>
        <w:t>נשטף מהם, נפלט או הופרש.</w:t>
      </w:r>
      <w:r w:rsidR="00E60AC3">
        <w:rPr>
          <w:rFonts w:hint="cs"/>
          <w:rtl/>
        </w:rPr>
        <w:t xml:space="preserve"> </w:t>
      </w:r>
    </w:p>
    <w:p w14:paraId="7BA0711F" w14:textId="1D786BB3" w:rsidR="001C2C26" w:rsidRDefault="001C2C26" w:rsidP="001C2C26">
      <w:pPr>
        <w:rPr>
          <w:rtl/>
        </w:rPr>
      </w:pPr>
      <w:r>
        <w:rPr>
          <w:rFonts w:hint="cs"/>
          <w:rtl/>
        </w:rPr>
        <w:t xml:space="preserve">ככל אדם </w:t>
      </w:r>
      <w:r w:rsidR="000C7A1A">
        <w:rPr>
          <w:rFonts w:hint="cs"/>
          <w:rtl/>
        </w:rPr>
        <w:t>ה</w:t>
      </w:r>
      <w:r>
        <w:rPr>
          <w:rFonts w:hint="cs"/>
          <w:rtl/>
        </w:rPr>
        <w:t xml:space="preserve">מגיע לישראל, צומצמה תזונתם </w:t>
      </w:r>
      <w:r w:rsidR="007F097C" w:rsidRPr="007F097C">
        <w:rPr>
          <w:rFonts w:cs="Times New Roman"/>
          <w:rtl/>
        </w:rPr>
        <w:t>באחת ו</w:t>
      </w:r>
      <w:r>
        <w:rPr>
          <w:rFonts w:hint="cs"/>
          <w:rtl/>
        </w:rPr>
        <w:t xml:space="preserve">ללא ידיעתם </w:t>
      </w:r>
      <w:r w:rsidR="007641E0">
        <w:rPr>
          <w:rFonts w:hint="cs"/>
          <w:rtl/>
        </w:rPr>
        <w:t>[</w:t>
      </w:r>
      <w:r>
        <w:rPr>
          <w:rFonts w:hint="cs"/>
          <w:rtl/>
        </w:rPr>
        <w:t>ובלי שהיו מודעים לכך</w:t>
      </w:r>
      <w:r w:rsidR="007641E0">
        <w:rPr>
          <w:rFonts w:hint="cs"/>
          <w:rtl/>
        </w:rPr>
        <w:t>]</w:t>
      </w:r>
      <w:r>
        <w:rPr>
          <w:rFonts w:hint="cs"/>
          <w:rtl/>
        </w:rPr>
        <w:t xml:space="preserve"> רק למאכלים כשרים ללא חשש טבל</w:t>
      </w:r>
      <w:r w:rsidRPr="008B0133">
        <w:rPr>
          <w:rFonts w:hint="cs"/>
          <w:rtl/>
        </w:rPr>
        <w:t xml:space="preserve"> </w:t>
      </w:r>
      <w:r>
        <w:rPr>
          <w:rFonts w:hint="cs"/>
          <w:rtl/>
        </w:rPr>
        <w:t>ושביעית (ולעיתים אף ע</w:t>
      </w:r>
      <w:r w:rsidR="00B441F6">
        <w:rPr>
          <w:rFonts w:hint="cs"/>
          <w:rtl/>
        </w:rPr>
        <w:t>ו</w:t>
      </w:r>
      <w:r>
        <w:rPr>
          <w:rFonts w:hint="cs"/>
          <w:rtl/>
        </w:rPr>
        <w:t>רלה), כשרים בהכשר הרבנות או מהדרין (</w:t>
      </w:r>
      <w:r w:rsidR="004C3F7C">
        <w:rPr>
          <w:rFonts w:hint="cs"/>
          <w:rtl/>
        </w:rPr>
        <w:t>ו</w:t>
      </w:r>
      <w:r>
        <w:rPr>
          <w:rFonts w:hint="cs"/>
          <w:rtl/>
        </w:rPr>
        <w:t>אם מזלם שפר עליהם</w:t>
      </w:r>
      <w:r w:rsidR="004C3F7C">
        <w:rPr>
          <w:rFonts w:hint="cs"/>
          <w:rtl/>
        </w:rPr>
        <w:t xml:space="preserve"> </w:t>
      </w:r>
      <w:r w:rsidR="004C3F7C">
        <w:rPr>
          <w:rtl/>
        </w:rPr>
        <w:t>–</w:t>
      </w:r>
      <w:r>
        <w:rPr>
          <w:rFonts w:hint="cs"/>
          <w:rtl/>
        </w:rPr>
        <w:t xml:space="preserve"> למהדרין מן המהדרין) בפיקוח רבני הקהילות או חוג חת"ם סופר, וכשרים לאוכלי חלב נ</w:t>
      </w:r>
      <w:r w:rsidR="00B441F6">
        <w:rPr>
          <w:rFonts w:hint="cs"/>
          <w:rtl/>
        </w:rPr>
        <w:t>ו</w:t>
      </w:r>
      <w:r>
        <w:rPr>
          <w:rFonts w:hint="cs"/>
          <w:rtl/>
        </w:rPr>
        <w:t xml:space="preserve">כרי (או לחלופין, פרווה) ואף בד"צ ירושלם של העדה החרדית, אך לא </w:t>
      </w:r>
      <w:r w:rsidR="007F097C" w:rsidRPr="007F097C">
        <w:rPr>
          <w:rFonts w:cs="Times New Roman"/>
          <w:rtl/>
        </w:rPr>
        <w:t>כאלו היו בהכרח</w:t>
      </w:r>
      <w:r w:rsidR="007F097C">
        <w:rPr>
          <w:rFonts w:cs="Times New Roman" w:hint="cs"/>
          <w:rtl/>
        </w:rPr>
        <w:t xml:space="preserve"> </w:t>
      </w:r>
      <w:r>
        <w:rPr>
          <w:rFonts w:hint="cs"/>
          <w:rtl/>
        </w:rPr>
        <w:t xml:space="preserve">ה[קומבינציות]שילובים האקזוטיים שהאחים הרכיבו. [ </w:t>
      </w:r>
      <w:r>
        <w:rPr>
          <w:rtl/>
        </w:rPr>
        <w:t>–</w:t>
      </w:r>
      <w:r>
        <w:rPr>
          <w:rFonts w:hint="cs"/>
          <w:rtl/>
        </w:rPr>
        <w:t xml:space="preserve"> כלומר הם היו לא כשרים]</w:t>
      </w:r>
    </w:p>
    <w:p w14:paraId="60ADC4F2" w14:textId="0AA0637A" w:rsidR="001C2C26" w:rsidRDefault="009D0F36" w:rsidP="009D0F36">
      <w:pPr>
        <w:rPr>
          <w:rtl/>
        </w:rPr>
      </w:pPr>
      <w:r>
        <w:rPr>
          <w:rFonts w:hint="cs"/>
          <w:rtl/>
        </w:rPr>
        <w:t>[</w:t>
      </w:r>
      <w:hyperlink r:id="rId197" w:history="1">
        <w:r w:rsidRPr="009D0F36">
          <w:rPr>
            <w:rStyle w:val="Hyperlink"/>
            <w:rFonts w:hint="cs"/>
            <w:rtl/>
          </w:rPr>
          <w:t>הכשר</w:t>
        </w:r>
      </w:hyperlink>
      <w:r>
        <w:rPr>
          <w:rFonts w:hint="cs"/>
          <w:rtl/>
        </w:rPr>
        <w:t xml:space="preserve"> </w:t>
      </w:r>
      <w:hyperlink r:id="rId198" w:history="1">
        <w:r w:rsidRPr="009D0F36">
          <w:rPr>
            <w:rStyle w:val="Hyperlink"/>
          </w:rPr>
          <w:t>wiki</w:t>
        </w:r>
      </w:hyperlink>
      <w:r>
        <w:rPr>
          <w:rFonts w:hint="cs"/>
          <w:rtl/>
        </w:rPr>
        <w:t>]</w:t>
      </w:r>
    </w:p>
    <w:p w14:paraId="0C0B95C5" w14:textId="1978A7EB" w:rsidR="004627AB" w:rsidRPr="00CD067C" w:rsidRDefault="00A23644" w:rsidP="005129A9">
      <w:pPr>
        <w:rPr>
          <w:rtl/>
        </w:rPr>
      </w:pPr>
      <w:r w:rsidRPr="00A23644">
        <w:rPr>
          <w:rFonts w:cs="Times New Roman"/>
          <w:rtl/>
        </w:rPr>
        <w:t xml:space="preserve">הקיץ עמד עדיין במלא עוזו, ומארק נסע כמעט מדי יום לקמפוס בירושלים </w:t>
      </w:r>
      <w:r w:rsidR="004C3F7C" w:rsidRPr="004C3F7C">
        <w:rPr>
          <w:rFonts w:cs="Times New Roman"/>
          <w:rtl/>
        </w:rPr>
        <w:t xml:space="preserve">כדי </w:t>
      </w:r>
      <w:r w:rsidRPr="00A23644">
        <w:rPr>
          <w:rFonts w:cs="Times New Roman"/>
          <w:rtl/>
        </w:rPr>
        <w:t>להסדיר את נושאי הרישום שנדחו באופן נפשע עד כה</w:t>
      </w:r>
      <w:r w:rsidR="007F097C" w:rsidRPr="007F097C">
        <w:rPr>
          <w:rFonts w:cs="Times New Roman"/>
          <w:rtl/>
        </w:rPr>
        <w:t xml:space="preserve"> –</w:t>
      </w:r>
      <w:r w:rsidR="004C3F7C">
        <w:rPr>
          <w:rFonts w:cs="Times New Roman" w:hint="cs"/>
          <w:rtl/>
        </w:rPr>
        <w:t xml:space="preserve"> </w:t>
      </w:r>
      <w:r w:rsidR="007F097C" w:rsidRPr="007F097C">
        <w:rPr>
          <w:rFonts w:cs="Times New Roman"/>
          <w:rtl/>
        </w:rPr>
        <w:t>לא מהזנחה חלילה</w:t>
      </w:r>
      <w:r w:rsidRPr="00A23644">
        <w:rPr>
          <w:rFonts w:cs="Times New Roman"/>
          <w:rtl/>
        </w:rPr>
        <w:t xml:space="preserve">, </w:t>
      </w:r>
      <w:r w:rsidR="007F097C">
        <w:rPr>
          <w:rFonts w:cs="Times New Roman" w:hint="cs"/>
          <w:rtl/>
        </w:rPr>
        <w:t xml:space="preserve">אלא </w:t>
      </w:r>
      <w:r w:rsidRPr="00A23644">
        <w:rPr>
          <w:rFonts w:cs="Times New Roman"/>
          <w:rtl/>
        </w:rPr>
        <w:t>כדי לאפשר את עמידתו בקריטריונים להשתתפות באולימפיאדת ה</w:t>
      </w:r>
      <w:r w:rsidR="001C5A04">
        <w:rPr>
          <w:rFonts w:cs="Times New Roman"/>
          <w:rtl/>
        </w:rPr>
        <w:t>מתמטיקה</w:t>
      </w:r>
      <w:r w:rsidRPr="00A23644">
        <w:rPr>
          <w:rFonts w:cs="Times New Roman"/>
          <w:rtl/>
        </w:rPr>
        <w:t xml:space="preserve"> הבינלאומית</w:t>
      </w:r>
      <w:r w:rsidR="007F097C" w:rsidRPr="007F097C">
        <w:rPr>
          <w:rFonts w:cs="Times New Roman"/>
          <w:rtl/>
        </w:rPr>
        <w:t>, שאסרו על המתמודדים להיות רשומים כסטודנטים במוסד אקדמי כלשהו</w:t>
      </w:r>
      <w:r w:rsidRPr="00A23644">
        <w:rPr>
          <w:rFonts w:cs="Times New Roman"/>
          <w:rtl/>
        </w:rPr>
        <w:t xml:space="preserve">. </w:t>
      </w:r>
      <w:r w:rsidR="005129A9" w:rsidRPr="005129A9">
        <w:rPr>
          <w:rFonts w:cs="Times New Roman"/>
          <w:rtl/>
        </w:rPr>
        <w:t xml:space="preserve">בביקוריו בקמפוס התוודע </w:t>
      </w:r>
      <w:r w:rsidRPr="00A23644">
        <w:rPr>
          <w:rFonts w:cs="Times New Roman"/>
          <w:rtl/>
        </w:rPr>
        <w:t>מארק לפקולטה, לסגל, לספרייה,</w:t>
      </w:r>
      <w:r w:rsidR="00BB7B0A">
        <w:rPr>
          <w:rFonts w:cs="Times New Roman"/>
          <w:rtl/>
        </w:rPr>
        <w:t xml:space="preserve"> והכול </w:t>
      </w:r>
      <w:r w:rsidRPr="00A23644">
        <w:rPr>
          <w:rFonts w:cs="Times New Roman"/>
          <w:rtl/>
        </w:rPr>
        <w:t>היה כפי שקיווה</w:t>
      </w:r>
      <w:r w:rsidR="00B441F6">
        <w:rPr>
          <w:rFonts w:cs="Times New Roman" w:hint="cs"/>
          <w:rtl/>
        </w:rPr>
        <w:t xml:space="preserve"> לו</w:t>
      </w:r>
      <w:r w:rsidRPr="00A23644">
        <w:rPr>
          <w:rFonts w:cs="Times New Roman"/>
          <w:rtl/>
        </w:rPr>
        <w:t xml:space="preserve">. אפילו הסטטוס הזמני שקיבל, 'סטודנט על תנאי', היות </w:t>
      </w:r>
      <w:r w:rsidR="00B441F6">
        <w:rPr>
          <w:rFonts w:cs="Times New Roman" w:hint="cs"/>
          <w:rtl/>
        </w:rPr>
        <w:t>ש</w:t>
      </w:r>
      <w:r w:rsidRPr="00A23644">
        <w:rPr>
          <w:rFonts w:cs="Times New Roman"/>
          <w:rtl/>
        </w:rPr>
        <w:t>עדיין לא ניגש לבחינה הפסיכומטרית, והה</w:t>
      </w:r>
      <w:r w:rsidR="00E60AC3">
        <w:rPr>
          <w:rFonts w:cs="Times New Roman" w:hint="cs"/>
          <w:rtl/>
        </w:rPr>
        <w:t>תני</w:t>
      </w:r>
      <w:r w:rsidRPr="00A23644">
        <w:rPr>
          <w:rFonts w:cs="Times New Roman"/>
          <w:rtl/>
        </w:rPr>
        <w:t xml:space="preserve">ה </w:t>
      </w:r>
      <w:r w:rsidR="00E60AC3">
        <w:rPr>
          <w:rFonts w:cs="Times New Roman" w:hint="cs"/>
          <w:rtl/>
        </w:rPr>
        <w:t>ש</w:t>
      </w:r>
      <w:r w:rsidRPr="00A23644">
        <w:rPr>
          <w:rFonts w:cs="Times New Roman"/>
          <w:rtl/>
        </w:rPr>
        <w:t>ייאלץ ללמוד בתיכון עד להסדרת הת</w:t>
      </w:r>
      <w:r w:rsidR="00E60AC3">
        <w:rPr>
          <w:rFonts w:cs="Times New Roman" w:hint="cs"/>
          <w:rtl/>
        </w:rPr>
        <w:t>ס</w:t>
      </w:r>
      <w:r w:rsidRPr="00A23644">
        <w:rPr>
          <w:rFonts w:cs="Times New Roman"/>
          <w:rtl/>
        </w:rPr>
        <w:t>בוכ</w:t>
      </w:r>
      <w:r w:rsidR="005129A9">
        <w:rPr>
          <w:rFonts w:cs="Times New Roman" w:hint="cs"/>
          <w:rtl/>
        </w:rPr>
        <w:t>ו</w:t>
      </w:r>
      <w:r w:rsidRPr="00A23644">
        <w:rPr>
          <w:rFonts w:cs="Times New Roman"/>
          <w:rtl/>
        </w:rPr>
        <w:t>ת</w:t>
      </w:r>
      <w:r w:rsidR="005129A9" w:rsidRPr="005129A9">
        <w:rPr>
          <w:rFonts w:cs="Times New Roman"/>
          <w:rtl/>
        </w:rPr>
        <w:t xml:space="preserve"> הבירוקרטיות</w:t>
      </w:r>
      <w:r w:rsidRPr="00A23644">
        <w:rPr>
          <w:rFonts w:cs="Times New Roman"/>
          <w:rtl/>
        </w:rPr>
        <w:t>, לא העיב</w:t>
      </w:r>
      <w:r w:rsidR="00E60AC3">
        <w:rPr>
          <w:rFonts w:cs="Times New Roman" w:hint="cs"/>
          <w:rtl/>
        </w:rPr>
        <w:t>ו</w:t>
      </w:r>
      <w:r w:rsidRPr="00A23644">
        <w:rPr>
          <w:rFonts w:cs="Times New Roman"/>
          <w:rtl/>
        </w:rPr>
        <w:t xml:space="preserve"> על מצב רוחו. </w:t>
      </w:r>
      <w:r w:rsidR="004A4CE7">
        <w:rPr>
          <w:rtl/>
        </w:rPr>
        <w:t>ה</w:t>
      </w:r>
      <w:r w:rsidR="004C59E0">
        <w:rPr>
          <w:rtl/>
        </w:rPr>
        <w:t>אוויר</w:t>
      </w:r>
      <w:r w:rsidR="004A4CE7">
        <w:rPr>
          <w:rtl/>
        </w:rPr>
        <w:t xml:space="preserve"> הלבן של הקיץ ותכול</w:t>
      </w:r>
      <w:r w:rsidR="004A4CE7">
        <w:rPr>
          <w:rFonts w:hint="cs"/>
          <w:rtl/>
        </w:rPr>
        <w:t xml:space="preserve"> </w:t>
      </w:r>
      <w:r w:rsidR="004627AB" w:rsidRPr="00CD067C">
        <w:rPr>
          <w:rtl/>
        </w:rPr>
        <w:t>ה</w:t>
      </w:r>
      <w:r w:rsidR="00EE553A">
        <w:rPr>
          <w:rtl/>
        </w:rPr>
        <w:t>שמיים</w:t>
      </w:r>
      <w:r w:rsidR="00796CEC">
        <w:rPr>
          <w:rFonts w:hint="cs"/>
          <w:rtl/>
        </w:rPr>
        <w:t xml:space="preserve"> וה</w:t>
      </w:r>
      <w:r w:rsidR="007F097C" w:rsidRPr="007F097C">
        <w:rPr>
          <w:rFonts w:cs="Times New Roman"/>
          <w:rtl/>
        </w:rPr>
        <w:t>אור היוקד,</w:t>
      </w:r>
      <w:r w:rsidR="004627AB" w:rsidRPr="00CD067C">
        <w:rPr>
          <w:rtl/>
        </w:rPr>
        <w:t xml:space="preserve"> הבהיר</w:t>
      </w:r>
      <w:r w:rsidR="00B441F6">
        <w:rPr>
          <w:rFonts w:hint="cs"/>
          <w:rtl/>
        </w:rPr>
        <w:t>,</w:t>
      </w:r>
      <w:r w:rsidR="004627AB" w:rsidRPr="00CD067C">
        <w:rPr>
          <w:rtl/>
        </w:rPr>
        <w:t xml:space="preserve"> הלמו במארק פעם אחר פעם, גופו האירופי </w:t>
      </w:r>
      <w:r w:rsidR="00796CEC">
        <w:rPr>
          <w:rFonts w:hint="cs"/>
          <w:rtl/>
        </w:rPr>
        <w:t>ה</w:t>
      </w:r>
      <w:r w:rsidR="004627AB" w:rsidRPr="00CD067C">
        <w:rPr>
          <w:rtl/>
        </w:rPr>
        <w:t>תכוו</w:t>
      </w:r>
      <w:r w:rsidR="007F097C">
        <w:rPr>
          <w:rFonts w:hint="cs"/>
          <w:rtl/>
        </w:rPr>
        <w:t>ץ</w:t>
      </w:r>
      <w:r w:rsidR="004627AB" w:rsidRPr="00CD067C">
        <w:rPr>
          <w:rtl/>
        </w:rPr>
        <w:t xml:space="preserve"> </w:t>
      </w:r>
      <w:r w:rsidR="007F097C">
        <w:rPr>
          <w:rFonts w:hint="cs"/>
          <w:rtl/>
        </w:rPr>
        <w:t xml:space="preserve">בכל נשימה </w:t>
      </w:r>
      <w:r w:rsidR="004627AB" w:rsidRPr="00CD067C">
        <w:rPr>
          <w:rtl/>
        </w:rPr>
        <w:t>ו</w:t>
      </w:r>
      <w:r w:rsidR="00796CEC">
        <w:rPr>
          <w:rFonts w:hint="cs"/>
          <w:rtl/>
        </w:rPr>
        <w:t>ה</w:t>
      </w:r>
      <w:r w:rsidR="004627AB" w:rsidRPr="00CD067C">
        <w:rPr>
          <w:rtl/>
        </w:rPr>
        <w:t xml:space="preserve">תרחב, </w:t>
      </w:r>
      <w:r w:rsidR="0005693D">
        <w:rPr>
          <w:rFonts w:hint="cs"/>
          <w:rtl/>
        </w:rPr>
        <w:t xml:space="preserve">הוא </w:t>
      </w:r>
      <w:r w:rsidR="004627AB" w:rsidRPr="00CD067C">
        <w:rPr>
          <w:rtl/>
        </w:rPr>
        <w:t xml:space="preserve">עצם את עיניו </w:t>
      </w:r>
      <w:r w:rsidR="0031479E">
        <w:rPr>
          <w:rFonts w:hint="cs"/>
          <w:rtl/>
        </w:rPr>
        <w:t xml:space="preserve">וראה </w:t>
      </w:r>
      <w:r w:rsidR="004627AB" w:rsidRPr="00CD067C">
        <w:rPr>
          <w:rtl/>
        </w:rPr>
        <w:t>ורוד, פקח אותן ו</w:t>
      </w:r>
      <w:r w:rsidR="0031479E">
        <w:rPr>
          <w:rFonts w:hint="cs"/>
          <w:rtl/>
        </w:rPr>
        <w:t>ה</w:t>
      </w:r>
      <w:r w:rsidR="004627AB" w:rsidRPr="00CD067C">
        <w:rPr>
          <w:rtl/>
        </w:rPr>
        <w:t xml:space="preserve">סתנוור. הוא נשם מלוא ריאותיו את האבק העולה מהאדמה הצחיחה, את הקוצים ואת אדי האספלט המתבשל בחומו של הקיץ, טיפת זיעה מלוחה </w:t>
      </w:r>
      <w:r w:rsidR="003A7AE1">
        <w:rPr>
          <w:rFonts w:hint="cs"/>
          <w:rtl/>
        </w:rPr>
        <w:t>ה</w:t>
      </w:r>
      <w:r w:rsidR="004627AB" w:rsidRPr="00CD067C">
        <w:rPr>
          <w:rtl/>
        </w:rPr>
        <w:t>תגלגל</w:t>
      </w:r>
      <w:r w:rsidR="003A7AE1">
        <w:rPr>
          <w:rFonts w:hint="cs"/>
          <w:rtl/>
        </w:rPr>
        <w:t>ה</w:t>
      </w:r>
      <w:r w:rsidR="004627AB" w:rsidRPr="00CD067C">
        <w:rPr>
          <w:rtl/>
        </w:rPr>
        <w:t xml:space="preserve"> על לחיו</w:t>
      </w:r>
      <w:r w:rsidR="003A7AE1">
        <w:rPr>
          <w:rFonts w:hint="cs"/>
          <w:rtl/>
        </w:rPr>
        <w:t>.</w:t>
      </w:r>
      <w:r w:rsidR="004627AB" w:rsidRPr="00CD067C">
        <w:rPr>
          <w:rtl/>
        </w:rPr>
        <w:t xml:space="preserve"> הוא הגיע הביתה.</w:t>
      </w:r>
    </w:p>
    <w:p w14:paraId="337D643C" w14:textId="43D8FD32" w:rsidR="004627AB" w:rsidRPr="00CD067C" w:rsidRDefault="004627AB" w:rsidP="004A4CE7">
      <w:pPr>
        <w:rPr>
          <w:rtl/>
        </w:rPr>
      </w:pPr>
      <w:r w:rsidRPr="00CD067C">
        <w:rPr>
          <w:rtl/>
        </w:rPr>
        <w:t xml:space="preserve">אבל לא </w:t>
      </w:r>
      <w:r w:rsidR="00B057D5">
        <w:rPr>
          <w:rFonts w:hint="cs"/>
          <w:rtl/>
        </w:rPr>
        <w:t xml:space="preserve">כן </w:t>
      </w:r>
      <w:r w:rsidRPr="00CD067C">
        <w:rPr>
          <w:rtl/>
        </w:rPr>
        <w:t>אלכס. אלכס התגעגע לאנגליה בכל נפשו. לעצי ה</w:t>
      </w:r>
      <w:r w:rsidR="00483C97">
        <w:rPr>
          <w:rFonts w:hint="cs"/>
          <w:rtl/>
        </w:rPr>
        <w:t>דולב</w:t>
      </w:r>
      <w:r w:rsidR="004A4CE7">
        <w:rPr>
          <w:rFonts w:hint="cs"/>
          <w:rtl/>
        </w:rPr>
        <w:t xml:space="preserve"> </w:t>
      </w:r>
      <w:r w:rsidR="00483C97">
        <w:rPr>
          <w:rFonts w:hint="cs"/>
          <w:rtl/>
        </w:rPr>
        <w:t>[</w:t>
      </w:r>
      <w:r w:rsidRPr="00CD067C">
        <w:t>London Plane</w:t>
      </w:r>
      <w:r w:rsidR="00483C97">
        <w:rPr>
          <w:rFonts w:hint="cs"/>
          <w:rtl/>
        </w:rPr>
        <w:t>]</w:t>
      </w:r>
      <w:r w:rsidRPr="00CD067C">
        <w:rPr>
          <w:rtl/>
        </w:rPr>
        <w:t xml:space="preserve"> </w:t>
      </w:r>
      <w:r w:rsidRPr="00CD067C">
        <w:rPr>
          <w:rFonts w:hint="cs"/>
          <w:rtl/>
        </w:rPr>
        <w:t>מנומר</w:t>
      </w:r>
      <w:r w:rsidR="004A4CE7">
        <w:rPr>
          <w:rFonts w:hint="cs"/>
          <w:rtl/>
        </w:rPr>
        <w:t>י הגזע</w:t>
      </w:r>
      <w:r w:rsidRPr="00CD067C">
        <w:rPr>
          <w:rtl/>
        </w:rPr>
        <w:t xml:space="preserve">, </w:t>
      </w:r>
      <w:r w:rsidR="00483C97">
        <w:rPr>
          <w:rFonts w:hint="cs"/>
          <w:rtl/>
        </w:rPr>
        <w:t xml:space="preserve">לעשבים המבצבצים מכל סדק, </w:t>
      </w:r>
      <w:r w:rsidRPr="00CD067C">
        <w:rPr>
          <w:rtl/>
        </w:rPr>
        <w:t xml:space="preserve">לאור </w:t>
      </w:r>
      <w:r w:rsidR="000277E3">
        <w:rPr>
          <w:rFonts w:hint="cs"/>
          <w:rtl/>
        </w:rPr>
        <w:t xml:space="preserve">[עוד תיאור] </w:t>
      </w:r>
      <w:r w:rsidRPr="00CD067C">
        <w:rPr>
          <w:rtl/>
        </w:rPr>
        <w:t>ה</w:t>
      </w:r>
      <w:r w:rsidRPr="00CD067C">
        <w:rPr>
          <w:rFonts w:hint="cs"/>
          <w:rtl/>
        </w:rPr>
        <w:t>מעומעם</w:t>
      </w:r>
      <w:r w:rsidRPr="00CD067C">
        <w:rPr>
          <w:rtl/>
        </w:rPr>
        <w:t xml:space="preserve">. </w:t>
      </w:r>
      <w:r w:rsidR="003751A7">
        <w:rPr>
          <w:rFonts w:hint="cs"/>
          <w:rtl/>
        </w:rPr>
        <w:t>אפילו האדמומיות ה</w:t>
      </w:r>
      <w:r w:rsidR="00483C97">
        <w:rPr>
          <w:rFonts w:hint="cs"/>
          <w:rtl/>
        </w:rPr>
        <w:t xml:space="preserve">משולהבת </w:t>
      </w:r>
      <w:r w:rsidR="003751A7">
        <w:rPr>
          <w:rFonts w:hint="cs"/>
          <w:rtl/>
        </w:rPr>
        <w:t>שעטה הדרקון דעכה</w:t>
      </w:r>
      <w:r w:rsidR="00D43BFE">
        <w:rPr>
          <w:rFonts w:hint="cs"/>
          <w:rtl/>
        </w:rPr>
        <w:t xml:space="preserve"> ככל שה</w:t>
      </w:r>
      <w:r w:rsidR="00807EFE">
        <w:rPr>
          <w:rFonts w:hint="cs"/>
          <w:rtl/>
        </w:rPr>
        <w:t>ִ</w:t>
      </w:r>
      <w:r w:rsidR="00D43BFE">
        <w:rPr>
          <w:rFonts w:hint="cs"/>
          <w:rtl/>
        </w:rPr>
        <w:t>ס</w:t>
      </w:r>
      <w:r w:rsidR="00807EFE">
        <w:rPr>
          <w:rFonts w:hint="cs"/>
          <w:rtl/>
        </w:rPr>
        <w:t>ְ</w:t>
      </w:r>
      <w:r w:rsidR="00D43BFE">
        <w:rPr>
          <w:rFonts w:hint="cs"/>
          <w:rtl/>
        </w:rPr>
        <w:t>כין עם מקום משכנו הצר והצנום</w:t>
      </w:r>
      <w:r w:rsidR="00B441F6">
        <w:rPr>
          <w:rFonts w:hint="cs"/>
          <w:rtl/>
        </w:rPr>
        <w:t>,</w:t>
      </w:r>
      <w:r w:rsidR="00D43BFE">
        <w:rPr>
          <w:rFonts w:hint="cs"/>
          <w:rtl/>
        </w:rPr>
        <w:t xml:space="preserve"> </w:t>
      </w:r>
      <w:r w:rsidR="003751A7">
        <w:rPr>
          <w:rFonts w:hint="cs"/>
          <w:rtl/>
        </w:rPr>
        <w:t>ולבסוף כבתה לגמרי.</w:t>
      </w:r>
    </w:p>
    <w:p w14:paraId="6C7B1814" w14:textId="2F782463" w:rsidR="004627AB" w:rsidRPr="00CD067C" w:rsidRDefault="005714C7" w:rsidP="00FD21F7">
      <w:pPr>
        <w:rPr>
          <w:rtl/>
        </w:rPr>
      </w:pPr>
      <w:r w:rsidRPr="00B7685A">
        <w:rPr>
          <w:rFonts w:hint="eastAsia"/>
          <w:rtl/>
        </w:rPr>
        <w:t>נוסף</w:t>
      </w:r>
      <w:r w:rsidR="007A3A06" w:rsidRPr="00B7685A">
        <w:rPr>
          <w:rtl/>
        </w:rPr>
        <w:t xml:space="preserve"> </w:t>
      </w:r>
      <w:r w:rsidR="00B441F6">
        <w:rPr>
          <w:rFonts w:hint="cs"/>
          <w:rtl/>
        </w:rPr>
        <w:t>ע</w:t>
      </w:r>
      <w:r w:rsidRPr="00B7685A">
        <w:rPr>
          <w:rFonts w:hint="eastAsia"/>
          <w:rtl/>
        </w:rPr>
        <w:t>ל</w:t>
      </w:r>
      <w:r w:rsidR="00B441F6">
        <w:rPr>
          <w:rFonts w:hint="cs"/>
          <w:rtl/>
        </w:rPr>
        <w:t xml:space="preserve"> </w:t>
      </w:r>
      <w:r w:rsidR="007A3A06" w:rsidRPr="00B7685A">
        <w:rPr>
          <w:rFonts w:hint="eastAsia"/>
          <w:rtl/>
        </w:rPr>
        <w:t>שני</w:t>
      </w:r>
      <w:r w:rsidR="007A3A06" w:rsidRPr="00B7685A">
        <w:rPr>
          <w:rtl/>
        </w:rPr>
        <w:t xml:space="preserve"> </w:t>
      </w:r>
      <w:r w:rsidR="00271F95">
        <w:rPr>
          <w:rtl/>
        </w:rPr>
        <w:t>מזרנ</w:t>
      </w:r>
      <w:r w:rsidR="007A3A06" w:rsidRPr="00B7685A">
        <w:rPr>
          <w:rtl/>
        </w:rPr>
        <w:t xml:space="preserve">ים שהדודה ארגנה </w:t>
      </w:r>
      <w:r w:rsidR="00D32072">
        <w:rPr>
          <w:rFonts w:hint="cs"/>
          <w:rtl/>
        </w:rPr>
        <w:t>אי</w:t>
      </w:r>
      <w:r w:rsidR="007A3A06" w:rsidRPr="00B7685A">
        <w:rPr>
          <w:rtl/>
        </w:rPr>
        <w:t>כשהו, שאר הרהיטים</w:t>
      </w:r>
      <w:r w:rsidR="007F097C">
        <w:rPr>
          <w:rFonts w:hint="cs"/>
          <w:rtl/>
        </w:rPr>
        <w:t xml:space="preserve"> </w:t>
      </w:r>
      <w:r w:rsidR="007F097C">
        <w:rPr>
          <w:rtl/>
        </w:rPr>
        <w:t>–</w:t>
      </w:r>
      <w:r w:rsidR="007A3A06" w:rsidRPr="00B7685A">
        <w:rPr>
          <w:rtl/>
        </w:rPr>
        <w:t xml:space="preserve"> אם </w:t>
      </w:r>
      <w:r w:rsidR="00A63E9F">
        <w:rPr>
          <w:rFonts w:hint="cs"/>
          <w:rtl/>
        </w:rPr>
        <w:t>ניתן</w:t>
      </w:r>
      <w:r w:rsidR="007A3A06" w:rsidRPr="00B7685A">
        <w:rPr>
          <w:rtl/>
        </w:rPr>
        <w:t xml:space="preserve"> לכנות כך ערימת קרשים רעועה</w:t>
      </w:r>
      <w:r w:rsidR="00A63E9F">
        <w:rPr>
          <w:rFonts w:hint="cs"/>
          <w:rtl/>
        </w:rPr>
        <w:t>,</w:t>
      </w:r>
      <w:r w:rsidR="007A3A06" w:rsidRPr="00B7685A">
        <w:rPr>
          <w:rtl/>
        </w:rPr>
        <w:t xml:space="preserve"> מ</w:t>
      </w:r>
      <w:r w:rsidR="00E60AC3">
        <w:rPr>
          <w:rFonts w:hint="cs"/>
          <w:rtl/>
        </w:rPr>
        <w:t>צופ</w:t>
      </w:r>
      <w:r w:rsidR="005129A9">
        <w:rPr>
          <w:rFonts w:hint="cs"/>
          <w:rtl/>
        </w:rPr>
        <w:t>ת</w:t>
      </w:r>
      <w:r w:rsidR="007A3A06" w:rsidRPr="00B7685A">
        <w:rPr>
          <w:rtl/>
        </w:rPr>
        <w:t xml:space="preserve"> פורמייקה </w:t>
      </w:r>
      <w:r w:rsidR="005129A9">
        <w:rPr>
          <w:rFonts w:hint="cs"/>
          <w:rtl/>
        </w:rPr>
        <w:t>[</w:t>
      </w:r>
      <w:r w:rsidR="007A3A06" w:rsidRPr="00B7685A">
        <w:rPr>
          <w:rtl/>
        </w:rPr>
        <w:t>סדוקה</w:t>
      </w:r>
      <w:r w:rsidR="00A63E9F">
        <w:rPr>
          <w:rFonts w:hint="cs"/>
          <w:rtl/>
        </w:rPr>
        <w:t xml:space="preserve"> </w:t>
      </w:r>
      <w:r w:rsidR="00E60AC3">
        <w:rPr>
          <w:rFonts w:hint="cs"/>
          <w:rtl/>
        </w:rPr>
        <w:t>ו</w:t>
      </w:r>
      <w:r w:rsidR="00E60AC3" w:rsidRPr="00E60AC3">
        <w:rPr>
          <w:rFonts w:cs="Times New Roman"/>
          <w:rtl/>
        </w:rPr>
        <w:t>מקולפת</w:t>
      </w:r>
      <w:r w:rsidR="007A3A06" w:rsidRPr="00B7685A">
        <w:rPr>
          <w:rtl/>
        </w:rPr>
        <w:t xml:space="preserve">, </w:t>
      </w:r>
      <w:r w:rsidR="007A3A06" w:rsidRPr="00B7685A">
        <w:rPr>
          <w:rFonts w:hint="eastAsia"/>
          <w:rtl/>
        </w:rPr>
        <w:t>וסיבית</w:t>
      </w:r>
      <w:r w:rsidR="007A3A06" w:rsidRPr="00B7685A">
        <w:rPr>
          <w:rtl/>
        </w:rPr>
        <w:t xml:space="preserve"> </w:t>
      </w:r>
      <w:r w:rsidR="007A3A06" w:rsidRPr="00B7685A">
        <w:rPr>
          <w:rFonts w:hint="eastAsia"/>
          <w:rtl/>
        </w:rPr>
        <w:t>בציפוי</w:t>
      </w:r>
      <w:r w:rsidR="007A3A06" w:rsidRPr="00B7685A">
        <w:rPr>
          <w:rtl/>
        </w:rPr>
        <w:t xml:space="preserve"> </w:t>
      </w:r>
      <w:r w:rsidR="007A3A06" w:rsidRPr="00B7685A">
        <w:rPr>
          <w:rFonts w:hint="eastAsia"/>
          <w:rtl/>
        </w:rPr>
        <w:t>מלמין</w:t>
      </w:r>
      <w:r w:rsidR="007A3A06" w:rsidRPr="00B7685A">
        <w:rPr>
          <w:rtl/>
        </w:rPr>
        <w:t xml:space="preserve"> </w:t>
      </w:r>
      <w:r w:rsidR="007A3A06" w:rsidRPr="00B7685A">
        <w:rPr>
          <w:rFonts w:hint="eastAsia"/>
          <w:rtl/>
        </w:rPr>
        <w:t>מנופחת</w:t>
      </w:r>
      <w:r w:rsidR="007A3A06" w:rsidRPr="00B7685A">
        <w:rPr>
          <w:rtl/>
        </w:rPr>
        <w:t xml:space="preserve"> </w:t>
      </w:r>
      <w:r w:rsidR="007A3A06" w:rsidRPr="00B7685A">
        <w:rPr>
          <w:rFonts w:hint="eastAsia"/>
          <w:rtl/>
        </w:rPr>
        <w:t>מנוזלים</w:t>
      </w:r>
      <w:r w:rsidR="007A3A06" w:rsidRPr="00B7685A">
        <w:rPr>
          <w:rtl/>
        </w:rPr>
        <w:t xml:space="preserve">, </w:t>
      </w:r>
      <w:r w:rsidR="00D32072">
        <w:rPr>
          <w:rFonts w:hint="cs"/>
          <w:rtl/>
        </w:rPr>
        <w:t>בתוספת</w:t>
      </w:r>
      <w:r w:rsidR="007A3A06" w:rsidRPr="00B7685A">
        <w:rPr>
          <w:rtl/>
        </w:rPr>
        <w:t xml:space="preserve"> ספה ארוכה עם ריפוד דביק,</w:t>
      </w:r>
      <w:r w:rsidR="00A63E9F">
        <w:rPr>
          <w:rFonts w:hint="cs"/>
          <w:rtl/>
        </w:rPr>
        <w:t>]</w:t>
      </w:r>
      <w:r w:rsidR="005129A9" w:rsidRPr="005129A9">
        <w:rPr>
          <w:rtl/>
        </w:rPr>
        <w:t xml:space="preserve"> </w:t>
      </w:r>
      <w:r w:rsidR="005129A9" w:rsidRPr="00B7685A">
        <w:rPr>
          <w:rtl/>
        </w:rPr>
        <w:t>מודבקת בדבק נגרים</w:t>
      </w:r>
      <w:r w:rsidR="007F097C" w:rsidRPr="007F097C">
        <w:rPr>
          <w:rFonts w:cs="Times New Roman"/>
          <w:rtl/>
        </w:rPr>
        <w:t xml:space="preserve"> –</w:t>
      </w:r>
      <w:r w:rsidR="007A3A06" w:rsidRPr="00B7685A">
        <w:rPr>
          <w:rtl/>
        </w:rPr>
        <w:t xml:space="preserve"> </w:t>
      </w:r>
      <w:r w:rsidR="007A3A06" w:rsidRPr="00B7685A">
        <w:rPr>
          <w:rFonts w:hint="eastAsia"/>
          <w:rtl/>
        </w:rPr>
        <w:t>היו</w:t>
      </w:r>
      <w:r w:rsidR="007A3A06" w:rsidRPr="00B7685A">
        <w:rPr>
          <w:rtl/>
        </w:rPr>
        <w:t xml:space="preserve"> </w:t>
      </w:r>
      <w:r w:rsidR="00993C90">
        <w:rPr>
          <w:rFonts w:hint="cs"/>
          <w:rtl/>
        </w:rPr>
        <w:t xml:space="preserve">רק </w:t>
      </w:r>
      <w:r w:rsidR="005129A9" w:rsidRPr="005129A9">
        <w:rPr>
          <w:rFonts w:cs="Times New Roman"/>
          <w:rtl/>
        </w:rPr>
        <w:t>מה [אוסף אקלקטי חינני]</w:t>
      </w:r>
      <w:r w:rsidR="007A3A06" w:rsidRPr="00B7685A">
        <w:rPr>
          <w:rtl/>
        </w:rPr>
        <w:t xml:space="preserve"> ש</w:t>
      </w:r>
      <w:r w:rsidR="005129A9" w:rsidRPr="005129A9">
        <w:rPr>
          <w:rFonts w:cs="Times New Roman"/>
          <w:rtl/>
        </w:rPr>
        <w:t>נשתייר</w:t>
      </w:r>
      <w:r w:rsidR="007A3A06" w:rsidRPr="00B7685A">
        <w:rPr>
          <w:rtl/>
        </w:rPr>
        <w:t xml:space="preserve"> </w:t>
      </w:r>
      <w:r w:rsidR="00D32072">
        <w:rPr>
          <w:rFonts w:hint="cs"/>
          <w:rtl/>
        </w:rPr>
        <w:t xml:space="preserve">בדירה </w:t>
      </w:r>
      <w:r w:rsidR="007A3A06" w:rsidRPr="00B7685A">
        <w:rPr>
          <w:rFonts w:hint="eastAsia"/>
          <w:rtl/>
        </w:rPr>
        <w:t>לאחר</w:t>
      </w:r>
      <w:r w:rsidR="007A3A06" w:rsidRPr="00B7685A">
        <w:rPr>
          <w:rtl/>
        </w:rPr>
        <w:t xml:space="preserve"> </w:t>
      </w:r>
      <w:r w:rsidR="007A3A06" w:rsidRPr="00B7685A">
        <w:rPr>
          <w:rFonts w:hint="eastAsia"/>
          <w:rtl/>
        </w:rPr>
        <w:t>עשור</w:t>
      </w:r>
      <w:r w:rsidR="007A3A06" w:rsidRPr="00B7685A">
        <w:rPr>
          <w:rtl/>
        </w:rPr>
        <w:t xml:space="preserve"> </w:t>
      </w:r>
      <w:r w:rsidR="00A63E9F">
        <w:rPr>
          <w:rFonts w:hint="cs"/>
          <w:rtl/>
        </w:rPr>
        <w:t xml:space="preserve">ויותר </w:t>
      </w:r>
      <w:r w:rsidR="007A3A06" w:rsidRPr="00B7685A">
        <w:rPr>
          <w:rFonts w:hint="eastAsia"/>
          <w:rtl/>
        </w:rPr>
        <w:t>של</w:t>
      </w:r>
      <w:r w:rsidR="007A3A06" w:rsidRPr="00B7685A">
        <w:rPr>
          <w:rtl/>
        </w:rPr>
        <w:t xml:space="preserve"> </w:t>
      </w:r>
      <w:r w:rsidR="007A3A06" w:rsidRPr="00B7685A">
        <w:rPr>
          <w:rFonts w:hint="eastAsia"/>
          <w:rtl/>
        </w:rPr>
        <w:t>שוכרים</w:t>
      </w:r>
      <w:r w:rsidR="007A3A06" w:rsidRPr="00B7685A">
        <w:rPr>
          <w:rtl/>
        </w:rPr>
        <w:t>.</w:t>
      </w:r>
      <w:r w:rsidR="007A3A06">
        <w:rPr>
          <w:rFonts w:hint="cs"/>
          <w:rtl/>
        </w:rPr>
        <w:t xml:space="preserve"> </w:t>
      </w:r>
      <w:r w:rsidR="00A63E9F" w:rsidRPr="00A63E9F">
        <w:rPr>
          <w:rFonts w:cs="Times New Roman"/>
          <w:rtl/>
        </w:rPr>
        <w:t>האחים הביאו עימם</w:t>
      </w:r>
      <w:r w:rsidR="00A63E9F">
        <w:rPr>
          <w:rFonts w:cs="Times New Roman" w:hint="cs"/>
          <w:rtl/>
        </w:rPr>
        <w:t xml:space="preserve"> </w:t>
      </w:r>
      <w:r w:rsidR="0031479E">
        <w:rPr>
          <w:rFonts w:hint="cs"/>
          <w:rtl/>
        </w:rPr>
        <w:t>כמה סדינים דהויים</w:t>
      </w:r>
      <w:r w:rsidR="00A63E9F" w:rsidRPr="00A63E9F">
        <w:rPr>
          <w:rFonts w:cs="Times New Roman"/>
          <w:rtl/>
        </w:rPr>
        <w:t xml:space="preserve"> שאימם זכרה לארוז</w:t>
      </w:r>
      <w:r w:rsidR="0031479E">
        <w:rPr>
          <w:rFonts w:hint="cs"/>
          <w:rtl/>
        </w:rPr>
        <w:t xml:space="preserve">, </w:t>
      </w:r>
      <w:r w:rsidR="00A23644">
        <w:rPr>
          <w:rFonts w:hint="cs"/>
          <w:rtl/>
        </w:rPr>
        <w:t>ו</w:t>
      </w:r>
      <w:r w:rsidR="00A23644" w:rsidRPr="00A23644">
        <w:rPr>
          <w:rFonts w:cs="Times New Roman"/>
          <w:rtl/>
        </w:rPr>
        <w:t>הוסיפו עליהם</w:t>
      </w:r>
      <w:r w:rsidR="004627AB" w:rsidRPr="00CD067C">
        <w:rPr>
          <w:rtl/>
        </w:rPr>
        <w:t xml:space="preserve"> מגב</w:t>
      </w:r>
      <w:r w:rsidR="003A7AE1">
        <w:rPr>
          <w:rFonts w:hint="cs"/>
          <w:rtl/>
        </w:rPr>
        <w:t>ו</w:t>
      </w:r>
      <w:r w:rsidR="004627AB" w:rsidRPr="00CD067C">
        <w:rPr>
          <w:rtl/>
        </w:rPr>
        <w:t>ת צהוב</w:t>
      </w:r>
      <w:r w:rsidR="003A7AE1">
        <w:rPr>
          <w:rFonts w:hint="cs"/>
          <w:rtl/>
        </w:rPr>
        <w:t>ות</w:t>
      </w:r>
      <w:r w:rsidR="004627AB" w:rsidRPr="00CD067C">
        <w:rPr>
          <w:rtl/>
        </w:rPr>
        <w:t xml:space="preserve"> ממור</w:t>
      </w:r>
      <w:r w:rsidR="004515B5">
        <w:rPr>
          <w:rFonts w:hint="cs"/>
          <w:rtl/>
        </w:rPr>
        <w:t>ט</w:t>
      </w:r>
      <w:r w:rsidR="004627AB" w:rsidRPr="00CD067C">
        <w:rPr>
          <w:rtl/>
        </w:rPr>
        <w:t>ט</w:t>
      </w:r>
      <w:r w:rsidR="003A7AE1">
        <w:rPr>
          <w:rFonts w:hint="cs"/>
          <w:rtl/>
        </w:rPr>
        <w:t>ו</w:t>
      </w:r>
      <w:r w:rsidR="004627AB" w:rsidRPr="00CD067C">
        <w:rPr>
          <w:rtl/>
        </w:rPr>
        <w:t>ת</w:t>
      </w:r>
      <w:r w:rsidR="003A7AE1">
        <w:rPr>
          <w:rFonts w:hint="cs"/>
          <w:rtl/>
        </w:rPr>
        <w:t xml:space="preserve"> שהוקצו להם מ</w:t>
      </w:r>
      <w:r w:rsidR="004C78B2" w:rsidRPr="004C78B2">
        <w:rPr>
          <w:rFonts w:cs="Times New Roman"/>
          <w:rtl/>
        </w:rPr>
        <w:t>מאגריה</w:t>
      </w:r>
      <w:r w:rsidR="004627AB" w:rsidRPr="00CD067C">
        <w:rPr>
          <w:rtl/>
        </w:rPr>
        <w:t xml:space="preserve"> של הדודה</w:t>
      </w:r>
      <w:r w:rsidR="00D32072">
        <w:rPr>
          <w:rFonts w:hint="cs"/>
          <w:rtl/>
        </w:rPr>
        <w:t>[</w:t>
      </w:r>
      <w:r w:rsidR="00FF22B0">
        <w:rPr>
          <w:rFonts w:hint="cs"/>
          <w:rtl/>
        </w:rPr>
        <w:t>;</w:t>
      </w:r>
      <w:r w:rsidR="004627AB" w:rsidRPr="00CD067C">
        <w:rPr>
          <w:rtl/>
        </w:rPr>
        <w:t xml:space="preserve"> לכבוד בואם היא איב</w:t>
      </w:r>
      <w:r w:rsidR="00EC156E">
        <w:rPr>
          <w:rtl/>
        </w:rPr>
        <w:t>זרה את ה</w:t>
      </w:r>
      <w:r w:rsidR="00FF22B0">
        <w:rPr>
          <w:rFonts w:hint="cs"/>
          <w:rtl/>
        </w:rPr>
        <w:t>דירה</w:t>
      </w:r>
      <w:r w:rsidR="00EC156E">
        <w:rPr>
          <w:rtl/>
        </w:rPr>
        <w:t xml:space="preserve"> בכמה חפצים </w:t>
      </w:r>
      <w:r w:rsidR="000277E3">
        <w:rPr>
          <w:rFonts w:hint="cs"/>
          <w:rtl/>
        </w:rPr>
        <w:t xml:space="preserve">מועילים </w:t>
      </w:r>
      <w:r w:rsidR="004627AB" w:rsidRPr="00CD067C">
        <w:rPr>
          <w:rtl/>
        </w:rPr>
        <w:t xml:space="preserve">כמו כלי לסוכר מזכוכית ירוקה מחורצת, שנשבר </w:t>
      </w:r>
      <w:r w:rsidR="00807EFE">
        <w:rPr>
          <w:rFonts w:hint="cs"/>
          <w:rtl/>
        </w:rPr>
        <w:t>בתוך</w:t>
      </w:r>
      <w:r w:rsidR="004627AB" w:rsidRPr="00CD067C">
        <w:rPr>
          <w:rtl/>
        </w:rPr>
        <w:t xml:space="preserve"> יומיים</w:t>
      </w:r>
      <w:r w:rsidR="00D32072">
        <w:rPr>
          <w:rFonts w:hint="cs"/>
          <w:rtl/>
        </w:rPr>
        <w:t>]</w:t>
      </w:r>
      <w:r w:rsidR="004627AB" w:rsidRPr="00CD067C">
        <w:rPr>
          <w:rtl/>
        </w:rPr>
        <w:t>.</w:t>
      </w:r>
    </w:p>
    <w:p w14:paraId="654D06D2" w14:textId="3B0BF309" w:rsidR="005714C7" w:rsidRDefault="00E60AC3" w:rsidP="005714C7">
      <w:pPr>
        <w:rPr>
          <w:rtl/>
        </w:rPr>
      </w:pPr>
      <w:r>
        <w:rPr>
          <w:rFonts w:hint="cs"/>
          <w:rtl/>
        </w:rPr>
        <w:t xml:space="preserve">עד מהרה </w:t>
      </w:r>
      <w:r w:rsidR="00FD21F7">
        <w:rPr>
          <w:rFonts w:hint="cs"/>
          <w:rtl/>
        </w:rPr>
        <w:t>הם</w:t>
      </w:r>
      <w:r w:rsidR="005714C7" w:rsidRPr="00B7685A">
        <w:rPr>
          <w:rtl/>
        </w:rPr>
        <w:t xml:space="preserve"> </w:t>
      </w:r>
      <w:r w:rsidR="005714C7" w:rsidRPr="00B7685A">
        <w:rPr>
          <w:rFonts w:hint="eastAsia"/>
          <w:rtl/>
        </w:rPr>
        <w:t>גיל</w:t>
      </w:r>
      <w:r w:rsidR="00FD21F7">
        <w:rPr>
          <w:rFonts w:hint="cs"/>
          <w:rtl/>
        </w:rPr>
        <w:t>ו</w:t>
      </w:r>
      <w:r w:rsidR="005714C7" w:rsidRPr="00B7685A">
        <w:rPr>
          <w:rtl/>
        </w:rPr>
        <w:t xml:space="preserve"> </w:t>
      </w:r>
      <w:r w:rsidR="004C78B2">
        <w:rPr>
          <w:rFonts w:hint="cs"/>
          <w:rtl/>
        </w:rPr>
        <w:t>אופני [</w:t>
      </w:r>
      <w:r w:rsidR="00FD21F7">
        <w:rPr>
          <w:rFonts w:hint="cs"/>
          <w:rtl/>
        </w:rPr>
        <w:t xml:space="preserve">סיגנונות שיטות אופנים סוגים אפשרויות צורות] ריקבון </w:t>
      </w:r>
      <w:r w:rsidR="004C78B2">
        <w:rPr>
          <w:rFonts w:hint="cs"/>
          <w:rtl/>
        </w:rPr>
        <w:t>אקזוטיים [</w:t>
      </w:r>
      <w:r w:rsidR="00FD21F7">
        <w:rPr>
          <w:rFonts w:hint="cs"/>
          <w:rtl/>
        </w:rPr>
        <w:t>מופלאים חדש מרתק]</w:t>
      </w:r>
      <w:r w:rsidR="005B4D83">
        <w:rPr>
          <w:rFonts w:hint="cs"/>
          <w:rtl/>
        </w:rPr>
        <w:t xml:space="preserve"> </w:t>
      </w:r>
      <w:r w:rsidR="00FD21F7">
        <w:rPr>
          <w:rFonts w:hint="cs"/>
          <w:rtl/>
        </w:rPr>
        <w:t>ב</w:t>
      </w:r>
      <w:r w:rsidR="005714C7" w:rsidRPr="00B7685A">
        <w:rPr>
          <w:rFonts w:hint="eastAsia"/>
          <w:rtl/>
        </w:rPr>
        <w:t>פירות</w:t>
      </w:r>
      <w:r w:rsidR="005714C7" w:rsidRPr="00B7685A">
        <w:rPr>
          <w:rtl/>
        </w:rPr>
        <w:t xml:space="preserve"> </w:t>
      </w:r>
      <w:r w:rsidR="005714C7" w:rsidRPr="00B7685A">
        <w:rPr>
          <w:rFonts w:hint="eastAsia"/>
          <w:rtl/>
        </w:rPr>
        <w:t>וירקות</w:t>
      </w:r>
      <w:r w:rsidR="005714C7" w:rsidRPr="00B7685A">
        <w:rPr>
          <w:rtl/>
        </w:rPr>
        <w:t xml:space="preserve"> </w:t>
      </w:r>
      <w:r w:rsidR="005714C7" w:rsidRPr="00B7685A">
        <w:rPr>
          <w:rFonts w:hint="eastAsia"/>
          <w:rtl/>
        </w:rPr>
        <w:t>שנשכחו</w:t>
      </w:r>
      <w:r w:rsidR="005714C7" w:rsidRPr="00B7685A">
        <w:rPr>
          <w:rtl/>
        </w:rPr>
        <w:t xml:space="preserve"> </w:t>
      </w:r>
      <w:r w:rsidR="005714C7" w:rsidRPr="00B7685A">
        <w:rPr>
          <w:rFonts w:hint="eastAsia"/>
          <w:rtl/>
        </w:rPr>
        <w:t>על</w:t>
      </w:r>
      <w:r w:rsidR="005714C7" w:rsidRPr="00B7685A">
        <w:rPr>
          <w:rtl/>
        </w:rPr>
        <w:t xml:space="preserve"> </w:t>
      </w:r>
      <w:r w:rsidR="005714C7" w:rsidRPr="00B7685A">
        <w:rPr>
          <w:rFonts w:hint="eastAsia"/>
          <w:rtl/>
        </w:rPr>
        <w:t>השיש</w:t>
      </w:r>
      <w:r w:rsidR="005714C7" w:rsidRPr="00B7685A">
        <w:rPr>
          <w:rtl/>
        </w:rPr>
        <w:t xml:space="preserve"> </w:t>
      </w:r>
      <w:r w:rsidR="005714C7" w:rsidRPr="00B7685A">
        <w:rPr>
          <w:rFonts w:hint="eastAsia"/>
          <w:rtl/>
        </w:rPr>
        <w:t>או</w:t>
      </w:r>
      <w:r w:rsidR="005714C7" w:rsidRPr="00B7685A">
        <w:rPr>
          <w:rtl/>
        </w:rPr>
        <w:t xml:space="preserve"> </w:t>
      </w:r>
      <w:r w:rsidR="005714C7" w:rsidRPr="00B7685A">
        <w:rPr>
          <w:rFonts w:hint="eastAsia"/>
          <w:rtl/>
        </w:rPr>
        <w:t>התגלגלו</w:t>
      </w:r>
      <w:r w:rsidR="005714C7" w:rsidRPr="00B7685A">
        <w:rPr>
          <w:rtl/>
        </w:rPr>
        <w:t xml:space="preserve"> </w:t>
      </w:r>
      <w:r w:rsidR="005714C7" w:rsidRPr="00B7685A">
        <w:rPr>
          <w:rFonts w:hint="eastAsia"/>
          <w:rtl/>
        </w:rPr>
        <w:t>לפינת</w:t>
      </w:r>
      <w:r w:rsidR="005714C7" w:rsidRPr="00B7685A">
        <w:rPr>
          <w:rtl/>
        </w:rPr>
        <w:t xml:space="preserve"> </w:t>
      </w:r>
      <w:r w:rsidR="005714C7" w:rsidRPr="00B7685A">
        <w:rPr>
          <w:rFonts w:hint="eastAsia"/>
          <w:rtl/>
        </w:rPr>
        <w:t>המטבח</w:t>
      </w:r>
      <w:r w:rsidR="005714C7" w:rsidRPr="00B7685A">
        <w:rPr>
          <w:rtl/>
        </w:rPr>
        <w:t xml:space="preserve">. </w:t>
      </w:r>
      <w:r w:rsidR="005714C7" w:rsidRPr="00B7685A">
        <w:rPr>
          <w:rFonts w:hint="eastAsia"/>
          <w:rtl/>
        </w:rPr>
        <w:t>תפוח</w:t>
      </w:r>
      <w:r w:rsidR="005714C7" w:rsidRPr="00B7685A">
        <w:rPr>
          <w:rtl/>
        </w:rPr>
        <w:t xml:space="preserve"> </w:t>
      </w:r>
      <w:r w:rsidR="005714C7" w:rsidRPr="00B7685A">
        <w:rPr>
          <w:rFonts w:hint="eastAsia"/>
          <w:rtl/>
        </w:rPr>
        <w:t>אדמה</w:t>
      </w:r>
      <w:r w:rsidR="005714C7" w:rsidRPr="00B7685A">
        <w:rPr>
          <w:rtl/>
        </w:rPr>
        <w:t xml:space="preserve"> </w:t>
      </w:r>
      <w:r w:rsidR="00D32072">
        <w:rPr>
          <w:rFonts w:hint="cs"/>
          <w:rtl/>
        </w:rPr>
        <w:t>גיד</w:t>
      </w:r>
      <w:r w:rsidR="005714C7" w:rsidRPr="00B7685A">
        <w:rPr>
          <w:rFonts w:hint="eastAsia"/>
          <w:rtl/>
        </w:rPr>
        <w:t>ל</w:t>
      </w:r>
      <w:r w:rsidR="005714C7" w:rsidRPr="00B7685A">
        <w:rPr>
          <w:rtl/>
        </w:rPr>
        <w:t xml:space="preserve"> </w:t>
      </w:r>
      <w:r w:rsidR="005714C7" w:rsidRPr="00B7685A">
        <w:rPr>
          <w:rFonts w:hint="eastAsia"/>
          <w:rtl/>
        </w:rPr>
        <w:t>בטן</w:t>
      </w:r>
      <w:r w:rsidR="005714C7" w:rsidRPr="00B7685A">
        <w:rPr>
          <w:rtl/>
        </w:rPr>
        <w:t xml:space="preserve"> </w:t>
      </w:r>
      <w:r w:rsidR="005714C7" w:rsidRPr="00B7685A">
        <w:rPr>
          <w:rFonts w:hint="eastAsia"/>
          <w:rtl/>
        </w:rPr>
        <w:t>מימית</w:t>
      </w:r>
      <w:r w:rsidR="005714C7" w:rsidRPr="00B7685A">
        <w:rPr>
          <w:rtl/>
        </w:rPr>
        <w:t xml:space="preserve"> </w:t>
      </w:r>
      <w:r w:rsidR="005714C7" w:rsidRPr="00B7685A">
        <w:rPr>
          <w:rFonts w:hint="eastAsia"/>
          <w:rtl/>
        </w:rPr>
        <w:t>ומבאישה</w:t>
      </w:r>
      <w:r w:rsidR="005714C7" w:rsidRPr="00B7685A">
        <w:rPr>
          <w:rtl/>
        </w:rPr>
        <w:t xml:space="preserve"> </w:t>
      </w:r>
      <w:r w:rsidR="005714C7" w:rsidRPr="00B7685A">
        <w:rPr>
          <w:rFonts w:hint="eastAsia"/>
          <w:rtl/>
        </w:rPr>
        <w:t>ו</w:t>
      </w:r>
      <w:r w:rsidRPr="00B7685A">
        <w:rPr>
          <w:rFonts w:hint="eastAsia"/>
          <w:rtl/>
        </w:rPr>
        <w:t>צימחו</w:t>
      </w:r>
      <w:r w:rsidR="004C78B2">
        <w:rPr>
          <w:rFonts w:hint="cs"/>
          <w:rtl/>
        </w:rPr>
        <w:t xml:space="preserve"> </w:t>
      </w:r>
      <w:r w:rsidR="005714C7" w:rsidRPr="00B7685A">
        <w:rPr>
          <w:rFonts w:hint="eastAsia"/>
          <w:rtl/>
        </w:rPr>
        <w:t>על</w:t>
      </w:r>
      <w:r w:rsidR="005714C7" w:rsidRPr="00B7685A">
        <w:rPr>
          <w:rtl/>
        </w:rPr>
        <w:t xml:space="preserve"> </w:t>
      </w:r>
      <w:r w:rsidR="005714C7" w:rsidRPr="00B7685A">
        <w:rPr>
          <w:rFonts w:hint="eastAsia"/>
          <w:rtl/>
        </w:rPr>
        <w:t>גבו</w:t>
      </w:r>
      <w:r w:rsidR="005714C7" w:rsidRPr="00B7685A">
        <w:rPr>
          <w:rtl/>
        </w:rPr>
        <w:t xml:space="preserve"> </w:t>
      </w:r>
      <w:r w:rsidR="005714C7" w:rsidRPr="00B7685A">
        <w:rPr>
          <w:rFonts w:hint="eastAsia"/>
          <w:rtl/>
        </w:rPr>
        <w:t>זיפי</w:t>
      </w:r>
      <w:r w:rsidR="005714C7" w:rsidRPr="00B7685A">
        <w:rPr>
          <w:rtl/>
        </w:rPr>
        <w:t xml:space="preserve"> </w:t>
      </w:r>
      <w:r w:rsidR="005714C7" w:rsidRPr="00B7685A">
        <w:rPr>
          <w:rFonts w:hint="eastAsia"/>
          <w:rtl/>
        </w:rPr>
        <w:t>ניצנים</w:t>
      </w:r>
      <w:r w:rsidR="005714C7" w:rsidRPr="00B7685A">
        <w:rPr>
          <w:rtl/>
        </w:rPr>
        <w:t xml:space="preserve">, </w:t>
      </w:r>
      <w:r w:rsidR="005714C7" w:rsidRPr="00B7685A">
        <w:rPr>
          <w:rFonts w:hint="eastAsia"/>
          <w:rtl/>
        </w:rPr>
        <w:t>אפרסק</w:t>
      </w:r>
      <w:r w:rsidR="005714C7" w:rsidRPr="00B7685A">
        <w:rPr>
          <w:rtl/>
        </w:rPr>
        <w:t xml:space="preserve"> </w:t>
      </w:r>
      <w:r w:rsidR="005714C7" w:rsidRPr="00B7685A">
        <w:rPr>
          <w:rFonts w:hint="eastAsia"/>
          <w:rtl/>
        </w:rPr>
        <w:t>רך</w:t>
      </w:r>
      <w:r w:rsidR="005714C7" w:rsidRPr="00B7685A">
        <w:rPr>
          <w:rtl/>
        </w:rPr>
        <w:t xml:space="preserve"> </w:t>
      </w:r>
      <w:r w:rsidR="005714C7" w:rsidRPr="00B7685A">
        <w:rPr>
          <w:rFonts w:hint="eastAsia"/>
          <w:rtl/>
        </w:rPr>
        <w:t>שנשאר</w:t>
      </w:r>
      <w:r w:rsidR="005714C7" w:rsidRPr="00B7685A">
        <w:rPr>
          <w:rtl/>
        </w:rPr>
        <w:t xml:space="preserve"> </w:t>
      </w:r>
      <w:r w:rsidR="005714C7" w:rsidRPr="00B7685A">
        <w:rPr>
          <w:rFonts w:hint="eastAsia"/>
          <w:rtl/>
        </w:rPr>
        <w:t>לילה</w:t>
      </w:r>
      <w:r w:rsidR="005714C7" w:rsidRPr="00B7685A">
        <w:rPr>
          <w:rtl/>
        </w:rPr>
        <w:t xml:space="preserve"> </w:t>
      </w:r>
      <w:r w:rsidR="005714C7" w:rsidRPr="00B7685A">
        <w:rPr>
          <w:rFonts w:hint="eastAsia"/>
          <w:rtl/>
        </w:rPr>
        <w:t>מחוץ</w:t>
      </w:r>
      <w:r w:rsidR="005714C7" w:rsidRPr="00B7685A">
        <w:rPr>
          <w:rtl/>
        </w:rPr>
        <w:t xml:space="preserve"> </w:t>
      </w:r>
      <w:r w:rsidR="005714C7" w:rsidRPr="00B7685A">
        <w:rPr>
          <w:rFonts w:hint="eastAsia"/>
          <w:rtl/>
        </w:rPr>
        <w:t>למקרר</w:t>
      </w:r>
      <w:r w:rsidR="005714C7" w:rsidRPr="00B7685A">
        <w:rPr>
          <w:rtl/>
        </w:rPr>
        <w:t xml:space="preserve"> </w:t>
      </w:r>
      <w:r w:rsidR="005714C7" w:rsidRPr="00B7685A">
        <w:rPr>
          <w:rFonts w:hint="eastAsia"/>
          <w:rtl/>
        </w:rPr>
        <w:t>דימם</w:t>
      </w:r>
      <w:r w:rsidR="005714C7" w:rsidRPr="00B7685A">
        <w:rPr>
          <w:rtl/>
        </w:rPr>
        <w:t xml:space="preserve"> </w:t>
      </w:r>
      <w:r w:rsidR="005714C7" w:rsidRPr="00B7685A">
        <w:rPr>
          <w:rFonts w:hint="eastAsia"/>
          <w:rtl/>
        </w:rPr>
        <w:t>מיץ</w:t>
      </w:r>
      <w:r w:rsidR="005714C7" w:rsidRPr="00B7685A">
        <w:rPr>
          <w:rtl/>
        </w:rPr>
        <w:t xml:space="preserve"> </w:t>
      </w:r>
      <w:r w:rsidR="005714C7" w:rsidRPr="00B7685A">
        <w:rPr>
          <w:rFonts w:hint="eastAsia"/>
          <w:rtl/>
        </w:rPr>
        <w:t>אדום</w:t>
      </w:r>
      <w:r w:rsidR="005714C7" w:rsidRPr="00B7685A">
        <w:rPr>
          <w:rtl/>
        </w:rPr>
        <w:t xml:space="preserve"> </w:t>
      </w:r>
      <w:r w:rsidR="005714C7" w:rsidRPr="00B7685A">
        <w:rPr>
          <w:rFonts w:hint="eastAsia"/>
          <w:rtl/>
        </w:rPr>
        <w:t>טיפה</w:t>
      </w:r>
      <w:r w:rsidR="005714C7" w:rsidRPr="00B7685A">
        <w:rPr>
          <w:rtl/>
        </w:rPr>
        <w:t xml:space="preserve"> </w:t>
      </w:r>
      <w:r w:rsidR="005714C7" w:rsidRPr="00B7685A">
        <w:rPr>
          <w:rFonts w:hint="eastAsia"/>
          <w:rtl/>
        </w:rPr>
        <w:t>אחר</w:t>
      </w:r>
      <w:r w:rsidR="005714C7" w:rsidRPr="00B7685A">
        <w:rPr>
          <w:rtl/>
        </w:rPr>
        <w:t xml:space="preserve"> </w:t>
      </w:r>
      <w:r w:rsidR="005714C7" w:rsidRPr="00B7685A">
        <w:rPr>
          <w:rFonts w:hint="eastAsia"/>
          <w:rtl/>
        </w:rPr>
        <w:t>טיפה</w:t>
      </w:r>
      <w:r w:rsidR="005714C7" w:rsidRPr="00B7685A">
        <w:rPr>
          <w:rtl/>
        </w:rPr>
        <w:t xml:space="preserve"> </w:t>
      </w:r>
      <w:r w:rsidR="005714C7" w:rsidRPr="00B7685A">
        <w:rPr>
          <w:rFonts w:hint="eastAsia"/>
          <w:rtl/>
        </w:rPr>
        <w:t>עד</w:t>
      </w:r>
      <w:r w:rsidR="005714C7" w:rsidRPr="00B7685A">
        <w:rPr>
          <w:rtl/>
        </w:rPr>
        <w:t xml:space="preserve"> </w:t>
      </w:r>
      <w:r w:rsidR="005714C7" w:rsidRPr="00B7685A">
        <w:rPr>
          <w:rFonts w:hint="eastAsia"/>
          <w:rtl/>
        </w:rPr>
        <w:t>לפח</w:t>
      </w:r>
      <w:r w:rsidR="005714C7" w:rsidRPr="00B7685A">
        <w:rPr>
          <w:rtl/>
        </w:rPr>
        <w:t>.</w:t>
      </w:r>
    </w:p>
    <w:p w14:paraId="799C5A5A" w14:textId="4CFBB89B" w:rsidR="004627AB" w:rsidRDefault="00063319" w:rsidP="00085F10">
      <w:pPr>
        <w:rPr>
          <w:rtl/>
        </w:rPr>
      </w:pPr>
      <w:r>
        <w:rPr>
          <w:rFonts w:hint="cs"/>
          <w:rtl/>
        </w:rPr>
        <w:t>בלילות</w:t>
      </w:r>
      <w:r w:rsidR="004C78B2">
        <w:rPr>
          <w:rFonts w:hint="cs"/>
          <w:rtl/>
        </w:rPr>
        <w:t>,</w:t>
      </w:r>
      <w:r w:rsidR="00085F10">
        <w:rPr>
          <w:rFonts w:hint="cs"/>
          <w:rtl/>
        </w:rPr>
        <w:t xml:space="preserve"> על </w:t>
      </w:r>
      <w:r w:rsidR="00FD21F7">
        <w:rPr>
          <w:rFonts w:hint="cs"/>
          <w:rtl/>
        </w:rPr>
        <w:t>ה</w:t>
      </w:r>
      <w:r w:rsidR="004627AB">
        <w:rPr>
          <w:rtl/>
        </w:rPr>
        <w:t>מזר</w:t>
      </w:r>
      <w:r w:rsidR="00FD21F7">
        <w:rPr>
          <w:rFonts w:hint="cs"/>
          <w:rtl/>
        </w:rPr>
        <w:t>ן</w:t>
      </w:r>
      <w:r w:rsidR="004627AB">
        <w:rPr>
          <w:rtl/>
        </w:rPr>
        <w:t xml:space="preserve"> </w:t>
      </w:r>
      <w:r w:rsidR="00FD21F7">
        <w:rPr>
          <w:rFonts w:hint="cs"/>
          <w:rtl/>
        </w:rPr>
        <w:t>ב</w:t>
      </w:r>
      <w:r w:rsidR="002B4221">
        <w:rPr>
          <w:rFonts w:hint="cs"/>
          <w:rtl/>
        </w:rPr>
        <w:t>חדרו</w:t>
      </w:r>
      <w:r w:rsidR="004C78B2">
        <w:rPr>
          <w:rFonts w:hint="cs"/>
          <w:rtl/>
        </w:rPr>
        <w:t>, אלכס</w:t>
      </w:r>
      <w:r w:rsidR="002B4221">
        <w:rPr>
          <w:rFonts w:hint="cs"/>
          <w:rtl/>
        </w:rPr>
        <w:t xml:space="preserve"> </w:t>
      </w:r>
      <w:r>
        <w:rPr>
          <w:rFonts w:hint="cs"/>
          <w:rtl/>
        </w:rPr>
        <w:t>ה</w:t>
      </w:r>
      <w:r w:rsidR="004C78B2">
        <w:rPr>
          <w:rFonts w:hint="cs"/>
          <w:rtl/>
        </w:rPr>
        <w:t>תבונן</w:t>
      </w:r>
      <w:r w:rsidR="00EC156E" w:rsidRPr="00CD067C">
        <w:rPr>
          <w:rtl/>
        </w:rPr>
        <w:t xml:space="preserve"> </w:t>
      </w:r>
      <w:r w:rsidR="00EC156E" w:rsidRPr="00CD067C">
        <w:rPr>
          <w:rFonts w:hint="cs"/>
          <w:rtl/>
        </w:rPr>
        <w:t>ב</w:t>
      </w:r>
      <w:r w:rsidR="00EC156E" w:rsidRPr="00CD067C">
        <w:rPr>
          <w:rtl/>
        </w:rPr>
        <w:t xml:space="preserve">תבניות האור </w:t>
      </w:r>
      <w:r w:rsidR="009C3EB8">
        <w:rPr>
          <w:rFonts w:hint="cs"/>
          <w:rtl/>
        </w:rPr>
        <w:t>שה</w:t>
      </w:r>
      <w:r w:rsidR="00E60AC3">
        <w:rPr>
          <w:rFonts w:hint="cs"/>
          <w:rtl/>
        </w:rPr>
        <w:t>ו</w:t>
      </w:r>
      <w:r w:rsidR="009C3EB8">
        <w:rPr>
          <w:rFonts w:hint="cs"/>
          <w:rtl/>
        </w:rPr>
        <w:t xml:space="preserve">תוו </w:t>
      </w:r>
      <w:r w:rsidR="00EC156E" w:rsidRPr="00CD067C">
        <w:rPr>
          <w:rtl/>
        </w:rPr>
        <w:t xml:space="preserve">על התקרה </w:t>
      </w:r>
      <w:r w:rsidR="00EC156E" w:rsidRPr="00CD067C">
        <w:rPr>
          <w:rFonts w:hint="cs"/>
          <w:rtl/>
        </w:rPr>
        <w:t>מבעד</w:t>
      </w:r>
      <w:r w:rsidR="00EC156E" w:rsidRPr="00CD067C">
        <w:rPr>
          <w:rtl/>
        </w:rPr>
        <w:t xml:space="preserve"> </w:t>
      </w:r>
      <w:r w:rsidR="00EC156E" w:rsidRPr="00CD067C">
        <w:rPr>
          <w:rFonts w:hint="cs"/>
          <w:rtl/>
        </w:rPr>
        <w:t>ל</w:t>
      </w:r>
      <w:r w:rsidR="00EC156E">
        <w:rPr>
          <w:rtl/>
        </w:rPr>
        <w:t>תריסים</w:t>
      </w:r>
      <w:r w:rsidR="00EC156E">
        <w:rPr>
          <w:rFonts w:hint="cs"/>
          <w:rtl/>
        </w:rPr>
        <w:t>,</w:t>
      </w:r>
      <w:r w:rsidR="00EC156E" w:rsidRPr="00CD067C">
        <w:rPr>
          <w:rtl/>
        </w:rPr>
        <w:t xml:space="preserve"> </w:t>
      </w:r>
      <w:r w:rsidR="004627AB" w:rsidRPr="00CD067C">
        <w:rPr>
          <w:rtl/>
        </w:rPr>
        <w:t>ו</w:t>
      </w:r>
      <w:r w:rsidR="004627AB" w:rsidRPr="00CD067C">
        <w:rPr>
          <w:rFonts w:hint="cs"/>
          <w:rtl/>
        </w:rPr>
        <w:t>ב</w:t>
      </w:r>
      <w:r w:rsidR="004627AB" w:rsidRPr="00CD067C">
        <w:rPr>
          <w:rtl/>
        </w:rPr>
        <w:t xml:space="preserve">עכבישים </w:t>
      </w:r>
      <w:r w:rsidR="00EC156E">
        <w:rPr>
          <w:rFonts w:hint="cs"/>
          <w:rtl/>
        </w:rPr>
        <w:t xml:space="preserve">צנומים, </w:t>
      </w:r>
      <w:r w:rsidR="00612FF9">
        <w:rPr>
          <w:rtl/>
        </w:rPr>
        <w:t xml:space="preserve">ארוכי </w:t>
      </w:r>
      <w:r w:rsidR="004627AB" w:rsidRPr="00CD067C">
        <w:rPr>
          <w:rtl/>
        </w:rPr>
        <w:t>רגליים</w:t>
      </w:r>
      <w:r w:rsidR="00BC76A7">
        <w:rPr>
          <w:rFonts w:hint="cs"/>
          <w:rtl/>
        </w:rPr>
        <w:t>,</w:t>
      </w:r>
      <w:r w:rsidR="004627AB" w:rsidRPr="00CD067C">
        <w:rPr>
          <w:rtl/>
        </w:rPr>
        <w:t xml:space="preserve"> ש</w:t>
      </w:r>
      <w:r w:rsidR="00085F10">
        <w:rPr>
          <w:rFonts w:hint="cs"/>
          <w:rtl/>
        </w:rPr>
        <w:t>ה</w:t>
      </w:r>
      <w:r w:rsidR="004627AB" w:rsidRPr="00CD067C">
        <w:rPr>
          <w:rtl/>
        </w:rPr>
        <w:t>תהלכ</w:t>
      </w:r>
      <w:r w:rsidR="004627AB" w:rsidRPr="00CD067C">
        <w:rPr>
          <w:rFonts w:hint="cs"/>
          <w:rtl/>
        </w:rPr>
        <w:t>ו</w:t>
      </w:r>
      <w:r w:rsidR="004627AB" w:rsidRPr="00CD067C">
        <w:rPr>
          <w:rtl/>
        </w:rPr>
        <w:t xml:space="preserve"> אצלו </w:t>
      </w:r>
      <w:r w:rsidR="00D32072">
        <w:rPr>
          <w:rFonts w:hint="cs"/>
          <w:rtl/>
        </w:rPr>
        <w:t>באיןו מפריע על רצפת ה</w:t>
      </w:r>
      <w:r w:rsidR="004627AB" w:rsidRPr="00CD067C">
        <w:rPr>
          <w:rtl/>
        </w:rPr>
        <w:t>חדר.</w:t>
      </w:r>
      <w:r w:rsidR="004627AB" w:rsidRPr="00CD067C">
        <w:rPr>
          <w:rFonts w:hint="cs"/>
          <w:rtl/>
        </w:rPr>
        <w:t xml:space="preserve"> ו</w:t>
      </w:r>
      <w:r w:rsidR="00085F10">
        <w:rPr>
          <w:rFonts w:hint="cs"/>
          <w:rtl/>
        </w:rPr>
        <w:t>מ</w:t>
      </w:r>
      <w:r w:rsidR="004627AB" w:rsidRPr="00CD067C">
        <w:rPr>
          <w:rFonts w:hint="cs"/>
          <w:rtl/>
        </w:rPr>
        <w:t xml:space="preserve">שנרדם, </w:t>
      </w:r>
      <w:r w:rsidR="004627AB" w:rsidRPr="00CD067C">
        <w:rPr>
          <w:rtl/>
        </w:rPr>
        <w:t xml:space="preserve">חלם שהוא </w:t>
      </w:r>
      <w:r w:rsidR="00E1648A">
        <w:rPr>
          <w:rFonts w:hint="cs"/>
          <w:rtl/>
        </w:rPr>
        <w:t xml:space="preserve">נמצא </w:t>
      </w:r>
      <w:r w:rsidR="004627AB" w:rsidRPr="00CD067C">
        <w:rPr>
          <w:rtl/>
        </w:rPr>
        <w:t xml:space="preserve">בסערה בלב ים והגלים הגבוהים מתנפצים ברעש מחריש </w:t>
      </w:r>
      <w:r w:rsidR="00C90C6C">
        <w:rPr>
          <w:rtl/>
        </w:rPr>
        <w:t>אוזניים</w:t>
      </w:r>
      <w:r w:rsidR="004627AB" w:rsidRPr="00CD067C">
        <w:rPr>
          <w:rtl/>
        </w:rPr>
        <w:t xml:space="preserve"> והרוח שורקת ומטלטלת אותו עד שהיה מתעורר </w:t>
      </w:r>
      <w:r w:rsidR="004C59E0">
        <w:rPr>
          <w:rtl/>
        </w:rPr>
        <w:t>פתאום</w:t>
      </w:r>
      <w:r w:rsidR="004627AB" w:rsidRPr="00CD067C">
        <w:rPr>
          <w:rtl/>
        </w:rPr>
        <w:t xml:space="preserve"> לשקט המוחלט של הבית.</w:t>
      </w:r>
    </w:p>
    <w:p w14:paraId="4496DC33" w14:textId="77777777" w:rsidR="002D4616" w:rsidRDefault="002B4221" w:rsidP="00A0787E">
      <w:pPr>
        <w:rPr>
          <w:rtl/>
        </w:rPr>
      </w:pPr>
      <w:r>
        <w:rPr>
          <w:rFonts w:hint="cs"/>
          <w:rtl/>
        </w:rPr>
        <w:t>הם היו בודדים</w:t>
      </w:r>
      <w:r w:rsidR="0005693D">
        <w:rPr>
          <w:rFonts w:hint="cs"/>
          <w:rtl/>
        </w:rPr>
        <w:t>.</w:t>
      </w:r>
      <w:r w:rsidR="006A3D44">
        <w:rPr>
          <w:rFonts w:hint="cs"/>
          <w:rtl/>
        </w:rPr>
        <w:t xml:space="preserve"> </w:t>
      </w:r>
    </w:p>
    <w:p w14:paraId="09F70210" w14:textId="77777777" w:rsidR="002D4616" w:rsidRDefault="002D4616" w:rsidP="00A0787E">
      <w:pPr>
        <w:rPr>
          <w:rtl/>
        </w:rPr>
      </w:pPr>
    </w:p>
    <w:p w14:paraId="5AB5459C" w14:textId="362EB4D8" w:rsidR="00E60AC3" w:rsidRDefault="00740F16" w:rsidP="004C78B2">
      <w:pPr>
        <w:rPr>
          <w:rtl/>
        </w:rPr>
      </w:pPr>
      <w:r w:rsidRPr="00740F16">
        <w:rPr>
          <w:rFonts w:cs="Times New Roman"/>
          <w:rtl/>
        </w:rPr>
        <w:t xml:space="preserve">מארק למד בכיתה י"ב עד </w:t>
      </w:r>
      <w:r w:rsidR="00E60AC3" w:rsidRPr="00E60AC3">
        <w:rPr>
          <w:rFonts w:cs="Times New Roman"/>
          <w:rtl/>
        </w:rPr>
        <w:t>להשלמת הפרוצדורות הפורמליות שבלעדיהן אי אפשר</w:t>
      </w:r>
      <w:r w:rsidR="00E60AC3">
        <w:rPr>
          <w:rFonts w:cs="Times New Roman" w:hint="cs"/>
          <w:rtl/>
        </w:rPr>
        <w:t>[</w:t>
      </w:r>
      <w:r w:rsidR="00E676E0" w:rsidRPr="00E676E0">
        <w:rPr>
          <w:rFonts w:cs="Times New Roman"/>
          <w:rtl/>
        </w:rPr>
        <w:t>לקבלת אישור רשמי ע</w:t>
      </w:r>
      <w:r w:rsidR="004C78B2">
        <w:rPr>
          <w:rFonts w:cs="Times New Roman" w:hint="cs"/>
          <w:rtl/>
        </w:rPr>
        <w:t>בור</w:t>
      </w:r>
      <w:r w:rsidR="00E676E0" w:rsidRPr="00E676E0">
        <w:rPr>
          <w:rFonts w:cs="Times New Roman"/>
          <w:rtl/>
        </w:rPr>
        <w:t xml:space="preserve"> בחינות הבגרות הבריטיות שלו</w:t>
      </w:r>
      <w:r w:rsidR="00E60AC3">
        <w:rPr>
          <w:rFonts w:cs="Times New Roman" w:hint="cs"/>
          <w:rtl/>
        </w:rPr>
        <w:t>]</w:t>
      </w:r>
      <w:r>
        <w:rPr>
          <w:rFonts w:cs="Times New Roman" w:hint="cs"/>
          <w:rtl/>
        </w:rPr>
        <w:t>,</w:t>
      </w:r>
      <w:r w:rsidRPr="00740F16">
        <w:rPr>
          <w:rFonts w:cs="Times New Roman"/>
          <w:rtl/>
        </w:rPr>
        <w:t xml:space="preserve"> </w:t>
      </w:r>
      <w:r>
        <w:rPr>
          <w:rFonts w:cs="Times New Roman" w:hint="cs"/>
          <w:rtl/>
        </w:rPr>
        <w:t>ו</w:t>
      </w:r>
      <w:r w:rsidR="004627AB" w:rsidRPr="00CD067C">
        <w:rPr>
          <w:rtl/>
        </w:rPr>
        <w:t xml:space="preserve">אלכס </w:t>
      </w:r>
      <w:r w:rsidR="00A0787E">
        <w:rPr>
          <w:rFonts w:hint="cs"/>
          <w:rtl/>
        </w:rPr>
        <w:t>פצח</w:t>
      </w:r>
      <w:r w:rsidR="002B4221">
        <w:rPr>
          <w:rFonts w:hint="cs"/>
          <w:rtl/>
        </w:rPr>
        <w:t xml:space="preserve"> </w:t>
      </w:r>
      <w:r w:rsidR="00A0787E">
        <w:rPr>
          <w:rFonts w:hint="cs"/>
          <w:rtl/>
        </w:rPr>
        <w:t>ב</w:t>
      </w:r>
      <w:r w:rsidR="002B4221">
        <w:rPr>
          <w:rFonts w:hint="cs"/>
          <w:rtl/>
        </w:rPr>
        <w:t xml:space="preserve">חוק לימודיו בכיתה י"א, </w:t>
      </w:r>
      <w:r w:rsidR="00063319" w:rsidRPr="00CD067C">
        <w:rPr>
          <w:rtl/>
        </w:rPr>
        <w:t xml:space="preserve">בכיתה מקבילה </w:t>
      </w:r>
      <w:r w:rsidR="00063319">
        <w:rPr>
          <w:rFonts w:hint="cs"/>
          <w:rtl/>
        </w:rPr>
        <w:t>לזו של</w:t>
      </w:r>
      <w:r w:rsidR="004627AB" w:rsidRPr="00CD067C">
        <w:rPr>
          <w:rtl/>
        </w:rPr>
        <w:t xml:space="preserve"> ארקדי</w:t>
      </w:r>
      <w:r w:rsidR="002D4616">
        <w:rPr>
          <w:rFonts w:hint="cs"/>
          <w:rtl/>
        </w:rPr>
        <w:t>,</w:t>
      </w:r>
      <w:r w:rsidR="004627AB" w:rsidRPr="00CD067C">
        <w:rPr>
          <w:rtl/>
        </w:rPr>
        <w:t xml:space="preserve"> </w:t>
      </w:r>
      <w:r w:rsidR="00063319">
        <w:rPr>
          <w:rFonts w:hint="cs"/>
          <w:rtl/>
        </w:rPr>
        <w:t xml:space="preserve">אבל </w:t>
      </w:r>
      <w:r w:rsidR="004627AB" w:rsidRPr="00CD067C">
        <w:rPr>
          <w:rtl/>
        </w:rPr>
        <w:t>ארקדי התעלם ממנו לגמרי.</w:t>
      </w:r>
      <w:r w:rsidR="004C78B2">
        <w:rPr>
          <w:rFonts w:hint="cs"/>
          <w:rtl/>
        </w:rPr>
        <w:t xml:space="preserve"> </w:t>
      </w:r>
    </w:p>
    <w:p w14:paraId="5FCD8AE3" w14:textId="77777777" w:rsidR="00E60AC3" w:rsidRDefault="00A30121" w:rsidP="004C78B2">
      <w:pPr>
        <w:rPr>
          <w:rtl/>
        </w:rPr>
      </w:pPr>
      <w:r>
        <w:rPr>
          <w:rFonts w:hint="cs"/>
          <w:rtl/>
        </w:rPr>
        <w:t xml:space="preserve">גם חומר הלימוד </w:t>
      </w:r>
      <w:r w:rsidR="004627AB" w:rsidRPr="00CD067C">
        <w:rPr>
          <w:rtl/>
        </w:rPr>
        <w:t>התעל</w:t>
      </w:r>
      <w:r>
        <w:rPr>
          <w:rFonts w:hint="cs"/>
          <w:rtl/>
        </w:rPr>
        <w:t>ם</w:t>
      </w:r>
      <w:r w:rsidR="004627AB" w:rsidRPr="00CD067C">
        <w:rPr>
          <w:rtl/>
        </w:rPr>
        <w:t xml:space="preserve"> ממנו לגמרי</w:t>
      </w:r>
      <w:r w:rsidR="00740F16">
        <w:rPr>
          <w:rFonts w:hint="cs"/>
          <w:rtl/>
        </w:rPr>
        <w:t xml:space="preserve">. </w:t>
      </w:r>
    </w:p>
    <w:p w14:paraId="300B263C" w14:textId="38DC8648" w:rsidR="000B0583" w:rsidRDefault="00740F16" w:rsidP="005129A9">
      <w:pPr>
        <w:rPr>
          <w:rtl/>
        </w:rPr>
      </w:pPr>
      <w:r w:rsidRPr="00740F16">
        <w:rPr>
          <w:rFonts w:cs="Times New Roman"/>
          <w:rtl/>
        </w:rPr>
        <w:t xml:space="preserve">היו </w:t>
      </w:r>
      <w:r w:rsidR="00F97A34">
        <w:rPr>
          <w:rFonts w:cs="Times New Roman"/>
          <w:rtl/>
        </w:rPr>
        <w:t>כל כך</w:t>
      </w:r>
      <w:r w:rsidRPr="00740F16">
        <w:rPr>
          <w:rFonts w:cs="Times New Roman"/>
          <w:rtl/>
        </w:rPr>
        <w:t xml:space="preserve"> הרבה שעות ביממה לצלוח ו</w:t>
      </w:r>
      <w:r w:rsidR="00F97A34">
        <w:rPr>
          <w:rFonts w:cs="Times New Roman"/>
          <w:rtl/>
        </w:rPr>
        <w:t>כל כך</w:t>
      </w:r>
      <w:r w:rsidRPr="00740F16">
        <w:rPr>
          <w:rFonts w:cs="Times New Roman"/>
          <w:rtl/>
        </w:rPr>
        <w:t xml:space="preserve"> הרבה עברית.</w:t>
      </w:r>
      <w:r w:rsidR="004627AB" w:rsidRPr="00CD067C">
        <w:rPr>
          <w:rtl/>
        </w:rPr>
        <w:t xml:space="preserve"> </w:t>
      </w:r>
      <w:r w:rsidR="00E60AC3">
        <w:rPr>
          <w:rFonts w:hint="cs"/>
          <w:rtl/>
        </w:rPr>
        <w:t>מדי יום</w:t>
      </w:r>
      <w:r w:rsidR="00E60AC3" w:rsidRPr="00CD067C">
        <w:rPr>
          <w:rtl/>
        </w:rPr>
        <w:t xml:space="preserve"> </w:t>
      </w:r>
      <w:r w:rsidR="004627AB" w:rsidRPr="00CD067C">
        <w:rPr>
          <w:rtl/>
        </w:rPr>
        <w:t xml:space="preserve">הוא </w:t>
      </w:r>
      <w:r w:rsidR="00063319">
        <w:rPr>
          <w:rFonts w:hint="cs"/>
          <w:rtl/>
        </w:rPr>
        <w:t>צעד פנימה</w:t>
      </w:r>
      <w:r w:rsidR="004627AB" w:rsidRPr="00CD067C">
        <w:rPr>
          <w:rtl/>
        </w:rPr>
        <w:t xml:space="preserve"> </w:t>
      </w:r>
      <w:r w:rsidR="00EE0E43" w:rsidRPr="00CD067C">
        <w:rPr>
          <w:rtl/>
        </w:rPr>
        <w:t>לכית</w:t>
      </w:r>
      <w:r w:rsidR="00E60AC3">
        <w:rPr>
          <w:rFonts w:hint="cs"/>
          <w:rtl/>
        </w:rPr>
        <w:t>תו</w:t>
      </w:r>
      <w:r w:rsidR="00EE0E43" w:rsidRPr="00CD067C">
        <w:rPr>
          <w:rtl/>
        </w:rPr>
        <w:t xml:space="preserve"> </w:t>
      </w:r>
      <w:r w:rsidR="004627AB" w:rsidRPr="00CD067C">
        <w:rPr>
          <w:rtl/>
        </w:rPr>
        <w:t xml:space="preserve">כמו מלח סובייטי </w:t>
      </w:r>
      <w:r w:rsidR="00063319">
        <w:rPr>
          <w:rFonts w:hint="cs"/>
          <w:rtl/>
        </w:rPr>
        <w:t xml:space="preserve">הפוסע </w:t>
      </w:r>
      <w:r w:rsidR="00483C97">
        <w:rPr>
          <w:rtl/>
        </w:rPr>
        <w:t xml:space="preserve">אל </w:t>
      </w:r>
      <w:r w:rsidR="00483C97">
        <w:rPr>
          <w:rFonts w:hint="cs"/>
          <w:rtl/>
        </w:rPr>
        <w:t xml:space="preserve">תוך </w:t>
      </w:r>
      <w:r w:rsidR="00483C97">
        <w:rPr>
          <w:rtl/>
        </w:rPr>
        <w:t xml:space="preserve">חדר </w:t>
      </w:r>
      <w:r w:rsidR="004627AB" w:rsidRPr="00CD067C">
        <w:rPr>
          <w:rtl/>
        </w:rPr>
        <w:t xml:space="preserve">מנועים </w:t>
      </w:r>
      <w:r w:rsidR="00483C97">
        <w:rPr>
          <w:rtl/>
        </w:rPr>
        <w:t xml:space="preserve">רדיואקטיבי בצוללת </w:t>
      </w:r>
      <w:r w:rsidR="004627AB" w:rsidRPr="00CD067C">
        <w:rPr>
          <w:rtl/>
        </w:rPr>
        <w:t xml:space="preserve">גרעינית </w:t>
      </w:r>
      <w:r w:rsidR="00063319">
        <w:rPr>
          <w:rFonts w:hint="cs"/>
          <w:rtl/>
        </w:rPr>
        <w:t>כדי</w:t>
      </w:r>
      <w:r w:rsidR="004627AB" w:rsidRPr="00CD067C">
        <w:rPr>
          <w:rtl/>
        </w:rPr>
        <w:t xml:space="preserve"> לתקן דליפה, ללא </w:t>
      </w:r>
      <w:r w:rsidR="00CD4C64">
        <w:rPr>
          <w:rFonts w:hint="cs"/>
          <w:rtl/>
        </w:rPr>
        <w:t xml:space="preserve">ציוד </w:t>
      </w:r>
      <w:r w:rsidR="00A0787E">
        <w:rPr>
          <w:rFonts w:hint="cs"/>
          <w:rtl/>
        </w:rPr>
        <w:t>ה</w:t>
      </w:r>
      <w:r w:rsidR="004627AB" w:rsidRPr="00CD067C">
        <w:rPr>
          <w:rtl/>
        </w:rPr>
        <w:t xml:space="preserve">הגנה </w:t>
      </w:r>
      <w:r w:rsidR="00A0787E">
        <w:rPr>
          <w:rFonts w:hint="cs"/>
          <w:rtl/>
        </w:rPr>
        <w:t>הנדרש</w:t>
      </w:r>
      <w:r w:rsidR="004627AB" w:rsidRPr="00CD067C">
        <w:rPr>
          <w:rtl/>
        </w:rPr>
        <w:t>.</w:t>
      </w:r>
      <w:r w:rsidR="00235AB4">
        <w:rPr>
          <w:rFonts w:hint="cs"/>
          <w:rtl/>
        </w:rPr>
        <w:t xml:space="preserve"> </w:t>
      </w:r>
    </w:p>
    <w:p w14:paraId="6EAE5E8A" w14:textId="5F84FE0B" w:rsidR="000B0583" w:rsidRDefault="000B0583" w:rsidP="000B0583">
      <w:pPr>
        <w:rPr>
          <w:rtl/>
        </w:rPr>
      </w:pPr>
      <w:r>
        <w:rPr>
          <w:rFonts w:cs="Times New Roman"/>
          <w:rtl/>
        </w:rPr>
        <w:t xml:space="preserve">אלכס בשיעור גיאוגרפיה: בשל הפיגור הרב שלו בחומר הלימוד כמו גם בשל </w:t>
      </w:r>
      <w:r w:rsidR="00EE0E43" w:rsidRPr="00EE0E43">
        <w:rPr>
          <w:rFonts w:cs="Times New Roman"/>
          <w:rtl/>
        </w:rPr>
        <w:t>היותו קטן</w:t>
      </w:r>
      <w:r w:rsidR="00B441F6">
        <w:rPr>
          <w:rFonts w:cs="Times New Roman" w:hint="cs"/>
          <w:rtl/>
        </w:rPr>
        <w:t xml:space="preserve"> </w:t>
      </w:r>
      <w:r w:rsidR="00EE0E43" w:rsidRPr="00EE0E43">
        <w:rPr>
          <w:rFonts w:cs="Times New Roman"/>
          <w:rtl/>
        </w:rPr>
        <w:t>קומה</w:t>
      </w:r>
      <w:r>
        <w:rPr>
          <w:rFonts w:cs="Times New Roman"/>
          <w:rtl/>
        </w:rPr>
        <w:t xml:space="preserve">, מוקצה עבור אלכס מקום בקדמת הכיתה. </w:t>
      </w:r>
    </w:p>
    <w:p w14:paraId="326DC6D9" w14:textId="3965A0DD" w:rsidR="000B0583" w:rsidRDefault="000B0583" w:rsidP="000B0583">
      <w:pPr>
        <w:rPr>
          <w:rtl/>
        </w:rPr>
      </w:pPr>
      <w:r>
        <w:rPr>
          <w:rFonts w:cs="Times New Roman"/>
          <w:rtl/>
        </w:rPr>
        <w:t xml:space="preserve">אלכס בשיעור ספרות: [איכשהו </w:t>
      </w:r>
      <w:r>
        <w:t>invariably</w:t>
      </w:r>
      <w:r>
        <w:rPr>
          <w:rFonts w:cs="Times New Roman"/>
          <w:rtl/>
        </w:rPr>
        <w:t xml:space="preserve"> תמיד בקביעות בלי שאף אחד מרגיש,] בימים הספורים </w:t>
      </w:r>
      <w:r w:rsidR="00B441F6">
        <w:rPr>
          <w:rFonts w:cs="Times New Roman" w:hint="cs"/>
          <w:rtl/>
        </w:rPr>
        <w:t>ש</w:t>
      </w:r>
      <w:r>
        <w:rPr>
          <w:rFonts w:cs="Times New Roman"/>
          <w:rtl/>
        </w:rPr>
        <w:t>בהם הוא מואיל להופיע בבית-הספר הוא מצליח לזלוג עד לכיסא האחרון</w:t>
      </w:r>
      <w:r w:rsidR="004C3F7C">
        <w:rPr>
          <w:rFonts w:cs="Times New Roman" w:hint="cs"/>
          <w:rtl/>
        </w:rPr>
        <w:t>,</w:t>
      </w:r>
      <w:r>
        <w:rPr>
          <w:rFonts w:cs="Times New Roman"/>
          <w:rtl/>
        </w:rPr>
        <w:t xml:space="preserve"> בטור שליד החלון.</w:t>
      </w:r>
    </w:p>
    <w:p w14:paraId="38725045" w14:textId="77777777" w:rsidR="000B0583" w:rsidRDefault="000B0583" w:rsidP="000B0583">
      <w:pPr>
        <w:rPr>
          <w:rtl/>
        </w:rPr>
      </w:pPr>
      <w:r>
        <w:rPr>
          <w:rFonts w:cs="Times New Roman"/>
          <w:rtl/>
        </w:rPr>
        <w:t>אלכס בשיעור אזרחות: הוא נבלע בשורה האחרונה, זאת מומחיות שפיתח.</w:t>
      </w:r>
    </w:p>
    <w:p w14:paraId="147E2DF4" w14:textId="4DC3B0E1" w:rsidR="000B0583" w:rsidRDefault="005129A9" w:rsidP="000B0583">
      <w:pPr>
        <w:rPr>
          <w:rtl/>
        </w:rPr>
      </w:pPr>
      <w:r>
        <w:rPr>
          <w:rFonts w:cs="Times New Roman" w:hint="cs"/>
          <w:rtl/>
        </w:rPr>
        <w:t>נפלא מבינתו [</w:t>
      </w:r>
      <w:r w:rsidR="000B0583">
        <w:rPr>
          <w:rFonts w:cs="Times New Roman"/>
          <w:rtl/>
        </w:rPr>
        <w:t xml:space="preserve">הוא </w:t>
      </w:r>
      <w:r w:rsidRPr="005129A9">
        <w:rPr>
          <w:rFonts w:cs="Times New Roman"/>
          <w:rtl/>
        </w:rPr>
        <w:t>נדהם התפלא]</w:t>
      </w:r>
      <w:r w:rsidR="000B0583">
        <w:rPr>
          <w:rFonts w:cs="Times New Roman"/>
          <w:rtl/>
        </w:rPr>
        <w:t xml:space="preserve"> איך אפשר להעביר שיעור שלם בהיסטוריה </w:t>
      </w:r>
      <w:r w:rsidR="00EE0E43">
        <w:rPr>
          <w:rFonts w:cs="Times New Roman" w:hint="cs"/>
          <w:rtl/>
        </w:rPr>
        <w:t>ולא</w:t>
      </w:r>
      <w:r w:rsidR="000B0583">
        <w:rPr>
          <w:rFonts w:cs="Times New Roman"/>
          <w:rtl/>
        </w:rPr>
        <w:t xml:space="preserve"> לבטא </w:t>
      </w:r>
      <w:r w:rsidR="007F097C">
        <w:rPr>
          <w:rFonts w:cs="Times New Roman" w:hint="cs"/>
          <w:rtl/>
        </w:rPr>
        <w:t>ולו</w:t>
      </w:r>
      <w:r w:rsidR="00EE0E43">
        <w:rPr>
          <w:rFonts w:cs="Times New Roman" w:hint="cs"/>
          <w:rtl/>
        </w:rPr>
        <w:t xml:space="preserve"> </w:t>
      </w:r>
      <w:r w:rsidR="000B0583">
        <w:rPr>
          <w:rFonts w:cs="Times New Roman"/>
          <w:rtl/>
        </w:rPr>
        <w:t xml:space="preserve">מילה אחת בשמה האמיתי. כל מילה מחופשת, כל מילה מצפינה את מובנה מאחורי הברות גרוניות, כמו במשחק מטופש שאלכס לא רוצה להיות חלק ממנו. מדוע הם מעמידים פנים, המורה ובעקבותיה כל התלמידים? ומתי הם מתכוונים להפסיק עם ההצגה המיתממת הזאת שנועדה להוכיח לו שדי בשפע ההגיות השרירותיות והסתומות שפיותיהם מפיקים באדישות רהוטה [ומיתממת מהירה, רציפה]? </w:t>
      </w:r>
    </w:p>
    <w:p w14:paraId="47B596AC" w14:textId="77777777" w:rsidR="000B0583" w:rsidRDefault="000B0583" w:rsidP="000B0583">
      <w:pPr>
        <w:rPr>
          <w:rtl/>
        </w:rPr>
      </w:pPr>
      <w:r>
        <w:rPr>
          <w:rFonts w:cs="Times New Roman"/>
          <w:rtl/>
        </w:rPr>
        <w:t>אבל כל זה טוב לאין ערוך מאלכס בשיעור לשון, או אלכס בשיעור תנ"ך.</w:t>
      </w:r>
    </w:p>
    <w:p w14:paraId="7AAB33F7" w14:textId="7C267CD4" w:rsidR="000B0583" w:rsidRDefault="000B0583" w:rsidP="000B0583">
      <w:pPr>
        <w:rPr>
          <w:rFonts w:cs="Times New Roman"/>
          <w:rtl/>
        </w:rPr>
      </w:pPr>
      <w:r>
        <w:rPr>
          <w:rFonts w:cs="Times New Roman"/>
          <w:rtl/>
        </w:rPr>
        <w:t>אבוי, זה לא ייתכן, גם בהפסקות הם חשים צורך להמשיך להוליך אותו שולל עם הקנוניה העברית שלהם.</w:t>
      </w:r>
    </w:p>
    <w:p w14:paraId="6B8FCBBF" w14:textId="77777777" w:rsidR="000B0583" w:rsidRDefault="000B0583" w:rsidP="000B0583">
      <w:pPr>
        <w:rPr>
          <w:rtl/>
        </w:rPr>
      </w:pPr>
    </w:p>
    <w:p w14:paraId="79511D4A" w14:textId="0AD91475" w:rsidR="00BE53C4" w:rsidRDefault="00235AB4" w:rsidP="00250000">
      <w:pPr>
        <w:rPr>
          <w:rtl/>
        </w:rPr>
      </w:pPr>
      <w:r w:rsidRPr="00423FFD">
        <w:rPr>
          <w:rtl/>
        </w:rPr>
        <w:t xml:space="preserve">לא משנה עד כמה השתולל, צרח, התפרע, בסופו של דבר הוא חזר אל הבית הריק, הדומם. לא משנה כמה אנשים הזמין ומה הם עשו שם, </w:t>
      </w:r>
      <w:r w:rsidR="00DC427E">
        <w:rPr>
          <w:rFonts w:hint="cs"/>
          <w:rtl/>
        </w:rPr>
        <w:t>[</w:t>
      </w:r>
      <w:r w:rsidRPr="00423FFD">
        <w:rPr>
          <w:rtl/>
        </w:rPr>
        <w:t>כמה עמוק חדרו וכמה רחוק ה</w:t>
      </w:r>
      <w:r w:rsidR="00EE0E43">
        <w:rPr>
          <w:rFonts w:hint="cs"/>
          <w:rtl/>
        </w:rPr>
        <w:t>תפרק</w:t>
      </w:r>
      <w:r w:rsidRPr="00423FFD">
        <w:rPr>
          <w:rtl/>
        </w:rPr>
        <w:t>ו,</w:t>
      </w:r>
      <w:r w:rsidR="00DC427E">
        <w:rPr>
          <w:rFonts w:hint="cs"/>
          <w:rtl/>
        </w:rPr>
        <w:t>]</w:t>
      </w:r>
      <w:r w:rsidRPr="00423FFD">
        <w:rPr>
          <w:rtl/>
        </w:rPr>
        <w:t xml:space="preserve"> הבית </w:t>
      </w:r>
      <w:r w:rsidR="008C2A4D" w:rsidRPr="00423FFD">
        <w:rPr>
          <w:rFonts w:hint="eastAsia"/>
          <w:rtl/>
        </w:rPr>
        <w:t>עמד</w:t>
      </w:r>
      <w:r w:rsidRPr="00423FFD">
        <w:rPr>
          <w:rtl/>
        </w:rPr>
        <w:t xml:space="preserve"> ריק ושקט</w:t>
      </w:r>
      <w:r w:rsidR="0087224D" w:rsidRPr="00423FFD">
        <w:rPr>
          <w:rtl/>
        </w:rPr>
        <w:t>[</w:t>
      </w:r>
      <w:r w:rsidRPr="00423FFD">
        <w:rPr>
          <w:rtl/>
        </w:rPr>
        <w:t xml:space="preserve">, </w:t>
      </w:r>
      <w:r w:rsidRPr="00423FFD">
        <w:rPr>
          <w:rFonts w:hint="eastAsia"/>
          <w:rtl/>
        </w:rPr>
        <w:t>כמו</w:t>
      </w:r>
      <w:r w:rsidRPr="00423FFD">
        <w:rPr>
          <w:rtl/>
        </w:rPr>
        <w:t xml:space="preserve"> </w:t>
      </w:r>
      <w:r w:rsidRPr="00423FFD">
        <w:rPr>
          <w:rFonts w:hint="eastAsia"/>
          <w:rtl/>
        </w:rPr>
        <w:t>פנס</w:t>
      </w:r>
      <w:r w:rsidRPr="00423FFD">
        <w:rPr>
          <w:rtl/>
        </w:rPr>
        <w:t xml:space="preserve"> </w:t>
      </w:r>
      <w:r w:rsidRPr="00423FFD">
        <w:rPr>
          <w:rFonts w:hint="eastAsia"/>
          <w:rtl/>
        </w:rPr>
        <w:t>מסנוור</w:t>
      </w:r>
      <w:r w:rsidRPr="00423FFD">
        <w:rPr>
          <w:rtl/>
        </w:rPr>
        <w:t xml:space="preserve"> </w:t>
      </w:r>
      <w:r w:rsidRPr="00423FFD">
        <w:rPr>
          <w:rFonts w:hint="eastAsia"/>
          <w:rtl/>
        </w:rPr>
        <w:t>אותך</w:t>
      </w:r>
      <w:r w:rsidRPr="00423FFD">
        <w:rPr>
          <w:rtl/>
        </w:rPr>
        <w:t xml:space="preserve"> </w:t>
      </w:r>
      <w:r w:rsidRPr="00423FFD">
        <w:rPr>
          <w:rFonts w:hint="eastAsia"/>
          <w:rtl/>
        </w:rPr>
        <w:t>באמצע</w:t>
      </w:r>
      <w:r w:rsidRPr="00423FFD">
        <w:rPr>
          <w:rtl/>
        </w:rPr>
        <w:t xml:space="preserve"> </w:t>
      </w:r>
      <w:r w:rsidRPr="00423FFD">
        <w:rPr>
          <w:rFonts w:hint="eastAsia"/>
          <w:rtl/>
        </w:rPr>
        <w:t>הלילה</w:t>
      </w:r>
      <w:r w:rsidRPr="00423FFD">
        <w:rPr>
          <w:rtl/>
        </w:rPr>
        <w:t xml:space="preserve">, </w:t>
      </w:r>
      <w:r w:rsidRPr="00423FFD">
        <w:rPr>
          <w:rFonts w:hint="eastAsia"/>
          <w:rtl/>
        </w:rPr>
        <w:t>וכשהוא</w:t>
      </w:r>
      <w:r w:rsidRPr="00423FFD">
        <w:rPr>
          <w:rtl/>
        </w:rPr>
        <w:t xml:space="preserve"> </w:t>
      </w:r>
      <w:r w:rsidRPr="00423FFD">
        <w:rPr>
          <w:rFonts w:hint="eastAsia"/>
          <w:rtl/>
        </w:rPr>
        <w:t>נכבה</w:t>
      </w:r>
      <w:r w:rsidRPr="00423FFD">
        <w:rPr>
          <w:rtl/>
        </w:rPr>
        <w:t xml:space="preserve"> </w:t>
      </w:r>
      <w:r w:rsidRPr="00423FFD">
        <w:rPr>
          <w:rFonts w:hint="eastAsia"/>
          <w:rtl/>
        </w:rPr>
        <w:t>אתה</w:t>
      </w:r>
      <w:r w:rsidRPr="00423FFD">
        <w:rPr>
          <w:rtl/>
        </w:rPr>
        <w:t xml:space="preserve"> </w:t>
      </w:r>
      <w:r w:rsidRPr="00423FFD">
        <w:rPr>
          <w:rFonts w:hint="eastAsia"/>
          <w:rtl/>
        </w:rPr>
        <w:t>חוזר</w:t>
      </w:r>
      <w:r w:rsidRPr="00423FFD">
        <w:rPr>
          <w:rtl/>
        </w:rPr>
        <w:t xml:space="preserve"> </w:t>
      </w:r>
      <w:r w:rsidRPr="00423FFD">
        <w:rPr>
          <w:rFonts w:hint="eastAsia"/>
          <w:rtl/>
        </w:rPr>
        <w:t>לחושך</w:t>
      </w:r>
      <w:r w:rsidRPr="00423FFD">
        <w:rPr>
          <w:rtl/>
        </w:rPr>
        <w:t xml:space="preserve"> </w:t>
      </w:r>
      <w:r w:rsidRPr="00423FFD">
        <w:rPr>
          <w:rFonts w:hint="eastAsia"/>
          <w:rtl/>
        </w:rPr>
        <w:t>המוחלט</w:t>
      </w:r>
      <w:r w:rsidR="0087224D" w:rsidRPr="00423FFD">
        <w:rPr>
          <w:rtl/>
        </w:rPr>
        <w:t>]</w:t>
      </w:r>
      <w:r w:rsidRPr="00423FFD">
        <w:rPr>
          <w:rtl/>
        </w:rPr>
        <w:t xml:space="preserve">. </w:t>
      </w:r>
      <w:bookmarkStart w:id="261" w:name="_Hlk526423172"/>
      <w:r w:rsidRPr="00423FFD">
        <w:rPr>
          <w:rtl/>
        </w:rPr>
        <w:t xml:space="preserve">לבדו – הוא עוד יהיה לבד הרבה, כך העריך, </w:t>
      </w:r>
      <w:r w:rsidR="00DC427E">
        <w:rPr>
          <w:rFonts w:hint="cs"/>
          <w:rtl/>
        </w:rPr>
        <w:t>[</w:t>
      </w:r>
      <w:r w:rsidR="008C2A4D" w:rsidRPr="00423FFD">
        <w:rPr>
          <w:rFonts w:hint="eastAsia"/>
          <w:rtl/>
        </w:rPr>
        <w:t>בסופו</w:t>
      </w:r>
      <w:r w:rsidR="008C2A4D" w:rsidRPr="00423FFD">
        <w:rPr>
          <w:rtl/>
        </w:rPr>
        <w:t xml:space="preserve"> של דבר זה תמיד יגיע</w:t>
      </w:r>
      <w:r w:rsidR="00DC427E">
        <w:rPr>
          <w:rFonts w:hint="cs"/>
          <w:rtl/>
        </w:rPr>
        <w:t>]</w:t>
      </w:r>
      <w:r w:rsidR="008C2A4D" w:rsidRPr="00423FFD">
        <w:rPr>
          <w:rtl/>
        </w:rPr>
        <w:t xml:space="preserve"> </w:t>
      </w:r>
      <w:r w:rsidRPr="00423FFD">
        <w:rPr>
          <w:rFonts w:hint="eastAsia"/>
          <w:rtl/>
        </w:rPr>
        <w:t>ואסור</w:t>
      </w:r>
      <w:r w:rsidRPr="00423FFD">
        <w:rPr>
          <w:rtl/>
        </w:rPr>
        <w:t xml:space="preserve"> לפחד מזה. </w:t>
      </w:r>
      <w:bookmarkStart w:id="262" w:name="_Hlk526423146"/>
      <w:r w:rsidR="00BE53C4" w:rsidRPr="00423FFD">
        <w:rPr>
          <w:rFonts w:hint="cs"/>
          <w:rtl/>
        </w:rPr>
        <w:t xml:space="preserve">לכן </w:t>
      </w:r>
      <w:r w:rsidR="00EE0E43" w:rsidRPr="00EE0E43">
        <w:rPr>
          <w:rFonts w:cs="Times New Roman"/>
          <w:rtl/>
        </w:rPr>
        <w:t xml:space="preserve">בּוֹש </w:t>
      </w:r>
      <w:r w:rsidR="00D741A7">
        <w:rPr>
          <w:rFonts w:cs="Times New Roman" w:hint="cs"/>
          <w:rtl/>
        </w:rPr>
        <w:t>על</w:t>
      </w:r>
      <w:r w:rsidR="00187C9B" w:rsidRPr="00423FFD">
        <w:rPr>
          <w:rtl/>
        </w:rPr>
        <w:t xml:space="preserve"> </w:t>
      </w:r>
      <w:r w:rsidR="00D741A7">
        <w:rPr>
          <w:rFonts w:hint="cs"/>
          <w:rtl/>
        </w:rPr>
        <w:t>שחבר ב</w:t>
      </w:r>
      <w:r w:rsidR="005129A9" w:rsidRPr="005129A9">
        <w:rPr>
          <w:rFonts w:cs="Times New Roman"/>
          <w:rtl/>
        </w:rPr>
        <w:t xml:space="preserve">בהילות </w:t>
      </w:r>
      <w:r w:rsidR="004C3F7C" w:rsidRPr="004C3F7C">
        <w:rPr>
          <w:rFonts w:cs="Times New Roman"/>
          <w:rtl/>
        </w:rPr>
        <w:t xml:space="preserve">כה </w:t>
      </w:r>
      <w:r w:rsidR="005129A9" w:rsidRPr="005129A9">
        <w:rPr>
          <w:rFonts w:cs="Times New Roman"/>
          <w:rtl/>
        </w:rPr>
        <w:t>נסערת, כרדוף,</w:t>
      </w:r>
      <w:r w:rsidR="005129A9">
        <w:rPr>
          <w:rFonts w:cs="Times New Roman" w:hint="cs"/>
          <w:rtl/>
        </w:rPr>
        <w:t xml:space="preserve"> </w:t>
      </w:r>
      <w:r w:rsidR="00962138" w:rsidRPr="00962138">
        <w:rPr>
          <w:rFonts w:cs="Times New Roman"/>
          <w:rtl/>
        </w:rPr>
        <w:t xml:space="preserve">כאילו נכפה עליו הדבר, </w:t>
      </w:r>
      <w:r w:rsidR="00187C9B" w:rsidRPr="00423FFD">
        <w:rPr>
          <w:rFonts w:hint="eastAsia"/>
          <w:rtl/>
        </w:rPr>
        <w:t>לנערים</w:t>
      </w:r>
      <w:r w:rsidR="00187C9B" w:rsidRPr="00423FFD">
        <w:rPr>
          <w:rtl/>
        </w:rPr>
        <w:t xml:space="preserve"> </w:t>
      </w:r>
      <w:r w:rsidR="001A02C7" w:rsidRPr="00423FFD">
        <w:rPr>
          <w:rFonts w:hint="eastAsia"/>
          <w:rtl/>
        </w:rPr>
        <w:t>מ</w:t>
      </w:r>
      <w:r w:rsidR="00EA2667" w:rsidRPr="00423FFD">
        <w:rPr>
          <w:rFonts w:hint="eastAsia"/>
          <w:rtl/>
        </w:rPr>
        <w:t>פינת</w:t>
      </w:r>
      <w:r w:rsidR="00EA2667" w:rsidRPr="00423FFD">
        <w:rPr>
          <w:rtl/>
        </w:rPr>
        <w:t xml:space="preserve"> העישון </w:t>
      </w:r>
      <w:r w:rsidR="001A02C7" w:rsidRPr="00423FFD">
        <w:rPr>
          <w:rFonts w:hint="eastAsia"/>
          <w:rtl/>
        </w:rPr>
        <w:t>ב</w:t>
      </w:r>
      <w:r w:rsidR="002E35AE">
        <w:rPr>
          <w:rFonts w:hint="eastAsia"/>
          <w:rtl/>
        </w:rPr>
        <w:t>בית-הספר</w:t>
      </w:r>
      <w:r w:rsidR="00BE53C4" w:rsidRPr="00423FFD">
        <w:rPr>
          <w:rFonts w:hint="cs"/>
          <w:rtl/>
        </w:rPr>
        <w:t>.</w:t>
      </w:r>
      <w:r w:rsidR="00B03A66" w:rsidRPr="00423FFD">
        <w:rPr>
          <w:rtl/>
        </w:rPr>
        <w:t xml:space="preserve"> לא חלף שבוע מאז </w:t>
      </w:r>
      <w:r w:rsidR="00B03A66" w:rsidRPr="00423FFD">
        <w:rPr>
          <w:rFonts w:hint="eastAsia"/>
          <w:rtl/>
        </w:rPr>
        <w:t>שהחלו</w:t>
      </w:r>
      <w:r w:rsidR="00B03A66" w:rsidRPr="00423FFD">
        <w:rPr>
          <w:rtl/>
        </w:rPr>
        <w:t xml:space="preserve"> </w:t>
      </w:r>
      <w:r w:rsidR="00B03A66" w:rsidRPr="00423FFD">
        <w:rPr>
          <w:rFonts w:hint="eastAsia"/>
          <w:rtl/>
        </w:rPr>
        <w:t>לחלוק</w:t>
      </w:r>
      <w:r w:rsidR="00B03A66" w:rsidRPr="00423FFD">
        <w:rPr>
          <w:rtl/>
        </w:rPr>
        <w:t xml:space="preserve"> </w:t>
      </w:r>
      <w:r w:rsidR="00B03A66" w:rsidRPr="00423FFD">
        <w:rPr>
          <w:rFonts w:hint="eastAsia"/>
          <w:rtl/>
        </w:rPr>
        <w:t>סיגריות</w:t>
      </w:r>
      <w:r w:rsidR="00B03A66" w:rsidRPr="00423FFD">
        <w:rPr>
          <w:rtl/>
        </w:rPr>
        <w:t xml:space="preserve"> </w:t>
      </w:r>
      <w:r w:rsidR="00B03A66" w:rsidRPr="00423FFD">
        <w:rPr>
          <w:rFonts w:hint="eastAsia"/>
          <w:rtl/>
        </w:rPr>
        <w:t>ב</w:t>
      </w:r>
      <w:r w:rsidR="00271F95">
        <w:rPr>
          <w:rFonts w:hint="eastAsia"/>
          <w:rtl/>
        </w:rPr>
        <w:t>אזור</w:t>
      </w:r>
      <w:r w:rsidR="00B03A66" w:rsidRPr="00423FFD">
        <w:rPr>
          <w:rtl/>
        </w:rPr>
        <w:t xml:space="preserve"> </w:t>
      </w:r>
      <w:r w:rsidR="00B03A66" w:rsidRPr="00423FFD">
        <w:rPr>
          <w:rFonts w:hint="eastAsia"/>
          <w:rtl/>
        </w:rPr>
        <w:t>המוצל</w:t>
      </w:r>
      <w:r w:rsidR="00B03A66" w:rsidRPr="00423FFD">
        <w:rPr>
          <w:rtl/>
        </w:rPr>
        <w:t xml:space="preserve"> </w:t>
      </w:r>
      <w:r w:rsidR="00B03A66" w:rsidRPr="00423FFD">
        <w:rPr>
          <w:rFonts w:hint="eastAsia"/>
          <w:rtl/>
        </w:rPr>
        <w:t>מאחורי</w:t>
      </w:r>
      <w:r w:rsidR="00B03A66" w:rsidRPr="00423FFD">
        <w:rPr>
          <w:rtl/>
        </w:rPr>
        <w:t xml:space="preserve"> </w:t>
      </w:r>
      <w:r w:rsidR="00B03A66" w:rsidRPr="00423FFD">
        <w:rPr>
          <w:rFonts w:hint="eastAsia"/>
          <w:rtl/>
        </w:rPr>
        <w:t>חדר</w:t>
      </w:r>
      <w:r w:rsidR="00B03A66" w:rsidRPr="00423FFD">
        <w:rPr>
          <w:rtl/>
        </w:rPr>
        <w:t xml:space="preserve"> </w:t>
      </w:r>
      <w:r w:rsidR="00B03A66" w:rsidRPr="00423FFD">
        <w:rPr>
          <w:rFonts w:hint="eastAsia"/>
          <w:rtl/>
        </w:rPr>
        <w:t>האחות</w:t>
      </w:r>
      <w:r w:rsidR="00B03A66" w:rsidRPr="00423FFD">
        <w:rPr>
          <w:rtl/>
        </w:rPr>
        <w:t xml:space="preserve"> וכבר</w:t>
      </w:r>
      <w:r w:rsidR="001A02C7" w:rsidRPr="00423FFD">
        <w:rPr>
          <w:rtl/>
        </w:rPr>
        <w:t xml:space="preserve"> </w:t>
      </w:r>
      <w:r w:rsidR="00EA2667" w:rsidRPr="00423FFD">
        <w:rPr>
          <w:rFonts w:hint="eastAsia"/>
          <w:rtl/>
        </w:rPr>
        <w:t>הפך</w:t>
      </w:r>
      <w:r w:rsidR="00EA2667" w:rsidRPr="00423FFD">
        <w:rPr>
          <w:rtl/>
        </w:rPr>
        <w:t xml:space="preserve"> </w:t>
      </w:r>
      <w:r w:rsidR="00EE0E43">
        <w:rPr>
          <w:rFonts w:hint="cs"/>
          <w:rtl/>
        </w:rPr>
        <w:t xml:space="preserve">אלכס </w:t>
      </w:r>
      <w:r w:rsidR="00EA2667" w:rsidRPr="00423FFD">
        <w:rPr>
          <w:rtl/>
        </w:rPr>
        <w:t xml:space="preserve">לחלק </w:t>
      </w:r>
      <w:r w:rsidR="0087224D" w:rsidRPr="00423FFD">
        <w:rPr>
          <w:rtl/>
        </w:rPr>
        <w:t>[</w:t>
      </w:r>
      <w:r w:rsidR="00EA2667" w:rsidRPr="00423FFD">
        <w:t>indispensible</w:t>
      </w:r>
      <w:r w:rsidR="0087224D" w:rsidRPr="00423FFD">
        <w:rPr>
          <w:rtl/>
        </w:rPr>
        <w:t xml:space="preserve">] </w:t>
      </w:r>
      <w:r w:rsidR="0087224D" w:rsidRPr="00423FFD">
        <w:rPr>
          <w:rFonts w:hint="eastAsia"/>
          <w:rtl/>
        </w:rPr>
        <w:t>בלתי</w:t>
      </w:r>
      <w:r w:rsidR="0087224D" w:rsidRPr="00423FFD">
        <w:rPr>
          <w:rtl/>
        </w:rPr>
        <w:t xml:space="preserve"> </w:t>
      </w:r>
      <w:r w:rsidR="0087224D" w:rsidRPr="00423FFD">
        <w:rPr>
          <w:rFonts w:hint="eastAsia"/>
          <w:rtl/>
        </w:rPr>
        <w:t>נפרד</w:t>
      </w:r>
      <w:r w:rsidR="00EA2667" w:rsidRPr="00423FFD">
        <w:rPr>
          <w:rtl/>
        </w:rPr>
        <w:t xml:space="preserve"> מהחבורה </w:t>
      </w:r>
      <w:r w:rsidR="006602B5" w:rsidRPr="00423FFD">
        <w:rPr>
          <w:rFonts w:hint="eastAsia"/>
          <w:rtl/>
        </w:rPr>
        <w:t>הפראית</w:t>
      </w:r>
      <w:r w:rsidR="006602B5" w:rsidRPr="00423FFD">
        <w:rPr>
          <w:rtl/>
        </w:rPr>
        <w:t xml:space="preserve"> של </w:t>
      </w:r>
      <w:r w:rsidR="005129A9">
        <w:rPr>
          <w:rFonts w:hint="cs"/>
          <w:rtl/>
        </w:rPr>
        <w:t>ה</w:t>
      </w:r>
      <w:r w:rsidR="006602B5" w:rsidRPr="00423FFD">
        <w:rPr>
          <w:rtl/>
        </w:rPr>
        <w:t>נערים מכיתה י"ב</w:t>
      </w:r>
      <w:r w:rsidR="005129A9" w:rsidRPr="005129A9">
        <w:rPr>
          <w:rFonts w:cs="Times New Roman"/>
          <w:rtl/>
        </w:rPr>
        <w:t>, מהשכבה שמעליו</w:t>
      </w:r>
      <w:r w:rsidR="006602B5" w:rsidRPr="00423FFD">
        <w:rPr>
          <w:rtl/>
        </w:rPr>
        <w:t xml:space="preserve">, </w:t>
      </w:r>
      <w:r w:rsidR="00EA2667" w:rsidRPr="00423FFD">
        <w:rPr>
          <w:rFonts w:hint="eastAsia"/>
          <w:rtl/>
        </w:rPr>
        <w:t>כי</w:t>
      </w:r>
      <w:r w:rsidR="00EA2667" w:rsidRPr="00423FFD">
        <w:rPr>
          <w:rtl/>
        </w:rPr>
        <w:t xml:space="preserve"> </w:t>
      </w:r>
      <w:r w:rsidR="00EE0E43">
        <w:rPr>
          <w:rFonts w:hint="cs"/>
          <w:rtl/>
        </w:rPr>
        <w:t xml:space="preserve">אצלו </w:t>
      </w:r>
      <w:r w:rsidR="0087224D" w:rsidRPr="00423FFD">
        <w:rPr>
          <w:rFonts w:hint="eastAsia"/>
          <w:rtl/>
        </w:rPr>
        <w:t>בדירה</w:t>
      </w:r>
      <w:r w:rsidR="0087224D" w:rsidRPr="00423FFD">
        <w:rPr>
          <w:rtl/>
        </w:rPr>
        <w:t xml:space="preserve"> </w:t>
      </w:r>
      <w:r w:rsidR="00BE53C4" w:rsidRPr="00423FFD">
        <w:rPr>
          <w:rFonts w:hint="cs"/>
          <w:rtl/>
        </w:rPr>
        <w:t>אפשר</w:t>
      </w:r>
      <w:r w:rsidR="0087224D" w:rsidRPr="00423FFD">
        <w:rPr>
          <w:rtl/>
        </w:rPr>
        <w:t xml:space="preserve"> </w:t>
      </w:r>
      <w:r w:rsidR="0087224D" w:rsidRPr="00423FFD">
        <w:rPr>
          <w:rFonts w:hint="eastAsia"/>
          <w:rtl/>
        </w:rPr>
        <w:t>לעשות</w:t>
      </w:r>
      <w:r w:rsidR="0087224D" w:rsidRPr="00423FFD">
        <w:rPr>
          <w:rtl/>
        </w:rPr>
        <w:t xml:space="preserve"> </w:t>
      </w:r>
      <w:r w:rsidR="00EA2667" w:rsidRPr="00423FFD">
        <w:rPr>
          <w:rtl/>
        </w:rPr>
        <w:t>מה שר</w:t>
      </w:r>
      <w:r w:rsidR="0087224D" w:rsidRPr="00423FFD">
        <w:rPr>
          <w:rFonts w:hint="eastAsia"/>
          <w:rtl/>
        </w:rPr>
        <w:t>ו</w:t>
      </w:r>
      <w:r w:rsidR="00EA2667" w:rsidRPr="00423FFD">
        <w:rPr>
          <w:rFonts w:hint="eastAsia"/>
          <w:rtl/>
        </w:rPr>
        <w:t>צ</w:t>
      </w:r>
      <w:r w:rsidR="0087224D" w:rsidRPr="00423FFD">
        <w:rPr>
          <w:rFonts w:hint="eastAsia"/>
          <w:rtl/>
        </w:rPr>
        <w:t>ים</w:t>
      </w:r>
      <w:r w:rsidR="006602B5" w:rsidRPr="00423FFD">
        <w:rPr>
          <w:rtl/>
        </w:rPr>
        <w:t>.</w:t>
      </w:r>
      <w:bookmarkEnd w:id="262"/>
      <w:r w:rsidR="00187C9B" w:rsidRPr="00B7685A">
        <w:rPr>
          <w:rtl/>
        </w:rPr>
        <w:t xml:space="preserve"> </w:t>
      </w:r>
    </w:p>
    <w:p w14:paraId="4D1F833B" w14:textId="78E0CC23" w:rsidR="00A26B2C" w:rsidRPr="00A26B2C" w:rsidRDefault="00A26B2C" w:rsidP="00A26B2C">
      <w:pPr>
        <w:rPr>
          <w:rtl/>
        </w:rPr>
      </w:pPr>
      <w:r w:rsidRPr="00A26B2C">
        <w:rPr>
          <w:rFonts w:hint="eastAsia"/>
          <w:rtl/>
        </w:rPr>
        <w:t>וזה</w:t>
      </w:r>
      <w:r w:rsidRPr="00A26B2C">
        <w:rPr>
          <w:rtl/>
        </w:rPr>
        <w:t xml:space="preserve"> היה האובדן המר ביותר במעבר לישראל – </w:t>
      </w:r>
      <w:r w:rsidRPr="00A26B2C">
        <w:rPr>
          <w:rFonts w:hint="eastAsia"/>
          <w:rtl/>
        </w:rPr>
        <w:t>הוא</w:t>
      </w:r>
      <w:r w:rsidRPr="00A26B2C">
        <w:rPr>
          <w:rtl/>
        </w:rPr>
        <w:t xml:space="preserve"> איבד את היכולת </w:t>
      </w:r>
      <w:r w:rsidRPr="00A26B2C">
        <w:rPr>
          <w:rFonts w:hint="eastAsia"/>
          <w:rtl/>
        </w:rPr>
        <w:t>להיות</w:t>
      </w:r>
      <w:r w:rsidRPr="00A26B2C">
        <w:rPr>
          <w:rtl/>
        </w:rPr>
        <w:t xml:space="preserve"> </w:t>
      </w:r>
      <w:r w:rsidRPr="00A26B2C">
        <w:rPr>
          <w:rFonts w:hint="eastAsia"/>
          <w:rtl/>
        </w:rPr>
        <w:t>לבד</w:t>
      </w:r>
      <w:r w:rsidRPr="00A26B2C">
        <w:rPr>
          <w:rtl/>
        </w:rPr>
        <w:t xml:space="preserve"> </w:t>
      </w:r>
      <w:r w:rsidRPr="00A26B2C">
        <w:rPr>
          <w:rFonts w:hint="eastAsia"/>
          <w:rtl/>
        </w:rPr>
        <w:t>בלי</w:t>
      </w:r>
      <w:r w:rsidRPr="00A26B2C">
        <w:rPr>
          <w:rtl/>
        </w:rPr>
        <w:t xml:space="preserve"> </w:t>
      </w:r>
      <w:r w:rsidRPr="00A26B2C">
        <w:rPr>
          <w:rFonts w:hint="eastAsia"/>
          <w:rtl/>
        </w:rPr>
        <w:t>להרגיש</w:t>
      </w:r>
      <w:r w:rsidRPr="00A26B2C">
        <w:rPr>
          <w:rtl/>
        </w:rPr>
        <w:t xml:space="preserve"> </w:t>
      </w:r>
      <w:r w:rsidR="00E60AC3">
        <w:rPr>
          <w:rFonts w:hint="cs"/>
          <w:rtl/>
        </w:rPr>
        <w:t>ב</w:t>
      </w:r>
      <w:r w:rsidRPr="00A26B2C">
        <w:rPr>
          <w:rFonts w:hint="eastAsia"/>
          <w:rtl/>
        </w:rPr>
        <w:t>ח</w:t>
      </w:r>
      <w:r w:rsidR="00E60AC3">
        <w:rPr>
          <w:rFonts w:hint="cs"/>
          <w:rtl/>
        </w:rPr>
        <w:t>ו</w:t>
      </w:r>
      <w:r w:rsidRPr="00A26B2C">
        <w:rPr>
          <w:rFonts w:hint="eastAsia"/>
          <w:rtl/>
        </w:rPr>
        <w:t>סר</w:t>
      </w:r>
      <w:r w:rsidRPr="00A26B2C">
        <w:rPr>
          <w:rtl/>
        </w:rPr>
        <w:t>.</w:t>
      </w:r>
      <w:r>
        <w:rPr>
          <w:rFonts w:hint="cs"/>
          <w:rtl/>
        </w:rPr>
        <w:t xml:space="preserve"> </w:t>
      </w:r>
      <w:r w:rsidRPr="00A26B2C">
        <w:rPr>
          <w:rFonts w:hint="cs"/>
          <w:rtl/>
        </w:rPr>
        <w:t xml:space="preserve">גם כשיוצאים </w:t>
      </w:r>
      <w:r w:rsidRPr="00A26B2C">
        <w:rPr>
          <w:rFonts w:hint="eastAsia"/>
          <w:rtl/>
        </w:rPr>
        <w:t>מהמים</w:t>
      </w:r>
      <w:r w:rsidRPr="00A26B2C">
        <w:rPr>
          <w:rtl/>
        </w:rPr>
        <w:t xml:space="preserve"> </w:t>
      </w:r>
      <w:r w:rsidRPr="00A26B2C">
        <w:rPr>
          <w:rFonts w:hint="cs"/>
          <w:rtl/>
        </w:rPr>
        <w:t>העור לא מלוטף</w:t>
      </w:r>
      <w:r w:rsidR="00E60AC3">
        <w:rPr>
          <w:rFonts w:hint="cs"/>
          <w:rtl/>
        </w:rPr>
        <w:t xml:space="preserve"> עוד</w:t>
      </w:r>
      <w:r w:rsidRPr="00A26B2C">
        <w:rPr>
          <w:rFonts w:hint="cs"/>
          <w:rtl/>
        </w:rPr>
        <w:t xml:space="preserve">, </w:t>
      </w:r>
      <w:r>
        <w:rPr>
          <w:rFonts w:hint="cs"/>
          <w:rtl/>
        </w:rPr>
        <w:t>הגוף</w:t>
      </w:r>
      <w:r w:rsidRPr="00A26B2C">
        <w:rPr>
          <w:rtl/>
        </w:rPr>
        <w:t xml:space="preserve"> </w:t>
      </w:r>
      <w:r w:rsidRPr="00A26B2C">
        <w:rPr>
          <w:rFonts w:hint="eastAsia"/>
          <w:rtl/>
        </w:rPr>
        <w:t>כבד</w:t>
      </w:r>
      <w:r w:rsidRPr="00A26B2C">
        <w:rPr>
          <w:rtl/>
        </w:rPr>
        <w:t xml:space="preserve"> </w:t>
      </w:r>
      <w:r w:rsidRPr="00A26B2C">
        <w:rPr>
          <w:rFonts w:hint="eastAsia"/>
          <w:rtl/>
        </w:rPr>
        <w:t>והתנועות</w:t>
      </w:r>
      <w:r w:rsidRPr="00A26B2C">
        <w:rPr>
          <w:rtl/>
        </w:rPr>
        <w:t xml:space="preserve"> </w:t>
      </w:r>
      <w:r w:rsidRPr="00A26B2C">
        <w:rPr>
          <w:rFonts w:hint="eastAsia"/>
          <w:rtl/>
        </w:rPr>
        <w:t>לא</w:t>
      </w:r>
      <w:r w:rsidRPr="00A26B2C">
        <w:rPr>
          <w:rtl/>
        </w:rPr>
        <w:t xml:space="preserve"> </w:t>
      </w:r>
      <w:r w:rsidRPr="00A26B2C">
        <w:rPr>
          <w:rFonts w:hint="eastAsia"/>
          <w:rtl/>
        </w:rPr>
        <w:t>נבלמות</w:t>
      </w:r>
      <w:r>
        <w:rPr>
          <w:rFonts w:hint="cs"/>
          <w:rtl/>
        </w:rPr>
        <w:t>,</w:t>
      </w:r>
      <w:r w:rsidRPr="00A26B2C">
        <w:rPr>
          <w:rtl/>
        </w:rPr>
        <w:t xml:space="preserve"> </w:t>
      </w:r>
      <w:r w:rsidR="007C5EF0">
        <w:rPr>
          <w:rFonts w:hint="cs"/>
          <w:rtl/>
        </w:rPr>
        <w:t>[</w:t>
      </w:r>
      <w:r w:rsidRPr="00A26B2C">
        <w:rPr>
          <w:rFonts w:hint="cs"/>
          <w:rtl/>
        </w:rPr>
        <w:t xml:space="preserve">הן </w:t>
      </w:r>
      <w:r w:rsidRPr="00A26B2C">
        <w:rPr>
          <w:rFonts w:hint="eastAsia"/>
          <w:rtl/>
        </w:rPr>
        <w:t>לא</w:t>
      </w:r>
      <w:r w:rsidRPr="00A26B2C">
        <w:rPr>
          <w:rtl/>
        </w:rPr>
        <w:t xml:space="preserve"> </w:t>
      </w:r>
      <w:r w:rsidRPr="00A26B2C">
        <w:rPr>
          <w:rFonts w:hint="eastAsia"/>
          <w:rtl/>
        </w:rPr>
        <w:t>מתמסכות</w:t>
      </w:r>
      <w:r w:rsidRPr="00A26B2C">
        <w:rPr>
          <w:rtl/>
        </w:rPr>
        <w:t xml:space="preserve"> –</w:t>
      </w:r>
      <w:r w:rsidRPr="00A26B2C">
        <w:rPr>
          <w:rFonts w:hint="cs"/>
          <w:rtl/>
        </w:rPr>
        <w:t xml:space="preserve"> חדות,</w:t>
      </w:r>
      <w:r w:rsidR="007C5EF0">
        <w:rPr>
          <w:rFonts w:hint="cs"/>
          <w:rtl/>
        </w:rPr>
        <w:t>]</w:t>
      </w:r>
      <w:r w:rsidRPr="00A26B2C">
        <w:rPr>
          <w:rFonts w:hint="cs"/>
          <w:rtl/>
        </w:rPr>
        <w:t xml:space="preserve"> </w:t>
      </w:r>
      <w:r w:rsidRPr="00A26B2C">
        <w:rPr>
          <w:rFonts w:hint="eastAsia"/>
          <w:rtl/>
        </w:rPr>
        <w:t>ובאמת</w:t>
      </w:r>
      <w:r w:rsidRPr="00A26B2C">
        <w:rPr>
          <w:rtl/>
        </w:rPr>
        <w:t xml:space="preserve"> </w:t>
      </w:r>
      <w:r w:rsidRPr="00A26B2C">
        <w:rPr>
          <w:rFonts w:hint="eastAsia"/>
          <w:rtl/>
        </w:rPr>
        <w:t>טוב</w:t>
      </w:r>
      <w:r w:rsidRPr="00A26B2C">
        <w:rPr>
          <w:rtl/>
        </w:rPr>
        <w:t xml:space="preserve"> </w:t>
      </w:r>
      <w:r w:rsidRPr="00A26B2C">
        <w:rPr>
          <w:rFonts w:hint="eastAsia"/>
          <w:rtl/>
        </w:rPr>
        <w:t>להיות</w:t>
      </w:r>
      <w:r w:rsidRPr="00A26B2C">
        <w:rPr>
          <w:rtl/>
        </w:rPr>
        <w:t xml:space="preserve"> </w:t>
      </w:r>
      <w:r w:rsidRPr="00A26B2C">
        <w:rPr>
          <w:rFonts w:hint="eastAsia"/>
          <w:rtl/>
        </w:rPr>
        <w:t>במים</w:t>
      </w:r>
      <w:r w:rsidRPr="00A26B2C">
        <w:rPr>
          <w:rtl/>
        </w:rPr>
        <w:t xml:space="preserve">, </w:t>
      </w:r>
      <w:r w:rsidRPr="00A26B2C">
        <w:rPr>
          <w:rFonts w:hint="eastAsia"/>
          <w:rtl/>
        </w:rPr>
        <w:t>לשחות</w:t>
      </w:r>
      <w:r w:rsidRPr="00A26B2C">
        <w:rPr>
          <w:rtl/>
        </w:rPr>
        <w:t xml:space="preserve"> </w:t>
      </w:r>
      <w:r w:rsidRPr="00A26B2C">
        <w:rPr>
          <w:rFonts w:hint="eastAsia"/>
          <w:rtl/>
        </w:rPr>
        <w:t>בתוכם</w:t>
      </w:r>
      <w:r w:rsidRPr="00A26B2C">
        <w:rPr>
          <w:rtl/>
        </w:rPr>
        <w:t xml:space="preserve">, </w:t>
      </w:r>
      <w:r w:rsidRPr="00A26B2C">
        <w:rPr>
          <w:rFonts w:hint="eastAsia"/>
          <w:rtl/>
        </w:rPr>
        <w:t>לצלול</w:t>
      </w:r>
      <w:r w:rsidRPr="00A26B2C">
        <w:rPr>
          <w:rtl/>
        </w:rPr>
        <w:t xml:space="preserve">, </w:t>
      </w:r>
      <w:r w:rsidRPr="00A26B2C">
        <w:rPr>
          <w:rFonts w:hint="eastAsia"/>
          <w:rtl/>
        </w:rPr>
        <w:t>לגלוש</w:t>
      </w:r>
      <w:r w:rsidRPr="00A26B2C">
        <w:rPr>
          <w:rtl/>
        </w:rPr>
        <w:t xml:space="preserve"> </w:t>
      </w:r>
      <w:r w:rsidRPr="00A26B2C">
        <w:rPr>
          <w:rFonts w:hint="eastAsia"/>
          <w:rtl/>
        </w:rPr>
        <w:t>מעל</w:t>
      </w:r>
      <w:r w:rsidRPr="00A26B2C">
        <w:rPr>
          <w:rtl/>
        </w:rPr>
        <w:t xml:space="preserve"> </w:t>
      </w:r>
      <w:r w:rsidRPr="00A26B2C">
        <w:rPr>
          <w:rFonts w:hint="eastAsia"/>
          <w:rtl/>
        </w:rPr>
        <w:t>ובתוך</w:t>
      </w:r>
      <w:r w:rsidRPr="00A26B2C">
        <w:rPr>
          <w:rtl/>
        </w:rPr>
        <w:t xml:space="preserve"> </w:t>
      </w:r>
      <w:r w:rsidRPr="00A26B2C">
        <w:rPr>
          <w:rFonts w:hint="eastAsia"/>
          <w:rtl/>
        </w:rPr>
        <w:t>הגלים</w:t>
      </w:r>
      <w:r w:rsidRPr="00A26B2C">
        <w:rPr>
          <w:rtl/>
        </w:rPr>
        <w:t xml:space="preserve">, </w:t>
      </w:r>
      <w:r w:rsidRPr="00A26B2C">
        <w:rPr>
          <w:rFonts w:hint="eastAsia"/>
          <w:rtl/>
        </w:rPr>
        <w:t>להשתרע</w:t>
      </w:r>
      <w:r w:rsidRPr="00A26B2C">
        <w:rPr>
          <w:rtl/>
        </w:rPr>
        <w:t xml:space="preserve"> על גל אחד ולהתייחד איתו, </w:t>
      </w:r>
      <w:r w:rsidR="00EE0E43" w:rsidRPr="00EE0E43">
        <w:rPr>
          <w:rFonts w:cs="Times New Roman"/>
          <w:rtl/>
        </w:rPr>
        <w:t>אלא כשכבר לא מסוגלים לבלום את השקיעה התלולה למטה הגלישה המסחררת אל אפלת המצולות.</w:t>
      </w:r>
      <w:r w:rsidR="00EE0E43" w:rsidRPr="00EE0E43">
        <w:rPr>
          <w:rFonts w:cs="Times New Roman" w:hint="cs"/>
          <w:rtl/>
        </w:rPr>
        <w:t xml:space="preserve"> </w:t>
      </w:r>
      <w:r w:rsidR="00EE0E43">
        <w:rPr>
          <w:rFonts w:hint="cs"/>
          <w:rtl/>
        </w:rPr>
        <w:t>[</w:t>
      </w:r>
      <w:r w:rsidRPr="00A26B2C">
        <w:rPr>
          <w:rtl/>
        </w:rPr>
        <w:t xml:space="preserve">אבל </w:t>
      </w:r>
      <w:r w:rsidRPr="00A26B2C">
        <w:rPr>
          <w:rFonts w:hint="eastAsia"/>
          <w:rtl/>
        </w:rPr>
        <w:t>הוא</w:t>
      </w:r>
      <w:r w:rsidRPr="00A26B2C">
        <w:rPr>
          <w:rtl/>
        </w:rPr>
        <w:t xml:space="preserve"> גורש אל מחוץ למים ושם</w:t>
      </w:r>
      <w:r w:rsidR="005B4D83">
        <w:rPr>
          <w:rtl/>
        </w:rPr>
        <w:t xml:space="preserve"> </w:t>
      </w:r>
      <w:r w:rsidRPr="00A26B2C">
        <w:rPr>
          <w:rFonts w:hint="cs"/>
          <w:rtl/>
        </w:rPr>
        <w:t>היה</w:t>
      </w:r>
      <w:r w:rsidR="00C90C6C">
        <w:rPr>
          <w:rFonts w:hint="cs"/>
          <w:rtl/>
        </w:rPr>
        <w:t xml:space="preserve"> מאוד </w:t>
      </w:r>
      <w:r w:rsidR="000965A1">
        <w:rPr>
          <w:rFonts w:hint="cs"/>
          <w:rtl/>
        </w:rPr>
        <w:t>מאוד</w:t>
      </w:r>
      <w:r w:rsidRPr="00A26B2C">
        <w:rPr>
          <w:rFonts w:hint="cs"/>
          <w:rtl/>
        </w:rPr>
        <w:t xml:space="preserve"> בודד</w:t>
      </w:r>
      <w:r w:rsidRPr="00A26B2C">
        <w:rPr>
          <w:rtl/>
        </w:rPr>
        <w:t>.</w:t>
      </w:r>
      <w:r w:rsidR="005B4D83">
        <w:rPr>
          <w:rtl/>
        </w:rPr>
        <w:t xml:space="preserve"> </w:t>
      </w:r>
      <w:r w:rsidRPr="00A26B2C">
        <w:rPr>
          <w:rtl/>
        </w:rPr>
        <w:t xml:space="preserve">/ </w:t>
      </w:r>
      <w:r w:rsidRPr="00A26B2C">
        <w:rPr>
          <w:rFonts w:hint="eastAsia"/>
          <w:rtl/>
        </w:rPr>
        <w:t>גם</w:t>
      </w:r>
      <w:r w:rsidRPr="00A26B2C">
        <w:rPr>
          <w:rtl/>
        </w:rPr>
        <w:t xml:space="preserve"> </w:t>
      </w:r>
      <w:r w:rsidRPr="00A26B2C">
        <w:rPr>
          <w:rFonts w:hint="eastAsia"/>
          <w:rtl/>
        </w:rPr>
        <w:t>מחוץ</w:t>
      </w:r>
      <w:r w:rsidRPr="00A26B2C">
        <w:rPr>
          <w:rtl/>
        </w:rPr>
        <w:t xml:space="preserve"> </w:t>
      </w:r>
      <w:r w:rsidRPr="00A26B2C">
        <w:rPr>
          <w:rFonts w:hint="eastAsia"/>
          <w:rtl/>
        </w:rPr>
        <w:t>למים</w:t>
      </w:r>
      <w:r w:rsidRPr="00A26B2C">
        <w:rPr>
          <w:rtl/>
        </w:rPr>
        <w:t xml:space="preserve"> </w:t>
      </w:r>
      <w:r w:rsidRPr="00A26B2C">
        <w:rPr>
          <w:rFonts w:hint="eastAsia"/>
          <w:rtl/>
        </w:rPr>
        <w:t>יש</w:t>
      </w:r>
      <w:r w:rsidRPr="00A26B2C">
        <w:rPr>
          <w:rtl/>
        </w:rPr>
        <w:t xml:space="preserve"> </w:t>
      </w:r>
      <w:r w:rsidRPr="00A26B2C">
        <w:rPr>
          <w:rFonts w:hint="eastAsia"/>
          <w:rtl/>
        </w:rPr>
        <w:t>אינספור</w:t>
      </w:r>
      <w:r w:rsidRPr="00A26B2C">
        <w:rPr>
          <w:rtl/>
        </w:rPr>
        <w:t xml:space="preserve"> דברים לעשותם וגו'. ] </w:t>
      </w:r>
    </w:p>
    <w:p w14:paraId="010A2CCF" w14:textId="77777777" w:rsidR="00A26B2C" w:rsidRDefault="00A26B2C" w:rsidP="00250000">
      <w:pPr>
        <w:rPr>
          <w:rtl/>
        </w:rPr>
      </w:pPr>
    </w:p>
    <w:bookmarkEnd w:id="261"/>
    <w:p w14:paraId="4000EB1C" w14:textId="77777777" w:rsidR="00423FFD" w:rsidRDefault="00423FFD" w:rsidP="00250000">
      <w:pPr>
        <w:rPr>
          <w:rtl/>
        </w:rPr>
      </w:pPr>
    </w:p>
    <w:p w14:paraId="4FFD82DF" w14:textId="0DACFA09" w:rsidR="00BE53C4" w:rsidRPr="00712EDE" w:rsidRDefault="00BE53C4" w:rsidP="00250000">
      <w:pPr>
        <w:rPr>
          <w:color w:val="A6A6A6" w:themeColor="background1" w:themeShade="A6"/>
          <w:rtl/>
        </w:rPr>
      </w:pPr>
      <w:r w:rsidRPr="00712EDE">
        <w:rPr>
          <w:rFonts w:hint="cs"/>
          <w:color w:val="A6A6A6" w:themeColor="background1" w:themeShade="A6"/>
          <w:rtl/>
        </w:rPr>
        <w:t>[</w:t>
      </w:r>
    </w:p>
    <w:p w14:paraId="6AC6EBF5" w14:textId="2DBB4A73" w:rsidR="007B5682" w:rsidRPr="00712EDE" w:rsidRDefault="00EA2667" w:rsidP="00250000">
      <w:pPr>
        <w:rPr>
          <w:color w:val="A6A6A6" w:themeColor="background1" w:themeShade="A6"/>
          <w:rtl/>
        </w:rPr>
      </w:pPr>
      <w:r w:rsidRPr="00712EDE">
        <w:rPr>
          <w:rFonts w:hint="eastAsia"/>
          <w:color w:val="A6A6A6" w:themeColor="background1" w:themeShade="A6"/>
          <w:rtl/>
        </w:rPr>
        <w:lastRenderedPageBreak/>
        <w:t>מה</w:t>
      </w:r>
      <w:r w:rsidR="00187C9B" w:rsidRPr="00712EDE">
        <w:rPr>
          <w:rFonts w:hint="eastAsia"/>
          <w:color w:val="A6A6A6" w:themeColor="background1" w:themeShade="A6"/>
          <w:rtl/>
        </w:rPr>
        <w:t>בנות</w:t>
      </w:r>
      <w:r w:rsidR="00187C9B" w:rsidRPr="00712EDE">
        <w:rPr>
          <w:color w:val="A6A6A6" w:themeColor="background1" w:themeShade="A6"/>
          <w:rtl/>
        </w:rPr>
        <w:t xml:space="preserve"> </w:t>
      </w:r>
      <w:r w:rsidR="006602B5" w:rsidRPr="00712EDE">
        <w:rPr>
          <w:rFonts w:hint="eastAsia"/>
          <w:color w:val="A6A6A6" w:themeColor="background1" w:themeShade="A6"/>
          <w:rtl/>
        </w:rPr>
        <w:t>שהשתרכו</w:t>
      </w:r>
      <w:r w:rsidR="006602B5" w:rsidRPr="00712EDE">
        <w:rPr>
          <w:color w:val="A6A6A6" w:themeColor="background1" w:themeShade="A6"/>
          <w:rtl/>
        </w:rPr>
        <w:t xml:space="preserve"> איתם </w:t>
      </w:r>
      <w:r w:rsidRPr="00712EDE">
        <w:rPr>
          <w:rFonts w:hint="eastAsia"/>
          <w:color w:val="A6A6A6" w:themeColor="background1" w:themeShade="A6"/>
          <w:rtl/>
        </w:rPr>
        <w:t>הוא</w:t>
      </w:r>
      <w:r w:rsidR="00187C9B" w:rsidRPr="00712EDE">
        <w:rPr>
          <w:color w:val="A6A6A6" w:themeColor="background1" w:themeShade="A6"/>
          <w:rtl/>
        </w:rPr>
        <w:t xml:space="preserve"> לא חיבב אף אחת, הן התרפסו </w:t>
      </w:r>
      <w:r w:rsidRPr="00712EDE">
        <w:rPr>
          <w:rFonts w:hint="eastAsia"/>
          <w:color w:val="A6A6A6" w:themeColor="background1" w:themeShade="A6"/>
          <w:rtl/>
        </w:rPr>
        <w:t>והתחנחנו</w:t>
      </w:r>
      <w:r w:rsidR="00187C9B" w:rsidRPr="00712EDE">
        <w:rPr>
          <w:color w:val="A6A6A6" w:themeColor="background1" w:themeShade="A6"/>
          <w:rtl/>
        </w:rPr>
        <w:t xml:space="preserve"> </w:t>
      </w:r>
      <w:r w:rsidR="00F97A34" w:rsidRPr="00712EDE">
        <w:rPr>
          <w:color w:val="A6A6A6" w:themeColor="background1" w:themeShade="A6"/>
          <w:rtl/>
        </w:rPr>
        <w:t>כל כך</w:t>
      </w:r>
      <w:r w:rsidR="00187C9B" w:rsidRPr="00712EDE">
        <w:rPr>
          <w:color w:val="A6A6A6" w:themeColor="background1" w:themeShade="A6"/>
          <w:rtl/>
        </w:rPr>
        <w:t xml:space="preserve"> </w:t>
      </w:r>
      <w:r w:rsidR="00187C9B" w:rsidRPr="00712EDE">
        <w:rPr>
          <w:rFonts w:hint="eastAsia"/>
          <w:color w:val="A6A6A6" w:themeColor="background1" w:themeShade="A6"/>
          <w:rtl/>
        </w:rPr>
        <w:t>מהר</w:t>
      </w:r>
      <w:r w:rsidRPr="00712EDE">
        <w:rPr>
          <w:color w:val="A6A6A6" w:themeColor="background1" w:themeShade="A6"/>
          <w:rtl/>
        </w:rPr>
        <w:t xml:space="preserve">, </w:t>
      </w:r>
      <w:r w:rsidR="0087224D" w:rsidRPr="00712EDE">
        <w:rPr>
          <w:rFonts w:cs="Times New Roman"/>
          <w:color w:val="A6A6A6" w:themeColor="background1" w:themeShade="A6"/>
          <w:rtl/>
        </w:rPr>
        <w:t>והקרקושים המגוכחים שהצליח ל</w:t>
      </w:r>
      <w:r w:rsidR="00F93767" w:rsidRPr="00712EDE">
        <w:rPr>
          <w:rFonts w:cs="Times New Roman" w:hint="eastAsia"/>
          <w:color w:val="A6A6A6" w:themeColor="background1" w:themeShade="A6"/>
          <w:rtl/>
        </w:rPr>
        <w:t>אלתר</w:t>
      </w:r>
      <w:r w:rsidR="0087224D" w:rsidRPr="00712EDE">
        <w:rPr>
          <w:rFonts w:cs="Times New Roman"/>
          <w:color w:val="A6A6A6" w:themeColor="background1" w:themeShade="A6"/>
          <w:rtl/>
        </w:rPr>
        <w:t xml:space="preserve"> </w:t>
      </w:r>
      <w:r w:rsidR="0087224D" w:rsidRPr="00712EDE">
        <w:rPr>
          <w:rFonts w:cs="Times New Roman" w:hint="eastAsia"/>
          <w:color w:val="A6A6A6" w:themeColor="background1" w:themeShade="A6"/>
          <w:rtl/>
        </w:rPr>
        <w:t>ב</w:t>
      </w:r>
      <w:r w:rsidR="0087224D" w:rsidRPr="00712EDE">
        <w:rPr>
          <w:rFonts w:cs="Times New Roman"/>
          <w:color w:val="A6A6A6" w:themeColor="background1" w:themeShade="A6"/>
          <w:rtl/>
        </w:rPr>
        <w:t>גיטרה הפיקו מהן התפעלות מופרזת</w:t>
      </w:r>
      <w:r w:rsidR="00F93767" w:rsidRPr="00712EDE">
        <w:rPr>
          <w:rFonts w:cs="Times New Roman"/>
          <w:color w:val="A6A6A6" w:themeColor="background1" w:themeShade="A6"/>
          <w:rtl/>
        </w:rPr>
        <w:t xml:space="preserve"> </w:t>
      </w:r>
      <w:r w:rsidR="006A246E" w:rsidRPr="00712EDE">
        <w:rPr>
          <w:rFonts w:cs="Times New Roman" w:hint="cs"/>
          <w:color w:val="A6A6A6" w:themeColor="background1" w:themeShade="A6"/>
          <w:rtl/>
        </w:rPr>
        <w:t>מהסוג ה</w:t>
      </w:r>
      <w:r w:rsidR="00F93767" w:rsidRPr="00712EDE">
        <w:rPr>
          <w:rFonts w:cs="Times New Roman"/>
          <w:color w:val="A6A6A6" w:themeColor="background1" w:themeShade="A6"/>
          <w:rtl/>
        </w:rPr>
        <w:t>מאוס</w:t>
      </w:r>
      <w:r w:rsidR="0087224D" w:rsidRPr="00712EDE">
        <w:rPr>
          <w:rFonts w:cs="Times New Roman"/>
          <w:color w:val="A6A6A6" w:themeColor="background1" w:themeShade="A6"/>
          <w:rtl/>
        </w:rPr>
        <w:t>.</w:t>
      </w:r>
      <w:r w:rsidR="0087224D" w:rsidRPr="00712EDE">
        <w:rPr>
          <w:color w:val="A6A6A6" w:themeColor="background1" w:themeShade="A6"/>
          <w:rtl/>
        </w:rPr>
        <w:t xml:space="preserve"> </w:t>
      </w:r>
      <w:r w:rsidRPr="00712EDE">
        <w:rPr>
          <w:rFonts w:hint="eastAsia"/>
          <w:color w:val="A6A6A6" w:themeColor="background1" w:themeShade="A6"/>
          <w:rtl/>
        </w:rPr>
        <w:t>הערך</w:t>
      </w:r>
      <w:r w:rsidRPr="00712EDE">
        <w:rPr>
          <w:color w:val="A6A6A6" w:themeColor="background1" w:themeShade="A6"/>
          <w:rtl/>
        </w:rPr>
        <w:t xml:space="preserve"> </w:t>
      </w:r>
      <w:r w:rsidRPr="00712EDE">
        <w:rPr>
          <w:rFonts w:hint="eastAsia"/>
          <w:color w:val="A6A6A6" w:themeColor="background1" w:themeShade="A6"/>
          <w:rtl/>
        </w:rPr>
        <w:t>העצמי</w:t>
      </w:r>
      <w:r w:rsidRPr="00712EDE">
        <w:rPr>
          <w:color w:val="A6A6A6" w:themeColor="background1" w:themeShade="A6"/>
          <w:rtl/>
        </w:rPr>
        <w:t xml:space="preserve"> </w:t>
      </w:r>
      <w:r w:rsidRPr="00712EDE">
        <w:rPr>
          <w:rFonts w:hint="eastAsia"/>
          <w:color w:val="A6A6A6" w:themeColor="background1" w:themeShade="A6"/>
          <w:rtl/>
        </w:rPr>
        <w:t>שלהן</w:t>
      </w:r>
      <w:r w:rsidRPr="00712EDE">
        <w:rPr>
          <w:color w:val="A6A6A6" w:themeColor="background1" w:themeShade="A6"/>
          <w:rtl/>
        </w:rPr>
        <w:t xml:space="preserve"> </w:t>
      </w:r>
      <w:r w:rsidRPr="00712EDE">
        <w:rPr>
          <w:rFonts w:hint="eastAsia"/>
          <w:color w:val="A6A6A6" w:themeColor="background1" w:themeShade="A6"/>
          <w:rtl/>
        </w:rPr>
        <w:t>היה</w:t>
      </w:r>
      <w:r w:rsidRPr="00712EDE">
        <w:rPr>
          <w:color w:val="A6A6A6" w:themeColor="background1" w:themeShade="A6"/>
          <w:rtl/>
        </w:rPr>
        <w:t xml:space="preserve"> </w:t>
      </w:r>
      <w:r w:rsidRPr="00712EDE">
        <w:rPr>
          <w:rFonts w:hint="eastAsia"/>
          <w:color w:val="A6A6A6" w:themeColor="background1" w:themeShade="A6"/>
          <w:rtl/>
        </w:rPr>
        <w:t>תלוי</w:t>
      </w:r>
      <w:r w:rsidRPr="00712EDE">
        <w:rPr>
          <w:color w:val="A6A6A6" w:themeColor="background1" w:themeShade="A6"/>
          <w:rtl/>
        </w:rPr>
        <w:t xml:space="preserve"> </w:t>
      </w:r>
      <w:r w:rsidRPr="00712EDE">
        <w:rPr>
          <w:rFonts w:hint="eastAsia"/>
          <w:color w:val="A6A6A6" w:themeColor="background1" w:themeShade="A6"/>
          <w:rtl/>
        </w:rPr>
        <w:t>בה</w:t>
      </w:r>
      <w:r w:rsidR="00F93767" w:rsidRPr="00712EDE">
        <w:rPr>
          <w:rFonts w:hint="eastAsia"/>
          <w:color w:val="A6A6A6" w:themeColor="background1" w:themeShade="A6"/>
          <w:rtl/>
        </w:rPr>
        <w:t>יעתרות</w:t>
      </w:r>
      <w:r w:rsidR="00F93767" w:rsidRPr="00712EDE">
        <w:rPr>
          <w:color w:val="A6A6A6" w:themeColor="background1" w:themeShade="A6"/>
          <w:rtl/>
        </w:rPr>
        <w:t xml:space="preserve"> שלו</w:t>
      </w:r>
      <w:r w:rsidRPr="00712EDE">
        <w:rPr>
          <w:color w:val="A6A6A6" w:themeColor="background1" w:themeShade="A6"/>
          <w:rtl/>
        </w:rPr>
        <w:t xml:space="preserve"> וזה היה מצחיק כי הוא היה </w:t>
      </w:r>
      <w:r w:rsidR="00F97A34" w:rsidRPr="00712EDE">
        <w:rPr>
          <w:color w:val="A6A6A6" w:themeColor="background1" w:themeShade="A6"/>
          <w:rtl/>
        </w:rPr>
        <w:t>כל כך</w:t>
      </w:r>
      <w:r w:rsidRPr="00712EDE">
        <w:rPr>
          <w:color w:val="A6A6A6" w:themeColor="background1" w:themeShade="A6"/>
          <w:rtl/>
        </w:rPr>
        <w:t xml:space="preserve"> בודד ו</w:t>
      </w:r>
      <w:r w:rsidR="00F97A34" w:rsidRPr="00712EDE">
        <w:rPr>
          <w:color w:val="A6A6A6" w:themeColor="background1" w:themeShade="A6"/>
          <w:rtl/>
        </w:rPr>
        <w:t>כל כך</w:t>
      </w:r>
      <w:r w:rsidRPr="00712EDE">
        <w:rPr>
          <w:color w:val="A6A6A6" w:themeColor="background1" w:themeShade="A6"/>
          <w:rtl/>
        </w:rPr>
        <w:t xml:space="preserve"> </w:t>
      </w:r>
      <w:r w:rsidR="00E856F6" w:rsidRPr="00712EDE">
        <w:rPr>
          <w:color w:val="A6A6A6" w:themeColor="background1" w:themeShade="A6"/>
          <w:rtl/>
        </w:rPr>
        <w:t>[</w:t>
      </w:r>
      <w:r w:rsidRPr="00712EDE">
        <w:rPr>
          <w:color w:val="A6A6A6" w:themeColor="background1" w:themeShade="A6"/>
        </w:rPr>
        <w:t>horny</w:t>
      </w:r>
      <w:r w:rsidR="00E856F6" w:rsidRPr="00712EDE">
        <w:rPr>
          <w:color w:val="A6A6A6" w:themeColor="background1" w:themeShade="A6"/>
          <w:rtl/>
        </w:rPr>
        <w:t>]</w:t>
      </w:r>
      <w:r w:rsidR="00FF5AAD" w:rsidRPr="00712EDE">
        <w:rPr>
          <w:color w:val="A6A6A6" w:themeColor="background1" w:themeShade="A6"/>
          <w:rtl/>
        </w:rPr>
        <w:t xml:space="preserve"> מחורמן</w:t>
      </w:r>
      <w:r w:rsidRPr="00712EDE">
        <w:rPr>
          <w:color w:val="A6A6A6" w:themeColor="background1" w:themeShade="A6"/>
          <w:rtl/>
        </w:rPr>
        <w:t>,</w:t>
      </w:r>
      <w:r w:rsidR="00D960F7" w:rsidRPr="00712EDE">
        <w:rPr>
          <w:rFonts w:hint="cs"/>
          <w:color w:val="A6A6A6" w:themeColor="background1" w:themeShade="A6"/>
          <w:rtl/>
        </w:rPr>
        <w:t xml:space="preserve"> </w:t>
      </w:r>
      <w:r w:rsidR="00D960F7" w:rsidRPr="00712EDE">
        <w:rPr>
          <w:rFonts w:cs="Times New Roman"/>
          <w:color w:val="A6A6A6" w:themeColor="background1" w:themeShade="A6"/>
          <w:rtl/>
        </w:rPr>
        <w:t xml:space="preserve">הוא היה חרמן באופן </w:t>
      </w:r>
      <w:r w:rsidR="00F97A34" w:rsidRPr="00712EDE">
        <w:rPr>
          <w:rFonts w:cs="Times New Roman"/>
          <w:color w:val="A6A6A6" w:themeColor="background1" w:themeShade="A6"/>
          <w:rtl/>
        </w:rPr>
        <w:t>כל כך</w:t>
      </w:r>
      <w:r w:rsidR="00D960F7" w:rsidRPr="00712EDE">
        <w:rPr>
          <w:rFonts w:cs="Times New Roman"/>
          <w:color w:val="A6A6A6" w:themeColor="background1" w:themeShade="A6"/>
          <w:rtl/>
        </w:rPr>
        <w:t xml:space="preserve"> מריר, מר מבדידות, חרמנות מרה ובודדה,</w:t>
      </w:r>
      <w:r w:rsidRPr="00712EDE">
        <w:rPr>
          <w:color w:val="A6A6A6" w:themeColor="background1" w:themeShade="A6"/>
          <w:rtl/>
        </w:rPr>
        <w:t xml:space="preserve"> </w:t>
      </w:r>
      <w:r w:rsidRPr="00712EDE">
        <w:rPr>
          <w:rFonts w:hint="eastAsia"/>
          <w:color w:val="A6A6A6" w:themeColor="background1" w:themeShade="A6"/>
          <w:rtl/>
        </w:rPr>
        <w:t>הן</w:t>
      </w:r>
      <w:r w:rsidRPr="00712EDE">
        <w:rPr>
          <w:color w:val="A6A6A6" w:themeColor="background1" w:themeShade="A6"/>
          <w:rtl/>
        </w:rPr>
        <w:t xml:space="preserve"> </w:t>
      </w:r>
      <w:r w:rsidRPr="00712EDE">
        <w:rPr>
          <w:rFonts w:hint="eastAsia"/>
          <w:color w:val="A6A6A6" w:themeColor="background1" w:themeShade="A6"/>
          <w:rtl/>
        </w:rPr>
        <w:t>לא</w:t>
      </w:r>
      <w:r w:rsidRPr="00712EDE">
        <w:rPr>
          <w:color w:val="A6A6A6" w:themeColor="background1" w:themeShade="A6"/>
          <w:rtl/>
        </w:rPr>
        <w:t xml:space="preserve"> </w:t>
      </w:r>
      <w:r w:rsidRPr="00712EDE">
        <w:rPr>
          <w:rFonts w:hint="eastAsia"/>
          <w:color w:val="A6A6A6" w:themeColor="background1" w:themeShade="A6"/>
          <w:rtl/>
        </w:rPr>
        <w:t>ראו</w:t>
      </w:r>
      <w:r w:rsidRPr="00712EDE">
        <w:rPr>
          <w:color w:val="A6A6A6" w:themeColor="background1" w:themeShade="A6"/>
          <w:rtl/>
        </w:rPr>
        <w:t xml:space="preserve"> </w:t>
      </w:r>
      <w:r w:rsidRPr="00712EDE">
        <w:rPr>
          <w:rFonts w:hint="eastAsia"/>
          <w:color w:val="A6A6A6" w:themeColor="background1" w:themeShade="A6"/>
          <w:rtl/>
        </w:rPr>
        <w:t>שאצלו</w:t>
      </w:r>
      <w:r w:rsidRPr="00712EDE">
        <w:rPr>
          <w:color w:val="A6A6A6" w:themeColor="background1" w:themeShade="A6"/>
          <w:rtl/>
        </w:rPr>
        <w:t xml:space="preserve"> </w:t>
      </w:r>
      <w:r w:rsidRPr="00712EDE">
        <w:rPr>
          <w:rFonts w:hint="eastAsia"/>
          <w:color w:val="A6A6A6" w:themeColor="background1" w:themeShade="A6"/>
          <w:rtl/>
        </w:rPr>
        <w:t>זאת</w:t>
      </w:r>
      <w:r w:rsidRPr="00712EDE">
        <w:rPr>
          <w:color w:val="A6A6A6" w:themeColor="background1" w:themeShade="A6"/>
          <w:rtl/>
        </w:rPr>
        <w:t xml:space="preserve"> </w:t>
      </w:r>
      <w:r w:rsidRPr="00712EDE">
        <w:rPr>
          <w:rFonts w:hint="eastAsia"/>
          <w:color w:val="A6A6A6" w:themeColor="background1" w:themeShade="A6"/>
          <w:rtl/>
        </w:rPr>
        <w:t>בכלל</w:t>
      </w:r>
      <w:r w:rsidRPr="00712EDE">
        <w:rPr>
          <w:color w:val="A6A6A6" w:themeColor="background1" w:themeShade="A6"/>
          <w:rtl/>
        </w:rPr>
        <w:t xml:space="preserve"> </w:t>
      </w:r>
      <w:r w:rsidRPr="00712EDE">
        <w:rPr>
          <w:rFonts w:hint="eastAsia"/>
          <w:color w:val="A6A6A6" w:themeColor="background1" w:themeShade="A6"/>
          <w:rtl/>
        </w:rPr>
        <w:t>לא</w:t>
      </w:r>
      <w:r w:rsidRPr="00712EDE">
        <w:rPr>
          <w:color w:val="A6A6A6" w:themeColor="background1" w:themeShade="A6"/>
          <w:rtl/>
        </w:rPr>
        <w:t xml:space="preserve"> </w:t>
      </w:r>
      <w:r w:rsidRPr="00712EDE">
        <w:rPr>
          <w:rFonts w:hint="eastAsia"/>
          <w:color w:val="A6A6A6" w:themeColor="background1" w:themeShade="A6"/>
          <w:rtl/>
        </w:rPr>
        <w:t>שאלה</w:t>
      </w:r>
      <w:r w:rsidRPr="00712EDE">
        <w:rPr>
          <w:color w:val="A6A6A6" w:themeColor="background1" w:themeShade="A6"/>
          <w:rtl/>
        </w:rPr>
        <w:t xml:space="preserve"> </w:t>
      </w:r>
      <w:r w:rsidRPr="00712EDE">
        <w:rPr>
          <w:rFonts w:hint="eastAsia"/>
          <w:color w:val="A6A6A6" w:themeColor="background1" w:themeShade="A6"/>
          <w:rtl/>
        </w:rPr>
        <w:t>של</w:t>
      </w:r>
      <w:r w:rsidRPr="00712EDE">
        <w:rPr>
          <w:color w:val="A6A6A6" w:themeColor="background1" w:themeShade="A6"/>
          <w:rtl/>
        </w:rPr>
        <w:t xml:space="preserve"> </w:t>
      </w:r>
      <w:r w:rsidRPr="00712EDE">
        <w:rPr>
          <w:rFonts w:hint="eastAsia"/>
          <w:color w:val="A6A6A6" w:themeColor="background1" w:themeShade="A6"/>
          <w:rtl/>
        </w:rPr>
        <w:t>להיעתר</w:t>
      </w:r>
      <w:r w:rsidRPr="00712EDE">
        <w:rPr>
          <w:color w:val="A6A6A6" w:themeColor="background1" w:themeShade="A6"/>
          <w:rtl/>
        </w:rPr>
        <w:t xml:space="preserve">? </w:t>
      </w:r>
      <w:r w:rsidRPr="00712EDE">
        <w:rPr>
          <w:rFonts w:hint="eastAsia"/>
          <w:color w:val="A6A6A6" w:themeColor="background1" w:themeShade="A6"/>
          <w:rtl/>
        </w:rPr>
        <w:t>הן</w:t>
      </w:r>
      <w:r w:rsidRPr="00712EDE">
        <w:rPr>
          <w:color w:val="A6A6A6" w:themeColor="background1" w:themeShade="A6"/>
          <w:rtl/>
        </w:rPr>
        <w:t xml:space="preserve"> </w:t>
      </w:r>
      <w:r w:rsidRPr="00712EDE">
        <w:rPr>
          <w:rFonts w:hint="eastAsia"/>
          <w:color w:val="A6A6A6" w:themeColor="background1" w:themeShade="A6"/>
          <w:rtl/>
        </w:rPr>
        <w:t>התנפלו</w:t>
      </w:r>
      <w:r w:rsidRPr="00712EDE">
        <w:rPr>
          <w:color w:val="A6A6A6" w:themeColor="background1" w:themeShade="A6"/>
          <w:rtl/>
        </w:rPr>
        <w:t xml:space="preserve"> </w:t>
      </w:r>
      <w:r w:rsidRPr="00712EDE">
        <w:rPr>
          <w:rFonts w:hint="eastAsia"/>
          <w:color w:val="A6A6A6" w:themeColor="background1" w:themeShade="A6"/>
          <w:rtl/>
        </w:rPr>
        <w:t>עליו</w:t>
      </w:r>
      <w:r w:rsidR="00187C9B" w:rsidRPr="00712EDE">
        <w:rPr>
          <w:color w:val="A6A6A6" w:themeColor="background1" w:themeShade="A6"/>
          <w:rtl/>
        </w:rPr>
        <w:t xml:space="preserve"> עד כי לא </w:t>
      </w:r>
      <w:r w:rsidR="001C5A04" w:rsidRPr="00712EDE">
        <w:rPr>
          <w:color w:val="A6A6A6" w:themeColor="background1" w:themeShade="A6"/>
          <w:rtl/>
        </w:rPr>
        <w:t>הייתה</w:t>
      </w:r>
      <w:r w:rsidR="00187C9B" w:rsidRPr="00712EDE">
        <w:rPr>
          <w:color w:val="A6A6A6" w:themeColor="background1" w:themeShade="A6"/>
          <w:rtl/>
        </w:rPr>
        <w:t xml:space="preserve"> </w:t>
      </w:r>
      <w:r w:rsidR="00187C9B" w:rsidRPr="00712EDE">
        <w:rPr>
          <w:rFonts w:hint="eastAsia"/>
          <w:color w:val="A6A6A6" w:themeColor="background1" w:themeShade="A6"/>
          <w:rtl/>
        </w:rPr>
        <w:t>אפילו</w:t>
      </w:r>
      <w:r w:rsidR="00187C9B" w:rsidRPr="00712EDE">
        <w:rPr>
          <w:color w:val="A6A6A6" w:themeColor="background1" w:themeShade="A6"/>
          <w:rtl/>
        </w:rPr>
        <w:t xml:space="preserve"> </w:t>
      </w:r>
      <w:r w:rsidR="00187C9B" w:rsidRPr="00712EDE">
        <w:rPr>
          <w:rFonts w:hint="eastAsia"/>
          <w:color w:val="A6A6A6" w:themeColor="background1" w:themeShade="A6"/>
          <w:rtl/>
        </w:rPr>
        <w:t>חדוות</w:t>
      </w:r>
      <w:r w:rsidR="00187C9B" w:rsidRPr="00712EDE">
        <w:rPr>
          <w:color w:val="A6A6A6" w:themeColor="background1" w:themeShade="A6"/>
          <w:rtl/>
        </w:rPr>
        <w:t xml:space="preserve"> </w:t>
      </w:r>
      <w:r w:rsidR="00187C9B" w:rsidRPr="00712EDE">
        <w:rPr>
          <w:rFonts w:hint="eastAsia"/>
          <w:color w:val="A6A6A6" w:themeColor="background1" w:themeShade="A6"/>
          <w:rtl/>
        </w:rPr>
        <w:t>ההישג</w:t>
      </w:r>
      <w:r w:rsidR="00187C9B" w:rsidRPr="00712EDE">
        <w:rPr>
          <w:color w:val="A6A6A6" w:themeColor="background1" w:themeShade="A6"/>
          <w:rtl/>
        </w:rPr>
        <w:t xml:space="preserve">, </w:t>
      </w:r>
      <w:r w:rsidR="00187C9B" w:rsidRPr="00712EDE">
        <w:rPr>
          <w:rFonts w:hint="eastAsia"/>
          <w:color w:val="A6A6A6" w:themeColor="background1" w:themeShade="A6"/>
          <w:rtl/>
        </w:rPr>
        <w:t>חוץ</w:t>
      </w:r>
      <w:r w:rsidR="00187C9B" w:rsidRPr="00712EDE">
        <w:rPr>
          <w:color w:val="A6A6A6" w:themeColor="background1" w:themeShade="A6"/>
          <w:rtl/>
        </w:rPr>
        <w:t xml:space="preserve"> </w:t>
      </w:r>
      <w:r w:rsidR="00187C9B" w:rsidRPr="00712EDE">
        <w:rPr>
          <w:rFonts w:hint="eastAsia"/>
          <w:color w:val="A6A6A6" w:themeColor="background1" w:themeShade="A6"/>
          <w:rtl/>
        </w:rPr>
        <w:t>מ</w:t>
      </w:r>
      <w:r w:rsidR="00F93767" w:rsidRPr="00712EDE">
        <w:rPr>
          <w:rFonts w:hint="eastAsia"/>
          <w:color w:val="A6A6A6" w:themeColor="background1" w:themeShade="A6"/>
          <w:rtl/>
        </w:rPr>
        <w:t>כך</w:t>
      </w:r>
      <w:r w:rsidR="00187C9B" w:rsidRPr="00712EDE">
        <w:rPr>
          <w:color w:val="A6A6A6" w:themeColor="background1" w:themeShade="A6"/>
          <w:rtl/>
        </w:rPr>
        <w:t xml:space="preserve"> שלמד </w:t>
      </w:r>
      <w:r w:rsidRPr="00712EDE">
        <w:rPr>
          <w:rFonts w:hint="eastAsia"/>
          <w:color w:val="A6A6A6" w:themeColor="background1" w:themeShade="A6"/>
          <w:rtl/>
        </w:rPr>
        <w:t>מהר</w:t>
      </w:r>
      <w:r w:rsidR="00C90C6C" w:rsidRPr="00712EDE">
        <w:rPr>
          <w:color w:val="A6A6A6" w:themeColor="background1" w:themeShade="A6"/>
          <w:rtl/>
        </w:rPr>
        <w:t xml:space="preserve"> מאוד </w:t>
      </w:r>
      <w:r w:rsidR="00F93767" w:rsidRPr="00712EDE">
        <w:rPr>
          <w:rFonts w:hint="eastAsia"/>
          <w:color w:val="A6A6A6" w:themeColor="background1" w:themeShade="A6"/>
          <w:rtl/>
        </w:rPr>
        <w:t>מהו</w:t>
      </w:r>
      <w:r w:rsidR="00F93767" w:rsidRPr="00712EDE">
        <w:rPr>
          <w:color w:val="A6A6A6" w:themeColor="background1" w:themeShade="A6"/>
          <w:rtl/>
        </w:rPr>
        <w:t xml:space="preserve"> </w:t>
      </w:r>
      <w:r w:rsidRPr="00712EDE">
        <w:rPr>
          <w:rFonts w:hint="eastAsia"/>
          <w:color w:val="A6A6A6" w:themeColor="background1" w:themeShade="A6"/>
          <w:rtl/>
        </w:rPr>
        <w:t>המקום</w:t>
      </w:r>
      <w:r w:rsidRPr="00712EDE">
        <w:rPr>
          <w:color w:val="A6A6A6" w:themeColor="background1" w:themeShade="A6"/>
          <w:rtl/>
        </w:rPr>
        <w:t xml:space="preserve"> הקרוב ביותר שניתן לקנות </w:t>
      </w:r>
      <w:r w:rsidR="00187C9B" w:rsidRPr="00712EDE">
        <w:rPr>
          <w:rFonts w:hint="eastAsia"/>
          <w:color w:val="A6A6A6" w:themeColor="background1" w:themeShade="A6"/>
          <w:rtl/>
        </w:rPr>
        <w:t>קונדומים</w:t>
      </w:r>
      <w:r w:rsidR="00E36FA1" w:rsidRPr="00712EDE">
        <w:rPr>
          <w:color w:val="A6A6A6" w:themeColor="background1" w:themeShade="A6"/>
          <w:rtl/>
        </w:rPr>
        <w:t xml:space="preserve">, </w:t>
      </w:r>
      <w:r w:rsidR="00E36FA1" w:rsidRPr="00712EDE">
        <w:rPr>
          <w:rFonts w:hint="eastAsia"/>
          <w:color w:val="A6A6A6" w:themeColor="background1" w:themeShade="A6"/>
          <w:rtl/>
        </w:rPr>
        <w:t>ובלילה</w:t>
      </w:r>
      <w:r w:rsidR="00E36FA1" w:rsidRPr="00712EDE">
        <w:rPr>
          <w:color w:val="A6A6A6" w:themeColor="background1" w:themeShade="A6"/>
          <w:rtl/>
        </w:rPr>
        <w:t xml:space="preserve"> </w:t>
      </w:r>
      <w:r w:rsidR="00E36FA1" w:rsidRPr="00712EDE">
        <w:rPr>
          <w:rFonts w:hint="eastAsia"/>
          <w:color w:val="A6A6A6" w:themeColor="background1" w:themeShade="A6"/>
          <w:rtl/>
        </w:rPr>
        <w:t>מאוחר</w:t>
      </w:r>
      <w:r w:rsidR="00E36FA1" w:rsidRPr="00712EDE">
        <w:rPr>
          <w:color w:val="A6A6A6" w:themeColor="background1" w:themeShade="A6"/>
          <w:rtl/>
        </w:rPr>
        <w:t xml:space="preserve"> </w:t>
      </w:r>
      <w:r w:rsidR="00E36FA1" w:rsidRPr="00712EDE">
        <w:rPr>
          <w:rFonts w:hint="eastAsia"/>
          <w:color w:val="A6A6A6" w:themeColor="background1" w:themeShade="A6"/>
          <w:rtl/>
        </w:rPr>
        <w:t>תמיד</w:t>
      </w:r>
      <w:r w:rsidR="00E36FA1" w:rsidRPr="00712EDE">
        <w:rPr>
          <w:color w:val="A6A6A6" w:themeColor="background1" w:themeShade="A6"/>
          <w:rtl/>
        </w:rPr>
        <w:t xml:space="preserve"> </w:t>
      </w:r>
      <w:r w:rsidR="00E36FA1" w:rsidRPr="00712EDE">
        <w:rPr>
          <w:rFonts w:hint="eastAsia"/>
          <w:color w:val="A6A6A6" w:themeColor="background1" w:themeShade="A6"/>
          <w:rtl/>
        </w:rPr>
        <w:t>אפשר</w:t>
      </w:r>
      <w:r w:rsidR="00E36FA1" w:rsidRPr="00712EDE">
        <w:rPr>
          <w:color w:val="A6A6A6" w:themeColor="background1" w:themeShade="A6"/>
          <w:rtl/>
        </w:rPr>
        <w:t xml:space="preserve"> </w:t>
      </w:r>
      <w:r w:rsidR="00E36FA1" w:rsidRPr="00712EDE">
        <w:rPr>
          <w:rFonts w:hint="eastAsia"/>
          <w:color w:val="A6A6A6" w:themeColor="background1" w:themeShade="A6"/>
          <w:rtl/>
        </w:rPr>
        <w:t>היה</w:t>
      </w:r>
      <w:r w:rsidR="00E36FA1" w:rsidRPr="00712EDE">
        <w:rPr>
          <w:color w:val="A6A6A6" w:themeColor="background1" w:themeShade="A6"/>
          <w:rtl/>
        </w:rPr>
        <w:t xml:space="preserve"> </w:t>
      </w:r>
      <w:r w:rsidR="00E36FA1" w:rsidRPr="00712EDE">
        <w:rPr>
          <w:rFonts w:hint="eastAsia"/>
          <w:color w:val="A6A6A6" w:themeColor="background1" w:themeShade="A6"/>
          <w:rtl/>
        </w:rPr>
        <w:t>להשיג</w:t>
      </w:r>
      <w:r w:rsidR="00E36FA1" w:rsidRPr="00712EDE">
        <w:rPr>
          <w:color w:val="A6A6A6" w:themeColor="background1" w:themeShade="A6"/>
          <w:rtl/>
        </w:rPr>
        <w:t xml:space="preserve"> </w:t>
      </w:r>
      <w:r w:rsidR="00E36FA1" w:rsidRPr="00712EDE">
        <w:rPr>
          <w:rFonts w:hint="eastAsia"/>
          <w:color w:val="A6A6A6" w:themeColor="background1" w:themeShade="A6"/>
          <w:rtl/>
        </w:rPr>
        <w:t>אצל</w:t>
      </w:r>
      <w:r w:rsidR="00E36FA1" w:rsidRPr="00712EDE">
        <w:rPr>
          <w:color w:val="A6A6A6" w:themeColor="background1" w:themeShade="A6"/>
          <w:rtl/>
        </w:rPr>
        <w:t xml:space="preserve"> </w:t>
      </w:r>
      <w:r w:rsidR="00E36FA1" w:rsidRPr="00712EDE">
        <w:rPr>
          <w:rFonts w:hint="eastAsia"/>
          <w:color w:val="A6A6A6" w:themeColor="background1" w:themeShade="A6"/>
          <w:rtl/>
        </w:rPr>
        <w:t>השכן</w:t>
      </w:r>
      <w:r w:rsidR="00E36FA1" w:rsidRPr="00712EDE">
        <w:rPr>
          <w:color w:val="A6A6A6" w:themeColor="background1" w:themeShade="A6"/>
          <w:rtl/>
        </w:rPr>
        <w:t xml:space="preserve"> </w:t>
      </w:r>
      <w:r w:rsidR="00E36FA1" w:rsidRPr="00712EDE">
        <w:rPr>
          <w:rFonts w:hint="eastAsia"/>
          <w:color w:val="A6A6A6" w:themeColor="background1" w:themeShade="A6"/>
          <w:rtl/>
        </w:rPr>
        <w:t>מהפנטהאוז</w:t>
      </w:r>
      <w:r w:rsidR="00F93767" w:rsidRPr="00712EDE">
        <w:rPr>
          <w:color w:val="A6A6A6" w:themeColor="background1" w:themeShade="A6"/>
          <w:rtl/>
        </w:rPr>
        <w:t xml:space="preserve">, </w:t>
      </w:r>
      <w:r w:rsidR="00F93767" w:rsidRPr="00712EDE">
        <w:rPr>
          <w:rFonts w:hint="eastAsia"/>
          <w:color w:val="A6A6A6" w:themeColor="background1" w:themeShade="A6"/>
          <w:rtl/>
        </w:rPr>
        <w:t>שהיה</w:t>
      </w:r>
      <w:r w:rsidR="00F93767" w:rsidRPr="00712EDE">
        <w:rPr>
          <w:color w:val="A6A6A6" w:themeColor="background1" w:themeShade="A6"/>
          <w:rtl/>
        </w:rPr>
        <w:t xml:space="preserve"> </w:t>
      </w:r>
      <w:r w:rsidR="00F93767" w:rsidRPr="00712EDE">
        <w:rPr>
          <w:rFonts w:hint="eastAsia"/>
          <w:color w:val="A6A6A6" w:themeColor="background1" w:themeShade="A6"/>
          <w:rtl/>
        </w:rPr>
        <w:t>נותן</w:t>
      </w:r>
      <w:r w:rsidR="00F93767" w:rsidRPr="00712EDE">
        <w:rPr>
          <w:color w:val="A6A6A6" w:themeColor="background1" w:themeShade="A6"/>
          <w:rtl/>
        </w:rPr>
        <w:t xml:space="preserve"> </w:t>
      </w:r>
      <w:r w:rsidR="00F93767" w:rsidRPr="00712EDE">
        <w:rPr>
          <w:rFonts w:hint="eastAsia"/>
          <w:color w:val="A6A6A6" w:themeColor="background1" w:themeShade="A6"/>
          <w:rtl/>
        </w:rPr>
        <w:t>לו</w:t>
      </w:r>
      <w:r w:rsidR="00F93767" w:rsidRPr="00712EDE">
        <w:rPr>
          <w:color w:val="A6A6A6" w:themeColor="background1" w:themeShade="A6"/>
          <w:rtl/>
        </w:rPr>
        <w:t xml:space="preserve"> </w:t>
      </w:r>
      <w:r w:rsidR="00F93767" w:rsidRPr="00712EDE">
        <w:rPr>
          <w:rFonts w:hint="eastAsia"/>
          <w:color w:val="A6A6A6" w:themeColor="background1" w:themeShade="A6"/>
          <w:rtl/>
        </w:rPr>
        <w:t>אותם</w:t>
      </w:r>
      <w:r w:rsidR="00F93767" w:rsidRPr="00712EDE">
        <w:rPr>
          <w:color w:val="A6A6A6" w:themeColor="background1" w:themeShade="A6"/>
          <w:rtl/>
        </w:rPr>
        <w:t xml:space="preserve"> </w:t>
      </w:r>
      <w:r w:rsidR="00F93767" w:rsidRPr="00712EDE">
        <w:rPr>
          <w:rFonts w:hint="eastAsia"/>
          <w:color w:val="A6A6A6" w:themeColor="background1" w:themeShade="A6"/>
          <w:rtl/>
        </w:rPr>
        <w:t>משועשע</w:t>
      </w:r>
      <w:r w:rsidR="00F93767" w:rsidRPr="00712EDE">
        <w:rPr>
          <w:color w:val="A6A6A6" w:themeColor="background1" w:themeShade="A6"/>
          <w:rtl/>
        </w:rPr>
        <w:t xml:space="preserve"> </w:t>
      </w:r>
      <w:r w:rsidR="00F93767" w:rsidRPr="00712EDE">
        <w:rPr>
          <w:rFonts w:hint="eastAsia"/>
          <w:color w:val="A6A6A6" w:themeColor="background1" w:themeShade="A6"/>
          <w:rtl/>
        </w:rPr>
        <w:t>ביותר</w:t>
      </w:r>
      <w:r w:rsidR="00F93767" w:rsidRPr="00712EDE">
        <w:rPr>
          <w:color w:val="A6A6A6" w:themeColor="background1" w:themeShade="A6"/>
          <w:rtl/>
        </w:rPr>
        <w:t xml:space="preserve">, </w:t>
      </w:r>
      <w:r w:rsidR="00F93767" w:rsidRPr="00712EDE">
        <w:rPr>
          <w:rFonts w:hint="eastAsia"/>
          <w:color w:val="A6A6A6" w:themeColor="background1" w:themeShade="A6"/>
          <w:rtl/>
        </w:rPr>
        <w:t>מה</w:t>
      </w:r>
      <w:r w:rsidR="00F93767" w:rsidRPr="00712EDE">
        <w:rPr>
          <w:color w:val="A6A6A6" w:themeColor="background1" w:themeShade="A6"/>
          <w:rtl/>
        </w:rPr>
        <w:t xml:space="preserve"> </w:t>
      </w:r>
      <w:r w:rsidR="00F93767" w:rsidRPr="00712EDE">
        <w:rPr>
          <w:rFonts w:hint="eastAsia"/>
          <w:color w:val="A6A6A6" w:themeColor="background1" w:themeShade="A6"/>
          <w:rtl/>
        </w:rPr>
        <w:t>נשמה</w:t>
      </w:r>
      <w:r w:rsidR="00F93767" w:rsidRPr="00712EDE">
        <w:rPr>
          <w:color w:val="A6A6A6" w:themeColor="background1" w:themeShade="A6"/>
          <w:rtl/>
        </w:rPr>
        <w:t xml:space="preserve"> </w:t>
      </w:r>
      <w:r w:rsidR="00F93767" w:rsidRPr="00712EDE">
        <w:rPr>
          <w:rFonts w:hint="eastAsia"/>
          <w:color w:val="A6A6A6" w:themeColor="background1" w:themeShade="A6"/>
          <w:rtl/>
        </w:rPr>
        <w:t>שניים</w:t>
      </w:r>
      <w:r w:rsidR="00F93767" w:rsidRPr="00712EDE">
        <w:rPr>
          <w:color w:val="A6A6A6" w:themeColor="background1" w:themeShade="A6"/>
          <w:rtl/>
        </w:rPr>
        <w:t xml:space="preserve"> </w:t>
      </w:r>
      <w:r w:rsidR="00F93767" w:rsidRPr="00712EDE">
        <w:rPr>
          <w:rFonts w:hint="eastAsia"/>
          <w:color w:val="A6A6A6" w:themeColor="background1" w:themeShade="A6"/>
          <w:rtl/>
        </w:rPr>
        <w:t>לא</w:t>
      </w:r>
      <w:r w:rsidR="00F93767" w:rsidRPr="00712EDE">
        <w:rPr>
          <w:color w:val="A6A6A6" w:themeColor="background1" w:themeShade="A6"/>
          <w:rtl/>
        </w:rPr>
        <w:t xml:space="preserve"> </w:t>
      </w:r>
      <w:r w:rsidR="00F93767" w:rsidRPr="00712EDE">
        <w:rPr>
          <w:rFonts w:hint="eastAsia"/>
          <w:color w:val="A6A6A6" w:themeColor="background1" w:themeShade="A6"/>
          <w:rtl/>
        </w:rPr>
        <w:t>יספיקו</w:t>
      </w:r>
      <w:r w:rsidR="00F93767" w:rsidRPr="00712EDE">
        <w:rPr>
          <w:color w:val="A6A6A6" w:themeColor="background1" w:themeShade="A6"/>
          <w:rtl/>
        </w:rPr>
        <w:t>? ואלכס – לא אדוני נראה לי שלא</w:t>
      </w:r>
      <w:r w:rsidR="00FF5AAD" w:rsidRPr="00712EDE">
        <w:rPr>
          <w:color w:val="A6A6A6" w:themeColor="background1" w:themeShade="A6"/>
          <w:rtl/>
        </w:rPr>
        <w:t>.</w:t>
      </w:r>
      <w:r w:rsidR="00187C9B" w:rsidRPr="00712EDE">
        <w:rPr>
          <w:color w:val="A6A6A6" w:themeColor="background1" w:themeShade="A6"/>
          <w:rtl/>
        </w:rPr>
        <w:t xml:space="preserve"> </w:t>
      </w:r>
      <w:r w:rsidR="00D32072" w:rsidRPr="00712EDE">
        <w:rPr>
          <w:rFonts w:hint="cs"/>
          <w:color w:val="A6A6A6" w:themeColor="background1" w:themeShade="A6"/>
          <w:rtl/>
        </w:rPr>
        <w:t>]</w:t>
      </w:r>
      <w:r w:rsidR="007B5682" w:rsidRPr="00712EDE">
        <w:rPr>
          <w:color w:val="A6A6A6" w:themeColor="background1" w:themeShade="A6"/>
          <w:rtl/>
        </w:rPr>
        <w:t>[</w:t>
      </w:r>
      <w:r w:rsidR="00187C9B" w:rsidRPr="00712EDE">
        <w:rPr>
          <w:rFonts w:hint="eastAsia"/>
          <w:color w:val="A6A6A6" w:themeColor="background1" w:themeShade="A6"/>
          <w:rtl/>
        </w:rPr>
        <w:t>הוא</w:t>
      </w:r>
      <w:r w:rsidR="00187C9B" w:rsidRPr="00712EDE">
        <w:rPr>
          <w:color w:val="A6A6A6" w:themeColor="background1" w:themeShade="A6"/>
          <w:rtl/>
        </w:rPr>
        <w:t xml:space="preserve"> </w:t>
      </w:r>
      <w:r w:rsidR="00187C9B" w:rsidRPr="00712EDE">
        <w:rPr>
          <w:rFonts w:hint="eastAsia"/>
          <w:color w:val="A6A6A6" w:themeColor="background1" w:themeShade="A6"/>
          <w:rtl/>
        </w:rPr>
        <w:t>השתדל</w:t>
      </w:r>
      <w:r w:rsidR="00187C9B" w:rsidRPr="00712EDE">
        <w:rPr>
          <w:color w:val="A6A6A6" w:themeColor="background1" w:themeShade="A6"/>
          <w:rtl/>
        </w:rPr>
        <w:t xml:space="preserve"> </w:t>
      </w:r>
      <w:r w:rsidR="00187C9B" w:rsidRPr="00712EDE">
        <w:rPr>
          <w:rFonts w:hint="eastAsia"/>
          <w:color w:val="A6A6A6" w:themeColor="background1" w:themeShade="A6"/>
          <w:rtl/>
        </w:rPr>
        <w:t>לא</w:t>
      </w:r>
      <w:r w:rsidR="00187C9B" w:rsidRPr="00712EDE">
        <w:rPr>
          <w:color w:val="A6A6A6" w:themeColor="background1" w:themeShade="A6"/>
          <w:rtl/>
        </w:rPr>
        <w:t xml:space="preserve"> </w:t>
      </w:r>
      <w:r w:rsidR="00187C9B" w:rsidRPr="00712EDE">
        <w:rPr>
          <w:rFonts w:hint="eastAsia"/>
          <w:color w:val="A6A6A6" w:themeColor="background1" w:themeShade="A6"/>
          <w:rtl/>
        </w:rPr>
        <w:t>להרגיש</w:t>
      </w:r>
      <w:r w:rsidR="00187C9B" w:rsidRPr="00712EDE">
        <w:rPr>
          <w:color w:val="A6A6A6" w:themeColor="background1" w:themeShade="A6"/>
          <w:rtl/>
        </w:rPr>
        <w:t xml:space="preserve"> </w:t>
      </w:r>
      <w:r w:rsidR="00187C9B" w:rsidRPr="00712EDE">
        <w:rPr>
          <w:rFonts w:hint="eastAsia"/>
          <w:color w:val="A6A6A6" w:themeColor="background1" w:themeShade="A6"/>
          <w:rtl/>
        </w:rPr>
        <w:t>רע</w:t>
      </w:r>
      <w:r w:rsidR="00187C9B" w:rsidRPr="00712EDE">
        <w:rPr>
          <w:color w:val="A6A6A6" w:themeColor="background1" w:themeShade="A6"/>
          <w:rtl/>
        </w:rPr>
        <w:t xml:space="preserve"> </w:t>
      </w:r>
      <w:r w:rsidR="00187C9B" w:rsidRPr="00712EDE">
        <w:rPr>
          <w:rFonts w:hint="eastAsia"/>
          <w:color w:val="A6A6A6" w:themeColor="background1" w:themeShade="A6"/>
          <w:rtl/>
        </w:rPr>
        <w:t>עם</w:t>
      </w:r>
      <w:r w:rsidR="00187C9B" w:rsidRPr="00712EDE">
        <w:rPr>
          <w:color w:val="A6A6A6" w:themeColor="background1" w:themeShade="A6"/>
          <w:rtl/>
        </w:rPr>
        <w:t xml:space="preserve"> </w:t>
      </w:r>
      <w:r w:rsidR="00187C9B" w:rsidRPr="00712EDE">
        <w:rPr>
          <w:rFonts w:hint="eastAsia"/>
          <w:color w:val="A6A6A6" w:themeColor="background1" w:themeShade="A6"/>
          <w:rtl/>
        </w:rPr>
        <w:t>עצמו</w:t>
      </w:r>
      <w:r w:rsidR="00187C9B" w:rsidRPr="00712EDE">
        <w:rPr>
          <w:color w:val="A6A6A6" w:themeColor="background1" w:themeShade="A6"/>
          <w:rtl/>
        </w:rPr>
        <w:t xml:space="preserve">, </w:t>
      </w:r>
      <w:r w:rsidR="00187C9B" w:rsidRPr="00712EDE">
        <w:rPr>
          <w:rFonts w:hint="eastAsia"/>
          <w:color w:val="A6A6A6" w:themeColor="background1" w:themeShade="A6"/>
          <w:rtl/>
        </w:rPr>
        <w:t>להצטדק</w:t>
      </w:r>
      <w:r w:rsidR="00187C9B" w:rsidRPr="00712EDE">
        <w:rPr>
          <w:color w:val="A6A6A6" w:themeColor="background1" w:themeShade="A6"/>
          <w:rtl/>
        </w:rPr>
        <w:t xml:space="preserve"> </w:t>
      </w:r>
      <w:r w:rsidR="00187C9B" w:rsidRPr="00712EDE">
        <w:rPr>
          <w:rFonts w:hint="eastAsia"/>
          <w:color w:val="A6A6A6" w:themeColor="background1" w:themeShade="A6"/>
          <w:rtl/>
        </w:rPr>
        <w:t>וגו</w:t>
      </w:r>
      <w:r w:rsidR="00187C9B" w:rsidRPr="00712EDE">
        <w:rPr>
          <w:color w:val="A6A6A6" w:themeColor="background1" w:themeShade="A6"/>
          <w:rtl/>
        </w:rPr>
        <w:t>'</w:t>
      </w:r>
      <w:r w:rsidRPr="00712EDE">
        <w:rPr>
          <w:color w:val="A6A6A6" w:themeColor="background1" w:themeShade="A6"/>
          <w:rtl/>
        </w:rPr>
        <w:t xml:space="preserve"> להיות צדקן ולהתחסד אוי כמה אתה נוראי</w:t>
      </w:r>
      <w:r w:rsidR="000A5C0D" w:rsidRPr="00712EDE">
        <w:rPr>
          <w:color w:val="A6A6A6" w:themeColor="background1" w:themeShade="A6"/>
          <w:rtl/>
        </w:rPr>
        <w:t xml:space="preserve">, </w:t>
      </w:r>
      <w:r w:rsidR="000A5C0D" w:rsidRPr="00712EDE">
        <w:rPr>
          <w:rFonts w:hint="eastAsia"/>
          <w:color w:val="A6A6A6" w:themeColor="background1" w:themeShade="A6"/>
          <w:rtl/>
        </w:rPr>
        <w:t>לא</w:t>
      </w:r>
      <w:r w:rsidR="000A5C0D" w:rsidRPr="00712EDE">
        <w:rPr>
          <w:color w:val="A6A6A6" w:themeColor="background1" w:themeShade="A6"/>
          <w:rtl/>
        </w:rPr>
        <w:t xml:space="preserve"> </w:t>
      </w:r>
      <w:r w:rsidR="000A5C0D" w:rsidRPr="00712EDE">
        <w:rPr>
          <w:rFonts w:hint="eastAsia"/>
          <w:color w:val="A6A6A6" w:themeColor="background1" w:themeShade="A6"/>
          <w:rtl/>
        </w:rPr>
        <w:t>לחוש</w:t>
      </w:r>
      <w:r w:rsidR="000A5C0D" w:rsidRPr="00712EDE">
        <w:rPr>
          <w:color w:val="A6A6A6" w:themeColor="background1" w:themeShade="A6"/>
          <w:rtl/>
        </w:rPr>
        <w:t xml:space="preserve"> </w:t>
      </w:r>
      <w:r w:rsidR="000A5C0D" w:rsidRPr="00712EDE">
        <w:rPr>
          <w:rFonts w:hint="eastAsia"/>
          <w:color w:val="A6A6A6" w:themeColor="background1" w:themeShade="A6"/>
          <w:rtl/>
        </w:rPr>
        <w:t>שהוא</w:t>
      </w:r>
      <w:r w:rsidR="000A5C0D" w:rsidRPr="00712EDE">
        <w:rPr>
          <w:color w:val="A6A6A6" w:themeColor="background1" w:themeShade="A6"/>
          <w:rtl/>
        </w:rPr>
        <w:t xml:space="preserve"> </w:t>
      </w:r>
      <w:r w:rsidR="000A5C0D" w:rsidRPr="00712EDE">
        <w:rPr>
          <w:rFonts w:hint="eastAsia"/>
          <w:color w:val="A6A6A6" w:themeColor="background1" w:themeShade="A6"/>
          <w:rtl/>
        </w:rPr>
        <w:t>צריך</w:t>
      </w:r>
      <w:r w:rsidR="000A5C0D" w:rsidRPr="00712EDE">
        <w:rPr>
          <w:color w:val="A6A6A6" w:themeColor="background1" w:themeShade="A6"/>
          <w:rtl/>
        </w:rPr>
        <w:t xml:space="preserve"> להתנצל בפני עצמו, כמה בודד הוא היה</w:t>
      </w:r>
      <w:r w:rsidR="00235AB4" w:rsidRPr="00712EDE">
        <w:rPr>
          <w:color w:val="A6A6A6" w:themeColor="background1" w:themeShade="A6"/>
          <w:rtl/>
        </w:rPr>
        <w:t>.</w:t>
      </w:r>
    </w:p>
    <w:p w14:paraId="05744D3E" w14:textId="27D434A8" w:rsidR="006A246E" w:rsidRPr="00712EDE" w:rsidRDefault="006A246E" w:rsidP="00250000">
      <w:pPr>
        <w:rPr>
          <w:color w:val="A6A6A6" w:themeColor="background1" w:themeShade="A6"/>
          <w:rtl/>
        </w:rPr>
      </w:pPr>
      <w:r w:rsidRPr="00712EDE">
        <w:rPr>
          <w:rFonts w:cs="Times New Roman" w:hint="cs"/>
          <w:color w:val="A6A6A6" w:themeColor="background1" w:themeShade="A6"/>
          <w:rtl/>
        </w:rPr>
        <w:t xml:space="preserve">בהתחלה היה נראה להן שהן עושות טובה </w:t>
      </w:r>
      <w:r w:rsidR="00275310" w:rsidRPr="00712EDE">
        <w:rPr>
          <w:rFonts w:cs="Times New Roman" w:hint="cs"/>
          <w:color w:val="A6A6A6" w:themeColor="background1" w:themeShade="A6"/>
          <w:rtl/>
        </w:rPr>
        <w:t xml:space="preserve">זה היה מצחיק להיות עם ילד כזה אבל הוא לא היה ילד... </w:t>
      </w:r>
      <w:r w:rsidRPr="00712EDE">
        <w:rPr>
          <w:rFonts w:hint="eastAsia"/>
          <w:color w:val="A6A6A6" w:themeColor="background1" w:themeShade="A6"/>
          <w:rtl/>
        </w:rPr>
        <w:t>הערך</w:t>
      </w:r>
      <w:r w:rsidRPr="00712EDE">
        <w:rPr>
          <w:color w:val="A6A6A6" w:themeColor="background1" w:themeShade="A6"/>
          <w:rtl/>
        </w:rPr>
        <w:t xml:space="preserve"> </w:t>
      </w:r>
      <w:r w:rsidRPr="00712EDE">
        <w:rPr>
          <w:rFonts w:hint="eastAsia"/>
          <w:color w:val="A6A6A6" w:themeColor="background1" w:themeShade="A6"/>
          <w:rtl/>
        </w:rPr>
        <w:t>העצמי</w:t>
      </w:r>
      <w:r w:rsidRPr="00712EDE">
        <w:rPr>
          <w:color w:val="A6A6A6" w:themeColor="background1" w:themeShade="A6"/>
          <w:rtl/>
        </w:rPr>
        <w:t xml:space="preserve"> </w:t>
      </w:r>
      <w:r w:rsidRPr="00712EDE">
        <w:rPr>
          <w:rFonts w:hint="eastAsia"/>
          <w:color w:val="A6A6A6" w:themeColor="background1" w:themeShade="A6"/>
          <w:rtl/>
        </w:rPr>
        <w:t>שלהן</w:t>
      </w:r>
      <w:r w:rsidRPr="00712EDE">
        <w:rPr>
          <w:color w:val="A6A6A6" w:themeColor="background1" w:themeShade="A6"/>
          <w:rtl/>
        </w:rPr>
        <w:t xml:space="preserve"> </w:t>
      </w:r>
      <w:r w:rsidRPr="00712EDE">
        <w:rPr>
          <w:rFonts w:hint="eastAsia"/>
          <w:color w:val="A6A6A6" w:themeColor="background1" w:themeShade="A6"/>
          <w:rtl/>
        </w:rPr>
        <w:t>היה</w:t>
      </w:r>
      <w:r w:rsidRPr="00712EDE">
        <w:rPr>
          <w:color w:val="A6A6A6" w:themeColor="background1" w:themeShade="A6"/>
          <w:rtl/>
        </w:rPr>
        <w:t xml:space="preserve"> </w:t>
      </w:r>
      <w:r w:rsidRPr="00712EDE">
        <w:rPr>
          <w:rFonts w:hint="eastAsia"/>
          <w:color w:val="A6A6A6" w:themeColor="background1" w:themeShade="A6"/>
          <w:rtl/>
        </w:rPr>
        <w:t>תלוי</w:t>
      </w:r>
      <w:r w:rsidRPr="00712EDE">
        <w:rPr>
          <w:color w:val="A6A6A6" w:themeColor="background1" w:themeShade="A6"/>
          <w:rtl/>
        </w:rPr>
        <w:t xml:space="preserve"> </w:t>
      </w:r>
      <w:r w:rsidRPr="00712EDE">
        <w:rPr>
          <w:rFonts w:hint="eastAsia"/>
          <w:color w:val="A6A6A6" w:themeColor="background1" w:themeShade="A6"/>
          <w:rtl/>
        </w:rPr>
        <w:t>בהיעתרות</w:t>
      </w:r>
      <w:r w:rsidRPr="00712EDE">
        <w:rPr>
          <w:color w:val="A6A6A6" w:themeColor="background1" w:themeShade="A6"/>
          <w:rtl/>
        </w:rPr>
        <w:t xml:space="preserve"> שלו וזה היה מצחיק כי הוא היה </w:t>
      </w:r>
      <w:r w:rsidR="00F97A34" w:rsidRPr="00712EDE">
        <w:rPr>
          <w:color w:val="A6A6A6" w:themeColor="background1" w:themeShade="A6"/>
          <w:rtl/>
        </w:rPr>
        <w:t>כל כך</w:t>
      </w:r>
      <w:r w:rsidRPr="00712EDE">
        <w:rPr>
          <w:color w:val="A6A6A6" w:themeColor="background1" w:themeShade="A6"/>
          <w:rtl/>
        </w:rPr>
        <w:t xml:space="preserve"> בודד ו</w:t>
      </w:r>
      <w:r w:rsidR="00F97A34" w:rsidRPr="00712EDE">
        <w:rPr>
          <w:color w:val="A6A6A6" w:themeColor="background1" w:themeShade="A6"/>
          <w:rtl/>
        </w:rPr>
        <w:t>כל כך</w:t>
      </w:r>
      <w:r w:rsidRPr="00712EDE">
        <w:rPr>
          <w:color w:val="A6A6A6" w:themeColor="background1" w:themeShade="A6"/>
          <w:rtl/>
        </w:rPr>
        <w:t xml:space="preserve"> [</w:t>
      </w:r>
      <w:r w:rsidRPr="00712EDE">
        <w:rPr>
          <w:color w:val="A6A6A6" w:themeColor="background1" w:themeShade="A6"/>
        </w:rPr>
        <w:t>horny</w:t>
      </w:r>
      <w:r w:rsidRPr="00712EDE">
        <w:rPr>
          <w:color w:val="A6A6A6" w:themeColor="background1" w:themeShade="A6"/>
          <w:rtl/>
        </w:rPr>
        <w:t xml:space="preserve">] מחורמן, </w:t>
      </w:r>
      <w:r w:rsidRPr="00712EDE">
        <w:rPr>
          <w:rFonts w:hint="eastAsia"/>
          <w:color w:val="A6A6A6" w:themeColor="background1" w:themeShade="A6"/>
          <w:rtl/>
        </w:rPr>
        <w:t>הן</w:t>
      </w:r>
      <w:r w:rsidRPr="00712EDE">
        <w:rPr>
          <w:color w:val="A6A6A6" w:themeColor="background1" w:themeShade="A6"/>
          <w:rtl/>
        </w:rPr>
        <w:t xml:space="preserve"> </w:t>
      </w:r>
      <w:r w:rsidRPr="00712EDE">
        <w:rPr>
          <w:rFonts w:hint="eastAsia"/>
          <w:color w:val="A6A6A6" w:themeColor="background1" w:themeShade="A6"/>
          <w:rtl/>
        </w:rPr>
        <w:t>לא</w:t>
      </w:r>
      <w:r w:rsidRPr="00712EDE">
        <w:rPr>
          <w:color w:val="A6A6A6" w:themeColor="background1" w:themeShade="A6"/>
          <w:rtl/>
        </w:rPr>
        <w:t xml:space="preserve"> </w:t>
      </w:r>
      <w:r w:rsidRPr="00712EDE">
        <w:rPr>
          <w:rFonts w:hint="eastAsia"/>
          <w:color w:val="A6A6A6" w:themeColor="background1" w:themeShade="A6"/>
          <w:rtl/>
        </w:rPr>
        <w:t>ראו</w:t>
      </w:r>
      <w:r w:rsidRPr="00712EDE">
        <w:rPr>
          <w:color w:val="A6A6A6" w:themeColor="background1" w:themeShade="A6"/>
          <w:rtl/>
        </w:rPr>
        <w:t xml:space="preserve"> </w:t>
      </w:r>
      <w:r w:rsidRPr="00712EDE">
        <w:rPr>
          <w:rFonts w:hint="eastAsia"/>
          <w:color w:val="A6A6A6" w:themeColor="background1" w:themeShade="A6"/>
          <w:rtl/>
        </w:rPr>
        <w:t>שאצלו</w:t>
      </w:r>
      <w:r w:rsidRPr="00712EDE">
        <w:rPr>
          <w:color w:val="A6A6A6" w:themeColor="background1" w:themeShade="A6"/>
          <w:rtl/>
        </w:rPr>
        <w:t xml:space="preserve"> </w:t>
      </w:r>
      <w:r w:rsidRPr="00712EDE">
        <w:rPr>
          <w:rFonts w:hint="eastAsia"/>
          <w:color w:val="A6A6A6" w:themeColor="background1" w:themeShade="A6"/>
          <w:rtl/>
        </w:rPr>
        <w:t>זאת</w:t>
      </w:r>
      <w:r w:rsidRPr="00712EDE">
        <w:rPr>
          <w:color w:val="A6A6A6" w:themeColor="background1" w:themeShade="A6"/>
          <w:rtl/>
        </w:rPr>
        <w:t xml:space="preserve"> </w:t>
      </w:r>
      <w:r w:rsidRPr="00712EDE">
        <w:rPr>
          <w:rFonts w:hint="eastAsia"/>
          <w:color w:val="A6A6A6" w:themeColor="background1" w:themeShade="A6"/>
          <w:rtl/>
        </w:rPr>
        <w:t>בכלל</w:t>
      </w:r>
      <w:r w:rsidRPr="00712EDE">
        <w:rPr>
          <w:color w:val="A6A6A6" w:themeColor="background1" w:themeShade="A6"/>
          <w:rtl/>
        </w:rPr>
        <w:t xml:space="preserve"> </w:t>
      </w:r>
      <w:r w:rsidRPr="00712EDE">
        <w:rPr>
          <w:rFonts w:hint="eastAsia"/>
          <w:color w:val="A6A6A6" w:themeColor="background1" w:themeShade="A6"/>
          <w:rtl/>
        </w:rPr>
        <w:t>לא</w:t>
      </w:r>
      <w:r w:rsidRPr="00712EDE">
        <w:rPr>
          <w:color w:val="A6A6A6" w:themeColor="background1" w:themeShade="A6"/>
          <w:rtl/>
        </w:rPr>
        <w:t xml:space="preserve"> </w:t>
      </w:r>
      <w:r w:rsidRPr="00712EDE">
        <w:rPr>
          <w:rFonts w:hint="eastAsia"/>
          <w:color w:val="A6A6A6" w:themeColor="background1" w:themeShade="A6"/>
          <w:rtl/>
        </w:rPr>
        <w:t>שאלה</w:t>
      </w:r>
      <w:r w:rsidRPr="00712EDE">
        <w:rPr>
          <w:color w:val="A6A6A6" w:themeColor="background1" w:themeShade="A6"/>
          <w:rtl/>
        </w:rPr>
        <w:t xml:space="preserve"> </w:t>
      </w:r>
      <w:r w:rsidRPr="00712EDE">
        <w:rPr>
          <w:rFonts w:hint="eastAsia"/>
          <w:color w:val="A6A6A6" w:themeColor="background1" w:themeShade="A6"/>
          <w:rtl/>
        </w:rPr>
        <w:t>של</w:t>
      </w:r>
      <w:r w:rsidRPr="00712EDE">
        <w:rPr>
          <w:color w:val="A6A6A6" w:themeColor="background1" w:themeShade="A6"/>
          <w:rtl/>
        </w:rPr>
        <w:t xml:space="preserve"> </w:t>
      </w:r>
      <w:r w:rsidRPr="00712EDE">
        <w:rPr>
          <w:rFonts w:hint="eastAsia"/>
          <w:color w:val="A6A6A6" w:themeColor="background1" w:themeShade="A6"/>
          <w:rtl/>
        </w:rPr>
        <w:t>להיעתר</w:t>
      </w:r>
      <w:r w:rsidRPr="00712EDE">
        <w:rPr>
          <w:color w:val="A6A6A6" w:themeColor="background1" w:themeShade="A6"/>
          <w:rtl/>
        </w:rPr>
        <w:t xml:space="preserve">? </w:t>
      </w:r>
      <w:r w:rsidRPr="00712EDE">
        <w:rPr>
          <w:rFonts w:hint="eastAsia"/>
          <w:color w:val="A6A6A6" w:themeColor="background1" w:themeShade="A6"/>
          <w:rtl/>
        </w:rPr>
        <w:t>הן</w:t>
      </w:r>
      <w:r w:rsidRPr="00712EDE">
        <w:rPr>
          <w:color w:val="A6A6A6" w:themeColor="background1" w:themeShade="A6"/>
          <w:rtl/>
        </w:rPr>
        <w:t xml:space="preserve"> </w:t>
      </w:r>
      <w:r w:rsidRPr="00712EDE">
        <w:rPr>
          <w:rFonts w:hint="eastAsia"/>
          <w:color w:val="A6A6A6" w:themeColor="background1" w:themeShade="A6"/>
          <w:rtl/>
        </w:rPr>
        <w:t>התנפלו</w:t>
      </w:r>
      <w:r w:rsidRPr="00712EDE">
        <w:rPr>
          <w:color w:val="A6A6A6" w:themeColor="background1" w:themeShade="A6"/>
          <w:rtl/>
        </w:rPr>
        <w:t xml:space="preserve"> </w:t>
      </w:r>
      <w:r w:rsidRPr="00712EDE">
        <w:rPr>
          <w:rFonts w:hint="eastAsia"/>
          <w:color w:val="A6A6A6" w:themeColor="background1" w:themeShade="A6"/>
          <w:rtl/>
        </w:rPr>
        <w:t>עליו</w:t>
      </w:r>
      <w:r w:rsidRPr="00712EDE">
        <w:rPr>
          <w:color w:val="A6A6A6" w:themeColor="background1" w:themeShade="A6"/>
          <w:rtl/>
        </w:rPr>
        <w:t xml:space="preserve"> עד כי לא </w:t>
      </w:r>
      <w:r w:rsidR="001C5A04" w:rsidRPr="00712EDE">
        <w:rPr>
          <w:color w:val="A6A6A6" w:themeColor="background1" w:themeShade="A6"/>
          <w:rtl/>
        </w:rPr>
        <w:t>הייתה</w:t>
      </w:r>
      <w:r w:rsidRPr="00712EDE">
        <w:rPr>
          <w:color w:val="A6A6A6" w:themeColor="background1" w:themeShade="A6"/>
          <w:rtl/>
        </w:rPr>
        <w:t xml:space="preserve"> </w:t>
      </w:r>
      <w:r w:rsidRPr="00712EDE">
        <w:rPr>
          <w:rFonts w:hint="eastAsia"/>
          <w:color w:val="A6A6A6" w:themeColor="background1" w:themeShade="A6"/>
          <w:rtl/>
        </w:rPr>
        <w:t>אפילו</w:t>
      </w:r>
      <w:r w:rsidRPr="00712EDE">
        <w:rPr>
          <w:color w:val="A6A6A6" w:themeColor="background1" w:themeShade="A6"/>
          <w:rtl/>
        </w:rPr>
        <w:t xml:space="preserve"> </w:t>
      </w:r>
      <w:r w:rsidRPr="00712EDE">
        <w:rPr>
          <w:rFonts w:hint="eastAsia"/>
          <w:color w:val="A6A6A6" w:themeColor="background1" w:themeShade="A6"/>
          <w:rtl/>
        </w:rPr>
        <w:t>חדוות</w:t>
      </w:r>
      <w:r w:rsidRPr="00712EDE">
        <w:rPr>
          <w:color w:val="A6A6A6" w:themeColor="background1" w:themeShade="A6"/>
          <w:rtl/>
        </w:rPr>
        <w:t xml:space="preserve"> </w:t>
      </w:r>
      <w:r w:rsidRPr="00712EDE">
        <w:rPr>
          <w:rFonts w:hint="eastAsia"/>
          <w:color w:val="A6A6A6" w:themeColor="background1" w:themeShade="A6"/>
          <w:rtl/>
        </w:rPr>
        <w:t>ההישג</w:t>
      </w:r>
      <w:r w:rsidRPr="00712EDE">
        <w:rPr>
          <w:color w:val="A6A6A6" w:themeColor="background1" w:themeShade="A6"/>
          <w:rtl/>
        </w:rPr>
        <w:t xml:space="preserve">, </w:t>
      </w:r>
      <w:r w:rsidRPr="00712EDE">
        <w:rPr>
          <w:rFonts w:hint="eastAsia"/>
          <w:color w:val="A6A6A6" w:themeColor="background1" w:themeShade="A6"/>
          <w:rtl/>
        </w:rPr>
        <w:t>חוץ</w:t>
      </w:r>
      <w:r w:rsidRPr="00712EDE">
        <w:rPr>
          <w:color w:val="A6A6A6" w:themeColor="background1" w:themeShade="A6"/>
          <w:rtl/>
        </w:rPr>
        <w:t xml:space="preserve"> </w:t>
      </w:r>
      <w:r w:rsidRPr="00712EDE">
        <w:rPr>
          <w:rFonts w:hint="eastAsia"/>
          <w:color w:val="A6A6A6" w:themeColor="background1" w:themeShade="A6"/>
          <w:rtl/>
        </w:rPr>
        <w:t>מכך</w:t>
      </w:r>
      <w:r w:rsidRPr="00712EDE">
        <w:rPr>
          <w:color w:val="A6A6A6" w:themeColor="background1" w:themeShade="A6"/>
          <w:rtl/>
        </w:rPr>
        <w:t xml:space="preserve"> שלמד </w:t>
      </w:r>
      <w:r w:rsidRPr="00712EDE">
        <w:rPr>
          <w:rFonts w:hint="eastAsia"/>
          <w:color w:val="A6A6A6" w:themeColor="background1" w:themeShade="A6"/>
          <w:rtl/>
        </w:rPr>
        <w:t>מהר</w:t>
      </w:r>
      <w:r w:rsidR="00C90C6C" w:rsidRPr="00712EDE">
        <w:rPr>
          <w:color w:val="A6A6A6" w:themeColor="background1" w:themeShade="A6"/>
          <w:rtl/>
        </w:rPr>
        <w:t xml:space="preserve"> מאוד </w:t>
      </w:r>
      <w:r w:rsidRPr="00712EDE">
        <w:rPr>
          <w:rFonts w:hint="eastAsia"/>
          <w:color w:val="A6A6A6" w:themeColor="background1" w:themeShade="A6"/>
          <w:rtl/>
        </w:rPr>
        <w:t>מהו</w:t>
      </w:r>
      <w:r w:rsidRPr="00712EDE">
        <w:rPr>
          <w:color w:val="A6A6A6" w:themeColor="background1" w:themeShade="A6"/>
          <w:rtl/>
        </w:rPr>
        <w:t xml:space="preserve"> </w:t>
      </w:r>
      <w:r w:rsidRPr="00712EDE">
        <w:rPr>
          <w:rFonts w:hint="eastAsia"/>
          <w:color w:val="A6A6A6" w:themeColor="background1" w:themeShade="A6"/>
          <w:rtl/>
        </w:rPr>
        <w:t>המקום</w:t>
      </w:r>
      <w:r w:rsidRPr="00712EDE">
        <w:rPr>
          <w:color w:val="A6A6A6" w:themeColor="background1" w:themeShade="A6"/>
          <w:rtl/>
        </w:rPr>
        <w:t xml:space="preserve"> הקרוב ביותר שניתן לקנות </w:t>
      </w:r>
      <w:r w:rsidRPr="00712EDE">
        <w:rPr>
          <w:rFonts w:hint="eastAsia"/>
          <w:color w:val="A6A6A6" w:themeColor="background1" w:themeShade="A6"/>
          <w:rtl/>
        </w:rPr>
        <w:t>קונדומים</w:t>
      </w:r>
      <w:r w:rsidRPr="00712EDE">
        <w:rPr>
          <w:color w:val="A6A6A6" w:themeColor="background1" w:themeShade="A6"/>
          <w:rtl/>
        </w:rPr>
        <w:t xml:space="preserve">, </w:t>
      </w:r>
      <w:r w:rsidRPr="00712EDE">
        <w:rPr>
          <w:rFonts w:hint="eastAsia"/>
          <w:color w:val="A6A6A6" w:themeColor="background1" w:themeShade="A6"/>
          <w:rtl/>
        </w:rPr>
        <w:t>ובלילה</w:t>
      </w:r>
      <w:r w:rsidRPr="00712EDE">
        <w:rPr>
          <w:color w:val="A6A6A6" w:themeColor="background1" w:themeShade="A6"/>
          <w:rtl/>
        </w:rPr>
        <w:t xml:space="preserve"> </w:t>
      </w:r>
      <w:r w:rsidRPr="00712EDE">
        <w:rPr>
          <w:rFonts w:hint="eastAsia"/>
          <w:color w:val="A6A6A6" w:themeColor="background1" w:themeShade="A6"/>
          <w:rtl/>
        </w:rPr>
        <w:t>מאוחר</w:t>
      </w:r>
      <w:r w:rsidRPr="00712EDE">
        <w:rPr>
          <w:color w:val="A6A6A6" w:themeColor="background1" w:themeShade="A6"/>
          <w:rtl/>
        </w:rPr>
        <w:t xml:space="preserve"> </w:t>
      </w:r>
      <w:r w:rsidRPr="00712EDE">
        <w:rPr>
          <w:rFonts w:hint="eastAsia"/>
          <w:color w:val="A6A6A6" w:themeColor="background1" w:themeShade="A6"/>
          <w:rtl/>
        </w:rPr>
        <w:t>תמיד</w:t>
      </w:r>
      <w:r w:rsidRPr="00712EDE">
        <w:rPr>
          <w:color w:val="A6A6A6" w:themeColor="background1" w:themeShade="A6"/>
          <w:rtl/>
        </w:rPr>
        <w:t xml:space="preserve"> </w:t>
      </w:r>
      <w:r w:rsidRPr="00712EDE">
        <w:rPr>
          <w:rFonts w:hint="eastAsia"/>
          <w:color w:val="A6A6A6" w:themeColor="background1" w:themeShade="A6"/>
          <w:rtl/>
        </w:rPr>
        <w:t>אפשר</w:t>
      </w:r>
      <w:r w:rsidRPr="00712EDE">
        <w:rPr>
          <w:color w:val="A6A6A6" w:themeColor="background1" w:themeShade="A6"/>
          <w:rtl/>
        </w:rPr>
        <w:t xml:space="preserve"> </w:t>
      </w:r>
      <w:r w:rsidRPr="00712EDE">
        <w:rPr>
          <w:rFonts w:hint="eastAsia"/>
          <w:color w:val="A6A6A6" w:themeColor="background1" w:themeShade="A6"/>
          <w:rtl/>
        </w:rPr>
        <w:t>היה</w:t>
      </w:r>
      <w:r w:rsidRPr="00712EDE">
        <w:rPr>
          <w:color w:val="A6A6A6" w:themeColor="background1" w:themeShade="A6"/>
          <w:rtl/>
        </w:rPr>
        <w:t xml:space="preserve"> </w:t>
      </w:r>
      <w:r w:rsidRPr="00712EDE">
        <w:rPr>
          <w:rFonts w:hint="eastAsia"/>
          <w:color w:val="A6A6A6" w:themeColor="background1" w:themeShade="A6"/>
          <w:rtl/>
        </w:rPr>
        <w:t>להשיג</w:t>
      </w:r>
      <w:r w:rsidRPr="00712EDE">
        <w:rPr>
          <w:color w:val="A6A6A6" w:themeColor="background1" w:themeShade="A6"/>
          <w:rtl/>
        </w:rPr>
        <w:t xml:space="preserve"> </w:t>
      </w:r>
      <w:r w:rsidRPr="00712EDE">
        <w:rPr>
          <w:rFonts w:hint="eastAsia"/>
          <w:color w:val="A6A6A6" w:themeColor="background1" w:themeShade="A6"/>
          <w:rtl/>
        </w:rPr>
        <w:t>אצל</w:t>
      </w:r>
      <w:r w:rsidRPr="00712EDE">
        <w:rPr>
          <w:color w:val="A6A6A6" w:themeColor="background1" w:themeShade="A6"/>
          <w:rtl/>
        </w:rPr>
        <w:t xml:space="preserve"> </w:t>
      </w:r>
      <w:r w:rsidRPr="00712EDE">
        <w:rPr>
          <w:rFonts w:hint="eastAsia"/>
          <w:color w:val="A6A6A6" w:themeColor="background1" w:themeShade="A6"/>
          <w:rtl/>
        </w:rPr>
        <w:t>השכן</w:t>
      </w:r>
      <w:r w:rsidRPr="00712EDE">
        <w:rPr>
          <w:color w:val="A6A6A6" w:themeColor="background1" w:themeShade="A6"/>
          <w:rtl/>
        </w:rPr>
        <w:t xml:space="preserve"> </w:t>
      </w:r>
      <w:r w:rsidRPr="00712EDE">
        <w:rPr>
          <w:rFonts w:hint="eastAsia"/>
          <w:color w:val="A6A6A6" w:themeColor="background1" w:themeShade="A6"/>
          <w:rtl/>
        </w:rPr>
        <w:t>מהפנטהאוז</w:t>
      </w:r>
      <w:r w:rsidRPr="00712EDE">
        <w:rPr>
          <w:color w:val="A6A6A6" w:themeColor="background1" w:themeShade="A6"/>
          <w:rtl/>
        </w:rPr>
        <w:t xml:space="preserve">, </w:t>
      </w:r>
      <w:r w:rsidRPr="00712EDE">
        <w:rPr>
          <w:rFonts w:hint="eastAsia"/>
          <w:color w:val="A6A6A6" w:themeColor="background1" w:themeShade="A6"/>
          <w:rtl/>
        </w:rPr>
        <w:t>שהיה</w:t>
      </w:r>
      <w:r w:rsidRPr="00712EDE">
        <w:rPr>
          <w:color w:val="A6A6A6" w:themeColor="background1" w:themeShade="A6"/>
          <w:rtl/>
        </w:rPr>
        <w:t xml:space="preserve"> </w:t>
      </w:r>
      <w:r w:rsidRPr="00712EDE">
        <w:rPr>
          <w:rFonts w:hint="eastAsia"/>
          <w:color w:val="A6A6A6" w:themeColor="background1" w:themeShade="A6"/>
          <w:rtl/>
        </w:rPr>
        <w:t>נותן</w:t>
      </w:r>
      <w:r w:rsidRPr="00712EDE">
        <w:rPr>
          <w:color w:val="A6A6A6" w:themeColor="background1" w:themeShade="A6"/>
          <w:rtl/>
        </w:rPr>
        <w:t xml:space="preserve"> </w:t>
      </w:r>
      <w:r w:rsidRPr="00712EDE">
        <w:rPr>
          <w:rFonts w:hint="eastAsia"/>
          <w:color w:val="A6A6A6" w:themeColor="background1" w:themeShade="A6"/>
          <w:rtl/>
        </w:rPr>
        <w:t>לו</w:t>
      </w:r>
      <w:r w:rsidRPr="00712EDE">
        <w:rPr>
          <w:color w:val="A6A6A6" w:themeColor="background1" w:themeShade="A6"/>
          <w:rtl/>
        </w:rPr>
        <w:t xml:space="preserve"> </w:t>
      </w:r>
      <w:r w:rsidRPr="00712EDE">
        <w:rPr>
          <w:rFonts w:hint="eastAsia"/>
          <w:color w:val="A6A6A6" w:themeColor="background1" w:themeShade="A6"/>
          <w:rtl/>
        </w:rPr>
        <w:t>אותם</w:t>
      </w:r>
      <w:r w:rsidRPr="00712EDE">
        <w:rPr>
          <w:color w:val="A6A6A6" w:themeColor="background1" w:themeShade="A6"/>
          <w:rtl/>
        </w:rPr>
        <w:t xml:space="preserve"> </w:t>
      </w:r>
      <w:r w:rsidRPr="00712EDE">
        <w:rPr>
          <w:rFonts w:hint="eastAsia"/>
          <w:color w:val="A6A6A6" w:themeColor="background1" w:themeShade="A6"/>
          <w:rtl/>
        </w:rPr>
        <w:t>משועשע</w:t>
      </w:r>
      <w:r w:rsidRPr="00712EDE">
        <w:rPr>
          <w:color w:val="A6A6A6" w:themeColor="background1" w:themeShade="A6"/>
          <w:rtl/>
        </w:rPr>
        <w:t xml:space="preserve"> </w:t>
      </w:r>
      <w:r w:rsidRPr="00712EDE">
        <w:rPr>
          <w:rFonts w:hint="eastAsia"/>
          <w:color w:val="A6A6A6" w:themeColor="background1" w:themeShade="A6"/>
          <w:rtl/>
        </w:rPr>
        <w:t>ביותר</w:t>
      </w:r>
      <w:r w:rsidRPr="00712EDE">
        <w:rPr>
          <w:color w:val="A6A6A6" w:themeColor="background1" w:themeShade="A6"/>
          <w:rtl/>
        </w:rPr>
        <w:t xml:space="preserve">, </w:t>
      </w:r>
      <w:r w:rsidRPr="00712EDE">
        <w:rPr>
          <w:rFonts w:hint="eastAsia"/>
          <w:color w:val="A6A6A6" w:themeColor="background1" w:themeShade="A6"/>
          <w:rtl/>
        </w:rPr>
        <w:t>מה</w:t>
      </w:r>
      <w:r w:rsidRPr="00712EDE">
        <w:rPr>
          <w:color w:val="A6A6A6" w:themeColor="background1" w:themeShade="A6"/>
          <w:rtl/>
        </w:rPr>
        <w:t xml:space="preserve"> </w:t>
      </w:r>
      <w:r w:rsidRPr="00712EDE">
        <w:rPr>
          <w:rFonts w:hint="eastAsia"/>
          <w:color w:val="A6A6A6" w:themeColor="background1" w:themeShade="A6"/>
          <w:rtl/>
        </w:rPr>
        <w:t>נשמה</w:t>
      </w:r>
      <w:r w:rsidRPr="00712EDE">
        <w:rPr>
          <w:color w:val="A6A6A6" w:themeColor="background1" w:themeShade="A6"/>
          <w:rtl/>
        </w:rPr>
        <w:t xml:space="preserve"> </w:t>
      </w:r>
      <w:r w:rsidRPr="00712EDE">
        <w:rPr>
          <w:rFonts w:hint="eastAsia"/>
          <w:color w:val="A6A6A6" w:themeColor="background1" w:themeShade="A6"/>
          <w:rtl/>
        </w:rPr>
        <w:t>שניים</w:t>
      </w:r>
      <w:r w:rsidRPr="00712EDE">
        <w:rPr>
          <w:color w:val="A6A6A6" w:themeColor="background1" w:themeShade="A6"/>
          <w:rtl/>
        </w:rPr>
        <w:t xml:space="preserve"> </w:t>
      </w:r>
      <w:r w:rsidRPr="00712EDE">
        <w:rPr>
          <w:rFonts w:hint="eastAsia"/>
          <w:color w:val="A6A6A6" w:themeColor="background1" w:themeShade="A6"/>
          <w:rtl/>
        </w:rPr>
        <w:t>לא</w:t>
      </w:r>
      <w:r w:rsidRPr="00712EDE">
        <w:rPr>
          <w:color w:val="A6A6A6" w:themeColor="background1" w:themeShade="A6"/>
          <w:rtl/>
        </w:rPr>
        <w:t xml:space="preserve"> </w:t>
      </w:r>
      <w:r w:rsidRPr="00712EDE">
        <w:rPr>
          <w:rFonts w:hint="eastAsia"/>
          <w:color w:val="A6A6A6" w:themeColor="background1" w:themeShade="A6"/>
          <w:rtl/>
        </w:rPr>
        <w:t>יספיקו</w:t>
      </w:r>
      <w:r w:rsidRPr="00712EDE">
        <w:rPr>
          <w:color w:val="A6A6A6" w:themeColor="background1" w:themeShade="A6"/>
          <w:rtl/>
        </w:rPr>
        <w:t>? ואלכס – לא אדוני נראה לי שלא.</w:t>
      </w:r>
    </w:p>
    <w:p w14:paraId="1D8628D8" w14:textId="66089B1F" w:rsidR="00C87377" w:rsidRPr="00712EDE" w:rsidRDefault="00C87377" w:rsidP="00C87377">
      <w:pPr>
        <w:rPr>
          <w:color w:val="A6A6A6" w:themeColor="background1" w:themeShade="A6"/>
          <w:rtl/>
        </w:rPr>
      </w:pPr>
      <w:r w:rsidRPr="00712EDE">
        <w:rPr>
          <w:rFonts w:cs="Times New Roman"/>
          <w:color w:val="A6A6A6" w:themeColor="background1" w:themeShade="A6"/>
          <w:rtl/>
        </w:rPr>
        <w:t>הן חשבו שהוא רך, וזך וי</w:t>
      </w:r>
      <w:r w:rsidRPr="00712EDE">
        <w:rPr>
          <w:rFonts w:cs="Times New Roman" w:hint="cs"/>
          <w:color w:val="A6A6A6" w:themeColor="background1" w:themeShade="A6"/>
          <w:rtl/>
        </w:rPr>
        <w:t>לדון בלתי מזיק.</w:t>
      </w:r>
    </w:p>
    <w:p w14:paraId="3ED9A303" w14:textId="39B9102F" w:rsidR="00C87377" w:rsidRPr="00712EDE" w:rsidRDefault="00C87377" w:rsidP="00C87377">
      <w:pPr>
        <w:rPr>
          <w:color w:val="A6A6A6" w:themeColor="background1" w:themeShade="A6"/>
          <w:rtl/>
        </w:rPr>
      </w:pPr>
      <w:r w:rsidRPr="00712EDE">
        <w:rPr>
          <w:rFonts w:cs="Times New Roman"/>
          <w:color w:val="A6A6A6" w:themeColor="background1" w:themeShade="A6"/>
          <w:rtl/>
        </w:rPr>
        <w:t>אבל הוא גילה איתן דברים חדשים – כשיש כמה והן משתנות ומתחלפות אפשר להתכוון בדיוק לדרך שמעניינת ומסעירה</w:t>
      </w:r>
      <w:r w:rsidR="005B4D83" w:rsidRPr="00712EDE">
        <w:rPr>
          <w:rFonts w:cs="Times New Roman"/>
          <w:color w:val="A6A6A6" w:themeColor="background1" w:themeShade="A6"/>
          <w:rtl/>
        </w:rPr>
        <w:t xml:space="preserve"> </w:t>
      </w:r>
      <w:r w:rsidRPr="00712EDE">
        <w:rPr>
          <w:rFonts w:cs="Times New Roman"/>
          <w:color w:val="A6A6A6" w:themeColor="background1" w:themeShade="A6"/>
          <w:rtl/>
        </w:rPr>
        <w:t>אותה. למשל:</w:t>
      </w:r>
    </w:p>
    <w:p w14:paraId="3E4F7AF0" w14:textId="77777777" w:rsidR="00C87377" w:rsidRPr="00712EDE" w:rsidRDefault="00C87377" w:rsidP="00C87377">
      <w:pPr>
        <w:rPr>
          <w:color w:val="A6A6A6" w:themeColor="background1" w:themeShade="A6"/>
          <w:rtl/>
        </w:rPr>
      </w:pPr>
      <w:r w:rsidRPr="00712EDE">
        <w:rPr>
          <w:rFonts w:cs="Times New Roman"/>
          <w:color w:val="A6A6A6" w:themeColor="background1" w:themeShade="A6"/>
          <w:rtl/>
        </w:rPr>
        <w:t>היו אלו שזה הביך אותן, ואיתן הוא הבין - זה באמת מצחיק, והוא צחק. הוא מצא על מה לצחוק והוא צחק.</w:t>
      </w:r>
    </w:p>
    <w:p w14:paraId="0A2C22A8" w14:textId="4FD9A2A0" w:rsidR="00C87377" w:rsidRPr="00712EDE" w:rsidRDefault="00C87377" w:rsidP="00C87377">
      <w:pPr>
        <w:rPr>
          <w:color w:val="A6A6A6" w:themeColor="background1" w:themeShade="A6"/>
          <w:rtl/>
        </w:rPr>
      </w:pPr>
      <w:r w:rsidRPr="00712EDE">
        <w:rPr>
          <w:rFonts w:cs="Times New Roman"/>
          <w:color w:val="A6A6A6" w:themeColor="background1" w:themeShade="A6"/>
          <w:rtl/>
        </w:rPr>
        <w:t>היו אלו שחיפשו רכות ואיתן הוא ניסה שזה יהיה</w:t>
      </w:r>
      <w:r w:rsidR="00C90C6C" w:rsidRPr="00712EDE">
        <w:rPr>
          <w:rFonts w:cs="Times New Roman"/>
          <w:color w:val="A6A6A6" w:themeColor="background1" w:themeShade="A6"/>
          <w:rtl/>
        </w:rPr>
        <w:t xml:space="preserve"> מאוד </w:t>
      </w:r>
      <w:r w:rsidRPr="00712EDE">
        <w:rPr>
          <w:rFonts w:cs="Times New Roman"/>
          <w:color w:val="A6A6A6" w:themeColor="background1" w:themeShade="A6"/>
          <w:rtl/>
        </w:rPr>
        <w:t>רך. וזה באמת היה רך. כי כך הוא עשה.</w:t>
      </w:r>
    </w:p>
    <w:p w14:paraId="2939E739" w14:textId="14C5C243" w:rsidR="00166D58" w:rsidRPr="00712EDE" w:rsidRDefault="00C87377" w:rsidP="00C87377">
      <w:pPr>
        <w:rPr>
          <w:rFonts w:cs="Times New Roman"/>
          <w:color w:val="A6A6A6" w:themeColor="background1" w:themeShade="A6"/>
          <w:rtl/>
        </w:rPr>
      </w:pPr>
      <w:r w:rsidRPr="00712EDE">
        <w:rPr>
          <w:rFonts w:cs="Times New Roman"/>
          <w:color w:val="A6A6A6" w:themeColor="background1" w:themeShade="A6"/>
          <w:rtl/>
        </w:rPr>
        <w:t>ואם מישהי חיפשה שזה יהיה סתם כך בלי לקחת את זה בתור משהו מיוחד, בלי לשים על זה דגש ולדבר על דברים עמוקים, שזה יהיה ביתי ושגרתי, כך זה היה.</w:t>
      </w:r>
    </w:p>
    <w:p w14:paraId="01BA4CCD" w14:textId="27175EBC" w:rsidR="00423FFD" w:rsidRPr="00712EDE" w:rsidRDefault="00423FFD" w:rsidP="00C87377">
      <w:pPr>
        <w:rPr>
          <w:color w:val="A6A6A6" w:themeColor="background1" w:themeShade="A6"/>
          <w:rtl/>
        </w:rPr>
      </w:pPr>
      <w:r w:rsidRPr="00712EDE">
        <w:rPr>
          <w:rFonts w:hint="cs"/>
          <w:color w:val="A6A6A6" w:themeColor="background1" w:themeShade="A6"/>
          <w:rtl/>
        </w:rPr>
        <w:t>]</w:t>
      </w:r>
    </w:p>
    <w:p w14:paraId="05B325A1" w14:textId="77777777" w:rsidR="00372C72" w:rsidRPr="00712EDE" w:rsidRDefault="00372C72" w:rsidP="00E95B7F">
      <w:pPr>
        <w:rPr>
          <w:rFonts w:cs="Times New Roman"/>
          <w:color w:val="A6A6A6" w:themeColor="background1" w:themeShade="A6"/>
          <w:rtl/>
        </w:rPr>
      </w:pPr>
    </w:p>
    <w:p w14:paraId="07B15246" w14:textId="78640CDE" w:rsidR="00372C72" w:rsidRPr="00712EDE" w:rsidRDefault="007E6E7F" w:rsidP="00372C72">
      <w:pPr>
        <w:rPr>
          <w:color w:val="A6A6A6" w:themeColor="background1" w:themeShade="A6"/>
          <w:rtl/>
        </w:rPr>
      </w:pPr>
      <w:r w:rsidRPr="00712EDE">
        <w:rPr>
          <w:rFonts w:cs="Times New Roman" w:hint="cs"/>
          <w:color w:val="A6A6A6" w:themeColor="background1" w:themeShade="A6"/>
          <w:rtl/>
        </w:rPr>
        <w:t>[</w:t>
      </w:r>
      <w:r w:rsidR="00372C72" w:rsidRPr="00712EDE">
        <w:rPr>
          <w:rFonts w:cs="Times New Roman"/>
          <w:color w:val="A6A6A6" w:themeColor="background1" w:themeShade="A6"/>
          <w:rtl/>
        </w:rPr>
        <w:t>אלכס מתחיל באמת לעשן רק בישראל כשמתברר לו שלעולם לא יהפוך לשחקן רוגבי מקצועי.</w:t>
      </w:r>
      <w:r w:rsidRPr="00712EDE">
        <w:rPr>
          <w:rFonts w:cs="Times New Roman" w:hint="cs"/>
          <w:color w:val="A6A6A6" w:themeColor="background1" w:themeShade="A6"/>
          <w:rtl/>
        </w:rPr>
        <w:t>]</w:t>
      </w:r>
    </w:p>
    <w:p w14:paraId="43D33E05" w14:textId="247E2BCB" w:rsidR="001F085F" w:rsidRPr="00712EDE" w:rsidRDefault="001F085F" w:rsidP="00372C72">
      <w:pPr>
        <w:rPr>
          <w:rFonts w:cs="Times New Roman"/>
          <w:color w:val="A6A6A6" w:themeColor="background1" w:themeShade="A6"/>
          <w:rtl/>
        </w:rPr>
      </w:pPr>
    </w:p>
    <w:p w14:paraId="71F21A9D" w14:textId="02E6342B" w:rsidR="00011833" w:rsidRPr="00712EDE" w:rsidRDefault="00011833" w:rsidP="00372C72">
      <w:pPr>
        <w:rPr>
          <w:color w:val="A6A6A6" w:themeColor="background1" w:themeShade="A6"/>
          <w:rtl/>
        </w:rPr>
      </w:pPr>
      <w:r w:rsidRPr="00712EDE">
        <w:rPr>
          <w:rFonts w:hint="cs"/>
          <w:color w:val="A6A6A6" w:themeColor="background1" w:themeShade="A6"/>
          <w:rtl/>
        </w:rPr>
        <w:t>[</w:t>
      </w:r>
      <w:r w:rsidR="001124DD" w:rsidRPr="00712EDE">
        <w:rPr>
          <w:rFonts w:hint="cs"/>
          <w:color w:val="A6A6A6" w:themeColor="background1" w:themeShade="A6"/>
          <w:rtl/>
        </w:rPr>
        <w:t xml:space="preserve">אלכס </w:t>
      </w:r>
      <w:r w:rsidR="003E0951" w:rsidRPr="00712EDE">
        <w:rPr>
          <w:rFonts w:hint="cs"/>
          <w:color w:val="A6A6A6" w:themeColor="background1" w:themeShade="A6"/>
          <w:rtl/>
        </w:rPr>
        <w:t>הפסיק לד</w:t>
      </w:r>
      <w:r w:rsidR="001124DD" w:rsidRPr="00712EDE">
        <w:rPr>
          <w:rFonts w:hint="cs"/>
          <w:color w:val="A6A6A6" w:themeColor="background1" w:themeShade="A6"/>
          <w:rtl/>
        </w:rPr>
        <w:t xml:space="preserve">בר עם הוריו בטלפון, </w:t>
      </w:r>
      <w:r w:rsidR="003E0951" w:rsidRPr="00712EDE">
        <w:rPr>
          <w:rFonts w:hint="cs"/>
          <w:color w:val="A6A6A6" w:themeColor="background1" w:themeShade="A6"/>
          <w:rtl/>
        </w:rPr>
        <w:t>מאז שסיגלו לעצמם את המנהג ל</w:t>
      </w:r>
      <w:r w:rsidR="001124DD" w:rsidRPr="00712EDE">
        <w:rPr>
          <w:rFonts w:hint="cs"/>
          <w:color w:val="A6A6A6" w:themeColor="background1" w:themeShade="A6"/>
          <w:rtl/>
        </w:rPr>
        <w:t>טר</w:t>
      </w:r>
      <w:r w:rsidR="003E0951" w:rsidRPr="00712EDE">
        <w:rPr>
          <w:rFonts w:hint="cs"/>
          <w:color w:val="A6A6A6" w:themeColor="background1" w:themeShade="A6"/>
          <w:rtl/>
        </w:rPr>
        <w:t>ו</w:t>
      </w:r>
      <w:r w:rsidR="001124DD" w:rsidRPr="00712EDE">
        <w:rPr>
          <w:rFonts w:hint="cs"/>
          <w:color w:val="A6A6A6" w:themeColor="background1" w:themeShade="A6"/>
          <w:rtl/>
        </w:rPr>
        <w:t xml:space="preserve">ק לו בפרצוף. כלומר, השיחה </w:t>
      </w:r>
      <w:r w:rsidR="001C5A04" w:rsidRPr="00712EDE">
        <w:rPr>
          <w:rFonts w:hint="cs"/>
          <w:color w:val="A6A6A6" w:themeColor="background1" w:themeShade="A6"/>
          <w:rtl/>
        </w:rPr>
        <w:t>הייתה</w:t>
      </w:r>
      <w:r w:rsidR="001124DD" w:rsidRPr="00712EDE">
        <w:rPr>
          <w:rFonts w:hint="cs"/>
          <w:color w:val="A6A6A6" w:themeColor="background1" w:themeShade="A6"/>
          <w:rtl/>
        </w:rPr>
        <w:t xml:space="preserve"> מתנהלת תוך כדי גערות ש</w:t>
      </w:r>
      <w:r w:rsidR="003E0951" w:rsidRPr="00712EDE">
        <w:rPr>
          <w:rFonts w:hint="cs"/>
          <w:color w:val="A6A6A6" w:themeColor="background1" w:themeShade="A6"/>
          <w:rtl/>
        </w:rPr>
        <w:t xml:space="preserve">את כולם </w:t>
      </w:r>
      <w:r w:rsidR="001124DD" w:rsidRPr="00712EDE">
        <w:rPr>
          <w:rFonts w:hint="cs"/>
          <w:color w:val="A6A6A6" w:themeColor="background1" w:themeShade="A6"/>
          <w:rtl/>
        </w:rPr>
        <w:t xml:space="preserve">קיבל בהכנעה, </w:t>
      </w:r>
      <w:r w:rsidR="003E0951" w:rsidRPr="00712EDE">
        <w:rPr>
          <w:rFonts w:hint="cs"/>
          <w:color w:val="A6A6A6" w:themeColor="background1" w:themeShade="A6"/>
          <w:rtl/>
        </w:rPr>
        <w:t>וכללו תיאורים מפורטים של היקף ה</w:t>
      </w:r>
      <w:r w:rsidR="001124DD" w:rsidRPr="00712EDE">
        <w:rPr>
          <w:rFonts w:hint="cs"/>
          <w:color w:val="A6A6A6" w:themeColor="background1" w:themeShade="A6"/>
          <w:rtl/>
        </w:rPr>
        <w:t>אכזב</w:t>
      </w:r>
      <w:r w:rsidR="003E0951" w:rsidRPr="00712EDE">
        <w:rPr>
          <w:rFonts w:hint="cs"/>
          <w:color w:val="A6A6A6" w:themeColor="background1" w:themeShade="A6"/>
          <w:rtl/>
        </w:rPr>
        <w:t xml:space="preserve">ה המרה שלהם ממנו, צפיותיהם </w:t>
      </w:r>
      <w:r w:rsidR="00F62415" w:rsidRPr="00712EDE">
        <w:rPr>
          <w:rFonts w:hint="cs"/>
          <w:color w:val="A6A6A6" w:themeColor="background1" w:themeShade="A6"/>
          <w:rtl/>
        </w:rPr>
        <w:t>שנשברות שוב ושוב</w:t>
      </w:r>
      <w:r w:rsidR="001124DD" w:rsidRPr="00712EDE">
        <w:rPr>
          <w:rFonts w:hint="cs"/>
          <w:color w:val="A6A6A6" w:themeColor="background1" w:themeShade="A6"/>
          <w:rtl/>
        </w:rPr>
        <w:t xml:space="preserve">, ולבסוף </w:t>
      </w:r>
      <w:r w:rsidR="00F62415" w:rsidRPr="00712EDE">
        <w:rPr>
          <w:color w:val="A6A6A6" w:themeColor="background1" w:themeShade="A6"/>
          <w:rtl/>
        </w:rPr>
        <w:t>–</w:t>
      </w:r>
      <w:r w:rsidR="00F62415" w:rsidRPr="00712EDE">
        <w:rPr>
          <w:rFonts w:hint="cs"/>
          <w:color w:val="A6A6A6" w:themeColor="background1" w:themeShade="A6"/>
          <w:rtl/>
        </w:rPr>
        <w:t xml:space="preserve"> אולי </w:t>
      </w:r>
      <w:r w:rsidR="003E0951" w:rsidRPr="00712EDE">
        <w:rPr>
          <w:rFonts w:hint="cs"/>
          <w:color w:val="A6A6A6" w:themeColor="background1" w:themeShade="A6"/>
          <w:rtl/>
        </w:rPr>
        <w:t>כדי</w:t>
      </w:r>
      <w:r w:rsidR="00683B16" w:rsidRPr="00712EDE">
        <w:rPr>
          <w:rFonts w:hint="cs"/>
          <w:color w:val="A6A6A6" w:themeColor="background1" w:themeShade="A6"/>
          <w:rtl/>
        </w:rPr>
        <w:t xml:space="preserve"> לתת משנה תוקף לדבריהם </w:t>
      </w:r>
      <w:r w:rsidR="00F62415" w:rsidRPr="00712EDE">
        <w:rPr>
          <w:rFonts w:hint="cs"/>
          <w:color w:val="A6A6A6" w:themeColor="background1" w:themeShade="A6"/>
          <w:rtl/>
        </w:rPr>
        <w:t>או אולי כי</w:t>
      </w:r>
      <w:r w:rsidR="00683B16" w:rsidRPr="00712EDE">
        <w:rPr>
          <w:rFonts w:hint="cs"/>
          <w:color w:val="A6A6A6" w:themeColor="background1" w:themeShade="A6"/>
          <w:rtl/>
        </w:rPr>
        <w:t xml:space="preserve"> לא עניין אותם שהוא אדם, זה לא </w:t>
      </w:r>
      <w:r w:rsidR="00F62415" w:rsidRPr="00712EDE">
        <w:rPr>
          <w:rFonts w:hint="cs"/>
          <w:color w:val="A6A6A6" w:themeColor="background1" w:themeShade="A6"/>
          <w:rtl/>
        </w:rPr>
        <w:t xml:space="preserve">היה </w:t>
      </w:r>
      <w:r w:rsidR="00683B16" w:rsidRPr="00712EDE">
        <w:rPr>
          <w:rFonts w:hint="cs"/>
          <w:color w:val="A6A6A6" w:themeColor="background1" w:themeShade="A6"/>
          <w:rtl/>
        </w:rPr>
        <w:t>רלוונטי עבורים בשום צורה, הם גמרו לה</w:t>
      </w:r>
      <w:r w:rsidR="00F62415" w:rsidRPr="00712EDE">
        <w:rPr>
          <w:rFonts w:hint="cs"/>
          <w:color w:val="A6A6A6" w:themeColor="background1" w:themeShade="A6"/>
          <w:rtl/>
        </w:rPr>
        <w:t>טיח</w:t>
      </w:r>
      <w:r w:rsidR="00683B16" w:rsidRPr="00712EDE">
        <w:rPr>
          <w:rFonts w:hint="cs"/>
          <w:color w:val="A6A6A6" w:themeColor="background1" w:themeShade="A6"/>
          <w:rtl/>
        </w:rPr>
        <w:t xml:space="preserve"> את דבריהם, וטורקים לו בפרצוף. לכן הוא רכש מעין מכשיר קטן שמחברים לטלפון שמזהה שיחות, ומעבר לכך כל מי שהכיר ידע שאם לא ענה, יש להתקשר מייד שוב. כל מכריו ומיודעיו ידעו את זה. גם סופי וקולין ידעו את זה. רק הוריו לא ידעו את זה. לא </w:t>
      </w:r>
      <w:r w:rsidR="001C5A04" w:rsidRPr="00712EDE">
        <w:rPr>
          <w:rFonts w:hint="cs"/>
          <w:color w:val="A6A6A6" w:themeColor="background1" w:themeShade="A6"/>
          <w:rtl/>
        </w:rPr>
        <w:t>הייתה</w:t>
      </w:r>
      <w:r w:rsidR="00683B16" w:rsidRPr="00712EDE">
        <w:rPr>
          <w:rFonts w:hint="cs"/>
          <w:color w:val="A6A6A6" w:themeColor="background1" w:themeShade="A6"/>
          <w:rtl/>
        </w:rPr>
        <w:t xml:space="preserve"> לו בעיה לשמוע מהם את ההרצאה במה פשע ואילו עוולות איומות הוא עשה, רק לא את הניתוקים. וכולם, אפילו דודתו חשבו </w:t>
      </w:r>
      <w:r w:rsidR="00683B16" w:rsidRPr="00712EDE">
        <w:rPr>
          <w:color w:val="A6A6A6" w:themeColor="background1" w:themeShade="A6"/>
          <w:rtl/>
        </w:rPr>
        <w:t>–</w:t>
      </w:r>
      <w:r w:rsidR="00683B16" w:rsidRPr="00712EDE">
        <w:rPr>
          <w:rFonts w:hint="cs"/>
          <w:color w:val="A6A6A6" w:themeColor="background1" w:themeShade="A6"/>
          <w:rtl/>
        </w:rPr>
        <w:t xml:space="preserve"> </w:t>
      </w:r>
      <w:r w:rsidR="003E0951" w:rsidRPr="00712EDE">
        <w:rPr>
          <w:rFonts w:hint="cs"/>
          <w:color w:val="A6A6A6" w:themeColor="background1" w:themeShade="A6"/>
          <w:rtl/>
        </w:rPr>
        <w:t xml:space="preserve">האם </w:t>
      </w:r>
      <w:r w:rsidR="00683B16" w:rsidRPr="00712EDE">
        <w:rPr>
          <w:rFonts w:hint="cs"/>
          <w:color w:val="A6A6A6" w:themeColor="background1" w:themeShade="A6"/>
          <w:rtl/>
        </w:rPr>
        <w:t>הוא סובל די והותר? כן, הוא סובל די והותר, אין צורך להוסיף את הניתוקים שרק יגדישו את ה</w:t>
      </w:r>
      <w:r w:rsidR="00A30121" w:rsidRPr="00712EDE">
        <w:rPr>
          <w:rFonts w:hint="cs"/>
          <w:color w:val="A6A6A6" w:themeColor="background1" w:themeShade="A6"/>
          <w:rtl/>
        </w:rPr>
        <w:t>ס</w:t>
      </w:r>
      <w:r w:rsidR="00683B16" w:rsidRPr="00712EDE">
        <w:rPr>
          <w:rFonts w:hint="cs"/>
          <w:color w:val="A6A6A6" w:themeColor="background1" w:themeShade="A6"/>
          <w:rtl/>
        </w:rPr>
        <w:t>אה. ולכן איש לא סיפר על שני הצילצולים להוריו. אנשים פשוט שמרו עליו ועל שפיותו. ו</w:t>
      </w:r>
      <w:r w:rsidR="00A30121" w:rsidRPr="00712EDE">
        <w:rPr>
          <w:rFonts w:hint="cs"/>
          <w:color w:val="A6A6A6" w:themeColor="background1" w:themeShade="A6"/>
          <w:rtl/>
        </w:rPr>
        <w:t xml:space="preserve">גם </w:t>
      </w:r>
      <w:r w:rsidR="00683B16" w:rsidRPr="00712EDE">
        <w:rPr>
          <w:rFonts w:hint="cs"/>
          <w:color w:val="A6A6A6" w:themeColor="background1" w:themeShade="A6"/>
          <w:rtl/>
        </w:rPr>
        <w:t>אפילו, באופן מדהים, מארק.</w:t>
      </w:r>
      <w:r w:rsidR="009564E3" w:rsidRPr="00712EDE">
        <w:rPr>
          <w:rFonts w:hint="cs"/>
          <w:color w:val="A6A6A6" w:themeColor="background1" w:themeShade="A6"/>
          <w:rtl/>
        </w:rPr>
        <w:t xml:space="preserve"> </w:t>
      </w:r>
    </w:p>
    <w:p w14:paraId="53A97813" w14:textId="6FF3FFD4" w:rsidR="001124DD" w:rsidRPr="00712EDE" w:rsidRDefault="00011833" w:rsidP="00372C72">
      <w:pPr>
        <w:rPr>
          <w:color w:val="A6A6A6" w:themeColor="background1" w:themeShade="A6"/>
          <w:rtl/>
        </w:rPr>
      </w:pPr>
      <w:r w:rsidRPr="00712EDE">
        <w:rPr>
          <w:rFonts w:hint="cs"/>
          <w:color w:val="A6A6A6" w:themeColor="background1" w:themeShade="A6"/>
          <w:rtl/>
        </w:rPr>
        <w:t>]</w:t>
      </w:r>
    </w:p>
    <w:p w14:paraId="7B389755" w14:textId="45128F8A" w:rsidR="005714C7" w:rsidRPr="00712EDE" w:rsidRDefault="005714C7" w:rsidP="00250000">
      <w:pPr>
        <w:rPr>
          <w:color w:val="A6A6A6" w:themeColor="background1" w:themeShade="A6"/>
          <w:rtl/>
        </w:rPr>
      </w:pPr>
    </w:p>
    <w:p w14:paraId="158E8861" w14:textId="1812BBB8" w:rsidR="00F92831" w:rsidRPr="00712EDE" w:rsidRDefault="00F92831" w:rsidP="00861CBB">
      <w:pPr>
        <w:rPr>
          <w:color w:val="A6A6A6" w:themeColor="background1" w:themeShade="A6"/>
          <w:rtl/>
        </w:rPr>
      </w:pPr>
    </w:p>
    <w:p w14:paraId="21B84A74" w14:textId="360CF7FE" w:rsidR="00F92831" w:rsidRPr="00712EDE" w:rsidRDefault="00F92831" w:rsidP="00861CBB">
      <w:pPr>
        <w:rPr>
          <w:color w:val="A6A6A6" w:themeColor="background1" w:themeShade="A6"/>
          <w:rtl/>
        </w:rPr>
      </w:pPr>
    </w:p>
    <w:p w14:paraId="6E69E09A" w14:textId="2121726A" w:rsidR="00F92831" w:rsidRPr="00712EDE" w:rsidRDefault="00855749" w:rsidP="00F92831">
      <w:pPr>
        <w:rPr>
          <w:color w:val="A6A6A6" w:themeColor="background1" w:themeShade="A6"/>
          <w:rtl/>
        </w:rPr>
      </w:pPr>
      <w:r w:rsidRPr="00712EDE">
        <w:rPr>
          <w:rFonts w:cs="Times New Roman" w:hint="cs"/>
          <w:color w:val="A6A6A6" w:themeColor="background1" w:themeShade="A6"/>
          <w:rtl/>
        </w:rPr>
        <w:t>[</w:t>
      </w:r>
      <w:r w:rsidR="00F92831" w:rsidRPr="00712EDE">
        <w:rPr>
          <w:rFonts w:cs="Times New Roman"/>
          <w:color w:val="A6A6A6" w:themeColor="background1" w:themeShade="A6"/>
          <w:rtl/>
        </w:rPr>
        <w:t>מישהו מחבורתו החדשה של אלכס השאיר אצלהם שני שקי שינה ישנים בחדר הנוסף, ולפעמים הם השתמשו גם בחדר של אלכס.</w:t>
      </w:r>
      <w:r w:rsidRPr="00712EDE">
        <w:rPr>
          <w:rFonts w:cs="Times New Roman" w:hint="cs"/>
          <w:color w:val="A6A6A6" w:themeColor="background1" w:themeShade="A6"/>
          <w:rtl/>
        </w:rPr>
        <w:t>]</w:t>
      </w:r>
      <w:r w:rsidR="00F92831" w:rsidRPr="00712EDE">
        <w:rPr>
          <w:rFonts w:cs="Times New Roman"/>
          <w:color w:val="A6A6A6" w:themeColor="background1" w:themeShade="A6"/>
          <w:rtl/>
        </w:rPr>
        <w:t xml:space="preserve"> </w:t>
      </w:r>
    </w:p>
    <w:p w14:paraId="4C833A9F" w14:textId="571F7729" w:rsidR="00F92831" w:rsidRDefault="00F92831" w:rsidP="006471CE">
      <w:pPr>
        <w:rPr>
          <w:rtl/>
        </w:rPr>
      </w:pPr>
      <w:r>
        <w:rPr>
          <w:rFonts w:cs="Times New Roman"/>
          <w:rtl/>
        </w:rPr>
        <w:t>"אני לא רוצה להגיד כלום," מארק אמר בכל זאת, "כי תעשה בדיוק ההפך. אבל זה עלוב</w:t>
      </w:r>
      <w:r w:rsidR="00712EDE">
        <w:rPr>
          <w:rFonts w:cs="Times New Roman" w:hint="cs"/>
          <w:rtl/>
        </w:rPr>
        <w:t>,</w:t>
      </w:r>
      <w:r>
        <w:rPr>
          <w:rFonts w:cs="Times New Roman"/>
          <w:rtl/>
        </w:rPr>
        <w:t xml:space="preserve"> אלכס. זה </w:t>
      </w:r>
      <w:r w:rsidR="00F97A34">
        <w:rPr>
          <w:rFonts w:cs="Times New Roman"/>
          <w:rtl/>
        </w:rPr>
        <w:t>כל כך</w:t>
      </w:r>
      <w:r>
        <w:rPr>
          <w:rFonts w:cs="Times New Roman"/>
          <w:rtl/>
        </w:rPr>
        <w:t xml:space="preserve"> עלוב." הוא החזיק שקית עם דבק מיובש. "קראתי באינטרנט ש –</w:t>
      </w:r>
      <w:r w:rsidR="00E60AC3">
        <w:rPr>
          <w:rFonts w:cs="Times New Roman" w:hint="cs"/>
          <w:rtl/>
        </w:rPr>
        <w:t xml:space="preserve"> </w:t>
      </w:r>
      <w:r>
        <w:rPr>
          <w:rFonts w:cs="Times New Roman"/>
          <w:rtl/>
        </w:rPr>
        <w:t>"</w:t>
      </w:r>
    </w:p>
    <w:p w14:paraId="616CD674" w14:textId="77777777" w:rsidR="00F92831" w:rsidRDefault="00F92831" w:rsidP="00F92831">
      <w:pPr>
        <w:rPr>
          <w:rtl/>
        </w:rPr>
      </w:pPr>
      <w:r>
        <w:rPr>
          <w:rFonts w:cs="Times New Roman"/>
          <w:rtl/>
        </w:rPr>
        <w:t>"קראת באינטרנט?"</w:t>
      </w:r>
    </w:p>
    <w:p w14:paraId="276C012D" w14:textId="7EBF3AC9" w:rsidR="00F92831" w:rsidRDefault="00F92831" w:rsidP="00F92831">
      <w:pPr>
        <w:rPr>
          <w:rtl/>
        </w:rPr>
      </w:pPr>
      <w:r>
        <w:rPr>
          <w:rFonts w:cs="Times New Roman"/>
          <w:rtl/>
        </w:rPr>
        <w:t xml:space="preserve">"כן, יש קבוצת דיון, </w:t>
      </w:r>
      <w:r>
        <w:t>alt.drugs.hard</w:t>
      </w:r>
      <w:r>
        <w:rPr>
          <w:rFonts w:cs="Times New Roman"/>
          <w:rtl/>
        </w:rPr>
        <w:t>, ושאלתי שם על השאיפת דבק הזאת, וזה אנשים שמזריקים הרואין ל</w:t>
      </w:r>
      <w:r w:rsidR="00EE0E43">
        <w:rPr>
          <w:rFonts w:cs="Times New Roman" w:hint="cs"/>
          <w:rtl/>
        </w:rPr>
        <w:t>ו</w:t>
      </w:r>
      <w:r>
        <w:rPr>
          <w:rFonts w:cs="Times New Roman"/>
          <w:rtl/>
        </w:rPr>
        <w:t xml:space="preserve">וריד והם אמרו לי </w:t>
      </w:r>
      <w:bookmarkStart w:id="263" w:name="_Hlk529522146"/>
      <w:r>
        <w:rPr>
          <w:rFonts w:cs="Times New Roman"/>
          <w:rtl/>
        </w:rPr>
        <w:t>שאני</w:t>
      </w:r>
      <w:r w:rsidR="006471CE">
        <w:rPr>
          <w:rFonts w:cs="Times New Roman" w:hint="cs"/>
          <w:rtl/>
        </w:rPr>
        <w:t xml:space="preserve"> חייב</w:t>
      </w:r>
      <w:r>
        <w:rPr>
          <w:rFonts w:cs="Times New Roman"/>
          <w:rtl/>
        </w:rPr>
        <w:t xml:space="preserve"> </w:t>
      </w:r>
      <w:r w:rsidR="006471CE">
        <w:rPr>
          <w:rFonts w:cs="Times New Roman" w:hint="cs"/>
          <w:rtl/>
        </w:rPr>
        <w:t>ל</w:t>
      </w:r>
      <w:r>
        <w:rPr>
          <w:rFonts w:cs="Times New Roman"/>
          <w:rtl/>
        </w:rPr>
        <w:t>עש</w:t>
      </w:r>
      <w:r w:rsidR="006471CE">
        <w:rPr>
          <w:rFonts w:cs="Times New Roman" w:hint="cs"/>
          <w:rtl/>
        </w:rPr>
        <w:t>ות</w:t>
      </w:r>
      <w:r>
        <w:rPr>
          <w:rFonts w:cs="Times New Roman"/>
          <w:rtl/>
        </w:rPr>
        <w:t xml:space="preserve"> </w:t>
      </w:r>
      <w:r w:rsidR="002C2588">
        <w:rPr>
          <w:rFonts w:cs="Times New Roman" w:hint="cs"/>
          <w:rtl/>
        </w:rPr>
        <w:t>מה שאפשר</w:t>
      </w:r>
      <w:r>
        <w:rPr>
          <w:rFonts w:cs="Times New Roman"/>
          <w:rtl/>
        </w:rPr>
        <w:t xml:space="preserve"> בשביל ש</w:t>
      </w:r>
      <w:r w:rsidR="006471CE">
        <w:rPr>
          <w:rFonts w:cs="Times New Roman" w:hint="cs"/>
          <w:rtl/>
        </w:rPr>
        <w:t xml:space="preserve">בחיים </w:t>
      </w:r>
      <w:r>
        <w:rPr>
          <w:rFonts w:cs="Times New Roman"/>
          <w:rtl/>
        </w:rPr>
        <w:t>לא תיגע בזה</w:t>
      </w:r>
      <w:bookmarkEnd w:id="263"/>
      <w:r>
        <w:rPr>
          <w:rFonts w:cs="Times New Roman"/>
          <w:rtl/>
        </w:rPr>
        <w:t>."</w:t>
      </w:r>
    </w:p>
    <w:p w14:paraId="7575D770" w14:textId="77777777" w:rsidR="00F92831" w:rsidRDefault="00F92831" w:rsidP="00F92831">
      <w:pPr>
        <w:rPr>
          <w:rtl/>
        </w:rPr>
      </w:pPr>
      <w:r>
        <w:rPr>
          <w:rFonts w:cs="Times New Roman"/>
          <w:rtl/>
        </w:rPr>
        <w:t>"מזל שיש קבוצת דיון."</w:t>
      </w:r>
    </w:p>
    <w:p w14:paraId="44D6D774" w14:textId="77777777" w:rsidR="00F92831" w:rsidRDefault="00F92831" w:rsidP="00F92831">
      <w:pPr>
        <w:rPr>
          <w:rtl/>
        </w:rPr>
      </w:pPr>
      <w:r>
        <w:rPr>
          <w:rFonts w:cs="Times New Roman"/>
          <w:rtl/>
        </w:rPr>
        <w:t>"אלכס..."</w:t>
      </w:r>
    </w:p>
    <w:p w14:paraId="0114490C" w14:textId="77777777" w:rsidR="00F92831" w:rsidRDefault="00F92831" w:rsidP="00F92831">
      <w:pPr>
        <w:rPr>
          <w:rtl/>
        </w:rPr>
      </w:pPr>
      <w:r>
        <w:rPr>
          <w:rFonts w:cs="Times New Roman"/>
          <w:rtl/>
        </w:rPr>
        <w:t>"מה אתה רוצה ממני?"</w:t>
      </w:r>
    </w:p>
    <w:p w14:paraId="0B61BCC3" w14:textId="7A0C9065" w:rsidR="00E60AC3" w:rsidRPr="00E60AC3" w:rsidRDefault="00F92831" w:rsidP="00E60AC3">
      <w:pPr>
        <w:rPr>
          <w:rFonts w:cs="Times New Roman"/>
          <w:rtl/>
        </w:rPr>
      </w:pPr>
      <w:r>
        <w:rPr>
          <w:rFonts w:cs="Times New Roman"/>
          <w:rtl/>
        </w:rPr>
        <w:t xml:space="preserve">"אלכס... הלוואי </w:t>
      </w:r>
      <w:r w:rsidR="00712EDE">
        <w:rPr>
          <w:rFonts w:cs="Times New Roman" w:hint="cs"/>
          <w:rtl/>
        </w:rPr>
        <w:t>ש</w:t>
      </w:r>
      <w:r>
        <w:rPr>
          <w:rFonts w:cs="Times New Roman"/>
          <w:rtl/>
        </w:rPr>
        <w:t>היו לך חברים אחרים."</w:t>
      </w:r>
      <w:r w:rsidR="00E60AC3" w:rsidRPr="00E60AC3">
        <w:rPr>
          <w:rtl/>
        </w:rPr>
        <w:t xml:space="preserve"> </w:t>
      </w:r>
    </w:p>
    <w:p w14:paraId="024304EA" w14:textId="3D1BA208" w:rsidR="00F92831" w:rsidRDefault="00E60AC3" w:rsidP="00E60AC3">
      <w:pPr>
        <w:rPr>
          <w:rtl/>
        </w:rPr>
      </w:pPr>
      <w:r w:rsidRPr="00E60AC3">
        <w:rPr>
          <w:rFonts w:cs="Times New Roman"/>
          <w:rtl/>
        </w:rPr>
        <w:t>הם עמדו לפני פרוס חגי תשרי וימי חופש</w:t>
      </w:r>
      <w:r w:rsidR="00EB463F">
        <w:rPr>
          <w:rFonts w:cs="Times New Roman" w:hint="cs"/>
          <w:rtl/>
        </w:rPr>
        <w:t>ה</w:t>
      </w:r>
      <w:r w:rsidRPr="00E60AC3">
        <w:rPr>
          <w:rFonts w:cs="Times New Roman"/>
          <w:rtl/>
        </w:rPr>
        <w:t xml:space="preserve"> </w:t>
      </w:r>
      <w:r w:rsidR="005129A9">
        <w:rPr>
          <w:rFonts w:cs="Times New Roman" w:hint="cs"/>
          <w:rtl/>
        </w:rPr>
        <w:t>מ</w:t>
      </w:r>
      <w:r w:rsidRPr="00E60AC3">
        <w:rPr>
          <w:rFonts w:cs="Times New Roman"/>
          <w:rtl/>
        </w:rPr>
        <w:t>ר</w:t>
      </w:r>
      <w:r w:rsidR="005129A9">
        <w:rPr>
          <w:rFonts w:cs="Times New Roman" w:hint="cs"/>
          <w:rtl/>
        </w:rPr>
        <w:t>ו</w:t>
      </w:r>
      <w:r w:rsidRPr="00E60AC3">
        <w:rPr>
          <w:rFonts w:cs="Times New Roman"/>
          <w:rtl/>
        </w:rPr>
        <w:t>בים, ימי בדידות שוממים. אלכס התמתח לכל אורכו על הספה הדביקה בסלון ולא כיסה אף לא שבריר מישימון צחיח</w:t>
      </w:r>
      <w:r w:rsidR="005129A9">
        <w:rPr>
          <w:rFonts w:cs="Times New Roman" w:hint="cs"/>
          <w:rtl/>
        </w:rPr>
        <w:t xml:space="preserve"> </w:t>
      </w:r>
      <w:r w:rsidR="005129A9" w:rsidRPr="005129A9">
        <w:rPr>
          <w:rFonts w:cs="Times New Roman"/>
          <w:rtl/>
        </w:rPr>
        <w:t>שרק הוא הכיר</w:t>
      </w:r>
      <w:r w:rsidR="00D741A7" w:rsidRPr="00D741A7">
        <w:rPr>
          <w:rFonts w:cs="Times New Roman"/>
          <w:rtl/>
        </w:rPr>
        <w:t xml:space="preserve">, </w:t>
      </w:r>
      <w:r w:rsidR="004C3F7C" w:rsidRPr="004C3F7C">
        <w:rPr>
          <w:rFonts w:cs="Times New Roman"/>
          <w:rtl/>
        </w:rPr>
        <w:t>שנטמע ב</w:t>
      </w:r>
      <w:r w:rsidR="009F130B">
        <w:rPr>
          <w:rFonts w:cs="Times New Roman"/>
          <w:rtl/>
        </w:rPr>
        <w:t>קרבו</w:t>
      </w:r>
      <w:r w:rsidR="004C3F7C" w:rsidRPr="004C3F7C">
        <w:rPr>
          <w:rFonts w:cs="Times New Roman"/>
          <w:rtl/>
        </w:rPr>
        <w:t xml:space="preserve"> ואין מושיע</w:t>
      </w:r>
      <w:r w:rsidRPr="00E60AC3">
        <w:rPr>
          <w:rFonts w:cs="Times New Roman"/>
          <w:rtl/>
        </w:rPr>
        <w:t>.</w:t>
      </w:r>
    </w:p>
    <w:p w14:paraId="159912B4" w14:textId="4F0C65EE" w:rsidR="00F92831" w:rsidRDefault="002C2588" w:rsidP="00861CBB">
      <w:pPr>
        <w:rPr>
          <w:rtl/>
        </w:rPr>
      </w:pPr>
      <w:bookmarkStart w:id="264" w:name="_Hlk531100406"/>
      <w:r>
        <w:rPr>
          <w:rFonts w:hint="cs"/>
          <w:rtl/>
        </w:rPr>
        <w:t>"אתה בכלל מרגיש לפעמים משהו</w:t>
      </w:r>
      <w:r w:rsidR="00712EDE">
        <w:rPr>
          <w:rFonts w:hint="cs"/>
          <w:rtl/>
        </w:rPr>
        <w:t>,</w:t>
      </w:r>
      <w:r>
        <w:rPr>
          <w:rFonts w:hint="cs"/>
          <w:rtl/>
        </w:rPr>
        <w:t xml:space="preserve"> מארק?</w:t>
      </w:r>
      <w:r w:rsidR="00EB463E">
        <w:rPr>
          <w:rFonts w:hint="cs"/>
          <w:rtl/>
        </w:rPr>
        <w:t>"</w:t>
      </w:r>
      <w:r>
        <w:rPr>
          <w:rFonts w:hint="cs"/>
          <w:rtl/>
        </w:rPr>
        <w:t xml:space="preserve"> </w:t>
      </w:r>
      <w:r w:rsidR="00E60AC3">
        <w:rPr>
          <w:rFonts w:hint="cs"/>
          <w:rtl/>
        </w:rPr>
        <w:t>הוא</w:t>
      </w:r>
      <w:r w:rsidR="00EB463E">
        <w:rPr>
          <w:rFonts w:hint="cs"/>
          <w:rtl/>
        </w:rPr>
        <w:t xml:space="preserve"> אמר בקול ניחר. "</w:t>
      </w:r>
      <w:r>
        <w:rPr>
          <w:rFonts w:hint="cs"/>
          <w:rtl/>
        </w:rPr>
        <w:t>מרגיש חזק עד שזה משתלט על כולך?"</w:t>
      </w:r>
      <w:r w:rsidRPr="002C2588">
        <w:rPr>
          <w:rFonts w:hint="cs"/>
          <w:rtl/>
        </w:rPr>
        <w:t xml:space="preserve"> </w:t>
      </w:r>
    </w:p>
    <w:p w14:paraId="3E20C761" w14:textId="7B98A6C0" w:rsidR="004C2201" w:rsidRDefault="002C2588" w:rsidP="00861CBB">
      <w:pPr>
        <w:rPr>
          <w:rtl/>
        </w:rPr>
      </w:pPr>
      <w:r>
        <w:rPr>
          <w:rFonts w:hint="cs"/>
          <w:rtl/>
        </w:rPr>
        <w:t>"יש... יש דברים שאני מ</w:t>
      </w:r>
      <w:r w:rsidR="00246B94">
        <w:rPr>
          <w:rFonts w:hint="cs"/>
          <w:rtl/>
        </w:rPr>
        <w:t>רגיש</w:t>
      </w:r>
      <w:r>
        <w:rPr>
          <w:rFonts w:hint="cs"/>
          <w:rtl/>
        </w:rPr>
        <w:t>."</w:t>
      </w:r>
    </w:p>
    <w:p w14:paraId="04B456EC" w14:textId="29AF4363" w:rsidR="00390567" w:rsidRDefault="00390567" w:rsidP="00861CBB">
      <w:pPr>
        <w:rPr>
          <w:rtl/>
        </w:rPr>
      </w:pPr>
      <w:r>
        <w:rPr>
          <w:rFonts w:hint="cs"/>
          <w:rtl/>
        </w:rPr>
        <w:t>"מ</w:t>
      </w:r>
      <w:r w:rsidR="000B1A8F">
        <w:rPr>
          <w:rFonts w:hint="cs"/>
          <w:rtl/>
        </w:rPr>
        <w:t>רגיש</w:t>
      </w:r>
      <w:r>
        <w:rPr>
          <w:rFonts w:hint="cs"/>
          <w:rtl/>
        </w:rPr>
        <w:t xml:space="preserve"> באמת, בלי שתהיה לך שום הוכחה ומתוך ידיעה שאף אחד, לעולם</w:t>
      </w:r>
      <w:r w:rsidR="00712EDE">
        <w:rPr>
          <w:rFonts w:hint="cs"/>
          <w:rtl/>
        </w:rPr>
        <w:t>,</w:t>
      </w:r>
      <w:r>
        <w:rPr>
          <w:rFonts w:hint="cs"/>
          <w:rtl/>
        </w:rPr>
        <w:t xml:space="preserve"> לא יוכל להוכיח לך?"</w:t>
      </w:r>
    </w:p>
    <w:p w14:paraId="1C32FF2E" w14:textId="77777777" w:rsidR="00E60AC3" w:rsidRDefault="00390567" w:rsidP="00E60AC3">
      <w:pPr>
        <w:rPr>
          <w:rtl/>
        </w:rPr>
      </w:pPr>
      <w:r>
        <w:rPr>
          <w:rFonts w:hint="cs"/>
          <w:rtl/>
        </w:rPr>
        <w:t xml:space="preserve">"כן," מארק ענה ברכות. </w:t>
      </w:r>
      <w:bookmarkStart w:id="265" w:name="_Hlk531766201"/>
    </w:p>
    <w:p w14:paraId="454B89CB" w14:textId="78B3421C" w:rsidR="00E60AC3" w:rsidRDefault="00E60AC3" w:rsidP="00E60AC3">
      <w:pPr>
        <w:rPr>
          <w:rFonts w:cs="Times New Roman"/>
          <w:rtl/>
        </w:rPr>
      </w:pPr>
      <w:r>
        <w:rPr>
          <w:rFonts w:cs="Times New Roman"/>
          <w:rtl/>
        </w:rPr>
        <w:t>הסלון החשיך</w:t>
      </w:r>
      <w:r w:rsidR="00712EDE">
        <w:rPr>
          <w:rFonts w:cs="Times New Roman" w:hint="cs"/>
          <w:rtl/>
        </w:rPr>
        <w:t>.</w:t>
      </w:r>
      <w:r>
        <w:rPr>
          <w:rFonts w:cs="Times New Roman"/>
          <w:rtl/>
        </w:rPr>
        <w:t xml:space="preserve"> הימים החלו להתקצר</w:t>
      </w:r>
      <w:r w:rsidR="00712EDE">
        <w:rPr>
          <w:rFonts w:cs="Times New Roman" w:hint="cs"/>
          <w:rtl/>
        </w:rPr>
        <w:t xml:space="preserve"> </w:t>
      </w:r>
      <w:r w:rsidR="00712EDE">
        <w:rPr>
          <w:rFonts w:cs="Times New Roman"/>
          <w:rtl/>
        </w:rPr>
        <w:t>–</w:t>
      </w:r>
      <w:r>
        <w:rPr>
          <w:rFonts w:cs="Times New Roman"/>
          <w:rtl/>
        </w:rPr>
        <w:t xml:space="preserve"> מהר יותר, כך היה נדמה למארק, מאשר באנגליה. </w:t>
      </w:r>
    </w:p>
    <w:p w14:paraId="04978D50" w14:textId="5BD0C7AC" w:rsidR="002536EA" w:rsidRPr="00712EDE" w:rsidRDefault="00D741A7" w:rsidP="00E60AC3">
      <w:pPr>
        <w:rPr>
          <w:rFonts w:cs="Times New Roman"/>
          <w:color w:val="A6A6A6" w:themeColor="background1" w:themeShade="A6"/>
          <w:rtl/>
        </w:rPr>
      </w:pPr>
      <w:r w:rsidRPr="00712EDE">
        <w:rPr>
          <w:rFonts w:cs="Times New Roman" w:hint="cs"/>
          <w:color w:val="A6A6A6" w:themeColor="background1" w:themeShade="A6"/>
          <w:rtl/>
        </w:rPr>
        <w:t>[[</w:t>
      </w:r>
      <w:r w:rsidR="00B62DD2" w:rsidRPr="00712EDE">
        <w:rPr>
          <w:rFonts w:cs="Times New Roman"/>
          <w:color w:val="A6A6A6" w:themeColor="background1" w:themeShade="A6"/>
          <w:rtl/>
        </w:rPr>
        <w:t>עיניו של אלכס נעצמו</w:t>
      </w:r>
      <w:r w:rsidR="002536EA" w:rsidRPr="00712EDE">
        <w:rPr>
          <w:rFonts w:cs="Times New Roman"/>
          <w:color w:val="A6A6A6" w:themeColor="background1" w:themeShade="A6"/>
          <w:rtl/>
        </w:rPr>
        <w:t xml:space="preserve"> ומארק הביט בו בלב כבד, עדיין אוחז בשקית האיומה. בקרוב יחל בלימודיו באוניברסיטה, ויוכל להימלט מהאח שאמור להשגיח עליו, [זה שמונה לתפקיד תורן</w:t>
      </w:r>
      <w:r w:rsidR="00712EDE" w:rsidRPr="00712EDE">
        <w:rPr>
          <w:rFonts w:cs="Times New Roman" w:hint="cs"/>
          <w:color w:val="A6A6A6" w:themeColor="background1" w:themeShade="A6"/>
          <w:rtl/>
        </w:rPr>
        <w:t xml:space="preserve"> </w:t>
      </w:r>
      <w:r w:rsidR="002536EA" w:rsidRPr="00712EDE">
        <w:rPr>
          <w:rFonts w:cs="Times New Roman"/>
          <w:color w:val="A6A6A6" w:themeColor="background1" w:themeShade="A6"/>
          <w:rtl/>
        </w:rPr>
        <w:t xml:space="preserve">חצר שנה לפני כל אחד אחר בהסטוריה של </w:t>
      </w:r>
      <w:r w:rsidR="002E35AE" w:rsidRPr="00712EDE">
        <w:rPr>
          <w:rFonts w:cs="Times New Roman"/>
          <w:color w:val="A6A6A6" w:themeColor="background1" w:themeShade="A6"/>
          <w:rtl/>
        </w:rPr>
        <w:t>בית-הספר</w:t>
      </w:r>
      <w:r w:rsidR="002536EA" w:rsidRPr="00712EDE">
        <w:rPr>
          <w:rFonts w:cs="Times New Roman"/>
          <w:color w:val="A6A6A6" w:themeColor="background1" w:themeShade="A6"/>
          <w:rtl/>
        </w:rPr>
        <w:t xml:space="preserve">, ושובץ באופן קבוע לתורנויות הקשות ביותר, במשך שנה תמימה, הוא הפחיד ומארק תהה האם יוכל בכלל להתרכז בלימודיו כשמעמסת אחיו הבוגר ממנו מלא בעיות,] והוא המתין ללימודים האלו </w:t>
      </w:r>
      <w:r w:rsidR="00F97A34" w:rsidRPr="00712EDE">
        <w:rPr>
          <w:rFonts w:cs="Times New Roman"/>
          <w:color w:val="A6A6A6" w:themeColor="background1" w:themeShade="A6"/>
          <w:rtl/>
        </w:rPr>
        <w:t>כל כך</w:t>
      </w:r>
      <w:r w:rsidR="002536EA" w:rsidRPr="00712EDE">
        <w:rPr>
          <w:rFonts w:cs="Times New Roman"/>
          <w:color w:val="A6A6A6" w:themeColor="background1" w:themeShade="A6"/>
          <w:rtl/>
        </w:rPr>
        <w:t xml:space="preserve"> הרבה זמן. מה יכול להעיב עליהם? רק הקורס המאוס "שיטות נוּמריוֹת במשוואות דיפרנציאליות רגילות" שהמתין לו בשנה ג', ושקית של דבק יבש. הוא האמין בהרבה</w:t>
      </w:r>
      <w:r w:rsidR="00C90C6C" w:rsidRPr="00712EDE">
        <w:rPr>
          <w:rFonts w:cs="Times New Roman"/>
          <w:color w:val="A6A6A6" w:themeColor="background1" w:themeShade="A6"/>
          <w:rtl/>
        </w:rPr>
        <w:t xml:space="preserve"> מאוד </w:t>
      </w:r>
      <w:r w:rsidR="002536EA" w:rsidRPr="00712EDE">
        <w:rPr>
          <w:rFonts w:cs="Times New Roman"/>
          <w:color w:val="A6A6A6" w:themeColor="background1" w:themeShade="A6"/>
          <w:rtl/>
        </w:rPr>
        <w:t>דברים, הוא האמין שלכל בעיה אחרת הוא יוכל. הלב שלו פרח, ניתר כשחשב מה מצפה לו.</w:t>
      </w:r>
      <w:r w:rsidRPr="00712EDE">
        <w:rPr>
          <w:rFonts w:cs="Times New Roman" w:hint="cs"/>
          <w:color w:val="A6A6A6" w:themeColor="background1" w:themeShade="A6"/>
          <w:rtl/>
        </w:rPr>
        <w:t>]]</w:t>
      </w:r>
    </w:p>
    <w:p w14:paraId="03125188" w14:textId="76CA9C8A" w:rsidR="00D741A7" w:rsidRDefault="00D741A7" w:rsidP="00E60AC3">
      <w:pPr>
        <w:rPr>
          <w:rFonts w:cs="Times New Roman"/>
          <w:rtl/>
        </w:rPr>
      </w:pPr>
      <w:r w:rsidRPr="00D741A7">
        <w:rPr>
          <w:rFonts w:cs="Times New Roman"/>
          <w:rtl/>
        </w:rPr>
        <w:t>עיניו של אלכס נעצמו ומארק התבונן בו בלב כבד,</w:t>
      </w:r>
      <w:r w:rsidR="006B6AAA">
        <w:rPr>
          <w:rFonts w:cs="Times New Roman"/>
          <w:rtl/>
        </w:rPr>
        <w:t xml:space="preserve"> </w:t>
      </w:r>
      <w:r w:rsidRPr="00D741A7">
        <w:rPr>
          <w:rFonts w:cs="Times New Roman"/>
          <w:rtl/>
        </w:rPr>
        <w:t>באח שמונה לתפקיד תורן</w:t>
      </w:r>
      <w:r w:rsidR="00712EDE">
        <w:rPr>
          <w:rFonts w:cs="Times New Roman" w:hint="cs"/>
          <w:rtl/>
        </w:rPr>
        <w:t xml:space="preserve"> </w:t>
      </w:r>
      <w:r w:rsidRPr="00D741A7">
        <w:rPr>
          <w:rFonts w:cs="Times New Roman"/>
          <w:rtl/>
        </w:rPr>
        <w:t>חצר שנה לפני כל אחד אחר בה</w:t>
      </w:r>
      <w:r w:rsidR="00712EDE">
        <w:rPr>
          <w:rFonts w:cs="Times New Roman" w:hint="cs"/>
          <w:rtl/>
        </w:rPr>
        <w:t>י</w:t>
      </w:r>
      <w:r w:rsidRPr="00D741A7">
        <w:rPr>
          <w:rFonts w:cs="Times New Roman"/>
          <w:rtl/>
        </w:rPr>
        <w:t xml:space="preserve">סטוריה של </w:t>
      </w:r>
      <w:r w:rsidR="002E35AE">
        <w:rPr>
          <w:rFonts w:cs="Times New Roman"/>
          <w:rtl/>
        </w:rPr>
        <w:t>בית-הספר</w:t>
      </w:r>
      <w:r w:rsidRPr="00D741A7">
        <w:rPr>
          <w:rFonts w:cs="Times New Roman"/>
          <w:rtl/>
        </w:rPr>
        <w:t xml:space="preserve">. מארק יחל בקרוב בלימודיו באוניברסיטה, ומה יכול להעיב עליהם? רק הקורס המאוס </w:t>
      </w:r>
      <w:r w:rsidR="00712EDE">
        <w:rPr>
          <w:rFonts w:cs="Times New Roman" w:hint="cs"/>
          <w:rtl/>
        </w:rPr>
        <w:t>'</w:t>
      </w:r>
      <w:r w:rsidRPr="00D741A7">
        <w:rPr>
          <w:rFonts w:cs="Times New Roman"/>
          <w:rtl/>
        </w:rPr>
        <w:t>שיטות נוּמריוֹת במשוואות דיפרנציאליות רגילות</w:t>
      </w:r>
      <w:r w:rsidR="00712EDE">
        <w:rPr>
          <w:rFonts w:cs="Times New Roman" w:hint="cs"/>
          <w:rtl/>
        </w:rPr>
        <w:t>'</w:t>
      </w:r>
      <w:r w:rsidRPr="00D741A7">
        <w:rPr>
          <w:rFonts w:cs="Times New Roman"/>
          <w:rtl/>
        </w:rPr>
        <w:t xml:space="preserve"> ש</w:t>
      </w:r>
      <w:r w:rsidR="00993C90">
        <w:rPr>
          <w:rFonts w:cs="Times New Roman" w:hint="cs"/>
          <w:rtl/>
        </w:rPr>
        <w:t>ארב</w:t>
      </w:r>
      <w:r w:rsidRPr="00D741A7">
        <w:rPr>
          <w:rFonts w:cs="Times New Roman"/>
          <w:rtl/>
        </w:rPr>
        <w:t xml:space="preserve"> לו בשנה ג', ושקית של דבק יבש. מארק האמין בהרבה</w:t>
      </w:r>
      <w:r w:rsidR="00C90C6C">
        <w:rPr>
          <w:rFonts w:cs="Times New Roman"/>
          <w:rtl/>
        </w:rPr>
        <w:t xml:space="preserve"> מאוד </w:t>
      </w:r>
      <w:r w:rsidRPr="00D741A7">
        <w:rPr>
          <w:rFonts w:cs="Times New Roman"/>
          <w:rtl/>
        </w:rPr>
        <w:t xml:space="preserve">דברים, הוא האמין שלכל בעיה אחרת הוא יוכל. הלב שלו פרח </w:t>
      </w:r>
      <w:r w:rsidR="007C5EF0">
        <w:rPr>
          <w:rFonts w:cs="Times New Roman" w:hint="cs"/>
          <w:rtl/>
        </w:rPr>
        <w:t>ו</w:t>
      </w:r>
      <w:r w:rsidRPr="00D741A7">
        <w:rPr>
          <w:rFonts w:cs="Times New Roman"/>
          <w:rtl/>
        </w:rPr>
        <w:t xml:space="preserve">ניתר כשחשב </w:t>
      </w:r>
      <w:r w:rsidR="004C3F7C" w:rsidRPr="004C3F7C">
        <w:rPr>
          <w:rFonts w:cs="Times New Roman"/>
          <w:rtl/>
        </w:rPr>
        <w:t>על ההרפתקה האינטלקטואלית ה</w:t>
      </w:r>
      <w:r w:rsidRPr="00D741A7">
        <w:rPr>
          <w:rFonts w:cs="Times New Roman"/>
          <w:rtl/>
        </w:rPr>
        <w:t>מצפה לו.</w:t>
      </w:r>
    </w:p>
    <w:p w14:paraId="00141DC4" w14:textId="573912C2" w:rsidR="00390567" w:rsidRDefault="002536EA" w:rsidP="00E60AC3">
      <w:pPr>
        <w:rPr>
          <w:rtl/>
        </w:rPr>
      </w:pPr>
      <w:r w:rsidRPr="002536EA">
        <w:rPr>
          <w:rFonts w:cs="Times New Roman"/>
          <w:rtl/>
        </w:rPr>
        <w:t xml:space="preserve">נשימותיו המקרטעות של אלכס נתרגעו, ומארק </w:t>
      </w:r>
      <w:r w:rsidR="00D741A7" w:rsidRPr="00D741A7">
        <w:rPr>
          <w:rFonts w:cs="Times New Roman"/>
          <w:rtl/>
        </w:rPr>
        <w:t>ענה על שאלתו</w:t>
      </w:r>
      <w:r w:rsidRPr="002536EA">
        <w:rPr>
          <w:rFonts w:cs="Times New Roman"/>
          <w:rtl/>
        </w:rPr>
        <w:t>, אבל רק לעצמו הפעם</w:t>
      </w:r>
      <w:r w:rsidR="00712EDE">
        <w:rPr>
          <w:rFonts w:cs="Times New Roman" w:hint="cs"/>
          <w:rtl/>
        </w:rPr>
        <w:t>:</w:t>
      </w:r>
      <w:r w:rsidR="001B4837">
        <w:rPr>
          <w:rFonts w:hint="cs"/>
          <w:rtl/>
        </w:rPr>
        <w:t xml:space="preserve"> </w:t>
      </w:r>
      <w:bookmarkEnd w:id="265"/>
      <w:r w:rsidR="00390567">
        <w:rPr>
          <w:rFonts w:hint="cs"/>
          <w:rtl/>
        </w:rPr>
        <w:t>"</w:t>
      </w:r>
      <w:r w:rsidR="00D741A7" w:rsidRPr="00D741A7">
        <w:rPr>
          <w:rFonts w:cs="Times New Roman"/>
          <w:rtl/>
        </w:rPr>
        <w:t xml:space="preserve">אני מרגיש בכל ליבי – </w:t>
      </w:r>
      <w:r w:rsidR="00390567">
        <w:rPr>
          <w:rFonts w:hint="cs"/>
          <w:rtl/>
        </w:rPr>
        <w:t>אני מאמין באמונה שלמה, שה</w:t>
      </w:r>
      <w:r w:rsidR="001C5A04">
        <w:rPr>
          <w:rFonts w:hint="cs"/>
          <w:rtl/>
        </w:rPr>
        <w:t>מתמטיקה</w:t>
      </w:r>
      <w:r w:rsidR="00390567">
        <w:rPr>
          <w:rFonts w:hint="cs"/>
          <w:rtl/>
        </w:rPr>
        <w:t xml:space="preserve"> לא הומצאה </w:t>
      </w:r>
      <w:r w:rsidR="000655BB">
        <w:rPr>
          <w:rFonts w:hint="cs"/>
          <w:rtl/>
        </w:rPr>
        <w:t>על ידי</w:t>
      </w:r>
      <w:r w:rsidR="00390567">
        <w:rPr>
          <w:rFonts w:hint="cs"/>
          <w:rtl/>
        </w:rPr>
        <w:t xml:space="preserve"> בני האדם</w:t>
      </w:r>
      <w:r w:rsidR="000B1A8F">
        <w:rPr>
          <w:rFonts w:hint="cs"/>
          <w:rtl/>
        </w:rPr>
        <w:t>, אלא התגלתה</w:t>
      </w:r>
      <w:r w:rsidR="00390567">
        <w:rPr>
          <w:rFonts w:hint="cs"/>
          <w:rtl/>
        </w:rPr>
        <w:t>. אני מאמין ש</w:t>
      </w:r>
      <w:r w:rsidR="00246B94">
        <w:rPr>
          <w:rFonts w:hint="cs"/>
          <w:rtl/>
        </w:rPr>
        <w:t>ה</w:t>
      </w:r>
      <w:r w:rsidR="001C5A04">
        <w:rPr>
          <w:rFonts w:hint="cs"/>
          <w:rtl/>
        </w:rPr>
        <w:t>מתמטיקה</w:t>
      </w:r>
      <w:r w:rsidR="00246B94">
        <w:rPr>
          <w:rFonts w:hint="cs"/>
          <w:rtl/>
        </w:rPr>
        <w:t xml:space="preserve"> היא</w:t>
      </w:r>
      <w:r w:rsidR="00390567">
        <w:rPr>
          <w:rFonts w:hint="cs"/>
          <w:rtl/>
        </w:rPr>
        <w:t xml:space="preserve"> אמת מוחלטת</w:t>
      </w:r>
      <w:r w:rsidR="00712EDE">
        <w:rPr>
          <w:rFonts w:hint="cs"/>
          <w:rtl/>
        </w:rPr>
        <w:t>,</w:t>
      </w:r>
      <w:r w:rsidR="00390567">
        <w:rPr>
          <w:rFonts w:hint="cs"/>
          <w:rtl/>
        </w:rPr>
        <w:t xml:space="preserve"> </w:t>
      </w:r>
      <w:r w:rsidR="0079513C">
        <w:rPr>
          <w:rFonts w:hint="cs"/>
          <w:rtl/>
        </w:rPr>
        <w:lastRenderedPageBreak/>
        <w:t>גם אם לא</w:t>
      </w:r>
      <w:r w:rsidR="00712EDE">
        <w:rPr>
          <w:rFonts w:hint="cs"/>
          <w:rtl/>
        </w:rPr>
        <w:t xml:space="preserve"> </w:t>
      </w:r>
      <w:r w:rsidR="0079513C">
        <w:rPr>
          <w:rFonts w:hint="cs"/>
          <w:rtl/>
        </w:rPr>
        <w:t>שלמה,</w:t>
      </w:r>
      <w:r w:rsidR="00390567">
        <w:rPr>
          <w:rFonts w:hint="cs"/>
          <w:rtl/>
        </w:rPr>
        <w:t xml:space="preserve"> </w:t>
      </w:r>
      <w:r w:rsidR="00F131BC">
        <w:rPr>
          <w:rFonts w:hint="cs"/>
          <w:rtl/>
        </w:rPr>
        <w:t>ש</w:t>
      </w:r>
      <w:r w:rsidR="00390567">
        <w:rPr>
          <w:rFonts w:hint="cs"/>
          <w:rtl/>
        </w:rPr>
        <w:t xml:space="preserve">לעולם לא </w:t>
      </w:r>
      <w:r w:rsidR="00F131BC">
        <w:rPr>
          <w:rFonts w:hint="cs"/>
          <w:rtl/>
        </w:rPr>
        <w:t>נ</w:t>
      </w:r>
      <w:r w:rsidR="00390567">
        <w:rPr>
          <w:rFonts w:hint="cs"/>
          <w:rtl/>
        </w:rPr>
        <w:t>בי</w:t>
      </w:r>
      <w:r w:rsidR="00F131BC">
        <w:rPr>
          <w:rFonts w:hint="cs"/>
          <w:rtl/>
        </w:rPr>
        <w:t>ן לגמרי.</w:t>
      </w:r>
      <w:r w:rsidR="00390567">
        <w:rPr>
          <w:rFonts w:hint="cs"/>
          <w:rtl/>
        </w:rPr>
        <w:t xml:space="preserve"> </w:t>
      </w:r>
      <w:r w:rsidR="00F131BC">
        <w:rPr>
          <w:rFonts w:hint="cs"/>
          <w:rtl/>
        </w:rPr>
        <w:t>[</w:t>
      </w:r>
      <w:r w:rsidR="00390567">
        <w:rPr>
          <w:rFonts w:hint="cs"/>
          <w:rtl/>
        </w:rPr>
        <w:t xml:space="preserve">וכל מה שנותר הוא לגלות עוד ועוד נדבכים ממנה, </w:t>
      </w:r>
      <w:r w:rsidR="00291A9D">
        <w:rPr>
          <w:rFonts w:hint="cs"/>
          <w:rtl/>
        </w:rPr>
        <w:t>כי אולי, אולי אחד מהם יביא לאמונה שלמה יותר.</w:t>
      </w:r>
      <w:r w:rsidR="00F131BC">
        <w:rPr>
          <w:rFonts w:hint="cs"/>
          <w:rtl/>
        </w:rPr>
        <w:t>]</w:t>
      </w:r>
      <w:r w:rsidR="00291A9D">
        <w:rPr>
          <w:rFonts w:hint="cs"/>
          <w:rtl/>
        </w:rPr>
        <w:t>"</w:t>
      </w:r>
    </w:p>
    <w:p w14:paraId="69CDE0FE" w14:textId="130BF968" w:rsidR="0081606E" w:rsidRDefault="0081606E" w:rsidP="00861CBB">
      <w:pPr>
        <w:rPr>
          <w:rtl/>
        </w:rPr>
      </w:pPr>
      <w:r>
        <w:rPr>
          <w:rFonts w:hint="cs"/>
          <w:rtl/>
        </w:rPr>
        <w:t>"אוי</w:t>
      </w:r>
      <w:r w:rsidR="00712EDE">
        <w:rPr>
          <w:rFonts w:hint="cs"/>
          <w:rtl/>
        </w:rPr>
        <w:t>,</w:t>
      </w:r>
      <w:r>
        <w:rPr>
          <w:rFonts w:hint="cs"/>
          <w:rtl/>
        </w:rPr>
        <w:t xml:space="preserve"> מארק</w:t>
      </w:r>
      <w:r w:rsidR="001B4837">
        <w:rPr>
          <w:rFonts w:hint="cs"/>
          <w:rtl/>
        </w:rPr>
        <w:t xml:space="preserve">," אלכס לחש ומארק </w:t>
      </w:r>
      <w:bookmarkStart w:id="266" w:name="_Hlk531766238"/>
      <w:r w:rsidR="00E60AC3" w:rsidRPr="00E60AC3">
        <w:rPr>
          <w:rFonts w:cs="Times New Roman"/>
          <w:rtl/>
        </w:rPr>
        <w:t>נמלא מבוכה</w:t>
      </w:r>
      <w:r w:rsidR="00712EDE">
        <w:rPr>
          <w:rFonts w:cs="Times New Roman" w:hint="cs"/>
          <w:rtl/>
        </w:rPr>
        <w:t>.</w:t>
      </w:r>
      <w:r w:rsidR="006E68AF">
        <w:rPr>
          <w:rFonts w:hint="cs"/>
          <w:rtl/>
        </w:rPr>
        <w:t xml:space="preserve"> הוא </w:t>
      </w:r>
      <w:bookmarkEnd w:id="266"/>
      <w:r w:rsidR="001B4837">
        <w:rPr>
          <w:rFonts w:hint="cs"/>
          <w:rtl/>
        </w:rPr>
        <w:t>היה בטוח ש</w:t>
      </w:r>
      <w:r w:rsidR="006E68AF">
        <w:rPr>
          <w:rFonts w:hint="cs"/>
          <w:rtl/>
        </w:rPr>
        <w:t>אלכס</w:t>
      </w:r>
      <w:r w:rsidR="001B4837">
        <w:rPr>
          <w:rFonts w:hint="cs"/>
          <w:rtl/>
        </w:rPr>
        <w:t xml:space="preserve"> נרדם, אחרת לא היה מעז לפתוח </w:t>
      </w:r>
      <w:r w:rsidR="00BC7A99">
        <w:rPr>
          <w:rFonts w:hint="cs"/>
          <w:rtl/>
        </w:rPr>
        <w:t>כך את</w:t>
      </w:r>
      <w:r w:rsidR="001B4837">
        <w:rPr>
          <w:rFonts w:hint="cs"/>
          <w:rtl/>
        </w:rPr>
        <w:t xml:space="preserve"> ליבו</w:t>
      </w:r>
      <w:r w:rsidR="00712EDE">
        <w:rPr>
          <w:rFonts w:hint="cs"/>
          <w:rtl/>
        </w:rPr>
        <w:t>.</w:t>
      </w:r>
      <w:r>
        <w:rPr>
          <w:rFonts w:hint="cs"/>
          <w:rtl/>
        </w:rPr>
        <w:t xml:space="preserve"> </w:t>
      </w:r>
      <w:r w:rsidR="001B4837">
        <w:rPr>
          <w:rFonts w:hint="cs"/>
          <w:rtl/>
        </w:rPr>
        <w:t>"אוי</w:t>
      </w:r>
      <w:r w:rsidR="00712EDE">
        <w:rPr>
          <w:rFonts w:hint="cs"/>
          <w:rtl/>
        </w:rPr>
        <w:t>,</w:t>
      </w:r>
      <w:r w:rsidR="001B4837">
        <w:rPr>
          <w:rFonts w:hint="cs"/>
          <w:rtl/>
        </w:rPr>
        <w:t xml:space="preserve"> מארק, </w:t>
      </w:r>
      <w:r>
        <w:rPr>
          <w:rFonts w:hint="cs"/>
          <w:rtl/>
        </w:rPr>
        <w:t xml:space="preserve">אני </w:t>
      </w:r>
      <w:r w:rsidRPr="0081606E">
        <w:rPr>
          <w:rFonts w:cs="Times New Roman"/>
          <w:rtl/>
        </w:rPr>
        <w:t>מאמין באמונה שלמה</w:t>
      </w:r>
      <w:r>
        <w:rPr>
          <w:rFonts w:hint="cs"/>
          <w:rtl/>
        </w:rPr>
        <w:t xml:space="preserve"> שבלעדיך כבר הייתי מתחסל מזמן."</w:t>
      </w:r>
    </w:p>
    <w:p w14:paraId="26973B73" w14:textId="65C26F10" w:rsidR="00246B94" w:rsidRDefault="00246B94" w:rsidP="00861CBB">
      <w:pPr>
        <w:rPr>
          <w:rtl/>
        </w:rPr>
      </w:pPr>
    </w:p>
    <w:p w14:paraId="667EA595" w14:textId="37C2452E" w:rsidR="00571146" w:rsidRDefault="00571146" w:rsidP="00571146">
      <w:pPr>
        <w:rPr>
          <w:rtl/>
        </w:rPr>
      </w:pPr>
      <w:r>
        <w:rPr>
          <w:rFonts w:cs="Times New Roman"/>
          <w:rtl/>
        </w:rPr>
        <w:t>שבועיים לאחר תחילת שנת הלימודים, מארק חזר מוקדם והוציא מתיבת הד</w:t>
      </w:r>
      <w:r w:rsidR="00712EDE">
        <w:rPr>
          <w:rFonts w:cs="Times New Roman" w:hint="cs"/>
          <w:rtl/>
        </w:rPr>
        <w:t>ו</w:t>
      </w:r>
      <w:r>
        <w:rPr>
          <w:rFonts w:cs="Times New Roman"/>
          <w:rtl/>
        </w:rPr>
        <w:t>אר את הג</w:t>
      </w:r>
      <w:r w:rsidR="00712EDE">
        <w:rPr>
          <w:rFonts w:cs="Times New Roman" w:hint="cs"/>
          <w:rtl/>
        </w:rPr>
        <w:t>י</w:t>
      </w:r>
      <w:r>
        <w:rPr>
          <w:rFonts w:cs="Times New Roman"/>
          <w:rtl/>
        </w:rPr>
        <w:t xml:space="preserve">ליון החדש של </w:t>
      </w:r>
      <w:r w:rsidR="00712EDE">
        <w:rPr>
          <w:rFonts w:cs="Times New Roman" w:hint="cs"/>
          <w:rtl/>
        </w:rPr>
        <w:t>'</w:t>
      </w:r>
      <w:r>
        <w:t>NME</w:t>
      </w:r>
      <w:r w:rsidR="00712EDE">
        <w:rPr>
          <w:rFonts w:hint="cs"/>
          <w:rtl/>
        </w:rPr>
        <w:t>'</w:t>
      </w:r>
      <w:r>
        <w:rPr>
          <w:rFonts w:cs="Times New Roman"/>
          <w:rtl/>
        </w:rPr>
        <w:t xml:space="preserve">. הוא כתב על </w:t>
      </w:r>
      <w:r w:rsidR="00712EDE" w:rsidRPr="00712EDE">
        <w:rPr>
          <w:rFonts w:cs="Times New Roman"/>
          <w:rtl/>
        </w:rPr>
        <w:t xml:space="preserve">עמוד השער </w:t>
      </w:r>
      <w:r>
        <w:rPr>
          <w:rFonts w:cs="Times New Roman"/>
          <w:rtl/>
        </w:rPr>
        <w:t xml:space="preserve">בטושים צבעוניים </w:t>
      </w:r>
      <w:r w:rsidR="00C25E2A" w:rsidRPr="00C25E2A">
        <w:rPr>
          <w:rFonts w:cs="Times New Roman"/>
          <w:rtl/>
        </w:rPr>
        <w:t>ששאל מבנות הדודות,</w:t>
      </w:r>
      <w:r w:rsidR="00C25E2A">
        <w:rPr>
          <w:rFonts w:cs="Times New Roman" w:hint="cs"/>
          <w:rtl/>
        </w:rPr>
        <w:t xml:space="preserve"> </w:t>
      </w:r>
      <w:r w:rsidRPr="00712EDE">
        <w:rPr>
          <w:rFonts w:cs="Times New Roman"/>
          <w:b/>
          <w:bCs/>
          <w:rtl/>
        </w:rPr>
        <w:t>לאלכס שעשוע לשעות הפנאי</w:t>
      </w:r>
      <w:r>
        <w:rPr>
          <w:rFonts w:cs="Times New Roman"/>
          <w:rtl/>
        </w:rPr>
        <w:t>, ובתוך הג</w:t>
      </w:r>
      <w:r w:rsidR="00712EDE">
        <w:rPr>
          <w:rFonts w:cs="Times New Roman" w:hint="cs"/>
          <w:rtl/>
        </w:rPr>
        <w:t>י</w:t>
      </w:r>
      <w:r>
        <w:rPr>
          <w:rFonts w:cs="Times New Roman"/>
          <w:rtl/>
        </w:rPr>
        <w:t xml:space="preserve">ליון הוסיף כיתובים: מתחת לכותרת </w:t>
      </w:r>
      <w:r w:rsidRPr="00712EDE">
        <w:rPr>
          <w:rFonts w:cs="Times New Roman"/>
          <w:b/>
          <w:bCs/>
          <w:rtl/>
        </w:rPr>
        <w:t>כדאי לכם להכיר את הבחור הזה</w:t>
      </w:r>
      <w:r>
        <w:rPr>
          <w:rFonts w:cs="Times New Roman"/>
          <w:rtl/>
        </w:rPr>
        <w:t xml:space="preserve"> מארק כתב</w:t>
      </w:r>
      <w:r w:rsidR="00712EDE">
        <w:rPr>
          <w:rFonts w:cs="Times New Roman" w:hint="cs"/>
          <w:rtl/>
        </w:rPr>
        <w:t>,</w:t>
      </w:r>
      <w:r>
        <w:rPr>
          <w:rFonts w:cs="Times New Roman"/>
          <w:rtl/>
        </w:rPr>
        <w:t xml:space="preserve"> </w:t>
      </w:r>
      <w:r w:rsidRPr="00712EDE">
        <w:rPr>
          <w:rFonts w:cs="Times New Roman"/>
          <w:b/>
          <w:bCs/>
          <w:rtl/>
        </w:rPr>
        <w:t>כל התלמידים יכירו את אלכס</w:t>
      </w:r>
      <w:r>
        <w:rPr>
          <w:rFonts w:cs="Times New Roman"/>
          <w:rtl/>
        </w:rPr>
        <w:t xml:space="preserve">; מתחת לכותרת </w:t>
      </w:r>
      <w:r w:rsidRPr="00712EDE">
        <w:rPr>
          <w:rFonts w:cs="Times New Roman"/>
          <w:b/>
          <w:bCs/>
          <w:rtl/>
        </w:rPr>
        <w:t>הדבר החם הבא</w:t>
      </w:r>
      <w:r>
        <w:rPr>
          <w:rFonts w:cs="Times New Roman"/>
          <w:rtl/>
        </w:rPr>
        <w:t xml:space="preserve"> מארק כתב</w:t>
      </w:r>
      <w:r w:rsidR="00712EDE">
        <w:rPr>
          <w:rFonts w:cs="Times New Roman" w:hint="cs"/>
          <w:rtl/>
        </w:rPr>
        <w:t>,</w:t>
      </w:r>
      <w:r>
        <w:rPr>
          <w:rFonts w:cs="Times New Roman"/>
          <w:rtl/>
        </w:rPr>
        <w:t xml:space="preserve"> </w:t>
      </w:r>
      <w:r w:rsidRPr="00712EDE">
        <w:rPr>
          <w:rFonts w:cs="Times New Roman"/>
          <w:b/>
          <w:bCs/>
          <w:rtl/>
        </w:rPr>
        <w:t>אלכס</w:t>
      </w:r>
      <w:r w:rsidR="00D741A7" w:rsidRPr="00712EDE">
        <w:rPr>
          <w:rFonts w:cs="Times New Roman" w:hint="cs"/>
          <w:b/>
          <w:bCs/>
          <w:rtl/>
        </w:rPr>
        <w:t>נדר</w:t>
      </w:r>
      <w:r w:rsidRPr="00712EDE">
        <w:rPr>
          <w:rFonts w:cs="Times New Roman"/>
          <w:b/>
          <w:bCs/>
          <w:rtl/>
        </w:rPr>
        <w:t xml:space="preserve"> הופמן, ללא עוררין</w:t>
      </w:r>
      <w:r>
        <w:rPr>
          <w:rFonts w:cs="Times New Roman"/>
          <w:rtl/>
        </w:rPr>
        <w:t xml:space="preserve">. אבל אלכס אפילו לא חייך. הפעם האחרונה שחייך </w:t>
      </w:r>
      <w:r w:rsidR="001C5A04">
        <w:rPr>
          <w:rFonts w:cs="Times New Roman"/>
          <w:rtl/>
        </w:rPr>
        <w:t>הייתה</w:t>
      </w:r>
      <w:r>
        <w:rPr>
          <w:rFonts w:cs="Times New Roman"/>
          <w:rtl/>
        </w:rPr>
        <w:t xml:space="preserve"> </w:t>
      </w:r>
      <w:r w:rsidR="007C5EF0">
        <w:rPr>
          <w:rFonts w:cs="Times New Roman" w:hint="cs"/>
          <w:rtl/>
        </w:rPr>
        <w:t>ה</w:t>
      </w:r>
      <w:r>
        <w:rPr>
          <w:rFonts w:cs="Times New Roman"/>
          <w:rtl/>
        </w:rPr>
        <w:t>-31 באוגוסט, אחר</w:t>
      </w:r>
      <w:r w:rsidR="00712EDE">
        <w:rPr>
          <w:rFonts w:cs="Times New Roman" w:hint="cs"/>
          <w:rtl/>
        </w:rPr>
        <w:t xml:space="preserve"> </w:t>
      </w:r>
      <w:r>
        <w:rPr>
          <w:rFonts w:cs="Times New Roman"/>
          <w:rtl/>
        </w:rPr>
        <w:t>הצהריים, כשדיבר עם ראסל בטלפון. הוא דפדף לעמודי</w:t>
      </w:r>
      <w:r w:rsidR="00743587">
        <w:rPr>
          <w:rFonts w:cs="Times New Roman" w:hint="cs"/>
          <w:rtl/>
        </w:rPr>
        <w:t>ה</w:t>
      </w:r>
      <w:r>
        <w:rPr>
          <w:rFonts w:cs="Times New Roman"/>
          <w:rtl/>
        </w:rPr>
        <w:t xml:space="preserve"> האחרונים </w:t>
      </w:r>
      <w:r w:rsidR="00C953C5" w:rsidRPr="00C953C5">
        <w:rPr>
          <w:rFonts w:cs="Times New Roman"/>
          <w:rtl/>
        </w:rPr>
        <w:t>של החוברת</w:t>
      </w:r>
      <w:r w:rsidR="00C953C5">
        <w:rPr>
          <w:rFonts w:cs="Times New Roman" w:hint="cs"/>
          <w:rtl/>
        </w:rPr>
        <w:t>,</w:t>
      </w:r>
      <w:r w:rsidR="00C953C5" w:rsidRPr="00C953C5">
        <w:rPr>
          <w:rFonts w:cs="Times New Roman"/>
          <w:rtl/>
        </w:rPr>
        <w:t xml:space="preserve"> </w:t>
      </w:r>
      <w:r w:rsidR="007C5EF0" w:rsidRPr="007C5EF0">
        <w:rPr>
          <w:rFonts w:cs="Times New Roman"/>
          <w:rtl/>
        </w:rPr>
        <w:t>שם הופיעו</w:t>
      </w:r>
      <w:r w:rsidR="005129A9" w:rsidRPr="005129A9">
        <w:rPr>
          <w:rFonts w:cs="Times New Roman"/>
          <w:rtl/>
        </w:rPr>
        <w:t xml:space="preserve"> הפרסומות</w:t>
      </w:r>
      <w:r w:rsidR="00C953C5">
        <w:rPr>
          <w:rFonts w:cs="Times New Roman" w:hint="cs"/>
          <w:rtl/>
        </w:rPr>
        <w:t xml:space="preserve"> ל</w:t>
      </w:r>
      <w:r>
        <w:rPr>
          <w:rFonts w:cs="Times New Roman"/>
          <w:rtl/>
        </w:rPr>
        <w:t xml:space="preserve">כל ההופעות [לא לפקוד, להיות נוכח, לבקר, להשתתף </w:t>
      </w:r>
      <w:r>
        <w:t>attend</w:t>
      </w:r>
      <w:r>
        <w:rPr>
          <w:rFonts w:cs="Times New Roman"/>
          <w:rtl/>
        </w:rPr>
        <w:t xml:space="preserve">] </w:t>
      </w:r>
      <w:r w:rsidR="00743587">
        <w:rPr>
          <w:rFonts w:cs="Times New Roman" w:hint="cs"/>
          <w:rtl/>
        </w:rPr>
        <w:t>ש</w:t>
      </w:r>
      <w:r>
        <w:rPr>
          <w:rFonts w:cs="Times New Roman"/>
          <w:rtl/>
        </w:rPr>
        <w:t>יחמיץ.</w:t>
      </w:r>
    </w:p>
    <w:p w14:paraId="189B797B" w14:textId="23A32544" w:rsidR="00571146" w:rsidRDefault="00571146" w:rsidP="00571146">
      <w:pPr>
        <w:rPr>
          <w:rtl/>
        </w:rPr>
      </w:pPr>
      <w:r>
        <w:rPr>
          <w:rFonts w:cs="Times New Roman"/>
          <w:rtl/>
        </w:rPr>
        <w:t>הוא איבד ממשקלו. לחייו שקעו.</w:t>
      </w:r>
      <w:bookmarkEnd w:id="264"/>
    </w:p>
    <w:p w14:paraId="5708C27E" w14:textId="77777777" w:rsidR="0051072C" w:rsidRDefault="0051072C" w:rsidP="00861CBB">
      <w:pPr>
        <w:rPr>
          <w:rtl/>
        </w:rPr>
      </w:pPr>
    </w:p>
    <w:p w14:paraId="04087A3D" w14:textId="0E9F2A09" w:rsidR="0051072C" w:rsidRPr="0051072C" w:rsidRDefault="0051072C" w:rsidP="0051072C">
      <w:pPr>
        <w:rPr>
          <w:rtl/>
        </w:rPr>
      </w:pPr>
      <w:bookmarkStart w:id="267" w:name="_Hlk531100494"/>
      <w:r w:rsidRPr="0051072C">
        <w:rPr>
          <w:rFonts w:hint="cs"/>
          <w:rtl/>
        </w:rPr>
        <w:t xml:space="preserve">אלכס התקשר לסאקורה, רק בשביל לפצח את האופן המדויק להכנת </w:t>
      </w:r>
      <w:r w:rsidRPr="0051072C">
        <w:rPr>
          <w:rtl/>
        </w:rPr>
        <w:t>פודינג</w:t>
      </w:r>
      <w:r w:rsidR="00712EDE">
        <w:rPr>
          <w:rFonts w:hint="cs"/>
          <w:rtl/>
        </w:rPr>
        <w:t xml:space="preserve"> </w:t>
      </w:r>
      <w:r w:rsidRPr="0051072C">
        <w:rPr>
          <w:rtl/>
        </w:rPr>
        <w:t>לחם</w:t>
      </w:r>
      <w:r w:rsidRPr="0051072C">
        <w:rPr>
          <w:rFonts w:hint="cs"/>
          <w:rtl/>
        </w:rPr>
        <w:t>.</w:t>
      </w:r>
    </w:p>
    <w:p w14:paraId="544627E9" w14:textId="01973BBA" w:rsidR="0051072C" w:rsidRPr="0051072C" w:rsidRDefault="001C5A04" w:rsidP="0051072C">
      <w:pPr>
        <w:rPr>
          <w:rtl/>
        </w:rPr>
      </w:pPr>
      <w:r>
        <w:rPr>
          <w:rFonts w:hint="cs"/>
          <w:rtl/>
        </w:rPr>
        <w:t>הייתה</w:t>
      </w:r>
      <w:r w:rsidR="0051072C" w:rsidRPr="0051072C">
        <w:rPr>
          <w:rFonts w:hint="cs"/>
          <w:rtl/>
        </w:rPr>
        <w:t xml:space="preserve"> לה דרך להחביא הפתעות בתוך </w:t>
      </w:r>
      <w:r w:rsidR="0051072C" w:rsidRPr="0051072C">
        <w:rPr>
          <w:rtl/>
        </w:rPr>
        <w:t>פודינג</w:t>
      </w:r>
      <w:r w:rsidR="00712EDE">
        <w:rPr>
          <w:rFonts w:hint="cs"/>
          <w:rtl/>
        </w:rPr>
        <w:t xml:space="preserve"> ה</w:t>
      </w:r>
      <w:r w:rsidR="0051072C" w:rsidRPr="0051072C">
        <w:rPr>
          <w:rtl/>
        </w:rPr>
        <w:t>לחם</w:t>
      </w:r>
      <w:r w:rsidR="0051072C" w:rsidRPr="0051072C">
        <w:rPr>
          <w:rFonts w:hint="cs"/>
          <w:rtl/>
        </w:rPr>
        <w:t xml:space="preserve"> שהכינה לו, אוצרות גנוזים, קוביות של תפוח נימוח, פרוסות בננה מתקתקות</w:t>
      </w:r>
      <w:r w:rsidR="00712EDE">
        <w:rPr>
          <w:rFonts w:hint="cs"/>
          <w:rtl/>
        </w:rPr>
        <w:t>[</w:t>
      </w:r>
      <w:r w:rsidR="0051072C" w:rsidRPr="0051072C">
        <w:rPr>
          <w:rFonts w:hint="cs"/>
          <w:rtl/>
        </w:rPr>
        <w:t xml:space="preserve">, פקעות שוקולד שנמסו בין הקפלים לתוך הבשר הצהבהב של </w:t>
      </w:r>
      <w:r w:rsidR="0051072C" w:rsidRPr="0051072C">
        <w:rPr>
          <w:rtl/>
        </w:rPr>
        <w:t>פודינג</w:t>
      </w:r>
      <w:r w:rsidR="0051072C" w:rsidRPr="0051072C">
        <w:rPr>
          <w:rFonts w:hint="cs"/>
          <w:rtl/>
        </w:rPr>
        <w:t>-הלחם בנעימות רכה</w:t>
      </w:r>
      <w:r w:rsidR="00712EDE">
        <w:rPr>
          <w:rFonts w:hint="cs"/>
          <w:rtl/>
        </w:rPr>
        <w:t>]</w:t>
      </w:r>
      <w:r w:rsidR="0051072C" w:rsidRPr="0051072C">
        <w:rPr>
          <w:rFonts w:hint="cs"/>
          <w:rtl/>
        </w:rPr>
        <w:t>. [</w:t>
      </w:r>
      <w:r w:rsidR="0051072C" w:rsidRPr="0051072C">
        <w:t>swirls</w:t>
      </w:r>
      <w:r w:rsidR="0051072C" w:rsidRPr="0051072C">
        <w:rPr>
          <w:rFonts w:hint="cs"/>
          <w:rtl/>
        </w:rPr>
        <w:t xml:space="preserve">] היא טמנה פקעות שוקולד בין קפליו החמימים של </w:t>
      </w:r>
      <w:r w:rsidR="0051072C" w:rsidRPr="0051072C">
        <w:rPr>
          <w:rtl/>
        </w:rPr>
        <w:t>פודינג</w:t>
      </w:r>
      <w:r w:rsidR="00712EDE">
        <w:rPr>
          <w:rFonts w:hint="cs"/>
          <w:rtl/>
        </w:rPr>
        <w:t xml:space="preserve"> ה</w:t>
      </w:r>
      <w:r w:rsidR="0051072C" w:rsidRPr="0051072C">
        <w:rPr>
          <w:rtl/>
        </w:rPr>
        <w:t>לחם</w:t>
      </w:r>
      <w:r w:rsidR="0051072C" w:rsidRPr="0051072C">
        <w:rPr>
          <w:rFonts w:hint="cs"/>
          <w:rtl/>
        </w:rPr>
        <w:t>, והן היו נספגות בחיכו של אלכס, מתלטפות על לשונו, מפעפעות לתוך גופו.</w:t>
      </w:r>
    </w:p>
    <w:p w14:paraId="227606DD" w14:textId="6ABFF6D5" w:rsidR="0051072C" w:rsidRPr="0051072C" w:rsidRDefault="0051072C" w:rsidP="0051072C">
      <w:pPr>
        <w:rPr>
          <w:rtl/>
        </w:rPr>
      </w:pPr>
      <w:bookmarkStart w:id="268" w:name="_Hlk531766292"/>
      <w:r w:rsidRPr="0051072C">
        <w:rPr>
          <w:rFonts w:hint="cs"/>
          <w:rtl/>
        </w:rPr>
        <w:t>לזה בדיוק היה זקוק כעת, הוא וד</w:t>
      </w:r>
      <w:r w:rsidR="00712EDE">
        <w:rPr>
          <w:rFonts w:hint="cs"/>
          <w:rtl/>
        </w:rPr>
        <w:t>ו</w:t>
      </w:r>
      <w:r w:rsidRPr="0051072C">
        <w:rPr>
          <w:rFonts w:hint="cs"/>
          <w:rtl/>
        </w:rPr>
        <w:t xml:space="preserve">פנות הקיבה הצפודות שלו. אבל במקום לדבר על אגוז מוסקט, ג'ינג'ר וקינמון, סאקורה סיפרה לו על סיימון. אלכס הכביר </w:t>
      </w:r>
      <w:r w:rsidR="00797855">
        <w:rPr>
          <w:rFonts w:hint="cs"/>
          <w:rtl/>
        </w:rPr>
        <w:t>ב</w:t>
      </w:r>
      <w:r w:rsidRPr="0051072C">
        <w:rPr>
          <w:rFonts w:hint="cs"/>
          <w:rtl/>
        </w:rPr>
        <w:t>שאלות ל</w:t>
      </w:r>
      <w:r w:rsidR="00797855">
        <w:rPr>
          <w:rFonts w:hint="cs"/>
          <w:rtl/>
        </w:rPr>
        <w:t xml:space="preserve">גבי </w:t>
      </w:r>
      <w:r w:rsidRPr="0051072C">
        <w:rPr>
          <w:rtl/>
        </w:rPr>
        <w:t>פודינג</w:t>
      </w:r>
      <w:r w:rsidR="00B8375C">
        <w:rPr>
          <w:rFonts w:hint="cs"/>
          <w:rtl/>
        </w:rPr>
        <w:t xml:space="preserve"> </w:t>
      </w:r>
      <w:r w:rsidRPr="0051072C">
        <w:rPr>
          <w:rtl/>
        </w:rPr>
        <w:t>לחם</w:t>
      </w:r>
      <w:r w:rsidRPr="0051072C">
        <w:rPr>
          <w:rFonts w:hint="cs"/>
          <w:rtl/>
        </w:rPr>
        <w:t>, כ</w:t>
      </w:r>
      <w:r w:rsidR="00B8375C">
        <w:rPr>
          <w:rFonts w:hint="cs"/>
          <w:rtl/>
        </w:rPr>
        <w:t>מי ש</w:t>
      </w:r>
      <w:r w:rsidRPr="0051072C">
        <w:rPr>
          <w:rFonts w:hint="cs"/>
          <w:rtl/>
        </w:rPr>
        <w:t>כפא</w:t>
      </w:r>
      <w:r w:rsidR="00B8375C">
        <w:rPr>
          <w:rFonts w:hint="cs"/>
          <w:rtl/>
        </w:rPr>
        <w:t>ו</w:t>
      </w:r>
      <w:r w:rsidRPr="0051072C">
        <w:rPr>
          <w:rFonts w:hint="cs"/>
          <w:rtl/>
        </w:rPr>
        <w:t xml:space="preserve"> שד בי</w:t>
      </w:r>
      <w:r w:rsidR="00797855">
        <w:rPr>
          <w:rFonts w:hint="cs"/>
          <w:rtl/>
        </w:rPr>
        <w:t>רר</w:t>
      </w:r>
      <w:r w:rsidRPr="0051072C">
        <w:rPr>
          <w:rFonts w:hint="cs"/>
          <w:rtl/>
        </w:rPr>
        <w:t xml:space="preserve"> </w:t>
      </w:r>
      <w:r w:rsidR="00797855">
        <w:rPr>
          <w:rFonts w:hint="cs"/>
          <w:rtl/>
        </w:rPr>
        <w:t xml:space="preserve">את </w:t>
      </w:r>
      <w:r w:rsidRPr="0051072C">
        <w:rPr>
          <w:rFonts w:hint="cs"/>
          <w:rtl/>
        </w:rPr>
        <w:t>פרטי פרטי</w:t>
      </w:r>
      <w:r w:rsidR="00797855">
        <w:rPr>
          <w:rFonts w:hint="cs"/>
          <w:rtl/>
        </w:rPr>
        <w:t>ו</w:t>
      </w:r>
      <w:r w:rsidRPr="0051072C">
        <w:rPr>
          <w:rFonts w:hint="cs"/>
          <w:rtl/>
        </w:rPr>
        <w:t xml:space="preserve"> של המתכון אף שידע שסוג הלחם המתאים לא נמכר בישראל, אף שידע שבדירתם לא היה תנור אפייה. הוא הפציר אף שידע שאין להשיג בישראל לא סוכר ברבדוס ולא את תערובת התבלינים ה</w:t>
      </w:r>
      <w:r w:rsidR="00993C90">
        <w:rPr>
          <w:rFonts w:hint="cs"/>
          <w:rtl/>
        </w:rPr>
        <w:t>דרושה</w:t>
      </w:r>
      <w:r w:rsidRPr="0051072C">
        <w:rPr>
          <w:rFonts w:hint="cs"/>
          <w:rtl/>
        </w:rPr>
        <w:t xml:space="preserve"> לפודינג, </w:t>
      </w:r>
      <w:r w:rsidR="00797855">
        <w:rPr>
          <w:rFonts w:hint="cs"/>
          <w:rtl/>
        </w:rPr>
        <w:t>[</w:t>
      </w:r>
      <w:r w:rsidR="00797855" w:rsidRPr="0051072C">
        <w:rPr>
          <w:rFonts w:hint="cs"/>
          <w:rtl/>
        </w:rPr>
        <w:t>אף שידע שהוא עדיין רוצה אותה והיא תהיה של סיימון</w:t>
      </w:r>
      <w:r w:rsidR="00797855">
        <w:rPr>
          <w:rFonts w:hint="cs"/>
          <w:rtl/>
        </w:rPr>
        <w:t xml:space="preserve">,] </w:t>
      </w:r>
      <w:r w:rsidRPr="0051072C">
        <w:rPr>
          <w:rFonts w:hint="cs"/>
          <w:rtl/>
        </w:rPr>
        <w:t xml:space="preserve">אף שידע שאין </w:t>
      </w:r>
      <w:r>
        <w:rPr>
          <w:rFonts w:hint="cs"/>
          <w:rtl/>
        </w:rPr>
        <w:t>איש</w:t>
      </w:r>
      <w:r w:rsidRPr="0051072C">
        <w:rPr>
          <w:rFonts w:hint="cs"/>
          <w:rtl/>
        </w:rPr>
        <w:t xml:space="preserve"> </w:t>
      </w:r>
      <w:r>
        <w:rPr>
          <w:rFonts w:hint="cs"/>
          <w:rtl/>
        </w:rPr>
        <w:t>ה</w:t>
      </w:r>
      <w:r w:rsidRPr="0051072C">
        <w:rPr>
          <w:rFonts w:hint="cs"/>
          <w:rtl/>
        </w:rPr>
        <w:t xml:space="preserve">מסוגל להצפין </w:t>
      </w:r>
      <w:r w:rsidR="00797855" w:rsidRPr="0051072C">
        <w:rPr>
          <w:rFonts w:hint="cs"/>
          <w:rtl/>
        </w:rPr>
        <w:t xml:space="preserve">כמוה </w:t>
      </w:r>
      <w:r w:rsidRPr="0051072C">
        <w:rPr>
          <w:rFonts w:hint="cs"/>
          <w:rtl/>
        </w:rPr>
        <w:t>בועיות שוקולד במסתורי העיסה המתוקה.</w:t>
      </w:r>
      <w:bookmarkEnd w:id="267"/>
      <w:bookmarkEnd w:id="268"/>
    </w:p>
    <w:p w14:paraId="24F2115F" w14:textId="77777777" w:rsidR="0051072C" w:rsidRPr="0051072C" w:rsidRDefault="0051072C" w:rsidP="0051072C">
      <w:pPr>
        <w:rPr>
          <w:rtl/>
        </w:rPr>
      </w:pPr>
      <w:r w:rsidRPr="0051072C">
        <w:rPr>
          <w:rtl/>
        </w:rPr>
        <w:t>[</w:t>
      </w:r>
      <w:hyperlink r:id="rId199" w:history="1">
        <w:r w:rsidRPr="0051072C">
          <w:rPr>
            <w:rStyle w:val="Hyperlink"/>
          </w:rPr>
          <w:t>Mixed Spice</w:t>
        </w:r>
      </w:hyperlink>
      <w:r w:rsidRPr="0051072C">
        <w:t xml:space="preserve"> == Pudding spice</w:t>
      </w:r>
      <w:r w:rsidRPr="0051072C">
        <w:rPr>
          <w:rtl/>
        </w:rPr>
        <w:t>]</w:t>
      </w:r>
    </w:p>
    <w:p w14:paraId="450061FD" w14:textId="77777777" w:rsidR="00AD3954" w:rsidRPr="00CD067C" w:rsidRDefault="00AD3954" w:rsidP="00250000">
      <w:pPr>
        <w:rPr>
          <w:rtl/>
        </w:rPr>
      </w:pPr>
    </w:p>
    <w:p w14:paraId="7FBC20C4" w14:textId="02FA16E7" w:rsidR="003900F8" w:rsidRDefault="003900F8" w:rsidP="003900F8">
      <w:pPr>
        <w:rPr>
          <w:rtl/>
        </w:rPr>
      </w:pPr>
    </w:p>
    <w:p w14:paraId="138BD810" w14:textId="77777777" w:rsidR="0047223E" w:rsidRPr="0044357B" w:rsidRDefault="002C67F8" w:rsidP="00D14A18">
      <w:pPr>
        <w:pStyle w:val="Heading2"/>
        <w:rPr>
          <w:rtl/>
        </w:rPr>
      </w:pPr>
      <w:r>
        <w:rPr>
          <w:rFonts w:hint="cs"/>
          <w:rtl/>
        </w:rPr>
        <w:t>עץ צאלון עתיק</w:t>
      </w:r>
      <w:r w:rsidR="0047223E" w:rsidRPr="0044357B">
        <w:rPr>
          <w:rtl/>
        </w:rPr>
        <w:t xml:space="preserve"> </w:t>
      </w:r>
    </w:p>
    <w:p w14:paraId="3C4389B8" w14:textId="7150CDE1" w:rsidR="003071F9" w:rsidRDefault="00180CDE" w:rsidP="00765241">
      <w:pPr>
        <w:rPr>
          <w:rFonts w:cs="Times New Roman"/>
          <w:rtl/>
        </w:rPr>
      </w:pPr>
      <w:bookmarkStart w:id="269" w:name="_Hlk531767041"/>
      <w:r>
        <w:rPr>
          <w:rFonts w:hint="cs"/>
          <w:rtl/>
        </w:rPr>
        <w:t>נערים מ</w:t>
      </w:r>
      <w:r w:rsidR="00B7336F" w:rsidRPr="00B7336F">
        <w:rPr>
          <w:rFonts w:cs="Times New Roman"/>
          <w:rtl/>
        </w:rPr>
        <w:t>כנופיית תלמידי י"ב שואפי</w:t>
      </w:r>
      <w:r w:rsidR="00B8375C">
        <w:rPr>
          <w:rFonts w:cs="Times New Roman" w:hint="cs"/>
          <w:rtl/>
        </w:rPr>
        <w:t xml:space="preserve"> </w:t>
      </w:r>
      <w:r w:rsidR="00B7336F" w:rsidRPr="00B7336F">
        <w:rPr>
          <w:rFonts w:cs="Times New Roman"/>
          <w:rtl/>
        </w:rPr>
        <w:t>הדבק</w:t>
      </w:r>
      <w:r>
        <w:rPr>
          <w:rFonts w:hint="cs"/>
          <w:rtl/>
        </w:rPr>
        <w:t xml:space="preserve"> </w:t>
      </w:r>
      <w:r w:rsidR="002A54BB">
        <w:rPr>
          <w:rFonts w:hint="cs"/>
          <w:rtl/>
        </w:rPr>
        <w:t>ה</w:t>
      </w:r>
      <w:r w:rsidR="00F86023">
        <w:rPr>
          <w:rFonts w:hint="cs"/>
          <w:rtl/>
        </w:rPr>
        <w:t>שתקע</w:t>
      </w:r>
      <w:r>
        <w:rPr>
          <w:rFonts w:hint="cs"/>
          <w:rtl/>
        </w:rPr>
        <w:t>ו</w:t>
      </w:r>
      <w:r w:rsidR="002A54BB">
        <w:rPr>
          <w:rFonts w:hint="cs"/>
          <w:rtl/>
        </w:rPr>
        <w:t xml:space="preserve"> בביתו </w:t>
      </w:r>
      <w:r>
        <w:rPr>
          <w:rFonts w:hint="cs"/>
          <w:rtl/>
        </w:rPr>
        <w:t>של אלכס</w:t>
      </w:r>
      <w:r w:rsidR="00A65EA2" w:rsidRPr="00A65EA2">
        <w:rPr>
          <w:rFonts w:cs="Times New Roman"/>
          <w:rtl/>
        </w:rPr>
        <w:t>, ולא נמצאה דרך לגרשם</w:t>
      </w:r>
      <w:r>
        <w:rPr>
          <w:rFonts w:hint="cs"/>
          <w:rtl/>
        </w:rPr>
        <w:t>.</w:t>
      </w:r>
      <w:r w:rsidR="003071F9">
        <w:rPr>
          <w:rFonts w:hint="cs"/>
          <w:rtl/>
        </w:rPr>
        <w:t xml:space="preserve"> </w:t>
      </w:r>
      <w:r>
        <w:rPr>
          <w:rFonts w:hint="cs"/>
          <w:rtl/>
        </w:rPr>
        <w:t>ה</w:t>
      </w:r>
      <w:r w:rsidR="003071F9" w:rsidRPr="003071F9">
        <w:rPr>
          <w:rFonts w:cs="Times New Roman"/>
          <w:rtl/>
        </w:rPr>
        <w:t xml:space="preserve">פחד אינו תמיד מביש, לפעמים הוא תגובה מוצדקת, אבל אלכס היה </w:t>
      </w:r>
      <w:r w:rsidR="00F97A34">
        <w:rPr>
          <w:rFonts w:cs="Times New Roman"/>
          <w:rtl/>
        </w:rPr>
        <w:t>כל כך</w:t>
      </w:r>
      <w:r w:rsidR="003071F9" w:rsidRPr="003071F9">
        <w:rPr>
          <w:rFonts w:cs="Times New Roman"/>
          <w:rtl/>
        </w:rPr>
        <w:t xml:space="preserve"> </w:t>
      </w:r>
      <w:r>
        <w:rPr>
          <w:rFonts w:cs="Times New Roman" w:hint="cs"/>
          <w:rtl/>
        </w:rPr>
        <w:t>בלתי</w:t>
      </w:r>
      <w:r w:rsidR="00B8375C">
        <w:rPr>
          <w:rFonts w:cs="Times New Roman" w:hint="cs"/>
          <w:rtl/>
        </w:rPr>
        <w:t xml:space="preserve"> </w:t>
      </w:r>
      <w:r w:rsidR="003071F9" w:rsidRPr="003071F9">
        <w:rPr>
          <w:rFonts w:cs="Times New Roman"/>
          <w:rtl/>
        </w:rPr>
        <w:t>מוגן שלא הרשה לעצמו מחשבה זו.</w:t>
      </w:r>
    </w:p>
    <w:bookmarkEnd w:id="269"/>
    <w:p w14:paraId="2CB080DA" w14:textId="251078E7" w:rsidR="0065371A" w:rsidRDefault="00753EFC" w:rsidP="00765241">
      <w:pPr>
        <w:rPr>
          <w:rtl/>
        </w:rPr>
      </w:pPr>
      <w:r w:rsidRPr="00E67C1F">
        <w:rPr>
          <w:rtl/>
        </w:rPr>
        <w:t xml:space="preserve"> עם סאקורה כל זה לא היה קורה, היו קורים דברים אחרים, </w:t>
      </w:r>
      <w:r w:rsidR="00472B04">
        <w:rPr>
          <w:rFonts w:hint="cs"/>
          <w:rtl/>
        </w:rPr>
        <w:t>"</w:t>
      </w:r>
      <w:r w:rsidR="00D40533" w:rsidRPr="00E67C1F">
        <w:rPr>
          <w:rFonts w:hint="eastAsia"/>
          <w:rtl/>
        </w:rPr>
        <w:t>בוא</w:t>
      </w:r>
      <w:r w:rsidR="00D40533" w:rsidRPr="00E67C1F">
        <w:rPr>
          <w:rtl/>
        </w:rPr>
        <w:t xml:space="preserve"> </w:t>
      </w:r>
      <w:r w:rsidR="00D40533" w:rsidRPr="00E67C1F">
        <w:rPr>
          <w:rFonts w:hint="eastAsia"/>
          <w:rtl/>
        </w:rPr>
        <w:t>הנה</w:t>
      </w:r>
      <w:r w:rsidR="00D40533" w:rsidRPr="00E67C1F">
        <w:rPr>
          <w:rtl/>
        </w:rPr>
        <w:t xml:space="preserve"> </w:t>
      </w:r>
      <w:r w:rsidR="00D40533" w:rsidRPr="00E67C1F">
        <w:rPr>
          <w:rFonts w:hint="eastAsia"/>
          <w:rtl/>
        </w:rPr>
        <w:t>בחור</w:t>
      </w:r>
      <w:r w:rsidR="00D40533" w:rsidRPr="00E67C1F">
        <w:rPr>
          <w:rtl/>
        </w:rPr>
        <w:t xml:space="preserve">, </w:t>
      </w:r>
      <w:r w:rsidR="00D40533" w:rsidRPr="00E67C1F">
        <w:rPr>
          <w:rFonts w:hint="eastAsia"/>
          <w:rtl/>
        </w:rPr>
        <w:t>קוֹקוֹ</w:t>
      </w:r>
      <w:r w:rsidR="00D40533" w:rsidRPr="00E67C1F">
        <w:rPr>
          <w:rtl/>
        </w:rPr>
        <w:t xml:space="preserve"> </w:t>
      </w:r>
      <w:r w:rsidR="00D40533" w:rsidRPr="00E67C1F">
        <w:rPr>
          <w:rFonts w:hint="eastAsia"/>
          <w:rtl/>
        </w:rPr>
        <w:t>נִי</w:t>
      </w:r>
      <w:r w:rsidR="00D40533" w:rsidRPr="00E67C1F">
        <w:rPr>
          <w:rtl/>
        </w:rPr>
        <w:t xml:space="preserve"> </w:t>
      </w:r>
      <w:r w:rsidR="00D40533" w:rsidRPr="00E67C1F">
        <w:rPr>
          <w:rFonts w:hint="eastAsia"/>
          <w:rtl/>
        </w:rPr>
        <w:t>קִיטֶה</w:t>
      </w:r>
      <w:r w:rsidR="00D40533" w:rsidRPr="00E67C1F">
        <w:rPr>
          <w:rtl/>
        </w:rPr>
        <w:t xml:space="preserve"> [</w:t>
      </w:r>
      <w:r w:rsidR="00D40533" w:rsidRPr="00E67C1F">
        <w:t>https://translate.google.com/#en/ja/come%20here</w:t>
      </w:r>
      <w:r w:rsidR="00D40533" w:rsidRPr="00E67C1F">
        <w:rPr>
          <w:rtl/>
        </w:rPr>
        <w:t>]</w:t>
      </w:r>
      <w:r w:rsidR="006C4B77" w:rsidRPr="00E67C1F">
        <w:rPr>
          <w:rtl/>
        </w:rPr>
        <w:t xml:space="preserve"> </w:t>
      </w:r>
      <w:r w:rsidR="00D40533" w:rsidRPr="00E67C1F">
        <w:rPr>
          <w:rFonts w:hint="eastAsia"/>
          <w:rtl/>
        </w:rPr>
        <w:t>בוא</w:t>
      </w:r>
      <w:r w:rsidR="00D40533" w:rsidRPr="00E67C1F">
        <w:rPr>
          <w:rtl/>
        </w:rPr>
        <w:t xml:space="preserve"> קח סיגריה, בוא תיכנס,</w:t>
      </w:r>
      <w:r w:rsidR="00472B04">
        <w:rPr>
          <w:rFonts w:hint="cs"/>
          <w:rtl/>
        </w:rPr>
        <w:t>"</w:t>
      </w:r>
      <w:r w:rsidR="00D40533" w:rsidRPr="00E67C1F">
        <w:rPr>
          <w:rtl/>
        </w:rPr>
        <w:t xml:space="preserve"> </w:t>
      </w:r>
      <w:bookmarkStart w:id="270" w:name="_Hlk531767081"/>
      <w:r w:rsidR="00180CDE">
        <w:rPr>
          <w:rFonts w:hint="cs"/>
          <w:rtl/>
        </w:rPr>
        <w:t>ואתה נכנס</w:t>
      </w:r>
      <w:r w:rsidR="0065371A">
        <w:rPr>
          <w:rFonts w:hint="cs"/>
          <w:rtl/>
        </w:rPr>
        <w:t>, מה תעשה?</w:t>
      </w:r>
      <w:r w:rsidR="00180CDE">
        <w:rPr>
          <w:rFonts w:hint="cs"/>
          <w:rtl/>
        </w:rPr>
        <w:t xml:space="preserve"> </w:t>
      </w:r>
    </w:p>
    <w:p w14:paraId="18045C68" w14:textId="19CD452D" w:rsidR="00C0599D" w:rsidRDefault="00775DDD" w:rsidP="00765241">
      <w:pPr>
        <w:rPr>
          <w:rtl/>
        </w:rPr>
      </w:pPr>
      <w:r>
        <w:rPr>
          <w:rFonts w:hint="cs"/>
          <w:rtl/>
        </w:rPr>
        <w:lastRenderedPageBreak/>
        <w:t>רק</w:t>
      </w:r>
      <w:r w:rsidR="00180CDE">
        <w:rPr>
          <w:rFonts w:hint="cs"/>
          <w:rtl/>
        </w:rPr>
        <w:t xml:space="preserve"> חודש</w:t>
      </w:r>
      <w:r>
        <w:rPr>
          <w:rFonts w:hint="cs"/>
          <w:rtl/>
        </w:rPr>
        <w:t xml:space="preserve"> עבר</w:t>
      </w:r>
      <w:r w:rsidR="00180CDE">
        <w:rPr>
          <w:rFonts w:hint="cs"/>
          <w:rtl/>
        </w:rPr>
        <w:t xml:space="preserve"> מאז </w:t>
      </w:r>
      <w:r w:rsidR="00B7336F" w:rsidRPr="00B7336F">
        <w:rPr>
          <w:rFonts w:cs="Times New Roman"/>
          <w:rtl/>
        </w:rPr>
        <w:t>אורות הניאון, מאז השד צהוב</w:t>
      </w:r>
      <w:r w:rsidR="00B8375C">
        <w:rPr>
          <w:rFonts w:cs="Times New Roman" w:hint="cs"/>
          <w:rtl/>
        </w:rPr>
        <w:t xml:space="preserve"> </w:t>
      </w:r>
      <w:r w:rsidR="00B7336F" w:rsidRPr="00B7336F">
        <w:rPr>
          <w:rFonts w:cs="Times New Roman"/>
          <w:rtl/>
        </w:rPr>
        <w:t>העיניים</w:t>
      </w:r>
      <w:r w:rsidR="00180CDE">
        <w:rPr>
          <w:rFonts w:hint="cs"/>
          <w:rtl/>
        </w:rPr>
        <w:t xml:space="preserve">, </w:t>
      </w:r>
      <w:r w:rsidR="0065371A">
        <w:rPr>
          <w:rFonts w:hint="cs"/>
          <w:rtl/>
        </w:rPr>
        <w:t xml:space="preserve">אז מה </w:t>
      </w:r>
      <w:r w:rsidR="003071F9">
        <w:rPr>
          <w:rFonts w:hint="cs"/>
          <w:rtl/>
        </w:rPr>
        <w:t>הוא י</w:t>
      </w:r>
      <w:r w:rsidR="0065371A">
        <w:rPr>
          <w:rFonts w:hint="cs"/>
          <w:rtl/>
        </w:rPr>
        <w:t>ו</w:t>
      </w:r>
      <w:r w:rsidR="003071F9">
        <w:rPr>
          <w:rFonts w:hint="cs"/>
          <w:rtl/>
        </w:rPr>
        <w:t>שב בכיתה</w:t>
      </w:r>
      <w:r w:rsidR="0065371A">
        <w:rPr>
          <w:rFonts w:hint="cs"/>
          <w:rtl/>
        </w:rPr>
        <w:t xml:space="preserve">, </w:t>
      </w:r>
      <w:r w:rsidR="00B7336F">
        <w:rPr>
          <w:rFonts w:hint="cs"/>
          <w:rtl/>
        </w:rPr>
        <w:t xml:space="preserve">על </w:t>
      </w:r>
      <w:r w:rsidR="003071F9">
        <w:rPr>
          <w:rFonts w:hint="cs"/>
          <w:rtl/>
        </w:rPr>
        <w:t xml:space="preserve">מה הוא </w:t>
      </w:r>
      <w:r w:rsidR="00B7336F">
        <w:rPr>
          <w:rFonts w:hint="cs"/>
          <w:rtl/>
        </w:rPr>
        <w:t>טורח</w:t>
      </w:r>
      <w:r w:rsidR="005129A9" w:rsidRPr="005129A9">
        <w:rPr>
          <w:rFonts w:cs="Times New Roman"/>
          <w:rtl/>
        </w:rPr>
        <w:t xml:space="preserve"> כמו גולם</w:t>
      </w:r>
      <w:r w:rsidR="0065371A">
        <w:rPr>
          <w:rFonts w:hint="cs"/>
          <w:rtl/>
        </w:rPr>
        <w:t>,</w:t>
      </w:r>
      <w:bookmarkEnd w:id="270"/>
      <w:r w:rsidR="006B6AAA">
        <w:rPr>
          <w:rFonts w:hint="cs"/>
          <w:rtl/>
        </w:rPr>
        <w:t xml:space="preserve"> </w:t>
      </w:r>
      <w:r w:rsidR="005129A9" w:rsidRPr="005129A9">
        <w:rPr>
          <w:rFonts w:cs="Times New Roman"/>
          <w:rtl/>
        </w:rPr>
        <w:t>כמו זומבי,</w:t>
      </w:r>
      <w:r w:rsidR="005129A9" w:rsidRPr="005129A9">
        <w:rPr>
          <w:rFonts w:cs="Times New Roman" w:hint="cs"/>
          <w:rtl/>
        </w:rPr>
        <w:t xml:space="preserve"> </w:t>
      </w:r>
      <w:r w:rsidR="00E20B72">
        <w:rPr>
          <w:rFonts w:hint="cs"/>
          <w:rtl/>
        </w:rPr>
        <w:t>[</w:t>
      </w:r>
      <w:r w:rsidR="004627AB" w:rsidRPr="00CD067C">
        <w:rPr>
          <w:rtl/>
        </w:rPr>
        <w:t>לא ה</w:t>
      </w:r>
      <w:r w:rsidR="00765241">
        <w:rPr>
          <w:rFonts w:hint="cs"/>
          <w:rtl/>
        </w:rPr>
        <w:t>צליח לעקוב אחר החומר</w:t>
      </w:r>
      <w:r w:rsidR="003E0F4F">
        <w:rPr>
          <w:rFonts w:hint="cs"/>
          <w:rtl/>
        </w:rPr>
        <w:t xml:space="preserve"> הנלמד</w:t>
      </w:r>
      <w:r w:rsidR="00765241">
        <w:rPr>
          <w:rFonts w:hint="cs"/>
          <w:rtl/>
        </w:rPr>
        <w:t xml:space="preserve"> ב</w:t>
      </w:r>
      <w:r w:rsidR="004627AB" w:rsidRPr="00CD067C">
        <w:rPr>
          <w:rtl/>
        </w:rPr>
        <w:t>רוב השיעורים</w:t>
      </w:r>
      <w:r w:rsidR="00823528">
        <w:rPr>
          <w:rFonts w:hint="cs"/>
          <w:rtl/>
        </w:rPr>
        <w:t xml:space="preserve">, </w:t>
      </w:r>
      <w:r w:rsidR="00E20B72">
        <w:rPr>
          <w:rFonts w:hint="cs"/>
          <w:rtl/>
        </w:rPr>
        <w:t xml:space="preserve">] </w:t>
      </w:r>
      <w:r w:rsidR="00823528">
        <w:rPr>
          <w:rFonts w:hint="cs"/>
          <w:rtl/>
        </w:rPr>
        <w:t>הוא</w:t>
      </w:r>
      <w:r w:rsidR="004627AB" w:rsidRPr="00CD067C">
        <w:rPr>
          <w:rtl/>
        </w:rPr>
        <w:t xml:space="preserve"> יצא </w:t>
      </w:r>
      <w:r w:rsidR="00765241">
        <w:rPr>
          <w:rFonts w:hint="cs"/>
          <w:rtl/>
        </w:rPr>
        <w:t>לחצר</w:t>
      </w:r>
      <w:r w:rsidR="004627AB" w:rsidRPr="00CD067C">
        <w:rPr>
          <w:rtl/>
        </w:rPr>
        <w:t xml:space="preserve"> </w:t>
      </w:r>
      <w:r w:rsidR="00472B04">
        <w:rPr>
          <w:rFonts w:hint="cs"/>
          <w:rtl/>
        </w:rPr>
        <w:t xml:space="preserve">בית-הספר </w:t>
      </w:r>
      <w:r w:rsidR="004627AB" w:rsidRPr="00CD067C">
        <w:rPr>
          <w:rFonts w:hint="cs"/>
          <w:rtl/>
        </w:rPr>
        <w:t>ו</w:t>
      </w:r>
      <w:r w:rsidR="004627AB" w:rsidRPr="00CD067C">
        <w:rPr>
          <w:rtl/>
        </w:rPr>
        <w:t>הת</w:t>
      </w:r>
      <w:r w:rsidR="00472B04">
        <w:rPr>
          <w:rFonts w:hint="cs"/>
          <w:rtl/>
        </w:rPr>
        <w:t>חיל מכות</w:t>
      </w:r>
      <w:r w:rsidR="004627AB" w:rsidRPr="00CD067C">
        <w:rPr>
          <w:rtl/>
        </w:rPr>
        <w:t xml:space="preserve"> עם </w:t>
      </w:r>
      <w:r w:rsidR="00442516">
        <w:rPr>
          <w:rFonts w:hint="cs"/>
          <w:rtl/>
        </w:rPr>
        <w:t>ש</w:t>
      </w:r>
      <w:r w:rsidR="0034309C">
        <w:rPr>
          <w:rFonts w:hint="cs"/>
          <w:rtl/>
        </w:rPr>
        <w:t>לושה</w:t>
      </w:r>
      <w:r w:rsidR="00442516">
        <w:rPr>
          <w:rFonts w:hint="cs"/>
          <w:rtl/>
        </w:rPr>
        <w:t xml:space="preserve"> נערים</w:t>
      </w:r>
      <w:r w:rsidR="0034309C">
        <w:rPr>
          <w:rFonts w:hint="cs"/>
          <w:rtl/>
        </w:rPr>
        <w:t xml:space="preserve"> </w:t>
      </w:r>
      <w:r w:rsidR="00C0599D">
        <w:rPr>
          <w:rFonts w:hint="cs"/>
          <w:rtl/>
        </w:rPr>
        <w:t>מהשכבה שלו.</w:t>
      </w:r>
    </w:p>
    <w:p w14:paraId="76EC8DFD" w14:textId="30647342" w:rsidR="004627AB" w:rsidRPr="00E67C1F" w:rsidRDefault="0034309C" w:rsidP="00765241">
      <w:pPr>
        <w:rPr>
          <w:rtl/>
        </w:rPr>
      </w:pPr>
      <w:bookmarkStart w:id="271" w:name="_Hlk531767196"/>
      <w:r>
        <w:rPr>
          <w:rFonts w:hint="cs"/>
          <w:rtl/>
        </w:rPr>
        <w:t xml:space="preserve">הפעם לא היו </w:t>
      </w:r>
      <w:r w:rsidR="00046642">
        <w:rPr>
          <w:rFonts w:hint="cs"/>
          <w:rtl/>
        </w:rPr>
        <w:t xml:space="preserve">בנמצא </w:t>
      </w:r>
      <w:r>
        <w:rPr>
          <w:rFonts w:hint="cs"/>
          <w:rtl/>
        </w:rPr>
        <w:t>תורני</w:t>
      </w:r>
      <w:r w:rsidR="00B8375C">
        <w:rPr>
          <w:rFonts w:hint="cs"/>
          <w:rtl/>
        </w:rPr>
        <w:t xml:space="preserve"> </w:t>
      </w:r>
      <w:r>
        <w:rPr>
          <w:rFonts w:hint="cs"/>
          <w:rtl/>
        </w:rPr>
        <w:t>חצר שי</w:t>
      </w:r>
      <w:r w:rsidR="007B1DB1">
        <w:rPr>
          <w:rFonts w:hint="cs"/>
          <w:rtl/>
        </w:rPr>
        <w:t>תקעו</w:t>
      </w:r>
      <w:r>
        <w:rPr>
          <w:rFonts w:hint="cs"/>
          <w:rtl/>
        </w:rPr>
        <w:t xml:space="preserve"> בו מבט צונן </w:t>
      </w:r>
      <w:r w:rsidR="00A65EA2">
        <w:rPr>
          <w:rFonts w:hint="cs"/>
          <w:rtl/>
        </w:rPr>
        <w:t>ש</w:t>
      </w:r>
      <w:r>
        <w:rPr>
          <w:rFonts w:hint="cs"/>
          <w:rtl/>
        </w:rPr>
        <w:t>י</w:t>
      </w:r>
      <w:r w:rsidR="007A4EFF">
        <w:rPr>
          <w:rFonts w:hint="cs"/>
          <w:rtl/>
        </w:rPr>
        <w:t>שיב</w:t>
      </w:r>
      <w:r>
        <w:rPr>
          <w:rFonts w:hint="cs"/>
          <w:rtl/>
        </w:rPr>
        <w:t xml:space="preserve"> לו את שפיותו</w:t>
      </w:r>
      <w:r w:rsidR="00B8375C">
        <w:rPr>
          <w:rFonts w:hint="cs"/>
          <w:rtl/>
        </w:rPr>
        <w:t>.</w:t>
      </w:r>
      <w:r>
        <w:rPr>
          <w:rFonts w:hint="cs"/>
          <w:rtl/>
        </w:rPr>
        <w:t xml:space="preserve"> </w:t>
      </w:r>
      <w:r w:rsidR="00B7336F" w:rsidRPr="00B7336F">
        <w:rPr>
          <w:rFonts w:cs="Times New Roman"/>
          <w:rtl/>
        </w:rPr>
        <w:t>אלכס</w:t>
      </w:r>
      <w:r w:rsidR="00B7336F">
        <w:rPr>
          <w:rFonts w:cs="Times New Roman" w:hint="cs"/>
          <w:rtl/>
        </w:rPr>
        <w:t xml:space="preserve"> </w:t>
      </w:r>
      <w:r w:rsidR="004627AB" w:rsidRPr="00CD067C">
        <w:rPr>
          <w:rtl/>
        </w:rPr>
        <w:t>התגר</w:t>
      </w:r>
      <w:r w:rsidR="0065371A">
        <w:rPr>
          <w:rFonts w:hint="cs"/>
          <w:rtl/>
        </w:rPr>
        <w:t>ה</w:t>
      </w:r>
      <w:r w:rsidR="004627AB" w:rsidRPr="00CD067C">
        <w:rPr>
          <w:rtl/>
        </w:rPr>
        <w:t xml:space="preserve"> ב</w:t>
      </w:r>
      <w:r w:rsidR="00B7336F" w:rsidRPr="00B7336F">
        <w:rPr>
          <w:rFonts w:cs="Times New Roman"/>
          <w:rtl/>
        </w:rPr>
        <w:t>נערים</w:t>
      </w:r>
      <w:r w:rsidR="004627AB" w:rsidRPr="00CD067C">
        <w:rPr>
          <w:rtl/>
        </w:rPr>
        <w:t xml:space="preserve"> והם א</w:t>
      </w:r>
      <w:r w:rsidR="007A4EFF">
        <w:rPr>
          <w:rFonts w:hint="cs"/>
          <w:rtl/>
        </w:rPr>
        <w:t>יימו</w:t>
      </w:r>
      <w:r w:rsidR="004627AB" w:rsidRPr="00CD067C">
        <w:rPr>
          <w:rtl/>
        </w:rPr>
        <w:t xml:space="preserve"> </w:t>
      </w:r>
      <w:r w:rsidR="0065371A">
        <w:rPr>
          <w:rFonts w:hint="cs"/>
          <w:rtl/>
        </w:rPr>
        <w:t>שי</w:t>
      </w:r>
      <w:r w:rsidR="00FC74AA">
        <w:rPr>
          <w:rFonts w:hint="cs"/>
          <w:rtl/>
        </w:rPr>
        <w:t>ביא</w:t>
      </w:r>
      <w:r w:rsidR="0065371A">
        <w:rPr>
          <w:rFonts w:hint="cs"/>
          <w:rtl/>
        </w:rPr>
        <w:t>ו</w:t>
      </w:r>
      <w:r w:rsidR="00FC74AA">
        <w:rPr>
          <w:rFonts w:hint="cs"/>
          <w:rtl/>
        </w:rPr>
        <w:t xml:space="preserve"> חברים של</w:t>
      </w:r>
      <w:r w:rsidR="0065371A">
        <w:rPr>
          <w:rFonts w:hint="cs"/>
          <w:rtl/>
        </w:rPr>
        <w:t>הם</w:t>
      </w:r>
      <w:r w:rsidR="00FC74AA">
        <w:rPr>
          <w:rFonts w:hint="cs"/>
          <w:rtl/>
        </w:rPr>
        <w:t xml:space="preserve">, </w:t>
      </w:r>
      <w:r w:rsidR="0065371A">
        <w:rPr>
          <w:rFonts w:hint="cs"/>
          <w:rtl/>
        </w:rPr>
        <w:t>ש</w:t>
      </w:r>
      <w:r w:rsidR="005129A9" w:rsidRPr="005129A9">
        <w:rPr>
          <w:rFonts w:cs="Times New Roman"/>
          <w:rtl/>
        </w:rPr>
        <w:t xml:space="preserve">הוא </w:t>
      </w:r>
      <w:r w:rsidR="00FC74AA">
        <w:rPr>
          <w:rFonts w:hint="cs"/>
          <w:rtl/>
        </w:rPr>
        <w:t xml:space="preserve">לא </w:t>
      </w:r>
      <w:r w:rsidR="0065371A">
        <w:rPr>
          <w:rFonts w:hint="cs"/>
          <w:rtl/>
        </w:rPr>
        <w:t>י</w:t>
      </w:r>
      <w:r w:rsidR="00B8375C">
        <w:rPr>
          <w:rFonts w:hint="cs"/>
          <w:rtl/>
        </w:rPr>
        <w:t>י</w:t>
      </w:r>
      <w:r w:rsidR="00FC74AA">
        <w:rPr>
          <w:rFonts w:hint="cs"/>
          <w:rtl/>
        </w:rPr>
        <w:t xml:space="preserve">צא </w:t>
      </w:r>
      <w:r w:rsidR="00442516">
        <w:rPr>
          <w:rFonts w:hint="cs"/>
          <w:rtl/>
        </w:rPr>
        <w:t xml:space="preserve">מזה </w:t>
      </w:r>
      <w:r w:rsidR="00FC74AA">
        <w:rPr>
          <w:rFonts w:hint="cs"/>
          <w:rtl/>
        </w:rPr>
        <w:t>בחיים</w:t>
      </w:r>
      <w:r w:rsidR="004627AB" w:rsidRPr="00CD067C">
        <w:rPr>
          <w:rtl/>
        </w:rPr>
        <w:t xml:space="preserve">, אבל </w:t>
      </w:r>
      <w:r w:rsidR="0065371A">
        <w:rPr>
          <w:rFonts w:hint="cs"/>
          <w:rtl/>
        </w:rPr>
        <w:t>כבר חודש חל</w:t>
      </w:r>
      <w:r w:rsidR="00775DDD">
        <w:rPr>
          <w:rFonts w:hint="cs"/>
          <w:rtl/>
        </w:rPr>
        <w:t>ף</w:t>
      </w:r>
      <w:r w:rsidR="0065371A">
        <w:rPr>
          <w:rFonts w:hint="cs"/>
          <w:rtl/>
        </w:rPr>
        <w:t xml:space="preserve"> מאז ש</w:t>
      </w:r>
      <w:r w:rsidR="00A65EA2" w:rsidRPr="00A65EA2">
        <w:rPr>
          <w:rFonts w:cs="Times New Roman"/>
          <w:rtl/>
        </w:rPr>
        <w:t xml:space="preserve">אלכס </w:t>
      </w:r>
      <w:r w:rsidR="0065371A">
        <w:rPr>
          <w:rFonts w:hint="cs"/>
          <w:rtl/>
        </w:rPr>
        <w:t>נכנס לדברים שלא יוצאים מהם בחיים, ו</w:t>
      </w:r>
      <w:r w:rsidR="004627AB" w:rsidRPr="00CD067C">
        <w:rPr>
          <w:rtl/>
        </w:rPr>
        <w:t>הוא</w:t>
      </w:r>
      <w:r w:rsidR="004627AB" w:rsidRPr="00CD067C">
        <w:rPr>
          <w:rFonts w:hint="cs"/>
          <w:rtl/>
        </w:rPr>
        <w:t xml:space="preserve"> </w:t>
      </w:r>
      <w:r w:rsidR="004627AB" w:rsidRPr="00CD067C">
        <w:rPr>
          <w:rtl/>
        </w:rPr>
        <w:t>לא</w:t>
      </w:r>
      <w:r w:rsidR="006B6AAA">
        <w:rPr>
          <w:rtl/>
        </w:rPr>
        <w:t xml:space="preserve"> </w:t>
      </w:r>
      <w:r w:rsidR="008271FA">
        <w:rPr>
          <w:rtl/>
        </w:rPr>
        <w:t>הפסיק להתגרות בהם</w:t>
      </w:r>
      <w:r w:rsidR="00472B04">
        <w:rPr>
          <w:rFonts w:hint="cs"/>
          <w:rtl/>
        </w:rPr>
        <w:t>.</w:t>
      </w:r>
      <w:r w:rsidR="00147021">
        <w:rPr>
          <w:rFonts w:hint="cs"/>
          <w:rtl/>
        </w:rPr>
        <w:t xml:space="preserve"> </w:t>
      </w:r>
      <w:r w:rsidR="00C0599D">
        <w:rPr>
          <w:rFonts w:hint="cs"/>
          <w:rtl/>
        </w:rPr>
        <w:t xml:space="preserve">מבחוץ </w:t>
      </w:r>
      <w:r w:rsidR="00147021">
        <w:rPr>
          <w:rFonts w:hint="cs"/>
          <w:rtl/>
        </w:rPr>
        <w:t xml:space="preserve">הוא היה </w:t>
      </w:r>
      <w:r w:rsidR="00B7336F">
        <w:rPr>
          <w:rFonts w:hint="cs"/>
          <w:rtl/>
        </w:rPr>
        <w:t xml:space="preserve">סתם </w:t>
      </w:r>
      <w:r w:rsidR="00147021">
        <w:rPr>
          <w:rFonts w:hint="cs"/>
          <w:rtl/>
        </w:rPr>
        <w:t xml:space="preserve">עוד איזה </w:t>
      </w:r>
      <w:r w:rsidR="00180CDE">
        <w:rPr>
          <w:rFonts w:hint="cs"/>
          <w:rtl/>
        </w:rPr>
        <w:t xml:space="preserve">תיכוניסט </w:t>
      </w:r>
      <w:r w:rsidR="00147021">
        <w:rPr>
          <w:rFonts w:hint="cs"/>
          <w:rtl/>
        </w:rPr>
        <w:t xml:space="preserve">שכבר נתקלנו בטובים ממנו, </w:t>
      </w:r>
      <w:r w:rsidR="005034B4">
        <w:rPr>
          <w:rFonts w:hint="cs"/>
          <w:rtl/>
        </w:rPr>
        <w:t xml:space="preserve">אבל </w:t>
      </w:r>
      <w:r w:rsidR="00C0599D">
        <w:rPr>
          <w:rFonts w:hint="cs"/>
          <w:rtl/>
        </w:rPr>
        <w:t>בתוכו היה</w:t>
      </w:r>
      <w:r w:rsidR="005034B4">
        <w:rPr>
          <w:rFonts w:hint="cs"/>
          <w:rtl/>
        </w:rPr>
        <w:t xml:space="preserve"> עצום</w:t>
      </w:r>
      <w:r w:rsidR="00C0599D">
        <w:rPr>
          <w:rFonts w:hint="cs"/>
          <w:rtl/>
        </w:rPr>
        <w:t>,</w:t>
      </w:r>
      <w:r w:rsidR="00DE49B3">
        <w:rPr>
          <w:rFonts w:hint="cs"/>
          <w:rtl/>
        </w:rPr>
        <w:t xml:space="preserve"> </w:t>
      </w:r>
      <w:bookmarkStart w:id="272" w:name="_Hlk502338676"/>
      <w:r w:rsidR="00F92DCF">
        <w:rPr>
          <w:rFonts w:hint="cs"/>
          <w:rtl/>
        </w:rPr>
        <w:t xml:space="preserve">בתוכו </w:t>
      </w:r>
      <w:r w:rsidR="00472B04">
        <w:rPr>
          <w:rFonts w:hint="cs"/>
          <w:rtl/>
        </w:rPr>
        <w:t xml:space="preserve">התנפחה </w:t>
      </w:r>
      <w:r w:rsidR="00F92DCF">
        <w:rPr>
          <w:rFonts w:hint="cs"/>
          <w:rtl/>
        </w:rPr>
        <w:t xml:space="preserve">שלפוחית </w:t>
      </w:r>
      <w:r w:rsidR="00472B04">
        <w:rPr>
          <w:rFonts w:hint="cs"/>
          <w:rtl/>
        </w:rPr>
        <w:t>והת</w:t>
      </w:r>
      <w:r w:rsidR="005034B4">
        <w:rPr>
          <w:rFonts w:hint="cs"/>
          <w:rtl/>
        </w:rPr>
        <w:t>מ</w:t>
      </w:r>
      <w:r w:rsidR="00DE49B3">
        <w:rPr>
          <w:rFonts w:hint="cs"/>
          <w:rtl/>
        </w:rPr>
        <w:t>לא</w:t>
      </w:r>
      <w:r w:rsidR="00472B04">
        <w:rPr>
          <w:rFonts w:hint="cs"/>
          <w:rtl/>
        </w:rPr>
        <w:t>ה</w:t>
      </w:r>
      <w:r w:rsidR="00DE49B3">
        <w:rPr>
          <w:rFonts w:hint="cs"/>
          <w:rtl/>
        </w:rPr>
        <w:t xml:space="preserve"> דם רותח</w:t>
      </w:r>
      <w:r w:rsidR="00DE49B3" w:rsidRPr="00CD067C">
        <w:rPr>
          <w:rtl/>
        </w:rPr>
        <w:t>,</w:t>
      </w:r>
      <w:r w:rsidR="00DE49B3">
        <w:rPr>
          <w:rFonts w:hint="cs"/>
          <w:rtl/>
        </w:rPr>
        <w:t xml:space="preserve"> </w:t>
      </w:r>
      <w:r w:rsidR="00F92DCF">
        <w:rPr>
          <w:rFonts w:hint="cs"/>
          <w:rtl/>
        </w:rPr>
        <w:t xml:space="preserve">השלפוחית </w:t>
      </w:r>
      <w:r w:rsidR="00A65EA2">
        <w:rPr>
          <w:rFonts w:hint="cs"/>
          <w:rtl/>
        </w:rPr>
        <w:t>ה</w:t>
      </w:r>
      <w:r w:rsidR="00DE49B3">
        <w:rPr>
          <w:rFonts w:hint="cs"/>
          <w:rtl/>
        </w:rPr>
        <w:t>תנפח</w:t>
      </w:r>
      <w:r w:rsidR="00A65EA2">
        <w:rPr>
          <w:rFonts w:hint="cs"/>
          <w:rtl/>
        </w:rPr>
        <w:t>ה</w:t>
      </w:r>
      <w:r w:rsidR="00DE49B3">
        <w:rPr>
          <w:rFonts w:hint="cs"/>
          <w:rtl/>
        </w:rPr>
        <w:t xml:space="preserve"> ו</w:t>
      </w:r>
      <w:r w:rsidR="00F92DCF">
        <w:rPr>
          <w:rFonts w:hint="cs"/>
          <w:rtl/>
        </w:rPr>
        <w:t xml:space="preserve">הדם </w:t>
      </w:r>
      <w:r w:rsidR="00DE49B3">
        <w:rPr>
          <w:rFonts w:hint="cs"/>
          <w:rtl/>
        </w:rPr>
        <w:t>רתח, ו</w:t>
      </w:r>
      <w:r w:rsidR="00F92DCF">
        <w:rPr>
          <w:rFonts w:hint="cs"/>
          <w:rtl/>
        </w:rPr>
        <w:t>אלכס</w:t>
      </w:r>
      <w:r w:rsidR="00DE49B3">
        <w:rPr>
          <w:rFonts w:hint="cs"/>
          <w:rtl/>
        </w:rPr>
        <w:t xml:space="preserve"> </w:t>
      </w:r>
      <w:r w:rsidR="008271FA">
        <w:rPr>
          <w:rFonts w:hint="cs"/>
          <w:rtl/>
        </w:rPr>
        <w:t xml:space="preserve">לא </w:t>
      </w:r>
      <w:r w:rsidR="006E299C">
        <w:rPr>
          <w:rFonts w:hint="cs"/>
          <w:rtl/>
        </w:rPr>
        <w:t xml:space="preserve">היה </w:t>
      </w:r>
      <w:r w:rsidR="008271FA">
        <w:rPr>
          <w:rFonts w:hint="cs"/>
          <w:rtl/>
        </w:rPr>
        <w:t>יכ</w:t>
      </w:r>
      <w:r w:rsidR="00F92DCF">
        <w:rPr>
          <w:rFonts w:hint="cs"/>
          <w:rtl/>
        </w:rPr>
        <w:t>ו</w:t>
      </w:r>
      <w:r w:rsidR="008271FA">
        <w:rPr>
          <w:rFonts w:hint="cs"/>
          <w:rtl/>
        </w:rPr>
        <w:t>ל</w:t>
      </w:r>
      <w:r w:rsidR="00F92DCF">
        <w:rPr>
          <w:rFonts w:hint="cs"/>
          <w:rtl/>
        </w:rPr>
        <w:t xml:space="preserve"> </w:t>
      </w:r>
      <w:r w:rsidR="008271FA">
        <w:rPr>
          <w:rFonts w:hint="cs"/>
          <w:rtl/>
        </w:rPr>
        <w:t>להפסיק להתגרות בהם</w:t>
      </w:r>
      <w:r w:rsidR="007A4EFF">
        <w:rPr>
          <w:rFonts w:hint="cs"/>
          <w:rtl/>
        </w:rPr>
        <w:t xml:space="preserve"> </w:t>
      </w:r>
      <w:r w:rsidR="00147021">
        <w:rPr>
          <w:rFonts w:hint="cs"/>
          <w:rtl/>
        </w:rPr>
        <w:t>ו</w:t>
      </w:r>
      <w:r w:rsidR="007A4EFF" w:rsidRPr="00E67C1F">
        <w:rPr>
          <w:rFonts w:hint="eastAsia"/>
          <w:rtl/>
        </w:rPr>
        <w:t>החיים</w:t>
      </w:r>
      <w:r w:rsidR="007A4EFF" w:rsidRPr="00E67C1F">
        <w:rPr>
          <w:rtl/>
        </w:rPr>
        <w:t xml:space="preserve"> </w:t>
      </w:r>
      <w:r w:rsidR="00147021">
        <w:rPr>
          <w:rFonts w:hint="cs"/>
          <w:rtl/>
        </w:rPr>
        <w:t xml:space="preserve">חנקו אותו </w:t>
      </w:r>
      <w:r w:rsidR="007A4EFF" w:rsidRPr="00E67C1F">
        <w:rPr>
          <w:rFonts w:hint="eastAsia"/>
          <w:rtl/>
        </w:rPr>
        <w:t>במלוא</w:t>
      </w:r>
      <w:r w:rsidR="007A4EFF" w:rsidRPr="00E67C1F">
        <w:rPr>
          <w:rtl/>
        </w:rPr>
        <w:t xml:space="preserve"> </w:t>
      </w:r>
      <w:r w:rsidR="007A4EFF" w:rsidRPr="00E67C1F">
        <w:rPr>
          <w:rFonts w:hint="eastAsia"/>
          <w:rtl/>
        </w:rPr>
        <w:t>עליבותם</w:t>
      </w:r>
      <w:r w:rsidR="007A4EFF" w:rsidRPr="00E67C1F">
        <w:rPr>
          <w:rtl/>
        </w:rPr>
        <w:t xml:space="preserve"> </w:t>
      </w:r>
      <w:r w:rsidR="005129A9">
        <w:rPr>
          <w:rFonts w:hint="cs"/>
          <w:rtl/>
        </w:rPr>
        <w:t>ו</w:t>
      </w:r>
      <w:r w:rsidR="007A4EFF" w:rsidRPr="00E67C1F">
        <w:rPr>
          <w:rtl/>
        </w:rPr>
        <w:t xml:space="preserve">השלפוחית צבה </w:t>
      </w:r>
      <w:r w:rsidR="00147021">
        <w:rPr>
          <w:rFonts w:hint="cs"/>
          <w:rtl/>
        </w:rPr>
        <w:t xml:space="preserve">בתוכו </w:t>
      </w:r>
      <w:r w:rsidR="007A4EFF" w:rsidRPr="00E67C1F">
        <w:rPr>
          <w:rtl/>
        </w:rPr>
        <w:t>ותפח</w:t>
      </w:r>
      <w:r w:rsidR="00A65EA2">
        <w:rPr>
          <w:rFonts w:hint="cs"/>
          <w:rtl/>
        </w:rPr>
        <w:t>ה</w:t>
      </w:r>
      <w:r w:rsidR="00322593">
        <w:rPr>
          <w:rFonts w:hint="cs"/>
          <w:rtl/>
        </w:rPr>
        <w:t>.</w:t>
      </w:r>
      <w:r w:rsidR="007A4EFF" w:rsidRPr="00E67C1F">
        <w:rPr>
          <w:rtl/>
        </w:rPr>
        <w:t xml:space="preserve"> </w:t>
      </w:r>
      <w:r w:rsidR="006E299C" w:rsidRPr="00E67C1F">
        <w:rPr>
          <w:rFonts w:hint="eastAsia"/>
          <w:rtl/>
        </w:rPr>
        <w:t>ו</w:t>
      </w:r>
      <w:r w:rsidR="00442516" w:rsidRPr="00E67C1F">
        <w:rPr>
          <w:rFonts w:hint="eastAsia"/>
          <w:rtl/>
        </w:rPr>
        <w:t>הוא</w:t>
      </w:r>
      <w:r w:rsidR="00442516" w:rsidRPr="00E67C1F">
        <w:rPr>
          <w:rtl/>
        </w:rPr>
        <w:t xml:space="preserve"> פוצץ אותם </w:t>
      </w:r>
      <w:r w:rsidR="007A4EFF" w:rsidRPr="00E67C1F">
        <w:rPr>
          <w:rFonts w:hint="eastAsia"/>
          <w:rtl/>
        </w:rPr>
        <w:t>ב</w:t>
      </w:r>
      <w:r w:rsidR="00442516" w:rsidRPr="00E67C1F">
        <w:rPr>
          <w:rFonts w:hint="eastAsia"/>
          <w:rtl/>
        </w:rPr>
        <w:t>מכות</w:t>
      </w:r>
      <w:r w:rsidR="00442516" w:rsidRPr="00E67C1F">
        <w:rPr>
          <w:rtl/>
        </w:rPr>
        <w:t xml:space="preserve"> – המאמן היה מ</w:t>
      </w:r>
      <w:r w:rsidR="009E7F0E">
        <w:rPr>
          <w:rFonts w:hint="cs"/>
          <w:rtl/>
        </w:rPr>
        <w:t>שעה אותו עד סוף השנה</w:t>
      </w:r>
      <w:r w:rsidR="0065371A">
        <w:rPr>
          <w:rFonts w:hint="cs"/>
          <w:rtl/>
        </w:rPr>
        <w:t>, עד סוף החיים</w:t>
      </w:r>
      <w:r w:rsidR="006B6AAA">
        <w:rPr>
          <w:rFonts w:hint="cs"/>
          <w:rtl/>
        </w:rPr>
        <w:t xml:space="preserve"> </w:t>
      </w:r>
      <w:r w:rsidR="00442516" w:rsidRPr="00E67C1F">
        <w:rPr>
          <w:rtl/>
        </w:rPr>
        <w:t>לו שמע התקרית היה מגיע ל</w:t>
      </w:r>
      <w:r w:rsidR="005E3213">
        <w:rPr>
          <w:rtl/>
        </w:rPr>
        <w:t>אוזנ</w:t>
      </w:r>
      <w:r w:rsidR="00442516" w:rsidRPr="00E67C1F">
        <w:rPr>
          <w:rtl/>
        </w:rPr>
        <w:t>יו, מכה צולפת (זה מטורף זה כואב, זה לא רק הוא פוגע זה כל הגוף מתסתובב) מכה חולפת (אבל לא בלי להותיר [</w:t>
      </w:r>
      <w:r w:rsidR="00442516" w:rsidRPr="00E67C1F">
        <w:t>everlasting impression</w:t>
      </w:r>
      <w:r w:rsidR="00442516" w:rsidRPr="00E67C1F">
        <w:rPr>
          <w:rtl/>
        </w:rPr>
        <w:t xml:space="preserve">] חורבן והרס בעקבותיה), </w:t>
      </w:r>
      <w:r w:rsidR="00FC74AA" w:rsidRPr="00E67C1F">
        <w:rPr>
          <w:rFonts w:hint="eastAsia"/>
          <w:rtl/>
        </w:rPr>
        <w:t>עד</w:t>
      </w:r>
      <w:r w:rsidR="00FC74AA" w:rsidRPr="00E67C1F">
        <w:rPr>
          <w:rtl/>
        </w:rPr>
        <w:t xml:space="preserve"> </w:t>
      </w:r>
      <w:r w:rsidR="00FC74AA" w:rsidRPr="00E67C1F">
        <w:rPr>
          <w:rFonts w:hint="eastAsia"/>
          <w:rtl/>
        </w:rPr>
        <w:t>ש</w:t>
      </w:r>
      <w:r w:rsidR="00472B04">
        <w:rPr>
          <w:rFonts w:hint="cs"/>
          <w:rtl/>
        </w:rPr>
        <w:t xml:space="preserve">אחד מהם </w:t>
      </w:r>
      <w:r w:rsidR="00FC74AA" w:rsidRPr="00E67C1F">
        <w:rPr>
          <w:rFonts w:hint="eastAsia"/>
          <w:rtl/>
        </w:rPr>
        <w:t>של</w:t>
      </w:r>
      <w:r w:rsidR="00472B04">
        <w:rPr>
          <w:rFonts w:hint="cs"/>
          <w:rtl/>
        </w:rPr>
        <w:t>ף</w:t>
      </w:r>
      <w:r w:rsidR="00FC74AA" w:rsidRPr="00E67C1F">
        <w:rPr>
          <w:rtl/>
        </w:rPr>
        <w:t xml:space="preserve"> </w:t>
      </w:r>
      <w:r w:rsidR="00FC74AA" w:rsidRPr="00E67C1F">
        <w:rPr>
          <w:rFonts w:hint="eastAsia"/>
          <w:rtl/>
        </w:rPr>
        <w:t>סכין</w:t>
      </w:r>
      <w:r w:rsidR="0065371A">
        <w:rPr>
          <w:rFonts w:hint="cs"/>
          <w:rtl/>
        </w:rPr>
        <w:t>, והניף</w:t>
      </w:r>
      <w:r w:rsidR="008271FA" w:rsidRPr="00E67C1F">
        <w:rPr>
          <w:rtl/>
        </w:rPr>
        <w:t>.</w:t>
      </w:r>
    </w:p>
    <w:bookmarkEnd w:id="271"/>
    <w:p w14:paraId="6ECA2F47" w14:textId="653F3D34" w:rsidR="00EB6B53" w:rsidRPr="00E67C1F" w:rsidRDefault="00EB6B53" w:rsidP="00765241">
      <w:pPr>
        <w:rPr>
          <w:rtl/>
        </w:rPr>
      </w:pPr>
      <w:r w:rsidRPr="00E67C1F">
        <w:rPr>
          <w:rtl/>
        </w:rPr>
        <w:t>[</w:t>
      </w:r>
      <w:r w:rsidR="00F21984" w:rsidRPr="00E67C1F">
        <w:rPr>
          <w:rtl/>
        </w:rPr>
        <w:t xml:space="preserve">זה </w:t>
      </w:r>
      <w:r w:rsidR="00F21984" w:rsidRPr="00E67C1F">
        <w:rPr>
          <w:rFonts w:hint="eastAsia"/>
          <w:rtl/>
        </w:rPr>
        <w:t>היה</w:t>
      </w:r>
      <w:r w:rsidR="00F21984" w:rsidRPr="00E67C1F">
        <w:rPr>
          <w:rtl/>
        </w:rPr>
        <w:t xml:space="preserve"> כשהוא התפרק עליהם, הוא התפרע </w:t>
      </w:r>
      <w:r w:rsidRPr="00E67C1F">
        <w:rPr>
          <w:rtl/>
        </w:rPr>
        <w:t>]</w:t>
      </w:r>
    </w:p>
    <w:p w14:paraId="09ED52B0" w14:textId="18A67E60" w:rsidR="00F21984" w:rsidRPr="00E67C1F" w:rsidRDefault="00EB6B53" w:rsidP="00765241">
      <w:pPr>
        <w:rPr>
          <w:rtl/>
        </w:rPr>
      </w:pPr>
      <w:bookmarkStart w:id="273" w:name="_Hlk531767227"/>
      <w:r w:rsidRPr="00E67C1F">
        <w:rPr>
          <w:rtl/>
        </w:rPr>
        <w:t xml:space="preserve">אלכס </w:t>
      </w:r>
      <w:r w:rsidR="00C9063C">
        <w:rPr>
          <w:rFonts w:hint="cs"/>
          <w:rtl/>
        </w:rPr>
        <w:t xml:space="preserve">ראה שחור, </w:t>
      </w:r>
      <w:r w:rsidR="00775DDD" w:rsidRPr="00775DDD">
        <w:rPr>
          <w:rFonts w:cs="Times New Roman"/>
          <w:rtl/>
        </w:rPr>
        <w:t xml:space="preserve">השלפוחית התפוצצה – </w:t>
      </w:r>
      <w:r w:rsidR="00C9063C">
        <w:rPr>
          <w:rFonts w:hint="cs"/>
          <w:rtl/>
        </w:rPr>
        <w:t>הוא ראה אדום</w:t>
      </w:r>
      <w:r w:rsidR="00D159CB">
        <w:rPr>
          <w:rFonts w:hint="cs"/>
          <w:rtl/>
        </w:rPr>
        <w:t>,</w:t>
      </w:r>
      <w:r w:rsidR="00C9063C">
        <w:rPr>
          <w:rFonts w:hint="cs"/>
          <w:rtl/>
        </w:rPr>
        <w:t xml:space="preserve"> הנער צרח </w:t>
      </w:r>
      <w:r w:rsidR="00321351">
        <w:rPr>
          <w:rFonts w:hint="cs"/>
          <w:rtl/>
        </w:rPr>
        <w:t>ו</w:t>
      </w:r>
      <w:r w:rsidR="00C9063C">
        <w:rPr>
          <w:rFonts w:hint="cs"/>
          <w:rtl/>
        </w:rPr>
        <w:t xml:space="preserve">החבר שלו </w:t>
      </w:r>
      <w:r w:rsidR="00472B04">
        <w:rPr>
          <w:rFonts w:hint="cs"/>
          <w:rtl/>
        </w:rPr>
        <w:t>גידי</w:t>
      </w:r>
      <w:r w:rsidR="00F21984" w:rsidRPr="00E67C1F">
        <w:rPr>
          <w:rtl/>
        </w:rPr>
        <w:t xml:space="preserve"> </w:t>
      </w:r>
      <w:r w:rsidRPr="00E67C1F">
        <w:rPr>
          <w:rFonts w:hint="eastAsia"/>
          <w:rtl/>
        </w:rPr>
        <w:t>תפס</w:t>
      </w:r>
      <w:r w:rsidRPr="00E67C1F">
        <w:rPr>
          <w:rtl/>
        </w:rPr>
        <w:t xml:space="preserve"> </w:t>
      </w:r>
      <w:r w:rsidRPr="00E67C1F">
        <w:rPr>
          <w:rFonts w:hint="eastAsia"/>
          <w:rtl/>
        </w:rPr>
        <w:t>א</w:t>
      </w:r>
      <w:r w:rsidR="00F21984" w:rsidRPr="00E67C1F">
        <w:rPr>
          <w:rFonts w:hint="eastAsia"/>
          <w:rtl/>
        </w:rPr>
        <w:t>ת</w:t>
      </w:r>
      <w:r w:rsidR="00F21984" w:rsidRPr="00E67C1F">
        <w:rPr>
          <w:rtl/>
        </w:rPr>
        <w:t xml:space="preserve"> </w:t>
      </w:r>
      <w:r w:rsidR="00F21984" w:rsidRPr="00E67C1F">
        <w:rPr>
          <w:rFonts w:hint="eastAsia"/>
          <w:rtl/>
        </w:rPr>
        <w:t>הסכין</w:t>
      </w:r>
      <w:r w:rsidRPr="00E67C1F">
        <w:rPr>
          <w:rtl/>
        </w:rPr>
        <w:t xml:space="preserve"> שנשמט</w:t>
      </w:r>
      <w:r w:rsidR="00B8375C">
        <w:rPr>
          <w:rFonts w:hint="cs"/>
          <w:rtl/>
        </w:rPr>
        <w:t>ה</w:t>
      </w:r>
      <w:r w:rsidRPr="00E67C1F">
        <w:rPr>
          <w:rtl/>
        </w:rPr>
        <w:t xml:space="preserve"> מידו</w:t>
      </w:r>
      <w:r w:rsidR="00F21984" w:rsidRPr="00E67C1F">
        <w:rPr>
          <w:rtl/>
        </w:rPr>
        <w:t xml:space="preserve">, </w:t>
      </w:r>
      <w:r w:rsidR="00472B04">
        <w:rPr>
          <w:rFonts w:hint="cs"/>
          <w:rtl/>
        </w:rPr>
        <w:t>"</w:t>
      </w:r>
      <w:r w:rsidR="00F21984" w:rsidRPr="00E67C1F">
        <w:rPr>
          <w:rFonts w:hint="eastAsia"/>
          <w:rtl/>
        </w:rPr>
        <w:t>אתה</w:t>
      </w:r>
      <w:r w:rsidR="00F21984" w:rsidRPr="00E67C1F">
        <w:rPr>
          <w:rtl/>
        </w:rPr>
        <w:t xml:space="preserve"> </w:t>
      </w:r>
      <w:r w:rsidR="00F21984" w:rsidRPr="00E67C1F">
        <w:rPr>
          <w:rFonts w:hint="eastAsia"/>
          <w:rtl/>
        </w:rPr>
        <w:t>לא</w:t>
      </w:r>
      <w:r w:rsidR="00F21984" w:rsidRPr="00E67C1F">
        <w:rPr>
          <w:rtl/>
        </w:rPr>
        <w:t xml:space="preserve"> </w:t>
      </w:r>
      <w:r w:rsidR="00F21984" w:rsidRPr="00E67C1F">
        <w:rPr>
          <w:rFonts w:hint="eastAsia"/>
          <w:rtl/>
        </w:rPr>
        <w:t>תעז</w:t>
      </w:r>
      <w:r w:rsidR="00F21984" w:rsidRPr="00E67C1F">
        <w:rPr>
          <w:rtl/>
        </w:rPr>
        <w:t xml:space="preserve"> </w:t>
      </w:r>
      <w:r w:rsidR="00F21984" w:rsidRPr="00E67C1F">
        <w:rPr>
          <w:rFonts w:hint="eastAsia"/>
          <w:rtl/>
        </w:rPr>
        <w:t>לעשות</w:t>
      </w:r>
      <w:r w:rsidR="00F21984" w:rsidRPr="00E67C1F">
        <w:rPr>
          <w:rtl/>
        </w:rPr>
        <w:t xml:space="preserve"> </w:t>
      </w:r>
      <w:r w:rsidR="00F21984" w:rsidRPr="00E67C1F">
        <w:rPr>
          <w:rFonts w:hint="eastAsia"/>
          <w:rtl/>
        </w:rPr>
        <w:t>ל</w:t>
      </w:r>
      <w:r w:rsidR="00D06E4E" w:rsidRPr="00E67C1F">
        <w:rPr>
          <w:rFonts w:hint="eastAsia"/>
          <w:rtl/>
        </w:rPr>
        <w:t>נו</w:t>
      </w:r>
      <w:r w:rsidR="00F21984" w:rsidRPr="00E67C1F">
        <w:rPr>
          <w:rtl/>
        </w:rPr>
        <w:t xml:space="preserve"> כזה דבר יא בן זונה, </w:t>
      </w:r>
      <w:r w:rsidR="00F21984" w:rsidRPr="00E67C1F">
        <w:rPr>
          <w:rFonts w:hint="eastAsia"/>
          <w:rtl/>
        </w:rPr>
        <w:t>אנ</w:t>
      </w:r>
      <w:r w:rsidR="005A173C" w:rsidRPr="00E67C1F">
        <w:rPr>
          <w:rFonts w:hint="eastAsia"/>
          <w:rtl/>
        </w:rPr>
        <w:t>ח</w:t>
      </w:r>
      <w:r w:rsidR="00D06E4E" w:rsidRPr="00E67C1F">
        <w:rPr>
          <w:rFonts w:hint="eastAsia"/>
          <w:rtl/>
        </w:rPr>
        <w:t>נו</w:t>
      </w:r>
      <w:r w:rsidR="00F21984" w:rsidRPr="00E67C1F">
        <w:rPr>
          <w:rtl/>
        </w:rPr>
        <w:t xml:space="preserve"> הול</w:t>
      </w:r>
      <w:r w:rsidR="00D06E4E" w:rsidRPr="00E67C1F">
        <w:rPr>
          <w:rFonts w:hint="eastAsia"/>
          <w:rtl/>
        </w:rPr>
        <w:t>כים</w:t>
      </w:r>
      <w:r w:rsidR="00F21984" w:rsidRPr="00E67C1F">
        <w:rPr>
          <w:rtl/>
        </w:rPr>
        <w:t xml:space="preserve"> לצנחנים, אתה לא תיקח ל</w:t>
      </w:r>
      <w:r w:rsidR="00D06E4E" w:rsidRPr="00E67C1F">
        <w:rPr>
          <w:rFonts w:hint="eastAsia"/>
          <w:rtl/>
        </w:rPr>
        <w:t>נו</w:t>
      </w:r>
      <w:r w:rsidR="00F21984" w:rsidRPr="00E67C1F">
        <w:rPr>
          <w:rtl/>
        </w:rPr>
        <w:t xml:space="preserve"> את זה יא אומו</w:t>
      </w:r>
      <w:r w:rsidR="00472B04">
        <w:rPr>
          <w:rFonts w:hint="cs"/>
          <w:rtl/>
        </w:rPr>
        <w:t>,"</w:t>
      </w:r>
      <w:r w:rsidR="00F21984" w:rsidRPr="00E67C1F">
        <w:rPr>
          <w:rtl/>
        </w:rPr>
        <w:t xml:space="preserve"> והוא שיסף.</w:t>
      </w:r>
      <w:bookmarkEnd w:id="273"/>
    </w:p>
    <w:p w14:paraId="7512E6BB" w14:textId="77777777" w:rsidR="00067BEB" w:rsidRPr="00E67C1F" w:rsidRDefault="00067BEB" w:rsidP="00067BEB">
      <w:pPr>
        <w:widowControl w:val="0"/>
        <w:rPr>
          <w:rFonts w:cs="Times New Roman"/>
          <w:rtl/>
        </w:rPr>
      </w:pPr>
    </w:p>
    <w:p w14:paraId="11370F20" w14:textId="7C3E175B" w:rsidR="00067BEB" w:rsidRPr="00E67C1F" w:rsidRDefault="00067BEB" w:rsidP="00067BEB">
      <w:pPr>
        <w:widowControl w:val="0"/>
        <w:rPr>
          <w:rFonts w:cs="Times New Roman"/>
          <w:rtl/>
        </w:rPr>
      </w:pPr>
      <w:r w:rsidRPr="00E67C1F">
        <w:rPr>
          <w:rFonts w:cs="Times New Roman"/>
          <w:rtl/>
        </w:rPr>
        <w:t xml:space="preserve">"איפה </w:t>
      </w:r>
      <w:r w:rsidRPr="00E67C1F">
        <w:rPr>
          <w:rFonts w:cs="Times New Roman" w:hint="eastAsia"/>
          <w:rtl/>
        </w:rPr>
        <w:t>ההורים</w:t>
      </w:r>
      <w:r w:rsidRPr="00E67C1F">
        <w:rPr>
          <w:rFonts w:cs="Times New Roman"/>
          <w:rtl/>
        </w:rPr>
        <w:t xml:space="preserve"> </w:t>
      </w:r>
      <w:r w:rsidRPr="00E67C1F">
        <w:rPr>
          <w:rFonts w:cs="Times New Roman" w:hint="eastAsia"/>
          <w:rtl/>
        </w:rPr>
        <w:t>שלך</w:t>
      </w:r>
      <w:r w:rsidRPr="00E67C1F">
        <w:rPr>
          <w:rFonts w:cs="Times New Roman"/>
          <w:rtl/>
        </w:rPr>
        <w:t>?"</w:t>
      </w:r>
    </w:p>
    <w:p w14:paraId="084BFEB1" w14:textId="1E8B9F54" w:rsidR="00067BEB" w:rsidRPr="00E67C1F" w:rsidRDefault="00067BEB" w:rsidP="00067BEB">
      <w:pPr>
        <w:widowControl w:val="0"/>
        <w:rPr>
          <w:rtl/>
        </w:rPr>
      </w:pPr>
      <w:bookmarkStart w:id="274" w:name="_Hlk531767260"/>
      <w:r w:rsidRPr="00E67C1F">
        <w:rPr>
          <w:rFonts w:hint="eastAsia"/>
          <w:rtl/>
        </w:rPr>
        <w:t>זה</w:t>
      </w:r>
      <w:r w:rsidRPr="00E67C1F">
        <w:rPr>
          <w:rtl/>
        </w:rPr>
        <w:t xml:space="preserve"> היה משפט </w:t>
      </w:r>
      <w:r w:rsidR="00C9063C">
        <w:rPr>
          <w:rFonts w:hint="cs"/>
          <w:rtl/>
        </w:rPr>
        <w:t>ה</w:t>
      </w:r>
      <w:r w:rsidRPr="00E67C1F">
        <w:rPr>
          <w:rtl/>
        </w:rPr>
        <w:t xml:space="preserve">מפתח. כולם רצו לדבר עם ההורים שלו, היועצת והעובדת הסוציאלית </w:t>
      </w:r>
      <w:r w:rsidR="00D44BEE" w:rsidRPr="00E67C1F">
        <w:rPr>
          <w:rFonts w:hint="eastAsia"/>
          <w:rtl/>
        </w:rPr>
        <w:t>וקצינת</w:t>
      </w:r>
      <w:r w:rsidR="00D44BEE" w:rsidRPr="00E67C1F">
        <w:rPr>
          <w:rtl/>
        </w:rPr>
        <w:t xml:space="preserve"> הנוער </w:t>
      </w:r>
      <w:r w:rsidRPr="00E67C1F">
        <w:rPr>
          <w:rFonts w:hint="eastAsia"/>
          <w:rtl/>
        </w:rPr>
        <w:t>והוריהם</w:t>
      </w:r>
      <w:r w:rsidRPr="00E67C1F">
        <w:rPr>
          <w:rtl/>
        </w:rPr>
        <w:t xml:space="preserve"> של </w:t>
      </w:r>
      <w:r w:rsidR="00CE2D9C">
        <w:rPr>
          <w:rFonts w:hint="cs"/>
          <w:rtl/>
        </w:rPr>
        <w:t>ה</w:t>
      </w:r>
      <w:r w:rsidRPr="00E67C1F">
        <w:rPr>
          <w:rtl/>
        </w:rPr>
        <w:t xml:space="preserve">נערים </w:t>
      </w:r>
      <w:r w:rsidR="00CE2D9C">
        <w:rPr>
          <w:rFonts w:hint="cs"/>
          <w:rtl/>
        </w:rPr>
        <w:t>ה</w:t>
      </w:r>
      <w:r w:rsidRPr="00E67C1F">
        <w:rPr>
          <w:rtl/>
        </w:rPr>
        <w:t xml:space="preserve">אחרים. </w:t>
      </w:r>
    </w:p>
    <w:p w14:paraId="1BE5A4E5" w14:textId="11D12A3F" w:rsidR="00D06E4E" w:rsidRPr="00E67C1F" w:rsidRDefault="00067BEB" w:rsidP="00067BEB">
      <w:pPr>
        <w:widowControl w:val="0"/>
        <w:rPr>
          <w:rFonts w:cs="Times New Roman"/>
          <w:rtl/>
        </w:rPr>
      </w:pPr>
      <w:r w:rsidRPr="00E67C1F">
        <w:rPr>
          <w:rFonts w:hint="eastAsia"/>
          <w:rtl/>
        </w:rPr>
        <w:t>באמבולנס</w:t>
      </w:r>
      <w:r w:rsidR="00B8375C">
        <w:rPr>
          <w:rFonts w:hint="cs"/>
          <w:rtl/>
        </w:rPr>
        <w:t>,</w:t>
      </w:r>
      <w:r w:rsidRPr="00E67C1F">
        <w:rPr>
          <w:rtl/>
        </w:rPr>
        <w:t xml:space="preserve"> </w:t>
      </w:r>
      <w:r w:rsidRPr="00E67C1F">
        <w:rPr>
          <w:rFonts w:hint="eastAsia"/>
          <w:rtl/>
        </w:rPr>
        <w:t>כשנסע</w:t>
      </w:r>
      <w:r w:rsidRPr="00E67C1F">
        <w:rPr>
          <w:rtl/>
        </w:rPr>
        <w:t xml:space="preserve"> </w:t>
      </w:r>
      <w:r w:rsidRPr="00E67C1F">
        <w:rPr>
          <w:rFonts w:hint="eastAsia"/>
          <w:rtl/>
        </w:rPr>
        <w:t>עם</w:t>
      </w:r>
      <w:r w:rsidRPr="00E67C1F">
        <w:rPr>
          <w:rtl/>
        </w:rPr>
        <w:t xml:space="preserve"> </w:t>
      </w:r>
      <w:r w:rsidRPr="00E67C1F">
        <w:rPr>
          <w:rFonts w:hint="eastAsia"/>
          <w:rtl/>
        </w:rPr>
        <w:t>הנער</w:t>
      </w:r>
      <w:r w:rsidRPr="00E67C1F">
        <w:rPr>
          <w:rtl/>
        </w:rPr>
        <w:t xml:space="preserve"> </w:t>
      </w:r>
      <w:r w:rsidR="00C9063C">
        <w:rPr>
          <w:rFonts w:hint="cs"/>
          <w:rtl/>
        </w:rPr>
        <w:t>ששלף והניף</w:t>
      </w:r>
      <w:r w:rsidRPr="00E67C1F">
        <w:rPr>
          <w:rtl/>
        </w:rPr>
        <w:t xml:space="preserve">, </w:t>
      </w:r>
      <w:r w:rsidR="006819C4">
        <w:rPr>
          <w:rFonts w:hint="cs"/>
          <w:rtl/>
        </w:rPr>
        <w:t>בעוד הת</w:t>
      </w:r>
      <w:r w:rsidRPr="00E67C1F">
        <w:rPr>
          <w:rFonts w:hint="eastAsia"/>
          <w:rtl/>
        </w:rPr>
        <w:t>חב</w:t>
      </w:r>
      <w:r w:rsidR="006819C4">
        <w:rPr>
          <w:rFonts w:hint="cs"/>
          <w:rtl/>
        </w:rPr>
        <w:t>ו</w:t>
      </w:r>
      <w:r w:rsidRPr="00E67C1F">
        <w:rPr>
          <w:rFonts w:hint="eastAsia"/>
          <w:rtl/>
        </w:rPr>
        <w:t>ש</w:t>
      </w:r>
      <w:r w:rsidR="006819C4">
        <w:rPr>
          <w:rFonts w:hint="cs"/>
          <w:rtl/>
        </w:rPr>
        <w:t>ת</w:t>
      </w:r>
      <w:r w:rsidRPr="00E67C1F">
        <w:rPr>
          <w:rtl/>
        </w:rPr>
        <w:t xml:space="preserve"> </w:t>
      </w:r>
      <w:r w:rsidRPr="00E67C1F">
        <w:rPr>
          <w:rFonts w:hint="eastAsia"/>
          <w:rtl/>
        </w:rPr>
        <w:t>על</w:t>
      </w:r>
      <w:r w:rsidRPr="00E67C1F">
        <w:rPr>
          <w:rtl/>
        </w:rPr>
        <w:t xml:space="preserve"> </w:t>
      </w:r>
      <w:r w:rsidRPr="00E67C1F">
        <w:rPr>
          <w:rFonts w:hint="eastAsia"/>
          <w:rtl/>
        </w:rPr>
        <w:t>זרועו</w:t>
      </w:r>
      <w:r w:rsidRPr="00E67C1F">
        <w:rPr>
          <w:rtl/>
        </w:rPr>
        <w:t xml:space="preserve"> </w:t>
      </w:r>
      <w:r w:rsidR="00CE2D9C">
        <w:rPr>
          <w:rFonts w:hint="cs"/>
          <w:rtl/>
        </w:rPr>
        <w:t xml:space="preserve">של אלכס </w:t>
      </w:r>
      <w:r w:rsidRPr="00E67C1F">
        <w:rPr>
          <w:rFonts w:hint="eastAsia"/>
          <w:rtl/>
        </w:rPr>
        <w:t>נ</w:t>
      </w:r>
      <w:r w:rsidR="00D06E4E" w:rsidRPr="00E67C1F">
        <w:rPr>
          <w:rFonts w:hint="eastAsia"/>
          <w:rtl/>
        </w:rPr>
        <w:t>ספגת</w:t>
      </w:r>
      <w:r w:rsidRPr="00E67C1F">
        <w:rPr>
          <w:rtl/>
        </w:rPr>
        <w:t xml:space="preserve"> בדם והנער </w:t>
      </w:r>
      <w:r w:rsidR="006A3B9D">
        <w:rPr>
          <w:rFonts w:hint="cs"/>
          <w:rtl/>
        </w:rPr>
        <w:t>לצ</w:t>
      </w:r>
      <w:r w:rsidR="00B8375C">
        <w:rPr>
          <w:rFonts w:hint="cs"/>
          <w:rtl/>
        </w:rPr>
        <w:t>י</w:t>
      </w:r>
      <w:r w:rsidR="006A3B9D">
        <w:rPr>
          <w:rFonts w:hint="cs"/>
          <w:rtl/>
        </w:rPr>
        <w:t xml:space="preserve">דו </w:t>
      </w:r>
      <w:r w:rsidR="00CE2D9C">
        <w:rPr>
          <w:rFonts w:hint="cs"/>
          <w:rtl/>
        </w:rPr>
        <w:t>גונח ו</w:t>
      </w:r>
      <w:r w:rsidRPr="00E67C1F">
        <w:rPr>
          <w:rFonts w:hint="eastAsia"/>
          <w:rtl/>
        </w:rPr>
        <w:t>מתייפח</w:t>
      </w:r>
      <w:r w:rsidRPr="00E67C1F">
        <w:rPr>
          <w:rtl/>
        </w:rPr>
        <w:t xml:space="preserve"> </w:t>
      </w:r>
      <w:r w:rsidRPr="00E67C1F">
        <w:rPr>
          <w:rFonts w:hint="eastAsia"/>
          <w:rtl/>
        </w:rPr>
        <w:t>עד</w:t>
      </w:r>
      <w:r w:rsidRPr="00E67C1F">
        <w:rPr>
          <w:rtl/>
        </w:rPr>
        <w:t xml:space="preserve"> </w:t>
      </w:r>
      <w:r w:rsidRPr="00E67C1F">
        <w:rPr>
          <w:rFonts w:hint="eastAsia"/>
          <w:rtl/>
        </w:rPr>
        <w:t>שקיבל</w:t>
      </w:r>
      <w:r w:rsidRPr="00E67C1F">
        <w:rPr>
          <w:rtl/>
        </w:rPr>
        <w:t xml:space="preserve"> </w:t>
      </w:r>
      <w:r w:rsidRPr="00E67C1F">
        <w:rPr>
          <w:rFonts w:hint="eastAsia"/>
          <w:rtl/>
        </w:rPr>
        <w:t>מספיק</w:t>
      </w:r>
      <w:r w:rsidRPr="00E67C1F">
        <w:rPr>
          <w:rtl/>
        </w:rPr>
        <w:t xml:space="preserve"> </w:t>
      </w:r>
      <w:r w:rsidRPr="00E67C1F">
        <w:rPr>
          <w:rFonts w:hint="eastAsia"/>
          <w:rtl/>
        </w:rPr>
        <w:t>סמים</w:t>
      </w:r>
      <w:r w:rsidRPr="00E67C1F">
        <w:rPr>
          <w:rtl/>
        </w:rPr>
        <w:t xml:space="preserve"> </w:t>
      </w:r>
      <w:r w:rsidRPr="00E67C1F">
        <w:rPr>
          <w:rFonts w:hint="eastAsia"/>
          <w:rtl/>
        </w:rPr>
        <w:t>מאלחשים</w:t>
      </w:r>
      <w:r w:rsidR="006A3B9D">
        <w:rPr>
          <w:rFonts w:hint="cs"/>
          <w:rtl/>
        </w:rPr>
        <w:t xml:space="preserve"> ונדם</w:t>
      </w:r>
      <w:r w:rsidR="002A1357" w:rsidRPr="00E67C1F">
        <w:rPr>
          <w:rtl/>
        </w:rPr>
        <w:t>,</w:t>
      </w:r>
      <w:r w:rsidRPr="00E67C1F">
        <w:rPr>
          <w:rtl/>
        </w:rPr>
        <w:t xml:space="preserve"> </w:t>
      </w:r>
      <w:r w:rsidR="006819C4">
        <w:rPr>
          <w:rFonts w:hint="cs"/>
          <w:rtl/>
        </w:rPr>
        <w:t>איש</w:t>
      </w:r>
      <w:r w:rsidRPr="00E67C1F">
        <w:rPr>
          <w:rtl/>
        </w:rPr>
        <w:t xml:space="preserve"> לא שאל </w:t>
      </w:r>
      <w:r w:rsidRPr="00E67C1F">
        <w:rPr>
          <w:rFonts w:cs="Times New Roman"/>
          <w:rtl/>
        </w:rPr>
        <w:t xml:space="preserve">"איפה ההורים שלך?" כי היה ברור </w:t>
      </w:r>
      <w:r w:rsidRPr="00E67C1F">
        <w:rPr>
          <w:rFonts w:cs="Times New Roman" w:hint="eastAsia"/>
          <w:rtl/>
        </w:rPr>
        <w:t>ש</w:t>
      </w:r>
      <w:r w:rsidR="00293679">
        <w:rPr>
          <w:rFonts w:cs="Times New Roman" w:hint="eastAsia"/>
          <w:rtl/>
        </w:rPr>
        <w:t>תכף</w:t>
      </w:r>
      <w:r w:rsidRPr="00E67C1F">
        <w:rPr>
          <w:rFonts w:cs="Times New Roman"/>
          <w:rtl/>
        </w:rPr>
        <w:t xml:space="preserve"> </w:t>
      </w:r>
      <w:r w:rsidR="00775DDD" w:rsidRPr="00E67C1F">
        <w:rPr>
          <w:rFonts w:cs="Times New Roman"/>
          <w:rtl/>
        </w:rPr>
        <w:t>י</w:t>
      </w:r>
      <w:r w:rsidR="00775DDD">
        <w:rPr>
          <w:rFonts w:hint="cs"/>
          <w:rtl/>
        </w:rPr>
        <w:t>גיע</w:t>
      </w:r>
      <w:r w:rsidR="00775DDD" w:rsidRPr="00E67C1F">
        <w:rPr>
          <w:rFonts w:cs="Times New Roman"/>
          <w:rtl/>
        </w:rPr>
        <w:t xml:space="preserve">ו </w:t>
      </w:r>
      <w:r w:rsidRPr="00E67C1F">
        <w:rPr>
          <w:rFonts w:cs="Times New Roman"/>
          <w:rtl/>
        </w:rPr>
        <w:t xml:space="preserve">ההורים </w:t>
      </w:r>
      <w:r w:rsidR="00CE2D9C">
        <w:rPr>
          <w:rFonts w:cs="Times New Roman" w:hint="cs"/>
          <w:rtl/>
        </w:rPr>
        <w:t xml:space="preserve">מכל הצדדים </w:t>
      </w:r>
      <w:r w:rsidRPr="00E67C1F">
        <w:rPr>
          <w:rFonts w:cs="Times New Roman"/>
          <w:rtl/>
        </w:rPr>
        <w:t>ותהיה התכתשות רבתי בחדר המיון</w:t>
      </w:r>
      <w:r w:rsidR="006819C4">
        <w:rPr>
          <w:rFonts w:cs="Times New Roman" w:hint="cs"/>
          <w:rtl/>
        </w:rPr>
        <w:t xml:space="preserve"> </w:t>
      </w:r>
      <w:r w:rsidRPr="00E67C1F">
        <w:rPr>
          <w:rFonts w:cs="Times New Roman"/>
          <w:rtl/>
        </w:rPr>
        <w:t>ואיומים בהעמדה לדין</w:t>
      </w:r>
      <w:r w:rsidR="00C9063C">
        <w:rPr>
          <w:rFonts w:cs="Times New Roman" w:hint="cs"/>
          <w:rtl/>
        </w:rPr>
        <w:t>,</w:t>
      </w:r>
      <w:r w:rsidRPr="00E67C1F">
        <w:rPr>
          <w:rFonts w:cs="Times New Roman"/>
          <w:rtl/>
        </w:rPr>
        <w:t xml:space="preserve"> ו</w:t>
      </w:r>
      <w:r w:rsidR="00CE2D9C">
        <w:rPr>
          <w:rFonts w:cs="Times New Roman" w:hint="cs"/>
          <w:rtl/>
        </w:rPr>
        <w:t xml:space="preserve">אנחנו </w:t>
      </w:r>
      <w:r w:rsidRPr="00E67C1F">
        <w:rPr>
          <w:rFonts w:cs="Times New Roman"/>
          <w:rtl/>
        </w:rPr>
        <w:t>נראה אי</w:t>
      </w:r>
      <w:r w:rsidR="006819C4">
        <w:rPr>
          <w:rFonts w:cs="Times New Roman" w:hint="cs"/>
          <w:rtl/>
        </w:rPr>
        <w:t>לו</w:t>
      </w:r>
      <w:r w:rsidRPr="00E67C1F">
        <w:rPr>
          <w:rFonts w:cs="Times New Roman"/>
          <w:rtl/>
        </w:rPr>
        <w:t xml:space="preserve"> הורים ינצחו. א</w:t>
      </w:r>
      <w:r w:rsidR="006819C4">
        <w:rPr>
          <w:rFonts w:cs="Times New Roman" w:hint="cs"/>
          <w:rtl/>
        </w:rPr>
        <w:t>ין ספק</w:t>
      </w:r>
      <w:r w:rsidRPr="00E67C1F">
        <w:rPr>
          <w:rFonts w:cs="Times New Roman"/>
          <w:rtl/>
        </w:rPr>
        <w:t xml:space="preserve"> שלא ההורים העולים החדשים.</w:t>
      </w:r>
      <w:bookmarkEnd w:id="274"/>
      <w:r w:rsidRPr="00E67C1F">
        <w:rPr>
          <w:rFonts w:cs="Times New Roman"/>
          <w:rtl/>
        </w:rPr>
        <w:t xml:space="preserve"> </w:t>
      </w:r>
    </w:p>
    <w:p w14:paraId="37BB6DE6" w14:textId="6CD17A3C" w:rsidR="002A1357" w:rsidRPr="00E67C1F" w:rsidRDefault="00067BEB" w:rsidP="00D06E4E">
      <w:pPr>
        <w:widowControl w:val="0"/>
        <w:rPr>
          <w:rFonts w:cs="Times New Roman"/>
          <w:rtl/>
        </w:rPr>
      </w:pPr>
      <w:r w:rsidRPr="00E67C1F">
        <w:rPr>
          <w:rtl/>
        </w:rPr>
        <w:t>בח</w:t>
      </w:r>
      <w:r w:rsidRPr="00E67C1F">
        <w:rPr>
          <w:rFonts w:hint="eastAsia"/>
          <w:rtl/>
        </w:rPr>
        <w:t>דר</w:t>
      </w:r>
      <w:r w:rsidRPr="00E67C1F">
        <w:rPr>
          <w:rtl/>
        </w:rPr>
        <w:t xml:space="preserve"> המיון</w:t>
      </w:r>
      <w:r w:rsidR="00B8375C">
        <w:rPr>
          <w:rFonts w:hint="cs"/>
          <w:rtl/>
        </w:rPr>
        <w:t>,</w:t>
      </w:r>
      <w:r w:rsidRPr="00E67C1F">
        <w:rPr>
          <w:rtl/>
        </w:rPr>
        <w:t xml:space="preserve"> כשחיכה שיתפרו את הזרוע שלו,</w:t>
      </w:r>
      <w:r w:rsidR="006819C4">
        <w:rPr>
          <w:rFonts w:hint="cs"/>
          <w:rtl/>
        </w:rPr>
        <w:t xml:space="preserve"> </w:t>
      </w:r>
      <w:r w:rsidR="00B83767">
        <w:rPr>
          <w:rFonts w:hint="cs"/>
          <w:rtl/>
        </w:rPr>
        <w:t>שוב</w:t>
      </w:r>
      <w:r w:rsidR="00C9063C">
        <w:rPr>
          <w:rFonts w:hint="cs"/>
          <w:rtl/>
        </w:rPr>
        <w:t>,</w:t>
      </w:r>
      <w:r w:rsidR="006819C4">
        <w:rPr>
          <w:rFonts w:hint="cs"/>
          <w:rtl/>
        </w:rPr>
        <w:t xml:space="preserve"> </w:t>
      </w:r>
      <w:r w:rsidRPr="00E67C1F">
        <w:rPr>
          <w:rFonts w:cs="Times New Roman"/>
          <w:rtl/>
        </w:rPr>
        <w:t>"איפה ההורים שלך?" הרופאה המקבלת שאלה אותו וגם האחות. והכירורג שהוזעק מהמחלקה, והאור</w:t>
      </w:r>
      <w:r w:rsidR="00B8375C">
        <w:rPr>
          <w:rFonts w:cs="Times New Roman" w:hint="cs"/>
          <w:rtl/>
        </w:rPr>
        <w:t>ת</w:t>
      </w:r>
      <w:r w:rsidRPr="00E67C1F">
        <w:rPr>
          <w:rFonts w:cs="Times New Roman"/>
          <w:rtl/>
        </w:rPr>
        <w:t xml:space="preserve">ופד. </w:t>
      </w:r>
    </w:p>
    <w:p w14:paraId="09D08EE5" w14:textId="616D43E3" w:rsidR="00B8375C" w:rsidRDefault="006819C4" w:rsidP="00D06E4E">
      <w:pPr>
        <w:widowControl w:val="0"/>
        <w:rPr>
          <w:rFonts w:cs="Times New Roman"/>
          <w:rtl/>
        </w:rPr>
      </w:pPr>
      <w:bookmarkStart w:id="275" w:name="_Hlk531767547"/>
      <w:r>
        <w:rPr>
          <w:rFonts w:cs="Times New Roman" w:hint="cs"/>
          <w:rtl/>
        </w:rPr>
        <w:t>"</w:t>
      </w:r>
      <w:r w:rsidR="0087467A" w:rsidRPr="00E67C1F">
        <w:rPr>
          <w:rFonts w:cs="Times New Roman" w:hint="eastAsia"/>
          <w:rtl/>
        </w:rPr>
        <w:t>הוא</w:t>
      </w:r>
      <w:r w:rsidR="0087467A" w:rsidRPr="00E67C1F">
        <w:rPr>
          <w:rFonts w:cs="Times New Roman"/>
          <w:rtl/>
        </w:rPr>
        <w:t xml:space="preserve"> לא גמר לו את הסיכוי לצנחנים</w:t>
      </w:r>
      <w:r>
        <w:rPr>
          <w:rFonts w:cs="Times New Roman" w:hint="cs"/>
          <w:rtl/>
        </w:rPr>
        <w:t>?"</w:t>
      </w:r>
      <w:r w:rsidR="0087467A" w:rsidRPr="00E67C1F">
        <w:rPr>
          <w:rFonts w:cs="Times New Roman"/>
          <w:rtl/>
        </w:rPr>
        <w:t xml:space="preserve"> </w:t>
      </w:r>
      <w:r w:rsidR="00067BEB" w:rsidRPr="00E67C1F">
        <w:rPr>
          <w:rFonts w:cs="Times New Roman" w:hint="eastAsia"/>
          <w:rtl/>
        </w:rPr>
        <w:t>אביו</w:t>
      </w:r>
      <w:r w:rsidR="00067BEB" w:rsidRPr="00E67C1F">
        <w:rPr>
          <w:rFonts w:cs="Times New Roman"/>
          <w:rtl/>
        </w:rPr>
        <w:t xml:space="preserve"> של הנער </w:t>
      </w:r>
      <w:r w:rsidR="002A1357" w:rsidRPr="00E67C1F">
        <w:rPr>
          <w:rFonts w:cs="Times New Roman" w:hint="eastAsia"/>
          <w:rtl/>
        </w:rPr>
        <w:t>ש</w:t>
      </w:r>
      <w:r w:rsidR="00C9063C">
        <w:rPr>
          <w:rFonts w:cs="Times New Roman" w:hint="cs"/>
          <w:rtl/>
        </w:rPr>
        <w:t>שלף והניף</w:t>
      </w:r>
      <w:r w:rsidR="002A1357" w:rsidRPr="00E67C1F">
        <w:rPr>
          <w:rFonts w:cs="Times New Roman"/>
          <w:rtl/>
        </w:rPr>
        <w:t xml:space="preserve"> </w:t>
      </w:r>
      <w:r w:rsidR="00443829" w:rsidRPr="00E67C1F">
        <w:rPr>
          <w:rFonts w:cs="Times New Roman" w:hint="eastAsia"/>
          <w:rtl/>
        </w:rPr>
        <w:t>הפציר</w:t>
      </w:r>
      <w:r w:rsidR="00067BEB" w:rsidRPr="00E67C1F">
        <w:rPr>
          <w:rFonts w:cs="Times New Roman"/>
          <w:rtl/>
        </w:rPr>
        <w:t xml:space="preserve"> </w:t>
      </w:r>
      <w:r w:rsidR="0087467A" w:rsidRPr="00E67C1F">
        <w:rPr>
          <w:rFonts w:cs="Times New Roman" w:hint="eastAsia"/>
          <w:rtl/>
        </w:rPr>
        <w:t>ב</w:t>
      </w:r>
      <w:r w:rsidR="00067BEB" w:rsidRPr="00E67C1F">
        <w:rPr>
          <w:rFonts w:cs="Times New Roman" w:hint="eastAsia"/>
          <w:rtl/>
        </w:rPr>
        <w:t>אור</w:t>
      </w:r>
      <w:r w:rsidR="00B8375C">
        <w:rPr>
          <w:rFonts w:cs="Times New Roman" w:hint="cs"/>
          <w:rtl/>
        </w:rPr>
        <w:t>ת</w:t>
      </w:r>
      <w:r w:rsidR="00067BEB" w:rsidRPr="00E67C1F">
        <w:rPr>
          <w:rFonts w:cs="Times New Roman" w:hint="eastAsia"/>
          <w:rtl/>
        </w:rPr>
        <w:t>ופד</w:t>
      </w:r>
      <w:r w:rsidR="00067BEB" w:rsidRPr="00E67C1F">
        <w:rPr>
          <w:rFonts w:cs="Times New Roman"/>
          <w:rtl/>
        </w:rPr>
        <w:t xml:space="preserve"> </w:t>
      </w:r>
      <w:r w:rsidR="0087467A" w:rsidRPr="00E67C1F">
        <w:rPr>
          <w:rFonts w:cs="Times New Roman" w:hint="eastAsia"/>
          <w:rtl/>
        </w:rPr>
        <w:t>ש</w:t>
      </w:r>
      <w:r w:rsidR="00067BEB" w:rsidRPr="00E67C1F">
        <w:rPr>
          <w:rFonts w:cs="Times New Roman" w:hint="eastAsia"/>
          <w:rtl/>
        </w:rPr>
        <w:t>בחן</w:t>
      </w:r>
      <w:r w:rsidR="00067BEB" w:rsidRPr="00E67C1F">
        <w:rPr>
          <w:rFonts w:cs="Times New Roman"/>
          <w:rtl/>
        </w:rPr>
        <w:t xml:space="preserve"> </w:t>
      </w:r>
      <w:r w:rsidR="00067BEB" w:rsidRPr="00E67C1F">
        <w:rPr>
          <w:rFonts w:cs="Times New Roman" w:hint="eastAsia"/>
          <w:rtl/>
        </w:rPr>
        <w:t>את</w:t>
      </w:r>
      <w:r w:rsidR="00067BEB" w:rsidRPr="00E67C1F">
        <w:rPr>
          <w:rFonts w:cs="Times New Roman"/>
          <w:rtl/>
        </w:rPr>
        <w:t xml:space="preserve"> </w:t>
      </w:r>
      <w:r w:rsidR="00067BEB" w:rsidRPr="00E67C1F">
        <w:rPr>
          <w:rFonts w:cs="Times New Roman" w:hint="eastAsia"/>
          <w:rtl/>
        </w:rPr>
        <w:t>צילומי</w:t>
      </w:r>
      <w:r w:rsidR="00067BEB" w:rsidRPr="00E67C1F">
        <w:rPr>
          <w:rFonts w:cs="Times New Roman"/>
          <w:rtl/>
        </w:rPr>
        <w:t xml:space="preserve"> </w:t>
      </w:r>
      <w:r w:rsidR="00067BEB" w:rsidRPr="00E67C1F">
        <w:rPr>
          <w:rFonts w:cs="Times New Roman" w:hint="eastAsia"/>
          <w:rtl/>
        </w:rPr>
        <w:t>ה</w:t>
      </w:r>
      <w:r w:rsidR="00443829" w:rsidRPr="00E67C1F">
        <w:rPr>
          <w:rFonts w:cs="Times New Roman" w:hint="eastAsia"/>
          <w:rtl/>
        </w:rPr>
        <w:t>רנטגן</w:t>
      </w:r>
      <w:r w:rsidR="00EE67C0">
        <w:rPr>
          <w:rFonts w:cs="Times New Roman" w:hint="cs"/>
          <w:rtl/>
        </w:rPr>
        <w:t xml:space="preserve"> לפני שנבלע בחדר הניתוח</w:t>
      </w:r>
      <w:r w:rsidR="00067BEB" w:rsidRPr="00E67C1F">
        <w:rPr>
          <w:rFonts w:cs="Times New Roman"/>
          <w:rtl/>
        </w:rPr>
        <w:t xml:space="preserve">, </w:t>
      </w:r>
      <w:r>
        <w:rPr>
          <w:rFonts w:cs="Times New Roman" w:hint="cs"/>
          <w:rtl/>
        </w:rPr>
        <w:t>"</w:t>
      </w:r>
      <w:r w:rsidR="00067BEB" w:rsidRPr="00E67C1F">
        <w:rPr>
          <w:rFonts w:cs="Times New Roman"/>
          <w:rtl/>
        </w:rPr>
        <w:t>נכון דוקטור? הוא לא גמר לו?</w:t>
      </w:r>
      <w:r>
        <w:rPr>
          <w:rFonts w:cs="Times New Roman" w:hint="cs"/>
          <w:rtl/>
        </w:rPr>
        <w:t>"</w:t>
      </w:r>
      <w:r w:rsidR="00067BEB" w:rsidRPr="00E67C1F">
        <w:rPr>
          <w:rFonts w:cs="Times New Roman"/>
          <w:rtl/>
        </w:rPr>
        <w:t xml:space="preserve"> ורק לאחר שהובטח שיעשו</w:t>
      </w:r>
      <w:r w:rsidR="00483BB1">
        <w:rPr>
          <w:rFonts w:cs="Times New Roman"/>
          <w:rtl/>
        </w:rPr>
        <w:t xml:space="preserve"> הכול </w:t>
      </w:r>
      <w:r w:rsidR="00067BEB" w:rsidRPr="00E67C1F">
        <w:rPr>
          <w:rFonts w:cs="Times New Roman"/>
          <w:rtl/>
        </w:rPr>
        <w:t xml:space="preserve">כדי שהסיכוי לצנחנים יהיה שריר וקיים, </w:t>
      </w:r>
      <w:r w:rsidR="00EE67C0">
        <w:rPr>
          <w:rFonts w:cs="Times New Roman" w:hint="cs"/>
          <w:rtl/>
        </w:rPr>
        <w:t>ואימו של השולף-המניף השביעה את האב לה</w:t>
      </w:r>
      <w:r w:rsidR="00B8375C">
        <w:rPr>
          <w:rFonts w:cs="Times New Roman" w:hint="cs"/>
          <w:rtl/>
        </w:rPr>
        <w:t>י</w:t>
      </w:r>
      <w:r w:rsidR="00EE67C0">
        <w:rPr>
          <w:rFonts w:cs="Times New Roman" w:hint="cs"/>
          <w:rtl/>
        </w:rPr>
        <w:t>כנס ב</w:t>
      </w:r>
      <w:r w:rsidR="00A65EA2" w:rsidRPr="00A65EA2">
        <w:rPr>
          <w:rFonts w:cs="Times New Roman"/>
          <w:rtl/>
        </w:rPr>
        <w:t>פושע</w:t>
      </w:r>
      <w:r w:rsidR="00EE67C0">
        <w:rPr>
          <w:rFonts w:cs="Times New Roman" w:hint="cs"/>
          <w:rtl/>
        </w:rPr>
        <w:t xml:space="preserve"> הזה ששבר לבנם את הברך ובהורים ה</w:t>
      </w:r>
      <w:r w:rsidR="00C968B2">
        <w:rPr>
          <w:rFonts w:cs="Times New Roman" w:hint="cs"/>
          <w:rtl/>
        </w:rPr>
        <w:t>עבריינ</w:t>
      </w:r>
      <w:r w:rsidR="00A77758">
        <w:rPr>
          <w:rFonts w:cs="Times New Roman" w:hint="cs"/>
          <w:rtl/>
        </w:rPr>
        <w:t>ים</w:t>
      </w:r>
      <w:r w:rsidR="00EE67C0">
        <w:rPr>
          <w:rFonts w:cs="Times New Roman" w:hint="cs"/>
          <w:rtl/>
        </w:rPr>
        <w:t xml:space="preserve"> שלו, להגיש </w:t>
      </w:r>
      <w:r w:rsidR="00A65EA2" w:rsidRPr="00A65EA2">
        <w:rPr>
          <w:rFonts w:cs="Times New Roman"/>
          <w:rtl/>
        </w:rPr>
        <w:t xml:space="preserve">נגדם </w:t>
      </w:r>
      <w:r w:rsidR="00EE67C0">
        <w:rPr>
          <w:rFonts w:cs="Times New Roman" w:hint="cs"/>
          <w:rtl/>
        </w:rPr>
        <w:t xml:space="preserve">כזאת תביעה שתרושש אותם מכל נכסיהם </w:t>
      </w:r>
      <w:r w:rsidR="005129A9" w:rsidRPr="005129A9">
        <w:rPr>
          <w:rFonts w:cs="Times New Roman"/>
          <w:rtl/>
        </w:rPr>
        <w:t>כולל</w:t>
      </w:r>
      <w:bookmarkStart w:id="276" w:name="_Hlk534128836"/>
      <w:r w:rsidR="005129A9" w:rsidRPr="005129A9">
        <w:rPr>
          <w:rFonts w:cs="Times New Roman"/>
          <w:rtl/>
        </w:rPr>
        <w:t xml:space="preserve"> </w:t>
      </w:r>
      <w:r w:rsidR="005129A9">
        <w:rPr>
          <w:rFonts w:cs="Times New Roman" w:hint="cs"/>
          <w:rtl/>
        </w:rPr>
        <w:t xml:space="preserve">פיצוי נדיב על </w:t>
      </w:r>
      <w:bookmarkEnd w:id="276"/>
      <w:r w:rsidR="005129A9" w:rsidRPr="005129A9">
        <w:rPr>
          <w:rFonts w:cs="Times New Roman"/>
          <w:rtl/>
        </w:rPr>
        <w:t>עוגמת נפש</w:t>
      </w:r>
      <w:r w:rsidR="00EE67C0">
        <w:rPr>
          <w:rFonts w:cs="Times New Roman" w:hint="cs"/>
          <w:rtl/>
        </w:rPr>
        <w:t xml:space="preserve"> וזאת טרגדיה שאנחנו גרים במדינה ש</w:t>
      </w:r>
      <w:r w:rsidR="00A77758">
        <w:rPr>
          <w:rFonts w:cs="Times New Roman" w:hint="cs"/>
          <w:rtl/>
        </w:rPr>
        <w:t xml:space="preserve">מגלה </w:t>
      </w:r>
      <w:r w:rsidR="00EE67C0">
        <w:rPr>
          <w:rFonts w:cs="Times New Roman" w:hint="cs"/>
          <w:rtl/>
        </w:rPr>
        <w:t>רחמנ</w:t>
      </w:r>
      <w:r w:rsidR="00A77758">
        <w:rPr>
          <w:rFonts w:cs="Times New Roman" w:hint="cs"/>
          <w:rtl/>
        </w:rPr>
        <w:t>ו</w:t>
      </w:r>
      <w:r w:rsidR="00EE67C0">
        <w:rPr>
          <w:rFonts w:cs="Times New Roman" w:hint="cs"/>
          <w:rtl/>
        </w:rPr>
        <w:t>ת ל</w:t>
      </w:r>
      <w:r w:rsidR="00B7336F" w:rsidRPr="00B7336F">
        <w:rPr>
          <w:rFonts w:cs="Times New Roman"/>
          <w:rtl/>
        </w:rPr>
        <w:t>משפחות</w:t>
      </w:r>
      <w:r w:rsidR="00B8375C">
        <w:rPr>
          <w:rFonts w:cs="Times New Roman" w:hint="cs"/>
          <w:rtl/>
        </w:rPr>
        <w:t xml:space="preserve"> </w:t>
      </w:r>
      <w:r w:rsidR="00B7336F" w:rsidRPr="00B7336F">
        <w:rPr>
          <w:rFonts w:cs="Times New Roman"/>
          <w:rtl/>
        </w:rPr>
        <w:t>פשע שמי יודע מאיזה חור צצו</w:t>
      </w:r>
      <w:r w:rsidR="00EE67C0">
        <w:rPr>
          <w:rFonts w:cs="Times New Roman" w:hint="cs"/>
          <w:rtl/>
        </w:rPr>
        <w:t xml:space="preserve">, רק </w:t>
      </w:r>
      <w:r w:rsidR="00A77758">
        <w:rPr>
          <w:rFonts w:cs="Times New Roman" w:hint="cs"/>
          <w:rtl/>
        </w:rPr>
        <w:t>כ</w:t>
      </w:r>
      <w:r w:rsidR="00EE67C0">
        <w:rPr>
          <w:rFonts w:cs="Times New Roman" w:hint="cs"/>
          <w:rtl/>
        </w:rPr>
        <w:t xml:space="preserve">שהבן </w:t>
      </w:r>
      <w:r w:rsidR="00A77758">
        <w:rPr>
          <w:rFonts w:cs="Times New Roman" w:hint="cs"/>
          <w:rtl/>
        </w:rPr>
        <w:t>נכנס לניתוח</w:t>
      </w:r>
      <w:r w:rsidR="00EE67C0">
        <w:rPr>
          <w:rFonts w:cs="Times New Roman" w:hint="cs"/>
          <w:rtl/>
        </w:rPr>
        <w:t xml:space="preserve"> </w:t>
      </w:r>
      <w:r w:rsidR="00A77758">
        <w:rPr>
          <w:rFonts w:cs="Times New Roman" w:hint="cs"/>
          <w:rtl/>
        </w:rPr>
        <w:t xml:space="preserve">והאב חזר לחדר המיון הוא </w:t>
      </w:r>
      <w:r w:rsidR="00EE67C0">
        <w:rPr>
          <w:rFonts w:cs="Times New Roman" w:hint="cs"/>
          <w:rtl/>
        </w:rPr>
        <w:t>נ</w:t>
      </w:r>
      <w:r w:rsidR="00067BEB" w:rsidRPr="00E67C1F">
        <w:rPr>
          <w:rFonts w:cs="Times New Roman"/>
          <w:rtl/>
        </w:rPr>
        <w:t>פנה לשאול את אלכס</w:t>
      </w:r>
      <w:r w:rsidR="00993C90">
        <w:rPr>
          <w:rFonts w:cs="Times New Roman" w:hint="cs"/>
          <w:rtl/>
        </w:rPr>
        <w:t>,</w:t>
      </w:r>
      <w:r w:rsidR="00067BEB" w:rsidRPr="00E67C1F">
        <w:rPr>
          <w:rFonts w:cs="Times New Roman"/>
          <w:rtl/>
        </w:rPr>
        <w:t xml:space="preserve"> "איפה ההורים שלך?"</w:t>
      </w:r>
    </w:p>
    <w:p w14:paraId="58368DA5" w14:textId="6A66C690" w:rsidR="00A77758" w:rsidRDefault="00D06E4E" w:rsidP="00D06E4E">
      <w:pPr>
        <w:widowControl w:val="0"/>
        <w:rPr>
          <w:rFonts w:cs="Times New Roman"/>
          <w:rtl/>
        </w:rPr>
      </w:pPr>
      <w:r w:rsidRPr="00E67C1F">
        <w:rPr>
          <w:rFonts w:cs="Times New Roman" w:hint="eastAsia"/>
          <w:rtl/>
        </w:rPr>
        <w:t>כשהתברר</w:t>
      </w:r>
      <w:r w:rsidRPr="00E67C1F">
        <w:rPr>
          <w:rFonts w:cs="Times New Roman"/>
          <w:rtl/>
        </w:rPr>
        <w:t xml:space="preserve"> </w:t>
      </w:r>
      <w:r w:rsidRPr="00E67C1F">
        <w:rPr>
          <w:rFonts w:cs="Times New Roman" w:hint="eastAsia"/>
          <w:rtl/>
        </w:rPr>
        <w:t>שאין</w:t>
      </w:r>
      <w:r w:rsidRPr="00E67C1F">
        <w:rPr>
          <w:rFonts w:cs="Times New Roman"/>
          <w:rtl/>
        </w:rPr>
        <w:t xml:space="preserve"> </w:t>
      </w:r>
      <w:r w:rsidRPr="00E67C1F">
        <w:rPr>
          <w:rFonts w:cs="Times New Roman" w:hint="eastAsia"/>
          <w:rtl/>
        </w:rPr>
        <w:t>הורים</w:t>
      </w:r>
      <w:r w:rsidRPr="00E67C1F">
        <w:rPr>
          <w:rFonts w:cs="Times New Roman"/>
          <w:rtl/>
        </w:rPr>
        <w:t>,</w:t>
      </w:r>
      <w:r w:rsidR="00443829" w:rsidRPr="00E67C1F">
        <w:rPr>
          <w:rFonts w:cs="Times New Roman"/>
          <w:rtl/>
        </w:rPr>
        <w:t xml:space="preserve"> שהחתך </w:t>
      </w:r>
      <w:r w:rsidR="006A3B9D">
        <w:rPr>
          <w:rFonts w:cs="Times New Roman" w:hint="cs"/>
          <w:rtl/>
        </w:rPr>
        <w:t xml:space="preserve">אצל אלכס </w:t>
      </w:r>
      <w:r w:rsidR="00B83767">
        <w:rPr>
          <w:rFonts w:cs="Times New Roman" w:hint="cs"/>
          <w:rtl/>
        </w:rPr>
        <w:t>עמוק ו</w:t>
      </w:r>
      <w:r w:rsidR="00443829" w:rsidRPr="00E67C1F">
        <w:rPr>
          <w:rFonts w:cs="Times New Roman"/>
          <w:rtl/>
        </w:rPr>
        <w:t>ארוך ומגיע כמעט עד למרפק ושמעל המרפק שוכן דרקון ששום הורה לא היה מאשר, ושצריך לחכות לכירורג מומחה לכלי</w:t>
      </w:r>
      <w:r w:rsidR="00B8375C">
        <w:rPr>
          <w:rFonts w:cs="Times New Roman" w:hint="cs"/>
          <w:rtl/>
        </w:rPr>
        <w:t xml:space="preserve"> </w:t>
      </w:r>
      <w:r w:rsidR="00443829" w:rsidRPr="00E67C1F">
        <w:rPr>
          <w:rFonts w:cs="Times New Roman"/>
          <w:rtl/>
        </w:rPr>
        <w:t>דם</w:t>
      </w:r>
      <w:r w:rsidRPr="00E67C1F">
        <w:rPr>
          <w:rFonts w:cs="Times New Roman"/>
          <w:rtl/>
        </w:rPr>
        <w:t xml:space="preserve"> </w:t>
      </w:r>
      <w:r w:rsidR="00443829" w:rsidRPr="00E67C1F">
        <w:rPr>
          <w:rFonts w:cs="Times New Roman" w:hint="eastAsia"/>
          <w:rtl/>
        </w:rPr>
        <w:t>לפני</w:t>
      </w:r>
      <w:r w:rsidR="00443829" w:rsidRPr="00E67C1F">
        <w:rPr>
          <w:rFonts w:cs="Times New Roman"/>
          <w:rtl/>
        </w:rPr>
        <w:t xml:space="preserve"> שמתחילים בתפירה</w:t>
      </w:r>
      <w:r w:rsidR="006819C4">
        <w:rPr>
          <w:rFonts w:cs="Times New Roman" w:hint="cs"/>
          <w:rtl/>
        </w:rPr>
        <w:t>,</w:t>
      </w:r>
      <w:r w:rsidR="00443829" w:rsidRPr="00E67C1F">
        <w:rPr>
          <w:rFonts w:cs="Times New Roman"/>
          <w:rtl/>
        </w:rPr>
        <w:t xml:space="preserve"> הבחין </w:t>
      </w:r>
      <w:r w:rsidR="006819C4">
        <w:rPr>
          <w:rFonts w:cs="Times New Roman" w:hint="cs"/>
          <w:rtl/>
        </w:rPr>
        <w:t>האב ש</w:t>
      </w:r>
      <w:r w:rsidR="00A77758">
        <w:rPr>
          <w:rFonts w:cs="Times New Roman" w:hint="cs"/>
          <w:rtl/>
        </w:rPr>
        <w:t>ה</w:t>
      </w:r>
      <w:r w:rsidR="00C968B2">
        <w:rPr>
          <w:rFonts w:cs="Times New Roman" w:hint="cs"/>
          <w:rtl/>
        </w:rPr>
        <w:t>עבריין</w:t>
      </w:r>
      <w:r w:rsidR="00B8375C">
        <w:rPr>
          <w:rFonts w:cs="Times New Roman" w:hint="cs"/>
          <w:rtl/>
        </w:rPr>
        <w:t xml:space="preserve"> </w:t>
      </w:r>
      <w:r w:rsidR="00EE67C0">
        <w:rPr>
          <w:rFonts w:cs="Times New Roman" w:hint="cs"/>
          <w:rtl/>
        </w:rPr>
        <w:t>תוקף</w:t>
      </w:r>
      <w:r w:rsidR="00B8375C">
        <w:rPr>
          <w:rFonts w:cs="Times New Roman" w:hint="cs"/>
          <w:rtl/>
        </w:rPr>
        <w:t xml:space="preserve"> </w:t>
      </w:r>
      <w:r w:rsidR="00EE67C0">
        <w:rPr>
          <w:rFonts w:cs="Times New Roman" w:hint="cs"/>
          <w:rtl/>
        </w:rPr>
        <w:t>בנו</w:t>
      </w:r>
      <w:r w:rsidR="00443829" w:rsidRPr="00E67C1F">
        <w:rPr>
          <w:rFonts w:cs="Times New Roman"/>
          <w:rtl/>
        </w:rPr>
        <w:t xml:space="preserve"> ניסה ולא הצליח להשתלט על רעד נורא</w:t>
      </w:r>
      <w:r w:rsidR="006819C4">
        <w:rPr>
          <w:rFonts w:cs="Times New Roman" w:hint="cs"/>
          <w:rtl/>
        </w:rPr>
        <w:t xml:space="preserve"> שפשט בו.</w:t>
      </w:r>
      <w:r w:rsidR="00443829" w:rsidRPr="00E67C1F">
        <w:rPr>
          <w:rFonts w:cs="Times New Roman"/>
          <w:rtl/>
        </w:rPr>
        <w:t xml:space="preserve"> </w:t>
      </w:r>
      <w:r w:rsidR="00443829" w:rsidRPr="00E67C1F">
        <w:rPr>
          <w:rFonts w:cs="Times New Roman" w:hint="eastAsia"/>
          <w:rtl/>
        </w:rPr>
        <w:t>את</w:t>
      </w:r>
      <w:r w:rsidR="00443829" w:rsidRPr="00E67C1F">
        <w:rPr>
          <w:rFonts w:cs="Times New Roman"/>
          <w:rtl/>
        </w:rPr>
        <w:t xml:space="preserve"> </w:t>
      </w:r>
      <w:r w:rsidR="00443829" w:rsidRPr="00E67C1F">
        <w:rPr>
          <w:rFonts w:cs="Times New Roman" w:hint="eastAsia"/>
          <w:rtl/>
        </w:rPr>
        <w:t>חולצ</w:t>
      </w:r>
      <w:r w:rsidR="0087467A" w:rsidRPr="00E67C1F">
        <w:rPr>
          <w:rFonts w:cs="Times New Roman" w:hint="eastAsia"/>
          <w:rtl/>
        </w:rPr>
        <w:t>תו</w:t>
      </w:r>
      <w:r w:rsidR="00443829" w:rsidRPr="00E67C1F">
        <w:rPr>
          <w:rFonts w:cs="Times New Roman"/>
          <w:rtl/>
        </w:rPr>
        <w:t xml:space="preserve"> </w:t>
      </w:r>
      <w:r w:rsidR="00C9063C" w:rsidRPr="00E67C1F">
        <w:rPr>
          <w:rFonts w:cs="Times New Roman" w:hint="eastAsia"/>
          <w:rtl/>
        </w:rPr>
        <w:t>אמנם</w:t>
      </w:r>
      <w:r w:rsidR="00C9063C" w:rsidRPr="00E67C1F">
        <w:rPr>
          <w:rFonts w:cs="Times New Roman"/>
          <w:rtl/>
        </w:rPr>
        <w:t xml:space="preserve"> </w:t>
      </w:r>
      <w:r w:rsidR="00443829" w:rsidRPr="00E67C1F">
        <w:rPr>
          <w:rFonts w:cs="Times New Roman"/>
          <w:rtl/>
        </w:rPr>
        <w:t>חתכו והסירו</w:t>
      </w:r>
      <w:r w:rsidR="00C9063C">
        <w:rPr>
          <w:rFonts w:cs="Times New Roman" w:hint="cs"/>
          <w:rtl/>
        </w:rPr>
        <w:t>,</w:t>
      </w:r>
      <w:r w:rsidR="006819C4">
        <w:rPr>
          <w:rFonts w:cs="Times New Roman" w:hint="cs"/>
          <w:rtl/>
        </w:rPr>
        <w:t xml:space="preserve"> </w:t>
      </w:r>
      <w:r w:rsidR="005A173C" w:rsidRPr="00E67C1F">
        <w:rPr>
          <w:rFonts w:cs="Times New Roman"/>
          <w:rtl/>
        </w:rPr>
        <w:t>אבל לא היה קר בחדר המיון</w:t>
      </w:r>
      <w:r w:rsidR="00C9063C">
        <w:rPr>
          <w:rFonts w:cs="Times New Roman" w:hint="cs"/>
          <w:rtl/>
        </w:rPr>
        <w:t xml:space="preserve"> </w:t>
      </w:r>
      <w:r w:rsidR="006A3B9D">
        <w:rPr>
          <w:rFonts w:cs="Times New Roman" w:hint="cs"/>
          <w:rtl/>
        </w:rPr>
        <w:t xml:space="preserve">[, </w:t>
      </w:r>
      <w:r w:rsidR="00C9063C">
        <w:rPr>
          <w:rFonts w:cs="Times New Roman" w:hint="cs"/>
          <w:rtl/>
        </w:rPr>
        <w:t xml:space="preserve">ובכל זאת </w:t>
      </w:r>
      <w:r w:rsidR="00C968B2">
        <w:rPr>
          <w:rFonts w:cs="Times New Roman" w:hint="cs"/>
          <w:rtl/>
        </w:rPr>
        <w:t>הצמרמורות שחלפו בגבו לא פסקו</w:t>
      </w:r>
      <w:r w:rsidR="006A3B9D">
        <w:rPr>
          <w:rFonts w:cs="Times New Roman" w:hint="cs"/>
          <w:rtl/>
        </w:rPr>
        <w:t>]</w:t>
      </w:r>
      <w:r w:rsidR="006819C4">
        <w:rPr>
          <w:rFonts w:cs="Times New Roman" w:hint="cs"/>
          <w:rtl/>
        </w:rPr>
        <w:t>.</w:t>
      </w:r>
      <w:r w:rsidR="003E37FC" w:rsidRPr="00E67C1F">
        <w:rPr>
          <w:rFonts w:cs="Times New Roman"/>
          <w:rtl/>
        </w:rPr>
        <w:t xml:space="preserve"> </w:t>
      </w:r>
      <w:r w:rsidR="006819C4">
        <w:rPr>
          <w:rFonts w:cs="Times New Roman" w:hint="cs"/>
          <w:rtl/>
        </w:rPr>
        <w:t xml:space="preserve">האב </w:t>
      </w:r>
      <w:r w:rsidR="00321351" w:rsidRPr="00E67C1F">
        <w:rPr>
          <w:rFonts w:cs="Times New Roman" w:hint="eastAsia"/>
          <w:rtl/>
        </w:rPr>
        <w:t>הניח</w:t>
      </w:r>
      <w:r w:rsidR="00321351" w:rsidRPr="00E67C1F">
        <w:rPr>
          <w:rFonts w:cs="Times New Roman"/>
          <w:rtl/>
        </w:rPr>
        <w:t xml:space="preserve"> בזהירות </w:t>
      </w:r>
      <w:r w:rsidR="00076224" w:rsidRPr="00E67C1F">
        <w:rPr>
          <w:rFonts w:cs="Times New Roman"/>
          <w:rtl/>
        </w:rPr>
        <w:t xml:space="preserve">שמיכת צמר </w:t>
      </w:r>
      <w:r w:rsidR="00076224" w:rsidRPr="00E67C1F">
        <w:rPr>
          <w:rFonts w:cs="Times New Roman" w:hint="eastAsia"/>
          <w:rtl/>
        </w:rPr>
        <w:t>על</w:t>
      </w:r>
      <w:r w:rsidR="00076224" w:rsidRPr="00E67C1F">
        <w:rPr>
          <w:rFonts w:cs="Times New Roman"/>
          <w:rtl/>
        </w:rPr>
        <w:t xml:space="preserve"> </w:t>
      </w:r>
      <w:r w:rsidR="003E37FC" w:rsidRPr="00E67C1F">
        <w:rPr>
          <w:rFonts w:cs="Times New Roman" w:hint="eastAsia"/>
          <w:rtl/>
        </w:rPr>
        <w:t>כתפיו</w:t>
      </w:r>
      <w:r w:rsidR="003E37FC" w:rsidRPr="00E67C1F">
        <w:rPr>
          <w:rFonts w:cs="Times New Roman"/>
          <w:rtl/>
        </w:rPr>
        <w:t xml:space="preserve"> </w:t>
      </w:r>
      <w:bookmarkStart w:id="277" w:name="_Hlk526518594"/>
      <w:r w:rsidR="006C72DA">
        <w:rPr>
          <w:rFonts w:cs="Times New Roman" w:hint="cs"/>
          <w:rtl/>
        </w:rPr>
        <w:t>ש</w:t>
      </w:r>
      <w:r w:rsidR="00A77758">
        <w:rPr>
          <w:rFonts w:cs="Times New Roman" w:hint="cs"/>
          <w:rtl/>
        </w:rPr>
        <w:t xml:space="preserve">ל </w:t>
      </w:r>
      <w:r w:rsidR="006C72DA">
        <w:rPr>
          <w:rFonts w:cs="Times New Roman" w:hint="cs"/>
          <w:rtl/>
        </w:rPr>
        <w:t>ה</w:t>
      </w:r>
      <w:r w:rsidR="00A65EA2" w:rsidRPr="00A65EA2">
        <w:rPr>
          <w:rFonts w:cs="Times New Roman"/>
          <w:rtl/>
        </w:rPr>
        <w:t>גברתן</w:t>
      </w:r>
      <w:r w:rsidR="006C72DA">
        <w:rPr>
          <w:rFonts w:cs="Times New Roman" w:hint="cs"/>
          <w:rtl/>
        </w:rPr>
        <w:t xml:space="preserve"> </w:t>
      </w:r>
      <w:r w:rsidR="00B83767">
        <w:rPr>
          <w:rFonts w:cs="Times New Roman" w:hint="cs"/>
          <w:rtl/>
        </w:rPr>
        <w:t>הא</w:t>
      </w:r>
      <w:r w:rsidR="00A65EA2">
        <w:rPr>
          <w:rFonts w:cs="Times New Roman" w:hint="cs"/>
          <w:rtl/>
        </w:rPr>
        <w:t>כזר</w:t>
      </w:r>
      <w:r w:rsidR="00B83767">
        <w:rPr>
          <w:rFonts w:cs="Times New Roman" w:hint="cs"/>
          <w:rtl/>
        </w:rPr>
        <w:t xml:space="preserve">י </w:t>
      </w:r>
      <w:r w:rsidR="006C72DA">
        <w:rPr>
          <w:rFonts w:cs="Times New Roman" w:hint="cs"/>
          <w:rtl/>
        </w:rPr>
        <w:t>שה</w:t>
      </w:r>
      <w:r w:rsidR="00B83767">
        <w:rPr>
          <w:rFonts w:cs="Times New Roman" w:hint="cs"/>
          <w:rtl/>
        </w:rPr>
        <w:t>יה</w:t>
      </w:r>
      <w:r w:rsidR="006C72DA">
        <w:rPr>
          <w:rFonts w:cs="Times New Roman" w:hint="cs"/>
          <w:rtl/>
        </w:rPr>
        <w:t xml:space="preserve"> </w:t>
      </w:r>
      <w:r w:rsidR="00C968B2">
        <w:rPr>
          <w:rFonts w:cs="Times New Roman" w:hint="cs"/>
          <w:rtl/>
        </w:rPr>
        <w:t xml:space="preserve">בעצם </w:t>
      </w:r>
      <w:r w:rsidR="006C72DA">
        <w:rPr>
          <w:rFonts w:cs="Times New Roman" w:hint="cs"/>
          <w:rtl/>
        </w:rPr>
        <w:t>כמעט חסר מסה</w:t>
      </w:r>
      <w:r w:rsidR="00A77758">
        <w:rPr>
          <w:rFonts w:cs="Times New Roman" w:hint="cs"/>
          <w:rtl/>
        </w:rPr>
        <w:t>.</w:t>
      </w:r>
      <w:r w:rsidR="006C72DA">
        <w:rPr>
          <w:rFonts w:cs="Times New Roman" w:hint="cs"/>
          <w:rtl/>
        </w:rPr>
        <w:t xml:space="preserve"> </w:t>
      </w:r>
      <w:r w:rsidR="00B7336F">
        <w:rPr>
          <w:rFonts w:cs="Times New Roman" w:hint="cs"/>
          <w:rtl/>
        </w:rPr>
        <w:t>ו</w:t>
      </w:r>
      <w:r w:rsidR="006C72DA">
        <w:rPr>
          <w:rFonts w:cs="Times New Roman" w:hint="cs"/>
          <w:rtl/>
        </w:rPr>
        <w:t xml:space="preserve">אכן לא נותר </w:t>
      </w:r>
      <w:r w:rsidR="00B83767">
        <w:rPr>
          <w:rFonts w:cs="Times New Roman" w:hint="cs"/>
          <w:rtl/>
        </w:rPr>
        <w:t xml:space="preserve">הרבה </w:t>
      </w:r>
      <w:r w:rsidR="00A65EA2">
        <w:rPr>
          <w:rFonts w:cs="Times New Roman" w:hint="cs"/>
          <w:rtl/>
        </w:rPr>
        <w:t>ב</w:t>
      </w:r>
      <w:r w:rsidR="006C72DA">
        <w:rPr>
          <w:rFonts w:cs="Times New Roman" w:hint="cs"/>
          <w:rtl/>
        </w:rPr>
        <w:t>אלכס לאחר שפרק את זעמו והגיר כמות ניכרת מדמו</w:t>
      </w:r>
      <w:bookmarkEnd w:id="277"/>
      <w:r w:rsidR="00626B37">
        <w:rPr>
          <w:rFonts w:cs="Times New Roman" w:hint="cs"/>
          <w:rtl/>
        </w:rPr>
        <w:t>.</w:t>
      </w:r>
      <w:bookmarkEnd w:id="275"/>
      <w:r w:rsidR="00626B37">
        <w:rPr>
          <w:rFonts w:cs="Times New Roman" w:hint="cs"/>
          <w:rtl/>
        </w:rPr>
        <w:t xml:space="preserve"> [</w:t>
      </w:r>
      <w:r w:rsidR="006C72DA">
        <w:rPr>
          <w:rFonts w:cs="Times New Roman" w:hint="cs"/>
          <w:rtl/>
        </w:rPr>
        <w:t xml:space="preserve"> / שאלכס צנום, הוא לא רק נמוך, הוא </w:t>
      </w:r>
      <w:r w:rsidR="006C72DA">
        <w:rPr>
          <w:rFonts w:cs="Times New Roman" w:hint="cs"/>
          <w:rtl/>
        </w:rPr>
        <w:lastRenderedPageBreak/>
        <w:t xml:space="preserve">נראה חסר מסה לאחר שפרק את כל זעמו / </w:t>
      </w:r>
      <w:r w:rsidR="00786B33">
        <w:rPr>
          <w:rFonts w:cs="Times New Roman" w:hint="cs"/>
          <w:rtl/>
        </w:rPr>
        <w:t>ב</w:t>
      </w:r>
      <w:r w:rsidR="00D54C3E">
        <w:rPr>
          <w:rFonts w:cs="Times New Roman" w:hint="cs"/>
          <w:rtl/>
        </w:rPr>
        <w:t>ממד</w:t>
      </w:r>
      <w:r w:rsidR="00786B33">
        <w:rPr>
          <w:rFonts w:cs="Times New Roman" w:hint="cs"/>
          <w:rtl/>
        </w:rPr>
        <w:t>יו הקטנים של אלכס</w:t>
      </w:r>
      <w:r w:rsidR="00626B37">
        <w:rPr>
          <w:rFonts w:cs="Times New Roman" w:hint="cs"/>
          <w:rtl/>
        </w:rPr>
        <w:t>]</w:t>
      </w:r>
      <w:r w:rsidR="00443829" w:rsidRPr="00E67C1F">
        <w:rPr>
          <w:rFonts w:cs="Times New Roman"/>
          <w:rtl/>
        </w:rPr>
        <w:t xml:space="preserve"> </w:t>
      </w:r>
    </w:p>
    <w:p w14:paraId="47268B1D" w14:textId="0B9E1D5A" w:rsidR="00A77758" w:rsidRDefault="006819C4" w:rsidP="00D06E4E">
      <w:pPr>
        <w:widowControl w:val="0"/>
        <w:rPr>
          <w:rFonts w:cs="Times New Roman"/>
          <w:rtl/>
        </w:rPr>
      </w:pPr>
      <w:r>
        <w:rPr>
          <w:rFonts w:cs="Times New Roman" w:hint="cs"/>
          <w:rtl/>
        </w:rPr>
        <w:t>"</w:t>
      </w:r>
      <w:r w:rsidR="00D06E4E" w:rsidRPr="00E67C1F">
        <w:rPr>
          <w:rFonts w:cs="Times New Roman" w:hint="eastAsia"/>
          <w:rtl/>
        </w:rPr>
        <w:t>איך</w:t>
      </w:r>
      <w:r w:rsidR="00D06E4E" w:rsidRPr="00E67C1F">
        <w:rPr>
          <w:rFonts w:cs="Times New Roman"/>
          <w:rtl/>
        </w:rPr>
        <w:t xml:space="preserve"> </w:t>
      </w:r>
      <w:r w:rsidR="0087467A" w:rsidRPr="00E67C1F">
        <w:rPr>
          <w:rFonts w:cs="Times New Roman" w:hint="eastAsia"/>
          <w:rtl/>
        </w:rPr>
        <w:t>שברת</w:t>
      </w:r>
      <w:r w:rsidR="0087467A" w:rsidRPr="00E67C1F">
        <w:rPr>
          <w:rFonts w:cs="Times New Roman"/>
          <w:rtl/>
        </w:rPr>
        <w:t xml:space="preserve"> </w:t>
      </w:r>
      <w:r w:rsidR="0087467A" w:rsidRPr="00E67C1F">
        <w:rPr>
          <w:rFonts w:cs="Times New Roman" w:hint="eastAsia"/>
          <w:rtl/>
        </w:rPr>
        <w:t>לבן</w:t>
      </w:r>
      <w:r w:rsidR="0087467A" w:rsidRPr="00E67C1F">
        <w:rPr>
          <w:rFonts w:cs="Times New Roman"/>
          <w:rtl/>
        </w:rPr>
        <w:t xml:space="preserve"> </w:t>
      </w:r>
      <w:r w:rsidR="0087467A" w:rsidRPr="00E67C1F">
        <w:rPr>
          <w:rFonts w:cs="Times New Roman" w:hint="eastAsia"/>
          <w:rtl/>
        </w:rPr>
        <w:t>שלי</w:t>
      </w:r>
      <w:r w:rsidR="0087467A" w:rsidRPr="00E67C1F">
        <w:rPr>
          <w:rFonts w:cs="Times New Roman"/>
          <w:rtl/>
        </w:rPr>
        <w:t xml:space="preserve"> </w:t>
      </w:r>
      <w:r w:rsidR="0087467A" w:rsidRPr="00E67C1F">
        <w:rPr>
          <w:rFonts w:cs="Times New Roman" w:hint="eastAsia"/>
          <w:rtl/>
        </w:rPr>
        <w:t>את</w:t>
      </w:r>
      <w:r w:rsidR="0087467A" w:rsidRPr="00E67C1F">
        <w:rPr>
          <w:rFonts w:cs="Times New Roman"/>
          <w:rtl/>
        </w:rPr>
        <w:t xml:space="preserve"> </w:t>
      </w:r>
      <w:r w:rsidR="0087467A" w:rsidRPr="00E67C1F">
        <w:rPr>
          <w:rFonts w:cs="Times New Roman" w:hint="eastAsia"/>
          <w:rtl/>
        </w:rPr>
        <w:t>ה</w:t>
      </w:r>
      <w:r w:rsidR="00A65EA2" w:rsidRPr="00A65EA2">
        <w:rPr>
          <w:rFonts w:cs="Times New Roman"/>
          <w:rtl/>
        </w:rPr>
        <w:t>ברך</w:t>
      </w:r>
      <w:r>
        <w:rPr>
          <w:rFonts w:cs="Times New Roman" w:hint="cs"/>
          <w:rtl/>
        </w:rPr>
        <w:t>?"</w:t>
      </w:r>
      <w:r w:rsidR="00D06E4E" w:rsidRPr="00E67C1F">
        <w:rPr>
          <w:rFonts w:cs="Times New Roman"/>
          <w:rtl/>
        </w:rPr>
        <w:t xml:space="preserve"> </w:t>
      </w:r>
    </w:p>
    <w:p w14:paraId="0471E402" w14:textId="1B70B578" w:rsidR="00A77758" w:rsidRDefault="006819C4" w:rsidP="00D06E4E">
      <w:pPr>
        <w:widowControl w:val="0"/>
        <w:rPr>
          <w:rFonts w:cs="Times New Roman"/>
          <w:rtl/>
        </w:rPr>
      </w:pPr>
      <w:r>
        <w:rPr>
          <w:rFonts w:cs="Times New Roman" w:hint="cs"/>
          <w:rtl/>
        </w:rPr>
        <w:t>"</w:t>
      </w:r>
      <w:r w:rsidR="00D06E4E" w:rsidRPr="00E67C1F">
        <w:rPr>
          <w:rFonts w:cs="Times New Roman"/>
          <w:rtl/>
        </w:rPr>
        <w:t>כי אני יודע להוציא בעיטות</w:t>
      </w:r>
      <w:r w:rsidR="00B83767">
        <w:rPr>
          <w:rFonts w:cs="Times New Roman" w:hint="cs"/>
          <w:rtl/>
        </w:rPr>
        <w:t>, אדוני</w:t>
      </w:r>
      <w:r w:rsidR="00D06E4E" w:rsidRPr="00E67C1F">
        <w:rPr>
          <w:rFonts w:cs="Times New Roman"/>
          <w:rtl/>
        </w:rPr>
        <w:t>.</w:t>
      </w:r>
      <w:r w:rsidR="00DD580A">
        <w:rPr>
          <w:rFonts w:cs="Times New Roman" w:hint="cs"/>
          <w:rtl/>
        </w:rPr>
        <w:t>"</w:t>
      </w:r>
      <w:r w:rsidR="00D06E4E" w:rsidRPr="00E67C1F">
        <w:rPr>
          <w:rFonts w:cs="Times New Roman"/>
          <w:rtl/>
        </w:rPr>
        <w:t xml:space="preserve"> </w:t>
      </w:r>
      <w:r w:rsidR="00DD580A">
        <w:rPr>
          <w:rFonts w:cs="Times New Roman" w:hint="cs"/>
          <w:rtl/>
        </w:rPr>
        <w:t>[</w:t>
      </w:r>
      <w:r w:rsidR="00046642" w:rsidRPr="00E67C1F">
        <w:rPr>
          <w:rFonts w:cs="Times New Roman" w:hint="eastAsia"/>
          <w:rtl/>
        </w:rPr>
        <w:t>אכן</w:t>
      </w:r>
      <w:r w:rsidR="00046642" w:rsidRPr="00E67C1F">
        <w:rPr>
          <w:rFonts w:cs="Times New Roman"/>
          <w:rtl/>
        </w:rPr>
        <w:t xml:space="preserve">, </w:t>
      </w:r>
      <w:r w:rsidR="001C5A04">
        <w:rPr>
          <w:rFonts w:cs="Times New Roman"/>
          <w:rtl/>
        </w:rPr>
        <w:t>הייתה</w:t>
      </w:r>
      <w:r w:rsidR="00046642" w:rsidRPr="00E67C1F">
        <w:rPr>
          <w:rFonts w:cs="Times New Roman"/>
          <w:rtl/>
        </w:rPr>
        <w:t xml:space="preserve"> ל</w:t>
      </w:r>
      <w:r w:rsidR="00046642" w:rsidRPr="00E67C1F">
        <w:rPr>
          <w:rFonts w:cs="Times New Roman" w:hint="eastAsia"/>
          <w:rtl/>
        </w:rPr>
        <w:t>אלכס</w:t>
      </w:r>
      <w:r w:rsidR="00046642" w:rsidRPr="00E67C1F">
        <w:rPr>
          <w:rFonts w:cs="Times New Roman"/>
          <w:rtl/>
        </w:rPr>
        <w:t xml:space="preserve"> בעיטה</w:t>
      </w:r>
      <w:r w:rsidR="00C90C6C">
        <w:rPr>
          <w:rFonts w:cs="Times New Roman"/>
          <w:rtl/>
        </w:rPr>
        <w:t xml:space="preserve"> מאוד </w:t>
      </w:r>
      <w:r w:rsidR="00046642" w:rsidRPr="00E67C1F">
        <w:rPr>
          <w:rFonts w:cs="Times New Roman"/>
          <w:rtl/>
        </w:rPr>
        <w:t>כבדה, הוא ידע לבעוט עם</w:t>
      </w:r>
      <w:r w:rsidR="00DD580A">
        <w:rPr>
          <w:rFonts w:cs="Times New Roman" w:hint="cs"/>
          <w:rtl/>
        </w:rPr>
        <w:t>]</w:t>
      </w:r>
      <w:r w:rsidR="00046642" w:rsidRPr="00E67C1F">
        <w:rPr>
          <w:rFonts w:cs="Times New Roman"/>
          <w:rtl/>
        </w:rPr>
        <w:t xml:space="preserve"> הרגל הצנומה שלו </w:t>
      </w:r>
      <w:r w:rsidR="00DD580A">
        <w:rPr>
          <w:rFonts w:cs="Times New Roman" w:hint="cs"/>
          <w:rtl/>
        </w:rPr>
        <w:t xml:space="preserve">בעטה </w:t>
      </w:r>
      <w:r w:rsidR="00046642" w:rsidRPr="00E67C1F">
        <w:rPr>
          <w:rFonts w:cs="Times New Roman"/>
          <w:rtl/>
        </w:rPr>
        <w:t>ב</w:t>
      </w:r>
      <w:r w:rsidR="00046642" w:rsidRPr="00E67C1F">
        <w:rPr>
          <w:rFonts w:cs="Times New Roman" w:hint="eastAsia"/>
          <w:rtl/>
        </w:rPr>
        <w:t>עוצמה</w:t>
      </w:r>
      <w:r w:rsidR="00046642" w:rsidRPr="00E67C1F">
        <w:rPr>
          <w:rFonts w:cs="Times New Roman"/>
          <w:rtl/>
        </w:rPr>
        <w:t xml:space="preserve"> מתעתע</w:t>
      </w:r>
      <w:r w:rsidR="00046642" w:rsidRPr="00E67C1F">
        <w:rPr>
          <w:rFonts w:cs="Times New Roman" w:hint="eastAsia"/>
          <w:rtl/>
        </w:rPr>
        <w:t>ת</w:t>
      </w:r>
      <w:r w:rsidR="00046642" w:rsidRPr="00E67C1F">
        <w:rPr>
          <w:rFonts w:cs="Times New Roman"/>
          <w:rtl/>
        </w:rPr>
        <w:t xml:space="preserve"> </w:t>
      </w:r>
      <w:r w:rsidR="00DD580A">
        <w:rPr>
          <w:rFonts w:cs="Times New Roman" w:hint="cs"/>
          <w:rtl/>
        </w:rPr>
        <w:t xml:space="preserve">עד </w:t>
      </w:r>
      <w:r w:rsidR="00046642" w:rsidRPr="00E67C1F">
        <w:rPr>
          <w:rFonts w:cs="Times New Roman" w:hint="eastAsia"/>
          <w:rtl/>
        </w:rPr>
        <w:t>שנדמה</w:t>
      </w:r>
      <w:r w:rsidR="00046642" w:rsidRPr="00E67C1F">
        <w:rPr>
          <w:rFonts w:cs="Times New Roman"/>
          <w:rtl/>
        </w:rPr>
        <w:t xml:space="preserve"> </w:t>
      </w:r>
      <w:r w:rsidR="00DD580A">
        <w:rPr>
          <w:rFonts w:cs="Times New Roman" w:hint="cs"/>
          <w:rtl/>
        </w:rPr>
        <w:t>ש</w:t>
      </w:r>
      <w:r w:rsidR="00F27902">
        <w:rPr>
          <w:rFonts w:cs="Times New Roman" w:hint="cs"/>
          <w:rtl/>
        </w:rPr>
        <w:t>תותח</w:t>
      </w:r>
      <w:r w:rsidR="001069B1">
        <w:rPr>
          <w:rFonts w:cs="Times New Roman" w:hint="cs"/>
          <w:rtl/>
        </w:rPr>
        <w:t xml:space="preserve"> 120 מ"מ</w:t>
      </w:r>
      <w:r w:rsidR="00F27902">
        <w:rPr>
          <w:rFonts w:cs="Times New Roman" w:hint="cs"/>
          <w:rtl/>
        </w:rPr>
        <w:t xml:space="preserve"> של טנק</w:t>
      </w:r>
      <w:r w:rsidR="00046642" w:rsidRPr="00E67C1F">
        <w:rPr>
          <w:rFonts w:cs="Times New Roman"/>
          <w:rtl/>
        </w:rPr>
        <w:t xml:space="preserve"> נ</w:t>
      </w:r>
      <w:r w:rsidR="00C968B2">
        <w:rPr>
          <w:rFonts w:cs="Times New Roman" w:hint="cs"/>
          <w:rtl/>
        </w:rPr>
        <w:t>ו</w:t>
      </w:r>
      <w:r w:rsidR="00046642" w:rsidRPr="00E67C1F">
        <w:rPr>
          <w:rFonts w:cs="Times New Roman"/>
          <w:rtl/>
        </w:rPr>
        <w:t>חת על</w:t>
      </w:r>
      <w:r w:rsidR="00046642" w:rsidRPr="00E67C1F">
        <w:rPr>
          <w:rFonts w:cs="Times New Roman" w:hint="eastAsia"/>
          <w:rtl/>
        </w:rPr>
        <w:t>י</w:t>
      </w:r>
      <w:r w:rsidR="00046642" w:rsidRPr="00E67C1F">
        <w:rPr>
          <w:rFonts w:cs="Times New Roman"/>
          <w:rtl/>
        </w:rPr>
        <w:t xml:space="preserve">ך. </w:t>
      </w:r>
    </w:p>
    <w:p w14:paraId="0BB8BEA0" w14:textId="32548483" w:rsidR="00A77758" w:rsidRDefault="00046642" w:rsidP="00D06E4E">
      <w:pPr>
        <w:widowControl w:val="0"/>
        <w:rPr>
          <w:rFonts w:cs="Times New Roman"/>
          <w:rtl/>
        </w:rPr>
      </w:pPr>
      <w:bookmarkStart w:id="278" w:name="_Hlk531767628"/>
      <w:r w:rsidRPr="00E67C1F">
        <w:rPr>
          <w:rFonts w:cs="Times New Roman"/>
          <w:rtl/>
        </w:rPr>
        <w:t xml:space="preserve">האב לא </w:t>
      </w:r>
      <w:r w:rsidR="00DD580A">
        <w:rPr>
          <w:rFonts w:cs="Times New Roman" w:hint="cs"/>
          <w:rtl/>
        </w:rPr>
        <w:t>הבין</w:t>
      </w:r>
      <w:r w:rsidRPr="00E67C1F">
        <w:rPr>
          <w:rFonts w:cs="Times New Roman"/>
          <w:rtl/>
        </w:rPr>
        <w:t xml:space="preserve"> זאת,</w:t>
      </w:r>
      <w:r w:rsidR="00DD580A">
        <w:rPr>
          <w:rFonts w:cs="Times New Roman" w:hint="cs"/>
          <w:rtl/>
        </w:rPr>
        <w:t xml:space="preserve"> </w:t>
      </w:r>
      <w:r w:rsidR="00BF7C59">
        <w:rPr>
          <w:rFonts w:cs="Times New Roman" w:hint="cs"/>
          <w:rtl/>
        </w:rPr>
        <w:t xml:space="preserve">הרי </w:t>
      </w:r>
      <w:r w:rsidR="00B6489F" w:rsidRPr="00E67C1F">
        <w:rPr>
          <w:rFonts w:cs="Times New Roman"/>
          <w:rtl/>
        </w:rPr>
        <w:t>בנו – כל חייו עבד במשק שלהם ב</w:t>
      </w:r>
      <w:r w:rsidR="00A65EA2" w:rsidRPr="00A65EA2">
        <w:rPr>
          <w:rFonts w:cs="Times New Roman"/>
          <w:rtl/>
        </w:rPr>
        <w:t>נטעים</w:t>
      </w:r>
      <w:r w:rsidR="00B6489F" w:rsidRPr="00E67C1F">
        <w:rPr>
          <w:rFonts w:cs="Times New Roman"/>
          <w:rtl/>
        </w:rPr>
        <w:t>, נער יפה</w:t>
      </w:r>
      <w:r w:rsidR="00B8375C">
        <w:rPr>
          <w:rFonts w:cs="Times New Roman" w:hint="cs"/>
          <w:rtl/>
        </w:rPr>
        <w:t xml:space="preserve"> </w:t>
      </w:r>
      <w:r w:rsidR="00B6489F" w:rsidRPr="00E67C1F">
        <w:rPr>
          <w:rFonts w:cs="Times New Roman"/>
          <w:rtl/>
        </w:rPr>
        <w:t>בלורית וחסון,</w:t>
      </w:r>
      <w:r w:rsidR="003D02A3">
        <w:rPr>
          <w:rFonts w:cs="Times New Roman" w:hint="cs"/>
          <w:rtl/>
        </w:rPr>
        <w:t xml:space="preserve"> </w:t>
      </w:r>
      <w:r w:rsidR="00BF7C59">
        <w:rPr>
          <w:rFonts w:cs="Times New Roman" w:hint="cs"/>
          <w:rtl/>
        </w:rPr>
        <w:t>והוא ה</w:t>
      </w:r>
      <w:r w:rsidR="00775DDD" w:rsidRPr="00775DDD">
        <w:rPr>
          <w:rFonts w:cs="Times New Roman"/>
          <w:rtl/>
        </w:rPr>
        <w:t>קשה</w:t>
      </w:r>
      <w:r w:rsidRPr="00E67C1F">
        <w:rPr>
          <w:rFonts w:cs="Times New Roman"/>
          <w:rtl/>
        </w:rPr>
        <w:t xml:space="preserve">, </w:t>
      </w:r>
      <w:r w:rsidR="00A50DDE">
        <w:rPr>
          <w:rFonts w:cs="Times New Roman" w:hint="cs"/>
          <w:rtl/>
        </w:rPr>
        <w:t>"</w:t>
      </w:r>
      <w:r w:rsidR="00D06E4E" w:rsidRPr="00E67C1F">
        <w:rPr>
          <w:rFonts w:cs="Times New Roman" w:hint="eastAsia"/>
          <w:rtl/>
        </w:rPr>
        <w:t>אבל</w:t>
      </w:r>
      <w:r w:rsidR="00D06E4E" w:rsidRPr="00E67C1F">
        <w:rPr>
          <w:rFonts w:cs="Times New Roman"/>
          <w:rtl/>
        </w:rPr>
        <w:t xml:space="preserve"> איזו בעיטה זאת?</w:t>
      </w:r>
      <w:r w:rsidR="00A50DDE">
        <w:rPr>
          <w:rFonts w:cs="Times New Roman" w:hint="cs"/>
          <w:rtl/>
        </w:rPr>
        <w:t>"</w:t>
      </w:r>
      <w:r w:rsidR="00D06E4E" w:rsidRPr="00E67C1F">
        <w:rPr>
          <w:rFonts w:cs="Times New Roman"/>
          <w:rtl/>
        </w:rPr>
        <w:t xml:space="preserve"> </w:t>
      </w:r>
    </w:p>
    <w:p w14:paraId="45A2B3A8" w14:textId="75D8B2C8" w:rsidR="00A77758" w:rsidRDefault="00A50DDE" w:rsidP="00D06E4E">
      <w:pPr>
        <w:widowControl w:val="0"/>
        <w:rPr>
          <w:rFonts w:cs="Times New Roman"/>
          <w:rtl/>
        </w:rPr>
      </w:pPr>
      <w:r>
        <w:rPr>
          <w:rFonts w:cs="Times New Roman" w:hint="cs"/>
          <w:rtl/>
        </w:rPr>
        <w:t>"</w:t>
      </w:r>
      <w:r w:rsidR="00D06E4E" w:rsidRPr="00E67C1F">
        <w:rPr>
          <w:rFonts w:cs="Times New Roman"/>
          <w:rtl/>
        </w:rPr>
        <w:t>יוקו גרי לברך</w:t>
      </w:r>
      <w:r w:rsidR="00C968B2">
        <w:rPr>
          <w:rFonts w:cs="Times New Roman" w:hint="cs"/>
          <w:rtl/>
        </w:rPr>
        <w:t>, אדוני</w:t>
      </w:r>
      <w:r w:rsidR="00D06E4E" w:rsidRPr="00E67C1F">
        <w:rPr>
          <w:rFonts w:cs="Times New Roman"/>
          <w:rtl/>
        </w:rPr>
        <w:t>.</w:t>
      </w:r>
      <w:r>
        <w:rPr>
          <w:rFonts w:cs="Times New Roman" w:hint="cs"/>
          <w:rtl/>
        </w:rPr>
        <w:t>"</w:t>
      </w:r>
      <w:r w:rsidR="00D06E4E" w:rsidRPr="00E67C1F">
        <w:rPr>
          <w:rFonts w:cs="Times New Roman"/>
          <w:rtl/>
        </w:rPr>
        <w:t xml:space="preserve"> </w:t>
      </w:r>
      <w:bookmarkEnd w:id="278"/>
    </w:p>
    <w:p w14:paraId="7E8B3D2F" w14:textId="79FDB549" w:rsidR="00A77758" w:rsidRDefault="00A50DDE" w:rsidP="00A77758">
      <w:pPr>
        <w:widowControl w:val="0"/>
        <w:rPr>
          <w:rFonts w:cs="Times New Roman"/>
          <w:rtl/>
        </w:rPr>
      </w:pPr>
      <w:r>
        <w:rPr>
          <w:rFonts w:cs="Times New Roman" w:hint="cs"/>
          <w:rtl/>
        </w:rPr>
        <w:t>"</w:t>
      </w:r>
      <w:r w:rsidR="00D06E4E" w:rsidRPr="00E67C1F">
        <w:rPr>
          <w:rFonts w:cs="Times New Roman"/>
          <w:rtl/>
        </w:rPr>
        <w:t>יוקו גרי? יוקו, דווקא?</w:t>
      </w:r>
      <w:r>
        <w:rPr>
          <w:rFonts w:cs="Times New Roman" w:hint="cs"/>
          <w:rtl/>
        </w:rPr>
        <w:t xml:space="preserve">" </w:t>
      </w:r>
      <w:r w:rsidR="00D06E4E" w:rsidRPr="00E67C1F">
        <w:rPr>
          <w:rFonts w:cs="Times New Roman"/>
          <w:rtl/>
        </w:rPr>
        <w:t xml:space="preserve">בעיטה </w:t>
      </w:r>
      <w:r w:rsidR="003E37FC" w:rsidRPr="00E67C1F">
        <w:rPr>
          <w:rFonts w:cs="Times New Roman" w:hint="eastAsia"/>
          <w:rtl/>
        </w:rPr>
        <w:t>ש</w:t>
      </w:r>
      <w:r w:rsidR="00D06E4E" w:rsidRPr="00E67C1F">
        <w:rPr>
          <w:rFonts w:cs="Times New Roman" w:hint="eastAsia"/>
          <w:rtl/>
        </w:rPr>
        <w:t>שמה</w:t>
      </w:r>
      <w:r w:rsidR="00D06E4E" w:rsidRPr="00E67C1F">
        <w:rPr>
          <w:rFonts w:cs="Times New Roman"/>
          <w:rtl/>
        </w:rPr>
        <w:t xml:space="preserve"> </w:t>
      </w:r>
      <w:r w:rsidR="003E37FC" w:rsidRPr="00E67C1F">
        <w:rPr>
          <w:rFonts w:cs="Times New Roman" w:hint="eastAsia"/>
          <w:rtl/>
        </w:rPr>
        <w:t>כ</w:t>
      </w:r>
      <w:r w:rsidR="00D06E4E" w:rsidRPr="00E67C1F">
        <w:rPr>
          <w:rFonts w:cs="Times New Roman" w:hint="eastAsia"/>
          <w:rtl/>
        </w:rPr>
        <w:t>של</w:t>
      </w:r>
      <w:r w:rsidR="00D06E4E" w:rsidRPr="00E67C1F">
        <w:rPr>
          <w:rFonts w:cs="Times New Roman"/>
          <w:rtl/>
        </w:rPr>
        <w:t xml:space="preserve"> </w:t>
      </w:r>
      <w:r w:rsidR="003E37FC" w:rsidRPr="00E67C1F">
        <w:rPr>
          <w:rFonts w:cs="Times New Roman" w:hint="eastAsia"/>
          <w:rtl/>
        </w:rPr>
        <w:t>האישה</w:t>
      </w:r>
      <w:r w:rsidR="00D06E4E" w:rsidRPr="00E67C1F">
        <w:rPr>
          <w:rFonts w:cs="Times New Roman"/>
          <w:rtl/>
        </w:rPr>
        <w:t xml:space="preserve"> שפירקה את </w:t>
      </w:r>
      <w:r w:rsidR="003E37FC" w:rsidRPr="00E67C1F">
        <w:rPr>
          <w:rFonts w:cs="Times New Roman" w:hint="eastAsia"/>
          <w:rtl/>
        </w:rPr>
        <w:t>ה</w:t>
      </w:r>
      <w:r w:rsidR="00D06E4E" w:rsidRPr="00E67C1F">
        <w:rPr>
          <w:rFonts w:cs="Times New Roman" w:hint="eastAsia"/>
          <w:rtl/>
        </w:rPr>
        <w:t>חיפושיות</w:t>
      </w:r>
      <w:r w:rsidR="00D06E4E" w:rsidRPr="00E67C1F">
        <w:rPr>
          <w:rFonts w:cs="Times New Roman"/>
          <w:rtl/>
        </w:rPr>
        <w:t>, ברור ש</w:t>
      </w:r>
      <w:bookmarkStart w:id="279" w:name="_Hlk531767661"/>
      <w:r w:rsidR="00BF7C59">
        <w:rPr>
          <w:rFonts w:cs="Times New Roman" w:hint="cs"/>
          <w:rtl/>
        </w:rPr>
        <w:t xml:space="preserve">בכוחה לשבור </w:t>
      </w:r>
      <w:bookmarkEnd w:id="279"/>
      <w:r w:rsidR="00D06E4E" w:rsidRPr="00E67C1F">
        <w:rPr>
          <w:rFonts w:cs="Times New Roman"/>
          <w:rtl/>
        </w:rPr>
        <w:t>ברכיים</w:t>
      </w:r>
      <w:r>
        <w:rPr>
          <w:rFonts w:cs="Times New Roman" w:hint="cs"/>
          <w:rtl/>
        </w:rPr>
        <w:t>[</w:t>
      </w:r>
      <w:r w:rsidR="00D06E4E" w:rsidRPr="00E67C1F">
        <w:rPr>
          <w:rFonts w:cs="Times New Roman"/>
          <w:rtl/>
        </w:rPr>
        <w:t xml:space="preserve">, אביו של </w:t>
      </w:r>
      <w:r w:rsidR="00407E30" w:rsidRPr="00E67C1F">
        <w:rPr>
          <w:rFonts w:cs="Times New Roman" w:hint="eastAsia"/>
          <w:rtl/>
        </w:rPr>
        <w:t>דביר</w:t>
      </w:r>
      <w:r w:rsidR="00D06E4E" w:rsidRPr="00E67C1F">
        <w:rPr>
          <w:rFonts w:cs="Times New Roman"/>
          <w:rtl/>
        </w:rPr>
        <w:t xml:space="preserve"> </w:t>
      </w:r>
      <w:r w:rsidR="0087467A" w:rsidRPr="00E67C1F">
        <w:rPr>
          <w:rFonts w:cs="Times New Roman"/>
          <w:rtl/>
        </w:rPr>
        <w:t>[</w:t>
      </w:r>
      <w:r w:rsidR="00D06E4E" w:rsidRPr="00E67C1F">
        <w:rPr>
          <w:rFonts w:cs="Times New Roman" w:hint="eastAsia"/>
          <w:rtl/>
        </w:rPr>
        <w:t>שהיה</w:t>
      </w:r>
      <w:r w:rsidR="00D06E4E" w:rsidRPr="00E67C1F">
        <w:rPr>
          <w:rFonts w:cs="Times New Roman"/>
          <w:rtl/>
        </w:rPr>
        <w:t xml:space="preserve"> </w:t>
      </w:r>
      <w:r w:rsidR="00D06E4E" w:rsidRPr="00E67C1F">
        <w:rPr>
          <w:rFonts w:cs="Times New Roman" w:hint="eastAsia"/>
          <w:rtl/>
        </w:rPr>
        <w:t>לו</w:t>
      </w:r>
      <w:r w:rsidR="00D06E4E" w:rsidRPr="00E67C1F">
        <w:rPr>
          <w:rFonts w:cs="Times New Roman"/>
          <w:rtl/>
        </w:rPr>
        <w:t xml:space="preserve"> </w:t>
      </w:r>
      <w:r w:rsidR="00D06E4E" w:rsidRPr="00E67C1F">
        <w:rPr>
          <w:rFonts w:cs="Times New Roman" w:hint="eastAsia"/>
          <w:rtl/>
        </w:rPr>
        <w:t>משק</w:t>
      </w:r>
      <w:r w:rsidR="00D06E4E" w:rsidRPr="00E67C1F">
        <w:rPr>
          <w:rFonts w:cs="Times New Roman"/>
          <w:rtl/>
        </w:rPr>
        <w:t xml:space="preserve"> </w:t>
      </w:r>
      <w:r w:rsidR="00D06E4E" w:rsidRPr="00E67C1F">
        <w:rPr>
          <w:rFonts w:cs="Times New Roman" w:hint="eastAsia"/>
          <w:rtl/>
        </w:rPr>
        <w:t>גדול</w:t>
      </w:r>
      <w:r w:rsidR="00D06E4E" w:rsidRPr="00E67C1F">
        <w:rPr>
          <w:rFonts w:cs="Times New Roman"/>
          <w:rtl/>
        </w:rPr>
        <w:t xml:space="preserve"> </w:t>
      </w:r>
      <w:r w:rsidR="00D06E4E" w:rsidRPr="00E67C1F">
        <w:rPr>
          <w:rFonts w:cs="Times New Roman" w:hint="eastAsia"/>
          <w:rtl/>
        </w:rPr>
        <w:t>בבית</w:t>
      </w:r>
      <w:r w:rsidR="002A1357" w:rsidRPr="00E67C1F">
        <w:rPr>
          <w:rFonts w:cs="Times New Roman"/>
          <w:rtl/>
        </w:rPr>
        <w:t>-</w:t>
      </w:r>
      <w:r w:rsidR="00D06E4E" w:rsidRPr="00E67C1F">
        <w:rPr>
          <w:rFonts w:cs="Times New Roman" w:hint="eastAsia"/>
          <w:rtl/>
        </w:rPr>
        <w:t>עובד</w:t>
      </w:r>
      <w:r w:rsidR="0087467A" w:rsidRPr="00E67C1F">
        <w:rPr>
          <w:rFonts w:cs="Times New Roman"/>
          <w:rtl/>
        </w:rPr>
        <w:t>]</w:t>
      </w:r>
      <w:r w:rsidR="00D06E4E" w:rsidRPr="00E67C1F">
        <w:rPr>
          <w:rFonts w:cs="Times New Roman"/>
          <w:rtl/>
        </w:rPr>
        <w:t xml:space="preserve"> </w:t>
      </w:r>
      <w:r w:rsidR="003E37FC" w:rsidRPr="00E67C1F">
        <w:rPr>
          <w:rFonts w:cs="Times New Roman" w:hint="eastAsia"/>
          <w:rtl/>
        </w:rPr>
        <w:t>לא</w:t>
      </w:r>
      <w:r w:rsidR="003E37FC" w:rsidRPr="00E67C1F">
        <w:rPr>
          <w:rFonts w:cs="Times New Roman"/>
          <w:rtl/>
        </w:rPr>
        <w:t xml:space="preserve"> </w:t>
      </w:r>
      <w:r w:rsidR="003E37FC" w:rsidRPr="00E67C1F">
        <w:rPr>
          <w:rFonts w:cs="Times New Roman" w:hint="eastAsia"/>
          <w:rtl/>
        </w:rPr>
        <w:t>היה</w:t>
      </w:r>
      <w:r w:rsidR="00D06E4E" w:rsidRPr="00E67C1F">
        <w:rPr>
          <w:rFonts w:cs="Times New Roman"/>
          <w:rtl/>
        </w:rPr>
        <w:t xml:space="preserve"> מצפה</w:t>
      </w:r>
      <w:r w:rsidR="003E37FC" w:rsidRPr="00E67C1F">
        <w:rPr>
          <w:rFonts w:cs="Times New Roman"/>
          <w:rtl/>
        </w:rPr>
        <w:t xml:space="preserve"> לשום דבר אחר</w:t>
      </w:r>
      <w:r>
        <w:rPr>
          <w:rFonts w:cs="Times New Roman" w:hint="cs"/>
          <w:rtl/>
        </w:rPr>
        <w:t>]</w:t>
      </w:r>
      <w:r w:rsidR="003E37FC" w:rsidRPr="00E67C1F">
        <w:rPr>
          <w:rFonts w:cs="Times New Roman"/>
          <w:rtl/>
        </w:rPr>
        <w:t>.</w:t>
      </w:r>
      <w:bookmarkStart w:id="280" w:name="_Hlk531767686"/>
    </w:p>
    <w:p w14:paraId="7FD295C4" w14:textId="51838DCF" w:rsidR="00C968B2" w:rsidRDefault="000B581C" w:rsidP="00A77758">
      <w:pPr>
        <w:widowControl w:val="0"/>
        <w:rPr>
          <w:rFonts w:cs="Times New Roman"/>
          <w:rtl/>
        </w:rPr>
      </w:pPr>
      <w:r>
        <w:rPr>
          <w:rFonts w:cs="Times New Roman" w:hint="cs"/>
          <w:rtl/>
        </w:rPr>
        <w:t>חוקרת</w:t>
      </w:r>
      <w:r w:rsidR="00B8375C">
        <w:rPr>
          <w:rFonts w:cs="Times New Roman" w:hint="cs"/>
          <w:rtl/>
        </w:rPr>
        <w:t xml:space="preserve"> </w:t>
      </w:r>
      <w:r>
        <w:rPr>
          <w:rFonts w:cs="Times New Roman" w:hint="cs"/>
          <w:rtl/>
        </w:rPr>
        <w:t xml:space="preserve">נוער </w:t>
      </w:r>
      <w:r w:rsidR="00A77758">
        <w:rPr>
          <w:rFonts w:cs="Times New Roman" w:hint="cs"/>
          <w:rtl/>
        </w:rPr>
        <w:t xml:space="preserve">הגיעה </w:t>
      </w:r>
      <w:r>
        <w:rPr>
          <w:rFonts w:cs="Times New Roman" w:hint="cs"/>
          <w:rtl/>
        </w:rPr>
        <w:t>לברר את המקרה</w:t>
      </w:r>
      <w:r w:rsidR="00A77758">
        <w:rPr>
          <w:rFonts w:cs="Times New Roman" w:hint="cs"/>
          <w:rtl/>
        </w:rPr>
        <w:t>.</w:t>
      </w:r>
      <w:r>
        <w:rPr>
          <w:rFonts w:cs="Times New Roman" w:hint="cs"/>
          <w:rtl/>
        </w:rPr>
        <w:t xml:space="preserve"> הם נכנסו ל</w:t>
      </w:r>
      <w:r w:rsidR="00C968B2">
        <w:rPr>
          <w:rFonts w:cs="Times New Roman" w:hint="cs"/>
          <w:rtl/>
        </w:rPr>
        <w:t>משרד</w:t>
      </w:r>
      <w:r>
        <w:rPr>
          <w:rFonts w:cs="Times New Roman" w:hint="cs"/>
          <w:rtl/>
        </w:rPr>
        <w:t>ון צמוד לחדר המיון,</w:t>
      </w:r>
      <w:r w:rsidR="00775DDD" w:rsidRPr="00775DDD">
        <w:rPr>
          <w:rtl/>
        </w:rPr>
        <w:t xml:space="preserve"> </w:t>
      </w:r>
      <w:r w:rsidR="00775DDD" w:rsidRPr="00775DDD">
        <w:rPr>
          <w:rFonts w:cs="Times New Roman"/>
          <w:rtl/>
        </w:rPr>
        <w:t>גם האם הוזעקה מאולם ההמתנה שמחוץ לחדרי הניתוח, ומדרישתה ה</w:t>
      </w:r>
      <w:r w:rsidR="00A65EA2">
        <w:rPr>
          <w:rFonts w:cs="Times New Roman" w:hint="cs"/>
          <w:rtl/>
        </w:rPr>
        <w:t>נ</w:t>
      </w:r>
      <w:r w:rsidR="00A65EA2" w:rsidRPr="00A65EA2">
        <w:rPr>
          <w:rFonts w:cs="Times New Roman"/>
          <w:rtl/>
        </w:rPr>
        <w:t>חרצת</w:t>
      </w:r>
      <w:r w:rsidR="00775DDD" w:rsidRPr="00775DDD">
        <w:rPr>
          <w:rFonts w:cs="Times New Roman"/>
          <w:rtl/>
        </w:rPr>
        <w:t xml:space="preserve"> של האם למיצוי הדין עם ה</w:t>
      </w:r>
      <w:r w:rsidR="00A65EA2" w:rsidRPr="00A65EA2">
        <w:rPr>
          <w:rFonts w:cs="Times New Roman"/>
          <w:rtl/>
        </w:rPr>
        <w:t>חוליגן</w:t>
      </w:r>
      <w:r w:rsidR="00E800FD" w:rsidRPr="00E800FD">
        <w:rPr>
          <w:rFonts w:cs="Times New Roman"/>
          <w:rtl/>
        </w:rPr>
        <w:t xml:space="preserve"> האימתני</w:t>
      </w:r>
      <w:r w:rsidR="00775DDD" w:rsidRPr="00775DDD">
        <w:rPr>
          <w:rFonts w:cs="Times New Roman"/>
          <w:rtl/>
        </w:rPr>
        <w:t xml:space="preserve"> ש</w:t>
      </w:r>
      <w:r w:rsidR="00A65EA2" w:rsidRPr="00A65EA2">
        <w:rPr>
          <w:rFonts w:cs="Times New Roman"/>
          <w:rtl/>
        </w:rPr>
        <w:t>התקבל</w:t>
      </w:r>
      <w:r w:rsidR="00775DDD" w:rsidRPr="00775DDD">
        <w:rPr>
          <w:rFonts w:cs="Times New Roman"/>
          <w:rtl/>
        </w:rPr>
        <w:t xml:space="preserve"> כבר לפני שעתיים ושום רופא עדיין לא התפנה לטפל בו </w:t>
      </w:r>
      <w:r w:rsidR="00E800FD" w:rsidRPr="00E800FD">
        <w:rPr>
          <w:rFonts w:cs="Times New Roman"/>
          <w:rtl/>
        </w:rPr>
        <w:t xml:space="preserve">ושיניו מקרקשות ועיניו נעצמות מאליהן </w:t>
      </w:r>
      <w:r w:rsidR="00775DDD" w:rsidRPr="00775DDD">
        <w:rPr>
          <w:rFonts w:cs="Times New Roman"/>
          <w:rtl/>
        </w:rPr>
        <w:t>הבינה חוקרת</w:t>
      </w:r>
      <w:r w:rsidR="00B8375C">
        <w:rPr>
          <w:rFonts w:cs="Times New Roman" w:hint="cs"/>
          <w:rtl/>
        </w:rPr>
        <w:t xml:space="preserve"> </w:t>
      </w:r>
      <w:r w:rsidR="00775DDD" w:rsidRPr="00775DDD">
        <w:rPr>
          <w:rFonts w:cs="Times New Roman"/>
          <w:rtl/>
        </w:rPr>
        <w:t xml:space="preserve">הנוער </w:t>
      </w:r>
      <w:r w:rsidR="006A3B9D">
        <w:rPr>
          <w:rFonts w:cs="Times New Roman" w:hint="cs"/>
          <w:rtl/>
        </w:rPr>
        <w:t>ש</w:t>
      </w:r>
      <w:r w:rsidR="00775DDD" w:rsidRPr="00775DDD">
        <w:rPr>
          <w:rFonts w:cs="Times New Roman"/>
          <w:rtl/>
        </w:rPr>
        <w:t>יושב מול</w:t>
      </w:r>
      <w:r w:rsidR="006A3B9D">
        <w:rPr>
          <w:rFonts w:cs="Times New Roman" w:hint="cs"/>
          <w:rtl/>
        </w:rPr>
        <w:t>ה</w:t>
      </w:r>
      <w:r w:rsidR="00775DDD" w:rsidRPr="00775DDD">
        <w:rPr>
          <w:rFonts w:cs="Times New Roman"/>
          <w:rtl/>
        </w:rPr>
        <w:t xml:space="preserve"> עבריין</w:t>
      </w:r>
      <w:r w:rsidR="006A3B9D">
        <w:rPr>
          <w:rFonts w:cs="Times New Roman" w:hint="cs"/>
          <w:rtl/>
        </w:rPr>
        <w:t xml:space="preserve"> צעיר</w:t>
      </w:r>
      <w:r w:rsidR="00775DDD" w:rsidRPr="00775DDD">
        <w:rPr>
          <w:rFonts w:cs="Times New Roman"/>
          <w:rtl/>
        </w:rPr>
        <w:t xml:space="preserve">, פושע. או פושע בהתהוות. או פושע שהגן על עצמו מפני סכין ועומד להתעלף מול עיניה, והורים מושבניקים ממלח הארץ שבנם </w:t>
      </w:r>
      <w:r w:rsidR="00A65EA2" w:rsidRPr="00A65EA2">
        <w:rPr>
          <w:rFonts w:cs="Times New Roman"/>
          <w:rtl/>
        </w:rPr>
        <w:t xml:space="preserve">שלף סכין </w:t>
      </w:r>
      <w:r w:rsidR="00A65EA2">
        <w:rPr>
          <w:rFonts w:cs="Times New Roman" w:hint="cs"/>
          <w:rtl/>
        </w:rPr>
        <w:t>ו</w:t>
      </w:r>
      <w:r w:rsidR="00775DDD" w:rsidRPr="00775DDD">
        <w:rPr>
          <w:rFonts w:cs="Times New Roman"/>
          <w:rtl/>
        </w:rPr>
        <w:t>נפצע ופניהם למלחמה</w:t>
      </w:r>
      <w:r>
        <w:rPr>
          <w:rFonts w:cs="Times New Roman" w:hint="cs"/>
          <w:rtl/>
        </w:rPr>
        <w:t xml:space="preserve">. </w:t>
      </w:r>
      <w:r w:rsidR="00825106">
        <w:rPr>
          <w:rFonts w:cs="Times New Roman" w:hint="cs"/>
          <w:rtl/>
        </w:rPr>
        <w:t>"</w:t>
      </w:r>
      <w:r w:rsidR="00E800FD" w:rsidRPr="00E800FD">
        <w:rPr>
          <w:rtl/>
        </w:rPr>
        <w:t xml:space="preserve"> </w:t>
      </w:r>
      <w:r w:rsidR="00E800FD" w:rsidRPr="00E800FD">
        <w:rPr>
          <w:rFonts w:cs="Times New Roman"/>
          <w:rtl/>
        </w:rPr>
        <w:t>בנכם קטין, אבל היה ו</w:t>
      </w:r>
      <w:r w:rsidR="00B8375C">
        <w:rPr>
          <w:rFonts w:cs="Times New Roman" w:hint="cs"/>
          <w:rtl/>
        </w:rPr>
        <w:t>י</w:t>
      </w:r>
      <w:r w:rsidR="00E800FD" w:rsidRPr="00E800FD">
        <w:rPr>
          <w:rFonts w:cs="Times New Roman"/>
          <w:rtl/>
        </w:rPr>
        <w:t>ישפט כבגיר עליכם</w:t>
      </w:r>
      <w:r w:rsidR="00E800FD">
        <w:rPr>
          <w:rFonts w:cs="Times New Roman" w:hint="cs"/>
          <w:rtl/>
        </w:rPr>
        <w:t xml:space="preserve"> לדעת</w:t>
      </w:r>
      <w:r w:rsidR="00791A90" w:rsidRPr="00791A90">
        <w:rPr>
          <w:rFonts w:cs="Times New Roman"/>
          <w:rtl/>
        </w:rPr>
        <w:t xml:space="preserve">, </w:t>
      </w:r>
      <w:r w:rsidR="00297D38">
        <w:rPr>
          <w:rFonts w:cs="Times New Roman" w:hint="cs"/>
          <w:rtl/>
        </w:rPr>
        <w:t>על פ</w:t>
      </w:r>
      <w:r w:rsidR="0015735D">
        <w:rPr>
          <w:rFonts w:cs="Times New Roman" w:hint="cs"/>
          <w:rtl/>
        </w:rPr>
        <w:t>י סעיף 186 לחוק העונשין,</w:t>
      </w:r>
      <w:r w:rsidR="009716E5">
        <w:rPr>
          <w:rFonts w:cs="Times New Roman" w:hint="cs"/>
          <w:rtl/>
        </w:rPr>
        <w:t xml:space="preserve">" היא קטעה את </w:t>
      </w:r>
      <w:r w:rsidR="00791A90" w:rsidRPr="00791A90">
        <w:rPr>
          <w:rFonts w:cs="Times New Roman"/>
          <w:rtl/>
        </w:rPr>
        <w:t>[התלהמות / דברי הלהם דבריו המתלהמים הסוערים הסתערותו] התנפלות</w:t>
      </w:r>
      <w:r w:rsidR="00E800FD">
        <w:rPr>
          <w:rFonts w:cs="Times New Roman" w:hint="cs"/>
          <w:rtl/>
        </w:rPr>
        <w:t>ה</w:t>
      </w:r>
      <w:r w:rsidR="00791A90" w:rsidRPr="00791A90">
        <w:rPr>
          <w:rFonts w:cs="Times New Roman"/>
          <w:rtl/>
        </w:rPr>
        <w:t xml:space="preserve"> ה</w:t>
      </w:r>
      <w:r w:rsidR="00A65EA2" w:rsidRPr="00A65EA2">
        <w:rPr>
          <w:rFonts w:cs="Times New Roman"/>
          <w:rtl/>
        </w:rPr>
        <w:t>נסערת</w:t>
      </w:r>
      <w:r w:rsidR="00791A90" w:rsidRPr="00791A90">
        <w:rPr>
          <w:rFonts w:cs="Times New Roman"/>
          <w:rtl/>
        </w:rPr>
        <w:t xml:space="preserve"> של</w:t>
      </w:r>
      <w:r w:rsidR="009716E5">
        <w:rPr>
          <w:rFonts w:cs="Times New Roman" w:hint="cs"/>
          <w:rtl/>
        </w:rPr>
        <w:t xml:space="preserve"> הא</w:t>
      </w:r>
      <w:r w:rsidR="00E800FD">
        <w:rPr>
          <w:rFonts w:cs="Times New Roman" w:hint="cs"/>
          <w:rtl/>
        </w:rPr>
        <w:t>ם</w:t>
      </w:r>
      <w:r w:rsidR="009716E5">
        <w:rPr>
          <w:rFonts w:cs="Times New Roman" w:hint="cs"/>
          <w:rtl/>
        </w:rPr>
        <w:t>,</w:t>
      </w:r>
      <w:r w:rsidR="0015735D">
        <w:rPr>
          <w:rFonts w:cs="Times New Roman" w:hint="cs"/>
          <w:rtl/>
        </w:rPr>
        <w:t xml:space="preserve"> </w:t>
      </w:r>
      <w:r w:rsidR="009716E5">
        <w:rPr>
          <w:rFonts w:cs="Times New Roman" w:hint="cs"/>
          <w:rtl/>
        </w:rPr>
        <w:t>"</w:t>
      </w:r>
      <w:r w:rsidR="0015735D" w:rsidRPr="0015735D">
        <w:rPr>
          <w:rFonts w:cs="Times New Roman"/>
          <w:rtl/>
        </w:rPr>
        <w:t>המחזיק סכין מחוץ לתחום ביתו</w:t>
      </w:r>
      <w:r w:rsidR="009716E5">
        <w:rPr>
          <w:rFonts w:cs="Times New Roman" w:hint="cs"/>
          <w:rtl/>
        </w:rPr>
        <w:t xml:space="preserve">, </w:t>
      </w:r>
      <w:r w:rsidR="0015735D" w:rsidRPr="0015735D">
        <w:rPr>
          <w:rFonts w:cs="Times New Roman"/>
          <w:rtl/>
        </w:rPr>
        <w:t>דינו – מאסר חמש שנים.</w:t>
      </w:r>
      <w:r w:rsidR="009716E5">
        <w:rPr>
          <w:rFonts w:cs="Times New Roman" w:hint="cs"/>
          <w:rtl/>
        </w:rPr>
        <w:t>" היא חיכתה שדבריה יחלחלו, והא</w:t>
      </w:r>
      <w:r w:rsidR="00E800FD">
        <w:rPr>
          <w:rFonts w:cs="Times New Roman" w:hint="cs"/>
          <w:rtl/>
        </w:rPr>
        <w:t>ם ת</w:t>
      </w:r>
      <w:r w:rsidR="00B8375C">
        <w:rPr>
          <w:rFonts w:cs="Times New Roman" w:hint="cs"/>
          <w:rtl/>
        </w:rPr>
        <w:t>י</w:t>
      </w:r>
      <w:r w:rsidR="009716E5">
        <w:rPr>
          <w:rFonts w:cs="Times New Roman" w:hint="cs"/>
          <w:rtl/>
        </w:rPr>
        <w:t xml:space="preserve">רגע. "החזקת סכין </w:t>
      </w:r>
      <w:r w:rsidR="008F4481">
        <w:rPr>
          <w:rFonts w:cs="Times New Roman" w:hint="cs"/>
          <w:rtl/>
        </w:rPr>
        <w:t>במתחם הציבורי ובפרט בתחומי מוסדות חינוך</w:t>
      </w:r>
      <w:r w:rsidR="008F4481" w:rsidRPr="0015735D">
        <w:rPr>
          <w:rFonts w:cs="Times New Roman"/>
          <w:rtl/>
        </w:rPr>
        <w:t xml:space="preserve"> </w:t>
      </w:r>
      <w:r w:rsidR="009716E5">
        <w:rPr>
          <w:rFonts w:cs="Times New Roman" w:hint="cs"/>
          <w:rtl/>
        </w:rPr>
        <w:t>ה</w:t>
      </w:r>
      <w:r w:rsidR="007304CA">
        <w:rPr>
          <w:rFonts w:cs="Times New Roman" w:hint="cs"/>
          <w:rtl/>
        </w:rPr>
        <w:t>י</w:t>
      </w:r>
      <w:r w:rsidR="009716E5">
        <w:rPr>
          <w:rFonts w:cs="Times New Roman" w:hint="cs"/>
          <w:rtl/>
        </w:rPr>
        <w:t>נה עבירה פלילית חמורה. אלכסנדר</w:t>
      </w:r>
      <w:r w:rsidR="00791A90" w:rsidRPr="00791A90">
        <w:rPr>
          <w:rFonts w:cs="Times New Roman"/>
          <w:rtl/>
        </w:rPr>
        <w:t xml:space="preserve"> הופמן</w:t>
      </w:r>
      <w:r w:rsidR="009716E5">
        <w:rPr>
          <w:rFonts w:cs="Times New Roman" w:hint="cs"/>
          <w:rtl/>
        </w:rPr>
        <w:t>, אתה מבין את דברי</w:t>
      </w:r>
      <w:r w:rsidR="00B8375C">
        <w:rPr>
          <w:rFonts w:cs="Times New Roman" w:hint="cs"/>
          <w:rtl/>
        </w:rPr>
        <w:t>י</w:t>
      </w:r>
      <w:r w:rsidR="009716E5">
        <w:rPr>
          <w:rFonts w:cs="Times New Roman" w:hint="cs"/>
          <w:rtl/>
        </w:rPr>
        <w:t>? האם נפצעת מסכין של חבריך,</w:t>
      </w:r>
      <w:r w:rsidR="00A65EA2" w:rsidRPr="00A65EA2">
        <w:rPr>
          <w:rFonts w:cs="Times New Roman"/>
          <w:rtl/>
        </w:rPr>
        <w:t xml:space="preserve"> בהיותך בלתי חמוש,</w:t>
      </w:r>
      <w:r w:rsidR="009716E5">
        <w:rPr>
          <w:rFonts w:cs="Times New Roman" w:hint="cs"/>
          <w:rtl/>
        </w:rPr>
        <w:t xml:space="preserve"> והאם</w:t>
      </w:r>
      <w:r w:rsidR="0015735D">
        <w:rPr>
          <w:rFonts w:cs="Times New Roman" w:hint="cs"/>
          <w:rtl/>
        </w:rPr>
        <w:t xml:space="preserve"> </w:t>
      </w:r>
      <w:r w:rsidR="00825106">
        <w:rPr>
          <w:rFonts w:cs="Times New Roman" w:hint="cs"/>
          <w:rtl/>
        </w:rPr>
        <w:t xml:space="preserve">אתה מגיש </w:t>
      </w:r>
      <w:r w:rsidR="0015735D">
        <w:rPr>
          <w:rFonts w:cs="Times New Roman" w:hint="cs"/>
          <w:rtl/>
        </w:rPr>
        <w:t xml:space="preserve">נגדם </w:t>
      </w:r>
      <w:r w:rsidR="00825106">
        <w:rPr>
          <w:rFonts w:cs="Times New Roman" w:hint="cs"/>
          <w:rtl/>
        </w:rPr>
        <w:t>תלונה?" היא שאלה בקול רם כ</w:t>
      </w:r>
      <w:r w:rsidR="00A65EA2">
        <w:rPr>
          <w:rFonts w:cs="Times New Roman" w:hint="cs"/>
          <w:rtl/>
        </w:rPr>
        <w:t>די</w:t>
      </w:r>
      <w:r w:rsidR="00825106">
        <w:rPr>
          <w:rFonts w:cs="Times New Roman" w:hint="cs"/>
          <w:rtl/>
        </w:rPr>
        <w:t xml:space="preserve"> שגם ה</w:t>
      </w:r>
      <w:r w:rsidR="00E800FD">
        <w:rPr>
          <w:rFonts w:cs="Times New Roman" w:hint="cs"/>
          <w:rtl/>
        </w:rPr>
        <w:t>הורים</w:t>
      </w:r>
      <w:r w:rsidR="00825106">
        <w:rPr>
          <w:rFonts w:cs="Times New Roman" w:hint="cs"/>
          <w:rtl/>
        </w:rPr>
        <w:t xml:space="preserve"> יבי</w:t>
      </w:r>
      <w:r w:rsidR="00E800FD">
        <w:rPr>
          <w:rFonts w:cs="Times New Roman" w:hint="cs"/>
          <w:rtl/>
        </w:rPr>
        <w:t>נו</w:t>
      </w:r>
      <w:r w:rsidR="00825106">
        <w:rPr>
          <w:rFonts w:cs="Times New Roman" w:hint="cs"/>
          <w:rtl/>
        </w:rPr>
        <w:t xml:space="preserve"> את המצב, וכשאלכס לא הגיב חזרה על דבריה. </w:t>
      </w:r>
    </w:p>
    <w:bookmarkEnd w:id="280"/>
    <w:p w14:paraId="5D1EC131" w14:textId="0606F83D" w:rsidR="008F4481" w:rsidRDefault="008F4481" w:rsidP="00A77758">
      <w:pPr>
        <w:widowControl w:val="0"/>
        <w:rPr>
          <w:rFonts w:cs="Times New Roman"/>
          <w:rtl/>
        </w:rPr>
      </w:pPr>
      <w:r>
        <w:rPr>
          <w:rFonts w:cs="Times New Roman" w:hint="cs"/>
          <w:rtl/>
        </w:rPr>
        <w:t>[</w:t>
      </w:r>
    </w:p>
    <w:p w14:paraId="546DF302" w14:textId="64443DD6" w:rsidR="008F4481" w:rsidRDefault="00EE3076" w:rsidP="00A77758">
      <w:pPr>
        <w:widowControl w:val="0"/>
        <w:rPr>
          <w:rFonts w:cs="Times New Roman"/>
          <w:rtl/>
        </w:rPr>
      </w:pPr>
      <w:hyperlink r:id="rId200" w:history="1">
        <w:r w:rsidR="008F4481" w:rsidRPr="008F4481">
          <w:rPr>
            <w:rStyle w:val="Hyperlink"/>
            <w:rFonts w:cs="Times New Roman" w:hint="cs"/>
            <w:rtl/>
          </w:rPr>
          <w:t>עו"ד פלילי</w:t>
        </w:r>
      </w:hyperlink>
    </w:p>
    <w:p w14:paraId="29053687" w14:textId="6941CBD8" w:rsidR="008F4481" w:rsidRDefault="00EE3076" w:rsidP="00A77758">
      <w:pPr>
        <w:widowControl w:val="0"/>
        <w:rPr>
          <w:rFonts w:cs="Times New Roman"/>
          <w:rtl/>
        </w:rPr>
      </w:pPr>
      <w:hyperlink r:id="rId201" w:history="1">
        <w:r w:rsidR="008F4481" w:rsidRPr="008F4481">
          <w:rPr>
            <w:rStyle w:val="Hyperlink"/>
            <w:rFonts w:cs="Times New Roman" w:hint="cs"/>
            <w:rtl/>
          </w:rPr>
          <w:t>חוק סמכויו</w:t>
        </w:r>
        <w:r w:rsidR="008F4481">
          <w:rPr>
            <w:rStyle w:val="Hyperlink"/>
            <w:rFonts w:cs="Times New Roman" w:hint="cs"/>
            <w:rtl/>
          </w:rPr>
          <w:t>ת לשם שמירה על בטחון הציבור</w:t>
        </w:r>
      </w:hyperlink>
    </w:p>
    <w:p w14:paraId="1C35FEA8" w14:textId="4B41577D" w:rsidR="008F4481" w:rsidRDefault="00EE3076" w:rsidP="00A77758">
      <w:pPr>
        <w:widowControl w:val="0"/>
        <w:rPr>
          <w:rFonts w:cs="Times New Roman"/>
          <w:rtl/>
        </w:rPr>
      </w:pPr>
      <w:hyperlink r:id="rId202" w:anchor="%D7%A1%D7%A2%D7%99%D7%A3_186" w:history="1">
        <w:r w:rsidR="008F4481" w:rsidRPr="008F4481">
          <w:rPr>
            <w:rStyle w:val="Hyperlink"/>
            <w:rFonts w:cs="Times New Roman" w:hint="cs"/>
            <w:rtl/>
          </w:rPr>
          <w:t>חוק העונשין סעיף 186</w:t>
        </w:r>
      </w:hyperlink>
    </w:p>
    <w:p w14:paraId="3BEC12DB" w14:textId="6A9C376B" w:rsidR="008F4481" w:rsidRDefault="008F4481" w:rsidP="00A77758">
      <w:pPr>
        <w:widowControl w:val="0"/>
        <w:rPr>
          <w:rFonts w:cs="Times New Roman"/>
          <w:rtl/>
        </w:rPr>
      </w:pPr>
      <w:r>
        <w:rPr>
          <w:rFonts w:cs="Times New Roman" w:hint="cs"/>
          <w:rtl/>
        </w:rPr>
        <w:t>]</w:t>
      </w:r>
    </w:p>
    <w:p w14:paraId="1F02FC51" w14:textId="77777777" w:rsidR="00A65EA2" w:rsidRPr="00A65EA2" w:rsidRDefault="00825106" w:rsidP="00A65EA2">
      <w:pPr>
        <w:widowControl w:val="0"/>
        <w:rPr>
          <w:rFonts w:cs="Times New Roman"/>
          <w:rtl/>
        </w:rPr>
      </w:pPr>
      <w:bookmarkStart w:id="281" w:name="_Hlk531767815"/>
      <w:r w:rsidRPr="00825106">
        <w:rPr>
          <w:rFonts w:cs="Times New Roman"/>
          <w:rtl/>
        </w:rPr>
        <w:t>האב עזר ל</w:t>
      </w:r>
      <w:r w:rsidR="00E800FD">
        <w:rPr>
          <w:rFonts w:cs="Times New Roman" w:hint="cs"/>
          <w:rtl/>
        </w:rPr>
        <w:t>אלכס</w:t>
      </w:r>
      <w:r w:rsidRPr="00825106">
        <w:rPr>
          <w:rFonts w:cs="Times New Roman"/>
          <w:rtl/>
        </w:rPr>
        <w:t xml:space="preserve"> להיטיב את התחבושת שהחליקה מזרועו ותרגם</w:t>
      </w:r>
      <w:r w:rsidR="008F4481">
        <w:rPr>
          <w:rFonts w:cs="Times New Roman" w:hint="cs"/>
          <w:rtl/>
        </w:rPr>
        <w:t>,</w:t>
      </w:r>
      <w:r w:rsidR="00B7336F">
        <w:rPr>
          <w:rFonts w:cs="Times New Roman" w:hint="cs"/>
          <w:rtl/>
        </w:rPr>
        <w:t xml:space="preserve"> </w:t>
      </w:r>
      <w:r w:rsidR="008F4481">
        <w:rPr>
          <w:rFonts w:cs="Times New Roman" w:hint="cs"/>
          <w:rtl/>
        </w:rPr>
        <w:t>"</w:t>
      </w:r>
      <w:r w:rsidRPr="00825106">
        <w:rPr>
          <w:rFonts w:cs="Times New Roman"/>
        </w:rPr>
        <w:t>You want to complain</w:t>
      </w:r>
      <w:r>
        <w:rPr>
          <w:rFonts w:cs="Times New Roman" w:hint="cs"/>
          <w:rtl/>
        </w:rPr>
        <w:t>,</w:t>
      </w:r>
      <w:r w:rsidRPr="00825106">
        <w:rPr>
          <w:rFonts w:cs="Times New Roman"/>
          <w:rtl/>
        </w:rPr>
        <w:t xml:space="preserve"> רוצה להתלונן</w:t>
      </w:r>
      <w:r>
        <w:rPr>
          <w:rFonts w:cs="Times New Roman" w:hint="cs"/>
          <w:rtl/>
        </w:rPr>
        <w:t xml:space="preserve"> </w:t>
      </w:r>
      <w:r w:rsidR="00F131BC">
        <w:rPr>
          <w:rFonts w:cs="Times New Roman" w:hint="cs"/>
          <w:rtl/>
        </w:rPr>
        <w:t>על</w:t>
      </w:r>
      <w:r>
        <w:rPr>
          <w:rFonts w:cs="Times New Roman" w:hint="cs"/>
          <w:rtl/>
        </w:rPr>
        <w:t xml:space="preserve"> הבן שלי</w:t>
      </w:r>
      <w:r w:rsidRPr="00825106">
        <w:rPr>
          <w:rFonts w:cs="Times New Roman"/>
          <w:rtl/>
        </w:rPr>
        <w:t>? כי אז יפתחו לו תיק במשטרה.</w:t>
      </w:r>
      <w:r w:rsidR="008F4481">
        <w:rPr>
          <w:rFonts w:cs="Times New Roman" w:hint="cs"/>
          <w:rtl/>
        </w:rPr>
        <w:t>"</w:t>
      </w:r>
      <w:r w:rsidRPr="00825106">
        <w:rPr>
          <w:rFonts w:cs="Times New Roman"/>
          <w:rtl/>
        </w:rPr>
        <w:t xml:space="preserve"> </w:t>
      </w:r>
    </w:p>
    <w:p w14:paraId="3B6E6174" w14:textId="5096751C" w:rsidR="008F4481" w:rsidRDefault="00A65EA2" w:rsidP="00A65EA2">
      <w:pPr>
        <w:widowControl w:val="0"/>
        <w:rPr>
          <w:rFonts w:cs="Times New Roman"/>
          <w:rtl/>
        </w:rPr>
      </w:pPr>
      <w:r w:rsidRPr="00A65EA2">
        <w:rPr>
          <w:rFonts w:cs="Times New Roman"/>
          <w:rtl/>
        </w:rPr>
        <w:t>"מה אתה עוזר לו?" רתחה האם.</w:t>
      </w:r>
    </w:p>
    <w:p w14:paraId="1D2D1E5B" w14:textId="579EB5E1" w:rsidR="006C72DA" w:rsidRDefault="00825106" w:rsidP="00A77758">
      <w:pPr>
        <w:widowControl w:val="0"/>
        <w:rPr>
          <w:rFonts w:cs="Times New Roman"/>
          <w:rtl/>
        </w:rPr>
      </w:pPr>
      <w:r w:rsidRPr="00825106">
        <w:rPr>
          <w:rFonts w:cs="Times New Roman"/>
          <w:rtl/>
        </w:rPr>
        <w:t xml:space="preserve">ואלכס בקול חלוש – </w:t>
      </w:r>
      <w:r w:rsidR="008F4481">
        <w:rPr>
          <w:rFonts w:cs="Times New Roman" w:hint="cs"/>
          <w:rtl/>
        </w:rPr>
        <w:t>"</w:t>
      </w:r>
      <w:r w:rsidRPr="00825106">
        <w:rPr>
          <w:rFonts w:cs="Times New Roman"/>
          <w:rtl/>
        </w:rPr>
        <w:t>לא אדוני, אין לי שום תלונה לפתוח.</w:t>
      </w:r>
      <w:r w:rsidR="008F4481">
        <w:rPr>
          <w:rFonts w:cs="Times New Roman" w:hint="cs"/>
          <w:rtl/>
        </w:rPr>
        <w:t>"</w:t>
      </w:r>
    </w:p>
    <w:p w14:paraId="7EB463A8" w14:textId="7C704B3B" w:rsidR="00E800FD" w:rsidRDefault="00E800FD" w:rsidP="00A77758">
      <w:pPr>
        <w:widowControl w:val="0"/>
        <w:rPr>
          <w:rFonts w:cs="Times New Roman"/>
          <w:rtl/>
        </w:rPr>
      </w:pPr>
      <w:r w:rsidRPr="00E800FD">
        <w:rPr>
          <w:rFonts w:cs="Times New Roman"/>
          <w:rtl/>
        </w:rPr>
        <w:t>"באמת!" נבחה האם, "באמת, איזה עיוות הדין! אני אדרוש שייעשה פה צדק, לא ייתכן</w:t>
      </w:r>
      <w:r w:rsidR="00BB7B0A">
        <w:rPr>
          <w:rFonts w:cs="Times New Roman"/>
          <w:rtl/>
        </w:rPr>
        <w:t xml:space="preserve"> שהכול </w:t>
      </w:r>
      <w:r w:rsidRPr="00E800FD">
        <w:rPr>
          <w:rFonts w:cs="Times New Roman"/>
          <w:rtl/>
        </w:rPr>
        <w:t xml:space="preserve">נהיה פה מותר במדינה </w:t>
      </w:r>
      <w:r w:rsidR="00A65EA2" w:rsidRPr="00A65EA2">
        <w:rPr>
          <w:rFonts w:cs="Times New Roman"/>
          <w:rtl/>
        </w:rPr>
        <w:t>הזאת</w:t>
      </w:r>
      <w:r w:rsidRPr="00E800FD">
        <w:rPr>
          <w:rFonts w:cs="Times New Roman"/>
          <w:rtl/>
        </w:rPr>
        <w:t xml:space="preserve">! זה לא נגמר – אתה עוד תשמע מאיתנו! אבל </w:t>
      </w:r>
      <w:r w:rsidR="00F06A3F">
        <w:rPr>
          <w:rFonts w:cs="Times New Roman"/>
          <w:rtl/>
        </w:rPr>
        <w:t>עכשיו</w:t>
      </w:r>
      <w:r w:rsidRPr="00E800FD">
        <w:rPr>
          <w:rFonts w:cs="Times New Roman"/>
          <w:rtl/>
        </w:rPr>
        <w:t xml:space="preserve"> יש לי דברים חשובים יותר לעשות. אני הולכת </w:t>
      </w:r>
      <w:r w:rsidR="00F06A3F">
        <w:rPr>
          <w:rFonts w:cs="Times New Roman"/>
          <w:rtl/>
        </w:rPr>
        <w:t>עכשיו</w:t>
      </w:r>
      <w:r w:rsidRPr="00E800FD">
        <w:rPr>
          <w:rFonts w:cs="Times New Roman"/>
          <w:rtl/>
        </w:rPr>
        <w:t xml:space="preserve"> לראות איך הבן שלך עוד י</w:t>
      </w:r>
      <w:r w:rsidR="00B8375C">
        <w:rPr>
          <w:rFonts w:cs="Times New Roman" w:hint="cs"/>
          <w:rtl/>
        </w:rPr>
        <w:t>י</w:t>
      </w:r>
      <w:r w:rsidRPr="00E800FD">
        <w:rPr>
          <w:rFonts w:cs="Times New Roman"/>
          <w:rtl/>
        </w:rPr>
        <w:t xml:space="preserve">צא מכל זה – אם רק על קביים או </w:t>
      </w:r>
      <w:r w:rsidR="000965A1">
        <w:rPr>
          <w:rFonts w:cs="Times New Roman"/>
          <w:rtl/>
        </w:rPr>
        <w:t>כיסא</w:t>
      </w:r>
      <w:r w:rsidRPr="00E800FD">
        <w:rPr>
          <w:rFonts w:cs="Times New Roman"/>
          <w:rtl/>
        </w:rPr>
        <w:t xml:space="preserve"> גלגלים עד סוף ימי חייו!" </w:t>
      </w:r>
      <w:r w:rsidR="00EA433B" w:rsidRPr="00EA433B">
        <w:rPr>
          <w:rFonts w:cs="Times New Roman"/>
          <w:rtl/>
        </w:rPr>
        <w:t>קולה נחנק, והיא תקעה בכולם כולל בבעלה מבט מקפיא לפני ש</w:t>
      </w:r>
      <w:r w:rsidRPr="00E800FD">
        <w:rPr>
          <w:rFonts w:cs="Times New Roman"/>
          <w:rtl/>
        </w:rPr>
        <w:t>חזרה למשמרתה מחוץ לחדרי הניתוח.</w:t>
      </w:r>
    </w:p>
    <w:p w14:paraId="0F63E6C7" w14:textId="7631FEE6" w:rsidR="006E0B07" w:rsidRDefault="006E0B07" w:rsidP="00F16F71">
      <w:pPr>
        <w:widowControl w:val="0"/>
        <w:rPr>
          <w:rFonts w:cs="Times New Roman"/>
          <w:rtl/>
        </w:rPr>
      </w:pPr>
      <w:r>
        <w:rPr>
          <w:rFonts w:cs="Times New Roman" w:hint="cs"/>
          <w:rtl/>
        </w:rPr>
        <w:t>עו</w:t>
      </w:r>
      <w:r w:rsidR="009B0A8C">
        <w:rPr>
          <w:rFonts w:cs="Times New Roman" w:hint="cs"/>
          <w:rtl/>
        </w:rPr>
        <w:t>בד</w:t>
      </w:r>
      <w:r>
        <w:rPr>
          <w:rFonts w:cs="Times New Roman" w:hint="cs"/>
          <w:rtl/>
        </w:rPr>
        <w:t>ת סוציאלית נכנסה, ואלכס והאב נתבקשו לצאת בשעה שהיא הת</w:t>
      </w:r>
      <w:r w:rsidR="00B7336F">
        <w:rPr>
          <w:rFonts w:cs="Times New Roman" w:hint="cs"/>
          <w:rtl/>
        </w:rPr>
        <w:t>דיי</w:t>
      </w:r>
      <w:r>
        <w:rPr>
          <w:rFonts w:cs="Times New Roman" w:hint="cs"/>
          <w:rtl/>
        </w:rPr>
        <w:t>נה עם חוקרת הנוער. האב עזר ל</w:t>
      </w:r>
      <w:r w:rsidR="00B7336F">
        <w:rPr>
          <w:rFonts w:cs="Times New Roman" w:hint="cs"/>
          <w:rtl/>
        </w:rPr>
        <w:t>אלכס</w:t>
      </w:r>
      <w:r>
        <w:rPr>
          <w:rFonts w:cs="Times New Roman" w:hint="cs"/>
          <w:rtl/>
        </w:rPr>
        <w:t xml:space="preserve"> לחזור למיטה ש</w:t>
      </w:r>
      <w:r w:rsidR="00B7336F" w:rsidRPr="00B7336F">
        <w:rPr>
          <w:rFonts w:cs="Times New Roman"/>
          <w:rtl/>
        </w:rPr>
        <w:t>הוקצתה לו</w:t>
      </w:r>
      <w:r>
        <w:rPr>
          <w:rFonts w:cs="Times New Roman" w:hint="cs"/>
          <w:rtl/>
        </w:rPr>
        <w:t xml:space="preserve"> בחדר המיון אבל מייד הגיעה </w:t>
      </w:r>
      <w:r w:rsidR="00B7336F">
        <w:rPr>
          <w:rFonts w:cs="Times New Roman" w:hint="cs"/>
          <w:rtl/>
        </w:rPr>
        <w:t xml:space="preserve">לשם </w:t>
      </w:r>
      <w:r w:rsidR="00EA433B" w:rsidRPr="00EA433B">
        <w:rPr>
          <w:rFonts w:cs="Times New Roman"/>
          <w:rtl/>
        </w:rPr>
        <w:t>טופלת</w:t>
      </w:r>
      <w:r w:rsidR="00EA433B">
        <w:rPr>
          <w:rFonts w:cs="Times New Roman" w:hint="cs"/>
          <w:rtl/>
        </w:rPr>
        <w:t xml:space="preserve"> </w:t>
      </w:r>
      <w:r>
        <w:rPr>
          <w:rFonts w:cs="Times New Roman" w:hint="cs"/>
          <w:rtl/>
        </w:rPr>
        <w:t>נזעמת</w:t>
      </w:r>
      <w:r w:rsidR="00840EE3">
        <w:rPr>
          <w:rFonts w:cs="Times New Roman" w:hint="cs"/>
          <w:rtl/>
        </w:rPr>
        <w:t xml:space="preserve"> </w:t>
      </w:r>
      <w:r w:rsidR="00B8375C" w:rsidRPr="00B8375C">
        <w:rPr>
          <w:rFonts w:cs="Times New Roman"/>
          <w:rtl/>
        </w:rPr>
        <w:t xml:space="preserve">בשְׂעַר </w:t>
      </w:r>
      <w:r w:rsidR="00D1015B">
        <w:rPr>
          <w:rFonts w:cs="Times New Roman" w:hint="cs"/>
          <w:rtl/>
        </w:rPr>
        <w:t>קש</w:t>
      </w:r>
      <w:r w:rsidR="00840EE3">
        <w:rPr>
          <w:rFonts w:cs="Times New Roman" w:hint="cs"/>
          <w:rtl/>
        </w:rPr>
        <w:t xml:space="preserve"> עומד בעל שורשי שיבה ארוכים</w:t>
      </w:r>
      <w:r w:rsidR="00E800FD">
        <w:rPr>
          <w:rFonts w:cs="Times New Roman" w:hint="cs"/>
          <w:rtl/>
        </w:rPr>
        <w:t>.</w:t>
      </w:r>
      <w:r w:rsidR="00840EE3">
        <w:rPr>
          <w:rFonts w:cs="Times New Roman" w:hint="cs"/>
          <w:rtl/>
        </w:rPr>
        <w:t xml:space="preserve"> </w:t>
      </w:r>
      <w:r>
        <w:rPr>
          <w:rFonts w:cs="Times New Roman" w:hint="cs"/>
          <w:rtl/>
        </w:rPr>
        <w:t>"</w:t>
      </w:r>
      <w:r w:rsidR="00840EE3">
        <w:rPr>
          <w:rFonts w:cs="Times New Roman" w:hint="cs"/>
          <w:rtl/>
        </w:rPr>
        <w:t xml:space="preserve">מה אתה </w:t>
      </w:r>
      <w:r w:rsidR="00840EE3">
        <w:rPr>
          <w:rFonts w:cs="Times New Roman" w:hint="cs"/>
          <w:rtl/>
        </w:rPr>
        <w:lastRenderedPageBreak/>
        <w:t>יושב על המיטה שלי?</w:t>
      </w:r>
      <w:r>
        <w:rPr>
          <w:rFonts w:cs="Times New Roman" w:hint="cs"/>
          <w:rtl/>
        </w:rPr>
        <w:t>"</w:t>
      </w:r>
      <w:r w:rsidR="00840EE3">
        <w:rPr>
          <w:rFonts w:cs="Times New Roman" w:hint="cs"/>
          <w:rtl/>
        </w:rPr>
        <w:t xml:space="preserve"> היא צרחה. </w:t>
      </w:r>
      <w:r>
        <w:rPr>
          <w:rFonts w:cs="Times New Roman" w:hint="cs"/>
          <w:rtl/>
        </w:rPr>
        <w:t>"</w:t>
      </w:r>
      <w:r w:rsidR="00B7336F" w:rsidRPr="00B7336F">
        <w:rPr>
          <w:rFonts w:cs="Times New Roman"/>
          <w:rtl/>
        </w:rPr>
        <w:t xml:space="preserve">טינופת שכמותך! </w:t>
      </w:r>
      <w:r w:rsidR="00840EE3">
        <w:rPr>
          <w:rFonts w:cs="Times New Roman" w:hint="cs"/>
          <w:rtl/>
        </w:rPr>
        <w:t xml:space="preserve">איזה נוער חוצפן </w:t>
      </w:r>
      <w:r w:rsidR="009B0A8C">
        <w:rPr>
          <w:rFonts w:cs="Times New Roman" w:hint="cs"/>
          <w:rtl/>
        </w:rPr>
        <w:t xml:space="preserve">יש </w:t>
      </w:r>
      <w:r w:rsidR="00840EE3">
        <w:rPr>
          <w:rFonts w:cs="Times New Roman" w:hint="cs"/>
          <w:rtl/>
        </w:rPr>
        <w:t>היום! דור הולך ופוחת!</w:t>
      </w:r>
      <w:r>
        <w:rPr>
          <w:rFonts w:cs="Times New Roman" w:hint="cs"/>
          <w:rtl/>
        </w:rPr>
        <w:t>"</w:t>
      </w:r>
      <w:r w:rsidR="00840EE3">
        <w:rPr>
          <w:rFonts w:cs="Times New Roman" w:hint="cs"/>
          <w:rtl/>
        </w:rPr>
        <w:t xml:space="preserve"> </w:t>
      </w:r>
    </w:p>
    <w:p w14:paraId="171BC5A8" w14:textId="71DBCE9B" w:rsidR="00533FF8" w:rsidRDefault="00EA433B" w:rsidP="00F16F71">
      <w:pPr>
        <w:widowControl w:val="0"/>
        <w:rPr>
          <w:rFonts w:cs="Times New Roman"/>
          <w:rtl/>
        </w:rPr>
      </w:pPr>
      <w:r w:rsidRPr="00EA433B">
        <w:rPr>
          <w:rFonts w:cs="Times New Roman"/>
          <w:rtl/>
        </w:rPr>
        <w:t>האב ניסה להראות לה את ג</w:t>
      </w:r>
      <w:r w:rsidR="00B8375C">
        <w:rPr>
          <w:rFonts w:cs="Times New Roman" w:hint="cs"/>
          <w:rtl/>
        </w:rPr>
        <w:t>י</w:t>
      </w:r>
      <w:r w:rsidRPr="00EA433B">
        <w:rPr>
          <w:rFonts w:cs="Times New Roman"/>
          <w:rtl/>
        </w:rPr>
        <w:t>ליון החולה המוצמד למיטה</w:t>
      </w:r>
      <w:r w:rsidR="00B8375C">
        <w:rPr>
          <w:rFonts w:cs="Times New Roman" w:hint="cs"/>
          <w:rtl/>
        </w:rPr>
        <w:t>,</w:t>
      </w:r>
      <w:r w:rsidRPr="00EA433B">
        <w:rPr>
          <w:rFonts w:cs="Times New Roman"/>
          <w:rtl/>
        </w:rPr>
        <w:t xml:space="preserve"> אבל </w:t>
      </w:r>
      <w:r w:rsidR="00840EE3">
        <w:rPr>
          <w:rFonts w:cs="Times New Roman" w:hint="cs"/>
          <w:rtl/>
        </w:rPr>
        <w:t>אלכס</w:t>
      </w:r>
      <w:r w:rsidR="00B8375C">
        <w:rPr>
          <w:rFonts w:cs="Times New Roman" w:hint="cs"/>
          <w:rtl/>
        </w:rPr>
        <w:t>,</w:t>
      </w:r>
      <w:r w:rsidR="00840EE3">
        <w:rPr>
          <w:rFonts w:cs="Times New Roman" w:hint="cs"/>
          <w:rtl/>
        </w:rPr>
        <w:t xml:space="preserve"> </w:t>
      </w:r>
      <w:r w:rsidRPr="00EA433B">
        <w:rPr>
          <w:rFonts w:cs="Times New Roman"/>
          <w:rtl/>
        </w:rPr>
        <w:t xml:space="preserve">שלא היה מסוגל לעמוד עוד, </w:t>
      </w:r>
      <w:r w:rsidR="00840EE3">
        <w:rPr>
          <w:rFonts w:cs="Times New Roman" w:hint="cs"/>
          <w:rtl/>
        </w:rPr>
        <w:t>עבר לשבת על מעקה טרצו דקורטיבי ש</w:t>
      </w:r>
      <w:r w:rsidR="00533FF8">
        <w:rPr>
          <w:rFonts w:cs="Times New Roman" w:hint="cs"/>
          <w:rtl/>
        </w:rPr>
        <w:t>ב</w:t>
      </w:r>
      <w:r w:rsidR="00840EE3">
        <w:rPr>
          <w:rFonts w:cs="Times New Roman" w:hint="cs"/>
          <w:rtl/>
        </w:rPr>
        <w:t xml:space="preserve">שקעים בתוכו </w:t>
      </w:r>
      <w:r w:rsidR="00533FF8">
        <w:rPr>
          <w:rFonts w:cs="Times New Roman" w:hint="cs"/>
          <w:rtl/>
        </w:rPr>
        <w:t xml:space="preserve">נבלו </w:t>
      </w:r>
      <w:r w:rsidR="00D1015B">
        <w:rPr>
          <w:rFonts w:cs="Times New Roman" w:hint="cs"/>
          <w:rtl/>
        </w:rPr>
        <w:t>שפלר</w:t>
      </w:r>
      <w:r w:rsidR="00533FF8">
        <w:rPr>
          <w:rFonts w:cs="Times New Roman" w:hint="cs"/>
          <w:rtl/>
        </w:rPr>
        <w:t>ות</w:t>
      </w:r>
      <w:r w:rsidR="00D1015B">
        <w:rPr>
          <w:rFonts w:cs="Times New Roman" w:hint="cs"/>
          <w:rtl/>
        </w:rPr>
        <w:t xml:space="preserve"> וננדינ</w:t>
      </w:r>
      <w:r w:rsidR="00533FF8">
        <w:rPr>
          <w:rFonts w:cs="Times New Roman" w:hint="cs"/>
          <w:rtl/>
        </w:rPr>
        <w:t>ות</w:t>
      </w:r>
      <w:r w:rsidR="00840EE3">
        <w:rPr>
          <w:rFonts w:cs="Times New Roman" w:hint="cs"/>
          <w:rtl/>
        </w:rPr>
        <w:t xml:space="preserve"> ו</w:t>
      </w:r>
      <w:r w:rsidR="006E0B07">
        <w:rPr>
          <w:rFonts w:cs="Times New Roman" w:hint="cs"/>
          <w:rtl/>
        </w:rPr>
        <w:t xml:space="preserve">מכיוון שניתוח בנו לא הסתיים עדיין, </w:t>
      </w:r>
      <w:r w:rsidR="00840EE3">
        <w:rPr>
          <w:rFonts w:cs="Times New Roman" w:hint="cs"/>
          <w:rtl/>
        </w:rPr>
        <w:t xml:space="preserve">האב </w:t>
      </w:r>
      <w:r w:rsidR="006E0B07">
        <w:rPr>
          <w:rFonts w:cs="Times New Roman" w:hint="cs"/>
          <w:rtl/>
        </w:rPr>
        <w:t xml:space="preserve">הציע להביא לו </w:t>
      </w:r>
      <w:r w:rsidRPr="00EA433B">
        <w:rPr>
          <w:rFonts w:cs="Times New Roman"/>
          <w:rtl/>
        </w:rPr>
        <w:t>דבר מה ממכונות ה</w:t>
      </w:r>
      <w:r w:rsidR="009B0A8C">
        <w:rPr>
          <w:rFonts w:cs="Times New Roman" w:hint="cs"/>
          <w:rtl/>
        </w:rPr>
        <w:t>מ</w:t>
      </w:r>
      <w:r w:rsidRPr="00EA433B">
        <w:rPr>
          <w:rFonts w:cs="Times New Roman"/>
          <w:rtl/>
        </w:rPr>
        <w:t>מכר שעמדו בכניסה</w:t>
      </w:r>
      <w:r w:rsidR="006E0B07">
        <w:rPr>
          <w:rFonts w:cs="Times New Roman" w:hint="cs"/>
          <w:rtl/>
        </w:rPr>
        <w:t>.</w:t>
      </w:r>
    </w:p>
    <w:p w14:paraId="3A7C0536" w14:textId="6108D48A" w:rsidR="00F16F71" w:rsidRDefault="006E0B07" w:rsidP="00F16F71">
      <w:pPr>
        <w:widowControl w:val="0"/>
        <w:rPr>
          <w:rFonts w:cs="Times New Roman"/>
          <w:rtl/>
        </w:rPr>
      </w:pPr>
      <w:r>
        <w:rPr>
          <w:rFonts w:cs="Times New Roman" w:hint="cs"/>
          <w:rtl/>
        </w:rPr>
        <w:t>"</w:t>
      </w:r>
      <w:r w:rsidR="00F16F71" w:rsidRPr="00F16F71">
        <w:rPr>
          <w:rFonts w:cs="Times New Roman"/>
          <w:rtl/>
        </w:rPr>
        <w:t>אני</w:t>
      </w:r>
      <w:r w:rsidR="00F16F71">
        <w:rPr>
          <w:rFonts w:cs="Times New Roman" w:hint="cs"/>
          <w:rtl/>
        </w:rPr>
        <w:t xml:space="preserve"> </w:t>
      </w:r>
      <w:r w:rsidR="00F16F71" w:rsidRPr="00F16F71">
        <w:rPr>
          <w:rFonts w:cs="Times New Roman"/>
          <w:rtl/>
        </w:rPr>
        <w:t>רוצה לצאת רגע לעשן ו</w:t>
      </w:r>
      <w:r w:rsidR="00791A90" w:rsidRPr="00791A90">
        <w:rPr>
          <w:rFonts w:cs="Times New Roman"/>
          <w:rtl/>
        </w:rPr>
        <w:t>קשה לי ללכת עד שמה</w:t>
      </w:r>
      <w:r w:rsidR="00F16F71" w:rsidRPr="00F16F71">
        <w:rPr>
          <w:rFonts w:cs="Times New Roman"/>
          <w:rtl/>
        </w:rPr>
        <w:t>.</w:t>
      </w:r>
      <w:r>
        <w:rPr>
          <w:rFonts w:cs="Times New Roman" w:hint="cs"/>
          <w:rtl/>
        </w:rPr>
        <w:t>"</w:t>
      </w:r>
    </w:p>
    <w:p w14:paraId="76A8B9DC" w14:textId="3E6AAE2C" w:rsidR="00533FF8" w:rsidRDefault="00533FF8" w:rsidP="00F16F71">
      <w:pPr>
        <w:widowControl w:val="0"/>
        <w:rPr>
          <w:rFonts w:cs="Times New Roman"/>
          <w:rtl/>
        </w:rPr>
      </w:pPr>
      <w:r>
        <w:rPr>
          <w:rFonts w:cs="Times New Roman" w:hint="cs"/>
          <w:rtl/>
        </w:rPr>
        <w:t>[</w:t>
      </w:r>
      <w:hyperlink r:id="rId203" w:history="1">
        <w:r w:rsidRPr="00533FF8">
          <w:rPr>
            <w:rStyle w:val="Hyperlink"/>
            <w:rFonts w:cs="Times New Roman" w:hint="cs"/>
            <w:rtl/>
          </w:rPr>
          <w:t>צמחי צל</w:t>
        </w:r>
      </w:hyperlink>
      <w:r>
        <w:rPr>
          <w:rFonts w:cs="Times New Roman" w:hint="cs"/>
          <w:rtl/>
        </w:rPr>
        <w:t>]</w:t>
      </w:r>
    </w:p>
    <w:p w14:paraId="58B17685" w14:textId="5994303F" w:rsidR="00840EE3" w:rsidRDefault="00840EE3" w:rsidP="00F16F71">
      <w:pPr>
        <w:widowControl w:val="0"/>
        <w:rPr>
          <w:rFonts w:cs="Times New Roman"/>
          <w:rtl/>
        </w:rPr>
      </w:pPr>
      <w:r>
        <w:rPr>
          <w:rFonts w:cs="Times New Roman" w:hint="cs"/>
          <w:rtl/>
        </w:rPr>
        <w:t>האב</w:t>
      </w:r>
      <w:r w:rsidR="006B6AAA">
        <w:rPr>
          <w:rFonts w:cs="Times New Roman" w:hint="cs"/>
          <w:rtl/>
        </w:rPr>
        <w:t xml:space="preserve"> </w:t>
      </w:r>
      <w:r>
        <w:rPr>
          <w:rFonts w:cs="Times New Roman" w:hint="cs"/>
          <w:rtl/>
        </w:rPr>
        <w:t>אחז בו</w:t>
      </w:r>
      <w:r w:rsidR="00533FF8">
        <w:rPr>
          <w:rFonts w:cs="Times New Roman" w:hint="cs"/>
          <w:rtl/>
        </w:rPr>
        <w:t xml:space="preserve"> </w:t>
      </w:r>
      <w:r w:rsidR="006E0B07">
        <w:rPr>
          <w:rFonts w:cs="Times New Roman" w:hint="cs"/>
          <w:rtl/>
        </w:rPr>
        <w:t xml:space="preserve">בעדינות </w:t>
      </w:r>
      <w:r w:rsidR="00533FF8">
        <w:rPr>
          <w:rFonts w:cs="Times New Roman" w:hint="cs"/>
          <w:rtl/>
        </w:rPr>
        <w:t>והם יצאו לאט ל</w:t>
      </w:r>
      <w:r>
        <w:rPr>
          <w:rFonts w:cs="Times New Roman" w:hint="cs"/>
          <w:rtl/>
        </w:rPr>
        <w:t>רחב</w:t>
      </w:r>
      <w:r w:rsidR="006E0B07">
        <w:rPr>
          <w:rFonts w:cs="Times New Roman" w:hint="cs"/>
          <w:rtl/>
        </w:rPr>
        <w:t>ת</w:t>
      </w:r>
      <w:r>
        <w:rPr>
          <w:rFonts w:cs="Times New Roman" w:hint="cs"/>
          <w:rtl/>
        </w:rPr>
        <w:t xml:space="preserve"> האמבולנסים.</w:t>
      </w:r>
    </w:p>
    <w:p w14:paraId="6328D865" w14:textId="6D6B10E1" w:rsidR="00840EE3" w:rsidRDefault="006E0B07" w:rsidP="00F16F71">
      <w:pPr>
        <w:widowControl w:val="0"/>
        <w:rPr>
          <w:rFonts w:cs="Times New Roman"/>
          <w:rtl/>
        </w:rPr>
      </w:pPr>
      <w:r>
        <w:rPr>
          <w:rFonts w:cs="Times New Roman" w:hint="cs"/>
          <w:rtl/>
        </w:rPr>
        <w:t>"</w:t>
      </w:r>
      <w:r w:rsidR="001F0A16">
        <w:rPr>
          <w:rFonts w:cs="Times New Roman" w:hint="cs"/>
          <w:rtl/>
        </w:rPr>
        <w:t>בן כמה אתה?</w:t>
      </w:r>
      <w:r>
        <w:rPr>
          <w:rFonts w:cs="Times New Roman" w:hint="cs"/>
          <w:rtl/>
        </w:rPr>
        <w:t>"</w:t>
      </w:r>
      <w:r w:rsidR="001F0A16">
        <w:rPr>
          <w:rFonts w:cs="Times New Roman" w:hint="cs"/>
          <w:rtl/>
        </w:rPr>
        <w:t xml:space="preserve"> הוא שאל, כשהצית לאלכס סיגריה מהחפיסה שאלכס שלף מכיסו ביד</w:t>
      </w:r>
      <w:r>
        <w:rPr>
          <w:rFonts w:cs="Times New Roman" w:hint="cs"/>
          <w:rtl/>
        </w:rPr>
        <w:t>ו</w:t>
      </w:r>
      <w:r w:rsidR="001F0A16">
        <w:rPr>
          <w:rFonts w:cs="Times New Roman" w:hint="cs"/>
          <w:rtl/>
        </w:rPr>
        <w:t xml:space="preserve"> </w:t>
      </w:r>
      <w:r>
        <w:rPr>
          <w:rFonts w:cs="Times New Roman" w:hint="cs"/>
          <w:rtl/>
        </w:rPr>
        <w:t>הבריאה</w:t>
      </w:r>
      <w:r w:rsidR="001F0A16">
        <w:rPr>
          <w:rFonts w:cs="Times New Roman" w:hint="cs"/>
          <w:rtl/>
        </w:rPr>
        <w:t xml:space="preserve">. את </w:t>
      </w:r>
      <w:r w:rsidR="009B0A8C">
        <w:rPr>
          <w:rFonts w:cs="Times New Roman" w:hint="cs"/>
          <w:rtl/>
        </w:rPr>
        <w:t xml:space="preserve">היד </w:t>
      </w:r>
      <w:r w:rsidR="001F0A16">
        <w:rPr>
          <w:rFonts w:cs="Times New Roman" w:hint="cs"/>
          <w:rtl/>
        </w:rPr>
        <w:t>ה</w:t>
      </w:r>
      <w:r>
        <w:rPr>
          <w:rFonts w:cs="Times New Roman" w:hint="cs"/>
          <w:rtl/>
        </w:rPr>
        <w:t>פצועה</w:t>
      </w:r>
      <w:r w:rsidR="001F0A16">
        <w:rPr>
          <w:rFonts w:cs="Times New Roman" w:hint="cs"/>
          <w:rtl/>
        </w:rPr>
        <w:t xml:space="preserve"> הצמיד </w:t>
      </w:r>
      <w:r>
        <w:rPr>
          <w:rFonts w:cs="Times New Roman" w:hint="cs"/>
          <w:rtl/>
        </w:rPr>
        <w:t>בכ</w:t>
      </w:r>
      <w:r w:rsidR="009B0A8C">
        <w:rPr>
          <w:rFonts w:cs="Times New Roman" w:hint="cs"/>
          <w:rtl/>
        </w:rPr>
        <w:t>ו</w:t>
      </w:r>
      <w:r>
        <w:rPr>
          <w:rFonts w:cs="Times New Roman" w:hint="cs"/>
          <w:rtl/>
        </w:rPr>
        <w:t xml:space="preserve">ח </w:t>
      </w:r>
      <w:r w:rsidR="001F0A16">
        <w:rPr>
          <w:rFonts w:cs="Times New Roman" w:hint="cs"/>
          <w:rtl/>
        </w:rPr>
        <w:t xml:space="preserve">לבטנו </w:t>
      </w:r>
      <w:r w:rsidR="009B0A8C">
        <w:rPr>
          <w:rFonts w:cs="Times New Roman" w:hint="cs"/>
          <w:rtl/>
        </w:rPr>
        <w:t>כדי</w:t>
      </w:r>
      <w:r w:rsidR="001F0A16">
        <w:rPr>
          <w:rFonts w:cs="Times New Roman" w:hint="cs"/>
          <w:rtl/>
        </w:rPr>
        <w:t xml:space="preserve"> שהתחבושת הזמנית לא תחליק. הוא נראה בן שתים-עשרה, בקושי.</w:t>
      </w:r>
    </w:p>
    <w:p w14:paraId="078EA7AE" w14:textId="19F7A65F" w:rsidR="001F0A16" w:rsidRDefault="006E0B07" w:rsidP="00F16F71">
      <w:pPr>
        <w:widowControl w:val="0"/>
        <w:rPr>
          <w:rFonts w:cs="Times New Roman"/>
          <w:rtl/>
        </w:rPr>
      </w:pPr>
      <w:r>
        <w:rPr>
          <w:rFonts w:cs="Times New Roman" w:hint="cs"/>
          <w:rtl/>
        </w:rPr>
        <w:t>"</w:t>
      </w:r>
      <w:r w:rsidR="001F0A16">
        <w:rPr>
          <w:rFonts w:cs="Times New Roman" w:hint="cs"/>
          <w:rtl/>
        </w:rPr>
        <w:t>אני בכיתה של הבן שלך, אדוני.</w:t>
      </w:r>
      <w:r>
        <w:rPr>
          <w:rFonts w:cs="Times New Roman" w:hint="cs"/>
          <w:rtl/>
        </w:rPr>
        <w:t>"</w:t>
      </w:r>
    </w:p>
    <w:p w14:paraId="0D94F513" w14:textId="195F7D3D" w:rsidR="001F0A16" w:rsidRDefault="006E0B07" w:rsidP="00F16F71">
      <w:pPr>
        <w:widowControl w:val="0"/>
        <w:rPr>
          <w:rFonts w:cs="Times New Roman"/>
          <w:rtl/>
        </w:rPr>
      </w:pPr>
      <w:r>
        <w:rPr>
          <w:rFonts w:cs="Times New Roman" w:hint="cs"/>
          <w:rtl/>
        </w:rPr>
        <w:t>"</w:t>
      </w:r>
      <w:r w:rsidR="001F0A16">
        <w:rPr>
          <w:rFonts w:cs="Times New Roman" w:hint="cs"/>
          <w:rtl/>
        </w:rPr>
        <w:t>אז בן שש-עשרה?</w:t>
      </w:r>
      <w:r>
        <w:rPr>
          <w:rFonts w:cs="Times New Roman" w:hint="cs"/>
          <w:rtl/>
        </w:rPr>
        <w:t>"</w:t>
      </w:r>
    </w:p>
    <w:p w14:paraId="4D450854" w14:textId="4B411A36" w:rsidR="001F0A16" w:rsidRDefault="006E0B07" w:rsidP="00F16F71">
      <w:pPr>
        <w:widowControl w:val="0"/>
        <w:rPr>
          <w:rFonts w:cs="Times New Roman"/>
          <w:rtl/>
        </w:rPr>
      </w:pPr>
      <w:r>
        <w:rPr>
          <w:rFonts w:cs="Times New Roman" w:hint="cs"/>
          <w:rtl/>
        </w:rPr>
        <w:t>"</w:t>
      </w:r>
      <w:r w:rsidR="001F0A16">
        <w:rPr>
          <w:rFonts w:cs="Times New Roman" w:hint="cs"/>
          <w:rtl/>
        </w:rPr>
        <w:t>עוד לא, בדצמבר אדוני.</w:t>
      </w:r>
      <w:r>
        <w:rPr>
          <w:rFonts w:cs="Times New Roman" w:hint="cs"/>
          <w:rtl/>
        </w:rPr>
        <w:t>"</w:t>
      </w:r>
    </w:p>
    <w:p w14:paraId="287DAC7C" w14:textId="7CBFD538" w:rsidR="001F0A16" w:rsidRDefault="006E0B07" w:rsidP="00F16F71">
      <w:pPr>
        <w:widowControl w:val="0"/>
        <w:rPr>
          <w:rFonts w:cs="Times New Roman"/>
          <w:rtl/>
        </w:rPr>
      </w:pPr>
      <w:r>
        <w:rPr>
          <w:rFonts w:cs="Times New Roman" w:hint="cs"/>
          <w:rtl/>
        </w:rPr>
        <w:t>"</w:t>
      </w:r>
      <w:r w:rsidR="001F0A16">
        <w:rPr>
          <w:rFonts w:cs="Times New Roman" w:hint="cs"/>
          <w:rtl/>
        </w:rPr>
        <w:t xml:space="preserve">אלכס </w:t>
      </w:r>
      <w:r w:rsidR="00533FF8">
        <w:rPr>
          <w:rFonts w:cs="Times New Roman" w:hint="cs"/>
          <w:rtl/>
        </w:rPr>
        <w:t>זה</w:t>
      </w:r>
      <w:r w:rsidR="001F0A16">
        <w:rPr>
          <w:rFonts w:cs="Times New Roman" w:hint="cs"/>
          <w:rtl/>
        </w:rPr>
        <w:t xml:space="preserve"> השם, כן?</w:t>
      </w:r>
      <w:r>
        <w:rPr>
          <w:rFonts w:cs="Times New Roman" w:hint="cs"/>
          <w:rtl/>
        </w:rPr>
        <w:t>"</w:t>
      </w:r>
      <w:r w:rsidR="001F0A16">
        <w:rPr>
          <w:rFonts w:cs="Times New Roman" w:hint="cs"/>
          <w:rtl/>
        </w:rPr>
        <w:t xml:space="preserve"> הוא אמר וייצב את אלכס שעמד לקרוס תחתיו. </w:t>
      </w:r>
      <w:r>
        <w:rPr>
          <w:rFonts w:cs="Times New Roman" w:hint="cs"/>
          <w:rtl/>
        </w:rPr>
        <w:t>"</w:t>
      </w:r>
      <w:r w:rsidR="001F0A16">
        <w:rPr>
          <w:rFonts w:cs="Times New Roman" w:hint="cs"/>
          <w:rtl/>
        </w:rPr>
        <w:t xml:space="preserve">תגיד לי אלכס, היית רוצה שייצא ממך משהו טוב אי פעם </w:t>
      </w:r>
      <w:r w:rsidR="00E471BE">
        <w:rPr>
          <w:rFonts w:cs="Times New Roman" w:hint="cs"/>
          <w:rtl/>
        </w:rPr>
        <w:t>ב</w:t>
      </w:r>
      <w:r w:rsidR="001F0A16">
        <w:rPr>
          <w:rFonts w:cs="Times New Roman" w:hint="cs"/>
          <w:rtl/>
        </w:rPr>
        <w:t>חיים?</w:t>
      </w:r>
      <w:r>
        <w:rPr>
          <w:rFonts w:cs="Times New Roman" w:hint="cs"/>
          <w:rtl/>
        </w:rPr>
        <w:t>"</w:t>
      </w:r>
    </w:p>
    <w:p w14:paraId="59A30C49" w14:textId="610F1E8E" w:rsidR="001F0A16" w:rsidRPr="00F16F71" w:rsidRDefault="006E0B07" w:rsidP="00F16F71">
      <w:pPr>
        <w:widowControl w:val="0"/>
        <w:rPr>
          <w:rFonts w:cs="Times New Roman"/>
          <w:rtl/>
        </w:rPr>
      </w:pPr>
      <w:r>
        <w:rPr>
          <w:rFonts w:cs="Times New Roman" w:hint="cs"/>
          <w:rtl/>
        </w:rPr>
        <w:t>"</w:t>
      </w:r>
      <w:r w:rsidR="001F0A16">
        <w:rPr>
          <w:rFonts w:cs="Times New Roman" w:hint="cs"/>
          <w:rtl/>
        </w:rPr>
        <w:t>הו אדוני, אני בטוח שייצא ממני משהו טוב. לפחות משהו אחד,</w:t>
      </w:r>
      <w:r>
        <w:rPr>
          <w:rFonts w:cs="Times New Roman" w:hint="cs"/>
          <w:rtl/>
        </w:rPr>
        <w:t>"</w:t>
      </w:r>
      <w:r w:rsidR="001F0A16">
        <w:rPr>
          <w:rFonts w:cs="Times New Roman" w:hint="cs"/>
          <w:rtl/>
        </w:rPr>
        <w:t xml:space="preserve"> הוא אמר וחייך. גם האב חייך.</w:t>
      </w:r>
    </w:p>
    <w:bookmarkEnd w:id="281"/>
    <w:p w14:paraId="3C6DB4CA" w14:textId="77777777" w:rsidR="00F7014A" w:rsidRDefault="00F7014A" w:rsidP="00067BEB">
      <w:pPr>
        <w:widowControl w:val="0"/>
        <w:rPr>
          <w:rtl/>
        </w:rPr>
      </w:pPr>
    </w:p>
    <w:p w14:paraId="424FE82C" w14:textId="401415F5" w:rsidR="00067BEB" w:rsidRDefault="009B0A8C" w:rsidP="00067BEB">
      <w:pPr>
        <w:widowControl w:val="0"/>
        <w:rPr>
          <w:rtl/>
        </w:rPr>
      </w:pPr>
      <w:r>
        <w:rPr>
          <w:rFonts w:hint="cs"/>
          <w:rtl/>
        </w:rPr>
        <w:t>[</w:t>
      </w:r>
      <w:r w:rsidR="00067BEB" w:rsidRPr="00E67C1F">
        <w:rPr>
          <w:rFonts w:hint="eastAsia"/>
          <w:rtl/>
        </w:rPr>
        <w:t>גם</w:t>
      </w:r>
      <w:r w:rsidR="00067BEB" w:rsidRPr="00E67C1F">
        <w:rPr>
          <w:rtl/>
        </w:rPr>
        <w:t xml:space="preserve"> </w:t>
      </w:r>
      <w:r w:rsidR="006819C4">
        <w:rPr>
          <w:rFonts w:hint="cs"/>
          <w:rtl/>
        </w:rPr>
        <w:t>בת</w:t>
      </w:r>
      <w:r w:rsidR="00067BEB" w:rsidRPr="00E67C1F">
        <w:rPr>
          <w:rtl/>
        </w:rPr>
        <w:t xml:space="preserve"> </w:t>
      </w:r>
      <w:r w:rsidR="00067BEB" w:rsidRPr="00E67C1F">
        <w:rPr>
          <w:rFonts w:hint="eastAsia"/>
          <w:rtl/>
        </w:rPr>
        <w:t>מ</w:t>
      </w:r>
      <w:r w:rsidR="00F51CC4" w:rsidRPr="00E67C1F">
        <w:rPr>
          <w:rFonts w:hint="eastAsia"/>
          <w:rtl/>
        </w:rPr>
        <w:t>ה</w:t>
      </w:r>
      <w:r w:rsidR="00067BEB" w:rsidRPr="00E67C1F">
        <w:rPr>
          <w:rFonts w:hint="eastAsia"/>
          <w:rtl/>
        </w:rPr>
        <w:t>כיתה</w:t>
      </w:r>
      <w:r w:rsidR="00067BEB" w:rsidRPr="00E67C1F">
        <w:rPr>
          <w:rtl/>
        </w:rPr>
        <w:t xml:space="preserve"> </w:t>
      </w:r>
      <w:r w:rsidR="00F51CC4" w:rsidRPr="00E67C1F">
        <w:rPr>
          <w:rFonts w:hint="eastAsia"/>
          <w:rtl/>
        </w:rPr>
        <w:t>של</w:t>
      </w:r>
      <w:r w:rsidR="0087467A" w:rsidRPr="00E67C1F">
        <w:rPr>
          <w:rtl/>
        </w:rPr>
        <w:t xml:space="preserve"> אלכס</w:t>
      </w:r>
      <w:r w:rsidR="00067BEB" w:rsidRPr="00E67C1F">
        <w:rPr>
          <w:rtl/>
        </w:rPr>
        <w:t xml:space="preserve"> שבאה </w:t>
      </w:r>
      <w:r w:rsidR="00F51CC4" w:rsidRPr="00E67C1F">
        <w:rPr>
          <w:rFonts w:hint="eastAsia"/>
          <w:rtl/>
        </w:rPr>
        <w:t>לבקר</w:t>
      </w:r>
      <w:r w:rsidR="00F51CC4" w:rsidRPr="00E67C1F">
        <w:rPr>
          <w:rtl/>
        </w:rPr>
        <w:t xml:space="preserve"> אותו </w:t>
      </w:r>
      <w:r w:rsidR="00791A90" w:rsidRPr="00791A90">
        <w:rPr>
          <w:rFonts w:cs="Times New Roman"/>
          <w:rtl/>
        </w:rPr>
        <w:t xml:space="preserve">כשהחלים </w:t>
      </w:r>
      <w:r w:rsidR="0087467A" w:rsidRPr="00E67C1F">
        <w:rPr>
          <w:rFonts w:hint="eastAsia"/>
          <w:rtl/>
        </w:rPr>
        <w:t>בביתו</w:t>
      </w:r>
      <w:r w:rsidR="00067BEB" w:rsidRPr="00E67C1F">
        <w:rPr>
          <w:rtl/>
        </w:rPr>
        <w:t xml:space="preserve"> שאלה </w:t>
      </w:r>
      <w:r w:rsidR="00067BEB" w:rsidRPr="00E67C1F">
        <w:rPr>
          <w:rFonts w:cs="Times New Roman"/>
          <w:rtl/>
        </w:rPr>
        <w:t xml:space="preserve">"איפה </w:t>
      </w:r>
      <w:r w:rsidR="00067BEB" w:rsidRPr="00E67C1F">
        <w:rPr>
          <w:rFonts w:cs="Times New Roman" w:hint="eastAsia"/>
          <w:rtl/>
        </w:rPr>
        <w:t>ההורים</w:t>
      </w:r>
      <w:r w:rsidR="00067BEB" w:rsidRPr="00E67C1F">
        <w:rPr>
          <w:rFonts w:cs="Times New Roman"/>
          <w:rtl/>
        </w:rPr>
        <w:t xml:space="preserve"> </w:t>
      </w:r>
      <w:r w:rsidR="00067BEB" w:rsidRPr="00E67C1F">
        <w:rPr>
          <w:rFonts w:cs="Times New Roman" w:hint="eastAsia"/>
          <w:rtl/>
        </w:rPr>
        <w:t>שלך</w:t>
      </w:r>
      <w:r w:rsidR="00067BEB" w:rsidRPr="00E67C1F">
        <w:rPr>
          <w:rFonts w:cs="Times New Roman"/>
          <w:rtl/>
        </w:rPr>
        <w:t xml:space="preserve">?" </w:t>
      </w:r>
      <w:r w:rsidR="00067BEB" w:rsidRPr="00E67C1F">
        <w:rPr>
          <w:rFonts w:cs="Times New Roman" w:hint="eastAsia"/>
          <w:rtl/>
        </w:rPr>
        <w:t>ו</w:t>
      </w:r>
      <w:r w:rsidR="006819C4">
        <w:rPr>
          <w:rFonts w:hint="cs"/>
          <w:rtl/>
        </w:rPr>
        <w:t xml:space="preserve">ממראה </w:t>
      </w:r>
      <w:r w:rsidR="00067BEB" w:rsidRPr="00E67C1F">
        <w:rPr>
          <w:rFonts w:hint="eastAsia"/>
          <w:rtl/>
        </w:rPr>
        <w:t>הדירה</w:t>
      </w:r>
      <w:r w:rsidR="00067BEB" w:rsidRPr="00E67C1F">
        <w:rPr>
          <w:rtl/>
        </w:rPr>
        <w:t xml:space="preserve"> </w:t>
      </w:r>
      <w:r w:rsidR="006819C4">
        <w:rPr>
          <w:rFonts w:hint="cs"/>
          <w:rtl/>
        </w:rPr>
        <w:t>היה ברור</w:t>
      </w:r>
      <w:r w:rsidR="00067BEB" w:rsidRPr="00E67C1F">
        <w:rPr>
          <w:rtl/>
        </w:rPr>
        <w:t xml:space="preserve"> </w:t>
      </w:r>
      <w:r w:rsidR="00067BEB" w:rsidRPr="00E67C1F">
        <w:rPr>
          <w:rFonts w:hint="eastAsia"/>
          <w:rtl/>
        </w:rPr>
        <w:t>שהם</w:t>
      </w:r>
      <w:r w:rsidR="00067BEB" w:rsidRPr="00E67C1F">
        <w:rPr>
          <w:rtl/>
        </w:rPr>
        <w:t xml:space="preserve"> </w:t>
      </w:r>
      <w:r w:rsidR="00067BEB" w:rsidRPr="00E67C1F">
        <w:rPr>
          <w:rFonts w:hint="eastAsia"/>
          <w:rtl/>
        </w:rPr>
        <w:t>לא</w:t>
      </w:r>
      <w:r w:rsidR="00067BEB" w:rsidRPr="00E67C1F">
        <w:rPr>
          <w:rtl/>
        </w:rPr>
        <w:t xml:space="preserve"> </w:t>
      </w:r>
      <w:r w:rsidR="00067BEB" w:rsidRPr="00E67C1F">
        <w:rPr>
          <w:rFonts w:hint="eastAsia"/>
          <w:rtl/>
        </w:rPr>
        <w:t>כאן</w:t>
      </w:r>
      <w:r w:rsidR="00067BEB" w:rsidRPr="00E67C1F">
        <w:rPr>
          <w:rtl/>
        </w:rPr>
        <w:t xml:space="preserve"> </w:t>
      </w:r>
      <w:r w:rsidR="00067BEB" w:rsidRPr="00E67C1F">
        <w:rPr>
          <w:rFonts w:hint="eastAsia"/>
          <w:rtl/>
        </w:rPr>
        <w:t>וגם</w:t>
      </w:r>
      <w:r w:rsidR="00067BEB" w:rsidRPr="00E67C1F">
        <w:rPr>
          <w:rtl/>
        </w:rPr>
        <w:t xml:space="preserve"> </w:t>
      </w:r>
      <w:r w:rsidR="00067BEB" w:rsidRPr="00E67C1F">
        <w:rPr>
          <w:rFonts w:hint="eastAsia"/>
          <w:rtl/>
        </w:rPr>
        <w:t>לא</w:t>
      </w:r>
      <w:r w:rsidR="00067BEB" w:rsidRPr="00E67C1F">
        <w:rPr>
          <w:rtl/>
        </w:rPr>
        <w:t xml:space="preserve"> </w:t>
      </w:r>
      <w:r w:rsidR="00067BEB" w:rsidRPr="00E67C1F">
        <w:rPr>
          <w:rFonts w:hint="eastAsia"/>
          <w:rtl/>
        </w:rPr>
        <w:t>יגיעו</w:t>
      </w:r>
      <w:r w:rsidR="00067BEB" w:rsidRPr="00E67C1F">
        <w:rPr>
          <w:rtl/>
        </w:rPr>
        <w:t xml:space="preserve"> </w:t>
      </w:r>
      <w:r w:rsidR="00067BEB" w:rsidRPr="00E67C1F">
        <w:rPr>
          <w:rFonts w:hint="eastAsia"/>
          <w:rtl/>
        </w:rPr>
        <w:t>בקרוב</w:t>
      </w:r>
      <w:r w:rsidR="00067BEB" w:rsidRPr="00E67C1F">
        <w:rPr>
          <w:rtl/>
        </w:rPr>
        <w:t>.</w:t>
      </w:r>
      <w:r>
        <w:rPr>
          <w:rFonts w:hint="cs"/>
          <w:rtl/>
        </w:rPr>
        <w:t>]</w:t>
      </w:r>
    </w:p>
    <w:p w14:paraId="4BBEC6D5" w14:textId="77777777" w:rsidR="00067BEB" w:rsidRPr="00067BEB" w:rsidRDefault="00067BEB" w:rsidP="00765241">
      <w:pPr>
        <w:rPr>
          <w:rtl/>
        </w:rPr>
      </w:pPr>
    </w:p>
    <w:bookmarkEnd w:id="272"/>
    <w:p w14:paraId="0A69C2E0" w14:textId="229B3740" w:rsidR="00706626" w:rsidRDefault="004627AB" w:rsidP="00250000">
      <w:pPr>
        <w:rPr>
          <w:rtl/>
        </w:rPr>
      </w:pPr>
      <w:r w:rsidRPr="00CD067C">
        <w:rPr>
          <w:rtl/>
        </w:rPr>
        <w:t>אלכס התקשר להוריו באנג</w:t>
      </w:r>
      <w:r w:rsidR="0052151C">
        <w:rPr>
          <w:rtl/>
        </w:rPr>
        <w:t xml:space="preserve">ליה. אבא עסוק, </w:t>
      </w:r>
      <w:r w:rsidR="001C5A04">
        <w:rPr>
          <w:rtl/>
        </w:rPr>
        <w:t>אימא</w:t>
      </w:r>
      <w:r w:rsidR="0052151C">
        <w:rPr>
          <w:rtl/>
        </w:rPr>
        <w:t xml:space="preserve"> לא נמצאת</w:t>
      </w:r>
      <w:r w:rsidR="00823528">
        <w:rPr>
          <w:rFonts w:hint="cs"/>
          <w:rtl/>
        </w:rPr>
        <w:t>.</w:t>
      </w:r>
      <w:r w:rsidR="0052151C">
        <w:rPr>
          <w:rtl/>
        </w:rPr>
        <w:t xml:space="preserve"> </w:t>
      </w:r>
    </w:p>
    <w:p w14:paraId="24860AD2" w14:textId="77777777" w:rsidR="00706626" w:rsidRDefault="00706626" w:rsidP="00250000">
      <w:pPr>
        <w:rPr>
          <w:rtl/>
        </w:rPr>
      </w:pPr>
      <w:r>
        <w:rPr>
          <w:rFonts w:hint="cs"/>
          <w:rtl/>
        </w:rPr>
        <w:t>"</w:t>
      </w:r>
      <w:r w:rsidR="0052151C">
        <w:rPr>
          <w:rFonts w:hint="cs"/>
          <w:rtl/>
        </w:rPr>
        <w:t>היא</w:t>
      </w:r>
      <w:r w:rsidR="004627AB" w:rsidRPr="00CD067C">
        <w:rPr>
          <w:rtl/>
        </w:rPr>
        <w:t xml:space="preserve"> תוכל להתקשר כשתחזור?</w:t>
      </w:r>
      <w:r>
        <w:rPr>
          <w:rFonts w:hint="cs"/>
          <w:rtl/>
        </w:rPr>
        <w:t>"</w:t>
      </w:r>
      <w:r w:rsidR="004627AB" w:rsidRPr="00CD067C">
        <w:rPr>
          <w:rtl/>
        </w:rPr>
        <w:t xml:space="preserve"> </w:t>
      </w:r>
    </w:p>
    <w:p w14:paraId="6C101B3E" w14:textId="65544027" w:rsidR="004627AB" w:rsidRPr="00CD067C" w:rsidRDefault="00706626" w:rsidP="00250000">
      <w:pPr>
        <w:rPr>
          <w:rtl/>
        </w:rPr>
      </w:pPr>
      <w:r>
        <w:rPr>
          <w:rFonts w:hint="cs"/>
          <w:rtl/>
        </w:rPr>
        <w:t>"</w:t>
      </w:r>
      <w:r w:rsidR="004627AB" w:rsidRPr="00CD067C">
        <w:rPr>
          <w:rtl/>
        </w:rPr>
        <w:t>היא תתקשר אם לא תהיה עייפה מדי</w:t>
      </w:r>
      <w:r>
        <w:rPr>
          <w:rFonts w:hint="cs"/>
          <w:rtl/>
        </w:rPr>
        <w:t>."</w:t>
      </w:r>
    </w:p>
    <w:p w14:paraId="40F20EF0" w14:textId="0F3DB0A8" w:rsidR="004627AB" w:rsidRPr="00CD067C" w:rsidRDefault="004627AB" w:rsidP="00250000">
      <w:pPr>
        <w:rPr>
          <w:rtl/>
        </w:rPr>
      </w:pPr>
      <w:r w:rsidRPr="00CD067C">
        <w:rPr>
          <w:rtl/>
        </w:rPr>
        <w:t xml:space="preserve">למחרת בבוקר התקשר שוב. </w:t>
      </w:r>
      <w:r w:rsidR="001C5A04">
        <w:rPr>
          <w:rtl/>
        </w:rPr>
        <w:t>אימא</w:t>
      </w:r>
      <w:r w:rsidRPr="00CD067C">
        <w:rPr>
          <w:rtl/>
        </w:rPr>
        <w:t xml:space="preserve"> </w:t>
      </w:r>
      <w:r w:rsidRPr="00CD067C">
        <w:rPr>
          <w:rFonts w:hint="cs"/>
          <w:rtl/>
        </w:rPr>
        <w:t>איננה</w:t>
      </w:r>
      <w:r w:rsidRPr="00CD067C">
        <w:rPr>
          <w:rtl/>
        </w:rPr>
        <w:t>,</w:t>
      </w:r>
      <w:r w:rsidR="00823528">
        <w:rPr>
          <w:rFonts w:hint="cs"/>
          <w:rtl/>
        </w:rPr>
        <w:t xml:space="preserve"> </w:t>
      </w:r>
      <w:r w:rsidR="00E43C94">
        <w:rPr>
          <w:rFonts w:hint="cs"/>
          <w:rtl/>
        </w:rPr>
        <w:t>ו</w:t>
      </w:r>
      <w:r w:rsidRPr="00CD067C">
        <w:rPr>
          <w:rtl/>
        </w:rPr>
        <w:t>אתמול בערב כשחזרה</w:t>
      </w:r>
      <w:r w:rsidR="00E43C94" w:rsidRPr="00E43C94">
        <w:rPr>
          <w:rFonts w:hint="cs"/>
          <w:rtl/>
        </w:rPr>
        <w:t xml:space="preserve"> </w:t>
      </w:r>
      <w:r w:rsidR="001C5A04">
        <w:rPr>
          <w:rtl/>
        </w:rPr>
        <w:t>הייתה</w:t>
      </w:r>
      <w:r w:rsidR="00E43C94" w:rsidRPr="00CD067C">
        <w:rPr>
          <w:rtl/>
        </w:rPr>
        <w:t xml:space="preserve"> עייפה</w:t>
      </w:r>
      <w:r w:rsidRPr="00CD067C">
        <w:rPr>
          <w:rtl/>
        </w:rPr>
        <w:t>.</w:t>
      </w:r>
    </w:p>
    <w:p w14:paraId="1B771DDB" w14:textId="0A5809B7" w:rsidR="00F7014A" w:rsidRDefault="004627AB" w:rsidP="00960E39">
      <w:pPr>
        <w:rPr>
          <w:rtl/>
        </w:rPr>
      </w:pPr>
      <w:r w:rsidRPr="00CD067C">
        <w:rPr>
          <w:rtl/>
        </w:rPr>
        <w:t xml:space="preserve">אלכס התקשר שוב בערב. </w:t>
      </w:r>
      <w:r w:rsidR="006819C4">
        <w:rPr>
          <w:rFonts w:hint="cs"/>
          <w:rtl/>
        </w:rPr>
        <w:t>"</w:t>
      </w:r>
      <w:r w:rsidRPr="00CD067C">
        <w:rPr>
          <w:rtl/>
        </w:rPr>
        <w:t xml:space="preserve">איפה </w:t>
      </w:r>
      <w:r w:rsidR="009F4714" w:rsidRPr="009F4714">
        <w:rPr>
          <w:rFonts w:cs="Times New Roman"/>
          <w:rtl/>
        </w:rPr>
        <w:t>גברת הופמן</w:t>
      </w:r>
      <w:r w:rsidRPr="00CD067C">
        <w:rPr>
          <w:rtl/>
        </w:rPr>
        <w:t>?</w:t>
      </w:r>
      <w:r w:rsidR="006819C4">
        <w:rPr>
          <w:rFonts w:hint="cs"/>
          <w:rtl/>
        </w:rPr>
        <w:t>"</w:t>
      </w:r>
      <w:r w:rsidRPr="00CD067C">
        <w:rPr>
          <w:rtl/>
        </w:rPr>
        <w:t xml:space="preserve"> הוא שאל בקול קשה. </w:t>
      </w:r>
    </w:p>
    <w:p w14:paraId="58EB590A" w14:textId="7C2E81A1" w:rsidR="006819C4" w:rsidRDefault="006819C4" w:rsidP="00960E39">
      <w:pPr>
        <w:rPr>
          <w:rtl/>
        </w:rPr>
      </w:pPr>
      <w:bookmarkStart w:id="282" w:name="_Hlk531767883"/>
      <w:r>
        <w:rPr>
          <w:rFonts w:hint="cs"/>
          <w:rtl/>
        </w:rPr>
        <w:t>"</w:t>
      </w:r>
      <w:r w:rsidR="004627AB" w:rsidRPr="00CD067C">
        <w:rPr>
          <w:rtl/>
        </w:rPr>
        <w:t>מי?</w:t>
      </w:r>
      <w:r>
        <w:rPr>
          <w:rFonts w:hint="cs"/>
          <w:rtl/>
        </w:rPr>
        <w:t>" שאל</w:t>
      </w:r>
      <w:r w:rsidR="00F7014A">
        <w:rPr>
          <w:rFonts w:hint="cs"/>
          <w:rtl/>
        </w:rPr>
        <w:t>ה</w:t>
      </w:r>
      <w:r>
        <w:rPr>
          <w:rFonts w:hint="cs"/>
          <w:rtl/>
        </w:rPr>
        <w:t xml:space="preserve"> </w:t>
      </w:r>
      <w:r w:rsidR="00F7014A">
        <w:rPr>
          <w:rFonts w:hint="cs"/>
          <w:rtl/>
        </w:rPr>
        <w:t>סופי</w:t>
      </w:r>
      <w:r>
        <w:rPr>
          <w:rFonts w:hint="cs"/>
          <w:rtl/>
        </w:rPr>
        <w:t xml:space="preserve"> שענ</w:t>
      </w:r>
      <w:r w:rsidR="00F7014A">
        <w:rPr>
          <w:rFonts w:hint="cs"/>
          <w:rtl/>
        </w:rPr>
        <w:t>ת</w:t>
      </w:r>
      <w:r>
        <w:rPr>
          <w:rFonts w:hint="cs"/>
          <w:rtl/>
        </w:rPr>
        <w:t>ה לשיחה.</w:t>
      </w:r>
      <w:r w:rsidR="004627AB" w:rsidRPr="00CD067C">
        <w:rPr>
          <w:rtl/>
        </w:rPr>
        <w:t xml:space="preserve"> </w:t>
      </w:r>
    </w:p>
    <w:bookmarkEnd w:id="282"/>
    <w:p w14:paraId="643AF34A" w14:textId="4225F37A" w:rsidR="00F7014A" w:rsidRDefault="006819C4" w:rsidP="00960E39">
      <w:pPr>
        <w:rPr>
          <w:rtl/>
        </w:rPr>
      </w:pPr>
      <w:r>
        <w:rPr>
          <w:rFonts w:hint="cs"/>
          <w:rtl/>
        </w:rPr>
        <w:t>"</w:t>
      </w:r>
      <w:r w:rsidR="009F4714" w:rsidRPr="009F4714">
        <w:rPr>
          <w:rFonts w:cs="Times New Roman"/>
          <w:rtl/>
        </w:rPr>
        <w:t>גברת הופמן</w:t>
      </w:r>
      <w:r w:rsidR="004627AB" w:rsidRPr="00CD067C">
        <w:rPr>
          <w:rtl/>
        </w:rPr>
        <w:t>,</w:t>
      </w:r>
      <w:r>
        <w:rPr>
          <w:rFonts w:hint="cs"/>
          <w:rtl/>
        </w:rPr>
        <w:t>"</w:t>
      </w:r>
      <w:r w:rsidR="004627AB" w:rsidRPr="00CD067C">
        <w:rPr>
          <w:rtl/>
        </w:rPr>
        <w:t xml:space="preserve"> אלכס חזר. </w:t>
      </w:r>
    </w:p>
    <w:p w14:paraId="4D7935B1" w14:textId="6BAF83CF" w:rsidR="00F7014A" w:rsidRDefault="003D02A3" w:rsidP="00960E39">
      <w:pPr>
        <w:rPr>
          <w:rtl/>
        </w:rPr>
      </w:pPr>
      <w:r>
        <w:rPr>
          <w:rFonts w:hint="cs"/>
          <w:rtl/>
        </w:rPr>
        <w:t>"</w:t>
      </w:r>
      <w:r w:rsidR="004627AB" w:rsidRPr="00CD067C">
        <w:rPr>
          <w:rtl/>
        </w:rPr>
        <w:t>אתה מתכוון ל</w:t>
      </w:r>
      <w:r w:rsidR="001C5A04">
        <w:rPr>
          <w:rtl/>
        </w:rPr>
        <w:t>אימא</w:t>
      </w:r>
      <w:r w:rsidR="004627AB" w:rsidRPr="00CD067C">
        <w:rPr>
          <w:rtl/>
        </w:rPr>
        <w:t>? היא הלכה לקנות משקפיים. למסור לה משהו?</w:t>
      </w:r>
      <w:r>
        <w:rPr>
          <w:rFonts w:hint="cs"/>
          <w:rtl/>
        </w:rPr>
        <w:t>"</w:t>
      </w:r>
      <w:r w:rsidR="004627AB" w:rsidRPr="00CD067C">
        <w:rPr>
          <w:rtl/>
        </w:rPr>
        <w:t xml:space="preserve"> </w:t>
      </w:r>
    </w:p>
    <w:p w14:paraId="2133D8F1" w14:textId="69C168E4" w:rsidR="004627AB" w:rsidRPr="00CD067C" w:rsidRDefault="004627AB" w:rsidP="00960E39">
      <w:pPr>
        <w:rPr>
          <w:rtl/>
        </w:rPr>
      </w:pPr>
      <w:r w:rsidRPr="00CD067C">
        <w:rPr>
          <w:rtl/>
        </w:rPr>
        <w:t xml:space="preserve">אלכס </w:t>
      </w:r>
      <w:r w:rsidR="00D4496A">
        <w:rPr>
          <w:rFonts w:hint="cs"/>
          <w:rtl/>
        </w:rPr>
        <w:t>מישש את</w:t>
      </w:r>
      <w:r w:rsidRPr="00CD067C">
        <w:rPr>
          <w:rtl/>
        </w:rPr>
        <w:t xml:space="preserve"> זרועו החבושה</w:t>
      </w:r>
      <w:r w:rsidR="00E43C94">
        <w:rPr>
          <w:rFonts w:hint="cs"/>
          <w:rtl/>
        </w:rPr>
        <w:t>.</w:t>
      </w:r>
      <w:r w:rsidRPr="00CD067C">
        <w:rPr>
          <w:rtl/>
        </w:rPr>
        <w:t xml:space="preserve"> הוא לא בכה כשהובהל לחדר מיון, הוא לא בכה כשחיכה שם </w:t>
      </w:r>
      <w:bookmarkStart w:id="283" w:name="_Hlk531767914"/>
      <w:r w:rsidR="007675DF">
        <w:rPr>
          <w:rFonts w:hint="cs"/>
          <w:rtl/>
        </w:rPr>
        <w:t>שלוש</w:t>
      </w:r>
      <w:r w:rsidRPr="00CD067C">
        <w:rPr>
          <w:rtl/>
        </w:rPr>
        <w:t xml:space="preserve"> שע</w:t>
      </w:r>
      <w:r w:rsidR="007675DF">
        <w:rPr>
          <w:rFonts w:hint="cs"/>
          <w:rtl/>
        </w:rPr>
        <w:t>ות</w:t>
      </w:r>
      <w:bookmarkEnd w:id="283"/>
      <w:r w:rsidR="00D87EAF">
        <w:rPr>
          <w:rFonts w:hint="cs"/>
          <w:rtl/>
        </w:rPr>
        <w:t xml:space="preserve">, </w:t>
      </w:r>
      <w:r w:rsidR="007675DF">
        <w:rPr>
          <w:rFonts w:hint="cs"/>
          <w:rtl/>
        </w:rPr>
        <w:t>[</w:t>
      </w:r>
      <w:r w:rsidR="003D02A3">
        <w:rPr>
          <w:rFonts w:hint="cs"/>
          <w:rtl/>
        </w:rPr>
        <w:t>כש</w:t>
      </w:r>
      <w:r w:rsidR="00D87EAF">
        <w:rPr>
          <w:rFonts w:hint="cs"/>
          <w:rtl/>
        </w:rPr>
        <w:t>הנערים האחרים ש</w:t>
      </w:r>
      <w:r w:rsidR="007A4EFF">
        <w:rPr>
          <w:rFonts w:hint="cs"/>
          <w:rtl/>
        </w:rPr>
        <w:t>המתינו</w:t>
      </w:r>
      <w:r w:rsidR="009564E3">
        <w:rPr>
          <w:rFonts w:hint="cs"/>
          <w:rtl/>
        </w:rPr>
        <w:t xml:space="preserve"> </w:t>
      </w:r>
      <w:r w:rsidR="00F92DCF">
        <w:rPr>
          <w:rFonts w:hint="cs"/>
          <w:rtl/>
        </w:rPr>
        <w:t xml:space="preserve">במיון </w:t>
      </w:r>
      <w:r w:rsidR="007A4EFF">
        <w:rPr>
          <w:rFonts w:hint="cs"/>
          <w:rtl/>
        </w:rPr>
        <w:t>עם</w:t>
      </w:r>
      <w:r w:rsidR="00D87EAF">
        <w:rPr>
          <w:rFonts w:hint="cs"/>
          <w:rtl/>
        </w:rPr>
        <w:t xml:space="preserve"> הוריהם,</w:t>
      </w:r>
      <w:r w:rsidRPr="00CD067C">
        <w:rPr>
          <w:rtl/>
        </w:rPr>
        <w:t xml:space="preserve"> </w:t>
      </w:r>
      <w:r w:rsidR="0087467A">
        <w:rPr>
          <w:rFonts w:hint="cs"/>
          <w:rtl/>
        </w:rPr>
        <w:t xml:space="preserve">נועצים בו </w:t>
      </w:r>
      <w:r w:rsidR="007A4EFF">
        <w:rPr>
          <w:rFonts w:hint="cs"/>
          <w:rtl/>
        </w:rPr>
        <w:t>מבט</w:t>
      </w:r>
      <w:r w:rsidR="0087467A">
        <w:rPr>
          <w:rFonts w:hint="cs"/>
          <w:rtl/>
        </w:rPr>
        <w:t>יהם</w:t>
      </w:r>
      <w:r w:rsidR="003D02A3">
        <w:rPr>
          <w:rFonts w:hint="cs"/>
          <w:rtl/>
        </w:rPr>
        <w:t>.</w:t>
      </w:r>
      <w:r w:rsidR="0087467A">
        <w:rPr>
          <w:rFonts w:hint="cs"/>
          <w:rtl/>
        </w:rPr>
        <w:t xml:space="preserve"> הוא </w:t>
      </w:r>
      <w:r w:rsidR="007A4EFF">
        <w:rPr>
          <w:rFonts w:hint="cs"/>
          <w:rtl/>
        </w:rPr>
        <w:t>נ</w:t>
      </w:r>
      <w:r w:rsidR="003D02A3">
        <w:rPr>
          <w:rFonts w:hint="cs"/>
          <w:rtl/>
        </w:rPr>
        <w:t>י</w:t>
      </w:r>
      <w:r w:rsidR="007A4EFF">
        <w:rPr>
          <w:rFonts w:hint="cs"/>
          <w:rtl/>
        </w:rPr>
        <w:t>סה לנשום נשימות עמוקות בשביל להרגיע את עצמו אבל כשא</w:t>
      </w:r>
      <w:r w:rsidR="003D02A3">
        <w:rPr>
          <w:rFonts w:hint="cs"/>
          <w:rtl/>
        </w:rPr>
        <w:t>י</w:t>
      </w:r>
      <w:r w:rsidR="007A4EFF">
        <w:rPr>
          <w:rFonts w:hint="cs"/>
          <w:rtl/>
        </w:rPr>
        <w:t xml:space="preserve">בד ריכוז הנשימות הופכות מהירות וזה </w:t>
      </w:r>
      <w:r w:rsidR="00F97A34">
        <w:rPr>
          <w:rFonts w:hint="cs"/>
          <w:rtl/>
        </w:rPr>
        <w:t>כל כך</w:t>
      </w:r>
      <w:r w:rsidR="007A4EFF">
        <w:rPr>
          <w:rFonts w:hint="cs"/>
          <w:rtl/>
        </w:rPr>
        <w:t xml:space="preserve"> </w:t>
      </w:r>
      <w:r w:rsidR="0087467A">
        <w:rPr>
          <w:rFonts w:hint="cs"/>
          <w:rtl/>
        </w:rPr>
        <w:t xml:space="preserve">קרוב </w:t>
      </w:r>
      <w:r w:rsidR="007A4EFF">
        <w:rPr>
          <w:rFonts w:hint="cs"/>
          <w:rtl/>
        </w:rPr>
        <w:t xml:space="preserve">ליבבות </w:t>
      </w:r>
      <w:r w:rsidRPr="00CD067C">
        <w:rPr>
          <w:rtl/>
        </w:rPr>
        <w:t>והת</w:t>
      </w:r>
      <w:r w:rsidR="00F92DCF">
        <w:rPr>
          <w:rFonts w:hint="cs"/>
          <w:rtl/>
        </w:rPr>
        <w:t>ח</w:t>
      </w:r>
      <w:r w:rsidRPr="00CD067C">
        <w:rPr>
          <w:rtl/>
        </w:rPr>
        <w:t>בושות שקיבל מהאח</w:t>
      </w:r>
      <w:r w:rsidR="006E7E8C">
        <w:rPr>
          <w:rFonts w:hint="cs"/>
          <w:rtl/>
        </w:rPr>
        <w:t>י</w:t>
      </w:r>
      <w:r w:rsidRPr="00CD067C">
        <w:rPr>
          <w:rtl/>
        </w:rPr>
        <w:t xml:space="preserve">ות נספגו </w:t>
      </w:r>
      <w:r w:rsidR="001C6B63">
        <w:rPr>
          <w:rFonts w:hint="cs"/>
          <w:rtl/>
        </w:rPr>
        <w:t xml:space="preserve">בדם </w:t>
      </w:r>
      <w:r w:rsidR="001C6B63">
        <w:rPr>
          <w:rtl/>
        </w:rPr>
        <w:t>אחת אחרי ה</w:t>
      </w:r>
      <w:r w:rsidR="003A7E9C">
        <w:rPr>
          <w:rtl/>
        </w:rPr>
        <w:t>שנייה</w:t>
      </w:r>
      <w:r w:rsidR="001C19D3">
        <w:rPr>
          <w:rFonts w:hint="cs"/>
          <w:rtl/>
        </w:rPr>
        <w:t>,</w:t>
      </w:r>
      <w:r w:rsidR="001C6B63">
        <w:rPr>
          <w:rtl/>
        </w:rPr>
        <w:t xml:space="preserve"> </w:t>
      </w:r>
      <w:r w:rsidR="001C19D3">
        <w:rPr>
          <w:rFonts w:hint="cs"/>
          <w:rtl/>
        </w:rPr>
        <w:t xml:space="preserve">הוילון סביב מיטתו </w:t>
      </w:r>
      <w:r w:rsidR="003D02A3">
        <w:rPr>
          <w:rFonts w:hint="cs"/>
          <w:rtl/>
        </w:rPr>
        <w:t>ה</w:t>
      </w:r>
      <w:r w:rsidR="001C19D3">
        <w:rPr>
          <w:rFonts w:hint="cs"/>
          <w:rtl/>
        </w:rPr>
        <w:t xml:space="preserve">וסט רק למחצה </w:t>
      </w:r>
      <w:r w:rsidR="00635486">
        <w:rPr>
          <w:rFonts w:hint="cs"/>
          <w:rtl/>
        </w:rPr>
        <w:t>ודם</w:t>
      </w:r>
      <w:r w:rsidR="008271FA">
        <w:rPr>
          <w:rFonts w:hint="cs"/>
          <w:rtl/>
        </w:rPr>
        <w:t xml:space="preserve"> </w:t>
      </w:r>
      <w:r w:rsidR="00960E39">
        <w:rPr>
          <w:rFonts w:hint="cs"/>
          <w:rtl/>
        </w:rPr>
        <w:t xml:space="preserve">אחר, </w:t>
      </w:r>
      <w:r w:rsidR="008271FA">
        <w:rPr>
          <w:rFonts w:hint="cs"/>
          <w:rtl/>
        </w:rPr>
        <w:t>לוהט שרתח ב</w:t>
      </w:r>
      <w:r w:rsidR="00635486">
        <w:rPr>
          <w:rFonts w:hint="cs"/>
          <w:rtl/>
        </w:rPr>
        <w:t>שלפוחית ב</w:t>
      </w:r>
      <w:r w:rsidR="008271FA">
        <w:rPr>
          <w:rFonts w:hint="cs"/>
          <w:rtl/>
        </w:rPr>
        <w:t xml:space="preserve">תוכו </w:t>
      </w:r>
      <w:r w:rsidR="00635486">
        <w:rPr>
          <w:rFonts w:hint="cs"/>
          <w:rtl/>
        </w:rPr>
        <w:t>צמח ו</w:t>
      </w:r>
      <w:r w:rsidR="00FC74AA">
        <w:rPr>
          <w:rFonts w:hint="cs"/>
          <w:rtl/>
        </w:rPr>
        <w:t>ה</w:t>
      </w:r>
      <w:r w:rsidR="00635486">
        <w:rPr>
          <w:rFonts w:hint="cs"/>
          <w:rtl/>
        </w:rPr>
        <w:t xml:space="preserve">תנפח </w:t>
      </w:r>
      <w:r w:rsidR="008271FA">
        <w:rPr>
          <w:rFonts w:hint="cs"/>
          <w:rtl/>
        </w:rPr>
        <w:t>ו</w:t>
      </w:r>
      <w:r w:rsidR="004C59E0">
        <w:rPr>
          <w:rFonts w:hint="cs"/>
          <w:rtl/>
        </w:rPr>
        <w:t>פתאום</w:t>
      </w:r>
      <w:r w:rsidR="008271FA">
        <w:rPr>
          <w:rFonts w:hint="cs"/>
          <w:rtl/>
        </w:rPr>
        <w:t xml:space="preserve"> התפוצץ </w:t>
      </w:r>
      <w:r w:rsidR="00347AB5">
        <w:rPr>
          <w:rFonts w:hint="cs"/>
          <w:rtl/>
        </w:rPr>
        <w:t xml:space="preserve">ועל </w:t>
      </w:r>
      <w:r w:rsidR="008271FA">
        <w:rPr>
          <w:rFonts w:hint="cs"/>
          <w:rtl/>
        </w:rPr>
        <w:t xml:space="preserve">פניהם של </w:t>
      </w:r>
      <w:r w:rsidR="001C19D3">
        <w:rPr>
          <w:rFonts w:hint="cs"/>
          <w:rtl/>
        </w:rPr>
        <w:t>אנשי הצוות הטרודים,</w:t>
      </w:r>
      <w:r w:rsidR="003D02A3">
        <w:rPr>
          <w:rFonts w:hint="cs"/>
          <w:rtl/>
        </w:rPr>
        <w:t xml:space="preserve"> </w:t>
      </w:r>
      <w:r w:rsidR="003D02A3" w:rsidRPr="003D02A3">
        <w:rPr>
          <w:rFonts w:cs="Times New Roman"/>
          <w:rtl/>
        </w:rPr>
        <w:t>ניתז ממנו</w:t>
      </w:r>
      <w:r w:rsidR="001C19D3">
        <w:rPr>
          <w:rFonts w:hint="cs"/>
          <w:rtl/>
        </w:rPr>
        <w:t xml:space="preserve"> </w:t>
      </w:r>
      <w:r w:rsidR="003D02A3">
        <w:rPr>
          <w:rFonts w:hint="cs"/>
          <w:rtl/>
        </w:rPr>
        <w:t>ו</w:t>
      </w:r>
      <w:r w:rsidR="001C19D3">
        <w:rPr>
          <w:rFonts w:hint="cs"/>
          <w:rtl/>
        </w:rPr>
        <w:t>סטר על לחייהם של החולים ובני משפחותיהם</w:t>
      </w:r>
      <w:r w:rsidR="006626D3">
        <w:rPr>
          <w:rFonts w:hint="cs"/>
          <w:rtl/>
        </w:rPr>
        <w:t>,</w:t>
      </w:r>
      <w:r w:rsidR="008271FA">
        <w:rPr>
          <w:rFonts w:hint="cs"/>
          <w:rtl/>
        </w:rPr>
        <w:t xml:space="preserve"> על מצח</w:t>
      </w:r>
      <w:r w:rsidR="001C19D3">
        <w:rPr>
          <w:rFonts w:hint="cs"/>
          <w:rtl/>
        </w:rPr>
        <w:t>יה</w:t>
      </w:r>
      <w:r w:rsidR="008271FA">
        <w:rPr>
          <w:rFonts w:hint="cs"/>
          <w:rtl/>
        </w:rPr>
        <w:t xml:space="preserve">ם </w:t>
      </w:r>
      <w:r w:rsidR="001C19D3">
        <w:rPr>
          <w:rFonts w:hint="cs"/>
          <w:rtl/>
        </w:rPr>
        <w:t>המקומטים בדאג</w:t>
      </w:r>
      <w:r w:rsidR="003D02A3">
        <w:rPr>
          <w:rFonts w:hint="cs"/>
          <w:rtl/>
        </w:rPr>
        <w:t>ה</w:t>
      </w:r>
      <w:r w:rsidR="001C19D3">
        <w:rPr>
          <w:rFonts w:hint="cs"/>
          <w:rtl/>
        </w:rPr>
        <w:t xml:space="preserve"> </w:t>
      </w:r>
      <w:r w:rsidR="008271FA">
        <w:rPr>
          <w:rFonts w:hint="cs"/>
          <w:rtl/>
        </w:rPr>
        <w:t>על לשונ</w:t>
      </w:r>
      <w:r w:rsidR="001C19D3">
        <w:rPr>
          <w:rFonts w:hint="cs"/>
          <w:rtl/>
        </w:rPr>
        <w:t>ותיה</w:t>
      </w:r>
      <w:r w:rsidR="008271FA">
        <w:rPr>
          <w:rFonts w:hint="cs"/>
          <w:rtl/>
        </w:rPr>
        <w:t>ם ה</w:t>
      </w:r>
      <w:r w:rsidR="001C19D3">
        <w:rPr>
          <w:rFonts w:hint="cs"/>
          <w:rtl/>
        </w:rPr>
        <w:t>מגלגלות מילות צער ותקווה</w:t>
      </w:r>
      <w:r w:rsidR="003D02A3">
        <w:rPr>
          <w:rFonts w:hint="cs"/>
          <w:rtl/>
        </w:rPr>
        <w:t>,</w:t>
      </w:r>
      <w:r w:rsidR="001C19D3">
        <w:rPr>
          <w:rFonts w:hint="cs"/>
          <w:rtl/>
        </w:rPr>
        <w:t xml:space="preserve"> </w:t>
      </w:r>
      <w:r w:rsidR="008271FA">
        <w:rPr>
          <w:rFonts w:hint="cs"/>
          <w:rtl/>
        </w:rPr>
        <w:t xml:space="preserve">על </w:t>
      </w:r>
      <w:r w:rsidR="00BF271A">
        <w:rPr>
          <w:rFonts w:hint="cs"/>
          <w:rtl/>
        </w:rPr>
        <w:t>גליונות רפואיים</w:t>
      </w:r>
      <w:r w:rsidR="008271FA">
        <w:rPr>
          <w:rFonts w:hint="cs"/>
          <w:rtl/>
        </w:rPr>
        <w:t>,</w:t>
      </w:r>
      <w:r w:rsidR="007675DF">
        <w:rPr>
          <w:rFonts w:hint="cs"/>
          <w:rtl/>
        </w:rPr>
        <w:t>]</w:t>
      </w:r>
      <w:r w:rsidRPr="00CD067C">
        <w:rPr>
          <w:rtl/>
        </w:rPr>
        <w:t xml:space="preserve"> הוא לא בכה כשתפרו לו </w:t>
      </w:r>
      <w:r w:rsidR="007B3109">
        <w:rPr>
          <w:rFonts w:hint="cs"/>
          <w:rtl/>
        </w:rPr>
        <w:t>שלושים ו</w:t>
      </w:r>
      <w:r w:rsidR="00635486">
        <w:rPr>
          <w:rFonts w:hint="cs"/>
          <w:rtl/>
        </w:rPr>
        <w:t>שישה</w:t>
      </w:r>
      <w:r w:rsidRPr="00CD067C">
        <w:rPr>
          <w:rtl/>
        </w:rPr>
        <w:t xml:space="preserve"> תפרים</w:t>
      </w:r>
      <w:r w:rsidR="0052151C">
        <w:rPr>
          <w:rFonts w:hint="cs"/>
          <w:rtl/>
        </w:rPr>
        <w:t xml:space="preserve"> וגם </w:t>
      </w:r>
      <w:r w:rsidR="00F06A3F">
        <w:rPr>
          <w:rFonts w:hint="cs"/>
          <w:rtl/>
        </w:rPr>
        <w:t>עכשיו</w:t>
      </w:r>
      <w:r w:rsidR="0052151C">
        <w:rPr>
          <w:rFonts w:hint="cs"/>
          <w:rtl/>
        </w:rPr>
        <w:t xml:space="preserve"> </w:t>
      </w:r>
      <w:r w:rsidR="0052151C">
        <w:rPr>
          <w:rFonts w:hint="cs"/>
          <w:rtl/>
        </w:rPr>
        <w:lastRenderedPageBreak/>
        <w:t>לא,</w:t>
      </w:r>
      <w:r w:rsidRPr="00CD067C">
        <w:rPr>
          <w:rtl/>
        </w:rPr>
        <w:t xml:space="preserve"> </w:t>
      </w:r>
      <w:r w:rsidR="0052151C">
        <w:rPr>
          <w:rFonts w:hint="cs"/>
          <w:rtl/>
        </w:rPr>
        <w:t>כש</w:t>
      </w:r>
      <w:r w:rsidR="009F4714" w:rsidRPr="009F4714">
        <w:rPr>
          <w:rFonts w:cs="Times New Roman"/>
          <w:rtl/>
        </w:rPr>
        <w:t>גברת הופמן</w:t>
      </w:r>
      <w:r w:rsidR="007B3109">
        <w:rPr>
          <w:rFonts w:hint="cs"/>
          <w:rtl/>
        </w:rPr>
        <w:t xml:space="preserve"> הלכה לקנות משקפיים</w:t>
      </w:r>
      <w:r w:rsidRPr="00CD067C">
        <w:rPr>
          <w:rtl/>
        </w:rPr>
        <w:t>.</w:t>
      </w:r>
      <w:r w:rsidR="00FF1074">
        <w:rPr>
          <w:rFonts w:hint="cs"/>
          <w:rtl/>
        </w:rPr>
        <w:t xml:space="preserve"> </w:t>
      </w:r>
      <w:r w:rsidR="007675DF">
        <w:rPr>
          <w:rFonts w:hint="cs"/>
          <w:rtl/>
        </w:rPr>
        <w:t>[</w:t>
      </w:r>
      <w:r w:rsidR="00FF1074">
        <w:rPr>
          <w:rFonts w:hint="cs"/>
          <w:rtl/>
        </w:rPr>
        <w:t>רסיס</w:t>
      </w:r>
      <w:r w:rsidR="001C19D3">
        <w:rPr>
          <w:rFonts w:hint="cs"/>
          <w:rtl/>
        </w:rPr>
        <w:t xml:space="preserve"> זעיר של תרכיז דם שחור מ</w:t>
      </w:r>
      <w:r w:rsidR="00FF1074">
        <w:rPr>
          <w:rFonts w:hint="cs"/>
          <w:rtl/>
        </w:rPr>
        <w:t>שחור ניתז</w:t>
      </w:r>
      <w:r w:rsidR="00635486">
        <w:rPr>
          <w:rFonts w:hint="cs"/>
          <w:rtl/>
        </w:rPr>
        <w:t xml:space="preserve"> על הארשת הצודקת, הצוננת</w:t>
      </w:r>
      <w:r w:rsidR="00F92DCF">
        <w:rPr>
          <w:rFonts w:hint="cs"/>
          <w:rtl/>
        </w:rPr>
        <w:t>,</w:t>
      </w:r>
      <w:r w:rsidR="00635486">
        <w:rPr>
          <w:rFonts w:hint="cs"/>
          <w:rtl/>
        </w:rPr>
        <w:t xml:space="preserve"> של אימו.</w:t>
      </w:r>
      <w:r w:rsidR="007675DF">
        <w:rPr>
          <w:rFonts w:hint="cs"/>
          <w:rtl/>
        </w:rPr>
        <w:t>]</w:t>
      </w:r>
    </w:p>
    <w:p w14:paraId="5D166187" w14:textId="2206F5BB" w:rsidR="004627AB" w:rsidRPr="00CD067C" w:rsidRDefault="004627AB" w:rsidP="00D4496A">
      <w:pPr>
        <w:rPr>
          <w:rtl/>
        </w:rPr>
      </w:pPr>
      <w:bookmarkStart w:id="284" w:name="_Hlk531768261"/>
      <w:r w:rsidRPr="00CD067C">
        <w:rPr>
          <w:rtl/>
        </w:rPr>
        <w:t xml:space="preserve">למחרת </w:t>
      </w:r>
      <w:r w:rsidR="00F00B75">
        <w:rPr>
          <w:rFonts w:hint="cs"/>
          <w:rtl/>
        </w:rPr>
        <w:t xml:space="preserve">הסתיימה </w:t>
      </w:r>
      <w:r w:rsidR="007675DF">
        <w:rPr>
          <w:rFonts w:hint="cs"/>
          <w:rtl/>
        </w:rPr>
        <w:t xml:space="preserve">השעייתו של </w:t>
      </w:r>
      <w:r w:rsidRPr="00CD067C">
        <w:rPr>
          <w:rFonts w:hint="cs"/>
          <w:rtl/>
        </w:rPr>
        <w:t>אלכס</w:t>
      </w:r>
      <w:r w:rsidRPr="00CD067C">
        <w:rPr>
          <w:rtl/>
        </w:rPr>
        <w:t xml:space="preserve"> </w:t>
      </w:r>
      <w:r w:rsidR="007675DF">
        <w:rPr>
          <w:rFonts w:hint="cs"/>
          <w:rtl/>
        </w:rPr>
        <w:t xml:space="preserve">ובכל זאת </w:t>
      </w:r>
      <w:r w:rsidRPr="00CD067C">
        <w:rPr>
          <w:rtl/>
        </w:rPr>
        <w:t xml:space="preserve">נשאר בבית. </w:t>
      </w:r>
      <w:r w:rsidR="00F92DCF">
        <w:rPr>
          <w:rFonts w:hint="cs"/>
          <w:rtl/>
        </w:rPr>
        <w:t>אימו</w:t>
      </w:r>
      <w:r w:rsidRPr="00CD067C">
        <w:rPr>
          <w:rtl/>
        </w:rPr>
        <w:t xml:space="preserve"> התקשרה. הוא </w:t>
      </w:r>
      <w:r w:rsidRPr="00CD067C">
        <w:rPr>
          <w:rFonts w:hint="cs"/>
          <w:rtl/>
        </w:rPr>
        <w:t xml:space="preserve">שתק כשחזרה </w:t>
      </w:r>
      <w:r w:rsidR="00442516">
        <w:rPr>
          <w:rFonts w:hint="cs"/>
          <w:rtl/>
        </w:rPr>
        <w:t>על</w:t>
      </w:r>
      <w:r w:rsidRPr="00CD067C">
        <w:rPr>
          <w:rtl/>
        </w:rPr>
        <w:t xml:space="preserve"> ה</w:t>
      </w:r>
      <w:r w:rsidR="00205AFE">
        <w:rPr>
          <w:rFonts w:hint="cs"/>
          <w:rtl/>
        </w:rPr>
        <w:t>וראותי</w:t>
      </w:r>
      <w:r w:rsidRPr="00CD067C">
        <w:rPr>
          <w:rtl/>
        </w:rPr>
        <w:t>ה</w:t>
      </w:r>
      <w:r w:rsidR="003D02A3">
        <w:rPr>
          <w:rFonts w:hint="cs"/>
          <w:rtl/>
        </w:rPr>
        <w:t xml:space="preserve"> הקבועות</w:t>
      </w:r>
      <w:r w:rsidRPr="00CD067C">
        <w:rPr>
          <w:rtl/>
        </w:rPr>
        <w:t>. הוא לא היה מסוגל ל</w:t>
      </w:r>
      <w:r w:rsidR="00D4496A">
        <w:rPr>
          <w:rFonts w:hint="cs"/>
          <w:rtl/>
        </w:rPr>
        <w:t>התחנן</w:t>
      </w:r>
      <w:r w:rsidRPr="00CD067C">
        <w:rPr>
          <w:rtl/>
        </w:rPr>
        <w:t xml:space="preserve"> </w:t>
      </w:r>
      <w:r w:rsidR="007675DF">
        <w:rPr>
          <w:rFonts w:hint="cs"/>
          <w:rtl/>
        </w:rPr>
        <w:t>שת</w:t>
      </w:r>
      <w:r w:rsidRPr="00CD067C">
        <w:rPr>
          <w:rtl/>
        </w:rPr>
        <w:t>חז</w:t>
      </w:r>
      <w:r w:rsidR="007675DF">
        <w:rPr>
          <w:rFonts w:hint="cs"/>
          <w:rtl/>
        </w:rPr>
        <w:t>י</w:t>
      </w:r>
      <w:r w:rsidRPr="00CD067C">
        <w:rPr>
          <w:rtl/>
        </w:rPr>
        <w:t xml:space="preserve">ר </w:t>
      </w:r>
      <w:r w:rsidR="007675DF">
        <w:rPr>
          <w:rFonts w:hint="cs"/>
          <w:rtl/>
        </w:rPr>
        <w:t xml:space="preserve">אותו </w:t>
      </w:r>
      <w:r w:rsidR="00D4496A">
        <w:rPr>
          <w:rFonts w:hint="cs"/>
          <w:rtl/>
        </w:rPr>
        <w:t>הביתה</w:t>
      </w:r>
      <w:r w:rsidRPr="00CD067C">
        <w:rPr>
          <w:rtl/>
        </w:rPr>
        <w:t xml:space="preserve">. </w:t>
      </w:r>
      <w:r w:rsidR="003D02A3">
        <w:rPr>
          <w:rFonts w:hint="cs"/>
          <w:rtl/>
        </w:rPr>
        <w:t>כשהזכירה לו</w:t>
      </w:r>
      <w:r w:rsidR="00765241">
        <w:rPr>
          <w:rFonts w:hint="cs"/>
          <w:rtl/>
        </w:rPr>
        <w:t xml:space="preserve"> להקפיד שהעוזרת ת</w:t>
      </w:r>
      <w:r w:rsidR="009B0A8C">
        <w:rPr>
          <w:rFonts w:hint="cs"/>
          <w:rtl/>
        </w:rPr>
        <w:t>י</w:t>
      </w:r>
      <w:r w:rsidR="00765241">
        <w:rPr>
          <w:rFonts w:hint="cs"/>
          <w:rtl/>
        </w:rPr>
        <w:t>שאר את כל ארבע</w:t>
      </w:r>
      <w:r w:rsidR="00A57F2F">
        <w:rPr>
          <w:rFonts w:hint="cs"/>
          <w:rtl/>
        </w:rPr>
        <w:t xml:space="preserve"> השעות ששילמו לה, שתנקה </w:t>
      </w:r>
      <w:r w:rsidR="00D4496A">
        <w:rPr>
          <w:rFonts w:hint="cs"/>
          <w:rtl/>
        </w:rPr>
        <w:t>תריסים</w:t>
      </w:r>
      <w:r w:rsidR="00A57F2F">
        <w:rPr>
          <w:rFonts w:hint="cs"/>
          <w:rtl/>
        </w:rPr>
        <w:t xml:space="preserve"> אם היא מסיימת לפני הזמן</w:t>
      </w:r>
      <w:r w:rsidR="00FC74AA">
        <w:rPr>
          <w:rFonts w:hint="cs"/>
          <w:rtl/>
        </w:rPr>
        <w:t>,</w:t>
      </w:r>
      <w:r w:rsidR="00205AFE">
        <w:rPr>
          <w:rFonts w:hint="cs"/>
          <w:rtl/>
        </w:rPr>
        <w:t xml:space="preserve"> </w:t>
      </w:r>
      <w:r w:rsidR="007675DF">
        <w:rPr>
          <w:rFonts w:hint="cs"/>
          <w:rtl/>
        </w:rPr>
        <w:t>הוא</w:t>
      </w:r>
      <w:r w:rsidR="00205AFE">
        <w:rPr>
          <w:rFonts w:hint="cs"/>
          <w:rtl/>
        </w:rPr>
        <w:t xml:space="preserve"> </w:t>
      </w:r>
      <w:r w:rsidR="00205AFE" w:rsidRPr="00CD067C">
        <w:rPr>
          <w:rtl/>
        </w:rPr>
        <w:t>ניתק</w:t>
      </w:r>
      <w:r w:rsidR="00544A57">
        <w:rPr>
          <w:rtl/>
        </w:rPr>
        <w:t>. ה</w:t>
      </w:r>
      <w:r w:rsidR="00F92DCF">
        <w:rPr>
          <w:rFonts w:hint="cs"/>
          <w:rtl/>
        </w:rPr>
        <w:t>י</w:t>
      </w:r>
      <w:r w:rsidR="00544A57">
        <w:rPr>
          <w:rFonts w:hint="cs"/>
          <w:rtl/>
        </w:rPr>
        <w:t>א</w:t>
      </w:r>
      <w:r w:rsidRPr="00CD067C">
        <w:rPr>
          <w:rtl/>
        </w:rPr>
        <w:t xml:space="preserve"> לא התקשרה בחזרה.</w:t>
      </w:r>
    </w:p>
    <w:p w14:paraId="3EA858ED" w14:textId="1A383F29" w:rsidR="004627AB" w:rsidRDefault="008E5DC2" w:rsidP="00205AFE">
      <w:pPr>
        <w:rPr>
          <w:rtl/>
        </w:rPr>
      </w:pPr>
      <w:r w:rsidRPr="00E471BE">
        <w:rPr>
          <w:rFonts w:cs="Times New Roman" w:hint="cs"/>
          <w:color w:val="A6A6A6" w:themeColor="background1" w:themeShade="A6"/>
          <w:rtl/>
        </w:rPr>
        <w:t>[</w:t>
      </w:r>
      <w:r w:rsidR="00E43C94" w:rsidRPr="00E471BE">
        <w:rPr>
          <w:rFonts w:cs="Times New Roman"/>
          <w:color w:val="A6A6A6" w:themeColor="background1" w:themeShade="A6"/>
          <w:rtl/>
        </w:rPr>
        <w:t xml:space="preserve">הימים עברו, והדודה התחבטה כיצד תשבור את </w:t>
      </w:r>
      <w:bookmarkStart w:id="285" w:name="_Hlk11087603"/>
      <w:r w:rsidR="00E43C94" w:rsidRPr="00E471BE">
        <w:rPr>
          <w:rFonts w:cs="Times New Roman"/>
          <w:color w:val="A6A6A6" w:themeColor="background1" w:themeShade="A6"/>
          <w:rtl/>
        </w:rPr>
        <w:t xml:space="preserve">החרם שאלכס הטיל על </w:t>
      </w:r>
      <w:r w:rsidR="002E35AE" w:rsidRPr="00E471BE">
        <w:rPr>
          <w:rFonts w:cs="Times New Roman"/>
          <w:color w:val="A6A6A6" w:themeColor="background1" w:themeShade="A6"/>
          <w:rtl/>
        </w:rPr>
        <w:t>בית-הספר</w:t>
      </w:r>
      <w:bookmarkEnd w:id="285"/>
      <w:r w:rsidR="00E43C94" w:rsidRPr="00E471BE">
        <w:rPr>
          <w:rFonts w:cs="Times New Roman"/>
          <w:color w:val="A6A6A6" w:themeColor="background1" w:themeShade="A6"/>
          <w:rtl/>
        </w:rPr>
        <w:t>. הפיתרון לבסוף היה פשוט מששיערה, לא נדרש אלא שתיקח</w:t>
      </w:r>
      <w:r w:rsidRPr="00E471BE">
        <w:rPr>
          <w:rFonts w:cs="Times New Roman" w:hint="cs"/>
          <w:color w:val="A6A6A6" w:themeColor="background1" w:themeShade="A6"/>
          <w:rtl/>
        </w:rPr>
        <w:t>]</w:t>
      </w:r>
      <w:r w:rsidR="00E43C94" w:rsidRPr="00E471BE">
        <w:rPr>
          <w:rFonts w:cs="Times New Roman"/>
          <w:color w:val="A6A6A6" w:themeColor="background1" w:themeShade="A6"/>
          <w:rtl/>
        </w:rPr>
        <w:t xml:space="preserve"> </w:t>
      </w:r>
      <w:r w:rsidRPr="008E5DC2">
        <w:rPr>
          <w:rFonts w:cs="Times New Roman"/>
          <w:rtl/>
        </w:rPr>
        <w:t xml:space="preserve">כמתנה לכבוד החלמתו, ובתור זרז לסיום החרם שאלכס הטיל על </w:t>
      </w:r>
      <w:r w:rsidR="002E35AE">
        <w:rPr>
          <w:rFonts w:cs="Times New Roman"/>
          <w:rtl/>
        </w:rPr>
        <w:t>בית-הספר</w:t>
      </w:r>
      <w:r w:rsidRPr="008E5DC2">
        <w:rPr>
          <w:rFonts w:cs="Times New Roman"/>
          <w:rtl/>
        </w:rPr>
        <w:t xml:space="preserve">, הדודה לקחה </w:t>
      </w:r>
      <w:r w:rsidR="00E43C94" w:rsidRPr="00E43C94">
        <w:rPr>
          <w:rFonts w:cs="Times New Roman"/>
          <w:rtl/>
        </w:rPr>
        <w:t>את האחים לקנות מיטות</w:t>
      </w:r>
      <w:r w:rsidR="004627AB" w:rsidRPr="00CD067C">
        <w:rPr>
          <w:rtl/>
        </w:rPr>
        <w:t xml:space="preserve">. הם בחרו </w:t>
      </w:r>
      <w:r w:rsidR="00114CFE">
        <w:rPr>
          <w:rFonts w:hint="cs"/>
          <w:rtl/>
        </w:rPr>
        <w:t>ב</w:t>
      </w:r>
      <w:r w:rsidR="004627AB" w:rsidRPr="00CD067C">
        <w:rPr>
          <w:rtl/>
        </w:rPr>
        <w:t>ספות שנפתחות למיטות רחבות, יקר</w:t>
      </w:r>
      <w:r w:rsidR="004627AB" w:rsidRPr="00CD067C">
        <w:rPr>
          <w:rFonts w:hint="cs"/>
          <w:rtl/>
        </w:rPr>
        <w:t>ות</w:t>
      </w:r>
      <w:r w:rsidR="004627AB" w:rsidRPr="00CD067C">
        <w:rPr>
          <w:rtl/>
        </w:rPr>
        <w:t xml:space="preserve"> מדי</w:t>
      </w:r>
      <w:r w:rsidR="00F92DCF">
        <w:rPr>
          <w:rFonts w:hint="cs"/>
          <w:rtl/>
        </w:rPr>
        <w:t>,</w:t>
      </w:r>
      <w:r w:rsidR="004627AB" w:rsidRPr="00CD067C">
        <w:rPr>
          <w:rtl/>
        </w:rPr>
        <w:t xml:space="preserve"> וא</w:t>
      </w:r>
      <w:r w:rsidR="00E471BE">
        <w:rPr>
          <w:rFonts w:hint="cs"/>
          <w:rtl/>
        </w:rPr>
        <w:t>י</w:t>
      </w:r>
      <w:r w:rsidR="004627AB" w:rsidRPr="00CD067C">
        <w:rPr>
          <w:rtl/>
        </w:rPr>
        <w:t>מם התקשרה בערב לגעור באחותה על ש</w:t>
      </w:r>
      <w:r w:rsidR="003D02A3">
        <w:rPr>
          <w:rFonts w:hint="cs"/>
          <w:rtl/>
        </w:rPr>
        <w:t>נתנה יד</w:t>
      </w:r>
      <w:r w:rsidR="004627AB" w:rsidRPr="00CD067C">
        <w:rPr>
          <w:rtl/>
        </w:rPr>
        <w:t xml:space="preserve"> </w:t>
      </w:r>
      <w:r w:rsidR="003D02A3">
        <w:rPr>
          <w:rFonts w:hint="cs"/>
          <w:rtl/>
        </w:rPr>
        <w:t>ל</w:t>
      </w:r>
      <w:r w:rsidR="004627AB" w:rsidRPr="00CD067C">
        <w:rPr>
          <w:rtl/>
        </w:rPr>
        <w:t>הוצאה כ</w:t>
      </w:r>
      <w:r w:rsidR="007F474B">
        <w:rPr>
          <w:rFonts w:hint="cs"/>
          <w:rtl/>
        </w:rPr>
        <w:t>ה מופרזת</w:t>
      </w:r>
      <w:r w:rsidR="004627AB" w:rsidRPr="00CD067C">
        <w:rPr>
          <w:rtl/>
        </w:rPr>
        <w:t>.</w:t>
      </w:r>
    </w:p>
    <w:p w14:paraId="470F5331" w14:textId="77777777" w:rsidR="00E43C94" w:rsidRPr="00CD067C" w:rsidRDefault="00E43C94" w:rsidP="00205AFE">
      <w:pPr>
        <w:rPr>
          <w:rtl/>
        </w:rPr>
      </w:pPr>
    </w:p>
    <w:p w14:paraId="5B68509E" w14:textId="2C8E5DB3" w:rsidR="004627AB" w:rsidRPr="00CD067C" w:rsidRDefault="003D02A3" w:rsidP="00765241">
      <w:pPr>
        <w:rPr>
          <w:rtl/>
        </w:rPr>
      </w:pPr>
      <w:r>
        <w:rPr>
          <w:rFonts w:hint="cs"/>
          <w:rtl/>
        </w:rPr>
        <w:t>ב</w:t>
      </w:r>
      <w:r w:rsidR="00974576">
        <w:rPr>
          <w:rFonts w:hint="cs"/>
          <w:rtl/>
        </w:rPr>
        <w:t>יום הראשון לחזרתו ללימודים</w:t>
      </w:r>
      <w:r w:rsidR="004627AB" w:rsidRPr="00CD067C">
        <w:rPr>
          <w:rtl/>
        </w:rPr>
        <w:t xml:space="preserve">, ברחבת הכורכר הנטושה </w:t>
      </w:r>
      <w:r w:rsidR="00823528">
        <w:rPr>
          <w:rFonts w:hint="cs"/>
          <w:rtl/>
        </w:rPr>
        <w:t>ש</w:t>
      </w:r>
      <w:r w:rsidR="00544A57">
        <w:rPr>
          <w:rtl/>
        </w:rPr>
        <w:t>מאחורי בניי</w:t>
      </w:r>
      <w:r w:rsidR="00544A57">
        <w:rPr>
          <w:rFonts w:hint="cs"/>
          <w:rtl/>
        </w:rPr>
        <w:t>ן</w:t>
      </w:r>
      <w:r w:rsidR="004627AB" w:rsidRPr="00CD067C">
        <w:rPr>
          <w:rtl/>
        </w:rPr>
        <w:t xml:space="preserve"> הכיתו</w:t>
      </w:r>
      <w:r w:rsidR="0026246E">
        <w:rPr>
          <w:rtl/>
        </w:rPr>
        <w:t xml:space="preserve">ת, אלכס בעט בענף גדול שנשר מעץ </w:t>
      </w:r>
      <w:r w:rsidR="004627AB" w:rsidRPr="00CD067C">
        <w:rPr>
          <w:rtl/>
        </w:rPr>
        <w:t>אקליפטוס. עננת אבק עלתה</w:t>
      </w:r>
      <w:r>
        <w:rPr>
          <w:rFonts w:hint="cs"/>
          <w:rtl/>
        </w:rPr>
        <w:t xml:space="preserve"> מהענף</w:t>
      </w:r>
      <w:r w:rsidR="004627AB" w:rsidRPr="00CD067C">
        <w:rPr>
          <w:rtl/>
        </w:rPr>
        <w:t>, חונקת את גרונו.</w:t>
      </w:r>
    </w:p>
    <w:p w14:paraId="5ABAD813" w14:textId="410734E0" w:rsidR="004627AB" w:rsidRPr="00CD067C" w:rsidRDefault="004627AB" w:rsidP="00442516">
      <w:pPr>
        <w:rPr>
          <w:rtl/>
        </w:rPr>
      </w:pPr>
      <w:r w:rsidRPr="00CD067C">
        <w:rPr>
          <w:rtl/>
        </w:rPr>
        <w:t>"למה אתה מסתובב כאן?" מארק</w:t>
      </w:r>
      <w:r w:rsidR="00B40BDC">
        <w:rPr>
          <w:rFonts w:hint="cs"/>
          <w:rtl/>
        </w:rPr>
        <w:t xml:space="preserve"> </w:t>
      </w:r>
      <w:r w:rsidR="00442516">
        <w:rPr>
          <w:rFonts w:hint="cs"/>
          <w:rtl/>
        </w:rPr>
        <w:t>שאל</w:t>
      </w:r>
      <w:r w:rsidRPr="00CD067C">
        <w:rPr>
          <w:rtl/>
        </w:rPr>
        <w:t>.</w:t>
      </w:r>
      <w:r w:rsidR="00D960F7">
        <w:rPr>
          <w:rFonts w:hint="cs"/>
          <w:rtl/>
        </w:rPr>
        <w:t xml:space="preserve"> </w:t>
      </w:r>
      <w:r w:rsidRPr="00CD067C">
        <w:rPr>
          <w:rtl/>
        </w:rPr>
        <w:t>אלכס משך בכתפיו.</w:t>
      </w:r>
    </w:p>
    <w:p w14:paraId="4D002AE4" w14:textId="4A8403CC" w:rsidR="004627AB" w:rsidRPr="00CD067C" w:rsidRDefault="004627AB" w:rsidP="00250000">
      <w:pPr>
        <w:rPr>
          <w:rtl/>
        </w:rPr>
      </w:pPr>
      <w:r w:rsidRPr="00CD067C">
        <w:rPr>
          <w:rtl/>
        </w:rPr>
        <w:t>מארק נופף</w:t>
      </w:r>
      <w:r w:rsidR="007B3109">
        <w:rPr>
          <w:rFonts w:hint="cs"/>
          <w:rtl/>
        </w:rPr>
        <w:t xml:space="preserve"> </w:t>
      </w:r>
      <w:r w:rsidR="00974576">
        <w:rPr>
          <w:rFonts w:hint="cs"/>
          <w:rtl/>
        </w:rPr>
        <w:t>לשלום</w:t>
      </w:r>
      <w:r w:rsidRPr="00CD067C">
        <w:rPr>
          <w:rtl/>
        </w:rPr>
        <w:t xml:space="preserve"> לכמה תלמידים מכיתתו, שעמדו בצל הבניין ועישנו.</w:t>
      </w:r>
      <w:bookmarkEnd w:id="284"/>
      <w:r w:rsidR="007B3109">
        <w:rPr>
          <w:rFonts w:hint="cs"/>
          <w:rtl/>
        </w:rPr>
        <w:t xml:space="preserve"> </w:t>
      </w:r>
      <w:r w:rsidR="003D02A3">
        <w:rPr>
          <w:rFonts w:hint="cs"/>
          <w:rtl/>
        </w:rPr>
        <w:t>[</w:t>
      </w:r>
      <w:r w:rsidR="007B3109">
        <w:rPr>
          <w:rFonts w:hint="cs"/>
          <w:rtl/>
        </w:rPr>
        <w:t>הם היו מחבורתו של אלכס, אלא שכבר לא הוזמנו לעיתים תכופות כמו פעם.</w:t>
      </w:r>
      <w:r w:rsidR="003D02A3">
        <w:rPr>
          <w:rFonts w:hint="cs"/>
          <w:rtl/>
        </w:rPr>
        <w:t>]</w:t>
      </w:r>
    </w:p>
    <w:p w14:paraId="1A7A4C70" w14:textId="7547E29E" w:rsidR="004627AB" w:rsidRPr="00CD067C" w:rsidRDefault="00C76D48" w:rsidP="007F474B">
      <w:pPr>
        <w:rPr>
          <w:rtl/>
        </w:rPr>
      </w:pPr>
      <w:r>
        <w:rPr>
          <w:rtl/>
        </w:rPr>
        <w:t xml:space="preserve">"תיתן לי להעתיק </w:t>
      </w:r>
      <w:r>
        <w:rPr>
          <w:rFonts w:hint="cs"/>
          <w:rtl/>
        </w:rPr>
        <w:t>ב</w:t>
      </w:r>
      <w:r w:rsidR="001C5A04">
        <w:rPr>
          <w:rFonts w:hint="cs"/>
          <w:rtl/>
        </w:rPr>
        <w:t>מתמטיקה</w:t>
      </w:r>
      <w:r w:rsidR="004627AB" w:rsidRPr="00CD067C">
        <w:rPr>
          <w:rtl/>
        </w:rPr>
        <w:t>, מארק?" צעק אחד.</w:t>
      </w:r>
    </w:p>
    <w:p w14:paraId="60D335D5" w14:textId="0E55E527" w:rsidR="004627AB" w:rsidRPr="00CD067C" w:rsidRDefault="004627AB" w:rsidP="00960E39">
      <w:pPr>
        <w:rPr>
          <w:rtl/>
        </w:rPr>
      </w:pPr>
      <w:r w:rsidRPr="00CD067C">
        <w:rPr>
          <w:rtl/>
        </w:rPr>
        <w:t>"קח, זה בתיק."</w:t>
      </w:r>
      <w:r w:rsidR="00C76D48">
        <w:rPr>
          <w:rFonts w:hint="cs"/>
          <w:rtl/>
        </w:rPr>
        <w:t xml:space="preserve"> כבר</w:t>
      </w:r>
      <w:r w:rsidR="009C4F55">
        <w:rPr>
          <w:rFonts w:hint="cs"/>
          <w:rtl/>
        </w:rPr>
        <w:t xml:space="preserve"> ב</w:t>
      </w:r>
      <w:r w:rsidR="00791A90" w:rsidRPr="00791A90">
        <w:rPr>
          <w:rFonts w:cs="Times New Roman"/>
          <w:rtl/>
        </w:rPr>
        <w:t>כיתות הנמוכות</w:t>
      </w:r>
      <w:r w:rsidR="009B0A8C" w:rsidRPr="009B0A8C">
        <w:rPr>
          <w:rFonts w:hint="cs"/>
          <w:rtl/>
        </w:rPr>
        <w:t xml:space="preserve"> </w:t>
      </w:r>
      <w:r w:rsidR="009B0A8C">
        <w:rPr>
          <w:rFonts w:hint="cs"/>
          <w:rtl/>
        </w:rPr>
        <w:t>אלכס הרגיל אותו</w:t>
      </w:r>
      <w:r w:rsidR="00C76D48">
        <w:rPr>
          <w:rFonts w:hint="cs"/>
          <w:rtl/>
        </w:rPr>
        <w:t xml:space="preserve"> להיות נדיב עם שיעורי הבית שלו</w:t>
      </w:r>
      <w:r w:rsidR="009B0A8C">
        <w:rPr>
          <w:rFonts w:hint="cs"/>
          <w:rtl/>
        </w:rPr>
        <w:t>.[</w:t>
      </w:r>
      <w:r w:rsidR="00C76D48">
        <w:rPr>
          <w:rFonts w:hint="cs"/>
          <w:rtl/>
        </w:rPr>
        <w:t xml:space="preserve">, וכך מעולם לא נדרש להגן עליו בקטטות. כי לא היה אדם שרצה להכנס עם מארק לקטטות / דבר שמנע ממנו להיות מעורב בקטטות / חס עליו </w:t>
      </w:r>
      <w:r w:rsidR="00C76D48">
        <w:t>spare</w:t>
      </w:r>
      <w:r w:rsidR="00C76D48">
        <w:rPr>
          <w:rFonts w:hint="cs"/>
          <w:rtl/>
        </w:rPr>
        <w:t>, מאז ומעולם וגו'.</w:t>
      </w:r>
      <w:r w:rsidR="004124C8">
        <w:rPr>
          <w:rFonts w:hint="cs"/>
          <w:rtl/>
        </w:rPr>
        <w:t xml:space="preserve"> -&gt; קשה לי להגיד את זה כי מייד אח"כ מתברר שמארק לא מצליח להגן עליו </w:t>
      </w:r>
      <w:r w:rsidR="00F97A34">
        <w:rPr>
          <w:rFonts w:hint="cs"/>
          <w:rtl/>
        </w:rPr>
        <w:t>כל כך</w:t>
      </w:r>
      <w:r w:rsidR="004124C8">
        <w:rPr>
          <w:rFonts w:hint="cs"/>
          <w:rtl/>
        </w:rPr>
        <w:t xml:space="preserve"> טוב.</w:t>
      </w:r>
      <w:r w:rsidR="00C76D48">
        <w:rPr>
          <w:rFonts w:hint="cs"/>
          <w:rtl/>
        </w:rPr>
        <w:t>]</w:t>
      </w:r>
    </w:p>
    <w:p w14:paraId="21C521B8" w14:textId="4B2B3815" w:rsidR="004627AB" w:rsidRPr="00CD067C" w:rsidRDefault="00286AF2" w:rsidP="00250000">
      <w:pPr>
        <w:rPr>
          <w:rtl/>
        </w:rPr>
      </w:pPr>
      <w:r>
        <w:rPr>
          <w:rFonts w:hint="cs"/>
          <w:rtl/>
        </w:rPr>
        <w:t>[</w:t>
      </w:r>
      <w:r w:rsidR="004627AB" w:rsidRPr="00CD067C">
        <w:rPr>
          <w:rtl/>
        </w:rPr>
        <w:t>"מתי את</w:t>
      </w:r>
      <w:r w:rsidR="006A63A4">
        <w:rPr>
          <w:rtl/>
        </w:rPr>
        <w:t>ה מתחיל את האוניברסיטה כבר?"</w:t>
      </w:r>
      <w:r w:rsidR="004627AB" w:rsidRPr="00CD067C">
        <w:rPr>
          <w:rtl/>
        </w:rPr>
        <w:t xml:space="preserve"> אלכס</w:t>
      </w:r>
      <w:r w:rsidR="006A63A4">
        <w:rPr>
          <w:rFonts w:hint="cs"/>
          <w:rtl/>
        </w:rPr>
        <w:t xml:space="preserve"> </w:t>
      </w:r>
      <w:r w:rsidR="00442516">
        <w:rPr>
          <w:rFonts w:hint="cs"/>
          <w:highlight w:val="red"/>
          <w:rtl/>
        </w:rPr>
        <w:t>רטן</w:t>
      </w:r>
      <w:r w:rsidR="004627AB" w:rsidRPr="00CD067C">
        <w:rPr>
          <w:rtl/>
        </w:rPr>
        <w:t>.</w:t>
      </w:r>
    </w:p>
    <w:p w14:paraId="790A9D81" w14:textId="77777777" w:rsidR="00E43C94" w:rsidRDefault="004627AB" w:rsidP="00A650A0">
      <w:pPr>
        <w:rPr>
          <w:rtl/>
        </w:rPr>
      </w:pPr>
      <w:r w:rsidRPr="00CD067C">
        <w:rPr>
          <w:rtl/>
        </w:rPr>
        <w:t xml:space="preserve">"כשהשביתה </w:t>
      </w:r>
      <w:r w:rsidR="006605D1">
        <w:rPr>
          <w:rFonts w:hint="cs"/>
          <w:rtl/>
        </w:rPr>
        <w:t>של הסגל האקדמי</w:t>
      </w:r>
      <w:r w:rsidR="006A63A4">
        <w:rPr>
          <w:rFonts w:hint="cs"/>
          <w:rtl/>
        </w:rPr>
        <w:t xml:space="preserve"> </w:t>
      </w:r>
      <w:r w:rsidRPr="00CD067C">
        <w:rPr>
          <w:rtl/>
        </w:rPr>
        <w:t>תסתיים. ומי י</w:t>
      </w:r>
      <w:r w:rsidR="004124C8">
        <w:rPr>
          <w:rFonts w:hint="cs"/>
          <w:rtl/>
        </w:rPr>
        <w:t>גן</w:t>
      </w:r>
      <w:r w:rsidRPr="00CD067C">
        <w:rPr>
          <w:rtl/>
        </w:rPr>
        <w:t xml:space="preserve"> עליך אז?"</w:t>
      </w:r>
      <w:r w:rsidR="00286AF2">
        <w:rPr>
          <w:rFonts w:hint="cs"/>
          <w:rtl/>
        </w:rPr>
        <w:t>]</w:t>
      </w:r>
      <w:r w:rsidR="004124C8">
        <w:rPr>
          <w:rFonts w:hint="cs"/>
          <w:rtl/>
        </w:rPr>
        <w:t xml:space="preserve"> </w:t>
      </w:r>
    </w:p>
    <w:p w14:paraId="0807C699" w14:textId="31F7587E" w:rsidR="00286AF2" w:rsidRDefault="004124C8" w:rsidP="00A650A0">
      <w:pPr>
        <w:rPr>
          <w:rtl/>
        </w:rPr>
      </w:pPr>
      <w:r>
        <w:rPr>
          <w:rFonts w:hint="cs"/>
          <w:rtl/>
        </w:rPr>
        <w:t xml:space="preserve">למרבה הצער לא היה בנמצא שום בריון שירצה להעתיק </w:t>
      </w:r>
      <w:r w:rsidR="00F37C05">
        <w:rPr>
          <w:rFonts w:hint="cs"/>
          <w:rtl/>
        </w:rPr>
        <w:t xml:space="preserve">גם </w:t>
      </w:r>
      <w:r>
        <w:rPr>
          <w:rFonts w:hint="cs"/>
          <w:rtl/>
        </w:rPr>
        <w:t>מא</w:t>
      </w:r>
      <w:r w:rsidR="00A650A0">
        <w:rPr>
          <w:rFonts w:hint="cs"/>
          <w:rtl/>
        </w:rPr>
        <w:t xml:space="preserve">לכס </w:t>
      </w:r>
      <w:r>
        <w:rPr>
          <w:rFonts w:hint="cs"/>
          <w:rtl/>
        </w:rPr>
        <w:t xml:space="preserve">את </w:t>
      </w:r>
      <w:r w:rsidR="006605D1">
        <w:rPr>
          <w:rFonts w:hint="cs"/>
          <w:rtl/>
        </w:rPr>
        <w:t>שיעוריו</w:t>
      </w:r>
      <w:r>
        <w:rPr>
          <w:rFonts w:hint="cs"/>
          <w:rtl/>
        </w:rPr>
        <w:t xml:space="preserve">. </w:t>
      </w:r>
    </w:p>
    <w:p w14:paraId="22AB548E" w14:textId="27FA636F" w:rsidR="004627AB" w:rsidRPr="00CD067C" w:rsidRDefault="004124C8" w:rsidP="00A650A0">
      <w:pPr>
        <w:rPr>
          <w:rtl/>
        </w:rPr>
      </w:pPr>
      <w:r>
        <w:rPr>
          <w:rFonts w:hint="cs"/>
          <w:rtl/>
        </w:rPr>
        <w:t>"דיברת כבר עם היועצת?"</w:t>
      </w:r>
    </w:p>
    <w:p w14:paraId="21D794B8" w14:textId="274965DC" w:rsidR="004627AB" w:rsidRPr="00CD067C" w:rsidRDefault="004627AB" w:rsidP="00250000">
      <w:pPr>
        <w:rPr>
          <w:rtl/>
        </w:rPr>
      </w:pPr>
      <w:r w:rsidRPr="00CD067C">
        <w:rPr>
          <w:rtl/>
        </w:rPr>
        <w:t>אלכס בעט בענף האקליפטוס רחוק, מעבר לגדר בית-הספר.</w:t>
      </w:r>
    </w:p>
    <w:p w14:paraId="6671151B" w14:textId="624701BA" w:rsidR="004627AB" w:rsidRPr="00CD067C" w:rsidRDefault="004627AB" w:rsidP="00205AFE">
      <w:pPr>
        <w:rPr>
          <w:rtl/>
        </w:rPr>
      </w:pPr>
      <w:r w:rsidRPr="00CD067C">
        <w:rPr>
          <w:rtl/>
        </w:rPr>
        <w:t xml:space="preserve">"די כבר, </w:t>
      </w:r>
      <w:r w:rsidR="007A4EFF">
        <w:rPr>
          <w:rFonts w:hint="cs"/>
          <w:rtl/>
        </w:rPr>
        <w:t xml:space="preserve">אלכס, </w:t>
      </w:r>
      <w:r w:rsidRPr="00CD067C">
        <w:rPr>
          <w:rtl/>
        </w:rPr>
        <w:t>אתה מ</w:t>
      </w:r>
      <w:r w:rsidR="00205AFE">
        <w:rPr>
          <w:rFonts w:hint="cs"/>
          <w:rtl/>
        </w:rPr>
        <w:t>פריח</w:t>
      </w:r>
      <w:r w:rsidRPr="00CD067C">
        <w:rPr>
          <w:rtl/>
        </w:rPr>
        <w:t xml:space="preserve"> אבק."</w:t>
      </w:r>
    </w:p>
    <w:p w14:paraId="1B43AAD7" w14:textId="77777777" w:rsidR="004627AB" w:rsidRPr="00CD067C" w:rsidRDefault="004627AB" w:rsidP="00250000">
      <w:pPr>
        <w:rPr>
          <w:rtl/>
        </w:rPr>
      </w:pPr>
      <w:r w:rsidRPr="00CD067C">
        <w:rPr>
          <w:rtl/>
        </w:rPr>
        <w:t>"תגיד לי את זה בעברית."</w:t>
      </w:r>
    </w:p>
    <w:p w14:paraId="0DFDC184" w14:textId="77777777" w:rsidR="004627AB" w:rsidRPr="00CD067C" w:rsidRDefault="004627AB" w:rsidP="00250000">
      <w:pPr>
        <w:rPr>
          <w:rtl/>
        </w:rPr>
      </w:pPr>
      <w:r w:rsidRPr="00CD067C">
        <w:rPr>
          <w:rtl/>
        </w:rPr>
        <w:t>"למה?"</w:t>
      </w:r>
    </w:p>
    <w:p w14:paraId="5AF59C66" w14:textId="77777777" w:rsidR="004627AB" w:rsidRPr="00CD067C" w:rsidRDefault="004627AB" w:rsidP="00250000">
      <w:pPr>
        <w:rPr>
          <w:rtl/>
        </w:rPr>
      </w:pPr>
      <w:r w:rsidRPr="00CD067C">
        <w:rPr>
          <w:rtl/>
        </w:rPr>
        <w:t>"סתם, תגיד בעברית."</w:t>
      </w:r>
    </w:p>
    <w:p w14:paraId="1B7DDEC8" w14:textId="3786F614" w:rsidR="004627AB" w:rsidRPr="00CD067C" w:rsidRDefault="004627AB" w:rsidP="00250000">
      <w:pPr>
        <w:rPr>
          <w:rtl/>
        </w:rPr>
      </w:pPr>
      <w:r w:rsidRPr="00CD067C">
        <w:rPr>
          <w:rtl/>
        </w:rPr>
        <w:t>"מה קורה לך, אלכס?"</w:t>
      </w:r>
      <w:r w:rsidR="00E43C94" w:rsidRPr="00E43C94">
        <w:rPr>
          <w:rFonts w:cs="Times New Roman"/>
          <w:rtl/>
        </w:rPr>
        <w:t xml:space="preserve"> כבר נודע לו שהתקבל ללימודים באוניברסיטה בשנה האקדמית הקרובה, וכשיגיע האישור הרשמי יהיה פטור מהחובה להגיע לתיכון. </w:t>
      </w:r>
      <w:r w:rsidR="00EA433B">
        <w:rPr>
          <w:rFonts w:cs="Times New Roman" w:hint="cs"/>
          <w:rtl/>
        </w:rPr>
        <w:t>ב</w:t>
      </w:r>
      <w:r w:rsidR="00EA433B" w:rsidRPr="00EA433B">
        <w:rPr>
          <w:rFonts w:cs="Times New Roman"/>
          <w:rtl/>
        </w:rPr>
        <w:t>ימים הספורים</w:t>
      </w:r>
      <w:r w:rsidR="00791A90" w:rsidRPr="00791A90">
        <w:rPr>
          <w:rFonts w:cs="Times New Roman"/>
          <w:rtl/>
        </w:rPr>
        <w:t xml:space="preserve"> </w:t>
      </w:r>
      <w:r w:rsidR="00E800FD">
        <w:rPr>
          <w:rFonts w:cs="Times New Roman" w:hint="cs"/>
          <w:rtl/>
        </w:rPr>
        <w:t>שנותר</w:t>
      </w:r>
      <w:r w:rsidR="00EA433B">
        <w:rPr>
          <w:rFonts w:cs="Times New Roman" w:hint="cs"/>
          <w:rtl/>
        </w:rPr>
        <w:t>ו</w:t>
      </w:r>
      <w:r w:rsidR="00E800FD">
        <w:rPr>
          <w:rFonts w:cs="Times New Roman" w:hint="cs"/>
          <w:rtl/>
        </w:rPr>
        <w:t xml:space="preserve"> קיווה</w:t>
      </w:r>
      <w:r w:rsidR="00791A90">
        <w:rPr>
          <w:rFonts w:cs="Times New Roman" w:hint="cs"/>
          <w:rtl/>
        </w:rPr>
        <w:t>[</w:t>
      </w:r>
      <w:r w:rsidR="00E43C94" w:rsidRPr="00E43C94">
        <w:rPr>
          <w:rFonts w:cs="Times New Roman"/>
          <w:rtl/>
        </w:rPr>
        <w:t xml:space="preserve">אבל לפני שיעזוב, הוא ניסה נואשות </w:t>
      </w:r>
      <w:r w:rsidR="00E43C94" w:rsidRPr="00E67C1F">
        <w:t>desperate</w:t>
      </w:r>
      <w:r w:rsidR="00E43C94" w:rsidRPr="00E67C1F">
        <w:rPr>
          <w:rtl/>
        </w:rPr>
        <w:t xml:space="preserve">] </w:t>
      </w:r>
      <w:r w:rsidR="00E43C94" w:rsidRPr="00E43C94">
        <w:rPr>
          <w:rFonts w:cs="Times New Roman"/>
          <w:rtl/>
        </w:rPr>
        <w:t>ל</w:t>
      </w:r>
      <w:r w:rsidR="00791A90">
        <w:rPr>
          <w:rFonts w:cs="Times New Roman" w:hint="cs"/>
          <w:rtl/>
        </w:rPr>
        <w:t>עזור</w:t>
      </w:r>
      <w:r w:rsidR="00E43C94" w:rsidRPr="00E43C94">
        <w:rPr>
          <w:rFonts w:cs="Times New Roman"/>
          <w:rtl/>
        </w:rPr>
        <w:t xml:space="preserve"> לאלכס להכיר חברים נאותים.</w:t>
      </w:r>
    </w:p>
    <w:p w14:paraId="46D85D72" w14:textId="3B001694" w:rsidR="004627AB" w:rsidRPr="00CD067C" w:rsidRDefault="004627AB" w:rsidP="00250000">
      <w:pPr>
        <w:rPr>
          <w:rtl/>
        </w:rPr>
      </w:pPr>
      <w:r w:rsidRPr="00CD067C">
        <w:rPr>
          <w:rtl/>
        </w:rPr>
        <w:t>"כלום."</w:t>
      </w:r>
    </w:p>
    <w:p w14:paraId="399CDD51" w14:textId="321D76A8" w:rsidR="000624EF" w:rsidRDefault="004627AB" w:rsidP="00B13BD4">
      <w:pPr>
        <w:rPr>
          <w:rtl/>
        </w:rPr>
      </w:pPr>
      <w:bookmarkStart w:id="286" w:name="_Hlk531768566"/>
      <w:r w:rsidRPr="00CD067C">
        <w:rPr>
          <w:rtl/>
        </w:rPr>
        <w:t>"</w:t>
      </w:r>
      <w:r w:rsidR="003E712F" w:rsidRPr="003E712F">
        <w:rPr>
          <w:rFonts w:cs="Times New Roman"/>
          <w:rtl/>
        </w:rPr>
        <w:t>למה אתה עומד פה לבד כמו אחד שמסתתר?</w:t>
      </w:r>
      <w:r w:rsidR="00E43C94" w:rsidRPr="00E43C94">
        <w:rPr>
          <w:rFonts w:cs="Times New Roman"/>
          <w:rtl/>
        </w:rPr>
        <w:t xml:space="preserve"> היית יכול להחזיר להם</w:t>
      </w:r>
      <w:r w:rsidR="00EA433B" w:rsidRPr="00EA433B">
        <w:rPr>
          <w:rFonts w:cs="Times New Roman"/>
          <w:rtl/>
        </w:rPr>
        <w:t xml:space="preserve"> –</w:t>
      </w:r>
      <w:r w:rsidR="00791A90" w:rsidRPr="00791A90">
        <w:rPr>
          <w:rFonts w:cs="Times New Roman"/>
          <w:rtl/>
        </w:rPr>
        <w:t xml:space="preserve"> לא רק למי ששלף סכין, גם למי ש</w:t>
      </w:r>
      <w:r w:rsidR="00E800FD">
        <w:rPr>
          <w:rFonts w:cs="Times New Roman" w:hint="cs"/>
          <w:rtl/>
        </w:rPr>
        <w:t>דקר</w:t>
      </w:r>
      <w:r w:rsidR="00791A90" w:rsidRPr="00791A90">
        <w:rPr>
          <w:rFonts w:cs="Times New Roman"/>
          <w:rtl/>
        </w:rPr>
        <w:t>.</w:t>
      </w:r>
      <w:r w:rsidRPr="00CD067C">
        <w:rPr>
          <w:rtl/>
        </w:rPr>
        <w:t>"</w:t>
      </w:r>
      <w:bookmarkEnd w:id="286"/>
    </w:p>
    <w:p w14:paraId="39DDA7A5" w14:textId="077549CC" w:rsidR="000624EF" w:rsidRPr="00E471BE" w:rsidRDefault="00DA1D36" w:rsidP="00B13BD4">
      <w:pPr>
        <w:rPr>
          <w:color w:val="A6A6A6" w:themeColor="background1" w:themeShade="A6"/>
          <w:rtl/>
        </w:rPr>
      </w:pPr>
      <w:r w:rsidRPr="00E471BE">
        <w:rPr>
          <w:rFonts w:hint="cs"/>
          <w:color w:val="A6A6A6" w:themeColor="background1" w:themeShade="A6"/>
          <w:rtl/>
        </w:rPr>
        <w:t>[</w:t>
      </w:r>
    </w:p>
    <w:p w14:paraId="795E6D80" w14:textId="157EBB21" w:rsidR="004627AB" w:rsidRPr="00E471BE" w:rsidRDefault="004627AB" w:rsidP="00B13BD4">
      <w:pPr>
        <w:rPr>
          <w:color w:val="A6A6A6" w:themeColor="background1" w:themeShade="A6"/>
          <w:rtl/>
        </w:rPr>
      </w:pPr>
      <w:r w:rsidRPr="00E471BE">
        <w:rPr>
          <w:color w:val="A6A6A6" w:themeColor="background1" w:themeShade="A6"/>
          <w:rtl/>
        </w:rPr>
        <w:lastRenderedPageBreak/>
        <w:t>"תעזוב את הילדים האלה</w:t>
      </w:r>
      <w:r w:rsidR="007B3109" w:rsidRPr="00E471BE">
        <w:rPr>
          <w:rFonts w:hint="cs"/>
          <w:color w:val="A6A6A6" w:themeColor="background1" w:themeShade="A6"/>
          <w:rtl/>
        </w:rPr>
        <w:t>, בבקשה אלכס</w:t>
      </w:r>
      <w:r w:rsidRPr="00E471BE">
        <w:rPr>
          <w:color w:val="A6A6A6" w:themeColor="background1" w:themeShade="A6"/>
          <w:rtl/>
        </w:rPr>
        <w:t>."</w:t>
      </w:r>
    </w:p>
    <w:p w14:paraId="369BC4B5" w14:textId="2C7BEBF9" w:rsidR="004627AB" w:rsidRPr="00E471BE" w:rsidRDefault="004627AB" w:rsidP="00250000">
      <w:pPr>
        <w:rPr>
          <w:color w:val="A6A6A6" w:themeColor="background1" w:themeShade="A6"/>
          <w:rtl/>
        </w:rPr>
      </w:pPr>
      <w:r w:rsidRPr="00E471BE">
        <w:rPr>
          <w:color w:val="A6A6A6" w:themeColor="background1" w:themeShade="A6"/>
          <w:rtl/>
        </w:rPr>
        <w:t xml:space="preserve">"אני </w:t>
      </w:r>
      <w:r w:rsidR="007B3109" w:rsidRPr="00E471BE">
        <w:rPr>
          <w:rFonts w:hint="cs"/>
          <w:color w:val="A6A6A6" w:themeColor="background1" w:themeShade="A6"/>
          <w:rtl/>
        </w:rPr>
        <w:t xml:space="preserve">כבר </w:t>
      </w:r>
      <w:r w:rsidR="00CA2673" w:rsidRPr="00E471BE">
        <w:rPr>
          <w:rFonts w:hint="cs"/>
          <w:color w:val="A6A6A6" w:themeColor="background1" w:themeShade="A6"/>
          <w:rtl/>
        </w:rPr>
        <w:t xml:space="preserve">בקושי נפגש </w:t>
      </w:r>
      <w:r w:rsidR="007B3109" w:rsidRPr="00E471BE">
        <w:rPr>
          <w:rFonts w:hint="cs"/>
          <w:color w:val="A6A6A6" w:themeColor="background1" w:themeShade="A6"/>
          <w:rtl/>
        </w:rPr>
        <w:t>איתם</w:t>
      </w:r>
      <w:r w:rsidRPr="00E471BE">
        <w:rPr>
          <w:color w:val="A6A6A6" w:themeColor="background1" w:themeShade="A6"/>
          <w:rtl/>
        </w:rPr>
        <w:t>, מה אתה רוצה."</w:t>
      </w:r>
    </w:p>
    <w:p w14:paraId="10D61B50" w14:textId="49E3E2F3" w:rsidR="004627AB" w:rsidRPr="00E471BE" w:rsidRDefault="004627AB" w:rsidP="00250000">
      <w:pPr>
        <w:rPr>
          <w:color w:val="A6A6A6" w:themeColor="background1" w:themeShade="A6"/>
          <w:rtl/>
        </w:rPr>
      </w:pPr>
      <w:r w:rsidRPr="00E471BE">
        <w:rPr>
          <w:color w:val="A6A6A6" w:themeColor="background1" w:themeShade="A6"/>
          <w:rtl/>
        </w:rPr>
        <w:t>"</w:t>
      </w:r>
      <w:r w:rsidR="007B3109" w:rsidRPr="00E471BE">
        <w:rPr>
          <w:rFonts w:hint="cs"/>
          <w:color w:val="A6A6A6" w:themeColor="background1" w:themeShade="A6"/>
          <w:rtl/>
        </w:rPr>
        <w:t>אני מתכוון גם ל</w:t>
      </w:r>
      <w:r w:rsidR="00CA2673" w:rsidRPr="00E471BE">
        <w:rPr>
          <w:rFonts w:hint="cs"/>
          <w:color w:val="A6A6A6" w:themeColor="background1" w:themeShade="A6"/>
          <w:rtl/>
        </w:rPr>
        <w:t>אלה</w:t>
      </w:r>
      <w:r w:rsidR="007B3109" w:rsidRPr="00E471BE">
        <w:rPr>
          <w:rFonts w:hint="cs"/>
          <w:color w:val="A6A6A6" w:themeColor="background1" w:themeShade="A6"/>
          <w:rtl/>
        </w:rPr>
        <w:t xml:space="preserve">, מהשכבה שלך. </w:t>
      </w:r>
      <w:r w:rsidRPr="00E471BE">
        <w:rPr>
          <w:color w:val="A6A6A6" w:themeColor="background1" w:themeShade="A6"/>
          <w:rtl/>
        </w:rPr>
        <w:t>למה הסתבכת איתם?"</w:t>
      </w:r>
    </w:p>
    <w:p w14:paraId="00E29173" w14:textId="56DE6B30" w:rsidR="004627AB" w:rsidRPr="00E471BE" w:rsidRDefault="004627AB" w:rsidP="00250000">
      <w:pPr>
        <w:rPr>
          <w:color w:val="A6A6A6" w:themeColor="background1" w:themeShade="A6"/>
          <w:rtl/>
        </w:rPr>
      </w:pPr>
      <w:r w:rsidRPr="00E471BE">
        <w:rPr>
          <w:color w:val="A6A6A6" w:themeColor="background1" w:themeShade="A6"/>
          <w:rtl/>
        </w:rPr>
        <w:t>"מה זה משנה."</w:t>
      </w:r>
    </w:p>
    <w:p w14:paraId="08AE1090" w14:textId="07399A89" w:rsidR="00D960F7" w:rsidRPr="00E471BE" w:rsidRDefault="007B0BFD" w:rsidP="00D960F7">
      <w:pPr>
        <w:rPr>
          <w:color w:val="A6A6A6" w:themeColor="background1" w:themeShade="A6"/>
          <w:rtl/>
        </w:rPr>
      </w:pPr>
      <w:r w:rsidRPr="00E471BE">
        <w:rPr>
          <w:rFonts w:cs="Times New Roman" w:hint="cs"/>
          <w:color w:val="A6A6A6" w:themeColor="background1" w:themeShade="A6"/>
          <w:rtl/>
        </w:rPr>
        <w:t>"</w:t>
      </w:r>
      <w:r w:rsidR="00D960F7" w:rsidRPr="00E471BE">
        <w:rPr>
          <w:rFonts w:cs="Times New Roman"/>
          <w:color w:val="A6A6A6" w:themeColor="background1" w:themeShade="A6"/>
          <w:rtl/>
        </w:rPr>
        <w:t>למה נשארת בבית שבוע?</w:t>
      </w:r>
      <w:r w:rsidRPr="00E471BE">
        <w:rPr>
          <w:rFonts w:cs="Times New Roman" w:hint="cs"/>
          <w:color w:val="A6A6A6" w:themeColor="background1" w:themeShade="A6"/>
          <w:rtl/>
        </w:rPr>
        <w:t>"</w:t>
      </w:r>
    </w:p>
    <w:p w14:paraId="18BE2235" w14:textId="4025DA6F" w:rsidR="00D960F7" w:rsidRPr="00E471BE" w:rsidRDefault="007B0BFD" w:rsidP="00D960F7">
      <w:pPr>
        <w:rPr>
          <w:color w:val="A6A6A6" w:themeColor="background1" w:themeShade="A6"/>
          <w:rtl/>
        </w:rPr>
      </w:pPr>
      <w:r w:rsidRPr="00E471BE">
        <w:rPr>
          <w:rFonts w:cs="Times New Roman" w:hint="cs"/>
          <w:color w:val="A6A6A6" w:themeColor="background1" w:themeShade="A6"/>
          <w:rtl/>
        </w:rPr>
        <w:t>"</w:t>
      </w:r>
      <w:r w:rsidR="00D960F7" w:rsidRPr="00E471BE">
        <w:rPr>
          <w:rFonts w:cs="Times New Roman"/>
          <w:color w:val="A6A6A6" w:themeColor="background1" w:themeShade="A6"/>
          <w:rtl/>
        </w:rPr>
        <w:t>השעו אותנו, את כולנו.</w:t>
      </w:r>
      <w:r w:rsidRPr="00E471BE">
        <w:rPr>
          <w:rFonts w:cs="Times New Roman" w:hint="cs"/>
          <w:color w:val="A6A6A6" w:themeColor="background1" w:themeShade="A6"/>
          <w:rtl/>
        </w:rPr>
        <w:t>"</w:t>
      </w:r>
    </w:p>
    <w:p w14:paraId="58746CFB" w14:textId="65AA5F68" w:rsidR="00D960F7" w:rsidRPr="00E471BE" w:rsidRDefault="007B0BFD" w:rsidP="0086614F">
      <w:pPr>
        <w:rPr>
          <w:color w:val="A6A6A6" w:themeColor="background1" w:themeShade="A6"/>
          <w:rtl/>
        </w:rPr>
      </w:pPr>
      <w:r w:rsidRPr="00E471BE">
        <w:rPr>
          <w:rFonts w:cs="Times New Roman" w:hint="cs"/>
          <w:color w:val="A6A6A6" w:themeColor="background1" w:themeShade="A6"/>
          <w:rtl/>
        </w:rPr>
        <w:t>"</w:t>
      </w:r>
      <w:r w:rsidR="00D960F7" w:rsidRPr="00E471BE">
        <w:rPr>
          <w:rFonts w:cs="Times New Roman"/>
          <w:color w:val="A6A6A6" w:themeColor="background1" w:themeShade="A6"/>
          <w:rtl/>
        </w:rPr>
        <w:t>השעו לשלושה ימים</w:t>
      </w:r>
      <w:r w:rsidR="00533FF8" w:rsidRPr="00E471BE">
        <w:rPr>
          <w:rFonts w:cs="Times New Roman" w:hint="cs"/>
          <w:color w:val="A6A6A6" w:themeColor="background1" w:themeShade="A6"/>
          <w:rtl/>
        </w:rPr>
        <w:t>,</w:t>
      </w:r>
      <w:r w:rsidRPr="00E471BE">
        <w:rPr>
          <w:rFonts w:cs="Times New Roman" w:hint="cs"/>
          <w:color w:val="A6A6A6" w:themeColor="background1" w:themeShade="A6"/>
          <w:rtl/>
        </w:rPr>
        <w:t>"</w:t>
      </w:r>
      <w:bookmarkStart w:id="287" w:name="_Hlk522282317"/>
      <w:r w:rsidRPr="00E471BE">
        <w:rPr>
          <w:rFonts w:cs="Times New Roman" w:hint="cs"/>
          <w:color w:val="A6A6A6" w:themeColor="background1" w:themeShade="A6"/>
          <w:rtl/>
        </w:rPr>
        <w:t>"</w:t>
      </w:r>
      <w:r w:rsidR="00D960F7" w:rsidRPr="00E471BE">
        <w:rPr>
          <w:rFonts w:cs="Times New Roman"/>
          <w:color w:val="A6A6A6" w:themeColor="background1" w:themeShade="A6"/>
          <w:rtl/>
        </w:rPr>
        <w:t>למה נשארת בבית שבוע? מפחד מהם?</w:t>
      </w:r>
      <w:bookmarkEnd w:id="287"/>
      <w:r w:rsidRPr="00E471BE">
        <w:rPr>
          <w:rFonts w:cs="Times New Roman" w:hint="cs"/>
          <w:color w:val="A6A6A6" w:themeColor="background1" w:themeShade="A6"/>
          <w:rtl/>
        </w:rPr>
        <w:t>"</w:t>
      </w:r>
    </w:p>
    <w:p w14:paraId="793A7541" w14:textId="7F96734C" w:rsidR="004627AB" w:rsidRPr="00E471BE" w:rsidRDefault="004627AB" w:rsidP="00250000">
      <w:pPr>
        <w:rPr>
          <w:color w:val="A6A6A6" w:themeColor="background1" w:themeShade="A6"/>
          <w:rtl/>
        </w:rPr>
      </w:pPr>
      <w:r w:rsidRPr="00E471BE">
        <w:rPr>
          <w:color w:val="A6A6A6" w:themeColor="background1" w:themeShade="A6"/>
          <w:rtl/>
        </w:rPr>
        <w:t>"הצלחת להשלים את החומר שהחסרת?"</w:t>
      </w:r>
    </w:p>
    <w:p w14:paraId="52B141B3" w14:textId="77777777" w:rsidR="004627AB" w:rsidRPr="00E471BE" w:rsidRDefault="001E11F7" w:rsidP="00250000">
      <w:pPr>
        <w:rPr>
          <w:color w:val="A6A6A6" w:themeColor="background1" w:themeShade="A6"/>
          <w:rtl/>
        </w:rPr>
      </w:pPr>
      <w:r w:rsidRPr="00E471BE">
        <w:rPr>
          <w:color w:val="A6A6A6" w:themeColor="background1" w:themeShade="A6"/>
          <w:rtl/>
        </w:rPr>
        <w:t xml:space="preserve">"זאת לא </w:t>
      </w:r>
      <w:r w:rsidR="00823528" w:rsidRPr="00E471BE">
        <w:rPr>
          <w:rFonts w:hint="cs"/>
          <w:color w:val="A6A6A6" w:themeColor="background1" w:themeShade="A6"/>
          <w:rtl/>
        </w:rPr>
        <w:t>ה</w:t>
      </w:r>
      <w:r w:rsidR="004627AB" w:rsidRPr="00E471BE">
        <w:rPr>
          <w:color w:val="A6A6A6" w:themeColor="background1" w:themeShade="A6"/>
          <w:rtl/>
        </w:rPr>
        <w:t>בעיה שלך."</w:t>
      </w:r>
    </w:p>
    <w:p w14:paraId="753254A7" w14:textId="77777777" w:rsidR="004627AB" w:rsidRPr="00E471BE" w:rsidRDefault="004627AB" w:rsidP="00250000">
      <w:pPr>
        <w:rPr>
          <w:color w:val="A6A6A6" w:themeColor="background1" w:themeShade="A6"/>
          <w:rtl/>
        </w:rPr>
      </w:pPr>
      <w:r w:rsidRPr="00E471BE">
        <w:rPr>
          <w:color w:val="A6A6A6" w:themeColor="background1" w:themeShade="A6"/>
          <w:rtl/>
        </w:rPr>
        <w:t>"מה קורה לך? כל השבוע טרחתי להביא לך את השיעורים."</w:t>
      </w:r>
    </w:p>
    <w:p w14:paraId="26E688B3" w14:textId="2B7CAF31" w:rsidR="004627AB" w:rsidRPr="00E471BE" w:rsidRDefault="004627AB" w:rsidP="007F474B">
      <w:pPr>
        <w:rPr>
          <w:color w:val="A6A6A6" w:themeColor="background1" w:themeShade="A6"/>
          <w:rtl/>
        </w:rPr>
      </w:pPr>
      <w:r w:rsidRPr="00E471BE">
        <w:rPr>
          <w:color w:val="A6A6A6" w:themeColor="background1" w:themeShade="A6"/>
          <w:rtl/>
        </w:rPr>
        <w:t xml:space="preserve">"אה, תודה על זה. </w:t>
      </w:r>
      <w:r w:rsidR="007F474B" w:rsidRPr="00E471BE">
        <w:rPr>
          <w:rFonts w:hint="cs"/>
          <w:color w:val="A6A6A6" w:themeColor="background1" w:themeShade="A6"/>
          <w:rtl/>
        </w:rPr>
        <w:t xml:space="preserve">אכן </w:t>
      </w:r>
      <w:r w:rsidRPr="00E471BE">
        <w:rPr>
          <w:color w:val="A6A6A6" w:themeColor="background1" w:themeShade="A6"/>
          <w:rtl/>
        </w:rPr>
        <w:t>שיעורי הבית</w:t>
      </w:r>
      <w:r w:rsidR="009F4AF3" w:rsidRPr="00E471BE">
        <w:rPr>
          <w:rFonts w:hint="cs"/>
          <w:color w:val="A6A6A6" w:themeColor="background1" w:themeShade="A6"/>
          <w:rtl/>
        </w:rPr>
        <w:t xml:space="preserve"> שקיבלתי ממך</w:t>
      </w:r>
      <w:r w:rsidRPr="00E471BE">
        <w:rPr>
          <w:color w:val="A6A6A6" w:themeColor="background1" w:themeShade="A6"/>
          <w:rtl/>
        </w:rPr>
        <w:t xml:space="preserve"> הי</w:t>
      </w:r>
      <w:r w:rsidR="009F4AF3" w:rsidRPr="00E471BE">
        <w:rPr>
          <w:rFonts w:hint="cs"/>
          <w:color w:val="A6A6A6" w:themeColor="background1" w:themeShade="A6"/>
          <w:rtl/>
        </w:rPr>
        <w:t>ו</w:t>
      </w:r>
      <w:r w:rsidR="00896152" w:rsidRPr="00E471BE">
        <w:rPr>
          <w:color w:val="A6A6A6" w:themeColor="background1" w:themeShade="A6"/>
          <w:rtl/>
        </w:rPr>
        <w:t xml:space="preserve"> נקוד</w:t>
      </w:r>
      <w:r w:rsidR="007F474B" w:rsidRPr="00E471BE">
        <w:rPr>
          <w:rFonts w:hint="cs"/>
          <w:color w:val="A6A6A6" w:themeColor="background1" w:themeShade="A6"/>
          <w:rtl/>
        </w:rPr>
        <w:t>ו</w:t>
      </w:r>
      <w:r w:rsidR="00896152" w:rsidRPr="00E471BE">
        <w:rPr>
          <w:color w:val="A6A6A6" w:themeColor="background1" w:themeShade="A6"/>
          <w:rtl/>
        </w:rPr>
        <w:t>ת השיא היו</w:t>
      </w:r>
      <w:r w:rsidR="007F474B" w:rsidRPr="00E471BE">
        <w:rPr>
          <w:rFonts w:hint="cs"/>
          <w:color w:val="A6A6A6" w:themeColor="background1" w:themeShade="A6"/>
          <w:rtl/>
        </w:rPr>
        <w:t>מיות</w:t>
      </w:r>
      <w:r w:rsidR="00896152" w:rsidRPr="00E471BE">
        <w:rPr>
          <w:rFonts w:hint="cs"/>
          <w:color w:val="A6A6A6" w:themeColor="background1" w:themeShade="A6"/>
          <w:rtl/>
        </w:rPr>
        <w:t xml:space="preserve"> שלי</w:t>
      </w:r>
      <w:r w:rsidRPr="00E471BE">
        <w:rPr>
          <w:color w:val="A6A6A6" w:themeColor="background1" w:themeShade="A6"/>
          <w:rtl/>
        </w:rPr>
        <w:t>."</w:t>
      </w:r>
    </w:p>
    <w:p w14:paraId="75170295" w14:textId="29188540" w:rsidR="004627AB" w:rsidRPr="00E471BE" w:rsidRDefault="009F4AF3" w:rsidP="00250000">
      <w:pPr>
        <w:rPr>
          <w:color w:val="A6A6A6" w:themeColor="background1" w:themeShade="A6"/>
          <w:rtl/>
        </w:rPr>
      </w:pPr>
      <w:r w:rsidRPr="00E471BE">
        <w:rPr>
          <w:color w:val="A6A6A6" w:themeColor="background1" w:themeShade="A6"/>
          <w:rtl/>
        </w:rPr>
        <w:t>"הסתכלת על</w:t>
      </w:r>
      <w:r w:rsidR="00442516" w:rsidRPr="00E471BE">
        <w:rPr>
          <w:rFonts w:hint="cs"/>
          <w:color w:val="A6A6A6" w:themeColor="background1" w:themeShade="A6"/>
          <w:rtl/>
        </w:rPr>
        <w:t xml:space="preserve"> השיעורים האלה</w:t>
      </w:r>
      <w:r w:rsidR="004627AB" w:rsidRPr="00E471BE">
        <w:rPr>
          <w:color w:val="A6A6A6" w:themeColor="background1" w:themeShade="A6"/>
          <w:rtl/>
        </w:rPr>
        <w:t xml:space="preserve"> בכלל במשך כל השבוע?"</w:t>
      </w:r>
    </w:p>
    <w:p w14:paraId="0ECAF9E1" w14:textId="77777777" w:rsidR="004627AB" w:rsidRPr="00E471BE" w:rsidRDefault="004627AB" w:rsidP="00250000">
      <w:pPr>
        <w:rPr>
          <w:color w:val="A6A6A6" w:themeColor="background1" w:themeShade="A6"/>
          <w:rtl/>
        </w:rPr>
      </w:pPr>
      <w:r w:rsidRPr="00E471BE">
        <w:rPr>
          <w:color w:val="A6A6A6" w:themeColor="background1" w:themeShade="A6"/>
          <w:rtl/>
        </w:rPr>
        <w:t>"לא ממש."</w:t>
      </w:r>
    </w:p>
    <w:p w14:paraId="1BE0E802" w14:textId="77777777" w:rsidR="004627AB" w:rsidRPr="00E471BE" w:rsidRDefault="004627AB" w:rsidP="00250000">
      <w:pPr>
        <w:rPr>
          <w:color w:val="A6A6A6" w:themeColor="background1" w:themeShade="A6"/>
          <w:rtl/>
        </w:rPr>
      </w:pPr>
      <w:r w:rsidRPr="00E471BE">
        <w:rPr>
          <w:color w:val="A6A6A6" w:themeColor="background1" w:themeShade="A6"/>
          <w:rtl/>
        </w:rPr>
        <w:t>"אז מה עשית שבוע שלם כשהיית בבית?"</w:t>
      </w:r>
    </w:p>
    <w:p w14:paraId="1E316234" w14:textId="77777777" w:rsidR="004627AB" w:rsidRPr="00E471BE" w:rsidRDefault="004627AB" w:rsidP="00250000">
      <w:pPr>
        <w:rPr>
          <w:color w:val="A6A6A6" w:themeColor="background1" w:themeShade="A6"/>
          <w:rtl/>
        </w:rPr>
      </w:pPr>
      <w:r w:rsidRPr="00E471BE">
        <w:rPr>
          <w:color w:val="A6A6A6" w:themeColor="background1" w:themeShade="A6"/>
          <w:rtl/>
        </w:rPr>
        <w:t>"החלמתי. מה אתה רוצה."</w:t>
      </w:r>
    </w:p>
    <w:p w14:paraId="679137AF" w14:textId="2E7377E1" w:rsidR="004627AB" w:rsidRPr="00E471BE" w:rsidRDefault="004627AB" w:rsidP="00250000">
      <w:pPr>
        <w:rPr>
          <w:color w:val="A6A6A6" w:themeColor="background1" w:themeShade="A6"/>
          <w:rtl/>
        </w:rPr>
      </w:pPr>
      <w:r w:rsidRPr="00E471BE">
        <w:rPr>
          <w:color w:val="A6A6A6" w:themeColor="background1" w:themeShade="A6"/>
          <w:rtl/>
        </w:rPr>
        <w:t>"אם היית יותר..."</w:t>
      </w:r>
    </w:p>
    <w:p w14:paraId="67815CFC" w14:textId="3B9EBC2D" w:rsidR="00DA1D36" w:rsidRPr="00E471BE" w:rsidRDefault="004627AB" w:rsidP="003E712F">
      <w:pPr>
        <w:rPr>
          <w:color w:val="A6A6A6" w:themeColor="background1" w:themeShade="A6"/>
          <w:rtl/>
        </w:rPr>
      </w:pPr>
      <w:r w:rsidRPr="00E471BE">
        <w:rPr>
          <w:color w:val="A6A6A6" w:themeColor="background1" w:themeShade="A6"/>
          <w:rtl/>
        </w:rPr>
        <w:t>"יותר מה?"</w:t>
      </w:r>
    </w:p>
    <w:p w14:paraId="58D8FAF9" w14:textId="77777777" w:rsidR="004627AB" w:rsidRPr="00E471BE" w:rsidRDefault="004627AB" w:rsidP="00250000">
      <w:pPr>
        <w:rPr>
          <w:color w:val="A6A6A6" w:themeColor="background1" w:themeShade="A6"/>
          <w:rtl/>
        </w:rPr>
      </w:pPr>
      <w:r w:rsidRPr="00E471BE">
        <w:rPr>
          <w:color w:val="A6A6A6" w:themeColor="background1" w:themeShade="A6"/>
          <w:rtl/>
        </w:rPr>
        <w:t>"היית יכול להחזיר להם."</w:t>
      </w:r>
    </w:p>
    <w:p w14:paraId="1BE291A0" w14:textId="5DF95AF9" w:rsidR="003E712F" w:rsidRPr="00E471BE" w:rsidRDefault="003E712F" w:rsidP="00250000">
      <w:pPr>
        <w:rPr>
          <w:color w:val="A6A6A6" w:themeColor="background1" w:themeShade="A6"/>
          <w:rtl/>
        </w:rPr>
      </w:pPr>
      <w:r w:rsidRPr="00E471BE">
        <w:rPr>
          <w:rFonts w:hint="cs"/>
          <w:color w:val="A6A6A6" w:themeColor="background1" w:themeShade="A6"/>
          <w:rtl/>
        </w:rPr>
        <w:t>]</w:t>
      </w:r>
    </w:p>
    <w:p w14:paraId="17211A32" w14:textId="024BEB51" w:rsidR="004627AB" w:rsidRPr="00CD067C" w:rsidRDefault="004627AB" w:rsidP="00250000">
      <w:pPr>
        <w:rPr>
          <w:rtl/>
        </w:rPr>
      </w:pPr>
      <w:r w:rsidRPr="00CD067C">
        <w:rPr>
          <w:rtl/>
        </w:rPr>
        <w:t xml:space="preserve">"החזרתי </w:t>
      </w:r>
      <w:r w:rsidR="00791A90" w:rsidRPr="00791A90">
        <w:rPr>
          <w:rFonts w:cs="Times New Roman"/>
          <w:rtl/>
        </w:rPr>
        <w:t>כמה שיכולתי</w:t>
      </w:r>
      <w:r w:rsidRPr="00CD067C">
        <w:rPr>
          <w:rtl/>
        </w:rPr>
        <w:t>."</w:t>
      </w:r>
    </w:p>
    <w:p w14:paraId="6BF6ADAE" w14:textId="74CE7E49" w:rsidR="004627AB" w:rsidRPr="00CD067C" w:rsidRDefault="004627AB" w:rsidP="007D3537">
      <w:pPr>
        <w:rPr>
          <w:rtl/>
        </w:rPr>
      </w:pPr>
      <w:r w:rsidRPr="00CD067C">
        <w:rPr>
          <w:rtl/>
        </w:rPr>
        <w:t xml:space="preserve">"אז למה </w:t>
      </w:r>
      <w:r w:rsidR="007D3537">
        <w:rPr>
          <w:rFonts w:hint="cs"/>
          <w:rtl/>
        </w:rPr>
        <w:t>קיבלת</w:t>
      </w:r>
      <w:r w:rsidRPr="00CD067C">
        <w:rPr>
          <w:rtl/>
        </w:rPr>
        <w:t xml:space="preserve"> שבוע</w:t>
      </w:r>
      <w:r w:rsidR="007D3537">
        <w:rPr>
          <w:rFonts w:hint="cs"/>
          <w:rtl/>
        </w:rPr>
        <w:t xml:space="preserve"> להחלים</w:t>
      </w:r>
      <w:r w:rsidRPr="00CD067C">
        <w:rPr>
          <w:rtl/>
        </w:rPr>
        <w:t xml:space="preserve"> בבית, ו</w:t>
      </w:r>
      <w:r w:rsidR="007D3537">
        <w:rPr>
          <w:rFonts w:hint="cs"/>
          <w:rtl/>
        </w:rPr>
        <w:t>ה</w:t>
      </w:r>
      <w:r w:rsidRPr="00CD067C">
        <w:rPr>
          <w:rtl/>
        </w:rPr>
        <w:t>ם לא?"</w:t>
      </w:r>
    </w:p>
    <w:p w14:paraId="7171CAEB" w14:textId="53EF36DA" w:rsidR="004627AB" w:rsidRDefault="004627AB" w:rsidP="00250000">
      <w:pPr>
        <w:rPr>
          <w:rtl/>
        </w:rPr>
      </w:pPr>
      <w:r w:rsidRPr="00CD067C">
        <w:rPr>
          <w:rtl/>
        </w:rPr>
        <w:t>"</w:t>
      </w:r>
      <w:bookmarkStart w:id="288" w:name="_Hlk522282608"/>
      <w:r w:rsidR="00627608">
        <w:rPr>
          <w:rFonts w:hint="cs"/>
          <w:rtl/>
        </w:rPr>
        <w:t xml:space="preserve">זה לא היה שבוע החלמה אלא שבוע השעיה. </w:t>
      </w:r>
      <w:bookmarkEnd w:id="288"/>
      <w:r w:rsidR="003E712F">
        <w:rPr>
          <w:rFonts w:hint="cs"/>
          <w:rtl/>
        </w:rPr>
        <w:t>[</w:t>
      </w:r>
      <w:r w:rsidR="00627608">
        <w:rPr>
          <w:rFonts w:hint="cs"/>
          <w:rtl/>
        </w:rPr>
        <w:t>ההוא</w:t>
      </w:r>
      <w:r w:rsidR="007B3109">
        <w:rPr>
          <w:rFonts w:hint="cs"/>
          <w:rtl/>
        </w:rPr>
        <w:t xml:space="preserve"> עם הברך </w:t>
      </w:r>
      <w:r w:rsidR="001069B1">
        <w:rPr>
          <w:rFonts w:hint="cs"/>
          <w:rtl/>
        </w:rPr>
        <w:t xml:space="preserve">השבורה </w:t>
      </w:r>
      <w:r w:rsidR="007B3109">
        <w:rPr>
          <w:rFonts w:hint="cs"/>
          <w:rtl/>
        </w:rPr>
        <w:t>עדיין בבית</w:t>
      </w:r>
      <w:r w:rsidR="00627608">
        <w:rPr>
          <w:rFonts w:hint="cs"/>
          <w:rtl/>
        </w:rPr>
        <w:t>-חולים</w:t>
      </w:r>
      <w:r w:rsidR="007B3109">
        <w:rPr>
          <w:rFonts w:hint="cs"/>
          <w:rtl/>
        </w:rPr>
        <w:t>.</w:t>
      </w:r>
      <w:r w:rsidR="003E712F">
        <w:rPr>
          <w:rFonts w:hint="cs"/>
          <w:rtl/>
        </w:rPr>
        <w:t>]</w:t>
      </w:r>
      <w:r w:rsidR="007B3109">
        <w:rPr>
          <w:rFonts w:hint="cs"/>
          <w:rtl/>
        </w:rPr>
        <w:t xml:space="preserve"> ו</w:t>
      </w:r>
      <w:r w:rsidRPr="00CD067C">
        <w:rPr>
          <w:rtl/>
        </w:rPr>
        <w:t>הם היו עם סכין</w:t>
      </w:r>
      <w:r w:rsidR="00E471BE">
        <w:rPr>
          <w:rFonts w:hint="cs"/>
          <w:rtl/>
        </w:rPr>
        <w:t>,</w:t>
      </w:r>
      <w:r w:rsidRPr="00CD067C">
        <w:rPr>
          <w:rtl/>
        </w:rPr>
        <w:t xml:space="preserve"> מארק, אני לא."</w:t>
      </w:r>
    </w:p>
    <w:p w14:paraId="358289FD" w14:textId="56765F22" w:rsidR="009F4AF3" w:rsidRDefault="009F4AF3" w:rsidP="00250000">
      <w:pPr>
        <w:rPr>
          <w:rtl/>
        </w:rPr>
      </w:pPr>
      <w:r>
        <w:rPr>
          <w:rFonts w:hint="cs"/>
          <w:rtl/>
        </w:rPr>
        <w:t>"זאת הסיבה?"</w:t>
      </w:r>
    </w:p>
    <w:p w14:paraId="6BF4890C" w14:textId="0BF8B46C" w:rsidR="009F4AF3" w:rsidRDefault="009F4AF3" w:rsidP="00250000">
      <w:pPr>
        <w:rPr>
          <w:rtl/>
        </w:rPr>
      </w:pPr>
      <w:r>
        <w:rPr>
          <w:rFonts w:hint="cs"/>
          <w:rtl/>
        </w:rPr>
        <w:t xml:space="preserve">"אם גם לי </w:t>
      </w:r>
      <w:r w:rsidR="001C5A04">
        <w:rPr>
          <w:rFonts w:hint="cs"/>
          <w:rtl/>
        </w:rPr>
        <w:t>הייתה</w:t>
      </w:r>
      <w:r>
        <w:rPr>
          <w:rFonts w:hint="cs"/>
          <w:rtl/>
        </w:rPr>
        <w:t xml:space="preserve"> סכין, הייתי הולך להחלים בבית</w:t>
      </w:r>
      <w:r w:rsidR="00E471BE">
        <w:rPr>
          <w:rFonts w:hint="cs"/>
          <w:rtl/>
        </w:rPr>
        <w:t>-</w:t>
      </w:r>
      <w:r>
        <w:rPr>
          <w:rFonts w:hint="cs"/>
          <w:rtl/>
        </w:rPr>
        <w:t>כלא, לא בבית."</w:t>
      </w:r>
    </w:p>
    <w:p w14:paraId="1F3A7EE8" w14:textId="5F2E4D74" w:rsidR="009F4AF3" w:rsidRDefault="009F4AF3" w:rsidP="00250000">
      <w:pPr>
        <w:rPr>
          <w:rtl/>
        </w:rPr>
      </w:pPr>
      <w:r>
        <w:rPr>
          <w:rFonts w:hint="cs"/>
          <w:rtl/>
        </w:rPr>
        <w:t>"</w:t>
      </w:r>
      <w:bookmarkStart w:id="289" w:name="_Hlk502480508"/>
      <w:r w:rsidR="0013599E">
        <w:rPr>
          <w:rFonts w:hint="cs"/>
          <w:rtl/>
        </w:rPr>
        <w:t>אוי</w:t>
      </w:r>
      <w:r w:rsidR="00E471BE">
        <w:rPr>
          <w:rFonts w:hint="cs"/>
          <w:rtl/>
        </w:rPr>
        <w:t>,</w:t>
      </w:r>
      <w:r w:rsidR="0013599E">
        <w:rPr>
          <w:rFonts w:hint="cs"/>
          <w:rtl/>
        </w:rPr>
        <w:t xml:space="preserve"> אלכס, </w:t>
      </w:r>
      <w:bookmarkEnd w:id="289"/>
      <w:r w:rsidR="003E712F">
        <w:rPr>
          <w:rFonts w:hint="cs"/>
          <w:rtl/>
        </w:rPr>
        <w:t>אתה מגזים</w:t>
      </w:r>
      <w:r>
        <w:rPr>
          <w:rFonts w:hint="cs"/>
          <w:rtl/>
        </w:rPr>
        <w:t xml:space="preserve"> בפראות."</w:t>
      </w:r>
    </w:p>
    <w:p w14:paraId="22235357" w14:textId="4FE9A9EE" w:rsidR="009F4AF3" w:rsidRPr="00CD067C" w:rsidRDefault="009F4AF3" w:rsidP="00250000">
      <w:pPr>
        <w:rPr>
          <w:rtl/>
        </w:rPr>
      </w:pPr>
      <w:r>
        <w:rPr>
          <w:rFonts w:hint="cs"/>
          <w:rtl/>
        </w:rPr>
        <w:t>"בית</w:t>
      </w:r>
      <w:r w:rsidR="00E471BE">
        <w:rPr>
          <w:rFonts w:hint="cs"/>
          <w:rtl/>
        </w:rPr>
        <w:t>-</w:t>
      </w:r>
      <w:r>
        <w:rPr>
          <w:rFonts w:hint="cs"/>
          <w:rtl/>
        </w:rPr>
        <w:t>כלא, למשך שנים."</w:t>
      </w:r>
    </w:p>
    <w:p w14:paraId="4040E7E7" w14:textId="77777777" w:rsidR="004627AB" w:rsidRPr="00CD067C" w:rsidRDefault="004627AB" w:rsidP="00250000">
      <w:pPr>
        <w:rPr>
          <w:rtl/>
        </w:rPr>
      </w:pPr>
      <w:r w:rsidRPr="00CD067C">
        <w:rPr>
          <w:rtl/>
        </w:rPr>
        <w:t>"טוב, עזוב."</w:t>
      </w:r>
    </w:p>
    <w:p w14:paraId="150D64B5" w14:textId="5510EF6A" w:rsidR="004627AB" w:rsidRPr="00E471BE" w:rsidRDefault="004627AB" w:rsidP="00250000">
      <w:pPr>
        <w:rPr>
          <w:color w:val="A6A6A6" w:themeColor="background1" w:themeShade="A6"/>
          <w:rtl/>
        </w:rPr>
      </w:pPr>
      <w:r w:rsidRPr="00E67C1F">
        <w:rPr>
          <w:rtl/>
        </w:rPr>
        <w:t>"</w:t>
      </w:r>
      <w:r w:rsidR="006605D1" w:rsidRPr="00E67C1F">
        <w:rPr>
          <w:rFonts w:hint="eastAsia"/>
          <w:rtl/>
        </w:rPr>
        <w:t>תראה</w:t>
      </w:r>
      <w:r w:rsidR="006605D1" w:rsidRPr="00E67C1F">
        <w:rPr>
          <w:rtl/>
        </w:rPr>
        <w:t xml:space="preserve"> איפה נפצעתי</w:t>
      </w:r>
      <w:r w:rsidR="001069B1">
        <w:rPr>
          <w:rFonts w:hint="cs"/>
          <w:rtl/>
        </w:rPr>
        <w:t>, מארק</w:t>
      </w:r>
      <w:r w:rsidR="006605D1" w:rsidRPr="00E67C1F">
        <w:rPr>
          <w:rtl/>
        </w:rPr>
        <w:t xml:space="preserve"> – בזרוע. </w:t>
      </w:r>
      <w:r w:rsidR="00A50CFD" w:rsidRPr="00E67C1F">
        <w:rPr>
          <w:rFonts w:hint="eastAsia"/>
          <w:rtl/>
        </w:rPr>
        <w:t>נראה</w:t>
      </w:r>
      <w:r w:rsidR="00A50CFD" w:rsidRPr="00E67C1F">
        <w:rPr>
          <w:rtl/>
        </w:rPr>
        <w:t xml:space="preserve"> </w:t>
      </w:r>
      <w:r w:rsidR="00A50CFD" w:rsidRPr="00E67C1F">
        <w:rPr>
          <w:rFonts w:hint="eastAsia"/>
          <w:rtl/>
        </w:rPr>
        <w:t>לך</w:t>
      </w:r>
      <w:r w:rsidR="00A50CFD" w:rsidRPr="00E67C1F">
        <w:rPr>
          <w:rtl/>
        </w:rPr>
        <w:t xml:space="preserve"> </w:t>
      </w:r>
      <w:r w:rsidR="00A50CFD" w:rsidRPr="00E67C1F">
        <w:rPr>
          <w:rFonts w:hint="eastAsia"/>
          <w:rtl/>
        </w:rPr>
        <w:t>שהם</w:t>
      </w:r>
      <w:r w:rsidR="00A50CFD" w:rsidRPr="00E67C1F">
        <w:rPr>
          <w:rtl/>
        </w:rPr>
        <w:t xml:space="preserve"> </w:t>
      </w:r>
      <w:r w:rsidR="00A50CFD" w:rsidRPr="00E67C1F">
        <w:rPr>
          <w:rFonts w:hint="eastAsia"/>
          <w:rtl/>
        </w:rPr>
        <w:t>כיוונו</w:t>
      </w:r>
      <w:r w:rsidR="00A50CFD" w:rsidRPr="00E67C1F">
        <w:rPr>
          <w:rtl/>
        </w:rPr>
        <w:t xml:space="preserve"> </w:t>
      </w:r>
      <w:r w:rsidR="00A50CFD" w:rsidRPr="00E67C1F">
        <w:rPr>
          <w:rFonts w:hint="eastAsia"/>
          <w:rtl/>
        </w:rPr>
        <w:t>לזרוע</w:t>
      </w:r>
      <w:r w:rsidR="00A50CFD" w:rsidRPr="00E67C1F">
        <w:rPr>
          <w:rtl/>
        </w:rPr>
        <w:t xml:space="preserve">? </w:t>
      </w:r>
      <w:r w:rsidR="00A50CFD" w:rsidRPr="00E67C1F">
        <w:rPr>
          <w:rFonts w:hint="eastAsia"/>
          <w:rtl/>
        </w:rPr>
        <w:t>שמעת</w:t>
      </w:r>
      <w:r w:rsidR="00684D58">
        <w:rPr>
          <w:rFonts w:hint="cs"/>
          <w:rtl/>
        </w:rPr>
        <w:t xml:space="preserve"> פעם </w:t>
      </w:r>
      <w:r w:rsidR="00A50CFD" w:rsidRPr="00E67C1F">
        <w:rPr>
          <w:rFonts w:hint="eastAsia"/>
          <w:rtl/>
        </w:rPr>
        <w:t>על</w:t>
      </w:r>
      <w:r w:rsidR="00A50CFD" w:rsidRPr="00E67C1F">
        <w:rPr>
          <w:rtl/>
        </w:rPr>
        <w:t xml:space="preserve"> </w:t>
      </w:r>
      <w:r w:rsidR="00A50CFD" w:rsidRPr="00E67C1F">
        <w:rPr>
          <w:rFonts w:hint="eastAsia"/>
          <w:rtl/>
        </w:rPr>
        <w:t>מישהו</w:t>
      </w:r>
      <w:r w:rsidR="00A50CFD" w:rsidRPr="00E67C1F">
        <w:rPr>
          <w:rtl/>
        </w:rPr>
        <w:t xml:space="preserve"> </w:t>
      </w:r>
      <w:r w:rsidR="00A50CFD" w:rsidRPr="00E67C1F">
        <w:rPr>
          <w:rFonts w:hint="eastAsia"/>
          <w:rtl/>
        </w:rPr>
        <w:t>שבא</w:t>
      </w:r>
      <w:r w:rsidR="00A50CFD" w:rsidRPr="00E67C1F">
        <w:rPr>
          <w:rtl/>
        </w:rPr>
        <w:t xml:space="preserve"> </w:t>
      </w:r>
      <w:r w:rsidR="00A50CFD" w:rsidRPr="00E67C1F">
        <w:rPr>
          <w:rFonts w:hint="eastAsia"/>
          <w:rtl/>
        </w:rPr>
        <w:t>לדקור</w:t>
      </w:r>
      <w:r w:rsidR="006605D1" w:rsidRPr="00E67C1F">
        <w:rPr>
          <w:rtl/>
        </w:rPr>
        <w:t xml:space="preserve"> בזרוע? </w:t>
      </w:r>
      <w:r w:rsidR="003E712F" w:rsidRPr="00E471BE">
        <w:rPr>
          <w:rFonts w:hint="cs"/>
          <w:color w:val="A6A6A6" w:themeColor="background1" w:themeShade="A6"/>
          <w:rtl/>
        </w:rPr>
        <w:t>[</w:t>
      </w:r>
      <w:r w:rsidR="006605D1" w:rsidRPr="00E471BE">
        <w:rPr>
          <w:color w:val="A6A6A6" w:themeColor="background1" w:themeShade="A6"/>
          <w:rtl/>
        </w:rPr>
        <w:t xml:space="preserve">הם באו לדקור </w:t>
      </w:r>
      <w:r w:rsidR="007B3109" w:rsidRPr="00E471BE">
        <w:rPr>
          <w:rFonts w:hint="eastAsia"/>
          <w:color w:val="A6A6A6" w:themeColor="background1" w:themeShade="A6"/>
          <w:rtl/>
        </w:rPr>
        <w:t>ב</w:t>
      </w:r>
      <w:r w:rsidR="006605D1" w:rsidRPr="00E471BE">
        <w:rPr>
          <w:rFonts w:hint="eastAsia"/>
          <w:color w:val="A6A6A6" w:themeColor="background1" w:themeShade="A6"/>
          <w:rtl/>
        </w:rPr>
        <w:t>גוף</w:t>
      </w:r>
      <w:r w:rsidR="006605D1" w:rsidRPr="00E471BE">
        <w:rPr>
          <w:color w:val="A6A6A6" w:themeColor="background1" w:themeShade="A6"/>
          <w:rtl/>
        </w:rPr>
        <w:t xml:space="preserve">, ואני חסמתי אותם ככה – </w:t>
      </w:r>
      <w:r w:rsidRPr="00E471BE">
        <w:rPr>
          <w:color w:val="A6A6A6" w:themeColor="background1" w:themeShade="A6"/>
          <w:rtl/>
        </w:rPr>
        <w:t>"</w:t>
      </w:r>
      <w:r w:rsidR="006605D1" w:rsidRPr="00E471BE">
        <w:rPr>
          <w:color w:val="A6A6A6" w:themeColor="background1" w:themeShade="A6"/>
          <w:rtl/>
        </w:rPr>
        <w:t xml:space="preserve"> הוא הרים את </w:t>
      </w:r>
      <w:r w:rsidR="00114CFE" w:rsidRPr="00E471BE">
        <w:rPr>
          <w:rFonts w:hint="eastAsia"/>
          <w:color w:val="A6A6A6" w:themeColor="background1" w:themeShade="A6"/>
          <w:rtl/>
        </w:rPr>
        <w:t>זרוע</w:t>
      </w:r>
      <w:r w:rsidR="006605D1" w:rsidRPr="00E471BE">
        <w:rPr>
          <w:rFonts w:hint="eastAsia"/>
          <w:color w:val="A6A6A6" w:themeColor="background1" w:themeShade="A6"/>
          <w:rtl/>
        </w:rPr>
        <w:t>ו</w:t>
      </w:r>
      <w:r w:rsidR="006605D1" w:rsidRPr="00E471BE">
        <w:rPr>
          <w:color w:val="A6A6A6" w:themeColor="background1" w:themeShade="A6"/>
          <w:rtl/>
        </w:rPr>
        <w:t xml:space="preserve"> </w:t>
      </w:r>
      <w:r w:rsidR="006605D1" w:rsidRPr="00E471BE">
        <w:rPr>
          <w:rFonts w:hint="eastAsia"/>
          <w:color w:val="A6A6A6" w:themeColor="background1" w:themeShade="A6"/>
          <w:rtl/>
        </w:rPr>
        <w:t>התפורה</w:t>
      </w:r>
      <w:r w:rsidR="006605D1" w:rsidRPr="00E471BE">
        <w:rPr>
          <w:color w:val="A6A6A6" w:themeColor="background1" w:themeShade="A6"/>
          <w:rtl/>
        </w:rPr>
        <w:t xml:space="preserve"> </w:t>
      </w:r>
      <w:r w:rsidR="006605D1" w:rsidRPr="00E471BE">
        <w:rPr>
          <w:rFonts w:hint="eastAsia"/>
          <w:color w:val="A6A6A6" w:themeColor="background1" w:themeShade="A6"/>
          <w:rtl/>
        </w:rPr>
        <w:t>ל</w:t>
      </w:r>
      <w:r w:rsidR="007B3109" w:rsidRPr="00E471BE">
        <w:rPr>
          <w:rFonts w:hint="eastAsia"/>
          <w:color w:val="A6A6A6" w:themeColor="background1" w:themeShade="A6"/>
          <w:rtl/>
        </w:rPr>
        <w:t>תנוחה</w:t>
      </w:r>
      <w:r w:rsidR="007B3109" w:rsidRPr="00E471BE">
        <w:rPr>
          <w:color w:val="A6A6A6" w:themeColor="background1" w:themeShade="A6"/>
          <w:rtl/>
        </w:rPr>
        <w:t xml:space="preserve"> של </w:t>
      </w:r>
      <w:r w:rsidR="006605D1" w:rsidRPr="00E471BE">
        <w:rPr>
          <w:rFonts w:hint="eastAsia"/>
          <w:color w:val="A6A6A6" w:themeColor="background1" w:themeShade="A6"/>
          <w:rtl/>
        </w:rPr>
        <w:t>חסימה</w:t>
      </w:r>
      <w:r w:rsidR="006605D1" w:rsidRPr="00E471BE">
        <w:rPr>
          <w:color w:val="A6A6A6" w:themeColor="background1" w:themeShade="A6"/>
          <w:rtl/>
        </w:rPr>
        <w:t xml:space="preserve"> </w:t>
      </w:r>
      <w:r w:rsidR="006605D1" w:rsidRPr="00E471BE">
        <w:rPr>
          <w:rFonts w:hint="eastAsia"/>
          <w:color w:val="A6A6A6" w:themeColor="background1" w:themeShade="A6"/>
          <w:rtl/>
        </w:rPr>
        <w:t>חיצונית</w:t>
      </w:r>
      <w:r w:rsidR="006A1B02" w:rsidRPr="00E471BE">
        <w:rPr>
          <w:color w:val="A6A6A6" w:themeColor="background1" w:themeShade="A6"/>
          <w:rtl/>
        </w:rPr>
        <w:t>.</w:t>
      </w:r>
      <w:r w:rsidR="006605D1" w:rsidRPr="00E471BE">
        <w:rPr>
          <w:color w:val="A6A6A6" w:themeColor="background1" w:themeShade="A6"/>
          <w:rtl/>
        </w:rPr>
        <w:t xml:space="preserve"> </w:t>
      </w:r>
      <w:r w:rsidR="008B4427" w:rsidRPr="00E471BE">
        <w:rPr>
          <w:rFonts w:hint="eastAsia"/>
          <w:color w:val="A6A6A6" w:themeColor="background1" w:themeShade="A6"/>
          <w:rtl/>
        </w:rPr>
        <w:t>היא</w:t>
      </w:r>
      <w:r w:rsidR="008B4427" w:rsidRPr="00E471BE">
        <w:rPr>
          <w:color w:val="A6A6A6" w:themeColor="background1" w:themeShade="A6"/>
          <w:rtl/>
        </w:rPr>
        <w:t xml:space="preserve"> </w:t>
      </w:r>
      <w:r w:rsidR="006605D1" w:rsidRPr="00E471BE">
        <w:rPr>
          <w:rFonts w:hint="eastAsia"/>
          <w:color w:val="A6A6A6" w:themeColor="background1" w:themeShade="A6"/>
          <w:rtl/>
        </w:rPr>
        <w:t>עדיין</w:t>
      </w:r>
      <w:r w:rsidR="006605D1" w:rsidRPr="00E471BE">
        <w:rPr>
          <w:color w:val="A6A6A6" w:themeColor="background1" w:themeShade="A6"/>
          <w:rtl/>
        </w:rPr>
        <w:t xml:space="preserve"> </w:t>
      </w:r>
      <w:r w:rsidR="008B4427" w:rsidRPr="00E471BE">
        <w:rPr>
          <w:rFonts w:hint="eastAsia"/>
          <w:color w:val="A6A6A6" w:themeColor="background1" w:themeShade="A6"/>
          <w:rtl/>
        </w:rPr>
        <w:t>לא</w:t>
      </w:r>
      <w:r w:rsidR="008B4427" w:rsidRPr="00E471BE">
        <w:rPr>
          <w:color w:val="A6A6A6" w:themeColor="background1" w:themeShade="A6"/>
          <w:rtl/>
        </w:rPr>
        <w:t xml:space="preserve"> החלימה וכל </w:t>
      </w:r>
      <w:r w:rsidR="006605D1" w:rsidRPr="00E471BE">
        <w:rPr>
          <w:rFonts w:hint="eastAsia"/>
          <w:color w:val="A6A6A6" w:themeColor="background1" w:themeShade="A6"/>
          <w:rtl/>
        </w:rPr>
        <w:t>טלטל</w:t>
      </w:r>
      <w:r w:rsidR="008B4427" w:rsidRPr="00E471BE">
        <w:rPr>
          <w:rFonts w:hint="eastAsia"/>
          <w:color w:val="A6A6A6" w:themeColor="background1" w:themeShade="A6"/>
          <w:rtl/>
        </w:rPr>
        <w:t>ה</w:t>
      </w:r>
      <w:r w:rsidR="008B4427" w:rsidRPr="00E471BE">
        <w:rPr>
          <w:color w:val="A6A6A6" w:themeColor="background1" w:themeShade="A6"/>
          <w:rtl/>
        </w:rPr>
        <w:t xml:space="preserve"> </w:t>
      </w:r>
      <w:r w:rsidR="008B4427" w:rsidRPr="00E471BE">
        <w:rPr>
          <w:rFonts w:hint="eastAsia"/>
          <w:color w:val="A6A6A6" w:themeColor="background1" w:themeShade="A6"/>
          <w:rtl/>
        </w:rPr>
        <w:t>כאבה</w:t>
      </w:r>
      <w:r w:rsidR="006605D1" w:rsidRPr="00E471BE">
        <w:rPr>
          <w:color w:val="A6A6A6" w:themeColor="background1" w:themeShade="A6"/>
          <w:rtl/>
        </w:rPr>
        <w:t xml:space="preserve">, </w:t>
      </w:r>
      <w:r w:rsidR="00114CFE" w:rsidRPr="00E471BE">
        <w:rPr>
          <w:rFonts w:hint="eastAsia"/>
          <w:color w:val="A6A6A6" w:themeColor="background1" w:themeShade="A6"/>
          <w:rtl/>
        </w:rPr>
        <w:t>הוא</w:t>
      </w:r>
      <w:r w:rsidR="00114CFE" w:rsidRPr="00E471BE">
        <w:rPr>
          <w:color w:val="A6A6A6" w:themeColor="background1" w:themeShade="A6"/>
          <w:rtl/>
        </w:rPr>
        <w:t xml:space="preserve"> </w:t>
      </w:r>
      <w:r w:rsidR="00114CFE" w:rsidRPr="00E471BE">
        <w:rPr>
          <w:rFonts w:hint="eastAsia"/>
          <w:color w:val="A6A6A6" w:themeColor="background1" w:themeShade="A6"/>
          <w:rtl/>
        </w:rPr>
        <w:t>א</w:t>
      </w:r>
      <w:r w:rsidR="008B4427" w:rsidRPr="00E471BE">
        <w:rPr>
          <w:rFonts w:hint="eastAsia"/>
          <w:color w:val="A6A6A6" w:themeColor="background1" w:themeShade="A6"/>
          <w:rtl/>
        </w:rPr>
        <w:t>י</w:t>
      </w:r>
      <w:r w:rsidR="00114CFE" w:rsidRPr="00E471BE">
        <w:rPr>
          <w:rFonts w:hint="eastAsia"/>
          <w:color w:val="A6A6A6" w:themeColor="background1" w:themeShade="A6"/>
          <w:rtl/>
        </w:rPr>
        <w:t>לץ</w:t>
      </w:r>
      <w:r w:rsidR="00114CFE" w:rsidRPr="00E471BE">
        <w:rPr>
          <w:color w:val="A6A6A6" w:themeColor="background1" w:themeShade="A6"/>
          <w:rtl/>
        </w:rPr>
        <w:t xml:space="preserve"> את עצמו </w:t>
      </w:r>
      <w:r w:rsidR="006605D1" w:rsidRPr="00E471BE">
        <w:rPr>
          <w:rFonts w:hint="eastAsia"/>
          <w:color w:val="A6A6A6" w:themeColor="background1" w:themeShade="A6"/>
          <w:rtl/>
        </w:rPr>
        <w:t>להתעלם</w:t>
      </w:r>
      <w:r w:rsidR="006605D1" w:rsidRPr="00E471BE">
        <w:rPr>
          <w:color w:val="A6A6A6" w:themeColor="background1" w:themeShade="A6"/>
          <w:rtl/>
        </w:rPr>
        <w:t xml:space="preserve"> </w:t>
      </w:r>
      <w:r w:rsidR="006605D1" w:rsidRPr="00E471BE">
        <w:rPr>
          <w:rFonts w:hint="eastAsia"/>
          <w:color w:val="A6A6A6" w:themeColor="background1" w:themeShade="A6"/>
          <w:rtl/>
        </w:rPr>
        <w:t>מכך</w:t>
      </w:r>
      <w:r w:rsidR="006605D1" w:rsidRPr="00E471BE">
        <w:rPr>
          <w:color w:val="A6A6A6" w:themeColor="background1" w:themeShade="A6"/>
          <w:rtl/>
        </w:rPr>
        <w:t>, "</w:t>
      </w:r>
      <w:r w:rsidR="003E712F" w:rsidRPr="00E471BE">
        <w:rPr>
          <w:rFonts w:hint="cs"/>
          <w:color w:val="A6A6A6" w:themeColor="background1" w:themeShade="A6"/>
          <w:rtl/>
        </w:rPr>
        <w:t xml:space="preserve">] </w:t>
      </w:r>
      <w:r w:rsidR="003E712F">
        <w:rPr>
          <w:rFonts w:hint="cs"/>
          <w:rtl/>
        </w:rPr>
        <w:t xml:space="preserve">לא חסמתי נכון, </w:t>
      </w:r>
      <w:r w:rsidR="006605D1" w:rsidRPr="00E67C1F">
        <w:rPr>
          <w:rtl/>
        </w:rPr>
        <w:t xml:space="preserve">הייתי </w:t>
      </w:r>
      <w:r w:rsidR="006605D1" w:rsidRPr="00E67C1F">
        <w:rPr>
          <w:rFonts w:hint="eastAsia"/>
          <w:rtl/>
        </w:rPr>
        <w:t>צריך</w:t>
      </w:r>
      <w:r w:rsidR="006605D1" w:rsidRPr="00E67C1F">
        <w:rPr>
          <w:rtl/>
        </w:rPr>
        <w:t xml:space="preserve"> </w:t>
      </w:r>
      <w:r w:rsidR="006605D1" w:rsidRPr="00E67C1F">
        <w:rPr>
          <w:rFonts w:hint="eastAsia"/>
          <w:rtl/>
        </w:rPr>
        <w:t>לתפוס</w:t>
      </w:r>
      <w:r w:rsidR="006605D1" w:rsidRPr="00E67C1F">
        <w:rPr>
          <w:rtl/>
        </w:rPr>
        <w:t xml:space="preserve"> </w:t>
      </w:r>
      <w:r w:rsidR="006605D1" w:rsidRPr="00E67C1F">
        <w:rPr>
          <w:rFonts w:hint="eastAsia"/>
          <w:rtl/>
        </w:rPr>
        <w:t>אותו</w:t>
      </w:r>
      <w:r w:rsidR="006605D1" w:rsidRPr="00E67C1F">
        <w:rPr>
          <w:rtl/>
        </w:rPr>
        <w:t xml:space="preserve"> </w:t>
      </w:r>
      <w:r w:rsidR="006605D1" w:rsidRPr="00E67C1F">
        <w:rPr>
          <w:rFonts w:hint="eastAsia"/>
          <w:rtl/>
        </w:rPr>
        <w:t>בפרק</w:t>
      </w:r>
      <w:r w:rsidR="006605D1" w:rsidRPr="00E67C1F">
        <w:rPr>
          <w:rtl/>
        </w:rPr>
        <w:t xml:space="preserve"> </w:t>
      </w:r>
      <w:r w:rsidR="006605D1" w:rsidRPr="00E67C1F">
        <w:rPr>
          <w:rFonts w:hint="eastAsia"/>
          <w:rtl/>
        </w:rPr>
        <w:t>כף</w:t>
      </w:r>
      <w:r w:rsidR="006605D1" w:rsidRPr="00E67C1F">
        <w:rPr>
          <w:rtl/>
        </w:rPr>
        <w:t xml:space="preserve"> </w:t>
      </w:r>
      <w:r w:rsidR="006605D1" w:rsidRPr="00E67C1F">
        <w:rPr>
          <w:rFonts w:hint="eastAsia"/>
          <w:rtl/>
        </w:rPr>
        <w:t>היד</w:t>
      </w:r>
      <w:r w:rsidR="00260CF9" w:rsidRPr="00E67C1F">
        <w:rPr>
          <w:rtl/>
        </w:rPr>
        <w:t xml:space="preserve">," הוא אמר בצער, "זה היה </w:t>
      </w:r>
      <w:r w:rsidR="00F97A34">
        <w:rPr>
          <w:rtl/>
        </w:rPr>
        <w:t>כל כך</w:t>
      </w:r>
      <w:r w:rsidR="00260CF9" w:rsidRPr="00E67C1F">
        <w:rPr>
          <w:rtl/>
        </w:rPr>
        <w:t xml:space="preserve"> מהיר</w:t>
      </w:r>
      <w:r w:rsidR="003E712F">
        <w:rPr>
          <w:rFonts w:hint="cs"/>
          <w:rtl/>
        </w:rPr>
        <w:t>.</w:t>
      </w:r>
      <w:r w:rsidR="00260CF9" w:rsidRPr="00E471BE">
        <w:rPr>
          <w:color w:val="A6A6A6" w:themeColor="background1" w:themeShade="A6"/>
          <w:rtl/>
        </w:rPr>
        <w:t xml:space="preserve"> </w:t>
      </w:r>
      <w:r w:rsidR="003E712F" w:rsidRPr="00E471BE">
        <w:rPr>
          <w:rFonts w:hint="cs"/>
          <w:color w:val="A6A6A6" w:themeColor="background1" w:themeShade="A6"/>
          <w:rtl/>
        </w:rPr>
        <w:t>[</w:t>
      </w:r>
      <w:r w:rsidR="00260CF9" w:rsidRPr="00E471BE">
        <w:rPr>
          <w:color w:val="A6A6A6" w:themeColor="background1" w:themeShade="A6"/>
          <w:rtl/>
        </w:rPr>
        <w:t>אבל אם הייתי תופס אותו – "</w:t>
      </w:r>
    </w:p>
    <w:p w14:paraId="1996B44E" w14:textId="7865A3D2" w:rsidR="00260CF9" w:rsidRPr="00E471BE" w:rsidRDefault="00260CF9" w:rsidP="00250000">
      <w:pPr>
        <w:rPr>
          <w:color w:val="A6A6A6" w:themeColor="background1" w:themeShade="A6"/>
          <w:rtl/>
        </w:rPr>
      </w:pPr>
      <w:r w:rsidRPr="00E471BE">
        <w:rPr>
          <w:color w:val="A6A6A6" w:themeColor="background1" w:themeShade="A6"/>
          <w:rtl/>
        </w:rPr>
        <w:t xml:space="preserve">"אז </w:t>
      </w:r>
      <w:r w:rsidRPr="00E471BE">
        <w:rPr>
          <w:rFonts w:hint="eastAsia"/>
          <w:color w:val="A6A6A6" w:themeColor="background1" w:themeShade="A6"/>
          <w:rtl/>
        </w:rPr>
        <w:t>זאת</w:t>
      </w:r>
      <w:r w:rsidRPr="00E471BE">
        <w:rPr>
          <w:color w:val="A6A6A6" w:themeColor="background1" w:themeShade="A6"/>
          <w:rtl/>
        </w:rPr>
        <w:t xml:space="preserve"> </w:t>
      </w:r>
      <w:r w:rsidRPr="00E471BE">
        <w:rPr>
          <w:rFonts w:hint="eastAsia"/>
          <w:color w:val="A6A6A6" w:themeColor="background1" w:themeShade="A6"/>
          <w:rtl/>
        </w:rPr>
        <w:t>בעצם</w:t>
      </w:r>
      <w:r w:rsidRPr="00E471BE">
        <w:rPr>
          <w:color w:val="A6A6A6" w:themeColor="background1" w:themeShade="A6"/>
          <w:rtl/>
        </w:rPr>
        <w:t xml:space="preserve"> </w:t>
      </w:r>
      <w:r w:rsidRPr="00E471BE">
        <w:rPr>
          <w:rFonts w:hint="eastAsia"/>
          <w:color w:val="A6A6A6" w:themeColor="background1" w:themeShade="A6"/>
          <w:rtl/>
        </w:rPr>
        <w:t>הצלחה</w:t>
      </w:r>
      <w:r w:rsidRPr="00E471BE">
        <w:rPr>
          <w:color w:val="A6A6A6" w:themeColor="background1" w:themeShade="A6"/>
          <w:rtl/>
        </w:rPr>
        <w:t xml:space="preserve"> </w:t>
      </w:r>
      <w:r w:rsidRPr="00E471BE">
        <w:rPr>
          <w:rFonts w:hint="eastAsia"/>
          <w:color w:val="A6A6A6" w:themeColor="background1" w:themeShade="A6"/>
          <w:rtl/>
        </w:rPr>
        <w:t>מבחינתך</w:t>
      </w:r>
      <w:r w:rsidRPr="00E471BE">
        <w:rPr>
          <w:color w:val="A6A6A6" w:themeColor="background1" w:themeShade="A6"/>
          <w:rtl/>
        </w:rPr>
        <w:t xml:space="preserve">, </w:t>
      </w:r>
      <w:r w:rsidRPr="00E471BE">
        <w:rPr>
          <w:rFonts w:hint="eastAsia"/>
          <w:color w:val="A6A6A6" w:themeColor="background1" w:themeShade="A6"/>
          <w:rtl/>
        </w:rPr>
        <w:t>כל</w:t>
      </w:r>
      <w:r w:rsidRPr="00E471BE">
        <w:rPr>
          <w:color w:val="A6A6A6" w:themeColor="background1" w:themeShade="A6"/>
          <w:rtl/>
        </w:rPr>
        <w:t xml:space="preserve"> </w:t>
      </w:r>
      <w:r w:rsidRPr="00E471BE">
        <w:rPr>
          <w:rFonts w:hint="eastAsia"/>
          <w:color w:val="A6A6A6" w:themeColor="background1" w:themeShade="A6"/>
          <w:rtl/>
        </w:rPr>
        <w:t>הפציעה</w:t>
      </w:r>
      <w:r w:rsidRPr="00E471BE">
        <w:rPr>
          <w:color w:val="A6A6A6" w:themeColor="background1" w:themeShade="A6"/>
          <w:rtl/>
        </w:rPr>
        <w:t xml:space="preserve"> </w:t>
      </w:r>
      <w:r w:rsidRPr="00E471BE">
        <w:rPr>
          <w:rFonts w:hint="eastAsia"/>
          <w:color w:val="A6A6A6" w:themeColor="background1" w:themeShade="A6"/>
          <w:rtl/>
        </w:rPr>
        <w:t>הזאת</w:t>
      </w:r>
      <w:r w:rsidRPr="00E471BE">
        <w:rPr>
          <w:color w:val="A6A6A6" w:themeColor="background1" w:themeShade="A6"/>
          <w:rtl/>
        </w:rPr>
        <w:t>?"</w:t>
      </w:r>
    </w:p>
    <w:p w14:paraId="6E4AA48D" w14:textId="1488ED50" w:rsidR="00260CF9" w:rsidRPr="00E67C1F" w:rsidRDefault="00260CF9" w:rsidP="00250000">
      <w:pPr>
        <w:rPr>
          <w:rtl/>
        </w:rPr>
      </w:pPr>
      <w:r w:rsidRPr="00E471BE">
        <w:rPr>
          <w:color w:val="A6A6A6" w:themeColor="background1" w:themeShade="A6"/>
          <w:rtl/>
        </w:rPr>
        <w:lastRenderedPageBreak/>
        <w:t>"ברור.</w:t>
      </w:r>
      <w:r w:rsidR="003E712F" w:rsidRPr="00E471BE">
        <w:rPr>
          <w:rFonts w:hint="cs"/>
          <w:color w:val="A6A6A6" w:themeColor="background1" w:themeShade="A6"/>
          <w:rtl/>
        </w:rPr>
        <w:t>]</w:t>
      </w:r>
      <w:r w:rsidRPr="00E471BE">
        <w:rPr>
          <w:color w:val="A6A6A6" w:themeColor="background1" w:themeShade="A6"/>
          <w:rtl/>
        </w:rPr>
        <w:t xml:space="preserve"> </w:t>
      </w:r>
      <w:r w:rsidRPr="00E67C1F">
        <w:rPr>
          <w:rtl/>
        </w:rPr>
        <w:t xml:space="preserve">הם </w:t>
      </w:r>
      <w:r w:rsidR="00114CFE" w:rsidRPr="00E67C1F">
        <w:rPr>
          <w:rFonts w:hint="eastAsia"/>
          <w:rtl/>
        </w:rPr>
        <w:t>שלפו</w:t>
      </w:r>
      <w:r w:rsidRPr="00E67C1F">
        <w:rPr>
          <w:rtl/>
        </w:rPr>
        <w:t xml:space="preserve"> סכין כי לא הצליחו להכניע אותי במכות</w:t>
      </w:r>
      <w:r w:rsidR="00E800FD" w:rsidRPr="00E800FD">
        <w:rPr>
          <w:rFonts w:cs="Times New Roman"/>
          <w:rtl/>
        </w:rPr>
        <w:t>, שלושה ביחד לא הצליחו!</w:t>
      </w:r>
      <w:r w:rsidRPr="00E67C1F">
        <w:rPr>
          <w:rtl/>
        </w:rPr>
        <w:t xml:space="preserve"> וגם </w:t>
      </w:r>
      <w:r w:rsidR="003E712F">
        <w:rPr>
          <w:rFonts w:hint="cs"/>
          <w:rtl/>
        </w:rPr>
        <w:t>מול</w:t>
      </w:r>
      <w:r w:rsidRPr="00E67C1F">
        <w:rPr>
          <w:rtl/>
        </w:rPr>
        <w:t xml:space="preserve"> סכין הגנתי על עצמי. אם הגידי הזה היה מנ</w:t>
      </w:r>
      <w:r w:rsidR="00114CFE" w:rsidRPr="00E67C1F">
        <w:rPr>
          <w:rFonts w:hint="eastAsia"/>
          <w:rtl/>
        </w:rPr>
        <w:t>יף</w:t>
      </w:r>
      <w:r w:rsidRPr="00E67C1F">
        <w:rPr>
          <w:rtl/>
        </w:rPr>
        <w:t xml:space="preserve"> שוב הייתי תופס את הסכין," הוא תרגל את תנועת התפיסה כמה פעמים, ביד</w:t>
      </w:r>
      <w:r w:rsidR="00A50CFD" w:rsidRPr="00E67C1F">
        <w:rPr>
          <w:rFonts w:hint="eastAsia"/>
          <w:rtl/>
        </w:rPr>
        <w:t>ו</w:t>
      </w:r>
      <w:r w:rsidRPr="00E67C1F">
        <w:rPr>
          <w:rtl/>
        </w:rPr>
        <w:t xml:space="preserve"> ה</w:t>
      </w:r>
      <w:r w:rsidR="009954AF">
        <w:rPr>
          <w:rFonts w:hint="cs"/>
          <w:rtl/>
        </w:rPr>
        <w:t>בריא</w:t>
      </w:r>
      <w:r w:rsidRPr="00E67C1F">
        <w:rPr>
          <w:rtl/>
        </w:rPr>
        <w:t xml:space="preserve">ה. "אבל </w:t>
      </w:r>
      <w:r w:rsidR="00114CFE" w:rsidRPr="00E67C1F">
        <w:rPr>
          <w:rFonts w:hint="eastAsia"/>
          <w:rtl/>
        </w:rPr>
        <w:t>כשהדם</w:t>
      </w:r>
      <w:r w:rsidR="00114CFE" w:rsidRPr="00E67C1F">
        <w:rPr>
          <w:rtl/>
        </w:rPr>
        <w:t xml:space="preserve"> התחיל לזרום הוא נבהל, וניצלתי את זה, </w:t>
      </w:r>
      <w:r w:rsidRPr="00E67C1F">
        <w:rPr>
          <w:rFonts w:hint="eastAsia"/>
          <w:rtl/>
        </w:rPr>
        <w:t>נתתי</w:t>
      </w:r>
      <w:r w:rsidRPr="00E67C1F">
        <w:rPr>
          <w:rtl/>
        </w:rPr>
        <w:t xml:space="preserve"> לו אגרוף כזה חזק ש – " </w:t>
      </w:r>
    </w:p>
    <w:p w14:paraId="6DE0BE7F" w14:textId="5D1C2C7D" w:rsidR="001069B1" w:rsidRDefault="00260CF9" w:rsidP="00250000">
      <w:pPr>
        <w:rPr>
          <w:rtl/>
        </w:rPr>
      </w:pPr>
      <w:r w:rsidRPr="00E67C1F">
        <w:rPr>
          <w:rtl/>
        </w:rPr>
        <w:t xml:space="preserve">"אז </w:t>
      </w:r>
      <w:r w:rsidR="00A50CFD" w:rsidRPr="00E67C1F">
        <w:rPr>
          <w:rFonts w:hint="eastAsia"/>
          <w:rtl/>
        </w:rPr>
        <w:t>הנער</w:t>
      </w:r>
      <w:r w:rsidRPr="00E67C1F">
        <w:rPr>
          <w:rtl/>
        </w:rPr>
        <w:t xml:space="preserve"> שחתך אותך הוא גידי?" </w:t>
      </w:r>
      <w:r w:rsidR="004330AE" w:rsidRPr="00E471BE">
        <w:rPr>
          <w:rFonts w:hint="cs"/>
          <w:color w:val="A6A6A6" w:themeColor="background1" w:themeShade="A6"/>
          <w:rtl/>
        </w:rPr>
        <w:t>[</w:t>
      </w:r>
      <w:r w:rsidR="00410CFB" w:rsidRPr="00E471BE">
        <w:rPr>
          <w:rFonts w:hint="eastAsia"/>
          <w:color w:val="A6A6A6" w:themeColor="background1" w:themeShade="A6"/>
          <w:rtl/>
        </w:rPr>
        <w:t>מארק</w:t>
      </w:r>
      <w:r w:rsidR="00410CFB" w:rsidRPr="00E471BE">
        <w:rPr>
          <w:color w:val="A6A6A6" w:themeColor="background1" w:themeShade="A6"/>
          <w:rtl/>
        </w:rPr>
        <w:t xml:space="preserve"> </w:t>
      </w:r>
      <w:r w:rsidR="00410CFB" w:rsidRPr="00E471BE">
        <w:rPr>
          <w:rFonts w:hint="eastAsia"/>
          <w:color w:val="A6A6A6" w:themeColor="background1" w:themeShade="A6"/>
          <w:rtl/>
        </w:rPr>
        <w:t>לא</w:t>
      </w:r>
      <w:r w:rsidR="00410CFB" w:rsidRPr="00E471BE">
        <w:rPr>
          <w:color w:val="A6A6A6" w:themeColor="background1" w:themeShade="A6"/>
          <w:rtl/>
        </w:rPr>
        <w:t xml:space="preserve"> </w:t>
      </w:r>
      <w:r w:rsidR="00410CFB" w:rsidRPr="00E471BE">
        <w:rPr>
          <w:rFonts w:hint="eastAsia"/>
          <w:color w:val="A6A6A6" w:themeColor="background1" w:themeShade="A6"/>
          <w:rtl/>
        </w:rPr>
        <w:t>הבין</w:t>
      </w:r>
      <w:r w:rsidR="00410CFB" w:rsidRPr="00E471BE">
        <w:rPr>
          <w:color w:val="A6A6A6" w:themeColor="background1" w:themeShade="A6"/>
          <w:rtl/>
        </w:rPr>
        <w:t xml:space="preserve"> </w:t>
      </w:r>
      <w:r w:rsidR="00410CFB" w:rsidRPr="00E471BE">
        <w:rPr>
          <w:rFonts w:hint="eastAsia"/>
          <w:color w:val="A6A6A6" w:themeColor="background1" w:themeShade="A6"/>
          <w:rtl/>
        </w:rPr>
        <w:t>אם</w:t>
      </w:r>
      <w:r w:rsidR="00410CFB" w:rsidRPr="00E471BE">
        <w:rPr>
          <w:color w:val="A6A6A6" w:themeColor="background1" w:themeShade="A6"/>
          <w:rtl/>
        </w:rPr>
        <w:t xml:space="preserve"> </w:t>
      </w:r>
      <w:r w:rsidR="00410CFB" w:rsidRPr="00E471BE">
        <w:rPr>
          <w:rFonts w:hint="eastAsia"/>
          <w:color w:val="A6A6A6" w:themeColor="background1" w:themeShade="A6"/>
          <w:rtl/>
        </w:rPr>
        <w:t>זה</w:t>
      </w:r>
      <w:r w:rsidR="00410CFB" w:rsidRPr="00E471BE">
        <w:rPr>
          <w:color w:val="A6A6A6" w:themeColor="background1" w:themeShade="A6"/>
          <w:rtl/>
        </w:rPr>
        <w:t xml:space="preserve"> </w:t>
      </w:r>
      <w:r w:rsidR="00410CFB" w:rsidRPr="00E471BE">
        <w:rPr>
          <w:rFonts w:hint="eastAsia"/>
          <w:color w:val="A6A6A6" w:themeColor="background1" w:themeShade="A6"/>
          <w:rtl/>
        </w:rPr>
        <w:t>שם</w:t>
      </w:r>
      <w:r w:rsidR="00410CFB" w:rsidRPr="00E471BE">
        <w:rPr>
          <w:color w:val="A6A6A6" w:themeColor="background1" w:themeShade="A6"/>
          <w:rtl/>
        </w:rPr>
        <w:t xml:space="preserve"> </w:t>
      </w:r>
      <w:r w:rsidR="00410CFB" w:rsidRPr="00E471BE">
        <w:rPr>
          <w:rFonts w:hint="eastAsia"/>
          <w:color w:val="A6A6A6" w:themeColor="background1" w:themeShade="A6"/>
          <w:rtl/>
        </w:rPr>
        <w:t>של</w:t>
      </w:r>
      <w:r w:rsidR="00410CFB" w:rsidRPr="00E471BE">
        <w:rPr>
          <w:color w:val="A6A6A6" w:themeColor="background1" w:themeShade="A6"/>
          <w:rtl/>
        </w:rPr>
        <w:t xml:space="preserve"> </w:t>
      </w:r>
      <w:r w:rsidR="00410CFB" w:rsidRPr="00E471BE">
        <w:rPr>
          <w:rFonts w:hint="eastAsia"/>
          <w:color w:val="A6A6A6" w:themeColor="background1" w:themeShade="A6"/>
          <w:rtl/>
        </w:rPr>
        <w:t>נער</w:t>
      </w:r>
      <w:r w:rsidR="00410CFB" w:rsidRPr="00E471BE">
        <w:rPr>
          <w:color w:val="A6A6A6" w:themeColor="background1" w:themeShade="A6"/>
          <w:rtl/>
        </w:rPr>
        <w:t xml:space="preserve"> </w:t>
      </w:r>
      <w:r w:rsidR="00410CFB" w:rsidRPr="00E471BE">
        <w:rPr>
          <w:rFonts w:hint="eastAsia"/>
          <w:color w:val="A6A6A6" w:themeColor="background1" w:themeShade="A6"/>
          <w:rtl/>
        </w:rPr>
        <w:t>בישראל</w:t>
      </w:r>
      <w:r w:rsidR="00410CFB" w:rsidRPr="00E471BE">
        <w:rPr>
          <w:color w:val="A6A6A6" w:themeColor="background1" w:themeShade="A6"/>
          <w:rtl/>
        </w:rPr>
        <w:t xml:space="preserve"> </w:t>
      </w:r>
      <w:r w:rsidR="00410CFB" w:rsidRPr="00E471BE">
        <w:rPr>
          <w:rFonts w:hint="eastAsia"/>
          <w:color w:val="A6A6A6" w:themeColor="background1" w:themeShade="A6"/>
          <w:rtl/>
        </w:rPr>
        <w:t>או</w:t>
      </w:r>
      <w:r w:rsidR="00410CFB" w:rsidRPr="00E471BE">
        <w:rPr>
          <w:color w:val="A6A6A6" w:themeColor="background1" w:themeShade="A6"/>
          <w:rtl/>
        </w:rPr>
        <w:t xml:space="preserve"> </w:t>
      </w:r>
      <w:r w:rsidR="00410CFB" w:rsidRPr="00E471BE">
        <w:rPr>
          <w:rFonts w:hint="eastAsia"/>
          <w:color w:val="A6A6A6" w:themeColor="background1" w:themeShade="A6"/>
          <w:rtl/>
        </w:rPr>
        <w:t>התיאור</w:t>
      </w:r>
      <w:r w:rsidR="00410CFB" w:rsidRPr="00E471BE">
        <w:rPr>
          <w:color w:val="A6A6A6" w:themeColor="background1" w:themeShade="A6"/>
          <w:rtl/>
        </w:rPr>
        <w:t xml:space="preserve"> </w:t>
      </w:r>
      <w:r w:rsidR="00410CFB" w:rsidRPr="00E471BE">
        <w:rPr>
          <w:rFonts w:hint="eastAsia"/>
          <w:color w:val="A6A6A6" w:themeColor="background1" w:themeShade="A6"/>
          <w:rtl/>
        </w:rPr>
        <w:t>שלו</w:t>
      </w:r>
      <w:r w:rsidR="00410CFB" w:rsidRPr="00E471BE">
        <w:rPr>
          <w:color w:val="A6A6A6" w:themeColor="background1" w:themeShade="A6"/>
          <w:rtl/>
        </w:rPr>
        <w:t xml:space="preserve">, </w:t>
      </w:r>
      <w:r w:rsidR="00410CFB" w:rsidRPr="00E471BE">
        <w:rPr>
          <w:rFonts w:hint="eastAsia"/>
          <w:color w:val="A6A6A6" w:themeColor="background1" w:themeShade="A6"/>
          <w:rtl/>
        </w:rPr>
        <w:t>מסוחרר</w:t>
      </w:r>
      <w:r w:rsidR="00410CFB" w:rsidRPr="00E471BE">
        <w:rPr>
          <w:color w:val="A6A6A6" w:themeColor="background1" w:themeShade="A6"/>
          <w:rtl/>
        </w:rPr>
        <w:t xml:space="preserve">, </w:t>
      </w:r>
      <w:r w:rsidR="00410CFB" w:rsidRPr="00E471BE">
        <w:rPr>
          <w:rFonts w:hint="eastAsia"/>
          <w:color w:val="A6A6A6" w:themeColor="background1" w:themeShade="A6"/>
          <w:rtl/>
        </w:rPr>
        <w:t>לאחר</w:t>
      </w:r>
      <w:r w:rsidR="00410CFB" w:rsidRPr="00E471BE">
        <w:rPr>
          <w:color w:val="A6A6A6" w:themeColor="background1" w:themeShade="A6"/>
          <w:rtl/>
        </w:rPr>
        <w:t xml:space="preserve"> </w:t>
      </w:r>
      <w:r w:rsidR="00410CFB" w:rsidRPr="00E471BE">
        <w:rPr>
          <w:rFonts w:hint="eastAsia"/>
          <w:color w:val="A6A6A6" w:themeColor="background1" w:themeShade="A6"/>
          <w:rtl/>
        </w:rPr>
        <w:t>שלושה</w:t>
      </w:r>
      <w:r w:rsidR="00410CFB" w:rsidRPr="00E471BE">
        <w:rPr>
          <w:color w:val="A6A6A6" w:themeColor="background1" w:themeShade="A6"/>
          <w:rtl/>
        </w:rPr>
        <w:t xml:space="preserve"> </w:t>
      </w:r>
      <w:r w:rsidR="00410CFB" w:rsidRPr="00E471BE">
        <w:rPr>
          <w:rFonts w:hint="eastAsia"/>
          <w:color w:val="A6A6A6" w:themeColor="background1" w:themeShade="A6"/>
          <w:rtl/>
        </w:rPr>
        <w:t>מאגרופיו</w:t>
      </w:r>
      <w:r w:rsidR="00410CFB" w:rsidRPr="00E471BE">
        <w:rPr>
          <w:color w:val="A6A6A6" w:themeColor="background1" w:themeShade="A6"/>
          <w:rtl/>
        </w:rPr>
        <w:t xml:space="preserve"> </w:t>
      </w:r>
      <w:r w:rsidR="00410CFB" w:rsidRPr="00E471BE">
        <w:rPr>
          <w:rFonts w:hint="eastAsia"/>
          <w:color w:val="A6A6A6" w:themeColor="background1" w:themeShade="A6"/>
          <w:rtl/>
        </w:rPr>
        <w:t>של</w:t>
      </w:r>
      <w:r w:rsidR="00410CFB" w:rsidRPr="00E471BE">
        <w:rPr>
          <w:color w:val="A6A6A6" w:themeColor="background1" w:themeShade="A6"/>
          <w:rtl/>
        </w:rPr>
        <w:t xml:space="preserve"> </w:t>
      </w:r>
      <w:r w:rsidR="00410CFB" w:rsidRPr="00E471BE">
        <w:rPr>
          <w:rFonts w:hint="eastAsia"/>
          <w:color w:val="A6A6A6" w:themeColor="background1" w:themeShade="A6"/>
          <w:rtl/>
        </w:rPr>
        <w:t>אלכס</w:t>
      </w:r>
      <w:r w:rsidR="00410CFB" w:rsidRPr="00E471BE">
        <w:rPr>
          <w:color w:val="A6A6A6" w:themeColor="background1" w:themeShade="A6"/>
          <w:rtl/>
        </w:rPr>
        <w:t>.</w:t>
      </w:r>
      <w:r w:rsidR="004330AE" w:rsidRPr="00E471BE">
        <w:rPr>
          <w:rFonts w:hint="cs"/>
          <w:color w:val="A6A6A6" w:themeColor="background1" w:themeShade="A6"/>
          <w:rtl/>
        </w:rPr>
        <w:t>]</w:t>
      </w:r>
      <w:r w:rsidR="00410CFB" w:rsidRPr="00E67C1F">
        <w:rPr>
          <w:rtl/>
        </w:rPr>
        <w:t xml:space="preserve"> </w:t>
      </w:r>
      <w:r w:rsidR="00410CFB" w:rsidRPr="00E67C1F">
        <w:rPr>
          <w:rFonts w:hint="eastAsia"/>
          <w:rtl/>
        </w:rPr>
        <w:t>אלכס</w:t>
      </w:r>
      <w:r w:rsidR="00410CFB" w:rsidRPr="00E67C1F">
        <w:rPr>
          <w:rtl/>
        </w:rPr>
        <w:t xml:space="preserve"> </w:t>
      </w:r>
      <w:r w:rsidR="00410CFB" w:rsidRPr="00E67C1F">
        <w:rPr>
          <w:rFonts w:hint="eastAsia"/>
          <w:rtl/>
        </w:rPr>
        <w:t>לא</w:t>
      </w:r>
      <w:r w:rsidR="00410CFB" w:rsidRPr="00E67C1F">
        <w:rPr>
          <w:rtl/>
        </w:rPr>
        <w:t xml:space="preserve"> </w:t>
      </w:r>
      <w:r w:rsidR="00410CFB" w:rsidRPr="00E67C1F">
        <w:rPr>
          <w:rFonts w:hint="eastAsia"/>
          <w:rtl/>
        </w:rPr>
        <w:t>הסכים</w:t>
      </w:r>
      <w:r w:rsidR="00410CFB" w:rsidRPr="00E67C1F">
        <w:rPr>
          <w:rtl/>
        </w:rPr>
        <w:t xml:space="preserve"> </w:t>
      </w:r>
      <w:r w:rsidR="00410CFB" w:rsidRPr="00E67C1F">
        <w:rPr>
          <w:rFonts w:hint="eastAsia"/>
          <w:rtl/>
        </w:rPr>
        <w:t>לגלות</w:t>
      </w:r>
      <w:r w:rsidR="00410CFB" w:rsidRPr="00E67C1F">
        <w:rPr>
          <w:rtl/>
        </w:rPr>
        <w:t xml:space="preserve"> </w:t>
      </w:r>
      <w:r w:rsidR="00410CFB" w:rsidRPr="00E67C1F">
        <w:rPr>
          <w:rFonts w:hint="eastAsia"/>
          <w:rtl/>
        </w:rPr>
        <w:t>לאיש</w:t>
      </w:r>
      <w:r w:rsidR="00410CFB" w:rsidRPr="00E67C1F">
        <w:rPr>
          <w:rtl/>
        </w:rPr>
        <w:t xml:space="preserve"> </w:t>
      </w:r>
      <w:r w:rsidR="00410CFB" w:rsidRPr="00E67C1F">
        <w:rPr>
          <w:rFonts w:hint="eastAsia"/>
          <w:rtl/>
        </w:rPr>
        <w:t>מי</w:t>
      </w:r>
      <w:r w:rsidR="00410CFB" w:rsidRPr="00E67C1F">
        <w:rPr>
          <w:rtl/>
        </w:rPr>
        <w:t xml:space="preserve"> </w:t>
      </w:r>
      <w:r w:rsidR="00E800FD">
        <w:rPr>
          <w:rFonts w:hint="cs"/>
          <w:rtl/>
        </w:rPr>
        <w:t>דקר</w:t>
      </w:r>
      <w:r w:rsidR="00410CFB" w:rsidRPr="00E67C1F">
        <w:rPr>
          <w:rtl/>
        </w:rPr>
        <w:t xml:space="preserve"> </w:t>
      </w:r>
      <w:r w:rsidR="00410CFB" w:rsidRPr="00E67C1F">
        <w:rPr>
          <w:rFonts w:hint="eastAsia"/>
          <w:rtl/>
        </w:rPr>
        <w:t>אותו</w:t>
      </w:r>
      <w:r w:rsidR="00410CFB" w:rsidRPr="00E67C1F">
        <w:rPr>
          <w:rtl/>
        </w:rPr>
        <w:t xml:space="preserve">, </w:t>
      </w:r>
      <w:r w:rsidR="00410CFB" w:rsidRPr="00E67C1F">
        <w:rPr>
          <w:rFonts w:hint="eastAsia"/>
          <w:rtl/>
        </w:rPr>
        <w:t>לא</w:t>
      </w:r>
      <w:r w:rsidR="00410CFB" w:rsidRPr="00E67C1F">
        <w:rPr>
          <w:rtl/>
        </w:rPr>
        <w:t xml:space="preserve"> </w:t>
      </w:r>
      <w:r w:rsidR="00410CFB" w:rsidRPr="00E67C1F">
        <w:rPr>
          <w:rFonts w:hint="eastAsia"/>
          <w:rtl/>
        </w:rPr>
        <w:t>לחוקר</w:t>
      </w:r>
      <w:r w:rsidR="008B4427" w:rsidRPr="00E67C1F">
        <w:rPr>
          <w:rFonts w:hint="eastAsia"/>
          <w:rtl/>
        </w:rPr>
        <w:t>ת</w:t>
      </w:r>
      <w:r w:rsidR="00410CFB" w:rsidRPr="00E67C1F">
        <w:rPr>
          <w:rtl/>
        </w:rPr>
        <w:t xml:space="preserve"> הנוער ולא ליועצת </w:t>
      </w:r>
      <w:r w:rsidR="008B4427" w:rsidRPr="00E67C1F">
        <w:rPr>
          <w:rFonts w:hint="eastAsia"/>
          <w:rtl/>
        </w:rPr>
        <w:t>בית</w:t>
      </w:r>
      <w:r w:rsidR="008B4427" w:rsidRPr="00E67C1F">
        <w:rPr>
          <w:rtl/>
        </w:rPr>
        <w:t xml:space="preserve">-הספר </w:t>
      </w:r>
      <w:r w:rsidR="00410CFB" w:rsidRPr="00E67C1F">
        <w:rPr>
          <w:rFonts w:hint="eastAsia"/>
          <w:rtl/>
        </w:rPr>
        <w:t>ו</w:t>
      </w:r>
      <w:r w:rsidR="00E43C94">
        <w:rPr>
          <w:rFonts w:hint="cs"/>
          <w:rtl/>
        </w:rPr>
        <w:t xml:space="preserve">לא </w:t>
      </w:r>
      <w:r w:rsidR="004330AE">
        <w:rPr>
          <w:rFonts w:hint="cs"/>
          <w:rtl/>
        </w:rPr>
        <w:t>ל</w:t>
      </w:r>
      <w:r w:rsidR="00410CFB" w:rsidRPr="00E67C1F">
        <w:rPr>
          <w:rFonts w:hint="eastAsia"/>
          <w:rtl/>
        </w:rPr>
        <w:t>פסיכולוגית</w:t>
      </w:r>
      <w:r w:rsidR="00410CFB" w:rsidRPr="00E67C1F">
        <w:rPr>
          <w:rtl/>
        </w:rPr>
        <w:t xml:space="preserve"> </w:t>
      </w:r>
      <w:r w:rsidR="00410CFB" w:rsidRPr="00E67C1F">
        <w:rPr>
          <w:rFonts w:hint="eastAsia"/>
          <w:rtl/>
        </w:rPr>
        <w:t>שהוזעק</w:t>
      </w:r>
      <w:r w:rsidR="00EA433B">
        <w:rPr>
          <w:rFonts w:hint="cs"/>
          <w:rtl/>
        </w:rPr>
        <w:t>ה</w:t>
      </w:r>
      <w:r w:rsidR="00410CFB" w:rsidRPr="00E67C1F">
        <w:rPr>
          <w:rtl/>
        </w:rPr>
        <w:t xml:space="preserve"> לדובב אותו. </w:t>
      </w:r>
    </w:p>
    <w:p w14:paraId="6DF111A9" w14:textId="20704436" w:rsidR="006E7C93" w:rsidRDefault="006E7C93" w:rsidP="00250000">
      <w:pPr>
        <w:rPr>
          <w:rtl/>
        </w:rPr>
      </w:pPr>
      <w:bookmarkStart w:id="290" w:name="_Hlk522283782"/>
      <w:r>
        <w:rPr>
          <w:rFonts w:hint="cs"/>
          <w:rtl/>
        </w:rPr>
        <w:t>"</w:t>
      </w:r>
      <w:r w:rsidR="00504BE8">
        <w:rPr>
          <w:rFonts w:hint="cs"/>
          <w:rtl/>
        </w:rPr>
        <w:t>אל תתי</w:t>
      </w:r>
      <w:r w:rsidR="00E471BE">
        <w:rPr>
          <w:rFonts w:hint="cs"/>
          <w:rtl/>
        </w:rPr>
        <w:t>י</w:t>
      </w:r>
      <w:r w:rsidR="00504BE8">
        <w:rPr>
          <w:rFonts w:hint="cs"/>
          <w:rtl/>
        </w:rPr>
        <w:t>חס לזה."</w:t>
      </w:r>
    </w:p>
    <w:p w14:paraId="187A2CAF" w14:textId="42FCE713" w:rsidR="000533B3" w:rsidRPr="00E67C1F" w:rsidRDefault="000533B3" w:rsidP="00250000">
      <w:pPr>
        <w:rPr>
          <w:rtl/>
        </w:rPr>
      </w:pPr>
      <w:r w:rsidRPr="00E67C1F">
        <w:rPr>
          <w:rtl/>
        </w:rPr>
        <w:t>"</w:t>
      </w:r>
      <w:r w:rsidR="00504BE8">
        <w:rPr>
          <w:rFonts w:hint="cs"/>
          <w:rtl/>
        </w:rPr>
        <w:t>שמת לב</w:t>
      </w:r>
      <w:r w:rsidR="00E471BE">
        <w:rPr>
          <w:rFonts w:hint="cs"/>
          <w:rtl/>
        </w:rPr>
        <w:t>?</w:t>
      </w:r>
      <w:r w:rsidR="00504BE8">
        <w:rPr>
          <w:rFonts w:hint="cs"/>
          <w:rtl/>
        </w:rPr>
        <w:t xml:space="preserve"> </w:t>
      </w:r>
      <w:bookmarkEnd w:id="290"/>
      <w:r w:rsidRPr="00E67C1F">
        <w:rPr>
          <w:rtl/>
        </w:rPr>
        <w:t xml:space="preserve">מאז </w:t>
      </w:r>
      <w:r w:rsidRPr="00E67C1F">
        <w:rPr>
          <w:rFonts w:hint="eastAsia"/>
          <w:rtl/>
        </w:rPr>
        <w:t>שהגענו</w:t>
      </w:r>
      <w:r w:rsidRPr="00E67C1F">
        <w:rPr>
          <w:rtl/>
        </w:rPr>
        <w:t xml:space="preserve"> </w:t>
      </w:r>
      <w:r w:rsidRPr="00E67C1F">
        <w:rPr>
          <w:rFonts w:hint="eastAsia"/>
          <w:rtl/>
        </w:rPr>
        <w:t>לישראל</w:t>
      </w:r>
      <w:r w:rsidRPr="00E67C1F">
        <w:rPr>
          <w:rtl/>
        </w:rPr>
        <w:t xml:space="preserve"> </w:t>
      </w:r>
      <w:r w:rsidRPr="00E67C1F">
        <w:rPr>
          <w:rFonts w:hint="eastAsia"/>
          <w:rtl/>
        </w:rPr>
        <w:t>הפסקת</w:t>
      </w:r>
      <w:r w:rsidRPr="00E67C1F">
        <w:rPr>
          <w:rtl/>
        </w:rPr>
        <w:t xml:space="preserve"> </w:t>
      </w:r>
      <w:r w:rsidRPr="00E67C1F">
        <w:rPr>
          <w:rFonts w:hint="eastAsia"/>
          <w:rtl/>
        </w:rPr>
        <w:t>להתאמן</w:t>
      </w:r>
      <w:r w:rsidRPr="00E67C1F">
        <w:rPr>
          <w:rtl/>
        </w:rPr>
        <w:t>."</w:t>
      </w:r>
    </w:p>
    <w:p w14:paraId="4705288B" w14:textId="5D379E88" w:rsidR="000533B3" w:rsidRPr="00E67C1F" w:rsidRDefault="000533B3" w:rsidP="00250000">
      <w:pPr>
        <w:rPr>
          <w:rtl/>
        </w:rPr>
      </w:pPr>
      <w:r w:rsidRPr="00E67C1F">
        <w:rPr>
          <w:rtl/>
        </w:rPr>
        <w:t>"</w:t>
      </w:r>
      <w:r w:rsidRPr="00E67C1F">
        <w:rPr>
          <w:rFonts w:hint="eastAsia"/>
          <w:rtl/>
        </w:rPr>
        <w:t>להתאמן</w:t>
      </w:r>
      <w:r w:rsidR="004330AE" w:rsidRPr="004330AE">
        <w:rPr>
          <w:rtl/>
        </w:rPr>
        <w:t xml:space="preserve"> </w:t>
      </w:r>
      <w:r w:rsidR="004330AE" w:rsidRPr="00E67C1F">
        <w:rPr>
          <w:rtl/>
        </w:rPr>
        <w:t>במה</w:t>
      </w:r>
      <w:r w:rsidRPr="00E67C1F">
        <w:rPr>
          <w:rtl/>
        </w:rPr>
        <w:t>?"</w:t>
      </w:r>
    </w:p>
    <w:p w14:paraId="4C695298" w14:textId="39C9C0F1" w:rsidR="000533B3" w:rsidRPr="00E67C1F" w:rsidRDefault="000533B3" w:rsidP="00250000">
      <w:pPr>
        <w:rPr>
          <w:rtl/>
        </w:rPr>
      </w:pPr>
      <w:r w:rsidRPr="00E67C1F">
        <w:rPr>
          <w:rtl/>
        </w:rPr>
        <w:t>"</w:t>
      </w:r>
      <w:r w:rsidRPr="00E67C1F">
        <w:rPr>
          <w:rFonts w:hint="eastAsia"/>
          <w:rtl/>
        </w:rPr>
        <w:t>תחשוב</w:t>
      </w:r>
      <w:r w:rsidRPr="00E67C1F">
        <w:rPr>
          <w:rtl/>
        </w:rPr>
        <w:t xml:space="preserve"> </w:t>
      </w:r>
      <w:r w:rsidRPr="00E67C1F">
        <w:rPr>
          <w:rFonts w:hint="eastAsia"/>
          <w:rtl/>
        </w:rPr>
        <w:t>על</w:t>
      </w:r>
      <w:r w:rsidRPr="00E67C1F">
        <w:rPr>
          <w:rtl/>
        </w:rPr>
        <w:t xml:space="preserve"> </w:t>
      </w:r>
      <w:r w:rsidRPr="00E67C1F">
        <w:rPr>
          <w:rFonts w:hint="eastAsia"/>
          <w:rtl/>
        </w:rPr>
        <w:t>זה</w:t>
      </w:r>
      <w:r w:rsidRPr="00E67C1F">
        <w:rPr>
          <w:rtl/>
        </w:rPr>
        <w:t xml:space="preserve">, </w:t>
      </w:r>
      <w:r w:rsidRPr="00E67C1F">
        <w:rPr>
          <w:rFonts w:hint="eastAsia"/>
          <w:rtl/>
        </w:rPr>
        <w:t>הירידה</w:t>
      </w:r>
      <w:r w:rsidRPr="00E67C1F">
        <w:rPr>
          <w:rtl/>
        </w:rPr>
        <w:t xml:space="preserve"> </w:t>
      </w:r>
      <w:r w:rsidRPr="00E67C1F">
        <w:rPr>
          <w:rFonts w:hint="eastAsia"/>
          <w:rtl/>
        </w:rPr>
        <w:t>התלולה</w:t>
      </w:r>
      <w:r w:rsidRPr="00E67C1F">
        <w:rPr>
          <w:rtl/>
        </w:rPr>
        <w:t xml:space="preserve"> </w:t>
      </w:r>
      <w:r w:rsidRPr="00E67C1F">
        <w:rPr>
          <w:rFonts w:hint="eastAsia"/>
          <w:rtl/>
        </w:rPr>
        <w:t>בפעילות</w:t>
      </w:r>
      <w:r w:rsidRPr="00E67C1F">
        <w:rPr>
          <w:rtl/>
        </w:rPr>
        <w:t xml:space="preserve"> </w:t>
      </w:r>
      <w:r w:rsidRPr="00E67C1F">
        <w:rPr>
          <w:rFonts w:hint="eastAsia"/>
          <w:rtl/>
        </w:rPr>
        <w:t>גופנית</w:t>
      </w:r>
      <w:r w:rsidRPr="00E67C1F">
        <w:rPr>
          <w:rtl/>
        </w:rPr>
        <w:t xml:space="preserve"> </w:t>
      </w:r>
      <w:r w:rsidRPr="00E67C1F">
        <w:rPr>
          <w:rFonts w:hint="eastAsia"/>
          <w:rtl/>
        </w:rPr>
        <w:t>גורמת</w:t>
      </w:r>
      <w:r w:rsidRPr="00E67C1F">
        <w:rPr>
          <w:rtl/>
        </w:rPr>
        <w:t xml:space="preserve"> </w:t>
      </w:r>
      <w:r w:rsidRPr="00E67C1F">
        <w:rPr>
          <w:rFonts w:hint="eastAsia"/>
          <w:rtl/>
        </w:rPr>
        <w:t>לפחות</w:t>
      </w:r>
      <w:r w:rsidRPr="00E67C1F">
        <w:rPr>
          <w:rtl/>
        </w:rPr>
        <w:t xml:space="preserve"> </w:t>
      </w:r>
      <w:r w:rsidRPr="00E67C1F">
        <w:rPr>
          <w:rFonts w:hint="eastAsia"/>
          <w:rtl/>
        </w:rPr>
        <w:t>לחלק</w:t>
      </w:r>
      <w:r w:rsidRPr="00E67C1F">
        <w:rPr>
          <w:rtl/>
        </w:rPr>
        <w:t xml:space="preserve"> </w:t>
      </w:r>
      <w:r w:rsidRPr="00E67C1F">
        <w:rPr>
          <w:rFonts w:hint="eastAsia"/>
          <w:rtl/>
        </w:rPr>
        <w:t>מהמרה</w:t>
      </w:r>
      <w:r w:rsidRPr="00E67C1F">
        <w:rPr>
          <w:rtl/>
        </w:rPr>
        <w:t xml:space="preserve"> </w:t>
      </w:r>
      <w:r w:rsidRPr="00E67C1F">
        <w:rPr>
          <w:rFonts w:hint="eastAsia"/>
          <w:rtl/>
        </w:rPr>
        <w:t>השחורה</w:t>
      </w:r>
      <w:r w:rsidRPr="00E67C1F">
        <w:rPr>
          <w:rtl/>
        </w:rPr>
        <w:t xml:space="preserve"> </w:t>
      </w:r>
      <w:r w:rsidRPr="00E67C1F">
        <w:rPr>
          <w:rFonts w:hint="eastAsia"/>
          <w:rtl/>
        </w:rPr>
        <w:t>שלך</w:t>
      </w:r>
      <w:r w:rsidRPr="00E67C1F">
        <w:rPr>
          <w:rtl/>
        </w:rPr>
        <w:t>."</w:t>
      </w:r>
    </w:p>
    <w:p w14:paraId="373B7731" w14:textId="7C8B78BB" w:rsidR="000533B3" w:rsidRPr="00E67C1F" w:rsidRDefault="000533B3" w:rsidP="00250000">
      <w:pPr>
        <w:rPr>
          <w:rtl/>
        </w:rPr>
      </w:pPr>
      <w:r w:rsidRPr="00E67C1F">
        <w:rPr>
          <w:rtl/>
        </w:rPr>
        <w:t xml:space="preserve">"שום </w:t>
      </w:r>
      <w:r w:rsidRPr="00E67C1F">
        <w:rPr>
          <w:rFonts w:hint="eastAsia"/>
          <w:rtl/>
        </w:rPr>
        <w:t>מרה</w:t>
      </w:r>
      <w:r w:rsidRPr="00E67C1F">
        <w:rPr>
          <w:rtl/>
        </w:rPr>
        <w:t xml:space="preserve"> </w:t>
      </w:r>
      <w:r w:rsidRPr="00E67C1F">
        <w:rPr>
          <w:rFonts w:hint="eastAsia"/>
          <w:rtl/>
        </w:rPr>
        <w:t>שחורה</w:t>
      </w:r>
      <w:r w:rsidRPr="00E67C1F">
        <w:rPr>
          <w:rtl/>
        </w:rPr>
        <w:t xml:space="preserve">, </w:t>
      </w:r>
      <w:r w:rsidRPr="00E67C1F">
        <w:rPr>
          <w:rFonts w:hint="eastAsia"/>
          <w:rtl/>
        </w:rPr>
        <w:t>תפסיק</w:t>
      </w:r>
      <w:r w:rsidRPr="00E67C1F">
        <w:rPr>
          <w:rtl/>
        </w:rPr>
        <w:t>."</w:t>
      </w:r>
    </w:p>
    <w:p w14:paraId="083DDEAA" w14:textId="638CBBCC" w:rsidR="004627AB" w:rsidRPr="00E67C1F" w:rsidRDefault="004627AB" w:rsidP="00250000">
      <w:pPr>
        <w:rPr>
          <w:rtl/>
        </w:rPr>
      </w:pPr>
      <w:r w:rsidRPr="00E67C1F">
        <w:rPr>
          <w:rtl/>
        </w:rPr>
        <w:t>"אם היית מתאמן</w:t>
      </w:r>
      <w:r w:rsidR="004330AE">
        <w:rPr>
          <w:rFonts w:hint="cs"/>
          <w:rtl/>
        </w:rPr>
        <w:t>,</w:t>
      </w:r>
      <w:r w:rsidR="00896152" w:rsidRPr="00E67C1F">
        <w:rPr>
          <w:rtl/>
        </w:rPr>
        <w:t xml:space="preserve"> </w:t>
      </w:r>
      <w:r w:rsidR="000533B3" w:rsidRPr="00E67C1F">
        <w:rPr>
          <w:rFonts w:hint="eastAsia"/>
          <w:rtl/>
        </w:rPr>
        <w:t>אפילו</w:t>
      </w:r>
      <w:r w:rsidR="000533B3" w:rsidRPr="00E67C1F">
        <w:rPr>
          <w:rtl/>
        </w:rPr>
        <w:t xml:space="preserve"> סתם </w:t>
      </w:r>
      <w:r w:rsidR="00896152" w:rsidRPr="00E67C1F">
        <w:rPr>
          <w:rFonts w:hint="eastAsia"/>
          <w:rtl/>
        </w:rPr>
        <w:t>איתי</w:t>
      </w:r>
      <w:r w:rsidRPr="00E67C1F">
        <w:rPr>
          <w:rtl/>
        </w:rPr>
        <w:t>, התיאבון שלך היה גובר, ואם היית אוכל מאכלים יותר בריאים ומפס</w:t>
      </w:r>
      <w:r w:rsidR="00896152" w:rsidRPr="00E67C1F">
        <w:rPr>
          <w:rtl/>
        </w:rPr>
        <w:t>יק לעשן</w:t>
      </w:r>
      <w:r w:rsidR="00DB69A4" w:rsidRPr="00E67C1F">
        <w:rPr>
          <w:rtl/>
        </w:rPr>
        <w:t>,</w:t>
      </w:r>
      <w:r w:rsidRPr="00E67C1F">
        <w:rPr>
          <w:rtl/>
        </w:rPr>
        <w:t xml:space="preserve"> היית </w:t>
      </w:r>
      <w:r w:rsidR="00DB69A4" w:rsidRPr="00E67C1F">
        <w:rPr>
          <w:rFonts w:hint="eastAsia"/>
          <w:rtl/>
        </w:rPr>
        <w:t>גם</w:t>
      </w:r>
      <w:r w:rsidR="00DB69A4" w:rsidRPr="00E67C1F">
        <w:rPr>
          <w:rtl/>
        </w:rPr>
        <w:t xml:space="preserve"> </w:t>
      </w:r>
      <w:r w:rsidRPr="00E67C1F">
        <w:rPr>
          <w:rtl/>
        </w:rPr>
        <w:t>צומח."</w:t>
      </w:r>
    </w:p>
    <w:p w14:paraId="6B8B65EA" w14:textId="77777777" w:rsidR="0026246E" w:rsidRPr="00E67C1F" w:rsidRDefault="0026246E" w:rsidP="00250000">
      <w:pPr>
        <w:rPr>
          <w:rtl/>
        </w:rPr>
      </w:pPr>
      <w:r w:rsidRPr="00E67C1F">
        <w:rPr>
          <w:rtl/>
        </w:rPr>
        <w:t xml:space="preserve">[בגיל 16.5 </w:t>
      </w:r>
      <w:r w:rsidRPr="00E67C1F">
        <w:rPr>
          <w:rFonts w:hint="eastAsia"/>
          <w:rtl/>
        </w:rPr>
        <w:t>גם</w:t>
      </w:r>
      <w:r w:rsidRPr="00E67C1F">
        <w:rPr>
          <w:rtl/>
        </w:rPr>
        <w:t xml:space="preserve"> </w:t>
      </w:r>
      <w:r w:rsidRPr="00E67C1F">
        <w:rPr>
          <w:rFonts w:hint="eastAsia"/>
          <w:rtl/>
        </w:rPr>
        <w:t>דניאל</w:t>
      </w:r>
      <w:r w:rsidRPr="00E67C1F">
        <w:rPr>
          <w:rtl/>
        </w:rPr>
        <w:t xml:space="preserve"> </w:t>
      </w:r>
      <w:r w:rsidRPr="00E67C1F">
        <w:rPr>
          <w:rFonts w:hint="eastAsia"/>
          <w:rtl/>
        </w:rPr>
        <w:t>לא</w:t>
      </w:r>
      <w:r w:rsidRPr="00E67C1F">
        <w:rPr>
          <w:rtl/>
        </w:rPr>
        <w:t xml:space="preserve"> </w:t>
      </w:r>
      <w:r w:rsidRPr="00E67C1F">
        <w:rPr>
          <w:rFonts w:hint="eastAsia"/>
          <w:rtl/>
        </w:rPr>
        <w:t>מתגלח</w:t>
      </w:r>
      <w:r w:rsidRPr="00E67C1F">
        <w:rPr>
          <w:rtl/>
        </w:rPr>
        <w:t xml:space="preserve"> </w:t>
      </w:r>
      <w:r w:rsidRPr="00E67C1F">
        <w:rPr>
          <w:rFonts w:hint="eastAsia"/>
          <w:rtl/>
        </w:rPr>
        <w:t>כל</w:t>
      </w:r>
      <w:r w:rsidRPr="00E67C1F">
        <w:rPr>
          <w:rtl/>
        </w:rPr>
        <w:t xml:space="preserve"> </w:t>
      </w:r>
      <w:r w:rsidRPr="00E67C1F">
        <w:rPr>
          <w:rFonts w:hint="eastAsia"/>
          <w:rtl/>
        </w:rPr>
        <w:t>יום</w:t>
      </w:r>
      <w:r w:rsidRPr="00E67C1F">
        <w:rPr>
          <w:rtl/>
        </w:rPr>
        <w:t xml:space="preserve">!!! </w:t>
      </w:r>
      <w:r w:rsidRPr="00E67C1F">
        <w:rPr>
          <w:rFonts w:hint="eastAsia"/>
          <w:rtl/>
        </w:rPr>
        <w:t>ולא</w:t>
      </w:r>
      <w:r w:rsidRPr="00E67C1F">
        <w:rPr>
          <w:rtl/>
        </w:rPr>
        <w:t xml:space="preserve"> </w:t>
      </w:r>
      <w:r w:rsidRPr="00E67C1F">
        <w:rPr>
          <w:rFonts w:hint="eastAsia"/>
          <w:rtl/>
        </w:rPr>
        <w:t>כל</w:t>
      </w:r>
      <w:r w:rsidRPr="00E67C1F">
        <w:rPr>
          <w:rtl/>
        </w:rPr>
        <w:t xml:space="preserve"> </w:t>
      </w:r>
      <w:r w:rsidRPr="00E67C1F">
        <w:rPr>
          <w:rFonts w:hint="eastAsia"/>
          <w:rtl/>
        </w:rPr>
        <w:t>שבוע</w:t>
      </w:r>
      <w:r w:rsidRPr="00E67C1F">
        <w:rPr>
          <w:rtl/>
        </w:rPr>
        <w:t xml:space="preserve">!!! </w:t>
      </w:r>
      <w:r w:rsidRPr="00E67C1F">
        <w:rPr>
          <w:rFonts w:hint="eastAsia"/>
          <w:rtl/>
        </w:rPr>
        <w:t>ואלכס</w:t>
      </w:r>
      <w:r w:rsidRPr="00E67C1F">
        <w:rPr>
          <w:rtl/>
        </w:rPr>
        <w:t xml:space="preserve"> </w:t>
      </w:r>
      <w:r w:rsidRPr="00E67C1F">
        <w:rPr>
          <w:rFonts w:hint="eastAsia"/>
          <w:rtl/>
        </w:rPr>
        <w:t>פה</w:t>
      </w:r>
      <w:r w:rsidRPr="00E67C1F">
        <w:rPr>
          <w:rtl/>
        </w:rPr>
        <w:t xml:space="preserve"> </w:t>
      </w:r>
      <w:r w:rsidRPr="00E67C1F">
        <w:rPr>
          <w:rFonts w:hint="eastAsia"/>
          <w:rtl/>
        </w:rPr>
        <w:t>בן</w:t>
      </w:r>
      <w:r w:rsidRPr="00E67C1F">
        <w:rPr>
          <w:rtl/>
        </w:rPr>
        <w:t xml:space="preserve"> 15.5]</w:t>
      </w:r>
    </w:p>
    <w:p w14:paraId="313112D1" w14:textId="748A460F" w:rsidR="000533B3" w:rsidRDefault="000533B3" w:rsidP="007E3A91">
      <w:pPr>
        <w:rPr>
          <w:rtl/>
        </w:rPr>
      </w:pPr>
      <w:r w:rsidRPr="00E67C1F">
        <w:rPr>
          <w:rtl/>
        </w:rPr>
        <w:t xml:space="preserve">"כל </w:t>
      </w:r>
      <w:r w:rsidRPr="00E67C1F">
        <w:rPr>
          <w:rFonts w:hint="eastAsia"/>
          <w:rtl/>
        </w:rPr>
        <w:t>הצמיחה</w:t>
      </w:r>
      <w:r w:rsidRPr="00E67C1F">
        <w:rPr>
          <w:rtl/>
        </w:rPr>
        <w:t xml:space="preserve"> </w:t>
      </w:r>
      <w:r w:rsidRPr="00E67C1F">
        <w:rPr>
          <w:rFonts w:hint="eastAsia"/>
          <w:rtl/>
        </w:rPr>
        <w:t>הזאת</w:t>
      </w:r>
      <w:r w:rsidRPr="00E67C1F">
        <w:rPr>
          <w:rtl/>
        </w:rPr>
        <w:t xml:space="preserve"> </w:t>
      </w:r>
      <w:r w:rsidRPr="00E67C1F">
        <w:rPr>
          <w:rFonts w:hint="eastAsia"/>
          <w:rtl/>
        </w:rPr>
        <w:t>לא</w:t>
      </w:r>
      <w:r w:rsidRPr="00E67C1F">
        <w:rPr>
          <w:rtl/>
        </w:rPr>
        <w:t xml:space="preserve"> </w:t>
      </w:r>
      <w:r w:rsidRPr="00E67C1F">
        <w:rPr>
          <w:rFonts w:hint="eastAsia"/>
          <w:rtl/>
        </w:rPr>
        <w:t>מעניינת</w:t>
      </w:r>
      <w:r w:rsidRPr="00E67C1F">
        <w:rPr>
          <w:rtl/>
        </w:rPr>
        <w:t xml:space="preserve"> </w:t>
      </w:r>
      <w:r w:rsidRPr="00E67C1F">
        <w:rPr>
          <w:rFonts w:hint="eastAsia"/>
          <w:rtl/>
        </w:rPr>
        <w:t>אותי</w:t>
      </w:r>
      <w:r w:rsidRPr="00E67C1F">
        <w:rPr>
          <w:rtl/>
        </w:rPr>
        <w:t xml:space="preserve">." </w:t>
      </w:r>
      <w:r w:rsidR="00F37C05">
        <w:rPr>
          <w:rFonts w:hint="cs"/>
          <w:rtl/>
        </w:rPr>
        <w:t>[</w:t>
      </w:r>
      <w:r w:rsidRPr="00E67C1F">
        <w:rPr>
          <w:rFonts w:hint="eastAsia"/>
          <w:rtl/>
        </w:rPr>
        <w:t>דווקא</w:t>
      </w:r>
      <w:r w:rsidRPr="00E67C1F">
        <w:rPr>
          <w:rtl/>
        </w:rPr>
        <w:t xml:space="preserve"> </w:t>
      </w:r>
      <w:r w:rsidRPr="00E67C1F">
        <w:rPr>
          <w:rFonts w:hint="eastAsia"/>
          <w:rtl/>
        </w:rPr>
        <w:t>פוטנציאל</w:t>
      </w:r>
      <w:r w:rsidRPr="00E67C1F">
        <w:rPr>
          <w:rtl/>
        </w:rPr>
        <w:t xml:space="preserve"> </w:t>
      </w:r>
      <w:r w:rsidRPr="00E67C1F">
        <w:rPr>
          <w:rFonts w:hint="eastAsia"/>
          <w:rtl/>
        </w:rPr>
        <w:t>הצמיחה</w:t>
      </w:r>
      <w:r w:rsidRPr="00E67C1F">
        <w:rPr>
          <w:rtl/>
        </w:rPr>
        <w:t xml:space="preserve"> </w:t>
      </w:r>
      <w:r w:rsidRPr="00E67C1F">
        <w:rPr>
          <w:rFonts w:hint="eastAsia"/>
          <w:rtl/>
        </w:rPr>
        <w:t>שרדף</w:t>
      </w:r>
      <w:r w:rsidRPr="00E67C1F">
        <w:rPr>
          <w:rtl/>
        </w:rPr>
        <w:t xml:space="preserve"> </w:t>
      </w:r>
      <w:r w:rsidRPr="00E67C1F">
        <w:rPr>
          <w:rFonts w:hint="eastAsia"/>
          <w:rtl/>
        </w:rPr>
        <w:t>אותו</w:t>
      </w:r>
      <w:r w:rsidRPr="00E67C1F">
        <w:rPr>
          <w:rtl/>
        </w:rPr>
        <w:t xml:space="preserve"> </w:t>
      </w:r>
      <w:r w:rsidRPr="00E67C1F">
        <w:rPr>
          <w:rFonts w:hint="eastAsia"/>
          <w:rtl/>
        </w:rPr>
        <w:t>כל</w:t>
      </w:r>
      <w:r w:rsidRPr="00E67C1F">
        <w:rPr>
          <w:rtl/>
        </w:rPr>
        <w:t xml:space="preserve"> </w:t>
      </w:r>
      <w:r w:rsidRPr="00E67C1F">
        <w:rPr>
          <w:rFonts w:hint="eastAsia"/>
          <w:rtl/>
        </w:rPr>
        <w:t>השנים</w:t>
      </w:r>
      <w:r w:rsidRPr="00E67C1F">
        <w:rPr>
          <w:rtl/>
        </w:rPr>
        <w:t xml:space="preserve"> </w:t>
      </w:r>
      <w:r w:rsidRPr="00E67C1F">
        <w:rPr>
          <w:rFonts w:hint="eastAsia"/>
          <w:rtl/>
        </w:rPr>
        <w:t>ה</w:t>
      </w:r>
      <w:r w:rsidR="008B4427" w:rsidRPr="00E67C1F">
        <w:rPr>
          <w:rFonts w:hint="eastAsia"/>
          <w:rtl/>
        </w:rPr>
        <w:t>יה</w:t>
      </w:r>
      <w:r w:rsidR="008B4427" w:rsidRPr="00E67C1F">
        <w:rPr>
          <w:rtl/>
        </w:rPr>
        <w:t xml:space="preserve"> בעוכריו, כך האמין., כי </w:t>
      </w:r>
      <w:r w:rsidRPr="00E67C1F">
        <w:rPr>
          <w:rFonts w:hint="eastAsia"/>
          <w:rtl/>
        </w:rPr>
        <w:t>מנע</w:t>
      </w:r>
      <w:r w:rsidRPr="00E67C1F">
        <w:rPr>
          <w:rtl/>
        </w:rPr>
        <w:t xml:space="preserve"> ממנו להשלים עם גובהו. ואם פותחים דף חדש, אז כן זה נמאס לו, נמאס לגמרי, </w:t>
      </w:r>
      <w:r w:rsidRPr="00E67C1F">
        <w:rPr>
          <w:rFonts w:cs="Times New Roman"/>
          <w:rtl/>
        </w:rPr>
        <w:t xml:space="preserve">דווקא העובדה שכביכול היה לו פוטנציאל צמיחה היה בעוכריו </w:t>
      </w:r>
      <w:r w:rsidR="008B4427" w:rsidRPr="00E67C1F">
        <w:rPr>
          <w:rFonts w:cs="Times New Roman"/>
          <w:rtl/>
        </w:rPr>
        <w:t>–</w:t>
      </w:r>
      <w:r w:rsidRPr="00E67C1F">
        <w:rPr>
          <w:rFonts w:cs="Times New Roman"/>
          <w:rtl/>
        </w:rPr>
        <w:t xml:space="preserve"> זה מנע ממנו להשלים עם גובהו. הוא, מבחינתו לא הפריע לו ולא היה עקרוני עבורו מה יהיה גובהו ובאופן כללי מראהו החיצוני, ומזמן היה משלים בשימחה עם היותו נמוך. אם היה יכול </w:t>
      </w:r>
      <w:r w:rsidR="008B4427" w:rsidRPr="00E67C1F">
        <w:rPr>
          <w:rFonts w:cs="Times New Roman" w:hint="eastAsia"/>
          <w:rtl/>
        </w:rPr>
        <w:t>ל</w:t>
      </w:r>
      <w:r w:rsidRPr="00E67C1F">
        <w:rPr>
          <w:rFonts w:cs="Times New Roman"/>
          <w:rtl/>
        </w:rPr>
        <w:t xml:space="preserve">שנות כל דבר בגופו, היה מעדיף להיות מוצק, שרירי, רחב מאשר גבוה. גובהו כלל לא הפריע לו. אלא שלא </w:t>
      </w:r>
      <w:r w:rsidR="001C5A04">
        <w:rPr>
          <w:rFonts w:cs="Times New Roman"/>
          <w:rtl/>
        </w:rPr>
        <w:t>הייתה</w:t>
      </w:r>
      <w:r w:rsidRPr="00E67C1F">
        <w:rPr>
          <w:rFonts w:cs="Times New Roman"/>
          <w:rtl/>
        </w:rPr>
        <w:t xml:space="preserve"> בדיקה לפוטנציאל שריריות עתידי, ואם היה אימו בהחלט לא </w:t>
      </w:r>
      <w:r w:rsidR="001C5A04">
        <w:rPr>
          <w:rFonts w:cs="Times New Roman"/>
          <w:rtl/>
        </w:rPr>
        <w:t>הייתה</w:t>
      </w:r>
      <w:r w:rsidRPr="00E67C1F">
        <w:rPr>
          <w:rFonts w:cs="Times New Roman"/>
          <w:rtl/>
        </w:rPr>
        <w:t xml:space="preserve"> לוקחת אותו אליה. אבל בכל פעם שהחליט שלעזאזל עם כל זה, נמאס לו והוא מסתפק </w:t>
      </w:r>
      <w:r w:rsidR="008B4427" w:rsidRPr="00E67C1F">
        <w:rPr>
          <w:rFonts w:cs="Times New Roman" w:hint="eastAsia"/>
          <w:rtl/>
        </w:rPr>
        <w:t>בהיותו</w:t>
      </w:r>
      <w:r w:rsidR="008B4427" w:rsidRPr="00E67C1F">
        <w:rPr>
          <w:rFonts w:cs="Times New Roman"/>
          <w:rtl/>
        </w:rPr>
        <w:t xml:space="preserve"> </w:t>
      </w:r>
      <w:r w:rsidR="008B4427" w:rsidRPr="00E67C1F">
        <w:rPr>
          <w:rFonts w:cs="Times New Roman" w:hint="eastAsia"/>
          <w:rtl/>
        </w:rPr>
        <w:t>נמוך</w:t>
      </w:r>
      <w:r w:rsidRPr="00E67C1F">
        <w:rPr>
          <w:rFonts w:cs="Times New Roman"/>
          <w:rtl/>
        </w:rPr>
        <w:t>, ה</w:t>
      </w:r>
      <w:r w:rsidR="004330AE">
        <w:rPr>
          <w:rFonts w:cs="Times New Roman" w:hint="cs"/>
          <w:rtl/>
        </w:rPr>
        <w:t>תקיימה</w:t>
      </w:r>
      <w:r w:rsidRPr="00E67C1F">
        <w:rPr>
          <w:rFonts w:cs="Times New Roman"/>
          <w:rtl/>
        </w:rPr>
        <w:t xml:space="preserve"> הפגישה אצל הרופא והבטחותיו לצמיחה מוגברת מונעת ממנו להשלים עם עצמו.</w:t>
      </w:r>
      <w:r w:rsidR="00F37C05">
        <w:rPr>
          <w:rFonts w:cs="Times New Roman" w:hint="cs"/>
          <w:rtl/>
        </w:rPr>
        <w:t>]</w:t>
      </w:r>
    </w:p>
    <w:p w14:paraId="5DD1A4FD" w14:textId="2088644D" w:rsidR="004627AB" w:rsidRPr="00E471BE" w:rsidRDefault="004627AB" w:rsidP="007E3A91">
      <w:pPr>
        <w:rPr>
          <w:color w:val="A6A6A6" w:themeColor="background1" w:themeShade="A6"/>
          <w:rtl/>
        </w:rPr>
      </w:pPr>
      <w:bookmarkStart w:id="291" w:name="_Hlk522283495"/>
      <w:r w:rsidRPr="00CD067C">
        <w:rPr>
          <w:rtl/>
        </w:rPr>
        <w:t>"</w:t>
      </w:r>
      <w:r w:rsidR="009954AF">
        <w:rPr>
          <w:rFonts w:hint="cs"/>
          <w:rtl/>
        </w:rPr>
        <w:t xml:space="preserve">לא מעניינת? </w:t>
      </w:r>
      <w:r w:rsidRPr="00CD067C">
        <w:rPr>
          <w:rtl/>
        </w:rPr>
        <w:t>אתה א</w:t>
      </w:r>
      <w:r w:rsidR="00544A57">
        <w:rPr>
          <w:rtl/>
        </w:rPr>
        <w:t xml:space="preserve">פילו עדיין לא צריך להתגלח </w:t>
      </w:r>
      <w:r w:rsidR="007E3A91">
        <w:rPr>
          <w:rFonts w:hint="cs"/>
          <w:rtl/>
        </w:rPr>
        <w:t>בכלל</w:t>
      </w:r>
      <w:r w:rsidR="00993C90">
        <w:rPr>
          <w:rFonts w:hint="cs"/>
          <w:rtl/>
        </w:rPr>
        <w:t>,</w:t>
      </w:r>
      <w:r w:rsidRPr="00CD067C">
        <w:rPr>
          <w:rtl/>
        </w:rPr>
        <w:t>"</w:t>
      </w:r>
      <w:bookmarkEnd w:id="291"/>
      <w:r w:rsidR="004330AE">
        <w:rPr>
          <w:rFonts w:hint="cs"/>
          <w:rtl/>
        </w:rPr>
        <w:t xml:space="preserve"> </w:t>
      </w:r>
      <w:bookmarkStart w:id="292" w:name="_Hlk531768709"/>
      <w:r w:rsidR="004330AE" w:rsidRPr="004330AE">
        <w:rPr>
          <w:rFonts w:cs="Times New Roman"/>
          <w:rtl/>
        </w:rPr>
        <w:t>מארק נאנח</w:t>
      </w:r>
      <w:r w:rsidR="00993C90">
        <w:rPr>
          <w:rFonts w:cs="Times New Roman" w:hint="cs"/>
          <w:rtl/>
        </w:rPr>
        <w:t>.</w:t>
      </w:r>
      <w:r w:rsidR="004330AE" w:rsidRPr="004330AE">
        <w:rPr>
          <w:rFonts w:cs="Times New Roman"/>
          <w:rtl/>
        </w:rPr>
        <w:t xml:space="preserve"> </w:t>
      </w:r>
      <w:r w:rsidR="00791A90" w:rsidRPr="00E471BE">
        <w:rPr>
          <w:rFonts w:cs="Times New Roman" w:hint="cs"/>
          <w:color w:val="A6A6A6" w:themeColor="background1" w:themeShade="A6"/>
          <w:rtl/>
        </w:rPr>
        <w:t>[</w:t>
      </w:r>
      <w:r w:rsidR="00F37C05" w:rsidRPr="00E471BE">
        <w:rPr>
          <w:rFonts w:cs="Times New Roman" w:hint="cs"/>
          <w:color w:val="A6A6A6" w:themeColor="background1" w:themeShade="A6"/>
          <w:rtl/>
        </w:rPr>
        <w:t xml:space="preserve">הוא </w:t>
      </w:r>
      <w:bookmarkEnd w:id="292"/>
      <w:r w:rsidR="00E43C94" w:rsidRPr="00E471BE">
        <w:rPr>
          <w:rFonts w:cs="Times New Roman"/>
          <w:color w:val="A6A6A6" w:themeColor="background1" w:themeShade="A6"/>
          <w:rtl/>
        </w:rPr>
        <w:t>לא הבין מדוע אחיו מתעקש לא להתעניין במה שחשוב</w:t>
      </w:r>
      <w:r w:rsidR="00E43C94" w:rsidRPr="00E471BE">
        <w:rPr>
          <w:rFonts w:cs="Times New Roman" w:hint="cs"/>
          <w:color w:val="A6A6A6" w:themeColor="background1" w:themeShade="A6"/>
          <w:rtl/>
        </w:rPr>
        <w:t xml:space="preserve">. </w:t>
      </w:r>
      <w:r w:rsidR="004330AE" w:rsidRPr="00E471BE">
        <w:rPr>
          <w:rFonts w:cs="Times New Roman"/>
          <w:color w:val="A6A6A6" w:themeColor="background1" w:themeShade="A6"/>
          <w:rtl/>
        </w:rPr>
        <w:t>אדישותו של אלכס בנוגע ל</w:t>
      </w:r>
      <w:r w:rsidR="00D54C3E" w:rsidRPr="00E471BE">
        <w:rPr>
          <w:rFonts w:cs="Times New Roman"/>
          <w:color w:val="A6A6A6" w:themeColor="background1" w:themeShade="A6"/>
          <w:rtl/>
        </w:rPr>
        <w:t>ממד</w:t>
      </w:r>
      <w:r w:rsidR="004330AE" w:rsidRPr="00E471BE">
        <w:rPr>
          <w:rFonts w:cs="Times New Roman"/>
          <w:color w:val="A6A6A6" w:themeColor="background1" w:themeShade="A6"/>
          <w:rtl/>
        </w:rPr>
        <w:t>יו העציבה אותו.</w:t>
      </w:r>
      <w:r w:rsidR="00791A90" w:rsidRPr="00E471BE">
        <w:rPr>
          <w:rFonts w:cs="Times New Roman" w:hint="cs"/>
          <w:color w:val="A6A6A6" w:themeColor="background1" w:themeShade="A6"/>
          <w:rtl/>
        </w:rPr>
        <w:t xml:space="preserve"> </w:t>
      </w:r>
      <w:r w:rsidR="00791A90" w:rsidRPr="00E471BE">
        <w:rPr>
          <w:rFonts w:cs="Times New Roman"/>
          <w:color w:val="A6A6A6" w:themeColor="background1" w:themeShade="A6"/>
          <w:rtl/>
        </w:rPr>
        <w:t>טיבה של העזרה שיהיה בכוחו להושיט לאח שכזה</w:t>
      </w:r>
      <w:r w:rsidR="00E800FD" w:rsidRPr="00E471BE">
        <w:rPr>
          <w:rFonts w:cs="Times New Roman"/>
          <w:color w:val="A6A6A6" w:themeColor="background1" w:themeShade="A6"/>
          <w:rtl/>
        </w:rPr>
        <w:t>, שלא התעניין בקומתו הנמוכה,</w:t>
      </w:r>
      <w:r w:rsidR="00791A90" w:rsidRPr="00E471BE">
        <w:rPr>
          <w:rFonts w:cs="Times New Roman"/>
          <w:color w:val="A6A6A6" w:themeColor="background1" w:themeShade="A6"/>
          <w:rtl/>
        </w:rPr>
        <w:t xml:space="preserve"> היה נפלא מבינתו.</w:t>
      </w:r>
    </w:p>
    <w:p w14:paraId="4EB355CD" w14:textId="0B048941" w:rsidR="004627AB" w:rsidRPr="00E471BE" w:rsidRDefault="004627AB" w:rsidP="00250000">
      <w:pPr>
        <w:rPr>
          <w:color w:val="A6A6A6" w:themeColor="background1" w:themeShade="A6"/>
          <w:rtl/>
        </w:rPr>
      </w:pPr>
      <w:r w:rsidRPr="00E471BE">
        <w:rPr>
          <w:color w:val="A6A6A6" w:themeColor="background1" w:themeShade="A6"/>
          <w:rtl/>
        </w:rPr>
        <w:t>"טוב."</w:t>
      </w:r>
    </w:p>
    <w:p w14:paraId="50EF75C9" w14:textId="77777777" w:rsidR="004627AB" w:rsidRPr="00E471BE" w:rsidRDefault="007E3A91" w:rsidP="00250000">
      <w:pPr>
        <w:rPr>
          <w:color w:val="A6A6A6" w:themeColor="background1" w:themeShade="A6"/>
          <w:rtl/>
        </w:rPr>
      </w:pPr>
      <w:r w:rsidRPr="00E471BE">
        <w:rPr>
          <w:color w:val="A6A6A6" w:themeColor="background1" w:themeShade="A6"/>
          <w:rtl/>
        </w:rPr>
        <w:t>"א</w:t>
      </w:r>
      <w:r w:rsidRPr="00E471BE">
        <w:rPr>
          <w:rFonts w:hint="cs"/>
          <w:color w:val="A6A6A6" w:themeColor="background1" w:themeShade="A6"/>
          <w:rtl/>
        </w:rPr>
        <w:t>ולי לעולם לא תצטרך להתגלח</w:t>
      </w:r>
      <w:r w:rsidR="004627AB" w:rsidRPr="00E471BE">
        <w:rPr>
          <w:color w:val="A6A6A6" w:themeColor="background1" w:themeShade="A6"/>
          <w:rtl/>
        </w:rPr>
        <w:t>."</w:t>
      </w:r>
    </w:p>
    <w:p w14:paraId="0D867178" w14:textId="77777777" w:rsidR="004627AB" w:rsidRPr="00E471BE" w:rsidRDefault="004627AB" w:rsidP="00250000">
      <w:pPr>
        <w:rPr>
          <w:color w:val="A6A6A6" w:themeColor="background1" w:themeShade="A6"/>
          <w:rtl/>
        </w:rPr>
      </w:pPr>
      <w:r w:rsidRPr="00E471BE">
        <w:rPr>
          <w:color w:val="A6A6A6" w:themeColor="background1" w:themeShade="A6"/>
          <w:rtl/>
        </w:rPr>
        <w:t>"טירוף."</w:t>
      </w:r>
    </w:p>
    <w:p w14:paraId="328CCEC2" w14:textId="5EE4C456" w:rsidR="009954AF" w:rsidRPr="00E471BE" w:rsidRDefault="009954AF" w:rsidP="00250000">
      <w:pPr>
        <w:rPr>
          <w:color w:val="A6A6A6" w:themeColor="background1" w:themeShade="A6"/>
          <w:rtl/>
        </w:rPr>
      </w:pPr>
      <w:r w:rsidRPr="00E471BE">
        <w:rPr>
          <w:rFonts w:hint="cs"/>
          <w:color w:val="A6A6A6" w:themeColor="background1" w:themeShade="A6"/>
          <w:rtl/>
        </w:rPr>
        <w:t>]</w:t>
      </w:r>
    </w:p>
    <w:p w14:paraId="79BBCD13" w14:textId="15B742DD" w:rsidR="004627AB" w:rsidRPr="00CD067C" w:rsidRDefault="004627AB" w:rsidP="00250000">
      <w:pPr>
        <w:rPr>
          <w:rtl/>
        </w:rPr>
      </w:pPr>
      <w:r w:rsidRPr="00CD067C">
        <w:rPr>
          <w:rtl/>
        </w:rPr>
        <w:t>"מה קורה עם ההוא, הוא לא לומד פה?"</w:t>
      </w:r>
    </w:p>
    <w:p w14:paraId="34B752DB" w14:textId="77777777" w:rsidR="004627AB" w:rsidRPr="00CD067C" w:rsidRDefault="004627AB" w:rsidP="00250000">
      <w:pPr>
        <w:rPr>
          <w:rtl/>
        </w:rPr>
      </w:pPr>
      <w:r w:rsidRPr="00CD067C">
        <w:rPr>
          <w:rtl/>
        </w:rPr>
        <w:t>"מי?"</w:t>
      </w:r>
    </w:p>
    <w:p w14:paraId="77F26642" w14:textId="44664E70" w:rsidR="004627AB" w:rsidRPr="00CD067C" w:rsidRDefault="004627AB" w:rsidP="00250000">
      <w:pPr>
        <w:rPr>
          <w:rtl/>
        </w:rPr>
      </w:pPr>
      <w:r w:rsidRPr="00CD067C">
        <w:rPr>
          <w:rtl/>
        </w:rPr>
        <w:t>"זה שהרביץ לך כל קיץ כשהיינו ילדים."</w:t>
      </w:r>
    </w:p>
    <w:p w14:paraId="2949F5DA" w14:textId="77777777" w:rsidR="004627AB" w:rsidRPr="00CD067C" w:rsidRDefault="004627AB" w:rsidP="00250000">
      <w:pPr>
        <w:rPr>
          <w:rtl/>
        </w:rPr>
      </w:pPr>
      <w:r w:rsidRPr="00CD067C">
        <w:rPr>
          <w:rtl/>
        </w:rPr>
        <w:t>"הוא פה, בטח שהוא פה."</w:t>
      </w:r>
    </w:p>
    <w:p w14:paraId="15697A0C" w14:textId="77777777" w:rsidR="004627AB" w:rsidRPr="00CD067C" w:rsidRDefault="004627AB" w:rsidP="00250000">
      <w:pPr>
        <w:rPr>
          <w:rtl/>
        </w:rPr>
      </w:pPr>
      <w:r w:rsidRPr="00CD067C">
        <w:rPr>
          <w:rtl/>
        </w:rPr>
        <w:t>"אז איך קראו לו?"</w:t>
      </w:r>
    </w:p>
    <w:p w14:paraId="0A7BEDA3" w14:textId="04540551" w:rsidR="004627AB" w:rsidRPr="00CD067C" w:rsidRDefault="004627AB" w:rsidP="00250000">
      <w:pPr>
        <w:rPr>
          <w:rtl/>
        </w:rPr>
      </w:pPr>
      <w:r w:rsidRPr="00CD067C">
        <w:rPr>
          <w:rtl/>
        </w:rPr>
        <w:t>אלכס חכך את לחי</w:t>
      </w:r>
      <w:r w:rsidR="00544A57">
        <w:rPr>
          <w:rFonts w:hint="cs"/>
          <w:rtl/>
        </w:rPr>
        <w:t>י</w:t>
      </w:r>
      <w:r w:rsidRPr="00CD067C">
        <w:rPr>
          <w:rtl/>
        </w:rPr>
        <w:t xml:space="preserve">ו. הזיפים </w:t>
      </w:r>
      <w:r w:rsidR="00896152">
        <w:rPr>
          <w:rFonts w:hint="cs"/>
          <w:rtl/>
        </w:rPr>
        <w:t xml:space="preserve">המעטים והרכים </w:t>
      </w:r>
      <w:r w:rsidRPr="00CD067C">
        <w:rPr>
          <w:rtl/>
        </w:rPr>
        <w:t xml:space="preserve">שלו צמחו בהירים, זאת לא </w:t>
      </w:r>
      <w:r w:rsidR="001C5A04">
        <w:rPr>
          <w:rtl/>
        </w:rPr>
        <w:t>הייתה</w:t>
      </w:r>
      <w:r w:rsidRPr="00CD067C">
        <w:rPr>
          <w:rtl/>
        </w:rPr>
        <w:t xml:space="preserve"> אשמתו שכמעט לא נראו.</w:t>
      </w:r>
    </w:p>
    <w:p w14:paraId="4F58406F" w14:textId="77777777" w:rsidR="004627AB" w:rsidRPr="00CD067C" w:rsidRDefault="004627AB" w:rsidP="00250000">
      <w:pPr>
        <w:rPr>
          <w:rtl/>
        </w:rPr>
      </w:pPr>
      <w:r w:rsidRPr="00CD067C">
        <w:rPr>
          <w:rtl/>
        </w:rPr>
        <w:lastRenderedPageBreak/>
        <w:t>"איך קראו לו?"</w:t>
      </w:r>
    </w:p>
    <w:p w14:paraId="07ACC156" w14:textId="77777777" w:rsidR="004627AB" w:rsidRPr="00CD067C" w:rsidRDefault="004627AB" w:rsidP="00250000">
      <w:pPr>
        <w:rPr>
          <w:rtl/>
        </w:rPr>
      </w:pPr>
      <w:r w:rsidRPr="00CD067C">
        <w:rPr>
          <w:rtl/>
        </w:rPr>
        <w:t>"ארקדי," אלכס לחש.</w:t>
      </w:r>
    </w:p>
    <w:p w14:paraId="0981C003" w14:textId="769FEEEE" w:rsidR="004627AB" w:rsidRPr="00CD067C" w:rsidRDefault="004330AE" w:rsidP="00250000">
      <w:pPr>
        <w:rPr>
          <w:rtl/>
        </w:rPr>
      </w:pPr>
      <w:r>
        <w:rPr>
          <w:rFonts w:hint="cs"/>
          <w:rtl/>
        </w:rPr>
        <w:t>[</w:t>
      </w:r>
      <w:r w:rsidR="004627AB" w:rsidRPr="00CD067C">
        <w:rPr>
          <w:rtl/>
        </w:rPr>
        <w:t>"אה כן, ארקדי. הוא בכיתה שלך?"</w:t>
      </w:r>
    </w:p>
    <w:p w14:paraId="51AFD64E" w14:textId="77777777" w:rsidR="004627AB" w:rsidRPr="00CD067C" w:rsidRDefault="004627AB" w:rsidP="00250000">
      <w:pPr>
        <w:rPr>
          <w:rtl/>
        </w:rPr>
      </w:pPr>
      <w:r w:rsidRPr="00CD067C">
        <w:rPr>
          <w:rtl/>
        </w:rPr>
        <w:t>"לא, הוא ב-י"א3."</w:t>
      </w:r>
    </w:p>
    <w:p w14:paraId="118B6A6C" w14:textId="77777777" w:rsidR="004330AE" w:rsidRDefault="004330AE" w:rsidP="00250000">
      <w:pPr>
        <w:rPr>
          <w:rtl/>
        </w:rPr>
      </w:pPr>
      <w:r>
        <w:rPr>
          <w:rFonts w:hint="cs"/>
          <w:rtl/>
        </w:rPr>
        <w:t>]</w:t>
      </w:r>
    </w:p>
    <w:p w14:paraId="61BD5669" w14:textId="7CB6F2BE" w:rsidR="004627AB" w:rsidRPr="00CD067C" w:rsidRDefault="004627AB" w:rsidP="00250000">
      <w:pPr>
        <w:rPr>
          <w:rtl/>
        </w:rPr>
      </w:pPr>
      <w:r w:rsidRPr="00CD067C">
        <w:rPr>
          <w:rtl/>
        </w:rPr>
        <w:t>"אמרת לו שלום מאז?"</w:t>
      </w:r>
    </w:p>
    <w:p w14:paraId="37A8DF73" w14:textId="373CB8DC" w:rsidR="004627AB" w:rsidRPr="00CD067C" w:rsidRDefault="004627AB" w:rsidP="00250000">
      <w:pPr>
        <w:rPr>
          <w:rtl/>
        </w:rPr>
      </w:pPr>
      <w:r w:rsidRPr="00CD067C">
        <w:rPr>
          <w:rtl/>
        </w:rPr>
        <w:t>"הוא לא זוכר אותי."</w:t>
      </w:r>
    </w:p>
    <w:p w14:paraId="36BB41FD" w14:textId="5835119E" w:rsidR="004627AB" w:rsidRPr="00CD067C" w:rsidRDefault="00C86EF7" w:rsidP="00DB69A4">
      <w:pPr>
        <w:rPr>
          <w:rtl/>
        </w:rPr>
      </w:pPr>
      <w:r>
        <w:rPr>
          <w:rFonts w:hint="cs"/>
          <w:rtl/>
        </w:rPr>
        <w:t>[</w:t>
      </w:r>
      <w:r w:rsidR="004627AB" w:rsidRPr="00CD067C">
        <w:rPr>
          <w:rtl/>
        </w:rPr>
        <w:t>"רוצה שאני אבוא איתך לדבר איתו?"</w:t>
      </w:r>
    </w:p>
    <w:p w14:paraId="48DF537D" w14:textId="2743B9B6" w:rsidR="004627AB" w:rsidRPr="00CD067C" w:rsidRDefault="004627AB" w:rsidP="00250000">
      <w:pPr>
        <w:rPr>
          <w:rtl/>
        </w:rPr>
      </w:pPr>
      <w:r w:rsidRPr="00CD067C">
        <w:rPr>
          <w:rtl/>
        </w:rPr>
        <w:t xml:space="preserve">"מה </w:t>
      </w:r>
      <w:r w:rsidR="004C59E0">
        <w:rPr>
          <w:rtl/>
        </w:rPr>
        <w:t>פתאום</w:t>
      </w:r>
      <w:r w:rsidRPr="00CD067C">
        <w:rPr>
          <w:rtl/>
        </w:rPr>
        <w:t>? רד ממני כבר."</w:t>
      </w:r>
    </w:p>
    <w:p w14:paraId="6815FDD5" w14:textId="77777777" w:rsidR="00C86EF7" w:rsidRDefault="00C86EF7" w:rsidP="00250000">
      <w:pPr>
        <w:rPr>
          <w:rtl/>
        </w:rPr>
      </w:pPr>
      <w:r>
        <w:rPr>
          <w:rFonts w:hint="cs"/>
          <w:rtl/>
        </w:rPr>
        <w:t>]</w:t>
      </w:r>
    </w:p>
    <w:p w14:paraId="3A92AE50" w14:textId="0203D52E" w:rsidR="004627AB" w:rsidRPr="00CD067C" w:rsidRDefault="004627AB" w:rsidP="00250000">
      <w:pPr>
        <w:rPr>
          <w:rtl/>
        </w:rPr>
      </w:pPr>
      <w:r w:rsidRPr="00CD067C">
        <w:rPr>
          <w:rtl/>
        </w:rPr>
        <w:t>"איפה הוא נמצא?"</w:t>
      </w:r>
    </w:p>
    <w:p w14:paraId="28360CFA" w14:textId="46DDA341" w:rsidR="004627AB" w:rsidRPr="00CD067C" w:rsidRDefault="004627AB" w:rsidP="00DB69A4">
      <w:pPr>
        <w:rPr>
          <w:rtl/>
        </w:rPr>
      </w:pPr>
      <w:r w:rsidRPr="00CD067C">
        <w:rPr>
          <w:rtl/>
        </w:rPr>
        <w:t>"</w:t>
      </w:r>
      <w:r w:rsidR="00A57F2F">
        <w:rPr>
          <w:rFonts w:hint="cs"/>
          <w:rtl/>
        </w:rPr>
        <w:t xml:space="preserve">בהפסקות </w:t>
      </w:r>
      <w:r w:rsidRPr="00CD067C">
        <w:rPr>
          <w:rtl/>
        </w:rPr>
        <w:t xml:space="preserve">הוא </w:t>
      </w:r>
      <w:r w:rsidR="004C0660">
        <w:rPr>
          <w:rFonts w:hint="cs"/>
          <w:rtl/>
        </w:rPr>
        <w:t xml:space="preserve">יושב </w:t>
      </w:r>
      <w:r w:rsidR="00324301">
        <w:rPr>
          <w:rFonts w:hint="cs"/>
          <w:rtl/>
        </w:rPr>
        <w:t xml:space="preserve">על </w:t>
      </w:r>
      <w:r w:rsidRPr="00CD067C">
        <w:rPr>
          <w:rtl/>
        </w:rPr>
        <w:t>ספסל מתחת לעץ</w:t>
      </w:r>
      <w:r w:rsidR="00DB69A4">
        <w:rPr>
          <w:rFonts w:hint="cs"/>
          <w:rtl/>
        </w:rPr>
        <w:t xml:space="preserve"> </w:t>
      </w:r>
      <w:r w:rsidR="00324301">
        <w:rPr>
          <w:rFonts w:hint="cs"/>
          <w:rtl/>
        </w:rPr>
        <w:t>ש</w:t>
      </w:r>
      <w:r w:rsidRPr="00CD067C">
        <w:rPr>
          <w:rtl/>
        </w:rPr>
        <w:t>ליד חדר האחות. עם החברה שלו."</w:t>
      </w:r>
    </w:p>
    <w:p w14:paraId="3C9CAB76" w14:textId="77777777" w:rsidR="004627AB" w:rsidRPr="00CD067C" w:rsidRDefault="004627AB" w:rsidP="00250000">
      <w:pPr>
        <w:rPr>
          <w:rtl/>
        </w:rPr>
      </w:pPr>
      <w:r w:rsidRPr="00CD067C">
        <w:rPr>
          <w:rtl/>
        </w:rPr>
        <w:t>"אז בוא נלך לשם."</w:t>
      </w:r>
    </w:p>
    <w:p w14:paraId="616AA322" w14:textId="154BA40B" w:rsidR="004627AB" w:rsidRPr="00CD067C" w:rsidRDefault="00BB2FEF" w:rsidP="00250000">
      <w:pPr>
        <w:rPr>
          <w:rtl/>
        </w:rPr>
      </w:pPr>
      <w:r w:rsidRPr="00CD067C">
        <w:rPr>
          <w:rtl/>
        </w:rPr>
        <w:t>"לא, שלא תעז!"</w:t>
      </w:r>
    </w:p>
    <w:p w14:paraId="46ADBB09" w14:textId="6500E633" w:rsidR="004627AB" w:rsidRDefault="004627AB" w:rsidP="00BB2FEF">
      <w:pPr>
        <w:rPr>
          <w:rtl/>
        </w:rPr>
      </w:pPr>
      <w:r w:rsidRPr="00CD067C">
        <w:rPr>
          <w:rtl/>
        </w:rPr>
        <w:t>"אני הולך." מארק החל לצעוד</w:t>
      </w:r>
      <w:r w:rsidR="004F53AF">
        <w:rPr>
          <w:rFonts w:hint="cs"/>
          <w:rtl/>
        </w:rPr>
        <w:t xml:space="preserve"> בכיוון</w:t>
      </w:r>
      <w:r w:rsidR="00BB2FEF">
        <w:rPr>
          <w:rFonts w:hint="cs"/>
          <w:rtl/>
        </w:rPr>
        <w:t>, ו</w:t>
      </w:r>
      <w:r w:rsidRPr="00CD067C">
        <w:rPr>
          <w:rtl/>
        </w:rPr>
        <w:t xml:space="preserve">אלכס </w:t>
      </w:r>
      <w:r w:rsidR="00DD725B">
        <w:rPr>
          <w:rFonts w:hint="cs"/>
          <w:rtl/>
        </w:rPr>
        <w:t>השתרך בצעד כפוי</w:t>
      </w:r>
      <w:r w:rsidR="0026246E">
        <w:rPr>
          <w:rFonts w:hint="cs"/>
          <w:rtl/>
        </w:rPr>
        <w:t xml:space="preserve"> </w:t>
      </w:r>
      <w:r w:rsidRPr="00CD067C">
        <w:rPr>
          <w:rtl/>
        </w:rPr>
        <w:t>בעקבותיו.</w:t>
      </w:r>
    </w:p>
    <w:p w14:paraId="11ED123A" w14:textId="4BA21A97" w:rsidR="001449A3" w:rsidRDefault="004627AB" w:rsidP="00910732">
      <w:pPr>
        <w:rPr>
          <w:rtl/>
        </w:rPr>
      </w:pPr>
      <w:r w:rsidRPr="00CD067C">
        <w:rPr>
          <w:rtl/>
        </w:rPr>
        <w:t>הם עקפו את בנייני</w:t>
      </w:r>
      <w:r w:rsidR="00DB69A4">
        <w:rPr>
          <w:rFonts w:hint="cs"/>
          <w:rtl/>
        </w:rPr>
        <w:t xml:space="preserve"> הכיתות</w:t>
      </w:r>
      <w:r w:rsidR="00DB69A4">
        <w:rPr>
          <w:rtl/>
        </w:rPr>
        <w:t xml:space="preserve"> וחצו את הרחבה הראשית</w:t>
      </w:r>
      <w:r w:rsidR="0072117E">
        <w:rPr>
          <w:rFonts w:hint="cs"/>
          <w:rtl/>
        </w:rPr>
        <w:t>,</w:t>
      </w:r>
      <w:r w:rsidR="004468D5">
        <w:rPr>
          <w:rFonts w:hint="cs"/>
          <w:rtl/>
        </w:rPr>
        <w:t xml:space="preserve"> פ</w:t>
      </w:r>
      <w:r w:rsidR="00D4614C">
        <w:rPr>
          <w:rFonts w:hint="cs"/>
          <w:rtl/>
        </w:rPr>
        <w:t>י</w:t>
      </w:r>
      <w:r w:rsidR="004468D5">
        <w:rPr>
          <w:rFonts w:hint="cs"/>
          <w:rtl/>
        </w:rPr>
        <w:t>לס</w:t>
      </w:r>
      <w:r w:rsidR="00D4614C">
        <w:rPr>
          <w:rFonts w:hint="cs"/>
          <w:rtl/>
        </w:rPr>
        <w:t>ו</w:t>
      </w:r>
      <w:r w:rsidR="004468D5">
        <w:rPr>
          <w:rFonts w:hint="cs"/>
          <w:rtl/>
        </w:rPr>
        <w:t xml:space="preserve"> </w:t>
      </w:r>
      <w:r w:rsidR="00E800FD">
        <w:rPr>
          <w:rFonts w:hint="cs"/>
          <w:rtl/>
        </w:rPr>
        <w:t xml:space="preserve">את </w:t>
      </w:r>
      <w:r w:rsidR="004468D5">
        <w:rPr>
          <w:rFonts w:hint="cs"/>
          <w:rtl/>
        </w:rPr>
        <w:t xml:space="preserve">דרכם </w:t>
      </w:r>
      <w:r w:rsidR="005A6650">
        <w:rPr>
          <w:rFonts w:hint="cs"/>
          <w:rtl/>
        </w:rPr>
        <w:t>בין</w:t>
      </w:r>
      <w:r w:rsidRPr="00CD067C">
        <w:rPr>
          <w:rtl/>
        </w:rPr>
        <w:t xml:space="preserve"> תלמידים </w:t>
      </w:r>
      <w:r w:rsidR="004468D5">
        <w:rPr>
          <w:rFonts w:hint="cs"/>
          <w:rtl/>
        </w:rPr>
        <w:t>מתפרעים</w:t>
      </w:r>
      <w:r w:rsidR="009564E3">
        <w:rPr>
          <w:rFonts w:hint="cs"/>
          <w:rtl/>
        </w:rPr>
        <w:t xml:space="preserve"> </w:t>
      </w:r>
      <w:r w:rsidR="00201668">
        <w:rPr>
          <w:rFonts w:hint="cs"/>
          <w:rtl/>
        </w:rPr>
        <w:t>וסביב</w:t>
      </w:r>
      <w:r w:rsidR="004468D5">
        <w:rPr>
          <w:rFonts w:hint="cs"/>
          <w:rtl/>
        </w:rPr>
        <w:t xml:space="preserve"> </w:t>
      </w:r>
      <w:r w:rsidR="00910732">
        <w:rPr>
          <w:rFonts w:hint="cs"/>
          <w:rtl/>
        </w:rPr>
        <w:t>הטריבונות [</w:t>
      </w:r>
      <w:r w:rsidR="00896152">
        <w:rPr>
          <w:rtl/>
        </w:rPr>
        <w:t xml:space="preserve">מדרגות </w:t>
      </w:r>
      <w:r w:rsidR="00DB69A4">
        <w:rPr>
          <w:rFonts w:hint="cs"/>
          <w:rtl/>
        </w:rPr>
        <w:t xml:space="preserve">הישיבה </w:t>
      </w:r>
      <w:r w:rsidR="00896152">
        <w:rPr>
          <w:rtl/>
        </w:rPr>
        <w:t xml:space="preserve">הגדולות </w:t>
      </w:r>
      <w:r w:rsidR="004C0660">
        <w:rPr>
          <w:rFonts w:hint="cs"/>
          <w:rtl/>
        </w:rPr>
        <w:t>/ דרגשים</w:t>
      </w:r>
      <w:r w:rsidR="00910732">
        <w:rPr>
          <w:rFonts w:hint="cs"/>
          <w:rtl/>
        </w:rPr>
        <w:t xml:space="preserve">] </w:t>
      </w:r>
      <w:r w:rsidR="0072117E">
        <w:rPr>
          <w:rFonts w:hint="cs"/>
          <w:rtl/>
        </w:rPr>
        <w:t>של</w:t>
      </w:r>
      <w:r w:rsidR="00896152">
        <w:rPr>
          <w:rtl/>
        </w:rPr>
        <w:t xml:space="preserve"> </w:t>
      </w:r>
      <w:r w:rsidRPr="00CD067C">
        <w:rPr>
          <w:rtl/>
        </w:rPr>
        <w:t>מגרש</w:t>
      </w:r>
      <w:r w:rsidR="00896152">
        <w:rPr>
          <w:rFonts w:hint="cs"/>
          <w:rtl/>
        </w:rPr>
        <w:t xml:space="preserve"> ה</w:t>
      </w:r>
      <w:r w:rsidR="0072117E">
        <w:rPr>
          <w:rFonts w:hint="cs"/>
          <w:rtl/>
        </w:rPr>
        <w:t>כדורגל</w:t>
      </w:r>
      <w:r w:rsidR="004468D5">
        <w:rPr>
          <w:rFonts w:hint="cs"/>
          <w:rtl/>
        </w:rPr>
        <w:t>, ש</w:t>
      </w:r>
      <w:r w:rsidR="00151E36">
        <w:rPr>
          <w:rFonts w:hint="cs"/>
          <w:rtl/>
        </w:rPr>
        <w:t>ם</w:t>
      </w:r>
      <w:r w:rsidR="00DB69A4" w:rsidRPr="00CD067C">
        <w:rPr>
          <w:rtl/>
        </w:rPr>
        <w:t xml:space="preserve"> </w:t>
      </w:r>
      <w:r w:rsidR="004468D5">
        <w:rPr>
          <w:rFonts w:hint="cs"/>
          <w:rtl/>
        </w:rPr>
        <w:t>ה</w:t>
      </w:r>
      <w:r w:rsidR="00D4614C">
        <w:rPr>
          <w:rFonts w:hint="cs"/>
          <w:rtl/>
        </w:rPr>
        <w:t xml:space="preserve">יו </w:t>
      </w:r>
      <w:r w:rsidR="00DB69A4">
        <w:rPr>
          <w:rtl/>
        </w:rPr>
        <w:t>שר</w:t>
      </w:r>
      <w:r w:rsidR="00D4614C">
        <w:rPr>
          <w:rFonts w:hint="cs"/>
          <w:rtl/>
        </w:rPr>
        <w:t>ו</w:t>
      </w:r>
      <w:r w:rsidR="00DB69A4">
        <w:rPr>
          <w:rtl/>
        </w:rPr>
        <w:t>עו</w:t>
      </w:r>
      <w:r w:rsidR="00D4614C">
        <w:rPr>
          <w:rFonts w:hint="cs"/>
          <w:rtl/>
        </w:rPr>
        <w:t>ת</w:t>
      </w:r>
      <w:r w:rsidR="004468D5">
        <w:rPr>
          <w:rFonts w:hint="cs"/>
          <w:rtl/>
        </w:rPr>
        <w:t xml:space="preserve"> </w:t>
      </w:r>
      <w:r w:rsidR="00E43C94" w:rsidRPr="00CD067C">
        <w:rPr>
          <w:rtl/>
        </w:rPr>
        <w:t>בנות</w:t>
      </w:r>
      <w:r w:rsidR="00E43C94">
        <w:rPr>
          <w:rFonts w:hint="cs"/>
          <w:rtl/>
        </w:rPr>
        <w:t xml:space="preserve"> </w:t>
      </w:r>
      <w:r w:rsidR="00151E36">
        <w:rPr>
          <w:rFonts w:hint="cs"/>
          <w:rtl/>
        </w:rPr>
        <w:t>ב</w:t>
      </w:r>
      <w:r w:rsidR="004468D5">
        <w:rPr>
          <w:rFonts w:hint="cs"/>
          <w:rtl/>
        </w:rPr>
        <w:t>שלבי</w:t>
      </w:r>
      <w:r w:rsidR="00AB4ADE">
        <w:rPr>
          <w:rFonts w:hint="cs"/>
          <w:rtl/>
        </w:rPr>
        <w:t>ם שונים של</w:t>
      </w:r>
      <w:r w:rsidR="004468D5">
        <w:rPr>
          <w:rFonts w:hint="cs"/>
          <w:rtl/>
        </w:rPr>
        <w:t xml:space="preserve"> חשיפה </w:t>
      </w:r>
      <w:r w:rsidR="00324301">
        <w:rPr>
          <w:rFonts w:hint="cs"/>
          <w:rtl/>
        </w:rPr>
        <w:t>ושיזוף</w:t>
      </w:r>
      <w:r w:rsidRPr="00CD067C">
        <w:rPr>
          <w:rtl/>
        </w:rPr>
        <w:t xml:space="preserve">. </w:t>
      </w:r>
      <w:r w:rsidR="001449A3">
        <w:rPr>
          <w:rFonts w:hint="cs"/>
          <w:rtl/>
        </w:rPr>
        <w:t xml:space="preserve">הוא </w:t>
      </w:r>
      <w:r w:rsidR="00C86EF7">
        <w:rPr>
          <w:rFonts w:hint="cs"/>
          <w:rtl/>
        </w:rPr>
        <w:t>נמנע ממבטה הנוקב של אחת ו</w:t>
      </w:r>
      <w:r w:rsidR="001449A3">
        <w:rPr>
          <w:rFonts w:hint="cs"/>
          <w:rtl/>
        </w:rPr>
        <w:t>קרץ לאח</w:t>
      </w:r>
      <w:r w:rsidR="00C86EF7">
        <w:rPr>
          <w:rFonts w:hint="cs"/>
          <w:rtl/>
        </w:rPr>
        <w:t>ר</w:t>
      </w:r>
      <w:r w:rsidR="001449A3">
        <w:rPr>
          <w:rFonts w:hint="cs"/>
          <w:rtl/>
        </w:rPr>
        <w:t>ת</w:t>
      </w:r>
      <w:r w:rsidR="00C86EF7">
        <w:rPr>
          <w:rFonts w:hint="cs"/>
          <w:rtl/>
        </w:rPr>
        <w:t>,</w:t>
      </w:r>
      <w:r w:rsidR="005A6650">
        <w:rPr>
          <w:rFonts w:hint="cs"/>
          <w:rtl/>
        </w:rPr>
        <w:t xml:space="preserve"> </w:t>
      </w:r>
      <w:r w:rsidR="00C86EF7">
        <w:rPr>
          <w:rFonts w:hint="cs"/>
          <w:rtl/>
        </w:rPr>
        <w:t>ש</w:t>
      </w:r>
      <w:r w:rsidR="001C5A04">
        <w:rPr>
          <w:rFonts w:hint="cs"/>
          <w:rtl/>
        </w:rPr>
        <w:t>הייתה</w:t>
      </w:r>
      <w:r w:rsidR="001449A3">
        <w:rPr>
          <w:rFonts w:hint="cs"/>
          <w:rtl/>
        </w:rPr>
        <w:t xml:space="preserve"> מוכרת לו ממסיבה שהתקיימה </w:t>
      </w:r>
      <w:r w:rsidR="00E43C94" w:rsidRPr="00E43C94">
        <w:rPr>
          <w:rFonts w:cs="Times New Roman"/>
          <w:rtl/>
        </w:rPr>
        <w:t>בעיצומ</w:t>
      </w:r>
      <w:r w:rsidR="00791A90" w:rsidRPr="00791A90">
        <w:rPr>
          <w:rFonts w:cs="Times New Roman"/>
          <w:rtl/>
        </w:rPr>
        <w:t>ה של השעייתו</w:t>
      </w:r>
      <w:r w:rsidR="00E43C94" w:rsidRPr="00E43C94">
        <w:rPr>
          <w:rFonts w:cs="Times New Roman"/>
          <w:rtl/>
        </w:rPr>
        <w:t xml:space="preserve">, </w:t>
      </w:r>
      <w:r w:rsidR="001449A3">
        <w:rPr>
          <w:rFonts w:hint="cs"/>
          <w:rtl/>
        </w:rPr>
        <w:t xml:space="preserve">אבל </w:t>
      </w:r>
      <w:r w:rsidR="00910732">
        <w:rPr>
          <w:rFonts w:hint="cs"/>
          <w:rtl/>
        </w:rPr>
        <w:t xml:space="preserve">עד שאספה את איבריה הנצלים בשמש, </w:t>
      </w:r>
      <w:r w:rsidR="00351174">
        <w:rPr>
          <w:rFonts w:hint="cs"/>
          <w:rtl/>
        </w:rPr>
        <w:t>אלכס</w:t>
      </w:r>
      <w:r w:rsidR="00910732">
        <w:rPr>
          <w:rFonts w:hint="cs"/>
          <w:rtl/>
        </w:rPr>
        <w:t xml:space="preserve"> נ</w:t>
      </w:r>
      <w:r w:rsidR="00AB4ADE">
        <w:rPr>
          <w:rFonts w:hint="cs"/>
          <w:rtl/>
        </w:rPr>
        <w:t>עלם</w:t>
      </w:r>
      <w:r w:rsidR="00910732">
        <w:rPr>
          <w:rFonts w:hint="cs"/>
          <w:rtl/>
        </w:rPr>
        <w:t xml:space="preserve"> בעקבות אחיו</w:t>
      </w:r>
      <w:r w:rsidR="001449A3">
        <w:rPr>
          <w:rFonts w:hint="cs"/>
          <w:rtl/>
        </w:rPr>
        <w:t>.</w:t>
      </w:r>
    </w:p>
    <w:p w14:paraId="4EE0F943" w14:textId="39FD07CB" w:rsidR="004627AB" w:rsidRPr="00CD067C" w:rsidRDefault="005A6650" w:rsidP="007F10C0">
      <w:pPr>
        <w:rPr>
          <w:rtl/>
        </w:rPr>
      </w:pPr>
      <w:r>
        <w:rPr>
          <w:rFonts w:hint="cs"/>
          <w:rtl/>
        </w:rPr>
        <w:t xml:space="preserve">על </w:t>
      </w:r>
      <w:r w:rsidR="004627AB" w:rsidRPr="00CD067C">
        <w:rPr>
          <w:rtl/>
        </w:rPr>
        <w:t xml:space="preserve">הספסל </w:t>
      </w:r>
      <w:r w:rsidR="00AB4ADE" w:rsidRPr="00AB4ADE">
        <w:rPr>
          <w:rFonts w:cs="Times New Roman"/>
          <w:rtl/>
        </w:rPr>
        <w:t>הסמוך</w:t>
      </w:r>
      <w:r w:rsidR="004627AB" w:rsidRPr="00CD067C">
        <w:rPr>
          <w:rtl/>
        </w:rPr>
        <w:t xml:space="preserve"> </w:t>
      </w:r>
      <w:r w:rsidR="00AB4ADE">
        <w:rPr>
          <w:rFonts w:hint="cs"/>
          <w:rtl/>
        </w:rPr>
        <w:t>ל</w:t>
      </w:r>
      <w:r w:rsidR="004627AB" w:rsidRPr="00CD067C">
        <w:rPr>
          <w:rtl/>
        </w:rPr>
        <w:t>חדר האחות</w:t>
      </w:r>
      <w:r w:rsidR="006D1B0D">
        <w:rPr>
          <w:rFonts w:hint="cs"/>
          <w:rtl/>
        </w:rPr>
        <w:t>,</w:t>
      </w:r>
      <w:r w:rsidR="004627AB" w:rsidRPr="00CD067C">
        <w:rPr>
          <w:rtl/>
        </w:rPr>
        <w:t xml:space="preserve"> תחת </w:t>
      </w:r>
      <w:r w:rsidR="00945BEB">
        <w:rPr>
          <w:rFonts w:hint="cs"/>
          <w:rtl/>
        </w:rPr>
        <w:t xml:space="preserve">צילו של </w:t>
      </w:r>
      <w:r w:rsidR="004627AB" w:rsidRPr="00CD067C">
        <w:rPr>
          <w:rtl/>
        </w:rPr>
        <w:t>עץ צאלון עתיק</w:t>
      </w:r>
      <w:r w:rsidR="00945BEB">
        <w:rPr>
          <w:rFonts w:hint="cs"/>
          <w:rtl/>
        </w:rPr>
        <w:t xml:space="preserve"> ורחב צמרת</w:t>
      </w:r>
      <w:r w:rsidR="006D1B0D">
        <w:rPr>
          <w:rFonts w:hint="cs"/>
          <w:rtl/>
        </w:rPr>
        <w:t>,</w:t>
      </w:r>
      <w:r w:rsidR="004627AB" w:rsidRPr="00CD067C">
        <w:rPr>
          <w:rtl/>
        </w:rPr>
        <w:t xml:space="preserve"> </w:t>
      </w:r>
      <w:r w:rsidR="00AB4ADE" w:rsidRPr="00AB4ADE">
        <w:rPr>
          <w:rFonts w:cs="Times New Roman"/>
          <w:rtl/>
        </w:rPr>
        <w:t>אפשר</w:t>
      </w:r>
      <w:r w:rsidR="0072117E">
        <w:rPr>
          <w:rFonts w:hint="cs"/>
          <w:rtl/>
        </w:rPr>
        <w:t xml:space="preserve"> </w:t>
      </w:r>
      <w:r w:rsidR="00E43C94">
        <w:rPr>
          <w:rFonts w:hint="cs"/>
          <w:rtl/>
        </w:rPr>
        <w:t xml:space="preserve">היה </w:t>
      </w:r>
      <w:r w:rsidR="0072117E">
        <w:rPr>
          <w:rFonts w:hint="cs"/>
          <w:rtl/>
        </w:rPr>
        <w:t>ל</w:t>
      </w:r>
      <w:r w:rsidR="004627AB" w:rsidRPr="00CD067C">
        <w:rPr>
          <w:rtl/>
        </w:rPr>
        <w:t>שב</w:t>
      </w:r>
      <w:r w:rsidR="0072117E">
        <w:rPr>
          <w:rFonts w:hint="cs"/>
          <w:rtl/>
        </w:rPr>
        <w:t>ת</w:t>
      </w:r>
      <w:r w:rsidR="004627AB" w:rsidRPr="00CD067C">
        <w:rPr>
          <w:rtl/>
        </w:rPr>
        <w:t xml:space="preserve"> </w:t>
      </w:r>
      <w:r w:rsidR="0072117E">
        <w:rPr>
          <w:rFonts w:hint="cs"/>
          <w:rtl/>
        </w:rPr>
        <w:t>בעיניים עצומות,</w:t>
      </w:r>
      <w:r w:rsidR="004627AB" w:rsidRPr="00CD067C">
        <w:rPr>
          <w:rtl/>
        </w:rPr>
        <w:t xml:space="preserve"> ל</w:t>
      </w:r>
      <w:r w:rsidR="00AB4ADE" w:rsidRPr="00AB4ADE">
        <w:rPr>
          <w:rFonts w:cs="Times New Roman"/>
          <w:rtl/>
        </w:rPr>
        <w:t>שקוע</w:t>
      </w:r>
      <w:r w:rsidR="004627AB" w:rsidRPr="00CD067C">
        <w:rPr>
          <w:rtl/>
        </w:rPr>
        <w:t xml:space="preserve"> ברעש</w:t>
      </w:r>
      <w:r w:rsidR="004F53AF">
        <w:rPr>
          <w:rFonts w:hint="cs"/>
          <w:rtl/>
        </w:rPr>
        <w:t>י</w:t>
      </w:r>
      <w:r w:rsidR="004627AB" w:rsidRPr="00CD067C">
        <w:rPr>
          <w:rtl/>
        </w:rPr>
        <w:t xml:space="preserve"> המכוניות ו</w:t>
      </w:r>
      <w:r w:rsidR="00324301">
        <w:rPr>
          <w:rFonts w:hint="cs"/>
          <w:rtl/>
        </w:rPr>
        <w:t>ב</w:t>
      </w:r>
      <w:r w:rsidR="004627AB" w:rsidRPr="00CD067C">
        <w:rPr>
          <w:rtl/>
        </w:rPr>
        <w:t>המולת הרחוב</w:t>
      </w:r>
      <w:r>
        <w:rPr>
          <w:rFonts w:hint="cs"/>
          <w:rtl/>
        </w:rPr>
        <w:t xml:space="preserve"> </w:t>
      </w:r>
      <w:r w:rsidR="004627AB" w:rsidRPr="00CD067C">
        <w:rPr>
          <w:rtl/>
        </w:rPr>
        <w:t xml:space="preserve">ולדמיין </w:t>
      </w:r>
      <w:r w:rsidR="0072117E">
        <w:rPr>
          <w:rFonts w:hint="cs"/>
          <w:rtl/>
        </w:rPr>
        <w:t>את</w:t>
      </w:r>
      <w:r w:rsidR="009564E3">
        <w:rPr>
          <w:rtl/>
        </w:rPr>
        <w:t xml:space="preserve"> </w:t>
      </w:r>
      <w:r w:rsidR="00945BEB">
        <w:rPr>
          <w:rFonts w:hint="cs"/>
          <w:rtl/>
        </w:rPr>
        <w:t xml:space="preserve">שעות הבוקר העצלות שבחוץ, </w:t>
      </w:r>
      <w:r w:rsidR="0072117E">
        <w:rPr>
          <w:rFonts w:hint="cs"/>
          <w:rtl/>
        </w:rPr>
        <w:t>ללא</w:t>
      </w:r>
      <w:r w:rsidR="0072117E">
        <w:rPr>
          <w:rtl/>
        </w:rPr>
        <w:t xml:space="preserve"> דאג</w:t>
      </w:r>
      <w:r w:rsidR="0072117E">
        <w:rPr>
          <w:rFonts w:hint="cs"/>
          <w:rtl/>
        </w:rPr>
        <w:t>ות</w:t>
      </w:r>
      <w:r w:rsidR="004627AB" w:rsidRPr="00CD067C">
        <w:rPr>
          <w:rtl/>
        </w:rPr>
        <w:t xml:space="preserve">, </w:t>
      </w:r>
      <w:r w:rsidR="0072117E">
        <w:rPr>
          <w:rFonts w:hint="cs"/>
          <w:rtl/>
        </w:rPr>
        <w:t>ללא</w:t>
      </w:r>
      <w:r w:rsidR="0072117E">
        <w:rPr>
          <w:rtl/>
        </w:rPr>
        <w:t xml:space="preserve"> בחורים עם סכינים, </w:t>
      </w:r>
      <w:r w:rsidR="0072117E">
        <w:rPr>
          <w:rFonts w:hint="cs"/>
          <w:rtl/>
        </w:rPr>
        <w:t>ללא</w:t>
      </w:r>
      <w:r w:rsidR="004627AB" w:rsidRPr="00CD067C">
        <w:rPr>
          <w:rtl/>
        </w:rPr>
        <w:t xml:space="preserve"> ערימות של ש</w:t>
      </w:r>
      <w:r w:rsidR="00E471BE">
        <w:rPr>
          <w:rFonts w:hint="cs"/>
          <w:rtl/>
        </w:rPr>
        <w:t>י</w:t>
      </w:r>
      <w:r w:rsidR="004627AB" w:rsidRPr="00CD067C">
        <w:rPr>
          <w:rtl/>
        </w:rPr>
        <w:t xml:space="preserve">עורי בית ודפדפות מלאות מילים בעברית </w:t>
      </w:r>
      <w:r w:rsidR="006D1B0D">
        <w:rPr>
          <w:rFonts w:hint="cs"/>
          <w:rtl/>
        </w:rPr>
        <w:t>בכתב</w:t>
      </w:r>
      <w:r w:rsidR="00E471BE">
        <w:rPr>
          <w:rFonts w:hint="cs"/>
          <w:rtl/>
        </w:rPr>
        <w:t xml:space="preserve"> </w:t>
      </w:r>
      <w:r w:rsidR="00A57F2F">
        <w:rPr>
          <w:rFonts w:hint="cs"/>
          <w:rtl/>
        </w:rPr>
        <w:t xml:space="preserve">יד עקמומי </w:t>
      </w:r>
      <w:r w:rsidR="004627AB" w:rsidRPr="00CD067C">
        <w:rPr>
          <w:rtl/>
        </w:rPr>
        <w:t>ש</w:t>
      </w:r>
      <w:r w:rsidR="00896152">
        <w:rPr>
          <w:rFonts w:hint="cs"/>
          <w:rtl/>
        </w:rPr>
        <w:t xml:space="preserve">ממתינות </w:t>
      </w:r>
      <w:r w:rsidR="00351174">
        <w:rPr>
          <w:rFonts w:hint="cs"/>
          <w:rtl/>
        </w:rPr>
        <w:t>[</w:t>
      </w:r>
      <w:r w:rsidR="00896152">
        <w:rPr>
          <w:rFonts w:hint="cs"/>
          <w:rtl/>
        </w:rPr>
        <w:t>באורך</w:t>
      </w:r>
      <w:r w:rsidR="00A57F2F">
        <w:rPr>
          <w:rFonts w:hint="cs"/>
          <w:rtl/>
        </w:rPr>
        <w:t xml:space="preserve"> רוח </w:t>
      </w:r>
      <w:r w:rsidR="00896152">
        <w:rPr>
          <w:rFonts w:hint="cs"/>
          <w:rtl/>
        </w:rPr>
        <w:t>עקשני</w:t>
      </w:r>
      <w:r w:rsidR="00E471BE">
        <w:rPr>
          <w:rFonts w:hint="cs"/>
          <w:rtl/>
        </w:rPr>
        <w:t xml:space="preserve">] </w:t>
      </w:r>
      <w:r w:rsidR="00896152">
        <w:rPr>
          <w:rFonts w:hint="cs"/>
          <w:rtl/>
        </w:rPr>
        <w:t>ל</w:t>
      </w:r>
      <w:r w:rsidR="00AB4ADE">
        <w:rPr>
          <w:rFonts w:hint="cs"/>
          <w:rtl/>
        </w:rPr>
        <w:t>פענוח</w:t>
      </w:r>
      <w:r w:rsidR="00704B54">
        <w:rPr>
          <w:rFonts w:hint="cs"/>
          <w:rtl/>
        </w:rPr>
        <w:t>ן.</w:t>
      </w:r>
    </w:p>
    <w:p w14:paraId="106C688E" w14:textId="0E9216DE" w:rsidR="00AB4ADE" w:rsidRPr="00CD067C" w:rsidRDefault="004627AB" w:rsidP="00AB4ADE">
      <w:pPr>
        <w:rPr>
          <w:rtl/>
        </w:rPr>
      </w:pPr>
      <w:r w:rsidRPr="00CD067C">
        <w:rPr>
          <w:rtl/>
        </w:rPr>
        <w:t>"ארקדי!" מארק</w:t>
      </w:r>
      <w:r w:rsidR="00896152">
        <w:rPr>
          <w:rFonts w:hint="cs"/>
          <w:rtl/>
        </w:rPr>
        <w:t xml:space="preserve"> </w:t>
      </w:r>
      <w:r w:rsidR="00CA2B97">
        <w:rPr>
          <w:rFonts w:hint="cs"/>
          <w:rtl/>
        </w:rPr>
        <w:t>קרא</w:t>
      </w:r>
      <w:r w:rsidRPr="00CD067C">
        <w:rPr>
          <w:rtl/>
        </w:rPr>
        <w:t>, וקולו נבלע בהמולת ההפסקה.</w:t>
      </w:r>
      <w:r w:rsidR="00AB4ADE" w:rsidRPr="00AB4ADE">
        <w:rPr>
          <w:rFonts w:hint="cs"/>
          <w:rtl/>
        </w:rPr>
        <w:t xml:space="preserve"> </w:t>
      </w:r>
      <w:r w:rsidR="00AB4ADE">
        <w:rPr>
          <w:rFonts w:hint="cs"/>
          <w:rtl/>
        </w:rPr>
        <w:t>הוא</w:t>
      </w:r>
      <w:r w:rsidR="00AB4ADE" w:rsidRPr="00CD067C">
        <w:rPr>
          <w:rtl/>
        </w:rPr>
        <w:t xml:space="preserve"> שחרר את עצמו מ</w:t>
      </w:r>
      <w:r w:rsidR="00AB4ADE">
        <w:rPr>
          <w:rFonts w:hint="cs"/>
          <w:rtl/>
        </w:rPr>
        <w:t>אלכס ש</w:t>
      </w:r>
      <w:r w:rsidR="00E43C94">
        <w:rPr>
          <w:rFonts w:cs="Times New Roman" w:hint="cs"/>
          <w:rtl/>
        </w:rPr>
        <w:t>משך</w:t>
      </w:r>
      <w:r w:rsidR="00AB4ADE">
        <w:rPr>
          <w:rFonts w:hint="cs"/>
          <w:rtl/>
        </w:rPr>
        <w:t xml:space="preserve"> </w:t>
      </w:r>
      <w:r w:rsidR="00E43C94">
        <w:rPr>
          <w:rFonts w:hint="cs"/>
          <w:rtl/>
        </w:rPr>
        <w:t xml:space="preserve">אותו </w:t>
      </w:r>
      <w:r w:rsidR="00AB4ADE">
        <w:rPr>
          <w:rFonts w:hint="cs"/>
          <w:rtl/>
        </w:rPr>
        <w:t>בחולצתו</w:t>
      </w:r>
      <w:r w:rsidR="00AB4ADE" w:rsidRPr="00CD067C">
        <w:rPr>
          <w:rtl/>
        </w:rPr>
        <w:t xml:space="preserve"> </w:t>
      </w:r>
      <w:r w:rsidR="00AB4ADE">
        <w:rPr>
          <w:rFonts w:hint="cs"/>
          <w:rtl/>
        </w:rPr>
        <w:t>ו</w:t>
      </w:r>
      <w:r w:rsidR="00AB4ADE" w:rsidRPr="00CD067C">
        <w:rPr>
          <w:rtl/>
        </w:rPr>
        <w:t xml:space="preserve">התקרב </w:t>
      </w:r>
      <w:r w:rsidR="00AB4ADE">
        <w:rPr>
          <w:rFonts w:hint="cs"/>
          <w:rtl/>
        </w:rPr>
        <w:t>לספסל</w:t>
      </w:r>
      <w:r w:rsidR="00AB4ADE" w:rsidRPr="00CD067C">
        <w:rPr>
          <w:rtl/>
        </w:rPr>
        <w:t>. "ארקדי!"</w:t>
      </w:r>
    </w:p>
    <w:p w14:paraId="7149B0C2" w14:textId="2A3A91F0" w:rsidR="004627AB" w:rsidRPr="00CD067C" w:rsidRDefault="00324301" w:rsidP="00250000">
      <w:pPr>
        <w:rPr>
          <w:rtl/>
        </w:rPr>
      </w:pPr>
      <w:r>
        <w:rPr>
          <w:rFonts w:hint="cs"/>
          <w:rtl/>
        </w:rPr>
        <w:t>[</w:t>
      </w:r>
      <w:r w:rsidR="004627AB" w:rsidRPr="00CD067C">
        <w:rPr>
          <w:rtl/>
        </w:rPr>
        <w:t xml:space="preserve">"בוא נלך מפה," אלכס </w:t>
      </w:r>
      <w:r w:rsidR="00945BEB">
        <w:rPr>
          <w:rFonts w:hint="cs"/>
          <w:rtl/>
        </w:rPr>
        <w:t>התחנן ו</w:t>
      </w:r>
      <w:r w:rsidR="004627AB" w:rsidRPr="00CD067C">
        <w:rPr>
          <w:rtl/>
        </w:rPr>
        <w:t xml:space="preserve">משך </w:t>
      </w:r>
      <w:r w:rsidR="00945BEB">
        <w:rPr>
          <w:rFonts w:hint="cs"/>
          <w:rtl/>
        </w:rPr>
        <w:t>בחולצתו</w:t>
      </w:r>
      <w:r w:rsidR="004627AB" w:rsidRPr="00CD067C">
        <w:rPr>
          <w:rtl/>
        </w:rPr>
        <w:t>.</w:t>
      </w:r>
      <w:r>
        <w:rPr>
          <w:rFonts w:hint="cs"/>
          <w:rtl/>
        </w:rPr>
        <w:t>]</w:t>
      </w:r>
    </w:p>
    <w:p w14:paraId="60EF6A14" w14:textId="12DDC6DF" w:rsidR="004627AB" w:rsidRPr="00CD067C" w:rsidRDefault="004627AB" w:rsidP="00250000">
      <w:pPr>
        <w:rPr>
          <w:rtl/>
        </w:rPr>
      </w:pPr>
      <w:r w:rsidRPr="00CD067C">
        <w:rPr>
          <w:rtl/>
        </w:rPr>
        <w:t xml:space="preserve">ארקדי הרים </w:t>
      </w:r>
      <w:r w:rsidR="00E43C94" w:rsidRPr="00CD067C">
        <w:rPr>
          <w:rtl/>
        </w:rPr>
        <w:t>אליהם</w:t>
      </w:r>
      <w:r w:rsidR="00791A90" w:rsidRPr="00791A90">
        <w:rPr>
          <w:rFonts w:cs="Times New Roman"/>
          <w:rtl/>
        </w:rPr>
        <w:t xml:space="preserve"> עיניים אדישות</w:t>
      </w:r>
      <w:r w:rsidRPr="00CD067C">
        <w:rPr>
          <w:rtl/>
        </w:rPr>
        <w:t>.</w:t>
      </w:r>
    </w:p>
    <w:p w14:paraId="5BC56AC3" w14:textId="01C843D6" w:rsidR="004627AB" w:rsidRPr="00CD067C" w:rsidRDefault="004627AB" w:rsidP="00307FF2">
      <w:pPr>
        <w:rPr>
          <w:rtl/>
        </w:rPr>
      </w:pPr>
      <w:r w:rsidRPr="00CD067C">
        <w:rPr>
          <w:rtl/>
        </w:rPr>
        <w:t xml:space="preserve">"בוא נלך כבר!" אלכס </w:t>
      </w:r>
      <w:r w:rsidR="00324301">
        <w:rPr>
          <w:rFonts w:hint="cs"/>
          <w:rtl/>
        </w:rPr>
        <w:t>רצה לה</w:t>
      </w:r>
      <w:r w:rsidR="00E471BE">
        <w:rPr>
          <w:rFonts w:hint="cs"/>
          <w:rtl/>
        </w:rPr>
        <w:t>י</w:t>
      </w:r>
      <w:r w:rsidR="00324301">
        <w:rPr>
          <w:rFonts w:hint="cs"/>
          <w:rtl/>
        </w:rPr>
        <w:t>מלט</w:t>
      </w:r>
      <w:r w:rsidRPr="00CD067C">
        <w:rPr>
          <w:rtl/>
        </w:rPr>
        <w:t xml:space="preserve">. איך </w:t>
      </w:r>
      <w:r w:rsidR="00AB4ADE" w:rsidRPr="00CD067C">
        <w:rPr>
          <w:rtl/>
        </w:rPr>
        <w:t xml:space="preserve">לא </w:t>
      </w:r>
      <w:r w:rsidR="00AB4ADE">
        <w:rPr>
          <w:rFonts w:hint="cs"/>
          <w:rtl/>
        </w:rPr>
        <w:t>הבין</w:t>
      </w:r>
      <w:r w:rsidR="00AB4ADE" w:rsidRPr="00CD067C">
        <w:rPr>
          <w:rtl/>
        </w:rPr>
        <w:t xml:space="preserve"> </w:t>
      </w:r>
      <w:r w:rsidRPr="00CD067C">
        <w:rPr>
          <w:rtl/>
        </w:rPr>
        <w:t>אחיו הקטן שזה ה</w:t>
      </w:r>
      <w:r w:rsidR="00271F95">
        <w:rPr>
          <w:rtl/>
        </w:rPr>
        <w:t>אזור</w:t>
      </w:r>
      <w:r w:rsidRPr="00CD067C">
        <w:rPr>
          <w:rtl/>
        </w:rPr>
        <w:t xml:space="preserve"> האסור?</w:t>
      </w:r>
    </w:p>
    <w:p w14:paraId="3F9DB174" w14:textId="1EC2D79A" w:rsidR="004627AB" w:rsidRPr="00CD067C" w:rsidRDefault="004627AB" w:rsidP="00CA2B97">
      <w:pPr>
        <w:rPr>
          <w:rtl/>
        </w:rPr>
      </w:pPr>
      <w:r w:rsidRPr="00CD067C">
        <w:rPr>
          <w:rtl/>
        </w:rPr>
        <w:t xml:space="preserve">"ארקדי," מארק </w:t>
      </w:r>
      <w:r w:rsidRPr="00307FF2">
        <w:rPr>
          <w:rtl/>
        </w:rPr>
        <w:t>התקרב</w:t>
      </w:r>
      <w:r w:rsidRPr="00CD067C">
        <w:rPr>
          <w:rtl/>
        </w:rPr>
        <w:t>. "אתה זוכר אותי? מארק, שיחקנו ביחד כשהיינו קטנים."</w:t>
      </w:r>
    </w:p>
    <w:p w14:paraId="1FAD7739" w14:textId="77777777" w:rsidR="004627AB" w:rsidRPr="00CD067C" w:rsidRDefault="004627AB" w:rsidP="00250000">
      <w:pPr>
        <w:rPr>
          <w:rtl/>
        </w:rPr>
      </w:pPr>
      <w:r w:rsidRPr="00CD067C">
        <w:rPr>
          <w:rtl/>
        </w:rPr>
        <w:t>"כן..."</w:t>
      </w:r>
    </w:p>
    <w:p w14:paraId="5CC39581" w14:textId="56E12FA8" w:rsidR="004627AB" w:rsidRDefault="004627AB" w:rsidP="00324301">
      <w:pPr>
        <w:rPr>
          <w:rtl/>
        </w:rPr>
      </w:pPr>
      <w:r w:rsidRPr="00CD067C">
        <w:rPr>
          <w:rtl/>
        </w:rPr>
        <w:t>"וזה אלכס</w:t>
      </w:r>
      <w:r w:rsidR="00324301">
        <w:rPr>
          <w:rFonts w:hint="cs"/>
          <w:rtl/>
        </w:rPr>
        <w:t>.</w:t>
      </w:r>
      <w:r w:rsidRPr="00CD067C">
        <w:rPr>
          <w:rtl/>
        </w:rPr>
        <w:t>"</w:t>
      </w:r>
    </w:p>
    <w:p w14:paraId="564B60DC" w14:textId="4A4B5B88" w:rsidR="00A57F2F" w:rsidRDefault="00A57F2F" w:rsidP="00250000">
      <w:pPr>
        <w:rPr>
          <w:rtl/>
        </w:rPr>
      </w:pPr>
      <w:r>
        <w:rPr>
          <w:rFonts w:hint="cs"/>
          <w:rtl/>
        </w:rPr>
        <w:t>"כבר הכרנו בעבר," אלכס מלמל.</w:t>
      </w:r>
    </w:p>
    <w:p w14:paraId="0C913142" w14:textId="4DADED80" w:rsidR="00F0400E" w:rsidRDefault="004627AB" w:rsidP="00824A13">
      <w:pPr>
        <w:rPr>
          <w:rtl/>
        </w:rPr>
      </w:pPr>
      <w:r w:rsidRPr="00CD067C">
        <w:rPr>
          <w:rtl/>
        </w:rPr>
        <w:t>"אני זוכר אותך," ארקדי</w:t>
      </w:r>
      <w:r w:rsidR="0072117E">
        <w:rPr>
          <w:rFonts w:hint="cs"/>
          <w:rtl/>
        </w:rPr>
        <w:t xml:space="preserve"> התיז בבוז </w:t>
      </w:r>
      <w:r w:rsidR="00324301">
        <w:rPr>
          <w:rFonts w:hint="cs"/>
          <w:rtl/>
        </w:rPr>
        <w:t>[</w:t>
      </w:r>
      <w:r w:rsidR="0072117E">
        <w:rPr>
          <w:rFonts w:hint="cs"/>
          <w:rtl/>
        </w:rPr>
        <w:t>מזוקק</w:t>
      </w:r>
      <w:r w:rsidR="006D1B0D">
        <w:rPr>
          <w:rFonts w:hint="cs"/>
          <w:rtl/>
        </w:rPr>
        <w:t>,</w:t>
      </w:r>
      <w:r w:rsidR="0072117E">
        <w:rPr>
          <w:rFonts w:hint="cs"/>
          <w:rtl/>
        </w:rPr>
        <w:t xml:space="preserve"> שתזתז ב</w:t>
      </w:r>
      <w:r w:rsidR="005E3213">
        <w:rPr>
          <w:rFonts w:hint="cs"/>
          <w:rtl/>
        </w:rPr>
        <w:t>אוזנ</w:t>
      </w:r>
      <w:r w:rsidR="0072117E">
        <w:rPr>
          <w:rFonts w:hint="cs"/>
          <w:rtl/>
        </w:rPr>
        <w:t>יו</w:t>
      </w:r>
      <w:r w:rsidR="00324301">
        <w:rPr>
          <w:rFonts w:hint="cs"/>
          <w:rtl/>
        </w:rPr>
        <w:t>]</w:t>
      </w:r>
      <w:r w:rsidR="0072117E">
        <w:rPr>
          <w:rFonts w:hint="cs"/>
          <w:rtl/>
        </w:rPr>
        <w:t>.</w:t>
      </w:r>
      <w:r w:rsidRPr="00CD067C">
        <w:rPr>
          <w:rtl/>
        </w:rPr>
        <w:t xml:space="preserve"> </w:t>
      </w:r>
      <w:r w:rsidR="00A57F2F">
        <w:rPr>
          <w:rFonts w:hint="cs"/>
          <w:rtl/>
        </w:rPr>
        <w:t xml:space="preserve">"הכרנו </w:t>
      </w:r>
      <w:r w:rsidR="0072117E">
        <w:rPr>
          <w:rFonts w:hint="cs"/>
          <w:rtl/>
        </w:rPr>
        <w:t>מזמן</w:t>
      </w:r>
      <w:r w:rsidR="00A57F2F">
        <w:rPr>
          <w:rFonts w:hint="cs"/>
          <w:rtl/>
        </w:rPr>
        <w:t>,</w:t>
      </w:r>
      <w:r w:rsidR="00F905E0">
        <w:rPr>
          <w:rFonts w:hint="cs"/>
          <w:rtl/>
        </w:rPr>
        <w:t xml:space="preserve">" </w:t>
      </w:r>
      <w:r w:rsidR="00F0400E">
        <w:rPr>
          <w:rFonts w:hint="cs"/>
          <w:rtl/>
        </w:rPr>
        <w:t xml:space="preserve">תזתז </w:t>
      </w:r>
      <w:r w:rsidR="00911411" w:rsidRPr="00911411">
        <w:rPr>
          <w:rFonts w:cs="Times New Roman"/>
          <w:rtl/>
        </w:rPr>
        <w:t>בזלזול</w:t>
      </w:r>
      <w:r w:rsidR="009C1C9C">
        <w:rPr>
          <w:rFonts w:hint="cs"/>
          <w:rtl/>
        </w:rPr>
        <w:t>,</w:t>
      </w:r>
      <w:r w:rsidR="00AB3719">
        <w:rPr>
          <w:rFonts w:hint="cs"/>
          <w:rtl/>
        </w:rPr>
        <w:t xml:space="preserve"> </w:t>
      </w:r>
      <w:r w:rsidR="00055054" w:rsidRPr="00055054">
        <w:rPr>
          <w:rFonts w:cs="Times New Roman"/>
          <w:rtl/>
        </w:rPr>
        <w:t>"בכיתה ז</w:t>
      </w:r>
      <w:r w:rsidR="00E471BE">
        <w:rPr>
          <w:rFonts w:cs="Times New Roman" w:hint="cs"/>
          <w:rtl/>
        </w:rPr>
        <w:t>'</w:t>
      </w:r>
      <w:r w:rsidR="00055054" w:rsidRPr="00055054">
        <w:rPr>
          <w:rFonts w:cs="Times New Roman"/>
          <w:rtl/>
        </w:rPr>
        <w:t xml:space="preserve"> או איזה משהו כזה."</w:t>
      </w:r>
    </w:p>
    <w:p w14:paraId="708A288C" w14:textId="2980AF13" w:rsidR="004627AB" w:rsidRPr="00E471BE" w:rsidRDefault="00F0400E" w:rsidP="00824A13">
      <w:pPr>
        <w:rPr>
          <w:color w:val="A6A6A6" w:themeColor="background1" w:themeShade="A6"/>
          <w:rtl/>
        </w:rPr>
      </w:pPr>
      <w:r w:rsidRPr="00E471BE">
        <w:rPr>
          <w:rFonts w:hint="cs"/>
          <w:color w:val="A6A6A6" w:themeColor="background1" w:themeShade="A6"/>
          <w:rtl/>
        </w:rPr>
        <w:lastRenderedPageBreak/>
        <w:t>[</w:t>
      </w:r>
      <w:r w:rsidR="00AB3719" w:rsidRPr="00E471BE">
        <w:rPr>
          <w:rFonts w:hint="cs"/>
          <w:color w:val="A6A6A6" w:themeColor="background1" w:themeShade="A6"/>
          <w:rtl/>
        </w:rPr>
        <w:t xml:space="preserve">מוגזם </w:t>
      </w:r>
      <w:r w:rsidR="00F905E0" w:rsidRPr="00E471BE">
        <w:rPr>
          <w:rFonts w:hint="cs"/>
          <w:color w:val="A6A6A6" w:themeColor="background1" w:themeShade="A6"/>
          <w:rtl/>
        </w:rPr>
        <w:t xml:space="preserve">שזמזם </w:t>
      </w:r>
      <w:r w:rsidR="00AD2AB9" w:rsidRPr="00E471BE">
        <w:rPr>
          <w:rFonts w:hint="cs"/>
          <w:color w:val="A6A6A6" w:themeColor="background1" w:themeShade="A6"/>
          <w:rtl/>
        </w:rPr>
        <w:t>מ</w:t>
      </w:r>
      <w:r w:rsidR="007C12DC" w:rsidRPr="00E471BE">
        <w:rPr>
          <w:rFonts w:hint="cs"/>
          <w:color w:val="A6A6A6" w:themeColor="background1" w:themeShade="A6"/>
          <w:rtl/>
        </w:rPr>
        <w:t>זיפיו</w:t>
      </w:r>
      <w:r w:rsidR="00F905E0" w:rsidRPr="00E471BE">
        <w:rPr>
          <w:rFonts w:hint="cs"/>
          <w:color w:val="A6A6A6" w:themeColor="background1" w:themeShade="A6"/>
          <w:rtl/>
        </w:rPr>
        <w:t>,</w:t>
      </w:r>
      <w:r w:rsidR="00A57F2F" w:rsidRPr="00E471BE">
        <w:rPr>
          <w:rFonts w:hint="cs"/>
          <w:color w:val="A6A6A6" w:themeColor="background1" w:themeShade="A6"/>
          <w:rtl/>
        </w:rPr>
        <w:t xml:space="preserve"> </w:t>
      </w:r>
      <w:r w:rsidR="00F905E0" w:rsidRPr="00E471BE">
        <w:rPr>
          <w:rFonts w:hint="cs"/>
          <w:color w:val="A6A6A6" w:themeColor="background1" w:themeShade="A6"/>
          <w:rtl/>
        </w:rPr>
        <w:t>ו</w:t>
      </w:r>
      <w:r w:rsidR="00824A13" w:rsidRPr="00E471BE">
        <w:rPr>
          <w:rFonts w:hint="cs"/>
          <w:color w:val="A6A6A6" w:themeColor="background1" w:themeShade="A6"/>
          <w:rtl/>
        </w:rPr>
        <w:t xml:space="preserve">זיגזג </w:t>
      </w:r>
      <w:r w:rsidR="00911411" w:rsidRPr="00E471BE">
        <w:rPr>
          <w:rFonts w:hint="cs"/>
          <w:color w:val="A6A6A6" w:themeColor="background1" w:themeShade="A6"/>
          <w:rtl/>
        </w:rPr>
        <w:t xml:space="preserve">בזעף </w:t>
      </w:r>
      <w:r w:rsidR="008C06D5" w:rsidRPr="00E471BE">
        <w:rPr>
          <w:rFonts w:hint="cs"/>
          <w:color w:val="A6A6A6" w:themeColor="background1" w:themeShade="A6"/>
          <w:rtl/>
        </w:rPr>
        <w:t>וזרזף בכזב</w:t>
      </w:r>
      <w:r w:rsidR="007C4697" w:rsidRPr="00E471BE">
        <w:rPr>
          <w:rFonts w:hint="cs"/>
          <w:color w:val="A6A6A6" w:themeColor="background1" w:themeShade="A6"/>
          <w:rtl/>
        </w:rPr>
        <w:t>.</w:t>
      </w:r>
      <w:r w:rsidR="00AD2AB9" w:rsidRPr="00E471BE">
        <w:rPr>
          <w:rFonts w:hint="cs"/>
          <w:color w:val="A6A6A6" w:themeColor="background1" w:themeShade="A6"/>
          <w:rtl/>
        </w:rPr>
        <w:t xml:space="preserve"> וזלל מזורז</w:t>
      </w:r>
      <w:r w:rsidR="009564E3" w:rsidRPr="00E471BE">
        <w:rPr>
          <w:rFonts w:hint="cs"/>
          <w:color w:val="A6A6A6" w:themeColor="background1" w:themeShade="A6"/>
          <w:rtl/>
        </w:rPr>
        <w:t xml:space="preserve"> </w:t>
      </w:r>
      <w:r w:rsidR="00AD2AB9" w:rsidRPr="00E471BE">
        <w:rPr>
          <w:rFonts w:hint="cs"/>
          <w:color w:val="A6A6A6" w:themeColor="background1" w:themeShade="A6"/>
          <w:rtl/>
        </w:rPr>
        <w:t xml:space="preserve">/ הזדרז על זרועו זורם/ זורע / מזורז / </w:t>
      </w:r>
      <w:r w:rsidR="00F905E0" w:rsidRPr="00E471BE">
        <w:rPr>
          <w:rFonts w:hint="cs"/>
          <w:color w:val="A6A6A6" w:themeColor="background1" w:themeShade="A6"/>
          <w:rtl/>
        </w:rPr>
        <w:t xml:space="preserve">זז / גזז / זנב / כזב/ </w:t>
      </w:r>
      <w:r w:rsidR="005311EB" w:rsidRPr="00E471BE">
        <w:rPr>
          <w:rFonts w:hint="cs"/>
          <w:color w:val="A6A6A6" w:themeColor="background1" w:themeShade="A6"/>
          <w:rtl/>
        </w:rPr>
        <w:t>מתעתע / מזמיט / ממזמט או מילת תואר מתאימה יותר</w:t>
      </w:r>
      <w:r w:rsidR="00AF0AED" w:rsidRPr="00E471BE">
        <w:rPr>
          <w:rFonts w:hint="cs"/>
          <w:color w:val="A6A6A6" w:themeColor="background1" w:themeShade="A6"/>
          <w:rtl/>
        </w:rPr>
        <w:t xml:space="preserve"> הבוז המזו</w:t>
      </w:r>
      <w:r w:rsidR="005311EB" w:rsidRPr="00E471BE">
        <w:rPr>
          <w:rFonts w:hint="cs"/>
          <w:color w:val="A6A6A6" w:themeColor="background1" w:themeShade="A6"/>
          <w:rtl/>
        </w:rPr>
        <w:t xml:space="preserve">קק תזתז וזחל בזרועותיו, הגוזמה </w:t>
      </w:r>
      <w:r w:rsidR="005311EB" w:rsidRPr="00E471BE">
        <w:rPr>
          <w:color w:val="A6A6A6" w:themeColor="background1" w:themeShade="A6"/>
          <w:rtl/>
        </w:rPr>
        <w:t>–</w:t>
      </w:r>
      <w:r w:rsidR="005311EB" w:rsidRPr="00E471BE">
        <w:rPr>
          <w:rFonts w:hint="cs"/>
          <w:color w:val="A6A6A6" w:themeColor="background1" w:themeShade="A6"/>
          <w:rtl/>
        </w:rPr>
        <w:t xml:space="preserve"> </w:t>
      </w:r>
      <w:r w:rsidR="00AF0AED" w:rsidRPr="00E471BE">
        <w:rPr>
          <w:rFonts w:hint="cs"/>
          <w:color w:val="A6A6A6" w:themeColor="background1" w:themeShade="A6"/>
          <w:rtl/>
        </w:rPr>
        <w:t xml:space="preserve">אין פה גוזמה כי כשכתבתי זאת במקור זה היה במקום אחר ושם </w:t>
      </w:r>
      <w:r w:rsidR="001C5A04" w:rsidRPr="00E471BE">
        <w:rPr>
          <w:rFonts w:hint="cs"/>
          <w:color w:val="A6A6A6" w:themeColor="background1" w:themeShade="A6"/>
          <w:rtl/>
        </w:rPr>
        <w:t>הייתה</w:t>
      </w:r>
      <w:r w:rsidR="00AF0AED" w:rsidRPr="00E471BE">
        <w:rPr>
          <w:rFonts w:hint="cs"/>
          <w:color w:val="A6A6A6" w:themeColor="background1" w:themeShade="A6"/>
          <w:rtl/>
        </w:rPr>
        <w:t xml:space="preserve"> גוז</w:t>
      </w:r>
      <w:r w:rsidR="005311EB" w:rsidRPr="00E471BE">
        <w:rPr>
          <w:rFonts w:hint="cs"/>
          <w:color w:val="A6A6A6" w:themeColor="background1" w:themeShade="A6"/>
          <w:rtl/>
        </w:rPr>
        <w:t>מה</w:t>
      </w:r>
      <w:r w:rsidR="000603A0" w:rsidRPr="00E471BE">
        <w:rPr>
          <w:rFonts w:hint="cs"/>
          <w:color w:val="A6A6A6" w:themeColor="background1" w:themeShade="A6"/>
          <w:rtl/>
        </w:rPr>
        <w:t xml:space="preserve"> </w:t>
      </w:r>
      <w:r w:rsidR="005311EB" w:rsidRPr="00E471BE">
        <w:rPr>
          <w:color w:val="A6A6A6" w:themeColor="background1" w:themeShade="A6"/>
          <w:rtl/>
        </w:rPr>
        <w:t>–</w:t>
      </w:r>
      <w:r w:rsidR="005311EB" w:rsidRPr="00E471BE">
        <w:rPr>
          <w:rFonts w:hint="cs"/>
          <w:color w:val="A6A6A6" w:themeColor="background1" w:themeShade="A6"/>
          <w:rtl/>
        </w:rPr>
        <w:t xml:space="preserve"> </w:t>
      </w:r>
      <w:r w:rsidR="000603A0" w:rsidRPr="00E471BE">
        <w:rPr>
          <w:rFonts w:hint="cs"/>
          <w:color w:val="A6A6A6" w:themeColor="background1" w:themeShade="A6"/>
          <w:rtl/>
        </w:rPr>
        <w:t>זמזמה ב</w:t>
      </w:r>
      <w:r w:rsidR="005E3213" w:rsidRPr="00E471BE">
        <w:rPr>
          <w:rFonts w:hint="cs"/>
          <w:color w:val="A6A6A6" w:themeColor="background1" w:themeShade="A6"/>
          <w:rtl/>
        </w:rPr>
        <w:t>אוזנ</w:t>
      </w:r>
      <w:r w:rsidR="000603A0" w:rsidRPr="00E471BE">
        <w:rPr>
          <w:rFonts w:hint="cs"/>
          <w:color w:val="A6A6A6" w:themeColor="background1" w:themeShade="A6"/>
          <w:rtl/>
        </w:rPr>
        <w:t xml:space="preserve">יו. </w:t>
      </w:r>
      <w:r w:rsidR="00AB3719" w:rsidRPr="00E471BE">
        <w:rPr>
          <w:rFonts w:hint="cs"/>
          <w:color w:val="A6A6A6" w:themeColor="background1" w:themeShade="A6"/>
          <w:rtl/>
        </w:rPr>
        <w:t>לזרזף לזגזג</w:t>
      </w:r>
    </w:p>
    <w:p w14:paraId="740B0DC6" w14:textId="77777777" w:rsidR="009C1C9C" w:rsidRPr="00E471BE" w:rsidRDefault="009C1C9C" w:rsidP="00824A13">
      <w:pPr>
        <w:rPr>
          <w:rFonts w:cs="Times New Roman"/>
          <w:color w:val="A6A6A6" w:themeColor="background1" w:themeShade="A6"/>
          <w:rtl/>
        </w:rPr>
      </w:pPr>
      <w:bookmarkStart w:id="293" w:name="_Hlk502339661"/>
      <w:r w:rsidRPr="00E471BE">
        <w:rPr>
          <w:rFonts w:cs="Times New Roman" w:hint="cs"/>
          <w:color w:val="A6A6A6" w:themeColor="background1" w:themeShade="A6"/>
          <w:rtl/>
        </w:rPr>
        <w:t>]</w:t>
      </w:r>
    </w:p>
    <w:bookmarkEnd w:id="293"/>
    <w:p w14:paraId="5D73EC17" w14:textId="107EF558" w:rsidR="009C1C9C" w:rsidRPr="00E471BE" w:rsidRDefault="00B22DC6" w:rsidP="009C1C9C">
      <w:pPr>
        <w:rPr>
          <w:rFonts w:cs="Times New Roman"/>
          <w:color w:val="A6A6A6" w:themeColor="background1" w:themeShade="A6"/>
          <w:rtl/>
        </w:rPr>
      </w:pPr>
      <w:r w:rsidRPr="00E471BE">
        <w:rPr>
          <w:rFonts w:cs="Times New Roman" w:hint="cs"/>
          <w:color w:val="A6A6A6" w:themeColor="background1" w:themeShade="A6"/>
          <w:rtl/>
        </w:rPr>
        <w:t>[</w:t>
      </w:r>
      <w:r w:rsidR="009C1C9C" w:rsidRPr="00E471BE">
        <w:rPr>
          <w:rFonts w:cs="Times New Roman"/>
          <w:color w:val="A6A6A6" w:themeColor="background1" w:themeShade="A6"/>
          <w:rtl/>
        </w:rPr>
        <w:t>למען האמת וללא ידיעתו של אלכס – לא היה זה בוז. התזתוז היחיד היה מתוך זעזוע</w:t>
      </w:r>
      <w:r w:rsidR="00AB4ADE" w:rsidRPr="00E471BE">
        <w:rPr>
          <w:rFonts w:cs="Times New Roman" w:hint="cs"/>
          <w:color w:val="A6A6A6" w:themeColor="background1" w:themeShade="A6"/>
          <w:rtl/>
        </w:rPr>
        <w:t>, כי</w:t>
      </w:r>
      <w:r w:rsidR="009C1C9C" w:rsidRPr="00E471BE">
        <w:rPr>
          <w:rFonts w:cs="Times New Roman"/>
          <w:color w:val="A6A6A6" w:themeColor="background1" w:themeShade="A6"/>
          <w:rtl/>
        </w:rPr>
        <w:t xml:space="preserve"> </w:t>
      </w:r>
      <w:r w:rsidR="00AB4ADE" w:rsidRPr="00E471BE">
        <w:rPr>
          <w:rFonts w:hint="cs"/>
          <w:color w:val="A6A6A6" w:themeColor="background1" w:themeShade="A6"/>
          <w:rtl/>
        </w:rPr>
        <w:t>זנבו של זוחל מזוהם התפתל על זרועו, נעץ את זיזיו.</w:t>
      </w:r>
      <w:r w:rsidR="009C1C9C" w:rsidRPr="00E471BE">
        <w:rPr>
          <w:rFonts w:cs="Times New Roman"/>
          <w:color w:val="A6A6A6" w:themeColor="background1" w:themeShade="A6"/>
          <w:rtl/>
        </w:rPr>
        <w:t xml:space="preserve"> וגם ממבטי הבנות שהיו נמשכים אחריו בלי שהתאמץ, ומחבורת השמיניסטים הפראיים יחסית שהתחבר אליהם מייד, ובעיקר ומשינויים רבים ומפתיעים אחרים שעברו בגופו. גופו של אלכס היה נוכח קבוע במחשבותיו של ארקדי, בקומו ובשבתו, קבוע וקיים, והנה השתנה באופנים שכלל לא העלה </w:t>
      </w:r>
      <w:r w:rsidR="00791A90" w:rsidRPr="00E471BE">
        <w:rPr>
          <w:rFonts w:cs="Times New Roman" w:hint="cs"/>
          <w:color w:val="A6A6A6" w:themeColor="background1" w:themeShade="A6"/>
          <w:rtl/>
        </w:rPr>
        <w:t xml:space="preserve">על </w:t>
      </w:r>
      <w:r w:rsidR="009C1C9C" w:rsidRPr="00E471BE">
        <w:rPr>
          <w:rFonts w:cs="Times New Roman"/>
          <w:color w:val="A6A6A6" w:themeColor="background1" w:themeShade="A6"/>
          <w:rtl/>
        </w:rPr>
        <w:t xml:space="preserve">דעתו. והתושב של הגוף הנוכחי היה הגורם לאובדן עצום, לשבר. ובתוך הזעזוע – אותו </w:t>
      </w:r>
      <w:bookmarkStart w:id="294" w:name="_Hlk11045338"/>
      <w:r w:rsidR="009C1C9C" w:rsidRPr="00E471BE">
        <w:rPr>
          <w:rFonts w:cs="Times New Roman"/>
          <w:color w:val="A6A6A6" w:themeColor="background1" w:themeShade="A6"/>
          <w:rtl/>
        </w:rPr>
        <w:t>זנב, מתעקל ומשונן, עטוי קשקשי-יהלום וקוצי-פלדה.</w:t>
      </w:r>
      <w:bookmarkEnd w:id="294"/>
      <w:r w:rsidR="009C1C9C" w:rsidRPr="00E471BE">
        <w:rPr>
          <w:rFonts w:cs="Times New Roman"/>
          <w:color w:val="A6A6A6" w:themeColor="background1" w:themeShade="A6"/>
          <w:rtl/>
        </w:rPr>
        <w:t xml:space="preserve"> </w:t>
      </w:r>
      <w:r w:rsidR="002B6CB3" w:rsidRPr="00E471BE">
        <w:rPr>
          <w:rFonts w:cs="Times New Roman"/>
          <w:color w:val="A6A6A6" w:themeColor="background1" w:themeShade="A6"/>
          <w:rtl/>
        </w:rPr>
        <w:t xml:space="preserve">ארקדי הבחין בו למן היום הראשון, ומראה הפנים הללו שלשווא ציפה להן, רצוץ </w:t>
      </w:r>
      <w:r w:rsidR="00791A90" w:rsidRPr="00E471BE">
        <w:rPr>
          <w:rFonts w:cs="Times New Roman"/>
          <w:color w:val="A6A6A6" w:themeColor="background1" w:themeShade="A6"/>
          <w:rtl/>
        </w:rPr>
        <w:t xml:space="preserve">ומחריש </w:t>
      </w:r>
      <w:r w:rsidR="002B6CB3" w:rsidRPr="00E471BE">
        <w:rPr>
          <w:rFonts w:cs="Times New Roman"/>
          <w:color w:val="A6A6A6" w:themeColor="background1" w:themeShade="A6"/>
          <w:rtl/>
        </w:rPr>
        <w:t>במשך שנים, הציף אותו מבוכה. בהלה אפילו. הצ</w:t>
      </w:r>
      <w:r w:rsidR="00351174" w:rsidRPr="00E471BE">
        <w:rPr>
          <w:rFonts w:cs="Times New Roman" w:hint="cs"/>
          <w:color w:val="A6A6A6" w:themeColor="background1" w:themeShade="A6"/>
          <w:rtl/>
        </w:rPr>
        <w:t>ו</w:t>
      </w:r>
      <w:r w:rsidR="002B6CB3" w:rsidRPr="00E471BE">
        <w:rPr>
          <w:rFonts w:cs="Times New Roman"/>
          <w:color w:val="A6A6A6" w:themeColor="background1" w:themeShade="A6"/>
          <w:rtl/>
        </w:rPr>
        <w:t>ה</w:t>
      </w:r>
      <w:r w:rsidR="00351174" w:rsidRPr="00E471BE">
        <w:rPr>
          <w:rFonts w:cs="Times New Roman" w:hint="cs"/>
          <w:color w:val="A6A6A6" w:themeColor="background1" w:themeShade="A6"/>
          <w:rtl/>
        </w:rPr>
        <w:t>ב</w:t>
      </w:r>
      <w:r w:rsidR="002B6CB3" w:rsidRPr="00E471BE">
        <w:rPr>
          <w:rFonts w:cs="Times New Roman"/>
          <w:color w:val="A6A6A6" w:themeColor="background1" w:themeShade="A6"/>
          <w:rtl/>
        </w:rPr>
        <w:t xml:space="preserve"> הבוהק של ימי הילדות </w:t>
      </w:r>
      <w:r w:rsidR="009512B8" w:rsidRPr="00E471BE">
        <w:rPr>
          <w:rFonts w:cs="Times New Roman" w:hint="cs"/>
          <w:color w:val="A6A6A6" w:themeColor="background1" w:themeShade="A6"/>
          <w:rtl/>
        </w:rPr>
        <w:t>התנדף</w:t>
      </w:r>
      <w:r w:rsidR="002B6CB3" w:rsidRPr="00E471BE">
        <w:rPr>
          <w:rFonts w:cs="Times New Roman"/>
          <w:color w:val="A6A6A6" w:themeColor="background1" w:themeShade="A6"/>
          <w:rtl/>
        </w:rPr>
        <w:t xml:space="preserve"> מ</w:t>
      </w:r>
      <w:r w:rsidR="003B2198" w:rsidRPr="00E471BE">
        <w:rPr>
          <w:rFonts w:cs="Times New Roman"/>
          <w:color w:val="A6A6A6" w:themeColor="background1" w:themeShade="A6"/>
          <w:rtl/>
        </w:rPr>
        <w:t>שערו</w:t>
      </w:r>
      <w:r w:rsidR="00EA433B" w:rsidRPr="00E471BE">
        <w:rPr>
          <w:rFonts w:cs="Times New Roman"/>
          <w:color w:val="A6A6A6" w:themeColor="background1" w:themeShade="A6"/>
          <w:rtl/>
        </w:rPr>
        <w:t xml:space="preserve"> של אלכס</w:t>
      </w:r>
      <w:r w:rsidR="002B6CB3" w:rsidRPr="00E471BE">
        <w:rPr>
          <w:rFonts w:cs="Times New Roman"/>
          <w:color w:val="A6A6A6" w:themeColor="background1" w:themeShade="A6"/>
          <w:rtl/>
        </w:rPr>
        <w:t xml:space="preserve">, והחיוך כבר לא מיהר להפציע. חבורות ופציעות שונות צצו </w:t>
      </w:r>
      <w:r w:rsidR="00EA433B" w:rsidRPr="00E471BE">
        <w:rPr>
          <w:rFonts w:cs="Times New Roman" w:hint="cs"/>
          <w:color w:val="A6A6A6" w:themeColor="background1" w:themeShade="A6"/>
          <w:rtl/>
        </w:rPr>
        <w:t>ב</w:t>
      </w:r>
      <w:r w:rsidR="002B6CB3" w:rsidRPr="00E471BE">
        <w:rPr>
          <w:rFonts w:cs="Times New Roman"/>
          <w:color w:val="A6A6A6" w:themeColor="background1" w:themeShade="A6"/>
          <w:rtl/>
        </w:rPr>
        <w:t xml:space="preserve">גופו הקטן, אבל אלו לא </w:t>
      </w:r>
      <w:r w:rsidR="00351174" w:rsidRPr="00E471BE">
        <w:rPr>
          <w:rFonts w:cs="Times New Roman" w:hint="cs"/>
          <w:color w:val="A6A6A6" w:themeColor="background1" w:themeShade="A6"/>
          <w:rtl/>
        </w:rPr>
        <w:t xml:space="preserve">היו מעשה </w:t>
      </w:r>
      <w:r w:rsidR="002B6CB3" w:rsidRPr="00E471BE">
        <w:rPr>
          <w:rFonts w:cs="Times New Roman"/>
          <w:color w:val="A6A6A6" w:themeColor="background1" w:themeShade="A6"/>
          <w:rtl/>
        </w:rPr>
        <w:t>ידיו.</w:t>
      </w:r>
    </w:p>
    <w:p w14:paraId="65F32E43" w14:textId="24A9A49C" w:rsidR="00B22DC6" w:rsidRPr="00E471BE" w:rsidRDefault="00B22DC6" w:rsidP="009C1C9C">
      <w:pPr>
        <w:rPr>
          <w:color w:val="A6A6A6" w:themeColor="background1" w:themeShade="A6"/>
          <w:rtl/>
        </w:rPr>
      </w:pPr>
      <w:r w:rsidRPr="00E471BE">
        <w:rPr>
          <w:rFonts w:hint="cs"/>
          <w:color w:val="A6A6A6" w:themeColor="background1" w:themeShade="A6"/>
          <w:rtl/>
        </w:rPr>
        <w:t>]</w:t>
      </w:r>
    </w:p>
    <w:p w14:paraId="1B1CC42C" w14:textId="4BF4AC62" w:rsidR="00B22DC6" w:rsidRDefault="00B22DC6" w:rsidP="009C1C9C">
      <w:pPr>
        <w:rPr>
          <w:rtl/>
        </w:rPr>
      </w:pPr>
      <w:r w:rsidRPr="00B22DC6">
        <w:rPr>
          <w:rFonts w:cs="Times New Roman"/>
          <w:rtl/>
        </w:rPr>
        <w:t>לא בוז – גופו של אלכס היה נוכח קבוע במחשבותיו של ארקדי, בקומו ובשבתו, קבוע וקיים, והנה השתנה באופנים מוגזמים שכלל לא העלה על דעתו. ארקדי הבחין בו למן היום הראשון, ומראה הפנים הללו</w:t>
      </w:r>
      <w:r w:rsidR="00E471BE">
        <w:rPr>
          <w:rFonts w:cs="Times New Roman" w:hint="cs"/>
          <w:rtl/>
        </w:rPr>
        <w:t>,</w:t>
      </w:r>
      <w:r w:rsidRPr="00B22DC6">
        <w:rPr>
          <w:rFonts w:cs="Times New Roman"/>
          <w:rtl/>
        </w:rPr>
        <w:t xml:space="preserve"> שלשווא ציפה להן, רצוץ ומחריש במשך שנים, הציף אותו מבוכה. בהלה אפילו. הצוהב הבוהק של ימי הילדות התנדף מ</w:t>
      </w:r>
      <w:r w:rsidR="003B2198">
        <w:rPr>
          <w:rFonts w:cs="Times New Roman"/>
          <w:rtl/>
        </w:rPr>
        <w:t>שערו</w:t>
      </w:r>
      <w:r w:rsidRPr="00B22DC6">
        <w:rPr>
          <w:rFonts w:cs="Times New Roman"/>
          <w:rtl/>
        </w:rPr>
        <w:t xml:space="preserve"> של אלכס, והחיוך כבר לא מיהר להפציע. חבורות ופציעות שונות צצו בגופו הקטן, אבל אלו לא היו מעשה ידיו. וזנבו של זוחל מזוהם התפתל על זרועו, נועץ את זיזיו. זנב מתעקל ומשונן, עטוי קשקשי</w:t>
      </w:r>
      <w:r w:rsidR="00E471BE">
        <w:rPr>
          <w:rFonts w:cs="Times New Roman" w:hint="cs"/>
          <w:rtl/>
        </w:rPr>
        <w:t xml:space="preserve"> </w:t>
      </w:r>
      <w:r w:rsidRPr="00B22DC6">
        <w:rPr>
          <w:rFonts w:cs="Times New Roman"/>
          <w:rtl/>
        </w:rPr>
        <w:t>יהלום וקוצי</w:t>
      </w:r>
      <w:r w:rsidR="00E471BE">
        <w:rPr>
          <w:rFonts w:cs="Times New Roman" w:hint="cs"/>
          <w:rtl/>
        </w:rPr>
        <w:t xml:space="preserve"> </w:t>
      </w:r>
      <w:r w:rsidRPr="00B22DC6">
        <w:rPr>
          <w:rFonts w:cs="Times New Roman"/>
          <w:rtl/>
        </w:rPr>
        <w:t>פלדה.</w:t>
      </w:r>
    </w:p>
    <w:p w14:paraId="69D1E9B1" w14:textId="77777777" w:rsidR="00DD5E88" w:rsidRDefault="009C1C9C" w:rsidP="009C1C9C">
      <w:pPr>
        <w:rPr>
          <w:rFonts w:cs="Times New Roman"/>
          <w:rtl/>
        </w:rPr>
      </w:pPr>
      <w:r>
        <w:rPr>
          <w:rFonts w:cs="Times New Roman"/>
          <w:rtl/>
        </w:rPr>
        <w:t>גם על גבעת החצבים בנו זה מכבר שכונה חדשה.</w:t>
      </w:r>
    </w:p>
    <w:p w14:paraId="759348A7" w14:textId="6B345A78" w:rsidR="0011313C" w:rsidRDefault="001E11F7" w:rsidP="0098340B">
      <w:pPr>
        <w:rPr>
          <w:rFonts w:cs="Times New Roman"/>
          <w:rtl/>
        </w:rPr>
      </w:pPr>
      <w:r>
        <w:rPr>
          <w:rtl/>
        </w:rPr>
        <w:t>אלכס הסמיק עד לש</w:t>
      </w:r>
      <w:r w:rsidR="004A425F">
        <w:rPr>
          <w:rFonts w:hint="cs"/>
          <w:rtl/>
        </w:rPr>
        <w:t>ו</w:t>
      </w:r>
      <w:r>
        <w:rPr>
          <w:rtl/>
        </w:rPr>
        <w:t xml:space="preserve">רשי </w:t>
      </w:r>
      <w:r w:rsidR="003B2198">
        <w:rPr>
          <w:rtl/>
        </w:rPr>
        <w:t>שערו</w:t>
      </w:r>
      <w:r w:rsidR="004627AB" w:rsidRPr="00CD067C">
        <w:rPr>
          <w:rtl/>
        </w:rPr>
        <w:t xml:space="preserve">. </w:t>
      </w:r>
      <w:r w:rsidR="00D425EF">
        <w:rPr>
          <w:rFonts w:hint="cs"/>
          <w:rtl/>
        </w:rPr>
        <w:t>ארקדי</w:t>
      </w:r>
      <w:r w:rsidR="00B40BDC">
        <w:rPr>
          <w:rFonts w:hint="cs"/>
          <w:rtl/>
        </w:rPr>
        <w:t xml:space="preserve"> </w:t>
      </w:r>
      <w:r w:rsidR="00D425EF">
        <w:rPr>
          <w:rFonts w:hint="cs"/>
          <w:rtl/>
        </w:rPr>
        <w:t>היה ענק</w:t>
      </w:r>
      <w:r w:rsidR="00FF6331" w:rsidRPr="00FF6331">
        <w:rPr>
          <w:rFonts w:cs="Times New Roman"/>
          <w:rtl/>
        </w:rPr>
        <w:t xml:space="preserve"> – גם כשישב זה היה ברור</w:t>
      </w:r>
      <w:r w:rsidR="00D425EF">
        <w:rPr>
          <w:rFonts w:hint="cs"/>
          <w:rtl/>
        </w:rPr>
        <w:t xml:space="preserve">. לא גבוה הרבה </w:t>
      </w:r>
      <w:r w:rsidR="00FF6331">
        <w:rPr>
          <w:rFonts w:hint="cs"/>
          <w:rtl/>
        </w:rPr>
        <w:t xml:space="preserve">יותר </w:t>
      </w:r>
      <w:r w:rsidR="00D425EF">
        <w:rPr>
          <w:rFonts w:hint="cs"/>
          <w:rtl/>
        </w:rPr>
        <w:t xml:space="preserve">מאחיו ובכל זאת </w:t>
      </w:r>
      <w:r w:rsidR="00D425EF">
        <w:rPr>
          <w:rtl/>
        </w:rPr>
        <w:t>–</w:t>
      </w:r>
      <w:r w:rsidR="00D425EF">
        <w:rPr>
          <w:rFonts w:hint="cs"/>
          <w:rtl/>
        </w:rPr>
        <w:t xml:space="preserve"> ענק.</w:t>
      </w:r>
      <w:r w:rsidR="0098340B">
        <w:rPr>
          <w:rFonts w:hint="cs"/>
          <w:rtl/>
        </w:rPr>
        <w:t xml:space="preserve"> </w:t>
      </w:r>
      <w:bookmarkStart w:id="295" w:name="_Hlk529042122"/>
      <w:r w:rsidR="00FF6331" w:rsidRPr="00FF6331">
        <w:rPr>
          <w:rFonts w:cs="Times New Roman"/>
          <w:rtl/>
        </w:rPr>
        <w:t>אלכס</w:t>
      </w:r>
      <w:r w:rsidR="00FF6331" w:rsidRPr="00FF6331">
        <w:rPr>
          <w:rFonts w:cs="Times New Roman" w:hint="cs"/>
          <w:rtl/>
        </w:rPr>
        <w:t xml:space="preserve"> </w:t>
      </w:r>
      <w:r w:rsidR="0086614F">
        <w:rPr>
          <w:rFonts w:hint="cs"/>
          <w:rtl/>
        </w:rPr>
        <w:t>חש</w:t>
      </w:r>
      <w:r w:rsidR="00FF6331" w:rsidRPr="00FF6331">
        <w:rPr>
          <w:rFonts w:hint="cs"/>
          <w:rtl/>
        </w:rPr>
        <w:t xml:space="preserve"> </w:t>
      </w:r>
      <w:r w:rsidR="00FF6331">
        <w:rPr>
          <w:rFonts w:hint="cs"/>
          <w:rtl/>
        </w:rPr>
        <w:t>נמוך</w:t>
      </w:r>
      <w:r w:rsidR="0086614F">
        <w:rPr>
          <w:rFonts w:hint="cs"/>
          <w:rtl/>
        </w:rPr>
        <w:t xml:space="preserve"> </w:t>
      </w:r>
      <w:r w:rsidR="00F97A34">
        <w:rPr>
          <w:rFonts w:hint="cs"/>
          <w:rtl/>
        </w:rPr>
        <w:t>כל כך</w:t>
      </w:r>
      <w:r w:rsidR="0086614F">
        <w:rPr>
          <w:rFonts w:hint="cs"/>
          <w:rtl/>
        </w:rPr>
        <w:t xml:space="preserve"> באותו רגע </w:t>
      </w:r>
      <w:r w:rsidR="00EA433B" w:rsidRPr="00EA433B">
        <w:rPr>
          <w:rFonts w:cs="Times New Roman"/>
          <w:rtl/>
        </w:rPr>
        <w:t xml:space="preserve">של פגישה מחודשת </w:t>
      </w:r>
      <w:r w:rsidR="0086614F">
        <w:rPr>
          <w:rFonts w:hint="cs"/>
          <w:rtl/>
        </w:rPr>
        <w:t xml:space="preserve">ונאלץ להזכיר לעצמו, </w:t>
      </w:r>
      <w:r w:rsidR="0098340B">
        <w:rPr>
          <w:rFonts w:cs="Times New Roman"/>
          <w:rtl/>
        </w:rPr>
        <w:t xml:space="preserve">זה רק </w:t>
      </w:r>
      <w:r w:rsidR="00791A90" w:rsidRPr="00791A90">
        <w:rPr>
          <w:rFonts w:cs="Times New Roman"/>
          <w:rtl/>
        </w:rPr>
        <w:t xml:space="preserve">עניין של </w:t>
      </w:r>
      <w:r w:rsidR="0098340B">
        <w:rPr>
          <w:rFonts w:cs="Times New Roman"/>
          <w:rtl/>
        </w:rPr>
        <w:t>גוף</w:t>
      </w:r>
      <w:r w:rsidR="00EA433B">
        <w:rPr>
          <w:rFonts w:cs="Times New Roman" w:hint="cs"/>
          <w:rtl/>
        </w:rPr>
        <w:t>:</w:t>
      </w:r>
      <w:r w:rsidR="0098340B">
        <w:rPr>
          <w:rFonts w:cs="Times New Roman"/>
          <w:rtl/>
        </w:rPr>
        <w:t xml:space="preserve"> </w:t>
      </w:r>
      <w:r w:rsidR="00AB4ADE" w:rsidRPr="00AB4ADE">
        <w:rPr>
          <w:rFonts w:cs="Times New Roman"/>
          <w:rtl/>
        </w:rPr>
        <w:t xml:space="preserve">הפרש </w:t>
      </w:r>
      <w:r w:rsidR="00E43C94">
        <w:rPr>
          <w:rFonts w:cs="Times New Roman" w:hint="cs"/>
          <w:rtl/>
        </w:rPr>
        <w:t>ה</w:t>
      </w:r>
      <w:r w:rsidR="00AB4ADE" w:rsidRPr="00AB4ADE">
        <w:rPr>
          <w:rFonts w:cs="Times New Roman"/>
          <w:rtl/>
        </w:rPr>
        <w:t>גבהים מסתכם רק</w:t>
      </w:r>
      <w:r w:rsidR="00AB4ADE" w:rsidRPr="00AB4ADE">
        <w:rPr>
          <w:rFonts w:cs="Times New Roman" w:hint="cs"/>
          <w:rtl/>
        </w:rPr>
        <w:t xml:space="preserve"> </w:t>
      </w:r>
      <w:r w:rsidR="00AB4ADE">
        <w:rPr>
          <w:rFonts w:cs="Times New Roman" w:hint="cs"/>
          <w:rtl/>
        </w:rPr>
        <w:t>ב</w:t>
      </w:r>
      <w:r w:rsidR="0086614F">
        <w:rPr>
          <w:rFonts w:cs="Times New Roman" w:hint="cs"/>
          <w:rtl/>
        </w:rPr>
        <w:t xml:space="preserve">עוד מטר מעיים </w:t>
      </w:r>
      <w:r w:rsidR="00AB4ADE">
        <w:rPr>
          <w:rFonts w:cs="Times New Roman" w:hint="cs"/>
          <w:rtl/>
        </w:rPr>
        <w:t>ו</w:t>
      </w:r>
      <w:r w:rsidR="0011313C">
        <w:rPr>
          <w:rFonts w:cs="Times New Roman" w:hint="cs"/>
          <w:rtl/>
        </w:rPr>
        <w:t>כלי</w:t>
      </w:r>
      <w:r w:rsidR="00E471BE">
        <w:rPr>
          <w:rFonts w:cs="Times New Roman" w:hint="cs"/>
          <w:rtl/>
        </w:rPr>
        <w:t xml:space="preserve"> </w:t>
      </w:r>
      <w:r w:rsidR="0086614F">
        <w:rPr>
          <w:rFonts w:cs="Times New Roman" w:hint="cs"/>
          <w:rtl/>
        </w:rPr>
        <w:t>דם</w:t>
      </w:r>
      <w:r w:rsidR="0098340B">
        <w:rPr>
          <w:rFonts w:cs="Times New Roman"/>
          <w:rtl/>
        </w:rPr>
        <w:t xml:space="preserve"> </w:t>
      </w:r>
      <w:r w:rsidR="0086614F">
        <w:rPr>
          <w:rFonts w:cs="Times New Roman" w:hint="cs"/>
          <w:rtl/>
        </w:rPr>
        <w:t xml:space="preserve">וקצת בשר שעוטף אותם... </w:t>
      </w:r>
      <w:r w:rsidR="00962138" w:rsidRPr="00962138">
        <w:rPr>
          <w:rFonts w:cs="Times New Roman"/>
          <w:rtl/>
        </w:rPr>
        <w:t xml:space="preserve">בתוך כך הוא צבט את עצמו בכל כוחו במותן </w:t>
      </w:r>
      <w:r w:rsidR="00631AB6">
        <w:rPr>
          <w:rFonts w:cs="Times New Roman" w:hint="cs"/>
          <w:rtl/>
        </w:rPr>
        <w:t>[</w:t>
      </w:r>
      <w:r w:rsidR="00962138" w:rsidRPr="00962138">
        <w:rPr>
          <w:rFonts w:cs="Times New Roman"/>
          <w:rtl/>
        </w:rPr>
        <w:t xml:space="preserve">אבל הוא לא </w:t>
      </w:r>
      <w:r w:rsidR="00EA433B" w:rsidRPr="00EA433B">
        <w:rPr>
          <w:rFonts w:cs="Times New Roman"/>
          <w:rtl/>
        </w:rPr>
        <w:t>הבחין</w:t>
      </w:r>
      <w:r w:rsidR="00962138" w:rsidRPr="00962138">
        <w:rPr>
          <w:rFonts w:cs="Times New Roman"/>
          <w:rtl/>
        </w:rPr>
        <w:t xml:space="preserve"> בכך ולכן אולי</w:t>
      </w:r>
      <w:r w:rsidR="00EA433B">
        <w:rPr>
          <w:rFonts w:cs="Times New Roman" w:hint="cs"/>
          <w:rtl/>
        </w:rPr>
        <w:t xml:space="preserve"> </w:t>
      </w:r>
      <w:r w:rsidR="00EA433B" w:rsidRPr="00EA433B">
        <w:rPr>
          <w:rFonts w:cs="Times New Roman"/>
          <w:rtl/>
        </w:rPr>
        <w:t>אין זה יאה ואולי יהיה זה משפיל ואף מרושע ואף לא מנומס, מעליב, פוגעני, מחוצף, מזלזל, משפיל, חסר טעם, גס, בהמי, מחוצף, מרושע</w:t>
      </w:r>
      <w:r w:rsidR="00282281">
        <w:rPr>
          <w:rFonts w:cs="Times New Roman"/>
          <w:rtl/>
        </w:rPr>
        <w:t xml:space="preserve"> </w:t>
      </w:r>
      <w:r w:rsidR="00962138" w:rsidRPr="00962138">
        <w:rPr>
          <w:rFonts w:cs="Times New Roman"/>
          <w:rtl/>
        </w:rPr>
        <w:t>להזכיר זאת</w:t>
      </w:r>
      <w:r w:rsidR="00631AB6">
        <w:rPr>
          <w:rFonts w:cs="Times New Roman" w:hint="cs"/>
          <w:rtl/>
        </w:rPr>
        <w:t>]</w:t>
      </w:r>
      <w:r w:rsidR="00962138" w:rsidRPr="00962138">
        <w:rPr>
          <w:rFonts w:cs="Times New Roman"/>
          <w:rtl/>
        </w:rPr>
        <w:t xml:space="preserve"> </w:t>
      </w:r>
      <w:r w:rsidR="00631AB6">
        <w:rPr>
          <w:rFonts w:cs="Times New Roman" w:hint="cs"/>
          <w:rtl/>
        </w:rPr>
        <w:t xml:space="preserve">ושינן, </w:t>
      </w:r>
      <w:r w:rsidR="00FF6331" w:rsidRPr="00FF6331">
        <w:rPr>
          <w:rFonts w:cs="Times New Roman"/>
          <w:rtl/>
        </w:rPr>
        <w:t xml:space="preserve">אני לא אפול בגלל מטר מעיים, אני לא אתפרק בגלל </w:t>
      </w:r>
      <w:r w:rsidR="00EA433B" w:rsidRPr="00EA433B">
        <w:rPr>
          <w:rFonts w:cs="Times New Roman"/>
          <w:rtl/>
        </w:rPr>
        <w:t xml:space="preserve">עצמות ועוד </w:t>
      </w:r>
      <w:r w:rsidR="00FF6331" w:rsidRPr="00FF6331">
        <w:rPr>
          <w:rFonts w:cs="Times New Roman"/>
          <w:rtl/>
        </w:rPr>
        <w:t xml:space="preserve">קצת בשר, אני לא, עד שחש </w:t>
      </w:r>
      <w:r w:rsidR="00EA433B">
        <w:rPr>
          <w:rFonts w:cs="Times New Roman" w:hint="cs"/>
          <w:rtl/>
        </w:rPr>
        <w:t>ב</w:t>
      </w:r>
      <w:r w:rsidR="00FF6331" w:rsidRPr="00FF6331">
        <w:rPr>
          <w:rFonts w:cs="Times New Roman"/>
          <w:rtl/>
        </w:rPr>
        <w:t>הד קלוש של עצמו, או משהו בתוכו שהדהד נגד משטח מוכר</w:t>
      </w:r>
      <w:r w:rsidR="0086614F">
        <w:rPr>
          <w:rFonts w:cs="Times New Roman" w:hint="cs"/>
          <w:rtl/>
        </w:rPr>
        <w:t>.</w:t>
      </w:r>
      <w:bookmarkEnd w:id="295"/>
    </w:p>
    <w:p w14:paraId="79AD7311" w14:textId="77777777" w:rsidR="00FF6331" w:rsidRPr="00E471BE" w:rsidRDefault="0086614F" w:rsidP="00FF6331">
      <w:pPr>
        <w:rPr>
          <w:rFonts w:cs="Times New Roman"/>
          <w:color w:val="A6A6A6" w:themeColor="background1" w:themeShade="A6"/>
          <w:rtl/>
        </w:rPr>
      </w:pPr>
      <w:r w:rsidRPr="00E471BE">
        <w:rPr>
          <w:rFonts w:cs="Times New Roman" w:hint="cs"/>
          <w:color w:val="A6A6A6" w:themeColor="background1" w:themeShade="A6"/>
          <w:rtl/>
        </w:rPr>
        <w:t>[</w:t>
      </w:r>
      <w:r w:rsidR="00FF6331" w:rsidRPr="00E471BE">
        <w:rPr>
          <w:rFonts w:cs="Times New Roman"/>
          <w:color w:val="A6A6A6" w:themeColor="background1" w:themeShade="A6"/>
          <w:rtl/>
        </w:rPr>
        <w:t>כמו ב</w:t>
      </w:r>
      <w:r w:rsidR="00FF6331" w:rsidRPr="00E471BE">
        <w:rPr>
          <w:rFonts w:cs="Times New Roman"/>
          <w:color w:val="A6A6A6" w:themeColor="background1" w:themeShade="A6"/>
        </w:rPr>
        <w:t>lithium</w:t>
      </w:r>
      <w:r w:rsidR="00FF6331" w:rsidRPr="00E471BE">
        <w:rPr>
          <w:rFonts w:cs="Times New Roman"/>
          <w:color w:val="A6A6A6" w:themeColor="background1" w:themeShade="A6"/>
          <w:rtl/>
        </w:rPr>
        <w:t xml:space="preserve"> של נירוונה - </w:t>
      </w:r>
      <w:r w:rsidR="00FF6331" w:rsidRPr="00E471BE">
        <w:rPr>
          <w:rFonts w:cs="Times New Roman"/>
          <w:color w:val="A6A6A6" w:themeColor="background1" w:themeShade="A6"/>
        </w:rPr>
        <w:t>I'm not gonna crack</w:t>
      </w:r>
    </w:p>
    <w:p w14:paraId="6E9FA88C" w14:textId="77777777" w:rsidR="00FF6331" w:rsidRPr="00E471BE" w:rsidRDefault="00FF6331" w:rsidP="00FF6331">
      <w:pPr>
        <w:rPr>
          <w:rFonts w:cs="Times New Roman"/>
          <w:color w:val="A6A6A6" w:themeColor="background1" w:themeShade="A6"/>
          <w:rtl/>
        </w:rPr>
      </w:pPr>
      <w:r w:rsidRPr="00E471BE">
        <w:rPr>
          <w:rFonts w:cs="Times New Roman"/>
          <w:color w:val="A6A6A6" w:themeColor="background1" w:themeShade="A6"/>
          <w:rtl/>
        </w:rPr>
        <w:t>והוא אמר את זה כמה פעמים, אני לא הולך להישבר על מטר מעיים, אני לא, עד שחש הד קלוש של עצמו, אה כן זה אני משהו הידהד נגד משטח מוכר, כלומר עצמיותו. להתנפץ להסדק להתרסק להתפרק</w:t>
      </w:r>
    </w:p>
    <w:p w14:paraId="366FF358" w14:textId="1EF66C26" w:rsidR="0098340B" w:rsidRPr="00E471BE" w:rsidRDefault="0098340B" w:rsidP="00FF6331">
      <w:pPr>
        <w:rPr>
          <w:color w:val="A6A6A6" w:themeColor="background1" w:themeShade="A6"/>
          <w:rtl/>
        </w:rPr>
      </w:pPr>
      <w:r w:rsidRPr="00E471BE">
        <w:rPr>
          <w:rFonts w:cs="Times New Roman"/>
          <w:color w:val="A6A6A6" w:themeColor="background1" w:themeShade="A6"/>
          <w:rtl/>
        </w:rPr>
        <w:t>סימן בידו הימנית על הקו הדמיוני שחיבר בין פטמותיו, ובידו השמאלית על הקו שסימן קפל בבטנו, שחצה את טבורו, מפה ועד לפה. זה רק... מעיים וקצת חוליות עמוד השדרה. ועוד בלוטות של מערכת העיכול. זה מה שיש שם. למה לי לקנא בזה?</w:t>
      </w:r>
    </w:p>
    <w:p w14:paraId="7FD7414B" w14:textId="77777777" w:rsidR="0098340B" w:rsidRPr="00E471BE" w:rsidRDefault="0098340B" w:rsidP="0098340B">
      <w:pPr>
        <w:rPr>
          <w:color w:val="A6A6A6" w:themeColor="background1" w:themeShade="A6"/>
          <w:rtl/>
        </w:rPr>
      </w:pPr>
    </w:p>
    <w:p w14:paraId="10AAE030" w14:textId="41F81367" w:rsidR="0086614F" w:rsidRPr="00E471BE" w:rsidRDefault="0098340B" w:rsidP="0098340B">
      <w:pPr>
        <w:rPr>
          <w:rFonts w:cs="Times New Roman"/>
          <w:color w:val="A6A6A6" w:themeColor="background1" w:themeShade="A6"/>
          <w:rtl/>
        </w:rPr>
      </w:pPr>
      <w:r w:rsidRPr="00E471BE">
        <w:rPr>
          <w:rFonts w:cs="Times New Roman"/>
          <w:color w:val="A6A6A6" w:themeColor="background1" w:themeShade="A6"/>
          <w:rtl/>
        </w:rPr>
        <w:t xml:space="preserve">עוד רעיון </w:t>
      </w:r>
      <w:r w:rsidR="007B0BFD" w:rsidRPr="00E471BE">
        <w:rPr>
          <w:rFonts w:cs="Times New Roman"/>
          <w:color w:val="A6A6A6" w:themeColor="background1" w:themeShade="A6"/>
          <w:rtl/>
        </w:rPr>
        <w:t>–</w:t>
      </w:r>
      <w:r w:rsidRPr="00E471BE">
        <w:rPr>
          <w:rFonts w:cs="Times New Roman"/>
          <w:color w:val="A6A6A6" w:themeColor="background1" w:themeShade="A6"/>
          <w:rtl/>
        </w:rPr>
        <w:t xml:space="preserve"> לתת את הגובה האמיתי שלו.</w:t>
      </w:r>
    </w:p>
    <w:p w14:paraId="45B143AE" w14:textId="77777777" w:rsidR="0086614F" w:rsidRPr="00E471BE" w:rsidRDefault="0086614F" w:rsidP="0098340B">
      <w:pPr>
        <w:rPr>
          <w:rFonts w:cs="Times New Roman"/>
          <w:color w:val="A6A6A6" w:themeColor="background1" w:themeShade="A6"/>
          <w:rtl/>
        </w:rPr>
      </w:pPr>
    </w:p>
    <w:p w14:paraId="550D0909" w14:textId="2B0BDD93" w:rsidR="0086614F" w:rsidRPr="00E471BE" w:rsidRDefault="0086614F" w:rsidP="007B0BFD">
      <w:pPr>
        <w:bidi w:val="0"/>
        <w:rPr>
          <w:rFonts w:cs="Times New Roman"/>
          <w:color w:val="A6A6A6" w:themeColor="background1" w:themeShade="A6"/>
          <w:rtl/>
        </w:rPr>
      </w:pPr>
      <w:r w:rsidRPr="00E471BE">
        <w:rPr>
          <w:rFonts w:cs="Times New Roman"/>
          <w:color w:val="A6A6A6" w:themeColor="background1" w:themeShade="A6"/>
          <w:rtl/>
        </w:rPr>
        <w:lastRenderedPageBreak/>
        <w:t>"</w:t>
      </w:r>
      <w:r w:rsidRPr="00E471BE">
        <w:rPr>
          <w:rFonts w:cs="Times New Roman"/>
          <w:color w:val="A6A6A6" w:themeColor="background1" w:themeShade="A6"/>
        </w:rPr>
        <w:t>Whatever this is that I am, it is a little flesh and breath, and the ruling part. Throw away thy books; no longer distract thyself: it is not allowed; but as if thou wast now dying, despise the flesh; it is blood and bones and a network, a contexture of nerves, veins, and arteries. See the breath also, what kind of a thing it is, air, and not always the same, but every moment sent out and again sucked in. The third then is the ruling part: consider thus: Thou art an old man; no longer let this be a slave, no longer be pulled by the strings like a puppet to unsocial movements, no longer either be dissatisfied with thy present lot, or shrink from the future." – Meditations, Marcus Aurelius</w:t>
      </w:r>
    </w:p>
    <w:p w14:paraId="7F427426" w14:textId="44BB5A05" w:rsidR="004627AB" w:rsidRPr="00E471BE" w:rsidRDefault="0086614F" w:rsidP="0098340B">
      <w:pPr>
        <w:rPr>
          <w:color w:val="A6A6A6" w:themeColor="background1" w:themeShade="A6"/>
          <w:rtl/>
        </w:rPr>
      </w:pPr>
      <w:r w:rsidRPr="00E471BE">
        <w:rPr>
          <w:rFonts w:cs="Times New Roman" w:hint="cs"/>
          <w:color w:val="A6A6A6" w:themeColor="background1" w:themeShade="A6"/>
          <w:rtl/>
        </w:rPr>
        <w:t>]</w:t>
      </w:r>
    </w:p>
    <w:p w14:paraId="336EC839" w14:textId="098896DB" w:rsidR="00320AFD" w:rsidRPr="00CD067C" w:rsidRDefault="004E3CF5" w:rsidP="00824A13">
      <w:pPr>
        <w:rPr>
          <w:rtl/>
        </w:rPr>
      </w:pPr>
      <w:r>
        <w:rPr>
          <w:rtl/>
        </w:rPr>
        <w:t>"אתה מכיר את הדס, החברה שלי?"</w:t>
      </w:r>
    </w:p>
    <w:p w14:paraId="3C03F445" w14:textId="249E0300" w:rsidR="00320AFD" w:rsidRPr="00CD067C" w:rsidRDefault="00320AFD" w:rsidP="00694E51">
      <w:pPr>
        <w:rPr>
          <w:rtl/>
        </w:rPr>
      </w:pPr>
      <w:r w:rsidRPr="00CD067C">
        <w:rPr>
          <w:rtl/>
        </w:rPr>
        <w:t xml:space="preserve">"הכרנו פעם, בשכונה," אלכס </w:t>
      </w:r>
      <w:r w:rsidR="004B0010">
        <w:rPr>
          <w:rFonts w:hint="cs"/>
          <w:rtl/>
        </w:rPr>
        <w:t>חייך באדיבותו האוטומטית</w:t>
      </w:r>
      <w:r w:rsidR="00694E51">
        <w:rPr>
          <w:rFonts w:hint="cs"/>
          <w:rtl/>
        </w:rPr>
        <w:t>, והדס חשה שדבר מה השתבש</w:t>
      </w:r>
      <w:r w:rsidRPr="00CD067C">
        <w:rPr>
          <w:rtl/>
        </w:rPr>
        <w:t xml:space="preserve">. "אני שמח להכיר שוב." הוא לפת את </w:t>
      </w:r>
      <w:r w:rsidR="00EA433B" w:rsidRPr="00EA433B">
        <w:rPr>
          <w:rFonts w:cs="Times New Roman"/>
          <w:rtl/>
        </w:rPr>
        <w:t>זרוע</w:t>
      </w:r>
      <w:r w:rsidRPr="00CD067C">
        <w:rPr>
          <w:rtl/>
        </w:rPr>
        <w:t>ה. "שלום הדס, החברה של ארקדי."</w:t>
      </w:r>
    </w:p>
    <w:p w14:paraId="7EBED26E" w14:textId="77777777" w:rsidR="00320AFD" w:rsidRDefault="00AA5D80" w:rsidP="00250000">
      <w:pPr>
        <w:rPr>
          <w:rtl/>
        </w:rPr>
      </w:pPr>
      <w:r>
        <w:rPr>
          <w:rFonts w:hint="cs"/>
          <w:rtl/>
        </w:rPr>
        <w:t>[</w:t>
      </w:r>
      <w:r w:rsidR="00320AFD" w:rsidRPr="00CD067C">
        <w:rPr>
          <w:rtl/>
        </w:rPr>
        <w:t>"</w:t>
      </w:r>
      <w:r w:rsidR="00320AFD">
        <w:rPr>
          <w:rFonts w:hint="cs"/>
          <w:rtl/>
        </w:rPr>
        <w:t xml:space="preserve">שוב </w:t>
      </w:r>
      <w:r w:rsidR="00320AFD" w:rsidRPr="00CD067C">
        <w:rPr>
          <w:rtl/>
        </w:rPr>
        <w:t>שלום אלכס," אמרה החברה של ארקדי</w:t>
      </w:r>
      <w:r w:rsidR="00320AFD" w:rsidRPr="00CD067C">
        <w:rPr>
          <w:rFonts w:hint="cs"/>
          <w:rtl/>
        </w:rPr>
        <w:t>,</w:t>
      </w:r>
      <w:r w:rsidR="00320AFD" w:rsidRPr="00CD067C">
        <w:rPr>
          <w:rtl/>
        </w:rPr>
        <w:t xml:space="preserve"> הדס.</w:t>
      </w:r>
      <w:r w:rsidR="00320AFD">
        <w:rPr>
          <w:rFonts w:hint="cs"/>
          <w:rtl/>
        </w:rPr>
        <w:t xml:space="preserve"> "כבר נפגשנו לפני כמה ימים."</w:t>
      </w:r>
    </w:p>
    <w:p w14:paraId="799BBE38" w14:textId="77777777" w:rsidR="00320AFD" w:rsidRDefault="00320AFD" w:rsidP="00250000">
      <w:pPr>
        <w:rPr>
          <w:rtl/>
        </w:rPr>
      </w:pPr>
      <w:r>
        <w:rPr>
          <w:rFonts w:hint="cs"/>
          <w:rtl/>
        </w:rPr>
        <w:t>ואכן אלכס התוודע אליה מחדש</w:t>
      </w:r>
      <w:r w:rsidR="004E3CF5">
        <w:rPr>
          <w:rFonts w:hint="cs"/>
          <w:rtl/>
        </w:rPr>
        <w:t>, אם כי לא בתור חברתו של מישהו,</w:t>
      </w:r>
      <w:r>
        <w:rPr>
          <w:rFonts w:hint="cs"/>
          <w:rtl/>
        </w:rPr>
        <w:t xml:space="preserve"> כבר בפתיחת שנת הלימודים, כי מפניה לא התיירא. [לשפר]</w:t>
      </w:r>
    </w:p>
    <w:p w14:paraId="66DD58B6" w14:textId="77777777" w:rsidR="00AA5D80" w:rsidRDefault="00AA5D80" w:rsidP="00250000">
      <w:pPr>
        <w:rPr>
          <w:rtl/>
        </w:rPr>
      </w:pPr>
      <w:r>
        <w:rPr>
          <w:rFonts w:hint="cs"/>
          <w:rtl/>
        </w:rPr>
        <w:t>]</w:t>
      </w:r>
    </w:p>
    <w:p w14:paraId="54A12D62" w14:textId="47C24F0D" w:rsidR="004627AB" w:rsidRPr="00CD067C" w:rsidRDefault="004627AB" w:rsidP="00B17E9C">
      <w:pPr>
        <w:rPr>
          <w:rtl/>
        </w:rPr>
      </w:pPr>
      <w:r w:rsidRPr="00CD067C">
        <w:rPr>
          <w:rtl/>
        </w:rPr>
        <w:t xml:space="preserve">"מה קרה לך ביד?" </w:t>
      </w:r>
      <w:r w:rsidR="00DE477B">
        <w:rPr>
          <w:rFonts w:hint="cs"/>
          <w:rtl/>
        </w:rPr>
        <w:t xml:space="preserve">היא </w:t>
      </w:r>
      <w:r w:rsidR="00B17E9C">
        <w:rPr>
          <w:rFonts w:hint="cs"/>
          <w:rtl/>
        </w:rPr>
        <w:t xml:space="preserve">חקרה </w:t>
      </w:r>
      <w:r w:rsidR="00694E51">
        <w:rPr>
          <w:rFonts w:hint="cs"/>
          <w:rtl/>
        </w:rPr>
        <w:t>בטון חד מדי</w:t>
      </w:r>
      <w:r w:rsidRPr="00CD067C">
        <w:rPr>
          <w:rtl/>
        </w:rPr>
        <w:t>.</w:t>
      </w:r>
    </w:p>
    <w:p w14:paraId="4656FEB0" w14:textId="3081B96F" w:rsidR="004627AB" w:rsidRPr="00CD067C" w:rsidRDefault="004627AB" w:rsidP="00250000">
      <w:pPr>
        <w:rPr>
          <w:rtl/>
        </w:rPr>
      </w:pPr>
      <w:r w:rsidRPr="00CD067C">
        <w:rPr>
          <w:rtl/>
        </w:rPr>
        <w:t xml:space="preserve">"זה כלום. סתם חתך. מחר מורידים לי." </w:t>
      </w:r>
    </w:p>
    <w:p w14:paraId="127589F8" w14:textId="2C305305" w:rsidR="004627AB" w:rsidRDefault="004627AB" w:rsidP="00694E51">
      <w:pPr>
        <w:rPr>
          <w:rtl/>
        </w:rPr>
      </w:pPr>
      <w:r w:rsidRPr="00CD067C">
        <w:rPr>
          <w:rtl/>
        </w:rPr>
        <w:t xml:space="preserve">הפעמון צלצל והם </w:t>
      </w:r>
      <w:r w:rsidR="00694E51">
        <w:rPr>
          <w:rFonts w:hint="cs"/>
          <w:rtl/>
        </w:rPr>
        <w:t xml:space="preserve">שבו </w:t>
      </w:r>
      <w:r w:rsidRPr="00CD067C">
        <w:rPr>
          <w:rtl/>
        </w:rPr>
        <w:t>לכיתות. אבל אלכס ידע שלא יצליח לחמוק מהם</w:t>
      </w:r>
      <w:r w:rsidR="00F0400E">
        <w:rPr>
          <w:rFonts w:hint="cs"/>
          <w:rtl/>
        </w:rPr>
        <w:t>.</w:t>
      </w:r>
      <w:r w:rsidRPr="00CD067C">
        <w:rPr>
          <w:rtl/>
        </w:rPr>
        <w:t xml:space="preserve"> הוא עוד י</w:t>
      </w:r>
      <w:r w:rsidR="00CF5696">
        <w:rPr>
          <w:rFonts w:hint="cs"/>
          <w:rtl/>
        </w:rPr>
        <w:t>חזור</w:t>
      </w:r>
      <w:r w:rsidRPr="00CD067C">
        <w:rPr>
          <w:rtl/>
        </w:rPr>
        <w:t>, הוא לא יוכל להפסיק.</w:t>
      </w:r>
    </w:p>
    <w:p w14:paraId="423AB560" w14:textId="77777777" w:rsidR="003247F5" w:rsidRDefault="003247F5" w:rsidP="00250000">
      <w:pPr>
        <w:rPr>
          <w:rtl/>
        </w:rPr>
      </w:pPr>
    </w:p>
    <w:p w14:paraId="4A8747B0" w14:textId="6C8A9A59" w:rsidR="0053532A" w:rsidRDefault="0053532A" w:rsidP="00250000">
      <w:pPr>
        <w:rPr>
          <w:rtl/>
        </w:rPr>
      </w:pPr>
    </w:p>
    <w:p w14:paraId="1C502BFD" w14:textId="3B44BF45" w:rsidR="007A5119" w:rsidRDefault="007A5119" w:rsidP="00250000">
      <w:pPr>
        <w:rPr>
          <w:rtl/>
        </w:rPr>
      </w:pPr>
      <w:r w:rsidRPr="007A5119">
        <w:rPr>
          <w:rFonts w:cs="Times New Roman"/>
          <w:rtl/>
        </w:rPr>
        <w:t xml:space="preserve">במאמציו לתרגל את העברית בכל תחומי החיים, אלכס סיגל </w:t>
      </w:r>
      <w:r w:rsidR="00351174">
        <w:rPr>
          <w:rFonts w:cs="Times New Roman" w:hint="cs"/>
          <w:rtl/>
        </w:rPr>
        <w:t xml:space="preserve">לעצמו </w:t>
      </w:r>
      <w:r w:rsidRPr="007A5119">
        <w:rPr>
          <w:rFonts w:cs="Times New Roman"/>
          <w:rtl/>
        </w:rPr>
        <w:t xml:space="preserve">שלל ביטויים, כמו מנגינה שנכנסת לראש ואין דרך להיפטר ממנה. </w:t>
      </w:r>
      <w:r w:rsidRPr="00E471BE">
        <w:rPr>
          <w:rFonts w:cs="Times New Roman"/>
          <w:color w:val="A6A6A6" w:themeColor="background1" w:themeShade="A6"/>
          <w:rtl/>
        </w:rPr>
        <w:t xml:space="preserve">[לדימה, שהגיע </w:t>
      </w:r>
      <w:r w:rsidR="00B317A3" w:rsidRPr="00E471BE">
        <w:rPr>
          <w:rFonts w:cs="Times New Roman"/>
          <w:color w:val="A6A6A6" w:themeColor="background1" w:themeShade="A6"/>
          <w:rtl/>
        </w:rPr>
        <w:t>על אף</w:t>
      </w:r>
      <w:r w:rsidRPr="00E471BE">
        <w:rPr>
          <w:rFonts w:cs="Times New Roman"/>
          <w:color w:val="A6A6A6" w:themeColor="background1" w:themeShade="A6"/>
          <w:rtl/>
        </w:rPr>
        <w:t xml:space="preserve"> שגורש כי הציע / תוך התואנה ללמד את אלכס איך מכינים שניצלים ושלח את אלכס מבעוד מועד לקנות את המצרכים, אלא שחשד כי פירורי הלחם, בעל מרקם וצבע בלתי מוכר, הינם כשרים לפסח, (בעצם אלו היו פירורי הלחם מסוג יקר יותר, שבביתו של דימה מעולם לא נראה), אלכס אמר – לא, זהו סביח כשר לימים נוראים. דימה לא שמע בדיחה עלובה יותר מאז ימיו בגן חובה, אבל את אלכס</w:t>
      </w:r>
      <w:r w:rsidR="00BB7B0A" w:rsidRPr="00E471BE">
        <w:rPr>
          <w:rFonts w:cs="Times New Roman"/>
          <w:color w:val="A6A6A6" w:themeColor="background1" w:themeShade="A6"/>
          <w:rtl/>
        </w:rPr>
        <w:t xml:space="preserve"> שהכול </w:t>
      </w:r>
      <w:r w:rsidRPr="00E471BE">
        <w:rPr>
          <w:rFonts w:cs="Times New Roman"/>
          <w:color w:val="A6A6A6" w:themeColor="background1" w:themeShade="A6"/>
          <w:rtl/>
        </w:rPr>
        <w:t>חדש לו זה מצחיק! וכשהציץ בספר שאלכס קרא באותו זמן, והתוודה שכבר מזמן לא קרא שום דבר אפילו בעברית, אלכס הציע – תקרא את הביוגרפיה של בית הסביח! תקומת הסביח! זה ]</w:t>
      </w:r>
      <w:r w:rsidRPr="007A5119">
        <w:rPr>
          <w:rFonts w:cs="Times New Roman"/>
          <w:rtl/>
        </w:rPr>
        <w:t xml:space="preserve"> </w:t>
      </w:r>
      <w:r w:rsidR="00EA433B" w:rsidRPr="00EA433B">
        <w:rPr>
          <w:rFonts w:cs="Times New Roman"/>
          <w:rtl/>
        </w:rPr>
        <w:t xml:space="preserve">את 'דוגרי' שׁחק במשך שבוע, אחריו גילה חיבה </w:t>
      </w:r>
      <w:r w:rsidR="0007458E">
        <w:rPr>
          <w:rFonts w:cs="Times New Roman"/>
          <w:rtl/>
        </w:rPr>
        <w:t>מסוימ</w:t>
      </w:r>
      <w:r w:rsidR="00EA433B" w:rsidRPr="00EA433B">
        <w:rPr>
          <w:rFonts w:cs="Times New Roman"/>
          <w:rtl/>
        </w:rPr>
        <w:t>ת ל'אללה יוסתור', ו</w:t>
      </w:r>
      <w:r w:rsidRPr="007A5119">
        <w:rPr>
          <w:rFonts w:cs="Times New Roman"/>
          <w:rtl/>
        </w:rPr>
        <w:t xml:space="preserve">הביטוי האחרון שלו: 'השד יודע', לאמור – "השד יודע מאיפה אני אשיג </w:t>
      </w:r>
      <w:r w:rsidR="00F06A3F">
        <w:rPr>
          <w:rFonts w:cs="Times New Roman"/>
          <w:rtl/>
        </w:rPr>
        <w:t>עכשיו</w:t>
      </w:r>
      <w:r w:rsidRPr="007A5119">
        <w:rPr>
          <w:rFonts w:cs="Times New Roman"/>
          <w:rtl/>
        </w:rPr>
        <w:t xml:space="preserve"> חולצה לבנה למחר." כך הודיע לדודתו בערב יום הזיכרון לרצח רבין, כי התלמידים התבקשו להגיע למחרת בחולצות לבנות. אלה היו העובדות, הם באמת נדרשו ללבוש חולצות לבנות ובכל זאת הוא הרגיש כמו רמאי ונוכל, כי ביטא את 'השד יודע' בנימה רגועה, כאדם שכלל לא יודע מיהו השד, ששמעו רק גונב ל</w:t>
      </w:r>
      <w:r w:rsidR="005E3213">
        <w:rPr>
          <w:rFonts w:cs="Times New Roman"/>
          <w:rtl/>
        </w:rPr>
        <w:t>אוזנ</w:t>
      </w:r>
      <w:r w:rsidRPr="007A5119">
        <w:rPr>
          <w:rFonts w:cs="Times New Roman"/>
          <w:rtl/>
        </w:rPr>
        <w:t>יו ואינו מכיר את משק כנפי להקת השדים, נחבטות באכזריות במעמקי הגולגולת שלו.</w:t>
      </w:r>
    </w:p>
    <w:p w14:paraId="02DBCCD8" w14:textId="7AF2BD44" w:rsidR="007A5119" w:rsidRDefault="001E4008" w:rsidP="00250000">
      <w:pPr>
        <w:rPr>
          <w:rtl/>
        </w:rPr>
      </w:pPr>
      <w:r>
        <w:rPr>
          <w:rFonts w:hint="cs"/>
          <w:rtl/>
        </w:rPr>
        <w:t>[</w:t>
      </w:r>
      <w:hyperlink r:id="rId204" w:anchor="v=onepage&amp;q=%D7%90%D7%9C%D7%9C%D7%94%20%D7%99%D7%95%D7%A1%D7%AA%D7%95%D7%A8&amp;f=false" w:history="1">
        <w:r w:rsidRPr="001E4008">
          <w:rPr>
            <w:rStyle w:val="Hyperlink"/>
            <w:rFonts w:hint="cs"/>
            <w:rtl/>
          </w:rPr>
          <w:t>אללה יוסתור</w:t>
        </w:r>
      </w:hyperlink>
      <w:r>
        <w:rPr>
          <w:rFonts w:hint="cs"/>
          <w:rtl/>
        </w:rPr>
        <w:t xml:space="preserve"> </w:t>
      </w:r>
      <w:r>
        <w:rPr>
          <w:rtl/>
        </w:rPr>
        <w:t>–</w:t>
      </w:r>
      <w:r>
        <w:rPr>
          <w:rFonts w:hint="cs"/>
          <w:rtl/>
        </w:rPr>
        <w:t xml:space="preserve"> ב-ת' ולא ב-ט']</w:t>
      </w:r>
    </w:p>
    <w:p w14:paraId="61E6BE5D" w14:textId="6C21EA39" w:rsidR="007A5119" w:rsidRDefault="007A5119" w:rsidP="00250000">
      <w:pPr>
        <w:rPr>
          <w:rtl/>
        </w:rPr>
      </w:pPr>
    </w:p>
    <w:p w14:paraId="6C2370E2" w14:textId="26AE88C3" w:rsidR="007A5119" w:rsidRDefault="007A5119" w:rsidP="00250000">
      <w:pPr>
        <w:rPr>
          <w:rtl/>
        </w:rPr>
      </w:pPr>
    </w:p>
    <w:p w14:paraId="0DBDE082" w14:textId="1568F494" w:rsidR="007A5119" w:rsidRPr="00CD067C" w:rsidRDefault="007A5119" w:rsidP="007A5119">
      <w:pPr>
        <w:rPr>
          <w:rtl/>
        </w:rPr>
      </w:pPr>
      <w:r w:rsidRPr="004A3D6C">
        <w:rPr>
          <w:rFonts w:cs="Times New Roman"/>
          <w:rtl/>
        </w:rPr>
        <w:lastRenderedPageBreak/>
        <w:t xml:space="preserve">ביום שבו עברו לשעון חורף ומארק התחיל את לימודיו באוניברסיטה, </w:t>
      </w:r>
      <w:r w:rsidRPr="00CD067C">
        <w:rPr>
          <w:rtl/>
        </w:rPr>
        <w:t>אלכס ניגש אל ארקדי והדס בהפסק</w:t>
      </w:r>
      <w:r>
        <w:rPr>
          <w:rFonts w:hint="cs"/>
          <w:rtl/>
        </w:rPr>
        <w:t>ה הגדולה</w:t>
      </w:r>
      <w:r w:rsidRPr="00CD067C">
        <w:rPr>
          <w:rtl/>
        </w:rPr>
        <w:t>. "מה העניינים, ארקדי."</w:t>
      </w:r>
    </w:p>
    <w:p w14:paraId="485A8AA8" w14:textId="77777777" w:rsidR="007A5119" w:rsidRPr="00CD067C" w:rsidRDefault="007A5119" w:rsidP="007A5119">
      <w:pPr>
        <w:rPr>
          <w:rtl/>
        </w:rPr>
      </w:pPr>
      <w:r w:rsidRPr="00CD067C">
        <w:rPr>
          <w:rtl/>
        </w:rPr>
        <w:t xml:space="preserve">"שלום אלכס," ארקדי </w:t>
      </w:r>
      <w:r>
        <w:rPr>
          <w:rFonts w:hint="cs"/>
          <w:rtl/>
        </w:rPr>
        <w:t>פלט בקול חמוץ</w:t>
      </w:r>
      <w:r w:rsidRPr="00CD067C">
        <w:rPr>
          <w:rtl/>
        </w:rPr>
        <w:t>,</w:t>
      </w:r>
      <w:r>
        <w:rPr>
          <w:rFonts w:hint="cs"/>
          <w:rtl/>
        </w:rPr>
        <w:t xml:space="preserve"> </w:t>
      </w:r>
      <w:r w:rsidRPr="00CD067C">
        <w:rPr>
          <w:rtl/>
        </w:rPr>
        <w:t xml:space="preserve">נצמד להדס. </w:t>
      </w:r>
    </w:p>
    <w:p w14:paraId="5486280C" w14:textId="77777777" w:rsidR="007A5119" w:rsidRPr="00CD067C" w:rsidRDefault="007A5119" w:rsidP="007A5119">
      <w:pPr>
        <w:rPr>
          <w:rtl/>
        </w:rPr>
      </w:pPr>
      <w:r w:rsidRPr="00CD067C">
        <w:rPr>
          <w:rtl/>
        </w:rPr>
        <w:t>"שלום אלכס," ה</w:t>
      </w:r>
      <w:r>
        <w:rPr>
          <w:rFonts w:hint="cs"/>
          <w:rtl/>
        </w:rPr>
        <w:t>דס</w:t>
      </w:r>
      <w:r w:rsidRPr="00CD067C">
        <w:rPr>
          <w:rtl/>
        </w:rPr>
        <w:t xml:space="preserve"> </w:t>
      </w:r>
      <w:r>
        <w:rPr>
          <w:rFonts w:hint="cs"/>
          <w:rtl/>
        </w:rPr>
        <w:t>החרתה אחריו</w:t>
      </w:r>
      <w:r w:rsidRPr="00CD067C">
        <w:rPr>
          <w:rtl/>
        </w:rPr>
        <w:t>.</w:t>
      </w:r>
      <w:r>
        <w:rPr>
          <w:rFonts w:hint="cs"/>
          <w:rtl/>
        </w:rPr>
        <w:t xml:space="preserve"> היא שמחה להעמיד פנים שלא זכרה דבר מאלכס, וחיכתה לרגע שיתוודה בסערת רגשות שנפגע מכך ששכחה ממנו כליל.</w:t>
      </w:r>
    </w:p>
    <w:p w14:paraId="39BB261B" w14:textId="77777777" w:rsidR="007A5119" w:rsidRPr="00CD067C" w:rsidRDefault="007A5119" w:rsidP="007A5119">
      <w:pPr>
        <w:rPr>
          <w:rtl/>
        </w:rPr>
      </w:pPr>
      <w:r>
        <w:rPr>
          <w:rFonts w:hint="cs"/>
          <w:rtl/>
        </w:rPr>
        <w:t>שלושתם</w:t>
      </w:r>
      <w:r w:rsidRPr="00CD067C">
        <w:rPr>
          <w:rtl/>
        </w:rPr>
        <w:t xml:space="preserve"> ה</w:t>
      </w:r>
      <w:r>
        <w:rPr>
          <w:rFonts w:hint="cs"/>
          <w:rtl/>
        </w:rPr>
        <w:t>תבוננו ב</w:t>
      </w:r>
      <w:r w:rsidRPr="00CD067C">
        <w:rPr>
          <w:rtl/>
        </w:rPr>
        <w:t>קטטה</w:t>
      </w:r>
      <w:r w:rsidRPr="00CD067C">
        <w:rPr>
          <w:rFonts w:hint="cs"/>
          <w:rtl/>
        </w:rPr>
        <w:t xml:space="preserve"> בחצר</w:t>
      </w:r>
      <w:r>
        <w:rPr>
          <w:rFonts w:hint="cs"/>
          <w:rtl/>
        </w:rPr>
        <w:t>,</w:t>
      </w:r>
      <w:r w:rsidRPr="00CD067C">
        <w:rPr>
          <w:rtl/>
        </w:rPr>
        <w:t xml:space="preserve"> </w:t>
      </w:r>
      <w:r>
        <w:rPr>
          <w:rFonts w:hint="cs"/>
          <w:rtl/>
        </w:rPr>
        <w:t>ו</w:t>
      </w:r>
      <w:r w:rsidRPr="00CD067C">
        <w:rPr>
          <w:rtl/>
        </w:rPr>
        <w:t>אלכס חש הקלה על ש</w:t>
      </w:r>
      <w:r>
        <w:rPr>
          <w:rFonts w:hint="cs"/>
          <w:rtl/>
        </w:rPr>
        <w:t>איננו</w:t>
      </w:r>
      <w:r w:rsidRPr="00CD067C">
        <w:rPr>
          <w:rtl/>
        </w:rPr>
        <w:t xml:space="preserve"> חלק ממנה. "את </w:t>
      </w:r>
      <w:r>
        <w:rPr>
          <w:rtl/>
        </w:rPr>
        <w:t>יודעת שארקדי הולך כמו סוס?"</w:t>
      </w:r>
    </w:p>
    <w:p w14:paraId="5BB1BA2A" w14:textId="77777777" w:rsidR="007A5119" w:rsidRPr="00CD067C" w:rsidRDefault="007A5119" w:rsidP="007A5119">
      <w:pPr>
        <w:rPr>
          <w:rtl/>
        </w:rPr>
      </w:pPr>
      <w:r>
        <w:rPr>
          <w:rtl/>
        </w:rPr>
        <w:t xml:space="preserve">"סליחה?" </w:t>
      </w:r>
      <w:r w:rsidRPr="00AC53A4">
        <w:rPr>
          <w:rFonts w:hint="cs"/>
          <w:rtl/>
        </w:rPr>
        <w:t>תבעה</w:t>
      </w:r>
      <w:r w:rsidRPr="00F64EB6">
        <w:rPr>
          <w:rtl/>
        </w:rPr>
        <w:t xml:space="preserve"> </w:t>
      </w:r>
      <w:r w:rsidRPr="00AC53A4">
        <w:rPr>
          <w:rtl/>
        </w:rPr>
        <w:t>הדס</w:t>
      </w:r>
      <w:r w:rsidRPr="00AC53A4">
        <w:rPr>
          <w:rFonts w:hint="cs"/>
          <w:rtl/>
        </w:rPr>
        <w:t xml:space="preserve"> בטון נעלב</w:t>
      </w:r>
      <w:r w:rsidRPr="00AC53A4">
        <w:rPr>
          <w:rtl/>
        </w:rPr>
        <w:t>.</w:t>
      </w:r>
    </w:p>
    <w:p w14:paraId="4C3FCDBA" w14:textId="77777777" w:rsidR="007A5119" w:rsidRPr="00CD067C" w:rsidRDefault="007A5119" w:rsidP="007A5119">
      <w:pPr>
        <w:rPr>
          <w:rtl/>
        </w:rPr>
      </w:pPr>
      <w:r w:rsidRPr="00CD067C">
        <w:rPr>
          <w:rtl/>
        </w:rPr>
        <w:t>"על מה אתה מדבר?" ארקדי כעס.</w:t>
      </w:r>
    </w:p>
    <w:p w14:paraId="46C424B3" w14:textId="77777777" w:rsidR="007A5119" w:rsidRPr="00CD067C" w:rsidRDefault="007A5119" w:rsidP="007A5119">
      <w:pPr>
        <w:rPr>
          <w:rtl/>
        </w:rPr>
      </w:pPr>
      <w:r w:rsidRPr="00CD067C">
        <w:rPr>
          <w:rtl/>
        </w:rPr>
        <w:t>"זוכר שהיינו הולכים ככה? כשהיינו ילדים. משבצת קדימה ומשבצת באלכסון. כמו סוס."</w:t>
      </w:r>
    </w:p>
    <w:p w14:paraId="6DC0AF7B" w14:textId="576A8212" w:rsidR="007A5119" w:rsidRPr="00CD067C" w:rsidRDefault="007A5119" w:rsidP="007A5119">
      <w:pPr>
        <w:rPr>
          <w:rtl/>
        </w:rPr>
      </w:pPr>
      <w:r w:rsidRPr="00CD067C">
        <w:rPr>
          <w:rtl/>
        </w:rPr>
        <w:t xml:space="preserve">"הוא מתכוון כמו פרש בשחמט. פעם </w:t>
      </w:r>
      <w:r>
        <w:rPr>
          <w:rFonts w:hint="cs"/>
          <w:rtl/>
        </w:rPr>
        <w:t>צעדנו</w:t>
      </w:r>
      <w:r w:rsidRPr="00CD067C">
        <w:rPr>
          <w:rtl/>
        </w:rPr>
        <w:t xml:space="preserve"> ככה, על המדרכות."</w:t>
      </w:r>
    </w:p>
    <w:p w14:paraId="1418F454" w14:textId="235B5DD1" w:rsidR="007A5119" w:rsidRDefault="007A5119" w:rsidP="007A5119">
      <w:pPr>
        <w:rPr>
          <w:rtl/>
        </w:rPr>
      </w:pPr>
      <w:bookmarkStart w:id="296" w:name="_Hlk531352652"/>
      <w:r w:rsidRPr="00CD067C">
        <w:rPr>
          <w:rtl/>
        </w:rPr>
        <w:t>"ובבית," אלכס</w:t>
      </w:r>
      <w:r>
        <w:rPr>
          <w:rFonts w:hint="cs"/>
          <w:rtl/>
        </w:rPr>
        <w:t xml:space="preserve"> הזכיר,</w:t>
      </w:r>
      <w:r w:rsidRPr="00E35941">
        <w:rPr>
          <w:rtl/>
        </w:rPr>
        <w:t xml:space="preserve"> </w:t>
      </w:r>
      <w:r>
        <w:rPr>
          <w:rFonts w:hint="cs"/>
          <w:rtl/>
        </w:rPr>
        <w:t>"</w:t>
      </w:r>
      <w:r w:rsidRPr="00CD067C">
        <w:rPr>
          <w:rtl/>
        </w:rPr>
        <w:t>על הרצ</w:t>
      </w:r>
      <w:r w:rsidR="009512B8">
        <w:rPr>
          <w:rFonts w:hint="cs"/>
          <w:rtl/>
        </w:rPr>
        <w:t>פ</w:t>
      </w:r>
      <w:r>
        <w:rPr>
          <w:rFonts w:hint="cs"/>
          <w:rtl/>
        </w:rPr>
        <w:t xml:space="preserve"> </w:t>
      </w:r>
      <w:r>
        <w:rPr>
          <w:rtl/>
        </w:rPr>
        <w:t>–</w:t>
      </w:r>
      <w:r>
        <w:rPr>
          <w:rFonts w:hint="cs"/>
          <w:rtl/>
        </w:rPr>
        <w:t xml:space="preserve"> "</w:t>
      </w:r>
    </w:p>
    <w:p w14:paraId="7DD4BC1C" w14:textId="2601E6E9" w:rsidR="007A5119" w:rsidRDefault="007A5119" w:rsidP="00631AB6">
      <w:pPr>
        <w:rPr>
          <w:rtl/>
        </w:rPr>
      </w:pPr>
      <w:r>
        <w:rPr>
          <w:rFonts w:hint="cs"/>
          <w:rtl/>
        </w:rPr>
        <w:t>"</w:t>
      </w:r>
      <w:r w:rsidRPr="00E35941">
        <w:rPr>
          <w:rFonts w:cs="Times New Roman"/>
          <w:rtl/>
        </w:rPr>
        <w:t xml:space="preserve">אל תעז לקרא לי אחי," </w:t>
      </w:r>
      <w:r>
        <w:rPr>
          <w:rFonts w:cs="Times New Roman" w:hint="cs"/>
          <w:rtl/>
        </w:rPr>
        <w:t xml:space="preserve">ארקדי התפרץ, </w:t>
      </w:r>
      <w:r w:rsidRPr="00E35941">
        <w:rPr>
          <w:rFonts w:cs="Times New Roman"/>
          <w:rtl/>
        </w:rPr>
        <w:t>ולא ידע אם ההבעה הנדהמת על פניו של אלכס הביעה עלבו</w:t>
      </w:r>
      <w:r>
        <w:rPr>
          <w:rFonts w:cs="Times New Roman" w:hint="cs"/>
          <w:rtl/>
        </w:rPr>
        <w:t>ן</w:t>
      </w:r>
      <w:r w:rsidRPr="00E35941">
        <w:rPr>
          <w:rFonts w:cs="Times New Roman"/>
          <w:rtl/>
        </w:rPr>
        <w:t xml:space="preserve"> או שכחה</w:t>
      </w:r>
      <w:r>
        <w:rPr>
          <w:rFonts w:cs="Times New Roman" w:hint="cs"/>
          <w:rtl/>
        </w:rPr>
        <w:t>.</w:t>
      </w:r>
      <w:r w:rsidR="00631AB6">
        <w:rPr>
          <w:rFonts w:hint="cs"/>
          <w:rtl/>
        </w:rPr>
        <w:t xml:space="preserve"> אם כי</w:t>
      </w:r>
      <w:r>
        <w:rPr>
          <w:rFonts w:hint="cs"/>
          <w:rtl/>
        </w:rPr>
        <w:t xml:space="preserve"> אי אפשר לצפות ממישהו שו</w:t>
      </w:r>
      <w:r w:rsidR="00E471BE">
        <w:rPr>
          <w:rFonts w:hint="cs"/>
          <w:rtl/>
        </w:rPr>
        <w:t>ו</w:t>
      </w:r>
      <w:r>
        <w:rPr>
          <w:rFonts w:hint="cs"/>
          <w:rtl/>
        </w:rPr>
        <w:t>יתר על חופשות</w:t>
      </w:r>
      <w:r w:rsidR="00791A90">
        <w:rPr>
          <w:rFonts w:hint="cs"/>
          <w:rtl/>
        </w:rPr>
        <w:t xml:space="preserve"> קיץ</w:t>
      </w:r>
      <w:r>
        <w:rPr>
          <w:rFonts w:hint="cs"/>
          <w:rtl/>
        </w:rPr>
        <w:t xml:space="preserve"> בישראל לטובת </w:t>
      </w:r>
      <w:r w:rsidR="009512B8" w:rsidRPr="009512B8">
        <w:rPr>
          <w:rFonts w:cs="Times New Roman"/>
          <w:rtl/>
        </w:rPr>
        <w:t xml:space="preserve">ערים קוסמופוליטיות, </w:t>
      </w:r>
      <w:r w:rsidR="009512B8">
        <w:rPr>
          <w:rFonts w:cs="Times New Roman" w:hint="cs"/>
          <w:rtl/>
        </w:rPr>
        <w:t xml:space="preserve">עם </w:t>
      </w:r>
      <w:r w:rsidRPr="00583CB5">
        <w:rPr>
          <w:rFonts w:cs="Times New Roman"/>
          <w:rtl/>
        </w:rPr>
        <w:t xml:space="preserve">שדרות רחבות זרועות עלי שלכת, </w:t>
      </w:r>
      <w:r w:rsidR="00791A90">
        <w:rPr>
          <w:rFonts w:cs="Times New Roman" w:hint="cs"/>
          <w:rtl/>
        </w:rPr>
        <w:t>ו</w:t>
      </w:r>
      <w:r w:rsidRPr="00583CB5">
        <w:rPr>
          <w:rFonts w:cs="Times New Roman"/>
          <w:rtl/>
        </w:rPr>
        <w:t>בניינים</w:t>
      </w:r>
      <w:r>
        <w:rPr>
          <w:rFonts w:hint="cs"/>
          <w:rtl/>
        </w:rPr>
        <w:t xml:space="preserve"> [שלאורכם ערים עתיקות] נ</w:t>
      </w:r>
      <w:r w:rsidR="00E471BE">
        <w:rPr>
          <w:rFonts w:hint="cs"/>
          <w:rtl/>
        </w:rPr>
        <w:t>י</w:t>
      </w:r>
      <w:r>
        <w:rPr>
          <w:rFonts w:hint="cs"/>
          <w:rtl/>
        </w:rPr>
        <w:t>או</w:t>
      </w:r>
      <w:r w:rsidR="00EA433B">
        <w:rPr>
          <w:rFonts w:hint="cs"/>
          <w:rtl/>
        </w:rPr>
        <w:t>-</w:t>
      </w:r>
      <w:r>
        <w:rPr>
          <w:rFonts w:hint="cs"/>
          <w:rtl/>
        </w:rPr>
        <w:t>קלאסיים</w:t>
      </w:r>
      <w:r w:rsidR="00791A90" w:rsidRPr="00791A90">
        <w:rPr>
          <w:rFonts w:cs="Times New Roman"/>
          <w:rtl/>
        </w:rPr>
        <w:t xml:space="preserve"> נאים בצידיהן</w:t>
      </w:r>
      <w:r>
        <w:rPr>
          <w:rFonts w:hint="cs"/>
          <w:rtl/>
        </w:rPr>
        <w:t>, שיזכור שם</w:t>
      </w:r>
      <w:r w:rsidR="00E471BE">
        <w:rPr>
          <w:rFonts w:hint="cs"/>
          <w:rtl/>
        </w:rPr>
        <w:t xml:space="preserve"> </w:t>
      </w:r>
      <w:r>
        <w:rPr>
          <w:rFonts w:hint="cs"/>
          <w:rtl/>
        </w:rPr>
        <w:t>חיבה אחד קטן ומטופש, שע</w:t>
      </w:r>
      <w:r w:rsidR="00E471BE">
        <w:rPr>
          <w:rFonts w:hint="cs"/>
          <w:rtl/>
        </w:rPr>
        <w:t>ם</w:t>
      </w:r>
      <w:r>
        <w:rPr>
          <w:rFonts w:hint="cs"/>
          <w:rtl/>
        </w:rPr>
        <w:t xml:space="preserve"> כל קטנותו וטיפשותו הצליח להיצרב עמוק בתוך ארקדי. הוא היה אחי פעם, לפני המון זמן</w:t>
      </w:r>
      <w:r w:rsidR="00E471BE">
        <w:rPr>
          <w:rFonts w:hint="cs"/>
          <w:rtl/>
        </w:rPr>
        <w:t>,</w:t>
      </w:r>
      <w:r>
        <w:rPr>
          <w:rFonts w:hint="cs"/>
          <w:rtl/>
        </w:rPr>
        <w:t xml:space="preserve"> אבל </w:t>
      </w:r>
      <w:r w:rsidR="00F06A3F">
        <w:rPr>
          <w:rFonts w:hint="cs"/>
          <w:rtl/>
        </w:rPr>
        <w:t>עכשיו</w:t>
      </w:r>
      <w:r>
        <w:rPr>
          <w:rFonts w:hint="cs"/>
          <w:rtl/>
        </w:rPr>
        <w:t xml:space="preserve"> כבר לא. </w:t>
      </w:r>
      <w:r w:rsidR="00631AB6">
        <w:rPr>
          <w:rFonts w:hint="cs"/>
          <w:rtl/>
        </w:rPr>
        <w:t xml:space="preserve">כבר לא! </w:t>
      </w:r>
      <w:r>
        <w:rPr>
          <w:rtl/>
        </w:rPr>
        <w:t>"</w:t>
      </w:r>
      <w:r>
        <w:rPr>
          <w:rFonts w:hint="cs"/>
          <w:rtl/>
        </w:rPr>
        <w:t>איך זה ש</w:t>
      </w:r>
      <w:r>
        <w:rPr>
          <w:rtl/>
        </w:rPr>
        <w:t>אין לך חברה, אלכס</w:t>
      </w:r>
      <w:r>
        <w:rPr>
          <w:rFonts w:hint="cs"/>
          <w:rtl/>
        </w:rPr>
        <w:t>, אתה יכול להסביר את זה</w:t>
      </w:r>
      <w:r>
        <w:rPr>
          <w:rtl/>
        </w:rPr>
        <w:t>?"</w:t>
      </w:r>
      <w:bookmarkEnd w:id="296"/>
      <w:r>
        <w:rPr>
          <w:rtl/>
        </w:rPr>
        <w:t xml:space="preserve"> </w:t>
      </w:r>
    </w:p>
    <w:p w14:paraId="430C3F26" w14:textId="30031177" w:rsidR="00F1593F" w:rsidRPr="00CD067C" w:rsidRDefault="00F1593F" w:rsidP="007A5119">
      <w:pPr>
        <w:rPr>
          <w:rtl/>
        </w:rPr>
      </w:pPr>
      <w:r>
        <w:rPr>
          <w:rFonts w:hint="cs"/>
          <w:rtl/>
        </w:rPr>
        <w:t>[</w:t>
      </w:r>
      <w:hyperlink r:id="rId205" w:history="1">
        <w:r w:rsidRPr="00F1593F">
          <w:rPr>
            <w:rStyle w:val="Hyperlink"/>
            <w:rFonts w:hint="cs"/>
            <w:rtl/>
          </w:rPr>
          <w:t>נאו</w:t>
        </w:r>
        <w:r>
          <w:rPr>
            <w:rStyle w:val="Hyperlink"/>
            <w:rFonts w:hint="cs"/>
            <w:rtl/>
          </w:rPr>
          <w:t>-</w:t>
        </w:r>
        <w:r w:rsidRPr="00F1593F">
          <w:rPr>
            <w:rStyle w:val="Hyperlink"/>
            <w:rFonts w:hint="cs"/>
            <w:rtl/>
          </w:rPr>
          <w:t>קלאסי</w:t>
        </w:r>
      </w:hyperlink>
      <w:r>
        <w:rPr>
          <w:rFonts w:hint="cs"/>
          <w:rtl/>
        </w:rPr>
        <w:t xml:space="preserve"> </w:t>
      </w:r>
      <w:hyperlink r:id="rId206" w:history="1">
        <w:r w:rsidRPr="00F1593F">
          <w:rPr>
            <w:rStyle w:val="Hyperlink"/>
            <w:rFonts w:hint="cs"/>
            <w:rtl/>
          </w:rPr>
          <w:t>זה</w:t>
        </w:r>
      </w:hyperlink>
      <w:r>
        <w:rPr>
          <w:rFonts w:hint="cs"/>
          <w:rtl/>
        </w:rPr>
        <w:t xml:space="preserve"> בלי י' ועם -]</w:t>
      </w:r>
    </w:p>
    <w:p w14:paraId="654188B6" w14:textId="77777777" w:rsidR="007A5119" w:rsidRDefault="007A5119" w:rsidP="007A5119">
      <w:pPr>
        <w:rPr>
          <w:rtl/>
        </w:rPr>
      </w:pPr>
      <w:r>
        <w:rPr>
          <w:rtl/>
        </w:rPr>
        <w:t>"</w:t>
      </w:r>
      <w:r>
        <w:rPr>
          <w:rFonts w:hint="cs"/>
          <w:rtl/>
        </w:rPr>
        <w:t>חברה</w:t>
      </w:r>
      <w:r>
        <w:rPr>
          <w:rtl/>
        </w:rPr>
        <w:t xml:space="preserve"> לא </w:t>
      </w:r>
      <w:r>
        <w:rPr>
          <w:rFonts w:hint="cs"/>
          <w:rtl/>
        </w:rPr>
        <w:t>מגיעה</w:t>
      </w:r>
      <w:r w:rsidRPr="00CD067C">
        <w:rPr>
          <w:rtl/>
        </w:rPr>
        <w:t xml:space="preserve"> לפי הזמנה."</w:t>
      </w:r>
    </w:p>
    <w:p w14:paraId="1E26A8C7" w14:textId="430A8166" w:rsidR="007A5119" w:rsidRDefault="007A5119" w:rsidP="007A5119">
      <w:pPr>
        <w:rPr>
          <w:rtl/>
        </w:rPr>
      </w:pPr>
      <w:r>
        <w:rPr>
          <w:rFonts w:hint="cs"/>
          <w:rtl/>
        </w:rPr>
        <w:t xml:space="preserve">"כי אתה כזה נמוך ואדמומי ואף אחת לא </w:t>
      </w:r>
      <w:r w:rsidR="00EA433B">
        <w:rPr>
          <w:rFonts w:hint="cs"/>
          <w:rtl/>
        </w:rPr>
        <w:t>ת</w:t>
      </w:r>
      <w:r>
        <w:rPr>
          <w:rFonts w:hint="cs"/>
          <w:rtl/>
        </w:rPr>
        <w:t>רצה אותך?" [או שהוא הומו, אז שיתוודה.]</w:t>
      </w:r>
    </w:p>
    <w:p w14:paraId="4C259B08" w14:textId="4E148A7F" w:rsidR="007A5119" w:rsidRDefault="007A5119" w:rsidP="007A5119">
      <w:pPr>
        <w:rPr>
          <w:rtl/>
        </w:rPr>
      </w:pPr>
      <w:bookmarkStart w:id="297" w:name="_Hlk531352685"/>
      <w:r>
        <w:rPr>
          <w:rFonts w:cs="Times New Roman" w:hint="cs"/>
          <w:rtl/>
        </w:rPr>
        <w:t xml:space="preserve">לא היה צורך ביותר </w:t>
      </w:r>
      <w:r w:rsidR="00791A90">
        <w:rPr>
          <w:rFonts w:cs="Times New Roman" w:hint="cs"/>
          <w:rtl/>
        </w:rPr>
        <w:t xml:space="preserve">מזה </w:t>
      </w:r>
      <w:r>
        <w:rPr>
          <w:rFonts w:cs="Times New Roman" w:hint="cs"/>
          <w:rtl/>
        </w:rPr>
        <w:t xml:space="preserve">בשביל להשתיק את אלכס. אבל הוא </w:t>
      </w:r>
      <w:r>
        <w:rPr>
          <w:rFonts w:hint="cs"/>
          <w:rtl/>
        </w:rPr>
        <w:t xml:space="preserve">באמת </w:t>
      </w:r>
      <w:r w:rsidRPr="00E67C1F">
        <w:rPr>
          <w:rFonts w:hint="eastAsia"/>
          <w:rtl/>
        </w:rPr>
        <w:t>לא</w:t>
      </w:r>
      <w:r w:rsidRPr="00E67C1F">
        <w:rPr>
          <w:rtl/>
        </w:rPr>
        <w:t xml:space="preserve"> </w:t>
      </w:r>
      <w:r w:rsidRPr="00E67C1F">
        <w:rPr>
          <w:rFonts w:hint="eastAsia"/>
          <w:rtl/>
        </w:rPr>
        <w:t>הבין</w:t>
      </w:r>
      <w:r w:rsidRPr="00E67C1F">
        <w:rPr>
          <w:rtl/>
        </w:rPr>
        <w:t xml:space="preserve"> </w:t>
      </w:r>
      <w:r w:rsidRPr="00E67C1F">
        <w:rPr>
          <w:rFonts w:hint="eastAsia"/>
          <w:rtl/>
        </w:rPr>
        <w:t>מדוע</w:t>
      </w:r>
      <w:r w:rsidRPr="00E67C1F">
        <w:rPr>
          <w:rtl/>
        </w:rPr>
        <w:t xml:space="preserve"> </w:t>
      </w:r>
      <w:r w:rsidRPr="00E67C1F">
        <w:rPr>
          <w:rFonts w:hint="eastAsia"/>
          <w:rtl/>
        </w:rPr>
        <w:t>אלכס</w:t>
      </w:r>
      <w:r w:rsidRPr="00E67C1F">
        <w:rPr>
          <w:rtl/>
        </w:rPr>
        <w:t xml:space="preserve"> </w:t>
      </w:r>
      <w:r w:rsidRPr="00E67C1F">
        <w:rPr>
          <w:rFonts w:hint="eastAsia"/>
          <w:rtl/>
        </w:rPr>
        <w:t>אדיש</w:t>
      </w:r>
      <w:r w:rsidRPr="00E67C1F">
        <w:rPr>
          <w:rtl/>
        </w:rPr>
        <w:t xml:space="preserve"> </w:t>
      </w:r>
      <w:r w:rsidRPr="00E67C1F">
        <w:rPr>
          <w:rFonts w:hint="eastAsia"/>
          <w:rtl/>
        </w:rPr>
        <w:t>לבנות</w:t>
      </w:r>
      <w:r w:rsidRPr="00E67C1F">
        <w:rPr>
          <w:rtl/>
        </w:rPr>
        <w:t xml:space="preserve"> </w:t>
      </w:r>
      <w:r>
        <w:rPr>
          <w:rFonts w:hint="cs"/>
          <w:rtl/>
        </w:rPr>
        <w:t>ש</w:t>
      </w:r>
      <w:r w:rsidRPr="00E67C1F">
        <w:rPr>
          <w:rFonts w:hint="eastAsia"/>
          <w:rtl/>
        </w:rPr>
        <w:t>נהרו</w:t>
      </w:r>
      <w:r w:rsidRPr="00E67C1F">
        <w:rPr>
          <w:rtl/>
        </w:rPr>
        <w:t xml:space="preserve"> </w:t>
      </w:r>
      <w:r w:rsidRPr="00E67C1F">
        <w:rPr>
          <w:rFonts w:hint="eastAsia"/>
          <w:rtl/>
        </w:rPr>
        <w:t>אחרי</w:t>
      </w:r>
      <w:r>
        <w:rPr>
          <w:rFonts w:hint="cs"/>
          <w:rtl/>
        </w:rPr>
        <w:t>ו ו</w:t>
      </w:r>
      <w:r w:rsidR="00E471BE">
        <w:rPr>
          <w:rFonts w:hint="cs"/>
          <w:rtl/>
        </w:rPr>
        <w:t>ח</w:t>
      </w:r>
      <w:r>
        <w:rPr>
          <w:rFonts w:hint="cs"/>
          <w:rtl/>
        </w:rPr>
        <w:t>גו סביבו</w:t>
      </w:r>
      <w:r w:rsidR="00993C90">
        <w:rPr>
          <w:rFonts w:hint="cs"/>
          <w:rtl/>
        </w:rPr>
        <w:t>.</w:t>
      </w:r>
      <w:r w:rsidRPr="00E67C1F">
        <w:rPr>
          <w:rtl/>
        </w:rPr>
        <w:t xml:space="preserve"> אולי </w:t>
      </w:r>
      <w:r>
        <w:rPr>
          <w:rFonts w:hint="cs"/>
          <w:rtl/>
        </w:rPr>
        <w:t xml:space="preserve">הן עשו זאת מתוך </w:t>
      </w:r>
      <w:r w:rsidRPr="00E67C1F">
        <w:rPr>
          <w:rFonts w:hint="eastAsia"/>
          <w:rtl/>
        </w:rPr>
        <w:t>רחמים</w:t>
      </w:r>
      <w:r w:rsidR="00993C90">
        <w:rPr>
          <w:rFonts w:hint="cs"/>
          <w:rtl/>
        </w:rPr>
        <w:t>,</w:t>
      </w:r>
      <w:r w:rsidRPr="00E67C1F">
        <w:rPr>
          <w:rtl/>
        </w:rPr>
        <w:t xml:space="preserve"> אם כי היה צריך להכיר את אלכס ממש טוב בשביל להבין על מה </w:t>
      </w:r>
      <w:r>
        <w:rPr>
          <w:rFonts w:hint="cs"/>
          <w:rtl/>
        </w:rPr>
        <w:t xml:space="preserve">יש </w:t>
      </w:r>
      <w:r w:rsidRPr="00E67C1F">
        <w:rPr>
          <w:rtl/>
        </w:rPr>
        <w:t xml:space="preserve">לחמול עליו, </w:t>
      </w:r>
      <w:r w:rsidRPr="00E67C1F">
        <w:rPr>
          <w:rFonts w:hint="eastAsia"/>
          <w:rtl/>
        </w:rPr>
        <w:t>לעומק</w:t>
      </w:r>
      <w:r w:rsidR="00C16128">
        <w:rPr>
          <w:rFonts w:hint="cs"/>
          <w:rtl/>
        </w:rPr>
        <w:t>,</w:t>
      </w:r>
      <w:r w:rsidRPr="00E67C1F">
        <w:rPr>
          <w:rtl/>
        </w:rPr>
        <w:t xml:space="preserve"> כפי שארקדי פעם הכיר, וארקדי בוודאי לא חמל עליו </w:t>
      </w:r>
      <w:r w:rsidRPr="00E67C1F">
        <w:rPr>
          <w:rFonts w:hint="eastAsia"/>
          <w:rtl/>
        </w:rPr>
        <w:t>עוד</w:t>
      </w:r>
      <w:r w:rsidRPr="00E67C1F">
        <w:rPr>
          <w:rtl/>
        </w:rPr>
        <w:t>.</w:t>
      </w:r>
    </w:p>
    <w:bookmarkEnd w:id="297"/>
    <w:p w14:paraId="59B95959" w14:textId="77777777" w:rsidR="007A5119" w:rsidRPr="00E471BE" w:rsidRDefault="007A5119" w:rsidP="007A5119">
      <w:pPr>
        <w:rPr>
          <w:color w:val="A6A6A6" w:themeColor="background1" w:themeShade="A6"/>
          <w:rtl/>
        </w:rPr>
      </w:pPr>
      <w:r w:rsidRPr="00E471BE">
        <w:rPr>
          <w:rFonts w:hint="cs"/>
          <w:color w:val="A6A6A6" w:themeColor="background1" w:themeShade="A6"/>
          <w:rtl/>
        </w:rPr>
        <w:t>["זה קצת..."</w:t>
      </w:r>
      <w:r w:rsidRPr="00E471BE">
        <w:rPr>
          <w:color w:val="A6A6A6" w:themeColor="background1" w:themeShade="A6"/>
          <w:rtl/>
        </w:rPr>
        <w:t xml:space="preserve"> </w:t>
      </w:r>
    </w:p>
    <w:p w14:paraId="36A58433" w14:textId="77777777" w:rsidR="007A5119" w:rsidRPr="00E471BE" w:rsidRDefault="007A5119" w:rsidP="007A5119">
      <w:pPr>
        <w:rPr>
          <w:color w:val="A6A6A6" w:themeColor="background1" w:themeShade="A6"/>
          <w:rtl/>
        </w:rPr>
      </w:pPr>
      <w:r w:rsidRPr="00E471BE">
        <w:rPr>
          <w:rFonts w:hint="cs"/>
          <w:color w:val="A6A6A6" w:themeColor="background1" w:themeShade="A6"/>
          <w:rtl/>
        </w:rPr>
        <w:t>"קצת מה?"</w:t>
      </w:r>
    </w:p>
    <w:p w14:paraId="06CD5C57" w14:textId="77777777" w:rsidR="007A5119" w:rsidRPr="00E471BE" w:rsidRDefault="007A5119" w:rsidP="007A5119">
      <w:pPr>
        <w:rPr>
          <w:color w:val="A6A6A6" w:themeColor="background1" w:themeShade="A6"/>
          <w:rtl/>
        </w:rPr>
      </w:pPr>
      <w:r w:rsidRPr="00E471BE">
        <w:rPr>
          <w:rFonts w:hint="cs"/>
          <w:color w:val="A6A6A6" w:themeColor="background1" w:themeShade="A6"/>
          <w:rtl/>
        </w:rPr>
        <w:t>"זה קצת על האף," הוא ענה, [</w:t>
      </w:r>
      <w:r w:rsidRPr="00E471BE">
        <w:rPr>
          <w:color w:val="A6A6A6" w:themeColor="background1" w:themeShade="A6"/>
        </w:rPr>
        <w:t>That’s a bit on the nose</w:t>
      </w:r>
      <w:r w:rsidRPr="00E471BE">
        <w:rPr>
          <w:rFonts w:hint="cs"/>
          <w:color w:val="A6A6A6" w:themeColor="background1" w:themeShade="A6"/>
          <w:rtl/>
        </w:rPr>
        <w:t xml:space="preserve"> </w:t>
      </w:r>
      <w:r w:rsidRPr="00E471BE">
        <w:rPr>
          <w:color w:val="A6A6A6" w:themeColor="background1" w:themeShade="A6"/>
          <w:rtl/>
        </w:rPr>
        <w:t>–</w:t>
      </w:r>
      <w:r w:rsidRPr="00E471BE">
        <w:rPr>
          <w:rFonts w:hint="cs"/>
          <w:color w:val="A6A6A6" w:themeColor="background1" w:themeShade="A6"/>
          <w:rtl/>
        </w:rPr>
        <w:t xml:space="preserve"> ביטוי </w:t>
      </w:r>
    </w:p>
    <w:p w14:paraId="0F5C37D8" w14:textId="77777777" w:rsidR="007A5119" w:rsidRPr="00E471BE" w:rsidRDefault="007A5119" w:rsidP="007A5119">
      <w:pPr>
        <w:bidi w:val="0"/>
        <w:jc w:val="left"/>
        <w:rPr>
          <w:color w:val="A6A6A6" w:themeColor="background1" w:themeShade="A6"/>
          <w:rtl/>
        </w:rPr>
      </w:pPr>
      <w:r w:rsidRPr="00E471BE">
        <w:rPr>
          <w:color w:val="A6A6A6" w:themeColor="background1" w:themeShade="A6"/>
        </w:rPr>
        <w:t>"on the nose" might mean "correct" or "exactly", but "a bit on the nose" implies something "unpleasant" and "wrong" - quite the opposite of "on the nose".</w:t>
      </w:r>
    </w:p>
    <w:p w14:paraId="5FD722D2" w14:textId="77777777" w:rsidR="007A5119" w:rsidRPr="00E471BE" w:rsidRDefault="007A5119" w:rsidP="007A5119">
      <w:pPr>
        <w:rPr>
          <w:color w:val="A6A6A6" w:themeColor="background1" w:themeShade="A6"/>
          <w:rtl/>
        </w:rPr>
      </w:pPr>
    </w:p>
    <w:p w14:paraId="5B5FCBD2" w14:textId="327309DC" w:rsidR="007A5119" w:rsidRPr="00E471BE" w:rsidRDefault="007A5119" w:rsidP="007A5119">
      <w:pPr>
        <w:rPr>
          <w:color w:val="A6A6A6" w:themeColor="background1" w:themeShade="A6"/>
          <w:rtl/>
        </w:rPr>
      </w:pPr>
      <w:r w:rsidRPr="00E471BE">
        <w:rPr>
          <w:rFonts w:hint="cs"/>
          <w:color w:val="A6A6A6" w:themeColor="background1" w:themeShade="A6"/>
          <w:rtl/>
        </w:rPr>
        <w:t xml:space="preserve">ארקדי לא הבין את הביטוי שאלכס תרגם ישירות מאנגלית, אבל [זאת לא </w:t>
      </w:r>
      <w:r w:rsidR="001C5A04" w:rsidRPr="00E471BE">
        <w:rPr>
          <w:rFonts w:hint="cs"/>
          <w:color w:val="A6A6A6" w:themeColor="background1" w:themeShade="A6"/>
          <w:rtl/>
        </w:rPr>
        <w:t>הייתה</w:t>
      </w:r>
      <w:r w:rsidRPr="00E471BE">
        <w:rPr>
          <w:rFonts w:hint="cs"/>
          <w:color w:val="A6A6A6" w:themeColor="background1" w:themeShade="A6"/>
          <w:rtl/>
        </w:rPr>
        <w:t xml:space="preserve"> הסיבה היחידה שלא פסק] זה לא מנע ממנו להמשיך להתעלל בו. </w:t>
      </w:r>
    </w:p>
    <w:p w14:paraId="051B28F6" w14:textId="77777777" w:rsidR="007A5119" w:rsidRPr="00E471BE" w:rsidRDefault="007A5119" w:rsidP="007A5119">
      <w:pPr>
        <w:rPr>
          <w:color w:val="A6A6A6" w:themeColor="background1" w:themeShade="A6"/>
          <w:rtl/>
        </w:rPr>
      </w:pPr>
      <w:r w:rsidRPr="00E471BE">
        <w:rPr>
          <w:rFonts w:hint="cs"/>
          <w:color w:val="A6A6A6" w:themeColor="background1" w:themeShade="A6"/>
          <w:rtl/>
        </w:rPr>
        <w:t>]</w:t>
      </w:r>
    </w:p>
    <w:p w14:paraId="7DFF0788" w14:textId="5469F719" w:rsidR="007A5119" w:rsidRDefault="007A5119" w:rsidP="007A5119">
      <w:pPr>
        <w:rPr>
          <w:rFonts w:cs="Times New Roman"/>
          <w:rtl/>
        </w:rPr>
      </w:pPr>
      <w:bookmarkStart w:id="298" w:name="_Hlk531352922"/>
      <w:r>
        <w:rPr>
          <w:rFonts w:hint="cs"/>
          <w:rtl/>
        </w:rPr>
        <w:t xml:space="preserve">"אתה יכול לנסוע איתנו למסיבה ביום שישי," הדס הציעה כי חשה שעליה לחפות על גסותו של </w:t>
      </w:r>
      <w:r w:rsidRPr="00583CB5">
        <w:rPr>
          <w:rFonts w:cs="Times New Roman"/>
          <w:rtl/>
        </w:rPr>
        <w:t>של חברהּ, "לארקדי כבר יש ר</w:t>
      </w:r>
      <w:r w:rsidR="00E471BE">
        <w:rPr>
          <w:rFonts w:cs="Times New Roman" w:hint="cs"/>
          <w:rtl/>
        </w:rPr>
        <w:t>י</w:t>
      </w:r>
      <w:r w:rsidRPr="00583CB5">
        <w:rPr>
          <w:rFonts w:cs="Times New Roman"/>
          <w:rtl/>
        </w:rPr>
        <w:t>שיון נהיגה."</w:t>
      </w:r>
    </w:p>
    <w:p w14:paraId="3BD0E604" w14:textId="77777777" w:rsidR="007A5119" w:rsidRDefault="007A5119" w:rsidP="007A5119">
      <w:r>
        <w:rPr>
          <w:rFonts w:hint="cs"/>
          <w:rtl/>
        </w:rPr>
        <w:t>"זה בסדר, אני אסע באופניים."</w:t>
      </w:r>
    </w:p>
    <w:p w14:paraId="5814F9CC" w14:textId="0D66ABD3" w:rsidR="007A5119" w:rsidRDefault="007A5119" w:rsidP="007A5119">
      <w:pPr>
        <w:rPr>
          <w:rtl/>
        </w:rPr>
      </w:pPr>
      <w:r>
        <w:rPr>
          <w:rFonts w:hint="cs"/>
          <w:rtl/>
        </w:rPr>
        <w:lastRenderedPageBreak/>
        <w:t>"לא, לא תוכל..." ארקדי המשיך</w:t>
      </w:r>
      <w:r w:rsidR="00791A90" w:rsidRPr="00791A90">
        <w:rPr>
          <w:rFonts w:cs="Times New Roman"/>
          <w:rtl/>
        </w:rPr>
        <w:t xml:space="preserve"> להקניט</w:t>
      </w:r>
      <w:r>
        <w:rPr>
          <w:rFonts w:hint="cs"/>
          <w:rtl/>
        </w:rPr>
        <w:t>, "חל איסור על רכיבת אופניים בשבת."</w:t>
      </w:r>
    </w:p>
    <w:p w14:paraId="37BFF8DA" w14:textId="0039678E" w:rsidR="007A5119" w:rsidRDefault="007A5119" w:rsidP="007A5119">
      <w:pPr>
        <w:rPr>
          <w:rtl/>
        </w:rPr>
      </w:pPr>
      <w:r>
        <w:rPr>
          <w:rFonts w:hint="cs"/>
          <w:rtl/>
        </w:rPr>
        <w:t>"אה."</w:t>
      </w:r>
    </w:p>
    <w:p w14:paraId="5ABA92B1" w14:textId="77777777" w:rsidR="007A5119" w:rsidRDefault="007A5119" w:rsidP="007A5119">
      <w:pPr>
        <w:rPr>
          <w:rtl/>
        </w:rPr>
      </w:pPr>
      <w:r>
        <w:rPr>
          <w:rFonts w:hint="cs"/>
          <w:rtl/>
        </w:rPr>
        <w:t>"מוזר שלא שמעת עליו."</w:t>
      </w:r>
    </w:p>
    <w:p w14:paraId="429A85CA" w14:textId="6AF10C86" w:rsidR="007A5119" w:rsidRDefault="007A5119" w:rsidP="007A5119">
      <w:pPr>
        <w:rPr>
          <w:rtl/>
        </w:rPr>
      </w:pPr>
      <w:r w:rsidRPr="00583CB5">
        <w:rPr>
          <w:rFonts w:cs="Times New Roman"/>
          <w:rtl/>
        </w:rPr>
        <w:t>"אני</w:t>
      </w:r>
      <w:r w:rsidR="00E471BE">
        <w:rPr>
          <w:rFonts w:cs="Times New Roman" w:hint="cs"/>
          <w:rtl/>
        </w:rPr>
        <w:t>.</w:t>
      </w:r>
      <w:r w:rsidRPr="00583CB5">
        <w:rPr>
          <w:rFonts w:cs="Times New Roman"/>
          <w:rtl/>
        </w:rPr>
        <w:t xml:space="preserve">.. עדיין לא מתמצא </w:t>
      </w:r>
      <w:r w:rsidR="00F97A34">
        <w:rPr>
          <w:rFonts w:cs="Times New Roman"/>
          <w:rtl/>
        </w:rPr>
        <w:t>כל כך</w:t>
      </w:r>
      <w:r w:rsidRPr="00583CB5">
        <w:rPr>
          <w:rFonts w:cs="Times New Roman"/>
          <w:rtl/>
        </w:rPr>
        <w:t>.</w:t>
      </w:r>
      <w:r w:rsidR="00E471BE">
        <w:rPr>
          <w:rFonts w:cs="Times New Roman" w:hint="cs"/>
          <w:rtl/>
        </w:rPr>
        <w:t>.</w:t>
      </w:r>
      <w:r w:rsidRPr="00583CB5">
        <w:rPr>
          <w:rFonts w:cs="Times New Roman"/>
          <w:rtl/>
        </w:rPr>
        <w:t>."</w:t>
      </w:r>
    </w:p>
    <w:p w14:paraId="3D0B6907" w14:textId="77777777" w:rsidR="007A5119" w:rsidRDefault="007A5119" w:rsidP="007A5119">
      <w:pPr>
        <w:rPr>
          <w:rtl/>
        </w:rPr>
      </w:pPr>
      <w:r>
        <w:rPr>
          <w:rFonts w:hint="cs"/>
          <w:rtl/>
        </w:rPr>
        <w:t>"כי לרוב אתה מקפיד להתעדכן בנושאים כאלה."</w:t>
      </w:r>
    </w:p>
    <w:bookmarkEnd w:id="298"/>
    <w:p w14:paraId="79C918CA" w14:textId="77777777" w:rsidR="007A5119" w:rsidRDefault="007A5119" w:rsidP="007A5119">
      <w:pPr>
        <w:rPr>
          <w:rtl/>
        </w:rPr>
      </w:pPr>
    </w:p>
    <w:p w14:paraId="32C90920" w14:textId="77777777" w:rsidR="007A5119" w:rsidRPr="00516630" w:rsidRDefault="007A5119" w:rsidP="007A5119">
      <w:pPr>
        <w:rPr>
          <w:color w:val="A6A6A6" w:themeColor="background1" w:themeShade="A6"/>
          <w:rtl/>
        </w:rPr>
      </w:pPr>
      <w:r w:rsidRPr="00516630">
        <w:rPr>
          <w:rFonts w:hint="cs"/>
          <w:color w:val="A6A6A6" w:themeColor="background1" w:themeShade="A6"/>
          <w:rtl/>
        </w:rPr>
        <w:t xml:space="preserve">[ארקדי הפתיע את הדס. הוא שאל אם נראה לה שאלכס הומו, והיא אמרה בטון כה בטוח שלא, שארקדי לא שאל יותר כלום. או שהוא שאל </w:t>
      </w:r>
      <w:r w:rsidRPr="00516630">
        <w:rPr>
          <w:color w:val="A6A6A6" w:themeColor="background1" w:themeShade="A6"/>
          <w:rtl/>
        </w:rPr>
        <w:t>–</w:t>
      </w:r>
      <w:r w:rsidRPr="00516630">
        <w:rPr>
          <w:rFonts w:hint="cs"/>
          <w:color w:val="A6A6A6" w:themeColor="background1" w:themeShade="A6"/>
          <w:rtl/>
        </w:rPr>
        <w:t xml:space="preserve"> אבל מה עם כל הבנות האלה שמתחילות איתו, למה הוא לא שם לב אליהן, והיא אמרה </w:t>
      </w:r>
      <w:r w:rsidRPr="00516630">
        <w:rPr>
          <w:color w:val="A6A6A6" w:themeColor="background1" w:themeShade="A6"/>
          <w:rtl/>
        </w:rPr>
        <w:t>–</w:t>
      </w:r>
      <w:r w:rsidRPr="00516630">
        <w:rPr>
          <w:rFonts w:hint="cs"/>
          <w:color w:val="A6A6A6" w:themeColor="background1" w:themeShade="A6"/>
          <w:rtl/>
        </w:rPr>
        <w:t xml:space="preserve"> הוא ממש שם לב, הוא יצא עם די הרבה מהן. </w:t>
      </w:r>
    </w:p>
    <w:p w14:paraId="656FE152" w14:textId="77777777" w:rsidR="007A5119" w:rsidRPr="00516630" w:rsidRDefault="007A5119" w:rsidP="007A5119">
      <w:pPr>
        <w:rPr>
          <w:rFonts w:cs="Times New Roman"/>
          <w:color w:val="A6A6A6" w:themeColor="background1" w:themeShade="A6"/>
          <w:rtl/>
        </w:rPr>
      </w:pPr>
      <w:r w:rsidRPr="00516630">
        <w:rPr>
          <w:rFonts w:cs="Times New Roman"/>
          <w:color w:val="A6A6A6" w:themeColor="background1" w:themeShade="A6"/>
          <w:rtl/>
        </w:rPr>
        <w:t xml:space="preserve">ארקדי שאל את הדס </w:t>
      </w:r>
      <w:r w:rsidRPr="00516630">
        <w:rPr>
          <w:rFonts w:cs="Times New Roman" w:hint="cs"/>
          <w:color w:val="A6A6A6" w:themeColor="background1" w:themeShade="A6"/>
          <w:rtl/>
        </w:rPr>
        <w:t>ה</w:t>
      </w:r>
      <w:r w:rsidRPr="00516630">
        <w:rPr>
          <w:rFonts w:cs="Times New Roman"/>
          <w:color w:val="A6A6A6" w:themeColor="background1" w:themeShade="A6"/>
          <w:rtl/>
        </w:rPr>
        <w:t xml:space="preserve">אם לדעתה אלכס נמשך לבנות, </w:t>
      </w:r>
    </w:p>
    <w:p w14:paraId="1023F8AF" w14:textId="77777777" w:rsidR="007A5119" w:rsidRPr="00516630" w:rsidRDefault="007A5119" w:rsidP="007A5119">
      <w:pPr>
        <w:rPr>
          <w:rFonts w:cs="Times New Roman"/>
          <w:color w:val="A6A6A6" w:themeColor="background1" w:themeShade="A6"/>
          <w:rtl/>
        </w:rPr>
      </w:pPr>
      <w:r w:rsidRPr="00516630">
        <w:rPr>
          <w:rFonts w:cs="Times New Roman" w:hint="cs"/>
          <w:color w:val="A6A6A6" w:themeColor="background1" w:themeShade="A6"/>
          <w:rtl/>
        </w:rPr>
        <w:t>למי נראה לך שהוא ימשך? לבנים?</w:t>
      </w:r>
    </w:p>
    <w:p w14:paraId="4F0808A5" w14:textId="77777777" w:rsidR="007A5119" w:rsidRPr="00516630" w:rsidRDefault="007A5119" w:rsidP="007A5119">
      <w:pPr>
        <w:rPr>
          <w:rFonts w:cs="Times New Roman"/>
          <w:color w:val="A6A6A6" w:themeColor="background1" w:themeShade="A6"/>
          <w:rtl/>
        </w:rPr>
      </w:pPr>
      <w:r w:rsidRPr="00516630">
        <w:rPr>
          <w:rFonts w:cs="Times New Roman" w:hint="cs"/>
          <w:color w:val="A6A6A6" w:themeColor="background1" w:themeShade="A6"/>
          <w:rtl/>
        </w:rPr>
        <w:t>אולי.</w:t>
      </w:r>
    </w:p>
    <w:p w14:paraId="02408F31" w14:textId="77777777" w:rsidR="007A5119" w:rsidRPr="00516630" w:rsidRDefault="007A5119" w:rsidP="007A5119">
      <w:pPr>
        <w:rPr>
          <w:rFonts w:cs="Times New Roman"/>
          <w:color w:val="A6A6A6" w:themeColor="background1" w:themeShade="A6"/>
          <w:rtl/>
        </w:rPr>
      </w:pPr>
      <w:r w:rsidRPr="00516630">
        <w:rPr>
          <w:rFonts w:cs="Times New Roman" w:hint="cs"/>
          <w:color w:val="A6A6A6" w:themeColor="background1" w:themeShade="A6"/>
          <w:rtl/>
        </w:rPr>
        <w:t xml:space="preserve">לא, </w:t>
      </w:r>
      <w:r w:rsidRPr="00516630">
        <w:rPr>
          <w:rFonts w:cs="Times New Roman"/>
          <w:color w:val="A6A6A6" w:themeColor="background1" w:themeShade="A6"/>
          <w:rtl/>
        </w:rPr>
        <w:t>היא הבטיחה לו שהוא בהחלט נמשך לבנות</w:t>
      </w:r>
      <w:r w:rsidRPr="00516630">
        <w:rPr>
          <w:rFonts w:cs="Times New Roman" w:hint="cs"/>
          <w:color w:val="A6A6A6" w:themeColor="background1" w:themeShade="A6"/>
          <w:rtl/>
        </w:rPr>
        <w:t>, במכבי צעיר יש כמה בנות מ-י"ב שיצאו איתו, במיוחד ורד שהיא ראש השבט או משהו כזה, ואין ספק שהוא נמשך לבנות</w:t>
      </w:r>
      <w:r w:rsidRPr="00516630">
        <w:rPr>
          <w:rFonts w:cs="Times New Roman"/>
          <w:color w:val="A6A6A6" w:themeColor="background1" w:themeShade="A6"/>
          <w:rtl/>
        </w:rPr>
        <w:t xml:space="preserve">. </w:t>
      </w:r>
    </w:p>
    <w:p w14:paraId="01C1F7D6" w14:textId="4299CC4E" w:rsidR="007A5119" w:rsidRPr="00516630" w:rsidRDefault="007A5119" w:rsidP="007A5119">
      <w:pPr>
        <w:rPr>
          <w:color w:val="A6A6A6" w:themeColor="background1" w:themeShade="A6"/>
          <w:rtl/>
        </w:rPr>
      </w:pPr>
      <w:r w:rsidRPr="00516630">
        <w:rPr>
          <w:rFonts w:cs="Times New Roman"/>
          <w:color w:val="A6A6A6" w:themeColor="background1" w:themeShade="A6"/>
          <w:rtl/>
        </w:rPr>
        <w:t>זה כביכול היה צריך להרגיע אותו אבל זה לא, הקשר בי</w:t>
      </w:r>
      <w:r w:rsidRPr="00516630">
        <w:rPr>
          <w:rFonts w:cs="Times New Roman" w:hint="cs"/>
          <w:color w:val="A6A6A6" w:themeColor="background1" w:themeShade="A6"/>
          <w:rtl/>
        </w:rPr>
        <w:t xml:space="preserve">ן אלכס לבינו </w:t>
      </w:r>
      <w:r w:rsidRPr="00516630">
        <w:rPr>
          <w:rFonts w:cs="Times New Roman"/>
          <w:color w:val="A6A6A6" w:themeColor="background1" w:themeShade="A6"/>
          <w:rtl/>
        </w:rPr>
        <w:t xml:space="preserve">נראה לו </w:t>
      </w:r>
      <w:r w:rsidR="004C59E0" w:rsidRPr="00516630">
        <w:rPr>
          <w:rFonts w:cs="Times New Roman"/>
          <w:color w:val="A6A6A6" w:themeColor="background1" w:themeShade="A6"/>
          <w:rtl/>
        </w:rPr>
        <w:t>פתאום</w:t>
      </w:r>
      <w:r w:rsidRPr="00516630">
        <w:rPr>
          <w:rFonts w:cs="Times New Roman"/>
          <w:color w:val="A6A6A6" w:themeColor="background1" w:themeShade="A6"/>
          <w:rtl/>
        </w:rPr>
        <w:t xml:space="preserve"> כמשהו בלתי אפשרי, שלא יוכל לשאת</w:t>
      </w:r>
      <w:r w:rsidRPr="00516630">
        <w:rPr>
          <w:rFonts w:cs="Times New Roman" w:hint="cs"/>
          <w:color w:val="A6A6A6" w:themeColor="background1" w:themeShade="A6"/>
          <w:rtl/>
        </w:rPr>
        <w:t>.</w:t>
      </w:r>
    </w:p>
    <w:p w14:paraId="094D8698" w14:textId="77777777" w:rsidR="007A5119" w:rsidRPr="00516630" w:rsidRDefault="007A5119" w:rsidP="007A5119">
      <w:pPr>
        <w:rPr>
          <w:color w:val="A6A6A6" w:themeColor="background1" w:themeShade="A6"/>
          <w:rtl/>
        </w:rPr>
      </w:pPr>
    </w:p>
    <w:p w14:paraId="7E312205" w14:textId="77777777" w:rsidR="007A5119" w:rsidRPr="00516630" w:rsidRDefault="007A5119" w:rsidP="007A5119">
      <w:pPr>
        <w:rPr>
          <w:color w:val="A6A6A6" w:themeColor="background1" w:themeShade="A6"/>
          <w:rtl/>
        </w:rPr>
      </w:pPr>
      <w:r w:rsidRPr="00516630">
        <w:rPr>
          <w:rFonts w:hint="cs"/>
          <w:color w:val="A6A6A6" w:themeColor="background1" w:themeShade="A6"/>
          <w:rtl/>
        </w:rPr>
        <w:t>]</w:t>
      </w:r>
    </w:p>
    <w:p w14:paraId="3DF303DC" w14:textId="77777777" w:rsidR="007A5119" w:rsidRPr="00516630" w:rsidRDefault="007A5119" w:rsidP="007A5119">
      <w:pPr>
        <w:rPr>
          <w:color w:val="A6A6A6" w:themeColor="background1" w:themeShade="A6"/>
          <w:rtl/>
        </w:rPr>
      </w:pPr>
    </w:p>
    <w:p w14:paraId="2EE7E1DE" w14:textId="77777777" w:rsidR="007A5119" w:rsidRPr="00516630" w:rsidRDefault="007A5119" w:rsidP="007A5119">
      <w:pPr>
        <w:rPr>
          <w:color w:val="A6A6A6" w:themeColor="background1" w:themeShade="A6"/>
          <w:rtl/>
        </w:rPr>
      </w:pPr>
      <w:r w:rsidRPr="00516630">
        <w:rPr>
          <w:rFonts w:hint="cs"/>
          <w:color w:val="A6A6A6" w:themeColor="background1" w:themeShade="A6"/>
          <w:rtl/>
        </w:rPr>
        <w:t>[אלכס קנה גלשן.]</w:t>
      </w:r>
    </w:p>
    <w:p w14:paraId="10D0DE6A" w14:textId="77777777" w:rsidR="007A5119" w:rsidRPr="00516630" w:rsidRDefault="007A5119" w:rsidP="007A5119">
      <w:pPr>
        <w:rPr>
          <w:color w:val="A6A6A6" w:themeColor="background1" w:themeShade="A6"/>
          <w:rtl/>
        </w:rPr>
      </w:pPr>
      <w:r w:rsidRPr="00516630">
        <w:rPr>
          <w:rFonts w:hint="cs"/>
          <w:color w:val="A6A6A6" w:themeColor="background1" w:themeShade="A6"/>
          <w:rtl/>
        </w:rPr>
        <w:t>[ה-</w:t>
      </w:r>
      <w:r w:rsidRPr="00516630">
        <w:rPr>
          <w:color w:val="A6A6A6" w:themeColor="background1" w:themeShade="A6"/>
        </w:rPr>
        <w:t>most prized possession</w:t>
      </w:r>
      <w:r w:rsidRPr="00516630">
        <w:rPr>
          <w:rFonts w:hint="cs"/>
          <w:color w:val="A6A6A6" w:themeColor="background1" w:themeShade="A6"/>
          <w:rtl/>
        </w:rPr>
        <w:t xml:space="preserve"> של אלכס הוא תקליט של </w:t>
      </w:r>
      <w:r w:rsidRPr="00516630">
        <w:rPr>
          <w:rFonts w:hint="cs"/>
          <w:color w:val="A6A6A6" w:themeColor="background1" w:themeShade="A6"/>
        </w:rPr>
        <w:t>XXX</w:t>
      </w:r>
      <w:r w:rsidRPr="00516630">
        <w:rPr>
          <w:rFonts w:hint="cs"/>
          <w:color w:val="A6A6A6" w:themeColor="background1" w:themeShade="A6"/>
          <w:rtl/>
        </w:rPr>
        <w:t xml:space="preserve"> מפרש בזמן אמת לרדיו את משחק הכדורגל ___ הקלאסי. אין לו פטיפון ואין לו שום דרך לשמוע אותו. אולי הוא שומע אצל ארקדי. זה משחק משנות ה-70 המאוחרות ר' </w:t>
      </w:r>
      <w:hyperlink r:id="rId207" w:history="1">
        <w:r w:rsidRPr="00516630">
          <w:rPr>
            <w:rStyle w:val="Hyperlink"/>
            <w:color w:val="A6A6A6" w:themeColor="background1" w:themeShade="A6"/>
          </w:rPr>
          <w:t>http://en.wikipedia.org/wiki/History_of_football_in_England</w:t>
        </w:r>
      </w:hyperlink>
      <w:r w:rsidRPr="00516630">
        <w:rPr>
          <w:rFonts w:hint="cs"/>
          <w:color w:val="A6A6A6" w:themeColor="background1" w:themeShade="A6"/>
          <w:rtl/>
        </w:rPr>
        <w:t xml:space="preserve"> או </w:t>
      </w:r>
      <w:hyperlink r:id="rId208" w:history="1">
        <w:r w:rsidRPr="00516630">
          <w:rPr>
            <w:rStyle w:val="Hyperlink"/>
            <w:color w:val="A6A6A6" w:themeColor="background1" w:themeShade="A6"/>
          </w:rPr>
          <w:t>http://en.wikipedia.org/wiki/England%E2%80%93Germany_football_rivalry</w:t>
        </w:r>
      </w:hyperlink>
      <w:r w:rsidRPr="00516630">
        <w:rPr>
          <w:rFonts w:hint="cs"/>
          <w:color w:val="A6A6A6" w:themeColor="background1" w:themeShade="A6"/>
          <w:rtl/>
        </w:rPr>
        <w:t xml:space="preserve"> לשם כך]</w:t>
      </w:r>
    </w:p>
    <w:p w14:paraId="37F1370A" w14:textId="77777777" w:rsidR="007A5119" w:rsidRPr="00516630" w:rsidRDefault="007A5119" w:rsidP="007A5119">
      <w:pPr>
        <w:rPr>
          <w:color w:val="A6A6A6" w:themeColor="background1" w:themeShade="A6"/>
          <w:rtl/>
        </w:rPr>
      </w:pPr>
    </w:p>
    <w:p w14:paraId="3BD94CC1" w14:textId="77777777" w:rsidR="007A5119" w:rsidRPr="00516630" w:rsidRDefault="007A5119" w:rsidP="007A5119">
      <w:pPr>
        <w:rPr>
          <w:color w:val="A6A6A6" w:themeColor="background1" w:themeShade="A6"/>
          <w:rtl/>
        </w:rPr>
      </w:pPr>
    </w:p>
    <w:p w14:paraId="1A6264F4" w14:textId="77777777" w:rsidR="007A5119" w:rsidRPr="00516630" w:rsidRDefault="007A5119" w:rsidP="007A5119">
      <w:pPr>
        <w:rPr>
          <w:color w:val="A6A6A6" w:themeColor="background1" w:themeShade="A6"/>
          <w:rtl/>
        </w:rPr>
      </w:pPr>
      <w:r w:rsidRPr="00516630">
        <w:rPr>
          <w:rFonts w:hint="cs"/>
          <w:color w:val="A6A6A6" w:themeColor="background1" w:themeShade="A6"/>
          <w:rtl/>
        </w:rPr>
        <w:t>[</w:t>
      </w:r>
    </w:p>
    <w:p w14:paraId="4BC79A24" w14:textId="77777777" w:rsidR="007A5119" w:rsidRPr="00516630" w:rsidRDefault="007A5119" w:rsidP="007A5119">
      <w:pPr>
        <w:rPr>
          <w:color w:val="A6A6A6" w:themeColor="background1" w:themeShade="A6"/>
          <w:rtl/>
        </w:rPr>
      </w:pPr>
      <w:r w:rsidRPr="00516630">
        <w:rPr>
          <w:rFonts w:hint="cs"/>
          <w:color w:val="A6A6A6" w:themeColor="background1" w:themeShade="A6"/>
          <w:rtl/>
        </w:rPr>
        <w:t>לאחר החגים, ביום שבו עברו לשעון חורף</w:t>
      </w:r>
      <w:bookmarkStart w:id="299" w:name="_Hlk502349900"/>
      <w:r w:rsidRPr="00516630">
        <w:rPr>
          <w:rFonts w:hint="cs"/>
          <w:color w:val="A6A6A6" w:themeColor="background1" w:themeShade="A6"/>
          <w:rtl/>
        </w:rPr>
        <w:t xml:space="preserve"> ומארק התחיל את לימודיו באוניברסיטה</w:t>
      </w:r>
      <w:bookmarkEnd w:id="299"/>
      <w:r w:rsidRPr="00516630">
        <w:rPr>
          <w:rFonts w:hint="cs"/>
          <w:color w:val="A6A6A6" w:themeColor="background1" w:themeShade="A6"/>
          <w:rtl/>
        </w:rPr>
        <w:t xml:space="preserve">, </w:t>
      </w:r>
      <w:r w:rsidRPr="00516630">
        <w:rPr>
          <w:rFonts w:cs="Times New Roman" w:hint="cs"/>
          <w:color w:val="A6A6A6" w:themeColor="background1" w:themeShade="A6"/>
          <w:rtl/>
        </w:rPr>
        <w:t>נערך בשכבה י"א</w:t>
      </w:r>
      <w:r w:rsidRPr="00516630">
        <w:rPr>
          <w:rFonts w:cs="Times New Roman"/>
          <w:color w:val="A6A6A6" w:themeColor="background1" w:themeShade="A6"/>
          <w:rtl/>
        </w:rPr>
        <w:t xml:space="preserve"> </w:t>
      </w:r>
      <w:r w:rsidRPr="00516630">
        <w:rPr>
          <w:rFonts w:cs="Times New Roman" w:hint="cs"/>
          <w:color w:val="A6A6A6" w:themeColor="background1" w:themeShade="A6"/>
          <w:rtl/>
        </w:rPr>
        <w:t xml:space="preserve">יום </w:t>
      </w:r>
      <w:r w:rsidRPr="00516630">
        <w:rPr>
          <w:rFonts w:cs="Times New Roman"/>
          <w:color w:val="A6A6A6" w:themeColor="background1" w:themeShade="A6"/>
          <w:rtl/>
        </w:rPr>
        <w:t>"לקראת שירות" שכלל סדנאות בהנחיית מ</w:t>
      </w:r>
      <w:r w:rsidRPr="00516630">
        <w:rPr>
          <w:rFonts w:cs="Times New Roman" w:hint="cs"/>
          <w:color w:val="A6A6A6" w:themeColor="background1" w:themeShade="A6"/>
          <w:rtl/>
        </w:rPr>
        <w:t>דריכים</w:t>
      </w:r>
      <w:r w:rsidRPr="00516630">
        <w:rPr>
          <w:rFonts w:cs="Times New Roman"/>
          <w:color w:val="A6A6A6" w:themeColor="background1" w:themeShade="A6"/>
          <w:rtl/>
        </w:rPr>
        <w:t xml:space="preserve"> מהאגף הביטחוני-חברתי של משרד הביטחון</w:t>
      </w:r>
      <w:r w:rsidRPr="00516630">
        <w:rPr>
          <w:rFonts w:cs="Times New Roman" w:hint="cs"/>
          <w:color w:val="A6A6A6" w:themeColor="background1" w:themeShade="A6"/>
          <w:rtl/>
        </w:rPr>
        <w:t>, בשיתוף רשויות, גופים ומערכים לרוב.</w:t>
      </w:r>
    </w:p>
    <w:p w14:paraId="43712514" w14:textId="77777777" w:rsidR="007A5119" w:rsidRPr="00516630" w:rsidRDefault="007A5119" w:rsidP="007A5119">
      <w:pPr>
        <w:rPr>
          <w:color w:val="A6A6A6" w:themeColor="background1" w:themeShade="A6"/>
          <w:rtl/>
        </w:rPr>
      </w:pPr>
      <w:r w:rsidRPr="00516630">
        <w:rPr>
          <w:rFonts w:hint="cs"/>
          <w:color w:val="A6A6A6" w:themeColor="background1" w:themeShade="A6"/>
          <w:rtl/>
        </w:rPr>
        <w:t xml:space="preserve">[מתוך מייל שתום קיבל מביה"ס בתאריך 29 אוקט' 2016 </w:t>
      </w:r>
      <w:r w:rsidRPr="00516630">
        <w:rPr>
          <w:color w:val="A6A6A6" w:themeColor="background1" w:themeShade="A6"/>
          <w:rtl/>
        </w:rPr>
        <w:t>–</w:t>
      </w:r>
    </w:p>
    <w:p w14:paraId="66A84D79" w14:textId="77777777" w:rsidR="007A5119" w:rsidRPr="00516630" w:rsidRDefault="007A5119" w:rsidP="007A5119">
      <w:pPr>
        <w:rPr>
          <w:color w:val="A6A6A6" w:themeColor="background1" w:themeShade="A6"/>
          <w:rtl/>
        </w:rPr>
      </w:pPr>
      <w:r w:rsidRPr="00516630">
        <w:rPr>
          <w:rFonts w:cs="Times New Roman"/>
          <w:color w:val="A6A6A6" w:themeColor="background1" w:themeShade="A6"/>
          <w:rtl/>
        </w:rPr>
        <w:t>יום הכנה "לקראת שירות" שיכלול סדנאות הכנה בהנחיית מנחים מהאגף הביטחוני-חברתי של משרד הביטחון.</w:t>
      </w:r>
    </w:p>
    <w:p w14:paraId="61B119A9" w14:textId="77777777" w:rsidR="007A5119" w:rsidRPr="00516630" w:rsidRDefault="007A5119" w:rsidP="007A5119">
      <w:pPr>
        <w:rPr>
          <w:color w:val="A6A6A6" w:themeColor="background1" w:themeShade="A6"/>
          <w:rtl/>
        </w:rPr>
      </w:pPr>
      <w:r w:rsidRPr="00516630">
        <w:rPr>
          <w:rFonts w:cs="Times New Roman"/>
          <w:color w:val="A6A6A6" w:themeColor="background1" w:themeShade="A6"/>
          <w:rtl/>
        </w:rPr>
        <w:t>מטרת הפעילות היא הכנה לקראת שירות צבאי. חלק מההכנה יתקיים במבנה סדנאי שיאפשר שיח פתוח בין התלמידים והמנחים, שיח בו יוכלו להביע את חששותיהם ותקוותיהם לגבי השירות הצבאי בסביבה תומכת.</w:t>
      </w:r>
    </w:p>
    <w:p w14:paraId="62324827" w14:textId="77777777" w:rsidR="007A5119" w:rsidRPr="00516630" w:rsidRDefault="007A5119" w:rsidP="007A5119">
      <w:pPr>
        <w:rPr>
          <w:color w:val="A6A6A6" w:themeColor="background1" w:themeShade="A6"/>
          <w:rtl/>
        </w:rPr>
      </w:pPr>
      <w:r w:rsidRPr="00516630">
        <w:rPr>
          <w:rFonts w:cs="Times New Roman"/>
          <w:color w:val="A6A6A6" w:themeColor="background1" w:themeShade="A6"/>
          <w:rtl/>
        </w:rPr>
        <w:lastRenderedPageBreak/>
        <w:t>מבנה הסדנה:</w:t>
      </w:r>
    </w:p>
    <w:p w14:paraId="3E06DF41" w14:textId="77777777" w:rsidR="007A5119" w:rsidRPr="00516630" w:rsidRDefault="007A5119" w:rsidP="007A5119">
      <w:pPr>
        <w:rPr>
          <w:color w:val="A6A6A6" w:themeColor="background1" w:themeShade="A6"/>
          <w:rtl/>
        </w:rPr>
      </w:pPr>
      <w:r w:rsidRPr="00516630">
        <w:rPr>
          <w:rFonts w:cs="Times New Roman"/>
          <w:color w:val="A6A6A6" w:themeColor="background1" w:themeShade="A6"/>
          <w:rtl/>
        </w:rPr>
        <w:t>פתיחה והכרות עם התלמידים.</w:t>
      </w:r>
    </w:p>
    <w:p w14:paraId="28AF8759" w14:textId="77777777" w:rsidR="007A5119" w:rsidRPr="00516630" w:rsidRDefault="007A5119" w:rsidP="007A5119">
      <w:pPr>
        <w:rPr>
          <w:color w:val="A6A6A6" w:themeColor="background1" w:themeShade="A6"/>
          <w:rtl/>
        </w:rPr>
      </w:pPr>
      <w:r w:rsidRPr="00516630">
        <w:rPr>
          <w:rFonts w:cs="Times New Roman"/>
          <w:color w:val="A6A6A6" w:themeColor="background1" w:themeShade="A6"/>
          <w:rtl/>
        </w:rPr>
        <w:t>יחידה בנושא: "צה"ל ואני".</w:t>
      </w:r>
    </w:p>
    <w:p w14:paraId="70E826CA" w14:textId="77777777" w:rsidR="007A5119" w:rsidRPr="00516630" w:rsidRDefault="007A5119" w:rsidP="007A5119">
      <w:pPr>
        <w:rPr>
          <w:color w:val="A6A6A6" w:themeColor="background1" w:themeShade="A6"/>
          <w:rtl/>
        </w:rPr>
      </w:pPr>
      <w:r w:rsidRPr="00516630">
        <w:rPr>
          <w:rFonts w:cs="Times New Roman"/>
          <w:color w:val="A6A6A6" w:themeColor="background1" w:themeShade="A6"/>
          <w:rtl/>
        </w:rPr>
        <w:t>יחידה בנושא: "ערכי צה"ל: צבא וחברה".</w:t>
      </w:r>
    </w:p>
    <w:p w14:paraId="1524FBD6" w14:textId="77777777" w:rsidR="007A5119" w:rsidRPr="00516630" w:rsidRDefault="007A5119" w:rsidP="007A5119">
      <w:pPr>
        <w:rPr>
          <w:color w:val="A6A6A6" w:themeColor="background1" w:themeShade="A6"/>
          <w:rtl/>
        </w:rPr>
      </w:pPr>
      <w:r w:rsidRPr="00516630">
        <w:rPr>
          <w:rFonts w:cs="Times New Roman"/>
          <w:color w:val="A6A6A6" w:themeColor="background1" w:themeShade="A6"/>
          <w:rtl/>
        </w:rPr>
        <w:t>יחידה בנושא: "לקראת השרות הצבאי ותהליך המיון בצו הראשון".</w:t>
      </w:r>
    </w:p>
    <w:p w14:paraId="46DDFC4F" w14:textId="77777777" w:rsidR="007A5119" w:rsidRPr="00516630" w:rsidRDefault="007A5119" w:rsidP="007A5119">
      <w:pPr>
        <w:rPr>
          <w:rFonts w:cs="Times New Roman"/>
          <w:color w:val="A6A6A6" w:themeColor="background1" w:themeShade="A6"/>
          <w:rtl/>
        </w:rPr>
      </w:pPr>
      <w:r w:rsidRPr="00516630">
        <w:rPr>
          <w:rFonts w:cs="Times New Roman"/>
          <w:color w:val="A6A6A6" w:themeColor="background1" w:themeShade="A6"/>
          <w:rtl/>
        </w:rPr>
        <w:t>הסדנאות ייערכו עד השעה החמישית ולאחר מכן יתקיימו הלימודים כסדרם.</w:t>
      </w:r>
    </w:p>
    <w:p w14:paraId="4D254C0C" w14:textId="77777777" w:rsidR="007A5119" w:rsidRPr="00516630" w:rsidRDefault="007A5119" w:rsidP="007A5119">
      <w:pPr>
        <w:rPr>
          <w:color w:val="A6A6A6" w:themeColor="background1" w:themeShade="A6"/>
          <w:rtl/>
        </w:rPr>
      </w:pPr>
      <w:r w:rsidRPr="00516630">
        <w:rPr>
          <w:rFonts w:cs="Times New Roman" w:hint="cs"/>
          <w:color w:val="A6A6A6" w:themeColor="background1" w:themeShade="A6"/>
          <w:rtl/>
        </w:rPr>
        <w:t>]</w:t>
      </w:r>
    </w:p>
    <w:p w14:paraId="2AE35109" w14:textId="09DA3C5C" w:rsidR="007A5119" w:rsidRPr="00516630" w:rsidRDefault="007A5119" w:rsidP="007A5119">
      <w:pPr>
        <w:rPr>
          <w:color w:val="A6A6A6" w:themeColor="background1" w:themeShade="A6"/>
          <w:rtl/>
        </w:rPr>
      </w:pPr>
      <w:r w:rsidRPr="00516630">
        <w:rPr>
          <w:rFonts w:hint="cs"/>
          <w:color w:val="A6A6A6" w:themeColor="background1" w:themeShade="A6"/>
          <w:rtl/>
        </w:rPr>
        <w:t xml:space="preserve">בהפסקה שבין הרצאה בנושא </w:t>
      </w:r>
      <w:r w:rsidRPr="00516630">
        <w:rPr>
          <w:rFonts w:cs="Times New Roman"/>
          <w:color w:val="A6A6A6" w:themeColor="background1" w:themeShade="A6"/>
          <w:rtl/>
        </w:rPr>
        <w:t>"ערכי צה"ל: צבא וחברה"</w:t>
      </w:r>
      <w:r w:rsidRPr="00516630">
        <w:rPr>
          <w:rFonts w:cs="Times New Roman" w:hint="cs"/>
          <w:color w:val="A6A6A6" w:themeColor="background1" w:themeShade="A6"/>
          <w:rtl/>
        </w:rPr>
        <w:t xml:space="preserve"> לבין </w:t>
      </w:r>
      <w:r w:rsidRPr="00516630">
        <w:rPr>
          <w:rFonts w:cs="Times New Roman"/>
          <w:color w:val="A6A6A6" w:themeColor="background1" w:themeShade="A6"/>
          <w:rtl/>
        </w:rPr>
        <w:t xml:space="preserve">שיח פתוח </w:t>
      </w:r>
      <w:r w:rsidRPr="00516630">
        <w:rPr>
          <w:rFonts w:cs="Times New Roman" w:hint="cs"/>
          <w:color w:val="A6A6A6" w:themeColor="background1" w:themeShade="A6"/>
          <w:rtl/>
        </w:rPr>
        <w:t>בנושא ההזדהות וההשתייכות, שבו תודגש החובה האזרחית</w:t>
      </w:r>
      <w:r w:rsidRPr="00516630">
        <w:rPr>
          <w:rFonts w:cs="Times New Roman"/>
          <w:color w:val="A6A6A6" w:themeColor="background1" w:themeShade="A6"/>
          <w:rtl/>
        </w:rPr>
        <w:t xml:space="preserve"> </w:t>
      </w:r>
      <w:r w:rsidRPr="00516630">
        <w:rPr>
          <w:rFonts w:cs="Times New Roman" w:hint="cs"/>
          <w:color w:val="A6A6A6" w:themeColor="background1" w:themeShade="A6"/>
          <w:rtl/>
        </w:rPr>
        <w:t>ותיאמד רמת המוטיבציה לשירות משמעותי</w:t>
      </w:r>
      <w:r w:rsidRPr="00516630">
        <w:rPr>
          <w:color w:val="A6A6A6" w:themeColor="background1" w:themeShade="A6"/>
          <w:rtl/>
        </w:rPr>
        <w:t xml:space="preserve">, </w:t>
      </w:r>
      <w:r w:rsidRPr="00516630">
        <w:rPr>
          <w:rFonts w:hint="cs"/>
          <w:color w:val="A6A6A6" w:themeColor="background1" w:themeShade="A6"/>
          <w:rtl/>
        </w:rPr>
        <w:t>נגרר</w:t>
      </w:r>
      <w:r w:rsidRPr="00516630">
        <w:rPr>
          <w:color w:val="A6A6A6" w:themeColor="background1" w:themeShade="A6"/>
          <w:rtl/>
        </w:rPr>
        <w:t xml:space="preserve"> אלכס </w:t>
      </w:r>
      <w:r w:rsidRPr="00516630">
        <w:rPr>
          <w:rFonts w:hint="cs"/>
          <w:color w:val="A6A6A6" w:themeColor="background1" w:themeShade="A6"/>
          <w:rtl/>
        </w:rPr>
        <w:t>בעקבות</w:t>
      </w:r>
      <w:r w:rsidRPr="00516630">
        <w:rPr>
          <w:color w:val="A6A6A6" w:themeColor="background1" w:themeShade="A6"/>
          <w:rtl/>
        </w:rPr>
        <w:t xml:space="preserve"> ארקדי והדס לכית</w:t>
      </w:r>
      <w:r w:rsidRPr="00516630">
        <w:rPr>
          <w:rFonts w:hint="cs"/>
          <w:color w:val="A6A6A6" w:themeColor="background1" w:themeShade="A6"/>
          <w:rtl/>
        </w:rPr>
        <w:t>ת</w:t>
      </w:r>
      <w:r w:rsidRPr="00516630">
        <w:rPr>
          <w:color w:val="A6A6A6" w:themeColor="background1" w:themeShade="A6"/>
          <w:rtl/>
        </w:rPr>
        <w:t xml:space="preserve">ם </w:t>
      </w:r>
      <w:r w:rsidRPr="00516630">
        <w:rPr>
          <w:rFonts w:hint="cs"/>
          <w:color w:val="A6A6A6" w:themeColor="background1" w:themeShade="A6"/>
          <w:rtl/>
        </w:rPr>
        <w:t>ה</w:t>
      </w:r>
      <w:r w:rsidRPr="00516630">
        <w:rPr>
          <w:color w:val="A6A6A6" w:themeColor="background1" w:themeShade="A6"/>
          <w:rtl/>
        </w:rPr>
        <w:t>נטושה</w:t>
      </w:r>
      <w:r w:rsidRPr="00516630">
        <w:rPr>
          <w:rFonts w:hint="cs"/>
          <w:color w:val="A6A6A6" w:themeColor="background1" w:themeShade="A6"/>
          <w:rtl/>
        </w:rPr>
        <w:t xml:space="preserve"> עדיין</w:t>
      </w:r>
      <w:r w:rsidRPr="00516630">
        <w:rPr>
          <w:color w:val="A6A6A6" w:themeColor="background1" w:themeShade="A6"/>
          <w:rtl/>
        </w:rPr>
        <w:t xml:space="preserve">. הדס ציירה על הלוח את מוט התליה של </w:t>
      </w:r>
      <w:r w:rsidRPr="00516630">
        <w:rPr>
          <w:rFonts w:hint="cs"/>
          <w:color w:val="A6A6A6" w:themeColor="background1" w:themeShade="A6"/>
          <w:rtl/>
        </w:rPr>
        <w:t>'</w:t>
      </w:r>
      <w:r w:rsidRPr="00516630">
        <w:rPr>
          <w:color w:val="A6A6A6" w:themeColor="background1" w:themeShade="A6"/>
          <w:rtl/>
        </w:rPr>
        <w:t>איש תלוי</w:t>
      </w:r>
      <w:r w:rsidRPr="00516630">
        <w:rPr>
          <w:rFonts w:hint="cs"/>
          <w:color w:val="A6A6A6" w:themeColor="background1" w:themeShade="A6"/>
          <w:rtl/>
        </w:rPr>
        <w:t>'</w:t>
      </w:r>
      <w:r w:rsidRPr="00516630">
        <w:rPr>
          <w:color w:val="A6A6A6" w:themeColor="background1" w:themeShade="A6"/>
          <w:rtl/>
        </w:rPr>
        <w:t xml:space="preserve"> וארקדי ניחש בקלות את המילה </w:t>
      </w:r>
      <w:r w:rsidRPr="00516630">
        <w:rPr>
          <w:rFonts w:hint="cs"/>
          <w:color w:val="A6A6A6" w:themeColor="background1" w:themeShade="A6"/>
          <w:rtl/>
        </w:rPr>
        <w:t xml:space="preserve">של אלכס, </w:t>
      </w:r>
      <w:r w:rsidRPr="00516630">
        <w:rPr>
          <w:color w:val="A6A6A6" w:themeColor="background1" w:themeShade="A6"/>
          <w:rtl/>
        </w:rPr>
        <w:t>'התמכרות'</w:t>
      </w:r>
      <w:r w:rsidRPr="00516630">
        <w:rPr>
          <w:rFonts w:hint="cs"/>
          <w:color w:val="A6A6A6" w:themeColor="background1" w:themeShade="A6"/>
          <w:rtl/>
        </w:rPr>
        <w:t xml:space="preserve">, כולל שתי שגיאות הכתיב שלו, שהגבירו את עליזותם. זאת </w:t>
      </w:r>
      <w:r w:rsidR="001C5A04" w:rsidRPr="00516630">
        <w:rPr>
          <w:rFonts w:hint="cs"/>
          <w:color w:val="A6A6A6" w:themeColor="background1" w:themeShade="A6"/>
          <w:rtl/>
        </w:rPr>
        <w:t>הייתה</w:t>
      </w:r>
      <w:r w:rsidRPr="00516630">
        <w:rPr>
          <w:rFonts w:hint="cs"/>
          <w:color w:val="A6A6A6" w:themeColor="background1" w:themeShade="A6"/>
          <w:rtl/>
        </w:rPr>
        <w:t xml:space="preserve"> המילה הארוכה ביותר שאלכס הכיר בעברית</w:t>
      </w:r>
      <w:r w:rsidRPr="00516630">
        <w:rPr>
          <w:color w:val="A6A6A6" w:themeColor="background1" w:themeShade="A6"/>
          <w:rtl/>
        </w:rPr>
        <w:t xml:space="preserve">. </w:t>
      </w:r>
    </w:p>
    <w:p w14:paraId="6DA89697" w14:textId="77777777" w:rsidR="007A5119" w:rsidRPr="00516630" w:rsidRDefault="007A5119" w:rsidP="007A5119">
      <w:pPr>
        <w:rPr>
          <w:color w:val="A6A6A6" w:themeColor="background1" w:themeShade="A6"/>
          <w:rtl/>
        </w:rPr>
      </w:pPr>
      <w:bookmarkStart w:id="300" w:name="_Hlk502481707"/>
      <w:bookmarkStart w:id="301" w:name="_Hlk502349628"/>
      <w:r w:rsidRPr="00516630">
        <w:rPr>
          <w:rFonts w:hint="eastAsia"/>
          <w:color w:val="A6A6A6" w:themeColor="background1" w:themeShade="A6"/>
          <w:rtl/>
        </w:rPr>
        <w:t>הרתיעה</w:t>
      </w:r>
      <w:r w:rsidRPr="00516630">
        <w:rPr>
          <w:color w:val="A6A6A6" w:themeColor="background1" w:themeShade="A6"/>
          <w:rtl/>
        </w:rPr>
        <w:t xml:space="preserve"> </w:t>
      </w:r>
      <w:r w:rsidRPr="00516630">
        <w:rPr>
          <w:rFonts w:hint="eastAsia"/>
          <w:color w:val="A6A6A6" w:themeColor="background1" w:themeShade="A6"/>
          <w:rtl/>
        </w:rPr>
        <w:t>שלו</w:t>
      </w:r>
      <w:r w:rsidRPr="00516630">
        <w:rPr>
          <w:color w:val="A6A6A6" w:themeColor="background1" w:themeShade="A6"/>
          <w:rtl/>
        </w:rPr>
        <w:t xml:space="preserve"> </w:t>
      </w:r>
      <w:r w:rsidRPr="00516630">
        <w:rPr>
          <w:rFonts w:hint="eastAsia"/>
          <w:color w:val="A6A6A6" w:themeColor="background1" w:themeShade="A6"/>
          <w:rtl/>
        </w:rPr>
        <w:t>מהעברית</w:t>
      </w:r>
      <w:r w:rsidRPr="00516630">
        <w:rPr>
          <w:color w:val="A6A6A6" w:themeColor="background1" w:themeShade="A6"/>
          <w:rtl/>
        </w:rPr>
        <w:t xml:space="preserve"> </w:t>
      </w:r>
      <w:r w:rsidRPr="00516630">
        <w:rPr>
          <w:rFonts w:hint="eastAsia"/>
          <w:color w:val="A6A6A6" w:themeColor="background1" w:themeShade="A6"/>
          <w:rtl/>
        </w:rPr>
        <w:t>הזכירה</w:t>
      </w:r>
      <w:r w:rsidRPr="00516630">
        <w:rPr>
          <w:color w:val="A6A6A6" w:themeColor="background1" w:themeShade="A6"/>
          <w:rtl/>
        </w:rPr>
        <w:t xml:space="preserve"> </w:t>
      </w:r>
      <w:r w:rsidRPr="00516630">
        <w:rPr>
          <w:rFonts w:hint="eastAsia"/>
          <w:color w:val="A6A6A6" w:themeColor="background1" w:themeShade="A6"/>
          <w:rtl/>
        </w:rPr>
        <w:t>לו</w:t>
      </w:r>
      <w:r w:rsidRPr="00516630">
        <w:rPr>
          <w:color w:val="A6A6A6" w:themeColor="background1" w:themeShade="A6"/>
          <w:rtl/>
        </w:rPr>
        <w:t xml:space="preserve"> </w:t>
      </w:r>
      <w:r w:rsidRPr="00516630">
        <w:rPr>
          <w:rFonts w:hint="eastAsia"/>
          <w:color w:val="A6A6A6" w:themeColor="background1" w:themeShade="A6"/>
          <w:rtl/>
        </w:rPr>
        <w:t>בכל</w:t>
      </w:r>
      <w:r w:rsidRPr="00516630">
        <w:rPr>
          <w:color w:val="A6A6A6" w:themeColor="background1" w:themeShade="A6"/>
          <w:rtl/>
        </w:rPr>
        <w:t xml:space="preserve"> </w:t>
      </w:r>
      <w:r w:rsidRPr="00516630">
        <w:rPr>
          <w:rFonts w:hint="eastAsia"/>
          <w:color w:val="A6A6A6" w:themeColor="background1" w:themeShade="A6"/>
          <w:rtl/>
        </w:rPr>
        <w:t>את</w:t>
      </w:r>
      <w:r w:rsidRPr="00516630">
        <w:rPr>
          <w:color w:val="A6A6A6" w:themeColor="background1" w:themeShade="A6"/>
          <w:rtl/>
        </w:rPr>
        <w:t xml:space="preserve"> </w:t>
      </w:r>
      <w:r w:rsidRPr="00516630">
        <w:rPr>
          <w:rFonts w:hint="eastAsia"/>
          <w:color w:val="A6A6A6" w:themeColor="background1" w:themeShade="A6"/>
          <w:rtl/>
        </w:rPr>
        <w:t>רתיעתה</w:t>
      </w:r>
      <w:r w:rsidRPr="00516630">
        <w:rPr>
          <w:color w:val="A6A6A6" w:themeColor="background1" w:themeShade="A6"/>
          <w:rtl/>
        </w:rPr>
        <w:t xml:space="preserve"> </w:t>
      </w:r>
      <w:r w:rsidRPr="00516630">
        <w:rPr>
          <w:rFonts w:hint="eastAsia"/>
          <w:color w:val="A6A6A6" w:themeColor="background1" w:themeShade="A6"/>
          <w:rtl/>
        </w:rPr>
        <w:t>של</w:t>
      </w:r>
      <w:r w:rsidRPr="00516630">
        <w:rPr>
          <w:color w:val="A6A6A6" w:themeColor="background1" w:themeShade="A6"/>
          <w:rtl/>
        </w:rPr>
        <w:t xml:space="preserve"> </w:t>
      </w:r>
      <w:r w:rsidRPr="00516630">
        <w:rPr>
          <w:rFonts w:hint="eastAsia"/>
          <w:color w:val="A6A6A6" w:themeColor="background1" w:themeShade="A6"/>
          <w:rtl/>
        </w:rPr>
        <w:t>טולאסי</w:t>
      </w:r>
      <w:r w:rsidRPr="00516630">
        <w:rPr>
          <w:color w:val="A6A6A6" w:themeColor="background1" w:themeShade="A6"/>
          <w:rtl/>
        </w:rPr>
        <w:t xml:space="preserve"> </w:t>
      </w:r>
      <w:r w:rsidRPr="00516630">
        <w:rPr>
          <w:rFonts w:hint="eastAsia"/>
          <w:color w:val="A6A6A6" w:themeColor="background1" w:themeShade="A6"/>
          <w:rtl/>
        </w:rPr>
        <w:t>מלטינית</w:t>
      </w:r>
      <w:r w:rsidRPr="00516630">
        <w:rPr>
          <w:color w:val="A6A6A6" w:themeColor="background1" w:themeShade="A6"/>
          <w:rtl/>
        </w:rPr>
        <w:t xml:space="preserve">, </w:t>
      </w:r>
      <w:r w:rsidRPr="00516630">
        <w:rPr>
          <w:rFonts w:hint="eastAsia"/>
          <w:color w:val="A6A6A6" w:themeColor="background1" w:themeShade="A6"/>
          <w:rtl/>
        </w:rPr>
        <w:t>אבל</w:t>
      </w:r>
      <w:r w:rsidRPr="00516630">
        <w:rPr>
          <w:color w:val="A6A6A6" w:themeColor="background1" w:themeShade="A6"/>
          <w:rtl/>
        </w:rPr>
        <w:t xml:space="preserve"> </w:t>
      </w:r>
      <w:r w:rsidRPr="00516630">
        <w:rPr>
          <w:rFonts w:hint="eastAsia"/>
          <w:color w:val="A6A6A6" w:themeColor="background1" w:themeShade="A6"/>
          <w:rtl/>
        </w:rPr>
        <w:t>לא</w:t>
      </w:r>
      <w:r w:rsidRPr="00516630">
        <w:rPr>
          <w:color w:val="A6A6A6" w:themeColor="background1" w:themeShade="A6"/>
          <w:rtl/>
        </w:rPr>
        <w:t xml:space="preserve"> </w:t>
      </w:r>
      <w:r w:rsidRPr="00516630">
        <w:rPr>
          <w:rFonts w:hint="eastAsia"/>
          <w:color w:val="A6A6A6" w:themeColor="background1" w:themeShade="A6"/>
          <w:rtl/>
        </w:rPr>
        <w:t>היה</w:t>
      </w:r>
      <w:r w:rsidRPr="00516630">
        <w:rPr>
          <w:color w:val="A6A6A6" w:themeColor="background1" w:themeShade="A6"/>
          <w:rtl/>
        </w:rPr>
        <w:t xml:space="preserve"> </w:t>
      </w:r>
      <w:r w:rsidRPr="00516630">
        <w:rPr>
          <w:rFonts w:hint="eastAsia"/>
          <w:color w:val="A6A6A6" w:themeColor="background1" w:themeShade="A6"/>
          <w:rtl/>
        </w:rPr>
        <w:t>בנמצא</w:t>
      </w:r>
      <w:r w:rsidRPr="00516630">
        <w:rPr>
          <w:color w:val="A6A6A6" w:themeColor="background1" w:themeShade="A6"/>
          <w:rtl/>
        </w:rPr>
        <w:t xml:space="preserve"> </w:t>
      </w:r>
      <w:r w:rsidRPr="00516630">
        <w:rPr>
          <w:rFonts w:hint="eastAsia"/>
          <w:color w:val="A6A6A6" w:themeColor="background1" w:themeShade="A6"/>
          <w:rtl/>
        </w:rPr>
        <w:t>משפט</w:t>
      </w:r>
      <w:r w:rsidRPr="00516630">
        <w:rPr>
          <w:color w:val="A6A6A6" w:themeColor="background1" w:themeShade="A6"/>
          <w:rtl/>
        </w:rPr>
        <w:t xml:space="preserve"> </w:t>
      </w:r>
      <w:r w:rsidRPr="00516630">
        <w:rPr>
          <w:rFonts w:hint="eastAsia"/>
          <w:color w:val="A6A6A6" w:themeColor="background1" w:themeShade="A6"/>
          <w:rtl/>
        </w:rPr>
        <w:t>הקסם</w:t>
      </w:r>
      <w:r w:rsidRPr="00516630">
        <w:rPr>
          <w:color w:val="A6A6A6" w:themeColor="background1" w:themeShade="A6"/>
          <w:rtl/>
        </w:rPr>
        <w:t xml:space="preserve"> </w:t>
      </w:r>
      <w:r w:rsidRPr="00516630">
        <w:rPr>
          <w:rFonts w:hint="eastAsia"/>
          <w:color w:val="A6A6A6" w:themeColor="background1" w:themeShade="A6"/>
          <w:rtl/>
        </w:rPr>
        <w:t>שיקרב</w:t>
      </w:r>
      <w:r w:rsidRPr="00516630">
        <w:rPr>
          <w:color w:val="A6A6A6" w:themeColor="background1" w:themeShade="A6"/>
          <w:rtl/>
        </w:rPr>
        <w:t xml:space="preserve"> </w:t>
      </w:r>
      <w:r w:rsidRPr="00516630">
        <w:rPr>
          <w:rFonts w:hint="eastAsia"/>
          <w:color w:val="A6A6A6" w:themeColor="background1" w:themeShade="A6"/>
          <w:rtl/>
        </w:rPr>
        <w:t>אותו</w:t>
      </w:r>
      <w:r w:rsidRPr="00516630">
        <w:rPr>
          <w:color w:val="A6A6A6" w:themeColor="background1" w:themeShade="A6"/>
          <w:rtl/>
        </w:rPr>
        <w:t xml:space="preserve"> </w:t>
      </w:r>
      <w:r w:rsidRPr="00516630">
        <w:rPr>
          <w:rFonts w:hint="eastAsia"/>
          <w:color w:val="A6A6A6" w:themeColor="background1" w:themeShade="A6"/>
          <w:rtl/>
        </w:rPr>
        <w:t>לעברית</w:t>
      </w:r>
      <w:r w:rsidRPr="00516630">
        <w:rPr>
          <w:color w:val="A6A6A6" w:themeColor="background1" w:themeShade="A6"/>
          <w:rtl/>
        </w:rPr>
        <w:t xml:space="preserve"> </w:t>
      </w:r>
      <w:r w:rsidRPr="00516630">
        <w:rPr>
          <w:rFonts w:hint="eastAsia"/>
          <w:color w:val="A6A6A6" w:themeColor="background1" w:themeShade="A6"/>
          <w:rtl/>
        </w:rPr>
        <w:t>כפי</w:t>
      </w:r>
      <w:r w:rsidRPr="00516630">
        <w:rPr>
          <w:color w:val="A6A6A6" w:themeColor="background1" w:themeShade="A6"/>
          <w:rtl/>
        </w:rPr>
        <w:t xml:space="preserve"> </w:t>
      </w:r>
      <w:r w:rsidRPr="00516630">
        <w:rPr>
          <w:rFonts w:hint="eastAsia"/>
          <w:color w:val="A6A6A6" w:themeColor="background1" w:themeShade="A6"/>
          <w:rtl/>
        </w:rPr>
        <w:t>שהיה</w:t>
      </w:r>
      <w:r w:rsidRPr="00516630">
        <w:rPr>
          <w:color w:val="A6A6A6" w:themeColor="background1" w:themeShade="A6"/>
          <w:rtl/>
        </w:rPr>
        <w:t xml:space="preserve"> </w:t>
      </w:r>
      <w:r w:rsidRPr="00516630">
        <w:rPr>
          <w:rFonts w:hint="eastAsia"/>
          <w:color w:val="A6A6A6" w:themeColor="background1" w:themeShade="A6"/>
          <w:rtl/>
        </w:rPr>
        <w:t>עם</w:t>
      </w:r>
      <w:r w:rsidRPr="00516630">
        <w:rPr>
          <w:color w:val="A6A6A6" w:themeColor="background1" w:themeShade="A6"/>
          <w:rtl/>
        </w:rPr>
        <w:t xml:space="preserve"> טולאסי.</w:t>
      </w:r>
      <w:bookmarkEnd w:id="300"/>
      <w:r w:rsidRPr="00516630">
        <w:rPr>
          <w:color w:val="A6A6A6" w:themeColor="background1" w:themeShade="A6"/>
          <w:rtl/>
        </w:rPr>
        <w:t xml:space="preserve"> </w:t>
      </w:r>
    </w:p>
    <w:p w14:paraId="77A61444" w14:textId="4EE6CFDE" w:rsidR="007A5119" w:rsidRPr="00516630" w:rsidRDefault="007A5119" w:rsidP="007A5119">
      <w:pPr>
        <w:rPr>
          <w:color w:val="A6A6A6" w:themeColor="background1" w:themeShade="A6"/>
          <w:rtl/>
        </w:rPr>
      </w:pPr>
      <w:r w:rsidRPr="00516630">
        <w:rPr>
          <w:rFonts w:cs="Times New Roman"/>
          <w:color w:val="A6A6A6" w:themeColor="background1" w:themeShade="A6"/>
          <w:rtl/>
        </w:rPr>
        <w:t>היו מילים בעברית ש</w:t>
      </w:r>
      <w:r w:rsidRPr="00516630">
        <w:rPr>
          <w:rFonts w:cs="Times New Roman" w:hint="eastAsia"/>
          <w:color w:val="A6A6A6" w:themeColor="background1" w:themeShade="A6"/>
          <w:rtl/>
        </w:rPr>
        <w:t>אלכס</w:t>
      </w:r>
      <w:r w:rsidRPr="00516630">
        <w:rPr>
          <w:rFonts w:cs="Times New Roman"/>
          <w:color w:val="A6A6A6" w:themeColor="background1" w:themeShade="A6"/>
          <w:rtl/>
        </w:rPr>
        <w:t xml:space="preserve"> אהב, כמו חברים בלתי-צפויים בתוך הניכור הזר והנכרי הזה.</w:t>
      </w:r>
      <w:r w:rsidRPr="00516630">
        <w:rPr>
          <w:rFonts w:cs="Times New Roman" w:hint="cs"/>
          <w:color w:val="A6A6A6" w:themeColor="background1" w:themeShade="A6"/>
          <w:rtl/>
        </w:rPr>
        <w:t xml:space="preserve"> למשל</w:t>
      </w:r>
      <w:r w:rsidRPr="00516630">
        <w:rPr>
          <w:rFonts w:cs="Times New Roman"/>
          <w:color w:val="A6A6A6" w:themeColor="background1" w:themeShade="A6"/>
          <w:rtl/>
        </w:rPr>
        <w:t xml:space="preserve"> כל המילים שהושאלו משפות זרות, שהיו לא מעטות אבל </w:t>
      </w:r>
      <w:r w:rsidRPr="00516630">
        <w:rPr>
          <w:rFonts w:cs="Times New Roman" w:hint="cs"/>
          <w:color w:val="A6A6A6" w:themeColor="background1" w:themeShade="A6"/>
          <w:rtl/>
        </w:rPr>
        <w:t xml:space="preserve">נותרו </w:t>
      </w:r>
      <w:r w:rsidRPr="00516630">
        <w:rPr>
          <w:rFonts w:cs="Times New Roman"/>
          <w:color w:val="A6A6A6" w:themeColor="background1" w:themeShade="A6"/>
          <w:rtl/>
        </w:rPr>
        <w:t>בשימוש נדיר</w:t>
      </w:r>
      <w:r w:rsidR="00C90C6C" w:rsidRPr="00516630">
        <w:rPr>
          <w:rFonts w:cs="Times New Roman"/>
          <w:color w:val="A6A6A6" w:themeColor="background1" w:themeShade="A6"/>
          <w:rtl/>
        </w:rPr>
        <w:t xml:space="preserve"> מאוד </w:t>
      </w:r>
      <w:r w:rsidRPr="00516630">
        <w:rPr>
          <w:rFonts w:cs="Times New Roman"/>
          <w:color w:val="A6A6A6" w:themeColor="background1" w:themeShade="A6"/>
          <w:rtl/>
        </w:rPr>
        <w:t xml:space="preserve">עבורו – פוליטיקה וסוציאליזם </w:t>
      </w:r>
      <w:r w:rsidRPr="00516630">
        <w:rPr>
          <w:rFonts w:cs="Times New Roman" w:hint="eastAsia"/>
          <w:color w:val="A6A6A6" w:themeColor="background1" w:themeShade="A6"/>
          <w:rtl/>
        </w:rPr>
        <w:t>ותיאטרון</w:t>
      </w:r>
      <w:r w:rsidRPr="00516630">
        <w:rPr>
          <w:rFonts w:cs="Times New Roman"/>
          <w:color w:val="A6A6A6" w:themeColor="background1" w:themeShade="A6"/>
          <w:rtl/>
        </w:rPr>
        <w:t xml:space="preserve"> ומפה והאוקיאנוס האטלנטי.</w:t>
      </w:r>
      <w:r w:rsidRPr="00516630">
        <w:rPr>
          <w:rFonts w:cs="Times New Roman" w:hint="cs"/>
          <w:color w:val="A6A6A6" w:themeColor="background1" w:themeShade="A6"/>
          <w:rtl/>
        </w:rPr>
        <w:t xml:space="preserve"> כי</w:t>
      </w:r>
      <w:r w:rsidRPr="00516630">
        <w:rPr>
          <w:rFonts w:cs="Times New Roman"/>
          <w:color w:val="A6A6A6" w:themeColor="background1" w:themeShade="A6"/>
          <w:rtl/>
        </w:rPr>
        <w:t xml:space="preserve"> כמה מתייחס </w:t>
      </w:r>
      <w:r w:rsidRPr="00516630">
        <w:rPr>
          <w:rFonts w:cs="Times New Roman" w:hint="eastAsia"/>
          <w:color w:val="A6A6A6" w:themeColor="background1" w:themeShade="A6"/>
          <w:rtl/>
        </w:rPr>
        <w:t>ה</w:t>
      </w:r>
      <w:r w:rsidRPr="00516630">
        <w:rPr>
          <w:rFonts w:cs="Times New Roman"/>
          <w:color w:val="A6A6A6" w:themeColor="background1" w:themeShade="A6"/>
          <w:rtl/>
        </w:rPr>
        <w:t>אדם בחיי היומיום לאוקיאנוסים בכלל ולאטלנטי בפרט, בעיקר בארץ שמרוחקת מגופי מים אלו מרחק עצום? והיו עוד מילים, 'מיסתורי' ו'אננס' ועוד הרבה פירות</w:t>
      </w:r>
      <w:r w:rsidRPr="00516630">
        <w:rPr>
          <w:rFonts w:cs="Times New Roman" w:hint="cs"/>
          <w:color w:val="A6A6A6" w:themeColor="background1" w:themeShade="A6"/>
          <w:rtl/>
        </w:rPr>
        <w:t xml:space="preserve">. בעברית </w:t>
      </w:r>
      <w:r w:rsidRPr="00516630">
        <w:rPr>
          <w:rFonts w:cs="Times New Roman" w:hint="eastAsia"/>
          <w:color w:val="A6A6A6" w:themeColor="background1" w:themeShade="A6"/>
          <w:rtl/>
        </w:rPr>
        <w:t>ה</w:t>
      </w:r>
      <w:r w:rsidRPr="00516630">
        <w:rPr>
          <w:rFonts w:cs="Times New Roman"/>
          <w:color w:val="A6A6A6" w:themeColor="background1" w:themeShade="A6"/>
          <w:rtl/>
        </w:rPr>
        <w:t xml:space="preserve">עצים משום מה </w:t>
      </w:r>
      <w:r w:rsidRPr="00516630">
        <w:rPr>
          <w:rFonts w:cs="Times New Roman" w:hint="eastAsia"/>
          <w:color w:val="A6A6A6" w:themeColor="background1" w:themeShade="A6"/>
          <w:rtl/>
        </w:rPr>
        <w:t>קיבלו</w:t>
      </w:r>
      <w:r w:rsidRPr="00516630">
        <w:rPr>
          <w:rFonts w:cs="Times New Roman"/>
          <w:color w:val="A6A6A6" w:themeColor="background1" w:themeShade="A6"/>
          <w:rtl/>
        </w:rPr>
        <w:t xml:space="preserve"> שמות </w:t>
      </w:r>
      <w:r w:rsidRPr="00516630">
        <w:rPr>
          <w:rFonts w:cs="Times New Roman" w:hint="eastAsia"/>
          <w:color w:val="A6A6A6" w:themeColor="background1" w:themeShade="A6"/>
          <w:rtl/>
        </w:rPr>
        <w:t>מ</w:t>
      </w:r>
      <w:r w:rsidRPr="00516630">
        <w:rPr>
          <w:rFonts w:cs="Times New Roman"/>
          <w:color w:val="A6A6A6" w:themeColor="background1" w:themeShade="A6"/>
          <w:rtl/>
        </w:rPr>
        <w:t>שלהם.</w:t>
      </w:r>
      <w:r w:rsidRPr="00516630">
        <w:rPr>
          <w:rFonts w:cs="Times New Roman" w:hint="cs"/>
          <w:color w:val="A6A6A6" w:themeColor="background1" w:themeShade="A6"/>
          <w:rtl/>
        </w:rPr>
        <w:t xml:space="preserve"> אולם כל זה לא עזר </w:t>
      </w:r>
      <w:bookmarkEnd w:id="301"/>
      <w:r w:rsidRPr="00516630">
        <w:rPr>
          <w:rFonts w:cs="Times New Roman" w:hint="cs"/>
          <w:color w:val="A6A6A6" w:themeColor="background1" w:themeShade="A6"/>
          <w:rtl/>
        </w:rPr>
        <w:t>ל</w:t>
      </w:r>
      <w:r w:rsidRPr="00516630">
        <w:rPr>
          <w:color w:val="A6A6A6" w:themeColor="background1" w:themeShade="A6"/>
          <w:rtl/>
        </w:rPr>
        <w:t>אלכס לנחש את המילה</w:t>
      </w:r>
      <w:r w:rsidRPr="00516630">
        <w:rPr>
          <w:rFonts w:hint="cs"/>
          <w:color w:val="A6A6A6" w:themeColor="background1" w:themeShade="A6"/>
          <w:rtl/>
        </w:rPr>
        <w:t xml:space="preserve"> הבאה</w:t>
      </w:r>
      <w:r w:rsidRPr="00516630">
        <w:rPr>
          <w:color w:val="A6A6A6" w:themeColor="background1" w:themeShade="A6"/>
          <w:rtl/>
        </w:rPr>
        <w:t xml:space="preserve">. </w:t>
      </w:r>
      <w:r w:rsidRPr="00516630">
        <w:rPr>
          <w:rFonts w:hint="cs"/>
          <w:color w:val="A6A6A6" w:themeColor="background1" w:themeShade="A6"/>
          <w:rtl/>
        </w:rPr>
        <w:t>כ</w:t>
      </w:r>
      <w:r w:rsidRPr="00516630">
        <w:rPr>
          <w:color w:val="A6A6A6" w:themeColor="background1" w:themeShade="A6"/>
          <w:rtl/>
        </w:rPr>
        <w:t>שארקדי צייר את העין האחרונה באיש התלוי</w:t>
      </w:r>
      <w:r w:rsidRPr="00516630">
        <w:rPr>
          <w:rFonts w:hint="cs"/>
          <w:color w:val="A6A6A6" w:themeColor="background1" w:themeShade="A6"/>
          <w:rtl/>
        </w:rPr>
        <w:t>,</w:t>
      </w:r>
      <w:r w:rsidRPr="00516630">
        <w:rPr>
          <w:color w:val="A6A6A6" w:themeColor="background1" w:themeShade="A6"/>
          <w:rtl/>
        </w:rPr>
        <w:t xml:space="preserve"> המילה נ</w:t>
      </w:r>
      <w:r w:rsidRPr="00516630">
        <w:rPr>
          <w:rFonts w:hint="cs"/>
          <w:color w:val="A6A6A6" w:themeColor="background1" w:themeShade="A6"/>
          <w:rtl/>
        </w:rPr>
        <w:t>ותרה</w:t>
      </w:r>
      <w:r w:rsidRPr="00516630">
        <w:rPr>
          <w:color w:val="A6A6A6" w:themeColor="background1" w:themeShade="A6"/>
          <w:rtl/>
        </w:rPr>
        <w:t xml:space="preserve"> עדיין</w:t>
      </w:r>
      <w:r w:rsidRPr="00516630">
        <w:rPr>
          <w:rFonts w:hint="cs"/>
          <w:color w:val="A6A6A6" w:themeColor="background1" w:themeShade="A6"/>
          <w:rtl/>
        </w:rPr>
        <w:t xml:space="preserve"> חסרת שתי אותיות</w:t>
      </w:r>
      <w:r w:rsidRPr="00516630">
        <w:rPr>
          <w:color w:val="A6A6A6" w:themeColor="background1" w:themeShade="A6"/>
          <w:rtl/>
        </w:rPr>
        <w:t>:</w:t>
      </w:r>
    </w:p>
    <w:p w14:paraId="396466D2" w14:textId="77777777" w:rsidR="007A5119" w:rsidRPr="00516630" w:rsidRDefault="007A5119" w:rsidP="007A5119">
      <w:pPr>
        <w:rPr>
          <w:color w:val="A6A6A6" w:themeColor="background1" w:themeShade="A6"/>
          <w:rtl/>
        </w:rPr>
      </w:pPr>
      <w:r w:rsidRPr="00516630">
        <w:rPr>
          <w:color w:val="A6A6A6" w:themeColor="background1" w:themeShade="A6"/>
          <w:rtl/>
        </w:rPr>
        <w:t>ת _ _ י מ א.</w:t>
      </w:r>
    </w:p>
    <w:p w14:paraId="5BC95257" w14:textId="77777777" w:rsidR="007A5119" w:rsidRPr="00516630" w:rsidRDefault="007A5119" w:rsidP="007A5119">
      <w:pPr>
        <w:rPr>
          <w:color w:val="A6A6A6" w:themeColor="background1" w:themeShade="A6"/>
          <w:rtl/>
        </w:rPr>
      </w:pPr>
      <w:r w:rsidRPr="00516630">
        <w:rPr>
          <w:color w:val="A6A6A6" w:themeColor="background1" w:themeShade="A6"/>
          <w:rtl/>
        </w:rPr>
        <w:t>תרגימא</w:t>
      </w:r>
      <w:r w:rsidRPr="00516630">
        <w:rPr>
          <w:rFonts w:hint="cs"/>
          <w:color w:val="A6A6A6" w:themeColor="background1" w:themeShade="A6"/>
          <w:rtl/>
        </w:rPr>
        <w:t xml:space="preserve">, </w:t>
      </w:r>
      <w:r w:rsidRPr="00516630">
        <w:rPr>
          <w:color w:val="A6A6A6" w:themeColor="background1" w:themeShade="A6"/>
          <w:rtl/>
        </w:rPr>
        <w:t xml:space="preserve">ארקדי גילה </w:t>
      </w:r>
      <w:r w:rsidRPr="00516630">
        <w:rPr>
          <w:rFonts w:hint="cs"/>
          <w:color w:val="A6A6A6" w:themeColor="background1" w:themeShade="A6"/>
          <w:rtl/>
        </w:rPr>
        <w:t xml:space="preserve">לו </w:t>
      </w:r>
      <w:r w:rsidRPr="00516630">
        <w:rPr>
          <w:color w:val="A6A6A6" w:themeColor="background1" w:themeShade="A6"/>
          <w:rtl/>
        </w:rPr>
        <w:t xml:space="preserve">בתרועת ניצחון, חיוך עצום משחית </w:t>
      </w:r>
      <w:r w:rsidRPr="00516630">
        <w:rPr>
          <w:rFonts w:hint="cs"/>
          <w:color w:val="A6A6A6" w:themeColor="background1" w:themeShade="A6"/>
          <w:rtl/>
        </w:rPr>
        <w:t xml:space="preserve">[?] </w:t>
      </w:r>
      <w:r w:rsidRPr="00516630">
        <w:rPr>
          <w:color w:val="A6A6A6" w:themeColor="background1" w:themeShade="A6"/>
          <w:rtl/>
        </w:rPr>
        <w:t>את פניו</w:t>
      </w:r>
      <w:r w:rsidRPr="00516630">
        <w:rPr>
          <w:rFonts w:hint="cs"/>
          <w:color w:val="A6A6A6" w:themeColor="background1" w:themeShade="A6"/>
          <w:rtl/>
        </w:rPr>
        <w:t>.</w:t>
      </w:r>
    </w:p>
    <w:p w14:paraId="5568BB75" w14:textId="77777777" w:rsidR="007A5119" w:rsidRPr="00516630" w:rsidRDefault="007A5119" w:rsidP="007A5119">
      <w:pPr>
        <w:rPr>
          <w:color w:val="A6A6A6" w:themeColor="background1" w:themeShade="A6"/>
          <w:rtl/>
        </w:rPr>
      </w:pPr>
      <w:r w:rsidRPr="00516630">
        <w:rPr>
          <w:color w:val="A6A6A6" w:themeColor="background1" w:themeShade="A6"/>
          <w:rtl/>
        </w:rPr>
        <w:t xml:space="preserve">"מה זה תרגימא?" אלכס </w:t>
      </w:r>
      <w:r w:rsidRPr="00516630">
        <w:rPr>
          <w:rFonts w:hint="cs"/>
          <w:color w:val="A6A6A6" w:themeColor="background1" w:themeShade="A6"/>
          <w:rtl/>
        </w:rPr>
        <w:t>שאל בקול עלוב</w:t>
      </w:r>
      <w:r w:rsidRPr="00516630">
        <w:rPr>
          <w:color w:val="A6A6A6" w:themeColor="background1" w:themeShade="A6"/>
          <w:rtl/>
        </w:rPr>
        <w:t>.</w:t>
      </w:r>
    </w:p>
    <w:p w14:paraId="2DEC47E7" w14:textId="77777777" w:rsidR="007A5119" w:rsidRPr="00516630" w:rsidRDefault="007A5119" w:rsidP="007A5119">
      <w:pPr>
        <w:rPr>
          <w:color w:val="A6A6A6" w:themeColor="background1" w:themeShade="A6"/>
          <w:rtl/>
        </w:rPr>
      </w:pPr>
      <w:r w:rsidRPr="00516630">
        <w:rPr>
          <w:color w:val="A6A6A6" w:themeColor="background1" w:themeShade="A6"/>
          <w:rtl/>
        </w:rPr>
        <w:t>"מ</w:t>
      </w:r>
      <w:r w:rsidRPr="00516630">
        <w:rPr>
          <w:rFonts w:hint="cs"/>
          <w:color w:val="A6A6A6" w:themeColor="background1" w:themeShade="A6"/>
          <w:rtl/>
        </w:rPr>
        <w:t>י</w:t>
      </w:r>
      <w:r w:rsidRPr="00516630">
        <w:rPr>
          <w:color w:val="A6A6A6" w:themeColor="background1" w:themeShade="A6"/>
          <w:rtl/>
        </w:rPr>
        <w:t xml:space="preserve">ני תרגימא. יש כזאת מילה," ארקדי למד את המילה רק ימים </w:t>
      </w:r>
      <w:r w:rsidRPr="00516630">
        <w:rPr>
          <w:rFonts w:hint="cs"/>
          <w:color w:val="A6A6A6" w:themeColor="background1" w:themeShade="A6"/>
          <w:rtl/>
        </w:rPr>
        <w:t>ספורים לפני</w:t>
      </w:r>
      <w:r w:rsidRPr="00516630">
        <w:rPr>
          <w:color w:val="A6A6A6" w:themeColor="background1" w:themeShade="A6"/>
          <w:rtl/>
        </w:rPr>
        <w:t xml:space="preserve"> </w:t>
      </w:r>
      <w:r w:rsidRPr="00516630">
        <w:rPr>
          <w:rFonts w:hint="cs"/>
          <w:color w:val="A6A6A6" w:themeColor="background1" w:themeShade="A6"/>
          <w:rtl/>
        </w:rPr>
        <w:t>כן ל</w:t>
      </w:r>
      <w:r w:rsidRPr="00516630">
        <w:rPr>
          <w:color w:val="A6A6A6" w:themeColor="background1" w:themeShade="A6"/>
          <w:rtl/>
        </w:rPr>
        <w:t>בחינה הפסיכומטרית.</w:t>
      </w:r>
    </w:p>
    <w:p w14:paraId="5C8F3EEF" w14:textId="77777777" w:rsidR="007A5119" w:rsidRPr="00516630" w:rsidRDefault="007A5119" w:rsidP="007A5119">
      <w:pPr>
        <w:rPr>
          <w:color w:val="A6A6A6" w:themeColor="background1" w:themeShade="A6"/>
          <w:rtl/>
        </w:rPr>
      </w:pPr>
      <w:r w:rsidRPr="00516630">
        <w:rPr>
          <w:color w:val="A6A6A6" w:themeColor="background1" w:themeShade="A6"/>
          <w:rtl/>
        </w:rPr>
        <w:t>"נכון," הדס</w:t>
      </w:r>
      <w:r w:rsidRPr="00516630">
        <w:rPr>
          <w:rFonts w:hint="cs"/>
          <w:color w:val="A6A6A6" w:themeColor="background1" w:themeShade="A6"/>
          <w:rtl/>
        </w:rPr>
        <w:t xml:space="preserve"> אישרה</w:t>
      </w:r>
      <w:r w:rsidRPr="00516630">
        <w:rPr>
          <w:color w:val="A6A6A6" w:themeColor="background1" w:themeShade="A6"/>
          <w:rtl/>
        </w:rPr>
        <w:t>. "יש כזאת מילה."</w:t>
      </w:r>
    </w:p>
    <w:p w14:paraId="7E6E44BE" w14:textId="77777777" w:rsidR="007A5119" w:rsidRPr="00516630" w:rsidRDefault="007A5119" w:rsidP="007A5119">
      <w:pPr>
        <w:rPr>
          <w:color w:val="A6A6A6" w:themeColor="background1" w:themeShade="A6"/>
          <w:rtl/>
        </w:rPr>
      </w:pPr>
      <w:r w:rsidRPr="00516630">
        <w:rPr>
          <w:color w:val="A6A6A6" w:themeColor="background1" w:themeShade="A6"/>
          <w:rtl/>
        </w:rPr>
        <w:t xml:space="preserve">"זה לא הוגן. מאיפה </w:t>
      </w:r>
      <w:r w:rsidRPr="00516630">
        <w:rPr>
          <w:rFonts w:hint="cs"/>
          <w:color w:val="A6A6A6" w:themeColor="background1" w:themeShade="A6"/>
          <w:rtl/>
        </w:rPr>
        <w:t>הקרצת</w:t>
      </w:r>
      <w:r w:rsidRPr="00516630">
        <w:rPr>
          <w:color w:val="A6A6A6" w:themeColor="background1" w:themeShade="A6"/>
          <w:rtl/>
        </w:rPr>
        <w:t xml:space="preserve"> בכלל מילה כזאת?" </w:t>
      </w:r>
    </w:p>
    <w:p w14:paraId="675018C5" w14:textId="77777777" w:rsidR="007A5119" w:rsidRPr="00516630" w:rsidRDefault="007A5119" w:rsidP="007A5119">
      <w:pPr>
        <w:rPr>
          <w:color w:val="A6A6A6" w:themeColor="background1" w:themeShade="A6"/>
          <w:rtl/>
        </w:rPr>
      </w:pPr>
      <w:r w:rsidRPr="00516630">
        <w:rPr>
          <w:color w:val="A6A6A6" w:themeColor="background1" w:themeShade="A6"/>
          <w:rtl/>
        </w:rPr>
        <w:t>"אלכס, אתה מפגין את בורותך בפרהסיה</w:t>
      </w:r>
      <w:r w:rsidRPr="00516630">
        <w:rPr>
          <w:rFonts w:hint="cs"/>
          <w:color w:val="A6A6A6" w:themeColor="background1" w:themeShade="A6"/>
          <w:rtl/>
        </w:rPr>
        <w:t>.</w:t>
      </w:r>
      <w:r w:rsidRPr="00516630">
        <w:rPr>
          <w:color w:val="A6A6A6" w:themeColor="background1" w:themeShade="A6"/>
          <w:rtl/>
        </w:rPr>
        <w:t xml:space="preserve">" </w:t>
      </w:r>
      <w:r w:rsidRPr="00516630">
        <w:rPr>
          <w:rFonts w:hint="cs"/>
          <w:color w:val="A6A6A6" w:themeColor="background1" w:themeShade="A6"/>
          <w:rtl/>
        </w:rPr>
        <w:t>[</w:t>
      </w:r>
      <w:r w:rsidRPr="00516630">
        <w:rPr>
          <w:color w:val="A6A6A6" w:themeColor="background1" w:themeShade="A6"/>
          <w:rtl/>
        </w:rPr>
        <w:t>הם צחקו</w:t>
      </w:r>
      <w:r w:rsidRPr="00516630">
        <w:rPr>
          <w:rFonts w:hint="cs"/>
          <w:color w:val="A6A6A6" w:themeColor="background1" w:themeShade="A6"/>
          <w:rtl/>
        </w:rPr>
        <w:t>, ושמחו על החיץ ההולך ונבנה בינו לבינם</w:t>
      </w:r>
      <w:r w:rsidRPr="00516630">
        <w:rPr>
          <w:color w:val="A6A6A6" w:themeColor="background1" w:themeShade="A6"/>
          <w:rtl/>
        </w:rPr>
        <w:t>.</w:t>
      </w:r>
      <w:r w:rsidRPr="00516630">
        <w:rPr>
          <w:rFonts w:hint="cs"/>
          <w:color w:val="A6A6A6" w:themeColor="background1" w:themeShade="A6"/>
          <w:rtl/>
        </w:rPr>
        <w:t>]</w:t>
      </w:r>
    </w:p>
    <w:p w14:paraId="06D31F34" w14:textId="77777777" w:rsidR="007A5119" w:rsidRPr="00516630" w:rsidRDefault="007A5119" w:rsidP="007A5119">
      <w:pPr>
        <w:rPr>
          <w:color w:val="A6A6A6" w:themeColor="background1" w:themeShade="A6"/>
          <w:rtl/>
        </w:rPr>
      </w:pPr>
      <w:r w:rsidRPr="00516630">
        <w:rPr>
          <w:color w:val="A6A6A6" w:themeColor="background1" w:themeShade="A6"/>
          <w:rtl/>
        </w:rPr>
        <w:t xml:space="preserve">התלמידים האחרים </w:t>
      </w:r>
      <w:r w:rsidRPr="00516630">
        <w:rPr>
          <w:rFonts w:hint="cs"/>
          <w:color w:val="A6A6A6" w:themeColor="background1" w:themeShade="A6"/>
          <w:rtl/>
        </w:rPr>
        <w:t xml:space="preserve">החלו </w:t>
      </w:r>
      <w:r w:rsidRPr="00516630">
        <w:rPr>
          <w:color w:val="A6A6A6" w:themeColor="background1" w:themeShade="A6"/>
          <w:rtl/>
        </w:rPr>
        <w:t>לה</w:t>
      </w:r>
      <w:r w:rsidRPr="00516630">
        <w:rPr>
          <w:rFonts w:hint="cs"/>
          <w:color w:val="A6A6A6" w:themeColor="background1" w:themeShade="A6"/>
          <w:rtl/>
        </w:rPr>
        <w:t>י</w:t>
      </w:r>
      <w:r w:rsidRPr="00516630">
        <w:rPr>
          <w:color w:val="A6A6A6" w:themeColor="background1" w:themeShade="A6"/>
          <w:rtl/>
        </w:rPr>
        <w:t>כנס ואלכס עזב את הכיתה, ממלמל, "יש שפה שאני מכיר לע</w:t>
      </w:r>
      <w:r w:rsidRPr="00516630">
        <w:rPr>
          <w:rFonts w:hint="cs"/>
          <w:color w:val="A6A6A6" w:themeColor="background1" w:themeShade="A6"/>
          <w:rtl/>
        </w:rPr>
        <w:t>ו</w:t>
      </w:r>
      <w:r w:rsidRPr="00516630">
        <w:rPr>
          <w:color w:val="A6A6A6" w:themeColor="background1" w:themeShade="A6"/>
          <w:rtl/>
        </w:rPr>
        <w:t>מק. זאת לא עברית אבל אני מכיר</w:t>
      </w:r>
      <w:r w:rsidRPr="00516630">
        <w:rPr>
          <w:rFonts w:hint="cs"/>
          <w:color w:val="A6A6A6" w:themeColor="background1" w:themeShade="A6"/>
          <w:rtl/>
        </w:rPr>
        <w:t xml:space="preserve"> אותה</w:t>
      </w:r>
      <w:r w:rsidRPr="00516630">
        <w:rPr>
          <w:color w:val="A6A6A6" w:themeColor="background1" w:themeShade="A6"/>
          <w:rtl/>
        </w:rPr>
        <w:t xml:space="preserve">!" לו רק </w:t>
      </w:r>
      <w:r w:rsidRPr="00516630">
        <w:rPr>
          <w:rFonts w:hint="cs"/>
          <w:color w:val="A6A6A6" w:themeColor="background1" w:themeShade="A6"/>
          <w:rtl/>
        </w:rPr>
        <w:t xml:space="preserve">היה </w:t>
      </w:r>
      <w:r w:rsidRPr="00516630">
        <w:rPr>
          <w:color w:val="A6A6A6" w:themeColor="background1" w:themeShade="A6"/>
          <w:rtl/>
        </w:rPr>
        <w:t xml:space="preserve">יכול לעמוד בהחלטתו לעולם לא </w:t>
      </w:r>
      <w:r w:rsidRPr="00516630">
        <w:rPr>
          <w:rFonts w:hint="cs"/>
          <w:color w:val="A6A6A6" w:themeColor="background1" w:themeShade="A6"/>
          <w:rtl/>
        </w:rPr>
        <w:t>לה</w:t>
      </w:r>
      <w:r w:rsidRPr="00516630">
        <w:rPr>
          <w:color w:val="A6A6A6" w:themeColor="background1" w:themeShade="A6"/>
          <w:rtl/>
        </w:rPr>
        <w:t xml:space="preserve">פגש </w:t>
      </w:r>
      <w:r w:rsidRPr="00516630">
        <w:rPr>
          <w:rFonts w:hint="cs"/>
          <w:color w:val="A6A6A6" w:themeColor="background1" w:themeShade="A6"/>
          <w:rtl/>
        </w:rPr>
        <w:t>איתם שוב</w:t>
      </w:r>
      <w:r w:rsidRPr="00516630">
        <w:rPr>
          <w:color w:val="A6A6A6" w:themeColor="background1" w:themeShade="A6"/>
          <w:rtl/>
        </w:rPr>
        <w:t>.</w:t>
      </w:r>
    </w:p>
    <w:p w14:paraId="6C60B500" w14:textId="77777777" w:rsidR="007A5119" w:rsidRPr="00516630" w:rsidRDefault="007A5119" w:rsidP="007A5119">
      <w:pPr>
        <w:rPr>
          <w:color w:val="A6A6A6" w:themeColor="background1" w:themeShade="A6"/>
          <w:rtl/>
        </w:rPr>
      </w:pPr>
      <w:r w:rsidRPr="00516630">
        <w:rPr>
          <w:rFonts w:hint="cs"/>
          <w:color w:val="A6A6A6" w:themeColor="background1" w:themeShade="A6"/>
          <w:rtl/>
        </w:rPr>
        <w:t>]</w:t>
      </w:r>
    </w:p>
    <w:p w14:paraId="550CBA28" w14:textId="77777777" w:rsidR="007A5119" w:rsidRPr="00516630" w:rsidRDefault="007A5119" w:rsidP="007A5119">
      <w:pPr>
        <w:rPr>
          <w:color w:val="A6A6A6" w:themeColor="background1" w:themeShade="A6"/>
          <w:rtl/>
        </w:rPr>
      </w:pPr>
    </w:p>
    <w:p w14:paraId="5C7A9872" w14:textId="77777777" w:rsidR="007A5119" w:rsidRPr="00516630" w:rsidRDefault="007A5119" w:rsidP="007A5119">
      <w:pPr>
        <w:rPr>
          <w:color w:val="A6A6A6" w:themeColor="background1" w:themeShade="A6"/>
          <w:rtl/>
        </w:rPr>
      </w:pPr>
    </w:p>
    <w:p w14:paraId="663731AB" w14:textId="77777777" w:rsidR="007A5119" w:rsidRPr="00516630" w:rsidRDefault="007A5119" w:rsidP="007A5119">
      <w:pPr>
        <w:rPr>
          <w:color w:val="A6A6A6" w:themeColor="background1" w:themeShade="A6"/>
          <w:rtl/>
        </w:rPr>
      </w:pPr>
      <w:r w:rsidRPr="00516630">
        <w:rPr>
          <w:rFonts w:hint="cs"/>
          <w:color w:val="A6A6A6" w:themeColor="background1" w:themeShade="A6"/>
          <w:rtl/>
        </w:rPr>
        <w:t>[</w:t>
      </w:r>
    </w:p>
    <w:p w14:paraId="6E79484E" w14:textId="77777777" w:rsidR="007A5119" w:rsidRPr="00516630" w:rsidRDefault="007A5119" w:rsidP="007A5119">
      <w:pPr>
        <w:rPr>
          <w:color w:val="A6A6A6" w:themeColor="background1" w:themeShade="A6"/>
          <w:rtl/>
        </w:rPr>
      </w:pPr>
      <w:r w:rsidRPr="00516630">
        <w:rPr>
          <w:rFonts w:cs="Times New Roman" w:hint="cs"/>
          <w:color w:val="A6A6A6" w:themeColor="background1" w:themeShade="A6"/>
          <w:rtl/>
        </w:rPr>
        <w:t>דימה</w:t>
      </w:r>
      <w:r w:rsidRPr="00516630">
        <w:rPr>
          <w:rFonts w:cs="Times New Roman"/>
          <w:color w:val="A6A6A6" w:themeColor="background1" w:themeShade="A6"/>
          <w:rtl/>
        </w:rPr>
        <w:t>: זה מה שאתה קורא? איך אתה מצפה ללמוד עברית? מה הדבר האחרון שקראת בעברית?</w:t>
      </w:r>
    </w:p>
    <w:p w14:paraId="3DD7DAB6" w14:textId="77777777" w:rsidR="007A5119" w:rsidRPr="00516630" w:rsidRDefault="007A5119" w:rsidP="007A5119">
      <w:pPr>
        <w:rPr>
          <w:color w:val="A6A6A6" w:themeColor="background1" w:themeShade="A6"/>
          <w:rtl/>
        </w:rPr>
      </w:pPr>
      <w:r w:rsidRPr="00516630">
        <w:rPr>
          <w:rFonts w:cs="Times New Roman"/>
          <w:color w:val="A6A6A6" w:themeColor="background1" w:themeShade="A6"/>
          <w:rtl/>
        </w:rPr>
        <w:t xml:space="preserve">אלכס - את התפריט של בית הסביח! חה חה זה באמת מצחיק אבל לא את חזי. </w:t>
      </w:r>
    </w:p>
    <w:p w14:paraId="1CEE540F" w14:textId="77777777" w:rsidR="007A5119" w:rsidRPr="00516630" w:rsidRDefault="007A5119" w:rsidP="007A5119">
      <w:pPr>
        <w:rPr>
          <w:color w:val="A6A6A6" w:themeColor="background1" w:themeShade="A6"/>
          <w:rtl/>
        </w:rPr>
      </w:pPr>
      <w:r w:rsidRPr="00516630">
        <w:rPr>
          <w:rFonts w:cs="Times New Roman"/>
          <w:color w:val="A6A6A6" w:themeColor="background1" w:themeShade="A6"/>
          <w:rtl/>
        </w:rPr>
        <w:lastRenderedPageBreak/>
        <w:t>טוב, בוא תראה איך אני מתבל את הפירורים, הוא אמר לו, מי שגר לבד צריך לדעת להכין אוכל לעצמו.</w:t>
      </w:r>
    </w:p>
    <w:p w14:paraId="7E1B720D" w14:textId="77777777" w:rsidR="007A5119" w:rsidRPr="00516630" w:rsidRDefault="007A5119" w:rsidP="007A5119">
      <w:pPr>
        <w:rPr>
          <w:color w:val="A6A6A6" w:themeColor="background1" w:themeShade="A6"/>
          <w:rtl/>
        </w:rPr>
      </w:pPr>
      <w:r w:rsidRPr="00516630">
        <w:rPr>
          <w:rFonts w:cs="Times New Roman"/>
          <w:color w:val="A6A6A6" w:themeColor="background1" w:themeShade="A6"/>
          <w:rtl/>
        </w:rPr>
        <w:t xml:space="preserve">הו, ההורים שלי יעלו בקרוב, ואני אקח אותם ישר לבית הסביח! ועד אז אני אקרא על מורשת הסביח, על גיאוגרפיית הסביח ומדעי הסביח. </w:t>
      </w:r>
    </w:p>
    <w:p w14:paraId="7DF35C2C" w14:textId="77777777" w:rsidR="007A5119" w:rsidRPr="00516630" w:rsidRDefault="007A5119" w:rsidP="007A5119">
      <w:pPr>
        <w:rPr>
          <w:color w:val="A6A6A6" w:themeColor="background1" w:themeShade="A6"/>
          <w:rtl/>
        </w:rPr>
      </w:pPr>
      <w:r w:rsidRPr="00516630">
        <w:rPr>
          <w:rFonts w:cs="Times New Roman"/>
          <w:color w:val="A6A6A6" w:themeColor="background1" w:themeShade="A6"/>
          <w:rtl/>
        </w:rPr>
        <w:t>אבל לא תמיד הביטויים שנתקעו בראשו היו מצחיקים...</w:t>
      </w:r>
    </w:p>
    <w:p w14:paraId="7C240322" w14:textId="77777777" w:rsidR="007A5119" w:rsidRPr="00516630" w:rsidRDefault="007A5119" w:rsidP="007A5119">
      <w:pPr>
        <w:rPr>
          <w:color w:val="A6A6A6" w:themeColor="background1" w:themeShade="A6"/>
          <w:rtl/>
        </w:rPr>
      </w:pPr>
    </w:p>
    <w:p w14:paraId="0C993900" w14:textId="77777777" w:rsidR="007A5119" w:rsidRPr="00516630" w:rsidRDefault="007A5119" w:rsidP="007A5119">
      <w:pPr>
        <w:rPr>
          <w:color w:val="A6A6A6" w:themeColor="background1" w:themeShade="A6"/>
          <w:rtl/>
        </w:rPr>
      </w:pPr>
      <w:r w:rsidRPr="00516630">
        <w:rPr>
          <w:rFonts w:hint="cs"/>
          <w:color w:val="A6A6A6" w:themeColor="background1" w:themeShade="A6"/>
          <w:rtl/>
        </w:rPr>
        <w:t xml:space="preserve">יכולותיו הקולינריות של אלכס הסתכמו במריחת פרוסות והרתחת מים לבישול ביצים ושפיתת תה. יותר מזה לא ידע. דימה הודיע לו שכל אדם שגר כפי שאלכס גר, ללא נקבה שתבשל לו, חייב לדעת לבשל, ונתחיל מאורז. ההוראות היו פשוטות </w:t>
      </w:r>
      <w:r w:rsidRPr="00516630">
        <w:rPr>
          <w:color w:val="A6A6A6" w:themeColor="background1" w:themeShade="A6"/>
          <w:rtl/>
        </w:rPr>
        <w:t>–</w:t>
      </w:r>
      <w:r w:rsidRPr="00516630">
        <w:rPr>
          <w:rFonts w:hint="cs"/>
          <w:color w:val="A6A6A6" w:themeColor="background1" w:themeShade="A6"/>
          <w:rtl/>
        </w:rPr>
        <w:t xml:space="preserve"> לקנות אורז, ולקנות כורכום. כורכום?? יש כזאת מילה? כן, כורכום. כור-כום: כורכום! זה בצבע חרדל. אלכס לא ידע מה זה חרדל, ושכח את שמו של אותו תבלין, והביא במקומו חוויאג'.</w:t>
      </w:r>
    </w:p>
    <w:p w14:paraId="6D2C5C09" w14:textId="77777777" w:rsidR="007A5119" w:rsidRPr="00516630" w:rsidRDefault="007A5119" w:rsidP="007A5119">
      <w:pPr>
        <w:rPr>
          <w:color w:val="A6A6A6" w:themeColor="background1" w:themeShade="A6"/>
          <w:rtl/>
        </w:rPr>
      </w:pPr>
      <w:r w:rsidRPr="00516630">
        <w:rPr>
          <w:rFonts w:hint="cs"/>
          <w:color w:val="A6A6A6" w:themeColor="background1" w:themeShade="A6"/>
          <w:rtl/>
        </w:rPr>
        <w:t>]</w:t>
      </w:r>
    </w:p>
    <w:p w14:paraId="59D3B776" w14:textId="77777777" w:rsidR="007A5119" w:rsidRPr="00516630" w:rsidRDefault="007A5119" w:rsidP="007A5119">
      <w:pPr>
        <w:rPr>
          <w:color w:val="A6A6A6" w:themeColor="background1" w:themeShade="A6"/>
          <w:rtl/>
        </w:rPr>
      </w:pPr>
    </w:p>
    <w:p w14:paraId="2A31FCD1" w14:textId="742D3C6D" w:rsidR="007A5119" w:rsidRDefault="007A5119" w:rsidP="007A5119">
      <w:pPr>
        <w:rPr>
          <w:rtl/>
        </w:rPr>
      </w:pPr>
      <w:r>
        <w:rPr>
          <w:rFonts w:hint="cs"/>
          <w:rtl/>
        </w:rPr>
        <w:t>שנת הלימודים האקדמית עמדה כבר בשבועהּ הש</w:t>
      </w:r>
      <w:r w:rsidR="00791A90">
        <w:rPr>
          <w:rFonts w:hint="cs"/>
          <w:rtl/>
        </w:rPr>
        <w:t>נ</w:t>
      </w:r>
      <w:r>
        <w:rPr>
          <w:rFonts w:hint="cs"/>
          <w:rtl/>
        </w:rPr>
        <w:t>י ומארק אמר כולו עזוז ותנופה. בבוקר הציץ לתוך חדרו של אלכס ופנה אליו בעברית, עם שיבושי לשונו המיוחדים. "צך לקום," הודיע בסיפוק רב. "צך להתלבש ולהגיע לבית-ספר בזמן. צך לקום."</w:t>
      </w:r>
    </w:p>
    <w:p w14:paraId="5ABC9453" w14:textId="77777777" w:rsidR="007A5119" w:rsidRDefault="007A5119" w:rsidP="007A5119">
      <w:pPr>
        <w:rPr>
          <w:rtl/>
        </w:rPr>
      </w:pPr>
      <w:r>
        <w:rPr>
          <w:rFonts w:hint="cs"/>
          <w:rtl/>
        </w:rPr>
        <w:t>אף לא אנחה.</w:t>
      </w:r>
    </w:p>
    <w:p w14:paraId="0F93090D" w14:textId="7568FC20" w:rsidR="007A5119" w:rsidRDefault="007A5119" w:rsidP="007A5119">
      <w:pPr>
        <w:rPr>
          <w:rtl/>
        </w:rPr>
      </w:pPr>
      <w:r>
        <w:rPr>
          <w:rFonts w:hint="cs"/>
          <w:rtl/>
        </w:rPr>
        <w:t>האוטובוס ל</w:t>
      </w:r>
      <w:r w:rsidR="00700037">
        <w:rPr>
          <w:rFonts w:hint="cs"/>
          <w:rtl/>
        </w:rPr>
        <w:t>ירושלי</w:t>
      </w:r>
      <w:r>
        <w:rPr>
          <w:rFonts w:hint="cs"/>
          <w:rtl/>
        </w:rPr>
        <w:t>ם י</w:t>
      </w:r>
      <w:r w:rsidR="005E3213">
        <w:rPr>
          <w:rFonts w:hint="cs"/>
          <w:rtl/>
        </w:rPr>
        <w:t>י</w:t>
      </w:r>
      <w:r>
        <w:rPr>
          <w:rFonts w:hint="cs"/>
          <w:rtl/>
        </w:rPr>
        <w:t>צא בקרוב ואלכס טרם הכין לו את כריכיו! בצעד חירום בלתי אופייני הוא נכנס לחדרו והדליק את האור. "השעה רבע לשמונה," בישר חגיגית.</w:t>
      </w:r>
    </w:p>
    <w:p w14:paraId="16CEE37C" w14:textId="77777777" w:rsidR="007A5119" w:rsidRDefault="007A5119" w:rsidP="007A5119">
      <w:pPr>
        <w:rPr>
          <w:rtl/>
        </w:rPr>
      </w:pPr>
      <w:r>
        <w:rPr>
          <w:rFonts w:hint="cs"/>
          <w:rtl/>
        </w:rPr>
        <w:t>אלכס הביט בו במבט אטום.</w:t>
      </w:r>
    </w:p>
    <w:p w14:paraId="19F9C286" w14:textId="2BE261B4" w:rsidR="007A5119" w:rsidRDefault="00EA433B" w:rsidP="007A5119">
      <w:pPr>
        <w:rPr>
          <w:rtl/>
        </w:rPr>
      </w:pPr>
      <w:r w:rsidRPr="00EA433B">
        <w:rPr>
          <w:rFonts w:cs="Times New Roman"/>
          <w:rtl/>
        </w:rPr>
        <w:t xml:space="preserve">מארק עבר לאנגלית, </w:t>
      </w:r>
      <w:r w:rsidR="007A5119">
        <w:rPr>
          <w:rFonts w:hint="cs"/>
          <w:rtl/>
        </w:rPr>
        <w:t xml:space="preserve">"לו הייתי יודע שההודעה הזאת תשפיע עליך </w:t>
      </w:r>
      <w:r w:rsidR="00F97A34">
        <w:rPr>
          <w:rFonts w:hint="cs"/>
          <w:rtl/>
        </w:rPr>
        <w:t>כל כך</w:t>
      </w:r>
      <w:r w:rsidR="007A5119">
        <w:rPr>
          <w:rFonts w:hint="cs"/>
          <w:rtl/>
        </w:rPr>
        <w:t xml:space="preserve"> קשה, הייתי מקפיד למסור לך אותה באופן יותר הדרגתי."</w:t>
      </w:r>
    </w:p>
    <w:p w14:paraId="1DA8442E" w14:textId="4B0AE8DD" w:rsidR="007A5119" w:rsidRDefault="007A5119" w:rsidP="007A5119">
      <w:pPr>
        <w:rPr>
          <w:rtl/>
        </w:rPr>
      </w:pPr>
      <w:r>
        <w:rPr>
          <w:rFonts w:hint="cs"/>
          <w:rtl/>
        </w:rPr>
        <w:t xml:space="preserve">מאלכס לא הגיעה[שוגרה שוחררה?? הופקה?? נשלחה??] כל תגובה. </w:t>
      </w:r>
      <w:r w:rsidR="00D53205">
        <w:rPr>
          <w:rFonts w:hint="cs"/>
          <w:rtl/>
        </w:rPr>
        <w:t>[</w:t>
      </w:r>
      <w:r>
        <w:rPr>
          <w:rFonts w:hint="cs"/>
          <w:rtl/>
        </w:rPr>
        <w:t>אולי איזו אנחה רוויית עייפות, שנבלעה במעמקי גרונו.</w:t>
      </w:r>
      <w:r w:rsidR="00D53205">
        <w:rPr>
          <w:rFonts w:hint="cs"/>
          <w:rtl/>
        </w:rPr>
        <w:t>]</w:t>
      </w:r>
      <w:r>
        <w:rPr>
          <w:rFonts w:hint="cs"/>
          <w:rtl/>
        </w:rPr>
        <w:t xml:space="preserve"> למען האמת, מארק לא הצליח לקבוע אם הבליטות שמתחת לשמיכה השתייכו לגוף יחיד או לשניים. מארק העדיף לה</w:t>
      </w:r>
      <w:r w:rsidR="00516630">
        <w:rPr>
          <w:rFonts w:hint="cs"/>
          <w:rtl/>
        </w:rPr>
        <w:t>י</w:t>
      </w:r>
      <w:r>
        <w:rPr>
          <w:rFonts w:hint="cs"/>
          <w:rtl/>
        </w:rPr>
        <w:t xml:space="preserve">מלט ללא שום כריך בתיקו מאשר להיות האחראי הבלעדי </w:t>
      </w:r>
      <w:r w:rsidRPr="006C5717">
        <w:rPr>
          <w:rFonts w:cs="Times New Roman"/>
          <w:rtl/>
        </w:rPr>
        <w:t>ליקיצתה של ברייה</w:t>
      </w:r>
      <w:r>
        <w:rPr>
          <w:rFonts w:hint="cs"/>
          <w:rtl/>
        </w:rPr>
        <w:t xml:space="preserve"> זרה בעלת מבע תוקפני, כלומר ישראלי, ולעימותים שמהלך שכזה יגרור.</w:t>
      </w:r>
    </w:p>
    <w:p w14:paraId="5B4C66B6" w14:textId="24824908" w:rsidR="007A5119" w:rsidRDefault="007A5119" w:rsidP="007A5119">
      <w:pPr>
        <w:rPr>
          <w:rtl/>
        </w:rPr>
      </w:pPr>
      <w:r>
        <w:rPr>
          <w:rFonts w:hint="cs"/>
          <w:rtl/>
        </w:rPr>
        <w:t xml:space="preserve">"טוב, אני חייב לצאת אם אני רוצה להספיק לאוטובוס," </w:t>
      </w:r>
      <w:r>
        <w:rPr>
          <w:rtl/>
        </w:rPr>
        <w:t>–</w:t>
      </w:r>
      <w:r w:rsidRPr="00AB7323">
        <w:rPr>
          <w:rFonts w:hint="cs"/>
          <w:rtl/>
        </w:rPr>
        <w:t xml:space="preserve"> </w:t>
      </w:r>
      <w:r>
        <w:rPr>
          <w:rFonts w:hint="cs"/>
          <w:rtl/>
        </w:rPr>
        <w:t xml:space="preserve">מארק כולו עשייה </w:t>
      </w:r>
      <w:r>
        <w:rPr>
          <w:rtl/>
        </w:rPr>
        <w:t>–</w:t>
      </w:r>
      <w:r>
        <w:rPr>
          <w:rFonts w:hint="cs"/>
          <w:rtl/>
        </w:rPr>
        <w:t xml:space="preserve"> "אבל גם אתה צך להתחיל לזוז."</w:t>
      </w:r>
    </w:p>
    <w:p w14:paraId="1D0D3155" w14:textId="781F9863" w:rsidR="007A5119" w:rsidRDefault="007A5119" w:rsidP="007A5119">
      <w:pPr>
        <w:rPr>
          <w:rtl/>
        </w:rPr>
      </w:pPr>
      <w:r>
        <w:rPr>
          <w:rFonts w:hint="cs"/>
          <w:rtl/>
        </w:rPr>
        <w:t>הלימודים האוניברסיטאיים התבררו כלא מאיימים כלל ועיקר [וחששותיו הרבים לגבי ה-</w:t>
      </w:r>
      <w:r>
        <w:t>Presumption</w:t>
      </w:r>
      <w:r>
        <w:rPr>
          <w:rFonts w:hint="cs"/>
          <w:rtl/>
        </w:rPr>
        <w:t xml:space="preserve"> שלו וכו' ושהכל יתברר כלא רלוונטי והרמה שחשב שהגיע אליה כלא מתאימה]. חומר רב הוא כבר הכיר, </w:t>
      </w:r>
      <w:r w:rsidR="00791A90">
        <w:rPr>
          <w:rFonts w:hint="cs"/>
          <w:rtl/>
        </w:rPr>
        <w:t xml:space="preserve">אמנם </w:t>
      </w:r>
      <w:r>
        <w:rPr>
          <w:rFonts w:hint="cs"/>
          <w:rtl/>
        </w:rPr>
        <w:t xml:space="preserve">לא במבטא המקומי, אבל את התפוגגות חששותיו לא היה לו עם מי לחלוק. </w:t>
      </w:r>
    </w:p>
    <w:p w14:paraId="1E2A3BDC" w14:textId="77777777" w:rsidR="007A5119" w:rsidRPr="00516630" w:rsidRDefault="007A5119" w:rsidP="007A5119">
      <w:pPr>
        <w:rPr>
          <w:color w:val="A6A6A6" w:themeColor="background1" w:themeShade="A6"/>
          <w:rtl/>
        </w:rPr>
      </w:pPr>
      <w:r w:rsidRPr="00516630">
        <w:rPr>
          <w:rFonts w:hint="cs"/>
          <w:color w:val="A6A6A6" w:themeColor="background1" w:themeShade="A6"/>
          <w:rtl/>
        </w:rPr>
        <w:t xml:space="preserve">[למארק נודע מפי ידיד חדש שרכש, סטודנט-חוץ [זאת מילה?] פולני, שהשם המיסתורי 'אלקטרומגנטיות אנליטית', טומן בחובו חיבור של לא פחות מאשר מגנטיות, יחסות פרטית וחשמל. וזהו קורס שהוא צפוי ללמוד בתוך פחות משנה, ובמשך כל אותו סוף שבוע התמסר לפיענוח הנוטציה הווקטורית של משוואות השטף.] </w:t>
      </w:r>
    </w:p>
    <w:p w14:paraId="55472051" w14:textId="77777777" w:rsidR="007A5119" w:rsidRDefault="007A5119" w:rsidP="007A5119">
      <w:pPr>
        <w:rPr>
          <w:rtl/>
        </w:rPr>
      </w:pPr>
      <w:r>
        <w:rPr>
          <w:rFonts w:hint="cs"/>
          <w:rtl/>
        </w:rPr>
        <w:t xml:space="preserve">הוא מיהר לתחנת האוטובוס מלא בתחושת עוצמה בלתי נכבשת, אבל למרבה הצער בלא כריכים. </w:t>
      </w:r>
    </w:p>
    <w:p w14:paraId="10C161A8" w14:textId="65CC2213" w:rsidR="007A5119" w:rsidRDefault="007A5119" w:rsidP="00250000">
      <w:pPr>
        <w:rPr>
          <w:rtl/>
        </w:rPr>
      </w:pPr>
    </w:p>
    <w:p w14:paraId="63442E02" w14:textId="49A5ED46" w:rsidR="007A5119" w:rsidRDefault="007A5119" w:rsidP="00250000">
      <w:pPr>
        <w:rPr>
          <w:rtl/>
        </w:rPr>
      </w:pPr>
    </w:p>
    <w:p w14:paraId="7D8C7B81" w14:textId="116B0558" w:rsidR="007A5119" w:rsidRDefault="007A5119" w:rsidP="00250000">
      <w:pPr>
        <w:rPr>
          <w:rtl/>
        </w:rPr>
      </w:pPr>
    </w:p>
    <w:p w14:paraId="51B8AFA6" w14:textId="3537535D" w:rsidR="007A5119" w:rsidRDefault="007A5119" w:rsidP="00250000">
      <w:pPr>
        <w:rPr>
          <w:rtl/>
        </w:rPr>
      </w:pPr>
    </w:p>
    <w:p w14:paraId="2685EB62" w14:textId="77777777" w:rsidR="007A5119" w:rsidRDefault="007A5119" w:rsidP="00250000">
      <w:pPr>
        <w:rPr>
          <w:rtl/>
        </w:rPr>
      </w:pPr>
    </w:p>
    <w:p w14:paraId="202F0590" w14:textId="504881A2" w:rsidR="00A1335B" w:rsidRDefault="00A1335B" w:rsidP="00C3487C">
      <w:pPr>
        <w:widowControl w:val="0"/>
        <w:rPr>
          <w:color w:val="222222"/>
          <w:rtl/>
        </w:rPr>
      </w:pPr>
    </w:p>
    <w:p w14:paraId="45986640" w14:textId="003A8F77" w:rsidR="00A1335B" w:rsidRPr="00516630" w:rsidRDefault="00067BEB" w:rsidP="00A1335B">
      <w:pPr>
        <w:widowControl w:val="0"/>
        <w:rPr>
          <w:color w:val="A6A6A6" w:themeColor="background1" w:themeShade="A6"/>
          <w:rtl/>
        </w:rPr>
      </w:pPr>
      <w:r w:rsidRPr="00516630">
        <w:rPr>
          <w:rFonts w:cs="Times New Roman" w:hint="cs"/>
          <w:color w:val="A6A6A6" w:themeColor="background1" w:themeShade="A6"/>
          <w:rtl/>
        </w:rPr>
        <w:t>[</w:t>
      </w:r>
      <w:r w:rsidR="00A1335B" w:rsidRPr="00516630">
        <w:rPr>
          <w:rFonts w:cs="Times New Roman"/>
          <w:color w:val="A6A6A6" w:themeColor="background1" w:themeShade="A6"/>
          <w:rtl/>
        </w:rPr>
        <w:t>ככל שהתבגר חש קירבה גדולה יותר ל</w:t>
      </w:r>
      <w:r w:rsidR="00F57C4C" w:rsidRPr="00516630">
        <w:rPr>
          <w:rFonts w:cs="Times New Roman" w:hint="cs"/>
          <w:color w:val="A6A6A6" w:themeColor="background1" w:themeShade="A6"/>
          <w:rtl/>
        </w:rPr>
        <w:t>זאת ש</w:t>
      </w:r>
      <w:r w:rsidR="001C5A04" w:rsidRPr="00516630">
        <w:rPr>
          <w:rFonts w:cs="Times New Roman" w:hint="cs"/>
          <w:color w:val="A6A6A6" w:themeColor="background1" w:themeShade="A6"/>
          <w:rtl/>
        </w:rPr>
        <w:t>הייתה</w:t>
      </w:r>
      <w:r w:rsidR="00F57C4C" w:rsidRPr="00516630">
        <w:rPr>
          <w:rFonts w:cs="Times New Roman" w:hint="cs"/>
          <w:color w:val="A6A6A6" w:themeColor="background1" w:themeShade="A6"/>
          <w:rtl/>
        </w:rPr>
        <w:t xml:space="preserve"> </w:t>
      </w:r>
      <w:r w:rsidR="00A1335B" w:rsidRPr="00516630">
        <w:rPr>
          <w:rFonts w:cs="Times New Roman"/>
          <w:color w:val="A6A6A6" w:themeColor="background1" w:themeShade="A6"/>
          <w:rtl/>
        </w:rPr>
        <w:t xml:space="preserve">חברתו: אל טולאסי יותר מאשר אל הדס, </w:t>
      </w:r>
    </w:p>
    <w:p w14:paraId="02978B9B" w14:textId="343DE3CB" w:rsidR="00A1335B" w:rsidRPr="00516630" w:rsidRDefault="00A1335B" w:rsidP="00A1335B">
      <w:pPr>
        <w:widowControl w:val="0"/>
        <w:rPr>
          <w:color w:val="A6A6A6" w:themeColor="background1" w:themeShade="A6"/>
          <w:rtl/>
        </w:rPr>
      </w:pPr>
      <w:r w:rsidRPr="00516630">
        <w:rPr>
          <w:rFonts w:cs="Times New Roman"/>
          <w:color w:val="A6A6A6" w:themeColor="background1" w:themeShade="A6"/>
          <w:rtl/>
        </w:rPr>
        <w:t xml:space="preserve">כשהיה עם טולאסי, הבת הראשונה נדמתה בעיניו לבחירה אקראית למדי, שנוצרה עקב הנסיבות, ורק לעיתים רחוקות הרהר בה, לדידו </w:t>
      </w:r>
      <w:r w:rsidR="001C5A04" w:rsidRPr="00516630">
        <w:rPr>
          <w:rFonts w:cs="Times New Roman"/>
          <w:color w:val="A6A6A6" w:themeColor="background1" w:themeShade="A6"/>
          <w:rtl/>
        </w:rPr>
        <w:t>הייתה</w:t>
      </w:r>
      <w:r w:rsidRPr="00516630">
        <w:rPr>
          <w:rFonts w:cs="Times New Roman"/>
          <w:color w:val="A6A6A6" w:themeColor="background1" w:themeShade="A6"/>
          <w:rtl/>
        </w:rPr>
        <w:t xml:space="preserve"> חסרת ממשות. טולאסי מעולם לא שאלה ישירות האם היא הראשונה, אבל גם לו </w:t>
      </w:r>
      <w:r w:rsidR="001C5A04" w:rsidRPr="00516630">
        <w:rPr>
          <w:rFonts w:cs="Times New Roman"/>
          <w:color w:val="A6A6A6" w:themeColor="background1" w:themeShade="A6"/>
          <w:rtl/>
        </w:rPr>
        <w:t>הייתה</w:t>
      </w:r>
      <w:r w:rsidRPr="00516630">
        <w:rPr>
          <w:rFonts w:cs="Times New Roman"/>
          <w:color w:val="A6A6A6" w:themeColor="background1" w:themeShade="A6"/>
          <w:rtl/>
        </w:rPr>
        <w:t xml:space="preserve"> שואלת היה עונה לה בחיוב וללא ייסורי מצפון. </w:t>
      </w:r>
    </w:p>
    <w:p w14:paraId="0AD3716F" w14:textId="77777777" w:rsidR="00A1335B" w:rsidRPr="00516630" w:rsidRDefault="00A1335B" w:rsidP="00A1335B">
      <w:pPr>
        <w:widowControl w:val="0"/>
        <w:rPr>
          <w:color w:val="A6A6A6" w:themeColor="background1" w:themeShade="A6"/>
          <w:rtl/>
        </w:rPr>
      </w:pPr>
      <w:r w:rsidRPr="00516630">
        <w:rPr>
          <w:rFonts w:cs="Times New Roman"/>
          <w:color w:val="A6A6A6" w:themeColor="background1" w:themeShade="A6"/>
          <w:rtl/>
        </w:rPr>
        <w:t xml:space="preserve">בעשרת ימי הפרידה הראשונים, כשטולאסי התמהמה לענות לו, הקשרים שהיו לו אליה בליבו, שנדמו כנחשים עבים ומפותלים אלה. באלה ובלתי ניתנים להתרה, נסתלקו להם אחד אחרי השני, ממהרין לזחול על גחונם לתור אחר טרף בקצווי הארץ. </w:t>
      </w:r>
    </w:p>
    <w:p w14:paraId="6CB364AC" w14:textId="77777777" w:rsidR="00A1335B" w:rsidRPr="00516630" w:rsidRDefault="00A1335B" w:rsidP="00A1335B">
      <w:pPr>
        <w:widowControl w:val="0"/>
        <w:rPr>
          <w:color w:val="A6A6A6" w:themeColor="background1" w:themeShade="A6"/>
          <w:rtl/>
        </w:rPr>
      </w:pPr>
      <w:r w:rsidRPr="00516630">
        <w:rPr>
          <w:rFonts w:cs="Times New Roman"/>
          <w:color w:val="A6A6A6" w:themeColor="background1" w:themeShade="A6"/>
          <w:rtl/>
        </w:rPr>
        <w:t xml:space="preserve">גם זכרונה של ליליאן נמוג - כמו מכחול צבע שנשטף במים. </w:t>
      </w:r>
    </w:p>
    <w:p w14:paraId="55AC16A3" w14:textId="4D637A12" w:rsidR="00A1335B" w:rsidRPr="00516630" w:rsidRDefault="00A1335B" w:rsidP="00A1335B">
      <w:pPr>
        <w:widowControl w:val="0"/>
        <w:rPr>
          <w:color w:val="A6A6A6" w:themeColor="background1" w:themeShade="A6"/>
          <w:rtl/>
        </w:rPr>
      </w:pPr>
      <w:r w:rsidRPr="00516630">
        <w:rPr>
          <w:rFonts w:cs="Times New Roman"/>
          <w:color w:val="A6A6A6" w:themeColor="background1" w:themeShade="A6"/>
          <w:rtl/>
        </w:rPr>
        <w:t>ו</w:t>
      </w:r>
      <w:r w:rsidR="00F06A3F" w:rsidRPr="00516630">
        <w:rPr>
          <w:rFonts w:cs="Times New Roman"/>
          <w:color w:val="A6A6A6" w:themeColor="background1" w:themeShade="A6"/>
          <w:rtl/>
        </w:rPr>
        <w:t>עכשיו</w:t>
      </w:r>
      <w:r w:rsidRPr="00516630">
        <w:rPr>
          <w:rFonts w:cs="Times New Roman"/>
          <w:color w:val="A6A6A6" w:themeColor="background1" w:themeShade="A6"/>
          <w:rtl/>
        </w:rPr>
        <w:t xml:space="preserve"> הוא לא רצה שהבת הבאה תתפוס ו</w:t>
      </w:r>
      <w:r w:rsidRPr="00516630">
        <w:rPr>
          <w:color w:val="A6A6A6" w:themeColor="background1" w:themeShade="A6"/>
        </w:rPr>
        <w:t>supercede</w:t>
      </w:r>
      <w:r w:rsidRPr="00516630">
        <w:rPr>
          <w:rFonts w:cs="Times New Roman"/>
          <w:color w:val="A6A6A6" w:themeColor="background1" w:themeShade="A6"/>
          <w:rtl/>
        </w:rPr>
        <w:t xml:space="preserve"> ותדחוק ותדלל את מקומה של טולאסי בליבו. אפילו שלא אהבה אותו יותר, אפילו שמאסה בו כך, אפילו שלא הצליח בטוקיו להסתיר את אכזבתו ממנה. אם גם את זכרון טולאסי יאבד, מה ישאר לו מהבית, ומילדותו?</w:t>
      </w:r>
    </w:p>
    <w:p w14:paraId="27BB9561" w14:textId="3A82DCF6" w:rsidR="00B54C5F" w:rsidRPr="00516630" w:rsidRDefault="00067BEB" w:rsidP="00C3487C">
      <w:pPr>
        <w:widowControl w:val="0"/>
        <w:rPr>
          <w:color w:val="A6A6A6" w:themeColor="background1" w:themeShade="A6"/>
          <w:rtl/>
        </w:rPr>
      </w:pPr>
      <w:r w:rsidRPr="00516630">
        <w:rPr>
          <w:rFonts w:hint="cs"/>
          <w:color w:val="A6A6A6" w:themeColor="background1" w:themeShade="A6"/>
          <w:rtl/>
        </w:rPr>
        <w:t>]</w:t>
      </w:r>
    </w:p>
    <w:p w14:paraId="75EB198A" w14:textId="77777777" w:rsidR="007F6E71" w:rsidRPr="00516630" w:rsidRDefault="007F6E71" w:rsidP="00C3487C">
      <w:pPr>
        <w:widowControl w:val="0"/>
        <w:rPr>
          <w:color w:val="A6A6A6" w:themeColor="background1" w:themeShade="A6"/>
          <w:rtl/>
        </w:rPr>
      </w:pPr>
    </w:p>
    <w:p w14:paraId="439D32EB" w14:textId="24575859" w:rsidR="00C3487C" w:rsidRPr="00516630" w:rsidRDefault="00AB7323" w:rsidP="00B13BD4">
      <w:pPr>
        <w:widowControl w:val="0"/>
        <w:rPr>
          <w:ins w:id="302" w:author="Carmit" w:date="2018-11-26T21:06:00Z"/>
          <w:rFonts w:cs="Times New Roman"/>
          <w:color w:val="A6A6A6" w:themeColor="background1" w:themeShade="A6"/>
          <w:rtl/>
        </w:rPr>
      </w:pPr>
      <w:r w:rsidRPr="00516630">
        <w:rPr>
          <w:rFonts w:cs="Times New Roman" w:hint="cs"/>
          <w:color w:val="A6A6A6" w:themeColor="background1" w:themeShade="A6"/>
          <w:rtl/>
        </w:rPr>
        <w:t>[</w:t>
      </w:r>
      <w:r w:rsidR="007F6E71" w:rsidRPr="00516630">
        <w:rPr>
          <w:rFonts w:cs="Times New Roman"/>
          <w:color w:val="A6A6A6" w:themeColor="background1" w:themeShade="A6"/>
          <w:rtl/>
        </w:rPr>
        <w:t>גם בכיתה י"א אלכס מבקש מארקדי ללמוד עברית מספרי ילדים</w:t>
      </w:r>
      <w:r w:rsidRPr="00516630">
        <w:rPr>
          <w:rFonts w:cs="Times New Roman" w:hint="cs"/>
          <w:color w:val="A6A6A6" w:themeColor="background1" w:themeShade="A6"/>
          <w:rtl/>
        </w:rPr>
        <w:t>]</w:t>
      </w:r>
    </w:p>
    <w:p w14:paraId="45E503E8" w14:textId="7DD3B03F" w:rsidR="0023437C" w:rsidRPr="00516630" w:rsidRDefault="0023437C" w:rsidP="00B13BD4">
      <w:pPr>
        <w:widowControl w:val="0"/>
        <w:rPr>
          <w:ins w:id="303" w:author="Carmit" w:date="2018-11-26T21:06:00Z"/>
          <w:color w:val="A6A6A6" w:themeColor="background1" w:themeShade="A6"/>
          <w:rtl/>
        </w:rPr>
      </w:pPr>
    </w:p>
    <w:p w14:paraId="3D1D6057" w14:textId="2B05C266" w:rsidR="0023437C" w:rsidRDefault="0023437C" w:rsidP="00B13BD4">
      <w:pPr>
        <w:widowControl w:val="0"/>
        <w:rPr>
          <w:ins w:id="304" w:author="Carmit" w:date="2018-11-26T21:06:00Z"/>
          <w:rtl/>
        </w:rPr>
      </w:pPr>
    </w:p>
    <w:p w14:paraId="16FF7FE6" w14:textId="702564DB" w:rsidR="0023437C" w:rsidRDefault="0023437C" w:rsidP="00B13BD4">
      <w:pPr>
        <w:widowControl w:val="0"/>
        <w:rPr>
          <w:rFonts w:cs="Times New Roman"/>
          <w:rtl/>
        </w:rPr>
      </w:pPr>
      <w:ins w:id="305" w:author="Carmit" w:date="2018-11-26T21:06:00Z">
        <w:r w:rsidRPr="0023437C">
          <w:rPr>
            <w:rFonts w:cs="Times New Roman"/>
            <w:rtl/>
          </w:rPr>
          <w:t>כשאלכס היה נשאר בדירה בבקרים במקום ללכת לביה</w:t>
        </w:r>
      </w:ins>
      <w:ins w:id="306" w:author="Carmit" w:date="2019-01-08T08:31:00Z">
        <w:r w:rsidR="00035117">
          <w:rPr>
            <w:rFonts w:cs="Times New Roman" w:hint="cs"/>
            <w:rtl/>
          </w:rPr>
          <w:t>"</w:t>
        </w:r>
      </w:ins>
      <w:ins w:id="307" w:author="Carmit" w:date="2018-11-26T21:06:00Z">
        <w:r w:rsidRPr="0023437C">
          <w:rPr>
            <w:rFonts w:cs="Times New Roman"/>
            <w:rtl/>
          </w:rPr>
          <w:t xml:space="preserve">ס, הוא היה שומע לעיתים קרובות את דודתו מתאמנת על </w:t>
        </w:r>
        <w:r>
          <w:rPr>
            <w:rFonts w:cs="Times New Roman" w:hint="cs"/>
            <w:rtl/>
          </w:rPr>
          <w:t>הקלרנית</w:t>
        </w:r>
      </w:ins>
      <w:ins w:id="308" w:author="Carmit" w:date="2018-11-26T21:07:00Z">
        <w:r>
          <w:rPr>
            <w:rFonts w:cs="Times New Roman" w:hint="cs"/>
            <w:rtl/>
          </w:rPr>
          <w:t>.</w:t>
        </w:r>
      </w:ins>
    </w:p>
    <w:p w14:paraId="64D19D05" w14:textId="5881A26E" w:rsidR="008660C7" w:rsidRDefault="008660C7" w:rsidP="00B13BD4">
      <w:pPr>
        <w:widowControl w:val="0"/>
        <w:rPr>
          <w:rtl/>
        </w:rPr>
      </w:pPr>
    </w:p>
    <w:p w14:paraId="00413918" w14:textId="61380D1B" w:rsidR="008660C7" w:rsidRDefault="008660C7" w:rsidP="00B13BD4">
      <w:pPr>
        <w:widowControl w:val="0"/>
        <w:rPr>
          <w:rtl/>
        </w:rPr>
      </w:pPr>
    </w:p>
    <w:p w14:paraId="3E5BB846" w14:textId="5FB93A22" w:rsidR="008660C7" w:rsidRDefault="008660C7" w:rsidP="00B13BD4">
      <w:pPr>
        <w:widowControl w:val="0"/>
        <w:rPr>
          <w:rtl/>
        </w:rPr>
      </w:pPr>
    </w:p>
    <w:p w14:paraId="5FF808FC" w14:textId="497D9532" w:rsidR="008660C7" w:rsidRDefault="008660C7" w:rsidP="00B13BD4">
      <w:pPr>
        <w:widowControl w:val="0"/>
        <w:rPr>
          <w:rtl/>
        </w:rPr>
      </w:pPr>
    </w:p>
    <w:p w14:paraId="670D39D5" w14:textId="05120661" w:rsidR="008660C7" w:rsidRPr="008660C7" w:rsidRDefault="00791A90" w:rsidP="008660C7">
      <w:pPr>
        <w:rPr>
          <w:rtl/>
        </w:rPr>
      </w:pPr>
      <w:bookmarkStart w:id="309" w:name="_Hlk531766332"/>
      <w:r w:rsidRPr="00791A90">
        <w:rPr>
          <w:rFonts w:cs="Times New Roman"/>
          <w:rtl/>
        </w:rPr>
        <w:t xml:space="preserve">באחת השבתות הראשונות לאחר פתיחת שנת הלימודים האקדמית באוניברסיטאות, ישב הסטודנט הטרי והגאה </w:t>
      </w:r>
      <w:r w:rsidR="008660C7" w:rsidRPr="008660C7">
        <w:rPr>
          <w:rtl/>
        </w:rPr>
        <w:t xml:space="preserve">מארק </w:t>
      </w:r>
      <w:r w:rsidR="008660C7" w:rsidRPr="008660C7">
        <w:rPr>
          <w:rFonts w:hint="cs"/>
          <w:rtl/>
        </w:rPr>
        <w:t xml:space="preserve">יחף </w:t>
      </w:r>
      <w:r w:rsidR="008660C7" w:rsidRPr="008660C7">
        <w:rPr>
          <w:rtl/>
        </w:rPr>
        <w:t>בסלון, רגלי</w:t>
      </w:r>
      <w:r w:rsidR="008660C7" w:rsidRPr="008660C7">
        <w:rPr>
          <w:rFonts w:hint="cs"/>
          <w:rtl/>
        </w:rPr>
        <w:t>ו</w:t>
      </w:r>
      <w:r w:rsidR="008660C7" w:rsidRPr="008660C7">
        <w:rPr>
          <w:rtl/>
        </w:rPr>
        <w:t xml:space="preserve"> </w:t>
      </w:r>
      <w:r w:rsidR="00D53205" w:rsidRPr="00D53205">
        <w:rPr>
          <w:rFonts w:cs="Times New Roman"/>
          <w:rtl/>
        </w:rPr>
        <w:t xml:space="preserve">מונחות </w:t>
      </w:r>
      <w:r w:rsidR="008660C7" w:rsidRPr="008660C7">
        <w:rPr>
          <w:rtl/>
        </w:rPr>
        <w:t>על השולחן</w:t>
      </w:r>
      <w:r w:rsidR="008660C7" w:rsidRPr="008660C7">
        <w:rPr>
          <w:rFonts w:hint="cs"/>
          <w:rtl/>
        </w:rPr>
        <w:t xml:space="preserve">, </w:t>
      </w:r>
      <w:r w:rsidR="009512B8" w:rsidRPr="009512B8">
        <w:rPr>
          <w:rFonts w:cs="Times New Roman"/>
          <w:rtl/>
        </w:rPr>
        <w:t xml:space="preserve">מרוצה </w:t>
      </w:r>
      <w:r w:rsidR="00516630">
        <w:rPr>
          <w:rFonts w:cs="Times New Roman" w:hint="cs"/>
          <w:rtl/>
        </w:rPr>
        <w:t xml:space="preserve">מכך </w:t>
      </w:r>
      <w:r w:rsidR="00EA433B">
        <w:rPr>
          <w:rFonts w:cs="Times New Roman" w:hint="cs"/>
          <w:rtl/>
        </w:rPr>
        <w:t>ש</w:t>
      </w:r>
      <w:r w:rsidR="009512B8" w:rsidRPr="009512B8">
        <w:rPr>
          <w:rFonts w:cs="Times New Roman"/>
          <w:rtl/>
        </w:rPr>
        <w:t>אחיו הצליח</w:t>
      </w:r>
      <w:r w:rsidR="008660C7" w:rsidRPr="008660C7">
        <w:rPr>
          <w:rFonts w:cs="Times New Roman"/>
          <w:rtl/>
        </w:rPr>
        <w:t xml:space="preserve"> להתיש את הדודה באמתלות </w:t>
      </w:r>
      <w:r w:rsidR="00D53205">
        <w:rPr>
          <w:rFonts w:cs="Times New Roman" w:hint="cs"/>
          <w:rtl/>
        </w:rPr>
        <w:t>בדבר</w:t>
      </w:r>
      <w:r w:rsidR="008660C7" w:rsidRPr="008660C7">
        <w:rPr>
          <w:rFonts w:cs="Times New Roman"/>
          <w:rtl/>
        </w:rPr>
        <w:t xml:space="preserve"> חומר לימוד</w:t>
      </w:r>
      <w:r w:rsidR="00D53205">
        <w:rPr>
          <w:rFonts w:cs="Times New Roman" w:hint="cs"/>
          <w:rtl/>
        </w:rPr>
        <w:t xml:space="preserve"> שיש</w:t>
      </w:r>
      <w:r w:rsidR="008660C7" w:rsidRPr="008660C7">
        <w:rPr>
          <w:rFonts w:cs="Times New Roman"/>
          <w:rtl/>
        </w:rPr>
        <w:t xml:space="preserve"> להשלים, </w:t>
      </w:r>
      <w:r w:rsidR="00D53205" w:rsidRPr="00D53205">
        <w:rPr>
          <w:rFonts w:cs="Times New Roman"/>
          <w:rtl/>
        </w:rPr>
        <w:t xml:space="preserve">והיא </w:t>
      </w:r>
      <w:r w:rsidR="008660C7" w:rsidRPr="008660C7">
        <w:rPr>
          <w:rFonts w:cs="Times New Roman"/>
          <w:rtl/>
        </w:rPr>
        <w:t xml:space="preserve">ויתרה </w:t>
      </w:r>
      <w:r w:rsidR="008660C7" w:rsidRPr="008660C7">
        <w:rPr>
          <w:rFonts w:hint="cs"/>
          <w:rtl/>
        </w:rPr>
        <w:t>על השתתפות</w:t>
      </w:r>
      <w:r>
        <w:rPr>
          <w:rFonts w:hint="cs"/>
          <w:rtl/>
        </w:rPr>
        <w:t>ם</w:t>
      </w:r>
      <w:r w:rsidR="008660C7" w:rsidRPr="008660C7">
        <w:rPr>
          <w:rFonts w:hint="cs"/>
          <w:rtl/>
        </w:rPr>
        <w:t xml:space="preserve"> בטיול בשבילי ישראל המאובקים</w:t>
      </w:r>
      <w:r w:rsidR="008660C7" w:rsidRPr="008660C7">
        <w:rPr>
          <w:rtl/>
        </w:rPr>
        <w:t>.</w:t>
      </w:r>
      <w:r w:rsidR="008660C7" w:rsidRPr="008660C7">
        <w:rPr>
          <w:rFonts w:hint="cs"/>
          <w:rtl/>
        </w:rPr>
        <w:t xml:space="preserve"> גם בימי שבת מארק נהנה להתעורר מוקדם </w:t>
      </w:r>
      <w:r w:rsidR="00D53205">
        <w:rPr>
          <w:rFonts w:hint="cs"/>
          <w:rtl/>
        </w:rPr>
        <w:t>ו</w:t>
      </w:r>
      <w:r w:rsidR="008660C7" w:rsidRPr="008660C7">
        <w:rPr>
          <w:rFonts w:hint="cs"/>
          <w:rtl/>
        </w:rPr>
        <w:t xml:space="preserve">לשקוע במחשבות על מתמטיקה בעודו אפוף </w:t>
      </w:r>
      <w:r w:rsidR="004C59E0">
        <w:rPr>
          <w:rFonts w:hint="cs"/>
          <w:rtl/>
        </w:rPr>
        <w:t>אוויר</w:t>
      </w:r>
      <w:r w:rsidR="008660C7" w:rsidRPr="008660C7">
        <w:rPr>
          <w:rFonts w:hint="cs"/>
          <w:rtl/>
        </w:rPr>
        <w:t xml:space="preserve"> בוהק</w:t>
      </w:r>
      <w:r>
        <w:rPr>
          <w:rFonts w:hint="cs"/>
          <w:rtl/>
        </w:rPr>
        <w:t>,</w:t>
      </w:r>
      <w:r w:rsidR="008660C7" w:rsidRPr="008660C7">
        <w:rPr>
          <w:rFonts w:hint="cs"/>
          <w:rtl/>
        </w:rPr>
        <w:t xml:space="preserve"> לפני שריבועי האור נעלמו מרצפת הסלון, כשקולות תפילת </w:t>
      </w:r>
      <w:r w:rsidR="00516630">
        <w:rPr>
          <w:rFonts w:hint="cs"/>
          <w:rtl/>
        </w:rPr>
        <w:t>ה</w:t>
      </w:r>
      <w:r w:rsidR="008660C7" w:rsidRPr="008660C7">
        <w:rPr>
          <w:rFonts w:hint="cs"/>
          <w:rtl/>
        </w:rPr>
        <w:t>שחרית של שבת עלו עדיין מבית</w:t>
      </w:r>
      <w:r w:rsidR="00516630">
        <w:rPr>
          <w:rFonts w:hint="cs"/>
          <w:rtl/>
        </w:rPr>
        <w:t>-</w:t>
      </w:r>
      <w:r w:rsidR="008660C7" w:rsidRPr="008660C7">
        <w:rPr>
          <w:rFonts w:hint="cs"/>
          <w:rtl/>
        </w:rPr>
        <w:t xml:space="preserve">הכנסת של חב"ד מול ביתם, </w:t>
      </w:r>
      <w:r w:rsidR="00516630">
        <w:rPr>
          <w:rFonts w:hint="cs"/>
          <w:rtl/>
        </w:rPr>
        <w:t xml:space="preserve">יחד עם </w:t>
      </w:r>
      <w:r w:rsidR="008660C7" w:rsidRPr="008660C7">
        <w:rPr>
          <w:rFonts w:hint="cs"/>
          <w:rtl/>
        </w:rPr>
        <w:t xml:space="preserve">צווחות ילדים שהתרוצצו שם, בחצר הברושים. </w:t>
      </w:r>
    </w:p>
    <w:p w14:paraId="01709B44" w14:textId="4E7243E2" w:rsidR="008660C7" w:rsidRPr="008660C7" w:rsidRDefault="008660C7" w:rsidP="008660C7">
      <w:pPr>
        <w:rPr>
          <w:rtl/>
        </w:rPr>
      </w:pPr>
      <w:r w:rsidRPr="008660C7">
        <w:rPr>
          <w:rFonts w:hint="cs"/>
          <w:rtl/>
        </w:rPr>
        <w:t xml:space="preserve">צבען של </w:t>
      </w:r>
      <w:r w:rsidRPr="008660C7">
        <w:rPr>
          <w:rFonts w:hint="cs"/>
        </w:rPr>
        <w:t>ZFC</w:t>
      </w:r>
      <w:r w:rsidRPr="008660C7">
        <w:rPr>
          <w:rFonts w:hint="cs"/>
          <w:rtl/>
        </w:rPr>
        <w:t xml:space="preserve">, אקסיומות צרמלו-פרנקל </w:t>
      </w:r>
      <w:r w:rsidRPr="008660C7">
        <w:rPr>
          <w:rFonts w:cs="Times New Roman"/>
          <w:rtl/>
        </w:rPr>
        <w:t xml:space="preserve">בתוספת </w:t>
      </w:r>
      <w:r w:rsidRPr="008660C7">
        <w:rPr>
          <w:rFonts w:hint="cs"/>
          <w:rtl/>
        </w:rPr>
        <w:t>א</w:t>
      </w:r>
      <w:r w:rsidRPr="008660C7">
        <w:rPr>
          <w:rFonts w:cs="Times New Roman"/>
          <w:rtl/>
        </w:rPr>
        <w:t>קסיומת הבחירה</w:t>
      </w:r>
      <w:r w:rsidRPr="008660C7">
        <w:rPr>
          <w:rFonts w:cs="Times New Roman" w:hint="cs"/>
          <w:rtl/>
        </w:rPr>
        <w:t xml:space="preserve">, </w:t>
      </w:r>
      <w:r w:rsidRPr="008660C7">
        <w:rPr>
          <w:rFonts w:hint="cs"/>
          <w:rtl/>
        </w:rPr>
        <w:t xml:space="preserve">היה כחול כתמיד גם בשמש הישראלית, אך </w:t>
      </w:r>
      <w:r w:rsidR="009512B8">
        <w:rPr>
          <w:rFonts w:hint="cs"/>
          <w:rtl/>
        </w:rPr>
        <w:t>ב</w:t>
      </w:r>
      <w:r w:rsidRPr="008660C7">
        <w:rPr>
          <w:rFonts w:hint="cs"/>
          <w:rtl/>
        </w:rPr>
        <w:t>גוון חלבי יותר, או דהוי יותר, מארק לא הצליח לחרוץ דעה.</w:t>
      </w:r>
      <w:bookmarkEnd w:id="309"/>
      <w:r w:rsidRPr="008660C7">
        <w:rPr>
          <w:rFonts w:hint="cs"/>
          <w:rtl/>
        </w:rPr>
        <w:t xml:space="preserve"> </w:t>
      </w:r>
    </w:p>
    <w:p w14:paraId="58012EFB" w14:textId="02180BE1" w:rsidR="008660C7" w:rsidRPr="008660C7" w:rsidRDefault="008660C7" w:rsidP="008660C7">
      <w:pPr>
        <w:rPr>
          <w:rtl/>
        </w:rPr>
      </w:pPr>
      <w:bookmarkStart w:id="310" w:name="_Hlk531766365"/>
      <w:r w:rsidRPr="008660C7">
        <w:rPr>
          <w:rFonts w:hint="eastAsia"/>
          <w:rtl/>
        </w:rPr>
        <w:lastRenderedPageBreak/>
        <w:t>חריקת</w:t>
      </w:r>
      <w:r w:rsidRPr="008660C7">
        <w:rPr>
          <w:rtl/>
        </w:rPr>
        <w:t xml:space="preserve"> בלמים נשמעה מלמטה ו</w:t>
      </w:r>
      <w:r w:rsidR="00D53205">
        <w:rPr>
          <w:rFonts w:hint="cs"/>
          <w:rtl/>
        </w:rPr>
        <w:t xml:space="preserve">אחריה </w:t>
      </w:r>
      <w:r w:rsidRPr="008660C7">
        <w:rPr>
          <w:rtl/>
        </w:rPr>
        <w:t>קולות צחוק. צעד</w:t>
      </w:r>
      <w:r w:rsidRPr="008660C7">
        <w:rPr>
          <w:rFonts w:hint="cs"/>
          <w:rtl/>
        </w:rPr>
        <w:t>ים</w:t>
      </w:r>
      <w:r w:rsidRPr="008660C7">
        <w:rPr>
          <w:rtl/>
        </w:rPr>
        <w:t xml:space="preserve"> קליל</w:t>
      </w:r>
      <w:r w:rsidRPr="008660C7">
        <w:rPr>
          <w:rFonts w:hint="cs"/>
          <w:rtl/>
        </w:rPr>
        <w:t>ים</w:t>
      </w:r>
      <w:r w:rsidRPr="008660C7">
        <w:rPr>
          <w:rtl/>
        </w:rPr>
        <w:t xml:space="preserve"> </w:t>
      </w:r>
      <w:r w:rsidR="00791A90">
        <w:rPr>
          <w:rFonts w:hint="cs"/>
          <w:rtl/>
        </w:rPr>
        <w:t>על</w:t>
      </w:r>
      <w:r w:rsidRPr="008660C7">
        <w:rPr>
          <w:rFonts w:hint="cs"/>
          <w:rtl/>
        </w:rPr>
        <w:t>ו מחדר ה</w:t>
      </w:r>
      <w:r w:rsidRPr="008660C7">
        <w:rPr>
          <w:rtl/>
        </w:rPr>
        <w:t xml:space="preserve">מדרגות </w:t>
      </w:r>
      <w:r w:rsidRPr="008660C7">
        <w:rPr>
          <w:rFonts w:hint="cs"/>
          <w:rtl/>
        </w:rPr>
        <w:t>והדלת נפתחה בתנופה. [</w:t>
      </w:r>
      <w:r w:rsidRPr="008660C7">
        <w:rPr>
          <w:rtl/>
        </w:rPr>
        <w:t>– אולי הוא בילה את הלילה בשינה [</w:t>
      </w:r>
      <w:r w:rsidRPr="008660C7">
        <w:t>restorative</w:t>
      </w:r>
      <w:r w:rsidRPr="008660C7">
        <w:rPr>
          <w:rtl/>
        </w:rPr>
        <w:t>]</w:t>
      </w:r>
      <w:r w:rsidRPr="008660C7">
        <w:rPr>
          <w:rFonts w:hint="eastAsia"/>
          <w:rtl/>
        </w:rPr>
        <w:t>משיבת</w:t>
      </w:r>
      <w:r w:rsidRPr="008660C7">
        <w:rPr>
          <w:rtl/>
        </w:rPr>
        <w:t xml:space="preserve">-נפש, </w:t>
      </w:r>
      <w:r w:rsidRPr="008660C7">
        <w:rPr>
          <w:rFonts w:hint="eastAsia"/>
          <w:rtl/>
        </w:rPr>
        <w:t>מארק</w:t>
      </w:r>
      <w:r w:rsidRPr="008660C7">
        <w:rPr>
          <w:rtl/>
        </w:rPr>
        <w:t xml:space="preserve"> </w:t>
      </w:r>
      <w:r w:rsidRPr="008660C7">
        <w:rPr>
          <w:rFonts w:hint="eastAsia"/>
          <w:rtl/>
        </w:rPr>
        <w:t>עודד</w:t>
      </w:r>
      <w:r w:rsidRPr="008660C7">
        <w:rPr>
          <w:rtl/>
        </w:rPr>
        <w:t xml:space="preserve"> </w:t>
      </w:r>
      <w:r w:rsidRPr="008660C7">
        <w:rPr>
          <w:rFonts w:hint="eastAsia"/>
          <w:rtl/>
        </w:rPr>
        <w:t>את</w:t>
      </w:r>
      <w:r w:rsidRPr="008660C7">
        <w:rPr>
          <w:rtl/>
        </w:rPr>
        <w:t xml:space="preserve"> </w:t>
      </w:r>
      <w:r w:rsidRPr="008660C7">
        <w:rPr>
          <w:rFonts w:hint="eastAsia"/>
          <w:rtl/>
        </w:rPr>
        <w:t>עצמו</w:t>
      </w:r>
      <w:r w:rsidRPr="008660C7">
        <w:rPr>
          <w:rtl/>
        </w:rPr>
        <w:t xml:space="preserve">, </w:t>
      </w:r>
      <w:r w:rsidRPr="008660C7">
        <w:rPr>
          <w:rFonts w:hint="eastAsia"/>
          <w:rtl/>
        </w:rPr>
        <w:t>אבל</w:t>
      </w:r>
      <w:r w:rsidRPr="008660C7">
        <w:rPr>
          <w:rtl/>
        </w:rPr>
        <w:t xml:space="preserve"> </w:t>
      </w:r>
      <w:r w:rsidRPr="008660C7">
        <w:rPr>
          <w:rFonts w:hint="eastAsia"/>
          <w:rtl/>
        </w:rPr>
        <w:t>התבדה</w:t>
      </w:r>
      <w:r w:rsidRPr="008660C7">
        <w:rPr>
          <w:rtl/>
        </w:rPr>
        <w:t xml:space="preserve"> </w:t>
      </w:r>
      <w:r w:rsidRPr="008660C7">
        <w:rPr>
          <w:rFonts w:hint="eastAsia"/>
          <w:rtl/>
        </w:rPr>
        <w:t>כשאלכס</w:t>
      </w:r>
      <w:r w:rsidRPr="008660C7">
        <w:rPr>
          <w:rtl/>
        </w:rPr>
        <w:t xml:space="preserve"> </w:t>
      </w:r>
      <w:r w:rsidRPr="008660C7">
        <w:rPr>
          <w:rFonts w:hint="eastAsia"/>
          <w:rtl/>
        </w:rPr>
        <w:t>פתח</w:t>
      </w:r>
      <w:r w:rsidRPr="008660C7">
        <w:rPr>
          <w:rtl/>
        </w:rPr>
        <w:t xml:space="preserve"> </w:t>
      </w:r>
      <w:r w:rsidRPr="008660C7">
        <w:rPr>
          <w:rFonts w:hint="eastAsia"/>
          <w:rtl/>
        </w:rPr>
        <w:t>את</w:t>
      </w:r>
      <w:r w:rsidRPr="008660C7">
        <w:rPr>
          <w:rtl/>
        </w:rPr>
        <w:t xml:space="preserve"> </w:t>
      </w:r>
      <w:r w:rsidRPr="008660C7">
        <w:rPr>
          <w:rFonts w:hint="eastAsia"/>
          <w:rtl/>
        </w:rPr>
        <w:t>הדלת</w:t>
      </w:r>
      <w:r w:rsidRPr="008660C7">
        <w:rPr>
          <w:rtl/>
        </w:rPr>
        <w:t>.</w:t>
      </w:r>
      <w:r w:rsidRPr="008660C7">
        <w:rPr>
          <w:rFonts w:hint="cs"/>
          <w:rtl/>
        </w:rPr>
        <w:t>]</w:t>
      </w:r>
      <w:r w:rsidRPr="008660C7">
        <w:rPr>
          <w:rtl/>
        </w:rPr>
        <w:t xml:space="preserve"> </w:t>
      </w:r>
      <w:r w:rsidRPr="008660C7">
        <w:rPr>
          <w:rFonts w:hint="cs"/>
          <w:rtl/>
        </w:rPr>
        <w:t>זה היה א</w:t>
      </w:r>
      <w:r w:rsidR="009512B8">
        <w:rPr>
          <w:rFonts w:hint="cs"/>
          <w:rtl/>
        </w:rPr>
        <w:t>לכס</w:t>
      </w:r>
      <w:r w:rsidRPr="008660C7">
        <w:rPr>
          <w:rFonts w:hint="cs"/>
          <w:rtl/>
        </w:rPr>
        <w:t xml:space="preserve">, </w:t>
      </w:r>
      <w:r w:rsidRPr="008660C7">
        <w:rPr>
          <w:rFonts w:hint="eastAsia"/>
          <w:rtl/>
        </w:rPr>
        <w:t>עיניו</w:t>
      </w:r>
      <w:r w:rsidRPr="008660C7">
        <w:rPr>
          <w:rtl/>
        </w:rPr>
        <w:t xml:space="preserve"> </w:t>
      </w:r>
      <w:r w:rsidRPr="008660C7">
        <w:rPr>
          <w:rFonts w:hint="eastAsia"/>
          <w:rtl/>
        </w:rPr>
        <w:t>שקועות</w:t>
      </w:r>
      <w:r w:rsidRPr="008660C7">
        <w:rPr>
          <w:rtl/>
        </w:rPr>
        <w:t xml:space="preserve"> </w:t>
      </w:r>
      <w:r w:rsidRPr="008660C7">
        <w:rPr>
          <w:rFonts w:hint="eastAsia"/>
          <w:rtl/>
        </w:rPr>
        <w:t>וכבויות</w:t>
      </w:r>
      <w:r w:rsidRPr="008660C7">
        <w:rPr>
          <w:rtl/>
        </w:rPr>
        <w:t xml:space="preserve">, </w:t>
      </w:r>
      <w:r w:rsidR="003B2198">
        <w:rPr>
          <w:rFonts w:hint="eastAsia"/>
          <w:rtl/>
        </w:rPr>
        <w:t>שערו</w:t>
      </w:r>
      <w:r w:rsidRPr="008660C7">
        <w:rPr>
          <w:rtl/>
        </w:rPr>
        <w:t xml:space="preserve"> </w:t>
      </w:r>
      <w:r w:rsidRPr="008660C7">
        <w:rPr>
          <w:rFonts w:hint="eastAsia"/>
          <w:rtl/>
        </w:rPr>
        <w:t>פרוע</w:t>
      </w:r>
      <w:r w:rsidRPr="008660C7">
        <w:rPr>
          <w:rtl/>
        </w:rPr>
        <w:t xml:space="preserve"> </w:t>
      </w:r>
      <w:r w:rsidRPr="008660C7">
        <w:rPr>
          <w:rFonts w:hint="eastAsia"/>
          <w:rtl/>
        </w:rPr>
        <w:t>כאילו</w:t>
      </w:r>
      <w:r w:rsidRPr="008660C7">
        <w:rPr>
          <w:rtl/>
        </w:rPr>
        <w:t xml:space="preserve"> </w:t>
      </w:r>
      <w:r w:rsidRPr="008660C7">
        <w:rPr>
          <w:rFonts w:hint="eastAsia"/>
          <w:rtl/>
        </w:rPr>
        <w:t>דלקו</w:t>
      </w:r>
      <w:r w:rsidRPr="008660C7">
        <w:rPr>
          <w:rtl/>
        </w:rPr>
        <w:t xml:space="preserve"> </w:t>
      </w:r>
      <w:r w:rsidRPr="008660C7">
        <w:rPr>
          <w:rFonts w:hint="eastAsia"/>
          <w:rtl/>
        </w:rPr>
        <w:t>בעקבותיו</w:t>
      </w:r>
      <w:r w:rsidRPr="008660C7">
        <w:rPr>
          <w:rtl/>
        </w:rPr>
        <w:t xml:space="preserve"> </w:t>
      </w:r>
      <w:r w:rsidRPr="008660C7">
        <w:rPr>
          <w:rFonts w:hint="eastAsia"/>
          <w:rtl/>
        </w:rPr>
        <w:t>שדיו</w:t>
      </w:r>
      <w:r w:rsidRPr="008660C7">
        <w:rPr>
          <w:rtl/>
        </w:rPr>
        <w:t xml:space="preserve"> </w:t>
      </w:r>
      <w:r w:rsidRPr="008660C7">
        <w:rPr>
          <w:rFonts w:hint="eastAsia"/>
          <w:rtl/>
        </w:rPr>
        <w:t>של</w:t>
      </w:r>
      <w:r w:rsidRPr="008660C7">
        <w:rPr>
          <w:rtl/>
        </w:rPr>
        <w:t xml:space="preserve"> </w:t>
      </w:r>
      <w:r w:rsidRPr="008660C7">
        <w:rPr>
          <w:rFonts w:hint="eastAsia"/>
          <w:rtl/>
        </w:rPr>
        <w:t>אשמדאי</w:t>
      </w:r>
      <w:r w:rsidRPr="008660C7">
        <w:rPr>
          <w:rtl/>
        </w:rPr>
        <w:t xml:space="preserve">, </w:t>
      </w:r>
      <w:r w:rsidRPr="008660C7">
        <w:rPr>
          <w:rFonts w:hint="eastAsia"/>
          <w:rtl/>
        </w:rPr>
        <w:t>ועל</w:t>
      </w:r>
      <w:r w:rsidRPr="008660C7">
        <w:rPr>
          <w:rtl/>
        </w:rPr>
        <w:t xml:space="preserve"> </w:t>
      </w:r>
      <w:r w:rsidRPr="008660C7">
        <w:rPr>
          <w:rFonts w:hint="eastAsia"/>
          <w:rtl/>
        </w:rPr>
        <w:t>זרועו</w:t>
      </w:r>
      <w:r w:rsidRPr="008660C7">
        <w:rPr>
          <w:rtl/>
        </w:rPr>
        <w:t xml:space="preserve"> </w:t>
      </w:r>
      <w:r w:rsidRPr="008660C7">
        <w:rPr>
          <w:rFonts w:hint="eastAsia"/>
          <w:rtl/>
        </w:rPr>
        <w:t>תלויה</w:t>
      </w:r>
      <w:r w:rsidRPr="008660C7">
        <w:rPr>
          <w:rtl/>
        </w:rPr>
        <w:t xml:space="preserve"> </w:t>
      </w:r>
      <w:r w:rsidRPr="008660C7">
        <w:rPr>
          <w:rFonts w:hint="cs"/>
          <w:rtl/>
        </w:rPr>
        <w:t xml:space="preserve">ורד, </w:t>
      </w:r>
      <w:r w:rsidRPr="008660C7">
        <w:rPr>
          <w:rFonts w:cs="Times New Roman"/>
          <w:rtl/>
        </w:rPr>
        <w:t xml:space="preserve">תלמידה </w:t>
      </w:r>
      <w:r w:rsidRPr="008660C7">
        <w:rPr>
          <w:rFonts w:hint="cs"/>
          <w:rtl/>
        </w:rPr>
        <w:t xml:space="preserve">שמארק זיהה </w:t>
      </w:r>
      <w:r w:rsidRPr="008660C7">
        <w:rPr>
          <w:rFonts w:hint="eastAsia"/>
          <w:rtl/>
        </w:rPr>
        <w:t>מכית</w:t>
      </w:r>
      <w:r w:rsidRPr="008660C7">
        <w:rPr>
          <w:rFonts w:hint="cs"/>
          <w:rtl/>
        </w:rPr>
        <w:t>ת</w:t>
      </w:r>
      <w:r w:rsidRPr="008660C7">
        <w:rPr>
          <w:rFonts w:hint="eastAsia"/>
          <w:rtl/>
        </w:rPr>
        <w:t>ו</w:t>
      </w:r>
      <w:r w:rsidRPr="008660C7">
        <w:rPr>
          <w:rFonts w:hint="cs"/>
          <w:rtl/>
        </w:rPr>
        <w:t xml:space="preserve"> בתיכון</w:t>
      </w:r>
      <w:r w:rsidRPr="008660C7">
        <w:rPr>
          <w:rtl/>
        </w:rPr>
        <w:t xml:space="preserve">. </w:t>
      </w:r>
      <w:r w:rsidRPr="008660C7">
        <w:rPr>
          <w:rFonts w:hint="eastAsia"/>
          <w:rtl/>
        </w:rPr>
        <w:t>א</w:t>
      </w:r>
      <w:r w:rsidR="00516630">
        <w:rPr>
          <w:rFonts w:hint="cs"/>
          <w:rtl/>
        </w:rPr>
        <w:t>י</w:t>
      </w:r>
      <w:r w:rsidRPr="008660C7">
        <w:rPr>
          <w:rFonts w:hint="eastAsia"/>
          <w:rtl/>
        </w:rPr>
        <w:t>מה</w:t>
      </w:r>
      <w:r w:rsidRPr="008660C7">
        <w:rPr>
          <w:rtl/>
        </w:rPr>
        <w:t xml:space="preserve"> </w:t>
      </w:r>
      <w:r w:rsidR="001C5A04">
        <w:rPr>
          <w:rFonts w:hint="eastAsia"/>
          <w:rtl/>
        </w:rPr>
        <w:t>הייתה</w:t>
      </w:r>
      <w:r w:rsidRPr="008660C7">
        <w:rPr>
          <w:rtl/>
        </w:rPr>
        <w:t xml:space="preserve"> </w:t>
      </w:r>
      <w:r w:rsidRPr="008660C7">
        <w:rPr>
          <w:rFonts w:hint="eastAsia"/>
          <w:rtl/>
        </w:rPr>
        <w:t>פרקליטה</w:t>
      </w:r>
      <w:r w:rsidRPr="008660C7">
        <w:rPr>
          <w:rtl/>
        </w:rPr>
        <w:t xml:space="preserve"> </w:t>
      </w:r>
      <w:r w:rsidRPr="008660C7">
        <w:rPr>
          <w:rFonts w:hint="eastAsia"/>
          <w:rtl/>
        </w:rPr>
        <w:t>צבאית</w:t>
      </w:r>
      <w:r w:rsidRPr="008660C7">
        <w:rPr>
          <w:rtl/>
        </w:rPr>
        <w:t xml:space="preserve"> </w:t>
      </w:r>
      <w:r w:rsidRPr="008660C7">
        <w:rPr>
          <w:rFonts w:hint="eastAsia"/>
          <w:rtl/>
        </w:rPr>
        <w:t>שייצגה</w:t>
      </w:r>
      <w:r w:rsidRPr="008660C7">
        <w:rPr>
          <w:rtl/>
        </w:rPr>
        <w:t xml:space="preserve"> </w:t>
      </w:r>
      <w:r w:rsidRPr="008660C7">
        <w:rPr>
          <w:rFonts w:hint="eastAsia"/>
          <w:rtl/>
        </w:rPr>
        <w:t>רבים</w:t>
      </w:r>
      <w:r w:rsidRPr="008660C7">
        <w:rPr>
          <w:rtl/>
        </w:rPr>
        <w:t xml:space="preserve"> </w:t>
      </w:r>
      <w:r w:rsidRPr="008660C7">
        <w:rPr>
          <w:rFonts w:hint="eastAsia"/>
          <w:rtl/>
        </w:rPr>
        <w:t>מהאסירים</w:t>
      </w:r>
      <w:r w:rsidRPr="008660C7">
        <w:rPr>
          <w:rtl/>
        </w:rPr>
        <w:t xml:space="preserve"> </w:t>
      </w:r>
      <w:r w:rsidRPr="008660C7">
        <w:rPr>
          <w:rFonts w:hint="eastAsia"/>
          <w:rtl/>
        </w:rPr>
        <w:t>בכלא</w:t>
      </w:r>
      <w:r w:rsidRPr="008660C7">
        <w:rPr>
          <w:rtl/>
        </w:rPr>
        <w:t xml:space="preserve"> 4 </w:t>
      </w:r>
      <w:r w:rsidRPr="008660C7">
        <w:rPr>
          <w:rFonts w:hint="eastAsia"/>
          <w:rtl/>
        </w:rPr>
        <w:t>בצריפין</w:t>
      </w:r>
      <w:r w:rsidRPr="008660C7">
        <w:rPr>
          <w:rtl/>
        </w:rPr>
        <w:t xml:space="preserve">, </w:t>
      </w:r>
      <w:r w:rsidRPr="008660C7">
        <w:rPr>
          <w:rFonts w:hint="eastAsia"/>
          <w:rtl/>
        </w:rPr>
        <w:t>והרצתה</w:t>
      </w:r>
      <w:r w:rsidRPr="008660C7">
        <w:rPr>
          <w:rtl/>
        </w:rPr>
        <w:t xml:space="preserve"> לשכב</w:t>
      </w:r>
      <w:r w:rsidR="00516630">
        <w:rPr>
          <w:rFonts w:hint="cs"/>
          <w:rtl/>
        </w:rPr>
        <w:t>ת</w:t>
      </w:r>
      <w:r w:rsidRPr="008660C7">
        <w:rPr>
          <w:rtl/>
        </w:rPr>
        <w:t xml:space="preserve"> י"ב על שירות משמעותי.</w:t>
      </w:r>
    </w:p>
    <w:p w14:paraId="407444A0" w14:textId="77777777" w:rsidR="008660C7" w:rsidRPr="008660C7" w:rsidRDefault="008660C7" w:rsidP="008660C7">
      <w:pPr>
        <w:rPr>
          <w:rtl/>
        </w:rPr>
      </w:pPr>
      <w:r w:rsidRPr="008660C7">
        <w:rPr>
          <w:rtl/>
        </w:rPr>
        <w:t xml:space="preserve">"היי </w:t>
      </w:r>
      <w:r w:rsidRPr="008660C7">
        <w:rPr>
          <w:rFonts w:hint="eastAsia"/>
          <w:rtl/>
        </w:rPr>
        <w:t>מארק</w:t>
      </w:r>
      <w:r w:rsidRPr="008660C7">
        <w:rPr>
          <w:rtl/>
        </w:rPr>
        <w:t xml:space="preserve">," </w:t>
      </w:r>
      <w:r w:rsidRPr="008660C7">
        <w:rPr>
          <w:rFonts w:hint="eastAsia"/>
          <w:rtl/>
        </w:rPr>
        <w:t>היא</w:t>
      </w:r>
      <w:r w:rsidRPr="008660C7">
        <w:rPr>
          <w:rtl/>
        </w:rPr>
        <w:t xml:space="preserve"> </w:t>
      </w:r>
      <w:r w:rsidRPr="008660C7">
        <w:rPr>
          <w:rFonts w:hint="eastAsia"/>
          <w:rtl/>
        </w:rPr>
        <w:t>צ</w:t>
      </w:r>
      <w:r w:rsidRPr="008660C7">
        <w:rPr>
          <w:rFonts w:hint="cs"/>
          <w:rtl/>
        </w:rPr>
        <w:t>וו</w:t>
      </w:r>
      <w:r w:rsidRPr="008660C7">
        <w:rPr>
          <w:rFonts w:hint="eastAsia"/>
          <w:rtl/>
        </w:rPr>
        <w:t>חה</w:t>
      </w:r>
      <w:r w:rsidRPr="008660C7">
        <w:rPr>
          <w:rtl/>
        </w:rPr>
        <w:t xml:space="preserve">, "לא </w:t>
      </w:r>
      <w:r w:rsidRPr="008660C7">
        <w:rPr>
          <w:rFonts w:hint="eastAsia"/>
          <w:rtl/>
        </w:rPr>
        <w:t>ידעתי</w:t>
      </w:r>
      <w:r w:rsidRPr="008660C7">
        <w:rPr>
          <w:rtl/>
        </w:rPr>
        <w:t xml:space="preserve"> </w:t>
      </w:r>
      <w:r w:rsidRPr="008660C7">
        <w:rPr>
          <w:rFonts w:hint="eastAsia"/>
          <w:rtl/>
        </w:rPr>
        <w:t>שגם</w:t>
      </w:r>
      <w:r w:rsidRPr="008660C7">
        <w:rPr>
          <w:rtl/>
        </w:rPr>
        <w:t xml:space="preserve"> </w:t>
      </w:r>
      <w:r w:rsidRPr="008660C7">
        <w:rPr>
          <w:rFonts w:hint="eastAsia"/>
          <w:rtl/>
        </w:rPr>
        <w:t>אתה</w:t>
      </w:r>
      <w:r w:rsidRPr="008660C7">
        <w:rPr>
          <w:rtl/>
        </w:rPr>
        <w:t xml:space="preserve"> </w:t>
      </w:r>
      <w:r w:rsidRPr="008660C7">
        <w:rPr>
          <w:rFonts w:hint="eastAsia"/>
          <w:rtl/>
        </w:rPr>
        <w:t>גר</w:t>
      </w:r>
      <w:r w:rsidRPr="008660C7">
        <w:rPr>
          <w:rtl/>
        </w:rPr>
        <w:t xml:space="preserve"> </w:t>
      </w:r>
      <w:r w:rsidRPr="008660C7">
        <w:rPr>
          <w:rFonts w:hint="eastAsia"/>
          <w:rtl/>
        </w:rPr>
        <w:t>פה</w:t>
      </w:r>
      <w:r w:rsidRPr="008660C7">
        <w:rPr>
          <w:rtl/>
        </w:rPr>
        <w:t>!"</w:t>
      </w:r>
    </w:p>
    <w:p w14:paraId="47799394" w14:textId="77777777" w:rsidR="008660C7" w:rsidRPr="008660C7" w:rsidRDefault="008660C7" w:rsidP="008660C7">
      <w:pPr>
        <w:rPr>
          <w:rtl/>
        </w:rPr>
      </w:pPr>
      <w:r w:rsidRPr="008660C7">
        <w:rPr>
          <w:rtl/>
        </w:rPr>
        <w:t>"ו</w:t>
      </w:r>
      <w:r w:rsidRPr="008660C7">
        <w:rPr>
          <w:rFonts w:hint="eastAsia"/>
          <w:rtl/>
        </w:rPr>
        <w:t>איפה</w:t>
      </w:r>
      <w:r w:rsidRPr="008660C7">
        <w:rPr>
          <w:rtl/>
        </w:rPr>
        <w:t xml:space="preserve"> </w:t>
      </w:r>
      <w:r w:rsidRPr="008660C7">
        <w:rPr>
          <w:rFonts w:hint="eastAsia"/>
          <w:rtl/>
        </w:rPr>
        <w:t>אגור</w:t>
      </w:r>
      <w:r w:rsidRPr="008660C7">
        <w:rPr>
          <w:rtl/>
        </w:rPr>
        <w:t xml:space="preserve">? </w:t>
      </w:r>
      <w:r w:rsidRPr="008660C7">
        <w:rPr>
          <w:rFonts w:hint="eastAsia"/>
          <w:rtl/>
        </w:rPr>
        <w:t>אלכס</w:t>
      </w:r>
      <w:r w:rsidRPr="008660C7">
        <w:rPr>
          <w:rtl/>
        </w:rPr>
        <w:t xml:space="preserve"> </w:t>
      </w:r>
      <w:r w:rsidRPr="008660C7">
        <w:rPr>
          <w:rFonts w:hint="eastAsia"/>
          <w:rtl/>
        </w:rPr>
        <w:t>הוא</w:t>
      </w:r>
      <w:r w:rsidRPr="008660C7">
        <w:rPr>
          <w:rtl/>
        </w:rPr>
        <w:t xml:space="preserve"> </w:t>
      </w:r>
      <w:r w:rsidRPr="008660C7">
        <w:rPr>
          <w:rFonts w:hint="eastAsia"/>
          <w:rtl/>
        </w:rPr>
        <w:t>אחי</w:t>
      </w:r>
      <w:r w:rsidRPr="008660C7">
        <w:rPr>
          <w:rtl/>
        </w:rPr>
        <w:t>."</w:t>
      </w:r>
    </w:p>
    <w:p w14:paraId="1E1F6C5C" w14:textId="3A880559" w:rsidR="008660C7" w:rsidRPr="008660C7" w:rsidRDefault="008660C7" w:rsidP="008660C7">
      <w:pPr>
        <w:rPr>
          <w:rtl/>
        </w:rPr>
      </w:pPr>
      <w:r w:rsidRPr="008660C7">
        <w:rPr>
          <w:rFonts w:hint="cs"/>
          <w:rtl/>
        </w:rPr>
        <w:t xml:space="preserve">"לאן נעלמת לנו מארק, לאן נעלמת </w:t>
      </w:r>
      <w:r w:rsidRPr="008660C7">
        <w:rPr>
          <w:rtl/>
        </w:rPr>
        <w:t>–</w:t>
      </w:r>
      <w:r w:rsidRPr="008660C7">
        <w:rPr>
          <w:rFonts w:hint="cs"/>
          <w:rtl/>
        </w:rPr>
        <w:t xml:space="preserve"> " אבל לפני שמארק הספיק לענות שבעצם לא נעלם כלל אלא למעשה ה</w:t>
      </w:r>
      <w:r w:rsidR="00516630">
        <w:rPr>
          <w:rFonts w:hint="cs"/>
          <w:rtl/>
        </w:rPr>
        <w:t xml:space="preserve">וא </w:t>
      </w:r>
      <w:r w:rsidRPr="008660C7">
        <w:rPr>
          <w:rFonts w:hint="cs"/>
          <w:rtl/>
        </w:rPr>
        <w:t xml:space="preserve">שוקד על </w:t>
      </w:r>
      <w:r w:rsidRPr="008660C7">
        <w:rPr>
          <w:rFonts w:cs="Times New Roman" w:hint="cs"/>
          <w:rtl/>
        </w:rPr>
        <w:t xml:space="preserve">הבנת </w:t>
      </w:r>
      <w:r w:rsidRPr="008660C7">
        <w:rPr>
          <w:rFonts w:cs="Times New Roman"/>
          <w:rtl/>
        </w:rPr>
        <w:t>הלֶמה [ניקוד?] של צוֹרְן וכיצד היא</w:t>
      </w:r>
      <w:r w:rsidRPr="008660C7">
        <w:rPr>
          <w:rFonts w:cs="Times New Roman" w:hint="cs"/>
          <w:rtl/>
        </w:rPr>
        <w:t xml:space="preserve"> אקוויוולנטית</w:t>
      </w:r>
      <w:r w:rsidRPr="008660C7">
        <w:rPr>
          <w:rFonts w:cs="Times New Roman"/>
          <w:rtl/>
        </w:rPr>
        <w:t xml:space="preserve"> </w:t>
      </w:r>
      <w:r w:rsidRPr="008660C7">
        <w:rPr>
          <w:rFonts w:cs="Times New Roman" w:hint="cs"/>
          <w:rtl/>
        </w:rPr>
        <w:t>ל</w:t>
      </w:r>
      <w:r w:rsidRPr="008660C7">
        <w:rPr>
          <w:rFonts w:cs="Times New Roman"/>
          <w:rtl/>
        </w:rPr>
        <w:t>משפט הסדר הטוב</w:t>
      </w:r>
      <w:r w:rsidRPr="008660C7">
        <w:rPr>
          <w:rFonts w:hint="cs"/>
          <w:rtl/>
        </w:rPr>
        <w:t xml:space="preserve">, גרר </w:t>
      </w:r>
      <w:r w:rsidRPr="008660C7">
        <w:rPr>
          <w:rFonts w:hint="eastAsia"/>
          <w:rtl/>
        </w:rPr>
        <w:t>אותה</w:t>
      </w:r>
      <w:r w:rsidRPr="008660C7">
        <w:rPr>
          <w:rtl/>
        </w:rPr>
        <w:t xml:space="preserve"> </w:t>
      </w:r>
      <w:r w:rsidRPr="008660C7">
        <w:rPr>
          <w:rFonts w:hint="eastAsia"/>
          <w:rtl/>
        </w:rPr>
        <w:t>אלכס</w:t>
      </w:r>
      <w:r w:rsidRPr="008660C7">
        <w:rPr>
          <w:rtl/>
        </w:rPr>
        <w:t xml:space="preserve"> </w:t>
      </w:r>
      <w:r w:rsidRPr="008660C7">
        <w:rPr>
          <w:rFonts w:hint="eastAsia"/>
          <w:rtl/>
        </w:rPr>
        <w:t>לחדרו</w:t>
      </w:r>
      <w:r w:rsidRPr="008660C7">
        <w:rPr>
          <w:rtl/>
        </w:rPr>
        <w:t xml:space="preserve">, </w:t>
      </w:r>
      <w:r w:rsidRPr="008660C7">
        <w:rPr>
          <w:rFonts w:hint="eastAsia"/>
          <w:rtl/>
        </w:rPr>
        <w:t>וסגר</w:t>
      </w:r>
      <w:r w:rsidRPr="008660C7">
        <w:rPr>
          <w:rFonts w:hint="cs"/>
          <w:rtl/>
        </w:rPr>
        <w:t xml:space="preserve"> </w:t>
      </w:r>
      <w:r w:rsidRPr="008660C7">
        <w:rPr>
          <w:rFonts w:hint="eastAsia"/>
          <w:rtl/>
        </w:rPr>
        <w:t>אחרי</w:t>
      </w:r>
      <w:r w:rsidRPr="008660C7">
        <w:rPr>
          <w:rFonts w:hint="cs"/>
          <w:rtl/>
        </w:rPr>
        <w:t>הם</w:t>
      </w:r>
      <w:r w:rsidRPr="008660C7">
        <w:rPr>
          <w:rtl/>
        </w:rPr>
        <w:t xml:space="preserve"> </w:t>
      </w:r>
      <w:r w:rsidRPr="008660C7">
        <w:rPr>
          <w:rFonts w:hint="eastAsia"/>
          <w:rtl/>
        </w:rPr>
        <w:t>את</w:t>
      </w:r>
      <w:r w:rsidRPr="008660C7">
        <w:rPr>
          <w:rtl/>
        </w:rPr>
        <w:t xml:space="preserve"> </w:t>
      </w:r>
      <w:r w:rsidRPr="008660C7">
        <w:rPr>
          <w:rFonts w:hint="eastAsia"/>
          <w:rtl/>
        </w:rPr>
        <w:t>הדלת</w:t>
      </w:r>
      <w:r w:rsidRPr="008660C7">
        <w:rPr>
          <w:rtl/>
        </w:rPr>
        <w:t>.</w:t>
      </w:r>
    </w:p>
    <w:p w14:paraId="368CC5DC" w14:textId="0F41F9B8" w:rsidR="008660C7" w:rsidRPr="008660C7" w:rsidRDefault="008660C7" w:rsidP="008660C7">
      <w:pPr>
        <w:rPr>
          <w:rtl/>
        </w:rPr>
      </w:pPr>
      <w:r w:rsidRPr="008660C7">
        <w:rPr>
          <w:rFonts w:hint="eastAsia"/>
          <w:rtl/>
        </w:rPr>
        <w:t>הם</w:t>
      </w:r>
      <w:r w:rsidRPr="008660C7">
        <w:rPr>
          <w:rtl/>
        </w:rPr>
        <w:t xml:space="preserve"> </w:t>
      </w:r>
      <w:r w:rsidRPr="008660C7">
        <w:rPr>
          <w:rFonts w:hint="eastAsia"/>
          <w:rtl/>
        </w:rPr>
        <w:t>הגיחו</w:t>
      </w:r>
      <w:r w:rsidRPr="008660C7">
        <w:rPr>
          <w:rtl/>
        </w:rPr>
        <w:t xml:space="preserve"> מחדרו רק </w:t>
      </w:r>
      <w:r w:rsidRPr="008660C7">
        <w:rPr>
          <w:rFonts w:hint="eastAsia"/>
          <w:rtl/>
        </w:rPr>
        <w:t>בצהריים</w:t>
      </w:r>
      <w:r w:rsidRPr="008660C7">
        <w:rPr>
          <w:rtl/>
        </w:rPr>
        <w:t xml:space="preserve">, </w:t>
      </w:r>
      <w:r w:rsidRPr="008660C7">
        <w:rPr>
          <w:rFonts w:hint="eastAsia"/>
          <w:rtl/>
        </w:rPr>
        <w:t>מעט</w:t>
      </w:r>
      <w:r w:rsidRPr="008660C7">
        <w:rPr>
          <w:rtl/>
        </w:rPr>
        <w:t xml:space="preserve"> </w:t>
      </w:r>
      <w:r w:rsidRPr="008660C7">
        <w:rPr>
          <w:rFonts w:hint="eastAsia"/>
          <w:rtl/>
        </w:rPr>
        <w:t>לאחר</w:t>
      </w:r>
      <w:r w:rsidRPr="008660C7">
        <w:rPr>
          <w:rtl/>
        </w:rPr>
        <w:t xml:space="preserve"> </w:t>
      </w:r>
      <w:r w:rsidRPr="008660C7">
        <w:rPr>
          <w:rFonts w:hint="eastAsia"/>
          <w:rtl/>
        </w:rPr>
        <w:t>שנשמעו</w:t>
      </w:r>
      <w:r w:rsidRPr="008660C7">
        <w:rPr>
          <w:rtl/>
        </w:rPr>
        <w:t xml:space="preserve"> </w:t>
      </w:r>
      <w:r w:rsidRPr="008660C7">
        <w:rPr>
          <w:rFonts w:hint="eastAsia"/>
          <w:rtl/>
        </w:rPr>
        <w:t>רעשים</w:t>
      </w:r>
      <w:r w:rsidRPr="008660C7">
        <w:rPr>
          <w:rtl/>
        </w:rPr>
        <w:t xml:space="preserve"> </w:t>
      </w:r>
      <w:r w:rsidRPr="008660C7">
        <w:rPr>
          <w:rFonts w:hint="eastAsia"/>
          <w:rtl/>
        </w:rPr>
        <w:t>מהדירה</w:t>
      </w:r>
      <w:r w:rsidRPr="008660C7">
        <w:rPr>
          <w:rtl/>
        </w:rPr>
        <w:t xml:space="preserve"> </w:t>
      </w:r>
      <w:r w:rsidRPr="008660C7">
        <w:rPr>
          <w:rFonts w:hint="eastAsia"/>
          <w:rtl/>
        </w:rPr>
        <w:t>למעלה</w:t>
      </w:r>
      <w:r w:rsidRPr="008660C7">
        <w:rPr>
          <w:rtl/>
        </w:rPr>
        <w:t xml:space="preserve">. </w:t>
      </w:r>
      <w:r w:rsidRPr="008660C7">
        <w:rPr>
          <w:rFonts w:hint="eastAsia"/>
          <w:rtl/>
        </w:rPr>
        <w:t>השכן</w:t>
      </w:r>
      <w:r w:rsidRPr="008660C7">
        <w:rPr>
          <w:rtl/>
        </w:rPr>
        <w:t xml:space="preserve"> </w:t>
      </w:r>
      <w:r w:rsidRPr="008660C7">
        <w:rPr>
          <w:rFonts w:hint="eastAsia"/>
          <w:rtl/>
        </w:rPr>
        <w:t>ללא</w:t>
      </w:r>
      <w:r w:rsidRPr="008660C7">
        <w:rPr>
          <w:rtl/>
        </w:rPr>
        <w:t xml:space="preserve"> </w:t>
      </w:r>
      <w:r w:rsidRPr="008660C7">
        <w:rPr>
          <w:rFonts w:hint="eastAsia"/>
          <w:rtl/>
        </w:rPr>
        <w:t>ספק</w:t>
      </w:r>
      <w:r w:rsidRPr="008660C7">
        <w:rPr>
          <w:rtl/>
        </w:rPr>
        <w:t xml:space="preserve"> </w:t>
      </w:r>
      <w:r w:rsidRPr="008660C7">
        <w:rPr>
          <w:rFonts w:hint="eastAsia"/>
          <w:rtl/>
        </w:rPr>
        <w:t>הצליף</w:t>
      </w:r>
      <w:r w:rsidRPr="008660C7">
        <w:rPr>
          <w:rtl/>
        </w:rPr>
        <w:t xml:space="preserve"> </w:t>
      </w:r>
      <w:r w:rsidRPr="008660C7">
        <w:rPr>
          <w:rFonts w:hint="eastAsia"/>
          <w:rtl/>
        </w:rPr>
        <w:t>במישהו</w:t>
      </w:r>
      <w:r w:rsidRPr="008660C7">
        <w:rPr>
          <w:rtl/>
        </w:rPr>
        <w:t xml:space="preserve">, </w:t>
      </w:r>
      <w:r w:rsidRPr="008660C7">
        <w:rPr>
          <w:rFonts w:hint="eastAsia"/>
          <w:rtl/>
        </w:rPr>
        <w:t>בכלב</w:t>
      </w:r>
      <w:r w:rsidR="00D53205">
        <w:rPr>
          <w:rFonts w:hint="cs"/>
          <w:rtl/>
        </w:rPr>
        <w:t>ו</w:t>
      </w:r>
      <w:r w:rsidRPr="008660C7">
        <w:rPr>
          <w:rtl/>
        </w:rPr>
        <w:t xml:space="preserve"> </w:t>
      </w:r>
      <w:r w:rsidRPr="008660C7">
        <w:rPr>
          <w:rFonts w:hint="eastAsia"/>
          <w:rtl/>
        </w:rPr>
        <w:t>ואולי</w:t>
      </w:r>
      <w:r w:rsidRPr="008660C7">
        <w:rPr>
          <w:rtl/>
        </w:rPr>
        <w:t xml:space="preserve"> </w:t>
      </w:r>
      <w:r w:rsidRPr="008660C7">
        <w:rPr>
          <w:rFonts w:hint="eastAsia"/>
          <w:rtl/>
        </w:rPr>
        <w:t>באשתו</w:t>
      </w:r>
      <w:r w:rsidRPr="008660C7">
        <w:rPr>
          <w:rtl/>
        </w:rPr>
        <w:t xml:space="preserve">. </w:t>
      </w:r>
    </w:p>
    <w:p w14:paraId="518F6ADA" w14:textId="6CE6AEAF" w:rsidR="008660C7" w:rsidRPr="008660C7" w:rsidRDefault="008660C7" w:rsidP="008660C7">
      <w:pPr>
        <w:rPr>
          <w:rtl/>
        </w:rPr>
      </w:pPr>
      <w:r w:rsidRPr="008660C7">
        <w:rPr>
          <w:rFonts w:hint="cs"/>
          <w:rtl/>
        </w:rPr>
        <w:t>"אני לא מאמינה שאתה מתכוון לזה!" ורד הר</w:t>
      </w:r>
      <w:r w:rsidR="00516630">
        <w:rPr>
          <w:rFonts w:hint="cs"/>
          <w:rtl/>
        </w:rPr>
        <w:t>טיט</w:t>
      </w:r>
      <w:r w:rsidRPr="008660C7">
        <w:rPr>
          <w:rFonts w:hint="cs"/>
          <w:rtl/>
        </w:rPr>
        <w:t>ה בעלבון עמוק.</w:t>
      </w:r>
    </w:p>
    <w:p w14:paraId="0603168C" w14:textId="5A8DB1CF" w:rsidR="008660C7" w:rsidRPr="008660C7" w:rsidRDefault="008660C7" w:rsidP="008660C7">
      <w:pPr>
        <w:rPr>
          <w:rtl/>
        </w:rPr>
      </w:pPr>
      <w:r w:rsidRPr="008660C7">
        <w:rPr>
          <w:rtl/>
        </w:rPr>
        <w:t xml:space="preserve">"חכי </w:t>
      </w:r>
      <w:r w:rsidRPr="008660C7">
        <w:rPr>
          <w:rFonts w:hint="eastAsia"/>
          <w:rtl/>
        </w:rPr>
        <w:t>רגע</w:t>
      </w:r>
      <w:r w:rsidRPr="008660C7">
        <w:rPr>
          <w:rtl/>
        </w:rPr>
        <w:t xml:space="preserve">," </w:t>
      </w:r>
      <w:r w:rsidRPr="008660C7">
        <w:rPr>
          <w:rFonts w:hint="eastAsia"/>
          <w:rtl/>
        </w:rPr>
        <w:t>אלכס</w:t>
      </w:r>
      <w:r w:rsidRPr="008660C7">
        <w:rPr>
          <w:rtl/>
        </w:rPr>
        <w:t xml:space="preserve"> </w:t>
      </w:r>
      <w:r w:rsidRPr="008660C7">
        <w:rPr>
          <w:rFonts w:hint="eastAsia"/>
          <w:rtl/>
        </w:rPr>
        <w:t>אמר</w:t>
      </w:r>
      <w:r w:rsidRPr="008660C7">
        <w:rPr>
          <w:rtl/>
        </w:rPr>
        <w:t xml:space="preserve"> </w:t>
      </w:r>
      <w:r w:rsidRPr="008660C7">
        <w:rPr>
          <w:rFonts w:hint="eastAsia"/>
          <w:rtl/>
        </w:rPr>
        <w:t>ב</w:t>
      </w:r>
      <w:r w:rsidRPr="008660C7">
        <w:rPr>
          <w:rFonts w:cs="Times New Roman"/>
          <w:rtl/>
        </w:rPr>
        <w:t>קרירות</w:t>
      </w:r>
      <w:r w:rsidRPr="008660C7">
        <w:rPr>
          <w:rtl/>
        </w:rPr>
        <w:t xml:space="preserve">, "אני </w:t>
      </w:r>
      <w:r w:rsidRPr="008660C7">
        <w:rPr>
          <w:rFonts w:hint="eastAsia"/>
          <w:rtl/>
        </w:rPr>
        <w:t>אכין</w:t>
      </w:r>
      <w:r w:rsidRPr="008660C7">
        <w:rPr>
          <w:rtl/>
        </w:rPr>
        <w:t xml:space="preserve"> </w:t>
      </w:r>
      <w:r w:rsidRPr="008660C7">
        <w:rPr>
          <w:rFonts w:hint="eastAsia"/>
          <w:rtl/>
        </w:rPr>
        <w:t>לך</w:t>
      </w:r>
      <w:r w:rsidRPr="008660C7">
        <w:rPr>
          <w:rtl/>
        </w:rPr>
        <w:t xml:space="preserve"> </w:t>
      </w:r>
      <w:r w:rsidRPr="008660C7">
        <w:rPr>
          <w:rFonts w:hint="eastAsia"/>
          <w:rtl/>
        </w:rPr>
        <w:t>טוסט</w:t>
      </w:r>
      <w:r w:rsidRPr="008660C7">
        <w:rPr>
          <w:rtl/>
        </w:rPr>
        <w:t>."</w:t>
      </w:r>
    </w:p>
    <w:p w14:paraId="3F84BB2C" w14:textId="77777777" w:rsidR="008660C7" w:rsidRPr="008660C7" w:rsidRDefault="008660C7" w:rsidP="008660C7">
      <w:pPr>
        <w:rPr>
          <w:rtl/>
        </w:rPr>
      </w:pPr>
      <w:bookmarkStart w:id="311" w:name="_Hlk531766478"/>
      <w:bookmarkEnd w:id="310"/>
      <w:r w:rsidRPr="008660C7">
        <w:rPr>
          <w:rFonts w:cs="Times New Roman"/>
          <w:rtl/>
        </w:rPr>
        <w:t>העברית שלו</w:t>
      </w:r>
      <w:r w:rsidRPr="008660C7">
        <w:rPr>
          <w:rFonts w:cs="Times New Roman" w:hint="cs"/>
          <w:rtl/>
        </w:rPr>
        <w:t xml:space="preserve"> ממש השתפרה</w:t>
      </w:r>
      <w:r w:rsidRPr="008660C7">
        <w:rPr>
          <w:rFonts w:cs="Times New Roman"/>
          <w:rtl/>
        </w:rPr>
        <w:t xml:space="preserve">, </w:t>
      </w:r>
      <w:r w:rsidRPr="008660C7">
        <w:rPr>
          <w:rFonts w:cs="Times New Roman" w:hint="eastAsia"/>
          <w:rtl/>
        </w:rPr>
        <w:t>מארק</w:t>
      </w:r>
      <w:r w:rsidRPr="008660C7">
        <w:rPr>
          <w:rFonts w:cs="Times New Roman"/>
          <w:rtl/>
        </w:rPr>
        <w:t xml:space="preserve"> </w:t>
      </w:r>
      <w:r w:rsidRPr="008660C7">
        <w:rPr>
          <w:rFonts w:cs="Times New Roman" w:hint="cs"/>
          <w:rtl/>
        </w:rPr>
        <w:t>התפעל בינו לבינו</w:t>
      </w:r>
      <w:r w:rsidRPr="008660C7">
        <w:rPr>
          <w:rFonts w:cs="Times New Roman"/>
          <w:rtl/>
        </w:rPr>
        <w:t>, המבטא של</w:t>
      </w:r>
      <w:r w:rsidRPr="008660C7">
        <w:rPr>
          <w:rFonts w:cs="Times New Roman" w:hint="cs"/>
          <w:rtl/>
        </w:rPr>
        <w:t xml:space="preserve"> אלכס</w:t>
      </w:r>
      <w:r w:rsidRPr="008660C7">
        <w:rPr>
          <w:rFonts w:cs="Times New Roman"/>
          <w:rtl/>
        </w:rPr>
        <w:t xml:space="preserve"> היה נקי למדי.</w:t>
      </w:r>
    </w:p>
    <w:p w14:paraId="620D574E" w14:textId="77777777" w:rsidR="008660C7" w:rsidRPr="008660C7" w:rsidRDefault="008660C7" w:rsidP="008660C7">
      <w:pPr>
        <w:rPr>
          <w:rtl/>
        </w:rPr>
      </w:pPr>
      <w:r w:rsidRPr="008660C7">
        <w:rPr>
          <w:rFonts w:hint="eastAsia"/>
          <w:rtl/>
        </w:rPr>
        <w:t>ורד</w:t>
      </w:r>
      <w:r w:rsidRPr="008660C7">
        <w:rPr>
          <w:rtl/>
        </w:rPr>
        <w:t xml:space="preserve"> </w:t>
      </w:r>
      <w:r w:rsidRPr="008660C7">
        <w:rPr>
          <w:rFonts w:hint="cs"/>
          <w:rtl/>
        </w:rPr>
        <w:t>התפעלה פחות</w:t>
      </w:r>
      <w:r w:rsidRPr="008660C7">
        <w:rPr>
          <w:rtl/>
        </w:rPr>
        <w:t xml:space="preserve">. "אני </w:t>
      </w:r>
      <w:r w:rsidRPr="008660C7">
        <w:rPr>
          <w:rFonts w:hint="eastAsia"/>
          <w:rtl/>
        </w:rPr>
        <w:t>באמת</w:t>
      </w:r>
      <w:r w:rsidRPr="008660C7">
        <w:rPr>
          <w:rtl/>
        </w:rPr>
        <w:t xml:space="preserve"> </w:t>
      </w:r>
      <w:r w:rsidRPr="008660C7">
        <w:rPr>
          <w:rFonts w:hint="eastAsia"/>
          <w:rtl/>
        </w:rPr>
        <w:t>ילדה</w:t>
      </w:r>
      <w:r w:rsidRPr="008660C7">
        <w:rPr>
          <w:rtl/>
        </w:rPr>
        <w:t xml:space="preserve"> </w:t>
      </w:r>
      <w:r w:rsidRPr="008660C7">
        <w:rPr>
          <w:rFonts w:hint="eastAsia"/>
          <w:rtl/>
        </w:rPr>
        <w:t>טובה</w:t>
      </w:r>
      <w:r w:rsidRPr="008660C7">
        <w:rPr>
          <w:rtl/>
        </w:rPr>
        <w:t xml:space="preserve">," היא </w:t>
      </w:r>
      <w:r w:rsidRPr="008660C7">
        <w:rPr>
          <w:rFonts w:hint="eastAsia"/>
          <w:rtl/>
        </w:rPr>
        <w:t>ניסתה</w:t>
      </w:r>
      <w:r w:rsidRPr="008660C7">
        <w:rPr>
          <w:rtl/>
        </w:rPr>
        <w:t xml:space="preserve"> </w:t>
      </w:r>
      <w:r w:rsidRPr="008660C7">
        <w:rPr>
          <w:rFonts w:hint="eastAsia"/>
          <w:rtl/>
        </w:rPr>
        <w:t>לשכנע</w:t>
      </w:r>
      <w:r w:rsidRPr="008660C7">
        <w:rPr>
          <w:rtl/>
        </w:rPr>
        <w:t xml:space="preserve">, </w:t>
      </w:r>
      <w:r w:rsidRPr="008660C7">
        <w:rPr>
          <w:rFonts w:hint="eastAsia"/>
          <w:rtl/>
        </w:rPr>
        <w:t>לא</w:t>
      </w:r>
      <w:r w:rsidRPr="008660C7">
        <w:rPr>
          <w:rtl/>
        </w:rPr>
        <w:t xml:space="preserve"> </w:t>
      </w:r>
      <w:r w:rsidRPr="008660C7">
        <w:rPr>
          <w:rFonts w:hint="eastAsia"/>
          <w:rtl/>
        </w:rPr>
        <w:t>ברור</w:t>
      </w:r>
      <w:r w:rsidRPr="008660C7">
        <w:rPr>
          <w:rtl/>
        </w:rPr>
        <w:t xml:space="preserve"> </w:t>
      </w:r>
      <w:r w:rsidRPr="008660C7">
        <w:rPr>
          <w:rFonts w:hint="eastAsia"/>
          <w:rtl/>
        </w:rPr>
        <w:t>את</w:t>
      </w:r>
      <w:r w:rsidRPr="008660C7">
        <w:rPr>
          <w:rtl/>
        </w:rPr>
        <w:t xml:space="preserve"> </w:t>
      </w:r>
      <w:r w:rsidRPr="008660C7">
        <w:rPr>
          <w:rFonts w:hint="eastAsia"/>
          <w:rtl/>
        </w:rPr>
        <w:t>מי</w:t>
      </w:r>
      <w:r w:rsidRPr="008660C7">
        <w:rPr>
          <w:rtl/>
        </w:rPr>
        <w:t>, "</w:t>
      </w:r>
      <w:r w:rsidRPr="008660C7">
        <w:rPr>
          <w:rFonts w:hint="eastAsia"/>
          <w:rtl/>
        </w:rPr>
        <w:t>אתה</w:t>
      </w:r>
      <w:r w:rsidRPr="008660C7">
        <w:rPr>
          <w:rtl/>
        </w:rPr>
        <w:t xml:space="preserve"> </w:t>
      </w:r>
      <w:r w:rsidRPr="008660C7">
        <w:rPr>
          <w:rFonts w:hint="eastAsia"/>
          <w:rtl/>
        </w:rPr>
        <w:t>יודע</w:t>
      </w:r>
      <w:r w:rsidRPr="008660C7">
        <w:rPr>
          <w:rtl/>
        </w:rPr>
        <w:t>?"</w:t>
      </w:r>
    </w:p>
    <w:p w14:paraId="34DB40C0" w14:textId="77777777" w:rsidR="008660C7" w:rsidRPr="008660C7" w:rsidRDefault="008660C7" w:rsidP="008660C7">
      <w:pPr>
        <w:rPr>
          <w:rtl/>
        </w:rPr>
      </w:pPr>
      <w:r w:rsidRPr="008660C7">
        <w:rPr>
          <w:rtl/>
        </w:rPr>
        <w:t xml:space="preserve">"כן? </w:t>
      </w:r>
      <w:r w:rsidRPr="008660C7">
        <w:rPr>
          <w:rFonts w:hint="eastAsia"/>
          <w:rtl/>
        </w:rPr>
        <w:t>אז</w:t>
      </w:r>
      <w:r w:rsidRPr="008660C7">
        <w:rPr>
          <w:rtl/>
        </w:rPr>
        <w:t xml:space="preserve"> </w:t>
      </w:r>
      <w:r w:rsidRPr="008660C7">
        <w:rPr>
          <w:rFonts w:hint="eastAsia"/>
          <w:rtl/>
        </w:rPr>
        <w:t>מה</w:t>
      </w:r>
      <w:r w:rsidRPr="008660C7">
        <w:rPr>
          <w:rtl/>
        </w:rPr>
        <w:t xml:space="preserve"> </w:t>
      </w:r>
      <w:r w:rsidRPr="008660C7">
        <w:rPr>
          <w:rFonts w:hint="eastAsia"/>
          <w:rtl/>
        </w:rPr>
        <w:t>עושה</w:t>
      </w:r>
      <w:r w:rsidRPr="008660C7">
        <w:rPr>
          <w:rtl/>
        </w:rPr>
        <w:t xml:space="preserve"> </w:t>
      </w:r>
      <w:r w:rsidRPr="008660C7">
        <w:rPr>
          <w:rFonts w:hint="eastAsia"/>
          <w:rtl/>
        </w:rPr>
        <w:t>עם</w:t>
      </w:r>
      <w:r w:rsidRPr="008660C7">
        <w:rPr>
          <w:rtl/>
        </w:rPr>
        <w:t xml:space="preserve"> </w:t>
      </w:r>
      <w:r w:rsidRPr="008660C7">
        <w:rPr>
          <w:rFonts w:hint="eastAsia"/>
          <w:rtl/>
        </w:rPr>
        <w:t>אחד</w:t>
      </w:r>
      <w:r w:rsidRPr="008660C7">
        <w:rPr>
          <w:rtl/>
        </w:rPr>
        <w:t xml:space="preserve"> </w:t>
      </w:r>
      <w:r w:rsidRPr="008660C7">
        <w:rPr>
          <w:rFonts w:hint="eastAsia"/>
          <w:rtl/>
        </w:rPr>
        <w:t>כמוני</w:t>
      </w:r>
      <w:r w:rsidRPr="008660C7">
        <w:rPr>
          <w:rtl/>
        </w:rPr>
        <w:t>?"</w:t>
      </w:r>
    </w:p>
    <w:p w14:paraId="5A4FD16D" w14:textId="201166F2" w:rsidR="008660C7" w:rsidRPr="008660C7" w:rsidRDefault="008660C7" w:rsidP="008660C7">
      <w:pPr>
        <w:rPr>
          <w:rtl/>
        </w:rPr>
      </w:pPr>
      <w:r w:rsidRPr="008660C7">
        <w:rPr>
          <w:rFonts w:hint="cs"/>
          <w:rtl/>
        </w:rPr>
        <w:t xml:space="preserve">לרגע חשבה שהוא </w:t>
      </w:r>
      <w:r w:rsidR="00993C90">
        <w:rPr>
          <w:rFonts w:hint="cs"/>
          <w:rtl/>
        </w:rPr>
        <w:t>מנסה לסחוט</w:t>
      </w:r>
      <w:r w:rsidRPr="008660C7">
        <w:rPr>
          <w:rFonts w:hint="cs"/>
          <w:rtl/>
        </w:rPr>
        <w:t xml:space="preserve"> ממנה מחמאה. היא</w:t>
      </w:r>
      <w:r w:rsidRPr="008660C7">
        <w:rPr>
          <w:rtl/>
        </w:rPr>
        <w:t xml:space="preserve"> </w:t>
      </w:r>
      <w:r w:rsidRPr="008660C7">
        <w:rPr>
          <w:rFonts w:hint="cs"/>
          <w:rtl/>
        </w:rPr>
        <w:t xml:space="preserve">תקעה עיניים במארק </w:t>
      </w:r>
      <w:r w:rsidR="00791A90" w:rsidRPr="00791A90">
        <w:rPr>
          <w:rFonts w:cs="Times New Roman"/>
          <w:rtl/>
        </w:rPr>
        <w:t>במעין תחינה אילמת</w:t>
      </w:r>
      <w:r w:rsidRPr="008660C7">
        <w:rPr>
          <w:rFonts w:hint="cs"/>
          <w:rtl/>
        </w:rPr>
        <w:t xml:space="preserve">, אבל ממבטו האדיש הבינה לראשונה את אזהרותיה של אימה, זה לא מה שאמור לקרות לה, בכלל לא... </w:t>
      </w:r>
      <w:r w:rsidR="00EA433B" w:rsidRPr="00EA433B">
        <w:rPr>
          <w:rFonts w:cs="Times New Roman"/>
          <w:rtl/>
        </w:rPr>
        <w:t>תכירי בערך עצמך,</w:t>
      </w:r>
      <w:r w:rsidR="00962138" w:rsidRPr="00962138">
        <w:rPr>
          <w:rFonts w:cs="Times New Roman"/>
          <w:rtl/>
        </w:rPr>
        <w:t xml:space="preserve"> הוא המסכן, הוא לא יודע מה הוא מפסיד</w:t>
      </w:r>
      <w:r w:rsidR="00D53205">
        <w:rPr>
          <w:rFonts w:cs="Times New Roman" w:hint="cs"/>
          <w:rtl/>
        </w:rPr>
        <w:t>,</w:t>
      </w:r>
      <w:r w:rsidR="00962138" w:rsidRPr="00962138">
        <w:rPr>
          <w:rFonts w:cs="Times New Roman"/>
          <w:rtl/>
        </w:rPr>
        <w:t xml:space="preserve"> </w:t>
      </w:r>
      <w:r w:rsidRPr="008660C7">
        <w:rPr>
          <w:rFonts w:hint="cs"/>
          <w:rtl/>
        </w:rPr>
        <w:t xml:space="preserve">היא </w:t>
      </w:r>
      <w:r w:rsidR="00962138" w:rsidRPr="00962138">
        <w:rPr>
          <w:rFonts w:cs="Times New Roman"/>
          <w:rtl/>
        </w:rPr>
        <w:t>מלמלה לעצמה את מילות הניחומים השחוקות כש</w:t>
      </w:r>
      <w:r w:rsidRPr="008660C7">
        <w:rPr>
          <w:rFonts w:hint="eastAsia"/>
          <w:rtl/>
        </w:rPr>
        <w:t>שעטה</w:t>
      </w:r>
      <w:r w:rsidRPr="008660C7">
        <w:rPr>
          <w:rtl/>
        </w:rPr>
        <w:t xml:space="preserve"> </w:t>
      </w:r>
      <w:r w:rsidRPr="008660C7">
        <w:rPr>
          <w:rFonts w:hint="eastAsia"/>
          <w:rtl/>
        </w:rPr>
        <w:t>החוצה</w:t>
      </w:r>
      <w:r w:rsidRPr="008660C7">
        <w:rPr>
          <w:rFonts w:cs="Times New Roman"/>
          <w:rtl/>
        </w:rPr>
        <w:t xml:space="preserve"> בטריקת דלת</w:t>
      </w:r>
      <w:r w:rsidRPr="008660C7">
        <w:rPr>
          <w:rtl/>
        </w:rPr>
        <w:t>.</w:t>
      </w:r>
    </w:p>
    <w:p w14:paraId="43222DF8" w14:textId="3B698673" w:rsidR="008660C7" w:rsidRPr="008660C7" w:rsidRDefault="008660C7" w:rsidP="008660C7">
      <w:pPr>
        <w:rPr>
          <w:highlight w:val="yellow"/>
          <w:rtl/>
        </w:rPr>
      </w:pPr>
      <w:r w:rsidRPr="008660C7">
        <w:rPr>
          <w:rFonts w:hint="eastAsia"/>
          <w:rtl/>
        </w:rPr>
        <w:t>אה</w:t>
      </w:r>
      <w:r w:rsidRPr="008660C7">
        <w:rPr>
          <w:rtl/>
        </w:rPr>
        <w:t xml:space="preserve"> כן, </w:t>
      </w:r>
      <w:r w:rsidR="00993C90">
        <w:rPr>
          <w:rFonts w:hint="cs"/>
          <w:rtl/>
        </w:rPr>
        <w:t xml:space="preserve">מארק חשב. </w:t>
      </w:r>
      <w:r w:rsidR="00D53205" w:rsidRPr="00D53205">
        <w:rPr>
          <w:rFonts w:cs="Times New Roman"/>
          <w:rtl/>
        </w:rPr>
        <w:t>כבר יומיים ש</w:t>
      </w:r>
      <w:r w:rsidRPr="008660C7">
        <w:rPr>
          <w:rFonts w:hint="eastAsia"/>
          <w:rtl/>
        </w:rPr>
        <w:t>איש</w:t>
      </w:r>
      <w:r w:rsidRPr="008660C7">
        <w:rPr>
          <w:rtl/>
        </w:rPr>
        <w:t xml:space="preserve"> </w:t>
      </w:r>
      <w:r w:rsidRPr="008660C7">
        <w:rPr>
          <w:rFonts w:hint="eastAsia"/>
          <w:rtl/>
        </w:rPr>
        <w:t>לא</w:t>
      </w:r>
      <w:r w:rsidRPr="008660C7">
        <w:rPr>
          <w:rtl/>
        </w:rPr>
        <w:t xml:space="preserve"> </w:t>
      </w:r>
      <w:r w:rsidRPr="008660C7">
        <w:rPr>
          <w:rFonts w:hint="eastAsia"/>
          <w:rtl/>
        </w:rPr>
        <w:t>טרח</w:t>
      </w:r>
      <w:r w:rsidRPr="008660C7">
        <w:rPr>
          <w:rtl/>
        </w:rPr>
        <w:t xml:space="preserve"> </w:t>
      </w:r>
      <w:r w:rsidRPr="008660C7">
        <w:rPr>
          <w:rFonts w:hint="eastAsia"/>
          <w:rtl/>
        </w:rPr>
        <w:t>לנעול</w:t>
      </w:r>
      <w:r w:rsidRPr="008660C7">
        <w:rPr>
          <w:rtl/>
        </w:rPr>
        <w:t xml:space="preserve"> </w:t>
      </w:r>
      <w:r w:rsidRPr="008660C7">
        <w:rPr>
          <w:rFonts w:hint="eastAsia"/>
          <w:rtl/>
        </w:rPr>
        <w:t>את</w:t>
      </w:r>
      <w:r w:rsidRPr="008660C7">
        <w:rPr>
          <w:rtl/>
        </w:rPr>
        <w:t xml:space="preserve"> </w:t>
      </w:r>
      <w:r w:rsidRPr="008660C7">
        <w:rPr>
          <w:rFonts w:hint="eastAsia"/>
          <w:rtl/>
        </w:rPr>
        <w:t>דלת</w:t>
      </w:r>
      <w:r w:rsidRPr="008660C7">
        <w:rPr>
          <w:rtl/>
        </w:rPr>
        <w:t xml:space="preserve"> </w:t>
      </w:r>
      <w:r w:rsidR="00D53205">
        <w:rPr>
          <w:rFonts w:hint="cs"/>
          <w:rtl/>
        </w:rPr>
        <w:t>הבית[</w:t>
      </w:r>
      <w:r w:rsidRPr="008660C7">
        <w:rPr>
          <w:rtl/>
        </w:rPr>
        <w:t>, מארק חשב בעצלות</w:t>
      </w:r>
      <w:r w:rsidR="00D53205">
        <w:rPr>
          <w:rFonts w:hint="cs"/>
          <w:rtl/>
        </w:rPr>
        <w:t>]</w:t>
      </w:r>
      <w:r w:rsidRPr="008660C7">
        <w:rPr>
          <w:rtl/>
        </w:rPr>
        <w:t>.</w:t>
      </w:r>
    </w:p>
    <w:p w14:paraId="114A681A" w14:textId="5B4EA670" w:rsidR="008660C7" w:rsidRPr="008660C7" w:rsidRDefault="008660C7" w:rsidP="008660C7">
      <w:pPr>
        <w:rPr>
          <w:rtl/>
        </w:rPr>
      </w:pPr>
      <w:r w:rsidRPr="008660C7">
        <w:rPr>
          <w:rFonts w:hint="eastAsia"/>
          <w:rtl/>
        </w:rPr>
        <w:t>אלכס</w:t>
      </w:r>
      <w:r w:rsidRPr="008660C7">
        <w:rPr>
          <w:rFonts w:hint="cs"/>
          <w:rtl/>
        </w:rPr>
        <w:t xml:space="preserve"> הוציא את הטוסטים שקפצו </w:t>
      </w:r>
      <w:r w:rsidRPr="008660C7">
        <w:rPr>
          <w:rFonts w:cs="Times New Roman"/>
          <w:rtl/>
        </w:rPr>
        <w:t xml:space="preserve">בינתיים </w:t>
      </w:r>
      <w:r w:rsidRPr="008660C7">
        <w:rPr>
          <w:rFonts w:hint="cs"/>
          <w:rtl/>
        </w:rPr>
        <w:t xml:space="preserve">ונתן </w:t>
      </w:r>
      <w:r w:rsidR="00993C90">
        <w:rPr>
          <w:rFonts w:hint="cs"/>
          <w:rtl/>
        </w:rPr>
        <w:t xml:space="preserve">לו </w:t>
      </w:r>
      <w:r w:rsidRPr="008660C7">
        <w:rPr>
          <w:rFonts w:hint="cs"/>
          <w:rtl/>
        </w:rPr>
        <w:t>אחד מהם.</w:t>
      </w:r>
      <w:r w:rsidR="006B6AAA">
        <w:rPr>
          <w:rFonts w:hint="cs"/>
          <w:rtl/>
        </w:rPr>
        <w:t xml:space="preserve"> </w:t>
      </w:r>
      <w:r w:rsidRPr="008660C7">
        <w:rPr>
          <w:rFonts w:hint="cs"/>
          <w:rtl/>
        </w:rPr>
        <w:t xml:space="preserve">הוא </w:t>
      </w:r>
      <w:r w:rsidRPr="008660C7">
        <w:rPr>
          <w:rFonts w:hint="eastAsia"/>
          <w:rtl/>
        </w:rPr>
        <w:t>נראה</w:t>
      </w:r>
      <w:r w:rsidRPr="008660C7">
        <w:rPr>
          <w:rtl/>
        </w:rPr>
        <w:t xml:space="preserve"> </w:t>
      </w:r>
      <w:r w:rsidRPr="008660C7">
        <w:rPr>
          <w:rFonts w:hint="eastAsia"/>
          <w:rtl/>
        </w:rPr>
        <w:t>שווה</w:t>
      </w:r>
      <w:r w:rsidRPr="008660C7">
        <w:rPr>
          <w:rtl/>
        </w:rPr>
        <w:t xml:space="preserve"> </w:t>
      </w:r>
      <w:r w:rsidRPr="008660C7">
        <w:rPr>
          <w:rFonts w:hint="eastAsia"/>
          <w:rtl/>
        </w:rPr>
        <w:t>נפש</w:t>
      </w:r>
      <w:r w:rsidRPr="008660C7">
        <w:rPr>
          <w:rtl/>
        </w:rPr>
        <w:t xml:space="preserve"> </w:t>
      </w:r>
      <w:r w:rsidRPr="008660C7">
        <w:rPr>
          <w:rFonts w:hint="eastAsia"/>
          <w:rtl/>
        </w:rPr>
        <w:t>לגבי</w:t>
      </w:r>
      <w:r w:rsidRPr="008660C7">
        <w:rPr>
          <w:rtl/>
        </w:rPr>
        <w:t xml:space="preserve"> </w:t>
      </w:r>
      <w:r w:rsidRPr="008660C7">
        <w:rPr>
          <w:rFonts w:hint="eastAsia"/>
          <w:rtl/>
        </w:rPr>
        <w:t>הדרמה</w:t>
      </w:r>
      <w:r w:rsidRPr="008660C7">
        <w:rPr>
          <w:rtl/>
        </w:rPr>
        <w:t xml:space="preserve"> </w:t>
      </w:r>
      <w:r w:rsidRPr="008660C7">
        <w:rPr>
          <w:rFonts w:hint="eastAsia"/>
          <w:rtl/>
        </w:rPr>
        <w:t>שהתחוללה</w:t>
      </w:r>
      <w:r w:rsidRPr="008660C7">
        <w:rPr>
          <w:rtl/>
        </w:rPr>
        <w:t xml:space="preserve"> </w:t>
      </w:r>
      <w:r w:rsidRPr="008660C7">
        <w:rPr>
          <w:rFonts w:hint="eastAsia"/>
          <w:rtl/>
        </w:rPr>
        <w:t>זה</w:t>
      </w:r>
      <w:r w:rsidRPr="008660C7">
        <w:rPr>
          <w:rtl/>
        </w:rPr>
        <w:t xml:space="preserve"> </w:t>
      </w:r>
      <w:r w:rsidRPr="008660C7">
        <w:rPr>
          <w:rFonts w:hint="eastAsia"/>
          <w:rtl/>
        </w:rPr>
        <w:t>עתה</w:t>
      </w:r>
      <w:r w:rsidRPr="008660C7">
        <w:rPr>
          <w:rtl/>
        </w:rPr>
        <w:t xml:space="preserve">. "מה </w:t>
      </w:r>
      <w:r w:rsidRPr="008660C7">
        <w:rPr>
          <w:rFonts w:hint="eastAsia"/>
          <w:rtl/>
        </w:rPr>
        <w:t>אתה</w:t>
      </w:r>
      <w:r w:rsidRPr="008660C7">
        <w:rPr>
          <w:rtl/>
        </w:rPr>
        <w:t xml:space="preserve"> </w:t>
      </w:r>
      <w:r w:rsidRPr="008660C7">
        <w:rPr>
          <w:rFonts w:hint="eastAsia"/>
          <w:rtl/>
        </w:rPr>
        <w:t>לומד</w:t>
      </w:r>
      <w:r w:rsidRPr="008660C7">
        <w:rPr>
          <w:rtl/>
        </w:rPr>
        <w:t xml:space="preserve"> </w:t>
      </w:r>
      <w:r w:rsidRPr="008660C7">
        <w:rPr>
          <w:rFonts w:hint="eastAsia"/>
          <w:rtl/>
        </w:rPr>
        <w:t>שם</w:t>
      </w:r>
      <w:r w:rsidRPr="008660C7">
        <w:rPr>
          <w:rtl/>
        </w:rPr>
        <w:t xml:space="preserve"> </w:t>
      </w:r>
      <w:r w:rsidRPr="008660C7">
        <w:rPr>
          <w:rFonts w:hint="eastAsia"/>
          <w:rtl/>
        </w:rPr>
        <w:t>בפינה</w:t>
      </w:r>
      <w:r w:rsidRPr="008660C7">
        <w:rPr>
          <w:rtl/>
        </w:rPr>
        <w:t xml:space="preserve"> </w:t>
      </w:r>
      <w:r w:rsidRPr="008660C7">
        <w:rPr>
          <w:rFonts w:hint="eastAsia"/>
          <w:rtl/>
        </w:rPr>
        <w:t>שלך</w:t>
      </w:r>
      <w:r w:rsidRPr="008660C7">
        <w:rPr>
          <w:rtl/>
        </w:rPr>
        <w:t xml:space="preserve">, </w:t>
      </w:r>
      <w:r w:rsidRPr="008660C7">
        <w:rPr>
          <w:rFonts w:hint="eastAsia"/>
          <w:rtl/>
        </w:rPr>
        <w:t>ולמה</w:t>
      </w:r>
      <w:r w:rsidRPr="008660C7">
        <w:rPr>
          <w:rtl/>
        </w:rPr>
        <w:t xml:space="preserve">?" </w:t>
      </w:r>
      <w:r w:rsidR="00D53205">
        <w:rPr>
          <w:rFonts w:hint="cs"/>
          <w:rtl/>
        </w:rPr>
        <w:t>אלכס</w:t>
      </w:r>
      <w:r w:rsidR="00962138" w:rsidRPr="00962138">
        <w:rPr>
          <w:rFonts w:cs="Times New Roman"/>
          <w:rtl/>
        </w:rPr>
        <w:t xml:space="preserve"> השתרע על גלשן חבוט שצץ אצלם בסלון באחד הימים</w:t>
      </w:r>
      <w:r w:rsidR="00962138">
        <w:rPr>
          <w:rFonts w:hint="cs"/>
          <w:rtl/>
        </w:rPr>
        <w:t xml:space="preserve">, </w:t>
      </w:r>
      <w:r w:rsidR="00A914D0" w:rsidRPr="00A914D0">
        <w:rPr>
          <w:rFonts w:cs="Times New Roman"/>
          <w:rtl/>
        </w:rPr>
        <w:t>מבטו עוקב אחר ריצודי האור שהשתק</w:t>
      </w:r>
      <w:r w:rsidR="00993C90">
        <w:rPr>
          <w:rFonts w:cs="Times New Roman" w:hint="cs"/>
          <w:rtl/>
        </w:rPr>
        <w:t>פו</w:t>
      </w:r>
      <w:r w:rsidR="00A914D0" w:rsidRPr="00A914D0">
        <w:rPr>
          <w:rFonts w:cs="Times New Roman"/>
          <w:rtl/>
        </w:rPr>
        <w:t xml:space="preserve"> על התקרה</w:t>
      </w:r>
      <w:r w:rsidR="00A914D0">
        <w:rPr>
          <w:rFonts w:cs="Times New Roman" w:hint="cs"/>
          <w:rtl/>
        </w:rPr>
        <w:t>.</w:t>
      </w:r>
      <w:r w:rsidR="00A914D0" w:rsidRPr="00A914D0">
        <w:rPr>
          <w:rFonts w:cs="Times New Roman" w:hint="cs"/>
          <w:rtl/>
        </w:rPr>
        <w:t xml:space="preserve"> </w:t>
      </w:r>
      <w:r w:rsidR="00A914D0" w:rsidRPr="00516630">
        <w:rPr>
          <w:rFonts w:hint="cs"/>
          <w:color w:val="A6A6A6" w:themeColor="background1" w:themeShade="A6"/>
          <w:rtl/>
        </w:rPr>
        <w:t>[</w:t>
      </w:r>
      <w:r w:rsidR="00962138" w:rsidRPr="00516630">
        <w:rPr>
          <w:rFonts w:cs="Times New Roman"/>
          <w:color w:val="A6A6A6" w:themeColor="background1" w:themeShade="A6"/>
          <w:rtl/>
        </w:rPr>
        <w:t>מזמן עליו מתוך קבלת הדין את ההרצאה שלא תאחר לבוא.</w:t>
      </w:r>
      <w:r w:rsidR="00962138" w:rsidRPr="00516630">
        <w:rPr>
          <w:rFonts w:cs="Times New Roman" w:hint="cs"/>
          <w:color w:val="A6A6A6" w:themeColor="background1" w:themeShade="A6"/>
          <w:rtl/>
        </w:rPr>
        <w:t xml:space="preserve"> </w:t>
      </w:r>
      <w:r w:rsidR="00962138" w:rsidRPr="00516630">
        <w:rPr>
          <w:rFonts w:cs="Times New Roman"/>
          <w:color w:val="A6A6A6" w:themeColor="background1" w:themeShade="A6"/>
          <w:rtl/>
        </w:rPr>
        <w:t xml:space="preserve">הוא קיווה לשחזר את התמורה שחווה באחד </w:t>
      </w:r>
      <w:r w:rsidR="00EA433B" w:rsidRPr="00516630">
        <w:rPr>
          <w:rFonts w:cs="Times New Roman" w:hint="cs"/>
          <w:color w:val="A6A6A6" w:themeColor="background1" w:themeShade="A6"/>
          <w:rtl/>
        </w:rPr>
        <w:t>מ</w:t>
      </w:r>
      <w:r w:rsidR="00962138" w:rsidRPr="00516630">
        <w:rPr>
          <w:rFonts w:cs="Times New Roman"/>
          <w:color w:val="A6A6A6" w:themeColor="background1" w:themeShade="A6"/>
          <w:rtl/>
        </w:rPr>
        <w:t>ימי</w:t>
      </w:r>
      <w:r w:rsidR="001A2C4B" w:rsidRPr="00516630">
        <w:rPr>
          <w:rFonts w:cs="Times New Roman" w:hint="cs"/>
          <w:color w:val="A6A6A6" w:themeColor="background1" w:themeShade="A6"/>
          <w:rtl/>
        </w:rPr>
        <w:t>ו</w:t>
      </w:r>
      <w:r w:rsidR="00962138" w:rsidRPr="00516630">
        <w:rPr>
          <w:rFonts w:cs="Times New Roman"/>
          <w:color w:val="A6A6A6" w:themeColor="background1" w:themeShade="A6"/>
          <w:rtl/>
        </w:rPr>
        <w:t xml:space="preserve"> האפלים ביותר, כשהיה תקוע במקום שלא ניתן לצאת ממנו, ולפתע נודע לו שהוא חי ביקום שבו קיימת קבוצת כל הקבוצות, והיא מובילה לפרדוקסים שנפתרו </w:t>
      </w:r>
      <w:r w:rsidR="000655BB" w:rsidRPr="00516630">
        <w:rPr>
          <w:rFonts w:cs="Times New Roman"/>
          <w:color w:val="A6A6A6" w:themeColor="background1" w:themeShade="A6"/>
          <w:rtl/>
        </w:rPr>
        <w:t>על ידי</w:t>
      </w:r>
      <w:r w:rsidR="00962138" w:rsidRPr="00516630">
        <w:rPr>
          <w:rFonts w:cs="Times New Roman"/>
          <w:color w:val="A6A6A6" w:themeColor="background1" w:themeShade="A6"/>
          <w:rtl/>
        </w:rPr>
        <w:t xml:space="preserve"> שינוי הפרדיגמה. מתוך כוונה להכניס משהו למחשבותיו שיוציא אותו מתוך חייו, בוודאי נפלאות הטבע, אמיתות נצחיות... יתפסו יותר מקום בליבו מסאקורה... הוא רצה לדבר רק על סאקורה אבל לא ידע עם מי, על המרווח שנחשף בין סאקורה לבינו והיה </w:t>
      </w:r>
      <w:r w:rsidR="00F97A34" w:rsidRPr="00516630">
        <w:rPr>
          <w:rFonts w:cs="Times New Roman"/>
          <w:color w:val="A6A6A6" w:themeColor="background1" w:themeShade="A6"/>
          <w:rtl/>
        </w:rPr>
        <w:t>כל כך</w:t>
      </w:r>
      <w:r w:rsidR="00962138" w:rsidRPr="00516630">
        <w:rPr>
          <w:rFonts w:cs="Times New Roman"/>
          <w:color w:val="A6A6A6" w:themeColor="background1" w:themeShade="A6"/>
          <w:rtl/>
        </w:rPr>
        <w:t xml:space="preserve"> עצום אבל לא ריק, ככל שניסה למתוח אותו עוד ועוד נכנסו לשם גורמים – הוא לא יתן לספר המשמש כמראה להתפוגג רק מכיוון שהם כבר לא ביחד, זה היה פרוייקט חשוב ועצום מדי מכדי למחוק אותו בהבלחה קטנה...הוא לא ינתק את חייו מסיימון. וכל אדם שהכיר – היו </w:t>
      </w:r>
      <w:r w:rsidR="00F97A34" w:rsidRPr="00516630">
        <w:rPr>
          <w:rFonts w:cs="Times New Roman"/>
          <w:color w:val="A6A6A6" w:themeColor="background1" w:themeShade="A6"/>
          <w:rtl/>
        </w:rPr>
        <w:t>כל כך</w:t>
      </w:r>
      <w:r w:rsidR="00962138" w:rsidRPr="00516630">
        <w:rPr>
          <w:rFonts w:cs="Times New Roman"/>
          <w:color w:val="A6A6A6" w:themeColor="background1" w:themeShade="A6"/>
          <w:rtl/>
        </w:rPr>
        <w:t xml:space="preserve"> הרבה דברים שחיברו ביניהם, שיחה עם מארק כתרופה למען בריאות גופו ונפשו לא הנושא האולטימטיבי מבחינתו אבל יעשה</w:t>
      </w:r>
      <w:r w:rsidR="00483BB1" w:rsidRPr="00516630">
        <w:rPr>
          <w:rFonts w:cs="Times New Roman"/>
          <w:color w:val="A6A6A6" w:themeColor="background1" w:themeShade="A6"/>
          <w:rtl/>
        </w:rPr>
        <w:t xml:space="preserve"> הכול </w:t>
      </w:r>
      <w:r w:rsidR="00962138" w:rsidRPr="00516630">
        <w:rPr>
          <w:rFonts w:cs="Times New Roman"/>
          <w:color w:val="A6A6A6" w:themeColor="background1" w:themeShade="A6"/>
          <w:rtl/>
        </w:rPr>
        <w:t>בשביל לא לחזור לחדר, ומכיון שמזמן לא שוחח עם אחיו וידע שלמארק יש המון מה להגיד על הלימודים באוניברסיטה, וחש אשם על שלא התעניין בו...</w:t>
      </w:r>
      <w:r w:rsidR="00962138" w:rsidRPr="00516630">
        <w:rPr>
          <w:rFonts w:cs="Times New Roman" w:hint="cs"/>
          <w:color w:val="A6A6A6" w:themeColor="background1" w:themeShade="A6"/>
          <w:rtl/>
        </w:rPr>
        <w:t>]</w:t>
      </w:r>
    </w:p>
    <w:p w14:paraId="206C00DE" w14:textId="65E8FE47" w:rsidR="00460F56" w:rsidRDefault="008660C7" w:rsidP="00460F56">
      <w:pPr>
        <w:rPr>
          <w:rtl/>
        </w:rPr>
      </w:pPr>
      <w:r w:rsidRPr="008660C7">
        <w:rPr>
          <w:rtl/>
        </w:rPr>
        <w:lastRenderedPageBreak/>
        <w:t>"</w:t>
      </w:r>
      <w:r w:rsidRPr="008660C7">
        <w:rPr>
          <w:rFonts w:hint="eastAsia"/>
          <w:rtl/>
        </w:rPr>
        <w:t>אני</w:t>
      </w:r>
      <w:r w:rsidRPr="008660C7">
        <w:rPr>
          <w:rtl/>
        </w:rPr>
        <w:t xml:space="preserve"> </w:t>
      </w:r>
      <w:r w:rsidR="00791A90" w:rsidRPr="00791A90">
        <w:rPr>
          <w:rFonts w:cs="Times New Roman"/>
          <w:rtl/>
        </w:rPr>
        <w:t xml:space="preserve">מתעמק </w:t>
      </w:r>
      <w:r w:rsidR="00791A90">
        <w:rPr>
          <w:rFonts w:hint="cs"/>
          <w:rtl/>
        </w:rPr>
        <w:t>ב</w:t>
      </w:r>
      <w:r w:rsidRPr="008660C7">
        <w:rPr>
          <w:rFonts w:hint="cs"/>
          <w:rtl/>
        </w:rPr>
        <w:t>שיטת הכפייה, שבעזרתה מראים שאי אפשר להוכיח ואי אפשר להפריך את השערת הרצף</w:t>
      </w:r>
      <w:r w:rsidR="00460F56">
        <w:rPr>
          <w:rFonts w:hint="cs"/>
          <w:rtl/>
        </w:rPr>
        <w:t>.</w:t>
      </w:r>
      <w:r w:rsidRPr="008660C7">
        <w:rPr>
          <w:rFonts w:hint="cs"/>
          <w:rtl/>
        </w:rPr>
        <w:t xml:space="preserve"> </w:t>
      </w:r>
      <w:r w:rsidR="00460F56">
        <w:rPr>
          <w:rFonts w:hint="cs"/>
          <w:rtl/>
        </w:rPr>
        <w:t>[</w:t>
      </w:r>
      <w:r w:rsidRPr="008660C7">
        <w:rPr>
          <w:rFonts w:hint="cs"/>
          <w:rtl/>
        </w:rPr>
        <w:t>(במסגרת תורת קבוצות עיקבית). כלומר, השערת הרצף היא עצמאית במסגרת תורת הקבוצות האקסיומטית!] אתה מבין מה אני אומר?</w:t>
      </w:r>
      <w:r w:rsidR="00460F56" w:rsidRPr="00460F56">
        <w:rPr>
          <w:rtl/>
        </w:rPr>
        <w:t xml:space="preserve"> </w:t>
      </w:r>
      <w:r w:rsidR="00460F56">
        <w:rPr>
          <w:rFonts w:cs="Times New Roman"/>
          <w:rtl/>
        </w:rPr>
        <w:t>"</w:t>
      </w:r>
    </w:p>
    <w:p w14:paraId="6A6A0EE6" w14:textId="77777777" w:rsidR="00460F56" w:rsidRDefault="00460F56" w:rsidP="00460F56">
      <w:pPr>
        <w:rPr>
          <w:rtl/>
        </w:rPr>
      </w:pPr>
      <w:r>
        <w:rPr>
          <w:rFonts w:cs="Times New Roman"/>
          <w:rtl/>
        </w:rPr>
        <w:t>"שיש השערה שהיא גם נכונה וגם שגויה?"</w:t>
      </w:r>
    </w:p>
    <w:p w14:paraId="6E885B39" w14:textId="5A60A568" w:rsidR="008660C7" w:rsidRPr="008660C7" w:rsidRDefault="00460F56" w:rsidP="00460F56">
      <w:pPr>
        <w:rPr>
          <w:rtl/>
        </w:rPr>
      </w:pPr>
      <w:r>
        <w:rPr>
          <w:rFonts w:cs="Times New Roman"/>
          <w:rtl/>
        </w:rPr>
        <w:t>"בדיוק,</w:t>
      </w:r>
      <w:r w:rsidR="008660C7" w:rsidRPr="008660C7">
        <w:rPr>
          <w:rFonts w:hint="cs"/>
          <w:rtl/>
        </w:rPr>
        <w:t xml:space="preserve"> השערת הרצף יכולה להיות נכונה </w:t>
      </w:r>
      <w:r>
        <w:rPr>
          <w:rFonts w:hint="cs"/>
          <w:rtl/>
        </w:rPr>
        <w:t>[</w:t>
      </w:r>
      <w:r w:rsidR="008660C7" w:rsidRPr="008660C7">
        <w:rPr>
          <w:rFonts w:hint="cs"/>
          <w:rtl/>
        </w:rPr>
        <w:t>בתורת קבוצות עיקבית</w:t>
      </w:r>
      <w:r>
        <w:rPr>
          <w:rFonts w:hint="cs"/>
          <w:rtl/>
        </w:rPr>
        <w:t>]</w:t>
      </w:r>
      <w:r w:rsidR="008660C7" w:rsidRPr="008660C7">
        <w:rPr>
          <w:rFonts w:hint="cs"/>
          <w:rtl/>
        </w:rPr>
        <w:t xml:space="preserve"> וגם השלילה שלה יכולה להתקיים במודל עקבי של תורת הקבוצות."</w:t>
      </w:r>
    </w:p>
    <w:p w14:paraId="0020993D" w14:textId="68ECF3F3" w:rsidR="008660C7" w:rsidRPr="008660C7" w:rsidRDefault="008660C7" w:rsidP="008660C7">
      <w:pPr>
        <w:rPr>
          <w:rtl/>
        </w:rPr>
      </w:pPr>
      <w:r w:rsidRPr="008660C7">
        <w:rPr>
          <w:rFonts w:hint="cs"/>
          <w:rtl/>
        </w:rPr>
        <w:t>"</w:t>
      </w:r>
      <w:r w:rsidR="00460F56" w:rsidRPr="00460F56">
        <w:rPr>
          <w:rFonts w:cs="Times New Roman"/>
          <w:rtl/>
        </w:rPr>
        <w:t xml:space="preserve">תורה של </w:t>
      </w:r>
      <w:r w:rsidRPr="008660C7">
        <w:rPr>
          <w:rFonts w:hint="cs"/>
          <w:rtl/>
        </w:rPr>
        <w:t>איזה קבוצות? כמו קבוצות של מספרים?"</w:t>
      </w:r>
    </w:p>
    <w:p w14:paraId="7DA372A0" w14:textId="6B22A9CE" w:rsidR="008660C7" w:rsidRPr="008660C7" w:rsidRDefault="008660C7" w:rsidP="008660C7">
      <w:pPr>
        <w:rPr>
          <w:rtl/>
        </w:rPr>
      </w:pPr>
      <w:r w:rsidRPr="008660C7">
        <w:rPr>
          <w:rFonts w:hint="cs"/>
          <w:rtl/>
        </w:rPr>
        <w:t>"כן, בדיוק כמו קבוצת המספרים הטבעיים, ו</w:t>
      </w:r>
      <w:r w:rsidRPr="008660C7">
        <w:rPr>
          <w:rFonts w:cs="Times New Roman"/>
          <w:rtl/>
        </w:rPr>
        <w:t>קבוצת המספרים</w:t>
      </w:r>
      <w:r w:rsidRPr="008660C7">
        <w:rPr>
          <w:rFonts w:cs="Times New Roman" w:hint="cs"/>
          <w:rtl/>
        </w:rPr>
        <w:t xml:space="preserve"> </w:t>
      </w:r>
      <w:r w:rsidRPr="008660C7">
        <w:rPr>
          <w:rFonts w:hint="cs"/>
          <w:rtl/>
        </w:rPr>
        <w:t xml:space="preserve">הממשיים. השערת הרצף </w:t>
      </w:r>
      <w:r w:rsidR="00460F56" w:rsidRPr="00460F56">
        <w:rPr>
          <w:rFonts w:cs="Times New Roman"/>
          <w:rtl/>
        </w:rPr>
        <w:t>הזאת שאי אפשר להוכיח או להפריך,</w:t>
      </w:r>
      <w:r w:rsidR="00460F56">
        <w:rPr>
          <w:rFonts w:cs="Times New Roman" w:hint="cs"/>
          <w:rtl/>
        </w:rPr>
        <w:t xml:space="preserve"> </w:t>
      </w:r>
      <w:r w:rsidRPr="008660C7">
        <w:rPr>
          <w:rFonts w:hint="cs"/>
          <w:rtl/>
        </w:rPr>
        <w:t>קושרת בין שתי הקבוצות האלו</w:t>
      </w:r>
      <w:r w:rsidR="00460F56" w:rsidRPr="00460F56">
        <w:rPr>
          <w:rFonts w:cs="Times New Roman"/>
          <w:rtl/>
        </w:rPr>
        <w:t xml:space="preserve"> – הטבעיים והממשיים</w:t>
      </w:r>
      <w:r w:rsidRPr="008660C7">
        <w:rPr>
          <w:rFonts w:hint="cs"/>
          <w:rtl/>
        </w:rPr>
        <w:t>."</w:t>
      </w:r>
    </w:p>
    <w:p w14:paraId="0271708C" w14:textId="1C1440EF" w:rsidR="008660C7" w:rsidRPr="008660C7" w:rsidRDefault="008660C7" w:rsidP="008660C7">
      <w:pPr>
        <w:rPr>
          <w:rtl/>
        </w:rPr>
      </w:pPr>
      <w:r w:rsidRPr="008660C7">
        <w:rPr>
          <w:rFonts w:hint="cs"/>
          <w:rtl/>
        </w:rPr>
        <w:t>"קבוצת הטבעיים היא אפס, אח</w:t>
      </w:r>
      <w:r w:rsidR="00516630">
        <w:rPr>
          <w:rFonts w:hint="cs"/>
          <w:rtl/>
        </w:rPr>
        <w:t>ת</w:t>
      </w:r>
      <w:r w:rsidRPr="008660C7">
        <w:rPr>
          <w:rFonts w:hint="cs"/>
          <w:rtl/>
        </w:rPr>
        <w:t>, שתיים, שלוש...?" מארק הנהן, ואלכס הת</w:t>
      </w:r>
      <w:r w:rsidR="001A2C4B" w:rsidRPr="001A2C4B">
        <w:rPr>
          <w:rFonts w:cs="Times New Roman"/>
          <w:rtl/>
        </w:rPr>
        <w:t>רומם ל</w:t>
      </w:r>
      <w:r w:rsidR="001A2C4B">
        <w:rPr>
          <w:rFonts w:cs="Times New Roman" w:hint="cs"/>
          <w:rtl/>
        </w:rPr>
        <w:t>י</w:t>
      </w:r>
      <w:r w:rsidRPr="008660C7">
        <w:rPr>
          <w:rFonts w:hint="cs"/>
          <w:rtl/>
        </w:rPr>
        <w:t>ש</w:t>
      </w:r>
      <w:r w:rsidR="001A2C4B">
        <w:rPr>
          <w:rFonts w:hint="cs"/>
          <w:rtl/>
        </w:rPr>
        <w:t>י</w:t>
      </w:r>
      <w:r w:rsidRPr="008660C7">
        <w:rPr>
          <w:rFonts w:hint="cs"/>
          <w:rtl/>
        </w:rPr>
        <w:t>ב</w:t>
      </w:r>
      <w:r w:rsidR="001A2C4B">
        <w:rPr>
          <w:rFonts w:hint="cs"/>
          <w:rtl/>
        </w:rPr>
        <w:t>ה</w:t>
      </w:r>
      <w:r w:rsidRPr="008660C7">
        <w:rPr>
          <w:rFonts w:hint="cs"/>
          <w:rtl/>
        </w:rPr>
        <w:t xml:space="preserve"> על הגלשן שלו, כאילו ניווט בין גלי הים. "</w:t>
      </w:r>
      <w:r w:rsidR="00A914D0" w:rsidRPr="00A914D0">
        <w:rPr>
          <w:rFonts w:cs="Times New Roman"/>
          <w:rtl/>
        </w:rPr>
        <w:t xml:space="preserve">אתה, בתור </w:t>
      </w:r>
      <w:r w:rsidR="00C90C6C">
        <w:rPr>
          <w:rFonts w:cs="Times New Roman"/>
          <w:rtl/>
        </w:rPr>
        <w:t>מתמטיק</w:t>
      </w:r>
      <w:r w:rsidR="00A914D0" w:rsidRPr="00A914D0">
        <w:rPr>
          <w:rFonts w:cs="Times New Roman"/>
          <w:rtl/>
        </w:rPr>
        <w:t>אי, מאמין שזאת קבוצה יומיומית ומוכרת לכולם, נכון</w:t>
      </w:r>
      <w:r w:rsidR="009512B8">
        <w:rPr>
          <w:rFonts w:cs="Times New Roman" w:hint="cs"/>
          <w:rtl/>
        </w:rPr>
        <w:t xml:space="preserve">? </w:t>
      </w:r>
      <w:r w:rsidR="002536EA" w:rsidRPr="002536EA">
        <w:rPr>
          <w:rFonts w:cs="Times New Roman"/>
          <w:rtl/>
        </w:rPr>
        <w:t xml:space="preserve">מי לא יודע לספור? </w:t>
      </w:r>
      <w:r w:rsidR="00A914D0" w:rsidRPr="00A914D0">
        <w:rPr>
          <w:rFonts w:cs="Times New Roman"/>
          <w:rtl/>
        </w:rPr>
        <w:t>עד מאה, עד אלף, עד מ</w:t>
      </w:r>
      <w:r w:rsidR="00516630">
        <w:rPr>
          <w:rFonts w:cs="Times New Roman" w:hint="cs"/>
          <w:rtl/>
        </w:rPr>
        <w:t>י</w:t>
      </w:r>
      <w:r w:rsidR="00A914D0" w:rsidRPr="00A914D0">
        <w:rPr>
          <w:rFonts w:cs="Times New Roman"/>
          <w:rtl/>
        </w:rPr>
        <w:t>ליון.</w:t>
      </w:r>
      <w:r w:rsidR="002536EA" w:rsidRPr="002536EA">
        <w:rPr>
          <w:rFonts w:cs="Times New Roman"/>
          <w:rtl/>
        </w:rPr>
        <w:t xml:space="preserve"> </w:t>
      </w:r>
      <w:r w:rsidR="00C16128">
        <w:rPr>
          <w:rFonts w:cs="Times New Roman" w:hint="cs"/>
          <w:rtl/>
        </w:rPr>
        <w:t>[</w:t>
      </w:r>
      <w:r w:rsidR="00FF6331" w:rsidRPr="00FF6331">
        <w:rPr>
          <w:rFonts w:cs="Times New Roman"/>
          <w:rtl/>
        </w:rPr>
        <w:t xml:space="preserve">ולכן זה מופרך </w:t>
      </w:r>
      <w:r w:rsidR="009512B8" w:rsidRPr="009512B8">
        <w:rPr>
          <w:rFonts w:cs="Times New Roman"/>
          <w:rtl/>
        </w:rPr>
        <w:t>לומר שאתה לא מבין את הקבוצה הזאת,</w:t>
      </w:r>
      <w:r w:rsidR="00C16128">
        <w:rPr>
          <w:rFonts w:cs="Times New Roman" w:hint="cs"/>
          <w:rtl/>
        </w:rPr>
        <w:t>]</w:t>
      </w:r>
      <w:r w:rsidR="009512B8" w:rsidRPr="009512B8">
        <w:rPr>
          <w:rFonts w:cs="Times New Roman"/>
          <w:rtl/>
        </w:rPr>
        <w:t xml:space="preserve"> </w:t>
      </w:r>
      <w:r w:rsidR="00A914D0" w:rsidRPr="00A914D0">
        <w:rPr>
          <w:rFonts w:cs="Times New Roman"/>
          <w:rtl/>
        </w:rPr>
        <w:t>ובכל זאת בעיני</w:t>
      </w:r>
      <w:r w:rsidR="00516630">
        <w:rPr>
          <w:rFonts w:cs="Times New Roman" w:hint="cs"/>
          <w:rtl/>
        </w:rPr>
        <w:t>י</w:t>
      </w:r>
      <w:r w:rsidR="00A914D0" w:rsidRPr="00A914D0">
        <w:rPr>
          <w:rFonts w:cs="Times New Roman"/>
          <w:rtl/>
        </w:rPr>
        <w:t xml:space="preserve"> קבוצת המספרים הטבעיים </w:t>
      </w:r>
      <w:r w:rsidR="00F97A34">
        <w:rPr>
          <w:rFonts w:cs="Times New Roman"/>
          <w:rtl/>
        </w:rPr>
        <w:t>כל כך</w:t>
      </w:r>
      <w:r w:rsidR="00A914D0" w:rsidRPr="00A914D0">
        <w:rPr>
          <w:rFonts w:cs="Times New Roman"/>
          <w:rtl/>
        </w:rPr>
        <w:t xml:space="preserve"> מופלאה</w:t>
      </w:r>
      <w:r w:rsidR="009512B8" w:rsidRPr="009512B8">
        <w:rPr>
          <w:rFonts w:cs="Times New Roman"/>
          <w:rtl/>
        </w:rPr>
        <w:t xml:space="preserve">. כל </w:t>
      </w:r>
      <w:r w:rsidR="00A914D0">
        <w:rPr>
          <w:rFonts w:cs="Times New Roman" w:hint="cs"/>
          <w:rtl/>
        </w:rPr>
        <w:t>אחד מ</w:t>
      </w:r>
      <w:r w:rsidR="009512B8" w:rsidRPr="009512B8">
        <w:rPr>
          <w:rFonts w:cs="Times New Roman"/>
          <w:rtl/>
        </w:rPr>
        <w:t xml:space="preserve">המספרים מוכר ופשוט, אבל לא כשאתה מסתכל עליהם בתור קבוצה. </w:t>
      </w:r>
      <w:r w:rsidR="00C16128">
        <w:rPr>
          <w:rFonts w:cs="Times New Roman" w:hint="cs"/>
          <w:rtl/>
        </w:rPr>
        <w:t>[</w:t>
      </w:r>
      <w:r w:rsidR="009512B8" w:rsidRPr="009512B8">
        <w:rPr>
          <w:rFonts w:cs="Times New Roman"/>
          <w:rtl/>
        </w:rPr>
        <w:t>כי בקבוצה יש לכולם מקום, לא רק למספרים הקטנים, ה</w:t>
      </w:r>
      <w:r w:rsidR="001A2C4B" w:rsidRPr="001A2C4B">
        <w:rPr>
          <w:rFonts w:cs="Times New Roman"/>
          <w:rtl/>
        </w:rPr>
        <w:t>יומיומיים</w:t>
      </w:r>
      <w:r w:rsidR="009512B8" w:rsidRPr="009512B8">
        <w:rPr>
          <w:rFonts w:cs="Times New Roman"/>
          <w:rtl/>
        </w:rPr>
        <w:t>.</w:t>
      </w:r>
      <w:r w:rsidR="00C16128">
        <w:rPr>
          <w:rFonts w:cs="Times New Roman" w:hint="cs"/>
          <w:rtl/>
        </w:rPr>
        <w:t>]</w:t>
      </w:r>
      <w:r w:rsidRPr="008660C7">
        <w:rPr>
          <w:rFonts w:hint="cs"/>
          <w:rtl/>
        </w:rPr>
        <w:t xml:space="preserve"> כשמתחיל</w:t>
      </w:r>
      <w:r w:rsidR="00FF6331">
        <w:rPr>
          <w:rFonts w:hint="cs"/>
          <w:rtl/>
        </w:rPr>
        <w:t>ים</w:t>
      </w:r>
      <w:r w:rsidRPr="008660C7">
        <w:rPr>
          <w:rFonts w:hint="cs"/>
          <w:rtl/>
        </w:rPr>
        <w:t xml:space="preserve"> לספור, בכלל לא חושב</w:t>
      </w:r>
      <w:r w:rsidR="00FF6331">
        <w:rPr>
          <w:rFonts w:hint="cs"/>
          <w:rtl/>
        </w:rPr>
        <w:t>ים</w:t>
      </w:r>
      <w:r w:rsidRPr="008660C7">
        <w:rPr>
          <w:rFonts w:hint="cs"/>
          <w:rtl/>
        </w:rPr>
        <w:t xml:space="preserve"> שיש עוד מספר ועוד אחד אחריו ללא סוף... </w:t>
      </w:r>
      <w:r w:rsidR="00A914D0" w:rsidRPr="00A914D0">
        <w:rPr>
          <w:rFonts w:cs="Times New Roman"/>
          <w:rtl/>
        </w:rPr>
        <w:t>ובכל זאת הם נמצאים שם, מופיעים כמו עננה עצומה, כבדה, שהולכת ותופחת ללא שיעור</w:t>
      </w:r>
      <w:r w:rsidRPr="008660C7">
        <w:rPr>
          <w:rFonts w:hint="cs"/>
          <w:rtl/>
        </w:rPr>
        <w:t xml:space="preserve">. </w:t>
      </w:r>
      <w:r w:rsidR="00460F56" w:rsidRPr="00460F56">
        <w:rPr>
          <w:rFonts w:cs="Times New Roman"/>
          <w:rtl/>
        </w:rPr>
        <w:t>לא השטויות הזוטות האלו, מאה, אלף, מ</w:t>
      </w:r>
      <w:r w:rsidR="00516630">
        <w:rPr>
          <w:rFonts w:cs="Times New Roman" w:hint="cs"/>
          <w:rtl/>
        </w:rPr>
        <w:t>י</w:t>
      </w:r>
      <w:r w:rsidR="00460F56" w:rsidRPr="00460F56">
        <w:rPr>
          <w:rFonts w:cs="Times New Roman"/>
          <w:rtl/>
        </w:rPr>
        <w:t>ליון</w:t>
      </w:r>
      <w:r w:rsidR="00A914D0">
        <w:rPr>
          <w:rFonts w:cs="Times New Roman" w:hint="cs"/>
          <w:rtl/>
        </w:rPr>
        <w:t xml:space="preserve"> </w:t>
      </w:r>
      <w:r w:rsidR="00A914D0">
        <w:rPr>
          <w:rFonts w:cs="Times New Roman"/>
          <w:rtl/>
        </w:rPr>
        <w:t>–</w:t>
      </w:r>
      <w:r w:rsidR="00A914D0">
        <w:rPr>
          <w:rFonts w:cs="Times New Roman" w:hint="cs"/>
          <w:rtl/>
        </w:rPr>
        <w:t xml:space="preserve"> </w:t>
      </w:r>
      <w:r w:rsidR="00460F56" w:rsidRPr="00460F56">
        <w:rPr>
          <w:rFonts w:cs="Times New Roman"/>
          <w:rtl/>
        </w:rPr>
        <w:t xml:space="preserve">רוב </w:t>
      </w:r>
      <w:r w:rsidR="00A914D0">
        <w:rPr>
          <w:rFonts w:cs="Times New Roman" w:hint="cs"/>
          <w:rtl/>
        </w:rPr>
        <w:t xml:space="preserve">המספרים </w:t>
      </w:r>
      <w:r w:rsidR="00460F56" w:rsidRPr="00460F56">
        <w:rPr>
          <w:rFonts w:cs="Times New Roman"/>
          <w:rtl/>
        </w:rPr>
        <w:t xml:space="preserve">הרבה יותר גדולים, </w:t>
      </w:r>
      <w:r w:rsidRPr="008660C7">
        <w:rPr>
          <w:rFonts w:hint="cs"/>
          <w:rtl/>
        </w:rPr>
        <w:t>אתה לא חושב עליהם אבל הם קיימים, ועוד איך, והם עצומים כמו מפלצת. אבל כל מפלצת שתשלוף, יש עוד פי עשר</w:t>
      </w:r>
      <w:r w:rsidR="00516630">
        <w:rPr>
          <w:rFonts w:hint="cs"/>
          <w:rtl/>
        </w:rPr>
        <w:t>ה</w:t>
      </w:r>
      <w:r w:rsidRPr="008660C7">
        <w:rPr>
          <w:rFonts w:hint="cs"/>
          <w:rtl/>
        </w:rPr>
        <w:t xml:space="preserve"> מפלצות הרבה יותר גדולות ממנה, וגם הן </w:t>
      </w:r>
      <w:r w:rsidR="00C16128">
        <w:rPr>
          <w:rFonts w:hint="cs"/>
          <w:rtl/>
        </w:rPr>
        <w:t>[</w:t>
      </w:r>
      <w:r w:rsidRPr="008660C7">
        <w:rPr>
          <w:rFonts w:hint="cs"/>
          <w:rtl/>
        </w:rPr>
        <w:t>ננסיות,</w:t>
      </w:r>
      <w:r w:rsidR="00C16128">
        <w:rPr>
          <w:rFonts w:hint="cs"/>
          <w:rtl/>
        </w:rPr>
        <w:t>]</w:t>
      </w:r>
      <w:r w:rsidRPr="008660C7">
        <w:rPr>
          <w:rFonts w:hint="cs"/>
          <w:rtl/>
        </w:rPr>
        <w:t xml:space="preserve"> זעירות כמו גרג</w:t>
      </w:r>
      <w:r w:rsidR="00516630">
        <w:rPr>
          <w:rFonts w:hint="cs"/>
          <w:rtl/>
        </w:rPr>
        <w:t>י</w:t>
      </w:r>
      <w:r w:rsidRPr="008660C7">
        <w:rPr>
          <w:rFonts w:hint="cs"/>
          <w:rtl/>
        </w:rPr>
        <w:t>רי אבק יחסית למפלצות אחרות כשהמספרים ממשיכים לגדול, והם גדלים כל הזמן... רועה הצאן הראשון בהיסטוריה שספר את הכבשים שלו, הוא זה שגילה שאין שום ברירה, אין לאן לברוח, אנחנו חיים ביקום שבו עננת המספרים הזאת שאין לה סוף קיימת. אני חושב שמי שבאמת מבין את זה, חייב לבכות קצת."</w:t>
      </w:r>
      <w:r w:rsidRPr="008660C7">
        <w:rPr>
          <w:rtl/>
        </w:rPr>
        <w:t xml:space="preserve"> </w:t>
      </w:r>
    </w:p>
    <w:p w14:paraId="54F7557E" w14:textId="770125A9" w:rsidR="008660C7" w:rsidRPr="008660C7" w:rsidRDefault="00460F56" w:rsidP="008660C7">
      <w:pPr>
        <w:rPr>
          <w:rtl/>
        </w:rPr>
      </w:pPr>
      <w:r w:rsidRPr="00460F56">
        <w:rPr>
          <w:rFonts w:cs="Times New Roman"/>
          <w:rtl/>
        </w:rPr>
        <w:t>כזה היה היקום ש</w:t>
      </w:r>
      <w:r w:rsidR="00443F14">
        <w:rPr>
          <w:rFonts w:cs="Times New Roman" w:hint="cs"/>
          <w:rtl/>
        </w:rPr>
        <w:t xml:space="preserve">היה </w:t>
      </w:r>
      <w:r w:rsidRPr="00460F56">
        <w:rPr>
          <w:rFonts w:cs="Times New Roman"/>
          <w:rtl/>
        </w:rPr>
        <w:t>על</w:t>
      </w:r>
      <w:r w:rsidR="00443F14">
        <w:rPr>
          <w:rFonts w:cs="Times New Roman" w:hint="cs"/>
          <w:rtl/>
        </w:rPr>
        <w:t xml:space="preserve"> מארק</w:t>
      </w:r>
      <w:r w:rsidR="00FF6331">
        <w:rPr>
          <w:rFonts w:cs="Times New Roman" w:hint="cs"/>
          <w:rtl/>
        </w:rPr>
        <w:t xml:space="preserve"> </w:t>
      </w:r>
      <w:r w:rsidRPr="00460F56">
        <w:rPr>
          <w:rFonts w:cs="Times New Roman"/>
          <w:rtl/>
        </w:rPr>
        <w:t>לפענח, ללא שום ספר</w:t>
      </w:r>
      <w:r w:rsidR="00516630">
        <w:rPr>
          <w:rFonts w:cs="Times New Roman" w:hint="cs"/>
          <w:rtl/>
        </w:rPr>
        <w:t xml:space="preserve"> </w:t>
      </w:r>
      <w:r w:rsidRPr="00460F56">
        <w:rPr>
          <w:rFonts w:cs="Times New Roman"/>
          <w:rtl/>
        </w:rPr>
        <w:t>הוראות או כלי</w:t>
      </w:r>
      <w:r w:rsidR="00516630">
        <w:rPr>
          <w:rFonts w:cs="Times New Roman" w:hint="cs"/>
          <w:rtl/>
        </w:rPr>
        <w:t xml:space="preserve"> </w:t>
      </w:r>
      <w:r w:rsidRPr="00460F56">
        <w:rPr>
          <w:rFonts w:cs="Times New Roman"/>
          <w:rtl/>
        </w:rPr>
        <w:t>עזר מחוץ למוחו ו</w:t>
      </w:r>
      <w:r w:rsidR="009512B8">
        <w:rPr>
          <w:rFonts w:cs="Times New Roman" w:hint="cs"/>
          <w:rtl/>
        </w:rPr>
        <w:t>ל</w:t>
      </w:r>
      <w:r w:rsidRPr="00460F56">
        <w:rPr>
          <w:rFonts w:cs="Times New Roman"/>
          <w:rtl/>
        </w:rPr>
        <w:t xml:space="preserve">מוחם של </w:t>
      </w:r>
      <w:r w:rsidR="00C90C6C">
        <w:rPr>
          <w:rFonts w:cs="Times New Roman"/>
          <w:rtl/>
        </w:rPr>
        <w:t>מתמטיק</w:t>
      </w:r>
      <w:r w:rsidRPr="00460F56">
        <w:rPr>
          <w:rFonts w:cs="Times New Roman"/>
          <w:rtl/>
        </w:rPr>
        <w:t xml:space="preserve">אים אחרים. </w:t>
      </w:r>
      <w:r w:rsidR="00443F14">
        <w:rPr>
          <w:rFonts w:cs="Times New Roman" w:hint="cs"/>
          <w:rtl/>
        </w:rPr>
        <w:t>[</w:t>
      </w:r>
      <w:r w:rsidRPr="00460F56">
        <w:rPr>
          <w:rFonts w:cs="Times New Roman"/>
          <w:rtl/>
        </w:rPr>
        <w:t xml:space="preserve">כשאומרים שהחיים הם לא משחק ילדים, אין זאת </w:t>
      </w:r>
      <w:r w:rsidR="001A2C4B" w:rsidRPr="001A2C4B">
        <w:rPr>
          <w:rFonts w:cs="Times New Roman"/>
          <w:rtl/>
        </w:rPr>
        <w:t xml:space="preserve">אלא </w:t>
      </w:r>
      <w:r w:rsidRPr="00460F56">
        <w:rPr>
          <w:rFonts w:cs="Times New Roman"/>
          <w:rtl/>
        </w:rPr>
        <w:t>כי לכך מתכוונים.</w:t>
      </w:r>
      <w:r w:rsidR="00443F14">
        <w:rPr>
          <w:rFonts w:cs="Times New Roman" w:hint="cs"/>
          <w:rtl/>
        </w:rPr>
        <w:t>]</w:t>
      </w:r>
    </w:p>
    <w:p w14:paraId="2F97AA2E" w14:textId="77777777" w:rsidR="008660C7" w:rsidRPr="008660C7" w:rsidRDefault="008660C7" w:rsidP="008660C7">
      <w:pPr>
        <w:rPr>
          <w:rtl/>
        </w:rPr>
      </w:pPr>
      <w:r w:rsidRPr="008660C7">
        <w:rPr>
          <w:rFonts w:hint="cs"/>
          <w:rtl/>
        </w:rPr>
        <w:t xml:space="preserve">[בשעות אלו בימי שבת הדודה נהגה להתאמן על הקלרנית. זה היה הזמן שלה </w:t>
      </w:r>
      <w:r w:rsidRPr="008660C7">
        <w:rPr>
          <w:rtl/>
        </w:rPr>
        <w:t>–</w:t>
      </w:r>
      <w:r w:rsidRPr="008660C7">
        <w:rPr>
          <w:rFonts w:hint="cs"/>
          <w:rtl/>
        </w:rPr>
        <w:t xml:space="preserve"> מרגע שאחרון הדתיים יצאו מבית הכנסת ועד ארוחת הצהריים.]</w:t>
      </w:r>
    </w:p>
    <w:p w14:paraId="6868644D" w14:textId="79FEFE27" w:rsidR="008660C7" w:rsidRPr="008660C7" w:rsidRDefault="008660C7" w:rsidP="008660C7">
      <w:pPr>
        <w:rPr>
          <w:rtl/>
        </w:rPr>
      </w:pPr>
      <w:r w:rsidRPr="008660C7">
        <w:rPr>
          <w:rFonts w:hint="cs"/>
          <w:rtl/>
        </w:rPr>
        <w:t>"אתה יודע," אלכס המשיך בשקט החמים ששרר בסלון הריק שלהם, "</w:t>
      </w:r>
      <w:r w:rsidRPr="008660C7">
        <w:rPr>
          <w:rFonts w:cs="Times New Roman"/>
          <w:rtl/>
        </w:rPr>
        <w:t>המחשבה</w:t>
      </w:r>
      <w:r w:rsidRPr="008660C7">
        <w:rPr>
          <w:rFonts w:hint="cs"/>
          <w:rtl/>
        </w:rPr>
        <w:t xml:space="preserve"> על כל המספרים העצומים </w:t>
      </w:r>
      <w:r w:rsidR="00460F56" w:rsidRPr="00460F56">
        <w:rPr>
          <w:rFonts w:cs="Times New Roman"/>
          <w:rtl/>
        </w:rPr>
        <w:t xml:space="preserve">המפלצתיים </w:t>
      </w:r>
      <w:r w:rsidRPr="008660C7">
        <w:rPr>
          <w:rFonts w:hint="cs"/>
          <w:rtl/>
        </w:rPr>
        <w:t xml:space="preserve">האלו </w:t>
      </w:r>
      <w:r w:rsidRPr="008660C7">
        <w:rPr>
          <w:rFonts w:cs="Times New Roman"/>
          <w:rtl/>
        </w:rPr>
        <w:t>שקולה ל</w:t>
      </w:r>
      <w:r w:rsidR="004D7433">
        <w:rPr>
          <w:rFonts w:cs="Times New Roman"/>
          <w:rtl/>
        </w:rPr>
        <w:t>ניסיון</w:t>
      </w:r>
      <w:r w:rsidRPr="008660C7">
        <w:rPr>
          <w:rFonts w:cs="Times New Roman"/>
          <w:rtl/>
        </w:rPr>
        <w:t xml:space="preserve"> להבין את כל היקום, </w:t>
      </w:r>
      <w:r w:rsidR="00460F56">
        <w:rPr>
          <w:rFonts w:cs="Times New Roman" w:hint="cs"/>
          <w:rtl/>
        </w:rPr>
        <w:t xml:space="preserve">שהוא </w:t>
      </w:r>
      <w:r w:rsidRPr="008660C7">
        <w:rPr>
          <w:rFonts w:cs="Times New Roman"/>
          <w:rtl/>
        </w:rPr>
        <w:t xml:space="preserve">אינסופי, </w:t>
      </w:r>
      <w:r w:rsidR="00443F14">
        <w:rPr>
          <w:rFonts w:cs="Times New Roman" w:hint="cs"/>
          <w:rtl/>
        </w:rPr>
        <w:t>[</w:t>
      </w:r>
      <w:r w:rsidR="00460F56">
        <w:rPr>
          <w:rFonts w:cs="Times New Roman" w:hint="cs"/>
          <w:rtl/>
        </w:rPr>
        <w:t>ו</w:t>
      </w:r>
      <w:r w:rsidRPr="008660C7">
        <w:rPr>
          <w:rFonts w:cs="Times New Roman"/>
          <w:rtl/>
        </w:rPr>
        <w:t>רחוק באופן בלתי אפשרי מהתפיסה שלי,</w:t>
      </w:r>
      <w:r w:rsidR="00443F14">
        <w:rPr>
          <w:rFonts w:cs="Times New Roman" w:hint="cs"/>
          <w:rtl/>
        </w:rPr>
        <w:t>]</w:t>
      </w:r>
      <w:r w:rsidRPr="008660C7">
        <w:rPr>
          <w:rFonts w:cs="Times New Roman"/>
          <w:rtl/>
        </w:rPr>
        <w:t xml:space="preserve"> אבל לא צריך ללכת </w:t>
      </w:r>
      <w:r w:rsidR="00460F56" w:rsidRPr="00460F56">
        <w:rPr>
          <w:rFonts w:cs="Times New Roman"/>
          <w:rtl/>
        </w:rPr>
        <w:t xml:space="preserve">עד </w:t>
      </w:r>
      <w:r w:rsidR="009512B8">
        <w:rPr>
          <w:rFonts w:cs="Times New Roman" w:hint="cs"/>
          <w:rtl/>
        </w:rPr>
        <w:t>ל</w:t>
      </w:r>
      <w:r w:rsidR="00460F56" w:rsidRPr="00460F56">
        <w:rPr>
          <w:rFonts w:cs="Times New Roman"/>
          <w:rtl/>
        </w:rPr>
        <w:t>שם בשביל למצוא דברים שהם מעבר ליכולת האנושית</w:t>
      </w:r>
      <w:r w:rsidRPr="008660C7">
        <w:rPr>
          <w:rFonts w:cs="Times New Roman"/>
          <w:rtl/>
        </w:rPr>
        <w:t>.</w:t>
      </w:r>
      <w:r w:rsidRPr="008660C7">
        <w:rPr>
          <w:rFonts w:hint="cs"/>
          <w:rtl/>
        </w:rPr>
        <w:t xml:space="preserve"> גם </w:t>
      </w:r>
      <w:r w:rsidR="00460F56">
        <w:rPr>
          <w:rFonts w:hint="cs"/>
          <w:rtl/>
        </w:rPr>
        <w:t>ב</w:t>
      </w:r>
      <w:r w:rsidRPr="008660C7">
        <w:rPr>
          <w:rFonts w:hint="cs"/>
          <w:rtl/>
        </w:rPr>
        <w:t>פני</w:t>
      </w:r>
      <w:r w:rsidR="00460F56">
        <w:rPr>
          <w:rFonts w:hint="cs"/>
          <w:rtl/>
        </w:rPr>
        <w:t>ם</w:t>
      </w:r>
      <w:r w:rsidRPr="008660C7">
        <w:rPr>
          <w:rFonts w:hint="cs"/>
          <w:rtl/>
        </w:rPr>
        <w:t xml:space="preserve">, קרוב, בין שתי האצבעות שלי, בין אחת לשתיים: גם שם </w:t>
      </w:r>
      <w:r w:rsidR="009512B8" w:rsidRPr="009512B8">
        <w:rPr>
          <w:rFonts w:cs="Times New Roman"/>
          <w:rtl/>
        </w:rPr>
        <w:t>נמצאים מספרים בלי סוף.</w:t>
      </w:r>
      <w:r w:rsidRPr="008660C7">
        <w:rPr>
          <w:rFonts w:hint="cs"/>
          <w:rtl/>
        </w:rPr>
        <w:t xml:space="preserve">. זוכר איך הוכחת לי פעם שיש אינסוף מספרים ממשיים בין </w:t>
      </w:r>
      <w:r w:rsidR="00DF5B66">
        <w:rPr>
          <w:rFonts w:hint="cs"/>
          <w:rtl/>
        </w:rPr>
        <w:t xml:space="preserve">כל </w:t>
      </w:r>
      <w:r w:rsidRPr="008660C7">
        <w:rPr>
          <w:rFonts w:hint="cs"/>
          <w:rtl/>
        </w:rPr>
        <w:t>שני שלמים?"</w:t>
      </w:r>
    </w:p>
    <w:p w14:paraId="07DCC3A7" w14:textId="6C53CEDE" w:rsidR="008660C7" w:rsidRPr="008660C7" w:rsidRDefault="008660C7" w:rsidP="008660C7">
      <w:pPr>
        <w:rPr>
          <w:rtl/>
        </w:rPr>
      </w:pPr>
      <w:r w:rsidRPr="008660C7">
        <w:rPr>
          <w:rFonts w:hint="cs"/>
          <w:rtl/>
        </w:rPr>
        <w:t>"עם האלכסון של קנטור."</w:t>
      </w:r>
    </w:p>
    <w:p w14:paraId="3B4AA3CD" w14:textId="41285AA5" w:rsidR="008660C7" w:rsidRPr="008660C7" w:rsidRDefault="008660C7" w:rsidP="008660C7">
      <w:pPr>
        <w:rPr>
          <w:rtl/>
        </w:rPr>
      </w:pPr>
      <w:r w:rsidRPr="008660C7">
        <w:rPr>
          <w:rFonts w:hint="cs"/>
          <w:rtl/>
        </w:rPr>
        <w:t>"כן, זהו זה, האלכסון. לא צריך לרוץ עד קצה הגלקסיות בשביל למצ</w:t>
      </w:r>
      <w:r w:rsidR="00443F14">
        <w:rPr>
          <w:rFonts w:hint="cs"/>
          <w:rtl/>
        </w:rPr>
        <w:t>ו</w:t>
      </w:r>
      <w:r w:rsidRPr="008660C7">
        <w:rPr>
          <w:rFonts w:hint="cs"/>
          <w:rtl/>
        </w:rPr>
        <w:t>א את האינסוף</w:t>
      </w:r>
      <w:r w:rsidR="00460F56" w:rsidRPr="00460F56">
        <w:rPr>
          <w:rFonts w:cs="Times New Roman"/>
          <w:rtl/>
        </w:rPr>
        <w:t xml:space="preserve">, </w:t>
      </w:r>
      <w:r w:rsidR="00443F14">
        <w:rPr>
          <w:rFonts w:cs="Times New Roman" w:hint="cs"/>
          <w:rtl/>
        </w:rPr>
        <w:t>[</w:t>
      </w:r>
      <w:r w:rsidR="00460F56" w:rsidRPr="00460F56">
        <w:rPr>
          <w:rFonts w:cs="Times New Roman"/>
          <w:rtl/>
        </w:rPr>
        <w:t>את זה שהינו מעבר להישג יד,</w:t>
      </w:r>
      <w:r w:rsidR="00443F14">
        <w:rPr>
          <w:rFonts w:cs="Times New Roman" w:hint="cs"/>
          <w:rtl/>
        </w:rPr>
        <w:t>]</w:t>
      </w:r>
      <w:r w:rsidR="00460F56" w:rsidRPr="00460F56">
        <w:rPr>
          <w:rFonts w:cs="Times New Roman"/>
          <w:rtl/>
        </w:rPr>
        <w:t xml:space="preserve"> את המסעיר</w:t>
      </w:r>
      <w:r w:rsidRPr="008660C7">
        <w:rPr>
          <w:rFonts w:hint="cs"/>
          <w:rtl/>
        </w:rPr>
        <w:t>. ההרפתקה יכולה להתרחש</w:t>
      </w:r>
      <w:r w:rsidR="00460F56">
        <w:rPr>
          <w:rFonts w:hint="cs"/>
          <w:rtl/>
        </w:rPr>
        <w:t xml:space="preserve"> גם</w:t>
      </w:r>
      <w:r w:rsidRPr="008660C7">
        <w:rPr>
          <w:rFonts w:hint="cs"/>
          <w:rtl/>
        </w:rPr>
        <w:t xml:space="preserve"> פה</w:t>
      </w:r>
      <w:r w:rsidR="00460F56">
        <w:rPr>
          <w:rFonts w:hint="cs"/>
          <w:rtl/>
        </w:rPr>
        <w:t xml:space="preserve"> קרוב</w:t>
      </w:r>
      <w:r w:rsidRPr="008660C7">
        <w:rPr>
          <w:rFonts w:hint="cs"/>
          <w:rtl/>
        </w:rPr>
        <w:t>, בין שתי האצבעות... לא רק את מה שמתרחש בקצ</w:t>
      </w:r>
      <w:r w:rsidR="00530815">
        <w:rPr>
          <w:rFonts w:hint="cs"/>
          <w:rtl/>
        </w:rPr>
        <w:t>ה</w:t>
      </w:r>
      <w:r w:rsidRPr="008660C7">
        <w:rPr>
          <w:rFonts w:hint="cs"/>
          <w:rtl/>
        </w:rPr>
        <w:t xml:space="preserve"> הגלקסיות אני לא מבין ומכיר, אלא גם את המרחב העצום הנפרש</w:t>
      </w:r>
      <w:r w:rsidR="00460F56" w:rsidRPr="00460F56">
        <w:rPr>
          <w:rtl/>
        </w:rPr>
        <w:t xml:space="preserve"> </w:t>
      </w:r>
      <w:r w:rsidR="00460F56" w:rsidRPr="00460F56">
        <w:rPr>
          <w:rFonts w:cs="Times New Roman"/>
          <w:rtl/>
        </w:rPr>
        <w:t>אצלי, במרווח</w:t>
      </w:r>
      <w:r w:rsidRPr="008660C7">
        <w:rPr>
          <w:rFonts w:hint="cs"/>
          <w:rtl/>
        </w:rPr>
        <w:t xml:space="preserve"> בין אחת לשתיים. זאת </w:t>
      </w:r>
      <w:r w:rsidR="001C5A04">
        <w:rPr>
          <w:rFonts w:hint="cs"/>
          <w:rtl/>
        </w:rPr>
        <w:t>הייתה</w:t>
      </w:r>
      <w:r w:rsidRPr="008660C7">
        <w:rPr>
          <w:rFonts w:hint="cs"/>
          <w:rtl/>
        </w:rPr>
        <w:t xml:space="preserve"> הוכחה </w:t>
      </w:r>
      <w:r w:rsidR="00F97A34">
        <w:rPr>
          <w:rFonts w:hint="cs"/>
          <w:rtl/>
        </w:rPr>
        <w:t>כל כך</w:t>
      </w:r>
      <w:r w:rsidRPr="008660C7">
        <w:rPr>
          <w:rFonts w:hint="cs"/>
          <w:rtl/>
        </w:rPr>
        <w:t xml:space="preserve"> חזקה, </w:t>
      </w:r>
      <w:r w:rsidRPr="008660C7">
        <w:rPr>
          <w:rFonts w:cs="Times New Roman"/>
          <w:rtl/>
        </w:rPr>
        <w:t xml:space="preserve">האלכסון הזה, </w:t>
      </w:r>
      <w:r w:rsidRPr="008660C7">
        <w:rPr>
          <w:rFonts w:hint="cs"/>
          <w:rtl/>
        </w:rPr>
        <w:t>אני לעולם לא אשכח אותה."</w:t>
      </w:r>
    </w:p>
    <w:p w14:paraId="397AC9E9" w14:textId="663256D1" w:rsidR="008660C7" w:rsidRPr="008660C7" w:rsidRDefault="008660C7" w:rsidP="008660C7">
      <w:pPr>
        <w:rPr>
          <w:rtl/>
        </w:rPr>
      </w:pPr>
      <w:r w:rsidRPr="008660C7">
        <w:rPr>
          <w:rFonts w:hint="cs"/>
          <w:rtl/>
        </w:rPr>
        <w:t xml:space="preserve">"זה בדיוק מה שלומדים בתורת הקבוצות," מארק נופף בספר </w:t>
      </w:r>
      <w:r w:rsidR="00460F56" w:rsidRPr="00460F56">
        <w:rPr>
          <w:rFonts w:cs="Times New Roman"/>
          <w:rtl/>
        </w:rPr>
        <w:t xml:space="preserve">אצלי, במרווח </w:t>
      </w:r>
      <w:r w:rsidRPr="008660C7">
        <w:rPr>
          <w:rFonts w:hint="cs"/>
          <w:rtl/>
        </w:rPr>
        <w:t>שלו.</w:t>
      </w:r>
    </w:p>
    <w:p w14:paraId="36A0D2B3" w14:textId="6412B545" w:rsidR="008660C7" w:rsidRPr="008660C7" w:rsidRDefault="008660C7" w:rsidP="008660C7">
      <w:pPr>
        <w:rPr>
          <w:rtl/>
        </w:rPr>
      </w:pPr>
      <w:r w:rsidRPr="008660C7">
        <w:rPr>
          <w:rFonts w:hint="cs"/>
          <w:rtl/>
        </w:rPr>
        <w:lastRenderedPageBreak/>
        <w:t>"</w:t>
      </w:r>
      <w:r w:rsidR="00460F56" w:rsidRPr="00460F56">
        <w:rPr>
          <w:rFonts w:cs="Times New Roman"/>
          <w:rtl/>
        </w:rPr>
        <w:t>מצליחים להבין מהו אינסוף? להכיל אותו בתוכך?</w:t>
      </w:r>
      <w:r w:rsidRPr="008660C7">
        <w:rPr>
          <w:rFonts w:hint="cs"/>
          <w:rtl/>
        </w:rPr>
        <w:t>"</w:t>
      </w:r>
    </w:p>
    <w:p w14:paraId="52BFFBD0" w14:textId="58705822" w:rsidR="008660C7" w:rsidRPr="008660C7" w:rsidRDefault="008660C7" w:rsidP="008660C7">
      <w:pPr>
        <w:rPr>
          <w:rtl/>
        </w:rPr>
      </w:pPr>
      <w:r w:rsidRPr="008660C7">
        <w:rPr>
          <w:rFonts w:hint="cs"/>
          <w:rtl/>
        </w:rPr>
        <w:t>"</w:t>
      </w:r>
      <w:r w:rsidR="00FF6331" w:rsidRPr="00FF6331">
        <w:rPr>
          <w:rFonts w:cs="Times New Roman"/>
          <w:rtl/>
        </w:rPr>
        <w:t>אני משער שמגיעים הכי קרוב שאפשר, כלומר – אל</w:t>
      </w:r>
      <w:r w:rsidRPr="008660C7">
        <w:rPr>
          <w:rFonts w:hint="cs"/>
          <w:rtl/>
        </w:rPr>
        <w:t xml:space="preserve"> האקסיומות וה</w:t>
      </w:r>
      <w:r w:rsidRPr="008660C7">
        <w:rPr>
          <w:rFonts w:cs="Times New Roman"/>
          <w:rtl/>
        </w:rPr>
        <w:t>משפטים</w:t>
      </w:r>
      <w:r w:rsidRPr="008660C7">
        <w:rPr>
          <w:rFonts w:hint="cs"/>
          <w:rtl/>
        </w:rPr>
        <w:t xml:space="preserve"> שבעזרתם בונים את הקבוצות</w:t>
      </w:r>
      <w:r w:rsidR="001A2C4B" w:rsidRPr="001A2C4B">
        <w:rPr>
          <w:rFonts w:cs="Times New Roman"/>
          <w:rtl/>
        </w:rPr>
        <w:t xml:space="preserve"> האינסופיות</w:t>
      </w:r>
      <w:r w:rsidRPr="008660C7">
        <w:rPr>
          <w:rFonts w:hint="cs"/>
          <w:rtl/>
        </w:rPr>
        <w:t>." ומארק הראה ל</w:t>
      </w:r>
      <w:r w:rsidR="00FF6331" w:rsidRPr="00FF6331">
        <w:rPr>
          <w:rFonts w:cs="Times New Roman"/>
          <w:rtl/>
        </w:rPr>
        <w:t xml:space="preserve">אלכס </w:t>
      </w:r>
      <w:r w:rsidR="009512B8">
        <w:rPr>
          <w:rFonts w:cs="Times New Roman" w:hint="cs"/>
          <w:rtl/>
        </w:rPr>
        <w:t>מהו</w:t>
      </w:r>
      <w:r w:rsidRPr="008660C7">
        <w:rPr>
          <w:rFonts w:hint="cs"/>
          <w:rtl/>
        </w:rPr>
        <w:t xml:space="preserve"> שיא המינימליזם </w:t>
      </w:r>
      <w:r w:rsidRPr="008660C7">
        <w:rPr>
          <w:rtl/>
        </w:rPr>
        <w:t>–</w:t>
      </w:r>
      <w:r w:rsidRPr="008660C7">
        <w:rPr>
          <w:rFonts w:hint="cs"/>
          <w:rtl/>
        </w:rPr>
        <w:t xml:space="preserve"> בעזרת ה</w:t>
      </w:r>
      <w:r w:rsidR="004C59E0">
        <w:rPr>
          <w:rFonts w:hint="cs"/>
          <w:rtl/>
        </w:rPr>
        <w:t>אוויר</w:t>
      </w:r>
      <w:r w:rsidRPr="008660C7">
        <w:rPr>
          <w:rFonts w:hint="cs"/>
          <w:rtl/>
        </w:rPr>
        <w:t xml:space="preserve">, הכלום, הקבוצה הריקה </w:t>
      </w:r>
      <w:r w:rsidR="00FF6331">
        <w:rPr>
          <w:rFonts w:hint="cs"/>
          <w:rtl/>
        </w:rPr>
        <w:t>(</w:t>
      </w:r>
      <w:r w:rsidRPr="008660C7">
        <w:rPr>
          <w:rFonts w:hint="cs"/>
          <w:rtl/>
        </w:rPr>
        <w:t>ובעזרת איחוד</w:t>
      </w:r>
      <w:r w:rsidR="00FF6331">
        <w:rPr>
          <w:rFonts w:hint="cs"/>
          <w:rtl/>
        </w:rPr>
        <w:t>)</w:t>
      </w:r>
      <w:r w:rsidRPr="008660C7">
        <w:rPr>
          <w:rFonts w:hint="cs"/>
          <w:rtl/>
        </w:rPr>
        <w:t xml:space="preserve"> ניתן ליצור את כל המספרים הטבעיים, את כל ה</w:t>
      </w:r>
      <w:r w:rsidR="00DF60BB">
        <w:rPr>
          <w:rFonts w:hint="cs"/>
          <w:rtl/>
        </w:rPr>
        <w:t>מ</w:t>
      </w:r>
      <w:r w:rsidRPr="008660C7">
        <w:rPr>
          <w:rFonts w:hint="cs"/>
          <w:rtl/>
        </w:rPr>
        <w:t>פלצות העצומות האלו שגודלן כעין גלקסיה וגם את אחיותיהן שגדולות מהן פי מיליארד ורבות מהן ללא שיעור. "אתה מבין</w:t>
      </w:r>
      <w:r w:rsidR="00530815">
        <w:rPr>
          <w:rFonts w:hint="cs"/>
          <w:rtl/>
        </w:rPr>
        <w:t>,</w:t>
      </w:r>
      <w:r w:rsidRPr="008660C7">
        <w:rPr>
          <w:rFonts w:hint="cs"/>
          <w:rtl/>
        </w:rPr>
        <w:t xml:space="preserve"> אלכס, מה הראיתי לך</w:t>
      </w:r>
      <w:r w:rsidR="00443F14">
        <w:rPr>
          <w:rFonts w:hint="cs"/>
          <w:rtl/>
        </w:rPr>
        <w:t>?</w:t>
      </w:r>
      <w:r w:rsidRPr="008660C7">
        <w:rPr>
          <w:rFonts w:hint="cs"/>
          <w:rtl/>
        </w:rPr>
        <w:t xml:space="preserve"> </w:t>
      </w:r>
      <w:r w:rsidRPr="008660C7">
        <w:rPr>
          <w:rtl/>
        </w:rPr>
        <w:t>–</w:t>
      </w:r>
      <w:r w:rsidRPr="008660C7">
        <w:rPr>
          <w:rFonts w:hint="cs"/>
          <w:rtl/>
        </w:rPr>
        <w:t xml:space="preserve"> יקום </w:t>
      </w:r>
      <w:r w:rsidR="001A2C4B" w:rsidRPr="001A2C4B">
        <w:rPr>
          <w:rFonts w:cs="Times New Roman"/>
          <w:rtl/>
        </w:rPr>
        <w:t>של התרחשו</w:t>
      </w:r>
      <w:r w:rsidR="001A2C4B">
        <w:rPr>
          <w:rFonts w:cs="Times New Roman" w:hint="cs"/>
          <w:rtl/>
        </w:rPr>
        <w:t>יו</w:t>
      </w:r>
      <w:r w:rsidR="001A2C4B" w:rsidRPr="001A2C4B">
        <w:rPr>
          <w:rFonts w:cs="Times New Roman"/>
          <w:rtl/>
        </w:rPr>
        <w:t xml:space="preserve">ת </w:t>
      </w:r>
      <w:r w:rsidRPr="008660C7">
        <w:rPr>
          <w:rFonts w:hint="cs"/>
          <w:rtl/>
        </w:rPr>
        <w:t>שאין ל</w:t>
      </w:r>
      <w:r w:rsidR="001A2C4B">
        <w:rPr>
          <w:rFonts w:hint="cs"/>
          <w:rtl/>
        </w:rPr>
        <w:t>הן</w:t>
      </w:r>
      <w:r w:rsidRPr="008660C7">
        <w:rPr>
          <w:rFonts w:hint="cs"/>
          <w:rtl/>
        </w:rPr>
        <w:t xml:space="preserve"> סוף נובע מהכלום, מהדף הריק."</w:t>
      </w:r>
    </w:p>
    <w:p w14:paraId="2A2C2BC9" w14:textId="4A69A93F" w:rsidR="008660C7" w:rsidRDefault="008660C7" w:rsidP="008660C7">
      <w:pPr>
        <w:rPr>
          <w:rtl/>
        </w:rPr>
      </w:pPr>
      <w:r w:rsidRPr="008660C7">
        <w:rPr>
          <w:rFonts w:hint="cs"/>
          <w:rtl/>
        </w:rPr>
        <w:t xml:space="preserve">"אז אלה הם המספרים!" אלכס אמר, כמתוודע אליהם לראשונה. </w:t>
      </w:r>
    </w:p>
    <w:p w14:paraId="528EC382" w14:textId="49EF221A" w:rsidR="00740490" w:rsidRDefault="00740490" w:rsidP="008660C7">
      <w:pPr>
        <w:rPr>
          <w:rtl/>
        </w:rPr>
      </w:pPr>
    </w:p>
    <w:p w14:paraId="75FC0B0C" w14:textId="6140AFC3" w:rsidR="00740490" w:rsidRPr="00530815" w:rsidRDefault="00740490" w:rsidP="008660C7">
      <w:pPr>
        <w:rPr>
          <w:color w:val="A6A6A6" w:themeColor="background1" w:themeShade="A6"/>
          <w:rtl/>
        </w:rPr>
      </w:pPr>
    </w:p>
    <w:p w14:paraId="09A3B4F8" w14:textId="635AB5E5" w:rsidR="00740490" w:rsidRPr="00530815" w:rsidRDefault="00740490" w:rsidP="008660C7">
      <w:pPr>
        <w:rPr>
          <w:color w:val="A6A6A6" w:themeColor="background1" w:themeShade="A6"/>
          <w:rtl/>
        </w:rPr>
      </w:pPr>
      <w:r w:rsidRPr="00530815">
        <w:rPr>
          <w:rFonts w:hint="cs"/>
          <w:color w:val="A6A6A6" w:themeColor="background1" w:themeShade="A6"/>
          <w:rtl/>
        </w:rPr>
        <w:t>[[</w:t>
      </w:r>
    </w:p>
    <w:p w14:paraId="7B9893F5" w14:textId="7165A935" w:rsidR="008660C7" w:rsidRPr="00530815" w:rsidRDefault="008660C7" w:rsidP="008660C7">
      <w:pPr>
        <w:rPr>
          <w:color w:val="A6A6A6" w:themeColor="background1" w:themeShade="A6"/>
          <w:rtl/>
        </w:rPr>
      </w:pPr>
      <w:r w:rsidRPr="00530815">
        <w:rPr>
          <w:rFonts w:hint="cs"/>
          <w:color w:val="A6A6A6" w:themeColor="background1" w:themeShade="A6"/>
          <w:rtl/>
        </w:rPr>
        <w:t>"זהו מודל ליצ</w:t>
      </w:r>
      <w:r w:rsidR="00FF6331" w:rsidRPr="00530815">
        <w:rPr>
          <w:rFonts w:hint="cs"/>
          <w:color w:val="A6A6A6" w:themeColor="background1" w:themeShade="A6"/>
          <w:rtl/>
        </w:rPr>
        <w:t>י</w:t>
      </w:r>
      <w:r w:rsidRPr="00530815">
        <w:rPr>
          <w:rFonts w:hint="cs"/>
          <w:color w:val="A6A6A6" w:themeColor="background1" w:themeShade="A6"/>
          <w:rtl/>
        </w:rPr>
        <w:t xml:space="preserve">רה שלהם. </w:t>
      </w:r>
      <w:r w:rsidRPr="00530815">
        <w:rPr>
          <w:rFonts w:cs="Times New Roman"/>
          <w:color w:val="A6A6A6" w:themeColor="background1" w:themeShade="A6"/>
          <w:rtl/>
        </w:rPr>
        <w:t xml:space="preserve">תורת הקבוצות יכולה לשמש כבסיס לתיאור </w:t>
      </w:r>
      <w:r w:rsidR="00460F56" w:rsidRPr="00530815">
        <w:rPr>
          <w:rFonts w:cs="Times New Roman"/>
          <w:color w:val="A6A6A6" w:themeColor="background1" w:themeShade="A6"/>
          <w:rtl/>
        </w:rPr>
        <w:t>מספרים ומאפשרת להוכיח משפטים בקשר ל</w:t>
      </w:r>
      <w:r w:rsidR="001C5A04" w:rsidRPr="00530815">
        <w:rPr>
          <w:rFonts w:cs="Times New Roman"/>
          <w:color w:val="A6A6A6" w:themeColor="background1" w:themeShade="A6"/>
          <w:rtl/>
        </w:rPr>
        <w:t>מתמטיקה</w:t>
      </w:r>
      <w:r w:rsidR="00460F56" w:rsidRPr="00530815">
        <w:rPr>
          <w:rFonts w:cs="Times New Roman"/>
          <w:color w:val="A6A6A6" w:themeColor="background1" w:themeShade="A6"/>
          <w:rtl/>
        </w:rPr>
        <w:t xml:space="preserve"> עצמה. </w:t>
      </w:r>
      <w:r w:rsidRPr="00530815">
        <w:rPr>
          <w:rFonts w:cs="Times New Roman"/>
          <w:color w:val="A6A6A6" w:themeColor="background1" w:themeShade="A6"/>
          <w:rtl/>
        </w:rPr>
        <w:t xml:space="preserve">[היא שפה שבעזרתה ניתן לבטא /שמביעה / שמתארת עצמים </w:t>
      </w:r>
      <w:r w:rsidR="0026467C" w:rsidRPr="00530815">
        <w:rPr>
          <w:rFonts w:cs="Times New Roman"/>
          <w:color w:val="A6A6A6" w:themeColor="background1" w:themeShade="A6"/>
          <w:rtl/>
        </w:rPr>
        <w:t>מתמטי</w:t>
      </w:r>
      <w:r w:rsidRPr="00530815">
        <w:rPr>
          <w:rFonts w:cs="Times New Roman"/>
          <w:color w:val="A6A6A6" w:themeColor="background1" w:themeShade="A6"/>
          <w:rtl/>
        </w:rPr>
        <w:t>ים: המספרים הטבעיים, מִסְפָּרִים סוֹדְרִים [ניקוד בדוק] אינסופיים ומספרים ממשיים, ומודלים של מערכות אקסיומטיות...</w:t>
      </w:r>
      <w:r w:rsidR="00460F56" w:rsidRPr="00530815">
        <w:rPr>
          <w:rFonts w:cs="Times New Roman" w:hint="cs"/>
          <w:color w:val="A6A6A6" w:themeColor="background1" w:themeShade="A6"/>
          <w:rtl/>
        </w:rPr>
        <w:t>]</w:t>
      </w:r>
      <w:r w:rsidRPr="00530815">
        <w:rPr>
          <w:rFonts w:cs="Times New Roman" w:hint="cs"/>
          <w:color w:val="A6A6A6" w:themeColor="background1" w:themeShade="A6"/>
          <w:rtl/>
        </w:rPr>
        <w:t>"</w:t>
      </w:r>
    </w:p>
    <w:p w14:paraId="27712B52" w14:textId="77777777" w:rsidR="008660C7" w:rsidRPr="00530815" w:rsidRDefault="008660C7" w:rsidP="008660C7">
      <w:pPr>
        <w:rPr>
          <w:color w:val="A6A6A6" w:themeColor="background1" w:themeShade="A6"/>
          <w:rtl/>
        </w:rPr>
      </w:pPr>
      <w:r w:rsidRPr="00530815">
        <w:rPr>
          <w:rFonts w:hint="cs"/>
          <w:color w:val="A6A6A6" w:themeColor="background1" w:themeShade="A6"/>
          <w:rtl/>
        </w:rPr>
        <w:t>[</w:t>
      </w:r>
      <w:hyperlink r:id="rId209" w:history="1">
        <w:r w:rsidRPr="00530815">
          <w:rPr>
            <w:rFonts w:hint="cs"/>
            <w:color w:val="A6A6A6" w:themeColor="background1" w:themeShade="A6"/>
            <w:u w:val="single"/>
            <w:rtl/>
          </w:rPr>
          <w:t>טקטיקה / אסטרטגיה</w:t>
        </w:r>
      </w:hyperlink>
      <w:r w:rsidRPr="00530815">
        <w:rPr>
          <w:rFonts w:hint="cs"/>
          <w:color w:val="A6A6A6" w:themeColor="background1" w:themeShade="A6"/>
          <w:rtl/>
        </w:rPr>
        <w:t>]</w:t>
      </w:r>
    </w:p>
    <w:p w14:paraId="45A58818" w14:textId="324F60A6" w:rsidR="008660C7" w:rsidRPr="00530815" w:rsidRDefault="00460F56" w:rsidP="008660C7">
      <w:pPr>
        <w:rPr>
          <w:rFonts w:cs="Times New Roman"/>
          <w:color w:val="A6A6A6" w:themeColor="background1" w:themeShade="A6"/>
          <w:rtl/>
        </w:rPr>
      </w:pPr>
      <w:r w:rsidRPr="00530815">
        <w:rPr>
          <w:rFonts w:cs="Times New Roman" w:hint="cs"/>
          <w:color w:val="A6A6A6" w:themeColor="background1" w:themeShade="A6"/>
          <w:rtl/>
        </w:rPr>
        <w:t>[</w:t>
      </w:r>
      <w:r w:rsidR="008660C7" w:rsidRPr="00530815">
        <w:rPr>
          <w:rFonts w:cs="Times New Roman"/>
          <w:color w:val="A6A6A6" w:themeColor="background1" w:themeShade="A6"/>
          <w:rtl/>
        </w:rPr>
        <w:t>"</w:t>
      </w:r>
      <w:r w:rsidR="008660C7" w:rsidRPr="00530815">
        <w:rPr>
          <w:rFonts w:cs="Times New Roman" w:hint="cs"/>
          <w:color w:val="A6A6A6" w:themeColor="background1" w:themeShade="A6"/>
          <w:rtl/>
        </w:rPr>
        <w:t>כלומר,</w:t>
      </w:r>
      <w:r w:rsidR="008660C7" w:rsidRPr="00530815">
        <w:rPr>
          <w:rFonts w:cs="Times New Roman"/>
          <w:color w:val="A6A6A6" w:themeColor="background1" w:themeShade="A6"/>
          <w:rtl/>
        </w:rPr>
        <w:t xml:space="preserve"> מה ש</w:t>
      </w:r>
      <w:r w:rsidR="008660C7" w:rsidRPr="00530815">
        <w:rPr>
          <w:rFonts w:cs="Times New Roman" w:hint="cs"/>
          <w:color w:val="A6A6A6" w:themeColor="background1" w:themeShade="A6"/>
          <w:rtl/>
        </w:rPr>
        <w:t>אני לומד ב</w:t>
      </w:r>
      <w:r w:rsidR="002E35AE" w:rsidRPr="00530815">
        <w:rPr>
          <w:rFonts w:cs="Times New Roman" w:hint="cs"/>
          <w:color w:val="A6A6A6" w:themeColor="background1" w:themeShade="A6"/>
          <w:rtl/>
        </w:rPr>
        <w:t>בית-הספר</w:t>
      </w:r>
      <w:r w:rsidR="008660C7" w:rsidRPr="00530815">
        <w:rPr>
          <w:rFonts w:cs="Times New Roman" w:hint="cs"/>
          <w:color w:val="A6A6A6" w:themeColor="background1" w:themeShade="A6"/>
          <w:rtl/>
        </w:rPr>
        <w:t xml:space="preserve"> בשיעורי חשבון </w:t>
      </w:r>
      <w:r w:rsidR="008660C7" w:rsidRPr="00530815">
        <w:rPr>
          <w:rFonts w:cs="Times New Roman"/>
          <w:color w:val="A6A6A6" w:themeColor="background1" w:themeShade="A6"/>
          <w:rtl/>
        </w:rPr>
        <w:t xml:space="preserve">בנוגע למספרים </w:t>
      </w:r>
      <w:r w:rsidR="008660C7" w:rsidRPr="00530815">
        <w:rPr>
          <w:rFonts w:cs="Times New Roman" w:hint="cs"/>
          <w:color w:val="A6A6A6" w:themeColor="background1" w:themeShade="A6"/>
          <w:rtl/>
        </w:rPr>
        <w:t>זה איך להפעיל אותם,</w:t>
      </w:r>
      <w:r w:rsidR="008660C7" w:rsidRPr="00530815">
        <w:rPr>
          <w:rFonts w:cs="Times New Roman"/>
          <w:color w:val="A6A6A6" w:themeColor="background1" w:themeShade="A6"/>
          <w:rtl/>
        </w:rPr>
        <w:t xml:space="preserve"> </w:t>
      </w:r>
      <w:r w:rsidR="008660C7" w:rsidRPr="00530815">
        <w:rPr>
          <w:rFonts w:cs="Times New Roman" w:hint="cs"/>
          <w:color w:val="A6A6A6" w:themeColor="background1" w:themeShade="A6"/>
          <w:rtl/>
        </w:rPr>
        <w:t xml:space="preserve">זה </w:t>
      </w:r>
      <w:r w:rsidR="008660C7" w:rsidRPr="00530815">
        <w:rPr>
          <w:rFonts w:cs="Times New Roman"/>
          <w:color w:val="A6A6A6" w:themeColor="background1" w:themeShade="A6"/>
          <w:rtl/>
        </w:rPr>
        <w:t>הטקטיקה</w:t>
      </w:r>
      <w:r w:rsidR="008660C7" w:rsidRPr="00530815">
        <w:rPr>
          <w:rFonts w:cs="Times New Roman" w:hint="cs"/>
          <w:color w:val="A6A6A6" w:themeColor="background1" w:themeShade="A6"/>
          <w:rtl/>
        </w:rPr>
        <w:t xml:space="preserve"> </w:t>
      </w:r>
      <w:r w:rsidR="008660C7" w:rsidRPr="00530815">
        <w:rPr>
          <w:rFonts w:cs="Times New Roman"/>
          <w:color w:val="A6A6A6" w:themeColor="background1" w:themeShade="A6"/>
          <w:rtl/>
        </w:rPr>
        <w:t>ו</w:t>
      </w:r>
      <w:r w:rsidR="008660C7" w:rsidRPr="00530815">
        <w:rPr>
          <w:rFonts w:cs="Times New Roman" w:hint="cs"/>
          <w:color w:val="A6A6A6" w:themeColor="background1" w:themeShade="A6"/>
          <w:rtl/>
        </w:rPr>
        <w:t xml:space="preserve">אילו </w:t>
      </w:r>
      <w:r w:rsidR="008660C7" w:rsidRPr="00530815">
        <w:rPr>
          <w:rFonts w:cs="Times New Roman"/>
          <w:color w:val="A6A6A6" w:themeColor="background1" w:themeShade="A6"/>
          <w:rtl/>
        </w:rPr>
        <w:t xml:space="preserve">תורת הקבוצות </w:t>
      </w:r>
      <w:r w:rsidR="008660C7" w:rsidRPr="00530815">
        <w:rPr>
          <w:rFonts w:cs="Times New Roman" w:hint="cs"/>
          <w:color w:val="A6A6A6" w:themeColor="background1" w:themeShade="A6"/>
          <w:rtl/>
        </w:rPr>
        <w:t>מבטאת את</w:t>
      </w:r>
      <w:r w:rsidR="008660C7" w:rsidRPr="00530815">
        <w:rPr>
          <w:rFonts w:cs="Times New Roman"/>
          <w:color w:val="A6A6A6" w:themeColor="background1" w:themeShade="A6"/>
          <w:rtl/>
        </w:rPr>
        <w:t xml:space="preserve"> </w:t>
      </w:r>
      <w:r w:rsidR="008660C7" w:rsidRPr="00530815">
        <w:rPr>
          <w:rFonts w:cs="Times New Roman" w:hint="cs"/>
          <w:color w:val="A6A6A6" w:themeColor="background1" w:themeShade="A6"/>
          <w:rtl/>
        </w:rPr>
        <w:t xml:space="preserve">עקרונות הפעולה, את </w:t>
      </w:r>
      <w:r w:rsidR="008660C7" w:rsidRPr="00530815">
        <w:rPr>
          <w:rFonts w:cs="Times New Roman"/>
          <w:color w:val="A6A6A6" w:themeColor="background1" w:themeShade="A6"/>
          <w:rtl/>
        </w:rPr>
        <w:t>האסטרטגיה?</w:t>
      </w:r>
      <w:r w:rsidR="008660C7" w:rsidRPr="00530815">
        <w:rPr>
          <w:rFonts w:cs="Times New Roman" w:hint="cs"/>
          <w:color w:val="A6A6A6" w:themeColor="background1" w:themeShade="A6"/>
          <w:rtl/>
        </w:rPr>
        <w:t>"</w:t>
      </w:r>
    </w:p>
    <w:p w14:paraId="7A62E1E6" w14:textId="296EBE1C" w:rsidR="008660C7" w:rsidRPr="00530815" w:rsidRDefault="008660C7" w:rsidP="008660C7">
      <w:pPr>
        <w:rPr>
          <w:rFonts w:cs="Times New Roman"/>
          <w:color w:val="A6A6A6" w:themeColor="background1" w:themeShade="A6"/>
          <w:rtl/>
        </w:rPr>
      </w:pPr>
      <w:r w:rsidRPr="00530815">
        <w:rPr>
          <w:rFonts w:cs="Times New Roman" w:hint="cs"/>
          <w:color w:val="A6A6A6" w:themeColor="background1" w:themeShade="A6"/>
          <w:rtl/>
        </w:rPr>
        <w:t xml:space="preserve">"כן, </w:t>
      </w:r>
      <w:r w:rsidRPr="00530815">
        <w:rPr>
          <w:rFonts w:cs="Times New Roman"/>
          <w:color w:val="A6A6A6" w:themeColor="background1" w:themeShade="A6"/>
          <w:rtl/>
        </w:rPr>
        <w:t>בדיוק, תורת הקבוצות מאפשרת להוכיח משפטים בקשר ל</w:t>
      </w:r>
      <w:r w:rsidR="001C5A04" w:rsidRPr="00530815">
        <w:rPr>
          <w:rFonts w:cs="Times New Roman"/>
          <w:color w:val="A6A6A6" w:themeColor="background1" w:themeShade="A6"/>
          <w:rtl/>
        </w:rPr>
        <w:t>מתמטיקה</w:t>
      </w:r>
      <w:r w:rsidRPr="00530815">
        <w:rPr>
          <w:rFonts w:cs="Times New Roman"/>
          <w:color w:val="A6A6A6" w:themeColor="background1" w:themeShade="A6"/>
          <w:rtl/>
        </w:rPr>
        <w:t xml:space="preserve"> עצמה</w:t>
      </w:r>
      <w:r w:rsidRPr="00530815">
        <w:rPr>
          <w:rFonts w:cs="Times New Roman" w:hint="cs"/>
          <w:color w:val="A6A6A6" w:themeColor="background1" w:themeShade="A6"/>
          <w:rtl/>
        </w:rPr>
        <w:t>."</w:t>
      </w:r>
    </w:p>
    <w:p w14:paraId="75437413" w14:textId="77777777" w:rsidR="00460F56" w:rsidRPr="00530815" w:rsidRDefault="00460F56" w:rsidP="008660C7">
      <w:pPr>
        <w:rPr>
          <w:rFonts w:cs="Times New Roman"/>
          <w:color w:val="A6A6A6" w:themeColor="background1" w:themeShade="A6"/>
          <w:rtl/>
        </w:rPr>
      </w:pPr>
      <w:r w:rsidRPr="00530815">
        <w:rPr>
          <w:rFonts w:cs="Times New Roman" w:hint="cs"/>
          <w:color w:val="A6A6A6" w:themeColor="background1" w:themeShade="A6"/>
          <w:rtl/>
        </w:rPr>
        <w:t>]</w:t>
      </w:r>
    </w:p>
    <w:p w14:paraId="3E8124F3" w14:textId="028DCDCC" w:rsidR="008660C7" w:rsidRPr="00530815" w:rsidRDefault="008660C7" w:rsidP="008660C7">
      <w:pPr>
        <w:rPr>
          <w:rFonts w:cs="Times New Roman"/>
          <w:color w:val="A6A6A6" w:themeColor="background1" w:themeShade="A6"/>
          <w:rtl/>
        </w:rPr>
      </w:pPr>
      <w:r w:rsidRPr="00530815">
        <w:rPr>
          <w:rFonts w:cs="Times New Roman" w:hint="cs"/>
          <w:color w:val="A6A6A6" w:themeColor="background1" w:themeShade="A6"/>
          <w:rtl/>
        </w:rPr>
        <w:t>"אם כך</w:t>
      </w:r>
      <w:r w:rsidR="00FF6331" w:rsidRPr="00530815">
        <w:rPr>
          <w:rFonts w:cs="Times New Roman"/>
          <w:color w:val="A6A6A6" w:themeColor="background1" w:themeShade="A6"/>
          <w:rtl/>
        </w:rPr>
        <w:t>..." היה שקט בסלון ושקט גם ברחוב, תפילות השבת הסתיימו זה מכבר והאברכים חזרו על טפם ונשותיהם לבתיהם. "</w:t>
      </w:r>
      <w:r w:rsidRPr="00530815">
        <w:rPr>
          <w:rFonts w:cs="Times New Roman" w:hint="cs"/>
          <w:color w:val="A6A6A6" w:themeColor="background1" w:themeShade="A6"/>
          <w:rtl/>
        </w:rPr>
        <w:t>תורת הקבוצות מתארת את</w:t>
      </w:r>
      <w:r w:rsidRPr="00530815">
        <w:rPr>
          <w:rFonts w:cs="Times New Roman"/>
          <w:color w:val="A6A6A6" w:themeColor="background1" w:themeShade="A6"/>
          <w:rtl/>
        </w:rPr>
        <w:t xml:space="preserve"> הברגים וגלגלי השיניים שמניעים את ה</w:t>
      </w:r>
      <w:r w:rsidR="001C5A04" w:rsidRPr="00530815">
        <w:rPr>
          <w:rFonts w:cs="Times New Roman"/>
          <w:color w:val="A6A6A6" w:themeColor="background1" w:themeShade="A6"/>
          <w:rtl/>
        </w:rPr>
        <w:t>מתמטיקה</w:t>
      </w:r>
      <w:r w:rsidRPr="00530815">
        <w:rPr>
          <w:rFonts w:cs="Times New Roman"/>
          <w:color w:val="A6A6A6" w:themeColor="background1" w:themeShade="A6"/>
          <w:rtl/>
        </w:rPr>
        <w:t xml:space="preserve"> – </w:t>
      </w:r>
      <w:r w:rsidR="00460F56" w:rsidRPr="00530815">
        <w:rPr>
          <w:rFonts w:cs="Times New Roman" w:hint="cs"/>
          <w:color w:val="A6A6A6" w:themeColor="background1" w:themeShade="A6"/>
          <w:rtl/>
        </w:rPr>
        <w:t>את</w:t>
      </w:r>
      <w:r w:rsidRPr="00530815">
        <w:rPr>
          <w:rFonts w:cs="Times New Roman"/>
          <w:color w:val="A6A6A6" w:themeColor="background1" w:themeShade="A6"/>
          <w:rtl/>
        </w:rPr>
        <w:t xml:space="preserve"> מה שנמצא מאחורי הקלעים</w:t>
      </w:r>
      <w:r w:rsidR="00460F56" w:rsidRPr="00530815">
        <w:rPr>
          <w:rFonts w:cs="Times New Roman" w:hint="cs"/>
          <w:color w:val="A6A6A6" w:themeColor="background1" w:themeShade="A6"/>
          <w:rtl/>
        </w:rPr>
        <w:t>..</w:t>
      </w:r>
      <w:r w:rsidRPr="00530815">
        <w:rPr>
          <w:rFonts w:cs="Times New Roman"/>
          <w:color w:val="A6A6A6" w:themeColor="background1" w:themeShade="A6"/>
          <w:rtl/>
        </w:rPr>
        <w:t>."</w:t>
      </w:r>
    </w:p>
    <w:p w14:paraId="7B73436F" w14:textId="1F505745" w:rsidR="008660C7" w:rsidRPr="00530815" w:rsidRDefault="008660C7" w:rsidP="008660C7">
      <w:pPr>
        <w:rPr>
          <w:color w:val="A6A6A6" w:themeColor="background1" w:themeShade="A6"/>
          <w:rtl/>
        </w:rPr>
      </w:pPr>
      <w:r w:rsidRPr="00530815">
        <w:rPr>
          <w:rFonts w:cs="Times New Roman"/>
          <w:color w:val="A6A6A6" w:themeColor="background1" w:themeShade="A6"/>
          <w:rtl/>
        </w:rPr>
        <w:t>"</w:t>
      </w:r>
      <w:r w:rsidR="00460F56" w:rsidRPr="00530815">
        <w:rPr>
          <w:rFonts w:cs="Times New Roman"/>
          <w:color w:val="A6A6A6" w:themeColor="background1" w:themeShade="A6"/>
          <w:rtl/>
        </w:rPr>
        <w:t xml:space="preserve">אלכס! </w:t>
      </w:r>
      <w:r w:rsidR="009512B8" w:rsidRPr="00530815">
        <w:rPr>
          <w:rFonts w:cs="Times New Roman"/>
          <w:color w:val="A6A6A6" w:themeColor="background1" w:themeShade="A6"/>
          <w:rtl/>
        </w:rPr>
        <w:t xml:space="preserve">נכון, אבל מה שנמצא מאחורי הקלעים הוא עמוק </w:t>
      </w:r>
      <w:r w:rsidR="00460F56" w:rsidRPr="00530815">
        <w:rPr>
          <w:rFonts w:cs="Times New Roman"/>
          <w:color w:val="A6A6A6" w:themeColor="background1" w:themeShade="A6"/>
          <w:rtl/>
        </w:rPr>
        <w:t xml:space="preserve">הרבה </w:t>
      </w:r>
      <w:r w:rsidR="001A2C4B" w:rsidRPr="00530815">
        <w:rPr>
          <w:rFonts w:cs="Times New Roman"/>
          <w:color w:val="A6A6A6" w:themeColor="background1" w:themeShade="A6"/>
          <w:rtl/>
        </w:rPr>
        <w:t xml:space="preserve">יותר </w:t>
      </w:r>
      <w:r w:rsidRPr="00530815">
        <w:rPr>
          <w:rFonts w:cs="Times New Roman"/>
          <w:color w:val="A6A6A6" w:themeColor="background1" w:themeShade="A6"/>
          <w:rtl/>
        </w:rPr>
        <w:t>מ</w:t>
      </w:r>
      <w:r w:rsidR="00C16311" w:rsidRPr="00530815">
        <w:rPr>
          <w:rFonts w:cs="Times New Roman"/>
          <w:color w:val="A6A6A6" w:themeColor="background1" w:themeShade="A6"/>
          <w:rtl/>
        </w:rPr>
        <w:t>סתם עניין רכילותי [פטפטני] או קוריוז לשעשע בו את ה</w:t>
      </w:r>
      <w:r w:rsidR="001A2C4B" w:rsidRPr="00530815">
        <w:rPr>
          <w:rFonts w:cs="Times New Roman" w:hint="cs"/>
          <w:color w:val="A6A6A6" w:themeColor="background1" w:themeShade="A6"/>
          <w:rtl/>
        </w:rPr>
        <w:t>חבר</w:t>
      </w:r>
      <w:r w:rsidR="00C16311" w:rsidRPr="00530815">
        <w:rPr>
          <w:rFonts w:cs="Times New Roman"/>
          <w:color w:val="A6A6A6" w:themeColor="background1" w:themeShade="A6"/>
          <w:rtl/>
        </w:rPr>
        <w:t xml:space="preserve">ות </w:t>
      </w:r>
      <w:r w:rsidR="001A2C4B" w:rsidRPr="00530815">
        <w:rPr>
          <w:rFonts w:cs="Times New Roman" w:hint="cs"/>
          <w:color w:val="A6A6A6" w:themeColor="background1" w:themeShade="A6"/>
          <w:rtl/>
        </w:rPr>
        <w:t xml:space="preserve">שלך </w:t>
      </w:r>
      <w:r w:rsidR="00C16311" w:rsidRPr="00530815">
        <w:rPr>
          <w:rFonts w:cs="Times New Roman"/>
          <w:color w:val="A6A6A6" w:themeColor="background1" w:themeShade="A6"/>
          <w:rtl/>
        </w:rPr>
        <w:t>–</w:t>
      </w:r>
      <w:r w:rsidRPr="00530815">
        <w:rPr>
          <w:rFonts w:cs="Times New Roman"/>
          <w:color w:val="A6A6A6" w:themeColor="background1" w:themeShade="A6"/>
          <w:rtl/>
        </w:rPr>
        <w:t xml:space="preserve"> </w:t>
      </w:r>
      <w:r w:rsidR="0019741F" w:rsidRPr="00530815">
        <w:rPr>
          <w:rFonts w:cs="Times New Roman"/>
          <w:color w:val="A6A6A6" w:themeColor="background1" w:themeShade="A6"/>
          <w:rtl/>
        </w:rPr>
        <w:t>סוף-סוף</w:t>
      </w:r>
      <w:r w:rsidRPr="00530815">
        <w:rPr>
          <w:rFonts w:cs="Times New Roman"/>
          <w:color w:val="A6A6A6" w:themeColor="background1" w:themeShade="A6"/>
          <w:rtl/>
        </w:rPr>
        <w:t xml:space="preserve"> מבינים מהי הוכחה </w:t>
      </w:r>
      <w:r w:rsidR="0026467C" w:rsidRPr="00530815">
        <w:rPr>
          <w:rFonts w:cs="Times New Roman"/>
          <w:color w:val="A6A6A6" w:themeColor="background1" w:themeShade="A6"/>
          <w:rtl/>
        </w:rPr>
        <w:t>מתמטי</w:t>
      </w:r>
      <w:r w:rsidRPr="00530815">
        <w:rPr>
          <w:rFonts w:cs="Times New Roman"/>
          <w:color w:val="A6A6A6" w:themeColor="background1" w:themeShade="A6"/>
          <w:rtl/>
        </w:rPr>
        <w:t>ת שלמה ומלאה</w:t>
      </w:r>
      <w:r w:rsidR="001A2C4B" w:rsidRPr="00530815">
        <w:rPr>
          <w:rFonts w:cs="Times New Roman" w:hint="cs"/>
          <w:color w:val="A6A6A6" w:themeColor="background1" w:themeShade="A6"/>
          <w:rtl/>
        </w:rPr>
        <w:t>,</w:t>
      </w:r>
      <w:r w:rsidRPr="00530815">
        <w:rPr>
          <w:rFonts w:cs="Times New Roman"/>
          <w:color w:val="A6A6A6" w:themeColor="background1" w:themeShade="A6"/>
          <w:rtl/>
        </w:rPr>
        <w:t xml:space="preserve"> ללא קפיצות</w:t>
      </w:r>
      <w:r w:rsidR="00460F56" w:rsidRPr="00530815">
        <w:rPr>
          <w:rFonts w:cs="Times New Roman" w:hint="cs"/>
          <w:color w:val="A6A6A6" w:themeColor="background1" w:themeShade="A6"/>
          <w:rtl/>
        </w:rPr>
        <w:t>-</w:t>
      </w:r>
      <w:r w:rsidRPr="00530815">
        <w:rPr>
          <w:rFonts w:cs="Times New Roman"/>
          <w:color w:val="A6A6A6" w:themeColor="background1" w:themeShade="A6"/>
          <w:rtl/>
        </w:rPr>
        <w:t xml:space="preserve">הדרך המחשבתיות ונפנופי הידיים </w:t>
      </w:r>
      <w:r w:rsidR="00460F56" w:rsidRPr="00530815">
        <w:rPr>
          <w:rFonts w:cs="Times New Roman" w:hint="cs"/>
          <w:color w:val="A6A6A6" w:themeColor="background1" w:themeShade="A6"/>
          <w:rtl/>
        </w:rPr>
        <w:t>ש</w:t>
      </w:r>
      <w:r w:rsidR="00460F56" w:rsidRPr="00530815">
        <w:rPr>
          <w:rFonts w:cs="Times New Roman"/>
          <w:color w:val="A6A6A6" w:themeColor="background1" w:themeShade="A6"/>
          <w:rtl/>
        </w:rPr>
        <w:t>הורגלנו אליהם</w:t>
      </w:r>
      <w:r w:rsidR="00460F56" w:rsidRPr="00530815">
        <w:rPr>
          <w:rFonts w:cs="Times New Roman" w:hint="cs"/>
          <w:color w:val="A6A6A6" w:themeColor="background1" w:themeShade="A6"/>
          <w:rtl/>
        </w:rPr>
        <w:t xml:space="preserve"> [</w:t>
      </w:r>
      <w:r w:rsidRPr="00530815">
        <w:rPr>
          <w:rFonts w:cs="Times New Roman"/>
          <w:color w:val="A6A6A6" w:themeColor="background1" w:themeShade="A6"/>
          <w:rtl/>
        </w:rPr>
        <w:t xml:space="preserve">שהיו נפוצים לפניה היו נפוצות במקום ניסוח ריגורוזי </w:t>
      </w:r>
      <w:r w:rsidR="00B833EF" w:rsidRPr="00530815">
        <w:rPr>
          <w:rFonts w:cs="Times New Roman"/>
          <w:color w:val="A6A6A6" w:themeColor="background1" w:themeShade="A6"/>
          <w:rtl/>
        </w:rPr>
        <w:t>מדויק</w:t>
      </w:r>
      <w:r w:rsidRPr="00530815">
        <w:rPr>
          <w:rFonts w:cs="Times New Roman"/>
          <w:color w:val="A6A6A6" w:themeColor="background1" w:themeShade="A6"/>
          <w:rtl/>
        </w:rPr>
        <w:t xml:space="preserve">]. </w:t>
      </w:r>
      <w:r w:rsidR="009512B8" w:rsidRPr="00530815">
        <w:rPr>
          <w:rFonts w:cs="Times New Roman"/>
          <w:color w:val="A6A6A6" w:themeColor="background1" w:themeShade="A6"/>
          <w:rtl/>
        </w:rPr>
        <w:t>מאחורי הקלעים של ה</w:t>
      </w:r>
      <w:r w:rsidR="001C5A04" w:rsidRPr="00530815">
        <w:rPr>
          <w:rFonts w:cs="Times New Roman"/>
          <w:color w:val="A6A6A6" w:themeColor="background1" w:themeShade="A6"/>
          <w:rtl/>
        </w:rPr>
        <w:t>מתמטיקה</w:t>
      </w:r>
      <w:r w:rsidR="009512B8" w:rsidRPr="00530815">
        <w:rPr>
          <w:rFonts w:cs="Times New Roman"/>
          <w:color w:val="A6A6A6" w:themeColor="background1" w:themeShade="A6"/>
          <w:rtl/>
        </w:rPr>
        <w:t xml:space="preserve"> נמצאות</w:t>
      </w:r>
      <w:r w:rsidR="009512B8" w:rsidRPr="00530815">
        <w:rPr>
          <w:rFonts w:cs="Times New Roman" w:hint="cs"/>
          <w:color w:val="A6A6A6" w:themeColor="background1" w:themeShade="A6"/>
          <w:rtl/>
        </w:rPr>
        <w:t xml:space="preserve"> </w:t>
      </w:r>
      <w:r w:rsidRPr="00530815">
        <w:rPr>
          <w:rFonts w:cs="Times New Roman"/>
          <w:color w:val="A6A6A6" w:themeColor="background1" w:themeShade="A6"/>
          <w:rtl/>
        </w:rPr>
        <w:t xml:space="preserve">שאלות פילוסופיות עמוקות – מהי משמעות נכונותה של הצהרה </w:t>
      </w:r>
      <w:r w:rsidR="0026467C" w:rsidRPr="00530815">
        <w:rPr>
          <w:rFonts w:cs="Times New Roman"/>
          <w:color w:val="A6A6A6" w:themeColor="background1" w:themeShade="A6"/>
          <w:rtl/>
        </w:rPr>
        <w:t>מתמטי</w:t>
      </w:r>
      <w:r w:rsidRPr="00530815">
        <w:rPr>
          <w:rFonts w:cs="Times New Roman"/>
          <w:color w:val="A6A6A6" w:themeColor="background1" w:themeShade="A6"/>
          <w:rtl/>
        </w:rPr>
        <w:t>ת? כלומר, מהי משמעות האמת בעצם."</w:t>
      </w:r>
    </w:p>
    <w:p w14:paraId="0FEEEC44" w14:textId="62C2FA58" w:rsidR="008660C7" w:rsidRPr="00530815" w:rsidRDefault="008660C7" w:rsidP="008660C7">
      <w:pPr>
        <w:rPr>
          <w:color w:val="A6A6A6" w:themeColor="background1" w:themeShade="A6"/>
          <w:rtl/>
        </w:rPr>
      </w:pPr>
      <w:r w:rsidRPr="00530815">
        <w:rPr>
          <w:rFonts w:cs="Times New Roman"/>
          <w:color w:val="A6A6A6" w:themeColor="background1" w:themeShade="A6"/>
          <w:rtl/>
        </w:rPr>
        <w:t xml:space="preserve">"אז תורת הקבוצות היא </w:t>
      </w:r>
      <w:bookmarkStart w:id="312" w:name="_Hlk532715457"/>
      <w:r w:rsidR="00460F56" w:rsidRPr="00530815">
        <w:rPr>
          <w:rFonts w:cs="Times New Roman"/>
          <w:color w:val="A6A6A6" w:themeColor="background1" w:themeShade="A6"/>
          <w:rtl/>
        </w:rPr>
        <w:t xml:space="preserve">הבסיס </w:t>
      </w:r>
      <w:r w:rsidRPr="00530815">
        <w:rPr>
          <w:rFonts w:cs="Times New Roman" w:hint="cs"/>
          <w:color w:val="A6A6A6" w:themeColor="background1" w:themeShade="A6"/>
          <w:rtl/>
        </w:rPr>
        <w:t>של ה</w:t>
      </w:r>
      <w:r w:rsidR="001C5A04" w:rsidRPr="00530815">
        <w:rPr>
          <w:rFonts w:cs="Times New Roman" w:hint="cs"/>
          <w:color w:val="A6A6A6" w:themeColor="background1" w:themeShade="A6"/>
          <w:rtl/>
        </w:rPr>
        <w:t>מתמטיקה</w:t>
      </w:r>
      <w:r w:rsidRPr="00530815">
        <w:rPr>
          <w:rFonts w:cs="Times New Roman" w:hint="cs"/>
          <w:color w:val="A6A6A6" w:themeColor="background1" w:themeShade="A6"/>
          <w:rtl/>
        </w:rPr>
        <w:t>?</w:t>
      </w:r>
      <w:r w:rsidR="00351DA7" w:rsidRPr="00530815">
        <w:rPr>
          <w:color w:val="A6A6A6" w:themeColor="background1" w:themeShade="A6"/>
          <w:rtl/>
        </w:rPr>
        <w:t xml:space="preserve"> </w:t>
      </w:r>
      <w:r w:rsidR="00351DA7" w:rsidRPr="00530815">
        <w:rPr>
          <w:rFonts w:cs="Times New Roman"/>
          <w:color w:val="A6A6A6" w:themeColor="background1" w:themeShade="A6"/>
          <w:rtl/>
        </w:rPr>
        <w:t>הראשית של כל הרעיונות, והמנגנונים שמאפשרים את הרעיונות</w:t>
      </w:r>
      <w:r w:rsidR="00351DA7" w:rsidRPr="00530815">
        <w:rPr>
          <w:rFonts w:cs="Times New Roman" w:hint="cs"/>
          <w:color w:val="A6A6A6" w:themeColor="background1" w:themeShade="A6"/>
          <w:rtl/>
        </w:rPr>
        <w:t>.</w:t>
      </w:r>
      <w:r w:rsidRPr="00530815">
        <w:rPr>
          <w:rFonts w:cs="Times New Roman" w:hint="cs"/>
          <w:color w:val="A6A6A6" w:themeColor="background1" w:themeShade="A6"/>
          <w:rtl/>
        </w:rPr>
        <w:t>"</w:t>
      </w:r>
      <w:bookmarkEnd w:id="312"/>
    </w:p>
    <w:p w14:paraId="5BEAB8C1" w14:textId="44AE4AC3" w:rsidR="008660C7" w:rsidRPr="00530815" w:rsidRDefault="008660C7" w:rsidP="008660C7">
      <w:pPr>
        <w:rPr>
          <w:rFonts w:cs="Times New Roman"/>
          <w:color w:val="A6A6A6" w:themeColor="background1" w:themeShade="A6"/>
          <w:rtl/>
        </w:rPr>
      </w:pPr>
      <w:r w:rsidRPr="00530815">
        <w:rPr>
          <w:rFonts w:cs="Times New Roman" w:hint="cs"/>
          <w:color w:val="A6A6A6" w:themeColor="background1" w:themeShade="A6"/>
          <w:rtl/>
        </w:rPr>
        <w:t>"</w:t>
      </w:r>
      <w:r w:rsidRPr="00530815">
        <w:rPr>
          <w:color w:val="A6A6A6" w:themeColor="background1" w:themeShade="A6"/>
          <w:rtl/>
        </w:rPr>
        <w:t xml:space="preserve"> </w:t>
      </w:r>
      <w:r w:rsidRPr="00530815">
        <w:rPr>
          <w:rFonts w:cs="Times New Roman"/>
          <w:color w:val="A6A6A6" w:themeColor="background1" w:themeShade="A6"/>
          <w:rtl/>
        </w:rPr>
        <w:t xml:space="preserve">ייתכן... </w:t>
      </w:r>
      <w:r w:rsidR="00FF6331" w:rsidRPr="00530815">
        <w:rPr>
          <w:rFonts w:cs="Times New Roman" w:hint="cs"/>
          <w:color w:val="A6A6A6" w:themeColor="background1" w:themeShade="A6"/>
          <w:rtl/>
        </w:rPr>
        <w:t>[</w:t>
      </w:r>
      <w:r w:rsidR="00460F56" w:rsidRPr="00530815">
        <w:rPr>
          <w:rFonts w:cs="Times New Roman" w:hint="cs"/>
          <w:color w:val="A6A6A6" w:themeColor="background1" w:themeShade="A6"/>
          <w:shd w:val="clear" w:color="auto" w:fill="D9D9D9" w:themeFill="background1" w:themeFillShade="D9"/>
          <w:rtl/>
        </w:rPr>
        <w:t>[</w:t>
      </w:r>
      <w:r w:rsidRPr="00530815">
        <w:rPr>
          <w:rFonts w:cs="Times New Roman"/>
          <w:color w:val="A6A6A6" w:themeColor="background1" w:themeShade="A6"/>
          <w:shd w:val="clear" w:color="auto" w:fill="D9D9D9" w:themeFill="background1" w:themeFillShade="D9"/>
          <w:rtl/>
        </w:rPr>
        <w:t xml:space="preserve">אם אתה רוצה ללכת אחורה, להתחיל מהמנגנונים הראשוניים, </w:t>
      </w:r>
      <w:r w:rsidRPr="00530815">
        <w:rPr>
          <w:rFonts w:cs="Times New Roman" w:hint="cs"/>
          <w:color w:val="A6A6A6" w:themeColor="background1" w:themeShade="A6"/>
          <w:shd w:val="clear" w:color="auto" w:fill="D9D9D9" w:themeFill="background1" w:themeFillShade="D9"/>
          <w:rtl/>
        </w:rPr>
        <w:t xml:space="preserve">הייתי אומר שהבסיס </w:t>
      </w:r>
      <w:r w:rsidR="00460F56" w:rsidRPr="00530815">
        <w:rPr>
          <w:rFonts w:cs="Times New Roman"/>
          <w:color w:val="A6A6A6" w:themeColor="background1" w:themeShade="A6"/>
          <w:shd w:val="clear" w:color="auto" w:fill="D9D9D9" w:themeFill="background1" w:themeFillShade="D9"/>
          <w:rtl/>
        </w:rPr>
        <w:t>המנגנונים הראשוניים</w:t>
      </w:r>
      <w:r w:rsidR="00460F56" w:rsidRPr="00530815">
        <w:rPr>
          <w:rFonts w:cs="Times New Roman" w:hint="cs"/>
          <w:color w:val="A6A6A6" w:themeColor="background1" w:themeShade="A6"/>
          <w:shd w:val="clear" w:color="auto" w:fill="D9D9D9" w:themeFill="background1" w:themeFillShade="D9"/>
          <w:rtl/>
        </w:rPr>
        <w:t xml:space="preserve"> </w:t>
      </w:r>
      <w:r w:rsidRPr="00530815">
        <w:rPr>
          <w:rFonts w:cs="Times New Roman" w:hint="cs"/>
          <w:color w:val="A6A6A6" w:themeColor="background1" w:themeShade="A6"/>
          <w:shd w:val="clear" w:color="auto" w:fill="D9D9D9" w:themeFill="background1" w:themeFillShade="D9"/>
          <w:rtl/>
        </w:rPr>
        <w:t>של ה</w:t>
      </w:r>
      <w:r w:rsidR="001C5A04" w:rsidRPr="00530815">
        <w:rPr>
          <w:rFonts w:cs="Times New Roman" w:hint="cs"/>
          <w:color w:val="A6A6A6" w:themeColor="background1" w:themeShade="A6"/>
          <w:shd w:val="clear" w:color="auto" w:fill="D9D9D9" w:themeFill="background1" w:themeFillShade="D9"/>
          <w:rtl/>
        </w:rPr>
        <w:t>מתמטיקה</w:t>
      </w:r>
      <w:r w:rsidRPr="00530815">
        <w:rPr>
          <w:rFonts w:cs="Times New Roman" w:hint="cs"/>
          <w:color w:val="A6A6A6" w:themeColor="background1" w:themeShade="A6"/>
          <w:shd w:val="clear" w:color="auto" w:fill="D9D9D9" w:themeFill="background1" w:themeFillShade="D9"/>
          <w:rtl/>
        </w:rPr>
        <w:t xml:space="preserve"> ה</w:t>
      </w:r>
      <w:r w:rsidR="00460F56" w:rsidRPr="00530815">
        <w:rPr>
          <w:rFonts w:cs="Times New Roman" w:hint="cs"/>
          <w:color w:val="A6A6A6" w:themeColor="background1" w:themeShade="A6"/>
          <w:shd w:val="clear" w:color="auto" w:fill="D9D9D9" w:themeFill="background1" w:themeFillShade="D9"/>
          <w:rtl/>
        </w:rPr>
        <w:t>ם</w:t>
      </w:r>
      <w:r w:rsidRPr="00530815">
        <w:rPr>
          <w:rFonts w:cs="Times New Roman" w:hint="cs"/>
          <w:color w:val="A6A6A6" w:themeColor="background1" w:themeShade="A6"/>
          <w:shd w:val="clear" w:color="auto" w:fill="D9D9D9" w:themeFill="background1" w:themeFillShade="D9"/>
          <w:rtl/>
        </w:rPr>
        <w:t xml:space="preserve"> </w:t>
      </w:r>
      <w:r w:rsidRPr="00530815">
        <w:rPr>
          <w:rFonts w:cs="Times New Roman"/>
          <w:color w:val="A6A6A6" w:themeColor="background1" w:themeShade="A6"/>
          <w:shd w:val="clear" w:color="auto" w:fill="D9D9D9" w:themeFill="background1" w:themeFillShade="D9"/>
          <w:rtl/>
        </w:rPr>
        <w:t>מו</w:t>
      </w:r>
      <w:r w:rsidRPr="00530815">
        <w:rPr>
          <w:rFonts w:cs="Times New Roman" w:hint="cs"/>
          <w:color w:val="A6A6A6" w:themeColor="background1" w:themeShade="A6"/>
          <w:shd w:val="clear" w:color="auto" w:fill="D9D9D9" w:themeFill="background1" w:themeFillShade="D9"/>
          <w:rtl/>
        </w:rPr>
        <w:t>ֹ</w:t>
      </w:r>
      <w:r w:rsidRPr="00530815">
        <w:rPr>
          <w:rFonts w:cs="Times New Roman"/>
          <w:color w:val="A6A6A6" w:themeColor="background1" w:themeShade="A6"/>
          <w:shd w:val="clear" w:color="auto" w:fill="D9D9D9" w:themeFill="background1" w:themeFillShade="D9"/>
          <w:rtl/>
        </w:rPr>
        <w:t>דו</w:t>
      </w:r>
      <w:r w:rsidRPr="00530815">
        <w:rPr>
          <w:rFonts w:cs="Times New Roman" w:hint="cs"/>
          <w:color w:val="A6A6A6" w:themeColor="background1" w:themeShade="A6"/>
          <w:shd w:val="clear" w:color="auto" w:fill="D9D9D9" w:themeFill="background1" w:themeFillShade="D9"/>
          <w:rtl/>
        </w:rPr>
        <w:t>ּ</w:t>
      </w:r>
      <w:r w:rsidRPr="00530815">
        <w:rPr>
          <w:rFonts w:cs="Times New Roman"/>
          <w:color w:val="A6A6A6" w:themeColor="background1" w:themeShade="A6"/>
          <w:shd w:val="clear" w:color="auto" w:fill="D9D9D9" w:themeFill="background1" w:themeFillShade="D9"/>
          <w:rtl/>
        </w:rPr>
        <w:t>ס פ</w:t>
      </w:r>
      <w:r w:rsidRPr="00530815">
        <w:rPr>
          <w:rFonts w:cs="Times New Roman" w:hint="cs"/>
          <w:color w:val="A6A6A6" w:themeColor="background1" w:themeShade="A6"/>
          <w:shd w:val="clear" w:color="auto" w:fill="D9D9D9" w:themeFill="background1" w:themeFillShade="D9"/>
          <w:rtl/>
        </w:rPr>
        <w:t>ּ</w:t>
      </w:r>
      <w:r w:rsidRPr="00530815">
        <w:rPr>
          <w:rFonts w:cs="Times New Roman"/>
          <w:color w:val="A6A6A6" w:themeColor="background1" w:themeShade="A6"/>
          <w:shd w:val="clear" w:color="auto" w:fill="D9D9D9" w:themeFill="background1" w:themeFillShade="D9"/>
          <w:rtl/>
        </w:rPr>
        <w:t>ו</w:t>
      </w:r>
      <w:r w:rsidRPr="00530815">
        <w:rPr>
          <w:rFonts w:cs="Times New Roman" w:hint="cs"/>
          <w:color w:val="A6A6A6" w:themeColor="background1" w:themeShade="A6"/>
          <w:shd w:val="clear" w:color="auto" w:fill="D9D9D9" w:themeFill="background1" w:themeFillShade="D9"/>
          <w:rtl/>
        </w:rPr>
        <w:t>ֹ</w:t>
      </w:r>
      <w:r w:rsidRPr="00530815">
        <w:rPr>
          <w:rFonts w:cs="Times New Roman"/>
          <w:color w:val="A6A6A6" w:themeColor="background1" w:themeShade="A6"/>
          <w:shd w:val="clear" w:color="auto" w:fill="D9D9D9" w:themeFill="background1" w:themeFillShade="D9"/>
          <w:rtl/>
        </w:rPr>
        <w:t>נ</w:t>
      </w:r>
      <w:r w:rsidRPr="00530815">
        <w:rPr>
          <w:rFonts w:cs="Times New Roman" w:hint="cs"/>
          <w:color w:val="A6A6A6" w:themeColor="background1" w:themeShade="A6"/>
          <w:shd w:val="clear" w:color="auto" w:fill="D9D9D9" w:themeFill="background1" w:themeFillShade="D9"/>
          <w:rtl/>
        </w:rPr>
        <w:t>ֶ</w:t>
      </w:r>
      <w:r w:rsidRPr="00530815">
        <w:rPr>
          <w:rFonts w:cs="Times New Roman"/>
          <w:color w:val="A6A6A6" w:themeColor="background1" w:themeShade="A6"/>
          <w:shd w:val="clear" w:color="auto" w:fill="D9D9D9" w:themeFill="background1" w:themeFillShade="D9"/>
          <w:rtl/>
        </w:rPr>
        <w:t>נ</w:t>
      </w:r>
      <w:r w:rsidRPr="00530815">
        <w:rPr>
          <w:rFonts w:cs="Times New Roman" w:hint="cs"/>
          <w:color w:val="A6A6A6" w:themeColor="background1" w:themeShade="A6"/>
          <w:shd w:val="clear" w:color="auto" w:fill="D9D9D9" w:themeFill="background1" w:themeFillShade="D9"/>
          <w:rtl/>
        </w:rPr>
        <w:t>ְ</w:t>
      </w:r>
      <w:r w:rsidRPr="00530815">
        <w:rPr>
          <w:rFonts w:cs="Times New Roman"/>
          <w:color w:val="A6A6A6" w:themeColor="background1" w:themeShade="A6"/>
          <w:shd w:val="clear" w:color="auto" w:fill="D9D9D9" w:themeFill="background1" w:themeFillShade="D9"/>
          <w:rtl/>
        </w:rPr>
        <w:t>ס [</w:t>
      </w:r>
      <w:r w:rsidRPr="00530815">
        <w:rPr>
          <w:rFonts w:cs="Times New Roman" w:hint="cs"/>
          <w:color w:val="A6A6A6" w:themeColor="background1" w:themeShade="A6"/>
          <w:shd w:val="clear" w:color="auto" w:fill="D9D9D9" w:themeFill="background1" w:themeFillShade="D9"/>
          <w:rtl/>
        </w:rPr>
        <w:t xml:space="preserve">ניקוד? </w:t>
      </w:r>
      <w:hyperlink r:id="rId210" w:history="1">
        <w:r w:rsidRPr="00530815">
          <w:rPr>
            <w:color w:val="A6A6A6" w:themeColor="background1" w:themeShade="A6"/>
            <w:u w:val="single"/>
            <w:shd w:val="clear" w:color="auto" w:fill="D9D9D9" w:themeFill="background1" w:themeFillShade="D9"/>
          </w:rPr>
          <w:t>wiki</w:t>
        </w:r>
      </w:hyperlink>
      <w:r w:rsidRPr="00530815">
        <w:rPr>
          <w:rFonts w:cs="Times New Roman" w:hint="cs"/>
          <w:color w:val="A6A6A6" w:themeColor="background1" w:themeShade="A6"/>
          <w:shd w:val="clear" w:color="auto" w:fill="D9D9D9" w:themeFill="background1" w:themeFillShade="D9"/>
          <w:rtl/>
        </w:rPr>
        <w:t xml:space="preserve"> </w:t>
      </w:r>
      <w:hyperlink r:id="rId211" w:history="1">
        <w:r w:rsidRPr="00530815">
          <w:rPr>
            <w:color w:val="A6A6A6" w:themeColor="background1" w:themeShade="A6"/>
            <w:u w:val="single"/>
            <w:shd w:val="clear" w:color="auto" w:fill="D9D9D9" w:themeFill="background1" w:themeFillShade="D9"/>
          </w:rPr>
          <w:t>wiki</w:t>
        </w:r>
      </w:hyperlink>
      <w:r w:rsidRPr="00530815">
        <w:rPr>
          <w:rFonts w:cs="Times New Roman"/>
          <w:color w:val="A6A6A6" w:themeColor="background1" w:themeShade="A6"/>
          <w:shd w:val="clear" w:color="auto" w:fill="D9D9D9" w:themeFill="background1" w:themeFillShade="D9"/>
          <w:rtl/>
        </w:rPr>
        <w:t xml:space="preserve"> </w:t>
      </w:r>
      <w:r w:rsidRPr="00530815">
        <w:rPr>
          <w:rFonts w:cs="Times New Roman" w:hint="cs"/>
          <w:color w:val="A6A6A6" w:themeColor="background1" w:themeShade="A6"/>
          <w:shd w:val="clear" w:color="auto" w:fill="D9D9D9" w:themeFill="background1" w:themeFillShade="D9"/>
          <w:rtl/>
        </w:rPr>
        <w:t xml:space="preserve">כלומר </w:t>
      </w:r>
      <w:r w:rsidRPr="00530815">
        <w:rPr>
          <w:rFonts w:cs="Times New Roman"/>
          <w:color w:val="A6A6A6" w:themeColor="background1" w:themeShade="A6"/>
          <w:shd w:val="clear" w:color="auto" w:fill="D9D9D9" w:themeFill="background1" w:themeFillShade="D9"/>
          <w:rtl/>
        </w:rPr>
        <w:t xml:space="preserve">תחשיב </w:t>
      </w:r>
      <w:r w:rsidRPr="00530815">
        <w:rPr>
          <w:rFonts w:cs="Times New Roman" w:hint="cs"/>
          <w:color w:val="A6A6A6" w:themeColor="background1" w:themeShade="A6"/>
          <w:shd w:val="clear" w:color="auto" w:fill="D9D9D9" w:themeFill="background1" w:themeFillShade="D9"/>
          <w:rtl/>
        </w:rPr>
        <w:t>ה</w:t>
      </w:r>
      <w:r w:rsidRPr="00530815">
        <w:rPr>
          <w:rFonts w:cs="Times New Roman"/>
          <w:color w:val="A6A6A6" w:themeColor="background1" w:themeShade="A6"/>
          <w:shd w:val="clear" w:color="auto" w:fill="D9D9D9" w:themeFill="background1" w:themeFillShade="D9"/>
          <w:rtl/>
        </w:rPr>
        <w:t>פסוקים</w:t>
      </w:r>
      <w:r w:rsidRPr="00530815">
        <w:rPr>
          <w:rFonts w:cs="Times New Roman" w:hint="cs"/>
          <w:color w:val="A6A6A6" w:themeColor="background1" w:themeShade="A6"/>
          <w:shd w:val="clear" w:color="auto" w:fill="D9D9D9" w:themeFill="background1" w:themeFillShade="D9"/>
          <w:rtl/>
        </w:rPr>
        <w:t xml:space="preserve"> הבסיסי ביותר,</w:t>
      </w:r>
      <w:r w:rsidR="00460F56" w:rsidRPr="00530815">
        <w:rPr>
          <w:rFonts w:cs="Times New Roman" w:hint="cs"/>
          <w:color w:val="A6A6A6" w:themeColor="background1" w:themeShade="A6"/>
          <w:shd w:val="clear" w:color="auto" w:fill="D9D9D9" w:themeFill="background1" w:themeFillShade="D9"/>
          <w:rtl/>
        </w:rPr>
        <w:t>]</w:t>
      </w:r>
      <w:r w:rsidRPr="00530815">
        <w:rPr>
          <w:rFonts w:cs="Times New Roman" w:hint="cs"/>
          <w:color w:val="A6A6A6" w:themeColor="background1" w:themeShade="A6"/>
          <w:shd w:val="clear" w:color="auto" w:fill="D9D9D9" w:themeFill="background1" w:themeFillShade="D9"/>
          <w:rtl/>
        </w:rPr>
        <w:t xml:space="preserve"> ו</w:t>
      </w:r>
      <w:r w:rsidRPr="00530815">
        <w:rPr>
          <w:rFonts w:cs="Times New Roman"/>
          <w:color w:val="A6A6A6" w:themeColor="background1" w:themeShade="A6"/>
          <w:shd w:val="clear" w:color="auto" w:fill="D9D9D9" w:themeFill="background1" w:themeFillShade="D9"/>
          <w:rtl/>
        </w:rPr>
        <w:t>לוגיקה מסדר ראשון [</w:t>
      </w:r>
      <w:hyperlink r:id="rId212" w:history="1">
        <w:r w:rsidRPr="00530815">
          <w:rPr>
            <w:color w:val="A6A6A6" w:themeColor="background1" w:themeShade="A6"/>
            <w:u w:val="single"/>
            <w:shd w:val="clear" w:color="auto" w:fill="D9D9D9" w:themeFill="background1" w:themeFillShade="D9"/>
          </w:rPr>
          <w:t>wiki</w:t>
        </w:r>
      </w:hyperlink>
      <w:r w:rsidRPr="00530815">
        <w:rPr>
          <w:rFonts w:cs="Times New Roman"/>
          <w:color w:val="A6A6A6" w:themeColor="background1" w:themeShade="A6"/>
          <w:shd w:val="clear" w:color="auto" w:fill="D9D9D9" w:themeFill="background1" w:themeFillShade="D9"/>
          <w:rtl/>
        </w:rPr>
        <w:t>]</w:t>
      </w:r>
      <w:r w:rsidR="00460F56" w:rsidRPr="00530815">
        <w:rPr>
          <w:rFonts w:cs="Times New Roman" w:hint="cs"/>
          <w:color w:val="A6A6A6" w:themeColor="background1" w:themeShade="A6"/>
          <w:shd w:val="clear" w:color="auto" w:fill="D9D9D9" w:themeFill="background1" w:themeFillShade="D9"/>
          <w:rtl/>
        </w:rPr>
        <w:t>,</w:t>
      </w:r>
      <w:r w:rsidRPr="00530815">
        <w:rPr>
          <w:rFonts w:cs="Times New Roman"/>
          <w:color w:val="A6A6A6" w:themeColor="background1" w:themeShade="A6"/>
          <w:shd w:val="clear" w:color="auto" w:fill="D9D9D9" w:themeFill="background1" w:themeFillShade="D9"/>
          <w:rtl/>
        </w:rPr>
        <w:t xml:space="preserve"> תורת הקבוצות, </w:t>
      </w:r>
      <w:r w:rsidRPr="00530815">
        <w:rPr>
          <w:rFonts w:cs="Times New Roman" w:hint="cs"/>
          <w:color w:val="A6A6A6" w:themeColor="background1" w:themeShade="A6"/>
          <w:shd w:val="clear" w:color="auto" w:fill="D9D9D9" w:themeFill="background1" w:themeFillShade="D9"/>
          <w:rtl/>
        </w:rPr>
        <w:t>ו</w:t>
      </w:r>
      <w:r w:rsidRPr="00530815">
        <w:rPr>
          <w:rFonts w:cs="Times New Roman"/>
          <w:color w:val="A6A6A6" w:themeColor="background1" w:themeShade="A6"/>
          <w:shd w:val="clear" w:color="auto" w:fill="D9D9D9" w:themeFill="background1" w:themeFillShade="D9"/>
          <w:rtl/>
        </w:rPr>
        <w:t>תורת המספרים (החל באקסיומות של</w:t>
      </w:r>
      <w:r w:rsidRPr="00530815">
        <w:rPr>
          <w:rFonts w:cs="Times New Roman" w:hint="cs"/>
          <w:color w:val="A6A6A6" w:themeColor="background1" w:themeShade="A6"/>
          <w:shd w:val="clear" w:color="auto" w:fill="D9D9D9" w:themeFill="background1" w:themeFillShade="D9"/>
          <w:rtl/>
        </w:rPr>
        <w:t xml:space="preserve"> </w:t>
      </w:r>
      <w:r w:rsidRPr="00530815">
        <w:rPr>
          <w:rFonts w:cs="Times New Roman"/>
          <w:color w:val="A6A6A6" w:themeColor="background1" w:themeShade="A6"/>
          <w:shd w:val="clear" w:color="auto" w:fill="D9D9D9" w:themeFill="background1" w:themeFillShade="D9"/>
          <w:rtl/>
        </w:rPr>
        <w:t>פּאָנוֹ</w:t>
      </w:r>
      <w:r w:rsidRPr="00530815">
        <w:rPr>
          <w:rFonts w:cs="Times New Roman" w:hint="cs"/>
          <w:color w:val="A6A6A6" w:themeColor="background1" w:themeShade="A6"/>
          <w:shd w:val="clear" w:color="auto" w:fill="D9D9D9" w:themeFill="background1" w:themeFillShade="D9"/>
          <w:rtl/>
        </w:rPr>
        <w:t xml:space="preserve"> [</w:t>
      </w:r>
      <w:hyperlink r:id="rId213" w:history="1">
        <w:r w:rsidRPr="00530815">
          <w:rPr>
            <w:rFonts w:hint="cs"/>
            <w:color w:val="A6A6A6" w:themeColor="background1" w:themeShade="A6"/>
            <w:u w:val="single"/>
            <w:shd w:val="clear" w:color="auto" w:fill="D9D9D9" w:themeFill="background1" w:themeFillShade="D9"/>
            <w:rtl/>
          </w:rPr>
          <w:t>ניקוד בדוק</w:t>
        </w:r>
      </w:hyperlink>
      <w:r w:rsidRPr="00530815">
        <w:rPr>
          <w:rFonts w:cs="Times New Roman" w:hint="cs"/>
          <w:color w:val="A6A6A6" w:themeColor="background1" w:themeShade="A6"/>
          <w:shd w:val="clear" w:color="auto" w:fill="D9D9D9" w:themeFill="background1" w:themeFillShade="D9"/>
          <w:rtl/>
        </w:rPr>
        <w:t>]</w:t>
      </w:r>
      <w:r w:rsidRPr="00530815">
        <w:rPr>
          <w:rFonts w:cs="Times New Roman"/>
          <w:color w:val="A6A6A6" w:themeColor="background1" w:themeShade="A6"/>
          <w:shd w:val="clear" w:color="auto" w:fill="D9D9D9" w:themeFill="background1" w:themeFillShade="D9"/>
          <w:rtl/>
        </w:rPr>
        <w:t>)</w:t>
      </w:r>
      <w:r w:rsidRPr="00530815">
        <w:rPr>
          <w:rFonts w:cs="Times New Roman" w:hint="cs"/>
          <w:color w:val="A6A6A6" w:themeColor="background1" w:themeShade="A6"/>
          <w:shd w:val="clear" w:color="auto" w:fill="D9D9D9" w:themeFill="background1" w:themeFillShade="D9"/>
          <w:rtl/>
        </w:rPr>
        <w:t>.</w:t>
      </w:r>
      <w:r w:rsidRPr="00530815">
        <w:rPr>
          <w:rFonts w:cs="Times New Roman"/>
          <w:color w:val="A6A6A6" w:themeColor="background1" w:themeShade="A6"/>
          <w:shd w:val="clear" w:color="auto" w:fill="D9D9D9" w:themeFill="background1" w:themeFillShade="D9"/>
          <w:rtl/>
        </w:rPr>
        <w:t xml:space="preserve"> כמעט כל דבר אחר במתמטיקה נובע מן ההתחלות הללו.</w:t>
      </w:r>
      <w:r w:rsidRPr="00530815">
        <w:rPr>
          <w:rFonts w:cs="Times New Roman" w:hint="cs"/>
          <w:color w:val="A6A6A6" w:themeColor="background1" w:themeShade="A6"/>
          <w:shd w:val="clear" w:color="auto" w:fill="D9D9D9" w:themeFill="background1" w:themeFillShade="D9"/>
          <w:rtl/>
        </w:rPr>
        <w:t xml:space="preserve"> </w:t>
      </w:r>
      <w:r w:rsidR="00460F56" w:rsidRPr="00530815">
        <w:rPr>
          <w:rFonts w:cs="Times New Roman"/>
          <w:color w:val="A6A6A6" w:themeColor="background1" w:themeShade="A6"/>
          <w:shd w:val="clear" w:color="auto" w:fill="D9D9D9" w:themeFill="background1" w:themeFillShade="D9"/>
          <w:rtl/>
        </w:rPr>
        <w:t>אבל בהחלט</w:t>
      </w:r>
      <w:r w:rsidRPr="00530815">
        <w:rPr>
          <w:rFonts w:cs="Times New Roman" w:hint="cs"/>
          <w:color w:val="A6A6A6" w:themeColor="background1" w:themeShade="A6"/>
          <w:shd w:val="clear" w:color="auto" w:fill="D9D9D9" w:themeFill="background1" w:themeFillShade="D9"/>
          <w:rtl/>
        </w:rPr>
        <w:t xml:space="preserve"> ניתן להגיד ש</w:t>
      </w:r>
      <w:r w:rsidR="00FF6331" w:rsidRPr="00530815">
        <w:rPr>
          <w:rFonts w:cs="Times New Roman" w:hint="cs"/>
          <w:color w:val="A6A6A6" w:themeColor="background1" w:themeShade="A6"/>
          <w:shd w:val="clear" w:color="auto" w:fill="D9D9D9" w:themeFill="background1" w:themeFillShade="D9"/>
          <w:rtl/>
        </w:rPr>
        <w:t>]]</w:t>
      </w:r>
      <w:r w:rsidRPr="00530815">
        <w:rPr>
          <w:rFonts w:cs="Times New Roman"/>
          <w:color w:val="A6A6A6" w:themeColor="background1" w:themeShade="A6"/>
          <w:rtl/>
        </w:rPr>
        <w:t>תורת הקבוצות יכולה לשמש כמסגרת אקסיומטית של כל ה</w:t>
      </w:r>
      <w:r w:rsidR="001C5A04" w:rsidRPr="00530815">
        <w:rPr>
          <w:rFonts w:cs="Times New Roman"/>
          <w:color w:val="A6A6A6" w:themeColor="background1" w:themeShade="A6"/>
          <w:rtl/>
        </w:rPr>
        <w:t>מתמטיקה</w:t>
      </w:r>
      <w:r w:rsidRPr="00530815">
        <w:rPr>
          <w:rFonts w:cs="Times New Roman"/>
          <w:color w:val="A6A6A6" w:themeColor="background1" w:themeShade="A6"/>
          <w:rtl/>
        </w:rPr>
        <w:t xml:space="preserve"> כמעט</w:t>
      </w:r>
      <w:r w:rsidR="00460F56" w:rsidRPr="00530815">
        <w:rPr>
          <w:rFonts w:cs="Times New Roman" w:hint="cs"/>
          <w:color w:val="A6A6A6" w:themeColor="background1" w:themeShade="A6"/>
          <w:rtl/>
        </w:rPr>
        <w:t>,</w:t>
      </w:r>
      <w:r w:rsidRPr="00530815">
        <w:rPr>
          <w:rFonts w:cs="Times New Roman"/>
          <w:color w:val="A6A6A6" w:themeColor="background1" w:themeShade="A6"/>
          <w:rtl/>
        </w:rPr>
        <w:t xml:space="preserve"> כי </w:t>
      </w:r>
      <w:r w:rsidRPr="00530815">
        <w:rPr>
          <w:rFonts w:cs="Times New Roman" w:hint="cs"/>
          <w:color w:val="A6A6A6" w:themeColor="background1" w:themeShade="A6"/>
          <w:rtl/>
        </w:rPr>
        <w:t>[</w:t>
      </w:r>
      <w:r w:rsidRPr="00530815">
        <w:rPr>
          <w:rFonts w:cs="Times New Roman"/>
          <w:color w:val="A6A6A6" w:themeColor="background1" w:themeShade="A6"/>
          <w:rtl/>
        </w:rPr>
        <w:t xml:space="preserve">אין תחום אולי שלא ניתן לנסח בשפה של תורת הקבוצות האקסיומטית. </w:t>
      </w:r>
      <w:r w:rsidRPr="00530815">
        <w:rPr>
          <w:rFonts w:cs="Times New Roman" w:hint="cs"/>
          <w:color w:val="A6A6A6" w:themeColor="background1" w:themeShade="A6"/>
          <w:rtl/>
        </w:rPr>
        <w:t xml:space="preserve">/ </w:t>
      </w:r>
      <w:r w:rsidRPr="00530815">
        <w:rPr>
          <w:rFonts w:cs="Times New Roman"/>
          <w:color w:val="A6A6A6" w:themeColor="background1" w:themeShade="A6"/>
          <w:rtl/>
        </w:rPr>
        <w:t>אפשר</w:t>
      </w:r>
      <w:r w:rsidRPr="00530815">
        <w:rPr>
          <w:rFonts w:cs="Times New Roman" w:hint="cs"/>
          <w:color w:val="A6A6A6" w:themeColor="background1" w:themeShade="A6"/>
          <w:rtl/>
        </w:rPr>
        <w:t>] ניתן</w:t>
      </w:r>
      <w:r w:rsidRPr="00530815">
        <w:rPr>
          <w:rFonts w:cs="Times New Roman"/>
          <w:color w:val="A6A6A6" w:themeColor="background1" w:themeShade="A6"/>
          <w:rtl/>
        </w:rPr>
        <w:t xml:space="preserve"> </w:t>
      </w:r>
      <w:bookmarkStart w:id="313" w:name="_Hlk534367358"/>
      <w:r w:rsidRPr="00530815">
        <w:rPr>
          <w:rFonts w:cs="Times New Roman"/>
          <w:color w:val="A6A6A6" w:themeColor="background1" w:themeShade="A6"/>
          <w:rtl/>
        </w:rPr>
        <w:t>לבטא ב</w:t>
      </w:r>
      <w:r w:rsidR="00FF6331" w:rsidRPr="00530815">
        <w:rPr>
          <w:rFonts w:cs="Times New Roman" w:hint="cs"/>
          <w:color w:val="A6A6A6" w:themeColor="background1" w:themeShade="A6"/>
          <w:rtl/>
        </w:rPr>
        <w:t>עזר</w:t>
      </w:r>
      <w:r w:rsidRPr="00530815">
        <w:rPr>
          <w:rFonts w:cs="Times New Roman"/>
          <w:color w:val="A6A6A6" w:themeColor="background1" w:themeShade="A6"/>
          <w:rtl/>
        </w:rPr>
        <w:t>ת</w:t>
      </w:r>
      <w:r w:rsidR="00460F56" w:rsidRPr="00530815">
        <w:rPr>
          <w:rFonts w:cs="Times New Roman" w:hint="cs"/>
          <w:color w:val="A6A6A6" w:themeColor="background1" w:themeShade="A6"/>
          <w:rtl/>
        </w:rPr>
        <w:t>ה</w:t>
      </w:r>
      <w:r w:rsidRPr="00530815">
        <w:rPr>
          <w:rFonts w:cs="Times New Roman"/>
          <w:color w:val="A6A6A6" w:themeColor="background1" w:themeShade="A6"/>
          <w:rtl/>
        </w:rPr>
        <w:t xml:space="preserve"> את </w:t>
      </w:r>
      <w:bookmarkStart w:id="314" w:name="_Hlk535740579"/>
      <w:r w:rsidRPr="00530815">
        <w:rPr>
          <w:rFonts w:cs="Times New Roman"/>
          <w:color w:val="A6A6A6" w:themeColor="background1" w:themeShade="A6"/>
          <w:rtl/>
        </w:rPr>
        <w:t>התחומים העיקריים</w:t>
      </w:r>
      <w:bookmarkEnd w:id="314"/>
      <w:r w:rsidRPr="00530815">
        <w:rPr>
          <w:rFonts w:cs="Times New Roman"/>
          <w:color w:val="A6A6A6" w:themeColor="background1" w:themeShade="A6"/>
          <w:rtl/>
        </w:rPr>
        <w:t>.</w:t>
      </w:r>
      <w:r w:rsidRPr="00530815">
        <w:rPr>
          <w:rFonts w:cs="Times New Roman" w:hint="cs"/>
          <w:color w:val="A6A6A6" w:themeColor="background1" w:themeShade="A6"/>
          <w:rtl/>
        </w:rPr>
        <w:t xml:space="preserve"> </w:t>
      </w:r>
      <w:r w:rsidR="00FF6331" w:rsidRPr="00530815">
        <w:rPr>
          <w:rFonts w:cs="Times New Roman"/>
          <w:color w:val="A6A6A6" w:themeColor="background1" w:themeShade="A6"/>
          <w:rtl/>
        </w:rPr>
        <w:t>פירמול של תחומים אחרים ב</w:t>
      </w:r>
      <w:r w:rsidR="001C5A04" w:rsidRPr="00530815">
        <w:rPr>
          <w:rFonts w:cs="Times New Roman"/>
          <w:color w:val="A6A6A6" w:themeColor="background1" w:themeShade="A6"/>
          <w:rtl/>
        </w:rPr>
        <w:t>מתמטיקה</w:t>
      </w:r>
      <w:r w:rsidR="00FF6331" w:rsidRPr="00530815">
        <w:rPr>
          <w:rFonts w:cs="Times New Roman"/>
          <w:color w:val="A6A6A6" w:themeColor="background1" w:themeShade="A6"/>
          <w:rtl/>
        </w:rPr>
        <w:t xml:space="preserve"> בעזרת תורת הקבוצות אינו סתם משחק מחשבתי, אני מרגיש שהוא מקרב אותנו לאמת </w:t>
      </w:r>
      <w:r w:rsidR="0026467C" w:rsidRPr="00530815">
        <w:rPr>
          <w:rFonts w:cs="Times New Roman"/>
          <w:color w:val="A6A6A6" w:themeColor="background1" w:themeShade="A6"/>
          <w:rtl/>
        </w:rPr>
        <w:t>מתמטי</w:t>
      </w:r>
      <w:r w:rsidR="00FF6331" w:rsidRPr="00530815">
        <w:rPr>
          <w:rFonts w:cs="Times New Roman"/>
          <w:color w:val="A6A6A6" w:themeColor="background1" w:themeShade="A6"/>
          <w:rtl/>
        </w:rPr>
        <w:t>ת עמוקה, ואולי אפילו אצליח להבין אותה בבוא היום.</w:t>
      </w:r>
      <w:r w:rsidR="00FF6331" w:rsidRPr="00530815">
        <w:rPr>
          <w:rFonts w:cs="Times New Roman" w:hint="cs"/>
          <w:color w:val="A6A6A6" w:themeColor="background1" w:themeShade="A6"/>
          <w:rtl/>
        </w:rPr>
        <w:t xml:space="preserve"> [</w:t>
      </w:r>
      <w:r w:rsidRPr="00530815">
        <w:rPr>
          <w:rFonts w:cs="Times New Roman"/>
          <w:color w:val="A6A6A6" w:themeColor="background1" w:themeShade="A6"/>
          <w:rtl/>
        </w:rPr>
        <w:t xml:space="preserve">תורת הקבוצות האקסיומטית כמובן מעניינת בפני עצמה אבל גם פותחת את השער לעולם עשיר ומגוון וצבעוני, לאין שיעור... תורת הקבוצות "זולגת" / מחלחלת לתורת המודלים ולטופולוגיה ואלו "זולגות" לאלגברה ולאנליזה. </w:t>
      </w:r>
      <w:bookmarkEnd w:id="313"/>
      <w:r w:rsidRPr="00530815">
        <w:rPr>
          <w:rFonts w:cs="Times New Roman"/>
          <w:color w:val="A6A6A6" w:themeColor="background1" w:themeShade="A6"/>
          <w:rtl/>
        </w:rPr>
        <w:t>(אלגברה, אנליזה וגיאומטריה)</w:t>
      </w:r>
      <w:r w:rsidRPr="00530815">
        <w:rPr>
          <w:rFonts w:cs="Times New Roman" w:hint="cs"/>
          <w:color w:val="A6A6A6" w:themeColor="background1" w:themeShade="A6"/>
          <w:rtl/>
        </w:rPr>
        <w:t xml:space="preserve"> </w:t>
      </w:r>
      <w:r w:rsidRPr="00530815">
        <w:rPr>
          <w:rFonts w:cs="Times New Roman"/>
          <w:color w:val="A6A6A6" w:themeColor="background1" w:themeShade="A6"/>
          <w:rtl/>
        </w:rPr>
        <w:t xml:space="preserve">אפשר כמובן לפתח את כל התחומים האלו </w:t>
      </w:r>
      <w:r w:rsidRPr="00530815">
        <w:rPr>
          <w:rFonts w:cs="Times New Roman"/>
          <w:color w:val="A6A6A6" w:themeColor="background1" w:themeShade="A6"/>
          <w:rtl/>
        </w:rPr>
        <w:lastRenderedPageBreak/>
        <w:t>ללא תורת הקבוצות, אבל אז מבחינה היסטורית, בדרך שבה בני האדם גילו את המתמטיקה, הרי השתמשו ב</w:t>
      </w:r>
      <w:r w:rsidR="00F97A34" w:rsidRPr="00530815">
        <w:rPr>
          <w:rFonts w:cs="Times New Roman"/>
          <w:color w:val="A6A6A6" w:themeColor="background1" w:themeShade="A6"/>
          <w:rtl/>
        </w:rPr>
        <w:t>כל כך</w:t>
      </w:r>
      <w:r w:rsidRPr="00530815">
        <w:rPr>
          <w:rFonts w:cs="Times New Roman"/>
          <w:color w:val="A6A6A6" w:themeColor="background1" w:themeShade="A6"/>
          <w:rtl/>
        </w:rPr>
        <w:t xml:space="preserve"> הרבה אינטואיציה ולא שמו לב לזה, אני ממש מרגיש </w:t>
      </w:r>
      <w:bookmarkStart w:id="315" w:name="_Hlk534367373"/>
      <w:r w:rsidRPr="00530815">
        <w:rPr>
          <w:rFonts w:cs="Times New Roman"/>
          <w:color w:val="A6A6A6" w:themeColor="background1" w:themeShade="A6"/>
          <w:rtl/>
        </w:rPr>
        <w:t xml:space="preserve">שפירמול בעזרת תורת הקבוצות מקרב אותנו לאמת </w:t>
      </w:r>
      <w:r w:rsidR="0026467C" w:rsidRPr="00530815">
        <w:rPr>
          <w:rFonts w:cs="Times New Roman"/>
          <w:color w:val="A6A6A6" w:themeColor="background1" w:themeShade="A6"/>
          <w:rtl/>
        </w:rPr>
        <w:t>מתמטי</w:t>
      </w:r>
      <w:r w:rsidRPr="00530815">
        <w:rPr>
          <w:rFonts w:cs="Times New Roman"/>
          <w:color w:val="A6A6A6" w:themeColor="background1" w:themeShade="A6"/>
          <w:rtl/>
        </w:rPr>
        <w:t>ת עמוקה</w:t>
      </w:r>
      <w:r w:rsidRPr="00530815">
        <w:rPr>
          <w:rFonts w:cs="Times New Roman" w:hint="cs"/>
          <w:color w:val="A6A6A6" w:themeColor="background1" w:themeShade="A6"/>
          <w:rtl/>
        </w:rPr>
        <w:t xml:space="preserve"> </w:t>
      </w:r>
      <w:hyperlink r:id="rId214" w:history="1">
        <w:r w:rsidRPr="00530815">
          <w:rPr>
            <w:rFonts w:hint="cs"/>
            <w:color w:val="A6A6A6" w:themeColor="background1" w:themeShade="A6"/>
            <w:u w:val="single"/>
            <w:rtl/>
          </w:rPr>
          <w:t>תורת הקבוצות יכולה לשמש כמסגרת לפיתוח אקסיומטי של כל ה</w:t>
        </w:r>
        <w:r w:rsidR="001C5A04" w:rsidRPr="00530815">
          <w:rPr>
            <w:rFonts w:hint="cs"/>
            <w:color w:val="A6A6A6" w:themeColor="background1" w:themeShade="A6"/>
            <w:u w:val="single"/>
            <w:rtl/>
          </w:rPr>
          <w:t>מתמטיקה</w:t>
        </w:r>
        <w:r w:rsidRPr="00530815">
          <w:rPr>
            <w:rFonts w:hint="cs"/>
            <w:color w:val="A6A6A6" w:themeColor="background1" w:themeShade="A6"/>
            <w:u w:val="single"/>
            <w:rtl/>
          </w:rPr>
          <w:t>.</w:t>
        </w:r>
      </w:hyperlink>
      <w:bookmarkEnd w:id="315"/>
      <w:r w:rsidRPr="00530815">
        <w:rPr>
          <w:rFonts w:cs="Times New Roman" w:hint="cs"/>
          <w:color w:val="A6A6A6" w:themeColor="background1" w:themeShade="A6"/>
          <w:rtl/>
        </w:rPr>
        <w:t xml:space="preserve"> </w:t>
      </w:r>
      <w:r w:rsidR="00460F56" w:rsidRPr="00530815">
        <w:rPr>
          <w:rFonts w:cs="Times New Roman" w:hint="cs"/>
          <w:color w:val="A6A6A6" w:themeColor="background1" w:themeShade="A6"/>
          <w:rtl/>
        </w:rPr>
        <w:t>(</w:t>
      </w:r>
      <w:r w:rsidRPr="00530815">
        <w:rPr>
          <w:rFonts w:cs="Times New Roman"/>
          <w:color w:val="A6A6A6" w:themeColor="background1" w:themeShade="A6"/>
          <w:rtl/>
        </w:rPr>
        <w:t>תורת המודלים וטופולוגיה, אלגברה ואנליזה</w:t>
      </w:r>
      <w:r w:rsidR="00460F56" w:rsidRPr="00530815">
        <w:rPr>
          <w:rFonts w:cs="Times New Roman"/>
          <w:color w:val="A6A6A6" w:themeColor="background1" w:themeShade="A6"/>
          <w:rtl/>
        </w:rPr>
        <w:t xml:space="preserve"> – זאת </w:t>
      </w:r>
      <w:r w:rsidR="001C5A04" w:rsidRPr="00530815">
        <w:rPr>
          <w:rFonts w:cs="Times New Roman"/>
          <w:color w:val="A6A6A6" w:themeColor="background1" w:themeShade="A6"/>
          <w:rtl/>
        </w:rPr>
        <w:t>הייתה</w:t>
      </w:r>
      <w:r w:rsidR="00460F56" w:rsidRPr="00530815">
        <w:rPr>
          <w:rFonts w:cs="Times New Roman"/>
          <w:color w:val="A6A6A6" w:themeColor="background1" w:themeShade="A6"/>
          <w:rtl/>
        </w:rPr>
        <w:t xml:space="preserve"> הציבעוניות שמארק התכוון אליה)</w:t>
      </w:r>
      <w:r w:rsidRPr="00530815">
        <w:rPr>
          <w:rFonts w:cs="Times New Roman"/>
          <w:color w:val="A6A6A6" w:themeColor="background1" w:themeShade="A6"/>
          <w:rtl/>
        </w:rPr>
        <w:t xml:space="preserve">... וכבר – </w:t>
      </w:r>
      <w:r w:rsidR="00460F56" w:rsidRPr="00530815">
        <w:rPr>
          <w:rFonts w:cs="Times New Roman" w:hint="cs"/>
          <w:color w:val="A6A6A6" w:themeColor="background1" w:themeShade="A6"/>
          <w:rtl/>
        </w:rPr>
        <w:t xml:space="preserve">כבר </w:t>
      </w:r>
      <w:r w:rsidRPr="00530815">
        <w:rPr>
          <w:rFonts w:cs="Times New Roman"/>
          <w:color w:val="A6A6A6" w:themeColor="background1" w:themeShade="A6"/>
          <w:rtl/>
        </w:rPr>
        <w:t>קיבלת את כל ה</w:t>
      </w:r>
      <w:r w:rsidR="001C5A04" w:rsidRPr="00530815">
        <w:rPr>
          <w:rFonts w:cs="Times New Roman"/>
          <w:color w:val="A6A6A6" w:themeColor="background1" w:themeShade="A6"/>
          <w:rtl/>
        </w:rPr>
        <w:t>מתמטיקה</w:t>
      </w:r>
      <w:r w:rsidRPr="00530815">
        <w:rPr>
          <w:rFonts w:cs="Times New Roman"/>
          <w:color w:val="A6A6A6" w:themeColor="background1" w:themeShade="A6"/>
          <w:rtl/>
        </w:rPr>
        <w:t xml:space="preserve"> מבסיס תיאורטי יחיד.</w:t>
      </w:r>
      <w:r w:rsidR="00FF6331" w:rsidRPr="00530815">
        <w:rPr>
          <w:rFonts w:cs="Times New Roman" w:hint="cs"/>
          <w:color w:val="A6A6A6" w:themeColor="background1" w:themeShade="A6"/>
          <w:rtl/>
        </w:rPr>
        <w:t>]</w:t>
      </w:r>
      <w:r w:rsidRPr="00530815">
        <w:rPr>
          <w:rFonts w:cs="Times New Roman" w:hint="cs"/>
          <w:color w:val="A6A6A6" w:themeColor="background1" w:themeShade="A6"/>
          <w:rtl/>
        </w:rPr>
        <w:t>"</w:t>
      </w:r>
    </w:p>
    <w:p w14:paraId="56BEABF6" w14:textId="3D4D74F6" w:rsidR="008660C7" w:rsidRPr="00530815" w:rsidRDefault="008660C7" w:rsidP="008660C7">
      <w:pPr>
        <w:rPr>
          <w:rFonts w:cs="Times New Roman"/>
          <w:color w:val="A6A6A6" w:themeColor="background1" w:themeShade="A6"/>
          <w:rtl/>
        </w:rPr>
      </w:pPr>
      <w:r w:rsidRPr="00530815">
        <w:rPr>
          <w:rFonts w:cs="Times New Roman"/>
          <w:color w:val="A6A6A6" w:themeColor="background1" w:themeShade="A6"/>
          <w:rtl/>
        </w:rPr>
        <w:t>"אם זה</w:t>
      </w:r>
      <w:r w:rsidRPr="00530815">
        <w:rPr>
          <w:rFonts w:cs="Times New Roman" w:hint="cs"/>
          <w:color w:val="A6A6A6" w:themeColor="background1" w:themeShade="A6"/>
          <w:rtl/>
        </w:rPr>
        <w:t>ו</w:t>
      </w:r>
      <w:r w:rsidRPr="00530815">
        <w:rPr>
          <w:rFonts w:cs="Times New Roman"/>
          <w:color w:val="A6A6A6" w:themeColor="background1" w:themeShade="A6"/>
          <w:rtl/>
        </w:rPr>
        <w:t xml:space="preserve"> הבסיס</w:t>
      </w:r>
      <w:r w:rsidRPr="00530815">
        <w:rPr>
          <w:rFonts w:cs="Times New Roman" w:hint="cs"/>
          <w:color w:val="A6A6A6" w:themeColor="background1" w:themeShade="A6"/>
          <w:rtl/>
        </w:rPr>
        <w:t>,</w:t>
      </w:r>
      <w:r w:rsidRPr="00530815">
        <w:rPr>
          <w:rFonts w:cs="Times New Roman"/>
          <w:color w:val="A6A6A6" w:themeColor="background1" w:themeShade="A6"/>
          <w:rtl/>
        </w:rPr>
        <w:t xml:space="preserve"> תור</w:t>
      </w:r>
      <w:r w:rsidRPr="00530815">
        <w:rPr>
          <w:rFonts w:cs="Times New Roman" w:hint="cs"/>
          <w:color w:val="A6A6A6" w:themeColor="background1" w:themeShade="A6"/>
          <w:rtl/>
        </w:rPr>
        <w:t xml:space="preserve">ת </w:t>
      </w:r>
      <w:r w:rsidRPr="00530815">
        <w:rPr>
          <w:rFonts w:cs="Times New Roman"/>
          <w:color w:val="A6A6A6" w:themeColor="background1" w:themeShade="A6"/>
          <w:rtl/>
        </w:rPr>
        <w:t>ה</w:t>
      </w:r>
      <w:r w:rsidRPr="00530815">
        <w:rPr>
          <w:rFonts w:cs="Times New Roman" w:hint="cs"/>
          <w:color w:val="A6A6A6" w:themeColor="background1" w:themeShade="A6"/>
          <w:rtl/>
        </w:rPr>
        <w:t xml:space="preserve">קבוצות </w:t>
      </w:r>
      <w:r w:rsidR="00FF6331" w:rsidRPr="00530815">
        <w:rPr>
          <w:rFonts w:cs="Times New Roman" w:hint="cs"/>
          <w:color w:val="A6A6A6" w:themeColor="background1" w:themeShade="A6"/>
          <w:rtl/>
        </w:rPr>
        <w:t>[</w:t>
      </w:r>
      <w:r w:rsidRPr="00530815">
        <w:rPr>
          <w:rFonts w:cs="Times New Roman"/>
          <w:color w:val="A6A6A6" w:themeColor="background1" w:themeShade="A6"/>
          <w:rtl/>
        </w:rPr>
        <w:t>התגלתה בזמנים קדומים</w:t>
      </w:r>
      <w:bookmarkStart w:id="316" w:name="_Hlk532448346"/>
      <w:r w:rsidRPr="00530815">
        <w:rPr>
          <w:rFonts w:cs="Times New Roman" w:hint="cs"/>
          <w:color w:val="A6A6A6" w:themeColor="background1" w:themeShade="A6"/>
          <w:rtl/>
        </w:rPr>
        <w:t>? היא</w:t>
      </w:r>
      <w:r w:rsidR="00FF6331" w:rsidRPr="00530815">
        <w:rPr>
          <w:rFonts w:cs="Times New Roman" w:hint="cs"/>
          <w:color w:val="A6A6A6" w:themeColor="background1" w:themeShade="A6"/>
          <w:rtl/>
        </w:rPr>
        <w:t>]</w:t>
      </w:r>
      <w:r w:rsidRPr="00530815">
        <w:rPr>
          <w:rFonts w:cs="Times New Roman" w:hint="cs"/>
          <w:color w:val="A6A6A6" w:themeColor="background1" w:themeShade="A6"/>
          <w:rtl/>
        </w:rPr>
        <w:t xml:space="preserve"> בוודאי</w:t>
      </w:r>
      <w:r w:rsidRPr="00530815">
        <w:rPr>
          <w:rFonts w:cs="Times New Roman"/>
          <w:color w:val="A6A6A6" w:themeColor="background1" w:themeShade="A6"/>
          <w:rtl/>
        </w:rPr>
        <w:t xml:space="preserve"> </w:t>
      </w:r>
      <w:bookmarkEnd w:id="316"/>
      <w:r w:rsidRPr="00530815">
        <w:rPr>
          <w:rFonts w:cs="Times New Roman" w:hint="cs"/>
          <w:color w:val="A6A6A6" w:themeColor="background1" w:themeShade="A6"/>
          <w:rtl/>
        </w:rPr>
        <w:t xml:space="preserve">עתיקה </w:t>
      </w:r>
      <w:r w:rsidRPr="00530815">
        <w:rPr>
          <w:rFonts w:cs="Times New Roman"/>
          <w:color w:val="A6A6A6" w:themeColor="background1" w:themeShade="A6"/>
          <w:rtl/>
        </w:rPr>
        <w:t>יותר מהגיאומטריה והאריתמטיקה של היוונים הקדמונים?"</w:t>
      </w:r>
    </w:p>
    <w:p w14:paraId="6BD7F320" w14:textId="24A24363" w:rsidR="008660C7" w:rsidRPr="00530815" w:rsidRDefault="008660C7" w:rsidP="008660C7">
      <w:pPr>
        <w:rPr>
          <w:rFonts w:cs="Times New Roman"/>
          <w:color w:val="A6A6A6" w:themeColor="background1" w:themeShade="A6"/>
          <w:rtl/>
        </w:rPr>
      </w:pPr>
      <w:r w:rsidRPr="00530815">
        <w:rPr>
          <w:rFonts w:cs="Times New Roman"/>
          <w:color w:val="A6A6A6" w:themeColor="background1" w:themeShade="A6"/>
          <w:rtl/>
        </w:rPr>
        <w:t>"לא, לא, היא בת מאה שנה</w:t>
      </w:r>
      <w:r w:rsidR="00460F56" w:rsidRPr="00530815">
        <w:rPr>
          <w:rFonts w:cs="Times New Roman"/>
          <w:color w:val="A6A6A6" w:themeColor="background1" w:themeShade="A6"/>
          <w:rtl/>
        </w:rPr>
        <w:t xml:space="preserve"> בקושי</w:t>
      </w:r>
      <w:r w:rsidRPr="00530815">
        <w:rPr>
          <w:rFonts w:cs="Times New Roman"/>
          <w:color w:val="A6A6A6" w:themeColor="background1" w:themeShade="A6"/>
          <w:rtl/>
        </w:rPr>
        <w:t xml:space="preserve">, גאורג קנטור החל לנסח את תורת הקבוצות באופן פורמלי רק </w:t>
      </w:r>
      <w:r w:rsidRPr="00530815">
        <w:rPr>
          <w:rFonts w:cs="Times New Roman" w:hint="cs"/>
          <w:color w:val="A6A6A6" w:themeColor="background1" w:themeShade="A6"/>
          <w:rtl/>
        </w:rPr>
        <w:t>לקראת סוף</w:t>
      </w:r>
      <w:r w:rsidRPr="00530815">
        <w:rPr>
          <w:rFonts w:cs="Times New Roman"/>
          <w:color w:val="A6A6A6" w:themeColor="background1" w:themeShade="A6"/>
          <w:rtl/>
        </w:rPr>
        <w:t xml:space="preserve"> המאה התשע-עשרה,</w:t>
      </w:r>
      <w:r w:rsidRPr="00530815">
        <w:rPr>
          <w:rFonts w:cs="Times New Roman" w:hint="cs"/>
          <w:color w:val="A6A6A6" w:themeColor="background1" w:themeShade="A6"/>
          <w:rtl/>
        </w:rPr>
        <w:t xml:space="preserve"> ו</w:t>
      </w:r>
      <w:r w:rsidR="00351DA7" w:rsidRPr="00530815">
        <w:rPr>
          <w:rFonts w:cs="Times New Roman"/>
          <w:color w:val="A6A6A6" w:themeColor="background1" w:themeShade="A6"/>
          <w:rtl/>
        </w:rPr>
        <w:t xml:space="preserve">לא קיבלו אותו בחיבוק ובמאור-פנים ובמחיאות כפיים, לא – </w:t>
      </w:r>
      <w:r w:rsidRPr="00530815">
        <w:rPr>
          <w:rFonts w:cs="Times New Roman" w:hint="cs"/>
          <w:color w:val="A6A6A6" w:themeColor="background1" w:themeShade="A6"/>
          <w:rtl/>
        </w:rPr>
        <w:t>הוא שילם על התגליות שלו מחיר אישי כבד.</w:t>
      </w:r>
      <w:r w:rsidRPr="00530815">
        <w:rPr>
          <w:rFonts w:cs="Times New Roman"/>
          <w:color w:val="A6A6A6" w:themeColor="background1" w:themeShade="A6"/>
          <w:rtl/>
        </w:rPr>
        <w:t xml:space="preserve"> </w:t>
      </w:r>
      <w:r w:rsidRPr="00530815">
        <w:rPr>
          <w:rFonts w:cs="Times New Roman" w:hint="cs"/>
          <w:color w:val="A6A6A6" w:themeColor="background1" w:themeShade="A6"/>
          <w:rtl/>
        </w:rPr>
        <w:t>כי הן גרמו לזעזוע, ל</w:t>
      </w:r>
      <w:r w:rsidRPr="00530815">
        <w:rPr>
          <w:rFonts w:cs="Times New Roman"/>
          <w:color w:val="A6A6A6" w:themeColor="background1" w:themeShade="A6"/>
          <w:rtl/>
        </w:rPr>
        <w:t>שינוי עמוק בתפיסת המציאות</w:t>
      </w:r>
      <w:r w:rsidRPr="00530815">
        <w:rPr>
          <w:rFonts w:cs="Times New Roman" w:hint="cs"/>
          <w:color w:val="A6A6A6" w:themeColor="background1" w:themeShade="A6"/>
          <w:rtl/>
        </w:rPr>
        <w:t xml:space="preserve"> בקרב ה</w:t>
      </w:r>
      <w:r w:rsidR="00C90C6C" w:rsidRPr="00530815">
        <w:rPr>
          <w:rFonts w:cs="Times New Roman" w:hint="cs"/>
          <w:color w:val="A6A6A6" w:themeColor="background1" w:themeShade="A6"/>
          <w:rtl/>
        </w:rPr>
        <w:t>מתמטיק</w:t>
      </w:r>
      <w:r w:rsidRPr="00530815">
        <w:rPr>
          <w:rFonts w:cs="Times New Roman" w:hint="cs"/>
          <w:color w:val="A6A6A6" w:themeColor="background1" w:themeShade="A6"/>
          <w:rtl/>
        </w:rPr>
        <w:t>אים</w:t>
      </w:r>
      <w:r w:rsidRPr="00530815">
        <w:rPr>
          <w:rFonts w:cs="Times New Roman"/>
          <w:color w:val="A6A6A6" w:themeColor="background1" w:themeShade="A6"/>
          <w:rtl/>
        </w:rPr>
        <w:t>.</w:t>
      </w:r>
      <w:r w:rsidRPr="00530815">
        <w:rPr>
          <w:rFonts w:cs="Times New Roman" w:hint="cs"/>
          <w:color w:val="A6A6A6" w:themeColor="background1" w:themeShade="A6"/>
          <w:rtl/>
        </w:rPr>
        <w:t xml:space="preserve"> [התנגדו לו, פגעו בקידום שלו.</w:t>
      </w:r>
      <w:r w:rsidR="006B6AAA" w:rsidRPr="00530815">
        <w:rPr>
          <w:rFonts w:cs="Times New Roman" w:hint="cs"/>
          <w:color w:val="A6A6A6" w:themeColor="background1" w:themeShade="A6"/>
          <w:rtl/>
        </w:rPr>
        <w:t xml:space="preserve"> </w:t>
      </w:r>
      <w:r w:rsidRPr="00530815">
        <w:rPr>
          <w:rFonts w:cs="Times New Roman" w:hint="cs"/>
          <w:color w:val="A6A6A6" w:themeColor="background1" w:themeShade="A6"/>
          <w:rtl/>
        </w:rPr>
        <w:t xml:space="preserve">החרימו אותו ונידו אותו.]" </w:t>
      </w:r>
    </w:p>
    <w:p w14:paraId="56970F01" w14:textId="61E29D5E" w:rsidR="008660C7" w:rsidRPr="00530815" w:rsidRDefault="008660C7" w:rsidP="008660C7">
      <w:pPr>
        <w:rPr>
          <w:rFonts w:cs="Times New Roman"/>
          <w:color w:val="A6A6A6" w:themeColor="background1" w:themeShade="A6"/>
          <w:rtl/>
        </w:rPr>
      </w:pPr>
      <w:r w:rsidRPr="00530815">
        <w:rPr>
          <w:rFonts w:cs="Times New Roman"/>
          <w:color w:val="A6A6A6" w:themeColor="background1" w:themeShade="A6"/>
          <w:rtl/>
        </w:rPr>
        <w:t>"סוף המאה התשע-עשרה</w:t>
      </w:r>
      <w:r w:rsidRPr="00530815">
        <w:rPr>
          <w:rFonts w:cs="Times New Roman" w:hint="cs"/>
          <w:color w:val="A6A6A6" w:themeColor="background1" w:themeShade="A6"/>
          <w:rtl/>
        </w:rPr>
        <w:t xml:space="preserve">! </w:t>
      </w:r>
      <w:r w:rsidR="00460F56" w:rsidRPr="00530815">
        <w:rPr>
          <w:rFonts w:cs="Times New Roman" w:hint="cs"/>
          <w:color w:val="A6A6A6" w:themeColor="background1" w:themeShade="A6"/>
          <w:rtl/>
        </w:rPr>
        <w:t>זאת ה</w:t>
      </w:r>
      <w:r w:rsidRPr="00530815">
        <w:rPr>
          <w:rFonts w:cs="Times New Roman" w:hint="cs"/>
          <w:color w:val="A6A6A6" w:themeColor="background1" w:themeShade="A6"/>
          <w:rtl/>
        </w:rPr>
        <w:t>תקופה [</w:t>
      </w:r>
      <w:r w:rsidRPr="00530815">
        <w:rPr>
          <w:rFonts w:cs="Times New Roman"/>
          <w:color w:val="A6A6A6" w:themeColor="background1" w:themeShade="A6"/>
          <w:rtl/>
        </w:rPr>
        <w:t>במחצית ה</w:t>
      </w:r>
      <w:r w:rsidR="003A7E9C" w:rsidRPr="00530815">
        <w:rPr>
          <w:rFonts w:cs="Times New Roman"/>
          <w:color w:val="A6A6A6" w:themeColor="background1" w:themeShade="A6"/>
          <w:rtl/>
        </w:rPr>
        <w:t>שנייה</w:t>
      </w:r>
      <w:r w:rsidRPr="00530815">
        <w:rPr>
          <w:rFonts w:cs="Times New Roman"/>
          <w:color w:val="A6A6A6" w:themeColor="background1" w:themeShade="A6"/>
          <w:rtl/>
        </w:rPr>
        <w:t xml:space="preserve"> של המאה התשע-עשרה</w:t>
      </w:r>
      <w:r w:rsidRPr="00530815">
        <w:rPr>
          <w:rFonts w:cs="Times New Roman" w:hint="cs"/>
          <w:color w:val="A6A6A6" w:themeColor="background1" w:themeShade="A6"/>
          <w:rtl/>
        </w:rPr>
        <w:t>]</w:t>
      </w:r>
      <w:r w:rsidRPr="00530815">
        <w:rPr>
          <w:rFonts w:cs="Times New Roman"/>
          <w:color w:val="A6A6A6" w:themeColor="background1" w:themeShade="A6"/>
          <w:rtl/>
        </w:rPr>
        <w:t xml:space="preserve"> </w:t>
      </w:r>
      <w:r w:rsidRPr="00530815">
        <w:rPr>
          <w:rFonts w:cs="Times New Roman" w:hint="cs"/>
          <w:color w:val="A6A6A6" w:themeColor="background1" w:themeShade="A6"/>
          <w:rtl/>
        </w:rPr>
        <w:t>ש</w:t>
      </w:r>
      <w:r w:rsidR="00FF6331" w:rsidRPr="00530815">
        <w:rPr>
          <w:rFonts w:cs="Times New Roman" w:hint="cs"/>
          <w:color w:val="A6A6A6" w:themeColor="background1" w:themeShade="A6"/>
          <w:rtl/>
        </w:rPr>
        <w:t>נוסד</w:t>
      </w:r>
      <w:r w:rsidRPr="00530815">
        <w:rPr>
          <w:rFonts w:cs="Times New Roman" w:hint="cs"/>
          <w:color w:val="A6A6A6" w:themeColor="background1" w:themeShade="A6"/>
          <w:rtl/>
        </w:rPr>
        <w:t>ה</w:t>
      </w:r>
      <w:r w:rsidRPr="00530815">
        <w:rPr>
          <w:rFonts w:cs="Times New Roman"/>
          <w:color w:val="A6A6A6" w:themeColor="background1" w:themeShade="A6"/>
          <w:rtl/>
        </w:rPr>
        <w:t xml:space="preserve"> גם הפסיכואנליזה, ו</w:t>
      </w:r>
      <w:r w:rsidRPr="00530815">
        <w:rPr>
          <w:rFonts w:cs="Times New Roman" w:hint="cs"/>
          <w:color w:val="A6A6A6" w:themeColor="background1" w:themeShade="A6"/>
          <w:rtl/>
        </w:rPr>
        <w:t xml:space="preserve">התגלתה </w:t>
      </w:r>
      <w:r w:rsidRPr="00530815">
        <w:rPr>
          <w:rFonts w:cs="Times New Roman"/>
          <w:color w:val="A6A6A6" w:themeColor="background1" w:themeShade="A6"/>
          <w:rtl/>
        </w:rPr>
        <w:t xml:space="preserve">תורת האבולוציה, </w:t>
      </w:r>
      <w:r w:rsidR="00460F56" w:rsidRPr="00530815">
        <w:rPr>
          <w:rFonts w:cs="Times New Roman"/>
          <w:color w:val="A6A6A6" w:themeColor="background1" w:themeShade="A6"/>
          <w:rtl/>
        </w:rPr>
        <w:t xml:space="preserve">ושתיהן בפני עצמן </w:t>
      </w:r>
      <w:r w:rsidRPr="00530815">
        <w:rPr>
          <w:rFonts w:cs="Times New Roman"/>
          <w:color w:val="A6A6A6" w:themeColor="background1" w:themeShade="A6"/>
          <w:rtl/>
        </w:rPr>
        <w:t xml:space="preserve">גרמו </w:t>
      </w:r>
      <w:r w:rsidR="00460F56" w:rsidRPr="00530815">
        <w:rPr>
          <w:rFonts w:cs="Times New Roman" w:hint="cs"/>
          <w:color w:val="A6A6A6" w:themeColor="background1" w:themeShade="A6"/>
          <w:rtl/>
        </w:rPr>
        <w:t>גם הן</w:t>
      </w:r>
      <w:r w:rsidRPr="00530815">
        <w:rPr>
          <w:rFonts w:cs="Times New Roman"/>
          <w:color w:val="A6A6A6" w:themeColor="background1" w:themeShade="A6"/>
          <w:rtl/>
        </w:rPr>
        <w:t xml:space="preserve"> לטלטלה </w:t>
      </w:r>
      <w:r w:rsidRPr="00530815">
        <w:rPr>
          <w:rFonts w:cs="Times New Roman" w:hint="cs"/>
          <w:color w:val="A6A6A6" w:themeColor="background1" w:themeShade="A6"/>
          <w:rtl/>
        </w:rPr>
        <w:t>ביסודות, בהבנת הראשית</w:t>
      </w:r>
      <w:r w:rsidR="001A2C4B" w:rsidRPr="00530815">
        <w:rPr>
          <w:rFonts w:cs="Times New Roman" w:hint="cs"/>
          <w:color w:val="A6A6A6" w:themeColor="background1" w:themeShade="A6"/>
          <w:rtl/>
        </w:rPr>
        <w:t>.</w:t>
      </w:r>
      <w:r w:rsidRPr="00530815">
        <w:rPr>
          <w:rFonts w:cs="Times New Roman"/>
          <w:color w:val="A6A6A6" w:themeColor="background1" w:themeShade="A6"/>
          <w:rtl/>
        </w:rPr>
        <w:t>.."</w:t>
      </w:r>
    </w:p>
    <w:bookmarkEnd w:id="311"/>
    <w:p w14:paraId="7C278748" w14:textId="00200F56" w:rsidR="008660C7" w:rsidRPr="00530815" w:rsidRDefault="008660C7" w:rsidP="008660C7">
      <w:pPr>
        <w:rPr>
          <w:color w:val="A6A6A6" w:themeColor="background1" w:themeShade="A6"/>
          <w:rtl/>
        </w:rPr>
      </w:pPr>
      <w:r w:rsidRPr="00530815">
        <w:rPr>
          <w:rFonts w:cs="Times New Roman" w:hint="cs"/>
          <w:color w:val="A6A6A6" w:themeColor="background1" w:themeShade="A6"/>
          <w:rtl/>
        </w:rPr>
        <w:t xml:space="preserve">מארק </w:t>
      </w:r>
      <w:r w:rsidR="00460F56" w:rsidRPr="00530815">
        <w:rPr>
          <w:rFonts w:cs="Times New Roman"/>
          <w:color w:val="A6A6A6" w:themeColor="background1" w:themeShade="A6"/>
          <w:rtl/>
        </w:rPr>
        <w:t>התייחס בשוויון נפש רב לטלטלות בהבנת האישיות האנושית[</w:t>
      </w:r>
      <w:r w:rsidR="00460F56" w:rsidRPr="00530815">
        <w:rPr>
          <w:rFonts w:cs="Times New Roman"/>
          <w:color w:val="A6A6A6" w:themeColor="background1" w:themeShade="A6"/>
        </w:rPr>
        <w:t>human psyche</w:t>
      </w:r>
      <w:r w:rsidR="00460F56" w:rsidRPr="00530815">
        <w:rPr>
          <w:rFonts w:cs="Times New Roman"/>
          <w:color w:val="A6A6A6" w:themeColor="background1" w:themeShade="A6"/>
          <w:rtl/>
        </w:rPr>
        <w:t>] או ב</w:t>
      </w:r>
      <w:r w:rsidR="00FF6331" w:rsidRPr="00530815">
        <w:rPr>
          <w:rFonts w:cs="Times New Roman" w:hint="cs"/>
          <w:color w:val="A6A6A6" w:themeColor="background1" w:themeShade="A6"/>
          <w:rtl/>
        </w:rPr>
        <w:t>גילוי</w:t>
      </w:r>
      <w:r w:rsidR="00460F56" w:rsidRPr="00530815">
        <w:rPr>
          <w:rFonts w:cs="Times New Roman"/>
          <w:color w:val="A6A6A6" w:themeColor="background1" w:themeShade="A6"/>
          <w:rtl/>
        </w:rPr>
        <w:t xml:space="preserve"> מקור החיים על כדור הארץ</w:t>
      </w:r>
      <w:r w:rsidRPr="00530815">
        <w:rPr>
          <w:rFonts w:cs="Times New Roman" w:hint="cs"/>
          <w:color w:val="A6A6A6" w:themeColor="background1" w:themeShade="A6"/>
          <w:rtl/>
        </w:rPr>
        <w:t xml:space="preserve">. </w:t>
      </w:r>
      <w:r w:rsidRPr="00530815">
        <w:rPr>
          <w:rFonts w:cs="Times New Roman"/>
          <w:color w:val="A6A6A6" w:themeColor="background1" w:themeShade="A6"/>
          <w:rtl/>
        </w:rPr>
        <w:t xml:space="preserve">"אלכס אתה </w:t>
      </w:r>
      <w:r w:rsidR="00460F56" w:rsidRPr="00530815">
        <w:rPr>
          <w:rFonts w:cs="Times New Roman"/>
          <w:color w:val="A6A6A6" w:themeColor="background1" w:themeShade="A6"/>
          <w:rtl/>
        </w:rPr>
        <w:t>יכול לקרוא את</w:t>
      </w:r>
      <w:r w:rsidR="00460F56" w:rsidRPr="00530815">
        <w:rPr>
          <w:rFonts w:cs="Times New Roman" w:hint="cs"/>
          <w:color w:val="A6A6A6" w:themeColor="background1" w:themeShade="A6"/>
          <w:rtl/>
        </w:rPr>
        <w:t xml:space="preserve"> מה</w:t>
      </w:r>
      <w:r w:rsidRPr="00530815">
        <w:rPr>
          <w:rFonts w:cs="Times New Roman"/>
          <w:color w:val="A6A6A6" w:themeColor="background1" w:themeShade="A6"/>
          <w:rtl/>
        </w:rPr>
        <w:t xml:space="preserve"> </w:t>
      </w:r>
      <w:r w:rsidR="00460F56" w:rsidRPr="00530815">
        <w:rPr>
          <w:rFonts w:cs="Times New Roman" w:hint="cs"/>
          <w:color w:val="A6A6A6" w:themeColor="background1" w:themeShade="A6"/>
          <w:rtl/>
        </w:rPr>
        <w:t>ש</w:t>
      </w:r>
      <w:r w:rsidRPr="00530815">
        <w:rPr>
          <w:rFonts w:cs="Times New Roman"/>
          <w:color w:val="A6A6A6" w:themeColor="background1" w:themeShade="A6"/>
          <w:rtl/>
        </w:rPr>
        <w:t xml:space="preserve">כתוב כאן?" </w:t>
      </w:r>
      <w:r w:rsidRPr="00530815">
        <w:rPr>
          <w:rFonts w:cs="Times New Roman" w:hint="cs"/>
          <w:color w:val="A6A6A6" w:themeColor="background1" w:themeShade="A6"/>
          <w:rtl/>
        </w:rPr>
        <w:t>הוא</w:t>
      </w:r>
      <w:r w:rsidRPr="00530815">
        <w:rPr>
          <w:rFonts w:cs="Times New Roman"/>
          <w:color w:val="A6A6A6" w:themeColor="background1" w:themeShade="A6"/>
          <w:rtl/>
        </w:rPr>
        <w:t xml:space="preserve"> שלף פתקה מכיסו. ברוב השיעורים לא כתב דבר, אלא השקיע </w:t>
      </w:r>
      <w:r w:rsidR="00460F56" w:rsidRPr="00530815">
        <w:rPr>
          <w:rFonts w:cs="Times New Roman" w:hint="cs"/>
          <w:color w:val="A6A6A6" w:themeColor="background1" w:themeShade="A6"/>
          <w:rtl/>
        </w:rPr>
        <w:t xml:space="preserve">את </w:t>
      </w:r>
      <w:r w:rsidRPr="00530815">
        <w:rPr>
          <w:rFonts w:cs="Times New Roman"/>
          <w:color w:val="A6A6A6" w:themeColor="background1" w:themeShade="A6"/>
          <w:rtl/>
        </w:rPr>
        <w:t xml:space="preserve">עצמו בהרצאה. כתיבה מבחינתו </w:t>
      </w:r>
      <w:r w:rsidR="001C5A04" w:rsidRPr="00530815">
        <w:rPr>
          <w:rFonts w:cs="Times New Roman"/>
          <w:color w:val="A6A6A6" w:themeColor="background1" w:themeShade="A6"/>
          <w:rtl/>
        </w:rPr>
        <w:t>הייתה</w:t>
      </w:r>
      <w:r w:rsidRPr="00530815">
        <w:rPr>
          <w:rFonts w:cs="Times New Roman"/>
          <w:color w:val="A6A6A6" w:themeColor="background1" w:themeShade="A6"/>
          <w:rtl/>
        </w:rPr>
        <w:t xml:space="preserve"> הסחת דעת בלתי נחוצה. אלא שב</w:t>
      </w:r>
      <w:r w:rsidRPr="00530815">
        <w:rPr>
          <w:rFonts w:cs="Times New Roman" w:hint="cs"/>
          <w:color w:val="A6A6A6" w:themeColor="background1" w:themeShade="A6"/>
          <w:rtl/>
        </w:rPr>
        <w:t>אחת ההרצאות</w:t>
      </w:r>
      <w:r w:rsidRPr="00530815">
        <w:rPr>
          <w:rFonts w:cs="Times New Roman"/>
          <w:color w:val="A6A6A6" w:themeColor="background1" w:themeShade="A6"/>
          <w:rtl/>
        </w:rPr>
        <w:t xml:space="preserve"> </w:t>
      </w:r>
      <w:r w:rsidR="00460F56" w:rsidRPr="00530815">
        <w:rPr>
          <w:rFonts w:cs="Times New Roman"/>
          <w:color w:val="A6A6A6" w:themeColor="background1" w:themeShade="A6"/>
          <w:rtl/>
        </w:rPr>
        <w:t xml:space="preserve">הראשונות </w:t>
      </w:r>
      <w:r w:rsidRPr="00530815">
        <w:rPr>
          <w:rFonts w:cs="Times New Roman"/>
          <w:color w:val="A6A6A6" w:themeColor="background1" w:themeShade="A6"/>
          <w:rtl/>
        </w:rPr>
        <w:t>בתורת הקבוצות, המרצה הקרין על הלוח קטעים נבחרים מפירסומו ה</w:t>
      </w:r>
      <w:r w:rsidR="0026467C" w:rsidRPr="00530815">
        <w:rPr>
          <w:rFonts w:cs="Times New Roman"/>
          <w:color w:val="A6A6A6" w:themeColor="background1" w:themeShade="A6"/>
          <w:rtl/>
        </w:rPr>
        <w:t>מתמטי</w:t>
      </w:r>
      <w:r w:rsidRPr="00530815">
        <w:rPr>
          <w:rFonts w:cs="Times New Roman"/>
          <w:color w:val="A6A6A6" w:themeColor="background1" w:themeShade="A6"/>
          <w:rtl/>
        </w:rPr>
        <w:t xml:space="preserve"> האחרון של גאורג קנטור, שהיה בעל חשיבות הסטורית רבה</w:t>
      </w:r>
      <w:r w:rsidRPr="00530815">
        <w:rPr>
          <w:rFonts w:cs="Times New Roman" w:hint="cs"/>
          <w:color w:val="A6A6A6" w:themeColor="background1" w:themeShade="A6"/>
          <w:rtl/>
        </w:rPr>
        <w:t>,</w:t>
      </w:r>
      <w:r w:rsidRPr="00530815">
        <w:rPr>
          <w:rFonts w:cs="Times New Roman"/>
          <w:color w:val="A6A6A6" w:themeColor="background1" w:themeShade="A6"/>
          <w:rtl/>
        </w:rPr>
        <w:t xml:space="preserve"> ו</w:t>
      </w:r>
      <w:r w:rsidR="00351DA7" w:rsidRPr="00530815">
        <w:rPr>
          <w:rFonts w:cs="Times New Roman"/>
          <w:color w:val="A6A6A6" w:themeColor="background1" w:themeShade="A6"/>
          <w:rtl/>
        </w:rPr>
        <w:t xml:space="preserve">לפני שהמקרן כובה והלוח כוסה בנוסחאות, </w:t>
      </w:r>
      <w:r w:rsidRPr="00530815">
        <w:rPr>
          <w:rFonts w:cs="Times New Roman"/>
          <w:color w:val="A6A6A6" w:themeColor="background1" w:themeShade="A6"/>
          <w:rtl/>
        </w:rPr>
        <w:t xml:space="preserve">מארק </w:t>
      </w:r>
      <w:r w:rsidR="00F8254A" w:rsidRPr="00530815">
        <w:rPr>
          <w:rFonts w:cs="Times New Roman"/>
          <w:color w:val="A6A6A6" w:themeColor="background1" w:themeShade="A6"/>
          <w:rtl/>
        </w:rPr>
        <w:t>נחפז ל</w:t>
      </w:r>
      <w:r w:rsidRPr="00530815">
        <w:rPr>
          <w:rFonts w:cs="Times New Roman"/>
          <w:color w:val="A6A6A6" w:themeColor="background1" w:themeShade="A6"/>
          <w:rtl/>
        </w:rPr>
        <w:t xml:space="preserve">העתיק את </w:t>
      </w:r>
      <w:r w:rsidR="00F8254A" w:rsidRPr="00530815">
        <w:rPr>
          <w:rFonts w:cs="Times New Roman"/>
          <w:color w:val="A6A6A6" w:themeColor="background1" w:themeShade="A6"/>
          <w:rtl/>
        </w:rPr>
        <w:t>הגדרת הקבוצה כפי שקנטור ניסח אותה בסוף המאה התשע-עשרה</w:t>
      </w:r>
      <w:r w:rsidRPr="00530815">
        <w:rPr>
          <w:rFonts w:cs="Times New Roman"/>
          <w:color w:val="A6A6A6" w:themeColor="background1" w:themeShade="A6"/>
          <w:rtl/>
        </w:rPr>
        <w:t>.</w:t>
      </w:r>
    </w:p>
    <w:p w14:paraId="137DC0E8" w14:textId="77777777" w:rsidR="008660C7" w:rsidRPr="00530815" w:rsidRDefault="008660C7" w:rsidP="008660C7">
      <w:pPr>
        <w:rPr>
          <w:rFonts w:cs="Times New Roman"/>
          <w:color w:val="A6A6A6" w:themeColor="background1" w:themeShade="A6"/>
          <w:rtl/>
        </w:rPr>
      </w:pPr>
      <w:r w:rsidRPr="00530815">
        <w:rPr>
          <w:rFonts w:cs="Times New Roman"/>
          <w:color w:val="A6A6A6" w:themeColor="background1" w:themeShade="A6"/>
          <w:rtl/>
        </w:rPr>
        <w:t>"יש לך פה כמה שגיאות כתיב</w:t>
      </w:r>
      <w:r w:rsidRPr="00530815">
        <w:rPr>
          <w:rFonts w:cs="Times New Roman" w:hint="cs"/>
          <w:color w:val="A6A6A6" w:themeColor="background1" w:themeShade="A6"/>
          <w:rtl/>
        </w:rPr>
        <w:t>.</w:t>
      </w:r>
      <w:r w:rsidRPr="00530815">
        <w:rPr>
          <w:rFonts w:cs="Times New Roman"/>
          <w:color w:val="A6A6A6" w:themeColor="background1" w:themeShade="A6"/>
          <w:rtl/>
        </w:rPr>
        <w:t xml:space="preserve">" </w:t>
      </w:r>
    </w:p>
    <w:p w14:paraId="19339D94" w14:textId="33C0AD4D" w:rsidR="00FF6331" w:rsidRPr="00530815" w:rsidRDefault="00FF6331" w:rsidP="00FF6331">
      <w:pPr>
        <w:rPr>
          <w:rFonts w:cs="Times New Roman"/>
          <w:color w:val="A6A6A6" w:themeColor="background1" w:themeShade="A6"/>
          <w:rtl/>
        </w:rPr>
      </w:pPr>
      <w:r w:rsidRPr="00530815">
        <w:rPr>
          <w:rFonts w:cs="Times New Roman"/>
          <w:color w:val="A6A6A6" w:themeColor="background1" w:themeShade="A6"/>
          <w:rtl/>
        </w:rPr>
        <w:t>גם לכך היה מארק אדיש בתכלית. לשם מה לו ללמוד שפות נוספות? הרי בכל שפות-האדם אומרים את אותם דברי-הבל נבובים, בעוד שב</w:t>
      </w:r>
      <w:r w:rsidR="001C5A04" w:rsidRPr="00530815">
        <w:rPr>
          <w:rFonts w:cs="Times New Roman"/>
          <w:color w:val="A6A6A6" w:themeColor="background1" w:themeShade="A6"/>
          <w:rtl/>
        </w:rPr>
        <w:t>מתמטיקה</w:t>
      </w:r>
      <w:r w:rsidRPr="00530815">
        <w:rPr>
          <w:rFonts w:cs="Times New Roman"/>
          <w:color w:val="A6A6A6" w:themeColor="background1" w:themeShade="A6"/>
          <w:rtl/>
        </w:rPr>
        <w:t xml:space="preserve"> ניתן לבטא אמיתות שאין שיעור לעומקן.</w:t>
      </w:r>
    </w:p>
    <w:p w14:paraId="6CB8D1B2" w14:textId="01B66207" w:rsidR="008660C7" w:rsidRPr="00530815" w:rsidRDefault="00FF6331" w:rsidP="00FF6331">
      <w:pPr>
        <w:rPr>
          <w:color w:val="A6A6A6" w:themeColor="background1" w:themeShade="A6"/>
          <w:rtl/>
        </w:rPr>
      </w:pPr>
      <w:r w:rsidRPr="00530815">
        <w:rPr>
          <w:rFonts w:cs="Times New Roman"/>
          <w:color w:val="A6A6A6" w:themeColor="background1" w:themeShade="A6"/>
          <w:rtl/>
        </w:rPr>
        <w:t xml:space="preserve">אלכס לא התווכח, </w:t>
      </w:r>
      <w:r w:rsidR="00351DA7" w:rsidRPr="00530815">
        <w:rPr>
          <w:rFonts w:cs="Times New Roman" w:hint="cs"/>
          <w:color w:val="A6A6A6" w:themeColor="background1" w:themeShade="A6"/>
          <w:rtl/>
        </w:rPr>
        <w:t>הוא</w:t>
      </w:r>
      <w:r w:rsidR="008660C7" w:rsidRPr="00530815">
        <w:rPr>
          <w:rFonts w:cs="Times New Roman" w:hint="cs"/>
          <w:color w:val="A6A6A6" w:themeColor="background1" w:themeShade="A6"/>
          <w:rtl/>
        </w:rPr>
        <w:t xml:space="preserve"> </w:t>
      </w:r>
      <w:r w:rsidR="008660C7" w:rsidRPr="00530815">
        <w:rPr>
          <w:rFonts w:cs="Times New Roman"/>
          <w:color w:val="A6A6A6" w:themeColor="background1" w:themeShade="A6"/>
          <w:rtl/>
        </w:rPr>
        <w:t xml:space="preserve">הקריא </w:t>
      </w:r>
      <w:r w:rsidR="008660C7" w:rsidRPr="00530815">
        <w:rPr>
          <w:rFonts w:cs="Times New Roman" w:hint="cs"/>
          <w:color w:val="A6A6A6" w:themeColor="background1" w:themeShade="A6"/>
          <w:rtl/>
        </w:rPr>
        <w:t>לו את תוכן הפתקה:</w:t>
      </w:r>
    </w:p>
    <w:p w14:paraId="095192D4" w14:textId="77777777" w:rsidR="008660C7" w:rsidRPr="00530815" w:rsidRDefault="008660C7" w:rsidP="008660C7">
      <w:pPr>
        <w:bidi w:val="0"/>
        <w:jc w:val="left"/>
        <w:rPr>
          <w:color w:val="A6A6A6" w:themeColor="background1" w:themeShade="A6"/>
        </w:rPr>
      </w:pPr>
      <w:r w:rsidRPr="00530815">
        <w:rPr>
          <w:color w:val="A6A6A6" w:themeColor="background1" w:themeShade="A6"/>
        </w:rPr>
        <w:t>Unter einer “Menge” verstehen wir jede Zusammenfassung M von bestimmten wohlunterschiedenen Objekten m unsrer Anschauung oder unseres Denkens (welche die “Elemente” von M genannt werden) zu einem Ganzen</w:t>
      </w:r>
      <w:r w:rsidRPr="00530815">
        <w:rPr>
          <w:rFonts w:cs="Times New Roman"/>
          <w:color w:val="A6A6A6" w:themeColor="background1" w:themeShade="A6"/>
          <w:rtl/>
        </w:rPr>
        <w:t>.</w:t>
      </w:r>
    </w:p>
    <w:p w14:paraId="197A778E" w14:textId="77777777" w:rsidR="008660C7" w:rsidRPr="00530815" w:rsidRDefault="008660C7" w:rsidP="008660C7">
      <w:pPr>
        <w:rPr>
          <w:color w:val="A6A6A6" w:themeColor="background1" w:themeShade="A6"/>
          <w:rtl/>
        </w:rPr>
      </w:pPr>
      <w:r w:rsidRPr="00530815">
        <w:rPr>
          <w:rFonts w:cs="Times New Roman" w:hint="cs"/>
          <w:color w:val="A6A6A6" w:themeColor="background1" w:themeShade="A6"/>
          <w:rtl/>
        </w:rPr>
        <w:t>[</w:t>
      </w:r>
      <w:r w:rsidRPr="00530815">
        <w:rPr>
          <w:rFonts w:cs="Times New Roman"/>
          <w:color w:val="A6A6A6" w:themeColor="background1" w:themeShade="A6"/>
          <w:rtl/>
        </w:rPr>
        <w:t>מארק לא ידע יותר מאשר גרמנית בסיסית, גם אביהם השתדל לא לבלבל ילד מבריק שכמותו בשפה נוספת,</w:t>
      </w:r>
      <w:r w:rsidRPr="00530815">
        <w:rPr>
          <w:rFonts w:cs="Times New Roman" w:hint="cs"/>
          <w:color w:val="A6A6A6" w:themeColor="background1" w:themeShade="A6"/>
          <w:rtl/>
        </w:rPr>
        <w:t>]</w:t>
      </w:r>
      <w:r w:rsidRPr="00530815">
        <w:rPr>
          <w:rFonts w:cs="Times New Roman"/>
          <w:color w:val="A6A6A6" w:themeColor="background1" w:themeShade="A6"/>
          <w:rtl/>
        </w:rPr>
        <w:t xml:space="preserve"> </w:t>
      </w:r>
      <w:r w:rsidRPr="00530815">
        <w:rPr>
          <w:rFonts w:cs="Times New Roman" w:hint="cs"/>
          <w:color w:val="A6A6A6" w:themeColor="background1" w:themeShade="A6"/>
          <w:rtl/>
        </w:rPr>
        <w:t xml:space="preserve">ואלכס </w:t>
      </w:r>
      <w:r w:rsidRPr="00530815">
        <w:rPr>
          <w:rFonts w:cs="Times New Roman"/>
          <w:color w:val="A6A6A6" w:themeColor="background1" w:themeShade="A6"/>
          <w:rtl/>
        </w:rPr>
        <w:t xml:space="preserve">תרגם את ההגדרה של קנטור: על ידי 'קבוצה', כוונתנו לכל איחוד </w:t>
      </w:r>
      <w:r w:rsidRPr="00530815">
        <w:rPr>
          <w:color w:val="A6A6A6" w:themeColor="background1" w:themeShade="A6"/>
        </w:rPr>
        <w:t>M</w:t>
      </w:r>
      <w:r w:rsidRPr="00530815">
        <w:rPr>
          <w:rFonts w:cs="Times New Roman"/>
          <w:color w:val="A6A6A6" w:themeColor="background1" w:themeShade="A6"/>
          <w:rtl/>
        </w:rPr>
        <w:t xml:space="preserve"> של אובייקטים </w:t>
      </w:r>
      <w:r w:rsidRPr="00530815">
        <w:rPr>
          <w:color w:val="A6A6A6" w:themeColor="background1" w:themeShade="A6"/>
        </w:rPr>
        <w:t>m</w:t>
      </w:r>
      <w:r w:rsidRPr="00530815">
        <w:rPr>
          <w:rFonts w:cs="Times New Roman"/>
          <w:color w:val="A6A6A6" w:themeColor="background1" w:themeShade="A6"/>
          <w:rtl/>
        </w:rPr>
        <w:t xml:space="preserve"> מסוימים, מובחנים היטב, מדמיוננו או ממחשבותינו, (אשר נקראים 'אלמנטים' של </w:t>
      </w:r>
      <w:r w:rsidRPr="00530815">
        <w:rPr>
          <w:color w:val="A6A6A6" w:themeColor="background1" w:themeShade="A6"/>
        </w:rPr>
        <w:t>M</w:t>
      </w:r>
      <w:r w:rsidRPr="00530815">
        <w:rPr>
          <w:rFonts w:cs="Times New Roman"/>
          <w:color w:val="A6A6A6" w:themeColor="background1" w:themeShade="A6"/>
          <w:rtl/>
        </w:rPr>
        <w:t>) לתוך שלם.</w:t>
      </w:r>
    </w:p>
    <w:p w14:paraId="19AE4463" w14:textId="02AFF7CC" w:rsidR="00AD3B37" w:rsidRPr="00530815" w:rsidRDefault="008660C7" w:rsidP="00AD3B37">
      <w:pPr>
        <w:rPr>
          <w:color w:val="A6A6A6" w:themeColor="background1" w:themeShade="A6"/>
          <w:rtl/>
        </w:rPr>
      </w:pPr>
      <w:r w:rsidRPr="00530815">
        <w:rPr>
          <w:rFonts w:cs="Times New Roman"/>
          <w:color w:val="A6A6A6" w:themeColor="background1" w:themeShade="A6"/>
          <w:rtl/>
        </w:rPr>
        <w:t xml:space="preserve">איחוד לתוך השלם... </w:t>
      </w:r>
      <w:r w:rsidR="00F8254A" w:rsidRPr="00530815">
        <w:rPr>
          <w:rFonts w:cs="Times New Roman"/>
          <w:color w:val="A6A6A6" w:themeColor="background1" w:themeShade="A6"/>
          <w:rtl/>
        </w:rPr>
        <w:t xml:space="preserve">האין זה מפליא, כך חשב מארק, </w:t>
      </w:r>
      <w:r w:rsidR="00F8254A" w:rsidRPr="00530815">
        <w:rPr>
          <w:rFonts w:cs="Times New Roman"/>
          <w:color w:val="A6A6A6" w:themeColor="background1" w:themeShade="A6"/>
        </w:rPr>
        <w:t>Zusammenfassung zu einem Ganzen</w:t>
      </w:r>
      <w:r w:rsidR="00F8254A" w:rsidRPr="00530815">
        <w:rPr>
          <w:rFonts w:cs="Times New Roman"/>
          <w:color w:val="A6A6A6" w:themeColor="background1" w:themeShade="A6"/>
          <w:rtl/>
        </w:rPr>
        <w:t xml:space="preserve"> – </w:t>
      </w:r>
      <w:r w:rsidRPr="00530815">
        <w:rPr>
          <w:rFonts w:cs="Times New Roman"/>
          <w:color w:val="A6A6A6" w:themeColor="background1" w:themeShade="A6"/>
          <w:rtl/>
        </w:rPr>
        <w:t xml:space="preserve">הגדרה כה פשוטה </w:t>
      </w:r>
      <w:r w:rsidR="00F8254A" w:rsidRPr="00530815">
        <w:rPr>
          <w:rFonts w:cs="Times New Roman" w:hint="cs"/>
          <w:color w:val="A6A6A6" w:themeColor="background1" w:themeShade="A6"/>
          <w:rtl/>
        </w:rPr>
        <w:t>ש</w:t>
      </w:r>
      <w:r w:rsidRPr="00530815">
        <w:rPr>
          <w:rFonts w:cs="Times New Roman"/>
          <w:color w:val="A6A6A6" w:themeColor="background1" w:themeShade="A6"/>
          <w:rtl/>
        </w:rPr>
        <w:t>הובילה לפרדוקסים שהפכו, במאה העשרים, את ה</w:t>
      </w:r>
      <w:r w:rsidR="001C5A04" w:rsidRPr="00530815">
        <w:rPr>
          <w:rFonts w:cs="Times New Roman"/>
          <w:color w:val="A6A6A6" w:themeColor="background1" w:themeShade="A6"/>
          <w:rtl/>
        </w:rPr>
        <w:t>מתמטיקה</w:t>
      </w:r>
      <w:r w:rsidRPr="00530815">
        <w:rPr>
          <w:rFonts w:cs="Times New Roman"/>
          <w:color w:val="A6A6A6" w:themeColor="background1" w:themeShade="A6"/>
          <w:rtl/>
        </w:rPr>
        <w:t xml:space="preserve"> על פיה</w:t>
      </w:r>
      <w:r w:rsidRPr="00530815">
        <w:rPr>
          <w:rFonts w:cs="Times New Roman" w:hint="cs"/>
          <w:color w:val="A6A6A6" w:themeColor="background1" w:themeShade="A6"/>
          <w:rtl/>
        </w:rPr>
        <w:t>.</w:t>
      </w:r>
      <w:r w:rsidR="00351DA7" w:rsidRPr="00530815">
        <w:rPr>
          <w:color w:val="A6A6A6" w:themeColor="background1" w:themeShade="A6"/>
          <w:rtl/>
        </w:rPr>
        <w:t xml:space="preserve"> </w:t>
      </w:r>
    </w:p>
    <w:p w14:paraId="4D824D2D" w14:textId="708EC4F6" w:rsidR="00AD3B37" w:rsidRPr="00530815" w:rsidRDefault="00AD3B37" w:rsidP="00AD3B37">
      <w:pPr>
        <w:rPr>
          <w:color w:val="A6A6A6" w:themeColor="background1" w:themeShade="A6"/>
          <w:rtl/>
        </w:rPr>
      </w:pPr>
      <w:r w:rsidRPr="00530815">
        <w:rPr>
          <w:rFonts w:cs="Times New Roman"/>
          <w:color w:val="A6A6A6" w:themeColor="background1" w:themeShade="A6"/>
          <w:rtl/>
        </w:rPr>
        <w:t>"קיימת אמת עמוקה, לפחות זאת מחשבה מנחמת?"</w:t>
      </w:r>
      <w:r w:rsidR="001A2C4B" w:rsidRPr="00530815">
        <w:rPr>
          <w:rFonts w:cs="Times New Roman"/>
          <w:color w:val="A6A6A6" w:themeColor="background1" w:themeShade="A6"/>
          <w:rtl/>
        </w:rPr>
        <w:t xml:space="preserve"> אלכס ניסה.</w:t>
      </w:r>
    </w:p>
    <w:p w14:paraId="47955C8E" w14:textId="3D9F1EC9" w:rsidR="00351DA7" w:rsidRPr="00530815" w:rsidRDefault="00AD3B37" w:rsidP="00AD3B37">
      <w:pPr>
        <w:rPr>
          <w:rFonts w:cs="Times New Roman"/>
          <w:color w:val="A6A6A6" w:themeColor="background1" w:themeShade="A6"/>
          <w:rtl/>
        </w:rPr>
      </w:pPr>
      <w:r w:rsidRPr="00530815">
        <w:rPr>
          <w:rFonts w:cs="Times New Roman"/>
          <w:color w:val="A6A6A6" w:themeColor="background1" w:themeShade="A6"/>
          <w:rtl/>
        </w:rPr>
        <w:t xml:space="preserve">"זאת לא אמת הנוחתת על רועי צאן כרעם משמיים, יש </w:t>
      </w:r>
      <w:r w:rsidR="00F97A34" w:rsidRPr="00530815">
        <w:rPr>
          <w:rFonts w:cs="Times New Roman"/>
          <w:color w:val="A6A6A6" w:themeColor="background1" w:themeShade="A6"/>
          <w:rtl/>
        </w:rPr>
        <w:t>כל כך</w:t>
      </w:r>
      <w:r w:rsidRPr="00530815">
        <w:rPr>
          <w:rFonts w:cs="Times New Roman"/>
          <w:color w:val="A6A6A6" w:themeColor="background1" w:themeShade="A6"/>
          <w:rtl/>
        </w:rPr>
        <w:t xml:space="preserve"> הרבה מחשבות שצריך לנסח בדרך אליה.[וגם – אולי תמיד נישאר קרובים לאמת אבל לעולם לא נצליח.] </w:t>
      </w:r>
      <w:r w:rsidR="001341FD" w:rsidRPr="00530815">
        <w:rPr>
          <w:rFonts w:cs="Times New Roman" w:hint="cs"/>
          <w:color w:val="A6A6A6" w:themeColor="background1" w:themeShade="A6"/>
          <w:rtl/>
        </w:rPr>
        <w:t>ו</w:t>
      </w:r>
      <w:r w:rsidRPr="00530815">
        <w:rPr>
          <w:rFonts w:cs="Times New Roman"/>
          <w:color w:val="A6A6A6" w:themeColor="background1" w:themeShade="A6"/>
          <w:rtl/>
        </w:rPr>
        <w:t xml:space="preserve">בשביל להבין איך תורת הקבוצות משמשת </w:t>
      </w:r>
      <w:r w:rsidR="00443F14" w:rsidRPr="00530815">
        <w:rPr>
          <w:rFonts w:cs="Times New Roman" w:hint="cs"/>
          <w:color w:val="A6A6A6" w:themeColor="background1" w:themeShade="A6"/>
          <w:rtl/>
        </w:rPr>
        <w:t xml:space="preserve">בתור </w:t>
      </w:r>
      <w:r w:rsidRPr="00530815">
        <w:rPr>
          <w:rFonts w:cs="Times New Roman"/>
          <w:color w:val="A6A6A6" w:themeColor="background1" w:themeShade="A6"/>
          <w:rtl/>
        </w:rPr>
        <w:t>מסגרת אקסיומטית של תחום כמו טופולוגיה או אלגברה צריך ללמוד, להת</w:t>
      </w:r>
      <w:r w:rsidR="001A2C4B" w:rsidRPr="00530815">
        <w:rPr>
          <w:rFonts w:cs="Times New Roman" w:hint="cs"/>
          <w:color w:val="A6A6A6" w:themeColor="background1" w:themeShade="A6"/>
          <w:rtl/>
        </w:rPr>
        <w:t>אמ</w:t>
      </w:r>
      <w:r w:rsidRPr="00530815">
        <w:rPr>
          <w:rFonts w:cs="Times New Roman"/>
          <w:color w:val="A6A6A6" w:themeColor="background1" w:themeShade="A6"/>
          <w:rtl/>
        </w:rPr>
        <w:t>ץ, זה מסע ארוך</w:t>
      </w:r>
      <w:r w:rsidR="001A2C4B" w:rsidRPr="00530815">
        <w:rPr>
          <w:rFonts w:cs="Times New Roman" w:hint="cs"/>
          <w:color w:val="A6A6A6" w:themeColor="background1" w:themeShade="A6"/>
          <w:rtl/>
        </w:rPr>
        <w:t xml:space="preserve"> </w:t>
      </w:r>
      <w:r w:rsidR="001A2C4B" w:rsidRPr="00530815">
        <w:rPr>
          <w:rFonts w:cs="Times New Roman"/>
          <w:color w:val="A6A6A6" w:themeColor="background1" w:themeShade="A6"/>
          <w:rtl/>
        </w:rPr>
        <w:t>שדורש תעצומות-נפש</w:t>
      </w:r>
      <w:r w:rsidRPr="00530815">
        <w:rPr>
          <w:rFonts w:cs="Times New Roman"/>
          <w:color w:val="A6A6A6" w:themeColor="background1" w:themeShade="A6"/>
          <w:rtl/>
        </w:rPr>
        <w:t>."</w:t>
      </w:r>
    </w:p>
    <w:p w14:paraId="6B48B2D7" w14:textId="316352BB" w:rsidR="00740490" w:rsidRPr="00530815" w:rsidRDefault="00740490" w:rsidP="00AD3B37">
      <w:pPr>
        <w:rPr>
          <w:rFonts w:cs="Times New Roman"/>
          <w:color w:val="A6A6A6" w:themeColor="background1" w:themeShade="A6"/>
          <w:rtl/>
        </w:rPr>
      </w:pPr>
      <w:r w:rsidRPr="00530815">
        <w:rPr>
          <w:rFonts w:cs="Times New Roman" w:hint="cs"/>
          <w:color w:val="A6A6A6" w:themeColor="background1" w:themeShade="A6"/>
          <w:rtl/>
        </w:rPr>
        <w:lastRenderedPageBreak/>
        <w:t>]]</w:t>
      </w:r>
    </w:p>
    <w:p w14:paraId="65344F60" w14:textId="22D612B5" w:rsidR="00740490" w:rsidRDefault="00740490" w:rsidP="00AD3B37">
      <w:pPr>
        <w:rPr>
          <w:rFonts w:cs="Times New Roman"/>
          <w:rtl/>
        </w:rPr>
      </w:pPr>
    </w:p>
    <w:p w14:paraId="099874C3" w14:textId="38C4097F" w:rsidR="00740490" w:rsidRDefault="00740490" w:rsidP="00AD3B37">
      <w:pPr>
        <w:rPr>
          <w:rFonts w:cs="Times New Roman"/>
          <w:rtl/>
        </w:rPr>
      </w:pPr>
    </w:p>
    <w:p w14:paraId="07131798" w14:textId="351A0A27" w:rsidR="00740490" w:rsidRPr="00740490" w:rsidRDefault="00740490" w:rsidP="00740490">
      <w:pPr>
        <w:rPr>
          <w:rFonts w:cs="Times New Roman"/>
          <w:rtl/>
        </w:rPr>
      </w:pPr>
      <w:r w:rsidRPr="00740490">
        <w:rPr>
          <w:rFonts w:cs="Times New Roman"/>
          <w:rtl/>
        </w:rPr>
        <w:t>"זהו מודל ליצירה שלהם."</w:t>
      </w:r>
    </w:p>
    <w:p w14:paraId="027CD181" w14:textId="55ED52DA" w:rsidR="00740490" w:rsidRPr="00740490" w:rsidRDefault="00740490" w:rsidP="00740490">
      <w:pPr>
        <w:rPr>
          <w:rFonts w:cs="Times New Roman"/>
          <w:rtl/>
        </w:rPr>
      </w:pPr>
      <w:r w:rsidRPr="00740490">
        <w:rPr>
          <w:rFonts w:cs="Times New Roman"/>
          <w:rtl/>
        </w:rPr>
        <w:t>"אם כך..." היה שקט בסלון ושקט</w:t>
      </w:r>
      <w:r w:rsidR="00530815">
        <w:rPr>
          <w:rFonts w:cs="Times New Roman" w:hint="cs"/>
          <w:rtl/>
        </w:rPr>
        <w:t xml:space="preserve"> </w:t>
      </w:r>
      <w:r w:rsidRPr="00740490">
        <w:rPr>
          <w:rFonts w:cs="Times New Roman"/>
          <w:rtl/>
        </w:rPr>
        <w:t>ברחוב, תפילות השבת הסתיימו זה כבר והאברכים חזרו על טפם ונשותיהם לבתיהם. "תורת הקבוצות מתארת את הברגים וגלגלי השיניים שמניעים את ה</w:t>
      </w:r>
      <w:r w:rsidR="001C5A04">
        <w:rPr>
          <w:rFonts w:cs="Times New Roman"/>
          <w:rtl/>
        </w:rPr>
        <w:t>מתמטיקה</w:t>
      </w:r>
      <w:r w:rsidRPr="00740490">
        <w:rPr>
          <w:rFonts w:cs="Times New Roman"/>
          <w:rtl/>
        </w:rPr>
        <w:t xml:space="preserve"> – את מה שנמצא מאחורי הקלעים..."</w:t>
      </w:r>
    </w:p>
    <w:p w14:paraId="53AD30DE" w14:textId="76C77754" w:rsidR="00740490" w:rsidRPr="00351DA7" w:rsidRDefault="00740490" w:rsidP="00740490">
      <w:pPr>
        <w:rPr>
          <w:rFonts w:cs="Times New Roman"/>
          <w:rtl/>
        </w:rPr>
      </w:pPr>
      <w:r w:rsidRPr="00740490">
        <w:rPr>
          <w:rFonts w:cs="Times New Roman"/>
          <w:rtl/>
        </w:rPr>
        <w:t>"אלכס! נכון, מאחורי הקלעים של ה</w:t>
      </w:r>
      <w:r w:rsidR="001C5A04">
        <w:rPr>
          <w:rFonts w:cs="Times New Roman"/>
          <w:rtl/>
        </w:rPr>
        <w:t>מתמטיקה</w:t>
      </w:r>
      <w:r w:rsidRPr="00740490">
        <w:rPr>
          <w:rFonts w:cs="Times New Roman"/>
          <w:rtl/>
        </w:rPr>
        <w:t xml:space="preserve"> נמצאות שאלות פילוסופיות עמוקות – מהי משמעות נכונותה של הצהרה </w:t>
      </w:r>
      <w:r w:rsidR="0026467C">
        <w:rPr>
          <w:rFonts w:cs="Times New Roman"/>
          <w:rtl/>
        </w:rPr>
        <w:t>מתמטי</w:t>
      </w:r>
      <w:r w:rsidRPr="00740490">
        <w:rPr>
          <w:rFonts w:cs="Times New Roman"/>
          <w:rtl/>
        </w:rPr>
        <w:t>ת</w:t>
      </w:r>
      <w:r>
        <w:rPr>
          <w:rFonts w:cs="Times New Roman" w:hint="cs"/>
          <w:rtl/>
        </w:rPr>
        <w:t>,</w:t>
      </w:r>
      <w:r w:rsidRPr="00740490">
        <w:rPr>
          <w:rFonts w:cs="Times New Roman"/>
          <w:rtl/>
        </w:rPr>
        <w:t xml:space="preserve"> כלומר, מהי משמעות האמת בעצם.</w:t>
      </w:r>
      <w:r>
        <w:rPr>
          <w:rFonts w:cs="Times New Roman" w:hint="cs"/>
          <w:rtl/>
        </w:rPr>
        <w:t xml:space="preserve"> כי </w:t>
      </w:r>
      <w:r w:rsidRPr="00740490">
        <w:rPr>
          <w:rFonts w:cs="Times New Roman"/>
          <w:rtl/>
        </w:rPr>
        <w:t>קיימת אמת עמוקה, אבל</w:t>
      </w:r>
      <w:r>
        <w:rPr>
          <w:rFonts w:cs="Times New Roman" w:hint="cs"/>
          <w:rtl/>
        </w:rPr>
        <w:t xml:space="preserve"> היא</w:t>
      </w:r>
      <w:r w:rsidRPr="00740490">
        <w:rPr>
          <w:rFonts w:cs="Times New Roman"/>
          <w:rtl/>
        </w:rPr>
        <w:t xml:space="preserve"> לא נוחתת על רועי צאן כרעם משמיים, יש </w:t>
      </w:r>
      <w:r w:rsidR="00F97A34">
        <w:rPr>
          <w:rFonts w:cs="Times New Roman"/>
          <w:rtl/>
        </w:rPr>
        <w:t>כל כך</w:t>
      </w:r>
      <w:r w:rsidRPr="00740490">
        <w:rPr>
          <w:rFonts w:cs="Times New Roman"/>
          <w:rtl/>
        </w:rPr>
        <w:t xml:space="preserve"> הרבה מחשבות שצריך לנסח</w:t>
      </w:r>
      <w:r w:rsidR="00166ABB">
        <w:rPr>
          <w:rFonts w:cs="Times New Roman"/>
          <w:rtl/>
        </w:rPr>
        <w:t xml:space="preserve"> </w:t>
      </w:r>
      <w:r w:rsidRPr="00740490">
        <w:rPr>
          <w:rFonts w:cs="Times New Roman"/>
          <w:rtl/>
        </w:rPr>
        <w:t>בדרך אליה. ובשביל להבין איך תורת הקבוצות משמשת בתור מסגרת אקסיומטית של תחום כמו טופולוגיה או אלגברה צריך ללמוד, להתאמץ, זה מסע ארוך שדורש תעצומות</w:t>
      </w:r>
      <w:r w:rsidR="00530815">
        <w:rPr>
          <w:rFonts w:cs="Times New Roman" w:hint="cs"/>
          <w:rtl/>
        </w:rPr>
        <w:t xml:space="preserve"> </w:t>
      </w:r>
      <w:r w:rsidRPr="00740490">
        <w:rPr>
          <w:rFonts w:cs="Times New Roman"/>
          <w:rtl/>
        </w:rPr>
        <w:t>נפש."</w:t>
      </w:r>
    </w:p>
    <w:p w14:paraId="3735A3C4" w14:textId="77777777" w:rsidR="008660C7" w:rsidRPr="008660C7" w:rsidRDefault="008660C7" w:rsidP="008660C7">
      <w:pPr>
        <w:rPr>
          <w:rtl/>
        </w:rPr>
      </w:pPr>
      <w:r w:rsidRPr="008660C7">
        <w:rPr>
          <w:rtl/>
        </w:rPr>
        <w:t>"</w:t>
      </w:r>
      <w:r w:rsidRPr="008660C7">
        <w:rPr>
          <w:rFonts w:hint="cs"/>
          <w:rtl/>
        </w:rPr>
        <w:t xml:space="preserve">טוב, מסגרת אקסיומטית שכמותך, אולי תגיד לי </w:t>
      </w:r>
      <w:r w:rsidRPr="008660C7">
        <w:rPr>
          <w:rtl/>
        </w:rPr>
        <w:t xml:space="preserve">מה </w:t>
      </w:r>
      <w:r w:rsidRPr="008660C7">
        <w:rPr>
          <w:rFonts w:hint="cs"/>
          <w:rtl/>
        </w:rPr>
        <w:t xml:space="preserve">זה </w:t>
      </w:r>
      <w:r w:rsidRPr="008660C7">
        <w:rPr>
          <w:rtl/>
        </w:rPr>
        <w:t>הדבר המגעיל הזה?"</w:t>
      </w:r>
      <w:r w:rsidRPr="008660C7">
        <w:rPr>
          <w:rFonts w:hint="cs"/>
          <w:rtl/>
        </w:rPr>
        <w:t xml:space="preserve"> אלכס הצביע על ציפורני הבהונות של מארק, שצימחו פרא.</w:t>
      </w:r>
    </w:p>
    <w:p w14:paraId="1FD87A76" w14:textId="5B77A58D" w:rsidR="008660C7" w:rsidRPr="008660C7" w:rsidRDefault="008660C7" w:rsidP="008660C7">
      <w:pPr>
        <w:rPr>
          <w:rtl/>
        </w:rPr>
      </w:pPr>
      <w:bookmarkStart w:id="317" w:name="_Hlk531766610"/>
      <w:r w:rsidRPr="008660C7">
        <w:rPr>
          <w:rFonts w:hint="cs"/>
          <w:rtl/>
        </w:rPr>
        <w:t xml:space="preserve">"אה, זה?" </w:t>
      </w:r>
      <w:r w:rsidR="00443F14" w:rsidRPr="008660C7">
        <w:rPr>
          <w:rFonts w:hint="cs"/>
          <w:rtl/>
        </w:rPr>
        <w:t xml:space="preserve">מארק לא היה מסוגל להעלות על דעתו </w:t>
      </w:r>
      <w:r w:rsidRPr="008660C7">
        <w:rPr>
          <w:rFonts w:hint="cs"/>
          <w:rtl/>
        </w:rPr>
        <w:t xml:space="preserve">דבר גשמי וזניח </w:t>
      </w:r>
      <w:r w:rsidR="00351DA7">
        <w:rPr>
          <w:rFonts w:hint="cs"/>
          <w:rtl/>
        </w:rPr>
        <w:t xml:space="preserve">יותר מאשר </w:t>
      </w:r>
      <w:r w:rsidR="00F8254A" w:rsidRPr="00F8254A">
        <w:rPr>
          <w:rFonts w:cs="Times New Roman"/>
          <w:rtl/>
        </w:rPr>
        <w:t>צ</w:t>
      </w:r>
      <w:r w:rsidR="00F8254A">
        <w:rPr>
          <w:rFonts w:cs="Times New Roman" w:hint="cs"/>
          <w:rtl/>
        </w:rPr>
        <w:t>י</w:t>
      </w:r>
      <w:r w:rsidR="00F8254A" w:rsidRPr="00F8254A">
        <w:rPr>
          <w:rFonts w:cs="Times New Roman"/>
          <w:rtl/>
        </w:rPr>
        <w:t>פורניו</w:t>
      </w:r>
      <w:r w:rsidRPr="008660C7">
        <w:rPr>
          <w:rFonts w:hint="cs"/>
          <w:rtl/>
        </w:rPr>
        <w:t xml:space="preserve">. </w:t>
      </w:r>
      <w:bookmarkEnd w:id="317"/>
      <w:r w:rsidRPr="008660C7">
        <w:rPr>
          <w:rtl/>
        </w:rPr>
        <w:t>"</w:t>
      </w:r>
      <w:r w:rsidR="001C5A04">
        <w:rPr>
          <w:rtl/>
        </w:rPr>
        <w:t>אימא</w:t>
      </w:r>
      <w:r w:rsidRPr="008660C7">
        <w:rPr>
          <w:rtl/>
        </w:rPr>
        <w:t xml:space="preserve"> גוזרת לי."</w:t>
      </w:r>
    </w:p>
    <w:p w14:paraId="4EDEB5B1" w14:textId="502511C4" w:rsidR="008660C7" w:rsidRPr="008660C7" w:rsidRDefault="008660C7" w:rsidP="008660C7">
      <w:pPr>
        <w:rPr>
          <w:rtl/>
        </w:rPr>
      </w:pPr>
      <w:r w:rsidRPr="008660C7">
        <w:rPr>
          <w:rtl/>
        </w:rPr>
        <w:t xml:space="preserve">"אתה מצפה שאני אעשה </w:t>
      </w:r>
      <w:r w:rsidR="00351DA7">
        <w:rPr>
          <w:rFonts w:hint="cs"/>
          <w:rtl/>
        </w:rPr>
        <w:t xml:space="preserve">גם </w:t>
      </w:r>
      <w:r w:rsidRPr="008660C7">
        <w:rPr>
          <w:rFonts w:hint="cs"/>
          <w:rtl/>
        </w:rPr>
        <w:t>את זה?</w:t>
      </w:r>
      <w:r w:rsidRPr="008660C7">
        <w:rPr>
          <w:rtl/>
        </w:rPr>
        <w:t xml:space="preserve"> לא מספיק שאני מ</w:t>
      </w:r>
      <w:r w:rsidRPr="008660C7">
        <w:rPr>
          <w:rFonts w:hint="cs"/>
          <w:rtl/>
        </w:rPr>
        <w:t>כין</w:t>
      </w:r>
      <w:r w:rsidRPr="008660C7">
        <w:rPr>
          <w:rtl/>
        </w:rPr>
        <w:t xml:space="preserve"> לך</w:t>
      </w:r>
      <w:r w:rsidRPr="008660C7">
        <w:rPr>
          <w:rFonts w:hint="cs"/>
          <w:rtl/>
        </w:rPr>
        <w:t xml:space="preserve"> אוכל</w:t>
      </w:r>
      <w:r w:rsidRPr="008660C7">
        <w:rPr>
          <w:rtl/>
        </w:rPr>
        <w:t>?"</w:t>
      </w:r>
    </w:p>
    <w:p w14:paraId="50ED2350" w14:textId="42739319" w:rsidR="008660C7" w:rsidRPr="008660C7" w:rsidRDefault="008660C7" w:rsidP="008660C7">
      <w:pPr>
        <w:rPr>
          <w:rtl/>
        </w:rPr>
      </w:pPr>
      <w:r w:rsidRPr="008660C7">
        <w:rPr>
          <w:rtl/>
        </w:rPr>
        <w:t>מארק משך בכתפיו, "</w:t>
      </w:r>
      <w:r w:rsidR="001C5A04">
        <w:rPr>
          <w:rtl/>
        </w:rPr>
        <w:t>אימא</w:t>
      </w:r>
      <w:r w:rsidRPr="008660C7">
        <w:rPr>
          <w:rtl/>
        </w:rPr>
        <w:t xml:space="preserve"> </w:t>
      </w:r>
      <w:r w:rsidR="001C5A04">
        <w:rPr>
          <w:rtl/>
        </w:rPr>
        <w:t>הייתה</w:t>
      </w:r>
      <w:r w:rsidRPr="008660C7">
        <w:rPr>
          <w:rtl/>
        </w:rPr>
        <w:t xml:space="preserve"> גוזרת לי."</w:t>
      </w:r>
    </w:p>
    <w:p w14:paraId="34709000" w14:textId="5D852633" w:rsidR="008660C7" w:rsidRPr="008660C7" w:rsidRDefault="008660C7" w:rsidP="008660C7">
      <w:pPr>
        <w:rPr>
          <w:rtl/>
        </w:rPr>
      </w:pPr>
      <w:r w:rsidRPr="008660C7">
        <w:rPr>
          <w:rtl/>
        </w:rPr>
        <w:t>"טוב, אבל היא לא פה עכש</w:t>
      </w:r>
      <w:r w:rsidRPr="008660C7">
        <w:rPr>
          <w:rFonts w:hint="cs"/>
          <w:rtl/>
        </w:rPr>
        <w:t>י</w:t>
      </w:r>
      <w:r w:rsidRPr="008660C7">
        <w:rPr>
          <w:rtl/>
        </w:rPr>
        <w:t xml:space="preserve">ו. </w:t>
      </w:r>
      <w:r w:rsidRPr="008660C7">
        <w:rPr>
          <w:rFonts w:hint="cs"/>
          <w:rtl/>
        </w:rPr>
        <w:t>ת</w:t>
      </w:r>
      <w:r w:rsidRPr="008660C7">
        <w:rPr>
          <w:rtl/>
        </w:rPr>
        <w:t>למ</w:t>
      </w:r>
      <w:r w:rsidRPr="008660C7">
        <w:rPr>
          <w:rFonts w:hint="cs"/>
          <w:rtl/>
        </w:rPr>
        <w:t>ד</w:t>
      </w:r>
      <w:r w:rsidRPr="008660C7">
        <w:rPr>
          <w:rtl/>
        </w:rPr>
        <w:t xml:space="preserve"> לגזור את </w:t>
      </w:r>
      <w:r w:rsidRPr="008660C7">
        <w:rPr>
          <w:rFonts w:hint="cs"/>
          <w:rtl/>
        </w:rPr>
        <w:t>הגועל ה</w:t>
      </w:r>
      <w:r w:rsidRPr="008660C7">
        <w:rPr>
          <w:rtl/>
        </w:rPr>
        <w:t xml:space="preserve">זה בעצמך," אלכס </w:t>
      </w:r>
      <w:r w:rsidRPr="008660C7">
        <w:rPr>
          <w:rFonts w:hint="cs"/>
          <w:rtl/>
        </w:rPr>
        <w:t xml:space="preserve">התרומם </w:t>
      </w:r>
      <w:r w:rsidR="00443F14">
        <w:rPr>
          <w:rFonts w:hint="cs"/>
          <w:rtl/>
        </w:rPr>
        <w:t xml:space="preserve">מהגלשן </w:t>
      </w:r>
      <w:r w:rsidRPr="008660C7">
        <w:rPr>
          <w:rFonts w:hint="cs"/>
          <w:rtl/>
        </w:rPr>
        <w:t>ו</w:t>
      </w:r>
      <w:r w:rsidRPr="008660C7">
        <w:rPr>
          <w:rtl/>
        </w:rPr>
        <w:t xml:space="preserve">בעט בכדורגל שהתגלגל על רצפת הסלון. </w:t>
      </w:r>
    </w:p>
    <w:p w14:paraId="5D5124F8" w14:textId="22D62899" w:rsidR="008660C7" w:rsidRDefault="008660C7" w:rsidP="008660C7">
      <w:pPr>
        <w:rPr>
          <w:rtl/>
        </w:rPr>
      </w:pPr>
      <w:r w:rsidRPr="008660C7">
        <w:rPr>
          <w:rtl/>
        </w:rPr>
        <w:t xml:space="preserve">מארק לא </w:t>
      </w:r>
      <w:r w:rsidRPr="008660C7">
        <w:rPr>
          <w:rFonts w:hint="cs"/>
          <w:rtl/>
        </w:rPr>
        <w:t>מש ממקומו</w:t>
      </w:r>
      <w:r w:rsidRPr="008660C7">
        <w:rPr>
          <w:rtl/>
        </w:rPr>
        <w:t>.</w:t>
      </w:r>
    </w:p>
    <w:p w14:paraId="0CE043F6" w14:textId="77777777" w:rsidR="00443F14" w:rsidRPr="008660C7" w:rsidRDefault="00443F14" w:rsidP="008660C7">
      <w:pPr>
        <w:rPr>
          <w:rtl/>
        </w:rPr>
      </w:pPr>
    </w:p>
    <w:p w14:paraId="0D041730" w14:textId="77777777" w:rsidR="008660C7" w:rsidRPr="008660C7" w:rsidRDefault="008660C7" w:rsidP="008660C7">
      <w:pPr>
        <w:rPr>
          <w:rtl/>
        </w:rPr>
      </w:pPr>
      <w:r w:rsidRPr="008660C7">
        <w:rPr>
          <w:rFonts w:hint="cs"/>
          <w:rtl/>
        </w:rPr>
        <w:t>כל רחש</w:t>
      </w:r>
      <w:r w:rsidRPr="008660C7">
        <w:rPr>
          <w:rtl/>
        </w:rPr>
        <w:t xml:space="preserve"> לא נשמע מחדרו של אלכס מאז </w:t>
      </w:r>
      <w:r w:rsidRPr="008660C7">
        <w:rPr>
          <w:rFonts w:hint="cs"/>
          <w:rtl/>
        </w:rPr>
        <w:t>שהסתגר שם</w:t>
      </w:r>
      <w:r w:rsidRPr="008660C7">
        <w:rPr>
          <w:rtl/>
        </w:rPr>
        <w:t xml:space="preserve">. </w:t>
      </w:r>
      <w:r w:rsidRPr="008660C7">
        <w:rPr>
          <w:rFonts w:hint="cs"/>
          <w:rtl/>
        </w:rPr>
        <w:t>כשמ</w:t>
      </w:r>
      <w:r w:rsidRPr="008660C7">
        <w:rPr>
          <w:rtl/>
        </w:rPr>
        <w:t xml:space="preserve">ארק </w:t>
      </w:r>
      <w:r w:rsidRPr="008660C7">
        <w:rPr>
          <w:rFonts w:hint="cs"/>
          <w:rtl/>
        </w:rPr>
        <w:t>הציץ פנימה</w:t>
      </w:r>
      <w:r w:rsidRPr="008660C7">
        <w:rPr>
          <w:rtl/>
        </w:rPr>
        <w:t xml:space="preserve">, </w:t>
      </w:r>
      <w:r w:rsidRPr="008660C7">
        <w:rPr>
          <w:rFonts w:hint="cs"/>
          <w:rtl/>
        </w:rPr>
        <w:t>אלכס</w:t>
      </w:r>
      <w:r w:rsidRPr="008660C7">
        <w:rPr>
          <w:rtl/>
        </w:rPr>
        <w:t xml:space="preserve"> ישב מול ספר </w:t>
      </w:r>
      <w:r w:rsidRPr="008660C7">
        <w:rPr>
          <w:rFonts w:hint="cs"/>
          <w:rtl/>
        </w:rPr>
        <w:t xml:space="preserve">לימוד פתוח </w:t>
      </w:r>
      <w:r w:rsidRPr="008660C7">
        <w:rPr>
          <w:rtl/>
        </w:rPr>
        <w:t>ודמעות זלגו במורד לחייו</w:t>
      </w:r>
      <w:r w:rsidRPr="008660C7">
        <w:rPr>
          <w:rFonts w:hint="cs"/>
          <w:rtl/>
        </w:rPr>
        <w:t>.</w:t>
      </w:r>
    </w:p>
    <w:p w14:paraId="70FA3EC9" w14:textId="59D3C631" w:rsidR="008660C7" w:rsidRDefault="008660C7" w:rsidP="008660C7">
      <w:pPr>
        <w:rPr>
          <w:rtl/>
        </w:rPr>
      </w:pPr>
      <w:bookmarkStart w:id="318" w:name="_Hlk531766680"/>
      <w:r w:rsidRPr="008660C7">
        <w:rPr>
          <w:rFonts w:hint="cs"/>
          <w:rtl/>
        </w:rPr>
        <w:t xml:space="preserve">לאחר כמה שעות והבנה מעמיקה יותר של פרדוקס בנך-טרסקי, הוא שמע את אלכס מדבר בטלפון. במטבח לא נותר דבר מהמאכלים שהדודה הכינה להם לסוף השבוע, לאחר פשיטת </w:t>
      </w:r>
      <w:r w:rsidRPr="008660C7">
        <w:rPr>
          <w:rFonts w:cs="Times New Roman"/>
          <w:rtl/>
        </w:rPr>
        <w:t>כנופיית</w:t>
      </w:r>
      <w:r w:rsidRPr="008660C7">
        <w:rPr>
          <w:rFonts w:hint="cs"/>
          <w:rtl/>
        </w:rPr>
        <w:t xml:space="preserve"> </w:t>
      </w:r>
      <w:r w:rsidR="00530815">
        <w:rPr>
          <w:rFonts w:cs="Times New Roman" w:hint="cs"/>
          <w:rtl/>
        </w:rPr>
        <w:t xml:space="preserve">שואפי </w:t>
      </w:r>
      <w:r w:rsidR="00351DA7" w:rsidRPr="00351DA7">
        <w:rPr>
          <w:rFonts w:cs="Times New Roman"/>
          <w:rtl/>
        </w:rPr>
        <w:t>הדבק</w:t>
      </w:r>
      <w:r w:rsidR="00351DA7">
        <w:rPr>
          <w:rFonts w:cs="Times New Roman" w:hint="cs"/>
          <w:rtl/>
        </w:rPr>
        <w:t xml:space="preserve"> </w:t>
      </w:r>
      <w:r w:rsidRPr="008660C7">
        <w:rPr>
          <w:rFonts w:hint="cs"/>
          <w:rtl/>
        </w:rPr>
        <w:t>בליל אמש</w:t>
      </w:r>
      <w:r w:rsidR="00F8254A">
        <w:rPr>
          <w:rFonts w:hint="cs"/>
          <w:rtl/>
        </w:rPr>
        <w:t>.</w:t>
      </w:r>
      <w:r w:rsidRPr="008660C7">
        <w:rPr>
          <w:rFonts w:hint="cs"/>
          <w:rtl/>
        </w:rPr>
        <w:t xml:space="preserve"> נותרו רק כמה שניצלים קפואים וסיר עם פסטה דביקה ושרופה שאלכס הכין ומארק שכח להוריד מהאש בזמן. במגירת הסכו"ם שכנו שישה מזלגות, שלושה מהם מחברות תעופה ועוד אחד עם ידית פלסטיק סדוקה. השניים האחרים היו מזלגות חד פעמיים שכבר איבדו שן או שתיים.</w:t>
      </w:r>
    </w:p>
    <w:p w14:paraId="64F55DDF" w14:textId="793852F1" w:rsidR="00C548E5" w:rsidRPr="008660C7" w:rsidRDefault="00C548E5" w:rsidP="008660C7">
      <w:pPr>
        <w:rPr>
          <w:rtl/>
        </w:rPr>
      </w:pPr>
      <w:r>
        <w:rPr>
          <w:rFonts w:hint="cs"/>
          <w:rtl/>
        </w:rPr>
        <w:t>[</w:t>
      </w:r>
      <w:hyperlink r:id="rId215" w:history="1">
        <w:r w:rsidRPr="00C548E5">
          <w:rPr>
            <w:rStyle w:val="Hyperlink"/>
            <w:rFonts w:hint="cs"/>
            <w:rtl/>
          </w:rPr>
          <w:t>מסניף</w:t>
        </w:r>
      </w:hyperlink>
      <w:r>
        <w:rPr>
          <w:rFonts w:hint="cs"/>
          <w:rtl/>
        </w:rPr>
        <w:t xml:space="preserve"> מגיע מהפועל באנגלית </w:t>
      </w:r>
      <w:r>
        <w:rPr>
          <w:rtl/>
        </w:rPr>
        <w:t>–</w:t>
      </w:r>
      <w:r>
        <w:rPr>
          <w:rFonts w:hint="cs"/>
          <w:rtl/>
        </w:rPr>
        <w:t xml:space="preserve"> </w:t>
      </w:r>
      <w:r>
        <w:t>to sniff</w:t>
      </w:r>
      <w:r>
        <w:rPr>
          <w:rFonts w:hint="cs"/>
          <w:rtl/>
        </w:rPr>
        <w:t>]</w:t>
      </w:r>
    </w:p>
    <w:bookmarkEnd w:id="318"/>
    <w:p w14:paraId="4B47A79F" w14:textId="4A195584" w:rsidR="008660C7" w:rsidRPr="008660C7" w:rsidRDefault="008660C7" w:rsidP="008660C7">
      <w:pPr>
        <w:rPr>
          <w:rtl/>
        </w:rPr>
      </w:pPr>
      <w:r w:rsidRPr="008660C7">
        <w:rPr>
          <w:rFonts w:hint="cs"/>
          <w:rtl/>
        </w:rPr>
        <w:t>מארק ג</w:t>
      </w:r>
      <w:r w:rsidR="00530815">
        <w:rPr>
          <w:rFonts w:hint="cs"/>
          <w:rtl/>
        </w:rPr>
        <w:t>י</w:t>
      </w:r>
      <w:r w:rsidRPr="008660C7">
        <w:rPr>
          <w:rFonts w:hint="cs"/>
          <w:rtl/>
        </w:rPr>
        <w:t xml:space="preserve">רד קצת פסטה מהסיר </w:t>
      </w:r>
      <w:r w:rsidRPr="008660C7">
        <w:rPr>
          <w:rtl/>
        </w:rPr>
        <w:t>–</w:t>
      </w:r>
      <w:r w:rsidRPr="008660C7">
        <w:rPr>
          <w:rFonts w:hint="cs"/>
          <w:rtl/>
        </w:rPr>
        <w:t xml:space="preserve"> זה לא היה נורא כפי שניתן היה לחשוב[, אפילו כמעט אכיל]. </w:t>
      </w:r>
      <w:r w:rsidRPr="008660C7">
        <w:rPr>
          <w:rFonts w:cs="Times New Roman" w:hint="cs"/>
          <w:rtl/>
        </w:rPr>
        <w:t>כ</w:t>
      </w:r>
      <w:r w:rsidRPr="008660C7">
        <w:rPr>
          <w:rFonts w:cs="Times New Roman"/>
          <w:rtl/>
        </w:rPr>
        <w:t>ששבע</w:t>
      </w:r>
      <w:r w:rsidR="00351DA7">
        <w:rPr>
          <w:rFonts w:cs="Times New Roman" w:hint="cs"/>
          <w:rtl/>
        </w:rPr>
        <w:t>,</w:t>
      </w:r>
      <w:r w:rsidRPr="008660C7">
        <w:rPr>
          <w:rFonts w:hint="cs"/>
          <w:rtl/>
        </w:rPr>
        <w:t xml:space="preserve"> הציץ </w:t>
      </w:r>
      <w:r w:rsidR="00993C90">
        <w:rPr>
          <w:rFonts w:hint="cs"/>
          <w:rtl/>
        </w:rPr>
        <w:t>לתוך</w:t>
      </w:r>
      <w:r w:rsidR="00443F14">
        <w:rPr>
          <w:rFonts w:hint="cs"/>
          <w:rtl/>
        </w:rPr>
        <w:t xml:space="preserve"> </w:t>
      </w:r>
      <w:r w:rsidRPr="008660C7">
        <w:rPr>
          <w:rFonts w:hint="cs"/>
          <w:rtl/>
        </w:rPr>
        <w:t>חדרו של אחיו. אלכס נראה מאושש מעט.</w:t>
      </w:r>
    </w:p>
    <w:p w14:paraId="16F64951" w14:textId="148AC664" w:rsidR="008660C7" w:rsidRPr="008660C7" w:rsidRDefault="008660C7" w:rsidP="008660C7">
      <w:pPr>
        <w:rPr>
          <w:rtl/>
        </w:rPr>
      </w:pPr>
      <w:r w:rsidRPr="008660C7">
        <w:rPr>
          <w:rFonts w:hint="cs"/>
          <w:rtl/>
        </w:rPr>
        <w:t>"למה בכית קודם?" הוא הרהיב</w:t>
      </w:r>
      <w:r w:rsidR="00DE06FD">
        <w:rPr>
          <w:rFonts w:hint="cs"/>
          <w:rtl/>
        </w:rPr>
        <w:t xml:space="preserve"> בנפשו</w:t>
      </w:r>
      <w:r w:rsidRPr="008660C7">
        <w:rPr>
          <w:rFonts w:hint="cs"/>
          <w:rtl/>
        </w:rPr>
        <w:t>, די באומץ</w:t>
      </w:r>
      <w:r w:rsidR="00DE06FD">
        <w:rPr>
          <w:rFonts w:hint="cs"/>
          <w:rtl/>
        </w:rPr>
        <w:t>, לשאול</w:t>
      </w:r>
      <w:r w:rsidRPr="008660C7">
        <w:rPr>
          <w:rFonts w:hint="cs"/>
          <w:rtl/>
        </w:rPr>
        <w:t>.</w:t>
      </w:r>
    </w:p>
    <w:p w14:paraId="01677801" w14:textId="77777777" w:rsidR="008660C7" w:rsidRPr="008660C7" w:rsidRDefault="008660C7" w:rsidP="008660C7">
      <w:pPr>
        <w:rPr>
          <w:rtl/>
        </w:rPr>
      </w:pPr>
      <w:r w:rsidRPr="008660C7">
        <w:rPr>
          <w:rFonts w:hint="cs"/>
          <w:rtl/>
        </w:rPr>
        <w:t>"לא בכיתי."</w:t>
      </w:r>
    </w:p>
    <w:p w14:paraId="79736E17" w14:textId="77777777" w:rsidR="008660C7" w:rsidRPr="008660C7" w:rsidRDefault="008660C7" w:rsidP="008660C7">
      <w:pPr>
        <w:rPr>
          <w:rtl/>
        </w:rPr>
      </w:pPr>
      <w:r w:rsidRPr="008660C7">
        <w:rPr>
          <w:rFonts w:hint="cs"/>
          <w:rtl/>
        </w:rPr>
        <w:t>"זה בגלל [ורד?"</w:t>
      </w:r>
    </w:p>
    <w:p w14:paraId="5C535D3E" w14:textId="77777777" w:rsidR="008660C7" w:rsidRPr="008660C7" w:rsidRDefault="008660C7" w:rsidP="008660C7">
      <w:pPr>
        <w:rPr>
          <w:rtl/>
        </w:rPr>
      </w:pPr>
      <w:r w:rsidRPr="008660C7">
        <w:rPr>
          <w:rFonts w:hint="cs"/>
          <w:rtl/>
        </w:rPr>
        <w:t>נראה היה שאלכס מתקשה להבין למי הכוונה.</w:t>
      </w:r>
    </w:p>
    <w:p w14:paraId="052D06B1" w14:textId="77777777" w:rsidR="008660C7" w:rsidRPr="008660C7" w:rsidRDefault="008660C7" w:rsidP="008660C7">
      <w:pPr>
        <w:rPr>
          <w:rtl/>
        </w:rPr>
      </w:pPr>
      <w:r w:rsidRPr="008660C7">
        <w:rPr>
          <w:rtl/>
        </w:rPr>
        <w:t>"</w:t>
      </w:r>
      <w:r w:rsidRPr="008660C7">
        <w:rPr>
          <w:rFonts w:hint="cs"/>
          <w:rtl/>
        </w:rPr>
        <w:t>אז]</w:t>
      </w:r>
      <w:r w:rsidRPr="008660C7">
        <w:rPr>
          <w:rtl/>
        </w:rPr>
        <w:t xml:space="preserve"> סאקורה?"</w:t>
      </w:r>
    </w:p>
    <w:p w14:paraId="2B666EBF" w14:textId="77777777" w:rsidR="008660C7" w:rsidRPr="008660C7" w:rsidRDefault="008660C7" w:rsidP="008660C7">
      <w:pPr>
        <w:rPr>
          <w:rtl/>
        </w:rPr>
      </w:pPr>
      <w:r w:rsidRPr="008660C7">
        <w:rPr>
          <w:rtl/>
        </w:rPr>
        <w:lastRenderedPageBreak/>
        <w:t>אלכס משך בכתפיו.</w:t>
      </w:r>
    </w:p>
    <w:p w14:paraId="13B362F1" w14:textId="77777777" w:rsidR="008660C7" w:rsidRPr="008660C7" w:rsidRDefault="008660C7" w:rsidP="008660C7">
      <w:pPr>
        <w:rPr>
          <w:rtl/>
        </w:rPr>
      </w:pPr>
      <w:r w:rsidRPr="008660C7">
        <w:rPr>
          <w:rtl/>
        </w:rPr>
        <w:t>"כבר עבר הרבה זמן."</w:t>
      </w:r>
    </w:p>
    <w:p w14:paraId="63E76AF3" w14:textId="35BF9A57" w:rsidR="008660C7" w:rsidRPr="008660C7" w:rsidRDefault="008660C7" w:rsidP="008660C7">
      <w:pPr>
        <w:rPr>
          <w:rtl/>
        </w:rPr>
      </w:pPr>
      <w:r w:rsidRPr="008660C7">
        <w:rPr>
          <w:rtl/>
        </w:rPr>
        <w:t xml:space="preserve">"לא </w:t>
      </w:r>
      <w:r w:rsidR="00F97A34">
        <w:rPr>
          <w:rtl/>
        </w:rPr>
        <w:t>כל כך</w:t>
      </w:r>
      <w:r w:rsidRPr="008660C7">
        <w:rPr>
          <w:rtl/>
        </w:rPr>
        <w:t xml:space="preserve"> הרבה</w:t>
      </w:r>
      <w:r w:rsidRPr="008660C7">
        <w:rPr>
          <w:rFonts w:hint="cs"/>
          <w:rtl/>
        </w:rPr>
        <w:t>.</w:t>
      </w:r>
      <w:r w:rsidRPr="008660C7">
        <w:rPr>
          <w:rtl/>
        </w:rPr>
        <w:t>"</w:t>
      </w:r>
    </w:p>
    <w:p w14:paraId="3FFEDD58" w14:textId="5722FF5C" w:rsidR="008660C7" w:rsidRPr="008660C7" w:rsidRDefault="008660C7" w:rsidP="008660C7">
      <w:pPr>
        <w:rPr>
          <w:rtl/>
        </w:rPr>
      </w:pPr>
      <w:r w:rsidRPr="008660C7">
        <w:rPr>
          <w:rtl/>
        </w:rPr>
        <w:t>"היא</w:t>
      </w:r>
      <w:r w:rsidR="00C90C6C">
        <w:rPr>
          <w:rtl/>
        </w:rPr>
        <w:t xml:space="preserve"> מאוד </w:t>
      </w:r>
      <w:r w:rsidRPr="008660C7">
        <w:rPr>
          <w:rtl/>
        </w:rPr>
        <w:t xml:space="preserve">חכמה," </w:t>
      </w:r>
      <w:r w:rsidRPr="008660C7">
        <w:rPr>
          <w:rFonts w:hint="cs"/>
          <w:rtl/>
        </w:rPr>
        <w:t>ציין</w:t>
      </w:r>
      <w:r w:rsidRPr="008660C7">
        <w:rPr>
          <w:rtl/>
        </w:rPr>
        <w:t xml:space="preserve"> מארק שלמד</w:t>
      </w:r>
      <w:r w:rsidRPr="008660C7">
        <w:rPr>
          <w:rFonts w:hint="cs"/>
          <w:rtl/>
        </w:rPr>
        <w:t xml:space="preserve"> איתה</w:t>
      </w:r>
      <w:r w:rsidRPr="008660C7">
        <w:rPr>
          <w:rtl/>
        </w:rPr>
        <w:t xml:space="preserve"> מתמטיקה</w:t>
      </w:r>
      <w:r w:rsidRPr="008660C7">
        <w:rPr>
          <w:rFonts w:hint="cs"/>
          <w:rtl/>
        </w:rPr>
        <w:t xml:space="preserve"> </w:t>
      </w:r>
      <w:r w:rsidRPr="008660C7">
        <w:rPr>
          <w:rtl/>
        </w:rPr>
        <w:t>כמה שנים קודם</w:t>
      </w:r>
      <w:r w:rsidRPr="008660C7">
        <w:rPr>
          <w:rFonts w:hint="cs"/>
          <w:rtl/>
        </w:rPr>
        <w:t xml:space="preserve"> לכן</w:t>
      </w:r>
      <w:r w:rsidRPr="008660C7">
        <w:rPr>
          <w:rtl/>
        </w:rPr>
        <w:t xml:space="preserve">, בדרכו המטאורית </w:t>
      </w:r>
      <w:r w:rsidR="00C93EFE">
        <w:rPr>
          <w:rFonts w:hint="cs"/>
          <w:rtl/>
        </w:rPr>
        <w:t>ל</w:t>
      </w:r>
      <w:r w:rsidRPr="008660C7">
        <w:rPr>
          <w:rtl/>
        </w:rPr>
        <w:t>מעלה.</w:t>
      </w:r>
    </w:p>
    <w:p w14:paraId="2F7E567B" w14:textId="77777777" w:rsidR="008660C7" w:rsidRPr="008660C7" w:rsidRDefault="008660C7" w:rsidP="008660C7">
      <w:pPr>
        <w:rPr>
          <w:rtl/>
        </w:rPr>
      </w:pPr>
      <w:r w:rsidRPr="008660C7">
        <w:rPr>
          <w:rtl/>
        </w:rPr>
        <w:t>"מה אתה רומז? שהיא לא בשבילי?"</w:t>
      </w:r>
    </w:p>
    <w:p w14:paraId="1CC87A89" w14:textId="5BFDCE1E" w:rsidR="008660C7" w:rsidRPr="008660C7" w:rsidRDefault="008660C7" w:rsidP="008660C7">
      <w:pPr>
        <w:rPr>
          <w:rtl/>
        </w:rPr>
      </w:pPr>
      <w:r w:rsidRPr="008660C7">
        <w:rPr>
          <w:rtl/>
        </w:rPr>
        <w:t>"לא, כבר... כבר נפרדתם."</w:t>
      </w:r>
      <w:r w:rsidRPr="008660C7">
        <w:rPr>
          <w:rFonts w:hint="cs"/>
          <w:rtl/>
        </w:rPr>
        <w:t xml:space="preserve"> </w:t>
      </w:r>
      <w:r w:rsidR="0082710A" w:rsidRPr="0082710A">
        <w:rPr>
          <w:rFonts w:cs="Times New Roman"/>
          <w:rtl/>
        </w:rPr>
        <w:t>בשבת הקודמת</w:t>
      </w:r>
      <w:r w:rsidRPr="008660C7">
        <w:rPr>
          <w:rFonts w:cs="Times New Roman"/>
          <w:rtl/>
        </w:rPr>
        <w:t xml:space="preserve"> מארק הציץ במחשב שאלכס השאיר פתוח </w:t>
      </w:r>
      <w:r w:rsidRPr="008660C7">
        <w:rPr>
          <w:rFonts w:cs="Times New Roman" w:hint="cs"/>
          <w:rtl/>
        </w:rPr>
        <w:t>[</w:t>
      </w:r>
      <w:r w:rsidRPr="008660C7">
        <w:rPr>
          <w:rFonts w:cs="Times New Roman"/>
          <w:rtl/>
        </w:rPr>
        <w:t xml:space="preserve">– </w:t>
      </w:r>
      <w:r w:rsidRPr="008660C7">
        <w:rPr>
          <w:rFonts w:cs="Times New Roman" w:hint="cs"/>
          <w:rtl/>
        </w:rPr>
        <w:t>אלכס</w:t>
      </w:r>
      <w:r w:rsidRPr="008660C7">
        <w:rPr>
          <w:rFonts w:cs="Times New Roman"/>
          <w:rtl/>
        </w:rPr>
        <w:t xml:space="preserve"> התחבר דרך חשבון הסטודנט של מארק באוניברסיטה, ולכן מארק לא חש ייסורי מצפון כשחיטט</w:t>
      </w:r>
      <w:r w:rsidRPr="008660C7">
        <w:rPr>
          <w:rFonts w:cs="Times New Roman" w:hint="cs"/>
          <w:rtl/>
        </w:rPr>
        <w:t>]</w:t>
      </w:r>
      <w:r w:rsidRPr="008660C7">
        <w:rPr>
          <w:rFonts w:cs="Times New Roman"/>
          <w:rtl/>
        </w:rPr>
        <w:t xml:space="preserve"> וקרא צ'ט</w:t>
      </w:r>
      <w:r w:rsidRPr="008660C7">
        <w:rPr>
          <w:rFonts w:hint="cs"/>
          <w:rtl/>
        </w:rPr>
        <w:t xml:space="preserve"> שבו סיימון התוודה לגבי </w:t>
      </w:r>
      <w:r w:rsidRPr="008660C7">
        <w:rPr>
          <w:rFonts w:cs="Times New Roman"/>
          <w:rtl/>
        </w:rPr>
        <w:t>הקשר</w:t>
      </w:r>
      <w:r w:rsidR="00443F14">
        <w:rPr>
          <w:rFonts w:cs="Times New Roman" w:hint="cs"/>
          <w:rtl/>
        </w:rPr>
        <w:t xml:space="preserve"> החדש</w:t>
      </w:r>
      <w:r w:rsidRPr="008660C7">
        <w:rPr>
          <w:rFonts w:cs="Times New Roman"/>
          <w:rtl/>
        </w:rPr>
        <w:t xml:space="preserve"> שנרקם בינ</w:t>
      </w:r>
      <w:r w:rsidR="00443F14">
        <w:rPr>
          <w:rFonts w:cs="Times New Roman" w:hint="cs"/>
          <w:rtl/>
        </w:rPr>
        <w:t>יהם</w:t>
      </w:r>
      <w:r w:rsidRPr="008660C7">
        <w:rPr>
          <w:rtl/>
        </w:rPr>
        <w:t xml:space="preserve">. </w:t>
      </w:r>
      <w:r w:rsidRPr="008660C7">
        <w:rPr>
          <w:rFonts w:hint="cs"/>
          <w:rtl/>
        </w:rPr>
        <w:t>"ועם מי דיברת קודם?"</w:t>
      </w:r>
    </w:p>
    <w:p w14:paraId="5211A90B" w14:textId="50981DB2" w:rsidR="008660C7" w:rsidRPr="008660C7" w:rsidRDefault="008660C7" w:rsidP="008660C7">
      <w:pPr>
        <w:rPr>
          <w:rtl/>
        </w:rPr>
      </w:pPr>
      <w:r w:rsidRPr="008660C7">
        <w:rPr>
          <w:rFonts w:hint="cs"/>
          <w:rtl/>
        </w:rPr>
        <w:t>"זה לא עסקך."</w:t>
      </w:r>
    </w:p>
    <w:p w14:paraId="0A8EEB95" w14:textId="0CF5A806" w:rsidR="008660C7" w:rsidRPr="008660C7" w:rsidRDefault="008660C7" w:rsidP="008660C7">
      <w:pPr>
        <w:rPr>
          <w:rtl/>
        </w:rPr>
      </w:pPr>
      <w:r w:rsidRPr="008660C7">
        <w:rPr>
          <w:rFonts w:hint="cs"/>
          <w:rtl/>
        </w:rPr>
        <w:t>[</w:t>
      </w:r>
      <w:r w:rsidR="00F97A34">
        <w:rPr>
          <w:rFonts w:hint="cs"/>
          <w:rtl/>
        </w:rPr>
        <w:t>כל כך</w:t>
      </w:r>
      <w:r w:rsidRPr="008660C7">
        <w:rPr>
          <w:rFonts w:hint="cs"/>
          <w:rtl/>
        </w:rPr>
        <w:t xml:space="preserve"> קל לבלוש אחר אלכס.] מארק חטף את הטלפון האלחוטי ודפדף בתפריט. השיחה האחרונה </w:t>
      </w:r>
      <w:r w:rsidRPr="008660C7">
        <w:rPr>
          <w:rtl/>
        </w:rPr>
        <w:t>–</w:t>
      </w:r>
      <w:r w:rsidRPr="008660C7">
        <w:rPr>
          <w:rFonts w:hint="cs"/>
          <w:rtl/>
        </w:rPr>
        <w:t xml:space="preserve"> לא ייאמן. שלושים ושמונה</w:t>
      </w:r>
      <w:r w:rsidRPr="008660C7" w:rsidDel="00803781">
        <w:rPr>
          <w:rFonts w:hint="cs"/>
          <w:rtl/>
        </w:rPr>
        <w:t xml:space="preserve"> </w:t>
      </w:r>
      <w:r w:rsidRPr="008660C7">
        <w:rPr>
          <w:rFonts w:hint="cs"/>
          <w:rtl/>
        </w:rPr>
        <w:t>דקות ליוג'ין! "</w:t>
      </w:r>
      <w:r w:rsidRPr="008660C7">
        <w:rPr>
          <w:rtl/>
        </w:rPr>
        <w:t>השתגעת</w:t>
      </w:r>
      <w:r w:rsidR="00530815">
        <w:rPr>
          <w:rFonts w:hint="cs"/>
          <w:rtl/>
        </w:rPr>
        <w:t>?</w:t>
      </w:r>
      <w:r w:rsidRPr="008660C7">
        <w:rPr>
          <w:rtl/>
        </w:rPr>
        <w:t xml:space="preserve"> כמה זמן </w:t>
      </w:r>
      <w:r w:rsidRPr="008660C7">
        <w:rPr>
          <w:rFonts w:hint="cs"/>
          <w:rtl/>
        </w:rPr>
        <w:t>אתה צריך לדבר עם יוג'ין</w:t>
      </w:r>
      <w:r w:rsidRPr="008660C7">
        <w:rPr>
          <w:rtl/>
        </w:rPr>
        <w:t>?"</w:t>
      </w:r>
    </w:p>
    <w:p w14:paraId="27F06BC7" w14:textId="5CFD5C9A" w:rsidR="008660C7" w:rsidRPr="008660C7" w:rsidRDefault="008660C7" w:rsidP="008660C7">
      <w:pPr>
        <w:rPr>
          <w:rtl/>
        </w:rPr>
      </w:pPr>
      <w:r w:rsidRPr="008660C7">
        <w:rPr>
          <w:rFonts w:hint="cs"/>
          <w:rtl/>
        </w:rPr>
        <w:t>"זה לא היה עם יוג'ין, זה היה עם קולין. וסוֹפ</w:t>
      </w:r>
      <w:r w:rsidR="00F8254A">
        <w:rPr>
          <w:rFonts w:hint="cs"/>
          <w:rtl/>
        </w:rPr>
        <w:t>ְ</w:t>
      </w:r>
      <w:r w:rsidRPr="008660C7">
        <w:rPr>
          <w:rFonts w:hint="cs"/>
          <w:rtl/>
        </w:rPr>
        <w:t>."</w:t>
      </w:r>
    </w:p>
    <w:p w14:paraId="4D63710E" w14:textId="437566F7" w:rsidR="008660C7" w:rsidRPr="008660C7" w:rsidRDefault="008660C7" w:rsidP="008660C7">
      <w:pPr>
        <w:rPr>
          <w:rtl/>
        </w:rPr>
      </w:pPr>
      <w:r w:rsidRPr="008660C7">
        <w:rPr>
          <w:rFonts w:hint="cs"/>
          <w:rtl/>
        </w:rPr>
        <w:t>"</w:t>
      </w:r>
      <w:r w:rsidR="008B1B44">
        <w:rPr>
          <w:rFonts w:hint="cs"/>
          <w:rtl/>
        </w:rPr>
        <w:t>סופי</w:t>
      </w:r>
      <w:r w:rsidRPr="008660C7">
        <w:rPr>
          <w:rFonts w:hint="cs"/>
          <w:rtl/>
        </w:rPr>
        <w:t xml:space="preserve">? מה יש לך לדבר עם </w:t>
      </w:r>
      <w:r w:rsidR="008B1B44">
        <w:rPr>
          <w:rFonts w:hint="cs"/>
          <w:rtl/>
        </w:rPr>
        <w:t>סופי</w:t>
      </w:r>
      <w:r w:rsidRPr="008660C7">
        <w:rPr>
          <w:rFonts w:hint="cs"/>
          <w:rtl/>
        </w:rPr>
        <w:t xml:space="preserve"> שלושים ושמונה דקות?"</w:t>
      </w:r>
    </w:p>
    <w:p w14:paraId="7AF51607" w14:textId="59A47877" w:rsidR="008660C7" w:rsidRPr="008660C7" w:rsidRDefault="008660C7" w:rsidP="008660C7">
      <w:pPr>
        <w:rPr>
          <w:rtl/>
        </w:rPr>
      </w:pPr>
      <w:r w:rsidRPr="008660C7">
        <w:rPr>
          <w:rFonts w:hint="cs"/>
          <w:rtl/>
        </w:rPr>
        <w:t>"מארק</w:t>
      </w:r>
      <w:r w:rsidR="00530815">
        <w:rPr>
          <w:rFonts w:hint="cs"/>
          <w:rtl/>
        </w:rPr>
        <w:t>,</w:t>
      </w:r>
      <w:r w:rsidRPr="008660C7">
        <w:rPr>
          <w:rFonts w:hint="cs"/>
          <w:rtl/>
        </w:rPr>
        <w:t xml:space="preserve"> עוף מהחדר שלי."</w:t>
      </w:r>
    </w:p>
    <w:p w14:paraId="275AF29F" w14:textId="5A3CA552" w:rsidR="008660C7" w:rsidRPr="008660C7" w:rsidRDefault="008660C7" w:rsidP="008660C7">
      <w:pPr>
        <w:rPr>
          <w:rtl/>
        </w:rPr>
      </w:pPr>
      <w:r w:rsidRPr="008660C7">
        <w:rPr>
          <w:rFonts w:hint="cs"/>
          <w:rtl/>
        </w:rPr>
        <w:t>"לא, אני רוצה לדעת מה נראה לך שאחותך ממרחק אלפי קילומטרים יכולה להגיד לך שאני, שנמצא פה מולך</w:t>
      </w:r>
      <w:r w:rsidR="00881521">
        <w:rPr>
          <w:rFonts w:hint="cs"/>
          <w:rtl/>
        </w:rPr>
        <w:t>,</w:t>
      </w:r>
      <w:r w:rsidRPr="008660C7">
        <w:rPr>
          <w:rFonts w:hint="cs"/>
          <w:rtl/>
        </w:rPr>
        <w:t xml:space="preserve"> לא יכול."</w:t>
      </w:r>
    </w:p>
    <w:p w14:paraId="671A7CC6" w14:textId="77777777" w:rsidR="008660C7" w:rsidRPr="008660C7" w:rsidRDefault="008660C7" w:rsidP="008660C7">
      <w:pPr>
        <w:rPr>
          <w:rtl/>
        </w:rPr>
      </w:pPr>
      <w:r w:rsidRPr="008660C7">
        <w:rPr>
          <w:rFonts w:hint="cs"/>
          <w:rtl/>
        </w:rPr>
        <w:t>"אני אתחיל לנעול את הדלת של החדר שלי אם לא תעוף כשאני אומר לך."</w:t>
      </w:r>
    </w:p>
    <w:p w14:paraId="7E31AEEA" w14:textId="5E97F948" w:rsidR="008660C7" w:rsidRPr="008660C7" w:rsidRDefault="008660C7" w:rsidP="008660C7">
      <w:pPr>
        <w:rPr>
          <w:rtl/>
        </w:rPr>
      </w:pPr>
      <w:bookmarkStart w:id="319" w:name="_Hlk531766737"/>
      <w:r w:rsidRPr="008660C7">
        <w:rPr>
          <w:rFonts w:hint="cs"/>
          <w:rtl/>
        </w:rPr>
        <w:t>"כי אני יכול להגיד לך איזה משפטי ניחומים שתרצה לשמוע</w:t>
      </w:r>
      <w:r w:rsidR="00443F14">
        <w:rPr>
          <w:rFonts w:hint="cs"/>
          <w:rtl/>
        </w:rPr>
        <w:t>:</w:t>
      </w:r>
      <w:r w:rsidRPr="008660C7">
        <w:rPr>
          <w:rFonts w:hint="cs"/>
          <w:rtl/>
        </w:rPr>
        <w:t xml:space="preserve"> בסך</w:t>
      </w:r>
      <w:r w:rsidR="00483BB1">
        <w:rPr>
          <w:rFonts w:hint="cs"/>
          <w:rtl/>
        </w:rPr>
        <w:t xml:space="preserve"> הכול </w:t>
      </w:r>
      <w:r w:rsidRPr="008660C7">
        <w:rPr>
          <w:rFonts w:hint="cs"/>
          <w:rtl/>
        </w:rPr>
        <w:t xml:space="preserve">אתה מסתדר </w:t>
      </w:r>
      <w:r w:rsidR="001A2C4B" w:rsidRPr="001A2C4B">
        <w:rPr>
          <w:rFonts w:cs="Times New Roman"/>
          <w:rtl/>
        </w:rPr>
        <w:t xml:space="preserve">די טוב </w:t>
      </w:r>
      <w:r w:rsidRPr="008660C7">
        <w:rPr>
          <w:rFonts w:hint="cs"/>
          <w:rtl/>
        </w:rPr>
        <w:t>בלי סאקורה</w:t>
      </w:r>
      <w:r w:rsidR="00351DA7" w:rsidRPr="00351DA7">
        <w:rPr>
          <w:rFonts w:cs="Times New Roman"/>
          <w:rtl/>
        </w:rPr>
        <w:t>, אתה מצליח למצ</w:t>
      </w:r>
      <w:r w:rsidR="0082710A">
        <w:rPr>
          <w:rFonts w:cs="Times New Roman" w:hint="cs"/>
          <w:rtl/>
        </w:rPr>
        <w:t>ו</w:t>
      </w:r>
      <w:r w:rsidR="00351DA7" w:rsidRPr="00351DA7">
        <w:rPr>
          <w:rFonts w:cs="Times New Roman"/>
          <w:rtl/>
        </w:rPr>
        <w:t>א בנות אחרות שיהיו מוכנות להיות איתך</w:t>
      </w:r>
      <w:r w:rsidRPr="008660C7">
        <w:rPr>
          <w:rFonts w:hint="cs"/>
          <w:rtl/>
        </w:rPr>
        <w:t>. ובינ</w:t>
      </w:r>
      <w:r w:rsidR="00530815">
        <w:rPr>
          <w:rFonts w:hint="cs"/>
          <w:rtl/>
        </w:rPr>
        <w:t>י</w:t>
      </w:r>
      <w:r w:rsidRPr="008660C7">
        <w:rPr>
          <w:rFonts w:hint="cs"/>
          <w:rtl/>
        </w:rPr>
        <w:t xml:space="preserve">נו, אתה לא באמת מצפה שמישהי </w:t>
      </w:r>
      <w:r w:rsidR="00351DA7">
        <w:rPr>
          <w:rFonts w:hint="cs"/>
          <w:rtl/>
        </w:rPr>
        <w:t xml:space="preserve">חכמה </w:t>
      </w:r>
      <w:r w:rsidRPr="008660C7">
        <w:rPr>
          <w:rFonts w:hint="cs"/>
          <w:rtl/>
        </w:rPr>
        <w:t>כמוה תסכים לה</w:t>
      </w:r>
      <w:r w:rsidR="00530815">
        <w:rPr>
          <w:rFonts w:hint="cs"/>
          <w:rtl/>
        </w:rPr>
        <w:t>י</w:t>
      </w:r>
      <w:r w:rsidRPr="008660C7">
        <w:rPr>
          <w:rFonts w:hint="cs"/>
          <w:rtl/>
        </w:rPr>
        <w:t xml:space="preserve">שאר עם מישהו כמוך, נכון? </w:t>
      </w:r>
      <w:r w:rsidRPr="008660C7">
        <w:rPr>
          <w:rFonts w:cs="Times New Roman"/>
          <w:rtl/>
        </w:rPr>
        <w:t>לאורך זמן</w:t>
      </w:r>
      <w:r w:rsidRPr="008660C7">
        <w:rPr>
          <w:rFonts w:cs="Times New Roman" w:hint="cs"/>
          <w:rtl/>
        </w:rPr>
        <w:t>, אני מתכוון.</w:t>
      </w:r>
      <w:r w:rsidRPr="008660C7">
        <w:rPr>
          <w:rFonts w:hint="cs"/>
          <w:rtl/>
        </w:rPr>
        <w:t>"</w:t>
      </w:r>
    </w:p>
    <w:p w14:paraId="531031EE" w14:textId="77777777" w:rsidR="008660C7" w:rsidRPr="008660C7" w:rsidRDefault="008660C7" w:rsidP="008660C7">
      <w:pPr>
        <w:rPr>
          <w:rtl/>
        </w:rPr>
      </w:pPr>
      <w:r w:rsidRPr="008660C7">
        <w:rPr>
          <w:rFonts w:hint="cs"/>
          <w:rtl/>
        </w:rPr>
        <w:t>"אתה צודק, אתה באמת מכיר את כל מילות הניחומים."</w:t>
      </w:r>
    </w:p>
    <w:p w14:paraId="2F585918" w14:textId="77777777" w:rsidR="008660C7" w:rsidRPr="008660C7" w:rsidRDefault="008660C7" w:rsidP="008660C7">
      <w:pPr>
        <w:rPr>
          <w:rtl/>
        </w:rPr>
      </w:pPr>
      <w:r w:rsidRPr="008660C7">
        <w:rPr>
          <w:rFonts w:hint="cs"/>
          <w:rtl/>
        </w:rPr>
        <w:t>"אתה רואה שאין צורך לדבר עם סופי?"</w:t>
      </w:r>
    </w:p>
    <w:p w14:paraId="6B5EBB31" w14:textId="77777777" w:rsidR="008660C7" w:rsidRPr="008660C7" w:rsidRDefault="008660C7" w:rsidP="008660C7">
      <w:pPr>
        <w:rPr>
          <w:rtl/>
        </w:rPr>
      </w:pPr>
      <w:r w:rsidRPr="008660C7">
        <w:rPr>
          <w:rFonts w:hint="cs"/>
          <w:rtl/>
        </w:rPr>
        <w:t>"כל הכבוד לך מארק, שוב הצטיינת."</w:t>
      </w:r>
    </w:p>
    <w:p w14:paraId="2C403FF6" w14:textId="0B9446B4" w:rsidR="008660C7" w:rsidRPr="008660C7" w:rsidRDefault="008660C7" w:rsidP="008660C7">
      <w:pPr>
        <w:rPr>
          <w:rtl/>
        </w:rPr>
      </w:pPr>
      <w:r w:rsidRPr="008660C7">
        <w:rPr>
          <w:rFonts w:hint="cs"/>
          <w:rtl/>
        </w:rPr>
        <w:t>מארק חייך חיוך דק מן הדק. "אגב</w:t>
      </w:r>
      <w:r w:rsidR="00881521">
        <w:rPr>
          <w:rFonts w:hint="cs"/>
          <w:rtl/>
        </w:rPr>
        <w:t>,</w:t>
      </w:r>
      <w:r w:rsidRPr="008660C7">
        <w:rPr>
          <w:rFonts w:hint="cs"/>
          <w:rtl/>
        </w:rPr>
        <w:t xml:space="preserve"> בטח אין לך מושג שבעוד יומיים מודיעים מי יזכה בפרס נובל ב</w:t>
      </w:r>
      <w:r w:rsidR="000B586A">
        <w:rPr>
          <w:rFonts w:hint="cs"/>
          <w:rtl/>
        </w:rPr>
        <w:t>פיזיק</w:t>
      </w:r>
      <w:r w:rsidRPr="008660C7">
        <w:rPr>
          <w:rFonts w:hint="cs"/>
          <w:rtl/>
        </w:rPr>
        <w:t>ה.</w:t>
      </w:r>
      <w:r w:rsidRPr="008660C7">
        <w:rPr>
          <w:rtl/>
        </w:rPr>
        <w:t>"</w:t>
      </w:r>
    </w:p>
    <w:p w14:paraId="37E28F44" w14:textId="77777777" w:rsidR="008660C7" w:rsidRPr="008660C7" w:rsidRDefault="008660C7" w:rsidP="008660C7">
      <w:pPr>
        <w:rPr>
          <w:rtl/>
        </w:rPr>
      </w:pPr>
      <w:r w:rsidRPr="008660C7">
        <w:rPr>
          <w:rFonts w:hint="cs"/>
          <w:rtl/>
        </w:rPr>
        <w:t>"למי אכפת?"</w:t>
      </w:r>
    </w:p>
    <w:p w14:paraId="099F07D0" w14:textId="34A100C7" w:rsidR="008660C7" w:rsidRPr="008660C7" w:rsidRDefault="008660C7" w:rsidP="008660C7">
      <w:pPr>
        <w:rPr>
          <w:rtl/>
        </w:rPr>
      </w:pPr>
      <w:r w:rsidRPr="008660C7">
        <w:rPr>
          <w:rFonts w:hint="cs"/>
          <w:rtl/>
        </w:rPr>
        <w:t>"אולי לכל מי שמתעניין במדע</w:t>
      </w:r>
      <w:r w:rsidR="00F8254A">
        <w:rPr>
          <w:rFonts w:hint="cs"/>
          <w:rtl/>
        </w:rPr>
        <w:t>.</w:t>
      </w:r>
      <w:r w:rsidRPr="008660C7">
        <w:rPr>
          <w:rFonts w:hint="cs"/>
          <w:rtl/>
        </w:rPr>
        <w:t xml:space="preserve"> וב</w:t>
      </w:r>
      <w:r w:rsidR="00351DA7">
        <w:rPr>
          <w:rFonts w:hint="cs"/>
          <w:rtl/>
        </w:rPr>
        <w:t>יקו</w:t>
      </w:r>
      <w:r w:rsidRPr="008660C7">
        <w:rPr>
          <w:rFonts w:hint="cs"/>
          <w:rtl/>
        </w:rPr>
        <w:t>ם</w:t>
      </w:r>
      <w:r w:rsidR="00F8254A">
        <w:rPr>
          <w:rFonts w:hint="cs"/>
          <w:rtl/>
        </w:rPr>
        <w:t>.</w:t>
      </w:r>
      <w:r w:rsidRPr="008660C7">
        <w:rPr>
          <w:rFonts w:hint="cs"/>
          <w:rtl/>
        </w:rPr>
        <w:t xml:space="preserve"> ובהישגי האנושות."</w:t>
      </w:r>
    </w:p>
    <w:p w14:paraId="34FB5D74" w14:textId="2A55DFAC" w:rsidR="008660C7" w:rsidRPr="008660C7" w:rsidRDefault="008660C7" w:rsidP="008660C7">
      <w:pPr>
        <w:rPr>
          <w:rtl/>
        </w:rPr>
      </w:pPr>
      <w:r w:rsidRPr="008660C7">
        <w:rPr>
          <w:rFonts w:hint="cs"/>
          <w:rtl/>
        </w:rPr>
        <w:t xml:space="preserve">אלכס </w:t>
      </w:r>
      <w:r w:rsidR="002E4FA0">
        <w:rPr>
          <w:rFonts w:hint="cs"/>
          <w:rtl/>
        </w:rPr>
        <w:t xml:space="preserve">ניעור </w:t>
      </w:r>
      <w:r w:rsidRPr="008660C7">
        <w:rPr>
          <w:rFonts w:hint="cs"/>
          <w:rtl/>
        </w:rPr>
        <w:t>לחיים חדשים. "פרס נובל ב</w:t>
      </w:r>
      <w:r w:rsidR="000B586A">
        <w:rPr>
          <w:rFonts w:hint="cs"/>
          <w:rtl/>
        </w:rPr>
        <w:t>פיזיק</w:t>
      </w:r>
      <w:r w:rsidRPr="008660C7">
        <w:rPr>
          <w:rFonts w:hint="cs"/>
          <w:rtl/>
        </w:rPr>
        <w:t>ה זה כלום, אתה יודע."</w:t>
      </w:r>
    </w:p>
    <w:bookmarkEnd w:id="319"/>
    <w:p w14:paraId="2A3CE908" w14:textId="77777777" w:rsidR="008660C7" w:rsidRPr="008660C7" w:rsidRDefault="008660C7" w:rsidP="008660C7">
      <w:pPr>
        <w:rPr>
          <w:rtl/>
        </w:rPr>
      </w:pPr>
      <w:r w:rsidRPr="008660C7">
        <w:rPr>
          <w:rFonts w:hint="cs"/>
          <w:rtl/>
        </w:rPr>
        <w:t>"כן? נראה לך שפרס נובל לשלום יותר חשוב?"</w:t>
      </w:r>
    </w:p>
    <w:p w14:paraId="7DC4B317" w14:textId="77777777" w:rsidR="008660C7" w:rsidRPr="008660C7" w:rsidRDefault="008660C7" w:rsidP="008660C7">
      <w:pPr>
        <w:rPr>
          <w:rtl/>
        </w:rPr>
      </w:pPr>
      <w:r w:rsidRPr="008660C7">
        <w:rPr>
          <w:rFonts w:hint="cs"/>
          <w:rtl/>
        </w:rPr>
        <w:t>"לא, לא זה."</w:t>
      </w:r>
    </w:p>
    <w:p w14:paraId="7E177BBA" w14:textId="3F94C721" w:rsidR="008660C7" w:rsidRPr="008660C7" w:rsidRDefault="008660C7" w:rsidP="008660C7">
      <w:pPr>
        <w:rPr>
          <w:rtl/>
        </w:rPr>
      </w:pPr>
      <w:r w:rsidRPr="008660C7">
        <w:rPr>
          <w:rFonts w:hint="cs"/>
          <w:rtl/>
        </w:rPr>
        <w:t>"</w:t>
      </w:r>
      <w:r w:rsidR="00F8254A" w:rsidRPr="008660C7">
        <w:rPr>
          <w:rFonts w:hint="cs"/>
          <w:rtl/>
        </w:rPr>
        <w:t xml:space="preserve">אתה </w:t>
      </w:r>
      <w:r w:rsidRPr="008660C7">
        <w:rPr>
          <w:rFonts w:hint="cs"/>
          <w:rtl/>
        </w:rPr>
        <w:t>בטח לא מתכוון לרפואה."</w:t>
      </w:r>
    </w:p>
    <w:p w14:paraId="681F4924" w14:textId="27E7896A" w:rsidR="008660C7" w:rsidRPr="008660C7" w:rsidRDefault="008660C7" w:rsidP="002E4FA0">
      <w:pPr>
        <w:rPr>
          <w:rtl/>
        </w:rPr>
      </w:pPr>
      <w:r w:rsidRPr="008660C7">
        <w:rPr>
          <w:rFonts w:hint="cs"/>
          <w:rtl/>
        </w:rPr>
        <w:t>"פרס נובל הכי חשוב הוא פרס נובל לח</w:t>
      </w:r>
      <w:r w:rsidR="00F8254A">
        <w:rPr>
          <w:rFonts w:hint="cs"/>
          <w:rtl/>
        </w:rPr>
        <w:t>ו</w:t>
      </w:r>
      <w:r w:rsidRPr="008660C7">
        <w:rPr>
          <w:rFonts w:hint="cs"/>
          <w:rtl/>
        </w:rPr>
        <w:t xml:space="preserve">כמה. ואתה זוכה בו שנה אחר שנה. כי אתה כזה גאון, </w:t>
      </w:r>
      <w:r w:rsidR="00F8254A" w:rsidRPr="00F8254A">
        <w:rPr>
          <w:rFonts w:cs="Times New Roman"/>
          <w:rtl/>
        </w:rPr>
        <w:t>ענק</w:t>
      </w:r>
      <w:r w:rsidR="00881521">
        <w:rPr>
          <w:rFonts w:cs="Times New Roman" w:hint="cs"/>
          <w:rtl/>
        </w:rPr>
        <w:t xml:space="preserve"> </w:t>
      </w:r>
      <w:r w:rsidR="00F8254A" w:rsidRPr="00F8254A">
        <w:rPr>
          <w:rFonts w:cs="Times New Roman"/>
          <w:rtl/>
        </w:rPr>
        <w:t>רוח בכל קנה מידה</w:t>
      </w:r>
      <w:r w:rsidRPr="008660C7">
        <w:rPr>
          <w:rFonts w:hint="cs"/>
          <w:rtl/>
        </w:rPr>
        <w:t>."</w:t>
      </w:r>
    </w:p>
    <w:p w14:paraId="1345E50A" w14:textId="30711266" w:rsidR="008660C7" w:rsidRPr="008660C7" w:rsidRDefault="008660C7" w:rsidP="008660C7">
      <w:pPr>
        <w:rPr>
          <w:rtl/>
        </w:rPr>
      </w:pPr>
      <w:bookmarkStart w:id="320" w:name="_Hlk502335341"/>
      <w:r w:rsidRPr="008660C7">
        <w:rPr>
          <w:rFonts w:cs="Times New Roman" w:hint="cs"/>
          <w:rtl/>
        </w:rPr>
        <w:t>"</w:t>
      </w:r>
      <w:r w:rsidRPr="008660C7">
        <w:rPr>
          <w:rFonts w:cs="Times New Roman"/>
          <w:rtl/>
        </w:rPr>
        <w:t>מה יש לך</w:t>
      </w:r>
      <w:r w:rsidR="00881521">
        <w:rPr>
          <w:rFonts w:cs="Times New Roman" w:hint="cs"/>
          <w:rtl/>
        </w:rPr>
        <w:t>,</w:t>
      </w:r>
      <w:r w:rsidRPr="008660C7">
        <w:rPr>
          <w:rFonts w:cs="Times New Roman" w:hint="cs"/>
          <w:rtl/>
        </w:rPr>
        <w:t xml:space="preserve"> אלכס</w:t>
      </w:r>
      <w:r w:rsidRPr="008660C7">
        <w:rPr>
          <w:rFonts w:cs="Times New Roman"/>
          <w:rtl/>
        </w:rPr>
        <w:t>?</w:t>
      </w:r>
      <w:r w:rsidRPr="008660C7">
        <w:rPr>
          <w:rFonts w:cs="Times New Roman" w:hint="cs"/>
          <w:rtl/>
        </w:rPr>
        <w:t>"</w:t>
      </w:r>
    </w:p>
    <w:p w14:paraId="7B7066E1" w14:textId="7CDBA134" w:rsidR="008660C7" w:rsidRPr="008660C7" w:rsidRDefault="008660C7" w:rsidP="008660C7">
      <w:pPr>
        <w:rPr>
          <w:rtl/>
        </w:rPr>
      </w:pPr>
      <w:r w:rsidRPr="008660C7">
        <w:rPr>
          <w:rFonts w:cs="Times New Roman" w:hint="cs"/>
          <w:rtl/>
        </w:rPr>
        <w:t>"</w:t>
      </w:r>
      <w:r w:rsidRPr="008660C7">
        <w:rPr>
          <w:rFonts w:cs="Times New Roman"/>
          <w:rtl/>
        </w:rPr>
        <w:t xml:space="preserve">אתה </w:t>
      </w:r>
      <w:bookmarkStart w:id="321" w:name="_Hlk531766755"/>
      <w:r w:rsidRPr="008660C7">
        <w:rPr>
          <w:rFonts w:cs="Times New Roman" w:hint="cs"/>
          <w:rtl/>
        </w:rPr>
        <w:t>לא סתם א</w:t>
      </w:r>
      <w:r w:rsidR="00881521">
        <w:rPr>
          <w:rFonts w:cs="Times New Roman" w:hint="cs"/>
          <w:rtl/>
        </w:rPr>
        <w:t>י</w:t>
      </w:r>
      <w:r w:rsidRPr="008660C7">
        <w:rPr>
          <w:rFonts w:cs="Times New Roman" w:hint="cs"/>
          <w:rtl/>
        </w:rPr>
        <w:t xml:space="preserve">דיוט, מארק, אתה ממש </w:t>
      </w:r>
      <w:bookmarkEnd w:id="321"/>
      <w:r w:rsidRPr="008660C7">
        <w:rPr>
          <w:rFonts w:cs="Times New Roman"/>
          <w:rtl/>
        </w:rPr>
        <w:t>מטומטם.</w:t>
      </w:r>
      <w:r w:rsidRPr="008660C7">
        <w:rPr>
          <w:rFonts w:cs="Times New Roman" w:hint="cs"/>
          <w:rtl/>
        </w:rPr>
        <w:t>"</w:t>
      </w:r>
    </w:p>
    <w:p w14:paraId="2227B310" w14:textId="423E304B" w:rsidR="008660C7" w:rsidRPr="008660C7" w:rsidRDefault="008660C7" w:rsidP="008660C7">
      <w:pPr>
        <w:rPr>
          <w:rtl/>
        </w:rPr>
      </w:pPr>
      <w:r w:rsidRPr="008660C7">
        <w:rPr>
          <w:rFonts w:cs="Times New Roman" w:hint="cs"/>
          <w:rtl/>
        </w:rPr>
        <w:lastRenderedPageBreak/>
        <w:t>"סבורני אחי היקר</w:t>
      </w:r>
      <w:r w:rsidR="00881521">
        <w:rPr>
          <w:rFonts w:cs="Times New Roman" w:hint="cs"/>
          <w:rtl/>
        </w:rPr>
        <w:t>,</w:t>
      </w:r>
      <w:r w:rsidRPr="008660C7">
        <w:rPr>
          <w:rFonts w:cs="Times New Roman" w:hint="cs"/>
          <w:rtl/>
        </w:rPr>
        <w:t xml:space="preserve"> ש</w:t>
      </w:r>
      <w:r w:rsidRPr="008660C7">
        <w:rPr>
          <w:rFonts w:cs="Times New Roman"/>
          <w:rtl/>
        </w:rPr>
        <w:t>אני אחד האנ</w:t>
      </w:r>
      <w:r w:rsidRPr="008660C7">
        <w:rPr>
          <w:rFonts w:cs="Times New Roman" w:hint="cs"/>
          <w:rtl/>
        </w:rPr>
        <w:t>ש</w:t>
      </w:r>
      <w:r w:rsidRPr="008660C7">
        <w:rPr>
          <w:rFonts w:cs="Times New Roman"/>
          <w:rtl/>
        </w:rPr>
        <w:t>ים הכי לא מטומטמים שניתן למצא כעת בראשון</w:t>
      </w:r>
      <w:r w:rsidR="00881521">
        <w:rPr>
          <w:rFonts w:cs="Times New Roman" w:hint="cs"/>
          <w:rtl/>
        </w:rPr>
        <w:t xml:space="preserve"> </w:t>
      </w:r>
      <w:r w:rsidRPr="008660C7">
        <w:rPr>
          <w:rFonts w:cs="Times New Roman"/>
          <w:rtl/>
        </w:rPr>
        <w:t>לציון</w:t>
      </w:r>
      <w:r w:rsidRPr="008660C7">
        <w:rPr>
          <w:rFonts w:cs="Times New Roman" w:hint="cs"/>
          <w:rtl/>
        </w:rPr>
        <w:t>," הוא אמר</w:t>
      </w:r>
      <w:r w:rsidR="00881521">
        <w:rPr>
          <w:rFonts w:cs="Times New Roman" w:hint="cs"/>
          <w:rtl/>
        </w:rPr>
        <w:t>,</w:t>
      </w:r>
      <w:r w:rsidRPr="008660C7">
        <w:rPr>
          <w:rFonts w:cs="Times New Roman" w:hint="cs"/>
          <w:rtl/>
        </w:rPr>
        <w:t xml:space="preserve"> ואלכס נאלץ להודות בצדקתו.</w:t>
      </w:r>
      <w:bookmarkEnd w:id="320"/>
      <w:r w:rsidRPr="008660C7">
        <w:rPr>
          <w:rFonts w:cs="Times New Roman" w:hint="cs"/>
          <w:rtl/>
        </w:rPr>
        <w:t xml:space="preserve">[באצילותו </w:t>
      </w:r>
      <w:r w:rsidRPr="008660C7">
        <w:rPr>
          <w:rFonts w:cs="Times New Roman"/>
        </w:rPr>
        <w:t>conceded defeat</w:t>
      </w:r>
      <w:r w:rsidRPr="008660C7">
        <w:rPr>
          <w:rFonts w:cs="Times New Roman" w:hint="cs"/>
          <w:rtl/>
        </w:rPr>
        <w:t xml:space="preserve">. </w:t>
      </w:r>
      <w:r w:rsidRPr="008660C7">
        <w:rPr>
          <w:rFonts w:hint="cs"/>
          <w:rtl/>
        </w:rPr>
        <w:t>"אם כבר אז אני מכיר את סאקורה הרבה יותר טוב ממה ש</w:t>
      </w:r>
      <w:r w:rsidR="008B1B44">
        <w:rPr>
          <w:rFonts w:hint="cs"/>
          <w:rtl/>
        </w:rPr>
        <w:t>סופי</w:t>
      </w:r>
      <w:r w:rsidRPr="008660C7">
        <w:rPr>
          <w:rFonts w:hint="cs"/>
          <w:rtl/>
        </w:rPr>
        <w:t xml:space="preserve"> מכירה. אני יכול לעודד אותך כמו ש</w:t>
      </w:r>
      <w:r w:rsidR="008B1B44">
        <w:rPr>
          <w:rFonts w:hint="cs"/>
          <w:rtl/>
        </w:rPr>
        <w:t>סופי</w:t>
      </w:r>
      <w:r w:rsidRPr="008660C7">
        <w:rPr>
          <w:rFonts w:hint="cs"/>
          <w:rtl/>
        </w:rPr>
        <w:t xml:space="preserve"> לא מסוגלת."</w:t>
      </w:r>
    </w:p>
    <w:p w14:paraId="680D20E3" w14:textId="77777777" w:rsidR="008660C7" w:rsidRPr="008660C7" w:rsidRDefault="008660C7" w:rsidP="008660C7">
      <w:pPr>
        <w:rPr>
          <w:rtl/>
        </w:rPr>
      </w:pPr>
      <w:r w:rsidRPr="008660C7">
        <w:rPr>
          <w:rFonts w:hint="cs"/>
          <w:rtl/>
        </w:rPr>
        <w:t>"אני ממש משתוקק לשמוע את מלאי הנאומים שלך על בנות. בתור חתן פרס נובל לחכמה, אם תרוקן עלי פה את כל מאגרי הידע שלך [כל מה שאתה יודע] עליהן זה בטח יארך שלושים ושמונה שניות מלאות."</w:t>
      </w:r>
    </w:p>
    <w:p w14:paraId="5AB38785" w14:textId="378C9D21" w:rsidR="008660C7" w:rsidRPr="008660C7" w:rsidRDefault="008660C7" w:rsidP="008660C7">
      <w:pPr>
        <w:rPr>
          <w:rtl/>
        </w:rPr>
      </w:pPr>
      <w:r w:rsidRPr="008660C7">
        <w:rPr>
          <w:rFonts w:hint="cs"/>
          <w:rtl/>
        </w:rPr>
        <w:t xml:space="preserve">מארק לא ציפה שיידרש לידע בנושא זה, שהיה אורטוגונלי לכל ידיעותיו. ומכאן נובעת השאלה </w:t>
      </w:r>
      <w:r w:rsidRPr="008660C7">
        <w:rPr>
          <w:rtl/>
        </w:rPr>
        <w:t>–</w:t>
      </w:r>
      <w:r w:rsidRPr="008660C7">
        <w:rPr>
          <w:rFonts w:hint="cs"/>
          <w:rtl/>
        </w:rPr>
        <w:t xml:space="preserve"> האם תחום ידיעותיו פורש מרחב אוקלידי? בוודאי לכל הפחות מרחב מינקובסקיאני...] "חוץ מזה," מארק המשיך, "שיחות הטלפון הארוכות האלה עולות המון כסף, </w:t>
      </w:r>
      <w:r w:rsidRPr="008660C7">
        <w:rPr>
          <w:rtl/>
        </w:rPr>
        <w:t xml:space="preserve">בסוף </w:t>
      </w:r>
      <w:r w:rsidR="001C5A04">
        <w:rPr>
          <w:rFonts w:hint="cs"/>
          <w:rtl/>
        </w:rPr>
        <w:t>אימא</w:t>
      </w:r>
      <w:r w:rsidRPr="008660C7">
        <w:rPr>
          <w:rFonts w:hint="cs"/>
          <w:rtl/>
        </w:rPr>
        <w:t xml:space="preserve"> ואבא</w:t>
      </w:r>
      <w:r w:rsidRPr="008660C7">
        <w:rPr>
          <w:rtl/>
        </w:rPr>
        <w:t xml:space="preserve"> ינתקו לנו א</w:t>
      </w:r>
      <w:r w:rsidRPr="008660C7">
        <w:rPr>
          <w:rFonts w:hint="cs"/>
          <w:rtl/>
        </w:rPr>
        <w:t xml:space="preserve">ת </w:t>
      </w:r>
      <w:r w:rsidR="00323227">
        <w:rPr>
          <w:rFonts w:hint="cs"/>
          <w:rtl/>
        </w:rPr>
        <w:t>הקו</w:t>
      </w:r>
      <w:r w:rsidRPr="008660C7">
        <w:rPr>
          <w:rtl/>
        </w:rPr>
        <w:t>."</w:t>
      </w:r>
    </w:p>
    <w:p w14:paraId="3462D81A" w14:textId="711476E5" w:rsidR="008660C7" w:rsidRPr="008660C7" w:rsidRDefault="008660C7" w:rsidP="008660C7">
      <w:pPr>
        <w:rPr>
          <w:rtl/>
        </w:rPr>
      </w:pPr>
      <w:r w:rsidRPr="008660C7">
        <w:rPr>
          <w:rtl/>
        </w:rPr>
        <w:t>"הם ישלמו הכל, אל תדאג."</w:t>
      </w:r>
    </w:p>
    <w:p w14:paraId="4F092EAB" w14:textId="384DF2CF" w:rsidR="008660C7" w:rsidRPr="00881521" w:rsidRDefault="008660C7" w:rsidP="008660C7">
      <w:pPr>
        <w:rPr>
          <w:color w:val="A6A6A6" w:themeColor="background1" w:themeShade="A6"/>
          <w:rtl/>
        </w:rPr>
      </w:pPr>
      <w:r w:rsidRPr="008660C7">
        <w:rPr>
          <w:rFonts w:hint="cs"/>
          <w:rtl/>
        </w:rPr>
        <w:t xml:space="preserve">מארק השתרע על </w:t>
      </w:r>
      <w:r w:rsidR="00F8254A" w:rsidRPr="00F8254A">
        <w:rPr>
          <w:rFonts w:cs="Times New Roman"/>
          <w:rtl/>
        </w:rPr>
        <w:t>מיטתו</w:t>
      </w:r>
      <w:r w:rsidRPr="008660C7">
        <w:rPr>
          <w:rFonts w:hint="cs"/>
          <w:rtl/>
        </w:rPr>
        <w:t xml:space="preserve"> של אלכס. בחדרו של מארק אסור היה לאיש לגעת במ</w:t>
      </w:r>
      <w:r w:rsidR="00F8254A" w:rsidRPr="00F8254A">
        <w:rPr>
          <w:rFonts w:cs="Times New Roman"/>
          <w:rtl/>
        </w:rPr>
        <w:t>יטה החדשה</w:t>
      </w:r>
      <w:r w:rsidRPr="008660C7">
        <w:rPr>
          <w:rFonts w:hint="cs"/>
          <w:rtl/>
        </w:rPr>
        <w:t>, ואף הוא עצמו לא העז לשכב עלי</w:t>
      </w:r>
      <w:r w:rsidR="00F8254A">
        <w:rPr>
          <w:rFonts w:hint="cs"/>
          <w:rtl/>
        </w:rPr>
        <w:t>ה</w:t>
      </w:r>
      <w:r w:rsidRPr="008660C7">
        <w:rPr>
          <w:rFonts w:hint="cs"/>
          <w:rtl/>
        </w:rPr>
        <w:t xml:space="preserve"> לפני שהתקלח. אבל אלכס לא התרגש גם כשעמד בכפות רגליו המטונפות על הסדין. </w:t>
      </w:r>
      <w:r w:rsidR="002E4FA0" w:rsidRPr="00881521">
        <w:rPr>
          <w:rFonts w:hint="cs"/>
          <w:color w:val="A6A6A6" w:themeColor="background1" w:themeShade="A6"/>
          <w:rtl/>
        </w:rPr>
        <w:t>[</w:t>
      </w:r>
      <w:r w:rsidRPr="00881521">
        <w:rPr>
          <w:color w:val="A6A6A6" w:themeColor="background1" w:themeShade="A6"/>
          <w:rtl/>
        </w:rPr>
        <w:t>"</w:t>
      </w:r>
      <w:r w:rsidRPr="00881521">
        <w:rPr>
          <w:rFonts w:hint="cs"/>
          <w:color w:val="A6A6A6" w:themeColor="background1" w:themeShade="A6"/>
          <w:rtl/>
        </w:rPr>
        <w:t xml:space="preserve">סקורה </w:t>
      </w:r>
      <w:r w:rsidRPr="00881521">
        <w:rPr>
          <w:color w:val="A6A6A6" w:themeColor="background1" w:themeShade="A6"/>
          <w:rtl/>
        </w:rPr>
        <w:t xml:space="preserve">כבר לא </w:t>
      </w:r>
      <w:r w:rsidRPr="00881521">
        <w:rPr>
          <w:rFonts w:hint="cs"/>
          <w:color w:val="A6A6A6" w:themeColor="background1" w:themeShade="A6"/>
          <w:rtl/>
        </w:rPr>
        <w:t>רוצה אותך אז</w:t>
      </w:r>
      <w:r w:rsidRPr="00881521">
        <w:rPr>
          <w:color w:val="A6A6A6" w:themeColor="background1" w:themeShade="A6"/>
          <w:rtl/>
        </w:rPr>
        <w:t xml:space="preserve"> מה איכפת לך</w:t>
      </w:r>
      <w:r w:rsidRPr="00881521">
        <w:rPr>
          <w:rFonts w:hint="cs"/>
          <w:color w:val="A6A6A6" w:themeColor="background1" w:themeShade="A6"/>
          <w:rtl/>
        </w:rPr>
        <w:t xml:space="preserve"> אם יש לה חבר חדש</w:t>
      </w:r>
      <w:r w:rsidRPr="00881521">
        <w:rPr>
          <w:color w:val="A6A6A6" w:themeColor="background1" w:themeShade="A6"/>
          <w:rtl/>
        </w:rPr>
        <w:t>?</w:t>
      </w:r>
      <w:r w:rsidRPr="00881521">
        <w:rPr>
          <w:rFonts w:hint="cs"/>
          <w:color w:val="A6A6A6" w:themeColor="background1" w:themeShade="A6"/>
          <w:rtl/>
        </w:rPr>
        <w:t>"</w:t>
      </w:r>
    </w:p>
    <w:p w14:paraId="2E502C11" w14:textId="77777777" w:rsidR="008660C7" w:rsidRPr="00881521" w:rsidRDefault="008660C7" w:rsidP="008660C7">
      <w:pPr>
        <w:rPr>
          <w:color w:val="A6A6A6" w:themeColor="background1" w:themeShade="A6"/>
          <w:rtl/>
        </w:rPr>
      </w:pPr>
      <w:r w:rsidRPr="00881521">
        <w:rPr>
          <w:color w:val="A6A6A6" w:themeColor="background1" w:themeShade="A6"/>
          <w:rtl/>
        </w:rPr>
        <w:t>"אתה כזה א</w:t>
      </w:r>
      <w:r w:rsidRPr="00881521">
        <w:rPr>
          <w:rFonts w:hint="cs"/>
          <w:color w:val="A6A6A6" w:themeColor="background1" w:themeShade="A6"/>
          <w:rtl/>
        </w:rPr>
        <w:t>י</w:t>
      </w:r>
      <w:r w:rsidRPr="00881521">
        <w:rPr>
          <w:color w:val="A6A6A6" w:themeColor="background1" w:themeShade="A6"/>
          <w:rtl/>
        </w:rPr>
        <w:t>דיוט מארק. איך אתה בכלל מצליח עם המתמטיקה שלך כשאתה כזה א</w:t>
      </w:r>
      <w:r w:rsidRPr="00881521">
        <w:rPr>
          <w:rFonts w:hint="cs"/>
          <w:color w:val="A6A6A6" w:themeColor="background1" w:themeShade="A6"/>
          <w:rtl/>
        </w:rPr>
        <w:t>י</w:t>
      </w:r>
      <w:r w:rsidRPr="00881521">
        <w:rPr>
          <w:color w:val="A6A6A6" w:themeColor="background1" w:themeShade="A6"/>
          <w:rtl/>
        </w:rPr>
        <w:t>דיוט?"</w:t>
      </w:r>
    </w:p>
    <w:p w14:paraId="54B748C3" w14:textId="31E34A70" w:rsidR="008660C7" w:rsidRPr="008660C7" w:rsidRDefault="008660C7" w:rsidP="008660C7">
      <w:pPr>
        <w:rPr>
          <w:rtl/>
        </w:rPr>
      </w:pPr>
      <w:r w:rsidRPr="00881521">
        <w:rPr>
          <w:color w:val="A6A6A6" w:themeColor="background1" w:themeShade="A6"/>
          <w:rtl/>
        </w:rPr>
        <w:t>"סליחה,"</w:t>
      </w:r>
      <w:r w:rsidR="002E4FA0" w:rsidRPr="00881521">
        <w:rPr>
          <w:rFonts w:hint="cs"/>
          <w:color w:val="A6A6A6" w:themeColor="background1" w:themeShade="A6"/>
          <w:rtl/>
        </w:rPr>
        <w:t>]</w:t>
      </w:r>
      <w:r w:rsidRPr="008660C7">
        <w:rPr>
          <w:rtl/>
        </w:rPr>
        <w:t xml:space="preserve"> הוא הצליח להניח את זרועו איכשהו על כתפו של אלכס</w:t>
      </w:r>
      <w:r w:rsidRPr="008660C7">
        <w:rPr>
          <w:rFonts w:hint="cs"/>
          <w:rtl/>
        </w:rPr>
        <w:t xml:space="preserve"> במעין חיבוק. </w:t>
      </w:r>
      <w:r w:rsidRPr="008660C7">
        <w:rPr>
          <w:rtl/>
        </w:rPr>
        <w:t>"אה, תראה שיהיה בסדר."</w:t>
      </w:r>
    </w:p>
    <w:p w14:paraId="166F50B6" w14:textId="4DF6C5F4" w:rsidR="008660C7" w:rsidRPr="008660C7" w:rsidRDefault="008660C7" w:rsidP="008660C7">
      <w:pPr>
        <w:rPr>
          <w:rtl/>
        </w:rPr>
      </w:pPr>
      <w:r w:rsidRPr="008660C7">
        <w:rPr>
          <w:rtl/>
        </w:rPr>
        <w:t>אלכס ניער אותו מעליו. "</w:t>
      </w:r>
      <w:r w:rsidRPr="008660C7">
        <w:rPr>
          <w:rFonts w:hint="cs"/>
          <w:rtl/>
        </w:rPr>
        <w:t>שים</w:t>
      </w:r>
      <w:r w:rsidRPr="008660C7">
        <w:rPr>
          <w:rtl/>
        </w:rPr>
        <w:t xml:space="preserve"> </w:t>
      </w:r>
      <w:r w:rsidR="001C5A04">
        <w:rPr>
          <w:rtl/>
        </w:rPr>
        <w:t>מוזיקה</w:t>
      </w:r>
      <w:r w:rsidRPr="008660C7">
        <w:rPr>
          <w:rtl/>
        </w:rPr>
        <w:t>."</w:t>
      </w:r>
    </w:p>
    <w:p w14:paraId="477810DC" w14:textId="77777777" w:rsidR="008660C7" w:rsidRPr="00881521" w:rsidRDefault="008660C7" w:rsidP="008660C7">
      <w:pPr>
        <w:rPr>
          <w:color w:val="A6A6A6" w:themeColor="background1" w:themeShade="A6"/>
          <w:rtl/>
        </w:rPr>
      </w:pPr>
      <w:r w:rsidRPr="00881521">
        <w:rPr>
          <w:rFonts w:hint="cs"/>
          <w:color w:val="A6A6A6" w:themeColor="background1" w:themeShade="A6"/>
          <w:rtl/>
        </w:rPr>
        <w:t>[</w:t>
      </w:r>
      <w:r w:rsidRPr="00881521">
        <w:rPr>
          <w:color w:val="A6A6A6" w:themeColor="background1" w:themeShade="A6"/>
          <w:rtl/>
        </w:rPr>
        <w:t xml:space="preserve">מארק הדליק. </w:t>
      </w:r>
      <w:r w:rsidRPr="00881521">
        <w:rPr>
          <w:rFonts w:hint="cs"/>
          <w:color w:val="A6A6A6" w:themeColor="background1" w:themeShade="A6"/>
          <w:rtl/>
        </w:rPr>
        <w:t>דבר לא נשמע</w:t>
      </w:r>
      <w:r w:rsidRPr="00881521">
        <w:rPr>
          <w:color w:val="A6A6A6" w:themeColor="background1" w:themeShade="A6"/>
          <w:rtl/>
        </w:rPr>
        <w:t>.</w:t>
      </w:r>
    </w:p>
    <w:p w14:paraId="642BB158" w14:textId="77777777" w:rsidR="008660C7" w:rsidRPr="00881521" w:rsidRDefault="008660C7" w:rsidP="008660C7">
      <w:pPr>
        <w:rPr>
          <w:color w:val="A6A6A6" w:themeColor="background1" w:themeShade="A6"/>
          <w:rtl/>
        </w:rPr>
      </w:pPr>
      <w:r w:rsidRPr="00881521">
        <w:rPr>
          <w:color w:val="A6A6A6" w:themeColor="background1" w:themeShade="A6"/>
          <w:rtl/>
        </w:rPr>
        <w:t>"תוציא את האוזניות," אלכס</w:t>
      </w:r>
      <w:r w:rsidRPr="00881521">
        <w:rPr>
          <w:rFonts w:hint="cs"/>
          <w:color w:val="A6A6A6" w:themeColor="background1" w:themeShade="A6"/>
          <w:rtl/>
        </w:rPr>
        <w:t xml:space="preserve"> הורה לו</w:t>
      </w:r>
      <w:r w:rsidRPr="00881521">
        <w:rPr>
          <w:color w:val="A6A6A6" w:themeColor="background1" w:themeShade="A6"/>
          <w:rtl/>
        </w:rPr>
        <w:t>.</w:t>
      </w:r>
    </w:p>
    <w:p w14:paraId="7B3F6C9C" w14:textId="0C86E9BC" w:rsidR="008660C7" w:rsidRPr="00881521" w:rsidRDefault="008660C7" w:rsidP="008660C7">
      <w:pPr>
        <w:rPr>
          <w:color w:val="A6A6A6" w:themeColor="background1" w:themeShade="A6"/>
          <w:rtl/>
        </w:rPr>
      </w:pPr>
      <w:r w:rsidRPr="00881521">
        <w:rPr>
          <w:color w:val="A6A6A6" w:themeColor="background1" w:themeShade="A6"/>
          <w:rtl/>
        </w:rPr>
        <w:t xml:space="preserve">מארק </w:t>
      </w:r>
      <w:r w:rsidRPr="00881521">
        <w:rPr>
          <w:rFonts w:hint="cs"/>
          <w:color w:val="A6A6A6" w:themeColor="background1" w:themeShade="A6"/>
          <w:rtl/>
        </w:rPr>
        <w:t>שלף אותן</w:t>
      </w:r>
      <w:r w:rsidRPr="00881521">
        <w:rPr>
          <w:color w:val="A6A6A6" w:themeColor="background1" w:themeShade="A6"/>
          <w:rtl/>
        </w:rPr>
        <w:t xml:space="preserve"> וה</w:t>
      </w:r>
      <w:r w:rsidR="001C5A04" w:rsidRPr="00881521">
        <w:rPr>
          <w:color w:val="A6A6A6" w:themeColor="background1" w:themeShade="A6"/>
          <w:rtl/>
        </w:rPr>
        <w:t>מוזיקה</w:t>
      </w:r>
      <w:r w:rsidRPr="00881521">
        <w:rPr>
          <w:color w:val="A6A6A6" w:themeColor="background1" w:themeShade="A6"/>
          <w:rtl/>
        </w:rPr>
        <w:t xml:space="preserve"> נשמעה </w:t>
      </w:r>
      <w:bookmarkStart w:id="322" w:name="_Hlk534136253"/>
      <w:r w:rsidRPr="00881521">
        <w:rPr>
          <w:color w:val="A6A6A6" w:themeColor="background1" w:themeShade="A6"/>
          <w:rtl/>
        </w:rPr>
        <w:t>ב</w:t>
      </w:r>
      <w:r w:rsidRPr="00881521">
        <w:rPr>
          <w:rFonts w:hint="cs"/>
          <w:color w:val="A6A6A6" w:themeColor="background1" w:themeShade="A6"/>
          <w:rtl/>
        </w:rPr>
        <w:t>עצמה מחרישת</w:t>
      </w:r>
      <w:r w:rsidR="001A2C4B" w:rsidRPr="00881521">
        <w:rPr>
          <w:rFonts w:hint="cs"/>
          <w:color w:val="A6A6A6" w:themeColor="background1" w:themeShade="A6"/>
          <w:rtl/>
        </w:rPr>
        <w:t>-</w:t>
      </w:r>
      <w:r w:rsidR="00C90C6C" w:rsidRPr="00881521">
        <w:rPr>
          <w:rFonts w:hint="cs"/>
          <w:color w:val="A6A6A6" w:themeColor="background1" w:themeShade="A6"/>
          <w:rtl/>
        </w:rPr>
        <w:t>אוזניים</w:t>
      </w:r>
      <w:bookmarkEnd w:id="322"/>
      <w:r w:rsidRPr="00881521">
        <w:rPr>
          <w:rFonts w:hint="cs"/>
          <w:color w:val="A6A6A6" w:themeColor="background1" w:themeShade="A6"/>
          <w:rtl/>
        </w:rPr>
        <w:t xml:space="preserve"> באופן קיצוני אפילו עבור מה שהכיר לגבי הרגליו של אלכס. </w:t>
      </w:r>
      <w:r w:rsidRPr="00881521">
        <w:rPr>
          <w:color w:val="A6A6A6" w:themeColor="background1" w:themeShade="A6"/>
          <w:rtl/>
        </w:rPr>
        <w:t>הזגוגיות בחלונות רעדו. מארק החליש מייד. "אל ת</w:t>
      </w:r>
      <w:r w:rsidRPr="00881521">
        <w:rPr>
          <w:rFonts w:hint="cs"/>
          <w:color w:val="A6A6A6" w:themeColor="background1" w:themeShade="A6"/>
          <w:rtl/>
        </w:rPr>
        <w:t>אזין ל</w:t>
      </w:r>
      <w:r w:rsidR="001C5A04" w:rsidRPr="00881521">
        <w:rPr>
          <w:rFonts w:hint="cs"/>
          <w:color w:val="A6A6A6" w:themeColor="background1" w:themeShade="A6"/>
          <w:rtl/>
        </w:rPr>
        <w:t>מוזיקה</w:t>
      </w:r>
      <w:r w:rsidRPr="00881521">
        <w:rPr>
          <w:rFonts w:hint="cs"/>
          <w:color w:val="A6A6A6" w:themeColor="background1" w:themeShade="A6"/>
          <w:rtl/>
        </w:rPr>
        <w:t xml:space="preserve"> עם אוזניות</w:t>
      </w:r>
      <w:r w:rsidRPr="00881521">
        <w:rPr>
          <w:color w:val="A6A6A6" w:themeColor="background1" w:themeShade="A6"/>
          <w:rtl/>
        </w:rPr>
        <w:t xml:space="preserve"> בווליום הזה, </w:t>
      </w:r>
      <w:r w:rsidRPr="00881521">
        <w:rPr>
          <w:rFonts w:hint="cs"/>
          <w:color w:val="A6A6A6" w:themeColor="background1" w:themeShade="A6"/>
          <w:rtl/>
        </w:rPr>
        <w:t>אתה</w:t>
      </w:r>
      <w:r w:rsidRPr="00881521">
        <w:rPr>
          <w:color w:val="A6A6A6" w:themeColor="background1" w:themeShade="A6"/>
          <w:rtl/>
        </w:rPr>
        <w:t xml:space="preserve"> עלול ל</w:t>
      </w:r>
      <w:r w:rsidRPr="00881521">
        <w:rPr>
          <w:rFonts w:hint="cs"/>
          <w:color w:val="A6A6A6" w:themeColor="background1" w:themeShade="A6"/>
          <w:rtl/>
        </w:rPr>
        <w:t>פגוע ב</w:t>
      </w:r>
      <w:r w:rsidRPr="00881521">
        <w:rPr>
          <w:color w:val="A6A6A6" w:themeColor="background1" w:themeShade="A6"/>
          <w:rtl/>
        </w:rPr>
        <w:t>שמיעה שלך."</w:t>
      </w:r>
    </w:p>
    <w:p w14:paraId="4B368F3D" w14:textId="77777777" w:rsidR="008660C7" w:rsidRPr="00881521" w:rsidRDefault="008660C7" w:rsidP="008660C7">
      <w:pPr>
        <w:rPr>
          <w:color w:val="A6A6A6" w:themeColor="background1" w:themeShade="A6"/>
          <w:rtl/>
        </w:rPr>
      </w:pPr>
      <w:r w:rsidRPr="00881521">
        <w:rPr>
          <w:color w:val="A6A6A6" w:themeColor="background1" w:themeShade="A6"/>
          <w:rtl/>
        </w:rPr>
        <w:t>"טוב, תודה על העצה ה</w:t>
      </w:r>
      <w:r w:rsidRPr="00881521">
        <w:rPr>
          <w:rFonts w:hint="cs"/>
          <w:color w:val="A6A6A6" w:themeColor="background1" w:themeShade="A6"/>
          <w:rtl/>
        </w:rPr>
        <w:t>מועילה</w:t>
      </w:r>
      <w:r w:rsidRPr="00881521">
        <w:rPr>
          <w:color w:val="A6A6A6" w:themeColor="background1" w:themeShade="A6"/>
          <w:rtl/>
        </w:rPr>
        <w:t>.</w:t>
      </w:r>
      <w:r w:rsidRPr="00881521">
        <w:rPr>
          <w:rFonts w:hint="cs"/>
          <w:color w:val="A6A6A6" w:themeColor="background1" w:themeShade="A6"/>
          <w:rtl/>
        </w:rPr>
        <w:t>"</w:t>
      </w:r>
    </w:p>
    <w:p w14:paraId="0721E6AA" w14:textId="77777777" w:rsidR="008660C7" w:rsidRPr="00881521" w:rsidRDefault="008660C7" w:rsidP="008660C7">
      <w:pPr>
        <w:rPr>
          <w:color w:val="A6A6A6" w:themeColor="background1" w:themeShade="A6"/>
          <w:rtl/>
        </w:rPr>
      </w:pPr>
      <w:r w:rsidRPr="00881521">
        <w:rPr>
          <w:rFonts w:hint="cs"/>
          <w:color w:val="A6A6A6" w:themeColor="background1" w:themeShade="A6"/>
          <w:rtl/>
        </w:rPr>
        <w:t>"היא מועילה רק אם משתמשים בה."</w:t>
      </w:r>
    </w:p>
    <w:p w14:paraId="3A9AB085" w14:textId="77777777" w:rsidR="008660C7" w:rsidRPr="00881521" w:rsidRDefault="008660C7" w:rsidP="008660C7">
      <w:pPr>
        <w:rPr>
          <w:color w:val="A6A6A6" w:themeColor="background1" w:themeShade="A6"/>
          <w:rtl/>
        </w:rPr>
      </w:pPr>
      <w:r w:rsidRPr="00881521">
        <w:rPr>
          <w:rFonts w:hint="cs"/>
          <w:color w:val="A6A6A6" w:themeColor="background1" w:themeShade="A6"/>
          <w:rtl/>
        </w:rPr>
        <w:t>"אל תחמיץ שום הזדמנות לחשוף בפני את חששותיך לגבי כל נזק שאני עלול לגרום לחושים שלי."</w:t>
      </w:r>
    </w:p>
    <w:p w14:paraId="5B72B0F6" w14:textId="77777777" w:rsidR="008660C7" w:rsidRPr="00881521" w:rsidRDefault="008660C7" w:rsidP="008660C7">
      <w:pPr>
        <w:rPr>
          <w:color w:val="A6A6A6" w:themeColor="background1" w:themeShade="A6"/>
          <w:rtl/>
        </w:rPr>
      </w:pPr>
      <w:r w:rsidRPr="00881521">
        <w:rPr>
          <w:rFonts w:hint="cs"/>
          <w:color w:val="A6A6A6" w:themeColor="background1" w:themeShade="A6"/>
          <w:rtl/>
        </w:rPr>
        <w:t>"אני רק רוצה בטובתך."</w:t>
      </w:r>
    </w:p>
    <w:p w14:paraId="59FBB49E" w14:textId="77777777" w:rsidR="008660C7" w:rsidRPr="00881521" w:rsidRDefault="008660C7" w:rsidP="008660C7">
      <w:pPr>
        <w:rPr>
          <w:color w:val="A6A6A6" w:themeColor="background1" w:themeShade="A6"/>
          <w:rtl/>
        </w:rPr>
      </w:pPr>
      <w:r w:rsidRPr="00881521">
        <w:rPr>
          <w:rFonts w:hint="cs"/>
          <w:color w:val="A6A6A6" w:themeColor="background1" w:themeShade="A6"/>
          <w:rtl/>
        </w:rPr>
        <w:t>"חלילה אם יפגע לי איזה חוש, ולא יהיה עוד חד כתער.</w:t>
      </w:r>
      <w:r w:rsidRPr="00881521">
        <w:rPr>
          <w:color w:val="A6A6A6" w:themeColor="background1" w:themeShade="A6"/>
          <w:rtl/>
        </w:rPr>
        <w:t>"</w:t>
      </w:r>
    </w:p>
    <w:p w14:paraId="284CF6C7" w14:textId="77777777" w:rsidR="008660C7" w:rsidRPr="00881521" w:rsidRDefault="008660C7" w:rsidP="008660C7">
      <w:pPr>
        <w:rPr>
          <w:color w:val="A6A6A6" w:themeColor="background1" w:themeShade="A6"/>
          <w:rtl/>
        </w:rPr>
      </w:pPr>
      <w:r w:rsidRPr="00881521">
        <w:rPr>
          <w:rFonts w:hint="cs"/>
          <w:color w:val="A6A6A6" w:themeColor="background1" w:themeShade="A6"/>
          <w:rtl/>
        </w:rPr>
        <w:t>]</w:t>
      </w:r>
    </w:p>
    <w:p w14:paraId="12689BB3" w14:textId="0D927FD2" w:rsidR="00F8254A" w:rsidRDefault="004D1B44" w:rsidP="00F8254A">
      <w:pPr>
        <w:rPr>
          <w:rtl/>
        </w:rPr>
      </w:pPr>
      <w:r>
        <w:rPr>
          <w:rFonts w:cs="Times New Roman" w:hint="cs"/>
          <w:rtl/>
        </w:rPr>
        <w:t>מארק עשה כן ו</w:t>
      </w:r>
      <w:r w:rsidR="0082710A">
        <w:rPr>
          <w:rFonts w:cs="Times New Roman" w:hint="cs"/>
          <w:rtl/>
        </w:rPr>
        <w:t>רעש</w:t>
      </w:r>
      <w:r w:rsidR="008660C7" w:rsidRPr="008660C7">
        <w:rPr>
          <w:rFonts w:cs="Times New Roman"/>
          <w:rtl/>
        </w:rPr>
        <w:t xml:space="preserve"> בקע מהמערכת </w:t>
      </w:r>
      <w:r w:rsidR="00F8254A" w:rsidRPr="00F8254A">
        <w:rPr>
          <w:rFonts w:cs="Times New Roman"/>
          <w:rtl/>
        </w:rPr>
        <w:t>בע</w:t>
      </w:r>
      <w:r w:rsidR="00881521">
        <w:rPr>
          <w:rFonts w:cs="Times New Roman" w:hint="cs"/>
          <w:rtl/>
        </w:rPr>
        <w:t>ו</w:t>
      </w:r>
      <w:r w:rsidR="00F8254A" w:rsidRPr="00F8254A">
        <w:rPr>
          <w:rFonts w:cs="Times New Roman"/>
          <w:rtl/>
        </w:rPr>
        <w:t>צמה מחרישת</w:t>
      </w:r>
      <w:r w:rsidR="00881521">
        <w:rPr>
          <w:rFonts w:cs="Times New Roman" w:hint="cs"/>
          <w:rtl/>
        </w:rPr>
        <w:t xml:space="preserve"> </w:t>
      </w:r>
      <w:r w:rsidR="00C90C6C">
        <w:rPr>
          <w:rFonts w:cs="Times New Roman"/>
          <w:rtl/>
        </w:rPr>
        <w:t>אוזניים</w:t>
      </w:r>
      <w:r w:rsidR="00F8254A">
        <w:rPr>
          <w:rFonts w:cs="Times New Roman" w:hint="cs"/>
          <w:rtl/>
        </w:rPr>
        <w:t>.</w:t>
      </w:r>
      <w:r w:rsidR="008660C7" w:rsidRPr="008660C7">
        <w:rPr>
          <w:rFonts w:cs="Times New Roman"/>
          <w:rtl/>
        </w:rPr>
        <w:t xml:space="preserve"> </w:t>
      </w:r>
      <w:r w:rsidR="008660C7" w:rsidRPr="008660C7">
        <w:rPr>
          <w:rtl/>
        </w:rPr>
        <w:t>שוב אלכס הקשיב ל</w:t>
      </w:r>
      <w:r w:rsidR="008660C7" w:rsidRPr="008660C7">
        <w:rPr>
          <w:rFonts w:hint="cs"/>
          <w:rtl/>
        </w:rPr>
        <w:t>שירי המטאל שלו</w:t>
      </w:r>
      <w:r w:rsidR="008660C7" w:rsidRPr="008660C7">
        <w:rPr>
          <w:rtl/>
        </w:rPr>
        <w:t xml:space="preserve"> – סימן </w:t>
      </w:r>
      <w:r w:rsidR="00F8254A" w:rsidRPr="00F8254A">
        <w:rPr>
          <w:rFonts w:cs="Times New Roman"/>
          <w:rtl/>
        </w:rPr>
        <w:t xml:space="preserve">ברור לכך </w:t>
      </w:r>
      <w:r w:rsidR="008660C7" w:rsidRPr="008660C7">
        <w:rPr>
          <w:rtl/>
        </w:rPr>
        <w:t xml:space="preserve">שהמצב קשה. </w:t>
      </w:r>
    </w:p>
    <w:p w14:paraId="5229D235" w14:textId="60DCD8BF" w:rsidR="00F8254A" w:rsidRDefault="00F8254A" w:rsidP="00F8254A">
      <w:pPr>
        <w:rPr>
          <w:rtl/>
        </w:rPr>
      </w:pPr>
      <w:r>
        <w:rPr>
          <w:rFonts w:cs="Times New Roman"/>
          <w:rtl/>
        </w:rPr>
        <w:t>"</w:t>
      </w:r>
      <w:r w:rsidR="00351DA7">
        <w:rPr>
          <w:rFonts w:cs="Times New Roman" w:hint="cs"/>
          <w:rtl/>
        </w:rPr>
        <w:t xml:space="preserve">מטאל? </w:t>
      </w:r>
      <w:r>
        <w:rPr>
          <w:rFonts w:cs="Times New Roman"/>
          <w:rtl/>
        </w:rPr>
        <w:t>תגיד לי</w:t>
      </w:r>
      <w:r w:rsidR="00881521">
        <w:rPr>
          <w:rFonts w:cs="Times New Roman" w:hint="cs"/>
          <w:rtl/>
        </w:rPr>
        <w:t>,</w:t>
      </w:r>
      <w:r>
        <w:rPr>
          <w:rFonts w:cs="Times New Roman"/>
          <w:rtl/>
        </w:rPr>
        <w:t xml:space="preserve"> אתה נורמלי</w:t>
      </w:r>
      <w:r w:rsidR="00881521">
        <w:rPr>
          <w:rFonts w:cs="Times New Roman" w:hint="cs"/>
          <w:rtl/>
        </w:rPr>
        <w:t>,</w:t>
      </w:r>
      <w:r>
        <w:rPr>
          <w:rFonts w:cs="Times New Roman"/>
          <w:rtl/>
        </w:rPr>
        <w:t xml:space="preserve"> מארק? זה סוזי והבנשיז."</w:t>
      </w:r>
    </w:p>
    <w:p w14:paraId="2BA400EB" w14:textId="2DD66D31" w:rsidR="008660C7" w:rsidRPr="008660C7" w:rsidRDefault="00F8254A" w:rsidP="00F8254A">
      <w:pPr>
        <w:rPr>
          <w:rtl/>
        </w:rPr>
      </w:pPr>
      <w:r>
        <w:rPr>
          <w:rFonts w:cs="Times New Roman"/>
          <w:rtl/>
        </w:rPr>
        <w:t>"טוב</w:t>
      </w:r>
      <w:r w:rsidR="00881521">
        <w:rPr>
          <w:rFonts w:cs="Times New Roman" w:hint="cs"/>
          <w:rtl/>
        </w:rPr>
        <w:t>,</w:t>
      </w:r>
      <w:r>
        <w:rPr>
          <w:rFonts w:cs="Times New Roman"/>
          <w:rtl/>
        </w:rPr>
        <w:t xml:space="preserve"> סליחה שאני לא מתמצא בנבכי הסגנונות," </w:t>
      </w:r>
      <w:r w:rsidR="004D7CCD">
        <w:rPr>
          <w:rFonts w:cs="Times New Roman" w:hint="cs"/>
          <w:rtl/>
        </w:rPr>
        <w:t>כ</w:t>
      </w:r>
      <w:r>
        <w:rPr>
          <w:rFonts w:cs="Times New Roman"/>
          <w:rtl/>
        </w:rPr>
        <w:t xml:space="preserve">אבל הוא </w:t>
      </w:r>
      <w:r w:rsidR="00FF6331">
        <w:rPr>
          <w:rFonts w:cs="Times New Roman" w:hint="cs"/>
          <w:rtl/>
        </w:rPr>
        <w:t xml:space="preserve">כן </w:t>
      </w:r>
      <w:r>
        <w:rPr>
          <w:rFonts w:cs="Times New Roman"/>
          <w:rtl/>
        </w:rPr>
        <w:t xml:space="preserve">התמצא בכך שהמצב היה קשה. </w:t>
      </w:r>
      <w:r w:rsidR="008660C7" w:rsidRPr="008660C7">
        <w:rPr>
          <w:rtl/>
        </w:rPr>
        <w:t>"</w:t>
      </w:r>
      <w:r w:rsidRPr="008660C7">
        <w:rPr>
          <w:rtl/>
        </w:rPr>
        <w:t>תתעודד</w:t>
      </w:r>
      <w:r>
        <w:rPr>
          <w:rFonts w:hint="cs"/>
          <w:rtl/>
        </w:rPr>
        <w:t>,</w:t>
      </w:r>
      <w:r w:rsidRPr="008660C7">
        <w:rPr>
          <w:rtl/>
        </w:rPr>
        <w:t xml:space="preserve"> </w:t>
      </w:r>
      <w:r w:rsidR="008660C7" w:rsidRPr="008660C7">
        <w:rPr>
          <w:rtl/>
        </w:rPr>
        <w:t>אלכס, ממחר א</w:t>
      </w:r>
      <w:r w:rsidR="008660C7" w:rsidRPr="00C93EFE">
        <w:rPr>
          <w:rtl/>
        </w:rPr>
        <w:t>תה מתחיל בש</w:t>
      </w:r>
      <w:r w:rsidR="00881521" w:rsidRPr="00C93EFE">
        <w:rPr>
          <w:rFonts w:hint="cs"/>
          <w:rtl/>
        </w:rPr>
        <w:t>י</w:t>
      </w:r>
      <w:r w:rsidR="008660C7" w:rsidRPr="008660C7">
        <w:rPr>
          <w:rtl/>
        </w:rPr>
        <w:t xml:space="preserve">עורים פרטיים. </w:t>
      </w:r>
      <w:r w:rsidR="00C93EFE" w:rsidRPr="00C93EFE">
        <w:rPr>
          <w:rFonts w:cs="Times New Roman"/>
          <w:rtl/>
        </w:rPr>
        <w:t>והגיע הזמן שתלך</w:t>
      </w:r>
      <w:r w:rsidR="008660C7" w:rsidRPr="008660C7">
        <w:rPr>
          <w:rtl/>
        </w:rPr>
        <w:t xml:space="preserve"> כבר לש</w:t>
      </w:r>
      <w:r w:rsidR="008660C7" w:rsidRPr="008660C7">
        <w:rPr>
          <w:rFonts w:hint="cs"/>
          <w:rtl/>
        </w:rPr>
        <w:t>י</w:t>
      </w:r>
      <w:r w:rsidR="008660C7" w:rsidRPr="008660C7">
        <w:rPr>
          <w:rtl/>
        </w:rPr>
        <w:t>עורי תגבור בעברית ב</w:t>
      </w:r>
      <w:r w:rsidR="002E35AE">
        <w:rPr>
          <w:rtl/>
        </w:rPr>
        <w:t>בית-הספר</w:t>
      </w:r>
      <w:r w:rsidR="008660C7" w:rsidRPr="008660C7">
        <w:rPr>
          <w:rtl/>
        </w:rPr>
        <w:t>."</w:t>
      </w:r>
    </w:p>
    <w:p w14:paraId="4DC3FBEE" w14:textId="77777777" w:rsidR="008660C7" w:rsidRPr="008660C7" w:rsidRDefault="008660C7" w:rsidP="008660C7">
      <w:pPr>
        <w:rPr>
          <w:rtl/>
        </w:rPr>
      </w:pPr>
      <w:r w:rsidRPr="008660C7">
        <w:rPr>
          <w:rtl/>
        </w:rPr>
        <w:t xml:space="preserve">"איזה יום היום?" אלכס </w:t>
      </w:r>
      <w:r w:rsidRPr="008660C7">
        <w:rPr>
          <w:rFonts w:hint="cs"/>
          <w:rtl/>
        </w:rPr>
        <w:t>שאל</w:t>
      </w:r>
      <w:r w:rsidRPr="008660C7">
        <w:rPr>
          <w:rtl/>
        </w:rPr>
        <w:t>.</w:t>
      </w:r>
    </w:p>
    <w:p w14:paraId="72A4BB04" w14:textId="77777777" w:rsidR="008660C7" w:rsidRPr="008660C7" w:rsidRDefault="008660C7" w:rsidP="008660C7">
      <w:pPr>
        <w:rPr>
          <w:rtl/>
        </w:rPr>
      </w:pPr>
      <w:r w:rsidRPr="008660C7">
        <w:rPr>
          <w:rtl/>
        </w:rPr>
        <w:t>"שבת."</w:t>
      </w:r>
    </w:p>
    <w:p w14:paraId="34A77553" w14:textId="77777777" w:rsidR="008660C7" w:rsidRPr="008660C7" w:rsidRDefault="008660C7" w:rsidP="008660C7">
      <w:pPr>
        <w:rPr>
          <w:rtl/>
        </w:rPr>
      </w:pPr>
      <w:r w:rsidRPr="008660C7">
        <w:rPr>
          <w:rtl/>
        </w:rPr>
        <w:t xml:space="preserve">"שבת בערב. </w:t>
      </w:r>
      <w:r w:rsidRPr="008660C7">
        <w:rPr>
          <w:rFonts w:hint="cs"/>
          <w:rtl/>
        </w:rPr>
        <w:t>ו</w:t>
      </w:r>
      <w:r w:rsidRPr="008660C7">
        <w:rPr>
          <w:rtl/>
        </w:rPr>
        <w:t>אנחנו תקועים בבית כמו שתי חתיכות חרא בתחת של אדם עם עצירות."</w:t>
      </w:r>
    </w:p>
    <w:p w14:paraId="174CC826" w14:textId="071379EC" w:rsidR="008660C7" w:rsidRPr="008660C7" w:rsidRDefault="008660C7" w:rsidP="008660C7">
      <w:pPr>
        <w:rPr>
          <w:rFonts w:cs="Times New Roman"/>
          <w:rtl/>
        </w:rPr>
      </w:pPr>
      <w:r w:rsidRPr="008660C7">
        <w:rPr>
          <w:rtl/>
        </w:rPr>
        <w:lastRenderedPageBreak/>
        <w:t xml:space="preserve">מארק צחק. </w:t>
      </w:r>
      <w:r w:rsidRPr="008660C7">
        <w:rPr>
          <w:rFonts w:hint="cs"/>
          <w:rtl/>
        </w:rPr>
        <w:t>"</w:t>
      </w:r>
      <w:r w:rsidRPr="008660C7">
        <w:rPr>
          <w:rFonts w:cs="Times New Roman"/>
          <w:rtl/>
        </w:rPr>
        <w:t xml:space="preserve">היית פחות עצוב עם שני </w:t>
      </w:r>
      <w:r w:rsidRPr="008660C7">
        <w:rPr>
          <w:rFonts w:cs="Times New Roman" w:hint="cs"/>
          <w:rtl/>
        </w:rPr>
        <w:t>ה</w:t>
      </w:r>
      <w:r w:rsidRPr="008660C7">
        <w:rPr>
          <w:rFonts w:cs="Times New Roman"/>
          <w:rtl/>
        </w:rPr>
        <w:t>אלה?</w:t>
      </w:r>
      <w:r w:rsidR="002E4FA0">
        <w:rPr>
          <w:rFonts w:cs="Times New Roman" w:hint="cs"/>
          <w:rtl/>
        </w:rPr>
        <w:t xml:space="preserve"> </w:t>
      </w:r>
      <w:r w:rsidRPr="008660C7">
        <w:rPr>
          <w:rFonts w:cs="Times New Roman"/>
          <w:rtl/>
        </w:rPr>
        <w:t>שני המופרעים האלו מכיתה י</w:t>
      </w:r>
      <w:r w:rsidR="00035117">
        <w:rPr>
          <w:rFonts w:cs="Times New Roman" w:hint="cs"/>
          <w:rtl/>
        </w:rPr>
        <w:t>"</w:t>
      </w:r>
      <w:r w:rsidRPr="008660C7">
        <w:rPr>
          <w:rFonts w:cs="Times New Roman"/>
          <w:rtl/>
        </w:rPr>
        <w:t>ב</w:t>
      </w:r>
      <w:r w:rsidRPr="008660C7">
        <w:rPr>
          <w:rFonts w:cs="Times New Roman" w:hint="cs"/>
          <w:rtl/>
        </w:rPr>
        <w:t xml:space="preserve"> ששרצו פה</w:t>
      </w:r>
      <w:r w:rsidR="00881521">
        <w:rPr>
          <w:rFonts w:cs="Times New Roman" w:hint="cs"/>
          <w:rtl/>
        </w:rPr>
        <w:t>?</w:t>
      </w:r>
      <w:r w:rsidRPr="008660C7">
        <w:rPr>
          <w:rFonts w:cs="Times New Roman" w:hint="cs"/>
          <w:rtl/>
        </w:rPr>
        <w:t xml:space="preserve">" </w:t>
      </w:r>
    </w:p>
    <w:p w14:paraId="77A708DB" w14:textId="17FFC48C" w:rsidR="008660C7" w:rsidRPr="008660C7" w:rsidRDefault="008660C7" w:rsidP="008660C7">
      <w:pPr>
        <w:rPr>
          <w:rtl/>
        </w:rPr>
      </w:pPr>
      <w:r w:rsidRPr="008660C7">
        <w:rPr>
          <w:rFonts w:cs="Times New Roman" w:hint="cs"/>
          <w:rtl/>
        </w:rPr>
        <w:t>"</w:t>
      </w:r>
      <w:r w:rsidRPr="008660C7">
        <w:rPr>
          <w:rFonts w:cs="Times New Roman"/>
          <w:rtl/>
        </w:rPr>
        <w:t xml:space="preserve">לא! מה </w:t>
      </w:r>
      <w:r w:rsidR="004C59E0">
        <w:rPr>
          <w:rFonts w:cs="Times New Roman"/>
          <w:rtl/>
        </w:rPr>
        <w:t>פתאום</w:t>
      </w:r>
      <w:r w:rsidRPr="008660C7">
        <w:rPr>
          <w:rFonts w:cs="Times New Roman"/>
          <w:rtl/>
        </w:rPr>
        <w:t>. הם...</w:t>
      </w:r>
      <w:r w:rsidRPr="008660C7">
        <w:rPr>
          <w:rFonts w:cs="Times New Roman" w:hint="cs"/>
          <w:rtl/>
        </w:rPr>
        <w:t>"</w:t>
      </w:r>
      <w:r w:rsidRPr="008660C7">
        <w:rPr>
          <w:rFonts w:cs="Times New Roman"/>
          <w:rtl/>
        </w:rPr>
        <w:t xml:space="preserve"> אלכס שפשף את עיניו, </w:t>
      </w:r>
      <w:r w:rsidRPr="008660C7">
        <w:rPr>
          <w:rFonts w:cs="Times New Roman" w:hint="cs"/>
          <w:rtl/>
        </w:rPr>
        <w:t>"</w:t>
      </w:r>
      <w:r w:rsidRPr="008660C7">
        <w:rPr>
          <w:rFonts w:cs="Times New Roman"/>
          <w:rtl/>
        </w:rPr>
        <w:t>הם יצאו לת</w:t>
      </w:r>
      <w:r w:rsidRPr="008660C7">
        <w:rPr>
          <w:rFonts w:cs="Times New Roman" w:hint="cs"/>
          <w:rtl/>
        </w:rPr>
        <w:t>ל</w:t>
      </w:r>
      <w:r w:rsidR="00881521">
        <w:rPr>
          <w:rFonts w:cs="Times New Roman" w:hint="cs"/>
          <w:rtl/>
        </w:rPr>
        <w:t xml:space="preserve"> </w:t>
      </w:r>
      <w:r w:rsidRPr="008660C7">
        <w:rPr>
          <w:rFonts w:cs="Times New Roman"/>
          <w:rtl/>
        </w:rPr>
        <w:t>א</w:t>
      </w:r>
      <w:r w:rsidRPr="008660C7">
        <w:rPr>
          <w:rFonts w:cs="Times New Roman" w:hint="cs"/>
          <w:rtl/>
        </w:rPr>
        <w:t>ביב</w:t>
      </w:r>
      <w:r w:rsidRPr="008660C7">
        <w:rPr>
          <w:rFonts w:cs="Times New Roman"/>
          <w:rtl/>
        </w:rPr>
        <w:t xml:space="preserve"> קודם, שאלו אם אני בא.</w:t>
      </w:r>
      <w:r w:rsidRPr="008660C7">
        <w:rPr>
          <w:rFonts w:cs="Times New Roman" w:hint="cs"/>
          <w:rtl/>
        </w:rPr>
        <w:t>"</w:t>
      </w:r>
    </w:p>
    <w:p w14:paraId="5E0BBC75" w14:textId="62635099" w:rsidR="008660C7" w:rsidRPr="008660C7" w:rsidRDefault="008660C7" w:rsidP="008660C7">
      <w:pPr>
        <w:rPr>
          <w:rtl/>
        </w:rPr>
      </w:pPr>
      <w:r w:rsidRPr="008660C7">
        <w:rPr>
          <w:rFonts w:cs="Times New Roman" w:hint="cs"/>
          <w:rtl/>
        </w:rPr>
        <w:t xml:space="preserve">"נו, </w:t>
      </w:r>
      <w:r w:rsidRPr="008660C7">
        <w:rPr>
          <w:rFonts w:cs="Times New Roman"/>
          <w:rtl/>
        </w:rPr>
        <w:t>ו</w:t>
      </w:r>
      <w:r w:rsidRPr="008660C7">
        <w:rPr>
          <w:rFonts w:cs="Times New Roman" w:hint="cs"/>
          <w:rtl/>
        </w:rPr>
        <w:t>..</w:t>
      </w:r>
      <w:r w:rsidRPr="008660C7">
        <w:rPr>
          <w:rFonts w:cs="Times New Roman"/>
          <w:rtl/>
        </w:rPr>
        <w:t>?</w:t>
      </w:r>
      <w:r w:rsidRPr="008660C7">
        <w:rPr>
          <w:rFonts w:cs="Times New Roman" w:hint="cs"/>
          <w:rtl/>
        </w:rPr>
        <w:t>" מארק חשש שבשל הסת</w:t>
      </w:r>
      <w:r w:rsidR="00881521">
        <w:rPr>
          <w:rFonts w:cs="Times New Roman" w:hint="cs"/>
          <w:rtl/>
        </w:rPr>
        <w:t>י</w:t>
      </w:r>
      <w:r w:rsidRPr="008660C7">
        <w:rPr>
          <w:rFonts w:cs="Times New Roman" w:hint="cs"/>
          <w:rtl/>
        </w:rPr>
        <w:t>יגויותיו מאותם בחורים שואפי</w:t>
      </w:r>
      <w:r w:rsidR="00881521">
        <w:rPr>
          <w:rFonts w:cs="Times New Roman" w:hint="cs"/>
          <w:rtl/>
        </w:rPr>
        <w:t xml:space="preserve"> </w:t>
      </w:r>
      <w:r w:rsidRPr="008660C7">
        <w:rPr>
          <w:rFonts w:cs="Times New Roman" w:hint="cs"/>
          <w:rtl/>
        </w:rPr>
        <w:t>דבק, אלכס שוב בודד.</w:t>
      </w:r>
    </w:p>
    <w:p w14:paraId="0349BAEF" w14:textId="77777777" w:rsidR="008660C7" w:rsidRPr="008660C7" w:rsidRDefault="008660C7" w:rsidP="008660C7">
      <w:pPr>
        <w:rPr>
          <w:rtl/>
        </w:rPr>
      </w:pPr>
      <w:r w:rsidRPr="008660C7">
        <w:rPr>
          <w:rFonts w:cs="Times New Roman" w:hint="cs"/>
          <w:rtl/>
        </w:rPr>
        <w:t>"</w:t>
      </w:r>
      <w:r w:rsidRPr="008660C7">
        <w:rPr>
          <w:rFonts w:cs="Times New Roman"/>
          <w:rtl/>
        </w:rPr>
        <w:t>לא בא.</w:t>
      </w:r>
      <w:r w:rsidRPr="008660C7">
        <w:rPr>
          <w:rFonts w:cs="Times New Roman" w:hint="cs"/>
          <w:rtl/>
        </w:rPr>
        <w:t>"</w:t>
      </w:r>
    </w:p>
    <w:p w14:paraId="3E9521EA" w14:textId="1B465105" w:rsidR="008660C7" w:rsidRPr="00881521" w:rsidRDefault="008660C7" w:rsidP="008660C7">
      <w:pPr>
        <w:rPr>
          <w:color w:val="A6A6A6" w:themeColor="background1" w:themeShade="A6"/>
          <w:rtl/>
        </w:rPr>
      </w:pPr>
      <w:r w:rsidRPr="008660C7">
        <w:rPr>
          <w:rFonts w:hint="cs"/>
          <w:rtl/>
        </w:rPr>
        <w:t>מארק</w:t>
      </w:r>
      <w:r w:rsidRPr="008660C7">
        <w:rPr>
          <w:rtl/>
        </w:rPr>
        <w:t xml:space="preserve"> הרים מה</w:t>
      </w:r>
      <w:r w:rsidR="004C59E0">
        <w:rPr>
          <w:rtl/>
        </w:rPr>
        <w:t>רצפה</w:t>
      </w:r>
      <w:r w:rsidRPr="008660C7">
        <w:rPr>
          <w:rtl/>
        </w:rPr>
        <w:t xml:space="preserve"> דף </w:t>
      </w:r>
      <w:r w:rsidR="004D1B44">
        <w:rPr>
          <w:rFonts w:hint="cs"/>
          <w:rtl/>
        </w:rPr>
        <w:t>ש</w:t>
      </w:r>
      <w:r w:rsidRPr="008660C7">
        <w:rPr>
          <w:rFonts w:hint="cs"/>
          <w:rtl/>
        </w:rPr>
        <w:t>עליו</w:t>
      </w:r>
      <w:r w:rsidRPr="008660C7">
        <w:rPr>
          <w:rtl/>
        </w:rPr>
        <w:t xml:space="preserve"> רשימ</w:t>
      </w:r>
      <w:r w:rsidRPr="008660C7">
        <w:rPr>
          <w:rFonts w:hint="cs"/>
          <w:rtl/>
        </w:rPr>
        <w:t>ת מילים</w:t>
      </w:r>
      <w:r w:rsidRPr="008660C7">
        <w:rPr>
          <w:rtl/>
        </w:rPr>
        <w:t xml:space="preserve"> כתובות בעברית, בכתב שבור. </w:t>
      </w:r>
      <w:r w:rsidRPr="008660C7">
        <w:rPr>
          <w:rFonts w:hint="cs"/>
          <w:rtl/>
        </w:rPr>
        <w:t>'</w:t>
      </w:r>
      <w:r w:rsidRPr="008660C7">
        <w:rPr>
          <w:rtl/>
        </w:rPr>
        <w:t>שבעתיים</w:t>
      </w:r>
      <w:r w:rsidRPr="008660C7">
        <w:rPr>
          <w:rFonts w:hint="cs"/>
          <w:rtl/>
        </w:rPr>
        <w:t>'</w:t>
      </w:r>
      <w:r w:rsidRPr="008660C7">
        <w:rPr>
          <w:rtl/>
        </w:rPr>
        <w:t xml:space="preserve">, </w:t>
      </w:r>
      <w:r w:rsidRPr="008660C7">
        <w:rPr>
          <w:rFonts w:hint="cs"/>
          <w:rtl/>
        </w:rPr>
        <w:t>'</w:t>
      </w:r>
      <w:r w:rsidRPr="008660C7">
        <w:rPr>
          <w:rtl/>
        </w:rPr>
        <w:t>בסיכומו</w:t>
      </w:r>
      <w:r w:rsidRPr="008660C7">
        <w:rPr>
          <w:rFonts w:hint="cs"/>
          <w:rtl/>
        </w:rPr>
        <w:t>'</w:t>
      </w:r>
      <w:r w:rsidRPr="008660C7">
        <w:rPr>
          <w:rtl/>
        </w:rPr>
        <w:t xml:space="preserve">, </w:t>
      </w:r>
      <w:r w:rsidRPr="008660C7">
        <w:rPr>
          <w:rFonts w:hint="cs"/>
          <w:rtl/>
        </w:rPr>
        <w:t>'</w:t>
      </w:r>
      <w:r w:rsidRPr="008660C7">
        <w:rPr>
          <w:rtl/>
        </w:rPr>
        <w:t>תהליך</w:t>
      </w:r>
      <w:r w:rsidRPr="008660C7">
        <w:rPr>
          <w:rFonts w:hint="cs"/>
          <w:rtl/>
        </w:rPr>
        <w:t>'</w:t>
      </w:r>
      <w:r w:rsidRPr="008660C7">
        <w:rPr>
          <w:rtl/>
        </w:rPr>
        <w:t xml:space="preserve">, </w:t>
      </w:r>
      <w:r w:rsidRPr="008660C7">
        <w:rPr>
          <w:rFonts w:hint="cs"/>
          <w:rtl/>
        </w:rPr>
        <w:t>'</w:t>
      </w:r>
      <w:r w:rsidRPr="008660C7">
        <w:rPr>
          <w:rtl/>
        </w:rPr>
        <w:t>בפרהסיה</w:t>
      </w:r>
      <w:r w:rsidRPr="008660C7">
        <w:rPr>
          <w:rFonts w:hint="cs"/>
          <w:rtl/>
        </w:rPr>
        <w:t>'</w:t>
      </w:r>
      <w:r w:rsidRPr="008660C7">
        <w:rPr>
          <w:rtl/>
        </w:rPr>
        <w:t xml:space="preserve">, </w:t>
      </w:r>
      <w:r w:rsidRPr="008660C7">
        <w:rPr>
          <w:rFonts w:hint="cs"/>
          <w:rtl/>
        </w:rPr>
        <w:t>'</w:t>
      </w:r>
      <w:r w:rsidRPr="008660C7">
        <w:rPr>
          <w:rtl/>
        </w:rPr>
        <w:t>תולדות</w:t>
      </w:r>
      <w:r w:rsidRPr="008660C7">
        <w:rPr>
          <w:rFonts w:hint="cs"/>
          <w:rtl/>
        </w:rPr>
        <w:t>'</w:t>
      </w:r>
      <w:r w:rsidRPr="008660C7">
        <w:rPr>
          <w:rtl/>
        </w:rPr>
        <w:t xml:space="preserve">. ליד </w:t>
      </w:r>
      <w:r w:rsidRPr="008660C7">
        <w:rPr>
          <w:rFonts w:hint="cs"/>
          <w:rtl/>
        </w:rPr>
        <w:t>'</w:t>
      </w:r>
      <w:r w:rsidRPr="008660C7">
        <w:rPr>
          <w:rtl/>
        </w:rPr>
        <w:t>תהליך</w:t>
      </w:r>
      <w:r w:rsidRPr="008660C7">
        <w:rPr>
          <w:rFonts w:hint="cs"/>
          <w:rtl/>
        </w:rPr>
        <w:t>'</w:t>
      </w:r>
      <w:r w:rsidRPr="008660C7">
        <w:rPr>
          <w:rtl/>
        </w:rPr>
        <w:t xml:space="preserve"> הוא כתב </w:t>
      </w:r>
      <w:r w:rsidRPr="008660C7">
        <w:rPr>
          <w:rFonts w:hint="cs"/>
          <w:rtl/>
        </w:rPr>
        <w:t>'</w:t>
      </w:r>
      <w:r w:rsidRPr="008660C7">
        <w:t>process</w:t>
      </w:r>
      <w:r w:rsidRPr="008660C7">
        <w:rPr>
          <w:rFonts w:hint="cs"/>
          <w:rtl/>
        </w:rPr>
        <w:t>'</w:t>
      </w:r>
      <w:r w:rsidRPr="008660C7">
        <w:rPr>
          <w:rtl/>
        </w:rPr>
        <w:t xml:space="preserve">, </w:t>
      </w:r>
      <w:r w:rsidR="001A2C4B" w:rsidRPr="001A2C4B">
        <w:rPr>
          <w:rFonts w:cs="Times New Roman"/>
          <w:rtl/>
        </w:rPr>
        <w:t xml:space="preserve">אבל מהם אותם שבעתיים? </w:t>
      </w:r>
      <w:r w:rsidRPr="008660C7">
        <w:rPr>
          <w:rtl/>
        </w:rPr>
        <w:t>את המילים האחרות לא הכיר.</w:t>
      </w:r>
      <w:r w:rsidRPr="00881521">
        <w:rPr>
          <w:color w:val="A6A6A6" w:themeColor="background1" w:themeShade="A6"/>
          <w:rtl/>
        </w:rPr>
        <w:t xml:space="preserve"> </w:t>
      </w:r>
      <w:r w:rsidR="00F8254A" w:rsidRPr="00881521">
        <w:rPr>
          <w:rFonts w:hint="cs"/>
          <w:color w:val="A6A6A6" w:themeColor="background1" w:themeShade="A6"/>
          <w:rtl/>
        </w:rPr>
        <w:t>[[</w:t>
      </w:r>
      <w:r w:rsidRPr="00881521">
        <w:rPr>
          <w:color w:val="A6A6A6" w:themeColor="background1" w:themeShade="A6"/>
          <w:rtl/>
        </w:rPr>
        <w:t>"זה לא משנה אלכס, זה לא משנה."</w:t>
      </w:r>
    </w:p>
    <w:p w14:paraId="7A42E599" w14:textId="77777777" w:rsidR="008660C7" w:rsidRPr="00881521" w:rsidRDefault="008660C7" w:rsidP="008660C7">
      <w:pPr>
        <w:rPr>
          <w:color w:val="A6A6A6" w:themeColor="background1" w:themeShade="A6"/>
          <w:rtl/>
        </w:rPr>
      </w:pPr>
      <w:r w:rsidRPr="00881521">
        <w:rPr>
          <w:color w:val="A6A6A6" w:themeColor="background1" w:themeShade="A6"/>
          <w:rtl/>
        </w:rPr>
        <w:t>"עזוב אותי מארק, אין לי כ</w:t>
      </w:r>
      <w:r w:rsidRPr="00881521">
        <w:rPr>
          <w:rFonts w:hint="cs"/>
          <w:color w:val="A6A6A6" w:themeColor="background1" w:themeShade="A6"/>
          <w:rtl/>
        </w:rPr>
        <w:t>ו</w:t>
      </w:r>
      <w:r w:rsidRPr="00881521">
        <w:rPr>
          <w:color w:val="A6A6A6" w:themeColor="background1" w:themeShade="A6"/>
          <w:rtl/>
        </w:rPr>
        <w:t>ח."</w:t>
      </w:r>
    </w:p>
    <w:p w14:paraId="736F1C62" w14:textId="77777777" w:rsidR="008660C7" w:rsidRPr="00881521" w:rsidRDefault="008660C7" w:rsidP="008660C7">
      <w:pPr>
        <w:rPr>
          <w:color w:val="A6A6A6" w:themeColor="background1" w:themeShade="A6"/>
          <w:rtl/>
        </w:rPr>
      </w:pPr>
      <w:r w:rsidRPr="00881521">
        <w:rPr>
          <w:color w:val="A6A6A6" w:themeColor="background1" w:themeShade="A6"/>
          <w:rtl/>
        </w:rPr>
        <w:t>"רק אל תבכה."</w:t>
      </w:r>
    </w:p>
    <w:p w14:paraId="08A0DAE9" w14:textId="74B46D12" w:rsidR="008660C7" w:rsidRPr="00881521" w:rsidRDefault="008660C7" w:rsidP="008660C7">
      <w:pPr>
        <w:rPr>
          <w:color w:val="A6A6A6" w:themeColor="background1" w:themeShade="A6"/>
          <w:rtl/>
        </w:rPr>
      </w:pPr>
      <w:r w:rsidRPr="00881521">
        <w:rPr>
          <w:color w:val="A6A6A6" w:themeColor="background1" w:themeShade="A6"/>
          <w:rtl/>
        </w:rPr>
        <w:t>"אני לא בוכה, אני..."</w:t>
      </w:r>
      <w:r w:rsidRPr="00881521">
        <w:rPr>
          <w:rFonts w:hint="cs"/>
          <w:color w:val="A6A6A6" w:themeColor="background1" w:themeShade="A6"/>
          <w:rtl/>
        </w:rPr>
        <w:t xml:space="preserve"> [בליבו הוא חשב שאת טולאסי הוא אהב יותר מאשר את הדס, ואת ליליאן יותר מטולאסי, ואת סאקורה יותר מאשר את ליליאן. והוא חשב שבוודאי את חברתו הבאה הוא יאהב יותר מאשר אהב את סאקורה, וזה גרם לו לעצב רב, לחשוב איך יהיו כאלה שהוא יאהב יותר משאהב אותה, שהאהבה הזאת </w:t>
      </w:r>
      <w:r w:rsidRPr="00881521">
        <w:rPr>
          <w:color w:val="A6A6A6" w:themeColor="background1" w:themeShade="A6"/>
        </w:rPr>
        <w:t>will be superseded</w:t>
      </w:r>
      <w:r w:rsidRPr="00881521">
        <w:rPr>
          <w:rFonts w:hint="cs"/>
          <w:color w:val="A6A6A6" w:themeColor="background1" w:themeShade="A6"/>
          <w:rtl/>
        </w:rPr>
        <w:t xml:space="preserve">, משהו שהיה </w:t>
      </w:r>
      <w:r w:rsidRPr="00881521">
        <w:rPr>
          <w:color w:val="A6A6A6" w:themeColor="background1" w:themeShade="A6"/>
          <w:rtl/>
        </w:rPr>
        <w:t>–</w:t>
      </w:r>
      <w:r w:rsidRPr="00881521">
        <w:rPr>
          <w:rFonts w:hint="cs"/>
          <w:color w:val="A6A6A6" w:themeColor="background1" w:themeShade="A6"/>
          <w:rtl/>
        </w:rPr>
        <w:t xml:space="preserve"> נגוז, משהו שהיה יקר לו</w:t>
      </w:r>
      <w:r w:rsidR="00352290" w:rsidRPr="00881521">
        <w:rPr>
          <w:rFonts w:hint="cs"/>
          <w:color w:val="A6A6A6" w:themeColor="background1" w:themeShade="A6"/>
          <w:rtl/>
        </w:rPr>
        <w:t xml:space="preserve"> מאוד.</w:t>
      </w:r>
      <w:r w:rsidRPr="00881521">
        <w:rPr>
          <w:rFonts w:hint="cs"/>
          <w:color w:val="A6A6A6" w:themeColor="background1" w:themeShade="A6"/>
          <w:rtl/>
        </w:rPr>
        <w:t xml:space="preserve"> בליבו האלכס שהשאיר בלונדון היה ילד, ופה הוא הפך לנער, למישהו בוגר שסאקורה כבר איננה יקרה לליבו כמו פעם, וזה העציב אותו</w:t>
      </w:r>
      <w:r w:rsidR="00352290" w:rsidRPr="00881521">
        <w:rPr>
          <w:rFonts w:hint="cs"/>
          <w:color w:val="A6A6A6" w:themeColor="background1" w:themeShade="A6"/>
          <w:rtl/>
        </w:rPr>
        <w:t xml:space="preserve"> מאוד.</w:t>
      </w:r>
      <w:r w:rsidRPr="00881521">
        <w:rPr>
          <w:rFonts w:hint="cs"/>
          <w:color w:val="A6A6A6" w:themeColor="background1" w:themeShade="A6"/>
          <w:rtl/>
        </w:rPr>
        <w:t xml:space="preserve"> וגו']</w:t>
      </w:r>
    </w:p>
    <w:p w14:paraId="1DFAC123" w14:textId="77777777" w:rsidR="008660C7" w:rsidRPr="00881521" w:rsidRDefault="008660C7" w:rsidP="008660C7">
      <w:pPr>
        <w:rPr>
          <w:color w:val="A6A6A6" w:themeColor="background1" w:themeShade="A6"/>
          <w:rtl/>
        </w:rPr>
      </w:pPr>
      <w:r w:rsidRPr="00881521">
        <w:rPr>
          <w:color w:val="A6A6A6" w:themeColor="background1" w:themeShade="A6"/>
          <w:rtl/>
        </w:rPr>
        <w:t xml:space="preserve">מארק </w:t>
      </w:r>
      <w:r w:rsidRPr="00881521">
        <w:rPr>
          <w:rFonts w:hint="cs"/>
          <w:color w:val="A6A6A6" w:themeColor="background1" w:themeShade="A6"/>
          <w:rtl/>
        </w:rPr>
        <w:t>שב ל</w:t>
      </w:r>
      <w:r w:rsidRPr="00881521">
        <w:rPr>
          <w:color w:val="A6A6A6" w:themeColor="background1" w:themeShade="A6"/>
          <w:rtl/>
        </w:rPr>
        <w:t>השתרע על המזרן שלו.</w:t>
      </w:r>
    </w:p>
    <w:p w14:paraId="37D020CD" w14:textId="77777777" w:rsidR="008660C7" w:rsidRPr="00881521" w:rsidRDefault="008660C7" w:rsidP="008660C7">
      <w:pPr>
        <w:rPr>
          <w:color w:val="A6A6A6" w:themeColor="background1" w:themeShade="A6"/>
          <w:rtl/>
        </w:rPr>
      </w:pPr>
      <w:r w:rsidRPr="00881521">
        <w:rPr>
          <w:color w:val="A6A6A6" w:themeColor="background1" w:themeShade="A6"/>
          <w:rtl/>
        </w:rPr>
        <w:t>"מה אתה נשכב כאן, אין לך איזה מאמר או משהו לקרא?"</w:t>
      </w:r>
    </w:p>
    <w:p w14:paraId="46871E15" w14:textId="77777777" w:rsidR="008660C7" w:rsidRPr="00881521" w:rsidRDefault="008660C7" w:rsidP="008660C7">
      <w:pPr>
        <w:rPr>
          <w:color w:val="A6A6A6" w:themeColor="background1" w:themeShade="A6"/>
          <w:rtl/>
        </w:rPr>
      </w:pPr>
      <w:r w:rsidRPr="00881521">
        <w:rPr>
          <w:color w:val="A6A6A6" w:themeColor="background1" w:themeShade="A6"/>
          <w:rtl/>
        </w:rPr>
        <w:t>מארק ניענע בראשו.</w:t>
      </w:r>
    </w:p>
    <w:p w14:paraId="4899DBA7" w14:textId="77777777" w:rsidR="008660C7" w:rsidRPr="00881521" w:rsidRDefault="008660C7" w:rsidP="008660C7">
      <w:pPr>
        <w:rPr>
          <w:color w:val="A6A6A6" w:themeColor="background1" w:themeShade="A6"/>
          <w:rtl/>
        </w:rPr>
      </w:pPr>
      <w:r w:rsidRPr="00881521">
        <w:rPr>
          <w:color w:val="A6A6A6" w:themeColor="background1" w:themeShade="A6"/>
          <w:rtl/>
        </w:rPr>
        <w:t>כשה</w:t>
      </w:r>
      <w:r w:rsidRPr="00881521">
        <w:rPr>
          <w:rFonts w:hint="cs"/>
          <w:color w:val="A6A6A6" w:themeColor="background1" w:themeShade="A6"/>
          <w:rtl/>
        </w:rPr>
        <w:t xml:space="preserve">שיר </w:t>
      </w:r>
      <w:r w:rsidRPr="00881521">
        <w:rPr>
          <w:color w:val="A6A6A6" w:themeColor="background1" w:themeShade="A6"/>
          <w:rtl/>
        </w:rPr>
        <w:t>נגמר מארק אמר, "בוא לרוץ איתי."</w:t>
      </w:r>
    </w:p>
    <w:p w14:paraId="518C6F35" w14:textId="77777777" w:rsidR="008660C7" w:rsidRPr="00881521" w:rsidRDefault="008660C7" w:rsidP="008660C7">
      <w:pPr>
        <w:rPr>
          <w:color w:val="A6A6A6" w:themeColor="background1" w:themeShade="A6"/>
          <w:rtl/>
        </w:rPr>
      </w:pPr>
      <w:r w:rsidRPr="00881521">
        <w:rPr>
          <w:color w:val="A6A6A6" w:themeColor="background1" w:themeShade="A6"/>
          <w:rtl/>
        </w:rPr>
        <w:t>"אני לא רץ."</w:t>
      </w:r>
    </w:p>
    <w:p w14:paraId="1393206B" w14:textId="77777777" w:rsidR="008660C7" w:rsidRPr="00881521" w:rsidRDefault="008660C7" w:rsidP="008660C7">
      <w:pPr>
        <w:rPr>
          <w:color w:val="A6A6A6" w:themeColor="background1" w:themeShade="A6"/>
          <w:rtl/>
        </w:rPr>
      </w:pPr>
      <w:r w:rsidRPr="00881521">
        <w:rPr>
          <w:color w:val="A6A6A6" w:themeColor="background1" w:themeShade="A6"/>
          <w:rtl/>
        </w:rPr>
        <w:t>"אתה מעדיף להישאר תקוע כמו חתיכת חרא?"</w:t>
      </w:r>
    </w:p>
    <w:p w14:paraId="0E4F6C63" w14:textId="77777777" w:rsidR="008660C7" w:rsidRPr="00881521" w:rsidRDefault="008660C7" w:rsidP="008660C7">
      <w:pPr>
        <w:rPr>
          <w:color w:val="A6A6A6" w:themeColor="background1" w:themeShade="A6"/>
          <w:rtl/>
        </w:rPr>
      </w:pPr>
      <w:r w:rsidRPr="00881521">
        <w:rPr>
          <w:color w:val="A6A6A6" w:themeColor="background1" w:themeShade="A6"/>
          <w:rtl/>
        </w:rPr>
        <w:t>אלכס לא ידע מה הוא מעדיף.</w:t>
      </w:r>
    </w:p>
    <w:p w14:paraId="17FDB855" w14:textId="2250B0AE" w:rsidR="008660C7" w:rsidRPr="00881521" w:rsidRDefault="00F8254A" w:rsidP="008660C7">
      <w:pPr>
        <w:rPr>
          <w:color w:val="A6A6A6" w:themeColor="background1" w:themeShade="A6"/>
          <w:rtl/>
        </w:rPr>
      </w:pPr>
      <w:r w:rsidRPr="00881521">
        <w:rPr>
          <w:rFonts w:hint="cs"/>
          <w:color w:val="A6A6A6" w:themeColor="background1" w:themeShade="A6"/>
          <w:rtl/>
        </w:rPr>
        <w:t>]]</w:t>
      </w:r>
    </w:p>
    <w:p w14:paraId="7B95485A" w14:textId="77777777" w:rsidR="008660C7" w:rsidRPr="008660C7" w:rsidRDefault="008660C7" w:rsidP="008660C7">
      <w:pPr>
        <w:rPr>
          <w:rFonts w:cs="Times New Roman"/>
          <w:rtl/>
        </w:rPr>
      </w:pPr>
    </w:p>
    <w:p w14:paraId="29059CBB" w14:textId="77777777" w:rsidR="008660C7" w:rsidRPr="008660C7" w:rsidRDefault="008660C7" w:rsidP="008660C7">
      <w:pPr>
        <w:rPr>
          <w:rtl/>
        </w:rPr>
      </w:pPr>
    </w:p>
    <w:p w14:paraId="575A8B79" w14:textId="77777777" w:rsidR="008660C7" w:rsidRPr="008660C7" w:rsidRDefault="008660C7" w:rsidP="008660C7">
      <w:pPr>
        <w:rPr>
          <w:rtl/>
        </w:rPr>
      </w:pPr>
    </w:p>
    <w:p w14:paraId="47A57D1E" w14:textId="2498A5AE" w:rsidR="008660C7" w:rsidRPr="00881521" w:rsidRDefault="008660C7" w:rsidP="008660C7">
      <w:pPr>
        <w:rPr>
          <w:color w:val="A6A6A6" w:themeColor="background1" w:themeShade="A6"/>
          <w:rtl/>
        </w:rPr>
      </w:pPr>
      <w:r w:rsidRPr="00881521">
        <w:rPr>
          <w:rFonts w:hint="cs"/>
          <w:color w:val="A6A6A6" w:themeColor="background1" w:themeShade="A6"/>
          <w:rtl/>
        </w:rPr>
        <w:t>[המריבה עם הסכין קרתה ביום שבו כל שכבת י"ב היו בפעילות כלשהי מחוץ ל</w:t>
      </w:r>
      <w:r w:rsidR="002E35AE" w:rsidRPr="00881521">
        <w:rPr>
          <w:rFonts w:hint="cs"/>
          <w:color w:val="A6A6A6" w:themeColor="background1" w:themeShade="A6"/>
          <w:rtl/>
        </w:rPr>
        <w:t>בית-הספר</w:t>
      </w:r>
      <w:r w:rsidRPr="00881521">
        <w:rPr>
          <w:rFonts w:hint="cs"/>
          <w:color w:val="A6A6A6" w:themeColor="background1" w:themeShade="A6"/>
          <w:rtl/>
        </w:rPr>
        <w:t>.</w:t>
      </w:r>
    </w:p>
    <w:p w14:paraId="32BDD1C6" w14:textId="77777777" w:rsidR="008660C7" w:rsidRPr="00881521" w:rsidRDefault="008660C7" w:rsidP="008660C7">
      <w:pPr>
        <w:rPr>
          <w:color w:val="A6A6A6" w:themeColor="background1" w:themeShade="A6"/>
          <w:rtl/>
        </w:rPr>
      </w:pPr>
      <w:r w:rsidRPr="00881521">
        <w:rPr>
          <w:rFonts w:hint="cs"/>
          <w:color w:val="A6A6A6" w:themeColor="background1" w:themeShade="A6"/>
          <w:rtl/>
        </w:rPr>
        <w:t xml:space="preserve">לאחר מכן הוא לא היה חבר שלהם יותר. </w:t>
      </w:r>
      <w:r w:rsidRPr="00881521">
        <w:rPr>
          <w:color w:val="A6A6A6" w:themeColor="background1" w:themeShade="A6"/>
          <w:rtl/>
        </w:rPr>
        <w:t>–</w:t>
      </w:r>
      <w:r w:rsidRPr="00881521">
        <w:rPr>
          <w:rFonts w:hint="cs"/>
          <w:color w:val="A6A6A6" w:themeColor="background1" w:themeShade="A6"/>
          <w:rtl/>
        </w:rPr>
        <w:t xml:space="preserve"> להסביר.</w:t>
      </w:r>
    </w:p>
    <w:p w14:paraId="372565A8" w14:textId="77777777" w:rsidR="008660C7" w:rsidRPr="00881521" w:rsidRDefault="008660C7" w:rsidP="008660C7">
      <w:pPr>
        <w:rPr>
          <w:color w:val="A6A6A6" w:themeColor="background1" w:themeShade="A6"/>
          <w:rtl/>
        </w:rPr>
      </w:pPr>
      <w:r w:rsidRPr="00881521">
        <w:rPr>
          <w:rFonts w:hint="cs"/>
          <w:color w:val="A6A6A6" w:themeColor="background1" w:themeShade="A6"/>
          <w:rtl/>
        </w:rPr>
        <w:t>הם לא ויתרו בקלות על הבית שלו ועדיין היו מגיעים מדי פעם, אבל הגיע רגע שהוא לא הרשה את זה יותר וגו' רק שניים שהיו באים ומבשלים אוכל, הם היו מביאים לו המון אוכל מפני שלא רצו לנצל אותו. אבל גם הם נעלמו תמיד כשארקדי הופיע, כי הוא לא סבל אותם. וזה נגמר. הוא עבר לאלו מהשכבה שלו, שחתכו אותו, שרצו להגיע לצנחנים.</w:t>
      </w:r>
    </w:p>
    <w:p w14:paraId="71D17D59" w14:textId="30B9B7DF" w:rsidR="008660C7" w:rsidRPr="00881521" w:rsidRDefault="008660C7" w:rsidP="008660C7">
      <w:pPr>
        <w:widowControl w:val="0"/>
        <w:rPr>
          <w:color w:val="A6A6A6" w:themeColor="background1" w:themeShade="A6"/>
          <w:rtl/>
        </w:rPr>
      </w:pPr>
      <w:r w:rsidRPr="00881521">
        <w:rPr>
          <w:rFonts w:hint="cs"/>
          <w:color w:val="A6A6A6" w:themeColor="background1" w:themeShade="A6"/>
          <w:rtl/>
        </w:rPr>
        <w:t>]</w:t>
      </w:r>
    </w:p>
    <w:p w14:paraId="4073DCA8" w14:textId="6AA2087F" w:rsidR="00B13BD4" w:rsidRDefault="00B13BD4" w:rsidP="00B13BD4">
      <w:pPr>
        <w:widowControl w:val="0"/>
        <w:rPr>
          <w:rtl/>
        </w:rPr>
      </w:pPr>
    </w:p>
    <w:p w14:paraId="00B73CF0" w14:textId="3DCCAA27" w:rsidR="0053532A" w:rsidRPr="00CD067C" w:rsidRDefault="002404D5" w:rsidP="00D14A18">
      <w:pPr>
        <w:pStyle w:val="Heading2"/>
        <w:rPr>
          <w:rtl/>
        </w:rPr>
      </w:pPr>
      <w:r w:rsidRPr="002404D5">
        <w:rPr>
          <w:rtl/>
        </w:rPr>
        <w:lastRenderedPageBreak/>
        <w:t>גאוותן, נקמן, שאפתן</w:t>
      </w:r>
    </w:p>
    <w:p w14:paraId="10A97551" w14:textId="2DC2453E" w:rsidR="004627AB" w:rsidRPr="00881521" w:rsidRDefault="00867AAD" w:rsidP="00250000">
      <w:pPr>
        <w:rPr>
          <w:color w:val="A6A6A6" w:themeColor="background1" w:themeShade="A6"/>
          <w:rtl/>
        </w:rPr>
      </w:pPr>
      <w:r w:rsidRPr="00881521">
        <w:rPr>
          <w:rFonts w:hint="cs"/>
          <w:color w:val="A6A6A6" w:themeColor="background1" w:themeShade="A6"/>
          <w:rtl/>
        </w:rPr>
        <w:t>[</w:t>
      </w:r>
      <w:r w:rsidR="004627AB" w:rsidRPr="00881521">
        <w:rPr>
          <w:color w:val="A6A6A6" w:themeColor="background1" w:themeShade="A6"/>
          <w:rtl/>
        </w:rPr>
        <w:t xml:space="preserve">אלכס החל להגיע לשיעורי התגבור בעברית לעולים חדשים </w:t>
      </w:r>
      <w:r w:rsidR="00823528" w:rsidRPr="00881521">
        <w:rPr>
          <w:rFonts w:hint="cs"/>
          <w:color w:val="A6A6A6" w:themeColor="background1" w:themeShade="A6"/>
          <w:rtl/>
        </w:rPr>
        <w:t xml:space="preserve">שנערכו </w:t>
      </w:r>
      <w:r w:rsidR="004627AB" w:rsidRPr="00881521">
        <w:rPr>
          <w:color w:val="A6A6A6" w:themeColor="background1" w:themeShade="A6"/>
          <w:rtl/>
        </w:rPr>
        <w:t>פעמיים בשבוע לאחר הלימודים</w:t>
      </w:r>
      <w:r w:rsidR="00AA69C2" w:rsidRPr="00881521">
        <w:rPr>
          <w:rFonts w:hint="cs"/>
          <w:color w:val="A6A6A6" w:themeColor="background1" w:themeShade="A6"/>
          <w:rtl/>
        </w:rPr>
        <w:t>,</w:t>
      </w:r>
      <w:r w:rsidR="00823528" w:rsidRPr="00881521">
        <w:rPr>
          <w:rFonts w:hint="cs"/>
          <w:color w:val="A6A6A6" w:themeColor="background1" w:themeShade="A6"/>
          <w:rtl/>
        </w:rPr>
        <w:t xml:space="preserve"> בבית</w:t>
      </w:r>
      <w:r w:rsidR="007B3700" w:rsidRPr="00881521">
        <w:rPr>
          <w:rFonts w:hint="cs"/>
          <w:color w:val="A6A6A6" w:themeColor="background1" w:themeShade="A6"/>
          <w:rtl/>
        </w:rPr>
        <w:t>-</w:t>
      </w:r>
      <w:r w:rsidR="00823528" w:rsidRPr="00881521">
        <w:rPr>
          <w:rFonts w:hint="cs"/>
          <w:color w:val="A6A6A6" w:themeColor="background1" w:themeShade="A6"/>
          <w:rtl/>
        </w:rPr>
        <w:t>הספר השומם</w:t>
      </w:r>
      <w:r w:rsidR="00AA69C2" w:rsidRPr="00881521">
        <w:rPr>
          <w:rFonts w:hint="cs"/>
          <w:color w:val="A6A6A6" w:themeColor="background1" w:themeShade="A6"/>
          <w:rtl/>
        </w:rPr>
        <w:t xml:space="preserve"> במתחם חטיבת הביניים</w:t>
      </w:r>
      <w:r w:rsidR="004627AB" w:rsidRPr="00881521">
        <w:rPr>
          <w:color w:val="A6A6A6" w:themeColor="background1" w:themeShade="A6"/>
          <w:rtl/>
        </w:rPr>
        <w:t>.</w:t>
      </w:r>
      <w:r w:rsidRPr="00881521">
        <w:rPr>
          <w:rFonts w:hint="cs"/>
          <w:color w:val="A6A6A6" w:themeColor="background1" w:themeShade="A6"/>
          <w:rtl/>
        </w:rPr>
        <w:t>]</w:t>
      </w:r>
    </w:p>
    <w:p w14:paraId="50066BC2" w14:textId="0FD9ACD5" w:rsidR="004627AB" w:rsidRPr="00CD067C" w:rsidRDefault="00BD047D" w:rsidP="002969C8">
      <w:pPr>
        <w:rPr>
          <w:rtl/>
        </w:rPr>
      </w:pPr>
      <w:r>
        <w:rPr>
          <w:rFonts w:hint="cs"/>
          <w:rtl/>
        </w:rPr>
        <w:t>מעטים היו התלמידים שהתמיד</w:t>
      </w:r>
      <w:r w:rsidR="00AA69C2">
        <w:rPr>
          <w:rFonts w:hint="cs"/>
          <w:rtl/>
        </w:rPr>
        <w:t>ו</w:t>
      </w:r>
      <w:r w:rsidR="00AA68C7">
        <w:rPr>
          <w:rFonts w:hint="cs"/>
          <w:rtl/>
        </w:rPr>
        <w:t xml:space="preserve"> </w:t>
      </w:r>
      <w:r w:rsidR="00AB4ADE">
        <w:rPr>
          <w:rFonts w:hint="cs"/>
          <w:rtl/>
        </w:rPr>
        <w:t>ב</w:t>
      </w:r>
      <w:r w:rsidR="00AA68C7">
        <w:rPr>
          <w:rFonts w:hint="cs"/>
          <w:rtl/>
        </w:rPr>
        <w:t>שיעורי התגבור בעברית</w:t>
      </w:r>
      <w:r w:rsidR="0005265B">
        <w:rPr>
          <w:rFonts w:hint="cs"/>
          <w:rtl/>
        </w:rPr>
        <w:t>:</w:t>
      </w:r>
      <w:r w:rsidR="00FF0039">
        <w:rPr>
          <w:rFonts w:hint="cs"/>
          <w:rtl/>
        </w:rPr>
        <w:t xml:space="preserve"> </w:t>
      </w:r>
      <w:r w:rsidR="00562B6C" w:rsidRPr="00562B6C">
        <w:rPr>
          <w:rFonts w:cs="Times New Roman"/>
          <w:rtl/>
        </w:rPr>
        <w:t>חמיש</w:t>
      </w:r>
      <w:r w:rsidR="00AA68C7">
        <w:rPr>
          <w:rFonts w:hint="cs"/>
          <w:rtl/>
        </w:rPr>
        <w:t xml:space="preserve">ה </w:t>
      </w:r>
      <w:r w:rsidR="00867AAD">
        <w:rPr>
          <w:rFonts w:hint="cs"/>
          <w:rtl/>
        </w:rPr>
        <w:t xml:space="preserve">תלמידים </w:t>
      </w:r>
      <w:r w:rsidR="00AA68C7">
        <w:rPr>
          <w:rFonts w:hint="cs"/>
          <w:rtl/>
        </w:rPr>
        <w:t>אתיופים</w:t>
      </w:r>
      <w:r w:rsidR="00FF0039">
        <w:rPr>
          <w:rFonts w:hint="cs"/>
          <w:rtl/>
        </w:rPr>
        <w:t>,</w:t>
      </w:r>
      <w:r w:rsidR="00AA68C7">
        <w:rPr>
          <w:rFonts w:hint="cs"/>
          <w:rtl/>
        </w:rPr>
        <w:t xml:space="preserve"> שתי בנות צרפתיות</w:t>
      </w:r>
      <w:r w:rsidR="00FB0D52">
        <w:rPr>
          <w:rFonts w:hint="cs"/>
          <w:rtl/>
        </w:rPr>
        <w:t>,</w:t>
      </w:r>
      <w:r w:rsidR="002969C8">
        <w:rPr>
          <w:rFonts w:hint="cs"/>
          <w:rtl/>
        </w:rPr>
        <w:t xml:space="preserve"> נציג </w:t>
      </w:r>
      <w:r w:rsidR="0005265B">
        <w:rPr>
          <w:rFonts w:hint="cs"/>
          <w:rtl/>
        </w:rPr>
        <w:t>י</w:t>
      </w:r>
      <w:r w:rsidR="002969C8">
        <w:rPr>
          <w:rFonts w:hint="cs"/>
          <w:rtl/>
        </w:rPr>
        <w:t>ח</w:t>
      </w:r>
      <w:r w:rsidR="0005265B">
        <w:rPr>
          <w:rFonts w:hint="cs"/>
          <w:rtl/>
        </w:rPr>
        <w:t>י</w:t>
      </w:r>
      <w:r w:rsidR="002969C8">
        <w:rPr>
          <w:rFonts w:hint="cs"/>
          <w:rtl/>
        </w:rPr>
        <w:t>ד של העלי</w:t>
      </w:r>
      <w:r w:rsidR="00CC7BDC">
        <w:rPr>
          <w:rFonts w:hint="cs"/>
          <w:rtl/>
        </w:rPr>
        <w:t>י</w:t>
      </w:r>
      <w:r w:rsidR="002969C8">
        <w:rPr>
          <w:rFonts w:hint="cs"/>
          <w:rtl/>
        </w:rPr>
        <w:t>ה</w:t>
      </w:r>
      <w:r w:rsidR="00AA68C7">
        <w:rPr>
          <w:rFonts w:hint="cs"/>
          <w:rtl/>
        </w:rPr>
        <w:t xml:space="preserve"> </w:t>
      </w:r>
      <w:r w:rsidR="00AB4ADE">
        <w:rPr>
          <w:rFonts w:hint="cs"/>
          <w:rtl/>
        </w:rPr>
        <w:t>ה</w:t>
      </w:r>
      <w:r w:rsidR="00AA68C7">
        <w:rPr>
          <w:rFonts w:hint="cs"/>
          <w:rtl/>
        </w:rPr>
        <w:t>רוסי</w:t>
      </w:r>
      <w:r w:rsidR="00AB4ADE">
        <w:rPr>
          <w:rFonts w:hint="cs"/>
          <w:rtl/>
        </w:rPr>
        <w:t>ת</w:t>
      </w:r>
      <w:r w:rsidR="001E1F88">
        <w:rPr>
          <w:rFonts w:hint="cs"/>
          <w:rtl/>
        </w:rPr>
        <w:t>,</w:t>
      </w:r>
      <w:r w:rsidR="0005265B">
        <w:rPr>
          <w:rFonts w:hint="cs"/>
          <w:rtl/>
        </w:rPr>
        <w:t xml:space="preserve"> ולעיתים גם אלכס</w:t>
      </w:r>
      <w:r w:rsidR="00AA68C7">
        <w:rPr>
          <w:rFonts w:hint="cs"/>
          <w:rtl/>
        </w:rPr>
        <w:t xml:space="preserve">. </w:t>
      </w:r>
      <w:r w:rsidR="002969C8">
        <w:rPr>
          <w:rFonts w:hint="cs"/>
          <w:rtl/>
        </w:rPr>
        <w:t>כמו</w:t>
      </w:r>
      <w:r w:rsidR="00CC7BDC">
        <w:rPr>
          <w:rFonts w:hint="cs"/>
          <w:rtl/>
        </w:rPr>
        <w:t xml:space="preserve"> </w:t>
      </w:r>
      <w:r w:rsidR="00FF0039">
        <w:rPr>
          <w:rFonts w:hint="cs"/>
          <w:rtl/>
        </w:rPr>
        <w:t>כן הזדמנו לשם</w:t>
      </w:r>
      <w:r w:rsidR="004627AB" w:rsidRPr="00CD067C">
        <w:rPr>
          <w:rtl/>
        </w:rPr>
        <w:t xml:space="preserve"> </w:t>
      </w:r>
      <w:r w:rsidR="0061593D">
        <w:rPr>
          <w:rFonts w:hint="cs"/>
          <w:rtl/>
        </w:rPr>
        <w:t>תאומים</w:t>
      </w:r>
      <w:r w:rsidR="004627AB" w:rsidRPr="00CD067C">
        <w:rPr>
          <w:rtl/>
        </w:rPr>
        <w:t>, סער ויסמין</w:t>
      </w:r>
      <w:r w:rsidR="0061593D">
        <w:rPr>
          <w:rFonts w:hint="cs"/>
          <w:rtl/>
        </w:rPr>
        <w:t>,</w:t>
      </w:r>
      <w:r w:rsidR="00FF0039">
        <w:rPr>
          <w:rtl/>
        </w:rPr>
        <w:t xml:space="preserve"> ש</w:t>
      </w:r>
      <w:r w:rsidR="00D7547B">
        <w:rPr>
          <w:rFonts w:hint="cs"/>
          <w:rtl/>
        </w:rPr>
        <w:t xml:space="preserve">לאחר גירושי הוריהם </w:t>
      </w:r>
      <w:r w:rsidR="00916424">
        <w:rPr>
          <w:rFonts w:hint="cs"/>
          <w:rtl/>
        </w:rPr>
        <w:t>חזרו</w:t>
      </w:r>
      <w:r w:rsidR="004627AB" w:rsidRPr="00CD067C">
        <w:rPr>
          <w:rtl/>
        </w:rPr>
        <w:t xml:space="preserve"> </w:t>
      </w:r>
      <w:r w:rsidR="00916424">
        <w:rPr>
          <w:rFonts w:hint="cs"/>
          <w:rtl/>
        </w:rPr>
        <w:t>עם אימם</w:t>
      </w:r>
      <w:r w:rsidR="004627AB" w:rsidRPr="00CD067C">
        <w:rPr>
          <w:rtl/>
        </w:rPr>
        <w:t xml:space="preserve"> מקנדה </w:t>
      </w:r>
      <w:r w:rsidR="00D7547B">
        <w:rPr>
          <w:rFonts w:hint="cs"/>
          <w:rtl/>
        </w:rPr>
        <w:t>לארץ</w:t>
      </w:r>
      <w:r w:rsidR="004627AB" w:rsidRPr="00CD067C">
        <w:rPr>
          <w:rtl/>
        </w:rPr>
        <w:t xml:space="preserve">. </w:t>
      </w:r>
      <w:r w:rsidR="00D7547B">
        <w:rPr>
          <w:rFonts w:hint="cs"/>
          <w:rtl/>
        </w:rPr>
        <w:t>מלבד</w:t>
      </w:r>
      <w:r w:rsidR="00663E64">
        <w:rPr>
          <w:rFonts w:hint="cs"/>
          <w:rtl/>
        </w:rPr>
        <w:t xml:space="preserve"> </w:t>
      </w:r>
      <w:r w:rsidR="004627AB" w:rsidRPr="00CD067C">
        <w:rPr>
          <w:rtl/>
        </w:rPr>
        <w:t>אלכס</w:t>
      </w:r>
      <w:r w:rsidR="00663E64">
        <w:rPr>
          <w:rFonts w:hint="cs"/>
          <w:rtl/>
        </w:rPr>
        <w:t>,</w:t>
      </w:r>
      <w:r w:rsidR="004627AB" w:rsidRPr="00CD067C">
        <w:rPr>
          <w:rtl/>
        </w:rPr>
        <w:t xml:space="preserve"> הם היו היחידים בש</w:t>
      </w:r>
      <w:r w:rsidR="00CC7BDC">
        <w:rPr>
          <w:rFonts w:hint="cs"/>
          <w:rtl/>
        </w:rPr>
        <w:t>י</w:t>
      </w:r>
      <w:r w:rsidR="004627AB" w:rsidRPr="00CD067C">
        <w:rPr>
          <w:rtl/>
        </w:rPr>
        <w:t>עורי התגבור שדיברו עברית שוטפת</w:t>
      </w:r>
      <w:r w:rsidR="001E1F88">
        <w:rPr>
          <w:rFonts w:hint="cs"/>
          <w:rtl/>
        </w:rPr>
        <w:t xml:space="preserve"> למדי</w:t>
      </w:r>
      <w:r w:rsidR="00F8254A" w:rsidRPr="00F8254A">
        <w:rPr>
          <w:rFonts w:cs="Times New Roman"/>
          <w:rtl/>
        </w:rPr>
        <w:t>,</w:t>
      </w:r>
      <w:r w:rsidR="00CC7BDC">
        <w:rPr>
          <w:rFonts w:cs="Times New Roman" w:hint="cs"/>
          <w:rtl/>
        </w:rPr>
        <w:t xml:space="preserve"> אם כי </w:t>
      </w:r>
      <w:r w:rsidR="00D7547B">
        <w:rPr>
          <w:rFonts w:hint="cs"/>
          <w:rtl/>
        </w:rPr>
        <w:t>מ</w:t>
      </w:r>
      <w:r w:rsidR="00FF0039">
        <w:rPr>
          <w:rFonts w:hint="cs"/>
          <w:rtl/>
        </w:rPr>
        <w:t>יומנות</w:t>
      </w:r>
      <w:r w:rsidR="002969C8">
        <w:rPr>
          <w:rFonts w:hint="cs"/>
          <w:rtl/>
        </w:rPr>
        <w:t>ם</w:t>
      </w:r>
      <w:r w:rsidR="00FF0039">
        <w:rPr>
          <w:rFonts w:hint="cs"/>
          <w:rtl/>
        </w:rPr>
        <w:t xml:space="preserve"> ב</w:t>
      </w:r>
      <w:r w:rsidR="004627AB" w:rsidRPr="00CD067C">
        <w:rPr>
          <w:rtl/>
        </w:rPr>
        <w:t>קר</w:t>
      </w:r>
      <w:r w:rsidR="00FF0039">
        <w:rPr>
          <w:rFonts w:hint="cs"/>
          <w:rtl/>
        </w:rPr>
        <w:t>י</w:t>
      </w:r>
      <w:r w:rsidR="00FF0039">
        <w:rPr>
          <w:rtl/>
        </w:rPr>
        <w:t>א</w:t>
      </w:r>
      <w:r w:rsidR="00AA69C2">
        <w:rPr>
          <w:rFonts w:hint="cs"/>
          <w:rtl/>
        </w:rPr>
        <w:t>ה</w:t>
      </w:r>
      <w:r w:rsidR="00FF0039">
        <w:rPr>
          <w:rtl/>
        </w:rPr>
        <w:t xml:space="preserve"> וכת</w:t>
      </w:r>
      <w:r w:rsidR="00FF0039">
        <w:rPr>
          <w:rFonts w:hint="cs"/>
          <w:rtl/>
        </w:rPr>
        <w:t>י</w:t>
      </w:r>
      <w:r w:rsidR="004627AB" w:rsidRPr="00CD067C">
        <w:rPr>
          <w:rtl/>
        </w:rPr>
        <w:t>ב</w:t>
      </w:r>
      <w:r w:rsidR="00FF0039">
        <w:rPr>
          <w:rFonts w:hint="cs"/>
          <w:rtl/>
        </w:rPr>
        <w:t>ה</w:t>
      </w:r>
      <w:r w:rsidR="002969C8">
        <w:rPr>
          <w:rFonts w:hint="cs"/>
          <w:rtl/>
        </w:rPr>
        <w:t xml:space="preserve"> </w:t>
      </w:r>
      <w:r w:rsidR="001C5A04">
        <w:rPr>
          <w:rFonts w:hint="cs"/>
          <w:rtl/>
        </w:rPr>
        <w:t>הייתה</w:t>
      </w:r>
      <w:r w:rsidR="00AB4ADE">
        <w:rPr>
          <w:rFonts w:hint="cs"/>
          <w:rtl/>
        </w:rPr>
        <w:t>, כשל שאר התלמידים,</w:t>
      </w:r>
      <w:r w:rsidR="002969C8">
        <w:rPr>
          <w:rFonts w:hint="cs"/>
          <w:rtl/>
        </w:rPr>
        <w:t xml:space="preserve"> נמוכה</w:t>
      </w:r>
      <w:r w:rsidR="00352290">
        <w:rPr>
          <w:rFonts w:hint="cs"/>
          <w:rtl/>
        </w:rPr>
        <w:t xml:space="preserve"> מאוד.</w:t>
      </w:r>
      <w:r w:rsidR="004627AB" w:rsidRPr="00CD067C">
        <w:rPr>
          <w:rtl/>
        </w:rPr>
        <w:t xml:space="preserve"> הם גם היו היחידים </w:t>
      </w:r>
      <w:r w:rsidR="00867AAD">
        <w:rPr>
          <w:rFonts w:hint="cs"/>
          <w:rtl/>
        </w:rPr>
        <w:t>מלבדו</w:t>
      </w:r>
      <w:r w:rsidR="00663E64">
        <w:rPr>
          <w:rFonts w:hint="cs"/>
          <w:rtl/>
        </w:rPr>
        <w:t xml:space="preserve"> </w:t>
      </w:r>
      <w:r w:rsidR="002969C8">
        <w:rPr>
          <w:rtl/>
        </w:rPr>
        <w:t>ששפת</w:t>
      </w:r>
      <w:r w:rsidR="00867AAD">
        <w:rPr>
          <w:rFonts w:hint="cs"/>
          <w:rtl/>
        </w:rPr>
        <w:t>ם</w:t>
      </w:r>
      <w:r w:rsidR="002969C8">
        <w:rPr>
          <w:rtl/>
        </w:rPr>
        <w:t xml:space="preserve"> </w:t>
      </w:r>
      <w:r w:rsidR="00E43C94" w:rsidRPr="00E43C94">
        <w:rPr>
          <w:rFonts w:cs="Times New Roman"/>
          <w:rtl/>
        </w:rPr>
        <w:t xml:space="preserve">הראשונה </w:t>
      </w:r>
      <w:r w:rsidR="001C5A04">
        <w:rPr>
          <w:rtl/>
        </w:rPr>
        <w:t>הייתה</w:t>
      </w:r>
      <w:r w:rsidR="002969C8">
        <w:rPr>
          <w:rtl/>
        </w:rPr>
        <w:t xml:space="preserve"> אנגלית.</w:t>
      </w:r>
    </w:p>
    <w:p w14:paraId="2160D3D2" w14:textId="2CC82D97" w:rsidR="004627AB" w:rsidRDefault="004627AB" w:rsidP="00D44190">
      <w:pPr>
        <w:rPr>
          <w:rtl/>
        </w:rPr>
      </w:pPr>
      <w:r w:rsidRPr="00CD067C">
        <w:rPr>
          <w:rtl/>
        </w:rPr>
        <w:t xml:space="preserve">אלכס </w:t>
      </w:r>
      <w:r w:rsidR="0005265B">
        <w:rPr>
          <w:rFonts w:hint="cs"/>
          <w:rtl/>
        </w:rPr>
        <w:t>נהנה</w:t>
      </w:r>
      <w:r w:rsidR="0005265B" w:rsidRPr="00CD067C">
        <w:rPr>
          <w:rtl/>
        </w:rPr>
        <w:t xml:space="preserve"> </w:t>
      </w:r>
      <w:r w:rsidRPr="00CD067C">
        <w:rPr>
          <w:rtl/>
        </w:rPr>
        <w:t>ל</w:t>
      </w:r>
      <w:r w:rsidR="0005265B">
        <w:rPr>
          <w:rFonts w:hint="cs"/>
          <w:rtl/>
        </w:rPr>
        <w:t>שוחח איתם</w:t>
      </w:r>
      <w:r w:rsidRPr="00CD067C">
        <w:rPr>
          <w:rtl/>
        </w:rPr>
        <w:t xml:space="preserve">, </w:t>
      </w:r>
      <w:r w:rsidR="004B6099">
        <w:rPr>
          <w:rtl/>
        </w:rPr>
        <w:t>אף</w:t>
      </w:r>
      <w:r w:rsidRPr="00CD067C">
        <w:rPr>
          <w:rtl/>
        </w:rPr>
        <w:t xml:space="preserve"> שהמבטא הקנדי שלהם היה פתו</w:t>
      </w:r>
      <w:r w:rsidR="003D2803">
        <w:rPr>
          <w:rtl/>
        </w:rPr>
        <w:t xml:space="preserve">ח ורדוד </w:t>
      </w:r>
      <w:r w:rsidR="00867AAD">
        <w:rPr>
          <w:rFonts w:hint="cs"/>
          <w:rtl/>
        </w:rPr>
        <w:t>ואילו</w:t>
      </w:r>
      <w:r w:rsidR="003D2803">
        <w:rPr>
          <w:rtl/>
        </w:rPr>
        <w:t xml:space="preserve"> שלו</w:t>
      </w:r>
      <w:r w:rsidR="00867AAD">
        <w:rPr>
          <w:rFonts w:hint="cs"/>
          <w:rtl/>
        </w:rPr>
        <w:t xml:space="preserve"> </w:t>
      </w:r>
      <w:r w:rsidRPr="00CD067C">
        <w:rPr>
          <w:rtl/>
        </w:rPr>
        <w:t>קפוץ ועמוק</w:t>
      </w:r>
      <w:r w:rsidR="00D7547B">
        <w:rPr>
          <w:rFonts w:hint="cs"/>
          <w:rtl/>
        </w:rPr>
        <w:t xml:space="preserve">. </w:t>
      </w:r>
      <w:r w:rsidRPr="00CD067C">
        <w:rPr>
          <w:rtl/>
        </w:rPr>
        <w:t xml:space="preserve">לפעמים סער לא הבין אותו ויסמין </w:t>
      </w:r>
      <w:r w:rsidR="001C5A04">
        <w:rPr>
          <w:rtl/>
        </w:rPr>
        <w:t>הייתה</w:t>
      </w:r>
      <w:r w:rsidRPr="00CD067C">
        <w:rPr>
          <w:rtl/>
        </w:rPr>
        <w:t xml:space="preserve"> חוזרת על דבריו. היא מעולם לא טעתה.</w:t>
      </w:r>
    </w:p>
    <w:p w14:paraId="75EB36F3" w14:textId="59963A06" w:rsidR="00CF6940" w:rsidRDefault="00AF2BE0" w:rsidP="00AF2BE0">
      <w:pPr>
        <w:rPr>
          <w:rtl/>
        </w:rPr>
      </w:pPr>
      <w:r>
        <w:rPr>
          <w:rFonts w:hint="cs"/>
          <w:rtl/>
        </w:rPr>
        <w:t xml:space="preserve">סער כתב חיבור </w:t>
      </w:r>
      <w:r w:rsidR="00426C3D">
        <w:rPr>
          <w:rFonts w:hint="cs"/>
          <w:rtl/>
        </w:rPr>
        <w:t xml:space="preserve">בעברית </w:t>
      </w:r>
      <w:r>
        <w:rPr>
          <w:rFonts w:hint="cs"/>
          <w:rtl/>
        </w:rPr>
        <w:t xml:space="preserve">על ריצה, הוא קרא לו </w:t>
      </w:r>
      <w:r w:rsidR="00CC7BDC">
        <w:rPr>
          <w:rFonts w:hint="cs"/>
          <w:rtl/>
        </w:rPr>
        <w:t>'</w:t>
      </w:r>
      <w:r>
        <w:rPr>
          <w:rFonts w:hint="cs"/>
          <w:rtl/>
        </w:rPr>
        <w:t>תאוצה</w:t>
      </w:r>
      <w:r w:rsidR="00CC7BDC">
        <w:rPr>
          <w:rFonts w:hint="cs"/>
          <w:rtl/>
        </w:rPr>
        <w:t>'</w:t>
      </w:r>
      <w:r>
        <w:rPr>
          <w:rFonts w:hint="cs"/>
          <w:rtl/>
        </w:rPr>
        <w:t xml:space="preserve">. </w:t>
      </w:r>
    </w:p>
    <w:p w14:paraId="1AAAF576" w14:textId="6210361A" w:rsidR="004627AB" w:rsidRPr="00CD067C" w:rsidRDefault="006B42C9" w:rsidP="00AF2BE0">
      <w:pPr>
        <w:rPr>
          <w:rtl/>
        </w:rPr>
      </w:pPr>
      <w:r>
        <w:rPr>
          <w:rFonts w:hint="cs"/>
          <w:rtl/>
        </w:rPr>
        <w:t>סער רץ</w:t>
      </w:r>
      <w:r w:rsidR="00E43C94" w:rsidRPr="00E43C94">
        <w:rPr>
          <w:rFonts w:cs="Times New Roman"/>
          <w:rtl/>
        </w:rPr>
        <w:t>, הוא גמא עשרות קילומטרים מדי שבוע</w:t>
      </w:r>
      <w:r w:rsidR="00BC76A7">
        <w:rPr>
          <w:rFonts w:cs="Times New Roman" w:hint="cs"/>
          <w:rtl/>
        </w:rPr>
        <w:t>,</w:t>
      </w:r>
      <w:r>
        <w:rPr>
          <w:rFonts w:hint="cs"/>
          <w:rtl/>
        </w:rPr>
        <w:t xml:space="preserve"> אבל </w:t>
      </w:r>
      <w:r w:rsidR="00AF2BE0">
        <w:rPr>
          <w:rFonts w:hint="cs"/>
          <w:rtl/>
        </w:rPr>
        <w:t xml:space="preserve">יסמין </w:t>
      </w:r>
      <w:r w:rsidR="001C5A04">
        <w:rPr>
          <w:rFonts w:hint="cs"/>
          <w:rtl/>
        </w:rPr>
        <w:t>הייתה</w:t>
      </w:r>
      <w:r w:rsidR="00AF2BE0">
        <w:rPr>
          <w:rFonts w:hint="cs"/>
          <w:rtl/>
        </w:rPr>
        <w:t xml:space="preserve"> </w:t>
      </w:r>
      <w:r w:rsidR="00E43C94">
        <w:rPr>
          <w:rFonts w:hint="cs"/>
          <w:rtl/>
        </w:rPr>
        <w:t>נער</w:t>
      </w:r>
      <w:r w:rsidR="00AF2BE0">
        <w:rPr>
          <w:rFonts w:hint="cs"/>
          <w:rtl/>
        </w:rPr>
        <w:t>ה עייפה</w:t>
      </w:r>
      <w:r w:rsidR="004C0527">
        <w:rPr>
          <w:rFonts w:hint="cs"/>
          <w:rtl/>
        </w:rPr>
        <w:t>.</w:t>
      </w:r>
      <w:r w:rsidR="00AF2BE0">
        <w:rPr>
          <w:rFonts w:hint="cs"/>
          <w:rtl/>
        </w:rPr>
        <w:t xml:space="preserve"> </w:t>
      </w:r>
      <w:r w:rsidR="004627AB" w:rsidRPr="00CD067C">
        <w:rPr>
          <w:rtl/>
        </w:rPr>
        <w:t xml:space="preserve">עיניה היו שקועות בארובותיהן, </w:t>
      </w:r>
      <w:r w:rsidR="00F8254A" w:rsidRPr="00F8254A">
        <w:rPr>
          <w:rFonts w:cs="Times New Roman"/>
          <w:rtl/>
        </w:rPr>
        <w:t>מוקפות ב</w:t>
      </w:r>
      <w:r w:rsidR="004627AB" w:rsidRPr="00CD067C">
        <w:rPr>
          <w:rtl/>
        </w:rPr>
        <w:t>עיגולים שחורים</w:t>
      </w:r>
      <w:r w:rsidR="00E43C94">
        <w:rPr>
          <w:rFonts w:hint="cs"/>
          <w:rtl/>
        </w:rPr>
        <w:t>.</w:t>
      </w:r>
      <w:r w:rsidR="004627AB" w:rsidRPr="00CD067C">
        <w:rPr>
          <w:rtl/>
        </w:rPr>
        <w:t xml:space="preserve"> מאז שהגיעו ארצה</w:t>
      </w:r>
      <w:r w:rsidR="004C0527">
        <w:rPr>
          <w:rFonts w:hint="cs"/>
          <w:rtl/>
        </w:rPr>
        <w:t xml:space="preserve"> לפני חצי שנה</w:t>
      </w:r>
      <w:r w:rsidR="00523FF7">
        <w:rPr>
          <w:rFonts w:hint="cs"/>
          <w:rtl/>
        </w:rPr>
        <w:t>,</w:t>
      </w:r>
      <w:r w:rsidR="00523FF7" w:rsidRPr="00523FF7">
        <w:rPr>
          <w:rFonts w:hint="cs"/>
          <w:rtl/>
        </w:rPr>
        <w:t xml:space="preserve"> </w:t>
      </w:r>
      <w:r w:rsidR="00523FF7">
        <w:rPr>
          <w:rFonts w:hint="cs"/>
          <w:rtl/>
        </w:rPr>
        <w:t>כך סיפרה לאלכס,</w:t>
      </w:r>
      <w:r w:rsidR="00C718B2" w:rsidRPr="00CD067C">
        <w:rPr>
          <w:rtl/>
        </w:rPr>
        <w:t xml:space="preserve"> </w:t>
      </w:r>
      <w:r w:rsidR="00C718B2" w:rsidRPr="00CD067C">
        <w:rPr>
          <w:rFonts w:hint="cs"/>
          <w:rtl/>
        </w:rPr>
        <w:t>איבדה את</w:t>
      </w:r>
      <w:r w:rsidR="00C718B2" w:rsidRPr="00CD067C">
        <w:rPr>
          <w:rtl/>
        </w:rPr>
        <w:t xml:space="preserve"> </w:t>
      </w:r>
      <w:r w:rsidR="00C718B2" w:rsidRPr="00CD067C">
        <w:rPr>
          <w:rFonts w:hint="cs"/>
          <w:rtl/>
        </w:rPr>
        <w:t>ה</w:t>
      </w:r>
      <w:r w:rsidR="00C718B2" w:rsidRPr="00CD067C">
        <w:rPr>
          <w:rtl/>
        </w:rPr>
        <w:t>יכולת לישון</w:t>
      </w:r>
      <w:r w:rsidR="004627AB" w:rsidRPr="00CD067C">
        <w:rPr>
          <w:rtl/>
        </w:rPr>
        <w:t>.</w:t>
      </w:r>
      <w:r w:rsidR="000603A0">
        <w:rPr>
          <w:rFonts w:hint="cs"/>
          <w:rtl/>
        </w:rPr>
        <w:t xml:space="preserve"> </w:t>
      </w:r>
      <w:r w:rsidR="00867AAD">
        <w:rPr>
          <w:rFonts w:hint="cs"/>
          <w:rtl/>
        </w:rPr>
        <w:t>החיבור שכתבה היה משמ</w:t>
      </w:r>
      <w:r w:rsidR="00F8254A">
        <w:rPr>
          <w:rFonts w:hint="cs"/>
          <w:rtl/>
        </w:rPr>
        <w:t>ִ</w:t>
      </w:r>
      <w:r w:rsidR="00867AAD">
        <w:rPr>
          <w:rFonts w:hint="cs"/>
          <w:rtl/>
        </w:rPr>
        <w:t>ים.</w:t>
      </w:r>
    </w:p>
    <w:p w14:paraId="2B975F00" w14:textId="21051D39" w:rsidR="004627AB" w:rsidRDefault="00523FF7" w:rsidP="002404D5">
      <w:pPr>
        <w:rPr>
          <w:rtl/>
        </w:rPr>
      </w:pPr>
      <w:r w:rsidRPr="00523FF7">
        <w:rPr>
          <w:rFonts w:cs="Times New Roman"/>
          <w:rtl/>
        </w:rPr>
        <w:t>אלכס כתב חיבור על המלט,</w:t>
      </w:r>
      <w:r w:rsidR="00166ABB">
        <w:rPr>
          <w:rFonts w:cs="Times New Roman"/>
          <w:rtl/>
        </w:rPr>
        <w:t xml:space="preserve"> </w:t>
      </w:r>
      <w:r w:rsidRPr="00523FF7">
        <w:rPr>
          <w:rFonts w:cs="Times New Roman"/>
          <w:rtl/>
        </w:rPr>
        <w:t>היצירה שבחר עם סאקורה בתור המראה שתשקף את השתנותם.</w:t>
      </w:r>
      <w:r w:rsidR="00166ABB">
        <w:rPr>
          <w:rFonts w:cs="Times New Roman"/>
          <w:rtl/>
        </w:rPr>
        <w:t xml:space="preserve"> </w:t>
      </w:r>
      <w:r w:rsidRPr="00523FF7">
        <w:rPr>
          <w:rFonts w:cs="Times New Roman"/>
          <w:rtl/>
        </w:rPr>
        <w:t>הם קראו את המחזה ביחד תוך סדרת תכתובות</w:t>
      </w:r>
      <w:r w:rsidR="00166ABB">
        <w:rPr>
          <w:rFonts w:cs="Times New Roman"/>
          <w:rtl/>
        </w:rPr>
        <w:t xml:space="preserve"> </w:t>
      </w:r>
      <w:r w:rsidRPr="00523FF7">
        <w:rPr>
          <w:rFonts w:cs="Times New Roman"/>
          <w:rtl/>
        </w:rPr>
        <w:t>במייל, דרך חשבון הסטודנט של מארק</w:t>
      </w:r>
      <w:r>
        <w:rPr>
          <w:rFonts w:cs="Times New Roman" w:hint="cs"/>
          <w:rtl/>
        </w:rPr>
        <w:t>.</w:t>
      </w:r>
      <w:r w:rsidRPr="00523FF7">
        <w:rPr>
          <w:rFonts w:cs="Times New Roman"/>
          <w:rtl/>
        </w:rPr>
        <w:t xml:space="preserve"> אלכס כתב חיבור על המלט,</w:t>
      </w:r>
      <w:r w:rsidR="00166ABB">
        <w:rPr>
          <w:rFonts w:cs="Times New Roman"/>
          <w:rtl/>
        </w:rPr>
        <w:t xml:space="preserve"> </w:t>
      </w:r>
      <w:r w:rsidRPr="00523FF7">
        <w:rPr>
          <w:rFonts w:cs="Times New Roman"/>
          <w:rtl/>
        </w:rPr>
        <w:t>היצירה שבחר עם סאקורה בתור המראה שתשקף את השתנותם.</w:t>
      </w:r>
      <w:r w:rsidR="00166ABB">
        <w:rPr>
          <w:rFonts w:cs="Times New Roman"/>
          <w:rtl/>
        </w:rPr>
        <w:t xml:space="preserve"> </w:t>
      </w:r>
      <w:r w:rsidRPr="00523FF7">
        <w:rPr>
          <w:rFonts w:cs="Times New Roman"/>
          <w:rtl/>
        </w:rPr>
        <w:t>הם קראו את המחזה יחד תוך סדרת תכתובות</w:t>
      </w:r>
      <w:r w:rsidR="00166ABB">
        <w:rPr>
          <w:rFonts w:cs="Times New Roman"/>
          <w:rtl/>
        </w:rPr>
        <w:t xml:space="preserve"> </w:t>
      </w:r>
      <w:r w:rsidRPr="00523FF7">
        <w:rPr>
          <w:rFonts w:cs="Times New Roman"/>
          <w:rtl/>
        </w:rPr>
        <w:t xml:space="preserve">במייל, דרך חשבון הסטודנט של מארק. </w:t>
      </w:r>
      <w:r w:rsidR="004D1B44">
        <w:rPr>
          <w:rFonts w:cs="Times New Roman" w:hint="cs"/>
          <w:rtl/>
        </w:rPr>
        <w:t xml:space="preserve">בחיבורו </w:t>
      </w:r>
      <w:r w:rsidRPr="00523FF7">
        <w:rPr>
          <w:rFonts w:cs="Times New Roman"/>
          <w:rtl/>
        </w:rPr>
        <w:t>אלכס התייחס באופן ליברלי ביותר לאותיות העבריות שהיו בעיניו ב</w:t>
      </w:r>
      <w:r w:rsidR="00CC7BDC">
        <w:rPr>
          <w:rFonts w:cs="Times New Roman" w:hint="cs"/>
          <w:rtl/>
        </w:rPr>
        <w:t>נ</w:t>
      </w:r>
      <w:r w:rsidRPr="00523FF7">
        <w:rPr>
          <w:rFonts w:cs="Times New Roman"/>
          <w:rtl/>
        </w:rPr>
        <w:t>ות</w:t>
      </w:r>
      <w:r w:rsidR="00CC7BDC">
        <w:rPr>
          <w:rFonts w:cs="Times New Roman" w:hint="cs"/>
          <w:rtl/>
        </w:rPr>
        <w:t xml:space="preserve"> </w:t>
      </w:r>
      <w:r w:rsidRPr="00523FF7">
        <w:rPr>
          <w:rFonts w:cs="Times New Roman"/>
          <w:rtl/>
        </w:rPr>
        <w:t xml:space="preserve">החלפה, וכתב 'המדת', במקום 'המלט', כי האות העברית ל' הזכירה לו את האות היוונית </w:t>
      </w:r>
      <w:r w:rsidRPr="00523FF7">
        <w:rPr>
          <w:rFonts w:cs="Times New Roman"/>
        </w:rPr>
        <w:t>δ</w:t>
      </w:r>
      <w:r w:rsidRPr="00523FF7">
        <w:rPr>
          <w:rFonts w:cs="Times New Roman"/>
          <w:rtl/>
        </w:rPr>
        <w:t>, היא דלתא</w:t>
      </w:r>
      <w:r>
        <w:rPr>
          <w:rFonts w:cs="Times New Roman" w:hint="cs"/>
          <w:rtl/>
        </w:rPr>
        <w:t>.</w:t>
      </w:r>
      <w:r w:rsidRPr="00523FF7">
        <w:rPr>
          <w:rFonts w:cs="Times New Roman" w:hint="cs"/>
          <w:rtl/>
        </w:rPr>
        <w:t xml:space="preserve"> </w:t>
      </w:r>
      <w:r>
        <w:rPr>
          <w:rFonts w:cs="Times New Roman" w:hint="cs"/>
          <w:rtl/>
        </w:rPr>
        <w:t>[</w:t>
      </w:r>
      <w:r w:rsidR="004627AB" w:rsidRPr="00CD067C">
        <w:rPr>
          <w:rtl/>
        </w:rPr>
        <w:t>אלכס</w:t>
      </w:r>
      <w:r w:rsidR="00AF2BE0">
        <w:rPr>
          <w:rFonts w:hint="cs"/>
          <w:rtl/>
        </w:rPr>
        <w:t xml:space="preserve"> כתב חיבור על המלט</w:t>
      </w:r>
      <w:r w:rsidR="004627AB" w:rsidRPr="00CD067C">
        <w:rPr>
          <w:rtl/>
        </w:rPr>
        <w:t xml:space="preserve">, </w:t>
      </w:r>
      <w:r w:rsidR="007671AE" w:rsidRPr="007671AE">
        <w:rPr>
          <w:rFonts w:cs="Times New Roman"/>
          <w:rtl/>
        </w:rPr>
        <w:t xml:space="preserve">היצירה </w:t>
      </w:r>
      <w:r w:rsidR="00C718B2">
        <w:rPr>
          <w:rFonts w:cs="Times New Roman" w:hint="cs"/>
          <w:rtl/>
        </w:rPr>
        <w:t xml:space="preserve">שבחר עם סאקורה </w:t>
      </w:r>
      <w:r w:rsidR="007671AE" w:rsidRPr="007671AE">
        <w:rPr>
          <w:rFonts w:cs="Times New Roman"/>
          <w:rtl/>
        </w:rPr>
        <w:t xml:space="preserve">שתהיה כעין המראה המשקפת את השתנותם, </w:t>
      </w:r>
      <w:r w:rsidR="004627AB" w:rsidRPr="00CD067C">
        <w:rPr>
          <w:rtl/>
        </w:rPr>
        <w:t>ש</w:t>
      </w:r>
      <w:r w:rsidR="00AF2BE0">
        <w:rPr>
          <w:rFonts w:hint="cs"/>
          <w:rtl/>
        </w:rPr>
        <w:t>ק</w:t>
      </w:r>
      <w:r w:rsidR="001E11F7">
        <w:rPr>
          <w:rtl/>
        </w:rPr>
        <w:t>רא באותו זמן</w:t>
      </w:r>
      <w:r w:rsidR="004C0527">
        <w:rPr>
          <w:rFonts w:hint="cs"/>
          <w:rtl/>
        </w:rPr>
        <w:t xml:space="preserve"> </w:t>
      </w:r>
      <w:r w:rsidR="004627AB" w:rsidRPr="00CD067C">
        <w:rPr>
          <w:rtl/>
        </w:rPr>
        <w:t>עם סאקורה באימייל</w:t>
      </w:r>
      <w:r w:rsidR="007C12DC">
        <w:rPr>
          <w:rFonts w:hint="cs"/>
          <w:rtl/>
        </w:rPr>
        <w:t xml:space="preserve">, </w:t>
      </w:r>
      <w:bookmarkStart w:id="323" w:name="_Hlk502481123"/>
      <w:r w:rsidR="007C12DC">
        <w:rPr>
          <w:rFonts w:hint="cs"/>
          <w:rtl/>
        </w:rPr>
        <w:t>דרך חשבון הסטודנט של מארק</w:t>
      </w:r>
      <w:bookmarkEnd w:id="323"/>
      <w:r w:rsidR="004C0527">
        <w:rPr>
          <w:rFonts w:hint="cs"/>
          <w:rtl/>
        </w:rPr>
        <w:t>.</w:t>
      </w:r>
      <w:r w:rsidR="00AF2BE0">
        <w:rPr>
          <w:rFonts w:hint="cs"/>
          <w:rtl/>
        </w:rPr>
        <w:t xml:space="preserve"> </w:t>
      </w:r>
      <w:r w:rsidR="007671AE" w:rsidRPr="007671AE">
        <w:rPr>
          <w:rFonts w:cs="Times New Roman"/>
          <w:rtl/>
        </w:rPr>
        <w:t xml:space="preserve">אלכס </w:t>
      </w:r>
      <w:r w:rsidR="00867AAD">
        <w:rPr>
          <w:rFonts w:hint="cs"/>
          <w:rtl/>
        </w:rPr>
        <w:t>כתב</w:t>
      </w:r>
      <w:r w:rsidR="00AF2BE0">
        <w:rPr>
          <w:rFonts w:hint="cs"/>
          <w:rtl/>
        </w:rPr>
        <w:t xml:space="preserve"> </w:t>
      </w:r>
      <w:r w:rsidR="00AF2BE0">
        <w:rPr>
          <w:rtl/>
        </w:rPr>
        <w:t>–</w:t>
      </w:r>
      <w:r w:rsidR="003D2803">
        <w:rPr>
          <w:rFonts w:hint="cs"/>
          <w:rtl/>
        </w:rPr>
        <w:t xml:space="preserve"> </w:t>
      </w:r>
      <w:r w:rsidR="003B0EB6">
        <w:rPr>
          <w:rFonts w:hint="cs"/>
          <w:rtl/>
        </w:rPr>
        <w:t>'</w:t>
      </w:r>
      <w:r w:rsidR="003D2803">
        <w:rPr>
          <w:rFonts w:hint="cs"/>
          <w:rtl/>
        </w:rPr>
        <w:t>המדת</w:t>
      </w:r>
      <w:r w:rsidR="003B0EB6">
        <w:rPr>
          <w:rFonts w:hint="cs"/>
          <w:rtl/>
        </w:rPr>
        <w:t>'</w:t>
      </w:r>
      <w:r w:rsidR="003D2803">
        <w:rPr>
          <w:rFonts w:hint="cs"/>
          <w:rtl/>
        </w:rPr>
        <w:t>,</w:t>
      </w:r>
      <w:r w:rsidR="004627AB" w:rsidRPr="00CD067C">
        <w:rPr>
          <w:rtl/>
        </w:rPr>
        <w:t xml:space="preserve"> </w:t>
      </w:r>
      <w:r w:rsidR="00AF2BE0">
        <w:rPr>
          <w:rFonts w:hint="cs"/>
          <w:rtl/>
        </w:rPr>
        <w:t xml:space="preserve">כי </w:t>
      </w:r>
      <w:r w:rsidR="004C0527">
        <w:rPr>
          <w:rFonts w:hint="cs"/>
          <w:rtl/>
        </w:rPr>
        <w:t xml:space="preserve">האות העברית </w:t>
      </w:r>
      <w:r w:rsidR="00AF2BE0">
        <w:rPr>
          <w:rFonts w:hint="cs"/>
          <w:rtl/>
        </w:rPr>
        <w:t xml:space="preserve">ל' </w:t>
      </w:r>
      <w:r w:rsidR="00AB4ADE" w:rsidRPr="00AB4ADE">
        <w:rPr>
          <w:rFonts w:cs="Times New Roman"/>
          <w:rtl/>
        </w:rPr>
        <w:t>הזכירה לו את האות היוונית</w:t>
      </w:r>
      <w:r w:rsidR="00AF2BE0">
        <w:rPr>
          <w:rFonts w:hint="cs"/>
          <w:rtl/>
        </w:rPr>
        <w:t xml:space="preserve"> δ, ולכן השתמש ב</w:t>
      </w:r>
      <w:r w:rsidR="002E4FA0">
        <w:rPr>
          <w:rFonts w:hint="cs"/>
          <w:rtl/>
        </w:rPr>
        <w:t xml:space="preserve">אות </w:t>
      </w:r>
      <w:r w:rsidR="00AF2BE0">
        <w:rPr>
          <w:rFonts w:hint="cs"/>
          <w:rtl/>
        </w:rPr>
        <w:t>ד'. הוא התייחס באופן ליברלי ביותר לאותיות</w:t>
      </w:r>
      <w:r w:rsidR="00CE6337">
        <w:rPr>
          <w:rFonts w:hint="cs"/>
          <w:rtl/>
        </w:rPr>
        <w:t xml:space="preserve"> ה</w:t>
      </w:r>
      <w:r w:rsidR="00D57644">
        <w:rPr>
          <w:rFonts w:hint="cs"/>
          <w:rtl/>
        </w:rPr>
        <w:t>עבריות</w:t>
      </w:r>
      <w:r w:rsidR="00CE6337">
        <w:rPr>
          <w:rFonts w:hint="cs"/>
          <w:rtl/>
        </w:rPr>
        <w:t xml:space="preserve"> שהיו בעיניו דומות</w:t>
      </w:r>
      <w:r w:rsidR="003D2803">
        <w:rPr>
          <w:rFonts w:hint="cs"/>
          <w:rtl/>
        </w:rPr>
        <w:t xml:space="preserve"> בצורתן</w:t>
      </w:r>
      <w:r w:rsidR="009565A4">
        <w:rPr>
          <w:rFonts w:hint="cs"/>
          <w:rtl/>
        </w:rPr>
        <w:t xml:space="preserve"> אחת ל</w:t>
      </w:r>
      <w:r w:rsidR="003A7E9C">
        <w:rPr>
          <w:rFonts w:hint="cs"/>
          <w:rtl/>
        </w:rPr>
        <w:t>שנייה</w:t>
      </w:r>
      <w:r w:rsidR="00CE6337">
        <w:rPr>
          <w:rFonts w:hint="cs"/>
          <w:rtl/>
        </w:rPr>
        <w:t xml:space="preserve"> ו</w:t>
      </w:r>
      <w:r w:rsidR="009565A4">
        <w:rPr>
          <w:rFonts w:hint="cs"/>
          <w:rtl/>
        </w:rPr>
        <w:t xml:space="preserve">לכן </w:t>
      </w:r>
      <w:r w:rsidR="00CE6337">
        <w:rPr>
          <w:rFonts w:hint="cs"/>
          <w:rtl/>
        </w:rPr>
        <w:t>אף ברות</w:t>
      </w:r>
      <w:r w:rsidR="003D2803">
        <w:rPr>
          <w:rFonts w:hint="cs"/>
          <w:rtl/>
        </w:rPr>
        <w:t>-</w:t>
      </w:r>
      <w:r w:rsidR="00CE6337">
        <w:rPr>
          <w:rFonts w:hint="cs"/>
          <w:rtl/>
        </w:rPr>
        <w:t xml:space="preserve">החלפה </w:t>
      </w:r>
      <w:r w:rsidR="00CE6337">
        <w:t>interchangeable</w:t>
      </w:r>
      <w:r w:rsidR="00CE6337">
        <w:rPr>
          <w:rFonts w:hint="cs"/>
          <w:rtl/>
        </w:rPr>
        <w:t>]</w:t>
      </w:r>
      <w:r w:rsidR="00D57644">
        <w:rPr>
          <w:rFonts w:hint="cs"/>
          <w:rtl/>
        </w:rPr>
        <w:t xml:space="preserve">. </w:t>
      </w:r>
      <w:r w:rsidR="004C0527">
        <w:rPr>
          <w:rFonts w:hint="cs"/>
          <w:rtl/>
        </w:rPr>
        <w:t xml:space="preserve">מהתאומים </w:t>
      </w:r>
      <w:r w:rsidR="00D57644">
        <w:rPr>
          <w:rFonts w:hint="cs"/>
          <w:rtl/>
        </w:rPr>
        <w:t xml:space="preserve">ביקש שיתרגמו </w:t>
      </w:r>
      <w:r w:rsidR="009565A4">
        <w:rPr>
          <w:rFonts w:hint="cs"/>
          <w:rtl/>
        </w:rPr>
        <w:t xml:space="preserve">עבורו </w:t>
      </w:r>
      <w:r w:rsidR="00D57644">
        <w:rPr>
          <w:rFonts w:hint="cs"/>
          <w:rtl/>
        </w:rPr>
        <w:t xml:space="preserve">את המשפט שאהב </w:t>
      </w:r>
      <w:r w:rsidR="007671AE" w:rsidRPr="007671AE">
        <w:rPr>
          <w:rFonts w:cs="Times New Roman"/>
          <w:rtl/>
        </w:rPr>
        <w:t xml:space="preserve">ביותר </w:t>
      </w:r>
      <w:r w:rsidR="00D57644">
        <w:rPr>
          <w:rFonts w:hint="cs"/>
          <w:rtl/>
        </w:rPr>
        <w:t>במחזה</w:t>
      </w:r>
      <w:r w:rsidR="004627AB" w:rsidRPr="00CD067C">
        <w:rPr>
          <w:rtl/>
        </w:rPr>
        <w:t xml:space="preserve">, </w:t>
      </w:r>
      <w:r w:rsidR="002404D5" w:rsidRPr="002404D5">
        <w:rPr>
          <w:rFonts w:hint="cs"/>
          <w:rtl/>
        </w:rPr>
        <w:t>'</w:t>
      </w:r>
      <w:r w:rsidR="002404D5" w:rsidRPr="002404D5">
        <w:t>I am very proud, revengeful, ambitious.</w:t>
      </w:r>
      <w:r w:rsidR="003B0EB6">
        <w:rPr>
          <w:rFonts w:hint="cs"/>
          <w:rtl/>
        </w:rPr>
        <w:t>'</w:t>
      </w:r>
    </w:p>
    <w:p w14:paraId="66F4B900" w14:textId="77777777" w:rsidR="000B23E9" w:rsidRPr="000B23E9" w:rsidRDefault="000B23E9" w:rsidP="000B23E9">
      <w:pPr>
        <w:rPr>
          <w:rtl/>
        </w:rPr>
      </w:pPr>
      <w:r>
        <w:rPr>
          <w:rFonts w:hint="cs"/>
          <w:rtl/>
        </w:rPr>
        <w:t>[</w:t>
      </w:r>
    </w:p>
    <w:p w14:paraId="61383ABB" w14:textId="71EA3C07" w:rsidR="000B23E9" w:rsidRDefault="00EE3076" w:rsidP="000B23E9">
      <w:pPr>
        <w:bidi w:val="0"/>
        <w:rPr>
          <w:rtl/>
        </w:rPr>
      </w:pPr>
      <w:hyperlink r:id="rId216" w:history="1">
        <w:r w:rsidR="000B23E9" w:rsidRPr="000B23E9">
          <w:rPr>
            <w:rStyle w:val="Hyperlink"/>
          </w:rPr>
          <w:t>Hamlet</w:t>
        </w:r>
        <w:r w:rsidR="006B6AAA">
          <w:rPr>
            <w:rStyle w:val="Hyperlink"/>
          </w:rPr>
          <w:t xml:space="preserve"> </w:t>
        </w:r>
        <w:r w:rsidR="000B23E9" w:rsidRPr="000B23E9">
          <w:rPr>
            <w:rStyle w:val="Hyperlink"/>
          </w:rPr>
          <w:t>act 3 scene 1</w:t>
        </w:r>
      </w:hyperlink>
      <w:r w:rsidR="000B23E9" w:rsidRPr="000B23E9">
        <w:rPr>
          <w:b/>
          <w:bCs/>
        </w:rPr>
        <w:t xml:space="preserve"> </w:t>
      </w:r>
    </w:p>
    <w:p w14:paraId="6D973EE5" w14:textId="556A11C3" w:rsidR="000B23E9" w:rsidRPr="00CD067C" w:rsidRDefault="000B23E9" w:rsidP="000B23E9">
      <w:pPr>
        <w:rPr>
          <w:rtl/>
        </w:rPr>
      </w:pPr>
      <w:r>
        <w:rPr>
          <w:rFonts w:hint="cs"/>
          <w:rtl/>
        </w:rPr>
        <w:t>]</w:t>
      </w:r>
    </w:p>
    <w:p w14:paraId="69244024" w14:textId="001C5B4B" w:rsidR="004627AB" w:rsidRPr="00CD067C" w:rsidRDefault="004627AB" w:rsidP="00A21A42">
      <w:pPr>
        <w:rPr>
          <w:rtl/>
        </w:rPr>
      </w:pPr>
      <w:r w:rsidRPr="00CD067C">
        <w:rPr>
          <w:rtl/>
        </w:rPr>
        <w:t xml:space="preserve">יסמין </w:t>
      </w:r>
      <w:r w:rsidR="003B0EB6">
        <w:rPr>
          <w:rFonts w:hint="cs"/>
          <w:rtl/>
        </w:rPr>
        <w:t>תרגמה עבורו</w:t>
      </w:r>
      <w:r w:rsidR="00D02A74">
        <w:rPr>
          <w:rFonts w:hint="cs"/>
          <w:rtl/>
        </w:rPr>
        <w:t xml:space="preserve"> לעברית</w:t>
      </w:r>
      <w:r w:rsidR="00E43C94" w:rsidRPr="00E43C94">
        <w:rPr>
          <w:rFonts w:cs="Times New Roman"/>
          <w:rtl/>
        </w:rPr>
        <w:t xml:space="preserve"> המשובחת ביותר שעלתה בידה</w:t>
      </w:r>
      <w:r w:rsidR="0005265B">
        <w:rPr>
          <w:rFonts w:hint="cs"/>
          <w:rtl/>
        </w:rPr>
        <w:t xml:space="preserve"> </w:t>
      </w:r>
      <w:r w:rsidR="0005265B">
        <w:rPr>
          <w:rtl/>
        </w:rPr>
        <w:t>–</w:t>
      </w:r>
      <w:r w:rsidR="0005265B">
        <w:rPr>
          <w:rFonts w:hint="cs"/>
          <w:rtl/>
        </w:rPr>
        <w:t xml:space="preserve"> </w:t>
      </w:r>
      <w:r w:rsidR="00E3611D">
        <w:rPr>
          <w:rFonts w:hint="cs"/>
          <w:rtl/>
        </w:rPr>
        <w:t>'</w:t>
      </w:r>
      <w:r w:rsidR="0005265B">
        <w:rPr>
          <w:rFonts w:hint="cs"/>
          <w:rtl/>
        </w:rPr>
        <w:t xml:space="preserve">יש לך </w:t>
      </w:r>
      <w:r w:rsidR="003B0EB6">
        <w:rPr>
          <w:rFonts w:hint="cs"/>
          <w:rtl/>
        </w:rPr>
        <w:t>ה</w:t>
      </w:r>
      <w:r w:rsidR="0005265B">
        <w:rPr>
          <w:rFonts w:hint="cs"/>
          <w:rtl/>
        </w:rPr>
        <w:t xml:space="preserve">גאווה, יש לך </w:t>
      </w:r>
      <w:r w:rsidR="003B0EB6">
        <w:rPr>
          <w:rFonts w:hint="cs"/>
          <w:rtl/>
        </w:rPr>
        <w:t>ה</w:t>
      </w:r>
      <w:r w:rsidR="0005265B">
        <w:rPr>
          <w:rFonts w:hint="cs"/>
          <w:rtl/>
        </w:rPr>
        <w:t xml:space="preserve">נקמה, יש לך </w:t>
      </w:r>
      <w:r w:rsidR="003B0EB6">
        <w:rPr>
          <w:rFonts w:hint="cs"/>
          <w:rtl/>
        </w:rPr>
        <w:t>ה</w:t>
      </w:r>
      <w:r w:rsidR="0005265B">
        <w:rPr>
          <w:rFonts w:hint="cs"/>
          <w:rtl/>
        </w:rPr>
        <w:t>שאיפה</w:t>
      </w:r>
      <w:r w:rsidR="004C0527">
        <w:rPr>
          <w:rFonts w:hint="cs"/>
          <w:rtl/>
        </w:rPr>
        <w:t>,</w:t>
      </w:r>
      <w:r w:rsidR="00E3611D">
        <w:rPr>
          <w:rFonts w:hint="cs"/>
          <w:rtl/>
        </w:rPr>
        <w:t>'</w:t>
      </w:r>
      <w:r w:rsidR="0005265B">
        <w:rPr>
          <w:rFonts w:hint="cs"/>
          <w:rtl/>
        </w:rPr>
        <w:t xml:space="preserve"> ונוכחה שאכן יש </w:t>
      </w:r>
      <w:r w:rsidR="002E4FA0">
        <w:rPr>
          <w:rFonts w:hint="cs"/>
          <w:rtl/>
        </w:rPr>
        <w:t xml:space="preserve">לאלכס </w:t>
      </w:r>
      <w:r w:rsidR="0005265B">
        <w:rPr>
          <w:rFonts w:hint="cs"/>
          <w:rtl/>
        </w:rPr>
        <w:t>מכל אלה יות</w:t>
      </w:r>
      <w:r w:rsidR="00426C3D">
        <w:rPr>
          <w:rFonts w:hint="cs"/>
          <w:rtl/>
        </w:rPr>
        <w:t>ר</w:t>
      </w:r>
      <w:r w:rsidR="0005265B">
        <w:rPr>
          <w:rFonts w:hint="cs"/>
          <w:rtl/>
        </w:rPr>
        <w:t xml:space="preserve"> מ</w:t>
      </w:r>
      <w:r w:rsidR="007671AE" w:rsidRPr="007671AE">
        <w:rPr>
          <w:rFonts w:cs="Times New Roman"/>
          <w:rtl/>
        </w:rPr>
        <w:t>אשר ל</w:t>
      </w:r>
      <w:r w:rsidR="0005265B">
        <w:rPr>
          <w:rFonts w:hint="cs"/>
          <w:rtl/>
        </w:rPr>
        <w:t xml:space="preserve">כל אדם אחר שהכירה. היא </w:t>
      </w:r>
      <w:r w:rsidRPr="00CD067C">
        <w:rPr>
          <w:rtl/>
        </w:rPr>
        <w:t>שכח</w:t>
      </w:r>
      <w:r w:rsidR="00A21A42">
        <w:rPr>
          <w:rFonts w:hint="cs"/>
          <w:rtl/>
        </w:rPr>
        <w:t>ה</w:t>
      </w:r>
      <w:r w:rsidR="00D57644">
        <w:rPr>
          <w:rtl/>
        </w:rPr>
        <w:t xml:space="preserve"> שבתחילת השיעור לגלגה</w:t>
      </w:r>
      <w:r w:rsidR="003B0EB6">
        <w:rPr>
          <w:rFonts w:hint="cs"/>
          <w:rtl/>
        </w:rPr>
        <w:t xml:space="preserve"> עם אחת הבנות הצרפתיות</w:t>
      </w:r>
      <w:r w:rsidR="00D57644">
        <w:rPr>
          <w:rtl/>
        </w:rPr>
        <w:t xml:space="preserve"> </w:t>
      </w:r>
      <w:r w:rsidRPr="00CD067C">
        <w:rPr>
          <w:rtl/>
        </w:rPr>
        <w:t>על קומתו הנמוכה ונעליו העצומות.</w:t>
      </w:r>
    </w:p>
    <w:p w14:paraId="2EBD874F" w14:textId="6ACD8F4D" w:rsidR="004627AB" w:rsidRPr="00CD067C" w:rsidRDefault="00D57644" w:rsidP="000B1245">
      <w:pPr>
        <w:rPr>
          <w:rtl/>
        </w:rPr>
      </w:pPr>
      <w:r>
        <w:rPr>
          <w:rFonts w:hint="cs"/>
          <w:rtl/>
        </w:rPr>
        <w:t>ה</w:t>
      </w:r>
      <w:r w:rsidR="00AB4DED">
        <w:rPr>
          <w:rFonts w:hint="cs"/>
          <w:rtl/>
        </w:rPr>
        <w:t>תאומי</w:t>
      </w:r>
      <w:r>
        <w:rPr>
          <w:rFonts w:hint="cs"/>
          <w:rtl/>
        </w:rPr>
        <w:t xml:space="preserve">ם </w:t>
      </w:r>
      <w:r w:rsidR="00D44190">
        <w:rPr>
          <w:rtl/>
        </w:rPr>
        <w:t xml:space="preserve">באו </w:t>
      </w:r>
      <w:r w:rsidR="00D44190">
        <w:rPr>
          <w:rFonts w:hint="cs"/>
          <w:rtl/>
        </w:rPr>
        <w:t>לבקרו</w:t>
      </w:r>
      <w:r w:rsidR="004C0527">
        <w:rPr>
          <w:rFonts w:hint="cs"/>
          <w:rtl/>
        </w:rPr>
        <w:t xml:space="preserve"> בביתו.</w:t>
      </w:r>
      <w:r w:rsidR="004627AB" w:rsidRPr="00CD067C">
        <w:rPr>
          <w:rtl/>
        </w:rPr>
        <w:t xml:space="preserve"> </w:t>
      </w:r>
      <w:r w:rsidR="004C0527">
        <w:rPr>
          <w:rFonts w:hint="cs"/>
          <w:rtl/>
        </w:rPr>
        <w:t xml:space="preserve">הם </w:t>
      </w:r>
      <w:r w:rsidR="00D44190">
        <w:rPr>
          <w:rFonts w:hint="cs"/>
          <w:rtl/>
        </w:rPr>
        <w:t xml:space="preserve">התרשמו </w:t>
      </w:r>
      <w:r w:rsidR="000B1245">
        <w:rPr>
          <w:rFonts w:hint="cs"/>
          <w:rtl/>
        </w:rPr>
        <w:t xml:space="preserve">עמוקות </w:t>
      </w:r>
      <w:r w:rsidR="00D44190">
        <w:rPr>
          <w:rFonts w:hint="cs"/>
          <w:rtl/>
        </w:rPr>
        <w:t>מ</w:t>
      </w:r>
      <w:r w:rsidR="004627AB" w:rsidRPr="00CD067C">
        <w:rPr>
          <w:rtl/>
        </w:rPr>
        <w:t xml:space="preserve">דפי המילים </w:t>
      </w:r>
      <w:r w:rsidR="0005265B">
        <w:rPr>
          <w:rFonts w:hint="cs"/>
          <w:rtl/>
        </w:rPr>
        <w:t>שמ</w:t>
      </w:r>
      <w:r w:rsidR="002C4D30">
        <w:rPr>
          <w:rFonts w:hint="cs"/>
          <w:rtl/>
        </w:rPr>
        <w:t>י</w:t>
      </w:r>
      <w:r w:rsidR="0005265B">
        <w:rPr>
          <w:rFonts w:hint="cs"/>
          <w:rtl/>
        </w:rPr>
        <w:t>לא כש</w:t>
      </w:r>
      <w:r w:rsidR="00171235">
        <w:rPr>
          <w:rFonts w:hint="cs"/>
          <w:rtl/>
        </w:rPr>
        <w:t>עמל ל</w:t>
      </w:r>
      <w:r w:rsidR="0005265B">
        <w:rPr>
          <w:rFonts w:hint="cs"/>
          <w:rtl/>
        </w:rPr>
        <w:t>פענח את ספרי הלימוד שלו</w:t>
      </w:r>
      <w:r w:rsidR="004627AB" w:rsidRPr="00CD067C">
        <w:rPr>
          <w:rtl/>
        </w:rPr>
        <w:t>. יסמין הת</w:t>
      </w:r>
      <w:r w:rsidR="00CC7BDC">
        <w:rPr>
          <w:rFonts w:hint="cs"/>
          <w:rtl/>
        </w:rPr>
        <w:t>י</w:t>
      </w:r>
      <w:r w:rsidR="004627AB" w:rsidRPr="00CD067C">
        <w:rPr>
          <w:rtl/>
        </w:rPr>
        <w:t xml:space="preserve">ישבה על </w:t>
      </w:r>
      <w:r w:rsidR="00E43C94" w:rsidRPr="00E43C94">
        <w:rPr>
          <w:rFonts w:cs="Times New Roman"/>
          <w:rtl/>
        </w:rPr>
        <w:t>מיטתו וסער מדד לו</w:t>
      </w:r>
      <w:r w:rsidR="004627AB" w:rsidRPr="00CD067C">
        <w:rPr>
          <w:rtl/>
        </w:rPr>
        <w:t xml:space="preserve"> את הדופק. כשאלכס עישן, הדופק שלו עלה. </w:t>
      </w:r>
    </w:p>
    <w:p w14:paraId="2578C346" w14:textId="4E55CA57" w:rsidR="00E3611D" w:rsidRDefault="00AB4ADE" w:rsidP="00A21A42">
      <w:pPr>
        <w:rPr>
          <w:rFonts w:cs="Times New Roman"/>
          <w:rtl/>
        </w:rPr>
      </w:pPr>
      <w:r w:rsidRPr="00AB4ADE">
        <w:rPr>
          <w:rFonts w:cs="Times New Roman"/>
          <w:rtl/>
        </w:rPr>
        <w:t>יסמין נשכבה במיט</w:t>
      </w:r>
      <w:r w:rsidR="00E3611D">
        <w:rPr>
          <w:rFonts w:cs="Times New Roman" w:hint="cs"/>
          <w:rtl/>
        </w:rPr>
        <w:t>תו</w:t>
      </w:r>
      <w:r w:rsidRPr="00AB4ADE">
        <w:rPr>
          <w:rFonts w:cs="Times New Roman"/>
          <w:rtl/>
        </w:rPr>
        <w:t>, היא לא הצליחה להתאפק והתעטפה בשמיכ</w:t>
      </w:r>
      <w:r w:rsidR="00E3611D">
        <w:rPr>
          <w:rFonts w:cs="Times New Roman" w:hint="cs"/>
          <w:rtl/>
        </w:rPr>
        <w:t>תו</w:t>
      </w:r>
      <w:r w:rsidRPr="00AB4ADE">
        <w:rPr>
          <w:rFonts w:cs="Times New Roman"/>
          <w:rtl/>
        </w:rPr>
        <w:t xml:space="preserve">. הריח שלו אפף אותה ולפני שהספיקה להרהר בכך היא נרדמה. </w:t>
      </w:r>
    </w:p>
    <w:p w14:paraId="3D0AE756" w14:textId="2FC9E983" w:rsidR="00AB4ADE" w:rsidRDefault="00AB4ADE" w:rsidP="00A21A42">
      <w:pPr>
        <w:rPr>
          <w:rtl/>
        </w:rPr>
      </w:pPr>
      <w:r w:rsidRPr="00AB4ADE">
        <w:rPr>
          <w:rFonts w:cs="Times New Roman"/>
          <w:rtl/>
        </w:rPr>
        <w:t>סער התערב עם אלכס שינצח אותו בריצה לכל מרחק שיבחר</w:t>
      </w:r>
      <w:r w:rsidR="00E3611D">
        <w:rPr>
          <w:rFonts w:cs="Times New Roman" w:hint="cs"/>
          <w:rtl/>
        </w:rPr>
        <w:t>,</w:t>
      </w:r>
      <w:r w:rsidRPr="00AB4ADE">
        <w:rPr>
          <w:rFonts w:cs="Times New Roman"/>
          <w:rtl/>
        </w:rPr>
        <w:t xml:space="preserve"> אבל הם לא יכלו לצאת </w:t>
      </w:r>
      <w:r w:rsidR="007671AE" w:rsidRPr="007671AE">
        <w:rPr>
          <w:rFonts w:cs="Times New Roman"/>
          <w:rtl/>
        </w:rPr>
        <w:t xml:space="preserve">מהדירה </w:t>
      </w:r>
      <w:r w:rsidRPr="00AB4ADE">
        <w:rPr>
          <w:rFonts w:cs="Times New Roman"/>
          <w:rtl/>
        </w:rPr>
        <w:t xml:space="preserve">כל עוד יסמין ישנה. בינתיים סער מילא ברשימות של אלכס </w:t>
      </w:r>
      <w:r w:rsidR="00A84741">
        <w:rPr>
          <w:rFonts w:cs="Times New Roman" w:hint="cs"/>
          <w:rtl/>
        </w:rPr>
        <w:t>תרגומ</w:t>
      </w:r>
      <w:r w:rsidRPr="00AB4ADE">
        <w:rPr>
          <w:rFonts w:cs="Times New Roman"/>
          <w:rtl/>
        </w:rPr>
        <w:t>ים למילים שהכיר</w:t>
      </w:r>
      <w:r w:rsidR="004627AB" w:rsidRPr="00CD067C">
        <w:rPr>
          <w:rtl/>
        </w:rPr>
        <w:t xml:space="preserve">. </w:t>
      </w:r>
    </w:p>
    <w:p w14:paraId="37FCC08F" w14:textId="2E8CB1D0" w:rsidR="004627AB" w:rsidRDefault="004627AB" w:rsidP="00A21A42">
      <w:pPr>
        <w:rPr>
          <w:rtl/>
        </w:rPr>
      </w:pPr>
      <w:r w:rsidRPr="00CD067C">
        <w:rPr>
          <w:rtl/>
        </w:rPr>
        <w:lastRenderedPageBreak/>
        <w:t xml:space="preserve">"היינו הך זה אותו דבר," סער </w:t>
      </w:r>
      <w:r w:rsidR="00A84741" w:rsidRPr="00A84741">
        <w:rPr>
          <w:rFonts w:cs="Times New Roman"/>
          <w:rtl/>
        </w:rPr>
        <w:t>פירש</w:t>
      </w:r>
      <w:r w:rsidRPr="00CD067C">
        <w:rPr>
          <w:rtl/>
        </w:rPr>
        <w:t>.</w:t>
      </w:r>
    </w:p>
    <w:p w14:paraId="76740623" w14:textId="77777777" w:rsidR="004627AB" w:rsidRPr="00CD067C" w:rsidRDefault="004627AB" w:rsidP="00250000">
      <w:pPr>
        <w:rPr>
          <w:rtl/>
        </w:rPr>
      </w:pPr>
      <w:r w:rsidRPr="00CD067C">
        <w:rPr>
          <w:rtl/>
        </w:rPr>
        <w:t>"אותו דבר כמו מה?"</w:t>
      </w:r>
    </w:p>
    <w:p w14:paraId="5C1C64E6" w14:textId="2B2789E3" w:rsidR="004627AB" w:rsidRPr="00CD067C" w:rsidRDefault="004627AB" w:rsidP="00250000">
      <w:pPr>
        <w:rPr>
          <w:rtl/>
        </w:rPr>
      </w:pPr>
      <w:r w:rsidRPr="00CD067C">
        <w:rPr>
          <w:rtl/>
        </w:rPr>
        <w:t xml:space="preserve">"לא, </w:t>
      </w:r>
      <w:r w:rsidR="00CC7BDC">
        <w:rPr>
          <w:rFonts w:hint="cs"/>
          <w:rtl/>
        </w:rPr>
        <w:t>'</w:t>
      </w:r>
      <w:r w:rsidRPr="00CD067C">
        <w:rPr>
          <w:rtl/>
        </w:rPr>
        <w:t>היינו הך</w:t>
      </w:r>
      <w:r w:rsidR="00CC7BDC">
        <w:rPr>
          <w:rFonts w:hint="cs"/>
          <w:rtl/>
        </w:rPr>
        <w:t>'</w:t>
      </w:r>
      <w:r w:rsidRPr="00CD067C">
        <w:rPr>
          <w:rtl/>
        </w:rPr>
        <w:t xml:space="preserve"> זה 'אותו דבר', בארמית."</w:t>
      </w:r>
      <w:r w:rsidR="00466783">
        <w:rPr>
          <w:rFonts w:hint="cs"/>
          <w:rtl/>
        </w:rPr>
        <w:t xml:space="preserve"> [</w:t>
      </w:r>
      <w:hyperlink r:id="rId217" w:history="1">
        <w:r w:rsidR="00466783" w:rsidRPr="00466783">
          <w:rPr>
            <w:rStyle w:val="Hyperlink"/>
            <w:rFonts w:hint="cs"/>
            <w:rtl/>
          </w:rPr>
          <w:t>אכן מארמית</w:t>
        </w:r>
      </w:hyperlink>
      <w:r w:rsidR="00466783">
        <w:rPr>
          <w:rFonts w:hint="cs"/>
          <w:rtl/>
        </w:rPr>
        <w:t>]</w:t>
      </w:r>
    </w:p>
    <w:p w14:paraId="409E6E7F" w14:textId="77777777" w:rsidR="004627AB" w:rsidRPr="00CD067C" w:rsidRDefault="004627AB" w:rsidP="00250000">
      <w:pPr>
        <w:rPr>
          <w:rtl/>
        </w:rPr>
      </w:pPr>
      <w:r w:rsidRPr="00CD067C">
        <w:rPr>
          <w:rtl/>
        </w:rPr>
        <w:t>"מה זה ארמית?"</w:t>
      </w:r>
    </w:p>
    <w:p w14:paraId="1901C313" w14:textId="77777777" w:rsidR="004627AB" w:rsidRPr="00CD067C" w:rsidRDefault="004627AB" w:rsidP="00250000">
      <w:pPr>
        <w:rPr>
          <w:rtl/>
        </w:rPr>
      </w:pPr>
      <w:r w:rsidRPr="00CD067C">
        <w:rPr>
          <w:rtl/>
        </w:rPr>
        <w:t>"זאת שפה קדומ</w:t>
      </w:r>
      <w:r w:rsidRPr="00CD067C">
        <w:rPr>
          <w:rFonts w:hint="cs"/>
          <w:rtl/>
        </w:rPr>
        <w:t>ה</w:t>
      </w:r>
      <w:r w:rsidRPr="00CD067C">
        <w:rPr>
          <w:rtl/>
        </w:rPr>
        <w:t>."</w:t>
      </w:r>
    </w:p>
    <w:p w14:paraId="73A56792" w14:textId="2A664AD6" w:rsidR="004627AB" w:rsidRPr="00CD067C" w:rsidRDefault="004627AB" w:rsidP="00250000">
      <w:pPr>
        <w:rPr>
          <w:rtl/>
        </w:rPr>
      </w:pPr>
      <w:r w:rsidRPr="00CD067C">
        <w:rPr>
          <w:rtl/>
        </w:rPr>
        <w:t xml:space="preserve">"אז </w:t>
      </w:r>
      <w:r w:rsidR="00F06A3F">
        <w:rPr>
          <w:rtl/>
        </w:rPr>
        <w:t>עכשיו</w:t>
      </w:r>
      <w:r w:rsidRPr="00CD067C">
        <w:rPr>
          <w:rtl/>
        </w:rPr>
        <w:t xml:space="preserve"> אני צריך ללמוד גם ארמית בשביל לדעת </w:t>
      </w:r>
      <w:r w:rsidR="00D57644">
        <w:rPr>
          <w:rtl/>
        </w:rPr>
        <w:t>עברית?" אלכס שקע ב</w:t>
      </w:r>
      <w:r w:rsidR="00CC7BDC">
        <w:rPr>
          <w:rFonts w:hint="cs"/>
          <w:rtl/>
        </w:rPr>
        <w:t>י</w:t>
      </w:r>
      <w:r w:rsidR="00D57644">
        <w:rPr>
          <w:rtl/>
        </w:rPr>
        <w:t>יאוש עמוק</w:t>
      </w:r>
      <w:r w:rsidRPr="00CD067C">
        <w:rPr>
          <w:rtl/>
        </w:rPr>
        <w:t>.</w:t>
      </w:r>
    </w:p>
    <w:p w14:paraId="7BB63F96" w14:textId="3151B53B" w:rsidR="004627AB" w:rsidRPr="00CD067C" w:rsidRDefault="004627AB" w:rsidP="00A84741">
      <w:pPr>
        <w:rPr>
          <w:rtl/>
        </w:rPr>
      </w:pPr>
      <w:r w:rsidRPr="00CD067C">
        <w:rPr>
          <w:rtl/>
        </w:rPr>
        <w:t>"לא את כל הארמית, לא</w:t>
      </w:r>
      <w:r w:rsidR="00A84741">
        <w:rPr>
          <w:rFonts w:hint="cs"/>
          <w:rtl/>
        </w:rPr>
        <w:t>,</w:t>
      </w:r>
      <w:r w:rsidRPr="00CD067C">
        <w:rPr>
          <w:rtl/>
        </w:rPr>
        <w:t>"</w:t>
      </w:r>
      <w:r w:rsidR="00A84741" w:rsidRPr="00A84741">
        <w:rPr>
          <w:rtl/>
        </w:rPr>
        <w:t xml:space="preserve"> </w:t>
      </w:r>
      <w:r w:rsidR="00A84741" w:rsidRPr="00CD067C">
        <w:rPr>
          <w:rtl/>
        </w:rPr>
        <w:t>סער צחק.</w:t>
      </w:r>
      <w:r w:rsidR="00CC7BDC">
        <w:rPr>
          <w:rFonts w:hint="cs"/>
          <w:rtl/>
        </w:rPr>
        <w:t xml:space="preserve"> </w:t>
      </w:r>
      <w:r w:rsidR="00A84741">
        <w:rPr>
          <w:rFonts w:hint="cs"/>
          <w:rtl/>
        </w:rPr>
        <w:t>"</w:t>
      </w:r>
      <w:r w:rsidRPr="00CD067C">
        <w:rPr>
          <w:rtl/>
        </w:rPr>
        <w:t xml:space="preserve">הנה </w:t>
      </w:r>
      <w:r w:rsidR="00B322F6" w:rsidRPr="00B322F6">
        <w:rPr>
          <w:rFonts w:cs="Times New Roman"/>
          <w:rtl/>
        </w:rPr>
        <w:t xml:space="preserve">ברשימה שלך </w:t>
      </w:r>
      <w:r w:rsidRPr="00CD067C">
        <w:rPr>
          <w:rtl/>
        </w:rPr>
        <w:t>עוד מילה מארמית – בדיעבד."</w:t>
      </w:r>
      <w:r w:rsidR="00466783">
        <w:rPr>
          <w:rFonts w:hint="cs"/>
          <w:rtl/>
        </w:rPr>
        <w:t xml:space="preserve"> [</w:t>
      </w:r>
      <w:hyperlink r:id="rId218" w:history="1">
        <w:r w:rsidR="00466783" w:rsidRPr="00466783">
          <w:rPr>
            <w:rStyle w:val="Hyperlink"/>
            <w:rFonts w:hint="cs"/>
            <w:rtl/>
          </w:rPr>
          <w:t>אכן מארמית</w:t>
        </w:r>
      </w:hyperlink>
      <w:r w:rsidR="00466783">
        <w:rPr>
          <w:rFonts w:hint="cs"/>
          <w:rtl/>
        </w:rPr>
        <w:t>]</w:t>
      </w:r>
    </w:p>
    <w:p w14:paraId="19B26856" w14:textId="77777777" w:rsidR="004627AB" w:rsidRPr="00CD067C" w:rsidRDefault="004627AB" w:rsidP="00250000">
      <w:pPr>
        <w:rPr>
          <w:rtl/>
        </w:rPr>
      </w:pPr>
      <w:r w:rsidRPr="00CD067C">
        <w:rPr>
          <w:rtl/>
        </w:rPr>
        <w:t>"מה זה בדיעבד?"</w:t>
      </w:r>
    </w:p>
    <w:p w14:paraId="6C59750B" w14:textId="77777777" w:rsidR="004627AB" w:rsidRPr="00CD067C" w:rsidRDefault="004627AB" w:rsidP="00250000">
      <w:pPr>
        <w:rPr>
          <w:rtl/>
        </w:rPr>
      </w:pPr>
      <w:r w:rsidRPr="00CD067C">
        <w:rPr>
          <w:rtl/>
        </w:rPr>
        <w:t>"זה רטרוספקט."</w:t>
      </w:r>
    </w:p>
    <w:p w14:paraId="3EEC23FA" w14:textId="77777777" w:rsidR="004627AB" w:rsidRPr="00CD067C" w:rsidRDefault="00823528" w:rsidP="00250000">
      <w:pPr>
        <w:rPr>
          <w:rtl/>
        </w:rPr>
      </w:pPr>
      <w:r>
        <w:rPr>
          <w:rtl/>
        </w:rPr>
        <w:t>"בדיעבד – רטר</w:t>
      </w:r>
      <w:r w:rsidR="004627AB" w:rsidRPr="00CD067C">
        <w:rPr>
          <w:rtl/>
        </w:rPr>
        <w:t>וספקט. בדיעבד – רטרוספקט. איך אפשר לזכור את זה?"</w:t>
      </w:r>
    </w:p>
    <w:p w14:paraId="042D06C4" w14:textId="77777777" w:rsidR="004627AB" w:rsidRPr="00CD067C" w:rsidRDefault="004627AB" w:rsidP="00250000">
      <w:pPr>
        <w:rPr>
          <w:rtl/>
        </w:rPr>
      </w:pPr>
      <w:r w:rsidRPr="00CD067C">
        <w:rPr>
          <w:rtl/>
        </w:rPr>
        <w:t>"תגיד, איזו שפה צריך לדעת בשביל להבין את המילה רטרוספקט?"</w:t>
      </w:r>
    </w:p>
    <w:p w14:paraId="4E69319E" w14:textId="77777777" w:rsidR="004627AB" w:rsidRPr="00CD067C" w:rsidRDefault="004627AB" w:rsidP="00250000">
      <w:pPr>
        <w:rPr>
          <w:rtl/>
        </w:rPr>
      </w:pPr>
      <w:r w:rsidRPr="00CD067C">
        <w:rPr>
          <w:rtl/>
        </w:rPr>
        <w:t>"</w:t>
      </w:r>
      <w:r w:rsidR="000B1245">
        <w:rPr>
          <w:rFonts w:hint="cs"/>
          <w:rtl/>
        </w:rPr>
        <w:t xml:space="preserve">ובכן </w:t>
      </w:r>
      <w:r w:rsidR="000B1245">
        <w:rPr>
          <w:rtl/>
        </w:rPr>
        <w:t>–</w:t>
      </w:r>
      <w:r w:rsidR="000B1245">
        <w:rPr>
          <w:rFonts w:hint="cs"/>
          <w:rtl/>
        </w:rPr>
        <w:t xml:space="preserve"> </w:t>
      </w:r>
      <w:r w:rsidRPr="00CD067C">
        <w:rPr>
          <w:rtl/>
        </w:rPr>
        <w:t>אנגלית."</w:t>
      </w:r>
    </w:p>
    <w:p w14:paraId="34A15EE1" w14:textId="77777777" w:rsidR="004627AB" w:rsidRPr="00CD067C" w:rsidRDefault="004627AB" w:rsidP="003D2803">
      <w:pPr>
        <w:rPr>
          <w:rtl/>
        </w:rPr>
      </w:pPr>
      <w:r w:rsidRPr="00CD067C">
        <w:rPr>
          <w:rtl/>
        </w:rPr>
        <w:t>"</w:t>
      </w:r>
      <w:r w:rsidR="003D2803">
        <w:rPr>
          <w:rtl/>
        </w:rPr>
        <w:t xml:space="preserve">אבל </w:t>
      </w:r>
      <w:r w:rsidR="003D2803">
        <w:rPr>
          <w:rFonts w:hint="cs"/>
          <w:rtl/>
        </w:rPr>
        <w:t>מ</w:t>
      </w:r>
      <w:r w:rsidRPr="00CD067C">
        <w:rPr>
          <w:rtl/>
        </w:rPr>
        <w:t>איפה המילה הזאת הגיעה?"</w:t>
      </w:r>
    </w:p>
    <w:p w14:paraId="2DC1A778" w14:textId="734FD59C" w:rsidR="004627AB" w:rsidRPr="00CD067C" w:rsidRDefault="004627AB" w:rsidP="00250000">
      <w:pPr>
        <w:rPr>
          <w:rtl/>
        </w:rPr>
      </w:pPr>
      <w:r w:rsidRPr="00CD067C">
        <w:rPr>
          <w:rtl/>
        </w:rPr>
        <w:t>"כי רטרו זה אחורה, וספקט זה מבט."</w:t>
      </w:r>
      <w:r w:rsidR="00C53087">
        <w:rPr>
          <w:rFonts w:hint="cs"/>
          <w:rtl/>
        </w:rPr>
        <w:t xml:space="preserve"> [</w:t>
      </w:r>
      <w:hyperlink r:id="rId219" w:history="1">
        <w:r w:rsidR="00C53087" w:rsidRPr="00C53087">
          <w:rPr>
            <w:rStyle w:val="Hyperlink"/>
            <w:rFonts w:hint="cs"/>
            <w:rtl/>
          </w:rPr>
          <w:t>אכן כך</w:t>
        </w:r>
      </w:hyperlink>
      <w:r w:rsidR="00C53087">
        <w:rPr>
          <w:rFonts w:hint="cs"/>
          <w:rtl/>
        </w:rPr>
        <w:t>]</w:t>
      </w:r>
    </w:p>
    <w:p w14:paraId="7942763D" w14:textId="77777777" w:rsidR="004627AB" w:rsidRPr="00CD067C" w:rsidRDefault="004627AB" w:rsidP="00250000">
      <w:pPr>
        <w:rPr>
          <w:rtl/>
        </w:rPr>
      </w:pPr>
      <w:r w:rsidRPr="00CD067C">
        <w:rPr>
          <w:rtl/>
        </w:rPr>
        <w:t>"יפה. באיזו שפה?"</w:t>
      </w:r>
    </w:p>
    <w:p w14:paraId="05BF0597" w14:textId="0AB3A556" w:rsidR="004627AB" w:rsidRPr="00CD067C" w:rsidRDefault="004627AB" w:rsidP="00250000">
      <w:pPr>
        <w:rPr>
          <w:rtl/>
        </w:rPr>
      </w:pPr>
      <w:r w:rsidRPr="00CD067C">
        <w:rPr>
          <w:rtl/>
        </w:rPr>
        <w:t>"בלטינית!" אלכס חייך. "אני מבין</w:t>
      </w:r>
      <w:r w:rsidR="00AB4DED">
        <w:rPr>
          <w:rFonts w:hint="cs"/>
          <w:rtl/>
        </w:rPr>
        <w:t>,</w:t>
      </w:r>
      <w:r w:rsidRPr="00CD067C">
        <w:rPr>
          <w:rtl/>
        </w:rPr>
        <w:t xml:space="preserve"> לא צריך ללמוד לטינית בשביל להבין אנגלית.</w:t>
      </w:r>
      <w:r w:rsidR="00E3611D" w:rsidRPr="00E3611D">
        <w:rPr>
          <w:rFonts w:cs="Times New Roman"/>
          <w:rtl/>
        </w:rPr>
        <w:t xml:space="preserve"> אבל זה עוזר.</w:t>
      </w:r>
      <w:r w:rsidRPr="00CD067C">
        <w:rPr>
          <w:rtl/>
        </w:rPr>
        <w:t>"</w:t>
      </w:r>
    </w:p>
    <w:p w14:paraId="00F574FA" w14:textId="6430AEB3" w:rsidR="004627AB" w:rsidRPr="00CD067C" w:rsidRDefault="004627AB" w:rsidP="00D57644">
      <w:pPr>
        <w:rPr>
          <w:rtl/>
        </w:rPr>
      </w:pPr>
      <w:r w:rsidRPr="00CD067C">
        <w:rPr>
          <w:rtl/>
        </w:rPr>
        <w:t xml:space="preserve">אלכס </w:t>
      </w:r>
      <w:r w:rsidR="00A84741">
        <w:rPr>
          <w:rFonts w:cs="Times New Roman" w:hint="cs"/>
          <w:rtl/>
        </w:rPr>
        <w:t>התכונן ל</w:t>
      </w:r>
      <w:r w:rsidR="00171235">
        <w:rPr>
          <w:rFonts w:hint="cs"/>
          <w:rtl/>
        </w:rPr>
        <w:t>פ</w:t>
      </w:r>
      <w:r w:rsidR="00501318">
        <w:rPr>
          <w:rFonts w:hint="cs"/>
          <w:rtl/>
        </w:rPr>
        <w:t>צ</w:t>
      </w:r>
      <w:r w:rsidR="00A84741">
        <w:rPr>
          <w:rFonts w:hint="cs"/>
          <w:rtl/>
        </w:rPr>
        <w:t>ו</w:t>
      </w:r>
      <w:r w:rsidR="00171235">
        <w:rPr>
          <w:rFonts w:hint="cs"/>
          <w:rtl/>
        </w:rPr>
        <w:t xml:space="preserve">ח </w:t>
      </w:r>
      <w:r w:rsidR="000F093E">
        <w:rPr>
          <w:rFonts w:hint="cs"/>
          <w:rtl/>
        </w:rPr>
        <w:t>ב</w:t>
      </w:r>
      <w:r w:rsidR="00171235">
        <w:rPr>
          <w:rFonts w:hint="cs"/>
          <w:rtl/>
        </w:rPr>
        <w:t>שבח</w:t>
      </w:r>
      <w:r w:rsidR="002C4D30">
        <w:rPr>
          <w:rFonts w:hint="cs"/>
          <w:rtl/>
        </w:rPr>
        <w:t>י</w:t>
      </w:r>
      <w:r w:rsidR="00171235">
        <w:rPr>
          <w:rFonts w:hint="cs"/>
          <w:rtl/>
        </w:rPr>
        <w:t xml:space="preserve"> לימוד הלטינית</w:t>
      </w:r>
      <w:r w:rsidRPr="00CD067C">
        <w:rPr>
          <w:rtl/>
        </w:rPr>
        <w:t xml:space="preserve"> אבל סער היסה אותו</w:t>
      </w:r>
      <w:r w:rsidR="007671AE">
        <w:rPr>
          <w:rFonts w:hint="cs"/>
          <w:rtl/>
        </w:rPr>
        <w:t>, כי</w:t>
      </w:r>
      <w:r w:rsidRPr="00CD067C">
        <w:rPr>
          <w:rtl/>
        </w:rPr>
        <w:t xml:space="preserve"> </w:t>
      </w:r>
      <w:r w:rsidR="000F093E" w:rsidRPr="000F093E">
        <w:rPr>
          <w:rFonts w:cs="Times New Roman"/>
          <w:rtl/>
        </w:rPr>
        <w:t>חשש שיסמין תתעורר</w:t>
      </w:r>
      <w:r w:rsidRPr="00CD067C">
        <w:rPr>
          <w:rtl/>
        </w:rPr>
        <w:t>.</w:t>
      </w:r>
    </w:p>
    <w:p w14:paraId="63953CB0" w14:textId="3CEFF957" w:rsidR="004627AB" w:rsidRPr="00CD067C" w:rsidRDefault="004627AB" w:rsidP="00250000">
      <w:pPr>
        <w:rPr>
          <w:rtl/>
        </w:rPr>
      </w:pPr>
      <w:r w:rsidRPr="00CD067C">
        <w:rPr>
          <w:rtl/>
        </w:rPr>
        <w:t xml:space="preserve">"לא כדאי להעיר אותה? </w:t>
      </w:r>
      <w:r w:rsidR="00B322F6" w:rsidRPr="00B322F6">
        <w:rPr>
          <w:rFonts w:cs="Times New Roman"/>
          <w:rtl/>
        </w:rPr>
        <w:t xml:space="preserve">אם תישן </w:t>
      </w:r>
      <w:r w:rsidR="00F06A3F">
        <w:rPr>
          <w:rFonts w:cs="Times New Roman"/>
          <w:rtl/>
        </w:rPr>
        <w:t>עכשיו</w:t>
      </w:r>
      <w:r w:rsidR="00B322F6" w:rsidRPr="00B322F6">
        <w:rPr>
          <w:rFonts w:cs="Times New Roman"/>
          <w:rtl/>
        </w:rPr>
        <w:t xml:space="preserve">, </w:t>
      </w:r>
      <w:r w:rsidRPr="00CD067C">
        <w:rPr>
          <w:rtl/>
        </w:rPr>
        <w:t>היא לא תצליח לה</w:t>
      </w:r>
      <w:r w:rsidR="00CC7BDC">
        <w:rPr>
          <w:rFonts w:hint="cs"/>
          <w:rtl/>
        </w:rPr>
        <w:t>י</w:t>
      </w:r>
      <w:r w:rsidRPr="00CD067C">
        <w:rPr>
          <w:rtl/>
        </w:rPr>
        <w:t>רדם בלילה."</w:t>
      </w:r>
    </w:p>
    <w:p w14:paraId="6F4609AC" w14:textId="3F1D4EBB" w:rsidR="004627AB" w:rsidRPr="00CD067C" w:rsidRDefault="004627AB" w:rsidP="00250000">
      <w:pPr>
        <w:rPr>
          <w:rtl/>
        </w:rPr>
      </w:pPr>
      <w:r w:rsidRPr="00CD067C">
        <w:rPr>
          <w:rtl/>
        </w:rPr>
        <w:t>"לא, בוא נצא מ</w:t>
      </w:r>
      <w:r w:rsidR="000F093E">
        <w:rPr>
          <w:rFonts w:hint="cs"/>
          <w:rtl/>
        </w:rPr>
        <w:t>החדר</w:t>
      </w:r>
      <w:r w:rsidRPr="00CD067C">
        <w:rPr>
          <w:rtl/>
        </w:rPr>
        <w:t>," סער לחש. "היא תתעורר מעצמה עוד מעט."</w:t>
      </w:r>
    </w:p>
    <w:p w14:paraId="6CEDF9B4" w14:textId="7FDC9644" w:rsidR="004627AB" w:rsidRPr="00CD067C" w:rsidRDefault="000F093E" w:rsidP="000B1245">
      <w:pPr>
        <w:rPr>
          <w:rtl/>
        </w:rPr>
      </w:pPr>
      <w:r>
        <w:rPr>
          <w:rFonts w:cs="Times New Roman" w:hint="cs"/>
          <w:rtl/>
        </w:rPr>
        <w:t>ב</w:t>
      </w:r>
      <w:r w:rsidR="00AB4ADE" w:rsidRPr="00AB4ADE">
        <w:rPr>
          <w:rFonts w:cs="Times New Roman"/>
          <w:rtl/>
        </w:rPr>
        <w:t>סלון סער עזר לאלכס לקרא בספר ההיסטוריה עד שירד הערב, ויסמין עדיין לא התעוררה</w:t>
      </w:r>
      <w:r w:rsidR="004627AB" w:rsidRPr="00CD067C">
        <w:rPr>
          <w:rtl/>
        </w:rPr>
        <w:t>.</w:t>
      </w:r>
    </w:p>
    <w:p w14:paraId="00914FBA" w14:textId="1AFA15E0" w:rsidR="004627AB" w:rsidRPr="00CD067C" w:rsidRDefault="00A21A42" w:rsidP="00250000">
      <w:pPr>
        <w:rPr>
          <w:rtl/>
        </w:rPr>
      </w:pPr>
      <w:r>
        <w:rPr>
          <w:rtl/>
        </w:rPr>
        <w:t xml:space="preserve">"מאז שהגענו ארצה </w:t>
      </w:r>
      <w:r w:rsidR="004627AB" w:rsidRPr="00CD067C">
        <w:rPr>
          <w:rtl/>
        </w:rPr>
        <w:t>היא לא ישנה יותר משעה רצוף."</w:t>
      </w:r>
    </w:p>
    <w:p w14:paraId="28AEE687" w14:textId="77777777" w:rsidR="00AB7323" w:rsidRDefault="004627AB" w:rsidP="000B1245">
      <w:pPr>
        <w:rPr>
          <w:rtl/>
        </w:rPr>
      </w:pPr>
      <w:r w:rsidRPr="00CD067C">
        <w:rPr>
          <w:rtl/>
        </w:rPr>
        <w:t>"</w:t>
      </w:r>
      <w:r w:rsidR="00A21A42">
        <w:rPr>
          <w:rFonts w:hint="cs"/>
          <w:rtl/>
        </w:rPr>
        <w:t xml:space="preserve">נראה לי שהיא </w:t>
      </w:r>
      <w:r w:rsidRPr="00CD067C">
        <w:rPr>
          <w:rtl/>
        </w:rPr>
        <w:t>נרדמה לפני שלוש שעות."</w:t>
      </w:r>
    </w:p>
    <w:p w14:paraId="28C30F23" w14:textId="5C3EE17B" w:rsidR="004627AB" w:rsidRPr="00CD067C" w:rsidRDefault="000B1245" w:rsidP="000B1245">
      <w:pPr>
        <w:rPr>
          <w:rtl/>
        </w:rPr>
      </w:pPr>
      <w:r>
        <w:rPr>
          <w:rFonts w:hint="cs"/>
          <w:rtl/>
        </w:rPr>
        <w:t>"</w:t>
      </w:r>
      <w:r w:rsidR="00587A4D">
        <w:rPr>
          <w:rFonts w:hint="cs"/>
          <w:rtl/>
        </w:rPr>
        <w:t>כבר</w:t>
      </w:r>
      <w:r>
        <w:rPr>
          <w:rFonts w:hint="cs"/>
          <w:rtl/>
        </w:rPr>
        <w:t xml:space="preserve"> יותר משלוש." סער התבונן בעורב </w:t>
      </w:r>
      <w:r>
        <w:rPr>
          <w:rFonts w:hint="cs"/>
          <w:color w:val="222222"/>
          <w:rtl/>
        </w:rPr>
        <w:t xml:space="preserve">שנחת על המרפסת, </w:t>
      </w:r>
      <w:r w:rsidR="00A84741">
        <w:rPr>
          <w:rFonts w:hint="cs"/>
          <w:color w:val="222222"/>
          <w:rtl/>
        </w:rPr>
        <w:t>ו</w:t>
      </w:r>
      <w:r>
        <w:rPr>
          <w:rFonts w:hint="cs"/>
          <w:color w:val="222222"/>
          <w:rtl/>
        </w:rPr>
        <w:t>תר אחר שאריות מאכלים שבת-</w:t>
      </w:r>
      <w:r w:rsidR="000F093E">
        <w:rPr>
          <w:rFonts w:hint="cs"/>
          <w:color w:val="222222"/>
          <w:rtl/>
        </w:rPr>
        <w:t>גל</w:t>
      </w:r>
      <w:r>
        <w:rPr>
          <w:rFonts w:hint="cs"/>
          <w:color w:val="222222"/>
          <w:rtl/>
        </w:rPr>
        <w:t xml:space="preserve"> השליכה בסתר ונתקעו במסילת התריס. </w:t>
      </w:r>
      <w:r w:rsidR="004627AB" w:rsidRPr="00CD067C">
        <w:rPr>
          <w:rtl/>
        </w:rPr>
        <w:t>"אני לא יודע מה קרה ל</w:t>
      </w:r>
      <w:r w:rsidR="002C4D30">
        <w:rPr>
          <w:rFonts w:hint="cs"/>
          <w:rtl/>
        </w:rPr>
        <w:t>יסמין</w:t>
      </w:r>
      <w:r w:rsidR="00642ADA">
        <w:rPr>
          <w:rFonts w:hint="cs"/>
          <w:rtl/>
        </w:rPr>
        <w:t xml:space="preserve"> היום</w:t>
      </w:r>
      <w:r w:rsidR="004627AB" w:rsidRPr="00CD067C">
        <w:rPr>
          <w:rtl/>
        </w:rPr>
        <w:t>."</w:t>
      </w:r>
    </w:p>
    <w:p w14:paraId="5E288662" w14:textId="77777777" w:rsidR="004627AB" w:rsidRPr="00CD067C" w:rsidRDefault="004627AB" w:rsidP="00250000">
      <w:pPr>
        <w:rPr>
          <w:rtl/>
        </w:rPr>
      </w:pPr>
      <w:r w:rsidRPr="00CD067C">
        <w:rPr>
          <w:rtl/>
        </w:rPr>
        <w:t>"אולי היא התעייפה, אחרי חצי שנה."</w:t>
      </w:r>
    </w:p>
    <w:p w14:paraId="53B8412E" w14:textId="01D5B0FE" w:rsidR="004627AB" w:rsidRPr="00CD067C" w:rsidRDefault="004627AB" w:rsidP="00250000">
      <w:pPr>
        <w:rPr>
          <w:rtl/>
        </w:rPr>
      </w:pPr>
      <w:r w:rsidRPr="00CD067C">
        <w:rPr>
          <w:rtl/>
        </w:rPr>
        <w:t xml:space="preserve">"זה לא מצחיק. </w:t>
      </w:r>
      <w:r w:rsidR="00642ADA">
        <w:rPr>
          <w:rFonts w:hint="cs"/>
          <w:rtl/>
        </w:rPr>
        <w:t>הייתי מעדיף לא להעיר אותה אם זה לא מפריע לך</w:t>
      </w:r>
      <w:r w:rsidR="00352290">
        <w:rPr>
          <w:rFonts w:hint="cs"/>
          <w:rtl/>
        </w:rPr>
        <w:t xml:space="preserve"> מאוד.</w:t>
      </w:r>
      <w:r w:rsidRPr="00CD067C">
        <w:rPr>
          <w:rtl/>
        </w:rPr>
        <w:t>"</w:t>
      </w:r>
    </w:p>
    <w:p w14:paraId="5EA96AE9" w14:textId="506076A5" w:rsidR="004627AB" w:rsidRPr="00CD067C" w:rsidRDefault="004627AB" w:rsidP="00A21A42">
      <w:pPr>
        <w:rPr>
          <w:rtl/>
        </w:rPr>
      </w:pPr>
      <w:r w:rsidRPr="00CD067C">
        <w:rPr>
          <w:rtl/>
        </w:rPr>
        <w:t xml:space="preserve">לפי </w:t>
      </w:r>
      <w:r w:rsidR="00C45B28">
        <w:rPr>
          <w:rtl/>
        </w:rPr>
        <w:t>תוכני</w:t>
      </w:r>
      <w:r w:rsidRPr="00CD067C">
        <w:rPr>
          <w:rtl/>
        </w:rPr>
        <w:t>ת האימונים שאביו</w:t>
      </w:r>
      <w:r w:rsidR="00166CA0" w:rsidRPr="00166CA0">
        <w:rPr>
          <w:rtl/>
        </w:rPr>
        <w:t xml:space="preserve"> </w:t>
      </w:r>
      <w:r w:rsidR="00166CA0" w:rsidRPr="00CD067C">
        <w:rPr>
          <w:rtl/>
        </w:rPr>
        <w:t>של סער</w:t>
      </w:r>
      <w:r w:rsidRPr="00CD067C">
        <w:rPr>
          <w:rtl/>
        </w:rPr>
        <w:t xml:space="preserve"> שלח לו ב</w:t>
      </w:r>
      <w:r w:rsidR="00A21A42">
        <w:rPr>
          <w:rFonts w:hint="cs"/>
          <w:rtl/>
        </w:rPr>
        <w:t>מ</w:t>
      </w:r>
      <w:r w:rsidRPr="00CD067C">
        <w:rPr>
          <w:rtl/>
        </w:rPr>
        <w:t xml:space="preserve">ייל מקנדה, היה </w:t>
      </w:r>
      <w:r w:rsidR="00AB4DED">
        <w:rPr>
          <w:rFonts w:hint="cs"/>
          <w:rtl/>
        </w:rPr>
        <w:t>עליו לרוץ</w:t>
      </w:r>
      <w:r w:rsidRPr="00CD067C">
        <w:rPr>
          <w:rtl/>
        </w:rPr>
        <w:t xml:space="preserve"> ריצת טמפו </w:t>
      </w:r>
      <w:r w:rsidR="00AB4ADE">
        <w:rPr>
          <w:rFonts w:hint="cs"/>
          <w:rtl/>
        </w:rPr>
        <w:t>של</w:t>
      </w:r>
      <w:r w:rsidRPr="00CD067C">
        <w:rPr>
          <w:rtl/>
        </w:rPr>
        <w:t xml:space="preserve"> שעה וחצי באותו ערב.</w:t>
      </w:r>
    </w:p>
    <w:p w14:paraId="24774762" w14:textId="3B26D8D6" w:rsidR="004627AB" w:rsidRPr="00CD067C" w:rsidRDefault="004627AB" w:rsidP="00250000">
      <w:pPr>
        <w:rPr>
          <w:rtl/>
        </w:rPr>
      </w:pPr>
      <w:r w:rsidRPr="00CD067C">
        <w:rPr>
          <w:rtl/>
        </w:rPr>
        <w:t xml:space="preserve">"למה אתה חייב לרוץ </w:t>
      </w:r>
      <w:r w:rsidR="00F97A34">
        <w:rPr>
          <w:rtl/>
        </w:rPr>
        <w:t>כל כך</w:t>
      </w:r>
      <w:r w:rsidRPr="00CD067C">
        <w:rPr>
          <w:rtl/>
        </w:rPr>
        <w:t xml:space="preserve"> הרבה?"</w:t>
      </w:r>
      <w:r w:rsidR="00877C82">
        <w:rPr>
          <w:rFonts w:hint="cs"/>
          <w:rtl/>
        </w:rPr>
        <w:t xml:space="preserve"> </w:t>
      </w:r>
      <w:r w:rsidR="00877C82" w:rsidRPr="00877C82">
        <w:rPr>
          <w:rFonts w:cs="Times New Roman"/>
          <w:rtl/>
        </w:rPr>
        <w:t>אלכס מעולם לא רץ אלא כאימון לדבר אחר.</w:t>
      </w:r>
    </w:p>
    <w:p w14:paraId="0EFA532C" w14:textId="77777777" w:rsidR="004627AB" w:rsidRPr="00CD067C" w:rsidRDefault="004627AB" w:rsidP="00250000">
      <w:pPr>
        <w:rPr>
          <w:rtl/>
        </w:rPr>
      </w:pPr>
      <w:r w:rsidRPr="00CD067C">
        <w:rPr>
          <w:rtl/>
        </w:rPr>
        <w:t>"שעה וחצי זה לא הרבה. ואני לא חייב."</w:t>
      </w:r>
    </w:p>
    <w:p w14:paraId="345566EC" w14:textId="77777777" w:rsidR="004627AB" w:rsidRPr="00CD067C" w:rsidRDefault="004627AB" w:rsidP="00250000">
      <w:pPr>
        <w:rPr>
          <w:rtl/>
        </w:rPr>
      </w:pPr>
      <w:r w:rsidRPr="00CD067C">
        <w:rPr>
          <w:rtl/>
        </w:rPr>
        <w:t>"אז למה אתה עושה את זה?"</w:t>
      </w:r>
    </w:p>
    <w:p w14:paraId="009E68AF" w14:textId="77777777" w:rsidR="004627AB" w:rsidRPr="00CD067C" w:rsidRDefault="004627AB" w:rsidP="00250000">
      <w:pPr>
        <w:rPr>
          <w:rtl/>
        </w:rPr>
      </w:pPr>
      <w:r w:rsidRPr="00CD067C">
        <w:rPr>
          <w:rtl/>
        </w:rPr>
        <w:t>"למה האריה רץ?"</w:t>
      </w:r>
    </w:p>
    <w:p w14:paraId="5822AC35" w14:textId="77777777" w:rsidR="004627AB" w:rsidRPr="00CD067C" w:rsidRDefault="004627AB" w:rsidP="00250000">
      <w:pPr>
        <w:rPr>
          <w:rtl/>
        </w:rPr>
      </w:pPr>
      <w:r w:rsidRPr="00CD067C">
        <w:rPr>
          <w:rtl/>
        </w:rPr>
        <w:t>"בשביל להשיג טרף."</w:t>
      </w:r>
    </w:p>
    <w:p w14:paraId="453554A8" w14:textId="5DCC5FF3" w:rsidR="004627AB" w:rsidRPr="00CD067C" w:rsidRDefault="004627AB" w:rsidP="00250000">
      <w:pPr>
        <w:rPr>
          <w:rtl/>
        </w:rPr>
      </w:pPr>
      <w:r w:rsidRPr="00CD067C">
        <w:rPr>
          <w:rtl/>
        </w:rPr>
        <w:t xml:space="preserve">"טוב, זאת לא </w:t>
      </w:r>
      <w:r w:rsidR="001C5A04">
        <w:rPr>
          <w:rtl/>
        </w:rPr>
        <w:t>הייתה</w:t>
      </w:r>
      <w:r w:rsidRPr="00CD067C">
        <w:rPr>
          <w:rtl/>
        </w:rPr>
        <w:t xml:space="preserve"> דוגמה טובה. למה סוסי הפרא רצים? הם רצים כי יש מרחבים, הם רצים כי הם יכולים."</w:t>
      </w:r>
    </w:p>
    <w:p w14:paraId="29FD8973" w14:textId="6FC5331F" w:rsidR="004627AB" w:rsidRPr="00CD067C" w:rsidRDefault="004627AB" w:rsidP="00250000">
      <w:pPr>
        <w:rPr>
          <w:rtl/>
        </w:rPr>
      </w:pPr>
      <w:r w:rsidRPr="00CD067C">
        <w:rPr>
          <w:rtl/>
        </w:rPr>
        <w:lastRenderedPageBreak/>
        <w:t>"לא קשה לרוץ שעה וחצי?"</w:t>
      </w:r>
      <w:r w:rsidR="00877C82" w:rsidRPr="00877C82">
        <w:rPr>
          <w:rtl/>
        </w:rPr>
        <w:t xml:space="preserve"> </w:t>
      </w:r>
      <w:r w:rsidR="00877C82" w:rsidRPr="00877C82">
        <w:rPr>
          <w:rFonts w:cs="Times New Roman"/>
          <w:rtl/>
        </w:rPr>
        <w:t>– לו היה מרשה לעצמו לשחות שעה וחצי</w:t>
      </w:r>
      <w:r w:rsidR="00A84741">
        <w:rPr>
          <w:rFonts w:cs="Times New Roman" w:hint="cs"/>
          <w:rtl/>
        </w:rPr>
        <w:t>...</w:t>
      </w:r>
      <w:r w:rsidR="00877C82" w:rsidRPr="00877C82">
        <w:rPr>
          <w:rFonts w:cs="Times New Roman"/>
          <w:rtl/>
        </w:rPr>
        <w:t xml:space="preserve"> הוא הזדעזע כש</w:t>
      </w:r>
      <w:r w:rsidR="00CC7BDC">
        <w:rPr>
          <w:rFonts w:cs="Times New Roman" w:hint="cs"/>
          <w:rtl/>
        </w:rPr>
        <w:t>הבין</w:t>
      </w:r>
      <w:r w:rsidR="00877C82" w:rsidRPr="00877C82">
        <w:rPr>
          <w:rFonts w:cs="Times New Roman"/>
          <w:rtl/>
        </w:rPr>
        <w:t xml:space="preserve"> </w:t>
      </w:r>
      <w:r w:rsidR="00A84741">
        <w:rPr>
          <w:rFonts w:cs="Times New Roman" w:hint="cs"/>
          <w:rtl/>
        </w:rPr>
        <w:t xml:space="preserve">עד </w:t>
      </w:r>
      <w:r w:rsidR="00877C82" w:rsidRPr="00877C82">
        <w:rPr>
          <w:rFonts w:cs="Times New Roman"/>
          <w:rtl/>
        </w:rPr>
        <w:t>כמה התגעגע לכך</w:t>
      </w:r>
      <w:r w:rsidR="00A84741">
        <w:rPr>
          <w:rFonts w:cs="Times New Roman" w:hint="cs"/>
          <w:rtl/>
        </w:rPr>
        <w:t>.</w:t>
      </w:r>
      <w:r w:rsidR="00877C82" w:rsidRPr="00877C82">
        <w:rPr>
          <w:rFonts w:cs="Times New Roman"/>
          <w:rtl/>
        </w:rPr>
        <w:t xml:space="preserve"> זה היה עונש מטורף, לשלול מעצמו[</w:t>
      </w:r>
      <w:r w:rsidR="00877C82" w:rsidRPr="00877C82">
        <w:t>deny himself</w:t>
      </w:r>
      <w:r w:rsidR="00877C82" w:rsidRPr="00877C82">
        <w:rPr>
          <w:rFonts w:cs="Times New Roman"/>
          <w:rtl/>
        </w:rPr>
        <w:t>]</w:t>
      </w:r>
      <w:r w:rsidR="006B6AAA">
        <w:rPr>
          <w:rFonts w:cs="Times New Roman"/>
          <w:rtl/>
        </w:rPr>
        <w:t xml:space="preserve"> </w:t>
      </w:r>
      <w:r w:rsidR="00877C82" w:rsidRPr="00877C82">
        <w:rPr>
          <w:rFonts w:cs="Times New Roman"/>
          <w:rtl/>
        </w:rPr>
        <w:t>את ה</w:t>
      </w:r>
      <w:r w:rsidR="00C90C6C">
        <w:rPr>
          <w:rFonts w:cs="Times New Roman"/>
          <w:rtl/>
        </w:rPr>
        <w:t>שחייה</w:t>
      </w:r>
      <w:r w:rsidR="00877C82" w:rsidRPr="00877C82">
        <w:rPr>
          <w:rFonts w:cs="Times New Roman"/>
          <w:rtl/>
        </w:rPr>
        <w:t>.</w:t>
      </w:r>
    </w:p>
    <w:p w14:paraId="7E8EC123" w14:textId="2023CB52" w:rsidR="004627AB" w:rsidRPr="00CD067C" w:rsidRDefault="004627AB" w:rsidP="00250000">
      <w:pPr>
        <w:rPr>
          <w:rtl/>
        </w:rPr>
      </w:pPr>
      <w:r w:rsidRPr="00CD067C">
        <w:rPr>
          <w:rtl/>
        </w:rPr>
        <w:t>"בטח שזה קשה. זה</w:t>
      </w:r>
      <w:r w:rsidR="00C90C6C">
        <w:rPr>
          <w:rtl/>
        </w:rPr>
        <w:t xml:space="preserve"> מאוד </w:t>
      </w:r>
      <w:r w:rsidRPr="00CD067C">
        <w:rPr>
          <w:rtl/>
        </w:rPr>
        <w:t>קשה. במיוחד השעה הראשונה."</w:t>
      </w:r>
    </w:p>
    <w:p w14:paraId="45945D0B" w14:textId="77777777" w:rsidR="004627AB" w:rsidRPr="00CD067C" w:rsidRDefault="004627AB" w:rsidP="00250000">
      <w:pPr>
        <w:rPr>
          <w:rtl/>
        </w:rPr>
      </w:pPr>
      <w:r w:rsidRPr="00CD067C">
        <w:rPr>
          <w:rtl/>
        </w:rPr>
        <w:t>אלכס צחק. "רק השעה הראשונה?"</w:t>
      </w:r>
    </w:p>
    <w:p w14:paraId="67C23640" w14:textId="6C1D3EFF" w:rsidR="004627AB" w:rsidRPr="00CD067C" w:rsidRDefault="004627AB" w:rsidP="00250000">
      <w:pPr>
        <w:rPr>
          <w:rtl/>
        </w:rPr>
      </w:pPr>
      <w:r w:rsidRPr="00CD067C">
        <w:rPr>
          <w:rtl/>
        </w:rPr>
        <w:t>"כן. אחרי שעה, הריצה הופכת להיות חסרת מאמץ. אני רץ מהר, אבל בלי מאמץ.</w:t>
      </w:r>
      <w:r w:rsidR="00BB7B0A">
        <w:rPr>
          <w:rtl/>
        </w:rPr>
        <w:t xml:space="preserve"> והכול </w:t>
      </w:r>
      <w:r w:rsidRPr="00CD067C">
        <w:rPr>
          <w:rtl/>
        </w:rPr>
        <w:t xml:space="preserve">שקט </w:t>
      </w:r>
      <w:r w:rsidR="00F97A34">
        <w:rPr>
          <w:rtl/>
        </w:rPr>
        <w:t>כל כך</w:t>
      </w:r>
      <w:r w:rsidRPr="00CD067C">
        <w:rPr>
          <w:rtl/>
        </w:rPr>
        <w:t>, רק אני והנשימות שלי, בודד לגמרי."</w:t>
      </w:r>
    </w:p>
    <w:p w14:paraId="20A82B7D" w14:textId="5B8CEA84" w:rsidR="004627AB" w:rsidRPr="00CD067C" w:rsidRDefault="004627AB" w:rsidP="00250000">
      <w:pPr>
        <w:rPr>
          <w:rtl/>
        </w:rPr>
      </w:pPr>
      <w:r w:rsidRPr="00CD067C">
        <w:rPr>
          <w:rtl/>
        </w:rPr>
        <w:t>"אני מספיק בודד גם ככה," אלכס הודה.</w:t>
      </w:r>
      <w:r w:rsidR="005738E8">
        <w:rPr>
          <w:rFonts w:hint="cs"/>
          <w:rtl/>
        </w:rPr>
        <w:t xml:space="preserve"> אבל עם יסמין </w:t>
      </w:r>
      <w:r w:rsidR="00D314C2">
        <w:rPr>
          <w:rFonts w:hint="cs"/>
          <w:rtl/>
        </w:rPr>
        <w:t xml:space="preserve">הישנה </w:t>
      </w:r>
      <w:r w:rsidR="005738E8">
        <w:rPr>
          <w:rFonts w:hint="cs"/>
          <w:rtl/>
        </w:rPr>
        <w:t xml:space="preserve">בחדרו, הבית </w:t>
      </w:r>
      <w:r w:rsidR="00D314C2">
        <w:rPr>
          <w:rFonts w:hint="cs"/>
          <w:rtl/>
        </w:rPr>
        <w:t>ה</w:t>
      </w:r>
      <w:r w:rsidR="005738E8">
        <w:rPr>
          <w:rFonts w:hint="cs"/>
          <w:rtl/>
        </w:rPr>
        <w:t xml:space="preserve">תמלא </w:t>
      </w:r>
      <w:r w:rsidR="00D314C2">
        <w:rPr>
          <w:rFonts w:hint="cs"/>
          <w:rtl/>
        </w:rPr>
        <w:t>ב</w:t>
      </w:r>
      <w:r w:rsidR="00587A4D">
        <w:rPr>
          <w:rFonts w:hint="cs"/>
          <w:rtl/>
        </w:rPr>
        <w:t>דבר</w:t>
      </w:r>
      <w:r w:rsidR="00CC7BDC">
        <w:rPr>
          <w:rFonts w:hint="cs"/>
          <w:rtl/>
        </w:rPr>
        <w:t xml:space="preserve"> </w:t>
      </w:r>
      <w:r w:rsidR="00587A4D">
        <w:rPr>
          <w:rFonts w:hint="cs"/>
          <w:rtl/>
        </w:rPr>
        <w:t>מה</w:t>
      </w:r>
      <w:r w:rsidR="00D314C2">
        <w:rPr>
          <w:rFonts w:hint="cs"/>
          <w:rtl/>
        </w:rPr>
        <w:t xml:space="preserve"> רך וממסך שלא היה שם קודם</w:t>
      </w:r>
      <w:r w:rsidR="005738E8">
        <w:rPr>
          <w:rFonts w:hint="cs"/>
          <w:rtl/>
        </w:rPr>
        <w:t>. [לשפר]</w:t>
      </w:r>
    </w:p>
    <w:p w14:paraId="6E992603" w14:textId="751E788D" w:rsidR="004627AB" w:rsidRPr="00CD067C" w:rsidRDefault="004627AB" w:rsidP="00250000">
      <w:pPr>
        <w:rPr>
          <w:rtl/>
        </w:rPr>
      </w:pPr>
      <w:r w:rsidRPr="00CD067C">
        <w:rPr>
          <w:rtl/>
        </w:rPr>
        <w:t xml:space="preserve">"אני </w:t>
      </w:r>
      <w:r w:rsidR="00613723">
        <w:rPr>
          <w:rtl/>
        </w:rPr>
        <w:t>לא מתכוון לבדידות, אלא להיות</w:t>
      </w:r>
      <w:r w:rsidRPr="00CD067C">
        <w:rPr>
          <w:rtl/>
        </w:rPr>
        <w:t xml:space="preserve"> ביחידות – בלי שיעורים, בלי הצרות של ההורים שלך, בלי הצרות של האחות שלך, בלי </w:t>
      </w:r>
      <w:r w:rsidR="00A84741" w:rsidRPr="00A84741">
        <w:rPr>
          <w:rFonts w:cs="Times New Roman"/>
          <w:rtl/>
        </w:rPr>
        <w:t>המורים ו</w:t>
      </w:r>
      <w:r w:rsidRPr="00CD067C">
        <w:rPr>
          <w:rtl/>
        </w:rPr>
        <w:t xml:space="preserve">הילדים האחרים, בלי </w:t>
      </w:r>
      <w:r w:rsidR="007671AE" w:rsidRPr="007671AE">
        <w:rPr>
          <w:rFonts w:cs="Times New Roman"/>
          <w:rtl/>
        </w:rPr>
        <w:t xml:space="preserve">כל </w:t>
      </w:r>
      <w:r w:rsidRPr="00CD067C">
        <w:rPr>
          <w:rtl/>
        </w:rPr>
        <w:t xml:space="preserve">חוסר הצדק והכיעור </w:t>
      </w:r>
      <w:r w:rsidR="007671AE" w:rsidRPr="007671AE">
        <w:rPr>
          <w:rFonts w:cs="Times New Roman"/>
          <w:rtl/>
        </w:rPr>
        <w:t>– אתה יודע.</w:t>
      </w:r>
      <w:r w:rsidRPr="00CD067C">
        <w:rPr>
          <w:rtl/>
        </w:rPr>
        <w:t xml:space="preserve"> בלי כל אלה, זאת הבדידות הנהדרת."</w:t>
      </w:r>
    </w:p>
    <w:p w14:paraId="0454257F" w14:textId="77777777" w:rsidR="004627AB" w:rsidRPr="00CD067C" w:rsidRDefault="004627AB" w:rsidP="00250000">
      <w:pPr>
        <w:rPr>
          <w:rtl/>
        </w:rPr>
      </w:pPr>
      <w:r w:rsidRPr="00CD067C">
        <w:rPr>
          <w:rtl/>
        </w:rPr>
        <w:t>"ומה אתה עושה בשעה הזאת של הריצה עד שמגיעים לבדידות?"</w:t>
      </w:r>
    </w:p>
    <w:p w14:paraId="2B2F3BE6" w14:textId="2A4EF5BD" w:rsidR="004627AB" w:rsidRPr="00CD067C" w:rsidRDefault="004627AB" w:rsidP="00250000">
      <w:pPr>
        <w:rPr>
          <w:rtl/>
        </w:rPr>
      </w:pPr>
      <w:r w:rsidRPr="00CD067C">
        <w:rPr>
          <w:rtl/>
        </w:rPr>
        <w:t>"המח מתמל</w:t>
      </w:r>
      <w:r w:rsidR="003D2803">
        <w:rPr>
          <w:rtl/>
        </w:rPr>
        <w:t xml:space="preserve">א במחשבות על כל מני דברים. זה </w:t>
      </w:r>
      <w:r w:rsidR="003D2803">
        <w:rPr>
          <w:rFonts w:hint="cs"/>
          <w:rtl/>
        </w:rPr>
        <w:t>מגיע</w:t>
      </w:r>
      <w:r w:rsidR="003D2803">
        <w:rPr>
          <w:rtl/>
        </w:rPr>
        <w:t xml:space="preserve"> מעצמו."</w:t>
      </w:r>
    </w:p>
    <w:p w14:paraId="4E19BA53" w14:textId="77777777" w:rsidR="004627AB" w:rsidRPr="00CD067C" w:rsidRDefault="004627AB" w:rsidP="00250000">
      <w:pPr>
        <w:rPr>
          <w:rtl/>
        </w:rPr>
      </w:pPr>
      <w:r w:rsidRPr="00CD067C">
        <w:rPr>
          <w:rtl/>
        </w:rPr>
        <w:t>אלכס הדליק סיגריה.</w:t>
      </w:r>
    </w:p>
    <w:p w14:paraId="4C0DDED7" w14:textId="51764210" w:rsidR="004627AB" w:rsidRPr="00CD067C" w:rsidRDefault="004627AB" w:rsidP="00250000">
      <w:pPr>
        <w:rPr>
          <w:rtl/>
        </w:rPr>
      </w:pPr>
      <w:r w:rsidRPr="00CD067C">
        <w:rPr>
          <w:rtl/>
        </w:rPr>
        <w:t xml:space="preserve">"אתה גם לא תרגיש צורך לעשן </w:t>
      </w:r>
      <w:r w:rsidR="00F97A34">
        <w:rPr>
          <w:rtl/>
        </w:rPr>
        <w:t>כל כך</w:t>
      </w:r>
      <w:r w:rsidRPr="00CD067C">
        <w:rPr>
          <w:rtl/>
        </w:rPr>
        <w:t xml:space="preserve"> הרבה."</w:t>
      </w:r>
    </w:p>
    <w:p w14:paraId="4B2AAC08" w14:textId="463802BF" w:rsidR="004627AB" w:rsidRPr="000D4E3C" w:rsidRDefault="00171235" w:rsidP="00250000">
      <w:pPr>
        <w:rPr>
          <w:color w:val="A6A6A6" w:themeColor="background1" w:themeShade="A6"/>
          <w:rtl/>
        </w:rPr>
      </w:pPr>
      <w:r w:rsidRPr="000D4E3C">
        <w:rPr>
          <w:rFonts w:hint="cs"/>
          <w:color w:val="A6A6A6" w:themeColor="background1" w:themeShade="A6"/>
          <w:rtl/>
        </w:rPr>
        <w:t>[</w:t>
      </w:r>
      <w:r w:rsidR="004627AB" w:rsidRPr="000D4E3C">
        <w:rPr>
          <w:color w:val="A6A6A6" w:themeColor="background1" w:themeShade="A6"/>
          <w:rtl/>
        </w:rPr>
        <w:t>"ספר לי עוד</w:t>
      </w:r>
      <w:r w:rsidR="00823528" w:rsidRPr="000D4E3C">
        <w:rPr>
          <w:rFonts w:hint="cs"/>
          <w:color w:val="A6A6A6" w:themeColor="background1" w:themeShade="A6"/>
          <w:rtl/>
        </w:rPr>
        <w:t xml:space="preserve"> על הבדידות הזאת</w:t>
      </w:r>
      <w:r w:rsidR="004627AB" w:rsidRPr="000D4E3C">
        <w:rPr>
          <w:color w:val="A6A6A6" w:themeColor="background1" w:themeShade="A6"/>
          <w:rtl/>
        </w:rPr>
        <w:t>."</w:t>
      </w:r>
    </w:p>
    <w:p w14:paraId="3F168526" w14:textId="5AF48407" w:rsidR="004627AB" w:rsidRPr="000D4E3C" w:rsidRDefault="004627AB" w:rsidP="003D2803">
      <w:pPr>
        <w:rPr>
          <w:color w:val="A6A6A6" w:themeColor="background1" w:themeShade="A6"/>
          <w:rtl/>
        </w:rPr>
      </w:pPr>
      <w:r w:rsidRPr="000D4E3C">
        <w:rPr>
          <w:color w:val="A6A6A6" w:themeColor="background1" w:themeShade="A6"/>
          <w:rtl/>
        </w:rPr>
        <w:t>"</w:t>
      </w:r>
      <w:r w:rsidR="00AB4DED" w:rsidRPr="000D4E3C">
        <w:rPr>
          <w:rFonts w:hint="cs"/>
          <w:color w:val="A6A6A6" w:themeColor="background1" w:themeShade="A6"/>
          <w:rtl/>
        </w:rPr>
        <w:t>לא</w:t>
      </w:r>
      <w:r w:rsidRPr="000D4E3C">
        <w:rPr>
          <w:color w:val="A6A6A6" w:themeColor="background1" w:themeShade="A6"/>
          <w:rtl/>
        </w:rPr>
        <w:t xml:space="preserve"> ממש בדידות. בבדידות חסר משהו. ופה כלום לא חסר, להיפך – כל הדברים העודפים נעלמים. זה כמו להיות רק אתה</w:t>
      </w:r>
      <w:r w:rsidR="009D346A" w:rsidRPr="000D4E3C">
        <w:rPr>
          <w:rFonts w:hint="cs"/>
          <w:color w:val="A6A6A6" w:themeColor="background1" w:themeShade="A6"/>
          <w:rtl/>
        </w:rPr>
        <w:t>,</w:t>
      </w:r>
      <w:r w:rsidRPr="000D4E3C">
        <w:rPr>
          <w:color w:val="A6A6A6" w:themeColor="background1" w:themeShade="A6"/>
          <w:rtl/>
        </w:rPr>
        <w:t xml:space="preserve"> </w:t>
      </w:r>
      <w:r w:rsidR="00A21A42" w:rsidRPr="000D4E3C">
        <w:rPr>
          <w:rFonts w:hint="cs"/>
          <w:color w:val="A6A6A6" w:themeColor="background1" w:themeShade="A6"/>
          <w:rtl/>
        </w:rPr>
        <w:t xml:space="preserve">עם </w:t>
      </w:r>
      <w:r w:rsidRPr="000D4E3C">
        <w:rPr>
          <w:color w:val="A6A6A6" w:themeColor="background1" w:themeShade="A6"/>
          <w:rtl/>
        </w:rPr>
        <w:t>החבר הכי טוב שלך, לבד לגמרי בעולם, ואז לגלות שהחבר הכי טוב שלך הוא אתה, על אף האכזבות והכישלונות. זאת תגלית ששווה את כל הכאב והמאמץ."</w:t>
      </w:r>
      <w:r w:rsidR="00A21A42" w:rsidRPr="000D4E3C">
        <w:rPr>
          <w:rFonts w:hint="cs"/>
          <w:color w:val="A6A6A6" w:themeColor="background1" w:themeShade="A6"/>
          <w:rtl/>
        </w:rPr>
        <w:t xml:space="preserve"> </w:t>
      </w:r>
      <w:r w:rsidR="000E0D8B" w:rsidRPr="000D4E3C">
        <w:rPr>
          <w:rFonts w:hint="cs"/>
          <w:color w:val="A6A6A6" w:themeColor="background1" w:themeShade="A6"/>
          <w:rtl/>
        </w:rPr>
        <w:t xml:space="preserve">[לשפר נאום </w:t>
      </w:r>
      <w:r w:rsidR="000E0D8B" w:rsidRPr="000D4E3C">
        <w:rPr>
          <w:color w:val="A6A6A6" w:themeColor="background1" w:themeShade="A6"/>
        </w:rPr>
        <w:t>incongruous</w:t>
      </w:r>
      <w:r w:rsidR="00171235" w:rsidRPr="000D4E3C">
        <w:rPr>
          <w:rFonts w:hint="cs"/>
          <w:color w:val="A6A6A6" w:themeColor="background1" w:themeShade="A6"/>
          <w:rtl/>
        </w:rPr>
        <w:t xml:space="preserve"> </w:t>
      </w:r>
      <w:r w:rsidR="000E0D8B" w:rsidRPr="000D4E3C">
        <w:rPr>
          <w:rFonts w:hint="cs"/>
          <w:color w:val="A6A6A6" w:themeColor="background1" w:themeShade="A6"/>
          <w:rtl/>
        </w:rPr>
        <w:t>זה]</w:t>
      </w:r>
    </w:p>
    <w:p w14:paraId="7633CFD1" w14:textId="77777777" w:rsidR="00171235" w:rsidRPr="000D4E3C" w:rsidRDefault="00171235" w:rsidP="003D2803">
      <w:pPr>
        <w:rPr>
          <w:color w:val="A6A6A6" w:themeColor="background1" w:themeShade="A6"/>
          <w:rtl/>
        </w:rPr>
      </w:pPr>
      <w:r w:rsidRPr="000D4E3C">
        <w:rPr>
          <w:rFonts w:hint="cs"/>
          <w:color w:val="A6A6A6" w:themeColor="background1" w:themeShade="A6"/>
          <w:rtl/>
        </w:rPr>
        <w:t>]</w:t>
      </w:r>
    </w:p>
    <w:p w14:paraId="5DFEDF44" w14:textId="767052ED" w:rsidR="004627AB" w:rsidRPr="00CD067C" w:rsidRDefault="00AB4DED" w:rsidP="003D2803">
      <w:pPr>
        <w:rPr>
          <w:rtl/>
        </w:rPr>
      </w:pPr>
      <w:r>
        <w:rPr>
          <w:rFonts w:hint="cs"/>
          <w:rtl/>
        </w:rPr>
        <w:t xml:space="preserve">בחדרו </w:t>
      </w:r>
      <w:r w:rsidR="006B6369">
        <w:rPr>
          <w:rFonts w:hint="cs"/>
          <w:rtl/>
        </w:rPr>
        <w:t xml:space="preserve">של אלכס, </w:t>
      </w:r>
      <w:r w:rsidR="004627AB" w:rsidRPr="00CD067C">
        <w:rPr>
          <w:rtl/>
        </w:rPr>
        <w:t>יסמין</w:t>
      </w:r>
      <w:r w:rsidR="003D2803">
        <w:rPr>
          <w:rtl/>
        </w:rPr>
        <w:t xml:space="preserve"> </w:t>
      </w:r>
      <w:r w:rsidR="001C5A04">
        <w:rPr>
          <w:rFonts w:hint="cs"/>
          <w:rtl/>
        </w:rPr>
        <w:t>הייתה</w:t>
      </w:r>
      <w:r w:rsidR="003D2803">
        <w:rPr>
          <w:rFonts w:hint="cs"/>
          <w:rtl/>
        </w:rPr>
        <w:t xml:space="preserve"> </w:t>
      </w:r>
      <w:r w:rsidR="00F743E2">
        <w:rPr>
          <w:rFonts w:hint="cs"/>
          <w:rtl/>
        </w:rPr>
        <w:t>[</w:t>
      </w:r>
      <w:r w:rsidR="003D2803">
        <w:rPr>
          <w:rtl/>
        </w:rPr>
        <w:t xml:space="preserve">שרויה בשינה </w:t>
      </w:r>
      <w:r w:rsidR="003D2803">
        <w:rPr>
          <w:rFonts w:hint="cs"/>
          <w:rtl/>
        </w:rPr>
        <w:t>כפויה,</w:t>
      </w:r>
      <w:r w:rsidR="00F743E2">
        <w:rPr>
          <w:rFonts w:hint="cs"/>
          <w:rtl/>
        </w:rPr>
        <w:t>]</w:t>
      </w:r>
      <w:r w:rsidR="004627AB" w:rsidRPr="00CD067C">
        <w:rPr>
          <w:rtl/>
        </w:rPr>
        <w:t xml:space="preserve"> מכווצת ב</w:t>
      </w:r>
      <w:r>
        <w:rPr>
          <w:rFonts w:hint="cs"/>
          <w:rtl/>
        </w:rPr>
        <w:t>ין</w:t>
      </w:r>
      <w:r w:rsidR="004627AB" w:rsidRPr="00CD067C">
        <w:rPr>
          <w:rtl/>
        </w:rPr>
        <w:t xml:space="preserve"> סדיני</w:t>
      </w:r>
      <w:r w:rsidR="003D2803">
        <w:rPr>
          <w:rFonts w:hint="cs"/>
          <w:rtl/>
        </w:rPr>
        <w:t>ו</w:t>
      </w:r>
      <w:r w:rsidR="0019513F">
        <w:rPr>
          <w:rFonts w:hint="cs"/>
          <w:rtl/>
        </w:rPr>
        <w:t xml:space="preserve"> [</w:t>
      </w:r>
      <w:r w:rsidR="0019513F" w:rsidRPr="0019513F">
        <w:rPr>
          <w:rFonts w:cs="Times New Roman"/>
          <w:rtl/>
        </w:rPr>
        <w:t>החדשים שנרכשו עם המיטה</w:t>
      </w:r>
      <w:r w:rsidR="0019513F">
        <w:rPr>
          <w:rFonts w:hint="cs"/>
          <w:rtl/>
        </w:rPr>
        <w:t>]</w:t>
      </w:r>
      <w:r w:rsidR="004627AB" w:rsidRPr="00CD067C">
        <w:rPr>
          <w:rtl/>
        </w:rPr>
        <w:t xml:space="preserve">, </w:t>
      </w:r>
      <w:r w:rsidR="00A21A42" w:rsidRPr="00CD067C">
        <w:rPr>
          <w:rtl/>
        </w:rPr>
        <w:t xml:space="preserve">מכוסה למחצה בשמיכתו, </w:t>
      </w:r>
      <w:r w:rsidR="00922255">
        <w:rPr>
          <w:rtl/>
        </w:rPr>
        <w:t>שערה</w:t>
      </w:r>
      <w:r w:rsidR="00A21A42" w:rsidRPr="00CD067C">
        <w:rPr>
          <w:rtl/>
        </w:rPr>
        <w:t xml:space="preserve"> פזור על הכרית שלו</w:t>
      </w:r>
      <w:r w:rsidR="00FB53CC">
        <w:rPr>
          <w:rFonts w:hint="cs"/>
          <w:rtl/>
        </w:rPr>
        <w:t>.</w:t>
      </w:r>
      <w:r w:rsidR="0061593D">
        <w:rPr>
          <w:rtl/>
        </w:rPr>
        <w:t xml:space="preserve"> גופה </w:t>
      </w:r>
      <w:r w:rsidR="00FB53CC">
        <w:rPr>
          <w:rFonts w:hint="cs"/>
          <w:rtl/>
        </w:rPr>
        <w:t xml:space="preserve">כמו </w:t>
      </w:r>
      <w:r w:rsidR="0061593D">
        <w:rPr>
          <w:rtl/>
        </w:rPr>
        <w:t>ה</w:t>
      </w:r>
      <w:r w:rsidR="00642ADA">
        <w:rPr>
          <w:rFonts w:hint="cs"/>
          <w:rtl/>
        </w:rPr>
        <w:t>ת</w:t>
      </w:r>
      <w:r w:rsidR="00F743E2">
        <w:rPr>
          <w:rFonts w:hint="cs"/>
          <w:rtl/>
        </w:rPr>
        <w:t>י</w:t>
      </w:r>
      <w:r w:rsidR="00642ADA">
        <w:rPr>
          <w:rFonts w:hint="cs"/>
          <w:rtl/>
        </w:rPr>
        <w:t>ירא</w:t>
      </w:r>
      <w:r w:rsidR="00A21A42">
        <w:rPr>
          <w:rtl/>
        </w:rPr>
        <w:t xml:space="preserve"> להתמסר למ</w:t>
      </w:r>
      <w:r w:rsidR="00FB53CC">
        <w:rPr>
          <w:rFonts w:hint="cs"/>
          <w:rtl/>
        </w:rPr>
        <w:t>זור</w:t>
      </w:r>
      <w:r w:rsidR="004627AB" w:rsidRPr="00CD067C">
        <w:rPr>
          <w:rtl/>
        </w:rPr>
        <w:t xml:space="preserve"> שנמסך </w:t>
      </w:r>
      <w:r w:rsidR="00681011">
        <w:rPr>
          <w:rFonts w:hint="cs"/>
          <w:rtl/>
        </w:rPr>
        <w:t>עליו</w:t>
      </w:r>
      <w:r w:rsidR="004627AB" w:rsidRPr="00CD067C">
        <w:rPr>
          <w:rtl/>
        </w:rPr>
        <w:t>,</w:t>
      </w:r>
      <w:r w:rsidR="00760094">
        <w:rPr>
          <w:rFonts w:hint="cs"/>
          <w:rtl/>
        </w:rPr>
        <w:t xml:space="preserve"> </w:t>
      </w:r>
      <w:r w:rsidR="00823528">
        <w:rPr>
          <w:rFonts w:hint="cs"/>
          <w:rtl/>
        </w:rPr>
        <w:t>נאבק בסכנות ש</w:t>
      </w:r>
      <w:r w:rsidR="003D2803">
        <w:rPr>
          <w:rFonts w:hint="cs"/>
          <w:rtl/>
        </w:rPr>
        <w:t xml:space="preserve">ללא ספק </w:t>
      </w:r>
      <w:r w:rsidR="00823528">
        <w:rPr>
          <w:rFonts w:hint="cs"/>
          <w:rtl/>
        </w:rPr>
        <w:t>יגיעו בעקבותיו</w:t>
      </w:r>
      <w:r w:rsidR="00642ADA">
        <w:rPr>
          <w:rFonts w:hint="cs"/>
          <w:rtl/>
        </w:rPr>
        <w:t>.</w:t>
      </w:r>
      <w:r w:rsidR="004627AB" w:rsidRPr="00CD067C">
        <w:rPr>
          <w:rtl/>
        </w:rPr>
        <w:t xml:space="preserve"> </w:t>
      </w:r>
      <w:r w:rsidR="00A21A42">
        <w:rPr>
          <w:rFonts w:hint="cs"/>
          <w:rtl/>
        </w:rPr>
        <w:t xml:space="preserve">אלכס </w:t>
      </w:r>
      <w:r w:rsidR="004627AB" w:rsidRPr="00CD067C">
        <w:rPr>
          <w:rtl/>
        </w:rPr>
        <w:t>סגר את</w:t>
      </w:r>
      <w:r w:rsidR="003D2803">
        <w:rPr>
          <w:rtl/>
        </w:rPr>
        <w:t xml:space="preserve"> התריסים וכיבה את השעון המעורר.</w:t>
      </w:r>
    </w:p>
    <w:p w14:paraId="37911599" w14:textId="28D7D0D9" w:rsidR="004627AB" w:rsidRDefault="004627AB" w:rsidP="00FB53CC">
      <w:pPr>
        <w:rPr>
          <w:rtl/>
        </w:rPr>
      </w:pPr>
      <w:r w:rsidRPr="00CD067C">
        <w:rPr>
          <w:rtl/>
        </w:rPr>
        <w:t>סער התחנן שלא יעיר אותה, שיישן במקום אחר. אלכס צחק, תחנונים לא היו נחוצים</w:t>
      </w:r>
      <w:r w:rsidR="00823528">
        <w:rPr>
          <w:rFonts w:hint="cs"/>
          <w:rtl/>
        </w:rPr>
        <w:t>.</w:t>
      </w:r>
      <w:r w:rsidRPr="00CD067C">
        <w:rPr>
          <w:rtl/>
        </w:rPr>
        <w:t xml:space="preserve"> ה</w:t>
      </w:r>
      <w:r w:rsidR="00271F95">
        <w:rPr>
          <w:rtl/>
        </w:rPr>
        <w:t>מזרנ</w:t>
      </w:r>
      <w:r w:rsidRPr="00CD067C">
        <w:rPr>
          <w:rtl/>
        </w:rPr>
        <w:t>ים הישנים שא</w:t>
      </w:r>
      <w:r w:rsidR="00960AF2">
        <w:rPr>
          <w:rFonts w:hint="cs"/>
          <w:rtl/>
        </w:rPr>
        <w:t>ו</w:t>
      </w:r>
      <w:r w:rsidR="000D4E3C">
        <w:rPr>
          <w:rFonts w:hint="cs"/>
          <w:rtl/>
        </w:rPr>
        <w:t>ח</w:t>
      </w:r>
      <w:r w:rsidRPr="00CD067C">
        <w:rPr>
          <w:rtl/>
        </w:rPr>
        <w:t>סנו בחדר הנוסף</w:t>
      </w:r>
      <w:r w:rsidR="00275064">
        <w:rPr>
          <w:rFonts w:hint="cs"/>
          <w:rtl/>
        </w:rPr>
        <w:t xml:space="preserve"> </w:t>
      </w:r>
      <w:r w:rsidR="00166CA0" w:rsidRPr="00166CA0">
        <w:rPr>
          <w:rFonts w:cs="Times New Roman"/>
          <w:rtl/>
        </w:rPr>
        <w:t xml:space="preserve">נתפסו </w:t>
      </w:r>
      <w:r w:rsidR="000D4E3C">
        <w:rPr>
          <w:rFonts w:cs="Times New Roman" w:hint="cs"/>
          <w:rtl/>
        </w:rPr>
        <w:t>ב</w:t>
      </w:r>
      <w:r w:rsidR="00166CA0" w:rsidRPr="00166CA0">
        <w:rPr>
          <w:rFonts w:cs="Times New Roman"/>
          <w:rtl/>
        </w:rPr>
        <w:t xml:space="preserve">מרבית הלילות </w:t>
      </w:r>
      <w:r w:rsidR="000655BB">
        <w:rPr>
          <w:rFonts w:cs="Times New Roman"/>
          <w:rtl/>
        </w:rPr>
        <w:t>על ידי</w:t>
      </w:r>
      <w:r w:rsidR="00166CA0" w:rsidRPr="00166CA0">
        <w:rPr>
          <w:rFonts w:cs="Times New Roman"/>
          <w:rtl/>
        </w:rPr>
        <w:t xml:space="preserve"> הנערים שפלשו לביתו, אבל תמיד </w:t>
      </w:r>
      <w:r w:rsidR="001C5A04">
        <w:rPr>
          <w:rFonts w:cs="Times New Roman"/>
          <w:rtl/>
        </w:rPr>
        <w:t>הייתה</w:t>
      </w:r>
      <w:r w:rsidR="00166CA0" w:rsidRPr="00166CA0">
        <w:rPr>
          <w:rFonts w:cs="Times New Roman"/>
          <w:rtl/>
        </w:rPr>
        <w:t xml:space="preserve"> מיטתו הקדושה של מארק</w:t>
      </w:r>
      <w:r w:rsidRPr="00CD067C">
        <w:rPr>
          <w:rtl/>
        </w:rPr>
        <w:t>.</w:t>
      </w:r>
    </w:p>
    <w:p w14:paraId="23D59500" w14:textId="53C1F944" w:rsidR="003E78FD" w:rsidRDefault="003E78FD" w:rsidP="00FB53CC">
      <w:pPr>
        <w:rPr>
          <w:rtl/>
        </w:rPr>
      </w:pPr>
    </w:p>
    <w:p w14:paraId="6A1DB650" w14:textId="52D02916" w:rsidR="00166CA0" w:rsidRDefault="003E78FD" w:rsidP="00166CA0">
      <w:pPr>
        <w:rPr>
          <w:rFonts w:cs="Times New Roman"/>
          <w:rtl/>
        </w:rPr>
      </w:pPr>
      <w:r w:rsidRPr="00E67C1F">
        <w:rPr>
          <w:rFonts w:cs="Times New Roman" w:hint="eastAsia"/>
          <w:rtl/>
        </w:rPr>
        <w:t>בלילה</w:t>
      </w:r>
      <w:r w:rsidRPr="00E67C1F">
        <w:rPr>
          <w:rFonts w:cs="Times New Roman"/>
          <w:rtl/>
        </w:rPr>
        <w:t xml:space="preserve"> </w:t>
      </w:r>
      <w:r w:rsidR="00B322F6" w:rsidRPr="00B322F6">
        <w:rPr>
          <w:rFonts w:cs="Times New Roman"/>
          <w:rtl/>
        </w:rPr>
        <w:t>הגיעו נערי כנופיית שואפי</w:t>
      </w:r>
      <w:r w:rsidR="000D4E3C">
        <w:rPr>
          <w:rFonts w:cs="Times New Roman" w:hint="cs"/>
          <w:rtl/>
        </w:rPr>
        <w:t xml:space="preserve"> </w:t>
      </w:r>
      <w:r w:rsidR="00B322F6" w:rsidRPr="00B322F6">
        <w:rPr>
          <w:rFonts w:cs="Times New Roman"/>
          <w:rtl/>
        </w:rPr>
        <w:t>הדבק</w:t>
      </w:r>
      <w:r w:rsidR="00D02A74" w:rsidRPr="00D02A74">
        <w:rPr>
          <w:rFonts w:cs="Times New Roman"/>
          <w:rtl/>
        </w:rPr>
        <w:t xml:space="preserve"> ופשטו על המטבח</w:t>
      </w:r>
      <w:r w:rsidR="00166CA0" w:rsidRPr="00166CA0">
        <w:rPr>
          <w:rFonts w:cs="Times New Roman"/>
          <w:rtl/>
        </w:rPr>
        <w:t xml:space="preserve"> ו</w:t>
      </w:r>
      <w:r w:rsidR="000F093E">
        <w:rPr>
          <w:rFonts w:cs="Times New Roman" w:hint="cs"/>
          <w:rtl/>
        </w:rPr>
        <w:t>ע</w:t>
      </w:r>
      <w:r w:rsidR="00166CA0" w:rsidRPr="00166CA0">
        <w:rPr>
          <w:rFonts w:cs="Times New Roman"/>
          <w:rtl/>
        </w:rPr>
        <w:t>ל מקומות המסתור שבו</w:t>
      </w:r>
      <w:r w:rsidR="00D02A74" w:rsidRPr="00D02A74">
        <w:rPr>
          <w:rFonts w:cs="Times New Roman"/>
          <w:rtl/>
        </w:rPr>
        <w:t>, שכבר הי</w:t>
      </w:r>
      <w:r w:rsidR="00166CA0">
        <w:rPr>
          <w:rFonts w:cs="Times New Roman" w:hint="cs"/>
          <w:rtl/>
        </w:rPr>
        <w:t>ו</w:t>
      </w:r>
      <w:r w:rsidR="00D02A74" w:rsidRPr="00D02A74">
        <w:rPr>
          <w:rFonts w:cs="Times New Roman"/>
          <w:rtl/>
        </w:rPr>
        <w:t xml:space="preserve"> מוכר</w:t>
      </w:r>
      <w:r w:rsidR="00166CA0">
        <w:rPr>
          <w:rFonts w:cs="Times New Roman" w:hint="cs"/>
          <w:rtl/>
        </w:rPr>
        <w:t>ים</w:t>
      </w:r>
      <w:r w:rsidR="00D02A74" w:rsidRPr="00D02A74">
        <w:rPr>
          <w:rFonts w:cs="Times New Roman"/>
          <w:rtl/>
        </w:rPr>
        <w:t xml:space="preserve"> להם</w:t>
      </w:r>
      <w:r w:rsidRPr="00E67C1F">
        <w:rPr>
          <w:rFonts w:cs="Times New Roman"/>
          <w:rtl/>
        </w:rPr>
        <w:t xml:space="preserve">. </w:t>
      </w:r>
      <w:r w:rsidR="00D02A74" w:rsidRPr="00D02A74">
        <w:rPr>
          <w:rFonts w:cs="Times New Roman"/>
          <w:rtl/>
        </w:rPr>
        <w:t>חרף הפצרותיו</w:t>
      </w:r>
      <w:r w:rsidR="00171D89" w:rsidRPr="00E67C1F">
        <w:rPr>
          <w:rFonts w:cs="Times New Roman"/>
          <w:rtl/>
        </w:rPr>
        <w:t xml:space="preserve"> </w:t>
      </w:r>
      <w:r w:rsidR="00166CA0" w:rsidRPr="00166CA0">
        <w:rPr>
          <w:rFonts w:cs="Times New Roman"/>
          <w:rtl/>
        </w:rPr>
        <w:t>של אלכס</w:t>
      </w:r>
      <w:r w:rsidR="00C718B2">
        <w:rPr>
          <w:rFonts w:cs="Times New Roman" w:hint="cs"/>
          <w:rtl/>
        </w:rPr>
        <w:t xml:space="preserve"> שה</w:t>
      </w:r>
      <w:r w:rsidR="00166CA0" w:rsidRPr="00166CA0">
        <w:rPr>
          <w:rFonts w:cs="Times New Roman"/>
          <w:rtl/>
        </w:rPr>
        <w:t xml:space="preserve">שגיח על שנתה של יסמין, </w:t>
      </w:r>
      <w:r w:rsidR="00996BF8" w:rsidRPr="00E67C1F">
        <w:rPr>
          <w:rFonts w:cs="Times New Roman" w:hint="eastAsia"/>
          <w:rtl/>
        </w:rPr>
        <w:t>הם</w:t>
      </w:r>
      <w:r w:rsidR="00996BF8" w:rsidRPr="00E67C1F">
        <w:rPr>
          <w:rFonts w:cs="Times New Roman"/>
          <w:rtl/>
        </w:rPr>
        <w:t xml:space="preserve"> </w:t>
      </w:r>
      <w:r w:rsidR="00166CA0" w:rsidRPr="00166CA0">
        <w:rPr>
          <w:rFonts w:cs="Times New Roman"/>
          <w:rtl/>
        </w:rPr>
        <w:t>צווחו</w:t>
      </w:r>
      <w:r w:rsidR="00996BF8" w:rsidRPr="00E67C1F">
        <w:rPr>
          <w:rFonts w:cs="Times New Roman"/>
          <w:rtl/>
        </w:rPr>
        <w:t xml:space="preserve"> </w:t>
      </w:r>
      <w:r w:rsidR="00D02A74">
        <w:rPr>
          <w:rFonts w:cs="Times New Roman" w:hint="cs"/>
          <w:rtl/>
        </w:rPr>
        <w:t>ו</w:t>
      </w:r>
      <w:r w:rsidR="00996BF8" w:rsidRPr="00E67C1F">
        <w:rPr>
          <w:rFonts w:cs="Times New Roman"/>
          <w:rtl/>
        </w:rPr>
        <w:t>צחקו</w:t>
      </w:r>
      <w:r w:rsidR="00166CA0" w:rsidRPr="00166CA0">
        <w:rPr>
          <w:rFonts w:cs="Times New Roman"/>
          <w:rtl/>
        </w:rPr>
        <w:t xml:space="preserve"> בקולי קולות,</w:t>
      </w:r>
      <w:r w:rsidR="00996BF8" w:rsidRPr="00E67C1F">
        <w:rPr>
          <w:rFonts w:cs="Times New Roman"/>
          <w:rtl/>
        </w:rPr>
        <w:t xml:space="preserve"> </w:t>
      </w:r>
      <w:r w:rsidR="00C672F7">
        <w:rPr>
          <w:rFonts w:cs="Times New Roman" w:hint="cs"/>
          <w:rtl/>
        </w:rPr>
        <w:t xml:space="preserve">אבל </w:t>
      </w:r>
      <w:r w:rsidR="000D4E3C">
        <w:rPr>
          <w:rFonts w:cs="Times New Roman" w:hint="cs"/>
          <w:rtl/>
        </w:rPr>
        <w:t xml:space="preserve">הוא </w:t>
      </w:r>
      <w:r w:rsidR="00166CA0" w:rsidRPr="00166CA0">
        <w:rPr>
          <w:rFonts w:cs="Times New Roman"/>
          <w:rtl/>
        </w:rPr>
        <w:t>לפחות הצליח להשפיע עליהם</w:t>
      </w:r>
      <w:r w:rsidR="00C718B2">
        <w:rPr>
          <w:rFonts w:cs="Times New Roman" w:hint="cs"/>
          <w:rtl/>
        </w:rPr>
        <w:t xml:space="preserve"> לנגן רק את </w:t>
      </w:r>
      <w:r w:rsidR="00C718B2" w:rsidRPr="00D02A74">
        <w:rPr>
          <w:rFonts w:cs="Times New Roman"/>
          <w:rtl/>
        </w:rPr>
        <w:t>שאדיי [</w:t>
      </w:r>
      <w:r w:rsidR="00C718B2" w:rsidRPr="00D02A74">
        <w:rPr>
          <w:rFonts w:cs="Times New Roman"/>
        </w:rPr>
        <w:t>Sade</w:t>
      </w:r>
      <w:r w:rsidR="00C718B2" w:rsidRPr="00D02A74">
        <w:rPr>
          <w:rFonts w:cs="Times New Roman"/>
          <w:rtl/>
        </w:rPr>
        <w:t>]</w:t>
      </w:r>
      <w:r w:rsidR="00E61285" w:rsidRPr="00E67C1F">
        <w:rPr>
          <w:rFonts w:cs="Times New Roman"/>
          <w:rtl/>
        </w:rPr>
        <w:t xml:space="preserve"> </w:t>
      </w:r>
      <w:r w:rsidR="00D02A74" w:rsidRPr="00D02A74">
        <w:rPr>
          <w:rFonts w:cs="Times New Roman"/>
          <w:rtl/>
        </w:rPr>
        <w:t xml:space="preserve">בבּוּמבּוֹקס שהביאו </w:t>
      </w:r>
      <w:r w:rsidR="00166CA0">
        <w:rPr>
          <w:rFonts w:cs="Times New Roman" w:hint="cs"/>
          <w:rtl/>
        </w:rPr>
        <w:t>איתם</w:t>
      </w:r>
      <w:r w:rsidR="00D02A74" w:rsidRPr="00D02A74">
        <w:rPr>
          <w:rFonts w:cs="Times New Roman"/>
          <w:rtl/>
        </w:rPr>
        <w:t>,</w:t>
      </w:r>
      <w:r w:rsidR="00D02A74">
        <w:rPr>
          <w:rFonts w:cs="Times New Roman" w:hint="cs"/>
          <w:rtl/>
        </w:rPr>
        <w:t xml:space="preserve"> </w:t>
      </w:r>
      <w:r w:rsidR="00D02A74" w:rsidRPr="00D02A74">
        <w:rPr>
          <w:rFonts w:cs="Times New Roman"/>
          <w:rtl/>
        </w:rPr>
        <w:t>ו</w:t>
      </w:r>
      <w:r w:rsidR="004147AD">
        <w:rPr>
          <w:rFonts w:cs="Times New Roman"/>
          <w:rtl/>
        </w:rPr>
        <w:t>מוזיק</w:t>
      </w:r>
      <w:r w:rsidR="00D02A74" w:rsidRPr="00D02A74">
        <w:rPr>
          <w:rFonts w:cs="Times New Roman"/>
          <w:rtl/>
        </w:rPr>
        <w:t>ת הנשמה הרכה התאבכה עם העשן המרחף[העלומים] ונישא</w:t>
      </w:r>
      <w:r w:rsidR="006B6AAA">
        <w:rPr>
          <w:rFonts w:cs="Times New Roman"/>
          <w:rtl/>
        </w:rPr>
        <w:t xml:space="preserve"> </w:t>
      </w:r>
      <w:r w:rsidR="00B322F6">
        <w:rPr>
          <w:rFonts w:cs="Times New Roman" w:hint="cs"/>
          <w:rtl/>
        </w:rPr>
        <w:t>ב</w:t>
      </w:r>
      <w:r w:rsidR="00D02A74" w:rsidRPr="00D02A74">
        <w:rPr>
          <w:rFonts w:cs="Times New Roman"/>
          <w:rtl/>
        </w:rPr>
        <w:t>ערפילי הלילה</w:t>
      </w:r>
      <w:r w:rsidR="006C1F30" w:rsidRPr="00E67C1F">
        <w:rPr>
          <w:rFonts w:cs="Times New Roman"/>
          <w:rtl/>
        </w:rPr>
        <w:t>.</w:t>
      </w:r>
      <w:r w:rsidRPr="00E67C1F">
        <w:rPr>
          <w:rFonts w:cs="Times New Roman"/>
          <w:rtl/>
        </w:rPr>
        <w:t xml:space="preserve"> </w:t>
      </w:r>
    </w:p>
    <w:p w14:paraId="6998DE97" w14:textId="72E89BAD" w:rsidR="00D02A74" w:rsidRDefault="0019513F" w:rsidP="00071164">
      <w:pPr>
        <w:rPr>
          <w:rFonts w:cs="Times New Roman"/>
          <w:rtl/>
        </w:rPr>
      </w:pPr>
      <w:r w:rsidRPr="0019513F">
        <w:rPr>
          <w:rFonts w:cs="Times New Roman"/>
          <w:rtl/>
        </w:rPr>
        <w:t xml:space="preserve">הם </w:t>
      </w:r>
      <w:r w:rsidR="00071164">
        <w:rPr>
          <w:rFonts w:cs="Times New Roman" w:hint="cs"/>
          <w:rtl/>
        </w:rPr>
        <w:t>[</w:t>
      </w:r>
      <w:r w:rsidRPr="0019513F">
        <w:rPr>
          <w:rFonts w:cs="Times New Roman"/>
          <w:rtl/>
        </w:rPr>
        <w:t>פרשו את המאכלים והמשקאות ו</w:t>
      </w:r>
      <w:r w:rsidR="00071164">
        <w:rPr>
          <w:rFonts w:cs="Times New Roman" w:hint="cs"/>
          <w:rtl/>
        </w:rPr>
        <w:t xml:space="preserve">] </w:t>
      </w:r>
      <w:r w:rsidRPr="0019513F">
        <w:rPr>
          <w:rFonts w:cs="Times New Roman"/>
          <w:rtl/>
        </w:rPr>
        <w:t>התארגנו לעוד לילה בדירה שנפלה עליהם כמו נס משמיים</w:t>
      </w:r>
      <w:r w:rsidR="00071164">
        <w:rPr>
          <w:rFonts w:cs="Times New Roman" w:hint="cs"/>
          <w:rtl/>
        </w:rPr>
        <w:t>.</w:t>
      </w:r>
      <w:r w:rsidRPr="0019513F">
        <w:rPr>
          <w:rFonts w:cs="Times New Roman"/>
          <w:rtl/>
        </w:rPr>
        <w:t xml:space="preserve"> א</w:t>
      </w:r>
      <w:r w:rsidR="00071164">
        <w:rPr>
          <w:rFonts w:cs="Times New Roman" w:hint="cs"/>
          <w:rtl/>
        </w:rPr>
        <w:t>יש</w:t>
      </w:r>
      <w:r w:rsidRPr="0019513F">
        <w:rPr>
          <w:rFonts w:cs="Times New Roman"/>
          <w:rtl/>
        </w:rPr>
        <w:t xml:space="preserve"> מהם לא היה מסוגל לשהות היכן שהיה אמור להתגורר, </w:t>
      </w:r>
      <w:r w:rsidR="00071164" w:rsidRPr="000D4E3C">
        <w:rPr>
          <w:rFonts w:cs="Times New Roman" w:hint="cs"/>
          <w:color w:val="A6A6A6" w:themeColor="background1" w:themeShade="A6"/>
          <w:rtl/>
        </w:rPr>
        <w:t>[</w:t>
      </w:r>
      <w:r w:rsidRPr="000D4E3C">
        <w:rPr>
          <w:rFonts w:cs="Times New Roman"/>
          <w:color w:val="A6A6A6" w:themeColor="background1" w:themeShade="A6"/>
          <w:rtl/>
        </w:rPr>
        <w:t>בשל חוסר-תפקוד של המבוגרים שנמצאו שם, או תפקוד-יתר אבל לא באופן שרצוי לגדול ב</w:t>
      </w:r>
      <w:r w:rsidR="009F130B" w:rsidRPr="000D4E3C">
        <w:rPr>
          <w:rFonts w:cs="Times New Roman"/>
          <w:color w:val="A6A6A6" w:themeColor="background1" w:themeShade="A6"/>
          <w:rtl/>
        </w:rPr>
        <w:t>קרבו</w:t>
      </w:r>
      <w:r w:rsidRPr="000D4E3C">
        <w:rPr>
          <w:rFonts w:cs="Times New Roman"/>
          <w:color w:val="A6A6A6" w:themeColor="background1" w:themeShade="A6"/>
          <w:rtl/>
        </w:rPr>
        <w:t>.</w:t>
      </w:r>
      <w:r w:rsidR="00071164" w:rsidRPr="000D4E3C">
        <w:rPr>
          <w:rFonts w:cs="Times New Roman" w:hint="cs"/>
          <w:color w:val="A6A6A6" w:themeColor="background1" w:themeShade="A6"/>
          <w:rtl/>
        </w:rPr>
        <w:t xml:space="preserve">] </w:t>
      </w:r>
      <w:r w:rsidRPr="0019513F">
        <w:rPr>
          <w:rFonts w:cs="Times New Roman"/>
          <w:rtl/>
        </w:rPr>
        <w:t xml:space="preserve">ואילו אלכס – הוא </w:t>
      </w:r>
      <w:r w:rsidR="00166CA0" w:rsidRPr="00166CA0">
        <w:rPr>
          <w:rFonts w:cs="Times New Roman"/>
          <w:rtl/>
        </w:rPr>
        <w:t>תמיד חייך אליהם בחביבות, נהג בהם בר</w:t>
      </w:r>
      <w:r w:rsidR="000F093E">
        <w:rPr>
          <w:rFonts w:cs="Times New Roman" w:hint="cs"/>
          <w:rtl/>
        </w:rPr>
        <w:t>וך</w:t>
      </w:r>
      <w:r w:rsidR="00166CA0" w:rsidRPr="00166CA0">
        <w:rPr>
          <w:rFonts w:cs="Times New Roman"/>
          <w:rtl/>
        </w:rPr>
        <w:t xml:space="preserve"> והם לא ידעו אם מפני שפחד מהם, או </w:t>
      </w:r>
      <w:r w:rsidR="000F093E">
        <w:rPr>
          <w:rFonts w:cs="Times New Roman" w:hint="cs"/>
          <w:rtl/>
        </w:rPr>
        <w:t>[</w:t>
      </w:r>
      <w:r w:rsidR="00166CA0" w:rsidRPr="00166CA0">
        <w:rPr>
          <w:rFonts w:cs="Times New Roman"/>
          <w:rtl/>
        </w:rPr>
        <w:t>– באופן כה משפיל עד שכמעט לא ניתן לשאתו –</w:t>
      </w:r>
      <w:r w:rsidR="000F093E">
        <w:rPr>
          <w:rFonts w:cs="Times New Roman" w:hint="cs"/>
          <w:rtl/>
        </w:rPr>
        <w:t>] שמא</w:t>
      </w:r>
      <w:r w:rsidR="00166CA0" w:rsidRPr="00166CA0">
        <w:rPr>
          <w:rFonts w:cs="Times New Roman"/>
          <w:rtl/>
        </w:rPr>
        <w:t xml:space="preserve"> מפני שחמל עליהם ממרומי מעמדו, משל היה בנו של מלך או של נשיא</w:t>
      </w:r>
      <w:r w:rsidR="00071164">
        <w:rPr>
          <w:rFonts w:cs="Times New Roman" w:hint="cs"/>
          <w:rtl/>
        </w:rPr>
        <w:t>:</w:t>
      </w:r>
      <w:r w:rsidR="00166CA0" w:rsidRPr="00166CA0">
        <w:rPr>
          <w:rFonts w:cs="Times New Roman"/>
          <w:rtl/>
        </w:rPr>
        <w:t xml:space="preserve"> </w:t>
      </w:r>
      <w:r w:rsidR="00166CA0" w:rsidRPr="000D4E3C">
        <w:rPr>
          <w:rFonts w:cs="Times New Roman"/>
          <w:color w:val="A6A6A6" w:themeColor="background1" w:themeShade="A6"/>
          <w:rtl/>
        </w:rPr>
        <w:t xml:space="preserve">[כפי שהיה נוהג מלך, פריבילגי שאין לו שום דאגה, שמישהו מכין לו ארוחת ערב חמה כל יום, והיא מזינה ובריאה, </w:t>
      </w:r>
      <w:r w:rsidR="00166CA0" w:rsidRPr="000D4E3C">
        <w:rPr>
          <w:rFonts w:cs="Times New Roman"/>
          <w:color w:val="A6A6A6" w:themeColor="background1" w:themeShade="A6"/>
          <w:rtl/>
        </w:rPr>
        <w:lastRenderedPageBreak/>
        <w:t xml:space="preserve">שמישהו יטרח לכבס את בגדיו ויסדר אותם בארון עבורו, כל דבר לרגע שיזדקק לו. שגם אם יתקל בקושי, זה יהיה רק באופן החמוד ביותר, קושי שיפתר מייד, כי יש לו גישה </w:t>
      </w:r>
      <w:r w:rsidR="00FE2992" w:rsidRPr="000D4E3C">
        <w:rPr>
          <w:rFonts w:cs="Times New Roman"/>
          <w:color w:val="A6A6A6" w:themeColor="background1" w:themeShade="A6"/>
          <w:rtl/>
        </w:rPr>
        <w:t>חופשי</w:t>
      </w:r>
      <w:r w:rsidR="00166CA0" w:rsidRPr="000D4E3C">
        <w:rPr>
          <w:rFonts w:cs="Times New Roman"/>
          <w:color w:val="A6A6A6" w:themeColor="background1" w:themeShade="A6"/>
          <w:rtl/>
        </w:rPr>
        <w:t>ת לחדרים סודיים שיש בהם כל האוכל והשתיה בכמות בלתי מוגבלת, ומעשהו טורח ומנקה את הכיור ומסביב לשייש</w:t>
      </w:r>
      <w:r w:rsidR="00BB7B0A" w:rsidRPr="000D4E3C">
        <w:rPr>
          <w:rFonts w:cs="Times New Roman"/>
          <w:color w:val="A6A6A6" w:themeColor="background1" w:themeShade="A6"/>
          <w:rtl/>
        </w:rPr>
        <w:t xml:space="preserve"> והכול </w:t>
      </w:r>
      <w:r w:rsidR="00166CA0" w:rsidRPr="000D4E3C">
        <w:rPr>
          <w:rFonts w:cs="Times New Roman"/>
          <w:color w:val="A6A6A6" w:themeColor="background1" w:themeShade="A6"/>
          <w:rtl/>
        </w:rPr>
        <w:t>נוצץ כל יום. יש שם אפילו מאכלים יקרים, אפילו אגוזים ושקדים והתה הכי יקר. הדירה מטה לנפול אבל הרגע שתלך יתעבו הדלתות</w:t>
      </w:r>
      <w:r w:rsidR="00841ACE" w:rsidRPr="000D4E3C">
        <w:rPr>
          <w:rFonts w:cs="Times New Roman"/>
          <w:color w:val="A6A6A6" w:themeColor="background1" w:themeShade="A6"/>
          <w:rtl/>
        </w:rPr>
        <w:t>.</w:t>
      </w:r>
      <w:r w:rsidR="00166CA0" w:rsidRPr="000D4E3C">
        <w:rPr>
          <w:rFonts w:cs="Times New Roman"/>
          <w:color w:val="A6A6A6" w:themeColor="background1" w:themeShade="A6"/>
          <w:rtl/>
        </w:rPr>
        <w:t>..]</w:t>
      </w:r>
      <w:r w:rsidR="00166CA0" w:rsidRPr="00166CA0">
        <w:rPr>
          <w:rFonts w:cs="Times New Roman"/>
          <w:rtl/>
        </w:rPr>
        <w:t xml:space="preserve"> כרגע הוא אמנם </w:t>
      </w:r>
      <w:r w:rsidR="004D1B44">
        <w:rPr>
          <w:rFonts w:cs="Times New Roman" w:hint="cs"/>
          <w:rtl/>
        </w:rPr>
        <w:t xml:space="preserve">נמצא </w:t>
      </w:r>
      <w:r w:rsidR="00166CA0" w:rsidRPr="00166CA0">
        <w:rPr>
          <w:rFonts w:cs="Times New Roman"/>
          <w:rtl/>
        </w:rPr>
        <w:t>איתם בסלון העלוב</w:t>
      </w:r>
      <w:r w:rsidR="00071164">
        <w:rPr>
          <w:rFonts w:cs="Times New Roman" w:hint="cs"/>
          <w:rtl/>
        </w:rPr>
        <w:t>,</w:t>
      </w:r>
      <w:r w:rsidR="00166CA0" w:rsidRPr="00166CA0">
        <w:rPr>
          <w:rFonts w:cs="Times New Roman"/>
          <w:rtl/>
        </w:rPr>
        <w:t xml:space="preserve"> אבל מייד י</w:t>
      </w:r>
      <w:r w:rsidR="004C3F7C">
        <w:rPr>
          <w:rFonts w:cs="Times New Roman" w:hint="cs"/>
          <w:rtl/>
        </w:rPr>
        <w:t>ופי</w:t>
      </w:r>
      <w:r w:rsidR="00166CA0" w:rsidRPr="00166CA0">
        <w:rPr>
          <w:rFonts w:cs="Times New Roman"/>
          <w:rtl/>
        </w:rPr>
        <w:t>עו י</w:t>
      </w:r>
      <w:r w:rsidR="00BA6B13" w:rsidRPr="00BA6B13">
        <w:rPr>
          <w:rFonts w:cs="Times New Roman"/>
          <w:rtl/>
        </w:rPr>
        <w:t>ועצי הסתרים והחשמנים ובעקבות</w:t>
      </w:r>
      <w:r w:rsidR="000D4E3C">
        <w:rPr>
          <w:rFonts w:cs="Times New Roman" w:hint="cs"/>
          <w:rtl/>
        </w:rPr>
        <w:t>יה</w:t>
      </w:r>
      <w:r w:rsidR="00BA6B13" w:rsidRPr="00BA6B13">
        <w:rPr>
          <w:rFonts w:cs="Times New Roman"/>
          <w:rtl/>
        </w:rPr>
        <w:t>ם האוֹפְּריצְ'ניקים</w:t>
      </w:r>
      <w:r w:rsidR="00166CA0" w:rsidRPr="00166CA0">
        <w:rPr>
          <w:rFonts w:cs="Times New Roman"/>
          <w:rtl/>
        </w:rPr>
        <w:t>, וי</w:t>
      </w:r>
      <w:r w:rsidR="000D4E3C">
        <w:rPr>
          <w:rFonts w:cs="Times New Roman" w:hint="cs"/>
          <w:rtl/>
        </w:rPr>
        <w:t>י</w:t>
      </w:r>
      <w:r w:rsidR="00166CA0" w:rsidRPr="00166CA0">
        <w:rPr>
          <w:rFonts w:cs="Times New Roman"/>
          <w:rtl/>
        </w:rPr>
        <w:t>שאוהו דרך דלתות שלעולם יהיו נעולות בפני</w:t>
      </w:r>
      <w:r w:rsidR="00A84741">
        <w:rPr>
          <w:rFonts w:cs="Times New Roman" w:hint="cs"/>
          <w:rtl/>
        </w:rPr>
        <w:t>הם</w:t>
      </w:r>
      <w:r w:rsidR="00166CA0" w:rsidRPr="00166CA0">
        <w:rPr>
          <w:rFonts w:cs="Times New Roman"/>
          <w:rtl/>
        </w:rPr>
        <w:t xml:space="preserve">, אל עבר </w:t>
      </w:r>
      <w:r w:rsidR="000F093E">
        <w:rPr>
          <w:rFonts w:cs="Times New Roman" w:hint="cs"/>
          <w:rtl/>
        </w:rPr>
        <w:t>מותרות</w:t>
      </w:r>
      <w:r w:rsidR="00166CA0" w:rsidRPr="00166CA0">
        <w:rPr>
          <w:rFonts w:cs="Times New Roman"/>
          <w:rtl/>
        </w:rPr>
        <w:t xml:space="preserve"> שלא ניתן להעלות על הדעת.</w:t>
      </w:r>
    </w:p>
    <w:p w14:paraId="00E59504" w14:textId="6014EF13" w:rsidR="003E78FD" w:rsidRDefault="00166CA0" w:rsidP="003E78FD">
      <w:pPr>
        <w:rPr>
          <w:rFonts w:cs="Times New Roman"/>
          <w:rtl/>
        </w:rPr>
      </w:pPr>
      <w:r w:rsidRPr="00166CA0">
        <w:rPr>
          <w:rFonts w:cs="Times New Roman"/>
          <w:rtl/>
        </w:rPr>
        <w:t xml:space="preserve">מכיוון שתפסו את כל הספה, ישב </w:t>
      </w:r>
      <w:r w:rsidR="00C672F7">
        <w:rPr>
          <w:rFonts w:cs="Times New Roman" w:hint="cs"/>
          <w:rtl/>
        </w:rPr>
        <w:t xml:space="preserve">אלכס </w:t>
      </w:r>
      <w:r w:rsidRPr="00166CA0">
        <w:rPr>
          <w:rFonts w:cs="Times New Roman"/>
          <w:rtl/>
        </w:rPr>
        <w:t>רם</w:t>
      </w:r>
      <w:r w:rsidR="000D4E3C">
        <w:rPr>
          <w:rFonts w:cs="Times New Roman" w:hint="cs"/>
          <w:rtl/>
        </w:rPr>
        <w:t xml:space="preserve"> </w:t>
      </w:r>
      <w:r w:rsidRPr="00166CA0">
        <w:rPr>
          <w:rFonts w:cs="Times New Roman"/>
          <w:rtl/>
        </w:rPr>
        <w:t>המעמד</w:t>
      </w:r>
      <w:r w:rsidR="00E61285" w:rsidRPr="00E67C1F">
        <w:rPr>
          <w:rFonts w:cs="Times New Roman"/>
          <w:rtl/>
        </w:rPr>
        <w:t xml:space="preserve"> </w:t>
      </w:r>
      <w:r w:rsidR="00E61285" w:rsidRPr="00E67C1F">
        <w:rPr>
          <w:rFonts w:cs="Times New Roman" w:hint="eastAsia"/>
          <w:rtl/>
        </w:rPr>
        <w:t>על</w:t>
      </w:r>
      <w:r w:rsidR="00E61285" w:rsidRPr="00E67C1F">
        <w:rPr>
          <w:rFonts w:cs="Times New Roman"/>
          <w:rtl/>
        </w:rPr>
        <w:t xml:space="preserve"> </w:t>
      </w:r>
      <w:r w:rsidR="00E61285" w:rsidRPr="00E67C1F">
        <w:rPr>
          <w:rFonts w:cs="Times New Roman" w:hint="eastAsia"/>
          <w:rtl/>
        </w:rPr>
        <w:t>ה</w:t>
      </w:r>
      <w:r w:rsidR="004C59E0">
        <w:rPr>
          <w:rFonts w:cs="Times New Roman" w:hint="eastAsia"/>
          <w:rtl/>
        </w:rPr>
        <w:t>רצפה</w:t>
      </w:r>
      <w:r w:rsidR="00E61285" w:rsidRPr="00E67C1F">
        <w:rPr>
          <w:rFonts w:cs="Times New Roman"/>
          <w:rtl/>
        </w:rPr>
        <w:t xml:space="preserve"> </w:t>
      </w:r>
      <w:r w:rsidR="00E61285" w:rsidRPr="00E67C1F">
        <w:rPr>
          <w:rFonts w:cs="Times New Roman" w:hint="eastAsia"/>
          <w:rtl/>
        </w:rPr>
        <w:t>ו</w:t>
      </w:r>
      <w:r w:rsidR="00071164">
        <w:rPr>
          <w:rFonts w:cs="Times New Roman" w:hint="cs"/>
          <w:rtl/>
        </w:rPr>
        <w:t xml:space="preserve">השאר </w:t>
      </w:r>
      <w:r w:rsidR="00E61285" w:rsidRPr="00E67C1F">
        <w:rPr>
          <w:rFonts w:cs="Times New Roman" w:hint="eastAsia"/>
          <w:rtl/>
        </w:rPr>
        <w:t>סביבו</w:t>
      </w:r>
      <w:r w:rsidR="00E61285" w:rsidRPr="00E67C1F">
        <w:rPr>
          <w:rFonts w:cs="Times New Roman"/>
          <w:rtl/>
        </w:rPr>
        <w:t>, ו</w:t>
      </w:r>
      <w:r w:rsidR="00D02A74" w:rsidRPr="00D02A74">
        <w:rPr>
          <w:rFonts w:cs="Times New Roman"/>
          <w:rtl/>
        </w:rPr>
        <w:t>הוא קרקש קצת</w:t>
      </w:r>
      <w:r w:rsidR="00E61285" w:rsidRPr="00E67C1F">
        <w:rPr>
          <w:rFonts w:cs="Times New Roman"/>
          <w:rtl/>
        </w:rPr>
        <w:t xml:space="preserve"> </w:t>
      </w:r>
      <w:r w:rsidR="00E61285" w:rsidRPr="00E67C1F">
        <w:rPr>
          <w:rFonts w:cs="Times New Roman" w:hint="eastAsia"/>
          <w:rtl/>
        </w:rPr>
        <w:t>בגיטרה</w:t>
      </w:r>
      <w:r w:rsidR="00E61285" w:rsidRPr="00E67C1F">
        <w:rPr>
          <w:rFonts w:cs="Times New Roman"/>
          <w:rtl/>
        </w:rPr>
        <w:t xml:space="preserve"> </w:t>
      </w:r>
      <w:r w:rsidR="00E61285" w:rsidRPr="00E67C1F">
        <w:rPr>
          <w:rFonts w:cs="Times New Roman" w:hint="eastAsia"/>
          <w:rtl/>
        </w:rPr>
        <w:t>ש</w:t>
      </w:r>
      <w:r w:rsidRPr="00166CA0">
        <w:rPr>
          <w:rFonts w:cs="Times New Roman"/>
          <w:rtl/>
        </w:rPr>
        <w:t>להם</w:t>
      </w:r>
      <w:r w:rsidR="00E61285" w:rsidRPr="00E67C1F">
        <w:rPr>
          <w:rFonts w:cs="Times New Roman"/>
          <w:rtl/>
        </w:rPr>
        <w:t xml:space="preserve">. </w:t>
      </w:r>
      <w:r w:rsidR="00D02A74">
        <w:rPr>
          <w:rFonts w:cs="Times New Roman" w:hint="cs"/>
          <w:rtl/>
        </w:rPr>
        <w:t xml:space="preserve">לאחר </w:t>
      </w:r>
      <w:r w:rsidR="007C3367" w:rsidRPr="00E67C1F">
        <w:rPr>
          <w:rFonts w:cs="Times New Roman" w:hint="eastAsia"/>
          <w:rtl/>
        </w:rPr>
        <w:t>שהדיסק</w:t>
      </w:r>
      <w:r w:rsidR="007C3367" w:rsidRPr="00E67C1F">
        <w:rPr>
          <w:rFonts w:cs="Times New Roman"/>
          <w:rtl/>
        </w:rPr>
        <w:t xml:space="preserve"> </w:t>
      </w:r>
      <w:r w:rsidR="007C3367" w:rsidRPr="00E67C1F">
        <w:rPr>
          <w:rFonts w:cs="Times New Roman" w:hint="eastAsia"/>
          <w:rtl/>
        </w:rPr>
        <w:t>נגמר</w:t>
      </w:r>
      <w:r w:rsidR="007C3367" w:rsidRPr="00E67C1F">
        <w:rPr>
          <w:rFonts w:cs="Times New Roman"/>
          <w:rtl/>
        </w:rPr>
        <w:t xml:space="preserve"> </w:t>
      </w:r>
      <w:r w:rsidR="00D02A74" w:rsidRPr="00D02A74">
        <w:rPr>
          <w:rFonts w:cs="Times New Roman"/>
          <w:rtl/>
        </w:rPr>
        <w:t>בפעם ה</w:t>
      </w:r>
      <w:r w:rsidR="003A7E9C">
        <w:rPr>
          <w:rFonts w:cs="Times New Roman"/>
          <w:rtl/>
        </w:rPr>
        <w:t>שנייה</w:t>
      </w:r>
      <w:r w:rsidR="00D02A74">
        <w:rPr>
          <w:rFonts w:cs="Times New Roman" w:hint="cs"/>
          <w:rtl/>
        </w:rPr>
        <w:t>,</w:t>
      </w:r>
      <w:r w:rsidR="00D02A74" w:rsidRPr="00D02A74">
        <w:rPr>
          <w:rFonts w:cs="Times New Roman"/>
          <w:rtl/>
        </w:rPr>
        <w:t xml:space="preserve"> </w:t>
      </w:r>
      <w:r w:rsidR="007C3367" w:rsidRPr="00E67C1F">
        <w:rPr>
          <w:rFonts w:cs="Times New Roman" w:hint="eastAsia"/>
          <w:rtl/>
        </w:rPr>
        <w:t>לא</w:t>
      </w:r>
      <w:r w:rsidR="007C3367" w:rsidRPr="00E67C1F">
        <w:rPr>
          <w:rFonts w:cs="Times New Roman"/>
          <w:rtl/>
        </w:rPr>
        <w:t xml:space="preserve"> </w:t>
      </w:r>
      <w:r w:rsidR="007C3367" w:rsidRPr="00E67C1F">
        <w:rPr>
          <w:rFonts w:cs="Times New Roman" w:hint="eastAsia"/>
          <w:rtl/>
        </w:rPr>
        <w:t>נ</w:t>
      </w:r>
      <w:r w:rsidR="00D02A74" w:rsidRPr="00D02A74">
        <w:rPr>
          <w:rFonts w:cs="Times New Roman"/>
          <w:rtl/>
        </w:rPr>
        <w:t>ותר בבית</w:t>
      </w:r>
      <w:r w:rsidR="007C3367" w:rsidRPr="00E67C1F">
        <w:rPr>
          <w:rFonts w:cs="Times New Roman"/>
          <w:rtl/>
        </w:rPr>
        <w:t xml:space="preserve"> </w:t>
      </w:r>
      <w:r w:rsidR="00D02A74">
        <w:rPr>
          <w:rFonts w:cs="Times New Roman" w:hint="cs"/>
          <w:rtl/>
        </w:rPr>
        <w:t>לא</w:t>
      </w:r>
      <w:r w:rsidR="007C3367" w:rsidRPr="00E67C1F">
        <w:rPr>
          <w:rFonts w:cs="Times New Roman"/>
          <w:rtl/>
        </w:rPr>
        <w:t xml:space="preserve"> </w:t>
      </w:r>
      <w:r w:rsidR="007C3367" w:rsidRPr="00E67C1F">
        <w:rPr>
          <w:rFonts w:cs="Times New Roman" w:hint="eastAsia"/>
          <w:rtl/>
        </w:rPr>
        <w:t>א</w:t>
      </w:r>
      <w:r w:rsidR="00E61285" w:rsidRPr="00E67C1F">
        <w:rPr>
          <w:rFonts w:cs="Times New Roman" w:hint="eastAsia"/>
          <w:rtl/>
        </w:rPr>
        <w:t>לכוהול</w:t>
      </w:r>
      <w:r w:rsidR="00E61285" w:rsidRPr="00E67C1F">
        <w:rPr>
          <w:rFonts w:cs="Times New Roman"/>
          <w:rtl/>
        </w:rPr>
        <w:t xml:space="preserve"> </w:t>
      </w:r>
      <w:r w:rsidR="007C3367" w:rsidRPr="00E67C1F">
        <w:rPr>
          <w:rFonts w:cs="Times New Roman" w:hint="eastAsia"/>
          <w:rtl/>
        </w:rPr>
        <w:t>ולא</w:t>
      </w:r>
      <w:r w:rsidR="007C3367" w:rsidRPr="00E67C1F">
        <w:rPr>
          <w:rFonts w:cs="Times New Roman"/>
          <w:rtl/>
        </w:rPr>
        <w:t xml:space="preserve"> </w:t>
      </w:r>
      <w:r w:rsidR="00D02A74">
        <w:rPr>
          <w:rFonts w:cs="Times New Roman" w:hint="cs"/>
          <w:rtl/>
        </w:rPr>
        <w:t xml:space="preserve">עוד </w:t>
      </w:r>
      <w:r w:rsidR="00E61285" w:rsidRPr="00E67C1F">
        <w:rPr>
          <w:rFonts w:cs="Times New Roman" w:hint="eastAsia"/>
          <w:rtl/>
        </w:rPr>
        <w:t>אוכל</w:t>
      </w:r>
      <w:r w:rsidR="007C3367" w:rsidRPr="00E67C1F">
        <w:rPr>
          <w:rFonts w:cs="Times New Roman"/>
          <w:rtl/>
        </w:rPr>
        <w:t xml:space="preserve">, </w:t>
      </w:r>
      <w:r w:rsidR="00323E07">
        <w:rPr>
          <w:rFonts w:cs="Times New Roman" w:hint="cs"/>
          <w:rtl/>
        </w:rPr>
        <w:t>ו</w:t>
      </w:r>
      <w:r w:rsidR="00226A7E" w:rsidRPr="00E67C1F">
        <w:rPr>
          <w:rFonts w:cs="Times New Roman"/>
          <w:rtl/>
        </w:rPr>
        <w:t xml:space="preserve">הם שוב נזכרו בשקית שהשאירו שם, </w:t>
      </w:r>
      <w:r w:rsidR="008D4C42">
        <w:rPr>
          <w:rFonts w:cs="Times New Roman" w:hint="cs"/>
          <w:rtl/>
        </w:rPr>
        <w:t>בשווי</w:t>
      </w:r>
      <w:r w:rsidR="00226A7E" w:rsidRPr="00E67C1F">
        <w:rPr>
          <w:rFonts w:cs="Times New Roman"/>
          <w:rtl/>
        </w:rPr>
        <w:t xml:space="preserve"> </w:t>
      </w:r>
      <w:r w:rsidR="000D4E3C" w:rsidRPr="000D4E3C">
        <w:rPr>
          <w:rFonts w:cs="Times New Roman"/>
          <w:rtl/>
        </w:rPr>
        <w:t>שבע-מאות ש"ח.</w:t>
      </w:r>
      <w:r w:rsidR="00226A7E" w:rsidRPr="00E67C1F">
        <w:rPr>
          <w:rFonts w:cs="Times New Roman"/>
          <w:rtl/>
        </w:rPr>
        <w:t xml:space="preserve"> אבל גם אם </w:t>
      </w:r>
      <w:r w:rsidR="00323E07">
        <w:rPr>
          <w:rFonts w:cs="Times New Roman" w:hint="cs"/>
          <w:rtl/>
        </w:rPr>
        <w:t xml:space="preserve">השקית </w:t>
      </w:r>
      <w:r w:rsidR="00ED76C7" w:rsidRPr="00E67C1F">
        <w:rPr>
          <w:rFonts w:cs="Times New Roman" w:hint="eastAsia"/>
          <w:rtl/>
        </w:rPr>
        <w:t>אכן</w:t>
      </w:r>
      <w:r w:rsidR="00ED76C7" w:rsidRPr="00E67C1F">
        <w:rPr>
          <w:rFonts w:cs="Times New Roman"/>
          <w:rtl/>
        </w:rPr>
        <w:t xml:space="preserve"> </w:t>
      </w:r>
      <w:r w:rsidR="00226A7E" w:rsidRPr="00E67C1F">
        <w:rPr>
          <w:rFonts w:cs="Times New Roman" w:hint="eastAsia"/>
          <w:rtl/>
        </w:rPr>
        <w:t>נשכחה</w:t>
      </w:r>
      <w:r w:rsidR="00226A7E" w:rsidRPr="00E67C1F">
        <w:rPr>
          <w:rFonts w:cs="Times New Roman"/>
          <w:rtl/>
        </w:rPr>
        <w:t xml:space="preserve"> </w:t>
      </w:r>
      <w:r w:rsidR="00D02A74" w:rsidRPr="00D02A74">
        <w:rPr>
          <w:rFonts w:cs="Times New Roman"/>
          <w:rtl/>
        </w:rPr>
        <w:t>אצל</w:t>
      </w:r>
      <w:r w:rsidR="00226A7E" w:rsidRPr="00E67C1F">
        <w:rPr>
          <w:rFonts w:cs="Times New Roman"/>
          <w:rtl/>
        </w:rPr>
        <w:t xml:space="preserve"> אלכס</w:t>
      </w:r>
      <w:r w:rsidR="00D02A74">
        <w:rPr>
          <w:rFonts w:cs="Times New Roman" w:hint="cs"/>
          <w:rtl/>
        </w:rPr>
        <w:t>,</w:t>
      </w:r>
      <w:r w:rsidR="00226A7E" w:rsidRPr="00E67C1F">
        <w:rPr>
          <w:rFonts w:cs="Times New Roman"/>
          <w:rtl/>
        </w:rPr>
        <w:t xml:space="preserve"> </w:t>
      </w:r>
      <w:r w:rsidR="001D7D9E" w:rsidRPr="00E67C1F">
        <w:rPr>
          <w:rFonts w:cs="Times New Roman" w:hint="eastAsia"/>
          <w:rtl/>
        </w:rPr>
        <w:t>עברו</w:t>
      </w:r>
      <w:r w:rsidR="001D7D9E" w:rsidRPr="00E67C1F">
        <w:rPr>
          <w:rFonts w:cs="Times New Roman"/>
          <w:rtl/>
        </w:rPr>
        <w:t xml:space="preserve"> </w:t>
      </w:r>
      <w:r w:rsidR="00D02A74" w:rsidRPr="00E67C1F">
        <w:rPr>
          <w:rFonts w:cs="Times New Roman"/>
          <w:rtl/>
        </w:rPr>
        <w:t xml:space="preserve">כבר </w:t>
      </w:r>
      <w:r w:rsidR="00711319" w:rsidRPr="00E67C1F">
        <w:rPr>
          <w:rFonts w:cs="Times New Roman" w:hint="eastAsia"/>
          <w:rtl/>
        </w:rPr>
        <w:t>כמעט</w:t>
      </w:r>
      <w:r w:rsidR="00711319" w:rsidRPr="00E67C1F">
        <w:rPr>
          <w:rFonts w:cs="Times New Roman"/>
          <w:rtl/>
        </w:rPr>
        <w:t xml:space="preserve"> </w:t>
      </w:r>
      <w:r w:rsidR="001D7D9E" w:rsidRPr="00E67C1F">
        <w:rPr>
          <w:rFonts w:cs="Times New Roman" w:hint="eastAsia"/>
          <w:rtl/>
        </w:rPr>
        <w:t>שבועיים</w:t>
      </w:r>
      <w:r w:rsidR="001D7D9E" w:rsidRPr="00E67C1F">
        <w:rPr>
          <w:rFonts w:cs="Times New Roman"/>
          <w:rtl/>
        </w:rPr>
        <w:t xml:space="preserve"> </w:t>
      </w:r>
      <w:r w:rsidR="001D7D9E" w:rsidRPr="00E67C1F">
        <w:rPr>
          <w:rFonts w:cs="Times New Roman" w:hint="eastAsia"/>
          <w:rtl/>
        </w:rPr>
        <w:t>ו</w:t>
      </w:r>
      <w:r w:rsidR="00226A7E" w:rsidRPr="00E67C1F">
        <w:rPr>
          <w:rFonts w:cs="Times New Roman" w:hint="eastAsia"/>
          <w:rtl/>
        </w:rPr>
        <w:t>לא</w:t>
      </w:r>
      <w:r w:rsidR="00226A7E" w:rsidRPr="00E67C1F">
        <w:rPr>
          <w:rFonts w:cs="Times New Roman"/>
          <w:rtl/>
        </w:rPr>
        <w:t xml:space="preserve"> </w:t>
      </w:r>
      <w:r w:rsidR="00226A7E" w:rsidRPr="00E67C1F">
        <w:rPr>
          <w:rFonts w:cs="Times New Roman" w:hint="eastAsia"/>
          <w:rtl/>
        </w:rPr>
        <w:t>נ</w:t>
      </w:r>
      <w:r w:rsidR="00ED76C7" w:rsidRPr="00E67C1F">
        <w:rPr>
          <w:rFonts w:cs="Times New Roman" w:hint="eastAsia"/>
          <w:rtl/>
        </w:rPr>
        <w:t>ות</w:t>
      </w:r>
      <w:r w:rsidR="00226A7E" w:rsidRPr="00E67C1F">
        <w:rPr>
          <w:rFonts w:cs="Times New Roman" w:hint="eastAsia"/>
          <w:rtl/>
        </w:rPr>
        <w:t>ר</w:t>
      </w:r>
      <w:r w:rsidR="00226A7E" w:rsidRPr="00E67C1F">
        <w:rPr>
          <w:rFonts w:cs="Times New Roman"/>
          <w:rtl/>
        </w:rPr>
        <w:t xml:space="preserve"> ממנה </w:t>
      </w:r>
      <w:r>
        <w:rPr>
          <w:rFonts w:cs="Times New Roman" w:hint="cs"/>
          <w:rtl/>
        </w:rPr>
        <w:t>דבר</w:t>
      </w:r>
      <w:r w:rsidR="00226A7E" w:rsidRPr="00E67C1F">
        <w:rPr>
          <w:rFonts w:cs="Times New Roman"/>
          <w:rtl/>
        </w:rPr>
        <w:t xml:space="preserve">, יש שקיות עם </w:t>
      </w:r>
      <w:r w:rsidR="00226A7E" w:rsidRPr="00E67C1F">
        <w:rPr>
          <w:rFonts w:cs="Times New Roman" w:hint="eastAsia"/>
          <w:rtl/>
        </w:rPr>
        <w:t>תכולה</w:t>
      </w:r>
      <w:r w:rsidR="00226A7E" w:rsidRPr="00E67C1F">
        <w:rPr>
          <w:rFonts w:cs="Times New Roman"/>
          <w:rtl/>
        </w:rPr>
        <w:t xml:space="preserve"> בשווי </w:t>
      </w:r>
      <w:r w:rsidR="00A84741">
        <w:rPr>
          <w:rFonts w:cs="Times New Roman" w:hint="cs"/>
          <w:rtl/>
        </w:rPr>
        <w:t>מאות</w:t>
      </w:r>
      <w:r w:rsidR="00226A7E" w:rsidRPr="00E67C1F">
        <w:rPr>
          <w:rFonts w:cs="Times New Roman"/>
          <w:rtl/>
        </w:rPr>
        <w:t xml:space="preserve"> שקלים שמתחסלות ככה</w:t>
      </w:r>
      <w:r w:rsidR="00D02A74">
        <w:rPr>
          <w:rFonts w:cs="Times New Roman" w:hint="cs"/>
          <w:rtl/>
        </w:rPr>
        <w:t>,</w:t>
      </w:r>
      <w:r w:rsidR="00226A7E" w:rsidRPr="00E67C1F">
        <w:rPr>
          <w:rFonts w:cs="Times New Roman"/>
          <w:rtl/>
        </w:rPr>
        <w:t xml:space="preserve"> בהרף עין.</w:t>
      </w:r>
    </w:p>
    <w:p w14:paraId="7689E176" w14:textId="4A20EE39" w:rsidR="000B2770" w:rsidRDefault="000B2770" w:rsidP="003E78FD">
      <w:pPr>
        <w:rPr>
          <w:rFonts w:cs="Times New Roman"/>
          <w:rtl/>
        </w:rPr>
      </w:pPr>
      <w:r>
        <w:rPr>
          <w:rFonts w:cs="Times New Roman" w:hint="cs"/>
          <w:rtl/>
        </w:rPr>
        <w:t>[</w:t>
      </w:r>
    </w:p>
    <w:p w14:paraId="6C5FEEA0" w14:textId="09E16BA4" w:rsidR="000B2770" w:rsidRDefault="000B2770" w:rsidP="003E78FD">
      <w:pPr>
        <w:rPr>
          <w:rFonts w:cs="Times New Roman"/>
          <w:rtl/>
        </w:rPr>
      </w:pPr>
      <w:r>
        <w:rPr>
          <w:rFonts w:cs="Times New Roman" w:hint="cs"/>
          <w:rtl/>
        </w:rPr>
        <w:t>נניח 1 גרם = 100 ₪, מחזיק ל-3 ימים.</w:t>
      </w:r>
    </w:p>
    <w:p w14:paraId="27EB24DB" w14:textId="6C26CBC1" w:rsidR="000B2770" w:rsidRDefault="000B2770" w:rsidP="003E78FD">
      <w:pPr>
        <w:rPr>
          <w:rFonts w:cs="Times New Roman"/>
          <w:rtl/>
        </w:rPr>
      </w:pPr>
      <w:r>
        <w:rPr>
          <w:rFonts w:cs="Times New Roman" w:hint="cs"/>
          <w:rtl/>
        </w:rPr>
        <w:t xml:space="preserve">שבועיים == 15 יום == 5 גרם == 500 ₪ </w:t>
      </w:r>
    </w:p>
    <w:p w14:paraId="4060CD6F" w14:textId="5CB5EBB9" w:rsidR="000B2770" w:rsidRPr="00E67C1F" w:rsidRDefault="000B2770" w:rsidP="003E78FD">
      <w:pPr>
        <w:rPr>
          <w:rFonts w:cs="Times New Roman"/>
          <w:rtl/>
        </w:rPr>
      </w:pPr>
      <w:r>
        <w:rPr>
          <w:rFonts w:cs="Times New Roman" w:hint="cs"/>
          <w:rtl/>
        </w:rPr>
        <w:t>]</w:t>
      </w:r>
    </w:p>
    <w:p w14:paraId="0D869A0B" w14:textId="65C3A345" w:rsidR="00D02A74" w:rsidRPr="00D02A74" w:rsidRDefault="00C672F7" w:rsidP="00D02A74">
      <w:pPr>
        <w:rPr>
          <w:rFonts w:cs="Times New Roman"/>
          <w:rtl/>
        </w:rPr>
      </w:pPr>
      <w:r>
        <w:rPr>
          <w:rFonts w:cs="Times New Roman" w:hint="cs"/>
          <w:rtl/>
        </w:rPr>
        <w:t>"</w:t>
      </w:r>
      <w:r w:rsidR="00226A7E" w:rsidRPr="00E67C1F">
        <w:rPr>
          <w:rFonts w:cs="Times New Roman" w:hint="eastAsia"/>
          <w:rtl/>
        </w:rPr>
        <w:t>בואנה</w:t>
      </w:r>
      <w:r w:rsidR="00226A7E" w:rsidRPr="00E67C1F">
        <w:rPr>
          <w:rFonts w:cs="Times New Roman"/>
          <w:rtl/>
        </w:rPr>
        <w:t>,</w:t>
      </w:r>
      <w:r>
        <w:rPr>
          <w:rFonts w:cs="Times New Roman" w:hint="cs"/>
          <w:rtl/>
        </w:rPr>
        <w:t>"</w:t>
      </w:r>
      <w:r w:rsidR="00226A7E" w:rsidRPr="00E67C1F">
        <w:rPr>
          <w:rFonts w:cs="Times New Roman"/>
          <w:rtl/>
        </w:rPr>
        <w:t xml:space="preserve"> </w:t>
      </w:r>
      <w:r w:rsidR="00226A7E" w:rsidRPr="00E67C1F">
        <w:rPr>
          <w:rFonts w:cs="Times New Roman" w:hint="eastAsia"/>
          <w:rtl/>
        </w:rPr>
        <w:t>אמר</w:t>
      </w:r>
      <w:r w:rsidR="00226A7E" w:rsidRPr="00E67C1F">
        <w:rPr>
          <w:rFonts w:cs="Times New Roman"/>
          <w:rtl/>
        </w:rPr>
        <w:t xml:space="preserve"> </w:t>
      </w:r>
      <w:r w:rsidR="00163652">
        <w:rPr>
          <w:rFonts w:cs="Times New Roman" w:hint="cs"/>
          <w:rtl/>
        </w:rPr>
        <w:t>זה</w:t>
      </w:r>
      <w:r w:rsidR="00AE65BA">
        <w:rPr>
          <w:rFonts w:cs="Times New Roman" w:hint="cs"/>
          <w:rtl/>
        </w:rPr>
        <w:t xml:space="preserve"> שנקרא </w:t>
      </w:r>
      <w:r>
        <w:rPr>
          <w:rFonts w:cs="Times New Roman" w:hint="cs"/>
          <w:rtl/>
        </w:rPr>
        <w:t>דימה</w:t>
      </w:r>
      <w:r w:rsidR="00AE65BA">
        <w:rPr>
          <w:rFonts w:cs="Times New Roman" w:hint="cs"/>
          <w:rtl/>
        </w:rPr>
        <w:t>,</w:t>
      </w:r>
      <w:r w:rsidR="00226A7E" w:rsidRPr="00E67C1F">
        <w:rPr>
          <w:rFonts w:cs="Times New Roman"/>
          <w:rtl/>
        </w:rPr>
        <w:t xml:space="preserve"> </w:t>
      </w:r>
      <w:r w:rsidR="00226A7E" w:rsidRPr="00E67C1F">
        <w:rPr>
          <w:rFonts w:cs="Times New Roman" w:hint="eastAsia"/>
          <w:rtl/>
        </w:rPr>
        <w:t>ו</w:t>
      </w:r>
      <w:r w:rsidR="00163652">
        <w:rPr>
          <w:rFonts w:cs="Times New Roman" w:hint="cs"/>
          <w:rtl/>
        </w:rPr>
        <w:t xml:space="preserve">משקלו </w:t>
      </w:r>
      <w:r w:rsidR="00A522C9" w:rsidRPr="00E67C1F">
        <w:rPr>
          <w:rFonts w:cs="Times New Roman" w:hint="eastAsia"/>
          <w:rtl/>
        </w:rPr>
        <w:t>ודאי</w:t>
      </w:r>
      <w:r w:rsidR="00A522C9" w:rsidRPr="00E67C1F">
        <w:rPr>
          <w:rFonts w:cs="Times New Roman"/>
          <w:rtl/>
        </w:rPr>
        <w:t xml:space="preserve"> </w:t>
      </w:r>
      <w:r w:rsidR="00A522C9" w:rsidRPr="00E67C1F">
        <w:rPr>
          <w:rFonts w:cs="Times New Roman" w:hint="eastAsia"/>
          <w:rtl/>
        </w:rPr>
        <w:t>שלושים</w:t>
      </w:r>
      <w:r w:rsidR="00A522C9" w:rsidRPr="00E67C1F">
        <w:rPr>
          <w:rFonts w:cs="Times New Roman"/>
          <w:rtl/>
        </w:rPr>
        <w:t xml:space="preserve"> </w:t>
      </w:r>
      <w:r w:rsidR="00A522C9" w:rsidRPr="00E67C1F">
        <w:rPr>
          <w:rFonts w:cs="Times New Roman" w:hint="eastAsia"/>
          <w:rtl/>
        </w:rPr>
        <w:t>קילו</w:t>
      </w:r>
      <w:r w:rsidR="00A522C9" w:rsidRPr="00E67C1F">
        <w:rPr>
          <w:rFonts w:cs="Times New Roman"/>
          <w:rtl/>
        </w:rPr>
        <w:t xml:space="preserve"> </w:t>
      </w:r>
      <w:r w:rsidR="00D02A74" w:rsidRPr="00D02A74">
        <w:rPr>
          <w:rFonts w:cs="Times New Roman"/>
          <w:rtl/>
        </w:rPr>
        <w:t>מעל</w:t>
      </w:r>
      <w:r w:rsidR="00D02A74" w:rsidRPr="00D02A74">
        <w:rPr>
          <w:rFonts w:cs="Times New Roman" w:hint="eastAsia"/>
          <w:rtl/>
        </w:rPr>
        <w:t xml:space="preserve"> </w:t>
      </w:r>
      <w:r w:rsidR="00A522C9" w:rsidRPr="00E67C1F">
        <w:rPr>
          <w:rFonts w:cs="Times New Roman" w:hint="eastAsia"/>
          <w:rtl/>
        </w:rPr>
        <w:t>מאלכס</w:t>
      </w:r>
      <w:r w:rsidR="00E61285" w:rsidRPr="00E67C1F">
        <w:rPr>
          <w:rFonts w:cs="Times New Roman"/>
          <w:rtl/>
        </w:rPr>
        <w:t>,</w:t>
      </w:r>
      <w:r w:rsidR="00A522C9" w:rsidRPr="00E67C1F">
        <w:rPr>
          <w:rFonts w:cs="Times New Roman"/>
          <w:rtl/>
        </w:rPr>
        <w:t xml:space="preserve"> </w:t>
      </w:r>
      <w:r w:rsidR="00E61285" w:rsidRPr="00E67C1F">
        <w:rPr>
          <w:rFonts w:cs="Times New Roman" w:hint="eastAsia"/>
          <w:rtl/>
        </w:rPr>
        <w:t>ו</w:t>
      </w:r>
      <w:r w:rsidR="00A9511F" w:rsidRPr="00E67C1F">
        <w:rPr>
          <w:rFonts w:cs="Times New Roman" w:hint="eastAsia"/>
          <w:rtl/>
        </w:rPr>
        <w:t>רובם</w:t>
      </w:r>
      <w:r w:rsidR="00A9511F" w:rsidRPr="00E67C1F">
        <w:rPr>
          <w:rFonts w:cs="Times New Roman"/>
          <w:rtl/>
        </w:rPr>
        <w:t xml:space="preserve"> </w:t>
      </w:r>
      <w:r w:rsidR="00A9511F" w:rsidRPr="00E67C1F">
        <w:rPr>
          <w:rFonts w:cs="Times New Roman" w:hint="eastAsia"/>
          <w:rtl/>
        </w:rPr>
        <w:t>התרכזו</w:t>
      </w:r>
      <w:r w:rsidR="00A9511F" w:rsidRPr="00E67C1F">
        <w:rPr>
          <w:rFonts w:cs="Times New Roman"/>
          <w:rtl/>
        </w:rPr>
        <w:t xml:space="preserve"> </w:t>
      </w:r>
      <w:r w:rsidR="00A9511F" w:rsidRPr="00E67C1F">
        <w:rPr>
          <w:rFonts w:cs="Times New Roman" w:hint="eastAsia"/>
          <w:rtl/>
        </w:rPr>
        <w:t>בכתפיו</w:t>
      </w:r>
      <w:r w:rsidR="00226A7E" w:rsidRPr="00E67C1F">
        <w:rPr>
          <w:rFonts w:cs="Times New Roman"/>
          <w:rtl/>
        </w:rPr>
        <w:t xml:space="preserve">. </w:t>
      </w:r>
      <w:r w:rsidR="00226A7E" w:rsidRPr="00E67C1F">
        <w:rPr>
          <w:rFonts w:cs="Times New Roman" w:hint="eastAsia"/>
          <w:rtl/>
        </w:rPr>
        <w:t>אבל</w:t>
      </w:r>
      <w:r w:rsidR="00226A7E" w:rsidRPr="00E67C1F">
        <w:rPr>
          <w:rFonts w:cs="Times New Roman"/>
          <w:rtl/>
        </w:rPr>
        <w:t xml:space="preserve"> </w:t>
      </w:r>
      <w:r w:rsidR="00D02A74" w:rsidRPr="00D02A74">
        <w:rPr>
          <w:rFonts w:cs="Times New Roman"/>
          <w:rtl/>
        </w:rPr>
        <w:t>דימה</w:t>
      </w:r>
      <w:r w:rsidR="00D02A74">
        <w:rPr>
          <w:rFonts w:cs="Times New Roman" w:hint="cs"/>
          <w:rtl/>
        </w:rPr>
        <w:t xml:space="preserve"> </w:t>
      </w:r>
      <w:r w:rsidR="00226A7E" w:rsidRPr="00E67C1F">
        <w:rPr>
          <w:rFonts w:cs="Times New Roman" w:hint="eastAsia"/>
          <w:rtl/>
        </w:rPr>
        <w:t>לא</w:t>
      </w:r>
      <w:r w:rsidR="00226A7E" w:rsidRPr="00E67C1F">
        <w:rPr>
          <w:rFonts w:cs="Times New Roman"/>
          <w:rtl/>
        </w:rPr>
        <w:t xml:space="preserve"> </w:t>
      </w:r>
      <w:r w:rsidR="00226A7E" w:rsidRPr="00E67C1F">
        <w:rPr>
          <w:rFonts w:cs="Times New Roman" w:hint="eastAsia"/>
          <w:rtl/>
        </w:rPr>
        <w:t>זכר</w:t>
      </w:r>
      <w:r w:rsidR="00226A7E" w:rsidRPr="00E67C1F">
        <w:rPr>
          <w:rFonts w:cs="Times New Roman"/>
          <w:rtl/>
        </w:rPr>
        <w:t xml:space="preserve"> </w:t>
      </w:r>
      <w:r w:rsidR="0046776D">
        <w:rPr>
          <w:rFonts w:cs="Times New Roman" w:hint="cs"/>
          <w:rtl/>
        </w:rPr>
        <w:t xml:space="preserve">בוודאות </w:t>
      </w:r>
      <w:r w:rsidR="00163652" w:rsidRPr="00163652">
        <w:rPr>
          <w:rFonts w:cs="Times New Roman"/>
          <w:rtl/>
        </w:rPr>
        <w:t>שאכן בדירה הזאת</w:t>
      </w:r>
      <w:r w:rsidR="00226A7E" w:rsidRPr="00E67C1F">
        <w:rPr>
          <w:rFonts w:cs="Times New Roman"/>
          <w:rtl/>
        </w:rPr>
        <w:t xml:space="preserve"> </w:t>
      </w:r>
      <w:r w:rsidR="00226A7E" w:rsidRPr="00E67C1F">
        <w:rPr>
          <w:rFonts w:cs="Times New Roman" w:hint="eastAsia"/>
          <w:rtl/>
        </w:rPr>
        <w:t>השאיר</w:t>
      </w:r>
      <w:r w:rsidR="00226A7E" w:rsidRPr="00E67C1F">
        <w:rPr>
          <w:rFonts w:cs="Times New Roman"/>
          <w:rtl/>
        </w:rPr>
        <w:t xml:space="preserve"> </w:t>
      </w:r>
      <w:r w:rsidR="00226A7E" w:rsidRPr="00E67C1F">
        <w:rPr>
          <w:rFonts w:cs="Times New Roman" w:hint="eastAsia"/>
          <w:rtl/>
        </w:rPr>
        <w:t>את</w:t>
      </w:r>
      <w:r w:rsidR="00226A7E" w:rsidRPr="00E67C1F">
        <w:rPr>
          <w:rFonts w:cs="Times New Roman"/>
          <w:rtl/>
        </w:rPr>
        <w:t xml:space="preserve"> </w:t>
      </w:r>
      <w:r w:rsidR="00226A7E" w:rsidRPr="00E67C1F">
        <w:rPr>
          <w:rFonts w:cs="Times New Roman" w:hint="eastAsia"/>
          <w:rtl/>
        </w:rPr>
        <w:t>השקית</w:t>
      </w:r>
      <w:r w:rsidR="008D102D">
        <w:rPr>
          <w:rFonts w:cs="Times New Roman" w:hint="cs"/>
          <w:rtl/>
        </w:rPr>
        <w:t>,</w:t>
      </w:r>
      <w:r w:rsidR="00226A7E" w:rsidRPr="00E67C1F">
        <w:rPr>
          <w:rFonts w:cs="Times New Roman"/>
          <w:rtl/>
        </w:rPr>
        <w:t xml:space="preserve"> </w:t>
      </w:r>
      <w:r w:rsidR="00163652" w:rsidRPr="000D4E3C">
        <w:rPr>
          <w:rFonts w:cs="Times New Roman" w:hint="cs"/>
          <w:color w:val="A6A6A6" w:themeColor="background1" w:themeShade="A6"/>
          <w:rtl/>
        </w:rPr>
        <w:t>[</w:t>
      </w:r>
      <w:r w:rsidR="00226A7E" w:rsidRPr="000D4E3C">
        <w:rPr>
          <w:rFonts w:cs="Times New Roman" w:hint="eastAsia"/>
          <w:color w:val="A6A6A6" w:themeColor="background1" w:themeShade="A6"/>
          <w:rtl/>
        </w:rPr>
        <w:t>זה</w:t>
      </w:r>
      <w:r w:rsidR="00226A7E" w:rsidRPr="000D4E3C">
        <w:rPr>
          <w:rFonts w:cs="Times New Roman"/>
          <w:color w:val="A6A6A6" w:themeColor="background1" w:themeShade="A6"/>
          <w:rtl/>
        </w:rPr>
        <w:t xml:space="preserve"> </w:t>
      </w:r>
      <w:r w:rsidR="00226A7E" w:rsidRPr="000D4E3C">
        <w:rPr>
          <w:rFonts w:cs="Times New Roman" w:hint="eastAsia"/>
          <w:color w:val="A6A6A6" w:themeColor="background1" w:themeShade="A6"/>
          <w:rtl/>
        </w:rPr>
        <w:t>היה</w:t>
      </w:r>
      <w:r w:rsidR="00226A7E" w:rsidRPr="000D4E3C">
        <w:rPr>
          <w:rFonts w:cs="Times New Roman"/>
          <w:color w:val="A6A6A6" w:themeColor="background1" w:themeShade="A6"/>
          <w:rtl/>
        </w:rPr>
        <w:t xml:space="preserve"> </w:t>
      </w:r>
      <w:r w:rsidR="00226A7E" w:rsidRPr="000D4E3C">
        <w:rPr>
          <w:rFonts w:cs="Times New Roman" w:hint="eastAsia"/>
          <w:color w:val="A6A6A6" w:themeColor="background1" w:themeShade="A6"/>
          <w:rtl/>
        </w:rPr>
        <w:t>המזל</w:t>
      </w:r>
      <w:r w:rsidR="00226A7E" w:rsidRPr="000D4E3C">
        <w:rPr>
          <w:rFonts w:cs="Times New Roman"/>
          <w:color w:val="A6A6A6" w:themeColor="background1" w:themeShade="A6"/>
          <w:rtl/>
        </w:rPr>
        <w:t xml:space="preserve"> </w:t>
      </w:r>
      <w:r w:rsidR="00226A7E" w:rsidRPr="000D4E3C">
        <w:rPr>
          <w:rFonts w:cs="Times New Roman" w:hint="eastAsia"/>
          <w:color w:val="A6A6A6" w:themeColor="background1" w:themeShade="A6"/>
          <w:rtl/>
        </w:rPr>
        <w:t>של</w:t>
      </w:r>
      <w:r w:rsidR="00226A7E" w:rsidRPr="000D4E3C">
        <w:rPr>
          <w:rFonts w:cs="Times New Roman"/>
          <w:color w:val="A6A6A6" w:themeColor="background1" w:themeShade="A6"/>
          <w:rtl/>
        </w:rPr>
        <w:t xml:space="preserve"> </w:t>
      </w:r>
      <w:r w:rsidR="00226A7E" w:rsidRPr="000D4E3C">
        <w:rPr>
          <w:rFonts w:cs="Times New Roman" w:hint="eastAsia"/>
          <w:color w:val="A6A6A6" w:themeColor="background1" w:themeShade="A6"/>
          <w:rtl/>
        </w:rPr>
        <w:t>אלכס</w:t>
      </w:r>
      <w:r w:rsidR="00226A7E" w:rsidRPr="000D4E3C">
        <w:rPr>
          <w:rFonts w:cs="Times New Roman"/>
          <w:color w:val="A6A6A6" w:themeColor="background1" w:themeShade="A6"/>
          <w:rtl/>
        </w:rPr>
        <w:t xml:space="preserve"> </w:t>
      </w:r>
      <w:r w:rsidR="00226A7E" w:rsidRPr="000D4E3C">
        <w:rPr>
          <w:rFonts w:cs="Times New Roman" w:hint="eastAsia"/>
          <w:color w:val="A6A6A6" w:themeColor="background1" w:themeShade="A6"/>
          <w:rtl/>
        </w:rPr>
        <w:t>ואחת</w:t>
      </w:r>
      <w:r w:rsidR="00226A7E" w:rsidRPr="000D4E3C">
        <w:rPr>
          <w:rFonts w:cs="Times New Roman"/>
          <w:color w:val="A6A6A6" w:themeColor="background1" w:themeShade="A6"/>
          <w:rtl/>
        </w:rPr>
        <w:t xml:space="preserve"> </w:t>
      </w:r>
      <w:r w:rsidR="00226A7E" w:rsidRPr="000D4E3C">
        <w:rPr>
          <w:rFonts w:cs="Times New Roman" w:hint="eastAsia"/>
          <w:color w:val="A6A6A6" w:themeColor="background1" w:themeShade="A6"/>
          <w:rtl/>
        </w:rPr>
        <w:t>הסיבות</w:t>
      </w:r>
      <w:r w:rsidR="00226A7E" w:rsidRPr="000D4E3C">
        <w:rPr>
          <w:rFonts w:cs="Times New Roman"/>
          <w:color w:val="A6A6A6" w:themeColor="background1" w:themeShade="A6"/>
          <w:rtl/>
        </w:rPr>
        <w:t xml:space="preserve"> </w:t>
      </w:r>
      <w:r w:rsidR="00226A7E" w:rsidRPr="000D4E3C">
        <w:rPr>
          <w:rFonts w:cs="Times New Roman" w:hint="eastAsia"/>
          <w:color w:val="A6A6A6" w:themeColor="background1" w:themeShade="A6"/>
          <w:rtl/>
        </w:rPr>
        <w:t>העיקריות</w:t>
      </w:r>
      <w:r w:rsidR="00226A7E" w:rsidRPr="000D4E3C">
        <w:rPr>
          <w:rFonts w:cs="Times New Roman"/>
          <w:color w:val="A6A6A6" w:themeColor="background1" w:themeShade="A6"/>
          <w:rtl/>
        </w:rPr>
        <w:t xml:space="preserve"> </w:t>
      </w:r>
      <w:r w:rsidR="00226A7E" w:rsidRPr="000D4E3C">
        <w:rPr>
          <w:rFonts w:cs="Times New Roman" w:hint="eastAsia"/>
          <w:color w:val="A6A6A6" w:themeColor="background1" w:themeShade="A6"/>
          <w:rtl/>
        </w:rPr>
        <w:t>שאמבולנסים</w:t>
      </w:r>
      <w:r w:rsidR="00226A7E" w:rsidRPr="000D4E3C">
        <w:rPr>
          <w:rFonts w:cs="Times New Roman"/>
          <w:color w:val="A6A6A6" w:themeColor="background1" w:themeShade="A6"/>
          <w:rtl/>
        </w:rPr>
        <w:t xml:space="preserve"> לא מילאו את הרחוב באותו לילה (וגם </w:t>
      </w:r>
      <w:r w:rsidR="00D02A74" w:rsidRPr="000D4E3C">
        <w:rPr>
          <w:rFonts w:cs="Times New Roman"/>
          <w:color w:val="A6A6A6" w:themeColor="background1" w:themeShade="A6"/>
          <w:rtl/>
        </w:rPr>
        <w:t>מפני</w:t>
      </w:r>
      <w:r w:rsidR="00226A7E" w:rsidRPr="000D4E3C">
        <w:rPr>
          <w:rFonts w:cs="Times New Roman"/>
          <w:color w:val="A6A6A6" w:themeColor="background1" w:themeShade="A6"/>
          <w:rtl/>
        </w:rPr>
        <w:t xml:space="preserve"> </w:t>
      </w:r>
      <w:r w:rsidR="00D02A74" w:rsidRPr="000D4E3C">
        <w:rPr>
          <w:rFonts w:cs="Times New Roman" w:hint="cs"/>
          <w:color w:val="A6A6A6" w:themeColor="background1" w:themeShade="A6"/>
          <w:rtl/>
        </w:rPr>
        <w:t>ש</w:t>
      </w:r>
      <w:r w:rsidR="00226A7E" w:rsidRPr="000D4E3C">
        <w:rPr>
          <w:rFonts w:cs="Times New Roman"/>
          <w:color w:val="A6A6A6" w:themeColor="background1" w:themeShade="A6"/>
          <w:rtl/>
        </w:rPr>
        <w:t xml:space="preserve">הם היו נמלטים, </w:t>
      </w:r>
      <w:r w:rsidR="001D7D9E" w:rsidRPr="000D4E3C">
        <w:rPr>
          <w:rFonts w:cs="Times New Roman" w:hint="eastAsia"/>
          <w:color w:val="A6A6A6" w:themeColor="background1" w:themeShade="A6"/>
          <w:rtl/>
        </w:rPr>
        <w:t>כולם</w:t>
      </w:r>
      <w:r w:rsidR="001D7D9E" w:rsidRPr="000D4E3C">
        <w:rPr>
          <w:rFonts w:cs="Times New Roman"/>
          <w:color w:val="A6A6A6" w:themeColor="background1" w:themeShade="A6"/>
          <w:rtl/>
        </w:rPr>
        <w:t xml:space="preserve"> כולל הבנות, </w:t>
      </w:r>
      <w:r w:rsidR="00226A7E" w:rsidRPr="000D4E3C">
        <w:rPr>
          <w:rFonts w:cs="Times New Roman" w:hint="eastAsia"/>
          <w:color w:val="A6A6A6" w:themeColor="background1" w:themeShade="A6"/>
          <w:rtl/>
        </w:rPr>
        <w:t>אף</w:t>
      </w:r>
      <w:r w:rsidR="00226A7E" w:rsidRPr="000D4E3C">
        <w:rPr>
          <w:rFonts w:cs="Times New Roman"/>
          <w:color w:val="A6A6A6" w:themeColor="background1" w:themeShade="A6"/>
          <w:rtl/>
        </w:rPr>
        <w:t xml:space="preserve"> </w:t>
      </w:r>
      <w:r w:rsidR="00226A7E" w:rsidRPr="000D4E3C">
        <w:rPr>
          <w:rFonts w:cs="Times New Roman" w:hint="eastAsia"/>
          <w:color w:val="A6A6A6" w:themeColor="background1" w:themeShade="A6"/>
          <w:rtl/>
        </w:rPr>
        <w:t>אחד</w:t>
      </w:r>
      <w:r w:rsidR="00226A7E" w:rsidRPr="000D4E3C">
        <w:rPr>
          <w:rFonts w:cs="Times New Roman"/>
          <w:color w:val="A6A6A6" w:themeColor="background1" w:themeShade="A6"/>
          <w:rtl/>
        </w:rPr>
        <w:t xml:space="preserve"> </w:t>
      </w:r>
      <w:r w:rsidR="00226A7E" w:rsidRPr="000D4E3C">
        <w:rPr>
          <w:rFonts w:cs="Times New Roman" w:hint="eastAsia"/>
          <w:color w:val="A6A6A6" w:themeColor="background1" w:themeShade="A6"/>
          <w:rtl/>
        </w:rPr>
        <w:t>לא</w:t>
      </w:r>
      <w:r w:rsidR="00226A7E" w:rsidRPr="000D4E3C">
        <w:rPr>
          <w:rFonts w:cs="Times New Roman"/>
          <w:color w:val="A6A6A6" w:themeColor="background1" w:themeShade="A6"/>
          <w:rtl/>
        </w:rPr>
        <w:t xml:space="preserve"> </w:t>
      </w:r>
      <w:r w:rsidR="00226A7E" w:rsidRPr="000D4E3C">
        <w:rPr>
          <w:rFonts w:cs="Times New Roman" w:hint="eastAsia"/>
          <w:color w:val="A6A6A6" w:themeColor="background1" w:themeShade="A6"/>
          <w:rtl/>
        </w:rPr>
        <w:t>היה</w:t>
      </w:r>
      <w:r w:rsidR="00226A7E" w:rsidRPr="000D4E3C">
        <w:rPr>
          <w:rFonts w:cs="Times New Roman"/>
          <w:color w:val="A6A6A6" w:themeColor="background1" w:themeShade="A6"/>
          <w:rtl/>
        </w:rPr>
        <w:t xml:space="preserve"> </w:t>
      </w:r>
      <w:r w:rsidR="00226A7E" w:rsidRPr="000D4E3C">
        <w:rPr>
          <w:rFonts w:cs="Times New Roman" w:hint="eastAsia"/>
          <w:color w:val="A6A6A6" w:themeColor="background1" w:themeShade="A6"/>
          <w:rtl/>
        </w:rPr>
        <w:t>טורח</w:t>
      </w:r>
      <w:r w:rsidR="00226A7E" w:rsidRPr="000D4E3C">
        <w:rPr>
          <w:rFonts w:cs="Times New Roman"/>
          <w:color w:val="A6A6A6" w:themeColor="background1" w:themeShade="A6"/>
          <w:rtl/>
        </w:rPr>
        <w:t xml:space="preserve"> </w:t>
      </w:r>
      <w:r w:rsidR="00226A7E" w:rsidRPr="000D4E3C">
        <w:rPr>
          <w:rFonts w:cs="Times New Roman" w:hint="eastAsia"/>
          <w:color w:val="A6A6A6" w:themeColor="background1" w:themeShade="A6"/>
          <w:rtl/>
        </w:rPr>
        <w:t>לקרוא</w:t>
      </w:r>
      <w:r w:rsidR="00226A7E" w:rsidRPr="000D4E3C">
        <w:rPr>
          <w:rFonts w:cs="Times New Roman"/>
          <w:color w:val="A6A6A6" w:themeColor="background1" w:themeShade="A6"/>
          <w:rtl/>
        </w:rPr>
        <w:t xml:space="preserve"> </w:t>
      </w:r>
      <w:r w:rsidR="00226A7E" w:rsidRPr="000D4E3C">
        <w:rPr>
          <w:rFonts w:cs="Times New Roman" w:hint="eastAsia"/>
          <w:color w:val="A6A6A6" w:themeColor="background1" w:themeShade="A6"/>
          <w:rtl/>
        </w:rPr>
        <w:t>לאמבולנס</w:t>
      </w:r>
      <w:r w:rsidR="00226A7E" w:rsidRPr="000D4E3C">
        <w:rPr>
          <w:rFonts w:cs="Times New Roman"/>
          <w:color w:val="A6A6A6" w:themeColor="background1" w:themeShade="A6"/>
          <w:rtl/>
        </w:rPr>
        <w:t>)</w:t>
      </w:r>
      <w:r w:rsidR="00163652" w:rsidRPr="000D4E3C">
        <w:rPr>
          <w:rFonts w:cs="Times New Roman" w:hint="cs"/>
          <w:color w:val="A6A6A6" w:themeColor="background1" w:themeShade="A6"/>
          <w:rtl/>
        </w:rPr>
        <w:t>]</w:t>
      </w:r>
      <w:r w:rsidR="00163652">
        <w:rPr>
          <w:rFonts w:cs="Times New Roman" w:hint="cs"/>
          <w:rtl/>
        </w:rPr>
        <w:t xml:space="preserve"> </w:t>
      </w:r>
      <w:r w:rsidR="00163652" w:rsidRPr="00163652">
        <w:rPr>
          <w:rFonts w:cs="Times New Roman"/>
          <w:rtl/>
        </w:rPr>
        <w:t>ואולי בשל כך</w:t>
      </w:r>
      <w:r w:rsidR="00163652">
        <w:rPr>
          <w:rFonts w:cs="Times New Roman" w:hint="cs"/>
          <w:rtl/>
        </w:rPr>
        <w:t xml:space="preserve"> </w:t>
      </w:r>
      <w:r w:rsidR="00163652" w:rsidRPr="00163652">
        <w:rPr>
          <w:rFonts w:cs="Times New Roman"/>
          <w:rtl/>
        </w:rPr>
        <w:t>אמבולנסים לא מילאו את הרחוב באותו לילה</w:t>
      </w:r>
      <w:r w:rsidR="00226A7E" w:rsidRPr="00E67C1F">
        <w:rPr>
          <w:rFonts w:cs="Times New Roman"/>
          <w:rtl/>
        </w:rPr>
        <w:t>. בואנה</w:t>
      </w:r>
      <w:r w:rsidR="00A522C9" w:rsidRPr="00E67C1F">
        <w:rPr>
          <w:rFonts w:cs="Times New Roman"/>
          <w:rtl/>
        </w:rPr>
        <w:t>, בואנה,</w:t>
      </w:r>
      <w:r w:rsidR="00B0189A">
        <w:rPr>
          <w:rFonts w:cs="Times New Roman" w:hint="cs"/>
          <w:rtl/>
        </w:rPr>
        <w:t xml:space="preserve">" </w:t>
      </w:r>
      <w:r w:rsidR="00D02A74" w:rsidRPr="00D02A74">
        <w:rPr>
          <w:rFonts w:cs="Times New Roman"/>
          <w:rtl/>
        </w:rPr>
        <w:t>דימה הוסיף</w:t>
      </w:r>
      <w:r w:rsidR="00B0189A">
        <w:rPr>
          <w:rFonts w:cs="Times New Roman" w:hint="cs"/>
          <w:rtl/>
        </w:rPr>
        <w:t xml:space="preserve"> רק כדי לוודא שכיסה את כל האפשרויות,</w:t>
      </w:r>
      <w:r w:rsidR="00A522C9" w:rsidRPr="00E67C1F">
        <w:rPr>
          <w:rFonts w:cs="Times New Roman"/>
          <w:rtl/>
        </w:rPr>
        <w:t xml:space="preserve"> </w:t>
      </w:r>
      <w:r w:rsidR="00B0189A">
        <w:rPr>
          <w:rFonts w:cs="Times New Roman" w:hint="cs"/>
          <w:rtl/>
        </w:rPr>
        <w:t>"</w:t>
      </w:r>
      <w:r w:rsidR="00A522C9" w:rsidRPr="00E67C1F">
        <w:rPr>
          <w:rFonts w:cs="Times New Roman"/>
          <w:rtl/>
        </w:rPr>
        <w:t xml:space="preserve">תחזיר את זה יא </w:t>
      </w:r>
      <w:r w:rsidR="00A522C9" w:rsidRPr="00E67C1F">
        <w:rPr>
          <w:rFonts w:cs="Times New Roman" w:hint="eastAsia"/>
          <w:rtl/>
        </w:rPr>
        <w:t>אפס</w:t>
      </w:r>
      <w:r w:rsidR="00A522C9" w:rsidRPr="00E67C1F">
        <w:rPr>
          <w:rFonts w:cs="Times New Roman"/>
          <w:rtl/>
        </w:rPr>
        <w:t xml:space="preserve"> יא </w:t>
      </w:r>
      <w:r w:rsidR="00A522C9" w:rsidRPr="00E67C1F">
        <w:rPr>
          <w:rFonts w:cs="Times New Roman" w:hint="eastAsia"/>
          <w:rtl/>
        </w:rPr>
        <w:t>מזדיין</w:t>
      </w:r>
      <w:r w:rsidR="00A522C9" w:rsidRPr="00E67C1F">
        <w:rPr>
          <w:rFonts w:cs="Times New Roman"/>
          <w:rtl/>
        </w:rPr>
        <w:t xml:space="preserve"> בתחת</w:t>
      </w:r>
      <w:r w:rsidR="000D4E3C">
        <w:rPr>
          <w:rFonts w:cs="Times New Roman" w:hint="cs"/>
          <w:rtl/>
        </w:rPr>
        <w:t>.</w:t>
      </w:r>
      <w:r w:rsidR="00B0189A">
        <w:rPr>
          <w:rFonts w:cs="Times New Roman" w:hint="cs"/>
          <w:rtl/>
        </w:rPr>
        <w:t>"</w:t>
      </w:r>
      <w:r w:rsidR="00A522C9" w:rsidRPr="00E67C1F">
        <w:rPr>
          <w:rFonts w:cs="Times New Roman"/>
          <w:rtl/>
        </w:rPr>
        <w:t xml:space="preserve"> </w:t>
      </w:r>
      <w:r w:rsidR="00A522C9" w:rsidRPr="00E67C1F">
        <w:rPr>
          <w:rFonts w:cs="Times New Roman" w:hint="eastAsia"/>
          <w:rtl/>
        </w:rPr>
        <w:t>רפרטואר</w:t>
      </w:r>
      <w:r w:rsidR="00A522C9" w:rsidRPr="00E67C1F">
        <w:rPr>
          <w:rFonts w:cs="Times New Roman"/>
          <w:rtl/>
        </w:rPr>
        <w:t xml:space="preserve"> </w:t>
      </w:r>
      <w:r w:rsidR="00A522C9" w:rsidRPr="00E67C1F">
        <w:rPr>
          <w:rFonts w:cs="Times New Roman" w:hint="eastAsia"/>
          <w:rtl/>
        </w:rPr>
        <w:t>הקללות</w:t>
      </w:r>
      <w:r w:rsidR="00A522C9" w:rsidRPr="00E67C1F">
        <w:rPr>
          <w:rFonts w:cs="Times New Roman"/>
          <w:rtl/>
        </w:rPr>
        <w:t xml:space="preserve"> </w:t>
      </w:r>
      <w:r w:rsidR="00163652">
        <w:rPr>
          <w:rFonts w:cs="Times New Roman" w:hint="cs"/>
          <w:rtl/>
        </w:rPr>
        <w:t>שה</w:t>
      </w:r>
      <w:r w:rsidR="00163652" w:rsidRPr="00163652">
        <w:rPr>
          <w:rFonts w:cs="Times New Roman"/>
          <w:rtl/>
        </w:rPr>
        <w:t xml:space="preserve">שתמש בהן </w:t>
      </w:r>
      <w:r w:rsidR="004D1B44">
        <w:rPr>
          <w:rFonts w:cs="Times New Roman" w:hint="cs"/>
          <w:rtl/>
        </w:rPr>
        <w:t>נגד</w:t>
      </w:r>
      <w:r w:rsidR="00163652">
        <w:rPr>
          <w:rFonts w:cs="Times New Roman" w:hint="cs"/>
          <w:rtl/>
        </w:rPr>
        <w:t xml:space="preserve"> אלכס</w:t>
      </w:r>
      <w:r w:rsidR="00A522C9" w:rsidRPr="00E67C1F">
        <w:rPr>
          <w:rFonts w:cs="Times New Roman"/>
          <w:rtl/>
        </w:rPr>
        <w:t xml:space="preserve"> היה מוגבל ביותר, </w:t>
      </w:r>
      <w:r w:rsidR="00B0189A">
        <w:rPr>
          <w:rFonts w:cs="Times New Roman" w:hint="cs"/>
          <w:rtl/>
        </w:rPr>
        <w:t xml:space="preserve">כי </w:t>
      </w:r>
      <w:r w:rsidR="00163652" w:rsidRPr="00163652">
        <w:rPr>
          <w:rFonts w:cs="Times New Roman"/>
          <w:rtl/>
        </w:rPr>
        <w:t>גם אם</w:t>
      </w:r>
      <w:r w:rsidR="00A522C9" w:rsidRPr="00E67C1F">
        <w:rPr>
          <w:rFonts w:cs="Times New Roman"/>
          <w:rtl/>
        </w:rPr>
        <w:t xml:space="preserve"> לא </w:t>
      </w:r>
      <w:r w:rsidR="00A9511F" w:rsidRPr="00E67C1F">
        <w:rPr>
          <w:rFonts w:cs="Times New Roman" w:hint="eastAsia"/>
          <w:rtl/>
        </w:rPr>
        <w:t>התעניין</w:t>
      </w:r>
      <w:r w:rsidR="00A522C9" w:rsidRPr="00E67C1F">
        <w:rPr>
          <w:rFonts w:cs="Times New Roman"/>
          <w:rtl/>
        </w:rPr>
        <w:t xml:space="preserve"> </w:t>
      </w:r>
      <w:r w:rsidR="00A9511F" w:rsidRPr="00E67C1F">
        <w:rPr>
          <w:rFonts w:cs="Times New Roman" w:hint="eastAsia"/>
          <w:rtl/>
        </w:rPr>
        <w:t>בנסיבות</w:t>
      </w:r>
      <w:r w:rsidR="00A9511F" w:rsidRPr="00E67C1F">
        <w:rPr>
          <w:rFonts w:cs="Times New Roman"/>
          <w:rtl/>
        </w:rPr>
        <w:t xml:space="preserve"> </w:t>
      </w:r>
      <w:r w:rsidR="00A9511F" w:rsidRPr="00E67C1F">
        <w:rPr>
          <w:rFonts w:cs="Times New Roman" w:hint="eastAsia"/>
          <w:rtl/>
        </w:rPr>
        <w:t>היעדרם</w:t>
      </w:r>
      <w:r w:rsidR="00A9511F" w:rsidRPr="00E67C1F">
        <w:rPr>
          <w:rFonts w:cs="Times New Roman"/>
          <w:rtl/>
        </w:rPr>
        <w:t xml:space="preserve"> </w:t>
      </w:r>
      <w:r w:rsidR="00A9511F" w:rsidRPr="00E67C1F">
        <w:rPr>
          <w:rFonts w:cs="Times New Roman" w:hint="eastAsia"/>
          <w:rtl/>
        </w:rPr>
        <w:t>של</w:t>
      </w:r>
      <w:r w:rsidR="00A522C9" w:rsidRPr="00E67C1F">
        <w:rPr>
          <w:rFonts w:cs="Times New Roman"/>
          <w:rtl/>
        </w:rPr>
        <w:t xml:space="preserve"> הוריו של אלכס, ליתר ביטחון </w:t>
      </w:r>
      <w:r w:rsidR="00D02A74" w:rsidRPr="00D02A74">
        <w:rPr>
          <w:rFonts w:cs="Times New Roman"/>
          <w:rtl/>
        </w:rPr>
        <w:t>נזהר בכבוד המת</w:t>
      </w:r>
      <w:r w:rsidR="00D02A74" w:rsidRPr="00D02A74">
        <w:rPr>
          <w:rFonts w:cs="Times New Roman" w:hint="cs"/>
          <w:rtl/>
        </w:rPr>
        <w:t xml:space="preserve"> </w:t>
      </w:r>
      <w:r w:rsidR="00D02A74" w:rsidRPr="000D4E3C">
        <w:rPr>
          <w:rFonts w:cs="Times New Roman" w:hint="cs"/>
          <w:color w:val="A6A6A6" w:themeColor="background1" w:themeShade="A6"/>
          <w:rtl/>
        </w:rPr>
        <w:t>[</w:t>
      </w:r>
      <w:r w:rsidR="00E5661D" w:rsidRPr="000D4E3C">
        <w:rPr>
          <w:rFonts w:cs="Times New Roman" w:hint="cs"/>
          <w:color w:val="A6A6A6" w:themeColor="background1" w:themeShade="A6"/>
          <w:rtl/>
        </w:rPr>
        <w:t xml:space="preserve">ולמען חלוקת כבוד באופן הולם למי שאולי הוא מת, </w:t>
      </w:r>
      <w:r w:rsidR="00A9511F" w:rsidRPr="000D4E3C">
        <w:rPr>
          <w:rFonts w:cs="Times New Roman" w:hint="eastAsia"/>
          <w:color w:val="A6A6A6" w:themeColor="background1" w:themeShade="A6"/>
          <w:rtl/>
        </w:rPr>
        <w:t>נמנעו</w:t>
      </w:r>
      <w:r w:rsidR="00A522C9" w:rsidRPr="000D4E3C">
        <w:rPr>
          <w:rFonts w:cs="Times New Roman"/>
          <w:color w:val="A6A6A6" w:themeColor="background1" w:themeShade="A6"/>
          <w:rtl/>
        </w:rPr>
        <w:t xml:space="preserve"> </w:t>
      </w:r>
      <w:r w:rsidR="00A9511F" w:rsidRPr="000D4E3C">
        <w:rPr>
          <w:rFonts w:cs="Times New Roman" w:hint="eastAsia"/>
          <w:color w:val="A6A6A6" w:themeColor="background1" w:themeShade="A6"/>
          <w:rtl/>
        </w:rPr>
        <w:t>מאיזכורם</w:t>
      </w:r>
      <w:r w:rsidR="00A522C9" w:rsidRPr="000D4E3C">
        <w:rPr>
          <w:rFonts w:cs="Times New Roman"/>
          <w:color w:val="A6A6A6" w:themeColor="background1" w:themeShade="A6"/>
          <w:rtl/>
        </w:rPr>
        <w:t xml:space="preserve"> </w:t>
      </w:r>
      <w:r w:rsidR="00ED76C7" w:rsidRPr="000D4E3C">
        <w:rPr>
          <w:rFonts w:cs="Times New Roman" w:hint="eastAsia"/>
          <w:color w:val="A6A6A6" w:themeColor="background1" w:themeShade="A6"/>
          <w:rtl/>
        </w:rPr>
        <w:t>ש</w:t>
      </w:r>
      <w:r w:rsidR="00A9511F" w:rsidRPr="000D4E3C">
        <w:rPr>
          <w:rFonts w:cs="Times New Roman" w:hint="eastAsia"/>
          <w:color w:val="A6A6A6" w:themeColor="background1" w:themeShade="A6"/>
          <w:rtl/>
        </w:rPr>
        <w:t>ל</w:t>
      </w:r>
      <w:r w:rsidR="00ED76C7" w:rsidRPr="000D4E3C">
        <w:rPr>
          <w:rFonts w:cs="Times New Roman"/>
          <w:color w:val="A6A6A6" w:themeColor="background1" w:themeShade="A6"/>
          <w:rtl/>
        </w:rPr>
        <w:t xml:space="preserve"> </w:t>
      </w:r>
      <w:r w:rsidR="00A522C9" w:rsidRPr="000D4E3C">
        <w:rPr>
          <w:rFonts w:cs="Times New Roman" w:hint="eastAsia"/>
          <w:color w:val="A6A6A6" w:themeColor="background1" w:themeShade="A6"/>
          <w:rtl/>
        </w:rPr>
        <w:t>בני</w:t>
      </w:r>
      <w:r w:rsidR="00A522C9" w:rsidRPr="000D4E3C">
        <w:rPr>
          <w:rFonts w:cs="Times New Roman"/>
          <w:color w:val="A6A6A6" w:themeColor="background1" w:themeShade="A6"/>
          <w:rtl/>
        </w:rPr>
        <w:t xml:space="preserve"> </w:t>
      </w:r>
      <w:r w:rsidR="00A522C9" w:rsidRPr="000D4E3C">
        <w:rPr>
          <w:rFonts w:cs="Times New Roman" w:hint="eastAsia"/>
          <w:color w:val="A6A6A6" w:themeColor="background1" w:themeShade="A6"/>
          <w:rtl/>
        </w:rPr>
        <w:t>משפח</w:t>
      </w:r>
      <w:r w:rsidR="00A9511F" w:rsidRPr="000D4E3C">
        <w:rPr>
          <w:rFonts w:cs="Times New Roman" w:hint="eastAsia"/>
          <w:color w:val="A6A6A6" w:themeColor="background1" w:themeShade="A6"/>
          <w:rtl/>
        </w:rPr>
        <w:t>תו</w:t>
      </w:r>
      <w:r w:rsidR="00A522C9" w:rsidRPr="000D4E3C">
        <w:rPr>
          <w:rFonts w:cs="Times New Roman"/>
          <w:color w:val="A6A6A6" w:themeColor="background1" w:themeShade="A6"/>
          <w:rtl/>
        </w:rPr>
        <w:t xml:space="preserve"> ו</w:t>
      </w:r>
      <w:r w:rsidR="00A9511F" w:rsidRPr="000D4E3C">
        <w:rPr>
          <w:rFonts w:cs="Times New Roman" w:hint="eastAsia"/>
          <w:color w:val="A6A6A6" w:themeColor="background1" w:themeShade="A6"/>
          <w:rtl/>
        </w:rPr>
        <w:t>ה</w:t>
      </w:r>
      <w:r w:rsidR="00A522C9" w:rsidRPr="000D4E3C">
        <w:rPr>
          <w:rFonts w:cs="Times New Roman" w:hint="eastAsia"/>
          <w:color w:val="A6A6A6" w:themeColor="background1" w:themeShade="A6"/>
          <w:rtl/>
        </w:rPr>
        <w:t>אנטומיה</w:t>
      </w:r>
      <w:r w:rsidR="00A522C9" w:rsidRPr="000D4E3C">
        <w:rPr>
          <w:rFonts w:cs="Times New Roman"/>
          <w:color w:val="A6A6A6" w:themeColor="background1" w:themeShade="A6"/>
          <w:rtl/>
        </w:rPr>
        <w:t xml:space="preserve"> </w:t>
      </w:r>
      <w:r w:rsidR="00A522C9" w:rsidRPr="000D4E3C">
        <w:rPr>
          <w:rFonts w:cs="Times New Roman" w:hint="eastAsia"/>
          <w:color w:val="A6A6A6" w:themeColor="background1" w:themeShade="A6"/>
          <w:rtl/>
        </w:rPr>
        <w:t>שלהם</w:t>
      </w:r>
      <w:r w:rsidR="00D02A74" w:rsidRPr="000D4E3C">
        <w:rPr>
          <w:rFonts w:cs="Times New Roman" w:hint="cs"/>
          <w:color w:val="A6A6A6" w:themeColor="background1" w:themeShade="A6"/>
          <w:rtl/>
        </w:rPr>
        <w:t>]</w:t>
      </w:r>
      <w:r w:rsidR="00226A7E" w:rsidRPr="00E67C1F">
        <w:rPr>
          <w:rFonts w:cs="Times New Roman"/>
          <w:rtl/>
        </w:rPr>
        <w:t xml:space="preserve">. </w:t>
      </w:r>
      <w:r w:rsidR="00166CA0" w:rsidRPr="00166CA0">
        <w:rPr>
          <w:rFonts w:cs="Times New Roman"/>
          <w:rtl/>
        </w:rPr>
        <w:t>"תחזיר יא קוקסינל</w:t>
      </w:r>
      <w:r w:rsidR="00AD3B37" w:rsidRPr="00AD3B37">
        <w:rPr>
          <w:rFonts w:cs="Times New Roman"/>
          <w:rtl/>
        </w:rPr>
        <w:t>, יא גמד מסריח</w:t>
      </w:r>
      <w:r w:rsidR="00166CA0" w:rsidRPr="00166CA0">
        <w:rPr>
          <w:rFonts w:cs="Times New Roman"/>
          <w:rtl/>
        </w:rPr>
        <w:t>."</w:t>
      </w:r>
    </w:p>
    <w:p w14:paraId="1D786EC0" w14:textId="336E27B2" w:rsidR="00226A7E" w:rsidRPr="000D4E3C" w:rsidRDefault="00166CA0" w:rsidP="003E78FD">
      <w:pPr>
        <w:rPr>
          <w:rFonts w:cs="Times New Roman"/>
          <w:color w:val="A6A6A6" w:themeColor="background1" w:themeShade="A6"/>
          <w:rtl/>
        </w:rPr>
      </w:pPr>
      <w:r w:rsidRPr="000D4E3C">
        <w:rPr>
          <w:rFonts w:cs="Times New Roman" w:hint="cs"/>
          <w:color w:val="A6A6A6" w:themeColor="background1" w:themeShade="A6"/>
          <w:rtl/>
        </w:rPr>
        <w:t>[</w:t>
      </w:r>
      <w:r w:rsidR="00226A7E" w:rsidRPr="000D4E3C">
        <w:rPr>
          <w:rFonts w:cs="Times New Roman" w:hint="eastAsia"/>
          <w:color w:val="A6A6A6" w:themeColor="background1" w:themeShade="A6"/>
          <w:rtl/>
        </w:rPr>
        <w:t>הבנות</w:t>
      </w:r>
      <w:r w:rsidR="00226A7E" w:rsidRPr="000D4E3C">
        <w:rPr>
          <w:rFonts w:cs="Times New Roman"/>
          <w:color w:val="A6A6A6" w:themeColor="background1" w:themeShade="A6"/>
          <w:rtl/>
        </w:rPr>
        <w:t xml:space="preserve"> קמו מהרצפה</w:t>
      </w:r>
      <w:r w:rsidR="00FB27D4" w:rsidRPr="000D4E3C">
        <w:rPr>
          <w:rFonts w:cs="Times New Roman" w:hint="cs"/>
          <w:color w:val="A6A6A6" w:themeColor="background1" w:themeShade="A6"/>
          <w:rtl/>
        </w:rPr>
        <w:t>.</w:t>
      </w:r>
      <w:r w:rsidR="00226A7E" w:rsidRPr="000D4E3C">
        <w:rPr>
          <w:rFonts w:cs="Times New Roman"/>
          <w:color w:val="A6A6A6" w:themeColor="background1" w:themeShade="A6"/>
          <w:rtl/>
        </w:rPr>
        <w:t xml:space="preserve"> </w:t>
      </w:r>
      <w:r w:rsidR="00FB27D4" w:rsidRPr="000D4E3C">
        <w:rPr>
          <w:rFonts w:cs="Times New Roman"/>
          <w:color w:val="A6A6A6" w:themeColor="background1" w:themeShade="A6"/>
          <w:rtl/>
        </w:rPr>
        <w:t>יתרונה העיקרי של ה</w:t>
      </w:r>
      <w:r w:rsidR="00226A7E" w:rsidRPr="000D4E3C">
        <w:rPr>
          <w:rFonts w:cs="Times New Roman"/>
          <w:color w:val="A6A6A6" w:themeColor="background1" w:themeShade="A6"/>
          <w:rtl/>
        </w:rPr>
        <w:t>דירה</w:t>
      </w:r>
      <w:r w:rsidR="00FB27D4" w:rsidRPr="000D4E3C">
        <w:rPr>
          <w:rFonts w:cs="Times New Roman" w:hint="cs"/>
          <w:color w:val="A6A6A6" w:themeColor="background1" w:themeShade="A6"/>
          <w:rtl/>
        </w:rPr>
        <w:t>,</w:t>
      </w:r>
      <w:r w:rsidR="00FB27D4" w:rsidRPr="000D4E3C">
        <w:rPr>
          <w:rFonts w:cs="Times New Roman"/>
          <w:color w:val="A6A6A6" w:themeColor="background1" w:themeShade="A6"/>
          <w:rtl/>
        </w:rPr>
        <w:t xml:space="preserve"> היעדר</w:t>
      </w:r>
      <w:r w:rsidR="00226A7E" w:rsidRPr="000D4E3C">
        <w:rPr>
          <w:rFonts w:cs="Times New Roman"/>
          <w:color w:val="A6A6A6" w:themeColor="background1" w:themeShade="A6"/>
          <w:rtl/>
        </w:rPr>
        <w:t xml:space="preserve"> מבוגרים</w:t>
      </w:r>
      <w:r w:rsidR="00FB27D4" w:rsidRPr="000D4E3C">
        <w:rPr>
          <w:rFonts w:cs="Times New Roman" w:hint="cs"/>
          <w:color w:val="A6A6A6" w:themeColor="background1" w:themeShade="A6"/>
          <w:rtl/>
        </w:rPr>
        <w:t>,</w:t>
      </w:r>
      <w:r w:rsidR="00FB27D4" w:rsidRPr="000D4E3C">
        <w:rPr>
          <w:rFonts w:cs="Times New Roman"/>
          <w:color w:val="A6A6A6" w:themeColor="background1" w:themeShade="A6"/>
          <w:rtl/>
        </w:rPr>
        <w:t xml:space="preserve"> [</w:t>
      </w:r>
      <w:r w:rsidR="00FB27D4" w:rsidRPr="000D4E3C">
        <w:rPr>
          <w:rFonts w:cs="Times New Roman"/>
          <w:color w:val="A6A6A6" w:themeColor="background1" w:themeShade="A6"/>
        </w:rPr>
        <w:t>was offset by</w:t>
      </w:r>
      <w:r w:rsidR="00FB27D4" w:rsidRPr="000D4E3C">
        <w:rPr>
          <w:rFonts w:cs="Times New Roman"/>
          <w:color w:val="A6A6A6" w:themeColor="background1" w:themeShade="A6"/>
          <w:rtl/>
        </w:rPr>
        <w:t xml:space="preserve">]התקזז </w:t>
      </w:r>
      <w:r w:rsidR="008D4C42" w:rsidRPr="000D4E3C">
        <w:rPr>
          <w:rFonts w:cs="Times New Roman"/>
          <w:color w:val="A6A6A6" w:themeColor="background1" w:themeShade="A6"/>
          <w:rtl/>
        </w:rPr>
        <w:t>לגמרי עם חוסר הנוחות, אפילו שטיח לא היה שם</w:t>
      </w:r>
      <w:r w:rsidR="00226A7E" w:rsidRPr="000D4E3C">
        <w:rPr>
          <w:rFonts w:cs="Times New Roman"/>
          <w:color w:val="A6A6A6" w:themeColor="background1" w:themeShade="A6"/>
          <w:rtl/>
        </w:rPr>
        <w:t>.</w:t>
      </w:r>
      <w:r w:rsidRPr="000D4E3C">
        <w:rPr>
          <w:rFonts w:cs="Times New Roman" w:hint="cs"/>
          <w:color w:val="A6A6A6" w:themeColor="background1" w:themeShade="A6"/>
          <w:rtl/>
        </w:rPr>
        <w:t>]</w:t>
      </w:r>
    </w:p>
    <w:p w14:paraId="64DB501C" w14:textId="34C5CA33" w:rsidR="008A65D8" w:rsidRPr="00E67C1F" w:rsidRDefault="008A65D8" w:rsidP="003E78FD">
      <w:pPr>
        <w:rPr>
          <w:rFonts w:cs="Times New Roman"/>
          <w:rtl/>
        </w:rPr>
      </w:pPr>
      <w:r w:rsidRPr="00E67C1F">
        <w:rPr>
          <w:rFonts w:cs="Times New Roman" w:hint="eastAsia"/>
          <w:rtl/>
        </w:rPr>
        <w:t>אלכס</w:t>
      </w:r>
      <w:r w:rsidRPr="00E67C1F">
        <w:rPr>
          <w:rFonts w:cs="Times New Roman"/>
          <w:rtl/>
        </w:rPr>
        <w:t xml:space="preserve"> </w:t>
      </w:r>
      <w:r w:rsidR="00163652">
        <w:rPr>
          <w:rFonts w:cs="Times New Roman" w:hint="cs"/>
          <w:rtl/>
        </w:rPr>
        <w:t>הסיט</w:t>
      </w:r>
      <w:r w:rsidRPr="00E67C1F">
        <w:rPr>
          <w:rFonts w:cs="Times New Roman"/>
          <w:rtl/>
        </w:rPr>
        <w:t xml:space="preserve"> </w:t>
      </w:r>
      <w:r w:rsidRPr="00E67C1F">
        <w:rPr>
          <w:rFonts w:cs="Times New Roman" w:hint="eastAsia"/>
          <w:rtl/>
        </w:rPr>
        <w:t>את</w:t>
      </w:r>
      <w:r w:rsidRPr="00E67C1F">
        <w:rPr>
          <w:rFonts w:cs="Times New Roman"/>
          <w:rtl/>
        </w:rPr>
        <w:t xml:space="preserve"> </w:t>
      </w:r>
      <w:r w:rsidRPr="00E67C1F">
        <w:rPr>
          <w:rFonts w:cs="Times New Roman" w:hint="eastAsia"/>
          <w:rtl/>
        </w:rPr>
        <w:t>התריסים</w:t>
      </w:r>
      <w:r w:rsidR="00163652">
        <w:rPr>
          <w:rFonts w:cs="Times New Roman" w:hint="cs"/>
          <w:rtl/>
        </w:rPr>
        <w:t xml:space="preserve"> </w:t>
      </w:r>
      <w:r w:rsidR="00A9511F" w:rsidRPr="00E67C1F">
        <w:rPr>
          <w:rFonts w:cs="Times New Roman"/>
          <w:rtl/>
        </w:rPr>
        <w:t xml:space="preserve">– לא התנהגות נבונה </w:t>
      </w:r>
      <w:r w:rsidR="00FB27D4" w:rsidRPr="00FB27D4">
        <w:rPr>
          <w:rFonts w:cs="Times New Roman"/>
          <w:rtl/>
        </w:rPr>
        <w:t xml:space="preserve">במיוחד </w:t>
      </w:r>
      <w:r w:rsidR="00A9511F" w:rsidRPr="00E67C1F">
        <w:rPr>
          <w:rFonts w:cs="Times New Roman"/>
          <w:rtl/>
        </w:rPr>
        <w:t>לאדם ש</w:t>
      </w:r>
      <w:r w:rsidR="00A84741" w:rsidRPr="00A84741">
        <w:rPr>
          <w:rFonts w:cs="Times New Roman"/>
          <w:rtl/>
        </w:rPr>
        <w:t>שלמות גופו</w:t>
      </w:r>
      <w:r w:rsidR="00A9511F" w:rsidRPr="00E67C1F">
        <w:rPr>
          <w:rFonts w:cs="Times New Roman"/>
          <w:rtl/>
        </w:rPr>
        <w:t xml:space="preserve"> חשובה לו</w:t>
      </w:r>
      <w:r w:rsidRPr="00E67C1F">
        <w:rPr>
          <w:rFonts w:cs="Times New Roman"/>
          <w:rtl/>
        </w:rPr>
        <w:t xml:space="preserve">. </w:t>
      </w:r>
      <w:r w:rsidR="00163652" w:rsidRPr="000D4E3C">
        <w:rPr>
          <w:rFonts w:cs="Times New Roman" w:hint="cs"/>
          <w:color w:val="A6A6A6" w:themeColor="background1" w:themeShade="A6"/>
          <w:rtl/>
        </w:rPr>
        <w:t>[</w:t>
      </w:r>
      <w:r w:rsidR="00FB27D4" w:rsidRPr="000D4E3C">
        <w:rPr>
          <w:rFonts w:cs="Times New Roman" w:hint="cs"/>
          <w:color w:val="A6A6A6" w:themeColor="background1" w:themeShade="A6"/>
          <w:rtl/>
        </w:rPr>
        <w:t>לו</w:t>
      </w:r>
      <w:r w:rsidR="00A522C9" w:rsidRPr="000D4E3C">
        <w:rPr>
          <w:rFonts w:cs="Times New Roman"/>
          <w:color w:val="A6A6A6" w:themeColor="background1" w:themeShade="A6"/>
          <w:rtl/>
        </w:rPr>
        <w:t xml:space="preserve"> היה </w:t>
      </w:r>
      <w:r w:rsidR="00A84741" w:rsidRPr="000D4E3C">
        <w:rPr>
          <w:rFonts w:cs="Times New Roman"/>
          <w:color w:val="A6A6A6" w:themeColor="background1" w:themeShade="A6"/>
          <w:rtl/>
        </w:rPr>
        <w:t>משלשל את עצמו</w:t>
      </w:r>
      <w:r w:rsidR="00A9511F" w:rsidRPr="000D4E3C">
        <w:rPr>
          <w:rFonts w:cs="Times New Roman"/>
          <w:color w:val="A6A6A6" w:themeColor="background1" w:themeShade="A6"/>
          <w:rtl/>
        </w:rPr>
        <w:t xml:space="preserve"> </w:t>
      </w:r>
      <w:r w:rsidR="00FB27D4" w:rsidRPr="000D4E3C">
        <w:rPr>
          <w:rFonts w:cs="Times New Roman" w:hint="cs"/>
          <w:color w:val="A6A6A6" w:themeColor="background1" w:themeShade="A6"/>
          <w:rtl/>
        </w:rPr>
        <w:t>ל</w:t>
      </w:r>
      <w:r w:rsidR="00A9511F" w:rsidRPr="000D4E3C">
        <w:rPr>
          <w:rFonts w:cs="Times New Roman"/>
          <w:color w:val="A6A6A6" w:themeColor="background1" w:themeShade="A6"/>
          <w:rtl/>
        </w:rPr>
        <w:t>מטה מרצונו</w:t>
      </w:r>
      <w:r w:rsidR="00A84741" w:rsidRPr="000D4E3C">
        <w:rPr>
          <w:rFonts w:cs="Times New Roman"/>
          <w:color w:val="A6A6A6" w:themeColor="background1" w:themeShade="A6"/>
          <w:rtl/>
        </w:rPr>
        <w:t xml:space="preserve"> ה</w:t>
      </w:r>
      <w:r w:rsidR="00FE2992" w:rsidRPr="000D4E3C">
        <w:rPr>
          <w:rFonts w:cs="Times New Roman"/>
          <w:color w:val="A6A6A6" w:themeColor="background1" w:themeShade="A6"/>
          <w:rtl/>
        </w:rPr>
        <w:t>חופשי</w:t>
      </w:r>
      <w:r w:rsidR="00A522C9" w:rsidRPr="000D4E3C">
        <w:rPr>
          <w:rFonts w:cs="Times New Roman"/>
          <w:color w:val="A6A6A6" w:themeColor="background1" w:themeShade="A6"/>
          <w:rtl/>
        </w:rPr>
        <w:t xml:space="preserve">, </w:t>
      </w:r>
      <w:r w:rsidR="00A522C9" w:rsidRPr="000D4E3C">
        <w:rPr>
          <w:rFonts w:cs="Times New Roman" w:hint="eastAsia"/>
          <w:color w:val="A6A6A6" w:themeColor="background1" w:themeShade="A6"/>
          <w:rtl/>
        </w:rPr>
        <w:t>סביר</w:t>
      </w:r>
      <w:r w:rsidR="00A522C9" w:rsidRPr="000D4E3C">
        <w:rPr>
          <w:rFonts w:cs="Times New Roman"/>
          <w:color w:val="A6A6A6" w:themeColor="background1" w:themeShade="A6"/>
          <w:rtl/>
        </w:rPr>
        <w:t xml:space="preserve"> שהיה שורד ללא נזק</w:t>
      </w:r>
      <w:r w:rsidR="00FB27D4" w:rsidRPr="000D4E3C">
        <w:rPr>
          <w:rFonts w:cs="Times New Roman"/>
          <w:color w:val="A6A6A6" w:themeColor="background1" w:themeShade="A6"/>
          <w:rtl/>
        </w:rPr>
        <w:t xml:space="preserve"> בלתי הפיך</w:t>
      </w:r>
      <w:r w:rsidR="00A522C9" w:rsidRPr="000D4E3C">
        <w:rPr>
          <w:rFonts w:cs="Times New Roman"/>
          <w:color w:val="A6A6A6" w:themeColor="background1" w:themeShade="A6"/>
          <w:rtl/>
        </w:rPr>
        <w:t>, אבל</w:t>
      </w:r>
      <w:r w:rsidR="00163652" w:rsidRPr="000D4E3C">
        <w:rPr>
          <w:rFonts w:cs="Times New Roman" w:hint="cs"/>
          <w:color w:val="A6A6A6" w:themeColor="background1" w:themeShade="A6"/>
          <w:rtl/>
        </w:rPr>
        <w:t>]</w:t>
      </w:r>
      <w:r w:rsidR="00A522C9" w:rsidRPr="000D4E3C">
        <w:rPr>
          <w:rFonts w:cs="Times New Roman"/>
          <w:color w:val="A6A6A6" w:themeColor="background1" w:themeShade="A6"/>
          <w:rtl/>
        </w:rPr>
        <w:t xml:space="preserve"> </w:t>
      </w:r>
      <w:r w:rsidR="00A522C9" w:rsidRPr="00E67C1F">
        <w:rPr>
          <w:rFonts w:cs="Times New Roman"/>
          <w:rtl/>
        </w:rPr>
        <w:t xml:space="preserve">אם </w:t>
      </w:r>
      <w:r w:rsidR="00FB27D4" w:rsidRPr="00E67C1F">
        <w:rPr>
          <w:rFonts w:cs="Times New Roman" w:hint="eastAsia"/>
          <w:rtl/>
        </w:rPr>
        <w:t>יחליטו</w:t>
      </w:r>
      <w:r w:rsidR="00FB27D4" w:rsidRPr="00E67C1F">
        <w:rPr>
          <w:rFonts w:cs="Times New Roman"/>
          <w:rtl/>
        </w:rPr>
        <w:t xml:space="preserve"> </w:t>
      </w:r>
      <w:r w:rsidR="00AD6118">
        <w:rPr>
          <w:rFonts w:cs="Times New Roman" w:hint="cs"/>
          <w:rtl/>
        </w:rPr>
        <w:t>אורחיו</w:t>
      </w:r>
      <w:r w:rsidR="00A522C9" w:rsidRPr="00E67C1F">
        <w:rPr>
          <w:rFonts w:cs="Times New Roman"/>
          <w:rtl/>
        </w:rPr>
        <w:t xml:space="preserve"> </w:t>
      </w:r>
      <w:r w:rsidR="00A9511F" w:rsidRPr="00E67C1F">
        <w:rPr>
          <w:rFonts w:cs="Times New Roman" w:hint="eastAsia"/>
          <w:rtl/>
        </w:rPr>
        <w:t>בפרץ</w:t>
      </w:r>
      <w:r w:rsidR="00A9511F" w:rsidRPr="00E67C1F">
        <w:rPr>
          <w:rFonts w:cs="Times New Roman"/>
          <w:rtl/>
        </w:rPr>
        <w:t xml:space="preserve"> </w:t>
      </w:r>
      <w:r w:rsidR="00A9511F" w:rsidRPr="00E67C1F">
        <w:rPr>
          <w:rFonts w:cs="Times New Roman" w:hint="eastAsia"/>
          <w:rtl/>
        </w:rPr>
        <w:t>של</w:t>
      </w:r>
      <w:r w:rsidR="00A9511F" w:rsidRPr="00E67C1F">
        <w:rPr>
          <w:rFonts w:cs="Times New Roman"/>
          <w:rtl/>
        </w:rPr>
        <w:t xml:space="preserve"> </w:t>
      </w:r>
      <w:r w:rsidR="00A9511F" w:rsidRPr="00E67C1F">
        <w:rPr>
          <w:rFonts w:cs="Times New Roman" w:hint="eastAsia"/>
          <w:rtl/>
        </w:rPr>
        <w:t>זעם</w:t>
      </w:r>
      <w:r w:rsidR="00A9511F" w:rsidRPr="00E67C1F">
        <w:rPr>
          <w:rFonts w:cs="Times New Roman"/>
          <w:rtl/>
        </w:rPr>
        <w:t xml:space="preserve"> </w:t>
      </w:r>
      <w:r w:rsidR="00A9511F" w:rsidRPr="00E67C1F">
        <w:rPr>
          <w:rFonts w:cs="Times New Roman" w:hint="eastAsia"/>
          <w:rtl/>
        </w:rPr>
        <w:t>לה</w:t>
      </w:r>
      <w:r w:rsidRPr="00E67C1F">
        <w:rPr>
          <w:rFonts w:cs="Times New Roman" w:hint="eastAsia"/>
          <w:rtl/>
        </w:rPr>
        <w:t>עי</w:t>
      </w:r>
      <w:r w:rsidR="00A9511F" w:rsidRPr="00E67C1F">
        <w:rPr>
          <w:rFonts w:cs="Times New Roman" w:hint="eastAsia"/>
          <w:rtl/>
        </w:rPr>
        <w:t>ף</w:t>
      </w:r>
      <w:r w:rsidRPr="00E67C1F">
        <w:rPr>
          <w:rFonts w:cs="Times New Roman"/>
          <w:rtl/>
        </w:rPr>
        <w:t xml:space="preserve"> אותו מהחלון, </w:t>
      </w:r>
      <w:r w:rsidR="00FB27D4" w:rsidRPr="00FB27D4">
        <w:rPr>
          <w:rFonts w:cs="Times New Roman"/>
          <w:rtl/>
        </w:rPr>
        <w:t xml:space="preserve">מגובה </w:t>
      </w:r>
      <w:r w:rsidR="001D7D9E" w:rsidRPr="00E67C1F">
        <w:rPr>
          <w:rFonts w:cs="Times New Roman" w:hint="eastAsia"/>
          <w:rtl/>
        </w:rPr>
        <w:t>שתי</w:t>
      </w:r>
      <w:r w:rsidR="001D7D9E" w:rsidRPr="00E67C1F">
        <w:rPr>
          <w:rFonts w:cs="Times New Roman"/>
          <w:rtl/>
        </w:rPr>
        <w:t xml:space="preserve"> </w:t>
      </w:r>
      <w:r w:rsidR="001D7D9E" w:rsidRPr="00E67C1F">
        <w:rPr>
          <w:rFonts w:cs="Times New Roman" w:hint="eastAsia"/>
          <w:rtl/>
        </w:rPr>
        <w:t>קומות</w:t>
      </w:r>
      <w:r w:rsidR="001D7D9E" w:rsidRPr="00E67C1F">
        <w:rPr>
          <w:rFonts w:cs="Times New Roman"/>
          <w:rtl/>
        </w:rPr>
        <w:t xml:space="preserve"> </w:t>
      </w:r>
      <w:r w:rsidR="001D7D9E" w:rsidRPr="00E67C1F">
        <w:rPr>
          <w:rFonts w:cs="Times New Roman" w:hint="eastAsia"/>
          <w:rtl/>
        </w:rPr>
        <w:t>על</w:t>
      </w:r>
      <w:r w:rsidR="001D7D9E" w:rsidRPr="00E67C1F">
        <w:rPr>
          <w:rFonts w:cs="Times New Roman"/>
          <w:rtl/>
        </w:rPr>
        <w:t xml:space="preserve"> </w:t>
      </w:r>
      <w:r w:rsidR="001D7D9E" w:rsidRPr="00E67C1F">
        <w:rPr>
          <w:rFonts w:cs="Times New Roman" w:hint="eastAsia"/>
          <w:rtl/>
        </w:rPr>
        <w:t>עמודים</w:t>
      </w:r>
      <w:r w:rsidR="001D7D9E" w:rsidRPr="00E67C1F">
        <w:rPr>
          <w:rFonts w:cs="Times New Roman"/>
          <w:rtl/>
        </w:rPr>
        <w:t xml:space="preserve"> </w:t>
      </w:r>
      <w:r w:rsidR="001D7D9E" w:rsidRPr="00E67C1F">
        <w:rPr>
          <w:rFonts w:cs="Times New Roman" w:hint="eastAsia"/>
          <w:rtl/>
        </w:rPr>
        <w:t>אפשר</w:t>
      </w:r>
      <w:r w:rsidR="001D7D9E" w:rsidRPr="00E67C1F">
        <w:rPr>
          <w:rFonts w:cs="Times New Roman"/>
          <w:rtl/>
        </w:rPr>
        <w:t xml:space="preserve"> </w:t>
      </w:r>
      <w:r w:rsidR="001D7D9E" w:rsidRPr="00E67C1F">
        <w:rPr>
          <w:rFonts w:cs="Times New Roman" w:hint="eastAsia"/>
          <w:rtl/>
        </w:rPr>
        <w:t>ל</w:t>
      </w:r>
      <w:r w:rsidR="002B4E9F" w:rsidRPr="00E67C1F">
        <w:rPr>
          <w:rFonts w:cs="Times New Roman" w:hint="eastAsia"/>
          <w:rtl/>
        </w:rPr>
        <w:t>שבור</w:t>
      </w:r>
      <w:r w:rsidR="002B4E9F" w:rsidRPr="00E67C1F">
        <w:rPr>
          <w:rFonts w:cs="Times New Roman"/>
          <w:rtl/>
        </w:rPr>
        <w:t xml:space="preserve"> כל עצם בגוף </w:t>
      </w:r>
      <w:r w:rsidR="00AD6118">
        <w:rPr>
          <w:rFonts w:cs="Times New Roman" w:hint="cs"/>
          <w:rtl/>
        </w:rPr>
        <w:t>ו</w:t>
      </w:r>
      <w:r w:rsidR="002B4E9F" w:rsidRPr="00E67C1F">
        <w:rPr>
          <w:rFonts w:cs="Times New Roman"/>
          <w:rtl/>
        </w:rPr>
        <w:t>להפוך ל</w:t>
      </w:r>
      <w:r w:rsidR="00E5661D">
        <w:rPr>
          <w:rFonts w:cs="Times New Roman" w:hint="cs"/>
          <w:rtl/>
        </w:rPr>
        <w:t>ע</w:t>
      </w:r>
      <w:r w:rsidR="002B4E9F" w:rsidRPr="00E67C1F">
        <w:rPr>
          <w:rFonts w:cs="Times New Roman"/>
          <w:rtl/>
        </w:rPr>
        <w:t xml:space="preserve">יסת דם </w:t>
      </w:r>
      <w:r w:rsidR="002B4E9F" w:rsidRPr="00E67C1F">
        <w:rPr>
          <w:rFonts w:cs="Times New Roman" w:hint="eastAsia"/>
          <w:rtl/>
        </w:rPr>
        <w:t>ובשר</w:t>
      </w:r>
      <w:r w:rsidR="002B4E9F" w:rsidRPr="00E67C1F">
        <w:rPr>
          <w:rFonts w:cs="Times New Roman"/>
          <w:rtl/>
        </w:rPr>
        <w:t xml:space="preserve"> </w:t>
      </w:r>
      <w:r w:rsidR="00163652" w:rsidRPr="000D4E3C">
        <w:rPr>
          <w:rFonts w:cs="Times New Roman" w:hint="cs"/>
          <w:color w:val="A6A6A6" w:themeColor="background1" w:themeShade="A6"/>
          <w:rtl/>
        </w:rPr>
        <w:t>[</w:t>
      </w:r>
      <w:r w:rsidR="002B4E9F" w:rsidRPr="000D4E3C">
        <w:rPr>
          <w:rFonts w:cs="Times New Roman" w:hint="eastAsia"/>
          <w:color w:val="A6A6A6" w:themeColor="background1" w:themeShade="A6"/>
          <w:rtl/>
        </w:rPr>
        <w:t>שא</w:t>
      </w:r>
      <w:r w:rsidR="00FB27D4" w:rsidRPr="000D4E3C">
        <w:rPr>
          <w:rFonts w:cs="Times New Roman" w:hint="cs"/>
          <w:color w:val="A6A6A6" w:themeColor="background1" w:themeShade="A6"/>
          <w:rtl/>
        </w:rPr>
        <w:t>יש ל</w:t>
      </w:r>
      <w:r w:rsidR="002B4E9F" w:rsidRPr="000D4E3C">
        <w:rPr>
          <w:rFonts w:cs="Times New Roman" w:hint="eastAsia"/>
          <w:color w:val="A6A6A6" w:themeColor="background1" w:themeShade="A6"/>
          <w:rtl/>
        </w:rPr>
        <w:t>א</w:t>
      </w:r>
      <w:r w:rsidR="002B4E9F" w:rsidRPr="000D4E3C">
        <w:rPr>
          <w:rFonts w:cs="Times New Roman"/>
          <w:color w:val="A6A6A6" w:themeColor="background1" w:themeShade="A6"/>
          <w:rtl/>
        </w:rPr>
        <w:t xml:space="preserve"> </w:t>
      </w:r>
      <w:r w:rsidR="002B4E9F" w:rsidRPr="000D4E3C">
        <w:rPr>
          <w:rFonts w:cs="Times New Roman" w:hint="eastAsia"/>
          <w:color w:val="A6A6A6" w:themeColor="background1" w:themeShade="A6"/>
          <w:rtl/>
        </w:rPr>
        <w:t>יוכל</w:t>
      </w:r>
      <w:r w:rsidR="002B4E9F" w:rsidRPr="000D4E3C">
        <w:rPr>
          <w:rFonts w:cs="Times New Roman"/>
          <w:color w:val="A6A6A6" w:themeColor="background1" w:themeShade="A6"/>
          <w:rtl/>
        </w:rPr>
        <w:t xml:space="preserve"> </w:t>
      </w:r>
      <w:r w:rsidR="002B4E9F" w:rsidRPr="000D4E3C">
        <w:rPr>
          <w:rFonts w:cs="Times New Roman" w:hint="eastAsia"/>
          <w:color w:val="A6A6A6" w:themeColor="background1" w:themeShade="A6"/>
          <w:rtl/>
        </w:rPr>
        <w:t>להציל</w:t>
      </w:r>
      <w:r w:rsidR="00163652" w:rsidRPr="000D4E3C">
        <w:rPr>
          <w:rFonts w:cs="Times New Roman" w:hint="cs"/>
          <w:color w:val="A6A6A6" w:themeColor="background1" w:themeShade="A6"/>
          <w:rtl/>
        </w:rPr>
        <w:t>]</w:t>
      </w:r>
      <w:r w:rsidR="00A9511F" w:rsidRPr="00E67C1F">
        <w:rPr>
          <w:rFonts w:cs="Times New Roman"/>
          <w:rtl/>
        </w:rPr>
        <w:t xml:space="preserve">. </w:t>
      </w:r>
      <w:r w:rsidRPr="00E67C1F">
        <w:rPr>
          <w:rFonts w:cs="Times New Roman" w:hint="eastAsia"/>
          <w:rtl/>
        </w:rPr>
        <w:t>אבל</w:t>
      </w:r>
      <w:r w:rsidRPr="00E67C1F">
        <w:rPr>
          <w:rFonts w:cs="Times New Roman"/>
          <w:rtl/>
        </w:rPr>
        <w:t xml:space="preserve"> גם </w:t>
      </w:r>
      <w:r w:rsidR="00311F16">
        <w:rPr>
          <w:rFonts w:cs="Times New Roman" w:hint="cs"/>
          <w:rtl/>
        </w:rPr>
        <w:t>ב</w:t>
      </w:r>
      <w:r w:rsidRPr="00E67C1F">
        <w:rPr>
          <w:rFonts w:cs="Times New Roman"/>
          <w:rtl/>
        </w:rPr>
        <w:t xml:space="preserve">תריסים </w:t>
      </w:r>
      <w:r w:rsidR="00166CA0">
        <w:rPr>
          <w:rFonts w:cs="Times New Roman" w:hint="cs"/>
          <w:rtl/>
        </w:rPr>
        <w:t>מוגפ</w:t>
      </w:r>
      <w:r w:rsidRPr="00E67C1F">
        <w:rPr>
          <w:rFonts w:cs="Times New Roman"/>
          <w:rtl/>
        </w:rPr>
        <w:t>ים הוא לא היה בטוח שי</w:t>
      </w:r>
      <w:r w:rsidR="000D4E3C">
        <w:rPr>
          <w:rFonts w:cs="Times New Roman" w:hint="cs"/>
          <w:rtl/>
        </w:rPr>
        <w:t>י</w:t>
      </w:r>
      <w:r w:rsidRPr="00E67C1F">
        <w:rPr>
          <w:rFonts w:cs="Times New Roman"/>
          <w:rtl/>
        </w:rPr>
        <w:t xml:space="preserve">שאר בחיים </w:t>
      </w:r>
      <w:r w:rsidR="00311F16">
        <w:rPr>
          <w:rFonts w:cs="Times New Roman" w:hint="cs"/>
          <w:rtl/>
        </w:rPr>
        <w:t xml:space="preserve">עד </w:t>
      </w:r>
      <w:r w:rsidR="00AD6118">
        <w:rPr>
          <w:rFonts w:cs="Times New Roman" w:hint="cs"/>
          <w:rtl/>
        </w:rPr>
        <w:t xml:space="preserve">סוף </w:t>
      </w:r>
      <w:r w:rsidRPr="00E67C1F">
        <w:rPr>
          <w:rFonts w:cs="Times New Roman"/>
          <w:rtl/>
        </w:rPr>
        <w:t xml:space="preserve">הלילה הזה. </w:t>
      </w:r>
      <w:r w:rsidR="00441DEC">
        <w:rPr>
          <w:rFonts w:cs="Times New Roman" w:hint="cs"/>
          <w:rtl/>
        </w:rPr>
        <w:t>ו</w:t>
      </w:r>
      <w:r w:rsidRPr="00E67C1F">
        <w:rPr>
          <w:rFonts w:cs="Times New Roman"/>
          <w:rtl/>
        </w:rPr>
        <w:t xml:space="preserve">הוא היה מוכרח לראות את השמיים – בישראל תמיד אפשר לראות את השמיים, </w:t>
      </w:r>
      <w:r w:rsidRPr="00E67C1F">
        <w:rPr>
          <w:rFonts w:cs="Times New Roman" w:hint="eastAsia"/>
          <w:rtl/>
        </w:rPr>
        <w:t>כמעט</w:t>
      </w:r>
      <w:r w:rsidRPr="00E67C1F">
        <w:rPr>
          <w:rFonts w:cs="Times New Roman"/>
          <w:rtl/>
        </w:rPr>
        <w:t xml:space="preserve"> לעולם </w:t>
      </w:r>
      <w:r w:rsidR="00A9511F" w:rsidRPr="00E67C1F">
        <w:rPr>
          <w:rFonts w:cs="Times New Roman" w:hint="eastAsia"/>
          <w:rtl/>
        </w:rPr>
        <w:t>לא</w:t>
      </w:r>
      <w:r w:rsidRPr="00E67C1F">
        <w:rPr>
          <w:rFonts w:cs="Times New Roman"/>
          <w:rtl/>
        </w:rPr>
        <w:t xml:space="preserve"> </w:t>
      </w:r>
      <w:r w:rsidR="00A9511F" w:rsidRPr="00E67C1F">
        <w:rPr>
          <w:rFonts w:cs="Times New Roman" w:hint="eastAsia"/>
          <w:rtl/>
        </w:rPr>
        <w:t>מ</w:t>
      </w:r>
      <w:r w:rsidRPr="00E67C1F">
        <w:rPr>
          <w:rFonts w:cs="Times New Roman" w:hint="eastAsia"/>
          <w:rtl/>
        </w:rPr>
        <w:t>ע</w:t>
      </w:r>
      <w:r w:rsidR="00A9511F" w:rsidRPr="00E67C1F">
        <w:rPr>
          <w:rFonts w:cs="Times New Roman" w:hint="eastAsia"/>
          <w:rtl/>
        </w:rPr>
        <w:t>ו</w:t>
      </w:r>
      <w:r w:rsidRPr="00E67C1F">
        <w:rPr>
          <w:rFonts w:cs="Times New Roman" w:hint="eastAsia"/>
          <w:rtl/>
        </w:rPr>
        <w:t>נ</w:t>
      </w:r>
      <w:r w:rsidR="00A9511F" w:rsidRPr="00E67C1F">
        <w:rPr>
          <w:rFonts w:cs="Times New Roman" w:hint="eastAsia"/>
          <w:rtl/>
        </w:rPr>
        <w:t>ן</w:t>
      </w:r>
      <w:r w:rsidRPr="00E67C1F">
        <w:rPr>
          <w:rFonts w:cs="Times New Roman"/>
          <w:rtl/>
        </w:rPr>
        <w:t xml:space="preserve">. </w:t>
      </w:r>
      <w:r w:rsidR="00711319" w:rsidRPr="00E67C1F">
        <w:rPr>
          <w:rFonts w:cs="Times New Roman" w:hint="eastAsia"/>
          <w:rtl/>
        </w:rPr>
        <w:t>חרמש</w:t>
      </w:r>
      <w:r w:rsidR="00A93AF0" w:rsidRPr="00E67C1F">
        <w:rPr>
          <w:rFonts w:cs="Times New Roman"/>
          <w:rtl/>
        </w:rPr>
        <w:t xml:space="preserve"> ה</w:t>
      </w:r>
      <w:r w:rsidRPr="00E67C1F">
        <w:rPr>
          <w:rFonts w:cs="Times New Roman" w:hint="eastAsia"/>
          <w:rtl/>
        </w:rPr>
        <w:t>ירח</w:t>
      </w:r>
      <w:r w:rsidRPr="00E67C1F">
        <w:rPr>
          <w:rFonts w:cs="Times New Roman"/>
          <w:rtl/>
        </w:rPr>
        <w:t xml:space="preserve"> היה </w:t>
      </w:r>
      <w:r w:rsidR="00711319" w:rsidRPr="00E67C1F">
        <w:rPr>
          <w:rFonts w:cs="Times New Roman" w:hint="eastAsia"/>
          <w:rtl/>
        </w:rPr>
        <w:t>דקיק</w:t>
      </w:r>
      <w:r w:rsidR="00711319" w:rsidRPr="00E67C1F">
        <w:rPr>
          <w:rFonts w:cs="Times New Roman"/>
          <w:rtl/>
        </w:rPr>
        <w:t xml:space="preserve"> </w:t>
      </w:r>
      <w:r w:rsidR="00711319" w:rsidRPr="00E67C1F">
        <w:rPr>
          <w:rFonts w:cs="Times New Roman" w:hint="eastAsia"/>
          <w:rtl/>
        </w:rPr>
        <w:t>ו</w:t>
      </w:r>
      <w:r w:rsidRPr="00E67C1F">
        <w:rPr>
          <w:rFonts w:cs="Times New Roman" w:hint="eastAsia"/>
          <w:rtl/>
        </w:rPr>
        <w:t>גדול</w:t>
      </w:r>
      <w:r w:rsidRPr="00E67C1F">
        <w:rPr>
          <w:rFonts w:cs="Times New Roman"/>
          <w:rtl/>
        </w:rPr>
        <w:t xml:space="preserve"> </w:t>
      </w:r>
      <w:r w:rsidR="000965A1">
        <w:rPr>
          <w:rFonts w:cs="Times New Roman"/>
          <w:rtl/>
        </w:rPr>
        <w:t>מאוד</w:t>
      </w:r>
      <w:r w:rsidR="00441DEC" w:rsidRPr="000D4E3C">
        <w:rPr>
          <w:rFonts w:cs="Times New Roman" w:hint="cs"/>
          <w:color w:val="A6A6A6" w:themeColor="background1" w:themeShade="A6"/>
          <w:rtl/>
        </w:rPr>
        <w:t>[</w:t>
      </w:r>
      <w:r w:rsidRPr="000D4E3C">
        <w:rPr>
          <w:rFonts w:cs="Times New Roman"/>
          <w:color w:val="A6A6A6" w:themeColor="background1" w:themeShade="A6"/>
          <w:rtl/>
        </w:rPr>
        <w:t xml:space="preserve">, </w:t>
      </w:r>
      <w:r w:rsidR="00441DEC" w:rsidRPr="000D4E3C">
        <w:rPr>
          <w:rFonts w:cs="Times New Roman" w:hint="cs"/>
          <w:color w:val="A6A6A6" w:themeColor="background1" w:themeShade="A6"/>
          <w:rtl/>
        </w:rPr>
        <w:t>הזמן</w:t>
      </w:r>
      <w:r w:rsidRPr="000D4E3C">
        <w:rPr>
          <w:rFonts w:cs="Times New Roman"/>
          <w:color w:val="A6A6A6" w:themeColor="background1" w:themeShade="A6"/>
          <w:rtl/>
        </w:rPr>
        <w:t xml:space="preserve"> היה </w:t>
      </w:r>
      <w:r w:rsidR="00711319" w:rsidRPr="000D4E3C">
        <w:rPr>
          <w:rFonts w:cs="Times New Roman" w:hint="eastAsia"/>
          <w:color w:val="A6A6A6" w:themeColor="background1" w:themeShade="A6"/>
          <w:rtl/>
        </w:rPr>
        <w:t>ימים</w:t>
      </w:r>
      <w:r w:rsidR="00711319" w:rsidRPr="000D4E3C">
        <w:rPr>
          <w:rFonts w:cs="Times New Roman"/>
          <w:color w:val="A6A6A6" w:themeColor="background1" w:themeShade="A6"/>
          <w:rtl/>
        </w:rPr>
        <w:t xml:space="preserve"> </w:t>
      </w:r>
      <w:r w:rsidR="00711319" w:rsidRPr="000D4E3C">
        <w:rPr>
          <w:rFonts w:cs="Times New Roman" w:hint="eastAsia"/>
          <w:color w:val="A6A6A6" w:themeColor="background1" w:themeShade="A6"/>
          <w:rtl/>
        </w:rPr>
        <w:t>ספורים</w:t>
      </w:r>
      <w:r w:rsidR="00711319" w:rsidRPr="000D4E3C">
        <w:rPr>
          <w:rFonts w:cs="Times New Roman"/>
          <w:color w:val="A6A6A6" w:themeColor="background1" w:themeShade="A6"/>
          <w:rtl/>
        </w:rPr>
        <w:t xml:space="preserve"> </w:t>
      </w:r>
      <w:r w:rsidR="00711319" w:rsidRPr="000D4E3C">
        <w:rPr>
          <w:rFonts w:cs="Times New Roman" w:hint="eastAsia"/>
          <w:color w:val="A6A6A6" w:themeColor="background1" w:themeShade="A6"/>
          <w:rtl/>
        </w:rPr>
        <w:t>לפני</w:t>
      </w:r>
      <w:r w:rsidR="00711319" w:rsidRPr="000D4E3C">
        <w:rPr>
          <w:rFonts w:cs="Times New Roman"/>
          <w:color w:val="A6A6A6" w:themeColor="background1" w:themeShade="A6"/>
          <w:rtl/>
        </w:rPr>
        <w:t xml:space="preserve"> </w:t>
      </w:r>
      <w:r w:rsidR="00711319" w:rsidRPr="000D4E3C">
        <w:rPr>
          <w:rFonts w:cs="Times New Roman" w:hint="eastAsia"/>
          <w:color w:val="A6A6A6" w:themeColor="background1" w:themeShade="A6"/>
          <w:rtl/>
        </w:rPr>
        <w:t>ראש</w:t>
      </w:r>
      <w:r w:rsidR="00711319" w:rsidRPr="000D4E3C">
        <w:rPr>
          <w:rFonts w:cs="Times New Roman"/>
          <w:color w:val="A6A6A6" w:themeColor="background1" w:themeShade="A6"/>
          <w:rtl/>
        </w:rPr>
        <w:t xml:space="preserve"> </w:t>
      </w:r>
      <w:r w:rsidR="00711319" w:rsidRPr="000D4E3C">
        <w:rPr>
          <w:rFonts w:cs="Times New Roman" w:hint="eastAsia"/>
          <w:color w:val="A6A6A6" w:themeColor="background1" w:themeShade="A6"/>
          <w:rtl/>
        </w:rPr>
        <w:t>השנה</w:t>
      </w:r>
      <w:r w:rsidR="00441DEC" w:rsidRPr="000D4E3C">
        <w:rPr>
          <w:rFonts w:cs="Times New Roman" w:hint="cs"/>
          <w:color w:val="A6A6A6" w:themeColor="background1" w:themeShade="A6"/>
          <w:rtl/>
        </w:rPr>
        <w:t>]</w:t>
      </w:r>
      <w:r w:rsidRPr="00E67C1F">
        <w:rPr>
          <w:rFonts w:cs="Times New Roman"/>
          <w:rtl/>
        </w:rPr>
        <w:t xml:space="preserve">. </w:t>
      </w:r>
    </w:p>
    <w:p w14:paraId="42D318C0" w14:textId="5DEB4DD2" w:rsidR="008A65D8" w:rsidRPr="00E67C1F" w:rsidRDefault="00446C7D" w:rsidP="003E78FD">
      <w:pPr>
        <w:rPr>
          <w:rFonts w:cs="Times New Roman"/>
          <w:rtl/>
        </w:rPr>
      </w:pPr>
      <w:r>
        <w:rPr>
          <w:rFonts w:cs="Times New Roman" w:hint="cs"/>
          <w:rtl/>
        </w:rPr>
        <w:t>"</w:t>
      </w:r>
      <w:r w:rsidR="008A65D8" w:rsidRPr="00E67C1F">
        <w:rPr>
          <w:rFonts w:cs="Times New Roman" w:hint="eastAsia"/>
          <w:rtl/>
        </w:rPr>
        <w:t>בואנה</w:t>
      </w:r>
      <w:r>
        <w:rPr>
          <w:rFonts w:cs="Times New Roman" w:hint="cs"/>
          <w:rtl/>
        </w:rPr>
        <w:t>,"</w:t>
      </w:r>
      <w:r w:rsidR="008A65D8" w:rsidRPr="00E67C1F">
        <w:rPr>
          <w:rFonts w:cs="Times New Roman"/>
          <w:rtl/>
        </w:rPr>
        <w:t xml:space="preserve"> </w:t>
      </w:r>
      <w:r w:rsidR="00C672F7">
        <w:rPr>
          <w:rFonts w:cs="Times New Roman" w:hint="cs"/>
          <w:rtl/>
        </w:rPr>
        <w:t>דימה</w:t>
      </w:r>
      <w:r w:rsidR="00476808">
        <w:rPr>
          <w:rFonts w:cs="Times New Roman" w:hint="cs"/>
          <w:rtl/>
        </w:rPr>
        <w:t xml:space="preserve"> </w:t>
      </w:r>
      <w:r w:rsidR="000D4E3C" w:rsidRPr="00E67C1F">
        <w:rPr>
          <w:rFonts w:cs="Times New Roman" w:hint="eastAsia"/>
          <w:rtl/>
        </w:rPr>
        <w:t>אמר</w:t>
      </w:r>
      <w:r w:rsidR="000D4E3C" w:rsidRPr="00E67C1F">
        <w:rPr>
          <w:rFonts w:cs="Times New Roman"/>
          <w:rtl/>
        </w:rPr>
        <w:t xml:space="preserve"> </w:t>
      </w:r>
      <w:r w:rsidR="00311F16" w:rsidRPr="00311F16">
        <w:rPr>
          <w:rFonts w:cs="Times New Roman"/>
          <w:rtl/>
        </w:rPr>
        <w:t>שוב</w:t>
      </w:r>
      <w:r w:rsidR="000D4E3C">
        <w:rPr>
          <w:rFonts w:cs="Times New Roman" w:hint="cs"/>
          <w:rtl/>
        </w:rPr>
        <w:t>,</w:t>
      </w:r>
      <w:r w:rsidR="00311F16" w:rsidRPr="00311F16">
        <w:rPr>
          <w:rFonts w:cs="Times New Roman" w:hint="eastAsia"/>
          <w:rtl/>
        </w:rPr>
        <w:t xml:space="preserve"> </w:t>
      </w:r>
      <w:r w:rsidR="008A65D8" w:rsidRPr="00E67C1F">
        <w:rPr>
          <w:rFonts w:cs="Times New Roman" w:hint="eastAsia"/>
          <w:rtl/>
        </w:rPr>
        <w:t>אבל</w:t>
      </w:r>
      <w:r w:rsidR="008A65D8" w:rsidRPr="00E67C1F">
        <w:rPr>
          <w:rFonts w:cs="Times New Roman"/>
          <w:rtl/>
        </w:rPr>
        <w:t xml:space="preserve"> </w:t>
      </w:r>
      <w:r w:rsidR="008A65D8" w:rsidRPr="00E67C1F">
        <w:rPr>
          <w:rFonts w:cs="Times New Roman" w:hint="eastAsia"/>
          <w:rtl/>
        </w:rPr>
        <w:t>אלכס</w:t>
      </w:r>
      <w:r w:rsidR="008A65D8" w:rsidRPr="00E67C1F">
        <w:rPr>
          <w:rFonts w:cs="Times New Roman"/>
          <w:rtl/>
        </w:rPr>
        <w:t xml:space="preserve"> </w:t>
      </w:r>
      <w:r w:rsidR="008A65D8" w:rsidRPr="00E67C1F">
        <w:rPr>
          <w:rFonts w:cs="Times New Roman" w:hint="eastAsia"/>
          <w:rtl/>
        </w:rPr>
        <w:t>לא</w:t>
      </w:r>
      <w:r w:rsidR="008A65D8" w:rsidRPr="00E67C1F">
        <w:rPr>
          <w:rFonts w:cs="Times New Roman"/>
          <w:rtl/>
        </w:rPr>
        <w:t xml:space="preserve"> </w:t>
      </w:r>
      <w:r w:rsidR="008A65D8" w:rsidRPr="00E67C1F">
        <w:rPr>
          <w:rFonts w:cs="Times New Roman" w:hint="eastAsia"/>
          <w:rtl/>
        </w:rPr>
        <w:t>בא</w:t>
      </w:r>
      <w:r w:rsidR="008A65D8" w:rsidRPr="00E67C1F">
        <w:rPr>
          <w:rFonts w:cs="Times New Roman"/>
          <w:rtl/>
        </w:rPr>
        <w:t>.</w:t>
      </w:r>
      <w:r w:rsidR="002B4E9F" w:rsidRPr="00E67C1F">
        <w:rPr>
          <w:rFonts w:cs="Times New Roman"/>
          <w:rtl/>
        </w:rPr>
        <w:t xml:space="preserve"> </w:t>
      </w:r>
      <w:r>
        <w:rPr>
          <w:rFonts w:cs="Times New Roman" w:hint="cs"/>
          <w:rtl/>
        </w:rPr>
        <w:t>"</w:t>
      </w:r>
      <w:r w:rsidR="00A9511F" w:rsidRPr="00E67C1F">
        <w:rPr>
          <w:rFonts w:cs="Times New Roman" w:hint="eastAsia"/>
          <w:rtl/>
        </w:rPr>
        <w:t>בואנה</w:t>
      </w:r>
      <w:r w:rsidR="00A9511F" w:rsidRPr="00E67C1F">
        <w:rPr>
          <w:rFonts w:cs="Times New Roman"/>
          <w:rtl/>
        </w:rPr>
        <w:t xml:space="preserve"> </w:t>
      </w:r>
      <w:r w:rsidR="00A9511F" w:rsidRPr="00E67C1F">
        <w:rPr>
          <w:rFonts w:cs="Times New Roman" w:hint="eastAsia"/>
          <w:rtl/>
        </w:rPr>
        <w:t>יא</w:t>
      </w:r>
      <w:r w:rsidR="00A9511F" w:rsidRPr="00E67C1F">
        <w:rPr>
          <w:rFonts w:cs="Times New Roman"/>
          <w:rtl/>
        </w:rPr>
        <w:t xml:space="preserve"> </w:t>
      </w:r>
      <w:r w:rsidR="00A9511F" w:rsidRPr="00E67C1F">
        <w:rPr>
          <w:rFonts w:cs="Times New Roman" w:hint="eastAsia"/>
          <w:rtl/>
        </w:rPr>
        <w:t>שרמוטה</w:t>
      </w:r>
      <w:r w:rsidR="002B4E9F" w:rsidRPr="00E67C1F">
        <w:rPr>
          <w:rFonts w:cs="Times New Roman"/>
          <w:rtl/>
        </w:rPr>
        <w:t xml:space="preserve"> </w:t>
      </w:r>
      <w:r w:rsidR="00FF6331" w:rsidRPr="00FF6331">
        <w:rPr>
          <w:rFonts w:cs="Times New Roman"/>
          <w:rtl/>
        </w:rPr>
        <w:t>אין לך מושג מהחיים שלך</w:t>
      </w:r>
      <w:r w:rsidR="00AD3B37" w:rsidRPr="00AD3B37">
        <w:rPr>
          <w:rFonts w:cs="Times New Roman"/>
          <w:rtl/>
        </w:rPr>
        <w:t xml:space="preserve"> יא זבל</w:t>
      </w:r>
      <w:r w:rsidR="00FF6331" w:rsidRPr="00FF6331">
        <w:rPr>
          <w:rFonts w:cs="Times New Roman"/>
          <w:rtl/>
        </w:rPr>
        <w:t xml:space="preserve">, </w:t>
      </w:r>
      <w:r w:rsidR="002B4E9F" w:rsidRPr="00E67C1F">
        <w:rPr>
          <w:rFonts w:cs="Times New Roman"/>
          <w:rtl/>
        </w:rPr>
        <w:t xml:space="preserve">אתה </w:t>
      </w:r>
      <w:r w:rsidR="007671AE">
        <w:rPr>
          <w:rFonts w:cs="Times New Roman" w:hint="cs"/>
          <w:rtl/>
        </w:rPr>
        <w:t xml:space="preserve">לא </w:t>
      </w:r>
      <w:r w:rsidR="002B4E9F" w:rsidRPr="00E67C1F">
        <w:rPr>
          <w:rFonts w:cs="Times New Roman"/>
          <w:rtl/>
        </w:rPr>
        <w:t>יודע מה יקרה לך,</w:t>
      </w:r>
      <w:r>
        <w:rPr>
          <w:rFonts w:cs="Times New Roman" w:hint="cs"/>
          <w:rtl/>
        </w:rPr>
        <w:t>"</w:t>
      </w:r>
      <w:r w:rsidR="002B4E9F" w:rsidRPr="00E67C1F">
        <w:rPr>
          <w:rFonts w:cs="Times New Roman"/>
          <w:rtl/>
        </w:rPr>
        <w:t xml:space="preserve"> </w:t>
      </w:r>
      <w:r w:rsidR="00A13288" w:rsidRPr="00E67C1F">
        <w:rPr>
          <w:rFonts w:cs="Times New Roman" w:hint="eastAsia"/>
          <w:rtl/>
        </w:rPr>
        <w:t>ואלכס</w:t>
      </w:r>
      <w:r w:rsidR="00A13288" w:rsidRPr="00E67C1F">
        <w:rPr>
          <w:rFonts w:cs="Times New Roman"/>
          <w:rtl/>
        </w:rPr>
        <w:t xml:space="preserve"> נשען על מעקה </w:t>
      </w:r>
      <w:r w:rsidR="007B2501" w:rsidRPr="00E67C1F">
        <w:rPr>
          <w:rFonts w:cs="Times New Roman" w:hint="eastAsia"/>
          <w:rtl/>
        </w:rPr>
        <w:t>הסורגים</w:t>
      </w:r>
      <w:r w:rsidR="007B2501" w:rsidRPr="00E67C1F">
        <w:rPr>
          <w:rFonts w:cs="Times New Roman"/>
          <w:rtl/>
        </w:rPr>
        <w:t xml:space="preserve"> הנמוך של חלון הסלון</w:t>
      </w:r>
      <w:r w:rsidR="00163652">
        <w:rPr>
          <w:rFonts w:cs="Times New Roman" w:hint="cs"/>
          <w:rtl/>
        </w:rPr>
        <w:t>,</w:t>
      </w:r>
      <w:r w:rsidR="007B2501" w:rsidRPr="000D4E3C">
        <w:rPr>
          <w:rFonts w:cs="Times New Roman"/>
          <w:color w:val="A6A6A6" w:themeColor="background1" w:themeShade="A6"/>
          <w:rtl/>
        </w:rPr>
        <w:t xml:space="preserve"> </w:t>
      </w:r>
      <w:r w:rsidR="00163652" w:rsidRPr="000D4E3C">
        <w:rPr>
          <w:rFonts w:cs="Times New Roman" w:hint="cs"/>
          <w:color w:val="A6A6A6" w:themeColor="background1" w:themeShade="A6"/>
          <w:rtl/>
        </w:rPr>
        <w:t>[</w:t>
      </w:r>
      <w:r w:rsidR="007B2501" w:rsidRPr="000D4E3C">
        <w:rPr>
          <w:rFonts w:cs="Times New Roman"/>
          <w:color w:val="A6A6A6" w:themeColor="background1" w:themeShade="A6"/>
          <w:rtl/>
        </w:rPr>
        <w:t xml:space="preserve">– זאת </w:t>
      </w:r>
      <w:r w:rsidR="001C5A04" w:rsidRPr="000D4E3C">
        <w:rPr>
          <w:rFonts w:cs="Times New Roman"/>
          <w:color w:val="A6A6A6" w:themeColor="background1" w:themeShade="A6"/>
          <w:rtl/>
        </w:rPr>
        <w:t>הייתה</w:t>
      </w:r>
      <w:r w:rsidR="007B2501" w:rsidRPr="000D4E3C">
        <w:rPr>
          <w:rFonts w:cs="Times New Roman"/>
          <w:color w:val="A6A6A6" w:themeColor="background1" w:themeShade="A6"/>
          <w:rtl/>
        </w:rPr>
        <w:t xml:space="preserve"> מרפ</w:t>
      </w:r>
      <w:r w:rsidR="007B2501" w:rsidRPr="000D4E3C">
        <w:rPr>
          <w:rFonts w:cs="Times New Roman" w:hint="eastAsia"/>
          <w:color w:val="A6A6A6" w:themeColor="background1" w:themeShade="A6"/>
          <w:rtl/>
        </w:rPr>
        <w:t>סת</w:t>
      </w:r>
      <w:r w:rsidR="007B2501" w:rsidRPr="000D4E3C">
        <w:rPr>
          <w:rFonts w:cs="Times New Roman"/>
          <w:color w:val="A6A6A6" w:themeColor="background1" w:themeShade="A6"/>
          <w:rtl/>
        </w:rPr>
        <w:t xml:space="preserve"> שנסגרה וצורפה לסלון </w:t>
      </w:r>
      <w:r w:rsidR="00311F16" w:rsidRPr="000D4E3C">
        <w:rPr>
          <w:rFonts w:cs="Times New Roman"/>
          <w:color w:val="A6A6A6" w:themeColor="background1" w:themeShade="A6"/>
          <w:rtl/>
        </w:rPr>
        <w:t>עוד</w:t>
      </w:r>
      <w:r w:rsidR="007B2501" w:rsidRPr="000D4E3C">
        <w:rPr>
          <w:rFonts w:cs="Times New Roman"/>
          <w:color w:val="A6A6A6" w:themeColor="background1" w:themeShade="A6"/>
          <w:rtl/>
        </w:rPr>
        <w:t xml:space="preserve"> בשנות השבעים </w:t>
      </w:r>
      <w:r w:rsidR="000655BB" w:rsidRPr="000D4E3C">
        <w:rPr>
          <w:rFonts w:cs="Times New Roman"/>
          <w:color w:val="A6A6A6" w:themeColor="background1" w:themeShade="A6"/>
          <w:rtl/>
        </w:rPr>
        <w:t>על ידי</w:t>
      </w:r>
      <w:r w:rsidR="007B2501" w:rsidRPr="000D4E3C">
        <w:rPr>
          <w:rFonts w:cs="Times New Roman"/>
          <w:color w:val="A6A6A6" w:themeColor="background1" w:themeShade="A6"/>
          <w:rtl/>
        </w:rPr>
        <w:t xml:space="preserve"> הבעלים הראשונים </w:t>
      </w:r>
      <w:r w:rsidR="007B2501" w:rsidRPr="000D4E3C">
        <w:rPr>
          <w:rFonts w:cs="Times New Roman" w:hint="eastAsia"/>
          <w:color w:val="A6A6A6" w:themeColor="background1" w:themeShade="A6"/>
          <w:rtl/>
        </w:rPr>
        <w:t>של</w:t>
      </w:r>
      <w:r w:rsidR="007B2501" w:rsidRPr="000D4E3C">
        <w:rPr>
          <w:rFonts w:cs="Times New Roman"/>
          <w:color w:val="A6A6A6" w:themeColor="background1" w:themeShade="A6"/>
          <w:rtl/>
        </w:rPr>
        <w:t xml:space="preserve"> </w:t>
      </w:r>
      <w:r w:rsidR="007B2501" w:rsidRPr="000D4E3C">
        <w:rPr>
          <w:rFonts w:cs="Times New Roman" w:hint="eastAsia"/>
          <w:color w:val="A6A6A6" w:themeColor="background1" w:themeShade="A6"/>
          <w:rtl/>
        </w:rPr>
        <w:t>הדירה</w:t>
      </w:r>
      <w:r w:rsidR="00B0189A" w:rsidRPr="000D4E3C">
        <w:rPr>
          <w:rFonts w:cs="Times New Roman"/>
          <w:color w:val="A6A6A6" w:themeColor="background1" w:themeShade="A6"/>
          <w:rtl/>
        </w:rPr>
        <w:t xml:space="preserve"> –</w:t>
      </w:r>
      <w:r w:rsidR="00163652" w:rsidRPr="000D4E3C">
        <w:rPr>
          <w:rFonts w:cs="Times New Roman" w:hint="cs"/>
          <w:color w:val="A6A6A6" w:themeColor="background1" w:themeShade="A6"/>
          <w:rtl/>
        </w:rPr>
        <w:t>]</w:t>
      </w:r>
      <w:r w:rsidR="00B0189A" w:rsidRPr="000D4E3C">
        <w:rPr>
          <w:rFonts w:cs="Times New Roman"/>
          <w:color w:val="A6A6A6" w:themeColor="background1" w:themeShade="A6"/>
          <w:rtl/>
        </w:rPr>
        <w:t xml:space="preserve"> </w:t>
      </w:r>
      <w:r w:rsidR="00B0189A">
        <w:rPr>
          <w:rFonts w:cs="Times New Roman" w:hint="cs"/>
          <w:rtl/>
        </w:rPr>
        <w:t>"</w:t>
      </w:r>
      <w:r w:rsidR="007B2501" w:rsidRPr="00E67C1F">
        <w:rPr>
          <w:rFonts w:cs="Times New Roman"/>
          <w:rtl/>
        </w:rPr>
        <w:t xml:space="preserve">בואנה אתה </w:t>
      </w:r>
      <w:r w:rsidR="007A6853" w:rsidRPr="00E67C1F">
        <w:rPr>
          <w:rFonts w:cs="Times New Roman" w:hint="eastAsia"/>
          <w:rtl/>
        </w:rPr>
        <w:t>מספיק</w:t>
      </w:r>
      <w:r w:rsidR="007A6853" w:rsidRPr="00E67C1F">
        <w:rPr>
          <w:rFonts w:cs="Times New Roman"/>
          <w:rtl/>
        </w:rPr>
        <w:t xml:space="preserve"> </w:t>
      </w:r>
      <w:r w:rsidR="007A6853" w:rsidRPr="00E67C1F">
        <w:rPr>
          <w:rFonts w:cs="Times New Roman" w:hint="eastAsia"/>
          <w:rtl/>
        </w:rPr>
        <w:t>חכם</w:t>
      </w:r>
      <w:r w:rsidR="007B2501" w:rsidRPr="00E67C1F">
        <w:rPr>
          <w:rFonts w:cs="Times New Roman"/>
          <w:rtl/>
        </w:rPr>
        <w:t xml:space="preserve"> להציל את עצמך,</w:t>
      </w:r>
      <w:r w:rsidR="00B0189A">
        <w:rPr>
          <w:rFonts w:cs="Times New Roman" w:hint="cs"/>
          <w:rtl/>
        </w:rPr>
        <w:t>"</w:t>
      </w:r>
      <w:r w:rsidR="007B2501" w:rsidRPr="00E67C1F">
        <w:rPr>
          <w:rFonts w:cs="Times New Roman"/>
          <w:rtl/>
        </w:rPr>
        <w:t xml:space="preserve"> ואלכס</w:t>
      </w:r>
      <w:r w:rsidR="000D4E3C">
        <w:rPr>
          <w:rFonts w:cs="Times New Roman" w:hint="cs"/>
          <w:rtl/>
        </w:rPr>
        <w:t>,</w:t>
      </w:r>
      <w:r w:rsidR="007B2501" w:rsidRPr="00E67C1F">
        <w:rPr>
          <w:rFonts w:cs="Times New Roman"/>
          <w:rtl/>
        </w:rPr>
        <w:t xml:space="preserve"> כאילו לא ידע מה טוב לו</w:t>
      </w:r>
      <w:r w:rsidR="00B0189A">
        <w:rPr>
          <w:rFonts w:cs="Times New Roman" w:hint="cs"/>
          <w:rtl/>
        </w:rPr>
        <w:t>,</w:t>
      </w:r>
      <w:r w:rsidR="007B2501" w:rsidRPr="00E67C1F">
        <w:rPr>
          <w:rFonts w:cs="Times New Roman"/>
          <w:rtl/>
        </w:rPr>
        <w:t xml:space="preserve"> או שלא היה אכפת לו, עמד במרפסת וה</w:t>
      </w:r>
      <w:r w:rsidR="00166CA0">
        <w:rPr>
          <w:rFonts w:cs="Times New Roman" w:hint="cs"/>
          <w:rtl/>
        </w:rPr>
        <w:t>שקיף החוצה</w:t>
      </w:r>
      <w:r w:rsidR="007B2501" w:rsidRPr="00E67C1F">
        <w:rPr>
          <w:rFonts w:cs="Times New Roman"/>
          <w:rtl/>
        </w:rPr>
        <w:t>. לא היה ה</w:t>
      </w:r>
      <w:r w:rsidR="007B2501" w:rsidRPr="00E67C1F">
        <w:rPr>
          <w:rFonts w:cs="Times New Roman" w:hint="eastAsia"/>
          <w:rtl/>
        </w:rPr>
        <w:t>רבה</w:t>
      </w:r>
      <w:r w:rsidR="007B2501" w:rsidRPr="00E67C1F">
        <w:rPr>
          <w:rFonts w:cs="Times New Roman"/>
          <w:rtl/>
        </w:rPr>
        <w:t xml:space="preserve"> לראות – הוא גר קרוב למרכז </w:t>
      </w:r>
      <w:r w:rsidR="00311F16" w:rsidRPr="00311F16">
        <w:rPr>
          <w:rFonts w:cs="Times New Roman"/>
          <w:rtl/>
        </w:rPr>
        <w:t>העיר</w:t>
      </w:r>
      <w:r w:rsidR="007B2501" w:rsidRPr="00E67C1F">
        <w:rPr>
          <w:rFonts w:cs="Times New Roman"/>
          <w:rtl/>
        </w:rPr>
        <w:t xml:space="preserve"> והשמיים היו מאובקים למדי, והברושים העתיקים סביב </w:t>
      </w:r>
      <w:r w:rsidR="00B0189A" w:rsidRPr="00E67C1F">
        <w:rPr>
          <w:rFonts w:cs="Times New Roman"/>
          <w:rtl/>
        </w:rPr>
        <w:t>בית</w:t>
      </w:r>
      <w:r w:rsidR="000D4E3C">
        <w:rPr>
          <w:rFonts w:cs="Times New Roman" w:hint="cs"/>
          <w:rtl/>
        </w:rPr>
        <w:t>-</w:t>
      </w:r>
      <w:r w:rsidR="00B0189A" w:rsidRPr="00E67C1F">
        <w:rPr>
          <w:rFonts w:cs="Times New Roman"/>
          <w:rtl/>
        </w:rPr>
        <w:t>הכנסת של חב"ד</w:t>
      </w:r>
      <w:r w:rsidR="00B0189A">
        <w:rPr>
          <w:rFonts w:cs="Times New Roman" w:hint="cs"/>
          <w:rtl/>
        </w:rPr>
        <w:t xml:space="preserve"> </w:t>
      </w:r>
      <w:r w:rsidR="007B2501" w:rsidRPr="00E67C1F">
        <w:rPr>
          <w:rFonts w:cs="Times New Roman"/>
          <w:rtl/>
        </w:rPr>
        <w:t>הסתירו את רוב השמיים</w:t>
      </w:r>
      <w:r w:rsidR="008D4C42">
        <w:rPr>
          <w:rFonts w:cs="Times New Roman" w:hint="cs"/>
          <w:rtl/>
        </w:rPr>
        <w:t>,</w:t>
      </w:r>
      <w:r w:rsidR="007B2501" w:rsidRPr="00E67C1F">
        <w:rPr>
          <w:rFonts w:cs="Times New Roman"/>
          <w:rtl/>
        </w:rPr>
        <w:t xml:space="preserve"> ובכל זאת אלכס ה</w:t>
      </w:r>
      <w:r w:rsidR="00F315B9">
        <w:rPr>
          <w:rFonts w:cs="Times New Roman" w:hint="cs"/>
          <w:rtl/>
        </w:rPr>
        <w:t>ביט</w:t>
      </w:r>
      <w:r w:rsidR="007B2501" w:rsidRPr="00E67C1F">
        <w:rPr>
          <w:rFonts w:cs="Times New Roman"/>
          <w:rtl/>
        </w:rPr>
        <w:t xml:space="preserve"> </w:t>
      </w:r>
      <w:r w:rsidR="00166CA0">
        <w:rPr>
          <w:rFonts w:cs="Times New Roman" w:hint="cs"/>
          <w:rtl/>
        </w:rPr>
        <w:t>ל</w:t>
      </w:r>
      <w:r w:rsidR="007B2501" w:rsidRPr="00E67C1F">
        <w:rPr>
          <w:rFonts w:cs="Times New Roman"/>
          <w:rtl/>
        </w:rPr>
        <w:t xml:space="preserve">מעלה, </w:t>
      </w:r>
      <w:r w:rsidR="00266C40" w:rsidRPr="00E67C1F">
        <w:rPr>
          <w:rFonts w:cs="Times New Roman" w:hint="eastAsia"/>
          <w:rtl/>
        </w:rPr>
        <w:t>ו</w:t>
      </w:r>
      <w:r w:rsidR="00BA41A9" w:rsidRPr="00E67C1F">
        <w:rPr>
          <w:rFonts w:cs="Times New Roman" w:hint="eastAsia"/>
          <w:rtl/>
        </w:rPr>
        <w:t>מעל</w:t>
      </w:r>
      <w:r w:rsidR="00BA41A9" w:rsidRPr="00E67C1F">
        <w:rPr>
          <w:rFonts w:cs="Times New Roman"/>
          <w:rtl/>
        </w:rPr>
        <w:t xml:space="preserve"> גג בית</w:t>
      </w:r>
      <w:r w:rsidR="000D4E3C">
        <w:rPr>
          <w:rFonts w:cs="Times New Roman" w:hint="cs"/>
          <w:rtl/>
        </w:rPr>
        <w:t>-</w:t>
      </w:r>
      <w:r w:rsidR="00BA41A9" w:rsidRPr="00E67C1F">
        <w:rPr>
          <w:rFonts w:cs="Times New Roman"/>
          <w:rtl/>
        </w:rPr>
        <w:t xml:space="preserve">הכנסת </w:t>
      </w:r>
      <w:r w:rsidR="007A6853" w:rsidRPr="00E67C1F">
        <w:rPr>
          <w:rFonts w:cs="Times New Roman" w:hint="eastAsia"/>
          <w:rtl/>
        </w:rPr>
        <w:t>אולי</w:t>
      </w:r>
      <w:r w:rsidR="007A6853" w:rsidRPr="00E67C1F">
        <w:rPr>
          <w:rFonts w:cs="Times New Roman"/>
          <w:rtl/>
        </w:rPr>
        <w:t xml:space="preserve"> </w:t>
      </w:r>
      <w:r w:rsidR="00016B58" w:rsidRPr="00E67C1F">
        <w:rPr>
          <w:rFonts w:cs="Times New Roman" w:hint="eastAsia"/>
          <w:rtl/>
        </w:rPr>
        <w:t>נצנץ</w:t>
      </w:r>
      <w:r w:rsidR="00266C40" w:rsidRPr="00E67C1F">
        <w:rPr>
          <w:rFonts w:cs="Times New Roman"/>
          <w:rtl/>
        </w:rPr>
        <w:t xml:space="preserve"> כוכב</w:t>
      </w:r>
      <w:r w:rsidR="00016B58" w:rsidRPr="00E67C1F">
        <w:rPr>
          <w:rFonts w:cs="Times New Roman"/>
          <w:rtl/>
        </w:rPr>
        <w:t xml:space="preserve">, </w:t>
      </w:r>
      <w:r w:rsidR="007A6853" w:rsidRPr="00E67C1F">
        <w:rPr>
          <w:rFonts w:cs="Times New Roman" w:hint="eastAsia"/>
          <w:rtl/>
        </w:rPr>
        <w:t>ועל</w:t>
      </w:r>
      <w:r w:rsidR="007A6853" w:rsidRPr="00E67C1F">
        <w:rPr>
          <w:rFonts w:cs="Times New Roman"/>
          <w:rtl/>
        </w:rPr>
        <w:t xml:space="preserve"> </w:t>
      </w:r>
      <w:r w:rsidR="007A6853" w:rsidRPr="00E67C1F">
        <w:rPr>
          <w:rFonts w:cs="Times New Roman" w:hint="eastAsia"/>
          <w:rtl/>
        </w:rPr>
        <w:t>זרועו</w:t>
      </w:r>
      <w:r w:rsidR="007A6853" w:rsidRPr="00E67C1F">
        <w:rPr>
          <w:rFonts w:cs="Times New Roman"/>
          <w:rtl/>
        </w:rPr>
        <w:t xml:space="preserve"> </w:t>
      </w:r>
      <w:r w:rsidR="008D4C42" w:rsidRPr="008D4C42">
        <w:rPr>
          <w:rFonts w:cs="Times New Roman"/>
          <w:rtl/>
        </w:rPr>
        <w:t xml:space="preserve">של אלכס </w:t>
      </w:r>
      <w:r w:rsidR="007A6853" w:rsidRPr="00E67C1F">
        <w:rPr>
          <w:rFonts w:cs="Times New Roman" w:hint="eastAsia"/>
          <w:rtl/>
        </w:rPr>
        <w:t>שכן</w:t>
      </w:r>
      <w:r w:rsidR="007A6853" w:rsidRPr="00E67C1F">
        <w:rPr>
          <w:rFonts w:cs="Times New Roman"/>
          <w:rtl/>
        </w:rPr>
        <w:t xml:space="preserve"> </w:t>
      </w:r>
      <w:r w:rsidR="007A6853" w:rsidRPr="00E67C1F">
        <w:rPr>
          <w:rFonts w:cs="Times New Roman" w:hint="eastAsia"/>
          <w:rtl/>
        </w:rPr>
        <w:t>לעד</w:t>
      </w:r>
      <w:r w:rsidR="007A6853" w:rsidRPr="00E67C1F">
        <w:rPr>
          <w:rFonts w:cs="Times New Roman"/>
          <w:rtl/>
        </w:rPr>
        <w:t xml:space="preserve"> </w:t>
      </w:r>
      <w:r w:rsidR="00016B58" w:rsidRPr="00E67C1F">
        <w:rPr>
          <w:rFonts w:cs="Times New Roman" w:hint="eastAsia"/>
          <w:rtl/>
        </w:rPr>
        <w:t>דרקון</w:t>
      </w:r>
      <w:r w:rsidR="00016B58" w:rsidRPr="00E67C1F">
        <w:rPr>
          <w:rFonts w:cs="Times New Roman"/>
          <w:rtl/>
        </w:rPr>
        <w:t xml:space="preserve"> צמא</w:t>
      </w:r>
      <w:r w:rsidR="000D4E3C">
        <w:rPr>
          <w:rFonts w:cs="Times New Roman" w:hint="cs"/>
          <w:rtl/>
        </w:rPr>
        <w:t xml:space="preserve"> </w:t>
      </w:r>
      <w:r w:rsidR="00016B58" w:rsidRPr="00E67C1F">
        <w:rPr>
          <w:rFonts w:cs="Times New Roman"/>
          <w:rtl/>
        </w:rPr>
        <w:t xml:space="preserve">דם </w:t>
      </w:r>
      <w:r w:rsidR="006B42C9" w:rsidRPr="000D4E3C">
        <w:rPr>
          <w:rFonts w:cs="Times New Roman" w:hint="cs"/>
          <w:color w:val="A6A6A6" w:themeColor="background1" w:themeShade="A6"/>
          <w:rtl/>
        </w:rPr>
        <w:t>[</w:t>
      </w:r>
      <w:r w:rsidR="007A6853" w:rsidRPr="000D4E3C">
        <w:rPr>
          <w:rFonts w:cs="Times New Roman" w:hint="eastAsia"/>
          <w:color w:val="A6A6A6" w:themeColor="background1" w:themeShade="A6"/>
          <w:rtl/>
        </w:rPr>
        <w:t>ולאורך</w:t>
      </w:r>
      <w:r w:rsidR="007A6853" w:rsidRPr="000D4E3C">
        <w:rPr>
          <w:rFonts w:cs="Times New Roman"/>
          <w:color w:val="A6A6A6" w:themeColor="background1" w:themeShade="A6"/>
          <w:rtl/>
        </w:rPr>
        <w:t xml:space="preserve"> </w:t>
      </w:r>
      <w:r w:rsidR="007A6853" w:rsidRPr="000D4E3C">
        <w:rPr>
          <w:rFonts w:cs="Times New Roman" w:hint="eastAsia"/>
          <w:color w:val="A6A6A6" w:themeColor="background1" w:themeShade="A6"/>
          <w:rtl/>
        </w:rPr>
        <w:t>עמוד</w:t>
      </w:r>
      <w:r w:rsidR="007A6853" w:rsidRPr="000D4E3C">
        <w:rPr>
          <w:rFonts w:cs="Times New Roman"/>
          <w:color w:val="A6A6A6" w:themeColor="background1" w:themeShade="A6"/>
          <w:rtl/>
        </w:rPr>
        <w:t xml:space="preserve"> </w:t>
      </w:r>
      <w:r w:rsidR="007A6853" w:rsidRPr="000D4E3C">
        <w:rPr>
          <w:rFonts w:cs="Times New Roman" w:hint="eastAsia"/>
          <w:color w:val="A6A6A6" w:themeColor="background1" w:themeShade="A6"/>
          <w:rtl/>
        </w:rPr>
        <w:t>השדרה</w:t>
      </w:r>
      <w:r w:rsidR="007A6853" w:rsidRPr="000D4E3C">
        <w:rPr>
          <w:rFonts w:cs="Times New Roman"/>
          <w:color w:val="A6A6A6" w:themeColor="background1" w:themeShade="A6"/>
          <w:rtl/>
        </w:rPr>
        <w:t xml:space="preserve"> </w:t>
      </w:r>
      <w:r w:rsidR="007A6853" w:rsidRPr="000D4E3C">
        <w:rPr>
          <w:rFonts w:cs="Times New Roman" w:hint="eastAsia"/>
          <w:color w:val="A6A6A6" w:themeColor="background1" w:themeShade="A6"/>
          <w:rtl/>
        </w:rPr>
        <w:t>שלו</w:t>
      </w:r>
      <w:r w:rsidR="007A6853" w:rsidRPr="000D4E3C">
        <w:rPr>
          <w:rFonts w:cs="Times New Roman"/>
          <w:color w:val="A6A6A6" w:themeColor="background1" w:themeShade="A6"/>
          <w:rtl/>
        </w:rPr>
        <w:t xml:space="preserve"> </w:t>
      </w:r>
      <w:r w:rsidR="007A6853" w:rsidRPr="000D4E3C">
        <w:rPr>
          <w:rFonts w:cs="Times New Roman" w:hint="eastAsia"/>
          <w:color w:val="A6A6A6" w:themeColor="background1" w:themeShade="A6"/>
          <w:rtl/>
        </w:rPr>
        <w:t>חדר</w:t>
      </w:r>
      <w:r w:rsidR="00C90C6C" w:rsidRPr="000D4E3C">
        <w:rPr>
          <w:rFonts w:cs="Times New Roman"/>
          <w:color w:val="A6A6A6" w:themeColor="background1" w:themeShade="A6"/>
          <w:rtl/>
        </w:rPr>
        <w:t xml:space="preserve"> מאוד </w:t>
      </w:r>
      <w:r w:rsidR="007A6853" w:rsidRPr="000D4E3C">
        <w:rPr>
          <w:rFonts w:cs="Times New Roman" w:hint="eastAsia"/>
          <w:color w:val="A6A6A6" w:themeColor="background1" w:themeShade="A6"/>
          <w:rtl/>
        </w:rPr>
        <w:t>חד</w:t>
      </w:r>
      <w:r w:rsidR="007A6853" w:rsidRPr="000D4E3C">
        <w:rPr>
          <w:rFonts w:cs="Times New Roman"/>
          <w:color w:val="A6A6A6" w:themeColor="background1" w:themeShade="A6"/>
          <w:rtl/>
        </w:rPr>
        <w:t xml:space="preserve"> </w:t>
      </w:r>
      <w:r w:rsidR="007A6853" w:rsidRPr="000D4E3C">
        <w:rPr>
          <w:rFonts w:cs="Times New Roman" w:hint="eastAsia"/>
          <w:color w:val="A6A6A6" w:themeColor="background1" w:themeShade="A6"/>
          <w:rtl/>
        </w:rPr>
        <w:lastRenderedPageBreak/>
        <w:t>וישר</w:t>
      </w:r>
      <w:r w:rsidR="00016B58" w:rsidRPr="000D4E3C">
        <w:rPr>
          <w:rFonts w:cs="Times New Roman"/>
          <w:color w:val="A6A6A6" w:themeColor="background1" w:themeShade="A6"/>
          <w:rtl/>
        </w:rPr>
        <w:t xml:space="preserve"> חוד של סכין</w:t>
      </w:r>
      <w:r w:rsidR="006B42C9" w:rsidRPr="000D4E3C">
        <w:rPr>
          <w:rFonts w:cs="Times New Roman" w:hint="cs"/>
          <w:color w:val="A6A6A6" w:themeColor="background1" w:themeShade="A6"/>
          <w:rtl/>
        </w:rPr>
        <w:t>]</w:t>
      </w:r>
      <w:r w:rsidR="00266C40" w:rsidRPr="00953FC2">
        <w:rPr>
          <w:rFonts w:cs="Times New Roman"/>
          <w:rtl/>
        </w:rPr>
        <w:t>.</w:t>
      </w:r>
      <w:r w:rsidR="007E04A2" w:rsidRPr="00953FC2">
        <w:rPr>
          <w:rFonts w:cs="Times New Roman"/>
          <w:rtl/>
        </w:rPr>
        <w:t xml:space="preserve"> כי הוא עושה דברים, הוא עושה כל מ</w:t>
      </w:r>
      <w:r w:rsidR="008C6C64" w:rsidRPr="00953FC2">
        <w:rPr>
          <w:rFonts w:cs="Times New Roman" w:hint="cs"/>
          <w:rtl/>
        </w:rPr>
        <w:t>י</w:t>
      </w:r>
      <w:r w:rsidR="007E04A2" w:rsidRPr="00953FC2">
        <w:rPr>
          <w:rFonts w:cs="Times New Roman"/>
          <w:rtl/>
        </w:rPr>
        <w:t>ני דברים</w:t>
      </w:r>
      <w:r w:rsidR="007A6853" w:rsidRPr="00953FC2">
        <w:rPr>
          <w:rFonts w:cs="Times New Roman"/>
          <w:rtl/>
        </w:rPr>
        <w:t xml:space="preserve"> והוא אחז ב</w:t>
      </w:r>
      <w:r w:rsidR="007A6853" w:rsidRPr="00953FC2">
        <w:rPr>
          <w:rFonts w:cs="Times New Roman" w:hint="eastAsia"/>
          <w:rtl/>
        </w:rPr>
        <w:t>מעקה</w:t>
      </w:r>
      <w:r w:rsidR="007A6853" w:rsidRPr="00953FC2">
        <w:rPr>
          <w:rFonts w:cs="Times New Roman"/>
          <w:rtl/>
        </w:rPr>
        <w:t xml:space="preserve"> </w:t>
      </w:r>
      <w:r w:rsidR="007A6853" w:rsidRPr="00953FC2">
        <w:rPr>
          <w:rFonts w:cs="Times New Roman" w:hint="eastAsia"/>
          <w:rtl/>
        </w:rPr>
        <w:t>המרפסת</w:t>
      </w:r>
      <w:r w:rsidR="007A6853" w:rsidRPr="00953FC2">
        <w:rPr>
          <w:rFonts w:cs="Times New Roman"/>
          <w:rtl/>
        </w:rPr>
        <w:t xml:space="preserve"> </w:t>
      </w:r>
      <w:r w:rsidR="007A6853" w:rsidRPr="00953FC2">
        <w:rPr>
          <w:rFonts w:cs="Times New Roman" w:hint="eastAsia"/>
          <w:rtl/>
        </w:rPr>
        <w:t>שהיה</w:t>
      </w:r>
      <w:r w:rsidR="007A6853" w:rsidRPr="00953FC2">
        <w:rPr>
          <w:rFonts w:cs="Times New Roman"/>
          <w:rtl/>
        </w:rPr>
        <w:t xml:space="preserve"> </w:t>
      </w:r>
      <w:r w:rsidR="007A6853" w:rsidRPr="00953FC2">
        <w:rPr>
          <w:rFonts w:cs="Times New Roman" w:hint="eastAsia"/>
          <w:rtl/>
        </w:rPr>
        <w:t>חלוד</w:t>
      </w:r>
      <w:r w:rsidR="007A6853" w:rsidRPr="00953FC2">
        <w:rPr>
          <w:rFonts w:cs="Times New Roman"/>
          <w:rtl/>
        </w:rPr>
        <w:t xml:space="preserve"> ו</w:t>
      </w:r>
      <w:r w:rsidR="007A6853" w:rsidRPr="00953FC2">
        <w:rPr>
          <w:rFonts w:cs="Times New Roman" w:hint="eastAsia"/>
          <w:rtl/>
        </w:rPr>
        <w:t>הדיף</w:t>
      </w:r>
      <w:r w:rsidR="007A6853" w:rsidRPr="00953FC2">
        <w:rPr>
          <w:rFonts w:cs="Times New Roman"/>
          <w:rtl/>
        </w:rPr>
        <w:t xml:space="preserve"> </w:t>
      </w:r>
      <w:r w:rsidR="007A6853" w:rsidRPr="00953FC2">
        <w:rPr>
          <w:rFonts w:cs="Times New Roman" w:hint="eastAsia"/>
          <w:rtl/>
        </w:rPr>
        <w:t>ריח</w:t>
      </w:r>
      <w:r w:rsidR="007A6853" w:rsidRPr="00953FC2">
        <w:rPr>
          <w:rFonts w:cs="Times New Roman"/>
          <w:rtl/>
        </w:rPr>
        <w:t xml:space="preserve"> </w:t>
      </w:r>
      <w:r w:rsidR="007A6853" w:rsidRPr="00953FC2">
        <w:rPr>
          <w:rFonts w:cs="Times New Roman" w:hint="eastAsia"/>
          <w:rtl/>
        </w:rPr>
        <w:t>מתכתי</w:t>
      </w:r>
      <w:r w:rsidR="007A6853" w:rsidRPr="00953FC2">
        <w:rPr>
          <w:rFonts w:cs="Times New Roman"/>
          <w:rtl/>
        </w:rPr>
        <w:t xml:space="preserve"> </w:t>
      </w:r>
      <w:r w:rsidR="007A6853" w:rsidRPr="00953FC2">
        <w:rPr>
          <w:rFonts w:cs="Times New Roman" w:hint="eastAsia"/>
          <w:rtl/>
        </w:rPr>
        <w:t>חמוץ</w:t>
      </w:r>
      <w:r w:rsidR="00953FC2">
        <w:rPr>
          <w:rFonts w:cs="Times New Roman" w:hint="cs"/>
          <w:rtl/>
        </w:rPr>
        <w:t>,</w:t>
      </w:r>
      <w:r w:rsidR="007A6853" w:rsidRPr="000D4E3C">
        <w:rPr>
          <w:rFonts w:cs="Times New Roman"/>
          <w:color w:val="A6A6A6" w:themeColor="background1" w:themeShade="A6"/>
          <w:rtl/>
        </w:rPr>
        <w:t xml:space="preserve"> </w:t>
      </w:r>
      <w:r w:rsidR="008C6C64" w:rsidRPr="000D4E3C">
        <w:rPr>
          <w:rFonts w:cs="Times New Roman" w:hint="cs"/>
          <w:color w:val="A6A6A6" w:themeColor="background1" w:themeShade="A6"/>
          <w:rtl/>
        </w:rPr>
        <w:t>[</w:t>
      </w:r>
      <w:r w:rsidR="007A6853" w:rsidRPr="000D4E3C">
        <w:rPr>
          <w:rFonts w:cs="Times New Roman"/>
          <w:color w:val="A6A6A6" w:themeColor="background1" w:themeShade="A6"/>
          <w:rtl/>
        </w:rPr>
        <w:t xml:space="preserve">הוא הכיר את </w:t>
      </w:r>
      <w:r w:rsidR="00C6223B" w:rsidRPr="000D4E3C">
        <w:rPr>
          <w:rFonts w:cs="Times New Roman" w:hint="eastAsia"/>
          <w:color w:val="A6A6A6" w:themeColor="background1" w:themeShade="A6"/>
          <w:rtl/>
        </w:rPr>
        <w:t>האדם</w:t>
      </w:r>
      <w:r w:rsidR="007A6853" w:rsidRPr="000D4E3C">
        <w:rPr>
          <w:rFonts w:cs="Times New Roman"/>
          <w:color w:val="A6A6A6" w:themeColor="background1" w:themeShade="A6"/>
          <w:rtl/>
        </w:rPr>
        <w:t xml:space="preserve"> </w:t>
      </w:r>
      <w:r w:rsidR="00F315B9" w:rsidRPr="000D4E3C">
        <w:rPr>
          <w:rFonts w:cs="Times New Roman" w:hint="cs"/>
          <w:color w:val="A6A6A6" w:themeColor="background1" w:themeShade="A6"/>
          <w:rtl/>
        </w:rPr>
        <w:t xml:space="preserve">שמילא את גופו, </w:t>
      </w:r>
      <w:r w:rsidR="007A6853" w:rsidRPr="000D4E3C">
        <w:rPr>
          <w:rFonts w:cs="Times New Roman"/>
          <w:color w:val="A6A6A6" w:themeColor="background1" w:themeShade="A6"/>
          <w:rtl/>
        </w:rPr>
        <w:t>ש</w:t>
      </w:r>
      <w:r w:rsidR="008C6C64" w:rsidRPr="000D4E3C">
        <w:rPr>
          <w:rFonts w:cs="Times New Roman" w:hint="cs"/>
          <w:color w:val="A6A6A6" w:themeColor="background1" w:themeShade="A6"/>
          <w:rtl/>
        </w:rPr>
        <w:t>]</w:t>
      </w:r>
      <w:r w:rsidR="00953FC2">
        <w:rPr>
          <w:rFonts w:cs="Times New Roman" w:hint="cs"/>
          <w:color w:val="A6A6A6" w:themeColor="background1" w:themeShade="A6"/>
          <w:rtl/>
        </w:rPr>
        <w:t xml:space="preserve"> </w:t>
      </w:r>
      <w:r w:rsidR="00953FC2">
        <w:rPr>
          <w:rFonts w:cs="Times New Roman" w:hint="cs"/>
          <w:rtl/>
        </w:rPr>
        <w:t>וב</w:t>
      </w:r>
      <w:r w:rsidR="007C3367" w:rsidRPr="00E67C1F">
        <w:rPr>
          <w:rFonts w:cs="Times New Roman" w:hint="eastAsia"/>
          <w:rtl/>
        </w:rPr>
        <w:t>מקום</w:t>
      </w:r>
      <w:r w:rsidR="007A6853" w:rsidRPr="00E67C1F">
        <w:rPr>
          <w:rFonts w:cs="Times New Roman"/>
          <w:rtl/>
        </w:rPr>
        <w:t xml:space="preserve"> </w:t>
      </w:r>
      <w:r w:rsidR="007C3367" w:rsidRPr="00E67C1F">
        <w:rPr>
          <w:rFonts w:cs="Times New Roman" w:hint="eastAsia"/>
          <w:rtl/>
        </w:rPr>
        <w:t>ל</w:t>
      </w:r>
      <w:r w:rsidR="007A6853" w:rsidRPr="00E67C1F">
        <w:rPr>
          <w:rFonts w:cs="Times New Roman" w:hint="eastAsia"/>
          <w:rtl/>
        </w:rPr>
        <w:t>הקשיב</w:t>
      </w:r>
      <w:r w:rsidR="007A6853" w:rsidRPr="00E67C1F">
        <w:rPr>
          <w:rFonts w:cs="Times New Roman"/>
          <w:rtl/>
        </w:rPr>
        <w:t xml:space="preserve"> </w:t>
      </w:r>
      <w:r w:rsidR="007A6853" w:rsidRPr="00E67C1F">
        <w:rPr>
          <w:rFonts w:cs="Times New Roman" w:hint="eastAsia"/>
          <w:rtl/>
        </w:rPr>
        <w:t>ל</w:t>
      </w:r>
      <w:r w:rsidR="007C3367" w:rsidRPr="00E67C1F">
        <w:rPr>
          <w:rFonts w:cs="Times New Roman" w:hint="eastAsia"/>
          <w:rtl/>
        </w:rPr>
        <w:t>בחור</w:t>
      </w:r>
      <w:r w:rsidR="007A6853" w:rsidRPr="00E67C1F">
        <w:rPr>
          <w:rFonts w:cs="Times New Roman"/>
          <w:rtl/>
        </w:rPr>
        <w:t xml:space="preserve"> שאיים על חייו </w:t>
      </w:r>
      <w:r w:rsidR="008C6C64">
        <w:rPr>
          <w:rFonts w:cs="Times New Roman" w:hint="cs"/>
          <w:rtl/>
        </w:rPr>
        <w:t xml:space="preserve">הוא </w:t>
      </w:r>
      <w:r w:rsidR="007A6853" w:rsidRPr="00E67C1F">
        <w:rPr>
          <w:rFonts w:cs="Times New Roman"/>
          <w:rtl/>
        </w:rPr>
        <w:t>חיפש משהו בשמיים, אולי נצנוץ של כוכב</w:t>
      </w:r>
      <w:r w:rsidR="00F315B9">
        <w:rPr>
          <w:rFonts w:cs="Times New Roman" w:hint="cs"/>
          <w:rtl/>
        </w:rPr>
        <w:t>[</w:t>
      </w:r>
      <w:r w:rsidR="007A6853" w:rsidRPr="00E67C1F">
        <w:rPr>
          <w:rFonts w:cs="Times New Roman"/>
          <w:rtl/>
        </w:rPr>
        <w:t xml:space="preserve">, </w:t>
      </w:r>
      <w:r w:rsidR="00F315B9">
        <w:rPr>
          <w:rFonts w:cs="Times New Roman" w:hint="cs"/>
          <w:rtl/>
        </w:rPr>
        <w:t>ש</w:t>
      </w:r>
      <w:r w:rsidR="007A6853" w:rsidRPr="00E67C1F">
        <w:rPr>
          <w:rFonts w:cs="Times New Roman" w:hint="eastAsia"/>
          <w:rtl/>
        </w:rPr>
        <w:t>מילא</w:t>
      </w:r>
      <w:r w:rsidR="007A6853" w:rsidRPr="00E67C1F">
        <w:rPr>
          <w:rFonts w:cs="Times New Roman"/>
          <w:rtl/>
        </w:rPr>
        <w:t xml:space="preserve"> </w:t>
      </w:r>
      <w:r w:rsidR="007A6853" w:rsidRPr="00E67C1F">
        <w:rPr>
          <w:rFonts w:cs="Times New Roman" w:hint="eastAsia"/>
          <w:rtl/>
        </w:rPr>
        <w:t>את</w:t>
      </w:r>
      <w:r w:rsidR="007A6853" w:rsidRPr="00E67C1F">
        <w:rPr>
          <w:rFonts w:cs="Times New Roman"/>
          <w:rtl/>
        </w:rPr>
        <w:t xml:space="preserve"> </w:t>
      </w:r>
      <w:r w:rsidR="007A6853" w:rsidRPr="00E67C1F">
        <w:rPr>
          <w:rFonts w:cs="Times New Roman" w:hint="eastAsia"/>
          <w:rtl/>
        </w:rPr>
        <w:t>כל</w:t>
      </w:r>
      <w:r w:rsidR="007A6853" w:rsidRPr="00E67C1F">
        <w:rPr>
          <w:rFonts w:cs="Times New Roman"/>
          <w:rtl/>
        </w:rPr>
        <w:t xml:space="preserve"> </w:t>
      </w:r>
      <w:r w:rsidR="007A6853" w:rsidRPr="00E67C1F">
        <w:rPr>
          <w:rFonts w:cs="Times New Roman" w:hint="eastAsia"/>
          <w:rtl/>
        </w:rPr>
        <w:t>גופו</w:t>
      </w:r>
      <w:r w:rsidR="007A6853" w:rsidRPr="00E67C1F">
        <w:rPr>
          <w:rFonts w:cs="Times New Roman"/>
          <w:rtl/>
        </w:rPr>
        <w:t xml:space="preserve"> </w:t>
      </w:r>
      <w:r w:rsidR="007A6853" w:rsidRPr="00E67C1F">
        <w:rPr>
          <w:rFonts w:cs="Times New Roman" w:hint="eastAsia"/>
          <w:rtl/>
        </w:rPr>
        <w:t>עד</w:t>
      </w:r>
      <w:r w:rsidR="007A6853" w:rsidRPr="00E67C1F">
        <w:rPr>
          <w:rFonts w:cs="Times New Roman"/>
          <w:rtl/>
        </w:rPr>
        <w:t xml:space="preserve"> </w:t>
      </w:r>
      <w:r w:rsidR="007A6853" w:rsidRPr="00E67C1F">
        <w:rPr>
          <w:rFonts w:cs="Times New Roman" w:hint="eastAsia"/>
          <w:rtl/>
        </w:rPr>
        <w:t>להתפקע</w:t>
      </w:r>
      <w:r w:rsidR="00F315B9">
        <w:rPr>
          <w:rFonts w:cs="Times New Roman" w:hint="cs"/>
          <w:rtl/>
        </w:rPr>
        <w:t>]</w:t>
      </w:r>
      <w:r w:rsidR="007E04A2" w:rsidRPr="00E67C1F">
        <w:rPr>
          <w:rFonts w:cs="Times New Roman"/>
          <w:rtl/>
        </w:rPr>
        <w:t>.</w:t>
      </w:r>
      <w:r w:rsidR="005E68FA" w:rsidRPr="00E67C1F">
        <w:rPr>
          <w:rFonts w:cs="Times New Roman"/>
          <w:rtl/>
        </w:rPr>
        <w:t xml:space="preserve"> </w:t>
      </w:r>
      <w:r w:rsidR="006A08A8" w:rsidRPr="00E67C1F">
        <w:rPr>
          <w:rFonts w:cs="Times New Roman"/>
          <w:rtl/>
        </w:rPr>
        <w:t xml:space="preserve">אני עושה דברים, </w:t>
      </w:r>
      <w:r w:rsidR="00F315B9">
        <w:rPr>
          <w:rFonts w:cs="Times New Roman" w:hint="cs"/>
          <w:rtl/>
        </w:rPr>
        <w:t xml:space="preserve">הוא אמר לעצמו וחייך, </w:t>
      </w:r>
      <w:r w:rsidR="006A08A8" w:rsidRPr="00E67C1F">
        <w:rPr>
          <w:rFonts w:cs="Times New Roman"/>
          <w:rtl/>
        </w:rPr>
        <w:t xml:space="preserve">לפעמים אומרים לי משהו שיציל את חיי ואני מתעלם, </w:t>
      </w:r>
      <w:r w:rsidR="00166CA0" w:rsidRPr="00166CA0">
        <w:rPr>
          <w:rFonts w:cs="Times New Roman"/>
          <w:rtl/>
        </w:rPr>
        <w:t xml:space="preserve">כי יש דבר יותר חשוב </w:t>
      </w:r>
      <w:r w:rsidR="00DF5B66" w:rsidRPr="00DF5B66">
        <w:rPr>
          <w:rFonts w:cs="Times New Roman"/>
          <w:rtl/>
        </w:rPr>
        <w:t xml:space="preserve">שיציל </w:t>
      </w:r>
      <w:r w:rsidR="00953FC2">
        <w:rPr>
          <w:rFonts w:cs="Times New Roman" w:hint="cs"/>
          <w:rtl/>
        </w:rPr>
        <w:t xml:space="preserve">עוד יותר </w:t>
      </w:r>
      <w:r w:rsidR="00DF5B66">
        <w:rPr>
          <w:rFonts w:cs="Times New Roman" w:hint="cs"/>
          <w:rtl/>
        </w:rPr>
        <w:t>את חיי</w:t>
      </w:r>
      <w:r w:rsidR="00DF5B66" w:rsidRPr="000D4E3C">
        <w:rPr>
          <w:rFonts w:cs="Times New Roman" w:hint="cs"/>
          <w:color w:val="A6A6A6" w:themeColor="background1" w:themeShade="A6"/>
          <w:rtl/>
        </w:rPr>
        <w:t xml:space="preserve"> [</w:t>
      </w:r>
      <w:r w:rsidR="00166CA0" w:rsidRPr="000D4E3C">
        <w:rPr>
          <w:rFonts w:cs="Times New Roman"/>
          <w:color w:val="A6A6A6" w:themeColor="background1" w:themeShade="A6"/>
          <w:rtl/>
        </w:rPr>
        <w:t>שעוד יותר יציל את חיי ואני יודע בדיוק מה הוא</w:t>
      </w:r>
      <w:r w:rsidR="00A553F0" w:rsidRPr="000D4E3C">
        <w:rPr>
          <w:rFonts w:cs="Times New Roman" w:hint="cs"/>
          <w:color w:val="A6A6A6" w:themeColor="background1" w:themeShade="A6"/>
          <w:rtl/>
        </w:rPr>
        <w:t>]</w:t>
      </w:r>
      <w:r w:rsidR="00166CA0" w:rsidRPr="00166CA0">
        <w:rPr>
          <w:rFonts w:cs="Times New Roman"/>
          <w:rtl/>
        </w:rPr>
        <w:t>, יש</w:t>
      </w:r>
      <w:r w:rsidR="00A553F0" w:rsidRPr="00A553F0">
        <w:rPr>
          <w:rFonts w:cs="Times New Roman"/>
          <w:rtl/>
        </w:rPr>
        <w:t xml:space="preserve"> </w:t>
      </w:r>
      <w:r w:rsidR="00A553F0" w:rsidRPr="00166CA0">
        <w:rPr>
          <w:rFonts w:cs="Times New Roman"/>
          <w:rtl/>
        </w:rPr>
        <w:t>בי</w:t>
      </w:r>
      <w:r w:rsidR="00166CA0" w:rsidRPr="00166CA0">
        <w:rPr>
          <w:rFonts w:cs="Times New Roman"/>
          <w:rtl/>
        </w:rPr>
        <w:t xml:space="preserve"> מישהו שתמיד י</w:t>
      </w:r>
      <w:r w:rsidR="000D4E3C">
        <w:rPr>
          <w:rFonts w:cs="Times New Roman" w:hint="cs"/>
          <w:rtl/>
        </w:rPr>
        <w:t>י</w:t>
      </w:r>
      <w:r w:rsidR="00166CA0" w:rsidRPr="00166CA0">
        <w:rPr>
          <w:rFonts w:cs="Times New Roman"/>
          <w:rtl/>
        </w:rPr>
        <w:t xml:space="preserve">דע איך להציל אותי, </w:t>
      </w:r>
      <w:r w:rsidR="005E68FA" w:rsidRPr="00E67C1F">
        <w:rPr>
          <w:rFonts w:cs="Times New Roman" w:hint="eastAsia"/>
          <w:rtl/>
        </w:rPr>
        <w:t>אני</w:t>
      </w:r>
      <w:r w:rsidR="005E68FA" w:rsidRPr="00E67C1F">
        <w:rPr>
          <w:rFonts w:cs="Times New Roman"/>
          <w:rtl/>
        </w:rPr>
        <w:t xml:space="preserve"> </w:t>
      </w:r>
      <w:r w:rsidR="005E68FA" w:rsidRPr="00E67C1F">
        <w:rPr>
          <w:rFonts w:cs="Times New Roman" w:hint="eastAsia"/>
          <w:rtl/>
        </w:rPr>
        <w:t>שמח</w:t>
      </w:r>
      <w:r w:rsidR="005E68FA" w:rsidRPr="00E67C1F">
        <w:rPr>
          <w:rFonts w:cs="Times New Roman"/>
          <w:rtl/>
        </w:rPr>
        <w:t xml:space="preserve"> </w:t>
      </w:r>
      <w:r w:rsidR="005E68FA" w:rsidRPr="00E67C1F">
        <w:rPr>
          <w:rFonts w:cs="Times New Roman" w:hint="eastAsia"/>
          <w:rtl/>
        </w:rPr>
        <w:t>שאיבדתי</w:t>
      </w:r>
      <w:r w:rsidR="005E68FA" w:rsidRPr="00E67C1F">
        <w:rPr>
          <w:rFonts w:cs="Times New Roman"/>
          <w:rtl/>
        </w:rPr>
        <w:t xml:space="preserve"> </w:t>
      </w:r>
      <w:r w:rsidR="005E68FA" w:rsidRPr="00E67C1F">
        <w:rPr>
          <w:rFonts w:cs="Times New Roman" w:hint="eastAsia"/>
          <w:rtl/>
        </w:rPr>
        <w:t>אותך</w:t>
      </w:r>
      <w:r w:rsidR="005E68FA" w:rsidRPr="00E67C1F">
        <w:rPr>
          <w:rFonts w:cs="Times New Roman"/>
          <w:rtl/>
        </w:rPr>
        <w:t xml:space="preserve">, </w:t>
      </w:r>
      <w:r w:rsidR="005E68FA" w:rsidRPr="00E67C1F">
        <w:rPr>
          <w:rFonts w:cs="Times New Roman" w:hint="eastAsia"/>
          <w:rtl/>
        </w:rPr>
        <w:t>כי</w:t>
      </w:r>
      <w:r w:rsidR="005E68FA" w:rsidRPr="00E67C1F">
        <w:rPr>
          <w:rFonts w:cs="Times New Roman"/>
          <w:rtl/>
        </w:rPr>
        <w:t xml:space="preserve"> </w:t>
      </w:r>
      <w:r w:rsidR="00F06A3F">
        <w:rPr>
          <w:rFonts w:cs="Times New Roman" w:hint="eastAsia"/>
          <w:rtl/>
        </w:rPr>
        <w:t>עכשיו</w:t>
      </w:r>
      <w:r w:rsidR="005E68FA" w:rsidRPr="00E67C1F">
        <w:rPr>
          <w:rFonts w:cs="Times New Roman"/>
          <w:rtl/>
        </w:rPr>
        <w:t xml:space="preserve"> </w:t>
      </w:r>
      <w:r w:rsidR="005E68FA" w:rsidRPr="00E67C1F">
        <w:rPr>
          <w:rFonts w:cs="Times New Roman" w:hint="eastAsia"/>
          <w:rtl/>
        </w:rPr>
        <w:t>אני</w:t>
      </w:r>
      <w:r w:rsidR="005E68FA" w:rsidRPr="00E67C1F">
        <w:rPr>
          <w:rFonts w:cs="Times New Roman"/>
          <w:rtl/>
        </w:rPr>
        <w:t xml:space="preserve"> </w:t>
      </w:r>
      <w:r w:rsidR="005E68FA" w:rsidRPr="00E67C1F">
        <w:rPr>
          <w:rFonts w:cs="Times New Roman" w:hint="eastAsia"/>
          <w:rtl/>
        </w:rPr>
        <w:t>יודע</w:t>
      </w:r>
      <w:r w:rsidR="005E68FA" w:rsidRPr="00E67C1F">
        <w:rPr>
          <w:rFonts w:cs="Times New Roman"/>
          <w:rtl/>
        </w:rPr>
        <w:t xml:space="preserve"> </w:t>
      </w:r>
      <w:r w:rsidR="005E68FA" w:rsidRPr="00E67C1F">
        <w:rPr>
          <w:rFonts w:cs="Times New Roman" w:hint="eastAsia"/>
          <w:rtl/>
        </w:rPr>
        <w:t>איפה</w:t>
      </w:r>
      <w:r w:rsidR="005E68FA" w:rsidRPr="00E67C1F">
        <w:rPr>
          <w:rFonts w:cs="Times New Roman"/>
          <w:rtl/>
        </w:rPr>
        <w:t xml:space="preserve"> </w:t>
      </w:r>
      <w:r w:rsidR="005E68FA" w:rsidRPr="00E67C1F">
        <w:rPr>
          <w:rFonts w:cs="Times New Roman" w:hint="eastAsia"/>
          <w:rtl/>
        </w:rPr>
        <w:t>למצ</w:t>
      </w:r>
      <w:r w:rsidR="00F315B9">
        <w:rPr>
          <w:rFonts w:cs="Times New Roman" w:hint="cs"/>
          <w:rtl/>
        </w:rPr>
        <w:t>ו</w:t>
      </w:r>
      <w:r w:rsidR="005E68FA" w:rsidRPr="00E67C1F">
        <w:rPr>
          <w:rFonts w:cs="Times New Roman" w:hint="eastAsia"/>
          <w:rtl/>
        </w:rPr>
        <w:t>א</w:t>
      </w:r>
      <w:r w:rsidR="005E68FA" w:rsidRPr="00E67C1F">
        <w:rPr>
          <w:rFonts w:cs="Times New Roman"/>
          <w:rtl/>
        </w:rPr>
        <w:t xml:space="preserve"> </w:t>
      </w:r>
      <w:r w:rsidR="005E68FA" w:rsidRPr="00E67C1F">
        <w:rPr>
          <w:rFonts w:cs="Times New Roman" w:hint="eastAsia"/>
          <w:rtl/>
        </w:rPr>
        <w:t>אותך</w:t>
      </w:r>
      <w:r w:rsidR="005E68FA" w:rsidRPr="00E67C1F">
        <w:rPr>
          <w:rFonts w:cs="Times New Roman"/>
          <w:rtl/>
        </w:rPr>
        <w:t xml:space="preserve">. </w:t>
      </w:r>
      <w:r w:rsidR="005E68FA" w:rsidRPr="00E67C1F">
        <w:rPr>
          <w:rFonts w:cs="Times New Roman" w:hint="eastAsia"/>
          <w:rtl/>
        </w:rPr>
        <w:t>ואתה</w:t>
      </w:r>
      <w:r w:rsidR="005E68FA" w:rsidRPr="00E67C1F">
        <w:rPr>
          <w:rFonts w:cs="Times New Roman"/>
          <w:rtl/>
        </w:rPr>
        <w:t xml:space="preserve"> לא מסתתר </w:t>
      </w:r>
      <w:r w:rsidR="00F97A34">
        <w:rPr>
          <w:rFonts w:cs="Times New Roman"/>
          <w:rtl/>
        </w:rPr>
        <w:t>כל כך</w:t>
      </w:r>
      <w:r w:rsidR="005E68FA" w:rsidRPr="00E67C1F">
        <w:rPr>
          <w:rFonts w:cs="Times New Roman"/>
          <w:rtl/>
        </w:rPr>
        <w:t xml:space="preserve"> </w:t>
      </w:r>
      <w:r w:rsidR="00166CA0">
        <w:rPr>
          <w:rFonts w:cs="Times New Roman" w:hint="cs"/>
          <w:rtl/>
        </w:rPr>
        <w:t>רחוק</w:t>
      </w:r>
      <w:r w:rsidR="005E68FA" w:rsidRPr="00E67C1F">
        <w:rPr>
          <w:rFonts w:cs="Times New Roman"/>
          <w:rtl/>
        </w:rPr>
        <w:t>.</w:t>
      </w:r>
    </w:p>
    <w:p w14:paraId="445845B5" w14:textId="47E78978" w:rsidR="00A65C9C" w:rsidRPr="000D4E3C" w:rsidRDefault="00A84741" w:rsidP="003E78FD">
      <w:pPr>
        <w:rPr>
          <w:rFonts w:cs="Times New Roman"/>
          <w:color w:val="A6A6A6" w:themeColor="background1" w:themeShade="A6"/>
          <w:rtl/>
        </w:rPr>
      </w:pPr>
      <w:r w:rsidRPr="00A84741">
        <w:rPr>
          <w:rFonts w:cs="Times New Roman"/>
          <w:rtl/>
        </w:rPr>
        <w:t>מישהו הלך להביא את ה</w:t>
      </w:r>
      <w:r w:rsidR="00271F95">
        <w:rPr>
          <w:rFonts w:cs="Times New Roman"/>
          <w:rtl/>
        </w:rPr>
        <w:t>מזרנ</w:t>
      </w:r>
      <w:r w:rsidRPr="00A84741">
        <w:rPr>
          <w:rFonts w:cs="Times New Roman"/>
          <w:rtl/>
        </w:rPr>
        <w:t>ים, ו</w:t>
      </w:r>
      <w:r w:rsidR="006A08A8" w:rsidRPr="00E67C1F">
        <w:rPr>
          <w:rFonts w:cs="Times New Roman" w:hint="eastAsia"/>
          <w:rtl/>
        </w:rPr>
        <w:t>נער</w:t>
      </w:r>
      <w:r w:rsidR="008D4C42" w:rsidRPr="008D4C42">
        <w:rPr>
          <w:rFonts w:cs="Times New Roman"/>
          <w:rtl/>
        </w:rPr>
        <w:t xml:space="preserve"> </w:t>
      </w:r>
      <w:r w:rsidR="007671AE">
        <w:rPr>
          <w:rFonts w:cs="Times New Roman" w:hint="cs"/>
          <w:rtl/>
        </w:rPr>
        <w:t xml:space="preserve">אחר, </w:t>
      </w:r>
      <w:r w:rsidR="0021617F" w:rsidRPr="00E67C1F">
        <w:rPr>
          <w:rFonts w:cs="Times New Roman"/>
          <w:rtl/>
        </w:rPr>
        <w:t xml:space="preserve">שחלם על חיים של ראפר ובינתיים כל מה שהיה לו זה ג'ינס עצום </w:t>
      </w:r>
      <w:r w:rsidR="0021617F" w:rsidRPr="00E67C1F">
        <w:rPr>
          <w:rFonts w:cs="Times New Roman" w:hint="eastAsia"/>
          <w:rtl/>
        </w:rPr>
        <w:t>ועגיל</w:t>
      </w:r>
      <w:r w:rsidR="0021617F" w:rsidRPr="00E67C1F">
        <w:rPr>
          <w:rFonts w:cs="Times New Roman"/>
          <w:rtl/>
        </w:rPr>
        <w:t xml:space="preserve"> </w:t>
      </w:r>
      <w:r w:rsidR="0021617F" w:rsidRPr="00E67C1F">
        <w:rPr>
          <w:rFonts w:cs="Times New Roman" w:hint="eastAsia"/>
          <w:rtl/>
        </w:rPr>
        <w:t>יהלום</w:t>
      </w:r>
      <w:r w:rsidR="0035194C" w:rsidRPr="00E67C1F">
        <w:rPr>
          <w:rFonts w:cs="Times New Roman"/>
          <w:rtl/>
        </w:rPr>
        <w:t xml:space="preserve"> באף כמו לטופאק</w:t>
      </w:r>
      <w:r w:rsidR="0021617F" w:rsidRPr="00E67C1F">
        <w:rPr>
          <w:rFonts w:cs="Times New Roman"/>
          <w:rtl/>
        </w:rPr>
        <w:t xml:space="preserve">, </w:t>
      </w:r>
      <w:r w:rsidR="005E68FA" w:rsidRPr="00E67C1F">
        <w:rPr>
          <w:rFonts w:cs="Times New Roman" w:hint="eastAsia"/>
          <w:rtl/>
        </w:rPr>
        <w:t>פתח</w:t>
      </w:r>
      <w:r w:rsidR="005E68FA" w:rsidRPr="00E67C1F">
        <w:rPr>
          <w:rFonts w:cs="Times New Roman"/>
          <w:rtl/>
        </w:rPr>
        <w:t xml:space="preserve"> בקבוק </w:t>
      </w:r>
      <w:r w:rsidR="005E68FA" w:rsidRPr="00E67C1F">
        <w:rPr>
          <w:rFonts w:cs="Times New Roman" w:hint="eastAsia"/>
          <w:rtl/>
        </w:rPr>
        <w:t>חום</w:t>
      </w:r>
      <w:r w:rsidR="005E68FA" w:rsidRPr="00E67C1F">
        <w:rPr>
          <w:rFonts w:cs="Times New Roman"/>
          <w:rtl/>
        </w:rPr>
        <w:t xml:space="preserve"> </w:t>
      </w:r>
      <w:r w:rsidR="005E68FA" w:rsidRPr="00E67C1F">
        <w:rPr>
          <w:rFonts w:cs="Times New Roman" w:hint="eastAsia"/>
          <w:rtl/>
        </w:rPr>
        <w:t>קטן</w:t>
      </w:r>
      <w:r w:rsidR="005E68FA" w:rsidRPr="00E67C1F">
        <w:rPr>
          <w:rFonts w:cs="Times New Roman"/>
          <w:rtl/>
        </w:rPr>
        <w:t xml:space="preserve">. הוא שאף עמוק, ועוד פעם, </w:t>
      </w:r>
      <w:r w:rsidR="005E68FA" w:rsidRPr="00E67C1F">
        <w:rPr>
          <w:rFonts w:cs="Times New Roman" w:hint="eastAsia"/>
          <w:rtl/>
        </w:rPr>
        <w:t>ו</w:t>
      </w:r>
      <w:r w:rsidR="00A93AF0" w:rsidRPr="00E67C1F">
        <w:rPr>
          <w:rFonts w:cs="Times New Roman" w:hint="eastAsia"/>
          <w:rtl/>
        </w:rPr>
        <w:t>העביר</w:t>
      </w:r>
      <w:r w:rsidR="00A93AF0" w:rsidRPr="00E67C1F">
        <w:rPr>
          <w:rFonts w:cs="Times New Roman"/>
          <w:rtl/>
        </w:rPr>
        <w:t xml:space="preserve"> </w:t>
      </w:r>
      <w:r w:rsidR="00A93AF0" w:rsidRPr="00E67C1F">
        <w:rPr>
          <w:rFonts w:cs="Times New Roman" w:hint="eastAsia"/>
          <w:rtl/>
        </w:rPr>
        <w:t>הלאה</w:t>
      </w:r>
      <w:r w:rsidR="007671AE" w:rsidRPr="007671AE">
        <w:rPr>
          <w:rFonts w:cs="Times New Roman"/>
          <w:rtl/>
        </w:rPr>
        <w:t>, לאלכס</w:t>
      </w:r>
      <w:r w:rsidR="005E68FA" w:rsidRPr="00E67C1F">
        <w:rPr>
          <w:rFonts w:cs="Times New Roman"/>
          <w:rtl/>
        </w:rPr>
        <w:t>.</w:t>
      </w:r>
      <w:r w:rsidR="00166CA0">
        <w:rPr>
          <w:rFonts w:cs="Times New Roman" w:hint="cs"/>
          <w:rtl/>
        </w:rPr>
        <w:t xml:space="preserve"> </w:t>
      </w:r>
      <w:r w:rsidR="00166CA0" w:rsidRPr="00166CA0">
        <w:rPr>
          <w:rFonts w:cs="Times New Roman"/>
          <w:rtl/>
        </w:rPr>
        <w:t xml:space="preserve">אבל </w:t>
      </w:r>
      <w:r>
        <w:rPr>
          <w:rFonts w:cs="Times New Roman" w:hint="cs"/>
          <w:rtl/>
        </w:rPr>
        <w:t xml:space="preserve">הלילה </w:t>
      </w:r>
      <w:r w:rsidR="00166CA0" w:rsidRPr="00166CA0">
        <w:rPr>
          <w:rFonts w:cs="Times New Roman"/>
          <w:rtl/>
        </w:rPr>
        <w:t>אלכס שמר על יסמין</w:t>
      </w:r>
      <w:r>
        <w:rPr>
          <w:rFonts w:cs="Times New Roman" w:hint="cs"/>
          <w:rtl/>
        </w:rPr>
        <w:t>,</w:t>
      </w:r>
      <w:r w:rsidR="00166CA0" w:rsidRPr="00166CA0">
        <w:rPr>
          <w:rFonts w:cs="Times New Roman"/>
          <w:rtl/>
        </w:rPr>
        <w:t xml:space="preserve"> ו</w:t>
      </w:r>
      <w:r w:rsidR="007671AE">
        <w:rPr>
          <w:rFonts w:cs="Times New Roman" w:hint="cs"/>
          <w:rtl/>
        </w:rPr>
        <w:t xml:space="preserve">הוא </w:t>
      </w:r>
      <w:r>
        <w:rPr>
          <w:rFonts w:cs="Times New Roman" w:hint="cs"/>
          <w:rtl/>
        </w:rPr>
        <w:t>התאפק</w:t>
      </w:r>
      <w:r w:rsidR="007671AE">
        <w:rPr>
          <w:rFonts w:cs="Times New Roman" w:hint="cs"/>
          <w:rtl/>
        </w:rPr>
        <w:t>.</w:t>
      </w:r>
      <w:r w:rsidR="00166CA0" w:rsidRPr="00166CA0">
        <w:rPr>
          <w:rFonts w:cs="Times New Roman"/>
          <w:rtl/>
        </w:rPr>
        <w:t xml:space="preserve"> </w:t>
      </w:r>
      <w:r w:rsidR="00A553F0" w:rsidRPr="000D4E3C">
        <w:rPr>
          <w:rFonts w:cs="Times New Roman" w:hint="cs"/>
          <w:color w:val="A6A6A6" w:themeColor="background1" w:themeShade="A6"/>
          <w:rtl/>
        </w:rPr>
        <w:t>[</w:t>
      </w:r>
      <w:r w:rsidR="00166CA0" w:rsidRPr="000D4E3C">
        <w:rPr>
          <w:rFonts w:cs="Times New Roman"/>
          <w:color w:val="A6A6A6" w:themeColor="background1" w:themeShade="A6"/>
          <w:rtl/>
        </w:rPr>
        <w:t xml:space="preserve">ייתכן שהיה מסוגל אפילו להחזיק בידיו את הבקבוק – שהיה </w:t>
      </w:r>
      <w:r w:rsidRPr="000D4E3C">
        <w:rPr>
          <w:rFonts w:cs="Times New Roman" w:hint="cs"/>
          <w:color w:val="A6A6A6" w:themeColor="background1" w:themeShade="A6"/>
          <w:rtl/>
        </w:rPr>
        <w:t>מ</w:t>
      </w:r>
      <w:r w:rsidR="00166CA0" w:rsidRPr="000D4E3C">
        <w:rPr>
          <w:rFonts w:cs="Times New Roman"/>
          <w:color w:val="A6A6A6" w:themeColor="background1" w:themeShade="A6"/>
          <w:rtl/>
        </w:rPr>
        <w:t xml:space="preserve">לא עד הסוף </w:t>
      </w:r>
      <w:r w:rsidR="00A65EA2" w:rsidRPr="000D4E3C">
        <w:rPr>
          <w:rFonts w:cs="Times New Roman"/>
          <w:color w:val="A6A6A6" w:themeColor="background1" w:themeShade="A6"/>
          <w:rtl/>
        </w:rPr>
        <w:t xml:space="preserve">באופן כה נחמד </w:t>
      </w:r>
      <w:r w:rsidR="00166CA0" w:rsidRPr="000D4E3C">
        <w:rPr>
          <w:rFonts w:cs="Times New Roman"/>
          <w:color w:val="A6A6A6" w:themeColor="background1" w:themeShade="A6"/>
          <w:rtl/>
        </w:rPr>
        <w:t>– ו</w:t>
      </w:r>
      <w:r w:rsidR="00A65C9C" w:rsidRPr="000D4E3C">
        <w:rPr>
          <w:rFonts w:cs="Times New Roman" w:hint="cs"/>
          <w:color w:val="A6A6A6" w:themeColor="background1" w:themeShade="A6"/>
          <w:rtl/>
        </w:rPr>
        <w:t>להתאפק</w:t>
      </w:r>
      <w:r w:rsidR="00166CA0" w:rsidRPr="000D4E3C">
        <w:rPr>
          <w:rFonts w:cs="Times New Roman"/>
          <w:color w:val="A6A6A6" w:themeColor="background1" w:themeShade="A6"/>
          <w:rtl/>
        </w:rPr>
        <w:t xml:space="preserve">, אבל </w:t>
      </w:r>
      <w:r w:rsidR="00A65C9C" w:rsidRPr="000D4E3C">
        <w:rPr>
          <w:rFonts w:cs="Times New Roman"/>
          <w:color w:val="A6A6A6" w:themeColor="background1" w:themeShade="A6"/>
          <w:rtl/>
        </w:rPr>
        <w:t>ב</w:t>
      </w:r>
      <w:r w:rsidR="004D7433" w:rsidRPr="000D4E3C">
        <w:rPr>
          <w:rFonts w:cs="Times New Roman"/>
          <w:color w:val="A6A6A6" w:themeColor="background1" w:themeShade="A6"/>
          <w:rtl/>
        </w:rPr>
        <w:t>ניסיון</w:t>
      </w:r>
      <w:r w:rsidR="00A65C9C" w:rsidRPr="000D4E3C">
        <w:rPr>
          <w:rFonts w:cs="Times New Roman"/>
          <w:color w:val="A6A6A6" w:themeColor="background1" w:themeShade="A6"/>
          <w:rtl/>
        </w:rPr>
        <w:t xml:space="preserve"> זה לא העמיד את עצמו</w:t>
      </w:r>
      <w:r w:rsidR="00166CA0" w:rsidRPr="000D4E3C">
        <w:rPr>
          <w:rFonts w:cs="Times New Roman"/>
          <w:color w:val="A6A6A6" w:themeColor="background1" w:themeShade="A6"/>
          <w:rtl/>
        </w:rPr>
        <w:t>.</w:t>
      </w:r>
      <w:r w:rsidR="00A553F0" w:rsidRPr="000D4E3C">
        <w:rPr>
          <w:rFonts w:cs="Times New Roman" w:hint="cs"/>
          <w:color w:val="A6A6A6" w:themeColor="background1" w:themeShade="A6"/>
          <w:rtl/>
        </w:rPr>
        <w:t>]</w:t>
      </w:r>
      <w:r w:rsidR="00166CA0" w:rsidRPr="000D4E3C">
        <w:rPr>
          <w:rFonts w:cs="Times New Roman"/>
          <w:color w:val="A6A6A6" w:themeColor="background1" w:themeShade="A6"/>
          <w:rtl/>
        </w:rPr>
        <w:t xml:space="preserve"> </w:t>
      </w:r>
    </w:p>
    <w:p w14:paraId="69AAF25E" w14:textId="3911FCE3" w:rsidR="00A65C9C" w:rsidRDefault="00A65C9C" w:rsidP="00A65C9C">
      <w:pPr>
        <w:rPr>
          <w:rFonts w:cs="Times New Roman"/>
          <w:rtl/>
        </w:rPr>
      </w:pPr>
      <w:r w:rsidRPr="00A65C9C">
        <w:rPr>
          <w:rFonts w:cs="Times New Roman"/>
          <w:rtl/>
        </w:rPr>
        <w:t xml:space="preserve">"למה מי אתה שלא תיקח את זה?" הראפר נפנף בבקבוק מול פניו של אלכס, והסביר לו בדיוק מי הוא, בפירוט שהשפה הרוסית מצטיינת בו. </w:t>
      </w:r>
    </w:p>
    <w:p w14:paraId="01836754" w14:textId="332D3DDC" w:rsidR="005E68FA" w:rsidRPr="00E67C1F" w:rsidRDefault="00166CA0" w:rsidP="00A65C9C">
      <w:pPr>
        <w:rPr>
          <w:rFonts w:cs="Times New Roman"/>
          <w:rtl/>
        </w:rPr>
      </w:pPr>
      <w:r w:rsidRPr="00166CA0">
        <w:rPr>
          <w:rFonts w:cs="Times New Roman"/>
          <w:rtl/>
        </w:rPr>
        <w:t>אתה יודע מה זה כשדבר אחד מתפוצץ. האם אתה יכול לתאר לעצמך מה זה כשהכל מתפוצץ?</w:t>
      </w:r>
    </w:p>
    <w:p w14:paraId="5B63D4EA" w14:textId="2701E972" w:rsidR="00185E06" w:rsidRPr="00E67C1F" w:rsidRDefault="00185E06" w:rsidP="003E78FD">
      <w:pPr>
        <w:rPr>
          <w:rFonts w:cs="Times New Roman"/>
          <w:rtl/>
        </w:rPr>
      </w:pPr>
      <w:r w:rsidRPr="00E67C1F">
        <w:rPr>
          <w:rFonts w:cs="Times New Roman"/>
          <w:rtl/>
        </w:rPr>
        <w:t>[</w:t>
      </w:r>
      <w:hyperlink r:id="rId220" w:history="1">
        <w:r w:rsidRPr="00E67C1F">
          <w:rPr>
            <w:rStyle w:val="Hyperlink"/>
            <w:rFonts w:cs="Times New Roman" w:hint="eastAsia"/>
            <w:rtl/>
          </w:rPr>
          <w:t>פופרס</w:t>
        </w:r>
      </w:hyperlink>
    </w:p>
    <w:p w14:paraId="0F657589" w14:textId="21705588" w:rsidR="00185E06" w:rsidRPr="00E67C1F" w:rsidRDefault="00EE3076" w:rsidP="003E78FD">
      <w:pPr>
        <w:rPr>
          <w:rFonts w:cs="Times New Roman"/>
          <w:rtl/>
        </w:rPr>
      </w:pPr>
      <w:hyperlink r:id="rId221" w:history="1">
        <w:r w:rsidR="00185E06" w:rsidRPr="00E67C1F">
          <w:rPr>
            <w:rStyle w:val="Hyperlink"/>
            <w:rFonts w:cs="Times New Roman" w:hint="eastAsia"/>
            <w:rtl/>
          </w:rPr>
          <w:t>אמיל</w:t>
        </w:r>
        <w:r w:rsidR="00185E06" w:rsidRPr="00E67C1F">
          <w:rPr>
            <w:rStyle w:val="Hyperlink"/>
            <w:rFonts w:cs="Times New Roman"/>
            <w:rtl/>
          </w:rPr>
          <w:t xml:space="preserve"> </w:t>
        </w:r>
        <w:r w:rsidR="00185E06" w:rsidRPr="00E67C1F">
          <w:rPr>
            <w:rStyle w:val="Hyperlink"/>
            <w:rFonts w:cs="Times New Roman" w:hint="eastAsia"/>
            <w:rtl/>
          </w:rPr>
          <w:t>ניטרט</w:t>
        </w:r>
      </w:hyperlink>
      <w:r w:rsidR="0021617F" w:rsidRPr="00E67C1F">
        <w:rPr>
          <w:rFonts w:cs="Times New Roman"/>
          <w:rtl/>
        </w:rPr>
        <w:t xml:space="preserve">, </w:t>
      </w:r>
      <w:hyperlink r:id="rId222" w:history="1">
        <w:r w:rsidR="0021617F" w:rsidRPr="00E67C1F">
          <w:rPr>
            <w:rStyle w:val="Hyperlink"/>
            <w:rFonts w:cs="Times New Roman" w:hint="eastAsia"/>
            <w:rtl/>
          </w:rPr>
          <w:t>אמיל</w:t>
        </w:r>
        <w:r w:rsidR="0021617F" w:rsidRPr="00E67C1F">
          <w:rPr>
            <w:rStyle w:val="Hyperlink"/>
            <w:rFonts w:cs="Times New Roman"/>
            <w:rtl/>
          </w:rPr>
          <w:t xml:space="preserve"> </w:t>
        </w:r>
        <w:r w:rsidR="0021617F" w:rsidRPr="00E67C1F">
          <w:rPr>
            <w:rStyle w:val="Hyperlink"/>
            <w:rFonts w:cs="Times New Roman" w:hint="eastAsia"/>
            <w:rtl/>
          </w:rPr>
          <w:t>ניטרט</w:t>
        </w:r>
      </w:hyperlink>
      <w:r w:rsidR="0021617F" w:rsidRPr="00E67C1F">
        <w:rPr>
          <w:rFonts w:cs="Times New Roman"/>
          <w:rtl/>
        </w:rPr>
        <w:t xml:space="preserve">, </w:t>
      </w:r>
      <w:hyperlink r:id="rId223" w:history="1">
        <w:r w:rsidR="0021617F" w:rsidRPr="00E67C1F">
          <w:rPr>
            <w:rStyle w:val="Hyperlink"/>
            <w:rFonts w:cs="Times New Roman" w:hint="eastAsia"/>
            <w:rtl/>
          </w:rPr>
          <w:t>הסבר</w:t>
        </w:r>
        <w:r w:rsidR="0021617F" w:rsidRPr="00E67C1F">
          <w:rPr>
            <w:rStyle w:val="Hyperlink"/>
            <w:rFonts w:cs="Times New Roman"/>
            <w:rtl/>
          </w:rPr>
          <w:t xml:space="preserve"> </w:t>
        </w:r>
        <w:r w:rsidR="0021617F" w:rsidRPr="00E67C1F">
          <w:rPr>
            <w:rStyle w:val="Hyperlink"/>
            <w:rFonts w:cs="Times New Roman" w:hint="eastAsia"/>
            <w:rtl/>
          </w:rPr>
          <w:t>טוב</w:t>
        </w:r>
      </w:hyperlink>
      <w:r w:rsidR="0021617F" w:rsidRPr="00E67C1F">
        <w:rPr>
          <w:rFonts w:cs="Times New Roman"/>
          <w:rtl/>
        </w:rPr>
        <w:t xml:space="preserve">, </w:t>
      </w:r>
      <w:hyperlink r:id="rId224" w:anchor="search='%D7%A4%D7%95%D7%A4%D7%A8%D7%A1'" w:history="1">
        <w:r w:rsidR="0021617F" w:rsidRPr="00E67C1F">
          <w:rPr>
            <w:rStyle w:val="Hyperlink"/>
            <w:rFonts w:cs="Times New Roman" w:hint="eastAsia"/>
            <w:rtl/>
          </w:rPr>
          <w:t>עוד</w:t>
        </w:r>
      </w:hyperlink>
    </w:p>
    <w:p w14:paraId="6D8E1799" w14:textId="497EFB57" w:rsidR="0035194C" w:rsidRPr="00E67C1F" w:rsidRDefault="00EE3076" w:rsidP="003E78FD">
      <w:pPr>
        <w:rPr>
          <w:rFonts w:cs="Times New Roman"/>
          <w:rtl/>
        </w:rPr>
      </w:pPr>
      <w:hyperlink r:id="rId225" w:history="1">
        <w:r w:rsidR="0035194C" w:rsidRPr="00E67C1F">
          <w:rPr>
            <w:rStyle w:val="Hyperlink"/>
            <w:rFonts w:cs="Times New Roman" w:hint="eastAsia"/>
            <w:rtl/>
          </w:rPr>
          <w:t>טופאק</w:t>
        </w:r>
      </w:hyperlink>
      <w:r w:rsidR="0035194C" w:rsidRPr="00E67C1F">
        <w:rPr>
          <w:rFonts w:cs="Times New Roman"/>
          <w:rtl/>
        </w:rPr>
        <w:t xml:space="preserve">, </w:t>
      </w:r>
      <w:hyperlink r:id="rId226" w:history="1">
        <w:r w:rsidR="0035194C" w:rsidRPr="00E67C1F">
          <w:rPr>
            <w:rStyle w:val="Hyperlink"/>
            <w:rFonts w:cs="Times New Roman" w:hint="eastAsia"/>
            <w:rtl/>
          </w:rPr>
          <w:t>ראפ</w:t>
        </w:r>
      </w:hyperlink>
    </w:p>
    <w:p w14:paraId="4150D5E1" w14:textId="5529F5F3" w:rsidR="00185E06" w:rsidRPr="00E67C1F" w:rsidRDefault="00185E06" w:rsidP="003E78FD">
      <w:pPr>
        <w:rPr>
          <w:rFonts w:cs="Times New Roman"/>
          <w:rtl/>
        </w:rPr>
      </w:pPr>
      <w:r w:rsidRPr="00E67C1F">
        <w:rPr>
          <w:rFonts w:cs="Times New Roman"/>
          <w:rtl/>
        </w:rPr>
        <w:t>]</w:t>
      </w:r>
    </w:p>
    <w:p w14:paraId="32FF421F" w14:textId="5FBE17C9" w:rsidR="004C5B65" w:rsidRPr="000D4E3C" w:rsidRDefault="00AE65BA" w:rsidP="003E78FD">
      <w:pPr>
        <w:rPr>
          <w:rFonts w:cs="Times New Roman"/>
          <w:color w:val="A6A6A6" w:themeColor="background1" w:themeShade="A6"/>
          <w:rtl/>
        </w:rPr>
      </w:pPr>
      <w:r w:rsidRPr="000D4E3C">
        <w:rPr>
          <w:rFonts w:cs="Times New Roman" w:hint="cs"/>
          <w:color w:val="A6A6A6" w:themeColor="background1" w:themeShade="A6"/>
          <w:rtl/>
        </w:rPr>
        <w:t>[</w:t>
      </w:r>
      <w:r w:rsidR="004C5B65" w:rsidRPr="000D4E3C">
        <w:rPr>
          <w:rFonts w:cs="Times New Roman" w:hint="eastAsia"/>
          <w:color w:val="A6A6A6" w:themeColor="background1" w:themeShade="A6"/>
          <w:rtl/>
        </w:rPr>
        <w:t>החכמה</w:t>
      </w:r>
      <w:r w:rsidR="004C5B65" w:rsidRPr="000D4E3C">
        <w:rPr>
          <w:rFonts w:cs="Times New Roman"/>
          <w:color w:val="A6A6A6" w:themeColor="background1" w:themeShade="A6"/>
          <w:rtl/>
        </w:rPr>
        <w:t xml:space="preserve"> </w:t>
      </w:r>
      <w:r w:rsidR="004C5B65" w:rsidRPr="000D4E3C">
        <w:rPr>
          <w:rFonts w:cs="Times New Roman" w:hint="eastAsia"/>
          <w:color w:val="A6A6A6" w:themeColor="background1" w:themeShade="A6"/>
          <w:rtl/>
        </w:rPr>
        <w:t>היא</w:t>
      </w:r>
      <w:r w:rsidR="004C5B65" w:rsidRPr="000D4E3C">
        <w:rPr>
          <w:rFonts w:cs="Times New Roman"/>
          <w:color w:val="A6A6A6" w:themeColor="background1" w:themeShade="A6"/>
          <w:rtl/>
        </w:rPr>
        <w:t xml:space="preserve"> </w:t>
      </w:r>
      <w:r w:rsidR="004C5B65" w:rsidRPr="000D4E3C">
        <w:rPr>
          <w:rFonts w:cs="Times New Roman" w:hint="eastAsia"/>
          <w:color w:val="A6A6A6" w:themeColor="background1" w:themeShade="A6"/>
          <w:rtl/>
        </w:rPr>
        <w:t>איך</w:t>
      </w:r>
      <w:r w:rsidR="004C5B65" w:rsidRPr="000D4E3C">
        <w:rPr>
          <w:rFonts w:cs="Times New Roman"/>
          <w:color w:val="A6A6A6" w:themeColor="background1" w:themeShade="A6"/>
          <w:rtl/>
        </w:rPr>
        <w:t xml:space="preserve"> </w:t>
      </w:r>
      <w:r w:rsidR="004C5B65" w:rsidRPr="000D4E3C">
        <w:rPr>
          <w:rFonts w:cs="Times New Roman" w:hint="eastAsia"/>
          <w:color w:val="A6A6A6" w:themeColor="background1" w:themeShade="A6"/>
          <w:rtl/>
        </w:rPr>
        <w:t>להכניע</w:t>
      </w:r>
      <w:r w:rsidR="004C5B65" w:rsidRPr="000D4E3C">
        <w:rPr>
          <w:rFonts w:cs="Times New Roman"/>
          <w:color w:val="A6A6A6" w:themeColor="background1" w:themeShade="A6"/>
          <w:rtl/>
        </w:rPr>
        <w:t xml:space="preserve"> </w:t>
      </w:r>
      <w:r w:rsidR="004C5B65" w:rsidRPr="000D4E3C">
        <w:rPr>
          <w:rFonts w:cs="Times New Roman" w:hint="eastAsia"/>
          <w:color w:val="A6A6A6" w:themeColor="background1" w:themeShade="A6"/>
          <w:rtl/>
        </w:rPr>
        <w:t>מישהו</w:t>
      </w:r>
      <w:r w:rsidR="004C5B65" w:rsidRPr="000D4E3C">
        <w:rPr>
          <w:rFonts w:cs="Times New Roman"/>
          <w:color w:val="A6A6A6" w:themeColor="background1" w:themeShade="A6"/>
          <w:rtl/>
        </w:rPr>
        <w:t xml:space="preserve"> </w:t>
      </w:r>
      <w:r w:rsidR="004C5B65" w:rsidRPr="000D4E3C">
        <w:rPr>
          <w:rFonts w:cs="Times New Roman" w:hint="eastAsia"/>
          <w:color w:val="A6A6A6" w:themeColor="background1" w:themeShade="A6"/>
          <w:rtl/>
        </w:rPr>
        <w:t>שכבד</w:t>
      </w:r>
      <w:r w:rsidR="004C5B65" w:rsidRPr="000D4E3C">
        <w:rPr>
          <w:rFonts w:cs="Times New Roman"/>
          <w:color w:val="A6A6A6" w:themeColor="background1" w:themeShade="A6"/>
          <w:rtl/>
        </w:rPr>
        <w:t xml:space="preserve"> </w:t>
      </w:r>
      <w:r w:rsidR="004C5B65" w:rsidRPr="000D4E3C">
        <w:rPr>
          <w:rFonts w:cs="Times New Roman" w:hint="eastAsia"/>
          <w:color w:val="A6A6A6" w:themeColor="background1" w:themeShade="A6"/>
          <w:rtl/>
        </w:rPr>
        <w:t>ממך</w:t>
      </w:r>
      <w:r w:rsidR="004C5B65" w:rsidRPr="000D4E3C">
        <w:rPr>
          <w:rFonts w:cs="Times New Roman"/>
          <w:color w:val="A6A6A6" w:themeColor="background1" w:themeShade="A6"/>
          <w:rtl/>
        </w:rPr>
        <w:t xml:space="preserve"> </w:t>
      </w:r>
      <w:r w:rsidR="004C5B65" w:rsidRPr="000D4E3C">
        <w:rPr>
          <w:rFonts w:cs="Times New Roman" w:hint="eastAsia"/>
          <w:color w:val="A6A6A6" w:themeColor="background1" w:themeShade="A6"/>
          <w:rtl/>
        </w:rPr>
        <w:t>בשלושים</w:t>
      </w:r>
      <w:r w:rsidR="004C5B65" w:rsidRPr="000D4E3C">
        <w:rPr>
          <w:rFonts w:cs="Times New Roman"/>
          <w:color w:val="A6A6A6" w:themeColor="background1" w:themeShade="A6"/>
          <w:rtl/>
        </w:rPr>
        <w:t xml:space="preserve"> </w:t>
      </w:r>
      <w:r w:rsidR="004C5B65" w:rsidRPr="000D4E3C">
        <w:rPr>
          <w:rFonts w:cs="Times New Roman" w:hint="eastAsia"/>
          <w:color w:val="A6A6A6" w:themeColor="background1" w:themeShade="A6"/>
          <w:rtl/>
        </w:rPr>
        <w:t>קילו</w:t>
      </w:r>
      <w:r w:rsidR="004C5B65" w:rsidRPr="000D4E3C">
        <w:rPr>
          <w:rFonts w:cs="Times New Roman"/>
          <w:color w:val="A6A6A6" w:themeColor="background1" w:themeShade="A6"/>
          <w:rtl/>
        </w:rPr>
        <w:t>.</w:t>
      </w:r>
      <w:r w:rsidR="004E1C7C" w:rsidRPr="000D4E3C">
        <w:rPr>
          <w:rFonts w:cs="Times New Roman"/>
          <w:color w:val="A6A6A6" w:themeColor="background1" w:themeShade="A6"/>
          <w:rtl/>
        </w:rPr>
        <w:t xml:space="preserve"> אתה דוחף אותו באופן כמעט בלתי מורגש אחורה, וכשהוא מנסה ל</w:t>
      </w:r>
      <w:r w:rsidR="004E1C7C" w:rsidRPr="000D4E3C">
        <w:rPr>
          <w:rFonts w:cs="Times New Roman" w:hint="eastAsia"/>
          <w:color w:val="A6A6A6" w:themeColor="background1" w:themeShade="A6"/>
          <w:rtl/>
        </w:rPr>
        <w:t>מצא</w:t>
      </w:r>
      <w:r w:rsidR="004E1C7C" w:rsidRPr="000D4E3C">
        <w:rPr>
          <w:rFonts w:cs="Times New Roman"/>
          <w:color w:val="A6A6A6" w:themeColor="background1" w:themeShade="A6"/>
          <w:rtl/>
        </w:rPr>
        <w:t xml:space="preserve"> </w:t>
      </w:r>
      <w:r w:rsidR="004E1C7C" w:rsidRPr="000D4E3C">
        <w:rPr>
          <w:rFonts w:cs="Times New Roman" w:hint="eastAsia"/>
          <w:color w:val="A6A6A6" w:themeColor="background1" w:themeShade="A6"/>
          <w:rtl/>
        </w:rPr>
        <w:t>את</w:t>
      </w:r>
      <w:r w:rsidR="004E1C7C" w:rsidRPr="000D4E3C">
        <w:rPr>
          <w:rFonts w:cs="Times New Roman"/>
          <w:color w:val="A6A6A6" w:themeColor="background1" w:themeShade="A6"/>
          <w:rtl/>
        </w:rPr>
        <w:t xml:space="preserve"> </w:t>
      </w:r>
      <w:r w:rsidR="004E1C7C" w:rsidRPr="000D4E3C">
        <w:rPr>
          <w:rFonts w:cs="Times New Roman" w:hint="eastAsia"/>
          <w:color w:val="A6A6A6" w:themeColor="background1" w:themeShade="A6"/>
          <w:rtl/>
        </w:rPr>
        <w:t>שיווי</w:t>
      </w:r>
      <w:r w:rsidR="004E1C7C" w:rsidRPr="000D4E3C">
        <w:rPr>
          <w:rFonts w:cs="Times New Roman"/>
          <w:color w:val="A6A6A6" w:themeColor="background1" w:themeShade="A6"/>
          <w:rtl/>
        </w:rPr>
        <w:t xml:space="preserve"> </w:t>
      </w:r>
      <w:r w:rsidR="004E1C7C" w:rsidRPr="000D4E3C">
        <w:rPr>
          <w:rFonts w:cs="Times New Roman" w:hint="eastAsia"/>
          <w:color w:val="A6A6A6" w:themeColor="background1" w:themeShade="A6"/>
          <w:rtl/>
        </w:rPr>
        <w:t>המשקל</w:t>
      </w:r>
      <w:r w:rsidR="004E1C7C" w:rsidRPr="000D4E3C">
        <w:rPr>
          <w:rFonts w:cs="Times New Roman"/>
          <w:color w:val="A6A6A6" w:themeColor="background1" w:themeShade="A6"/>
          <w:rtl/>
        </w:rPr>
        <w:t xml:space="preserve"> </w:t>
      </w:r>
      <w:r w:rsidR="004E1C7C" w:rsidRPr="000D4E3C">
        <w:rPr>
          <w:rFonts w:cs="Times New Roman" w:hint="eastAsia"/>
          <w:color w:val="A6A6A6" w:themeColor="background1" w:themeShade="A6"/>
          <w:rtl/>
        </w:rPr>
        <w:t>ולהתנגד</w:t>
      </w:r>
      <w:r w:rsidR="004E1C7C" w:rsidRPr="000D4E3C">
        <w:rPr>
          <w:rFonts w:cs="Times New Roman"/>
          <w:color w:val="A6A6A6" w:themeColor="background1" w:themeShade="A6"/>
          <w:rtl/>
        </w:rPr>
        <w:t xml:space="preserve"> </w:t>
      </w:r>
      <w:r w:rsidR="004E1C7C" w:rsidRPr="000D4E3C">
        <w:rPr>
          <w:rFonts w:cs="Times New Roman" w:hint="eastAsia"/>
          <w:color w:val="A6A6A6" w:themeColor="background1" w:themeShade="A6"/>
          <w:rtl/>
        </w:rPr>
        <w:t>אתה</w:t>
      </w:r>
      <w:r w:rsidR="004E1C7C" w:rsidRPr="000D4E3C">
        <w:rPr>
          <w:rFonts w:cs="Times New Roman"/>
          <w:color w:val="A6A6A6" w:themeColor="background1" w:themeShade="A6"/>
          <w:rtl/>
        </w:rPr>
        <w:t xml:space="preserve"> </w:t>
      </w:r>
      <w:r w:rsidR="004E1C7C" w:rsidRPr="000D4E3C">
        <w:rPr>
          <w:rFonts w:cs="Times New Roman" w:hint="eastAsia"/>
          <w:color w:val="A6A6A6" w:themeColor="background1" w:themeShade="A6"/>
          <w:rtl/>
        </w:rPr>
        <w:t>מושך</w:t>
      </w:r>
      <w:r w:rsidR="004E1C7C" w:rsidRPr="000D4E3C">
        <w:rPr>
          <w:rFonts w:cs="Times New Roman"/>
          <w:color w:val="A6A6A6" w:themeColor="background1" w:themeShade="A6"/>
          <w:rtl/>
        </w:rPr>
        <w:t xml:space="preserve"> </w:t>
      </w:r>
      <w:r w:rsidR="004E1C7C" w:rsidRPr="000D4E3C">
        <w:rPr>
          <w:rFonts w:cs="Times New Roman" w:hint="eastAsia"/>
          <w:color w:val="A6A6A6" w:themeColor="background1" w:themeShade="A6"/>
          <w:rtl/>
        </w:rPr>
        <w:t>אותו</w:t>
      </w:r>
      <w:r w:rsidR="004E1C7C" w:rsidRPr="000D4E3C">
        <w:rPr>
          <w:rFonts w:cs="Times New Roman"/>
          <w:color w:val="A6A6A6" w:themeColor="background1" w:themeShade="A6"/>
          <w:rtl/>
        </w:rPr>
        <w:t xml:space="preserve"> </w:t>
      </w:r>
      <w:r w:rsidR="004E1C7C" w:rsidRPr="000D4E3C">
        <w:rPr>
          <w:rFonts w:cs="Times New Roman" w:hint="eastAsia"/>
          <w:color w:val="A6A6A6" w:themeColor="background1" w:themeShade="A6"/>
          <w:rtl/>
        </w:rPr>
        <w:t>בכח</w:t>
      </w:r>
      <w:r w:rsidR="004E1C7C" w:rsidRPr="000D4E3C">
        <w:rPr>
          <w:rFonts w:cs="Times New Roman"/>
          <w:color w:val="A6A6A6" w:themeColor="background1" w:themeShade="A6"/>
          <w:rtl/>
        </w:rPr>
        <w:t xml:space="preserve"> </w:t>
      </w:r>
      <w:r w:rsidR="004E1C7C" w:rsidRPr="000D4E3C">
        <w:rPr>
          <w:rFonts w:cs="Times New Roman" w:hint="eastAsia"/>
          <w:color w:val="A6A6A6" w:themeColor="background1" w:themeShade="A6"/>
          <w:rtl/>
        </w:rPr>
        <w:t>קדימה</w:t>
      </w:r>
      <w:r w:rsidR="004E1C7C" w:rsidRPr="000D4E3C">
        <w:rPr>
          <w:rFonts w:cs="Times New Roman"/>
          <w:color w:val="A6A6A6" w:themeColor="background1" w:themeShade="A6"/>
          <w:rtl/>
        </w:rPr>
        <w:t xml:space="preserve">, </w:t>
      </w:r>
      <w:r w:rsidR="004E1C7C" w:rsidRPr="000D4E3C">
        <w:rPr>
          <w:rFonts w:cs="Times New Roman" w:hint="eastAsia"/>
          <w:color w:val="A6A6A6" w:themeColor="background1" w:themeShade="A6"/>
          <w:rtl/>
        </w:rPr>
        <w:t>ומטלטל</w:t>
      </w:r>
      <w:r w:rsidR="004E1C7C" w:rsidRPr="000D4E3C">
        <w:rPr>
          <w:rFonts w:cs="Times New Roman"/>
          <w:color w:val="A6A6A6" w:themeColor="background1" w:themeShade="A6"/>
          <w:rtl/>
        </w:rPr>
        <w:t>.</w:t>
      </w:r>
    </w:p>
    <w:p w14:paraId="6320737C" w14:textId="77777777" w:rsidR="00AE65BA" w:rsidRPr="000D4E3C" w:rsidRDefault="00AE65BA" w:rsidP="003E78FD">
      <w:pPr>
        <w:rPr>
          <w:rFonts w:cs="Times New Roman"/>
          <w:color w:val="A6A6A6" w:themeColor="background1" w:themeShade="A6"/>
          <w:rtl/>
        </w:rPr>
      </w:pPr>
      <w:r w:rsidRPr="000D4E3C">
        <w:rPr>
          <w:rFonts w:cs="Times New Roman" w:hint="cs"/>
          <w:color w:val="A6A6A6" w:themeColor="background1" w:themeShade="A6"/>
          <w:rtl/>
        </w:rPr>
        <w:t>]</w:t>
      </w:r>
    </w:p>
    <w:p w14:paraId="0B523D7E" w14:textId="77777777" w:rsidR="00A65C9C" w:rsidRPr="00A65C9C" w:rsidRDefault="00A65C9C" w:rsidP="00A65C9C">
      <w:pPr>
        <w:rPr>
          <w:rFonts w:cs="Times New Roman"/>
          <w:rtl/>
        </w:rPr>
      </w:pPr>
      <w:r w:rsidRPr="00A65C9C">
        <w:rPr>
          <w:rFonts w:cs="Times New Roman"/>
          <w:rtl/>
        </w:rPr>
        <w:t>"למה מי אתה?"</w:t>
      </w:r>
    </w:p>
    <w:p w14:paraId="05AF9A7A" w14:textId="77777777" w:rsidR="00A65C9C" w:rsidRDefault="00A65C9C" w:rsidP="00A65C9C">
      <w:pPr>
        <w:rPr>
          <w:rFonts w:cs="Times New Roman"/>
          <w:rtl/>
        </w:rPr>
      </w:pPr>
      <w:r w:rsidRPr="00A65C9C">
        <w:rPr>
          <w:rFonts w:cs="Times New Roman"/>
          <w:rtl/>
        </w:rPr>
        <w:t>הכל מתפוצץ ואתה מתאפק.</w:t>
      </w:r>
    </w:p>
    <w:p w14:paraId="012E5A48" w14:textId="6DB2160B" w:rsidR="00C22362" w:rsidRPr="00E67C1F" w:rsidRDefault="00B50AB6" w:rsidP="00A65C9C">
      <w:pPr>
        <w:rPr>
          <w:rFonts w:cs="Times New Roman"/>
          <w:rtl/>
        </w:rPr>
      </w:pPr>
      <w:r>
        <w:rPr>
          <w:rFonts w:cs="Times New Roman" w:hint="cs"/>
          <w:rtl/>
        </w:rPr>
        <w:t>"</w:t>
      </w:r>
      <w:r w:rsidR="003E78FD" w:rsidRPr="00E67C1F">
        <w:rPr>
          <w:rFonts w:cs="Times New Roman"/>
          <w:rtl/>
        </w:rPr>
        <w:t>תקשיב,</w:t>
      </w:r>
      <w:r>
        <w:rPr>
          <w:rFonts w:cs="Times New Roman" w:hint="cs"/>
          <w:rtl/>
        </w:rPr>
        <w:t>"</w:t>
      </w:r>
      <w:r w:rsidR="003E78FD" w:rsidRPr="00E67C1F">
        <w:rPr>
          <w:rFonts w:cs="Times New Roman"/>
          <w:rtl/>
        </w:rPr>
        <w:t xml:space="preserve"> </w:t>
      </w:r>
      <w:r w:rsidR="004C5B65" w:rsidRPr="00E67C1F">
        <w:rPr>
          <w:rFonts w:cs="Times New Roman" w:hint="eastAsia"/>
          <w:rtl/>
        </w:rPr>
        <w:t>אלכס</w:t>
      </w:r>
      <w:r w:rsidR="003E78FD" w:rsidRPr="00E67C1F">
        <w:rPr>
          <w:rFonts w:cs="Times New Roman"/>
          <w:rtl/>
        </w:rPr>
        <w:t xml:space="preserve"> אמר</w:t>
      </w:r>
      <w:r w:rsidR="00A553F0">
        <w:rPr>
          <w:rFonts w:cs="Times New Roman" w:hint="cs"/>
          <w:rtl/>
        </w:rPr>
        <w:t>.</w:t>
      </w:r>
      <w:r w:rsidR="00166CA0" w:rsidRPr="00166CA0">
        <w:rPr>
          <w:rFonts w:cs="Times New Roman"/>
          <w:rtl/>
        </w:rPr>
        <w:t xml:space="preserve"> הוא לא רצה </w:t>
      </w:r>
      <w:r w:rsidR="00271F95">
        <w:rPr>
          <w:rFonts w:cs="Times New Roman"/>
          <w:rtl/>
        </w:rPr>
        <w:t>מזרנ</w:t>
      </w:r>
      <w:r w:rsidR="00166CA0" w:rsidRPr="00166CA0">
        <w:rPr>
          <w:rFonts w:cs="Times New Roman"/>
          <w:rtl/>
        </w:rPr>
        <w:t xml:space="preserve">ים בסלון כשיסמין ישנה בחדר הסמוך וכולם מתודלקים על </w:t>
      </w:r>
      <w:r w:rsidR="000D4E3C" w:rsidRPr="000D4E3C">
        <w:rPr>
          <w:rFonts w:cs="Times New Roman"/>
          <w:rtl/>
        </w:rPr>
        <w:t>פּוֹפֶּרְס</w:t>
      </w:r>
      <w:r w:rsidR="00166CA0" w:rsidRPr="00166CA0">
        <w:rPr>
          <w:rFonts w:cs="Times New Roman"/>
          <w:rtl/>
        </w:rPr>
        <w:t>.</w:t>
      </w:r>
      <w:r w:rsidR="00166CA0">
        <w:rPr>
          <w:rFonts w:cs="Times New Roman" w:hint="cs"/>
          <w:rtl/>
        </w:rPr>
        <w:t xml:space="preserve"> </w:t>
      </w:r>
      <w:r w:rsidR="003E78FD" w:rsidRPr="00E67C1F">
        <w:rPr>
          <w:rFonts w:cs="Times New Roman"/>
          <w:rtl/>
        </w:rPr>
        <w:t xml:space="preserve">אבל הבחור ההוא לא הקשיב, העיניים שלו </w:t>
      </w:r>
      <w:r w:rsidR="00311F16" w:rsidRPr="00311F16">
        <w:rPr>
          <w:rFonts w:cs="Times New Roman"/>
          <w:rtl/>
        </w:rPr>
        <w:t>הפכו</w:t>
      </w:r>
      <w:r w:rsidR="003E78FD" w:rsidRPr="00E67C1F">
        <w:rPr>
          <w:rFonts w:cs="Times New Roman"/>
          <w:rtl/>
        </w:rPr>
        <w:t xml:space="preserve"> מימיות </w:t>
      </w:r>
      <w:r w:rsidR="008D4C42" w:rsidRPr="008D4C42">
        <w:rPr>
          <w:rFonts w:cs="Times New Roman"/>
          <w:rtl/>
        </w:rPr>
        <w:t xml:space="preserve">לאחר </w:t>
      </w:r>
      <w:r w:rsidR="00953FC2">
        <w:rPr>
          <w:rFonts w:cs="Times New Roman" w:hint="cs"/>
          <w:rtl/>
        </w:rPr>
        <w:t xml:space="preserve">כמה </w:t>
      </w:r>
      <w:r w:rsidR="008D4C42" w:rsidRPr="008D4C42">
        <w:rPr>
          <w:rFonts w:cs="Times New Roman"/>
          <w:rtl/>
        </w:rPr>
        <w:t>שאיפ</w:t>
      </w:r>
      <w:r w:rsidR="00953FC2">
        <w:rPr>
          <w:rFonts w:cs="Times New Roman" w:hint="cs"/>
          <w:rtl/>
        </w:rPr>
        <w:t>ות</w:t>
      </w:r>
      <w:r w:rsidR="008D4C42" w:rsidRPr="008D4C42">
        <w:rPr>
          <w:rFonts w:cs="Times New Roman"/>
          <w:rtl/>
        </w:rPr>
        <w:t xml:space="preserve"> </w:t>
      </w:r>
      <w:r w:rsidR="003E78FD" w:rsidRPr="00E67C1F">
        <w:rPr>
          <w:rFonts w:cs="Times New Roman"/>
          <w:rtl/>
        </w:rPr>
        <w:t xml:space="preserve">והפה שלו לא נסגר, השפתיים לא מצאו זו את זו. </w:t>
      </w:r>
      <w:r w:rsidR="006E3304">
        <w:rPr>
          <w:rFonts w:cs="Times New Roman" w:hint="cs"/>
          <w:rtl/>
        </w:rPr>
        <w:t xml:space="preserve">הוא ודימה כבר </w:t>
      </w:r>
      <w:r w:rsidR="00065A58" w:rsidRPr="00E67C1F">
        <w:rPr>
          <w:rFonts w:cs="Times New Roman"/>
          <w:rtl/>
        </w:rPr>
        <w:t xml:space="preserve">היו שרועים </w:t>
      </w:r>
      <w:r w:rsidR="00C22362" w:rsidRPr="00E67C1F">
        <w:rPr>
          <w:rFonts w:cs="Times New Roman" w:hint="eastAsia"/>
          <w:rtl/>
        </w:rPr>
        <w:t>על</w:t>
      </w:r>
      <w:r w:rsidR="00C22362" w:rsidRPr="00E67C1F">
        <w:rPr>
          <w:rFonts w:cs="Times New Roman"/>
          <w:rtl/>
        </w:rPr>
        <w:t xml:space="preserve"> ה</w:t>
      </w:r>
      <w:r w:rsidR="004C59E0">
        <w:rPr>
          <w:rFonts w:cs="Times New Roman"/>
          <w:rtl/>
        </w:rPr>
        <w:t>רצפה</w:t>
      </w:r>
      <w:r w:rsidR="00C22362" w:rsidRPr="00E67C1F">
        <w:rPr>
          <w:rFonts w:cs="Times New Roman"/>
          <w:rtl/>
        </w:rPr>
        <w:t xml:space="preserve"> </w:t>
      </w:r>
      <w:r w:rsidR="00C22362" w:rsidRPr="00E67C1F">
        <w:rPr>
          <w:rFonts w:cs="Times New Roman" w:hint="eastAsia"/>
          <w:rtl/>
        </w:rPr>
        <w:t>והבנות</w:t>
      </w:r>
      <w:r w:rsidR="00C22362" w:rsidRPr="00E67C1F">
        <w:rPr>
          <w:rFonts w:cs="Times New Roman"/>
          <w:rtl/>
        </w:rPr>
        <w:t xml:space="preserve"> צחקקו, </w:t>
      </w:r>
      <w:r w:rsidR="00AE65BA">
        <w:rPr>
          <w:rFonts w:cs="Times New Roman" w:hint="cs"/>
          <w:rtl/>
        </w:rPr>
        <w:t>"</w:t>
      </w:r>
      <w:r w:rsidR="00C22362" w:rsidRPr="00E67C1F">
        <w:rPr>
          <w:rFonts w:cs="Times New Roman" w:hint="eastAsia"/>
          <w:rtl/>
        </w:rPr>
        <w:t>היי</w:t>
      </w:r>
      <w:r w:rsidR="00C22362" w:rsidRPr="00E67C1F">
        <w:rPr>
          <w:rFonts w:cs="Times New Roman"/>
          <w:rtl/>
        </w:rPr>
        <w:t xml:space="preserve"> מותק,</w:t>
      </w:r>
      <w:r w:rsidR="00AE65BA">
        <w:rPr>
          <w:rFonts w:cs="Times New Roman" w:hint="cs"/>
          <w:rtl/>
        </w:rPr>
        <w:t>"</w:t>
      </w:r>
      <w:r w:rsidR="00C22362" w:rsidRPr="00E67C1F">
        <w:rPr>
          <w:rFonts w:cs="Times New Roman"/>
          <w:rtl/>
        </w:rPr>
        <w:t xml:space="preserve"> </w:t>
      </w:r>
      <w:r w:rsidR="00C22362" w:rsidRPr="00E67C1F">
        <w:rPr>
          <w:rFonts w:cs="Times New Roman" w:hint="eastAsia"/>
          <w:rtl/>
        </w:rPr>
        <w:t>ש</w:t>
      </w:r>
      <w:r w:rsidR="007C3367" w:rsidRPr="00E67C1F">
        <w:rPr>
          <w:rFonts w:cs="Times New Roman" w:hint="eastAsia"/>
          <w:rtl/>
        </w:rPr>
        <w:t>לוש</w:t>
      </w:r>
      <w:r w:rsidR="00C22362" w:rsidRPr="00E67C1F">
        <w:rPr>
          <w:rFonts w:cs="Times New Roman"/>
          <w:rtl/>
        </w:rPr>
        <w:t xml:space="preserve"> בנות </w:t>
      </w:r>
      <w:r w:rsidR="00C22362" w:rsidRPr="00E67C1F">
        <w:rPr>
          <w:rFonts w:cs="Times New Roman" w:hint="eastAsia"/>
          <w:rtl/>
        </w:rPr>
        <w:t>עם</w:t>
      </w:r>
      <w:r w:rsidR="00C22362" w:rsidRPr="00E67C1F">
        <w:rPr>
          <w:rFonts w:cs="Times New Roman"/>
          <w:rtl/>
        </w:rPr>
        <w:t xml:space="preserve"> </w:t>
      </w:r>
      <w:r w:rsidR="007C3367" w:rsidRPr="00E67C1F">
        <w:rPr>
          <w:rFonts w:cs="Times New Roman" w:hint="eastAsia"/>
          <w:rtl/>
        </w:rPr>
        <w:t>שיש</w:t>
      </w:r>
      <w:r w:rsidR="00C22362" w:rsidRPr="00E67C1F">
        <w:rPr>
          <w:rFonts w:cs="Times New Roman" w:hint="eastAsia"/>
          <w:rtl/>
        </w:rPr>
        <w:t>ה</w:t>
      </w:r>
      <w:r w:rsidR="00C22362" w:rsidRPr="00E67C1F">
        <w:rPr>
          <w:rFonts w:cs="Times New Roman"/>
          <w:rtl/>
        </w:rPr>
        <w:t xml:space="preserve"> </w:t>
      </w:r>
      <w:r w:rsidR="00C22362" w:rsidRPr="00E67C1F">
        <w:rPr>
          <w:rFonts w:cs="Times New Roman" w:hint="eastAsia"/>
          <w:rtl/>
        </w:rPr>
        <w:t>בנים</w:t>
      </w:r>
      <w:r w:rsidR="00C22362" w:rsidRPr="00E67C1F">
        <w:rPr>
          <w:rFonts w:cs="Times New Roman"/>
          <w:rtl/>
        </w:rPr>
        <w:t xml:space="preserve"> (כולל אלכס), </w:t>
      </w:r>
      <w:r w:rsidR="00311F16" w:rsidRPr="00311F16">
        <w:rPr>
          <w:rFonts w:cs="Times New Roman"/>
          <w:rtl/>
        </w:rPr>
        <w:t xml:space="preserve">עוזר </w:t>
      </w:r>
      <w:r w:rsidR="00311F16">
        <w:rPr>
          <w:rFonts w:cs="Times New Roman" w:hint="cs"/>
          <w:rtl/>
        </w:rPr>
        <w:t>ה</w:t>
      </w:r>
      <w:r w:rsidR="00C22362" w:rsidRPr="00E67C1F">
        <w:rPr>
          <w:rFonts w:cs="Times New Roman" w:hint="eastAsia"/>
          <w:rtl/>
        </w:rPr>
        <w:t>מאמן</w:t>
      </w:r>
      <w:r w:rsidR="00C22362" w:rsidRPr="00E67C1F">
        <w:rPr>
          <w:rFonts w:cs="Times New Roman"/>
          <w:rtl/>
        </w:rPr>
        <w:t xml:space="preserve"> </w:t>
      </w:r>
      <w:r w:rsidR="00311F16">
        <w:rPr>
          <w:rFonts w:cs="Times New Roman" w:hint="cs"/>
          <w:rtl/>
        </w:rPr>
        <w:t>ל</w:t>
      </w:r>
      <w:r w:rsidR="00C90C6C">
        <w:rPr>
          <w:rFonts w:cs="Times New Roman" w:hint="eastAsia"/>
          <w:rtl/>
        </w:rPr>
        <w:t>שחייה</w:t>
      </w:r>
      <w:r w:rsidR="00C22362" w:rsidRPr="00E67C1F">
        <w:rPr>
          <w:rFonts w:cs="Times New Roman"/>
          <w:rtl/>
        </w:rPr>
        <w:t xml:space="preserve"> </w:t>
      </w:r>
      <w:r w:rsidR="008D4C42">
        <w:rPr>
          <w:rFonts w:cs="Times New Roman" w:hint="cs"/>
          <w:rtl/>
        </w:rPr>
        <w:t>היה</w:t>
      </w:r>
      <w:r w:rsidR="00AE65BA">
        <w:rPr>
          <w:rFonts w:cs="Times New Roman" w:hint="cs"/>
          <w:rtl/>
        </w:rPr>
        <w:t xml:space="preserve"> </w:t>
      </w:r>
      <w:r w:rsidR="00C22362" w:rsidRPr="00E67C1F">
        <w:rPr>
          <w:rFonts w:cs="Times New Roman" w:hint="eastAsia"/>
          <w:rtl/>
        </w:rPr>
        <w:t>א</w:t>
      </w:r>
      <w:r w:rsidR="008D4C42">
        <w:rPr>
          <w:rFonts w:cs="Times New Roman" w:hint="cs"/>
          <w:rtl/>
        </w:rPr>
        <w:t>ו</w:t>
      </w:r>
      <w:r w:rsidR="00C22362" w:rsidRPr="00E67C1F">
        <w:rPr>
          <w:rFonts w:cs="Times New Roman" w:hint="eastAsia"/>
          <w:rtl/>
        </w:rPr>
        <w:t>מר</w:t>
      </w:r>
      <w:r w:rsidR="00AE65BA">
        <w:rPr>
          <w:rFonts w:cs="Times New Roman" w:hint="cs"/>
          <w:rtl/>
        </w:rPr>
        <w:t xml:space="preserve"> לו</w:t>
      </w:r>
      <w:r w:rsidR="00C22362" w:rsidRPr="00E67C1F">
        <w:rPr>
          <w:rFonts w:cs="Times New Roman"/>
          <w:rtl/>
        </w:rPr>
        <w:t xml:space="preserve">, </w:t>
      </w:r>
      <w:r w:rsidR="00AE65BA">
        <w:rPr>
          <w:rFonts w:cs="Times New Roman" w:hint="cs"/>
          <w:rtl/>
        </w:rPr>
        <w:t>"</w:t>
      </w:r>
      <w:r w:rsidR="00C22362" w:rsidRPr="00E67C1F">
        <w:rPr>
          <w:rFonts w:cs="Times New Roman" w:hint="eastAsia"/>
          <w:rtl/>
        </w:rPr>
        <w:t>הופמן</w:t>
      </w:r>
      <w:r w:rsidR="00C22362" w:rsidRPr="00E67C1F">
        <w:rPr>
          <w:rFonts w:cs="Times New Roman"/>
          <w:rtl/>
        </w:rPr>
        <w:t xml:space="preserve">, </w:t>
      </w:r>
      <w:r w:rsidR="00C22362" w:rsidRPr="00E67C1F">
        <w:rPr>
          <w:rFonts w:cs="Times New Roman" w:hint="eastAsia"/>
          <w:rtl/>
        </w:rPr>
        <w:t>הזדהמת</w:t>
      </w:r>
      <w:r w:rsidR="00C22362" w:rsidRPr="00E67C1F">
        <w:rPr>
          <w:rFonts w:cs="Times New Roman"/>
          <w:rtl/>
        </w:rPr>
        <w:t xml:space="preserve"> </w:t>
      </w:r>
      <w:r w:rsidR="00C22362" w:rsidRPr="00E67C1F">
        <w:rPr>
          <w:rFonts w:cs="Times New Roman" w:hint="eastAsia"/>
          <w:rtl/>
        </w:rPr>
        <w:t>כבר</w:t>
      </w:r>
      <w:r w:rsidR="00C22362" w:rsidRPr="00E67C1F">
        <w:rPr>
          <w:rFonts w:cs="Times New Roman"/>
          <w:rtl/>
        </w:rPr>
        <w:t>.</w:t>
      </w:r>
      <w:r w:rsidR="00AE65BA">
        <w:rPr>
          <w:rFonts w:cs="Times New Roman" w:hint="cs"/>
          <w:rtl/>
        </w:rPr>
        <w:t>"</w:t>
      </w:r>
      <w:r w:rsidR="00C22362" w:rsidRPr="00E67C1F">
        <w:rPr>
          <w:rFonts w:cs="Times New Roman"/>
          <w:rtl/>
        </w:rPr>
        <w:t xml:space="preserve"> </w:t>
      </w:r>
    </w:p>
    <w:p w14:paraId="1CF58AFB" w14:textId="3E94C051" w:rsidR="003E78FD" w:rsidRPr="00E67C1F" w:rsidRDefault="00AE65BA" w:rsidP="003E78FD">
      <w:pPr>
        <w:rPr>
          <w:rtl/>
        </w:rPr>
      </w:pPr>
      <w:r>
        <w:rPr>
          <w:rFonts w:cs="Times New Roman" w:hint="cs"/>
          <w:rtl/>
        </w:rPr>
        <w:t>"</w:t>
      </w:r>
      <w:r w:rsidR="003E78FD" w:rsidRPr="00E67C1F">
        <w:rPr>
          <w:rFonts w:cs="Times New Roman"/>
          <w:rtl/>
        </w:rPr>
        <w:t>תקשיב</w:t>
      </w:r>
      <w:r w:rsidR="007C3367" w:rsidRPr="00E67C1F">
        <w:rPr>
          <w:rFonts w:cs="Times New Roman"/>
          <w:rtl/>
        </w:rPr>
        <w:t>,</w:t>
      </w:r>
      <w:r>
        <w:rPr>
          <w:rFonts w:cs="Times New Roman" w:hint="cs"/>
          <w:rtl/>
        </w:rPr>
        <w:t>"</w:t>
      </w:r>
      <w:r w:rsidR="003E78FD" w:rsidRPr="00E67C1F">
        <w:rPr>
          <w:rFonts w:cs="Times New Roman"/>
          <w:rtl/>
        </w:rPr>
        <w:t xml:space="preserve"> </w:t>
      </w:r>
      <w:r w:rsidR="008D4C42" w:rsidRPr="008D4C42">
        <w:rPr>
          <w:rFonts w:cs="Times New Roman"/>
          <w:rtl/>
        </w:rPr>
        <w:t xml:space="preserve">אלכס </w:t>
      </w:r>
      <w:r w:rsidR="00A553F0">
        <w:rPr>
          <w:rFonts w:cs="Times New Roman" w:hint="cs"/>
          <w:rtl/>
        </w:rPr>
        <w:t>פנה</w:t>
      </w:r>
      <w:r w:rsidR="008D4C42" w:rsidRPr="008D4C42">
        <w:rPr>
          <w:rFonts w:cs="Times New Roman"/>
          <w:rtl/>
        </w:rPr>
        <w:t xml:space="preserve"> לדימה בטון </w:t>
      </w:r>
      <w:r w:rsidR="00166CA0" w:rsidRPr="00166CA0">
        <w:rPr>
          <w:rFonts w:cs="Times New Roman"/>
          <w:rtl/>
        </w:rPr>
        <w:t>ששימש אותו בנאמנות כתורן</w:t>
      </w:r>
      <w:r w:rsidR="000D4E3C">
        <w:rPr>
          <w:rFonts w:cs="Times New Roman" w:hint="cs"/>
          <w:rtl/>
        </w:rPr>
        <w:t xml:space="preserve"> </w:t>
      </w:r>
      <w:r w:rsidR="00166CA0" w:rsidRPr="00166CA0">
        <w:rPr>
          <w:rFonts w:cs="Times New Roman"/>
          <w:rtl/>
        </w:rPr>
        <w:t>החצר</w:t>
      </w:r>
      <w:r w:rsidR="008D4C42" w:rsidRPr="008D4C42">
        <w:rPr>
          <w:rFonts w:cs="Times New Roman"/>
          <w:rtl/>
        </w:rPr>
        <w:t xml:space="preserve">, ובכל זאת לא הצליח להחזיר את השפיות לעיניו, "תקשיב," אלכס אחז בכתפו, באצבעות שמאמן </w:t>
      </w:r>
      <w:r w:rsidR="00953FC2">
        <w:rPr>
          <w:rFonts w:cs="Times New Roman" w:hint="cs"/>
          <w:rtl/>
        </w:rPr>
        <w:t>ה</w:t>
      </w:r>
      <w:r w:rsidR="008D4C42" w:rsidRPr="008D4C42">
        <w:rPr>
          <w:rFonts w:cs="Times New Roman"/>
          <w:rtl/>
        </w:rPr>
        <w:t xml:space="preserve">רוגבי אבחן </w:t>
      </w:r>
      <w:r w:rsidR="00166CA0">
        <w:rPr>
          <w:rFonts w:cs="Times New Roman" w:hint="cs"/>
          <w:rtl/>
        </w:rPr>
        <w:t>ב</w:t>
      </w:r>
      <w:r w:rsidR="008D4C42" w:rsidRPr="008D4C42">
        <w:rPr>
          <w:rFonts w:cs="Times New Roman"/>
          <w:rtl/>
        </w:rPr>
        <w:t>הן רעב לכדור, ותהה אם המאמן יודע כמה זמן לאחר שמפסיקים להזין את הרעב מתחילים לגווע</w:t>
      </w:r>
      <w:r w:rsidR="000D4E3C">
        <w:rPr>
          <w:rFonts w:cs="Times New Roman" w:hint="cs"/>
          <w:rtl/>
        </w:rPr>
        <w:t>.</w:t>
      </w:r>
      <w:r w:rsidR="008D4C42" w:rsidRPr="008D4C42">
        <w:rPr>
          <w:rFonts w:cs="Times New Roman"/>
          <w:rtl/>
        </w:rPr>
        <w:t xml:space="preserve"> כי אלכס ידע</w:t>
      </w:r>
      <w:r w:rsidR="006E3304">
        <w:rPr>
          <w:rFonts w:cs="Times New Roman" w:hint="cs"/>
          <w:rtl/>
        </w:rPr>
        <w:t>.</w:t>
      </w:r>
    </w:p>
    <w:p w14:paraId="12E1858B" w14:textId="3D007866" w:rsidR="003E78FD" w:rsidRPr="00E67C1F" w:rsidRDefault="003E78FD" w:rsidP="003E78FD">
      <w:pPr>
        <w:rPr>
          <w:rFonts w:cs="Times New Roman"/>
          <w:rtl/>
        </w:rPr>
      </w:pPr>
      <w:r w:rsidRPr="00E67C1F">
        <w:rPr>
          <w:rFonts w:cs="Times New Roman"/>
          <w:rtl/>
        </w:rPr>
        <w:t>באצבעות גוועות הוא לפת</w:t>
      </w:r>
      <w:r w:rsidR="00F5287E" w:rsidRPr="00F5287E">
        <w:rPr>
          <w:rFonts w:cs="Times New Roman"/>
          <w:rtl/>
        </w:rPr>
        <w:t xml:space="preserve"> את </w:t>
      </w:r>
      <w:r w:rsidR="002015B2">
        <w:rPr>
          <w:rFonts w:cs="Times New Roman" w:hint="cs"/>
          <w:rtl/>
        </w:rPr>
        <w:t xml:space="preserve">שני הנערים השרועים </w:t>
      </w:r>
      <w:r w:rsidR="003E4C22" w:rsidRPr="003E4C22">
        <w:rPr>
          <w:rFonts w:cs="Times New Roman"/>
          <w:rtl/>
        </w:rPr>
        <w:t>על ה</w:t>
      </w:r>
      <w:r w:rsidR="004C59E0">
        <w:rPr>
          <w:rFonts w:cs="Times New Roman"/>
          <w:rtl/>
        </w:rPr>
        <w:t>רצפה</w:t>
      </w:r>
      <w:r w:rsidRPr="00E67C1F">
        <w:rPr>
          <w:rFonts w:cs="Times New Roman"/>
          <w:rtl/>
        </w:rPr>
        <w:t>, ו</w:t>
      </w:r>
      <w:r w:rsidR="00F06A3F">
        <w:rPr>
          <w:rFonts w:cs="Times New Roman"/>
          <w:rtl/>
        </w:rPr>
        <w:t>עכשיו</w:t>
      </w:r>
      <w:r w:rsidRPr="00E67C1F">
        <w:rPr>
          <w:rFonts w:cs="Times New Roman"/>
          <w:rtl/>
        </w:rPr>
        <w:t xml:space="preserve"> ה</w:t>
      </w:r>
      <w:r w:rsidR="004E1C7C" w:rsidRPr="00E67C1F">
        <w:rPr>
          <w:rFonts w:cs="Times New Roman" w:hint="eastAsia"/>
          <w:rtl/>
        </w:rPr>
        <w:t>ם</w:t>
      </w:r>
      <w:r w:rsidRPr="00E67C1F">
        <w:rPr>
          <w:rFonts w:cs="Times New Roman"/>
          <w:rtl/>
        </w:rPr>
        <w:t xml:space="preserve"> באמת הקשיב</w:t>
      </w:r>
      <w:r w:rsidR="004E1C7C" w:rsidRPr="00E67C1F">
        <w:rPr>
          <w:rFonts w:cs="Times New Roman" w:hint="eastAsia"/>
          <w:rtl/>
        </w:rPr>
        <w:t>ו</w:t>
      </w:r>
      <w:r w:rsidRPr="00E67C1F">
        <w:rPr>
          <w:rFonts w:cs="Times New Roman"/>
          <w:rtl/>
        </w:rPr>
        <w:t xml:space="preserve">, שבועות </w:t>
      </w:r>
      <w:r w:rsidR="000D4E3C">
        <w:rPr>
          <w:rFonts w:cs="Times New Roman" w:hint="cs"/>
          <w:rtl/>
        </w:rPr>
        <w:t>ל</w:t>
      </w:r>
      <w:r w:rsidR="00EE553A">
        <w:rPr>
          <w:rFonts w:cs="Times New Roman"/>
          <w:rtl/>
        </w:rPr>
        <w:t xml:space="preserve">אחר </w:t>
      </w:r>
      <w:r w:rsidR="000D4E3C">
        <w:rPr>
          <w:rFonts w:cs="Times New Roman" w:hint="cs"/>
          <w:rtl/>
        </w:rPr>
        <w:t>מ</w:t>
      </w:r>
      <w:r w:rsidR="00EE553A">
        <w:rPr>
          <w:rFonts w:cs="Times New Roman"/>
          <w:rtl/>
        </w:rPr>
        <w:t>כ</w:t>
      </w:r>
      <w:r w:rsidR="000D4E3C">
        <w:rPr>
          <w:rFonts w:cs="Times New Roman" w:hint="cs"/>
          <w:rtl/>
        </w:rPr>
        <w:t>ן</w:t>
      </w:r>
      <w:r w:rsidRPr="00E67C1F">
        <w:rPr>
          <w:rFonts w:cs="Times New Roman"/>
          <w:rtl/>
        </w:rPr>
        <w:t xml:space="preserve"> עוד </w:t>
      </w:r>
      <w:r w:rsidR="004E1C7C" w:rsidRPr="00E67C1F">
        <w:rPr>
          <w:rFonts w:cs="Times New Roman" w:hint="eastAsia"/>
          <w:rtl/>
        </w:rPr>
        <w:t>ניכרו</w:t>
      </w:r>
      <w:r w:rsidR="004E1C7C" w:rsidRPr="00E67C1F">
        <w:rPr>
          <w:rFonts w:cs="Times New Roman"/>
          <w:rtl/>
        </w:rPr>
        <w:t xml:space="preserve"> </w:t>
      </w:r>
      <w:r w:rsidR="004E1C7C" w:rsidRPr="00E67C1F">
        <w:rPr>
          <w:rFonts w:cs="Times New Roman" w:hint="eastAsia"/>
          <w:rtl/>
        </w:rPr>
        <w:t>בבירור</w:t>
      </w:r>
      <w:r w:rsidRPr="00E67C1F">
        <w:rPr>
          <w:rFonts w:cs="Times New Roman"/>
          <w:rtl/>
        </w:rPr>
        <w:t xml:space="preserve"> </w:t>
      </w:r>
      <w:r w:rsidR="00996BF8" w:rsidRPr="00E67C1F">
        <w:rPr>
          <w:rFonts w:cs="Times New Roman" w:hint="eastAsia"/>
          <w:rtl/>
        </w:rPr>
        <w:t>חמישה</w:t>
      </w:r>
      <w:r w:rsidR="00996BF8" w:rsidRPr="00E67C1F">
        <w:rPr>
          <w:rFonts w:cs="Times New Roman"/>
          <w:rtl/>
        </w:rPr>
        <w:t xml:space="preserve"> </w:t>
      </w:r>
      <w:r w:rsidRPr="00E67C1F">
        <w:rPr>
          <w:rFonts w:cs="Times New Roman"/>
          <w:rtl/>
        </w:rPr>
        <w:t>סימנים כחולים</w:t>
      </w:r>
      <w:r w:rsidR="002015B2">
        <w:rPr>
          <w:rFonts w:cs="Times New Roman" w:hint="cs"/>
          <w:rtl/>
        </w:rPr>
        <w:t xml:space="preserve"> בכתפיהם</w:t>
      </w:r>
      <w:r w:rsidRPr="00E67C1F">
        <w:rPr>
          <w:rFonts w:cs="Times New Roman"/>
          <w:rtl/>
        </w:rPr>
        <w:t>, אפילו הזרת של אלכס</w:t>
      </w:r>
      <w:r w:rsidR="002015B2">
        <w:rPr>
          <w:rFonts w:cs="Times New Roman" w:hint="cs"/>
          <w:rtl/>
        </w:rPr>
        <w:t xml:space="preserve"> הטביעה חותם</w:t>
      </w:r>
      <w:r w:rsidR="003E4C22">
        <w:rPr>
          <w:rFonts w:cs="Times New Roman" w:hint="cs"/>
          <w:rtl/>
        </w:rPr>
        <w:t>.</w:t>
      </w:r>
      <w:r w:rsidRPr="00E67C1F">
        <w:rPr>
          <w:rFonts w:cs="Times New Roman"/>
          <w:rtl/>
        </w:rPr>
        <w:t xml:space="preserve"> </w:t>
      </w:r>
      <w:r w:rsidR="002015B2">
        <w:rPr>
          <w:rFonts w:cs="Times New Roman" w:hint="cs"/>
          <w:rtl/>
        </w:rPr>
        <w:t>"</w:t>
      </w:r>
      <w:r w:rsidRPr="00E67C1F">
        <w:rPr>
          <w:rFonts w:cs="Times New Roman"/>
          <w:rtl/>
        </w:rPr>
        <w:t>תקשיב</w:t>
      </w:r>
      <w:r w:rsidR="004E1C7C" w:rsidRPr="00E67C1F">
        <w:rPr>
          <w:rFonts w:cs="Times New Roman" w:hint="eastAsia"/>
          <w:rtl/>
        </w:rPr>
        <w:t>ו</w:t>
      </w:r>
      <w:r w:rsidRPr="00E67C1F">
        <w:rPr>
          <w:rFonts w:cs="Times New Roman"/>
          <w:rtl/>
        </w:rPr>
        <w:t xml:space="preserve"> לי, </w:t>
      </w:r>
      <w:r w:rsidR="003E4C22" w:rsidRPr="003E4C22">
        <w:rPr>
          <w:rFonts w:cs="Times New Roman"/>
          <w:rtl/>
        </w:rPr>
        <w:t xml:space="preserve">קומו </w:t>
      </w:r>
      <w:r w:rsidR="00F06A3F">
        <w:rPr>
          <w:rFonts w:cs="Times New Roman"/>
          <w:rtl/>
        </w:rPr>
        <w:t>עכשיו</w:t>
      </w:r>
      <w:r w:rsidR="003E4C22" w:rsidRPr="003E4C22">
        <w:rPr>
          <w:rFonts w:cs="Times New Roman"/>
          <w:rtl/>
        </w:rPr>
        <w:t xml:space="preserve"> ועופו מפה.</w:t>
      </w:r>
      <w:r w:rsidR="002015B2">
        <w:rPr>
          <w:rFonts w:cs="Times New Roman" w:hint="cs"/>
          <w:rtl/>
        </w:rPr>
        <w:t>"</w:t>
      </w:r>
    </w:p>
    <w:p w14:paraId="22BEDA31" w14:textId="655BAC87" w:rsidR="00801FCC" w:rsidRPr="00E67C1F" w:rsidRDefault="002015B2" w:rsidP="003E78FD">
      <w:pPr>
        <w:rPr>
          <w:rFonts w:cs="Times New Roman"/>
          <w:rtl/>
        </w:rPr>
      </w:pPr>
      <w:r>
        <w:rPr>
          <w:rFonts w:cs="Times New Roman" w:hint="cs"/>
          <w:rtl/>
        </w:rPr>
        <w:t>"</w:t>
      </w:r>
      <w:r w:rsidR="00B23380" w:rsidRPr="00E67C1F">
        <w:rPr>
          <w:rFonts w:cs="Times New Roman" w:hint="eastAsia"/>
          <w:rtl/>
        </w:rPr>
        <w:t>אני</w:t>
      </w:r>
      <w:r w:rsidR="00B23380" w:rsidRPr="00E67C1F">
        <w:rPr>
          <w:rFonts w:cs="Times New Roman"/>
          <w:rtl/>
        </w:rPr>
        <w:t xml:space="preserve"> </w:t>
      </w:r>
      <w:r w:rsidR="00B23380" w:rsidRPr="00E67C1F">
        <w:rPr>
          <w:rFonts w:cs="Times New Roman" w:hint="eastAsia"/>
          <w:rtl/>
        </w:rPr>
        <w:t>לא</w:t>
      </w:r>
      <w:r w:rsidR="00B23380" w:rsidRPr="00E67C1F">
        <w:rPr>
          <w:rFonts w:cs="Times New Roman"/>
          <w:rtl/>
        </w:rPr>
        <w:t xml:space="preserve"> </w:t>
      </w:r>
      <w:r w:rsidR="003E4C22">
        <w:rPr>
          <w:rFonts w:cs="Times New Roman" w:hint="cs"/>
          <w:rtl/>
        </w:rPr>
        <w:t>י</w:t>
      </w:r>
      <w:r w:rsidR="000D4E3C">
        <w:rPr>
          <w:rFonts w:cs="Times New Roman" w:hint="cs"/>
          <w:rtl/>
        </w:rPr>
        <w:t>י</w:t>
      </w:r>
      <w:r w:rsidR="00B23380" w:rsidRPr="00E67C1F">
        <w:rPr>
          <w:rFonts w:cs="Times New Roman" w:hint="eastAsia"/>
          <w:rtl/>
        </w:rPr>
        <w:t>תן</w:t>
      </w:r>
      <w:r w:rsidR="00B23380" w:rsidRPr="00E67C1F">
        <w:rPr>
          <w:rFonts w:cs="Times New Roman"/>
          <w:rtl/>
        </w:rPr>
        <w:t xml:space="preserve"> </w:t>
      </w:r>
      <w:r w:rsidR="00B23380" w:rsidRPr="00E67C1F">
        <w:rPr>
          <w:rFonts w:cs="Times New Roman" w:hint="eastAsia"/>
          <w:rtl/>
        </w:rPr>
        <w:t>לך</w:t>
      </w:r>
      <w:r w:rsidR="00B23380" w:rsidRPr="00E67C1F">
        <w:rPr>
          <w:rFonts w:cs="Times New Roman"/>
          <w:rtl/>
        </w:rPr>
        <w:t xml:space="preserve"> </w:t>
      </w:r>
      <w:r w:rsidR="00B23380" w:rsidRPr="00E67C1F">
        <w:rPr>
          <w:rFonts w:cs="Times New Roman" w:hint="eastAsia"/>
          <w:rtl/>
        </w:rPr>
        <w:t>יותר</w:t>
      </w:r>
      <w:r w:rsidR="00B23380" w:rsidRPr="00E67C1F">
        <w:rPr>
          <w:rFonts w:cs="Times New Roman"/>
          <w:rtl/>
        </w:rPr>
        <w:t xml:space="preserve"> </w:t>
      </w:r>
      <w:r w:rsidR="00B23380" w:rsidRPr="00E67C1F">
        <w:rPr>
          <w:rFonts w:cs="Times New Roman" w:hint="eastAsia"/>
          <w:rtl/>
        </w:rPr>
        <w:t>הנחה</w:t>
      </w:r>
      <w:r w:rsidR="00B23380" w:rsidRPr="00E67C1F">
        <w:rPr>
          <w:rFonts w:cs="Times New Roman"/>
          <w:rtl/>
        </w:rPr>
        <w:t>,</w:t>
      </w:r>
      <w:r>
        <w:rPr>
          <w:rFonts w:cs="Times New Roman" w:hint="cs"/>
          <w:rtl/>
        </w:rPr>
        <w:t>"</w:t>
      </w:r>
      <w:r w:rsidR="00B23380" w:rsidRPr="00E67C1F">
        <w:rPr>
          <w:rFonts w:cs="Times New Roman"/>
          <w:rtl/>
        </w:rPr>
        <w:t xml:space="preserve"> </w:t>
      </w:r>
      <w:r w:rsidR="00B23380" w:rsidRPr="00E67C1F">
        <w:rPr>
          <w:rFonts w:cs="Times New Roman" w:hint="eastAsia"/>
          <w:rtl/>
        </w:rPr>
        <w:t>הראפר</w:t>
      </w:r>
      <w:r w:rsidR="00166CA0" w:rsidRPr="00166CA0">
        <w:rPr>
          <w:rFonts w:cs="Times New Roman"/>
          <w:rtl/>
        </w:rPr>
        <w:t xml:space="preserve"> לעלע</w:t>
      </w:r>
      <w:r w:rsidR="00B23380" w:rsidRPr="00E67C1F">
        <w:rPr>
          <w:rFonts w:cs="Times New Roman"/>
          <w:rtl/>
        </w:rPr>
        <w:t xml:space="preserve">. </w:t>
      </w:r>
      <w:r w:rsidR="00B23380" w:rsidRPr="00E67C1F">
        <w:rPr>
          <w:rFonts w:cs="Times New Roman" w:hint="eastAsia"/>
          <w:rtl/>
        </w:rPr>
        <w:t>הוא</w:t>
      </w:r>
      <w:r w:rsidR="00B23380" w:rsidRPr="00E67C1F">
        <w:rPr>
          <w:rFonts w:cs="Times New Roman"/>
          <w:rtl/>
        </w:rPr>
        <w:t xml:space="preserve"> </w:t>
      </w:r>
      <w:r w:rsidR="00B23380" w:rsidRPr="00E67C1F">
        <w:rPr>
          <w:rFonts w:cs="Times New Roman" w:hint="eastAsia"/>
          <w:rtl/>
        </w:rPr>
        <w:t>עבד</w:t>
      </w:r>
      <w:r w:rsidR="00B23380" w:rsidRPr="00E67C1F">
        <w:rPr>
          <w:rFonts w:cs="Times New Roman"/>
          <w:rtl/>
        </w:rPr>
        <w:t xml:space="preserve"> </w:t>
      </w:r>
      <w:r w:rsidR="00B23380" w:rsidRPr="00E67C1F">
        <w:rPr>
          <w:rFonts w:cs="Times New Roman" w:hint="eastAsia"/>
          <w:rtl/>
        </w:rPr>
        <w:t>בחנות</w:t>
      </w:r>
      <w:r w:rsidR="00B23380" w:rsidRPr="00E67C1F">
        <w:rPr>
          <w:rFonts w:cs="Times New Roman"/>
          <w:rtl/>
        </w:rPr>
        <w:t xml:space="preserve"> </w:t>
      </w:r>
      <w:r w:rsidR="00B23380" w:rsidRPr="00E67C1F">
        <w:rPr>
          <w:rFonts w:cs="Times New Roman" w:hint="eastAsia"/>
          <w:rtl/>
        </w:rPr>
        <w:t>דיסקים</w:t>
      </w:r>
      <w:r w:rsidR="00B23380" w:rsidRPr="00E67C1F">
        <w:rPr>
          <w:rFonts w:cs="Times New Roman"/>
          <w:rtl/>
        </w:rPr>
        <w:t xml:space="preserve"> </w:t>
      </w:r>
      <w:r w:rsidR="00B23380" w:rsidRPr="00E67C1F">
        <w:rPr>
          <w:rFonts w:cs="Times New Roman" w:hint="eastAsia"/>
          <w:rtl/>
        </w:rPr>
        <w:t>אחר</w:t>
      </w:r>
      <w:r w:rsidR="00B23380" w:rsidRPr="00E67C1F">
        <w:rPr>
          <w:rFonts w:cs="Times New Roman"/>
          <w:rtl/>
        </w:rPr>
        <w:t xml:space="preserve"> </w:t>
      </w:r>
      <w:r w:rsidR="00B23380" w:rsidRPr="00E67C1F">
        <w:rPr>
          <w:rFonts w:cs="Times New Roman" w:hint="eastAsia"/>
          <w:rtl/>
        </w:rPr>
        <w:t>הצהריים</w:t>
      </w:r>
      <w:r w:rsidR="00B23380" w:rsidRPr="00E67C1F">
        <w:rPr>
          <w:rFonts w:cs="Times New Roman"/>
          <w:rtl/>
        </w:rPr>
        <w:t xml:space="preserve"> </w:t>
      </w:r>
      <w:r w:rsidR="00B23380" w:rsidRPr="00E67C1F">
        <w:rPr>
          <w:rFonts w:cs="Times New Roman" w:hint="eastAsia"/>
          <w:rtl/>
        </w:rPr>
        <w:t>ואלכס</w:t>
      </w:r>
      <w:r w:rsidR="00B23380" w:rsidRPr="00E67C1F">
        <w:rPr>
          <w:rFonts w:cs="Times New Roman"/>
          <w:rtl/>
        </w:rPr>
        <w:t xml:space="preserve"> </w:t>
      </w:r>
      <w:r w:rsidR="00B23380" w:rsidRPr="00E67C1F">
        <w:rPr>
          <w:rFonts w:cs="Times New Roman" w:hint="eastAsia"/>
          <w:rtl/>
        </w:rPr>
        <w:t>כבר</w:t>
      </w:r>
      <w:r w:rsidR="00B23380" w:rsidRPr="00E67C1F">
        <w:rPr>
          <w:rFonts w:cs="Times New Roman"/>
          <w:rtl/>
        </w:rPr>
        <w:t xml:space="preserve"> </w:t>
      </w:r>
      <w:r w:rsidR="00B23380" w:rsidRPr="00E67C1F">
        <w:rPr>
          <w:rFonts w:cs="Times New Roman" w:hint="eastAsia"/>
          <w:rtl/>
        </w:rPr>
        <w:t>הספיק</w:t>
      </w:r>
      <w:r w:rsidR="00B23380" w:rsidRPr="00E67C1F">
        <w:rPr>
          <w:rFonts w:cs="Times New Roman"/>
          <w:rtl/>
        </w:rPr>
        <w:t xml:space="preserve"> לטפח לעצמו </w:t>
      </w:r>
      <w:r w:rsidR="00B23380" w:rsidRPr="00E67C1F">
        <w:rPr>
          <w:rFonts w:cs="Times New Roman" w:hint="eastAsia"/>
          <w:rtl/>
        </w:rPr>
        <w:t>אוסף</w:t>
      </w:r>
      <w:r w:rsidR="00B23380" w:rsidRPr="00E67C1F">
        <w:rPr>
          <w:rFonts w:cs="Times New Roman"/>
          <w:rtl/>
        </w:rPr>
        <w:t xml:space="preserve"> </w:t>
      </w:r>
      <w:r w:rsidR="00B23380" w:rsidRPr="00E67C1F">
        <w:rPr>
          <w:rFonts w:cs="Times New Roman" w:hint="eastAsia"/>
          <w:rtl/>
        </w:rPr>
        <w:t>נאה</w:t>
      </w:r>
      <w:r w:rsidR="00B23380" w:rsidRPr="00E67C1F">
        <w:rPr>
          <w:rFonts w:cs="Times New Roman"/>
          <w:rtl/>
        </w:rPr>
        <w:t xml:space="preserve"> </w:t>
      </w:r>
      <w:r>
        <w:rPr>
          <w:rFonts w:cs="Times New Roman" w:hint="cs"/>
          <w:rtl/>
        </w:rPr>
        <w:t>שנרכש</w:t>
      </w:r>
      <w:r w:rsidR="00B23380" w:rsidRPr="00E67C1F">
        <w:rPr>
          <w:rFonts w:cs="Times New Roman"/>
          <w:rtl/>
        </w:rPr>
        <w:t xml:space="preserve"> </w:t>
      </w:r>
      <w:r w:rsidR="00B23380" w:rsidRPr="00E67C1F">
        <w:rPr>
          <w:rFonts w:cs="Times New Roman" w:hint="eastAsia"/>
          <w:rtl/>
        </w:rPr>
        <w:t>בהנחות</w:t>
      </w:r>
      <w:r w:rsidR="00B23380" w:rsidRPr="00E67C1F">
        <w:rPr>
          <w:rFonts w:cs="Times New Roman"/>
          <w:rtl/>
        </w:rPr>
        <w:t xml:space="preserve"> </w:t>
      </w:r>
      <w:r w:rsidR="00B23380" w:rsidRPr="00E67C1F">
        <w:rPr>
          <w:rFonts w:cs="Times New Roman" w:hint="eastAsia"/>
          <w:rtl/>
        </w:rPr>
        <w:t>מפליגות</w:t>
      </w:r>
      <w:r w:rsidR="00B23380" w:rsidRPr="00E67C1F">
        <w:rPr>
          <w:rFonts w:cs="Times New Roman"/>
          <w:rtl/>
        </w:rPr>
        <w:t>.</w:t>
      </w:r>
    </w:p>
    <w:p w14:paraId="6DF755CA" w14:textId="5F7CD1C4" w:rsidR="003E4C22" w:rsidRDefault="006E3304" w:rsidP="003E78FD">
      <w:pPr>
        <w:rPr>
          <w:rFonts w:cs="Times New Roman"/>
          <w:rtl/>
        </w:rPr>
      </w:pPr>
      <w:r>
        <w:rPr>
          <w:rFonts w:cs="Times New Roman" w:hint="cs"/>
          <w:rtl/>
        </w:rPr>
        <w:t>"</w:t>
      </w:r>
      <w:r w:rsidR="00B23380" w:rsidRPr="00E67C1F">
        <w:rPr>
          <w:rFonts w:cs="Times New Roman" w:hint="eastAsia"/>
          <w:rtl/>
        </w:rPr>
        <w:t>ברור</w:t>
      </w:r>
      <w:r w:rsidR="00B23380" w:rsidRPr="00E67C1F">
        <w:rPr>
          <w:rFonts w:cs="Times New Roman"/>
          <w:rtl/>
        </w:rPr>
        <w:t xml:space="preserve"> </w:t>
      </w:r>
      <w:r w:rsidR="00B23380" w:rsidRPr="00E67C1F">
        <w:rPr>
          <w:rFonts w:cs="Times New Roman" w:hint="eastAsia"/>
          <w:rtl/>
        </w:rPr>
        <w:t>שעוד</w:t>
      </w:r>
      <w:r w:rsidR="00B23380" w:rsidRPr="00E67C1F">
        <w:rPr>
          <w:rFonts w:cs="Times New Roman"/>
          <w:rtl/>
        </w:rPr>
        <w:t xml:space="preserve"> </w:t>
      </w:r>
      <w:r w:rsidR="00B23380" w:rsidRPr="00E67C1F">
        <w:rPr>
          <w:rFonts w:cs="Times New Roman" w:hint="eastAsia"/>
          <w:rtl/>
        </w:rPr>
        <w:t>תיתן</w:t>
      </w:r>
      <w:r w:rsidR="00B23380" w:rsidRPr="00E67C1F">
        <w:rPr>
          <w:rFonts w:cs="Times New Roman"/>
          <w:rtl/>
        </w:rPr>
        <w:t xml:space="preserve"> </w:t>
      </w:r>
      <w:r w:rsidR="00B23380" w:rsidRPr="00E67C1F">
        <w:rPr>
          <w:rFonts w:cs="Times New Roman" w:hint="eastAsia"/>
          <w:rtl/>
        </w:rPr>
        <w:t>לי</w:t>
      </w:r>
      <w:r w:rsidR="0035194C" w:rsidRPr="00E67C1F">
        <w:rPr>
          <w:rFonts w:cs="Times New Roman"/>
          <w:rtl/>
        </w:rPr>
        <w:t>.</w:t>
      </w:r>
      <w:r w:rsidR="006A08A8" w:rsidRPr="00E67C1F">
        <w:rPr>
          <w:rFonts w:cs="Times New Roman"/>
          <w:rtl/>
        </w:rPr>
        <w:t xml:space="preserve"> אחושילינג</w:t>
      </w:r>
      <w:r w:rsidR="003E4C22" w:rsidRPr="003E4C22">
        <w:rPr>
          <w:rFonts w:cs="Times New Roman"/>
          <w:rtl/>
        </w:rPr>
        <w:t xml:space="preserve"> עוד תיתן</w:t>
      </w:r>
      <w:r w:rsidR="006A08A8" w:rsidRPr="00E67C1F">
        <w:rPr>
          <w:rFonts w:cs="Times New Roman"/>
          <w:rtl/>
        </w:rPr>
        <w:t>!</w:t>
      </w:r>
      <w:r w:rsidR="00A65C9C" w:rsidRPr="00A65C9C">
        <w:rPr>
          <w:rFonts w:cs="Times New Roman"/>
          <w:rtl/>
        </w:rPr>
        <w:t xml:space="preserve"> אחושרמוטה.</w:t>
      </w:r>
      <w:r>
        <w:rPr>
          <w:rFonts w:cs="Times New Roman" w:hint="cs"/>
          <w:rtl/>
        </w:rPr>
        <w:t>"</w:t>
      </w:r>
      <w:r w:rsidR="003E4C22" w:rsidRPr="003E4C22">
        <w:rPr>
          <w:rFonts w:cs="Times New Roman"/>
          <w:rtl/>
        </w:rPr>
        <w:t xml:space="preserve"> </w:t>
      </w:r>
    </w:p>
    <w:p w14:paraId="42C411F6" w14:textId="28F61F64" w:rsidR="003E4C22" w:rsidRDefault="003E4C22" w:rsidP="003E78FD">
      <w:pPr>
        <w:rPr>
          <w:rFonts w:cs="Times New Roman"/>
          <w:rtl/>
        </w:rPr>
      </w:pPr>
      <w:r w:rsidRPr="003E4C22">
        <w:rPr>
          <w:rFonts w:cs="Times New Roman"/>
          <w:rtl/>
        </w:rPr>
        <w:lastRenderedPageBreak/>
        <w:t>הראפר התרומם, אצבעות</w:t>
      </w:r>
      <w:r w:rsidR="008D4C42" w:rsidRPr="008D4C42">
        <w:rPr>
          <w:rFonts w:cs="Times New Roman"/>
          <w:rtl/>
        </w:rPr>
        <w:t xml:space="preserve"> הפלדה</w:t>
      </w:r>
      <w:r w:rsidRPr="003E4C22">
        <w:rPr>
          <w:rFonts w:cs="Times New Roman"/>
          <w:rtl/>
        </w:rPr>
        <w:t xml:space="preserve"> של אלכס לא הותירו לו ברירה, ודימה </w:t>
      </w:r>
      <w:r w:rsidR="00A65EA2" w:rsidRPr="00A65EA2">
        <w:rPr>
          <w:rFonts w:cs="Times New Roman"/>
          <w:rtl/>
        </w:rPr>
        <w:t xml:space="preserve">התרומם </w:t>
      </w:r>
      <w:r w:rsidRPr="003E4C22">
        <w:rPr>
          <w:rFonts w:cs="Times New Roman"/>
          <w:rtl/>
        </w:rPr>
        <w:t xml:space="preserve">אחריו, מתנודד. </w:t>
      </w:r>
    </w:p>
    <w:p w14:paraId="3E2CD973" w14:textId="75C8B96B" w:rsidR="00B23380" w:rsidRDefault="003E4C22" w:rsidP="003E78FD">
      <w:pPr>
        <w:rPr>
          <w:rFonts w:cs="Times New Roman"/>
          <w:rtl/>
        </w:rPr>
      </w:pPr>
      <w:r w:rsidRPr="003E4C22">
        <w:rPr>
          <w:rFonts w:cs="Times New Roman"/>
          <w:rtl/>
        </w:rPr>
        <w:t>"תקשיבו לי אתם,</w:t>
      </w:r>
      <w:r w:rsidR="00483BB1">
        <w:rPr>
          <w:rFonts w:cs="Times New Roman"/>
          <w:rtl/>
        </w:rPr>
        <w:t xml:space="preserve"> הכול </w:t>
      </w:r>
      <w:r w:rsidRPr="003E4C22">
        <w:rPr>
          <w:rFonts w:cs="Times New Roman"/>
          <w:rtl/>
        </w:rPr>
        <w:t>יהיה בסדר</w:t>
      </w:r>
      <w:r w:rsidR="00AD3B37">
        <w:rPr>
          <w:rFonts w:cs="Times New Roman" w:hint="cs"/>
          <w:rtl/>
        </w:rPr>
        <w:t>[</w:t>
      </w:r>
      <w:r w:rsidR="004134B1">
        <w:rPr>
          <w:rFonts w:cs="Times New Roman" w:hint="cs"/>
          <w:rtl/>
        </w:rPr>
        <w:t xml:space="preserve">, </w:t>
      </w:r>
      <w:r w:rsidR="00AD3B37">
        <w:rPr>
          <w:rFonts w:cs="Times New Roman" w:hint="cs"/>
          <w:rtl/>
        </w:rPr>
        <w:t>]</w:t>
      </w:r>
      <w:r w:rsidR="004134B1" w:rsidRPr="004134B1">
        <w:rPr>
          <w:rFonts w:cs="Times New Roman"/>
        </w:rPr>
        <w:t>все будет в порядке</w:t>
      </w:r>
      <w:r w:rsidRPr="003E4C22">
        <w:rPr>
          <w:rFonts w:cs="Times New Roman"/>
          <w:rtl/>
        </w:rPr>
        <w:t>. ו</w:t>
      </w:r>
      <w:r w:rsidR="00F06A3F">
        <w:rPr>
          <w:rFonts w:cs="Times New Roman"/>
          <w:rtl/>
        </w:rPr>
        <w:t>עכשיו</w:t>
      </w:r>
      <w:r w:rsidRPr="003E4C22">
        <w:rPr>
          <w:rFonts w:cs="Times New Roman"/>
          <w:rtl/>
        </w:rPr>
        <w:t xml:space="preserve"> תלכו מפה ואל תחזרו יותר."</w:t>
      </w:r>
    </w:p>
    <w:p w14:paraId="067DC3A7" w14:textId="0694B92A" w:rsidR="004134B1" w:rsidRDefault="004134B1" w:rsidP="003E78FD">
      <w:pPr>
        <w:rPr>
          <w:rFonts w:cs="Times New Roman"/>
          <w:rtl/>
        </w:rPr>
      </w:pPr>
      <w:r>
        <w:rPr>
          <w:rFonts w:cs="Times New Roman" w:hint="cs"/>
          <w:rtl/>
        </w:rPr>
        <w:t>[</w:t>
      </w:r>
    </w:p>
    <w:p w14:paraId="12903024" w14:textId="0436CD79" w:rsidR="004134B1" w:rsidRDefault="004134B1" w:rsidP="003E78FD">
      <w:pPr>
        <w:rPr>
          <w:rFonts w:cs="Times New Roman"/>
          <w:rtl/>
        </w:rPr>
      </w:pPr>
      <w:r w:rsidRPr="004134B1">
        <w:rPr>
          <w:rFonts w:cs="Times New Roman"/>
        </w:rPr>
        <w:t>все будет в порядке</w:t>
      </w:r>
    </w:p>
    <w:p w14:paraId="45755E8B" w14:textId="0EAA3EB8" w:rsidR="004134B1" w:rsidRDefault="004134B1" w:rsidP="003E78FD">
      <w:pPr>
        <w:rPr>
          <w:rFonts w:cs="Times New Roman"/>
          <w:rtl/>
        </w:rPr>
      </w:pPr>
      <w:r w:rsidRPr="004134B1">
        <w:rPr>
          <w:rFonts w:cs="Times New Roman"/>
        </w:rPr>
        <w:t>vse budet v poryadke</w:t>
      </w:r>
    </w:p>
    <w:p w14:paraId="23AE5AED" w14:textId="72E2EC6B" w:rsidR="004134B1" w:rsidRPr="00E67C1F" w:rsidRDefault="004134B1" w:rsidP="003E78FD">
      <w:pPr>
        <w:rPr>
          <w:rFonts w:cs="Times New Roman"/>
          <w:rtl/>
        </w:rPr>
      </w:pPr>
      <w:r>
        <w:rPr>
          <w:rFonts w:cs="Times New Roman" w:hint="cs"/>
          <w:rtl/>
        </w:rPr>
        <w:t>]</w:t>
      </w:r>
    </w:p>
    <w:p w14:paraId="0B0E79A3" w14:textId="312142B3" w:rsidR="00626572" w:rsidRPr="00E67C1F" w:rsidRDefault="00082F11" w:rsidP="003E78FD">
      <w:pPr>
        <w:rPr>
          <w:rFonts w:cs="Times New Roman"/>
          <w:rtl/>
        </w:rPr>
      </w:pPr>
      <w:r w:rsidRPr="00E67C1F">
        <w:rPr>
          <w:rFonts w:cs="Times New Roman" w:hint="eastAsia"/>
          <w:rtl/>
        </w:rPr>
        <w:t>הם</w:t>
      </w:r>
      <w:r w:rsidRPr="00E67C1F">
        <w:rPr>
          <w:rFonts w:cs="Times New Roman"/>
          <w:rtl/>
        </w:rPr>
        <w:t xml:space="preserve"> יצאו </w:t>
      </w:r>
      <w:r w:rsidRPr="00E67C1F">
        <w:rPr>
          <w:rFonts w:cs="Times New Roman" w:hint="eastAsia"/>
          <w:rtl/>
        </w:rPr>
        <w:t>מ</w:t>
      </w:r>
      <w:r w:rsidR="006E3304">
        <w:rPr>
          <w:rFonts w:cs="Times New Roman" w:hint="cs"/>
          <w:rtl/>
        </w:rPr>
        <w:t>ה</w:t>
      </w:r>
      <w:r w:rsidRPr="00E67C1F">
        <w:rPr>
          <w:rFonts w:cs="Times New Roman" w:hint="eastAsia"/>
          <w:rtl/>
        </w:rPr>
        <w:t>דירה</w:t>
      </w:r>
      <w:r w:rsidRPr="00E67C1F">
        <w:rPr>
          <w:rFonts w:cs="Times New Roman"/>
          <w:rtl/>
        </w:rPr>
        <w:t xml:space="preserve"> </w:t>
      </w:r>
      <w:r w:rsidR="006E3304">
        <w:rPr>
          <w:rFonts w:cs="Times New Roman" w:hint="cs"/>
          <w:rtl/>
        </w:rPr>
        <w:t>ב</w:t>
      </w:r>
      <w:r w:rsidRPr="00E67C1F">
        <w:rPr>
          <w:rFonts w:cs="Times New Roman" w:hint="eastAsia"/>
          <w:rtl/>
        </w:rPr>
        <w:t>הרגשה</w:t>
      </w:r>
      <w:r w:rsidRPr="00E67C1F">
        <w:rPr>
          <w:rFonts w:cs="Times New Roman"/>
          <w:rtl/>
        </w:rPr>
        <w:t xml:space="preserve"> </w:t>
      </w:r>
      <w:r w:rsidRPr="00E67C1F">
        <w:rPr>
          <w:rFonts w:cs="Times New Roman" w:hint="eastAsia"/>
          <w:rtl/>
        </w:rPr>
        <w:t>ברורה</w:t>
      </w:r>
      <w:r w:rsidR="00BB7B0A">
        <w:rPr>
          <w:rFonts w:cs="Times New Roman"/>
          <w:rtl/>
        </w:rPr>
        <w:t xml:space="preserve"> שהכול </w:t>
      </w:r>
      <w:r w:rsidRPr="00E67C1F">
        <w:rPr>
          <w:rFonts w:cs="Times New Roman" w:hint="eastAsia"/>
          <w:rtl/>
        </w:rPr>
        <w:t>יהיה</w:t>
      </w:r>
      <w:r w:rsidRPr="00E67C1F">
        <w:rPr>
          <w:rFonts w:cs="Times New Roman"/>
          <w:rtl/>
        </w:rPr>
        <w:t xml:space="preserve"> </w:t>
      </w:r>
      <w:r w:rsidRPr="00E67C1F">
        <w:rPr>
          <w:rFonts w:cs="Times New Roman" w:hint="eastAsia"/>
          <w:rtl/>
        </w:rPr>
        <w:t>בסדר</w:t>
      </w:r>
      <w:r w:rsidRPr="00E67C1F">
        <w:rPr>
          <w:rFonts w:cs="Times New Roman"/>
          <w:rtl/>
        </w:rPr>
        <w:t xml:space="preserve"> </w:t>
      </w:r>
      <w:r w:rsidRPr="00E67C1F">
        <w:rPr>
          <w:rFonts w:cs="Times New Roman" w:hint="eastAsia"/>
          <w:rtl/>
        </w:rPr>
        <w:t>גמור</w:t>
      </w:r>
      <w:r w:rsidRPr="00E67C1F">
        <w:rPr>
          <w:rFonts w:cs="Times New Roman"/>
          <w:rtl/>
        </w:rPr>
        <w:t xml:space="preserve">, </w:t>
      </w:r>
      <w:r w:rsidRPr="00E67C1F">
        <w:rPr>
          <w:rFonts w:cs="Times New Roman" w:hint="eastAsia"/>
          <w:rtl/>
        </w:rPr>
        <w:t>ושאר</w:t>
      </w:r>
      <w:r w:rsidRPr="00E67C1F">
        <w:rPr>
          <w:rFonts w:cs="Times New Roman"/>
          <w:rtl/>
        </w:rPr>
        <w:t xml:space="preserve"> </w:t>
      </w:r>
      <w:r w:rsidR="00A65EA2" w:rsidRPr="00A65EA2">
        <w:rPr>
          <w:rFonts w:cs="Times New Roman"/>
          <w:rtl/>
        </w:rPr>
        <w:t xml:space="preserve">בני </w:t>
      </w:r>
      <w:r w:rsidRPr="00E67C1F">
        <w:rPr>
          <w:rFonts w:cs="Times New Roman" w:hint="eastAsia"/>
          <w:rtl/>
        </w:rPr>
        <w:t>החבורה</w:t>
      </w:r>
      <w:r w:rsidRPr="00E67C1F">
        <w:rPr>
          <w:rFonts w:cs="Times New Roman"/>
          <w:rtl/>
        </w:rPr>
        <w:t xml:space="preserve"> </w:t>
      </w:r>
      <w:r w:rsidR="003E4C22" w:rsidRPr="003E4C22">
        <w:rPr>
          <w:rFonts w:cs="Times New Roman"/>
          <w:rtl/>
        </w:rPr>
        <w:t>ה</w:t>
      </w:r>
      <w:r w:rsidR="000D4E3C">
        <w:rPr>
          <w:rFonts w:cs="Times New Roman" w:hint="cs"/>
          <w:rtl/>
        </w:rPr>
        <w:t>י</w:t>
      </w:r>
      <w:r w:rsidR="003E4C22" w:rsidRPr="003E4C22">
        <w:rPr>
          <w:rFonts w:cs="Times New Roman"/>
          <w:rtl/>
        </w:rPr>
        <w:t>טלטלו איכשהו</w:t>
      </w:r>
      <w:r w:rsidR="006E3304">
        <w:rPr>
          <w:rFonts w:cs="Times New Roman" w:hint="cs"/>
          <w:rtl/>
        </w:rPr>
        <w:t xml:space="preserve"> </w:t>
      </w:r>
      <w:r w:rsidRPr="00E67C1F">
        <w:rPr>
          <w:rFonts w:cs="Times New Roman" w:hint="eastAsia"/>
          <w:rtl/>
        </w:rPr>
        <w:t>אחריהם</w:t>
      </w:r>
      <w:r w:rsidRPr="00E67C1F">
        <w:rPr>
          <w:rFonts w:cs="Times New Roman"/>
          <w:rtl/>
        </w:rPr>
        <w:t>.</w:t>
      </w:r>
      <w:r w:rsidR="003E4C22" w:rsidRPr="003E4C22">
        <w:rPr>
          <w:rFonts w:cs="Times New Roman"/>
          <w:rtl/>
        </w:rPr>
        <w:t xml:space="preserve"> הבומבוקס </w:t>
      </w:r>
      <w:r w:rsidR="00166CA0" w:rsidRPr="00166CA0">
        <w:rPr>
          <w:rFonts w:cs="Times New Roman"/>
          <w:rtl/>
        </w:rPr>
        <w:t xml:space="preserve">וגם הגיטרה </w:t>
      </w:r>
      <w:r w:rsidR="00A65C9C">
        <w:rPr>
          <w:rFonts w:cs="Times New Roman" w:hint="cs"/>
          <w:rtl/>
        </w:rPr>
        <w:t xml:space="preserve">שלהם </w:t>
      </w:r>
      <w:r w:rsidR="003E4C22" w:rsidRPr="003E4C22">
        <w:rPr>
          <w:rFonts w:cs="Times New Roman"/>
          <w:rtl/>
        </w:rPr>
        <w:t>נשאר</w:t>
      </w:r>
      <w:r w:rsidR="00166CA0">
        <w:rPr>
          <w:rFonts w:cs="Times New Roman" w:hint="cs"/>
          <w:rtl/>
        </w:rPr>
        <w:t>ו</w:t>
      </w:r>
      <w:r w:rsidR="003E4C22" w:rsidRPr="003E4C22">
        <w:rPr>
          <w:rFonts w:cs="Times New Roman"/>
          <w:rtl/>
        </w:rPr>
        <w:t xml:space="preserve"> אצל אלכס.</w:t>
      </w:r>
    </w:p>
    <w:p w14:paraId="2E03E155" w14:textId="2919334D" w:rsidR="004C5B65" w:rsidRPr="00E67C1F" w:rsidRDefault="0035194C" w:rsidP="003E78FD">
      <w:pPr>
        <w:rPr>
          <w:rFonts w:cs="Times New Roman"/>
          <w:rtl/>
        </w:rPr>
      </w:pPr>
      <w:r w:rsidRPr="00E67C1F">
        <w:rPr>
          <w:rFonts w:cs="Times New Roman" w:hint="eastAsia"/>
          <w:rtl/>
        </w:rPr>
        <w:t>הוא</w:t>
      </w:r>
      <w:r w:rsidRPr="00E67C1F">
        <w:rPr>
          <w:rFonts w:cs="Times New Roman"/>
          <w:rtl/>
        </w:rPr>
        <w:t xml:space="preserve"> </w:t>
      </w:r>
      <w:r w:rsidRPr="00E67C1F">
        <w:rPr>
          <w:rFonts w:cs="Times New Roman" w:hint="eastAsia"/>
          <w:rtl/>
        </w:rPr>
        <w:t>נשכב</w:t>
      </w:r>
      <w:r w:rsidRPr="00E67C1F">
        <w:rPr>
          <w:rFonts w:cs="Times New Roman"/>
          <w:rtl/>
        </w:rPr>
        <w:t xml:space="preserve"> </w:t>
      </w:r>
      <w:r w:rsidRPr="00E67C1F">
        <w:rPr>
          <w:rFonts w:cs="Times New Roman" w:hint="eastAsia"/>
          <w:rtl/>
        </w:rPr>
        <w:t>על</w:t>
      </w:r>
      <w:r w:rsidRPr="00E67C1F">
        <w:rPr>
          <w:rFonts w:cs="Times New Roman"/>
          <w:rtl/>
        </w:rPr>
        <w:t xml:space="preserve"> </w:t>
      </w:r>
      <w:r w:rsidRPr="00E67C1F">
        <w:rPr>
          <w:rFonts w:cs="Times New Roman" w:hint="eastAsia"/>
          <w:rtl/>
        </w:rPr>
        <w:t>הספה</w:t>
      </w:r>
      <w:r w:rsidRPr="00E67C1F">
        <w:rPr>
          <w:rFonts w:cs="Times New Roman"/>
          <w:rtl/>
        </w:rPr>
        <w:t xml:space="preserve"> </w:t>
      </w:r>
      <w:r w:rsidRPr="00E67C1F">
        <w:rPr>
          <w:rFonts w:cs="Times New Roman" w:hint="eastAsia"/>
          <w:rtl/>
        </w:rPr>
        <w:t>הדביקה</w:t>
      </w:r>
      <w:r w:rsidRPr="00E67C1F">
        <w:rPr>
          <w:rFonts w:cs="Times New Roman"/>
          <w:rtl/>
        </w:rPr>
        <w:t xml:space="preserve"> </w:t>
      </w:r>
      <w:r w:rsidRPr="00E67C1F">
        <w:rPr>
          <w:rFonts w:cs="Times New Roman" w:hint="eastAsia"/>
          <w:rtl/>
        </w:rPr>
        <w:t>ובמשך</w:t>
      </w:r>
      <w:r w:rsidRPr="00E67C1F">
        <w:rPr>
          <w:rFonts w:cs="Times New Roman"/>
          <w:rtl/>
        </w:rPr>
        <w:t xml:space="preserve"> </w:t>
      </w:r>
      <w:r w:rsidRPr="00E67C1F">
        <w:rPr>
          <w:rFonts w:cs="Times New Roman" w:hint="eastAsia"/>
          <w:rtl/>
        </w:rPr>
        <w:t>דקות</w:t>
      </w:r>
      <w:r w:rsidRPr="00E67C1F">
        <w:rPr>
          <w:rFonts w:cs="Times New Roman"/>
          <w:rtl/>
        </w:rPr>
        <w:t xml:space="preserve"> </w:t>
      </w:r>
      <w:r w:rsidRPr="00E67C1F">
        <w:rPr>
          <w:rFonts w:cs="Times New Roman" w:hint="eastAsia"/>
          <w:rtl/>
        </w:rPr>
        <w:t>עוד</w:t>
      </w:r>
      <w:r w:rsidR="004C5B65" w:rsidRPr="00E67C1F">
        <w:rPr>
          <w:rFonts w:cs="Times New Roman"/>
          <w:rtl/>
        </w:rPr>
        <w:t xml:space="preserve"> שמע אותם מרעישים </w:t>
      </w:r>
      <w:r w:rsidR="004C5B65" w:rsidRPr="00E67C1F">
        <w:rPr>
          <w:rFonts w:cs="Times New Roman" w:hint="eastAsia"/>
          <w:rtl/>
        </w:rPr>
        <w:t>ב</w:t>
      </w:r>
      <w:r w:rsidR="00711319" w:rsidRPr="00E67C1F">
        <w:rPr>
          <w:rFonts w:cs="Times New Roman" w:hint="eastAsia"/>
          <w:rtl/>
        </w:rPr>
        <w:t>רחב</w:t>
      </w:r>
      <w:r w:rsidR="003E4C22">
        <w:rPr>
          <w:rFonts w:cs="Times New Roman" w:hint="cs"/>
          <w:rtl/>
        </w:rPr>
        <w:t>ת</w:t>
      </w:r>
      <w:r w:rsidR="004C5B65" w:rsidRPr="00E67C1F">
        <w:rPr>
          <w:rFonts w:cs="Times New Roman"/>
          <w:rtl/>
        </w:rPr>
        <w:t xml:space="preserve"> בית</w:t>
      </w:r>
      <w:r w:rsidR="000D4E3C">
        <w:rPr>
          <w:rFonts w:cs="Times New Roman" w:hint="cs"/>
          <w:rtl/>
        </w:rPr>
        <w:t>-</w:t>
      </w:r>
      <w:r w:rsidR="004C5B65" w:rsidRPr="00E67C1F">
        <w:rPr>
          <w:rFonts w:cs="Times New Roman"/>
          <w:rtl/>
        </w:rPr>
        <w:t xml:space="preserve">הכנסת, </w:t>
      </w:r>
      <w:r w:rsidR="004E1C7C" w:rsidRPr="00E67C1F">
        <w:rPr>
          <w:rFonts w:cs="Times New Roman" w:hint="eastAsia"/>
          <w:rtl/>
        </w:rPr>
        <w:t>עד</w:t>
      </w:r>
      <w:r w:rsidR="004C5B65" w:rsidRPr="00E67C1F">
        <w:rPr>
          <w:rFonts w:cs="Times New Roman"/>
          <w:rtl/>
        </w:rPr>
        <w:t xml:space="preserve"> </w:t>
      </w:r>
      <w:r w:rsidR="004E1C7C" w:rsidRPr="00E67C1F">
        <w:rPr>
          <w:rFonts w:cs="Times New Roman" w:hint="eastAsia"/>
          <w:rtl/>
        </w:rPr>
        <w:t>ש</w:t>
      </w:r>
      <w:r w:rsidR="003E4C22" w:rsidRPr="003E4C22">
        <w:rPr>
          <w:rFonts w:cs="Times New Roman"/>
          <w:rtl/>
        </w:rPr>
        <w:t>נשאו רגליהם ונעלמו</w:t>
      </w:r>
      <w:r w:rsidR="004C5B65" w:rsidRPr="00E67C1F">
        <w:rPr>
          <w:rFonts w:cs="Times New Roman"/>
          <w:rtl/>
        </w:rPr>
        <w:t xml:space="preserve"> </w:t>
      </w:r>
      <w:r w:rsidR="004C5B65" w:rsidRPr="00E67C1F">
        <w:rPr>
          <w:rFonts w:cs="Times New Roman" w:hint="eastAsia"/>
          <w:rtl/>
        </w:rPr>
        <w:t>גם</w:t>
      </w:r>
      <w:r w:rsidR="004C5B65" w:rsidRPr="00E67C1F">
        <w:rPr>
          <w:rFonts w:cs="Times New Roman"/>
          <w:rtl/>
        </w:rPr>
        <w:t xml:space="preserve"> </w:t>
      </w:r>
      <w:r w:rsidR="004C5B65" w:rsidRPr="00E67C1F">
        <w:rPr>
          <w:rFonts w:cs="Times New Roman" w:hint="eastAsia"/>
          <w:rtl/>
        </w:rPr>
        <w:t>משם</w:t>
      </w:r>
      <w:r w:rsidR="004C5B65" w:rsidRPr="00E67C1F">
        <w:rPr>
          <w:rFonts w:cs="Times New Roman"/>
          <w:rtl/>
        </w:rPr>
        <w:t>.</w:t>
      </w:r>
    </w:p>
    <w:p w14:paraId="31F30BC6" w14:textId="65C29D64" w:rsidR="005E68FA" w:rsidRDefault="006E3304" w:rsidP="003E78FD">
      <w:pPr>
        <w:rPr>
          <w:rtl/>
        </w:rPr>
      </w:pPr>
      <w:r>
        <w:rPr>
          <w:rFonts w:hint="cs"/>
          <w:rtl/>
        </w:rPr>
        <w:t>"</w:t>
      </w:r>
      <w:r w:rsidR="005E68FA" w:rsidRPr="00E67C1F">
        <w:rPr>
          <w:rFonts w:hint="eastAsia"/>
          <w:rtl/>
        </w:rPr>
        <w:t>היי</w:t>
      </w:r>
      <w:r w:rsidR="005E68FA" w:rsidRPr="00E67C1F">
        <w:rPr>
          <w:rtl/>
        </w:rPr>
        <w:t xml:space="preserve"> אתה,</w:t>
      </w:r>
      <w:r>
        <w:rPr>
          <w:rFonts w:hint="cs"/>
          <w:rtl/>
        </w:rPr>
        <w:t>"</w:t>
      </w:r>
      <w:r w:rsidR="005E68FA" w:rsidRPr="00E67C1F">
        <w:rPr>
          <w:rtl/>
        </w:rPr>
        <w:t xml:space="preserve"> הוא </w:t>
      </w:r>
      <w:r w:rsidR="00C22362" w:rsidRPr="00E67C1F">
        <w:rPr>
          <w:rFonts w:hint="eastAsia"/>
          <w:rtl/>
        </w:rPr>
        <w:t>שרק</w:t>
      </w:r>
      <w:r w:rsidR="00C22362" w:rsidRPr="00E67C1F">
        <w:rPr>
          <w:rtl/>
        </w:rPr>
        <w:t xml:space="preserve"> בתוכו </w:t>
      </w:r>
      <w:r w:rsidR="0035194C" w:rsidRPr="00E67C1F">
        <w:rPr>
          <w:rFonts w:hint="eastAsia"/>
          <w:rtl/>
        </w:rPr>
        <w:t>ניגון</w:t>
      </w:r>
      <w:r w:rsidR="00C22362" w:rsidRPr="00E67C1F">
        <w:rPr>
          <w:rtl/>
        </w:rPr>
        <w:t xml:space="preserve"> כבד ונמוך, איזה צליל </w:t>
      </w:r>
      <w:r w:rsidR="00C22362" w:rsidRPr="00E67C1F">
        <w:rPr>
          <w:rFonts w:hint="eastAsia"/>
          <w:rtl/>
        </w:rPr>
        <w:t>ששורקים</w:t>
      </w:r>
      <w:r w:rsidR="00C22362" w:rsidRPr="00E67C1F">
        <w:rPr>
          <w:rtl/>
        </w:rPr>
        <w:t xml:space="preserve"> </w:t>
      </w:r>
      <w:r w:rsidR="00C22362" w:rsidRPr="00E67C1F">
        <w:rPr>
          <w:rFonts w:hint="eastAsia"/>
          <w:rtl/>
        </w:rPr>
        <w:t>כשמתגעגעים</w:t>
      </w:r>
      <w:r w:rsidR="00C90C6C">
        <w:rPr>
          <w:rtl/>
        </w:rPr>
        <w:t xml:space="preserve"> מאוד </w:t>
      </w:r>
      <w:r w:rsidR="00C22362" w:rsidRPr="00E67C1F">
        <w:rPr>
          <w:rFonts w:hint="eastAsia"/>
          <w:rtl/>
        </w:rPr>
        <w:t>לגל</w:t>
      </w:r>
      <w:r w:rsidR="00C22362" w:rsidRPr="00E67C1F">
        <w:rPr>
          <w:rtl/>
        </w:rPr>
        <w:t xml:space="preserve"> </w:t>
      </w:r>
      <w:r w:rsidR="00C22362" w:rsidRPr="00E67C1F">
        <w:rPr>
          <w:rFonts w:hint="eastAsia"/>
          <w:rtl/>
        </w:rPr>
        <w:t>אחד</w:t>
      </w:r>
      <w:r>
        <w:rPr>
          <w:rFonts w:hint="cs"/>
          <w:rtl/>
        </w:rPr>
        <w:t>,</w:t>
      </w:r>
      <w:r w:rsidR="005E68FA" w:rsidRPr="00E67C1F">
        <w:rPr>
          <w:rtl/>
        </w:rPr>
        <w:t xml:space="preserve"> ו</w:t>
      </w:r>
      <w:r w:rsidR="00C22362" w:rsidRPr="00E67C1F">
        <w:rPr>
          <w:rFonts w:hint="eastAsia"/>
          <w:rtl/>
        </w:rPr>
        <w:t>השריקה</w:t>
      </w:r>
      <w:r w:rsidR="005E68FA" w:rsidRPr="00E67C1F">
        <w:rPr>
          <w:rtl/>
        </w:rPr>
        <w:t xml:space="preserve"> כבר לא הדהד</w:t>
      </w:r>
      <w:r w:rsidR="00C22362" w:rsidRPr="00E67C1F">
        <w:rPr>
          <w:rFonts w:hint="eastAsia"/>
          <w:rtl/>
        </w:rPr>
        <w:t>ה</w:t>
      </w:r>
      <w:r w:rsidR="005E68FA" w:rsidRPr="00E67C1F">
        <w:rPr>
          <w:rtl/>
        </w:rPr>
        <w:t xml:space="preserve"> </w:t>
      </w:r>
      <w:r w:rsidR="005E68FA" w:rsidRPr="00E67C1F">
        <w:rPr>
          <w:rFonts w:hint="eastAsia"/>
          <w:rtl/>
        </w:rPr>
        <w:t>בריקנות</w:t>
      </w:r>
      <w:r w:rsidR="005E68FA" w:rsidRPr="00E67C1F">
        <w:rPr>
          <w:rtl/>
        </w:rPr>
        <w:t xml:space="preserve"> </w:t>
      </w:r>
      <w:r w:rsidR="005E68FA" w:rsidRPr="00E67C1F">
        <w:rPr>
          <w:rFonts w:hint="eastAsia"/>
          <w:rtl/>
        </w:rPr>
        <w:t>בתוכו</w:t>
      </w:r>
      <w:r w:rsidR="005E68FA" w:rsidRPr="00E67C1F">
        <w:rPr>
          <w:rtl/>
        </w:rPr>
        <w:t xml:space="preserve">, </w:t>
      </w:r>
      <w:r>
        <w:rPr>
          <w:rFonts w:hint="cs"/>
          <w:rtl/>
        </w:rPr>
        <w:t>"</w:t>
      </w:r>
      <w:r w:rsidR="005E68FA" w:rsidRPr="00E67C1F">
        <w:rPr>
          <w:rFonts w:hint="eastAsia"/>
          <w:rtl/>
        </w:rPr>
        <w:t>היי</w:t>
      </w:r>
      <w:r w:rsidR="005E68FA" w:rsidRPr="00E67C1F">
        <w:rPr>
          <w:rtl/>
        </w:rPr>
        <w:t xml:space="preserve"> </w:t>
      </w:r>
      <w:r w:rsidR="005E68FA" w:rsidRPr="00E67C1F">
        <w:rPr>
          <w:rFonts w:hint="eastAsia"/>
          <w:rtl/>
        </w:rPr>
        <w:t>אתה</w:t>
      </w:r>
      <w:r w:rsidR="004C5B65" w:rsidRPr="00E67C1F">
        <w:rPr>
          <w:rtl/>
        </w:rPr>
        <w:t xml:space="preserve">, </w:t>
      </w:r>
      <w:r w:rsidR="004C5B65" w:rsidRPr="00E67C1F">
        <w:rPr>
          <w:rFonts w:hint="eastAsia"/>
          <w:rtl/>
        </w:rPr>
        <w:t>חזרת</w:t>
      </w:r>
      <w:r w:rsidR="005E68FA" w:rsidRPr="00E67C1F">
        <w:rPr>
          <w:rtl/>
        </w:rPr>
        <w:t>.</w:t>
      </w:r>
      <w:r>
        <w:rPr>
          <w:rFonts w:hint="cs"/>
          <w:rtl/>
        </w:rPr>
        <w:t>"</w:t>
      </w:r>
      <w:r w:rsidR="005E68FA" w:rsidRPr="00E67C1F">
        <w:rPr>
          <w:rtl/>
        </w:rPr>
        <w:t xml:space="preserve"> </w:t>
      </w:r>
      <w:r w:rsidR="005E68FA" w:rsidRPr="00E67C1F">
        <w:rPr>
          <w:rFonts w:hint="eastAsia"/>
          <w:rtl/>
        </w:rPr>
        <w:t>הוא</w:t>
      </w:r>
      <w:r w:rsidR="005E68FA" w:rsidRPr="00E67C1F">
        <w:rPr>
          <w:rtl/>
        </w:rPr>
        <w:t xml:space="preserve"> </w:t>
      </w:r>
      <w:r w:rsidR="00AB15B1">
        <w:rPr>
          <w:rFonts w:hint="cs"/>
          <w:rtl/>
        </w:rPr>
        <w:t>אמנם</w:t>
      </w:r>
      <w:r>
        <w:rPr>
          <w:rFonts w:hint="cs"/>
          <w:rtl/>
        </w:rPr>
        <w:t xml:space="preserve"> </w:t>
      </w:r>
      <w:r w:rsidR="00C22362" w:rsidRPr="00E67C1F">
        <w:rPr>
          <w:rFonts w:hint="eastAsia"/>
          <w:rtl/>
        </w:rPr>
        <w:t>מזוהם</w:t>
      </w:r>
      <w:r>
        <w:rPr>
          <w:rFonts w:hint="cs"/>
          <w:rtl/>
        </w:rPr>
        <w:t>,</w:t>
      </w:r>
      <w:r w:rsidR="00C22362" w:rsidRPr="00E67C1F">
        <w:rPr>
          <w:rtl/>
        </w:rPr>
        <w:t xml:space="preserve"> אבל</w:t>
      </w:r>
      <w:r>
        <w:rPr>
          <w:rFonts w:hint="cs"/>
          <w:rtl/>
        </w:rPr>
        <w:t xml:space="preserve"> </w:t>
      </w:r>
      <w:r w:rsidR="00082F11" w:rsidRPr="00E67C1F">
        <w:rPr>
          <w:rtl/>
        </w:rPr>
        <w:t xml:space="preserve">רק </w:t>
      </w:r>
      <w:r w:rsidR="00CF347D">
        <w:rPr>
          <w:rFonts w:hint="cs"/>
          <w:rtl/>
        </w:rPr>
        <w:t>ב</w:t>
      </w:r>
      <w:r w:rsidR="00082F11" w:rsidRPr="00E67C1F">
        <w:rPr>
          <w:rtl/>
        </w:rPr>
        <w:t>אותה זוהמה שה</w:t>
      </w:r>
      <w:r w:rsidR="00ED76C7" w:rsidRPr="00E67C1F">
        <w:rPr>
          <w:rFonts w:hint="eastAsia"/>
          <w:rtl/>
        </w:rPr>
        <w:t>זמין</w:t>
      </w:r>
      <w:r w:rsidR="00ED76C7" w:rsidRPr="00E67C1F">
        <w:rPr>
          <w:rtl/>
        </w:rPr>
        <w:t xml:space="preserve"> </w:t>
      </w:r>
      <w:r w:rsidR="00ED76C7" w:rsidRPr="00E67C1F">
        <w:rPr>
          <w:rFonts w:hint="eastAsia"/>
          <w:rtl/>
        </w:rPr>
        <w:t>לעצמו</w:t>
      </w:r>
      <w:r w:rsidR="003E4C22">
        <w:rPr>
          <w:rFonts w:hint="cs"/>
          <w:rtl/>
        </w:rPr>
        <w:t>,</w:t>
      </w:r>
      <w:r w:rsidR="00ED76C7" w:rsidRPr="00E67C1F">
        <w:rPr>
          <w:rtl/>
        </w:rPr>
        <w:t xml:space="preserve"> </w:t>
      </w:r>
      <w:r w:rsidR="003E4C22">
        <w:rPr>
          <w:rFonts w:hint="cs"/>
          <w:rtl/>
        </w:rPr>
        <w:t>ש</w:t>
      </w:r>
      <w:r w:rsidR="00ED76C7" w:rsidRPr="00E67C1F">
        <w:rPr>
          <w:rFonts w:hint="eastAsia"/>
          <w:rtl/>
        </w:rPr>
        <w:t>נ</w:t>
      </w:r>
      <w:r>
        <w:rPr>
          <w:rFonts w:hint="cs"/>
          <w:rtl/>
        </w:rPr>
        <w:t>ו</w:t>
      </w:r>
      <w:r w:rsidR="00ED76C7" w:rsidRPr="00E67C1F">
        <w:rPr>
          <w:rFonts w:hint="eastAsia"/>
          <w:rtl/>
        </w:rPr>
        <w:t>ח</w:t>
      </w:r>
      <w:r w:rsidR="00ED76C7" w:rsidRPr="00E67C1F">
        <w:rPr>
          <w:rtl/>
        </w:rPr>
        <w:t xml:space="preserve"> </w:t>
      </w:r>
      <w:r w:rsidR="003E4C22">
        <w:rPr>
          <w:rFonts w:hint="cs"/>
          <w:rtl/>
        </w:rPr>
        <w:t xml:space="preserve">להשתכשך </w:t>
      </w:r>
      <w:r w:rsidR="00ED76C7" w:rsidRPr="00E67C1F">
        <w:rPr>
          <w:rFonts w:hint="eastAsia"/>
          <w:rtl/>
        </w:rPr>
        <w:t>בתוכה</w:t>
      </w:r>
      <w:r w:rsidR="003E4C22">
        <w:rPr>
          <w:rFonts w:hint="cs"/>
          <w:rtl/>
        </w:rPr>
        <w:t>,</w:t>
      </w:r>
      <w:r w:rsidR="00ED76C7" w:rsidRPr="00E67C1F">
        <w:rPr>
          <w:rtl/>
        </w:rPr>
        <w:t xml:space="preserve"> </w:t>
      </w:r>
      <w:r w:rsidR="00ED76C7" w:rsidRPr="00E67C1F">
        <w:rPr>
          <w:rFonts w:hint="eastAsia"/>
          <w:rtl/>
        </w:rPr>
        <w:t>ונעים</w:t>
      </w:r>
      <w:r>
        <w:rPr>
          <w:rFonts w:hint="cs"/>
          <w:rtl/>
        </w:rPr>
        <w:t>[</w:t>
      </w:r>
      <w:r w:rsidR="00C22362" w:rsidRPr="00E67C1F">
        <w:rPr>
          <w:rtl/>
        </w:rPr>
        <w:t xml:space="preserve">, </w:t>
      </w:r>
      <w:r w:rsidR="00082F11" w:rsidRPr="00E67C1F">
        <w:rPr>
          <w:rFonts w:hint="eastAsia"/>
          <w:rtl/>
        </w:rPr>
        <w:t>הוא</w:t>
      </w:r>
      <w:r w:rsidR="00082F11" w:rsidRPr="00E67C1F">
        <w:rPr>
          <w:rtl/>
        </w:rPr>
        <w:t xml:space="preserve"> חזר </w:t>
      </w:r>
      <w:r w:rsidR="005E68FA" w:rsidRPr="00E67C1F">
        <w:rPr>
          <w:rFonts w:hint="eastAsia"/>
          <w:rtl/>
        </w:rPr>
        <w:t>חבול</w:t>
      </w:r>
      <w:r w:rsidR="00C90C6C">
        <w:rPr>
          <w:rtl/>
        </w:rPr>
        <w:t xml:space="preserve"> מאוד </w:t>
      </w:r>
      <w:r w:rsidR="005E68FA" w:rsidRPr="00E67C1F">
        <w:rPr>
          <w:rtl/>
        </w:rPr>
        <w:t xml:space="preserve">ופגוע בכל מקום אפשרי, אבל נותרו עוד </w:t>
      </w:r>
      <w:r w:rsidR="004E1C7C" w:rsidRPr="00E67C1F">
        <w:rPr>
          <w:rFonts w:hint="eastAsia"/>
          <w:rtl/>
        </w:rPr>
        <w:t>כמה</w:t>
      </w:r>
      <w:r w:rsidR="004C5B65" w:rsidRPr="00E67C1F">
        <w:rPr>
          <w:rtl/>
        </w:rPr>
        <w:t xml:space="preserve"> שעות </w:t>
      </w:r>
      <w:r w:rsidR="004E1C7C" w:rsidRPr="00E67C1F">
        <w:rPr>
          <w:rFonts w:hint="eastAsia"/>
          <w:rtl/>
        </w:rPr>
        <w:t>של</w:t>
      </w:r>
      <w:r w:rsidR="004E1C7C" w:rsidRPr="00E67C1F">
        <w:rPr>
          <w:rtl/>
        </w:rPr>
        <w:t xml:space="preserve"> </w:t>
      </w:r>
      <w:r w:rsidR="004C5B65" w:rsidRPr="00E67C1F">
        <w:rPr>
          <w:rFonts w:hint="eastAsia"/>
          <w:rtl/>
        </w:rPr>
        <w:t>חושך</w:t>
      </w:r>
      <w:r w:rsidR="004C5B65" w:rsidRPr="00E67C1F">
        <w:rPr>
          <w:rtl/>
        </w:rPr>
        <w:t xml:space="preserve"> </w:t>
      </w:r>
      <w:r w:rsidR="004C5B65" w:rsidRPr="00E67C1F">
        <w:rPr>
          <w:rFonts w:hint="eastAsia"/>
          <w:rtl/>
        </w:rPr>
        <w:t>בשביל</w:t>
      </w:r>
      <w:r w:rsidR="004C5B65" w:rsidRPr="00E67C1F">
        <w:rPr>
          <w:rtl/>
        </w:rPr>
        <w:t xml:space="preserve"> </w:t>
      </w:r>
      <w:r w:rsidR="004C5B65" w:rsidRPr="00E67C1F">
        <w:rPr>
          <w:rFonts w:hint="eastAsia"/>
          <w:rtl/>
        </w:rPr>
        <w:t>ל</w:t>
      </w:r>
      <w:r w:rsidR="004E1C7C" w:rsidRPr="00E67C1F">
        <w:rPr>
          <w:rFonts w:hint="eastAsia"/>
          <w:rtl/>
        </w:rPr>
        <w:t>נוח</w:t>
      </w:r>
      <w:r w:rsidR="004E1C7C" w:rsidRPr="00E67C1F">
        <w:rPr>
          <w:rtl/>
        </w:rPr>
        <w:t xml:space="preserve">, </w:t>
      </w:r>
      <w:r w:rsidR="006A08A8" w:rsidRPr="00E67C1F">
        <w:rPr>
          <w:rFonts w:hint="eastAsia"/>
          <w:rtl/>
        </w:rPr>
        <w:t>אפילו</w:t>
      </w:r>
      <w:r w:rsidR="006A08A8" w:rsidRPr="00E67C1F">
        <w:rPr>
          <w:rtl/>
        </w:rPr>
        <w:t xml:space="preserve"> </w:t>
      </w:r>
      <w:r w:rsidR="004E1C7C" w:rsidRPr="00E67C1F">
        <w:rPr>
          <w:rFonts w:hint="eastAsia"/>
          <w:rtl/>
        </w:rPr>
        <w:t>ל</w:t>
      </w:r>
      <w:r w:rsidR="004C5B65" w:rsidRPr="00E67C1F">
        <w:rPr>
          <w:rFonts w:hint="eastAsia"/>
          <w:rtl/>
        </w:rPr>
        <w:t>ישון</w:t>
      </w:r>
      <w:r w:rsidR="004C5B65" w:rsidRPr="00E67C1F">
        <w:rPr>
          <w:rtl/>
        </w:rPr>
        <w:t xml:space="preserve">, </w:t>
      </w:r>
      <w:r w:rsidR="004C5B65" w:rsidRPr="00E67C1F">
        <w:rPr>
          <w:rFonts w:hint="eastAsia"/>
          <w:rtl/>
        </w:rPr>
        <w:t>להתחזק</w:t>
      </w:r>
      <w:r w:rsidR="00C22362" w:rsidRPr="00E67C1F">
        <w:rPr>
          <w:rtl/>
        </w:rPr>
        <w:t xml:space="preserve"> </w:t>
      </w:r>
      <w:r w:rsidR="00ED76C7" w:rsidRPr="00E67C1F">
        <w:rPr>
          <w:rFonts w:hint="eastAsia"/>
          <w:rtl/>
        </w:rPr>
        <w:t>יא</w:t>
      </w:r>
      <w:r w:rsidR="00ED76C7" w:rsidRPr="00E67C1F">
        <w:rPr>
          <w:rtl/>
        </w:rPr>
        <w:t xml:space="preserve"> </w:t>
      </w:r>
      <w:r w:rsidR="00C22362" w:rsidRPr="00E67C1F">
        <w:rPr>
          <w:rFonts w:hint="eastAsia"/>
          <w:rtl/>
        </w:rPr>
        <w:t>מותק</w:t>
      </w:r>
      <w:r>
        <w:rPr>
          <w:rFonts w:hint="cs"/>
          <w:rtl/>
        </w:rPr>
        <w:t>]</w:t>
      </w:r>
      <w:r w:rsidR="004C5B65" w:rsidRPr="00E67C1F">
        <w:rPr>
          <w:rtl/>
        </w:rPr>
        <w:t>.</w:t>
      </w:r>
    </w:p>
    <w:p w14:paraId="53847E7E" w14:textId="77777777" w:rsidR="003E78FD" w:rsidRPr="00CD067C" w:rsidRDefault="003E78FD" w:rsidP="00FB53CC">
      <w:pPr>
        <w:rPr>
          <w:rtl/>
        </w:rPr>
      </w:pPr>
    </w:p>
    <w:p w14:paraId="53F669EB" w14:textId="26CB4287" w:rsidR="004627AB" w:rsidRPr="00CD067C" w:rsidRDefault="004627AB" w:rsidP="00D81452">
      <w:pPr>
        <w:rPr>
          <w:rtl/>
        </w:rPr>
      </w:pPr>
      <w:r w:rsidRPr="00CD067C">
        <w:rPr>
          <w:rtl/>
        </w:rPr>
        <w:t xml:space="preserve">למחרת בבוקר, </w:t>
      </w:r>
      <w:r w:rsidR="00681011">
        <w:rPr>
          <w:rFonts w:hint="cs"/>
          <w:rtl/>
        </w:rPr>
        <w:t xml:space="preserve">יסמין </w:t>
      </w:r>
      <w:r w:rsidRPr="00CD067C">
        <w:rPr>
          <w:rtl/>
        </w:rPr>
        <w:t xml:space="preserve">עדיין </w:t>
      </w:r>
      <w:r w:rsidR="00681011">
        <w:rPr>
          <w:rFonts w:hint="cs"/>
          <w:rtl/>
        </w:rPr>
        <w:t>ישנה</w:t>
      </w:r>
      <w:r w:rsidR="00760094">
        <w:rPr>
          <w:rtl/>
        </w:rPr>
        <w:t>. במשך הלילה איבריה רפו</w:t>
      </w:r>
      <w:r w:rsidR="00760094">
        <w:rPr>
          <w:rFonts w:hint="cs"/>
          <w:rtl/>
        </w:rPr>
        <w:t xml:space="preserve"> </w:t>
      </w:r>
      <w:r w:rsidRPr="00CD067C">
        <w:rPr>
          <w:rtl/>
        </w:rPr>
        <w:t xml:space="preserve">והיא </w:t>
      </w:r>
      <w:r w:rsidR="002C4D30">
        <w:rPr>
          <w:rFonts w:hint="cs"/>
          <w:rtl/>
        </w:rPr>
        <w:t>ה</w:t>
      </w:r>
      <w:r w:rsidRPr="00CD067C">
        <w:rPr>
          <w:rtl/>
        </w:rPr>
        <w:t>תרחב</w:t>
      </w:r>
      <w:r w:rsidR="002C4D30">
        <w:rPr>
          <w:rFonts w:hint="cs"/>
          <w:rtl/>
        </w:rPr>
        <w:t>ה</w:t>
      </w:r>
      <w:r w:rsidR="00681011">
        <w:rPr>
          <w:rFonts w:hint="cs"/>
          <w:rtl/>
        </w:rPr>
        <w:t xml:space="preserve"> </w:t>
      </w:r>
      <w:r w:rsidRPr="00CD067C">
        <w:rPr>
          <w:rtl/>
        </w:rPr>
        <w:t xml:space="preserve">בתוך סדיניו, רגלה השמאלית </w:t>
      </w:r>
      <w:r w:rsidR="002C4D30">
        <w:rPr>
          <w:rFonts w:hint="cs"/>
          <w:rtl/>
        </w:rPr>
        <w:t>ה</w:t>
      </w:r>
      <w:r w:rsidRPr="00CD067C">
        <w:rPr>
          <w:rtl/>
        </w:rPr>
        <w:t>שתרבב</w:t>
      </w:r>
      <w:r w:rsidR="002C4D30">
        <w:rPr>
          <w:rFonts w:hint="cs"/>
          <w:rtl/>
        </w:rPr>
        <w:t>ה</w:t>
      </w:r>
      <w:r w:rsidRPr="00CD067C">
        <w:rPr>
          <w:rtl/>
        </w:rPr>
        <w:t xml:space="preserve"> החוצה. </w:t>
      </w:r>
      <w:r w:rsidR="003976C4">
        <w:rPr>
          <w:rFonts w:hint="cs"/>
          <w:rtl/>
        </w:rPr>
        <w:t>אלכס</w:t>
      </w:r>
      <w:r w:rsidRPr="00CD067C">
        <w:rPr>
          <w:rtl/>
        </w:rPr>
        <w:t xml:space="preserve"> עמד והביט בשנתה השלווה. לבסוף כרע ליידה, הרים את השוק החמה שלה וברוך רב מ</w:t>
      </w:r>
      <w:r w:rsidR="00D81452">
        <w:rPr>
          <w:rFonts w:hint="cs"/>
          <w:rtl/>
        </w:rPr>
        <w:t>כפי</w:t>
      </w:r>
      <w:r w:rsidRPr="00CD067C">
        <w:rPr>
          <w:rtl/>
        </w:rPr>
        <w:t xml:space="preserve"> שהתכוון</w:t>
      </w:r>
      <w:r w:rsidR="00681011">
        <w:rPr>
          <w:rFonts w:hint="cs"/>
          <w:rtl/>
        </w:rPr>
        <w:t>,</w:t>
      </w:r>
      <w:r w:rsidRPr="00CD067C">
        <w:rPr>
          <w:rtl/>
        </w:rPr>
        <w:t xml:space="preserve"> ה</w:t>
      </w:r>
      <w:r w:rsidR="00681011">
        <w:rPr>
          <w:rFonts w:hint="cs"/>
          <w:rtl/>
        </w:rPr>
        <w:t>שיב</w:t>
      </w:r>
      <w:r w:rsidRPr="00CD067C">
        <w:rPr>
          <w:rtl/>
        </w:rPr>
        <w:t xml:space="preserve"> אותה אל בין המצעים. הוא נשאר בבית לשמור עליה.</w:t>
      </w:r>
      <w:r w:rsidR="006A08A8">
        <w:rPr>
          <w:rFonts w:hint="cs"/>
          <w:rtl/>
        </w:rPr>
        <w:t xml:space="preserve"> </w:t>
      </w:r>
    </w:p>
    <w:p w14:paraId="2F4A4652" w14:textId="743DE6B8" w:rsidR="004627AB" w:rsidRPr="00CD067C" w:rsidRDefault="004627AB" w:rsidP="00250000">
      <w:pPr>
        <w:rPr>
          <w:rtl/>
        </w:rPr>
      </w:pPr>
      <w:r w:rsidRPr="00CD067C">
        <w:rPr>
          <w:rtl/>
        </w:rPr>
        <w:t>היא התעוררה בצהריים וראשה היה כבד</w:t>
      </w:r>
      <w:r w:rsidR="003976C4">
        <w:rPr>
          <w:rFonts w:hint="cs"/>
          <w:rtl/>
        </w:rPr>
        <w:t>[</w:t>
      </w:r>
      <w:r w:rsidRPr="00CD067C">
        <w:rPr>
          <w:rtl/>
        </w:rPr>
        <w:t xml:space="preserve">, בלתי מורגל בנינוחות </w:t>
      </w:r>
      <w:r w:rsidR="00681011">
        <w:rPr>
          <w:rFonts w:hint="cs"/>
          <w:rtl/>
        </w:rPr>
        <w:t>ו</w:t>
      </w:r>
      <w:r w:rsidRPr="00CD067C">
        <w:rPr>
          <w:rtl/>
        </w:rPr>
        <w:t>הרעננות ועדיין דימה לעצמו את העייפות וחוסר הטעם הרגילים</w:t>
      </w:r>
      <w:r w:rsidR="003976C4">
        <w:rPr>
          <w:rFonts w:hint="cs"/>
          <w:rtl/>
        </w:rPr>
        <w:t>]</w:t>
      </w:r>
      <w:r w:rsidRPr="00CD067C">
        <w:rPr>
          <w:rtl/>
        </w:rPr>
        <w:t>.</w:t>
      </w:r>
    </w:p>
    <w:p w14:paraId="4F788B7C" w14:textId="0C18BD80" w:rsidR="004627AB" w:rsidRPr="00CD067C" w:rsidRDefault="004627AB" w:rsidP="00250000">
      <w:pPr>
        <w:rPr>
          <w:rtl/>
        </w:rPr>
      </w:pPr>
      <w:r w:rsidRPr="00CD067C">
        <w:rPr>
          <w:rtl/>
        </w:rPr>
        <w:t>"את אוהבת את המיטה שלי</w:t>
      </w:r>
      <w:r w:rsidR="003E4C22">
        <w:rPr>
          <w:rFonts w:hint="cs"/>
          <w:rtl/>
        </w:rPr>
        <w:t>.</w:t>
      </w:r>
      <w:r w:rsidRPr="00CD067C">
        <w:rPr>
          <w:rtl/>
        </w:rPr>
        <w:t>" אלכס הביא לה דובשנית ו</w:t>
      </w:r>
      <w:r w:rsidR="00760094">
        <w:rPr>
          <w:rFonts w:hint="cs"/>
          <w:rtl/>
        </w:rPr>
        <w:t xml:space="preserve">כוס </w:t>
      </w:r>
      <w:r w:rsidRPr="00CD067C">
        <w:rPr>
          <w:rtl/>
        </w:rPr>
        <w:t>חלב</w:t>
      </w:r>
      <w:r w:rsidR="006A08A8">
        <w:rPr>
          <w:rFonts w:hint="cs"/>
          <w:rtl/>
        </w:rPr>
        <w:t>, שלקח מהדודה</w:t>
      </w:r>
      <w:r w:rsidRPr="00CD067C">
        <w:rPr>
          <w:rtl/>
        </w:rPr>
        <w:t>.</w:t>
      </w:r>
      <w:r w:rsidR="006A08A8">
        <w:rPr>
          <w:rFonts w:hint="cs"/>
          <w:rtl/>
        </w:rPr>
        <w:t xml:space="preserve"> החבורה מאמש לא הותירה </w:t>
      </w:r>
      <w:r w:rsidR="003E4C22">
        <w:rPr>
          <w:rFonts w:hint="cs"/>
          <w:rtl/>
        </w:rPr>
        <w:t>דבר</w:t>
      </w:r>
      <w:r w:rsidR="006A08A8">
        <w:rPr>
          <w:rFonts w:hint="cs"/>
          <w:rtl/>
        </w:rPr>
        <w:t xml:space="preserve"> חוץ מכמה שניצלים קפואים.</w:t>
      </w:r>
    </w:p>
    <w:p w14:paraId="1A8F2B1F" w14:textId="46D1DED3" w:rsidR="004627AB" w:rsidRPr="00CD067C" w:rsidRDefault="004627AB" w:rsidP="00250000">
      <w:pPr>
        <w:rPr>
          <w:rtl/>
        </w:rPr>
      </w:pPr>
      <w:r w:rsidRPr="00CD067C">
        <w:rPr>
          <w:rtl/>
        </w:rPr>
        <w:t>היא הת</w:t>
      </w:r>
      <w:r w:rsidR="000D4E3C">
        <w:rPr>
          <w:rFonts w:hint="cs"/>
          <w:rtl/>
        </w:rPr>
        <w:t>י</w:t>
      </w:r>
      <w:r w:rsidRPr="00CD067C">
        <w:rPr>
          <w:rtl/>
        </w:rPr>
        <w:t>ישבה במיטה ופיהקה. "איפה סער?"</w:t>
      </w:r>
    </w:p>
    <w:p w14:paraId="0175FDE3" w14:textId="6C571A56" w:rsidR="004627AB" w:rsidRPr="00CD067C" w:rsidRDefault="004627AB" w:rsidP="00250000">
      <w:pPr>
        <w:rPr>
          <w:rtl/>
        </w:rPr>
      </w:pPr>
      <w:r w:rsidRPr="00CD067C">
        <w:rPr>
          <w:rtl/>
        </w:rPr>
        <w:t xml:space="preserve">"בטח </w:t>
      </w:r>
      <w:r w:rsidR="003E4C22" w:rsidRPr="003E4C22">
        <w:rPr>
          <w:rFonts w:cs="Times New Roman"/>
          <w:rtl/>
        </w:rPr>
        <w:t xml:space="preserve">אצלכם </w:t>
      </w:r>
      <w:r w:rsidRPr="00CD067C">
        <w:rPr>
          <w:rtl/>
        </w:rPr>
        <w:t>בבית."</w:t>
      </w:r>
    </w:p>
    <w:p w14:paraId="269994BB" w14:textId="77777777" w:rsidR="004627AB" w:rsidRPr="00CD067C" w:rsidRDefault="004627AB" w:rsidP="00250000">
      <w:pPr>
        <w:rPr>
          <w:rtl/>
        </w:rPr>
      </w:pPr>
      <w:r w:rsidRPr="00CD067C">
        <w:rPr>
          <w:rtl/>
        </w:rPr>
        <w:t>"ישנתי כל הזמן?"</w:t>
      </w:r>
    </w:p>
    <w:p w14:paraId="6CEB844D" w14:textId="77777777" w:rsidR="004627AB" w:rsidRPr="00CD067C" w:rsidRDefault="004627AB" w:rsidP="00250000">
      <w:pPr>
        <w:rPr>
          <w:rtl/>
        </w:rPr>
      </w:pPr>
      <w:r w:rsidRPr="00CD067C">
        <w:rPr>
          <w:rtl/>
        </w:rPr>
        <w:t>"כן."</w:t>
      </w:r>
    </w:p>
    <w:p w14:paraId="223F766C" w14:textId="28755ECF" w:rsidR="004627AB" w:rsidRPr="00CD067C" w:rsidRDefault="004627AB" w:rsidP="00250000">
      <w:pPr>
        <w:rPr>
          <w:rtl/>
        </w:rPr>
      </w:pPr>
      <w:r w:rsidRPr="00CD067C">
        <w:rPr>
          <w:rtl/>
        </w:rPr>
        <w:t xml:space="preserve">המיאוס העצמי חזר </w:t>
      </w:r>
      <w:r w:rsidR="00681011">
        <w:rPr>
          <w:rFonts w:hint="cs"/>
          <w:rtl/>
        </w:rPr>
        <w:t xml:space="preserve">בבת אחת </w:t>
      </w:r>
      <w:r w:rsidRPr="00CD067C">
        <w:rPr>
          <w:rtl/>
        </w:rPr>
        <w:t xml:space="preserve">והתפרקד במקומו </w:t>
      </w:r>
      <w:r w:rsidR="00FB53CC">
        <w:rPr>
          <w:rtl/>
        </w:rPr>
        <w:t>ה</w:t>
      </w:r>
      <w:r w:rsidR="00CF347D">
        <w:rPr>
          <w:rFonts w:hint="cs"/>
          <w:rtl/>
        </w:rPr>
        <w:t>מוכר</w:t>
      </w:r>
      <w:r w:rsidR="00FB53CC">
        <w:rPr>
          <w:rtl/>
        </w:rPr>
        <w:t>, בין צלעותיה לעצמות הבריח</w:t>
      </w:r>
      <w:r w:rsidR="00FB53CC">
        <w:rPr>
          <w:rFonts w:hint="cs"/>
          <w:rtl/>
        </w:rPr>
        <w:t>.</w:t>
      </w:r>
      <w:r w:rsidRPr="00CD067C">
        <w:rPr>
          <w:rtl/>
        </w:rPr>
        <w:t xml:space="preserve"> שוב</w:t>
      </w:r>
      <w:r w:rsidRPr="00CD067C">
        <w:rPr>
          <w:rFonts w:hint="cs"/>
          <w:rtl/>
        </w:rPr>
        <w:t xml:space="preserve"> </w:t>
      </w:r>
      <w:r w:rsidR="00CF347D" w:rsidRPr="00CF347D">
        <w:rPr>
          <w:rFonts w:cs="Times New Roman"/>
          <w:rtl/>
        </w:rPr>
        <w:t>התקשתה</w:t>
      </w:r>
      <w:r w:rsidRPr="00CD067C">
        <w:rPr>
          <w:rtl/>
        </w:rPr>
        <w:t xml:space="preserve"> לנשום.</w:t>
      </w:r>
    </w:p>
    <w:p w14:paraId="77AED370" w14:textId="7B00E645" w:rsidR="004627AB" w:rsidRPr="00CD067C" w:rsidRDefault="004627AB" w:rsidP="00250000">
      <w:pPr>
        <w:rPr>
          <w:rtl/>
        </w:rPr>
      </w:pPr>
      <w:r w:rsidRPr="00CD067C">
        <w:rPr>
          <w:rtl/>
        </w:rPr>
        <w:t>"ישנתי ב</w:t>
      </w:r>
      <w:r w:rsidR="003E4C22">
        <w:rPr>
          <w:rFonts w:hint="cs"/>
          <w:rtl/>
        </w:rPr>
        <w:t>סלון</w:t>
      </w:r>
      <w:r w:rsidRPr="00CD067C">
        <w:rPr>
          <w:rtl/>
        </w:rPr>
        <w:t>, אל ת</w:t>
      </w:r>
      <w:r w:rsidR="00681011">
        <w:rPr>
          <w:rFonts w:hint="cs"/>
          <w:rtl/>
        </w:rPr>
        <w:t>י</w:t>
      </w:r>
      <w:r w:rsidRPr="00CD067C">
        <w:rPr>
          <w:rtl/>
        </w:rPr>
        <w:t>בהלי."</w:t>
      </w:r>
    </w:p>
    <w:p w14:paraId="08F27776" w14:textId="77777777" w:rsidR="004627AB" w:rsidRPr="00CD067C" w:rsidRDefault="004627AB" w:rsidP="00250000">
      <w:pPr>
        <w:rPr>
          <w:rtl/>
        </w:rPr>
      </w:pPr>
      <w:r w:rsidRPr="00CD067C">
        <w:rPr>
          <w:rtl/>
        </w:rPr>
        <w:t>"אני לא נבהלת," היא אמרה מהר מדי. "אני לא נבהלת מכלום."</w:t>
      </w:r>
    </w:p>
    <w:p w14:paraId="58DDA270" w14:textId="3D703875" w:rsidR="004627AB" w:rsidRPr="00CD067C" w:rsidRDefault="004627AB" w:rsidP="00250000">
      <w:pPr>
        <w:rPr>
          <w:rtl/>
        </w:rPr>
      </w:pPr>
      <w:r w:rsidRPr="00CD067C">
        <w:rPr>
          <w:rtl/>
        </w:rPr>
        <w:t>הוא חייך. "היה לך נ</w:t>
      </w:r>
      <w:r w:rsidR="00681011">
        <w:rPr>
          <w:rFonts w:hint="cs"/>
          <w:rtl/>
        </w:rPr>
        <w:t>ו</w:t>
      </w:r>
      <w:r w:rsidRPr="00CD067C">
        <w:rPr>
          <w:rtl/>
        </w:rPr>
        <w:t>ח?"</w:t>
      </w:r>
    </w:p>
    <w:p w14:paraId="49AD81D9" w14:textId="77777777" w:rsidR="004627AB" w:rsidRPr="00CD067C" w:rsidRDefault="004627AB" w:rsidP="00250000">
      <w:pPr>
        <w:rPr>
          <w:rtl/>
        </w:rPr>
      </w:pPr>
      <w:r w:rsidRPr="00CD067C">
        <w:rPr>
          <w:rtl/>
        </w:rPr>
        <w:t>"חשבתי שאי אפשר לישון בישראל."</w:t>
      </w:r>
    </w:p>
    <w:p w14:paraId="205B2F89" w14:textId="0BA0AEF9" w:rsidR="004627AB" w:rsidRPr="00CD067C" w:rsidRDefault="004627AB" w:rsidP="00250000">
      <w:pPr>
        <w:rPr>
          <w:rtl/>
        </w:rPr>
      </w:pPr>
      <w:r w:rsidRPr="00CD067C">
        <w:rPr>
          <w:rtl/>
        </w:rPr>
        <w:t>"אפשר," הוא היטיב סביבה את שמיכ</w:t>
      </w:r>
      <w:r w:rsidR="00A65EA2">
        <w:rPr>
          <w:rFonts w:hint="cs"/>
          <w:rtl/>
        </w:rPr>
        <w:t>תו</w:t>
      </w:r>
      <w:r w:rsidR="00366A44">
        <w:rPr>
          <w:rFonts w:hint="cs"/>
          <w:rtl/>
        </w:rPr>
        <w:t xml:space="preserve"> הדקה</w:t>
      </w:r>
      <w:r w:rsidRPr="00CD067C">
        <w:rPr>
          <w:rtl/>
        </w:rPr>
        <w:t xml:space="preserve">, עם הדפסי כלי תעופה, והצביע על צפלין דהוי, "אם יש דרך </w:t>
      </w:r>
      <w:r w:rsidR="003E4C22">
        <w:rPr>
          <w:rFonts w:hint="cs"/>
          <w:rtl/>
        </w:rPr>
        <w:t>מ</w:t>
      </w:r>
      <w:r w:rsidR="003976C4">
        <w:rPr>
          <w:rFonts w:hint="cs"/>
          <w:rtl/>
        </w:rPr>
        <w:t>יל</w:t>
      </w:r>
      <w:r w:rsidR="003E4C22">
        <w:rPr>
          <w:rFonts w:hint="cs"/>
          <w:rtl/>
        </w:rPr>
        <w:t>ו</w:t>
      </w:r>
      <w:r w:rsidR="003976C4">
        <w:rPr>
          <w:rFonts w:hint="cs"/>
          <w:rtl/>
        </w:rPr>
        <w:t>ט</w:t>
      </w:r>
      <w:r w:rsidRPr="00CD067C">
        <w:rPr>
          <w:rtl/>
        </w:rPr>
        <w:t>."</w:t>
      </w:r>
    </w:p>
    <w:p w14:paraId="653B5C1B" w14:textId="7177314B" w:rsidR="004627AB" w:rsidRPr="00CD067C" w:rsidRDefault="004627AB" w:rsidP="00275064">
      <w:pPr>
        <w:rPr>
          <w:rtl/>
        </w:rPr>
      </w:pPr>
      <w:r w:rsidRPr="00CD067C">
        <w:rPr>
          <w:rtl/>
        </w:rPr>
        <w:t>היא השליכה מעליה את השמיכה בהתרסה</w:t>
      </w:r>
      <w:r w:rsidR="00166CA0">
        <w:rPr>
          <w:rFonts w:hint="cs"/>
          <w:rtl/>
        </w:rPr>
        <w:t>,</w:t>
      </w:r>
      <w:r w:rsidR="00681011">
        <w:rPr>
          <w:rFonts w:hint="cs"/>
          <w:rtl/>
        </w:rPr>
        <w:t xml:space="preserve"> העזרה שלו </w:t>
      </w:r>
      <w:r w:rsidR="001C5A04">
        <w:rPr>
          <w:rFonts w:hint="cs"/>
          <w:rtl/>
        </w:rPr>
        <w:t>הייתה</w:t>
      </w:r>
      <w:r w:rsidR="00681011">
        <w:rPr>
          <w:rFonts w:hint="cs"/>
          <w:rtl/>
        </w:rPr>
        <w:t xml:space="preserve"> מסורה מדי.</w:t>
      </w:r>
      <w:r w:rsidRPr="00CD067C">
        <w:rPr>
          <w:rtl/>
        </w:rPr>
        <w:t xml:space="preserve"> היא </w:t>
      </w:r>
      <w:r w:rsidR="001C5A04">
        <w:rPr>
          <w:rtl/>
        </w:rPr>
        <w:t>הייתה</w:t>
      </w:r>
      <w:r w:rsidRPr="00CD067C">
        <w:rPr>
          <w:rtl/>
        </w:rPr>
        <w:t xml:space="preserve"> עדיין ב</w:t>
      </w:r>
      <w:r w:rsidR="00166CA0" w:rsidRPr="00166CA0">
        <w:rPr>
          <w:rFonts w:cs="Times New Roman"/>
          <w:rtl/>
        </w:rPr>
        <w:t>בגדיה</w:t>
      </w:r>
      <w:r w:rsidRPr="00CD067C">
        <w:rPr>
          <w:rtl/>
        </w:rPr>
        <w:t>. "איפה השירותים?"</w:t>
      </w:r>
    </w:p>
    <w:p w14:paraId="314960A2" w14:textId="315E3AA9" w:rsidR="004627AB" w:rsidRPr="00CD067C" w:rsidRDefault="004627AB" w:rsidP="00960AF2">
      <w:pPr>
        <w:rPr>
          <w:rtl/>
        </w:rPr>
      </w:pPr>
      <w:r w:rsidRPr="00CD067C">
        <w:rPr>
          <w:rtl/>
        </w:rPr>
        <w:lastRenderedPageBreak/>
        <w:t>היא חלפה על פניו</w:t>
      </w:r>
      <w:r w:rsidR="00960AF2">
        <w:rPr>
          <w:rtl/>
        </w:rPr>
        <w:t xml:space="preserve"> וריחו היכה באפה. </w:t>
      </w:r>
      <w:r w:rsidR="003E4C22" w:rsidRPr="003E4C22">
        <w:rPr>
          <w:rFonts w:cs="Times New Roman"/>
          <w:rtl/>
        </w:rPr>
        <w:t xml:space="preserve">אותו </w:t>
      </w:r>
      <w:r w:rsidR="00960AF2">
        <w:rPr>
          <w:rtl/>
        </w:rPr>
        <w:t>ריח ש</w:t>
      </w:r>
      <w:r w:rsidR="00960AF2">
        <w:rPr>
          <w:rFonts w:hint="cs"/>
          <w:rtl/>
        </w:rPr>
        <w:t>נדף</w:t>
      </w:r>
      <w:r w:rsidRPr="00CD067C">
        <w:rPr>
          <w:rtl/>
        </w:rPr>
        <w:t xml:space="preserve"> </w:t>
      </w:r>
      <w:r w:rsidR="00960AF2">
        <w:rPr>
          <w:rFonts w:hint="cs"/>
          <w:rtl/>
        </w:rPr>
        <w:t>מ</w:t>
      </w:r>
      <w:r w:rsidRPr="00CD067C">
        <w:rPr>
          <w:rtl/>
        </w:rPr>
        <w:t>המצעים, ש</w:t>
      </w:r>
      <w:r w:rsidR="00960AF2">
        <w:rPr>
          <w:rFonts w:hint="cs"/>
          <w:rtl/>
        </w:rPr>
        <w:t>אפף אותה</w:t>
      </w:r>
      <w:r w:rsidRPr="00CD067C">
        <w:rPr>
          <w:rtl/>
        </w:rPr>
        <w:t xml:space="preserve"> </w:t>
      </w:r>
      <w:r w:rsidR="002C4D30">
        <w:rPr>
          <w:rFonts w:hint="cs"/>
          <w:rtl/>
        </w:rPr>
        <w:t>ב</w:t>
      </w:r>
      <w:r w:rsidR="00ED7D72">
        <w:rPr>
          <w:rFonts w:hint="cs"/>
          <w:rtl/>
        </w:rPr>
        <w:t>שנתה</w:t>
      </w:r>
      <w:r w:rsidRPr="00CD067C">
        <w:rPr>
          <w:rtl/>
        </w:rPr>
        <w:t>, הריח שא</w:t>
      </w:r>
      <w:r w:rsidR="000D4E3C">
        <w:rPr>
          <w:rFonts w:hint="cs"/>
          <w:rtl/>
        </w:rPr>
        <w:t>ִ</w:t>
      </w:r>
      <w:r w:rsidRPr="00CD067C">
        <w:rPr>
          <w:rtl/>
        </w:rPr>
        <w:t>פשר לה ל</w:t>
      </w:r>
      <w:r w:rsidR="00ED7D72">
        <w:rPr>
          <w:rFonts w:hint="cs"/>
          <w:rtl/>
        </w:rPr>
        <w:t>ישון לילה שלם</w:t>
      </w:r>
      <w:r w:rsidRPr="00CD067C">
        <w:rPr>
          <w:rtl/>
        </w:rPr>
        <w:t xml:space="preserve"> לראשונה זה </w:t>
      </w:r>
      <w:r w:rsidR="00FB53CC">
        <w:rPr>
          <w:rFonts w:hint="cs"/>
          <w:rtl/>
        </w:rPr>
        <w:t>חודשים רבים</w:t>
      </w:r>
      <w:r w:rsidRPr="00CD067C">
        <w:rPr>
          <w:rtl/>
        </w:rPr>
        <w:t>. אותו ריח אבל סמיך יותר, מרוכז יותר. היא טופפה בגרביה לשרותים, עדיין לא מבינה כמה עמוק היא עומדת לשקוע.</w:t>
      </w:r>
    </w:p>
    <w:p w14:paraId="670D051C" w14:textId="06FD20BE" w:rsidR="004627AB" w:rsidRPr="00CD067C" w:rsidRDefault="004627AB" w:rsidP="00250000">
      <w:pPr>
        <w:rPr>
          <w:rtl/>
        </w:rPr>
      </w:pPr>
      <w:r w:rsidRPr="00CD067C">
        <w:rPr>
          <w:rtl/>
        </w:rPr>
        <w:t xml:space="preserve">כשחזרה </w:t>
      </w:r>
      <w:r w:rsidR="00823528">
        <w:rPr>
          <w:rFonts w:hint="cs"/>
          <w:rtl/>
        </w:rPr>
        <w:t xml:space="preserve">היא </w:t>
      </w:r>
      <w:r w:rsidRPr="00CD067C">
        <w:rPr>
          <w:rtl/>
        </w:rPr>
        <w:t>חייכה בשביעות רצון. "אני אוהבת את המצעים האלה," היא ק</w:t>
      </w:r>
      <w:r w:rsidR="00ED7D72">
        <w:rPr>
          <w:rFonts w:hint="cs"/>
          <w:rtl/>
        </w:rPr>
        <w:t>י</w:t>
      </w:r>
      <w:r w:rsidRPr="00CD067C">
        <w:rPr>
          <w:rtl/>
        </w:rPr>
        <w:t>רבה את השמיכה לפניה והריחה עמוק. "איזה מצעים טובים."</w:t>
      </w:r>
    </w:p>
    <w:p w14:paraId="7989F057" w14:textId="77777777" w:rsidR="004627AB" w:rsidRPr="00CD067C" w:rsidRDefault="004627AB" w:rsidP="00275064">
      <w:pPr>
        <w:rPr>
          <w:rtl/>
        </w:rPr>
      </w:pPr>
      <w:r w:rsidRPr="00CD067C">
        <w:rPr>
          <w:rtl/>
        </w:rPr>
        <w:t>"את יכולה לקחת אותם. אני רק אתן לדודה שלי שתכבס."</w:t>
      </w:r>
    </w:p>
    <w:p w14:paraId="3BD62C65" w14:textId="7B6B263D" w:rsidR="004627AB" w:rsidRPr="00CD067C" w:rsidRDefault="004627AB" w:rsidP="00250000">
      <w:pPr>
        <w:rPr>
          <w:rtl/>
        </w:rPr>
      </w:pPr>
      <w:r w:rsidRPr="00CD067C">
        <w:rPr>
          <w:rtl/>
        </w:rPr>
        <w:t xml:space="preserve">"זה לא יהיה אותו דבר," היא </w:t>
      </w:r>
      <w:r w:rsidR="00681011">
        <w:rPr>
          <w:rFonts w:hint="cs"/>
          <w:rtl/>
        </w:rPr>
        <w:t>הפטירה</w:t>
      </w:r>
      <w:r w:rsidRPr="00CD067C">
        <w:rPr>
          <w:rtl/>
        </w:rPr>
        <w:t xml:space="preserve"> מאוכזבת.</w:t>
      </w:r>
    </w:p>
    <w:p w14:paraId="22720306" w14:textId="522C257C" w:rsidR="004627AB" w:rsidRPr="00CD067C" w:rsidRDefault="004627AB" w:rsidP="00250000">
      <w:pPr>
        <w:rPr>
          <w:rtl/>
        </w:rPr>
      </w:pPr>
      <w:r w:rsidRPr="00CD067C">
        <w:rPr>
          <w:rtl/>
        </w:rPr>
        <w:t xml:space="preserve">"את </w:t>
      </w:r>
      <w:r w:rsidR="000B3870">
        <w:rPr>
          <w:rFonts w:hint="cs"/>
          <w:rtl/>
        </w:rPr>
        <w:t xml:space="preserve">גם </w:t>
      </w:r>
      <w:r w:rsidRPr="00CD067C">
        <w:rPr>
          <w:rtl/>
        </w:rPr>
        <w:t xml:space="preserve">יכולה להמשיך לישון פה. </w:t>
      </w:r>
      <w:r w:rsidR="000B3870">
        <w:rPr>
          <w:rFonts w:hint="cs"/>
          <w:rtl/>
        </w:rPr>
        <w:t>אם את רוצה</w:t>
      </w:r>
      <w:r w:rsidR="00ED7D72">
        <w:rPr>
          <w:rFonts w:hint="cs"/>
          <w:rtl/>
        </w:rPr>
        <w:t>,</w:t>
      </w:r>
      <w:r w:rsidR="000B3870">
        <w:rPr>
          <w:rFonts w:hint="cs"/>
          <w:rtl/>
        </w:rPr>
        <w:t xml:space="preserve"> זאת אומרת. ו</w:t>
      </w:r>
      <w:r w:rsidRPr="00CD067C">
        <w:rPr>
          <w:rtl/>
        </w:rPr>
        <w:t xml:space="preserve">אם </w:t>
      </w:r>
      <w:r w:rsidR="001C5A04">
        <w:rPr>
          <w:rtl/>
        </w:rPr>
        <w:t>אימא</w:t>
      </w:r>
      <w:r w:rsidRPr="00CD067C">
        <w:rPr>
          <w:rtl/>
        </w:rPr>
        <w:t xml:space="preserve"> שלך תרשה."</w:t>
      </w:r>
    </w:p>
    <w:p w14:paraId="0AEAB8FA" w14:textId="6D7262C4" w:rsidR="004627AB" w:rsidRPr="00CD067C" w:rsidRDefault="004627AB" w:rsidP="00D81452">
      <w:pPr>
        <w:rPr>
          <w:rtl/>
        </w:rPr>
      </w:pPr>
      <w:r w:rsidRPr="00CD067C">
        <w:rPr>
          <w:rtl/>
        </w:rPr>
        <w:t>ה</w:t>
      </w:r>
      <w:r w:rsidR="00166CA0" w:rsidRPr="00166CA0">
        <w:rPr>
          <w:rFonts w:cs="Times New Roman"/>
          <w:rtl/>
        </w:rPr>
        <w:t>חולצה</w:t>
      </w:r>
      <w:r w:rsidRPr="00CD067C">
        <w:rPr>
          <w:rtl/>
        </w:rPr>
        <w:t xml:space="preserve"> שלה </w:t>
      </w:r>
      <w:r w:rsidR="001C5A04">
        <w:rPr>
          <w:rtl/>
        </w:rPr>
        <w:t>הייתה</w:t>
      </w:r>
      <w:r w:rsidRPr="00CD067C">
        <w:rPr>
          <w:rtl/>
        </w:rPr>
        <w:t xml:space="preserve"> מקומט</w:t>
      </w:r>
      <w:r w:rsidR="00166CA0">
        <w:rPr>
          <w:rFonts w:hint="cs"/>
          <w:rtl/>
        </w:rPr>
        <w:t>ת</w:t>
      </w:r>
      <w:r w:rsidRPr="00CD067C">
        <w:rPr>
          <w:rtl/>
        </w:rPr>
        <w:t xml:space="preserve"> ו</w:t>
      </w:r>
      <w:r w:rsidR="008B5E2C">
        <w:rPr>
          <w:rFonts w:hint="cs"/>
          <w:rtl/>
        </w:rPr>
        <w:t>ספוג</w:t>
      </w:r>
      <w:r w:rsidR="00166CA0">
        <w:rPr>
          <w:rFonts w:hint="cs"/>
          <w:rtl/>
        </w:rPr>
        <w:t>ת</w:t>
      </w:r>
      <w:r w:rsidR="008B5E2C">
        <w:rPr>
          <w:rFonts w:hint="cs"/>
          <w:rtl/>
        </w:rPr>
        <w:t xml:space="preserve"> זיעה ואלכס</w:t>
      </w:r>
      <w:r w:rsidRPr="00CD067C">
        <w:rPr>
          <w:rtl/>
        </w:rPr>
        <w:t xml:space="preserve"> הציע לה טישרט מהארון שלו. היה לו מדף </w:t>
      </w:r>
      <w:r w:rsidR="002C4D30">
        <w:rPr>
          <w:rFonts w:hint="cs"/>
          <w:rtl/>
        </w:rPr>
        <w:t>עם</w:t>
      </w:r>
      <w:r w:rsidRPr="00CD067C">
        <w:rPr>
          <w:rtl/>
        </w:rPr>
        <w:t xml:space="preserve"> </w:t>
      </w:r>
      <w:r w:rsidR="00ED7D72">
        <w:rPr>
          <w:rFonts w:hint="cs"/>
          <w:rtl/>
        </w:rPr>
        <w:t>חולצות</w:t>
      </w:r>
      <w:r w:rsidRPr="00CD067C">
        <w:rPr>
          <w:rtl/>
        </w:rPr>
        <w:t xml:space="preserve"> צבעוני</w:t>
      </w:r>
      <w:r w:rsidR="00ED7D72">
        <w:rPr>
          <w:rFonts w:hint="cs"/>
          <w:rtl/>
        </w:rPr>
        <w:t>ות</w:t>
      </w:r>
      <w:r w:rsidR="00C93EFE">
        <w:rPr>
          <w:rFonts w:hint="cs"/>
          <w:rtl/>
        </w:rPr>
        <w:t>,</w:t>
      </w:r>
      <w:r w:rsidRPr="00CD067C">
        <w:rPr>
          <w:rtl/>
        </w:rPr>
        <w:t xml:space="preserve"> רב</w:t>
      </w:r>
      <w:r w:rsidR="00C93EFE">
        <w:rPr>
          <w:rFonts w:hint="cs"/>
          <w:rtl/>
        </w:rPr>
        <w:t>ות</w:t>
      </w:r>
      <w:r w:rsidRPr="00CD067C">
        <w:rPr>
          <w:rtl/>
        </w:rPr>
        <w:t xml:space="preserve"> מה</w:t>
      </w:r>
      <w:r w:rsidR="00ED7D72">
        <w:rPr>
          <w:rFonts w:hint="cs"/>
          <w:rtl/>
        </w:rPr>
        <w:t>ן</w:t>
      </w:r>
      <w:r w:rsidRPr="00CD067C">
        <w:rPr>
          <w:rtl/>
        </w:rPr>
        <w:t xml:space="preserve"> </w:t>
      </w:r>
      <w:r w:rsidR="002C4D30">
        <w:rPr>
          <w:rFonts w:hint="cs"/>
          <w:rtl/>
        </w:rPr>
        <w:t>עם ה</w:t>
      </w:r>
      <w:r w:rsidR="00D81452">
        <w:rPr>
          <w:rFonts w:hint="cs"/>
          <w:rtl/>
        </w:rPr>
        <w:t>דפסים ב</w:t>
      </w:r>
      <w:r w:rsidRPr="00CD067C">
        <w:rPr>
          <w:rtl/>
        </w:rPr>
        <w:t xml:space="preserve">כיתוב </w:t>
      </w:r>
      <w:r w:rsidR="000B3870">
        <w:rPr>
          <w:rFonts w:hint="cs"/>
          <w:rtl/>
        </w:rPr>
        <w:t>אסייתי</w:t>
      </w:r>
      <w:r w:rsidR="0051226F">
        <w:rPr>
          <w:rFonts w:hint="cs"/>
          <w:rtl/>
        </w:rPr>
        <w:t>.</w:t>
      </w:r>
    </w:p>
    <w:p w14:paraId="69C70058" w14:textId="1C5F600C" w:rsidR="004627AB" w:rsidRPr="00CD067C" w:rsidRDefault="004627AB" w:rsidP="00D65535">
      <w:pPr>
        <w:rPr>
          <w:rtl/>
        </w:rPr>
      </w:pPr>
      <w:r w:rsidRPr="00CD067C">
        <w:rPr>
          <w:rtl/>
        </w:rPr>
        <w:t xml:space="preserve">היא שלפה </w:t>
      </w:r>
      <w:r w:rsidR="00ED7D72">
        <w:rPr>
          <w:rFonts w:hint="cs"/>
          <w:rtl/>
        </w:rPr>
        <w:t>חולצה</w:t>
      </w:r>
      <w:r w:rsidRPr="00CD067C">
        <w:rPr>
          <w:rtl/>
        </w:rPr>
        <w:t xml:space="preserve"> </w:t>
      </w:r>
      <w:r w:rsidRPr="00CD067C">
        <w:rPr>
          <w:rFonts w:hint="cs"/>
          <w:rtl/>
        </w:rPr>
        <w:t>שחור</w:t>
      </w:r>
      <w:r w:rsidR="00ED7D72">
        <w:rPr>
          <w:rFonts w:hint="cs"/>
          <w:rtl/>
        </w:rPr>
        <w:t>ה</w:t>
      </w:r>
      <w:r w:rsidRPr="00CD067C">
        <w:rPr>
          <w:rFonts w:hint="cs"/>
          <w:rtl/>
        </w:rPr>
        <w:t xml:space="preserve"> </w:t>
      </w:r>
      <w:r w:rsidR="00166CA0" w:rsidRPr="00166CA0">
        <w:rPr>
          <w:rFonts w:cs="Times New Roman"/>
          <w:rtl/>
        </w:rPr>
        <w:t>עם</w:t>
      </w:r>
      <w:r w:rsidRPr="00CD067C">
        <w:rPr>
          <w:rtl/>
        </w:rPr>
        <w:t xml:space="preserve"> </w:t>
      </w:r>
      <w:r w:rsidRPr="00CD067C">
        <w:rPr>
          <w:rFonts w:hint="cs"/>
          <w:rtl/>
        </w:rPr>
        <w:t>הדפס</w:t>
      </w:r>
      <w:r w:rsidRPr="00CD067C">
        <w:rPr>
          <w:rtl/>
        </w:rPr>
        <w:t xml:space="preserve"> </w:t>
      </w:r>
      <w:r w:rsidR="00D81452">
        <w:rPr>
          <w:rFonts w:hint="cs"/>
          <w:rtl/>
        </w:rPr>
        <w:t xml:space="preserve">של </w:t>
      </w:r>
      <w:r w:rsidRPr="00CD067C">
        <w:rPr>
          <w:rtl/>
        </w:rPr>
        <w:t>ילדה בעלת שיער ורוד מתנופף וסביבה פרפרים וסרטים. "מה זה?"</w:t>
      </w:r>
    </w:p>
    <w:p w14:paraId="126532A6" w14:textId="562DC7DC" w:rsidR="004627AB" w:rsidRPr="00CD067C" w:rsidRDefault="004627AB" w:rsidP="00250000">
      <w:pPr>
        <w:rPr>
          <w:rtl/>
        </w:rPr>
      </w:pPr>
      <w:r w:rsidRPr="00CD067C">
        <w:rPr>
          <w:rtl/>
        </w:rPr>
        <w:t>"זאת סאקורה, מסדר</w:t>
      </w:r>
      <w:r w:rsidR="002C4D30">
        <w:rPr>
          <w:rFonts w:hint="cs"/>
          <w:rtl/>
        </w:rPr>
        <w:t>ת</w:t>
      </w:r>
      <w:r w:rsidRPr="00CD067C">
        <w:rPr>
          <w:rtl/>
        </w:rPr>
        <w:t xml:space="preserve"> </w:t>
      </w:r>
      <w:r w:rsidR="002C4D30">
        <w:rPr>
          <w:rFonts w:hint="cs"/>
          <w:rtl/>
        </w:rPr>
        <w:t>ה</w:t>
      </w:r>
      <w:r w:rsidR="004A607C">
        <w:rPr>
          <w:rtl/>
        </w:rPr>
        <w:t>טלוויז</w:t>
      </w:r>
      <w:r w:rsidRPr="00CD067C">
        <w:rPr>
          <w:rtl/>
        </w:rPr>
        <w:t>יה. את לא מכירה?"</w:t>
      </w:r>
    </w:p>
    <w:p w14:paraId="4F54B563" w14:textId="77777777" w:rsidR="004627AB" w:rsidRPr="00CD067C" w:rsidRDefault="004627AB" w:rsidP="00250000">
      <w:pPr>
        <w:rPr>
          <w:rtl/>
        </w:rPr>
      </w:pPr>
      <w:r w:rsidRPr="00CD067C">
        <w:rPr>
          <w:rtl/>
        </w:rPr>
        <w:t>"לא, וזאת לא ממש חולצה שמתאימה לבן."</w:t>
      </w:r>
    </w:p>
    <w:p w14:paraId="7FBF81CF" w14:textId="7CF698C6" w:rsidR="004627AB" w:rsidRPr="00CD067C" w:rsidRDefault="004627AB" w:rsidP="00250000">
      <w:pPr>
        <w:rPr>
          <w:rtl/>
        </w:rPr>
      </w:pPr>
      <w:r w:rsidRPr="00CD067C">
        <w:rPr>
          <w:rtl/>
        </w:rPr>
        <w:t xml:space="preserve">"זאת </w:t>
      </w:r>
      <w:r w:rsidR="00D81452">
        <w:rPr>
          <w:rFonts w:hint="cs"/>
          <w:rtl/>
        </w:rPr>
        <w:t xml:space="preserve">כן </w:t>
      </w:r>
      <w:r w:rsidRPr="00CD067C">
        <w:rPr>
          <w:rtl/>
        </w:rPr>
        <w:t>חולצה של בן, תסתכלי על הגזרה."</w:t>
      </w:r>
    </w:p>
    <w:p w14:paraId="73835D98" w14:textId="417C9242" w:rsidR="004627AB" w:rsidRPr="00CD067C" w:rsidRDefault="004627AB" w:rsidP="00250000">
      <w:pPr>
        <w:rPr>
          <w:rtl/>
        </w:rPr>
      </w:pPr>
      <w:r w:rsidRPr="00CD067C">
        <w:rPr>
          <w:rtl/>
        </w:rPr>
        <w:t xml:space="preserve">"מה </w:t>
      </w:r>
      <w:r w:rsidR="004C59E0">
        <w:rPr>
          <w:rtl/>
        </w:rPr>
        <w:t>פתאום</w:t>
      </w:r>
      <w:r w:rsidRPr="00CD067C">
        <w:rPr>
          <w:rtl/>
        </w:rPr>
        <w:t xml:space="preserve"> קנית אותה?"</w:t>
      </w:r>
    </w:p>
    <w:p w14:paraId="11AA8B7B" w14:textId="77777777" w:rsidR="004627AB" w:rsidRPr="00CD067C" w:rsidRDefault="004627AB" w:rsidP="00250000">
      <w:pPr>
        <w:rPr>
          <w:rtl/>
        </w:rPr>
      </w:pPr>
      <w:r w:rsidRPr="00CD067C">
        <w:rPr>
          <w:rtl/>
        </w:rPr>
        <w:t>"זה היה בטוקיו. רציתי חולצה עם סאקורה."</w:t>
      </w:r>
    </w:p>
    <w:p w14:paraId="56B59984" w14:textId="7243D7A9" w:rsidR="004627AB" w:rsidRPr="00CD067C" w:rsidRDefault="004627AB" w:rsidP="00250000">
      <w:pPr>
        <w:rPr>
          <w:rtl/>
        </w:rPr>
      </w:pPr>
      <w:r w:rsidRPr="00CD067C">
        <w:rPr>
          <w:rtl/>
        </w:rPr>
        <w:t xml:space="preserve">"היית בטוקיו? ביפן?" היא </w:t>
      </w:r>
      <w:r w:rsidR="00771D6C" w:rsidRPr="00771D6C">
        <w:rPr>
          <w:rFonts w:cs="Times New Roman"/>
          <w:rtl/>
        </w:rPr>
        <w:t>היא שכחה לרגע לשמור על ארשת אדישה</w:t>
      </w:r>
      <w:r w:rsidRPr="00CD067C">
        <w:rPr>
          <w:rtl/>
        </w:rPr>
        <w:t>.</w:t>
      </w:r>
    </w:p>
    <w:p w14:paraId="0FCF40C3" w14:textId="77777777" w:rsidR="004627AB" w:rsidRDefault="004627AB" w:rsidP="00250000">
      <w:pPr>
        <w:rPr>
          <w:rtl/>
        </w:rPr>
      </w:pPr>
      <w:r w:rsidRPr="00CD067C">
        <w:rPr>
          <w:rtl/>
        </w:rPr>
        <w:t>"כן, בקיץ."</w:t>
      </w:r>
    </w:p>
    <w:p w14:paraId="1CF42A38" w14:textId="0D4DFB54" w:rsidR="0031490B" w:rsidRDefault="0031490B" w:rsidP="00E72B66">
      <w:pPr>
        <w:rPr>
          <w:rtl/>
        </w:rPr>
      </w:pPr>
      <w:r>
        <w:rPr>
          <w:rFonts w:hint="cs"/>
          <w:rtl/>
        </w:rPr>
        <w:t>"</w:t>
      </w:r>
      <w:r w:rsidR="003E4C22" w:rsidRPr="003E4C22">
        <w:rPr>
          <w:rFonts w:cs="Times New Roman"/>
          <w:rtl/>
        </w:rPr>
        <w:t>זה לא מקום מוזר</w:t>
      </w:r>
      <w:r>
        <w:rPr>
          <w:rFonts w:hint="cs"/>
          <w:rtl/>
        </w:rPr>
        <w:t>, טוקיו?"</w:t>
      </w:r>
    </w:p>
    <w:p w14:paraId="1FFB9B82" w14:textId="455CA195" w:rsidR="00760094" w:rsidRDefault="00760094" w:rsidP="00C67CF5">
      <w:pPr>
        <w:rPr>
          <w:rtl/>
        </w:rPr>
      </w:pPr>
      <w:r>
        <w:rPr>
          <w:rFonts w:hint="cs"/>
          <w:rtl/>
        </w:rPr>
        <w:t>הוא הנהן. "</w:t>
      </w:r>
      <w:r w:rsidR="00E72B66">
        <w:rPr>
          <w:rFonts w:hint="cs"/>
          <w:rtl/>
        </w:rPr>
        <w:t xml:space="preserve">מבלבל, </w:t>
      </w:r>
      <w:r w:rsidR="00C67CF5">
        <w:rPr>
          <w:rFonts w:hint="cs"/>
          <w:rtl/>
        </w:rPr>
        <w:t>מ</w:t>
      </w:r>
      <w:r w:rsidR="00F6271E">
        <w:rPr>
          <w:rFonts w:hint="cs"/>
          <w:rtl/>
        </w:rPr>
        <w:t>סחרר</w:t>
      </w:r>
      <w:r w:rsidR="00D65535">
        <w:rPr>
          <w:rFonts w:hint="cs"/>
          <w:rtl/>
        </w:rPr>
        <w:t xml:space="preserve"> את חוש המציאות[</w:t>
      </w:r>
      <w:r w:rsidR="00E72B66">
        <w:t>disorienting</w:t>
      </w:r>
      <w:r w:rsidR="00D65535">
        <w:rPr>
          <w:rFonts w:hint="cs"/>
          <w:rtl/>
        </w:rPr>
        <w:t>]</w:t>
      </w:r>
      <w:r>
        <w:rPr>
          <w:rFonts w:hint="cs"/>
          <w:rtl/>
        </w:rPr>
        <w:t>."</w:t>
      </w:r>
    </w:p>
    <w:p w14:paraId="1289857F" w14:textId="531478D2" w:rsidR="00760094" w:rsidRDefault="00760094" w:rsidP="00C67CF5">
      <w:pPr>
        <w:rPr>
          <w:rtl/>
        </w:rPr>
      </w:pPr>
      <w:r>
        <w:rPr>
          <w:rFonts w:hint="cs"/>
          <w:rtl/>
        </w:rPr>
        <w:t>"</w:t>
      </w:r>
      <w:r w:rsidR="00771D6C">
        <w:rPr>
          <w:rFonts w:hint="cs"/>
          <w:rtl/>
        </w:rPr>
        <w:t xml:space="preserve">בטח </w:t>
      </w:r>
      <w:r w:rsidR="00C67CF5">
        <w:rPr>
          <w:rFonts w:hint="cs"/>
          <w:rtl/>
        </w:rPr>
        <w:t>כל מי שמביט בך מבחין</w:t>
      </w:r>
      <w:r>
        <w:rPr>
          <w:rFonts w:hint="cs"/>
          <w:rtl/>
        </w:rPr>
        <w:t xml:space="preserve"> מייד שאתה זר," </w:t>
      </w:r>
      <w:r w:rsidR="00166CA0" w:rsidRPr="00166CA0">
        <w:rPr>
          <w:rFonts w:cs="Times New Roman"/>
          <w:rtl/>
        </w:rPr>
        <w:t xml:space="preserve">היא לא </w:t>
      </w:r>
      <w:r w:rsidR="001C5A04">
        <w:rPr>
          <w:rFonts w:cs="Times New Roman"/>
          <w:rtl/>
        </w:rPr>
        <w:t>הייתה</w:t>
      </w:r>
      <w:r w:rsidR="00166CA0" w:rsidRPr="00166CA0">
        <w:rPr>
          <w:rFonts w:cs="Times New Roman"/>
          <w:rtl/>
        </w:rPr>
        <w:t xml:space="preserve"> מסוגלת לשאת זאת,</w:t>
      </w:r>
      <w:r w:rsidR="00230259">
        <w:rPr>
          <w:rFonts w:hint="cs"/>
          <w:rtl/>
        </w:rPr>
        <w:t xml:space="preserve"> ל</w:t>
      </w:r>
      <w:r w:rsidR="00B275A2">
        <w:rPr>
          <w:rFonts w:hint="cs"/>
          <w:rtl/>
        </w:rPr>
        <w:t>ה</w:t>
      </w:r>
      <w:r w:rsidR="00A65C9C">
        <w:rPr>
          <w:rFonts w:hint="cs"/>
          <w:rtl/>
        </w:rPr>
        <w:t>תבלט</w:t>
      </w:r>
      <w:r w:rsidR="00230259">
        <w:rPr>
          <w:rFonts w:hint="cs"/>
          <w:rtl/>
        </w:rPr>
        <w:t xml:space="preserve"> </w:t>
      </w:r>
      <w:r w:rsidR="00B275A2">
        <w:rPr>
          <w:rFonts w:hint="cs"/>
          <w:rtl/>
        </w:rPr>
        <w:t>ש</w:t>
      </w:r>
      <w:r w:rsidR="00486E72">
        <w:rPr>
          <w:rFonts w:hint="cs"/>
          <w:rtl/>
        </w:rPr>
        <w:t xml:space="preserve">לא </w:t>
      </w:r>
      <w:r w:rsidR="00A65C9C">
        <w:rPr>
          <w:rFonts w:hint="cs"/>
          <w:rtl/>
        </w:rPr>
        <w:t>מ</w:t>
      </w:r>
      <w:r w:rsidR="00486E72">
        <w:rPr>
          <w:rFonts w:hint="cs"/>
          <w:rtl/>
        </w:rPr>
        <w:t>רצונה</w:t>
      </w:r>
      <w:r>
        <w:rPr>
          <w:rFonts w:hint="cs"/>
          <w:rtl/>
        </w:rPr>
        <w:t>.</w:t>
      </w:r>
    </w:p>
    <w:p w14:paraId="40D3269D" w14:textId="77777777" w:rsidR="00486E72" w:rsidRDefault="00486E72" w:rsidP="00486E72">
      <w:pPr>
        <w:rPr>
          <w:rtl/>
        </w:rPr>
      </w:pPr>
      <w:r>
        <w:rPr>
          <w:rFonts w:hint="cs"/>
          <w:rtl/>
        </w:rPr>
        <w:t>"את לא רגילה שכולם מסתכלים עלייך כשאת הולכת ברחוב?"</w:t>
      </w:r>
    </w:p>
    <w:p w14:paraId="7F7D27D4" w14:textId="13D3D4FB" w:rsidR="00486E72" w:rsidRDefault="00A042E1" w:rsidP="00486E72">
      <w:pPr>
        <w:rPr>
          <w:rtl/>
        </w:rPr>
      </w:pPr>
      <w:r>
        <w:rPr>
          <w:rFonts w:hint="cs"/>
          <w:rtl/>
        </w:rPr>
        <w:t xml:space="preserve">"לא </w:t>
      </w:r>
      <w:r w:rsidR="002C4D30">
        <w:rPr>
          <w:rFonts w:hint="cs"/>
          <w:rtl/>
        </w:rPr>
        <w:t xml:space="preserve">אם </w:t>
      </w:r>
      <w:r w:rsidR="00771D6C">
        <w:rPr>
          <w:rFonts w:hint="cs"/>
          <w:rtl/>
        </w:rPr>
        <w:t>זה בגלל</w:t>
      </w:r>
      <w:r w:rsidR="002C4D30">
        <w:rPr>
          <w:rFonts w:hint="cs"/>
          <w:rtl/>
        </w:rPr>
        <w:t xml:space="preserve"> </w:t>
      </w:r>
      <w:r>
        <w:rPr>
          <w:rFonts w:hint="cs"/>
          <w:rtl/>
        </w:rPr>
        <w:t>שאני נראית שונה</w:t>
      </w:r>
      <w:r w:rsidR="00486E72">
        <w:rPr>
          <w:rFonts w:hint="cs"/>
          <w:rtl/>
        </w:rPr>
        <w:t xml:space="preserve"> מכולם, חריגה</w:t>
      </w:r>
      <w:r w:rsidR="007C12DC">
        <w:rPr>
          <w:rFonts w:hint="cs"/>
          <w:rtl/>
        </w:rPr>
        <w:t xml:space="preserve"> בין כל היפנים</w:t>
      </w:r>
      <w:r w:rsidR="00486E72">
        <w:rPr>
          <w:rFonts w:hint="cs"/>
          <w:rtl/>
        </w:rPr>
        <w:t>."</w:t>
      </w:r>
    </w:p>
    <w:p w14:paraId="7F6DE533" w14:textId="6B6E5A31" w:rsidR="00486E72" w:rsidRDefault="00486E72" w:rsidP="00D81452">
      <w:pPr>
        <w:rPr>
          <w:rtl/>
        </w:rPr>
      </w:pPr>
      <w:r>
        <w:rPr>
          <w:rFonts w:hint="cs"/>
          <w:rtl/>
        </w:rPr>
        <w:t>"אבל את מיוחדת</w:t>
      </w:r>
      <w:r w:rsidR="007C12DC">
        <w:rPr>
          <w:rFonts w:hint="cs"/>
          <w:rtl/>
        </w:rPr>
        <w:t xml:space="preserve"> בכל מקום</w:t>
      </w:r>
      <w:r>
        <w:rPr>
          <w:rFonts w:hint="cs"/>
          <w:rtl/>
        </w:rPr>
        <w:t>.</w:t>
      </w:r>
      <w:r w:rsidR="00A042E1">
        <w:rPr>
          <w:rFonts w:hint="cs"/>
          <w:rtl/>
        </w:rPr>
        <w:t xml:space="preserve"> את בולטת.</w:t>
      </w:r>
      <w:r>
        <w:rPr>
          <w:rFonts w:hint="cs"/>
          <w:rtl/>
        </w:rPr>
        <w:t xml:space="preserve">" </w:t>
      </w:r>
    </w:p>
    <w:p w14:paraId="35FED907" w14:textId="3A8A7341" w:rsidR="00486E72" w:rsidRDefault="00B275A2" w:rsidP="00486E72">
      <w:pPr>
        <w:rPr>
          <w:rtl/>
        </w:rPr>
      </w:pPr>
      <w:r>
        <w:rPr>
          <w:rFonts w:hint="cs"/>
          <w:rtl/>
        </w:rPr>
        <w:t>יסמין התפלאה ש</w:t>
      </w:r>
      <w:r w:rsidR="009C793D" w:rsidRPr="00CD067C">
        <w:rPr>
          <w:rtl/>
        </w:rPr>
        <w:t xml:space="preserve">הוא </w:t>
      </w:r>
      <w:r w:rsidR="009C793D">
        <w:rPr>
          <w:rFonts w:hint="cs"/>
          <w:rtl/>
        </w:rPr>
        <w:t>ציין זאת בתור מעלה</w:t>
      </w:r>
      <w:r w:rsidR="00771D6C">
        <w:rPr>
          <w:rFonts w:hint="cs"/>
          <w:rtl/>
        </w:rPr>
        <w:t xml:space="preserve">. היא </w:t>
      </w:r>
      <w:r w:rsidR="009C793D">
        <w:rPr>
          <w:rFonts w:hint="cs"/>
          <w:rtl/>
        </w:rPr>
        <w:t>התנשאה בראש מעליו, ו</w:t>
      </w:r>
      <w:r w:rsidR="00D81452">
        <w:rPr>
          <w:rFonts w:hint="cs"/>
          <w:rtl/>
        </w:rPr>
        <w:t xml:space="preserve">למרבה האימה כנראה </w:t>
      </w:r>
      <w:r w:rsidR="009C793D">
        <w:rPr>
          <w:rFonts w:hint="cs"/>
          <w:rtl/>
        </w:rPr>
        <w:t xml:space="preserve">עדיין לא סיימה את צמיחתה. </w:t>
      </w:r>
      <w:r w:rsidR="00486E72">
        <w:rPr>
          <w:rFonts w:hint="cs"/>
          <w:rtl/>
        </w:rPr>
        <w:t>"מה עוד... מה עוד היה בטוקיו?"</w:t>
      </w:r>
    </w:p>
    <w:p w14:paraId="0CD8B2FE" w14:textId="46B542A1" w:rsidR="0031490B" w:rsidRPr="00CD067C" w:rsidRDefault="0031490B" w:rsidP="00250000">
      <w:pPr>
        <w:rPr>
          <w:rtl/>
        </w:rPr>
      </w:pPr>
      <w:r>
        <w:rPr>
          <w:rFonts w:hint="cs"/>
          <w:rtl/>
        </w:rPr>
        <w:t>"יש שם</w:t>
      </w:r>
      <w:r w:rsidR="004A3D6C">
        <w:rPr>
          <w:rFonts w:hint="cs"/>
          <w:rtl/>
        </w:rPr>
        <w:t xml:space="preserve"> </w:t>
      </w:r>
      <w:r w:rsidR="004A3D6C" w:rsidRPr="004A3D6C">
        <w:rPr>
          <w:rFonts w:cs="Times New Roman"/>
          <w:rtl/>
        </w:rPr>
        <w:t>– " הוא עצר בע</w:t>
      </w:r>
      <w:r w:rsidR="00ED7D72">
        <w:rPr>
          <w:rFonts w:cs="Times New Roman" w:hint="cs"/>
          <w:rtl/>
        </w:rPr>
        <w:t>צמ</w:t>
      </w:r>
      <w:r w:rsidR="004A3D6C" w:rsidRPr="004A3D6C">
        <w:rPr>
          <w:rFonts w:cs="Times New Roman"/>
          <w:rtl/>
        </w:rPr>
        <w:t>ו, את זה הוא לא יספר לה</w:t>
      </w:r>
      <w:r>
        <w:rPr>
          <w:rFonts w:hint="cs"/>
          <w:rtl/>
        </w:rPr>
        <w:t xml:space="preserve">. </w:t>
      </w:r>
      <w:r w:rsidR="004A3D6C">
        <w:rPr>
          <w:rFonts w:hint="cs"/>
          <w:rtl/>
        </w:rPr>
        <w:t>"</w:t>
      </w:r>
      <w:r>
        <w:rPr>
          <w:rFonts w:hint="cs"/>
          <w:rtl/>
        </w:rPr>
        <w:t>יש שם קיטקט בכל מ</w:t>
      </w:r>
      <w:r w:rsidR="00ED7D72">
        <w:rPr>
          <w:rFonts w:hint="cs"/>
          <w:rtl/>
        </w:rPr>
        <w:t>י</w:t>
      </w:r>
      <w:r>
        <w:rPr>
          <w:rFonts w:hint="cs"/>
          <w:rtl/>
        </w:rPr>
        <w:t>ני צבעים</w:t>
      </w:r>
      <w:r w:rsidR="003E78FD">
        <w:rPr>
          <w:rFonts w:hint="cs"/>
          <w:rtl/>
        </w:rPr>
        <w:t>,</w:t>
      </w:r>
      <w:r w:rsidR="003E78FD" w:rsidRPr="003E78FD">
        <w:rPr>
          <w:rFonts w:hint="cs"/>
          <w:rtl/>
        </w:rPr>
        <w:t xml:space="preserve"> </w:t>
      </w:r>
      <w:r w:rsidR="003E78FD">
        <w:rPr>
          <w:rFonts w:hint="cs"/>
          <w:rtl/>
        </w:rPr>
        <w:t>יש ירוק וסגול וכתום</w:t>
      </w:r>
      <w:r>
        <w:rPr>
          <w:rFonts w:hint="cs"/>
          <w:rtl/>
        </w:rPr>
        <w:t>."</w:t>
      </w:r>
    </w:p>
    <w:p w14:paraId="70577EC1" w14:textId="7304D1A5" w:rsidR="0031490B" w:rsidRDefault="003E78FD" w:rsidP="00250000">
      <w:pPr>
        <w:rPr>
          <w:rtl/>
        </w:rPr>
      </w:pPr>
      <w:r>
        <w:rPr>
          <w:rFonts w:hint="cs"/>
          <w:rtl/>
        </w:rPr>
        <w:t>[</w:t>
      </w:r>
      <w:r w:rsidR="00486E72">
        <w:rPr>
          <w:rFonts w:hint="cs"/>
          <w:rtl/>
        </w:rPr>
        <w:t>"א</w:t>
      </w:r>
      <w:r w:rsidR="0031490B">
        <w:rPr>
          <w:rFonts w:hint="cs"/>
          <w:rtl/>
        </w:rPr>
        <w:t>יזה צבעים?"</w:t>
      </w:r>
    </w:p>
    <w:p w14:paraId="67A6B310" w14:textId="18F2C029" w:rsidR="0031490B" w:rsidRDefault="0031490B" w:rsidP="00217024">
      <w:pPr>
        <w:rPr>
          <w:rtl/>
        </w:rPr>
      </w:pPr>
      <w:r>
        <w:rPr>
          <w:rFonts w:hint="cs"/>
          <w:rtl/>
        </w:rPr>
        <w:t xml:space="preserve">"כל הצבעים., </w:t>
      </w:r>
      <w:r w:rsidR="00217024">
        <w:rPr>
          <w:rFonts w:hint="cs"/>
          <w:rtl/>
        </w:rPr>
        <w:t>ועם פסים כל מני</w:t>
      </w:r>
      <w:r>
        <w:rPr>
          <w:rFonts w:hint="cs"/>
          <w:rtl/>
        </w:rPr>
        <w:t>."</w:t>
      </w:r>
      <w:r w:rsidR="000A51C9">
        <w:rPr>
          <w:rFonts w:hint="cs"/>
          <w:rtl/>
        </w:rPr>
        <w:t xml:space="preserve"> [ב-1996 זה היה באופן זמני גם באנגליה]</w:t>
      </w:r>
    </w:p>
    <w:p w14:paraId="7D16CCF2" w14:textId="77777777" w:rsidR="003E78FD" w:rsidRDefault="003E78FD" w:rsidP="009C793D">
      <w:pPr>
        <w:rPr>
          <w:rtl/>
        </w:rPr>
      </w:pPr>
      <w:r>
        <w:rPr>
          <w:rFonts w:hint="cs"/>
          <w:rtl/>
        </w:rPr>
        <w:t>]</w:t>
      </w:r>
    </w:p>
    <w:p w14:paraId="01305DE2" w14:textId="08EB697A" w:rsidR="004627AB" w:rsidRDefault="004627AB" w:rsidP="009C793D">
      <w:pPr>
        <w:rPr>
          <w:rtl/>
        </w:rPr>
      </w:pPr>
      <w:r w:rsidRPr="00CD067C">
        <w:rPr>
          <w:rtl/>
        </w:rPr>
        <w:t>הריח של</w:t>
      </w:r>
      <w:r w:rsidR="00230259">
        <w:rPr>
          <w:rtl/>
        </w:rPr>
        <w:t>ו היה מתוק וחם והיא השתנקה</w:t>
      </w:r>
      <w:r w:rsidR="00ED7D72">
        <w:rPr>
          <w:rFonts w:hint="cs"/>
          <w:rtl/>
        </w:rPr>
        <w:t>.</w:t>
      </w:r>
      <w:r w:rsidR="00230259">
        <w:rPr>
          <w:rtl/>
        </w:rPr>
        <w:t xml:space="preserve"> </w:t>
      </w:r>
      <w:r w:rsidRPr="00CD067C">
        <w:rPr>
          <w:rtl/>
        </w:rPr>
        <w:t xml:space="preserve">זה לא היה אותו </w:t>
      </w:r>
      <w:r w:rsidR="00D81452">
        <w:rPr>
          <w:rFonts w:hint="cs"/>
          <w:rtl/>
        </w:rPr>
        <w:t>מ</w:t>
      </w:r>
      <w:r w:rsidRPr="00CD067C">
        <w:rPr>
          <w:rtl/>
        </w:rPr>
        <w:t xml:space="preserve">חנק מוכר </w:t>
      </w:r>
      <w:r w:rsidR="00F10AE5">
        <w:rPr>
          <w:rFonts w:hint="cs"/>
          <w:rtl/>
        </w:rPr>
        <w:t xml:space="preserve">של </w:t>
      </w:r>
      <w:r w:rsidR="009C793D">
        <w:rPr>
          <w:rFonts w:hint="cs"/>
          <w:rtl/>
        </w:rPr>
        <w:t>התיעוב</w:t>
      </w:r>
      <w:r w:rsidR="00F10AE5">
        <w:rPr>
          <w:rFonts w:hint="cs"/>
          <w:rtl/>
        </w:rPr>
        <w:t xml:space="preserve"> העצמי </w:t>
      </w:r>
      <w:r w:rsidRPr="00CD067C">
        <w:rPr>
          <w:rtl/>
        </w:rPr>
        <w:t>ש</w:t>
      </w:r>
      <w:r w:rsidR="0061593D">
        <w:rPr>
          <w:rFonts w:hint="cs"/>
          <w:rtl/>
        </w:rPr>
        <w:t>גואה מבפנים</w:t>
      </w:r>
      <w:r w:rsidRPr="00CD067C">
        <w:rPr>
          <w:rtl/>
        </w:rPr>
        <w:t>, זה היה משהו שונה לגמרי.</w:t>
      </w:r>
    </w:p>
    <w:p w14:paraId="378E5E40" w14:textId="78343E06" w:rsidR="00D06ED1" w:rsidRDefault="002015A6" w:rsidP="00E36984">
      <w:pPr>
        <w:rPr>
          <w:rtl/>
        </w:rPr>
      </w:pPr>
      <w:r>
        <w:rPr>
          <w:rFonts w:hint="cs"/>
          <w:rtl/>
        </w:rPr>
        <w:t>"לפעמים יש קיטקט צבעוניים</w:t>
      </w:r>
      <w:r w:rsidR="00D06ED1">
        <w:rPr>
          <w:rFonts w:hint="cs"/>
          <w:rtl/>
        </w:rPr>
        <w:t xml:space="preserve"> גם באנגליה</w:t>
      </w:r>
      <w:r w:rsidR="00FB0429">
        <w:rPr>
          <w:rFonts w:hint="cs"/>
          <w:rtl/>
        </w:rPr>
        <w:t xml:space="preserve">, אבל </w:t>
      </w:r>
      <w:r w:rsidR="00E36984">
        <w:rPr>
          <w:rFonts w:hint="cs"/>
          <w:rtl/>
        </w:rPr>
        <w:t>הם</w:t>
      </w:r>
      <w:r w:rsidR="00FB0429">
        <w:rPr>
          <w:rFonts w:hint="cs"/>
          <w:rtl/>
        </w:rPr>
        <w:t xml:space="preserve"> </w:t>
      </w:r>
      <w:r w:rsidR="004A3D6C" w:rsidRPr="004A3D6C">
        <w:rPr>
          <w:rFonts w:cs="Times New Roman"/>
          <w:rtl/>
        </w:rPr>
        <w:t>תמיד</w:t>
      </w:r>
      <w:r w:rsidR="004A3D6C" w:rsidRPr="004A3D6C">
        <w:rPr>
          <w:rFonts w:cs="Times New Roman" w:hint="cs"/>
          <w:rtl/>
        </w:rPr>
        <w:t xml:space="preserve"> </w:t>
      </w:r>
      <w:r w:rsidR="00FB0429">
        <w:rPr>
          <w:rFonts w:hint="cs"/>
          <w:rtl/>
        </w:rPr>
        <w:t>מתוקים</w:t>
      </w:r>
      <w:r w:rsidR="00D06ED1">
        <w:rPr>
          <w:rFonts w:hint="cs"/>
          <w:rtl/>
        </w:rPr>
        <w:t>.</w:t>
      </w:r>
      <w:r w:rsidR="00B270C1">
        <w:rPr>
          <w:rFonts w:hint="cs"/>
          <w:rtl/>
        </w:rPr>
        <w:t xml:space="preserve"> </w:t>
      </w:r>
      <w:r>
        <w:rPr>
          <w:rFonts w:hint="cs"/>
          <w:rtl/>
        </w:rPr>
        <w:t>בטוקיו</w:t>
      </w:r>
      <w:r w:rsidR="00B270C1">
        <w:rPr>
          <w:rFonts w:hint="cs"/>
          <w:rtl/>
        </w:rPr>
        <w:t xml:space="preserve"> יש ק</w:t>
      </w:r>
      <w:r w:rsidR="0096709E">
        <w:rPr>
          <w:rFonts w:hint="cs"/>
          <w:rtl/>
        </w:rPr>
        <w:t>יטקט בטעם</w:t>
      </w:r>
      <w:r w:rsidR="00217024">
        <w:rPr>
          <w:rFonts w:hint="cs"/>
          <w:rtl/>
        </w:rPr>
        <w:t xml:space="preserve"> חומץ תפוחים. ויש בטעם</w:t>
      </w:r>
      <w:r w:rsidR="0096709E">
        <w:rPr>
          <w:rFonts w:hint="cs"/>
          <w:rtl/>
        </w:rPr>
        <w:t xml:space="preserve"> וסאבי, </w:t>
      </w:r>
      <w:r w:rsidR="00922A8A">
        <w:rPr>
          <w:rFonts w:hint="cs"/>
          <w:rtl/>
        </w:rPr>
        <w:t>ש</w:t>
      </w:r>
      <w:r w:rsidR="0096709E">
        <w:rPr>
          <w:rFonts w:hint="cs"/>
          <w:rtl/>
        </w:rPr>
        <w:t xml:space="preserve">זה תבלין </w:t>
      </w:r>
      <w:r w:rsidR="00E72B66">
        <w:rPr>
          <w:rFonts w:hint="cs"/>
          <w:rtl/>
        </w:rPr>
        <w:t xml:space="preserve">יפני, </w:t>
      </w:r>
      <w:r w:rsidR="00B270C1">
        <w:rPr>
          <w:rFonts w:hint="cs"/>
          <w:rtl/>
        </w:rPr>
        <w:t xml:space="preserve">ירוק </w:t>
      </w:r>
      <w:r w:rsidR="00E72B66">
        <w:rPr>
          <w:rFonts w:hint="cs"/>
          <w:rtl/>
        </w:rPr>
        <w:t>ו</w:t>
      </w:r>
      <w:r w:rsidR="00B270C1">
        <w:rPr>
          <w:rFonts w:hint="cs"/>
          <w:rtl/>
        </w:rPr>
        <w:t>חריף.</w:t>
      </w:r>
      <w:r w:rsidR="0096709E">
        <w:rPr>
          <w:rFonts w:hint="cs"/>
          <w:rtl/>
        </w:rPr>
        <w:t>[</w:t>
      </w:r>
      <w:r w:rsidR="00B270C1">
        <w:rPr>
          <w:rFonts w:hint="cs"/>
          <w:rtl/>
        </w:rPr>
        <w:t>יש גם בטעם פלפל חריף.</w:t>
      </w:r>
      <w:r w:rsidR="0096709E">
        <w:rPr>
          <w:rFonts w:hint="cs"/>
          <w:rtl/>
        </w:rPr>
        <w:t>]</w:t>
      </w:r>
      <w:r w:rsidR="00B270C1">
        <w:rPr>
          <w:rFonts w:hint="cs"/>
          <w:rtl/>
        </w:rPr>
        <w:t>"</w:t>
      </w:r>
    </w:p>
    <w:p w14:paraId="6BC28B19" w14:textId="77777777" w:rsidR="00E867BD" w:rsidRDefault="00E867BD" w:rsidP="00E36984">
      <w:pPr>
        <w:rPr>
          <w:rtl/>
        </w:rPr>
      </w:pPr>
      <w:r>
        <w:rPr>
          <w:rFonts w:hint="cs"/>
          <w:rtl/>
        </w:rPr>
        <w:lastRenderedPageBreak/>
        <w:t>[</w:t>
      </w:r>
      <w:r w:rsidRPr="00E867BD">
        <w:t>http://www.cbsnews.com/pictures/worlds-weirdest-kit-kat-candy-bars</w:t>
      </w:r>
      <w:r w:rsidRPr="00E867BD">
        <w:rPr>
          <w:rFonts w:cs="Times New Roman"/>
          <w:rtl/>
        </w:rPr>
        <w:t>/</w:t>
      </w:r>
      <w:r>
        <w:rPr>
          <w:rFonts w:cs="Times New Roman" w:hint="cs"/>
          <w:rtl/>
        </w:rPr>
        <w:t>]</w:t>
      </w:r>
    </w:p>
    <w:p w14:paraId="75B08950" w14:textId="77777777" w:rsidR="00E207CD" w:rsidRDefault="00E207CD" w:rsidP="00E36984">
      <w:pPr>
        <w:rPr>
          <w:rtl/>
        </w:rPr>
      </w:pPr>
      <w:r>
        <w:rPr>
          <w:rFonts w:hint="cs"/>
          <w:rtl/>
        </w:rPr>
        <w:t>[</w:t>
      </w:r>
      <w:r w:rsidR="0096709E">
        <w:rPr>
          <w:rFonts w:hint="cs"/>
          <w:rtl/>
        </w:rPr>
        <w:t xml:space="preserve">משהו ירוק וחריף לא יכול </w:t>
      </w:r>
      <w:r w:rsidR="00E72B66">
        <w:rPr>
          <w:rFonts w:hint="cs"/>
          <w:rtl/>
        </w:rPr>
        <w:t>להיות טוב עבורה אלא להיפך, לטרוד</w:t>
      </w:r>
      <w:r w:rsidR="00E36984">
        <w:rPr>
          <w:rFonts w:hint="cs"/>
          <w:rtl/>
        </w:rPr>
        <w:t xml:space="preserve"> אותה, לחולל</w:t>
      </w:r>
      <w:r w:rsidR="0096709E">
        <w:rPr>
          <w:rFonts w:hint="cs"/>
          <w:rtl/>
        </w:rPr>
        <w:t xml:space="preserve"> </w:t>
      </w:r>
      <w:r w:rsidR="00E36984">
        <w:rPr>
          <w:rFonts w:hint="cs"/>
          <w:rtl/>
        </w:rPr>
        <w:t>תהייה וסערות בליבה</w:t>
      </w:r>
      <w:r w:rsidR="00FB0429">
        <w:rPr>
          <w:rFonts w:hint="cs"/>
          <w:rtl/>
        </w:rPr>
        <w:t>.</w:t>
      </w:r>
      <w:r>
        <w:rPr>
          <w:rFonts w:hint="cs"/>
          <w:rtl/>
        </w:rPr>
        <w:t>]</w:t>
      </w:r>
    </w:p>
    <w:p w14:paraId="215F3F30" w14:textId="2CD934C6" w:rsidR="00B270C1" w:rsidRDefault="00B270C1" w:rsidP="00E36984">
      <w:pPr>
        <w:rPr>
          <w:rtl/>
        </w:rPr>
      </w:pPr>
      <w:r>
        <w:rPr>
          <w:rFonts w:hint="cs"/>
          <w:rtl/>
        </w:rPr>
        <w:t>"זה יכול להיות טעים?"</w:t>
      </w:r>
    </w:p>
    <w:p w14:paraId="5E07C6B6" w14:textId="57D93BC3" w:rsidR="00B270C1" w:rsidRPr="00CD067C" w:rsidRDefault="00B270C1" w:rsidP="00250000">
      <w:pPr>
        <w:rPr>
          <w:rtl/>
        </w:rPr>
      </w:pPr>
      <w:r>
        <w:rPr>
          <w:rFonts w:hint="cs"/>
          <w:rtl/>
        </w:rPr>
        <w:t xml:space="preserve">"תלוי </w:t>
      </w:r>
      <w:r w:rsidR="00E72B66">
        <w:rPr>
          <w:rFonts w:hint="cs"/>
          <w:rtl/>
        </w:rPr>
        <w:t>ל</w:t>
      </w:r>
      <w:r>
        <w:rPr>
          <w:rFonts w:hint="cs"/>
          <w:rtl/>
        </w:rPr>
        <w:t>מה</w:t>
      </w:r>
      <w:r w:rsidR="00E72B66">
        <w:rPr>
          <w:rFonts w:hint="cs"/>
          <w:rtl/>
        </w:rPr>
        <w:t xml:space="preserve"> מצפ</w:t>
      </w:r>
      <w:r>
        <w:rPr>
          <w:rFonts w:hint="cs"/>
          <w:rtl/>
        </w:rPr>
        <w:t>ים."</w:t>
      </w:r>
    </w:p>
    <w:p w14:paraId="6B5F2FBF" w14:textId="504D90E6" w:rsidR="004627AB" w:rsidRPr="00CD067C" w:rsidRDefault="00FF4888" w:rsidP="00E36984">
      <w:pPr>
        <w:rPr>
          <w:rtl/>
        </w:rPr>
      </w:pPr>
      <w:r>
        <w:rPr>
          <w:rFonts w:hint="cs"/>
          <w:rtl/>
        </w:rPr>
        <w:t>כש</w:t>
      </w:r>
      <w:r w:rsidR="004627AB" w:rsidRPr="00CD067C">
        <w:rPr>
          <w:rtl/>
        </w:rPr>
        <w:t>יצא מהחדר</w:t>
      </w:r>
      <w:r w:rsidR="00217024">
        <w:rPr>
          <w:rFonts w:hint="cs"/>
          <w:rtl/>
        </w:rPr>
        <w:t xml:space="preserve"> </w:t>
      </w:r>
      <w:r>
        <w:rPr>
          <w:rFonts w:hint="cs"/>
          <w:rtl/>
        </w:rPr>
        <w:t>והניח</w:t>
      </w:r>
      <w:r w:rsidR="00E36984">
        <w:rPr>
          <w:rFonts w:hint="cs"/>
          <w:rtl/>
        </w:rPr>
        <w:t xml:space="preserve"> לה</w:t>
      </w:r>
      <w:r w:rsidR="004627AB" w:rsidRPr="00CD067C">
        <w:rPr>
          <w:rtl/>
        </w:rPr>
        <w:t xml:space="preserve"> </w:t>
      </w:r>
      <w:r w:rsidR="00E36984">
        <w:rPr>
          <w:rFonts w:hint="cs"/>
          <w:rtl/>
        </w:rPr>
        <w:t>לה</w:t>
      </w:r>
      <w:r w:rsidR="004627AB" w:rsidRPr="00CD067C">
        <w:rPr>
          <w:rtl/>
        </w:rPr>
        <w:t>תלבש</w:t>
      </w:r>
      <w:r>
        <w:rPr>
          <w:rFonts w:hint="cs"/>
          <w:rtl/>
        </w:rPr>
        <w:t xml:space="preserve"> </w:t>
      </w:r>
      <w:r w:rsidR="004627AB" w:rsidRPr="00CD067C">
        <w:rPr>
          <w:rtl/>
        </w:rPr>
        <w:t xml:space="preserve">היא פתחה את כל דלתות ארון </w:t>
      </w:r>
      <w:r w:rsidR="00E36984">
        <w:rPr>
          <w:rFonts w:hint="cs"/>
          <w:rtl/>
        </w:rPr>
        <w:t xml:space="preserve">הקיר </w:t>
      </w:r>
      <w:r w:rsidR="00771D6C">
        <w:rPr>
          <w:rFonts w:hint="cs"/>
          <w:rtl/>
        </w:rPr>
        <w:t>[</w:t>
      </w:r>
      <w:r w:rsidR="004627AB" w:rsidRPr="00CD067C">
        <w:rPr>
          <w:rtl/>
        </w:rPr>
        <w:t>(הריק, ברובו)</w:t>
      </w:r>
      <w:r w:rsidR="00771D6C">
        <w:rPr>
          <w:rFonts w:hint="cs"/>
          <w:rtl/>
        </w:rPr>
        <w:t>]</w:t>
      </w:r>
      <w:r w:rsidR="004627AB" w:rsidRPr="00CD067C">
        <w:rPr>
          <w:rtl/>
        </w:rPr>
        <w:t xml:space="preserve"> עד ש</w:t>
      </w:r>
      <w:r w:rsidR="00A65C9C">
        <w:rPr>
          <w:rFonts w:hint="cs"/>
          <w:rtl/>
        </w:rPr>
        <w:t>איתר</w:t>
      </w:r>
      <w:r w:rsidR="004627AB" w:rsidRPr="00CD067C">
        <w:rPr>
          <w:rtl/>
        </w:rPr>
        <w:t xml:space="preserve">ה את הדלת עם הראי והביטה בעצמה </w:t>
      </w:r>
      <w:r w:rsidR="002015A6">
        <w:rPr>
          <w:rFonts w:hint="cs"/>
          <w:rtl/>
        </w:rPr>
        <w:t xml:space="preserve">ובחולצה שלבשה, </w:t>
      </w:r>
      <w:r w:rsidR="004627AB" w:rsidRPr="00CD067C">
        <w:rPr>
          <w:rtl/>
        </w:rPr>
        <w:t>בפניה העגלגל</w:t>
      </w:r>
      <w:r w:rsidR="00ED7D72">
        <w:rPr>
          <w:rFonts w:hint="cs"/>
          <w:rtl/>
        </w:rPr>
        <w:t>ות</w:t>
      </w:r>
      <w:r w:rsidR="00366A44">
        <w:rPr>
          <w:rtl/>
        </w:rPr>
        <w:t xml:space="preserve"> של הילדה היפנית המ</w:t>
      </w:r>
      <w:r w:rsidR="00E72B66">
        <w:rPr>
          <w:rFonts w:hint="cs"/>
          <w:rtl/>
        </w:rPr>
        <w:t>רחפ</w:t>
      </w:r>
      <w:r w:rsidR="00366A44">
        <w:rPr>
          <w:rtl/>
        </w:rPr>
        <w:t>ת לה בי</w:t>
      </w:r>
      <w:r w:rsidR="00366A44">
        <w:rPr>
          <w:rFonts w:hint="cs"/>
          <w:rtl/>
        </w:rPr>
        <w:t>ן</w:t>
      </w:r>
      <w:r w:rsidR="004627AB" w:rsidRPr="00CD067C">
        <w:rPr>
          <w:rtl/>
        </w:rPr>
        <w:t xml:space="preserve"> פ</w:t>
      </w:r>
      <w:r w:rsidR="00366A44">
        <w:rPr>
          <w:rtl/>
        </w:rPr>
        <w:t>רפרים לסרטים</w:t>
      </w:r>
      <w:r w:rsidR="004627AB" w:rsidRPr="00CD067C">
        <w:rPr>
          <w:rtl/>
        </w:rPr>
        <w:t>.</w:t>
      </w:r>
    </w:p>
    <w:p w14:paraId="3DB7A75A" w14:textId="510422FC" w:rsidR="004627AB" w:rsidRPr="00CD067C" w:rsidRDefault="004627AB" w:rsidP="00250000">
      <w:pPr>
        <w:rPr>
          <w:rtl/>
        </w:rPr>
      </w:pPr>
      <w:r w:rsidRPr="00CD067C">
        <w:rPr>
          <w:rtl/>
        </w:rPr>
        <w:t>היא מצאה אותו במטבח, מ</w:t>
      </w:r>
      <w:r w:rsidR="00703989">
        <w:rPr>
          <w:rFonts w:hint="cs"/>
          <w:rtl/>
        </w:rPr>
        <w:t>טגן</w:t>
      </w:r>
      <w:r w:rsidRPr="00CD067C">
        <w:rPr>
          <w:rtl/>
        </w:rPr>
        <w:t xml:space="preserve"> כמה שניצלים קפואים </w:t>
      </w:r>
      <w:r w:rsidR="00703989">
        <w:rPr>
          <w:rFonts w:hint="cs"/>
          <w:rtl/>
        </w:rPr>
        <w:t>במחבת</w:t>
      </w:r>
      <w:r w:rsidRPr="00CD067C">
        <w:rPr>
          <w:rtl/>
        </w:rPr>
        <w:t xml:space="preserve">. </w:t>
      </w:r>
    </w:p>
    <w:p w14:paraId="499BF000" w14:textId="021BD1CA" w:rsidR="004627AB" w:rsidRPr="00ED7D72" w:rsidRDefault="00E207CD" w:rsidP="00250000">
      <w:pPr>
        <w:rPr>
          <w:color w:val="A6A6A6" w:themeColor="background1" w:themeShade="A6"/>
          <w:rtl/>
        </w:rPr>
      </w:pPr>
      <w:r w:rsidRPr="00ED7D72">
        <w:rPr>
          <w:rFonts w:hint="cs"/>
          <w:color w:val="A6A6A6" w:themeColor="background1" w:themeShade="A6"/>
          <w:rtl/>
        </w:rPr>
        <w:t>[</w:t>
      </w:r>
      <w:r w:rsidR="004627AB" w:rsidRPr="00ED7D72">
        <w:rPr>
          <w:color w:val="A6A6A6" w:themeColor="background1" w:themeShade="A6"/>
          <w:rtl/>
        </w:rPr>
        <w:t>"על מה דיברתם?"</w:t>
      </w:r>
    </w:p>
    <w:p w14:paraId="7E5314B3" w14:textId="77777777" w:rsidR="004627AB" w:rsidRPr="00ED7D72" w:rsidRDefault="004627AB" w:rsidP="00250000">
      <w:pPr>
        <w:rPr>
          <w:color w:val="A6A6A6" w:themeColor="background1" w:themeShade="A6"/>
          <w:rtl/>
        </w:rPr>
      </w:pPr>
      <w:r w:rsidRPr="00ED7D72">
        <w:rPr>
          <w:color w:val="A6A6A6" w:themeColor="background1" w:themeShade="A6"/>
          <w:rtl/>
        </w:rPr>
        <w:t>"מי?"</w:t>
      </w:r>
    </w:p>
    <w:p w14:paraId="544E1C06" w14:textId="77777777" w:rsidR="004627AB" w:rsidRPr="00ED7D72" w:rsidRDefault="004627AB" w:rsidP="00250000">
      <w:pPr>
        <w:rPr>
          <w:color w:val="A6A6A6" w:themeColor="background1" w:themeShade="A6"/>
          <w:rtl/>
        </w:rPr>
      </w:pPr>
      <w:r w:rsidRPr="00ED7D72">
        <w:rPr>
          <w:color w:val="A6A6A6" w:themeColor="background1" w:themeShade="A6"/>
          <w:rtl/>
        </w:rPr>
        <w:t>"אתה וסער. על מה דיברתם כשישנתי?"</w:t>
      </w:r>
    </w:p>
    <w:p w14:paraId="5395FBE7" w14:textId="77777777" w:rsidR="004627AB" w:rsidRPr="00ED7D72" w:rsidRDefault="004627AB" w:rsidP="00250000">
      <w:pPr>
        <w:rPr>
          <w:color w:val="A6A6A6" w:themeColor="background1" w:themeShade="A6"/>
          <w:rtl/>
        </w:rPr>
      </w:pPr>
      <w:r w:rsidRPr="00ED7D72">
        <w:rPr>
          <w:color w:val="A6A6A6" w:themeColor="background1" w:themeShade="A6"/>
          <w:rtl/>
        </w:rPr>
        <w:t>"על... על כלום. על ארמית."</w:t>
      </w:r>
    </w:p>
    <w:p w14:paraId="3BEDB212" w14:textId="77777777" w:rsidR="004627AB" w:rsidRPr="00ED7D72" w:rsidRDefault="004627AB" w:rsidP="00250000">
      <w:pPr>
        <w:rPr>
          <w:color w:val="A6A6A6" w:themeColor="background1" w:themeShade="A6"/>
          <w:rtl/>
        </w:rPr>
      </w:pPr>
      <w:r w:rsidRPr="00ED7D72">
        <w:rPr>
          <w:color w:val="A6A6A6" w:themeColor="background1" w:themeShade="A6"/>
          <w:rtl/>
        </w:rPr>
        <w:t>"ארמית?"</w:t>
      </w:r>
    </w:p>
    <w:p w14:paraId="28D53E9F" w14:textId="77777777" w:rsidR="004627AB" w:rsidRPr="00ED7D72" w:rsidRDefault="004627AB" w:rsidP="005F1CA1">
      <w:pPr>
        <w:rPr>
          <w:color w:val="A6A6A6" w:themeColor="background1" w:themeShade="A6"/>
          <w:rtl/>
        </w:rPr>
      </w:pPr>
      <w:r w:rsidRPr="00ED7D72">
        <w:rPr>
          <w:color w:val="A6A6A6" w:themeColor="background1" w:themeShade="A6"/>
          <w:rtl/>
        </w:rPr>
        <w:t xml:space="preserve">"כן, את </w:t>
      </w:r>
      <w:r w:rsidR="005F1CA1" w:rsidRPr="00ED7D72">
        <w:rPr>
          <w:rFonts w:hint="cs"/>
          <w:color w:val="A6A6A6" w:themeColor="background1" w:themeShade="A6"/>
          <w:rtl/>
        </w:rPr>
        <w:t>מכירה</w:t>
      </w:r>
      <w:r w:rsidRPr="00ED7D72">
        <w:rPr>
          <w:color w:val="A6A6A6" w:themeColor="background1" w:themeShade="A6"/>
          <w:rtl/>
        </w:rPr>
        <w:t xml:space="preserve"> את כל עניין הארמית?"</w:t>
      </w:r>
    </w:p>
    <w:p w14:paraId="17D02AB0" w14:textId="77777777" w:rsidR="004627AB" w:rsidRPr="00ED7D72" w:rsidRDefault="004627AB" w:rsidP="00250000">
      <w:pPr>
        <w:rPr>
          <w:color w:val="A6A6A6" w:themeColor="background1" w:themeShade="A6"/>
          <w:rtl/>
        </w:rPr>
      </w:pPr>
      <w:r w:rsidRPr="00ED7D72">
        <w:rPr>
          <w:color w:val="A6A6A6" w:themeColor="background1" w:themeShade="A6"/>
          <w:rtl/>
        </w:rPr>
        <w:t>"איזה עניין?"</w:t>
      </w:r>
    </w:p>
    <w:p w14:paraId="28025C02" w14:textId="77777777" w:rsidR="004627AB" w:rsidRPr="00ED7D72" w:rsidRDefault="004627AB" w:rsidP="00250000">
      <w:pPr>
        <w:rPr>
          <w:color w:val="A6A6A6" w:themeColor="background1" w:themeShade="A6"/>
          <w:rtl/>
        </w:rPr>
      </w:pPr>
      <w:r w:rsidRPr="00ED7D72">
        <w:rPr>
          <w:color w:val="A6A6A6" w:themeColor="background1" w:themeShade="A6"/>
          <w:rtl/>
        </w:rPr>
        <w:t>"שבשביל ללמוד עברית צריך לדעת גם ארמית?"</w:t>
      </w:r>
    </w:p>
    <w:p w14:paraId="7D9089CC" w14:textId="77777777" w:rsidR="004627AB" w:rsidRPr="00ED7D72" w:rsidRDefault="004627AB" w:rsidP="005F1CA1">
      <w:pPr>
        <w:rPr>
          <w:color w:val="A6A6A6" w:themeColor="background1" w:themeShade="A6"/>
          <w:rtl/>
        </w:rPr>
      </w:pPr>
      <w:r w:rsidRPr="00ED7D72">
        <w:rPr>
          <w:color w:val="A6A6A6" w:themeColor="background1" w:themeShade="A6"/>
          <w:rtl/>
        </w:rPr>
        <w:t>הוא המשיך לקשקש עד ש</w:t>
      </w:r>
      <w:r w:rsidR="00922A8A" w:rsidRPr="00ED7D72">
        <w:rPr>
          <w:rFonts w:hint="cs"/>
          <w:color w:val="A6A6A6" w:themeColor="background1" w:themeShade="A6"/>
          <w:rtl/>
        </w:rPr>
        <w:t xml:space="preserve">היא </w:t>
      </w:r>
      <w:r w:rsidRPr="00ED7D72">
        <w:rPr>
          <w:color w:val="A6A6A6" w:themeColor="background1" w:themeShade="A6"/>
          <w:rtl/>
        </w:rPr>
        <w:t xml:space="preserve">הרגישה בטוחה מספיק בעצמה. </w:t>
      </w:r>
    </w:p>
    <w:p w14:paraId="2D03457B" w14:textId="77777777" w:rsidR="004627AB" w:rsidRPr="00ED7D72" w:rsidRDefault="004627AB" w:rsidP="00250000">
      <w:pPr>
        <w:rPr>
          <w:color w:val="A6A6A6" w:themeColor="background1" w:themeShade="A6"/>
          <w:rtl/>
        </w:rPr>
      </w:pPr>
      <w:r w:rsidRPr="00ED7D72">
        <w:rPr>
          <w:color w:val="A6A6A6" w:themeColor="background1" w:themeShade="A6"/>
          <w:rtl/>
        </w:rPr>
        <w:t>איתו היא הרשתה לעצמה לאכול עד ש</w:t>
      </w:r>
      <w:r w:rsidR="000B3870" w:rsidRPr="00ED7D72">
        <w:rPr>
          <w:rFonts w:hint="cs"/>
          <w:color w:val="A6A6A6" w:themeColor="background1" w:themeShade="A6"/>
          <w:rtl/>
        </w:rPr>
        <w:t>ו</w:t>
      </w:r>
      <w:r w:rsidRPr="00ED7D72">
        <w:rPr>
          <w:color w:val="A6A6A6" w:themeColor="background1" w:themeShade="A6"/>
          <w:rtl/>
        </w:rPr>
        <w:t>בעה, ואפילו קצת יותר מזה.</w:t>
      </w:r>
    </w:p>
    <w:p w14:paraId="16DC82EB" w14:textId="77777777" w:rsidR="00E207CD" w:rsidRPr="00ED7D72" w:rsidRDefault="00E207CD" w:rsidP="00250000">
      <w:pPr>
        <w:rPr>
          <w:color w:val="A6A6A6" w:themeColor="background1" w:themeShade="A6"/>
          <w:rtl/>
        </w:rPr>
      </w:pPr>
      <w:r w:rsidRPr="00ED7D72">
        <w:rPr>
          <w:rFonts w:hint="cs"/>
          <w:color w:val="A6A6A6" w:themeColor="background1" w:themeShade="A6"/>
          <w:rtl/>
        </w:rPr>
        <w:t>]</w:t>
      </w:r>
    </w:p>
    <w:p w14:paraId="718D4896" w14:textId="158C28D8" w:rsidR="004627AB" w:rsidRPr="00CD067C" w:rsidRDefault="004627AB" w:rsidP="00250000">
      <w:pPr>
        <w:rPr>
          <w:rtl/>
        </w:rPr>
      </w:pPr>
      <w:r w:rsidRPr="00CD067C">
        <w:rPr>
          <w:rtl/>
        </w:rPr>
        <w:t xml:space="preserve">"זאת חולצה יפה," היא </w:t>
      </w:r>
      <w:r w:rsidRPr="00E207CD">
        <w:rPr>
          <w:rtl/>
        </w:rPr>
        <w:t>אמרה</w:t>
      </w:r>
      <w:r w:rsidR="00E207CD">
        <w:rPr>
          <w:rFonts w:hint="cs"/>
          <w:rtl/>
        </w:rPr>
        <w:t>,</w:t>
      </w:r>
      <w:r w:rsidRPr="00CD067C">
        <w:rPr>
          <w:rtl/>
        </w:rPr>
        <w:t xml:space="preserve"> "אבל רק לבנות."</w:t>
      </w:r>
    </w:p>
    <w:p w14:paraId="54269894" w14:textId="77777777" w:rsidR="004627AB" w:rsidRPr="00CD067C" w:rsidRDefault="004627AB" w:rsidP="00EA2576">
      <w:pPr>
        <w:rPr>
          <w:rtl/>
        </w:rPr>
      </w:pPr>
      <w:r w:rsidRPr="00CD067C">
        <w:rPr>
          <w:rtl/>
        </w:rPr>
        <w:t>"את יכולה לק</w:t>
      </w:r>
      <w:r w:rsidR="00EA2576">
        <w:rPr>
          <w:rFonts w:hint="cs"/>
          <w:rtl/>
        </w:rPr>
        <w:t>בל</w:t>
      </w:r>
      <w:r w:rsidRPr="00CD067C">
        <w:rPr>
          <w:rtl/>
        </w:rPr>
        <w:t xml:space="preserve"> אותה במתנה."</w:t>
      </w:r>
    </w:p>
    <w:p w14:paraId="67B849CB" w14:textId="77777777" w:rsidR="004627AB" w:rsidRPr="00CD067C" w:rsidRDefault="004627AB" w:rsidP="00250000">
      <w:pPr>
        <w:rPr>
          <w:rtl/>
        </w:rPr>
      </w:pPr>
    </w:p>
    <w:p w14:paraId="3DAA036D" w14:textId="25883C8D" w:rsidR="007F3FD3" w:rsidRDefault="00E207CD" w:rsidP="006354EF">
      <w:pPr>
        <w:rPr>
          <w:rFonts w:cs="Times New Roman"/>
          <w:rtl/>
        </w:rPr>
      </w:pPr>
      <w:r>
        <w:rPr>
          <w:rFonts w:hint="cs"/>
          <w:rtl/>
        </w:rPr>
        <w:t>אלכס</w:t>
      </w:r>
      <w:r w:rsidR="004627AB" w:rsidRPr="00CD067C">
        <w:rPr>
          <w:rtl/>
        </w:rPr>
        <w:t xml:space="preserve"> החל </w:t>
      </w:r>
      <w:r w:rsidR="003E78FD">
        <w:rPr>
          <w:rFonts w:hint="cs"/>
          <w:rtl/>
        </w:rPr>
        <w:t>ל</w:t>
      </w:r>
      <w:r w:rsidR="00FF4888">
        <w:rPr>
          <w:rFonts w:hint="cs"/>
          <w:rtl/>
        </w:rPr>
        <w:t>בוא</w:t>
      </w:r>
      <w:r w:rsidR="004627AB" w:rsidRPr="00CD067C">
        <w:rPr>
          <w:rtl/>
        </w:rPr>
        <w:t xml:space="preserve"> </w:t>
      </w:r>
      <w:r w:rsidR="00FD2D52">
        <w:rPr>
          <w:rtl/>
        </w:rPr>
        <w:t>לבית</w:t>
      </w:r>
      <w:r w:rsidR="00FD2D52">
        <w:rPr>
          <w:rFonts w:hint="cs"/>
          <w:rtl/>
        </w:rPr>
        <w:t>-</w:t>
      </w:r>
      <w:r w:rsidR="004627AB" w:rsidRPr="00CD067C">
        <w:rPr>
          <w:rtl/>
        </w:rPr>
        <w:t xml:space="preserve">הספר במיוחד </w:t>
      </w:r>
      <w:r w:rsidR="00166CA0">
        <w:rPr>
          <w:rFonts w:hint="cs"/>
          <w:rtl/>
        </w:rPr>
        <w:t xml:space="preserve">כדי </w:t>
      </w:r>
      <w:r w:rsidR="004627AB" w:rsidRPr="00CD067C">
        <w:rPr>
          <w:rtl/>
        </w:rPr>
        <w:t xml:space="preserve">לפגוש אותה, </w:t>
      </w:r>
      <w:r w:rsidR="00C76D01">
        <w:rPr>
          <w:rFonts w:hint="cs"/>
          <w:rtl/>
        </w:rPr>
        <w:t>התלמיד היחיד בכיתת התגבור</w:t>
      </w:r>
      <w:r w:rsidR="00C76D01">
        <w:rPr>
          <w:rtl/>
        </w:rPr>
        <w:t xml:space="preserve"> </w:t>
      </w:r>
      <w:r w:rsidR="006354EF">
        <w:rPr>
          <w:rFonts w:hint="cs"/>
          <w:rtl/>
        </w:rPr>
        <w:t xml:space="preserve">שלא החסיר אף </w:t>
      </w:r>
      <w:r w:rsidR="00C76D01">
        <w:rPr>
          <w:rFonts w:hint="cs"/>
          <w:rtl/>
        </w:rPr>
        <w:t>שיעור</w:t>
      </w:r>
      <w:r w:rsidR="008D4C42">
        <w:rPr>
          <w:rFonts w:hint="cs"/>
          <w:rtl/>
        </w:rPr>
        <w:t>.</w:t>
      </w:r>
      <w:r w:rsidR="00C76D01">
        <w:rPr>
          <w:rFonts w:hint="cs"/>
          <w:rtl/>
        </w:rPr>
        <w:t xml:space="preserve"> אפילו </w:t>
      </w:r>
      <w:r w:rsidR="00366A44">
        <w:rPr>
          <w:rFonts w:hint="cs"/>
          <w:rtl/>
        </w:rPr>
        <w:t>בימי</w:t>
      </w:r>
      <w:r w:rsidR="00FB0429">
        <w:rPr>
          <w:rFonts w:hint="cs"/>
          <w:rtl/>
        </w:rPr>
        <w:t>ם של גלים גבוהים</w:t>
      </w:r>
      <w:r w:rsidR="00366A44">
        <w:rPr>
          <w:rFonts w:hint="cs"/>
          <w:rtl/>
        </w:rPr>
        <w:t xml:space="preserve"> הוא הזדרז </w:t>
      </w:r>
      <w:r w:rsidR="00583CB5" w:rsidRPr="00583CB5">
        <w:rPr>
          <w:rFonts w:cs="Times New Roman"/>
          <w:rtl/>
        </w:rPr>
        <w:t xml:space="preserve">לשוב </w:t>
      </w:r>
      <w:r w:rsidR="00166CA0">
        <w:rPr>
          <w:rFonts w:cs="Times New Roman" w:hint="cs"/>
          <w:rtl/>
        </w:rPr>
        <w:t>ב</w:t>
      </w:r>
      <w:r w:rsidR="00583CB5" w:rsidRPr="00583CB5">
        <w:rPr>
          <w:rFonts w:cs="Times New Roman"/>
          <w:rtl/>
        </w:rPr>
        <w:t>צהריים על אופניו, יד אחת על הכידון וה</w:t>
      </w:r>
      <w:r w:rsidR="003A7E9C">
        <w:rPr>
          <w:rFonts w:cs="Times New Roman"/>
          <w:rtl/>
        </w:rPr>
        <w:t>שנייה</w:t>
      </w:r>
      <w:r w:rsidR="00583CB5" w:rsidRPr="00583CB5">
        <w:rPr>
          <w:rFonts w:cs="Times New Roman"/>
          <w:rtl/>
        </w:rPr>
        <w:t xml:space="preserve"> אוחזת בגלשן, ברכיבה </w:t>
      </w:r>
      <w:r w:rsidR="00166CA0" w:rsidRPr="00166CA0">
        <w:rPr>
          <w:rFonts w:cs="Times New Roman"/>
          <w:rtl/>
        </w:rPr>
        <w:t>מהיר</w:t>
      </w:r>
      <w:r w:rsidR="00583CB5" w:rsidRPr="00583CB5">
        <w:rPr>
          <w:rFonts w:cs="Times New Roman"/>
          <w:rtl/>
        </w:rPr>
        <w:t>ה ל</w:t>
      </w:r>
      <w:r w:rsidR="002E35AE">
        <w:rPr>
          <w:rFonts w:cs="Times New Roman"/>
          <w:rtl/>
        </w:rPr>
        <w:t>בית-הספר</w:t>
      </w:r>
      <w:r w:rsidR="00366A44">
        <w:rPr>
          <w:rFonts w:hint="cs"/>
          <w:rtl/>
        </w:rPr>
        <w:t>,</w:t>
      </w:r>
      <w:r w:rsidR="00FF4888">
        <w:rPr>
          <w:rFonts w:hint="cs"/>
          <w:rtl/>
        </w:rPr>
        <w:t xml:space="preserve"> </w:t>
      </w:r>
      <w:r w:rsidR="00166CA0">
        <w:rPr>
          <w:rFonts w:hint="cs"/>
          <w:rtl/>
        </w:rPr>
        <w:t>לבל י</w:t>
      </w:r>
      <w:r w:rsidR="00366A44">
        <w:rPr>
          <w:rFonts w:hint="cs"/>
          <w:rtl/>
        </w:rPr>
        <w:t>חמיץ את הדקות היקרות לפני השיעור</w:t>
      </w:r>
      <w:r w:rsidR="004A3D6C">
        <w:rPr>
          <w:rFonts w:hint="cs"/>
          <w:rtl/>
        </w:rPr>
        <w:t>,</w:t>
      </w:r>
      <w:r w:rsidR="00366A44">
        <w:rPr>
          <w:rFonts w:hint="cs"/>
          <w:rtl/>
        </w:rPr>
        <w:t xml:space="preserve"> כשהתלמידים </w:t>
      </w:r>
      <w:r w:rsidR="00A93AF0">
        <w:rPr>
          <w:rFonts w:hint="cs"/>
          <w:rtl/>
        </w:rPr>
        <w:t xml:space="preserve">עדיין </w:t>
      </w:r>
      <w:r w:rsidR="00FD2D52">
        <w:rPr>
          <w:rFonts w:hint="cs"/>
          <w:rtl/>
        </w:rPr>
        <w:t xml:space="preserve">נאספו בכיתה </w:t>
      </w:r>
      <w:r w:rsidR="00540B42">
        <w:rPr>
          <w:rFonts w:hint="cs"/>
          <w:rtl/>
        </w:rPr>
        <w:t>ו</w:t>
      </w:r>
      <w:r w:rsidR="001C5A04">
        <w:rPr>
          <w:rFonts w:hint="cs"/>
          <w:rtl/>
        </w:rPr>
        <w:t>הייתה</w:t>
      </w:r>
      <w:r w:rsidR="00540B42">
        <w:rPr>
          <w:rFonts w:hint="cs"/>
          <w:rtl/>
        </w:rPr>
        <w:t xml:space="preserve"> </w:t>
      </w:r>
      <w:r w:rsidR="004E2C48">
        <w:rPr>
          <w:rFonts w:hint="cs"/>
          <w:rtl/>
        </w:rPr>
        <w:t>הזדמנות לש</w:t>
      </w:r>
      <w:r w:rsidR="00583CB5">
        <w:rPr>
          <w:rFonts w:hint="cs"/>
          <w:rtl/>
        </w:rPr>
        <w:t>וחח</w:t>
      </w:r>
      <w:r w:rsidR="004E2C48">
        <w:rPr>
          <w:rFonts w:hint="cs"/>
          <w:rtl/>
        </w:rPr>
        <w:t xml:space="preserve"> איתה</w:t>
      </w:r>
      <w:r w:rsidR="006354EF">
        <w:rPr>
          <w:rFonts w:hint="cs"/>
          <w:rtl/>
        </w:rPr>
        <w:t>[</w:t>
      </w:r>
      <w:r w:rsidR="00366A44">
        <w:rPr>
          <w:rFonts w:hint="cs"/>
          <w:rtl/>
        </w:rPr>
        <w:t>/ שיוחדו להתארגנות אדישה</w:t>
      </w:r>
      <w:r w:rsidR="006354EF">
        <w:rPr>
          <w:rFonts w:hint="cs"/>
          <w:rtl/>
        </w:rPr>
        <w:t>]</w:t>
      </w:r>
      <w:r w:rsidR="00366A44">
        <w:rPr>
          <w:rFonts w:hint="cs"/>
          <w:rtl/>
        </w:rPr>
        <w:t xml:space="preserve">. </w:t>
      </w:r>
      <w:r w:rsidR="004A3D6C" w:rsidRPr="004A3D6C">
        <w:rPr>
          <w:rFonts w:cs="Times New Roman"/>
          <w:rtl/>
        </w:rPr>
        <w:t>אבל יסמין כבר לא הגיעה יותר לפני תחילת השיעור. "הראיתי להן את החולצה שלך," היא לעגה לו מרחוק, מוקפת בחברותיה, כשהצליח למצוא אותה בחצר בית-הספר ב</w:t>
      </w:r>
      <w:r w:rsidR="00166CA0" w:rsidRPr="00166CA0">
        <w:rPr>
          <w:rFonts w:cs="Times New Roman"/>
          <w:rtl/>
        </w:rPr>
        <w:t>אחת ה</w:t>
      </w:r>
      <w:r w:rsidR="004A3D6C" w:rsidRPr="004A3D6C">
        <w:rPr>
          <w:rFonts w:cs="Times New Roman"/>
          <w:rtl/>
        </w:rPr>
        <w:t>הפסקות, "יש לך גם תחתונים ורודים?"</w:t>
      </w:r>
    </w:p>
    <w:p w14:paraId="02CB119F" w14:textId="77777777" w:rsidR="0073556D" w:rsidRPr="00CD067C" w:rsidRDefault="0073556D" w:rsidP="00250000">
      <w:pPr>
        <w:rPr>
          <w:rtl/>
        </w:rPr>
      </w:pPr>
    </w:p>
    <w:p w14:paraId="436FB6B6" w14:textId="77777777" w:rsidR="0047223E" w:rsidRPr="0044357B" w:rsidRDefault="0047223E" w:rsidP="00D14A18">
      <w:pPr>
        <w:pStyle w:val="Heading2"/>
        <w:rPr>
          <w:rtl/>
        </w:rPr>
      </w:pPr>
      <w:bookmarkStart w:id="324" w:name="_Toc297351101"/>
      <w:bookmarkStart w:id="325" w:name="_Toc322023119"/>
      <w:bookmarkStart w:id="326" w:name="_Toc299174405"/>
      <w:bookmarkStart w:id="327" w:name="_Toc408762848"/>
      <w:r w:rsidRPr="0044357B">
        <w:rPr>
          <w:rtl/>
        </w:rPr>
        <w:t>אייל ניגוח אשורי</w:t>
      </w:r>
      <w:bookmarkEnd w:id="324"/>
      <w:bookmarkEnd w:id="325"/>
      <w:bookmarkEnd w:id="326"/>
      <w:bookmarkEnd w:id="327"/>
    </w:p>
    <w:p w14:paraId="2FC13591" w14:textId="504A1613" w:rsidR="006A2E38" w:rsidRDefault="006A2E38" w:rsidP="00367966">
      <w:pPr>
        <w:rPr>
          <w:rtl/>
        </w:rPr>
      </w:pPr>
      <w:r>
        <w:rPr>
          <w:rFonts w:hint="cs"/>
          <w:rtl/>
        </w:rPr>
        <w:t xml:space="preserve">בכל זאת, זה לא עסק, </w:t>
      </w:r>
      <w:r w:rsidR="00CB576D">
        <w:rPr>
          <w:rFonts w:hint="cs"/>
          <w:rtl/>
        </w:rPr>
        <w:t>טענ</w:t>
      </w:r>
      <w:r>
        <w:rPr>
          <w:rFonts w:hint="cs"/>
          <w:rtl/>
        </w:rPr>
        <w:t xml:space="preserve">ה הדס כשהמבחן הגדול בתנ"ך </w:t>
      </w:r>
      <w:r w:rsidR="00CB576D">
        <w:rPr>
          <w:rFonts w:hint="cs"/>
          <w:rtl/>
        </w:rPr>
        <w:t>עמד בפתח</w:t>
      </w:r>
      <w:r>
        <w:rPr>
          <w:rFonts w:hint="cs"/>
          <w:rtl/>
        </w:rPr>
        <w:t xml:space="preserve"> ואלכס </w:t>
      </w:r>
      <w:r w:rsidR="00C93EFE">
        <w:rPr>
          <w:rFonts w:hint="cs"/>
          <w:rtl/>
        </w:rPr>
        <w:t>נראה</w:t>
      </w:r>
      <w:r>
        <w:rPr>
          <w:rFonts w:hint="cs"/>
          <w:rtl/>
        </w:rPr>
        <w:t xml:space="preserve"> </w:t>
      </w:r>
      <w:r w:rsidRPr="00C93EFE">
        <w:rPr>
          <w:rFonts w:hint="cs"/>
          <w:rtl/>
        </w:rPr>
        <w:t xml:space="preserve">אובד עצות מתמיד. </w:t>
      </w:r>
      <w:r w:rsidR="002D1278" w:rsidRPr="00C93EFE">
        <w:rPr>
          <w:rFonts w:hint="cs"/>
          <w:rtl/>
        </w:rPr>
        <w:t>היא עצמה</w:t>
      </w:r>
      <w:r w:rsidR="0082519C" w:rsidRPr="00C93EFE">
        <w:rPr>
          <w:rFonts w:hint="cs"/>
          <w:rtl/>
        </w:rPr>
        <w:t xml:space="preserve"> </w:t>
      </w:r>
      <w:r w:rsidR="001C5A04" w:rsidRPr="00C93EFE">
        <w:rPr>
          <w:rFonts w:hint="cs"/>
          <w:rtl/>
        </w:rPr>
        <w:t>הייתה</w:t>
      </w:r>
      <w:r w:rsidR="002D1278" w:rsidRPr="00C93EFE">
        <w:rPr>
          <w:rFonts w:hint="cs"/>
          <w:rtl/>
        </w:rPr>
        <w:t xml:space="preserve"> עסוקה </w:t>
      </w:r>
      <w:r w:rsidR="005B36BE" w:rsidRPr="00C93EFE">
        <w:rPr>
          <w:rFonts w:hint="cs"/>
          <w:rtl/>
        </w:rPr>
        <w:t>[</w:t>
      </w:r>
      <w:r w:rsidR="002D1278" w:rsidRPr="00C93EFE">
        <w:rPr>
          <w:rFonts w:hint="cs"/>
          <w:rtl/>
        </w:rPr>
        <w:t xml:space="preserve">כמובן </w:t>
      </w:r>
      <w:r w:rsidR="00100392" w:rsidRPr="00C93EFE">
        <w:rPr>
          <w:rFonts w:hint="cs"/>
          <w:rtl/>
        </w:rPr>
        <w:t xml:space="preserve">עד </w:t>
      </w:r>
      <w:r w:rsidR="002D1278" w:rsidRPr="00C93EFE">
        <w:rPr>
          <w:rFonts w:hint="cs"/>
          <w:rtl/>
        </w:rPr>
        <w:t>מעל הראש</w:t>
      </w:r>
      <w:r w:rsidR="005B36BE" w:rsidRPr="00C93EFE">
        <w:rPr>
          <w:rFonts w:hint="cs"/>
          <w:rtl/>
        </w:rPr>
        <w:t>]</w:t>
      </w:r>
      <w:r w:rsidR="00100392" w:rsidRPr="00C93EFE">
        <w:rPr>
          <w:rFonts w:cs="Times New Roman"/>
          <w:rtl/>
        </w:rPr>
        <w:t xml:space="preserve"> – השנה קיבלה רכזת שכבה ב</w:t>
      </w:r>
      <w:r w:rsidR="00953FC2">
        <w:rPr>
          <w:rFonts w:cs="Times New Roman" w:hint="cs"/>
          <w:rtl/>
        </w:rPr>
        <w:t>'</w:t>
      </w:r>
      <w:r w:rsidR="00100392" w:rsidRPr="00C93EFE">
        <w:rPr>
          <w:rFonts w:cs="Times New Roman"/>
          <w:rtl/>
        </w:rPr>
        <w:t>מכבי צעיר</w:t>
      </w:r>
      <w:r w:rsidR="00953FC2">
        <w:rPr>
          <w:rFonts w:cs="Times New Roman" w:hint="cs"/>
          <w:rtl/>
        </w:rPr>
        <w:t>'</w:t>
      </w:r>
      <w:r w:rsidR="00100392" w:rsidRPr="00C93EFE">
        <w:rPr>
          <w:rFonts w:cs="Times New Roman"/>
          <w:rtl/>
        </w:rPr>
        <w:t xml:space="preserve"> –</w:t>
      </w:r>
      <w:r w:rsidR="002D1278" w:rsidRPr="00C93EFE">
        <w:rPr>
          <w:rFonts w:hint="cs"/>
          <w:rtl/>
        </w:rPr>
        <w:t xml:space="preserve"> </w:t>
      </w:r>
      <w:r w:rsidR="00A1200D" w:rsidRPr="00C93EFE">
        <w:rPr>
          <w:rFonts w:hint="cs"/>
          <w:rtl/>
        </w:rPr>
        <w:t>ואף</w:t>
      </w:r>
      <w:r w:rsidR="00297D38" w:rsidRPr="00C93EFE">
        <w:rPr>
          <w:rFonts w:hint="cs"/>
          <w:rtl/>
        </w:rPr>
        <w:t xml:space="preserve"> </w:t>
      </w:r>
      <w:r w:rsidR="00A1200D" w:rsidRPr="00C93EFE">
        <w:rPr>
          <w:rFonts w:hint="cs"/>
          <w:rtl/>
        </w:rPr>
        <w:t>על</w:t>
      </w:r>
      <w:r w:rsidR="00297D38" w:rsidRPr="00C93EFE">
        <w:rPr>
          <w:rFonts w:hint="cs"/>
          <w:rtl/>
        </w:rPr>
        <w:t xml:space="preserve"> </w:t>
      </w:r>
      <w:r w:rsidR="00A1200D" w:rsidRPr="00C93EFE">
        <w:rPr>
          <w:rFonts w:hint="cs"/>
          <w:rtl/>
        </w:rPr>
        <w:t>פי</w:t>
      </w:r>
      <w:r w:rsidR="00297D38" w:rsidRPr="00C93EFE">
        <w:rPr>
          <w:rFonts w:hint="cs"/>
          <w:rtl/>
        </w:rPr>
        <w:t xml:space="preserve"> </w:t>
      </w:r>
      <w:r w:rsidR="00A1200D" w:rsidRPr="00C93EFE">
        <w:rPr>
          <w:rFonts w:hint="cs"/>
          <w:rtl/>
        </w:rPr>
        <w:t>כן</w:t>
      </w:r>
      <w:r w:rsidR="00CB576D" w:rsidRPr="00C93EFE">
        <w:rPr>
          <w:rFonts w:hint="cs"/>
          <w:rtl/>
        </w:rPr>
        <w:t xml:space="preserve"> זו</w:t>
      </w:r>
      <w:r w:rsidR="00A1200D" w:rsidRPr="00C93EFE">
        <w:rPr>
          <w:rFonts w:hint="cs"/>
          <w:rtl/>
        </w:rPr>
        <w:t xml:space="preserve"> </w:t>
      </w:r>
      <w:r w:rsidRPr="00C93EFE">
        <w:rPr>
          <w:rFonts w:hint="cs"/>
          <w:rtl/>
        </w:rPr>
        <w:t>מצווה לעזור לעולה חדש</w:t>
      </w:r>
      <w:r w:rsidR="00CB576D" w:rsidRPr="00C93EFE">
        <w:rPr>
          <w:rFonts w:hint="cs"/>
          <w:rtl/>
        </w:rPr>
        <w:t xml:space="preserve">. </w:t>
      </w:r>
      <w:r w:rsidR="00171C7B" w:rsidRPr="00C93EFE">
        <w:rPr>
          <w:rFonts w:cs="Times New Roman"/>
          <w:rtl/>
        </w:rPr>
        <w:t>אמנם טיעונים כבדי משקל, ו</w:t>
      </w:r>
      <w:r w:rsidR="00506BD8" w:rsidRPr="00C93EFE">
        <w:rPr>
          <w:rFonts w:hint="cs"/>
          <w:rtl/>
        </w:rPr>
        <w:t>עדיין</w:t>
      </w:r>
      <w:r w:rsidRPr="00C93EFE">
        <w:rPr>
          <w:rFonts w:hint="cs"/>
          <w:rtl/>
        </w:rPr>
        <w:t xml:space="preserve"> הופתעה מהמהירות ש</w:t>
      </w:r>
      <w:r w:rsidR="00927138" w:rsidRPr="00C93EFE">
        <w:rPr>
          <w:rFonts w:hint="cs"/>
          <w:rtl/>
        </w:rPr>
        <w:t xml:space="preserve">בה </w:t>
      </w:r>
      <w:r w:rsidRPr="00C93EFE">
        <w:rPr>
          <w:rFonts w:hint="cs"/>
          <w:rtl/>
        </w:rPr>
        <w:t xml:space="preserve">ארקדי לקח על עצמו מטלה </w:t>
      </w:r>
      <w:r w:rsidR="005311EB" w:rsidRPr="00C93EFE">
        <w:rPr>
          <w:rFonts w:hint="cs"/>
          <w:rtl/>
        </w:rPr>
        <w:t>ראויה</w:t>
      </w:r>
      <w:r w:rsidR="005311EB">
        <w:rPr>
          <w:rFonts w:hint="cs"/>
          <w:rtl/>
        </w:rPr>
        <w:t xml:space="preserve"> [</w:t>
      </w:r>
      <w:r>
        <w:rPr>
          <w:rFonts w:hint="cs"/>
          <w:rtl/>
        </w:rPr>
        <w:t>חובה / עול</w:t>
      </w:r>
      <w:r w:rsidR="005311EB">
        <w:rPr>
          <w:rFonts w:hint="cs"/>
          <w:rtl/>
        </w:rPr>
        <w:t>]</w:t>
      </w:r>
      <w:r>
        <w:rPr>
          <w:rFonts w:hint="cs"/>
          <w:rtl/>
        </w:rPr>
        <w:t xml:space="preserve"> זו</w:t>
      </w:r>
      <w:r w:rsidR="00B558B8">
        <w:rPr>
          <w:rFonts w:hint="cs"/>
          <w:rtl/>
        </w:rPr>
        <w:t>.</w:t>
      </w:r>
      <w:r w:rsidR="00DA3B41">
        <w:rPr>
          <w:rFonts w:hint="cs"/>
          <w:rtl/>
        </w:rPr>
        <w:t xml:space="preserve"> </w:t>
      </w:r>
      <w:r w:rsidR="00CB576D">
        <w:rPr>
          <w:rFonts w:hint="cs"/>
          <w:rtl/>
        </w:rPr>
        <w:t xml:space="preserve">לשם כך </w:t>
      </w:r>
      <w:r w:rsidR="00DA3B41">
        <w:rPr>
          <w:rFonts w:hint="cs"/>
          <w:rtl/>
        </w:rPr>
        <w:t xml:space="preserve">הוא אפילו ביטל </w:t>
      </w:r>
      <w:r w:rsidR="00D76629">
        <w:rPr>
          <w:rFonts w:hint="cs"/>
          <w:rtl/>
        </w:rPr>
        <w:t xml:space="preserve">משמרת </w:t>
      </w:r>
      <w:r w:rsidR="00DA3B41">
        <w:rPr>
          <w:rFonts w:hint="cs"/>
          <w:rtl/>
        </w:rPr>
        <w:t>שהת</w:t>
      </w:r>
      <w:r w:rsidR="0082519C">
        <w:rPr>
          <w:rFonts w:hint="cs"/>
          <w:rtl/>
        </w:rPr>
        <w:t>חייב</w:t>
      </w:r>
      <w:r w:rsidR="00DA3B41">
        <w:rPr>
          <w:rFonts w:hint="cs"/>
          <w:rtl/>
        </w:rPr>
        <w:t xml:space="preserve"> </w:t>
      </w:r>
      <w:r w:rsidR="0082519C">
        <w:rPr>
          <w:rFonts w:hint="cs"/>
          <w:rtl/>
        </w:rPr>
        <w:t>לה</w:t>
      </w:r>
      <w:r w:rsidR="00DA3B41">
        <w:rPr>
          <w:rFonts w:hint="cs"/>
          <w:rtl/>
        </w:rPr>
        <w:t xml:space="preserve"> במד"א.</w:t>
      </w:r>
    </w:p>
    <w:p w14:paraId="46BB37C8" w14:textId="0178218B" w:rsidR="004627AB" w:rsidRDefault="00927138" w:rsidP="00100392">
      <w:pPr>
        <w:rPr>
          <w:rtl/>
        </w:rPr>
      </w:pPr>
      <w:r>
        <w:rPr>
          <w:rFonts w:hint="cs"/>
          <w:rtl/>
        </w:rPr>
        <w:lastRenderedPageBreak/>
        <w:t>כך הגיע</w:t>
      </w:r>
      <w:r w:rsidR="006A2E38">
        <w:rPr>
          <w:rFonts w:hint="cs"/>
          <w:rtl/>
        </w:rPr>
        <w:t xml:space="preserve"> </w:t>
      </w:r>
      <w:r w:rsidR="006532A1">
        <w:rPr>
          <w:rtl/>
        </w:rPr>
        <w:t xml:space="preserve">ארקדי </w:t>
      </w:r>
      <w:r w:rsidR="00851488">
        <w:rPr>
          <w:rFonts w:hint="cs"/>
          <w:rtl/>
        </w:rPr>
        <w:t>לביתו של</w:t>
      </w:r>
      <w:r w:rsidR="00FF3E83">
        <w:rPr>
          <w:rtl/>
        </w:rPr>
        <w:t xml:space="preserve"> אלכס</w:t>
      </w:r>
      <w:r w:rsidR="004627AB" w:rsidRPr="00CD067C">
        <w:rPr>
          <w:rtl/>
        </w:rPr>
        <w:t xml:space="preserve"> </w:t>
      </w:r>
      <w:r w:rsidR="00635FC3">
        <w:rPr>
          <w:rFonts w:hint="cs"/>
          <w:rtl/>
        </w:rPr>
        <w:t>אחר צהריים</w:t>
      </w:r>
      <w:r w:rsidR="006A2E38">
        <w:rPr>
          <w:rFonts w:hint="cs"/>
          <w:rtl/>
        </w:rPr>
        <w:t xml:space="preserve"> אחד </w:t>
      </w:r>
      <w:r w:rsidR="004627AB" w:rsidRPr="00CD067C">
        <w:rPr>
          <w:rtl/>
        </w:rPr>
        <w:t>לעזור לו להתכונן למבחן</w:t>
      </w:r>
      <w:r w:rsidR="00B879CF">
        <w:rPr>
          <w:rFonts w:hint="cs"/>
          <w:rtl/>
        </w:rPr>
        <w:t>. זה היה</w:t>
      </w:r>
      <w:r w:rsidR="0082519C">
        <w:rPr>
          <w:rFonts w:hint="cs"/>
          <w:rtl/>
        </w:rPr>
        <w:t xml:space="preserve"> ביקורו הראשון בדירת האחים</w:t>
      </w:r>
      <w:r w:rsidR="00506BD8" w:rsidRPr="00506BD8">
        <w:rPr>
          <w:rFonts w:cs="Times New Roman"/>
          <w:rtl/>
        </w:rPr>
        <w:t>, ו</w:t>
      </w:r>
      <w:r w:rsidR="00B879CF">
        <w:rPr>
          <w:rFonts w:cs="Times New Roman" w:hint="cs"/>
          <w:rtl/>
        </w:rPr>
        <w:t xml:space="preserve">הוא </w:t>
      </w:r>
      <w:r w:rsidR="00506BD8" w:rsidRPr="00506BD8">
        <w:rPr>
          <w:rFonts w:cs="Times New Roman"/>
          <w:rtl/>
        </w:rPr>
        <w:t>הזדעזע מהעזובה ששררה בכל</w:t>
      </w:r>
      <w:r w:rsidR="004627AB" w:rsidRPr="00CD067C">
        <w:rPr>
          <w:rtl/>
        </w:rPr>
        <w:t xml:space="preserve">. </w:t>
      </w:r>
      <w:r w:rsidR="0082458D">
        <w:rPr>
          <w:rFonts w:hint="cs"/>
          <w:rtl/>
        </w:rPr>
        <w:t>כ</w:t>
      </w:r>
      <w:r w:rsidR="004627AB" w:rsidRPr="00CD067C">
        <w:rPr>
          <w:rtl/>
        </w:rPr>
        <w:t>ביסה נקי</w:t>
      </w:r>
      <w:r w:rsidR="00ED7D72">
        <w:rPr>
          <w:rFonts w:hint="cs"/>
          <w:rtl/>
        </w:rPr>
        <w:t>י</w:t>
      </w:r>
      <w:r w:rsidR="004627AB" w:rsidRPr="00CD067C">
        <w:rPr>
          <w:rtl/>
        </w:rPr>
        <w:t xml:space="preserve">ה ומלוכלכת </w:t>
      </w:r>
      <w:r w:rsidR="001C5A04">
        <w:rPr>
          <w:rFonts w:hint="cs"/>
          <w:rtl/>
        </w:rPr>
        <w:t>הייתה</w:t>
      </w:r>
      <w:r>
        <w:rPr>
          <w:rFonts w:hint="cs"/>
          <w:rtl/>
        </w:rPr>
        <w:t xml:space="preserve"> מ</w:t>
      </w:r>
      <w:r w:rsidR="005238F6">
        <w:rPr>
          <w:rFonts w:hint="cs"/>
          <w:rtl/>
        </w:rPr>
        <w:t>ושלכ</w:t>
      </w:r>
      <w:r>
        <w:rPr>
          <w:rFonts w:hint="cs"/>
          <w:rtl/>
        </w:rPr>
        <w:t>ת</w:t>
      </w:r>
      <w:r w:rsidR="00D92C71">
        <w:rPr>
          <w:rFonts w:hint="cs"/>
          <w:rtl/>
        </w:rPr>
        <w:t xml:space="preserve"> </w:t>
      </w:r>
      <w:r w:rsidR="00250C2A">
        <w:rPr>
          <w:rFonts w:hint="cs"/>
          <w:rtl/>
        </w:rPr>
        <w:t xml:space="preserve">בערבוביה </w:t>
      </w:r>
      <w:r w:rsidR="00D92C71">
        <w:rPr>
          <w:rFonts w:hint="cs"/>
          <w:rtl/>
        </w:rPr>
        <w:t xml:space="preserve">על </w:t>
      </w:r>
      <w:r w:rsidR="00E40F28">
        <w:rPr>
          <w:rFonts w:hint="cs"/>
          <w:rtl/>
        </w:rPr>
        <w:t xml:space="preserve">הרצפה, </w:t>
      </w:r>
      <w:r w:rsidR="0082458D" w:rsidRPr="00CD067C">
        <w:rPr>
          <w:rtl/>
        </w:rPr>
        <w:t xml:space="preserve">ערימות של </w:t>
      </w:r>
      <w:r w:rsidR="0082458D">
        <w:rPr>
          <w:rFonts w:hint="cs"/>
          <w:rtl/>
        </w:rPr>
        <w:t>מכתבי</w:t>
      </w:r>
      <w:r w:rsidR="0082458D" w:rsidRPr="00CD067C">
        <w:rPr>
          <w:rtl/>
        </w:rPr>
        <w:t>ם ודיסקים, ספרים ומחברות,</w:t>
      </w:r>
      <w:r w:rsidR="0082458D">
        <w:rPr>
          <w:rFonts w:hint="cs"/>
          <w:rtl/>
        </w:rPr>
        <w:t xml:space="preserve"> </w:t>
      </w:r>
      <w:r w:rsidR="00E40F28">
        <w:rPr>
          <w:rFonts w:hint="cs"/>
          <w:rtl/>
        </w:rPr>
        <w:t>אריזות משלוחים</w:t>
      </w:r>
      <w:r w:rsidR="004627AB" w:rsidRPr="00CD067C">
        <w:rPr>
          <w:rtl/>
        </w:rPr>
        <w:t xml:space="preserve"> </w:t>
      </w:r>
      <w:r w:rsidR="00D92C71">
        <w:rPr>
          <w:rFonts w:hint="cs"/>
          <w:rtl/>
        </w:rPr>
        <w:t>ו</w:t>
      </w:r>
      <w:r w:rsidR="004627AB" w:rsidRPr="00CD067C">
        <w:rPr>
          <w:rtl/>
        </w:rPr>
        <w:t>שיירי אוכל</w:t>
      </w:r>
      <w:r w:rsidR="0082458D">
        <w:rPr>
          <w:rFonts w:hint="cs"/>
          <w:rtl/>
        </w:rPr>
        <w:t xml:space="preserve"> </w:t>
      </w:r>
      <w:r w:rsidR="00100392" w:rsidRPr="00100392">
        <w:rPr>
          <w:rFonts w:cs="Times New Roman"/>
          <w:rtl/>
        </w:rPr>
        <w:t xml:space="preserve">ובקבוקים ריקים </w:t>
      </w:r>
      <w:r w:rsidR="0082458D">
        <w:rPr>
          <w:rFonts w:hint="cs"/>
          <w:rtl/>
        </w:rPr>
        <w:t xml:space="preserve">וביניהם </w:t>
      </w:r>
      <w:r w:rsidR="0082458D" w:rsidRPr="00CD067C">
        <w:rPr>
          <w:rtl/>
        </w:rPr>
        <w:t>ה</w:t>
      </w:r>
      <w:r w:rsidR="0082458D">
        <w:rPr>
          <w:rFonts w:hint="cs"/>
          <w:rtl/>
        </w:rPr>
        <w:t>תגלגל</w:t>
      </w:r>
      <w:r w:rsidR="00A1200D">
        <w:rPr>
          <w:rFonts w:hint="cs"/>
          <w:rtl/>
        </w:rPr>
        <w:t>ו</w:t>
      </w:r>
      <w:r w:rsidR="0082458D" w:rsidRPr="00CD067C">
        <w:rPr>
          <w:rtl/>
        </w:rPr>
        <w:t xml:space="preserve"> </w:t>
      </w:r>
      <w:r w:rsidR="0082458D">
        <w:rPr>
          <w:rFonts w:hint="cs"/>
          <w:rtl/>
        </w:rPr>
        <w:t>כדורגל</w:t>
      </w:r>
      <w:r w:rsidR="00A1200D">
        <w:rPr>
          <w:rFonts w:hint="cs"/>
          <w:rtl/>
        </w:rPr>
        <w:t xml:space="preserve"> וגלשן ואופניים</w:t>
      </w:r>
      <w:r w:rsidR="004627AB" w:rsidRPr="00CD067C">
        <w:rPr>
          <w:rtl/>
        </w:rPr>
        <w:t>.</w:t>
      </w:r>
      <w:r w:rsidR="00100392" w:rsidRPr="00100392">
        <w:rPr>
          <w:rFonts w:cs="Times New Roman"/>
          <w:rtl/>
        </w:rPr>
        <w:t xml:space="preserve"> צעדי בוץ הובילו מהמקלחת בכל רחבי הדירה.</w:t>
      </w:r>
    </w:p>
    <w:p w14:paraId="1757BF1D" w14:textId="2B59E041" w:rsidR="00D92C71" w:rsidRDefault="00D92C71" w:rsidP="00F9346F">
      <w:pPr>
        <w:rPr>
          <w:rtl/>
        </w:rPr>
      </w:pPr>
      <w:r>
        <w:rPr>
          <w:rFonts w:hint="cs"/>
          <w:rtl/>
        </w:rPr>
        <w:t xml:space="preserve">"איך ההורים שלך </w:t>
      </w:r>
      <w:r w:rsidR="00AD740F">
        <w:rPr>
          <w:rFonts w:hint="cs"/>
          <w:rtl/>
        </w:rPr>
        <w:t>מוכנים ל</w:t>
      </w:r>
      <w:r>
        <w:rPr>
          <w:rFonts w:hint="cs"/>
          <w:rtl/>
        </w:rPr>
        <w:t>חי</w:t>
      </w:r>
      <w:r w:rsidR="00AD740F">
        <w:rPr>
          <w:rFonts w:hint="cs"/>
          <w:rtl/>
        </w:rPr>
        <w:t>ות</w:t>
      </w:r>
      <w:r>
        <w:rPr>
          <w:rFonts w:hint="cs"/>
          <w:rtl/>
        </w:rPr>
        <w:t xml:space="preserve"> בזוהמה הזאת?"</w:t>
      </w:r>
      <w:r w:rsidR="00F9346F">
        <w:rPr>
          <w:rFonts w:hint="cs"/>
          <w:rtl/>
        </w:rPr>
        <w:t xml:space="preserve"> </w:t>
      </w:r>
      <w:r w:rsidR="00100392" w:rsidRPr="00100392">
        <w:rPr>
          <w:rFonts w:cs="Times New Roman"/>
          <w:rtl/>
        </w:rPr>
        <w:t>הוא הסיט בקצה נעלו פחית ששכבה פתוחה על צידה, ושאריות משקה זלגו ממנה בשלולית כתומה.</w:t>
      </w:r>
    </w:p>
    <w:p w14:paraId="1C4B6BA4" w14:textId="77777777" w:rsidR="00D92C71" w:rsidRDefault="00D92C71" w:rsidP="00250000">
      <w:pPr>
        <w:rPr>
          <w:rtl/>
        </w:rPr>
      </w:pPr>
      <w:r>
        <w:rPr>
          <w:rFonts w:hint="cs"/>
          <w:rtl/>
        </w:rPr>
        <w:t>"הם לא גרים פה."</w:t>
      </w:r>
    </w:p>
    <w:p w14:paraId="146D3D96" w14:textId="29B3288E" w:rsidR="00D92C71" w:rsidRDefault="00D92C71" w:rsidP="00250000">
      <w:pPr>
        <w:rPr>
          <w:rtl/>
        </w:rPr>
      </w:pPr>
      <w:r>
        <w:rPr>
          <w:rFonts w:hint="cs"/>
          <w:rtl/>
        </w:rPr>
        <w:t>"למה לא? איפה הם?"</w:t>
      </w:r>
    </w:p>
    <w:p w14:paraId="3DE05026" w14:textId="0F13BC6F" w:rsidR="00D92C71" w:rsidRDefault="00D92C71" w:rsidP="00250000">
      <w:pPr>
        <w:rPr>
          <w:rtl/>
        </w:rPr>
      </w:pPr>
      <w:r>
        <w:rPr>
          <w:rFonts w:hint="cs"/>
          <w:rtl/>
        </w:rPr>
        <w:t>"באנגליה."</w:t>
      </w:r>
      <w:r w:rsidR="00524F66">
        <w:rPr>
          <w:rFonts w:hint="cs"/>
          <w:rtl/>
        </w:rPr>
        <w:t xml:space="preserve"> [להזכיר שארקדי לומד לפסיכומטרי]</w:t>
      </w:r>
    </w:p>
    <w:p w14:paraId="616FA588" w14:textId="676C9DEC" w:rsidR="00D92C71" w:rsidRDefault="00506BD8" w:rsidP="00250000">
      <w:pPr>
        <w:rPr>
          <w:rtl/>
        </w:rPr>
      </w:pPr>
      <w:r w:rsidRPr="00506BD8">
        <w:rPr>
          <w:rFonts w:cs="Times New Roman"/>
          <w:rtl/>
        </w:rPr>
        <w:t>"אתה לא גר איתם?"</w:t>
      </w:r>
    </w:p>
    <w:p w14:paraId="132E498C" w14:textId="77777777" w:rsidR="00AD740F" w:rsidRDefault="00AD740F" w:rsidP="00250000">
      <w:pPr>
        <w:rPr>
          <w:rtl/>
        </w:rPr>
      </w:pPr>
      <w:r>
        <w:rPr>
          <w:rFonts w:hint="cs"/>
          <w:rtl/>
        </w:rPr>
        <w:t>"לא."</w:t>
      </w:r>
    </w:p>
    <w:p w14:paraId="71C82BFD" w14:textId="45665282" w:rsidR="00AD740F" w:rsidRDefault="00752247" w:rsidP="00B47CD9">
      <w:pPr>
        <w:rPr>
          <w:rtl/>
        </w:rPr>
      </w:pPr>
      <w:r>
        <w:rPr>
          <w:rFonts w:hint="cs"/>
          <w:rtl/>
        </w:rPr>
        <w:t>בכל שנות ה</w:t>
      </w:r>
      <w:r w:rsidR="00ED7D72">
        <w:rPr>
          <w:rFonts w:hint="cs"/>
          <w:rtl/>
        </w:rPr>
        <w:t>י</w:t>
      </w:r>
      <w:r>
        <w:rPr>
          <w:rFonts w:hint="cs"/>
          <w:rtl/>
        </w:rPr>
        <w:t>כרותם,</w:t>
      </w:r>
      <w:r w:rsidR="00A1200D">
        <w:rPr>
          <w:rFonts w:hint="cs"/>
          <w:rtl/>
        </w:rPr>
        <w:t xml:space="preserve"> </w:t>
      </w:r>
      <w:r>
        <w:rPr>
          <w:rFonts w:hint="cs"/>
          <w:rtl/>
        </w:rPr>
        <w:t xml:space="preserve">הוריו של אלכס היו מעין יצורים </w:t>
      </w:r>
      <w:r w:rsidR="00606668">
        <w:rPr>
          <w:rFonts w:hint="cs"/>
          <w:rtl/>
        </w:rPr>
        <w:t>אגדיים</w:t>
      </w:r>
      <w:r>
        <w:rPr>
          <w:rFonts w:hint="cs"/>
          <w:rtl/>
        </w:rPr>
        <w:t xml:space="preserve">, אלכס </w:t>
      </w:r>
      <w:r w:rsidR="00A1200D">
        <w:rPr>
          <w:rFonts w:hint="cs"/>
          <w:rtl/>
        </w:rPr>
        <w:t xml:space="preserve">תמיד </w:t>
      </w:r>
      <w:r>
        <w:rPr>
          <w:rFonts w:hint="cs"/>
          <w:rtl/>
        </w:rPr>
        <w:t>היה</w:t>
      </w:r>
      <w:r w:rsidR="00A1200D">
        <w:rPr>
          <w:rFonts w:hint="cs"/>
          <w:rtl/>
        </w:rPr>
        <w:t xml:space="preserve"> בגפו</w:t>
      </w:r>
      <w:r>
        <w:rPr>
          <w:rFonts w:hint="cs"/>
          <w:rtl/>
        </w:rPr>
        <w:t>.</w:t>
      </w:r>
      <w:r w:rsidR="00A1200D">
        <w:rPr>
          <w:rFonts w:hint="cs"/>
          <w:rtl/>
        </w:rPr>
        <w:t xml:space="preserve"> </w:t>
      </w:r>
      <w:r w:rsidR="00AD740F">
        <w:rPr>
          <w:rFonts w:hint="cs"/>
          <w:rtl/>
        </w:rPr>
        <w:t>"</w:t>
      </w:r>
      <w:r w:rsidR="00657AFA">
        <w:rPr>
          <w:rFonts w:hint="cs"/>
          <w:rtl/>
        </w:rPr>
        <w:t xml:space="preserve">אז </w:t>
      </w:r>
      <w:r w:rsidR="00AD740F">
        <w:rPr>
          <w:rFonts w:hint="cs"/>
          <w:rtl/>
        </w:rPr>
        <w:t>ג</w:t>
      </w:r>
      <w:r w:rsidR="003F7E2F">
        <w:rPr>
          <w:rFonts w:hint="cs"/>
          <w:rtl/>
        </w:rPr>
        <w:t>י</w:t>
      </w:r>
      <w:r w:rsidR="00AD740F">
        <w:rPr>
          <w:rFonts w:hint="cs"/>
          <w:rtl/>
        </w:rPr>
        <w:t xml:space="preserve">רשו אותך </w:t>
      </w:r>
      <w:r w:rsidR="0019741F">
        <w:rPr>
          <w:rFonts w:hint="cs"/>
          <w:rtl/>
        </w:rPr>
        <w:t>סוף-סוף</w:t>
      </w:r>
      <w:r w:rsidR="00657AFA">
        <w:rPr>
          <w:rFonts w:hint="cs"/>
          <w:rtl/>
        </w:rPr>
        <w:t xml:space="preserve"> </w:t>
      </w:r>
      <w:r w:rsidR="00AD740F">
        <w:rPr>
          <w:rFonts w:hint="cs"/>
          <w:rtl/>
        </w:rPr>
        <w:t>מהבית?"</w:t>
      </w:r>
    </w:p>
    <w:p w14:paraId="274C8897" w14:textId="77777777" w:rsidR="000253E2" w:rsidRDefault="00512A66" w:rsidP="00250000">
      <w:pPr>
        <w:rPr>
          <w:rtl/>
        </w:rPr>
      </w:pPr>
      <w:r>
        <w:rPr>
          <w:rFonts w:hint="cs"/>
          <w:rtl/>
        </w:rPr>
        <w:t>"אל תדאג, העוזרת באה מחר.</w:t>
      </w:r>
      <w:r w:rsidR="00AE2E2D">
        <w:rPr>
          <w:rFonts w:hint="cs"/>
          <w:rtl/>
        </w:rPr>
        <w:t xml:space="preserve"> תמיד הכי מלוכלך לפני שהיא באה.</w:t>
      </w:r>
      <w:r>
        <w:rPr>
          <w:rFonts w:hint="cs"/>
          <w:rtl/>
        </w:rPr>
        <w:t>"</w:t>
      </w:r>
    </w:p>
    <w:p w14:paraId="3E20D01D" w14:textId="77777777" w:rsidR="00AE2E2D" w:rsidRPr="00CD067C" w:rsidRDefault="00AE2E2D" w:rsidP="00250000">
      <w:pPr>
        <w:rPr>
          <w:rtl/>
        </w:rPr>
      </w:pPr>
      <w:r w:rsidRPr="00CD067C">
        <w:rPr>
          <w:rtl/>
        </w:rPr>
        <w:t>"איפה מארק בעצם?"</w:t>
      </w:r>
    </w:p>
    <w:p w14:paraId="0BDCB86A" w14:textId="5E997587" w:rsidR="00AE2E2D" w:rsidRDefault="00AE2E2D" w:rsidP="0082458D">
      <w:pPr>
        <w:rPr>
          <w:rtl/>
        </w:rPr>
      </w:pPr>
      <w:r w:rsidRPr="00CD067C">
        <w:rPr>
          <w:rtl/>
        </w:rPr>
        <w:t xml:space="preserve">"הוא </w:t>
      </w:r>
      <w:r>
        <w:rPr>
          <w:rFonts w:hint="cs"/>
          <w:rtl/>
        </w:rPr>
        <w:t xml:space="preserve">לומד </w:t>
      </w:r>
      <w:r w:rsidRPr="00CD067C">
        <w:rPr>
          <w:rtl/>
        </w:rPr>
        <w:t xml:space="preserve">באוניברסיטה. </w:t>
      </w:r>
      <w:r w:rsidR="0082458D">
        <w:rPr>
          <w:rFonts w:hint="cs"/>
          <w:rtl/>
        </w:rPr>
        <w:t xml:space="preserve">במשך השבוע </w:t>
      </w:r>
      <w:r w:rsidRPr="00CD067C">
        <w:rPr>
          <w:rtl/>
        </w:rPr>
        <w:t xml:space="preserve">הוא </w:t>
      </w:r>
      <w:r w:rsidR="00506BD8">
        <w:rPr>
          <w:rFonts w:hint="cs"/>
          <w:rtl/>
        </w:rPr>
        <w:t>גר</w:t>
      </w:r>
      <w:r w:rsidRPr="00CD067C">
        <w:rPr>
          <w:rtl/>
        </w:rPr>
        <w:t xml:space="preserve"> במעונות, לחסוך את הנסיעה."</w:t>
      </w:r>
    </w:p>
    <w:p w14:paraId="537237DF" w14:textId="3F616705" w:rsidR="00C916D4" w:rsidRDefault="00C916D4" w:rsidP="0082458D">
      <w:pPr>
        <w:rPr>
          <w:rtl/>
        </w:rPr>
      </w:pPr>
      <w:r>
        <w:rPr>
          <w:rFonts w:hint="cs"/>
          <w:rtl/>
        </w:rPr>
        <w:t xml:space="preserve">"והכלב שלך, איפה הוא? </w:t>
      </w:r>
      <w:r w:rsidR="00171C7B" w:rsidRPr="00171C7B">
        <w:rPr>
          <w:rFonts w:cs="Times New Roman"/>
          <w:rtl/>
        </w:rPr>
        <w:t xml:space="preserve">שוב </w:t>
      </w:r>
      <w:r>
        <w:rPr>
          <w:rFonts w:hint="cs"/>
          <w:rtl/>
        </w:rPr>
        <w:t>השארת אותו לבד באנגליה?"</w:t>
      </w:r>
    </w:p>
    <w:p w14:paraId="453C31BE" w14:textId="2024F057" w:rsidR="00C916D4" w:rsidRPr="00CD067C" w:rsidRDefault="00C916D4" w:rsidP="0082458D">
      <w:pPr>
        <w:rPr>
          <w:rtl/>
        </w:rPr>
      </w:pPr>
      <w:r>
        <w:rPr>
          <w:rFonts w:hint="cs"/>
          <w:rtl/>
        </w:rPr>
        <w:t>"הוא מת."</w:t>
      </w:r>
    </w:p>
    <w:p w14:paraId="74B7155B" w14:textId="5DC532F7" w:rsidR="00E25C05" w:rsidRDefault="00C916D4" w:rsidP="001A5426">
      <w:pPr>
        <w:rPr>
          <w:rtl/>
        </w:rPr>
      </w:pPr>
      <w:r w:rsidRPr="00E67C1F">
        <w:rPr>
          <w:rtl/>
        </w:rPr>
        <w:t xml:space="preserve">"הו..." ארקדי </w:t>
      </w:r>
      <w:r w:rsidR="00100392" w:rsidRPr="00100392">
        <w:rPr>
          <w:rFonts w:cs="Times New Roman"/>
          <w:rtl/>
        </w:rPr>
        <w:t>עצר בעצמו לנוכח</w:t>
      </w:r>
      <w:r w:rsidRPr="00E67C1F">
        <w:rPr>
          <w:rtl/>
        </w:rPr>
        <w:t xml:space="preserve"> </w:t>
      </w:r>
      <w:r w:rsidR="005D2222" w:rsidRPr="00E67C1F">
        <w:rPr>
          <w:rFonts w:hint="eastAsia"/>
          <w:rtl/>
        </w:rPr>
        <w:t>ה</w:t>
      </w:r>
      <w:r w:rsidRPr="00E67C1F">
        <w:rPr>
          <w:rFonts w:hint="eastAsia"/>
          <w:rtl/>
        </w:rPr>
        <w:t>מבע</w:t>
      </w:r>
      <w:r w:rsidRPr="00E67C1F">
        <w:rPr>
          <w:rtl/>
        </w:rPr>
        <w:t xml:space="preserve"> [</w:t>
      </w:r>
      <w:r w:rsidRPr="00E67C1F">
        <w:rPr>
          <w:rFonts w:hint="eastAsia"/>
          <w:rtl/>
        </w:rPr>
        <w:t>האימה</w:t>
      </w:r>
      <w:r w:rsidRPr="00E67C1F">
        <w:rPr>
          <w:rtl/>
        </w:rPr>
        <w:t xml:space="preserve"> </w:t>
      </w:r>
      <w:r w:rsidRPr="00E67C1F">
        <w:t>cringe</w:t>
      </w:r>
      <w:r w:rsidRPr="00E67C1F">
        <w:rPr>
          <w:rtl/>
        </w:rPr>
        <w:t xml:space="preserve">] על פניו של אלכס – </w:t>
      </w:r>
      <w:r w:rsidR="005D2222" w:rsidRPr="00E67C1F">
        <w:rPr>
          <w:rFonts w:hint="eastAsia"/>
          <w:rtl/>
        </w:rPr>
        <w:t>חסר</w:t>
      </w:r>
      <w:r w:rsidR="005D2222" w:rsidRPr="00E67C1F">
        <w:rPr>
          <w:rtl/>
        </w:rPr>
        <w:t xml:space="preserve"> </w:t>
      </w:r>
      <w:r w:rsidR="005D2222" w:rsidRPr="00E67C1F">
        <w:rPr>
          <w:rFonts w:hint="eastAsia"/>
          <w:rtl/>
        </w:rPr>
        <w:t>לך</w:t>
      </w:r>
      <w:r w:rsidR="005D2222" w:rsidRPr="00E67C1F">
        <w:rPr>
          <w:rtl/>
        </w:rPr>
        <w:t xml:space="preserve"> </w:t>
      </w:r>
      <w:r w:rsidR="005D2222" w:rsidRPr="00E67C1F">
        <w:rPr>
          <w:rFonts w:hint="eastAsia"/>
          <w:rtl/>
        </w:rPr>
        <w:t>אם</w:t>
      </w:r>
      <w:r w:rsidRPr="00E67C1F">
        <w:rPr>
          <w:rtl/>
        </w:rPr>
        <w:t xml:space="preserve"> תרחם </w:t>
      </w:r>
      <w:r w:rsidRPr="00E67C1F">
        <w:rPr>
          <w:rFonts w:hint="eastAsia"/>
          <w:rtl/>
        </w:rPr>
        <w:t>עלי</w:t>
      </w:r>
      <w:r w:rsidR="0005737D">
        <w:rPr>
          <w:rFonts w:hint="cs"/>
          <w:rtl/>
        </w:rPr>
        <w:t>י</w:t>
      </w:r>
      <w:r w:rsidRPr="00E67C1F">
        <w:rPr>
          <w:rtl/>
        </w:rPr>
        <w:t xml:space="preserve">. </w:t>
      </w:r>
      <w:r w:rsidR="00AE2E2D" w:rsidRPr="00E67C1F">
        <w:rPr>
          <w:rtl/>
        </w:rPr>
        <w:t xml:space="preserve">"אז אתה </w:t>
      </w:r>
      <w:r w:rsidR="00927138" w:rsidRPr="00E67C1F">
        <w:rPr>
          <w:rFonts w:hint="eastAsia"/>
          <w:rtl/>
        </w:rPr>
        <w:t>פה</w:t>
      </w:r>
      <w:r w:rsidR="00927138" w:rsidRPr="00E67C1F">
        <w:rPr>
          <w:rtl/>
        </w:rPr>
        <w:t xml:space="preserve"> </w:t>
      </w:r>
      <w:r w:rsidR="00AE2E2D" w:rsidRPr="00E67C1F">
        <w:rPr>
          <w:rtl/>
        </w:rPr>
        <w:t>לבד, רוב הזמן?"</w:t>
      </w:r>
      <w:r w:rsidR="004C70BC" w:rsidRPr="00E67C1F">
        <w:rPr>
          <w:rtl/>
        </w:rPr>
        <w:t xml:space="preserve"> </w:t>
      </w:r>
      <w:r w:rsidR="001A5426" w:rsidRPr="00E67C1F">
        <w:rPr>
          <w:rFonts w:hint="eastAsia"/>
          <w:rtl/>
        </w:rPr>
        <w:t>ארקדי</w:t>
      </w:r>
      <w:r w:rsidR="001A5426" w:rsidRPr="00E67C1F">
        <w:rPr>
          <w:rtl/>
        </w:rPr>
        <w:t xml:space="preserve"> קינא בילדים המוגנים, בעלי שני הורים, מוקפים גדר כלונסאות צבועה </w:t>
      </w:r>
      <w:r w:rsidR="00100392">
        <w:rPr>
          <w:rFonts w:hint="cs"/>
          <w:rtl/>
        </w:rPr>
        <w:t>ב</w:t>
      </w:r>
      <w:r w:rsidR="001A5426" w:rsidRPr="00E67C1F">
        <w:rPr>
          <w:rtl/>
        </w:rPr>
        <w:t>לבן</w:t>
      </w:r>
      <w:r w:rsidR="00100392">
        <w:rPr>
          <w:rFonts w:hint="cs"/>
          <w:rtl/>
        </w:rPr>
        <w:t>,</w:t>
      </w:r>
      <w:r w:rsidR="001A5426" w:rsidRPr="00E67C1F">
        <w:rPr>
          <w:rtl/>
        </w:rPr>
        <w:t xml:space="preserve"> כמו בבתים בסדרות האמריקאיות</w:t>
      </w:r>
      <w:r w:rsidR="00BB7B0A">
        <w:rPr>
          <w:rFonts w:cs="Times New Roman"/>
          <w:rtl/>
        </w:rPr>
        <w:t xml:space="preserve"> שהכול </w:t>
      </w:r>
      <w:r w:rsidR="00166CA0" w:rsidRPr="00166CA0">
        <w:rPr>
          <w:rFonts w:cs="Times New Roman"/>
          <w:rtl/>
        </w:rPr>
        <w:t>שם אמיד ומתנוצץ ומאושר</w:t>
      </w:r>
      <w:r w:rsidR="001A5426" w:rsidRPr="00E67C1F">
        <w:rPr>
          <w:rtl/>
        </w:rPr>
        <w:t>. גדר לבנה מ</w:t>
      </w:r>
      <w:r w:rsidR="00CB576D">
        <w:rPr>
          <w:rFonts w:hint="cs"/>
          <w:rtl/>
        </w:rPr>
        <w:t>לפנים</w:t>
      </w:r>
      <w:r w:rsidR="001A5426" w:rsidRPr="00E67C1F">
        <w:rPr>
          <w:rtl/>
        </w:rPr>
        <w:t xml:space="preserve"> (זאת ההגנה מפני העולם, זה אבא) וגדר לבנה מאחור (זאת ההגנה מפני התהום, זאת </w:t>
      </w:r>
      <w:r w:rsidR="001C5A04">
        <w:rPr>
          <w:rtl/>
        </w:rPr>
        <w:t>אימא</w:t>
      </w:r>
      <w:r w:rsidR="001A5426" w:rsidRPr="00E67C1F">
        <w:rPr>
          <w:rtl/>
        </w:rPr>
        <w:t xml:space="preserve">). לארקדי </w:t>
      </w:r>
      <w:r w:rsidR="001C5A04">
        <w:rPr>
          <w:rtl/>
        </w:rPr>
        <w:t>הייתה</w:t>
      </w:r>
      <w:r w:rsidR="001A5426" w:rsidRPr="00E67C1F">
        <w:rPr>
          <w:rtl/>
        </w:rPr>
        <w:t xml:space="preserve"> רק גדר מזרדי ערבה</w:t>
      </w:r>
      <w:r w:rsidR="00917A5A" w:rsidRPr="00917A5A">
        <w:rPr>
          <w:rtl/>
        </w:rPr>
        <w:t xml:space="preserve"> </w:t>
      </w:r>
      <w:r w:rsidR="00917A5A" w:rsidRPr="00E67C1F">
        <w:rPr>
          <w:rtl/>
        </w:rPr>
        <w:t>קלוע</w:t>
      </w:r>
      <w:r w:rsidR="00917A5A">
        <w:rPr>
          <w:rFonts w:hint="cs"/>
          <w:rtl/>
        </w:rPr>
        <w:t>ים.</w:t>
      </w:r>
      <w:r w:rsidR="001A5426" w:rsidRPr="00E67C1F">
        <w:rPr>
          <w:rtl/>
        </w:rPr>
        <w:t xml:space="preserve"> [עשויה / קלועה / ארוגה זרדי-ערבה] </w:t>
      </w:r>
      <w:r w:rsidR="00917A5A">
        <w:rPr>
          <w:rFonts w:hint="cs"/>
          <w:rtl/>
        </w:rPr>
        <w:t xml:space="preserve">הגדר </w:t>
      </w:r>
      <w:r w:rsidR="00506BD8">
        <w:rPr>
          <w:rFonts w:hint="cs"/>
          <w:rtl/>
        </w:rPr>
        <w:t>מ</w:t>
      </w:r>
      <w:r w:rsidR="001A5426" w:rsidRPr="00E67C1F">
        <w:rPr>
          <w:rtl/>
        </w:rPr>
        <w:t xml:space="preserve">אפירה </w:t>
      </w:r>
      <w:r w:rsidR="00166CA0">
        <w:rPr>
          <w:rFonts w:hint="cs"/>
          <w:rtl/>
        </w:rPr>
        <w:t>מפ</w:t>
      </w:r>
      <w:r w:rsidR="001A5426" w:rsidRPr="00E67C1F">
        <w:rPr>
          <w:rtl/>
        </w:rPr>
        <w:t>געי מזג</w:t>
      </w:r>
      <w:r w:rsidR="00E712F1">
        <w:rPr>
          <w:rFonts w:hint="cs"/>
          <w:rtl/>
        </w:rPr>
        <w:t xml:space="preserve"> </w:t>
      </w:r>
      <w:r w:rsidR="001A5426" w:rsidRPr="00E67C1F">
        <w:rPr>
          <w:rtl/>
        </w:rPr>
        <w:t>ה</w:t>
      </w:r>
      <w:r w:rsidR="004C59E0">
        <w:rPr>
          <w:rtl/>
        </w:rPr>
        <w:t>אוויר</w:t>
      </w:r>
      <w:r w:rsidR="001A5426" w:rsidRPr="00E67C1F">
        <w:rPr>
          <w:rtl/>
        </w:rPr>
        <w:t xml:space="preserve">, </w:t>
      </w:r>
      <w:r w:rsidR="00B36D52">
        <w:rPr>
          <w:rFonts w:hint="cs"/>
          <w:rtl/>
        </w:rPr>
        <w:t xml:space="preserve">נסתרת </w:t>
      </w:r>
      <w:r w:rsidR="001A5426" w:rsidRPr="00E67C1F">
        <w:rPr>
          <w:rtl/>
        </w:rPr>
        <w:t xml:space="preserve">במשך חודשי החורף הארוכים תחת מעטה עבה של שלג, ובאביב </w:t>
      </w:r>
      <w:r w:rsidR="00506BD8" w:rsidRPr="00506BD8">
        <w:rPr>
          <w:rFonts w:cs="Times New Roman"/>
          <w:rtl/>
        </w:rPr>
        <w:t>מבצבצת שברירית</w:t>
      </w:r>
      <w:r w:rsidR="001A5426" w:rsidRPr="00E67C1F">
        <w:rPr>
          <w:rtl/>
        </w:rPr>
        <w:t xml:space="preserve"> </w:t>
      </w:r>
      <w:r w:rsidR="00E25C05">
        <w:rPr>
          <w:rFonts w:hint="cs"/>
          <w:rtl/>
        </w:rPr>
        <w:t>ו</w:t>
      </w:r>
      <w:r w:rsidR="00E25C05" w:rsidRPr="00E25C05">
        <w:rPr>
          <w:rFonts w:cs="Times New Roman"/>
          <w:rtl/>
        </w:rPr>
        <w:t>רופפת</w:t>
      </w:r>
      <w:r w:rsidR="001A5426" w:rsidRPr="00CB576D">
        <w:rPr>
          <w:rtl/>
        </w:rPr>
        <w:t xml:space="preserve">. </w:t>
      </w:r>
      <w:r w:rsidR="000506AC">
        <w:rPr>
          <w:rFonts w:hint="cs"/>
          <w:rtl/>
        </w:rPr>
        <w:t>[</w:t>
      </w:r>
      <w:r w:rsidR="001A5426" w:rsidRPr="00CB576D">
        <w:rPr>
          <w:rtl/>
        </w:rPr>
        <w:t>ארקדי גדל רק עם גדר קדמית, וגם היא עשוייה רק זרדי-ערבה ארוגים, מאפירים מפגעי מזג</w:t>
      </w:r>
      <w:r w:rsidR="00E712F1">
        <w:rPr>
          <w:rFonts w:hint="cs"/>
          <w:rtl/>
        </w:rPr>
        <w:t xml:space="preserve"> </w:t>
      </w:r>
      <w:r w:rsidR="001A5426" w:rsidRPr="00CB576D">
        <w:rPr>
          <w:rtl/>
        </w:rPr>
        <w:t>ה</w:t>
      </w:r>
      <w:r w:rsidR="004C59E0">
        <w:rPr>
          <w:rtl/>
        </w:rPr>
        <w:t>אוויר</w:t>
      </w:r>
      <w:r w:rsidR="001A5426" w:rsidRPr="00CB576D">
        <w:rPr>
          <w:rtl/>
        </w:rPr>
        <w:t>,</w:t>
      </w:r>
      <w:r w:rsidR="009564E3" w:rsidRPr="00CB576D">
        <w:rPr>
          <w:rtl/>
        </w:rPr>
        <w:t xml:space="preserve"> </w:t>
      </w:r>
      <w:r w:rsidR="001A5426" w:rsidRPr="00CB576D">
        <w:rPr>
          <w:rtl/>
        </w:rPr>
        <w:t xml:space="preserve">לא העז להביט </w:t>
      </w:r>
      <w:r w:rsidR="000506AC">
        <w:rPr>
          <w:rFonts w:hint="cs"/>
          <w:rtl/>
        </w:rPr>
        <w:t>ל</w:t>
      </w:r>
      <w:r w:rsidR="001A5426" w:rsidRPr="00CB576D">
        <w:rPr>
          <w:rtl/>
        </w:rPr>
        <w:t>אחור.</w:t>
      </w:r>
      <w:r w:rsidR="000506AC">
        <w:rPr>
          <w:rFonts w:hint="cs"/>
          <w:rtl/>
        </w:rPr>
        <w:t>]</w:t>
      </w:r>
      <w:r w:rsidR="001A5426" w:rsidRPr="00CB576D">
        <w:rPr>
          <w:rtl/>
        </w:rPr>
        <w:t xml:space="preserve"> והנה לאלכס שני הורים אך אף לא אחת מהגדרות, והוא אינו</w:t>
      </w:r>
      <w:r w:rsidR="005B4D83">
        <w:rPr>
          <w:rtl/>
        </w:rPr>
        <w:t xml:space="preserve"> </w:t>
      </w:r>
      <w:r w:rsidR="001A5426" w:rsidRPr="00CB576D">
        <w:rPr>
          <w:rtl/>
        </w:rPr>
        <w:t xml:space="preserve">מבין את סימני האזהרה, </w:t>
      </w:r>
      <w:r w:rsidR="00506BD8" w:rsidRPr="00506BD8">
        <w:rPr>
          <w:rFonts w:cs="Times New Roman"/>
          <w:rtl/>
        </w:rPr>
        <w:t xml:space="preserve">הוא לא נשמר, </w:t>
      </w:r>
      <w:r w:rsidR="001A5426" w:rsidRPr="00E67C1F">
        <w:rPr>
          <w:rtl/>
        </w:rPr>
        <w:t>הוא אפילו רץ בכל הכ</w:t>
      </w:r>
      <w:r w:rsidR="000506AC">
        <w:rPr>
          <w:rFonts w:hint="cs"/>
          <w:rtl/>
        </w:rPr>
        <w:t>ו</w:t>
      </w:r>
      <w:r w:rsidR="001A5426" w:rsidRPr="00E67C1F">
        <w:rPr>
          <w:rtl/>
        </w:rPr>
        <w:t xml:space="preserve">ח, הוא עוד ירוץ היישר אל התהום [, ציפור נודדת חדורת מטרה]. </w:t>
      </w:r>
    </w:p>
    <w:p w14:paraId="73E174A1" w14:textId="5B0AC939" w:rsidR="001A5426" w:rsidRPr="00CD067C" w:rsidRDefault="001A5426" w:rsidP="001A5426">
      <w:pPr>
        <w:rPr>
          <w:rtl/>
        </w:rPr>
      </w:pPr>
      <w:r w:rsidRPr="00E67C1F">
        <w:rPr>
          <w:rtl/>
        </w:rPr>
        <w:t xml:space="preserve">ואולי הוא </w:t>
      </w:r>
      <w:r w:rsidR="000506AC">
        <w:rPr>
          <w:rFonts w:hint="cs"/>
          <w:rtl/>
        </w:rPr>
        <w:t xml:space="preserve">דווקא </w:t>
      </w:r>
      <w:r w:rsidRPr="00E67C1F">
        <w:rPr>
          <w:rtl/>
        </w:rPr>
        <w:t xml:space="preserve">מכיר </w:t>
      </w:r>
      <w:r w:rsidR="00B36D52">
        <w:rPr>
          <w:rFonts w:hint="cs"/>
          <w:rtl/>
        </w:rPr>
        <w:t xml:space="preserve">את </w:t>
      </w:r>
      <w:r w:rsidRPr="00E67C1F">
        <w:rPr>
          <w:rtl/>
        </w:rPr>
        <w:t xml:space="preserve">כל </w:t>
      </w:r>
      <w:r w:rsidR="00B36D52" w:rsidRPr="00B36D52">
        <w:rPr>
          <w:rFonts w:cs="Times New Roman"/>
          <w:rtl/>
        </w:rPr>
        <w:t>הסימנים</w:t>
      </w:r>
      <w:r w:rsidR="00B36D52">
        <w:rPr>
          <w:rFonts w:hint="cs"/>
          <w:rtl/>
        </w:rPr>
        <w:t xml:space="preserve"> </w:t>
      </w:r>
      <w:r w:rsidRPr="00E67C1F">
        <w:rPr>
          <w:rtl/>
        </w:rPr>
        <w:t>אבל מתעלם מ</w:t>
      </w:r>
      <w:r w:rsidR="00B36D52">
        <w:rPr>
          <w:rFonts w:hint="cs"/>
          <w:rtl/>
        </w:rPr>
        <w:t>הם</w:t>
      </w:r>
      <w:r w:rsidRPr="00E67C1F">
        <w:rPr>
          <w:rtl/>
        </w:rPr>
        <w:t>? ומי יציל אותו? על מי תוטל האחריות?</w:t>
      </w:r>
      <w:r>
        <w:rPr>
          <w:rFonts w:hint="cs"/>
          <w:rtl/>
        </w:rPr>
        <w:t xml:space="preserve"> [ארקדי נחנק מכובד</w:t>
      </w:r>
      <w:r w:rsidRPr="00CD067C">
        <w:rPr>
          <w:rFonts w:hint="cs"/>
          <w:rtl/>
        </w:rPr>
        <w:t xml:space="preserve"> המטלה.</w:t>
      </w:r>
      <w:r>
        <w:rPr>
          <w:rFonts w:hint="cs"/>
          <w:rtl/>
        </w:rPr>
        <w:t>]</w:t>
      </w:r>
    </w:p>
    <w:p w14:paraId="3CB506CB" w14:textId="4C2EEE91" w:rsidR="00AE2E2D" w:rsidRPr="00CD067C" w:rsidRDefault="00AE2E2D" w:rsidP="00250000">
      <w:pPr>
        <w:rPr>
          <w:rtl/>
        </w:rPr>
      </w:pPr>
      <w:r w:rsidRPr="00CD067C">
        <w:rPr>
          <w:rFonts w:hint="cs"/>
          <w:rtl/>
        </w:rPr>
        <w:t>"</w:t>
      </w:r>
      <w:r w:rsidR="001A5426">
        <w:rPr>
          <w:rFonts w:hint="cs"/>
          <w:rtl/>
        </w:rPr>
        <w:t xml:space="preserve">אני לא בדיוק לבד, </w:t>
      </w:r>
      <w:r w:rsidRPr="00CD067C">
        <w:rPr>
          <w:rFonts w:hint="cs"/>
          <w:rtl/>
        </w:rPr>
        <w:t xml:space="preserve">באים </w:t>
      </w:r>
      <w:r w:rsidR="00E25C05">
        <w:rPr>
          <w:rFonts w:hint="cs"/>
          <w:rtl/>
        </w:rPr>
        <w:t>הנה</w:t>
      </w:r>
      <w:r w:rsidRPr="00CD067C">
        <w:rPr>
          <w:rFonts w:hint="cs"/>
          <w:rtl/>
        </w:rPr>
        <w:t xml:space="preserve"> חברים."</w:t>
      </w:r>
    </w:p>
    <w:p w14:paraId="07D25C83" w14:textId="77777777" w:rsidR="00AE2E2D" w:rsidRDefault="00AE2E2D" w:rsidP="00250000">
      <w:pPr>
        <w:rPr>
          <w:rtl/>
        </w:rPr>
      </w:pPr>
      <w:r w:rsidRPr="00CD067C">
        <w:rPr>
          <w:rFonts w:hint="cs"/>
          <w:rtl/>
        </w:rPr>
        <w:t>"איזה חברים?"</w:t>
      </w:r>
    </w:p>
    <w:p w14:paraId="2C33BAFF" w14:textId="77777777" w:rsidR="00AE2E2D" w:rsidRDefault="00AE2E2D" w:rsidP="00250000">
      <w:pPr>
        <w:rPr>
          <w:rtl/>
        </w:rPr>
      </w:pPr>
      <w:r>
        <w:rPr>
          <w:rFonts w:hint="cs"/>
          <w:rtl/>
        </w:rPr>
        <w:t>"אתה</w:t>
      </w:r>
      <w:r w:rsidR="00851488">
        <w:rPr>
          <w:rFonts w:hint="cs"/>
          <w:rtl/>
        </w:rPr>
        <w:t>, למשל</w:t>
      </w:r>
      <w:r>
        <w:rPr>
          <w:rFonts w:hint="cs"/>
          <w:rtl/>
        </w:rPr>
        <w:t>."</w:t>
      </w:r>
    </w:p>
    <w:p w14:paraId="5799A552" w14:textId="77777777" w:rsidR="00AE2E2D" w:rsidRPr="00CD067C" w:rsidRDefault="00AE2E2D" w:rsidP="00250000">
      <w:pPr>
        <w:rPr>
          <w:rtl/>
        </w:rPr>
      </w:pPr>
      <w:r>
        <w:rPr>
          <w:rFonts w:hint="cs"/>
          <w:rtl/>
        </w:rPr>
        <w:t>"רק אני?"</w:t>
      </w:r>
    </w:p>
    <w:p w14:paraId="3C682F14" w14:textId="0704648B" w:rsidR="00AE2E2D" w:rsidRDefault="00506BD8" w:rsidP="00851488">
      <w:pPr>
        <w:rPr>
          <w:rtl/>
        </w:rPr>
      </w:pPr>
      <w:r w:rsidRPr="00506BD8">
        <w:rPr>
          <w:rFonts w:cs="Times New Roman"/>
          <w:rtl/>
        </w:rPr>
        <w:lastRenderedPageBreak/>
        <w:t>אלכס מנה שמות תלמידים מכיתת התגבור, וכמה נערים מהשכבה שלהם שאת רובם ארקדי בקושי הכיר.</w:t>
      </w:r>
      <w:r w:rsidR="00A1200D">
        <w:rPr>
          <w:rFonts w:hint="cs"/>
          <w:rtl/>
        </w:rPr>
        <w:t xml:space="preserve"> </w:t>
      </w:r>
      <w:r>
        <w:rPr>
          <w:rFonts w:hint="cs"/>
          <w:rtl/>
        </w:rPr>
        <w:t>[</w:t>
      </w:r>
      <w:r w:rsidR="00A1200D">
        <w:rPr>
          <w:rFonts w:hint="cs"/>
          <w:rtl/>
        </w:rPr>
        <w:t xml:space="preserve">אלה כבר לא היו אותם שמיניסטים מהחבורה שאלכס נמשך אליה בתחילת השנה, אלא נערים מהשכבה שלהם, </w:t>
      </w:r>
      <w:r w:rsidR="000506AC">
        <w:rPr>
          <w:rFonts w:hint="cs"/>
          <w:rtl/>
        </w:rPr>
        <w:t>ו</w:t>
      </w:r>
      <w:r w:rsidR="00A1200D">
        <w:rPr>
          <w:rFonts w:hint="cs"/>
          <w:rtl/>
        </w:rPr>
        <w:t xml:space="preserve">מכיתת התיגבור. </w:t>
      </w:r>
      <w:r w:rsidR="009D74F0">
        <w:rPr>
          <w:rFonts w:hint="cs"/>
          <w:rtl/>
        </w:rPr>
        <w:t xml:space="preserve">"מי זה דודו בכלל?" </w:t>
      </w:r>
      <w:r w:rsidR="009D74F0">
        <w:rPr>
          <w:rtl/>
        </w:rPr>
        <w:t>–</w:t>
      </w:r>
      <w:r w:rsidR="009D74F0">
        <w:rPr>
          <w:rFonts w:hint="cs"/>
          <w:rtl/>
        </w:rPr>
        <w:t xml:space="preserve"> הוא בחר אחד מהשמות שמעולם לא שמע.</w:t>
      </w:r>
    </w:p>
    <w:p w14:paraId="5AE4303B" w14:textId="4A9A9C92" w:rsidR="009D74F0" w:rsidRDefault="009D74F0" w:rsidP="00851488">
      <w:pPr>
        <w:rPr>
          <w:rtl/>
        </w:rPr>
      </w:pPr>
      <w:r>
        <w:rPr>
          <w:rFonts w:hint="cs"/>
          <w:rtl/>
        </w:rPr>
        <w:t>"הוא מהכיתה שלי. הוא גם בכיתת תגבור איתי."]</w:t>
      </w:r>
    </w:p>
    <w:p w14:paraId="63320F43" w14:textId="6AD249D7" w:rsidR="00A1200D" w:rsidRPr="00CD067C" w:rsidRDefault="00A1200D" w:rsidP="00851488">
      <w:pPr>
        <w:rPr>
          <w:rtl/>
        </w:rPr>
      </w:pPr>
      <w:r>
        <w:rPr>
          <w:rFonts w:hint="cs"/>
          <w:rtl/>
        </w:rPr>
        <w:t xml:space="preserve">[הערה עצומה </w:t>
      </w:r>
      <w:r>
        <w:rPr>
          <w:rtl/>
        </w:rPr>
        <w:t>–</w:t>
      </w:r>
      <w:r>
        <w:rPr>
          <w:rFonts w:hint="cs"/>
          <w:rtl/>
        </w:rPr>
        <w:t xml:space="preserve"> דודו הוא מאתיופיה!!!]</w:t>
      </w:r>
    </w:p>
    <w:p w14:paraId="03E2E883" w14:textId="767AD937" w:rsidR="00AE2E2D" w:rsidRDefault="00AE2E2D" w:rsidP="00250000">
      <w:pPr>
        <w:rPr>
          <w:rtl/>
        </w:rPr>
      </w:pPr>
      <w:r w:rsidRPr="00CD067C">
        <w:rPr>
          <w:rFonts w:hint="cs"/>
          <w:rtl/>
        </w:rPr>
        <w:t>"ת</w:t>
      </w:r>
      <w:r w:rsidR="000248F8">
        <w:rPr>
          <w:rFonts w:hint="cs"/>
          <w:rtl/>
        </w:rPr>
        <w:t>י</w:t>
      </w:r>
      <w:r w:rsidRPr="00CD067C">
        <w:rPr>
          <w:rFonts w:hint="cs"/>
          <w:rtl/>
        </w:rPr>
        <w:t xml:space="preserve">זהר מהילדים האלה," ארקדי </w:t>
      </w:r>
      <w:r w:rsidR="000506AC" w:rsidRPr="000506AC">
        <w:rPr>
          <w:rFonts w:hint="cs"/>
          <w:rtl/>
        </w:rPr>
        <w:t>התריע</w:t>
      </w:r>
      <w:r w:rsidR="00E25C05" w:rsidRPr="00E25C05">
        <w:rPr>
          <w:rFonts w:cs="Times New Roman"/>
          <w:rtl/>
        </w:rPr>
        <w:t>, אף שאת דימה וכנופייתו אלכס לא הזכיר</w:t>
      </w:r>
      <w:r w:rsidRPr="000506AC">
        <w:rPr>
          <w:rFonts w:hint="cs"/>
          <w:rtl/>
        </w:rPr>
        <w:t>. "</w:t>
      </w:r>
      <w:r w:rsidRPr="00CD067C">
        <w:rPr>
          <w:rFonts w:hint="cs"/>
          <w:rtl/>
        </w:rPr>
        <w:t>הם מסוכנים."</w:t>
      </w:r>
    </w:p>
    <w:p w14:paraId="32FE9FB0" w14:textId="77777777" w:rsidR="00320AFD" w:rsidRDefault="00320AFD" w:rsidP="00851488">
      <w:pPr>
        <w:rPr>
          <w:rtl/>
        </w:rPr>
      </w:pPr>
      <w:r>
        <w:rPr>
          <w:rFonts w:hint="cs"/>
          <w:rtl/>
        </w:rPr>
        <w:t>"אני מסתדר איתם," אלכס ליטף את הצלקת הארוכה בזרועו.</w:t>
      </w:r>
    </w:p>
    <w:p w14:paraId="6D410252" w14:textId="77777777" w:rsidR="00320AFD" w:rsidRDefault="00320AFD" w:rsidP="00250000">
      <w:pPr>
        <w:rPr>
          <w:rtl/>
        </w:rPr>
      </w:pPr>
      <w:r>
        <w:rPr>
          <w:rFonts w:hint="cs"/>
          <w:rtl/>
        </w:rPr>
        <w:t>"הם עשו לך את זה?"</w:t>
      </w:r>
    </w:p>
    <w:p w14:paraId="7202E664" w14:textId="62050B62" w:rsidR="00320AFD" w:rsidRDefault="00320AFD" w:rsidP="00250000">
      <w:pPr>
        <w:rPr>
          <w:rtl/>
        </w:rPr>
      </w:pPr>
      <w:r>
        <w:rPr>
          <w:rFonts w:hint="cs"/>
          <w:rtl/>
        </w:rPr>
        <w:t>"נחתכתי."</w:t>
      </w:r>
    </w:p>
    <w:p w14:paraId="744D8C07" w14:textId="4D189282" w:rsidR="00B506E1" w:rsidRDefault="00B506E1" w:rsidP="00250000">
      <w:pPr>
        <w:rPr>
          <w:rtl/>
        </w:rPr>
      </w:pPr>
      <w:r>
        <w:rPr>
          <w:rFonts w:hint="cs"/>
          <w:rtl/>
        </w:rPr>
        <w:t xml:space="preserve">"אני לא מבין איך אפשר להיחתך ככה," ארקדי </w:t>
      </w:r>
      <w:r w:rsidRPr="00CF7DD5">
        <w:rPr>
          <w:rFonts w:hint="eastAsia"/>
          <w:highlight w:val="red"/>
          <w:rtl/>
        </w:rPr>
        <w:t>אמר</w:t>
      </w:r>
      <w:r>
        <w:rPr>
          <w:rFonts w:hint="cs"/>
          <w:rtl/>
        </w:rPr>
        <w:t xml:space="preserve"> וחשב על התפרים הרבים</w:t>
      </w:r>
      <w:r w:rsidR="000248F8">
        <w:rPr>
          <w:rFonts w:hint="cs"/>
          <w:rtl/>
        </w:rPr>
        <w:t>,</w:t>
      </w:r>
      <w:r>
        <w:rPr>
          <w:rFonts w:hint="cs"/>
          <w:rtl/>
        </w:rPr>
        <w:t xml:space="preserve"> וכל תפר </w:t>
      </w:r>
      <w:r>
        <w:rPr>
          <w:rtl/>
        </w:rPr>
        <w:t>–</w:t>
      </w:r>
      <w:r w:rsidR="0082458D">
        <w:rPr>
          <w:rFonts w:hint="cs"/>
          <w:rtl/>
        </w:rPr>
        <w:t xml:space="preserve"> לבד, לבד. </w:t>
      </w:r>
    </w:p>
    <w:p w14:paraId="331D8113" w14:textId="77777777" w:rsidR="00B36D52" w:rsidRDefault="00B506E1" w:rsidP="00250000">
      <w:pPr>
        <w:rPr>
          <w:rtl/>
        </w:rPr>
      </w:pPr>
      <w:r>
        <w:rPr>
          <w:rFonts w:hint="cs"/>
          <w:rtl/>
        </w:rPr>
        <w:t xml:space="preserve">"קיבלתי זריקת </w:t>
      </w:r>
      <w:r w:rsidR="00B36D52">
        <w:rPr>
          <w:rFonts w:hint="cs"/>
          <w:rtl/>
        </w:rPr>
        <w:t>דחף."</w:t>
      </w:r>
    </w:p>
    <w:p w14:paraId="244F48F4" w14:textId="77777777" w:rsidR="00B36D52" w:rsidRDefault="00B36D52" w:rsidP="00B36D52">
      <w:pPr>
        <w:rPr>
          <w:rtl/>
        </w:rPr>
      </w:pPr>
      <w:r>
        <w:rPr>
          <w:rFonts w:hint="cs"/>
          <w:rtl/>
        </w:rPr>
        <w:t>[</w:t>
      </w:r>
      <w:hyperlink r:id="rId227" w:history="1">
        <w:r w:rsidRPr="00DE68FE">
          <w:rPr>
            <w:rStyle w:val="Hyperlink"/>
            <w:rFonts w:hint="cs"/>
            <w:rtl/>
          </w:rPr>
          <w:t>זריקת דחף</w:t>
        </w:r>
      </w:hyperlink>
      <w:r>
        <w:rPr>
          <w:rFonts w:hint="cs"/>
          <w:rtl/>
        </w:rPr>
        <w:t>]</w:t>
      </w:r>
    </w:p>
    <w:p w14:paraId="51089B47" w14:textId="77777777" w:rsidR="00B36D52" w:rsidRDefault="00B36D52" w:rsidP="00B36D52">
      <w:pPr>
        <w:rPr>
          <w:rtl/>
        </w:rPr>
      </w:pPr>
      <w:r>
        <w:rPr>
          <w:rFonts w:hint="cs"/>
          <w:rtl/>
        </w:rPr>
        <w:t xml:space="preserve">"נגד </w:t>
      </w:r>
      <w:r w:rsidR="00B506E1">
        <w:rPr>
          <w:rFonts w:hint="cs"/>
          <w:rtl/>
        </w:rPr>
        <w:t>טטנוס</w:t>
      </w:r>
      <w:r>
        <w:rPr>
          <w:rFonts w:hint="cs"/>
          <w:rtl/>
        </w:rPr>
        <w:t>?"</w:t>
      </w:r>
      <w:r>
        <w:rPr>
          <w:rFonts w:cs="Times New Roman"/>
          <w:rtl/>
        </w:rPr>
        <w:t xml:space="preserve"> </w:t>
      </w:r>
    </w:p>
    <w:p w14:paraId="5E01D291" w14:textId="5239DB8B" w:rsidR="00B506E1" w:rsidRPr="00CD067C" w:rsidRDefault="00B36D52" w:rsidP="00B36D52">
      <w:pPr>
        <w:rPr>
          <w:rtl/>
        </w:rPr>
      </w:pPr>
      <w:r>
        <w:rPr>
          <w:rFonts w:cs="Times New Roman"/>
          <w:rtl/>
        </w:rPr>
        <w:t>אלכס הנהן.</w:t>
      </w:r>
    </w:p>
    <w:p w14:paraId="6E42BE12" w14:textId="3F0CC28B" w:rsidR="004627AB" w:rsidRPr="0005737D" w:rsidRDefault="00B36D52" w:rsidP="00250000">
      <w:pPr>
        <w:rPr>
          <w:color w:val="A6A6A6" w:themeColor="background1" w:themeShade="A6"/>
          <w:rtl/>
        </w:rPr>
      </w:pPr>
      <w:r w:rsidRPr="0005737D">
        <w:rPr>
          <w:rFonts w:hint="cs"/>
          <w:color w:val="A6A6A6" w:themeColor="background1" w:themeShade="A6"/>
          <w:rtl/>
        </w:rPr>
        <w:t>[</w:t>
      </w:r>
      <w:r w:rsidR="004627AB" w:rsidRPr="0005737D">
        <w:rPr>
          <w:color w:val="A6A6A6" w:themeColor="background1" w:themeShade="A6"/>
          <w:rtl/>
        </w:rPr>
        <w:t>"מה זה הבלגן הזה?" ארקדי שאל בגועל. "לא אמרת שבאה אליכם עוזרת פעם בשבוע?"</w:t>
      </w:r>
    </w:p>
    <w:p w14:paraId="1182AD35" w14:textId="77777777" w:rsidR="004627AB" w:rsidRPr="0005737D" w:rsidRDefault="004627AB" w:rsidP="00250000">
      <w:pPr>
        <w:rPr>
          <w:color w:val="A6A6A6" w:themeColor="background1" w:themeShade="A6"/>
          <w:rtl/>
        </w:rPr>
      </w:pPr>
      <w:r w:rsidRPr="0005737D">
        <w:rPr>
          <w:color w:val="A6A6A6" w:themeColor="background1" w:themeShade="A6"/>
          <w:rtl/>
        </w:rPr>
        <w:t>"כן, בימי חמישי."</w:t>
      </w:r>
    </w:p>
    <w:p w14:paraId="5D3B76AF" w14:textId="77777777" w:rsidR="004627AB" w:rsidRPr="0005737D" w:rsidRDefault="004627AB" w:rsidP="00250000">
      <w:pPr>
        <w:rPr>
          <w:color w:val="A6A6A6" w:themeColor="background1" w:themeShade="A6"/>
          <w:rtl/>
        </w:rPr>
      </w:pPr>
      <w:r w:rsidRPr="0005737D">
        <w:rPr>
          <w:color w:val="A6A6A6" w:themeColor="background1" w:themeShade="A6"/>
          <w:rtl/>
        </w:rPr>
        <w:t xml:space="preserve">"אבל למה אתם לא שומרים על הסדר אחרי שהיא הולכת? למה אתם חיים ככה?" </w:t>
      </w:r>
    </w:p>
    <w:p w14:paraId="4D450CC3" w14:textId="77777777" w:rsidR="004627AB" w:rsidRPr="0005737D" w:rsidRDefault="004627AB" w:rsidP="00250000">
      <w:pPr>
        <w:rPr>
          <w:color w:val="A6A6A6" w:themeColor="background1" w:themeShade="A6"/>
          <w:rtl/>
        </w:rPr>
      </w:pPr>
      <w:r w:rsidRPr="0005737D">
        <w:rPr>
          <w:color w:val="A6A6A6" w:themeColor="background1" w:themeShade="A6"/>
          <w:rtl/>
        </w:rPr>
        <w:t>"כי אנחנו שני בנים, מה אתה רוצה?"</w:t>
      </w:r>
    </w:p>
    <w:p w14:paraId="6D0771F9" w14:textId="77777777" w:rsidR="00512A66" w:rsidRPr="0005737D" w:rsidRDefault="004627AB" w:rsidP="00250000">
      <w:pPr>
        <w:rPr>
          <w:color w:val="A6A6A6" w:themeColor="background1" w:themeShade="A6"/>
          <w:rtl/>
        </w:rPr>
      </w:pPr>
      <w:r w:rsidRPr="0005737D">
        <w:rPr>
          <w:color w:val="A6A6A6" w:themeColor="background1" w:themeShade="A6"/>
          <w:rtl/>
        </w:rPr>
        <w:t>"אז מה, גם אני ואבא שלי גרנו לבד עד שהוא התחתן,</w:t>
      </w:r>
      <w:r w:rsidRPr="0005737D">
        <w:rPr>
          <w:rFonts w:hint="cs"/>
          <w:color w:val="A6A6A6" w:themeColor="background1" w:themeShade="A6"/>
          <w:rtl/>
        </w:rPr>
        <w:t xml:space="preserve">" אמר ארקדי והשתתק. </w:t>
      </w:r>
      <w:r w:rsidR="004F27C8" w:rsidRPr="0005737D">
        <w:rPr>
          <w:rFonts w:hint="cs"/>
          <w:color w:val="A6A6A6" w:themeColor="background1" w:themeShade="A6"/>
          <w:rtl/>
        </w:rPr>
        <w:t>]</w:t>
      </w:r>
    </w:p>
    <w:p w14:paraId="51AC5531" w14:textId="763E0849" w:rsidR="004627AB" w:rsidRDefault="00B36D52" w:rsidP="001A5426">
      <w:pPr>
        <w:rPr>
          <w:rtl/>
        </w:rPr>
      </w:pPr>
      <w:r w:rsidRPr="00B36D52">
        <w:rPr>
          <w:rFonts w:cs="Times New Roman"/>
          <w:rtl/>
        </w:rPr>
        <w:t>"אבל את הקודמת קיבלת לפני פחות מחמש שנים!" צריך להגן על ה</w:t>
      </w:r>
      <w:r w:rsidR="002536EA">
        <w:rPr>
          <w:rFonts w:cs="Times New Roman" w:hint="cs"/>
          <w:rtl/>
        </w:rPr>
        <w:t>ילדון</w:t>
      </w:r>
      <w:r w:rsidRPr="00B36D52">
        <w:rPr>
          <w:rFonts w:cs="Times New Roman"/>
          <w:rtl/>
        </w:rPr>
        <w:t xml:space="preserve"> הנטוש הזה</w:t>
      </w:r>
      <w:r w:rsidR="0005737D">
        <w:rPr>
          <w:rFonts w:cs="Times New Roman" w:hint="cs"/>
          <w:rtl/>
        </w:rPr>
        <w:t>,</w:t>
      </w:r>
      <w:r w:rsidRPr="00B36D52">
        <w:rPr>
          <w:rFonts w:cs="Times New Roman"/>
          <w:rtl/>
        </w:rPr>
        <w:t xml:space="preserve"> ומצד שני </w:t>
      </w:r>
      <w:r w:rsidR="002536EA" w:rsidRPr="002536EA">
        <w:rPr>
          <w:rFonts w:cs="Times New Roman"/>
          <w:rtl/>
        </w:rPr>
        <w:t>אסור</w:t>
      </w:r>
      <w:r w:rsidR="002536EA">
        <w:rPr>
          <w:rFonts w:cs="Times New Roman" w:hint="cs"/>
          <w:rtl/>
        </w:rPr>
        <w:t xml:space="preserve"> </w:t>
      </w:r>
      <w:r w:rsidRPr="00B36D52">
        <w:rPr>
          <w:rFonts w:cs="Times New Roman"/>
          <w:rtl/>
        </w:rPr>
        <w:t xml:space="preserve">כך סתם </w:t>
      </w:r>
      <w:r w:rsidR="002536EA">
        <w:rPr>
          <w:rFonts w:cs="Times New Roman" w:hint="cs"/>
          <w:rtl/>
        </w:rPr>
        <w:t>ל</w:t>
      </w:r>
      <w:r w:rsidRPr="00B36D52">
        <w:rPr>
          <w:rFonts w:cs="Times New Roman"/>
          <w:rtl/>
        </w:rPr>
        <w:t xml:space="preserve">חשוף </w:t>
      </w:r>
      <w:r w:rsidR="00171C7B" w:rsidRPr="00171C7B">
        <w:rPr>
          <w:rFonts w:cs="Times New Roman"/>
          <w:rtl/>
        </w:rPr>
        <w:t>בפני כ</w:t>
      </w:r>
      <w:r w:rsidR="0005737D">
        <w:rPr>
          <w:rFonts w:cs="Times New Roman" w:hint="cs"/>
          <w:rtl/>
        </w:rPr>
        <w:t>ו</w:t>
      </w:r>
      <w:r w:rsidR="00171C7B" w:rsidRPr="00171C7B">
        <w:rPr>
          <w:rFonts w:cs="Times New Roman"/>
          <w:rtl/>
        </w:rPr>
        <w:t xml:space="preserve">ל </w:t>
      </w:r>
      <w:r w:rsidRPr="00B36D52">
        <w:rPr>
          <w:rFonts w:cs="Times New Roman"/>
          <w:rtl/>
        </w:rPr>
        <w:t>שהוא זוכר את חיסוניו של אלכס</w:t>
      </w:r>
      <w:r w:rsidR="002536EA">
        <w:rPr>
          <w:rFonts w:cs="Times New Roman" w:hint="cs"/>
          <w:rtl/>
        </w:rPr>
        <w:t>!</w:t>
      </w:r>
      <w:r w:rsidRPr="00B36D52">
        <w:rPr>
          <w:rFonts w:cs="Times New Roman"/>
          <w:rtl/>
        </w:rPr>
        <w:t xml:space="preserve"> במבוכתו הרים</w:t>
      </w:r>
      <w:r w:rsidR="00E25C05">
        <w:rPr>
          <w:rFonts w:hint="cs"/>
          <w:rtl/>
        </w:rPr>
        <w:t xml:space="preserve"> </w:t>
      </w:r>
      <w:r w:rsidR="004627AB" w:rsidRPr="00CD067C">
        <w:rPr>
          <w:rtl/>
        </w:rPr>
        <w:t xml:space="preserve">גביע </w:t>
      </w:r>
      <w:r w:rsidRPr="00B36D52">
        <w:rPr>
          <w:rFonts w:cs="Times New Roman"/>
          <w:rtl/>
        </w:rPr>
        <w:t xml:space="preserve">– מקום שלישי בטורניר </w:t>
      </w:r>
      <w:r w:rsidR="00AA68C7">
        <w:rPr>
          <w:rFonts w:hint="cs"/>
          <w:rtl/>
        </w:rPr>
        <w:t>רוגבי</w:t>
      </w:r>
      <w:r w:rsidR="00F9346F">
        <w:rPr>
          <w:rFonts w:hint="cs"/>
          <w:rtl/>
        </w:rPr>
        <w:t xml:space="preserve"> </w:t>
      </w:r>
      <w:r w:rsidRPr="00B36D52">
        <w:rPr>
          <w:rFonts w:cs="Times New Roman"/>
          <w:rtl/>
        </w:rPr>
        <w:t>כלשהו</w:t>
      </w:r>
      <w:r w:rsidR="004627AB" w:rsidRPr="00CD067C">
        <w:rPr>
          <w:rtl/>
        </w:rPr>
        <w:t xml:space="preserve">. </w:t>
      </w:r>
      <w:r w:rsidRPr="00B36D52">
        <w:rPr>
          <w:rFonts w:cs="Times New Roman"/>
          <w:rtl/>
        </w:rPr>
        <w:t xml:space="preserve">כף ידו </w:t>
      </w:r>
      <w:r w:rsidR="004627AB" w:rsidRPr="00CD067C">
        <w:rPr>
          <w:rtl/>
        </w:rPr>
        <w:t>האפ</w:t>
      </w:r>
      <w:r w:rsidR="00E25C05">
        <w:rPr>
          <w:rFonts w:hint="cs"/>
          <w:rtl/>
        </w:rPr>
        <w:t>י</w:t>
      </w:r>
      <w:r w:rsidR="004627AB" w:rsidRPr="00CD067C">
        <w:rPr>
          <w:rtl/>
        </w:rPr>
        <w:t>רה מאבק.</w:t>
      </w:r>
    </w:p>
    <w:p w14:paraId="5B4D1CD4" w14:textId="4636F895" w:rsidR="00CB55B7" w:rsidRDefault="000506AC" w:rsidP="00CB55B7">
      <w:pPr>
        <w:rPr>
          <w:rtl/>
        </w:rPr>
      </w:pPr>
      <w:r>
        <w:rPr>
          <w:rFonts w:hint="cs"/>
          <w:rtl/>
        </w:rPr>
        <w:t>[</w:t>
      </w:r>
      <w:r w:rsidR="00CB55B7">
        <w:rPr>
          <w:rFonts w:hint="cs"/>
          <w:rtl/>
        </w:rPr>
        <w:t>"אבק זה לא לכלוך."</w:t>
      </w:r>
    </w:p>
    <w:p w14:paraId="3857DDAA" w14:textId="77777777" w:rsidR="00CB55B7" w:rsidRPr="00CD067C" w:rsidRDefault="00CB55B7" w:rsidP="00CB55B7">
      <w:pPr>
        <w:rPr>
          <w:rtl/>
        </w:rPr>
      </w:pPr>
      <w:r>
        <w:rPr>
          <w:rFonts w:hint="cs"/>
          <w:rtl/>
        </w:rPr>
        <w:t>"באמת? איך הגעת למסקנה מופרכת זאת?"</w:t>
      </w:r>
    </w:p>
    <w:p w14:paraId="1780A032" w14:textId="77777777" w:rsidR="000506AC" w:rsidRDefault="000506AC" w:rsidP="0045046A">
      <w:pPr>
        <w:rPr>
          <w:rtl/>
        </w:rPr>
      </w:pPr>
      <w:r>
        <w:rPr>
          <w:rFonts w:hint="cs"/>
          <w:rtl/>
        </w:rPr>
        <w:t>]</w:t>
      </w:r>
    </w:p>
    <w:p w14:paraId="601D589D" w14:textId="629BCF22" w:rsidR="00171C7B" w:rsidRPr="00171C7B" w:rsidRDefault="00E25C05" w:rsidP="00171C7B">
      <w:pPr>
        <w:rPr>
          <w:rFonts w:cs="Times New Roman"/>
          <w:rtl/>
        </w:rPr>
      </w:pPr>
      <w:r w:rsidRPr="00E25C05">
        <w:rPr>
          <w:rFonts w:cs="Times New Roman"/>
          <w:rtl/>
        </w:rPr>
        <w:t>"</w:t>
      </w:r>
      <w:r w:rsidR="00171C7B" w:rsidRPr="00171C7B">
        <w:rPr>
          <w:rFonts w:cs="Times New Roman"/>
          <w:rtl/>
        </w:rPr>
        <w:t>זה רק אבק, זה לא לכלוך</w:t>
      </w:r>
      <w:r w:rsidR="00917A5A">
        <w:rPr>
          <w:rFonts w:cs="Times New Roman" w:hint="cs"/>
          <w:rtl/>
        </w:rPr>
        <w:t>,</w:t>
      </w:r>
      <w:r w:rsidR="00171C7B" w:rsidRPr="00171C7B">
        <w:rPr>
          <w:rFonts w:cs="Times New Roman"/>
          <w:rtl/>
        </w:rPr>
        <w:t>"</w:t>
      </w:r>
      <w:r w:rsidR="00917A5A" w:rsidRPr="00917A5A">
        <w:rPr>
          <w:rFonts w:cs="Times New Roman"/>
          <w:rtl/>
        </w:rPr>
        <w:t xml:space="preserve"> אלכס מיהר להכריז.</w:t>
      </w:r>
    </w:p>
    <w:p w14:paraId="60DD6B28" w14:textId="77777777" w:rsidR="00171C7B" w:rsidRPr="00171C7B" w:rsidRDefault="00171C7B" w:rsidP="00171C7B">
      <w:pPr>
        <w:rPr>
          <w:rFonts w:cs="Times New Roman"/>
          <w:rtl/>
        </w:rPr>
      </w:pPr>
      <w:r w:rsidRPr="00171C7B">
        <w:rPr>
          <w:rFonts w:cs="Times New Roman"/>
          <w:rtl/>
        </w:rPr>
        <w:t>"אבק הוא לכלוך."</w:t>
      </w:r>
    </w:p>
    <w:p w14:paraId="1DDF84C6" w14:textId="7266D830" w:rsidR="004627AB" w:rsidRPr="00CD067C" w:rsidRDefault="00171C7B" w:rsidP="00171C7B">
      <w:pPr>
        <w:rPr>
          <w:rtl/>
        </w:rPr>
      </w:pPr>
      <w:r w:rsidRPr="00171C7B">
        <w:rPr>
          <w:rFonts w:cs="Times New Roman"/>
          <w:rtl/>
        </w:rPr>
        <w:t xml:space="preserve">"לא, </w:t>
      </w:r>
      <w:r w:rsidR="00E25C05" w:rsidRPr="00E25C05">
        <w:rPr>
          <w:rFonts w:cs="Times New Roman"/>
          <w:rtl/>
        </w:rPr>
        <w:t xml:space="preserve">מארק אומר שהאבק מגיע מהחלל החיצון, לכן הוא הדבר הסטרילי ביותר </w:t>
      </w:r>
      <w:r w:rsidR="00917A5A" w:rsidRPr="00917A5A">
        <w:rPr>
          <w:rFonts w:cs="Times New Roman"/>
          <w:rtl/>
        </w:rPr>
        <w:t xml:space="preserve">שיש. וגם אם מנסים </w:t>
      </w:r>
      <w:r w:rsidR="00E25C05" w:rsidRPr="00E25C05">
        <w:rPr>
          <w:rFonts w:cs="Times New Roman"/>
          <w:rtl/>
        </w:rPr>
        <w:t xml:space="preserve">לנקות אותו, נוצר חשמל סטטי </w:t>
      </w:r>
      <w:r w:rsidR="00953FC2">
        <w:rPr>
          <w:rFonts w:cs="Times New Roman" w:hint="cs"/>
          <w:rtl/>
        </w:rPr>
        <w:t>שמדביק את האבק</w:t>
      </w:r>
      <w:r w:rsidR="00E25C05" w:rsidRPr="00E25C05">
        <w:rPr>
          <w:rFonts w:cs="Times New Roman"/>
          <w:rtl/>
        </w:rPr>
        <w:t xml:space="preserve"> בחזרה למשטח ברגע שגומרים לשפשף."</w:t>
      </w:r>
    </w:p>
    <w:p w14:paraId="5C780A9B" w14:textId="1AB8EE08" w:rsidR="00E25C05" w:rsidRDefault="00E25C05" w:rsidP="00E25C05">
      <w:pPr>
        <w:rPr>
          <w:rtl/>
        </w:rPr>
      </w:pPr>
      <w:r>
        <w:rPr>
          <w:rFonts w:cs="Times New Roman"/>
          <w:rtl/>
        </w:rPr>
        <w:t>"מארק? ה</w:t>
      </w:r>
      <w:r w:rsidR="00C90C6C">
        <w:rPr>
          <w:rFonts w:cs="Times New Roman"/>
          <w:rtl/>
        </w:rPr>
        <w:t>מתמטיק</w:t>
      </w:r>
      <w:r>
        <w:rPr>
          <w:rFonts w:cs="Times New Roman"/>
          <w:rtl/>
        </w:rPr>
        <w:t xml:space="preserve">אי הזה? מה הוא יודע על העולם הממשי?" ארקדי </w:t>
      </w:r>
      <w:r w:rsidR="00B36D52" w:rsidRPr="00B36D52">
        <w:rPr>
          <w:rFonts w:cs="Times New Roman"/>
          <w:rtl/>
        </w:rPr>
        <w:t>מחה את ידו על מכנסיו</w:t>
      </w:r>
      <w:r w:rsidR="00B36D52">
        <w:rPr>
          <w:rFonts w:cs="Times New Roman" w:hint="cs"/>
          <w:rtl/>
        </w:rPr>
        <w:t>.</w:t>
      </w:r>
      <w:r>
        <w:rPr>
          <w:rFonts w:cs="Times New Roman"/>
          <w:rtl/>
        </w:rPr>
        <w:t xml:space="preserve"> "אם </w:t>
      </w:r>
      <w:r w:rsidR="00B36D52" w:rsidRPr="00B36D52">
        <w:rPr>
          <w:rFonts w:cs="Times New Roman"/>
          <w:rtl/>
        </w:rPr>
        <w:t>שתמש</w:t>
      </w:r>
      <w:r>
        <w:rPr>
          <w:rFonts w:cs="Times New Roman"/>
          <w:rtl/>
        </w:rPr>
        <w:t xml:space="preserve">ים במטלית לחה, אין חשמל סטטי. והאבק </w:t>
      </w:r>
      <w:r w:rsidR="00B36D52" w:rsidRPr="00B36D52">
        <w:rPr>
          <w:rFonts w:cs="Times New Roman"/>
          <w:rtl/>
        </w:rPr>
        <w:t>ל</w:t>
      </w:r>
      <w:r w:rsidR="00171C7B" w:rsidRPr="00171C7B">
        <w:rPr>
          <w:rFonts w:cs="Times New Roman"/>
          <w:rtl/>
        </w:rPr>
        <w:t>חלוטין</w:t>
      </w:r>
      <w:r w:rsidR="00B36D52" w:rsidRPr="00B36D52">
        <w:rPr>
          <w:rFonts w:cs="Times New Roman"/>
          <w:rtl/>
        </w:rPr>
        <w:t xml:space="preserve"> </w:t>
      </w:r>
      <w:r>
        <w:rPr>
          <w:rFonts w:cs="Times New Roman"/>
          <w:rtl/>
        </w:rPr>
        <w:t>לא סטרילי, שוכנת בתוכו חיה מגעילה שנקראת קרדית האבק."</w:t>
      </w:r>
    </w:p>
    <w:p w14:paraId="043BBAA6" w14:textId="0264EAAA" w:rsidR="00E25C05" w:rsidRDefault="00E25C05" w:rsidP="00E25C05">
      <w:pPr>
        <w:rPr>
          <w:rtl/>
        </w:rPr>
      </w:pPr>
      <w:r>
        <w:rPr>
          <w:rFonts w:cs="Times New Roman"/>
          <w:rtl/>
        </w:rPr>
        <w:t>"לא ייתכן, האבק מגיע מ</w:t>
      </w:r>
      <w:r w:rsidR="00917A5A">
        <w:rPr>
          <w:rFonts w:cs="Times New Roman" w:hint="cs"/>
          <w:rtl/>
        </w:rPr>
        <w:t>ה</w:t>
      </w:r>
      <w:r>
        <w:rPr>
          <w:rFonts w:cs="Times New Roman"/>
          <w:rtl/>
        </w:rPr>
        <w:t>אסטרואידים, אין שם חיים."</w:t>
      </w:r>
    </w:p>
    <w:p w14:paraId="027419B9" w14:textId="4BBB266C" w:rsidR="00E25C05" w:rsidRDefault="00E25C05" w:rsidP="00E25C05">
      <w:pPr>
        <w:rPr>
          <w:rtl/>
        </w:rPr>
      </w:pPr>
      <w:r>
        <w:rPr>
          <w:rFonts w:cs="Times New Roman"/>
          <w:rtl/>
        </w:rPr>
        <w:t>"החיה הזאת לא מגיעה מהאסטרואידים שלך, היא מתי</w:t>
      </w:r>
      <w:r w:rsidR="0005737D">
        <w:rPr>
          <w:rFonts w:cs="Times New Roman" w:hint="cs"/>
          <w:rtl/>
        </w:rPr>
        <w:t>י</w:t>
      </w:r>
      <w:r>
        <w:rPr>
          <w:rFonts w:cs="Times New Roman"/>
          <w:rtl/>
        </w:rPr>
        <w:t>שבת באבק כשהוא נוחת על הרהיטים בסלון. וההפרשות שלה גורמות לאלרגיות ולהתקפי אסתמה."</w:t>
      </w:r>
    </w:p>
    <w:p w14:paraId="3B0B7026" w14:textId="41636962" w:rsidR="00E25C05" w:rsidRDefault="00E25C05" w:rsidP="00E25C05">
      <w:pPr>
        <w:rPr>
          <w:rtl/>
        </w:rPr>
      </w:pPr>
      <w:r>
        <w:rPr>
          <w:rFonts w:cs="Times New Roman"/>
          <w:rtl/>
        </w:rPr>
        <w:lastRenderedPageBreak/>
        <w:t>"אה</w:t>
      </w:r>
      <w:r w:rsidR="0005737D">
        <w:rPr>
          <w:rFonts w:cs="Times New Roman" w:hint="cs"/>
          <w:rtl/>
        </w:rPr>
        <w:t>.</w:t>
      </w:r>
      <w:r>
        <w:rPr>
          <w:rFonts w:cs="Times New Roman"/>
          <w:rtl/>
        </w:rPr>
        <w:t>.. אני אספר למארק." בסלון באמת שלטה אנדרלמוסיה נוראה, שריד מכמה ימים של פלישת כנופיית דימה, שיצאו מכלל שליטה.</w:t>
      </w:r>
    </w:p>
    <w:p w14:paraId="40DA4683" w14:textId="63C0C097" w:rsidR="00E25C05" w:rsidRDefault="00E25C05" w:rsidP="00E25C05">
      <w:pPr>
        <w:rPr>
          <w:rtl/>
        </w:rPr>
      </w:pPr>
      <w:r>
        <w:rPr>
          <w:rFonts w:cs="Times New Roman"/>
          <w:rtl/>
        </w:rPr>
        <w:t>"אתה יודע ש</w:t>
      </w:r>
      <w:r w:rsidR="00B36D52">
        <w:rPr>
          <w:rFonts w:cs="Times New Roman" w:hint="cs"/>
          <w:rtl/>
        </w:rPr>
        <w:t>ל</w:t>
      </w:r>
      <w:r w:rsidR="00B36D52" w:rsidRPr="00B36D52">
        <w:rPr>
          <w:rFonts w:cs="Times New Roman"/>
          <w:rtl/>
        </w:rPr>
        <w:t>מארק</w:t>
      </w:r>
      <w:r w:rsidR="00917A5A" w:rsidRPr="00917A5A">
        <w:rPr>
          <w:rFonts w:cs="Times New Roman"/>
          <w:rtl/>
        </w:rPr>
        <w:t xml:space="preserve"> </w:t>
      </w:r>
      <w:r w:rsidR="00917A5A">
        <w:rPr>
          <w:rFonts w:cs="Times New Roman"/>
          <w:rtl/>
        </w:rPr>
        <w:t>יש</w:t>
      </w:r>
      <w:r>
        <w:rPr>
          <w:rFonts w:cs="Times New Roman"/>
          <w:rtl/>
        </w:rPr>
        <w:t xml:space="preserve"> מבטא </w:t>
      </w:r>
      <w:r w:rsidR="0005737D">
        <w:rPr>
          <w:rFonts w:cs="Times New Roman" w:hint="cs"/>
          <w:rtl/>
        </w:rPr>
        <w:t xml:space="preserve">יותר </w:t>
      </w:r>
      <w:r>
        <w:rPr>
          <w:rFonts w:cs="Times New Roman"/>
          <w:rtl/>
        </w:rPr>
        <w:t>טוב משלך בעברית?"</w:t>
      </w:r>
    </w:p>
    <w:p w14:paraId="54FFD0C4" w14:textId="38B623DC" w:rsidR="00917A5A" w:rsidRPr="00917A5A" w:rsidRDefault="00E25C05" w:rsidP="00917A5A">
      <w:pPr>
        <w:rPr>
          <w:rFonts w:cs="Times New Roman"/>
          <w:rtl/>
        </w:rPr>
      </w:pPr>
      <w:r>
        <w:rPr>
          <w:rFonts w:cs="Times New Roman"/>
          <w:rtl/>
        </w:rPr>
        <w:t>"יש לו מבטא יותר טוב משלי גם באנגלית</w:t>
      </w:r>
      <w:r w:rsidR="00917A5A">
        <w:rPr>
          <w:rFonts w:cs="Times New Roman" w:hint="cs"/>
          <w:rtl/>
        </w:rPr>
        <w:t>.</w:t>
      </w:r>
      <w:r>
        <w:rPr>
          <w:rFonts w:cs="Times New Roman"/>
          <w:rtl/>
        </w:rPr>
        <w:t>"</w:t>
      </w:r>
      <w:r w:rsidR="00917A5A" w:rsidRPr="00917A5A">
        <w:rPr>
          <w:rtl/>
        </w:rPr>
        <w:t xml:space="preserve"> </w:t>
      </w:r>
    </w:p>
    <w:p w14:paraId="74F8DAB9" w14:textId="77777777" w:rsidR="00917A5A" w:rsidRPr="00917A5A" w:rsidRDefault="00917A5A" w:rsidP="00917A5A">
      <w:pPr>
        <w:rPr>
          <w:rFonts w:cs="Times New Roman"/>
          <w:rtl/>
        </w:rPr>
      </w:pPr>
      <w:r w:rsidRPr="00917A5A">
        <w:rPr>
          <w:rFonts w:cs="Times New Roman"/>
          <w:rtl/>
        </w:rPr>
        <w:t>"באמת? איך זה ייתכן?"</w:t>
      </w:r>
    </w:p>
    <w:p w14:paraId="127A7A82" w14:textId="6FF59CFB" w:rsidR="004627AB" w:rsidRPr="00CD067C" w:rsidRDefault="00917A5A" w:rsidP="00917A5A">
      <w:pPr>
        <w:rPr>
          <w:rtl/>
        </w:rPr>
      </w:pPr>
      <w:r w:rsidRPr="00917A5A">
        <w:rPr>
          <w:rFonts w:cs="Times New Roman"/>
          <w:rtl/>
        </w:rPr>
        <w:t>"מבטא יותר מחונך."</w:t>
      </w:r>
      <w:r w:rsidR="00E25C05">
        <w:rPr>
          <w:rFonts w:cs="Times New Roman"/>
          <w:rtl/>
        </w:rPr>
        <w:t xml:space="preserve"> אלכס אסף בזרועותיו בגדים, לא כולם שלו</w:t>
      </w:r>
      <w:bookmarkStart w:id="328" w:name="_Hlk532451763"/>
      <w:r w:rsidR="00E25C05">
        <w:rPr>
          <w:rFonts w:cs="Times New Roman" w:hint="cs"/>
          <w:rtl/>
        </w:rPr>
        <w:t xml:space="preserve"> או של אחיו</w:t>
      </w:r>
      <w:bookmarkEnd w:id="328"/>
      <w:r w:rsidR="00E25C05">
        <w:rPr>
          <w:rFonts w:cs="Times New Roman"/>
          <w:rtl/>
        </w:rPr>
        <w:t>.</w:t>
      </w:r>
      <w:r w:rsidR="00970A4E">
        <w:rPr>
          <w:rFonts w:hint="cs"/>
          <w:rtl/>
        </w:rPr>
        <w:t xml:space="preserve"> מגבת לחה</w:t>
      </w:r>
      <w:r w:rsidR="004627AB" w:rsidRPr="00CD067C">
        <w:rPr>
          <w:rFonts w:hint="cs"/>
          <w:rtl/>
        </w:rPr>
        <w:t xml:space="preserve"> ש</w:t>
      </w:r>
      <w:r w:rsidR="001C5A04">
        <w:rPr>
          <w:rFonts w:hint="cs"/>
          <w:rtl/>
        </w:rPr>
        <w:t>הייתה</w:t>
      </w:r>
      <w:r w:rsidR="004627AB" w:rsidRPr="00CD067C">
        <w:rPr>
          <w:rFonts w:hint="cs"/>
          <w:rtl/>
        </w:rPr>
        <w:t xml:space="preserve"> </w:t>
      </w:r>
      <w:r w:rsidR="00FA2DFC">
        <w:rPr>
          <w:rFonts w:hint="cs"/>
          <w:rtl/>
        </w:rPr>
        <w:t>בעברה</w:t>
      </w:r>
      <w:r w:rsidR="004627AB" w:rsidRPr="00CD067C">
        <w:rPr>
          <w:rFonts w:hint="cs"/>
          <w:rtl/>
        </w:rPr>
        <w:t xml:space="preserve"> לבנה</w:t>
      </w:r>
      <w:r w:rsidR="00970A4E">
        <w:rPr>
          <w:rFonts w:hint="cs"/>
          <w:rtl/>
        </w:rPr>
        <w:t>, מדיפה ריח כלור</w:t>
      </w:r>
      <w:r w:rsidR="000506AC">
        <w:rPr>
          <w:rFonts w:hint="cs"/>
          <w:rtl/>
        </w:rPr>
        <w:t>,</w:t>
      </w:r>
      <w:r w:rsidR="004627AB" w:rsidRPr="00CD067C">
        <w:rPr>
          <w:rFonts w:hint="cs"/>
          <w:rtl/>
        </w:rPr>
        <w:t xml:space="preserve"> התגלגלה מראש הערימה</w:t>
      </w:r>
      <w:r w:rsidR="00FF3E83">
        <w:rPr>
          <w:rFonts w:hint="cs"/>
          <w:rtl/>
        </w:rPr>
        <w:t xml:space="preserve"> לרצפה</w:t>
      </w:r>
      <w:r w:rsidR="004627AB" w:rsidRPr="00CD067C">
        <w:rPr>
          <w:rFonts w:hint="cs"/>
          <w:rtl/>
        </w:rPr>
        <w:t>.</w:t>
      </w:r>
    </w:p>
    <w:p w14:paraId="349CE063" w14:textId="5DCEFC1E" w:rsidR="00970A4E" w:rsidRPr="00CD067C" w:rsidRDefault="004627AB" w:rsidP="00917A5A">
      <w:pPr>
        <w:rPr>
          <w:rtl/>
        </w:rPr>
      </w:pPr>
      <w:r w:rsidRPr="00CD067C">
        <w:rPr>
          <w:rFonts w:hint="cs"/>
          <w:rtl/>
        </w:rPr>
        <w:t>ארקדי הרים את ה</w:t>
      </w:r>
      <w:r w:rsidR="00970A4E">
        <w:rPr>
          <w:rFonts w:hint="cs"/>
          <w:rtl/>
        </w:rPr>
        <w:t>מגבת</w:t>
      </w:r>
      <w:r w:rsidRPr="00CD067C">
        <w:rPr>
          <w:rFonts w:hint="cs"/>
          <w:rtl/>
        </w:rPr>
        <w:t xml:space="preserve"> והלך בעקבותיו למטבח.</w:t>
      </w:r>
      <w:r w:rsidR="00EA0724">
        <w:rPr>
          <w:rFonts w:hint="cs"/>
          <w:rtl/>
        </w:rPr>
        <w:t xml:space="preserve"> </w:t>
      </w:r>
      <w:r w:rsidR="00970A4E" w:rsidRPr="00CD067C">
        <w:rPr>
          <w:rtl/>
        </w:rPr>
        <w:t>"למה את</w:t>
      </w:r>
      <w:r w:rsidR="00970A4E">
        <w:rPr>
          <w:rFonts w:hint="cs"/>
          <w:rtl/>
        </w:rPr>
        <w:t>ה</w:t>
      </w:r>
      <w:r w:rsidR="00970A4E" w:rsidRPr="00CD067C">
        <w:rPr>
          <w:rtl/>
        </w:rPr>
        <w:t xml:space="preserve"> </w:t>
      </w:r>
      <w:r w:rsidR="00970A4E">
        <w:rPr>
          <w:rFonts w:hint="cs"/>
          <w:rtl/>
        </w:rPr>
        <w:t xml:space="preserve">ומארק </w:t>
      </w:r>
      <w:r w:rsidR="00970A4E" w:rsidRPr="00CD067C">
        <w:rPr>
          <w:rtl/>
        </w:rPr>
        <w:t>לא שומרים על הסדר אחרי שה</w:t>
      </w:r>
      <w:r w:rsidR="00970A4E">
        <w:rPr>
          <w:rFonts w:hint="cs"/>
          <w:rtl/>
        </w:rPr>
        <w:t>עוזרת</w:t>
      </w:r>
      <w:r w:rsidR="00970A4E" w:rsidRPr="00CD067C">
        <w:rPr>
          <w:rtl/>
        </w:rPr>
        <w:t xml:space="preserve"> הולכת? למה אתם חיים ככה?" </w:t>
      </w:r>
    </w:p>
    <w:p w14:paraId="0158FE20" w14:textId="77777777" w:rsidR="00970A4E" w:rsidRPr="00CD067C" w:rsidRDefault="00970A4E" w:rsidP="00250000">
      <w:pPr>
        <w:rPr>
          <w:rtl/>
        </w:rPr>
      </w:pPr>
      <w:r w:rsidRPr="00CD067C">
        <w:rPr>
          <w:rtl/>
        </w:rPr>
        <w:t>"כי אנחנו שני בנים, מה אתה רוצה?"</w:t>
      </w:r>
    </w:p>
    <w:p w14:paraId="4E19C207" w14:textId="1D99E644" w:rsidR="00970A4E" w:rsidRDefault="00970A4E" w:rsidP="00D1334E">
      <w:pPr>
        <w:rPr>
          <w:rtl/>
        </w:rPr>
      </w:pPr>
      <w:r w:rsidRPr="00CD067C">
        <w:rPr>
          <w:rtl/>
        </w:rPr>
        <w:t xml:space="preserve">"אז מה, גם אני </w:t>
      </w:r>
      <w:r w:rsidR="00D1334E">
        <w:rPr>
          <w:rtl/>
        </w:rPr>
        <w:t>ואבא שלי גרנו לבד עד שהוא התחתן</w:t>
      </w:r>
      <w:r w:rsidR="00D1334E">
        <w:rPr>
          <w:rFonts w:hint="cs"/>
          <w:rtl/>
        </w:rPr>
        <w:t>.</w:t>
      </w:r>
      <w:r w:rsidRPr="00CD067C">
        <w:rPr>
          <w:rFonts w:hint="cs"/>
          <w:rtl/>
        </w:rPr>
        <w:t>" אר</w:t>
      </w:r>
      <w:r>
        <w:rPr>
          <w:rFonts w:hint="cs"/>
          <w:rtl/>
        </w:rPr>
        <w:t>קדי הרים גרב מ</w:t>
      </w:r>
      <w:r w:rsidR="00EA0724">
        <w:rPr>
          <w:rFonts w:hint="cs"/>
          <w:rtl/>
        </w:rPr>
        <w:t xml:space="preserve">בין </w:t>
      </w:r>
      <w:r>
        <w:rPr>
          <w:rFonts w:hint="cs"/>
          <w:rtl/>
        </w:rPr>
        <w:t>תפו</w:t>
      </w:r>
      <w:r w:rsidR="00D1334E">
        <w:rPr>
          <w:rFonts w:hint="cs"/>
          <w:rtl/>
        </w:rPr>
        <w:t>חי</w:t>
      </w:r>
      <w:r w:rsidR="0005737D">
        <w:rPr>
          <w:rFonts w:hint="cs"/>
          <w:rtl/>
        </w:rPr>
        <w:t xml:space="preserve"> </w:t>
      </w:r>
      <w:r w:rsidR="00D1334E">
        <w:rPr>
          <w:rFonts w:hint="cs"/>
          <w:rtl/>
        </w:rPr>
        <w:t>אדמה</w:t>
      </w:r>
      <w:r>
        <w:rPr>
          <w:rFonts w:hint="cs"/>
          <w:rtl/>
        </w:rPr>
        <w:t xml:space="preserve"> שהתגלגלו על רצ</w:t>
      </w:r>
      <w:r w:rsidR="00D1334E">
        <w:rPr>
          <w:rFonts w:hint="cs"/>
          <w:rtl/>
        </w:rPr>
        <w:t xml:space="preserve">פת המטבח. "אתה מתכוון לבשל </w:t>
      </w:r>
      <w:r>
        <w:rPr>
          <w:rFonts w:hint="cs"/>
          <w:rtl/>
        </w:rPr>
        <w:t xml:space="preserve">עם </w:t>
      </w:r>
      <w:r w:rsidR="000332DB">
        <w:rPr>
          <w:rFonts w:hint="cs"/>
          <w:rtl/>
        </w:rPr>
        <w:t>הגרב הז</w:t>
      </w:r>
      <w:r w:rsidR="003516C0">
        <w:rPr>
          <w:rFonts w:hint="cs"/>
          <w:rtl/>
        </w:rPr>
        <w:t>ה</w:t>
      </w:r>
      <w:r w:rsidR="00D1334E">
        <w:rPr>
          <w:rFonts w:hint="cs"/>
          <w:rtl/>
        </w:rPr>
        <w:t xml:space="preserve"> משהו</w:t>
      </w:r>
      <w:r>
        <w:rPr>
          <w:rFonts w:hint="cs"/>
          <w:rtl/>
        </w:rPr>
        <w:t>?"</w:t>
      </w:r>
    </w:p>
    <w:p w14:paraId="4D356D6C" w14:textId="77777777" w:rsidR="00970A4E" w:rsidRDefault="00970A4E" w:rsidP="00EA0724">
      <w:pPr>
        <w:rPr>
          <w:rtl/>
        </w:rPr>
      </w:pPr>
      <w:r>
        <w:rPr>
          <w:rFonts w:hint="cs"/>
          <w:rtl/>
        </w:rPr>
        <w:t>"</w:t>
      </w:r>
      <w:r w:rsidR="00D1334E">
        <w:rPr>
          <w:rFonts w:hint="cs"/>
          <w:rtl/>
        </w:rPr>
        <w:t xml:space="preserve">אולי, </w:t>
      </w:r>
      <w:r w:rsidR="000E09B1">
        <w:rPr>
          <w:rFonts w:hint="cs"/>
          <w:rtl/>
        </w:rPr>
        <w:t>אני לא פוסל כלום מראש</w:t>
      </w:r>
      <w:r w:rsidR="00170E8B">
        <w:rPr>
          <w:rFonts w:hint="cs"/>
          <w:rtl/>
        </w:rPr>
        <w:t>[</w:t>
      </w:r>
      <w:r w:rsidR="00170E8B">
        <w:t>improve the comeback</w:t>
      </w:r>
      <w:r w:rsidR="00170E8B">
        <w:rPr>
          <w:rFonts w:hint="cs"/>
          <w:rtl/>
        </w:rPr>
        <w:t xml:space="preserve"> </w:t>
      </w:r>
      <w:r>
        <w:rPr>
          <w:rFonts w:hint="cs"/>
          <w:rtl/>
        </w:rPr>
        <w:t>כשאקנה סכין מתאימה</w:t>
      </w:r>
      <w:r w:rsidR="00170E8B">
        <w:rPr>
          <w:rFonts w:hint="cs"/>
          <w:rtl/>
        </w:rPr>
        <w:t>]</w:t>
      </w:r>
      <w:r>
        <w:rPr>
          <w:rFonts w:hint="cs"/>
          <w:rtl/>
        </w:rPr>
        <w:t>."</w:t>
      </w:r>
    </w:p>
    <w:p w14:paraId="15B3963D" w14:textId="77777777" w:rsidR="00970A4E" w:rsidRDefault="00970A4E" w:rsidP="00250000">
      <w:pPr>
        <w:rPr>
          <w:rtl/>
        </w:rPr>
      </w:pPr>
      <w:r>
        <w:rPr>
          <w:rFonts w:hint="cs"/>
          <w:rtl/>
        </w:rPr>
        <w:t xml:space="preserve">ארקדי </w:t>
      </w:r>
      <w:r w:rsidR="00EA0724">
        <w:rPr>
          <w:rFonts w:hint="cs"/>
          <w:rtl/>
        </w:rPr>
        <w:t xml:space="preserve">עזר לו להשליך את כל הבגדים לסל </w:t>
      </w:r>
      <w:r>
        <w:rPr>
          <w:rFonts w:hint="cs"/>
          <w:rtl/>
        </w:rPr>
        <w:t>כביסה.</w:t>
      </w:r>
    </w:p>
    <w:p w14:paraId="25975902" w14:textId="063E6137" w:rsidR="00970A4E" w:rsidRDefault="00970A4E" w:rsidP="00250000">
      <w:pPr>
        <w:rPr>
          <w:rtl/>
        </w:rPr>
      </w:pPr>
      <w:r>
        <w:rPr>
          <w:rFonts w:hint="cs"/>
          <w:rtl/>
        </w:rPr>
        <w:t>"תבשיל גרב חמוץ-מתוק. אומרים שזה טעים</w:t>
      </w:r>
      <w:r w:rsidR="00352290">
        <w:rPr>
          <w:rFonts w:hint="cs"/>
          <w:rtl/>
        </w:rPr>
        <w:t xml:space="preserve"> מאוד.</w:t>
      </w:r>
      <w:r>
        <w:rPr>
          <w:rFonts w:hint="cs"/>
          <w:rtl/>
        </w:rPr>
        <w:t>"</w:t>
      </w:r>
    </w:p>
    <w:p w14:paraId="3A3E7A11" w14:textId="08EC5B42" w:rsidR="00970A4E" w:rsidRDefault="00970A4E" w:rsidP="00250000">
      <w:pPr>
        <w:rPr>
          <w:rtl/>
        </w:rPr>
      </w:pPr>
      <w:r>
        <w:rPr>
          <w:rFonts w:hint="cs"/>
          <w:rtl/>
        </w:rPr>
        <w:t>"תבשיל גרב מסריח, יותר נכון."</w:t>
      </w:r>
    </w:p>
    <w:p w14:paraId="2C7BA961" w14:textId="5915DC6E" w:rsidR="00970A4E" w:rsidRDefault="000D0B23" w:rsidP="00E25C05">
      <w:pPr>
        <w:rPr>
          <w:rtl/>
        </w:rPr>
      </w:pPr>
      <w:r>
        <w:rPr>
          <w:rFonts w:hint="cs"/>
          <w:rtl/>
        </w:rPr>
        <w:t>אלכס הוציא מהמקרר לחם פרוס</w:t>
      </w:r>
      <w:r w:rsidR="00903460">
        <w:rPr>
          <w:rFonts w:hint="cs"/>
          <w:rtl/>
        </w:rPr>
        <w:t>,</w:t>
      </w:r>
      <w:r w:rsidR="000E09B1" w:rsidRPr="000E09B1">
        <w:rPr>
          <w:rFonts w:hint="cs"/>
          <w:rtl/>
        </w:rPr>
        <w:t xml:space="preserve"> </w:t>
      </w:r>
      <w:r w:rsidR="000E09B1">
        <w:rPr>
          <w:rFonts w:hint="cs"/>
          <w:rtl/>
        </w:rPr>
        <w:t>חמאה</w:t>
      </w:r>
      <w:r>
        <w:rPr>
          <w:rFonts w:hint="cs"/>
          <w:rtl/>
        </w:rPr>
        <w:t xml:space="preserve"> ושתי בירות</w:t>
      </w:r>
      <w:r w:rsidR="00B36D52" w:rsidRPr="00B36D52">
        <w:rPr>
          <w:rFonts w:cs="Times New Roman"/>
          <w:rtl/>
        </w:rPr>
        <w:t xml:space="preserve"> מתוצרת חוץ</w:t>
      </w:r>
      <w:r>
        <w:rPr>
          <w:rFonts w:hint="cs"/>
          <w:rtl/>
        </w:rPr>
        <w:t>.</w:t>
      </w:r>
      <w:r w:rsidR="00E25C05">
        <w:rPr>
          <w:rFonts w:hint="cs"/>
          <w:rtl/>
        </w:rPr>
        <w:t xml:space="preserve"> </w:t>
      </w:r>
      <w:r w:rsidR="00970A4E">
        <w:rPr>
          <w:rFonts w:hint="cs"/>
          <w:rtl/>
        </w:rPr>
        <w:t>"לפחות אנחנו רוצחים כלים מדי פעם."</w:t>
      </w:r>
      <w:r>
        <w:rPr>
          <w:rFonts w:hint="cs"/>
          <w:rtl/>
        </w:rPr>
        <w:t xml:space="preserve"> הוא </w:t>
      </w:r>
      <w:r w:rsidR="00506BD8" w:rsidRPr="00506BD8">
        <w:rPr>
          <w:rFonts w:cs="Times New Roman"/>
          <w:rtl/>
        </w:rPr>
        <w:t>הכניס</w:t>
      </w:r>
      <w:r w:rsidR="00506BD8">
        <w:rPr>
          <w:rFonts w:cs="Times New Roman" w:hint="cs"/>
          <w:rtl/>
        </w:rPr>
        <w:t xml:space="preserve"> [</w:t>
      </w:r>
      <w:r w:rsidR="00BA54F6">
        <w:rPr>
          <w:rFonts w:hint="cs"/>
          <w:rtl/>
        </w:rPr>
        <w:t xml:space="preserve">יידה </w:t>
      </w:r>
      <w:r>
        <w:t>tossed</w:t>
      </w:r>
      <w:r>
        <w:rPr>
          <w:rFonts w:hint="cs"/>
          <w:rtl/>
        </w:rPr>
        <w:t xml:space="preserve">] שתי פרוסות לטוסטר שעמד על השיש </w:t>
      </w:r>
      <w:r w:rsidR="00513366">
        <w:rPr>
          <w:rFonts w:hint="cs"/>
          <w:rtl/>
        </w:rPr>
        <w:t>מתבוסס</w:t>
      </w:r>
      <w:r>
        <w:rPr>
          <w:rFonts w:hint="cs"/>
          <w:rtl/>
        </w:rPr>
        <w:t xml:space="preserve"> [</w:t>
      </w:r>
      <w:r>
        <w:t>amidst</w:t>
      </w:r>
      <w:r>
        <w:rPr>
          <w:rFonts w:hint="cs"/>
          <w:rtl/>
        </w:rPr>
        <w:t xml:space="preserve"> בעיצומה של] </w:t>
      </w:r>
      <w:r w:rsidR="00513366">
        <w:rPr>
          <w:rFonts w:hint="cs"/>
          <w:rtl/>
        </w:rPr>
        <w:t>ב</w:t>
      </w:r>
      <w:r>
        <w:rPr>
          <w:rFonts w:hint="cs"/>
          <w:rtl/>
        </w:rPr>
        <w:t>שלולית פירורים.</w:t>
      </w:r>
    </w:p>
    <w:p w14:paraId="1F1DB3B3" w14:textId="77777777" w:rsidR="00D80A59" w:rsidRDefault="00970A4E" w:rsidP="00250000">
      <w:pPr>
        <w:rPr>
          <w:rtl/>
        </w:rPr>
      </w:pPr>
      <w:r>
        <w:rPr>
          <w:rFonts w:hint="cs"/>
          <w:rtl/>
        </w:rPr>
        <w:t xml:space="preserve">"רוצחים כלים? </w:t>
      </w:r>
      <w:r w:rsidR="00D80A59">
        <w:rPr>
          <w:rFonts w:hint="cs"/>
          <w:rtl/>
        </w:rPr>
        <w:t>אתם גם מסדרים אותם בחזרה בארונות אחרי שאתם רוצחים אותם?"</w:t>
      </w:r>
    </w:p>
    <w:p w14:paraId="51839C1D" w14:textId="6C285966" w:rsidR="004627AB" w:rsidRDefault="00E25C05" w:rsidP="00A342A7">
      <w:pPr>
        <w:rPr>
          <w:rtl/>
        </w:rPr>
      </w:pPr>
      <w:r w:rsidRPr="00E25C05">
        <w:rPr>
          <w:rFonts w:cs="Times New Roman"/>
          <w:rtl/>
        </w:rPr>
        <w:t>"זה לא הכרחי," אלכס</w:t>
      </w:r>
      <w:r w:rsidR="00B36D52" w:rsidRPr="00B36D52">
        <w:rPr>
          <w:rFonts w:cs="Times New Roman"/>
          <w:rtl/>
        </w:rPr>
        <w:t xml:space="preserve"> </w:t>
      </w:r>
      <w:r w:rsidR="00B36D52" w:rsidRPr="00E25C05">
        <w:rPr>
          <w:rFonts w:cs="Times New Roman"/>
          <w:rtl/>
        </w:rPr>
        <w:t>מחה</w:t>
      </w:r>
      <w:r w:rsidR="0005737D">
        <w:rPr>
          <w:rFonts w:cs="Times New Roman" w:hint="cs"/>
          <w:rtl/>
        </w:rPr>
        <w:t>,</w:t>
      </w:r>
      <w:r w:rsidRPr="00E25C05">
        <w:rPr>
          <w:rFonts w:cs="Times New Roman"/>
          <w:rtl/>
        </w:rPr>
        <w:t xml:space="preserve"> ובכל זאת לפחות את הסכו"ם ממתקן ייבוש הכלים סידר במגירה –</w:t>
      </w:r>
      <w:r w:rsidR="00B36D52">
        <w:rPr>
          <w:rFonts w:cs="Times New Roman" w:hint="cs"/>
          <w:rtl/>
        </w:rPr>
        <w:t xml:space="preserve"> </w:t>
      </w:r>
      <w:r w:rsidRPr="00E25C05">
        <w:rPr>
          <w:rFonts w:cs="Times New Roman"/>
          <w:rtl/>
        </w:rPr>
        <w:t>ראשית בחר בסכינים. ידיות הפלסטיק הצבעוניות שלה</w:t>
      </w:r>
      <w:r w:rsidR="0005737D">
        <w:rPr>
          <w:rFonts w:cs="Times New Roman" w:hint="cs"/>
          <w:rtl/>
        </w:rPr>
        <w:t>ן</w:t>
      </w:r>
      <w:r w:rsidRPr="00E25C05">
        <w:rPr>
          <w:rFonts w:cs="Times New Roman"/>
          <w:rtl/>
        </w:rPr>
        <w:t xml:space="preserve"> התנשאו במתקן הייבוש גבוה מעל כפות ומזלגות שהתאמצו להזדקף. גם כשהיה אלכס פזור</w:t>
      </w:r>
      <w:r w:rsidR="0005737D">
        <w:rPr>
          <w:rFonts w:cs="Times New Roman" w:hint="cs"/>
          <w:rtl/>
        </w:rPr>
        <w:t xml:space="preserve"> </w:t>
      </w:r>
      <w:r w:rsidRPr="00E25C05">
        <w:rPr>
          <w:rFonts w:cs="Times New Roman"/>
          <w:rtl/>
        </w:rPr>
        <w:t xml:space="preserve">נפש, סגולה סכינאית </w:t>
      </w:r>
      <w:r w:rsidR="0005737D">
        <w:rPr>
          <w:rFonts w:cs="Times New Roman" w:hint="cs"/>
          <w:rtl/>
        </w:rPr>
        <w:t xml:space="preserve">כלשהי </w:t>
      </w:r>
      <w:r w:rsidRPr="00E25C05">
        <w:rPr>
          <w:rFonts w:cs="Times New Roman"/>
          <w:rtl/>
        </w:rPr>
        <w:t xml:space="preserve">גרמה לו לבחור </w:t>
      </w:r>
      <w:r w:rsidR="0005737D" w:rsidRPr="00E25C05">
        <w:rPr>
          <w:rFonts w:cs="Times New Roman"/>
          <w:rtl/>
        </w:rPr>
        <w:t>בה</w:t>
      </w:r>
      <w:r w:rsidR="0005737D">
        <w:rPr>
          <w:rFonts w:cs="Times New Roman" w:hint="cs"/>
          <w:rtl/>
        </w:rPr>
        <w:t>ן</w:t>
      </w:r>
      <w:r w:rsidR="0005737D" w:rsidRPr="00E25C05">
        <w:rPr>
          <w:rFonts w:cs="Times New Roman"/>
          <w:rtl/>
        </w:rPr>
        <w:t xml:space="preserve"> </w:t>
      </w:r>
      <w:r w:rsidRPr="00E25C05">
        <w:rPr>
          <w:rFonts w:cs="Times New Roman"/>
          <w:rtl/>
        </w:rPr>
        <w:t>תמיד ראשונ</w:t>
      </w:r>
      <w:r w:rsidR="0005737D">
        <w:rPr>
          <w:rFonts w:cs="Times New Roman" w:hint="cs"/>
          <w:rtl/>
        </w:rPr>
        <w:t>ות</w:t>
      </w:r>
      <w:r w:rsidRPr="00E25C05">
        <w:rPr>
          <w:rFonts w:cs="Times New Roman"/>
          <w:rtl/>
        </w:rPr>
        <w:t>.</w:t>
      </w:r>
      <w:r w:rsidR="004627AB" w:rsidRPr="00CD067C">
        <w:rPr>
          <w:rFonts w:hint="cs"/>
          <w:rtl/>
        </w:rPr>
        <w:t xml:space="preserve"> </w:t>
      </w:r>
    </w:p>
    <w:p w14:paraId="4108E651" w14:textId="7942B47A" w:rsidR="00E65BA5" w:rsidRDefault="00E65BA5" w:rsidP="00E65BA5">
      <w:pPr>
        <w:rPr>
          <w:rtl/>
        </w:rPr>
      </w:pPr>
      <w:r>
        <w:rPr>
          <w:rFonts w:hint="cs"/>
          <w:rtl/>
        </w:rPr>
        <w:t xml:space="preserve">"אז מה אתה </w:t>
      </w:r>
      <w:r w:rsidR="00412BA9">
        <w:rPr>
          <w:rFonts w:hint="cs"/>
          <w:rtl/>
        </w:rPr>
        <w:t>מעדיף</w:t>
      </w:r>
      <w:r>
        <w:rPr>
          <w:rFonts w:hint="cs"/>
          <w:rtl/>
        </w:rPr>
        <w:t xml:space="preserve"> ללמוד? שמואל או עמוס?"</w:t>
      </w:r>
    </w:p>
    <w:p w14:paraId="20DE8F14" w14:textId="77777777" w:rsidR="00BF0730" w:rsidRDefault="00BF0730" w:rsidP="00BF0730">
      <w:pPr>
        <w:rPr>
          <w:rtl/>
        </w:rPr>
      </w:pPr>
      <w:r>
        <w:rPr>
          <w:rFonts w:cs="Times New Roman"/>
          <w:rtl/>
        </w:rPr>
        <w:t>"מה שתגיד." אולי זיהה את הסכינאות החמקמקת גם באנשים שבחר.</w:t>
      </w:r>
    </w:p>
    <w:p w14:paraId="1523B22F" w14:textId="77777777" w:rsidR="00BF0730" w:rsidRDefault="00BF0730" w:rsidP="00BF0730">
      <w:pPr>
        <w:rPr>
          <w:rtl/>
        </w:rPr>
      </w:pPr>
      <w:r>
        <w:rPr>
          <w:rFonts w:cs="Times New Roman"/>
          <w:rtl/>
        </w:rPr>
        <w:t>"התכוונתי – איזה אתה יודע פחות טוב."</w:t>
      </w:r>
    </w:p>
    <w:p w14:paraId="2FCDC8F8" w14:textId="4A3DBF11" w:rsidR="004627AB" w:rsidRDefault="00BF0730" w:rsidP="00BF0730">
      <w:pPr>
        <w:rPr>
          <w:rtl/>
        </w:rPr>
      </w:pPr>
      <w:r>
        <w:rPr>
          <w:rFonts w:cs="Times New Roman"/>
          <w:rtl/>
        </w:rPr>
        <w:t xml:space="preserve">"שניהם באותה רמה, בערך." </w:t>
      </w:r>
      <w:r w:rsidR="00051A13">
        <w:rPr>
          <w:rFonts w:cs="Times New Roman" w:hint="cs"/>
          <w:rtl/>
        </w:rPr>
        <w:t>[</w:t>
      </w:r>
      <w:r>
        <w:rPr>
          <w:rFonts w:cs="Times New Roman"/>
          <w:rtl/>
        </w:rPr>
        <w:t>אלכס התיישב על השיש ולגם מבקבוק הבירה שלו.</w:t>
      </w:r>
      <w:r w:rsidR="004627AB" w:rsidRPr="00CD067C">
        <w:rPr>
          <w:rFonts w:hint="cs"/>
          <w:rtl/>
        </w:rPr>
        <w:t xml:space="preserve"> האם גם בארקדי היה משהו מן הסכינאות, משהו שגרם לאלכס לבחור בו מעל לכל דבר אחר?</w:t>
      </w:r>
      <w:r w:rsidR="0063272E">
        <w:rPr>
          <w:rFonts w:hint="cs"/>
          <w:rtl/>
        </w:rPr>
        <w:t>]</w:t>
      </w:r>
    </w:p>
    <w:p w14:paraId="04A3A831" w14:textId="55E1AD2B" w:rsidR="00FD6250" w:rsidRDefault="00FD6250" w:rsidP="00BA54F6">
      <w:pPr>
        <w:rPr>
          <w:rtl/>
        </w:rPr>
      </w:pPr>
      <w:r>
        <w:rPr>
          <w:rFonts w:hint="cs"/>
          <w:rtl/>
        </w:rPr>
        <w:t>"</w:t>
      </w:r>
      <w:r w:rsidR="00BA54F6">
        <w:rPr>
          <w:rFonts w:hint="cs"/>
          <w:rtl/>
        </w:rPr>
        <w:t>אני יודע</w:t>
      </w:r>
      <w:r>
        <w:rPr>
          <w:rFonts w:hint="cs"/>
          <w:rtl/>
        </w:rPr>
        <w:t xml:space="preserve"> </w:t>
      </w:r>
      <w:r w:rsidR="00BA54F6">
        <w:rPr>
          <w:rFonts w:hint="cs"/>
          <w:rtl/>
        </w:rPr>
        <w:t>ש</w:t>
      </w:r>
      <w:r w:rsidR="00991CFF">
        <w:rPr>
          <w:rFonts w:hint="cs"/>
          <w:rtl/>
        </w:rPr>
        <w:t xml:space="preserve">קשה </w:t>
      </w:r>
      <w:r>
        <w:rPr>
          <w:rFonts w:hint="cs"/>
          <w:rtl/>
        </w:rPr>
        <w:t xml:space="preserve">ללמוד </w:t>
      </w:r>
      <w:r w:rsidR="00991CFF">
        <w:rPr>
          <w:rFonts w:hint="cs"/>
          <w:rtl/>
        </w:rPr>
        <w:t>את שפת המקרא,</w:t>
      </w:r>
      <w:r>
        <w:rPr>
          <w:rFonts w:hint="cs"/>
          <w:rtl/>
        </w:rPr>
        <w:t xml:space="preserve"> אבל זה גם מחשל."</w:t>
      </w:r>
    </w:p>
    <w:p w14:paraId="590FA1A0" w14:textId="736D327C" w:rsidR="00051A13" w:rsidRPr="00C93EFE" w:rsidRDefault="00FD6250" w:rsidP="00051A13">
      <w:pPr>
        <w:rPr>
          <w:rtl/>
        </w:rPr>
      </w:pPr>
      <w:r>
        <w:rPr>
          <w:rFonts w:hint="cs"/>
          <w:rtl/>
        </w:rPr>
        <w:t>"</w:t>
      </w:r>
      <w:r w:rsidR="00991CFF">
        <w:rPr>
          <w:rFonts w:hint="cs"/>
          <w:rtl/>
        </w:rPr>
        <w:t>ברור</w:t>
      </w:r>
      <w:r>
        <w:rPr>
          <w:rFonts w:hint="cs"/>
          <w:rtl/>
        </w:rPr>
        <w:t>, אני כל הזמן נכשל בשפה הזאת."</w:t>
      </w:r>
      <w:r w:rsidR="00051A13">
        <w:rPr>
          <w:rFonts w:hint="cs"/>
          <w:rtl/>
        </w:rPr>
        <w:t xml:space="preserve"> </w:t>
      </w:r>
      <w:r w:rsidR="00051A13" w:rsidRPr="00051A13">
        <w:rPr>
          <w:rFonts w:cs="Times New Roman"/>
          <w:rtl/>
        </w:rPr>
        <w:t xml:space="preserve">הוא </w:t>
      </w:r>
      <w:r w:rsidR="00BF0730" w:rsidRPr="00BF0730">
        <w:rPr>
          <w:rFonts w:cs="Times New Roman"/>
          <w:rtl/>
        </w:rPr>
        <w:t>שלף את הפרוסות שקפצו מהטוסטר</w:t>
      </w:r>
      <w:r w:rsidR="00051A13">
        <w:rPr>
          <w:rFonts w:cs="Times New Roman" w:hint="cs"/>
          <w:rtl/>
        </w:rPr>
        <w:t>.</w:t>
      </w:r>
      <w:r w:rsidR="00BF0730" w:rsidRPr="00BF0730">
        <w:rPr>
          <w:rFonts w:cs="Times New Roman"/>
          <w:rtl/>
        </w:rPr>
        <w:t xml:space="preserve"> זיעתן הלוהטת נידפה על אצבעותיו והתעבתה עליהן</w:t>
      </w:r>
      <w:r w:rsidR="00917A5A">
        <w:rPr>
          <w:rFonts w:cs="Times New Roman" w:hint="cs"/>
          <w:rtl/>
        </w:rPr>
        <w:t xml:space="preserve"> ב</w:t>
      </w:r>
      <w:r w:rsidR="00BF0730" w:rsidRPr="00BF0730">
        <w:rPr>
          <w:rFonts w:cs="Times New Roman"/>
          <w:rtl/>
        </w:rPr>
        <w:t>טיפות זעירות.</w:t>
      </w:r>
      <w:r w:rsidR="00C768F0">
        <w:rPr>
          <w:rFonts w:hint="cs"/>
          <w:rtl/>
        </w:rPr>
        <w:t xml:space="preserve"> </w:t>
      </w:r>
      <w:r w:rsidR="002A1396">
        <w:rPr>
          <w:rFonts w:hint="cs"/>
          <w:rtl/>
        </w:rPr>
        <w:t>[כאן לכתוב מ</w:t>
      </w:r>
      <w:r w:rsidR="002A1396" w:rsidRPr="00C93EFE">
        <w:rPr>
          <w:rFonts w:hint="cs"/>
          <w:rtl/>
        </w:rPr>
        <w:t>שהו על עברית מקראית]</w:t>
      </w:r>
      <w:r w:rsidR="00051A13" w:rsidRPr="00C93EFE">
        <w:rPr>
          <w:rFonts w:hint="cs"/>
          <w:rtl/>
        </w:rPr>
        <w:t xml:space="preserve"> </w:t>
      </w:r>
      <w:r w:rsidR="00513366" w:rsidRPr="00C93EFE">
        <w:rPr>
          <w:rFonts w:hint="cs"/>
          <w:rtl/>
        </w:rPr>
        <w:t xml:space="preserve">על כל פרוסה </w:t>
      </w:r>
      <w:r w:rsidR="00412BA9" w:rsidRPr="00C93EFE">
        <w:rPr>
          <w:rFonts w:hint="cs"/>
          <w:rtl/>
        </w:rPr>
        <w:t xml:space="preserve">הוא </w:t>
      </w:r>
      <w:r w:rsidR="00513366" w:rsidRPr="00C93EFE">
        <w:rPr>
          <w:rFonts w:hint="eastAsia"/>
          <w:rtl/>
        </w:rPr>
        <w:t>הניח</w:t>
      </w:r>
      <w:r w:rsidR="00513366" w:rsidRPr="00C93EFE">
        <w:rPr>
          <w:rFonts w:hint="cs"/>
          <w:rtl/>
        </w:rPr>
        <w:t xml:space="preserve"> חריץ חמאה </w:t>
      </w:r>
      <w:r w:rsidR="00B93BDC" w:rsidRPr="00C93EFE">
        <w:rPr>
          <w:rFonts w:hint="cs"/>
          <w:rtl/>
        </w:rPr>
        <w:t>ו</w:t>
      </w:r>
      <w:r w:rsidR="00513366" w:rsidRPr="00C93EFE">
        <w:rPr>
          <w:rFonts w:hint="cs"/>
          <w:rtl/>
        </w:rPr>
        <w:t>מרח ב</w:t>
      </w:r>
      <w:r w:rsidR="003E640C" w:rsidRPr="00C93EFE">
        <w:rPr>
          <w:rFonts w:hint="cs"/>
          <w:rtl/>
        </w:rPr>
        <w:t xml:space="preserve">תנועות </w:t>
      </w:r>
      <w:r w:rsidR="00513366" w:rsidRPr="00C93EFE">
        <w:rPr>
          <w:rFonts w:hint="cs"/>
          <w:rtl/>
        </w:rPr>
        <w:t>מיומנות</w:t>
      </w:r>
      <w:r w:rsidR="003E640C" w:rsidRPr="00C93EFE">
        <w:rPr>
          <w:rFonts w:hint="cs"/>
          <w:rtl/>
        </w:rPr>
        <w:t>,</w:t>
      </w:r>
      <w:r w:rsidR="00B93BDC" w:rsidRPr="00C93EFE">
        <w:rPr>
          <w:rFonts w:hint="cs"/>
          <w:rtl/>
        </w:rPr>
        <w:t xml:space="preserve"> </w:t>
      </w:r>
      <w:r w:rsidR="00051A13" w:rsidRPr="00C93EFE">
        <w:rPr>
          <w:rFonts w:hint="cs"/>
          <w:rtl/>
        </w:rPr>
        <w:t>ו</w:t>
      </w:r>
      <w:r w:rsidR="003E640C" w:rsidRPr="00C93EFE">
        <w:rPr>
          <w:rFonts w:cs="Times New Roman"/>
          <w:rtl/>
        </w:rPr>
        <w:t>כשלהב הסכין התגרד על גבי הטוסט הפריך</w:t>
      </w:r>
      <w:r w:rsidR="00051A13" w:rsidRPr="00C93EFE">
        <w:rPr>
          <w:rFonts w:cs="Times New Roman"/>
          <w:rtl/>
        </w:rPr>
        <w:t xml:space="preserve"> אלכס נשך רכות את שפתו התחתונה</w:t>
      </w:r>
      <w:r w:rsidR="00E07CA2" w:rsidRPr="00C93EFE">
        <w:rPr>
          <w:rFonts w:hint="cs"/>
          <w:rtl/>
        </w:rPr>
        <w:t>.</w:t>
      </w:r>
      <w:r w:rsidR="00B164DD" w:rsidRPr="00C93EFE">
        <w:rPr>
          <w:rFonts w:hint="cs"/>
          <w:rtl/>
        </w:rPr>
        <w:t xml:space="preserve"> </w:t>
      </w:r>
    </w:p>
    <w:p w14:paraId="38D64FFE" w14:textId="1C191390" w:rsidR="00E65BA5" w:rsidRDefault="00051A13" w:rsidP="00051A13">
      <w:pPr>
        <w:rPr>
          <w:rtl/>
        </w:rPr>
      </w:pPr>
      <w:r w:rsidRPr="00C93EFE">
        <w:rPr>
          <w:rFonts w:cs="Times New Roman" w:hint="cs"/>
          <w:rtl/>
        </w:rPr>
        <w:t>מ</w:t>
      </w:r>
      <w:r w:rsidR="003E640C" w:rsidRPr="00C93EFE">
        <w:rPr>
          <w:rFonts w:cs="Times New Roman"/>
          <w:rtl/>
        </w:rPr>
        <w:t>שנשלמה מלאכת המריחה לשביעות רצונו, ה</w:t>
      </w:r>
      <w:r w:rsidR="00C93EFE">
        <w:rPr>
          <w:rFonts w:cs="Times New Roman" w:hint="cs"/>
          <w:rtl/>
        </w:rPr>
        <w:t>וסיף</w:t>
      </w:r>
      <w:r w:rsidR="003E640C" w:rsidRPr="00C93EFE">
        <w:rPr>
          <w:rFonts w:cs="Times New Roman"/>
          <w:rtl/>
        </w:rPr>
        <w:t xml:space="preserve"> </w:t>
      </w:r>
      <w:r w:rsidR="00B164DD" w:rsidRPr="00C93EFE">
        <w:rPr>
          <w:rFonts w:hint="cs"/>
          <w:rtl/>
        </w:rPr>
        <w:t xml:space="preserve">מעל כל פרוסה </w:t>
      </w:r>
      <w:r w:rsidR="00410076" w:rsidRPr="00C93EFE">
        <w:rPr>
          <w:rFonts w:hint="cs"/>
          <w:rtl/>
        </w:rPr>
        <w:t xml:space="preserve">סרדין </w:t>
      </w:r>
      <w:r w:rsidR="0024163C" w:rsidRPr="00C93EFE">
        <w:rPr>
          <w:rFonts w:hint="cs"/>
          <w:rtl/>
        </w:rPr>
        <w:t xml:space="preserve">ששלה </w:t>
      </w:r>
      <w:r w:rsidR="00410076" w:rsidRPr="00C93EFE">
        <w:rPr>
          <w:rFonts w:hint="cs"/>
          <w:rtl/>
        </w:rPr>
        <w:t>מקופסת שימורים קטנה</w:t>
      </w:r>
      <w:r w:rsidR="00513366" w:rsidRPr="00C93EFE">
        <w:rPr>
          <w:rFonts w:hint="cs"/>
          <w:rtl/>
        </w:rPr>
        <w:t>, בצע אותו לא</w:t>
      </w:r>
      <w:r w:rsidR="004F389B" w:rsidRPr="00C93EFE">
        <w:rPr>
          <w:rFonts w:hint="cs"/>
          <w:rtl/>
        </w:rPr>
        <w:t>ו</w:t>
      </w:r>
      <w:r w:rsidR="00513366" w:rsidRPr="00C93EFE">
        <w:rPr>
          <w:rFonts w:hint="cs"/>
          <w:rtl/>
        </w:rPr>
        <w:t>רכו בעזרת אותה סכין משומנת ושיטח אות</w:t>
      </w:r>
      <w:r w:rsidR="00513366">
        <w:rPr>
          <w:rFonts w:hint="cs"/>
          <w:rtl/>
        </w:rPr>
        <w:t>ו קלות על מצע החמא</w:t>
      </w:r>
      <w:r>
        <w:rPr>
          <w:rFonts w:hint="cs"/>
          <w:rtl/>
        </w:rPr>
        <w:t>ה</w:t>
      </w:r>
      <w:r w:rsidR="00513366">
        <w:rPr>
          <w:rFonts w:hint="cs"/>
          <w:rtl/>
        </w:rPr>
        <w:t xml:space="preserve">, הצהבהב, </w:t>
      </w:r>
      <w:r w:rsidR="00917A5A">
        <w:rPr>
          <w:rFonts w:hint="cs"/>
          <w:rtl/>
        </w:rPr>
        <w:t>ו</w:t>
      </w:r>
      <w:r w:rsidR="00513366">
        <w:rPr>
          <w:rFonts w:hint="cs"/>
          <w:rtl/>
        </w:rPr>
        <w:t>בשרו המלוח, הדל</w:t>
      </w:r>
      <w:r w:rsidR="002B2FC4">
        <w:rPr>
          <w:rFonts w:hint="cs"/>
          <w:rtl/>
        </w:rPr>
        <w:t>,</w:t>
      </w:r>
      <w:r w:rsidR="00513366">
        <w:rPr>
          <w:rFonts w:hint="cs"/>
          <w:rtl/>
        </w:rPr>
        <w:t xml:space="preserve"> ספג מעט מחום הטוסט</w:t>
      </w:r>
      <w:r w:rsidR="00410076">
        <w:rPr>
          <w:rFonts w:hint="cs"/>
          <w:rtl/>
        </w:rPr>
        <w:t xml:space="preserve">. </w:t>
      </w:r>
      <w:r w:rsidR="0024163C" w:rsidRPr="00C93EFE">
        <w:rPr>
          <w:rFonts w:hint="cs"/>
          <w:color w:val="A6A6A6" w:themeColor="background1" w:themeShade="A6"/>
          <w:rtl/>
        </w:rPr>
        <w:lastRenderedPageBreak/>
        <w:t>[</w:t>
      </w:r>
      <w:r w:rsidR="00410076" w:rsidRPr="00C93EFE">
        <w:rPr>
          <w:rFonts w:hint="cs"/>
          <w:color w:val="A6A6A6" w:themeColor="background1" w:themeShade="A6"/>
          <w:rtl/>
        </w:rPr>
        <w:t xml:space="preserve">את הסרדין השלישי, </w:t>
      </w:r>
      <w:r w:rsidR="00B164DD" w:rsidRPr="00C93EFE">
        <w:rPr>
          <w:rFonts w:hint="cs"/>
          <w:color w:val="A6A6A6" w:themeColor="background1" w:themeShade="A6"/>
          <w:rtl/>
        </w:rPr>
        <w:t xml:space="preserve">שמנמן </w:t>
      </w:r>
      <w:r w:rsidR="00410076" w:rsidRPr="00C93EFE">
        <w:rPr>
          <w:rFonts w:hint="cs"/>
          <w:color w:val="A6A6A6" w:themeColor="background1" w:themeShade="A6"/>
          <w:rtl/>
        </w:rPr>
        <w:t>שתפס מחצית ויותר מ</w:t>
      </w:r>
      <w:r w:rsidR="00B164DD" w:rsidRPr="00C93EFE">
        <w:rPr>
          <w:rFonts w:hint="cs"/>
          <w:color w:val="A6A6A6" w:themeColor="background1" w:themeShade="A6"/>
          <w:rtl/>
        </w:rPr>
        <w:t>נפח הקופסה</w:t>
      </w:r>
      <w:r w:rsidR="00513366" w:rsidRPr="00C93EFE">
        <w:rPr>
          <w:rFonts w:hint="cs"/>
          <w:color w:val="A6A6A6" w:themeColor="background1" w:themeShade="A6"/>
          <w:rtl/>
        </w:rPr>
        <w:t xml:space="preserve"> הוא זרק </w:t>
      </w:r>
      <w:r w:rsidR="00E825FB" w:rsidRPr="00C93EFE">
        <w:rPr>
          <w:rFonts w:hint="cs"/>
          <w:color w:val="A6A6A6" w:themeColor="background1" w:themeShade="A6"/>
          <w:rtl/>
        </w:rPr>
        <w:t xml:space="preserve">לפח </w:t>
      </w:r>
      <w:r w:rsidR="00513366" w:rsidRPr="00C93EFE">
        <w:rPr>
          <w:rFonts w:hint="cs"/>
          <w:color w:val="A6A6A6" w:themeColor="background1" w:themeShade="A6"/>
          <w:rtl/>
        </w:rPr>
        <w:t>לפני שארקדי הספיק להציע ל</w:t>
      </w:r>
      <w:r w:rsidR="00E825FB" w:rsidRPr="00C93EFE">
        <w:rPr>
          <w:rFonts w:hint="cs"/>
          <w:color w:val="A6A6A6" w:themeColor="background1" w:themeShade="A6"/>
          <w:rtl/>
        </w:rPr>
        <w:t>אפסנו</w:t>
      </w:r>
      <w:r w:rsidR="00513366" w:rsidRPr="00C93EFE">
        <w:rPr>
          <w:rFonts w:hint="cs"/>
          <w:color w:val="A6A6A6" w:themeColor="background1" w:themeShade="A6"/>
          <w:rtl/>
        </w:rPr>
        <w:t xml:space="preserve"> במקרר</w:t>
      </w:r>
      <w:r w:rsidR="00B164DD" w:rsidRPr="00C93EFE">
        <w:rPr>
          <w:rFonts w:hint="cs"/>
          <w:color w:val="A6A6A6" w:themeColor="background1" w:themeShade="A6"/>
          <w:rtl/>
        </w:rPr>
        <w:t>.</w:t>
      </w:r>
      <w:r w:rsidR="0024163C" w:rsidRPr="00C93EFE">
        <w:rPr>
          <w:rFonts w:hint="cs"/>
          <w:color w:val="A6A6A6" w:themeColor="background1" w:themeShade="A6"/>
          <w:rtl/>
        </w:rPr>
        <w:t>]</w:t>
      </w:r>
      <w:r w:rsidR="00B164DD" w:rsidRPr="00C93EFE">
        <w:rPr>
          <w:rFonts w:hint="cs"/>
          <w:color w:val="A6A6A6" w:themeColor="background1" w:themeShade="A6"/>
          <w:rtl/>
        </w:rPr>
        <w:t xml:space="preserve"> </w:t>
      </w:r>
      <w:r w:rsidR="003E640C" w:rsidRPr="003E640C">
        <w:rPr>
          <w:rFonts w:cs="Times New Roman"/>
          <w:rtl/>
        </w:rPr>
        <w:t>אלכס</w:t>
      </w:r>
      <w:r w:rsidR="00513366">
        <w:rPr>
          <w:rFonts w:hint="cs"/>
          <w:rtl/>
        </w:rPr>
        <w:t xml:space="preserve"> לקח לעצמו א</w:t>
      </w:r>
      <w:r w:rsidR="00B164DD">
        <w:rPr>
          <w:rFonts w:hint="cs"/>
          <w:rtl/>
        </w:rPr>
        <w:t>ת הטוסט ה</w:t>
      </w:r>
      <w:r w:rsidR="00513366">
        <w:rPr>
          <w:rFonts w:hint="cs"/>
          <w:rtl/>
        </w:rPr>
        <w:t>סדוק ואת השני</w:t>
      </w:r>
      <w:r w:rsidR="00423ECE">
        <w:rPr>
          <w:rFonts w:hint="cs"/>
          <w:rtl/>
        </w:rPr>
        <w:t>, המושלם</w:t>
      </w:r>
      <w:r w:rsidR="0024163C">
        <w:rPr>
          <w:rFonts w:hint="cs"/>
          <w:rtl/>
        </w:rPr>
        <w:t>,</w:t>
      </w:r>
      <w:r w:rsidR="00513366">
        <w:rPr>
          <w:rFonts w:hint="cs"/>
          <w:rtl/>
        </w:rPr>
        <w:t xml:space="preserve"> </w:t>
      </w:r>
      <w:r w:rsidR="00423ECE">
        <w:rPr>
          <w:rFonts w:hint="cs"/>
          <w:rtl/>
        </w:rPr>
        <w:t xml:space="preserve">החליק </w:t>
      </w:r>
      <w:r w:rsidR="001B399B">
        <w:rPr>
          <w:rFonts w:hint="cs"/>
          <w:rtl/>
        </w:rPr>
        <w:t xml:space="preserve">בצלחתו </w:t>
      </w:r>
      <w:r w:rsidR="00423ECE">
        <w:rPr>
          <w:rFonts w:hint="cs"/>
          <w:rtl/>
        </w:rPr>
        <w:t>על השולחן לכיוונו של ארקדי</w:t>
      </w:r>
      <w:r w:rsidR="00B164DD">
        <w:rPr>
          <w:rFonts w:hint="cs"/>
          <w:rtl/>
        </w:rPr>
        <w:t>.</w:t>
      </w:r>
      <w:r w:rsidR="00423ECE">
        <w:rPr>
          <w:rFonts w:hint="cs"/>
          <w:rtl/>
        </w:rPr>
        <w:t xml:space="preserve"> </w:t>
      </w:r>
    </w:p>
    <w:p w14:paraId="10C7A522" w14:textId="4BDE6208" w:rsidR="00586F54" w:rsidRDefault="00586F54" w:rsidP="00AE41BD">
      <w:pPr>
        <w:rPr>
          <w:rtl/>
        </w:rPr>
      </w:pPr>
      <w:r>
        <w:rPr>
          <w:rFonts w:hint="cs"/>
          <w:rtl/>
        </w:rPr>
        <w:t xml:space="preserve">וארקדי המגודל הזה, שהיה בררן ומעודן בנושאי </w:t>
      </w:r>
      <w:r w:rsidR="00051A13">
        <w:rPr>
          <w:rFonts w:hint="cs"/>
          <w:rtl/>
        </w:rPr>
        <w:t>בישול</w:t>
      </w:r>
      <w:r>
        <w:rPr>
          <w:rFonts w:hint="cs"/>
          <w:rtl/>
        </w:rPr>
        <w:t xml:space="preserve"> ו</w:t>
      </w:r>
      <w:r w:rsidR="002B2FC4">
        <w:rPr>
          <w:rFonts w:hint="cs"/>
          <w:rtl/>
        </w:rPr>
        <w:t>העביר את אימו החורגת</w:t>
      </w:r>
      <w:r>
        <w:rPr>
          <w:rFonts w:hint="cs"/>
          <w:rtl/>
        </w:rPr>
        <w:t xml:space="preserve"> מדורי גיה</w:t>
      </w:r>
      <w:r w:rsidR="004F389B">
        <w:rPr>
          <w:rFonts w:hint="cs"/>
          <w:rtl/>
        </w:rPr>
        <w:t>י</w:t>
      </w:r>
      <w:r>
        <w:rPr>
          <w:rFonts w:hint="cs"/>
          <w:rtl/>
        </w:rPr>
        <w:t>נום של קילוף וחיתוך וכתישה עד ש</w:t>
      </w:r>
      <w:r w:rsidR="00AE41BD">
        <w:rPr>
          <w:rFonts w:hint="cs"/>
          <w:rtl/>
        </w:rPr>
        <w:t>למדה</w:t>
      </w:r>
      <w:r>
        <w:rPr>
          <w:rFonts w:hint="cs"/>
          <w:rtl/>
        </w:rPr>
        <w:t xml:space="preserve"> את האיזונים ה</w:t>
      </w:r>
      <w:r w:rsidR="00B833EF">
        <w:rPr>
          <w:rFonts w:hint="cs"/>
          <w:rtl/>
        </w:rPr>
        <w:t>מדויק</w:t>
      </w:r>
      <w:r>
        <w:rPr>
          <w:rFonts w:hint="cs"/>
          <w:rtl/>
        </w:rPr>
        <w:t>ים של טיגון ותיבול ו</w:t>
      </w:r>
      <w:r w:rsidR="00DF00DC">
        <w:rPr>
          <w:rFonts w:hint="cs"/>
          <w:rtl/>
        </w:rPr>
        <w:t>לישה</w:t>
      </w:r>
      <w:r w:rsidR="002B2FC4">
        <w:rPr>
          <w:rFonts w:hint="cs"/>
          <w:rtl/>
        </w:rPr>
        <w:t xml:space="preserve"> </w:t>
      </w:r>
      <w:r w:rsidR="002B2FC4" w:rsidRPr="002B2FC4">
        <w:rPr>
          <w:rFonts w:cs="Times New Roman"/>
          <w:rtl/>
        </w:rPr>
        <w:t xml:space="preserve">– </w:t>
      </w:r>
      <w:r w:rsidRPr="004F389B">
        <w:rPr>
          <w:rFonts w:hint="cs"/>
          <w:color w:val="A6A6A6" w:themeColor="background1" w:themeShade="A6"/>
          <w:rtl/>
        </w:rPr>
        <w:t>[משהו שמתחרז עם קציצה</w:t>
      </w:r>
      <w:r w:rsidR="002C61FA" w:rsidRPr="004F389B">
        <w:rPr>
          <w:rFonts w:hint="cs"/>
          <w:color w:val="A6A6A6" w:themeColor="background1" w:themeShade="A6"/>
          <w:rtl/>
        </w:rPr>
        <w:t xml:space="preserve"> אפייה השחמה הרתחה חליטה הקצפה שליקה שפיתה</w:t>
      </w:r>
      <w:r w:rsidR="00DF00DC" w:rsidRPr="004F389B">
        <w:rPr>
          <w:rFonts w:hint="cs"/>
          <w:color w:val="A6A6A6" w:themeColor="background1" w:themeShade="A6"/>
          <w:rtl/>
        </w:rPr>
        <w:t>, תלישה</w:t>
      </w:r>
      <w:r w:rsidR="005B4D83" w:rsidRPr="004F389B">
        <w:rPr>
          <w:rFonts w:hint="cs"/>
          <w:color w:val="A6A6A6" w:themeColor="background1" w:themeShade="A6"/>
          <w:rtl/>
        </w:rPr>
        <w:t xml:space="preserve"> </w:t>
      </w:r>
      <w:r w:rsidR="00DF00DC" w:rsidRPr="004F389B">
        <w:rPr>
          <w:color w:val="A6A6A6" w:themeColor="background1" w:themeShade="A6"/>
          <w:rtl/>
        </w:rPr>
        <w:t>–</w:t>
      </w:r>
      <w:r w:rsidR="00DF00DC" w:rsidRPr="004F389B">
        <w:rPr>
          <w:rFonts w:hint="cs"/>
          <w:color w:val="A6A6A6" w:themeColor="background1" w:themeShade="A6"/>
          <w:rtl/>
        </w:rPr>
        <w:t xml:space="preserve"> </w:t>
      </w:r>
      <w:r w:rsidR="001D2FEB" w:rsidRPr="004F389B">
        <w:rPr>
          <w:rFonts w:hint="cs"/>
          <w:color w:val="A6A6A6" w:themeColor="background1" w:themeShade="A6"/>
          <w:rtl/>
        </w:rPr>
        <w:t xml:space="preserve">ארקדי לא התכוון לאכול מאכל כה מוזר ובכלל אימו החורגת </w:t>
      </w:r>
      <w:r w:rsidR="001C5A04" w:rsidRPr="004F389B">
        <w:rPr>
          <w:rFonts w:hint="cs"/>
          <w:color w:val="A6A6A6" w:themeColor="background1" w:themeShade="A6"/>
          <w:rtl/>
        </w:rPr>
        <w:t>הייתה</w:t>
      </w:r>
      <w:r w:rsidR="001D2FEB" w:rsidRPr="004F389B">
        <w:rPr>
          <w:rFonts w:hint="cs"/>
          <w:color w:val="A6A6A6" w:themeColor="background1" w:themeShade="A6"/>
          <w:rtl/>
        </w:rPr>
        <w:t xml:space="preserve"> מבשלת לו ארוחות ערב לתפארת, אבל הטוסט </w:t>
      </w:r>
      <w:r w:rsidR="0024163C" w:rsidRPr="004F389B">
        <w:rPr>
          <w:rFonts w:hint="cs"/>
          <w:color w:val="A6A6A6" w:themeColor="background1" w:themeShade="A6"/>
          <w:rtl/>
        </w:rPr>
        <w:t xml:space="preserve">שנידף את זיעתו הלוהטת על </w:t>
      </w:r>
      <w:r w:rsidR="001D2FEB" w:rsidRPr="004F389B">
        <w:rPr>
          <w:rFonts w:hint="cs"/>
          <w:color w:val="A6A6A6" w:themeColor="background1" w:themeShade="A6"/>
          <w:rtl/>
        </w:rPr>
        <w:t>האצבעות</w:t>
      </w:r>
      <w:r w:rsidR="0024163C" w:rsidRPr="004F389B">
        <w:rPr>
          <w:rFonts w:hint="cs"/>
          <w:color w:val="A6A6A6" w:themeColor="background1" w:themeShade="A6"/>
          <w:rtl/>
        </w:rPr>
        <w:t xml:space="preserve"> ששלפו אותו</w:t>
      </w:r>
      <w:r w:rsidR="001D2FEB" w:rsidRPr="004F389B">
        <w:rPr>
          <w:rFonts w:hint="cs"/>
          <w:color w:val="A6A6A6" w:themeColor="background1" w:themeShade="A6"/>
          <w:rtl/>
        </w:rPr>
        <w:t xml:space="preserve"> לו יכולתי לכתוב זאת טוב יותר </w:t>
      </w:r>
      <w:r w:rsidR="001D2FEB" w:rsidRPr="004F389B">
        <w:rPr>
          <w:color w:val="A6A6A6" w:themeColor="background1" w:themeShade="A6"/>
          <w:rtl/>
        </w:rPr>
        <w:t>–</w:t>
      </w:r>
      <w:r w:rsidR="001D2FEB" w:rsidRPr="004F389B">
        <w:rPr>
          <w:rFonts w:hint="cs"/>
          <w:color w:val="A6A6A6" w:themeColor="background1" w:themeShade="A6"/>
          <w:rtl/>
        </w:rPr>
        <w:t xml:space="preserve"> הייתי עושה זאת!!!</w:t>
      </w:r>
      <w:r w:rsidR="00AE41BD" w:rsidRPr="004F389B">
        <w:rPr>
          <w:rFonts w:hint="cs"/>
          <w:color w:val="A6A6A6" w:themeColor="background1" w:themeShade="A6"/>
          <w:rtl/>
        </w:rPr>
        <w:t xml:space="preserve"> והשפה </w:t>
      </w:r>
      <w:r w:rsidR="0024163C" w:rsidRPr="004F389B">
        <w:rPr>
          <w:rFonts w:hint="cs"/>
          <w:color w:val="A6A6A6" w:themeColor="background1" w:themeShade="A6"/>
          <w:rtl/>
        </w:rPr>
        <w:t>ש</w:t>
      </w:r>
      <w:r w:rsidR="001D2FEB" w:rsidRPr="004F389B">
        <w:rPr>
          <w:rFonts w:hint="cs"/>
          <w:color w:val="A6A6A6" w:themeColor="background1" w:themeShade="A6"/>
          <w:rtl/>
        </w:rPr>
        <w:t>ננשכה</w:t>
      </w:r>
      <w:r w:rsidR="001B399B" w:rsidRPr="004F389B">
        <w:rPr>
          <w:rFonts w:hint="cs"/>
          <w:color w:val="A6A6A6" w:themeColor="background1" w:themeShade="A6"/>
          <w:rtl/>
        </w:rPr>
        <w:t xml:space="preserve"> כשנמרח</w:t>
      </w:r>
      <w:r w:rsidR="001D2FEB" w:rsidRPr="004F389B">
        <w:rPr>
          <w:rFonts w:hint="cs"/>
          <w:color w:val="A6A6A6" w:themeColor="background1" w:themeShade="A6"/>
          <w:rtl/>
        </w:rPr>
        <w:t>,</w:t>
      </w:r>
      <w:r w:rsidR="002B2FC4" w:rsidRPr="004F389B">
        <w:rPr>
          <w:rFonts w:hint="cs"/>
          <w:color w:val="A6A6A6" w:themeColor="background1" w:themeShade="A6"/>
          <w:rtl/>
        </w:rPr>
        <w:t>]</w:t>
      </w:r>
      <w:r w:rsidR="001D2FEB">
        <w:rPr>
          <w:rFonts w:hint="cs"/>
          <w:rtl/>
        </w:rPr>
        <w:t xml:space="preserve"> </w:t>
      </w:r>
      <w:r>
        <w:rPr>
          <w:rFonts w:hint="cs"/>
          <w:rtl/>
        </w:rPr>
        <w:t xml:space="preserve">לא ניתן היה להאמין </w:t>
      </w:r>
      <w:r w:rsidR="00DF00DC">
        <w:rPr>
          <w:rFonts w:hint="cs"/>
          <w:rtl/>
        </w:rPr>
        <w:t>באיזו רעבתנות</w:t>
      </w:r>
      <w:r>
        <w:rPr>
          <w:rFonts w:hint="cs"/>
          <w:rtl/>
        </w:rPr>
        <w:t xml:space="preserve"> בלע את הטוסט, החמאה </w:t>
      </w:r>
      <w:r w:rsidR="00506BD8" w:rsidRPr="00506BD8">
        <w:rPr>
          <w:rFonts w:cs="Times New Roman"/>
          <w:rtl/>
        </w:rPr>
        <w:t>מתמוסמסת</w:t>
      </w:r>
      <w:r>
        <w:rPr>
          <w:rFonts w:hint="cs"/>
          <w:rtl/>
        </w:rPr>
        <w:t xml:space="preserve"> </w:t>
      </w:r>
      <w:r w:rsidR="0024163C">
        <w:rPr>
          <w:rFonts w:hint="cs"/>
          <w:rtl/>
        </w:rPr>
        <w:t>על</w:t>
      </w:r>
      <w:r>
        <w:rPr>
          <w:rFonts w:hint="cs"/>
          <w:rtl/>
        </w:rPr>
        <w:t xml:space="preserve"> לשונו, הסרדין ה</w:t>
      </w:r>
      <w:r w:rsidR="00DF00DC">
        <w:rPr>
          <w:rFonts w:hint="cs"/>
          <w:rtl/>
        </w:rPr>
        <w:t>פרוס</w:t>
      </w:r>
      <w:r>
        <w:rPr>
          <w:rFonts w:hint="cs"/>
          <w:rtl/>
        </w:rPr>
        <w:t xml:space="preserve"> פועם בין לחייו. </w:t>
      </w:r>
    </w:p>
    <w:p w14:paraId="336CE367" w14:textId="0CD6602D" w:rsidR="003E640C" w:rsidRDefault="00051A13" w:rsidP="002A1396">
      <w:pPr>
        <w:rPr>
          <w:rFonts w:cs="Times New Roman"/>
          <w:rtl/>
        </w:rPr>
      </w:pPr>
      <w:r w:rsidRPr="00051A13">
        <w:rPr>
          <w:rFonts w:cs="Times New Roman"/>
          <w:rtl/>
        </w:rPr>
        <w:t xml:space="preserve">אלכס התיישב על השיש ולגם מבקבוק הבירה שלו, ואולי בשל האפלוליות ששרתה במטבח </w:t>
      </w:r>
      <w:r w:rsidR="003E640C" w:rsidRPr="003E640C">
        <w:rPr>
          <w:rFonts w:cs="Times New Roman"/>
          <w:rtl/>
        </w:rPr>
        <w:t>נראה היה ל</w:t>
      </w:r>
      <w:r>
        <w:rPr>
          <w:rFonts w:cs="Times New Roman" w:hint="cs"/>
          <w:rtl/>
        </w:rPr>
        <w:t>ארקדי</w:t>
      </w:r>
      <w:r w:rsidR="003E640C" w:rsidRPr="003E640C">
        <w:rPr>
          <w:rFonts w:cs="Times New Roman"/>
          <w:rtl/>
        </w:rPr>
        <w:t xml:space="preserve"> כי </w:t>
      </w:r>
      <w:r w:rsidR="003B2198">
        <w:rPr>
          <w:rFonts w:cs="Times New Roman"/>
          <w:rtl/>
        </w:rPr>
        <w:t>שערו</w:t>
      </w:r>
      <w:r w:rsidR="003E640C" w:rsidRPr="003E640C">
        <w:rPr>
          <w:rFonts w:cs="Times New Roman"/>
          <w:rtl/>
        </w:rPr>
        <w:t xml:space="preserve"> של אלכס </w:t>
      </w:r>
      <w:r w:rsidR="00E3438C" w:rsidRPr="00E3438C">
        <w:rPr>
          <w:rFonts w:cs="Times New Roman"/>
          <w:rtl/>
        </w:rPr>
        <w:t>הזדהר</w:t>
      </w:r>
      <w:r w:rsidR="003E640C" w:rsidRPr="003E640C">
        <w:rPr>
          <w:rFonts w:cs="Times New Roman"/>
          <w:rtl/>
        </w:rPr>
        <w:t xml:space="preserve"> מתוך עצמו מאז איבד את הגוון הצהוב, הכבד של ילדותו. </w:t>
      </w:r>
      <w:r w:rsidRPr="00051A13">
        <w:rPr>
          <w:rFonts w:cs="Times New Roman"/>
          <w:rtl/>
        </w:rPr>
        <w:t xml:space="preserve">כך חשב, </w:t>
      </w:r>
      <w:r w:rsidR="003E640C" w:rsidRPr="003E640C">
        <w:rPr>
          <w:rFonts w:cs="Times New Roman"/>
          <w:rtl/>
        </w:rPr>
        <w:t xml:space="preserve">ובשר </w:t>
      </w:r>
      <w:r w:rsidR="004F389B">
        <w:rPr>
          <w:rFonts w:cs="Times New Roman" w:hint="cs"/>
          <w:rtl/>
        </w:rPr>
        <w:t xml:space="preserve">הדג </w:t>
      </w:r>
      <w:r w:rsidR="003E640C" w:rsidRPr="003E640C">
        <w:rPr>
          <w:rFonts w:cs="Times New Roman"/>
          <w:rtl/>
        </w:rPr>
        <w:t>החמים חלף במורד גרונו</w:t>
      </w:r>
      <w:r w:rsidR="004F389B">
        <w:rPr>
          <w:rFonts w:cs="Times New Roman" w:hint="cs"/>
          <w:rtl/>
        </w:rPr>
        <w:t>,</w:t>
      </w:r>
      <w:r w:rsidR="003E640C" w:rsidRPr="003E640C">
        <w:rPr>
          <w:rFonts w:cs="Times New Roman"/>
          <w:rtl/>
        </w:rPr>
        <w:t xml:space="preserve"> צורב במתיקותו הצחיחה.</w:t>
      </w:r>
    </w:p>
    <w:p w14:paraId="5616C55E" w14:textId="047D0AA4" w:rsidR="00C26D8D" w:rsidRDefault="00C26D8D" w:rsidP="002A1396">
      <w:pPr>
        <w:rPr>
          <w:rtl/>
        </w:rPr>
      </w:pPr>
      <w:r>
        <w:rPr>
          <w:rFonts w:hint="cs"/>
          <w:rtl/>
        </w:rPr>
        <w:t xml:space="preserve">"למה אתה לא שותה </w:t>
      </w:r>
      <w:r w:rsidR="00051A13">
        <w:rPr>
          <w:rFonts w:hint="cs"/>
          <w:rtl/>
        </w:rPr>
        <w:t xml:space="preserve">את </w:t>
      </w:r>
      <w:r>
        <w:rPr>
          <w:rFonts w:hint="cs"/>
          <w:rtl/>
        </w:rPr>
        <w:t>הבירה, ארקדי?"</w:t>
      </w:r>
      <w:r w:rsidR="003C6F60">
        <w:rPr>
          <w:rFonts w:hint="cs"/>
          <w:rtl/>
        </w:rPr>
        <w:t xml:space="preserve"> </w:t>
      </w:r>
      <w:r w:rsidR="00FF5E12">
        <w:rPr>
          <w:rFonts w:hint="cs"/>
          <w:rtl/>
        </w:rPr>
        <w:t>[</w:t>
      </w:r>
      <w:r w:rsidR="003C6F60">
        <w:rPr>
          <w:rFonts w:hint="cs"/>
          <w:rtl/>
        </w:rPr>
        <w:t>הוא שאל 'בדיוק'</w:t>
      </w:r>
      <w:r w:rsidR="002A1396">
        <w:rPr>
          <w:rFonts w:hint="cs"/>
          <w:rtl/>
        </w:rPr>
        <w:t xml:space="preserve"> / ברגע</w:t>
      </w:r>
      <w:r w:rsidR="003C6F60">
        <w:rPr>
          <w:rFonts w:hint="cs"/>
          <w:rtl/>
        </w:rPr>
        <w:t xml:space="preserve"> שארקדי חש כי מיצה את ו"ו ההיפוך ו-ה"א השאלה והיה מוכן לצלול לתוך מילות שיעבוד.</w:t>
      </w:r>
      <w:r w:rsidR="00FF5E12">
        <w:rPr>
          <w:rFonts w:hint="cs"/>
          <w:rtl/>
        </w:rPr>
        <w:t>]</w:t>
      </w:r>
    </w:p>
    <w:p w14:paraId="429E93F2" w14:textId="46D47E3A" w:rsidR="00C26D8D" w:rsidRDefault="00FF5E12" w:rsidP="00AE41BD">
      <w:pPr>
        <w:rPr>
          <w:rtl/>
        </w:rPr>
      </w:pPr>
      <w:r>
        <w:rPr>
          <w:rFonts w:hint="cs"/>
          <w:rtl/>
        </w:rPr>
        <w:t>"</w:t>
      </w:r>
      <w:r w:rsidR="002B2FC4">
        <w:rPr>
          <w:rFonts w:hint="cs"/>
          <w:rtl/>
        </w:rPr>
        <w:t xml:space="preserve">אולי </w:t>
      </w:r>
      <w:r>
        <w:rPr>
          <w:rFonts w:hint="cs"/>
          <w:rtl/>
        </w:rPr>
        <w:t>כי נתת לי</w:t>
      </w:r>
      <w:r w:rsidR="002B0DBF">
        <w:rPr>
          <w:rFonts w:hint="cs"/>
          <w:rtl/>
        </w:rPr>
        <w:t xml:space="preserve"> </w:t>
      </w:r>
      <w:r w:rsidR="00C26D8D">
        <w:rPr>
          <w:rFonts w:hint="cs"/>
          <w:rtl/>
        </w:rPr>
        <w:t>בקבוק סגור אולי?"</w:t>
      </w:r>
    </w:p>
    <w:p w14:paraId="589E7ADD" w14:textId="60FB582D" w:rsidR="00C26D8D" w:rsidRDefault="00C26D8D" w:rsidP="00250000">
      <w:pPr>
        <w:rPr>
          <w:rtl/>
        </w:rPr>
      </w:pPr>
      <w:r>
        <w:rPr>
          <w:rFonts w:hint="cs"/>
          <w:rtl/>
        </w:rPr>
        <w:t>"אתה בקלות יכול לפתוח</w:t>
      </w:r>
      <w:r w:rsidR="00241D0A">
        <w:rPr>
          <w:rFonts w:hint="cs"/>
          <w:rtl/>
        </w:rPr>
        <w:t xml:space="preserve"> </w:t>
      </w:r>
      <w:r>
        <w:rPr>
          <w:rFonts w:hint="cs"/>
          <w:rtl/>
        </w:rPr>
        <w:t>ביד."</w:t>
      </w:r>
    </w:p>
    <w:p w14:paraId="52DC42DB" w14:textId="77777777" w:rsidR="00C26D8D" w:rsidRDefault="00C26D8D" w:rsidP="00FF5E12">
      <w:pPr>
        <w:rPr>
          <w:rtl/>
        </w:rPr>
      </w:pPr>
      <w:r>
        <w:rPr>
          <w:rFonts w:hint="cs"/>
          <w:rtl/>
        </w:rPr>
        <w:t>"איך ביד?"</w:t>
      </w:r>
      <w:r w:rsidR="00FF5E12">
        <w:rPr>
          <w:rFonts w:hint="cs"/>
          <w:rtl/>
        </w:rPr>
        <w:t xml:space="preserve"> </w:t>
      </w:r>
    </w:p>
    <w:p w14:paraId="66FDABD7" w14:textId="5E9B8084" w:rsidR="0085736B" w:rsidRDefault="0085736B" w:rsidP="00250000">
      <w:pPr>
        <w:rPr>
          <w:rtl/>
        </w:rPr>
      </w:pPr>
      <w:r>
        <w:rPr>
          <w:rFonts w:hint="cs"/>
          <w:rtl/>
        </w:rPr>
        <w:t>"תידקר</w:t>
      </w:r>
      <w:r w:rsidR="003E640C" w:rsidRPr="003E640C">
        <w:rPr>
          <w:rFonts w:hint="cs"/>
          <w:rtl/>
        </w:rPr>
        <w:t xml:space="preserve"> </w:t>
      </w:r>
      <w:r w:rsidR="003E640C">
        <w:rPr>
          <w:rFonts w:hint="cs"/>
          <w:rtl/>
        </w:rPr>
        <w:t>קצת</w:t>
      </w:r>
      <w:r>
        <w:rPr>
          <w:rFonts w:hint="cs"/>
          <w:rtl/>
        </w:rPr>
        <w:t>."</w:t>
      </w:r>
    </w:p>
    <w:p w14:paraId="2CB6409B" w14:textId="0480ABF8" w:rsidR="0085736B" w:rsidRDefault="0085736B" w:rsidP="00250000">
      <w:pPr>
        <w:rPr>
          <w:rtl/>
        </w:rPr>
      </w:pPr>
      <w:r>
        <w:rPr>
          <w:rFonts w:hint="cs"/>
          <w:rtl/>
        </w:rPr>
        <w:t>ארקדי לא הראה כל נכונות להידקר</w:t>
      </w:r>
      <w:r w:rsidR="003E640C" w:rsidRPr="003E640C">
        <w:rPr>
          <w:rFonts w:hint="cs"/>
          <w:rtl/>
        </w:rPr>
        <w:t xml:space="preserve"> </w:t>
      </w:r>
      <w:r w:rsidR="003E640C">
        <w:rPr>
          <w:rFonts w:hint="cs"/>
          <w:rtl/>
        </w:rPr>
        <w:t>קצת</w:t>
      </w:r>
      <w:r>
        <w:rPr>
          <w:rFonts w:hint="cs"/>
          <w:rtl/>
        </w:rPr>
        <w:t>.</w:t>
      </w:r>
    </w:p>
    <w:p w14:paraId="66D94A8E" w14:textId="77777777" w:rsidR="00814799" w:rsidRDefault="00C26D8D" w:rsidP="00814799">
      <w:pPr>
        <w:rPr>
          <w:rtl/>
        </w:rPr>
      </w:pPr>
      <w:r>
        <w:rPr>
          <w:rFonts w:hint="cs"/>
          <w:rtl/>
        </w:rPr>
        <w:t>"או בשולחן.</w:t>
      </w:r>
      <w:r w:rsidR="00814799">
        <w:rPr>
          <w:rFonts w:hint="cs"/>
          <w:rtl/>
        </w:rPr>
        <w:t xml:space="preserve">" </w:t>
      </w:r>
    </w:p>
    <w:p w14:paraId="390E1808" w14:textId="77777777" w:rsidR="00814799" w:rsidRDefault="00814799" w:rsidP="00814799">
      <w:pPr>
        <w:rPr>
          <w:rtl/>
        </w:rPr>
      </w:pPr>
      <w:r>
        <w:rPr>
          <w:rFonts w:hint="cs"/>
          <w:rtl/>
        </w:rPr>
        <w:t>"איך?"</w:t>
      </w:r>
    </w:p>
    <w:p w14:paraId="6CBCBAB4" w14:textId="1051AE4F" w:rsidR="00C26D8D" w:rsidRDefault="0063272E" w:rsidP="00D24D69">
      <w:pPr>
        <w:rPr>
          <w:rtl/>
        </w:rPr>
      </w:pPr>
      <w:r>
        <w:rPr>
          <w:rFonts w:hint="cs"/>
          <w:rtl/>
        </w:rPr>
        <w:t>אלכס ה</w:t>
      </w:r>
      <w:r w:rsidR="002B0DBF">
        <w:rPr>
          <w:rFonts w:hint="cs"/>
          <w:rtl/>
        </w:rPr>
        <w:t>ישיר אליו מבט,</w:t>
      </w:r>
      <w:r>
        <w:rPr>
          <w:rFonts w:hint="cs"/>
          <w:rtl/>
        </w:rPr>
        <w:t xml:space="preserve"> </w:t>
      </w:r>
      <w:r w:rsidR="00241D0A">
        <w:rPr>
          <w:rFonts w:hint="cs"/>
          <w:rtl/>
        </w:rPr>
        <w:t>ל</w:t>
      </w:r>
      <w:r>
        <w:rPr>
          <w:rFonts w:hint="cs"/>
          <w:rtl/>
        </w:rPr>
        <w:t>וודא ש</w:t>
      </w:r>
      <w:r w:rsidR="002B0DBF">
        <w:rPr>
          <w:rFonts w:hint="cs"/>
          <w:rtl/>
        </w:rPr>
        <w:t>אינו</w:t>
      </w:r>
      <w:r>
        <w:rPr>
          <w:rFonts w:hint="cs"/>
          <w:rtl/>
        </w:rPr>
        <w:t xml:space="preserve"> לועג לו שוב</w:t>
      </w:r>
      <w:r w:rsidR="00814799">
        <w:rPr>
          <w:rFonts w:hint="cs"/>
          <w:rtl/>
        </w:rPr>
        <w:t xml:space="preserve">, ואז </w:t>
      </w:r>
      <w:r w:rsidR="001B4A21">
        <w:rPr>
          <w:rFonts w:hint="cs"/>
          <w:rtl/>
        </w:rPr>
        <w:t>ניתר מ</w:t>
      </w:r>
      <w:r w:rsidR="001B399B">
        <w:rPr>
          <w:rFonts w:hint="cs"/>
          <w:rtl/>
        </w:rPr>
        <w:t xml:space="preserve">מושבו על </w:t>
      </w:r>
      <w:r w:rsidR="001B4A21">
        <w:rPr>
          <w:rFonts w:hint="cs"/>
          <w:rtl/>
        </w:rPr>
        <w:t>השיש</w:t>
      </w:r>
      <w:r w:rsidR="00D90B5F">
        <w:rPr>
          <w:rFonts w:hint="cs"/>
          <w:rtl/>
        </w:rPr>
        <w:t>.</w:t>
      </w:r>
      <w:r w:rsidR="001B4A21">
        <w:rPr>
          <w:rFonts w:hint="cs"/>
          <w:rtl/>
        </w:rPr>
        <w:t xml:space="preserve"> </w:t>
      </w:r>
      <w:r w:rsidR="00D90B5F">
        <w:rPr>
          <w:rFonts w:hint="cs"/>
          <w:rtl/>
        </w:rPr>
        <w:t xml:space="preserve">"תשתמש בשולחן </w:t>
      </w:r>
      <w:r w:rsidR="00D90B5F">
        <w:rPr>
          <w:rtl/>
        </w:rPr>
        <w:t>–</w:t>
      </w:r>
      <w:r w:rsidR="00D90B5F">
        <w:rPr>
          <w:rFonts w:hint="cs"/>
          <w:rtl/>
        </w:rPr>
        <w:t xml:space="preserve"> ככה," הוא </w:t>
      </w:r>
      <w:r w:rsidR="00814799">
        <w:rPr>
          <w:rFonts w:hint="cs"/>
          <w:rtl/>
        </w:rPr>
        <w:t xml:space="preserve">פתח </w:t>
      </w:r>
      <w:r w:rsidR="001B4A21">
        <w:rPr>
          <w:rFonts w:hint="cs"/>
          <w:rtl/>
        </w:rPr>
        <w:t>את הבקבוק</w:t>
      </w:r>
      <w:r w:rsidR="00814799">
        <w:rPr>
          <w:rFonts w:hint="cs"/>
          <w:rtl/>
        </w:rPr>
        <w:t xml:space="preserve"> בטפיחה קטנה ומיומנת על קצה השולחן</w:t>
      </w:r>
      <w:r w:rsidR="00C42E0F">
        <w:rPr>
          <w:rFonts w:hint="cs"/>
          <w:rtl/>
        </w:rPr>
        <w:t xml:space="preserve">, </w:t>
      </w:r>
      <w:r w:rsidR="00D90B5F" w:rsidRPr="00D90B5F">
        <w:rPr>
          <w:rFonts w:cs="Times New Roman"/>
          <w:rtl/>
        </w:rPr>
        <w:t xml:space="preserve">שהיווה </w:t>
      </w:r>
      <w:r w:rsidR="00082055">
        <w:rPr>
          <w:rFonts w:hint="cs"/>
          <w:rtl/>
        </w:rPr>
        <w:t xml:space="preserve">פריט </w:t>
      </w:r>
      <w:r w:rsidR="002B2FC4">
        <w:rPr>
          <w:rFonts w:hint="cs"/>
          <w:rtl/>
        </w:rPr>
        <w:t xml:space="preserve">נוסף </w:t>
      </w:r>
      <w:r w:rsidR="00C42E0F">
        <w:rPr>
          <w:rFonts w:hint="cs"/>
          <w:rtl/>
        </w:rPr>
        <w:t xml:space="preserve">מאותו אוסף </w:t>
      </w:r>
      <w:r w:rsidR="002B2FC4">
        <w:rPr>
          <w:rFonts w:hint="cs"/>
          <w:rtl/>
        </w:rPr>
        <w:t>רהיטי</w:t>
      </w:r>
      <w:r w:rsidR="00082055">
        <w:rPr>
          <w:rFonts w:hint="cs"/>
          <w:rtl/>
        </w:rPr>
        <w:t xml:space="preserve"> פורמייקה ומלמין שלוּקט בידי דורות ש</w:t>
      </w:r>
      <w:r w:rsidR="004F389B">
        <w:rPr>
          <w:rFonts w:hint="cs"/>
          <w:rtl/>
        </w:rPr>
        <w:t>ו</w:t>
      </w:r>
      <w:r w:rsidR="00082055">
        <w:rPr>
          <w:rFonts w:hint="cs"/>
          <w:rtl/>
        </w:rPr>
        <w:t>כרים</w:t>
      </w:r>
      <w:r w:rsidR="00814799">
        <w:rPr>
          <w:rFonts w:hint="cs"/>
          <w:rtl/>
        </w:rPr>
        <w:t>.</w:t>
      </w:r>
      <w:r w:rsidR="00C26D8D">
        <w:rPr>
          <w:rFonts w:hint="cs"/>
          <w:rtl/>
        </w:rPr>
        <w:t xml:space="preserve"> </w:t>
      </w:r>
    </w:p>
    <w:p w14:paraId="1F537664" w14:textId="0270C6E2" w:rsidR="00C26D8D" w:rsidRPr="004F389B" w:rsidRDefault="00814799" w:rsidP="00250000">
      <w:pPr>
        <w:rPr>
          <w:color w:val="A6A6A6" w:themeColor="background1" w:themeShade="A6"/>
          <w:rtl/>
        </w:rPr>
      </w:pPr>
      <w:r w:rsidRPr="004F389B">
        <w:rPr>
          <w:rFonts w:hint="cs"/>
          <w:color w:val="A6A6A6" w:themeColor="background1" w:themeShade="A6"/>
          <w:rtl/>
        </w:rPr>
        <w:t>[</w:t>
      </w:r>
      <w:r w:rsidR="00C26D8D" w:rsidRPr="004F389B">
        <w:rPr>
          <w:rFonts w:hint="cs"/>
          <w:color w:val="A6A6A6" w:themeColor="background1" w:themeShade="A6"/>
          <w:rtl/>
        </w:rPr>
        <w:t xml:space="preserve">ארקדי </w:t>
      </w:r>
      <w:r w:rsidR="00C26D8D" w:rsidRPr="004F389B">
        <w:rPr>
          <w:color w:val="A6A6A6" w:themeColor="background1" w:themeShade="A6"/>
          <w:rtl/>
        </w:rPr>
        <w:t>–</w:t>
      </w:r>
      <w:r w:rsidR="00C26D8D" w:rsidRPr="004F389B">
        <w:rPr>
          <w:rFonts w:hint="cs"/>
          <w:color w:val="A6A6A6" w:themeColor="background1" w:themeShade="A6"/>
          <w:rtl/>
        </w:rPr>
        <w:t xml:space="preserve"> [לא מבין כי הבקבוק ניצב על השולחן, הוא משתמש בשולחן </w:t>
      </w:r>
      <w:r w:rsidR="00F06A3F" w:rsidRPr="004F389B">
        <w:rPr>
          <w:rFonts w:hint="cs"/>
          <w:color w:val="A6A6A6" w:themeColor="background1" w:themeShade="A6"/>
          <w:rtl/>
        </w:rPr>
        <w:t>עכשיו</w:t>
      </w:r>
      <w:r w:rsidR="00C26D8D" w:rsidRPr="004F389B">
        <w:rPr>
          <w:rFonts w:hint="cs"/>
          <w:color w:val="A6A6A6" w:themeColor="background1" w:themeShade="A6"/>
          <w:rtl/>
        </w:rPr>
        <w:t>.]</w:t>
      </w:r>
    </w:p>
    <w:p w14:paraId="5FF19C7D" w14:textId="77777777" w:rsidR="00C26D8D" w:rsidRPr="004F389B" w:rsidRDefault="00C26D8D" w:rsidP="00250000">
      <w:pPr>
        <w:rPr>
          <w:color w:val="A6A6A6" w:themeColor="background1" w:themeShade="A6"/>
          <w:rtl/>
        </w:rPr>
      </w:pPr>
      <w:r w:rsidRPr="004F389B">
        <w:rPr>
          <w:rFonts w:hint="cs"/>
          <w:color w:val="A6A6A6" w:themeColor="background1" w:themeShade="A6"/>
          <w:rtl/>
        </w:rPr>
        <w:t xml:space="preserve">אלכס </w:t>
      </w:r>
      <w:r w:rsidRPr="004F389B">
        <w:rPr>
          <w:color w:val="A6A6A6" w:themeColor="background1" w:themeShade="A6"/>
          <w:rtl/>
        </w:rPr>
        <w:t>–</w:t>
      </w:r>
      <w:r w:rsidRPr="004F389B">
        <w:rPr>
          <w:rFonts w:hint="cs"/>
          <w:color w:val="A6A6A6" w:themeColor="background1" w:themeShade="A6"/>
          <w:rtl/>
        </w:rPr>
        <w:t xml:space="preserve"> לעזור לך?</w:t>
      </w:r>
    </w:p>
    <w:p w14:paraId="530D5029" w14:textId="77777777" w:rsidR="00C26D8D" w:rsidRPr="004F389B" w:rsidRDefault="00C26D8D" w:rsidP="00250000">
      <w:pPr>
        <w:rPr>
          <w:color w:val="A6A6A6" w:themeColor="background1" w:themeShade="A6"/>
          <w:rtl/>
        </w:rPr>
      </w:pPr>
      <w:r w:rsidRPr="004F389B">
        <w:rPr>
          <w:rFonts w:hint="cs"/>
          <w:color w:val="A6A6A6" w:themeColor="background1" w:themeShade="A6"/>
          <w:rtl/>
        </w:rPr>
        <w:t xml:space="preserve">ארקדי </w:t>
      </w:r>
      <w:r w:rsidRPr="004F389B">
        <w:rPr>
          <w:color w:val="A6A6A6" w:themeColor="background1" w:themeShade="A6"/>
          <w:rtl/>
        </w:rPr>
        <w:t>–</w:t>
      </w:r>
      <w:r w:rsidRPr="004F389B">
        <w:rPr>
          <w:rFonts w:hint="cs"/>
          <w:color w:val="A6A6A6" w:themeColor="background1" w:themeShade="A6"/>
          <w:rtl/>
        </w:rPr>
        <w:t xml:space="preserve"> כן.</w:t>
      </w:r>
    </w:p>
    <w:p w14:paraId="40C90C30" w14:textId="77777777" w:rsidR="00C26D8D" w:rsidRPr="004F389B" w:rsidRDefault="00814799" w:rsidP="00250000">
      <w:pPr>
        <w:rPr>
          <w:color w:val="A6A6A6" w:themeColor="background1" w:themeShade="A6"/>
          <w:rtl/>
        </w:rPr>
      </w:pPr>
      <w:r w:rsidRPr="004F389B">
        <w:rPr>
          <w:rFonts w:hint="cs"/>
          <w:color w:val="A6A6A6" w:themeColor="background1" w:themeShade="A6"/>
          <w:rtl/>
        </w:rPr>
        <w:t>אלכס פ</w:t>
      </w:r>
      <w:r w:rsidR="00C26D8D" w:rsidRPr="004F389B">
        <w:rPr>
          <w:rFonts w:hint="cs"/>
          <w:color w:val="A6A6A6" w:themeColor="background1" w:themeShade="A6"/>
          <w:rtl/>
        </w:rPr>
        <w:t>תח בטפיחה קלה את הבקבוק בעזרת קצה השולחן.</w:t>
      </w:r>
      <w:r w:rsidRPr="004F389B">
        <w:rPr>
          <w:rFonts w:hint="cs"/>
          <w:color w:val="A6A6A6" w:themeColor="background1" w:themeShade="A6"/>
          <w:rtl/>
        </w:rPr>
        <w:t>]</w:t>
      </w:r>
    </w:p>
    <w:p w14:paraId="7BE5585D" w14:textId="23A51418" w:rsidR="00C26D8D" w:rsidRPr="004F389B" w:rsidRDefault="00814799" w:rsidP="00250000">
      <w:pPr>
        <w:rPr>
          <w:color w:val="A6A6A6" w:themeColor="background1" w:themeShade="A6"/>
          <w:rtl/>
        </w:rPr>
      </w:pPr>
      <w:r w:rsidRPr="004F389B">
        <w:rPr>
          <w:rFonts w:hint="cs"/>
          <w:color w:val="A6A6A6" w:themeColor="background1" w:themeShade="A6"/>
          <w:rtl/>
        </w:rPr>
        <w:t xml:space="preserve"> </w:t>
      </w:r>
      <w:r w:rsidR="00C26D8D" w:rsidRPr="004F389B">
        <w:rPr>
          <w:rFonts w:hint="cs"/>
          <w:color w:val="A6A6A6" w:themeColor="background1" w:themeShade="A6"/>
          <w:rtl/>
        </w:rPr>
        <w:t>[</w:t>
      </w:r>
      <w:r w:rsidR="004D7433" w:rsidRPr="004F389B">
        <w:rPr>
          <w:rFonts w:hint="cs"/>
          <w:color w:val="A6A6A6" w:themeColor="background1" w:themeShade="A6"/>
          <w:rtl/>
        </w:rPr>
        <w:t>ניסיון</w:t>
      </w:r>
      <w:r w:rsidR="00C26D8D" w:rsidRPr="004F389B">
        <w:rPr>
          <w:rFonts w:hint="cs"/>
          <w:color w:val="A6A6A6" w:themeColor="background1" w:themeShade="A6"/>
          <w:rtl/>
        </w:rPr>
        <w:t xml:space="preserve"> נוסף:]</w:t>
      </w:r>
    </w:p>
    <w:p w14:paraId="287BDA34" w14:textId="77777777" w:rsidR="00C26D8D" w:rsidRPr="004F389B" w:rsidRDefault="00C26D8D" w:rsidP="00250000">
      <w:pPr>
        <w:rPr>
          <w:color w:val="A6A6A6" w:themeColor="background1" w:themeShade="A6"/>
          <w:rtl/>
        </w:rPr>
      </w:pPr>
      <w:r w:rsidRPr="004F389B">
        <w:rPr>
          <w:rFonts w:hint="cs"/>
          <w:color w:val="A6A6A6" w:themeColor="background1" w:themeShade="A6"/>
          <w:rtl/>
        </w:rPr>
        <w:t xml:space="preserve">ארקדי תר בעיניו אחר פותחן אבל לא מוצא כזה. </w:t>
      </w:r>
    </w:p>
    <w:p w14:paraId="326EBE74" w14:textId="77777777" w:rsidR="00C26D8D" w:rsidRPr="004F389B" w:rsidRDefault="00C26D8D" w:rsidP="00250000">
      <w:pPr>
        <w:rPr>
          <w:color w:val="A6A6A6" w:themeColor="background1" w:themeShade="A6"/>
          <w:rtl/>
        </w:rPr>
      </w:pPr>
      <w:r w:rsidRPr="004F389B">
        <w:rPr>
          <w:rFonts w:hint="cs"/>
          <w:color w:val="A6A6A6" w:themeColor="background1" w:themeShade="A6"/>
          <w:rtl/>
        </w:rPr>
        <w:t xml:space="preserve">אלכס </w:t>
      </w:r>
      <w:r w:rsidRPr="004F389B">
        <w:rPr>
          <w:color w:val="A6A6A6" w:themeColor="background1" w:themeShade="A6"/>
          <w:rtl/>
        </w:rPr>
        <w:t>–</w:t>
      </w:r>
      <w:r w:rsidRPr="004F389B">
        <w:rPr>
          <w:rFonts w:hint="cs"/>
          <w:color w:val="A6A6A6" w:themeColor="background1" w:themeShade="A6"/>
          <w:rtl/>
        </w:rPr>
        <w:t xml:space="preserve"> אתה מעדיף לשתות משהו אחר?</w:t>
      </w:r>
    </w:p>
    <w:p w14:paraId="5D8D3F81" w14:textId="77777777" w:rsidR="00C26D8D" w:rsidRPr="004F389B" w:rsidRDefault="00C26D8D" w:rsidP="00250000">
      <w:pPr>
        <w:rPr>
          <w:color w:val="A6A6A6" w:themeColor="background1" w:themeShade="A6"/>
          <w:rtl/>
        </w:rPr>
      </w:pPr>
      <w:r w:rsidRPr="004F389B">
        <w:rPr>
          <w:rFonts w:hint="cs"/>
          <w:color w:val="A6A6A6" w:themeColor="background1" w:themeShade="A6"/>
          <w:rtl/>
        </w:rPr>
        <w:t xml:space="preserve">ארקדי </w:t>
      </w:r>
      <w:r w:rsidRPr="004F389B">
        <w:rPr>
          <w:color w:val="A6A6A6" w:themeColor="background1" w:themeShade="A6"/>
          <w:rtl/>
        </w:rPr>
        <w:t>–</w:t>
      </w:r>
      <w:r w:rsidRPr="004F389B">
        <w:rPr>
          <w:rFonts w:hint="cs"/>
          <w:color w:val="A6A6A6" w:themeColor="background1" w:themeShade="A6"/>
          <w:rtl/>
        </w:rPr>
        <w:t xml:space="preserve"> לא, זה בסדר אבל אני לא מוצא פותחן.</w:t>
      </w:r>
    </w:p>
    <w:p w14:paraId="0ECA3020" w14:textId="77777777" w:rsidR="0063272E" w:rsidRPr="004F389B" w:rsidRDefault="0063272E" w:rsidP="00250000">
      <w:pPr>
        <w:rPr>
          <w:color w:val="A6A6A6" w:themeColor="background1" w:themeShade="A6"/>
          <w:rtl/>
        </w:rPr>
      </w:pPr>
      <w:r w:rsidRPr="004F389B">
        <w:rPr>
          <w:rFonts w:hint="cs"/>
          <w:color w:val="A6A6A6" w:themeColor="background1" w:themeShade="A6"/>
          <w:rtl/>
        </w:rPr>
        <w:t>]</w:t>
      </w:r>
    </w:p>
    <w:p w14:paraId="7DA5038D" w14:textId="742DAE73" w:rsidR="00C26D8D" w:rsidRDefault="0063272E" w:rsidP="00D24D69">
      <w:pPr>
        <w:rPr>
          <w:rtl/>
        </w:rPr>
      </w:pPr>
      <w:r>
        <w:rPr>
          <w:rFonts w:hint="cs"/>
          <w:rtl/>
        </w:rPr>
        <w:t xml:space="preserve">"יופי, </w:t>
      </w:r>
      <w:r w:rsidR="00D24D69">
        <w:rPr>
          <w:rFonts w:hint="cs"/>
          <w:rtl/>
        </w:rPr>
        <w:t xml:space="preserve">זה </w:t>
      </w:r>
      <w:r w:rsidR="00E825FB">
        <w:rPr>
          <w:rFonts w:hint="cs"/>
          <w:rtl/>
        </w:rPr>
        <w:t xml:space="preserve">ממש </w:t>
      </w:r>
      <w:r w:rsidR="00D24D69">
        <w:rPr>
          <w:rFonts w:hint="cs"/>
          <w:rtl/>
        </w:rPr>
        <w:t>יופי ככה</w:t>
      </w:r>
      <w:r>
        <w:rPr>
          <w:rFonts w:hint="cs"/>
          <w:rtl/>
        </w:rPr>
        <w:t xml:space="preserve">." </w:t>
      </w:r>
      <w:r w:rsidR="002B0DBF">
        <w:rPr>
          <w:rFonts w:hint="cs"/>
          <w:rtl/>
        </w:rPr>
        <w:t xml:space="preserve">ארקדי </w:t>
      </w:r>
      <w:r>
        <w:rPr>
          <w:rFonts w:hint="cs"/>
          <w:rtl/>
        </w:rPr>
        <w:t xml:space="preserve">העביר </w:t>
      </w:r>
      <w:r w:rsidR="00D90B5F">
        <w:rPr>
          <w:rFonts w:hint="cs"/>
          <w:rtl/>
        </w:rPr>
        <w:t xml:space="preserve">את </w:t>
      </w:r>
      <w:r>
        <w:rPr>
          <w:rFonts w:hint="cs"/>
          <w:rtl/>
        </w:rPr>
        <w:t>אצבעו על שפת השולחן המחורצת</w:t>
      </w:r>
      <w:r w:rsidR="00027D7D">
        <w:rPr>
          <w:rFonts w:hint="cs"/>
          <w:rtl/>
        </w:rPr>
        <w:t xml:space="preserve"> לכל אורכה</w:t>
      </w:r>
      <w:r>
        <w:rPr>
          <w:rFonts w:hint="cs"/>
          <w:rtl/>
        </w:rPr>
        <w:t>.</w:t>
      </w:r>
    </w:p>
    <w:p w14:paraId="3E8646D0" w14:textId="7721FF98" w:rsidR="00C26D8D" w:rsidRDefault="00840083" w:rsidP="00AE41BD">
      <w:pPr>
        <w:rPr>
          <w:rtl/>
        </w:rPr>
      </w:pPr>
      <w:r>
        <w:rPr>
          <w:rFonts w:hint="cs"/>
          <w:rtl/>
        </w:rPr>
        <w:lastRenderedPageBreak/>
        <w:t>"</w:t>
      </w:r>
      <w:r w:rsidR="00C26D8D">
        <w:rPr>
          <w:rFonts w:hint="cs"/>
          <w:rtl/>
        </w:rPr>
        <w:t>ו</w:t>
      </w:r>
      <w:r w:rsidR="00F06A3F">
        <w:rPr>
          <w:rFonts w:hint="cs"/>
          <w:rtl/>
        </w:rPr>
        <w:t>עכשיו</w:t>
      </w:r>
      <w:r w:rsidR="00C26D8D">
        <w:rPr>
          <w:rFonts w:hint="cs"/>
          <w:rtl/>
        </w:rPr>
        <w:t xml:space="preserve"> למה אתה לא שותה?</w:t>
      </w:r>
      <w:r w:rsidR="002B0DBF">
        <w:rPr>
          <w:rFonts w:hint="cs"/>
          <w:rtl/>
        </w:rPr>
        <w:t xml:space="preserve"> הבירה מתחממת</w:t>
      </w:r>
      <w:r w:rsidR="00953FC2">
        <w:rPr>
          <w:rFonts w:hint="cs"/>
          <w:rtl/>
        </w:rPr>
        <w:t>,</w:t>
      </w:r>
      <w:r>
        <w:rPr>
          <w:rFonts w:hint="cs"/>
          <w:rtl/>
        </w:rPr>
        <w:t>"</w:t>
      </w:r>
      <w:r w:rsidR="00C26D8D">
        <w:rPr>
          <w:rFonts w:hint="cs"/>
          <w:rtl/>
        </w:rPr>
        <w:t xml:space="preserve"> </w:t>
      </w:r>
      <w:r w:rsidR="005E40FE">
        <w:rPr>
          <w:rFonts w:hint="cs"/>
          <w:rtl/>
        </w:rPr>
        <w:t>אלכס</w:t>
      </w:r>
      <w:r w:rsidR="00C26D8D">
        <w:rPr>
          <w:rFonts w:hint="cs"/>
          <w:rtl/>
        </w:rPr>
        <w:t xml:space="preserve"> </w:t>
      </w:r>
      <w:r w:rsidR="00953FC2">
        <w:rPr>
          <w:rFonts w:hint="cs"/>
          <w:rtl/>
        </w:rPr>
        <w:t>אמר</w:t>
      </w:r>
      <w:r w:rsidR="00E825FB">
        <w:rPr>
          <w:rFonts w:hint="cs"/>
          <w:rtl/>
        </w:rPr>
        <w:t xml:space="preserve"> ללא שמץ תוכחה</w:t>
      </w:r>
      <w:r w:rsidR="00C26D8D">
        <w:rPr>
          <w:rFonts w:hint="cs"/>
          <w:rtl/>
        </w:rPr>
        <w:t xml:space="preserve">. </w:t>
      </w:r>
      <w:r w:rsidR="00E12E08">
        <w:rPr>
          <w:rFonts w:hint="cs"/>
          <w:rtl/>
        </w:rPr>
        <w:t>מעודו</w:t>
      </w:r>
      <w:r w:rsidR="00C26D8D">
        <w:rPr>
          <w:rFonts w:hint="cs"/>
          <w:rtl/>
        </w:rPr>
        <w:t xml:space="preserve"> לא היה עד לבקבוק בירה מלא שנותר עומד </w:t>
      </w:r>
      <w:r w:rsidR="00E825FB">
        <w:rPr>
          <w:rFonts w:hint="cs"/>
          <w:rtl/>
        </w:rPr>
        <w:t>סתם כך</w:t>
      </w:r>
      <w:r w:rsidR="00C26D8D">
        <w:rPr>
          <w:rFonts w:hint="cs"/>
          <w:rtl/>
        </w:rPr>
        <w:t>.</w:t>
      </w:r>
    </w:p>
    <w:p w14:paraId="40576684" w14:textId="46F84383" w:rsidR="00D80A59" w:rsidRDefault="00D80A59" w:rsidP="00D24D69">
      <w:pPr>
        <w:rPr>
          <w:rtl/>
        </w:rPr>
      </w:pPr>
      <w:r>
        <w:rPr>
          <w:rFonts w:hint="cs"/>
          <w:rtl/>
        </w:rPr>
        <w:t xml:space="preserve">"אולי יש </w:t>
      </w:r>
      <w:r w:rsidR="00BF5238">
        <w:rPr>
          <w:rFonts w:hint="cs"/>
          <w:rtl/>
        </w:rPr>
        <w:t xml:space="preserve">איזו </w:t>
      </w:r>
      <w:r>
        <w:rPr>
          <w:rFonts w:hint="cs"/>
          <w:rtl/>
        </w:rPr>
        <w:t>כוס איפשהו?</w:t>
      </w:r>
      <w:r w:rsidR="00D24D69" w:rsidRPr="00D24D69">
        <w:rPr>
          <w:rFonts w:hint="cs"/>
          <w:rtl/>
        </w:rPr>
        <w:t xml:space="preserve"> </w:t>
      </w:r>
      <w:r w:rsidR="00D24D69">
        <w:rPr>
          <w:rFonts w:hint="cs"/>
          <w:rtl/>
        </w:rPr>
        <w:t>כלומר, שטופה.</w:t>
      </w:r>
      <w:r>
        <w:rPr>
          <w:rFonts w:hint="cs"/>
          <w:rtl/>
        </w:rPr>
        <w:t>"</w:t>
      </w:r>
    </w:p>
    <w:p w14:paraId="74049E55" w14:textId="4C344412" w:rsidR="004627AB" w:rsidRDefault="00027D7D" w:rsidP="00FE2E7D">
      <w:pPr>
        <w:rPr>
          <w:rtl/>
        </w:rPr>
      </w:pPr>
      <w:r>
        <w:rPr>
          <w:rFonts w:hint="cs"/>
          <w:rtl/>
        </w:rPr>
        <w:t xml:space="preserve">"אין, אבל </w:t>
      </w:r>
      <w:r w:rsidR="00293679">
        <w:rPr>
          <w:rFonts w:hint="cs"/>
          <w:rtl/>
        </w:rPr>
        <w:t>תכף</w:t>
      </w:r>
      <w:r w:rsidR="00C26D8D">
        <w:rPr>
          <w:rFonts w:hint="cs"/>
          <w:rtl/>
        </w:rPr>
        <w:t xml:space="preserve"> תהיה." אלכס</w:t>
      </w:r>
      <w:r w:rsidR="00814799">
        <w:rPr>
          <w:rFonts w:hint="cs"/>
          <w:rtl/>
        </w:rPr>
        <w:t xml:space="preserve"> </w:t>
      </w:r>
      <w:r w:rsidR="00C26D8D">
        <w:rPr>
          <w:rFonts w:hint="cs"/>
          <w:rtl/>
        </w:rPr>
        <w:t xml:space="preserve">הדיח </w:t>
      </w:r>
      <w:r w:rsidR="00051A13">
        <w:rPr>
          <w:rFonts w:hint="cs"/>
          <w:rtl/>
        </w:rPr>
        <w:t>עבורו</w:t>
      </w:r>
      <w:r w:rsidR="00C26D8D">
        <w:rPr>
          <w:rFonts w:hint="cs"/>
          <w:rtl/>
        </w:rPr>
        <w:t xml:space="preserve"> </w:t>
      </w:r>
      <w:r>
        <w:rPr>
          <w:rFonts w:hint="cs"/>
          <w:rtl/>
        </w:rPr>
        <w:t xml:space="preserve">אחת </w:t>
      </w:r>
      <w:r w:rsidR="00C26D8D">
        <w:rPr>
          <w:rFonts w:hint="cs"/>
          <w:rtl/>
        </w:rPr>
        <w:t>ה</w:t>
      </w:r>
      <w:r w:rsidR="00567C27">
        <w:rPr>
          <w:rFonts w:hint="cs"/>
          <w:rtl/>
        </w:rPr>
        <w:t>כוסות</w:t>
      </w:r>
      <w:r w:rsidR="00C26D8D">
        <w:rPr>
          <w:rFonts w:hint="cs"/>
          <w:rtl/>
        </w:rPr>
        <w:t xml:space="preserve"> שעמדו </w:t>
      </w:r>
      <w:r w:rsidR="005E40FE">
        <w:rPr>
          <w:rFonts w:hint="cs"/>
          <w:rtl/>
        </w:rPr>
        <w:t>[</w:t>
      </w:r>
      <w:r w:rsidR="00D24D69">
        <w:rPr>
          <w:rFonts w:hint="cs"/>
          <w:rtl/>
        </w:rPr>
        <w:t>נכלמות</w:t>
      </w:r>
      <w:r w:rsidR="005E40FE">
        <w:rPr>
          <w:rFonts w:hint="cs"/>
          <w:rtl/>
        </w:rPr>
        <w:t>]</w:t>
      </w:r>
      <w:r w:rsidR="00D24D69">
        <w:rPr>
          <w:rFonts w:hint="cs"/>
          <w:rtl/>
        </w:rPr>
        <w:t xml:space="preserve"> </w:t>
      </w:r>
      <w:r w:rsidR="00C26D8D">
        <w:rPr>
          <w:rFonts w:hint="cs"/>
          <w:rtl/>
        </w:rPr>
        <w:t>בכיור</w:t>
      </w:r>
      <w:r w:rsidR="00567C27">
        <w:rPr>
          <w:rFonts w:hint="cs"/>
          <w:rtl/>
        </w:rPr>
        <w:t>,</w:t>
      </w:r>
      <w:r w:rsidR="004627AB" w:rsidRPr="00CD067C">
        <w:rPr>
          <w:rFonts w:hint="cs"/>
          <w:rtl/>
        </w:rPr>
        <w:t xml:space="preserve"> </w:t>
      </w:r>
      <w:r w:rsidR="004627AB" w:rsidRPr="00CD067C">
        <w:rPr>
          <w:rtl/>
        </w:rPr>
        <w:t>ב</w:t>
      </w:r>
      <w:r w:rsidR="00FF5E12">
        <w:rPr>
          <w:rFonts w:hint="cs"/>
          <w:rtl/>
        </w:rPr>
        <w:t>מקצועי</w:t>
      </w:r>
      <w:r w:rsidR="00D90B5F">
        <w:rPr>
          <w:rFonts w:hint="cs"/>
          <w:rtl/>
        </w:rPr>
        <w:t>ו</w:t>
      </w:r>
      <w:r w:rsidR="00FF5E12">
        <w:rPr>
          <w:rFonts w:hint="cs"/>
          <w:rtl/>
        </w:rPr>
        <w:t xml:space="preserve">ת </w:t>
      </w:r>
      <w:r w:rsidR="001B4A21">
        <w:rPr>
          <w:rFonts w:hint="cs"/>
          <w:rtl/>
        </w:rPr>
        <w:t>שארקדי הכיר</w:t>
      </w:r>
      <w:r w:rsidR="00BF5238">
        <w:rPr>
          <w:rFonts w:hint="cs"/>
          <w:rtl/>
        </w:rPr>
        <w:t xml:space="preserve"> מ</w:t>
      </w:r>
      <w:r w:rsidR="004627AB" w:rsidRPr="00CD067C">
        <w:rPr>
          <w:rtl/>
        </w:rPr>
        <w:t>אימו החורגת</w:t>
      </w:r>
      <w:r w:rsidR="00823528">
        <w:rPr>
          <w:rFonts w:hint="cs"/>
          <w:rtl/>
        </w:rPr>
        <w:t>,</w:t>
      </w:r>
      <w:r w:rsidR="004627AB" w:rsidRPr="00CD067C">
        <w:rPr>
          <w:rtl/>
        </w:rPr>
        <w:t xml:space="preserve"> </w:t>
      </w:r>
      <w:r w:rsidR="00D90B5F" w:rsidRPr="00D90B5F">
        <w:rPr>
          <w:rFonts w:cs="Times New Roman"/>
          <w:rtl/>
        </w:rPr>
        <w:t>תוך ערבול המים בכוס ושטיפת הקצף בזריזות ו</w:t>
      </w:r>
      <w:r w:rsidR="00051A13">
        <w:rPr>
          <w:rFonts w:cs="Times New Roman" w:hint="cs"/>
          <w:rtl/>
        </w:rPr>
        <w:t>ב</w:t>
      </w:r>
      <w:r w:rsidR="00D90B5F" w:rsidRPr="00D90B5F">
        <w:rPr>
          <w:rFonts w:cs="Times New Roman"/>
          <w:rtl/>
        </w:rPr>
        <w:t>חסכנות</w:t>
      </w:r>
      <w:r w:rsidR="004627AB" w:rsidRPr="00CD067C">
        <w:rPr>
          <w:rtl/>
        </w:rPr>
        <w:t>. מיומנות</w:t>
      </w:r>
      <w:r w:rsidR="00BF5238">
        <w:rPr>
          <w:rFonts w:hint="cs"/>
          <w:rtl/>
        </w:rPr>
        <w:t xml:space="preserve"> ש</w:t>
      </w:r>
      <w:r w:rsidR="001B4A21">
        <w:rPr>
          <w:rFonts w:hint="cs"/>
          <w:rtl/>
        </w:rPr>
        <w:t>כז</w:t>
      </w:r>
      <w:r w:rsidR="00D90B5F">
        <w:rPr>
          <w:rFonts w:hint="cs"/>
          <w:rtl/>
        </w:rPr>
        <w:t>ו</w:t>
      </w:r>
      <w:r w:rsidR="001B4A21">
        <w:rPr>
          <w:rFonts w:hint="cs"/>
          <w:rtl/>
        </w:rPr>
        <w:t xml:space="preserve"> </w:t>
      </w:r>
      <w:r w:rsidR="00BF5238">
        <w:rPr>
          <w:rFonts w:hint="cs"/>
          <w:rtl/>
        </w:rPr>
        <w:t xml:space="preserve">נרכשת </w:t>
      </w:r>
      <w:r w:rsidR="00E959AC">
        <w:rPr>
          <w:rFonts w:hint="cs"/>
          <w:rtl/>
        </w:rPr>
        <w:t xml:space="preserve">רק </w:t>
      </w:r>
      <w:r w:rsidR="00D90B5F">
        <w:rPr>
          <w:rFonts w:hint="cs"/>
          <w:rtl/>
        </w:rPr>
        <w:t>לאחר</w:t>
      </w:r>
      <w:r w:rsidR="00BF5238">
        <w:rPr>
          <w:rFonts w:hint="cs"/>
          <w:rtl/>
        </w:rPr>
        <w:t xml:space="preserve"> אינספור שטיפות כלים</w:t>
      </w:r>
      <w:r w:rsidR="001B4A21">
        <w:rPr>
          <w:rFonts w:hint="cs"/>
          <w:rtl/>
        </w:rPr>
        <w:t>,</w:t>
      </w:r>
      <w:r w:rsidR="00BF5238">
        <w:rPr>
          <w:rFonts w:hint="cs"/>
          <w:rtl/>
        </w:rPr>
        <w:t xml:space="preserve"> </w:t>
      </w:r>
      <w:r w:rsidR="001B4A21">
        <w:rPr>
          <w:rFonts w:hint="cs"/>
          <w:rtl/>
        </w:rPr>
        <w:t>בבדידות ול</w:t>
      </w:r>
      <w:r w:rsidR="00496677">
        <w:rPr>
          <w:rFonts w:hint="cs"/>
          <w:rtl/>
        </w:rPr>
        <w:t>לא</w:t>
      </w:r>
      <w:r w:rsidR="002015A6">
        <w:rPr>
          <w:rFonts w:hint="cs"/>
          <w:rtl/>
        </w:rPr>
        <w:t xml:space="preserve"> </w:t>
      </w:r>
      <w:r w:rsidR="00524ECE">
        <w:rPr>
          <w:rFonts w:hint="cs"/>
          <w:rtl/>
        </w:rPr>
        <w:t>שום גדר</w:t>
      </w:r>
      <w:r w:rsidR="004F389B">
        <w:rPr>
          <w:rFonts w:hint="cs"/>
          <w:rtl/>
        </w:rPr>
        <w:t xml:space="preserve"> </w:t>
      </w:r>
      <w:r w:rsidR="004627AB" w:rsidRPr="00CD067C">
        <w:rPr>
          <w:rFonts w:hint="cs"/>
          <w:rtl/>
        </w:rPr>
        <w:t>כלונסאות שת</w:t>
      </w:r>
      <w:r w:rsidR="00FE2E7D">
        <w:rPr>
          <w:rFonts w:hint="cs"/>
          <w:rtl/>
        </w:rPr>
        <w:t>גונן</w:t>
      </w:r>
      <w:r w:rsidR="004627AB" w:rsidRPr="00CD067C">
        <w:rPr>
          <w:rFonts w:hint="cs"/>
          <w:rtl/>
        </w:rPr>
        <w:t xml:space="preserve"> </w:t>
      </w:r>
      <w:r w:rsidR="00FE2E7D">
        <w:rPr>
          <w:rFonts w:hint="cs"/>
          <w:rtl/>
        </w:rPr>
        <w:t>ותתמוך</w:t>
      </w:r>
      <w:r w:rsidR="00051A13">
        <w:rPr>
          <w:rFonts w:hint="cs"/>
          <w:rtl/>
        </w:rPr>
        <w:t>.</w:t>
      </w:r>
      <w:r w:rsidR="004627AB" w:rsidRPr="00CD067C">
        <w:rPr>
          <w:rFonts w:hint="cs"/>
          <w:rtl/>
        </w:rPr>
        <w:t xml:space="preserve"> </w:t>
      </w:r>
      <w:r w:rsidR="00C9589B">
        <w:rPr>
          <w:rFonts w:hint="cs"/>
          <w:rtl/>
        </w:rPr>
        <w:t>[</w:t>
      </w:r>
      <w:r w:rsidR="004627AB" w:rsidRPr="00CD067C">
        <w:rPr>
          <w:rFonts w:hint="cs"/>
          <w:rtl/>
        </w:rPr>
        <w:t xml:space="preserve">אולי </w:t>
      </w:r>
      <w:r w:rsidR="00524ECE">
        <w:rPr>
          <w:rFonts w:hint="cs"/>
          <w:rtl/>
        </w:rPr>
        <w:t>ארקדי יהיה</w:t>
      </w:r>
      <w:r w:rsidR="004627AB" w:rsidRPr="00CD067C">
        <w:rPr>
          <w:rFonts w:hint="cs"/>
          <w:rtl/>
        </w:rPr>
        <w:t xml:space="preserve"> חומת </w:t>
      </w:r>
      <w:r w:rsidR="00C9589B">
        <w:rPr>
          <w:rFonts w:hint="cs"/>
          <w:rtl/>
        </w:rPr>
        <w:t>ה</w:t>
      </w:r>
      <w:r w:rsidR="004627AB" w:rsidRPr="00CD067C">
        <w:rPr>
          <w:rFonts w:hint="cs"/>
          <w:rtl/>
        </w:rPr>
        <w:t>ביצורים שת</w:t>
      </w:r>
      <w:r w:rsidR="00E911D9">
        <w:rPr>
          <w:rFonts w:hint="cs"/>
          <w:rtl/>
        </w:rPr>
        <w:t>כתר אותו</w:t>
      </w:r>
      <w:r w:rsidR="00C9589B">
        <w:rPr>
          <w:rFonts w:hint="cs"/>
          <w:rtl/>
        </w:rPr>
        <w:t>.</w:t>
      </w:r>
      <w:r w:rsidR="004627AB" w:rsidRPr="00CD067C">
        <w:rPr>
          <w:rFonts w:hint="cs"/>
          <w:rtl/>
        </w:rPr>
        <w:t xml:space="preserve"> </w:t>
      </w:r>
      <w:r w:rsidR="00524ECE">
        <w:rPr>
          <w:rFonts w:hint="cs"/>
          <w:rtl/>
        </w:rPr>
        <w:t>במקום להרגיש מועקה מגודל המטלה הוא חש ש</w:t>
      </w:r>
      <w:r w:rsidR="004627AB" w:rsidRPr="00CD067C">
        <w:rPr>
          <w:rFonts w:hint="cs"/>
          <w:rtl/>
        </w:rPr>
        <w:t>היה עושה זאת בקלות ובשמחה, לו היה אלכס זקוק לכך.</w:t>
      </w:r>
      <w:r w:rsidR="00E911D9">
        <w:rPr>
          <w:rFonts w:hint="cs"/>
          <w:rtl/>
        </w:rPr>
        <w:t>]</w:t>
      </w:r>
      <w:r w:rsidR="004627AB" w:rsidRPr="00CD067C">
        <w:rPr>
          <w:rFonts w:hint="cs"/>
          <w:rtl/>
        </w:rPr>
        <w:t xml:space="preserve"> </w:t>
      </w:r>
      <w:r w:rsidR="001B4A21">
        <w:rPr>
          <w:rFonts w:hint="cs"/>
          <w:rtl/>
        </w:rPr>
        <w:t xml:space="preserve">ליבו </w:t>
      </w:r>
      <w:r w:rsidR="00FE2E7D">
        <w:rPr>
          <w:rFonts w:hint="cs"/>
          <w:rtl/>
        </w:rPr>
        <w:t xml:space="preserve">של ארקדי </w:t>
      </w:r>
      <w:r w:rsidR="002E7EDB">
        <w:rPr>
          <w:rFonts w:hint="cs"/>
          <w:rtl/>
        </w:rPr>
        <w:t>המה ב</w:t>
      </w:r>
      <w:r w:rsidR="009F130B">
        <w:rPr>
          <w:rFonts w:hint="cs"/>
          <w:rtl/>
        </w:rPr>
        <w:t>קרבו</w:t>
      </w:r>
      <w:r w:rsidR="002E7EDB">
        <w:rPr>
          <w:rFonts w:hint="cs"/>
          <w:rtl/>
        </w:rPr>
        <w:t xml:space="preserve"> בדירה המחשיכה</w:t>
      </w:r>
      <w:r w:rsidR="004F389B">
        <w:rPr>
          <w:rFonts w:hint="cs"/>
          <w:rtl/>
        </w:rPr>
        <w:t>.</w:t>
      </w:r>
      <w:r w:rsidR="002E7EDB">
        <w:rPr>
          <w:rFonts w:hint="cs"/>
          <w:rtl/>
        </w:rPr>
        <w:t xml:space="preserve"> </w:t>
      </w:r>
      <w:r w:rsidR="004627AB" w:rsidRPr="00CD067C">
        <w:rPr>
          <w:rFonts w:hint="cs"/>
          <w:rtl/>
        </w:rPr>
        <w:t xml:space="preserve">גם ללא נוכחות הורים </w:t>
      </w:r>
      <w:r w:rsidR="00051A13" w:rsidRPr="00CD067C">
        <w:rPr>
          <w:rFonts w:hint="cs"/>
          <w:rtl/>
        </w:rPr>
        <w:t xml:space="preserve">היה </w:t>
      </w:r>
      <w:r w:rsidR="004627AB" w:rsidRPr="00CD067C">
        <w:rPr>
          <w:rFonts w:hint="cs"/>
          <w:rtl/>
        </w:rPr>
        <w:t>אלכס מוגן ומבוצ</w:t>
      </w:r>
      <w:r w:rsidR="00FE2E7D">
        <w:rPr>
          <w:rFonts w:hint="cs"/>
          <w:rtl/>
        </w:rPr>
        <w:t xml:space="preserve">ר ובטוח יותר מכל </w:t>
      </w:r>
      <w:r w:rsidR="00D24D69">
        <w:rPr>
          <w:rFonts w:hint="cs"/>
          <w:rtl/>
        </w:rPr>
        <w:t>יצור</w:t>
      </w:r>
      <w:r w:rsidR="00FE2E7D">
        <w:rPr>
          <w:rFonts w:hint="cs"/>
          <w:rtl/>
        </w:rPr>
        <w:t xml:space="preserve"> אחר ש</w:t>
      </w:r>
      <w:r w:rsidR="004627AB" w:rsidRPr="00CD067C">
        <w:rPr>
          <w:rFonts w:hint="cs"/>
          <w:rtl/>
        </w:rPr>
        <w:t>הכיר</w:t>
      </w:r>
      <w:r w:rsidR="00EA613A" w:rsidRPr="004F389B">
        <w:rPr>
          <w:rFonts w:hint="cs"/>
          <w:color w:val="A6A6A6" w:themeColor="background1" w:themeShade="A6"/>
          <w:rtl/>
        </w:rPr>
        <w:t xml:space="preserve"> [אבל לפני זה הוא מרגיש כלפיו חמלה]</w:t>
      </w:r>
      <w:r w:rsidR="004627AB" w:rsidRPr="00CD067C">
        <w:rPr>
          <w:rFonts w:hint="cs"/>
          <w:rtl/>
        </w:rPr>
        <w:t>.</w:t>
      </w:r>
    </w:p>
    <w:p w14:paraId="703B0E8C" w14:textId="77777777" w:rsidR="00E911D9" w:rsidRPr="004F389B" w:rsidRDefault="00E911D9" w:rsidP="00E911D9">
      <w:pPr>
        <w:rPr>
          <w:color w:val="A6A6A6" w:themeColor="background1" w:themeShade="A6"/>
          <w:rtl/>
        </w:rPr>
      </w:pPr>
      <w:r w:rsidRPr="004F389B">
        <w:rPr>
          <w:rFonts w:hint="cs"/>
          <w:color w:val="A6A6A6" w:themeColor="background1" w:themeShade="A6"/>
          <w:rtl/>
        </w:rPr>
        <w:t xml:space="preserve">[ביקש להבין מה זה בארקדי שמאפשר לו לשקוע במחשבות העמוקות ביותר, אפילו בנוכחותו, האם יאפשר לעצמו את האומץ הדרוש כדי לפתור את התעלומה, [ואולי הרעד בידו שהחל מתוך פחד נמשך מתוך השתאות על הדברים שהחליט לאפשר לעצמו להקשיב להם, להבין,] שפתרונה יהיה קשה בהרבה מהקודמת </w:t>
      </w:r>
      <w:r w:rsidRPr="004F389B">
        <w:rPr>
          <w:color w:val="A6A6A6" w:themeColor="background1" w:themeShade="A6"/>
          <w:rtl/>
        </w:rPr>
        <w:t>–</w:t>
      </w:r>
      <w:r w:rsidRPr="004F389B">
        <w:rPr>
          <w:rFonts w:hint="cs"/>
          <w:color w:val="A6A6A6" w:themeColor="background1" w:themeShade="A6"/>
          <w:rtl/>
        </w:rPr>
        <w:t xml:space="preserve"> לפני שנים, התעלומה של המתיקות הדרשנית שלא נתנה מנוח עד שתפוענח, לא איפשרה להתענג עליה עד שתפוצח. הוא ידע אז שכל מבוגר כבר נתקל בתעלומה ופתר אותה ושגם לו זה יגיע וזה קרה על שפת הים, הוא לא השגיח בכך שהכוס ששטף פגעה בדופן הכיור ונסדקה בכף ידו, פתרון התעלומה היה פשוט: המתיקות דרשה להיפרץ, שוב ושוב.</w:t>
      </w:r>
    </w:p>
    <w:p w14:paraId="24AA11D0" w14:textId="09B30CC2" w:rsidR="00E911D9" w:rsidRPr="004F389B" w:rsidRDefault="00E911D9" w:rsidP="00E911D9">
      <w:pPr>
        <w:rPr>
          <w:color w:val="A6A6A6" w:themeColor="background1" w:themeShade="A6"/>
          <w:rtl/>
        </w:rPr>
      </w:pPr>
      <w:r w:rsidRPr="004F389B">
        <w:rPr>
          <w:rFonts w:hint="cs"/>
          <w:color w:val="A6A6A6" w:themeColor="background1" w:themeShade="A6"/>
          <w:rtl/>
        </w:rPr>
        <w:t>ואילו עתה?</w:t>
      </w:r>
    </w:p>
    <w:p w14:paraId="384FBD2A" w14:textId="77777777" w:rsidR="00E12E08" w:rsidRPr="004F389B" w:rsidRDefault="00E12E08" w:rsidP="00EA613A">
      <w:pPr>
        <w:rPr>
          <w:color w:val="A6A6A6" w:themeColor="background1" w:themeShade="A6"/>
          <w:rtl/>
        </w:rPr>
      </w:pPr>
      <w:r w:rsidRPr="004F389B">
        <w:rPr>
          <w:rFonts w:hint="cs"/>
          <w:color w:val="A6A6A6" w:themeColor="background1" w:themeShade="A6"/>
          <w:rtl/>
        </w:rPr>
        <w:t>]</w:t>
      </w:r>
    </w:p>
    <w:p w14:paraId="0F699E5C" w14:textId="35E648BD" w:rsidR="00E12E08" w:rsidRDefault="00613B92" w:rsidP="00EA613A">
      <w:pPr>
        <w:rPr>
          <w:rtl/>
        </w:rPr>
      </w:pPr>
      <w:r>
        <w:rPr>
          <w:rFonts w:hint="cs"/>
          <w:rtl/>
        </w:rPr>
        <w:t>אלכס הניח את כוס</w:t>
      </w:r>
      <w:r w:rsidR="00E12E08">
        <w:rPr>
          <w:rFonts w:hint="cs"/>
          <w:rtl/>
        </w:rPr>
        <w:t>ו</w:t>
      </w:r>
      <w:r>
        <w:rPr>
          <w:rFonts w:hint="cs"/>
          <w:rtl/>
        </w:rPr>
        <w:t xml:space="preserve"> הנקייה של ארקדי על השולחן ו</w:t>
      </w:r>
      <w:r w:rsidR="005E40FE">
        <w:rPr>
          <w:rFonts w:hint="cs"/>
          <w:rtl/>
        </w:rPr>
        <w:t>שטף</w:t>
      </w:r>
      <w:r>
        <w:rPr>
          <w:rFonts w:hint="cs"/>
          <w:rtl/>
        </w:rPr>
        <w:t xml:space="preserve"> </w:t>
      </w:r>
      <w:r w:rsidR="00B17F95">
        <w:rPr>
          <w:rFonts w:hint="cs"/>
          <w:rtl/>
        </w:rPr>
        <w:t xml:space="preserve">כוס </w:t>
      </w:r>
      <w:r>
        <w:rPr>
          <w:rFonts w:hint="cs"/>
          <w:rtl/>
        </w:rPr>
        <w:t xml:space="preserve">גם לעצמו, </w:t>
      </w:r>
      <w:r w:rsidR="00D903CE">
        <w:rPr>
          <w:rFonts w:hint="cs"/>
          <w:rtl/>
        </w:rPr>
        <w:t xml:space="preserve">כדי </w:t>
      </w:r>
      <w:r>
        <w:rPr>
          <w:rFonts w:hint="cs"/>
          <w:rtl/>
        </w:rPr>
        <w:t xml:space="preserve">לשתות </w:t>
      </w:r>
      <w:r w:rsidR="001B7DD5">
        <w:rPr>
          <w:rFonts w:hint="cs"/>
          <w:rtl/>
        </w:rPr>
        <w:t>כפי שנהוג</w:t>
      </w:r>
      <w:r w:rsidR="00365290">
        <w:rPr>
          <w:rFonts w:hint="cs"/>
          <w:rtl/>
        </w:rPr>
        <w:t xml:space="preserve"> במחוזותיו האפלים, הקשוחים למדי, של הארקדי הזה</w:t>
      </w:r>
      <w:r w:rsidR="001B7DD5">
        <w:rPr>
          <w:rFonts w:hint="cs"/>
          <w:rtl/>
        </w:rPr>
        <w:t xml:space="preserve">. </w:t>
      </w:r>
      <w:r w:rsidR="00506BD8">
        <w:rPr>
          <w:rFonts w:hint="cs"/>
          <w:rtl/>
        </w:rPr>
        <w:t>ובכל זאת היה בו דבר</w:t>
      </w:r>
      <w:r w:rsidR="004F389B">
        <w:rPr>
          <w:rFonts w:hint="cs"/>
          <w:rtl/>
        </w:rPr>
        <w:t xml:space="preserve"> </w:t>
      </w:r>
      <w:r w:rsidR="00506BD8">
        <w:rPr>
          <w:rFonts w:hint="cs"/>
          <w:rtl/>
        </w:rPr>
        <w:t>מה, בארקדי, שא</w:t>
      </w:r>
      <w:r w:rsidR="004F389B">
        <w:rPr>
          <w:rFonts w:hint="cs"/>
          <w:rtl/>
        </w:rPr>
        <w:t>ִ</w:t>
      </w:r>
      <w:r w:rsidR="00506BD8">
        <w:rPr>
          <w:rFonts w:hint="cs"/>
          <w:rtl/>
        </w:rPr>
        <w:t>פשר לאלכס</w:t>
      </w:r>
      <w:r w:rsidR="00506BD8" w:rsidRPr="00CD067C">
        <w:rPr>
          <w:rFonts w:hint="cs"/>
          <w:rtl/>
        </w:rPr>
        <w:t xml:space="preserve"> לשקוע במחשבות</w:t>
      </w:r>
      <w:r w:rsidR="00506BD8">
        <w:rPr>
          <w:rFonts w:hint="cs"/>
          <w:rtl/>
        </w:rPr>
        <w:t>יו</w:t>
      </w:r>
      <w:r w:rsidR="00506BD8" w:rsidRPr="00CD067C">
        <w:rPr>
          <w:rFonts w:hint="cs"/>
          <w:rtl/>
        </w:rPr>
        <w:t xml:space="preserve"> העמוקות ביותר</w:t>
      </w:r>
      <w:r w:rsidR="00506BD8">
        <w:rPr>
          <w:rFonts w:hint="cs"/>
          <w:rtl/>
        </w:rPr>
        <w:t>,</w:t>
      </w:r>
      <w:r w:rsidR="00506BD8" w:rsidRPr="00CD067C">
        <w:rPr>
          <w:rFonts w:hint="cs"/>
          <w:rtl/>
        </w:rPr>
        <w:t xml:space="preserve"> </w:t>
      </w:r>
      <w:r w:rsidR="00506BD8">
        <w:rPr>
          <w:rFonts w:hint="cs"/>
          <w:rtl/>
        </w:rPr>
        <w:t>גם</w:t>
      </w:r>
      <w:r w:rsidR="00506BD8" w:rsidRPr="00CD067C">
        <w:rPr>
          <w:rFonts w:hint="cs"/>
          <w:rtl/>
        </w:rPr>
        <w:t xml:space="preserve"> בנוכחותו</w:t>
      </w:r>
      <w:r w:rsidR="00506BD8">
        <w:rPr>
          <w:rFonts w:hint="cs"/>
          <w:rtl/>
        </w:rPr>
        <w:t>.</w:t>
      </w:r>
    </w:p>
    <w:p w14:paraId="6F5C491A" w14:textId="2753965E" w:rsidR="004A0742" w:rsidRPr="004F389B" w:rsidRDefault="00E12E08" w:rsidP="00EA613A">
      <w:pPr>
        <w:rPr>
          <w:color w:val="A6A6A6" w:themeColor="background1" w:themeShade="A6"/>
          <w:rtl/>
        </w:rPr>
      </w:pPr>
      <w:r w:rsidRPr="004F389B">
        <w:rPr>
          <w:rFonts w:hint="cs"/>
          <w:color w:val="A6A6A6" w:themeColor="background1" w:themeShade="A6"/>
          <w:rtl/>
        </w:rPr>
        <w:t>[</w:t>
      </w:r>
      <w:r w:rsidR="00027D7D" w:rsidRPr="004F389B">
        <w:rPr>
          <w:rFonts w:hint="cs"/>
          <w:color w:val="A6A6A6" w:themeColor="background1" w:themeShade="A6"/>
          <w:rtl/>
        </w:rPr>
        <w:t>בארקדי שמאפשר לו לשקוע במחשבות העמוקות ביותר, אפילו בנוכחותו מתפלא על כך שגם בנוכחות</w:t>
      </w:r>
      <w:r w:rsidR="00E35A2E" w:rsidRPr="004F389B">
        <w:rPr>
          <w:rFonts w:hint="cs"/>
          <w:color w:val="A6A6A6" w:themeColor="background1" w:themeShade="A6"/>
          <w:rtl/>
        </w:rPr>
        <w:t xml:space="preserve"> ארקדי הוא מסוגל לשקוע בהרהוריו / מתפלא על כך שגם בנוכחות ארקדי הוא מסוגל לשקוע בהרהוריו</w:t>
      </w:r>
    </w:p>
    <w:p w14:paraId="2B7A2345" w14:textId="77788A6E" w:rsidR="00613B92" w:rsidRPr="004F389B" w:rsidRDefault="007B0159" w:rsidP="00EA613A">
      <w:pPr>
        <w:rPr>
          <w:color w:val="A6A6A6" w:themeColor="background1" w:themeShade="A6"/>
          <w:rtl/>
        </w:rPr>
      </w:pPr>
      <w:r w:rsidRPr="004F389B">
        <w:rPr>
          <w:rFonts w:hint="cs"/>
          <w:color w:val="A6A6A6" w:themeColor="background1" w:themeShade="A6"/>
          <w:rtl/>
        </w:rPr>
        <w:t>לאחרונה מיעט אל</w:t>
      </w:r>
      <w:r w:rsidR="00B17F95" w:rsidRPr="004F389B">
        <w:rPr>
          <w:rFonts w:hint="cs"/>
          <w:color w:val="A6A6A6" w:themeColor="background1" w:themeShade="A6"/>
          <w:rtl/>
        </w:rPr>
        <w:t>כס</w:t>
      </w:r>
      <w:r w:rsidR="00027D7D" w:rsidRPr="004F389B">
        <w:rPr>
          <w:rFonts w:hint="cs"/>
          <w:color w:val="A6A6A6" w:themeColor="background1" w:themeShade="A6"/>
          <w:rtl/>
        </w:rPr>
        <w:t xml:space="preserve"> להשתמש בסכינים </w:t>
      </w:r>
      <w:r w:rsidRPr="004F389B">
        <w:rPr>
          <w:rFonts w:hint="cs"/>
          <w:color w:val="A6A6A6" w:themeColor="background1" w:themeShade="A6"/>
          <w:rtl/>
        </w:rPr>
        <w:t>רגילות:</w:t>
      </w:r>
      <w:r w:rsidR="00027D7D" w:rsidRPr="004F389B">
        <w:rPr>
          <w:rFonts w:hint="cs"/>
          <w:color w:val="A6A6A6" w:themeColor="background1" w:themeShade="A6"/>
          <w:rtl/>
        </w:rPr>
        <w:t xml:space="preserve"> </w:t>
      </w:r>
      <w:r w:rsidR="001B7DD5" w:rsidRPr="004F389B">
        <w:rPr>
          <w:rFonts w:hint="cs"/>
          <w:color w:val="A6A6A6" w:themeColor="background1" w:themeShade="A6"/>
          <w:rtl/>
        </w:rPr>
        <w:t>סכין עגולה של פיצה שימשה אותו לעיקר מלאכות חיתוך ה</w:t>
      </w:r>
      <w:r w:rsidR="00027D7D" w:rsidRPr="004F389B">
        <w:rPr>
          <w:rFonts w:hint="cs"/>
          <w:color w:val="A6A6A6" w:themeColor="background1" w:themeShade="A6"/>
          <w:rtl/>
        </w:rPr>
        <w:t>מזון</w:t>
      </w:r>
      <w:r w:rsidR="001B7DD5" w:rsidRPr="004F389B">
        <w:rPr>
          <w:rFonts w:hint="cs"/>
          <w:color w:val="A6A6A6" w:themeColor="background1" w:themeShade="A6"/>
          <w:rtl/>
        </w:rPr>
        <w:t xml:space="preserve">, </w:t>
      </w:r>
      <w:r w:rsidR="00B17F95" w:rsidRPr="004F389B">
        <w:rPr>
          <w:rFonts w:hint="cs"/>
          <w:color w:val="A6A6A6" w:themeColor="background1" w:themeShade="A6"/>
          <w:rtl/>
        </w:rPr>
        <w:t>ועוד</w:t>
      </w:r>
      <w:r w:rsidR="00027D7D" w:rsidRPr="004F389B">
        <w:rPr>
          <w:rFonts w:hint="cs"/>
          <w:color w:val="A6A6A6" w:themeColor="background1" w:themeShade="A6"/>
          <w:rtl/>
        </w:rPr>
        <w:t xml:space="preserve"> </w:t>
      </w:r>
      <w:r w:rsidR="00365290" w:rsidRPr="004F389B">
        <w:rPr>
          <w:rFonts w:hint="cs"/>
          <w:color w:val="A6A6A6" w:themeColor="background1" w:themeShade="A6"/>
          <w:rtl/>
        </w:rPr>
        <w:t>פורס מיוחד לפירות ואח</w:t>
      </w:r>
      <w:r w:rsidR="00EA613A" w:rsidRPr="004F389B">
        <w:rPr>
          <w:rFonts w:hint="cs"/>
          <w:color w:val="A6A6A6" w:themeColor="background1" w:themeShade="A6"/>
          <w:rtl/>
        </w:rPr>
        <w:t>ר</w:t>
      </w:r>
      <w:r w:rsidR="00365290" w:rsidRPr="004F389B">
        <w:rPr>
          <w:rFonts w:hint="cs"/>
          <w:color w:val="A6A6A6" w:themeColor="background1" w:themeShade="A6"/>
          <w:rtl/>
        </w:rPr>
        <w:t xml:space="preserve"> לביצים, </w:t>
      </w:r>
      <w:r w:rsidR="00027D7D" w:rsidRPr="004F389B">
        <w:rPr>
          <w:rFonts w:hint="cs"/>
          <w:color w:val="A6A6A6" w:themeColor="background1" w:themeShade="A6"/>
          <w:rtl/>
        </w:rPr>
        <w:t>קולפן לירקות ו</w:t>
      </w:r>
      <w:r w:rsidR="00365290" w:rsidRPr="004F389B">
        <w:rPr>
          <w:rFonts w:hint="cs"/>
          <w:color w:val="A6A6A6" w:themeColor="background1" w:themeShade="A6"/>
          <w:rtl/>
        </w:rPr>
        <w:t xml:space="preserve">חותכן </w:t>
      </w:r>
      <w:r w:rsidR="00B17F95" w:rsidRPr="004F389B">
        <w:rPr>
          <w:rFonts w:hint="cs"/>
          <w:color w:val="A6A6A6" w:themeColor="background1" w:themeShade="A6"/>
          <w:rtl/>
        </w:rPr>
        <w:t>ל</w:t>
      </w:r>
      <w:r w:rsidR="00027D7D" w:rsidRPr="004F389B">
        <w:rPr>
          <w:rFonts w:hint="cs"/>
          <w:color w:val="A6A6A6" w:themeColor="background1" w:themeShade="A6"/>
          <w:rtl/>
        </w:rPr>
        <w:t>סלט</w:t>
      </w:r>
      <w:r w:rsidR="00365290" w:rsidRPr="004F389B">
        <w:rPr>
          <w:rFonts w:hint="cs"/>
          <w:color w:val="A6A6A6" w:themeColor="background1" w:themeShade="A6"/>
          <w:rtl/>
        </w:rPr>
        <w:t xml:space="preserve">. </w:t>
      </w:r>
      <w:r w:rsidR="005E3A41" w:rsidRPr="004F389B">
        <w:rPr>
          <w:rFonts w:hint="cs"/>
          <w:color w:val="A6A6A6" w:themeColor="background1" w:themeShade="A6"/>
          <w:rtl/>
        </w:rPr>
        <w:t>אלו היו הרכישות היחידות שביצע מאז סוף הקיץ, כשעבר להתגורר בדירה הריקה, רק תחליפי</w:t>
      </w:r>
      <w:r w:rsidR="00B17F95" w:rsidRPr="004F389B">
        <w:rPr>
          <w:rFonts w:hint="cs"/>
          <w:color w:val="A6A6A6" w:themeColor="background1" w:themeShade="A6"/>
          <w:rtl/>
        </w:rPr>
        <w:t>-</w:t>
      </w:r>
      <w:r w:rsidR="005E3A41" w:rsidRPr="004F389B">
        <w:rPr>
          <w:rFonts w:hint="cs"/>
          <w:color w:val="A6A6A6" w:themeColor="background1" w:themeShade="A6"/>
          <w:rtl/>
        </w:rPr>
        <w:t xml:space="preserve">סכינים וכולם </w:t>
      </w:r>
      <w:r w:rsidR="00365290" w:rsidRPr="004F389B">
        <w:rPr>
          <w:rFonts w:hint="cs"/>
          <w:color w:val="A6A6A6" w:themeColor="background1" w:themeShade="A6"/>
          <w:rtl/>
        </w:rPr>
        <w:t>קהים. סכינים</w:t>
      </w:r>
      <w:r w:rsidR="00B17F95" w:rsidRPr="004F389B">
        <w:rPr>
          <w:rFonts w:hint="cs"/>
          <w:color w:val="A6A6A6" w:themeColor="background1" w:themeShade="A6"/>
          <w:rtl/>
        </w:rPr>
        <w:t xml:space="preserve"> קהות אינן בטוחות</w:t>
      </w:r>
      <w:r w:rsidR="005E3A41" w:rsidRPr="004F389B">
        <w:rPr>
          <w:rFonts w:hint="cs"/>
          <w:color w:val="A6A6A6" w:themeColor="background1" w:themeShade="A6"/>
          <w:rtl/>
        </w:rPr>
        <w:t xml:space="preserve"> יותר </w:t>
      </w:r>
      <w:r w:rsidR="00E35A2E" w:rsidRPr="004F389B">
        <w:rPr>
          <w:rFonts w:hint="cs"/>
          <w:color w:val="A6A6A6" w:themeColor="background1" w:themeShade="A6"/>
          <w:rtl/>
        </w:rPr>
        <w:t>מסכין חדה אלא להיפך</w:t>
      </w:r>
      <w:r w:rsidR="00B17F95" w:rsidRPr="004F389B">
        <w:rPr>
          <w:rFonts w:hint="cs"/>
          <w:color w:val="A6A6A6" w:themeColor="background1" w:themeShade="A6"/>
          <w:rtl/>
        </w:rPr>
        <w:t>, כי השימוש בהן</w:t>
      </w:r>
      <w:r w:rsidR="005E3A41" w:rsidRPr="004F389B">
        <w:rPr>
          <w:rFonts w:hint="cs"/>
          <w:color w:val="A6A6A6" w:themeColor="background1" w:themeShade="A6"/>
          <w:rtl/>
        </w:rPr>
        <w:t xml:space="preserve"> דורש</w:t>
      </w:r>
      <w:r w:rsidR="00365290" w:rsidRPr="004F389B">
        <w:rPr>
          <w:rFonts w:hint="cs"/>
          <w:color w:val="A6A6A6" w:themeColor="background1" w:themeShade="A6"/>
          <w:rtl/>
        </w:rPr>
        <w:t xml:space="preserve"> </w:t>
      </w:r>
      <w:r w:rsidR="005E3A41" w:rsidRPr="004F389B">
        <w:rPr>
          <w:rFonts w:hint="cs"/>
          <w:color w:val="A6A6A6" w:themeColor="background1" w:themeShade="A6"/>
          <w:rtl/>
        </w:rPr>
        <w:t>הפע</w:t>
      </w:r>
      <w:r w:rsidR="00365290" w:rsidRPr="004F389B">
        <w:rPr>
          <w:rFonts w:hint="cs"/>
          <w:color w:val="A6A6A6" w:themeColor="background1" w:themeShade="A6"/>
          <w:rtl/>
        </w:rPr>
        <w:t>ל</w:t>
      </w:r>
      <w:r w:rsidR="005E3A41" w:rsidRPr="004F389B">
        <w:rPr>
          <w:rFonts w:hint="cs"/>
          <w:color w:val="A6A6A6" w:themeColor="background1" w:themeShade="A6"/>
          <w:rtl/>
        </w:rPr>
        <w:t>ת</w:t>
      </w:r>
      <w:r w:rsidR="00365290" w:rsidRPr="004F389B">
        <w:rPr>
          <w:rFonts w:hint="cs"/>
          <w:color w:val="A6A6A6" w:themeColor="background1" w:themeShade="A6"/>
          <w:rtl/>
        </w:rPr>
        <w:t xml:space="preserve"> </w:t>
      </w:r>
      <w:r w:rsidR="005E3A41" w:rsidRPr="004F389B">
        <w:rPr>
          <w:rFonts w:hint="cs"/>
          <w:color w:val="A6A6A6" w:themeColor="background1" w:themeShade="A6"/>
          <w:rtl/>
        </w:rPr>
        <w:t>עצמה רבה</w:t>
      </w:r>
      <w:r w:rsidR="00365290" w:rsidRPr="004F389B">
        <w:rPr>
          <w:rFonts w:hint="cs"/>
          <w:color w:val="A6A6A6" w:themeColor="background1" w:themeShade="A6"/>
          <w:rtl/>
        </w:rPr>
        <w:t xml:space="preserve">, </w:t>
      </w:r>
      <w:r w:rsidRPr="004F389B">
        <w:rPr>
          <w:rFonts w:hint="cs"/>
          <w:color w:val="A6A6A6" w:themeColor="background1" w:themeShade="A6"/>
          <w:rtl/>
        </w:rPr>
        <w:t>ומכאן הסבירות הגבוהה לאיבוד שליטה,</w:t>
      </w:r>
      <w:r w:rsidR="005E3A41" w:rsidRPr="004F389B">
        <w:rPr>
          <w:rFonts w:hint="cs"/>
          <w:color w:val="A6A6A6" w:themeColor="background1" w:themeShade="A6"/>
          <w:rtl/>
        </w:rPr>
        <w:t xml:space="preserve"> לכן </w:t>
      </w:r>
      <w:r w:rsidR="00E35A2E" w:rsidRPr="004F389B">
        <w:rPr>
          <w:rFonts w:hint="cs"/>
          <w:color w:val="A6A6A6" w:themeColor="background1" w:themeShade="A6"/>
          <w:rtl/>
        </w:rPr>
        <w:t>על אף חולשת</w:t>
      </w:r>
      <w:r w:rsidR="00B17F95" w:rsidRPr="004F389B">
        <w:rPr>
          <w:rFonts w:hint="cs"/>
          <w:color w:val="A6A6A6" w:themeColor="background1" w:themeShade="A6"/>
          <w:rtl/>
        </w:rPr>
        <w:t>ן</w:t>
      </w:r>
      <w:r w:rsidR="00E35A2E" w:rsidRPr="004F389B">
        <w:rPr>
          <w:rFonts w:hint="cs"/>
          <w:color w:val="A6A6A6" w:themeColor="background1" w:themeShade="A6"/>
          <w:rtl/>
        </w:rPr>
        <w:t xml:space="preserve"> </w:t>
      </w:r>
      <w:r w:rsidR="00B17F95" w:rsidRPr="004F389B">
        <w:rPr>
          <w:rFonts w:hint="cs"/>
          <w:color w:val="A6A6A6" w:themeColor="background1" w:themeShade="A6"/>
          <w:rtl/>
        </w:rPr>
        <w:t>הן</w:t>
      </w:r>
      <w:r w:rsidR="005E3A41" w:rsidRPr="004F389B">
        <w:rPr>
          <w:rFonts w:hint="cs"/>
          <w:color w:val="A6A6A6" w:themeColor="background1" w:themeShade="A6"/>
          <w:rtl/>
        </w:rPr>
        <w:t xml:space="preserve"> </w:t>
      </w:r>
      <w:r w:rsidR="00B17F95" w:rsidRPr="004F389B">
        <w:rPr>
          <w:rFonts w:hint="cs"/>
          <w:color w:val="A6A6A6" w:themeColor="background1" w:themeShade="A6"/>
          <w:rtl/>
        </w:rPr>
        <w:t>מסוכנות</w:t>
      </w:r>
      <w:r w:rsidR="00365290" w:rsidRPr="004F389B">
        <w:rPr>
          <w:rFonts w:hint="cs"/>
          <w:color w:val="A6A6A6" w:themeColor="background1" w:themeShade="A6"/>
          <w:rtl/>
        </w:rPr>
        <w:t xml:space="preserve"> יותר. </w:t>
      </w:r>
      <w:r w:rsidR="005E3A41" w:rsidRPr="004F389B">
        <w:rPr>
          <w:rFonts w:hint="cs"/>
          <w:color w:val="A6A6A6" w:themeColor="background1" w:themeShade="A6"/>
          <w:rtl/>
        </w:rPr>
        <w:t>ייתכן</w:t>
      </w:r>
      <w:r w:rsidR="00365290" w:rsidRPr="004F389B">
        <w:rPr>
          <w:rFonts w:hint="cs"/>
          <w:color w:val="A6A6A6" w:themeColor="background1" w:themeShade="A6"/>
          <w:rtl/>
        </w:rPr>
        <w:t xml:space="preserve"> </w:t>
      </w:r>
      <w:r w:rsidR="005E3A41" w:rsidRPr="004F389B">
        <w:rPr>
          <w:rFonts w:hint="cs"/>
          <w:color w:val="A6A6A6" w:themeColor="background1" w:themeShade="A6"/>
          <w:rtl/>
        </w:rPr>
        <w:t>ואף בכוחותיו שלו אלכס</w:t>
      </w:r>
      <w:r w:rsidR="00365290" w:rsidRPr="004F389B">
        <w:rPr>
          <w:rFonts w:hint="cs"/>
          <w:color w:val="A6A6A6" w:themeColor="background1" w:themeShade="A6"/>
          <w:rtl/>
        </w:rPr>
        <w:t xml:space="preserve"> </w:t>
      </w:r>
      <w:r w:rsidR="005E3A41" w:rsidRPr="004F389B">
        <w:rPr>
          <w:rFonts w:hint="cs"/>
          <w:color w:val="A6A6A6" w:themeColor="background1" w:themeShade="A6"/>
          <w:rtl/>
        </w:rPr>
        <w:t>לא בטח מאותה סיבה</w:t>
      </w:r>
      <w:r w:rsidR="00365290" w:rsidRPr="004F389B">
        <w:rPr>
          <w:rFonts w:hint="cs"/>
          <w:color w:val="A6A6A6" w:themeColor="background1" w:themeShade="A6"/>
          <w:rtl/>
        </w:rPr>
        <w:t>.</w:t>
      </w:r>
    </w:p>
    <w:p w14:paraId="0B9EF54F" w14:textId="77777777" w:rsidR="004A0742" w:rsidRPr="004F389B" w:rsidRDefault="00FE1EA7" w:rsidP="00250000">
      <w:pPr>
        <w:rPr>
          <w:color w:val="A6A6A6" w:themeColor="background1" w:themeShade="A6"/>
          <w:rtl/>
        </w:rPr>
      </w:pPr>
      <w:r w:rsidRPr="004F389B">
        <w:rPr>
          <w:rFonts w:hint="cs"/>
          <w:color w:val="A6A6A6" w:themeColor="background1" w:themeShade="A6"/>
          <w:rtl/>
        </w:rPr>
        <w:t>לא, לא,</w:t>
      </w:r>
      <w:r w:rsidR="004627AB" w:rsidRPr="004F389B">
        <w:rPr>
          <w:rFonts w:hint="cs"/>
          <w:color w:val="A6A6A6" w:themeColor="background1" w:themeShade="A6"/>
          <w:rtl/>
        </w:rPr>
        <w:t xml:space="preserve"> פתרון התעלומה הקודמת לא היה על חוף הים אלא שנים לפני, בחדרו האפלולי של ארקדי, כשגופו היה חבול, כשעורו היה משופשף...</w:t>
      </w:r>
    </w:p>
    <w:p w14:paraId="0C5C9F29" w14:textId="2431DC7B" w:rsidR="00CA45D3" w:rsidRPr="004F389B" w:rsidRDefault="00CA45D3" w:rsidP="00250000">
      <w:pPr>
        <w:rPr>
          <w:color w:val="A6A6A6" w:themeColor="background1" w:themeShade="A6"/>
          <w:rtl/>
        </w:rPr>
      </w:pPr>
      <w:r w:rsidRPr="004F389B">
        <w:rPr>
          <w:rFonts w:hint="cs"/>
          <w:color w:val="A6A6A6" w:themeColor="background1" w:themeShade="A6"/>
          <w:rtl/>
        </w:rPr>
        <w:t xml:space="preserve">חללים </w:t>
      </w:r>
      <w:r w:rsidR="0007458E" w:rsidRPr="004F389B">
        <w:rPr>
          <w:rFonts w:hint="cs"/>
          <w:color w:val="A6A6A6" w:themeColor="background1" w:themeShade="A6"/>
          <w:rtl/>
        </w:rPr>
        <w:t>מסוימ</w:t>
      </w:r>
      <w:r w:rsidRPr="004F389B">
        <w:rPr>
          <w:rFonts w:hint="cs"/>
          <w:color w:val="A6A6A6" w:themeColor="background1" w:themeShade="A6"/>
          <w:rtl/>
        </w:rPr>
        <w:t>ים שבתוכו, קפואים ורדומים, חרקו על מסילות חלודות שנבנו זה מכבר כדי להסיעם הרחק מכאן</w:t>
      </w:r>
    </w:p>
    <w:p w14:paraId="1641A862" w14:textId="36A22AA4" w:rsidR="00506BD8" w:rsidRPr="004F389B" w:rsidRDefault="00CA45D3" w:rsidP="00250000">
      <w:pPr>
        <w:rPr>
          <w:color w:val="A6A6A6" w:themeColor="background1" w:themeShade="A6"/>
          <w:rtl/>
        </w:rPr>
      </w:pPr>
      <w:r w:rsidRPr="004F389B">
        <w:rPr>
          <w:rFonts w:hint="cs"/>
          <w:color w:val="A6A6A6" w:themeColor="background1" w:themeShade="A6"/>
          <w:rtl/>
        </w:rPr>
        <w:t>או שהמסילות נבנו כדי להסיע את תכנם של החללים, אם אי פעם יתמלאו ביבול משביע או בעל-ערך, אל מחוץ לאלכס, אספקה ל</w:t>
      </w:r>
      <w:r w:rsidR="00271F95" w:rsidRPr="004F389B">
        <w:rPr>
          <w:rFonts w:hint="cs"/>
          <w:color w:val="A6A6A6" w:themeColor="background1" w:themeShade="A6"/>
          <w:rtl/>
        </w:rPr>
        <w:t>אזור</w:t>
      </w:r>
      <w:r w:rsidRPr="004F389B">
        <w:rPr>
          <w:rFonts w:hint="cs"/>
          <w:color w:val="A6A6A6" w:themeColor="background1" w:themeShade="A6"/>
          <w:rtl/>
        </w:rPr>
        <w:t>ים נזקקים, מוכי אסון</w:t>
      </w:r>
      <w:r w:rsidRPr="004F389B" w:rsidDel="006116F9">
        <w:rPr>
          <w:rFonts w:hint="cs"/>
          <w:color w:val="A6A6A6" w:themeColor="background1" w:themeShade="A6"/>
          <w:rtl/>
        </w:rPr>
        <w:t xml:space="preserve"> </w:t>
      </w:r>
      <w:r w:rsidRPr="004F389B">
        <w:rPr>
          <w:rFonts w:hint="cs"/>
          <w:color w:val="A6A6A6" w:themeColor="background1" w:themeShade="A6"/>
          <w:rtl/>
        </w:rPr>
        <w:t>אלא שקשה להעמיס חללים שהוקמו ובּוּססו על ביצורי בטון למסילות, שאון החיכוך חורק וצורמני לאורך מסלולי החלודה המפותלים, הנחרכים</w:t>
      </w:r>
    </w:p>
    <w:p w14:paraId="07A7C538" w14:textId="66639B17" w:rsidR="00E35A2E" w:rsidRPr="004F389B" w:rsidRDefault="00E35A2E" w:rsidP="00250000">
      <w:pPr>
        <w:rPr>
          <w:color w:val="A6A6A6" w:themeColor="background1" w:themeShade="A6"/>
          <w:rtl/>
        </w:rPr>
      </w:pPr>
      <w:r w:rsidRPr="004F389B">
        <w:rPr>
          <w:rFonts w:hint="cs"/>
          <w:color w:val="A6A6A6" w:themeColor="background1" w:themeShade="A6"/>
          <w:rtl/>
        </w:rPr>
        <w:t>]</w:t>
      </w:r>
    </w:p>
    <w:p w14:paraId="2AE11165" w14:textId="1A2DFABF" w:rsidR="00673E28" w:rsidRDefault="00D90B5F" w:rsidP="00673E28">
      <w:pPr>
        <w:rPr>
          <w:rtl/>
        </w:rPr>
      </w:pPr>
      <w:r w:rsidRPr="00D90B5F">
        <w:rPr>
          <w:rFonts w:cs="Times New Roman"/>
          <w:rtl/>
        </w:rPr>
        <w:lastRenderedPageBreak/>
        <w:t xml:space="preserve">הוא </w:t>
      </w:r>
      <w:r w:rsidR="00917A5A" w:rsidRPr="00917A5A">
        <w:rPr>
          <w:rFonts w:cs="Times New Roman"/>
          <w:rtl/>
        </w:rPr>
        <w:t>עלץ</w:t>
      </w:r>
      <w:r w:rsidRPr="00D90B5F">
        <w:rPr>
          <w:rFonts w:cs="Times New Roman"/>
          <w:rtl/>
        </w:rPr>
        <w:t xml:space="preserve">, </w:t>
      </w:r>
      <w:r w:rsidR="00E3438C">
        <w:rPr>
          <w:rFonts w:cs="Times New Roman" w:hint="cs"/>
          <w:rtl/>
        </w:rPr>
        <w:t xml:space="preserve">הוא </w:t>
      </w:r>
      <w:r w:rsidR="00051A13" w:rsidRPr="00051A13">
        <w:rPr>
          <w:rFonts w:cs="Times New Roman"/>
          <w:rtl/>
        </w:rPr>
        <w:t>שש ושמח</w:t>
      </w:r>
      <w:r w:rsidR="00051A13">
        <w:rPr>
          <w:rFonts w:cs="Times New Roman" w:hint="cs"/>
          <w:rtl/>
        </w:rPr>
        <w:t xml:space="preserve"> בתכלית</w:t>
      </w:r>
      <w:r w:rsidRPr="00D90B5F">
        <w:rPr>
          <w:rFonts w:cs="Times New Roman"/>
          <w:rtl/>
        </w:rPr>
        <w:t xml:space="preserve"> מכך שארקדי שוב חבר שלו, חבר לפחות במובן </w:t>
      </w:r>
      <w:r w:rsidR="0007458E">
        <w:rPr>
          <w:rFonts w:cs="Times New Roman"/>
          <w:rtl/>
        </w:rPr>
        <w:t>מסוים</w:t>
      </w:r>
      <w:r w:rsidRPr="00D90B5F">
        <w:rPr>
          <w:rFonts w:cs="Times New Roman"/>
          <w:rtl/>
        </w:rPr>
        <w:t xml:space="preserve">, כי נהג בו </w:t>
      </w:r>
      <w:r w:rsidR="00917A5A" w:rsidRPr="00E3438C">
        <w:rPr>
          <w:rFonts w:cs="Times New Roman"/>
          <w:rtl/>
        </w:rPr>
        <w:t>בעוינות</w:t>
      </w:r>
      <w:r w:rsidR="00917A5A" w:rsidRPr="00D90B5F">
        <w:rPr>
          <w:rFonts w:cs="Times New Roman"/>
          <w:rtl/>
        </w:rPr>
        <w:t xml:space="preserve"> </w:t>
      </w:r>
      <w:r w:rsidRPr="00D90B5F">
        <w:rPr>
          <w:rFonts w:cs="Times New Roman"/>
          <w:rtl/>
        </w:rPr>
        <w:t>קשיח</w:t>
      </w:r>
      <w:r w:rsidR="00917A5A">
        <w:rPr>
          <w:rFonts w:cs="Times New Roman" w:hint="cs"/>
          <w:rtl/>
        </w:rPr>
        <w:t>ה</w:t>
      </w:r>
      <w:r w:rsidRPr="00D90B5F">
        <w:rPr>
          <w:rFonts w:cs="Times New Roman"/>
          <w:rtl/>
        </w:rPr>
        <w:t xml:space="preserve"> שכזאת,</w:t>
      </w:r>
      <w:r w:rsidR="00E3438C" w:rsidRPr="00E3438C">
        <w:rPr>
          <w:rFonts w:cs="Times New Roman"/>
          <w:rtl/>
        </w:rPr>
        <w:t xml:space="preserve"> </w:t>
      </w:r>
      <w:r w:rsidR="00917A5A" w:rsidRPr="00917A5A">
        <w:rPr>
          <w:rFonts w:cs="Times New Roman"/>
          <w:rtl/>
        </w:rPr>
        <w:t xml:space="preserve">מרירה ממש – </w:t>
      </w:r>
      <w:r w:rsidR="00051A13" w:rsidRPr="00051A13">
        <w:rPr>
          <w:rFonts w:cs="Times New Roman"/>
          <w:rtl/>
        </w:rPr>
        <w:t>אוף</w:t>
      </w:r>
      <w:r w:rsidR="004F389B">
        <w:rPr>
          <w:rFonts w:cs="Times New Roman" w:hint="cs"/>
          <w:rtl/>
        </w:rPr>
        <w:t>,</w:t>
      </w:r>
      <w:r w:rsidR="00051A13" w:rsidRPr="00051A13">
        <w:rPr>
          <w:rFonts w:cs="Times New Roman"/>
          <w:rtl/>
        </w:rPr>
        <w:t xml:space="preserve"> כמו בתוך אטמוספרה של מימן מתכתי</w:t>
      </w:r>
      <w:r w:rsidR="00917A5A">
        <w:rPr>
          <w:rFonts w:cs="Times New Roman" w:hint="cs"/>
          <w:rtl/>
        </w:rPr>
        <w:t>,</w:t>
      </w:r>
      <w:r w:rsidR="00051A13" w:rsidRPr="00051A13">
        <w:rPr>
          <w:rFonts w:cs="Times New Roman"/>
          <w:rtl/>
        </w:rPr>
        <w:t xml:space="preserve"> זה נורא כשזה נדבק לעור, חודר לריאות, כזאת </w:t>
      </w:r>
      <w:r w:rsidR="00E3438C" w:rsidRPr="00E3438C">
        <w:rPr>
          <w:rFonts w:cs="Times New Roman"/>
          <w:rtl/>
        </w:rPr>
        <w:t>איבה</w:t>
      </w:r>
      <w:r w:rsidR="00E3438C">
        <w:rPr>
          <w:rFonts w:cs="Times New Roman" w:hint="cs"/>
          <w:rtl/>
        </w:rPr>
        <w:t xml:space="preserve"> </w:t>
      </w:r>
      <w:r w:rsidR="00051A13" w:rsidRPr="00051A13">
        <w:rPr>
          <w:rFonts w:cs="Times New Roman"/>
          <w:rtl/>
        </w:rPr>
        <w:t xml:space="preserve">ואלכס לא הבין </w:t>
      </w:r>
      <w:r w:rsidR="00983F59">
        <w:rPr>
          <w:rFonts w:cs="Times New Roman" w:hint="cs"/>
          <w:rtl/>
        </w:rPr>
        <w:t>מדוע</w:t>
      </w:r>
      <w:r w:rsidR="00051A13" w:rsidRPr="00051A13">
        <w:rPr>
          <w:rFonts w:cs="Times New Roman"/>
          <w:rtl/>
        </w:rPr>
        <w:t>, משטמה שכזאת, כ</w:t>
      </w:r>
      <w:r w:rsidR="00E3438C" w:rsidRPr="00E3438C">
        <w:rPr>
          <w:rFonts w:cs="Times New Roman"/>
          <w:rtl/>
        </w:rPr>
        <w:t>מו על פלנטה מרוחקת,</w:t>
      </w:r>
      <w:r w:rsidRPr="00D90B5F">
        <w:rPr>
          <w:rFonts w:cs="Times New Roman"/>
          <w:rtl/>
        </w:rPr>
        <w:t xml:space="preserve"> שבתאי </w:t>
      </w:r>
      <w:r w:rsidR="00051A13">
        <w:rPr>
          <w:rFonts w:cs="Times New Roman" w:hint="cs"/>
          <w:rtl/>
        </w:rPr>
        <w:t xml:space="preserve">או </w:t>
      </w:r>
      <w:r w:rsidRPr="00D90B5F">
        <w:rPr>
          <w:rFonts w:cs="Times New Roman"/>
          <w:rtl/>
        </w:rPr>
        <w:t>צדק שעוינ</w:t>
      </w:r>
      <w:r w:rsidR="00051A13">
        <w:rPr>
          <w:rFonts w:cs="Times New Roman" w:hint="cs"/>
          <w:rtl/>
        </w:rPr>
        <w:t>ים</w:t>
      </w:r>
      <w:r w:rsidRPr="00D90B5F">
        <w:rPr>
          <w:rFonts w:cs="Times New Roman"/>
          <w:rtl/>
        </w:rPr>
        <w:t xml:space="preserve"> גם ה</w:t>
      </w:r>
      <w:r w:rsidR="00051A13">
        <w:rPr>
          <w:rFonts w:cs="Times New Roman" w:hint="cs"/>
          <w:rtl/>
        </w:rPr>
        <w:t>ם</w:t>
      </w:r>
      <w:r w:rsidRPr="00D90B5F">
        <w:rPr>
          <w:rFonts w:cs="Times New Roman"/>
          <w:rtl/>
        </w:rPr>
        <w:t xml:space="preserve"> עד</w:t>
      </w:r>
      <w:r w:rsidR="00C90C6C">
        <w:rPr>
          <w:rFonts w:cs="Times New Roman"/>
          <w:rtl/>
        </w:rPr>
        <w:t xml:space="preserve"> מאוד </w:t>
      </w:r>
      <w:r w:rsidRPr="00D90B5F">
        <w:rPr>
          <w:rFonts w:cs="Times New Roman"/>
          <w:rtl/>
        </w:rPr>
        <w:t>לאדם. ליבות</w:t>
      </w:r>
      <w:r w:rsidR="00051A13">
        <w:rPr>
          <w:rFonts w:cs="Times New Roman" w:hint="cs"/>
          <w:rtl/>
        </w:rPr>
        <w:t>יהם</w:t>
      </w:r>
      <w:r w:rsidRPr="00D90B5F">
        <w:rPr>
          <w:rFonts w:cs="Times New Roman"/>
          <w:rtl/>
        </w:rPr>
        <w:t xml:space="preserve"> של ענקי הגז </w:t>
      </w:r>
      <w:r w:rsidR="00E3438C">
        <w:rPr>
          <w:rFonts w:cs="Times New Roman" w:hint="cs"/>
          <w:rtl/>
        </w:rPr>
        <w:t xml:space="preserve">האלו </w:t>
      </w:r>
      <w:r w:rsidRPr="00D90B5F">
        <w:rPr>
          <w:rFonts w:cs="Times New Roman"/>
          <w:rtl/>
        </w:rPr>
        <w:t>עשויות ברזל ומימן מתכתי</w:t>
      </w:r>
      <w:r w:rsidR="006B6AAA">
        <w:rPr>
          <w:rFonts w:cs="Times New Roman"/>
          <w:rtl/>
        </w:rPr>
        <w:t xml:space="preserve"> </w:t>
      </w:r>
      <w:r w:rsidRPr="00D90B5F">
        <w:rPr>
          <w:rFonts w:cs="Times New Roman"/>
          <w:rtl/>
        </w:rPr>
        <w:t>בטמפרטורה גבוהה, חורכת, אלפי מעלות, עשרות אלפי מעלות ובלחץ עצום שיכול לכתוש את גופו בשניות, בפחות משניות, למעוך אותו לעיסה שתתערבל, תתמזג במימן המתכתי ותתנדף...</w:t>
      </w:r>
      <w:r w:rsidR="007D05F6" w:rsidRPr="00E67C1F">
        <w:rPr>
          <w:rtl/>
        </w:rPr>
        <w:t xml:space="preserve"> </w:t>
      </w:r>
      <w:r w:rsidR="005E40FE">
        <w:rPr>
          <w:rFonts w:hint="cs"/>
          <w:rtl/>
        </w:rPr>
        <w:t>[</w:t>
      </w:r>
      <w:r w:rsidR="007D05F6" w:rsidRPr="00E67C1F">
        <w:rPr>
          <w:rtl/>
        </w:rPr>
        <w:t xml:space="preserve">הוא לא הבין מה ארקדי רוצה ממנו בכלל, מה הוא רוצה, </w:t>
      </w:r>
      <w:r w:rsidR="00607076" w:rsidRPr="00E67C1F">
        <w:rPr>
          <w:rFonts w:hint="eastAsia"/>
          <w:rtl/>
        </w:rPr>
        <w:t>קר</w:t>
      </w:r>
      <w:r w:rsidR="00607076" w:rsidRPr="00E67C1F">
        <w:rPr>
          <w:rtl/>
        </w:rPr>
        <w:t xml:space="preserve"> כמו מימן נוזלי, על-מוליך ומתכתי, ומימן (עמוק בחלל הפנימי ביותר, בארבע פאזות שונות </w:t>
      </w:r>
      <w:r w:rsidR="00297D38">
        <w:rPr>
          <w:rtl/>
        </w:rPr>
        <w:t>על פ</w:t>
      </w:r>
      <w:r w:rsidR="00607076" w:rsidRPr="00E67C1F">
        <w:rPr>
          <w:rtl/>
        </w:rPr>
        <w:t>י הטמפרטורה המשתנה והלחץ ההולך וגובר) מוצק.</w:t>
      </w:r>
      <w:r w:rsidR="005E40FE">
        <w:rPr>
          <w:rFonts w:hint="cs"/>
          <w:rtl/>
        </w:rPr>
        <w:t>]</w:t>
      </w:r>
      <w:r w:rsidR="00607076" w:rsidRPr="00E67C1F">
        <w:rPr>
          <w:rtl/>
        </w:rPr>
        <w:t xml:space="preserve"> </w:t>
      </w:r>
      <w:r w:rsidR="007D05F6" w:rsidRPr="00E67C1F">
        <w:rPr>
          <w:rFonts w:hint="eastAsia"/>
          <w:rtl/>
        </w:rPr>
        <w:t>לו</w:t>
      </w:r>
      <w:r w:rsidR="00F21233">
        <w:rPr>
          <w:rFonts w:hint="cs"/>
          <w:rtl/>
        </w:rPr>
        <w:t>ּ</w:t>
      </w:r>
      <w:r w:rsidR="007D05F6" w:rsidRPr="00E67C1F">
        <w:rPr>
          <w:rtl/>
        </w:rPr>
        <w:t xml:space="preserve"> רק </w:t>
      </w:r>
      <w:r w:rsidR="00953FC2">
        <w:rPr>
          <w:rFonts w:hint="cs"/>
          <w:rtl/>
        </w:rPr>
        <w:t>י</w:t>
      </w:r>
      <w:r w:rsidR="00051A13" w:rsidRPr="00051A13">
        <w:rPr>
          <w:rFonts w:cs="Times New Roman"/>
          <w:rtl/>
        </w:rPr>
        <w:t>צווה ע</w:t>
      </w:r>
      <w:r w:rsidR="00051A13">
        <w:rPr>
          <w:rFonts w:cs="Times New Roman" w:hint="cs"/>
          <w:rtl/>
        </w:rPr>
        <w:t xml:space="preserve">ליו </w:t>
      </w:r>
      <w:r w:rsidRPr="00D90B5F">
        <w:rPr>
          <w:rFonts w:cs="Times New Roman"/>
          <w:rtl/>
        </w:rPr>
        <w:t>ארקדי –</w:t>
      </w:r>
      <w:r>
        <w:rPr>
          <w:rFonts w:cs="Times New Roman" w:hint="cs"/>
          <w:rtl/>
        </w:rPr>
        <w:t xml:space="preserve"> </w:t>
      </w:r>
      <w:r w:rsidR="007D05F6" w:rsidRPr="00E67C1F">
        <w:rPr>
          <w:rtl/>
        </w:rPr>
        <w:t>י</w:t>
      </w:r>
      <w:r w:rsidR="00953FC2">
        <w:rPr>
          <w:rFonts w:hint="cs"/>
          <w:rtl/>
        </w:rPr>
        <w:t>ציית</w:t>
      </w:r>
      <w:r w:rsidR="007D05F6" w:rsidRPr="00E67C1F">
        <w:rPr>
          <w:rtl/>
        </w:rPr>
        <w:t xml:space="preserve"> </w:t>
      </w:r>
      <w:r w:rsidR="00607076" w:rsidRPr="00E67C1F">
        <w:rPr>
          <w:rFonts w:hint="eastAsia"/>
          <w:rtl/>
        </w:rPr>
        <w:t>אלכס</w:t>
      </w:r>
      <w:r w:rsidR="00607076" w:rsidRPr="00E67C1F">
        <w:rPr>
          <w:rtl/>
        </w:rPr>
        <w:t xml:space="preserve"> </w:t>
      </w:r>
      <w:r w:rsidR="00953FC2">
        <w:rPr>
          <w:rFonts w:hint="cs"/>
          <w:rtl/>
        </w:rPr>
        <w:t>ל</w:t>
      </w:r>
      <w:r w:rsidR="007D05F6" w:rsidRPr="00E67C1F">
        <w:rPr>
          <w:rFonts w:hint="eastAsia"/>
          <w:rtl/>
        </w:rPr>
        <w:t>כל</w:t>
      </w:r>
      <w:r w:rsidR="007D05F6" w:rsidRPr="00E67C1F">
        <w:rPr>
          <w:rtl/>
        </w:rPr>
        <w:t xml:space="preserve"> </w:t>
      </w:r>
      <w:r w:rsidR="007D05F6" w:rsidRPr="00E67C1F">
        <w:rPr>
          <w:rFonts w:hint="eastAsia"/>
          <w:rtl/>
        </w:rPr>
        <w:t>מה</w:t>
      </w:r>
      <w:r w:rsidR="007D05F6" w:rsidRPr="00E67C1F">
        <w:rPr>
          <w:rtl/>
        </w:rPr>
        <w:t xml:space="preserve"> </w:t>
      </w:r>
      <w:r w:rsidR="007D05F6" w:rsidRPr="00E67C1F">
        <w:rPr>
          <w:rFonts w:hint="eastAsia"/>
          <w:rtl/>
        </w:rPr>
        <w:t>שיגיד</w:t>
      </w:r>
      <w:r w:rsidR="007D05F6" w:rsidRPr="00E67C1F">
        <w:rPr>
          <w:rtl/>
        </w:rPr>
        <w:t xml:space="preserve">, </w:t>
      </w:r>
      <w:r w:rsidR="007D05F6" w:rsidRPr="00E67C1F">
        <w:rPr>
          <w:rFonts w:hint="eastAsia"/>
          <w:rtl/>
        </w:rPr>
        <w:t>וכשיגיד</w:t>
      </w:r>
      <w:r w:rsidR="007D05F6" w:rsidRPr="00E67C1F">
        <w:rPr>
          <w:rtl/>
        </w:rPr>
        <w:t xml:space="preserve"> </w:t>
      </w:r>
      <w:r w:rsidR="007D05F6" w:rsidRPr="00E67C1F">
        <w:rPr>
          <w:rFonts w:hint="eastAsia"/>
          <w:rtl/>
        </w:rPr>
        <w:t>לה</w:t>
      </w:r>
      <w:r w:rsidR="00051A13" w:rsidRPr="00051A13">
        <w:rPr>
          <w:rFonts w:cs="Times New Roman"/>
          <w:rtl/>
        </w:rPr>
        <w:t>חליק</w:t>
      </w:r>
      <w:r w:rsidR="007D05F6" w:rsidRPr="00E67C1F">
        <w:rPr>
          <w:rtl/>
        </w:rPr>
        <w:t xml:space="preserve"> </w:t>
      </w:r>
      <w:r w:rsidR="007D05F6" w:rsidRPr="00E67C1F">
        <w:rPr>
          <w:rFonts w:hint="eastAsia"/>
          <w:rtl/>
        </w:rPr>
        <w:t>הוא</w:t>
      </w:r>
      <w:r w:rsidR="007D05F6" w:rsidRPr="00E67C1F">
        <w:rPr>
          <w:rtl/>
        </w:rPr>
        <w:t xml:space="preserve"> </w:t>
      </w:r>
      <w:r w:rsidR="007D05F6" w:rsidRPr="00E67C1F">
        <w:rPr>
          <w:rFonts w:hint="eastAsia"/>
          <w:rtl/>
        </w:rPr>
        <w:t>י</w:t>
      </w:r>
      <w:r w:rsidR="00051A13" w:rsidRPr="00051A13">
        <w:rPr>
          <w:rFonts w:cs="Times New Roman"/>
          <w:rtl/>
        </w:rPr>
        <w:t>חליק</w:t>
      </w:r>
      <w:r w:rsidR="007D05F6" w:rsidRPr="00E67C1F">
        <w:rPr>
          <w:rtl/>
        </w:rPr>
        <w:t>,</w:t>
      </w:r>
      <w:r w:rsidR="00494BB7" w:rsidRPr="00E67C1F">
        <w:rPr>
          <w:rtl/>
        </w:rPr>
        <w:t xml:space="preserve"> </w:t>
      </w:r>
      <w:r w:rsidRPr="00D90B5F">
        <w:rPr>
          <w:rFonts w:cs="Times New Roman"/>
          <w:rtl/>
        </w:rPr>
        <w:t>וכשיגיד עמוק אז עמוק,</w:t>
      </w:r>
      <w:r>
        <w:rPr>
          <w:rFonts w:cs="Times New Roman" w:hint="cs"/>
          <w:rtl/>
        </w:rPr>
        <w:t xml:space="preserve"> </w:t>
      </w:r>
      <w:r w:rsidR="007D05F6" w:rsidRPr="00E67C1F">
        <w:rPr>
          <w:rFonts w:hint="eastAsia"/>
          <w:rtl/>
        </w:rPr>
        <w:t>וכשיגיד</w:t>
      </w:r>
      <w:r w:rsidR="007D05F6" w:rsidRPr="00E67C1F">
        <w:rPr>
          <w:rtl/>
        </w:rPr>
        <w:t xml:space="preserve"> </w:t>
      </w:r>
      <w:r w:rsidR="007D05F6" w:rsidRPr="00E67C1F">
        <w:rPr>
          <w:rFonts w:hint="eastAsia"/>
          <w:rtl/>
        </w:rPr>
        <w:t>מהר</w:t>
      </w:r>
      <w:r w:rsidR="007D05F6" w:rsidRPr="00E67C1F">
        <w:rPr>
          <w:rtl/>
        </w:rPr>
        <w:t xml:space="preserve"> </w:t>
      </w:r>
      <w:r w:rsidR="007D05F6" w:rsidRPr="00E67C1F">
        <w:rPr>
          <w:rFonts w:hint="eastAsia"/>
          <w:rtl/>
        </w:rPr>
        <w:t>וחזק</w:t>
      </w:r>
      <w:r w:rsidR="007D05F6" w:rsidRPr="00E67C1F">
        <w:rPr>
          <w:rtl/>
        </w:rPr>
        <w:t xml:space="preserve"> </w:t>
      </w:r>
      <w:r w:rsidR="007D05F6" w:rsidRPr="00E67C1F">
        <w:rPr>
          <w:rFonts w:hint="eastAsia"/>
          <w:rtl/>
        </w:rPr>
        <w:t>אז</w:t>
      </w:r>
      <w:r w:rsidR="00F21233" w:rsidRPr="00F21233">
        <w:rPr>
          <w:rFonts w:cs="Times New Roman"/>
          <w:rtl/>
        </w:rPr>
        <w:t xml:space="preserve"> מהר וחזק, וכשיגיד חזק ומהר אז</w:t>
      </w:r>
      <w:r w:rsidR="009D74F0">
        <w:rPr>
          <w:rFonts w:hint="cs"/>
          <w:rtl/>
        </w:rPr>
        <w:t xml:space="preserve"> </w:t>
      </w:r>
      <w:r w:rsidR="0076599C">
        <w:rPr>
          <w:rtl/>
        </w:rPr>
        <w:t>–</w:t>
      </w:r>
      <w:r w:rsidR="005E40FE">
        <w:rPr>
          <w:rFonts w:hint="cs"/>
          <w:rtl/>
        </w:rPr>
        <w:t xml:space="preserve"> </w:t>
      </w:r>
      <w:r w:rsidR="00051A13">
        <w:rPr>
          <w:rFonts w:hint="cs"/>
          <w:rtl/>
        </w:rPr>
        <w:t>[</w:t>
      </w:r>
      <w:r w:rsidR="007B0159" w:rsidRPr="00CD067C">
        <w:rPr>
          <w:rFonts w:hint="cs"/>
          <w:rtl/>
        </w:rPr>
        <w:t>הכוס ששטף פגעה בדופן</w:t>
      </w:r>
      <w:r w:rsidR="007B0159">
        <w:rPr>
          <w:rFonts w:hint="cs"/>
          <w:rtl/>
        </w:rPr>
        <w:t xml:space="preserve"> הכיור ונסדקה ב</w:t>
      </w:r>
      <w:r w:rsidR="003D138F">
        <w:rPr>
          <w:rFonts w:hint="cs"/>
          <w:rtl/>
        </w:rPr>
        <w:t>אחיזתו</w:t>
      </w:r>
      <w:r w:rsidR="005E40FE">
        <w:rPr>
          <w:rFonts w:hint="cs"/>
          <w:rtl/>
        </w:rPr>
        <w:t>,</w:t>
      </w:r>
      <w:r w:rsidR="003D138F">
        <w:rPr>
          <w:rtl/>
        </w:rPr>
        <w:t>–</w:t>
      </w:r>
      <w:r w:rsidR="003D138F" w:rsidRPr="00CD067C">
        <w:rPr>
          <w:rFonts w:hint="cs"/>
          <w:rtl/>
        </w:rPr>
        <w:t xml:space="preserve"> </w:t>
      </w:r>
      <w:r w:rsidR="007D05F6">
        <w:rPr>
          <w:rFonts w:hint="cs"/>
          <w:rtl/>
        </w:rPr>
        <w:t>כשיגיד חזק</w:t>
      </w:r>
      <w:r w:rsidR="005E40FE">
        <w:rPr>
          <w:rFonts w:hint="cs"/>
          <w:rtl/>
        </w:rPr>
        <w:t>,</w:t>
      </w:r>
      <w:r w:rsidR="007D05F6">
        <w:rPr>
          <w:rFonts w:hint="cs"/>
          <w:rtl/>
        </w:rPr>
        <w:t xml:space="preserve"> </w:t>
      </w:r>
      <w:r w:rsidR="00CC0EDF" w:rsidRPr="00CD067C">
        <w:rPr>
          <w:rFonts w:hint="cs"/>
          <w:rtl/>
        </w:rPr>
        <w:t>אוי, הוא גנח.</w:t>
      </w:r>
      <w:r w:rsidR="00CA45D3">
        <w:rPr>
          <w:rFonts w:hint="cs"/>
          <w:rtl/>
        </w:rPr>
        <w:t xml:space="preserve"> </w:t>
      </w:r>
      <w:r w:rsidR="00DE2E85">
        <w:rPr>
          <w:rtl/>
        </w:rPr>
        <w:t>–</w:t>
      </w:r>
      <w:r w:rsidR="00EA613A">
        <w:rPr>
          <w:rFonts w:hint="cs"/>
          <w:rtl/>
        </w:rPr>
        <w:t xml:space="preserve"> </w:t>
      </w:r>
      <w:r w:rsidR="00044223">
        <w:rPr>
          <w:rFonts w:hint="cs"/>
          <w:rtl/>
        </w:rPr>
        <w:t>הכוס הת</w:t>
      </w:r>
      <w:r w:rsidR="004A0742">
        <w:rPr>
          <w:rFonts w:hint="cs"/>
          <w:rtl/>
        </w:rPr>
        <w:t>נתצ</w:t>
      </w:r>
      <w:r w:rsidR="00044223">
        <w:rPr>
          <w:rFonts w:hint="cs"/>
          <w:rtl/>
        </w:rPr>
        <w:t xml:space="preserve">ה לשברים ורסיסים בתוך ידו </w:t>
      </w:r>
      <w:r w:rsidR="00044223">
        <w:rPr>
          <w:rtl/>
        </w:rPr>
        <w:t>–</w:t>
      </w:r>
      <w:r w:rsidR="00044223">
        <w:rPr>
          <w:rFonts w:hint="cs"/>
          <w:rtl/>
        </w:rPr>
        <w:t xml:space="preserve"> </w:t>
      </w:r>
      <w:r w:rsidR="00D52164">
        <w:rPr>
          <w:rFonts w:hint="cs"/>
          <w:rtl/>
        </w:rPr>
        <w:t xml:space="preserve">כשיגיד </w:t>
      </w:r>
      <w:r w:rsidR="00DE2E85">
        <w:rPr>
          <w:rtl/>
        </w:rPr>
        <w:t>–</w:t>
      </w:r>
      <w:r w:rsidR="00044223" w:rsidRPr="00CD067C">
        <w:rPr>
          <w:rFonts w:hint="cs"/>
          <w:rtl/>
        </w:rPr>
        <w:t xml:space="preserve">הוא כלל לא שם לב לדם </w:t>
      </w:r>
      <w:r w:rsidR="00044223">
        <w:rPr>
          <w:rFonts w:hint="cs"/>
          <w:rtl/>
        </w:rPr>
        <w:t xml:space="preserve">שהחל זולג מהחתכים </w:t>
      </w:r>
      <w:r w:rsidR="00673E28">
        <w:rPr>
          <w:rtl/>
        </w:rPr>
        <w:t>–</w:t>
      </w:r>
      <w:r w:rsidR="00051A13">
        <w:rPr>
          <w:rFonts w:hint="cs"/>
          <w:rtl/>
        </w:rPr>
        <w:t>]</w:t>
      </w:r>
    </w:p>
    <w:p w14:paraId="0B3B5AD1" w14:textId="77777777" w:rsidR="00ED114F" w:rsidRDefault="00CE54AC" w:rsidP="00CE54AC">
      <w:pPr>
        <w:rPr>
          <w:rtl/>
        </w:rPr>
      </w:pPr>
      <w:r>
        <w:rPr>
          <w:rFonts w:hint="cs"/>
          <w:rtl/>
        </w:rPr>
        <w:t>[</w:t>
      </w:r>
    </w:p>
    <w:p w14:paraId="4BDDFC59" w14:textId="1A206586" w:rsidR="00ED114F" w:rsidRDefault="00EE3076" w:rsidP="00CE54AC">
      <w:pPr>
        <w:rPr>
          <w:rtl/>
        </w:rPr>
      </w:pPr>
      <w:hyperlink r:id="rId228" w:history="1">
        <w:r w:rsidR="00ED114F" w:rsidRPr="00ED114F">
          <w:rPr>
            <w:rStyle w:val="Hyperlink"/>
          </w:rPr>
          <w:t>Metallic_hydrogen</w:t>
        </w:r>
      </w:hyperlink>
    </w:p>
    <w:p w14:paraId="6A43022A" w14:textId="7F17B740" w:rsidR="00DD6E07" w:rsidRDefault="00B9764C" w:rsidP="00CE54AC">
      <w:pPr>
        <w:rPr>
          <w:rtl/>
        </w:rPr>
      </w:pPr>
      <w:r w:rsidRPr="00B9764C">
        <w:t>https://en.wikipedia.org/wiki/Solid_hydrogen</w:t>
      </w:r>
    </w:p>
    <w:p w14:paraId="41DB9467" w14:textId="5A089ACA" w:rsidR="00DD6E07" w:rsidRDefault="00DD6E07" w:rsidP="00DD6E07">
      <w:pPr>
        <w:rPr>
          <w:rFonts w:cs="Times New Roman"/>
          <w:rtl/>
        </w:rPr>
      </w:pPr>
      <w:r>
        <w:rPr>
          <w:rFonts w:cs="Times New Roman" w:hint="cs"/>
          <w:rtl/>
        </w:rPr>
        <w:t>ל</w:t>
      </w:r>
      <w:r w:rsidRPr="00DD6E07">
        <w:rPr>
          <w:rFonts w:cs="Times New Roman"/>
          <w:rtl/>
        </w:rPr>
        <w:t xml:space="preserve">שבתאי, ענק הגז הנורא, </w:t>
      </w:r>
      <w:r>
        <w:rPr>
          <w:rFonts w:cs="Times New Roman" w:hint="cs"/>
          <w:rtl/>
        </w:rPr>
        <w:t xml:space="preserve">יש </w:t>
      </w:r>
      <w:r w:rsidRPr="00DD6E07">
        <w:rPr>
          <w:rFonts w:cs="Times New Roman"/>
          <w:rtl/>
        </w:rPr>
        <w:t>ליבת ברזל ומימן מתכתי</w:t>
      </w:r>
    </w:p>
    <w:p w14:paraId="327AC66F" w14:textId="1FD90312" w:rsidR="00CE54AC" w:rsidRDefault="00CE54AC" w:rsidP="00DD6E07">
      <w:pPr>
        <w:rPr>
          <w:rtl/>
        </w:rPr>
      </w:pPr>
      <w:r>
        <w:rPr>
          <w:rFonts w:hint="cs"/>
          <w:rtl/>
        </w:rPr>
        <w:t>]</w:t>
      </w:r>
    </w:p>
    <w:p w14:paraId="6B9E66A7" w14:textId="7C2FCFFA" w:rsidR="003D138F" w:rsidRDefault="00DE2E85" w:rsidP="00EA613A">
      <w:pPr>
        <w:rPr>
          <w:rtl/>
        </w:rPr>
      </w:pPr>
      <w:r>
        <w:rPr>
          <w:rFonts w:hint="cs"/>
          <w:rtl/>
        </w:rPr>
        <w:t>"</w:t>
      </w:r>
      <w:r w:rsidR="004A0742">
        <w:rPr>
          <w:rFonts w:hint="cs"/>
          <w:rtl/>
        </w:rPr>
        <w:t>ל</w:t>
      </w:r>
      <w:r>
        <w:rPr>
          <w:rFonts w:hint="cs"/>
          <w:rtl/>
        </w:rPr>
        <w:t xml:space="preserve">מה כל </w:t>
      </w:r>
      <w:r w:rsidR="00257252">
        <w:rPr>
          <w:rFonts w:hint="cs"/>
          <w:rtl/>
        </w:rPr>
        <w:t xml:space="preserve">הכיור </w:t>
      </w:r>
      <w:r>
        <w:rPr>
          <w:rFonts w:hint="cs"/>
          <w:rtl/>
        </w:rPr>
        <w:t>אדום? מה אתה עושה שם?"</w:t>
      </w:r>
    </w:p>
    <w:p w14:paraId="36D4F540" w14:textId="77777777" w:rsidR="00DC3945" w:rsidRDefault="00DC3945" w:rsidP="00EA613A">
      <w:pPr>
        <w:rPr>
          <w:rtl/>
        </w:rPr>
      </w:pPr>
      <w:r>
        <w:rPr>
          <w:rFonts w:hint="cs"/>
          <w:rtl/>
        </w:rPr>
        <w:t>"איפה?"</w:t>
      </w:r>
    </w:p>
    <w:p w14:paraId="29395C3F" w14:textId="69B0867A" w:rsidR="004A3C25" w:rsidRDefault="00DC3945" w:rsidP="004A0742">
      <w:pPr>
        <w:rPr>
          <w:rtl/>
        </w:rPr>
      </w:pPr>
      <w:r>
        <w:rPr>
          <w:rFonts w:hint="cs"/>
          <w:rtl/>
        </w:rPr>
        <w:t>"אלכס</w:t>
      </w:r>
      <w:r w:rsidR="004F389B">
        <w:rPr>
          <w:rFonts w:hint="cs"/>
          <w:rtl/>
        </w:rPr>
        <w:t>,</w:t>
      </w:r>
      <w:r>
        <w:rPr>
          <w:rFonts w:hint="cs"/>
          <w:rtl/>
        </w:rPr>
        <w:t xml:space="preserve"> תראה מה עשית לעצמך</w:t>
      </w:r>
      <w:r w:rsidR="004A0742">
        <w:rPr>
          <w:rFonts w:hint="cs"/>
          <w:rtl/>
        </w:rPr>
        <w:t>!</w:t>
      </w:r>
      <w:r>
        <w:rPr>
          <w:rFonts w:hint="cs"/>
          <w:rtl/>
        </w:rPr>
        <w:t>"</w:t>
      </w:r>
      <w:r w:rsidR="004A0742">
        <w:rPr>
          <w:rFonts w:hint="cs"/>
          <w:rtl/>
        </w:rPr>
        <w:t xml:space="preserve"> </w:t>
      </w:r>
      <w:r>
        <w:rPr>
          <w:rFonts w:hint="cs"/>
          <w:rtl/>
        </w:rPr>
        <w:t>ארקדי</w:t>
      </w:r>
      <w:r w:rsidR="004627AB" w:rsidRPr="00CD067C">
        <w:rPr>
          <w:rFonts w:hint="cs"/>
          <w:rtl/>
        </w:rPr>
        <w:t xml:space="preserve"> </w:t>
      </w:r>
      <w:r w:rsidR="006E374B">
        <w:rPr>
          <w:rFonts w:hint="cs"/>
          <w:rtl/>
        </w:rPr>
        <w:t xml:space="preserve">סגר את </w:t>
      </w:r>
      <w:r w:rsidR="00077AE0">
        <w:rPr>
          <w:rFonts w:hint="cs"/>
          <w:rtl/>
        </w:rPr>
        <w:t>זרם המים</w:t>
      </w:r>
      <w:r w:rsidR="006E374B">
        <w:rPr>
          <w:rFonts w:hint="cs"/>
          <w:rtl/>
        </w:rPr>
        <w:t xml:space="preserve"> ו</w:t>
      </w:r>
      <w:r w:rsidR="00E35A2E">
        <w:rPr>
          <w:rFonts w:hint="cs"/>
          <w:rtl/>
        </w:rPr>
        <w:t>חילץ</w:t>
      </w:r>
      <w:r w:rsidR="004627AB" w:rsidRPr="00CD067C">
        <w:rPr>
          <w:rFonts w:hint="cs"/>
          <w:rtl/>
        </w:rPr>
        <w:t xml:space="preserve"> בזהירות שברי כוס מידו של אלכס.</w:t>
      </w:r>
      <w:r w:rsidR="004A0742">
        <w:rPr>
          <w:rFonts w:hint="cs"/>
          <w:rtl/>
        </w:rPr>
        <w:t xml:space="preserve"> </w:t>
      </w:r>
      <w:r w:rsidR="00BF5238">
        <w:rPr>
          <w:rFonts w:hint="cs"/>
          <w:rtl/>
        </w:rPr>
        <w:t xml:space="preserve">"תן לי לראות." </w:t>
      </w:r>
      <w:r w:rsidR="004A0742">
        <w:rPr>
          <w:rFonts w:hint="cs"/>
          <w:rtl/>
        </w:rPr>
        <w:t>הוא</w:t>
      </w:r>
      <w:r w:rsidR="00E35A2E">
        <w:rPr>
          <w:rFonts w:hint="cs"/>
          <w:rtl/>
        </w:rPr>
        <w:t xml:space="preserve"> חפן את </w:t>
      </w:r>
      <w:r w:rsidR="00EA613A">
        <w:rPr>
          <w:rFonts w:hint="cs"/>
          <w:rtl/>
        </w:rPr>
        <w:t>היד הפצועה</w:t>
      </w:r>
      <w:r w:rsidR="004A3C25">
        <w:rPr>
          <w:rFonts w:hint="cs"/>
          <w:rtl/>
        </w:rPr>
        <w:t xml:space="preserve"> ופר</w:t>
      </w:r>
      <w:r w:rsidR="00F21233">
        <w:rPr>
          <w:rFonts w:hint="cs"/>
          <w:rtl/>
        </w:rPr>
        <w:t>ש</w:t>
      </w:r>
      <w:r w:rsidR="004A3C25">
        <w:rPr>
          <w:rFonts w:hint="cs"/>
          <w:rtl/>
        </w:rPr>
        <w:t xml:space="preserve"> אותה </w:t>
      </w:r>
      <w:r w:rsidR="00EA613A">
        <w:rPr>
          <w:rFonts w:hint="cs"/>
          <w:rtl/>
        </w:rPr>
        <w:t xml:space="preserve">אל </w:t>
      </w:r>
      <w:r w:rsidR="004A3C25">
        <w:rPr>
          <w:rFonts w:hint="cs"/>
          <w:rtl/>
        </w:rPr>
        <w:t>מול האור.</w:t>
      </w:r>
    </w:p>
    <w:p w14:paraId="1894984F" w14:textId="7E2CFD64" w:rsidR="004A3C25" w:rsidRDefault="004A3C25" w:rsidP="00685C0C">
      <w:pPr>
        <w:rPr>
          <w:rtl/>
        </w:rPr>
      </w:pPr>
      <w:r>
        <w:rPr>
          <w:rFonts w:hint="cs"/>
          <w:rtl/>
        </w:rPr>
        <w:t xml:space="preserve">"אתה רואה </w:t>
      </w:r>
      <w:r w:rsidR="00E35A2E">
        <w:rPr>
          <w:rFonts w:hint="cs"/>
          <w:rtl/>
        </w:rPr>
        <w:t xml:space="preserve">שם </w:t>
      </w:r>
      <w:r>
        <w:rPr>
          <w:rFonts w:hint="cs"/>
          <w:rtl/>
        </w:rPr>
        <w:t>משהו?"</w:t>
      </w:r>
      <w:r w:rsidR="004A0742">
        <w:rPr>
          <w:rFonts w:hint="cs"/>
          <w:rtl/>
        </w:rPr>
        <w:t xml:space="preserve"> </w:t>
      </w:r>
      <w:r>
        <w:rPr>
          <w:rFonts w:hint="cs"/>
          <w:rtl/>
        </w:rPr>
        <w:t>דם הציף את החתך ונטף אל כפות ידיו של ארקדי.</w:t>
      </w:r>
    </w:p>
    <w:p w14:paraId="17A3C3C0" w14:textId="77777777" w:rsidR="004A3C25" w:rsidRDefault="004A3C25" w:rsidP="004A3C25">
      <w:pPr>
        <w:rPr>
          <w:rtl/>
        </w:rPr>
      </w:pPr>
      <w:r>
        <w:rPr>
          <w:rFonts w:hint="cs"/>
          <w:rtl/>
        </w:rPr>
        <w:t>"</w:t>
      </w:r>
      <w:r w:rsidR="006E374B">
        <w:rPr>
          <w:rFonts w:hint="cs"/>
          <w:rtl/>
        </w:rPr>
        <w:t>ברור שאני רואה, נתקעו</w:t>
      </w:r>
      <w:r>
        <w:rPr>
          <w:rFonts w:hint="cs"/>
          <w:rtl/>
        </w:rPr>
        <w:t xml:space="preserve"> לך </w:t>
      </w:r>
      <w:r w:rsidR="006E374B">
        <w:rPr>
          <w:rFonts w:hint="cs"/>
          <w:rtl/>
        </w:rPr>
        <w:t xml:space="preserve">שברי </w:t>
      </w:r>
      <w:r>
        <w:rPr>
          <w:rFonts w:hint="cs"/>
          <w:rtl/>
        </w:rPr>
        <w:t>זכוכית ביד. יש לך פינצטה?"</w:t>
      </w:r>
    </w:p>
    <w:p w14:paraId="181CEAEA" w14:textId="46F87130" w:rsidR="004A3C25" w:rsidRPr="004F389B" w:rsidRDefault="005E40FE" w:rsidP="004A3C25">
      <w:pPr>
        <w:rPr>
          <w:color w:val="A6A6A6" w:themeColor="background1" w:themeShade="A6"/>
          <w:rtl/>
        </w:rPr>
      </w:pPr>
      <w:r w:rsidRPr="004F389B">
        <w:rPr>
          <w:rFonts w:hint="cs"/>
          <w:color w:val="A6A6A6" w:themeColor="background1" w:themeShade="A6"/>
          <w:rtl/>
        </w:rPr>
        <w:t>[</w:t>
      </w:r>
      <w:r w:rsidR="004A3C25" w:rsidRPr="004F389B">
        <w:rPr>
          <w:rFonts w:hint="cs"/>
          <w:color w:val="A6A6A6" w:themeColor="background1" w:themeShade="A6"/>
          <w:rtl/>
        </w:rPr>
        <w:t>"אני לא יודע מה זה.</w:t>
      </w:r>
      <w:r w:rsidR="004F02B2" w:rsidRPr="004F389B">
        <w:rPr>
          <w:rFonts w:hint="cs"/>
          <w:color w:val="A6A6A6" w:themeColor="background1" w:themeShade="A6"/>
          <w:rtl/>
        </w:rPr>
        <w:t xml:space="preserve"> אתה מתכוון ל-</w:t>
      </w:r>
      <w:r w:rsidR="004F02B2" w:rsidRPr="004F389B">
        <w:rPr>
          <w:color w:val="A6A6A6" w:themeColor="background1" w:themeShade="A6"/>
        </w:rPr>
        <w:t>pincers</w:t>
      </w:r>
      <w:r w:rsidR="004F02B2" w:rsidRPr="004F389B">
        <w:rPr>
          <w:rFonts w:hint="cs"/>
          <w:color w:val="A6A6A6" w:themeColor="background1" w:themeShade="A6"/>
          <w:rtl/>
        </w:rPr>
        <w:t>?</w:t>
      </w:r>
      <w:r w:rsidR="004A3C25" w:rsidRPr="004F389B">
        <w:rPr>
          <w:rFonts w:hint="cs"/>
          <w:color w:val="A6A6A6" w:themeColor="background1" w:themeShade="A6"/>
          <w:rtl/>
        </w:rPr>
        <w:t>"</w:t>
      </w:r>
    </w:p>
    <w:p w14:paraId="286CC2BD" w14:textId="6EF424D3" w:rsidR="004A3C25" w:rsidRPr="004F389B" w:rsidRDefault="004F02B2" w:rsidP="00F136DB">
      <w:pPr>
        <w:rPr>
          <w:color w:val="A6A6A6" w:themeColor="background1" w:themeShade="A6"/>
          <w:rtl/>
        </w:rPr>
      </w:pPr>
      <w:r w:rsidRPr="004F389B">
        <w:rPr>
          <w:rFonts w:hint="cs"/>
          <w:color w:val="A6A6A6" w:themeColor="background1" w:themeShade="A6"/>
          <w:rtl/>
        </w:rPr>
        <w:t>ארקדי ידע</w:t>
      </w:r>
      <w:r w:rsidR="00DC3945" w:rsidRPr="004F389B">
        <w:rPr>
          <w:rFonts w:hint="cs"/>
          <w:color w:val="A6A6A6" w:themeColor="background1" w:themeShade="A6"/>
          <w:rtl/>
        </w:rPr>
        <w:t xml:space="preserve"> </w:t>
      </w:r>
      <w:r w:rsidR="00F136DB" w:rsidRPr="004F389B">
        <w:rPr>
          <w:rFonts w:hint="cs"/>
          <w:color w:val="A6A6A6" w:themeColor="background1" w:themeShade="A6"/>
          <w:rtl/>
        </w:rPr>
        <w:t xml:space="preserve">רק בדוחק רב </w:t>
      </w:r>
      <w:r w:rsidR="00DC3945" w:rsidRPr="004F389B">
        <w:rPr>
          <w:rFonts w:hint="cs"/>
          <w:color w:val="A6A6A6" w:themeColor="background1" w:themeShade="A6"/>
          <w:rtl/>
        </w:rPr>
        <w:t>את כוונתו בשפה אחת</w:t>
      </w:r>
      <w:r w:rsidR="00424CAF" w:rsidRPr="004F389B">
        <w:rPr>
          <w:rFonts w:hint="cs"/>
          <w:color w:val="A6A6A6" w:themeColor="background1" w:themeShade="A6"/>
          <w:rtl/>
        </w:rPr>
        <w:t xml:space="preserve"> שאלכס הכיר</w:t>
      </w:r>
      <w:r w:rsidR="00DC3945" w:rsidRPr="004F389B">
        <w:rPr>
          <w:rFonts w:hint="cs"/>
          <w:color w:val="A6A6A6" w:themeColor="background1" w:themeShade="A6"/>
          <w:rtl/>
        </w:rPr>
        <w:t xml:space="preserve"> </w:t>
      </w:r>
      <w:r w:rsidR="00DC3945" w:rsidRPr="004F389B">
        <w:rPr>
          <w:color w:val="A6A6A6" w:themeColor="background1" w:themeShade="A6"/>
          <w:rtl/>
        </w:rPr>
        <w:t>–</w:t>
      </w:r>
      <w:r w:rsidR="00DC3945" w:rsidRPr="004F389B">
        <w:rPr>
          <w:rFonts w:hint="cs"/>
          <w:color w:val="A6A6A6" w:themeColor="background1" w:themeShade="A6"/>
          <w:rtl/>
        </w:rPr>
        <w:t xml:space="preserve"> ב</w:t>
      </w:r>
      <w:r w:rsidR="00F136DB" w:rsidRPr="004F389B">
        <w:rPr>
          <w:rFonts w:hint="cs"/>
          <w:color w:val="A6A6A6" w:themeColor="background1" w:themeShade="A6"/>
          <w:rtl/>
        </w:rPr>
        <w:t>וודאי</w:t>
      </w:r>
      <w:r w:rsidR="00DC3945" w:rsidRPr="004F389B">
        <w:rPr>
          <w:rFonts w:hint="cs"/>
          <w:color w:val="A6A6A6" w:themeColor="background1" w:themeShade="A6"/>
          <w:rtl/>
        </w:rPr>
        <w:t xml:space="preserve"> </w:t>
      </w:r>
      <w:r w:rsidR="00F136DB" w:rsidRPr="004F389B">
        <w:rPr>
          <w:rFonts w:hint="cs"/>
          <w:color w:val="A6A6A6" w:themeColor="background1" w:themeShade="A6"/>
          <w:rtl/>
        </w:rPr>
        <w:t>ש</w:t>
      </w:r>
      <w:r w:rsidR="00DC3945" w:rsidRPr="004F389B">
        <w:rPr>
          <w:rFonts w:hint="cs"/>
          <w:color w:val="A6A6A6" w:themeColor="background1" w:themeShade="A6"/>
          <w:rtl/>
        </w:rPr>
        <w:t>לא בשתיים</w:t>
      </w:r>
      <w:r w:rsidRPr="004F389B">
        <w:rPr>
          <w:rFonts w:hint="cs"/>
          <w:color w:val="A6A6A6" w:themeColor="background1" w:themeShade="A6"/>
          <w:rtl/>
        </w:rPr>
        <w:t xml:space="preserve">. </w:t>
      </w:r>
      <w:r w:rsidR="004A3C25" w:rsidRPr="004F389B">
        <w:rPr>
          <w:rFonts w:hint="cs"/>
          <w:color w:val="A6A6A6" w:themeColor="background1" w:themeShade="A6"/>
          <w:rtl/>
        </w:rPr>
        <w:t>"או מלקחיים קטנות. משהו בשביל להוציא רסיסי זכוכית."</w:t>
      </w:r>
    </w:p>
    <w:p w14:paraId="04CF72A2" w14:textId="77777777" w:rsidR="005E40FE" w:rsidRPr="004F389B" w:rsidRDefault="005E40FE" w:rsidP="004A3C25">
      <w:pPr>
        <w:rPr>
          <w:color w:val="A6A6A6" w:themeColor="background1" w:themeShade="A6"/>
          <w:rtl/>
        </w:rPr>
      </w:pPr>
      <w:r w:rsidRPr="004F389B">
        <w:rPr>
          <w:rFonts w:hint="cs"/>
          <w:color w:val="A6A6A6" w:themeColor="background1" w:themeShade="A6"/>
          <w:rtl/>
        </w:rPr>
        <w:t>]</w:t>
      </w:r>
    </w:p>
    <w:p w14:paraId="6F77A6AF" w14:textId="1C996C3A" w:rsidR="00E65F9A" w:rsidRDefault="004A3C25" w:rsidP="004A3C25">
      <w:pPr>
        <w:rPr>
          <w:rtl/>
        </w:rPr>
      </w:pPr>
      <w:r>
        <w:rPr>
          <w:rFonts w:hint="cs"/>
          <w:rtl/>
        </w:rPr>
        <w:t>"</w:t>
      </w:r>
      <w:r w:rsidR="00983F59" w:rsidRPr="00983F59">
        <w:rPr>
          <w:rFonts w:cs="Times New Roman"/>
          <w:rtl/>
        </w:rPr>
        <w:t xml:space="preserve">מה זה פינצטה? משהו חד? </w:t>
      </w:r>
      <w:r>
        <w:rPr>
          <w:rFonts w:hint="cs"/>
          <w:rtl/>
        </w:rPr>
        <w:t xml:space="preserve">אתה יכול להשתמש בסכין." </w:t>
      </w:r>
    </w:p>
    <w:p w14:paraId="7DE2D036" w14:textId="02E4DFB5" w:rsidR="008E0CF0" w:rsidRDefault="00E3438C" w:rsidP="00E12E08">
      <w:pPr>
        <w:rPr>
          <w:rtl/>
        </w:rPr>
      </w:pPr>
      <w:r w:rsidRPr="00E3438C">
        <w:rPr>
          <w:rFonts w:cs="Times New Roman"/>
          <w:rtl/>
        </w:rPr>
        <w:t>אלכס פתח את אחת המגירות ו</w:t>
      </w:r>
      <w:r w:rsidR="00E65F9A">
        <w:rPr>
          <w:rFonts w:hint="cs"/>
          <w:rtl/>
        </w:rPr>
        <w:t xml:space="preserve">ארקדי </w:t>
      </w:r>
      <w:r w:rsidR="00685C0C">
        <w:rPr>
          <w:rFonts w:hint="cs"/>
          <w:rtl/>
        </w:rPr>
        <w:t>הוציא</w:t>
      </w:r>
      <w:r w:rsidR="00E65F9A">
        <w:rPr>
          <w:rFonts w:hint="cs"/>
          <w:rtl/>
        </w:rPr>
        <w:t xml:space="preserve"> </w:t>
      </w:r>
      <w:r>
        <w:rPr>
          <w:rFonts w:hint="cs"/>
          <w:rtl/>
        </w:rPr>
        <w:t xml:space="preserve">משם </w:t>
      </w:r>
      <w:r w:rsidR="00685C0C">
        <w:rPr>
          <w:rFonts w:hint="cs"/>
          <w:rtl/>
        </w:rPr>
        <w:t xml:space="preserve">סכין </w:t>
      </w:r>
      <w:r w:rsidR="00D90B5F">
        <w:rPr>
          <w:rFonts w:hint="cs"/>
          <w:rtl/>
        </w:rPr>
        <w:t xml:space="preserve">זדונית </w:t>
      </w:r>
      <w:r w:rsidR="00685C0C">
        <w:rPr>
          <w:rFonts w:hint="cs"/>
          <w:rtl/>
        </w:rPr>
        <w:t>בעלת</w:t>
      </w:r>
      <w:r w:rsidR="00E65F9A">
        <w:rPr>
          <w:rFonts w:hint="cs"/>
          <w:rtl/>
        </w:rPr>
        <w:t xml:space="preserve"> </w:t>
      </w:r>
      <w:r w:rsidR="006E374B">
        <w:rPr>
          <w:rFonts w:hint="cs"/>
          <w:rtl/>
        </w:rPr>
        <w:t xml:space="preserve">להב </w:t>
      </w:r>
      <w:r w:rsidR="00E65F9A">
        <w:rPr>
          <w:rFonts w:hint="cs"/>
          <w:rtl/>
        </w:rPr>
        <w:t xml:space="preserve">מושחז, </w:t>
      </w:r>
      <w:r w:rsidR="004A3C25">
        <w:rPr>
          <w:rFonts w:hint="cs"/>
          <w:rtl/>
        </w:rPr>
        <w:t>מחודד בקצהו.</w:t>
      </w:r>
      <w:r w:rsidR="00F136DB">
        <w:rPr>
          <w:rFonts w:hint="cs"/>
          <w:rtl/>
        </w:rPr>
        <w:t xml:space="preserve"> </w:t>
      </w:r>
      <w:r w:rsidR="008E0CF0">
        <w:rPr>
          <w:rFonts w:hint="cs"/>
          <w:rtl/>
        </w:rPr>
        <w:t>הוא שלף רסיס זכוכית קטנטן בעזרת החוד המרושע שלה.</w:t>
      </w:r>
    </w:p>
    <w:p w14:paraId="015A946B" w14:textId="7D32532A" w:rsidR="008E0CF0" w:rsidRDefault="008E0CF0" w:rsidP="00685C0C">
      <w:pPr>
        <w:rPr>
          <w:rtl/>
        </w:rPr>
      </w:pPr>
      <w:r>
        <w:rPr>
          <w:rFonts w:hint="cs"/>
          <w:rtl/>
        </w:rPr>
        <w:t xml:space="preserve">"סכין הוא כלי הנשק היעיל </w:t>
      </w:r>
      <w:r w:rsidR="00E35A2E">
        <w:rPr>
          <w:rFonts w:hint="cs"/>
          <w:rtl/>
        </w:rPr>
        <w:t xml:space="preserve">ביותר </w:t>
      </w:r>
      <w:r>
        <w:rPr>
          <w:rFonts w:hint="cs"/>
          <w:rtl/>
        </w:rPr>
        <w:t>שקיים</w:t>
      </w:r>
      <w:r w:rsidR="00051A13">
        <w:rPr>
          <w:rFonts w:hint="cs"/>
          <w:rtl/>
        </w:rPr>
        <w:t>,</w:t>
      </w:r>
      <w:r w:rsidR="00F21233">
        <w:rPr>
          <w:rFonts w:hint="cs"/>
          <w:rtl/>
        </w:rPr>
        <w:t>"</w:t>
      </w:r>
      <w:r w:rsidR="00051A13">
        <w:rPr>
          <w:rFonts w:hint="cs"/>
          <w:rtl/>
        </w:rPr>
        <w:t xml:space="preserve"> </w:t>
      </w:r>
      <w:r w:rsidR="00051A13" w:rsidRPr="00051A13">
        <w:rPr>
          <w:rFonts w:cs="Times New Roman"/>
          <w:rtl/>
        </w:rPr>
        <w:t xml:space="preserve">אלכס אמר </w:t>
      </w:r>
      <w:r w:rsidR="00051A13">
        <w:rPr>
          <w:rFonts w:cs="Times New Roman" w:hint="cs"/>
          <w:rtl/>
        </w:rPr>
        <w:t>כ</w:t>
      </w:r>
      <w:r w:rsidR="00051A13" w:rsidRPr="00051A13">
        <w:rPr>
          <w:rFonts w:cs="Times New Roman"/>
          <w:rtl/>
        </w:rPr>
        <w:t>שהבחין במבטו של ארקדי נודד אל הצלקת הארוכה על זרועו.</w:t>
      </w:r>
    </w:p>
    <w:p w14:paraId="0AFC7676" w14:textId="3DDD1940" w:rsidR="00B008ED" w:rsidRDefault="008E0CF0" w:rsidP="00B008ED">
      <w:pPr>
        <w:rPr>
          <w:rtl/>
        </w:rPr>
      </w:pPr>
      <w:r>
        <w:rPr>
          <w:rFonts w:hint="cs"/>
          <w:rtl/>
        </w:rPr>
        <w:t>"לא יותר מ</w:t>
      </w:r>
      <w:r w:rsidR="00B008ED">
        <w:rPr>
          <w:rFonts w:hint="cs"/>
          <w:rtl/>
        </w:rPr>
        <w:t>רובה</w:t>
      </w:r>
      <w:r>
        <w:rPr>
          <w:rFonts w:hint="cs"/>
          <w:rtl/>
        </w:rPr>
        <w:t>,"</w:t>
      </w:r>
      <w:r w:rsidR="00250C2A">
        <w:rPr>
          <w:rFonts w:hint="cs"/>
          <w:rtl/>
        </w:rPr>
        <w:t xml:space="preserve"> ארקדי אחז את ידו מתחת</w:t>
      </w:r>
      <w:r w:rsidR="00E35A2E">
        <w:rPr>
          <w:rFonts w:hint="cs"/>
          <w:rtl/>
        </w:rPr>
        <w:t xml:space="preserve"> ל</w:t>
      </w:r>
      <w:r w:rsidR="00461C5A">
        <w:rPr>
          <w:rFonts w:hint="cs"/>
          <w:rtl/>
        </w:rPr>
        <w:t xml:space="preserve">מים, לשטוף </w:t>
      </w:r>
      <w:r w:rsidR="00250C2A">
        <w:rPr>
          <w:rFonts w:hint="cs"/>
          <w:rtl/>
        </w:rPr>
        <w:t>רסיס</w:t>
      </w:r>
      <w:r w:rsidR="00461C5A">
        <w:rPr>
          <w:rFonts w:hint="cs"/>
          <w:rtl/>
        </w:rPr>
        <w:t>י</w:t>
      </w:r>
      <w:r w:rsidR="00250C2A">
        <w:rPr>
          <w:rFonts w:hint="cs"/>
          <w:rtl/>
        </w:rPr>
        <w:t xml:space="preserve"> זכוכית </w:t>
      </w:r>
      <w:r w:rsidR="00461C5A">
        <w:rPr>
          <w:rFonts w:hint="cs"/>
          <w:rtl/>
        </w:rPr>
        <w:t>בלתי</w:t>
      </w:r>
      <w:r w:rsidR="004F389B">
        <w:rPr>
          <w:rFonts w:hint="cs"/>
          <w:rtl/>
        </w:rPr>
        <w:t xml:space="preserve"> </w:t>
      </w:r>
      <w:r w:rsidR="00461C5A">
        <w:rPr>
          <w:rFonts w:hint="cs"/>
          <w:rtl/>
        </w:rPr>
        <w:t>נראים</w:t>
      </w:r>
      <w:r w:rsidR="00250C2A">
        <w:rPr>
          <w:rFonts w:hint="cs"/>
          <w:rtl/>
        </w:rPr>
        <w:t>.</w:t>
      </w:r>
      <w:r w:rsidR="007254ED" w:rsidRPr="007254ED">
        <w:rPr>
          <w:rtl/>
        </w:rPr>
        <w:t xml:space="preserve"> </w:t>
      </w:r>
      <w:r w:rsidR="005127D2">
        <w:rPr>
          <w:rFonts w:hint="cs"/>
          <w:rtl/>
        </w:rPr>
        <w:t>"</w:t>
      </w:r>
      <w:r w:rsidR="004F02B2">
        <w:rPr>
          <w:rFonts w:hint="cs"/>
          <w:rtl/>
        </w:rPr>
        <w:t>הנשק הכי</w:t>
      </w:r>
      <w:r w:rsidR="00E65F9A">
        <w:rPr>
          <w:rFonts w:hint="cs"/>
          <w:rtl/>
        </w:rPr>
        <w:t xml:space="preserve"> </w:t>
      </w:r>
      <w:r w:rsidR="00E35A2E">
        <w:rPr>
          <w:rFonts w:hint="cs"/>
          <w:rtl/>
        </w:rPr>
        <w:t xml:space="preserve">יעיל </w:t>
      </w:r>
      <w:r w:rsidR="004F02B2">
        <w:rPr>
          <w:rFonts w:hint="cs"/>
          <w:rtl/>
        </w:rPr>
        <w:t>הוא</w:t>
      </w:r>
      <w:r w:rsidR="00461C5A">
        <w:rPr>
          <w:rFonts w:hint="cs"/>
          <w:rtl/>
        </w:rPr>
        <w:t xml:space="preserve"> </w:t>
      </w:r>
      <w:r w:rsidR="007254ED">
        <w:rPr>
          <w:rtl/>
        </w:rPr>
        <w:t>רובה</w:t>
      </w:r>
      <w:r w:rsidR="00E65F9A">
        <w:rPr>
          <w:rtl/>
        </w:rPr>
        <w:t xml:space="preserve"> צלפים</w:t>
      </w:r>
      <w:r w:rsidR="00B008ED">
        <w:rPr>
          <w:rFonts w:hint="cs"/>
          <w:rtl/>
        </w:rPr>
        <w:t>."</w:t>
      </w:r>
    </w:p>
    <w:p w14:paraId="12593914" w14:textId="77777777" w:rsidR="003B3F0C" w:rsidRDefault="003B3F0C" w:rsidP="002C74FB">
      <w:pPr>
        <w:rPr>
          <w:rtl/>
        </w:rPr>
      </w:pPr>
      <w:r>
        <w:rPr>
          <w:rFonts w:hint="cs"/>
          <w:rtl/>
        </w:rPr>
        <w:t>"</w:t>
      </w:r>
      <w:r w:rsidR="002C74FB">
        <w:rPr>
          <w:rFonts w:hint="cs"/>
          <w:rtl/>
        </w:rPr>
        <w:t>אתה מתכוון ל-</w:t>
      </w:r>
      <w:r w:rsidR="002C74FB">
        <w:t>M24</w:t>
      </w:r>
      <w:r w:rsidR="002C74FB">
        <w:rPr>
          <w:rFonts w:hint="cs"/>
          <w:rtl/>
        </w:rPr>
        <w:t xml:space="preserve"> וכאלה?"</w:t>
      </w:r>
      <w:r>
        <w:rPr>
          <w:rFonts w:hint="cs"/>
          <w:rtl/>
        </w:rPr>
        <w:t xml:space="preserve"> </w:t>
      </w:r>
    </w:p>
    <w:p w14:paraId="03EF79B1" w14:textId="0E46F071" w:rsidR="008E0CF0" w:rsidRDefault="00B008ED" w:rsidP="002C74FB">
      <w:pPr>
        <w:rPr>
          <w:rtl/>
        </w:rPr>
      </w:pPr>
      <w:r>
        <w:rPr>
          <w:rFonts w:hint="cs"/>
          <w:rtl/>
        </w:rPr>
        <w:t>"</w:t>
      </w:r>
      <w:r w:rsidR="002C74FB">
        <w:rPr>
          <w:rFonts w:hint="cs"/>
          <w:rtl/>
        </w:rPr>
        <w:t>כן</w:t>
      </w:r>
      <w:r w:rsidR="004F389B">
        <w:rPr>
          <w:rFonts w:hint="cs"/>
          <w:rtl/>
        </w:rPr>
        <w:t>,</w:t>
      </w:r>
      <w:r w:rsidR="002C74FB">
        <w:rPr>
          <w:rFonts w:hint="cs"/>
          <w:rtl/>
        </w:rPr>
        <w:t xml:space="preserve"> בדיוק</w:t>
      </w:r>
      <w:r w:rsidR="00796BA2">
        <w:rPr>
          <w:rFonts w:hint="cs"/>
          <w:rtl/>
        </w:rPr>
        <w:t xml:space="preserve">, </w:t>
      </w:r>
      <w:r w:rsidR="00983F59">
        <w:rPr>
          <w:rFonts w:hint="cs"/>
          <w:rtl/>
        </w:rPr>
        <w:t>הסוג</w:t>
      </w:r>
      <w:r w:rsidR="00E65F9A">
        <w:rPr>
          <w:rtl/>
        </w:rPr>
        <w:t xml:space="preserve"> </w:t>
      </w:r>
      <w:r w:rsidR="004F02B2">
        <w:rPr>
          <w:rFonts w:hint="cs"/>
          <w:rtl/>
        </w:rPr>
        <w:t>ש</w:t>
      </w:r>
      <w:r w:rsidR="00ED3FFC">
        <w:rPr>
          <w:rFonts w:hint="cs"/>
          <w:rtl/>
        </w:rPr>
        <w:t>עשוי מסגסוגת מתכות מעידן החלל</w:t>
      </w:r>
      <w:r w:rsidR="00796BA2">
        <w:rPr>
          <w:rFonts w:hint="cs"/>
          <w:rtl/>
        </w:rPr>
        <w:t>. נשק ש</w:t>
      </w:r>
      <w:r w:rsidR="004F02B2">
        <w:rPr>
          <w:rFonts w:hint="cs"/>
          <w:rtl/>
        </w:rPr>
        <w:t xml:space="preserve">מגיע </w:t>
      </w:r>
      <w:r w:rsidR="00E65F9A">
        <w:rPr>
          <w:rtl/>
        </w:rPr>
        <w:t>מפורק ב</w:t>
      </w:r>
      <w:r w:rsidR="001723A1">
        <w:rPr>
          <w:rFonts w:hint="cs"/>
          <w:rtl/>
        </w:rPr>
        <w:t>מזוודה</w:t>
      </w:r>
      <w:r w:rsidR="00E65F9A">
        <w:rPr>
          <w:rtl/>
        </w:rPr>
        <w:t xml:space="preserve"> קשיח</w:t>
      </w:r>
      <w:r w:rsidR="001723A1">
        <w:rPr>
          <w:rFonts w:hint="cs"/>
          <w:rtl/>
        </w:rPr>
        <w:t>ה</w:t>
      </w:r>
      <w:r w:rsidR="00E65F9A">
        <w:rPr>
          <w:rtl/>
        </w:rPr>
        <w:t>,</w:t>
      </w:r>
      <w:r w:rsidR="00E35A2E">
        <w:rPr>
          <w:rFonts w:hint="cs"/>
          <w:rtl/>
        </w:rPr>
        <w:t>" הוא</w:t>
      </w:r>
      <w:r w:rsidR="00144855">
        <w:rPr>
          <w:rFonts w:hint="cs"/>
          <w:rtl/>
        </w:rPr>
        <w:t xml:space="preserve"> </w:t>
      </w:r>
      <w:r w:rsidR="00B771BB">
        <w:rPr>
          <w:rFonts w:hint="cs"/>
          <w:rtl/>
        </w:rPr>
        <w:t xml:space="preserve">המשיך לבחון את החתך, פושק </w:t>
      </w:r>
      <w:r w:rsidR="00E35A2E">
        <w:rPr>
          <w:rFonts w:hint="cs"/>
          <w:rtl/>
        </w:rPr>
        <w:t xml:space="preserve">אותו </w:t>
      </w:r>
      <w:r w:rsidR="00DC3945">
        <w:rPr>
          <w:rFonts w:hint="cs"/>
          <w:rtl/>
        </w:rPr>
        <w:t xml:space="preserve">בלי הרבה רחמים </w:t>
      </w:r>
      <w:r w:rsidR="00E35A2E">
        <w:rPr>
          <w:rFonts w:hint="cs"/>
          <w:rtl/>
        </w:rPr>
        <w:t xml:space="preserve">בעזרת </w:t>
      </w:r>
      <w:r w:rsidR="00B771BB">
        <w:rPr>
          <w:rFonts w:hint="cs"/>
          <w:rtl/>
        </w:rPr>
        <w:t>חוד</w:t>
      </w:r>
      <w:r w:rsidR="00E35A2E">
        <w:rPr>
          <w:rFonts w:hint="cs"/>
          <w:rtl/>
        </w:rPr>
        <w:t xml:space="preserve"> הסכין,</w:t>
      </w:r>
      <w:r w:rsidR="00E65F9A">
        <w:rPr>
          <w:rFonts w:hint="cs"/>
          <w:rtl/>
        </w:rPr>
        <w:t xml:space="preserve"> </w:t>
      </w:r>
      <w:r w:rsidR="00E35A2E">
        <w:rPr>
          <w:rFonts w:hint="cs"/>
          <w:rtl/>
        </w:rPr>
        <w:t>"</w:t>
      </w:r>
      <w:r w:rsidR="00F21233" w:rsidRPr="00F21233">
        <w:rPr>
          <w:rFonts w:cs="Times New Roman"/>
          <w:rtl/>
        </w:rPr>
        <w:t>רובה שמגיע</w:t>
      </w:r>
      <w:r w:rsidR="005127D2">
        <w:rPr>
          <w:rFonts w:hint="cs"/>
          <w:rtl/>
        </w:rPr>
        <w:t xml:space="preserve"> עם </w:t>
      </w:r>
      <w:r w:rsidR="002C74FB">
        <w:rPr>
          <w:rFonts w:hint="cs"/>
          <w:rtl/>
        </w:rPr>
        <w:t>סוגים שונים של קני</w:t>
      </w:r>
      <w:r w:rsidR="00CC76C2">
        <w:rPr>
          <w:rFonts w:hint="cs"/>
          <w:rtl/>
        </w:rPr>
        <w:t>ם</w:t>
      </w:r>
      <w:r w:rsidR="002C74FB">
        <w:rPr>
          <w:rFonts w:hint="cs"/>
          <w:rtl/>
        </w:rPr>
        <w:t xml:space="preserve">, ועם </w:t>
      </w:r>
      <w:r w:rsidR="00E65F9A">
        <w:rPr>
          <w:rFonts w:hint="cs"/>
          <w:rtl/>
        </w:rPr>
        <w:t xml:space="preserve">משתיק קול, </w:t>
      </w:r>
      <w:r w:rsidR="002C74FB">
        <w:rPr>
          <w:rFonts w:hint="cs"/>
          <w:rtl/>
        </w:rPr>
        <w:t xml:space="preserve">וכוונות </w:t>
      </w:r>
      <w:r w:rsidR="002C74FB">
        <w:rPr>
          <w:rFonts w:hint="cs"/>
          <w:rtl/>
        </w:rPr>
        <w:lastRenderedPageBreak/>
        <w:t xml:space="preserve">טלסקופיות, </w:t>
      </w:r>
      <w:r w:rsidR="00E65F9A">
        <w:rPr>
          <w:rFonts w:hint="cs"/>
          <w:rtl/>
        </w:rPr>
        <w:t>ו</w:t>
      </w:r>
      <w:r w:rsidR="005127D2">
        <w:rPr>
          <w:rFonts w:hint="cs"/>
          <w:rtl/>
        </w:rPr>
        <w:t>כוונת מיוחדת לראיית לילה.</w:t>
      </w:r>
      <w:r w:rsidR="004F02B2">
        <w:rPr>
          <w:rFonts w:hint="cs"/>
          <w:rtl/>
        </w:rPr>
        <w:t xml:space="preserve"> זה מה שאני רוצה לעשות בצבא </w:t>
      </w:r>
      <w:r w:rsidR="004F02B2">
        <w:rPr>
          <w:rtl/>
        </w:rPr>
        <w:t>–</w:t>
      </w:r>
      <w:r w:rsidR="004F02B2">
        <w:rPr>
          <w:rFonts w:hint="cs"/>
          <w:rtl/>
        </w:rPr>
        <w:t xml:space="preserve"> להיות צלף,</w:t>
      </w:r>
      <w:r w:rsidR="005127D2">
        <w:rPr>
          <w:rFonts w:hint="cs"/>
          <w:rtl/>
        </w:rPr>
        <w:t>"</w:t>
      </w:r>
      <w:r w:rsidR="004F02B2">
        <w:rPr>
          <w:rFonts w:hint="cs"/>
          <w:rtl/>
        </w:rPr>
        <w:t xml:space="preserve"> </w:t>
      </w:r>
      <w:r w:rsidR="00F21233" w:rsidRPr="00F21233">
        <w:rPr>
          <w:rFonts w:cs="Times New Roman"/>
          <w:rtl/>
        </w:rPr>
        <w:t xml:space="preserve">ביד בטוחה </w:t>
      </w:r>
      <w:r w:rsidR="004F02B2">
        <w:rPr>
          <w:rFonts w:hint="cs"/>
          <w:rtl/>
        </w:rPr>
        <w:t xml:space="preserve">הוא שלף </w:t>
      </w:r>
      <w:r w:rsidR="002C74FB">
        <w:rPr>
          <w:rFonts w:hint="cs"/>
          <w:rtl/>
        </w:rPr>
        <w:t>בעזרת</w:t>
      </w:r>
      <w:r w:rsidR="00DC3945">
        <w:rPr>
          <w:rFonts w:hint="cs"/>
          <w:rtl/>
        </w:rPr>
        <w:t xml:space="preserve"> קצה הסכין </w:t>
      </w:r>
      <w:r w:rsidR="004F02B2">
        <w:rPr>
          <w:rFonts w:hint="cs"/>
          <w:rtl/>
        </w:rPr>
        <w:t>עוד שבריר זכוכית כמעט בלתי</w:t>
      </w:r>
      <w:r w:rsidR="004F389B">
        <w:rPr>
          <w:rFonts w:hint="cs"/>
          <w:rtl/>
        </w:rPr>
        <w:t xml:space="preserve"> </w:t>
      </w:r>
      <w:r w:rsidR="004F02B2">
        <w:rPr>
          <w:rFonts w:hint="cs"/>
          <w:rtl/>
        </w:rPr>
        <w:t>נראה, "אני אשטח אותם אחד-אחד."</w:t>
      </w:r>
      <w:r w:rsidR="00E35A2E">
        <w:rPr>
          <w:rFonts w:hint="cs"/>
          <w:rtl/>
        </w:rPr>
        <w:t xml:space="preserve"> </w:t>
      </w:r>
      <w:r w:rsidR="005127D2">
        <w:rPr>
          <w:rFonts w:hint="cs"/>
          <w:rtl/>
        </w:rPr>
        <w:t>[</w:t>
      </w:r>
      <w:r w:rsidR="007254ED">
        <w:rPr>
          <w:rtl/>
        </w:rPr>
        <w:t>, אם כי היה בטוח שיוכל להרכיב אותו במקצוענות, [בקיאות יעילות מומחיות מקצוענות]</w:t>
      </w:r>
      <w:r w:rsidR="005127D2">
        <w:rPr>
          <w:rFonts w:hint="cs"/>
          <w:rtl/>
        </w:rPr>
        <w:t>]</w:t>
      </w:r>
    </w:p>
    <w:p w14:paraId="151C26BA" w14:textId="77777777" w:rsidR="002C74FB" w:rsidRDefault="002C74FB" w:rsidP="00B008ED">
      <w:pPr>
        <w:rPr>
          <w:rtl/>
        </w:rPr>
      </w:pPr>
      <w:r>
        <w:rPr>
          <w:rFonts w:hint="cs"/>
          <w:rtl/>
        </w:rPr>
        <w:t>[</w:t>
      </w:r>
      <w:r w:rsidRPr="002C74FB">
        <w:t>https://he.wikipedia.org/wiki/%D7%A8%D7%9E%D7%99%D7%A0%D7%92%D7%98%D7%95%D7%9F_M24</w:t>
      </w:r>
      <w:r>
        <w:rPr>
          <w:rFonts w:hint="cs"/>
          <w:rtl/>
        </w:rPr>
        <w:t>]</w:t>
      </w:r>
    </w:p>
    <w:p w14:paraId="740657DD" w14:textId="3B753000" w:rsidR="004F02B2" w:rsidRDefault="004F02B2" w:rsidP="002C74FB">
      <w:pPr>
        <w:rPr>
          <w:rtl/>
        </w:rPr>
      </w:pPr>
      <w:r>
        <w:rPr>
          <w:rFonts w:hint="cs"/>
          <w:rtl/>
        </w:rPr>
        <w:t xml:space="preserve">"למה לך להיות צלף? תהיה </w:t>
      </w:r>
      <w:r w:rsidR="00176398">
        <w:rPr>
          <w:rFonts w:hint="cs"/>
          <w:rtl/>
        </w:rPr>
        <w:t xml:space="preserve">חובש, </w:t>
      </w:r>
      <w:r w:rsidR="00051A13">
        <w:rPr>
          <w:rFonts w:hint="cs"/>
          <w:rtl/>
        </w:rPr>
        <w:t>תהיה</w:t>
      </w:r>
      <w:r w:rsidR="00176398">
        <w:rPr>
          <w:rFonts w:hint="cs"/>
          <w:rtl/>
        </w:rPr>
        <w:t xml:space="preserve"> אפילו </w:t>
      </w:r>
      <w:r>
        <w:rPr>
          <w:rFonts w:hint="cs"/>
          <w:rtl/>
        </w:rPr>
        <w:t>רופא</w:t>
      </w:r>
      <w:r w:rsidR="00AF4831" w:rsidRPr="00EF5BB5">
        <w:rPr>
          <w:rFonts w:hint="cs"/>
          <w:rtl/>
        </w:rPr>
        <w:t>, זה</w:t>
      </w:r>
      <w:r w:rsidR="009564E3">
        <w:rPr>
          <w:rFonts w:hint="cs"/>
          <w:rtl/>
        </w:rPr>
        <w:t xml:space="preserve"> </w:t>
      </w:r>
      <w:r w:rsidR="00AF4831" w:rsidRPr="00EF5BB5">
        <w:rPr>
          <w:rFonts w:hint="cs"/>
          <w:rtl/>
        </w:rPr>
        <w:t>יותר</w:t>
      </w:r>
      <w:r w:rsidR="00B03C72" w:rsidRPr="00EF5BB5">
        <w:rPr>
          <w:rFonts w:hint="cs"/>
          <w:rtl/>
        </w:rPr>
        <w:t xml:space="preserve"> </w:t>
      </w:r>
      <w:r w:rsidR="00AF4831" w:rsidRPr="00EF5BB5">
        <w:rPr>
          <w:rFonts w:hint="cs"/>
          <w:rtl/>
        </w:rPr>
        <w:t xml:space="preserve">מתאים לך כי זה </w:t>
      </w:r>
      <w:r w:rsidR="00AF4831" w:rsidRPr="00EF5BB5">
        <w:rPr>
          <w:rFonts w:hint="eastAsia"/>
          <w:rtl/>
        </w:rPr>
        <w:t>הרבה</w:t>
      </w:r>
      <w:r w:rsidR="00AF4831" w:rsidRPr="00EF5BB5">
        <w:rPr>
          <w:rFonts w:hint="cs"/>
          <w:rtl/>
        </w:rPr>
        <w:t xml:space="preserve"> יותר</w:t>
      </w:r>
      <w:r w:rsidR="00AF4831">
        <w:rPr>
          <w:rFonts w:hint="cs"/>
          <w:rtl/>
        </w:rPr>
        <w:t xml:space="preserve">... </w:t>
      </w:r>
      <w:r w:rsidR="00B03C72">
        <w:rPr>
          <w:rFonts w:hint="cs"/>
          <w:rtl/>
        </w:rPr>
        <w:t>נוֹבִּילִי</w:t>
      </w:r>
      <w:r w:rsidR="00796BA2">
        <w:rPr>
          <w:rFonts w:hint="cs"/>
          <w:rtl/>
        </w:rPr>
        <w:t>,</w:t>
      </w:r>
      <w:r w:rsidR="00B03C72">
        <w:rPr>
          <w:rFonts w:hint="cs"/>
          <w:rtl/>
        </w:rPr>
        <w:t>"</w:t>
      </w:r>
    </w:p>
    <w:p w14:paraId="7706EDFA" w14:textId="210A8D66" w:rsidR="007B7BE8" w:rsidRPr="00E67C1F" w:rsidRDefault="00796BA2" w:rsidP="007B7BE8">
      <w:pPr>
        <w:rPr>
          <w:rFonts w:cs="Times New Roman"/>
          <w:rtl/>
        </w:rPr>
      </w:pPr>
      <w:r>
        <w:rPr>
          <w:rFonts w:hint="cs"/>
          <w:rtl/>
        </w:rPr>
        <w:t>[</w:t>
      </w:r>
      <w:r w:rsidR="00B03C72" w:rsidRPr="00E67C1F">
        <w:rPr>
          <w:rFonts w:hint="eastAsia"/>
          <w:rtl/>
        </w:rPr>
        <w:t>ארקדי</w:t>
      </w:r>
      <w:r w:rsidR="00B03C72" w:rsidRPr="00E67C1F">
        <w:rPr>
          <w:rtl/>
        </w:rPr>
        <w:t xml:space="preserve"> </w:t>
      </w:r>
      <w:r w:rsidR="00B03C72" w:rsidRPr="00E67C1F">
        <w:rPr>
          <w:rFonts w:hint="eastAsia"/>
          <w:rtl/>
        </w:rPr>
        <w:t>לא</w:t>
      </w:r>
      <w:r w:rsidR="00B03C72" w:rsidRPr="00E67C1F">
        <w:rPr>
          <w:rtl/>
        </w:rPr>
        <w:t xml:space="preserve"> </w:t>
      </w:r>
      <w:r w:rsidR="00B03C72" w:rsidRPr="00E67C1F">
        <w:rPr>
          <w:rFonts w:hint="eastAsia"/>
          <w:rtl/>
        </w:rPr>
        <w:t>רצה</w:t>
      </w:r>
      <w:r w:rsidR="00B03C72" w:rsidRPr="00E67C1F">
        <w:rPr>
          <w:rtl/>
        </w:rPr>
        <w:t xml:space="preserve"> </w:t>
      </w:r>
      <w:r w:rsidR="00B03C72" w:rsidRPr="00E67C1F">
        <w:rPr>
          <w:rFonts w:hint="eastAsia"/>
          <w:rtl/>
        </w:rPr>
        <w:t>להיות</w:t>
      </w:r>
      <w:r w:rsidR="00B03C72" w:rsidRPr="00E67C1F">
        <w:rPr>
          <w:rtl/>
        </w:rPr>
        <w:t xml:space="preserve"> </w:t>
      </w:r>
      <w:r w:rsidR="00B03C72" w:rsidRPr="00E67C1F">
        <w:rPr>
          <w:rFonts w:hint="eastAsia"/>
          <w:rtl/>
        </w:rPr>
        <w:t>נוב</w:t>
      </w:r>
      <w:r w:rsidR="00AF4831" w:rsidRPr="00E67C1F">
        <w:rPr>
          <w:rFonts w:hint="eastAsia"/>
          <w:rtl/>
        </w:rPr>
        <w:t>ּ</w:t>
      </w:r>
      <w:r w:rsidR="00B03C72" w:rsidRPr="00E67C1F">
        <w:rPr>
          <w:rFonts w:hint="eastAsia"/>
          <w:rtl/>
        </w:rPr>
        <w:t>י</w:t>
      </w:r>
      <w:bookmarkStart w:id="329" w:name="_Hlk502310616"/>
      <w:r w:rsidR="00B03C72" w:rsidRPr="00E67C1F">
        <w:rPr>
          <w:rFonts w:hint="eastAsia"/>
          <w:rtl/>
        </w:rPr>
        <w:t>לי</w:t>
      </w:r>
      <w:r w:rsidR="00B03C72" w:rsidRPr="00E67C1F">
        <w:rPr>
          <w:rtl/>
        </w:rPr>
        <w:t>,</w:t>
      </w:r>
      <w:r w:rsidR="007F4F12" w:rsidRPr="00E67C1F">
        <w:rPr>
          <w:rFonts w:cs="Times New Roman"/>
          <w:rtl/>
        </w:rPr>
        <w:t xml:space="preserve"> "</w:t>
      </w:r>
      <w:r w:rsidR="000772F8" w:rsidRPr="00E67C1F">
        <w:rPr>
          <w:rFonts w:cs="Times New Roman"/>
          <w:rtl/>
        </w:rPr>
        <w:t>כל הרופאים חולירע</w:t>
      </w:r>
      <w:r w:rsidR="007F4F12" w:rsidRPr="00E67C1F">
        <w:rPr>
          <w:rFonts w:cs="Times New Roman"/>
          <w:rtl/>
        </w:rPr>
        <w:t xml:space="preserve">!" זה </w:t>
      </w:r>
      <w:r w:rsidR="007F4F12" w:rsidRPr="00E67C1F">
        <w:rPr>
          <w:rFonts w:cs="Times New Roman" w:hint="eastAsia"/>
          <w:rtl/>
        </w:rPr>
        <w:t>היה</w:t>
      </w:r>
      <w:r w:rsidR="007F4F12" w:rsidRPr="00E67C1F">
        <w:rPr>
          <w:rFonts w:cs="Times New Roman"/>
          <w:rtl/>
        </w:rPr>
        <w:t xml:space="preserve"> ביטוי שגור במשפחתו על רקע ההיסטוריה הרפואית האומללה של אימו, ושלל הטיפולים הלא מוצלחים </w:t>
      </w:r>
      <w:r w:rsidR="002E291E" w:rsidRPr="00E67C1F">
        <w:rPr>
          <w:rFonts w:cs="Times New Roman" w:hint="eastAsia"/>
          <w:rtl/>
        </w:rPr>
        <w:t>שב</w:t>
      </w:r>
      <w:r w:rsidR="00077AE0" w:rsidRPr="00E67C1F">
        <w:rPr>
          <w:rFonts w:cs="Times New Roman" w:hint="eastAsia"/>
          <w:rtl/>
        </w:rPr>
        <w:t>י</w:t>
      </w:r>
      <w:r w:rsidR="002E291E" w:rsidRPr="00E67C1F">
        <w:rPr>
          <w:rFonts w:cs="Times New Roman" w:hint="eastAsia"/>
          <w:rtl/>
        </w:rPr>
        <w:t>צעו</w:t>
      </w:r>
      <w:r w:rsidR="002E291E" w:rsidRPr="00E67C1F">
        <w:rPr>
          <w:rFonts w:cs="Times New Roman"/>
          <w:rtl/>
        </w:rPr>
        <w:t xml:space="preserve"> בה [שחוותה] </w:t>
      </w:r>
      <w:r w:rsidR="00077AE0" w:rsidRPr="00E67C1F">
        <w:rPr>
          <w:rFonts w:cs="Times New Roman" w:hint="eastAsia"/>
          <w:rtl/>
        </w:rPr>
        <w:t>הממסדים</w:t>
      </w:r>
      <w:r w:rsidR="00077AE0" w:rsidRPr="00E67C1F">
        <w:rPr>
          <w:rFonts w:cs="Times New Roman"/>
          <w:rtl/>
        </w:rPr>
        <w:t xml:space="preserve"> הרפואיים, </w:t>
      </w:r>
      <w:r w:rsidR="007F4F12" w:rsidRPr="00E67C1F">
        <w:rPr>
          <w:rFonts w:cs="Times New Roman"/>
          <w:rtl/>
        </w:rPr>
        <w:t xml:space="preserve">הן </w:t>
      </w:r>
      <w:r w:rsidR="00ED3FFC" w:rsidRPr="00E67C1F">
        <w:rPr>
          <w:rFonts w:cs="Times New Roman" w:hint="eastAsia"/>
          <w:rtl/>
        </w:rPr>
        <w:t>ה</w:t>
      </w:r>
      <w:r w:rsidR="007F4F12" w:rsidRPr="00E67C1F">
        <w:rPr>
          <w:rFonts w:cs="Times New Roman"/>
          <w:rtl/>
        </w:rPr>
        <w:t xml:space="preserve">סובייטי והן </w:t>
      </w:r>
      <w:r w:rsidR="000772F8" w:rsidRPr="00E67C1F">
        <w:rPr>
          <w:rFonts w:cs="Times New Roman" w:hint="eastAsia"/>
          <w:rtl/>
        </w:rPr>
        <w:t>ה</w:t>
      </w:r>
      <w:r w:rsidR="007F4F12" w:rsidRPr="00E67C1F">
        <w:rPr>
          <w:rFonts w:cs="Times New Roman"/>
          <w:rtl/>
        </w:rPr>
        <w:t>מערבי.</w:t>
      </w:r>
    </w:p>
    <w:p w14:paraId="0F6516E9" w14:textId="77777777" w:rsidR="00796BA2" w:rsidRDefault="000772F8" w:rsidP="000772F8">
      <w:pPr>
        <w:rPr>
          <w:rFonts w:cs="Times New Roman"/>
          <w:rtl/>
        </w:rPr>
      </w:pPr>
      <w:r w:rsidRPr="00E67C1F">
        <w:rPr>
          <w:rFonts w:cs="Times New Roman"/>
          <w:rtl/>
        </w:rPr>
        <w:t>"</w:t>
      </w:r>
      <w:r w:rsidR="007B7BE8" w:rsidRPr="00E67C1F">
        <w:rPr>
          <w:rFonts w:cs="Times New Roman"/>
          <w:rtl/>
        </w:rPr>
        <w:t>הא!</w:t>
      </w:r>
      <w:r w:rsidRPr="00E67C1F">
        <w:rPr>
          <w:rFonts w:cs="Times New Roman"/>
          <w:rtl/>
        </w:rPr>
        <w:t>"</w:t>
      </w:r>
      <w:r w:rsidR="007B7BE8" w:rsidRPr="00E67C1F">
        <w:rPr>
          <w:rFonts w:cs="Times New Roman"/>
          <w:rtl/>
        </w:rPr>
        <w:t xml:space="preserve"> אלכס צחק. </w:t>
      </w:r>
      <w:r w:rsidRPr="00E67C1F">
        <w:rPr>
          <w:rFonts w:cs="Times New Roman"/>
          <w:rtl/>
        </w:rPr>
        <w:t>"</w:t>
      </w:r>
      <w:r w:rsidR="007B7BE8" w:rsidRPr="00E67C1F">
        <w:rPr>
          <w:rFonts w:cs="Times New Roman"/>
          <w:rtl/>
        </w:rPr>
        <w:t>מה זה חולירע?</w:t>
      </w:r>
      <w:r w:rsidRPr="00E67C1F">
        <w:rPr>
          <w:rFonts w:cs="Times New Roman"/>
          <w:rtl/>
        </w:rPr>
        <w:t>"</w:t>
      </w:r>
      <w:r w:rsidR="007B7BE8" w:rsidRPr="00E67C1F">
        <w:rPr>
          <w:rFonts w:cs="Times New Roman"/>
          <w:rtl/>
        </w:rPr>
        <w:t xml:space="preserve"> אבל ברגע שביטא את המילה </w:t>
      </w:r>
      <w:r w:rsidRPr="00E67C1F">
        <w:rPr>
          <w:rFonts w:cs="Times New Roman" w:hint="eastAsia"/>
          <w:rtl/>
        </w:rPr>
        <w:t>בקול</w:t>
      </w:r>
      <w:r w:rsidRPr="00E67C1F">
        <w:rPr>
          <w:rFonts w:cs="Times New Roman"/>
          <w:rtl/>
        </w:rPr>
        <w:t xml:space="preserve"> </w:t>
      </w:r>
      <w:r w:rsidR="007B7BE8" w:rsidRPr="00E67C1F">
        <w:rPr>
          <w:rFonts w:cs="Times New Roman"/>
          <w:rtl/>
        </w:rPr>
        <w:t>הוא הבין.</w:t>
      </w:r>
      <w:r w:rsidRPr="00E67C1F">
        <w:rPr>
          <w:rFonts w:cs="Times New Roman"/>
          <w:rtl/>
        </w:rPr>
        <w:t xml:space="preserve"> "</w:t>
      </w:r>
      <w:r w:rsidR="007B7BE8" w:rsidRPr="00E67C1F">
        <w:rPr>
          <w:rFonts w:cs="Times New Roman"/>
          <w:rtl/>
        </w:rPr>
        <w:t>לא כל הרופאים, לא אתה.</w:t>
      </w:r>
      <w:r w:rsidRPr="00E67C1F">
        <w:rPr>
          <w:rFonts w:cs="Times New Roman"/>
          <w:rtl/>
        </w:rPr>
        <w:t>"</w:t>
      </w:r>
    </w:p>
    <w:p w14:paraId="021CCB97" w14:textId="77777777" w:rsidR="00796BA2" w:rsidRDefault="00796BA2" w:rsidP="000772F8">
      <w:pPr>
        <w:rPr>
          <w:rFonts w:cs="Times New Roman"/>
          <w:rtl/>
        </w:rPr>
      </w:pPr>
      <w:r>
        <w:rPr>
          <w:rFonts w:cs="Times New Roman" w:hint="cs"/>
          <w:rtl/>
        </w:rPr>
        <w:t>]</w:t>
      </w:r>
      <w:r w:rsidR="00B6187F">
        <w:rPr>
          <w:rFonts w:cs="Times New Roman" w:hint="cs"/>
          <w:rtl/>
        </w:rPr>
        <w:t xml:space="preserve"> </w:t>
      </w:r>
    </w:p>
    <w:p w14:paraId="03BEEFBB" w14:textId="62650A3C" w:rsidR="003E0327" w:rsidRDefault="00B6187F" w:rsidP="000772F8">
      <w:pPr>
        <w:rPr>
          <w:rtl/>
        </w:rPr>
      </w:pPr>
      <w:r>
        <w:rPr>
          <w:rFonts w:cs="Times New Roman" w:hint="cs"/>
          <w:rtl/>
        </w:rPr>
        <w:t xml:space="preserve">וכשארקדי לא השתכנע הוא הוסיף, </w:t>
      </w:r>
      <w:r w:rsidR="00E35A2E">
        <w:rPr>
          <w:rFonts w:hint="cs"/>
          <w:rtl/>
        </w:rPr>
        <w:t>"</w:t>
      </w:r>
      <w:r w:rsidR="00AF4831">
        <w:rPr>
          <w:rFonts w:hint="cs"/>
          <w:rtl/>
        </w:rPr>
        <w:t xml:space="preserve">חוץ מזה, </w:t>
      </w:r>
      <w:r>
        <w:rPr>
          <w:rFonts w:hint="cs"/>
          <w:rtl/>
        </w:rPr>
        <w:t>צלף</w:t>
      </w:r>
      <w:r w:rsidR="000A395C">
        <w:rPr>
          <w:rFonts w:hint="cs"/>
          <w:rtl/>
        </w:rPr>
        <w:t xml:space="preserve"> שכמותך</w:t>
      </w:r>
      <w:r>
        <w:rPr>
          <w:rFonts w:hint="cs"/>
          <w:rtl/>
        </w:rPr>
        <w:t xml:space="preserve">, </w:t>
      </w:r>
      <w:r w:rsidR="00E35A2E">
        <w:rPr>
          <w:rFonts w:hint="cs"/>
          <w:rtl/>
        </w:rPr>
        <w:t>עד שתרכיב את כל החלקים</w:t>
      </w:r>
      <w:r w:rsidR="003E0327">
        <w:rPr>
          <w:rFonts w:hint="cs"/>
          <w:rtl/>
        </w:rPr>
        <w:t xml:space="preserve"> </w:t>
      </w:r>
      <w:r w:rsidR="00DC3945">
        <w:rPr>
          <w:rFonts w:hint="cs"/>
          <w:rtl/>
        </w:rPr>
        <w:t xml:space="preserve">של עידן החלל </w:t>
      </w:r>
      <w:r w:rsidR="00907690">
        <w:rPr>
          <w:rFonts w:hint="cs"/>
          <w:rtl/>
        </w:rPr>
        <w:t>מ</w:t>
      </w:r>
      <w:r w:rsidR="00AF4831">
        <w:rPr>
          <w:rFonts w:hint="cs"/>
          <w:rtl/>
        </w:rPr>
        <w:t xml:space="preserve">תוך </w:t>
      </w:r>
      <w:r w:rsidR="00907690">
        <w:rPr>
          <w:rFonts w:hint="cs"/>
          <w:rtl/>
        </w:rPr>
        <w:t>ה</w:t>
      </w:r>
      <w:r w:rsidR="001723A1">
        <w:rPr>
          <w:rFonts w:hint="cs"/>
          <w:rtl/>
        </w:rPr>
        <w:t>מזוודה</w:t>
      </w:r>
      <w:r w:rsidR="00ED3FFC">
        <w:rPr>
          <w:rFonts w:hint="cs"/>
          <w:rtl/>
        </w:rPr>
        <w:t xml:space="preserve"> הקשיח</w:t>
      </w:r>
      <w:r w:rsidR="001723A1">
        <w:rPr>
          <w:rFonts w:hint="cs"/>
          <w:rtl/>
        </w:rPr>
        <w:t>ה</w:t>
      </w:r>
      <w:r w:rsidR="00907690">
        <w:rPr>
          <w:rFonts w:hint="cs"/>
          <w:rtl/>
        </w:rPr>
        <w:t xml:space="preserve"> שלך </w:t>
      </w:r>
      <w:r w:rsidR="003E0327">
        <w:rPr>
          <w:rFonts w:hint="cs"/>
          <w:rtl/>
        </w:rPr>
        <w:t>אני אשסף לך את ה</w:t>
      </w:r>
      <w:r w:rsidR="00B771BB">
        <w:rPr>
          <w:rFonts w:hint="cs"/>
          <w:rtl/>
        </w:rPr>
        <w:t>צוואר</w:t>
      </w:r>
      <w:r w:rsidR="003E0327">
        <w:rPr>
          <w:rFonts w:hint="cs"/>
          <w:rtl/>
        </w:rPr>
        <w:t xml:space="preserve"> </w:t>
      </w:r>
      <w:r w:rsidR="004F02B2">
        <w:rPr>
          <w:rFonts w:hint="cs"/>
          <w:rtl/>
        </w:rPr>
        <w:t xml:space="preserve">עם הסכין שלי </w:t>
      </w:r>
      <w:r w:rsidR="003E0327">
        <w:rPr>
          <w:rFonts w:hint="cs"/>
          <w:rtl/>
        </w:rPr>
        <w:t>שלוש פעמים.</w:t>
      </w:r>
      <w:r w:rsidR="00A7456B">
        <w:rPr>
          <w:rFonts w:hint="cs"/>
          <w:rtl/>
        </w:rPr>
        <w:t>"</w:t>
      </w:r>
    </w:p>
    <w:bookmarkEnd w:id="329"/>
    <w:p w14:paraId="4EFF8FEE" w14:textId="3B5CA43A" w:rsidR="00F705F4" w:rsidRDefault="004A0742" w:rsidP="00F81EC3">
      <w:pPr>
        <w:rPr>
          <w:rtl/>
        </w:rPr>
      </w:pPr>
      <w:r>
        <w:rPr>
          <w:rFonts w:hint="cs"/>
          <w:rtl/>
        </w:rPr>
        <w:t>[</w:t>
      </w:r>
      <w:r w:rsidR="00F705F4">
        <w:rPr>
          <w:rFonts w:hint="cs"/>
          <w:rtl/>
        </w:rPr>
        <w:t xml:space="preserve">"למה שתעשה דבר כזה?" </w:t>
      </w:r>
      <w:r w:rsidR="002A6FE7">
        <w:rPr>
          <w:rFonts w:hint="cs"/>
          <w:rtl/>
        </w:rPr>
        <w:t xml:space="preserve">תבע </w:t>
      </w:r>
      <w:r w:rsidR="00F705F4">
        <w:rPr>
          <w:rFonts w:hint="cs"/>
          <w:rtl/>
        </w:rPr>
        <w:t>ארקדי בתדהמה ובעלבון.</w:t>
      </w:r>
    </w:p>
    <w:p w14:paraId="3D4183BD" w14:textId="4DA70949" w:rsidR="00A7456B" w:rsidRDefault="00A7456B" w:rsidP="00F705F4">
      <w:pPr>
        <w:rPr>
          <w:rtl/>
        </w:rPr>
      </w:pPr>
      <w:r>
        <w:rPr>
          <w:rFonts w:hint="cs"/>
          <w:rtl/>
        </w:rPr>
        <w:t>"א</w:t>
      </w:r>
      <w:r w:rsidR="00F705F4">
        <w:rPr>
          <w:rFonts w:hint="cs"/>
          <w:rtl/>
        </w:rPr>
        <w:t>ל תדאג, לא יהיה לי סיכוי</w:t>
      </w:r>
      <w:r>
        <w:rPr>
          <w:rFonts w:hint="cs"/>
          <w:rtl/>
        </w:rPr>
        <w:t xml:space="preserve"> ברגע ש</w:t>
      </w:r>
      <w:r w:rsidR="00F705F4">
        <w:rPr>
          <w:rFonts w:hint="cs"/>
          <w:rtl/>
        </w:rPr>
        <w:t>הכוונת שלך תתאפס עלי</w:t>
      </w:r>
      <w:r>
        <w:rPr>
          <w:rFonts w:hint="cs"/>
          <w:rtl/>
        </w:rPr>
        <w:t>."</w:t>
      </w:r>
      <w:r w:rsidR="004A0742">
        <w:rPr>
          <w:rFonts w:hint="cs"/>
          <w:rtl/>
        </w:rPr>
        <w:t>]</w:t>
      </w:r>
    </w:p>
    <w:p w14:paraId="1567C12E" w14:textId="4E46D8D4" w:rsidR="000936BA" w:rsidRDefault="000936BA" w:rsidP="00F705F4">
      <w:pPr>
        <w:rPr>
          <w:rtl/>
        </w:rPr>
      </w:pPr>
      <w:r>
        <w:rPr>
          <w:rFonts w:hint="cs"/>
          <w:rtl/>
        </w:rPr>
        <w:t xml:space="preserve">"אתה תצטרך סולם בשביל להגיע </w:t>
      </w:r>
      <w:r w:rsidR="00513366">
        <w:rPr>
          <w:rFonts w:hint="cs"/>
          <w:rtl/>
        </w:rPr>
        <w:t xml:space="preserve">עם סכין </w:t>
      </w:r>
      <w:r>
        <w:rPr>
          <w:rFonts w:hint="cs"/>
          <w:rtl/>
        </w:rPr>
        <w:t>לצו</w:t>
      </w:r>
      <w:r w:rsidR="00B771BB">
        <w:rPr>
          <w:rFonts w:hint="cs"/>
          <w:rtl/>
        </w:rPr>
        <w:t>ו</w:t>
      </w:r>
      <w:r>
        <w:rPr>
          <w:rFonts w:hint="cs"/>
          <w:rtl/>
        </w:rPr>
        <w:t>אר שלי."</w:t>
      </w:r>
    </w:p>
    <w:p w14:paraId="486ABB2E" w14:textId="77777777" w:rsidR="00AB3210" w:rsidRDefault="00F469A7" w:rsidP="003E0327">
      <w:pPr>
        <w:rPr>
          <w:rtl/>
        </w:rPr>
      </w:pPr>
      <w:r>
        <w:rPr>
          <w:rFonts w:hint="cs"/>
          <w:rtl/>
        </w:rPr>
        <w:t>[</w:t>
      </w:r>
      <w:r w:rsidR="00AB3210">
        <w:rPr>
          <w:rFonts w:hint="cs"/>
          <w:rtl/>
        </w:rPr>
        <w:t>"אני אבוא מאחוריך."</w:t>
      </w:r>
    </w:p>
    <w:p w14:paraId="419BB9C3" w14:textId="77777777" w:rsidR="00EE07B4" w:rsidRDefault="008E0CF0" w:rsidP="00EE07B4">
      <w:r>
        <w:rPr>
          <w:rFonts w:hint="cs"/>
          <w:rtl/>
        </w:rPr>
        <w:t>"הרבה יותר יעיל.</w:t>
      </w:r>
      <w:r w:rsidR="00EE07B4">
        <w:rPr>
          <w:rFonts w:hint="cs"/>
          <w:rtl/>
        </w:rPr>
        <w:t>"</w:t>
      </w:r>
    </w:p>
    <w:p w14:paraId="0E3256D1" w14:textId="77777777" w:rsidR="003E0327" w:rsidRDefault="00F469A7" w:rsidP="00E65F9A">
      <w:pPr>
        <w:rPr>
          <w:rtl/>
        </w:rPr>
      </w:pPr>
      <w:r>
        <w:rPr>
          <w:rFonts w:hint="cs"/>
          <w:rtl/>
        </w:rPr>
        <w:t>]</w:t>
      </w:r>
    </w:p>
    <w:p w14:paraId="3C3955C2" w14:textId="7653B12C" w:rsidR="002C74FB" w:rsidRDefault="00B771BB" w:rsidP="005C415F">
      <w:pPr>
        <w:rPr>
          <w:rtl/>
        </w:rPr>
      </w:pPr>
      <w:r>
        <w:rPr>
          <w:rFonts w:hint="cs"/>
          <w:rtl/>
        </w:rPr>
        <w:t xml:space="preserve">אלכס צחק, ודם </w:t>
      </w:r>
      <w:r w:rsidR="005425FB">
        <w:rPr>
          <w:rFonts w:hint="cs"/>
          <w:rtl/>
        </w:rPr>
        <w:t>טרי</w:t>
      </w:r>
      <w:r>
        <w:rPr>
          <w:rFonts w:hint="cs"/>
          <w:rtl/>
        </w:rPr>
        <w:t xml:space="preserve"> </w:t>
      </w:r>
      <w:r w:rsidR="005425FB">
        <w:rPr>
          <w:rFonts w:hint="cs"/>
          <w:rtl/>
        </w:rPr>
        <w:t xml:space="preserve">זלג </w:t>
      </w:r>
      <w:r>
        <w:rPr>
          <w:rFonts w:hint="cs"/>
          <w:rtl/>
        </w:rPr>
        <w:t xml:space="preserve">מהחתך </w:t>
      </w:r>
      <w:r w:rsidR="005425FB">
        <w:rPr>
          <w:rFonts w:hint="cs"/>
          <w:rtl/>
        </w:rPr>
        <w:t>ו</w:t>
      </w:r>
      <w:r>
        <w:rPr>
          <w:rFonts w:hint="cs"/>
          <w:rtl/>
        </w:rPr>
        <w:t>נ</w:t>
      </w:r>
      <w:r w:rsidR="005C415F">
        <w:rPr>
          <w:rFonts w:hint="cs"/>
          <w:rtl/>
        </w:rPr>
        <w:t>קווה</w:t>
      </w:r>
      <w:r>
        <w:rPr>
          <w:rFonts w:hint="cs"/>
          <w:rtl/>
        </w:rPr>
        <w:t xml:space="preserve"> </w:t>
      </w:r>
      <w:r w:rsidR="00907690">
        <w:rPr>
          <w:rFonts w:hint="cs"/>
          <w:rtl/>
        </w:rPr>
        <w:t>ב</w:t>
      </w:r>
      <w:r>
        <w:rPr>
          <w:rFonts w:hint="cs"/>
          <w:rtl/>
        </w:rPr>
        <w:t xml:space="preserve">כף </w:t>
      </w:r>
      <w:r w:rsidR="00F469A7">
        <w:rPr>
          <w:rFonts w:hint="cs"/>
          <w:rtl/>
        </w:rPr>
        <w:t>יד</w:t>
      </w:r>
      <w:r>
        <w:rPr>
          <w:rFonts w:hint="cs"/>
          <w:rtl/>
        </w:rPr>
        <w:t>ו</w:t>
      </w:r>
      <w:r w:rsidR="00F469A7">
        <w:rPr>
          <w:rFonts w:hint="cs"/>
          <w:rtl/>
        </w:rPr>
        <w:t xml:space="preserve"> של ארקדי. </w:t>
      </w:r>
      <w:r w:rsidR="002C74FB">
        <w:rPr>
          <w:rFonts w:hint="cs"/>
          <w:rtl/>
        </w:rPr>
        <w:t xml:space="preserve">"חכה, אני לא רואה מה קורה כאן," הוא </w:t>
      </w:r>
      <w:r w:rsidR="005425FB" w:rsidRPr="00AF52EC">
        <w:rPr>
          <w:rFonts w:hint="eastAsia"/>
          <w:rtl/>
        </w:rPr>
        <w:t>חיטט</w:t>
      </w:r>
      <w:r w:rsidR="002C74FB">
        <w:rPr>
          <w:rFonts w:hint="cs"/>
          <w:rtl/>
        </w:rPr>
        <w:t xml:space="preserve"> </w:t>
      </w:r>
      <w:r w:rsidR="000A395C" w:rsidRPr="000A395C">
        <w:rPr>
          <w:rFonts w:cs="Times New Roman"/>
          <w:rtl/>
        </w:rPr>
        <w:t>עם הסכין</w:t>
      </w:r>
      <w:r w:rsidR="000A395C" w:rsidRPr="000A395C">
        <w:rPr>
          <w:rFonts w:cs="Times New Roman" w:hint="cs"/>
          <w:rtl/>
        </w:rPr>
        <w:t xml:space="preserve"> </w:t>
      </w:r>
      <w:r w:rsidR="005425FB">
        <w:rPr>
          <w:rFonts w:hint="cs"/>
          <w:rtl/>
        </w:rPr>
        <w:t>בתוך הדם</w:t>
      </w:r>
      <w:r w:rsidR="002C74FB">
        <w:rPr>
          <w:rFonts w:hint="cs"/>
          <w:rtl/>
        </w:rPr>
        <w:t>.</w:t>
      </w:r>
    </w:p>
    <w:p w14:paraId="7E9BD867" w14:textId="1866EABA" w:rsidR="003E0327" w:rsidRDefault="00F469A7" w:rsidP="005C415F">
      <w:pPr>
        <w:rPr>
          <w:rtl/>
        </w:rPr>
      </w:pPr>
      <w:r>
        <w:rPr>
          <w:rFonts w:hint="cs"/>
          <w:rtl/>
        </w:rPr>
        <w:t>"</w:t>
      </w:r>
      <w:r w:rsidR="003E0327">
        <w:rPr>
          <w:rFonts w:hint="cs"/>
          <w:rtl/>
        </w:rPr>
        <w:t>אל ת</w:t>
      </w:r>
      <w:r w:rsidR="000F713A">
        <w:rPr>
          <w:rFonts w:hint="cs"/>
          <w:rtl/>
        </w:rPr>
        <w:t>חזיק את ה</w:t>
      </w:r>
      <w:r>
        <w:rPr>
          <w:rFonts w:hint="cs"/>
          <w:rtl/>
        </w:rPr>
        <w:t>סכין</w:t>
      </w:r>
      <w:r w:rsidR="003E0327">
        <w:rPr>
          <w:rFonts w:hint="cs"/>
          <w:rtl/>
        </w:rPr>
        <w:t xml:space="preserve"> כמו א</w:t>
      </w:r>
      <w:r>
        <w:rPr>
          <w:rFonts w:hint="cs"/>
          <w:rtl/>
        </w:rPr>
        <w:t>ַ</w:t>
      </w:r>
      <w:r w:rsidR="003E0327">
        <w:rPr>
          <w:rFonts w:hint="cs"/>
          <w:rtl/>
        </w:rPr>
        <w:t xml:space="preserve">לה, </w:t>
      </w:r>
      <w:r w:rsidR="000F713A">
        <w:rPr>
          <w:rFonts w:hint="cs"/>
          <w:rtl/>
        </w:rPr>
        <w:t>לא</w:t>
      </w:r>
      <w:r w:rsidR="003E0327">
        <w:rPr>
          <w:rFonts w:hint="cs"/>
          <w:rtl/>
        </w:rPr>
        <w:t xml:space="preserve"> צר</w:t>
      </w:r>
      <w:r w:rsidR="000F713A">
        <w:rPr>
          <w:rFonts w:hint="cs"/>
          <w:rtl/>
        </w:rPr>
        <w:t>י</w:t>
      </w:r>
      <w:r w:rsidR="003E0327">
        <w:rPr>
          <w:rFonts w:hint="cs"/>
          <w:rtl/>
        </w:rPr>
        <w:t>ך ל</w:t>
      </w:r>
      <w:r>
        <w:rPr>
          <w:rFonts w:hint="cs"/>
          <w:rtl/>
        </w:rPr>
        <w:t>הפעיל כ</w:t>
      </w:r>
      <w:r w:rsidR="000F713A">
        <w:rPr>
          <w:rFonts w:hint="cs"/>
          <w:rtl/>
        </w:rPr>
        <w:t>ו</w:t>
      </w:r>
      <w:r>
        <w:rPr>
          <w:rFonts w:hint="cs"/>
          <w:rtl/>
        </w:rPr>
        <w:t>ח כי הסכין</w:t>
      </w:r>
      <w:r w:rsidR="00C90C6C">
        <w:rPr>
          <w:rFonts w:hint="cs"/>
          <w:rtl/>
        </w:rPr>
        <w:t xml:space="preserve"> מאוד </w:t>
      </w:r>
      <w:r>
        <w:rPr>
          <w:rFonts w:hint="cs"/>
          <w:rtl/>
        </w:rPr>
        <w:t>חד,</w:t>
      </w:r>
      <w:r w:rsidR="003E0327">
        <w:rPr>
          <w:rFonts w:hint="cs"/>
          <w:rtl/>
        </w:rPr>
        <w:t>"</w:t>
      </w:r>
      <w:r w:rsidR="00983F59">
        <w:rPr>
          <w:rFonts w:hint="cs"/>
          <w:rtl/>
        </w:rPr>
        <w:t xml:space="preserve"> [בכוונה הוא אומר סכין בלשון זכר, אח"כ ארקדי מתקן אותו]</w:t>
      </w:r>
      <w:r w:rsidR="003639F2">
        <w:rPr>
          <w:rFonts w:hint="cs"/>
          <w:rtl/>
        </w:rPr>
        <w:t xml:space="preserve"> אלכס </w:t>
      </w:r>
      <w:r w:rsidR="00F21233" w:rsidRPr="00F21233">
        <w:rPr>
          <w:rFonts w:cs="Times New Roman"/>
          <w:rtl/>
        </w:rPr>
        <w:t>אחז בידו של ארקדי ו</w:t>
      </w:r>
      <w:r>
        <w:rPr>
          <w:rFonts w:hint="cs"/>
          <w:rtl/>
        </w:rPr>
        <w:t>הנחה א</w:t>
      </w:r>
      <w:r w:rsidR="00F21233">
        <w:rPr>
          <w:rFonts w:hint="cs"/>
          <w:rtl/>
        </w:rPr>
        <w:t>ו</w:t>
      </w:r>
      <w:r>
        <w:rPr>
          <w:rFonts w:hint="cs"/>
          <w:rtl/>
        </w:rPr>
        <w:t>ת</w:t>
      </w:r>
      <w:r w:rsidR="00F21233">
        <w:rPr>
          <w:rFonts w:hint="cs"/>
          <w:rtl/>
        </w:rPr>
        <w:t>ה</w:t>
      </w:r>
      <w:r w:rsidR="003639F2">
        <w:rPr>
          <w:rFonts w:hint="cs"/>
          <w:rtl/>
        </w:rPr>
        <w:t xml:space="preserve"> </w:t>
      </w:r>
      <w:r w:rsidR="00F21233" w:rsidRPr="00F21233">
        <w:rPr>
          <w:rFonts w:cs="Times New Roman"/>
          <w:rtl/>
        </w:rPr>
        <w:t>ה בתנועה גמישה</w:t>
      </w:r>
      <w:r w:rsidR="003639F2">
        <w:rPr>
          <w:rFonts w:hint="cs"/>
          <w:rtl/>
        </w:rPr>
        <w:t>, "</w:t>
      </w:r>
      <w:r w:rsidR="001766E1">
        <w:rPr>
          <w:rFonts w:hint="cs"/>
          <w:rtl/>
        </w:rPr>
        <w:t>לוחם</w:t>
      </w:r>
      <w:r w:rsidR="003639F2">
        <w:rPr>
          <w:rFonts w:hint="cs"/>
          <w:rtl/>
        </w:rPr>
        <w:t xml:space="preserve"> מנוסה מחזיק </w:t>
      </w:r>
      <w:r w:rsidR="00FE2992">
        <w:rPr>
          <w:rFonts w:hint="cs"/>
          <w:rtl/>
        </w:rPr>
        <w:t>חופשי</w:t>
      </w:r>
      <w:r w:rsidR="003639F2">
        <w:rPr>
          <w:rFonts w:hint="cs"/>
          <w:rtl/>
        </w:rPr>
        <w:t xml:space="preserve"> ומשחק עם מפרק היד,</w:t>
      </w:r>
      <w:r w:rsidR="002B0ABC">
        <w:rPr>
          <w:rFonts w:hint="cs"/>
          <w:rtl/>
        </w:rPr>
        <w:t xml:space="preserve"> </w:t>
      </w:r>
      <w:r>
        <w:rPr>
          <w:rFonts w:hint="cs"/>
          <w:rtl/>
        </w:rPr>
        <w:t>ב</w:t>
      </w:r>
      <w:r w:rsidR="00907690">
        <w:rPr>
          <w:rFonts w:hint="cs"/>
          <w:rtl/>
        </w:rPr>
        <w:t>תנועות חלקות ולא</w:t>
      </w:r>
      <w:r w:rsidR="00C90C6C">
        <w:rPr>
          <w:rFonts w:hint="cs"/>
          <w:rtl/>
        </w:rPr>
        <w:t xml:space="preserve"> מאוד </w:t>
      </w:r>
      <w:r w:rsidR="003639F2">
        <w:rPr>
          <w:rFonts w:hint="cs"/>
          <w:rtl/>
        </w:rPr>
        <w:t>חזק</w:t>
      </w:r>
      <w:r>
        <w:rPr>
          <w:rFonts w:hint="cs"/>
          <w:rtl/>
        </w:rPr>
        <w:t>ות, אתה רואה?" הוא נופף ב</w:t>
      </w:r>
      <w:r w:rsidR="00907690">
        <w:rPr>
          <w:rFonts w:hint="cs"/>
          <w:rtl/>
        </w:rPr>
        <w:t>סכין</w:t>
      </w:r>
      <w:r>
        <w:rPr>
          <w:rFonts w:hint="cs"/>
          <w:rtl/>
        </w:rPr>
        <w:t xml:space="preserve"> וקילוח דם ניתז</w:t>
      </w:r>
      <w:r w:rsidR="003639F2">
        <w:rPr>
          <w:rFonts w:hint="cs"/>
          <w:rtl/>
        </w:rPr>
        <w:t xml:space="preserve"> </w:t>
      </w:r>
      <w:r>
        <w:rPr>
          <w:rFonts w:hint="cs"/>
          <w:rtl/>
        </w:rPr>
        <w:t xml:space="preserve">על פניו של ארקדי </w:t>
      </w:r>
      <w:r w:rsidR="000F713A">
        <w:rPr>
          <w:rFonts w:hint="cs"/>
          <w:rtl/>
        </w:rPr>
        <w:t>ול</w:t>
      </w:r>
      <w:r w:rsidR="00F21233">
        <w:rPr>
          <w:rFonts w:hint="cs"/>
          <w:rtl/>
        </w:rPr>
        <w:t xml:space="preserve">תוך </w:t>
      </w:r>
      <w:r>
        <w:rPr>
          <w:rFonts w:hint="cs"/>
          <w:rtl/>
        </w:rPr>
        <w:t>עינו. "סליחה, הדם הזה לא נגמר."</w:t>
      </w:r>
    </w:p>
    <w:p w14:paraId="796CEC07" w14:textId="017703D6" w:rsidR="006665B1" w:rsidRDefault="002B0ABC" w:rsidP="005311EB">
      <w:pPr>
        <w:rPr>
          <w:rFonts w:cs="Times New Roman"/>
          <w:rtl/>
        </w:rPr>
      </w:pPr>
      <w:r>
        <w:rPr>
          <w:rFonts w:hint="cs"/>
          <w:rtl/>
        </w:rPr>
        <w:t>ארקדי לא הצליח לה</w:t>
      </w:r>
      <w:r w:rsidR="004F389B">
        <w:rPr>
          <w:rFonts w:hint="cs"/>
          <w:rtl/>
        </w:rPr>
        <w:t>י</w:t>
      </w:r>
      <w:r>
        <w:rPr>
          <w:rFonts w:hint="cs"/>
          <w:rtl/>
        </w:rPr>
        <w:t xml:space="preserve">זכר אם ניתן להדבק באיידס </w:t>
      </w:r>
      <w:r w:rsidR="005425FB">
        <w:rPr>
          <w:rFonts w:hint="cs"/>
          <w:rtl/>
        </w:rPr>
        <w:t>מ</w:t>
      </w:r>
      <w:r>
        <w:rPr>
          <w:rFonts w:hint="cs"/>
          <w:rtl/>
        </w:rPr>
        <w:t>מגע של דם בעיניים</w:t>
      </w:r>
      <w:r w:rsidR="00160876" w:rsidRPr="00160876">
        <w:rPr>
          <w:rFonts w:cs="Times New Roman"/>
          <w:rtl/>
        </w:rPr>
        <w:t xml:space="preserve"> –</w:t>
      </w:r>
      <w:r w:rsidR="003639F2">
        <w:rPr>
          <w:rFonts w:hint="cs"/>
          <w:rtl/>
        </w:rPr>
        <w:t xml:space="preserve"> </w:t>
      </w:r>
      <w:r w:rsidR="009E3285">
        <w:rPr>
          <w:rFonts w:hint="cs"/>
          <w:rtl/>
        </w:rPr>
        <w:t>[</w:t>
      </w:r>
      <w:r w:rsidR="00AF4831">
        <w:rPr>
          <w:rFonts w:hint="cs"/>
          <w:rtl/>
        </w:rPr>
        <w:t xml:space="preserve">מה </w:t>
      </w:r>
      <w:r w:rsidR="004C59E0">
        <w:rPr>
          <w:rFonts w:hint="cs"/>
          <w:rtl/>
        </w:rPr>
        <w:t>פתאום</w:t>
      </w:r>
      <w:r w:rsidR="00AF4831">
        <w:rPr>
          <w:rFonts w:hint="cs"/>
          <w:rtl/>
        </w:rPr>
        <w:t xml:space="preserve"> רופא, מה נובילי בזה, </w:t>
      </w:r>
      <w:r w:rsidR="003639F2">
        <w:rPr>
          <w:rFonts w:hint="cs"/>
          <w:rtl/>
        </w:rPr>
        <w:t xml:space="preserve">אבל לפליגעלע כמו אלכס לא יכול להיות איידס, </w:t>
      </w:r>
      <w:r w:rsidR="007C48F8">
        <w:rPr>
          <w:rFonts w:hint="cs"/>
          <w:rtl/>
        </w:rPr>
        <w:t>הרי אלכס הינו</w:t>
      </w:r>
      <w:r w:rsidR="005C415F">
        <w:rPr>
          <w:rFonts w:hint="cs"/>
          <w:rtl/>
        </w:rPr>
        <w:t xml:space="preserve"> רך כזה, קטנטון כזה, </w:t>
      </w:r>
      <w:r w:rsidR="00F913F9">
        <w:rPr>
          <w:rFonts w:cs="Times New Roman" w:hint="cs"/>
          <w:rtl/>
        </w:rPr>
        <w:t>זונעלע</w:t>
      </w:r>
      <w:r w:rsidR="003639F2">
        <w:rPr>
          <w:rFonts w:cs="Times New Roman" w:hint="cs"/>
          <w:rtl/>
        </w:rPr>
        <w:t xml:space="preserve"> </w:t>
      </w:r>
      <w:r w:rsidR="005C415F">
        <w:rPr>
          <w:rFonts w:cs="Times New Roman" w:hint="cs"/>
          <w:rtl/>
        </w:rPr>
        <w:t>שכזה</w:t>
      </w:r>
      <w:r w:rsidR="003639F2">
        <w:rPr>
          <w:rFonts w:cs="Times New Roman" w:hint="cs"/>
          <w:rtl/>
        </w:rPr>
        <w:t>,</w:t>
      </w:r>
      <w:r w:rsidR="009E3285">
        <w:rPr>
          <w:rFonts w:cs="Times New Roman" w:hint="cs"/>
          <w:rtl/>
        </w:rPr>
        <w:t>]</w:t>
      </w:r>
      <w:r w:rsidR="003639F2">
        <w:rPr>
          <w:rFonts w:cs="Times New Roman" w:hint="cs"/>
          <w:rtl/>
        </w:rPr>
        <w:t xml:space="preserve"> </w:t>
      </w:r>
      <w:r w:rsidR="00144855" w:rsidRPr="00CE03C4">
        <w:rPr>
          <w:rFonts w:hint="cs"/>
          <w:rtl/>
        </w:rPr>
        <w:t xml:space="preserve">אבל </w:t>
      </w:r>
      <w:r w:rsidR="006665B1">
        <w:rPr>
          <w:rFonts w:hint="cs"/>
          <w:rtl/>
        </w:rPr>
        <w:t>לא ייתכן ש</w:t>
      </w:r>
      <w:r w:rsidR="00144855">
        <w:rPr>
          <w:rFonts w:hint="cs"/>
          <w:rtl/>
        </w:rPr>
        <w:t>אלכס חטף</w:t>
      </w:r>
      <w:r w:rsidR="00144855" w:rsidRPr="00CE03C4">
        <w:rPr>
          <w:rFonts w:cs="Times New Roman" w:hint="cs"/>
          <w:rtl/>
        </w:rPr>
        <w:t xml:space="preserve"> </w:t>
      </w:r>
      <w:r w:rsidR="00EE2AB1">
        <w:rPr>
          <w:rFonts w:cs="Times New Roman" w:hint="cs"/>
          <w:rtl/>
        </w:rPr>
        <w:t xml:space="preserve">איידס סתם מחוסר בנוכחות הורית. </w:t>
      </w:r>
    </w:p>
    <w:p w14:paraId="3BC9DAF5" w14:textId="0F0AA841" w:rsidR="003639F2" w:rsidRDefault="007C48F8" w:rsidP="005311EB">
      <w:pPr>
        <w:rPr>
          <w:rFonts w:cs="Times New Roman"/>
          <w:rtl/>
        </w:rPr>
      </w:pPr>
      <w:r>
        <w:rPr>
          <w:rFonts w:cs="Times New Roman" w:hint="cs"/>
          <w:rtl/>
        </w:rPr>
        <w:t xml:space="preserve">ומה עם </w:t>
      </w:r>
      <w:r w:rsidRPr="007C48F8">
        <w:rPr>
          <w:rFonts w:cs="Times New Roman"/>
          <w:rtl/>
        </w:rPr>
        <w:t>קרויצפלד-יעקב</w:t>
      </w:r>
      <w:r w:rsidR="00AF4831">
        <w:rPr>
          <w:rFonts w:cs="Times New Roman" w:hint="cs"/>
          <w:rtl/>
        </w:rPr>
        <w:t>? כל מי ש</w:t>
      </w:r>
      <w:r w:rsidR="006665B1">
        <w:rPr>
          <w:rFonts w:cs="Times New Roman" w:hint="cs"/>
          <w:rtl/>
        </w:rPr>
        <w:t>ה</w:t>
      </w:r>
      <w:r w:rsidR="00AF4831">
        <w:rPr>
          <w:rFonts w:cs="Times New Roman" w:hint="cs"/>
          <w:rtl/>
        </w:rPr>
        <w:t>גיע מהאיים הבריטיים עלול להיות נגוע</w:t>
      </w:r>
      <w:r w:rsidR="00E3438C">
        <w:rPr>
          <w:rFonts w:cs="Times New Roman" w:hint="cs"/>
          <w:rtl/>
        </w:rPr>
        <w:t xml:space="preserve">... </w:t>
      </w:r>
      <w:r w:rsidR="00145060">
        <w:rPr>
          <w:rFonts w:cs="Times New Roman" w:hint="cs"/>
          <w:rtl/>
        </w:rPr>
        <w:t>[</w:t>
      </w:r>
      <w:r w:rsidR="00AF4831">
        <w:rPr>
          <w:rFonts w:cs="Times New Roman" w:hint="cs"/>
          <w:rtl/>
        </w:rPr>
        <w:t xml:space="preserve"> בזוועה הזאת, </w:t>
      </w:r>
      <w:r w:rsidR="00F174FE">
        <w:rPr>
          <w:rFonts w:cs="Times New Roman" w:hint="cs"/>
          <w:rtl/>
        </w:rPr>
        <w:t xml:space="preserve">שדוגרת בגוף שנים ארוכות עד שהיא פורצת </w:t>
      </w:r>
      <w:r w:rsidR="004C59E0">
        <w:rPr>
          <w:rFonts w:cs="Times New Roman" w:hint="cs"/>
          <w:rtl/>
        </w:rPr>
        <w:t>פתאום</w:t>
      </w:r>
      <w:r w:rsidR="00E3438C">
        <w:rPr>
          <w:rFonts w:cs="Times New Roman" w:hint="cs"/>
          <w:rtl/>
        </w:rPr>
        <w:t xml:space="preserve">. </w:t>
      </w:r>
      <w:r w:rsidR="00F913F9">
        <w:rPr>
          <w:rFonts w:cs="Times New Roman" w:hint="cs"/>
          <w:rtl/>
        </w:rPr>
        <w:t xml:space="preserve">ארקדי שטף את עיניו בזרם חם מדי וחזק מדי, איך זה שדווקא </w:t>
      </w:r>
      <w:r w:rsidR="00F06A3F">
        <w:rPr>
          <w:rFonts w:cs="Times New Roman" w:hint="cs"/>
          <w:rtl/>
        </w:rPr>
        <w:t>עכשיו</w:t>
      </w:r>
      <w:r w:rsidR="00F913F9">
        <w:rPr>
          <w:rFonts w:cs="Times New Roman" w:hint="cs"/>
          <w:rtl/>
        </w:rPr>
        <w:t xml:space="preserve"> </w:t>
      </w:r>
      <w:r w:rsidR="00176398">
        <w:rPr>
          <w:rFonts w:cs="Times New Roman" w:hint="cs"/>
          <w:rtl/>
        </w:rPr>
        <w:t xml:space="preserve">התעורר בקרבו </w:t>
      </w:r>
      <w:r w:rsidR="005311EB">
        <w:rPr>
          <w:rFonts w:cs="Times New Roman" w:hint="cs"/>
          <w:rtl/>
        </w:rPr>
        <w:t xml:space="preserve">זיכרון </w:t>
      </w:r>
      <w:r w:rsidR="00176398">
        <w:rPr>
          <w:rFonts w:cs="Times New Roman" w:hint="cs"/>
          <w:rtl/>
        </w:rPr>
        <w:t>היידיש</w:t>
      </w:r>
      <w:r w:rsidR="00F913F9">
        <w:rPr>
          <w:rFonts w:cs="Times New Roman" w:hint="cs"/>
          <w:rtl/>
        </w:rPr>
        <w:t>, שפת ילדותו בתקופות הארוכות שסבתא שמרה עליו</w:t>
      </w:r>
      <w:r w:rsidR="00907690">
        <w:rPr>
          <w:rFonts w:cs="Times New Roman" w:hint="cs"/>
          <w:rtl/>
        </w:rPr>
        <w:t>,</w:t>
      </w:r>
      <w:r w:rsidR="00F913F9">
        <w:rPr>
          <w:rFonts w:cs="Times New Roman" w:hint="cs"/>
          <w:rtl/>
        </w:rPr>
        <w:t xml:space="preserve"> כש</w:t>
      </w:r>
      <w:r w:rsidR="001C5A04">
        <w:rPr>
          <w:rFonts w:cs="Times New Roman" w:hint="cs"/>
          <w:rtl/>
        </w:rPr>
        <w:t>אימא</w:t>
      </w:r>
      <w:r w:rsidR="00F913F9">
        <w:rPr>
          <w:rFonts w:cs="Times New Roman" w:hint="cs"/>
          <w:rtl/>
        </w:rPr>
        <w:t xml:space="preserve"> </w:t>
      </w:r>
      <w:r w:rsidR="001C5A04">
        <w:rPr>
          <w:rFonts w:cs="Times New Roman" w:hint="cs"/>
          <w:rtl/>
        </w:rPr>
        <w:t>הייתה</w:t>
      </w:r>
      <w:r w:rsidR="00F913F9">
        <w:rPr>
          <w:rFonts w:cs="Times New Roman" w:hint="cs"/>
          <w:rtl/>
        </w:rPr>
        <w:t xml:space="preserve"> מאושפזת</w:t>
      </w:r>
      <w:r>
        <w:rPr>
          <w:rFonts w:cs="Times New Roman" w:hint="cs"/>
          <w:rtl/>
        </w:rPr>
        <w:t>,</w:t>
      </w:r>
      <w:r w:rsidR="00176398">
        <w:rPr>
          <w:rFonts w:cs="Times New Roman" w:hint="cs"/>
          <w:rtl/>
        </w:rPr>
        <w:t xml:space="preserve"> איך זה שדווקא </w:t>
      </w:r>
      <w:r w:rsidR="00F06A3F">
        <w:rPr>
          <w:rFonts w:cs="Times New Roman" w:hint="cs"/>
          <w:rtl/>
        </w:rPr>
        <w:t>עכשיו</w:t>
      </w:r>
      <w:r w:rsidR="00176398">
        <w:rPr>
          <w:rFonts w:cs="Times New Roman" w:hint="cs"/>
          <w:rtl/>
        </w:rPr>
        <w:t xml:space="preserve"> נזכר</w:t>
      </w:r>
      <w:r>
        <w:rPr>
          <w:rFonts w:cs="Times New Roman" w:hint="cs"/>
          <w:rtl/>
        </w:rPr>
        <w:t xml:space="preserve"> בכינויי החיבה העדינים ביותר</w:t>
      </w:r>
      <w:r w:rsidR="006665B1">
        <w:rPr>
          <w:rFonts w:cs="Times New Roman" w:hint="cs"/>
          <w:rtl/>
        </w:rPr>
        <w:t xml:space="preserve">] </w:t>
      </w:r>
      <w:r w:rsidR="00E3438C" w:rsidRPr="00E3438C">
        <w:rPr>
          <w:rFonts w:cs="Times New Roman"/>
          <w:rtl/>
        </w:rPr>
        <w:t>בכל זאת הוא לא חיטא ולא ניקה אלא רק</w:t>
      </w:r>
      <w:r w:rsidR="00E3438C">
        <w:rPr>
          <w:rFonts w:cs="Times New Roman" w:hint="cs"/>
          <w:rtl/>
        </w:rPr>
        <w:t xml:space="preserve"> </w:t>
      </w:r>
      <w:r w:rsidR="00E3438C" w:rsidRPr="00E3438C">
        <w:rPr>
          <w:rFonts w:cs="Times New Roman"/>
          <w:rtl/>
        </w:rPr>
        <w:t>הספיג מעט את הדם</w:t>
      </w:r>
      <w:r w:rsidR="006665B1">
        <w:rPr>
          <w:rFonts w:cs="Times New Roman" w:hint="cs"/>
          <w:rtl/>
        </w:rPr>
        <w:t xml:space="preserve"> במפית נייר שאלכס נתן לו</w:t>
      </w:r>
      <w:r w:rsidR="00F913F9">
        <w:rPr>
          <w:rFonts w:cs="Times New Roman" w:hint="cs"/>
          <w:rtl/>
        </w:rPr>
        <w:t>.</w:t>
      </w:r>
    </w:p>
    <w:p w14:paraId="49E1C670" w14:textId="77777777" w:rsidR="00F913F9" w:rsidRDefault="00F913F9" w:rsidP="00B771BB">
      <w:pPr>
        <w:rPr>
          <w:rtl/>
        </w:rPr>
      </w:pPr>
      <w:r>
        <w:rPr>
          <w:rFonts w:cs="Times New Roman" w:hint="cs"/>
          <w:rtl/>
        </w:rPr>
        <w:t>"נראה לי ש</w:t>
      </w:r>
      <w:r w:rsidR="002B0ABC">
        <w:rPr>
          <w:rFonts w:cs="Times New Roman" w:hint="cs"/>
          <w:rtl/>
        </w:rPr>
        <w:t xml:space="preserve">די </w:t>
      </w:r>
      <w:r>
        <w:rPr>
          <w:rFonts w:cs="Times New Roman" w:hint="cs"/>
          <w:rtl/>
        </w:rPr>
        <w:t>גמרת להציל את החיים</w:t>
      </w:r>
      <w:r w:rsidR="00B771BB">
        <w:rPr>
          <w:rFonts w:cs="Times New Roman" w:hint="cs"/>
          <w:rtl/>
        </w:rPr>
        <w:t xml:space="preserve"> שלי</w:t>
      </w:r>
      <w:r>
        <w:rPr>
          <w:rFonts w:cs="Times New Roman" w:hint="cs"/>
          <w:rtl/>
        </w:rPr>
        <w:t>.</w:t>
      </w:r>
      <w:r w:rsidR="002B0ABC">
        <w:rPr>
          <w:rFonts w:cs="Times New Roman" w:hint="cs"/>
          <w:rtl/>
        </w:rPr>
        <w:t xml:space="preserve"> בהצלחה </w:t>
      </w:r>
      <w:r w:rsidR="00B771BB">
        <w:rPr>
          <w:rFonts w:cs="Times New Roman" w:hint="cs"/>
          <w:rtl/>
        </w:rPr>
        <w:t>כבירה</w:t>
      </w:r>
      <w:r w:rsidR="002B0ABC">
        <w:rPr>
          <w:rFonts w:cs="Times New Roman" w:hint="cs"/>
          <w:rtl/>
        </w:rPr>
        <w:t xml:space="preserve"> אגב.</w:t>
      </w:r>
      <w:r>
        <w:rPr>
          <w:rFonts w:cs="Times New Roman" w:hint="cs"/>
          <w:rtl/>
        </w:rPr>
        <w:t>"</w:t>
      </w:r>
    </w:p>
    <w:p w14:paraId="2EE83F0C" w14:textId="131E07E6" w:rsidR="00F21233" w:rsidRDefault="00F913F9" w:rsidP="00F21233">
      <w:pPr>
        <w:rPr>
          <w:rtl/>
        </w:rPr>
      </w:pPr>
      <w:r>
        <w:rPr>
          <w:rFonts w:hint="cs"/>
          <w:rtl/>
        </w:rPr>
        <w:t xml:space="preserve">"תן לראות עוד פעם." </w:t>
      </w:r>
      <w:r w:rsidR="00E65F9A">
        <w:rPr>
          <w:rFonts w:hint="cs"/>
          <w:rtl/>
        </w:rPr>
        <w:t xml:space="preserve">ארקדי שטף </w:t>
      </w:r>
      <w:r w:rsidR="00907690">
        <w:rPr>
          <w:rFonts w:hint="cs"/>
          <w:rtl/>
        </w:rPr>
        <w:t xml:space="preserve">שוב </w:t>
      </w:r>
      <w:r w:rsidR="00E65F9A">
        <w:rPr>
          <w:rFonts w:hint="cs"/>
          <w:rtl/>
        </w:rPr>
        <w:t xml:space="preserve">את החתך במים. </w:t>
      </w:r>
      <w:r w:rsidR="00393991" w:rsidRPr="00E67C1F">
        <w:rPr>
          <w:rFonts w:hint="eastAsia"/>
          <w:rtl/>
        </w:rPr>
        <w:t>אצבעותיו</w:t>
      </w:r>
      <w:r w:rsidR="00393991" w:rsidRPr="00E67C1F">
        <w:rPr>
          <w:rtl/>
        </w:rPr>
        <w:t xml:space="preserve"> </w:t>
      </w:r>
      <w:r w:rsidR="00051A13" w:rsidRPr="00051A13">
        <w:rPr>
          <w:rFonts w:cs="Times New Roman"/>
          <w:rtl/>
        </w:rPr>
        <w:t xml:space="preserve">של אלכס היו </w:t>
      </w:r>
      <w:r w:rsidR="00393991" w:rsidRPr="00E67C1F">
        <w:rPr>
          <w:rFonts w:hint="eastAsia"/>
          <w:rtl/>
        </w:rPr>
        <w:t>ארוכות</w:t>
      </w:r>
      <w:r w:rsidR="000E0441" w:rsidRPr="00E67C1F">
        <w:rPr>
          <w:rtl/>
        </w:rPr>
        <w:t xml:space="preserve">, </w:t>
      </w:r>
      <w:r w:rsidR="000E0441" w:rsidRPr="00E67C1F">
        <w:rPr>
          <w:rFonts w:hint="eastAsia"/>
          <w:rtl/>
        </w:rPr>
        <w:t>ציפור</w:t>
      </w:r>
      <w:r w:rsidR="000E0441" w:rsidRPr="00051A13">
        <w:rPr>
          <w:rFonts w:hint="eastAsia"/>
          <w:rtl/>
        </w:rPr>
        <w:t>ניו</w:t>
      </w:r>
      <w:r w:rsidR="009564E3" w:rsidRPr="00051A13">
        <w:rPr>
          <w:rtl/>
        </w:rPr>
        <w:t xml:space="preserve"> </w:t>
      </w:r>
      <w:r w:rsidR="000E0441" w:rsidRPr="00051A13">
        <w:rPr>
          <w:rtl/>
        </w:rPr>
        <w:t>בדיוק ב</w:t>
      </w:r>
      <w:r w:rsidR="000E0441" w:rsidRPr="00E67C1F">
        <w:rPr>
          <w:rtl/>
        </w:rPr>
        <w:t xml:space="preserve">צורה הנכונה – אותה צורה </w:t>
      </w:r>
      <w:r w:rsidR="000A395C">
        <w:rPr>
          <w:rFonts w:hint="cs"/>
          <w:rtl/>
        </w:rPr>
        <w:t>ש</w:t>
      </w:r>
      <w:r w:rsidR="000A395C" w:rsidRPr="00E67C1F">
        <w:rPr>
          <w:rFonts w:hint="eastAsia"/>
          <w:rtl/>
        </w:rPr>
        <w:t>ארקדי</w:t>
      </w:r>
      <w:r w:rsidR="000A395C" w:rsidRPr="00E67C1F">
        <w:rPr>
          <w:rtl/>
        </w:rPr>
        <w:t xml:space="preserve"> </w:t>
      </w:r>
      <w:r w:rsidR="000E0441" w:rsidRPr="00E67C1F">
        <w:rPr>
          <w:rtl/>
        </w:rPr>
        <w:t xml:space="preserve">ניסה </w:t>
      </w:r>
      <w:r w:rsidR="000E0441" w:rsidRPr="00E67C1F">
        <w:rPr>
          <w:rFonts w:hint="eastAsia"/>
          <w:rtl/>
        </w:rPr>
        <w:t>להקנות</w:t>
      </w:r>
      <w:r w:rsidR="000E0441" w:rsidRPr="00E67C1F">
        <w:rPr>
          <w:rtl/>
        </w:rPr>
        <w:t xml:space="preserve"> לציפורניו שלו כשהיה קטן, בעזרת הפצירה של אימו. [זה כאב אז, הוא הצליח </w:t>
      </w:r>
      <w:r w:rsidR="000E0441" w:rsidRPr="00E67C1F">
        <w:rPr>
          <w:rtl/>
        </w:rPr>
        <w:lastRenderedPageBreak/>
        <w:t xml:space="preserve">להסיר את כל העגלגלות מקצות הציפורניים, הן היו </w:t>
      </w:r>
      <w:r w:rsidR="00F06A3F">
        <w:rPr>
          <w:rtl/>
        </w:rPr>
        <w:t>עכשיו</w:t>
      </w:r>
      <w:r w:rsidR="000E0441" w:rsidRPr="00E67C1F">
        <w:rPr>
          <w:rtl/>
        </w:rPr>
        <w:t xml:space="preserve"> בצורה ששאף להגיע אליה. אמנם לא הגודל הנכון, אלו של אלכס היו גדולות יותר כי לא נאלץ לחתוך ולעצב מחדש ובכך להקטין את הקיים.] </w:t>
      </w:r>
      <w:r w:rsidR="00393991" w:rsidRPr="00E67C1F">
        <w:rPr>
          <w:rFonts w:hint="eastAsia"/>
          <w:rtl/>
        </w:rPr>
        <w:t>לו</w:t>
      </w:r>
      <w:r w:rsidR="004E019B" w:rsidRPr="00E67C1F">
        <w:rPr>
          <w:rFonts w:hint="eastAsia"/>
          <w:rtl/>
        </w:rPr>
        <w:t>ּ</w:t>
      </w:r>
      <w:r w:rsidR="00393991" w:rsidRPr="00E67C1F">
        <w:rPr>
          <w:rtl/>
        </w:rPr>
        <w:t xml:space="preserve"> היה</w:t>
      </w:r>
      <w:r w:rsidR="004E019B" w:rsidRPr="00E67C1F">
        <w:rPr>
          <w:rtl/>
        </w:rPr>
        <w:t xml:space="preserve"> </w:t>
      </w:r>
      <w:r w:rsidR="000E0441" w:rsidRPr="00E67C1F">
        <w:rPr>
          <w:rFonts w:hint="eastAsia"/>
          <w:rtl/>
        </w:rPr>
        <w:t>מניח</w:t>
      </w:r>
      <w:r w:rsidR="000E0441" w:rsidRPr="00E67C1F">
        <w:rPr>
          <w:rtl/>
        </w:rPr>
        <w:t xml:space="preserve"> את אצבעותיו </w:t>
      </w:r>
      <w:r w:rsidR="000E0441" w:rsidRPr="00E67C1F">
        <w:rPr>
          <w:rFonts w:hint="eastAsia"/>
          <w:rtl/>
        </w:rPr>
        <w:t>היפות</w:t>
      </w:r>
      <w:r w:rsidR="000E0441" w:rsidRPr="00E67C1F">
        <w:rPr>
          <w:rtl/>
        </w:rPr>
        <w:t xml:space="preserve"> של אלכס</w:t>
      </w:r>
      <w:r w:rsidR="004E019B" w:rsidRPr="00E67C1F">
        <w:rPr>
          <w:rtl/>
        </w:rPr>
        <w:t xml:space="preserve"> כך</w:t>
      </w:r>
      <w:r w:rsidR="00393991" w:rsidRPr="00E67C1F">
        <w:rPr>
          <w:rtl/>
        </w:rPr>
        <w:t xml:space="preserve">... </w:t>
      </w:r>
    </w:p>
    <w:p w14:paraId="65E79238" w14:textId="77777777" w:rsidR="00F21233" w:rsidRDefault="00446BD4" w:rsidP="00E65F9A">
      <w:pPr>
        <w:rPr>
          <w:rtl/>
        </w:rPr>
      </w:pPr>
      <w:r w:rsidRPr="00E67C1F">
        <w:rPr>
          <w:rFonts w:hint="eastAsia"/>
          <w:rtl/>
        </w:rPr>
        <w:t>האם</w:t>
      </w:r>
      <w:r w:rsidRPr="00E67C1F">
        <w:rPr>
          <w:rtl/>
        </w:rPr>
        <w:t xml:space="preserve"> באמת </w:t>
      </w:r>
      <w:r w:rsidR="004E019B" w:rsidRPr="00E67C1F">
        <w:rPr>
          <w:rFonts w:hint="eastAsia"/>
          <w:rtl/>
        </w:rPr>
        <w:t>עדיין</w:t>
      </w:r>
      <w:r w:rsidR="004E019B" w:rsidRPr="00E67C1F">
        <w:rPr>
          <w:rtl/>
        </w:rPr>
        <w:t xml:space="preserve"> </w:t>
      </w:r>
      <w:r w:rsidRPr="00E67C1F">
        <w:rPr>
          <w:rFonts w:hint="eastAsia"/>
          <w:rtl/>
        </w:rPr>
        <w:t>לא</w:t>
      </w:r>
      <w:r w:rsidRPr="00E67C1F">
        <w:rPr>
          <w:rtl/>
        </w:rPr>
        <w:t xml:space="preserve"> </w:t>
      </w:r>
      <w:r w:rsidRPr="00E67C1F">
        <w:rPr>
          <w:rFonts w:hint="eastAsia"/>
          <w:rtl/>
        </w:rPr>
        <w:t>נרפא</w:t>
      </w:r>
      <w:r w:rsidRPr="00E67C1F">
        <w:rPr>
          <w:rtl/>
        </w:rPr>
        <w:t xml:space="preserve"> </w:t>
      </w:r>
      <w:r w:rsidRPr="00E67C1F">
        <w:rPr>
          <w:rFonts w:hint="eastAsia"/>
          <w:rtl/>
        </w:rPr>
        <w:t>מהמחשבו</w:t>
      </w:r>
      <w:r w:rsidR="00145060">
        <w:rPr>
          <w:rFonts w:hint="cs"/>
          <w:rtl/>
        </w:rPr>
        <w:t>ת</w:t>
      </w:r>
      <w:r w:rsidRPr="00E67C1F">
        <w:rPr>
          <w:rtl/>
        </w:rPr>
        <w:t xml:space="preserve"> </w:t>
      </w:r>
      <w:r w:rsidRPr="00E67C1F">
        <w:rPr>
          <w:rFonts w:hint="eastAsia"/>
          <w:rtl/>
        </w:rPr>
        <w:t>האלה</w:t>
      </w:r>
      <w:r w:rsidRPr="00E67C1F">
        <w:rPr>
          <w:rtl/>
        </w:rPr>
        <w:t xml:space="preserve">? </w:t>
      </w:r>
    </w:p>
    <w:p w14:paraId="7004F475" w14:textId="63E56BBD" w:rsidR="00F21233" w:rsidRDefault="00F21233" w:rsidP="00E65F9A">
      <w:pPr>
        <w:rPr>
          <w:rtl/>
        </w:rPr>
      </w:pPr>
      <w:r w:rsidRPr="00F21233">
        <w:rPr>
          <w:rFonts w:cs="Times New Roman"/>
          <w:rtl/>
        </w:rPr>
        <w:t>שתי כפות ידיו של אלכס מערסלות את ראשו ודם מהיד הפצועה זולג לאורך לחיו של ארקדי</w:t>
      </w:r>
      <w:r>
        <w:rPr>
          <w:rFonts w:cs="Times New Roman" w:hint="cs"/>
          <w:rtl/>
        </w:rPr>
        <w:t>...</w:t>
      </w:r>
    </w:p>
    <w:p w14:paraId="013BFD82" w14:textId="0E36EADB" w:rsidR="00F21233" w:rsidRDefault="00E3438C" w:rsidP="00E65F9A">
      <w:pPr>
        <w:rPr>
          <w:rtl/>
        </w:rPr>
      </w:pPr>
      <w:r w:rsidRPr="00E3438C">
        <w:rPr>
          <w:rFonts w:cs="Times New Roman"/>
          <w:rtl/>
        </w:rPr>
        <w:t xml:space="preserve">מה הוא מלהג כך, </w:t>
      </w:r>
      <w:r w:rsidR="000A395C">
        <w:rPr>
          <w:rFonts w:hint="cs"/>
          <w:rtl/>
        </w:rPr>
        <w:t xml:space="preserve">הרי </w:t>
      </w:r>
      <w:r w:rsidR="00446BD4" w:rsidRPr="00E67C1F">
        <w:rPr>
          <w:rFonts w:hint="eastAsia"/>
          <w:rtl/>
        </w:rPr>
        <w:t>כבר</w:t>
      </w:r>
      <w:r w:rsidR="00446BD4" w:rsidRPr="00E67C1F">
        <w:rPr>
          <w:rtl/>
        </w:rPr>
        <w:t xml:space="preserve"> </w:t>
      </w:r>
      <w:r w:rsidR="00446BD4" w:rsidRPr="00E67C1F">
        <w:rPr>
          <w:rFonts w:hint="eastAsia"/>
          <w:rtl/>
        </w:rPr>
        <w:t>יש</w:t>
      </w:r>
      <w:r w:rsidR="00446BD4" w:rsidRPr="00E67C1F">
        <w:rPr>
          <w:rtl/>
        </w:rPr>
        <w:t xml:space="preserve"> </w:t>
      </w:r>
      <w:r w:rsidR="00446BD4" w:rsidRPr="00E67C1F">
        <w:rPr>
          <w:rFonts w:hint="eastAsia"/>
          <w:rtl/>
        </w:rPr>
        <w:t>לו</w:t>
      </w:r>
      <w:r w:rsidR="00446BD4" w:rsidRPr="00E67C1F">
        <w:rPr>
          <w:rtl/>
        </w:rPr>
        <w:t xml:space="preserve"> </w:t>
      </w:r>
      <w:r w:rsidR="00446BD4" w:rsidRPr="00E67C1F">
        <w:rPr>
          <w:rFonts w:hint="eastAsia"/>
          <w:rtl/>
        </w:rPr>
        <w:t>חברה</w:t>
      </w:r>
      <w:r w:rsidR="00446BD4" w:rsidRPr="00E67C1F">
        <w:rPr>
          <w:rtl/>
        </w:rPr>
        <w:t xml:space="preserve">! </w:t>
      </w:r>
      <w:r w:rsidR="00145060">
        <w:rPr>
          <w:rFonts w:hint="cs"/>
          <w:rtl/>
        </w:rPr>
        <w:t>[</w:t>
      </w:r>
      <w:r w:rsidR="00446BD4" w:rsidRPr="00E67C1F">
        <w:rPr>
          <w:rFonts w:hint="eastAsia"/>
          <w:rtl/>
        </w:rPr>
        <w:t>מה</w:t>
      </w:r>
      <w:r w:rsidR="00446BD4" w:rsidRPr="00E67C1F">
        <w:rPr>
          <w:rtl/>
        </w:rPr>
        <w:t xml:space="preserve"> </w:t>
      </w:r>
      <w:r w:rsidR="00446BD4" w:rsidRPr="00E67C1F">
        <w:rPr>
          <w:rFonts w:hint="eastAsia"/>
          <w:rtl/>
        </w:rPr>
        <w:t>עוד</w:t>
      </w:r>
      <w:r w:rsidR="00446BD4" w:rsidRPr="00E67C1F">
        <w:rPr>
          <w:rtl/>
        </w:rPr>
        <w:t xml:space="preserve"> </w:t>
      </w:r>
      <w:r w:rsidR="00446BD4" w:rsidRPr="00E67C1F">
        <w:rPr>
          <w:rFonts w:hint="eastAsia"/>
          <w:rtl/>
        </w:rPr>
        <w:t>צריך</w:t>
      </w:r>
      <w:r w:rsidR="00446BD4" w:rsidRPr="00E67C1F">
        <w:rPr>
          <w:rtl/>
        </w:rPr>
        <w:t xml:space="preserve"> </w:t>
      </w:r>
      <w:r w:rsidR="00446BD4" w:rsidRPr="00E67C1F">
        <w:rPr>
          <w:rFonts w:hint="eastAsia"/>
          <w:rtl/>
        </w:rPr>
        <w:t>לקרות</w:t>
      </w:r>
      <w:r w:rsidR="00446BD4" w:rsidRPr="00E67C1F">
        <w:rPr>
          <w:rtl/>
        </w:rPr>
        <w:t xml:space="preserve">? </w:t>
      </w:r>
      <w:r w:rsidR="00446BD4" w:rsidRPr="00E67C1F">
        <w:rPr>
          <w:rFonts w:hint="eastAsia"/>
          <w:rtl/>
        </w:rPr>
        <w:t>מה</w:t>
      </w:r>
      <w:r w:rsidR="00446BD4" w:rsidRPr="00E67C1F">
        <w:rPr>
          <w:rtl/>
        </w:rPr>
        <w:t>?</w:t>
      </w:r>
      <w:r w:rsidR="00145060">
        <w:rPr>
          <w:rFonts w:hint="cs"/>
          <w:rtl/>
        </w:rPr>
        <w:t>]</w:t>
      </w:r>
      <w:r w:rsidR="00446BD4">
        <w:rPr>
          <w:rFonts w:hint="cs"/>
          <w:rtl/>
        </w:rPr>
        <w:t xml:space="preserve"> </w:t>
      </w:r>
    </w:p>
    <w:p w14:paraId="264DC8E4" w14:textId="77777777" w:rsidR="000A395C" w:rsidRDefault="00F21233" w:rsidP="00F21233">
      <w:pPr>
        <w:rPr>
          <w:rFonts w:cs="Times New Roman"/>
          <w:rtl/>
        </w:rPr>
      </w:pPr>
      <w:r>
        <w:rPr>
          <w:rFonts w:cs="Times New Roman"/>
          <w:rtl/>
        </w:rPr>
        <w:t xml:space="preserve">והוא עצמו ידיו נכרכות סביב צווארו הדק של אלכס, </w:t>
      </w:r>
      <w:r w:rsidR="000A395C" w:rsidRPr="000A395C">
        <w:rPr>
          <w:rFonts w:cs="Times New Roman"/>
          <w:rtl/>
        </w:rPr>
        <w:t xml:space="preserve">מתהדקות סביבו, </w:t>
      </w:r>
      <w:r>
        <w:rPr>
          <w:rFonts w:cs="Times New Roman"/>
          <w:rtl/>
        </w:rPr>
        <w:t xml:space="preserve">מהדקות אותו אליו... </w:t>
      </w:r>
    </w:p>
    <w:p w14:paraId="573D2511" w14:textId="77777777" w:rsidR="000A395C" w:rsidRDefault="000A395C" w:rsidP="000A395C">
      <w:pPr>
        <w:rPr>
          <w:rFonts w:cs="Times New Roman"/>
          <w:rtl/>
        </w:rPr>
      </w:pPr>
      <w:r>
        <w:rPr>
          <w:rFonts w:cs="Times New Roman"/>
          <w:rtl/>
        </w:rPr>
        <w:t>אלכס החניק אנקת כאב.</w:t>
      </w:r>
    </w:p>
    <w:p w14:paraId="7586A3EE" w14:textId="2A1DE093" w:rsidR="00E65F9A" w:rsidRDefault="00E65F9A" w:rsidP="000A395C">
      <w:pPr>
        <w:rPr>
          <w:rtl/>
        </w:rPr>
      </w:pPr>
      <w:r>
        <w:rPr>
          <w:rFonts w:hint="cs"/>
          <w:rtl/>
        </w:rPr>
        <w:t xml:space="preserve">"אני מקווה שאני לא מכאיב לך?" </w:t>
      </w:r>
    </w:p>
    <w:p w14:paraId="494BDB38" w14:textId="146DD558" w:rsidR="00E65F9A" w:rsidRDefault="00E65F9A" w:rsidP="00E65F9A">
      <w:pPr>
        <w:rPr>
          <w:rtl/>
        </w:rPr>
      </w:pPr>
      <w:r>
        <w:rPr>
          <w:rFonts w:hint="cs"/>
          <w:rtl/>
        </w:rPr>
        <w:t>"</w:t>
      </w:r>
      <w:r w:rsidR="00160876" w:rsidRPr="00160876">
        <w:rPr>
          <w:rFonts w:cs="Times New Roman"/>
          <w:rtl/>
        </w:rPr>
        <w:t>זה בסדר</w:t>
      </w:r>
      <w:r>
        <w:rPr>
          <w:rFonts w:hint="cs"/>
          <w:rtl/>
        </w:rPr>
        <w:t>."</w:t>
      </w:r>
    </w:p>
    <w:p w14:paraId="223B2D55" w14:textId="29DBAE20" w:rsidR="00446BD4" w:rsidRDefault="00446BD4" w:rsidP="00E65F9A">
      <w:pPr>
        <w:rPr>
          <w:rtl/>
        </w:rPr>
      </w:pPr>
      <w:r>
        <w:rPr>
          <w:rFonts w:hint="cs"/>
          <w:rtl/>
        </w:rPr>
        <w:t xml:space="preserve">[מכאיב </w:t>
      </w:r>
      <w:r>
        <w:rPr>
          <w:rtl/>
        </w:rPr>
        <w:t>–</w:t>
      </w:r>
      <w:r>
        <w:rPr>
          <w:rFonts w:hint="cs"/>
          <w:rtl/>
        </w:rPr>
        <w:t xml:space="preserve"> אכזר, אכזרי, חסר-רחמים, מדאיב, מדווה, מדכא, מדכדך, מוחץ, מועך, מזיק, מחלֶה, מכה, מעיק, מעציב, מצער, מקלקל, מרוצץ, מרע, משחית, מתאכזר, מתעלל, עוקצני, עושק, פוגע, פוצע, צובטני, צורב, קשוח]</w:t>
      </w:r>
    </w:p>
    <w:p w14:paraId="7E25D3A0" w14:textId="7C8C8D39" w:rsidR="00250C2A" w:rsidRPr="00E67C1F" w:rsidRDefault="00907690" w:rsidP="00250C2A">
      <w:pPr>
        <w:rPr>
          <w:rtl/>
        </w:rPr>
      </w:pPr>
      <w:r w:rsidRPr="00E67C1F">
        <w:rPr>
          <w:rFonts w:hint="eastAsia"/>
          <w:rtl/>
        </w:rPr>
        <w:t>ארקדי</w:t>
      </w:r>
      <w:r w:rsidRPr="00E67C1F">
        <w:rPr>
          <w:rtl/>
        </w:rPr>
        <w:t xml:space="preserve"> </w:t>
      </w:r>
      <w:r w:rsidR="00195E4F" w:rsidRPr="00E67C1F">
        <w:rPr>
          <w:rFonts w:hint="eastAsia"/>
          <w:rtl/>
        </w:rPr>
        <w:t>ידע</w:t>
      </w:r>
      <w:r w:rsidR="00195E4F" w:rsidRPr="00E67C1F">
        <w:rPr>
          <w:rtl/>
        </w:rPr>
        <w:t xml:space="preserve"> </w:t>
      </w:r>
      <w:r w:rsidR="00195E4F" w:rsidRPr="00E67C1F">
        <w:rPr>
          <w:rFonts w:hint="eastAsia"/>
          <w:rtl/>
        </w:rPr>
        <w:t>ש</w:t>
      </w:r>
      <w:r w:rsidR="00FC7FC5" w:rsidRPr="00E67C1F">
        <w:rPr>
          <w:rFonts w:hint="eastAsia"/>
          <w:rtl/>
        </w:rPr>
        <w:t>הוא</w:t>
      </w:r>
      <w:r w:rsidR="00FC7FC5" w:rsidRPr="00E67C1F">
        <w:rPr>
          <w:rtl/>
        </w:rPr>
        <w:t xml:space="preserve"> </w:t>
      </w:r>
      <w:r w:rsidR="00FC7FC5" w:rsidRPr="00E67C1F">
        <w:rPr>
          <w:rFonts w:hint="eastAsia"/>
          <w:rtl/>
        </w:rPr>
        <w:t>מכאיב</w:t>
      </w:r>
      <w:r w:rsidR="00B7162E" w:rsidRPr="00E67C1F">
        <w:rPr>
          <w:rtl/>
        </w:rPr>
        <w:t xml:space="preserve"> </w:t>
      </w:r>
      <w:r w:rsidR="00195E4F" w:rsidRPr="00E67C1F">
        <w:rPr>
          <w:rFonts w:hint="eastAsia"/>
          <w:rtl/>
        </w:rPr>
        <w:t>ובכל</w:t>
      </w:r>
      <w:r w:rsidR="00195E4F" w:rsidRPr="00E67C1F">
        <w:rPr>
          <w:rtl/>
        </w:rPr>
        <w:t xml:space="preserve"> </w:t>
      </w:r>
      <w:r w:rsidR="00195E4F" w:rsidRPr="00E67C1F">
        <w:rPr>
          <w:rFonts w:hint="eastAsia"/>
          <w:rtl/>
        </w:rPr>
        <w:t>זאת</w:t>
      </w:r>
      <w:r w:rsidR="00195E4F" w:rsidRPr="00E67C1F">
        <w:rPr>
          <w:rtl/>
        </w:rPr>
        <w:t xml:space="preserve"> </w:t>
      </w:r>
      <w:r w:rsidR="000A395C">
        <w:rPr>
          <w:rFonts w:hint="cs"/>
          <w:rtl/>
        </w:rPr>
        <w:t>[</w:t>
      </w:r>
      <w:r w:rsidR="00195E4F" w:rsidRPr="00E67C1F">
        <w:rPr>
          <w:rFonts w:hint="eastAsia"/>
          <w:rtl/>
        </w:rPr>
        <w:t>כש</w:t>
      </w:r>
      <w:r w:rsidRPr="00E67C1F">
        <w:rPr>
          <w:rFonts w:hint="eastAsia"/>
          <w:rtl/>
        </w:rPr>
        <w:t>הספיג</w:t>
      </w:r>
      <w:r w:rsidRPr="00E67C1F">
        <w:rPr>
          <w:rtl/>
        </w:rPr>
        <w:t xml:space="preserve"> </w:t>
      </w:r>
      <w:r w:rsidRPr="00E67C1F">
        <w:rPr>
          <w:rFonts w:hint="eastAsia"/>
          <w:rtl/>
        </w:rPr>
        <w:t>את</w:t>
      </w:r>
      <w:r w:rsidRPr="00E67C1F">
        <w:rPr>
          <w:rtl/>
        </w:rPr>
        <w:t xml:space="preserve"> </w:t>
      </w:r>
      <w:r w:rsidRPr="00E67C1F">
        <w:rPr>
          <w:rFonts w:hint="eastAsia"/>
          <w:rtl/>
        </w:rPr>
        <w:t>ה</w:t>
      </w:r>
      <w:r w:rsidR="00195E4F" w:rsidRPr="00E67C1F">
        <w:rPr>
          <w:rFonts w:hint="eastAsia"/>
          <w:rtl/>
        </w:rPr>
        <w:t>חתך</w:t>
      </w:r>
      <w:r w:rsidR="00195E4F" w:rsidRPr="00E67C1F">
        <w:rPr>
          <w:rtl/>
        </w:rPr>
        <w:t>,</w:t>
      </w:r>
      <w:r w:rsidRPr="00E67C1F">
        <w:rPr>
          <w:rtl/>
        </w:rPr>
        <w:t xml:space="preserve"> </w:t>
      </w:r>
      <w:r w:rsidR="00195E4F" w:rsidRPr="00E67C1F">
        <w:rPr>
          <w:rFonts w:hint="eastAsia"/>
          <w:rtl/>
        </w:rPr>
        <w:t>עם</w:t>
      </w:r>
      <w:r w:rsidR="00250C2A" w:rsidRPr="00E67C1F">
        <w:rPr>
          <w:rtl/>
        </w:rPr>
        <w:t xml:space="preserve"> </w:t>
      </w:r>
      <w:r w:rsidR="006665B1" w:rsidRPr="00E67C1F">
        <w:rPr>
          <w:rFonts w:hint="eastAsia"/>
          <w:rtl/>
        </w:rPr>
        <w:t>אותה</w:t>
      </w:r>
      <w:r w:rsidR="006665B1" w:rsidRPr="00E67C1F">
        <w:rPr>
          <w:rtl/>
        </w:rPr>
        <w:t xml:space="preserve"> </w:t>
      </w:r>
      <w:r w:rsidR="00250C2A" w:rsidRPr="00E67C1F">
        <w:rPr>
          <w:rFonts w:hint="eastAsia"/>
          <w:rtl/>
        </w:rPr>
        <w:t>מ</w:t>
      </w:r>
      <w:r w:rsidR="006665B1" w:rsidRPr="00E67C1F">
        <w:rPr>
          <w:rFonts w:hint="eastAsia"/>
          <w:rtl/>
        </w:rPr>
        <w:t>פית</w:t>
      </w:r>
      <w:r w:rsidR="00250C2A" w:rsidRPr="00E67C1F">
        <w:rPr>
          <w:rtl/>
        </w:rPr>
        <w:t xml:space="preserve"> נייר</w:t>
      </w:r>
      <w:r w:rsidR="00E53368" w:rsidRPr="00E67C1F">
        <w:rPr>
          <w:rtl/>
        </w:rPr>
        <w:t xml:space="preserve"> </w:t>
      </w:r>
      <w:r w:rsidR="00BA3BB5" w:rsidRPr="00E67C1F">
        <w:rPr>
          <w:rFonts w:hint="eastAsia"/>
          <w:rtl/>
        </w:rPr>
        <w:t>שהשתמש</w:t>
      </w:r>
      <w:r w:rsidR="00BA3BB5" w:rsidRPr="00E67C1F">
        <w:rPr>
          <w:rtl/>
        </w:rPr>
        <w:t xml:space="preserve"> </w:t>
      </w:r>
      <w:r w:rsidR="00BA3BB5" w:rsidRPr="00E67C1F">
        <w:rPr>
          <w:rFonts w:hint="eastAsia"/>
          <w:rtl/>
        </w:rPr>
        <w:t>לנגב</w:t>
      </w:r>
      <w:r w:rsidR="00BA3BB5" w:rsidRPr="00E67C1F">
        <w:rPr>
          <w:rtl/>
        </w:rPr>
        <w:t xml:space="preserve"> </w:t>
      </w:r>
      <w:r w:rsidR="00BA3BB5" w:rsidRPr="00E67C1F">
        <w:rPr>
          <w:rFonts w:hint="eastAsia"/>
          <w:rtl/>
        </w:rPr>
        <w:t>את</w:t>
      </w:r>
      <w:r w:rsidR="00BA3BB5" w:rsidRPr="00E67C1F">
        <w:rPr>
          <w:rtl/>
        </w:rPr>
        <w:t xml:space="preserve"> </w:t>
      </w:r>
      <w:r w:rsidR="00BA3BB5" w:rsidRPr="00E67C1F">
        <w:rPr>
          <w:rFonts w:hint="eastAsia"/>
          <w:rtl/>
        </w:rPr>
        <w:t>עיניו</w:t>
      </w:r>
      <w:r w:rsidRPr="00E67C1F">
        <w:rPr>
          <w:rtl/>
        </w:rPr>
        <w:t xml:space="preserve">, </w:t>
      </w:r>
      <w:r w:rsidR="00C0589B" w:rsidRPr="00E67C1F">
        <w:rPr>
          <w:rFonts w:hint="eastAsia"/>
          <w:rtl/>
        </w:rPr>
        <w:t>תוך</w:t>
      </w:r>
      <w:r w:rsidR="00C0589B" w:rsidRPr="00E67C1F">
        <w:rPr>
          <w:rtl/>
        </w:rPr>
        <w:t xml:space="preserve"> </w:t>
      </w:r>
      <w:r w:rsidR="00C0589B" w:rsidRPr="00E67C1F">
        <w:rPr>
          <w:rFonts w:hint="eastAsia"/>
          <w:rtl/>
        </w:rPr>
        <w:t>ה</w:t>
      </w:r>
      <w:r w:rsidR="00BA3BB5" w:rsidRPr="00E67C1F">
        <w:rPr>
          <w:rFonts w:hint="eastAsia"/>
          <w:rtl/>
        </w:rPr>
        <w:t>תעל</w:t>
      </w:r>
      <w:r w:rsidR="00C0589B" w:rsidRPr="00E67C1F">
        <w:rPr>
          <w:rFonts w:hint="eastAsia"/>
          <w:rtl/>
        </w:rPr>
        <w:t>מות</w:t>
      </w:r>
      <w:r w:rsidR="00BA3BB5" w:rsidRPr="00E67C1F">
        <w:rPr>
          <w:rtl/>
        </w:rPr>
        <w:t xml:space="preserve"> מ</w:t>
      </w:r>
      <w:r w:rsidR="00C0589B" w:rsidRPr="00E67C1F">
        <w:rPr>
          <w:rFonts w:hint="eastAsia"/>
          <w:rtl/>
        </w:rPr>
        <w:t>כ</w:t>
      </w:r>
      <w:r w:rsidR="005425FB" w:rsidRPr="00E67C1F">
        <w:rPr>
          <w:rFonts w:hint="eastAsia"/>
          <w:rtl/>
        </w:rPr>
        <w:t>ל</w:t>
      </w:r>
      <w:r w:rsidR="00C0589B" w:rsidRPr="00E67C1F">
        <w:rPr>
          <w:rFonts w:hint="eastAsia"/>
          <w:rtl/>
        </w:rPr>
        <w:t>לי</w:t>
      </w:r>
      <w:r w:rsidR="00E53368" w:rsidRPr="00E67C1F">
        <w:rPr>
          <w:rtl/>
        </w:rPr>
        <w:t xml:space="preserve"> הסטריליות</w:t>
      </w:r>
      <w:r w:rsidR="00C0589B" w:rsidRPr="00E67C1F">
        <w:rPr>
          <w:rtl/>
        </w:rPr>
        <w:t>,</w:t>
      </w:r>
      <w:r w:rsidR="000A395C">
        <w:rPr>
          <w:rFonts w:hint="cs"/>
          <w:rtl/>
        </w:rPr>
        <w:t>]</w:t>
      </w:r>
      <w:r w:rsidR="00E53368" w:rsidRPr="00E67C1F">
        <w:rPr>
          <w:rtl/>
        </w:rPr>
        <w:t xml:space="preserve"> </w:t>
      </w:r>
      <w:r w:rsidR="00195E4F" w:rsidRPr="00E67C1F">
        <w:rPr>
          <w:rFonts w:hint="eastAsia"/>
          <w:rtl/>
        </w:rPr>
        <w:t>לא</w:t>
      </w:r>
      <w:r w:rsidR="00195E4F" w:rsidRPr="00E67C1F">
        <w:rPr>
          <w:rtl/>
        </w:rPr>
        <w:t xml:space="preserve"> </w:t>
      </w:r>
      <w:r w:rsidRPr="00E67C1F">
        <w:rPr>
          <w:rFonts w:hint="eastAsia"/>
          <w:rtl/>
        </w:rPr>
        <w:t>נזהר</w:t>
      </w:r>
      <w:r w:rsidR="00307FF2" w:rsidRPr="00E67C1F">
        <w:rPr>
          <w:rtl/>
        </w:rPr>
        <w:t xml:space="preserve"> [אבל קודם הוא לא נזהר? מה קרה?]</w:t>
      </w:r>
      <w:r w:rsidRPr="00E67C1F">
        <w:rPr>
          <w:rtl/>
        </w:rPr>
        <w:t xml:space="preserve"> בבשר הפצוע</w:t>
      </w:r>
      <w:r w:rsidR="00250C2A" w:rsidRPr="00E67C1F">
        <w:rPr>
          <w:rtl/>
        </w:rPr>
        <w:t xml:space="preserve">. </w:t>
      </w:r>
      <w:r w:rsidR="0044522F" w:rsidRPr="00E67C1F">
        <w:rPr>
          <w:rtl/>
        </w:rPr>
        <w:t xml:space="preserve">"באמת </w:t>
      </w:r>
      <w:r w:rsidR="0044522F" w:rsidRPr="00E67C1F">
        <w:rPr>
          <w:rFonts w:hint="eastAsia"/>
          <w:rtl/>
        </w:rPr>
        <w:t>היית</w:t>
      </w:r>
      <w:r w:rsidR="0044522F" w:rsidRPr="00E67C1F">
        <w:rPr>
          <w:rtl/>
        </w:rPr>
        <w:t xml:space="preserve"> </w:t>
      </w:r>
      <w:r w:rsidR="0044522F" w:rsidRPr="00E67C1F">
        <w:rPr>
          <w:rFonts w:hint="eastAsia"/>
          <w:rtl/>
        </w:rPr>
        <w:t>משסף</w:t>
      </w:r>
      <w:r w:rsidR="0044522F" w:rsidRPr="00E67C1F">
        <w:rPr>
          <w:rtl/>
        </w:rPr>
        <w:t xml:space="preserve"> </w:t>
      </w:r>
      <w:r w:rsidR="0044522F" w:rsidRPr="00E67C1F">
        <w:rPr>
          <w:rFonts w:hint="eastAsia"/>
          <w:rtl/>
        </w:rPr>
        <w:t>את</w:t>
      </w:r>
      <w:r w:rsidR="0044522F" w:rsidRPr="00E67C1F">
        <w:rPr>
          <w:rtl/>
        </w:rPr>
        <w:t xml:space="preserve"> </w:t>
      </w:r>
      <w:r w:rsidR="0044522F" w:rsidRPr="00E67C1F">
        <w:rPr>
          <w:rFonts w:hint="eastAsia"/>
          <w:rtl/>
        </w:rPr>
        <w:t>הצוואר</w:t>
      </w:r>
      <w:r w:rsidR="0044522F" w:rsidRPr="00E67C1F">
        <w:rPr>
          <w:rtl/>
        </w:rPr>
        <w:t xml:space="preserve"> </w:t>
      </w:r>
      <w:r w:rsidR="0044522F" w:rsidRPr="00E67C1F">
        <w:rPr>
          <w:rFonts w:hint="eastAsia"/>
          <w:rtl/>
        </w:rPr>
        <w:t>שלי</w:t>
      </w:r>
      <w:r w:rsidR="0044522F" w:rsidRPr="00E67C1F">
        <w:rPr>
          <w:rtl/>
        </w:rPr>
        <w:t>?"</w:t>
      </w:r>
    </w:p>
    <w:p w14:paraId="2222D092" w14:textId="61FF8DD7" w:rsidR="00051A13" w:rsidRDefault="00250C2A" w:rsidP="005311EB">
      <w:pPr>
        <w:rPr>
          <w:rtl/>
        </w:rPr>
      </w:pPr>
      <w:r w:rsidRPr="00E67C1F">
        <w:rPr>
          <w:rtl/>
        </w:rPr>
        <w:t xml:space="preserve">"הסכין </w:t>
      </w:r>
      <w:r w:rsidR="000F7B1D" w:rsidRPr="00E67C1F">
        <w:rPr>
          <w:rFonts w:hint="eastAsia"/>
          <w:rtl/>
        </w:rPr>
        <w:t>ה</w:t>
      </w:r>
      <w:r w:rsidR="00144855" w:rsidRPr="00E67C1F">
        <w:rPr>
          <w:rFonts w:hint="eastAsia"/>
          <w:rtl/>
        </w:rPr>
        <w:t>ו</w:t>
      </w:r>
      <w:r w:rsidR="000F7B1D" w:rsidRPr="00E67C1F">
        <w:rPr>
          <w:rFonts w:hint="eastAsia"/>
          <w:rtl/>
        </w:rPr>
        <w:t>א</w:t>
      </w:r>
      <w:r w:rsidR="000F7B1D" w:rsidRPr="00E67C1F">
        <w:rPr>
          <w:rtl/>
        </w:rPr>
        <w:t xml:space="preserve"> </w:t>
      </w:r>
      <w:r w:rsidR="00AC6380" w:rsidRPr="00E67C1F">
        <w:rPr>
          <w:rFonts w:hint="eastAsia"/>
          <w:rtl/>
        </w:rPr>
        <w:t>כלי</w:t>
      </w:r>
      <w:r w:rsidR="00C90C6C">
        <w:rPr>
          <w:rtl/>
        </w:rPr>
        <w:t xml:space="preserve"> מאוד </w:t>
      </w:r>
      <w:r w:rsidRPr="00E67C1F">
        <w:rPr>
          <w:rFonts w:hint="eastAsia"/>
          <w:rtl/>
        </w:rPr>
        <w:t>קטלני</w:t>
      </w:r>
      <w:r w:rsidRPr="00E67C1F">
        <w:rPr>
          <w:rtl/>
        </w:rPr>
        <w:t xml:space="preserve">, </w:t>
      </w:r>
      <w:r w:rsidRPr="00E67C1F">
        <w:rPr>
          <w:rFonts w:hint="eastAsia"/>
          <w:rtl/>
        </w:rPr>
        <w:t>ז</w:t>
      </w:r>
      <w:r w:rsidR="00EE07B4" w:rsidRPr="00E67C1F">
        <w:rPr>
          <w:rFonts w:hint="eastAsia"/>
          <w:rtl/>
        </w:rPr>
        <w:t>את</w:t>
      </w:r>
      <w:r w:rsidRPr="00E67C1F">
        <w:rPr>
          <w:rtl/>
        </w:rPr>
        <w:t xml:space="preserve"> הריגה בטוחה.</w:t>
      </w:r>
      <w:r w:rsidR="00195E4F" w:rsidRPr="00E67C1F">
        <w:rPr>
          <w:rtl/>
        </w:rPr>
        <w:t xml:space="preserve">" המילה האחרונה נבלעה </w:t>
      </w:r>
      <w:r w:rsidR="00195E4F" w:rsidRPr="00E67C1F">
        <w:rPr>
          <w:rFonts w:hint="eastAsia"/>
          <w:rtl/>
        </w:rPr>
        <w:t>בפיו</w:t>
      </w:r>
      <w:r w:rsidR="00195E4F" w:rsidRPr="00E67C1F">
        <w:rPr>
          <w:rtl/>
        </w:rPr>
        <w:t xml:space="preserve"> </w:t>
      </w:r>
      <w:r w:rsidR="00195E4F" w:rsidRPr="00E67C1F">
        <w:rPr>
          <w:rFonts w:hint="eastAsia"/>
          <w:rtl/>
        </w:rPr>
        <w:t>כשארקדי</w:t>
      </w:r>
      <w:r w:rsidR="00195E4F" w:rsidRPr="00E67C1F">
        <w:rPr>
          <w:rtl/>
        </w:rPr>
        <w:t xml:space="preserve"> </w:t>
      </w:r>
      <w:r w:rsidR="00195E4F" w:rsidRPr="00E67C1F">
        <w:rPr>
          <w:rFonts w:hint="eastAsia"/>
          <w:rtl/>
        </w:rPr>
        <w:t>לחץ</w:t>
      </w:r>
      <w:r w:rsidR="000A395C" w:rsidRPr="000A395C">
        <w:rPr>
          <w:rFonts w:cs="Times New Roman"/>
          <w:rtl/>
        </w:rPr>
        <w:t xml:space="preserve"> על החתך עם מטלית נקי</w:t>
      </w:r>
      <w:r w:rsidR="004F389B">
        <w:rPr>
          <w:rFonts w:cs="Times New Roman" w:hint="cs"/>
          <w:rtl/>
        </w:rPr>
        <w:t>י</w:t>
      </w:r>
      <w:r w:rsidR="000A395C" w:rsidRPr="000A395C">
        <w:rPr>
          <w:rFonts w:cs="Times New Roman"/>
          <w:rtl/>
        </w:rPr>
        <w:t>ה</w:t>
      </w:r>
      <w:r w:rsidR="00195E4F" w:rsidRPr="00E67C1F">
        <w:rPr>
          <w:rtl/>
        </w:rPr>
        <w:t xml:space="preserve">. </w:t>
      </w:r>
      <w:r w:rsidR="00C0589B" w:rsidRPr="00E67C1F">
        <w:rPr>
          <w:rFonts w:hint="eastAsia"/>
          <w:rtl/>
        </w:rPr>
        <w:t>הוא</w:t>
      </w:r>
      <w:r w:rsidR="00C0589B" w:rsidRPr="00E67C1F">
        <w:rPr>
          <w:rtl/>
        </w:rPr>
        <w:t xml:space="preserve"> </w:t>
      </w:r>
      <w:r w:rsidR="00195E4F" w:rsidRPr="00E67C1F">
        <w:rPr>
          <w:rFonts w:hint="eastAsia"/>
          <w:rtl/>
        </w:rPr>
        <w:t>המשיך</w:t>
      </w:r>
      <w:r w:rsidR="00195E4F" w:rsidRPr="00E67C1F">
        <w:rPr>
          <w:rtl/>
        </w:rPr>
        <w:t xml:space="preserve"> בקול </w:t>
      </w:r>
      <w:r w:rsidR="004E019B" w:rsidRPr="00E67C1F">
        <w:rPr>
          <w:rFonts w:hint="eastAsia"/>
          <w:rtl/>
        </w:rPr>
        <w:t>שקט</w:t>
      </w:r>
      <w:r w:rsidR="004E019B" w:rsidRPr="00E67C1F">
        <w:rPr>
          <w:rtl/>
        </w:rPr>
        <w:t>,</w:t>
      </w:r>
      <w:r w:rsidR="005127D2" w:rsidRPr="00E67C1F">
        <w:rPr>
          <w:rtl/>
        </w:rPr>
        <w:t xml:space="preserve"> </w:t>
      </w:r>
      <w:r w:rsidR="00144855" w:rsidRPr="00E67C1F">
        <w:rPr>
          <w:rtl/>
        </w:rPr>
        <w:t>[</w:t>
      </w:r>
      <w:r w:rsidR="005127D2" w:rsidRPr="00E67C1F">
        <w:rPr>
          <w:rFonts w:hint="eastAsia"/>
          <w:rtl/>
        </w:rPr>
        <w:t>כמובן</w:t>
      </w:r>
      <w:r w:rsidR="005127D2" w:rsidRPr="00E67C1F">
        <w:rPr>
          <w:rtl/>
        </w:rPr>
        <w:t xml:space="preserve"> </w:t>
      </w:r>
      <w:r w:rsidR="005127D2" w:rsidRPr="00E67C1F">
        <w:rPr>
          <w:rFonts w:hint="eastAsia"/>
          <w:rtl/>
        </w:rPr>
        <w:t>ש</w:t>
      </w:r>
      <w:r w:rsidR="00907690" w:rsidRPr="00E67C1F">
        <w:rPr>
          <w:rFonts w:hint="eastAsia"/>
          <w:rtl/>
        </w:rPr>
        <w:t>לא</w:t>
      </w:r>
      <w:r w:rsidR="00907690" w:rsidRPr="00E67C1F">
        <w:rPr>
          <w:rtl/>
        </w:rPr>
        <w:t xml:space="preserve"> </w:t>
      </w:r>
      <w:r w:rsidR="00907690" w:rsidRPr="00E67C1F">
        <w:rPr>
          <w:rFonts w:hint="eastAsia"/>
          <w:rtl/>
        </w:rPr>
        <w:t>ניתן</w:t>
      </w:r>
      <w:r w:rsidR="005127D2" w:rsidRPr="00E67C1F">
        <w:rPr>
          <w:rtl/>
        </w:rPr>
        <w:t xml:space="preserve"> להשתמש ב</w:t>
      </w:r>
      <w:r w:rsidR="00AC6380" w:rsidRPr="00E67C1F">
        <w:rPr>
          <w:rFonts w:hint="eastAsia"/>
          <w:rtl/>
        </w:rPr>
        <w:t>ו</w:t>
      </w:r>
      <w:r w:rsidR="005127D2" w:rsidRPr="00E67C1F">
        <w:rPr>
          <w:rtl/>
        </w:rPr>
        <w:t xml:space="preserve"> מרחוק,</w:t>
      </w:r>
      <w:r w:rsidR="00144855" w:rsidRPr="00E67C1F">
        <w:rPr>
          <w:rtl/>
        </w:rPr>
        <w:t xml:space="preserve">] </w:t>
      </w:r>
      <w:r w:rsidR="00195E4F" w:rsidRPr="00E67C1F">
        <w:rPr>
          <w:rtl/>
        </w:rPr>
        <w:t>"</w:t>
      </w:r>
      <w:r w:rsidR="00144855" w:rsidRPr="00E67C1F">
        <w:rPr>
          <w:rFonts w:hint="eastAsia"/>
          <w:rtl/>
        </w:rPr>
        <w:t>בסכין</w:t>
      </w:r>
      <w:r w:rsidR="005127D2" w:rsidRPr="00E67C1F">
        <w:rPr>
          <w:rtl/>
        </w:rPr>
        <w:t xml:space="preserve"> </w:t>
      </w:r>
      <w:r w:rsidR="00907690" w:rsidRPr="00E67C1F">
        <w:rPr>
          <w:rFonts w:hint="eastAsia"/>
          <w:rtl/>
        </w:rPr>
        <w:t>אי</w:t>
      </w:r>
      <w:r w:rsidR="00907690" w:rsidRPr="00E67C1F">
        <w:rPr>
          <w:rtl/>
        </w:rPr>
        <w:t xml:space="preserve"> אפשר </w:t>
      </w:r>
      <w:r w:rsidR="001766E1" w:rsidRPr="00E67C1F">
        <w:rPr>
          <w:rFonts w:hint="eastAsia"/>
          <w:rtl/>
        </w:rPr>
        <w:t>סתם</w:t>
      </w:r>
      <w:r w:rsidR="001766E1" w:rsidRPr="00E67C1F">
        <w:rPr>
          <w:rtl/>
        </w:rPr>
        <w:t xml:space="preserve"> </w:t>
      </w:r>
      <w:r w:rsidR="001766E1" w:rsidRPr="00E67C1F">
        <w:rPr>
          <w:rFonts w:hint="eastAsia"/>
          <w:rtl/>
        </w:rPr>
        <w:t>להרוג</w:t>
      </w:r>
      <w:r w:rsidR="005D5D82" w:rsidRPr="00E67C1F">
        <w:rPr>
          <w:rtl/>
        </w:rPr>
        <w:t xml:space="preserve">, כמו </w:t>
      </w:r>
      <w:r w:rsidR="005425FB" w:rsidRPr="00E67C1F">
        <w:rPr>
          <w:rFonts w:hint="eastAsia"/>
          <w:rtl/>
        </w:rPr>
        <w:t>ב</w:t>
      </w:r>
      <w:r w:rsidR="005D5D82" w:rsidRPr="00E67C1F">
        <w:rPr>
          <w:rFonts w:hint="eastAsia"/>
          <w:rtl/>
        </w:rPr>
        <w:t>אקדח</w:t>
      </w:r>
      <w:r w:rsidR="005D5D82" w:rsidRPr="00E67C1F">
        <w:rPr>
          <w:rtl/>
        </w:rPr>
        <w:t>,</w:t>
      </w:r>
      <w:r w:rsidR="001766E1" w:rsidRPr="00E67C1F">
        <w:rPr>
          <w:rtl/>
        </w:rPr>
        <w:t xml:space="preserve"> מתוך </w:t>
      </w:r>
      <w:r w:rsidR="00195E4F" w:rsidRPr="00E67C1F">
        <w:rPr>
          <w:rFonts w:hint="eastAsia"/>
          <w:rtl/>
        </w:rPr>
        <w:t>קפריזה</w:t>
      </w:r>
      <w:r w:rsidR="001766E1" w:rsidRPr="00E67C1F">
        <w:rPr>
          <w:rtl/>
        </w:rPr>
        <w:t xml:space="preserve"> </w:t>
      </w:r>
      <w:r w:rsidR="005127D2" w:rsidRPr="00E67C1F">
        <w:rPr>
          <w:rFonts w:hint="eastAsia"/>
          <w:rtl/>
        </w:rPr>
        <w:t>או</w:t>
      </w:r>
      <w:r w:rsidR="005127D2" w:rsidRPr="00E67C1F">
        <w:rPr>
          <w:rtl/>
        </w:rPr>
        <w:t xml:space="preserve"> </w:t>
      </w:r>
      <w:r w:rsidR="00907690" w:rsidRPr="00E67C1F">
        <w:rPr>
          <w:rFonts w:hint="eastAsia"/>
          <w:rtl/>
        </w:rPr>
        <w:t>היסטריה</w:t>
      </w:r>
      <w:r w:rsidR="005127D2" w:rsidRPr="00E67C1F">
        <w:rPr>
          <w:rtl/>
        </w:rPr>
        <w:t>.</w:t>
      </w:r>
      <w:r w:rsidR="00C0589B" w:rsidRPr="00E67C1F">
        <w:rPr>
          <w:rtl/>
        </w:rPr>
        <w:t xml:space="preserve">" </w:t>
      </w:r>
    </w:p>
    <w:p w14:paraId="49628F91" w14:textId="77777777" w:rsidR="00051A13" w:rsidRDefault="00C0589B" w:rsidP="005311EB">
      <w:pPr>
        <w:rPr>
          <w:rtl/>
        </w:rPr>
      </w:pPr>
      <w:r w:rsidRPr="00E67C1F">
        <w:rPr>
          <w:rFonts w:hint="eastAsia"/>
          <w:rtl/>
        </w:rPr>
        <w:t>לא</w:t>
      </w:r>
      <w:r w:rsidRPr="00E67C1F">
        <w:rPr>
          <w:rtl/>
        </w:rPr>
        <w:t xml:space="preserve"> </w:t>
      </w:r>
      <w:r w:rsidRPr="00E67C1F">
        <w:rPr>
          <w:rFonts w:hint="eastAsia"/>
          <w:rtl/>
        </w:rPr>
        <w:t>ברור</w:t>
      </w:r>
      <w:r w:rsidRPr="00E67C1F">
        <w:rPr>
          <w:rtl/>
        </w:rPr>
        <w:t xml:space="preserve"> </w:t>
      </w:r>
      <w:r w:rsidRPr="00E67C1F">
        <w:rPr>
          <w:rFonts w:hint="eastAsia"/>
          <w:rtl/>
        </w:rPr>
        <w:t>עד</w:t>
      </w:r>
      <w:r w:rsidRPr="00E67C1F">
        <w:rPr>
          <w:rtl/>
        </w:rPr>
        <w:t xml:space="preserve"> </w:t>
      </w:r>
      <w:r w:rsidRPr="00E67C1F">
        <w:rPr>
          <w:rFonts w:hint="eastAsia"/>
          <w:rtl/>
        </w:rPr>
        <w:t>כמה</w:t>
      </w:r>
      <w:r w:rsidRPr="00E67C1F">
        <w:rPr>
          <w:rtl/>
        </w:rPr>
        <w:t xml:space="preserve"> </w:t>
      </w:r>
      <w:r w:rsidRPr="00E67C1F">
        <w:rPr>
          <w:rFonts w:hint="eastAsia"/>
          <w:rtl/>
        </w:rPr>
        <w:t>חזק</w:t>
      </w:r>
      <w:r w:rsidRPr="00E67C1F">
        <w:rPr>
          <w:rtl/>
        </w:rPr>
        <w:t xml:space="preserve"> </w:t>
      </w:r>
      <w:r w:rsidRPr="00E67C1F">
        <w:rPr>
          <w:rFonts w:hint="eastAsia"/>
          <w:rtl/>
        </w:rPr>
        <w:t>נדרש</w:t>
      </w:r>
      <w:r w:rsidRPr="00E67C1F">
        <w:rPr>
          <w:rtl/>
        </w:rPr>
        <w:t xml:space="preserve"> </w:t>
      </w:r>
      <w:r w:rsidRPr="00E67C1F">
        <w:rPr>
          <w:rFonts w:hint="eastAsia"/>
          <w:rtl/>
        </w:rPr>
        <w:t>ללחוץ</w:t>
      </w:r>
      <w:r w:rsidRPr="00E67C1F">
        <w:rPr>
          <w:rtl/>
        </w:rPr>
        <w:t xml:space="preserve"> </w:t>
      </w:r>
      <w:r w:rsidRPr="00E67C1F">
        <w:rPr>
          <w:rFonts w:hint="eastAsia"/>
          <w:rtl/>
        </w:rPr>
        <w:t>בשביל</w:t>
      </w:r>
      <w:r w:rsidRPr="00E67C1F">
        <w:rPr>
          <w:rtl/>
        </w:rPr>
        <w:t xml:space="preserve"> </w:t>
      </w:r>
      <w:r w:rsidRPr="00E67C1F">
        <w:rPr>
          <w:rFonts w:hint="eastAsia"/>
          <w:rtl/>
        </w:rPr>
        <w:t>להפסיק</w:t>
      </w:r>
      <w:r w:rsidRPr="00E67C1F">
        <w:rPr>
          <w:rtl/>
        </w:rPr>
        <w:t xml:space="preserve"> </w:t>
      </w:r>
      <w:r w:rsidRPr="00E67C1F">
        <w:rPr>
          <w:rFonts w:hint="eastAsia"/>
          <w:rtl/>
        </w:rPr>
        <w:t>דימום</w:t>
      </w:r>
      <w:r w:rsidRPr="00E67C1F">
        <w:rPr>
          <w:rtl/>
        </w:rPr>
        <w:t xml:space="preserve">, </w:t>
      </w:r>
      <w:r w:rsidRPr="00E67C1F">
        <w:rPr>
          <w:rFonts w:hint="eastAsia"/>
          <w:rtl/>
        </w:rPr>
        <w:t>אבל</w:t>
      </w:r>
      <w:r w:rsidRPr="00E67C1F">
        <w:rPr>
          <w:rtl/>
        </w:rPr>
        <w:t xml:space="preserve"> </w:t>
      </w:r>
      <w:r w:rsidR="005425FB" w:rsidRPr="00E67C1F">
        <w:rPr>
          <w:rFonts w:hint="eastAsia"/>
          <w:rtl/>
        </w:rPr>
        <w:t>ל</w:t>
      </w:r>
      <w:r w:rsidRPr="00E67C1F">
        <w:rPr>
          <w:rFonts w:hint="eastAsia"/>
          <w:rtl/>
        </w:rPr>
        <w:t>בטח</w:t>
      </w:r>
      <w:r w:rsidRPr="00E67C1F">
        <w:rPr>
          <w:rtl/>
        </w:rPr>
        <w:t xml:space="preserve"> אין צורך להתעלל, מתוך גחמה או </w:t>
      </w:r>
      <w:r w:rsidRPr="00E67C1F">
        <w:rPr>
          <w:rFonts w:hint="eastAsia"/>
          <w:rtl/>
        </w:rPr>
        <w:t>התפרצות</w:t>
      </w:r>
      <w:r w:rsidRPr="00E67C1F">
        <w:rPr>
          <w:rtl/>
        </w:rPr>
        <w:t xml:space="preserve"> </w:t>
      </w:r>
      <w:r w:rsidRPr="00E67C1F">
        <w:rPr>
          <w:rFonts w:hint="eastAsia"/>
          <w:rtl/>
        </w:rPr>
        <w:t>רגשית</w:t>
      </w:r>
      <w:r w:rsidRPr="00E67C1F">
        <w:rPr>
          <w:rtl/>
        </w:rPr>
        <w:t xml:space="preserve"> </w:t>
      </w:r>
      <w:r w:rsidRPr="00E67C1F">
        <w:rPr>
          <w:rFonts w:hint="eastAsia"/>
          <w:rtl/>
        </w:rPr>
        <w:t>חסרת</w:t>
      </w:r>
      <w:r w:rsidRPr="00E67C1F">
        <w:rPr>
          <w:rtl/>
        </w:rPr>
        <w:t xml:space="preserve"> </w:t>
      </w:r>
      <w:r w:rsidRPr="00E67C1F">
        <w:rPr>
          <w:rFonts w:hint="eastAsia"/>
          <w:rtl/>
        </w:rPr>
        <w:t>שליטה</w:t>
      </w:r>
      <w:r w:rsidRPr="00E67C1F">
        <w:rPr>
          <w:rtl/>
        </w:rPr>
        <w:t>. [</w:t>
      </w:r>
      <w:r w:rsidR="000E35CC" w:rsidRPr="00E67C1F">
        <w:rPr>
          <w:rFonts w:hint="eastAsia"/>
          <w:rtl/>
        </w:rPr>
        <w:t>אלה</w:t>
      </w:r>
      <w:r w:rsidRPr="00E67C1F">
        <w:rPr>
          <w:rtl/>
        </w:rPr>
        <w:t xml:space="preserve"> ה</w:t>
      </w:r>
      <w:r w:rsidR="000E35CC" w:rsidRPr="00E67C1F">
        <w:rPr>
          <w:rFonts w:hint="eastAsia"/>
          <w:rtl/>
        </w:rPr>
        <w:t>תרגומים</w:t>
      </w:r>
      <w:r w:rsidR="000E35CC" w:rsidRPr="00E67C1F">
        <w:rPr>
          <w:rtl/>
        </w:rPr>
        <w:t xml:space="preserve"> </w:t>
      </w:r>
      <w:r w:rsidR="000E35CC" w:rsidRPr="00E67C1F">
        <w:rPr>
          <w:rFonts w:hint="eastAsia"/>
          <w:rtl/>
        </w:rPr>
        <w:t>בעברית</w:t>
      </w:r>
      <w:r w:rsidR="000E35CC" w:rsidRPr="00E67C1F">
        <w:rPr>
          <w:rtl/>
        </w:rPr>
        <w:t xml:space="preserve"> </w:t>
      </w:r>
      <w:r w:rsidR="000E35CC" w:rsidRPr="00E67C1F">
        <w:rPr>
          <w:rFonts w:hint="eastAsia"/>
          <w:rtl/>
        </w:rPr>
        <w:t>לקפריזה</w:t>
      </w:r>
      <w:r w:rsidR="000E35CC" w:rsidRPr="00E67C1F">
        <w:rPr>
          <w:rtl/>
        </w:rPr>
        <w:t xml:space="preserve"> </w:t>
      </w:r>
      <w:r w:rsidR="000E35CC" w:rsidRPr="00E67C1F">
        <w:rPr>
          <w:rFonts w:hint="eastAsia"/>
          <w:rtl/>
        </w:rPr>
        <w:t>ולהיסטריה</w:t>
      </w:r>
      <w:r w:rsidR="000E35CC" w:rsidRPr="00E67C1F">
        <w:rPr>
          <w:rtl/>
        </w:rPr>
        <w:t>]</w:t>
      </w:r>
      <w:r w:rsidR="00F913F9" w:rsidRPr="00E67C1F">
        <w:rPr>
          <w:rtl/>
        </w:rPr>
        <w:t xml:space="preserve"> </w:t>
      </w:r>
    </w:p>
    <w:p w14:paraId="2C575B28" w14:textId="468059D5" w:rsidR="00D3704A" w:rsidRPr="00E67C1F" w:rsidRDefault="000E35CC" w:rsidP="005311EB">
      <w:pPr>
        <w:rPr>
          <w:rtl/>
        </w:rPr>
      </w:pPr>
      <w:r w:rsidRPr="00E67C1F">
        <w:rPr>
          <w:rtl/>
        </w:rPr>
        <w:t>"</w:t>
      </w:r>
      <w:r w:rsidR="00E3438C" w:rsidRPr="00E3438C">
        <w:rPr>
          <w:rFonts w:cs="Times New Roman"/>
          <w:rtl/>
        </w:rPr>
        <w:t xml:space="preserve">בשביל להרוג בסכין </w:t>
      </w:r>
      <w:r w:rsidR="00F913F9" w:rsidRPr="00E67C1F">
        <w:rPr>
          <w:rFonts w:hint="eastAsia"/>
          <w:rtl/>
        </w:rPr>
        <w:t>צריך</w:t>
      </w:r>
      <w:r w:rsidR="00F913F9" w:rsidRPr="00E67C1F">
        <w:rPr>
          <w:rtl/>
        </w:rPr>
        <w:t xml:space="preserve"> </w:t>
      </w:r>
      <w:r w:rsidR="005D5D82" w:rsidRPr="00E67C1F">
        <w:rPr>
          <w:rFonts w:hint="eastAsia"/>
          <w:rtl/>
        </w:rPr>
        <w:t>להתייצב</w:t>
      </w:r>
      <w:r w:rsidR="00F913F9" w:rsidRPr="00E67C1F">
        <w:rPr>
          <w:rtl/>
        </w:rPr>
        <w:t xml:space="preserve"> קרוב</w:t>
      </w:r>
      <w:r w:rsidR="00C90C6C">
        <w:rPr>
          <w:rtl/>
        </w:rPr>
        <w:t xml:space="preserve"> מאוד </w:t>
      </w:r>
      <w:r w:rsidR="001766E1" w:rsidRPr="00E67C1F">
        <w:rPr>
          <w:rFonts w:hint="eastAsia"/>
          <w:rtl/>
        </w:rPr>
        <w:t>ליריב</w:t>
      </w:r>
      <w:r w:rsidR="001766E1" w:rsidRPr="00E67C1F">
        <w:rPr>
          <w:rtl/>
        </w:rPr>
        <w:t>,</w:t>
      </w:r>
      <w:r w:rsidRPr="00E67C1F">
        <w:rPr>
          <w:rtl/>
        </w:rPr>
        <w:t xml:space="preserve"> ארקדי,</w:t>
      </w:r>
      <w:r w:rsidR="000F7B1D" w:rsidRPr="00E67C1F">
        <w:rPr>
          <w:rtl/>
        </w:rPr>
        <w:t xml:space="preserve">" הוא </w:t>
      </w:r>
      <w:r w:rsidR="00D778C8" w:rsidRPr="00E67C1F">
        <w:rPr>
          <w:rFonts w:hint="eastAsia"/>
          <w:rtl/>
        </w:rPr>
        <w:t>אמר</w:t>
      </w:r>
      <w:r w:rsidR="00D778C8" w:rsidRPr="00E67C1F">
        <w:rPr>
          <w:rtl/>
        </w:rPr>
        <w:t xml:space="preserve"> </w:t>
      </w:r>
      <w:r w:rsidR="00D778C8" w:rsidRPr="00E67C1F">
        <w:rPr>
          <w:rFonts w:hint="eastAsia"/>
          <w:rtl/>
        </w:rPr>
        <w:t>חרש</w:t>
      </w:r>
      <w:r w:rsidR="00812680" w:rsidRPr="00E67C1F">
        <w:rPr>
          <w:rtl/>
        </w:rPr>
        <w:t xml:space="preserve"> </w:t>
      </w:r>
      <w:r w:rsidR="00145060">
        <w:rPr>
          <w:rFonts w:hint="cs"/>
          <w:rtl/>
        </w:rPr>
        <w:t>ו</w:t>
      </w:r>
      <w:r w:rsidR="00D06CBE" w:rsidRPr="00E67C1F">
        <w:rPr>
          <w:rtl/>
        </w:rPr>
        <w:t xml:space="preserve">הלחץ שארקדי </w:t>
      </w:r>
      <w:r w:rsidR="00D06CBE" w:rsidRPr="00E67C1F">
        <w:rPr>
          <w:rFonts w:hint="eastAsia"/>
          <w:rtl/>
        </w:rPr>
        <w:t>הפעיל</w:t>
      </w:r>
      <w:r w:rsidR="00D06CBE" w:rsidRPr="00E67C1F">
        <w:rPr>
          <w:rtl/>
        </w:rPr>
        <w:t xml:space="preserve"> </w:t>
      </w:r>
      <w:r w:rsidR="00D06CBE" w:rsidRPr="00E67C1F">
        <w:rPr>
          <w:rFonts w:hint="eastAsia"/>
          <w:rtl/>
        </w:rPr>
        <w:t>הלך</w:t>
      </w:r>
      <w:r w:rsidR="00D06CBE" w:rsidRPr="00E67C1F">
        <w:rPr>
          <w:rtl/>
        </w:rPr>
        <w:t xml:space="preserve"> </w:t>
      </w:r>
      <w:r w:rsidR="00D06CBE" w:rsidRPr="00E67C1F">
        <w:rPr>
          <w:rFonts w:hint="eastAsia"/>
          <w:rtl/>
        </w:rPr>
        <w:t>וגבר</w:t>
      </w:r>
      <w:r w:rsidR="000F7B1D" w:rsidRPr="00E67C1F">
        <w:rPr>
          <w:rtl/>
        </w:rPr>
        <w:t>,</w:t>
      </w:r>
      <w:r w:rsidR="001766E1" w:rsidRPr="00E67C1F">
        <w:rPr>
          <w:rtl/>
        </w:rPr>
        <w:t xml:space="preserve"> </w:t>
      </w:r>
      <w:r w:rsidR="000F7B1D" w:rsidRPr="00E67C1F">
        <w:rPr>
          <w:rtl/>
        </w:rPr>
        <w:t>"</w:t>
      </w:r>
      <w:r w:rsidRPr="00E67C1F">
        <w:rPr>
          <w:rFonts w:hint="eastAsia"/>
          <w:rtl/>
        </w:rPr>
        <w:t>צריך</w:t>
      </w:r>
      <w:r w:rsidRPr="00E67C1F">
        <w:rPr>
          <w:rtl/>
        </w:rPr>
        <w:t xml:space="preserve"> </w:t>
      </w:r>
      <w:r w:rsidR="001766E1" w:rsidRPr="00E67C1F">
        <w:rPr>
          <w:rFonts w:hint="eastAsia"/>
          <w:rtl/>
        </w:rPr>
        <w:t>למצ</w:t>
      </w:r>
      <w:r w:rsidR="00145060">
        <w:rPr>
          <w:rFonts w:hint="cs"/>
          <w:rtl/>
        </w:rPr>
        <w:t>ו</w:t>
      </w:r>
      <w:r w:rsidR="001766E1" w:rsidRPr="00E67C1F">
        <w:rPr>
          <w:rFonts w:hint="eastAsia"/>
          <w:rtl/>
        </w:rPr>
        <w:t>א</w:t>
      </w:r>
      <w:r w:rsidR="001766E1" w:rsidRPr="00E67C1F">
        <w:rPr>
          <w:rtl/>
        </w:rPr>
        <w:t xml:space="preserve"> </w:t>
      </w:r>
      <w:r w:rsidR="001766E1" w:rsidRPr="00E67C1F">
        <w:rPr>
          <w:rFonts w:hint="eastAsia"/>
          <w:rtl/>
        </w:rPr>
        <w:t>בתוכך</w:t>
      </w:r>
      <w:r w:rsidR="00EE07B4" w:rsidRPr="00E67C1F">
        <w:rPr>
          <w:rtl/>
        </w:rPr>
        <w:t xml:space="preserve"> </w:t>
      </w:r>
      <w:r w:rsidR="001766E1" w:rsidRPr="00E67C1F">
        <w:rPr>
          <w:rFonts w:hint="eastAsia"/>
          <w:rtl/>
        </w:rPr>
        <w:t>את</w:t>
      </w:r>
      <w:r w:rsidR="001766E1" w:rsidRPr="00E67C1F">
        <w:rPr>
          <w:rtl/>
        </w:rPr>
        <w:t xml:space="preserve"> </w:t>
      </w:r>
      <w:r w:rsidR="00EE07B4" w:rsidRPr="00E67C1F">
        <w:rPr>
          <w:rFonts w:hint="eastAsia"/>
          <w:rtl/>
        </w:rPr>
        <w:t>האומץ</w:t>
      </w:r>
      <w:r w:rsidR="00EE07B4" w:rsidRPr="00E67C1F">
        <w:rPr>
          <w:rtl/>
        </w:rPr>
        <w:t xml:space="preserve"> </w:t>
      </w:r>
      <w:r w:rsidR="00EE07B4" w:rsidRPr="00E67C1F">
        <w:rPr>
          <w:rFonts w:hint="eastAsia"/>
          <w:rtl/>
        </w:rPr>
        <w:t>להתקרב</w:t>
      </w:r>
      <w:r w:rsidR="00EE07B4" w:rsidRPr="00E67C1F">
        <w:rPr>
          <w:rtl/>
        </w:rPr>
        <w:t xml:space="preserve"> </w:t>
      </w:r>
      <w:r w:rsidR="00EE07B4" w:rsidRPr="00E67C1F">
        <w:rPr>
          <w:rFonts w:hint="eastAsia"/>
          <w:rtl/>
        </w:rPr>
        <w:t>אליו</w:t>
      </w:r>
      <w:r w:rsidR="00EE07B4" w:rsidRPr="00E67C1F">
        <w:rPr>
          <w:rtl/>
        </w:rPr>
        <w:t>,</w:t>
      </w:r>
      <w:r w:rsidRPr="00E67C1F">
        <w:rPr>
          <w:rtl/>
        </w:rPr>
        <w:t xml:space="preserve">" </w:t>
      </w:r>
      <w:r w:rsidRPr="00E67C1F">
        <w:rPr>
          <w:rFonts w:hint="eastAsia"/>
          <w:rtl/>
        </w:rPr>
        <w:t>ארקדי</w:t>
      </w:r>
      <w:r w:rsidRPr="00E67C1F">
        <w:rPr>
          <w:rtl/>
        </w:rPr>
        <w:t xml:space="preserve"> </w:t>
      </w:r>
      <w:r w:rsidRPr="00E67C1F">
        <w:rPr>
          <w:rFonts w:hint="eastAsia"/>
          <w:rtl/>
        </w:rPr>
        <w:t>שמט</w:t>
      </w:r>
      <w:r w:rsidRPr="00E67C1F">
        <w:rPr>
          <w:rtl/>
        </w:rPr>
        <w:t xml:space="preserve"> </w:t>
      </w:r>
      <w:r w:rsidRPr="00E67C1F">
        <w:rPr>
          <w:rFonts w:hint="eastAsia"/>
          <w:rtl/>
        </w:rPr>
        <w:t>את</w:t>
      </w:r>
      <w:r w:rsidRPr="00E67C1F">
        <w:rPr>
          <w:rtl/>
        </w:rPr>
        <w:t xml:space="preserve"> </w:t>
      </w:r>
      <w:r w:rsidRPr="00E67C1F">
        <w:rPr>
          <w:rFonts w:hint="eastAsia"/>
          <w:rtl/>
        </w:rPr>
        <w:t>ידו</w:t>
      </w:r>
      <w:r w:rsidRPr="00E67C1F">
        <w:rPr>
          <w:rtl/>
        </w:rPr>
        <w:t xml:space="preserve"> </w:t>
      </w:r>
      <w:r w:rsidRPr="00E67C1F">
        <w:rPr>
          <w:rFonts w:hint="eastAsia"/>
          <w:rtl/>
        </w:rPr>
        <w:t>והמ</w:t>
      </w:r>
      <w:r w:rsidR="000A395C">
        <w:rPr>
          <w:rFonts w:hint="cs"/>
          <w:rtl/>
        </w:rPr>
        <w:t>טל</w:t>
      </w:r>
      <w:r w:rsidRPr="00E67C1F">
        <w:rPr>
          <w:rFonts w:hint="eastAsia"/>
          <w:rtl/>
        </w:rPr>
        <w:t>ית</w:t>
      </w:r>
      <w:r w:rsidRPr="00E67C1F">
        <w:rPr>
          <w:rtl/>
        </w:rPr>
        <w:t xml:space="preserve"> </w:t>
      </w:r>
      <w:r w:rsidRPr="00E67C1F">
        <w:rPr>
          <w:rFonts w:hint="eastAsia"/>
          <w:rtl/>
        </w:rPr>
        <w:t>הספוגה</w:t>
      </w:r>
      <w:r w:rsidRPr="00E67C1F">
        <w:rPr>
          <w:rtl/>
        </w:rPr>
        <w:t xml:space="preserve"> </w:t>
      </w:r>
      <w:r w:rsidRPr="00E67C1F">
        <w:rPr>
          <w:rFonts w:hint="eastAsia"/>
          <w:rtl/>
        </w:rPr>
        <w:t>בדם</w:t>
      </w:r>
      <w:r w:rsidRPr="00E67C1F">
        <w:rPr>
          <w:rtl/>
        </w:rPr>
        <w:t xml:space="preserve"> </w:t>
      </w:r>
      <w:r w:rsidRPr="00E67C1F">
        <w:rPr>
          <w:rFonts w:hint="eastAsia"/>
          <w:rtl/>
        </w:rPr>
        <w:t>התגלגלה</w:t>
      </w:r>
      <w:r w:rsidRPr="00E67C1F">
        <w:rPr>
          <w:rtl/>
        </w:rPr>
        <w:t xml:space="preserve"> </w:t>
      </w:r>
      <w:r w:rsidRPr="00E67C1F">
        <w:rPr>
          <w:rFonts w:hint="eastAsia"/>
          <w:rtl/>
        </w:rPr>
        <w:t>לרצפה</w:t>
      </w:r>
      <w:r w:rsidRPr="00E67C1F">
        <w:rPr>
          <w:rtl/>
        </w:rPr>
        <w:t>,</w:t>
      </w:r>
      <w:r w:rsidR="00EE07B4" w:rsidRPr="00E67C1F">
        <w:rPr>
          <w:rtl/>
        </w:rPr>
        <w:t xml:space="preserve"> </w:t>
      </w:r>
      <w:r w:rsidRPr="00E67C1F">
        <w:rPr>
          <w:rtl/>
        </w:rPr>
        <w:t>"</w:t>
      </w:r>
      <w:r w:rsidR="0020209F" w:rsidRPr="00E67C1F">
        <w:rPr>
          <w:rFonts w:hint="eastAsia"/>
          <w:rtl/>
        </w:rPr>
        <w:t>אולי</w:t>
      </w:r>
      <w:r w:rsidR="0020209F" w:rsidRPr="00E67C1F">
        <w:rPr>
          <w:rtl/>
        </w:rPr>
        <w:t xml:space="preserve"> </w:t>
      </w:r>
      <w:r w:rsidR="0020209F" w:rsidRPr="00E67C1F">
        <w:rPr>
          <w:rFonts w:hint="eastAsia"/>
          <w:rtl/>
        </w:rPr>
        <w:t>אפילו</w:t>
      </w:r>
      <w:r w:rsidR="0020209F" w:rsidRPr="00E67C1F">
        <w:rPr>
          <w:rtl/>
        </w:rPr>
        <w:t xml:space="preserve"> </w:t>
      </w:r>
      <w:r w:rsidR="0020209F" w:rsidRPr="00E67C1F">
        <w:rPr>
          <w:rFonts w:hint="eastAsia"/>
          <w:rtl/>
        </w:rPr>
        <w:t>להיצמד</w:t>
      </w:r>
      <w:r w:rsidR="0020209F" w:rsidRPr="00E67C1F">
        <w:rPr>
          <w:rtl/>
        </w:rPr>
        <w:t xml:space="preserve"> </w:t>
      </w:r>
      <w:r w:rsidR="0020209F" w:rsidRPr="00E67C1F">
        <w:rPr>
          <w:rFonts w:hint="eastAsia"/>
          <w:rtl/>
        </w:rPr>
        <w:t>אליו</w:t>
      </w:r>
      <w:r w:rsidR="00D06CBE" w:rsidRPr="00E67C1F">
        <w:rPr>
          <w:rtl/>
        </w:rPr>
        <w:t xml:space="preserve">!" </w:t>
      </w:r>
      <w:r w:rsidRPr="00E67C1F">
        <w:rPr>
          <w:rFonts w:hint="eastAsia"/>
          <w:rtl/>
        </w:rPr>
        <w:t>ארקדי</w:t>
      </w:r>
      <w:r w:rsidRPr="00E67C1F">
        <w:rPr>
          <w:rtl/>
        </w:rPr>
        <w:t xml:space="preserve"> </w:t>
      </w:r>
      <w:r w:rsidR="00D06CBE" w:rsidRPr="00E67C1F">
        <w:rPr>
          <w:rFonts w:hint="eastAsia"/>
          <w:rtl/>
        </w:rPr>
        <w:t>נסוג</w:t>
      </w:r>
      <w:r w:rsidR="00D06CBE" w:rsidRPr="00E67C1F">
        <w:rPr>
          <w:rtl/>
        </w:rPr>
        <w:t xml:space="preserve"> </w:t>
      </w:r>
      <w:r w:rsidR="00D06CBE" w:rsidRPr="00E67C1F">
        <w:rPr>
          <w:rFonts w:hint="eastAsia"/>
          <w:rtl/>
        </w:rPr>
        <w:t>אחורנית</w:t>
      </w:r>
      <w:r w:rsidR="00D06CBE" w:rsidRPr="00E67C1F">
        <w:rPr>
          <w:rtl/>
        </w:rPr>
        <w:t xml:space="preserve"> </w:t>
      </w:r>
      <w:r w:rsidR="00D06CBE" w:rsidRPr="00E67C1F">
        <w:rPr>
          <w:rFonts w:hint="eastAsia"/>
          <w:rtl/>
        </w:rPr>
        <w:t>ואלכס</w:t>
      </w:r>
      <w:r w:rsidR="00D778C8" w:rsidRPr="00E67C1F">
        <w:rPr>
          <w:rtl/>
        </w:rPr>
        <w:t xml:space="preserve"> לחש כמ</w:t>
      </w:r>
      <w:r w:rsidR="00D778C8" w:rsidRPr="00E67C1F">
        <w:rPr>
          <w:rFonts w:hint="eastAsia"/>
          <w:rtl/>
        </w:rPr>
        <w:t>עט</w:t>
      </w:r>
      <w:r w:rsidR="00D778C8" w:rsidRPr="00E67C1F">
        <w:rPr>
          <w:rtl/>
        </w:rPr>
        <w:t xml:space="preserve"> </w:t>
      </w:r>
      <w:r w:rsidR="00D778C8" w:rsidRPr="00E67C1F">
        <w:rPr>
          <w:rFonts w:hint="eastAsia"/>
          <w:rtl/>
        </w:rPr>
        <w:t>לעצמו</w:t>
      </w:r>
      <w:r w:rsidR="00D778C8" w:rsidRPr="00E67C1F">
        <w:rPr>
          <w:rtl/>
        </w:rPr>
        <w:t>,</w:t>
      </w:r>
      <w:r w:rsidR="00D06CBE" w:rsidRPr="00E67C1F">
        <w:rPr>
          <w:rtl/>
        </w:rPr>
        <w:t xml:space="preserve"> "</w:t>
      </w:r>
      <w:r w:rsidR="0020209F" w:rsidRPr="00E67C1F">
        <w:rPr>
          <w:rFonts w:hint="eastAsia"/>
          <w:rtl/>
        </w:rPr>
        <w:t>אתה</w:t>
      </w:r>
      <w:r w:rsidR="0020209F" w:rsidRPr="00E67C1F">
        <w:rPr>
          <w:rtl/>
        </w:rPr>
        <w:t xml:space="preserve"> </w:t>
      </w:r>
      <w:r w:rsidR="0020209F" w:rsidRPr="00E67C1F">
        <w:rPr>
          <w:rFonts w:hint="eastAsia"/>
          <w:rtl/>
        </w:rPr>
        <w:t>לא</w:t>
      </w:r>
      <w:r w:rsidR="0020209F" w:rsidRPr="00E67C1F">
        <w:rPr>
          <w:rtl/>
        </w:rPr>
        <w:t xml:space="preserve"> </w:t>
      </w:r>
      <w:r w:rsidR="0020209F" w:rsidRPr="00E67C1F">
        <w:rPr>
          <w:rFonts w:hint="eastAsia"/>
          <w:rtl/>
        </w:rPr>
        <w:t>זקוק</w:t>
      </w:r>
      <w:r w:rsidR="0020209F" w:rsidRPr="00E67C1F">
        <w:rPr>
          <w:rtl/>
        </w:rPr>
        <w:t xml:space="preserve"> </w:t>
      </w:r>
      <w:r w:rsidR="0020209F" w:rsidRPr="00E67C1F">
        <w:rPr>
          <w:rFonts w:hint="eastAsia"/>
          <w:rtl/>
        </w:rPr>
        <w:t>לכוונ</w:t>
      </w:r>
      <w:r w:rsidR="006665B1" w:rsidRPr="00E67C1F">
        <w:rPr>
          <w:rFonts w:hint="eastAsia"/>
          <w:rtl/>
        </w:rPr>
        <w:t>ו</w:t>
      </w:r>
      <w:r w:rsidR="0020209F" w:rsidRPr="00E67C1F">
        <w:rPr>
          <w:rFonts w:hint="eastAsia"/>
          <w:rtl/>
        </w:rPr>
        <w:t>ת</w:t>
      </w:r>
      <w:r w:rsidR="006665B1" w:rsidRPr="00E67C1F">
        <w:rPr>
          <w:rtl/>
        </w:rPr>
        <w:t xml:space="preserve"> ו</w:t>
      </w:r>
      <w:r w:rsidR="00051A13" w:rsidRPr="00051A13">
        <w:rPr>
          <w:rFonts w:cs="Times New Roman"/>
          <w:rtl/>
        </w:rPr>
        <w:t>ראיית</w:t>
      </w:r>
      <w:r w:rsidR="004F389B">
        <w:rPr>
          <w:rFonts w:cs="Times New Roman" w:hint="cs"/>
          <w:rtl/>
        </w:rPr>
        <w:t xml:space="preserve"> </w:t>
      </w:r>
      <w:r w:rsidR="00051A13" w:rsidRPr="00051A13">
        <w:rPr>
          <w:rFonts w:cs="Times New Roman"/>
          <w:rtl/>
        </w:rPr>
        <w:t>לילה</w:t>
      </w:r>
      <w:r w:rsidR="006665B1" w:rsidRPr="00E67C1F">
        <w:rPr>
          <w:rtl/>
        </w:rPr>
        <w:t xml:space="preserve"> ומשתיקי</w:t>
      </w:r>
      <w:r w:rsidR="004F389B">
        <w:rPr>
          <w:rFonts w:hint="cs"/>
          <w:rtl/>
        </w:rPr>
        <w:t xml:space="preserve"> </w:t>
      </w:r>
      <w:r w:rsidR="006665B1" w:rsidRPr="00E67C1F">
        <w:rPr>
          <w:rtl/>
        </w:rPr>
        <w:t>קול</w:t>
      </w:r>
      <w:r w:rsidRPr="00E67C1F">
        <w:rPr>
          <w:rtl/>
        </w:rPr>
        <w:t xml:space="preserve">, </w:t>
      </w:r>
      <w:r w:rsidRPr="00E67C1F">
        <w:rPr>
          <w:rFonts w:hint="eastAsia"/>
          <w:rtl/>
        </w:rPr>
        <w:t>בשביל</w:t>
      </w:r>
      <w:r w:rsidRPr="00E67C1F">
        <w:rPr>
          <w:rtl/>
        </w:rPr>
        <w:t xml:space="preserve"> </w:t>
      </w:r>
      <w:r w:rsidRPr="00E67C1F">
        <w:rPr>
          <w:rFonts w:hint="eastAsia"/>
          <w:rtl/>
        </w:rPr>
        <w:t>לרצוח</w:t>
      </w:r>
      <w:r w:rsidR="00D3704A" w:rsidRPr="00E67C1F">
        <w:rPr>
          <w:rtl/>
        </w:rPr>
        <w:t>."</w:t>
      </w:r>
      <w:r w:rsidR="0020209F" w:rsidRPr="00E67C1F">
        <w:rPr>
          <w:rtl/>
        </w:rPr>
        <w:t xml:space="preserve"> </w:t>
      </w:r>
    </w:p>
    <w:p w14:paraId="33920BDB" w14:textId="77777777" w:rsidR="00D3704A" w:rsidRPr="00E67C1F" w:rsidRDefault="00D3704A" w:rsidP="005311EB">
      <w:pPr>
        <w:rPr>
          <w:rtl/>
        </w:rPr>
      </w:pPr>
      <w:r w:rsidRPr="00E67C1F">
        <w:rPr>
          <w:rtl/>
        </w:rPr>
        <w:t xml:space="preserve">"אז </w:t>
      </w:r>
      <w:r w:rsidRPr="00E67C1F">
        <w:rPr>
          <w:rFonts w:hint="eastAsia"/>
          <w:rtl/>
        </w:rPr>
        <w:t>מה</w:t>
      </w:r>
      <w:r w:rsidRPr="00E67C1F">
        <w:rPr>
          <w:rtl/>
        </w:rPr>
        <w:t xml:space="preserve"> </w:t>
      </w:r>
      <w:r w:rsidRPr="00E67C1F">
        <w:rPr>
          <w:rFonts w:hint="eastAsia"/>
          <w:rtl/>
        </w:rPr>
        <w:t>אני</w:t>
      </w:r>
      <w:r w:rsidRPr="00E67C1F">
        <w:rPr>
          <w:rtl/>
        </w:rPr>
        <w:t xml:space="preserve"> </w:t>
      </w:r>
      <w:r w:rsidRPr="00E67C1F">
        <w:rPr>
          <w:rFonts w:hint="eastAsia"/>
          <w:rtl/>
        </w:rPr>
        <w:t>צריך</w:t>
      </w:r>
      <w:r w:rsidRPr="00E67C1F">
        <w:rPr>
          <w:rtl/>
        </w:rPr>
        <w:t>?"</w:t>
      </w:r>
    </w:p>
    <w:p w14:paraId="0C348AA1" w14:textId="7D66E438" w:rsidR="00250C2A" w:rsidRPr="00E67C1F" w:rsidRDefault="00D3704A" w:rsidP="005311EB">
      <w:pPr>
        <w:rPr>
          <w:rtl/>
        </w:rPr>
      </w:pPr>
      <w:r w:rsidRPr="00E67C1F">
        <w:rPr>
          <w:rtl/>
        </w:rPr>
        <w:t>"</w:t>
      </w:r>
      <w:r w:rsidR="00051A13">
        <w:rPr>
          <w:rFonts w:hint="cs"/>
          <w:rtl/>
        </w:rPr>
        <w:t>את ה</w:t>
      </w:r>
      <w:r w:rsidR="005A6677" w:rsidRPr="00E67C1F">
        <w:rPr>
          <w:rtl/>
        </w:rPr>
        <w:t xml:space="preserve">אומץ להניף, </w:t>
      </w:r>
      <w:r w:rsidR="00E3438C">
        <w:rPr>
          <w:rFonts w:hint="cs"/>
          <w:rtl/>
        </w:rPr>
        <w:t>ה</w:t>
      </w:r>
      <w:r w:rsidR="0020209F" w:rsidRPr="00E67C1F">
        <w:rPr>
          <w:rFonts w:hint="eastAsia"/>
          <w:rtl/>
        </w:rPr>
        <w:t>אומץ</w:t>
      </w:r>
      <w:r w:rsidR="0020209F" w:rsidRPr="00E67C1F">
        <w:rPr>
          <w:rtl/>
        </w:rPr>
        <w:t xml:space="preserve"> </w:t>
      </w:r>
      <w:r w:rsidR="0020209F" w:rsidRPr="00E67C1F">
        <w:rPr>
          <w:rFonts w:hint="eastAsia"/>
          <w:rtl/>
        </w:rPr>
        <w:t>ל</w:t>
      </w:r>
      <w:r w:rsidR="005A6677" w:rsidRPr="00E67C1F">
        <w:rPr>
          <w:rFonts w:hint="eastAsia"/>
          <w:rtl/>
        </w:rPr>
        <w:t>נעוץ</w:t>
      </w:r>
      <w:r w:rsidR="0020209F" w:rsidRPr="00E67C1F">
        <w:rPr>
          <w:rtl/>
        </w:rPr>
        <w:t xml:space="preserve">, </w:t>
      </w:r>
      <w:r w:rsidR="00E3438C">
        <w:rPr>
          <w:rFonts w:hint="cs"/>
          <w:rtl/>
        </w:rPr>
        <w:t>ה</w:t>
      </w:r>
      <w:r w:rsidR="0020209F" w:rsidRPr="00E67C1F">
        <w:rPr>
          <w:rFonts w:hint="eastAsia"/>
          <w:rtl/>
        </w:rPr>
        <w:t>אומץ</w:t>
      </w:r>
      <w:r w:rsidR="0020209F" w:rsidRPr="00E67C1F">
        <w:rPr>
          <w:rtl/>
        </w:rPr>
        <w:t xml:space="preserve"> </w:t>
      </w:r>
      <w:r w:rsidR="0020209F" w:rsidRPr="00E67C1F">
        <w:rPr>
          <w:rFonts w:hint="eastAsia"/>
          <w:rtl/>
        </w:rPr>
        <w:t>לבתק</w:t>
      </w:r>
      <w:r w:rsidR="00F913F9" w:rsidRPr="00E67C1F">
        <w:rPr>
          <w:rtl/>
        </w:rPr>
        <w:t>.</w:t>
      </w:r>
      <w:r w:rsidR="00250C2A" w:rsidRPr="00E67C1F">
        <w:rPr>
          <w:rtl/>
        </w:rPr>
        <w:t>"</w:t>
      </w:r>
    </w:p>
    <w:p w14:paraId="56B6EC5F" w14:textId="6DAF0023" w:rsidR="00EE07B4" w:rsidRPr="00E67C1F" w:rsidRDefault="00642DA3" w:rsidP="00F174FE">
      <w:pPr>
        <w:rPr>
          <w:rtl/>
        </w:rPr>
      </w:pPr>
      <w:r w:rsidRPr="00E67C1F">
        <w:rPr>
          <w:rFonts w:hint="eastAsia"/>
          <w:rtl/>
        </w:rPr>
        <w:t>או</w:t>
      </w:r>
      <w:r w:rsidR="00A01C81" w:rsidRPr="00E67C1F">
        <w:rPr>
          <w:rFonts w:hint="eastAsia"/>
          <w:rtl/>
        </w:rPr>
        <w:t>ּח</w:t>
      </w:r>
      <w:r w:rsidRPr="00E67C1F">
        <w:rPr>
          <w:rtl/>
        </w:rPr>
        <w:t xml:space="preserve">, </w:t>
      </w:r>
      <w:r w:rsidRPr="00E67C1F">
        <w:rPr>
          <w:rFonts w:hint="eastAsia"/>
          <w:rtl/>
        </w:rPr>
        <w:t>איזה</w:t>
      </w:r>
      <w:r w:rsidRPr="00E67C1F">
        <w:rPr>
          <w:rtl/>
        </w:rPr>
        <w:t xml:space="preserve"> </w:t>
      </w:r>
      <w:r w:rsidRPr="00E67C1F">
        <w:rPr>
          <w:rFonts w:hint="eastAsia"/>
          <w:rtl/>
        </w:rPr>
        <w:t>אוצר</w:t>
      </w:r>
      <w:r w:rsidRPr="00E67C1F">
        <w:rPr>
          <w:rtl/>
        </w:rPr>
        <w:t xml:space="preserve"> </w:t>
      </w:r>
      <w:r w:rsidRPr="00E67C1F">
        <w:rPr>
          <w:rFonts w:hint="eastAsia"/>
          <w:rtl/>
        </w:rPr>
        <w:t>מילים</w:t>
      </w:r>
      <w:r w:rsidRPr="00E67C1F">
        <w:rPr>
          <w:rtl/>
        </w:rPr>
        <w:t xml:space="preserve"> </w:t>
      </w:r>
      <w:r w:rsidRPr="00E67C1F">
        <w:rPr>
          <w:rFonts w:hint="eastAsia"/>
          <w:rtl/>
        </w:rPr>
        <w:t>עשיר</w:t>
      </w:r>
      <w:r w:rsidRPr="00E67C1F">
        <w:rPr>
          <w:rtl/>
        </w:rPr>
        <w:t xml:space="preserve"> </w:t>
      </w:r>
      <w:r w:rsidRPr="00E67C1F">
        <w:rPr>
          <w:rFonts w:hint="eastAsia"/>
          <w:rtl/>
        </w:rPr>
        <w:t>רכש</w:t>
      </w:r>
      <w:r w:rsidRPr="00E67C1F">
        <w:rPr>
          <w:rtl/>
        </w:rPr>
        <w:t xml:space="preserve"> </w:t>
      </w:r>
      <w:r w:rsidRPr="00E67C1F">
        <w:rPr>
          <w:rFonts w:hint="eastAsia"/>
          <w:rtl/>
        </w:rPr>
        <w:t>ב</w:t>
      </w:r>
      <w:r w:rsidR="00A01C81" w:rsidRPr="00E67C1F">
        <w:rPr>
          <w:rFonts w:hint="eastAsia"/>
          <w:rtl/>
        </w:rPr>
        <w:t>ז</w:t>
      </w:r>
      <w:r w:rsidR="00A01C81" w:rsidRPr="00E67C1F">
        <w:rPr>
          <w:rtl/>
        </w:rPr>
        <w:t xml:space="preserve">'אנר </w:t>
      </w:r>
      <w:r w:rsidR="00A01C81" w:rsidRPr="00E67C1F">
        <w:rPr>
          <w:rFonts w:hint="eastAsia"/>
          <w:rtl/>
        </w:rPr>
        <w:t>שבאמת</w:t>
      </w:r>
      <w:r w:rsidR="00A01C81" w:rsidRPr="00E67C1F">
        <w:rPr>
          <w:rtl/>
        </w:rPr>
        <w:t xml:space="preserve"> </w:t>
      </w:r>
      <w:r w:rsidR="00A01C81" w:rsidRPr="00E67C1F">
        <w:rPr>
          <w:rFonts w:hint="eastAsia"/>
          <w:rtl/>
        </w:rPr>
        <w:t>עניין</w:t>
      </w:r>
      <w:r w:rsidRPr="00E67C1F">
        <w:rPr>
          <w:rtl/>
        </w:rPr>
        <w:t xml:space="preserve"> אותו! </w:t>
      </w:r>
      <w:r w:rsidR="00EE07B4" w:rsidRPr="00E67C1F">
        <w:rPr>
          <w:rtl/>
        </w:rPr>
        <w:t>"</w:t>
      </w:r>
      <w:r w:rsidR="0020209F" w:rsidRPr="00E67C1F">
        <w:rPr>
          <w:rFonts w:hint="eastAsia"/>
          <w:rtl/>
        </w:rPr>
        <w:t>בכל</w:t>
      </w:r>
      <w:r w:rsidR="0020209F" w:rsidRPr="00E67C1F">
        <w:rPr>
          <w:rtl/>
        </w:rPr>
        <w:t xml:space="preserve"> זאת, </w:t>
      </w:r>
      <w:r w:rsidR="00EE07B4" w:rsidRPr="00E67C1F">
        <w:rPr>
          <w:rFonts w:hint="eastAsia"/>
          <w:rtl/>
        </w:rPr>
        <w:t>גם</w:t>
      </w:r>
      <w:r w:rsidR="00EE07B4" w:rsidRPr="00E67C1F">
        <w:rPr>
          <w:rtl/>
        </w:rPr>
        <w:t xml:space="preserve"> </w:t>
      </w:r>
      <w:r w:rsidR="00EE07B4" w:rsidRPr="00E67C1F">
        <w:rPr>
          <w:rFonts w:hint="eastAsia"/>
          <w:rtl/>
        </w:rPr>
        <w:t>רובה</w:t>
      </w:r>
      <w:r w:rsidR="00EE07B4" w:rsidRPr="00E67C1F">
        <w:rPr>
          <w:rtl/>
        </w:rPr>
        <w:t xml:space="preserve"> </w:t>
      </w:r>
      <w:r w:rsidR="00EE07B4" w:rsidRPr="00E67C1F">
        <w:rPr>
          <w:rFonts w:hint="eastAsia"/>
          <w:rtl/>
        </w:rPr>
        <w:t>הוא</w:t>
      </w:r>
      <w:r w:rsidR="00EE07B4" w:rsidRPr="00E67C1F">
        <w:rPr>
          <w:rtl/>
        </w:rPr>
        <w:t xml:space="preserve"> </w:t>
      </w:r>
      <w:r w:rsidR="00EE07B4" w:rsidRPr="00E67C1F">
        <w:rPr>
          <w:rFonts w:hint="eastAsia"/>
          <w:rtl/>
        </w:rPr>
        <w:t>הריגה</w:t>
      </w:r>
      <w:r w:rsidR="00EE07B4" w:rsidRPr="00E67C1F">
        <w:rPr>
          <w:rtl/>
        </w:rPr>
        <w:t xml:space="preserve"> </w:t>
      </w:r>
      <w:r w:rsidR="00EE07B4" w:rsidRPr="00E67C1F">
        <w:rPr>
          <w:rFonts w:hint="eastAsia"/>
          <w:rtl/>
        </w:rPr>
        <w:t>בטוחה</w:t>
      </w:r>
      <w:r w:rsidR="00EE07B4" w:rsidRPr="00E67C1F">
        <w:rPr>
          <w:rtl/>
        </w:rPr>
        <w:t>."</w:t>
      </w:r>
    </w:p>
    <w:p w14:paraId="4487E026" w14:textId="38992717" w:rsidR="008C3BE6" w:rsidRPr="00E67C1F" w:rsidRDefault="00EE07B4" w:rsidP="005D5D82">
      <w:pPr>
        <w:rPr>
          <w:rtl/>
        </w:rPr>
      </w:pPr>
      <w:r w:rsidRPr="00E67C1F">
        <w:rPr>
          <w:rtl/>
        </w:rPr>
        <w:t>"</w:t>
      </w:r>
      <w:r w:rsidR="00051A13">
        <w:rPr>
          <w:rFonts w:hint="cs"/>
          <w:rtl/>
        </w:rPr>
        <w:t xml:space="preserve">רק </w:t>
      </w:r>
      <w:r w:rsidRPr="00E67C1F">
        <w:rPr>
          <w:rtl/>
        </w:rPr>
        <w:t xml:space="preserve">אם אתה </w:t>
      </w:r>
      <w:r w:rsidR="00B771BB" w:rsidRPr="00E67C1F">
        <w:rPr>
          <w:rFonts w:hint="eastAsia"/>
          <w:rtl/>
        </w:rPr>
        <w:t>מצליח</w:t>
      </w:r>
      <w:r w:rsidR="00B771BB" w:rsidRPr="00E67C1F">
        <w:rPr>
          <w:rtl/>
        </w:rPr>
        <w:t xml:space="preserve"> </w:t>
      </w:r>
      <w:r w:rsidR="00B771BB" w:rsidRPr="00E67C1F">
        <w:rPr>
          <w:rFonts w:hint="eastAsia"/>
          <w:rtl/>
        </w:rPr>
        <w:t>לק</w:t>
      </w:r>
      <w:r w:rsidRPr="00E67C1F">
        <w:rPr>
          <w:rFonts w:hint="eastAsia"/>
          <w:rtl/>
        </w:rPr>
        <w:t>ל</w:t>
      </w:r>
      <w:r w:rsidR="00B771BB" w:rsidRPr="00E67C1F">
        <w:rPr>
          <w:rFonts w:hint="eastAsia"/>
          <w:rtl/>
        </w:rPr>
        <w:t>ו</w:t>
      </w:r>
      <w:r w:rsidRPr="00E67C1F">
        <w:rPr>
          <w:rFonts w:hint="eastAsia"/>
          <w:rtl/>
        </w:rPr>
        <w:t>ע</w:t>
      </w:r>
      <w:r w:rsidR="000E35CC" w:rsidRPr="00E67C1F">
        <w:rPr>
          <w:rtl/>
        </w:rPr>
        <w:t xml:space="preserve">," אלכס </w:t>
      </w:r>
      <w:r w:rsidR="000E35CC" w:rsidRPr="00E67C1F">
        <w:rPr>
          <w:rFonts w:hint="eastAsia"/>
          <w:rtl/>
        </w:rPr>
        <w:t>חפן</w:t>
      </w:r>
      <w:r w:rsidR="000E35CC" w:rsidRPr="00E67C1F">
        <w:rPr>
          <w:rtl/>
        </w:rPr>
        <w:t xml:space="preserve"> </w:t>
      </w:r>
      <w:r w:rsidR="000E35CC" w:rsidRPr="00E67C1F">
        <w:rPr>
          <w:rFonts w:hint="eastAsia"/>
          <w:rtl/>
        </w:rPr>
        <w:t>את</w:t>
      </w:r>
      <w:r w:rsidR="000E35CC" w:rsidRPr="00E67C1F">
        <w:rPr>
          <w:rtl/>
        </w:rPr>
        <w:t xml:space="preserve"> </w:t>
      </w:r>
      <w:r w:rsidR="000E35CC" w:rsidRPr="00E67C1F">
        <w:rPr>
          <w:rFonts w:hint="eastAsia"/>
          <w:rtl/>
        </w:rPr>
        <w:t>כף</w:t>
      </w:r>
      <w:r w:rsidR="000E35CC" w:rsidRPr="00E67C1F">
        <w:rPr>
          <w:rtl/>
        </w:rPr>
        <w:t xml:space="preserve"> </w:t>
      </w:r>
      <w:r w:rsidR="000E35CC" w:rsidRPr="00E67C1F">
        <w:rPr>
          <w:rFonts w:hint="eastAsia"/>
          <w:rtl/>
        </w:rPr>
        <w:t>ידו</w:t>
      </w:r>
      <w:r w:rsidR="000E35CC" w:rsidRPr="00E67C1F">
        <w:rPr>
          <w:rtl/>
        </w:rPr>
        <w:t xml:space="preserve">, </w:t>
      </w:r>
      <w:r w:rsidR="000E35CC" w:rsidRPr="00E67C1F">
        <w:rPr>
          <w:rFonts w:hint="eastAsia"/>
          <w:rtl/>
        </w:rPr>
        <w:t>כדי</w:t>
      </w:r>
      <w:r w:rsidR="000E35CC" w:rsidRPr="00E67C1F">
        <w:rPr>
          <w:rtl/>
        </w:rPr>
        <w:t xml:space="preserve"> להכיל את הדם </w:t>
      </w:r>
      <w:r w:rsidR="000E35CC" w:rsidRPr="00E67C1F">
        <w:rPr>
          <w:rFonts w:hint="eastAsia"/>
          <w:rtl/>
        </w:rPr>
        <w:t>שחזר</w:t>
      </w:r>
      <w:r w:rsidR="000E35CC" w:rsidRPr="00E67C1F">
        <w:rPr>
          <w:rtl/>
        </w:rPr>
        <w:t xml:space="preserve"> </w:t>
      </w:r>
      <w:r w:rsidR="000E35CC" w:rsidRPr="00E67C1F">
        <w:rPr>
          <w:rFonts w:hint="eastAsia"/>
          <w:rtl/>
        </w:rPr>
        <w:t>לזלוג</w:t>
      </w:r>
      <w:r w:rsidR="000E35CC" w:rsidRPr="00E67C1F">
        <w:rPr>
          <w:rtl/>
        </w:rPr>
        <w:t xml:space="preserve"> </w:t>
      </w:r>
      <w:r w:rsidR="000E35CC" w:rsidRPr="00E67C1F">
        <w:rPr>
          <w:rFonts w:hint="eastAsia"/>
          <w:rtl/>
        </w:rPr>
        <w:t>מהחתך</w:t>
      </w:r>
      <w:r w:rsidRPr="00E67C1F">
        <w:rPr>
          <w:rtl/>
        </w:rPr>
        <w:t xml:space="preserve">. </w:t>
      </w:r>
      <w:r w:rsidR="000E35CC" w:rsidRPr="00E67C1F">
        <w:rPr>
          <w:rtl/>
        </w:rPr>
        <w:t>"</w:t>
      </w:r>
      <w:r w:rsidR="00D778C8" w:rsidRPr="00E67C1F">
        <w:rPr>
          <w:rFonts w:hint="eastAsia"/>
          <w:rtl/>
        </w:rPr>
        <w:t>עם</w:t>
      </w:r>
      <w:r w:rsidR="00D778C8" w:rsidRPr="00E67C1F">
        <w:rPr>
          <w:rtl/>
        </w:rPr>
        <w:t xml:space="preserve"> </w:t>
      </w:r>
      <w:r w:rsidR="001766E1" w:rsidRPr="00E67C1F">
        <w:rPr>
          <w:rFonts w:hint="eastAsia"/>
          <w:rtl/>
        </w:rPr>
        <w:t>סכין</w:t>
      </w:r>
      <w:r w:rsidR="001766E1" w:rsidRPr="00E67C1F">
        <w:rPr>
          <w:rtl/>
        </w:rPr>
        <w:t xml:space="preserve"> </w:t>
      </w:r>
      <w:r w:rsidR="001766E1" w:rsidRPr="00E67C1F">
        <w:rPr>
          <w:rFonts w:hint="eastAsia"/>
          <w:rtl/>
        </w:rPr>
        <w:t>לעולם</w:t>
      </w:r>
      <w:r w:rsidR="001766E1" w:rsidRPr="00E67C1F">
        <w:rPr>
          <w:rtl/>
        </w:rPr>
        <w:t xml:space="preserve"> </w:t>
      </w:r>
      <w:r w:rsidR="001766E1" w:rsidRPr="00E67C1F">
        <w:rPr>
          <w:rFonts w:hint="eastAsia"/>
          <w:rtl/>
        </w:rPr>
        <w:t>לא</w:t>
      </w:r>
      <w:r w:rsidR="001766E1" w:rsidRPr="00E67C1F">
        <w:rPr>
          <w:rtl/>
        </w:rPr>
        <w:t xml:space="preserve"> </w:t>
      </w:r>
      <w:r w:rsidR="001766E1" w:rsidRPr="00E67C1F">
        <w:rPr>
          <w:rFonts w:hint="eastAsia"/>
          <w:rtl/>
        </w:rPr>
        <w:t>נגמרת</w:t>
      </w:r>
      <w:r w:rsidR="001766E1" w:rsidRPr="00E67C1F">
        <w:rPr>
          <w:rtl/>
        </w:rPr>
        <w:t xml:space="preserve"> </w:t>
      </w:r>
      <w:r w:rsidR="001766E1" w:rsidRPr="00E67C1F">
        <w:rPr>
          <w:rFonts w:hint="eastAsia"/>
          <w:rtl/>
        </w:rPr>
        <w:t>התחמושת</w:t>
      </w:r>
      <w:r w:rsidR="00446BD4" w:rsidRPr="00E67C1F">
        <w:rPr>
          <w:rtl/>
        </w:rPr>
        <w:t>,</w:t>
      </w:r>
      <w:r w:rsidRPr="00E67C1F">
        <w:rPr>
          <w:rtl/>
        </w:rPr>
        <w:t xml:space="preserve"> אין </w:t>
      </w:r>
      <w:r w:rsidRPr="00E67C1F">
        <w:rPr>
          <w:rFonts w:hint="eastAsia"/>
          <w:rtl/>
        </w:rPr>
        <w:t>מעצורים</w:t>
      </w:r>
      <w:r w:rsidRPr="00E67C1F">
        <w:rPr>
          <w:rtl/>
        </w:rPr>
        <w:t xml:space="preserve"> </w:t>
      </w:r>
      <w:r w:rsidR="00446BD4" w:rsidRPr="00E67C1F">
        <w:rPr>
          <w:rFonts w:hint="eastAsia"/>
          <w:rtl/>
        </w:rPr>
        <w:t>כ</w:t>
      </w:r>
      <w:r w:rsidR="005D5D82" w:rsidRPr="00E67C1F">
        <w:rPr>
          <w:rFonts w:hint="eastAsia"/>
          <w:rtl/>
        </w:rPr>
        <w:t>ש</w:t>
      </w:r>
      <w:r w:rsidRPr="00E67C1F">
        <w:rPr>
          <w:rFonts w:hint="eastAsia"/>
          <w:rtl/>
        </w:rPr>
        <w:t>כדור</w:t>
      </w:r>
      <w:r w:rsidRPr="00E67C1F">
        <w:rPr>
          <w:rtl/>
        </w:rPr>
        <w:t xml:space="preserve"> </w:t>
      </w:r>
      <w:r w:rsidRPr="00E67C1F">
        <w:rPr>
          <w:rFonts w:hint="eastAsia"/>
          <w:rtl/>
        </w:rPr>
        <w:t>נתקע</w:t>
      </w:r>
      <w:r w:rsidRPr="00E67C1F">
        <w:rPr>
          <w:rtl/>
        </w:rPr>
        <w:t xml:space="preserve"> </w:t>
      </w:r>
      <w:r w:rsidRPr="00E67C1F">
        <w:rPr>
          <w:rFonts w:hint="eastAsia"/>
          <w:rtl/>
        </w:rPr>
        <w:t>בקנה</w:t>
      </w:r>
      <w:r w:rsidRPr="00E67C1F">
        <w:rPr>
          <w:rtl/>
        </w:rPr>
        <w:t xml:space="preserve"> </w:t>
      </w:r>
      <w:r w:rsidRPr="00E67C1F">
        <w:rPr>
          <w:rFonts w:hint="eastAsia"/>
          <w:rtl/>
        </w:rPr>
        <w:t>או</w:t>
      </w:r>
      <w:r w:rsidRPr="00E67C1F">
        <w:rPr>
          <w:rtl/>
        </w:rPr>
        <w:t xml:space="preserve"> </w:t>
      </w:r>
      <w:r w:rsidRPr="00E67C1F">
        <w:rPr>
          <w:rFonts w:hint="eastAsia"/>
          <w:rtl/>
        </w:rPr>
        <w:t>במחסנית</w:t>
      </w:r>
      <w:r w:rsidR="00446BD4" w:rsidRPr="00E67C1F">
        <w:rPr>
          <w:rtl/>
        </w:rPr>
        <w:t xml:space="preserve"> – </w:t>
      </w:r>
      <w:r w:rsidR="00446BD4" w:rsidRPr="00E67C1F">
        <w:rPr>
          <w:rFonts w:hint="eastAsia"/>
          <w:rtl/>
        </w:rPr>
        <w:t>אין</w:t>
      </w:r>
      <w:r w:rsidR="00446BD4" w:rsidRPr="00E67C1F">
        <w:rPr>
          <w:rtl/>
        </w:rPr>
        <w:t xml:space="preserve"> מעצורים בכלל,</w:t>
      </w:r>
      <w:r w:rsidR="00483BB1">
        <w:rPr>
          <w:rtl/>
        </w:rPr>
        <w:t xml:space="preserve"> הכול </w:t>
      </w:r>
      <w:r w:rsidR="00446BD4" w:rsidRPr="00E67C1F">
        <w:rPr>
          <w:rFonts w:hint="eastAsia"/>
          <w:rtl/>
        </w:rPr>
        <w:t>תלוי</w:t>
      </w:r>
      <w:r w:rsidR="00446BD4" w:rsidRPr="00E67C1F">
        <w:rPr>
          <w:rtl/>
        </w:rPr>
        <w:t xml:space="preserve"> </w:t>
      </w:r>
      <w:r w:rsidR="00446BD4" w:rsidRPr="00E67C1F">
        <w:rPr>
          <w:rFonts w:hint="eastAsia"/>
          <w:rtl/>
        </w:rPr>
        <w:t>בך</w:t>
      </w:r>
      <w:r w:rsidR="00446BD4" w:rsidRPr="00E67C1F">
        <w:rPr>
          <w:rtl/>
        </w:rPr>
        <w:t xml:space="preserve">!" </w:t>
      </w:r>
      <w:r w:rsidR="00145060">
        <w:rPr>
          <w:rFonts w:hint="cs"/>
          <w:rtl/>
        </w:rPr>
        <w:t>[</w:t>
      </w:r>
      <w:r w:rsidR="00446BD4" w:rsidRPr="00E67C1F">
        <w:rPr>
          <w:rFonts w:hint="eastAsia"/>
          <w:rtl/>
        </w:rPr>
        <w:t>עורו</w:t>
      </w:r>
      <w:r w:rsidR="00446BD4" w:rsidRPr="00E67C1F">
        <w:rPr>
          <w:rtl/>
        </w:rPr>
        <w:t xml:space="preserve"> נמתח על רקותיו במאמץ לאמר </w:t>
      </w:r>
      <w:r w:rsidR="00446BD4" w:rsidRPr="00E67C1F">
        <w:rPr>
          <w:rFonts w:hint="eastAsia"/>
          <w:rtl/>
        </w:rPr>
        <w:t>דבר</w:t>
      </w:r>
      <w:r w:rsidR="00446BD4" w:rsidRPr="00E67C1F">
        <w:rPr>
          <w:rtl/>
        </w:rPr>
        <w:t>-מה שלא הצליח לבטא,</w:t>
      </w:r>
      <w:r w:rsidR="00145060">
        <w:rPr>
          <w:rFonts w:hint="cs"/>
          <w:rtl/>
        </w:rPr>
        <w:t>]</w:t>
      </w:r>
      <w:r w:rsidR="00446BD4" w:rsidRPr="00E67C1F">
        <w:rPr>
          <w:rtl/>
        </w:rPr>
        <w:t xml:space="preserve"> </w:t>
      </w:r>
      <w:r w:rsidR="00446BD4" w:rsidRPr="00E67C1F">
        <w:rPr>
          <w:rFonts w:hint="eastAsia"/>
          <w:rtl/>
        </w:rPr>
        <w:t>הוא</w:t>
      </w:r>
      <w:r w:rsidR="00446BD4" w:rsidRPr="00E67C1F">
        <w:rPr>
          <w:rtl/>
        </w:rPr>
        <w:t xml:space="preserve"> אגרף את </w:t>
      </w:r>
      <w:r w:rsidR="00446BD4" w:rsidRPr="00E67C1F">
        <w:rPr>
          <w:rFonts w:hint="eastAsia"/>
          <w:rtl/>
        </w:rPr>
        <w:t>כף</w:t>
      </w:r>
      <w:r w:rsidR="00446BD4" w:rsidRPr="00E67C1F">
        <w:rPr>
          <w:rtl/>
        </w:rPr>
        <w:t xml:space="preserve"> </w:t>
      </w:r>
      <w:r w:rsidR="00446BD4" w:rsidRPr="00E67C1F">
        <w:rPr>
          <w:rFonts w:hint="eastAsia"/>
          <w:rtl/>
        </w:rPr>
        <w:t>ידו</w:t>
      </w:r>
      <w:r w:rsidR="005A6677" w:rsidRPr="00E67C1F">
        <w:rPr>
          <w:rtl/>
        </w:rPr>
        <w:t>.</w:t>
      </w:r>
      <w:r w:rsidRPr="00E67C1F">
        <w:rPr>
          <w:rtl/>
        </w:rPr>
        <w:t xml:space="preserve"> </w:t>
      </w:r>
      <w:r w:rsidR="00446BD4" w:rsidRPr="00E67C1F">
        <w:rPr>
          <w:rFonts w:hint="eastAsia"/>
          <w:rtl/>
        </w:rPr>
        <w:t>דם</w:t>
      </w:r>
      <w:r w:rsidR="00446BD4" w:rsidRPr="00E67C1F">
        <w:rPr>
          <w:rtl/>
        </w:rPr>
        <w:t xml:space="preserve"> </w:t>
      </w:r>
      <w:r w:rsidR="00446BD4" w:rsidRPr="00E67C1F">
        <w:rPr>
          <w:rFonts w:hint="eastAsia"/>
          <w:rtl/>
        </w:rPr>
        <w:t>זלג</w:t>
      </w:r>
      <w:r w:rsidR="00446BD4" w:rsidRPr="00E67C1F">
        <w:rPr>
          <w:rtl/>
        </w:rPr>
        <w:t xml:space="preserve"> </w:t>
      </w:r>
      <w:r w:rsidR="00446BD4" w:rsidRPr="00E67C1F">
        <w:rPr>
          <w:rFonts w:hint="eastAsia"/>
          <w:rtl/>
        </w:rPr>
        <w:t>מבין</w:t>
      </w:r>
      <w:r w:rsidR="00446BD4" w:rsidRPr="00E67C1F">
        <w:rPr>
          <w:rtl/>
        </w:rPr>
        <w:t xml:space="preserve"> </w:t>
      </w:r>
      <w:r w:rsidR="00446BD4" w:rsidRPr="00E67C1F">
        <w:rPr>
          <w:rFonts w:hint="eastAsia"/>
          <w:rtl/>
        </w:rPr>
        <w:t>האצבעות</w:t>
      </w:r>
      <w:r w:rsidR="00446BD4" w:rsidRPr="00E67C1F">
        <w:rPr>
          <w:rtl/>
        </w:rPr>
        <w:t xml:space="preserve"> </w:t>
      </w:r>
      <w:r w:rsidR="00446BD4" w:rsidRPr="00E67C1F">
        <w:rPr>
          <w:rFonts w:hint="eastAsia"/>
          <w:rtl/>
        </w:rPr>
        <w:t>הקמוצות</w:t>
      </w:r>
      <w:r w:rsidR="00446BD4" w:rsidRPr="00E67C1F">
        <w:rPr>
          <w:rtl/>
        </w:rPr>
        <w:t>,</w:t>
      </w:r>
      <w:r w:rsidR="002B57A0" w:rsidRPr="00E67C1F">
        <w:rPr>
          <w:rtl/>
        </w:rPr>
        <w:t xml:space="preserve"> כמו בכרזות מהפכניות ש</w:t>
      </w:r>
      <w:r w:rsidR="002B57A0" w:rsidRPr="00E67C1F">
        <w:rPr>
          <w:rFonts w:hint="eastAsia"/>
          <w:rtl/>
        </w:rPr>
        <w:t>קוראות</w:t>
      </w:r>
      <w:r w:rsidR="002B57A0" w:rsidRPr="00E67C1F">
        <w:rPr>
          <w:rtl/>
        </w:rPr>
        <w:t xml:space="preserve"> </w:t>
      </w:r>
      <w:r w:rsidR="002B57A0" w:rsidRPr="00E67C1F">
        <w:rPr>
          <w:rFonts w:hint="eastAsia"/>
          <w:rtl/>
        </w:rPr>
        <w:t>למאבק</w:t>
      </w:r>
      <w:r w:rsidR="002B57A0" w:rsidRPr="00E67C1F">
        <w:rPr>
          <w:rtl/>
        </w:rPr>
        <w:t xml:space="preserve"> </w:t>
      </w:r>
      <w:r w:rsidR="002B57A0" w:rsidRPr="00E67C1F">
        <w:rPr>
          <w:rFonts w:hint="eastAsia"/>
          <w:rtl/>
        </w:rPr>
        <w:t>בסדר</w:t>
      </w:r>
      <w:r w:rsidR="002B57A0" w:rsidRPr="00E67C1F">
        <w:rPr>
          <w:rtl/>
        </w:rPr>
        <w:t xml:space="preserve"> </w:t>
      </w:r>
      <w:r w:rsidR="002B57A0" w:rsidRPr="00E67C1F">
        <w:rPr>
          <w:rFonts w:hint="eastAsia"/>
          <w:rtl/>
        </w:rPr>
        <w:t>הישן</w:t>
      </w:r>
      <w:r w:rsidR="008C3BE6" w:rsidRPr="00E67C1F">
        <w:rPr>
          <w:rtl/>
        </w:rPr>
        <w:t xml:space="preserve"> שארקדי הכיר היטב מההיסטוריה </w:t>
      </w:r>
      <w:r w:rsidR="008C3BE6" w:rsidRPr="00E67C1F">
        <w:rPr>
          <w:rFonts w:hint="eastAsia"/>
          <w:rtl/>
        </w:rPr>
        <w:t>העקובה</w:t>
      </w:r>
      <w:r w:rsidR="008C3BE6" w:rsidRPr="00E67C1F">
        <w:rPr>
          <w:rtl/>
        </w:rPr>
        <w:t xml:space="preserve"> מדם של </w:t>
      </w:r>
      <w:r w:rsidR="008C3BE6" w:rsidRPr="00E67C1F">
        <w:rPr>
          <w:rFonts w:hint="eastAsia"/>
          <w:rtl/>
        </w:rPr>
        <w:t>מולדתו</w:t>
      </w:r>
      <w:r w:rsidR="002B57A0" w:rsidRPr="00E67C1F">
        <w:rPr>
          <w:rtl/>
        </w:rPr>
        <w:t xml:space="preserve">. </w:t>
      </w:r>
    </w:p>
    <w:p w14:paraId="0EA38E8C" w14:textId="65CF1553" w:rsidR="00283859" w:rsidRDefault="008C3BE6" w:rsidP="00C408C7">
      <w:pPr>
        <w:rPr>
          <w:rtl/>
        </w:rPr>
      </w:pPr>
      <w:r w:rsidRPr="00E67C1F">
        <w:rPr>
          <w:rFonts w:hint="eastAsia"/>
          <w:rtl/>
        </w:rPr>
        <w:t>ארקדי</w:t>
      </w:r>
      <w:r w:rsidRPr="00E67C1F">
        <w:rPr>
          <w:rtl/>
        </w:rPr>
        <w:t xml:space="preserve"> תפס את </w:t>
      </w:r>
      <w:r w:rsidRPr="00E67C1F">
        <w:rPr>
          <w:rFonts w:hint="eastAsia"/>
          <w:rtl/>
        </w:rPr>
        <w:t>האגרוף</w:t>
      </w:r>
      <w:r w:rsidRPr="00E67C1F">
        <w:rPr>
          <w:rtl/>
        </w:rPr>
        <w:t xml:space="preserve"> </w:t>
      </w:r>
      <w:r w:rsidR="00C408C7" w:rsidRPr="00E67C1F">
        <w:rPr>
          <w:rFonts w:hint="eastAsia"/>
          <w:rtl/>
        </w:rPr>
        <w:t>הרטוב</w:t>
      </w:r>
      <w:r w:rsidR="00C408C7" w:rsidRPr="00E67C1F">
        <w:rPr>
          <w:rtl/>
        </w:rPr>
        <w:t>, החלקלק</w:t>
      </w:r>
      <w:r w:rsidR="004F389B">
        <w:rPr>
          <w:rFonts w:hint="cs"/>
          <w:rtl/>
        </w:rPr>
        <w:t>,</w:t>
      </w:r>
      <w:r w:rsidR="00C408C7" w:rsidRPr="00E67C1F">
        <w:rPr>
          <w:rtl/>
        </w:rPr>
        <w:t xml:space="preserve"> </w:t>
      </w:r>
      <w:r w:rsidRPr="00E67C1F">
        <w:rPr>
          <w:rFonts w:hint="eastAsia"/>
          <w:rtl/>
        </w:rPr>
        <w:t>ופתח</w:t>
      </w:r>
      <w:r w:rsidRPr="00E67C1F">
        <w:rPr>
          <w:rtl/>
        </w:rPr>
        <w:t xml:space="preserve"> </w:t>
      </w:r>
      <w:r w:rsidRPr="00E67C1F">
        <w:rPr>
          <w:rFonts w:hint="eastAsia"/>
          <w:rtl/>
        </w:rPr>
        <w:t>אותו</w:t>
      </w:r>
      <w:r w:rsidR="00C408C7" w:rsidRPr="00E67C1F">
        <w:rPr>
          <w:rtl/>
        </w:rPr>
        <w:t xml:space="preserve"> – הוא רק נגע בו והאגרוף נפתח מעצמו</w:t>
      </w:r>
      <w:r w:rsidRPr="00E67C1F">
        <w:rPr>
          <w:rtl/>
        </w:rPr>
        <w:t xml:space="preserve">. </w:t>
      </w:r>
      <w:r w:rsidR="00283859" w:rsidRPr="00283859">
        <w:rPr>
          <w:rFonts w:cs="Times New Roman"/>
          <w:rtl/>
        </w:rPr>
        <w:t xml:space="preserve">לפי אופן זליגת הדם </w:t>
      </w:r>
      <w:r w:rsidR="00C408C7" w:rsidRPr="00E67C1F">
        <w:rPr>
          <w:rFonts w:hint="eastAsia"/>
          <w:rtl/>
        </w:rPr>
        <w:t>הוא</w:t>
      </w:r>
      <w:r w:rsidR="00C408C7" w:rsidRPr="00E67C1F">
        <w:rPr>
          <w:rtl/>
        </w:rPr>
        <w:t xml:space="preserve"> </w:t>
      </w:r>
      <w:r w:rsidR="00C408C7" w:rsidRPr="00E67C1F">
        <w:rPr>
          <w:rFonts w:hint="eastAsia"/>
          <w:rtl/>
        </w:rPr>
        <w:t>חשד</w:t>
      </w:r>
      <w:r w:rsidR="00C408C7" w:rsidRPr="00E67C1F">
        <w:rPr>
          <w:rtl/>
        </w:rPr>
        <w:t xml:space="preserve"> </w:t>
      </w:r>
      <w:r w:rsidR="00C408C7" w:rsidRPr="00E67C1F">
        <w:rPr>
          <w:rFonts w:hint="eastAsia"/>
          <w:rtl/>
        </w:rPr>
        <w:t>כי</w:t>
      </w:r>
      <w:r w:rsidRPr="00E67C1F">
        <w:rPr>
          <w:rtl/>
        </w:rPr>
        <w:t xml:space="preserve"> נותרו שברי זכוכית </w:t>
      </w:r>
      <w:r w:rsidR="00F21233">
        <w:rPr>
          <w:rFonts w:hint="cs"/>
          <w:rtl/>
        </w:rPr>
        <w:t>ב</w:t>
      </w:r>
      <w:r w:rsidRPr="00E67C1F">
        <w:rPr>
          <w:rFonts w:hint="eastAsia"/>
          <w:rtl/>
        </w:rPr>
        <w:t>חת</w:t>
      </w:r>
      <w:r w:rsidR="00C408C7" w:rsidRPr="00E67C1F">
        <w:rPr>
          <w:rFonts w:hint="eastAsia"/>
          <w:rtl/>
        </w:rPr>
        <w:t>ך</w:t>
      </w:r>
      <w:r w:rsidR="00C408C7" w:rsidRPr="00E67C1F">
        <w:rPr>
          <w:rtl/>
        </w:rPr>
        <w:t>.</w:t>
      </w:r>
      <w:r w:rsidRPr="00E67C1F">
        <w:rPr>
          <w:rtl/>
        </w:rPr>
        <w:t xml:space="preserve"> </w:t>
      </w:r>
      <w:r w:rsidR="00145060" w:rsidRPr="004F389B">
        <w:rPr>
          <w:rFonts w:hint="cs"/>
          <w:color w:val="A6A6A6" w:themeColor="background1" w:themeShade="A6"/>
          <w:rtl/>
        </w:rPr>
        <w:t>[</w:t>
      </w:r>
      <w:r w:rsidRPr="004F389B">
        <w:rPr>
          <w:color w:val="A6A6A6" w:themeColor="background1" w:themeShade="A6"/>
          <w:rtl/>
        </w:rPr>
        <w:t>אלכס עוד רצה לאמר משהו וארקדי כאילו מונע זאת ממנו.</w:t>
      </w:r>
      <w:r w:rsidR="007C6C27" w:rsidRPr="004F389B">
        <w:rPr>
          <w:color w:val="A6A6A6" w:themeColor="background1" w:themeShade="A6"/>
          <w:rtl/>
        </w:rPr>
        <w:t xml:space="preserve"> הוא הדליק אור – </w:t>
      </w:r>
      <w:r w:rsidR="00C408C7" w:rsidRPr="004F389B">
        <w:rPr>
          <w:rFonts w:hint="eastAsia"/>
          <w:color w:val="A6A6A6" w:themeColor="background1" w:themeShade="A6"/>
          <w:rtl/>
        </w:rPr>
        <w:t>מתחת</w:t>
      </w:r>
      <w:r w:rsidR="00C408C7" w:rsidRPr="004F389B">
        <w:rPr>
          <w:color w:val="A6A6A6" w:themeColor="background1" w:themeShade="A6"/>
          <w:rtl/>
        </w:rPr>
        <w:t xml:space="preserve"> </w:t>
      </w:r>
      <w:r w:rsidR="00C408C7" w:rsidRPr="004F389B">
        <w:rPr>
          <w:rFonts w:hint="eastAsia"/>
          <w:color w:val="A6A6A6" w:themeColor="background1" w:themeShade="A6"/>
          <w:rtl/>
        </w:rPr>
        <w:t>ל</w:t>
      </w:r>
      <w:r w:rsidR="007C6C27" w:rsidRPr="004F389B">
        <w:rPr>
          <w:rFonts w:hint="eastAsia"/>
          <w:color w:val="A6A6A6" w:themeColor="background1" w:themeShade="A6"/>
          <w:rtl/>
        </w:rPr>
        <w:t>ארונות</w:t>
      </w:r>
      <w:r w:rsidR="007C6C27" w:rsidRPr="004F389B">
        <w:rPr>
          <w:color w:val="A6A6A6" w:themeColor="background1" w:themeShade="A6"/>
          <w:rtl/>
        </w:rPr>
        <w:t xml:space="preserve"> </w:t>
      </w:r>
      <w:r w:rsidR="007C6C27" w:rsidRPr="004F389B">
        <w:rPr>
          <w:rFonts w:hint="eastAsia"/>
          <w:color w:val="A6A6A6" w:themeColor="background1" w:themeShade="A6"/>
          <w:rtl/>
        </w:rPr>
        <w:t>המטבח</w:t>
      </w:r>
      <w:r w:rsidR="007C6C27" w:rsidRPr="004F389B">
        <w:rPr>
          <w:color w:val="A6A6A6" w:themeColor="background1" w:themeShade="A6"/>
          <w:rtl/>
        </w:rPr>
        <w:t xml:space="preserve"> </w:t>
      </w:r>
      <w:r w:rsidR="007C6C27" w:rsidRPr="004F389B">
        <w:rPr>
          <w:rFonts w:hint="eastAsia"/>
          <w:color w:val="A6A6A6" w:themeColor="background1" w:themeShade="A6"/>
          <w:rtl/>
        </w:rPr>
        <w:t>העליונים</w:t>
      </w:r>
      <w:r w:rsidR="007C6C27" w:rsidRPr="004F389B">
        <w:rPr>
          <w:color w:val="A6A6A6" w:themeColor="background1" w:themeShade="A6"/>
          <w:rtl/>
        </w:rPr>
        <w:t xml:space="preserve"> </w:t>
      </w:r>
      <w:r w:rsidR="001C5A04" w:rsidRPr="004F389B">
        <w:rPr>
          <w:rFonts w:hint="eastAsia"/>
          <w:color w:val="A6A6A6" w:themeColor="background1" w:themeShade="A6"/>
          <w:rtl/>
        </w:rPr>
        <w:t>הייתה</w:t>
      </w:r>
      <w:r w:rsidR="007C6C27" w:rsidRPr="004F389B">
        <w:rPr>
          <w:color w:val="A6A6A6" w:themeColor="background1" w:themeShade="A6"/>
          <w:rtl/>
        </w:rPr>
        <w:t xml:space="preserve"> </w:t>
      </w:r>
      <w:r w:rsidR="007C6C27" w:rsidRPr="004F389B">
        <w:rPr>
          <w:rFonts w:hint="eastAsia"/>
          <w:color w:val="A6A6A6" w:themeColor="background1" w:themeShade="A6"/>
          <w:rtl/>
        </w:rPr>
        <w:t>שור</w:t>
      </w:r>
      <w:r w:rsidR="00C408C7" w:rsidRPr="004F389B">
        <w:rPr>
          <w:rFonts w:hint="eastAsia"/>
          <w:color w:val="A6A6A6" w:themeColor="background1" w:themeShade="A6"/>
          <w:rtl/>
        </w:rPr>
        <w:t>ת</w:t>
      </w:r>
      <w:r w:rsidR="007C6C27" w:rsidRPr="004F389B">
        <w:rPr>
          <w:color w:val="A6A6A6" w:themeColor="background1" w:themeShade="A6"/>
          <w:rtl/>
        </w:rPr>
        <w:t xml:space="preserve"> נורות </w:t>
      </w:r>
      <w:r w:rsidR="00C408C7" w:rsidRPr="004F389B">
        <w:rPr>
          <w:rFonts w:hint="eastAsia"/>
          <w:color w:val="A6A6A6" w:themeColor="background1" w:themeShade="A6"/>
          <w:rtl/>
        </w:rPr>
        <w:t>ניאון</w:t>
      </w:r>
      <w:r w:rsidR="00C408C7" w:rsidRPr="004F389B">
        <w:rPr>
          <w:color w:val="A6A6A6" w:themeColor="background1" w:themeShade="A6"/>
          <w:rtl/>
        </w:rPr>
        <w:t xml:space="preserve"> קטנות </w:t>
      </w:r>
      <w:r w:rsidR="007C6C27" w:rsidRPr="004F389B">
        <w:rPr>
          <w:rFonts w:hint="eastAsia"/>
          <w:color w:val="A6A6A6" w:themeColor="background1" w:themeShade="A6"/>
          <w:rtl/>
        </w:rPr>
        <w:t>ש</w:t>
      </w:r>
      <w:r w:rsidR="00AF52EC" w:rsidRPr="004F389B">
        <w:rPr>
          <w:rFonts w:hint="eastAsia"/>
          <w:color w:val="A6A6A6" w:themeColor="background1" w:themeShade="A6"/>
          <w:rtl/>
        </w:rPr>
        <w:t>דיירים</w:t>
      </w:r>
      <w:r w:rsidR="007C6C27" w:rsidRPr="004F389B">
        <w:rPr>
          <w:color w:val="A6A6A6" w:themeColor="background1" w:themeShade="A6"/>
          <w:rtl/>
        </w:rPr>
        <w:t xml:space="preserve"> קודמים הרכיבו, והוא הדליק אחת מהן </w:t>
      </w:r>
      <w:r w:rsidR="007C6C27" w:rsidRPr="004F389B">
        <w:rPr>
          <w:rFonts w:hint="eastAsia"/>
          <w:color w:val="A6A6A6" w:themeColor="background1" w:themeShade="A6"/>
          <w:rtl/>
        </w:rPr>
        <w:t>ו</w:t>
      </w:r>
      <w:r w:rsidR="00375ED1" w:rsidRPr="004F389B">
        <w:rPr>
          <w:rFonts w:hint="eastAsia"/>
          <w:color w:val="A6A6A6" w:themeColor="background1" w:themeShade="A6"/>
          <w:rtl/>
        </w:rPr>
        <w:t>פתח</w:t>
      </w:r>
      <w:r w:rsidR="00375ED1" w:rsidRPr="004F389B">
        <w:rPr>
          <w:color w:val="A6A6A6" w:themeColor="background1" w:themeShade="A6"/>
          <w:rtl/>
        </w:rPr>
        <w:t xml:space="preserve"> </w:t>
      </w:r>
      <w:r w:rsidR="00375ED1" w:rsidRPr="004F389B">
        <w:rPr>
          <w:rFonts w:hint="eastAsia"/>
          <w:color w:val="A6A6A6" w:themeColor="background1" w:themeShade="A6"/>
          <w:rtl/>
        </w:rPr>
        <w:t>זרם</w:t>
      </w:r>
      <w:r w:rsidR="00C408C7" w:rsidRPr="004F389B">
        <w:rPr>
          <w:color w:val="A6A6A6" w:themeColor="background1" w:themeShade="A6"/>
          <w:rtl/>
        </w:rPr>
        <w:t xml:space="preserve"> מים</w:t>
      </w:r>
      <w:r w:rsidR="00375ED1" w:rsidRPr="004F389B">
        <w:rPr>
          <w:color w:val="A6A6A6" w:themeColor="background1" w:themeShade="A6"/>
          <w:rtl/>
        </w:rPr>
        <w:t xml:space="preserve"> חזק</w:t>
      </w:r>
      <w:r w:rsidR="00C90C6C" w:rsidRPr="004F389B">
        <w:rPr>
          <w:color w:val="A6A6A6" w:themeColor="background1" w:themeShade="A6"/>
          <w:rtl/>
        </w:rPr>
        <w:t xml:space="preserve"> מאוד </w:t>
      </w:r>
      <w:r w:rsidR="00F542DF" w:rsidRPr="004F389B">
        <w:rPr>
          <w:rFonts w:hint="eastAsia"/>
          <w:color w:val="A6A6A6" w:themeColor="background1" w:themeShade="A6"/>
          <w:rtl/>
        </w:rPr>
        <w:t>ושטף</w:t>
      </w:r>
      <w:r w:rsidR="00C408C7" w:rsidRPr="004F389B">
        <w:rPr>
          <w:color w:val="A6A6A6" w:themeColor="background1" w:themeShade="A6"/>
          <w:rtl/>
        </w:rPr>
        <w:t>.</w:t>
      </w:r>
      <w:r w:rsidR="00145060" w:rsidRPr="004F389B">
        <w:rPr>
          <w:rFonts w:hint="cs"/>
          <w:color w:val="A6A6A6" w:themeColor="background1" w:themeShade="A6"/>
          <w:rtl/>
        </w:rPr>
        <w:t>]</w:t>
      </w:r>
      <w:r w:rsidR="00F542DF" w:rsidRPr="00E67C1F">
        <w:rPr>
          <w:rtl/>
        </w:rPr>
        <w:t xml:space="preserve"> אלכס היה כנוע לגמרי בידיו, כמו פעם</w:t>
      </w:r>
      <w:r w:rsidR="00C408C7" w:rsidRPr="00E67C1F">
        <w:rPr>
          <w:rtl/>
        </w:rPr>
        <w:t>,</w:t>
      </w:r>
      <w:r w:rsidR="00F542DF" w:rsidRPr="00E67C1F">
        <w:rPr>
          <w:rtl/>
        </w:rPr>
        <w:t xml:space="preserve"> </w:t>
      </w:r>
      <w:r w:rsidR="00283859" w:rsidRPr="00283859">
        <w:rPr>
          <w:rFonts w:cs="Times New Roman"/>
          <w:rtl/>
        </w:rPr>
        <w:t xml:space="preserve">נראה </w:t>
      </w:r>
      <w:r w:rsidR="00283859">
        <w:rPr>
          <w:rFonts w:cs="Times New Roman" w:hint="cs"/>
          <w:rtl/>
        </w:rPr>
        <w:t>ש</w:t>
      </w:r>
      <w:r w:rsidR="00283859" w:rsidRPr="00283859">
        <w:rPr>
          <w:rFonts w:cs="Times New Roman"/>
          <w:rtl/>
        </w:rPr>
        <w:t>עדיין</w:t>
      </w:r>
      <w:r w:rsidR="00F542DF" w:rsidRPr="00E67C1F">
        <w:rPr>
          <w:rtl/>
        </w:rPr>
        <w:t xml:space="preserve"> סמך על א</w:t>
      </w:r>
      <w:r w:rsidR="00F542DF" w:rsidRPr="00E67C1F">
        <w:rPr>
          <w:rFonts w:hint="eastAsia"/>
          <w:rtl/>
        </w:rPr>
        <w:t>רקדי</w:t>
      </w:r>
      <w:r w:rsidR="00F542DF" w:rsidRPr="00E67C1F">
        <w:rPr>
          <w:rtl/>
        </w:rPr>
        <w:t xml:space="preserve"> שי</w:t>
      </w:r>
      <w:r w:rsidR="000A395C">
        <w:rPr>
          <w:rFonts w:hint="cs"/>
          <w:rtl/>
        </w:rPr>
        <w:t xml:space="preserve">ושיע </w:t>
      </w:r>
      <w:r w:rsidR="00F542DF" w:rsidRPr="00E67C1F">
        <w:rPr>
          <w:rtl/>
        </w:rPr>
        <w:t>אותו או יתקן או יטהר – לא ברור למה ציפה</w:t>
      </w:r>
      <w:r w:rsidR="004F389B">
        <w:rPr>
          <w:rFonts w:hint="cs"/>
          <w:rtl/>
        </w:rPr>
        <w:t>,</w:t>
      </w:r>
      <w:r w:rsidR="00F542DF" w:rsidRPr="00E67C1F">
        <w:rPr>
          <w:rtl/>
        </w:rPr>
        <w:t xml:space="preserve"> אבל ארקדי חש </w:t>
      </w:r>
      <w:r w:rsidR="00CD2DFD" w:rsidRPr="00E67C1F">
        <w:rPr>
          <w:rFonts w:hint="eastAsia"/>
          <w:rtl/>
        </w:rPr>
        <w:t>ש</w:t>
      </w:r>
      <w:r w:rsidR="006F0ECB" w:rsidRPr="006F0ECB">
        <w:rPr>
          <w:rFonts w:cs="Times New Roman"/>
          <w:rtl/>
        </w:rPr>
        <w:t xml:space="preserve">אם אלכס משוכנע בכך, אזי </w:t>
      </w:r>
      <w:r w:rsidR="00283859" w:rsidRPr="00283859">
        <w:rPr>
          <w:rFonts w:cs="Times New Roman"/>
          <w:rtl/>
        </w:rPr>
        <w:t xml:space="preserve">בכוחו </w:t>
      </w:r>
      <w:r w:rsidR="006F0ECB" w:rsidRPr="006F0ECB">
        <w:rPr>
          <w:rFonts w:cs="Times New Roman"/>
          <w:rtl/>
        </w:rPr>
        <w:t xml:space="preserve">של ארקדי </w:t>
      </w:r>
      <w:r w:rsidR="00283859" w:rsidRPr="00283859">
        <w:rPr>
          <w:rFonts w:cs="Times New Roman"/>
          <w:rtl/>
        </w:rPr>
        <w:t>לבצע זאת</w:t>
      </w:r>
      <w:r w:rsidR="00283859">
        <w:rPr>
          <w:rFonts w:hint="cs"/>
          <w:rtl/>
        </w:rPr>
        <w:t>.</w:t>
      </w:r>
      <w:r w:rsidR="00C408C7" w:rsidRPr="00E67C1F">
        <w:rPr>
          <w:rtl/>
        </w:rPr>
        <w:t xml:space="preserve"> [</w:t>
      </w:r>
      <w:r w:rsidR="00C408C7" w:rsidRPr="00E67C1F">
        <w:t>conviction</w:t>
      </w:r>
      <w:r w:rsidR="00C408C7" w:rsidRPr="00E67C1F">
        <w:rPr>
          <w:rtl/>
        </w:rPr>
        <w:t>]</w:t>
      </w:r>
      <w:r w:rsidR="00CD2DFD" w:rsidRPr="00E67C1F">
        <w:rPr>
          <w:rtl/>
        </w:rPr>
        <w:t xml:space="preserve"> </w:t>
      </w:r>
    </w:p>
    <w:p w14:paraId="4E4294F6" w14:textId="3D8A3E2C" w:rsidR="00CB1236" w:rsidRPr="00E67C1F" w:rsidRDefault="00CB1236" w:rsidP="00C408C7">
      <w:pPr>
        <w:rPr>
          <w:rtl/>
        </w:rPr>
      </w:pPr>
      <w:r w:rsidRPr="00E67C1F">
        <w:rPr>
          <w:rtl/>
        </w:rPr>
        <w:lastRenderedPageBreak/>
        <w:t>כן</w:t>
      </w:r>
      <w:r w:rsidR="006F0ECB">
        <w:rPr>
          <w:rFonts w:hint="cs"/>
          <w:rtl/>
        </w:rPr>
        <w:t>,</w:t>
      </w:r>
      <w:r w:rsidRPr="00E67C1F">
        <w:rPr>
          <w:rtl/>
        </w:rPr>
        <w:t xml:space="preserve"> הנה ה</w:t>
      </w:r>
      <w:r w:rsidRPr="00E67C1F">
        <w:rPr>
          <w:rFonts w:hint="eastAsia"/>
          <w:rtl/>
        </w:rPr>
        <w:t>ם</w:t>
      </w:r>
      <w:r w:rsidRPr="00E67C1F">
        <w:rPr>
          <w:rtl/>
        </w:rPr>
        <w:t xml:space="preserve">, </w:t>
      </w:r>
      <w:r w:rsidRPr="00E67C1F">
        <w:rPr>
          <w:rFonts w:hint="eastAsia"/>
          <w:rtl/>
        </w:rPr>
        <w:t>שני</w:t>
      </w:r>
      <w:r w:rsidRPr="00E67C1F">
        <w:rPr>
          <w:rtl/>
        </w:rPr>
        <w:t xml:space="preserve"> </w:t>
      </w:r>
      <w:r w:rsidRPr="00E67C1F">
        <w:rPr>
          <w:rFonts w:hint="eastAsia"/>
          <w:rtl/>
        </w:rPr>
        <w:t>רסיסי</w:t>
      </w:r>
      <w:r w:rsidR="007A41CF" w:rsidRPr="00E67C1F">
        <w:rPr>
          <w:rFonts w:hint="eastAsia"/>
          <w:rtl/>
        </w:rPr>
        <w:t>ם</w:t>
      </w:r>
      <w:r w:rsidRPr="00E67C1F">
        <w:rPr>
          <w:rtl/>
        </w:rPr>
        <w:t xml:space="preserve"> שנתקעו עמוק</w:t>
      </w:r>
      <w:r w:rsidR="00352290">
        <w:rPr>
          <w:rtl/>
        </w:rPr>
        <w:t xml:space="preserve"> מאוד.</w:t>
      </w:r>
      <w:r w:rsidRPr="00E67C1F">
        <w:rPr>
          <w:rtl/>
        </w:rPr>
        <w:t xml:space="preserve"> הוא לקח שוב את הסכין – היה עדיף לחטא אותה קודם, עם המון אלכוהול, </w:t>
      </w:r>
      <w:r w:rsidR="00C408C7" w:rsidRPr="00E67C1F">
        <w:rPr>
          <w:rFonts w:hint="eastAsia"/>
          <w:rtl/>
        </w:rPr>
        <w:t>או</w:t>
      </w:r>
      <w:r w:rsidR="00C408C7" w:rsidRPr="00E67C1F">
        <w:rPr>
          <w:rtl/>
        </w:rPr>
        <w:t xml:space="preserve"> </w:t>
      </w:r>
      <w:r w:rsidR="00C408C7" w:rsidRPr="00E67C1F">
        <w:rPr>
          <w:rFonts w:hint="eastAsia"/>
          <w:rtl/>
        </w:rPr>
        <w:t>להבת</w:t>
      </w:r>
      <w:r w:rsidR="00C408C7" w:rsidRPr="00E67C1F">
        <w:rPr>
          <w:rtl/>
        </w:rPr>
        <w:t xml:space="preserve"> </w:t>
      </w:r>
      <w:r w:rsidR="00C408C7" w:rsidRPr="00E67C1F">
        <w:rPr>
          <w:rFonts w:hint="eastAsia"/>
          <w:rtl/>
        </w:rPr>
        <w:t>אש</w:t>
      </w:r>
      <w:r w:rsidR="00C408C7" w:rsidRPr="00E67C1F">
        <w:rPr>
          <w:rtl/>
        </w:rPr>
        <w:t xml:space="preserve">, </w:t>
      </w:r>
      <w:r w:rsidRPr="00E67C1F">
        <w:rPr>
          <w:rFonts w:hint="eastAsia"/>
          <w:rtl/>
        </w:rPr>
        <w:t>ובכל</w:t>
      </w:r>
      <w:r w:rsidRPr="00E67C1F">
        <w:rPr>
          <w:rtl/>
        </w:rPr>
        <w:t xml:space="preserve"> </w:t>
      </w:r>
      <w:r w:rsidRPr="00E67C1F">
        <w:rPr>
          <w:rFonts w:hint="eastAsia"/>
          <w:rtl/>
        </w:rPr>
        <w:t>זאת</w:t>
      </w:r>
      <w:r w:rsidRPr="00E67C1F">
        <w:rPr>
          <w:rtl/>
        </w:rPr>
        <w:t xml:space="preserve"> </w:t>
      </w:r>
      <w:r w:rsidRPr="00E67C1F">
        <w:rPr>
          <w:rFonts w:hint="eastAsia"/>
          <w:rtl/>
        </w:rPr>
        <w:t>אלכס</w:t>
      </w:r>
      <w:r w:rsidRPr="00E67C1F">
        <w:rPr>
          <w:rtl/>
        </w:rPr>
        <w:t xml:space="preserve"> </w:t>
      </w:r>
      <w:r w:rsidR="00F21233" w:rsidRPr="00F21233">
        <w:rPr>
          <w:rFonts w:cs="Times New Roman"/>
          <w:rtl/>
        </w:rPr>
        <w:t>הניח</w:t>
      </w:r>
      <w:r w:rsidRPr="00E67C1F">
        <w:rPr>
          <w:rtl/>
        </w:rPr>
        <w:t xml:space="preserve"> </w:t>
      </w:r>
      <w:r w:rsidRPr="00E67C1F">
        <w:rPr>
          <w:rFonts w:hint="eastAsia"/>
          <w:rtl/>
        </w:rPr>
        <w:t>לו</w:t>
      </w:r>
      <w:r w:rsidRPr="00E67C1F">
        <w:rPr>
          <w:rtl/>
        </w:rPr>
        <w:t xml:space="preserve"> </w:t>
      </w:r>
      <w:r w:rsidR="00145060">
        <w:rPr>
          <w:rFonts w:hint="cs"/>
          <w:rtl/>
        </w:rPr>
        <w:t>ל</w:t>
      </w:r>
      <w:r w:rsidRPr="00E67C1F">
        <w:rPr>
          <w:rFonts w:hint="eastAsia"/>
          <w:rtl/>
        </w:rPr>
        <w:t>עשות</w:t>
      </w:r>
      <w:r w:rsidRPr="00E67C1F">
        <w:rPr>
          <w:rtl/>
        </w:rPr>
        <w:t xml:space="preserve"> </w:t>
      </w:r>
      <w:r w:rsidR="000A395C" w:rsidRPr="000A395C">
        <w:rPr>
          <w:rFonts w:cs="Times New Roman"/>
          <w:rtl/>
        </w:rPr>
        <w:t>בו כרצונו</w:t>
      </w:r>
      <w:r w:rsidRPr="00E67C1F">
        <w:rPr>
          <w:rtl/>
        </w:rPr>
        <w:t xml:space="preserve">, </w:t>
      </w:r>
      <w:r w:rsidRPr="00E67C1F">
        <w:rPr>
          <w:rFonts w:hint="eastAsia"/>
          <w:rtl/>
        </w:rPr>
        <w:t>לקרב</w:t>
      </w:r>
      <w:r w:rsidRPr="00E67C1F">
        <w:rPr>
          <w:rtl/>
        </w:rPr>
        <w:t xml:space="preserve"> </w:t>
      </w:r>
      <w:r w:rsidRPr="00E67C1F">
        <w:rPr>
          <w:rFonts w:hint="eastAsia"/>
          <w:rtl/>
        </w:rPr>
        <w:t>את</w:t>
      </w:r>
      <w:r w:rsidRPr="00E67C1F">
        <w:rPr>
          <w:rtl/>
        </w:rPr>
        <w:t xml:space="preserve"> </w:t>
      </w:r>
      <w:r w:rsidRPr="00E67C1F">
        <w:rPr>
          <w:rFonts w:hint="eastAsia"/>
          <w:rtl/>
        </w:rPr>
        <w:t>קצה</w:t>
      </w:r>
      <w:r w:rsidRPr="00E67C1F">
        <w:rPr>
          <w:rtl/>
        </w:rPr>
        <w:t xml:space="preserve"> </w:t>
      </w:r>
      <w:r w:rsidRPr="00E67C1F">
        <w:rPr>
          <w:rFonts w:hint="eastAsia"/>
          <w:rtl/>
        </w:rPr>
        <w:t>הסכין</w:t>
      </w:r>
      <w:r w:rsidRPr="00E67C1F">
        <w:rPr>
          <w:rtl/>
        </w:rPr>
        <w:t xml:space="preserve"> </w:t>
      </w:r>
      <w:r w:rsidRPr="00E67C1F">
        <w:rPr>
          <w:rFonts w:hint="eastAsia"/>
          <w:rtl/>
        </w:rPr>
        <w:t>הבלתי</w:t>
      </w:r>
      <w:r w:rsidRPr="00E67C1F">
        <w:rPr>
          <w:rtl/>
        </w:rPr>
        <w:t xml:space="preserve"> </w:t>
      </w:r>
      <w:r w:rsidRPr="00E67C1F">
        <w:rPr>
          <w:rFonts w:hint="eastAsia"/>
          <w:rtl/>
        </w:rPr>
        <w:t>מחוטא</w:t>
      </w:r>
      <w:r w:rsidRPr="00E67C1F">
        <w:rPr>
          <w:rtl/>
        </w:rPr>
        <w:t xml:space="preserve"> לתוך הבש</w:t>
      </w:r>
      <w:r w:rsidRPr="00E67C1F">
        <w:rPr>
          <w:rFonts w:hint="eastAsia"/>
          <w:rtl/>
        </w:rPr>
        <w:t>ר</w:t>
      </w:r>
      <w:r w:rsidRPr="00E67C1F">
        <w:rPr>
          <w:rtl/>
        </w:rPr>
        <w:t xml:space="preserve"> </w:t>
      </w:r>
      <w:r w:rsidRPr="00E67C1F">
        <w:rPr>
          <w:rFonts w:hint="eastAsia"/>
          <w:rtl/>
        </w:rPr>
        <w:t>החשוף</w:t>
      </w:r>
      <w:r w:rsidRPr="00E67C1F">
        <w:rPr>
          <w:rtl/>
        </w:rPr>
        <w:t xml:space="preserve">. </w:t>
      </w:r>
      <w:r w:rsidR="00145060">
        <w:rPr>
          <w:rFonts w:hint="cs"/>
          <w:rtl/>
        </w:rPr>
        <w:t>כש</w:t>
      </w:r>
      <w:r w:rsidR="00C408C7" w:rsidRPr="00E67C1F">
        <w:rPr>
          <w:rtl/>
        </w:rPr>
        <w:t xml:space="preserve">קצה הלהב </w:t>
      </w:r>
      <w:r w:rsidR="00145060">
        <w:rPr>
          <w:rFonts w:hint="cs"/>
          <w:rtl/>
        </w:rPr>
        <w:t xml:space="preserve">ננעץ וחיטט </w:t>
      </w:r>
      <w:r w:rsidR="00C408C7" w:rsidRPr="00E67C1F">
        <w:rPr>
          <w:rtl/>
        </w:rPr>
        <w:t>בב</w:t>
      </w:r>
      <w:r w:rsidR="00C408C7" w:rsidRPr="00E67C1F">
        <w:rPr>
          <w:rFonts w:hint="eastAsia"/>
          <w:rtl/>
        </w:rPr>
        <w:t>שרו</w:t>
      </w:r>
      <w:r w:rsidRPr="00E67C1F">
        <w:rPr>
          <w:rtl/>
        </w:rPr>
        <w:t xml:space="preserve"> אלכס </w:t>
      </w:r>
      <w:r w:rsidR="00C408C7" w:rsidRPr="00E67C1F">
        <w:rPr>
          <w:rFonts w:hint="eastAsia"/>
          <w:rtl/>
        </w:rPr>
        <w:t>אמר</w:t>
      </w:r>
      <w:r w:rsidR="00C408C7" w:rsidRPr="00E67C1F">
        <w:rPr>
          <w:rtl/>
        </w:rPr>
        <w:t xml:space="preserve">, </w:t>
      </w:r>
      <w:r w:rsidRPr="00E67C1F">
        <w:rPr>
          <w:rtl/>
        </w:rPr>
        <w:t>"</w:t>
      </w:r>
      <w:r w:rsidRPr="00E67C1F">
        <w:rPr>
          <w:rFonts w:hint="eastAsia"/>
          <w:rtl/>
        </w:rPr>
        <w:t>בתור</w:t>
      </w:r>
      <w:r w:rsidRPr="00E67C1F">
        <w:rPr>
          <w:rtl/>
        </w:rPr>
        <w:t xml:space="preserve"> נשק, </w:t>
      </w:r>
      <w:r w:rsidR="00EE07B4" w:rsidRPr="00E67C1F">
        <w:rPr>
          <w:rFonts w:hint="eastAsia"/>
          <w:rtl/>
        </w:rPr>
        <w:t>ה</w:t>
      </w:r>
      <w:r w:rsidR="005D5D82" w:rsidRPr="00E67C1F">
        <w:rPr>
          <w:rFonts w:hint="eastAsia"/>
          <w:rtl/>
        </w:rPr>
        <w:t>סכין</w:t>
      </w:r>
      <w:r w:rsidR="00EE07B4" w:rsidRPr="00E67C1F">
        <w:rPr>
          <w:rtl/>
        </w:rPr>
        <w:t xml:space="preserve"> נגיש</w:t>
      </w:r>
      <w:r w:rsidR="00352290">
        <w:rPr>
          <w:rtl/>
        </w:rPr>
        <w:t xml:space="preserve"> מאוד.</w:t>
      </w:r>
      <w:r w:rsidRPr="00E67C1F">
        <w:rPr>
          <w:rtl/>
        </w:rPr>
        <w:t>"</w:t>
      </w:r>
    </w:p>
    <w:p w14:paraId="08132387" w14:textId="1529AF08" w:rsidR="00CB1236" w:rsidRPr="00E67C1F" w:rsidRDefault="00CB1236" w:rsidP="005D5D82">
      <w:pPr>
        <w:rPr>
          <w:rtl/>
        </w:rPr>
      </w:pPr>
      <w:r w:rsidRPr="00E67C1F">
        <w:rPr>
          <w:rtl/>
        </w:rPr>
        <w:t xml:space="preserve">"סכין </w:t>
      </w:r>
      <w:r w:rsidRPr="00E67C1F">
        <w:rPr>
          <w:rFonts w:hint="eastAsia"/>
          <w:rtl/>
        </w:rPr>
        <w:t>זה</w:t>
      </w:r>
      <w:r w:rsidRPr="00E67C1F">
        <w:rPr>
          <w:rtl/>
        </w:rPr>
        <w:t xml:space="preserve"> </w:t>
      </w:r>
      <w:r w:rsidRPr="00E67C1F">
        <w:rPr>
          <w:rFonts w:hint="eastAsia"/>
          <w:rtl/>
        </w:rPr>
        <w:t>נקבה</w:t>
      </w:r>
      <w:r w:rsidRPr="00E67C1F">
        <w:rPr>
          <w:rtl/>
        </w:rPr>
        <w:t xml:space="preserve">," </w:t>
      </w:r>
      <w:r w:rsidRPr="00E67C1F">
        <w:rPr>
          <w:rFonts w:hint="eastAsia"/>
          <w:rtl/>
        </w:rPr>
        <w:t>ארקדי</w:t>
      </w:r>
      <w:r w:rsidRPr="00E67C1F">
        <w:rPr>
          <w:rtl/>
        </w:rPr>
        <w:t xml:space="preserve"> </w:t>
      </w:r>
      <w:r w:rsidRPr="00E67C1F">
        <w:rPr>
          <w:rFonts w:hint="eastAsia"/>
          <w:rtl/>
        </w:rPr>
        <w:t>אמר</w:t>
      </w:r>
      <w:r w:rsidR="00E3438C" w:rsidRPr="00E3438C">
        <w:rPr>
          <w:rFonts w:cs="Times New Roman"/>
          <w:rtl/>
        </w:rPr>
        <w:t xml:space="preserve">, אף שלא היה בטוח בכך כלל – </w:t>
      </w:r>
      <w:r w:rsidR="00AD3B37">
        <w:rPr>
          <w:rFonts w:cs="Times New Roman" w:hint="cs"/>
          <w:rtl/>
        </w:rPr>
        <w:t>[</w:t>
      </w:r>
      <w:r w:rsidR="00E3438C" w:rsidRPr="00E3438C">
        <w:rPr>
          <w:rFonts w:cs="Times New Roman"/>
          <w:rtl/>
        </w:rPr>
        <w:t>הוא פשוט נמלא תשוקה בלתי נכבשת לשנות את אלכס, לפסל ממנו משהו אחר...</w:t>
      </w:r>
      <w:r w:rsidR="00AD3B37">
        <w:rPr>
          <w:rFonts w:cs="Times New Roman" w:hint="cs"/>
          <w:rtl/>
        </w:rPr>
        <w:t>]</w:t>
      </w:r>
      <w:r w:rsidRPr="00E67C1F">
        <w:rPr>
          <w:rtl/>
        </w:rPr>
        <w:t xml:space="preserve"> </w:t>
      </w:r>
      <w:r w:rsidR="00AD3B37" w:rsidRPr="00AD3B37">
        <w:rPr>
          <w:rFonts w:cs="Times New Roman"/>
          <w:rtl/>
        </w:rPr>
        <w:t>הוא נמלא תשוקה בלתי נכבשת להמיר כל דבר באלכס בהפוך ממנו, לפסל ממנו משהו אחר כבמטה קסם, באִבחת</w:t>
      </w:r>
      <w:r w:rsidR="004F389B">
        <w:rPr>
          <w:rFonts w:cs="Times New Roman" w:hint="cs"/>
          <w:rtl/>
        </w:rPr>
        <w:t xml:space="preserve"> </w:t>
      </w:r>
      <w:r w:rsidR="00AD3B37" w:rsidRPr="00AD3B37">
        <w:rPr>
          <w:rFonts w:cs="Times New Roman"/>
          <w:rtl/>
        </w:rPr>
        <w:t>סכין...</w:t>
      </w:r>
      <w:r w:rsidR="00AD3B37">
        <w:rPr>
          <w:rFonts w:cs="Times New Roman" w:hint="cs"/>
          <w:rtl/>
        </w:rPr>
        <w:t xml:space="preserve"> </w:t>
      </w:r>
      <w:r w:rsidRPr="00E67C1F">
        <w:rPr>
          <w:rtl/>
        </w:rPr>
        <w:t xml:space="preserve">"אומרים </w:t>
      </w:r>
      <w:r w:rsidRPr="00E67C1F">
        <w:rPr>
          <w:rFonts w:hint="eastAsia"/>
          <w:rtl/>
        </w:rPr>
        <w:t>סכין</w:t>
      </w:r>
      <w:r w:rsidRPr="00E67C1F">
        <w:rPr>
          <w:rtl/>
        </w:rPr>
        <w:t xml:space="preserve"> </w:t>
      </w:r>
      <w:r w:rsidRPr="00E67C1F">
        <w:rPr>
          <w:rFonts w:hint="eastAsia"/>
          <w:rtl/>
        </w:rPr>
        <w:t>נגישה</w:t>
      </w:r>
      <w:r w:rsidRPr="00E67C1F">
        <w:rPr>
          <w:rtl/>
        </w:rPr>
        <w:t>."</w:t>
      </w:r>
    </w:p>
    <w:p w14:paraId="58EBCFD5" w14:textId="25183951" w:rsidR="00CB1236" w:rsidRPr="00E67C1F" w:rsidRDefault="00CB1236" w:rsidP="005D5D82">
      <w:pPr>
        <w:rPr>
          <w:rtl/>
        </w:rPr>
      </w:pPr>
      <w:r w:rsidRPr="00E67C1F">
        <w:rPr>
          <w:rtl/>
        </w:rPr>
        <w:t>"</w:t>
      </w:r>
      <w:r w:rsidRPr="00E67C1F">
        <w:rPr>
          <w:rFonts w:hint="eastAsia"/>
          <w:rtl/>
        </w:rPr>
        <w:t>אה</w:t>
      </w:r>
      <w:r w:rsidRPr="00E67C1F">
        <w:rPr>
          <w:rtl/>
        </w:rPr>
        <w:t xml:space="preserve">, </w:t>
      </w:r>
      <w:r w:rsidRPr="00E67C1F">
        <w:rPr>
          <w:rFonts w:hint="eastAsia"/>
          <w:rtl/>
        </w:rPr>
        <w:t>כן</w:t>
      </w:r>
      <w:r w:rsidRPr="00E67C1F">
        <w:rPr>
          <w:rtl/>
        </w:rPr>
        <w:t xml:space="preserve">? </w:t>
      </w:r>
      <w:r w:rsidRPr="00E67C1F">
        <w:rPr>
          <w:rFonts w:hint="eastAsia"/>
          <w:rtl/>
        </w:rPr>
        <w:t>הסכין</w:t>
      </w:r>
      <w:r w:rsidRPr="00E67C1F">
        <w:rPr>
          <w:rtl/>
        </w:rPr>
        <w:t xml:space="preserve"> </w:t>
      </w:r>
      <w:r w:rsidRPr="00E67C1F">
        <w:rPr>
          <w:rFonts w:hint="eastAsia"/>
          <w:rtl/>
        </w:rPr>
        <w:t>נגישה</w:t>
      </w:r>
      <w:r w:rsidRPr="00E67C1F">
        <w:rPr>
          <w:rtl/>
        </w:rPr>
        <w:t>."</w:t>
      </w:r>
    </w:p>
    <w:p w14:paraId="7B5382A8" w14:textId="7B2C8D3C" w:rsidR="00CB1236" w:rsidRPr="00E3438C" w:rsidRDefault="00CB1236" w:rsidP="005D5D82">
      <w:pPr>
        <w:rPr>
          <w:b/>
          <w:bCs/>
          <w:rtl/>
        </w:rPr>
      </w:pPr>
      <w:r w:rsidRPr="00E67C1F">
        <w:rPr>
          <w:rtl/>
        </w:rPr>
        <w:t xml:space="preserve">"אל </w:t>
      </w:r>
      <w:r w:rsidRPr="00E67C1F">
        <w:rPr>
          <w:rFonts w:hint="eastAsia"/>
          <w:rtl/>
        </w:rPr>
        <w:t>תזוז</w:t>
      </w:r>
      <w:r w:rsidRPr="00E67C1F">
        <w:rPr>
          <w:rtl/>
        </w:rPr>
        <w:t xml:space="preserve"> </w:t>
      </w:r>
      <w:r w:rsidRPr="00E67C1F">
        <w:rPr>
          <w:rFonts w:hint="eastAsia"/>
          <w:rtl/>
        </w:rPr>
        <w:t>רגע</w:t>
      </w:r>
      <w:r w:rsidR="004F389B">
        <w:rPr>
          <w:rFonts w:hint="cs"/>
          <w:rtl/>
        </w:rPr>
        <w:t>,</w:t>
      </w:r>
      <w:r w:rsidRPr="00E67C1F">
        <w:rPr>
          <w:rtl/>
        </w:rPr>
        <w:t xml:space="preserve"> </w:t>
      </w:r>
      <w:r w:rsidRPr="00E67C1F">
        <w:rPr>
          <w:rFonts w:hint="eastAsia"/>
          <w:rtl/>
        </w:rPr>
        <w:t>אלכס</w:t>
      </w:r>
      <w:r w:rsidRPr="00E67C1F">
        <w:rPr>
          <w:rtl/>
        </w:rPr>
        <w:t>."</w:t>
      </w:r>
      <w:r w:rsidR="00E3438C">
        <w:rPr>
          <w:rFonts w:hint="cs"/>
          <w:rtl/>
        </w:rPr>
        <w:t xml:space="preserve"> </w:t>
      </w:r>
      <w:r w:rsidR="00E3438C" w:rsidRPr="00E3438C">
        <w:rPr>
          <w:rFonts w:cs="Times New Roman"/>
          <w:rtl/>
        </w:rPr>
        <w:t>הוא שלף בעזרת קצה הלהב את הרסיס הראשון.</w:t>
      </w:r>
    </w:p>
    <w:p w14:paraId="4296E6F5" w14:textId="729020C6" w:rsidR="00EE07B4" w:rsidRPr="00E67C1F" w:rsidRDefault="00CB1236" w:rsidP="005D5D82">
      <w:pPr>
        <w:rPr>
          <w:rtl/>
        </w:rPr>
      </w:pPr>
      <w:r w:rsidRPr="00E67C1F">
        <w:rPr>
          <w:rtl/>
        </w:rPr>
        <w:t>"</w:t>
      </w:r>
      <w:r w:rsidR="00145060">
        <w:rPr>
          <w:rFonts w:hint="cs"/>
          <w:rtl/>
        </w:rPr>
        <w:t>[</w:t>
      </w:r>
      <w:r w:rsidR="00BD2155" w:rsidRPr="00E67C1F">
        <w:rPr>
          <w:rFonts w:hint="eastAsia"/>
          <w:rtl/>
        </w:rPr>
        <w:t>ומעבר</w:t>
      </w:r>
      <w:r w:rsidR="00BD2155" w:rsidRPr="00E67C1F">
        <w:rPr>
          <w:rtl/>
        </w:rPr>
        <w:t xml:space="preserve"> לכך, </w:t>
      </w:r>
      <w:r w:rsidR="00EE07B4" w:rsidRPr="00E67C1F">
        <w:rPr>
          <w:rFonts w:hint="eastAsia"/>
          <w:rtl/>
        </w:rPr>
        <w:t>אין</w:t>
      </w:r>
      <w:r w:rsidR="00EE07B4" w:rsidRPr="00E67C1F">
        <w:rPr>
          <w:rtl/>
        </w:rPr>
        <w:t xml:space="preserve"> </w:t>
      </w:r>
      <w:r w:rsidR="00EE07B4" w:rsidRPr="00E67C1F">
        <w:rPr>
          <w:rFonts w:hint="eastAsia"/>
          <w:rtl/>
        </w:rPr>
        <w:t>צורך</w:t>
      </w:r>
      <w:r w:rsidR="00EE07B4" w:rsidRPr="00E67C1F">
        <w:rPr>
          <w:rtl/>
        </w:rPr>
        <w:t xml:space="preserve"> </w:t>
      </w:r>
      <w:r w:rsidR="00EE07B4" w:rsidRPr="00E67C1F">
        <w:rPr>
          <w:rFonts w:hint="eastAsia"/>
          <w:rtl/>
        </w:rPr>
        <w:t>להרכיב</w:t>
      </w:r>
      <w:r w:rsidR="00EE07B4" w:rsidRPr="00E67C1F">
        <w:rPr>
          <w:rtl/>
        </w:rPr>
        <w:t xml:space="preserve"> </w:t>
      </w:r>
      <w:r w:rsidR="00EE07B4" w:rsidRPr="00E67C1F">
        <w:rPr>
          <w:rFonts w:hint="eastAsia"/>
          <w:rtl/>
        </w:rPr>
        <w:t>א</w:t>
      </w:r>
      <w:r w:rsidRPr="00E67C1F">
        <w:rPr>
          <w:rFonts w:hint="eastAsia"/>
          <w:rtl/>
        </w:rPr>
        <w:t>ת</w:t>
      </w:r>
      <w:r w:rsidRPr="00E67C1F">
        <w:rPr>
          <w:rtl/>
        </w:rPr>
        <w:t xml:space="preserve"> </w:t>
      </w:r>
      <w:r w:rsidRPr="00E67C1F">
        <w:rPr>
          <w:rFonts w:hint="eastAsia"/>
          <w:rtl/>
        </w:rPr>
        <w:t>הסכין</w:t>
      </w:r>
      <w:r w:rsidR="00EE07B4" w:rsidRPr="00E67C1F">
        <w:rPr>
          <w:rtl/>
        </w:rPr>
        <w:t xml:space="preserve"> </w:t>
      </w:r>
      <w:r w:rsidR="005D5D82" w:rsidRPr="00E67C1F">
        <w:rPr>
          <w:rFonts w:hint="eastAsia"/>
          <w:rtl/>
        </w:rPr>
        <w:t>א</w:t>
      </w:r>
      <w:r w:rsidR="00EE07B4" w:rsidRPr="00E67C1F">
        <w:rPr>
          <w:rFonts w:hint="eastAsia"/>
          <w:rtl/>
        </w:rPr>
        <w:t>ו</w:t>
      </w:r>
      <w:r w:rsidR="005D5D82" w:rsidRPr="00E67C1F">
        <w:rPr>
          <w:rtl/>
        </w:rPr>
        <w:t xml:space="preserve"> </w:t>
      </w:r>
      <w:r w:rsidR="00EE07B4" w:rsidRPr="00E67C1F">
        <w:rPr>
          <w:rFonts w:hint="eastAsia"/>
          <w:rtl/>
        </w:rPr>
        <w:t>לדרוך</w:t>
      </w:r>
      <w:r w:rsidR="00EE07B4" w:rsidRPr="00E67C1F">
        <w:rPr>
          <w:rtl/>
        </w:rPr>
        <w:t xml:space="preserve"> </w:t>
      </w:r>
      <w:r w:rsidR="00EE07B4" w:rsidRPr="00E67C1F">
        <w:rPr>
          <w:rFonts w:hint="eastAsia"/>
          <w:rtl/>
        </w:rPr>
        <w:t>אותה</w:t>
      </w:r>
      <w:r w:rsidRPr="00E67C1F">
        <w:rPr>
          <w:rtl/>
        </w:rPr>
        <w:t xml:space="preserve">. </w:t>
      </w:r>
      <w:r w:rsidR="00145060">
        <w:rPr>
          <w:rFonts w:hint="cs"/>
          <w:rtl/>
        </w:rPr>
        <w:t>]</w:t>
      </w:r>
      <w:r w:rsidRPr="00E67C1F">
        <w:rPr>
          <w:rtl/>
        </w:rPr>
        <w:t>היא תמיד מוכנה</w:t>
      </w:r>
      <w:r w:rsidR="00EE07B4" w:rsidRPr="00E67C1F">
        <w:rPr>
          <w:rtl/>
        </w:rPr>
        <w:t xml:space="preserve">, </w:t>
      </w:r>
      <w:r w:rsidR="00E3438C" w:rsidRPr="00E3438C">
        <w:rPr>
          <w:rFonts w:cs="Times New Roman"/>
          <w:rtl/>
        </w:rPr>
        <w:t xml:space="preserve">הסכין, </w:t>
      </w:r>
      <w:r w:rsidR="00EE07B4" w:rsidRPr="00E67C1F">
        <w:rPr>
          <w:rFonts w:hint="eastAsia"/>
          <w:rtl/>
        </w:rPr>
        <w:t>היא</w:t>
      </w:r>
      <w:r w:rsidR="00EE07B4" w:rsidRPr="00E67C1F">
        <w:rPr>
          <w:rtl/>
        </w:rPr>
        <w:t xml:space="preserve"> </w:t>
      </w:r>
      <w:r w:rsidR="00EE07B4" w:rsidRPr="00E67C1F">
        <w:rPr>
          <w:rFonts w:hint="eastAsia"/>
          <w:rtl/>
        </w:rPr>
        <w:t>קלה</w:t>
      </w:r>
      <w:r w:rsidR="00EE07B4" w:rsidRPr="00E67C1F">
        <w:rPr>
          <w:rtl/>
        </w:rPr>
        <w:t xml:space="preserve"> </w:t>
      </w:r>
      <w:r w:rsidR="00EE07B4" w:rsidRPr="00E67C1F">
        <w:rPr>
          <w:rFonts w:hint="eastAsia"/>
          <w:rtl/>
        </w:rPr>
        <w:t>לשימוש</w:t>
      </w:r>
      <w:r w:rsidR="00EE07B4" w:rsidRPr="00E67C1F">
        <w:rPr>
          <w:rtl/>
        </w:rPr>
        <w:t>."</w:t>
      </w:r>
    </w:p>
    <w:p w14:paraId="322714CE" w14:textId="3F8D75AE" w:rsidR="00EE07B4" w:rsidRDefault="00EE07B4" w:rsidP="00EE07B4">
      <w:pPr>
        <w:rPr>
          <w:rtl/>
        </w:rPr>
      </w:pPr>
      <w:r w:rsidRPr="00E67C1F">
        <w:rPr>
          <w:rtl/>
        </w:rPr>
        <w:t xml:space="preserve">"לא </w:t>
      </w:r>
      <w:r w:rsidRPr="00E67C1F">
        <w:rPr>
          <w:rFonts w:hint="eastAsia"/>
          <w:rtl/>
        </w:rPr>
        <w:t>עד</w:t>
      </w:r>
      <w:r w:rsidRPr="00E67C1F">
        <w:rPr>
          <w:rtl/>
        </w:rPr>
        <w:t xml:space="preserve"> </w:t>
      </w:r>
      <w:r w:rsidRPr="00E67C1F">
        <w:rPr>
          <w:rFonts w:hint="eastAsia"/>
          <w:rtl/>
        </w:rPr>
        <w:t>כדי</w:t>
      </w:r>
      <w:r w:rsidRPr="00E67C1F">
        <w:rPr>
          <w:rtl/>
        </w:rPr>
        <w:t xml:space="preserve"> </w:t>
      </w:r>
      <w:r w:rsidRPr="00E67C1F">
        <w:rPr>
          <w:rFonts w:hint="eastAsia"/>
          <w:rtl/>
        </w:rPr>
        <w:t>כך</w:t>
      </w:r>
      <w:r w:rsidRPr="00E67C1F">
        <w:rPr>
          <w:rtl/>
        </w:rPr>
        <w:t xml:space="preserve"> </w:t>
      </w:r>
      <w:r w:rsidRPr="00E67C1F">
        <w:rPr>
          <w:rFonts w:hint="eastAsia"/>
          <w:rtl/>
        </w:rPr>
        <w:t>קלה</w:t>
      </w:r>
      <w:r w:rsidR="00CB1236" w:rsidRPr="00E67C1F">
        <w:rPr>
          <w:rtl/>
        </w:rPr>
        <w:t>,</w:t>
      </w:r>
      <w:r w:rsidRPr="00E67C1F">
        <w:rPr>
          <w:rtl/>
        </w:rPr>
        <w:t>"</w:t>
      </w:r>
      <w:r w:rsidR="00CB1236" w:rsidRPr="00E67C1F">
        <w:rPr>
          <w:rtl/>
        </w:rPr>
        <w:t xml:space="preserve"> ארקדי אמר ברוגז.</w:t>
      </w:r>
      <w:r w:rsidR="0055352F" w:rsidRPr="00E67C1F">
        <w:rPr>
          <w:rtl/>
        </w:rPr>
        <w:t xml:space="preserve"> </w:t>
      </w:r>
      <w:r w:rsidR="00145060">
        <w:rPr>
          <w:rFonts w:hint="cs"/>
          <w:rtl/>
        </w:rPr>
        <w:t>[</w:t>
      </w:r>
      <w:r w:rsidR="0055352F" w:rsidRPr="00E67C1F">
        <w:rPr>
          <w:rtl/>
        </w:rPr>
        <w:t xml:space="preserve">הרסיס השני היה </w:t>
      </w:r>
      <w:r w:rsidR="00AF52EC" w:rsidRPr="00E67C1F">
        <w:rPr>
          <w:rFonts w:hint="eastAsia"/>
          <w:rtl/>
        </w:rPr>
        <w:t>מנוול</w:t>
      </w:r>
      <w:r w:rsidR="00AF52EC" w:rsidRPr="00E67C1F">
        <w:rPr>
          <w:rtl/>
        </w:rPr>
        <w:t xml:space="preserve">[מתועב </w:t>
      </w:r>
      <w:r w:rsidR="00AF52EC" w:rsidRPr="00E67C1F">
        <w:rPr>
          <w:rFonts w:hint="eastAsia"/>
          <w:rtl/>
        </w:rPr>
        <w:t>מנוול</w:t>
      </w:r>
      <w:r w:rsidR="00AF52EC" w:rsidRPr="00E67C1F">
        <w:rPr>
          <w:rtl/>
        </w:rPr>
        <w:t>]</w:t>
      </w:r>
      <w:r w:rsidR="0055352F" w:rsidRPr="00E67C1F">
        <w:rPr>
          <w:rtl/>
        </w:rPr>
        <w:t xml:space="preserve">, תקוע עמוק – כנראה ארקדי בלחיצותיו תקע אותו בעומק הזה, </w:t>
      </w:r>
      <w:r w:rsidR="0055352F" w:rsidRPr="00E67C1F">
        <w:rPr>
          <w:rFonts w:hint="eastAsia"/>
          <w:rtl/>
        </w:rPr>
        <w:t>אבל</w:t>
      </w:r>
      <w:r w:rsidR="00145060">
        <w:rPr>
          <w:rFonts w:hint="cs"/>
          <w:rtl/>
        </w:rPr>
        <w:t>]</w:t>
      </w:r>
      <w:r w:rsidR="0055352F" w:rsidRPr="00E67C1F">
        <w:rPr>
          <w:rtl/>
        </w:rPr>
        <w:t xml:space="preserve"> </w:t>
      </w:r>
      <w:r w:rsidR="0055352F" w:rsidRPr="00E67C1F">
        <w:rPr>
          <w:rFonts w:hint="eastAsia"/>
          <w:rtl/>
        </w:rPr>
        <w:t>לאחר</w:t>
      </w:r>
      <w:r w:rsidR="0055352F" w:rsidRPr="00E67C1F">
        <w:rPr>
          <w:rtl/>
        </w:rPr>
        <w:t xml:space="preserve"> כמה </w:t>
      </w:r>
      <w:r w:rsidR="00AF52EC" w:rsidRPr="00E67C1F">
        <w:rPr>
          <w:rFonts w:hint="eastAsia"/>
          <w:rtl/>
        </w:rPr>
        <w:t>נבירות</w:t>
      </w:r>
      <w:r w:rsidR="00AF52EC" w:rsidRPr="00E67C1F">
        <w:rPr>
          <w:rtl/>
        </w:rPr>
        <w:t xml:space="preserve"> </w:t>
      </w:r>
      <w:r w:rsidR="0055352F" w:rsidRPr="00E67C1F">
        <w:rPr>
          <w:rFonts w:hint="eastAsia"/>
          <w:rtl/>
        </w:rPr>
        <w:t>במעמקי</w:t>
      </w:r>
      <w:r w:rsidR="0055352F" w:rsidRPr="00E67C1F">
        <w:rPr>
          <w:rtl/>
        </w:rPr>
        <w:t xml:space="preserve"> הבשר, </w:t>
      </w:r>
      <w:r w:rsidR="0055352F" w:rsidRPr="00E67C1F">
        <w:rPr>
          <w:rFonts w:hint="eastAsia"/>
          <w:rtl/>
        </w:rPr>
        <w:t>גם</w:t>
      </w:r>
      <w:r w:rsidR="0055352F" w:rsidRPr="00E67C1F">
        <w:rPr>
          <w:rtl/>
        </w:rPr>
        <w:t xml:space="preserve"> ה</w:t>
      </w:r>
      <w:r w:rsidR="00145060">
        <w:rPr>
          <w:rFonts w:hint="cs"/>
          <w:rtl/>
        </w:rPr>
        <w:t>רסיס השני</w:t>
      </w:r>
      <w:r w:rsidR="0055352F" w:rsidRPr="00E67C1F">
        <w:rPr>
          <w:rtl/>
        </w:rPr>
        <w:t xml:space="preserve"> נשלף.</w:t>
      </w:r>
    </w:p>
    <w:p w14:paraId="2055E779" w14:textId="3A9694CD" w:rsidR="008E0CF0" w:rsidRDefault="00250C2A" w:rsidP="005A6677">
      <w:pPr>
        <w:rPr>
          <w:rtl/>
        </w:rPr>
      </w:pPr>
      <w:r>
        <w:rPr>
          <w:rFonts w:hint="cs"/>
          <w:rtl/>
        </w:rPr>
        <w:t xml:space="preserve">ארקדי </w:t>
      </w:r>
      <w:r w:rsidR="0055352F">
        <w:rPr>
          <w:rFonts w:hint="cs"/>
          <w:rtl/>
        </w:rPr>
        <w:t>שטף</w:t>
      </w:r>
      <w:r w:rsidR="00BD2155">
        <w:rPr>
          <w:rFonts w:hint="cs"/>
          <w:rtl/>
        </w:rPr>
        <w:t xml:space="preserve"> שוב</w:t>
      </w:r>
      <w:r w:rsidR="0055352F">
        <w:rPr>
          <w:rFonts w:hint="cs"/>
          <w:rtl/>
        </w:rPr>
        <w:t xml:space="preserve"> את </w:t>
      </w:r>
      <w:r w:rsidR="00BD2155">
        <w:rPr>
          <w:rFonts w:hint="cs"/>
          <w:rtl/>
        </w:rPr>
        <w:t>ה</w:t>
      </w:r>
      <w:r w:rsidR="0055352F">
        <w:rPr>
          <w:rFonts w:hint="cs"/>
          <w:rtl/>
        </w:rPr>
        <w:t>יד ו</w:t>
      </w:r>
      <w:r>
        <w:rPr>
          <w:rFonts w:hint="cs"/>
          <w:rtl/>
        </w:rPr>
        <w:t>מתח א</w:t>
      </w:r>
      <w:r w:rsidR="00BD2155">
        <w:rPr>
          <w:rFonts w:hint="cs"/>
          <w:rtl/>
        </w:rPr>
        <w:t>ו</w:t>
      </w:r>
      <w:r>
        <w:rPr>
          <w:rFonts w:hint="cs"/>
          <w:rtl/>
        </w:rPr>
        <w:t>ת</w:t>
      </w:r>
      <w:r w:rsidR="00BD2155">
        <w:rPr>
          <w:rFonts w:hint="cs"/>
          <w:rtl/>
        </w:rPr>
        <w:t>ה</w:t>
      </w:r>
      <w:r w:rsidR="009564E3">
        <w:rPr>
          <w:rFonts w:hint="cs"/>
          <w:rtl/>
        </w:rPr>
        <w:t xml:space="preserve"> </w:t>
      </w:r>
      <w:r w:rsidR="00BD2155">
        <w:rPr>
          <w:rFonts w:hint="cs"/>
          <w:rtl/>
        </w:rPr>
        <w:t xml:space="preserve">אל </w:t>
      </w:r>
      <w:r>
        <w:rPr>
          <w:rFonts w:hint="cs"/>
          <w:rtl/>
        </w:rPr>
        <w:t xml:space="preserve">מול האור. </w:t>
      </w:r>
      <w:r w:rsidR="00145060">
        <w:rPr>
          <w:rFonts w:hint="cs"/>
          <w:rtl/>
        </w:rPr>
        <w:t>[</w:t>
      </w:r>
      <w:r>
        <w:rPr>
          <w:rFonts w:hint="cs"/>
          <w:rtl/>
        </w:rPr>
        <w:t xml:space="preserve">דם לא פסק להקוות בחתך והוא </w:t>
      </w:r>
      <w:r w:rsidR="0055352F">
        <w:rPr>
          <w:rFonts w:hint="cs"/>
          <w:rtl/>
        </w:rPr>
        <w:t>שטף</w:t>
      </w:r>
      <w:r>
        <w:rPr>
          <w:rFonts w:hint="cs"/>
          <w:rtl/>
        </w:rPr>
        <w:t xml:space="preserve"> וחזר ל</w:t>
      </w:r>
      <w:r w:rsidR="0055352F">
        <w:rPr>
          <w:rFonts w:hint="cs"/>
          <w:rtl/>
        </w:rPr>
        <w:t>שטוף</w:t>
      </w:r>
      <w:r>
        <w:rPr>
          <w:rFonts w:hint="cs"/>
          <w:rtl/>
        </w:rPr>
        <w:t xml:space="preserve"> את ה</w:t>
      </w:r>
      <w:r w:rsidR="005A6677">
        <w:rPr>
          <w:rFonts w:hint="cs"/>
          <w:rtl/>
        </w:rPr>
        <w:t>פצע</w:t>
      </w:r>
      <w:r>
        <w:rPr>
          <w:rFonts w:hint="cs"/>
          <w:rtl/>
        </w:rPr>
        <w:t xml:space="preserve"> והמשיך לבחון אותו.</w:t>
      </w:r>
      <w:r w:rsidR="00145060">
        <w:rPr>
          <w:rFonts w:hint="cs"/>
          <w:rtl/>
        </w:rPr>
        <w:t>]</w:t>
      </w:r>
      <w:r>
        <w:rPr>
          <w:rFonts w:hint="cs"/>
          <w:rtl/>
        </w:rPr>
        <w:t xml:space="preserve"> אלכס העווה את פניו אבל אמר</w:t>
      </w:r>
      <w:r w:rsidR="00283859" w:rsidRPr="00283859">
        <w:rPr>
          <w:rFonts w:hint="cs"/>
          <w:rtl/>
        </w:rPr>
        <w:t xml:space="preserve"> </w:t>
      </w:r>
      <w:r w:rsidR="00283859">
        <w:rPr>
          <w:rFonts w:hint="cs"/>
          <w:rtl/>
        </w:rPr>
        <w:t>רק</w:t>
      </w:r>
      <w:r>
        <w:rPr>
          <w:rFonts w:hint="cs"/>
          <w:rtl/>
        </w:rPr>
        <w:t>, "</w:t>
      </w:r>
      <w:r w:rsidR="008E0CF0">
        <w:rPr>
          <w:rFonts w:hint="cs"/>
          <w:rtl/>
        </w:rPr>
        <w:t>כמה קטן המרחק בין הלהב ל</w:t>
      </w:r>
      <w:r>
        <w:rPr>
          <w:rFonts w:hint="cs"/>
          <w:rtl/>
        </w:rPr>
        <w:t xml:space="preserve">בין </w:t>
      </w:r>
      <w:r w:rsidR="005A6677">
        <w:rPr>
          <w:rFonts w:hint="cs"/>
          <w:rtl/>
        </w:rPr>
        <w:t>ה</w:t>
      </w:r>
      <w:r w:rsidR="008E0CF0">
        <w:rPr>
          <w:rFonts w:hint="cs"/>
          <w:rtl/>
        </w:rPr>
        <w:t>עורק הראשי, ב</w:t>
      </w:r>
      <w:r w:rsidR="00271F95">
        <w:rPr>
          <w:rFonts w:hint="cs"/>
          <w:rtl/>
        </w:rPr>
        <w:t>צוואר</w:t>
      </w:r>
      <w:r w:rsidR="008E0CF0">
        <w:rPr>
          <w:rFonts w:hint="cs"/>
          <w:rtl/>
        </w:rPr>
        <w:t>.</w:t>
      </w:r>
      <w:r>
        <w:rPr>
          <w:rFonts w:hint="cs"/>
          <w:rtl/>
        </w:rPr>
        <w:t>"</w:t>
      </w:r>
    </w:p>
    <w:p w14:paraId="1A9DCF1F" w14:textId="0832B05F" w:rsidR="001766E1" w:rsidRPr="004F389B" w:rsidRDefault="000772F8" w:rsidP="001401D1">
      <w:pPr>
        <w:rPr>
          <w:color w:val="A6A6A6" w:themeColor="background1" w:themeShade="A6"/>
          <w:rtl/>
        </w:rPr>
      </w:pPr>
      <w:r w:rsidRPr="004F389B">
        <w:rPr>
          <w:rFonts w:hint="cs"/>
          <w:color w:val="A6A6A6" w:themeColor="background1" w:themeShade="A6"/>
          <w:rtl/>
        </w:rPr>
        <w:t>[</w:t>
      </w:r>
      <w:r w:rsidR="001766E1" w:rsidRPr="004F389B">
        <w:rPr>
          <w:rFonts w:hint="cs"/>
          <w:color w:val="A6A6A6" w:themeColor="background1" w:themeShade="A6"/>
          <w:rtl/>
        </w:rPr>
        <w:t>"</w:t>
      </w:r>
      <w:r w:rsidR="008A1C5F" w:rsidRPr="004F389B">
        <w:rPr>
          <w:rFonts w:hint="cs"/>
          <w:color w:val="A6A6A6" w:themeColor="background1" w:themeShade="A6"/>
          <w:rtl/>
        </w:rPr>
        <w:t>[</w:t>
      </w:r>
      <w:r w:rsidR="001766E1" w:rsidRPr="004F389B">
        <w:rPr>
          <w:rFonts w:hint="cs"/>
          <w:color w:val="A6A6A6" w:themeColor="background1" w:themeShade="A6"/>
          <w:rtl/>
        </w:rPr>
        <w:t>קשה לי לשמוע על</w:t>
      </w:r>
      <w:r w:rsidR="008A1C5F" w:rsidRPr="004F389B">
        <w:rPr>
          <w:rFonts w:hint="cs"/>
          <w:color w:val="A6A6A6" w:themeColor="background1" w:themeShade="A6"/>
          <w:rtl/>
        </w:rPr>
        <w:t>] לא ברור</w:t>
      </w:r>
      <w:r w:rsidR="001401D1" w:rsidRPr="004F389B">
        <w:rPr>
          <w:rFonts w:hint="cs"/>
          <w:color w:val="A6A6A6" w:themeColor="background1" w:themeShade="A6"/>
          <w:rtl/>
        </w:rPr>
        <w:t>ה</w:t>
      </w:r>
      <w:r w:rsidR="008A1C5F" w:rsidRPr="004F389B">
        <w:rPr>
          <w:rFonts w:hint="cs"/>
          <w:color w:val="A6A6A6" w:themeColor="background1" w:themeShade="A6"/>
          <w:rtl/>
        </w:rPr>
        <w:t xml:space="preserve"> לי</w:t>
      </w:r>
      <w:r w:rsidR="001766E1" w:rsidRPr="004F389B">
        <w:rPr>
          <w:rFonts w:hint="cs"/>
          <w:color w:val="A6A6A6" w:themeColor="background1" w:themeShade="A6"/>
          <w:rtl/>
        </w:rPr>
        <w:t xml:space="preserve"> ה</w:t>
      </w:r>
      <w:r w:rsidR="008A1C5F" w:rsidRPr="004F389B">
        <w:rPr>
          <w:rFonts w:hint="cs"/>
          <w:color w:val="A6A6A6" w:themeColor="background1" w:themeShade="A6"/>
          <w:rtl/>
        </w:rPr>
        <w:t xml:space="preserve">תעוזה [מילה שלילית לאומץ] </w:t>
      </w:r>
      <w:r w:rsidR="001766E1" w:rsidRPr="004F389B">
        <w:rPr>
          <w:rFonts w:hint="cs"/>
          <w:color w:val="A6A6A6" w:themeColor="background1" w:themeShade="A6"/>
          <w:rtl/>
        </w:rPr>
        <w:t>החדש</w:t>
      </w:r>
      <w:r w:rsidR="001401D1" w:rsidRPr="004F389B">
        <w:rPr>
          <w:rFonts w:hint="cs"/>
          <w:color w:val="A6A6A6" w:themeColor="background1" w:themeShade="A6"/>
          <w:rtl/>
        </w:rPr>
        <w:t>ה</w:t>
      </w:r>
      <w:r w:rsidR="001766E1" w:rsidRPr="004F389B">
        <w:rPr>
          <w:rFonts w:hint="cs"/>
          <w:color w:val="A6A6A6" w:themeColor="background1" w:themeShade="A6"/>
          <w:rtl/>
        </w:rPr>
        <w:t xml:space="preserve"> הזה שאתה מוצא בעצמך</w:t>
      </w:r>
      <w:r w:rsidR="005A6677" w:rsidRPr="004F389B">
        <w:rPr>
          <w:rFonts w:hint="cs"/>
          <w:color w:val="A6A6A6" w:themeColor="background1" w:themeShade="A6"/>
          <w:rtl/>
        </w:rPr>
        <w:t xml:space="preserve"> למעשי </w:t>
      </w:r>
      <w:r w:rsidR="00AC6380" w:rsidRPr="004F389B">
        <w:rPr>
          <w:rFonts w:hint="cs"/>
          <w:color w:val="A6A6A6" w:themeColor="background1" w:themeShade="A6"/>
          <w:rtl/>
        </w:rPr>
        <w:t>אלימות</w:t>
      </w:r>
      <w:r w:rsidR="005A6677" w:rsidRPr="004F389B">
        <w:rPr>
          <w:rFonts w:hint="cs"/>
          <w:color w:val="A6A6A6" w:themeColor="background1" w:themeShade="A6"/>
          <w:rtl/>
        </w:rPr>
        <w:t xml:space="preserve"> וחבלה</w:t>
      </w:r>
      <w:r w:rsidR="001766E1" w:rsidRPr="004F389B">
        <w:rPr>
          <w:rFonts w:hint="cs"/>
          <w:color w:val="A6A6A6" w:themeColor="background1" w:themeShade="A6"/>
          <w:rtl/>
        </w:rPr>
        <w:t>, עוד ועוד בכל יום שעובר."</w:t>
      </w:r>
    </w:p>
    <w:p w14:paraId="331F9AA6" w14:textId="710C7805" w:rsidR="001766E1" w:rsidRPr="004F389B" w:rsidRDefault="001766E1" w:rsidP="001401D1">
      <w:pPr>
        <w:rPr>
          <w:color w:val="A6A6A6" w:themeColor="background1" w:themeShade="A6"/>
          <w:rtl/>
        </w:rPr>
      </w:pPr>
      <w:r w:rsidRPr="004F389B">
        <w:rPr>
          <w:rFonts w:hint="cs"/>
          <w:color w:val="A6A6A6" w:themeColor="background1" w:themeShade="A6"/>
          <w:rtl/>
        </w:rPr>
        <w:t>"אני חושב ש</w:t>
      </w:r>
      <w:r w:rsidR="00642DA3" w:rsidRPr="004F389B">
        <w:rPr>
          <w:rFonts w:hint="cs"/>
          <w:color w:val="A6A6A6" w:themeColor="background1" w:themeShade="A6"/>
          <w:rtl/>
        </w:rPr>
        <w:t xml:space="preserve">לך לפחות </w:t>
      </w:r>
      <w:r w:rsidR="001401D1" w:rsidRPr="004F389B">
        <w:rPr>
          <w:rFonts w:hint="cs"/>
          <w:color w:val="A6A6A6" w:themeColor="background1" w:themeShade="A6"/>
          <w:rtl/>
        </w:rPr>
        <w:t xml:space="preserve">אין </w:t>
      </w:r>
      <w:r w:rsidR="005A6677" w:rsidRPr="004F389B">
        <w:rPr>
          <w:rFonts w:hint="cs"/>
          <w:color w:val="A6A6A6" w:themeColor="background1" w:themeShade="A6"/>
          <w:rtl/>
        </w:rPr>
        <w:t>סיבה</w:t>
      </w:r>
      <w:r w:rsidRPr="004F389B">
        <w:rPr>
          <w:rFonts w:hint="cs"/>
          <w:color w:val="A6A6A6" w:themeColor="background1" w:themeShade="A6"/>
          <w:rtl/>
        </w:rPr>
        <w:t xml:space="preserve"> לפחד."</w:t>
      </w:r>
    </w:p>
    <w:p w14:paraId="3324B3FB" w14:textId="77777777" w:rsidR="000772F8" w:rsidRPr="004F389B" w:rsidRDefault="000772F8" w:rsidP="001401D1">
      <w:pPr>
        <w:rPr>
          <w:color w:val="A6A6A6" w:themeColor="background1" w:themeShade="A6"/>
          <w:rtl/>
        </w:rPr>
      </w:pPr>
      <w:r w:rsidRPr="004F389B">
        <w:rPr>
          <w:rFonts w:hint="cs"/>
          <w:color w:val="A6A6A6" w:themeColor="background1" w:themeShade="A6"/>
          <w:rtl/>
        </w:rPr>
        <w:t>]</w:t>
      </w:r>
    </w:p>
    <w:p w14:paraId="5E7CA998" w14:textId="0AA81032" w:rsidR="004627AB" w:rsidRDefault="001766E1" w:rsidP="001401D1">
      <w:pPr>
        <w:rPr>
          <w:rtl/>
        </w:rPr>
      </w:pPr>
      <w:r>
        <w:rPr>
          <w:rFonts w:hint="cs"/>
          <w:rtl/>
        </w:rPr>
        <w:t>ארקדי</w:t>
      </w:r>
      <w:r w:rsidR="00283859" w:rsidRPr="00283859">
        <w:rPr>
          <w:rtl/>
        </w:rPr>
        <w:t xml:space="preserve"> </w:t>
      </w:r>
      <w:r w:rsidR="00283859" w:rsidRPr="00283859">
        <w:rPr>
          <w:rFonts w:cs="Times New Roman"/>
          <w:rtl/>
        </w:rPr>
        <w:t>שוב</w:t>
      </w:r>
      <w:r>
        <w:rPr>
          <w:rFonts w:hint="cs"/>
          <w:rtl/>
        </w:rPr>
        <w:t xml:space="preserve"> הידק את ה</w:t>
      </w:r>
      <w:r w:rsidR="000A395C" w:rsidRPr="000A395C">
        <w:rPr>
          <w:rFonts w:cs="Times New Roman"/>
          <w:rtl/>
        </w:rPr>
        <w:t>מטלית</w:t>
      </w:r>
      <w:r w:rsidR="004F389B">
        <w:rPr>
          <w:rFonts w:cs="Times New Roman" w:hint="cs"/>
          <w:rtl/>
        </w:rPr>
        <w:t>,</w:t>
      </w:r>
      <w:r>
        <w:rPr>
          <w:rFonts w:hint="cs"/>
          <w:rtl/>
        </w:rPr>
        <w:t xml:space="preserve"> בכ</w:t>
      </w:r>
      <w:r w:rsidR="004F389B">
        <w:rPr>
          <w:rFonts w:hint="cs"/>
          <w:rtl/>
        </w:rPr>
        <w:t>ו</w:t>
      </w:r>
      <w:r>
        <w:rPr>
          <w:rFonts w:hint="cs"/>
          <w:rtl/>
        </w:rPr>
        <w:t xml:space="preserve">ח </w:t>
      </w:r>
      <w:r w:rsidR="008A1C5F">
        <w:rPr>
          <w:rFonts w:hint="cs"/>
          <w:rtl/>
        </w:rPr>
        <w:t>רב מהנדרש</w:t>
      </w:r>
      <w:r w:rsidR="004F389B">
        <w:rPr>
          <w:rFonts w:hint="cs"/>
          <w:rtl/>
        </w:rPr>
        <w:t>,</w:t>
      </w:r>
      <w:r w:rsidR="008A1C5F">
        <w:rPr>
          <w:rFonts w:hint="cs"/>
          <w:rtl/>
        </w:rPr>
        <w:t xml:space="preserve"> </w:t>
      </w:r>
      <w:r>
        <w:rPr>
          <w:rFonts w:hint="cs"/>
          <w:rtl/>
        </w:rPr>
        <w:t xml:space="preserve">אבל לא </w:t>
      </w:r>
      <w:r w:rsidR="001401D1">
        <w:rPr>
          <w:rFonts w:hint="cs"/>
          <w:rtl/>
        </w:rPr>
        <w:t>הפיק כל</w:t>
      </w:r>
      <w:r>
        <w:rPr>
          <w:rFonts w:hint="cs"/>
          <w:rtl/>
        </w:rPr>
        <w:t xml:space="preserve"> אנחה מ</w:t>
      </w:r>
      <w:r w:rsidR="00B771BB">
        <w:rPr>
          <w:rFonts w:hint="cs"/>
          <w:rtl/>
        </w:rPr>
        <w:t xml:space="preserve">פיו של </w:t>
      </w:r>
      <w:r>
        <w:rPr>
          <w:rFonts w:hint="cs"/>
          <w:rtl/>
        </w:rPr>
        <w:t xml:space="preserve">אלכס. </w:t>
      </w:r>
      <w:r w:rsidR="004627AB">
        <w:rPr>
          <w:rFonts w:hint="cs"/>
          <w:rtl/>
        </w:rPr>
        <w:t>"יש משהו לחבוש את זה?"</w:t>
      </w:r>
      <w:r w:rsidR="00CC0EDF">
        <w:rPr>
          <w:rFonts w:hint="cs"/>
          <w:rtl/>
        </w:rPr>
        <w:t xml:space="preserve"> </w:t>
      </w:r>
    </w:p>
    <w:p w14:paraId="6F831D82" w14:textId="1B4A0AAB" w:rsidR="00CC0EDF" w:rsidRDefault="00CC0EDF" w:rsidP="00127DB3">
      <w:pPr>
        <w:rPr>
          <w:rtl/>
        </w:rPr>
      </w:pPr>
      <w:r>
        <w:rPr>
          <w:rFonts w:hint="cs"/>
          <w:rtl/>
        </w:rPr>
        <w:t xml:space="preserve">"יש, אבל </w:t>
      </w:r>
      <w:r w:rsidR="006665B1">
        <w:rPr>
          <w:rFonts w:hint="cs"/>
          <w:rtl/>
        </w:rPr>
        <w:t xml:space="preserve">באמת </w:t>
      </w:r>
      <w:r>
        <w:rPr>
          <w:rFonts w:hint="cs"/>
          <w:rtl/>
        </w:rPr>
        <w:t>צריך</w:t>
      </w:r>
      <w:r w:rsidR="00127DB3">
        <w:rPr>
          <w:rFonts w:hint="cs"/>
          <w:rtl/>
        </w:rPr>
        <w:t>, בשביל חתך כזה</w:t>
      </w:r>
      <w:r>
        <w:rPr>
          <w:rFonts w:hint="cs"/>
          <w:rtl/>
        </w:rPr>
        <w:t>?"</w:t>
      </w:r>
    </w:p>
    <w:p w14:paraId="140FF6A5" w14:textId="0ADDC1B3" w:rsidR="00CC0EDF" w:rsidRPr="00E67C1F" w:rsidRDefault="00CC0EDF" w:rsidP="00F21233">
      <w:pPr>
        <w:rPr>
          <w:rtl/>
        </w:rPr>
      </w:pPr>
      <w:r w:rsidRPr="00E67C1F">
        <w:rPr>
          <w:rtl/>
        </w:rPr>
        <w:t>"</w:t>
      </w:r>
      <w:r w:rsidR="00D76629" w:rsidRPr="00E67C1F">
        <w:rPr>
          <w:rFonts w:hint="eastAsia"/>
          <w:rtl/>
        </w:rPr>
        <w:t>אלכס</w:t>
      </w:r>
      <w:r w:rsidR="00D76629" w:rsidRPr="00E67C1F">
        <w:rPr>
          <w:rtl/>
        </w:rPr>
        <w:t xml:space="preserve">, אל תתווכח. </w:t>
      </w:r>
      <w:r w:rsidR="00D76629" w:rsidRPr="00E67C1F">
        <w:rPr>
          <w:rFonts w:hint="eastAsia"/>
          <w:rtl/>
        </w:rPr>
        <w:t>עשיתי</w:t>
      </w:r>
      <w:r w:rsidR="00D76629" w:rsidRPr="00E67C1F">
        <w:rPr>
          <w:rtl/>
        </w:rPr>
        <w:t xml:space="preserve"> </w:t>
      </w:r>
      <w:r w:rsidR="00D76629" w:rsidRPr="00E67C1F">
        <w:rPr>
          <w:rFonts w:hint="eastAsia"/>
          <w:rtl/>
        </w:rPr>
        <w:t>קורס</w:t>
      </w:r>
      <w:r w:rsidR="00D76629" w:rsidRPr="00E67C1F">
        <w:rPr>
          <w:rtl/>
        </w:rPr>
        <w:t xml:space="preserve"> </w:t>
      </w:r>
      <w:r w:rsidR="00D76629" w:rsidRPr="00E67C1F">
        <w:rPr>
          <w:rFonts w:hint="eastAsia"/>
          <w:rtl/>
        </w:rPr>
        <w:t>מד</w:t>
      </w:r>
      <w:r w:rsidR="00D76629" w:rsidRPr="00E67C1F">
        <w:rPr>
          <w:rtl/>
        </w:rPr>
        <w:t>"א</w:t>
      </w:r>
      <w:r w:rsidR="00177737" w:rsidRPr="00E67C1F">
        <w:rPr>
          <w:rtl/>
        </w:rPr>
        <w:t>,</w:t>
      </w:r>
      <w:r w:rsidR="00D76629" w:rsidRPr="00E67C1F">
        <w:rPr>
          <w:rtl/>
        </w:rPr>
        <w:t xml:space="preserve"> </w:t>
      </w:r>
      <w:r w:rsidR="00D76629" w:rsidRPr="00E67C1F">
        <w:rPr>
          <w:rFonts w:hint="eastAsia"/>
          <w:rtl/>
        </w:rPr>
        <w:t>אני</w:t>
      </w:r>
      <w:r w:rsidR="00D76629" w:rsidRPr="00E67C1F">
        <w:rPr>
          <w:rtl/>
        </w:rPr>
        <w:t xml:space="preserve"> </w:t>
      </w:r>
      <w:r w:rsidR="00D76629" w:rsidRPr="00E67C1F">
        <w:rPr>
          <w:rFonts w:hint="eastAsia"/>
          <w:rtl/>
        </w:rPr>
        <w:t>יודע</w:t>
      </w:r>
      <w:r w:rsidR="00D76629" w:rsidRPr="00E67C1F">
        <w:rPr>
          <w:rtl/>
        </w:rPr>
        <w:t xml:space="preserve"> </w:t>
      </w:r>
      <w:r w:rsidR="00D76629" w:rsidRPr="00E67C1F">
        <w:rPr>
          <w:rFonts w:hint="eastAsia"/>
          <w:rtl/>
        </w:rPr>
        <w:t>איך</w:t>
      </w:r>
      <w:r w:rsidR="00D76629" w:rsidRPr="00E67C1F">
        <w:rPr>
          <w:rtl/>
        </w:rPr>
        <w:t xml:space="preserve"> </w:t>
      </w:r>
      <w:r w:rsidR="00D76629" w:rsidRPr="00E67C1F">
        <w:rPr>
          <w:rFonts w:hint="eastAsia"/>
          <w:rtl/>
        </w:rPr>
        <w:t>צריך</w:t>
      </w:r>
      <w:r w:rsidR="00D76629" w:rsidRPr="00E67C1F">
        <w:rPr>
          <w:rtl/>
        </w:rPr>
        <w:t xml:space="preserve"> </w:t>
      </w:r>
      <w:r w:rsidR="00D76629" w:rsidRPr="00E67C1F">
        <w:rPr>
          <w:rFonts w:hint="eastAsia"/>
          <w:rtl/>
        </w:rPr>
        <w:t>להתמודד</w:t>
      </w:r>
      <w:r w:rsidR="00D76629" w:rsidRPr="00E67C1F">
        <w:rPr>
          <w:rtl/>
        </w:rPr>
        <w:t xml:space="preserve"> </w:t>
      </w:r>
      <w:r w:rsidR="00D76629" w:rsidRPr="00E67C1F">
        <w:rPr>
          <w:rFonts w:hint="eastAsia"/>
          <w:rtl/>
        </w:rPr>
        <w:t>עם</w:t>
      </w:r>
      <w:r w:rsidR="00D76629" w:rsidRPr="00E67C1F">
        <w:rPr>
          <w:rtl/>
        </w:rPr>
        <w:t xml:space="preserve"> </w:t>
      </w:r>
      <w:r w:rsidR="00D76629" w:rsidRPr="00E67C1F">
        <w:rPr>
          <w:rFonts w:hint="eastAsia"/>
          <w:rtl/>
        </w:rPr>
        <w:t>חתכים</w:t>
      </w:r>
      <w:r w:rsidR="00E3438C">
        <w:rPr>
          <w:rFonts w:hint="cs"/>
          <w:rtl/>
        </w:rPr>
        <w:t>.</w:t>
      </w:r>
      <w:r w:rsidR="00D76629" w:rsidRPr="00E67C1F">
        <w:rPr>
          <w:rtl/>
        </w:rPr>
        <w:t>"</w:t>
      </w:r>
      <w:r w:rsidR="00F21233">
        <w:rPr>
          <w:rFonts w:hint="cs"/>
          <w:rtl/>
        </w:rPr>
        <w:t xml:space="preserve"> </w:t>
      </w:r>
      <w:r w:rsidR="00F21233" w:rsidRPr="00F21233">
        <w:rPr>
          <w:rFonts w:cs="Times New Roman"/>
          <w:rtl/>
        </w:rPr>
        <w:t xml:space="preserve">הוא </w:t>
      </w:r>
      <w:r w:rsidR="00E3438C">
        <w:rPr>
          <w:rFonts w:cs="Times New Roman" w:hint="cs"/>
          <w:rtl/>
        </w:rPr>
        <w:t>נאלץ ל</w:t>
      </w:r>
      <w:r w:rsidR="00F21233" w:rsidRPr="00F21233">
        <w:rPr>
          <w:rFonts w:cs="Times New Roman"/>
          <w:rtl/>
        </w:rPr>
        <w:t>הסביר מהו מד"א.</w:t>
      </w:r>
      <w:r w:rsidR="00F21233">
        <w:rPr>
          <w:rFonts w:cs="Times New Roman" w:hint="cs"/>
          <w:rtl/>
        </w:rPr>
        <w:t xml:space="preserve"> </w:t>
      </w:r>
      <w:r w:rsidR="00FE6123" w:rsidRPr="00E67C1F">
        <w:rPr>
          <w:rtl/>
        </w:rPr>
        <w:t>"</w:t>
      </w:r>
      <w:r w:rsidRPr="00E67C1F">
        <w:rPr>
          <w:rFonts w:hint="eastAsia"/>
          <w:rtl/>
        </w:rPr>
        <w:t>מוכרחים</w:t>
      </w:r>
      <w:r w:rsidRPr="00E67C1F">
        <w:rPr>
          <w:rtl/>
        </w:rPr>
        <w:t xml:space="preserve"> </w:t>
      </w:r>
      <w:r w:rsidR="0055352F" w:rsidRPr="00E67C1F">
        <w:rPr>
          <w:rFonts w:hint="eastAsia"/>
          <w:rtl/>
        </w:rPr>
        <w:t>לחטא</w:t>
      </w:r>
      <w:r w:rsidR="0055352F" w:rsidRPr="00E67C1F">
        <w:rPr>
          <w:rtl/>
        </w:rPr>
        <w:t xml:space="preserve"> ומוכרחים </w:t>
      </w:r>
      <w:r w:rsidRPr="00E67C1F">
        <w:rPr>
          <w:rFonts w:hint="eastAsia"/>
          <w:rtl/>
        </w:rPr>
        <w:t>לחבוש</w:t>
      </w:r>
      <w:r w:rsidRPr="00E67C1F">
        <w:rPr>
          <w:rtl/>
        </w:rPr>
        <w:t xml:space="preserve">. </w:t>
      </w:r>
      <w:r w:rsidRPr="00E67C1F">
        <w:rPr>
          <w:rFonts w:hint="eastAsia"/>
          <w:rtl/>
        </w:rPr>
        <w:t>יש</w:t>
      </w:r>
      <w:r w:rsidRPr="00E67C1F">
        <w:rPr>
          <w:rtl/>
        </w:rPr>
        <w:t xml:space="preserve"> </w:t>
      </w:r>
      <w:r w:rsidRPr="00E67C1F">
        <w:rPr>
          <w:rFonts w:hint="eastAsia"/>
          <w:rtl/>
        </w:rPr>
        <w:t>לכם</w:t>
      </w:r>
      <w:r w:rsidRPr="00E67C1F">
        <w:rPr>
          <w:rtl/>
        </w:rPr>
        <w:t xml:space="preserve"> </w:t>
      </w:r>
      <w:r w:rsidRPr="00E67C1F">
        <w:rPr>
          <w:rFonts w:hint="eastAsia"/>
          <w:rtl/>
        </w:rPr>
        <w:t>יוד</w:t>
      </w:r>
      <w:r w:rsidRPr="00E67C1F">
        <w:rPr>
          <w:rtl/>
        </w:rPr>
        <w:t>?"</w:t>
      </w:r>
    </w:p>
    <w:p w14:paraId="3DBE616B" w14:textId="77777777" w:rsidR="00C37D2B" w:rsidRPr="00E67C1F" w:rsidRDefault="00CC0EDF" w:rsidP="005A6677">
      <w:pPr>
        <w:rPr>
          <w:rtl/>
        </w:rPr>
      </w:pPr>
      <w:r w:rsidRPr="00E67C1F">
        <w:rPr>
          <w:rtl/>
        </w:rPr>
        <w:t xml:space="preserve">"יש לנו הכל." </w:t>
      </w:r>
    </w:p>
    <w:p w14:paraId="3B3304C5" w14:textId="4C991900" w:rsidR="000A395C" w:rsidRDefault="00CC0EDF" w:rsidP="000A395C">
      <w:pPr>
        <w:rPr>
          <w:rtl/>
        </w:rPr>
      </w:pPr>
      <w:r w:rsidRPr="00E67C1F">
        <w:rPr>
          <w:rFonts w:hint="eastAsia"/>
          <w:rtl/>
        </w:rPr>
        <w:t>הם</w:t>
      </w:r>
      <w:r w:rsidRPr="00E67C1F">
        <w:rPr>
          <w:rtl/>
        </w:rPr>
        <w:t xml:space="preserve"> </w:t>
      </w:r>
      <w:r w:rsidRPr="00E67C1F">
        <w:rPr>
          <w:rFonts w:hint="eastAsia"/>
          <w:rtl/>
        </w:rPr>
        <w:t>הלכו</w:t>
      </w:r>
      <w:r w:rsidRPr="00E67C1F">
        <w:rPr>
          <w:rtl/>
        </w:rPr>
        <w:t xml:space="preserve"> </w:t>
      </w:r>
      <w:r w:rsidRPr="00E67C1F">
        <w:rPr>
          <w:rFonts w:hint="eastAsia"/>
          <w:rtl/>
        </w:rPr>
        <w:t>ביחד</w:t>
      </w:r>
      <w:r w:rsidRPr="00E67C1F">
        <w:rPr>
          <w:rtl/>
        </w:rPr>
        <w:t xml:space="preserve"> </w:t>
      </w:r>
      <w:r w:rsidRPr="00E67C1F">
        <w:rPr>
          <w:rFonts w:hint="eastAsia"/>
          <w:rtl/>
        </w:rPr>
        <w:t>ל</w:t>
      </w:r>
      <w:r w:rsidR="00573408" w:rsidRPr="00E67C1F">
        <w:rPr>
          <w:rFonts w:hint="eastAsia"/>
          <w:rtl/>
        </w:rPr>
        <w:t>חדר</w:t>
      </w:r>
      <w:r w:rsidR="00573408" w:rsidRPr="00E67C1F">
        <w:rPr>
          <w:rtl/>
        </w:rPr>
        <w:t xml:space="preserve"> </w:t>
      </w:r>
      <w:r w:rsidR="00573408" w:rsidRPr="00E67C1F">
        <w:rPr>
          <w:rFonts w:hint="eastAsia"/>
          <w:rtl/>
        </w:rPr>
        <w:t>ה</w:t>
      </w:r>
      <w:r w:rsidR="004627AB" w:rsidRPr="00E67C1F">
        <w:rPr>
          <w:rFonts w:hint="eastAsia"/>
          <w:rtl/>
        </w:rPr>
        <w:t>אמבטיה</w:t>
      </w:r>
      <w:r w:rsidRPr="00E67C1F">
        <w:rPr>
          <w:rtl/>
        </w:rPr>
        <w:t>,</w:t>
      </w:r>
      <w:r w:rsidR="001A3FC2" w:rsidRPr="00E67C1F">
        <w:rPr>
          <w:rtl/>
        </w:rPr>
        <w:t xml:space="preserve"> ידו המדממת של אלכס חפונ</w:t>
      </w:r>
      <w:r w:rsidR="001A3FC2" w:rsidRPr="00E67C1F">
        <w:rPr>
          <w:rFonts w:hint="eastAsia"/>
          <w:rtl/>
        </w:rPr>
        <w:t>ה</w:t>
      </w:r>
      <w:r w:rsidR="000A395C">
        <w:rPr>
          <w:rFonts w:cs="Times New Roman"/>
          <w:rtl/>
        </w:rPr>
        <w:t xml:space="preserve"> בשתי כפותיו לקלוט את הדם הזולג, ואכן אף טיפה לא נטפה, דבר שמראה, כך הרהר ארקדי בנחישות, עד כמה השתכללה מיומנותו בטיפול בפציעות למיניהן, וכדי שלא </w:t>
      </w:r>
      <w:r w:rsidR="00283859" w:rsidRPr="00283859">
        <w:rPr>
          <w:rFonts w:cs="Times New Roman"/>
          <w:rtl/>
        </w:rPr>
        <w:t xml:space="preserve">תהין איזו מחשבת לץ לצוץ ולפקפק בנחיצותה של אחיזה </w:t>
      </w:r>
      <w:r w:rsidR="006F0ECB" w:rsidRPr="006F0ECB">
        <w:rPr>
          <w:rFonts w:cs="Times New Roman"/>
          <w:rtl/>
        </w:rPr>
        <w:t xml:space="preserve">צמודה </w:t>
      </w:r>
      <w:r w:rsidR="00283859" w:rsidRPr="00283859">
        <w:rPr>
          <w:rFonts w:cs="Times New Roman"/>
          <w:rtl/>
        </w:rPr>
        <w:t>שכזאת כשניתן היה [לעטוף במגבת או אפילו] להניח לדם ליטוף על המרצפות,</w:t>
      </w:r>
      <w:r w:rsidR="000A395C">
        <w:rPr>
          <w:rFonts w:cs="Times New Roman"/>
          <w:rtl/>
        </w:rPr>
        <w:t xml:space="preserve"> </w:t>
      </w:r>
      <w:r w:rsidR="002F487F" w:rsidRPr="002F487F">
        <w:rPr>
          <w:rFonts w:cs="Times New Roman"/>
          <w:rtl/>
        </w:rPr>
        <w:t>הוא אף הגדיל ונחר בלגלוג כל הדרך לאמבטיה,</w:t>
      </w:r>
      <w:r w:rsidR="002F487F">
        <w:rPr>
          <w:rFonts w:cs="Times New Roman" w:hint="cs"/>
          <w:rtl/>
        </w:rPr>
        <w:t xml:space="preserve"> </w:t>
      </w:r>
      <w:r w:rsidR="000A395C">
        <w:rPr>
          <w:rFonts w:cs="Times New Roman"/>
          <w:rtl/>
        </w:rPr>
        <w:t>הכ</w:t>
      </w:r>
      <w:r w:rsidR="002F487F">
        <w:rPr>
          <w:rFonts w:cs="Times New Roman" w:hint="cs"/>
          <w:rtl/>
        </w:rPr>
        <w:t>ו</w:t>
      </w:r>
      <w:r w:rsidR="000A395C">
        <w:rPr>
          <w:rFonts w:cs="Times New Roman"/>
          <w:rtl/>
        </w:rPr>
        <w:t>ל! חה!</w:t>
      </w:r>
      <w:r w:rsidR="00483BB1">
        <w:rPr>
          <w:rFonts w:cs="Times New Roman"/>
          <w:rtl/>
        </w:rPr>
        <w:t xml:space="preserve"> הכול </w:t>
      </w:r>
      <w:r w:rsidR="000A395C">
        <w:rPr>
          <w:rFonts w:cs="Times New Roman"/>
          <w:rtl/>
        </w:rPr>
        <w:t>יש להם!</w:t>
      </w:r>
    </w:p>
    <w:p w14:paraId="4E55797C" w14:textId="5B67CDFA" w:rsidR="00573408" w:rsidRPr="00E67C1F" w:rsidRDefault="000A395C" w:rsidP="000A395C">
      <w:pPr>
        <w:rPr>
          <w:rtl/>
        </w:rPr>
      </w:pPr>
      <w:r>
        <w:rPr>
          <w:rFonts w:cs="Times New Roman"/>
          <w:rtl/>
        </w:rPr>
        <w:t xml:space="preserve"> </w:t>
      </w:r>
      <w:r w:rsidR="00145060">
        <w:rPr>
          <w:rFonts w:hint="cs"/>
          <w:rtl/>
        </w:rPr>
        <w:t>[</w:t>
      </w:r>
      <w:r w:rsidR="001A3FC2" w:rsidRPr="00E67C1F">
        <w:rPr>
          <w:rtl/>
        </w:rPr>
        <w:t xml:space="preserve">של ארקדי, </w:t>
      </w:r>
      <w:r w:rsidR="00271C41" w:rsidRPr="00E67C1F">
        <w:rPr>
          <w:rFonts w:hint="eastAsia"/>
          <w:rtl/>
        </w:rPr>
        <w:t>מ</w:t>
      </w:r>
      <w:r w:rsidR="001A3FC2" w:rsidRPr="00E67C1F">
        <w:rPr>
          <w:rFonts w:hint="eastAsia"/>
          <w:rtl/>
        </w:rPr>
        <w:t>ה</w:t>
      </w:r>
      <w:r w:rsidR="00271C41" w:rsidRPr="00E67C1F">
        <w:rPr>
          <w:rFonts w:hint="eastAsia"/>
          <w:rtl/>
        </w:rPr>
        <w:t>ו</w:t>
      </w:r>
      <w:r w:rsidR="001A3FC2" w:rsidRPr="00E67C1F">
        <w:rPr>
          <w:rFonts w:hint="eastAsia"/>
          <w:rtl/>
        </w:rPr>
        <w:t>דק</w:t>
      </w:r>
      <w:r w:rsidR="00271C41" w:rsidRPr="00E67C1F">
        <w:rPr>
          <w:rFonts w:hint="eastAsia"/>
          <w:rtl/>
        </w:rPr>
        <w:t>ת</w:t>
      </w:r>
      <w:r w:rsidR="001A3FC2" w:rsidRPr="00E67C1F">
        <w:rPr>
          <w:rtl/>
        </w:rPr>
        <w:t xml:space="preserve"> בחוזקה, צריך ללחוץ אבל </w:t>
      </w:r>
      <w:r w:rsidR="00573408" w:rsidRPr="00E67C1F">
        <w:rPr>
          <w:rFonts w:hint="eastAsia"/>
          <w:rtl/>
        </w:rPr>
        <w:t>לא</w:t>
      </w:r>
      <w:r w:rsidR="001A3FC2" w:rsidRPr="00E67C1F">
        <w:rPr>
          <w:rtl/>
        </w:rPr>
        <w:t xml:space="preserve"> ל</w:t>
      </w:r>
      <w:r w:rsidR="001A3FC2" w:rsidRPr="00E67C1F">
        <w:rPr>
          <w:rFonts w:hint="eastAsia"/>
          <w:rtl/>
        </w:rPr>
        <w:t>מחוץ</w:t>
      </w:r>
      <w:r w:rsidR="001A3FC2" w:rsidRPr="00E67C1F">
        <w:rPr>
          <w:rtl/>
        </w:rPr>
        <w:t xml:space="preserve"> </w:t>
      </w:r>
      <w:r w:rsidR="001A3FC2" w:rsidRPr="00E67C1F">
        <w:rPr>
          <w:rFonts w:hint="eastAsia"/>
          <w:rtl/>
        </w:rPr>
        <w:t>ולרסק</w:t>
      </w:r>
      <w:r w:rsidR="00573408" w:rsidRPr="00E67C1F">
        <w:rPr>
          <w:rtl/>
        </w:rPr>
        <w:t xml:space="preserve"> אלא ש</w:t>
      </w:r>
      <w:r w:rsidR="005F4CA7" w:rsidRPr="00E67C1F">
        <w:rPr>
          <w:rFonts w:hint="eastAsia"/>
          <w:rtl/>
        </w:rPr>
        <w:t>על</w:t>
      </w:r>
      <w:r w:rsidR="005F4CA7" w:rsidRPr="00E67C1F">
        <w:rPr>
          <w:rtl/>
        </w:rPr>
        <w:t xml:space="preserve"> </w:t>
      </w:r>
      <w:r w:rsidR="005F4CA7" w:rsidRPr="00E67C1F">
        <w:rPr>
          <w:rFonts w:hint="eastAsia"/>
          <w:rtl/>
        </w:rPr>
        <w:t>אף</w:t>
      </w:r>
      <w:r w:rsidR="005F4CA7" w:rsidRPr="00E67C1F">
        <w:rPr>
          <w:rtl/>
        </w:rPr>
        <w:t xml:space="preserve"> </w:t>
      </w:r>
      <w:r w:rsidR="005F4CA7" w:rsidRPr="00E67C1F">
        <w:rPr>
          <w:rFonts w:hint="eastAsia"/>
          <w:rtl/>
        </w:rPr>
        <w:t>מומ</w:t>
      </w:r>
      <w:r w:rsidR="006F4CD0" w:rsidRPr="00E67C1F">
        <w:rPr>
          <w:rFonts w:hint="eastAsia"/>
          <w:rtl/>
        </w:rPr>
        <w:t>חיותו</w:t>
      </w:r>
      <w:r w:rsidR="006F4CD0" w:rsidRPr="00E67C1F">
        <w:rPr>
          <w:rtl/>
        </w:rPr>
        <w:t xml:space="preserve"> בפציעות </w:t>
      </w:r>
      <w:r w:rsidR="00573408" w:rsidRPr="00E67C1F">
        <w:rPr>
          <w:rFonts w:hint="eastAsia"/>
          <w:rtl/>
        </w:rPr>
        <w:t>לא</w:t>
      </w:r>
      <w:r w:rsidR="00573408" w:rsidRPr="00E67C1F">
        <w:rPr>
          <w:rtl/>
        </w:rPr>
        <w:t xml:space="preserve"> הרגיש </w:t>
      </w:r>
      <w:r w:rsidR="00573408" w:rsidRPr="00E67C1F">
        <w:rPr>
          <w:rFonts w:hint="eastAsia"/>
          <w:rtl/>
        </w:rPr>
        <w:t>באכזריותו</w:t>
      </w:r>
      <w:r w:rsidR="00573408" w:rsidRPr="00E67C1F">
        <w:rPr>
          <w:rtl/>
        </w:rPr>
        <w:t xml:space="preserve"> ואלכס לא אמר דבר.</w:t>
      </w:r>
    </w:p>
    <w:p w14:paraId="6E41EA70" w14:textId="11D436A6" w:rsidR="00573408" w:rsidRPr="00E67C1F" w:rsidRDefault="00573408" w:rsidP="00201FE3">
      <w:pPr>
        <w:rPr>
          <w:rtl/>
        </w:rPr>
      </w:pPr>
      <w:r w:rsidRPr="00E67C1F">
        <w:rPr>
          <w:rtl/>
        </w:rPr>
        <w:t>[מכאיב – אכזר, אכזרי, חסר-רחמים, מדאיב, מדווה, מדכא, מדכדך, מוחץ, מועך, מזיק, מחלֶה, מכה, מעיק, מעציב, מצער, מקלקל, מרוצץ, מרע, משחית, מתאכזר, מתעלל, עוקצני, עושק, פוגע, פוצע, צובטני, צורב, קשוח]</w:t>
      </w:r>
    </w:p>
    <w:p w14:paraId="5C6C00C0" w14:textId="77777777" w:rsidR="00145060" w:rsidRDefault="00573408" w:rsidP="005A6677">
      <w:pPr>
        <w:rPr>
          <w:rtl/>
        </w:rPr>
      </w:pPr>
      <w:r w:rsidRPr="00E67C1F">
        <w:rPr>
          <w:rFonts w:hint="eastAsia"/>
          <w:rtl/>
        </w:rPr>
        <w:t>באמבטיה</w:t>
      </w:r>
      <w:r w:rsidRPr="00E67C1F">
        <w:rPr>
          <w:rtl/>
        </w:rPr>
        <w:t>,</w:t>
      </w:r>
      <w:r w:rsidR="00145060">
        <w:rPr>
          <w:rFonts w:hint="cs"/>
          <w:rtl/>
        </w:rPr>
        <w:t>]</w:t>
      </w:r>
    </w:p>
    <w:p w14:paraId="4375D981" w14:textId="35373124" w:rsidR="004627AB" w:rsidRDefault="000A395C" w:rsidP="005A6677">
      <w:pPr>
        <w:rPr>
          <w:rtl/>
        </w:rPr>
      </w:pPr>
      <w:r w:rsidRPr="000A395C">
        <w:rPr>
          <w:rFonts w:cs="Times New Roman"/>
          <w:rtl/>
        </w:rPr>
        <w:t xml:space="preserve">אבל כשהגיעו </w:t>
      </w:r>
      <w:r w:rsidR="00145060">
        <w:rPr>
          <w:rFonts w:hint="cs"/>
          <w:rtl/>
        </w:rPr>
        <w:t>ו</w:t>
      </w:r>
      <w:r w:rsidR="00A17A6E" w:rsidRPr="00E67C1F">
        <w:rPr>
          <w:rFonts w:hint="eastAsia"/>
          <w:rtl/>
        </w:rPr>
        <w:t>ארקדי</w:t>
      </w:r>
      <w:r w:rsidRPr="000A395C">
        <w:rPr>
          <w:rtl/>
        </w:rPr>
        <w:t xml:space="preserve"> </w:t>
      </w:r>
      <w:r w:rsidRPr="000A395C">
        <w:rPr>
          <w:rFonts w:cs="Times New Roman"/>
          <w:rtl/>
        </w:rPr>
        <w:t>הניח לידו של אלכס,</w:t>
      </w:r>
      <w:r w:rsidR="00A17A6E" w:rsidRPr="00E67C1F">
        <w:rPr>
          <w:rtl/>
        </w:rPr>
        <w:t xml:space="preserve"> </w:t>
      </w:r>
      <w:r w:rsidR="00A17A6E" w:rsidRPr="00E67C1F">
        <w:rPr>
          <w:rFonts w:hint="eastAsia"/>
          <w:rtl/>
        </w:rPr>
        <w:t>גילה</w:t>
      </w:r>
      <w:r w:rsidR="00A17A6E" w:rsidRPr="00E67C1F">
        <w:rPr>
          <w:rtl/>
        </w:rPr>
        <w:t xml:space="preserve"> </w:t>
      </w:r>
      <w:r w:rsidR="00A17A6E" w:rsidRPr="00E67C1F">
        <w:rPr>
          <w:rFonts w:hint="eastAsia"/>
          <w:rtl/>
        </w:rPr>
        <w:t>שלא</w:t>
      </w:r>
      <w:r w:rsidR="00A17A6E" w:rsidRPr="00E67C1F">
        <w:rPr>
          <w:rtl/>
        </w:rPr>
        <w:t xml:space="preserve"> </w:t>
      </w:r>
      <w:r w:rsidR="00A17A6E" w:rsidRPr="00E67C1F">
        <w:rPr>
          <w:rFonts w:hint="eastAsia"/>
          <w:rtl/>
        </w:rPr>
        <w:t>ה</w:t>
      </w:r>
      <w:r w:rsidR="00E41293" w:rsidRPr="00E67C1F">
        <w:rPr>
          <w:rFonts w:hint="eastAsia"/>
          <w:rtl/>
        </w:rPr>
        <w:t>פריז</w:t>
      </w:r>
      <w:r w:rsidR="00E41293" w:rsidRPr="00E67C1F">
        <w:rPr>
          <w:rtl/>
        </w:rPr>
        <w:t xml:space="preserve"> </w:t>
      </w:r>
      <w:r w:rsidR="00E41293" w:rsidRPr="00E67C1F">
        <w:rPr>
          <w:rFonts w:hint="eastAsia"/>
          <w:rtl/>
        </w:rPr>
        <w:t>בתיאורו</w:t>
      </w:r>
      <w:r w:rsidR="00145060">
        <w:rPr>
          <w:rFonts w:hint="cs"/>
          <w:rtl/>
        </w:rPr>
        <w:t>.</w:t>
      </w:r>
      <w:r w:rsidR="00A17A6E" w:rsidRPr="00E67C1F">
        <w:rPr>
          <w:rtl/>
        </w:rPr>
        <w:t xml:space="preserve"> </w:t>
      </w:r>
      <w:r w:rsidR="00CC0EDF" w:rsidRPr="00E67C1F">
        <w:rPr>
          <w:rFonts w:hint="eastAsia"/>
          <w:rtl/>
        </w:rPr>
        <w:t>בארונית</w:t>
      </w:r>
      <w:r w:rsidR="002F487F">
        <w:rPr>
          <w:rFonts w:hint="cs"/>
          <w:rtl/>
        </w:rPr>
        <w:t xml:space="preserve"> </w:t>
      </w:r>
      <w:r w:rsidR="00CC0EDF" w:rsidRPr="00E67C1F">
        <w:rPr>
          <w:rFonts w:hint="eastAsia"/>
          <w:rtl/>
        </w:rPr>
        <w:t>פלסטיק</w:t>
      </w:r>
      <w:r w:rsidR="00CC0EDF" w:rsidRPr="00E67C1F">
        <w:rPr>
          <w:rtl/>
        </w:rPr>
        <w:t xml:space="preserve"> </w:t>
      </w:r>
      <w:r w:rsidR="00CC0EDF" w:rsidRPr="00E67C1F">
        <w:rPr>
          <w:rFonts w:hint="eastAsia"/>
          <w:rtl/>
        </w:rPr>
        <w:t>קטנה</w:t>
      </w:r>
      <w:r w:rsidR="002F487F">
        <w:rPr>
          <w:rFonts w:hint="cs"/>
          <w:rtl/>
        </w:rPr>
        <w:t>,</w:t>
      </w:r>
      <w:r w:rsidR="009564E3" w:rsidRPr="00E67C1F">
        <w:rPr>
          <w:rtl/>
        </w:rPr>
        <w:t xml:space="preserve"> </w:t>
      </w:r>
      <w:r w:rsidR="00E566B1">
        <w:rPr>
          <w:rFonts w:hint="cs"/>
          <w:rtl/>
        </w:rPr>
        <w:t>כ</w:t>
      </w:r>
      <w:r w:rsidR="00F46213" w:rsidRPr="00E67C1F">
        <w:rPr>
          <w:rFonts w:hint="eastAsia"/>
          <w:rtl/>
        </w:rPr>
        <w:t>ממתינים</w:t>
      </w:r>
      <w:r w:rsidR="00F46213" w:rsidRPr="00E67C1F">
        <w:rPr>
          <w:rtl/>
        </w:rPr>
        <w:t xml:space="preserve"> </w:t>
      </w:r>
      <w:r w:rsidR="00F46213" w:rsidRPr="00E67C1F">
        <w:rPr>
          <w:rFonts w:hint="eastAsia"/>
          <w:rtl/>
        </w:rPr>
        <w:t>ליום</w:t>
      </w:r>
      <w:r w:rsidR="00F46213" w:rsidRPr="00E67C1F">
        <w:rPr>
          <w:rtl/>
        </w:rPr>
        <w:t xml:space="preserve"> </w:t>
      </w:r>
      <w:r w:rsidR="00F46213" w:rsidRPr="00E67C1F">
        <w:rPr>
          <w:rFonts w:hint="eastAsia"/>
          <w:rtl/>
        </w:rPr>
        <w:t>פקודה</w:t>
      </w:r>
      <w:r w:rsidR="002F487F">
        <w:rPr>
          <w:rFonts w:hint="cs"/>
          <w:rtl/>
        </w:rPr>
        <w:t>,</w:t>
      </w:r>
      <w:r w:rsidR="000772F8" w:rsidRPr="00E67C1F">
        <w:rPr>
          <w:rtl/>
        </w:rPr>
        <w:t xml:space="preserve"> </w:t>
      </w:r>
      <w:r w:rsidR="00E566B1">
        <w:rPr>
          <w:rFonts w:hint="cs"/>
          <w:rtl/>
        </w:rPr>
        <w:t xml:space="preserve">שכנו </w:t>
      </w:r>
      <w:r w:rsidR="00004D47" w:rsidRPr="00E67C1F">
        <w:rPr>
          <w:rFonts w:hint="eastAsia"/>
          <w:rtl/>
        </w:rPr>
        <w:t>שפע</w:t>
      </w:r>
      <w:r w:rsidR="00004D47" w:rsidRPr="00E67C1F">
        <w:rPr>
          <w:rtl/>
        </w:rPr>
        <w:t xml:space="preserve"> </w:t>
      </w:r>
      <w:r w:rsidR="000772F8" w:rsidRPr="00E67C1F">
        <w:rPr>
          <w:rFonts w:hint="eastAsia"/>
          <w:rtl/>
        </w:rPr>
        <w:t>ת</w:t>
      </w:r>
      <w:r w:rsidR="004627AB" w:rsidRPr="00E67C1F">
        <w:rPr>
          <w:rFonts w:hint="eastAsia"/>
          <w:rtl/>
        </w:rPr>
        <w:t>חב</w:t>
      </w:r>
      <w:r w:rsidR="000772F8" w:rsidRPr="00E67C1F">
        <w:rPr>
          <w:rFonts w:hint="eastAsia"/>
          <w:rtl/>
        </w:rPr>
        <w:t>ו</w:t>
      </w:r>
      <w:r w:rsidR="004627AB" w:rsidRPr="00E67C1F">
        <w:rPr>
          <w:rFonts w:hint="eastAsia"/>
          <w:rtl/>
        </w:rPr>
        <w:t>שות</w:t>
      </w:r>
      <w:r w:rsidR="000772F8" w:rsidRPr="00E67C1F">
        <w:rPr>
          <w:rtl/>
        </w:rPr>
        <w:t>,</w:t>
      </w:r>
      <w:r w:rsidR="004627AB" w:rsidRPr="00E67C1F">
        <w:rPr>
          <w:rtl/>
        </w:rPr>
        <w:t xml:space="preserve"> נוזלים אנטיספטיים</w:t>
      </w:r>
      <w:r w:rsidR="005A1760" w:rsidRPr="00E67C1F">
        <w:rPr>
          <w:rtl/>
        </w:rPr>
        <w:t xml:space="preserve"> ומשחות אנטיביוטיות</w:t>
      </w:r>
      <w:r w:rsidR="00F46213" w:rsidRPr="00E67C1F">
        <w:rPr>
          <w:rtl/>
        </w:rPr>
        <w:t xml:space="preserve">, </w:t>
      </w:r>
      <w:r w:rsidR="00F46213" w:rsidRPr="00E67C1F">
        <w:rPr>
          <w:rFonts w:hint="eastAsia"/>
          <w:rtl/>
        </w:rPr>
        <w:t>באדיבותה</w:t>
      </w:r>
      <w:r w:rsidR="00F46213" w:rsidRPr="00E67C1F">
        <w:rPr>
          <w:rtl/>
        </w:rPr>
        <w:t xml:space="preserve"> </w:t>
      </w:r>
      <w:r w:rsidR="00F46213" w:rsidRPr="00E67C1F">
        <w:rPr>
          <w:rFonts w:hint="eastAsia"/>
          <w:rtl/>
        </w:rPr>
        <w:t>של</w:t>
      </w:r>
      <w:r w:rsidR="00F46213" w:rsidRPr="00E67C1F">
        <w:rPr>
          <w:rtl/>
        </w:rPr>
        <w:t xml:space="preserve"> </w:t>
      </w:r>
      <w:r w:rsidR="00F46213" w:rsidRPr="00E67C1F">
        <w:rPr>
          <w:rFonts w:hint="eastAsia"/>
          <w:rtl/>
        </w:rPr>
        <w:t>הדודה</w:t>
      </w:r>
      <w:r w:rsidR="00E566B1">
        <w:rPr>
          <w:rFonts w:hint="cs"/>
          <w:rtl/>
        </w:rPr>
        <w:t>[</w:t>
      </w:r>
      <w:r w:rsidR="00D76629" w:rsidRPr="00E67C1F">
        <w:rPr>
          <w:rtl/>
        </w:rPr>
        <w:t xml:space="preserve">, שהבינה </w:t>
      </w:r>
      <w:r w:rsidR="00D76629" w:rsidRPr="00E67C1F">
        <w:rPr>
          <w:rFonts w:hint="eastAsia"/>
          <w:rtl/>
        </w:rPr>
        <w:t>במשך</w:t>
      </w:r>
      <w:r w:rsidR="00D76629" w:rsidRPr="00E67C1F">
        <w:rPr>
          <w:rtl/>
        </w:rPr>
        <w:t xml:space="preserve"> </w:t>
      </w:r>
      <w:r w:rsidR="00D76629" w:rsidRPr="00E67C1F">
        <w:rPr>
          <w:rFonts w:hint="eastAsia"/>
          <w:rtl/>
        </w:rPr>
        <w:t>הזמן</w:t>
      </w:r>
      <w:r w:rsidR="00D76629" w:rsidRPr="00E67C1F">
        <w:rPr>
          <w:rtl/>
        </w:rPr>
        <w:t xml:space="preserve"> </w:t>
      </w:r>
      <w:r w:rsidR="00D76629" w:rsidRPr="00E67C1F">
        <w:rPr>
          <w:rFonts w:hint="eastAsia"/>
          <w:rtl/>
        </w:rPr>
        <w:t>ש</w:t>
      </w:r>
      <w:r w:rsidR="006F4CD0" w:rsidRPr="00E67C1F">
        <w:rPr>
          <w:rFonts w:hint="eastAsia"/>
          <w:rtl/>
        </w:rPr>
        <w:t>אחיניה</w:t>
      </w:r>
      <w:r w:rsidR="006F4CD0" w:rsidRPr="00E67C1F">
        <w:rPr>
          <w:rtl/>
        </w:rPr>
        <w:t xml:space="preserve"> </w:t>
      </w:r>
      <w:r w:rsidR="00D76629" w:rsidRPr="00E67C1F">
        <w:rPr>
          <w:rFonts w:hint="eastAsia"/>
          <w:rtl/>
        </w:rPr>
        <w:t>כנראה</w:t>
      </w:r>
      <w:r w:rsidR="00D76629" w:rsidRPr="00E67C1F">
        <w:rPr>
          <w:rtl/>
        </w:rPr>
        <w:t xml:space="preserve"> </w:t>
      </w:r>
      <w:r w:rsidR="006F4CD0" w:rsidRPr="00E67C1F">
        <w:rPr>
          <w:rFonts w:hint="eastAsia"/>
          <w:rtl/>
        </w:rPr>
        <w:lastRenderedPageBreak/>
        <w:t>לא</w:t>
      </w:r>
      <w:r w:rsidR="006F4CD0" w:rsidRPr="00E67C1F">
        <w:rPr>
          <w:rtl/>
        </w:rPr>
        <w:t xml:space="preserve"> יזדקקו </w:t>
      </w:r>
      <w:r w:rsidR="00D76629" w:rsidRPr="00E67C1F">
        <w:rPr>
          <w:rFonts w:hint="eastAsia"/>
          <w:rtl/>
        </w:rPr>
        <w:t>לכלי</w:t>
      </w:r>
      <w:r w:rsidR="00D76629" w:rsidRPr="00E67C1F">
        <w:rPr>
          <w:rtl/>
        </w:rPr>
        <w:t xml:space="preserve"> </w:t>
      </w:r>
      <w:r w:rsidR="00D76629" w:rsidRPr="00E67C1F">
        <w:rPr>
          <w:rFonts w:hint="eastAsia"/>
          <w:rtl/>
        </w:rPr>
        <w:t>להגשת</w:t>
      </w:r>
      <w:r w:rsidR="00D76629" w:rsidRPr="00E67C1F">
        <w:rPr>
          <w:rtl/>
        </w:rPr>
        <w:t xml:space="preserve"> סוכר, </w:t>
      </w:r>
      <w:r w:rsidR="00177737" w:rsidRPr="00E67C1F">
        <w:rPr>
          <w:rFonts w:hint="eastAsia"/>
          <w:rtl/>
        </w:rPr>
        <w:t>אבל</w:t>
      </w:r>
      <w:r w:rsidR="00177737" w:rsidRPr="00E67C1F">
        <w:rPr>
          <w:rtl/>
        </w:rPr>
        <w:t xml:space="preserve"> </w:t>
      </w:r>
      <w:r w:rsidR="00177737" w:rsidRPr="00E67C1F">
        <w:rPr>
          <w:rFonts w:hint="eastAsia"/>
          <w:rtl/>
        </w:rPr>
        <w:t>לאלו</w:t>
      </w:r>
      <w:r w:rsidR="00177737" w:rsidRPr="00E67C1F">
        <w:rPr>
          <w:rtl/>
        </w:rPr>
        <w:t xml:space="preserve"> </w:t>
      </w:r>
      <w:r w:rsidR="00177737" w:rsidRPr="00E67C1F">
        <w:rPr>
          <w:rFonts w:hint="eastAsia"/>
          <w:rtl/>
        </w:rPr>
        <w:t>כן</w:t>
      </w:r>
      <w:r w:rsidR="00E566B1">
        <w:rPr>
          <w:rFonts w:hint="cs"/>
          <w:rtl/>
        </w:rPr>
        <w:t>]</w:t>
      </w:r>
      <w:r w:rsidR="004627AB" w:rsidRPr="00E67C1F">
        <w:rPr>
          <w:rtl/>
        </w:rPr>
        <w:t>.</w:t>
      </w:r>
      <w:r w:rsidR="004627AB">
        <w:rPr>
          <w:rFonts w:hint="cs"/>
          <w:rtl/>
        </w:rPr>
        <w:t xml:space="preserve"> ארקדי</w:t>
      </w:r>
      <w:r w:rsidR="00E566B1">
        <w:rPr>
          <w:rFonts w:hint="cs"/>
          <w:rtl/>
        </w:rPr>
        <w:t xml:space="preserve"> בחר</w:t>
      </w:r>
      <w:r w:rsidR="006933C0">
        <w:rPr>
          <w:rFonts w:hint="cs"/>
          <w:rtl/>
        </w:rPr>
        <w:t xml:space="preserve"> </w:t>
      </w:r>
      <w:r w:rsidR="006933C0" w:rsidRPr="006933C0">
        <w:rPr>
          <w:rFonts w:cs="Times New Roman"/>
          <w:rtl/>
        </w:rPr>
        <w:t>מביניהם</w:t>
      </w:r>
      <w:r w:rsidR="00E566B1">
        <w:rPr>
          <w:rFonts w:hint="cs"/>
          <w:rtl/>
        </w:rPr>
        <w:t xml:space="preserve"> ללא היסוס</w:t>
      </w:r>
      <w:r w:rsidR="004627AB" w:rsidRPr="006F70A6">
        <w:rPr>
          <w:rFonts w:hint="cs"/>
          <w:rtl/>
        </w:rPr>
        <w:t xml:space="preserve">. </w:t>
      </w:r>
      <w:r w:rsidR="006F4CD0">
        <w:rPr>
          <w:rFonts w:hint="cs"/>
          <w:rtl/>
        </w:rPr>
        <w:t xml:space="preserve">הוא אכן </w:t>
      </w:r>
      <w:r w:rsidR="004627AB" w:rsidRPr="006F70A6">
        <w:rPr>
          <w:rFonts w:hint="cs"/>
          <w:rtl/>
        </w:rPr>
        <w:t>כבר שנת</w:t>
      </w:r>
      <w:r w:rsidR="005A6677">
        <w:rPr>
          <w:rFonts w:hint="cs"/>
          <w:rtl/>
        </w:rPr>
        <w:t>יים התנדב במגן</w:t>
      </w:r>
      <w:r w:rsidR="002F487F">
        <w:rPr>
          <w:rFonts w:hint="cs"/>
          <w:rtl/>
        </w:rPr>
        <w:t xml:space="preserve"> </w:t>
      </w:r>
      <w:r w:rsidR="005A6677">
        <w:rPr>
          <w:rFonts w:hint="cs"/>
          <w:rtl/>
        </w:rPr>
        <w:t>דוד</w:t>
      </w:r>
      <w:r w:rsidR="002F487F">
        <w:rPr>
          <w:rFonts w:hint="cs"/>
          <w:rtl/>
        </w:rPr>
        <w:t xml:space="preserve"> </w:t>
      </w:r>
      <w:r w:rsidR="004627AB">
        <w:rPr>
          <w:rFonts w:hint="cs"/>
          <w:rtl/>
        </w:rPr>
        <w:t xml:space="preserve">אדום וחבש </w:t>
      </w:r>
      <w:r w:rsidR="003F3620">
        <w:rPr>
          <w:rFonts w:hint="cs"/>
          <w:rtl/>
        </w:rPr>
        <w:t>עשרות</w:t>
      </w:r>
      <w:r w:rsidR="004627AB">
        <w:rPr>
          <w:rFonts w:hint="cs"/>
          <w:rtl/>
        </w:rPr>
        <w:t xml:space="preserve"> פציעות, </w:t>
      </w:r>
      <w:r w:rsidR="00E566B1">
        <w:rPr>
          <w:rFonts w:hint="cs"/>
          <w:rtl/>
        </w:rPr>
        <w:t>[</w:t>
      </w:r>
      <w:r w:rsidR="004627AB">
        <w:rPr>
          <w:rFonts w:hint="cs"/>
          <w:rtl/>
        </w:rPr>
        <w:t>חמורות בהרבה</w:t>
      </w:r>
      <w:r w:rsidR="00004D47">
        <w:rPr>
          <w:rFonts w:hint="cs"/>
          <w:rtl/>
        </w:rPr>
        <w:t>,</w:t>
      </w:r>
      <w:r w:rsidR="00E566B1">
        <w:rPr>
          <w:rFonts w:hint="cs"/>
          <w:rtl/>
        </w:rPr>
        <w:t>]</w:t>
      </w:r>
      <w:r w:rsidR="004627AB">
        <w:rPr>
          <w:rFonts w:hint="cs"/>
          <w:rtl/>
        </w:rPr>
        <w:t xml:space="preserve"> אבל מעולם לא אחת שפצעה גם אותו.</w:t>
      </w:r>
      <w:r w:rsidR="00790103" w:rsidDel="00790103">
        <w:rPr>
          <w:rFonts w:hint="cs"/>
          <w:rtl/>
        </w:rPr>
        <w:t xml:space="preserve"> </w:t>
      </w:r>
    </w:p>
    <w:p w14:paraId="115A94F4" w14:textId="229AC004" w:rsidR="001A3FC2" w:rsidRDefault="004627AB" w:rsidP="001401D1">
      <w:pPr>
        <w:rPr>
          <w:rtl/>
        </w:rPr>
      </w:pPr>
      <w:r>
        <w:rPr>
          <w:rFonts w:hint="cs"/>
          <w:rtl/>
        </w:rPr>
        <w:t xml:space="preserve">ובתוך </w:t>
      </w:r>
      <w:r w:rsidR="00E566B1">
        <w:rPr>
          <w:rFonts w:hint="cs"/>
          <w:rtl/>
        </w:rPr>
        <w:t>ה</w:t>
      </w:r>
      <w:r>
        <w:rPr>
          <w:rFonts w:hint="cs"/>
          <w:rtl/>
        </w:rPr>
        <w:t xml:space="preserve">דירה </w:t>
      </w:r>
      <w:r w:rsidR="00E566B1">
        <w:rPr>
          <w:rFonts w:hint="cs"/>
          <w:rtl/>
        </w:rPr>
        <w:t>ה</w:t>
      </w:r>
      <w:r>
        <w:rPr>
          <w:rFonts w:hint="cs"/>
          <w:rtl/>
        </w:rPr>
        <w:t xml:space="preserve">קטנה </w:t>
      </w:r>
      <w:r w:rsidR="00E566B1">
        <w:rPr>
          <w:rFonts w:hint="cs"/>
          <w:rtl/>
        </w:rPr>
        <w:t>[</w:t>
      </w:r>
      <w:r>
        <w:rPr>
          <w:rFonts w:hint="cs"/>
          <w:rtl/>
        </w:rPr>
        <w:t xml:space="preserve">ופשוטה, עם נער </w:t>
      </w:r>
      <w:r w:rsidR="00B771BB">
        <w:rPr>
          <w:rFonts w:hint="cs"/>
          <w:rtl/>
        </w:rPr>
        <w:t>ה</w:t>
      </w:r>
      <w:r w:rsidR="006F70A6">
        <w:rPr>
          <w:rFonts w:hint="cs"/>
          <w:rtl/>
        </w:rPr>
        <w:t>צעיר ממנו בשנה וחצי,</w:t>
      </w:r>
      <w:r w:rsidR="00E566B1">
        <w:rPr>
          <w:rFonts w:hint="cs"/>
          <w:rtl/>
        </w:rPr>
        <w:t>]</w:t>
      </w:r>
      <w:r w:rsidR="000772F8">
        <w:rPr>
          <w:rFonts w:hint="cs"/>
          <w:rtl/>
        </w:rPr>
        <w:t xml:space="preserve"> </w:t>
      </w:r>
      <w:r w:rsidR="007849E8">
        <w:rPr>
          <w:rFonts w:hint="cs"/>
          <w:rtl/>
        </w:rPr>
        <w:t>ארקדי</w:t>
      </w:r>
      <w:r w:rsidR="007018DC">
        <w:rPr>
          <w:rFonts w:hint="cs"/>
          <w:rtl/>
        </w:rPr>
        <w:t xml:space="preserve"> </w:t>
      </w:r>
      <w:r>
        <w:rPr>
          <w:rFonts w:hint="cs"/>
          <w:rtl/>
        </w:rPr>
        <w:t xml:space="preserve">פחד. </w:t>
      </w:r>
    </w:p>
    <w:p w14:paraId="00800C87" w14:textId="77777777" w:rsidR="001A3FC2" w:rsidRDefault="004627AB" w:rsidP="001401D1">
      <w:pPr>
        <w:rPr>
          <w:rtl/>
        </w:rPr>
      </w:pPr>
      <w:r>
        <w:rPr>
          <w:rFonts w:hint="cs"/>
          <w:rtl/>
        </w:rPr>
        <w:t xml:space="preserve">מה יקרה לו? </w:t>
      </w:r>
    </w:p>
    <w:p w14:paraId="5736788C" w14:textId="1D03A21D" w:rsidR="001A3FC2" w:rsidRDefault="000A395C" w:rsidP="001401D1">
      <w:pPr>
        <w:rPr>
          <w:rtl/>
        </w:rPr>
      </w:pPr>
      <w:bookmarkStart w:id="330" w:name="_Hlk16004893"/>
      <w:r w:rsidRPr="000A395C">
        <w:rPr>
          <w:rFonts w:cs="Times New Roman"/>
          <w:rtl/>
        </w:rPr>
        <w:t xml:space="preserve">– </w:t>
      </w:r>
      <w:bookmarkEnd w:id="330"/>
      <w:r w:rsidR="004627AB">
        <w:rPr>
          <w:rFonts w:hint="cs"/>
          <w:rtl/>
        </w:rPr>
        <w:t xml:space="preserve">מה ירשה שיקרה לו? </w:t>
      </w:r>
    </w:p>
    <w:p w14:paraId="5A98297C" w14:textId="77777777" w:rsidR="001A3FC2" w:rsidRDefault="004627AB" w:rsidP="001401D1">
      <w:pPr>
        <w:rPr>
          <w:rtl/>
        </w:rPr>
      </w:pPr>
      <w:r>
        <w:rPr>
          <w:rFonts w:hint="cs"/>
          <w:rtl/>
        </w:rPr>
        <w:t xml:space="preserve">כלום! כלום! </w:t>
      </w:r>
    </w:p>
    <w:p w14:paraId="1B26013B" w14:textId="1E2562D4" w:rsidR="004627AB" w:rsidRDefault="004627AB" w:rsidP="001401D1">
      <w:pPr>
        <w:rPr>
          <w:rtl/>
        </w:rPr>
      </w:pPr>
      <w:r>
        <w:rPr>
          <w:rFonts w:hint="cs"/>
          <w:rtl/>
        </w:rPr>
        <w:t xml:space="preserve">המים השחורים שטפו גופות, הם זרמו על קברים, לא </w:t>
      </w:r>
      <w:r w:rsidR="00E15591">
        <w:rPr>
          <w:rFonts w:hint="cs"/>
          <w:rtl/>
        </w:rPr>
        <w:t>י</w:t>
      </w:r>
      <w:r>
        <w:rPr>
          <w:rFonts w:hint="cs"/>
          <w:rtl/>
        </w:rPr>
        <w:t>יאמן איך עבר</w:t>
      </w:r>
      <w:r w:rsidR="00E15591">
        <w:rPr>
          <w:rFonts w:hint="cs"/>
          <w:rtl/>
        </w:rPr>
        <w:t>ו שנים והפחד הזה עדיין לא ה</w:t>
      </w:r>
      <w:r>
        <w:rPr>
          <w:rFonts w:hint="cs"/>
          <w:rtl/>
        </w:rPr>
        <w:t xml:space="preserve">צחיק אותו. </w:t>
      </w:r>
      <w:r w:rsidR="006F70A6">
        <w:rPr>
          <w:rFonts w:hint="cs"/>
          <w:rtl/>
        </w:rPr>
        <w:t>הוא</w:t>
      </w:r>
      <w:r>
        <w:rPr>
          <w:rFonts w:hint="cs"/>
          <w:rtl/>
        </w:rPr>
        <w:t xml:space="preserve"> חמל</w:t>
      </w:r>
      <w:r w:rsidR="006F70A6">
        <w:rPr>
          <w:rFonts w:hint="cs"/>
          <w:rtl/>
        </w:rPr>
        <w:t xml:space="preserve"> על</w:t>
      </w:r>
      <w:r>
        <w:rPr>
          <w:rFonts w:hint="cs"/>
          <w:rtl/>
        </w:rPr>
        <w:t xml:space="preserve"> </w:t>
      </w:r>
      <w:r w:rsidR="006F70A6">
        <w:rPr>
          <w:rFonts w:hint="cs"/>
          <w:rtl/>
        </w:rPr>
        <w:t>ארקשה</w:t>
      </w:r>
      <w:r>
        <w:rPr>
          <w:rFonts w:hint="cs"/>
          <w:rtl/>
        </w:rPr>
        <w:t xml:space="preserve"> הקטן שהיה </w:t>
      </w:r>
      <w:r w:rsidR="006F70A6">
        <w:rPr>
          <w:rFonts w:hint="cs"/>
          <w:rtl/>
        </w:rPr>
        <w:t>בודד</w:t>
      </w:r>
      <w:r>
        <w:rPr>
          <w:rFonts w:hint="cs"/>
          <w:rtl/>
        </w:rPr>
        <w:t xml:space="preserve"> לג</w:t>
      </w:r>
      <w:r w:rsidR="006F70A6">
        <w:rPr>
          <w:rFonts w:hint="cs"/>
          <w:rtl/>
        </w:rPr>
        <w:t xml:space="preserve">מרי, </w:t>
      </w:r>
      <w:r w:rsidR="001C5A04">
        <w:rPr>
          <w:rFonts w:hint="cs"/>
          <w:rtl/>
        </w:rPr>
        <w:t>אימא</w:t>
      </w:r>
      <w:r w:rsidR="006F70A6">
        <w:rPr>
          <w:rFonts w:hint="cs"/>
          <w:rtl/>
        </w:rPr>
        <w:t xml:space="preserve"> בבית</w:t>
      </w:r>
      <w:r w:rsidR="00E15591">
        <w:rPr>
          <w:rFonts w:hint="cs"/>
          <w:rtl/>
        </w:rPr>
        <w:t>-</w:t>
      </w:r>
      <w:r w:rsidR="003F27AD">
        <w:rPr>
          <w:rFonts w:hint="cs"/>
          <w:rtl/>
        </w:rPr>
        <w:t>ה</w:t>
      </w:r>
      <w:r w:rsidR="006F70A6">
        <w:rPr>
          <w:rFonts w:hint="cs"/>
          <w:rtl/>
        </w:rPr>
        <w:t xml:space="preserve">חולים ואבא </w:t>
      </w:r>
      <w:r w:rsidR="003F3620">
        <w:rPr>
          <w:rFonts w:hint="cs"/>
          <w:rtl/>
        </w:rPr>
        <w:t>אורז</w:t>
      </w:r>
      <w:r>
        <w:rPr>
          <w:rFonts w:hint="cs"/>
          <w:rtl/>
        </w:rPr>
        <w:t xml:space="preserve"> </w:t>
      </w:r>
      <w:r w:rsidR="006F70A6">
        <w:rPr>
          <w:rFonts w:hint="cs"/>
          <w:rtl/>
        </w:rPr>
        <w:t xml:space="preserve">לו </w:t>
      </w:r>
      <w:r w:rsidR="003F3620">
        <w:rPr>
          <w:rFonts w:hint="cs"/>
          <w:rtl/>
        </w:rPr>
        <w:t xml:space="preserve">מדי </w:t>
      </w:r>
      <w:r w:rsidR="006F70A6">
        <w:rPr>
          <w:rFonts w:hint="cs"/>
          <w:rtl/>
        </w:rPr>
        <w:t xml:space="preserve">בוקר </w:t>
      </w:r>
      <w:r>
        <w:rPr>
          <w:rFonts w:hint="cs"/>
          <w:rtl/>
        </w:rPr>
        <w:t xml:space="preserve">את האוכל </w:t>
      </w:r>
      <w:r w:rsidR="00E15591">
        <w:rPr>
          <w:rFonts w:hint="cs"/>
          <w:rtl/>
        </w:rPr>
        <w:t>ש</w:t>
      </w:r>
      <w:r>
        <w:rPr>
          <w:rFonts w:hint="cs"/>
          <w:rtl/>
        </w:rPr>
        <w:t xml:space="preserve">יחזיק אותו </w:t>
      </w:r>
      <w:r w:rsidR="003F3620">
        <w:rPr>
          <w:rFonts w:hint="cs"/>
          <w:rtl/>
        </w:rPr>
        <w:t>למשך יום שלם,</w:t>
      </w:r>
      <w:r>
        <w:rPr>
          <w:rFonts w:hint="cs"/>
          <w:rtl/>
        </w:rPr>
        <w:t xml:space="preserve"> חוג שחמט וחוג שח</w:t>
      </w:r>
      <w:r w:rsidR="0061593D">
        <w:rPr>
          <w:rFonts w:hint="cs"/>
          <w:rtl/>
        </w:rPr>
        <w:t>י</w:t>
      </w:r>
      <w:r>
        <w:rPr>
          <w:rFonts w:hint="cs"/>
          <w:rtl/>
        </w:rPr>
        <w:t>יה ישר אחרי בית</w:t>
      </w:r>
      <w:r w:rsidR="00E15591">
        <w:rPr>
          <w:rFonts w:hint="cs"/>
          <w:rtl/>
        </w:rPr>
        <w:t>-</w:t>
      </w:r>
      <w:r>
        <w:rPr>
          <w:rFonts w:hint="cs"/>
          <w:rtl/>
        </w:rPr>
        <w:t>ספר</w:t>
      </w:r>
      <w:r w:rsidR="006933C0">
        <w:rPr>
          <w:rFonts w:hint="cs"/>
          <w:rtl/>
        </w:rPr>
        <w:t>,</w:t>
      </w:r>
      <w:r>
        <w:rPr>
          <w:rFonts w:hint="cs"/>
          <w:rtl/>
        </w:rPr>
        <w:t xml:space="preserve"> </w:t>
      </w:r>
      <w:r w:rsidR="003F27AD" w:rsidRPr="00E67C1F">
        <w:rPr>
          <w:rFonts w:hint="eastAsia"/>
          <w:rtl/>
        </w:rPr>
        <w:t>מהאוטובוס</w:t>
      </w:r>
      <w:r w:rsidR="003F27AD" w:rsidRPr="00E67C1F">
        <w:rPr>
          <w:rtl/>
        </w:rPr>
        <w:t xml:space="preserve"> </w:t>
      </w:r>
      <w:r w:rsidR="003F27AD" w:rsidRPr="00E67C1F">
        <w:rPr>
          <w:rFonts w:hint="eastAsia"/>
          <w:rtl/>
        </w:rPr>
        <w:t>לתחנת</w:t>
      </w:r>
      <w:r w:rsidR="003F27AD" w:rsidRPr="00E67C1F">
        <w:rPr>
          <w:rtl/>
        </w:rPr>
        <w:t xml:space="preserve"> </w:t>
      </w:r>
      <w:r w:rsidR="003F27AD" w:rsidRPr="00E67C1F">
        <w:rPr>
          <w:rFonts w:hint="eastAsia"/>
          <w:rtl/>
        </w:rPr>
        <w:t>הרכבת</w:t>
      </w:r>
      <w:r w:rsidR="003F27AD" w:rsidRPr="00E67C1F">
        <w:rPr>
          <w:rtl/>
        </w:rPr>
        <w:t xml:space="preserve"> התחתית, מתרוצץ ונחפז, לעיתים </w:t>
      </w:r>
      <w:r w:rsidR="006F4CD0" w:rsidRPr="00E67C1F">
        <w:rPr>
          <w:rFonts w:hint="eastAsia"/>
          <w:rtl/>
        </w:rPr>
        <w:t>ט</w:t>
      </w:r>
      <w:r w:rsidR="003F27AD" w:rsidRPr="00E67C1F">
        <w:rPr>
          <w:rFonts w:hint="eastAsia"/>
          <w:rtl/>
        </w:rPr>
        <w:t>ועה</w:t>
      </w:r>
      <w:r w:rsidR="003F27AD" w:rsidRPr="00E67C1F">
        <w:rPr>
          <w:rtl/>
        </w:rPr>
        <w:t xml:space="preserve"> </w:t>
      </w:r>
      <w:r w:rsidR="003F27AD" w:rsidRPr="00E67C1F">
        <w:rPr>
          <w:rFonts w:hint="eastAsia"/>
          <w:rtl/>
        </w:rPr>
        <w:t>ב</w:t>
      </w:r>
      <w:r w:rsidR="006933C0" w:rsidRPr="006933C0">
        <w:rPr>
          <w:rFonts w:cs="Times New Roman"/>
          <w:rtl/>
        </w:rPr>
        <w:t>יום, טועה בשעה</w:t>
      </w:r>
      <w:r w:rsidR="003F27AD" w:rsidRPr="00E67C1F">
        <w:rPr>
          <w:rtl/>
        </w:rPr>
        <w:t xml:space="preserve"> וניצב בעיניים [שקועות? ספוגות? </w:t>
      </w:r>
      <w:r w:rsidR="003F27AD" w:rsidRPr="00E67C1F">
        <w:rPr>
          <w:rFonts w:hint="eastAsia"/>
          <w:rtl/>
        </w:rPr>
        <w:t>רחוצות</w:t>
      </w:r>
      <w:r w:rsidR="003F27AD" w:rsidRPr="00E67C1F">
        <w:rPr>
          <w:rtl/>
        </w:rPr>
        <w:t>???] ד</w:t>
      </w:r>
      <w:r w:rsidR="00177737" w:rsidRPr="00E67C1F">
        <w:rPr>
          <w:rFonts w:hint="eastAsia"/>
          <w:rtl/>
        </w:rPr>
        <w:t>ו</w:t>
      </w:r>
      <w:r w:rsidR="003F27AD" w:rsidRPr="00E67C1F">
        <w:rPr>
          <w:rFonts w:hint="eastAsia"/>
          <w:rtl/>
        </w:rPr>
        <w:t>מעות</w:t>
      </w:r>
      <w:r w:rsidR="003F27AD" w:rsidRPr="00E67C1F">
        <w:rPr>
          <w:rtl/>
        </w:rPr>
        <w:t xml:space="preserve"> מול דלת </w:t>
      </w:r>
      <w:r w:rsidR="00E36446" w:rsidRPr="00E67C1F">
        <w:rPr>
          <w:rFonts w:hint="eastAsia"/>
          <w:rtl/>
        </w:rPr>
        <w:t>מוגפת</w:t>
      </w:r>
      <w:r w:rsidR="003F27AD" w:rsidRPr="00E67C1F">
        <w:rPr>
          <w:rtl/>
        </w:rPr>
        <w:t xml:space="preserve">, או </w:t>
      </w:r>
      <w:r w:rsidR="006F4CD0" w:rsidRPr="00E67C1F">
        <w:rPr>
          <w:rFonts w:hint="eastAsia"/>
          <w:rtl/>
        </w:rPr>
        <w:t>מול</w:t>
      </w:r>
      <w:r w:rsidR="006F4CD0" w:rsidRPr="00E67C1F">
        <w:rPr>
          <w:rtl/>
        </w:rPr>
        <w:t xml:space="preserve"> </w:t>
      </w:r>
      <w:r w:rsidR="003F27AD" w:rsidRPr="00E67C1F">
        <w:rPr>
          <w:rFonts w:hint="eastAsia"/>
          <w:rtl/>
        </w:rPr>
        <w:t>קבוצת</w:t>
      </w:r>
      <w:r w:rsidR="003F27AD" w:rsidRPr="00E67C1F">
        <w:rPr>
          <w:rtl/>
        </w:rPr>
        <w:t xml:space="preserve"> </w:t>
      </w:r>
      <w:r w:rsidR="003F27AD" w:rsidRPr="00E67C1F">
        <w:rPr>
          <w:rFonts w:hint="eastAsia"/>
          <w:rtl/>
        </w:rPr>
        <w:t>ילדים</w:t>
      </w:r>
      <w:r w:rsidR="003F27AD" w:rsidRPr="00E67C1F">
        <w:rPr>
          <w:rtl/>
        </w:rPr>
        <w:t xml:space="preserve"> </w:t>
      </w:r>
      <w:r w:rsidR="003F27AD" w:rsidRPr="00E67C1F">
        <w:rPr>
          <w:rFonts w:hint="eastAsia"/>
          <w:rtl/>
        </w:rPr>
        <w:t>זרים</w:t>
      </w:r>
      <w:r w:rsidR="003F27AD" w:rsidRPr="00E67C1F">
        <w:rPr>
          <w:rtl/>
        </w:rPr>
        <w:t xml:space="preserve"> בחדר החוגים המוכר, </w:t>
      </w:r>
      <w:r w:rsidR="003F27AD" w:rsidRPr="00E67C1F">
        <w:rPr>
          <w:rFonts w:hint="eastAsia"/>
          <w:rtl/>
        </w:rPr>
        <w:t>ואז</w:t>
      </w:r>
      <w:r w:rsidR="003F27AD" w:rsidRPr="00E67C1F">
        <w:rPr>
          <w:rtl/>
        </w:rPr>
        <w:t xml:space="preserve"> ריצה </w:t>
      </w:r>
      <w:r w:rsidR="006F0ECB">
        <w:rPr>
          <w:rFonts w:hint="cs"/>
          <w:rtl/>
        </w:rPr>
        <w:t>מ</w:t>
      </w:r>
      <w:r w:rsidR="006F0ECB" w:rsidRPr="006F0ECB">
        <w:rPr>
          <w:rFonts w:cs="Times New Roman"/>
          <w:rtl/>
        </w:rPr>
        <w:t xml:space="preserve">בוהלת </w:t>
      </w:r>
      <w:r w:rsidR="002F487F">
        <w:rPr>
          <w:rFonts w:cs="Times New Roman" w:hint="cs"/>
          <w:rtl/>
        </w:rPr>
        <w:t>ו</w:t>
      </w:r>
      <w:r w:rsidR="006F0ECB" w:rsidRPr="006F0ECB">
        <w:rPr>
          <w:rFonts w:cs="Times New Roman"/>
          <w:rtl/>
        </w:rPr>
        <w:t>חסרת</w:t>
      </w:r>
      <w:r w:rsidR="002F487F">
        <w:rPr>
          <w:rFonts w:cs="Times New Roman" w:hint="cs"/>
          <w:rtl/>
        </w:rPr>
        <w:t xml:space="preserve"> </w:t>
      </w:r>
      <w:r w:rsidR="006F0ECB" w:rsidRPr="006F0ECB">
        <w:rPr>
          <w:rFonts w:cs="Times New Roman"/>
          <w:rtl/>
        </w:rPr>
        <w:t>נשימה</w:t>
      </w:r>
      <w:r w:rsidR="003F27AD" w:rsidRPr="00E67C1F">
        <w:rPr>
          <w:rtl/>
        </w:rPr>
        <w:t xml:space="preserve"> לתחנה כדי לא לאחר, </w:t>
      </w:r>
      <w:r w:rsidR="00E36446" w:rsidRPr="00E67C1F">
        <w:rPr>
          <w:rFonts w:hint="eastAsia"/>
          <w:rtl/>
        </w:rPr>
        <w:t>כי</w:t>
      </w:r>
      <w:r w:rsidR="00E36446" w:rsidRPr="00E67C1F">
        <w:rPr>
          <w:rtl/>
        </w:rPr>
        <w:t xml:space="preserve"> היום זה כינור </w:t>
      </w:r>
      <w:r w:rsidR="00177737" w:rsidRPr="00E67C1F">
        <w:rPr>
          <w:rFonts w:hint="eastAsia"/>
          <w:rtl/>
        </w:rPr>
        <w:t>זה</w:t>
      </w:r>
      <w:r w:rsidR="00177737" w:rsidRPr="00E67C1F">
        <w:rPr>
          <w:rtl/>
        </w:rPr>
        <w:t xml:space="preserve"> </w:t>
      </w:r>
      <w:r w:rsidR="00177737" w:rsidRPr="00E67C1F">
        <w:rPr>
          <w:rFonts w:hint="eastAsia"/>
          <w:rtl/>
        </w:rPr>
        <w:t>לא</w:t>
      </w:r>
      <w:r w:rsidR="00177737" w:rsidRPr="00E67C1F">
        <w:rPr>
          <w:rtl/>
        </w:rPr>
        <w:t xml:space="preserve"> </w:t>
      </w:r>
      <w:r w:rsidR="006F0ECB" w:rsidRPr="006F0ECB">
        <w:rPr>
          <w:rFonts w:cs="Times New Roman"/>
          <w:rtl/>
        </w:rPr>
        <w:t>החלקה על הקרח</w:t>
      </w:r>
      <w:r w:rsidR="00177737" w:rsidRPr="00E67C1F">
        <w:rPr>
          <w:rtl/>
        </w:rPr>
        <w:t>, [</w:t>
      </w:r>
      <w:r w:rsidR="00E36446" w:rsidRPr="00E67C1F">
        <w:rPr>
          <w:rFonts w:hint="eastAsia"/>
          <w:rtl/>
        </w:rPr>
        <w:t>או</w:t>
      </w:r>
      <w:r w:rsidR="00E36446" w:rsidRPr="00E67C1F">
        <w:rPr>
          <w:rtl/>
        </w:rPr>
        <w:t xml:space="preserve"> בכלל </w:t>
      </w:r>
      <w:r w:rsidR="00E36446" w:rsidRPr="00E67C1F">
        <w:rPr>
          <w:rFonts w:hint="eastAsia"/>
          <w:rtl/>
        </w:rPr>
        <w:t>פעילות</w:t>
      </w:r>
      <w:r w:rsidR="00E36446" w:rsidRPr="00E67C1F">
        <w:rPr>
          <w:rtl/>
        </w:rPr>
        <w:t xml:space="preserve"> </w:t>
      </w:r>
      <w:r w:rsidR="00E36446" w:rsidRPr="00E67C1F">
        <w:rPr>
          <w:rFonts w:hint="eastAsia"/>
          <w:rtl/>
        </w:rPr>
        <w:t>ה</w:t>
      </w:r>
      <w:r w:rsidR="0095323A" w:rsidRPr="00E67C1F">
        <w:rPr>
          <w:rFonts w:hint="eastAsia"/>
          <w:rtl/>
        </w:rPr>
        <w:t>אוקטובריסטים</w:t>
      </w:r>
      <w:r w:rsidR="00E36446" w:rsidRPr="00E67C1F">
        <w:rPr>
          <w:rtl/>
        </w:rPr>
        <w:t xml:space="preserve"> והוא נחפז </w:t>
      </w:r>
      <w:r w:rsidR="00F97A34">
        <w:rPr>
          <w:rtl/>
        </w:rPr>
        <w:t>כל כך</w:t>
      </w:r>
      <w:r w:rsidR="00E36446" w:rsidRPr="00E67C1F">
        <w:rPr>
          <w:rtl/>
        </w:rPr>
        <w:t xml:space="preserve"> בסיום הלימודים שלא השגיח בקריאותיהם של חבריו להשאר,</w:t>
      </w:r>
      <w:r w:rsidR="00177737" w:rsidRPr="00E67C1F">
        <w:rPr>
          <w:rtl/>
        </w:rPr>
        <w:t>]</w:t>
      </w:r>
      <w:r w:rsidR="00E36446" w:rsidRPr="00E67C1F">
        <w:rPr>
          <w:rtl/>
        </w:rPr>
        <w:t xml:space="preserve"> </w:t>
      </w:r>
      <w:r w:rsidR="00E36446" w:rsidRPr="00E67C1F">
        <w:rPr>
          <w:rFonts w:hint="eastAsia"/>
          <w:rtl/>
        </w:rPr>
        <w:t>גם</w:t>
      </w:r>
      <w:r w:rsidR="00E36446" w:rsidRPr="00E67C1F">
        <w:rPr>
          <w:rtl/>
        </w:rPr>
        <w:t xml:space="preserve"> לחוג אסטרונומיה </w:t>
      </w:r>
      <w:r w:rsidR="00E36446" w:rsidRPr="00E67C1F">
        <w:rPr>
          <w:rFonts w:hint="eastAsia"/>
          <w:rtl/>
        </w:rPr>
        <w:t>רשמו</w:t>
      </w:r>
      <w:r w:rsidR="00E36446" w:rsidRPr="00E67C1F">
        <w:rPr>
          <w:rtl/>
        </w:rPr>
        <w:t xml:space="preserve"> </w:t>
      </w:r>
      <w:r w:rsidR="00E36446" w:rsidRPr="00E67C1F">
        <w:rPr>
          <w:rFonts w:hint="eastAsia"/>
          <w:rtl/>
        </w:rPr>
        <w:t>אותו</w:t>
      </w:r>
      <w:r w:rsidR="00E36446" w:rsidRPr="00E67C1F">
        <w:rPr>
          <w:rtl/>
        </w:rPr>
        <w:t xml:space="preserve">, </w:t>
      </w:r>
      <w:r w:rsidR="00E36446" w:rsidRPr="00E67C1F">
        <w:rPr>
          <w:rFonts w:hint="eastAsia"/>
          <w:rtl/>
        </w:rPr>
        <w:t>בבניין</w:t>
      </w:r>
      <w:r w:rsidR="0095323A" w:rsidRPr="00E67C1F">
        <w:rPr>
          <w:rtl/>
        </w:rPr>
        <w:t xml:space="preserve"> עטוי פח שחרק </w:t>
      </w:r>
      <w:r w:rsidR="00B879CF">
        <w:rPr>
          <w:rFonts w:hint="cs"/>
          <w:rtl/>
        </w:rPr>
        <w:t>ב</w:t>
      </w:r>
      <w:r w:rsidR="0095323A" w:rsidRPr="00E67C1F">
        <w:rPr>
          <w:rFonts w:hint="eastAsia"/>
          <w:rtl/>
        </w:rPr>
        <w:t>עגמומי</w:t>
      </w:r>
      <w:r w:rsidR="00B879CF">
        <w:rPr>
          <w:rFonts w:hint="cs"/>
          <w:rtl/>
        </w:rPr>
        <w:t>ות</w:t>
      </w:r>
      <w:r w:rsidR="0095323A" w:rsidRPr="00E67C1F">
        <w:rPr>
          <w:rtl/>
        </w:rPr>
        <w:t xml:space="preserve"> </w:t>
      </w:r>
      <w:r w:rsidR="0095323A" w:rsidRPr="00E67C1F">
        <w:rPr>
          <w:rFonts w:hint="eastAsia"/>
          <w:rtl/>
        </w:rPr>
        <w:t>כ</w:t>
      </w:r>
      <w:r w:rsidR="006F4CD0" w:rsidRPr="00E67C1F">
        <w:rPr>
          <w:rFonts w:hint="eastAsia"/>
          <w:rtl/>
        </w:rPr>
        <w:t>שנשבה</w:t>
      </w:r>
      <w:r w:rsidR="006F4CD0" w:rsidRPr="00E67C1F">
        <w:rPr>
          <w:rtl/>
        </w:rPr>
        <w:t xml:space="preserve"> בו </w:t>
      </w:r>
      <w:r w:rsidR="0095323A" w:rsidRPr="00E67C1F">
        <w:rPr>
          <w:rFonts w:hint="eastAsia"/>
          <w:rtl/>
        </w:rPr>
        <w:t>הרוח</w:t>
      </w:r>
      <w:r w:rsidR="0095323A" w:rsidRPr="00E67C1F">
        <w:rPr>
          <w:rtl/>
        </w:rPr>
        <w:t>,</w:t>
      </w:r>
      <w:r w:rsidR="00E36446" w:rsidRPr="00E67C1F">
        <w:rPr>
          <w:rtl/>
        </w:rPr>
        <w:t xml:space="preserve"> בפאתיה הצפוניים של העיר, </w:t>
      </w:r>
      <w:r w:rsidR="0095323A" w:rsidRPr="00E67C1F">
        <w:rPr>
          <w:rFonts w:hint="eastAsia"/>
          <w:rtl/>
        </w:rPr>
        <w:t>ואפילו</w:t>
      </w:r>
      <w:r w:rsidR="0095323A" w:rsidRPr="00E67C1F">
        <w:rPr>
          <w:rtl/>
        </w:rPr>
        <w:t xml:space="preserve"> חוג 'המהנדס </w:t>
      </w:r>
      <w:r w:rsidR="0095323A" w:rsidRPr="00E67C1F">
        <w:rPr>
          <w:rFonts w:hint="eastAsia"/>
          <w:rtl/>
        </w:rPr>
        <w:t>הצעיר</w:t>
      </w:r>
      <w:r w:rsidR="0095323A" w:rsidRPr="00E67C1F">
        <w:rPr>
          <w:rtl/>
        </w:rPr>
        <w:t>',</w:t>
      </w:r>
      <w:r w:rsidR="00483BB1">
        <w:rPr>
          <w:rtl/>
        </w:rPr>
        <w:t xml:space="preserve"> הכול </w:t>
      </w:r>
      <w:r w:rsidR="00E15591">
        <w:rPr>
          <w:rFonts w:hint="cs"/>
          <w:rtl/>
        </w:rPr>
        <w:t>כדי</w:t>
      </w:r>
      <w:r w:rsidR="00250C2A">
        <w:rPr>
          <w:rFonts w:hint="cs"/>
          <w:rtl/>
        </w:rPr>
        <w:t xml:space="preserve"> ל</w:t>
      </w:r>
      <w:r w:rsidR="0033158B">
        <w:rPr>
          <w:rFonts w:hint="cs"/>
          <w:rtl/>
        </w:rPr>
        <w:t>הגיע</w:t>
      </w:r>
      <w:r w:rsidR="00B771BB">
        <w:rPr>
          <w:rFonts w:hint="cs"/>
          <w:rtl/>
        </w:rPr>
        <w:t xml:space="preserve"> הביתה בשעת </w:t>
      </w:r>
      <w:r>
        <w:rPr>
          <w:rFonts w:hint="cs"/>
          <w:rtl/>
        </w:rPr>
        <w:t>ערב מאוחרת,</w:t>
      </w:r>
      <w:r w:rsidR="00250C2A">
        <w:rPr>
          <w:rFonts w:hint="cs"/>
          <w:rtl/>
        </w:rPr>
        <w:t xml:space="preserve"> </w:t>
      </w:r>
      <w:r w:rsidR="000A395C">
        <w:rPr>
          <w:rFonts w:hint="cs"/>
          <w:rtl/>
        </w:rPr>
        <w:t>ל</w:t>
      </w:r>
      <w:r w:rsidR="00E15591">
        <w:rPr>
          <w:rFonts w:hint="cs"/>
          <w:rtl/>
        </w:rPr>
        <w:t xml:space="preserve">אחר </w:t>
      </w:r>
      <w:r w:rsidR="00250C2A">
        <w:rPr>
          <w:rFonts w:hint="cs"/>
          <w:rtl/>
        </w:rPr>
        <w:t xml:space="preserve">שאבא </w:t>
      </w:r>
      <w:r w:rsidR="0033158B">
        <w:rPr>
          <w:rFonts w:hint="cs"/>
          <w:rtl/>
        </w:rPr>
        <w:t>חזר</w:t>
      </w:r>
      <w:r>
        <w:rPr>
          <w:rFonts w:hint="cs"/>
          <w:rtl/>
        </w:rPr>
        <w:t>.</w:t>
      </w:r>
    </w:p>
    <w:p w14:paraId="1C0A0655" w14:textId="34F1AB44" w:rsidR="006F70A6" w:rsidRDefault="006F70A6" w:rsidP="00250C2A">
      <w:pPr>
        <w:rPr>
          <w:rtl/>
        </w:rPr>
      </w:pPr>
      <w:r>
        <w:rPr>
          <w:rFonts w:hint="cs"/>
          <w:rtl/>
        </w:rPr>
        <w:t>"זה חבוש לגמרי, לדעתי</w:t>
      </w:r>
      <w:r w:rsidR="00250C2A">
        <w:rPr>
          <w:rFonts w:hint="cs"/>
          <w:rtl/>
        </w:rPr>
        <w:t>,</w:t>
      </w:r>
      <w:r>
        <w:rPr>
          <w:rFonts w:hint="cs"/>
          <w:rtl/>
        </w:rPr>
        <w:t>"</w:t>
      </w:r>
      <w:r w:rsidR="00250C2A">
        <w:rPr>
          <w:rFonts w:hint="cs"/>
          <w:rtl/>
        </w:rPr>
        <w:t xml:space="preserve"> אלכס </w:t>
      </w:r>
      <w:r w:rsidR="006F0ECB" w:rsidRPr="006F0ECB">
        <w:rPr>
          <w:rFonts w:cs="Times New Roman"/>
          <w:rtl/>
        </w:rPr>
        <w:t>העיר</w:t>
      </w:r>
      <w:r w:rsidR="00250C2A">
        <w:rPr>
          <w:rFonts w:hint="cs"/>
          <w:rtl/>
        </w:rPr>
        <w:t>.</w:t>
      </w:r>
    </w:p>
    <w:p w14:paraId="47A1B2CF" w14:textId="77777777" w:rsidR="006F70A6" w:rsidRDefault="006F70A6" w:rsidP="00250000">
      <w:pPr>
        <w:rPr>
          <w:rtl/>
        </w:rPr>
      </w:pPr>
      <w:r>
        <w:rPr>
          <w:rFonts w:hint="cs"/>
          <w:rtl/>
        </w:rPr>
        <w:t>"מה?"</w:t>
      </w:r>
    </w:p>
    <w:p w14:paraId="548F8333" w14:textId="445466E1" w:rsidR="003F27AD" w:rsidRPr="002F487F" w:rsidRDefault="00250C2A" w:rsidP="00250000">
      <w:pPr>
        <w:rPr>
          <w:color w:val="A6A6A6" w:themeColor="background1" w:themeShade="A6"/>
          <w:rtl/>
        </w:rPr>
      </w:pPr>
      <w:r>
        <w:rPr>
          <w:rFonts w:hint="cs"/>
          <w:rtl/>
        </w:rPr>
        <w:t>"באמת, הצלת לי את ה</w:t>
      </w:r>
      <w:r w:rsidR="000A395C" w:rsidRPr="000A395C">
        <w:rPr>
          <w:rFonts w:cs="Times New Roman"/>
          <w:rtl/>
        </w:rPr>
        <w:t>חיים</w:t>
      </w:r>
      <w:r>
        <w:rPr>
          <w:rFonts w:hint="cs"/>
          <w:rtl/>
        </w:rPr>
        <w:t>.</w:t>
      </w:r>
      <w:r w:rsidR="00E566B1" w:rsidRPr="002F487F">
        <w:rPr>
          <w:rFonts w:hint="cs"/>
          <w:color w:val="A6A6A6" w:themeColor="background1" w:themeShade="A6"/>
          <w:rtl/>
        </w:rPr>
        <w:t>[</w:t>
      </w:r>
      <w:r w:rsidR="003F27AD" w:rsidRPr="002F487F">
        <w:rPr>
          <w:rFonts w:hint="cs"/>
          <w:color w:val="A6A6A6" w:themeColor="background1" w:themeShade="A6"/>
          <w:rtl/>
        </w:rPr>
        <w:t>"</w:t>
      </w:r>
    </w:p>
    <w:p w14:paraId="70B6741F" w14:textId="6B02890D" w:rsidR="003F27AD" w:rsidRPr="002F487F" w:rsidRDefault="0095323A" w:rsidP="00250000">
      <w:pPr>
        <w:rPr>
          <w:color w:val="A6A6A6" w:themeColor="background1" w:themeShade="A6"/>
          <w:rtl/>
        </w:rPr>
      </w:pPr>
      <w:r w:rsidRPr="002F487F">
        <w:rPr>
          <w:rFonts w:hint="eastAsia"/>
          <w:color w:val="A6A6A6" w:themeColor="background1" w:themeShade="A6"/>
          <w:rtl/>
        </w:rPr>
        <w:t>ארקדי</w:t>
      </w:r>
      <w:r w:rsidRPr="002F487F">
        <w:rPr>
          <w:color w:val="A6A6A6" w:themeColor="background1" w:themeShade="A6"/>
          <w:rtl/>
        </w:rPr>
        <w:t xml:space="preserve"> נתן עוד ליפוף אחרון, להראות </w:t>
      </w:r>
      <w:r w:rsidR="00177737" w:rsidRPr="002F487F">
        <w:rPr>
          <w:color w:val="A6A6A6" w:themeColor="background1" w:themeShade="A6"/>
          <w:rtl/>
        </w:rPr>
        <w:t xml:space="preserve">[להוכיח, להדגים, לשכנע, לתת את הרושם] </w:t>
      </w:r>
      <w:r w:rsidRPr="002F487F">
        <w:rPr>
          <w:rFonts w:hint="eastAsia"/>
          <w:color w:val="A6A6A6" w:themeColor="background1" w:themeShade="A6"/>
          <w:rtl/>
        </w:rPr>
        <w:t>שכמות</w:t>
      </w:r>
      <w:r w:rsidRPr="002F487F">
        <w:rPr>
          <w:color w:val="A6A6A6" w:themeColor="background1" w:themeShade="A6"/>
          <w:rtl/>
        </w:rPr>
        <w:t xml:space="preserve"> </w:t>
      </w:r>
      <w:r w:rsidRPr="002F487F">
        <w:rPr>
          <w:rFonts w:hint="eastAsia"/>
          <w:color w:val="A6A6A6" w:themeColor="background1" w:themeShade="A6"/>
          <w:rtl/>
        </w:rPr>
        <w:t>הגאזה</w:t>
      </w:r>
      <w:r w:rsidRPr="002F487F">
        <w:rPr>
          <w:color w:val="A6A6A6" w:themeColor="background1" w:themeShade="A6"/>
          <w:rtl/>
        </w:rPr>
        <w:t xml:space="preserve"> </w:t>
      </w:r>
      <w:r w:rsidRPr="002F487F">
        <w:rPr>
          <w:rFonts w:hint="eastAsia"/>
          <w:color w:val="A6A6A6" w:themeColor="background1" w:themeShade="A6"/>
          <w:rtl/>
        </w:rPr>
        <w:t>המו</w:t>
      </w:r>
      <w:r w:rsidR="00E41293" w:rsidRPr="002F487F">
        <w:rPr>
          <w:rFonts w:hint="eastAsia"/>
          <w:color w:val="A6A6A6" w:themeColor="background1" w:themeShade="A6"/>
          <w:rtl/>
        </w:rPr>
        <w:t>ג</w:t>
      </w:r>
      <w:r w:rsidRPr="002F487F">
        <w:rPr>
          <w:rFonts w:hint="eastAsia"/>
          <w:color w:val="A6A6A6" w:themeColor="background1" w:themeShade="A6"/>
          <w:rtl/>
        </w:rPr>
        <w:t>זמת</w:t>
      </w:r>
      <w:r w:rsidRPr="002F487F">
        <w:rPr>
          <w:color w:val="A6A6A6" w:themeColor="background1" w:themeShade="A6"/>
          <w:rtl/>
        </w:rPr>
        <w:t xml:space="preserve"> </w:t>
      </w:r>
      <w:r w:rsidR="001C5A04" w:rsidRPr="002F487F">
        <w:rPr>
          <w:rFonts w:hint="eastAsia"/>
          <w:color w:val="A6A6A6" w:themeColor="background1" w:themeShade="A6"/>
          <w:rtl/>
        </w:rPr>
        <w:t>הייתה</w:t>
      </w:r>
      <w:r w:rsidRPr="002F487F">
        <w:rPr>
          <w:color w:val="A6A6A6" w:themeColor="background1" w:themeShade="A6"/>
          <w:rtl/>
        </w:rPr>
        <w:t xml:space="preserve"> </w:t>
      </w:r>
      <w:r w:rsidRPr="002F487F">
        <w:rPr>
          <w:rFonts w:hint="eastAsia"/>
          <w:color w:val="A6A6A6" w:themeColor="background1" w:themeShade="A6"/>
          <w:rtl/>
        </w:rPr>
        <w:t>הכרחית</w:t>
      </w:r>
      <w:r w:rsidR="00E41293" w:rsidRPr="002F487F">
        <w:rPr>
          <w:color w:val="A6A6A6" w:themeColor="background1" w:themeShade="A6"/>
          <w:rtl/>
        </w:rPr>
        <w:t xml:space="preserve"> מסיבות רפואיות ש</w:t>
      </w:r>
      <w:r w:rsidR="00E41293" w:rsidRPr="002F487F">
        <w:rPr>
          <w:rFonts w:hint="eastAsia"/>
          <w:color w:val="A6A6A6" w:themeColor="background1" w:themeShade="A6"/>
          <w:rtl/>
        </w:rPr>
        <w:t>מסובך</w:t>
      </w:r>
      <w:r w:rsidR="00E41293" w:rsidRPr="002F487F">
        <w:rPr>
          <w:color w:val="A6A6A6" w:themeColor="background1" w:themeShade="A6"/>
          <w:rtl/>
        </w:rPr>
        <w:t xml:space="preserve"> </w:t>
      </w:r>
      <w:r w:rsidR="00E41293" w:rsidRPr="002F487F">
        <w:rPr>
          <w:rFonts w:hint="eastAsia"/>
          <w:color w:val="A6A6A6" w:themeColor="background1" w:themeShade="A6"/>
          <w:rtl/>
        </w:rPr>
        <w:t>מדי</w:t>
      </w:r>
      <w:r w:rsidR="00E41293" w:rsidRPr="002F487F">
        <w:rPr>
          <w:color w:val="A6A6A6" w:themeColor="background1" w:themeShade="A6"/>
          <w:rtl/>
        </w:rPr>
        <w:t xml:space="preserve"> להסביר ל</w:t>
      </w:r>
      <w:r w:rsidR="00E41293" w:rsidRPr="002F487F">
        <w:rPr>
          <w:rFonts w:hint="eastAsia"/>
          <w:color w:val="A6A6A6" w:themeColor="background1" w:themeShade="A6"/>
          <w:rtl/>
        </w:rPr>
        <w:t>הדיוט</w:t>
      </w:r>
      <w:r w:rsidR="00E41293" w:rsidRPr="002F487F">
        <w:rPr>
          <w:color w:val="A6A6A6" w:themeColor="background1" w:themeShade="A6"/>
          <w:rtl/>
        </w:rPr>
        <w:t>[</w:t>
      </w:r>
      <w:r w:rsidR="00E41293" w:rsidRPr="002F487F">
        <w:rPr>
          <w:color w:val="A6A6A6" w:themeColor="background1" w:themeShade="A6"/>
        </w:rPr>
        <w:t>layman</w:t>
      </w:r>
      <w:r w:rsidR="00E41293" w:rsidRPr="002F487F">
        <w:rPr>
          <w:color w:val="A6A6A6" w:themeColor="background1" w:themeShade="A6"/>
          <w:rtl/>
        </w:rPr>
        <w:t>] כאלכס</w:t>
      </w:r>
      <w:r w:rsidRPr="002F487F">
        <w:rPr>
          <w:color w:val="A6A6A6" w:themeColor="background1" w:themeShade="A6"/>
          <w:rtl/>
        </w:rPr>
        <w:t>, והצליח לש</w:t>
      </w:r>
      <w:r w:rsidR="00E41293" w:rsidRPr="002F487F">
        <w:rPr>
          <w:rFonts w:hint="eastAsia"/>
          <w:color w:val="A6A6A6" w:themeColor="background1" w:themeShade="A6"/>
          <w:rtl/>
        </w:rPr>
        <w:t>חרר</w:t>
      </w:r>
      <w:r w:rsidRPr="002F487F">
        <w:rPr>
          <w:color w:val="A6A6A6" w:themeColor="background1" w:themeShade="A6"/>
          <w:rtl/>
        </w:rPr>
        <w:t xml:space="preserve"> את היד </w:t>
      </w:r>
      <w:r w:rsidR="00177737" w:rsidRPr="002F487F">
        <w:rPr>
          <w:rFonts w:hint="eastAsia"/>
          <w:color w:val="A6A6A6" w:themeColor="background1" w:themeShade="A6"/>
          <w:rtl/>
        </w:rPr>
        <w:t>מ</w:t>
      </w:r>
      <w:r w:rsidRPr="002F487F">
        <w:rPr>
          <w:rFonts w:hint="eastAsia"/>
          <w:color w:val="A6A6A6" w:themeColor="background1" w:themeShade="A6"/>
          <w:rtl/>
        </w:rPr>
        <w:t>בלי</w:t>
      </w:r>
      <w:r w:rsidRPr="002F487F">
        <w:rPr>
          <w:color w:val="A6A6A6" w:themeColor="background1" w:themeShade="A6"/>
          <w:rtl/>
        </w:rPr>
        <w:t xml:space="preserve"> </w:t>
      </w:r>
      <w:r w:rsidRPr="002F487F">
        <w:rPr>
          <w:rFonts w:hint="eastAsia"/>
          <w:color w:val="A6A6A6" w:themeColor="background1" w:themeShade="A6"/>
          <w:rtl/>
        </w:rPr>
        <w:t>להביט</w:t>
      </w:r>
      <w:r w:rsidRPr="002F487F">
        <w:rPr>
          <w:color w:val="A6A6A6" w:themeColor="background1" w:themeShade="A6"/>
          <w:rtl/>
        </w:rPr>
        <w:t xml:space="preserve"> </w:t>
      </w:r>
      <w:r w:rsidRPr="002F487F">
        <w:rPr>
          <w:rFonts w:hint="eastAsia"/>
          <w:color w:val="A6A6A6" w:themeColor="background1" w:themeShade="A6"/>
          <w:rtl/>
        </w:rPr>
        <w:t>בה</w:t>
      </w:r>
      <w:r w:rsidRPr="002F487F">
        <w:rPr>
          <w:color w:val="A6A6A6" w:themeColor="background1" w:themeShade="A6"/>
          <w:rtl/>
        </w:rPr>
        <w:t xml:space="preserve"> </w:t>
      </w:r>
      <w:r w:rsidRPr="002F487F">
        <w:rPr>
          <w:rFonts w:hint="eastAsia"/>
          <w:color w:val="A6A6A6" w:themeColor="background1" w:themeShade="A6"/>
          <w:rtl/>
        </w:rPr>
        <w:t>פעם</w:t>
      </w:r>
      <w:r w:rsidRPr="002F487F">
        <w:rPr>
          <w:color w:val="A6A6A6" w:themeColor="background1" w:themeShade="A6"/>
          <w:rtl/>
        </w:rPr>
        <w:t xml:space="preserve"> </w:t>
      </w:r>
      <w:r w:rsidRPr="002F487F">
        <w:rPr>
          <w:rFonts w:hint="eastAsia"/>
          <w:color w:val="A6A6A6" w:themeColor="background1" w:themeShade="A6"/>
          <w:rtl/>
        </w:rPr>
        <w:t>נוספת</w:t>
      </w:r>
      <w:r w:rsidRPr="002F487F">
        <w:rPr>
          <w:color w:val="A6A6A6" w:themeColor="background1" w:themeShade="A6"/>
          <w:rtl/>
        </w:rPr>
        <w:t>.</w:t>
      </w:r>
    </w:p>
    <w:p w14:paraId="2155976D" w14:textId="4000AFA0" w:rsidR="006F70A6" w:rsidRDefault="003F27AD" w:rsidP="00250000">
      <w:pPr>
        <w:rPr>
          <w:rtl/>
        </w:rPr>
      </w:pPr>
      <w:r w:rsidRPr="002F487F">
        <w:rPr>
          <w:rFonts w:hint="cs"/>
          <w:color w:val="A6A6A6" w:themeColor="background1" w:themeShade="A6"/>
          <w:rtl/>
        </w:rPr>
        <w:t>"באמת.</w:t>
      </w:r>
      <w:r w:rsidR="00E566B1" w:rsidRPr="002F487F">
        <w:rPr>
          <w:rFonts w:hint="cs"/>
          <w:color w:val="A6A6A6" w:themeColor="background1" w:themeShade="A6"/>
          <w:rtl/>
        </w:rPr>
        <w:t>]</w:t>
      </w:r>
      <w:r w:rsidR="00250C2A" w:rsidRPr="002F487F">
        <w:rPr>
          <w:rFonts w:hint="cs"/>
          <w:color w:val="A6A6A6" w:themeColor="background1" w:themeShade="A6"/>
          <w:rtl/>
        </w:rPr>
        <w:t xml:space="preserve"> </w:t>
      </w:r>
      <w:r w:rsidR="00250C2A">
        <w:rPr>
          <w:rFonts w:hint="cs"/>
          <w:rtl/>
        </w:rPr>
        <w:t xml:space="preserve">בלעדיך </w:t>
      </w:r>
      <w:r w:rsidR="00283859">
        <w:rPr>
          <w:rFonts w:hint="cs"/>
          <w:rtl/>
        </w:rPr>
        <w:t xml:space="preserve">אולי </w:t>
      </w:r>
      <w:r w:rsidR="00250C2A">
        <w:rPr>
          <w:rFonts w:hint="cs"/>
          <w:rtl/>
        </w:rPr>
        <w:t>ה</w:t>
      </w:r>
      <w:r>
        <w:rPr>
          <w:rFonts w:hint="cs"/>
          <w:rtl/>
        </w:rPr>
        <w:t>יד</w:t>
      </w:r>
      <w:r w:rsidR="006F70A6">
        <w:rPr>
          <w:rFonts w:hint="cs"/>
          <w:rtl/>
        </w:rPr>
        <w:t xml:space="preserve"> </w:t>
      </w:r>
      <w:r w:rsidR="001C5A04">
        <w:rPr>
          <w:rFonts w:hint="cs"/>
          <w:rtl/>
        </w:rPr>
        <w:t>הייתה</w:t>
      </w:r>
      <w:r w:rsidR="006F70A6">
        <w:rPr>
          <w:rFonts w:hint="cs"/>
          <w:rtl/>
        </w:rPr>
        <w:t xml:space="preserve"> </w:t>
      </w:r>
      <w:r w:rsidR="006F4CD0">
        <w:rPr>
          <w:rFonts w:hint="cs"/>
          <w:rtl/>
        </w:rPr>
        <w:t>נושרת לי</w:t>
      </w:r>
      <w:r w:rsidR="006F70A6">
        <w:rPr>
          <w:rFonts w:hint="cs"/>
          <w:rtl/>
        </w:rPr>
        <w:t xml:space="preserve"> ועם קצת מזל לא יכול</w:t>
      </w:r>
      <w:r w:rsidR="00E41293">
        <w:rPr>
          <w:rFonts w:hint="cs"/>
          <w:rtl/>
        </w:rPr>
        <w:t>תי</w:t>
      </w:r>
      <w:r w:rsidR="006F70A6">
        <w:rPr>
          <w:rFonts w:hint="cs"/>
          <w:rtl/>
        </w:rPr>
        <w:t xml:space="preserve"> ל</w:t>
      </w:r>
      <w:r w:rsidR="006F4CD0">
        <w:rPr>
          <w:rFonts w:hint="cs"/>
          <w:rtl/>
        </w:rPr>
        <w:t>גשת</w:t>
      </w:r>
      <w:r w:rsidR="008976F7">
        <w:rPr>
          <w:rFonts w:hint="cs"/>
          <w:rtl/>
        </w:rPr>
        <w:t xml:space="preserve"> </w:t>
      </w:r>
      <w:r w:rsidR="006F4CD0">
        <w:rPr>
          <w:rFonts w:hint="cs"/>
          <w:rtl/>
        </w:rPr>
        <w:t>ל</w:t>
      </w:r>
      <w:r w:rsidR="006F70A6">
        <w:rPr>
          <w:rFonts w:hint="cs"/>
          <w:rtl/>
        </w:rPr>
        <w:t>מבחן."</w:t>
      </w:r>
    </w:p>
    <w:p w14:paraId="6B9EFD79" w14:textId="77777777" w:rsidR="004627AB" w:rsidRDefault="004627AB" w:rsidP="00250000">
      <w:pPr>
        <w:rPr>
          <w:rtl/>
        </w:rPr>
      </w:pPr>
      <w:r w:rsidRPr="00CD067C">
        <w:rPr>
          <w:rtl/>
        </w:rPr>
        <w:t>"</w:t>
      </w:r>
      <w:r w:rsidR="00250C2A">
        <w:rPr>
          <w:rFonts w:hint="cs"/>
          <w:rtl/>
        </w:rPr>
        <w:t xml:space="preserve">כן, המבחן. </w:t>
      </w:r>
      <w:r w:rsidRPr="00CD067C">
        <w:rPr>
          <w:rtl/>
        </w:rPr>
        <w:t>אולי נתחיל ללמוד?"</w:t>
      </w:r>
    </w:p>
    <w:p w14:paraId="4D6EF2BB" w14:textId="77777777" w:rsidR="008976F7" w:rsidRDefault="008976F7" w:rsidP="00250000">
      <w:pPr>
        <w:rPr>
          <w:rtl/>
        </w:rPr>
      </w:pPr>
      <w:r>
        <w:rPr>
          <w:rFonts w:hint="cs"/>
          <w:rtl/>
        </w:rPr>
        <w:t>אלכס נאנח, הם חזרו לסלון.</w:t>
      </w:r>
    </w:p>
    <w:p w14:paraId="3462DFCD" w14:textId="77777777" w:rsidR="00E40F28" w:rsidRDefault="00E40F28" w:rsidP="00AB3488">
      <w:pPr>
        <w:rPr>
          <w:rtl/>
        </w:rPr>
      </w:pPr>
      <w:r>
        <w:rPr>
          <w:rFonts w:hint="cs"/>
          <w:rtl/>
        </w:rPr>
        <w:t>"תביא את המחברת, ב</w:t>
      </w:r>
      <w:r w:rsidR="00AB3488">
        <w:rPr>
          <w:rFonts w:hint="cs"/>
          <w:rtl/>
        </w:rPr>
        <w:t xml:space="preserve">וא נראה את גודל הקטסטרופה," ארקדי </w:t>
      </w:r>
      <w:r w:rsidR="00AB3488" w:rsidRPr="00AB7323">
        <w:rPr>
          <w:rFonts w:hint="eastAsia"/>
          <w:rtl/>
        </w:rPr>
        <w:t>הציע</w:t>
      </w:r>
      <w:r>
        <w:rPr>
          <w:rFonts w:hint="cs"/>
          <w:rtl/>
        </w:rPr>
        <w:t>.</w:t>
      </w:r>
    </w:p>
    <w:p w14:paraId="50309C94" w14:textId="7333582C" w:rsidR="00E40F28" w:rsidRDefault="00E40F28" w:rsidP="001401D1">
      <w:pPr>
        <w:rPr>
          <w:rtl/>
        </w:rPr>
      </w:pPr>
      <w:r>
        <w:rPr>
          <w:rFonts w:hint="cs"/>
          <w:rtl/>
        </w:rPr>
        <w:t>"אין הרבה מה לראות שם."</w:t>
      </w:r>
      <w:r w:rsidR="003F27AD">
        <w:rPr>
          <w:rFonts w:hint="cs"/>
          <w:rtl/>
        </w:rPr>
        <w:t xml:space="preserve"> </w:t>
      </w:r>
      <w:r w:rsidR="000A395C" w:rsidRPr="000A395C">
        <w:rPr>
          <w:rFonts w:cs="Times New Roman"/>
          <w:rtl/>
        </w:rPr>
        <w:t>ובכל זאת הוא שלף את מחברתו מתיק בית-הספר ונתן לארקדי</w:t>
      </w:r>
      <w:r w:rsidR="003F27AD">
        <w:rPr>
          <w:rFonts w:hint="cs"/>
          <w:rtl/>
        </w:rPr>
        <w:t>.</w:t>
      </w:r>
    </w:p>
    <w:p w14:paraId="73F3C330" w14:textId="7CE87EB1" w:rsidR="00E40F28" w:rsidRDefault="00E40F28" w:rsidP="00D30179">
      <w:pPr>
        <w:rPr>
          <w:rtl/>
        </w:rPr>
      </w:pPr>
      <w:r>
        <w:rPr>
          <w:rFonts w:hint="cs"/>
          <w:rtl/>
        </w:rPr>
        <w:t xml:space="preserve">ארקדי פתח את מחברת התנ"ך של אלכס, </w:t>
      </w:r>
      <w:r w:rsidR="00D435A8">
        <w:rPr>
          <w:rFonts w:hint="cs"/>
          <w:rtl/>
        </w:rPr>
        <w:t xml:space="preserve">ונוכח </w:t>
      </w:r>
      <w:r w:rsidR="002F487F">
        <w:rPr>
          <w:rFonts w:hint="cs"/>
          <w:rtl/>
        </w:rPr>
        <w:t xml:space="preserve">לדעת </w:t>
      </w:r>
      <w:r w:rsidR="00D435A8">
        <w:rPr>
          <w:rFonts w:hint="cs"/>
          <w:rtl/>
        </w:rPr>
        <w:t>שאלכס לא ה</w:t>
      </w:r>
      <w:r w:rsidR="002F487F">
        <w:rPr>
          <w:rFonts w:hint="cs"/>
          <w:rtl/>
        </w:rPr>
        <w:t>גזים</w:t>
      </w:r>
      <w:r w:rsidR="008A56DB">
        <w:rPr>
          <w:rFonts w:hint="cs"/>
          <w:rtl/>
        </w:rPr>
        <w:t>. לא היו</w:t>
      </w:r>
      <w:r>
        <w:rPr>
          <w:rFonts w:hint="cs"/>
          <w:rtl/>
        </w:rPr>
        <w:t xml:space="preserve"> </w:t>
      </w:r>
      <w:r w:rsidR="006F0ECB">
        <w:rPr>
          <w:rFonts w:hint="cs"/>
          <w:rtl/>
        </w:rPr>
        <w:t>שום</w:t>
      </w:r>
      <w:r>
        <w:rPr>
          <w:rFonts w:hint="cs"/>
          <w:rtl/>
        </w:rPr>
        <w:t xml:space="preserve"> סיכומי שיעורים, </w:t>
      </w:r>
      <w:r w:rsidR="00E801A4">
        <w:rPr>
          <w:rFonts w:hint="cs"/>
          <w:rtl/>
        </w:rPr>
        <w:t>רק</w:t>
      </w:r>
      <w:r>
        <w:rPr>
          <w:rFonts w:hint="cs"/>
          <w:rtl/>
        </w:rPr>
        <w:t xml:space="preserve"> התחלות </w:t>
      </w:r>
      <w:r w:rsidR="00D0096D">
        <w:rPr>
          <w:rFonts w:hint="cs"/>
          <w:rtl/>
        </w:rPr>
        <w:t xml:space="preserve">ספורות </w:t>
      </w:r>
      <w:r w:rsidR="003D3AF1">
        <w:rPr>
          <w:rFonts w:hint="cs"/>
          <w:rtl/>
        </w:rPr>
        <w:t>של כותרות בכתב</w:t>
      </w:r>
      <w:r w:rsidR="002F487F">
        <w:rPr>
          <w:rFonts w:hint="cs"/>
          <w:rtl/>
        </w:rPr>
        <w:t xml:space="preserve"> </w:t>
      </w:r>
      <w:r w:rsidR="003D3AF1">
        <w:rPr>
          <w:rFonts w:hint="cs"/>
          <w:rtl/>
        </w:rPr>
        <w:t xml:space="preserve">יד </w:t>
      </w:r>
      <w:r>
        <w:rPr>
          <w:rFonts w:hint="cs"/>
          <w:rtl/>
        </w:rPr>
        <w:t xml:space="preserve">עקום. אלכס נהג לדחוף </w:t>
      </w:r>
      <w:r w:rsidR="00E41293">
        <w:rPr>
          <w:rFonts w:hint="cs"/>
          <w:rtl/>
        </w:rPr>
        <w:t>לפי הרגש</w:t>
      </w:r>
      <w:r w:rsidR="00D0096D">
        <w:rPr>
          <w:rFonts w:hint="cs"/>
          <w:rtl/>
        </w:rPr>
        <w:t xml:space="preserve"> </w:t>
      </w:r>
      <w:r>
        <w:rPr>
          <w:rFonts w:hint="cs"/>
          <w:rtl/>
        </w:rPr>
        <w:t xml:space="preserve">אות סופית </w:t>
      </w:r>
      <w:r w:rsidR="00D0096D">
        <w:rPr>
          <w:rFonts w:hint="cs"/>
          <w:rtl/>
        </w:rPr>
        <w:t>אקראית</w:t>
      </w:r>
      <w:r>
        <w:rPr>
          <w:rFonts w:hint="cs"/>
          <w:rtl/>
        </w:rPr>
        <w:t xml:space="preserve"> בסו</w:t>
      </w:r>
      <w:r w:rsidR="00E801A4">
        <w:rPr>
          <w:rFonts w:hint="cs"/>
          <w:rtl/>
        </w:rPr>
        <w:t>פי</w:t>
      </w:r>
      <w:r>
        <w:rPr>
          <w:rFonts w:hint="cs"/>
          <w:rtl/>
        </w:rPr>
        <w:t xml:space="preserve"> מיל</w:t>
      </w:r>
      <w:r w:rsidR="00E801A4">
        <w:rPr>
          <w:rFonts w:hint="cs"/>
          <w:rtl/>
        </w:rPr>
        <w:t>ים</w:t>
      </w:r>
      <w:r>
        <w:rPr>
          <w:rFonts w:hint="cs"/>
          <w:rtl/>
        </w:rPr>
        <w:t>. שמואך א פר</w:t>
      </w:r>
      <w:r w:rsidR="000A395C">
        <w:rPr>
          <w:rFonts w:hint="cs"/>
          <w:rtl/>
        </w:rPr>
        <w:t>ף</w:t>
      </w:r>
      <w:r>
        <w:rPr>
          <w:rFonts w:hint="cs"/>
          <w:rtl/>
        </w:rPr>
        <w:t xml:space="preserve"> "י</w:t>
      </w:r>
      <w:r w:rsidR="00B92DB4">
        <w:rPr>
          <w:rFonts w:hint="cs"/>
          <w:rtl/>
        </w:rPr>
        <w:t>ח</w:t>
      </w:r>
      <w:r>
        <w:rPr>
          <w:rFonts w:hint="cs"/>
          <w:rtl/>
        </w:rPr>
        <w:t xml:space="preserve"> פסוף </w:t>
      </w:r>
      <w:r w:rsidR="00B92DB4">
        <w:rPr>
          <w:rFonts w:hint="cs"/>
          <w:rtl/>
        </w:rPr>
        <w:t>א'-ד</w:t>
      </w:r>
      <w:r>
        <w:rPr>
          <w:rFonts w:hint="cs"/>
          <w:rtl/>
        </w:rPr>
        <w:t>'</w:t>
      </w:r>
      <w:r w:rsidR="0033158B">
        <w:rPr>
          <w:rFonts w:hint="cs"/>
          <w:rtl/>
        </w:rPr>
        <w:t>: להזביר [שמואל א פרק י"</w:t>
      </w:r>
      <w:r w:rsidR="00B92DB4">
        <w:rPr>
          <w:rFonts w:hint="cs"/>
          <w:rtl/>
        </w:rPr>
        <w:t xml:space="preserve">ח </w:t>
      </w:r>
      <w:r w:rsidR="0033158B">
        <w:rPr>
          <w:rFonts w:hint="cs"/>
          <w:rtl/>
        </w:rPr>
        <w:t xml:space="preserve">פסוק </w:t>
      </w:r>
      <w:r w:rsidR="00B92DB4">
        <w:rPr>
          <w:rFonts w:hint="cs"/>
          <w:rtl/>
        </w:rPr>
        <w:t>א'-ד'</w:t>
      </w:r>
      <w:r>
        <w:rPr>
          <w:rFonts w:hint="cs"/>
          <w:rtl/>
        </w:rPr>
        <w:t xml:space="preserve">: להסביר </w:t>
      </w:r>
      <w:r>
        <w:rPr>
          <w:rtl/>
        </w:rPr>
        <w:t>–</w:t>
      </w:r>
      <w:r>
        <w:rPr>
          <w:rFonts w:hint="cs"/>
          <w:rtl/>
        </w:rPr>
        <w:t xml:space="preserve"> </w:t>
      </w:r>
      <w:r w:rsidR="00B92DB4" w:rsidRPr="00B92DB4">
        <w:rPr>
          <w:rFonts w:cs="Times New Roman"/>
          <w:rtl/>
        </w:rPr>
        <w:t>א וַיְהִי, כְּכַלֹּתוֹ לְדַבֵּר אֶל-שָׁאוּל, וְנֶפֶשׁ יְהוֹנָתָן, נִקְשְׁרָה בְּנֶפֶשׁ דָּוִד; ויאהבו (וַיֶּאֱהָבֵהוּ) יְהוֹנָתָן, כְּנַפְשׁוֹ.</w:t>
      </w:r>
      <w:r w:rsidR="009564E3">
        <w:rPr>
          <w:rFonts w:cs="Times New Roman"/>
          <w:rtl/>
        </w:rPr>
        <w:t xml:space="preserve"> </w:t>
      </w:r>
      <w:r w:rsidR="00B92DB4" w:rsidRPr="00B92DB4">
        <w:rPr>
          <w:rFonts w:cs="Times New Roman"/>
          <w:rtl/>
        </w:rPr>
        <w:t>ב וַיִּקָּחֵהוּ שָׁאוּל, בַּיּוֹם הַהוּא; וְלֹא נְתָנוֹ, לָשׁוּב בֵּית אָבִיו.</w:t>
      </w:r>
      <w:r w:rsidR="009564E3">
        <w:rPr>
          <w:rFonts w:cs="Times New Roman"/>
          <w:rtl/>
        </w:rPr>
        <w:t xml:space="preserve"> </w:t>
      </w:r>
      <w:r w:rsidR="00B92DB4" w:rsidRPr="00B92DB4">
        <w:rPr>
          <w:rFonts w:cs="Times New Roman"/>
          <w:rtl/>
        </w:rPr>
        <w:t>ג וַיִּכְרֹת יְהוֹנָתָן וְדָוִד, בְּרִית, בְּאַהֲבָתוֹ אֹתוֹ, כְּנַפְשׁוֹ.</w:t>
      </w:r>
      <w:r w:rsidR="009564E3">
        <w:rPr>
          <w:rFonts w:cs="Times New Roman"/>
          <w:rtl/>
        </w:rPr>
        <w:t xml:space="preserve"> </w:t>
      </w:r>
      <w:r w:rsidR="00B92DB4" w:rsidRPr="00B92DB4">
        <w:rPr>
          <w:rFonts w:cs="Times New Roman"/>
          <w:rtl/>
        </w:rPr>
        <w:t>ד וַיִּתְפַּשֵּׁט יְהוֹנָתָן, אֶת-הַמְּעִיל אֲשֶׁר עָלָיו, וַיִּתְּנֵהוּ, לְדָוִד; וּמַדָּיו, וְעַד-חַרְבּוֹ וְעַד-קַשְׁתּוֹ וְעַד-חֲגֹרוֹ.</w:t>
      </w:r>
      <w:r>
        <w:rPr>
          <w:rFonts w:hint="cs"/>
          <w:rtl/>
        </w:rPr>
        <w:t>]</w:t>
      </w:r>
      <w:r w:rsidR="00D0096D">
        <w:rPr>
          <w:rFonts w:hint="cs"/>
          <w:rtl/>
        </w:rPr>
        <w:t>.</w:t>
      </w:r>
      <w:r>
        <w:rPr>
          <w:rFonts w:hint="cs"/>
          <w:rtl/>
        </w:rPr>
        <w:t xml:space="preserve"> </w:t>
      </w:r>
      <w:r w:rsidR="00ED31E6">
        <w:rPr>
          <w:rFonts w:hint="cs"/>
          <w:rtl/>
        </w:rPr>
        <w:t>על</w:t>
      </w:r>
      <w:r>
        <w:rPr>
          <w:rFonts w:hint="cs"/>
          <w:rtl/>
        </w:rPr>
        <w:t xml:space="preserve"> שארית הדף</w:t>
      </w:r>
      <w:r w:rsidR="00D0096D">
        <w:rPr>
          <w:rFonts w:hint="cs"/>
          <w:rtl/>
        </w:rPr>
        <w:t xml:space="preserve"> </w:t>
      </w:r>
      <w:r w:rsidR="00ED31E6">
        <w:rPr>
          <w:rFonts w:hint="cs"/>
          <w:rtl/>
        </w:rPr>
        <w:t>השתרעה</w:t>
      </w:r>
      <w:r>
        <w:rPr>
          <w:rFonts w:hint="cs"/>
          <w:rtl/>
        </w:rPr>
        <w:t xml:space="preserve"> טיפה ענקית מצוירת בעיפרון, נוצצת כמו דלק מטוסים</w:t>
      </w:r>
      <w:r w:rsidR="005B0546">
        <w:rPr>
          <w:rFonts w:hint="cs"/>
          <w:rtl/>
        </w:rPr>
        <w:t xml:space="preserve"> </w:t>
      </w:r>
      <w:r w:rsidR="008F668A">
        <w:rPr>
          <w:rFonts w:hint="cs"/>
          <w:rtl/>
        </w:rPr>
        <w:t>[</w:t>
      </w:r>
      <w:r w:rsidR="005B0546">
        <w:rPr>
          <w:rFonts w:hint="cs"/>
          <w:rtl/>
        </w:rPr>
        <w:t>ושקופה למחצה, והאור שהאיר את חלקה העליון כשחדר דרכה נתבדר</w:t>
      </w:r>
      <w:r w:rsidR="00D30179">
        <w:rPr>
          <w:rFonts w:hint="cs"/>
          <w:rtl/>
        </w:rPr>
        <w:t xml:space="preserve"> ב</w:t>
      </w:r>
      <w:r w:rsidR="005B0546">
        <w:rPr>
          <w:rFonts w:hint="cs"/>
          <w:rtl/>
        </w:rPr>
        <w:t xml:space="preserve">צאתו </w:t>
      </w:r>
      <w:r w:rsidR="00D30179">
        <w:rPr>
          <w:rFonts w:hint="cs"/>
          <w:rtl/>
        </w:rPr>
        <w:t>מטיל ברק על</w:t>
      </w:r>
      <w:r w:rsidR="006F6DD4">
        <w:rPr>
          <w:rFonts w:hint="cs"/>
          <w:rtl/>
        </w:rPr>
        <w:t xml:space="preserve"> הדף </w:t>
      </w:r>
      <w:r w:rsidR="005B0546">
        <w:rPr>
          <w:rFonts w:hint="cs"/>
          <w:rtl/>
        </w:rPr>
        <w:t>תחתיו</w:t>
      </w:r>
      <w:r w:rsidR="008F668A">
        <w:rPr>
          <w:rFonts w:hint="cs"/>
          <w:rtl/>
        </w:rPr>
        <w:t>]</w:t>
      </w:r>
      <w:r>
        <w:rPr>
          <w:rFonts w:hint="cs"/>
          <w:rtl/>
        </w:rPr>
        <w:t>. בעמודים הבאים</w:t>
      </w:r>
      <w:r w:rsidR="00D0096D">
        <w:rPr>
          <w:rFonts w:hint="cs"/>
          <w:rtl/>
        </w:rPr>
        <w:t>,</w:t>
      </w:r>
      <w:r>
        <w:rPr>
          <w:rFonts w:hint="cs"/>
          <w:rtl/>
        </w:rPr>
        <w:t xml:space="preserve"> </w:t>
      </w:r>
      <w:r w:rsidR="006933C0" w:rsidRPr="006933C0">
        <w:rPr>
          <w:rFonts w:cs="Times New Roman"/>
          <w:rtl/>
        </w:rPr>
        <w:t xml:space="preserve">את </w:t>
      </w:r>
      <w:r>
        <w:rPr>
          <w:rFonts w:hint="cs"/>
          <w:rtl/>
        </w:rPr>
        <w:t xml:space="preserve">מקום </w:t>
      </w:r>
      <w:r w:rsidR="006933C0">
        <w:rPr>
          <w:rFonts w:hint="cs"/>
          <w:rtl/>
        </w:rPr>
        <w:t>ה</w:t>
      </w:r>
      <w:r>
        <w:rPr>
          <w:rFonts w:hint="cs"/>
          <w:rtl/>
        </w:rPr>
        <w:t>הזברים</w:t>
      </w:r>
      <w:r w:rsidR="009564E3">
        <w:rPr>
          <w:rFonts w:hint="cs"/>
          <w:rtl/>
        </w:rPr>
        <w:t xml:space="preserve"> </w:t>
      </w:r>
      <w:r w:rsidR="006F4CD0">
        <w:rPr>
          <w:rFonts w:hint="cs"/>
          <w:rtl/>
        </w:rPr>
        <w:t>ו</w:t>
      </w:r>
      <w:r w:rsidR="006933C0">
        <w:rPr>
          <w:rFonts w:hint="cs"/>
          <w:rtl/>
        </w:rPr>
        <w:t>ה</w:t>
      </w:r>
      <w:r>
        <w:rPr>
          <w:rFonts w:hint="cs"/>
          <w:rtl/>
        </w:rPr>
        <w:t>שימוש</w:t>
      </w:r>
      <w:r w:rsidR="0033158B">
        <w:rPr>
          <w:rFonts w:hint="cs"/>
          <w:rtl/>
        </w:rPr>
        <w:t xml:space="preserve"> במתודולוגיות שהוקנו בכיתה </w:t>
      </w:r>
      <w:r w:rsidR="00E801A4">
        <w:rPr>
          <w:rFonts w:hint="cs"/>
          <w:rtl/>
        </w:rPr>
        <w:t>[</w:t>
      </w:r>
      <w:r w:rsidR="0033158B">
        <w:rPr>
          <w:rFonts w:hint="cs"/>
          <w:rtl/>
        </w:rPr>
        <w:t>למען</w:t>
      </w:r>
      <w:r>
        <w:rPr>
          <w:rFonts w:hint="cs"/>
          <w:rtl/>
        </w:rPr>
        <w:t xml:space="preserve"> ספק כלים השוואתיים באמות מידה לשוניות/תקשורתיות של הטקסט המקראי, ניתוח התכנים הסי</w:t>
      </w:r>
      <w:r w:rsidR="00D0096D">
        <w:rPr>
          <w:rFonts w:hint="cs"/>
          <w:rtl/>
        </w:rPr>
        <w:t xml:space="preserve">פורייים תוך </w:t>
      </w:r>
      <w:r w:rsidR="00D0096D">
        <w:rPr>
          <w:rFonts w:hint="cs"/>
          <w:rtl/>
        </w:rPr>
        <w:lastRenderedPageBreak/>
        <w:t xml:space="preserve">התמקדות בפולמוס </w:t>
      </w:r>
      <w:r w:rsidR="00297D38">
        <w:rPr>
          <w:rFonts w:hint="cs"/>
          <w:rtl/>
        </w:rPr>
        <w:t>על פ</w:t>
      </w:r>
      <w:r w:rsidR="00D0096D">
        <w:rPr>
          <w:rFonts w:hint="cs"/>
          <w:rtl/>
        </w:rPr>
        <w:t>י</w:t>
      </w:r>
      <w:r>
        <w:rPr>
          <w:rFonts w:hint="cs"/>
          <w:rtl/>
        </w:rPr>
        <w:t xml:space="preserve"> דרישת המורה והנחייתה המפורשת </w:t>
      </w:r>
      <w:r>
        <w:rPr>
          <w:rtl/>
        </w:rPr>
        <w:t>–</w:t>
      </w:r>
      <w:r w:rsidR="00E801A4">
        <w:rPr>
          <w:rFonts w:hint="cs"/>
          <w:rtl/>
        </w:rPr>
        <w:t>]</w:t>
      </w:r>
      <w:r w:rsidR="006933C0" w:rsidRPr="006933C0">
        <w:rPr>
          <w:rtl/>
        </w:rPr>
        <w:t xml:space="preserve"> </w:t>
      </w:r>
      <w:r w:rsidR="006933C0" w:rsidRPr="006933C0">
        <w:rPr>
          <w:rFonts w:cs="Times New Roman"/>
          <w:rtl/>
        </w:rPr>
        <w:t>תפסו</w:t>
      </w:r>
      <w:r>
        <w:rPr>
          <w:rFonts w:hint="cs"/>
          <w:rtl/>
        </w:rPr>
        <w:t xml:space="preserve"> </w:t>
      </w:r>
      <w:r w:rsidR="006F0ECB" w:rsidRPr="006F0ECB">
        <w:rPr>
          <w:rFonts w:cs="Times New Roman"/>
          <w:rtl/>
        </w:rPr>
        <w:t>יצורים מיתיים, מפלצות בעלות שיניים עצומות וחדות, ריר זולג ממלתעותיהן, ראשן עטוי קשקשים שנצצו בברק מתכתי אף כי צוירו רק בעט כדורי כחול</w:t>
      </w:r>
      <w:r>
        <w:rPr>
          <w:rFonts w:hint="cs"/>
          <w:rtl/>
        </w:rPr>
        <w:t>.</w:t>
      </w:r>
    </w:p>
    <w:p w14:paraId="6993F814" w14:textId="445AE5A2" w:rsidR="00E40F28" w:rsidRDefault="00E40F28" w:rsidP="00E40F28">
      <w:pPr>
        <w:rPr>
          <w:rtl/>
        </w:rPr>
      </w:pPr>
      <w:r>
        <w:rPr>
          <w:rFonts w:hint="cs"/>
          <w:rtl/>
        </w:rPr>
        <w:t>"אין פה הרבה," אלכס התנצל. "לא נראה לי שנוכל ללמוד מזה משהו</w:t>
      </w:r>
      <w:r w:rsidR="003D3AF1">
        <w:rPr>
          <w:rFonts w:hint="cs"/>
          <w:rtl/>
        </w:rPr>
        <w:t xml:space="preserve"> על המתודולוגיות</w:t>
      </w:r>
      <w:r>
        <w:rPr>
          <w:rFonts w:hint="cs"/>
          <w:rtl/>
        </w:rPr>
        <w:t>.</w:t>
      </w:r>
      <w:r w:rsidR="007E4EF9">
        <w:rPr>
          <w:rFonts w:hint="cs"/>
          <w:rtl/>
        </w:rPr>
        <w:t xml:space="preserve"> והפולמוסים.</w:t>
      </w:r>
      <w:r w:rsidR="00B92DB4">
        <w:rPr>
          <w:rFonts w:hint="cs"/>
          <w:rtl/>
        </w:rPr>
        <w:t xml:space="preserve"> והתכנים הסיפוריים.</w:t>
      </w:r>
      <w:r>
        <w:rPr>
          <w:rFonts w:hint="cs"/>
          <w:rtl/>
        </w:rPr>
        <w:t>"</w:t>
      </w:r>
    </w:p>
    <w:p w14:paraId="46AE3E78" w14:textId="77777777" w:rsidR="00E801A4" w:rsidRDefault="00E801A4" w:rsidP="00D601ED">
      <w:pPr>
        <w:rPr>
          <w:rtl/>
        </w:rPr>
      </w:pPr>
      <w:r>
        <w:rPr>
          <w:rFonts w:hint="cs"/>
          <w:rtl/>
        </w:rPr>
        <w:t>[</w:t>
      </w:r>
      <w:r w:rsidR="00474F30" w:rsidRPr="00E67C1F">
        <w:rPr>
          <w:rFonts w:hint="eastAsia"/>
          <w:rtl/>
        </w:rPr>
        <w:t>לא</w:t>
      </w:r>
      <w:r w:rsidR="00474F30" w:rsidRPr="00E67C1F">
        <w:rPr>
          <w:rtl/>
        </w:rPr>
        <w:t xml:space="preserve"> היה לארקדי ספק בדבריו, </w:t>
      </w:r>
      <w:r w:rsidR="00474F30" w:rsidRPr="00E67C1F">
        <w:rPr>
          <w:rFonts w:hint="eastAsia"/>
          <w:rtl/>
        </w:rPr>
        <w:t>אבל</w:t>
      </w:r>
      <w:r w:rsidR="00474F30" w:rsidRPr="00E67C1F">
        <w:rPr>
          <w:rtl/>
        </w:rPr>
        <w:t xml:space="preserve"> </w:t>
      </w:r>
      <w:r w:rsidR="00474F30" w:rsidRPr="00E67C1F">
        <w:rPr>
          <w:rFonts w:hint="eastAsia"/>
          <w:rtl/>
        </w:rPr>
        <w:t>הוא</w:t>
      </w:r>
      <w:r w:rsidR="00474F30" w:rsidRPr="00E67C1F">
        <w:rPr>
          <w:rtl/>
        </w:rPr>
        <w:t xml:space="preserve"> </w:t>
      </w:r>
      <w:r w:rsidR="00474F30" w:rsidRPr="00E67C1F">
        <w:rPr>
          <w:rFonts w:hint="eastAsia"/>
          <w:rtl/>
        </w:rPr>
        <w:t>לא</w:t>
      </w:r>
      <w:r w:rsidR="00474F30" w:rsidRPr="00E67C1F">
        <w:rPr>
          <w:rtl/>
        </w:rPr>
        <w:t xml:space="preserve"> </w:t>
      </w:r>
      <w:r w:rsidR="00474F30" w:rsidRPr="00E67C1F">
        <w:rPr>
          <w:rFonts w:hint="eastAsia"/>
          <w:rtl/>
        </w:rPr>
        <w:t>הפסיק</w:t>
      </w:r>
      <w:r w:rsidR="00474F30" w:rsidRPr="00E67C1F">
        <w:rPr>
          <w:rtl/>
        </w:rPr>
        <w:t xml:space="preserve"> לדפדף. </w:t>
      </w:r>
      <w:r w:rsidR="00474F30" w:rsidRPr="00E67C1F">
        <w:rPr>
          <w:rFonts w:hint="eastAsia"/>
          <w:rtl/>
        </w:rPr>
        <w:t>בזמן</w:t>
      </w:r>
      <w:r w:rsidR="00474F30" w:rsidRPr="00E67C1F">
        <w:rPr>
          <w:rtl/>
        </w:rPr>
        <w:t xml:space="preserve"> </w:t>
      </w:r>
      <w:r w:rsidR="00474F30" w:rsidRPr="00E67C1F">
        <w:rPr>
          <w:rFonts w:hint="eastAsia"/>
          <w:rtl/>
        </w:rPr>
        <w:t>שהמורה</w:t>
      </w:r>
      <w:r w:rsidR="00474F30" w:rsidRPr="00E67C1F">
        <w:rPr>
          <w:rtl/>
        </w:rPr>
        <w:t xml:space="preserve"> ניתחה </w:t>
      </w:r>
      <w:r w:rsidR="00474F30" w:rsidRPr="00E67C1F">
        <w:rPr>
          <w:rFonts w:hint="eastAsia"/>
          <w:rtl/>
        </w:rPr>
        <w:t>את</w:t>
      </w:r>
      <w:r w:rsidR="00474F30" w:rsidRPr="00E67C1F">
        <w:rPr>
          <w:rtl/>
        </w:rPr>
        <w:t xml:space="preserve"> </w:t>
      </w:r>
      <w:r w:rsidR="00474F30" w:rsidRPr="00E67C1F">
        <w:rPr>
          <w:rFonts w:hint="eastAsia"/>
          <w:rtl/>
        </w:rPr>
        <w:t>הרבדים</w:t>
      </w:r>
      <w:r w:rsidR="00474F30" w:rsidRPr="00E67C1F">
        <w:rPr>
          <w:rtl/>
        </w:rPr>
        <w:t>, בעוד יהונתן</w:t>
      </w:r>
      <w:r w:rsidR="00474F30" w:rsidRPr="00E67C1F">
        <w:rPr>
          <w:rFonts w:hint="cs"/>
          <w:rtl/>
        </w:rPr>
        <w:t xml:space="preserve"> פשט</w:t>
      </w:r>
      <w:r w:rsidR="00474F30" w:rsidRPr="00E67C1F">
        <w:rPr>
          <w:rFonts w:cs="Times New Roman"/>
          <w:rtl/>
        </w:rPr>
        <w:t xml:space="preserve"> אֶת-הַמְּעִיל אֲשֶׁר עָלָיו, וַיִּתְּנֵהוּ, לְדָוִד; וּמַדָּיו, וְעַד-חַרְבּוֹ וְעַד-קַשְׁתּוֹ וְעַד-חֲגֹרוֹ</w:t>
      </w:r>
      <w:r w:rsidR="00474F30" w:rsidRPr="00E67C1F">
        <w:rPr>
          <w:rFonts w:ascii="David" w:hAnsi="David" w:cs="David"/>
          <w:rtl/>
        </w:rPr>
        <w:t>,</w:t>
      </w:r>
      <w:r w:rsidR="00474F30" w:rsidRPr="00E67C1F">
        <w:rPr>
          <w:rtl/>
        </w:rPr>
        <w:t xml:space="preserve"> </w:t>
      </w:r>
      <w:r>
        <w:rPr>
          <w:rFonts w:hint="cs"/>
          <w:rtl/>
        </w:rPr>
        <w:t>]</w:t>
      </w:r>
    </w:p>
    <w:p w14:paraId="6CA109FA" w14:textId="7E513EA3" w:rsidR="00E40F28" w:rsidRDefault="002B6CB3" w:rsidP="00D601ED">
      <w:pPr>
        <w:rPr>
          <w:rtl/>
        </w:rPr>
      </w:pPr>
      <w:r w:rsidRPr="002B6CB3">
        <w:rPr>
          <w:rFonts w:cs="Times New Roman"/>
          <w:rtl/>
        </w:rPr>
        <w:t xml:space="preserve">עוד מצאו להם משכן </w:t>
      </w:r>
      <w:r w:rsidR="00474F30" w:rsidRPr="00E67C1F">
        <w:rPr>
          <w:rFonts w:hint="eastAsia"/>
          <w:rtl/>
        </w:rPr>
        <w:t>במחברתו</w:t>
      </w:r>
      <w:r w:rsidR="000A395C" w:rsidRPr="000A395C">
        <w:rPr>
          <w:rFonts w:hint="eastAsia"/>
          <w:rtl/>
        </w:rPr>
        <w:t xml:space="preserve"> </w:t>
      </w:r>
      <w:r>
        <w:rPr>
          <w:rFonts w:hint="cs"/>
          <w:rtl/>
        </w:rPr>
        <w:t xml:space="preserve">של </w:t>
      </w:r>
      <w:r w:rsidR="000A395C" w:rsidRPr="00E67C1F">
        <w:rPr>
          <w:rFonts w:hint="eastAsia"/>
          <w:rtl/>
        </w:rPr>
        <w:t>אלכס</w:t>
      </w:r>
      <w:r w:rsidR="00576703" w:rsidRPr="00E67C1F">
        <w:rPr>
          <w:rFonts w:hint="cs"/>
          <w:rtl/>
        </w:rPr>
        <w:t xml:space="preserve"> </w:t>
      </w:r>
      <w:r w:rsidR="00E40F28">
        <w:rPr>
          <w:rFonts w:hint="cs"/>
          <w:rtl/>
        </w:rPr>
        <w:t>לוחמים חמורי סבר ו</w:t>
      </w:r>
      <w:r w:rsidR="006933C0">
        <w:rPr>
          <w:rFonts w:hint="cs"/>
          <w:rtl/>
        </w:rPr>
        <w:t xml:space="preserve">עטויי </w:t>
      </w:r>
      <w:r w:rsidR="00E40F28">
        <w:rPr>
          <w:rFonts w:hint="cs"/>
          <w:rtl/>
        </w:rPr>
        <w:t xml:space="preserve">גלימות, עיניהם </w:t>
      </w:r>
      <w:r w:rsidR="00431551">
        <w:rPr>
          <w:rFonts w:hint="cs"/>
          <w:rtl/>
        </w:rPr>
        <w:t>הבו</w:t>
      </w:r>
      <w:r w:rsidR="00D601ED">
        <w:rPr>
          <w:rFonts w:hint="cs"/>
          <w:rtl/>
        </w:rPr>
        <w:t>ר</w:t>
      </w:r>
      <w:r w:rsidR="00431551">
        <w:rPr>
          <w:rFonts w:hint="cs"/>
          <w:rtl/>
        </w:rPr>
        <w:t xml:space="preserve">קות </w:t>
      </w:r>
      <w:r w:rsidR="00E40F28">
        <w:rPr>
          <w:rFonts w:hint="cs"/>
          <w:rtl/>
        </w:rPr>
        <w:t xml:space="preserve">מתחת לברדסיהם נוקבות </w:t>
      </w:r>
      <w:r w:rsidR="00D601ED">
        <w:rPr>
          <w:rFonts w:hint="cs"/>
          <w:rtl/>
        </w:rPr>
        <w:t xml:space="preserve">את </w:t>
      </w:r>
      <w:r w:rsidR="00E40F28">
        <w:rPr>
          <w:rFonts w:hint="cs"/>
          <w:rtl/>
        </w:rPr>
        <w:t>דף השורות</w:t>
      </w:r>
      <w:r w:rsidR="00025394">
        <w:rPr>
          <w:rFonts w:hint="cs"/>
          <w:rtl/>
        </w:rPr>
        <w:t xml:space="preserve"> של מחברת התנ"ך הריקה</w:t>
      </w:r>
      <w:r w:rsidR="00E40F28">
        <w:rPr>
          <w:rFonts w:hint="cs"/>
          <w:rtl/>
        </w:rPr>
        <w:t xml:space="preserve">, </w:t>
      </w:r>
      <w:r w:rsidR="007526D7">
        <w:rPr>
          <w:rFonts w:hint="cs"/>
          <w:rtl/>
        </w:rPr>
        <w:t>צועד</w:t>
      </w:r>
      <w:r w:rsidR="00E40F28">
        <w:rPr>
          <w:rFonts w:hint="cs"/>
          <w:rtl/>
        </w:rPr>
        <w:t xml:space="preserve">ים </w:t>
      </w:r>
      <w:r w:rsidR="000A395C">
        <w:rPr>
          <w:rFonts w:hint="cs"/>
          <w:rtl/>
        </w:rPr>
        <w:t>בסך</w:t>
      </w:r>
      <w:r w:rsidR="00E40F28">
        <w:rPr>
          <w:rFonts w:hint="cs"/>
          <w:rtl/>
        </w:rPr>
        <w:t xml:space="preserve"> </w:t>
      </w:r>
      <w:r w:rsidR="00D601ED">
        <w:rPr>
          <w:rFonts w:hint="cs"/>
          <w:rtl/>
        </w:rPr>
        <w:t>ב</w:t>
      </w:r>
      <w:r w:rsidR="00025394">
        <w:rPr>
          <w:rFonts w:hint="cs"/>
          <w:rtl/>
        </w:rPr>
        <w:t>דרכם</w:t>
      </w:r>
      <w:r w:rsidR="00D601ED">
        <w:rPr>
          <w:rFonts w:hint="cs"/>
          <w:rtl/>
        </w:rPr>
        <w:t xml:space="preserve"> ל</w:t>
      </w:r>
      <w:r w:rsidR="00E40F28">
        <w:rPr>
          <w:rFonts w:hint="cs"/>
          <w:rtl/>
        </w:rPr>
        <w:t xml:space="preserve">מסע </w:t>
      </w:r>
      <w:r w:rsidR="00431551">
        <w:rPr>
          <w:rFonts w:hint="cs"/>
          <w:rtl/>
        </w:rPr>
        <w:t xml:space="preserve">נועז, </w:t>
      </w:r>
      <w:r w:rsidR="00E40F28">
        <w:rPr>
          <w:rFonts w:hint="cs"/>
          <w:rtl/>
        </w:rPr>
        <w:t xml:space="preserve">[לקרא משהו בעמוס בשביל לתת </w:t>
      </w:r>
      <w:r w:rsidR="00E40F28">
        <w:t>allusion</w:t>
      </w:r>
      <w:r w:rsidR="0033158B">
        <w:rPr>
          <w:rFonts w:hint="cs"/>
          <w:rtl/>
        </w:rPr>
        <w:t>] זה</w:t>
      </w:r>
      <w:r w:rsidR="00E40F28">
        <w:rPr>
          <w:rFonts w:hint="cs"/>
          <w:rtl/>
        </w:rPr>
        <w:t xml:space="preserve"> נושא מטה, </w:t>
      </w:r>
      <w:r w:rsidR="0033158B">
        <w:rPr>
          <w:rFonts w:hint="cs"/>
          <w:rtl/>
        </w:rPr>
        <w:t>ה</w:t>
      </w:r>
      <w:r w:rsidR="00E40F28">
        <w:rPr>
          <w:rFonts w:hint="cs"/>
          <w:rtl/>
        </w:rPr>
        <w:t>אחר</w:t>
      </w:r>
      <w:r w:rsidR="002E0E39">
        <w:rPr>
          <w:rFonts w:hint="cs"/>
          <w:rtl/>
        </w:rPr>
        <w:t xml:space="preserve"> </w:t>
      </w:r>
      <w:r w:rsidR="00E40F28">
        <w:rPr>
          <w:rFonts w:hint="cs"/>
          <w:rtl/>
        </w:rPr>
        <w:t>לפיד</w:t>
      </w:r>
      <w:r w:rsidR="00C02B17">
        <w:rPr>
          <w:rFonts w:hint="cs"/>
          <w:rtl/>
        </w:rPr>
        <w:t>,</w:t>
      </w:r>
      <w:r w:rsidR="00E40F28">
        <w:rPr>
          <w:rFonts w:hint="cs"/>
          <w:rtl/>
        </w:rPr>
        <w:t xml:space="preserve"> </w:t>
      </w:r>
      <w:r w:rsidR="00E801A4">
        <w:rPr>
          <w:rFonts w:hint="cs"/>
          <w:rtl/>
        </w:rPr>
        <w:t>[</w:t>
      </w:r>
      <w:r w:rsidR="00C02B17">
        <w:rPr>
          <w:rFonts w:hint="cs"/>
          <w:rtl/>
        </w:rPr>
        <w:t>רעם מניף גביע עטור אבנים טובות</w:t>
      </w:r>
      <w:r w:rsidR="00E801A4">
        <w:rPr>
          <w:rFonts w:hint="cs"/>
          <w:rtl/>
        </w:rPr>
        <w:t>]</w:t>
      </w:r>
      <w:r w:rsidR="00C02B17">
        <w:rPr>
          <w:rFonts w:hint="cs"/>
          <w:rtl/>
        </w:rPr>
        <w:t xml:space="preserve"> </w:t>
      </w:r>
      <w:r w:rsidR="00E40F28">
        <w:rPr>
          <w:rFonts w:hint="cs"/>
          <w:rtl/>
        </w:rPr>
        <w:t xml:space="preserve">ועוד אחד אוחז באמרת גלימתו </w:t>
      </w:r>
      <w:r w:rsidR="00431551">
        <w:rPr>
          <w:rFonts w:hint="cs"/>
          <w:rtl/>
        </w:rPr>
        <w:t>המ</w:t>
      </w:r>
      <w:r w:rsidR="00E40F28">
        <w:rPr>
          <w:rFonts w:hint="cs"/>
          <w:rtl/>
        </w:rPr>
        <w:t>תנ</w:t>
      </w:r>
      <w:r w:rsidR="00431551">
        <w:rPr>
          <w:rFonts w:hint="cs"/>
          <w:rtl/>
        </w:rPr>
        <w:t>ו</w:t>
      </w:r>
      <w:r w:rsidR="00E40F28">
        <w:rPr>
          <w:rFonts w:hint="cs"/>
          <w:rtl/>
        </w:rPr>
        <w:t>פ</w:t>
      </w:r>
      <w:r w:rsidR="00431551">
        <w:rPr>
          <w:rFonts w:hint="cs"/>
          <w:rtl/>
        </w:rPr>
        <w:t>פת</w:t>
      </w:r>
      <w:r w:rsidR="00E40F28">
        <w:rPr>
          <w:rFonts w:hint="cs"/>
          <w:rtl/>
        </w:rPr>
        <w:t xml:space="preserve"> ברוח.</w:t>
      </w:r>
    </w:p>
    <w:p w14:paraId="7908BF8B" w14:textId="77777777" w:rsidR="00E40F28" w:rsidRPr="002F487F" w:rsidRDefault="00E40F28" w:rsidP="00E40F28">
      <w:pPr>
        <w:rPr>
          <w:color w:val="A6A6A6" w:themeColor="background1" w:themeShade="A6"/>
          <w:rtl/>
        </w:rPr>
      </w:pPr>
      <w:r w:rsidRPr="002F487F">
        <w:rPr>
          <w:rFonts w:hint="cs"/>
          <w:color w:val="A6A6A6" w:themeColor="background1" w:themeShade="A6"/>
          <w:rtl/>
        </w:rPr>
        <w:t>[</w:t>
      </w:r>
    </w:p>
    <w:p w14:paraId="5FA91DEC" w14:textId="77777777" w:rsidR="00E40F28" w:rsidRPr="002F487F" w:rsidRDefault="00431551" w:rsidP="00431551">
      <w:pPr>
        <w:rPr>
          <w:color w:val="A6A6A6" w:themeColor="background1" w:themeShade="A6"/>
          <w:rtl/>
        </w:rPr>
      </w:pPr>
      <w:r w:rsidRPr="002F487F">
        <w:rPr>
          <w:rFonts w:hint="cs"/>
          <w:color w:val="A6A6A6" w:themeColor="background1" w:themeShade="A6"/>
          <w:rtl/>
        </w:rPr>
        <w:t>ארקדי ביקש לה</w:t>
      </w:r>
      <w:r w:rsidR="00E40F28" w:rsidRPr="002F487F">
        <w:rPr>
          <w:rFonts w:hint="cs"/>
          <w:color w:val="A6A6A6" w:themeColor="background1" w:themeShade="A6"/>
          <w:rtl/>
        </w:rPr>
        <w:t>חל</w:t>
      </w:r>
      <w:r w:rsidRPr="002F487F">
        <w:rPr>
          <w:rFonts w:hint="cs"/>
          <w:color w:val="A6A6A6" w:themeColor="background1" w:themeShade="A6"/>
          <w:rtl/>
        </w:rPr>
        <w:t>י</w:t>
      </w:r>
      <w:r w:rsidR="00E40F28" w:rsidRPr="002F487F">
        <w:rPr>
          <w:rFonts w:hint="cs"/>
          <w:color w:val="A6A6A6" w:themeColor="background1" w:themeShade="A6"/>
          <w:rtl/>
        </w:rPr>
        <w:t xml:space="preserve">ף במחברות, </w:t>
      </w:r>
      <w:r w:rsidRPr="002F487F">
        <w:rPr>
          <w:rFonts w:hint="cs"/>
          <w:color w:val="A6A6A6" w:themeColor="background1" w:themeShade="A6"/>
          <w:rtl/>
        </w:rPr>
        <w:t>לתת ל</w:t>
      </w:r>
      <w:r w:rsidR="00E40F28" w:rsidRPr="002F487F">
        <w:rPr>
          <w:rFonts w:hint="cs"/>
          <w:color w:val="A6A6A6" w:themeColor="background1" w:themeShade="A6"/>
          <w:rtl/>
        </w:rPr>
        <w:t xml:space="preserve">אלכס את המחברת המסודרת עם כל החומר המאורגן שלו </w:t>
      </w:r>
      <w:r w:rsidRPr="002F487F">
        <w:rPr>
          <w:rFonts w:hint="cs"/>
          <w:color w:val="A6A6A6" w:themeColor="background1" w:themeShade="A6"/>
          <w:rtl/>
        </w:rPr>
        <w:t>(הוא ישלים מהדס) תחת</w:t>
      </w:r>
      <w:r w:rsidR="00E40F28" w:rsidRPr="002F487F">
        <w:rPr>
          <w:rFonts w:hint="cs"/>
          <w:color w:val="A6A6A6" w:themeColor="background1" w:themeShade="A6"/>
          <w:rtl/>
        </w:rPr>
        <w:t xml:space="preserve"> מחברתו, </w:t>
      </w:r>
      <w:r w:rsidRPr="002F487F">
        <w:rPr>
          <w:rFonts w:hint="cs"/>
          <w:color w:val="A6A6A6" w:themeColor="background1" w:themeShade="A6"/>
          <w:rtl/>
        </w:rPr>
        <w:t xml:space="preserve">אבל </w:t>
      </w:r>
      <w:r w:rsidR="00E40F28" w:rsidRPr="002F487F">
        <w:rPr>
          <w:rFonts w:hint="cs"/>
          <w:color w:val="A6A6A6" w:themeColor="background1" w:themeShade="A6"/>
          <w:rtl/>
        </w:rPr>
        <w:t xml:space="preserve">נותרו שם עדיין כמה עמודים ריקים והוא היה רוצה שאלכס ימלא אותם. [עד שהציע את החלפת המחברת בפעם הבאה </w:t>
      </w:r>
      <w:r w:rsidR="00E40F28" w:rsidRPr="002F487F">
        <w:rPr>
          <w:color w:val="A6A6A6" w:themeColor="background1" w:themeShade="A6"/>
          <w:rtl/>
        </w:rPr>
        <w:t>–</w:t>
      </w:r>
      <w:r w:rsidR="00E40F28" w:rsidRPr="002F487F">
        <w:rPr>
          <w:rFonts w:hint="cs"/>
          <w:color w:val="A6A6A6" w:themeColor="background1" w:themeShade="A6"/>
          <w:rtl/>
        </w:rPr>
        <w:t xml:space="preserve"> אלכס כבר זרק את ההיא לפח.]</w:t>
      </w:r>
    </w:p>
    <w:p w14:paraId="75EDCC42" w14:textId="77777777" w:rsidR="00E40F28" w:rsidRPr="002F487F" w:rsidRDefault="00E40F28" w:rsidP="00E40F28">
      <w:pPr>
        <w:rPr>
          <w:color w:val="A6A6A6" w:themeColor="background1" w:themeShade="A6"/>
          <w:rtl/>
        </w:rPr>
      </w:pPr>
      <w:r w:rsidRPr="002F487F">
        <w:rPr>
          <w:rFonts w:hint="cs"/>
          <w:color w:val="A6A6A6" w:themeColor="background1" w:themeShade="A6"/>
          <w:rtl/>
        </w:rPr>
        <w:t>"מה קורה פה בכלל?" ארקדי שאל.</w:t>
      </w:r>
    </w:p>
    <w:p w14:paraId="3EC204E6" w14:textId="27AAD1AB" w:rsidR="00E40F28" w:rsidRPr="002F487F" w:rsidRDefault="00E40F28" w:rsidP="00E40F28">
      <w:pPr>
        <w:rPr>
          <w:color w:val="A6A6A6" w:themeColor="background1" w:themeShade="A6"/>
          <w:rtl/>
        </w:rPr>
      </w:pPr>
      <w:r w:rsidRPr="002F487F">
        <w:rPr>
          <w:rFonts w:hint="cs"/>
          <w:color w:val="A6A6A6" w:themeColor="background1" w:themeShade="A6"/>
          <w:rtl/>
        </w:rPr>
        <w:t xml:space="preserve">מחברת התנ"ך שלו מלאה בגיבורי על, חליפות מתכת משוכללות בעלות טילים נסתרים לתעופה וטורבינות וקנים [גם נסתרים] לשיגור כלי נשק. וכן </w:t>
      </w:r>
      <w:r w:rsidRPr="002F487F">
        <w:rPr>
          <w:color w:val="A6A6A6" w:themeColor="background1" w:themeShade="A6"/>
          <w:rtl/>
        </w:rPr>
        <w:t>–</w:t>
      </w:r>
      <w:r w:rsidRPr="002F487F">
        <w:rPr>
          <w:rFonts w:hint="cs"/>
          <w:color w:val="A6A6A6" w:themeColor="background1" w:themeShade="A6"/>
          <w:rtl/>
        </w:rPr>
        <w:t xml:space="preserve"> כלי נשק </w:t>
      </w:r>
      <w:r w:rsidRPr="002F487F">
        <w:rPr>
          <w:color w:val="A6A6A6" w:themeColor="background1" w:themeShade="A6"/>
        </w:rPr>
        <w:t>deadly</w:t>
      </w:r>
      <w:r w:rsidRPr="002F487F">
        <w:rPr>
          <w:rFonts w:hint="cs"/>
          <w:color w:val="A6A6A6" w:themeColor="background1" w:themeShade="A6"/>
          <w:rtl/>
        </w:rPr>
        <w:t xml:space="preserve"> של נינג'ה [העיגול / דיסקה עם חודים סביבו], מלאכי </w:t>
      </w:r>
      <w:r w:rsidR="00EE553A" w:rsidRPr="002F487F">
        <w:rPr>
          <w:rFonts w:hint="cs"/>
          <w:color w:val="A6A6A6" w:themeColor="background1" w:themeShade="A6"/>
          <w:rtl/>
        </w:rPr>
        <w:t>שמיים</w:t>
      </w:r>
      <w:r w:rsidRPr="002F487F">
        <w:rPr>
          <w:rFonts w:hint="cs"/>
          <w:color w:val="A6A6A6" w:themeColor="background1" w:themeShade="A6"/>
          <w:rtl/>
        </w:rPr>
        <w:t xml:space="preserve"> זועמים ובין לבין </w:t>
      </w:r>
      <w:r w:rsidRPr="002F487F">
        <w:rPr>
          <w:color w:val="A6A6A6" w:themeColor="background1" w:themeShade="A6"/>
          <w:rtl/>
        </w:rPr>
        <w:t>–</w:t>
      </w:r>
      <w:r w:rsidRPr="002F487F">
        <w:rPr>
          <w:rFonts w:hint="cs"/>
          <w:color w:val="A6A6A6" w:themeColor="background1" w:themeShade="A6"/>
          <w:rtl/>
        </w:rPr>
        <w:t xml:space="preserve"> </w:t>
      </w:r>
      <w:r w:rsidR="004D7433" w:rsidRPr="002F487F">
        <w:rPr>
          <w:rFonts w:hint="cs"/>
          <w:color w:val="A6A6A6" w:themeColor="background1" w:themeShade="A6"/>
          <w:rtl/>
        </w:rPr>
        <w:t>ניסיון</w:t>
      </w:r>
      <w:r w:rsidRPr="002F487F">
        <w:rPr>
          <w:rFonts w:hint="cs"/>
          <w:color w:val="A6A6A6" w:themeColor="background1" w:themeShade="A6"/>
          <w:rtl/>
        </w:rPr>
        <w:t xml:space="preserve"> עיקש / נואש להעתיק משהו מהלוח, שנכנע לאחר מילה או שתיים. חליפות גוף מתכתיות של גיבורי על. [הן מפחידות</w:t>
      </w:r>
      <w:r w:rsidR="00C90C6C" w:rsidRPr="002F487F">
        <w:rPr>
          <w:rFonts w:hint="cs"/>
          <w:color w:val="A6A6A6" w:themeColor="background1" w:themeShade="A6"/>
          <w:rtl/>
        </w:rPr>
        <w:t xml:space="preserve"> מאוד </w:t>
      </w:r>
      <w:r w:rsidRPr="002F487F">
        <w:rPr>
          <w:rFonts w:hint="cs"/>
          <w:color w:val="A6A6A6" w:themeColor="background1" w:themeShade="A6"/>
          <w:rtl/>
        </w:rPr>
        <w:t>אבל גם מצויירות</w:t>
      </w:r>
      <w:r w:rsidR="00C90C6C" w:rsidRPr="002F487F">
        <w:rPr>
          <w:rFonts w:hint="cs"/>
          <w:color w:val="A6A6A6" w:themeColor="background1" w:themeShade="A6"/>
          <w:rtl/>
        </w:rPr>
        <w:t xml:space="preserve"> מאוד </w:t>
      </w:r>
      <w:r w:rsidRPr="002F487F">
        <w:rPr>
          <w:rFonts w:hint="cs"/>
          <w:color w:val="A6A6A6" w:themeColor="background1" w:themeShade="A6"/>
          <w:rtl/>
        </w:rPr>
        <w:t>יפה, ביד אמונה. זה מעצבן את ארקדי</w:t>
      </w:r>
      <w:r w:rsidR="00352290" w:rsidRPr="002F487F">
        <w:rPr>
          <w:rFonts w:hint="cs"/>
          <w:color w:val="A6A6A6" w:themeColor="background1" w:themeShade="A6"/>
          <w:rtl/>
        </w:rPr>
        <w:t xml:space="preserve"> מאוד.</w:t>
      </w:r>
      <w:r w:rsidRPr="002F487F">
        <w:rPr>
          <w:rFonts w:hint="cs"/>
          <w:color w:val="A6A6A6" w:themeColor="background1" w:themeShade="A6"/>
          <w:rtl/>
        </w:rPr>
        <w:t>]</w:t>
      </w:r>
    </w:p>
    <w:p w14:paraId="3442CE63" w14:textId="77777777" w:rsidR="00E40F28" w:rsidRPr="002F487F" w:rsidRDefault="00E40F28" w:rsidP="00E40F28">
      <w:pPr>
        <w:rPr>
          <w:color w:val="A6A6A6" w:themeColor="background1" w:themeShade="A6"/>
          <w:rtl/>
        </w:rPr>
      </w:pPr>
      <w:r w:rsidRPr="002F487F">
        <w:rPr>
          <w:rFonts w:hint="cs"/>
          <w:color w:val="A6A6A6" w:themeColor="background1" w:themeShade="A6"/>
          <w:rtl/>
        </w:rPr>
        <w:t>"אין לך מה לעשות עם המחברת הזאת. אין בה כלום. אני אתן לך את המחברת שלי תמורתה, אני יכול להשלים מהדס."</w:t>
      </w:r>
    </w:p>
    <w:p w14:paraId="01F475D9" w14:textId="77777777" w:rsidR="00E40F28" w:rsidRPr="002F487F" w:rsidRDefault="00E40F28" w:rsidP="00E40F28">
      <w:pPr>
        <w:rPr>
          <w:color w:val="A6A6A6" w:themeColor="background1" w:themeShade="A6"/>
          <w:rtl/>
        </w:rPr>
      </w:pPr>
      <w:r w:rsidRPr="002F487F">
        <w:rPr>
          <w:rFonts w:hint="cs"/>
          <w:color w:val="A6A6A6" w:themeColor="background1" w:themeShade="A6"/>
          <w:rtl/>
        </w:rPr>
        <w:t>"אתה יכול לקחת את המחברת בלי שום דבר תמורתה."</w:t>
      </w:r>
    </w:p>
    <w:p w14:paraId="1A59BD0F" w14:textId="77777777" w:rsidR="00E40F28" w:rsidRPr="002F487F" w:rsidRDefault="00E40F28" w:rsidP="00E40F28">
      <w:pPr>
        <w:rPr>
          <w:color w:val="A6A6A6" w:themeColor="background1" w:themeShade="A6"/>
          <w:rtl/>
        </w:rPr>
      </w:pPr>
      <w:r w:rsidRPr="002F487F">
        <w:rPr>
          <w:rFonts w:hint="cs"/>
          <w:color w:val="A6A6A6" w:themeColor="background1" w:themeShade="A6"/>
          <w:rtl/>
        </w:rPr>
        <w:t xml:space="preserve">ארקדי הפך לעמוד שבראשו כתוב בכתב שבור </w:t>
      </w:r>
      <w:r w:rsidRPr="002F487F">
        <w:rPr>
          <w:color w:val="A6A6A6" w:themeColor="background1" w:themeShade="A6"/>
          <w:rtl/>
        </w:rPr>
        <w:t>–</w:t>
      </w:r>
      <w:r w:rsidRPr="002F487F">
        <w:rPr>
          <w:rFonts w:hint="cs"/>
          <w:color w:val="A6A6A6" w:themeColor="background1" w:themeShade="A6"/>
          <w:rtl/>
        </w:rPr>
        <w:t xml:space="preserve"> אמוס פרק ז' (הוא התכוון לכתוב ג' והתבלבל). ומתחת לכותרת, שורה של </w:t>
      </w:r>
    </w:p>
    <w:p w14:paraId="7FB696E7" w14:textId="77777777" w:rsidR="00E40F28" w:rsidRPr="002F487F" w:rsidRDefault="00E40F28" w:rsidP="00E40F28">
      <w:pPr>
        <w:rPr>
          <w:color w:val="A6A6A6" w:themeColor="background1" w:themeShade="A6"/>
          <w:rtl/>
        </w:rPr>
      </w:pPr>
      <w:r w:rsidRPr="002F487F">
        <w:rPr>
          <w:rFonts w:hint="cs"/>
          <w:color w:val="A6A6A6" w:themeColor="background1" w:themeShade="A6"/>
          <w:rtl/>
        </w:rPr>
        <w:t>]</w:t>
      </w:r>
    </w:p>
    <w:p w14:paraId="1AC82471" w14:textId="17902C29" w:rsidR="00E40F28" w:rsidRDefault="00E40F28" w:rsidP="002D1278">
      <w:pPr>
        <w:rPr>
          <w:rtl/>
        </w:rPr>
      </w:pPr>
      <w:r>
        <w:rPr>
          <w:rFonts w:hint="cs"/>
          <w:rtl/>
        </w:rPr>
        <w:t>"</w:t>
      </w:r>
      <w:r w:rsidR="00283859" w:rsidRPr="00283859">
        <w:rPr>
          <w:rFonts w:cs="Times New Roman"/>
          <w:rtl/>
        </w:rPr>
        <w:t>אין שום דבר שאפשר ללמוד מהמחברת הזאת</w:t>
      </w:r>
      <w:r>
        <w:rPr>
          <w:rFonts w:hint="cs"/>
          <w:rtl/>
        </w:rPr>
        <w:t xml:space="preserve">," </w:t>
      </w:r>
      <w:r w:rsidR="00283859">
        <w:rPr>
          <w:rFonts w:hint="cs"/>
          <w:rtl/>
        </w:rPr>
        <w:t xml:space="preserve">ארקדי </w:t>
      </w:r>
      <w:r w:rsidR="00283859" w:rsidRPr="00283859">
        <w:rPr>
          <w:rFonts w:cs="Times New Roman"/>
          <w:rtl/>
        </w:rPr>
        <w:t>הסכים בהיסח</w:t>
      </w:r>
      <w:r w:rsidR="002F487F">
        <w:rPr>
          <w:rFonts w:cs="Times New Roman" w:hint="cs"/>
          <w:rtl/>
        </w:rPr>
        <w:t xml:space="preserve"> </w:t>
      </w:r>
      <w:r w:rsidR="00283859" w:rsidRPr="00283859">
        <w:rPr>
          <w:rFonts w:cs="Times New Roman"/>
          <w:rtl/>
        </w:rPr>
        <w:t>דעת</w:t>
      </w:r>
      <w:r w:rsidR="000A395C" w:rsidRPr="000A395C">
        <w:rPr>
          <w:rFonts w:cs="Times New Roman"/>
          <w:rtl/>
        </w:rPr>
        <w:t xml:space="preserve">. </w:t>
      </w:r>
      <w:r w:rsidR="003100CB">
        <w:rPr>
          <w:rFonts w:hint="cs"/>
          <w:rtl/>
        </w:rPr>
        <w:t>[</w:t>
      </w:r>
      <w:r w:rsidR="003100CB">
        <w:t>concede</w:t>
      </w:r>
      <w:r w:rsidR="003100CB">
        <w:rPr>
          <w:rFonts w:hint="cs"/>
          <w:rtl/>
        </w:rPr>
        <w:t>]</w:t>
      </w:r>
      <w:r w:rsidR="000A395C">
        <w:rPr>
          <w:rFonts w:hint="cs"/>
          <w:rtl/>
        </w:rPr>
        <w:t xml:space="preserve"> </w:t>
      </w:r>
      <w:r w:rsidR="000E4BE4">
        <w:rPr>
          <w:rFonts w:hint="cs"/>
          <w:rtl/>
        </w:rPr>
        <w:t>הוא עצמו היה יכול ללמוד מהמחברת המון, חר</w:t>
      </w:r>
      <w:r w:rsidR="00FC277D">
        <w:rPr>
          <w:rFonts w:hint="cs"/>
          <w:rtl/>
        </w:rPr>
        <w:t>ון</w:t>
      </w:r>
      <w:r w:rsidR="002F487F">
        <w:rPr>
          <w:rFonts w:hint="cs"/>
          <w:rtl/>
        </w:rPr>
        <w:t xml:space="preserve"> </w:t>
      </w:r>
      <w:r w:rsidR="000E4BE4">
        <w:rPr>
          <w:rFonts w:hint="cs"/>
          <w:rtl/>
        </w:rPr>
        <w:t xml:space="preserve">אפו של המלך </w:t>
      </w:r>
      <w:r w:rsidR="006F0ECB" w:rsidRPr="006F0ECB">
        <w:rPr>
          <w:rFonts w:cs="Times New Roman"/>
          <w:rtl/>
        </w:rPr>
        <w:t xml:space="preserve">המתפרץ </w:t>
      </w:r>
      <w:r w:rsidR="006933C0">
        <w:rPr>
          <w:rFonts w:hint="cs"/>
          <w:rtl/>
        </w:rPr>
        <w:t xml:space="preserve">על </w:t>
      </w:r>
      <w:r w:rsidR="000E4BE4">
        <w:rPr>
          <w:rFonts w:hint="cs"/>
          <w:rtl/>
        </w:rPr>
        <w:t>חבר</w:t>
      </w:r>
      <w:r w:rsidR="002F487F">
        <w:rPr>
          <w:rFonts w:hint="cs"/>
          <w:rtl/>
        </w:rPr>
        <w:t xml:space="preserve"> </w:t>
      </w:r>
      <w:r w:rsidR="000E4BE4">
        <w:rPr>
          <w:rFonts w:hint="cs"/>
          <w:rtl/>
        </w:rPr>
        <w:t xml:space="preserve">נפשו של הנסיך, </w:t>
      </w:r>
      <w:r w:rsidR="00FC277D" w:rsidRPr="00FC277D">
        <w:rPr>
          <w:rFonts w:cs="Times New Roman"/>
          <w:rtl/>
        </w:rPr>
        <w:t>הַתְּרָפִים</w:t>
      </w:r>
      <w:r w:rsidR="00FC277D">
        <w:rPr>
          <w:rFonts w:cs="Times New Roman" w:hint="cs"/>
          <w:rtl/>
        </w:rPr>
        <w:t xml:space="preserve"> על </w:t>
      </w:r>
      <w:r w:rsidR="00FC277D" w:rsidRPr="00FC277D">
        <w:rPr>
          <w:rFonts w:cs="Times New Roman"/>
          <w:rtl/>
        </w:rPr>
        <w:t>הַמִּטָּה וּכְבִיר הָעִזִּים מְרַאֲשֹׁתָיו</w:t>
      </w:r>
      <w:r w:rsidR="00E801A4">
        <w:rPr>
          <w:rFonts w:cs="Times New Roman" w:hint="cs"/>
          <w:rtl/>
        </w:rPr>
        <w:t>,</w:t>
      </w:r>
      <w:r>
        <w:rPr>
          <w:rFonts w:hint="cs"/>
          <w:rtl/>
        </w:rPr>
        <w:t xml:space="preserve"> ו</w:t>
      </w:r>
      <w:r w:rsidR="0033158B">
        <w:rPr>
          <w:rFonts w:hint="cs"/>
          <w:rtl/>
        </w:rPr>
        <w:t xml:space="preserve">בליבו </w:t>
      </w:r>
      <w:r w:rsidR="00E801A4">
        <w:rPr>
          <w:rFonts w:hint="cs"/>
          <w:rtl/>
        </w:rPr>
        <w:t>חישב</w:t>
      </w:r>
      <w:r w:rsidR="0033158B">
        <w:rPr>
          <w:rFonts w:hint="cs"/>
          <w:rtl/>
        </w:rPr>
        <w:t xml:space="preserve"> כיצד יוכל להעלימ</w:t>
      </w:r>
      <w:r>
        <w:rPr>
          <w:rFonts w:hint="cs"/>
          <w:rtl/>
        </w:rPr>
        <w:t>ה בתיקו מבלי להתגלות.</w:t>
      </w:r>
      <w:r w:rsidR="00431551">
        <w:rPr>
          <w:rFonts w:hint="cs"/>
          <w:rtl/>
        </w:rPr>
        <w:t xml:space="preserve"> </w:t>
      </w:r>
      <w:r w:rsidR="00E801A4">
        <w:rPr>
          <w:rFonts w:hint="cs"/>
          <w:rtl/>
        </w:rPr>
        <w:t>לבסוף הציע</w:t>
      </w:r>
      <w:r w:rsidR="00431551">
        <w:rPr>
          <w:rFonts w:hint="cs"/>
          <w:rtl/>
        </w:rPr>
        <w:t xml:space="preserve"> להחליף מחברות, לתת לאלכס את מחברת</w:t>
      </w:r>
      <w:r w:rsidR="002D1278">
        <w:rPr>
          <w:rFonts w:hint="cs"/>
          <w:rtl/>
        </w:rPr>
        <w:t>ו</w:t>
      </w:r>
      <w:r w:rsidR="00431551">
        <w:rPr>
          <w:rFonts w:hint="cs"/>
          <w:rtl/>
        </w:rPr>
        <w:t xml:space="preserve"> המסודרת </w:t>
      </w:r>
      <w:r w:rsidR="00FC277D">
        <w:rPr>
          <w:rFonts w:hint="cs"/>
          <w:rtl/>
        </w:rPr>
        <w:t>עם</w:t>
      </w:r>
      <w:r w:rsidR="00431551">
        <w:rPr>
          <w:rFonts w:hint="cs"/>
          <w:rtl/>
        </w:rPr>
        <w:t xml:space="preserve"> החומר המאורגן ת</w:t>
      </w:r>
      <w:r w:rsidR="00283859">
        <w:rPr>
          <w:rFonts w:hint="cs"/>
          <w:rtl/>
        </w:rPr>
        <w:t>מור</w:t>
      </w:r>
      <w:r w:rsidR="00431551">
        <w:rPr>
          <w:rFonts w:hint="cs"/>
          <w:rtl/>
        </w:rPr>
        <w:t>ת מחברת</w:t>
      </w:r>
      <w:r w:rsidR="00283859">
        <w:rPr>
          <w:rFonts w:hint="cs"/>
          <w:rtl/>
        </w:rPr>
        <w:t>ו</w:t>
      </w:r>
      <w:r w:rsidR="002D1278">
        <w:rPr>
          <w:rFonts w:hint="cs"/>
          <w:rtl/>
        </w:rPr>
        <w:t xml:space="preserve"> של אלכס</w:t>
      </w:r>
      <w:r w:rsidR="00431551">
        <w:rPr>
          <w:rFonts w:hint="cs"/>
          <w:rtl/>
        </w:rPr>
        <w:t>.</w:t>
      </w:r>
    </w:p>
    <w:p w14:paraId="0B2AB4BB" w14:textId="10FAD952" w:rsidR="00E40F28" w:rsidRDefault="00E40F28" w:rsidP="00431551">
      <w:pPr>
        <w:rPr>
          <w:rtl/>
        </w:rPr>
      </w:pPr>
      <w:r>
        <w:rPr>
          <w:rFonts w:hint="cs"/>
          <w:rtl/>
        </w:rPr>
        <w:t>"</w:t>
      </w:r>
      <w:r w:rsidR="007526D7">
        <w:rPr>
          <w:rFonts w:hint="cs"/>
          <w:rtl/>
        </w:rPr>
        <w:t>אתה יכול לזרוק</w:t>
      </w:r>
      <w:r>
        <w:rPr>
          <w:rFonts w:hint="cs"/>
          <w:rtl/>
        </w:rPr>
        <w:t xml:space="preserve"> אותה,</w:t>
      </w:r>
      <w:r w:rsidR="007526D7">
        <w:rPr>
          <w:rFonts w:hint="cs"/>
          <w:rtl/>
        </w:rPr>
        <w:t xml:space="preserve"> באמת היא לא שווה כלום. </w:t>
      </w:r>
      <w:r w:rsidR="00431551">
        <w:rPr>
          <w:rFonts w:hint="cs"/>
          <w:rtl/>
        </w:rPr>
        <w:t>אבל עדיף שאת המחברת שלך תשמור א</w:t>
      </w:r>
      <w:r w:rsidR="007526D7">
        <w:rPr>
          <w:rFonts w:hint="cs"/>
          <w:rtl/>
        </w:rPr>
        <w:t>צל א</w:t>
      </w:r>
      <w:r w:rsidR="00431551">
        <w:rPr>
          <w:rFonts w:hint="cs"/>
          <w:rtl/>
        </w:rPr>
        <w:t>תה. תוכל לנצל אותה טוב יותר ממני."</w:t>
      </w:r>
    </w:p>
    <w:p w14:paraId="00642DD3" w14:textId="250BD7F1" w:rsidR="00E40F28" w:rsidRDefault="00E40F28" w:rsidP="00431551">
      <w:pPr>
        <w:rPr>
          <w:rtl/>
        </w:rPr>
      </w:pPr>
      <w:r>
        <w:rPr>
          <w:rFonts w:hint="cs"/>
          <w:rtl/>
        </w:rPr>
        <w:t>"כן, אני חושב ש...</w:t>
      </w:r>
      <w:r w:rsidR="007526D7">
        <w:rPr>
          <w:rFonts w:hint="cs"/>
          <w:rtl/>
        </w:rPr>
        <w:t xml:space="preserve"> אולי </w:t>
      </w:r>
      <w:r w:rsidR="00F85C0E">
        <w:rPr>
          <w:rFonts w:hint="cs"/>
          <w:rtl/>
        </w:rPr>
        <w:t xml:space="preserve">אזרוק אותה </w:t>
      </w:r>
      <w:r w:rsidR="007526D7">
        <w:rPr>
          <w:rFonts w:hint="cs"/>
          <w:rtl/>
        </w:rPr>
        <w:t>בדרך החוצה,</w:t>
      </w:r>
      <w:r>
        <w:rPr>
          <w:rFonts w:hint="cs"/>
          <w:rtl/>
        </w:rPr>
        <w:t>" ארקדי הזדרז להטמי</w:t>
      </w:r>
      <w:r w:rsidR="00431551">
        <w:rPr>
          <w:rFonts w:hint="cs"/>
          <w:rtl/>
        </w:rPr>
        <w:t xml:space="preserve">ן את </w:t>
      </w:r>
      <w:r w:rsidR="00E801A4">
        <w:rPr>
          <w:rFonts w:hint="cs"/>
          <w:rtl/>
        </w:rPr>
        <w:t>ה</w:t>
      </w:r>
      <w:r w:rsidR="00431551">
        <w:rPr>
          <w:rFonts w:hint="cs"/>
          <w:rtl/>
        </w:rPr>
        <w:t>מחברת</w:t>
      </w:r>
      <w:r>
        <w:rPr>
          <w:rFonts w:hint="cs"/>
          <w:rtl/>
        </w:rPr>
        <w:t>. "בכל מקרה, יש לנו המון עבודה, המון."</w:t>
      </w:r>
    </w:p>
    <w:p w14:paraId="1E3E9A7F" w14:textId="4165869D" w:rsidR="004627AB" w:rsidRDefault="0033158B" w:rsidP="00D601ED">
      <w:pPr>
        <w:rPr>
          <w:rtl/>
        </w:rPr>
      </w:pPr>
      <w:r>
        <w:rPr>
          <w:rFonts w:hint="cs"/>
          <w:rtl/>
        </w:rPr>
        <w:t>הוא</w:t>
      </w:r>
      <w:r w:rsidR="00431551">
        <w:rPr>
          <w:rtl/>
        </w:rPr>
        <w:t xml:space="preserve"> הביא</w:t>
      </w:r>
      <w:r w:rsidR="004627AB" w:rsidRPr="00CD067C">
        <w:rPr>
          <w:rtl/>
        </w:rPr>
        <w:t xml:space="preserve"> </w:t>
      </w:r>
      <w:r w:rsidR="002D1278">
        <w:rPr>
          <w:rFonts w:hint="cs"/>
          <w:rtl/>
        </w:rPr>
        <w:t xml:space="preserve">איתו </w:t>
      </w:r>
      <w:r>
        <w:rPr>
          <w:rtl/>
        </w:rPr>
        <w:t>אטלס היסטורי</w:t>
      </w:r>
      <w:r w:rsidR="00D601ED">
        <w:rPr>
          <w:rFonts w:hint="cs"/>
          <w:rtl/>
        </w:rPr>
        <w:t>-</w:t>
      </w:r>
      <w:r>
        <w:rPr>
          <w:rtl/>
        </w:rPr>
        <w:t xml:space="preserve">ארכיאולוגי </w:t>
      </w:r>
      <w:r w:rsidR="00D601ED">
        <w:rPr>
          <w:rFonts w:hint="cs"/>
          <w:rtl/>
        </w:rPr>
        <w:t>ע</w:t>
      </w:r>
      <w:r w:rsidR="004627AB" w:rsidRPr="00CD067C">
        <w:rPr>
          <w:rtl/>
        </w:rPr>
        <w:t>ל תולדות</w:t>
      </w:r>
      <w:r w:rsidR="00B27E21">
        <w:rPr>
          <w:rtl/>
        </w:rPr>
        <w:t xml:space="preserve"> ארץ</w:t>
      </w:r>
      <w:r w:rsidR="002F487F">
        <w:rPr>
          <w:rFonts w:hint="cs"/>
          <w:rtl/>
        </w:rPr>
        <w:t xml:space="preserve"> </w:t>
      </w:r>
      <w:r w:rsidR="004627AB" w:rsidRPr="00CD067C">
        <w:rPr>
          <w:rtl/>
        </w:rPr>
        <w:t>ישראל</w:t>
      </w:r>
      <w:r w:rsidR="00D35948">
        <w:rPr>
          <w:rFonts w:hint="cs"/>
          <w:rtl/>
        </w:rPr>
        <w:t xml:space="preserve"> ששאל מהספרי</w:t>
      </w:r>
      <w:r w:rsidR="002F487F">
        <w:rPr>
          <w:rFonts w:hint="cs"/>
          <w:rtl/>
        </w:rPr>
        <w:t>י</w:t>
      </w:r>
      <w:r w:rsidR="00D35948">
        <w:rPr>
          <w:rFonts w:hint="cs"/>
          <w:rtl/>
        </w:rPr>
        <w:t>ה</w:t>
      </w:r>
      <w:r w:rsidR="004627AB" w:rsidRPr="00CD067C">
        <w:rPr>
          <w:rtl/>
        </w:rPr>
        <w:t xml:space="preserve">, ואלכס דפדף בין מפות של תנועת צבאות </w:t>
      </w:r>
      <w:r w:rsidR="00E801A4">
        <w:rPr>
          <w:rFonts w:hint="cs"/>
          <w:rtl/>
        </w:rPr>
        <w:t>[</w:t>
      </w:r>
      <w:r w:rsidR="004627AB" w:rsidRPr="00CD067C">
        <w:rPr>
          <w:rtl/>
        </w:rPr>
        <w:t xml:space="preserve">מאגפים </w:t>
      </w:r>
      <w:r w:rsidR="00D35948">
        <w:rPr>
          <w:rFonts w:hint="cs"/>
          <w:rtl/>
        </w:rPr>
        <w:t>ו</w:t>
      </w:r>
      <w:r w:rsidR="004627AB" w:rsidRPr="00CD067C">
        <w:rPr>
          <w:rtl/>
        </w:rPr>
        <w:t>כובשים</w:t>
      </w:r>
      <w:r w:rsidR="00E801A4">
        <w:rPr>
          <w:rFonts w:hint="cs"/>
          <w:rtl/>
        </w:rPr>
        <w:t>]</w:t>
      </w:r>
      <w:r w:rsidR="004627AB" w:rsidRPr="00CD067C">
        <w:rPr>
          <w:rtl/>
        </w:rPr>
        <w:t xml:space="preserve"> </w:t>
      </w:r>
      <w:r w:rsidR="000A395C" w:rsidRPr="000A395C">
        <w:rPr>
          <w:rFonts w:cs="Times New Roman"/>
          <w:rtl/>
        </w:rPr>
        <w:t xml:space="preserve">מסומנת בחיצים </w:t>
      </w:r>
      <w:r w:rsidR="004627AB" w:rsidRPr="00CD067C">
        <w:rPr>
          <w:rtl/>
        </w:rPr>
        <w:t xml:space="preserve">לבין </w:t>
      </w:r>
      <w:r>
        <w:rPr>
          <w:rFonts w:hint="cs"/>
          <w:rtl/>
        </w:rPr>
        <w:t xml:space="preserve">תצלומים </w:t>
      </w:r>
      <w:r w:rsidR="005F76FE">
        <w:rPr>
          <w:rFonts w:hint="cs"/>
          <w:rtl/>
        </w:rPr>
        <w:t xml:space="preserve">של </w:t>
      </w:r>
      <w:r w:rsidR="00D35948">
        <w:rPr>
          <w:rFonts w:hint="cs"/>
          <w:rtl/>
        </w:rPr>
        <w:t>כדי</w:t>
      </w:r>
      <w:r w:rsidR="004627AB" w:rsidRPr="00CD067C">
        <w:rPr>
          <w:rtl/>
        </w:rPr>
        <w:t xml:space="preserve"> חרס </w:t>
      </w:r>
      <w:r w:rsidR="00D35948">
        <w:rPr>
          <w:rFonts w:hint="cs"/>
          <w:rtl/>
        </w:rPr>
        <w:t xml:space="preserve">משוחזרים </w:t>
      </w:r>
      <w:r w:rsidR="004627AB" w:rsidRPr="00CD067C">
        <w:rPr>
          <w:rtl/>
        </w:rPr>
        <w:t>ומטבעות מתכת</w:t>
      </w:r>
      <w:r w:rsidR="00D601ED">
        <w:rPr>
          <w:rFonts w:hint="cs"/>
          <w:rtl/>
        </w:rPr>
        <w:t>,</w:t>
      </w:r>
      <w:r w:rsidR="004627AB" w:rsidRPr="00CD067C">
        <w:rPr>
          <w:rtl/>
        </w:rPr>
        <w:t xml:space="preserve"> </w:t>
      </w:r>
      <w:r w:rsidR="00D601ED">
        <w:rPr>
          <w:rFonts w:hint="cs"/>
          <w:rtl/>
        </w:rPr>
        <w:t xml:space="preserve">ותרשימים משוערים של כלי נשק. </w:t>
      </w:r>
      <w:r w:rsidR="004627AB" w:rsidRPr="00CD067C">
        <w:rPr>
          <w:rtl/>
        </w:rPr>
        <w:t>האשורים בנו אייל ניגוח מברונזה, ששימש אותם למוטט את חומות העיר לכיש.</w:t>
      </w:r>
    </w:p>
    <w:p w14:paraId="62B9BF5F" w14:textId="24047C27" w:rsidR="004627AB" w:rsidRPr="00CD067C" w:rsidRDefault="004627AB" w:rsidP="00250000">
      <w:pPr>
        <w:rPr>
          <w:rtl/>
        </w:rPr>
      </w:pPr>
      <w:r w:rsidRPr="00CD067C">
        <w:rPr>
          <w:rtl/>
        </w:rPr>
        <w:lastRenderedPageBreak/>
        <w:t>כבר ירד הערב כש</w:t>
      </w:r>
      <w:r w:rsidR="0033158B">
        <w:rPr>
          <w:rtl/>
        </w:rPr>
        <w:t xml:space="preserve">אלכס השלים עם העובדה שגם במבחן </w:t>
      </w:r>
      <w:r w:rsidR="002F487F">
        <w:rPr>
          <w:rFonts w:hint="cs"/>
          <w:rtl/>
        </w:rPr>
        <w:t>ה</w:t>
      </w:r>
      <w:r w:rsidRPr="00CD067C">
        <w:rPr>
          <w:rtl/>
        </w:rPr>
        <w:t>זה י</w:t>
      </w:r>
      <w:r w:rsidR="002F487F">
        <w:rPr>
          <w:rFonts w:hint="cs"/>
          <w:rtl/>
        </w:rPr>
        <w:t>י</w:t>
      </w:r>
      <w:r w:rsidRPr="00CD067C">
        <w:rPr>
          <w:rtl/>
        </w:rPr>
        <w:t>כשל.</w:t>
      </w:r>
    </w:p>
    <w:p w14:paraId="0AEF8172" w14:textId="401CD4DD" w:rsidR="004627AB" w:rsidRPr="00CD067C" w:rsidRDefault="004627AB" w:rsidP="00367966">
      <w:pPr>
        <w:rPr>
          <w:rtl/>
        </w:rPr>
      </w:pPr>
      <w:r w:rsidRPr="00CD067C">
        <w:rPr>
          <w:rtl/>
        </w:rPr>
        <w:t xml:space="preserve">"הדס </w:t>
      </w:r>
      <w:r w:rsidR="001C5A04">
        <w:rPr>
          <w:rtl/>
        </w:rPr>
        <w:t>הייתה</w:t>
      </w:r>
      <w:r w:rsidRPr="00CD067C">
        <w:rPr>
          <w:rtl/>
        </w:rPr>
        <w:t xml:space="preserve"> יכולה ל</w:t>
      </w:r>
      <w:r w:rsidRPr="00CD067C">
        <w:rPr>
          <w:rFonts w:hint="cs"/>
          <w:rtl/>
        </w:rPr>
        <w:t>למד אותך</w:t>
      </w:r>
      <w:r w:rsidRPr="00CD067C">
        <w:rPr>
          <w:rtl/>
        </w:rPr>
        <w:t xml:space="preserve"> יותר טוב, אבל היא </w:t>
      </w:r>
      <w:r w:rsidR="005F76FE">
        <w:rPr>
          <w:rtl/>
        </w:rPr>
        <w:t>מכינה איזו פעולה ל</w:t>
      </w:r>
      <w:r w:rsidR="00367966">
        <w:rPr>
          <w:rFonts w:hint="cs"/>
          <w:rtl/>
        </w:rPr>
        <w:t>מכבי צעיר</w:t>
      </w:r>
      <w:r w:rsidR="005F76FE">
        <w:rPr>
          <w:rtl/>
        </w:rPr>
        <w:t xml:space="preserve">," </w:t>
      </w:r>
      <w:r w:rsidRPr="00CD067C">
        <w:rPr>
          <w:rtl/>
        </w:rPr>
        <w:t>ארקדי</w:t>
      </w:r>
      <w:r w:rsidR="005F76FE">
        <w:rPr>
          <w:rFonts w:hint="cs"/>
          <w:rtl/>
        </w:rPr>
        <w:t xml:space="preserve"> התנצל</w:t>
      </w:r>
      <w:r w:rsidRPr="00CD067C">
        <w:rPr>
          <w:rtl/>
        </w:rPr>
        <w:t>.</w:t>
      </w:r>
    </w:p>
    <w:p w14:paraId="2145B567" w14:textId="281FA9B3" w:rsidR="004627AB" w:rsidRPr="002F487F" w:rsidRDefault="004627AB" w:rsidP="00537D53">
      <w:pPr>
        <w:rPr>
          <w:color w:val="A6A6A6" w:themeColor="background1" w:themeShade="A6"/>
          <w:rtl/>
        </w:rPr>
      </w:pPr>
      <w:r w:rsidRPr="00CD067C">
        <w:rPr>
          <w:rtl/>
        </w:rPr>
        <w:t>"כן, אמרת."</w:t>
      </w:r>
      <w:r w:rsidR="005F76FE">
        <w:rPr>
          <w:rFonts w:hint="cs"/>
          <w:rtl/>
        </w:rPr>
        <w:t xml:space="preserve"> </w:t>
      </w:r>
      <w:r w:rsidRPr="00CD067C">
        <w:rPr>
          <w:rtl/>
        </w:rPr>
        <w:t xml:space="preserve">אלכס התרווח על הספה בסלון והצית </w:t>
      </w:r>
      <w:r w:rsidR="006933C0" w:rsidRPr="00CD067C">
        <w:rPr>
          <w:rtl/>
        </w:rPr>
        <w:t>סיגריה</w:t>
      </w:r>
      <w:r w:rsidR="006933C0">
        <w:rPr>
          <w:rFonts w:hint="cs"/>
          <w:rtl/>
        </w:rPr>
        <w:t xml:space="preserve"> </w:t>
      </w:r>
      <w:r w:rsidR="004A0059">
        <w:rPr>
          <w:rFonts w:hint="cs"/>
          <w:rtl/>
        </w:rPr>
        <w:t>בידו החבושה</w:t>
      </w:r>
      <w:r w:rsidRPr="00CD067C">
        <w:rPr>
          <w:rtl/>
        </w:rPr>
        <w:t xml:space="preserve">. לא היו רהיטים </w:t>
      </w:r>
      <w:r w:rsidR="008F668A">
        <w:rPr>
          <w:rFonts w:hint="cs"/>
          <w:rtl/>
        </w:rPr>
        <w:t xml:space="preserve">נוספים </w:t>
      </w:r>
      <w:r w:rsidRPr="00CD067C">
        <w:rPr>
          <w:rtl/>
        </w:rPr>
        <w:t>בסלון, ולארקדי לא נותרה ברירה אלא לשבת לצידו</w:t>
      </w:r>
      <w:r w:rsidR="000E11C6">
        <w:rPr>
          <w:rFonts w:hint="cs"/>
          <w:rtl/>
        </w:rPr>
        <w:t>, ל</w:t>
      </w:r>
      <w:r w:rsidR="00C02B17">
        <w:rPr>
          <w:rFonts w:hint="cs"/>
          <w:rtl/>
        </w:rPr>
        <w:t>התבונן</w:t>
      </w:r>
      <w:r w:rsidR="000E11C6">
        <w:rPr>
          <w:rFonts w:hint="cs"/>
          <w:rtl/>
        </w:rPr>
        <w:t xml:space="preserve"> ביד ה</w:t>
      </w:r>
      <w:r w:rsidR="00537D53">
        <w:rPr>
          <w:rFonts w:hint="cs"/>
          <w:rtl/>
        </w:rPr>
        <w:t>פצוע</w:t>
      </w:r>
      <w:r w:rsidR="000E11C6">
        <w:rPr>
          <w:rFonts w:hint="cs"/>
          <w:rtl/>
        </w:rPr>
        <w:t>ה</w:t>
      </w:r>
      <w:r w:rsidR="006F0ECB">
        <w:rPr>
          <w:rFonts w:hint="cs"/>
          <w:rtl/>
        </w:rPr>
        <w:t>,</w:t>
      </w:r>
      <w:r w:rsidR="000E11C6">
        <w:rPr>
          <w:rFonts w:hint="cs"/>
          <w:rtl/>
        </w:rPr>
        <w:t xml:space="preserve"> </w:t>
      </w:r>
      <w:r w:rsidR="006933C0" w:rsidRPr="006933C0">
        <w:rPr>
          <w:rFonts w:cs="Times New Roman"/>
          <w:rtl/>
        </w:rPr>
        <w:t>החבושה</w:t>
      </w:r>
      <w:r w:rsidR="006933C0" w:rsidRPr="006933C0">
        <w:rPr>
          <w:rFonts w:cs="Times New Roman" w:hint="cs"/>
          <w:rtl/>
        </w:rPr>
        <w:t xml:space="preserve"> </w:t>
      </w:r>
      <w:r w:rsidR="000E11C6">
        <w:rPr>
          <w:rFonts w:hint="cs"/>
          <w:rtl/>
        </w:rPr>
        <w:t>במומחיות</w:t>
      </w:r>
      <w:r w:rsidR="006F0ECB">
        <w:rPr>
          <w:rFonts w:hint="cs"/>
          <w:rtl/>
        </w:rPr>
        <w:t>,</w:t>
      </w:r>
      <w:r w:rsidR="000E11C6">
        <w:rPr>
          <w:rFonts w:hint="cs"/>
          <w:rtl/>
        </w:rPr>
        <w:t xml:space="preserve"> מגישה את הרעל לתוך </w:t>
      </w:r>
      <w:r w:rsidR="00537D53">
        <w:rPr>
          <w:rFonts w:hint="cs"/>
          <w:rtl/>
        </w:rPr>
        <w:t>ה</w:t>
      </w:r>
      <w:r w:rsidR="000E11C6">
        <w:rPr>
          <w:rFonts w:hint="cs"/>
          <w:rtl/>
        </w:rPr>
        <w:t>גו</w:t>
      </w:r>
      <w:r w:rsidR="00537D53">
        <w:rPr>
          <w:rFonts w:hint="cs"/>
          <w:rtl/>
        </w:rPr>
        <w:t>ף</w:t>
      </w:r>
      <w:r w:rsidR="000E11C6">
        <w:rPr>
          <w:rFonts w:hint="cs"/>
          <w:rtl/>
        </w:rPr>
        <w:t xml:space="preserve"> הצעיר</w:t>
      </w:r>
      <w:r w:rsidRPr="00CD067C">
        <w:rPr>
          <w:rtl/>
        </w:rPr>
        <w:t>.</w:t>
      </w:r>
      <w:r w:rsidR="000E11C6" w:rsidRPr="002F487F">
        <w:rPr>
          <w:rFonts w:hint="cs"/>
          <w:color w:val="A6A6A6" w:themeColor="background1" w:themeShade="A6"/>
          <w:rtl/>
        </w:rPr>
        <w:t xml:space="preserve"> </w:t>
      </w:r>
      <w:r w:rsidR="00537D53" w:rsidRPr="002F487F">
        <w:rPr>
          <w:rFonts w:hint="cs"/>
          <w:color w:val="A6A6A6" w:themeColor="background1" w:themeShade="A6"/>
          <w:rtl/>
        </w:rPr>
        <w:t>[</w:t>
      </w:r>
      <w:r w:rsidR="000E11C6" w:rsidRPr="002F487F">
        <w:rPr>
          <w:rFonts w:hint="cs"/>
          <w:color w:val="A6A6A6" w:themeColor="background1" w:themeShade="A6"/>
          <w:rtl/>
        </w:rPr>
        <w:t>(אם החתך לעולם לא יתאחה, החתבושת העוטפת של ארקדי תישאר על ידו לתמיד... וגו')</w:t>
      </w:r>
      <w:r w:rsidR="00537D53" w:rsidRPr="002F487F">
        <w:rPr>
          <w:rFonts w:hint="cs"/>
          <w:color w:val="A6A6A6" w:themeColor="background1" w:themeShade="A6"/>
          <w:rtl/>
        </w:rPr>
        <w:t>]</w:t>
      </w:r>
    </w:p>
    <w:p w14:paraId="3A978308" w14:textId="7A4C3B2E" w:rsidR="005A7292" w:rsidRPr="002F487F" w:rsidRDefault="00E801A4" w:rsidP="00537D53">
      <w:pPr>
        <w:rPr>
          <w:color w:val="A6A6A6" w:themeColor="background1" w:themeShade="A6"/>
          <w:rtl/>
        </w:rPr>
      </w:pPr>
      <w:r w:rsidRPr="002F487F">
        <w:rPr>
          <w:rFonts w:hint="cs"/>
          <w:color w:val="A6A6A6" w:themeColor="background1" w:themeShade="A6"/>
          <w:rtl/>
        </w:rPr>
        <w:t>[</w:t>
      </w:r>
      <w:r w:rsidR="005A7292" w:rsidRPr="002F487F">
        <w:rPr>
          <w:rFonts w:hint="cs"/>
          <w:color w:val="A6A6A6" w:themeColor="background1" w:themeShade="A6"/>
          <w:rtl/>
        </w:rPr>
        <w:t>"אתה יודע שכל סיגריה מקצרת לך את החיים בשבע דקות?"</w:t>
      </w:r>
    </w:p>
    <w:p w14:paraId="5C94A3EA" w14:textId="7F61A78E" w:rsidR="005A7292" w:rsidRPr="002F487F" w:rsidRDefault="005A7292" w:rsidP="00537D53">
      <w:pPr>
        <w:rPr>
          <w:color w:val="A6A6A6" w:themeColor="background1" w:themeShade="A6"/>
          <w:rtl/>
        </w:rPr>
      </w:pPr>
      <w:r w:rsidRPr="002F487F">
        <w:rPr>
          <w:rFonts w:hint="cs"/>
          <w:color w:val="A6A6A6" w:themeColor="background1" w:themeShade="A6"/>
          <w:rtl/>
        </w:rPr>
        <w:t>"שבע דקות? נו מיילא."</w:t>
      </w:r>
    </w:p>
    <w:p w14:paraId="6065E334" w14:textId="4FFB4C7D" w:rsidR="005A7292" w:rsidRPr="002F487F" w:rsidRDefault="005A7292" w:rsidP="00537D53">
      <w:pPr>
        <w:rPr>
          <w:color w:val="A6A6A6" w:themeColor="background1" w:themeShade="A6"/>
          <w:rtl/>
        </w:rPr>
      </w:pPr>
      <w:r w:rsidRPr="002F487F">
        <w:rPr>
          <w:rFonts w:hint="cs"/>
          <w:color w:val="A6A6A6" w:themeColor="background1" w:themeShade="A6"/>
          <w:rtl/>
        </w:rPr>
        <w:t>"זה מצטבר. תחשב, כמה אתה מעשן כל יום?"</w:t>
      </w:r>
    </w:p>
    <w:p w14:paraId="76B23046" w14:textId="6FF0C225" w:rsidR="005A7292" w:rsidRPr="002F487F" w:rsidRDefault="005A7292" w:rsidP="00537D53">
      <w:pPr>
        <w:rPr>
          <w:color w:val="A6A6A6" w:themeColor="background1" w:themeShade="A6"/>
          <w:rtl/>
        </w:rPr>
      </w:pPr>
      <w:r w:rsidRPr="002F487F">
        <w:rPr>
          <w:rFonts w:hint="cs"/>
          <w:color w:val="A6A6A6" w:themeColor="background1" w:themeShade="A6"/>
          <w:rtl/>
        </w:rPr>
        <w:t>"מה זה משנה. הדקות האלה שמתקצרות לי, הן מהסוף של החיים כשכבר עדיף לא לחיות."</w:t>
      </w:r>
    </w:p>
    <w:p w14:paraId="0254E68D" w14:textId="456B0B40" w:rsidR="005A7292" w:rsidRPr="002F487F" w:rsidRDefault="005A7292" w:rsidP="00537D53">
      <w:pPr>
        <w:rPr>
          <w:color w:val="A6A6A6" w:themeColor="background1" w:themeShade="A6"/>
          <w:rtl/>
        </w:rPr>
      </w:pPr>
      <w:r w:rsidRPr="002F487F">
        <w:rPr>
          <w:rFonts w:hint="cs"/>
          <w:color w:val="A6A6A6" w:themeColor="background1" w:themeShade="A6"/>
          <w:rtl/>
        </w:rPr>
        <w:t>"איזה עדיף לא לחיות? מה אתה רוצה למות בגיל חמישים? ארבעים?"</w:t>
      </w:r>
    </w:p>
    <w:p w14:paraId="369B75A2" w14:textId="6A490BBC" w:rsidR="005A7292" w:rsidRPr="002F487F" w:rsidRDefault="005A7292" w:rsidP="00537D53">
      <w:pPr>
        <w:rPr>
          <w:color w:val="A6A6A6" w:themeColor="background1" w:themeShade="A6"/>
          <w:rtl/>
        </w:rPr>
      </w:pPr>
      <w:r w:rsidRPr="002F487F">
        <w:rPr>
          <w:rFonts w:hint="cs"/>
          <w:color w:val="A6A6A6" w:themeColor="background1" w:themeShade="A6"/>
          <w:rtl/>
        </w:rPr>
        <w:t>"מה אני צריך להגיייע לגיל הזה."</w:t>
      </w:r>
    </w:p>
    <w:p w14:paraId="0F540B0F" w14:textId="575D49A4" w:rsidR="005A7292" w:rsidRPr="002F487F" w:rsidRDefault="005A7292" w:rsidP="00537D53">
      <w:pPr>
        <w:rPr>
          <w:color w:val="A6A6A6" w:themeColor="background1" w:themeShade="A6"/>
          <w:rtl/>
        </w:rPr>
      </w:pPr>
      <w:r w:rsidRPr="002F487F">
        <w:rPr>
          <w:rFonts w:hint="cs"/>
          <w:color w:val="A6A6A6" w:themeColor="background1" w:themeShade="A6"/>
          <w:rtl/>
        </w:rPr>
        <w:t>"אבל אז אני אשאר לבד."</w:t>
      </w:r>
    </w:p>
    <w:p w14:paraId="5CBDE78A" w14:textId="77777777" w:rsidR="00E801A4" w:rsidRPr="002F487F" w:rsidRDefault="00E801A4" w:rsidP="00537D53">
      <w:pPr>
        <w:rPr>
          <w:color w:val="A6A6A6" w:themeColor="background1" w:themeShade="A6"/>
          <w:rtl/>
        </w:rPr>
      </w:pPr>
      <w:r w:rsidRPr="002F487F">
        <w:rPr>
          <w:rFonts w:hint="cs"/>
          <w:color w:val="A6A6A6" w:themeColor="background1" w:themeShade="A6"/>
          <w:rtl/>
        </w:rPr>
        <w:t>]</w:t>
      </w:r>
    </w:p>
    <w:p w14:paraId="30DF0141" w14:textId="3982748C" w:rsidR="005A7292" w:rsidRPr="002F487F" w:rsidRDefault="005A7292" w:rsidP="00537D53">
      <w:pPr>
        <w:rPr>
          <w:color w:val="A6A6A6" w:themeColor="background1" w:themeShade="A6"/>
          <w:rtl/>
        </w:rPr>
      </w:pPr>
      <w:r w:rsidRPr="002F487F">
        <w:rPr>
          <w:rFonts w:hint="cs"/>
          <w:color w:val="A6A6A6" w:themeColor="background1" w:themeShade="A6"/>
          <w:rtl/>
        </w:rPr>
        <w:t xml:space="preserve">[כשחשבתי על זה המעבר הלך יותר חלק </w:t>
      </w:r>
      <w:r w:rsidRPr="002F487F">
        <w:rPr>
          <w:color w:val="A6A6A6" w:themeColor="background1" w:themeShade="A6"/>
          <w:rtl/>
        </w:rPr>
        <w:t>–</w:t>
      </w:r>
      <w:r w:rsidRPr="002F487F">
        <w:rPr>
          <w:rFonts w:hint="cs"/>
          <w:color w:val="A6A6A6" w:themeColor="background1" w:themeShade="A6"/>
          <w:rtl/>
        </w:rPr>
        <w:t xml:space="preserve"> אלכס אומר משהו שהתשובה של ארקדי זה משהו כמו </w:t>
      </w:r>
      <w:r w:rsidRPr="002F487F">
        <w:rPr>
          <w:color w:val="A6A6A6" w:themeColor="background1" w:themeShade="A6"/>
          <w:rtl/>
        </w:rPr>
        <w:t>–</w:t>
      </w:r>
      <w:r w:rsidRPr="002F487F">
        <w:rPr>
          <w:rFonts w:hint="cs"/>
          <w:color w:val="A6A6A6" w:themeColor="background1" w:themeShade="A6"/>
          <w:rtl/>
        </w:rPr>
        <w:t xml:space="preserve"> אבל איך אני אשאר לבד מגיל חמישים?]</w:t>
      </w:r>
    </w:p>
    <w:p w14:paraId="0A4CF2BC" w14:textId="3C38738B" w:rsidR="004C5CD1" w:rsidRDefault="004C5CD1" w:rsidP="005F76FE">
      <w:pPr>
        <w:rPr>
          <w:rtl/>
        </w:rPr>
      </w:pPr>
      <w:r>
        <w:rPr>
          <w:rFonts w:hint="cs"/>
          <w:rtl/>
        </w:rPr>
        <w:t xml:space="preserve">"אתה לא מתבייש </w:t>
      </w:r>
      <w:r w:rsidR="00C02B17">
        <w:rPr>
          <w:rFonts w:hint="cs"/>
          <w:rtl/>
        </w:rPr>
        <w:t>ש</w:t>
      </w:r>
      <w:r>
        <w:rPr>
          <w:rFonts w:hint="cs"/>
          <w:rtl/>
        </w:rPr>
        <w:t>אנחנו חיים בדיוק אותו רגע אבל אני יכול לעבור אותו בלי סיגריה ואתה לא יכול</w:t>
      </w:r>
      <w:r w:rsidR="00031F7F">
        <w:rPr>
          <w:rFonts w:hint="cs"/>
          <w:rtl/>
        </w:rPr>
        <w:t>?</w:t>
      </w:r>
      <w:r>
        <w:rPr>
          <w:rFonts w:hint="cs"/>
          <w:rtl/>
        </w:rPr>
        <w:t>"</w:t>
      </w:r>
    </w:p>
    <w:p w14:paraId="4508C042" w14:textId="1A34D74B" w:rsidR="004C5CD1" w:rsidRDefault="004C5CD1" w:rsidP="005F76FE">
      <w:pPr>
        <w:rPr>
          <w:rtl/>
        </w:rPr>
      </w:pPr>
      <w:r>
        <w:rPr>
          <w:rFonts w:hint="cs"/>
          <w:rtl/>
        </w:rPr>
        <w:t xml:space="preserve">"אבל ארקדי, זה לא אותו רגע </w:t>
      </w:r>
      <w:r w:rsidR="00031F7F">
        <w:rPr>
          <w:rFonts w:hint="cs"/>
          <w:rtl/>
        </w:rPr>
        <w:t>בשביל</w:t>
      </w:r>
      <w:r>
        <w:rPr>
          <w:rFonts w:hint="cs"/>
          <w:rtl/>
        </w:rPr>
        <w:t>י ו</w:t>
      </w:r>
      <w:r w:rsidR="00031F7F">
        <w:rPr>
          <w:rFonts w:hint="cs"/>
          <w:rtl/>
        </w:rPr>
        <w:t>בשביל</w:t>
      </w:r>
      <w:r>
        <w:rPr>
          <w:rFonts w:hint="cs"/>
          <w:rtl/>
        </w:rPr>
        <w:t>ך."</w:t>
      </w:r>
    </w:p>
    <w:p w14:paraId="6D8C091F" w14:textId="46A79DA9" w:rsidR="00F3110A" w:rsidRPr="00E67C1F" w:rsidRDefault="00F3110A" w:rsidP="005F76FE">
      <w:pPr>
        <w:rPr>
          <w:rtl/>
        </w:rPr>
      </w:pPr>
      <w:r w:rsidRPr="00E67C1F">
        <w:rPr>
          <w:rtl/>
        </w:rPr>
        <w:t xml:space="preserve">"אתה </w:t>
      </w:r>
      <w:r w:rsidRPr="00E67C1F">
        <w:rPr>
          <w:rFonts w:hint="eastAsia"/>
          <w:rtl/>
        </w:rPr>
        <w:t>סתם</w:t>
      </w:r>
      <w:r w:rsidRPr="00E67C1F">
        <w:rPr>
          <w:rtl/>
        </w:rPr>
        <w:t xml:space="preserve"> </w:t>
      </w:r>
      <w:r w:rsidRPr="00E67C1F">
        <w:rPr>
          <w:rFonts w:hint="eastAsia"/>
          <w:rtl/>
        </w:rPr>
        <w:t>מתמכר</w:t>
      </w:r>
      <w:r w:rsidRPr="00E67C1F">
        <w:rPr>
          <w:rtl/>
        </w:rPr>
        <w:t xml:space="preserve"> </w:t>
      </w:r>
      <w:r w:rsidRPr="00E67C1F">
        <w:rPr>
          <w:rFonts w:hint="eastAsia"/>
          <w:rtl/>
        </w:rPr>
        <w:t>למשהו</w:t>
      </w:r>
      <w:r w:rsidRPr="00E67C1F">
        <w:rPr>
          <w:rtl/>
        </w:rPr>
        <w:t xml:space="preserve"> </w:t>
      </w:r>
      <w:r w:rsidRPr="00E67C1F">
        <w:rPr>
          <w:rFonts w:hint="eastAsia"/>
          <w:rtl/>
        </w:rPr>
        <w:t>מיותר</w:t>
      </w:r>
      <w:r w:rsidRPr="00E67C1F">
        <w:rPr>
          <w:rtl/>
        </w:rPr>
        <w:t>."</w:t>
      </w:r>
    </w:p>
    <w:p w14:paraId="794212A6" w14:textId="7B6C6F27" w:rsidR="00F3110A" w:rsidRPr="002F487F" w:rsidRDefault="00F3110A" w:rsidP="005F76FE">
      <w:pPr>
        <w:rPr>
          <w:color w:val="A6A6A6" w:themeColor="background1" w:themeShade="A6"/>
          <w:rtl/>
        </w:rPr>
      </w:pPr>
      <w:r w:rsidRPr="00E67C1F">
        <w:rPr>
          <w:rtl/>
        </w:rPr>
        <w:t>"</w:t>
      </w:r>
      <w:r w:rsidR="00283859" w:rsidRPr="00283859">
        <w:rPr>
          <w:rFonts w:cs="Times New Roman"/>
          <w:rtl/>
        </w:rPr>
        <w:t xml:space="preserve">בזכות </w:t>
      </w:r>
      <w:r w:rsidR="00236B01" w:rsidRPr="00E67C1F">
        <w:rPr>
          <w:rFonts w:hint="eastAsia"/>
          <w:rtl/>
        </w:rPr>
        <w:t>המשהו</w:t>
      </w:r>
      <w:r w:rsidR="00236B01" w:rsidRPr="00E67C1F">
        <w:rPr>
          <w:rtl/>
        </w:rPr>
        <w:t xml:space="preserve"> </w:t>
      </w:r>
      <w:r w:rsidR="00236B01" w:rsidRPr="00E67C1F">
        <w:rPr>
          <w:rFonts w:hint="eastAsia"/>
          <w:rtl/>
        </w:rPr>
        <w:t>המיותר</w:t>
      </w:r>
      <w:r w:rsidRPr="00E67C1F">
        <w:rPr>
          <w:rtl/>
        </w:rPr>
        <w:t xml:space="preserve"> </w:t>
      </w:r>
      <w:r w:rsidR="00236B01" w:rsidRPr="00E67C1F">
        <w:rPr>
          <w:rFonts w:hint="eastAsia"/>
          <w:rtl/>
        </w:rPr>
        <w:t>ה</w:t>
      </w:r>
      <w:r w:rsidRPr="00E67C1F">
        <w:rPr>
          <w:rFonts w:hint="eastAsia"/>
          <w:rtl/>
        </w:rPr>
        <w:t>זה</w:t>
      </w:r>
      <w:r w:rsidRPr="002F487F">
        <w:rPr>
          <w:color w:val="A6A6A6" w:themeColor="background1" w:themeShade="A6"/>
          <w:rtl/>
        </w:rPr>
        <w:t xml:space="preserve"> </w:t>
      </w:r>
      <w:r w:rsidR="00031F7F" w:rsidRPr="002F487F">
        <w:rPr>
          <w:rFonts w:hint="cs"/>
          <w:color w:val="A6A6A6" w:themeColor="background1" w:themeShade="A6"/>
          <w:rtl/>
        </w:rPr>
        <w:t>[</w:t>
      </w:r>
      <w:r w:rsidRPr="002F487F">
        <w:rPr>
          <w:rFonts w:hint="eastAsia"/>
          <w:color w:val="A6A6A6" w:themeColor="background1" w:themeShade="A6"/>
          <w:rtl/>
        </w:rPr>
        <w:t>משנה</w:t>
      </w:r>
      <w:r w:rsidRPr="002F487F">
        <w:rPr>
          <w:color w:val="A6A6A6" w:themeColor="background1" w:themeShade="A6"/>
          <w:rtl/>
        </w:rPr>
        <w:t xml:space="preserve"> </w:t>
      </w:r>
      <w:r w:rsidRPr="002F487F">
        <w:rPr>
          <w:rFonts w:hint="eastAsia"/>
          <w:color w:val="A6A6A6" w:themeColor="background1" w:themeShade="A6"/>
          <w:rtl/>
        </w:rPr>
        <w:t>את</w:t>
      </w:r>
      <w:r w:rsidRPr="002F487F">
        <w:rPr>
          <w:color w:val="A6A6A6" w:themeColor="background1" w:themeShade="A6"/>
          <w:rtl/>
        </w:rPr>
        <w:t xml:space="preserve"> </w:t>
      </w:r>
      <w:r w:rsidRPr="002F487F">
        <w:rPr>
          <w:rFonts w:hint="eastAsia"/>
          <w:color w:val="A6A6A6" w:themeColor="background1" w:themeShade="A6"/>
          <w:rtl/>
        </w:rPr>
        <w:t>החיים</w:t>
      </w:r>
      <w:r w:rsidRPr="002F487F">
        <w:rPr>
          <w:color w:val="A6A6A6" w:themeColor="background1" w:themeShade="A6"/>
          <w:rtl/>
        </w:rPr>
        <w:t xml:space="preserve"> </w:t>
      </w:r>
      <w:r w:rsidRPr="002F487F">
        <w:rPr>
          <w:rFonts w:hint="eastAsia"/>
          <w:color w:val="A6A6A6" w:themeColor="background1" w:themeShade="A6"/>
          <w:rtl/>
        </w:rPr>
        <w:t>שלי</w:t>
      </w:r>
      <w:r w:rsidRPr="002F487F">
        <w:rPr>
          <w:color w:val="A6A6A6" w:themeColor="background1" w:themeShade="A6"/>
          <w:rtl/>
        </w:rPr>
        <w:t>."</w:t>
      </w:r>
    </w:p>
    <w:p w14:paraId="23E9654B" w14:textId="3910C385" w:rsidR="00F3110A" w:rsidRPr="002F487F" w:rsidRDefault="00F3110A" w:rsidP="005F76FE">
      <w:pPr>
        <w:rPr>
          <w:color w:val="A6A6A6" w:themeColor="background1" w:themeShade="A6"/>
          <w:rtl/>
        </w:rPr>
      </w:pPr>
      <w:r w:rsidRPr="002F487F">
        <w:rPr>
          <w:color w:val="A6A6A6" w:themeColor="background1" w:themeShade="A6"/>
          <w:rtl/>
        </w:rPr>
        <w:t xml:space="preserve">"מקצר </w:t>
      </w:r>
      <w:r w:rsidRPr="002F487F">
        <w:rPr>
          <w:rFonts w:hint="eastAsia"/>
          <w:color w:val="A6A6A6" w:themeColor="background1" w:themeShade="A6"/>
          <w:rtl/>
        </w:rPr>
        <w:t>את</w:t>
      </w:r>
      <w:r w:rsidRPr="002F487F">
        <w:rPr>
          <w:color w:val="A6A6A6" w:themeColor="background1" w:themeShade="A6"/>
          <w:rtl/>
        </w:rPr>
        <w:t xml:space="preserve"> </w:t>
      </w:r>
      <w:r w:rsidRPr="002F487F">
        <w:rPr>
          <w:rFonts w:hint="eastAsia"/>
          <w:color w:val="A6A6A6" w:themeColor="background1" w:themeShade="A6"/>
          <w:rtl/>
        </w:rPr>
        <w:t>החיים</w:t>
      </w:r>
      <w:r w:rsidRPr="002F487F">
        <w:rPr>
          <w:color w:val="A6A6A6" w:themeColor="background1" w:themeShade="A6"/>
          <w:rtl/>
        </w:rPr>
        <w:t xml:space="preserve"> </w:t>
      </w:r>
      <w:r w:rsidRPr="002F487F">
        <w:rPr>
          <w:rFonts w:hint="eastAsia"/>
          <w:color w:val="A6A6A6" w:themeColor="background1" w:themeShade="A6"/>
          <w:rtl/>
        </w:rPr>
        <w:t>שלך</w:t>
      </w:r>
      <w:r w:rsidR="00236B01" w:rsidRPr="002F487F">
        <w:rPr>
          <w:color w:val="A6A6A6" w:themeColor="background1" w:themeShade="A6"/>
          <w:rtl/>
        </w:rPr>
        <w:t xml:space="preserve">, </w:t>
      </w:r>
      <w:r w:rsidR="00236B01" w:rsidRPr="002F487F">
        <w:rPr>
          <w:rFonts w:hint="eastAsia"/>
          <w:color w:val="A6A6A6" w:themeColor="background1" w:themeShade="A6"/>
          <w:rtl/>
        </w:rPr>
        <w:t>יותר</w:t>
      </w:r>
      <w:r w:rsidR="00236B01" w:rsidRPr="002F487F">
        <w:rPr>
          <w:color w:val="A6A6A6" w:themeColor="background1" w:themeShade="A6"/>
          <w:rtl/>
        </w:rPr>
        <w:t xml:space="preserve"> </w:t>
      </w:r>
      <w:r w:rsidR="00236B01" w:rsidRPr="002F487F">
        <w:rPr>
          <w:rFonts w:hint="eastAsia"/>
          <w:color w:val="A6A6A6" w:themeColor="background1" w:themeShade="A6"/>
          <w:rtl/>
        </w:rPr>
        <w:t>נכון</w:t>
      </w:r>
      <w:r w:rsidRPr="002F487F">
        <w:rPr>
          <w:color w:val="A6A6A6" w:themeColor="background1" w:themeShade="A6"/>
          <w:rtl/>
        </w:rPr>
        <w:t>."</w:t>
      </w:r>
    </w:p>
    <w:p w14:paraId="18570561" w14:textId="00DD706B" w:rsidR="00F3110A" w:rsidRPr="002F487F" w:rsidRDefault="00F3110A" w:rsidP="005F76FE">
      <w:pPr>
        <w:rPr>
          <w:color w:val="A6A6A6" w:themeColor="background1" w:themeShade="A6"/>
          <w:rtl/>
        </w:rPr>
      </w:pPr>
      <w:r w:rsidRPr="002F487F">
        <w:rPr>
          <w:color w:val="A6A6A6" w:themeColor="background1" w:themeShade="A6"/>
          <w:rtl/>
        </w:rPr>
        <w:t xml:space="preserve">אלכס </w:t>
      </w:r>
      <w:r w:rsidRPr="002F487F">
        <w:rPr>
          <w:rFonts w:hint="eastAsia"/>
          <w:color w:val="A6A6A6" w:themeColor="background1" w:themeShade="A6"/>
          <w:rtl/>
        </w:rPr>
        <w:t>לא</w:t>
      </w:r>
      <w:r w:rsidRPr="002F487F">
        <w:rPr>
          <w:color w:val="A6A6A6" w:themeColor="background1" w:themeShade="A6"/>
          <w:rtl/>
        </w:rPr>
        <w:t xml:space="preserve"> </w:t>
      </w:r>
      <w:r w:rsidRPr="002F487F">
        <w:rPr>
          <w:rFonts w:hint="eastAsia"/>
          <w:color w:val="A6A6A6" w:themeColor="background1" w:themeShade="A6"/>
          <w:rtl/>
        </w:rPr>
        <w:t>התייחס</w:t>
      </w:r>
      <w:r w:rsidRPr="002F487F">
        <w:rPr>
          <w:color w:val="A6A6A6" w:themeColor="background1" w:themeShade="A6"/>
          <w:rtl/>
        </w:rPr>
        <w:t xml:space="preserve"> </w:t>
      </w:r>
      <w:r w:rsidRPr="002F487F">
        <w:rPr>
          <w:rFonts w:hint="eastAsia"/>
          <w:color w:val="A6A6A6" w:themeColor="background1" w:themeShade="A6"/>
          <w:rtl/>
        </w:rPr>
        <w:t>לאינפורמציה</w:t>
      </w:r>
      <w:r w:rsidRPr="002F487F">
        <w:rPr>
          <w:color w:val="A6A6A6" w:themeColor="background1" w:themeShade="A6"/>
          <w:rtl/>
        </w:rPr>
        <w:t xml:space="preserve"> </w:t>
      </w:r>
      <w:r w:rsidRPr="002F487F">
        <w:rPr>
          <w:rFonts w:hint="eastAsia"/>
          <w:color w:val="A6A6A6" w:themeColor="background1" w:themeShade="A6"/>
          <w:rtl/>
        </w:rPr>
        <w:t>ה</w:t>
      </w:r>
      <w:r w:rsidR="00995195" w:rsidRPr="002F487F">
        <w:rPr>
          <w:rFonts w:hint="eastAsia"/>
          <w:color w:val="A6A6A6" w:themeColor="background1" w:themeShade="A6"/>
          <w:rtl/>
        </w:rPr>
        <w:t>קרדינלית</w:t>
      </w:r>
      <w:r w:rsidRPr="002F487F">
        <w:rPr>
          <w:color w:val="A6A6A6" w:themeColor="background1" w:themeShade="A6"/>
          <w:rtl/>
        </w:rPr>
        <w:t xml:space="preserve"> הזאת ברצינות הראויה, וארקדי </w:t>
      </w:r>
      <w:r w:rsidR="00995195" w:rsidRPr="002F487F">
        <w:rPr>
          <w:rFonts w:hint="eastAsia"/>
          <w:color w:val="A6A6A6" w:themeColor="background1" w:themeShade="A6"/>
          <w:rtl/>
        </w:rPr>
        <w:t>חש</w:t>
      </w:r>
      <w:r w:rsidRPr="002F487F">
        <w:rPr>
          <w:color w:val="A6A6A6" w:themeColor="background1" w:themeShade="A6"/>
          <w:rtl/>
        </w:rPr>
        <w:t xml:space="preserve"> את הריתחה גואה בו.</w:t>
      </w:r>
      <w:r w:rsidR="00995195" w:rsidRPr="002F487F">
        <w:rPr>
          <w:color w:val="A6A6A6" w:themeColor="background1" w:themeShade="A6"/>
          <w:rtl/>
        </w:rPr>
        <w:t xml:space="preserve"> היו לו דעות! חשובות ביותר, נכונות ביותר. ומי שלא הקשיב... מי העז לא להקשיב?</w:t>
      </w:r>
    </w:p>
    <w:p w14:paraId="6EAB7E19" w14:textId="30C5A227" w:rsidR="00F3110A" w:rsidRPr="002F487F" w:rsidRDefault="00F3110A" w:rsidP="005F76FE">
      <w:pPr>
        <w:rPr>
          <w:color w:val="A6A6A6" w:themeColor="background1" w:themeShade="A6"/>
          <w:rtl/>
        </w:rPr>
      </w:pPr>
      <w:r w:rsidRPr="002F487F">
        <w:rPr>
          <w:color w:val="A6A6A6" w:themeColor="background1" w:themeShade="A6"/>
          <w:rtl/>
        </w:rPr>
        <w:t>"</w:t>
      </w:r>
      <w:r w:rsidR="00C70C1D" w:rsidRPr="002F487F">
        <w:rPr>
          <w:rFonts w:hint="eastAsia"/>
          <w:color w:val="A6A6A6" w:themeColor="background1" w:themeShade="A6"/>
          <w:rtl/>
        </w:rPr>
        <w:t>החיים</w:t>
      </w:r>
      <w:r w:rsidR="00C70C1D" w:rsidRPr="002F487F">
        <w:rPr>
          <w:color w:val="A6A6A6" w:themeColor="background1" w:themeShade="A6"/>
          <w:rtl/>
        </w:rPr>
        <w:t xml:space="preserve"> </w:t>
      </w:r>
      <w:r w:rsidR="00C70C1D" w:rsidRPr="002F487F">
        <w:rPr>
          <w:rFonts w:hint="eastAsia"/>
          <w:color w:val="A6A6A6" w:themeColor="background1" w:themeShade="A6"/>
          <w:rtl/>
        </w:rPr>
        <w:t>שלך</w:t>
      </w:r>
      <w:r w:rsidR="00C70C1D" w:rsidRPr="002F487F">
        <w:rPr>
          <w:color w:val="A6A6A6" w:themeColor="background1" w:themeShade="A6"/>
          <w:rtl/>
        </w:rPr>
        <w:t>,</w:t>
      </w:r>
      <w:r w:rsidR="00995195" w:rsidRPr="002F487F">
        <w:rPr>
          <w:color w:val="A6A6A6" w:themeColor="background1" w:themeShade="A6"/>
          <w:rtl/>
        </w:rPr>
        <w:t xml:space="preserve">" </w:t>
      </w:r>
      <w:r w:rsidR="00995195" w:rsidRPr="002F487F">
        <w:rPr>
          <w:rFonts w:hint="eastAsia"/>
          <w:color w:val="A6A6A6" w:themeColor="background1" w:themeShade="A6"/>
          <w:rtl/>
        </w:rPr>
        <w:t>אלכס</w:t>
      </w:r>
      <w:r w:rsidR="00995195" w:rsidRPr="002F487F">
        <w:rPr>
          <w:color w:val="A6A6A6" w:themeColor="background1" w:themeShade="A6"/>
          <w:rtl/>
        </w:rPr>
        <w:t xml:space="preserve"> </w:t>
      </w:r>
      <w:r w:rsidR="00995195" w:rsidRPr="002F487F">
        <w:rPr>
          <w:rFonts w:hint="eastAsia"/>
          <w:color w:val="A6A6A6" w:themeColor="background1" w:themeShade="A6"/>
          <w:rtl/>
        </w:rPr>
        <w:t>אמר</w:t>
      </w:r>
      <w:r w:rsidR="00995195" w:rsidRPr="002F487F">
        <w:rPr>
          <w:color w:val="A6A6A6" w:themeColor="background1" w:themeShade="A6"/>
          <w:rtl/>
        </w:rPr>
        <w:t xml:space="preserve">, </w:t>
      </w:r>
      <w:r w:rsidR="00995195" w:rsidRPr="002F487F">
        <w:rPr>
          <w:rFonts w:hint="eastAsia"/>
          <w:color w:val="A6A6A6" w:themeColor="background1" w:themeShade="A6"/>
          <w:rtl/>
        </w:rPr>
        <w:t>והיו</w:t>
      </w:r>
      <w:r w:rsidR="00995195" w:rsidRPr="002F487F">
        <w:rPr>
          <w:color w:val="A6A6A6" w:themeColor="background1" w:themeShade="A6"/>
          <w:rtl/>
        </w:rPr>
        <w:t xml:space="preserve"> </w:t>
      </w:r>
      <w:r w:rsidR="00995195" w:rsidRPr="002F487F">
        <w:rPr>
          <w:rFonts w:hint="eastAsia"/>
          <w:color w:val="A6A6A6" w:themeColor="background1" w:themeShade="A6"/>
          <w:rtl/>
        </w:rPr>
        <w:t>הברות</w:t>
      </w:r>
      <w:r w:rsidR="00995195" w:rsidRPr="002F487F">
        <w:rPr>
          <w:color w:val="A6A6A6" w:themeColor="background1" w:themeShade="A6"/>
          <w:rtl/>
        </w:rPr>
        <w:t xml:space="preserve"> </w:t>
      </w:r>
      <w:r w:rsidR="00995195" w:rsidRPr="002F487F">
        <w:rPr>
          <w:rFonts w:hint="eastAsia"/>
          <w:color w:val="A6A6A6" w:themeColor="background1" w:themeShade="A6"/>
          <w:rtl/>
        </w:rPr>
        <w:t>שעימן</w:t>
      </w:r>
      <w:r w:rsidR="00995195" w:rsidRPr="002F487F">
        <w:rPr>
          <w:color w:val="A6A6A6" w:themeColor="background1" w:themeShade="A6"/>
          <w:rtl/>
        </w:rPr>
        <w:t xml:space="preserve"> </w:t>
      </w:r>
      <w:r w:rsidR="00995195" w:rsidRPr="002F487F">
        <w:rPr>
          <w:rFonts w:hint="eastAsia"/>
          <w:color w:val="A6A6A6" w:themeColor="background1" w:themeShade="A6"/>
          <w:rtl/>
        </w:rPr>
        <w:t>נפלט</w:t>
      </w:r>
      <w:r w:rsidR="00995195" w:rsidRPr="002F487F">
        <w:rPr>
          <w:color w:val="A6A6A6" w:themeColor="background1" w:themeShade="A6"/>
          <w:rtl/>
        </w:rPr>
        <w:t xml:space="preserve"> </w:t>
      </w:r>
      <w:r w:rsidR="00995195" w:rsidRPr="002F487F">
        <w:rPr>
          <w:rFonts w:hint="eastAsia"/>
          <w:color w:val="A6A6A6" w:themeColor="background1" w:themeShade="A6"/>
          <w:rtl/>
        </w:rPr>
        <w:t>מפיו</w:t>
      </w:r>
      <w:r w:rsidR="00995195" w:rsidRPr="002F487F">
        <w:rPr>
          <w:color w:val="A6A6A6" w:themeColor="background1" w:themeShade="A6"/>
          <w:rtl/>
        </w:rPr>
        <w:t xml:space="preserve"> </w:t>
      </w:r>
      <w:r w:rsidR="00995195" w:rsidRPr="002F487F">
        <w:rPr>
          <w:rFonts w:hint="eastAsia"/>
          <w:color w:val="A6A6A6" w:themeColor="background1" w:themeShade="A6"/>
          <w:rtl/>
        </w:rPr>
        <w:t>עשן</w:t>
      </w:r>
      <w:r w:rsidR="00995195" w:rsidRPr="002F487F">
        <w:rPr>
          <w:color w:val="A6A6A6" w:themeColor="background1" w:themeShade="A6"/>
          <w:rtl/>
        </w:rPr>
        <w:t xml:space="preserve"> </w:t>
      </w:r>
      <w:r w:rsidR="00995195" w:rsidRPr="002F487F">
        <w:rPr>
          <w:rFonts w:hint="eastAsia"/>
          <w:color w:val="A6A6A6" w:themeColor="background1" w:themeShade="A6"/>
          <w:rtl/>
        </w:rPr>
        <w:t>והיו</w:t>
      </w:r>
      <w:r w:rsidR="00995195" w:rsidRPr="002F487F">
        <w:rPr>
          <w:color w:val="A6A6A6" w:themeColor="background1" w:themeShade="A6"/>
          <w:rtl/>
        </w:rPr>
        <w:t xml:space="preserve"> </w:t>
      </w:r>
      <w:r w:rsidR="00995195" w:rsidRPr="002F487F">
        <w:rPr>
          <w:rFonts w:hint="eastAsia"/>
          <w:color w:val="A6A6A6" w:themeColor="background1" w:themeShade="A6"/>
          <w:rtl/>
        </w:rPr>
        <w:t>כאלו</w:t>
      </w:r>
      <w:r w:rsidR="00995195" w:rsidRPr="002F487F">
        <w:rPr>
          <w:color w:val="A6A6A6" w:themeColor="background1" w:themeShade="A6"/>
          <w:rtl/>
        </w:rPr>
        <w:t xml:space="preserve"> </w:t>
      </w:r>
      <w:r w:rsidR="00995195" w:rsidRPr="002F487F">
        <w:rPr>
          <w:rFonts w:hint="eastAsia"/>
          <w:color w:val="A6A6A6" w:themeColor="background1" w:themeShade="A6"/>
          <w:rtl/>
        </w:rPr>
        <w:t>לא</w:t>
      </w:r>
      <w:r w:rsidR="00995195" w:rsidRPr="002F487F">
        <w:rPr>
          <w:color w:val="A6A6A6" w:themeColor="background1" w:themeShade="A6"/>
          <w:rtl/>
        </w:rPr>
        <w:t>,</w:t>
      </w:r>
      <w:r w:rsidR="00C70C1D" w:rsidRPr="002F487F">
        <w:rPr>
          <w:color w:val="A6A6A6" w:themeColor="background1" w:themeShade="A6"/>
          <w:rtl/>
        </w:rPr>
        <w:t xml:space="preserve"> </w:t>
      </w:r>
      <w:r w:rsidR="00995195" w:rsidRPr="002F487F">
        <w:rPr>
          <w:color w:val="A6A6A6" w:themeColor="background1" w:themeShade="A6"/>
          <w:rtl/>
        </w:rPr>
        <w:t xml:space="preserve">"החיים </w:t>
      </w:r>
      <w:r w:rsidR="00995195" w:rsidRPr="002F487F">
        <w:rPr>
          <w:rFonts w:hint="eastAsia"/>
          <w:color w:val="A6A6A6" w:themeColor="background1" w:themeShade="A6"/>
          <w:rtl/>
        </w:rPr>
        <w:t>שלך</w:t>
      </w:r>
      <w:r w:rsidR="00995195" w:rsidRPr="002F487F">
        <w:rPr>
          <w:color w:val="A6A6A6" w:themeColor="background1" w:themeShade="A6"/>
          <w:rtl/>
        </w:rPr>
        <w:t xml:space="preserve">, </w:t>
      </w:r>
      <w:r w:rsidR="00995195" w:rsidRPr="002F487F">
        <w:rPr>
          <w:rFonts w:hint="eastAsia"/>
          <w:color w:val="A6A6A6" w:themeColor="background1" w:themeShade="A6"/>
          <w:rtl/>
        </w:rPr>
        <w:t>ארקדי</w:t>
      </w:r>
      <w:r w:rsidR="00995195" w:rsidRPr="002F487F">
        <w:rPr>
          <w:color w:val="A6A6A6" w:themeColor="background1" w:themeShade="A6"/>
          <w:rtl/>
        </w:rPr>
        <w:t xml:space="preserve">, </w:t>
      </w:r>
      <w:r w:rsidR="00995195" w:rsidRPr="002F487F">
        <w:rPr>
          <w:rFonts w:hint="eastAsia"/>
          <w:color w:val="A6A6A6" w:themeColor="background1" w:themeShade="A6"/>
          <w:rtl/>
        </w:rPr>
        <w:t>הם</w:t>
      </w:r>
      <w:r w:rsidR="00C70C1D" w:rsidRPr="002F487F">
        <w:rPr>
          <w:color w:val="A6A6A6" w:themeColor="background1" w:themeShade="A6"/>
          <w:rtl/>
        </w:rPr>
        <w:t xml:space="preserve"> כמו נהר, ארוך ארוך ונמשך נמשך."</w:t>
      </w:r>
    </w:p>
    <w:p w14:paraId="358FBDE2" w14:textId="471061F4" w:rsidR="00C70C1D" w:rsidRPr="002F487F" w:rsidRDefault="00C70C1D" w:rsidP="005F76FE">
      <w:pPr>
        <w:rPr>
          <w:color w:val="A6A6A6" w:themeColor="background1" w:themeShade="A6"/>
          <w:rtl/>
        </w:rPr>
      </w:pPr>
      <w:r w:rsidRPr="002F487F">
        <w:rPr>
          <w:color w:val="A6A6A6" w:themeColor="background1" w:themeShade="A6"/>
          <w:rtl/>
        </w:rPr>
        <w:t>"</w:t>
      </w:r>
      <w:r w:rsidR="00995195" w:rsidRPr="002F487F">
        <w:rPr>
          <w:rFonts w:hint="eastAsia"/>
          <w:color w:val="A6A6A6" w:themeColor="background1" w:themeShade="A6"/>
          <w:rtl/>
        </w:rPr>
        <w:t>נהר</w:t>
      </w:r>
      <w:r w:rsidR="00995195" w:rsidRPr="002F487F">
        <w:rPr>
          <w:color w:val="A6A6A6" w:themeColor="background1" w:themeShade="A6"/>
          <w:rtl/>
        </w:rPr>
        <w:t xml:space="preserve">? </w:t>
      </w:r>
      <w:r w:rsidR="004A0059" w:rsidRPr="002F487F">
        <w:rPr>
          <w:rFonts w:hint="eastAsia"/>
          <w:color w:val="A6A6A6" w:themeColor="background1" w:themeShade="A6"/>
          <w:rtl/>
        </w:rPr>
        <w:t>א</w:t>
      </w:r>
      <w:r w:rsidR="00995195" w:rsidRPr="002F487F">
        <w:rPr>
          <w:rFonts w:hint="eastAsia"/>
          <w:color w:val="A6A6A6" w:themeColor="background1" w:themeShade="A6"/>
          <w:rtl/>
        </w:rPr>
        <w:t>תה</w:t>
      </w:r>
      <w:r w:rsidR="00995195" w:rsidRPr="002F487F">
        <w:rPr>
          <w:color w:val="A6A6A6" w:themeColor="background1" w:themeShade="A6"/>
          <w:rtl/>
        </w:rPr>
        <w:t xml:space="preserve"> בטוח?" ארקדי אמר בנימה הלגלגנית ביותר שלו. לפני שנים רבות הוא סיפר לאלכס על הנהר הנשקף מחלונו אבל מעולם לא על המים השחורים, ובכל מקרה </w:t>
      </w:r>
      <w:r w:rsidR="00F260D4" w:rsidRPr="002F487F">
        <w:rPr>
          <w:rFonts w:hint="eastAsia"/>
          <w:color w:val="A6A6A6" w:themeColor="background1" w:themeShade="A6"/>
          <w:rtl/>
        </w:rPr>
        <w:t>משום</w:t>
      </w:r>
      <w:r w:rsidR="00F260D4" w:rsidRPr="002F487F">
        <w:rPr>
          <w:color w:val="A6A6A6" w:themeColor="background1" w:themeShade="A6"/>
          <w:rtl/>
        </w:rPr>
        <w:t xml:space="preserve"> מה </w:t>
      </w:r>
      <w:r w:rsidR="00995195" w:rsidRPr="002F487F">
        <w:rPr>
          <w:rFonts w:hint="eastAsia"/>
          <w:color w:val="A6A6A6" w:themeColor="background1" w:themeShade="A6"/>
          <w:rtl/>
        </w:rPr>
        <w:t>לא</w:t>
      </w:r>
      <w:r w:rsidR="00995195" w:rsidRPr="002F487F">
        <w:rPr>
          <w:color w:val="A6A6A6" w:themeColor="background1" w:themeShade="A6"/>
          <w:rtl/>
        </w:rPr>
        <w:t xml:space="preserve"> </w:t>
      </w:r>
      <w:r w:rsidR="00995195" w:rsidRPr="002F487F">
        <w:rPr>
          <w:rFonts w:hint="eastAsia"/>
          <w:color w:val="A6A6A6" w:themeColor="background1" w:themeShade="A6"/>
          <w:rtl/>
        </w:rPr>
        <w:t>האמין</w:t>
      </w:r>
      <w:r w:rsidR="00995195" w:rsidRPr="002F487F">
        <w:rPr>
          <w:color w:val="A6A6A6" w:themeColor="background1" w:themeShade="A6"/>
          <w:rtl/>
        </w:rPr>
        <w:t xml:space="preserve"> </w:t>
      </w:r>
      <w:r w:rsidR="00995195" w:rsidRPr="002F487F">
        <w:rPr>
          <w:rFonts w:hint="eastAsia"/>
          <w:color w:val="A6A6A6" w:themeColor="background1" w:themeShade="A6"/>
          <w:rtl/>
        </w:rPr>
        <w:t>שאלכס</w:t>
      </w:r>
      <w:r w:rsidR="00995195" w:rsidRPr="002F487F">
        <w:rPr>
          <w:color w:val="A6A6A6" w:themeColor="background1" w:themeShade="A6"/>
          <w:rtl/>
        </w:rPr>
        <w:t xml:space="preserve"> </w:t>
      </w:r>
      <w:r w:rsidR="00995195" w:rsidRPr="002F487F">
        <w:rPr>
          <w:rFonts w:hint="eastAsia"/>
          <w:color w:val="A6A6A6" w:themeColor="background1" w:themeShade="A6"/>
          <w:rtl/>
        </w:rPr>
        <w:t>יזכור</w:t>
      </w:r>
      <w:r w:rsidR="00F260D4" w:rsidRPr="002F487F">
        <w:rPr>
          <w:color w:val="A6A6A6" w:themeColor="background1" w:themeShade="A6"/>
          <w:rtl/>
        </w:rPr>
        <w:t xml:space="preserve"> סיפורי ילדות.</w:t>
      </w:r>
      <w:r w:rsidR="00995195" w:rsidRPr="002F487F">
        <w:rPr>
          <w:color w:val="A6A6A6" w:themeColor="background1" w:themeShade="A6"/>
          <w:rtl/>
        </w:rPr>
        <w:t xml:space="preserve"> </w:t>
      </w:r>
      <w:r w:rsidR="00F260D4" w:rsidRPr="002F487F">
        <w:rPr>
          <w:color w:val="A6A6A6" w:themeColor="background1" w:themeShade="A6"/>
          <w:rtl/>
        </w:rPr>
        <w:t>"</w:t>
      </w:r>
      <w:r w:rsidRPr="002F487F">
        <w:rPr>
          <w:rFonts w:hint="eastAsia"/>
          <w:color w:val="A6A6A6" w:themeColor="background1" w:themeShade="A6"/>
          <w:rtl/>
        </w:rPr>
        <w:t>ו</w:t>
      </w:r>
      <w:r w:rsidR="004A0059" w:rsidRPr="002F487F">
        <w:rPr>
          <w:rFonts w:hint="eastAsia"/>
          <w:color w:val="A6A6A6" w:themeColor="background1" w:themeShade="A6"/>
          <w:rtl/>
        </w:rPr>
        <w:t>איך</w:t>
      </w:r>
      <w:r w:rsidR="004A0059" w:rsidRPr="002F487F">
        <w:rPr>
          <w:color w:val="A6A6A6" w:themeColor="background1" w:themeShade="A6"/>
          <w:rtl/>
        </w:rPr>
        <w:t xml:space="preserve"> החיים </w:t>
      </w:r>
      <w:r w:rsidRPr="002F487F">
        <w:rPr>
          <w:rFonts w:hint="eastAsia"/>
          <w:color w:val="A6A6A6" w:themeColor="background1" w:themeShade="A6"/>
          <w:rtl/>
        </w:rPr>
        <w:t>שלך</w:t>
      </w:r>
      <w:r w:rsidRPr="002F487F">
        <w:rPr>
          <w:color w:val="A6A6A6" w:themeColor="background1" w:themeShade="A6"/>
          <w:rtl/>
        </w:rPr>
        <w:t>?"</w:t>
      </w:r>
    </w:p>
    <w:p w14:paraId="41A64C02" w14:textId="222A6863" w:rsidR="00C70C1D" w:rsidRPr="00E67C1F" w:rsidRDefault="00C70C1D" w:rsidP="005F76FE">
      <w:pPr>
        <w:rPr>
          <w:rtl/>
        </w:rPr>
      </w:pPr>
      <w:r w:rsidRPr="002F487F">
        <w:rPr>
          <w:color w:val="A6A6A6" w:themeColor="background1" w:themeShade="A6"/>
          <w:rtl/>
        </w:rPr>
        <w:t>"</w:t>
      </w:r>
      <w:r w:rsidR="00995195" w:rsidRPr="002F487F">
        <w:rPr>
          <w:rFonts w:hint="eastAsia"/>
          <w:color w:val="A6A6A6" w:themeColor="background1" w:themeShade="A6"/>
          <w:rtl/>
        </w:rPr>
        <w:t>החיים</w:t>
      </w:r>
      <w:r w:rsidR="00995195" w:rsidRPr="002F487F">
        <w:rPr>
          <w:color w:val="A6A6A6" w:themeColor="background1" w:themeShade="A6"/>
          <w:rtl/>
        </w:rPr>
        <w:t xml:space="preserve"> </w:t>
      </w:r>
      <w:r w:rsidRPr="002F487F">
        <w:rPr>
          <w:rFonts w:hint="eastAsia"/>
          <w:color w:val="A6A6A6" w:themeColor="background1" w:themeShade="A6"/>
          <w:rtl/>
        </w:rPr>
        <w:t>שלי</w:t>
      </w:r>
      <w:r w:rsidRPr="002F487F">
        <w:rPr>
          <w:color w:val="A6A6A6" w:themeColor="background1" w:themeShade="A6"/>
          <w:rtl/>
        </w:rPr>
        <w:t xml:space="preserve"> </w:t>
      </w:r>
      <w:r w:rsidR="00995195" w:rsidRPr="002F487F">
        <w:rPr>
          <w:color w:val="A6A6A6" w:themeColor="background1" w:themeShade="A6"/>
          <w:rtl/>
        </w:rPr>
        <w:t>הם כמו</w:t>
      </w:r>
      <w:r w:rsidR="00031F7F" w:rsidRPr="002F487F">
        <w:rPr>
          <w:rFonts w:hint="cs"/>
          <w:color w:val="A6A6A6" w:themeColor="background1" w:themeShade="A6"/>
          <w:rtl/>
        </w:rPr>
        <w:t>]</w:t>
      </w:r>
      <w:r w:rsidR="00031F7F">
        <w:rPr>
          <w:rFonts w:hint="cs"/>
          <w:rtl/>
        </w:rPr>
        <w:t xml:space="preserve"> </w:t>
      </w:r>
      <w:r w:rsidR="00283859" w:rsidRPr="00283859">
        <w:rPr>
          <w:rFonts w:cs="Times New Roman"/>
          <w:rtl/>
        </w:rPr>
        <w:t>אני שוכב על</w:t>
      </w:r>
      <w:r w:rsidR="00995195" w:rsidRPr="00E67C1F">
        <w:rPr>
          <w:rtl/>
        </w:rPr>
        <w:t xml:space="preserve"> </w:t>
      </w:r>
      <w:r w:rsidR="00C02B17" w:rsidRPr="00E67C1F">
        <w:rPr>
          <w:rFonts w:hint="eastAsia"/>
          <w:rtl/>
        </w:rPr>
        <w:t>גל</w:t>
      </w:r>
      <w:r w:rsidR="00C02B17" w:rsidRPr="00E67C1F">
        <w:rPr>
          <w:rtl/>
        </w:rPr>
        <w:t xml:space="preserve"> </w:t>
      </w:r>
      <w:r w:rsidR="00C02B17" w:rsidRPr="00E67C1F">
        <w:rPr>
          <w:rFonts w:hint="eastAsia"/>
          <w:rtl/>
        </w:rPr>
        <w:t>ב</w:t>
      </w:r>
      <w:r w:rsidRPr="00E67C1F">
        <w:rPr>
          <w:rFonts w:hint="eastAsia"/>
          <w:rtl/>
        </w:rPr>
        <w:t>אוקיינוס</w:t>
      </w:r>
      <w:r w:rsidRPr="00E67C1F">
        <w:rPr>
          <w:rtl/>
        </w:rPr>
        <w:t xml:space="preserve">. </w:t>
      </w:r>
      <w:r w:rsidR="00E3438C">
        <w:rPr>
          <w:rFonts w:hint="cs"/>
          <w:rtl/>
        </w:rPr>
        <w:t>כשאני</w:t>
      </w:r>
      <w:r w:rsidRPr="00E67C1F">
        <w:rPr>
          <w:rtl/>
        </w:rPr>
        <w:t xml:space="preserve"> </w:t>
      </w:r>
      <w:r w:rsidRPr="00E67C1F">
        <w:rPr>
          <w:rFonts w:hint="eastAsia"/>
          <w:rtl/>
        </w:rPr>
        <w:t>מעשן</w:t>
      </w:r>
      <w:r w:rsidR="00E3438C">
        <w:rPr>
          <w:rFonts w:hint="cs"/>
          <w:rtl/>
        </w:rPr>
        <w:t>,</w:t>
      </w:r>
      <w:r w:rsidRPr="00E67C1F">
        <w:rPr>
          <w:rtl/>
        </w:rPr>
        <w:t xml:space="preserve"> </w:t>
      </w:r>
      <w:r w:rsidR="00E3438C" w:rsidRPr="00E3438C">
        <w:rPr>
          <w:rFonts w:cs="Times New Roman"/>
          <w:rtl/>
        </w:rPr>
        <w:t xml:space="preserve">גם אם אתה רואה אותי </w:t>
      </w:r>
      <w:r w:rsidRPr="00E67C1F">
        <w:rPr>
          <w:rFonts w:hint="eastAsia"/>
          <w:rtl/>
        </w:rPr>
        <w:t>עושה</w:t>
      </w:r>
      <w:r w:rsidRPr="00E67C1F">
        <w:rPr>
          <w:rtl/>
        </w:rPr>
        <w:t xml:space="preserve"> </w:t>
      </w:r>
      <w:r w:rsidRPr="00E67C1F">
        <w:rPr>
          <w:rFonts w:hint="eastAsia"/>
          <w:rtl/>
        </w:rPr>
        <w:t>עוד</w:t>
      </w:r>
      <w:r w:rsidRPr="00E67C1F">
        <w:rPr>
          <w:rtl/>
        </w:rPr>
        <w:t xml:space="preserve"> </w:t>
      </w:r>
      <w:r w:rsidRPr="00E67C1F">
        <w:rPr>
          <w:rFonts w:hint="eastAsia"/>
          <w:rtl/>
        </w:rPr>
        <w:t>משהו</w:t>
      </w:r>
      <w:r w:rsidRPr="00E67C1F">
        <w:rPr>
          <w:rtl/>
        </w:rPr>
        <w:t xml:space="preserve">, </w:t>
      </w:r>
      <w:r w:rsidR="006F0ECB" w:rsidRPr="006F0ECB">
        <w:rPr>
          <w:rFonts w:cs="Times New Roman"/>
          <w:rtl/>
        </w:rPr>
        <w:t xml:space="preserve">אני </w:t>
      </w:r>
      <w:r w:rsidR="004A0059" w:rsidRPr="00E67C1F">
        <w:rPr>
          <w:rFonts w:hint="eastAsia"/>
          <w:rtl/>
        </w:rPr>
        <w:t>ש</w:t>
      </w:r>
      <w:r w:rsidR="006933C0">
        <w:rPr>
          <w:rFonts w:hint="cs"/>
          <w:rtl/>
        </w:rPr>
        <w:t>וכב</w:t>
      </w:r>
      <w:r w:rsidRPr="00E67C1F">
        <w:rPr>
          <w:rtl/>
        </w:rPr>
        <w:t xml:space="preserve"> </w:t>
      </w:r>
      <w:r w:rsidR="00C02B17" w:rsidRPr="00E67C1F">
        <w:rPr>
          <w:rFonts w:hint="eastAsia"/>
          <w:rtl/>
        </w:rPr>
        <w:t>על</w:t>
      </w:r>
      <w:r w:rsidR="00283859" w:rsidRPr="00283859">
        <w:rPr>
          <w:rFonts w:cs="Times New Roman"/>
          <w:rtl/>
        </w:rPr>
        <w:t xml:space="preserve"> הגל העצום</w:t>
      </w:r>
      <w:r w:rsidRPr="00E67C1F">
        <w:rPr>
          <w:rtl/>
        </w:rPr>
        <w:t xml:space="preserve">, </w:t>
      </w:r>
      <w:r w:rsidRPr="00E67C1F">
        <w:rPr>
          <w:rFonts w:hint="eastAsia"/>
          <w:rtl/>
        </w:rPr>
        <w:t>בשקט</w:t>
      </w:r>
      <w:r w:rsidRPr="00E67C1F">
        <w:rPr>
          <w:rtl/>
        </w:rPr>
        <w:t xml:space="preserve">, </w:t>
      </w:r>
      <w:r w:rsidRPr="00E67C1F">
        <w:rPr>
          <w:rFonts w:hint="eastAsia"/>
          <w:rtl/>
        </w:rPr>
        <w:t>מתחת</w:t>
      </w:r>
      <w:r w:rsidRPr="00E67C1F">
        <w:rPr>
          <w:rtl/>
        </w:rPr>
        <w:t xml:space="preserve"> </w:t>
      </w:r>
      <w:r w:rsidRPr="00E67C1F">
        <w:rPr>
          <w:rFonts w:hint="eastAsia"/>
          <w:rtl/>
        </w:rPr>
        <w:t>ל</w:t>
      </w:r>
      <w:r w:rsidR="00EE553A">
        <w:rPr>
          <w:rFonts w:hint="eastAsia"/>
          <w:rtl/>
        </w:rPr>
        <w:t>שמיים</w:t>
      </w:r>
      <w:r w:rsidRPr="00E67C1F">
        <w:rPr>
          <w:rtl/>
        </w:rPr>
        <w:t>.</w:t>
      </w:r>
      <w:r w:rsidR="00031F7F" w:rsidRPr="002F487F">
        <w:rPr>
          <w:rFonts w:hint="cs"/>
          <w:color w:val="A6A6A6" w:themeColor="background1" w:themeShade="A6"/>
          <w:rtl/>
        </w:rPr>
        <w:t>[</w:t>
      </w:r>
      <w:r w:rsidRPr="002F487F">
        <w:rPr>
          <w:color w:val="A6A6A6" w:themeColor="background1" w:themeShade="A6"/>
          <w:rtl/>
        </w:rPr>
        <w:t xml:space="preserve"> </w:t>
      </w:r>
      <w:r w:rsidRPr="002F487F">
        <w:rPr>
          <w:rFonts w:hint="eastAsia"/>
          <w:color w:val="A6A6A6" w:themeColor="background1" w:themeShade="A6"/>
          <w:rtl/>
        </w:rPr>
        <w:t>ואחרי</w:t>
      </w:r>
      <w:r w:rsidRPr="002F487F">
        <w:rPr>
          <w:color w:val="A6A6A6" w:themeColor="background1" w:themeShade="A6"/>
          <w:rtl/>
        </w:rPr>
        <w:t xml:space="preserve"> </w:t>
      </w:r>
      <w:r w:rsidRPr="002F487F">
        <w:rPr>
          <w:rFonts w:hint="eastAsia"/>
          <w:color w:val="A6A6A6" w:themeColor="background1" w:themeShade="A6"/>
          <w:rtl/>
        </w:rPr>
        <w:t>הסיגריה</w:t>
      </w:r>
      <w:r w:rsidRPr="002F487F">
        <w:rPr>
          <w:color w:val="A6A6A6" w:themeColor="background1" w:themeShade="A6"/>
          <w:rtl/>
        </w:rPr>
        <w:t xml:space="preserve"> </w:t>
      </w:r>
      <w:r w:rsidRPr="002F487F">
        <w:rPr>
          <w:rFonts w:hint="eastAsia"/>
          <w:color w:val="A6A6A6" w:themeColor="background1" w:themeShade="A6"/>
          <w:rtl/>
        </w:rPr>
        <w:t>זה</w:t>
      </w:r>
      <w:r w:rsidRPr="002F487F">
        <w:rPr>
          <w:color w:val="A6A6A6" w:themeColor="background1" w:themeShade="A6"/>
          <w:rtl/>
        </w:rPr>
        <w:t xml:space="preserve"> </w:t>
      </w:r>
      <w:r w:rsidRPr="002F487F">
        <w:rPr>
          <w:rFonts w:hint="eastAsia"/>
          <w:color w:val="A6A6A6" w:themeColor="background1" w:themeShade="A6"/>
          <w:rtl/>
        </w:rPr>
        <w:t>שוב</w:t>
      </w:r>
      <w:r w:rsidRPr="002F487F">
        <w:rPr>
          <w:color w:val="A6A6A6" w:themeColor="background1" w:themeShade="A6"/>
          <w:rtl/>
        </w:rPr>
        <w:t xml:space="preserve">, </w:t>
      </w:r>
      <w:r w:rsidRPr="002F487F">
        <w:rPr>
          <w:rFonts w:hint="eastAsia"/>
          <w:color w:val="A6A6A6" w:themeColor="background1" w:themeShade="A6"/>
          <w:rtl/>
        </w:rPr>
        <w:t>לזרום</w:t>
      </w:r>
      <w:r w:rsidRPr="002F487F">
        <w:rPr>
          <w:color w:val="A6A6A6" w:themeColor="background1" w:themeShade="A6"/>
          <w:rtl/>
        </w:rPr>
        <w:t xml:space="preserve"> </w:t>
      </w:r>
      <w:r w:rsidRPr="002F487F">
        <w:rPr>
          <w:rFonts w:hint="eastAsia"/>
          <w:color w:val="A6A6A6" w:themeColor="background1" w:themeShade="A6"/>
          <w:rtl/>
        </w:rPr>
        <w:t>רחוק</w:t>
      </w:r>
      <w:r w:rsidR="00C90C6C" w:rsidRPr="002F487F">
        <w:rPr>
          <w:color w:val="A6A6A6" w:themeColor="background1" w:themeShade="A6"/>
          <w:rtl/>
        </w:rPr>
        <w:t xml:space="preserve"> מאוד </w:t>
      </w:r>
      <w:r w:rsidRPr="002F487F">
        <w:rPr>
          <w:rFonts w:hint="eastAsia"/>
          <w:color w:val="A6A6A6" w:themeColor="background1" w:themeShade="A6"/>
          <w:rtl/>
        </w:rPr>
        <w:t>למקומות</w:t>
      </w:r>
      <w:r w:rsidRPr="002F487F">
        <w:rPr>
          <w:color w:val="A6A6A6" w:themeColor="background1" w:themeShade="A6"/>
          <w:rtl/>
        </w:rPr>
        <w:t xml:space="preserve"> </w:t>
      </w:r>
      <w:r w:rsidRPr="002F487F">
        <w:rPr>
          <w:rFonts w:hint="eastAsia"/>
          <w:color w:val="A6A6A6" w:themeColor="background1" w:themeShade="A6"/>
          <w:rtl/>
        </w:rPr>
        <w:t>אחרים</w:t>
      </w:r>
      <w:r w:rsidRPr="002F487F">
        <w:rPr>
          <w:color w:val="A6A6A6" w:themeColor="background1" w:themeShade="A6"/>
          <w:rtl/>
        </w:rPr>
        <w:t>.</w:t>
      </w:r>
      <w:r w:rsidR="00031F7F" w:rsidRPr="002F487F">
        <w:rPr>
          <w:rFonts w:hint="cs"/>
          <w:color w:val="A6A6A6" w:themeColor="background1" w:themeShade="A6"/>
          <w:rtl/>
        </w:rPr>
        <w:t>]</w:t>
      </w:r>
      <w:r w:rsidRPr="00E67C1F">
        <w:rPr>
          <w:rtl/>
        </w:rPr>
        <w:t>"</w:t>
      </w:r>
    </w:p>
    <w:p w14:paraId="7CA9A438" w14:textId="52E85700" w:rsidR="00BC6905" w:rsidRPr="00E67C1F" w:rsidRDefault="00BC6905" w:rsidP="005F76FE">
      <w:pPr>
        <w:rPr>
          <w:rtl/>
        </w:rPr>
      </w:pPr>
      <w:r w:rsidRPr="00E67C1F">
        <w:rPr>
          <w:rtl/>
        </w:rPr>
        <w:t>"</w:t>
      </w:r>
      <w:r w:rsidR="00995195" w:rsidRPr="00E67C1F">
        <w:rPr>
          <w:rFonts w:hint="eastAsia"/>
          <w:rtl/>
        </w:rPr>
        <w:t>תחת</w:t>
      </w:r>
      <w:r w:rsidR="00995195" w:rsidRPr="00E67C1F">
        <w:rPr>
          <w:rtl/>
        </w:rPr>
        <w:t xml:space="preserve"> איזה </w:t>
      </w:r>
      <w:r w:rsidRPr="00E67C1F">
        <w:rPr>
          <w:rFonts w:hint="eastAsia"/>
          <w:rtl/>
        </w:rPr>
        <w:t>שמיים</w:t>
      </w:r>
      <w:r w:rsidR="00995195" w:rsidRPr="00E67C1F">
        <w:rPr>
          <w:rtl/>
        </w:rPr>
        <w:t>?</w:t>
      </w:r>
      <w:r w:rsidRPr="00E67C1F">
        <w:rPr>
          <w:rtl/>
        </w:rPr>
        <w:t xml:space="preserve"> כחולים?" ארקדי שאל לפני שהצליח לעצור </w:t>
      </w:r>
      <w:r w:rsidR="00995195" w:rsidRPr="00E67C1F">
        <w:rPr>
          <w:rFonts w:hint="eastAsia"/>
          <w:rtl/>
        </w:rPr>
        <w:t>ב</w:t>
      </w:r>
      <w:r w:rsidRPr="00E67C1F">
        <w:rPr>
          <w:rFonts w:hint="eastAsia"/>
          <w:rtl/>
        </w:rPr>
        <w:t>עצמו</w:t>
      </w:r>
      <w:r w:rsidRPr="00E67C1F">
        <w:rPr>
          <w:rtl/>
        </w:rPr>
        <w:t>.</w:t>
      </w:r>
    </w:p>
    <w:p w14:paraId="71CC8338" w14:textId="3B0723B5" w:rsidR="00BC6905" w:rsidRPr="00E67C1F" w:rsidRDefault="00BC6905" w:rsidP="005F76FE">
      <w:pPr>
        <w:rPr>
          <w:rtl/>
        </w:rPr>
      </w:pPr>
      <w:r w:rsidRPr="00E67C1F">
        <w:rPr>
          <w:rFonts w:hint="eastAsia"/>
          <w:rtl/>
        </w:rPr>
        <w:t>אלכס</w:t>
      </w:r>
      <w:r w:rsidRPr="00E67C1F">
        <w:rPr>
          <w:rtl/>
        </w:rPr>
        <w:t xml:space="preserve"> </w:t>
      </w:r>
      <w:r w:rsidRPr="00E67C1F">
        <w:rPr>
          <w:rFonts w:hint="eastAsia"/>
          <w:rtl/>
        </w:rPr>
        <w:t>חייך</w:t>
      </w:r>
      <w:r w:rsidRPr="00E67C1F">
        <w:rPr>
          <w:rtl/>
        </w:rPr>
        <w:t>. "</w:t>
      </w:r>
      <w:r w:rsidR="003B34A6" w:rsidRPr="00E67C1F">
        <w:rPr>
          <w:rFonts w:hint="eastAsia"/>
          <w:rtl/>
        </w:rPr>
        <w:t>לא</w:t>
      </w:r>
      <w:r w:rsidR="003B34A6" w:rsidRPr="00E67C1F">
        <w:rPr>
          <w:rtl/>
        </w:rPr>
        <w:t xml:space="preserve"> </w:t>
      </w:r>
      <w:r w:rsidR="003B34A6" w:rsidRPr="00E67C1F">
        <w:rPr>
          <w:rFonts w:hint="eastAsia"/>
          <w:rtl/>
        </w:rPr>
        <w:t>תמיד</w:t>
      </w:r>
      <w:r w:rsidR="003B34A6" w:rsidRPr="00E67C1F">
        <w:rPr>
          <w:rtl/>
        </w:rPr>
        <w:t xml:space="preserve">. </w:t>
      </w:r>
      <w:r w:rsidR="003B34A6" w:rsidRPr="00E67C1F">
        <w:rPr>
          <w:rFonts w:hint="eastAsia"/>
          <w:rtl/>
        </w:rPr>
        <w:t>זה</w:t>
      </w:r>
      <w:r w:rsidR="003B34A6" w:rsidRPr="00E67C1F">
        <w:rPr>
          <w:rtl/>
        </w:rPr>
        <w:t xml:space="preserve"> </w:t>
      </w:r>
      <w:r w:rsidR="003B34A6" w:rsidRPr="00E67C1F">
        <w:rPr>
          <w:rFonts w:hint="eastAsia"/>
          <w:rtl/>
        </w:rPr>
        <w:t>תלוי</w:t>
      </w:r>
      <w:r w:rsidR="003B34A6" w:rsidRPr="00E67C1F">
        <w:rPr>
          <w:rtl/>
        </w:rPr>
        <w:t xml:space="preserve"> </w:t>
      </w:r>
      <w:r w:rsidR="003B34A6" w:rsidRPr="00E67C1F">
        <w:rPr>
          <w:rFonts w:hint="eastAsia"/>
          <w:rtl/>
        </w:rPr>
        <w:t>בסיגריה</w:t>
      </w:r>
      <w:r w:rsidR="003B34A6" w:rsidRPr="00E67C1F">
        <w:rPr>
          <w:rtl/>
        </w:rPr>
        <w:t>."</w:t>
      </w:r>
    </w:p>
    <w:p w14:paraId="15A95231" w14:textId="251F1476" w:rsidR="00070338" w:rsidRPr="00CD067C" w:rsidRDefault="00C70C1D" w:rsidP="00070338">
      <w:pPr>
        <w:rPr>
          <w:rtl/>
        </w:rPr>
      </w:pPr>
      <w:r w:rsidRPr="00E67C1F">
        <w:rPr>
          <w:rtl/>
        </w:rPr>
        <w:t xml:space="preserve">ארקדי </w:t>
      </w:r>
      <w:r w:rsidRPr="00E67C1F">
        <w:rPr>
          <w:rFonts w:hint="eastAsia"/>
          <w:rtl/>
        </w:rPr>
        <w:t>התרתח</w:t>
      </w:r>
      <w:r w:rsidRPr="00E67C1F">
        <w:rPr>
          <w:rtl/>
        </w:rPr>
        <w:t xml:space="preserve">. </w:t>
      </w:r>
      <w:r w:rsidR="00031F7F">
        <w:rPr>
          <w:rFonts w:hint="cs"/>
          <w:rtl/>
        </w:rPr>
        <w:t>[</w:t>
      </w:r>
      <w:r w:rsidRPr="00E67C1F">
        <w:rPr>
          <w:rtl/>
        </w:rPr>
        <w:t xml:space="preserve">מעודו לא </w:t>
      </w:r>
      <w:r w:rsidR="00C02B17" w:rsidRPr="00E67C1F">
        <w:rPr>
          <w:rFonts w:hint="eastAsia"/>
          <w:rtl/>
        </w:rPr>
        <w:t>לקח</w:t>
      </w:r>
      <w:r w:rsidR="00C02B17" w:rsidRPr="00E67C1F">
        <w:rPr>
          <w:rtl/>
        </w:rPr>
        <w:t xml:space="preserve"> </w:t>
      </w:r>
      <w:r w:rsidR="00C02B17" w:rsidRPr="00E67C1F">
        <w:rPr>
          <w:rFonts w:hint="eastAsia"/>
          <w:rtl/>
        </w:rPr>
        <w:t>חלק</w:t>
      </w:r>
      <w:r w:rsidRPr="00E67C1F">
        <w:rPr>
          <w:rtl/>
        </w:rPr>
        <w:t xml:space="preserve"> בשיחה כזאת.</w:t>
      </w:r>
      <w:r w:rsidR="00031F7F">
        <w:rPr>
          <w:rFonts w:hint="cs"/>
          <w:rtl/>
        </w:rPr>
        <w:t>]</w:t>
      </w:r>
      <w:r w:rsidRPr="00E67C1F">
        <w:rPr>
          <w:rtl/>
        </w:rPr>
        <w:t xml:space="preserve"> המהירות שבה אלכס גלש לאינטמיות מופרזת הטריפה אותו.</w:t>
      </w:r>
      <w:r w:rsidR="009B74EF" w:rsidRPr="00E67C1F">
        <w:rPr>
          <w:rtl/>
        </w:rPr>
        <w:t xml:space="preserve"> </w:t>
      </w:r>
      <w:r w:rsidR="00036EFF" w:rsidRPr="00036EFF">
        <w:rPr>
          <w:rFonts w:cs="Times New Roman"/>
          <w:rtl/>
        </w:rPr>
        <w:t>ראוי היה ברגע שכזה להזכיר את הדס, לדבר</w:t>
      </w:r>
      <w:r w:rsidR="009B74EF" w:rsidRPr="00E67C1F">
        <w:rPr>
          <w:rtl/>
        </w:rPr>
        <w:t xml:space="preserve"> על </w:t>
      </w:r>
      <w:r w:rsidR="00404435" w:rsidRPr="00E67C1F">
        <w:rPr>
          <w:rFonts w:hint="eastAsia"/>
          <w:rtl/>
        </w:rPr>
        <w:t>פלח</w:t>
      </w:r>
      <w:r w:rsidR="002F487F">
        <w:rPr>
          <w:rFonts w:hint="cs"/>
          <w:rtl/>
        </w:rPr>
        <w:t xml:space="preserve"> </w:t>
      </w:r>
      <w:r w:rsidR="00597795" w:rsidRPr="00E67C1F">
        <w:rPr>
          <w:rFonts w:hint="eastAsia"/>
          <w:rtl/>
        </w:rPr>
        <w:t>חיי</w:t>
      </w:r>
      <w:r w:rsidR="006933C0">
        <w:rPr>
          <w:rFonts w:hint="cs"/>
          <w:rtl/>
        </w:rPr>
        <w:t>ו</w:t>
      </w:r>
      <w:r w:rsidR="00597795" w:rsidRPr="00E67C1F">
        <w:rPr>
          <w:rtl/>
        </w:rPr>
        <w:t xml:space="preserve"> </w:t>
      </w:r>
      <w:r w:rsidR="00404435" w:rsidRPr="00E67C1F">
        <w:rPr>
          <w:rFonts w:hint="eastAsia"/>
          <w:rtl/>
        </w:rPr>
        <w:t>ש</w:t>
      </w:r>
      <w:r w:rsidR="00597795" w:rsidRPr="00E67C1F">
        <w:rPr>
          <w:rFonts w:hint="eastAsia"/>
          <w:rtl/>
        </w:rPr>
        <w:t>היה</w:t>
      </w:r>
      <w:r w:rsidR="00597795" w:rsidRPr="00E67C1F">
        <w:rPr>
          <w:rtl/>
        </w:rPr>
        <w:t xml:space="preserve"> </w:t>
      </w:r>
      <w:r w:rsidR="00597795" w:rsidRPr="00E67C1F">
        <w:rPr>
          <w:rFonts w:hint="eastAsia"/>
          <w:rtl/>
        </w:rPr>
        <w:t>נפרד</w:t>
      </w:r>
      <w:r w:rsidR="00597795" w:rsidRPr="00E67C1F">
        <w:rPr>
          <w:rtl/>
        </w:rPr>
        <w:t xml:space="preserve"> </w:t>
      </w:r>
      <w:r w:rsidR="00597795" w:rsidRPr="00E67C1F">
        <w:rPr>
          <w:rFonts w:hint="eastAsia"/>
          <w:rtl/>
        </w:rPr>
        <w:t>לגמרי</w:t>
      </w:r>
      <w:r w:rsidR="00597795" w:rsidRPr="00E67C1F">
        <w:rPr>
          <w:rtl/>
        </w:rPr>
        <w:t xml:space="preserve"> </w:t>
      </w:r>
      <w:r w:rsidR="00597795" w:rsidRPr="00E67C1F">
        <w:rPr>
          <w:rFonts w:hint="eastAsia"/>
          <w:rtl/>
        </w:rPr>
        <w:t>מאלכס</w:t>
      </w:r>
      <w:r w:rsidR="00597795" w:rsidRPr="00E67C1F">
        <w:rPr>
          <w:rtl/>
        </w:rPr>
        <w:t>.</w:t>
      </w:r>
      <w:r w:rsidR="00404435" w:rsidRPr="00E67C1F">
        <w:rPr>
          <w:rtl/>
        </w:rPr>
        <w:t xml:space="preserve"> </w:t>
      </w:r>
      <w:r w:rsidR="00070338">
        <w:rPr>
          <w:rFonts w:hint="cs"/>
          <w:rtl/>
        </w:rPr>
        <w:t>"בעיקרון אנחנו ביחד כמעט כל הזמן, הדס ואני," הוא אמר, אבל אלכס התייחס לעובדה</w:t>
      </w:r>
      <w:r w:rsidR="006933C0" w:rsidRPr="006933C0">
        <w:rPr>
          <w:rtl/>
        </w:rPr>
        <w:t xml:space="preserve"> </w:t>
      </w:r>
      <w:r w:rsidR="006933C0" w:rsidRPr="006933C0">
        <w:rPr>
          <w:rFonts w:cs="Times New Roman"/>
          <w:rtl/>
        </w:rPr>
        <w:t>יוקרתית</w:t>
      </w:r>
      <w:r w:rsidR="00070338">
        <w:rPr>
          <w:rFonts w:hint="cs"/>
          <w:rtl/>
        </w:rPr>
        <w:t xml:space="preserve"> זו באדישות. </w:t>
      </w:r>
      <w:r w:rsidR="00070338" w:rsidRPr="00CD067C">
        <w:rPr>
          <w:rtl/>
        </w:rPr>
        <w:t>"אתה לא יודע מה זה כשיש חברה. לך אין חברה בכלל."</w:t>
      </w:r>
    </w:p>
    <w:p w14:paraId="7BC47306" w14:textId="47C51433" w:rsidR="004C5CD1" w:rsidRPr="002F487F" w:rsidRDefault="00C02B17" w:rsidP="005F76FE">
      <w:pPr>
        <w:rPr>
          <w:color w:val="A6A6A6" w:themeColor="background1" w:themeShade="A6"/>
          <w:rtl/>
        </w:rPr>
      </w:pPr>
      <w:r w:rsidRPr="002F487F">
        <w:rPr>
          <w:rFonts w:hint="cs"/>
          <w:color w:val="A6A6A6" w:themeColor="background1" w:themeShade="A6"/>
          <w:rtl/>
        </w:rPr>
        <w:lastRenderedPageBreak/>
        <w:t>[</w:t>
      </w:r>
      <w:r w:rsidR="004C5CD1" w:rsidRPr="002F487F">
        <w:rPr>
          <w:rFonts w:hint="cs"/>
          <w:color w:val="A6A6A6" w:themeColor="background1" w:themeShade="A6"/>
          <w:rtl/>
        </w:rPr>
        <w:t>הריחוק שהוא מייצר בין ה</w:t>
      </w:r>
      <w:r w:rsidR="002C451D" w:rsidRPr="002F487F">
        <w:rPr>
          <w:rFonts w:hint="cs"/>
          <w:color w:val="A6A6A6" w:themeColor="background1" w:themeShade="A6"/>
          <w:rtl/>
        </w:rPr>
        <w:t>התנסות[</w:t>
      </w:r>
      <w:r w:rsidR="004C5CD1" w:rsidRPr="002F487F">
        <w:rPr>
          <w:color w:val="A6A6A6" w:themeColor="background1" w:themeShade="A6"/>
        </w:rPr>
        <w:t>experience</w:t>
      </w:r>
      <w:r w:rsidR="002C451D" w:rsidRPr="002F487F">
        <w:rPr>
          <w:rFonts w:hint="cs"/>
          <w:color w:val="A6A6A6" w:themeColor="background1" w:themeShade="A6"/>
          <w:rtl/>
        </w:rPr>
        <w:t>]</w:t>
      </w:r>
      <w:r w:rsidR="004C5CD1" w:rsidRPr="002F487F">
        <w:rPr>
          <w:rFonts w:hint="cs"/>
          <w:color w:val="A6A6A6" w:themeColor="background1" w:themeShade="A6"/>
          <w:rtl/>
        </w:rPr>
        <w:t xml:space="preserve"> שלו ל</w:t>
      </w:r>
      <w:r w:rsidR="004C5CD1" w:rsidRPr="002F487F">
        <w:rPr>
          <w:color w:val="A6A6A6" w:themeColor="background1" w:themeShade="A6"/>
        </w:rPr>
        <w:t>experience</w:t>
      </w:r>
      <w:r w:rsidR="004C5CD1" w:rsidRPr="002F487F">
        <w:rPr>
          <w:rFonts w:hint="cs"/>
          <w:color w:val="A6A6A6" w:themeColor="background1" w:themeShade="A6"/>
          <w:rtl/>
        </w:rPr>
        <w:t xml:space="preserve"> של אלכס של אותו רגע הוא מה שגורם לארקדי אח"כ להיות ברוטלי ולהגיד לעולם אני לא אוכל לתת לך את מה שאתה מצפה ממני.</w:t>
      </w:r>
    </w:p>
    <w:p w14:paraId="3A7D9F39" w14:textId="6CCCF3AF" w:rsidR="004627AB" w:rsidRPr="002F487F" w:rsidRDefault="004627AB" w:rsidP="00DD50FA">
      <w:pPr>
        <w:rPr>
          <w:color w:val="A6A6A6" w:themeColor="background1" w:themeShade="A6"/>
          <w:rtl/>
        </w:rPr>
      </w:pPr>
      <w:r w:rsidRPr="002F487F">
        <w:rPr>
          <w:color w:val="A6A6A6" w:themeColor="background1" w:themeShade="A6"/>
          <w:rtl/>
        </w:rPr>
        <w:t>"לא היית רוצה אותה?" שאל ארקדי.</w:t>
      </w:r>
    </w:p>
    <w:p w14:paraId="005212DF" w14:textId="77777777" w:rsidR="004627AB" w:rsidRPr="002F487F" w:rsidRDefault="004627AB" w:rsidP="00250000">
      <w:pPr>
        <w:rPr>
          <w:color w:val="A6A6A6" w:themeColor="background1" w:themeShade="A6"/>
          <w:rtl/>
        </w:rPr>
      </w:pPr>
      <w:r w:rsidRPr="002F487F">
        <w:rPr>
          <w:color w:val="A6A6A6" w:themeColor="background1" w:themeShade="A6"/>
          <w:rtl/>
        </w:rPr>
        <w:t>"את מי?"</w:t>
      </w:r>
    </w:p>
    <w:p w14:paraId="67AA9B39" w14:textId="77777777" w:rsidR="004627AB" w:rsidRPr="002F487F" w:rsidRDefault="004627AB" w:rsidP="00250000">
      <w:pPr>
        <w:rPr>
          <w:color w:val="A6A6A6" w:themeColor="background1" w:themeShade="A6"/>
          <w:rtl/>
        </w:rPr>
      </w:pPr>
      <w:r w:rsidRPr="002F487F">
        <w:rPr>
          <w:color w:val="A6A6A6" w:themeColor="background1" w:themeShade="A6"/>
          <w:rtl/>
        </w:rPr>
        <w:t>"את הדס, מה זאת אומרת את מי?"</w:t>
      </w:r>
    </w:p>
    <w:p w14:paraId="1711CBFA" w14:textId="77777777" w:rsidR="004627AB" w:rsidRPr="002F487F" w:rsidRDefault="004627AB" w:rsidP="005F76FE">
      <w:pPr>
        <w:rPr>
          <w:color w:val="A6A6A6" w:themeColor="background1" w:themeShade="A6"/>
          <w:rtl/>
        </w:rPr>
      </w:pPr>
      <w:r w:rsidRPr="002F487F">
        <w:rPr>
          <w:color w:val="A6A6A6" w:themeColor="background1" w:themeShade="A6"/>
          <w:rtl/>
        </w:rPr>
        <w:t>"את הדס?" הוא תר בעיניו אחר מאפרה. "רוצה אותה כמו מה? כמו חברה שלי, אתה מתכוון?"</w:t>
      </w:r>
    </w:p>
    <w:p w14:paraId="20CAF7C2" w14:textId="77777777" w:rsidR="004627AB" w:rsidRPr="002F487F" w:rsidRDefault="004627AB" w:rsidP="00250000">
      <w:pPr>
        <w:rPr>
          <w:color w:val="A6A6A6" w:themeColor="background1" w:themeShade="A6"/>
          <w:rtl/>
        </w:rPr>
      </w:pPr>
      <w:r w:rsidRPr="002F487F">
        <w:rPr>
          <w:color w:val="A6A6A6" w:themeColor="background1" w:themeShade="A6"/>
          <w:rtl/>
        </w:rPr>
        <w:t>"כן, כמו חברה שלך!"</w:t>
      </w:r>
    </w:p>
    <w:p w14:paraId="258FA153" w14:textId="77777777" w:rsidR="004627AB" w:rsidRPr="002F487F" w:rsidRDefault="004627AB" w:rsidP="00250000">
      <w:pPr>
        <w:rPr>
          <w:color w:val="A6A6A6" w:themeColor="background1" w:themeShade="A6"/>
          <w:rtl/>
        </w:rPr>
      </w:pPr>
      <w:r w:rsidRPr="002F487F">
        <w:rPr>
          <w:color w:val="A6A6A6" w:themeColor="background1" w:themeShade="A6"/>
          <w:rtl/>
        </w:rPr>
        <w:t xml:space="preserve">"אתה לא רציני." </w:t>
      </w:r>
    </w:p>
    <w:p w14:paraId="122CAA72" w14:textId="77777777" w:rsidR="004627AB" w:rsidRPr="002F487F" w:rsidRDefault="004627AB" w:rsidP="00250000">
      <w:pPr>
        <w:rPr>
          <w:color w:val="A6A6A6" w:themeColor="background1" w:themeShade="A6"/>
          <w:rtl/>
        </w:rPr>
      </w:pPr>
      <w:r w:rsidRPr="002F487F">
        <w:rPr>
          <w:color w:val="A6A6A6" w:themeColor="background1" w:themeShade="A6"/>
          <w:rtl/>
        </w:rPr>
        <w:t>"אני שואל באופן היפותטי אם היית רוצה אותה."</w:t>
      </w:r>
    </w:p>
    <w:p w14:paraId="5693A138" w14:textId="77777777" w:rsidR="004627AB" w:rsidRPr="002F487F" w:rsidRDefault="005F76FE" w:rsidP="005F76FE">
      <w:pPr>
        <w:rPr>
          <w:color w:val="A6A6A6" w:themeColor="background1" w:themeShade="A6"/>
          <w:rtl/>
        </w:rPr>
      </w:pPr>
      <w:r w:rsidRPr="002F487F">
        <w:rPr>
          <w:color w:val="A6A6A6" w:themeColor="background1" w:themeShade="A6"/>
          <w:rtl/>
        </w:rPr>
        <w:t>"לא, ב</w:t>
      </w:r>
      <w:r w:rsidRPr="002F487F">
        <w:rPr>
          <w:rFonts w:hint="cs"/>
          <w:color w:val="A6A6A6" w:themeColor="background1" w:themeShade="A6"/>
          <w:rtl/>
        </w:rPr>
        <w:t>וודאי ש</w:t>
      </w:r>
      <w:r w:rsidR="004627AB" w:rsidRPr="002F487F">
        <w:rPr>
          <w:color w:val="A6A6A6" w:themeColor="background1" w:themeShade="A6"/>
          <w:rtl/>
        </w:rPr>
        <w:t>לא."</w:t>
      </w:r>
    </w:p>
    <w:p w14:paraId="789CB7F5" w14:textId="77777777" w:rsidR="004627AB" w:rsidRPr="002F487F" w:rsidRDefault="005F76FE" w:rsidP="00250000">
      <w:pPr>
        <w:rPr>
          <w:color w:val="A6A6A6" w:themeColor="background1" w:themeShade="A6"/>
          <w:rtl/>
        </w:rPr>
      </w:pPr>
      <w:r w:rsidRPr="002F487F">
        <w:rPr>
          <w:color w:val="A6A6A6" w:themeColor="background1" w:themeShade="A6"/>
          <w:rtl/>
        </w:rPr>
        <w:t xml:space="preserve">"למה לא?" </w:t>
      </w:r>
      <w:r w:rsidR="009E45AB" w:rsidRPr="002F487F">
        <w:rPr>
          <w:color w:val="A6A6A6" w:themeColor="background1" w:themeShade="A6"/>
          <w:rtl/>
        </w:rPr>
        <w:t>ארקדי</w:t>
      </w:r>
      <w:r w:rsidRPr="002F487F">
        <w:rPr>
          <w:rFonts w:hint="cs"/>
          <w:color w:val="A6A6A6" w:themeColor="background1" w:themeShade="A6"/>
          <w:rtl/>
        </w:rPr>
        <w:t xml:space="preserve"> שאל</w:t>
      </w:r>
      <w:r w:rsidR="009E45AB" w:rsidRPr="002F487F">
        <w:rPr>
          <w:color w:val="A6A6A6" w:themeColor="background1" w:themeShade="A6"/>
          <w:rtl/>
        </w:rPr>
        <w:t>, מופתע ו</w:t>
      </w:r>
      <w:r w:rsidR="009E45AB" w:rsidRPr="002F487F">
        <w:rPr>
          <w:rFonts w:hint="cs"/>
          <w:color w:val="A6A6A6" w:themeColor="background1" w:themeShade="A6"/>
          <w:rtl/>
        </w:rPr>
        <w:t>פגוע</w:t>
      </w:r>
      <w:r w:rsidR="00D601ED" w:rsidRPr="002F487F">
        <w:rPr>
          <w:rFonts w:hint="cs"/>
          <w:color w:val="A6A6A6" w:themeColor="background1" w:themeShade="A6"/>
          <w:rtl/>
        </w:rPr>
        <w:t xml:space="preserve"> [הוא כבר היה מופתע ופגוע קודם כשאלכס אמר שיהרוג אותו בסכין]</w:t>
      </w:r>
      <w:r w:rsidR="004627AB" w:rsidRPr="002F487F">
        <w:rPr>
          <w:color w:val="A6A6A6" w:themeColor="background1" w:themeShade="A6"/>
          <w:rtl/>
        </w:rPr>
        <w:t>.</w:t>
      </w:r>
    </w:p>
    <w:p w14:paraId="2F4A314F" w14:textId="77777777" w:rsidR="004627AB" w:rsidRPr="002F487F" w:rsidRDefault="004627AB" w:rsidP="009E45AB">
      <w:pPr>
        <w:rPr>
          <w:color w:val="A6A6A6" w:themeColor="background1" w:themeShade="A6"/>
          <w:rtl/>
        </w:rPr>
      </w:pPr>
      <w:r w:rsidRPr="002F487F">
        <w:rPr>
          <w:color w:val="A6A6A6" w:themeColor="background1" w:themeShade="A6"/>
          <w:rtl/>
        </w:rPr>
        <w:t xml:space="preserve">"הרבה סיבות." אלכס נשף את העשן לתיקרה, לאט לאט, משתדל להוציא את הדס, או כל דבר אחר </w:t>
      </w:r>
      <w:r w:rsidR="009E45AB" w:rsidRPr="002F487F">
        <w:rPr>
          <w:rFonts w:hint="cs"/>
          <w:color w:val="A6A6A6" w:themeColor="background1" w:themeShade="A6"/>
          <w:rtl/>
        </w:rPr>
        <w:t xml:space="preserve">שאינו </w:t>
      </w:r>
      <w:r w:rsidRPr="002F487F">
        <w:rPr>
          <w:color w:val="A6A6A6" w:themeColor="background1" w:themeShade="A6"/>
          <w:rtl/>
        </w:rPr>
        <w:t xml:space="preserve">ניקוטין, ממוחו שכאב לאחר </w:t>
      </w:r>
      <w:r w:rsidRPr="002F487F">
        <w:rPr>
          <w:rFonts w:hint="cs"/>
          <w:color w:val="A6A6A6" w:themeColor="background1" w:themeShade="A6"/>
          <w:rtl/>
        </w:rPr>
        <w:t>ה</w:t>
      </w:r>
      <w:r w:rsidRPr="002F487F">
        <w:rPr>
          <w:color w:val="A6A6A6" w:themeColor="background1" w:themeShade="A6"/>
          <w:rtl/>
        </w:rPr>
        <w:t xml:space="preserve">לימודים </w:t>
      </w:r>
      <w:r w:rsidRPr="002F487F">
        <w:rPr>
          <w:rFonts w:hint="cs"/>
          <w:color w:val="A6A6A6" w:themeColor="background1" w:themeShade="A6"/>
          <w:rtl/>
        </w:rPr>
        <w:t>ה</w:t>
      </w:r>
      <w:r w:rsidRPr="002F487F">
        <w:rPr>
          <w:color w:val="A6A6A6" w:themeColor="background1" w:themeShade="A6"/>
          <w:rtl/>
        </w:rPr>
        <w:t>אינטנסיבי</w:t>
      </w:r>
      <w:r w:rsidRPr="002F487F">
        <w:rPr>
          <w:rFonts w:hint="cs"/>
          <w:color w:val="A6A6A6" w:themeColor="background1" w:themeShade="A6"/>
          <w:rtl/>
        </w:rPr>
        <w:t>ם</w:t>
      </w:r>
      <w:r w:rsidRPr="002F487F">
        <w:rPr>
          <w:color w:val="A6A6A6" w:themeColor="background1" w:themeShade="A6"/>
          <w:rtl/>
        </w:rPr>
        <w:t>.</w:t>
      </w:r>
    </w:p>
    <w:p w14:paraId="2B4E2A42" w14:textId="7E0ACA78" w:rsidR="009B3977" w:rsidRPr="002F487F" w:rsidRDefault="00DD50FA" w:rsidP="00A7525A">
      <w:pPr>
        <w:rPr>
          <w:color w:val="A6A6A6" w:themeColor="background1" w:themeShade="A6"/>
          <w:rtl/>
        </w:rPr>
      </w:pPr>
      <w:r w:rsidRPr="002F487F">
        <w:rPr>
          <w:rFonts w:hint="cs"/>
          <w:color w:val="A6A6A6" w:themeColor="background1" w:themeShade="A6"/>
          <w:rtl/>
        </w:rPr>
        <w:t>]</w:t>
      </w:r>
    </w:p>
    <w:p w14:paraId="116802AC" w14:textId="77777777" w:rsidR="004627AB" w:rsidRPr="00CD067C" w:rsidRDefault="004627AB" w:rsidP="00250000">
      <w:pPr>
        <w:rPr>
          <w:rtl/>
        </w:rPr>
      </w:pPr>
      <w:r w:rsidRPr="00CD067C">
        <w:rPr>
          <w:rtl/>
        </w:rPr>
        <w:t>"אין לי מישהי קבועה כרגע."</w:t>
      </w:r>
    </w:p>
    <w:p w14:paraId="5E3B4617" w14:textId="70F94381" w:rsidR="004627AB" w:rsidRPr="00CD067C" w:rsidRDefault="004627AB" w:rsidP="00250000">
      <w:pPr>
        <w:rPr>
          <w:rtl/>
        </w:rPr>
      </w:pPr>
      <w:r w:rsidRPr="00CD067C">
        <w:rPr>
          <w:rtl/>
        </w:rPr>
        <w:t xml:space="preserve">"כאילו </w:t>
      </w:r>
      <w:r w:rsidR="00DD50FA">
        <w:rPr>
          <w:rFonts w:hint="cs"/>
          <w:rtl/>
        </w:rPr>
        <w:t>ש</w:t>
      </w:r>
      <w:r w:rsidRPr="00CD067C">
        <w:rPr>
          <w:rtl/>
        </w:rPr>
        <w:t>יש לך מישהי לא קבועה</w:t>
      </w:r>
      <w:r w:rsidR="00AD3B37">
        <w:rPr>
          <w:rFonts w:hint="cs"/>
          <w:rtl/>
        </w:rPr>
        <w:t>,</w:t>
      </w:r>
      <w:r w:rsidRPr="00CD067C">
        <w:rPr>
          <w:rtl/>
        </w:rPr>
        <w:t>"</w:t>
      </w:r>
      <w:r w:rsidR="00036EFF" w:rsidRPr="00036EFF">
        <w:rPr>
          <w:rFonts w:hint="cs"/>
          <w:rtl/>
        </w:rPr>
        <w:t xml:space="preserve"> </w:t>
      </w:r>
      <w:r w:rsidR="00AD3B37" w:rsidRPr="00AD3B37">
        <w:rPr>
          <w:rFonts w:cs="Times New Roman"/>
          <w:rtl/>
        </w:rPr>
        <w:t xml:space="preserve">הוא אמר בלעג, איזה טמבל האלכס הזה! אלא אם </w:t>
      </w:r>
      <w:r w:rsidR="00BA54DA">
        <w:rPr>
          <w:rFonts w:cs="Times New Roman" w:hint="cs"/>
          <w:rtl/>
        </w:rPr>
        <w:t>[</w:t>
      </w:r>
      <w:r w:rsidR="00AD3B37" w:rsidRPr="00AD3B37">
        <w:rPr>
          <w:rFonts w:cs="Times New Roman"/>
          <w:rtl/>
        </w:rPr>
        <w:t xml:space="preserve">כן – </w:t>
      </w:r>
      <w:r w:rsidR="00036EFF">
        <w:rPr>
          <w:rFonts w:hint="cs"/>
          <w:rtl/>
        </w:rPr>
        <w:t>הייתכן כי</w:t>
      </w:r>
      <w:r w:rsidR="00BA54DA">
        <w:rPr>
          <w:rFonts w:hint="cs"/>
          <w:rtl/>
        </w:rPr>
        <w:t>]</w:t>
      </w:r>
      <w:r w:rsidR="00036EFF">
        <w:rPr>
          <w:rFonts w:cs="Times New Roman"/>
          <w:rtl/>
        </w:rPr>
        <w:t xml:space="preserve"> הכתמים </w:t>
      </w:r>
      <w:r w:rsidR="00036EFF">
        <w:rPr>
          <w:rFonts w:cs="Times New Roman" w:hint="cs"/>
          <w:rtl/>
        </w:rPr>
        <w:t>ע</w:t>
      </w:r>
      <w:r w:rsidR="00036EFF">
        <w:rPr>
          <w:rFonts w:cs="Times New Roman"/>
          <w:rtl/>
        </w:rPr>
        <w:t xml:space="preserve">ל צווארו </w:t>
      </w:r>
      <w:r w:rsidR="00BA54DA">
        <w:rPr>
          <w:rFonts w:cs="Times New Roman" w:hint="cs"/>
          <w:rtl/>
        </w:rPr>
        <w:t>[</w:t>
      </w:r>
      <w:r w:rsidR="00036EFF">
        <w:rPr>
          <w:rFonts w:cs="Times New Roman" w:hint="cs"/>
          <w:rtl/>
        </w:rPr>
        <w:t>בגווני סגול ואדום</w:t>
      </w:r>
      <w:r w:rsidR="00BA54DA">
        <w:rPr>
          <w:rFonts w:cs="Times New Roman" w:hint="cs"/>
          <w:rtl/>
        </w:rPr>
        <w:t>] אין</w:t>
      </w:r>
      <w:r w:rsidR="00036EFF">
        <w:rPr>
          <w:rFonts w:cs="Times New Roman" w:hint="cs"/>
          <w:rtl/>
        </w:rPr>
        <w:t xml:space="preserve"> מקורם ב</w:t>
      </w:r>
      <w:r w:rsidR="004724B1">
        <w:rPr>
          <w:rFonts w:cs="Times New Roman" w:hint="cs"/>
          <w:rtl/>
        </w:rPr>
        <w:t>מהלומות</w:t>
      </w:r>
      <w:r w:rsidR="00036EFF">
        <w:rPr>
          <w:rFonts w:cs="Times New Roman" w:hint="cs"/>
          <w:rtl/>
        </w:rPr>
        <w:t xml:space="preserve"> [בקטטות חדשות שהשתתף בהן / בחבטות מוזרות ואגרופים מכל מני</w:t>
      </w:r>
      <w:r w:rsidR="00036EFF">
        <w:rPr>
          <w:rFonts w:cs="Times New Roman"/>
        </w:rPr>
        <w:t>courtesy of</w:t>
      </w:r>
      <w:r w:rsidR="00166ABB">
        <w:rPr>
          <w:rFonts w:cs="Times New Roman"/>
          <w:rtl/>
        </w:rPr>
        <w:t xml:space="preserve"> </w:t>
      </w:r>
      <w:r w:rsidR="00036EFF">
        <w:rPr>
          <w:rFonts w:cs="Times New Roman" w:hint="cs"/>
          <w:rtl/>
        </w:rPr>
        <w:t>באדיבות</w:t>
      </w:r>
      <w:r w:rsidR="00BA54DA">
        <w:rPr>
          <w:rFonts w:cs="Times New Roman" w:hint="cs"/>
          <w:rtl/>
        </w:rPr>
        <w:t>]</w:t>
      </w:r>
      <w:r w:rsidR="00036EFF">
        <w:rPr>
          <w:rFonts w:cs="Times New Roman" w:hint="cs"/>
          <w:rtl/>
        </w:rPr>
        <w:t xml:space="preserve"> </w:t>
      </w:r>
      <w:r w:rsidR="00BA54DA">
        <w:rPr>
          <w:rFonts w:cs="Times New Roman" w:hint="cs"/>
          <w:rtl/>
        </w:rPr>
        <w:t xml:space="preserve">שהלמו בו </w:t>
      </w:r>
      <w:r w:rsidR="00B879CF">
        <w:rPr>
          <w:rFonts w:cs="Times New Roman" w:hint="cs"/>
          <w:rtl/>
        </w:rPr>
        <w:t>חבריו המופרעים</w:t>
      </w:r>
      <w:r w:rsidR="00BA54DA">
        <w:rPr>
          <w:rFonts w:cs="Times New Roman" w:hint="cs"/>
          <w:rtl/>
        </w:rPr>
        <w:t>.</w:t>
      </w:r>
      <w:r w:rsidR="00B879CF">
        <w:rPr>
          <w:rFonts w:cs="Times New Roman" w:hint="cs"/>
          <w:rtl/>
        </w:rPr>
        <w:t xml:space="preserve"> [</w:t>
      </w:r>
      <w:r w:rsidR="00036EFF">
        <w:rPr>
          <w:rFonts w:cs="Times New Roman" w:hint="cs"/>
          <w:rtl/>
        </w:rPr>
        <w:t xml:space="preserve">הפושטקים שבחברתם הסתובב? אולי </w:t>
      </w:r>
      <w:r w:rsidR="001C5A04">
        <w:rPr>
          <w:rFonts w:cs="Times New Roman" w:hint="cs"/>
          <w:rtl/>
        </w:rPr>
        <w:t>הייתה</w:t>
      </w:r>
      <w:r w:rsidR="00036EFF">
        <w:rPr>
          <w:rFonts w:cs="Times New Roman"/>
          <w:rtl/>
        </w:rPr>
        <w:t xml:space="preserve"> </w:t>
      </w:r>
      <w:r w:rsidR="00036EFF">
        <w:rPr>
          <w:rFonts w:cs="Times New Roman" w:hint="cs"/>
          <w:rtl/>
        </w:rPr>
        <w:t>ל</w:t>
      </w:r>
      <w:r w:rsidR="00036EFF">
        <w:rPr>
          <w:rFonts w:cs="Times New Roman"/>
          <w:rtl/>
        </w:rPr>
        <w:t>הם משמעות אחרת, כלומר נשיקות...</w:t>
      </w:r>
      <w:r w:rsidR="00036EFF">
        <w:rPr>
          <w:rFonts w:cs="Times New Roman" w:hint="cs"/>
          <w:rtl/>
        </w:rPr>
        <w:t>]</w:t>
      </w:r>
    </w:p>
    <w:p w14:paraId="22FCD6BF" w14:textId="31CAF5FA" w:rsidR="004627AB" w:rsidRPr="00CD067C" w:rsidRDefault="004627AB" w:rsidP="00250000">
      <w:pPr>
        <w:rPr>
          <w:rtl/>
        </w:rPr>
      </w:pPr>
      <w:r w:rsidRPr="00CD067C">
        <w:rPr>
          <w:rtl/>
        </w:rPr>
        <w:t>"לפעמים</w:t>
      </w:r>
      <w:r w:rsidR="006933C0">
        <w:rPr>
          <w:rFonts w:hint="cs"/>
          <w:rtl/>
        </w:rPr>
        <w:t xml:space="preserve"> יש</w:t>
      </w:r>
      <w:r w:rsidRPr="00CD067C">
        <w:rPr>
          <w:rtl/>
        </w:rPr>
        <w:t>."</w:t>
      </w:r>
    </w:p>
    <w:p w14:paraId="58C71090" w14:textId="77777777" w:rsidR="004627AB" w:rsidRPr="00CD067C" w:rsidRDefault="004627AB" w:rsidP="00250000">
      <w:pPr>
        <w:rPr>
          <w:rtl/>
        </w:rPr>
      </w:pPr>
      <w:r w:rsidRPr="00CD067C">
        <w:rPr>
          <w:rtl/>
        </w:rPr>
        <w:t>"לפעמים יש לך מישהי?"</w:t>
      </w:r>
    </w:p>
    <w:p w14:paraId="67D34079" w14:textId="77777777" w:rsidR="004627AB" w:rsidRPr="00CD067C" w:rsidRDefault="004627AB" w:rsidP="005F76FE">
      <w:pPr>
        <w:rPr>
          <w:rtl/>
        </w:rPr>
      </w:pPr>
      <w:r w:rsidRPr="00CD067C">
        <w:rPr>
          <w:rtl/>
        </w:rPr>
        <w:t xml:space="preserve">"מה אתה </w:t>
      </w:r>
      <w:r w:rsidR="005F76FE">
        <w:rPr>
          <w:rFonts w:hint="cs"/>
          <w:rtl/>
        </w:rPr>
        <w:t>מתפלא</w:t>
      </w:r>
      <w:r w:rsidRPr="00CD067C">
        <w:rPr>
          <w:rtl/>
        </w:rPr>
        <w:t>?"</w:t>
      </w:r>
    </w:p>
    <w:p w14:paraId="2E5D4BD5" w14:textId="03397FC5" w:rsidR="004627AB" w:rsidRPr="00CD067C" w:rsidRDefault="004627AB" w:rsidP="005F76FE">
      <w:pPr>
        <w:rPr>
          <w:rtl/>
        </w:rPr>
      </w:pPr>
      <w:r w:rsidRPr="00CD067C">
        <w:rPr>
          <w:rtl/>
        </w:rPr>
        <w:t>"</w:t>
      </w:r>
      <w:r w:rsidR="008976F7">
        <w:rPr>
          <w:rtl/>
        </w:rPr>
        <w:t>לא יודע. אתה כ</w:t>
      </w:r>
      <w:r w:rsidR="005F76FE">
        <w:rPr>
          <w:rFonts w:hint="cs"/>
          <w:rtl/>
        </w:rPr>
        <w:t>זה נמוך</w:t>
      </w:r>
      <w:r w:rsidRPr="00CD067C">
        <w:rPr>
          <w:rtl/>
        </w:rPr>
        <w:t>..."</w:t>
      </w:r>
    </w:p>
    <w:p w14:paraId="4C32F71B" w14:textId="600CAC5B" w:rsidR="004627AB" w:rsidRPr="002F487F" w:rsidRDefault="005F76FE" w:rsidP="00250000">
      <w:pPr>
        <w:rPr>
          <w:color w:val="A6A6A6" w:themeColor="background1" w:themeShade="A6"/>
          <w:rtl/>
        </w:rPr>
      </w:pPr>
      <w:r>
        <w:rPr>
          <w:rtl/>
        </w:rPr>
        <w:t xml:space="preserve">"אז מה." </w:t>
      </w:r>
      <w:r w:rsidR="000F713A" w:rsidRPr="002F487F">
        <w:rPr>
          <w:rFonts w:hint="cs"/>
          <w:color w:val="A6A6A6" w:themeColor="background1" w:themeShade="A6"/>
          <w:rtl/>
        </w:rPr>
        <w:t>[</w:t>
      </w:r>
      <w:r w:rsidR="00F85C0E" w:rsidRPr="002F487F">
        <w:rPr>
          <w:rFonts w:hint="eastAsia"/>
          <w:color w:val="A6A6A6" w:themeColor="background1" w:themeShade="A6"/>
          <w:rtl/>
        </w:rPr>
        <w:t>ברוח</w:t>
      </w:r>
      <w:r w:rsidR="00F85C0E" w:rsidRPr="002F487F">
        <w:rPr>
          <w:color w:val="A6A6A6" w:themeColor="background1" w:themeShade="A6"/>
          <w:rtl/>
        </w:rPr>
        <w:t xml:space="preserve"> חזקה הצמחים נכפפים, ושבים ומזדקפים כשהיא חולפת. </w:t>
      </w:r>
      <w:r w:rsidR="00DE791F" w:rsidRPr="002F487F">
        <w:rPr>
          <w:rFonts w:hint="eastAsia"/>
          <w:color w:val="A6A6A6" w:themeColor="background1" w:themeShade="A6"/>
          <w:rtl/>
        </w:rPr>
        <w:t>מאחר</w:t>
      </w:r>
      <w:r w:rsidR="00DE791F" w:rsidRPr="002F487F">
        <w:rPr>
          <w:color w:val="A6A6A6" w:themeColor="background1" w:themeShade="A6"/>
          <w:rtl/>
        </w:rPr>
        <w:t xml:space="preserve"> </w:t>
      </w:r>
      <w:r w:rsidR="00DE791F" w:rsidRPr="002F487F">
        <w:rPr>
          <w:rFonts w:hint="eastAsia"/>
          <w:color w:val="A6A6A6" w:themeColor="background1" w:themeShade="A6"/>
          <w:rtl/>
        </w:rPr>
        <w:t>ואיש</w:t>
      </w:r>
      <w:r w:rsidR="00DE791F" w:rsidRPr="002F487F">
        <w:rPr>
          <w:color w:val="A6A6A6" w:themeColor="background1" w:themeShade="A6"/>
          <w:rtl/>
        </w:rPr>
        <w:t xml:space="preserve"> </w:t>
      </w:r>
      <w:r w:rsidR="00DE791F" w:rsidRPr="002F487F">
        <w:rPr>
          <w:rFonts w:hint="eastAsia"/>
          <w:color w:val="A6A6A6" w:themeColor="background1" w:themeShade="A6"/>
          <w:rtl/>
        </w:rPr>
        <w:t>לא</w:t>
      </w:r>
      <w:r w:rsidR="00DE791F" w:rsidRPr="002F487F">
        <w:rPr>
          <w:color w:val="A6A6A6" w:themeColor="background1" w:themeShade="A6"/>
          <w:rtl/>
        </w:rPr>
        <w:t xml:space="preserve"> </w:t>
      </w:r>
      <w:r w:rsidR="00DE791F" w:rsidRPr="002F487F">
        <w:rPr>
          <w:rFonts w:hint="eastAsia"/>
          <w:color w:val="A6A6A6" w:themeColor="background1" w:themeShade="A6"/>
          <w:rtl/>
        </w:rPr>
        <w:t>טרח</w:t>
      </w:r>
      <w:r w:rsidR="00DE791F" w:rsidRPr="002F487F">
        <w:rPr>
          <w:color w:val="A6A6A6" w:themeColor="background1" w:themeShade="A6"/>
          <w:rtl/>
        </w:rPr>
        <w:t xml:space="preserve"> </w:t>
      </w:r>
      <w:r w:rsidR="00DE791F" w:rsidRPr="002F487F">
        <w:rPr>
          <w:rFonts w:hint="eastAsia"/>
          <w:color w:val="A6A6A6" w:themeColor="background1" w:themeShade="A6"/>
          <w:rtl/>
        </w:rPr>
        <w:t>עוד</w:t>
      </w:r>
      <w:r w:rsidR="00DE791F" w:rsidRPr="002F487F">
        <w:rPr>
          <w:color w:val="A6A6A6" w:themeColor="background1" w:themeShade="A6"/>
          <w:rtl/>
        </w:rPr>
        <w:t xml:space="preserve"> </w:t>
      </w:r>
      <w:r w:rsidR="00DE791F" w:rsidRPr="002F487F">
        <w:rPr>
          <w:rFonts w:hint="eastAsia"/>
          <w:color w:val="A6A6A6" w:themeColor="background1" w:themeShade="A6"/>
          <w:rtl/>
        </w:rPr>
        <w:t>לסחוב</w:t>
      </w:r>
      <w:r w:rsidR="00DE791F" w:rsidRPr="002F487F">
        <w:rPr>
          <w:color w:val="A6A6A6" w:themeColor="background1" w:themeShade="A6"/>
          <w:rtl/>
        </w:rPr>
        <w:t xml:space="preserve"> </w:t>
      </w:r>
      <w:r w:rsidR="00DE791F" w:rsidRPr="002F487F">
        <w:rPr>
          <w:rFonts w:hint="eastAsia"/>
          <w:color w:val="A6A6A6" w:themeColor="background1" w:themeShade="A6"/>
          <w:rtl/>
        </w:rPr>
        <w:t>אותו</w:t>
      </w:r>
      <w:r w:rsidR="00DE791F" w:rsidRPr="002F487F">
        <w:rPr>
          <w:color w:val="A6A6A6" w:themeColor="background1" w:themeShade="A6"/>
          <w:rtl/>
        </w:rPr>
        <w:t xml:space="preserve"> </w:t>
      </w:r>
      <w:r w:rsidR="00DE791F" w:rsidRPr="002F487F">
        <w:rPr>
          <w:rFonts w:hint="eastAsia"/>
          <w:color w:val="A6A6A6" w:themeColor="background1" w:themeShade="A6"/>
          <w:rtl/>
        </w:rPr>
        <w:t>לניטור</w:t>
      </w:r>
      <w:r w:rsidR="00DE791F" w:rsidRPr="002F487F">
        <w:rPr>
          <w:color w:val="A6A6A6" w:themeColor="background1" w:themeShade="A6"/>
          <w:rtl/>
        </w:rPr>
        <w:t xml:space="preserve"> </w:t>
      </w:r>
      <w:r w:rsidR="00DE791F" w:rsidRPr="002F487F">
        <w:rPr>
          <w:rFonts w:hint="eastAsia"/>
          <w:color w:val="A6A6A6" w:themeColor="background1" w:themeShade="A6"/>
          <w:rtl/>
        </w:rPr>
        <w:t>צמיחה</w:t>
      </w:r>
      <w:r w:rsidR="00DE791F" w:rsidRPr="002F487F">
        <w:rPr>
          <w:color w:val="A6A6A6" w:themeColor="background1" w:themeShade="A6"/>
          <w:rtl/>
        </w:rPr>
        <w:t xml:space="preserve"> </w:t>
      </w:r>
      <w:r w:rsidR="00DE791F" w:rsidRPr="002F487F">
        <w:rPr>
          <w:rFonts w:hint="eastAsia"/>
          <w:color w:val="A6A6A6" w:themeColor="background1" w:themeShade="A6"/>
          <w:rtl/>
        </w:rPr>
        <w:t>אצל</w:t>
      </w:r>
      <w:r w:rsidR="00DE791F" w:rsidRPr="002F487F">
        <w:rPr>
          <w:color w:val="A6A6A6" w:themeColor="background1" w:themeShade="A6"/>
          <w:rtl/>
        </w:rPr>
        <w:t xml:space="preserve"> </w:t>
      </w:r>
      <w:r w:rsidR="00DE791F" w:rsidRPr="002F487F">
        <w:rPr>
          <w:rFonts w:hint="eastAsia"/>
          <w:color w:val="A6A6A6" w:themeColor="background1" w:themeShade="A6"/>
          <w:rtl/>
        </w:rPr>
        <w:t>אנדוקרינולוגים</w:t>
      </w:r>
      <w:r w:rsidR="00DE791F" w:rsidRPr="002F487F">
        <w:rPr>
          <w:color w:val="A6A6A6" w:themeColor="background1" w:themeShade="A6"/>
          <w:rtl/>
        </w:rPr>
        <w:t xml:space="preserve">, </w:t>
      </w:r>
      <w:r w:rsidR="00DE791F" w:rsidRPr="002F487F">
        <w:rPr>
          <w:rFonts w:hint="eastAsia"/>
          <w:color w:val="A6A6A6" w:themeColor="background1" w:themeShade="A6"/>
          <w:rtl/>
        </w:rPr>
        <w:t>לא</w:t>
      </w:r>
      <w:r w:rsidR="00DE791F" w:rsidRPr="002F487F">
        <w:rPr>
          <w:color w:val="A6A6A6" w:themeColor="background1" w:themeShade="A6"/>
          <w:rtl/>
        </w:rPr>
        <w:t xml:space="preserve"> </w:t>
      </w:r>
      <w:r w:rsidR="00DE791F" w:rsidRPr="002F487F">
        <w:rPr>
          <w:rFonts w:hint="eastAsia"/>
          <w:color w:val="A6A6A6" w:themeColor="background1" w:themeShade="A6"/>
          <w:rtl/>
        </w:rPr>
        <w:t>היה</w:t>
      </w:r>
      <w:r w:rsidR="00DE791F" w:rsidRPr="002F487F">
        <w:rPr>
          <w:color w:val="A6A6A6" w:themeColor="background1" w:themeShade="A6"/>
          <w:rtl/>
        </w:rPr>
        <w:t xml:space="preserve"> </w:t>
      </w:r>
      <w:r w:rsidR="00DE791F" w:rsidRPr="002F487F">
        <w:rPr>
          <w:rFonts w:hint="eastAsia"/>
          <w:color w:val="A6A6A6" w:themeColor="background1" w:themeShade="A6"/>
          <w:rtl/>
        </w:rPr>
        <w:t>לו</w:t>
      </w:r>
      <w:r w:rsidR="00DE791F" w:rsidRPr="002F487F">
        <w:rPr>
          <w:color w:val="A6A6A6" w:themeColor="background1" w:themeShade="A6"/>
          <w:rtl/>
        </w:rPr>
        <w:t xml:space="preserve"> </w:t>
      </w:r>
      <w:r w:rsidR="00DE791F" w:rsidRPr="002F487F">
        <w:rPr>
          <w:rFonts w:hint="eastAsia"/>
          <w:color w:val="A6A6A6" w:themeColor="background1" w:themeShade="A6"/>
          <w:rtl/>
        </w:rPr>
        <w:t>שום</w:t>
      </w:r>
      <w:r w:rsidR="00DE791F" w:rsidRPr="002F487F">
        <w:rPr>
          <w:color w:val="A6A6A6" w:themeColor="background1" w:themeShade="A6"/>
          <w:rtl/>
        </w:rPr>
        <w:t xml:space="preserve"> </w:t>
      </w:r>
      <w:r w:rsidR="00DE791F" w:rsidRPr="002F487F">
        <w:rPr>
          <w:rFonts w:hint="eastAsia"/>
          <w:color w:val="A6A6A6" w:themeColor="background1" w:themeShade="A6"/>
          <w:rtl/>
        </w:rPr>
        <w:t>תירוץ</w:t>
      </w:r>
      <w:r w:rsidR="00DE791F" w:rsidRPr="002F487F">
        <w:rPr>
          <w:color w:val="A6A6A6" w:themeColor="background1" w:themeShade="A6"/>
          <w:rtl/>
        </w:rPr>
        <w:t xml:space="preserve"> </w:t>
      </w:r>
      <w:r w:rsidR="00DE791F" w:rsidRPr="002F487F">
        <w:rPr>
          <w:rFonts w:hint="eastAsia"/>
          <w:color w:val="A6A6A6" w:themeColor="background1" w:themeShade="A6"/>
          <w:rtl/>
        </w:rPr>
        <w:t>לא</w:t>
      </w:r>
      <w:r w:rsidR="00DE791F" w:rsidRPr="002F487F">
        <w:rPr>
          <w:color w:val="A6A6A6" w:themeColor="background1" w:themeShade="A6"/>
          <w:rtl/>
        </w:rPr>
        <w:t xml:space="preserve"> </w:t>
      </w:r>
      <w:r w:rsidR="00DE791F" w:rsidRPr="002F487F">
        <w:rPr>
          <w:rFonts w:hint="eastAsia"/>
          <w:color w:val="A6A6A6" w:themeColor="background1" w:themeShade="A6"/>
          <w:rtl/>
        </w:rPr>
        <w:t>להיות</w:t>
      </w:r>
      <w:r w:rsidR="00DE791F" w:rsidRPr="002F487F">
        <w:rPr>
          <w:color w:val="A6A6A6" w:themeColor="background1" w:themeShade="A6"/>
          <w:rtl/>
        </w:rPr>
        <w:t xml:space="preserve"> </w:t>
      </w:r>
      <w:r w:rsidR="00DE791F" w:rsidRPr="002F487F">
        <w:rPr>
          <w:rFonts w:hint="eastAsia"/>
          <w:color w:val="A6A6A6" w:themeColor="background1" w:themeShade="A6"/>
          <w:rtl/>
        </w:rPr>
        <w:t>מרוצה</w:t>
      </w:r>
      <w:r w:rsidR="00C90C6C" w:rsidRPr="002F487F">
        <w:rPr>
          <w:color w:val="A6A6A6" w:themeColor="background1" w:themeShade="A6"/>
          <w:rtl/>
        </w:rPr>
        <w:t xml:space="preserve"> מאוד </w:t>
      </w:r>
      <w:r w:rsidR="00DE791F" w:rsidRPr="002F487F">
        <w:rPr>
          <w:rFonts w:hint="eastAsia"/>
          <w:color w:val="A6A6A6" w:themeColor="background1" w:themeShade="A6"/>
          <w:rtl/>
        </w:rPr>
        <w:t>מהגובה</w:t>
      </w:r>
      <w:r w:rsidR="00DE791F" w:rsidRPr="002F487F">
        <w:rPr>
          <w:color w:val="A6A6A6" w:themeColor="background1" w:themeShade="A6"/>
          <w:rtl/>
        </w:rPr>
        <w:t xml:space="preserve"> </w:t>
      </w:r>
      <w:r w:rsidR="00DE791F" w:rsidRPr="002F487F">
        <w:rPr>
          <w:rFonts w:hint="eastAsia"/>
          <w:color w:val="A6A6A6" w:themeColor="background1" w:themeShade="A6"/>
          <w:rtl/>
        </w:rPr>
        <w:t>שלו</w:t>
      </w:r>
      <w:r w:rsidR="00DE791F" w:rsidRPr="002F487F">
        <w:rPr>
          <w:color w:val="A6A6A6" w:themeColor="background1" w:themeShade="A6"/>
          <w:rtl/>
        </w:rPr>
        <w:t xml:space="preserve">, </w:t>
      </w:r>
      <w:r w:rsidR="00DE791F" w:rsidRPr="002F487F">
        <w:rPr>
          <w:rFonts w:hint="eastAsia"/>
          <w:color w:val="A6A6A6" w:themeColor="background1" w:themeShade="A6"/>
          <w:rtl/>
        </w:rPr>
        <w:t>הוא</w:t>
      </w:r>
      <w:r w:rsidR="00DE791F" w:rsidRPr="002F487F">
        <w:rPr>
          <w:color w:val="A6A6A6" w:themeColor="background1" w:themeShade="A6"/>
          <w:rtl/>
        </w:rPr>
        <w:t xml:space="preserve"> </w:t>
      </w:r>
      <w:r w:rsidR="00DE791F" w:rsidRPr="002F487F">
        <w:rPr>
          <w:rFonts w:hint="eastAsia"/>
          <w:color w:val="A6A6A6" w:themeColor="background1" w:themeShade="A6"/>
          <w:rtl/>
        </w:rPr>
        <w:t>השתדל</w:t>
      </w:r>
      <w:r w:rsidR="00DE791F" w:rsidRPr="002F487F">
        <w:rPr>
          <w:color w:val="A6A6A6" w:themeColor="background1" w:themeShade="A6"/>
          <w:rtl/>
        </w:rPr>
        <w:t xml:space="preserve"> </w:t>
      </w:r>
      <w:r w:rsidR="00DE791F" w:rsidRPr="002F487F">
        <w:rPr>
          <w:rFonts w:hint="eastAsia"/>
          <w:color w:val="A6A6A6" w:themeColor="background1" w:themeShade="A6"/>
          <w:rtl/>
        </w:rPr>
        <w:t>להתרכז</w:t>
      </w:r>
      <w:r w:rsidR="00DE791F" w:rsidRPr="002F487F">
        <w:rPr>
          <w:color w:val="A6A6A6" w:themeColor="background1" w:themeShade="A6"/>
          <w:rtl/>
        </w:rPr>
        <w:t xml:space="preserve"> </w:t>
      </w:r>
      <w:r w:rsidR="00DE791F" w:rsidRPr="002F487F">
        <w:rPr>
          <w:rFonts w:hint="eastAsia"/>
          <w:color w:val="A6A6A6" w:themeColor="background1" w:themeShade="A6"/>
          <w:rtl/>
        </w:rPr>
        <w:t>בכך</w:t>
      </w:r>
      <w:r w:rsidR="00DE791F" w:rsidRPr="002F487F">
        <w:rPr>
          <w:color w:val="A6A6A6" w:themeColor="background1" w:themeShade="A6"/>
          <w:rtl/>
        </w:rPr>
        <w:t xml:space="preserve">. </w:t>
      </w:r>
      <w:r w:rsidR="00DE791F" w:rsidRPr="002F487F">
        <w:rPr>
          <w:rFonts w:hint="eastAsia"/>
          <w:color w:val="A6A6A6" w:themeColor="background1" w:themeShade="A6"/>
          <w:rtl/>
        </w:rPr>
        <w:t>אפילו</w:t>
      </w:r>
      <w:r w:rsidR="00DE791F" w:rsidRPr="002F487F">
        <w:rPr>
          <w:color w:val="A6A6A6" w:themeColor="background1" w:themeShade="A6"/>
          <w:rtl/>
        </w:rPr>
        <w:t xml:space="preserve"> </w:t>
      </w:r>
      <w:r w:rsidR="00DE791F" w:rsidRPr="002F487F">
        <w:rPr>
          <w:rFonts w:hint="eastAsia"/>
          <w:color w:val="A6A6A6" w:themeColor="background1" w:themeShade="A6"/>
          <w:rtl/>
        </w:rPr>
        <w:t>את</w:t>
      </w:r>
      <w:r w:rsidR="00DE791F" w:rsidRPr="002F487F">
        <w:rPr>
          <w:color w:val="A6A6A6" w:themeColor="background1" w:themeShade="A6"/>
          <w:rtl/>
        </w:rPr>
        <w:t xml:space="preserve"> </w:t>
      </w:r>
      <w:r w:rsidR="00DE791F" w:rsidRPr="002F487F">
        <w:rPr>
          <w:rFonts w:hint="eastAsia"/>
          <w:color w:val="A6A6A6" w:themeColor="background1" w:themeShade="A6"/>
          <w:rtl/>
        </w:rPr>
        <w:t>מאגסי</w:t>
      </w:r>
      <w:r w:rsidR="00DE791F" w:rsidRPr="002F487F">
        <w:rPr>
          <w:color w:val="A6A6A6" w:themeColor="background1" w:themeShade="A6"/>
          <w:rtl/>
        </w:rPr>
        <w:t xml:space="preserve"> </w:t>
      </w:r>
      <w:r w:rsidR="00DE791F" w:rsidRPr="002F487F">
        <w:rPr>
          <w:rFonts w:hint="eastAsia"/>
          <w:color w:val="A6A6A6" w:themeColor="background1" w:themeShade="A6"/>
          <w:rtl/>
        </w:rPr>
        <w:t>בוגס</w:t>
      </w:r>
      <w:r w:rsidR="00DE791F" w:rsidRPr="002F487F">
        <w:rPr>
          <w:color w:val="A6A6A6" w:themeColor="background1" w:themeShade="A6"/>
          <w:rtl/>
        </w:rPr>
        <w:t xml:space="preserve"> </w:t>
      </w:r>
      <w:r w:rsidR="00DE791F" w:rsidRPr="002F487F">
        <w:rPr>
          <w:rFonts w:hint="eastAsia"/>
          <w:color w:val="A6A6A6" w:themeColor="background1" w:themeShade="A6"/>
          <w:rtl/>
        </w:rPr>
        <w:t>כוכב</w:t>
      </w:r>
      <w:r w:rsidR="00DE791F" w:rsidRPr="002F487F">
        <w:rPr>
          <w:color w:val="A6A6A6" w:themeColor="background1" w:themeShade="A6"/>
          <w:rtl/>
        </w:rPr>
        <w:t xml:space="preserve"> </w:t>
      </w:r>
      <w:r w:rsidR="00DE791F" w:rsidRPr="002F487F">
        <w:rPr>
          <w:rFonts w:hint="eastAsia"/>
          <w:color w:val="A6A6A6" w:themeColor="background1" w:themeShade="A6"/>
          <w:rtl/>
        </w:rPr>
        <w:t>ה</w:t>
      </w:r>
      <w:r w:rsidR="00DE791F" w:rsidRPr="002F487F">
        <w:rPr>
          <w:color w:val="A6A6A6" w:themeColor="background1" w:themeShade="A6"/>
        </w:rPr>
        <w:t>NBA</w:t>
      </w:r>
      <w:r w:rsidR="00DE791F" w:rsidRPr="002F487F">
        <w:rPr>
          <w:color w:val="A6A6A6" w:themeColor="background1" w:themeShade="A6"/>
          <w:rtl/>
        </w:rPr>
        <w:t xml:space="preserve"> הוא כבר עבר בכמה סנטימטרים</w:t>
      </w:r>
      <w:r w:rsidR="004627AB" w:rsidRPr="002F487F">
        <w:rPr>
          <w:color w:val="A6A6A6" w:themeColor="background1" w:themeShade="A6"/>
          <w:rtl/>
        </w:rPr>
        <w:t>.</w:t>
      </w:r>
    </w:p>
    <w:p w14:paraId="79AF6A5E" w14:textId="51BDBFD2" w:rsidR="00B943A5" w:rsidRPr="002F487F" w:rsidRDefault="00B943A5" w:rsidP="00250000">
      <w:pPr>
        <w:rPr>
          <w:color w:val="A6A6A6" w:themeColor="background1" w:themeShade="A6"/>
          <w:rtl/>
        </w:rPr>
      </w:pPr>
      <w:r w:rsidRPr="002F487F">
        <w:rPr>
          <w:rFonts w:hint="cs"/>
          <w:color w:val="A6A6A6" w:themeColor="background1" w:themeShade="A6"/>
          <w:rtl/>
        </w:rPr>
        <w:t>[</w:t>
      </w:r>
      <w:hyperlink r:id="rId229" w:history="1">
        <w:r w:rsidRPr="002F487F">
          <w:rPr>
            <w:rStyle w:val="Hyperlink"/>
            <w:rFonts w:hint="cs"/>
            <w:color w:val="A6A6A6" w:themeColor="background1" w:themeShade="A6"/>
            <w:rtl/>
          </w:rPr>
          <w:t>מאגסי בוגס</w:t>
        </w:r>
      </w:hyperlink>
      <w:r w:rsidRPr="002F487F">
        <w:rPr>
          <w:rFonts w:hint="cs"/>
          <w:color w:val="A6A6A6" w:themeColor="background1" w:themeShade="A6"/>
          <w:rtl/>
        </w:rPr>
        <w:t xml:space="preserve">, </w:t>
      </w:r>
      <w:hyperlink r:id="rId230" w:history="1">
        <w:r w:rsidRPr="002F487F">
          <w:rPr>
            <w:rStyle w:val="Hyperlink"/>
            <w:color w:val="A6A6A6" w:themeColor="background1" w:themeShade="A6"/>
          </w:rPr>
          <w:t>Tyrone Curtis "Muggsy" Bogues</w:t>
        </w:r>
      </w:hyperlink>
      <w:r w:rsidRPr="002F487F">
        <w:rPr>
          <w:rFonts w:hint="cs"/>
          <w:color w:val="A6A6A6" w:themeColor="background1" w:themeShade="A6"/>
          <w:rtl/>
        </w:rPr>
        <w:t>]</w:t>
      </w:r>
    </w:p>
    <w:p w14:paraId="481870DF" w14:textId="619FB381" w:rsidR="00EC5BE1" w:rsidRPr="002F487F" w:rsidRDefault="004627AB" w:rsidP="00250000">
      <w:pPr>
        <w:rPr>
          <w:rFonts w:cs="Times New Roman"/>
          <w:color w:val="A6A6A6" w:themeColor="background1" w:themeShade="A6"/>
          <w:rtl/>
        </w:rPr>
      </w:pPr>
      <w:r w:rsidRPr="002F487F">
        <w:rPr>
          <w:color w:val="A6A6A6" w:themeColor="background1" w:themeShade="A6"/>
          <w:rtl/>
        </w:rPr>
        <w:t xml:space="preserve">"מי </w:t>
      </w:r>
      <w:r w:rsidR="001C5A04" w:rsidRPr="002F487F">
        <w:rPr>
          <w:color w:val="A6A6A6" w:themeColor="background1" w:themeShade="A6"/>
          <w:rtl/>
        </w:rPr>
        <w:t>הייתה</w:t>
      </w:r>
      <w:r w:rsidRPr="002F487F">
        <w:rPr>
          <w:color w:val="A6A6A6" w:themeColor="background1" w:themeShade="A6"/>
          <w:rtl/>
        </w:rPr>
        <w:t xml:space="preserve"> לך לא קבועה?"</w:t>
      </w:r>
      <w:bookmarkStart w:id="331" w:name="_Hlk529042404"/>
      <w:r w:rsidR="001F6005" w:rsidRPr="002F487F">
        <w:rPr>
          <w:rFonts w:hint="cs"/>
          <w:color w:val="A6A6A6" w:themeColor="background1" w:themeShade="A6"/>
          <w:rtl/>
        </w:rPr>
        <w:t xml:space="preserve"> </w:t>
      </w:r>
      <w:bookmarkEnd w:id="331"/>
    </w:p>
    <w:p w14:paraId="01ADEEC0" w14:textId="6156556F" w:rsidR="00070338" w:rsidRPr="002F487F" w:rsidRDefault="004627AB" w:rsidP="00250000">
      <w:pPr>
        <w:rPr>
          <w:color w:val="A6A6A6" w:themeColor="background1" w:themeShade="A6"/>
          <w:rtl/>
        </w:rPr>
      </w:pPr>
      <w:r w:rsidRPr="002F487F">
        <w:rPr>
          <w:color w:val="A6A6A6" w:themeColor="background1" w:themeShade="A6"/>
          <w:rtl/>
        </w:rPr>
        <w:t>"אני לא מספר לך</w:t>
      </w:r>
      <w:r w:rsidR="008976F7" w:rsidRPr="002F487F">
        <w:rPr>
          <w:rFonts w:hint="cs"/>
          <w:color w:val="A6A6A6" w:themeColor="background1" w:themeShade="A6"/>
          <w:rtl/>
        </w:rPr>
        <w:t>."</w:t>
      </w:r>
    </w:p>
    <w:p w14:paraId="07753D37" w14:textId="0F0659C1" w:rsidR="004627AB" w:rsidRPr="002F487F" w:rsidRDefault="00DD50FA" w:rsidP="00250000">
      <w:pPr>
        <w:rPr>
          <w:color w:val="A6A6A6" w:themeColor="background1" w:themeShade="A6"/>
          <w:rtl/>
        </w:rPr>
      </w:pPr>
      <w:r w:rsidRPr="002F487F">
        <w:rPr>
          <w:rFonts w:hint="cs"/>
          <w:color w:val="A6A6A6" w:themeColor="background1" w:themeShade="A6"/>
          <w:rtl/>
        </w:rPr>
        <w:t>[</w:t>
      </w:r>
      <w:r w:rsidR="004627AB" w:rsidRPr="002F487F">
        <w:rPr>
          <w:color w:val="A6A6A6" w:themeColor="background1" w:themeShade="A6"/>
          <w:rtl/>
        </w:rPr>
        <w:t xml:space="preserve">"בטח </w:t>
      </w:r>
      <w:r w:rsidR="004627AB" w:rsidRPr="002F487F">
        <w:rPr>
          <w:rFonts w:hint="cs"/>
          <w:color w:val="A6A6A6" w:themeColor="background1" w:themeShade="A6"/>
          <w:rtl/>
        </w:rPr>
        <w:t>זיו</w:t>
      </w:r>
      <w:r w:rsidR="004627AB" w:rsidRPr="002F487F">
        <w:rPr>
          <w:color w:val="A6A6A6" w:themeColor="background1" w:themeShade="A6"/>
          <w:rtl/>
        </w:rPr>
        <w:t>ה."</w:t>
      </w:r>
    </w:p>
    <w:p w14:paraId="37BA0ED8" w14:textId="77777777" w:rsidR="004627AB" w:rsidRPr="002F487F" w:rsidRDefault="004627AB" w:rsidP="00250000">
      <w:pPr>
        <w:rPr>
          <w:color w:val="A6A6A6" w:themeColor="background1" w:themeShade="A6"/>
          <w:rtl/>
        </w:rPr>
      </w:pPr>
      <w:r w:rsidRPr="002F487F">
        <w:rPr>
          <w:color w:val="A6A6A6" w:themeColor="background1" w:themeShade="A6"/>
          <w:rtl/>
        </w:rPr>
        <w:t xml:space="preserve">"מי זאת </w:t>
      </w:r>
      <w:r w:rsidRPr="002F487F">
        <w:rPr>
          <w:rFonts w:hint="cs"/>
          <w:color w:val="A6A6A6" w:themeColor="background1" w:themeShade="A6"/>
          <w:rtl/>
        </w:rPr>
        <w:t>זיו</w:t>
      </w:r>
      <w:r w:rsidRPr="002F487F">
        <w:rPr>
          <w:color w:val="A6A6A6" w:themeColor="background1" w:themeShade="A6"/>
          <w:rtl/>
        </w:rPr>
        <w:t>ה?"</w:t>
      </w:r>
    </w:p>
    <w:p w14:paraId="77D84038" w14:textId="77777777" w:rsidR="004627AB" w:rsidRPr="002F487F" w:rsidRDefault="004627AB" w:rsidP="00250000">
      <w:pPr>
        <w:rPr>
          <w:color w:val="A6A6A6" w:themeColor="background1" w:themeShade="A6"/>
          <w:rtl/>
        </w:rPr>
      </w:pPr>
      <w:r w:rsidRPr="002F487F">
        <w:rPr>
          <w:color w:val="A6A6A6" w:themeColor="background1" w:themeShade="A6"/>
          <w:rtl/>
        </w:rPr>
        <w:t xml:space="preserve">"מה מי זאת </w:t>
      </w:r>
      <w:r w:rsidRPr="002F487F">
        <w:rPr>
          <w:rFonts w:hint="cs"/>
          <w:color w:val="A6A6A6" w:themeColor="background1" w:themeShade="A6"/>
          <w:rtl/>
        </w:rPr>
        <w:t>זיו</w:t>
      </w:r>
      <w:r w:rsidRPr="002F487F">
        <w:rPr>
          <w:color w:val="A6A6A6" w:themeColor="background1" w:themeShade="A6"/>
          <w:rtl/>
        </w:rPr>
        <w:t>ה? זאת מהמגמה הסוציולוגית. זאת שנותנת לכולם. אני לא הייתי נוגע בה במקל."</w:t>
      </w:r>
    </w:p>
    <w:p w14:paraId="3E2496AF" w14:textId="77777777" w:rsidR="004627AB" w:rsidRPr="002F487F" w:rsidRDefault="004627AB" w:rsidP="00250000">
      <w:pPr>
        <w:rPr>
          <w:color w:val="A6A6A6" w:themeColor="background1" w:themeShade="A6"/>
          <w:rtl/>
        </w:rPr>
      </w:pPr>
      <w:r w:rsidRPr="002F487F">
        <w:rPr>
          <w:color w:val="A6A6A6" w:themeColor="background1" w:themeShade="A6"/>
          <w:rtl/>
        </w:rPr>
        <w:t xml:space="preserve">"לא מכיר שום </w:t>
      </w:r>
      <w:r w:rsidRPr="002F487F">
        <w:rPr>
          <w:rFonts w:hint="cs"/>
          <w:color w:val="A6A6A6" w:themeColor="background1" w:themeShade="A6"/>
          <w:rtl/>
        </w:rPr>
        <w:t>זיו</w:t>
      </w:r>
      <w:r w:rsidRPr="002F487F">
        <w:rPr>
          <w:color w:val="A6A6A6" w:themeColor="background1" w:themeShade="A6"/>
          <w:rtl/>
        </w:rPr>
        <w:t>ה.</w:t>
      </w:r>
      <w:r w:rsidRPr="002F487F">
        <w:rPr>
          <w:rFonts w:hint="cs"/>
          <w:color w:val="A6A6A6" w:themeColor="background1" w:themeShade="A6"/>
          <w:rtl/>
        </w:rPr>
        <w:t xml:space="preserve"> ואגב, יש הרבה שנותנות במגמה הסוציולוגית.</w:t>
      </w:r>
      <w:r w:rsidRPr="002F487F">
        <w:rPr>
          <w:color w:val="A6A6A6" w:themeColor="background1" w:themeShade="A6"/>
          <w:rtl/>
        </w:rPr>
        <w:t>"</w:t>
      </w:r>
    </w:p>
    <w:p w14:paraId="1CB5989C" w14:textId="02649386" w:rsidR="004627AB" w:rsidRPr="002F487F" w:rsidRDefault="004627AB" w:rsidP="005D2F36">
      <w:pPr>
        <w:rPr>
          <w:color w:val="A6A6A6" w:themeColor="background1" w:themeShade="A6"/>
          <w:rtl/>
        </w:rPr>
      </w:pPr>
      <w:r w:rsidRPr="002F487F">
        <w:rPr>
          <w:rFonts w:hint="cs"/>
          <w:color w:val="A6A6A6" w:themeColor="background1" w:themeShade="A6"/>
          <w:rtl/>
        </w:rPr>
        <w:t>"באמת? מי?" ארקדי דווקא ניסה בשנה הקודמת, לפני החברו</w:t>
      </w:r>
      <w:r w:rsidR="009E45AB" w:rsidRPr="002F487F">
        <w:rPr>
          <w:rFonts w:hint="cs"/>
          <w:color w:val="A6A6A6" w:themeColor="background1" w:themeShade="A6"/>
          <w:rtl/>
        </w:rPr>
        <w:t>ּ</w:t>
      </w:r>
      <w:r w:rsidRPr="002F487F">
        <w:rPr>
          <w:rFonts w:hint="cs"/>
          <w:color w:val="A6A6A6" w:themeColor="background1" w:themeShade="A6"/>
          <w:rtl/>
        </w:rPr>
        <w:t>ת עם הדס, וללא הצלחה.</w:t>
      </w:r>
    </w:p>
    <w:p w14:paraId="7DAC54C3" w14:textId="77777777" w:rsidR="004627AB" w:rsidRPr="002F487F" w:rsidRDefault="004627AB" w:rsidP="0089206E">
      <w:pPr>
        <w:rPr>
          <w:color w:val="A6A6A6" w:themeColor="background1" w:themeShade="A6"/>
          <w:rtl/>
        </w:rPr>
      </w:pPr>
      <w:r w:rsidRPr="002F487F">
        <w:rPr>
          <w:rFonts w:hint="cs"/>
          <w:color w:val="A6A6A6" w:themeColor="background1" w:themeShade="A6"/>
          <w:rtl/>
        </w:rPr>
        <w:lastRenderedPageBreak/>
        <w:t xml:space="preserve">"הרבה. </w:t>
      </w:r>
      <w:r w:rsidR="009F1617" w:rsidRPr="002F487F">
        <w:rPr>
          <w:rFonts w:hint="cs"/>
          <w:color w:val="A6A6A6" w:themeColor="background1" w:themeShade="A6"/>
          <w:rtl/>
        </w:rPr>
        <w:t xml:space="preserve">גם מהשכבה שמעלינו. </w:t>
      </w:r>
      <w:r w:rsidRPr="002F487F">
        <w:rPr>
          <w:rFonts w:hint="cs"/>
          <w:color w:val="A6A6A6" w:themeColor="background1" w:themeShade="A6"/>
          <w:rtl/>
        </w:rPr>
        <w:t>אבל מה זה מענין אותך כרגע, כשיהיה רלוונטי אני אספר לך."</w:t>
      </w:r>
    </w:p>
    <w:p w14:paraId="459F550F" w14:textId="4E9D75DA" w:rsidR="00DD50FA" w:rsidRPr="002F487F" w:rsidRDefault="00DD50FA" w:rsidP="00250000">
      <w:pPr>
        <w:rPr>
          <w:color w:val="A6A6A6" w:themeColor="background1" w:themeShade="A6"/>
          <w:rtl/>
        </w:rPr>
      </w:pPr>
      <w:r w:rsidRPr="002F487F">
        <w:rPr>
          <w:rFonts w:hint="cs"/>
          <w:color w:val="A6A6A6" w:themeColor="background1" w:themeShade="A6"/>
          <w:rtl/>
        </w:rPr>
        <w:t>]</w:t>
      </w:r>
    </w:p>
    <w:p w14:paraId="573CB09A" w14:textId="5A16EAF4" w:rsidR="004627AB" w:rsidRPr="002F487F" w:rsidRDefault="00870AE3" w:rsidP="00250000">
      <w:pPr>
        <w:rPr>
          <w:color w:val="A6A6A6" w:themeColor="background1" w:themeShade="A6"/>
          <w:rtl/>
        </w:rPr>
      </w:pPr>
      <w:r w:rsidRPr="002F487F">
        <w:rPr>
          <w:rFonts w:hint="eastAsia"/>
          <w:color w:val="A6A6A6" w:themeColor="background1" w:themeShade="A6"/>
          <w:rtl/>
        </w:rPr>
        <w:t>ארקדי</w:t>
      </w:r>
      <w:r w:rsidRPr="002F487F">
        <w:rPr>
          <w:color w:val="A6A6A6" w:themeColor="background1" w:themeShade="A6"/>
          <w:rtl/>
        </w:rPr>
        <w:t xml:space="preserve"> </w:t>
      </w:r>
      <w:r w:rsidRPr="002F487F">
        <w:rPr>
          <w:rFonts w:hint="eastAsia"/>
          <w:color w:val="A6A6A6" w:themeColor="background1" w:themeShade="A6"/>
          <w:rtl/>
        </w:rPr>
        <w:t>הרים</w:t>
      </w:r>
      <w:r w:rsidRPr="002F487F">
        <w:rPr>
          <w:color w:val="A6A6A6" w:themeColor="background1" w:themeShade="A6"/>
          <w:rtl/>
        </w:rPr>
        <w:t xml:space="preserve"> </w:t>
      </w:r>
      <w:r w:rsidRPr="002F487F">
        <w:rPr>
          <w:rFonts w:hint="eastAsia"/>
          <w:color w:val="A6A6A6" w:themeColor="background1" w:themeShade="A6"/>
          <w:rtl/>
        </w:rPr>
        <w:t>מהס</w:t>
      </w:r>
      <w:r w:rsidR="00DE791F" w:rsidRPr="002F487F">
        <w:rPr>
          <w:rFonts w:hint="eastAsia"/>
          <w:color w:val="A6A6A6" w:themeColor="background1" w:themeShade="A6"/>
          <w:rtl/>
        </w:rPr>
        <w:t>פ</w:t>
      </w:r>
      <w:r w:rsidRPr="002F487F">
        <w:rPr>
          <w:rFonts w:hint="eastAsia"/>
          <w:color w:val="A6A6A6" w:themeColor="background1" w:themeShade="A6"/>
          <w:rtl/>
        </w:rPr>
        <w:t>ה</w:t>
      </w:r>
      <w:r w:rsidRPr="002F487F">
        <w:rPr>
          <w:color w:val="A6A6A6" w:themeColor="background1" w:themeShade="A6"/>
          <w:rtl/>
        </w:rPr>
        <w:t xml:space="preserve"> </w:t>
      </w:r>
      <w:r w:rsidR="00DE791F" w:rsidRPr="002F487F">
        <w:rPr>
          <w:rFonts w:hint="eastAsia"/>
          <w:color w:val="A6A6A6" w:themeColor="background1" w:themeShade="A6"/>
          <w:rtl/>
        </w:rPr>
        <w:t>הדביקה</w:t>
      </w:r>
      <w:r w:rsidR="00DE791F" w:rsidRPr="002F487F">
        <w:rPr>
          <w:color w:val="A6A6A6" w:themeColor="background1" w:themeShade="A6"/>
          <w:rtl/>
        </w:rPr>
        <w:t xml:space="preserve"> </w:t>
      </w:r>
      <w:r w:rsidRPr="002F487F">
        <w:rPr>
          <w:rFonts w:hint="eastAsia"/>
          <w:color w:val="A6A6A6" w:themeColor="background1" w:themeShade="A6"/>
          <w:rtl/>
        </w:rPr>
        <w:t>מכסה</w:t>
      </w:r>
      <w:r w:rsidRPr="002F487F">
        <w:rPr>
          <w:color w:val="A6A6A6" w:themeColor="background1" w:themeShade="A6"/>
          <w:rtl/>
        </w:rPr>
        <w:t xml:space="preserve"> פלסטי של פנס אופניים. </w:t>
      </w:r>
      <w:r w:rsidR="004627AB" w:rsidRPr="002F487F">
        <w:rPr>
          <w:color w:val="A6A6A6" w:themeColor="background1" w:themeShade="A6"/>
          <w:rtl/>
        </w:rPr>
        <w:t>"אז מי</w:t>
      </w:r>
      <w:r w:rsidR="004627AB" w:rsidRPr="002F487F">
        <w:rPr>
          <w:rFonts w:hint="eastAsia"/>
          <w:color w:val="A6A6A6" w:themeColor="background1" w:themeShade="A6"/>
          <w:rtl/>
        </w:rPr>
        <w:t>שהי</w:t>
      </w:r>
      <w:r w:rsidR="004627AB" w:rsidRPr="002F487F">
        <w:rPr>
          <w:color w:val="A6A6A6" w:themeColor="background1" w:themeShade="A6"/>
          <w:rtl/>
        </w:rPr>
        <w:t xml:space="preserve"> </w:t>
      </w:r>
      <w:r w:rsidR="00567C27" w:rsidRPr="002F487F">
        <w:rPr>
          <w:rFonts w:hint="eastAsia"/>
          <w:color w:val="A6A6A6" w:themeColor="background1" w:themeShade="A6"/>
          <w:rtl/>
        </w:rPr>
        <w:t>רצתה</w:t>
      </w:r>
      <w:r w:rsidR="00567C27" w:rsidRPr="002F487F">
        <w:rPr>
          <w:color w:val="A6A6A6" w:themeColor="background1" w:themeShade="A6"/>
          <w:rtl/>
        </w:rPr>
        <w:t xml:space="preserve"> </w:t>
      </w:r>
      <w:r w:rsidR="00567C27" w:rsidRPr="002F487F">
        <w:rPr>
          <w:rFonts w:hint="eastAsia"/>
          <w:color w:val="A6A6A6" w:themeColor="background1" w:themeShade="A6"/>
          <w:rtl/>
        </w:rPr>
        <w:t>אותך</w:t>
      </w:r>
      <w:r w:rsidR="00567C27" w:rsidRPr="002F487F">
        <w:rPr>
          <w:color w:val="A6A6A6" w:themeColor="background1" w:themeShade="A6"/>
          <w:rtl/>
        </w:rPr>
        <w:t>?</w:t>
      </w:r>
      <w:r w:rsidR="004627AB" w:rsidRPr="002F487F">
        <w:rPr>
          <w:color w:val="A6A6A6" w:themeColor="background1" w:themeShade="A6"/>
          <w:rtl/>
        </w:rPr>
        <w:t xml:space="preserve"> בטח איזו שמנה מכוערת."</w:t>
      </w:r>
      <w:r w:rsidR="004635F5" w:rsidRPr="002F487F">
        <w:rPr>
          <w:color w:val="A6A6A6" w:themeColor="background1" w:themeShade="A6"/>
          <w:rtl/>
        </w:rPr>
        <w:t xml:space="preserve"> הוא התכוון לאמר – בטח איזו עולה חדשה עם מבטא כבד, מישהי שכולם מחקים כל מילה שהיא אומרת ומתפוצצים מצחוק, </w:t>
      </w:r>
      <w:r w:rsidR="00226C00" w:rsidRPr="002F487F">
        <w:rPr>
          <w:rFonts w:hint="eastAsia"/>
          <w:color w:val="A6A6A6" w:themeColor="background1" w:themeShade="A6"/>
          <w:rtl/>
        </w:rPr>
        <w:t>אחת</w:t>
      </w:r>
      <w:r w:rsidR="00226C00" w:rsidRPr="002F487F">
        <w:rPr>
          <w:color w:val="A6A6A6" w:themeColor="background1" w:themeShade="A6"/>
          <w:rtl/>
        </w:rPr>
        <w:t xml:space="preserve"> כזאת </w:t>
      </w:r>
      <w:r w:rsidR="004635F5" w:rsidRPr="002F487F">
        <w:rPr>
          <w:rFonts w:hint="eastAsia"/>
          <w:color w:val="A6A6A6" w:themeColor="background1" w:themeShade="A6"/>
          <w:rtl/>
        </w:rPr>
        <w:t>שאין</w:t>
      </w:r>
      <w:r w:rsidR="004635F5" w:rsidRPr="002F487F">
        <w:rPr>
          <w:color w:val="A6A6A6" w:themeColor="background1" w:themeShade="A6"/>
          <w:rtl/>
        </w:rPr>
        <w:t xml:space="preserve"> </w:t>
      </w:r>
      <w:r w:rsidR="004635F5" w:rsidRPr="002F487F">
        <w:rPr>
          <w:rFonts w:hint="eastAsia"/>
          <w:color w:val="A6A6A6" w:themeColor="background1" w:themeShade="A6"/>
          <w:rtl/>
        </w:rPr>
        <w:t>לה</w:t>
      </w:r>
      <w:r w:rsidR="004635F5" w:rsidRPr="002F487F">
        <w:rPr>
          <w:color w:val="A6A6A6" w:themeColor="background1" w:themeShade="A6"/>
          <w:rtl/>
        </w:rPr>
        <w:t xml:space="preserve"> </w:t>
      </w:r>
      <w:r w:rsidR="004635F5" w:rsidRPr="002F487F">
        <w:rPr>
          <w:rFonts w:hint="eastAsia"/>
          <w:color w:val="A6A6A6" w:themeColor="background1" w:themeShade="A6"/>
          <w:rtl/>
        </w:rPr>
        <w:t>קרובים</w:t>
      </w:r>
      <w:r w:rsidR="004635F5" w:rsidRPr="002F487F">
        <w:rPr>
          <w:color w:val="A6A6A6" w:themeColor="background1" w:themeShade="A6"/>
          <w:rtl/>
        </w:rPr>
        <w:t xml:space="preserve"> </w:t>
      </w:r>
      <w:r w:rsidR="004635F5" w:rsidRPr="002F487F">
        <w:rPr>
          <w:rFonts w:hint="eastAsia"/>
          <w:color w:val="A6A6A6" w:themeColor="background1" w:themeShade="A6"/>
          <w:rtl/>
        </w:rPr>
        <w:t>במושב</w:t>
      </w:r>
      <w:r w:rsidR="004635F5" w:rsidRPr="002F487F">
        <w:rPr>
          <w:color w:val="A6A6A6" w:themeColor="background1" w:themeShade="A6"/>
          <w:rtl/>
        </w:rPr>
        <w:t xml:space="preserve"> </w:t>
      </w:r>
      <w:r w:rsidR="004635F5" w:rsidRPr="002F487F">
        <w:rPr>
          <w:rFonts w:hint="eastAsia"/>
          <w:color w:val="A6A6A6" w:themeColor="background1" w:themeShade="A6"/>
          <w:rtl/>
        </w:rPr>
        <w:t>בגליל</w:t>
      </w:r>
      <w:r w:rsidR="004635F5" w:rsidRPr="002F487F">
        <w:rPr>
          <w:color w:val="A6A6A6" w:themeColor="background1" w:themeShade="A6"/>
          <w:rtl/>
        </w:rPr>
        <w:t xml:space="preserve"> </w:t>
      </w:r>
      <w:r w:rsidR="004635F5" w:rsidRPr="002F487F">
        <w:rPr>
          <w:rFonts w:hint="eastAsia"/>
          <w:color w:val="A6A6A6" w:themeColor="background1" w:themeShade="A6"/>
          <w:rtl/>
        </w:rPr>
        <w:t>או</w:t>
      </w:r>
      <w:r w:rsidR="004635F5" w:rsidRPr="002F487F">
        <w:rPr>
          <w:color w:val="A6A6A6" w:themeColor="background1" w:themeShade="A6"/>
          <w:rtl/>
        </w:rPr>
        <w:t xml:space="preserve"> </w:t>
      </w:r>
      <w:r w:rsidR="004635F5" w:rsidRPr="002F487F">
        <w:rPr>
          <w:rFonts w:hint="eastAsia"/>
          <w:color w:val="A6A6A6" w:themeColor="background1" w:themeShade="A6"/>
          <w:rtl/>
        </w:rPr>
        <w:t>בבקעה</w:t>
      </w:r>
      <w:r w:rsidR="004635F5" w:rsidRPr="002F487F">
        <w:rPr>
          <w:color w:val="A6A6A6" w:themeColor="background1" w:themeShade="A6"/>
          <w:rtl/>
        </w:rPr>
        <w:t xml:space="preserve"> </w:t>
      </w:r>
      <w:r w:rsidR="004635F5" w:rsidRPr="002F487F">
        <w:rPr>
          <w:rFonts w:hint="eastAsia"/>
          <w:color w:val="A6A6A6" w:themeColor="background1" w:themeShade="A6"/>
          <w:rtl/>
        </w:rPr>
        <w:t>שניתן</w:t>
      </w:r>
      <w:r w:rsidR="004635F5" w:rsidRPr="002F487F">
        <w:rPr>
          <w:color w:val="A6A6A6" w:themeColor="background1" w:themeShade="A6"/>
          <w:rtl/>
        </w:rPr>
        <w:t xml:space="preserve"> </w:t>
      </w:r>
      <w:r w:rsidR="004635F5" w:rsidRPr="002F487F">
        <w:rPr>
          <w:rFonts w:hint="eastAsia"/>
          <w:color w:val="A6A6A6" w:themeColor="background1" w:themeShade="A6"/>
          <w:rtl/>
        </w:rPr>
        <w:t>לברוח</w:t>
      </w:r>
      <w:r w:rsidR="004635F5" w:rsidRPr="002F487F">
        <w:rPr>
          <w:color w:val="A6A6A6" w:themeColor="background1" w:themeShade="A6"/>
          <w:rtl/>
        </w:rPr>
        <w:t xml:space="preserve"> </w:t>
      </w:r>
      <w:r w:rsidR="004635F5" w:rsidRPr="002F487F">
        <w:rPr>
          <w:rFonts w:hint="eastAsia"/>
          <w:color w:val="A6A6A6" w:themeColor="background1" w:themeShade="A6"/>
          <w:rtl/>
        </w:rPr>
        <w:t>אליהם</w:t>
      </w:r>
      <w:r w:rsidR="004635F5" w:rsidRPr="002F487F">
        <w:rPr>
          <w:color w:val="A6A6A6" w:themeColor="background1" w:themeShade="A6"/>
          <w:rtl/>
        </w:rPr>
        <w:t xml:space="preserve"> </w:t>
      </w:r>
      <w:r w:rsidR="004635F5" w:rsidRPr="002F487F">
        <w:rPr>
          <w:rFonts w:hint="eastAsia"/>
          <w:color w:val="A6A6A6" w:themeColor="background1" w:themeShade="A6"/>
          <w:rtl/>
        </w:rPr>
        <w:t>במלחמת</w:t>
      </w:r>
      <w:r w:rsidR="004635F5" w:rsidRPr="002F487F">
        <w:rPr>
          <w:color w:val="A6A6A6" w:themeColor="background1" w:themeShade="A6"/>
          <w:rtl/>
        </w:rPr>
        <w:t xml:space="preserve"> </w:t>
      </w:r>
      <w:r w:rsidR="004635F5" w:rsidRPr="002F487F">
        <w:rPr>
          <w:rFonts w:hint="eastAsia"/>
          <w:color w:val="A6A6A6" w:themeColor="background1" w:themeShade="A6"/>
          <w:rtl/>
        </w:rPr>
        <w:t>המפרץ</w:t>
      </w:r>
      <w:r w:rsidR="004635F5" w:rsidRPr="002F487F">
        <w:rPr>
          <w:color w:val="A6A6A6" w:themeColor="background1" w:themeShade="A6"/>
          <w:rtl/>
        </w:rPr>
        <w:t xml:space="preserve">, </w:t>
      </w:r>
      <w:r w:rsidR="004635F5" w:rsidRPr="002F487F">
        <w:rPr>
          <w:rFonts w:hint="eastAsia"/>
          <w:color w:val="A6A6A6" w:themeColor="background1" w:themeShade="A6"/>
          <w:rtl/>
        </w:rPr>
        <w:t>כשטילים</w:t>
      </w:r>
      <w:r w:rsidR="004635F5" w:rsidRPr="002F487F">
        <w:rPr>
          <w:color w:val="A6A6A6" w:themeColor="background1" w:themeShade="A6"/>
          <w:rtl/>
        </w:rPr>
        <w:t xml:space="preserve"> </w:t>
      </w:r>
      <w:r w:rsidR="004635F5" w:rsidRPr="002F487F">
        <w:rPr>
          <w:rFonts w:hint="eastAsia"/>
          <w:color w:val="A6A6A6" w:themeColor="background1" w:themeShade="A6"/>
          <w:rtl/>
        </w:rPr>
        <w:t>נו</w:t>
      </w:r>
      <w:r w:rsidR="00226C00" w:rsidRPr="002F487F">
        <w:rPr>
          <w:rFonts w:hint="eastAsia"/>
          <w:color w:val="A6A6A6" w:themeColor="background1" w:themeShade="A6"/>
          <w:rtl/>
        </w:rPr>
        <w:t>חת</w:t>
      </w:r>
      <w:r w:rsidR="004635F5" w:rsidRPr="002F487F">
        <w:rPr>
          <w:rFonts w:hint="eastAsia"/>
          <w:color w:val="A6A6A6" w:themeColor="background1" w:themeShade="A6"/>
          <w:rtl/>
        </w:rPr>
        <w:t>ים</w:t>
      </w:r>
      <w:r w:rsidR="004635F5" w:rsidRPr="002F487F">
        <w:rPr>
          <w:color w:val="A6A6A6" w:themeColor="background1" w:themeShade="A6"/>
          <w:rtl/>
        </w:rPr>
        <w:t xml:space="preserve"> לך על הראש – </w:t>
      </w:r>
      <w:r w:rsidR="004635F5" w:rsidRPr="002F487F">
        <w:rPr>
          <w:rFonts w:hint="eastAsia"/>
          <w:color w:val="A6A6A6" w:themeColor="background1" w:themeShade="A6"/>
          <w:rtl/>
        </w:rPr>
        <w:t>זאת</w:t>
      </w:r>
      <w:r w:rsidR="004635F5" w:rsidRPr="002F487F">
        <w:rPr>
          <w:color w:val="A6A6A6" w:themeColor="background1" w:themeShade="A6"/>
          <w:rtl/>
        </w:rPr>
        <w:t xml:space="preserve"> </w:t>
      </w:r>
      <w:r w:rsidR="001C5A04" w:rsidRPr="002F487F">
        <w:rPr>
          <w:rFonts w:hint="eastAsia"/>
          <w:color w:val="A6A6A6" w:themeColor="background1" w:themeShade="A6"/>
          <w:rtl/>
        </w:rPr>
        <w:t>הייתה</w:t>
      </w:r>
      <w:r w:rsidR="004635F5" w:rsidRPr="002F487F">
        <w:rPr>
          <w:color w:val="A6A6A6" w:themeColor="background1" w:themeShade="A6"/>
          <w:rtl/>
        </w:rPr>
        <w:t xml:space="preserve"> </w:t>
      </w:r>
      <w:r w:rsidR="004635F5" w:rsidRPr="002F487F">
        <w:rPr>
          <w:rFonts w:hint="eastAsia"/>
          <w:color w:val="A6A6A6" w:themeColor="background1" w:themeShade="A6"/>
          <w:rtl/>
        </w:rPr>
        <w:t>הטראומה</w:t>
      </w:r>
      <w:r w:rsidR="004635F5" w:rsidRPr="002F487F">
        <w:rPr>
          <w:color w:val="A6A6A6" w:themeColor="background1" w:themeShade="A6"/>
          <w:rtl/>
        </w:rPr>
        <w:t xml:space="preserve"> </w:t>
      </w:r>
      <w:r w:rsidR="004635F5" w:rsidRPr="002F487F">
        <w:rPr>
          <w:rFonts w:hint="eastAsia"/>
          <w:color w:val="A6A6A6" w:themeColor="background1" w:themeShade="A6"/>
          <w:rtl/>
        </w:rPr>
        <w:t>הראשונה</w:t>
      </w:r>
      <w:r w:rsidR="004635F5" w:rsidRPr="002F487F">
        <w:rPr>
          <w:color w:val="A6A6A6" w:themeColor="background1" w:themeShade="A6"/>
          <w:rtl/>
        </w:rPr>
        <w:t xml:space="preserve"> </w:t>
      </w:r>
      <w:r w:rsidR="004635F5" w:rsidRPr="002F487F">
        <w:rPr>
          <w:rFonts w:hint="eastAsia"/>
          <w:color w:val="A6A6A6" w:themeColor="background1" w:themeShade="A6"/>
          <w:rtl/>
        </w:rPr>
        <w:t>לאחר</w:t>
      </w:r>
      <w:r w:rsidR="004635F5" w:rsidRPr="002F487F">
        <w:rPr>
          <w:color w:val="A6A6A6" w:themeColor="background1" w:themeShade="A6"/>
          <w:rtl/>
        </w:rPr>
        <w:t xml:space="preserve"> </w:t>
      </w:r>
      <w:r w:rsidR="004635F5" w:rsidRPr="002F487F">
        <w:rPr>
          <w:rFonts w:hint="eastAsia"/>
          <w:color w:val="A6A6A6" w:themeColor="background1" w:themeShade="A6"/>
          <w:rtl/>
        </w:rPr>
        <w:t>העליה</w:t>
      </w:r>
      <w:r w:rsidR="004635F5" w:rsidRPr="002F487F">
        <w:rPr>
          <w:color w:val="A6A6A6" w:themeColor="background1" w:themeShade="A6"/>
          <w:rtl/>
        </w:rPr>
        <w:t xml:space="preserve"> </w:t>
      </w:r>
      <w:r w:rsidR="004635F5" w:rsidRPr="002F487F">
        <w:rPr>
          <w:rFonts w:hint="eastAsia"/>
          <w:color w:val="A6A6A6" w:themeColor="background1" w:themeShade="A6"/>
          <w:rtl/>
        </w:rPr>
        <w:t>ארצה</w:t>
      </w:r>
      <w:r w:rsidR="004635F5" w:rsidRPr="002F487F">
        <w:rPr>
          <w:color w:val="A6A6A6" w:themeColor="background1" w:themeShade="A6"/>
          <w:rtl/>
        </w:rPr>
        <w:t xml:space="preserve">, </w:t>
      </w:r>
      <w:r w:rsidR="004635F5" w:rsidRPr="002F487F">
        <w:rPr>
          <w:rFonts w:hint="eastAsia"/>
          <w:color w:val="A6A6A6" w:themeColor="background1" w:themeShade="A6"/>
          <w:rtl/>
        </w:rPr>
        <w:t>והוא</w:t>
      </w:r>
      <w:r w:rsidR="004635F5" w:rsidRPr="002F487F">
        <w:rPr>
          <w:color w:val="A6A6A6" w:themeColor="background1" w:themeShade="A6"/>
          <w:rtl/>
        </w:rPr>
        <w:t xml:space="preserve"> </w:t>
      </w:r>
      <w:r w:rsidR="004635F5" w:rsidRPr="002F487F">
        <w:rPr>
          <w:rFonts w:hint="eastAsia"/>
          <w:color w:val="A6A6A6" w:themeColor="background1" w:themeShade="A6"/>
          <w:rtl/>
        </w:rPr>
        <w:t>ייחל</w:t>
      </w:r>
      <w:r w:rsidR="004635F5" w:rsidRPr="002F487F">
        <w:rPr>
          <w:color w:val="A6A6A6" w:themeColor="background1" w:themeShade="A6"/>
          <w:rtl/>
        </w:rPr>
        <w:t xml:space="preserve"> </w:t>
      </w:r>
      <w:r w:rsidR="004635F5" w:rsidRPr="002F487F">
        <w:rPr>
          <w:rFonts w:hint="eastAsia"/>
          <w:color w:val="A6A6A6" w:themeColor="background1" w:themeShade="A6"/>
          <w:rtl/>
        </w:rPr>
        <w:t>ל</w:t>
      </w:r>
      <w:r w:rsidR="00226C00" w:rsidRPr="002F487F">
        <w:rPr>
          <w:rFonts w:hint="eastAsia"/>
          <w:color w:val="A6A6A6" w:themeColor="background1" w:themeShade="A6"/>
          <w:rtl/>
        </w:rPr>
        <w:t>מכרים</w:t>
      </w:r>
      <w:r w:rsidR="004635F5" w:rsidRPr="002F487F">
        <w:rPr>
          <w:color w:val="A6A6A6" w:themeColor="background1" w:themeShade="A6"/>
          <w:rtl/>
        </w:rPr>
        <w:t xml:space="preserve"> במקומות מרוחקים במקום הזקנים האלכוהוליסטים במרכז הקליטה שנחרדו מכל צפירה כאילו המצור של חורף 42' נופל עליהם בשנית.</w:t>
      </w:r>
    </w:p>
    <w:p w14:paraId="4E4FF636" w14:textId="4ADC4A9E" w:rsidR="004627AB" w:rsidRPr="002F487F" w:rsidRDefault="004627AB" w:rsidP="00250000">
      <w:pPr>
        <w:rPr>
          <w:color w:val="A6A6A6" w:themeColor="background1" w:themeShade="A6"/>
          <w:rtl/>
        </w:rPr>
      </w:pPr>
      <w:r w:rsidRPr="002F487F">
        <w:rPr>
          <w:color w:val="A6A6A6" w:themeColor="background1" w:themeShade="A6"/>
          <w:rtl/>
        </w:rPr>
        <w:t>"</w:t>
      </w:r>
      <w:r w:rsidR="004635F5" w:rsidRPr="002F487F">
        <w:rPr>
          <w:rFonts w:hint="eastAsia"/>
          <w:color w:val="A6A6A6" w:themeColor="background1" w:themeShade="A6"/>
          <w:rtl/>
        </w:rPr>
        <w:t>מה</w:t>
      </w:r>
      <w:r w:rsidR="004635F5" w:rsidRPr="002F487F">
        <w:rPr>
          <w:color w:val="A6A6A6" w:themeColor="background1" w:themeShade="A6"/>
          <w:rtl/>
        </w:rPr>
        <w:t xml:space="preserve"> </w:t>
      </w:r>
      <w:r w:rsidR="004C59E0" w:rsidRPr="002F487F">
        <w:rPr>
          <w:rFonts w:hint="eastAsia"/>
          <w:color w:val="A6A6A6" w:themeColor="background1" w:themeShade="A6"/>
          <w:rtl/>
        </w:rPr>
        <w:t>פתאום</w:t>
      </w:r>
      <w:r w:rsidR="004635F5" w:rsidRPr="002F487F">
        <w:rPr>
          <w:color w:val="A6A6A6" w:themeColor="background1" w:themeShade="A6"/>
          <w:rtl/>
        </w:rPr>
        <w:t xml:space="preserve"> </w:t>
      </w:r>
      <w:r w:rsidR="004635F5" w:rsidRPr="002F487F">
        <w:rPr>
          <w:rFonts w:hint="eastAsia"/>
          <w:color w:val="A6A6A6" w:themeColor="background1" w:themeShade="A6"/>
          <w:rtl/>
        </w:rPr>
        <w:t>מכוערת</w:t>
      </w:r>
      <w:r w:rsidRPr="002F487F">
        <w:rPr>
          <w:color w:val="A6A6A6" w:themeColor="background1" w:themeShade="A6"/>
          <w:rtl/>
        </w:rPr>
        <w:t xml:space="preserve">," </w:t>
      </w:r>
      <w:r w:rsidR="004635F5" w:rsidRPr="002F487F">
        <w:rPr>
          <w:rFonts w:hint="eastAsia"/>
          <w:color w:val="A6A6A6" w:themeColor="background1" w:themeShade="A6"/>
          <w:rtl/>
        </w:rPr>
        <w:t>אלכס</w:t>
      </w:r>
      <w:r w:rsidRPr="002F487F">
        <w:rPr>
          <w:color w:val="A6A6A6" w:themeColor="background1" w:themeShade="A6"/>
          <w:rtl/>
        </w:rPr>
        <w:t xml:space="preserve"> התישר בספה, "אני אף פעם לא שוכב עם מישהי ש</w:t>
      </w:r>
      <w:r w:rsidR="00582053" w:rsidRPr="002F487F">
        <w:rPr>
          <w:rFonts w:hint="eastAsia"/>
          <w:color w:val="A6A6A6" w:themeColor="background1" w:themeShade="A6"/>
          <w:rtl/>
        </w:rPr>
        <w:t>אני</w:t>
      </w:r>
      <w:r w:rsidR="00582053" w:rsidRPr="002F487F">
        <w:rPr>
          <w:color w:val="A6A6A6" w:themeColor="background1" w:themeShade="A6"/>
          <w:rtl/>
        </w:rPr>
        <w:t xml:space="preserve"> </w:t>
      </w:r>
      <w:r w:rsidR="00582053" w:rsidRPr="002F487F">
        <w:rPr>
          <w:rFonts w:hint="eastAsia"/>
          <w:color w:val="A6A6A6" w:themeColor="background1" w:themeShade="A6"/>
          <w:rtl/>
        </w:rPr>
        <w:t>לא</w:t>
      </w:r>
      <w:r w:rsidR="00582053" w:rsidRPr="002F487F">
        <w:rPr>
          <w:color w:val="A6A6A6" w:themeColor="background1" w:themeShade="A6"/>
          <w:rtl/>
        </w:rPr>
        <w:t xml:space="preserve"> </w:t>
      </w:r>
      <w:r w:rsidR="00582053" w:rsidRPr="002F487F">
        <w:rPr>
          <w:rFonts w:hint="eastAsia"/>
          <w:color w:val="A6A6A6" w:themeColor="background1" w:themeShade="A6"/>
          <w:rtl/>
        </w:rPr>
        <w:t>נמשך</w:t>
      </w:r>
      <w:r w:rsidR="00582053" w:rsidRPr="002F487F">
        <w:rPr>
          <w:color w:val="A6A6A6" w:themeColor="background1" w:themeShade="A6"/>
          <w:rtl/>
        </w:rPr>
        <w:t xml:space="preserve"> </w:t>
      </w:r>
      <w:r w:rsidR="00582053" w:rsidRPr="002F487F">
        <w:rPr>
          <w:rFonts w:hint="eastAsia"/>
          <w:color w:val="A6A6A6" w:themeColor="background1" w:themeShade="A6"/>
          <w:rtl/>
        </w:rPr>
        <w:t>אליה</w:t>
      </w:r>
      <w:r w:rsidRPr="002F487F">
        <w:rPr>
          <w:color w:val="A6A6A6" w:themeColor="background1" w:themeShade="A6"/>
          <w:rtl/>
        </w:rPr>
        <w:t>. אני לא שונא את עצמי."</w:t>
      </w:r>
      <w:r w:rsidR="004635F5" w:rsidRPr="002F487F">
        <w:rPr>
          <w:color w:val="A6A6A6" w:themeColor="background1" w:themeShade="A6"/>
          <w:rtl/>
        </w:rPr>
        <w:t xml:space="preserve"> הוא בעצם נמשך </w:t>
      </w:r>
      <w:r w:rsidR="00047A97" w:rsidRPr="002F487F">
        <w:rPr>
          <w:rFonts w:hint="eastAsia"/>
          <w:color w:val="A6A6A6" w:themeColor="background1" w:themeShade="A6"/>
          <w:rtl/>
        </w:rPr>
        <w:t>כמעט</w:t>
      </w:r>
      <w:r w:rsidR="00047A97" w:rsidRPr="002F487F">
        <w:rPr>
          <w:color w:val="A6A6A6" w:themeColor="background1" w:themeShade="A6"/>
          <w:rtl/>
        </w:rPr>
        <w:t xml:space="preserve"> </w:t>
      </w:r>
      <w:r w:rsidR="004635F5" w:rsidRPr="002F487F">
        <w:rPr>
          <w:rFonts w:hint="eastAsia"/>
          <w:color w:val="A6A6A6" w:themeColor="background1" w:themeShade="A6"/>
          <w:rtl/>
        </w:rPr>
        <w:t>לכולן</w:t>
      </w:r>
      <w:r w:rsidR="004635F5" w:rsidRPr="002F487F">
        <w:rPr>
          <w:color w:val="A6A6A6" w:themeColor="background1" w:themeShade="A6"/>
          <w:rtl/>
        </w:rPr>
        <w:t xml:space="preserve">, </w:t>
      </w:r>
      <w:r w:rsidR="00047A97" w:rsidRPr="002F487F">
        <w:rPr>
          <w:rFonts w:hint="eastAsia"/>
          <w:color w:val="A6A6A6" w:themeColor="background1" w:themeShade="A6"/>
          <w:rtl/>
        </w:rPr>
        <w:t>לכל</w:t>
      </w:r>
      <w:r w:rsidR="00047A97" w:rsidRPr="002F487F">
        <w:rPr>
          <w:color w:val="A6A6A6" w:themeColor="background1" w:themeShade="A6"/>
          <w:rtl/>
        </w:rPr>
        <w:t xml:space="preserve"> </w:t>
      </w:r>
      <w:r w:rsidR="00047A97" w:rsidRPr="002F487F">
        <w:rPr>
          <w:rFonts w:hint="eastAsia"/>
          <w:color w:val="A6A6A6" w:themeColor="background1" w:themeShade="A6"/>
          <w:rtl/>
        </w:rPr>
        <w:t>אלו</w:t>
      </w:r>
      <w:r w:rsidR="00047A97" w:rsidRPr="002F487F">
        <w:rPr>
          <w:color w:val="A6A6A6" w:themeColor="background1" w:themeShade="A6"/>
          <w:rtl/>
        </w:rPr>
        <w:t xml:space="preserve"> </w:t>
      </w:r>
      <w:r w:rsidR="00047A97" w:rsidRPr="002F487F">
        <w:rPr>
          <w:rFonts w:hint="eastAsia"/>
          <w:color w:val="A6A6A6" w:themeColor="background1" w:themeShade="A6"/>
          <w:rtl/>
        </w:rPr>
        <w:t>שהיו</w:t>
      </w:r>
      <w:r w:rsidR="00047A97" w:rsidRPr="002F487F">
        <w:rPr>
          <w:color w:val="A6A6A6" w:themeColor="background1" w:themeShade="A6"/>
          <w:rtl/>
        </w:rPr>
        <w:t xml:space="preserve"> </w:t>
      </w:r>
      <w:r w:rsidR="00047A97" w:rsidRPr="002F487F">
        <w:rPr>
          <w:rFonts w:hint="eastAsia"/>
          <w:color w:val="A6A6A6" w:themeColor="background1" w:themeShade="A6"/>
          <w:rtl/>
        </w:rPr>
        <w:t>בעלות</w:t>
      </w:r>
      <w:r w:rsidR="00047A97" w:rsidRPr="002F487F">
        <w:rPr>
          <w:color w:val="A6A6A6" w:themeColor="background1" w:themeShade="A6"/>
          <w:rtl/>
        </w:rPr>
        <w:t xml:space="preserve"> </w:t>
      </w:r>
      <w:r w:rsidR="00047A97" w:rsidRPr="002F487F">
        <w:rPr>
          <w:rFonts w:hint="eastAsia"/>
          <w:color w:val="A6A6A6" w:themeColor="background1" w:themeShade="A6"/>
          <w:rtl/>
        </w:rPr>
        <w:t>עור</w:t>
      </w:r>
      <w:r w:rsidR="00047A97" w:rsidRPr="002F487F">
        <w:rPr>
          <w:color w:val="A6A6A6" w:themeColor="background1" w:themeShade="A6"/>
          <w:rtl/>
        </w:rPr>
        <w:t xml:space="preserve"> </w:t>
      </w:r>
      <w:r w:rsidR="00047A97" w:rsidRPr="002F487F">
        <w:rPr>
          <w:rFonts w:hint="eastAsia"/>
          <w:color w:val="A6A6A6" w:themeColor="background1" w:themeShade="A6"/>
          <w:rtl/>
        </w:rPr>
        <w:t>חלק</w:t>
      </w:r>
      <w:r w:rsidR="00047A97" w:rsidRPr="002F487F">
        <w:rPr>
          <w:color w:val="A6A6A6" w:themeColor="background1" w:themeShade="A6"/>
          <w:rtl/>
        </w:rPr>
        <w:t>,</w:t>
      </w:r>
      <w:r w:rsidR="004635F5" w:rsidRPr="002F487F">
        <w:rPr>
          <w:color w:val="A6A6A6" w:themeColor="background1" w:themeShade="A6"/>
          <w:rtl/>
        </w:rPr>
        <w:t xml:space="preserve"> בכל אחת </w:t>
      </w:r>
      <w:r w:rsidR="00047A97" w:rsidRPr="002F487F">
        <w:rPr>
          <w:rFonts w:hint="eastAsia"/>
          <w:color w:val="A6A6A6" w:themeColor="background1" w:themeShade="A6"/>
          <w:rtl/>
        </w:rPr>
        <w:t>מהן</w:t>
      </w:r>
      <w:r w:rsidR="00047A97" w:rsidRPr="002F487F">
        <w:rPr>
          <w:color w:val="A6A6A6" w:themeColor="background1" w:themeShade="A6"/>
          <w:rtl/>
        </w:rPr>
        <w:t xml:space="preserve"> </w:t>
      </w:r>
      <w:r w:rsidR="00484A7A" w:rsidRPr="002F487F">
        <w:rPr>
          <w:rFonts w:hint="eastAsia"/>
          <w:color w:val="A6A6A6" w:themeColor="background1" w:themeShade="A6"/>
          <w:rtl/>
        </w:rPr>
        <w:t>גילה</w:t>
      </w:r>
      <w:r w:rsidR="004635F5" w:rsidRPr="002F487F">
        <w:rPr>
          <w:color w:val="A6A6A6" w:themeColor="background1" w:themeShade="A6"/>
          <w:rtl/>
        </w:rPr>
        <w:t xml:space="preserve"> דבר מה עגלגל ו</w:t>
      </w:r>
      <w:r w:rsidR="00402DAB" w:rsidRPr="002F487F">
        <w:rPr>
          <w:rFonts w:hint="eastAsia"/>
          <w:color w:val="A6A6A6" w:themeColor="background1" w:themeShade="A6"/>
          <w:rtl/>
        </w:rPr>
        <w:t>רך</w:t>
      </w:r>
      <w:r w:rsidR="00402DAB" w:rsidRPr="002F487F">
        <w:rPr>
          <w:color w:val="A6A6A6" w:themeColor="background1" w:themeShade="A6"/>
          <w:rtl/>
        </w:rPr>
        <w:t xml:space="preserve"> </w:t>
      </w:r>
      <w:r w:rsidR="004635F5" w:rsidRPr="002F487F">
        <w:rPr>
          <w:rFonts w:hint="eastAsia"/>
          <w:color w:val="A6A6A6" w:themeColor="background1" w:themeShade="A6"/>
          <w:rtl/>
        </w:rPr>
        <w:t>גם</w:t>
      </w:r>
      <w:r w:rsidR="004635F5" w:rsidRPr="002F487F">
        <w:rPr>
          <w:color w:val="A6A6A6" w:themeColor="background1" w:themeShade="A6"/>
          <w:rtl/>
        </w:rPr>
        <w:t xml:space="preserve"> </w:t>
      </w:r>
      <w:r w:rsidR="004635F5" w:rsidRPr="002F487F">
        <w:rPr>
          <w:rFonts w:hint="eastAsia"/>
          <w:color w:val="A6A6A6" w:themeColor="background1" w:themeShade="A6"/>
          <w:rtl/>
        </w:rPr>
        <w:t>כש</w:t>
      </w:r>
      <w:r w:rsidR="00047A97" w:rsidRPr="002F487F">
        <w:rPr>
          <w:rFonts w:hint="eastAsia"/>
          <w:color w:val="A6A6A6" w:themeColor="background1" w:themeShade="A6"/>
          <w:rtl/>
        </w:rPr>
        <w:t>כלל</w:t>
      </w:r>
      <w:r w:rsidR="00047A97" w:rsidRPr="002F487F">
        <w:rPr>
          <w:color w:val="A6A6A6" w:themeColor="background1" w:themeShade="A6"/>
          <w:rtl/>
        </w:rPr>
        <w:t xml:space="preserve"> </w:t>
      </w:r>
      <w:r w:rsidR="004635F5" w:rsidRPr="002F487F">
        <w:rPr>
          <w:rFonts w:hint="eastAsia"/>
          <w:color w:val="A6A6A6" w:themeColor="background1" w:themeShade="A6"/>
          <w:rtl/>
        </w:rPr>
        <w:t>לא</w:t>
      </w:r>
      <w:r w:rsidR="004635F5" w:rsidRPr="002F487F">
        <w:rPr>
          <w:color w:val="A6A6A6" w:themeColor="background1" w:themeShade="A6"/>
          <w:rtl/>
        </w:rPr>
        <w:t xml:space="preserve"> </w:t>
      </w:r>
      <w:r w:rsidR="004635F5" w:rsidRPr="002F487F">
        <w:rPr>
          <w:rFonts w:hint="eastAsia"/>
          <w:color w:val="A6A6A6" w:themeColor="background1" w:themeShade="A6"/>
          <w:rtl/>
        </w:rPr>
        <w:t>חיפש</w:t>
      </w:r>
      <w:r w:rsidR="004635F5" w:rsidRPr="002F487F">
        <w:rPr>
          <w:color w:val="A6A6A6" w:themeColor="background1" w:themeShade="A6"/>
          <w:rtl/>
        </w:rPr>
        <w:t>.</w:t>
      </w:r>
    </w:p>
    <w:p w14:paraId="42BE2373" w14:textId="1362D0D1" w:rsidR="000F713A" w:rsidRPr="002F487F" w:rsidRDefault="000F713A" w:rsidP="00250000">
      <w:pPr>
        <w:rPr>
          <w:color w:val="A6A6A6" w:themeColor="background1" w:themeShade="A6"/>
          <w:rtl/>
        </w:rPr>
      </w:pPr>
      <w:r w:rsidRPr="002F487F">
        <w:rPr>
          <w:rFonts w:hint="cs"/>
          <w:color w:val="A6A6A6" w:themeColor="background1" w:themeShade="A6"/>
          <w:rtl/>
        </w:rPr>
        <w:t>]</w:t>
      </w:r>
    </w:p>
    <w:p w14:paraId="6CA54F87" w14:textId="1705C1A8" w:rsidR="004627AB" w:rsidRPr="00CD067C" w:rsidRDefault="004627AB" w:rsidP="00250000">
      <w:pPr>
        <w:rPr>
          <w:rtl/>
        </w:rPr>
      </w:pPr>
      <w:r w:rsidRPr="00CD067C">
        <w:rPr>
          <w:rtl/>
        </w:rPr>
        <w:t>"אתה שכבת פעם עם מישהי?"</w:t>
      </w:r>
    </w:p>
    <w:p w14:paraId="1CE8ED0D" w14:textId="77777777" w:rsidR="004627AB" w:rsidRPr="00CD067C" w:rsidRDefault="004627AB" w:rsidP="00250000">
      <w:pPr>
        <w:rPr>
          <w:rtl/>
        </w:rPr>
      </w:pPr>
      <w:r w:rsidRPr="00CD067C">
        <w:rPr>
          <w:rtl/>
        </w:rPr>
        <w:t>"כן."</w:t>
      </w:r>
    </w:p>
    <w:p w14:paraId="6C49817A" w14:textId="115D1C07" w:rsidR="004627AB" w:rsidRPr="00CD067C" w:rsidRDefault="000F713A" w:rsidP="00B57275">
      <w:pPr>
        <w:rPr>
          <w:rtl/>
        </w:rPr>
      </w:pPr>
      <w:r>
        <w:rPr>
          <w:rFonts w:hint="cs"/>
          <w:rtl/>
        </w:rPr>
        <w:t>[</w:t>
      </w:r>
      <w:r w:rsidR="004627AB" w:rsidRPr="00CD067C">
        <w:rPr>
          <w:rtl/>
        </w:rPr>
        <w:t>"</w:t>
      </w:r>
      <w:r w:rsidR="00402DAB">
        <w:rPr>
          <w:rFonts w:hint="cs"/>
          <w:rtl/>
        </w:rPr>
        <w:t xml:space="preserve">אבל </w:t>
      </w:r>
      <w:r w:rsidR="005C54F5">
        <w:rPr>
          <w:rFonts w:hint="cs"/>
          <w:rtl/>
        </w:rPr>
        <w:t xml:space="preserve">מישהי </w:t>
      </w:r>
      <w:r w:rsidR="001C5A04">
        <w:rPr>
          <w:rFonts w:hint="cs"/>
          <w:rtl/>
        </w:rPr>
        <w:t>הייתה</w:t>
      </w:r>
      <w:r w:rsidR="005C54F5">
        <w:rPr>
          <w:rFonts w:hint="cs"/>
          <w:rtl/>
        </w:rPr>
        <w:t xml:space="preserve"> איתך </w:t>
      </w:r>
      <w:r w:rsidR="004627AB" w:rsidRPr="00CD067C">
        <w:rPr>
          <w:rtl/>
        </w:rPr>
        <w:t>יותר מפעם אחת???"</w:t>
      </w:r>
      <w:r w:rsidR="00047A97">
        <w:rPr>
          <w:rFonts w:hint="cs"/>
          <w:rtl/>
        </w:rPr>
        <w:t xml:space="preserve"> </w:t>
      </w:r>
    </w:p>
    <w:p w14:paraId="5AF9036E" w14:textId="77777777" w:rsidR="004627AB" w:rsidRPr="00CD067C" w:rsidRDefault="004627AB" w:rsidP="00250000">
      <w:pPr>
        <w:rPr>
          <w:rtl/>
        </w:rPr>
      </w:pPr>
      <w:r w:rsidRPr="00CD067C">
        <w:rPr>
          <w:rtl/>
        </w:rPr>
        <w:t>"כן."</w:t>
      </w:r>
    </w:p>
    <w:p w14:paraId="65DA0E09" w14:textId="77777777" w:rsidR="000F713A" w:rsidRDefault="000F713A" w:rsidP="00250000">
      <w:pPr>
        <w:rPr>
          <w:rtl/>
        </w:rPr>
      </w:pPr>
      <w:r>
        <w:rPr>
          <w:rFonts w:hint="cs"/>
          <w:rtl/>
        </w:rPr>
        <w:t>]</w:t>
      </w:r>
    </w:p>
    <w:p w14:paraId="1E057232" w14:textId="299103C6" w:rsidR="004627AB" w:rsidRPr="00CD067C" w:rsidRDefault="004627AB" w:rsidP="00250000">
      <w:pPr>
        <w:rPr>
          <w:rtl/>
        </w:rPr>
      </w:pPr>
      <w:r w:rsidRPr="00CD067C">
        <w:rPr>
          <w:rtl/>
        </w:rPr>
        <w:t>"בטח מישהי שריחמה עליך."</w:t>
      </w:r>
      <w:r w:rsidR="00AD3B37">
        <w:rPr>
          <w:rFonts w:hint="cs"/>
          <w:rtl/>
        </w:rPr>
        <w:t xml:space="preserve"> </w:t>
      </w:r>
      <w:r w:rsidR="00AD3B37" w:rsidRPr="00AD3B37">
        <w:rPr>
          <w:rFonts w:cs="Times New Roman"/>
          <w:rtl/>
        </w:rPr>
        <w:t xml:space="preserve">ארקדי נבהל. </w:t>
      </w:r>
      <w:r w:rsidR="00BA54DA">
        <w:rPr>
          <w:rFonts w:cs="Times New Roman" w:hint="cs"/>
          <w:rtl/>
        </w:rPr>
        <w:t>[</w:t>
      </w:r>
      <w:r w:rsidR="00AD3B37" w:rsidRPr="00AD3B37">
        <w:rPr>
          <w:rFonts w:cs="Times New Roman"/>
          <w:rtl/>
        </w:rPr>
        <w:t>הוא לא ילד</w:t>
      </w:r>
      <w:r w:rsidR="006F0ECB">
        <w:rPr>
          <w:rFonts w:cs="Times New Roman" w:hint="cs"/>
          <w:rtl/>
        </w:rPr>
        <w:t xml:space="preserve"> יותר</w:t>
      </w:r>
      <w:r w:rsidR="00AD3B37" w:rsidRPr="00AD3B37">
        <w:rPr>
          <w:rFonts w:cs="Times New Roman"/>
          <w:rtl/>
        </w:rPr>
        <w:t>! וזה כאב לו</w:t>
      </w:r>
      <w:r w:rsidR="00352290">
        <w:rPr>
          <w:rFonts w:cs="Times New Roman"/>
          <w:rtl/>
        </w:rPr>
        <w:t xml:space="preserve"> מאוד.</w:t>
      </w:r>
      <w:r w:rsidR="00AD3B37" w:rsidRPr="00AD3B37">
        <w:rPr>
          <w:rFonts w:cs="Times New Roman"/>
          <w:rtl/>
        </w:rPr>
        <w:t xml:space="preserve"> משהו חשוב הגיע לסיומו.] למה חש </w:t>
      </w:r>
      <w:r w:rsidR="006F0ECB" w:rsidRPr="00AD3B37">
        <w:rPr>
          <w:rFonts w:cs="Times New Roman"/>
          <w:rtl/>
        </w:rPr>
        <w:t xml:space="preserve">אלכס </w:t>
      </w:r>
      <w:r w:rsidR="00AD3B37" w:rsidRPr="00AD3B37">
        <w:rPr>
          <w:rFonts w:cs="Times New Roman"/>
          <w:rtl/>
        </w:rPr>
        <w:t>צורך לה</w:t>
      </w:r>
      <w:r w:rsidR="00BA54DA">
        <w:rPr>
          <w:rFonts w:cs="Times New Roman" w:hint="cs"/>
          <w:rtl/>
        </w:rPr>
        <w:t>י</w:t>
      </w:r>
      <w:r w:rsidR="00AD3B37" w:rsidRPr="00AD3B37">
        <w:rPr>
          <w:rFonts w:cs="Times New Roman"/>
          <w:rtl/>
        </w:rPr>
        <w:t xml:space="preserve">כנס לתחומים הללו, שנדרשת בשבילם מוכנות </w:t>
      </w:r>
      <w:r w:rsidR="00BA54DA">
        <w:rPr>
          <w:rFonts w:cs="Times New Roman" w:hint="cs"/>
          <w:rtl/>
        </w:rPr>
        <w:t>גופנית ו</w:t>
      </w:r>
      <w:r w:rsidR="00AD3B37" w:rsidRPr="00AD3B37">
        <w:rPr>
          <w:rFonts w:cs="Times New Roman"/>
          <w:rtl/>
        </w:rPr>
        <w:t>נפשית שלבטח אין לו</w:t>
      </w:r>
      <w:r w:rsidR="00BA54DA">
        <w:rPr>
          <w:rFonts w:cs="Times New Roman" w:hint="cs"/>
          <w:rtl/>
        </w:rPr>
        <w:t>. [</w:t>
      </w:r>
      <w:r w:rsidR="00AD3B37" w:rsidRPr="00AD3B37">
        <w:rPr>
          <w:rFonts w:cs="Times New Roman"/>
          <w:rtl/>
        </w:rPr>
        <w:t xml:space="preserve"> מוכנות גופנית – כפי שהסבירו בשיעורי חינוך מיני. איזושהי מגננה מפני כאב הנטישה וה</w:t>
      </w:r>
      <w:r w:rsidR="00AD3B37" w:rsidRPr="00AD3B37">
        <w:t>rejection</w:t>
      </w:r>
      <w:r w:rsidR="00AD3B37" w:rsidRPr="00AD3B37">
        <w:rPr>
          <w:rFonts w:cs="Times New Roman"/>
          <w:rtl/>
        </w:rPr>
        <w:t xml:space="preserve"> שהוא בוודאי חווה עם כל בת שמוכנה לכך. ומי בכלל תסכים להיות איתו?] ארקדי חש שנכשל במשהו </w:t>
      </w:r>
      <w:r w:rsidR="006F0ECB" w:rsidRPr="006F0ECB">
        <w:rPr>
          <w:rFonts w:cs="Times New Roman"/>
          <w:rtl/>
        </w:rPr>
        <w:t>גורלי</w:t>
      </w:r>
      <w:r w:rsidR="00AD3B37" w:rsidRPr="00AD3B37">
        <w:rPr>
          <w:rFonts w:cs="Times New Roman"/>
          <w:rtl/>
        </w:rPr>
        <w:t>, [ביכולת שלו להגן עליו,] כאילו התחייב להגן עליו ודווקא בחלק ה</w:t>
      </w:r>
      <w:r w:rsidR="006F0ECB" w:rsidRPr="006F0ECB">
        <w:rPr>
          <w:rFonts w:cs="Times New Roman"/>
          <w:rtl/>
        </w:rPr>
        <w:t>מכריע</w:t>
      </w:r>
      <w:r w:rsidR="00AD3B37" w:rsidRPr="00AD3B37">
        <w:rPr>
          <w:rFonts w:cs="Times New Roman"/>
          <w:rtl/>
        </w:rPr>
        <w:t xml:space="preserve"> נכשל. זה היה בידו, הוא לא ידע איך אבל היה בטוח בכך, היה בידו לשמור על אלכס והוא נכשל בכך לגמרי.</w:t>
      </w:r>
    </w:p>
    <w:p w14:paraId="54DDFFB0" w14:textId="3048E880" w:rsidR="004627AB" w:rsidRPr="00CD067C" w:rsidRDefault="00AD3B37" w:rsidP="00685377">
      <w:pPr>
        <w:rPr>
          <w:rtl/>
        </w:rPr>
      </w:pPr>
      <w:r>
        <w:rPr>
          <w:rFonts w:hint="cs"/>
          <w:rtl/>
        </w:rPr>
        <w:t>[</w:t>
      </w:r>
      <w:r w:rsidR="004627AB" w:rsidRPr="00CD067C">
        <w:rPr>
          <w:rtl/>
        </w:rPr>
        <w:t xml:space="preserve">אלכס </w:t>
      </w:r>
      <w:r w:rsidR="00DD50FA">
        <w:rPr>
          <w:rFonts w:hint="cs"/>
          <w:rtl/>
        </w:rPr>
        <w:t>עדיין לא העלה</w:t>
      </w:r>
      <w:r w:rsidR="005F76FE">
        <w:rPr>
          <w:rFonts w:hint="cs"/>
          <w:rtl/>
        </w:rPr>
        <w:t xml:space="preserve"> על דעת</w:t>
      </w:r>
      <w:r w:rsidR="00DD50FA">
        <w:rPr>
          <w:rFonts w:hint="cs"/>
          <w:rtl/>
        </w:rPr>
        <w:t>ו</w:t>
      </w:r>
      <w:r w:rsidR="005F76FE">
        <w:rPr>
          <w:rFonts w:hint="cs"/>
          <w:rtl/>
        </w:rPr>
        <w:t xml:space="preserve"> </w:t>
      </w:r>
      <w:r w:rsidR="004627AB" w:rsidRPr="00CD067C">
        <w:rPr>
          <w:rtl/>
        </w:rPr>
        <w:t>ש</w:t>
      </w:r>
      <w:r w:rsidR="00DD50FA">
        <w:rPr>
          <w:rFonts w:hint="cs"/>
          <w:rtl/>
        </w:rPr>
        <w:t xml:space="preserve">ארקדי </w:t>
      </w:r>
      <w:r w:rsidR="004627AB" w:rsidRPr="00CD067C">
        <w:rPr>
          <w:rtl/>
        </w:rPr>
        <w:t>ירצה לפגוע בו.</w:t>
      </w:r>
      <w:r>
        <w:rPr>
          <w:rFonts w:hint="cs"/>
          <w:rtl/>
        </w:rPr>
        <w:t>]</w:t>
      </w:r>
      <w:r w:rsidR="00402DAB">
        <w:rPr>
          <w:rFonts w:hint="cs"/>
          <w:rtl/>
        </w:rPr>
        <w:t xml:space="preserve"> </w:t>
      </w:r>
      <w:r w:rsidR="005F76FE">
        <w:rPr>
          <w:rtl/>
        </w:rPr>
        <w:t>"</w:t>
      </w:r>
      <w:r w:rsidR="00F97A34">
        <w:rPr>
          <w:rtl/>
        </w:rPr>
        <w:t>כל כך</w:t>
      </w:r>
      <w:r w:rsidR="0089206E">
        <w:rPr>
          <w:rtl/>
        </w:rPr>
        <w:t xml:space="preserve"> קשה לך ל</w:t>
      </w:r>
      <w:r w:rsidR="006933C0">
        <w:rPr>
          <w:rFonts w:hint="cs"/>
          <w:rtl/>
        </w:rPr>
        <w:t>האמין</w:t>
      </w:r>
      <w:r w:rsidR="004627AB" w:rsidRPr="00CD067C">
        <w:rPr>
          <w:rtl/>
        </w:rPr>
        <w:t xml:space="preserve"> שמישהו </w:t>
      </w:r>
      <w:r w:rsidR="00D601ED">
        <w:rPr>
          <w:rFonts w:hint="cs"/>
          <w:rtl/>
        </w:rPr>
        <w:t>י</w:t>
      </w:r>
      <w:r w:rsidR="004627AB" w:rsidRPr="00CD067C">
        <w:rPr>
          <w:rtl/>
        </w:rPr>
        <w:t>רצה אותי? כלומר, מישהי</w:t>
      </w:r>
      <w:r w:rsidR="005257C2">
        <w:rPr>
          <w:rFonts w:hint="cs"/>
          <w:rtl/>
        </w:rPr>
        <w:t>?</w:t>
      </w:r>
      <w:r w:rsidR="004627AB" w:rsidRPr="00CD067C">
        <w:rPr>
          <w:rtl/>
        </w:rPr>
        <w:t>"</w:t>
      </w:r>
    </w:p>
    <w:p w14:paraId="528BD299" w14:textId="325A8C92" w:rsidR="004627AB" w:rsidRPr="00CD067C" w:rsidRDefault="004627AB" w:rsidP="00250000">
      <w:pPr>
        <w:rPr>
          <w:rtl/>
        </w:rPr>
      </w:pPr>
      <w:r w:rsidRPr="00CD067C">
        <w:rPr>
          <w:rtl/>
        </w:rPr>
        <w:t xml:space="preserve">"אז איפה </w:t>
      </w:r>
      <w:r w:rsidR="001C5A04">
        <w:rPr>
          <w:rtl/>
        </w:rPr>
        <w:t>הייתה</w:t>
      </w:r>
      <w:r w:rsidRPr="00CD067C">
        <w:rPr>
          <w:rtl/>
        </w:rPr>
        <w:t xml:space="preserve"> לך חברה? באנגליה? איפה שאף אחד לא יכול לבדוק?"</w:t>
      </w:r>
      <w:r w:rsidR="00AD3B37" w:rsidRPr="00AD3B37">
        <w:rPr>
          <w:rFonts w:cs="Times New Roman"/>
          <w:rtl/>
        </w:rPr>
        <w:t xml:space="preserve"> זאת </w:t>
      </w:r>
      <w:r w:rsidR="001C5A04">
        <w:rPr>
          <w:rFonts w:cs="Times New Roman"/>
          <w:rtl/>
        </w:rPr>
        <w:t>הייתה</w:t>
      </w:r>
      <w:r w:rsidR="00AD3B37" w:rsidRPr="00AD3B37">
        <w:rPr>
          <w:rFonts w:cs="Times New Roman"/>
          <w:rtl/>
        </w:rPr>
        <w:t xml:space="preserve"> תקוותו, שאלכס שיקר, או הגזים, או סתם לא הבין במה מדובר.</w:t>
      </w:r>
    </w:p>
    <w:p w14:paraId="591B073B" w14:textId="77777777" w:rsidR="004627AB" w:rsidRPr="00CD067C" w:rsidRDefault="004627AB" w:rsidP="00250000">
      <w:pPr>
        <w:rPr>
          <w:rtl/>
        </w:rPr>
      </w:pPr>
      <w:r w:rsidRPr="00CD067C">
        <w:rPr>
          <w:rtl/>
        </w:rPr>
        <w:t>אלכס צחק.</w:t>
      </w:r>
    </w:p>
    <w:p w14:paraId="7CF13F7E" w14:textId="77777777" w:rsidR="004627AB" w:rsidRPr="00CD067C" w:rsidRDefault="004627AB" w:rsidP="00250000">
      <w:pPr>
        <w:rPr>
          <w:rtl/>
        </w:rPr>
      </w:pPr>
      <w:r w:rsidRPr="00CD067C">
        <w:rPr>
          <w:rtl/>
        </w:rPr>
        <w:t>"מה אתה צוחק כמו איזה טמבל?"</w:t>
      </w:r>
    </w:p>
    <w:p w14:paraId="7A861553" w14:textId="5720F4F0" w:rsidR="006933C0" w:rsidRDefault="004627AB" w:rsidP="002C451D">
      <w:pPr>
        <w:rPr>
          <w:rtl/>
        </w:rPr>
      </w:pPr>
      <w:r w:rsidRPr="00CD067C">
        <w:rPr>
          <w:rtl/>
        </w:rPr>
        <w:t xml:space="preserve">אלכס שמר את </w:t>
      </w:r>
      <w:r w:rsidR="002C451D">
        <w:rPr>
          <w:rFonts w:hint="cs"/>
          <w:rtl/>
        </w:rPr>
        <w:t>התמונות שטלטל עימו עד ישראל</w:t>
      </w:r>
      <w:r w:rsidRPr="00CD067C">
        <w:rPr>
          <w:rtl/>
        </w:rPr>
        <w:t xml:space="preserve"> בקופסת נעליים מעל הארון</w:t>
      </w:r>
      <w:r w:rsidR="00367E50">
        <w:rPr>
          <w:rFonts w:hint="cs"/>
          <w:rtl/>
        </w:rPr>
        <w:t xml:space="preserve"> בחדרו</w:t>
      </w:r>
      <w:r w:rsidRPr="00CD067C">
        <w:rPr>
          <w:rtl/>
        </w:rPr>
        <w:t xml:space="preserve">. </w:t>
      </w:r>
      <w:r w:rsidR="00367E50">
        <w:rPr>
          <w:rFonts w:hint="cs"/>
          <w:rtl/>
        </w:rPr>
        <w:t>ארקדי הגיע אליה בקלות</w:t>
      </w:r>
      <w:r w:rsidR="005257C2">
        <w:rPr>
          <w:rFonts w:hint="cs"/>
          <w:rtl/>
        </w:rPr>
        <w:t xml:space="preserve"> </w:t>
      </w:r>
      <w:r w:rsidR="005257C2">
        <w:rPr>
          <w:rtl/>
        </w:rPr>
        <w:t>–</w:t>
      </w:r>
      <w:r w:rsidR="00367E50">
        <w:rPr>
          <w:rFonts w:hint="cs"/>
          <w:rtl/>
        </w:rPr>
        <w:t xml:space="preserve"> </w:t>
      </w:r>
      <w:r w:rsidR="000F713A">
        <w:rPr>
          <w:rFonts w:hint="cs"/>
          <w:rtl/>
        </w:rPr>
        <w:t>הוא</w:t>
      </w:r>
      <w:r w:rsidR="00367E50">
        <w:rPr>
          <w:rFonts w:hint="cs"/>
          <w:rtl/>
        </w:rPr>
        <w:t xml:space="preserve"> ג</w:t>
      </w:r>
      <w:r w:rsidR="000F713A">
        <w:rPr>
          <w:rFonts w:hint="cs"/>
          <w:rtl/>
        </w:rPr>
        <w:t>י</w:t>
      </w:r>
      <w:r w:rsidR="00367E50">
        <w:rPr>
          <w:rFonts w:hint="cs"/>
          <w:rtl/>
        </w:rPr>
        <w:t>חך</w:t>
      </w:r>
      <w:r w:rsidR="005257C2">
        <w:rPr>
          <w:rFonts w:hint="cs"/>
          <w:rtl/>
        </w:rPr>
        <w:t>,</w:t>
      </w:r>
      <w:r w:rsidR="00367E50">
        <w:rPr>
          <w:rFonts w:hint="cs"/>
          <w:rtl/>
        </w:rPr>
        <w:t xml:space="preserve"> נעליים מידה 46 ל</w:t>
      </w:r>
      <w:r w:rsidR="006F0ECB" w:rsidRPr="006F0ECB">
        <w:rPr>
          <w:rFonts w:cs="Times New Roman"/>
          <w:rtl/>
        </w:rPr>
        <w:t>אפס</w:t>
      </w:r>
      <w:r w:rsidR="00367E50">
        <w:rPr>
          <w:rFonts w:hint="cs"/>
          <w:rtl/>
        </w:rPr>
        <w:t xml:space="preserve"> הקטן הזה</w:t>
      </w:r>
      <w:r w:rsidR="005257C2">
        <w:rPr>
          <w:rFonts w:hint="cs"/>
          <w:rtl/>
        </w:rPr>
        <w:t xml:space="preserve"> </w:t>
      </w:r>
      <w:r w:rsidR="005257C2">
        <w:rPr>
          <w:rtl/>
        </w:rPr>
        <w:t>–</w:t>
      </w:r>
      <w:r w:rsidR="00367E50">
        <w:rPr>
          <w:rFonts w:hint="cs"/>
          <w:rtl/>
        </w:rPr>
        <w:t xml:space="preserve"> ואלכס שפך את ת</w:t>
      </w:r>
      <w:r w:rsidR="00BA54DA">
        <w:rPr>
          <w:rFonts w:hint="cs"/>
          <w:rtl/>
        </w:rPr>
        <w:t>ו</w:t>
      </w:r>
      <w:r w:rsidR="00367E50">
        <w:rPr>
          <w:rFonts w:hint="cs"/>
          <w:rtl/>
        </w:rPr>
        <w:t xml:space="preserve">כנה על מיטתו הסתורה. </w:t>
      </w:r>
    </w:p>
    <w:p w14:paraId="4180718F" w14:textId="4E9730A5" w:rsidR="004627AB" w:rsidRPr="00CD067C" w:rsidRDefault="00367E50" w:rsidP="002C451D">
      <w:pPr>
        <w:rPr>
          <w:rtl/>
        </w:rPr>
      </w:pPr>
      <w:r>
        <w:rPr>
          <w:rFonts w:hint="cs"/>
          <w:rtl/>
        </w:rPr>
        <w:t xml:space="preserve">ארקדי </w:t>
      </w:r>
      <w:r w:rsidR="006933C0">
        <w:rPr>
          <w:rFonts w:hint="cs"/>
          <w:rtl/>
        </w:rPr>
        <w:t>הת</w:t>
      </w:r>
      <w:r w:rsidR="005257C2">
        <w:rPr>
          <w:rFonts w:hint="cs"/>
          <w:rtl/>
        </w:rPr>
        <w:t>י</w:t>
      </w:r>
      <w:r>
        <w:rPr>
          <w:rFonts w:hint="cs"/>
          <w:rtl/>
        </w:rPr>
        <w:t>ישב על המיטה</w:t>
      </w:r>
      <w:r w:rsidR="004627AB" w:rsidRPr="00CD067C">
        <w:rPr>
          <w:rtl/>
        </w:rPr>
        <w:t xml:space="preserve"> </w:t>
      </w:r>
      <w:r w:rsidR="006933C0">
        <w:rPr>
          <w:rFonts w:hint="cs"/>
          <w:rtl/>
        </w:rPr>
        <w:t>ו</w:t>
      </w:r>
      <w:r w:rsidR="00ED584E">
        <w:rPr>
          <w:rFonts w:hint="cs"/>
          <w:rtl/>
        </w:rPr>
        <w:t xml:space="preserve">נבר </w:t>
      </w:r>
      <w:r>
        <w:rPr>
          <w:rFonts w:hint="cs"/>
          <w:rtl/>
        </w:rPr>
        <w:t>ב</w:t>
      </w:r>
      <w:r w:rsidR="00ED584E">
        <w:rPr>
          <w:rFonts w:hint="cs"/>
          <w:rtl/>
        </w:rPr>
        <w:t>תמ</w:t>
      </w:r>
      <w:r w:rsidR="00ED584E">
        <w:rPr>
          <w:rtl/>
        </w:rPr>
        <w:t xml:space="preserve">ונות של </w:t>
      </w:r>
      <w:r>
        <w:rPr>
          <w:rFonts w:hint="cs"/>
          <w:rtl/>
        </w:rPr>
        <w:t>המוני ילדים שלא הכיר</w:t>
      </w:r>
      <w:r w:rsidR="006933C0">
        <w:rPr>
          <w:rFonts w:hint="cs"/>
          <w:rtl/>
        </w:rPr>
        <w:t xml:space="preserve">. </w:t>
      </w:r>
      <w:r w:rsidR="00AD3B37" w:rsidRPr="00AD3B37">
        <w:rPr>
          <w:rFonts w:cs="Times New Roman"/>
          <w:rtl/>
        </w:rPr>
        <w:t>ביניהן לא היה קשה לזהות את חברותיו,</w:t>
      </w:r>
      <w:r w:rsidR="000F713A">
        <w:rPr>
          <w:rFonts w:hint="cs"/>
          <w:rtl/>
        </w:rPr>
        <w:t xml:space="preserve"> </w:t>
      </w:r>
      <w:r>
        <w:rPr>
          <w:rFonts w:hint="cs"/>
          <w:rtl/>
        </w:rPr>
        <w:t xml:space="preserve">אלכס עם </w:t>
      </w:r>
      <w:r w:rsidR="00ED584E">
        <w:rPr>
          <w:rtl/>
        </w:rPr>
        <w:t>טולאסי ו</w:t>
      </w:r>
      <w:r>
        <w:rPr>
          <w:rFonts w:hint="cs"/>
          <w:rtl/>
        </w:rPr>
        <w:t>אלכס עם</w:t>
      </w:r>
      <w:r w:rsidR="00ED584E">
        <w:rPr>
          <w:rtl/>
        </w:rPr>
        <w:t xml:space="preserve"> סאקורה.</w:t>
      </w:r>
      <w:r w:rsidR="00022A80" w:rsidRPr="00022A80">
        <w:rPr>
          <w:rFonts w:hint="cs"/>
          <w:rtl/>
        </w:rPr>
        <w:t xml:space="preserve"> </w:t>
      </w:r>
      <w:r w:rsidR="00022A80">
        <w:rPr>
          <w:rFonts w:hint="cs"/>
          <w:rtl/>
        </w:rPr>
        <w:t>ליליאן הופיעה גם היא בכמה מהן.</w:t>
      </w:r>
      <w:r w:rsidR="00AD3B37" w:rsidRPr="00AD3B37">
        <w:rPr>
          <w:rFonts w:cs="Times New Roman"/>
          <w:rtl/>
        </w:rPr>
        <w:t xml:space="preserve"> </w:t>
      </w:r>
      <w:r w:rsidR="00BA54DA">
        <w:rPr>
          <w:rFonts w:cs="Times New Roman" w:hint="cs"/>
          <w:rtl/>
        </w:rPr>
        <w:t>[</w:t>
      </w:r>
      <w:r w:rsidR="007D4641" w:rsidRPr="007D4641">
        <w:rPr>
          <w:rFonts w:cs="Times New Roman"/>
          <w:rtl/>
        </w:rPr>
        <w:t>אלכס</w:t>
      </w:r>
      <w:r w:rsidR="007D4641">
        <w:rPr>
          <w:rFonts w:cs="Times New Roman" w:hint="cs"/>
          <w:rtl/>
        </w:rPr>
        <w:t xml:space="preserve"> </w:t>
      </w:r>
      <w:r w:rsidR="00AD3B37" w:rsidRPr="00AD3B37">
        <w:rPr>
          <w:rFonts w:cs="Times New Roman"/>
          <w:rtl/>
        </w:rPr>
        <w:t>הבין בדיוק במה מדובר, זה היה ברור מייד. לא שיקר ולא הגזים.</w:t>
      </w:r>
      <w:r w:rsidR="00BA54DA">
        <w:rPr>
          <w:rFonts w:cs="Times New Roman" w:hint="cs"/>
          <w:rtl/>
        </w:rPr>
        <w:t>]</w:t>
      </w:r>
    </w:p>
    <w:p w14:paraId="4861C77D" w14:textId="5905C2EC" w:rsidR="004627AB" w:rsidRPr="00CD067C" w:rsidRDefault="004627AB" w:rsidP="00070338">
      <w:pPr>
        <w:rPr>
          <w:rtl/>
        </w:rPr>
      </w:pPr>
      <w:r w:rsidRPr="00CD067C">
        <w:rPr>
          <w:rtl/>
        </w:rPr>
        <w:t>"אני לא מאמין. אל</w:t>
      </w:r>
      <w:r w:rsidR="004A0059">
        <w:rPr>
          <w:rFonts w:hint="cs"/>
          <w:rtl/>
        </w:rPr>
        <w:t>ו</w:t>
      </w:r>
      <w:r w:rsidRPr="00CD067C">
        <w:rPr>
          <w:rtl/>
        </w:rPr>
        <w:t xml:space="preserve"> היו חברות שלך?"</w:t>
      </w:r>
      <w:r w:rsidR="004E6D34">
        <w:rPr>
          <w:rFonts w:hint="cs"/>
          <w:rtl/>
        </w:rPr>
        <w:t xml:space="preserve"> </w:t>
      </w:r>
      <w:r w:rsidRPr="00CD067C">
        <w:rPr>
          <w:rtl/>
        </w:rPr>
        <w:t xml:space="preserve">ארקדי </w:t>
      </w:r>
      <w:r w:rsidR="00226C00">
        <w:rPr>
          <w:rFonts w:hint="cs"/>
          <w:rtl/>
        </w:rPr>
        <w:t xml:space="preserve">שלף </w:t>
      </w:r>
      <w:r w:rsidR="007D4641" w:rsidRPr="007D4641">
        <w:rPr>
          <w:rFonts w:cs="Times New Roman"/>
          <w:rtl/>
        </w:rPr>
        <w:t xml:space="preserve">תמונה </w:t>
      </w:r>
      <w:r w:rsidR="00226C00">
        <w:rPr>
          <w:rFonts w:hint="cs"/>
          <w:rtl/>
        </w:rPr>
        <w:t>מהערימה</w:t>
      </w:r>
      <w:r w:rsidRPr="00CD067C">
        <w:rPr>
          <w:rtl/>
        </w:rPr>
        <w:t>.</w:t>
      </w:r>
      <w:r w:rsidR="009564E3">
        <w:rPr>
          <w:rFonts w:hint="cs"/>
          <w:rtl/>
        </w:rPr>
        <w:t xml:space="preserve"> </w:t>
      </w:r>
      <w:r w:rsidRPr="00CD067C">
        <w:rPr>
          <w:rtl/>
        </w:rPr>
        <w:t>"איפה זה?"</w:t>
      </w:r>
    </w:p>
    <w:p w14:paraId="6A2EE9B0" w14:textId="77777777" w:rsidR="004627AB" w:rsidRPr="00CD067C" w:rsidRDefault="004627AB" w:rsidP="00250000">
      <w:pPr>
        <w:rPr>
          <w:rtl/>
        </w:rPr>
      </w:pPr>
      <w:r w:rsidRPr="00CD067C">
        <w:rPr>
          <w:rtl/>
        </w:rPr>
        <w:t>"בטוקיו."</w:t>
      </w:r>
    </w:p>
    <w:p w14:paraId="24C7F8A1" w14:textId="77777777" w:rsidR="004627AB" w:rsidRPr="00CD067C" w:rsidRDefault="004627AB" w:rsidP="00250000">
      <w:pPr>
        <w:rPr>
          <w:rtl/>
        </w:rPr>
      </w:pPr>
      <w:r w:rsidRPr="00CD067C">
        <w:rPr>
          <w:rtl/>
        </w:rPr>
        <w:lastRenderedPageBreak/>
        <w:t>"מה לעזאזל עשית בטוקיו?"</w:t>
      </w:r>
    </w:p>
    <w:p w14:paraId="2699FD59" w14:textId="00C0B9FD" w:rsidR="004627AB" w:rsidRPr="00CD067C" w:rsidRDefault="004627AB" w:rsidP="00D601ED">
      <w:pPr>
        <w:rPr>
          <w:rtl/>
        </w:rPr>
      </w:pPr>
      <w:r w:rsidRPr="00CD067C">
        <w:rPr>
          <w:rtl/>
        </w:rPr>
        <w:t>"נסעתי עם סאקורה.</w:t>
      </w:r>
      <w:r w:rsidR="00ED584E">
        <w:rPr>
          <w:rFonts w:hint="cs"/>
          <w:rtl/>
        </w:rPr>
        <w:t xml:space="preserve"> </w:t>
      </w:r>
      <w:r w:rsidR="00D601ED">
        <w:rPr>
          <w:rFonts w:hint="cs"/>
          <w:rtl/>
        </w:rPr>
        <w:t xml:space="preserve">בעקבות </w:t>
      </w:r>
      <w:r w:rsidR="00ED584E">
        <w:rPr>
          <w:rFonts w:hint="cs"/>
          <w:rtl/>
        </w:rPr>
        <w:t xml:space="preserve">סאקורה, </w:t>
      </w:r>
      <w:r w:rsidR="00283859">
        <w:rPr>
          <w:rFonts w:hint="cs"/>
          <w:rtl/>
        </w:rPr>
        <w:t xml:space="preserve">יותר </w:t>
      </w:r>
      <w:r w:rsidR="00291496">
        <w:rPr>
          <w:rFonts w:hint="cs"/>
          <w:rtl/>
        </w:rPr>
        <w:t>נכון</w:t>
      </w:r>
      <w:r w:rsidR="00ED584E">
        <w:rPr>
          <w:rFonts w:hint="cs"/>
          <w:rtl/>
        </w:rPr>
        <w:t>. לא הרעיון הכי מבריק שהיה לי.</w:t>
      </w:r>
      <w:r w:rsidRPr="00CD067C">
        <w:rPr>
          <w:rtl/>
        </w:rPr>
        <w:t>"</w:t>
      </w:r>
    </w:p>
    <w:p w14:paraId="7C991665" w14:textId="193208E1" w:rsidR="004627AB" w:rsidRPr="00CD067C" w:rsidRDefault="004627AB" w:rsidP="00250000">
      <w:pPr>
        <w:rPr>
          <w:rtl/>
        </w:rPr>
      </w:pPr>
      <w:r w:rsidRPr="00CD067C">
        <w:rPr>
          <w:rtl/>
        </w:rPr>
        <w:t>אלכס הת</w:t>
      </w:r>
      <w:r w:rsidR="005257C2">
        <w:rPr>
          <w:rFonts w:hint="cs"/>
          <w:rtl/>
        </w:rPr>
        <w:t>י</w:t>
      </w:r>
      <w:r w:rsidRPr="00CD067C">
        <w:rPr>
          <w:rtl/>
        </w:rPr>
        <w:t xml:space="preserve">ישב למרגלותיו של ארקדי, מקופל, כמו שנערים קטני מידות וגמישים יודעים לקפל את עצמם, בפקעת מצומצמת ובלתי מודעת לעצמה. </w:t>
      </w:r>
      <w:r w:rsidR="00796BA2">
        <w:rPr>
          <w:rFonts w:hint="cs"/>
          <w:rtl/>
        </w:rPr>
        <w:t>[</w:t>
      </w:r>
      <w:r w:rsidRPr="00CD067C">
        <w:rPr>
          <w:rtl/>
        </w:rPr>
        <w:t xml:space="preserve">ארקדי ניסה לשוא לנער את ליבו שנכמר והתקפל </w:t>
      </w:r>
      <w:r w:rsidR="004F78F4">
        <w:rPr>
          <w:rFonts w:hint="cs"/>
          <w:rtl/>
        </w:rPr>
        <w:t>ב</w:t>
      </w:r>
      <w:r w:rsidRPr="00CD067C">
        <w:rPr>
          <w:rtl/>
        </w:rPr>
        <w:t>צורת גופו של אלכס.</w:t>
      </w:r>
      <w:r w:rsidR="00796BA2">
        <w:rPr>
          <w:rFonts w:hint="cs"/>
          <w:rtl/>
        </w:rPr>
        <w:t>]</w:t>
      </w:r>
    </w:p>
    <w:p w14:paraId="17FD2372" w14:textId="77777777" w:rsidR="004627AB" w:rsidRPr="00CD067C" w:rsidRDefault="004627AB" w:rsidP="00250000">
      <w:pPr>
        <w:rPr>
          <w:rtl/>
        </w:rPr>
      </w:pPr>
      <w:r w:rsidRPr="00CD067C">
        <w:rPr>
          <w:rtl/>
        </w:rPr>
        <w:t>"</w:t>
      </w:r>
      <w:r w:rsidR="00D76019">
        <w:rPr>
          <w:rFonts w:hint="cs"/>
          <w:rtl/>
        </w:rPr>
        <w:t>ו</w:t>
      </w:r>
      <w:r w:rsidRPr="00CD067C">
        <w:rPr>
          <w:rtl/>
        </w:rPr>
        <w:t>את הדס</w:t>
      </w:r>
      <w:r w:rsidR="00D76019">
        <w:rPr>
          <w:rFonts w:hint="cs"/>
          <w:rtl/>
        </w:rPr>
        <w:t xml:space="preserve">, </w:t>
      </w:r>
      <w:r w:rsidR="00D76019" w:rsidRPr="00CD067C">
        <w:rPr>
          <w:rtl/>
        </w:rPr>
        <w:t>אתה לא רוצה</w:t>
      </w:r>
      <w:r w:rsidRPr="00CD067C">
        <w:rPr>
          <w:rtl/>
        </w:rPr>
        <w:t>?"</w:t>
      </w:r>
    </w:p>
    <w:p w14:paraId="65457E8A" w14:textId="2C557C40" w:rsidR="004627AB" w:rsidRPr="00CD067C" w:rsidRDefault="004627AB" w:rsidP="00250000">
      <w:pPr>
        <w:rPr>
          <w:rtl/>
        </w:rPr>
      </w:pPr>
      <w:r w:rsidRPr="00CD067C">
        <w:rPr>
          <w:rtl/>
        </w:rPr>
        <w:t>"אל תדאג, בחיים לא הייתי לוקח לך חברה."</w:t>
      </w:r>
    </w:p>
    <w:p w14:paraId="011326FF" w14:textId="3E98CA1A" w:rsidR="00036EFF" w:rsidRPr="00036EFF" w:rsidRDefault="004627AB" w:rsidP="00036EFF">
      <w:pPr>
        <w:rPr>
          <w:rFonts w:cs="Times New Roman"/>
          <w:rtl/>
        </w:rPr>
      </w:pPr>
      <w:r w:rsidRPr="00CD067C">
        <w:rPr>
          <w:rtl/>
        </w:rPr>
        <w:t>"כאילו שהיית יכול. אני ממש לא מודאג."</w:t>
      </w:r>
      <w:r w:rsidR="002B6CB3" w:rsidRPr="002B6CB3">
        <w:rPr>
          <w:rFonts w:cs="Times New Roman"/>
          <w:rtl/>
        </w:rPr>
        <w:t xml:space="preserve"> ארקדי הציץ במעטפה של מעבד</w:t>
      </w:r>
      <w:r w:rsidR="00953FC2">
        <w:rPr>
          <w:rFonts w:cs="Times New Roman" w:hint="cs"/>
          <w:rtl/>
        </w:rPr>
        <w:t>ה</w:t>
      </w:r>
      <w:r w:rsidR="002B6CB3" w:rsidRPr="002B6CB3">
        <w:rPr>
          <w:rFonts w:cs="Times New Roman"/>
          <w:rtl/>
        </w:rPr>
        <w:t xml:space="preserve"> </w:t>
      </w:r>
      <w:r w:rsidR="00953FC2">
        <w:rPr>
          <w:rFonts w:cs="Times New Roman" w:hint="cs"/>
          <w:rtl/>
        </w:rPr>
        <w:t>ל</w:t>
      </w:r>
      <w:r w:rsidR="002B6CB3" w:rsidRPr="002B6CB3">
        <w:rPr>
          <w:rFonts w:cs="Times New Roman"/>
          <w:rtl/>
        </w:rPr>
        <w:t>פיתוח</w:t>
      </w:r>
      <w:r w:rsidR="00953FC2">
        <w:rPr>
          <w:rFonts w:cs="Times New Roman" w:hint="cs"/>
          <w:rtl/>
        </w:rPr>
        <w:t xml:space="preserve"> תמונות</w:t>
      </w:r>
      <w:r w:rsidR="002B6CB3" w:rsidRPr="002B6CB3">
        <w:rPr>
          <w:rFonts w:cs="Times New Roman"/>
          <w:rtl/>
        </w:rPr>
        <w:t xml:space="preserve">, </w:t>
      </w:r>
      <w:r w:rsidR="00283859" w:rsidRPr="00283859">
        <w:rPr>
          <w:rFonts w:cs="Times New Roman"/>
          <w:rtl/>
        </w:rPr>
        <w:t xml:space="preserve">לרגע לא הבין על מה הוא מסתכל, לא לגועל הזה הוא ציפה, אוסף </w:t>
      </w:r>
      <w:r w:rsidR="004724B1">
        <w:rPr>
          <w:rFonts w:cs="Times New Roman" w:hint="cs"/>
          <w:rtl/>
        </w:rPr>
        <w:t>ססגוני</w:t>
      </w:r>
      <w:r w:rsidR="00283859" w:rsidRPr="00283859">
        <w:rPr>
          <w:rFonts w:cs="Times New Roman"/>
          <w:rtl/>
        </w:rPr>
        <w:t xml:space="preserve"> </w:t>
      </w:r>
      <w:r w:rsidR="002B6CB3" w:rsidRPr="002B6CB3">
        <w:rPr>
          <w:rFonts w:cs="Times New Roman"/>
          <w:rtl/>
        </w:rPr>
        <w:t>של חרקי הבית והחצר בפירוט מרהיב</w:t>
      </w:r>
      <w:r w:rsidR="00283859" w:rsidRPr="00283859">
        <w:rPr>
          <w:rFonts w:cs="Times New Roman"/>
          <w:rtl/>
        </w:rPr>
        <w:t xml:space="preserve"> </w:t>
      </w:r>
      <w:r w:rsidR="00AD3B37">
        <w:rPr>
          <w:rFonts w:cs="Times New Roman" w:hint="cs"/>
          <w:rtl/>
        </w:rPr>
        <w:t>[</w:t>
      </w:r>
      <w:r w:rsidR="00283859" w:rsidRPr="00283859">
        <w:rPr>
          <w:rFonts w:cs="Times New Roman"/>
          <w:rtl/>
        </w:rPr>
        <w:t>המתקבל</w:t>
      </w:r>
      <w:r w:rsidR="00AD3B37">
        <w:rPr>
          <w:rFonts w:cs="Times New Roman" w:hint="cs"/>
          <w:rtl/>
        </w:rPr>
        <w:t>]</w:t>
      </w:r>
      <w:r w:rsidR="00283859" w:rsidRPr="00283859">
        <w:rPr>
          <w:rFonts w:cs="Times New Roman"/>
          <w:rtl/>
        </w:rPr>
        <w:t xml:space="preserve"> </w:t>
      </w:r>
      <w:r w:rsidR="00AD3B37">
        <w:rPr>
          <w:rFonts w:cs="Times New Roman" w:hint="cs"/>
          <w:rtl/>
        </w:rPr>
        <w:t xml:space="preserve">של </w:t>
      </w:r>
      <w:r w:rsidR="007D4641" w:rsidRPr="007D4641">
        <w:rPr>
          <w:rFonts w:cs="Times New Roman"/>
          <w:rtl/>
        </w:rPr>
        <w:t>תצלומי תקריב</w:t>
      </w:r>
      <w:r w:rsidR="00283859" w:rsidRPr="00283859">
        <w:rPr>
          <w:rFonts w:cs="Times New Roman"/>
          <w:rtl/>
        </w:rPr>
        <w:t>, רגליים שעירות וראשים אטומים ומחושים ארוכים, ממשמשים</w:t>
      </w:r>
      <w:r w:rsidR="002B6CB3" w:rsidRPr="002B6CB3">
        <w:rPr>
          <w:rFonts w:cs="Times New Roman"/>
          <w:rtl/>
        </w:rPr>
        <w:t>.</w:t>
      </w:r>
      <w:r w:rsidR="00036EFF" w:rsidRPr="00036EFF">
        <w:rPr>
          <w:rFonts w:cs="Times New Roman"/>
          <w:rtl/>
        </w:rPr>
        <w:t xml:space="preserve"> </w:t>
      </w:r>
    </w:p>
    <w:p w14:paraId="56CBBFC1" w14:textId="77777777" w:rsidR="00036EFF" w:rsidRPr="00036EFF" w:rsidRDefault="00036EFF" w:rsidP="00036EFF">
      <w:pPr>
        <w:rPr>
          <w:rFonts w:cs="Times New Roman"/>
          <w:rtl/>
        </w:rPr>
      </w:pPr>
      <w:r w:rsidRPr="00036EFF">
        <w:rPr>
          <w:rFonts w:cs="Times New Roman"/>
          <w:rtl/>
        </w:rPr>
        <w:t>"קיבלתי במתנה מצלמה ממש יקרה, חיפשתי לצלם משהו קשה בשביל לבדוק אותה."</w:t>
      </w:r>
    </w:p>
    <w:p w14:paraId="45563C87" w14:textId="25B48E23" w:rsidR="00F428F7" w:rsidRDefault="00036EFF" w:rsidP="00036EFF">
      <w:pPr>
        <w:rPr>
          <w:rtl/>
        </w:rPr>
      </w:pPr>
      <w:r w:rsidRPr="00036EFF">
        <w:rPr>
          <w:rFonts w:cs="Times New Roman"/>
          <w:rtl/>
        </w:rPr>
        <w:t xml:space="preserve">המצלמה מן הסתם עמדה בבדיקה בהצלחה מסחררת, ארקדי לא העז לשלוף </w:t>
      </w:r>
      <w:r w:rsidR="00BA54DA">
        <w:rPr>
          <w:rFonts w:cs="Times New Roman" w:hint="cs"/>
          <w:rtl/>
        </w:rPr>
        <w:t xml:space="preserve">ולו </w:t>
      </w:r>
      <w:r w:rsidRPr="00036EFF">
        <w:rPr>
          <w:rFonts w:cs="Times New Roman"/>
          <w:rtl/>
        </w:rPr>
        <w:t xml:space="preserve">תמונה אחת. הוא סגר את המעטפה ברתיעה והשליך אותה </w:t>
      </w:r>
      <w:r w:rsidR="002B6CB3">
        <w:rPr>
          <w:rFonts w:cs="Times New Roman" w:hint="cs"/>
          <w:rtl/>
        </w:rPr>
        <w:t>ה</w:t>
      </w:r>
      <w:r w:rsidRPr="00036EFF">
        <w:rPr>
          <w:rFonts w:cs="Times New Roman"/>
          <w:rtl/>
        </w:rPr>
        <w:t>רחק ממנו. [</w:t>
      </w:r>
      <w:r w:rsidR="00F428F7">
        <w:rPr>
          <w:rFonts w:cs="Times New Roman"/>
          <w:rtl/>
        </w:rPr>
        <w:t xml:space="preserve">פתוחה, שהכילה סידרה מזעזעת למדי של תמונות גדם האצבע של סיימון בשלבים שונים של החלמה. </w:t>
      </w:r>
    </w:p>
    <w:p w14:paraId="185CEEAC" w14:textId="77777777" w:rsidR="00F428F7" w:rsidRDefault="00F428F7" w:rsidP="00F428F7">
      <w:pPr>
        <w:rPr>
          <w:rtl/>
        </w:rPr>
      </w:pPr>
      <w:r>
        <w:rPr>
          <w:rFonts w:cs="Times New Roman"/>
          <w:rtl/>
        </w:rPr>
        <w:t>"בטח אתה רגיל לכאלה, זה מתאונה של חבר שלי, נפלה לו אסלה על האצבע."</w:t>
      </w:r>
    </w:p>
    <w:p w14:paraId="403CF7FA" w14:textId="253B4B56" w:rsidR="00F428F7" w:rsidRDefault="00F428F7" w:rsidP="00F428F7">
      <w:pPr>
        <w:rPr>
          <w:rtl/>
        </w:rPr>
      </w:pPr>
      <w:r>
        <w:rPr>
          <w:rFonts w:cs="Times New Roman"/>
          <w:rtl/>
        </w:rPr>
        <w:t>במשמרות מד"א ארקדי טיפל בעיקר במקרים גריאטרים וכרוניים, לא היה רגיל לתמונות כה ולחברים כה פרועים, אבל שתק.</w:t>
      </w:r>
      <w:r w:rsidR="00036EFF">
        <w:rPr>
          <w:rFonts w:cs="Times New Roman" w:hint="cs"/>
          <w:rtl/>
        </w:rPr>
        <w:t>]</w:t>
      </w:r>
    </w:p>
    <w:p w14:paraId="1E735FF2" w14:textId="545CACF6" w:rsidR="00AD3B37" w:rsidRPr="00AD3B37" w:rsidRDefault="00F428F7" w:rsidP="00AD3B37">
      <w:pPr>
        <w:rPr>
          <w:rFonts w:cs="Times New Roman"/>
          <w:rtl/>
        </w:rPr>
      </w:pPr>
      <w:r>
        <w:rPr>
          <w:rFonts w:cs="Times New Roman"/>
          <w:rtl/>
        </w:rPr>
        <w:t>"תראה את התמונה הזאת, ככה נראינו בתלבושת אחידה," אלכס הרים תמונה</w:t>
      </w:r>
      <w:r w:rsidR="00B54F4A" w:rsidRPr="00B54F4A">
        <w:rPr>
          <w:rFonts w:cs="Times New Roman"/>
          <w:rtl/>
        </w:rPr>
        <w:t xml:space="preserve"> </w:t>
      </w:r>
      <w:r>
        <w:rPr>
          <w:rFonts w:cs="Times New Roman"/>
          <w:rtl/>
        </w:rPr>
        <w:t xml:space="preserve">שהתגלגלה לרצפה וארקדי התבונן בה ארוכות. </w:t>
      </w:r>
      <w:r w:rsidR="00AD3B37" w:rsidRPr="00AD3B37">
        <w:rPr>
          <w:rFonts w:cs="Times New Roman"/>
          <w:rtl/>
        </w:rPr>
        <w:t xml:space="preserve">הוא לא ידע שמותר לאהוב כך, הוא לא ידע שמותר לאהוב את אלכס כך. </w:t>
      </w:r>
    </w:p>
    <w:p w14:paraId="361461D4" w14:textId="129C4CA4" w:rsidR="004627AB" w:rsidRPr="00CD067C" w:rsidRDefault="00AD3B37" w:rsidP="00AD3B37">
      <w:pPr>
        <w:rPr>
          <w:rtl/>
        </w:rPr>
      </w:pPr>
      <w:r w:rsidRPr="00AD3B37">
        <w:rPr>
          <w:rFonts w:cs="Times New Roman"/>
          <w:rtl/>
        </w:rPr>
        <w:t xml:space="preserve">זאת </w:t>
      </w:r>
      <w:r w:rsidR="001C5A04">
        <w:rPr>
          <w:rFonts w:cs="Times New Roman"/>
          <w:rtl/>
        </w:rPr>
        <w:t>הייתה</w:t>
      </w:r>
      <w:r w:rsidRPr="00AD3B37">
        <w:rPr>
          <w:rFonts w:cs="Times New Roman"/>
          <w:rtl/>
        </w:rPr>
        <w:t xml:space="preserve"> אותה נערה שבעקבותיה טסים עד טוקיו</w:t>
      </w:r>
      <w:r w:rsidR="007D4641">
        <w:rPr>
          <w:rFonts w:cs="Times New Roman" w:hint="cs"/>
          <w:rtl/>
        </w:rPr>
        <w:t>.</w:t>
      </w:r>
      <w:r w:rsidRPr="00AD3B37">
        <w:rPr>
          <w:rFonts w:cs="Times New Roman"/>
          <w:rtl/>
        </w:rPr>
        <w:t xml:space="preserve"> </w:t>
      </w:r>
      <w:r w:rsidR="007D4641" w:rsidRPr="007D4641">
        <w:rPr>
          <w:rFonts w:cs="Times New Roman"/>
          <w:rtl/>
        </w:rPr>
        <w:t xml:space="preserve">היא תלתה בו עיניים עורגות, כמהות, </w:t>
      </w:r>
      <w:r w:rsidRPr="00AD3B37">
        <w:rPr>
          <w:rFonts w:cs="Times New Roman"/>
          <w:rtl/>
        </w:rPr>
        <w:t>ו</w:t>
      </w:r>
      <w:r w:rsidR="007D4641" w:rsidRPr="007D4641">
        <w:rPr>
          <w:rFonts w:cs="Times New Roman"/>
          <w:rtl/>
        </w:rPr>
        <w:t>את מרפקה</w:t>
      </w:r>
      <w:r w:rsidRPr="00AD3B37">
        <w:rPr>
          <w:rFonts w:cs="Times New Roman"/>
          <w:rtl/>
        </w:rPr>
        <w:t xml:space="preserve"> הניחה על כתפו כדרך </w:t>
      </w:r>
      <w:r w:rsidRPr="005257C2">
        <w:rPr>
          <w:rFonts w:cs="Times New Roman"/>
          <w:highlight w:val="green"/>
          <w:rtl/>
        </w:rPr>
        <w:t>הק</w:t>
      </w:r>
      <w:r w:rsidR="0003511C">
        <w:rPr>
          <w:rFonts w:cs="Times New Roman" w:hint="cs"/>
          <w:highlight w:val="green"/>
          <w:rtl/>
        </w:rPr>
        <w:t>י</w:t>
      </w:r>
      <w:r w:rsidRPr="005257C2">
        <w:rPr>
          <w:rFonts w:cs="Times New Roman"/>
          <w:highlight w:val="green"/>
          <w:rtl/>
        </w:rPr>
        <w:t>רבה</w:t>
      </w:r>
      <w:r w:rsidRPr="00AD3B37">
        <w:rPr>
          <w:rFonts w:cs="Times New Roman"/>
          <w:rtl/>
        </w:rPr>
        <w:t>, ממש כפי שיש להניח מרפקים על כתפיו</w:t>
      </w:r>
      <w:r w:rsidR="007D4641">
        <w:rPr>
          <w:rFonts w:cs="Times New Roman" w:hint="cs"/>
          <w:rtl/>
        </w:rPr>
        <w:t xml:space="preserve">. </w:t>
      </w:r>
      <w:r w:rsidR="007D4641" w:rsidRPr="005257C2">
        <w:rPr>
          <w:rFonts w:cs="Times New Roman" w:hint="cs"/>
          <w:color w:val="A6A6A6" w:themeColor="background1" w:themeShade="A6"/>
          <w:rtl/>
        </w:rPr>
        <w:t>[</w:t>
      </w:r>
      <w:r w:rsidRPr="005257C2">
        <w:rPr>
          <w:rFonts w:cs="Times New Roman"/>
          <w:color w:val="A6A6A6" w:themeColor="background1" w:themeShade="A6"/>
          <w:rtl/>
        </w:rPr>
        <w:t xml:space="preserve"> כפי שיש לחבב אותו</w:t>
      </w:r>
      <w:r w:rsidR="007D4641" w:rsidRPr="005257C2">
        <w:rPr>
          <w:rFonts w:cs="Times New Roman" w:hint="cs"/>
          <w:color w:val="A6A6A6" w:themeColor="background1" w:themeShade="A6"/>
          <w:rtl/>
        </w:rPr>
        <w:t>.</w:t>
      </w:r>
      <w:r w:rsidRPr="005257C2">
        <w:rPr>
          <w:rFonts w:cs="Times New Roman"/>
          <w:color w:val="A6A6A6" w:themeColor="background1" w:themeShade="A6"/>
          <w:rtl/>
        </w:rPr>
        <w:t xml:space="preserve"> היא ממש חיבבה אותו חיבה. הוא לא ידע שבנות בגילם יכולות לחוש כזאת חיבה כלפי בנים. אהבה חצי-היסטרית, מטובעת בהורמונים אולי כן אבל בנוסף גם ממש לחבב אותו, לרצות בקירבתו... היא רצתה אותו, לפחות לזמן מה רצתה אותו בדיוק כפי שהיה, רצתה בו ממש, והמבע המוער, המעורער על פניה, ממש אותו</w:t>
      </w:r>
      <w:r w:rsidR="007D4641" w:rsidRPr="005257C2">
        <w:rPr>
          <w:rFonts w:cs="Times New Roman" w:hint="cs"/>
          <w:color w:val="A6A6A6" w:themeColor="background1" w:themeShade="A6"/>
          <w:rtl/>
        </w:rPr>
        <w:t xml:space="preserve"> </w:t>
      </w:r>
      <w:r w:rsidR="00544119" w:rsidRPr="005257C2">
        <w:rPr>
          <w:rFonts w:cs="Times New Roman"/>
          <w:color w:val="A6A6A6" w:themeColor="background1" w:themeShade="A6"/>
          <w:rtl/>
        </w:rPr>
        <w:t>חיוכה המרומז / בטוח? כאלו רצתה ממנו משהו משהו דחוף שהשתוקקה לו ממש ו</w:t>
      </w:r>
      <w:r w:rsidR="004C59E0" w:rsidRPr="005257C2">
        <w:rPr>
          <w:rFonts w:cs="Times New Roman"/>
          <w:color w:val="A6A6A6" w:themeColor="background1" w:themeShade="A6"/>
          <w:rtl/>
        </w:rPr>
        <w:t>פתאום</w:t>
      </w:r>
      <w:r w:rsidR="00544119" w:rsidRPr="005257C2">
        <w:rPr>
          <w:rFonts w:cs="Times New Roman"/>
          <w:color w:val="A6A6A6" w:themeColor="background1" w:themeShade="A6"/>
          <w:rtl/>
        </w:rPr>
        <w:t xml:space="preserve"> ארקדי הבין – היא רצתה אותו!</w:t>
      </w:r>
      <w:r w:rsidR="007D4641" w:rsidRPr="005257C2">
        <w:rPr>
          <w:rFonts w:cs="Times New Roman" w:hint="cs"/>
          <w:color w:val="A6A6A6" w:themeColor="background1" w:themeShade="A6"/>
          <w:rtl/>
        </w:rPr>
        <w:t>]</w:t>
      </w:r>
      <w:r w:rsidR="00544119" w:rsidRPr="00544119">
        <w:rPr>
          <w:rFonts w:cs="Times New Roman"/>
          <w:rtl/>
        </w:rPr>
        <w:t xml:space="preserve"> ארקדי ניסה לפרש לעצמו את כל מה שהיה מרומז וגם כל מה שהיה מפורש במבטה ולא ידע שהוא מקנא, וגם לו</w:t>
      </w:r>
      <w:r w:rsidR="007D4641">
        <w:rPr>
          <w:rFonts w:cs="Times New Roman" w:hint="cs"/>
          <w:rtl/>
        </w:rPr>
        <w:t>ּ</w:t>
      </w:r>
      <w:r w:rsidR="00544119" w:rsidRPr="00544119">
        <w:rPr>
          <w:rFonts w:cs="Times New Roman"/>
          <w:rtl/>
        </w:rPr>
        <w:t xml:space="preserve"> ידע, לא היה מסוגל להבין האם באלכס הוא מקנא או בסאקורה. [הוא לא ידע שגם בגילם יש בנות שחשות את בו השתוקקות ולהט מבט משתוקק מותר וניתן לחוש להט, כלומר שהן קיימות מחוץ לסרטים.] הדס</w:t>
      </w:r>
      <w:r w:rsidR="005257C2">
        <w:rPr>
          <w:rFonts w:cs="Times New Roman" w:hint="cs"/>
          <w:rtl/>
        </w:rPr>
        <w:t>,</w:t>
      </w:r>
      <w:r w:rsidR="00544119" w:rsidRPr="00544119">
        <w:rPr>
          <w:rFonts w:cs="Times New Roman"/>
          <w:rtl/>
        </w:rPr>
        <w:t xml:space="preserve"> מכל מקום</w:t>
      </w:r>
      <w:r w:rsidR="005257C2">
        <w:rPr>
          <w:rFonts w:cs="Times New Roman" w:hint="cs"/>
          <w:rtl/>
        </w:rPr>
        <w:t>,</w:t>
      </w:r>
      <w:r w:rsidR="00544119" w:rsidRPr="00544119">
        <w:rPr>
          <w:rFonts w:cs="Times New Roman"/>
          <w:rtl/>
        </w:rPr>
        <w:t xml:space="preserve"> מעולם לא תלתה בו מבט כזה.</w:t>
      </w:r>
    </w:p>
    <w:p w14:paraId="310BCDF4" w14:textId="294811A6" w:rsidR="00A86455" w:rsidRDefault="00796BA2" w:rsidP="0089206E">
      <w:pPr>
        <w:rPr>
          <w:rtl/>
        </w:rPr>
      </w:pPr>
      <w:r>
        <w:rPr>
          <w:rFonts w:hint="cs"/>
          <w:rtl/>
        </w:rPr>
        <w:t>[</w:t>
      </w:r>
      <w:r w:rsidR="00A86455" w:rsidRPr="00E67C1F">
        <w:rPr>
          <w:rFonts w:hint="eastAsia"/>
          <w:rtl/>
        </w:rPr>
        <w:t>להדס</w:t>
      </w:r>
      <w:r w:rsidR="00A86455" w:rsidRPr="00E67C1F">
        <w:rPr>
          <w:rtl/>
        </w:rPr>
        <w:t xml:space="preserve"> </w:t>
      </w:r>
      <w:r w:rsidR="00047A97" w:rsidRPr="00E67C1F">
        <w:rPr>
          <w:rFonts w:hint="eastAsia"/>
          <w:rtl/>
        </w:rPr>
        <w:t>למשל</w:t>
      </w:r>
      <w:r w:rsidR="00047A97" w:rsidRPr="00E67C1F">
        <w:rPr>
          <w:rtl/>
        </w:rPr>
        <w:t xml:space="preserve"> </w:t>
      </w:r>
      <w:r w:rsidR="00A86455" w:rsidRPr="00E67C1F">
        <w:rPr>
          <w:rFonts w:hint="eastAsia"/>
          <w:rtl/>
        </w:rPr>
        <w:t>היו</w:t>
      </w:r>
      <w:r w:rsidR="00A86455" w:rsidRPr="00E67C1F">
        <w:rPr>
          <w:rtl/>
        </w:rPr>
        <w:t xml:space="preserve"> </w:t>
      </w:r>
      <w:r w:rsidR="00A86455" w:rsidRPr="00E67C1F">
        <w:rPr>
          <w:rFonts w:hint="eastAsia"/>
          <w:rtl/>
        </w:rPr>
        <w:t>קרובי</w:t>
      </w:r>
      <w:r w:rsidR="00A86455" w:rsidRPr="00E67C1F">
        <w:rPr>
          <w:rtl/>
        </w:rPr>
        <w:t xml:space="preserve"> </w:t>
      </w:r>
      <w:r w:rsidR="00A86455" w:rsidRPr="00E67C1F">
        <w:rPr>
          <w:rFonts w:hint="eastAsia"/>
          <w:rtl/>
        </w:rPr>
        <w:t>משפחה</w:t>
      </w:r>
      <w:r w:rsidR="00A86455" w:rsidRPr="00E67C1F">
        <w:rPr>
          <w:rtl/>
        </w:rPr>
        <w:t xml:space="preserve"> </w:t>
      </w:r>
      <w:r w:rsidR="00A86455" w:rsidRPr="00E67C1F">
        <w:rPr>
          <w:rFonts w:hint="eastAsia"/>
          <w:rtl/>
        </w:rPr>
        <w:t>ב</w:t>
      </w:r>
      <w:r w:rsidR="00700037">
        <w:rPr>
          <w:rFonts w:hint="eastAsia"/>
          <w:rtl/>
        </w:rPr>
        <w:t>ירושלי</w:t>
      </w:r>
      <w:r w:rsidR="00A86455" w:rsidRPr="00E67C1F">
        <w:rPr>
          <w:rFonts w:hint="eastAsia"/>
          <w:rtl/>
        </w:rPr>
        <w:t>ם</w:t>
      </w:r>
      <w:r w:rsidR="00A86455" w:rsidRPr="00E67C1F">
        <w:rPr>
          <w:rtl/>
        </w:rPr>
        <w:t xml:space="preserve">, </w:t>
      </w:r>
      <w:r w:rsidR="00A86455" w:rsidRPr="00E67C1F">
        <w:rPr>
          <w:rFonts w:hint="eastAsia"/>
          <w:rtl/>
        </w:rPr>
        <w:t>הרחק</w:t>
      </w:r>
      <w:r w:rsidR="00A86455" w:rsidRPr="00E67C1F">
        <w:rPr>
          <w:rtl/>
        </w:rPr>
        <w:t xml:space="preserve"> </w:t>
      </w:r>
      <w:r w:rsidR="00A86455" w:rsidRPr="00E67C1F">
        <w:rPr>
          <w:rFonts w:hint="eastAsia"/>
          <w:rtl/>
        </w:rPr>
        <w:t>ממטחי</w:t>
      </w:r>
      <w:r w:rsidR="00A86455" w:rsidRPr="00E67C1F">
        <w:rPr>
          <w:rtl/>
        </w:rPr>
        <w:t xml:space="preserve"> </w:t>
      </w:r>
      <w:r w:rsidR="00A86455" w:rsidRPr="00E67C1F">
        <w:rPr>
          <w:rFonts w:hint="eastAsia"/>
          <w:rtl/>
        </w:rPr>
        <w:t>הטילים</w:t>
      </w:r>
      <w:r w:rsidR="00A86455" w:rsidRPr="00E67C1F">
        <w:rPr>
          <w:rtl/>
        </w:rPr>
        <w:t xml:space="preserve">, </w:t>
      </w:r>
      <w:r w:rsidR="00A86455" w:rsidRPr="00E67C1F">
        <w:rPr>
          <w:rFonts w:hint="eastAsia"/>
          <w:rtl/>
        </w:rPr>
        <w:t>אם</w:t>
      </w:r>
      <w:r w:rsidR="00A86455" w:rsidRPr="00E67C1F">
        <w:rPr>
          <w:rtl/>
        </w:rPr>
        <w:t xml:space="preserve"> </w:t>
      </w:r>
      <w:r w:rsidR="00A86455" w:rsidRPr="00E67C1F">
        <w:rPr>
          <w:rFonts w:hint="eastAsia"/>
          <w:rtl/>
        </w:rPr>
        <w:t>כי</w:t>
      </w:r>
      <w:r w:rsidR="00A86455" w:rsidRPr="00E67C1F">
        <w:rPr>
          <w:rtl/>
        </w:rPr>
        <w:t xml:space="preserve"> </w:t>
      </w:r>
      <w:r w:rsidR="00A86455" w:rsidRPr="00E67C1F">
        <w:rPr>
          <w:rFonts w:hint="eastAsia"/>
          <w:rtl/>
        </w:rPr>
        <w:t>ממש</w:t>
      </w:r>
      <w:r w:rsidR="00A86455" w:rsidRPr="00E67C1F">
        <w:rPr>
          <w:rtl/>
        </w:rPr>
        <w:t xml:space="preserve"> </w:t>
      </w:r>
      <w:r w:rsidR="00A86455" w:rsidRPr="00E67C1F">
        <w:rPr>
          <w:rFonts w:hint="eastAsia"/>
          <w:rtl/>
        </w:rPr>
        <w:t>לפני</w:t>
      </w:r>
      <w:r w:rsidR="00A86455" w:rsidRPr="00E67C1F">
        <w:rPr>
          <w:rtl/>
        </w:rPr>
        <w:t xml:space="preserve"> </w:t>
      </w:r>
      <w:r w:rsidR="00A86455" w:rsidRPr="00E67C1F">
        <w:rPr>
          <w:rFonts w:hint="eastAsia"/>
          <w:rtl/>
        </w:rPr>
        <w:t>מלחמת</w:t>
      </w:r>
      <w:r w:rsidR="00A86455" w:rsidRPr="00E67C1F">
        <w:rPr>
          <w:rtl/>
        </w:rPr>
        <w:t xml:space="preserve"> </w:t>
      </w:r>
      <w:r w:rsidR="00A86455" w:rsidRPr="00E67C1F">
        <w:rPr>
          <w:rFonts w:hint="eastAsia"/>
          <w:rtl/>
        </w:rPr>
        <w:t>המפרץ</w:t>
      </w:r>
      <w:r w:rsidR="00A86455" w:rsidRPr="00E67C1F">
        <w:rPr>
          <w:rtl/>
        </w:rPr>
        <w:t xml:space="preserve"> </w:t>
      </w:r>
      <w:r w:rsidR="00A86455" w:rsidRPr="00E67C1F">
        <w:rPr>
          <w:rFonts w:hint="eastAsia"/>
          <w:rtl/>
        </w:rPr>
        <w:t>פר</w:t>
      </w:r>
      <w:r w:rsidR="001821EC">
        <w:rPr>
          <w:rFonts w:hint="cs"/>
          <w:rtl/>
        </w:rPr>
        <w:t>ץ</w:t>
      </w:r>
      <w:r w:rsidR="00A86455" w:rsidRPr="00E67C1F">
        <w:rPr>
          <w:rtl/>
        </w:rPr>
        <w:t xml:space="preserve"> </w:t>
      </w:r>
      <w:r w:rsidR="001821EC">
        <w:rPr>
          <w:rFonts w:hint="cs"/>
          <w:rtl/>
        </w:rPr>
        <w:t>סכסוך</w:t>
      </w:r>
      <w:r w:rsidR="00A86455" w:rsidRPr="00E67C1F">
        <w:rPr>
          <w:rtl/>
        </w:rPr>
        <w:t xml:space="preserve"> ירושה בין הוריה לביניהם, ועדיין לא יושבה.</w:t>
      </w:r>
      <w:r>
        <w:rPr>
          <w:rFonts w:hint="cs"/>
          <w:rtl/>
        </w:rPr>
        <w:t>]</w:t>
      </w:r>
    </w:p>
    <w:p w14:paraId="7D42A386" w14:textId="4D43B26A" w:rsidR="005D2F36" w:rsidRDefault="00127DB3" w:rsidP="00B57275">
      <w:pPr>
        <w:rPr>
          <w:rtl/>
        </w:rPr>
      </w:pPr>
      <w:r>
        <w:rPr>
          <w:rFonts w:hint="cs"/>
          <w:rtl/>
        </w:rPr>
        <w:t xml:space="preserve">"לפעמים אני נבוך איתה," </w:t>
      </w:r>
      <w:r w:rsidR="00F428F7">
        <w:rPr>
          <w:rFonts w:hint="cs"/>
          <w:rtl/>
        </w:rPr>
        <w:t>הוא</w:t>
      </w:r>
      <w:r>
        <w:rPr>
          <w:rFonts w:hint="cs"/>
          <w:rtl/>
        </w:rPr>
        <w:t xml:space="preserve"> התוודה, ואלכס </w:t>
      </w:r>
      <w:r w:rsidR="00796BA2">
        <w:rPr>
          <w:rFonts w:hint="cs"/>
          <w:rtl/>
        </w:rPr>
        <w:t xml:space="preserve">אמנם </w:t>
      </w:r>
      <w:r>
        <w:rPr>
          <w:rFonts w:hint="cs"/>
          <w:rtl/>
        </w:rPr>
        <w:t>לא הכיר את המילה 'נבוך'</w:t>
      </w:r>
      <w:r w:rsidR="00796BA2">
        <w:rPr>
          <w:rFonts w:hint="cs"/>
          <w:rtl/>
        </w:rPr>
        <w:t xml:space="preserve"> אבל</w:t>
      </w:r>
      <w:r>
        <w:rPr>
          <w:rFonts w:hint="cs"/>
          <w:rtl/>
        </w:rPr>
        <w:t xml:space="preserve"> בזכות </w:t>
      </w:r>
      <w:r w:rsidRPr="005257C2">
        <w:rPr>
          <w:rFonts w:hint="cs"/>
          <w:highlight w:val="green"/>
          <w:rtl/>
        </w:rPr>
        <w:t>ק</w:t>
      </w:r>
      <w:r w:rsidR="0003511C">
        <w:rPr>
          <w:rFonts w:hint="cs"/>
          <w:highlight w:val="green"/>
          <w:rtl/>
        </w:rPr>
        <w:t>י</w:t>
      </w:r>
      <w:r w:rsidRPr="005257C2">
        <w:rPr>
          <w:rFonts w:hint="cs"/>
          <w:highlight w:val="green"/>
          <w:rtl/>
        </w:rPr>
        <w:t>רבתה</w:t>
      </w:r>
      <w:r>
        <w:rPr>
          <w:rFonts w:hint="cs"/>
          <w:rtl/>
        </w:rPr>
        <w:t xml:space="preserve"> למילה 'מבוך', הבין את כוונתו. "לא תמיד אני יודע על מה לדבר איתה או איך להרגיש </w:t>
      </w:r>
      <w:r w:rsidR="00B54F4A">
        <w:rPr>
          <w:rFonts w:hint="cs"/>
          <w:rtl/>
        </w:rPr>
        <w:t xml:space="preserve">איתה </w:t>
      </w:r>
      <w:r>
        <w:rPr>
          <w:rFonts w:hint="cs"/>
          <w:rtl/>
        </w:rPr>
        <w:t>משוחרר כמו ש</w:t>
      </w:r>
      <w:r w:rsidR="002C451D">
        <w:rPr>
          <w:rFonts w:hint="cs"/>
          <w:rtl/>
        </w:rPr>
        <w:t>אני יכול אי</w:t>
      </w:r>
      <w:r w:rsidR="004A0059">
        <w:rPr>
          <w:rFonts w:hint="cs"/>
          <w:rtl/>
        </w:rPr>
        <w:t>ת</w:t>
      </w:r>
      <w:r>
        <w:rPr>
          <w:rFonts w:hint="cs"/>
          <w:rtl/>
        </w:rPr>
        <w:t xml:space="preserve"> </w:t>
      </w:r>
      <w:r>
        <w:rPr>
          <w:rtl/>
        </w:rPr>
        <w:t>–</w:t>
      </w:r>
      <w:r>
        <w:rPr>
          <w:rFonts w:hint="cs"/>
          <w:rtl/>
        </w:rPr>
        <w:t xml:space="preserve"> " הוא </w:t>
      </w:r>
      <w:r w:rsidR="00C5216C">
        <w:rPr>
          <w:rFonts w:hint="cs"/>
          <w:rtl/>
        </w:rPr>
        <w:t>קטע את דבריו</w:t>
      </w:r>
      <w:r>
        <w:rPr>
          <w:rFonts w:hint="cs"/>
          <w:rtl/>
        </w:rPr>
        <w:t>. "בכל אופן, זאת רק מערכת היחסים הראשונה שלי."</w:t>
      </w:r>
      <w:r w:rsidR="00C5216C">
        <w:rPr>
          <w:rFonts w:hint="cs"/>
          <w:rtl/>
        </w:rPr>
        <w:t xml:space="preserve"> הוא </w:t>
      </w:r>
      <w:r w:rsidR="005D2F36">
        <w:rPr>
          <w:rFonts w:hint="cs"/>
          <w:rtl/>
        </w:rPr>
        <w:t>הקפיץ בין אצבעותיו</w:t>
      </w:r>
      <w:r w:rsidR="00C5216C">
        <w:rPr>
          <w:rFonts w:hint="cs"/>
          <w:rtl/>
        </w:rPr>
        <w:t xml:space="preserve"> אבן ענבר ש</w:t>
      </w:r>
      <w:r w:rsidR="00E96120">
        <w:rPr>
          <w:rFonts w:hint="cs"/>
          <w:rtl/>
        </w:rPr>
        <w:t>התגלגלה</w:t>
      </w:r>
      <w:r w:rsidR="00C5216C">
        <w:rPr>
          <w:rFonts w:hint="cs"/>
          <w:rtl/>
        </w:rPr>
        <w:t xml:space="preserve"> </w:t>
      </w:r>
      <w:r w:rsidR="00E96120">
        <w:rPr>
          <w:rFonts w:hint="cs"/>
          <w:rtl/>
        </w:rPr>
        <w:t>מ</w:t>
      </w:r>
      <w:r w:rsidR="00C5216C">
        <w:rPr>
          <w:rFonts w:hint="cs"/>
          <w:rtl/>
        </w:rPr>
        <w:t xml:space="preserve">קופסת הנעליים, </w:t>
      </w:r>
      <w:r w:rsidR="005D2F36">
        <w:rPr>
          <w:rFonts w:hint="cs"/>
          <w:rtl/>
        </w:rPr>
        <w:t>וידע שעוד יתענה בימים ובשבועות הקרובים</w:t>
      </w:r>
      <w:r w:rsidR="00E96120">
        <w:rPr>
          <w:rFonts w:hint="cs"/>
          <w:rtl/>
        </w:rPr>
        <w:t xml:space="preserve"> </w:t>
      </w:r>
      <w:r w:rsidR="004724B1" w:rsidRPr="004724B1">
        <w:rPr>
          <w:rFonts w:cs="Times New Roman"/>
          <w:rtl/>
        </w:rPr>
        <w:t>בגורם ש</w:t>
      </w:r>
      <w:r w:rsidR="007D4641" w:rsidRPr="007D4641">
        <w:rPr>
          <w:rFonts w:cs="Times New Roman"/>
          <w:rtl/>
        </w:rPr>
        <w:t>בעטיו ח</w:t>
      </w:r>
      <w:r w:rsidR="005D2F36">
        <w:rPr>
          <w:rFonts w:hint="cs"/>
          <w:rtl/>
        </w:rPr>
        <w:t xml:space="preserve">ש אנוס לדבר </w:t>
      </w:r>
      <w:r w:rsidR="00022A80">
        <w:rPr>
          <w:rFonts w:hint="cs"/>
          <w:rtl/>
        </w:rPr>
        <w:t xml:space="preserve">באופן </w:t>
      </w:r>
      <w:r w:rsidR="00283859" w:rsidRPr="00283859">
        <w:rPr>
          <w:rFonts w:cs="Times New Roman"/>
          <w:rtl/>
        </w:rPr>
        <w:t>כה פתוח</w:t>
      </w:r>
      <w:r w:rsidR="005D2F36">
        <w:rPr>
          <w:rFonts w:hint="cs"/>
          <w:rtl/>
        </w:rPr>
        <w:t xml:space="preserve"> </w:t>
      </w:r>
      <w:r w:rsidR="00022A80">
        <w:rPr>
          <w:rFonts w:hint="cs"/>
          <w:rtl/>
        </w:rPr>
        <w:t>ב</w:t>
      </w:r>
      <w:r w:rsidR="005D2F36">
        <w:rPr>
          <w:rFonts w:hint="cs"/>
          <w:rtl/>
        </w:rPr>
        <w:t>פני אלכס</w:t>
      </w:r>
      <w:r w:rsidR="00C5216C">
        <w:rPr>
          <w:rFonts w:hint="cs"/>
          <w:rtl/>
        </w:rPr>
        <w:t>.</w:t>
      </w:r>
      <w:r w:rsidR="005D2F36">
        <w:rPr>
          <w:rFonts w:hint="cs"/>
          <w:rtl/>
        </w:rPr>
        <w:t xml:space="preserve"> </w:t>
      </w:r>
    </w:p>
    <w:p w14:paraId="3A9B8E03" w14:textId="049D0E41" w:rsidR="00EC1F10" w:rsidRDefault="00283859" w:rsidP="00EC1F10">
      <w:pPr>
        <w:rPr>
          <w:rtl/>
        </w:rPr>
      </w:pPr>
      <w:r w:rsidRPr="00283859">
        <w:rPr>
          <w:rFonts w:cs="Times New Roman"/>
          <w:rtl/>
        </w:rPr>
        <w:lastRenderedPageBreak/>
        <w:t xml:space="preserve">אלכס </w:t>
      </w:r>
      <w:r w:rsidR="004724B1" w:rsidRPr="004724B1">
        <w:rPr>
          <w:rFonts w:cs="Times New Roman"/>
          <w:rtl/>
        </w:rPr>
        <w:t xml:space="preserve">הבין מייד שכדאי להסיט את הנושא – גם הוא </w:t>
      </w:r>
      <w:r w:rsidRPr="00283859">
        <w:rPr>
          <w:rFonts w:cs="Times New Roman"/>
          <w:rtl/>
        </w:rPr>
        <w:t>עצמו גילה מדי פעם יותר משהתכוון</w:t>
      </w:r>
      <w:r w:rsidR="004724B1" w:rsidRPr="004724B1">
        <w:rPr>
          <w:rFonts w:cs="Times New Roman"/>
          <w:rtl/>
        </w:rPr>
        <w:t>, אם כי</w:t>
      </w:r>
      <w:r w:rsidRPr="00283859">
        <w:rPr>
          <w:rFonts w:cs="Times New Roman"/>
          <w:rtl/>
        </w:rPr>
        <w:t xml:space="preserve"> לעולם לא כשהיה פיכח</w:t>
      </w:r>
      <w:r w:rsidR="00BA54DA">
        <w:rPr>
          <w:rFonts w:cs="Times New Roman" w:hint="cs"/>
          <w:rtl/>
        </w:rPr>
        <w:t>.[</w:t>
      </w:r>
      <w:r w:rsidRPr="00283859">
        <w:rPr>
          <w:rFonts w:cs="Times New Roman"/>
          <w:rtl/>
        </w:rPr>
        <w:t xml:space="preserve">, ותמיד הצטער על כך לאחר מעשה. </w:t>
      </w:r>
      <w:r w:rsidR="004724B1">
        <w:rPr>
          <w:rFonts w:cs="Times New Roman" w:hint="cs"/>
          <w:rtl/>
        </w:rPr>
        <w:t>מכיוון</w:t>
      </w:r>
      <w:r w:rsidRPr="00283859">
        <w:rPr>
          <w:rFonts w:cs="Times New Roman"/>
          <w:rtl/>
        </w:rPr>
        <w:t xml:space="preserve"> </w:t>
      </w:r>
      <w:r w:rsidR="004724B1">
        <w:rPr>
          <w:rFonts w:cs="Times New Roman" w:hint="cs"/>
          <w:rtl/>
        </w:rPr>
        <w:t>ש</w:t>
      </w:r>
      <w:r w:rsidRPr="00283859">
        <w:rPr>
          <w:rFonts w:cs="Times New Roman"/>
          <w:rtl/>
        </w:rPr>
        <w:t>כבר גמר מזמן את הבירה שלו, הציע להביא עוד אחת עבורו ואת הבקבוק של ארקדי שעדיין עמד מלא במטבח, מתחמם.</w:t>
      </w:r>
      <w:r w:rsidR="00BA54DA">
        <w:rPr>
          <w:rFonts w:cs="Times New Roman" w:hint="cs"/>
          <w:rtl/>
        </w:rPr>
        <w:t>]</w:t>
      </w:r>
      <w:r w:rsidR="003D06F8">
        <w:rPr>
          <w:rFonts w:cs="Times New Roman" w:hint="cs"/>
          <w:rtl/>
        </w:rPr>
        <w:t xml:space="preserve"> </w:t>
      </w:r>
      <w:r w:rsidR="003D06F8" w:rsidRPr="003D06F8">
        <w:rPr>
          <w:rFonts w:cs="Times New Roman"/>
          <w:rtl/>
        </w:rPr>
        <w:t>כעת עבר, כמארח למופת, לנושא השתייה.</w:t>
      </w:r>
    </w:p>
    <w:p w14:paraId="626616D7" w14:textId="5B41B43E" w:rsidR="004627AB" w:rsidRPr="00CD067C" w:rsidRDefault="004627AB" w:rsidP="00250000">
      <w:pPr>
        <w:rPr>
          <w:rtl/>
        </w:rPr>
      </w:pPr>
      <w:r w:rsidRPr="00CD067C">
        <w:rPr>
          <w:rtl/>
        </w:rPr>
        <w:t xml:space="preserve">"זה לא מוזר לגור לבד? </w:t>
      </w:r>
      <w:r w:rsidR="00617B60">
        <w:rPr>
          <w:rFonts w:hint="cs"/>
          <w:rtl/>
        </w:rPr>
        <w:t>בודד כזה</w:t>
      </w:r>
      <w:r w:rsidR="00A86455">
        <w:rPr>
          <w:rFonts w:hint="cs"/>
          <w:rtl/>
        </w:rPr>
        <w:t>,</w:t>
      </w:r>
      <w:r w:rsidRPr="00CD067C">
        <w:rPr>
          <w:rtl/>
        </w:rPr>
        <w:t>"</w:t>
      </w:r>
      <w:r w:rsidR="00A86455">
        <w:rPr>
          <w:rFonts w:hint="cs"/>
          <w:rtl/>
        </w:rPr>
        <w:t xml:space="preserve"> ארקדי </w:t>
      </w:r>
      <w:r w:rsidR="007D4641" w:rsidRPr="007D4641">
        <w:rPr>
          <w:rFonts w:cs="Times New Roman"/>
          <w:rtl/>
        </w:rPr>
        <w:t xml:space="preserve">תקף </w:t>
      </w:r>
      <w:r w:rsidR="00A86455">
        <w:rPr>
          <w:rFonts w:hint="cs"/>
          <w:rtl/>
        </w:rPr>
        <w:t>כשנשרך אחריו למטבח, במקום להודות לו על שהצילו ממבוכה.</w:t>
      </w:r>
    </w:p>
    <w:p w14:paraId="7F7D2B37" w14:textId="3D7B09E0" w:rsidR="007D4641" w:rsidRDefault="00256021" w:rsidP="00291496">
      <w:pPr>
        <w:rPr>
          <w:rFonts w:cs="Times New Roman"/>
          <w:rtl/>
        </w:rPr>
      </w:pPr>
      <w:bookmarkStart w:id="332" w:name="_Hlk502417013"/>
      <w:r w:rsidRPr="00E67C1F">
        <w:rPr>
          <w:rtl/>
        </w:rPr>
        <w:t xml:space="preserve">"גם </w:t>
      </w:r>
      <w:r w:rsidRPr="00E67C1F">
        <w:rPr>
          <w:rFonts w:hint="eastAsia"/>
          <w:rtl/>
        </w:rPr>
        <w:t>אתה</w:t>
      </w:r>
      <w:r w:rsidRPr="00E67C1F">
        <w:rPr>
          <w:rtl/>
        </w:rPr>
        <w:t xml:space="preserve"> </w:t>
      </w:r>
      <w:r w:rsidRPr="00E67C1F">
        <w:rPr>
          <w:rFonts w:hint="eastAsia"/>
          <w:rtl/>
        </w:rPr>
        <w:t>גרת</w:t>
      </w:r>
      <w:r w:rsidRPr="00E67C1F">
        <w:rPr>
          <w:rtl/>
        </w:rPr>
        <w:t xml:space="preserve"> </w:t>
      </w:r>
      <w:r w:rsidRPr="00E67C1F">
        <w:rPr>
          <w:rFonts w:hint="eastAsia"/>
          <w:rtl/>
        </w:rPr>
        <w:t>לבד</w:t>
      </w:r>
      <w:r w:rsidRPr="00E67C1F">
        <w:rPr>
          <w:rtl/>
        </w:rPr>
        <w:t xml:space="preserve">," </w:t>
      </w:r>
      <w:r w:rsidRPr="00E67C1F">
        <w:rPr>
          <w:rFonts w:hint="eastAsia"/>
          <w:rtl/>
        </w:rPr>
        <w:t>אל</w:t>
      </w:r>
      <w:r w:rsidRPr="00E67C1F">
        <w:rPr>
          <w:rFonts w:hint="cs"/>
          <w:rtl/>
        </w:rPr>
        <w:t>כס הזכיר ל</w:t>
      </w:r>
      <w:r w:rsidR="00291496" w:rsidRPr="00E67C1F">
        <w:rPr>
          <w:rFonts w:hint="cs"/>
          <w:rtl/>
        </w:rPr>
        <w:t xml:space="preserve">ו, כי </w:t>
      </w:r>
      <w:r w:rsidR="00080006" w:rsidRPr="00E67C1F">
        <w:rPr>
          <w:rFonts w:hint="cs"/>
          <w:rtl/>
        </w:rPr>
        <w:t xml:space="preserve">לאחר </w:t>
      </w:r>
      <w:r w:rsidR="00291496" w:rsidRPr="00E67C1F">
        <w:rPr>
          <w:rFonts w:hint="cs"/>
          <w:rtl/>
        </w:rPr>
        <w:t>נ</w:t>
      </w:r>
      <w:r w:rsidR="003E567D" w:rsidRPr="00E67C1F">
        <w:rPr>
          <w:rFonts w:hint="cs"/>
          <w:rtl/>
        </w:rPr>
        <w:t xml:space="preserve">ישואי אביו </w:t>
      </w:r>
      <w:r w:rsidR="008740B2" w:rsidRPr="00E67C1F">
        <w:rPr>
          <w:rFonts w:hint="cs"/>
          <w:rtl/>
        </w:rPr>
        <w:t>התגורר</w:t>
      </w:r>
      <w:r w:rsidR="004A0059" w:rsidRPr="00E67C1F">
        <w:rPr>
          <w:rFonts w:hint="cs"/>
          <w:rtl/>
        </w:rPr>
        <w:t xml:space="preserve"> </w:t>
      </w:r>
      <w:r w:rsidR="00F428F7">
        <w:rPr>
          <w:rFonts w:hint="cs"/>
          <w:rtl/>
        </w:rPr>
        <w:t>בגפו</w:t>
      </w:r>
      <w:r w:rsidR="00617B60" w:rsidRPr="00E67C1F">
        <w:rPr>
          <w:rFonts w:hint="cs"/>
          <w:rtl/>
        </w:rPr>
        <w:t xml:space="preserve"> </w:t>
      </w:r>
      <w:r w:rsidR="003E567D" w:rsidRPr="00E67C1F">
        <w:rPr>
          <w:rFonts w:hint="cs"/>
          <w:rtl/>
        </w:rPr>
        <w:t xml:space="preserve">חודש </w:t>
      </w:r>
      <w:r w:rsidR="00291496" w:rsidRPr="00E67C1F">
        <w:rPr>
          <w:rFonts w:hint="cs"/>
          <w:rtl/>
        </w:rPr>
        <w:t xml:space="preserve">תמים </w:t>
      </w:r>
      <w:r w:rsidR="00291496" w:rsidRPr="00E67C1F">
        <w:rPr>
          <w:rtl/>
        </w:rPr>
        <w:t>–</w:t>
      </w:r>
      <w:r w:rsidR="00291496" w:rsidRPr="00E67C1F">
        <w:rPr>
          <w:rFonts w:hint="cs"/>
          <w:rtl/>
        </w:rPr>
        <w:t xml:space="preserve"> ירח הדבש כולו</w:t>
      </w:r>
      <w:r w:rsidR="00905B01" w:rsidRPr="00E67C1F">
        <w:rPr>
          <w:rFonts w:hint="cs"/>
          <w:rtl/>
        </w:rPr>
        <w:t xml:space="preserve">. </w:t>
      </w:r>
      <w:r w:rsidR="00544119" w:rsidRPr="00544119">
        <w:rPr>
          <w:rFonts w:cs="Times New Roman"/>
          <w:rtl/>
        </w:rPr>
        <w:t xml:space="preserve">אלכס ידע שהחתונה נדחתה בשל ההתדרדרות בבריאותו של דְיָדְיָה סיוֹמה, אבל הרי התרחשה לבסוף, לא? </w:t>
      </w:r>
    </w:p>
    <w:p w14:paraId="0A7B43CF" w14:textId="3D2F069B" w:rsidR="00256021" w:rsidRPr="00E67C1F" w:rsidRDefault="00544119" w:rsidP="00291496">
      <w:pPr>
        <w:rPr>
          <w:rtl/>
        </w:rPr>
      </w:pPr>
      <w:r w:rsidRPr="00544119">
        <w:rPr>
          <w:rFonts w:cs="Times New Roman"/>
          <w:rtl/>
        </w:rPr>
        <w:t xml:space="preserve">ובכן – כן, </w:t>
      </w:r>
      <w:r w:rsidR="001C5A04">
        <w:rPr>
          <w:rFonts w:cs="Times New Roman"/>
          <w:rtl/>
        </w:rPr>
        <w:t>הייתה</w:t>
      </w:r>
      <w:r w:rsidRPr="00544119">
        <w:rPr>
          <w:rFonts w:cs="Times New Roman"/>
          <w:rtl/>
        </w:rPr>
        <w:t xml:space="preserve"> חתונה</w:t>
      </w:r>
      <w:r w:rsidR="007D4641">
        <w:rPr>
          <w:rFonts w:cs="Times New Roman" w:hint="cs"/>
          <w:rtl/>
        </w:rPr>
        <w:t>,</w:t>
      </w:r>
      <w:r w:rsidRPr="00544119">
        <w:rPr>
          <w:rFonts w:cs="Times New Roman"/>
          <w:rtl/>
        </w:rPr>
        <w:t xml:space="preserve"> </w:t>
      </w:r>
      <w:r w:rsidR="00905B01" w:rsidRPr="00E67C1F">
        <w:rPr>
          <w:rFonts w:hint="cs"/>
          <w:rtl/>
        </w:rPr>
        <w:t>א</w:t>
      </w:r>
      <w:r w:rsidR="00A84741">
        <w:rPr>
          <w:rFonts w:hint="cs"/>
          <w:rtl/>
        </w:rPr>
        <w:t xml:space="preserve">ך </w:t>
      </w:r>
      <w:r w:rsidR="00061726" w:rsidRPr="00E67C1F">
        <w:rPr>
          <w:rFonts w:hint="cs"/>
          <w:rtl/>
        </w:rPr>
        <w:t xml:space="preserve">עתה </w:t>
      </w:r>
      <w:r w:rsidR="00291496" w:rsidRPr="00E67C1F">
        <w:rPr>
          <w:rFonts w:hint="cs"/>
          <w:rtl/>
        </w:rPr>
        <w:t xml:space="preserve">התברר </w:t>
      </w:r>
      <w:r w:rsidR="00617B60" w:rsidRPr="00E67C1F">
        <w:rPr>
          <w:rFonts w:hint="cs"/>
          <w:rtl/>
        </w:rPr>
        <w:t>ש</w:t>
      </w:r>
      <w:r w:rsidR="00A84741" w:rsidRPr="00A84741">
        <w:rPr>
          <w:rFonts w:cs="Times New Roman"/>
          <w:rtl/>
        </w:rPr>
        <w:t xml:space="preserve">ארקדי לא נשאר בארץ אלא </w:t>
      </w:r>
      <w:r w:rsidR="000F713A">
        <w:rPr>
          <w:rFonts w:hint="cs"/>
          <w:rtl/>
        </w:rPr>
        <w:t>ב</w:t>
      </w:r>
      <w:r w:rsidR="008740B2" w:rsidRPr="00E67C1F">
        <w:rPr>
          <w:rFonts w:hint="cs"/>
          <w:rtl/>
        </w:rPr>
        <w:t xml:space="preserve">כל </w:t>
      </w:r>
      <w:r w:rsidR="00617B60" w:rsidRPr="00E67C1F">
        <w:rPr>
          <w:rFonts w:hint="cs"/>
          <w:rtl/>
        </w:rPr>
        <w:t>ז</w:t>
      </w:r>
      <w:r w:rsidR="000F713A">
        <w:rPr>
          <w:rFonts w:hint="cs"/>
          <w:rtl/>
        </w:rPr>
        <w:t>את</w:t>
      </w:r>
      <w:r w:rsidR="00291496" w:rsidRPr="00E67C1F">
        <w:rPr>
          <w:rFonts w:hint="cs"/>
          <w:rtl/>
        </w:rPr>
        <w:t xml:space="preserve"> </w:t>
      </w:r>
      <w:r w:rsidR="007D4641" w:rsidRPr="007D4641">
        <w:rPr>
          <w:rFonts w:cs="Times New Roman"/>
          <w:rtl/>
        </w:rPr>
        <w:t>הצטרף ל</w:t>
      </w:r>
      <w:r w:rsidR="00905B01" w:rsidRPr="00E67C1F">
        <w:rPr>
          <w:rFonts w:hint="cs"/>
          <w:rtl/>
        </w:rPr>
        <w:t>אביו ו</w:t>
      </w:r>
      <w:bookmarkStart w:id="333" w:name="_Hlk503076176"/>
      <w:r w:rsidR="007D4641">
        <w:rPr>
          <w:rFonts w:hint="cs"/>
          <w:rtl/>
        </w:rPr>
        <w:t>ל</w:t>
      </w:r>
      <w:r w:rsidR="00A8222B" w:rsidRPr="00E67C1F">
        <w:rPr>
          <w:rFonts w:hint="cs"/>
          <w:rtl/>
        </w:rPr>
        <w:t>נָ</w:t>
      </w:r>
      <w:r w:rsidR="00C44CC5">
        <w:rPr>
          <w:rFonts w:hint="cs"/>
          <w:rtl/>
        </w:rPr>
        <w:t>דֶזְ</w:t>
      </w:r>
      <w:r w:rsidR="00A8222B" w:rsidRPr="00E67C1F">
        <w:rPr>
          <w:rFonts w:hint="cs"/>
          <w:rtl/>
        </w:rPr>
        <w:t xml:space="preserve">'דָה </w:t>
      </w:r>
      <w:bookmarkEnd w:id="333"/>
      <w:r w:rsidR="005257C2" w:rsidRPr="005257C2">
        <w:rPr>
          <w:rFonts w:cs="Times New Roman"/>
          <w:rtl/>
        </w:rPr>
        <w:t>סמיוֹנוֹבְנָה</w:t>
      </w:r>
      <w:r w:rsidR="005257C2" w:rsidRPr="005257C2">
        <w:rPr>
          <w:rFonts w:cs="Times New Roman" w:hint="cs"/>
          <w:rtl/>
        </w:rPr>
        <w:t xml:space="preserve"> </w:t>
      </w:r>
      <w:r w:rsidR="00291496" w:rsidRPr="00E67C1F">
        <w:rPr>
          <w:rFonts w:hint="cs"/>
          <w:rtl/>
        </w:rPr>
        <w:t>ו</w:t>
      </w:r>
      <w:r w:rsidR="00771EAF">
        <w:rPr>
          <w:rFonts w:hint="cs"/>
          <w:rtl/>
        </w:rPr>
        <w:t>קַטְקָה</w:t>
      </w:r>
      <w:r w:rsidR="006B6AAA">
        <w:rPr>
          <w:rFonts w:hint="cs"/>
          <w:rtl/>
        </w:rPr>
        <w:t xml:space="preserve"> </w:t>
      </w:r>
      <w:r w:rsidR="00A84741" w:rsidRPr="00A84741">
        <w:rPr>
          <w:rFonts w:cs="Times New Roman"/>
          <w:rtl/>
        </w:rPr>
        <w:t xml:space="preserve">– החתונה התקיימה בלאס וגאס ואחריה נסעו </w:t>
      </w:r>
      <w:r w:rsidR="00A723EB">
        <w:rPr>
          <w:rFonts w:hint="cs"/>
          <w:rtl/>
        </w:rPr>
        <w:t>ל</w:t>
      </w:r>
      <w:r w:rsidR="00A8222B" w:rsidRPr="00E67C1F">
        <w:rPr>
          <w:rFonts w:hint="cs"/>
          <w:rtl/>
        </w:rPr>
        <w:t>פארק יוסמיטי ו</w:t>
      </w:r>
      <w:r w:rsidR="00A723EB" w:rsidRPr="00A723EB">
        <w:rPr>
          <w:rFonts w:cs="Times New Roman"/>
          <w:rtl/>
        </w:rPr>
        <w:t>אפילו ב</w:t>
      </w:r>
      <w:r w:rsidR="008E5823" w:rsidRPr="00E67C1F">
        <w:rPr>
          <w:rFonts w:hint="cs"/>
          <w:rtl/>
        </w:rPr>
        <w:t xml:space="preserve">אולפני </w:t>
      </w:r>
      <w:r w:rsidR="00A8222B" w:rsidRPr="00E67C1F">
        <w:rPr>
          <w:rFonts w:hint="cs"/>
          <w:rtl/>
        </w:rPr>
        <w:t>יוניברסל</w:t>
      </w:r>
      <w:r w:rsidR="008E5823" w:rsidRPr="00E67C1F">
        <w:rPr>
          <w:rFonts w:hint="cs"/>
          <w:rtl/>
        </w:rPr>
        <w:t>.</w:t>
      </w:r>
      <w:r w:rsidR="00905B01" w:rsidRPr="00E67C1F">
        <w:rPr>
          <w:rFonts w:hint="cs"/>
          <w:rtl/>
        </w:rPr>
        <w:t xml:space="preserve"> </w:t>
      </w:r>
      <w:r w:rsidR="00A723EB" w:rsidRPr="00A723EB">
        <w:rPr>
          <w:rFonts w:cs="Times New Roman"/>
          <w:rtl/>
        </w:rPr>
        <w:t>גם</w:t>
      </w:r>
      <w:r w:rsidR="00A723EB" w:rsidRPr="00A723EB">
        <w:rPr>
          <w:rFonts w:cs="Times New Roman" w:hint="cs"/>
          <w:rtl/>
        </w:rPr>
        <w:t xml:space="preserve"> </w:t>
      </w:r>
      <w:r w:rsidR="00A8222B" w:rsidRPr="00E67C1F">
        <w:rPr>
          <w:rFonts w:hint="cs"/>
          <w:rtl/>
        </w:rPr>
        <w:t>את</w:t>
      </w:r>
      <w:r w:rsidR="00905B01" w:rsidRPr="00E67C1F">
        <w:rPr>
          <w:rFonts w:hint="cs"/>
          <w:rtl/>
        </w:rPr>
        <w:t xml:space="preserve"> </w:t>
      </w:r>
      <w:r w:rsidR="006702BA" w:rsidRPr="006702BA">
        <w:rPr>
          <w:rFonts w:cs="Times New Roman"/>
          <w:rtl/>
        </w:rPr>
        <w:t xml:space="preserve">גשר </w:t>
      </w:r>
      <w:r w:rsidR="005257C2">
        <w:rPr>
          <w:rFonts w:cs="Times New Roman" w:hint="cs"/>
          <w:rtl/>
        </w:rPr>
        <w:t xml:space="preserve">שער </w:t>
      </w:r>
      <w:r w:rsidR="006702BA" w:rsidRPr="006702BA">
        <w:rPr>
          <w:rFonts w:cs="Times New Roman"/>
          <w:rtl/>
        </w:rPr>
        <w:t>הזהב בסן</w:t>
      </w:r>
      <w:r w:rsidR="005257C2">
        <w:rPr>
          <w:rFonts w:cs="Times New Roman" w:hint="cs"/>
          <w:rtl/>
        </w:rPr>
        <w:t xml:space="preserve"> </w:t>
      </w:r>
      <w:r w:rsidR="006702BA" w:rsidRPr="006702BA">
        <w:rPr>
          <w:rFonts w:cs="Times New Roman"/>
          <w:rtl/>
        </w:rPr>
        <w:t>פרנסיסקו חצו כמה פעמים, בביואיק עצומה בעלת מושבי עור</w:t>
      </w:r>
      <w:r w:rsidR="00905B01" w:rsidRPr="00E67C1F">
        <w:rPr>
          <w:rFonts w:hint="cs"/>
          <w:rtl/>
        </w:rPr>
        <w:t xml:space="preserve">. </w:t>
      </w:r>
      <w:r w:rsidR="00796BA2">
        <w:rPr>
          <w:rFonts w:hint="cs"/>
          <w:rtl/>
        </w:rPr>
        <w:t>[</w:t>
      </w:r>
      <w:r w:rsidR="00A8222B" w:rsidRPr="00E67C1F">
        <w:rPr>
          <w:rFonts w:hint="cs"/>
          <w:rtl/>
        </w:rPr>
        <w:t xml:space="preserve">כל זה </w:t>
      </w:r>
      <w:r w:rsidR="00022A80" w:rsidRPr="00E67C1F">
        <w:rPr>
          <w:rFonts w:hint="cs"/>
          <w:rtl/>
        </w:rPr>
        <w:t>עולה עשרות מונים על ה</w:t>
      </w:r>
      <w:r w:rsidR="00A8222B" w:rsidRPr="00E67C1F">
        <w:rPr>
          <w:rFonts w:hint="cs"/>
          <w:rtl/>
        </w:rPr>
        <w:t xml:space="preserve">יתרונות, אם קיימים, בקיומו הבודד של אלכס. </w:t>
      </w:r>
      <w:r w:rsidR="00617B60" w:rsidRPr="00E67C1F">
        <w:rPr>
          <w:rFonts w:hint="cs"/>
          <w:rtl/>
        </w:rPr>
        <w:t xml:space="preserve">ואלכס </w:t>
      </w:r>
      <w:r w:rsidR="00617B60" w:rsidRPr="00E67C1F">
        <w:rPr>
          <w:rtl/>
        </w:rPr>
        <w:t>גר לבד ולא ע</w:t>
      </w:r>
      <w:r w:rsidR="00617B60" w:rsidRPr="00E67C1F">
        <w:rPr>
          <w:rFonts w:hint="cs"/>
          <w:rtl/>
        </w:rPr>
        <w:t xml:space="preserve">ושה </w:t>
      </w:r>
      <w:r w:rsidR="00617B60" w:rsidRPr="00E67C1F">
        <w:rPr>
          <w:rtl/>
        </w:rPr>
        <w:t>כלום</w:t>
      </w:r>
      <w:r w:rsidR="00617B60" w:rsidRPr="00E67C1F">
        <w:rPr>
          <w:rFonts w:hint="cs"/>
          <w:rtl/>
        </w:rPr>
        <w:t>!</w:t>
      </w:r>
      <w:r w:rsidR="00796BA2">
        <w:rPr>
          <w:rFonts w:hint="cs"/>
          <w:rtl/>
        </w:rPr>
        <w:t>]</w:t>
      </w:r>
    </w:p>
    <w:bookmarkEnd w:id="332"/>
    <w:p w14:paraId="0187229B" w14:textId="5577305D" w:rsidR="004627AB" w:rsidRPr="00E67C1F" w:rsidRDefault="004627AB" w:rsidP="00250000">
      <w:pPr>
        <w:rPr>
          <w:rtl/>
        </w:rPr>
      </w:pPr>
      <w:r w:rsidRPr="00E67C1F">
        <w:rPr>
          <w:rtl/>
        </w:rPr>
        <w:t>"</w:t>
      </w:r>
      <w:r w:rsidR="00F428F7" w:rsidRPr="00F428F7">
        <w:rPr>
          <w:rFonts w:cs="Times New Roman"/>
          <w:rtl/>
        </w:rPr>
        <w:t xml:space="preserve">זה לא </w:t>
      </w:r>
      <w:r w:rsidR="00F97A34">
        <w:rPr>
          <w:rFonts w:cs="Times New Roman"/>
          <w:rtl/>
        </w:rPr>
        <w:t>כל כך</w:t>
      </w:r>
      <w:r w:rsidR="00283859" w:rsidRPr="00283859">
        <w:rPr>
          <w:rFonts w:cs="Times New Roman"/>
          <w:rtl/>
        </w:rPr>
        <w:t xml:space="preserve"> </w:t>
      </w:r>
      <w:r w:rsidR="00F428F7" w:rsidRPr="00F428F7">
        <w:rPr>
          <w:rFonts w:cs="Times New Roman"/>
          <w:rtl/>
        </w:rPr>
        <w:t>נורא לגור לבד</w:t>
      </w:r>
      <w:r w:rsidR="004724B1" w:rsidRPr="004724B1">
        <w:rPr>
          <w:rFonts w:cs="Times New Roman"/>
          <w:rtl/>
        </w:rPr>
        <w:t>," אלכס אמר</w:t>
      </w:r>
      <w:r w:rsidR="007D4641" w:rsidRPr="007D4641">
        <w:rPr>
          <w:rFonts w:cs="Times New Roman"/>
          <w:rtl/>
        </w:rPr>
        <w:t xml:space="preserve"> בתום התיאור המפעים</w:t>
      </w:r>
      <w:r w:rsidR="004724B1" w:rsidRPr="004724B1">
        <w:rPr>
          <w:rFonts w:cs="Times New Roman"/>
          <w:rtl/>
        </w:rPr>
        <w:t>. "</w:t>
      </w:r>
      <w:r w:rsidR="00283859" w:rsidRPr="00283859">
        <w:rPr>
          <w:rFonts w:cs="Times New Roman"/>
          <w:rtl/>
        </w:rPr>
        <w:t>אבל בעצם,</w:t>
      </w:r>
      <w:r w:rsidR="00283859">
        <w:rPr>
          <w:rFonts w:hint="cs"/>
          <w:rtl/>
        </w:rPr>
        <w:t xml:space="preserve"> גם</w:t>
      </w:r>
      <w:r w:rsidRPr="00E67C1F">
        <w:rPr>
          <w:rtl/>
        </w:rPr>
        <w:t xml:space="preserve"> כשגרתי עם ההורים שלי באנגליה</w:t>
      </w:r>
      <w:r w:rsidR="00283859" w:rsidRPr="00283859">
        <w:rPr>
          <w:rFonts w:cs="Times New Roman"/>
          <w:rtl/>
        </w:rPr>
        <w:t xml:space="preserve"> עשיתי מה שאני רוצה</w:t>
      </w:r>
      <w:r w:rsidRPr="00E67C1F">
        <w:rPr>
          <w:rtl/>
        </w:rPr>
        <w:t>."</w:t>
      </w:r>
    </w:p>
    <w:p w14:paraId="38474862" w14:textId="77777777" w:rsidR="004627AB" w:rsidRPr="00CD067C" w:rsidRDefault="004627AB" w:rsidP="00250000">
      <w:pPr>
        <w:rPr>
          <w:rtl/>
        </w:rPr>
      </w:pPr>
      <w:r w:rsidRPr="00E67C1F">
        <w:rPr>
          <w:rtl/>
        </w:rPr>
        <w:t>"הלכת לישון</w:t>
      </w:r>
      <w:r w:rsidRPr="00CD067C">
        <w:rPr>
          <w:rtl/>
        </w:rPr>
        <w:t xml:space="preserve"> מתי שרצית?"</w:t>
      </w:r>
    </w:p>
    <w:p w14:paraId="21B0BAA9" w14:textId="5CC87E42" w:rsidR="004627AB" w:rsidRPr="00CD067C" w:rsidRDefault="004627AB" w:rsidP="00250000">
      <w:pPr>
        <w:rPr>
          <w:rtl/>
        </w:rPr>
      </w:pPr>
      <w:r w:rsidRPr="00CD067C">
        <w:rPr>
          <w:rtl/>
        </w:rPr>
        <w:t>"כן.</w:t>
      </w:r>
      <w:r w:rsidR="00A63413">
        <w:rPr>
          <w:rFonts w:hint="cs"/>
          <w:rtl/>
        </w:rPr>
        <w:t xml:space="preserve"> אבל זה יצא נורא מוקדם, כי היו לי אימונים.</w:t>
      </w:r>
      <w:r w:rsidRPr="00CD067C">
        <w:rPr>
          <w:rtl/>
        </w:rPr>
        <w:t>"</w:t>
      </w:r>
    </w:p>
    <w:p w14:paraId="13F5A948" w14:textId="178B3400" w:rsidR="004627AB" w:rsidRPr="00CD067C" w:rsidRDefault="004627AB" w:rsidP="00250000">
      <w:pPr>
        <w:rPr>
          <w:rtl/>
        </w:rPr>
      </w:pPr>
      <w:r w:rsidRPr="00CD067C">
        <w:rPr>
          <w:rtl/>
        </w:rPr>
        <w:t xml:space="preserve">"לא הלכת </w:t>
      </w:r>
      <w:r w:rsidR="00F428F7">
        <w:rPr>
          <w:rFonts w:hint="cs"/>
          <w:rtl/>
        </w:rPr>
        <w:t>לבי</w:t>
      </w:r>
      <w:r w:rsidR="00F428F7" w:rsidRPr="00F428F7">
        <w:rPr>
          <w:rFonts w:cs="Times New Roman"/>
          <w:rtl/>
        </w:rPr>
        <w:t>ת-הספר</w:t>
      </w:r>
      <w:r w:rsidRPr="00CD067C">
        <w:rPr>
          <w:rtl/>
        </w:rPr>
        <w:t xml:space="preserve"> אם לא רצית?"</w:t>
      </w:r>
    </w:p>
    <w:p w14:paraId="526BF85C" w14:textId="77777777" w:rsidR="004627AB" w:rsidRPr="00CD067C" w:rsidRDefault="00ED584E" w:rsidP="00250000">
      <w:pPr>
        <w:rPr>
          <w:rtl/>
        </w:rPr>
      </w:pPr>
      <w:r>
        <w:rPr>
          <w:rtl/>
        </w:rPr>
        <w:t xml:space="preserve">"זה לא, </w:t>
      </w:r>
      <w:r>
        <w:rPr>
          <w:rFonts w:hint="cs"/>
          <w:rtl/>
        </w:rPr>
        <w:t>סאקורה</w:t>
      </w:r>
      <w:r>
        <w:rPr>
          <w:rtl/>
        </w:rPr>
        <w:t xml:space="preserve"> לא ה</w:t>
      </w:r>
      <w:r>
        <w:rPr>
          <w:rFonts w:hint="cs"/>
          <w:rtl/>
        </w:rPr>
        <w:t>סכימה</w:t>
      </w:r>
      <w:r w:rsidR="004627AB" w:rsidRPr="00CD067C">
        <w:rPr>
          <w:rtl/>
        </w:rPr>
        <w:t>."</w:t>
      </w:r>
    </w:p>
    <w:p w14:paraId="1323CD06" w14:textId="77777777" w:rsidR="004627AB" w:rsidRPr="00CD067C" w:rsidRDefault="004627AB" w:rsidP="00250000">
      <w:pPr>
        <w:rPr>
          <w:rtl/>
        </w:rPr>
      </w:pPr>
      <w:r w:rsidRPr="00CD067C">
        <w:rPr>
          <w:rtl/>
        </w:rPr>
        <w:t>"טוב נו. עישנת לפני ההורים שלך?"</w:t>
      </w:r>
    </w:p>
    <w:p w14:paraId="5F7D0C5C" w14:textId="482C2A26" w:rsidR="004627AB" w:rsidRPr="00CD067C" w:rsidRDefault="004627AB" w:rsidP="00EC5158">
      <w:pPr>
        <w:rPr>
          <w:rtl/>
        </w:rPr>
      </w:pPr>
      <w:r w:rsidRPr="00CD067C">
        <w:rPr>
          <w:rtl/>
        </w:rPr>
        <w:t>"כן, למה לא?"</w:t>
      </w:r>
      <w:r w:rsidR="00EC5158">
        <w:rPr>
          <w:rFonts w:hint="cs"/>
          <w:rtl/>
        </w:rPr>
        <w:t xml:space="preserve"> </w:t>
      </w:r>
      <w:r w:rsidR="00EC5158" w:rsidRPr="00E67C1F">
        <w:rPr>
          <w:rFonts w:cs="Times New Roman"/>
          <w:rtl/>
        </w:rPr>
        <w:t>זה היה נכון</w:t>
      </w:r>
      <w:r w:rsidR="00796BA2">
        <w:rPr>
          <w:rFonts w:cs="Times New Roman" w:hint="cs"/>
          <w:rtl/>
        </w:rPr>
        <w:t xml:space="preserve"> רק בחלקו</w:t>
      </w:r>
      <w:r w:rsidR="00EC5158" w:rsidRPr="00E67C1F">
        <w:rPr>
          <w:rFonts w:cs="Times New Roman"/>
          <w:rtl/>
        </w:rPr>
        <w:t>, הם ראו אותו חוטף שאיפה מסיגריה מדי פעם, אף פעם לא מצית לעצמו</w:t>
      </w:r>
      <w:r w:rsidR="00A264D1" w:rsidRPr="00E67C1F">
        <w:rPr>
          <w:rFonts w:cs="Times New Roman"/>
          <w:rtl/>
        </w:rPr>
        <w:t>,</w:t>
      </w:r>
      <w:r w:rsidR="00EC5158" w:rsidRPr="00E67C1F">
        <w:rPr>
          <w:rFonts w:cs="Times New Roman"/>
          <w:rtl/>
        </w:rPr>
        <w:t xml:space="preserve"> אבל הוא נהנה </w:t>
      </w:r>
      <w:r w:rsidR="00070338" w:rsidRPr="00E67C1F">
        <w:rPr>
          <w:rFonts w:cs="Times New Roman" w:hint="cs"/>
          <w:rtl/>
        </w:rPr>
        <w:t>לראות א</w:t>
      </w:r>
      <w:r w:rsidR="00F428F7">
        <w:rPr>
          <w:rFonts w:cs="Times New Roman" w:hint="cs"/>
          <w:rtl/>
        </w:rPr>
        <w:t>ת</w:t>
      </w:r>
      <w:r w:rsidR="00070338" w:rsidRPr="00E67C1F">
        <w:rPr>
          <w:rFonts w:cs="Times New Roman" w:hint="cs"/>
          <w:rtl/>
        </w:rPr>
        <w:t xml:space="preserve"> </w:t>
      </w:r>
      <w:r w:rsidR="00EC5158" w:rsidRPr="00E67C1F">
        <w:rPr>
          <w:rFonts w:cs="Times New Roman"/>
          <w:rtl/>
        </w:rPr>
        <w:t>ארקדי</w:t>
      </w:r>
      <w:r w:rsidR="00070338" w:rsidRPr="00E67C1F">
        <w:rPr>
          <w:rFonts w:cs="Times New Roman" w:hint="cs"/>
          <w:rtl/>
        </w:rPr>
        <w:t xml:space="preserve"> מזדעזע</w:t>
      </w:r>
      <w:r w:rsidR="00EC5158" w:rsidRPr="00E67C1F">
        <w:rPr>
          <w:rFonts w:cs="Times New Roman"/>
          <w:rtl/>
        </w:rPr>
        <w:t>.</w:t>
      </w:r>
    </w:p>
    <w:p w14:paraId="5B501391" w14:textId="5679277B" w:rsidR="004627AB" w:rsidRPr="00CD067C" w:rsidRDefault="004627AB" w:rsidP="00250000">
      <w:pPr>
        <w:rPr>
          <w:rtl/>
        </w:rPr>
      </w:pPr>
      <w:r w:rsidRPr="00CD067C">
        <w:rPr>
          <w:rtl/>
        </w:rPr>
        <w:t>"להורים שלך היה</w:t>
      </w:r>
      <w:r w:rsidR="007D4641" w:rsidRPr="007D4641">
        <w:rPr>
          <w:rtl/>
        </w:rPr>
        <w:t xml:space="preserve"> </w:t>
      </w:r>
      <w:r w:rsidR="007D4641" w:rsidRPr="00CD067C">
        <w:rPr>
          <w:rtl/>
        </w:rPr>
        <w:t>בכלל</w:t>
      </w:r>
      <w:r w:rsidRPr="00CD067C">
        <w:rPr>
          <w:rtl/>
        </w:rPr>
        <w:t xml:space="preserve"> אכפת ממך?"</w:t>
      </w:r>
    </w:p>
    <w:p w14:paraId="2A0B7BF7" w14:textId="7B02C618" w:rsidR="004627AB" w:rsidRPr="00CD067C" w:rsidRDefault="004627AB" w:rsidP="00250000">
      <w:pPr>
        <w:rPr>
          <w:rtl/>
        </w:rPr>
      </w:pPr>
      <w:r w:rsidRPr="00CD067C">
        <w:rPr>
          <w:rtl/>
        </w:rPr>
        <w:t xml:space="preserve">אלכס </w:t>
      </w:r>
      <w:r w:rsidR="005F12BD">
        <w:rPr>
          <w:rFonts w:hint="cs"/>
          <w:rtl/>
        </w:rPr>
        <w:t xml:space="preserve">פתח לעצמו בקבוק בירה חדש וארקדי </w:t>
      </w:r>
      <w:r w:rsidR="00283859">
        <w:rPr>
          <w:rFonts w:hint="cs"/>
          <w:rtl/>
        </w:rPr>
        <w:t>השתדל לה</w:t>
      </w:r>
      <w:r w:rsidR="007D4641" w:rsidRPr="007D4641">
        <w:rPr>
          <w:rFonts w:cs="Times New Roman"/>
          <w:rtl/>
        </w:rPr>
        <w:t>חצין ככל הניתן</w:t>
      </w:r>
      <w:r w:rsidR="00A723EB" w:rsidRPr="00A723EB">
        <w:rPr>
          <w:rFonts w:cs="Times New Roman"/>
          <w:rtl/>
        </w:rPr>
        <w:t xml:space="preserve"> את סלידתו</w:t>
      </w:r>
      <w:r w:rsidR="00A46CDC">
        <w:rPr>
          <w:rFonts w:hint="cs"/>
          <w:rtl/>
        </w:rPr>
        <w:t xml:space="preserve"> מ</w:t>
      </w:r>
      <w:r w:rsidR="00E801A4">
        <w:rPr>
          <w:rFonts w:hint="cs"/>
          <w:rtl/>
        </w:rPr>
        <w:t>ס</w:t>
      </w:r>
      <w:r w:rsidR="00A46CDC">
        <w:rPr>
          <w:rFonts w:hint="cs"/>
          <w:rtl/>
        </w:rPr>
        <w:t xml:space="preserve">ממני </w:t>
      </w:r>
      <w:r w:rsidR="00E801A4">
        <w:rPr>
          <w:rFonts w:hint="cs"/>
          <w:rtl/>
        </w:rPr>
        <w:t>הזרות</w:t>
      </w:r>
      <w:r w:rsidR="00A46CDC">
        <w:rPr>
          <w:rFonts w:hint="cs"/>
          <w:rtl/>
        </w:rPr>
        <w:t xml:space="preserve"> שלו</w:t>
      </w:r>
      <w:r w:rsidRPr="00CD067C">
        <w:rPr>
          <w:rtl/>
        </w:rPr>
        <w:t>.</w:t>
      </w:r>
      <w:r w:rsidR="00A46CDC">
        <w:rPr>
          <w:rFonts w:hint="cs"/>
          <w:rtl/>
        </w:rPr>
        <w:t xml:space="preserve"> איפה יש</w:t>
      </w:r>
      <w:r w:rsidR="00283859">
        <w:rPr>
          <w:rFonts w:hint="cs"/>
          <w:rtl/>
        </w:rPr>
        <w:t>נם</w:t>
      </w:r>
      <w:r w:rsidR="00A46CDC">
        <w:rPr>
          <w:rFonts w:hint="cs"/>
          <w:rtl/>
        </w:rPr>
        <w:t xml:space="preserve"> ישראלים בגילו ששותים ככה? אולי יש, אבל ארקדי לא הכיר.</w:t>
      </w:r>
      <w:r w:rsidR="00FF6331">
        <w:rPr>
          <w:rFonts w:hint="cs"/>
          <w:rtl/>
        </w:rPr>
        <w:t xml:space="preserve"> </w:t>
      </w:r>
      <w:r w:rsidR="00FF6331" w:rsidRPr="00FF6331">
        <w:rPr>
          <w:rFonts w:cs="Times New Roman"/>
          <w:rtl/>
        </w:rPr>
        <w:t>[נרתע מסתייג מתרגל מסתיר תחביא מחפה להעלים להצפין להבליע לסוכך]</w:t>
      </w:r>
    </w:p>
    <w:p w14:paraId="159F87DA" w14:textId="154C51E8" w:rsidR="004627AB" w:rsidRPr="00CD067C" w:rsidRDefault="004627AB" w:rsidP="00250000">
      <w:pPr>
        <w:rPr>
          <w:rtl/>
        </w:rPr>
      </w:pPr>
      <w:r w:rsidRPr="00CD067C">
        <w:rPr>
          <w:rtl/>
        </w:rPr>
        <w:t>"</w:t>
      </w:r>
      <w:r w:rsidR="00617B60">
        <w:rPr>
          <w:rFonts w:hint="cs"/>
          <w:rtl/>
        </w:rPr>
        <w:t>לפחות היית מנצל את זה ש</w:t>
      </w:r>
      <w:r w:rsidRPr="00CD067C">
        <w:rPr>
          <w:rtl/>
        </w:rPr>
        <w:t>אתה יכול להזמין</w:t>
      </w:r>
      <w:r w:rsidR="0089206E">
        <w:rPr>
          <w:rFonts w:hint="cs"/>
          <w:rtl/>
        </w:rPr>
        <w:t xml:space="preserve"> לפה</w:t>
      </w:r>
      <w:r w:rsidRPr="00CD067C">
        <w:rPr>
          <w:rtl/>
        </w:rPr>
        <w:t xml:space="preserve"> את מי שאתה רוצה."</w:t>
      </w:r>
    </w:p>
    <w:p w14:paraId="242B76DC" w14:textId="77777777" w:rsidR="004627AB" w:rsidRPr="00CD067C" w:rsidRDefault="004627AB" w:rsidP="00250000">
      <w:pPr>
        <w:rPr>
          <w:rtl/>
        </w:rPr>
      </w:pPr>
      <w:r w:rsidRPr="00CD067C">
        <w:rPr>
          <w:rtl/>
        </w:rPr>
        <w:t>"אני רוצה להזמין אותך."</w:t>
      </w:r>
    </w:p>
    <w:p w14:paraId="327BA665" w14:textId="0E86FDB6" w:rsidR="004627AB" w:rsidRPr="00CD067C" w:rsidRDefault="004627AB" w:rsidP="000C1B00">
      <w:pPr>
        <w:rPr>
          <w:rtl/>
        </w:rPr>
      </w:pPr>
      <w:r w:rsidRPr="00CD067C">
        <w:rPr>
          <w:rtl/>
        </w:rPr>
        <w:t>ארקדי קם על רגליו. "חם פה. חם נורא. אני חייב</w:t>
      </w:r>
      <w:r w:rsidR="000C1B00" w:rsidRPr="000C1B00">
        <w:rPr>
          <w:rtl/>
        </w:rPr>
        <w:t xml:space="preserve"> </w:t>
      </w:r>
      <w:r w:rsidR="000C1B00" w:rsidRPr="00CD067C">
        <w:rPr>
          <w:rtl/>
        </w:rPr>
        <w:t>כבר</w:t>
      </w:r>
      <w:r w:rsidRPr="00CD067C">
        <w:rPr>
          <w:rtl/>
        </w:rPr>
        <w:t xml:space="preserve"> ללכת."</w:t>
      </w:r>
    </w:p>
    <w:p w14:paraId="4CAB4DAD" w14:textId="54007E12" w:rsidR="004627AB" w:rsidRPr="00CD067C" w:rsidRDefault="004627AB" w:rsidP="00250000">
      <w:pPr>
        <w:rPr>
          <w:rtl/>
        </w:rPr>
      </w:pPr>
      <w:r w:rsidRPr="00CD067C">
        <w:rPr>
          <w:rtl/>
        </w:rPr>
        <w:t>"רגע, אל תלך עדיין." אלכס פתח את החלון לרווחה</w:t>
      </w:r>
      <w:r w:rsidR="003F6ED4">
        <w:rPr>
          <w:rFonts w:hint="cs"/>
          <w:rtl/>
        </w:rPr>
        <w:t xml:space="preserve">, </w:t>
      </w:r>
      <w:r w:rsidR="00DC7E62">
        <w:rPr>
          <w:rFonts w:hint="cs"/>
          <w:rtl/>
        </w:rPr>
        <w:t xml:space="preserve">אבל </w:t>
      </w:r>
      <w:r w:rsidR="00C6430D">
        <w:rPr>
          <w:rFonts w:hint="cs"/>
          <w:rtl/>
        </w:rPr>
        <w:t>שום</w:t>
      </w:r>
      <w:r w:rsidR="00DC7E62">
        <w:rPr>
          <w:rFonts w:hint="cs"/>
          <w:rtl/>
        </w:rPr>
        <w:t xml:space="preserve"> רוח ערב קרירה </w:t>
      </w:r>
      <w:r w:rsidR="00C6430D">
        <w:rPr>
          <w:rFonts w:hint="cs"/>
          <w:rtl/>
        </w:rPr>
        <w:t>לא נשבה</w:t>
      </w:r>
      <w:r w:rsidR="00DC7E62">
        <w:rPr>
          <w:rFonts w:hint="cs"/>
          <w:rtl/>
        </w:rPr>
        <w:t xml:space="preserve"> פנימה</w:t>
      </w:r>
      <w:r w:rsidRPr="00CD067C">
        <w:rPr>
          <w:rtl/>
        </w:rPr>
        <w:t>. "אמרת שהבאת לי משהו?"</w:t>
      </w:r>
    </w:p>
    <w:p w14:paraId="62CFCFA5" w14:textId="63EF1A77" w:rsidR="004627AB" w:rsidRPr="00CD067C" w:rsidRDefault="004627AB" w:rsidP="00250000">
      <w:pPr>
        <w:rPr>
          <w:rtl/>
        </w:rPr>
      </w:pPr>
      <w:r w:rsidRPr="00CD067C">
        <w:rPr>
          <w:rtl/>
        </w:rPr>
        <w:t>"אה, כן." הוא שלף ספר מהתיק שלו. "השאלת לי אותו פעם."</w:t>
      </w:r>
    </w:p>
    <w:p w14:paraId="595DD910" w14:textId="66D74269" w:rsidR="004627AB" w:rsidRPr="00CD067C" w:rsidRDefault="004627AB" w:rsidP="00250000">
      <w:pPr>
        <w:rPr>
          <w:rtl/>
        </w:rPr>
      </w:pPr>
      <w:r w:rsidRPr="00CD067C">
        <w:rPr>
          <w:rtl/>
        </w:rPr>
        <w:t>"</w:t>
      </w:r>
      <w:r w:rsidR="00A46CDC">
        <w:rPr>
          <w:rFonts w:hint="cs"/>
          <w:rtl/>
        </w:rPr>
        <w:t xml:space="preserve">לא השאלתי, </w:t>
      </w:r>
      <w:r w:rsidRPr="00CD067C">
        <w:rPr>
          <w:rtl/>
        </w:rPr>
        <w:t>ארקדי, נתתי לך מתנה."</w:t>
      </w:r>
    </w:p>
    <w:p w14:paraId="005D18C7" w14:textId="77777777" w:rsidR="004627AB" w:rsidRPr="00CD067C" w:rsidRDefault="004627AB" w:rsidP="00250000">
      <w:pPr>
        <w:rPr>
          <w:rtl/>
        </w:rPr>
      </w:pPr>
      <w:r w:rsidRPr="00CD067C">
        <w:rPr>
          <w:rtl/>
        </w:rPr>
        <w:t>"תודה. לא הייתי בטוח..."</w:t>
      </w:r>
    </w:p>
    <w:p w14:paraId="0E8C353B" w14:textId="77777777" w:rsidR="004627AB" w:rsidRPr="00CD067C" w:rsidRDefault="004627AB" w:rsidP="00250000">
      <w:pPr>
        <w:rPr>
          <w:rtl/>
        </w:rPr>
      </w:pPr>
      <w:r w:rsidRPr="00CD067C">
        <w:rPr>
          <w:rtl/>
        </w:rPr>
        <w:t>"אוף, תפסיק להיות כזה מנומס. קראת אותו?"</w:t>
      </w:r>
    </w:p>
    <w:p w14:paraId="5EB6D08D" w14:textId="0675C5A2" w:rsidR="004627AB" w:rsidRDefault="004627AB" w:rsidP="004E6D34">
      <w:pPr>
        <w:rPr>
          <w:rtl/>
        </w:rPr>
      </w:pPr>
      <w:r w:rsidRPr="00CD067C">
        <w:rPr>
          <w:rtl/>
        </w:rPr>
        <w:t>"כן. לא היה קל אבל... האנגלית שלי השתפרה</w:t>
      </w:r>
      <w:r w:rsidR="00C90C6C">
        <w:rPr>
          <w:rtl/>
        </w:rPr>
        <w:t xml:space="preserve"> מאוד </w:t>
      </w:r>
      <w:r w:rsidRPr="00CD067C">
        <w:rPr>
          <w:rtl/>
        </w:rPr>
        <w:t>בזכותו.</w:t>
      </w:r>
      <w:r w:rsidR="004E6D34">
        <w:rPr>
          <w:rFonts w:hint="cs"/>
          <w:rtl/>
        </w:rPr>
        <w:t xml:space="preserve"> </w:t>
      </w:r>
      <w:r w:rsidRPr="00CD067C">
        <w:rPr>
          <w:rtl/>
        </w:rPr>
        <w:t>גילגמש ו</w:t>
      </w:r>
      <w:r w:rsidR="00762822">
        <w:rPr>
          <w:rtl/>
        </w:rPr>
        <w:t>אנכידו</w:t>
      </w:r>
      <w:r w:rsidRPr="00CD067C">
        <w:rPr>
          <w:rtl/>
        </w:rPr>
        <w:t xml:space="preserve">, החברים הטובים ביותר בעולם </w:t>
      </w:r>
      <w:r w:rsidR="00097707">
        <w:rPr>
          <w:rFonts w:hint="cs"/>
          <w:rtl/>
        </w:rPr>
        <w:t>במסעם הנועז ליער הארזים</w:t>
      </w:r>
      <w:r w:rsidR="00A63413">
        <w:rPr>
          <w:rFonts w:hint="cs"/>
          <w:rtl/>
        </w:rPr>
        <w:t>.</w:t>
      </w:r>
      <w:r w:rsidR="000F713A">
        <w:rPr>
          <w:rFonts w:hint="cs"/>
          <w:rtl/>
        </w:rPr>
        <w:t xml:space="preserve"> [</w:t>
      </w:r>
      <w:r w:rsidR="00097707">
        <w:rPr>
          <w:rFonts w:hint="cs"/>
          <w:rtl/>
        </w:rPr>
        <w:t>"</w:t>
      </w:r>
    </w:p>
    <w:p w14:paraId="266B9FF8" w14:textId="1F4BB767" w:rsidR="00097707" w:rsidRDefault="00097707" w:rsidP="00925E10">
      <w:pPr>
        <w:rPr>
          <w:rtl/>
        </w:rPr>
      </w:pPr>
      <w:r>
        <w:rPr>
          <w:rFonts w:hint="cs"/>
          <w:rtl/>
        </w:rPr>
        <w:lastRenderedPageBreak/>
        <w:t xml:space="preserve">אלכס לא ידע מהם </w:t>
      </w:r>
      <w:r w:rsidR="000C1B00">
        <w:rPr>
          <w:rFonts w:hint="cs"/>
          <w:rtl/>
        </w:rPr>
        <w:t xml:space="preserve">אותם </w:t>
      </w:r>
      <w:r>
        <w:rPr>
          <w:rFonts w:hint="cs"/>
          <w:rtl/>
        </w:rPr>
        <w:t xml:space="preserve">ארזים אבל שיער </w:t>
      </w:r>
      <w:r w:rsidR="00925E10">
        <w:rPr>
          <w:rFonts w:hint="cs"/>
          <w:rtl/>
        </w:rPr>
        <w:t xml:space="preserve">כי </w:t>
      </w:r>
      <w:r>
        <w:rPr>
          <w:rFonts w:hint="cs"/>
          <w:rtl/>
        </w:rPr>
        <w:t>אל</w:t>
      </w:r>
      <w:r w:rsidR="00B943A5">
        <w:rPr>
          <w:rFonts w:hint="cs"/>
          <w:rtl/>
        </w:rPr>
        <w:t>ו</w:t>
      </w:r>
      <w:r>
        <w:rPr>
          <w:rFonts w:hint="cs"/>
          <w:rtl/>
        </w:rPr>
        <w:t xml:space="preserve"> יצורים הדומים לתנים, או צבועים.</w:t>
      </w:r>
    </w:p>
    <w:p w14:paraId="09E4B268" w14:textId="759B50EF" w:rsidR="00097707" w:rsidRDefault="00097707" w:rsidP="009E7D36">
      <w:pPr>
        <w:rPr>
          <w:rtl/>
        </w:rPr>
      </w:pPr>
      <w:r>
        <w:rPr>
          <w:rFonts w:hint="cs"/>
          <w:rtl/>
        </w:rPr>
        <w:t>"</w:t>
      </w:r>
      <w:r w:rsidR="000F713A">
        <w:rPr>
          <w:rFonts w:hint="cs"/>
          <w:rtl/>
        </w:rPr>
        <w:t xml:space="preserve">] </w:t>
      </w:r>
      <w:r>
        <w:rPr>
          <w:rFonts w:hint="cs"/>
          <w:rtl/>
        </w:rPr>
        <w:t xml:space="preserve">הם </w:t>
      </w:r>
      <w:r w:rsidR="00095F5B">
        <w:rPr>
          <w:rFonts w:hint="cs"/>
          <w:rtl/>
        </w:rPr>
        <w:t>נלחמים ב</w:t>
      </w:r>
      <w:r w:rsidR="005B684A">
        <w:rPr>
          <w:rFonts w:hint="cs"/>
          <w:rtl/>
        </w:rPr>
        <w:t>חומבבה ה</w:t>
      </w:r>
      <w:r w:rsidR="00095F5B">
        <w:rPr>
          <w:rFonts w:hint="cs"/>
          <w:rtl/>
        </w:rPr>
        <w:t>מפלצת ה</w:t>
      </w:r>
      <w:r w:rsidR="004724B1">
        <w:rPr>
          <w:rFonts w:hint="cs"/>
          <w:rtl/>
        </w:rPr>
        <w:t>איומ</w:t>
      </w:r>
      <w:r w:rsidR="00095F5B">
        <w:rPr>
          <w:rFonts w:hint="cs"/>
          <w:rtl/>
        </w:rPr>
        <w:t>ה, שליט</w:t>
      </w:r>
      <w:r w:rsidR="009E7D36">
        <w:rPr>
          <w:rFonts w:hint="cs"/>
          <w:rtl/>
        </w:rPr>
        <w:t>ת</w:t>
      </w:r>
      <w:r w:rsidR="00095F5B">
        <w:rPr>
          <w:rFonts w:hint="cs"/>
          <w:rtl/>
        </w:rPr>
        <w:t xml:space="preserve"> היער, ומ</w:t>
      </w:r>
      <w:r w:rsidR="00A723EB">
        <w:rPr>
          <w:rFonts w:hint="cs"/>
          <w:rtl/>
        </w:rPr>
        <w:t>ביס</w:t>
      </w:r>
      <w:r w:rsidR="00095F5B">
        <w:rPr>
          <w:rFonts w:hint="cs"/>
          <w:rtl/>
        </w:rPr>
        <w:t>ים</w:t>
      </w:r>
      <w:r w:rsidR="009E7D36">
        <w:rPr>
          <w:rFonts w:hint="cs"/>
          <w:rtl/>
        </w:rPr>
        <w:t xml:space="preserve"> אותה</w:t>
      </w:r>
      <w:r w:rsidR="00095F5B">
        <w:rPr>
          <w:rFonts w:hint="cs"/>
          <w:rtl/>
        </w:rPr>
        <w:t>."</w:t>
      </w:r>
    </w:p>
    <w:p w14:paraId="259CF3EF" w14:textId="01E480B3" w:rsidR="00095F5B" w:rsidRDefault="00095F5B" w:rsidP="00097707">
      <w:pPr>
        <w:rPr>
          <w:rtl/>
        </w:rPr>
      </w:pPr>
      <w:r>
        <w:rPr>
          <w:rFonts w:hint="cs"/>
          <w:rtl/>
        </w:rPr>
        <w:t>"</w:t>
      </w:r>
      <w:r w:rsidR="009E7D36">
        <w:rPr>
          <w:rFonts w:hint="cs"/>
          <w:rtl/>
        </w:rPr>
        <w:t xml:space="preserve">הוא הכיר את המפלצת מקודם," אלכס </w:t>
      </w:r>
      <w:r w:rsidR="00A723EB" w:rsidRPr="00A723EB">
        <w:rPr>
          <w:rFonts w:cs="Times New Roman"/>
          <w:rtl/>
        </w:rPr>
        <w:t>אמר</w:t>
      </w:r>
      <w:r w:rsidR="00A723EB" w:rsidRPr="00A723EB">
        <w:rPr>
          <w:rFonts w:cs="Times New Roman" w:hint="cs"/>
          <w:rtl/>
        </w:rPr>
        <w:t xml:space="preserve"> </w:t>
      </w:r>
      <w:r w:rsidR="005B684A">
        <w:rPr>
          <w:rFonts w:hint="cs"/>
          <w:rtl/>
        </w:rPr>
        <w:t xml:space="preserve">לו, </w:t>
      </w:r>
      <w:r w:rsidR="00283859">
        <w:rPr>
          <w:rFonts w:hint="cs"/>
          <w:rtl/>
        </w:rPr>
        <w:t>כממתיק</w:t>
      </w:r>
      <w:r w:rsidR="005B684A">
        <w:rPr>
          <w:rFonts w:hint="cs"/>
          <w:rtl/>
        </w:rPr>
        <w:t xml:space="preserve"> סוד נורא</w:t>
      </w:r>
      <w:r w:rsidR="009E7D36">
        <w:rPr>
          <w:rFonts w:hint="cs"/>
          <w:rtl/>
        </w:rPr>
        <w:t>.</w:t>
      </w:r>
    </w:p>
    <w:p w14:paraId="1146DB7D" w14:textId="77777777" w:rsidR="009E7D36" w:rsidRDefault="009E7D36" w:rsidP="00097707">
      <w:pPr>
        <w:rPr>
          <w:rtl/>
        </w:rPr>
      </w:pPr>
      <w:r>
        <w:rPr>
          <w:rFonts w:hint="cs"/>
          <w:rtl/>
        </w:rPr>
        <w:t>"מי הכיר?"</w:t>
      </w:r>
    </w:p>
    <w:p w14:paraId="665EFEB5" w14:textId="2EF8C33F" w:rsidR="009E7D36" w:rsidRDefault="009E7D36" w:rsidP="00C5216C">
      <w:pPr>
        <w:rPr>
          <w:rtl/>
        </w:rPr>
      </w:pPr>
      <w:r>
        <w:rPr>
          <w:rFonts w:hint="cs"/>
          <w:rtl/>
        </w:rPr>
        <w:t>"</w:t>
      </w:r>
      <w:r w:rsidR="00762822">
        <w:rPr>
          <w:rFonts w:hint="cs"/>
          <w:rtl/>
        </w:rPr>
        <w:t>אנכידו</w:t>
      </w:r>
      <w:r>
        <w:rPr>
          <w:rFonts w:hint="cs"/>
          <w:rtl/>
        </w:rPr>
        <w:t xml:space="preserve">. אני </w:t>
      </w:r>
      <w:r w:rsidR="000F713A">
        <w:rPr>
          <w:rFonts w:hint="cs"/>
          <w:rtl/>
        </w:rPr>
        <w:t>בטוח</w:t>
      </w:r>
      <w:r>
        <w:rPr>
          <w:rFonts w:hint="cs"/>
          <w:rtl/>
        </w:rPr>
        <w:t xml:space="preserve">. </w:t>
      </w:r>
      <w:r w:rsidR="006F6DD4">
        <w:rPr>
          <w:rFonts w:hint="cs"/>
          <w:rtl/>
        </w:rPr>
        <w:t>לפני שגילגמש ת</w:t>
      </w:r>
      <w:r w:rsidR="005257C2">
        <w:rPr>
          <w:rFonts w:hint="cs"/>
          <w:rtl/>
        </w:rPr>
        <w:t>ִּ</w:t>
      </w:r>
      <w:r w:rsidR="006F6DD4">
        <w:rPr>
          <w:rFonts w:hint="cs"/>
          <w:rtl/>
        </w:rPr>
        <w:t>רבת</w:t>
      </w:r>
      <w:r w:rsidR="00A46CDC">
        <w:rPr>
          <w:rFonts w:hint="cs"/>
          <w:rtl/>
        </w:rPr>
        <w:t xml:space="preserve"> אותו</w:t>
      </w:r>
      <w:r w:rsidR="006F6DD4">
        <w:rPr>
          <w:rFonts w:hint="cs"/>
          <w:rtl/>
        </w:rPr>
        <w:t xml:space="preserve"> וריסן אותו</w:t>
      </w:r>
      <w:r w:rsidR="00A46CDC">
        <w:rPr>
          <w:rFonts w:hint="cs"/>
          <w:rtl/>
        </w:rPr>
        <w:t xml:space="preserve"> והפך אותו לאיש</w:t>
      </w:r>
      <w:r w:rsidR="005257C2">
        <w:rPr>
          <w:rFonts w:hint="cs"/>
          <w:rtl/>
        </w:rPr>
        <w:t xml:space="preserve"> </w:t>
      </w:r>
      <w:r w:rsidR="00A46CDC">
        <w:rPr>
          <w:rFonts w:hint="cs"/>
          <w:rtl/>
        </w:rPr>
        <w:t>העיר</w:t>
      </w:r>
      <w:r w:rsidR="006F6DD4">
        <w:rPr>
          <w:rFonts w:hint="cs"/>
          <w:rtl/>
        </w:rPr>
        <w:t>,</w:t>
      </w:r>
      <w:r w:rsidR="00A46CDC">
        <w:rPr>
          <w:rFonts w:hint="cs"/>
          <w:rtl/>
        </w:rPr>
        <w:t xml:space="preserve"> כש</w:t>
      </w:r>
      <w:r w:rsidR="00762822">
        <w:rPr>
          <w:rFonts w:hint="cs"/>
          <w:rtl/>
        </w:rPr>
        <w:t>אנכידו</w:t>
      </w:r>
      <w:r w:rsidR="00A46CDC">
        <w:rPr>
          <w:rFonts w:hint="cs"/>
          <w:rtl/>
        </w:rPr>
        <w:t xml:space="preserve"> היה עדיין איש</w:t>
      </w:r>
      <w:r w:rsidR="005257C2">
        <w:rPr>
          <w:rFonts w:hint="cs"/>
          <w:rtl/>
        </w:rPr>
        <w:t xml:space="preserve"> </w:t>
      </w:r>
      <w:r w:rsidR="00A46CDC">
        <w:rPr>
          <w:rFonts w:hint="cs"/>
          <w:rtl/>
        </w:rPr>
        <w:t>השדה</w:t>
      </w:r>
      <w:r w:rsidR="005257C2">
        <w:rPr>
          <w:rFonts w:hint="cs"/>
          <w:rtl/>
        </w:rPr>
        <w:t>,</w:t>
      </w:r>
      <w:r w:rsidR="006F6DD4">
        <w:rPr>
          <w:rFonts w:hint="cs"/>
          <w:rtl/>
        </w:rPr>
        <w:t xml:space="preserve"> הוא הכיר את המפלצת</w:t>
      </w:r>
      <w:r w:rsidR="00C5216C">
        <w:rPr>
          <w:rFonts w:hint="cs"/>
          <w:rtl/>
        </w:rPr>
        <w:t>, ה</w:t>
      </w:r>
      <w:r w:rsidR="00A46CDC">
        <w:rPr>
          <w:rFonts w:hint="cs"/>
          <w:rtl/>
        </w:rPr>
        <w:t>וא היה חבר טוב שלה</w:t>
      </w:r>
      <w:r w:rsidR="006F6DD4">
        <w:rPr>
          <w:rFonts w:hint="cs"/>
          <w:rtl/>
        </w:rPr>
        <w:t>."</w:t>
      </w:r>
    </w:p>
    <w:p w14:paraId="655E5DB6" w14:textId="77777777" w:rsidR="00097707" w:rsidRDefault="00097707" w:rsidP="00097707">
      <w:pPr>
        <w:rPr>
          <w:rtl/>
        </w:rPr>
      </w:pPr>
      <w:r>
        <w:rPr>
          <w:rFonts w:hint="cs"/>
          <w:rtl/>
        </w:rPr>
        <w:t>[</w:t>
      </w:r>
    </w:p>
    <w:p w14:paraId="703E07E6" w14:textId="77777777" w:rsidR="00097707" w:rsidRDefault="00097707" w:rsidP="00097707">
      <w:pPr>
        <w:rPr>
          <w:rtl/>
        </w:rPr>
      </w:pPr>
      <w:r>
        <w:rPr>
          <w:rFonts w:hint="cs"/>
          <w:rtl/>
        </w:rPr>
        <w:t xml:space="preserve">מתוך : </w:t>
      </w:r>
      <w:hyperlink r:id="rId231" w:history="1">
        <w:r w:rsidRPr="00BB5180">
          <w:rPr>
            <w:rStyle w:val="Hyperlink"/>
          </w:rPr>
          <w:t>http://www.haaretz.co.il/news/science/.premium-1.2758887</w:t>
        </w:r>
      </w:hyperlink>
    </w:p>
    <w:p w14:paraId="16C1FB44" w14:textId="77777777" w:rsidR="00097707" w:rsidRDefault="00EE3076" w:rsidP="00097707">
      <w:pPr>
        <w:rPr>
          <w:rtl/>
        </w:rPr>
      </w:pPr>
      <w:hyperlink r:id="rId232" w:history="1">
        <w:r w:rsidR="00097707" w:rsidRPr="00BB5180">
          <w:rPr>
            <w:rStyle w:val="Hyperlink"/>
          </w:rPr>
          <w:t>http://www.thehistoryblog.com/wp-content/uploads/2015/09/jcunestud.66.0069_w-footer.pdf</w:t>
        </w:r>
      </w:hyperlink>
    </w:p>
    <w:p w14:paraId="2AD12B28" w14:textId="77777777" w:rsidR="00097707" w:rsidRDefault="00097707" w:rsidP="00097707">
      <w:pPr>
        <w:rPr>
          <w:rtl/>
        </w:rPr>
      </w:pPr>
      <w:r>
        <w:rPr>
          <w:rFonts w:hint="cs"/>
          <w:rtl/>
        </w:rPr>
        <w:t>וגם הורדתי את הקובץ.</w:t>
      </w:r>
    </w:p>
    <w:p w14:paraId="35717400" w14:textId="77777777" w:rsidR="00097707" w:rsidRDefault="00097707" w:rsidP="00097707">
      <w:pPr>
        <w:rPr>
          <w:rtl/>
        </w:rPr>
      </w:pPr>
      <w:r>
        <w:rPr>
          <w:rFonts w:cs="Times New Roman"/>
          <w:rtl/>
        </w:rPr>
        <w:t xml:space="preserve">הטקסט על הלוח </w:t>
      </w:r>
      <w:r>
        <w:rPr>
          <w:rFonts w:cs="Times New Roman" w:hint="cs"/>
          <w:rtl/>
        </w:rPr>
        <w:t xml:space="preserve">[שהתגלה ב-2015] </w:t>
      </w:r>
      <w:r>
        <w:rPr>
          <w:rFonts w:cs="Times New Roman"/>
          <w:rtl/>
        </w:rPr>
        <w:t>מכיל כ-20 שורות חדשות מפרק חמש של "עלילות גילגמש", העוסק בחלק המרכזי של האפוס, המסע של גילגמש ואנכידו ליער הארזים כדי להביס את המפלצת חמבבה. "יער הארזים נראה עכשיו יותר כמו ג'ונגל מאשר כמו יער בהרים, הצמחייה יותר עשירה, וביער יש קקופוניה של קולות ציפורים וחיות, עם קופים מתנדנדים בין הענפים. הדמות של חמבבה מקבלת נפח, הוא שולט בחצר מלוכה עם להקת קופים, כמו המלך לואי בסרט 'ספר הג'ונגל' של דיסני", מסביר ג’ורג’. "אבל, בנימה יותר רצינית, חמבבה נראה כעת יותר כדמות שווה למלך המסופוטמי גילגמש, רק אקזוטי וזר".</w:t>
      </w:r>
    </w:p>
    <w:p w14:paraId="198CCC63" w14:textId="77777777" w:rsidR="00097707" w:rsidRDefault="00097707" w:rsidP="00097707">
      <w:pPr>
        <w:rPr>
          <w:rFonts w:cs="Times New Roman"/>
          <w:rtl/>
        </w:rPr>
      </w:pPr>
      <w:r>
        <w:rPr>
          <w:rFonts w:cs="Times New Roman"/>
          <w:rtl/>
        </w:rPr>
        <w:t>גילגמש ואנכידו מביסים את חמבבה, אך רגע לפני שהם הורגים אותו, הם מתמהמהים. בעוד גילגמש מתלבט אם אכן להרוג את המלך השבוי וחמבבה מתחנן על חייו, מנחית אנכידו את המכה הגורלית. גילגמש ואנכידו כורתים עצים ביער ומביאים אותם, יחד עם ראשו של חמבבה, בחזרה לממלכה כדי שישמשו להסקה ולבניין. הלוח שהתגלה תומך בהשערה של חוקרים כי אנכידו הכיר את חמבבה בעבר, שכן השורות החדשות חושפות כי כשנודע לחמבבה על נוכחות של זרים בממלכתו, הוא מנחש שמדובר באנכידו, ואולי אף מתרגש לקראת האיחוד המתקרב.</w:t>
      </w:r>
    </w:p>
    <w:p w14:paraId="4989AF55" w14:textId="77777777" w:rsidR="00097707" w:rsidRDefault="00097707" w:rsidP="00097707">
      <w:pPr>
        <w:rPr>
          <w:rtl/>
        </w:rPr>
      </w:pPr>
      <w:r>
        <w:rPr>
          <w:rFonts w:cs="Times New Roman"/>
          <w:rtl/>
        </w:rPr>
        <w:t>"אם אנחנו קוראים נכון את האזכור הנוגע לחברות העבר בין השניים, אז הבגידה של אנכידו, שהביא עמו זר עוין ליער, המלך גילגמש, הופכת לדרמטית יותר", נכתב במאמר שפרסמו החוקרים בנושא. "חמבבה חי ביער, וככל הנראה אנכידו פגש אותו בזמן שהוא שוטט לו בטבע כמו חיה, לפני שאנכידו הפך למתורבת", מסביר ג'ורג'.</w:t>
      </w:r>
    </w:p>
    <w:p w14:paraId="638A7DA6" w14:textId="77777777" w:rsidR="00B57275" w:rsidRDefault="00097707" w:rsidP="00097707">
      <w:pPr>
        <w:rPr>
          <w:rFonts w:cs="Times New Roman"/>
          <w:rtl/>
        </w:rPr>
      </w:pPr>
      <w:r>
        <w:rPr>
          <w:rFonts w:cs="Times New Roman"/>
          <w:rtl/>
        </w:rPr>
        <w:t xml:space="preserve">בלוח החדש </w:t>
      </w:r>
      <w:r>
        <w:rPr>
          <w:rFonts w:cs="Times New Roman" w:hint="cs"/>
          <w:rtl/>
        </w:rPr>
        <w:t xml:space="preserve">[שהתגלה ב-2015] </w:t>
      </w:r>
      <w:r>
        <w:rPr>
          <w:rFonts w:cs="Times New Roman"/>
          <w:rtl/>
        </w:rPr>
        <w:t>אף מופיע נאומו של אנכידו, שלטענת החוקרים מציג את הביקורת המוסרית של מחבר על ההרג של חמבבה וההרס של עצי היער. "הפכנו את היער לשממה", אומר אנכידו לגילגמש, וחוזה כי יידרשו לענות לאלים, כשישאלו "מה היה הזעם הזה, שגרם לכם לצאת ולרמוס את היער". החוקרים אף מוסיפים כי קוראים מודרנים עשויים למצוא בשורות החדשות ביקורת על הרס הסביבה על ידי האדם.</w:t>
      </w:r>
    </w:p>
    <w:p w14:paraId="32A9792A" w14:textId="5C9537CC" w:rsidR="00097707" w:rsidRDefault="00097707" w:rsidP="00097707">
      <w:pPr>
        <w:rPr>
          <w:rtl/>
        </w:rPr>
      </w:pPr>
      <w:r>
        <w:rPr>
          <w:rFonts w:hint="cs"/>
          <w:rtl/>
        </w:rPr>
        <w:t>]</w:t>
      </w:r>
    </w:p>
    <w:p w14:paraId="75071112" w14:textId="47B0CC4D" w:rsidR="00C5216C" w:rsidRPr="00CD067C" w:rsidRDefault="00C5216C" w:rsidP="00C5216C">
      <w:pPr>
        <w:rPr>
          <w:rtl/>
        </w:rPr>
      </w:pPr>
      <w:r>
        <w:rPr>
          <w:rFonts w:hint="cs"/>
          <w:rtl/>
        </w:rPr>
        <w:t xml:space="preserve">"אולי... אבל </w:t>
      </w:r>
      <w:r w:rsidR="00762822">
        <w:rPr>
          <w:rFonts w:hint="cs"/>
          <w:rtl/>
        </w:rPr>
        <w:t>אנכידו</w:t>
      </w:r>
      <w:r>
        <w:rPr>
          <w:rFonts w:hint="cs"/>
          <w:rtl/>
        </w:rPr>
        <w:t xml:space="preserve"> הסכים להרוג את חומבבה בשביל גילגמש, זה מראה את מי הוא אהב יותר."</w:t>
      </w:r>
    </w:p>
    <w:p w14:paraId="2A9A1993" w14:textId="1850E747" w:rsidR="004627AB" w:rsidRPr="00CD067C" w:rsidRDefault="004627AB" w:rsidP="00C5216C">
      <w:pPr>
        <w:rPr>
          <w:rtl/>
        </w:rPr>
      </w:pPr>
      <w:r w:rsidRPr="00CD067C">
        <w:rPr>
          <w:rtl/>
        </w:rPr>
        <w:t xml:space="preserve">"ואז </w:t>
      </w:r>
      <w:r w:rsidR="00A46CDC">
        <w:rPr>
          <w:rFonts w:hint="cs"/>
          <w:rtl/>
        </w:rPr>
        <w:t>כש</w:t>
      </w:r>
      <w:r w:rsidR="00762822">
        <w:rPr>
          <w:rtl/>
        </w:rPr>
        <w:t>אנכידו</w:t>
      </w:r>
      <w:r w:rsidRPr="00CD067C">
        <w:rPr>
          <w:rtl/>
        </w:rPr>
        <w:t xml:space="preserve"> מת,</w:t>
      </w:r>
      <w:r w:rsidR="00A46CDC">
        <w:rPr>
          <w:rFonts w:hint="cs"/>
          <w:rtl/>
        </w:rPr>
        <w:t xml:space="preserve"> </w:t>
      </w:r>
      <w:r w:rsidRPr="00CD067C">
        <w:rPr>
          <w:rtl/>
        </w:rPr>
        <w:t>ליבו של גילגמש נשבר."</w:t>
      </w:r>
    </w:p>
    <w:p w14:paraId="74D3E3A8" w14:textId="1BB751ED" w:rsidR="004627AB" w:rsidRPr="00CD067C" w:rsidRDefault="004627AB" w:rsidP="00250000">
      <w:pPr>
        <w:rPr>
          <w:rtl/>
        </w:rPr>
      </w:pPr>
      <w:r w:rsidRPr="00CD067C">
        <w:rPr>
          <w:rtl/>
        </w:rPr>
        <w:t>"אבל כש</w:t>
      </w:r>
      <w:r w:rsidR="00A46CDC">
        <w:rPr>
          <w:rFonts w:hint="cs"/>
          <w:rtl/>
        </w:rPr>
        <w:t>גילגמש</w:t>
      </w:r>
      <w:r w:rsidRPr="00CD067C">
        <w:rPr>
          <w:rtl/>
        </w:rPr>
        <w:t xml:space="preserve"> </w:t>
      </w:r>
      <w:r w:rsidR="005B684A">
        <w:rPr>
          <w:rFonts w:hint="cs"/>
          <w:rtl/>
        </w:rPr>
        <w:t xml:space="preserve">נותר </w:t>
      </w:r>
      <w:r w:rsidRPr="00CD067C">
        <w:rPr>
          <w:rtl/>
        </w:rPr>
        <w:t>לבד</w:t>
      </w:r>
      <w:r w:rsidR="005B684A">
        <w:rPr>
          <w:rFonts w:hint="cs"/>
          <w:rtl/>
        </w:rPr>
        <w:t>ו</w:t>
      </w:r>
      <w:r w:rsidRPr="00CD067C">
        <w:rPr>
          <w:rtl/>
        </w:rPr>
        <w:t xml:space="preserve"> </w:t>
      </w:r>
      <w:r w:rsidR="00A46CDC">
        <w:rPr>
          <w:rFonts w:hint="cs"/>
          <w:rtl/>
        </w:rPr>
        <w:t>מתחילות</w:t>
      </w:r>
      <w:r w:rsidRPr="00CD067C">
        <w:rPr>
          <w:rtl/>
        </w:rPr>
        <w:t xml:space="preserve"> ההרפתקאות הכי טובות."</w:t>
      </w:r>
    </w:p>
    <w:p w14:paraId="7FD19A44" w14:textId="0735F583" w:rsidR="004627AB" w:rsidRPr="00CD067C" w:rsidRDefault="004627AB" w:rsidP="00C5216C">
      <w:pPr>
        <w:rPr>
          <w:rtl/>
        </w:rPr>
      </w:pPr>
      <w:r w:rsidRPr="00CD067C">
        <w:rPr>
          <w:rtl/>
        </w:rPr>
        <w:t>"הייתי מוותר על כל ההרפתקאות..."</w:t>
      </w:r>
      <w:r w:rsidRPr="00CD067C">
        <w:t xml:space="preserve"> </w:t>
      </w:r>
      <w:r w:rsidRPr="00CD067C">
        <w:rPr>
          <w:rtl/>
        </w:rPr>
        <w:t>אלכס לא ה</w:t>
      </w:r>
      <w:r w:rsidR="00C5216C">
        <w:rPr>
          <w:rFonts w:hint="cs"/>
          <w:rtl/>
        </w:rPr>
        <w:t>וסיף</w:t>
      </w:r>
      <w:r w:rsidRPr="00CD067C">
        <w:rPr>
          <w:rtl/>
        </w:rPr>
        <w:t>.</w:t>
      </w:r>
    </w:p>
    <w:p w14:paraId="271814D2" w14:textId="77777777" w:rsidR="004627AB" w:rsidRPr="00CD067C" w:rsidRDefault="004627AB" w:rsidP="00250000">
      <w:pPr>
        <w:rPr>
          <w:rtl/>
        </w:rPr>
      </w:pPr>
      <w:r w:rsidRPr="00CD067C">
        <w:rPr>
          <w:rtl/>
        </w:rPr>
        <w:t xml:space="preserve">הם היו לבד בסלון הריק. </w:t>
      </w:r>
    </w:p>
    <w:p w14:paraId="61E38857" w14:textId="1F1CCA4D" w:rsidR="004627AB" w:rsidRPr="00CD067C" w:rsidRDefault="004627AB" w:rsidP="00250000">
      <w:pPr>
        <w:rPr>
          <w:rtl/>
        </w:rPr>
      </w:pPr>
      <w:r w:rsidRPr="00CD067C">
        <w:rPr>
          <w:rtl/>
        </w:rPr>
        <w:lastRenderedPageBreak/>
        <w:t>"אתה חייב חברה</w:t>
      </w:r>
      <w:r w:rsidR="005257C2">
        <w:rPr>
          <w:rFonts w:hint="cs"/>
          <w:rtl/>
        </w:rPr>
        <w:t>,</w:t>
      </w:r>
      <w:r w:rsidRPr="00CD067C">
        <w:rPr>
          <w:rtl/>
        </w:rPr>
        <w:t xml:space="preserve"> אלכס. אחרת זה..."</w:t>
      </w:r>
    </w:p>
    <w:p w14:paraId="70F25974" w14:textId="52B82F71" w:rsidR="004627AB" w:rsidRPr="00CD067C" w:rsidRDefault="004627AB" w:rsidP="00250000">
      <w:pPr>
        <w:rPr>
          <w:rtl/>
        </w:rPr>
      </w:pPr>
      <w:r w:rsidRPr="00CD067C">
        <w:rPr>
          <w:rtl/>
        </w:rPr>
        <w:t>"לא נ</w:t>
      </w:r>
      <w:r w:rsidR="004E6D34">
        <w:rPr>
          <w:rFonts w:hint="cs"/>
          <w:rtl/>
        </w:rPr>
        <w:t>ו</w:t>
      </w:r>
      <w:r w:rsidRPr="00CD067C">
        <w:rPr>
          <w:rtl/>
        </w:rPr>
        <w:t>ח?"</w:t>
      </w:r>
    </w:p>
    <w:p w14:paraId="1C5EADE8" w14:textId="77777777" w:rsidR="004627AB" w:rsidRPr="00CD067C" w:rsidRDefault="004627AB" w:rsidP="00250000">
      <w:pPr>
        <w:rPr>
          <w:rtl/>
        </w:rPr>
      </w:pPr>
      <w:r w:rsidRPr="00CD067C">
        <w:rPr>
          <w:rtl/>
        </w:rPr>
        <w:t>ארקדי הוציא דיסק מ</w:t>
      </w:r>
      <w:r w:rsidR="0089206E">
        <w:rPr>
          <w:rFonts w:hint="cs"/>
          <w:rtl/>
        </w:rPr>
        <w:t xml:space="preserve">אחד </w:t>
      </w:r>
      <w:r w:rsidR="0089206E">
        <w:rPr>
          <w:rtl/>
        </w:rPr>
        <w:t>המד</w:t>
      </w:r>
      <w:r w:rsidR="0089206E">
        <w:rPr>
          <w:rFonts w:hint="cs"/>
          <w:rtl/>
        </w:rPr>
        <w:t>פים</w:t>
      </w:r>
      <w:r w:rsidRPr="00CD067C">
        <w:rPr>
          <w:rtl/>
        </w:rPr>
        <w:t xml:space="preserve"> והחל לעיין ברשימת השירים.</w:t>
      </w:r>
    </w:p>
    <w:p w14:paraId="77424D02" w14:textId="77777777" w:rsidR="004627AB" w:rsidRPr="00CD067C" w:rsidRDefault="004627AB" w:rsidP="00250000">
      <w:pPr>
        <w:rPr>
          <w:rtl/>
        </w:rPr>
      </w:pPr>
      <w:r w:rsidRPr="00CD067C">
        <w:rPr>
          <w:rtl/>
        </w:rPr>
        <w:t>"למה אתה לא עונה לי?"</w:t>
      </w:r>
    </w:p>
    <w:p w14:paraId="45913A9D" w14:textId="2E89B089" w:rsidR="004627AB" w:rsidRPr="00CD067C" w:rsidRDefault="004627AB" w:rsidP="00250000">
      <w:pPr>
        <w:rPr>
          <w:rtl/>
        </w:rPr>
      </w:pPr>
      <w:r w:rsidRPr="00CD067C">
        <w:rPr>
          <w:rtl/>
        </w:rPr>
        <w:t>"לא על</w:t>
      </w:r>
      <w:r w:rsidR="00483BB1">
        <w:rPr>
          <w:rtl/>
        </w:rPr>
        <w:t xml:space="preserve"> הכול </w:t>
      </w:r>
      <w:r w:rsidRPr="00CD067C">
        <w:rPr>
          <w:rtl/>
        </w:rPr>
        <w:t>אפשר לדבר</w:t>
      </w:r>
      <w:r w:rsidR="005257C2">
        <w:rPr>
          <w:rFonts w:hint="cs"/>
          <w:rtl/>
        </w:rPr>
        <w:t>,</w:t>
      </w:r>
      <w:r w:rsidRPr="00CD067C">
        <w:rPr>
          <w:rtl/>
        </w:rPr>
        <w:t xml:space="preserve"> אלכס."</w:t>
      </w:r>
    </w:p>
    <w:p w14:paraId="6F8280A9" w14:textId="2BF810FA" w:rsidR="004627AB" w:rsidRPr="00CD067C" w:rsidRDefault="004627AB" w:rsidP="00250000">
      <w:pPr>
        <w:rPr>
          <w:rtl/>
        </w:rPr>
      </w:pPr>
      <w:r w:rsidRPr="00CD067C">
        <w:rPr>
          <w:rtl/>
        </w:rPr>
        <w:t xml:space="preserve">"אתה רוצה שתהיה לי חברה רק </w:t>
      </w:r>
      <w:r w:rsidR="005257C2">
        <w:rPr>
          <w:rFonts w:hint="cs"/>
          <w:rtl/>
        </w:rPr>
        <w:t>כי</w:t>
      </w:r>
      <w:r w:rsidRPr="00CD067C">
        <w:rPr>
          <w:rtl/>
        </w:rPr>
        <w:t xml:space="preserve"> לא נ</w:t>
      </w:r>
      <w:r w:rsidR="000F713A">
        <w:rPr>
          <w:rFonts w:hint="cs"/>
          <w:rtl/>
        </w:rPr>
        <w:t>ו</w:t>
      </w:r>
      <w:r w:rsidRPr="00CD067C">
        <w:rPr>
          <w:rtl/>
        </w:rPr>
        <w:t>ח לך להיות איתי לבד?"</w:t>
      </w:r>
    </w:p>
    <w:p w14:paraId="7C8EB53F" w14:textId="3F93F15A" w:rsidR="004627AB" w:rsidRPr="00CD067C" w:rsidRDefault="004627AB" w:rsidP="00250000">
      <w:pPr>
        <w:rPr>
          <w:rtl/>
        </w:rPr>
      </w:pPr>
      <w:r w:rsidRPr="00CD067C">
        <w:rPr>
          <w:rtl/>
        </w:rPr>
        <w:t>"אלכס! אתה לא יכול לעשות כל מה שמתחשק לך, אתה מבין?</w:t>
      </w:r>
      <w:r w:rsidR="000F713A">
        <w:rPr>
          <w:rFonts w:hint="cs"/>
          <w:rtl/>
        </w:rPr>
        <w:t xml:space="preserve"> </w:t>
      </w:r>
      <w:r w:rsidRPr="00CD067C">
        <w:rPr>
          <w:rtl/>
        </w:rPr>
        <w:t>אתה חייב לה</w:t>
      </w:r>
      <w:r w:rsidR="000F713A">
        <w:rPr>
          <w:rFonts w:hint="cs"/>
          <w:rtl/>
        </w:rPr>
        <w:t>י</w:t>
      </w:r>
      <w:r w:rsidRPr="00CD067C">
        <w:rPr>
          <w:rtl/>
        </w:rPr>
        <w:t>זהר."</w:t>
      </w:r>
    </w:p>
    <w:p w14:paraId="09CC3AC9" w14:textId="77777777" w:rsidR="004627AB" w:rsidRPr="00CD067C" w:rsidRDefault="004627AB" w:rsidP="00250000">
      <w:pPr>
        <w:rPr>
          <w:rtl/>
        </w:rPr>
      </w:pPr>
      <w:r w:rsidRPr="00CD067C">
        <w:rPr>
          <w:rtl/>
        </w:rPr>
        <w:t>"למה אתה מתכוון?"</w:t>
      </w:r>
    </w:p>
    <w:p w14:paraId="581BEF9C" w14:textId="77777777" w:rsidR="004627AB" w:rsidRPr="00CD067C" w:rsidRDefault="004627AB" w:rsidP="00250000">
      <w:pPr>
        <w:rPr>
          <w:rtl/>
        </w:rPr>
      </w:pPr>
      <w:r w:rsidRPr="00CD067C">
        <w:rPr>
          <w:rtl/>
        </w:rPr>
        <w:t xml:space="preserve">"אתה </w:t>
      </w:r>
      <w:r>
        <w:rPr>
          <w:rFonts w:hint="cs"/>
          <w:rtl/>
        </w:rPr>
        <w:t xml:space="preserve">מביך, אתה </w:t>
      </w:r>
      <w:r w:rsidRPr="00CD067C">
        <w:rPr>
          <w:rtl/>
        </w:rPr>
        <w:t>כל הזמן מזדנב אחרי אנשים."</w:t>
      </w:r>
    </w:p>
    <w:p w14:paraId="42C41B39" w14:textId="77777777" w:rsidR="004627AB" w:rsidRPr="00CD067C" w:rsidRDefault="004627AB" w:rsidP="00250000">
      <w:pPr>
        <w:rPr>
          <w:rtl/>
        </w:rPr>
      </w:pPr>
      <w:r w:rsidRPr="00CD067C">
        <w:rPr>
          <w:rtl/>
        </w:rPr>
        <w:t>"מה זה מזדנב? כמו הזנב?"</w:t>
      </w:r>
    </w:p>
    <w:p w14:paraId="78553498" w14:textId="53347D9E" w:rsidR="004627AB" w:rsidRPr="00CD067C" w:rsidRDefault="004627AB" w:rsidP="00250000">
      <w:pPr>
        <w:rPr>
          <w:rtl/>
        </w:rPr>
      </w:pPr>
      <w:r w:rsidRPr="00CD067C">
        <w:rPr>
          <w:rtl/>
        </w:rPr>
        <w:t xml:space="preserve">"כן. כל הזמן מכרכר סביב </w:t>
      </w:r>
      <w:r w:rsidR="005B684A">
        <w:rPr>
          <w:rFonts w:hint="cs"/>
          <w:rtl/>
        </w:rPr>
        <w:t>כל מ</w:t>
      </w:r>
      <w:r w:rsidR="005257C2">
        <w:rPr>
          <w:rFonts w:hint="cs"/>
          <w:rtl/>
        </w:rPr>
        <w:t>י</w:t>
      </w:r>
      <w:r w:rsidR="005B684A">
        <w:rPr>
          <w:rFonts w:hint="cs"/>
          <w:rtl/>
        </w:rPr>
        <w:t xml:space="preserve">ני </w:t>
      </w:r>
      <w:r w:rsidRPr="00CD067C">
        <w:rPr>
          <w:rtl/>
        </w:rPr>
        <w:t>אנשים כמו איזה כלבלב ומביך אותם."</w:t>
      </w:r>
    </w:p>
    <w:p w14:paraId="77CF91B8" w14:textId="1FC3ED51" w:rsidR="004627AB" w:rsidRPr="00CD067C" w:rsidRDefault="004627AB" w:rsidP="00250000">
      <w:pPr>
        <w:rPr>
          <w:rtl/>
        </w:rPr>
      </w:pPr>
      <w:r w:rsidRPr="00CD067C">
        <w:rPr>
          <w:rtl/>
        </w:rPr>
        <w:t xml:space="preserve">אלכס לא שאל מה זה 'מכרכר'. הפירוש היה ברור </w:t>
      </w:r>
      <w:r w:rsidR="004E6D34">
        <w:rPr>
          <w:rFonts w:hint="cs"/>
          <w:rtl/>
        </w:rPr>
        <w:t>לו</w:t>
      </w:r>
      <w:r w:rsidRPr="00CD067C">
        <w:rPr>
          <w:rtl/>
        </w:rPr>
        <w:t xml:space="preserve">. "אני לא מזדנב ומכרכר אחרי </w:t>
      </w:r>
      <w:r w:rsidR="00323244">
        <w:rPr>
          <w:rFonts w:hint="cs"/>
          <w:rtl/>
        </w:rPr>
        <w:t>כל מ</w:t>
      </w:r>
      <w:r w:rsidR="005257C2">
        <w:rPr>
          <w:rFonts w:hint="cs"/>
          <w:rtl/>
        </w:rPr>
        <w:t>י</w:t>
      </w:r>
      <w:r w:rsidR="00323244">
        <w:rPr>
          <w:rFonts w:hint="cs"/>
          <w:rtl/>
        </w:rPr>
        <w:t xml:space="preserve">ני </w:t>
      </w:r>
      <w:r w:rsidRPr="00CD067C">
        <w:rPr>
          <w:rtl/>
        </w:rPr>
        <w:t>אנשים."</w:t>
      </w:r>
    </w:p>
    <w:p w14:paraId="71162C43" w14:textId="77777777" w:rsidR="004627AB" w:rsidRPr="00CD067C" w:rsidRDefault="004627AB" w:rsidP="00250000">
      <w:pPr>
        <w:rPr>
          <w:rtl/>
        </w:rPr>
      </w:pPr>
      <w:r w:rsidRPr="00CD067C">
        <w:rPr>
          <w:rtl/>
        </w:rPr>
        <w:t>"אתה כל הזמן מזדנב ומכרכר סביבי."</w:t>
      </w:r>
    </w:p>
    <w:p w14:paraId="7AAD003F" w14:textId="77777777" w:rsidR="004627AB" w:rsidRPr="00CD067C" w:rsidRDefault="004627AB" w:rsidP="00250000">
      <w:pPr>
        <w:rPr>
          <w:rtl/>
        </w:rPr>
      </w:pPr>
      <w:r w:rsidRPr="00CD067C">
        <w:rPr>
          <w:rtl/>
        </w:rPr>
        <w:t>"כי אני רוצה להיות איתך."</w:t>
      </w:r>
    </w:p>
    <w:p w14:paraId="59EF5F1B" w14:textId="3A740AE0" w:rsidR="004627AB" w:rsidRPr="00CD067C" w:rsidRDefault="004627AB" w:rsidP="00250000">
      <w:pPr>
        <w:rPr>
          <w:rtl/>
        </w:rPr>
      </w:pPr>
      <w:r w:rsidRPr="00CD067C">
        <w:rPr>
          <w:rtl/>
        </w:rPr>
        <w:t>"אז אתה א</w:t>
      </w:r>
      <w:r w:rsidR="005257C2">
        <w:rPr>
          <w:rFonts w:hint="cs"/>
          <w:rtl/>
        </w:rPr>
        <w:t>י</w:t>
      </w:r>
      <w:r w:rsidRPr="00CD067C">
        <w:rPr>
          <w:rtl/>
        </w:rPr>
        <w:t>דיוט."</w:t>
      </w:r>
    </w:p>
    <w:p w14:paraId="4F207024" w14:textId="77777777" w:rsidR="004627AB" w:rsidRPr="00CD067C" w:rsidRDefault="004627AB" w:rsidP="00250000">
      <w:pPr>
        <w:rPr>
          <w:rtl/>
        </w:rPr>
      </w:pPr>
      <w:r w:rsidRPr="00CD067C">
        <w:rPr>
          <w:rtl/>
        </w:rPr>
        <w:t>"למה?"</w:t>
      </w:r>
    </w:p>
    <w:p w14:paraId="79FCE153" w14:textId="680E12A3" w:rsidR="004627AB" w:rsidRPr="00CD067C" w:rsidRDefault="00323244" w:rsidP="0089206E">
      <w:pPr>
        <w:rPr>
          <w:rtl/>
        </w:rPr>
      </w:pPr>
      <w:r>
        <w:rPr>
          <w:rFonts w:hint="cs"/>
          <w:rtl/>
        </w:rPr>
        <w:t xml:space="preserve">זאת לא </w:t>
      </w:r>
      <w:r w:rsidR="001C5A04">
        <w:rPr>
          <w:rFonts w:hint="cs"/>
          <w:rtl/>
        </w:rPr>
        <w:t>הייתה</w:t>
      </w:r>
      <w:r>
        <w:rPr>
          <w:rFonts w:hint="cs"/>
          <w:rtl/>
        </w:rPr>
        <w:t xml:space="preserve"> אשמת ארקדי. אלכס ביקש את זה</w:t>
      </w:r>
      <w:r w:rsidR="007D4641">
        <w:rPr>
          <w:rFonts w:hint="cs"/>
          <w:rtl/>
        </w:rPr>
        <w:t>,</w:t>
      </w:r>
      <w:r>
        <w:rPr>
          <w:rFonts w:hint="cs"/>
          <w:rtl/>
        </w:rPr>
        <w:t xml:space="preserve"> הוא התחנן לזה! </w:t>
      </w:r>
      <w:r w:rsidR="004627AB" w:rsidRPr="00CD067C">
        <w:rPr>
          <w:rtl/>
        </w:rPr>
        <w:t>"</w:t>
      </w:r>
      <w:r w:rsidR="004627AB">
        <w:rPr>
          <w:rFonts w:hint="cs"/>
          <w:rtl/>
        </w:rPr>
        <w:t xml:space="preserve">כי </w:t>
      </w:r>
      <w:r w:rsidR="004627AB" w:rsidRPr="00CD067C">
        <w:rPr>
          <w:rtl/>
        </w:rPr>
        <w:t xml:space="preserve">אתה מצפה ממני למשהו שאני </w:t>
      </w:r>
      <w:r w:rsidR="0089206E">
        <w:rPr>
          <w:rFonts w:hint="cs"/>
          <w:rtl/>
        </w:rPr>
        <w:t xml:space="preserve">לעולם </w:t>
      </w:r>
      <w:r w:rsidR="004627AB" w:rsidRPr="00CD067C">
        <w:rPr>
          <w:rtl/>
        </w:rPr>
        <w:t xml:space="preserve">לא </w:t>
      </w:r>
      <w:r w:rsidR="0089206E">
        <w:rPr>
          <w:rFonts w:hint="cs"/>
          <w:rtl/>
        </w:rPr>
        <w:t>או</w:t>
      </w:r>
      <w:r w:rsidR="004627AB" w:rsidRPr="00CD067C">
        <w:rPr>
          <w:rtl/>
        </w:rPr>
        <w:t>כל לתת לך."</w:t>
      </w:r>
    </w:p>
    <w:p w14:paraId="755D2FE6" w14:textId="77777777" w:rsidR="004627AB" w:rsidRPr="00CD067C" w:rsidRDefault="004627AB" w:rsidP="00250000">
      <w:pPr>
        <w:rPr>
          <w:rtl/>
        </w:rPr>
      </w:pPr>
      <w:r w:rsidRPr="00CD067C">
        <w:rPr>
          <w:rtl/>
        </w:rPr>
        <w:t xml:space="preserve">חומות העיר לכיש ספגו מהלומות אדירות מאייל הניגוח האשורי, מהלומות מברונזה ישר לבטן, מהלומות – </w:t>
      </w:r>
    </w:p>
    <w:p w14:paraId="227547A2" w14:textId="4ECAEB2D" w:rsidR="004627AB" w:rsidRPr="00CD067C" w:rsidRDefault="004627AB" w:rsidP="00250000">
      <w:pPr>
        <w:rPr>
          <w:rtl/>
        </w:rPr>
      </w:pPr>
      <w:r w:rsidRPr="00CD067C">
        <w:rPr>
          <w:rtl/>
        </w:rPr>
        <w:t>"אל תיעלב. אבל זאת האמת.</w:t>
      </w:r>
      <w:r w:rsidR="006702BA">
        <w:rPr>
          <w:rFonts w:hint="cs"/>
          <w:rtl/>
        </w:rPr>
        <w:t>"</w:t>
      </w:r>
      <w:r w:rsidRPr="00CD067C">
        <w:rPr>
          <w:rtl/>
        </w:rPr>
        <w:t xml:space="preserve"> </w:t>
      </w:r>
    </w:p>
    <w:p w14:paraId="01C4F770" w14:textId="24AEC82E" w:rsidR="00283859" w:rsidRDefault="00323244" w:rsidP="00283859">
      <w:pPr>
        <w:rPr>
          <w:rtl/>
        </w:rPr>
      </w:pPr>
      <w:r>
        <w:rPr>
          <w:rFonts w:hint="cs"/>
          <w:rtl/>
        </w:rPr>
        <w:t xml:space="preserve">המרחק בין ארקדי לאלכס צמח והתמתח על פני מאות ואלפי ורסטאות של טונדרה סיבירית שוממה </w:t>
      </w:r>
      <w:r w:rsidR="007D4641">
        <w:rPr>
          <w:rFonts w:hint="cs"/>
          <w:rtl/>
        </w:rPr>
        <w:t>ו</w:t>
      </w:r>
      <w:r>
        <w:rPr>
          <w:rFonts w:hint="cs"/>
          <w:rtl/>
        </w:rPr>
        <w:t>רחבת</w:t>
      </w:r>
      <w:r w:rsidR="005257C2">
        <w:rPr>
          <w:rFonts w:hint="cs"/>
          <w:rtl/>
        </w:rPr>
        <w:t xml:space="preserve"> </w:t>
      </w:r>
      <w:r>
        <w:rPr>
          <w:rFonts w:hint="cs"/>
          <w:rtl/>
        </w:rPr>
        <w:t>ידיים.</w:t>
      </w:r>
    </w:p>
    <w:p w14:paraId="5B16C6CE" w14:textId="7C5531FD" w:rsidR="00283859" w:rsidRDefault="00283859" w:rsidP="00283859">
      <w:pPr>
        <w:rPr>
          <w:rtl/>
        </w:rPr>
      </w:pPr>
      <w:r>
        <w:rPr>
          <w:rFonts w:hint="cs"/>
          <w:rtl/>
        </w:rPr>
        <w:t xml:space="preserve">[המשפט לא ציטוט, הוא שלי, אבל ההסבר </w:t>
      </w:r>
      <w:r>
        <w:rPr>
          <w:rtl/>
        </w:rPr>
        <w:t>–</w:t>
      </w:r>
      <w:r>
        <w:rPr>
          <w:rFonts w:hint="cs"/>
          <w:rtl/>
        </w:rPr>
        <w:t xml:space="preserve"> ורסטה </w:t>
      </w:r>
      <w:r>
        <w:rPr>
          <w:rtl/>
        </w:rPr>
        <w:t>–</w:t>
      </w:r>
      <w:r>
        <w:rPr>
          <w:rFonts w:hint="cs"/>
          <w:rtl/>
        </w:rPr>
        <w:t xml:space="preserve"> מידת אורך רוסית ישנה, בערך 1067 מ' </w:t>
      </w:r>
      <w:r>
        <w:rPr>
          <w:rtl/>
        </w:rPr>
        <w:t>–</w:t>
      </w:r>
      <w:r>
        <w:rPr>
          <w:rFonts w:hint="cs"/>
          <w:rtl/>
        </w:rPr>
        <w:t xml:space="preserve"> עגל הזהב עמ' 69.]</w:t>
      </w:r>
    </w:p>
    <w:p w14:paraId="5C3D567A" w14:textId="3493FF2C" w:rsidR="006702BA" w:rsidRDefault="006702BA" w:rsidP="00ED584E">
      <w:pPr>
        <w:rPr>
          <w:rtl/>
        </w:rPr>
      </w:pPr>
      <w:r>
        <w:rPr>
          <w:rFonts w:hint="cs"/>
          <w:rtl/>
        </w:rPr>
        <w:t>"</w:t>
      </w:r>
      <w:r w:rsidRPr="006702BA">
        <w:rPr>
          <w:rFonts w:cs="Times New Roman"/>
          <w:rtl/>
        </w:rPr>
        <w:t>תפסיק לצפות ממני למשהו שאי אפשר ואז גם תפסיק להיפגע."</w:t>
      </w:r>
    </w:p>
    <w:p w14:paraId="0849D0B8" w14:textId="6D0650AB" w:rsidR="004627AB" w:rsidRPr="00CD067C" w:rsidRDefault="004627AB" w:rsidP="00ED584E">
      <w:pPr>
        <w:rPr>
          <w:rtl/>
        </w:rPr>
      </w:pPr>
      <w:r w:rsidRPr="00CD067C">
        <w:rPr>
          <w:rtl/>
        </w:rPr>
        <w:t>"אני לא נפגע בכלל," המילים נשמטו מפיו אחת אחרי ה</w:t>
      </w:r>
      <w:r w:rsidR="003A7E9C">
        <w:rPr>
          <w:rtl/>
        </w:rPr>
        <w:t>שנייה</w:t>
      </w:r>
      <w:r w:rsidRPr="00CD067C">
        <w:rPr>
          <w:rtl/>
        </w:rPr>
        <w:t xml:space="preserve"> כמו עדר פרות </w:t>
      </w:r>
      <w:r w:rsidR="005257C2">
        <w:rPr>
          <w:rFonts w:hint="cs"/>
          <w:rtl/>
        </w:rPr>
        <w:t>ה</w:t>
      </w:r>
      <w:r w:rsidRPr="00CD067C">
        <w:rPr>
          <w:rtl/>
        </w:rPr>
        <w:t>מתנהל</w:t>
      </w:r>
      <w:r w:rsidR="00F428F7">
        <w:rPr>
          <w:rFonts w:hint="cs"/>
          <w:rtl/>
        </w:rPr>
        <w:t>ות</w:t>
      </w:r>
      <w:r w:rsidRPr="00CD067C">
        <w:rPr>
          <w:rtl/>
        </w:rPr>
        <w:t xml:space="preserve"> לאיט</w:t>
      </w:r>
      <w:r w:rsidR="00F428F7">
        <w:rPr>
          <w:rFonts w:hint="cs"/>
          <w:rtl/>
        </w:rPr>
        <w:t>ן</w:t>
      </w:r>
      <w:r w:rsidRPr="00CD067C">
        <w:rPr>
          <w:rtl/>
        </w:rPr>
        <w:t xml:space="preserve"> בכלובים מחושמלים, בדר</w:t>
      </w:r>
      <w:r w:rsidR="004724B1">
        <w:rPr>
          <w:rFonts w:hint="cs"/>
          <w:rtl/>
        </w:rPr>
        <w:t>כן</w:t>
      </w:r>
      <w:r w:rsidRPr="00CD067C">
        <w:rPr>
          <w:rtl/>
        </w:rPr>
        <w:t xml:space="preserve"> לשחיטה. "ל</w:t>
      </w:r>
      <w:r w:rsidR="005B684A">
        <w:rPr>
          <w:rFonts w:hint="cs"/>
          <w:rtl/>
        </w:rPr>
        <w:t>ּ</w:t>
      </w:r>
      <w:r w:rsidR="005257C2">
        <w:rPr>
          <w:rFonts w:hint="cs"/>
          <w:rtl/>
        </w:rPr>
        <w:t>ְ</w:t>
      </w:r>
      <w:r w:rsidRPr="00CD067C">
        <w:rPr>
          <w:rtl/>
        </w:rPr>
        <w:t>מה אני</w:t>
      </w:r>
      <w:r w:rsidR="00ED584E">
        <w:rPr>
          <w:rFonts w:hint="cs"/>
          <w:rtl/>
        </w:rPr>
        <w:t xml:space="preserve"> כבר</w:t>
      </w:r>
      <w:r w:rsidRPr="00CD067C">
        <w:rPr>
          <w:rtl/>
        </w:rPr>
        <w:t xml:space="preserve"> יכול לצפות ממך?"</w:t>
      </w:r>
    </w:p>
    <w:p w14:paraId="26610D8D" w14:textId="0519899F" w:rsidR="00BE115D" w:rsidRDefault="00283859" w:rsidP="00250000">
      <w:pPr>
        <w:rPr>
          <w:rtl/>
        </w:rPr>
      </w:pPr>
      <w:r w:rsidRPr="00283859">
        <w:rPr>
          <w:rFonts w:cs="Times New Roman"/>
          <w:rtl/>
        </w:rPr>
        <w:t>מייד אחר כך ארקדי צרר את מחברתו המסודרת ואת ספר התנ</w:t>
      </w:r>
      <w:r w:rsidR="00035117">
        <w:rPr>
          <w:rFonts w:cs="Times New Roman" w:hint="cs"/>
          <w:rtl/>
        </w:rPr>
        <w:t>"</w:t>
      </w:r>
      <w:r w:rsidRPr="00283859">
        <w:rPr>
          <w:rFonts w:cs="Times New Roman"/>
          <w:rtl/>
        </w:rPr>
        <w:t xml:space="preserve">ך בילקוט, הוא לא </w:t>
      </w:r>
      <w:r w:rsidR="004724B1">
        <w:rPr>
          <w:rFonts w:cs="Times New Roman" w:hint="cs"/>
          <w:rtl/>
        </w:rPr>
        <w:t>היה יכו</w:t>
      </w:r>
      <w:r w:rsidRPr="00283859">
        <w:rPr>
          <w:rFonts w:cs="Times New Roman"/>
          <w:rtl/>
        </w:rPr>
        <w:t>ל לה</w:t>
      </w:r>
      <w:r w:rsidR="005257C2">
        <w:rPr>
          <w:rFonts w:cs="Times New Roman" w:hint="cs"/>
          <w:rtl/>
        </w:rPr>
        <w:t>י</w:t>
      </w:r>
      <w:r w:rsidRPr="00283859">
        <w:rPr>
          <w:rFonts w:cs="Times New Roman"/>
          <w:rtl/>
        </w:rPr>
        <w:t xml:space="preserve">שאר עוד רגע </w:t>
      </w:r>
      <w:r w:rsidR="007D4641" w:rsidRPr="007D4641">
        <w:rPr>
          <w:rFonts w:cs="Times New Roman"/>
          <w:rtl/>
        </w:rPr>
        <w:t>בחברת</w:t>
      </w:r>
      <w:r w:rsidRPr="00283859">
        <w:rPr>
          <w:rFonts w:cs="Times New Roman"/>
          <w:rtl/>
        </w:rPr>
        <w:t xml:space="preserve"> גבותיו השקופות של אלכס שנצצו לאורה של נורה חשופה שהשתלשלה מהתקרה בסלון</w:t>
      </w:r>
      <w:r w:rsidR="005257C2">
        <w:rPr>
          <w:rFonts w:cs="Times New Roman" w:hint="cs"/>
          <w:rtl/>
        </w:rPr>
        <w:t>.</w:t>
      </w:r>
      <w:r w:rsidRPr="00283859">
        <w:rPr>
          <w:rFonts w:cs="Times New Roman"/>
          <w:rtl/>
        </w:rPr>
        <w:t xml:space="preserve"> הוא ארז גם את האטלס ההיסטורי ונס כל עוד נפשו בו, כי הפלומה מעל כל אחת מהגבות השקופות הבהיקה </w:t>
      </w:r>
      <w:r w:rsidR="005257C2" w:rsidRPr="005257C2">
        <w:rPr>
          <w:rFonts w:cs="Times New Roman"/>
          <w:rtl/>
        </w:rPr>
        <w:t xml:space="preserve">כשִׁלְדה </w:t>
      </w:r>
      <w:r w:rsidRPr="00283859">
        <w:rPr>
          <w:rFonts w:cs="Times New Roman"/>
          <w:rtl/>
        </w:rPr>
        <w:t>של חיית</w:t>
      </w:r>
      <w:r w:rsidR="005257C2">
        <w:rPr>
          <w:rFonts w:cs="Times New Roman" w:hint="cs"/>
          <w:rtl/>
        </w:rPr>
        <w:t xml:space="preserve"> </w:t>
      </w:r>
      <w:r w:rsidRPr="00283859">
        <w:rPr>
          <w:rFonts w:cs="Times New Roman"/>
          <w:rtl/>
        </w:rPr>
        <w:t>ים זעירה, עדינה ומפרכסת</w:t>
      </w:r>
      <w:r>
        <w:rPr>
          <w:rFonts w:cs="Times New Roman" w:hint="cs"/>
          <w:rtl/>
        </w:rPr>
        <w:t>.</w:t>
      </w:r>
    </w:p>
    <w:p w14:paraId="2CE41129" w14:textId="67B98AD7" w:rsidR="000E3074" w:rsidRDefault="00DA2C7F" w:rsidP="00492EC0">
      <w:pPr>
        <w:rPr>
          <w:rtl/>
        </w:rPr>
      </w:pPr>
      <w:r>
        <w:rPr>
          <w:rFonts w:cs="Times New Roman" w:hint="cs"/>
          <w:rtl/>
        </w:rPr>
        <w:t>[</w:t>
      </w:r>
      <w:r w:rsidRPr="00DA2C7F">
        <w:rPr>
          <w:rFonts w:cs="Times New Roman"/>
          <w:rtl/>
        </w:rPr>
        <w:t xml:space="preserve">צבע </w:t>
      </w:r>
      <w:r w:rsidR="003B2198">
        <w:rPr>
          <w:rFonts w:cs="Times New Roman"/>
          <w:rtl/>
        </w:rPr>
        <w:t>שערו</w:t>
      </w:r>
      <w:r w:rsidRPr="00DA2C7F">
        <w:rPr>
          <w:rFonts w:cs="Times New Roman"/>
          <w:rtl/>
        </w:rPr>
        <w:t>תיה הבלונדיניות, שנרטבו ברביבי הגשם הקיצי וזר הטיפות הכספיות, שהבהיק מעל גבותיה ונראָה כשילְדה ש</w:t>
      </w:r>
      <w:r>
        <w:rPr>
          <w:rFonts w:cs="Times New Roman" w:hint="cs"/>
          <w:rtl/>
        </w:rPr>
        <w:t>ל</w:t>
      </w:r>
      <w:r w:rsidRPr="00DA2C7F">
        <w:rPr>
          <w:rFonts w:cs="Times New Roman"/>
          <w:rtl/>
        </w:rPr>
        <w:t xml:space="preserve"> חיית ים עדינה, שנמצאה על החול בצבע חלודה על שפת הים. </w:t>
      </w:r>
      <w:r>
        <w:rPr>
          <w:rFonts w:cs="Times New Roman" w:hint="cs"/>
          <w:rtl/>
        </w:rPr>
        <w:t xml:space="preserve">ביליארד בתשע וחצי, </w:t>
      </w:r>
      <w:r w:rsidRPr="00DA2C7F">
        <w:rPr>
          <w:rFonts w:cs="Times New Roman"/>
          <w:rtl/>
        </w:rPr>
        <w:t>עמ' 118</w:t>
      </w:r>
    </w:p>
    <w:p w14:paraId="44731C39" w14:textId="3D336328" w:rsidR="00F26DD5" w:rsidRDefault="00DA2C7F" w:rsidP="00250000">
      <w:pPr>
        <w:rPr>
          <w:ins w:id="334" w:author="Carmit Sahar" w:date="2018-06-09T23:05:00Z"/>
        </w:rPr>
      </w:pPr>
      <w:r>
        <w:rPr>
          <w:rFonts w:hint="cs"/>
          <w:rtl/>
        </w:rPr>
        <w:t>]</w:t>
      </w:r>
    </w:p>
    <w:p w14:paraId="776FC135" w14:textId="1553F9A1" w:rsidR="00317E5D" w:rsidRDefault="00317E5D" w:rsidP="00250000">
      <w:pPr>
        <w:rPr>
          <w:ins w:id="335" w:author="Carmit Sahar" w:date="2018-06-09T23:05:00Z"/>
        </w:rPr>
      </w:pPr>
    </w:p>
    <w:p w14:paraId="519C5434" w14:textId="5EDB7E36" w:rsidR="00317E5D" w:rsidRDefault="00317E5D" w:rsidP="00250000">
      <w:pPr>
        <w:rPr>
          <w:ins w:id="336" w:author="Carmit Sahar" w:date="2018-06-09T23:05:00Z"/>
          <w:rtl/>
        </w:rPr>
      </w:pPr>
      <w:ins w:id="337" w:author="Carmit Sahar" w:date="2018-06-09T23:05:00Z">
        <w:r>
          <w:rPr>
            <w:rFonts w:hint="cs"/>
            <w:rtl/>
          </w:rPr>
          <w:t>מי אהב את מי יותר?</w:t>
        </w:r>
      </w:ins>
    </w:p>
    <w:p w14:paraId="2585B6DC" w14:textId="4152A037" w:rsidR="00317E5D" w:rsidRDefault="00317E5D" w:rsidP="00250000">
      <w:pPr>
        <w:rPr>
          <w:ins w:id="338" w:author="Carmit Sahar" w:date="2018-06-09T23:13:00Z"/>
          <w:rtl/>
        </w:rPr>
      </w:pPr>
      <w:ins w:id="339" w:author="Carmit Sahar" w:date="2018-06-09T23:05:00Z">
        <w:r>
          <w:rPr>
            <w:rFonts w:hint="cs"/>
            <w:rtl/>
          </w:rPr>
          <w:lastRenderedPageBreak/>
          <w:t>על פי השתלשלות הענ</w:t>
        </w:r>
      </w:ins>
      <w:ins w:id="340" w:author="Carmit Sahar" w:date="2018-06-09T23:06:00Z">
        <w:r>
          <w:rPr>
            <w:rFonts w:hint="cs"/>
            <w:rtl/>
          </w:rPr>
          <w:t>יינים ניתן היה לחשוב שאלכס אהב את ארקדי יותר, ולא כך היא. כי אלכס אהב אותו</w:t>
        </w:r>
      </w:ins>
      <w:r w:rsidR="00E567A7">
        <w:rPr>
          <w:rFonts w:hint="cs"/>
          <w:rtl/>
        </w:rPr>
        <w:t xml:space="preserve"> מאוד,</w:t>
      </w:r>
      <w:ins w:id="341" w:author="Carmit Sahar" w:date="2018-06-09T23:06:00Z">
        <w:r>
          <w:rPr>
            <w:rFonts w:hint="cs"/>
            <w:rtl/>
          </w:rPr>
          <w:t xml:space="preserve"> אבל היו לו מערכות יחסים משמעותיות ועמוקות עם עו</w:t>
        </w:r>
      </w:ins>
      <w:ins w:id="342" w:author="Carmit Sahar" w:date="2018-06-09T23:07:00Z">
        <w:r>
          <w:rPr>
            <w:rFonts w:hint="cs"/>
            <w:rtl/>
          </w:rPr>
          <w:t>ד הרבה</w:t>
        </w:r>
      </w:ins>
      <w:r w:rsidR="00C90C6C">
        <w:rPr>
          <w:rFonts w:hint="cs"/>
          <w:rtl/>
        </w:rPr>
        <w:t xml:space="preserve"> מאוד </w:t>
      </w:r>
      <w:ins w:id="343" w:author="Carmit Sahar" w:date="2018-06-09T23:07:00Z">
        <w:r>
          <w:rPr>
            <w:rFonts w:hint="cs"/>
            <w:rtl/>
          </w:rPr>
          <w:t xml:space="preserve">אנשים. </w:t>
        </w:r>
      </w:ins>
      <w:ins w:id="344" w:author="Carmit Sahar" w:date="2018-06-09T23:12:00Z">
        <w:r>
          <w:rPr>
            <w:rFonts w:hint="cs"/>
            <w:rtl/>
          </w:rPr>
          <w:t xml:space="preserve">וארקדי לא. האהבה לאלכס תפסה </w:t>
        </w:r>
        <w:r w:rsidR="00427759">
          <w:rPr>
            <w:rFonts w:hint="cs"/>
            <w:rtl/>
          </w:rPr>
          <w:t xml:space="preserve">את המקום של כל אדם אחר, </w:t>
        </w:r>
      </w:ins>
      <w:ins w:id="345" w:author="Carmit Sahar" w:date="2018-06-09T23:21:00Z">
        <w:r w:rsidR="00427759">
          <w:rPr>
            <w:rFonts w:hint="cs"/>
            <w:rtl/>
          </w:rPr>
          <w:t>של אבא שלו ושל אימו החורגת ואחותו החצי-חורגת ושל הדס והחברים שלו מהכיתה שהוא לא החשיב או</w:t>
        </w:r>
      </w:ins>
      <w:ins w:id="346" w:author="Carmit Sahar" w:date="2018-06-09T23:22:00Z">
        <w:r w:rsidR="00427759">
          <w:rPr>
            <w:rFonts w:hint="cs"/>
            <w:rtl/>
          </w:rPr>
          <w:t>תם לחברים שלו כי היו בשנה אחת צעירים ממנו והוא דימה שהם לועגים לו, וחברי נבחרת הכדורסל והמתנדבים האחרים במד"א...</w:t>
        </w:r>
      </w:ins>
    </w:p>
    <w:p w14:paraId="5B22B923" w14:textId="77777777" w:rsidR="00427759" w:rsidRDefault="00427759" w:rsidP="00250000">
      <w:pPr>
        <w:rPr>
          <w:ins w:id="347" w:author="Carmit Sahar" w:date="2018-06-09T23:05:00Z"/>
          <w:rtl/>
        </w:rPr>
      </w:pPr>
    </w:p>
    <w:p w14:paraId="3B5AA99D" w14:textId="77777777" w:rsidR="00317E5D" w:rsidRPr="00CD067C" w:rsidRDefault="00317E5D" w:rsidP="00250000">
      <w:pPr>
        <w:rPr>
          <w:rtl/>
        </w:rPr>
      </w:pPr>
    </w:p>
    <w:p w14:paraId="0F0E97BE" w14:textId="6C092C44" w:rsidR="0047223E" w:rsidRPr="0044357B" w:rsidRDefault="004724B1" w:rsidP="00AB7323">
      <w:pPr>
        <w:pStyle w:val="Heading2"/>
        <w:rPr>
          <w:rtl/>
        </w:rPr>
      </w:pPr>
      <w:r w:rsidRPr="004724B1">
        <w:rPr>
          <w:rtl/>
        </w:rPr>
        <w:t>תנועה הרמונית פשוטה</w:t>
      </w:r>
    </w:p>
    <w:p w14:paraId="3DE0101E" w14:textId="1D9CAE17" w:rsidR="004627AB" w:rsidRPr="00CD067C" w:rsidRDefault="004627AB" w:rsidP="005128B5">
      <w:pPr>
        <w:rPr>
          <w:rtl/>
        </w:rPr>
      </w:pPr>
      <w:r w:rsidRPr="00CD067C">
        <w:rPr>
          <w:rtl/>
        </w:rPr>
        <w:t xml:space="preserve">לילה אחד </w:t>
      </w:r>
      <w:r w:rsidR="008C4D97">
        <w:rPr>
          <w:rFonts w:hint="cs"/>
          <w:rtl/>
        </w:rPr>
        <w:t xml:space="preserve">שכב </w:t>
      </w:r>
      <w:r w:rsidRPr="00CD067C">
        <w:rPr>
          <w:rtl/>
        </w:rPr>
        <w:t xml:space="preserve">אלכס במיטה, </w:t>
      </w:r>
      <w:r w:rsidR="00DF5B89">
        <w:rPr>
          <w:rFonts w:hint="cs"/>
          <w:rtl/>
        </w:rPr>
        <w:t>ו</w:t>
      </w:r>
      <w:r w:rsidRPr="00CD067C">
        <w:rPr>
          <w:rtl/>
        </w:rPr>
        <w:t>ב</w:t>
      </w:r>
      <w:r w:rsidR="005E3213">
        <w:rPr>
          <w:rtl/>
        </w:rPr>
        <w:t>אוזנ</w:t>
      </w:r>
      <w:r w:rsidRPr="00CD067C">
        <w:rPr>
          <w:rtl/>
        </w:rPr>
        <w:t xml:space="preserve">יות </w:t>
      </w:r>
      <w:r w:rsidR="00DF5B89">
        <w:rPr>
          <w:rFonts w:hint="cs"/>
          <w:rtl/>
        </w:rPr>
        <w:t xml:space="preserve">התנגן </w:t>
      </w:r>
      <w:r w:rsidR="0014459C">
        <w:rPr>
          <w:rFonts w:hint="cs"/>
          <w:rtl/>
        </w:rPr>
        <w:t xml:space="preserve">דיסק ישן של </w:t>
      </w:r>
      <w:r w:rsidR="005128B5">
        <w:rPr>
          <w:rFonts w:hint="cs"/>
          <w:rtl/>
        </w:rPr>
        <w:t>פורטיסהד</w:t>
      </w:r>
      <w:r w:rsidR="00DF5B89">
        <w:rPr>
          <w:rFonts w:hint="cs"/>
          <w:rtl/>
        </w:rPr>
        <w:t>.</w:t>
      </w:r>
      <w:r w:rsidRPr="00CD067C">
        <w:rPr>
          <w:rtl/>
        </w:rPr>
        <w:t xml:space="preserve"> </w:t>
      </w:r>
      <w:r w:rsidR="00DF5B89">
        <w:rPr>
          <w:rFonts w:hint="cs"/>
          <w:rtl/>
        </w:rPr>
        <w:t xml:space="preserve">הוא </w:t>
      </w:r>
      <w:r w:rsidRPr="00CD067C">
        <w:rPr>
          <w:rtl/>
        </w:rPr>
        <w:t xml:space="preserve">קרא את </w:t>
      </w:r>
      <w:r w:rsidR="005257C2">
        <w:rPr>
          <w:rFonts w:hint="cs"/>
          <w:rtl/>
        </w:rPr>
        <w:t>'</w:t>
      </w:r>
      <w:r w:rsidRPr="00CD067C">
        <w:rPr>
          <w:rtl/>
        </w:rPr>
        <w:t>ג'וד האלמוני</w:t>
      </w:r>
      <w:r w:rsidR="005257C2">
        <w:rPr>
          <w:rFonts w:hint="cs"/>
          <w:rtl/>
        </w:rPr>
        <w:t>'</w:t>
      </w:r>
      <w:r w:rsidRPr="00CD067C">
        <w:rPr>
          <w:rtl/>
        </w:rPr>
        <w:t xml:space="preserve"> שהשרה עליו </w:t>
      </w:r>
      <w:r w:rsidR="000A09FE">
        <w:rPr>
          <w:rFonts w:hint="cs"/>
          <w:rtl/>
        </w:rPr>
        <w:t>עצב</w:t>
      </w:r>
      <w:r w:rsidRPr="00CD067C">
        <w:rPr>
          <w:rtl/>
        </w:rPr>
        <w:t xml:space="preserve"> עמוק ובעודו מחליט שאין ממש עוד סיבה להופיע בבית</w:t>
      </w:r>
      <w:r w:rsidR="006702BA">
        <w:rPr>
          <w:rFonts w:hint="cs"/>
          <w:rtl/>
        </w:rPr>
        <w:t>-</w:t>
      </w:r>
      <w:r w:rsidRPr="00CD067C">
        <w:rPr>
          <w:rtl/>
        </w:rPr>
        <w:t>הספר לעולמים</w:t>
      </w:r>
      <w:r w:rsidR="004F78F4">
        <w:rPr>
          <w:rFonts w:hint="cs"/>
          <w:rtl/>
        </w:rPr>
        <w:t>,</w:t>
      </w:r>
      <w:r w:rsidR="008976F7">
        <w:rPr>
          <w:rtl/>
        </w:rPr>
        <w:t xml:space="preserve"> נשמע צלצול </w:t>
      </w:r>
      <w:r w:rsidR="000557FC">
        <w:rPr>
          <w:rFonts w:hint="cs"/>
          <w:rtl/>
        </w:rPr>
        <w:t>ב</w:t>
      </w:r>
      <w:r w:rsidRPr="00CD067C">
        <w:rPr>
          <w:rtl/>
        </w:rPr>
        <w:t>פעמון</w:t>
      </w:r>
      <w:r w:rsidR="008976F7">
        <w:rPr>
          <w:rFonts w:hint="cs"/>
          <w:rtl/>
        </w:rPr>
        <w:t xml:space="preserve"> הדלת</w:t>
      </w:r>
      <w:r w:rsidRPr="00CD067C">
        <w:rPr>
          <w:rtl/>
        </w:rPr>
        <w:t>.</w:t>
      </w:r>
    </w:p>
    <w:p w14:paraId="57D71C4C" w14:textId="04D5D3A0" w:rsidR="004627AB" w:rsidRPr="00CD067C" w:rsidRDefault="004627AB" w:rsidP="008C4D97">
      <w:pPr>
        <w:rPr>
          <w:rtl/>
        </w:rPr>
      </w:pPr>
      <w:r w:rsidRPr="00CD067C">
        <w:rPr>
          <w:rtl/>
        </w:rPr>
        <w:t xml:space="preserve">שם היא עמדה. השעה </w:t>
      </w:r>
      <w:r w:rsidR="001C5A04">
        <w:rPr>
          <w:rtl/>
        </w:rPr>
        <w:t>הייתה</w:t>
      </w:r>
      <w:r w:rsidRPr="00CD067C">
        <w:rPr>
          <w:rtl/>
        </w:rPr>
        <w:t xml:space="preserve"> </w:t>
      </w:r>
      <w:r w:rsidR="00171C7B" w:rsidRPr="00171C7B">
        <w:rPr>
          <w:rFonts w:cs="Times New Roman"/>
          <w:rtl/>
        </w:rPr>
        <w:t>כמעט שלוש</w:t>
      </w:r>
      <w:r w:rsidRPr="00CD067C">
        <w:rPr>
          <w:rtl/>
        </w:rPr>
        <w:t xml:space="preserve"> בלילה.</w:t>
      </w:r>
    </w:p>
    <w:p w14:paraId="726581CC" w14:textId="77777777" w:rsidR="004627AB" w:rsidRPr="00CD067C" w:rsidRDefault="004627AB" w:rsidP="00250000">
      <w:pPr>
        <w:rPr>
          <w:rtl/>
        </w:rPr>
      </w:pPr>
      <w:r w:rsidRPr="00CD067C">
        <w:rPr>
          <w:rtl/>
        </w:rPr>
        <w:t xml:space="preserve">"באתי להחזיר לך את החולצה," היא </w:t>
      </w:r>
      <w:r w:rsidRPr="00CF7DD5">
        <w:rPr>
          <w:highlight w:val="red"/>
          <w:rtl/>
        </w:rPr>
        <w:t>אמרה</w:t>
      </w:r>
      <w:r w:rsidRPr="00CD067C">
        <w:rPr>
          <w:rtl/>
        </w:rPr>
        <w:t>, "לפני שתתחיל להתגעגע אליה."</w:t>
      </w:r>
    </w:p>
    <w:p w14:paraId="3B31686B" w14:textId="77777777" w:rsidR="004627AB" w:rsidRPr="00CD067C" w:rsidRDefault="004627AB" w:rsidP="00250000">
      <w:pPr>
        <w:rPr>
          <w:rtl/>
        </w:rPr>
      </w:pPr>
      <w:r w:rsidRPr="00CD067C">
        <w:rPr>
          <w:rtl/>
        </w:rPr>
        <w:t>"לא התגעגעתי לחולצה."</w:t>
      </w:r>
    </w:p>
    <w:p w14:paraId="717FADB4" w14:textId="7408B9FA" w:rsidR="004627AB" w:rsidRPr="00CD067C" w:rsidRDefault="004627AB" w:rsidP="00917962">
      <w:pPr>
        <w:rPr>
          <w:rtl/>
        </w:rPr>
      </w:pPr>
      <w:r w:rsidRPr="00CD067C">
        <w:rPr>
          <w:rtl/>
        </w:rPr>
        <w:t xml:space="preserve">היא </w:t>
      </w:r>
      <w:r w:rsidR="00283859" w:rsidRPr="00283859">
        <w:rPr>
          <w:rFonts w:cs="Times New Roman"/>
          <w:rtl/>
        </w:rPr>
        <w:t>משכה בכתפיה במבוכה</w:t>
      </w:r>
      <w:r w:rsidRPr="00CD067C">
        <w:rPr>
          <w:rtl/>
        </w:rPr>
        <w:t>.</w:t>
      </w:r>
      <w:r w:rsidR="00917962">
        <w:rPr>
          <w:rFonts w:hint="cs"/>
          <w:rtl/>
        </w:rPr>
        <w:t xml:space="preserve"> </w:t>
      </w:r>
      <w:r w:rsidR="00695C43">
        <w:rPr>
          <w:rFonts w:hint="cs"/>
          <w:rtl/>
        </w:rPr>
        <w:t>[</w:t>
      </w:r>
      <w:r w:rsidR="00917962">
        <w:rPr>
          <w:rFonts w:hint="cs"/>
          <w:rtl/>
        </w:rPr>
        <w:t>רק שלא יזכר שנתן לה את החולצה במתנה ויחשוף את התירוץ העלוב של הבקור שלה.</w:t>
      </w:r>
      <w:r w:rsidR="00695C43">
        <w:rPr>
          <w:rFonts w:hint="cs"/>
          <w:rtl/>
        </w:rPr>
        <w:t>]</w:t>
      </w:r>
    </w:p>
    <w:p w14:paraId="4A37D49E" w14:textId="7C3F071A" w:rsidR="004627AB" w:rsidRPr="00CD067C" w:rsidRDefault="004627AB" w:rsidP="00F26DD5">
      <w:pPr>
        <w:rPr>
          <w:rtl/>
        </w:rPr>
      </w:pPr>
      <w:r w:rsidRPr="00CD067C">
        <w:rPr>
          <w:rtl/>
        </w:rPr>
        <w:t xml:space="preserve">"ואין לי תחתונים ורודים," הוא </w:t>
      </w:r>
      <w:r w:rsidRPr="00CF7DD5">
        <w:rPr>
          <w:highlight w:val="red"/>
          <w:rtl/>
        </w:rPr>
        <w:t>אמר</w:t>
      </w:r>
      <w:r w:rsidRPr="00CD067C">
        <w:rPr>
          <w:rtl/>
        </w:rPr>
        <w:t xml:space="preserve"> </w:t>
      </w:r>
      <w:r w:rsidR="00D37D88">
        <w:rPr>
          <w:rFonts w:hint="cs"/>
          <w:rtl/>
        </w:rPr>
        <w:t xml:space="preserve">לה </w:t>
      </w:r>
      <w:r w:rsidRPr="00CD067C">
        <w:rPr>
          <w:rtl/>
        </w:rPr>
        <w:t>בעברית</w:t>
      </w:r>
      <w:r w:rsidR="0016604F">
        <w:rPr>
          <w:rFonts w:hint="cs"/>
          <w:rtl/>
        </w:rPr>
        <w:t>.</w:t>
      </w:r>
      <w:r w:rsidRPr="00CD067C">
        <w:rPr>
          <w:rtl/>
        </w:rPr>
        <w:t xml:space="preserve"> </w:t>
      </w:r>
      <w:r w:rsidR="0016604F">
        <w:rPr>
          <w:rFonts w:hint="cs"/>
          <w:rtl/>
        </w:rPr>
        <w:t>[</w:t>
      </w:r>
      <w:r w:rsidRPr="00CD067C">
        <w:rPr>
          <w:rtl/>
        </w:rPr>
        <w:t xml:space="preserve">(כי ההקנטה </w:t>
      </w:r>
      <w:r w:rsidR="001C5A04">
        <w:rPr>
          <w:rtl/>
        </w:rPr>
        <w:t>הייתה</w:t>
      </w:r>
      <w:r w:rsidRPr="00CD067C">
        <w:rPr>
          <w:rtl/>
        </w:rPr>
        <w:t xml:space="preserve"> בעברית – הוא אמר </w:t>
      </w:r>
      <w:r w:rsidRPr="00CD067C">
        <w:t>I have</w:t>
      </w:r>
      <w:r w:rsidR="000C3483">
        <w:t>n't got</w:t>
      </w:r>
      <w:r w:rsidRPr="00CD067C">
        <w:t xml:space="preserve"> tajtonim vrudim</w:t>
      </w:r>
      <w:r w:rsidRPr="00CD067C">
        <w:rPr>
          <w:rtl/>
        </w:rPr>
        <w:t>.</w:t>
      </w:r>
      <w:r w:rsidR="009607EA">
        <w:rPr>
          <w:rFonts w:hint="cs"/>
          <w:rtl/>
        </w:rPr>
        <w:t xml:space="preserve"> הוא התחיל מ- </w:t>
      </w:r>
      <w:r w:rsidR="009607EA">
        <w:t xml:space="preserve">And I </w:t>
      </w:r>
      <w:r w:rsidR="00F26DD5" w:rsidRPr="00CD067C">
        <w:t>have</w:t>
      </w:r>
      <w:r w:rsidR="00F26DD5">
        <w:t>n't</w:t>
      </w:r>
      <w:r w:rsidR="00D37D88">
        <w:t xml:space="preserve"> any</w:t>
      </w:r>
      <w:r w:rsidR="009607EA">
        <w:t xml:space="preserve"> pink knickers</w:t>
      </w:r>
      <w:r w:rsidR="009607EA">
        <w:rPr>
          <w:rFonts w:hint="cs"/>
          <w:rtl/>
        </w:rPr>
        <w:t xml:space="preserve"> אבל </w:t>
      </w:r>
      <w:r w:rsidR="00D6741B">
        <w:rPr>
          <w:rFonts w:hint="cs"/>
          <w:rtl/>
        </w:rPr>
        <w:t>היא לא הכירה את המילה</w:t>
      </w:r>
      <w:r w:rsidR="009607EA">
        <w:rPr>
          <w:rFonts w:hint="cs"/>
          <w:rtl/>
        </w:rPr>
        <w:t>.</w:t>
      </w:r>
      <w:r w:rsidRPr="00CD067C">
        <w:rPr>
          <w:rtl/>
        </w:rPr>
        <w:t>)</w:t>
      </w:r>
      <w:r w:rsidR="0016604F">
        <w:rPr>
          <w:rFonts w:hint="cs"/>
          <w:rtl/>
        </w:rPr>
        <w:t>]</w:t>
      </w:r>
    </w:p>
    <w:p w14:paraId="5AE47F8C" w14:textId="77777777" w:rsidR="004627AB" w:rsidRPr="00CD067C" w:rsidRDefault="004627AB" w:rsidP="00250000">
      <w:pPr>
        <w:rPr>
          <w:rtl/>
        </w:rPr>
      </w:pPr>
      <w:r w:rsidRPr="00CD067C">
        <w:rPr>
          <w:rtl/>
        </w:rPr>
        <w:t>היא צחקה. "נעלבת?"</w:t>
      </w:r>
    </w:p>
    <w:p w14:paraId="0AFE0903" w14:textId="77777777" w:rsidR="004627AB" w:rsidRPr="00CD067C" w:rsidRDefault="004627AB" w:rsidP="00250000">
      <w:pPr>
        <w:rPr>
          <w:rtl/>
        </w:rPr>
      </w:pPr>
      <w:r w:rsidRPr="00CD067C">
        <w:rPr>
          <w:rtl/>
        </w:rPr>
        <w:t>"לא."</w:t>
      </w:r>
    </w:p>
    <w:p w14:paraId="4EAC61D3" w14:textId="77777777" w:rsidR="004627AB" w:rsidRPr="00CD067C" w:rsidRDefault="004627AB" w:rsidP="00250000">
      <w:pPr>
        <w:rPr>
          <w:rtl/>
        </w:rPr>
      </w:pPr>
      <w:r w:rsidRPr="00CD067C">
        <w:rPr>
          <w:rtl/>
        </w:rPr>
        <w:t>"לא?"</w:t>
      </w:r>
    </w:p>
    <w:p w14:paraId="4631BC29" w14:textId="77777777" w:rsidR="004627AB" w:rsidRPr="00CD067C" w:rsidRDefault="004627AB" w:rsidP="00250000">
      <w:pPr>
        <w:rPr>
          <w:rtl/>
        </w:rPr>
      </w:pPr>
      <w:r w:rsidRPr="00CD067C">
        <w:rPr>
          <w:rtl/>
        </w:rPr>
        <w:t>"אולי קצת." גם הוא צחק.</w:t>
      </w:r>
    </w:p>
    <w:p w14:paraId="7D0C48EF" w14:textId="77777777" w:rsidR="004627AB" w:rsidRPr="00CD067C" w:rsidRDefault="004627AB" w:rsidP="00250000">
      <w:pPr>
        <w:rPr>
          <w:rtl/>
        </w:rPr>
      </w:pPr>
      <w:r w:rsidRPr="00CD067C">
        <w:rPr>
          <w:rtl/>
        </w:rPr>
        <w:t>"קצת מאוחר. הערתי אותך?"</w:t>
      </w:r>
    </w:p>
    <w:p w14:paraId="5B56E312" w14:textId="77777777" w:rsidR="004627AB" w:rsidRPr="00CD067C" w:rsidRDefault="004627AB" w:rsidP="00250000">
      <w:pPr>
        <w:rPr>
          <w:rtl/>
        </w:rPr>
      </w:pPr>
      <w:r w:rsidRPr="00CD067C">
        <w:rPr>
          <w:rtl/>
        </w:rPr>
        <w:t>"לאאאא."</w:t>
      </w:r>
    </w:p>
    <w:p w14:paraId="2F521942" w14:textId="1ECF57CA" w:rsidR="004627AB" w:rsidRPr="00CD067C" w:rsidRDefault="004627AB" w:rsidP="00250000">
      <w:pPr>
        <w:rPr>
          <w:rtl/>
        </w:rPr>
      </w:pPr>
      <w:r w:rsidRPr="00CD067C">
        <w:rPr>
          <w:rtl/>
        </w:rPr>
        <w:t xml:space="preserve">"אתה מנסה </w:t>
      </w:r>
      <w:r w:rsidRPr="00CF7DD5">
        <w:rPr>
          <w:highlight w:val="green"/>
          <w:rtl/>
        </w:rPr>
        <w:t>לעשות על</w:t>
      </w:r>
      <w:r w:rsidR="005257C2">
        <w:rPr>
          <w:rFonts w:hint="cs"/>
          <w:highlight w:val="green"/>
          <w:rtl/>
        </w:rPr>
        <w:t>י</w:t>
      </w:r>
      <w:r w:rsidRPr="00CF7DD5">
        <w:rPr>
          <w:highlight w:val="green"/>
          <w:rtl/>
        </w:rPr>
        <w:t>י רושם</w:t>
      </w:r>
      <w:r w:rsidRPr="00CD067C">
        <w:rPr>
          <w:rtl/>
        </w:rPr>
        <w:t>?"</w:t>
      </w:r>
    </w:p>
    <w:p w14:paraId="7B9FCC25" w14:textId="7C24FCB5" w:rsidR="004627AB" w:rsidRPr="00CD067C" w:rsidRDefault="004627AB" w:rsidP="00250000">
      <w:pPr>
        <w:rPr>
          <w:rtl/>
        </w:rPr>
      </w:pPr>
      <w:r w:rsidRPr="00CD067C">
        <w:rPr>
          <w:rtl/>
        </w:rPr>
        <w:t>"</w:t>
      </w:r>
      <w:r w:rsidR="00641E6F">
        <w:rPr>
          <w:rFonts w:hint="cs"/>
          <w:rtl/>
        </w:rPr>
        <w:t>לא, אני יודע ש</w:t>
      </w:r>
      <w:r w:rsidRPr="00CD067C">
        <w:rPr>
          <w:rtl/>
        </w:rPr>
        <w:t xml:space="preserve">אי אפשר להרשים אותך בקלות," הוא </w:t>
      </w:r>
      <w:r w:rsidRPr="00CF7DD5">
        <w:rPr>
          <w:highlight w:val="red"/>
          <w:rtl/>
        </w:rPr>
        <w:t>אמר</w:t>
      </w:r>
      <w:r w:rsidR="00432CF8">
        <w:rPr>
          <w:rFonts w:hint="cs"/>
          <w:rtl/>
        </w:rPr>
        <w:t xml:space="preserve">, </w:t>
      </w:r>
      <w:r w:rsidRPr="00CD067C">
        <w:rPr>
          <w:rtl/>
        </w:rPr>
        <w:t xml:space="preserve">והיא </w:t>
      </w:r>
      <w:r w:rsidR="00E566B1">
        <w:rPr>
          <w:rFonts w:hint="cs"/>
          <w:rtl/>
        </w:rPr>
        <w:t>[</w:t>
      </w:r>
      <w:r w:rsidRPr="00CD067C">
        <w:rPr>
          <w:rtl/>
        </w:rPr>
        <w:t>גמרה בליבה</w:t>
      </w:r>
      <w:r w:rsidR="00E566B1">
        <w:rPr>
          <w:rFonts w:hint="cs"/>
          <w:rtl/>
        </w:rPr>
        <w:t>] החליטה</w:t>
      </w:r>
      <w:r w:rsidRPr="00CD067C">
        <w:rPr>
          <w:rtl/>
        </w:rPr>
        <w:t xml:space="preserve"> שהוא מכיר את החלקים הטובים ביותר שבה.</w:t>
      </w:r>
      <w:r w:rsidR="003247F5">
        <w:rPr>
          <w:rFonts w:hint="cs"/>
          <w:rtl/>
        </w:rPr>
        <w:t xml:space="preserve"> "אבל אל תסתובבי </w:t>
      </w:r>
      <w:r w:rsidR="00DF5B89">
        <w:rPr>
          <w:rFonts w:hint="cs"/>
          <w:rtl/>
        </w:rPr>
        <w:t xml:space="preserve">יותר </w:t>
      </w:r>
      <w:r w:rsidR="003247F5">
        <w:rPr>
          <w:rFonts w:hint="cs"/>
          <w:rtl/>
        </w:rPr>
        <w:t>לבד בלילה, בפעם הבאה תתקשרי ואני אבוא לקחת אותך."</w:t>
      </w:r>
    </w:p>
    <w:p w14:paraId="3C67991C" w14:textId="77777777" w:rsidR="004627AB" w:rsidRPr="00CD067C" w:rsidRDefault="008C4D97" w:rsidP="00250000">
      <w:pPr>
        <w:rPr>
          <w:rtl/>
        </w:rPr>
      </w:pPr>
      <w:r>
        <w:rPr>
          <w:rtl/>
        </w:rPr>
        <w:t>מארק הגיח מחדרו</w:t>
      </w:r>
      <w:r>
        <w:rPr>
          <w:rFonts w:hint="cs"/>
          <w:rtl/>
        </w:rPr>
        <w:t>,</w:t>
      </w:r>
      <w:r w:rsidR="004627AB" w:rsidRPr="00CD067C">
        <w:rPr>
          <w:rtl/>
        </w:rPr>
        <w:t xml:space="preserve"> הרעשים העירו אותו מחלום עמוק. "מה קורה פה? אין מחר לימודים?" הוא מלמל. ואז ראה אותה עומדת בדלת – כמו יצור מחלומותיו, אוורירית וזוהרת.</w:t>
      </w:r>
    </w:p>
    <w:p w14:paraId="6D698FC6" w14:textId="3DF1C474" w:rsidR="004627AB" w:rsidRPr="00CD067C" w:rsidRDefault="004627AB" w:rsidP="00250000">
      <w:pPr>
        <w:rPr>
          <w:rtl/>
        </w:rPr>
      </w:pPr>
      <w:r w:rsidRPr="00CD067C">
        <w:rPr>
          <w:rtl/>
        </w:rPr>
        <w:t xml:space="preserve">"מי את?" מארק </w:t>
      </w:r>
      <w:r w:rsidR="00F653D1">
        <w:rPr>
          <w:rFonts w:hint="cs"/>
          <w:rtl/>
        </w:rPr>
        <w:t>שפשף את עיניו</w:t>
      </w:r>
      <w:r w:rsidRPr="00CD067C">
        <w:rPr>
          <w:rtl/>
        </w:rPr>
        <w:t>.</w:t>
      </w:r>
      <w:r w:rsidR="008123D7">
        <w:rPr>
          <w:rFonts w:hint="cs"/>
          <w:rtl/>
        </w:rPr>
        <w:t xml:space="preserve"> </w:t>
      </w:r>
      <w:r w:rsidR="00F85567">
        <w:rPr>
          <w:rFonts w:hint="cs"/>
          <w:rtl/>
        </w:rPr>
        <w:t>זאת</w:t>
      </w:r>
      <w:r w:rsidR="005B684A">
        <w:rPr>
          <w:rFonts w:hint="cs"/>
          <w:rtl/>
        </w:rPr>
        <w:t xml:space="preserve"> </w:t>
      </w:r>
      <w:r w:rsidR="001C5A04">
        <w:rPr>
          <w:rFonts w:hint="cs"/>
          <w:rtl/>
        </w:rPr>
        <w:t>הייתה</w:t>
      </w:r>
      <w:r w:rsidR="00F85567">
        <w:rPr>
          <w:rFonts w:hint="cs"/>
          <w:rtl/>
        </w:rPr>
        <w:t xml:space="preserve"> הפעם הראשונה בחייו ש</w:t>
      </w:r>
      <w:r w:rsidR="008123D7">
        <w:rPr>
          <w:rFonts w:hint="cs"/>
          <w:rtl/>
        </w:rPr>
        <w:t xml:space="preserve">התעורר מחלום למשהו קסום </w:t>
      </w:r>
      <w:r w:rsidR="000A09FE">
        <w:rPr>
          <w:rFonts w:hint="cs"/>
          <w:rtl/>
        </w:rPr>
        <w:t xml:space="preserve">עוד </w:t>
      </w:r>
      <w:r w:rsidR="008123D7">
        <w:rPr>
          <w:rFonts w:hint="cs"/>
          <w:rtl/>
        </w:rPr>
        <w:t>יותר.</w:t>
      </w:r>
    </w:p>
    <w:p w14:paraId="05BD9F83" w14:textId="77777777" w:rsidR="004627AB" w:rsidRPr="00CD067C" w:rsidRDefault="004627AB" w:rsidP="00250000">
      <w:pPr>
        <w:rPr>
          <w:rtl/>
        </w:rPr>
      </w:pPr>
      <w:r w:rsidRPr="00CD067C">
        <w:rPr>
          <w:rtl/>
        </w:rPr>
        <w:t>"זאת יסמין, האחות של סער."</w:t>
      </w:r>
    </w:p>
    <w:p w14:paraId="569D0C60" w14:textId="73874547" w:rsidR="004627AB" w:rsidRPr="00CD067C" w:rsidRDefault="004627AB" w:rsidP="00250000">
      <w:pPr>
        <w:rPr>
          <w:rtl/>
        </w:rPr>
      </w:pPr>
      <w:r w:rsidRPr="00CD067C">
        <w:rPr>
          <w:rtl/>
        </w:rPr>
        <w:t>"את יסמין?"</w:t>
      </w:r>
    </w:p>
    <w:p w14:paraId="4FE36535" w14:textId="77777777" w:rsidR="002536EA" w:rsidRDefault="004627AB" w:rsidP="00283859">
      <w:pPr>
        <w:rPr>
          <w:rtl/>
        </w:rPr>
      </w:pPr>
      <w:r w:rsidRPr="00CD067C">
        <w:rPr>
          <w:rtl/>
        </w:rPr>
        <w:t>היא חייכה ומארק הואר באור יקרות.</w:t>
      </w:r>
      <w:r w:rsidR="00B8716C">
        <w:rPr>
          <w:rFonts w:hint="cs"/>
          <w:rtl/>
        </w:rPr>
        <w:t xml:space="preserve"> </w:t>
      </w:r>
      <w:bookmarkStart w:id="348" w:name="_Hlk502482997"/>
    </w:p>
    <w:p w14:paraId="3AED0CA1" w14:textId="2EEABC54" w:rsidR="00B8716C" w:rsidRPr="00E67C1F" w:rsidRDefault="00B8716C" w:rsidP="00283859">
      <w:pPr>
        <w:rPr>
          <w:rtl/>
        </w:rPr>
      </w:pPr>
      <w:r w:rsidRPr="00E67C1F">
        <w:rPr>
          <w:rFonts w:cs="Times New Roman"/>
          <w:rtl/>
        </w:rPr>
        <w:t xml:space="preserve">מעולם לא הטריד את דעתו במחשבות על </w:t>
      </w:r>
      <w:r w:rsidR="00B833EF">
        <w:rPr>
          <w:rFonts w:cs="Times New Roman"/>
          <w:rtl/>
        </w:rPr>
        <w:t>אידיאל</w:t>
      </w:r>
      <w:r w:rsidRPr="00E67C1F">
        <w:rPr>
          <w:rFonts w:cs="Times New Roman"/>
          <w:rtl/>
        </w:rPr>
        <w:t xml:space="preserve"> היופי הנשי, אך עתה</w:t>
      </w:r>
      <w:r w:rsidR="00432CF8">
        <w:rPr>
          <w:rFonts w:cs="Times New Roman" w:hint="cs"/>
          <w:rtl/>
        </w:rPr>
        <w:t>,</w:t>
      </w:r>
      <w:r w:rsidRPr="00E67C1F">
        <w:rPr>
          <w:rFonts w:cs="Times New Roman"/>
          <w:rtl/>
        </w:rPr>
        <w:t xml:space="preserve"> משנחו עיניו לראשונה על יסמין</w:t>
      </w:r>
      <w:r w:rsidR="00432CF8">
        <w:rPr>
          <w:rFonts w:cs="Times New Roman" w:hint="cs"/>
          <w:rtl/>
        </w:rPr>
        <w:t>,</w:t>
      </w:r>
      <w:r w:rsidRPr="00E67C1F">
        <w:rPr>
          <w:rFonts w:cs="Times New Roman"/>
          <w:rtl/>
        </w:rPr>
        <w:t xml:space="preserve"> </w:t>
      </w:r>
      <w:r w:rsidR="00882C65" w:rsidRPr="00882C65">
        <w:rPr>
          <w:rFonts w:cs="Times New Roman"/>
          <w:rtl/>
        </w:rPr>
        <w:t>הוכה סנוורים ותדהמה עד</w:t>
      </w:r>
      <w:r w:rsidR="00882C65">
        <w:rPr>
          <w:rFonts w:cs="Times New Roman" w:hint="cs"/>
          <w:rtl/>
        </w:rPr>
        <w:t xml:space="preserve"> ש</w:t>
      </w:r>
      <w:r w:rsidR="00F428F7" w:rsidRPr="00F428F7">
        <w:rPr>
          <w:rFonts w:cs="Times New Roman"/>
          <w:rtl/>
        </w:rPr>
        <w:t xml:space="preserve">נבצר ממנו להוציא הגה </w:t>
      </w:r>
      <w:r w:rsidR="00A723EB" w:rsidRPr="00F428F7">
        <w:rPr>
          <w:rFonts w:cs="Times New Roman"/>
          <w:rtl/>
        </w:rPr>
        <w:t xml:space="preserve">מפיו </w:t>
      </w:r>
      <w:r w:rsidR="00F428F7" w:rsidRPr="00F428F7">
        <w:rPr>
          <w:rFonts w:cs="Times New Roman"/>
          <w:rtl/>
        </w:rPr>
        <w:t>[(האדיוט עמ' 135)]</w:t>
      </w:r>
      <w:r w:rsidR="00A723EB">
        <w:rPr>
          <w:rFonts w:cs="Times New Roman" w:hint="cs"/>
          <w:rtl/>
        </w:rPr>
        <w:t>.</w:t>
      </w:r>
      <w:r w:rsidR="00F428F7" w:rsidRPr="00F428F7">
        <w:rPr>
          <w:rtl/>
        </w:rPr>
        <w:t xml:space="preserve"> </w:t>
      </w:r>
      <w:r w:rsidR="00882C65" w:rsidRPr="00882C65">
        <w:rPr>
          <w:rFonts w:cs="Times New Roman"/>
          <w:rtl/>
        </w:rPr>
        <w:t xml:space="preserve">אילם </w:t>
      </w:r>
      <w:r w:rsidR="00F428F7" w:rsidRPr="00CD067C">
        <w:rPr>
          <w:rtl/>
        </w:rPr>
        <w:t xml:space="preserve">הוא הושיט </w:t>
      </w:r>
      <w:r w:rsidR="00F428F7">
        <w:rPr>
          <w:rFonts w:hint="cs"/>
          <w:rtl/>
        </w:rPr>
        <w:t>לה א</w:t>
      </w:r>
      <w:r w:rsidR="00F428F7" w:rsidRPr="00CD067C">
        <w:rPr>
          <w:rtl/>
        </w:rPr>
        <w:t xml:space="preserve">ת ידו </w:t>
      </w:r>
      <w:r w:rsidR="00F428F7" w:rsidRPr="00F428F7">
        <w:rPr>
          <w:rFonts w:cs="Times New Roman"/>
          <w:rtl/>
        </w:rPr>
        <w:t xml:space="preserve">בחגיגיות טקסית </w:t>
      </w:r>
      <w:r w:rsidR="00F428F7" w:rsidRPr="00CD067C">
        <w:rPr>
          <w:rtl/>
        </w:rPr>
        <w:t xml:space="preserve">והיא לחצה </w:t>
      </w:r>
      <w:r w:rsidR="00F428F7" w:rsidRPr="00CD067C">
        <w:rPr>
          <w:rtl/>
        </w:rPr>
        <w:lastRenderedPageBreak/>
        <w:t xml:space="preserve">אותה צוחקת. היד שלה </w:t>
      </w:r>
      <w:r w:rsidR="001C5A04">
        <w:rPr>
          <w:rtl/>
        </w:rPr>
        <w:t>הייתה</w:t>
      </w:r>
      <w:r w:rsidR="00F428F7" w:rsidRPr="00CD067C">
        <w:rPr>
          <w:rtl/>
        </w:rPr>
        <w:t xml:space="preserve"> </w:t>
      </w:r>
      <w:r w:rsidR="00A723EB">
        <w:rPr>
          <w:rFonts w:hint="cs"/>
          <w:rtl/>
        </w:rPr>
        <w:t>רכה ו</w:t>
      </w:r>
      <w:r w:rsidR="00F428F7" w:rsidRPr="00CD067C">
        <w:rPr>
          <w:rtl/>
        </w:rPr>
        <w:t>קרירה</w:t>
      </w:r>
      <w:r w:rsidR="00A723EB">
        <w:rPr>
          <w:rFonts w:hint="cs"/>
          <w:rtl/>
        </w:rPr>
        <w:t>,</w:t>
      </w:r>
      <w:r w:rsidR="00F428F7" w:rsidRPr="00CD067C">
        <w:rPr>
          <w:rtl/>
        </w:rPr>
        <w:t xml:space="preserve"> כאילו נמרחה בתמציות של שמנים סיניים יקרים</w:t>
      </w:r>
      <w:r w:rsidR="00F428F7">
        <w:rPr>
          <w:rFonts w:hint="cs"/>
          <w:rtl/>
        </w:rPr>
        <w:t xml:space="preserve"> שנמזגו [שנוצקו???] מבקבוקוני בדולח</w:t>
      </w:r>
      <w:r w:rsidR="00F428F7" w:rsidRPr="00CD067C">
        <w:rPr>
          <w:rtl/>
        </w:rPr>
        <w:t xml:space="preserve"> (היא </w:t>
      </w:r>
      <w:r w:rsidR="00F428F7">
        <w:rPr>
          <w:rFonts w:hint="cs"/>
          <w:rtl/>
        </w:rPr>
        <w:t xml:space="preserve">אכן </w:t>
      </w:r>
      <w:r w:rsidR="00F428F7" w:rsidRPr="00CD067C">
        <w:rPr>
          <w:rtl/>
        </w:rPr>
        <w:t xml:space="preserve">עיסתה את הכתף הדלקתית של סער בשמן סיני, </w:t>
      </w:r>
      <w:r w:rsidR="00F428F7">
        <w:rPr>
          <w:rFonts w:hint="cs"/>
          <w:rtl/>
        </w:rPr>
        <w:t>[</w:t>
      </w:r>
      <w:r w:rsidR="00F428F7" w:rsidRPr="00CD067C">
        <w:rPr>
          <w:rtl/>
        </w:rPr>
        <w:t>פוסומון,</w:t>
      </w:r>
      <w:r w:rsidR="00F428F7">
        <w:rPr>
          <w:rFonts w:hint="cs"/>
          <w:rtl/>
        </w:rPr>
        <w:t>]</w:t>
      </w:r>
      <w:r w:rsidR="00F428F7" w:rsidRPr="00CD067C">
        <w:rPr>
          <w:rtl/>
        </w:rPr>
        <w:t xml:space="preserve"> לפני שבאה אליהם)</w:t>
      </w:r>
      <w:r w:rsidR="00432CF8">
        <w:rPr>
          <w:rFonts w:hint="cs"/>
          <w:rtl/>
        </w:rPr>
        <w:t>.</w:t>
      </w:r>
    </w:p>
    <w:p w14:paraId="330A5282" w14:textId="3A37E537" w:rsidR="00B8716C" w:rsidRPr="002543D7" w:rsidRDefault="00F428F7" w:rsidP="00B8716C">
      <w:pPr>
        <w:rPr>
          <w:color w:val="A6A6A6" w:themeColor="background1" w:themeShade="A6"/>
          <w:rtl/>
        </w:rPr>
      </w:pPr>
      <w:r w:rsidRPr="002543D7">
        <w:rPr>
          <w:rFonts w:cs="Times New Roman" w:hint="cs"/>
          <w:color w:val="A6A6A6" w:themeColor="background1" w:themeShade="A6"/>
          <w:rtl/>
        </w:rPr>
        <w:t>[</w:t>
      </w:r>
      <w:r w:rsidR="00B8716C" w:rsidRPr="002543D7">
        <w:rPr>
          <w:rFonts w:cs="Times New Roman"/>
          <w:color w:val="A6A6A6" w:themeColor="background1" w:themeShade="A6"/>
          <w:rtl/>
        </w:rPr>
        <w:t>פניה היו חוורות</w:t>
      </w:r>
      <w:r w:rsidR="00E567A7" w:rsidRPr="002543D7">
        <w:rPr>
          <w:rFonts w:cs="Times New Roman"/>
          <w:color w:val="A6A6A6" w:themeColor="background1" w:themeShade="A6"/>
          <w:rtl/>
        </w:rPr>
        <w:t xml:space="preserve"> מאוד,</w:t>
      </w:r>
      <w:r w:rsidR="00B8716C" w:rsidRPr="002543D7">
        <w:rPr>
          <w:rFonts w:cs="Times New Roman"/>
          <w:color w:val="A6A6A6" w:themeColor="background1" w:themeShade="A6"/>
          <w:rtl/>
        </w:rPr>
        <w:t xml:space="preserve"> ועיניה הבהירות קרנו תבונה וגם סבל. נדמה כאילו שפתיה לא נחו לרגע, בכל מקרה כך נראה הדבר לו כי לא הצליח בשום פנים ואופן לחקוק בליבו את צורתן ה</w:t>
      </w:r>
      <w:r w:rsidR="00B833EF" w:rsidRPr="002543D7">
        <w:rPr>
          <w:rFonts w:cs="Times New Roman"/>
          <w:color w:val="A6A6A6" w:themeColor="background1" w:themeShade="A6"/>
          <w:rtl/>
        </w:rPr>
        <w:t>מדויק</w:t>
      </w:r>
      <w:r w:rsidR="00B8716C" w:rsidRPr="002543D7">
        <w:rPr>
          <w:rFonts w:cs="Times New Roman"/>
          <w:color w:val="A6A6A6" w:themeColor="background1" w:themeShade="A6"/>
          <w:rtl/>
        </w:rPr>
        <w:t>ת, הנפלאה. הן היו כה אדומות ומלאות בפניה הצנומות, הסובלות, מה</w:t>
      </w:r>
      <w:r w:rsidR="00E566B1" w:rsidRPr="002543D7">
        <w:rPr>
          <w:rFonts w:cs="Times New Roman" w:hint="cs"/>
          <w:color w:val="A6A6A6" w:themeColor="background1" w:themeShade="A6"/>
          <w:rtl/>
        </w:rPr>
        <w:t xml:space="preserve"> מארק</w:t>
      </w:r>
      <w:r w:rsidR="00B8716C" w:rsidRPr="002543D7">
        <w:rPr>
          <w:rFonts w:cs="Times New Roman"/>
          <w:color w:val="A6A6A6" w:themeColor="background1" w:themeShade="A6"/>
          <w:rtl/>
        </w:rPr>
        <w:t xml:space="preserve"> לא היה נותן להקל עליה ולו במעט.</w:t>
      </w:r>
    </w:p>
    <w:bookmarkEnd w:id="348"/>
    <w:p w14:paraId="68B77847" w14:textId="18647528" w:rsidR="004627AB" w:rsidRPr="002543D7" w:rsidRDefault="00F428F7" w:rsidP="00F26DD5">
      <w:pPr>
        <w:rPr>
          <w:color w:val="A6A6A6" w:themeColor="background1" w:themeShade="A6"/>
          <w:rtl/>
        </w:rPr>
      </w:pPr>
      <w:r w:rsidRPr="002543D7">
        <w:rPr>
          <w:rFonts w:hint="cs"/>
          <w:color w:val="A6A6A6" w:themeColor="background1" w:themeShade="A6"/>
          <w:rtl/>
        </w:rPr>
        <w:t>]</w:t>
      </w:r>
    </w:p>
    <w:p w14:paraId="5C667F70" w14:textId="389B0C03" w:rsidR="00CB440B" w:rsidRDefault="004627AB" w:rsidP="00B8716C">
      <w:pPr>
        <w:rPr>
          <w:rtl/>
        </w:rPr>
      </w:pPr>
      <w:r w:rsidRPr="00CD067C">
        <w:rPr>
          <w:rtl/>
        </w:rPr>
        <w:t xml:space="preserve">"זה </w:t>
      </w:r>
      <w:r w:rsidR="00F26DD5">
        <w:rPr>
          <w:rtl/>
        </w:rPr>
        <w:t>האח שלי</w:t>
      </w:r>
      <w:r w:rsidR="00432CF8">
        <w:rPr>
          <w:rFonts w:hint="cs"/>
          <w:rtl/>
        </w:rPr>
        <w:t>,</w:t>
      </w:r>
      <w:r w:rsidR="00F26DD5">
        <w:rPr>
          <w:rtl/>
        </w:rPr>
        <w:t xml:space="preserve"> מארק," אלכס </w:t>
      </w:r>
      <w:r w:rsidR="003B3E2D">
        <w:rPr>
          <w:rFonts w:hint="cs"/>
          <w:rtl/>
        </w:rPr>
        <w:t>נאנח</w:t>
      </w:r>
      <w:r w:rsidR="00F26DD5">
        <w:rPr>
          <w:rtl/>
        </w:rPr>
        <w:t xml:space="preserve"> בהשלמת </w:t>
      </w:r>
      <w:r w:rsidRPr="00CD067C">
        <w:rPr>
          <w:rtl/>
        </w:rPr>
        <w:t>גורל. "לך לישון, מארק."</w:t>
      </w:r>
    </w:p>
    <w:p w14:paraId="23E08E04" w14:textId="35C18652" w:rsidR="004627AB" w:rsidRPr="00CD067C" w:rsidRDefault="004627AB" w:rsidP="00250000">
      <w:pPr>
        <w:rPr>
          <w:rtl/>
        </w:rPr>
      </w:pPr>
      <w:r w:rsidRPr="00CD067C">
        <w:rPr>
          <w:rtl/>
        </w:rPr>
        <w:t>"גם אתה לך לישון</w:t>
      </w:r>
      <w:r w:rsidR="00882C65">
        <w:rPr>
          <w:rFonts w:hint="cs"/>
          <w:rtl/>
        </w:rPr>
        <w:t>,</w:t>
      </w:r>
      <w:r w:rsidRPr="00CD067C">
        <w:rPr>
          <w:rtl/>
        </w:rPr>
        <w:t>"</w:t>
      </w:r>
      <w:r w:rsidR="00882C65">
        <w:rPr>
          <w:rFonts w:hint="cs"/>
          <w:rtl/>
        </w:rPr>
        <w:t xml:space="preserve"> </w:t>
      </w:r>
      <w:r w:rsidR="00882C65" w:rsidRPr="00882C65">
        <w:rPr>
          <w:rFonts w:cs="Times New Roman"/>
          <w:rtl/>
        </w:rPr>
        <w:t>מארק מלמל.</w:t>
      </w:r>
    </w:p>
    <w:p w14:paraId="78B4F356" w14:textId="77777777" w:rsidR="004627AB" w:rsidRPr="00CD067C" w:rsidRDefault="004627AB" w:rsidP="00250000">
      <w:pPr>
        <w:rPr>
          <w:rtl/>
        </w:rPr>
      </w:pPr>
      <w:r w:rsidRPr="00CD067C">
        <w:rPr>
          <w:rtl/>
        </w:rPr>
        <w:t>"למה לי?"</w:t>
      </w:r>
    </w:p>
    <w:p w14:paraId="50E819CF" w14:textId="541F1868" w:rsidR="004627AB" w:rsidRPr="00CD067C" w:rsidRDefault="004627AB" w:rsidP="003B3E2D">
      <w:pPr>
        <w:rPr>
          <w:rtl/>
        </w:rPr>
      </w:pPr>
      <w:r w:rsidRPr="00CD067C">
        <w:rPr>
          <w:rtl/>
        </w:rPr>
        <w:t>"כי זה אמצע הלילה,</w:t>
      </w:r>
      <w:r w:rsidR="003B3E2D">
        <w:rPr>
          <w:rFonts w:hint="cs"/>
          <w:rtl/>
        </w:rPr>
        <w:t xml:space="preserve"> </w:t>
      </w:r>
      <w:r w:rsidRPr="00CD067C">
        <w:rPr>
          <w:rtl/>
        </w:rPr>
        <w:t xml:space="preserve">זה... </w:t>
      </w:r>
      <w:r w:rsidRPr="00CD067C">
        <w:rPr>
          <w:rFonts w:hint="cs"/>
          <w:rtl/>
        </w:rPr>
        <w:t>למה אתה לא ישן</w:t>
      </w:r>
      <w:r w:rsidRPr="00CD067C">
        <w:rPr>
          <w:rtl/>
        </w:rPr>
        <w:t xml:space="preserve"> בכלל?"</w:t>
      </w:r>
    </w:p>
    <w:p w14:paraId="733305DE" w14:textId="77777777" w:rsidR="004627AB" w:rsidRPr="00CD067C" w:rsidRDefault="004627AB" w:rsidP="00250000">
      <w:pPr>
        <w:rPr>
          <w:rtl/>
        </w:rPr>
      </w:pPr>
      <w:r w:rsidRPr="00CD067C">
        <w:rPr>
          <w:rtl/>
        </w:rPr>
        <w:t>"לא עסקך."</w:t>
      </w:r>
    </w:p>
    <w:p w14:paraId="07751687" w14:textId="3533C61D" w:rsidR="004627AB" w:rsidRPr="00CD067C" w:rsidRDefault="004627AB" w:rsidP="00250000">
      <w:pPr>
        <w:rPr>
          <w:rtl/>
        </w:rPr>
      </w:pPr>
      <w:r w:rsidRPr="00CD067C">
        <w:rPr>
          <w:rtl/>
        </w:rPr>
        <w:t>"אתה לא נורמלי," מארק אמר, מתעשת. "</w:t>
      </w:r>
      <w:r w:rsidR="001C5A04">
        <w:rPr>
          <w:rtl/>
        </w:rPr>
        <w:t>אימא</w:t>
      </w:r>
      <w:r w:rsidRPr="00CD067C">
        <w:rPr>
          <w:rtl/>
        </w:rPr>
        <w:t xml:space="preserve"> באה עוד יומיים."</w:t>
      </w:r>
    </w:p>
    <w:p w14:paraId="1204600F" w14:textId="5E4C121E" w:rsidR="004627AB" w:rsidRPr="00CD067C" w:rsidRDefault="004627AB" w:rsidP="000B6130">
      <w:pPr>
        <w:rPr>
          <w:rtl/>
        </w:rPr>
      </w:pPr>
      <w:r w:rsidRPr="00CD067C">
        <w:rPr>
          <w:rtl/>
        </w:rPr>
        <w:t>אלכס התעלם</w:t>
      </w:r>
      <w:r w:rsidR="000B6130">
        <w:rPr>
          <w:rtl/>
        </w:rPr>
        <w:t>. "רוצה לשתות משהו?"</w:t>
      </w:r>
      <w:r w:rsidR="000B6130">
        <w:rPr>
          <w:rFonts w:hint="cs"/>
          <w:rtl/>
        </w:rPr>
        <w:t xml:space="preserve"> </w:t>
      </w:r>
      <w:r w:rsidRPr="00CD067C">
        <w:rPr>
          <w:rtl/>
        </w:rPr>
        <w:t xml:space="preserve">הוא נעל אחריה את דלת הכניסה והם הלכו למטבח, </w:t>
      </w:r>
      <w:r w:rsidR="008123D7">
        <w:rPr>
          <w:rFonts w:hint="cs"/>
          <w:rtl/>
        </w:rPr>
        <w:t>ו</w:t>
      </w:r>
      <w:r w:rsidRPr="00CD067C">
        <w:rPr>
          <w:rtl/>
        </w:rPr>
        <w:t xml:space="preserve">מארק </w:t>
      </w:r>
      <w:r w:rsidR="008123D7">
        <w:rPr>
          <w:rFonts w:hint="cs"/>
          <w:rtl/>
        </w:rPr>
        <w:t>ה</w:t>
      </w:r>
      <w:r w:rsidRPr="00CD067C">
        <w:rPr>
          <w:rtl/>
        </w:rPr>
        <w:t xml:space="preserve">שתרך </w:t>
      </w:r>
      <w:r w:rsidR="00F26DD5">
        <w:rPr>
          <w:rFonts w:hint="cs"/>
          <w:rtl/>
        </w:rPr>
        <w:t>מ</w:t>
      </w:r>
      <w:r w:rsidRPr="00CD067C">
        <w:rPr>
          <w:rtl/>
        </w:rPr>
        <w:t>אחריהם.</w:t>
      </w:r>
    </w:p>
    <w:p w14:paraId="4CE5CAAF" w14:textId="007E5C07" w:rsidR="004627AB" w:rsidRPr="00CD067C" w:rsidRDefault="002163AB" w:rsidP="00250000">
      <w:pPr>
        <w:rPr>
          <w:rtl/>
        </w:rPr>
      </w:pPr>
      <w:r>
        <w:rPr>
          <w:rFonts w:hint="cs"/>
          <w:rtl/>
        </w:rPr>
        <w:t>אלכס</w:t>
      </w:r>
      <w:r w:rsidR="004627AB" w:rsidRPr="00CD067C">
        <w:rPr>
          <w:rtl/>
        </w:rPr>
        <w:t xml:space="preserve"> פתח עבורה חביל</w:t>
      </w:r>
      <w:r w:rsidR="00DE18CA">
        <w:rPr>
          <w:rFonts w:hint="cs"/>
          <w:rtl/>
        </w:rPr>
        <w:t>ת</w:t>
      </w:r>
      <w:r w:rsidR="004627AB" w:rsidRPr="00CD067C">
        <w:rPr>
          <w:rtl/>
        </w:rPr>
        <w:t xml:space="preserve"> תה ירוק מהאספקה הראשונית שהדודה קנתה לכבוד בואם ושרק במקרה לא זרקו עדיין (מובן שלא רק במקרה – הם </w:t>
      </w:r>
      <w:r w:rsidR="004627AB">
        <w:rPr>
          <w:rFonts w:hint="cs"/>
          <w:rtl/>
        </w:rPr>
        <w:t xml:space="preserve">כלל </w:t>
      </w:r>
      <w:r w:rsidR="004627AB" w:rsidRPr="00CD067C">
        <w:rPr>
          <w:rtl/>
        </w:rPr>
        <w:t xml:space="preserve">לא טרחו לסדר </w:t>
      </w:r>
      <w:r w:rsidR="004627AB">
        <w:rPr>
          <w:rFonts w:hint="cs"/>
          <w:rtl/>
        </w:rPr>
        <w:t xml:space="preserve">ולמיין </w:t>
      </w:r>
      <w:r w:rsidR="004627AB" w:rsidRPr="00CD067C">
        <w:rPr>
          <w:rtl/>
        </w:rPr>
        <w:t xml:space="preserve">את ארונות המטבח. </w:t>
      </w:r>
      <w:r w:rsidR="004627AB" w:rsidRPr="00CD067C">
        <w:rPr>
          <w:rFonts w:hint="cs"/>
          <w:rtl/>
        </w:rPr>
        <w:t>או</w:t>
      </w:r>
      <w:r w:rsidR="004627AB" w:rsidRPr="00CD067C">
        <w:rPr>
          <w:rtl/>
        </w:rPr>
        <w:t xml:space="preserve"> כל ארון אחר בבית)</w:t>
      </w:r>
      <w:r w:rsidR="00432CF8">
        <w:rPr>
          <w:rFonts w:hint="cs"/>
          <w:rtl/>
        </w:rPr>
        <w:t>.</w:t>
      </w:r>
      <w:r w:rsidR="004627AB" w:rsidRPr="00CD067C">
        <w:rPr>
          <w:rtl/>
        </w:rPr>
        <w:t xml:space="preserve"> גם מארק </w:t>
      </w:r>
      <w:r w:rsidR="00882C65" w:rsidRPr="00882C65">
        <w:rPr>
          <w:rFonts w:cs="Times New Roman"/>
          <w:rtl/>
        </w:rPr>
        <w:t xml:space="preserve">הביע השתוקקות לאותו </w:t>
      </w:r>
      <w:r w:rsidR="004627AB" w:rsidRPr="00CD067C">
        <w:rPr>
          <w:rtl/>
        </w:rPr>
        <w:t>תה</w:t>
      </w:r>
      <w:r w:rsidR="004627AB" w:rsidRPr="00CD067C">
        <w:rPr>
          <w:rFonts w:hint="cs"/>
          <w:rtl/>
        </w:rPr>
        <w:t xml:space="preserve"> ירוק</w:t>
      </w:r>
      <w:r w:rsidR="004627AB" w:rsidRPr="00CD067C">
        <w:rPr>
          <w:rtl/>
        </w:rPr>
        <w:t xml:space="preserve">. </w:t>
      </w:r>
    </w:p>
    <w:p w14:paraId="269D6DFF" w14:textId="284D3302" w:rsidR="004627AB" w:rsidRPr="00CD067C" w:rsidRDefault="004627AB" w:rsidP="00250000">
      <w:pPr>
        <w:rPr>
          <w:rtl/>
        </w:rPr>
      </w:pPr>
      <w:r w:rsidRPr="00CD067C">
        <w:rPr>
          <w:rtl/>
        </w:rPr>
        <w:t xml:space="preserve">"על מי אתה חושב שאתה </w:t>
      </w:r>
      <w:r w:rsidRPr="00CF7DD5">
        <w:rPr>
          <w:highlight w:val="green"/>
          <w:rtl/>
        </w:rPr>
        <w:t>עושה רושם</w:t>
      </w:r>
      <w:r w:rsidRPr="00CD067C">
        <w:rPr>
          <w:rtl/>
        </w:rPr>
        <w:t xml:space="preserve">?" אלכס </w:t>
      </w:r>
      <w:r w:rsidR="002163AB">
        <w:rPr>
          <w:rFonts w:hint="cs"/>
          <w:rtl/>
        </w:rPr>
        <w:t>נזף</w:t>
      </w:r>
      <w:r w:rsidRPr="00CD067C">
        <w:rPr>
          <w:rtl/>
        </w:rPr>
        <w:t>.</w:t>
      </w:r>
    </w:p>
    <w:p w14:paraId="0091A1FD" w14:textId="7F1BA58D" w:rsidR="004627AB" w:rsidRPr="00CD067C" w:rsidRDefault="00283859" w:rsidP="00250000">
      <w:pPr>
        <w:rPr>
          <w:rtl/>
        </w:rPr>
      </w:pPr>
      <w:r w:rsidRPr="00283859">
        <w:rPr>
          <w:rFonts w:cs="Times New Roman"/>
          <w:rtl/>
        </w:rPr>
        <w:t xml:space="preserve">מארק הסמיק. בפעמים הנדירות ששינה את דרכיו כדי למצוא חן, אלכס בז לו, אבל </w:t>
      </w:r>
      <w:r w:rsidR="00432CF8" w:rsidRPr="00432CF8">
        <w:rPr>
          <w:rFonts w:cs="Times New Roman"/>
          <w:rtl/>
        </w:rPr>
        <w:t xml:space="preserve">בנסיבות הקיימות </w:t>
      </w:r>
      <w:r w:rsidRPr="00283859">
        <w:rPr>
          <w:rFonts w:cs="Times New Roman"/>
          <w:rtl/>
        </w:rPr>
        <w:t>יהיה זה מחיר פעוט לשלם</w:t>
      </w:r>
      <w:r w:rsidR="00F428F7" w:rsidRPr="00F428F7">
        <w:rPr>
          <w:rFonts w:cs="Times New Roman"/>
          <w:rtl/>
        </w:rPr>
        <w:t xml:space="preserve">. </w:t>
      </w:r>
      <w:r w:rsidR="004627AB" w:rsidRPr="00CD067C">
        <w:rPr>
          <w:rtl/>
        </w:rPr>
        <w:t xml:space="preserve">"אני רוצה לטעום את </w:t>
      </w:r>
      <w:r w:rsidR="00F428F7">
        <w:rPr>
          <w:rFonts w:hint="cs"/>
          <w:rtl/>
        </w:rPr>
        <w:t>הת</w:t>
      </w:r>
      <w:r w:rsidR="004627AB" w:rsidRPr="00CD067C">
        <w:rPr>
          <w:rtl/>
        </w:rPr>
        <w:t>ה."</w:t>
      </w:r>
    </w:p>
    <w:p w14:paraId="6E000BEC" w14:textId="4A2F718B" w:rsidR="004627AB" w:rsidRPr="00CD067C" w:rsidRDefault="006C0ADA" w:rsidP="00250000">
      <w:pPr>
        <w:rPr>
          <w:rtl/>
        </w:rPr>
      </w:pPr>
      <w:r>
        <w:rPr>
          <w:rFonts w:hint="cs"/>
          <w:rtl/>
        </w:rPr>
        <w:t>[</w:t>
      </w:r>
      <w:r w:rsidR="004627AB" w:rsidRPr="00CD067C">
        <w:rPr>
          <w:rtl/>
        </w:rPr>
        <w:t>אלכס שפת מים בקומקום.</w:t>
      </w:r>
      <w:r>
        <w:rPr>
          <w:rFonts w:hint="cs"/>
          <w:rtl/>
        </w:rPr>
        <w:t>]</w:t>
      </w:r>
      <w:r w:rsidR="004627AB" w:rsidRPr="00CD067C">
        <w:rPr>
          <w:rtl/>
        </w:rPr>
        <w:t xml:space="preserve"> </w:t>
      </w:r>
    </w:p>
    <w:p w14:paraId="12D6529A" w14:textId="3C16E991" w:rsidR="004627AB" w:rsidRPr="00CD067C" w:rsidRDefault="004627AB" w:rsidP="000B6130">
      <w:pPr>
        <w:rPr>
          <w:rtl/>
        </w:rPr>
      </w:pPr>
      <w:r w:rsidRPr="00CD067C">
        <w:rPr>
          <w:rtl/>
        </w:rPr>
        <w:t>"יש ב</w:t>
      </w:r>
      <w:r w:rsidR="00F428F7">
        <w:rPr>
          <w:rFonts w:hint="cs"/>
          <w:rtl/>
        </w:rPr>
        <w:t>ו</w:t>
      </w:r>
      <w:r w:rsidRPr="00CD067C">
        <w:rPr>
          <w:rtl/>
        </w:rPr>
        <w:t xml:space="preserve"> קפאין," יסמין</w:t>
      </w:r>
      <w:r w:rsidR="00F26DD5">
        <w:rPr>
          <w:rtl/>
        </w:rPr>
        <w:t xml:space="preserve"> </w:t>
      </w:r>
      <w:r w:rsidR="00DE18CA">
        <w:rPr>
          <w:rFonts w:hint="cs"/>
          <w:rtl/>
        </w:rPr>
        <w:t>ה</w:t>
      </w:r>
      <w:r w:rsidR="00F428F7" w:rsidRPr="00F428F7">
        <w:rPr>
          <w:rFonts w:cs="Times New Roman"/>
          <w:rtl/>
        </w:rPr>
        <w:t>זהירה אותו</w:t>
      </w:r>
      <w:r w:rsidR="000B6130">
        <w:rPr>
          <w:rFonts w:hint="cs"/>
          <w:rtl/>
        </w:rPr>
        <w:t>,</w:t>
      </w:r>
      <w:r w:rsidR="00F26DD5">
        <w:rPr>
          <w:rtl/>
        </w:rPr>
        <w:t xml:space="preserve"> "אולי לא ת</w:t>
      </w:r>
      <w:r w:rsidR="00432CF8">
        <w:rPr>
          <w:rFonts w:hint="cs"/>
          <w:rtl/>
        </w:rPr>
        <w:t>י</w:t>
      </w:r>
      <w:r w:rsidR="00F26DD5">
        <w:rPr>
          <w:rtl/>
        </w:rPr>
        <w:t xml:space="preserve">רדם אם תשתה </w:t>
      </w:r>
      <w:r w:rsidR="00F26DD5">
        <w:rPr>
          <w:rFonts w:hint="cs"/>
          <w:rtl/>
        </w:rPr>
        <w:t>מ</w:t>
      </w:r>
      <w:r w:rsidRPr="00CD067C">
        <w:rPr>
          <w:rtl/>
        </w:rPr>
        <w:t>זה."</w:t>
      </w:r>
    </w:p>
    <w:p w14:paraId="432B9252" w14:textId="5EBA8183" w:rsidR="004627AB" w:rsidRPr="00CD067C" w:rsidRDefault="004627AB" w:rsidP="00250000">
      <w:pPr>
        <w:rPr>
          <w:rtl/>
        </w:rPr>
      </w:pPr>
      <w:r w:rsidRPr="00CD067C">
        <w:rPr>
          <w:rtl/>
        </w:rPr>
        <w:t xml:space="preserve">"ומה איתך?" מארק </w:t>
      </w:r>
      <w:r w:rsidR="0067090F" w:rsidRPr="0067090F">
        <w:rPr>
          <w:rFonts w:cs="Times New Roman"/>
          <w:rtl/>
        </w:rPr>
        <w:t>שאל, ובליבו ידע שמעודו לא שמע קול ערב משלה</w:t>
      </w:r>
      <w:r w:rsidR="00F428F7">
        <w:rPr>
          <w:rFonts w:cs="Times New Roman" w:hint="cs"/>
          <w:rtl/>
        </w:rPr>
        <w:t>,</w:t>
      </w:r>
      <w:r w:rsidRPr="00CD067C">
        <w:rPr>
          <w:rtl/>
        </w:rPr>
        <w:t xml:space="preserve"> "את תירדמי?"</w:t>
      </w:r>
    </w:p>
    <w:p w14:paraId="79992C5A" w14:textId="67BA00F8" w:rsidR="004627AB" w:rsidRPr="00CD067C" w:rsidRDefault="004627AB" w:rsidP="008C4D97">
      <w:pPr>
        <w:rPr>
          <w:rtl/>
        </w:rPr>
      </w:pPr>
      <w:r w:rsidRPr="00CD067C">
        <w:rPr>
          <w:rtl/>
        </w:rPr>
        <w:t xml:space="preserve">"אני לא..." היא חייכה בנדיבות, </w:t>
      </w:r>
      <w:r w:rsidR="00567C27">
        <w:rPr>
          <w:rtl/>
        </w:rPr>
        <w:t>"אני לא ישנה</w:t>
      </w:r>
      <w:r w:rsidR="003247F5">
        <w:rPr>
          <w:rFonts w:hint="cs"/>
          <w:rtl/>
        </w:rPr>
        <w:t xml:space="preserve"> בכלל</w:t>
      </w:r>
      <w:r w:rsidR="00567C27">
        <w:rPr>
          <w:rtl/>
        </w:rPr>
        <w:t>, מאז שהגענו לישראל</w:t>
      </w:r>
      <w:r w:rsidR="00B27FE7">
        <w:rPr>
          <w:rFonts w:hint="cs"/>
          <w:rtl/>
        </w:rPr>
        <w:t xml:space="preserve">, לפני </w:t>
      </w:r>
      <w:r w:rsidR="00283859">
        <w:rPr>
          <w:rFonts w:hint="cs"/>
          <w:rtl/>
        </w:rPr>
        <w:t>קרוב ל</w:t>
      </w:r>
      <w:r w:rsidR="00B27FE7">
        <w:rPr>
          <w:rFonts w:hint="cs"/>
          <w:rtl/>
        </w:rPr>
        <w:t>שנה</w:t>
      </w:r>
      <w:r w:rsidR="00567C27">
        <w:rPr>
          <w:rFonts w:hint="cs"/>
          <w:rtl/>
        </w:rPr>
        <w:t>.</w:t>
      </w:r>
      <w:r w:rsidRPr="00CD067C">
        <w:rPr>
          <w:rtl/>
        </w:rPr>
        <w:t>"</w:t>
      </w:r>
    </w:p>
    <w:p w14:paraId="04476D5D" w14:textId="309DF3EA" w:rsidR="004627AB" w:rsidRPr="00CD067C" w:rsidRDefault="004627AB" w:rsidP="00250000">
      <w:pPr>
        <w:rPr>
          <w:rtl/>
        </w:rPr>
      </w:pPr>
      <w:r w:rsidRPr="00CD067C">
        <w:rPr>
          <w:rtl/>
        </w:rPr>
        <w:t xml:space="preserve">"שנה? </w:t>
      </w:r>
      <w:r w:rsidR="006C0ADA">
        <w:rPr>
          <w:rFonts w:hint="cs"/>
          <w:rtl/>
        </w:rPr>
        <w:t xml:space="preserve">כבר </w:t>
      </w:r>
      <w:r w:rsidRPr="00CD067C">
        <w:rPr>
          <w:rtl/>
        </w:rPr>
        <w:t xml:space="preserve">שנה את לא ישנה?" מארק </w:t>
      </w:r>
      <w:r w:rsidR="00BB5C97">
        <w:rPr>
          <w:rFonts w:hint="cs"/>
          <w:rtl/>
        </w:rPr>
        <w:t>לא ידע שזה אפשרי.</w:t>
      </w:r>
    </w:p>
    <w:p w14:paraId="433B3538" w14:textId="77777777" w:rsidR="004627AB" w:rsidRPr="00CD067C" w:rsidRDefault="004627AB" w:rsidP="00250000">
      <w:pPr>
        <w:rPr>
          <w:rtl/>
        </w:rPr>
      </w:pPr>
      <w:r w:rsidRPr="00CD067C">
        <w:rPr>
          <w:rtl/>
        </w:rPr>
        <w:t>היא הנהנה. "כמה דקות, מדי פעם."</w:t>
      </w:r>
    </w:p>
    <w:p w14:paraId="5175742B" w14:textId="7BA93A53" w:rsidR="004627AB" w:rsidRPr="00CD067C" w:rsidRDefault="004627AB" w:rsidP="000B6130">
      <w:pPr>
        <w:rPr>
          <w:rtl/>
        </w:rPr>
      </w:pPr>
      <w:r w:rsidRPr="00CD067C">
        <w:rPr>
          <w:rtl/>
        </w:rPr>
        <w:t xml:space="preserve">"אבל למה?" </w:t>
      </w:r>
      <w:r w:rsidR="002163AB" w:rsidRPr="00E67C1F">
        <w:rPr>
          <w:rFonts w:hint="eastAsia"/>
          <w:rtl/>
        </w:rPr>
        <w:t>מארק</w:t>
      </w:r>
      <w:r w:rsidR="002163AB" w:rsidRPr="00E67C1F">
        <w:rPr>
          <w:rtl/>
        </w:rPr>
        <w:t xml:space="preserve"> שאל</w:t>
      </w:r>
      <w:r w:rsidR="00283859" w:rsidRPr="00283859">
        <w:rPr>
          <w:rFonts w:cs="Times New Roman"/>
          <w:rtl/>
        </w:rPr>
        <w:t xml:space="preserve"> בחמלה</w:t>
      </w:r>
      <w:r w:rsidR="002163AB" w:rsidRPr="00E67C1F">
        <w:rPr>
          <w:rtl/>
        </w:rPr>
        <w:t xml:space="preserve"> כמעט</w:t>
      </w:r>
      <w:r w:rsidRPr="00E67C1F">
        <w:rPr>
          <w:rtl/>
        </w:rPr>
        <w:t xml:space="preserve">. </w:t>
      </w:r>
      <w:r w:rsidR="002163AB" w:rsidRPr="00E67C1F">
        <w:rPr>
          <w:rFonts w:hint="eastAsia"/>
          <w:rtl/>
        </w:rPr>
        <w:t>הוא</w:t>
      </w:r>
      <w:r w:rsidR="002163AB" w:rsidRPr="00E67C1F">
        <w:rPr>
          <w:rtl/>
        </w:rPr>
        <w:t xml:space="preserve"> </w:t>
      </w:r>
      <w:r w:rsidR="002163AB" w:rsidRPr="00E67C1F">
        <w:rPr>
          <w:rFonts w:hint="eastAsia"/>
          <w:rtl/>
        </w:rPr>
        <w:t>קרא</w:t>
      </w:r>
      <w:r w:rsidR="002163AB" w:rsidRPr="00E67C1F">
        <w:rPr>
          <w:rtl/>
        </w:rPr>
        <w:t xml:space="preserve"> </w:t>
      </w:r>
      <w:r w:rsidR="002163AB" w:rsidRPr="00E67C1F">
        <w:rPr>
          <w:rFonts w:hint="eastAsia"/>
          <w:rtl/>
        </w:rPr>
        <w:t>משהו</w:t>
      </w:r>
      <w:r w:rsidR="002163AB" w:rsidRPr="00E67C1F">
        <w:rPr>
          <w:rtl/>
        </w:rPr>
        <w:t xml:space="preserve"> </w:t>
      </w:r>
      <w:r w:rsidR="002163AB" w:rsidRPr="00E67C1F">
        <w:rPr>
          <w:rFonts w:hint="eastAsia"/>
          <w:rtl/>
        </w:rPr>
        <w:t>דומה</w:t>
      </w:r>
      <w:r w:rsidR="002163AB" w:rsidRPr="00E67C1F">
        <w:rPr>
          <w:rtl/>
        </w:rPr>
        <w:t xml:space="preserve"> על הרגלי השינה של ליאונרדו דה</w:t>
      </w:r>
      <w:r w:rsidR="00432CF8">
        <w:rPr>
          <w:rFonts w:hint="cs"/>
          <w:rtl/>
        </w:rPr>
        <w:t xml:space="preserve"> </w:t>
      </w:r>
      <w:r w:rsidR="002163AB" w:rsidRPr="00E67C1F">
        <w:rPr>
          <w:rtl/>
        </w:rPr>
        <w:t xml:space="preserve">וינצ'י, </w:t>
      </w:r>
      <w:r w:rsidR="002163AB" w:rsidRPr="00E67C1F">
        <w:rPr>
          <w:rFonts w:hint="eastAsia"/>
          <w:rtl/>
        </w:rPr>
        <w:t>שנועדו</w:t>
      </w:r>
      <w:r w:rsidR="002163AB" w:rsidRPr="00E67C1F">
        <w:rPr>
          <w:rtl/>
        </w:rPr>
        <w:t xml:space="preserve"> </w:t>
      </w:r>
      <w:r w:rsidR="002163AB" w:rsidRPr="00E67C1F">
        <w:rPr>
          <w:rFonts w:hint="eastAsia"/>
          <w:rtl/>
        </w:rPr>
        <w:t>לאפשר</w:t>
      </w:r>
      <w:r w:rsidR="002163AB" w:rsidRPr="00E67C1F">
        <w:rPr>
          <w:rtl/>
        </w:rPr>
        <w:t xml:space="preserve"> </w:t>
      </w:r>
      <w:r w:rsidR="002163AB" w:rsidRPr="00E67C1F">
        <w:rPr>
          <w:rFonts w:hint="eastAsia"/>
          <w:rtl/>
        </w:rPr>
        <w:t>לו</w:t>
      </w:r>
      <w:r w:rsidR="002163AB" w:rsidRPr="00E67C1F">
        <w:rPr>
          <w:rtl/>
        </w:rPr>
        <w:t xml:space="preserve"> </w:t>
      </w:r>
      <w:r w:rsidR="002163AB" w:rsidRPr="00E67C1F">
        <w:rPr>
          <w:rFonts w:hint="eastAsia"/>
          <w:rtl/>
        </w:rPr>
        <w:t>זמן</w:t>
      </w:r>
      <w:r w:rsidR="002163AB" w:rsidRPr="00E67C1F">
        <w:rPr>
          <w:rtl/>
        </w:rPr>
        <w:t xml:space="preserve"> </w:t>
      </w:r>
      <w:r w:rsidR="002163AB" w:rsidRPr="00E67C1F">
        <w:rPr>
          <w:rFonts w:hint="eastAsia"/>
          <w:rtl/>
        </w:rPr>
        <w:t>רב</w:t>
      </w:r>
      <w:r w:rsidR="002163AB" w:rsidRPr="00E67C1F">
        <w:rPr>
          <w:rtl/>
        </w:rPr>
        <w:t xml:space="preserve"> </w:t>
      </w:r>
      <w:r w:rsidR="002163AB" w:rsidRPr="00E67C1F">
        <w:rPr>
          <w:rFonts w:hint="eastAsia"/>
          <w:rtl/>
        </w:rPr>
        <w:t>יותר</w:t>
      </w:r>
      <w:r w:rsidR="002163AB" w:rsidRPr="00E67C1F">
        <w:rPr>
          <w:rtl/>
        </w:rPr>
        <w:t xml:space="preserve"> </w:t>
      </w:r>
      <w:r w:rsidR="002163AB" w:rsidRPr="00E67C1F">
        <w:rPr>
          <w:rFonts w:hint="eastAsia"/>
          <w:rtl/>
        </w:rPr>
        <w:t>למחקר</w:t>
      </w:r>
      <w:r w:rsidR="002163AB" w:rsidRPr="00E67C1F">
        <w:rPr>
          <w:rtl/>
        </w:rPr>
        <w:t xml:space="preserve"> </w:t>
      </w:r>
      <w:r w:rsidR="002163AB" w:rsidRPr="00E67C1F">
        <w:rPr>
          <w:rFonts w:hint="eastAsia"/>
          <w:rtl/>
        </w:rPr>
        <w:t>וליצירה</w:t>
      </w:r>
      <w:r w:rsidR="002163AB" w:rsidRPr="00E67C1F">
        <w:rPr>
          <w:rtl/>
        </w:rPr>
        <w:t xml:space="preserve">. </w:t>
      </w:r>
      <w:r w:rsidR="002163AB" w:rsidRPr="00E67C1F">
        <w:rPr>
          <w:rFonts w:hint="eastAsia"/>
          <w:rtl/>
        </w:rPr>
        <w:t>אצל</w:t>
      </w:r>
      <w:r w:rsidR="002163AB" w:rsidRPr="00E67C1F">
        <w:rPr>
          <w:rtl/>
        </w:rPr>
        <w:t xml:space="preserve"> </w:t>
      </w:r>
      <w:r w:rsidR="002163AB" w:rsidRPr="00E67C1F">
        <w:rPr>
          <w:rFonts w:hint="eastAsia"/>
          <w:rtl/>
        </w:rPr>
        <w:t>יסמין</w:t>
      </w:r>
      <w:r w:rsidR="002163AB" w:rsidRPr="00E67C1F">
        <w:rPr>
          <w:rtl/>
        </w:rPr>
        <w:t xml:space="preserve"> </w:t>
      </w:r>
      <w:r w:rsidR="006D5F1D" w:rsidRPr="00E67C1F">
        <w:rPr>
          <w:rFonts w:hint="eastAsia"/>
          <w:rtl/>
        </w:rPr>
        <w:t>ה</w:t>
      </w:r>
      <w:r w:rsidR="006B0C6C">
        <w:rPr>
          <w:rFonts w:hint="cs"/>
          <w:rtl/>
        </w:rPr>
        <w:t>מ</w:t>
      </w:r>
      <w:r w:rsidR="006D5F1D" w:rsidRPr="00E67C1F">
        <w:rPr>
          <w:rFonts w:hint="eastAsia"/>
          <w:rtl/>
        </w:rPr>
        <w:t>חס</w:t>
      </w:r>
      <w:r w:rsidR="006B0C6C">
        <w:rPr>
          <w:rFonts w:hint="cs"/>
          <w:rtl/>
        </w:rPr>
        <w:t>ו</w:t>
      </w:r>
      <w:r w:rsidR="006D5F1D" w:rsidRPr="00E67C1F">
        <w:rPr>
          <w:rFonts w:hint="eastAsia"/>
          <w:rtl/>
        </w:rPr>
        <w:t>ר</w:t>
      </w:r>
      <w:r w:rsidR="006D5F1D" w:rsidRPr="00E67C1F">
        <w:rPr>
          <w:rtl/>
        </w:rPr>
        <w:t xml:space="preserve"> </w:t>
      </w:r>
      <w:r w:rsidR="006D5F1D" w:rsidRPr="00E67C1F">
        <w:rPr>
          <w:rFonts w:hint="eastAsia"/>
          <w:rtl/>
        </w:rPr>
        <w:t>בשינה</w:t>
      </w:r>
      <w:r w:rsidR="006D5F1D" w:rsidRPr="00E67C1F">
        <w:rPr>
          <w:rtl/>
        </w:rPr>
        <w:t xml:space="preserve"> </w:t>
      </w:r>
      <w:r w:rsidR="006D5F1D" w:rsidRPr="00E67C1F">
        <w:rPr>
          <w:rFonts w:hint="eastAsia"/>
          <w:rtl/>
        </w:rPr>
        <w:t>נבע</w:t>
      </w:r>
      <w:r w:rsidR="006D5F1D" w:rsidRPr="00E67C1F">
        <w:rPr>
          <w:rtl/>
        </w:rPr>
        <w:t xml:space="preserve"> </w:t>
      </w:r>
      <w:r w:rsidR="006B0C6C">
        <w:rPr>
          <w:rFonts w:hint="cs"/>
          <w:rtl/>
        </w:rPr>
        <w:t>ודאי</w:t>
      </w:r>
      <w:r w:rsidR="006C51D3">
        <w:rPr>
          <w:rFonts w:hint="cs"/>
          <w:rtl/>
        </w:rPr>
        <w:t xml:space="preserve"> </w:t>
      </w:r>
      <w:r w:rsidR="006D5F1D" w:rsidRPr="00E67C1F">
        <w:rPr>
          <w:rFonts w:hint="eastAsia"/>
          <w:rtl/>
        </w:rPr>
        <w:t>ממניעים</w:t>
      </w:r>
      <w:r w:rsidR="006D5F1D" w:rsidRPr="00E67C1F">
        <w:rPr>
          <w:rtl/>
        </w:rPr>
        <w:t xml:space="preserve"> </w:t>
      </w:r>
      <w:r w:rsidR="006D5F1D" w:rsidRPr="00E67C1F">
        <w:rPr>
          <w:rFonts w:hint="eastAsia"/>
          <w:rtl/>
        </w:rPr>
        <w:t>אחרים</w:t>
      </w:r>
      <w:r w:rsidR="006D5F1D" w:rsidRPr="00E67C1F">
        <w:rPr>
          <w:rtl/>
        </w:rPr>
        <w:t>.</w:t>
      </w:r>
      <w:r w:rsidR="002163AB">
        <w:rPr>
          <w:rFonts w:hint="cs"/>
          <w:rtl/>
        </w:rPr>
        <w:t xml:space="preserve"> </w:t>
      </w:r>
      <w:r w:rsidRPr="00CD067C">
        <w:rPr>
          <w:rtl/>
        </w:rPr>
        <w:t>"</w:t>
      </w:r>
      <w:r w:rsidR="00BB5C97">
        <w:rPr>
          <w:rFonts w:hint="cs"/>
          <w:rtl/>
        </w:rPr>
        <w:t xml:space="preserve">אולי </w:t>
      </w:r>
      <w:r w:rsidRPr="00CD067C">
        <w:rPr>
          <w:rtl/>
        </w:rPr>
        <w:t>לא טוב לך פה?"</w:t>
      </w:r>
    </w:p>
    <w:p w14:paraId="21F672C2" w14:textId="77777777" w:rsidR="004627AB" w:rsidRPr="00CD067C" w:rsidRDefault="004627AB" w:rsidP="00250000">
      <w:pPr>
        <w:rPr>
          <w:rtl/>
        </w:rPr>
      </w:pPr>
      <w:r w:rsidRPr="00CD067C">
        <w:rPr>
          <w:rtl/>
        </w:rPr>
        <w:t>היא משכה בכתפיה. "מסתבר שלא."</w:t>
      </w:r>
    </w:p>
    <w:p w14:paraId="069D4DDA" w14:textId="078ED00C" w:rsidR="004627AB" w:rsidRPr="00CD067C" w:rsidRDefault="004627AB" w:rsidP="00250000">
      <w:pPr>
        <w:rPr>
          <w:rtl/>
        </w:rPr>
      </w:pPr>
      <w:r w:rsidRPr="00CD067C">
        <w:rPr>
          <w:rtl/>
        </w:rPr>
        <w:t>"היה לך טוב יותר בארצות</w:t>
      </w:r>
      <w:r w:rsidR="00432CF8">
        <w:rPr>
          <w:rFonts w:hint="cs"/>
          <w:rtl/>
        </w:rPr>
        <w:t>-</w:t>
      </w:r>
      <w:r w:rsidRPr="00CD067C">
        <w:rPr>
          <w:rtl/>
        </w:rPr>
        <w:t>הברית?"</w:t>
      </w:r>
      <w:r w:rsidR="002163AB" w:rsidRPr="002163AB">
        <w:rPr>
          <w:rFonts w:hint="cs"/>
          <w:rtl/>
        </w:rPr>
        <w:t xml:space="preserve"> </w:t>
      </w:r>
    </w:p>
    <w:p w14:paraId="5BC061B6" w14:textId="0CD01C0D" w:rsidR="004627AB" w:rsidRPr="00CD067C" w:rsidRDefault="004627AB" w:rsidP="00AE1769">
      <w:pPr>
        <w:rPr>
          <w:rtl/>
        </w:rPr>
      </w:pPr>
      <w:r w:rsidRPr="00CD067C">
        <w:rPr>
          <w:rtl/>
        </w:rPr>
        <w:t>"אני מקנדה.</w:t>
      </w:r>
      <w:r w:rsidR="00AE1769" w:rsidRPr="00AE1769">
        <w:rPr>
          <w:rtl/>
        </w:rPr>
        <w:t xml:space="preserve"> </w:t>
      </w:r>
      <w:r w:rsidR="00AE1769">
        <w:rPr>
          <w:rFonts w:hint="cs"/>
          <w:rtl/>
        </w:rPr>
        <w:t>אגב</w:t>
      </w:r>
      <w:r w:rsidR="00432CF8">
        <w:rPr>
          <w:rFonts w:hint="cs"/>
          <w:rtl/>
        </w:rPr>
        <w:t>,</w:t>
      </w:r>
      <w:r w:rsidR="00AE1769">
        <w:rPr>
          <w:rFonts w:hint="cs"/>
          <w:rtl/>
        </w:rPr>
        <w:t xml:space="preserve"> אלכס, </w:t>
      </w:r>
      <w:r w:rsidR="00AE1769" w:rsidRPr="00CE03C4">
        <w:rPr>
          <w:rtl/>
        </w:rPr>
        <w:t>אני לא שותה עם סוכר</w:t>
      </w:r>
      <w:r w:rsidR="00AE1769">
        <w:rPr>
          <w:rFonts w:hint="cs"/>
          <w:rtl/>
        </w:rPr>
        <w:t>.</w:t>
      </w:r>
      <w:r w:rsidRPr="00CD067C">
        <w:rPr>
          <w:rtl/>
        </w:rPr>
        <w:t>"</w:t>
      </w:r>
    </w:p>
    <w:p w14:paraId="284FBD57" w14:textId="04E42623" w:rsidR="00BB5C97" w:rsidRDefault="00BB5C97" w:rsidP="003B3E2D">
      <w:pPr>
        <w:rPr>
          <w:rtl/>
        </w:rPr>
      </w:pPr>
      <w:r>
        <w:rPr>
          <w:rFonts w:hint="cs"/>
          <w:rtl/>
        </w:rPr>
        <w:t>"בקנדה ישנת טוב יותר?"</w:t>
      </w:r>
    </w:p>
    <w:p w14:paraId="5B0C9A21" w14:textId="0BBB8AFB" w:rsidR="00BB5C97" w:rsidRDefault="00BB5C97" w:rsidP="003B3E2D">
      <w:pPr>
        <w:rPr>
          <w:rtl/>
        </w:rPr>
      </w:pPr>
      <w:r>
        <w:rPr>
          <w:rFonts w:hint="cs"/>
          <w:rtl/>
        </w:rPr>
        <w:t xml:space="preserve">היא לא ציפתה למטח </w:t>
      </w:r>
      <w:r w:rsidR="006C51D3" w:rsidRPr="006C51D3">
        <w:rPr>
          <w:rFonts w:cs="Times New Roman"/>
          <w:rtl/>
        </w:rPr>
        <w:t xml:space="preserve">כזה של </w:t>
      </w:r>
      <w:r>
        <w:rPr>
          <w:rFonts w:hint="cs"/>
          <w:rtl/>
        </w:rPr>
        <w:t>שאלות.</w:t>
      </w:r>
    </w:p>
    <w:p w14:paraId="7E7161D3" w14:textId="691580A0" w:rsidR="004627AB" w:rsidRPr="00CD067C" w:rsidRDefault="004627AB" w:rsidP="003B3E2D">
      <w:pPr>
        <w:rPr>
          <w:rtl/>
        </w:rPr>
      </w:pPr>
      <w:r w:rsidRPr="00CD067C">
        <w:rPr>
          <w:rtl/>
        </w:rPr>
        <w:t>"</w:t>
      </w:r>
      <w:r w:rsidR="00537722">
        <w:rPr>
          <w:rFonts w:hint="cs"/>
          <w:rtl/>
        </w:rPr>
        <w:t xml:space="preserve">גם אם בקנדה טוב יותר לחיות, </w:t>
      </w:r>
      <w:r w:rsidRPr="00CD067C">
        <w:rPr>
          <w:rtl/>
        </w:rPr>
        <w:t>מדינת ישראל היא הפתרון הק</w:t>
      </w:r>
      <w:r w:rsidR="007304CA">
        <w:rPr>
          <w:rFonts w:hint="cs"/>
          <w:rtl/>
        </w:rPr>
        <w:t>א</w:t>
      </w:r>
      <w:r w:rsidRPr="00CD067C">
        <w:rPr>
          <w:rtl/>
        </w:rPr>
        <w:t>נוני עבור היהודים</w:t>
      </w:r>
      <w:r w:rsidR="006C0ADA">
        <w:rPr>
          <w:rFonts w:hint="cs"/>
          <w:rtl/>
        </w:rPr>
        <w:t>,</w:t>
      </w:r>
      <w:r w:rsidRPr="00CD067C">
        <w:rPr>
          <w:rtl/>
        </w:rPr>
        <w:t>"</w:t>
      </w:r>
      <w:r w:rsidR="006C0ADA">
        <w:rPr>
          <w:rFonts w:hint="cs"/>
          <w:rtl/>
        </w:rPr>
        <w:t xml:space="preserve"> מארק ה</w:t>
      </w:r>
      <w:r w:rsidR="0067090F" w:rsidRPr="0067090F">
        <w:rPr>
          <w:rFonts w:cs="Times New Roman"/>
          <w:rtl/>
        </w:rPr>
        <w:t>ודיע לה</w:t>
      </w:r>
      <w:r w:rsidR="00A723EB" w:rsidRPr="00A723EB">
        <w:rPr>
          <w:rFonts w:cs="Times New Roman"/>
          <w:rtl/>
        </w:rPr>
        <w:t xml:space="preserve"> </w:t>
      </w:r>
      <w:r w:rsidR="00283859" w:rsidRPr="00283859">
        <w:rPr>
          <w:rFonts w:cs="Times New Roman"/>
          <w:rtl/>
        </w:rPr>
        <w:t>בפסקנות</w:t>
      </w:r>
      <w:r w:rsidR="006C0ADA">
        <w:rPr>
          <w:rFonts w:hint="cs"/>
          <w:rtl/>
        </w:rPr>
        <w:t>.</w:t>
      </w:r>
    </w:p>
    <w:p w14:paraId="5EC2CC45" w14:textId="00E1820E" w:rsidR="004627AB" w:rsidRPr="00CD067C" w:rsidRDefault="004627AB" w:rsidP="00250000">
      <w:pPr>
        <w:rPr>
          <w:rtl/>
        </w:rPr>
      </w:pPr>
      <w:r w:rsidRPr="00CD067C">
        <w:rPr>
          <w:rtl/>
        </w:rPr>
        <w:t>"איזה פתרון?"</w:t>
      </w:r>
    </w:p>
    <w:p w14:paraId="72234D34" w14:textId="20FD6EB7" w:rsidR="004627AB" w:rsidRPr="00CD067C" w:rsidRDefault="004627AB" w:rsidP="00E211D1">
      <w:pPr>
        <w:rPr>
          <w:rtl/>
        </w:rPr>
      </w:pPr>
      <w:r w:rsidRPr="00CD067C">
        <w:rPr>
          <w:rtl/>
        </w:rPr>
        <w:lastRenderedPageBreak/>
        <w:t xml:space="preserve">"חכי, הוא כבר מתחיל בנאום," אלכס </w:t>
      </w:r>
      <w:r w:rsidR="00E211D1">
        <w:rPr>
          <w:rFonts w:hint="cs"/>
          <w:rtl/>
        </w:rPr>
        <w:t>הזהיר</w:t>
      </w:r>
      <w:r w:rsidRPr="00CD067C">
        <w:rPr>
          <w:rtl/>
        </w:rPr>
        <w:t>. אבל הוא טעה, היא לא נאלצה לחכות.</w:t>
      </w:r>
    </w:p>
    <w:p w14:paraId="2BF95F3C" w14:textId="39CE17BE" w:rsidR="006D5F1D" w:rsidRDefault="004627AB" w:rsidP="00F26DD5">
      <w:pPr>
        <w:rPr>
          <w:rtl/>
        </w:rPr>
      </w:pPr>
      <w:r w:rsidRPr="00CD067C">
        <w:rPr>
          <w:rtl/>
        </w:rPr>
        <w:t xml:space="preserve">"יש בעיות תנועה שנראות </w:t>
      </w:r>
      <w:r w:rsidR="00171C7B">
        <w:rPr>
          <w:rFonts w:hint="cs"/>
          <w:rtl/>
        </w:rPr>
        <w:t>מ</w:t>
      </w:r>
      <w:r w:rsidRPr="00CD067C">
        <w:rPr>
          <w:rtl/>
        </w:rPr>
        <w:t>מבט ראשון</w:t>
      </w:r>
      <w:r w:rsidR="00C90C6C">
        <w:rPr>
          <w:rtl/>
        </w:rPr>
        <w:t xml:space="preserve"> מאוד </w:t>
      </w:r>
      <w:r w:rsidRPr="00CD067C">
        <w:rPr>
          <w:rtl/>
        </w:rPr>
        <w:t xml:space="preserve">מסובכות, </w:t>
      </w:r>
      <w:r w:rsidR="005313B1">
        <w:rPr>
          <w:rtl/>
        </w:rPr>
        <w:t>בלתי פתירות כמעט,</w:t>
      </w:r>
      <w:r w:rsidR="006D5F1D">
        <w:rPr>
          <w:rFonts w:hint="cs"/>
          <w:rtl/>
        </w:rPr>
        <w:t xml:space="preserve"> גם אם הן מבוססות על בעיות פשוטות,</w:t>
      </w:r>
      <w:r w:rsidR="005313B1">
        <w:rPr>
          <w:rtl/>
        </w:rPr>
        <w:t>"</w:t>
      </w:r>
      <w:r w:rsidRPr="00CD067C">
        <w:rPr>
          <w:rtl/>
        </w:rPr>
        <w:t xml:space="preserve"> מארק</w:t>
      </w:r>
      <w:r w:rsidR="005313B1">
        <w:rPr>
          <w:rFonts w:hint="cs"/>
          <w:rtl/>
        </w:rPr>
        <w:t xml:space="preserve"> </w:t>
      </w:r>
      <w:r w:rsidR="006C0ADA">
        <w:rPr>
          <w:rFonts w:hint="cs"/>
          <w:rtl/>
        </w:rPr>
        <w:t>פתח</w:t>
      </w:r>
      <w:r w:rsidRPr="00CD067C">
        <w:rPr>
          <w:rtl/>
        </w:rPr>
        <w:t>. "</w:t>
      </w:r>
      <w:r w:rsidR="00537722">
        <w:rPr>
          <w:rFonts w:hint="cs"/>
          <w:rtl/>
        </w:rPr>
        <w:t>למשל,</w:t>
      </w:r>
      <w:r w:rsidRPr="00CD067C">
        <w:rPr>
          <w:rtl/>
        </w:rPr>
        <w:t xml:space="preserve"> </w:t>
      </w:r>
      <w:r w:rsidR="006D5F1D">
        <w:rPr>
          <w:rFonts w:hint="cs"/>
          <w:rtl/>
        </w:rPr>
        <w:t>כולנו מכירים את פתרון בעיית ה</w:t>
      </w:r>
      <w:r w:rsidRPr="00CD067C">
        <w:rPr>
          <w:rtl/>
        </w:rPr>
        <w:t>תנוע</w:t>
      </w:r>
      <w:r w:rsidR="006D5F1D">
        <w:rPr>
          <w:rFonts w:hint="cs"/>
          <w:rtl/>
        </w:rPr>
        <w:t>ה</w:t>
      </w:r>
      <w:r w:rsidRPr="00CD067C">
        <w:rPr>
          <w:rtl/>
        </w:rPr>
        <w:t xml:space="preserve"> </w:t>
      </w:r>
      <w:r w:rsidR="006D5F1D">
        <w:rPr>
          <w:rFonts w:hint="cs"/>
          <w:rtl/>
        </w:rPr>
        <w:t xml:space="preserve">של </w:t>
      </w:r>
      <w:r w:rsidRPr="00CD067C">
        <w:rPr>
          <w:rtl/>
        </w:rPr>
        <w:t>מטוטלת יחידה</w:t>
      </w:r>
      <w:r w:rsidR="006D5F1D">
        <w:rPr>
          <w:rFonts w:hint="cs"/>
          <w:rtl/>
        </w:rPr>
        <w:t>."</w:t>
      </w:r>
    </w:p>
    <w:p w14:paraId="28671010" w14:textId="5F3035B6" w:rsidR="006D5F1D" w:rsidRDefault="006D5F1D" w:rsidP="00F26DD5">
      <w:pPr>
        <w:rPr>
          <w:rtl/>
        </w:rPr>
      </w:pPr>
      <w:r>
        <w:rPr>
          <w:rFonts w:hint="cs"/>
          <w:rtl/>
        </w:rPr>
        <w:t xml:space="preserve">"כולנו?" אלכס </w:t>
      </w:r>
      <w:r w:rsidR="006C51D3" w:rsidRPr="006C51D3">
        <w:rPr>
          <w:rFonts w:cs="Times New Roman"/>
          <w:rtl/>
        </w:rPr>
        <w:t>התערב</w:t>
      </w:r>
      <w:r>
        <w:rPr>
          <w:rFonts w:hint="cs"/>
          <w:rtl/>
        </w:rPr>
        <w:t>.</w:t>
      </w:r>
    </w:p>
    <w:p w14:paraId="4F55B16F" w14:textId="3271B8F4" w:rsidR="004627AB" w:rsidRPr="00CD067C" w:rsidRDefault="006D5F1D" w:rsidP="00F26DD5">
      <w:pPr>
        <w:rPr>
          <w:rtl/>
        </w:rPr>
      </w:pPr>
      <w:r>
        <w:rPr>
          <w:rFonts w:hint="cs"/>
          <w:rtl/>
        </w:rPr>
        <w:t xml:space="preserve">"כן! זוהי </w:t>
      </w:r>
      <w:r w:rsidR="006C0ADA">
        <w:rPr>
          <w:rFonts w:hint="cs"/>
          <w:rtl/>
        </w:rPr>
        <w:t>[</w:t>
      </w:r>
      <w:r>
        <w:rPr>
          <w:rFonts w:hint="cs"/>
          <w:rtl/>
        </w:rPr>
        <w:t>(בקירוב)</w:t>
      </w:r>
      <w:r w:rsidR="006C0ADA">
        <w:rPr>
          <w:rFonts w:hint="cs"/>
          <w:rtl/>
        </w:rPr>
        <w:t>]</w:t>
      </w:r>
      <w:r>
        <w:rPr>
          <w:rFonts w:hint="cs"/>
          <w:rtl/>
        </w:rPr>
        <w:t xml:space="preserve"> תנועה הרמונית פשוטה.</w:t>
      </w:r>
      <w:r w:rsidR="004627AB" w:rsidRPr="00CD067C">
        <w:rPr>
          <w:rtl/>
        </w:rPr>
        <w:t xml:space="preserve"> אבל קחי</w:t>
      </w:r>
      <w:r>
        <w:rPr>
          <w:rFonts w:hint="cs"/>
          <w:rtl/>
        </w:rPr>
        <w:t>," הוא פנה שוב ליסמין</w:t>
      </w:r>
      <w:r w:rsidR="00B070FC">
        <w:rPr>
          <w:rFonts w:hint="cs"/>
          <w:rtl/>
        </w:rPr>
        <w:t>,</w:t>
      </w:r>
      <w:r w:rsidR="004627AB" w:rsidRPr="00CD067C">
        <w:rPr>
          <w:rtl/>
        </w:rPr>
        <w:t xml:space="preserve"> </w:t>
      </w:r>
      <w:r w:rsidR="00B070FC">
        <w:rPr>
          <w:rFonts w:hint="cs"/>
          <w:rtl/>
        </w:rPr>
        <w:t>"</w:t>
      </w:r>
      <w:r w:rsidR="00A723EB" w:rsidRPr="00A723EB">
        <w:rPr>
          <w:rFonts w:cs="Times New Roman"/>
          <w:rtl/>
        </w:rPr>
        <w:t>אלף</w:t>
      </w:r>
      <w:r w:rsidR="006C51D3" w:rsidRPr="006C51D3">
        <w:rPr>
          <w:rFonts w:cs="Times New Roman"/>
          <w:rtl/>
        </w:rPr>
        <w:t xml:space="preserve"> </w:t>
      </w:r>
      <w:r w:rsidR="004627AB" w:rsidRPr="00CD067C">
        <w:rPr>
          <w:rtl/>
        </w:rPr>
        <w:t xml:space="preserve">מטוטלות, מצומדות </w:t>
      </w:r>
      <w:r w:rsidR="00A723EB">
        <w:rPr>
          <w:rFonts w:hint="cs"/>
          <w:rtl/>
        </w:rPr>
        <w:t>ב</w:t>
      </w:r>
      <w:r w:rsidR="00A723EB" w:rsidRPr="00A723EB">
        <w:rPr>
          <w:rFonts w:cs="Times New Roman"/>
          <w:rtl/>
        </w:rPr>
        <w:t>אלף</w:t>
      </w:r>
      <w:r w:rsidR="00A723EB">
        <w:rPr>
          <w:rFonts w:cs="Times New Roman" w:hint="cs"/>
          <w:rtl/>
        </w:rPr>
        <w:t xml:space="preserve"> </w:t>
      </w:r>
      <w:r w:rsidR="004627AB" w:rsidRPr="00CD067C">
        <w:rPr>
          <w:rtl/>
        </w:rPr>
        <w:t xml:space="preserve">קפיצים. איך תפתרי את </w:t>
      </w:r>
      <w:r w:rsidR="00537722">
        <w:rPr>
          <w:rFonts w:hint="cs"/>
          <w:rtl/>
        </w:rPr>
        <w:t>בע</w:t>
      </w:r>
      <w:r w:rsidR="001059D1">
        <w:rPr>
          <w:rFonts w:hint="cs"/>
          <w:rtl/>
        </w:rPr>
        <w:t>י</w:t>
      </w:r>
      <w:r w:rsidR="00537722">
        <w:rPr>
          <w:rFonts w:hint="cs"/>
          <w:rtl/>
        </w:rPr>
        <w:t>ית התנועה של מערכת מסובכת כזאת</w:t>
      </w:r>
      <w:r w:rsidR="004627AB" w:rsidRPr="00CD067C">
        <w:rPr>
          <w:rtl/>
        </w:rPr>
        <w:t>?"</w:t>
      </w:r>
    </w:p>
    <w:p w14:paraId="2584DEBF" w14:textId="77777777" w:rsidR="004627AB" w:rsidRPr="00CD067C" w:rsidRDefault="004627AB" w:rsidP="00250000">
      <w:pPr>
        <w:rPr>
          <w:rtl/>
        </w:rPr>
      </w:pPr>
      <w:r w:rsidRPr="00CD067C">
        <w:rPr>
          <w:rtl/>
        </w:rPr>
        <w:t xml:space="preserve">היא שתקה בהפתעה. מן הסתם מעולם לא הטרידה את עצמה בבעיית המטוטלות המצומדות. </w:t>
      </w:r>
    </w:p>
    <w:p w14:paraId="7561FCAE" w14:textId="44E1F8DA" w:rsidR="004627AB" w:rsidRPr="00CD067C" w:rsidRDefault="004627AB" w:rsidP="00250000">
      <w:pPr>
        <w:rPr>
          <w:rtl/>
        </w:rPr>
      </w:pPr>
      <w:r w:rsidRPr="00CD067C">
        <w:rPr>
          <w:rtl/>
        </w:rPr>
        <w:t>"</w:t>
      </w:r>
      <w:r w:rsidR="00F85567">
        <w:rPr>
          <w:rFonts w:hint="cs"/>
          <w:rtl/>
        </w:rPr>
        <w:t>ה</w:t>
      </w:r>
      <w:r w:rsidRPr="00CD067C">
        <w:rPr>
          <w:rtl/>
        </w:rPr>
        <w:t>תנוע</w:t>
      </w:r>
      <w:r w:rsidR="00F85567">
        <w:rPr>
          <w:rFonts w:hint="cs"/>
          <w:rtl/>
        </w:rPr>
        <w:t>ה של</w:t>
      </w:r>
      <w:r w:rsidRPr="00CD067C">
        <w:rPr>
          <w:rtl/>
        </w:rPr>
        <w:t xml:space="preserve"> כל מטוטלת תלויה </w:t>
      </w:r>
      <w:r w:rsidR="00F85567">
        <w:rPr>
          <w:rFonts w:hint="cs"/>
          <w:rtl/>
        </w:rPr>
        <w:t>[נסמכת, קשורה, תלויה</w:t>
      </w:r>
      <w:r w:rsidR="004467C9">
        <w:rPr>
          <w:rFonts w:hint="cs"/>
          <w:rtl/>
        </w:rPr>
        <w:t xml:space="preserve"> כרוכה</w:t>
      </w:r>
      <w:r w:rsidR="00F85567">
        <w:rPr>
          <w:rFonts w:hint="cs"/>
          <w:rtl/>
        </w:rPr>
        <w:t xml:space="preserve"> </w:t>
      </w:r>
      <w:r w:rsidR="00F85567">
        <w:t>depend</w:t>
      </w:r>
      <w:r w:rsidR="00F85567">
        <w:rPr>
          <w:rFonts w:hint="cs"/>
          <w:rtl/>
        </w:rPr>
        <w:t xml:space="preserve">] </w:t>
      </w:r>
      <w:r w:rsidRPr="00CD067C">
        <w:rPr>
          <w:rtl/>
        </w:rPr>
        <w:t xml:space="preserve">בקפיצים </w:t>
      </w:r>
      <w:r w:rsidR="00B070FC">
        <w:rPr>
          <w:rFonts w:hint="cs"/>
          <w:rtl/>
        </w:rPr>
        <w:t>ה</w:t>
      </w:r>
      <w:r w:rsidRPr="00CD067C">
        <w:rPr>
          <w:rtl/>
        </w:rPr>
        <w:t xml:space="preserve">מצומדים אליה, שדוחפים והודפים אותה, ותנועת כל קפיץ תלויה במטוטלות </w:t>
      </w:r>
      <w:r w:rsidR="00537722">
        <w:rPr>
          <w:rFonts w:hint="cs"/>
          <w:rtl/>
        </w:rPr>
        <w:t>ה</w:t>
      </w:r>
      <w:r w:rsidRPr="00CD067C">
        <w:rPr>
          <w:rtl/>
        </w:rPr>
        <w:t>מצומדות אליו</w:t>
      </w:r>
      <w:r w:rsidR="00537722">
        <w:rPr>
          <w:rFonts w:hint="cs"/>
          <w:rtl/>
        </w:rPr>
        <w:t>,</w:t>
      </w:r>
      <w:r w:rsidRPr="00CD067C">
        <w:rPr>
          <w:rtl/>
        </w:rPr>
        <w:t xml:space="preserve"> </w:t>
      </w:r>
      <w:r w:rsidR="00537722">
        <w:rPr>
          <w:rFonts w:hint="cs"/>
          <w:rtl/>
        </w:rPr>
        <w:t xml:space="preserve">שמסיטות </w:t>
      </w:r>
      <w:r w:rsidRPr="00CD067C">
        <w:rPr>
          <w:rtl/>
        </w:rPr>
        <w:t xml:space="preserve">ולוחצות אותו. </w:t>
      </w:r>
      <w:r w:rsidR="00283859" w:rsidRPr="00283859">
        <w:rPr>
          <w:rFonts w:cs="Times New Roman"/>
          <w:rtl/>
        </w:rPr>
        <w:t>לכן, אם תרשמי את משוואות התנועה של הבעיה, תקבלי תסבוכת איומה</w:t>
      </w:r>
      <w:r w:rsidR="00EB463F">
        <w:rPr>
          <w:rFonts w:cs="Times New Roman" w:hint="cs"/>
          <w:rtl/>
        </w:rPr>
        <w:t>.</w:t>
      </w:r>
      <w:r w:rsidR="00283859" w:rsidRPr="00283859">
        <w:rPr>
          <w:rFonts w:cs="Times New Roman"/>
          <w:rtl/>
        </w:rPr>
        <w:t xml:space="preserve"> </w:t>
      </w:r>
      <w:r w:rsidRPr="00CD067C">
        <w:rPr>
          <w:rtl/>
        </w:rPr>
        <w:t xml:space="preserve">אבל התמונה מתבהרת </w:t>
      </w:r>
      <w:r w:rsidR="00283859">
        <w:rPr>
          <w:rFonts w:hint="cs"/>
          <w:rtl/>
        </w:rPr>
        <w:t>כש</w:t>
      </w:r>
      <w:r w:rsidRPr="00CD067C">
        <w:rPr>
          <w:rtl/>
        </w:rPr>
        <w:t>מגלים את הסימטריה הטבעית של ה</w:t>
      </w:r>
      <w:r w:rsidR="00283859">
        <w:rPr>
          <w:rFonts w:hint="cs"/>
          <w:rtl/>
        </w:rPr>
        <w:t>מערכת</w:t>
      </w:r>
      <w:r w:rsidRPr="00CD067C">
        <w:rPr>
          <w:rtl/>
        </w:rPr>
        <w:t xml:space="preserve"> ומנסחים א</w:t>
      </w:r>
      <w:r w:rsidR="00283859">
        <w:rPr>
          <w:rFonts w:hint="cs"/>
          <w:rtl/>
        </w:rPr>
        <w:t>ת הבעיה</w:t>
      </w:r>
      <w:r w:rsidRPr="00CD067C">
        <w:rPr>
          <w:rtl/>
        </w:rPr>
        <w:t xml:space="preserve"> מחדש בקואורדינטות המתאימות לסימטריה. הבעיה הופ</w:t>
      </w:r>
      <w:r w:rsidR="006C51D3">
        <w:rPr>
          <w:rFonts w:hint="cs"/>
          <w:rtl/>
        </w:rPr>
        <w:t>כת</w:t>
      </w:r>
      <w:r w:rsidRPr="00CD067C">
        <w:rPr>
          <w:rtl/>
        </w:rPr>
        <w:t xml:space="preserve"> לפשוט</w:t>
      </w:r>
      <w:r w:rsidR="006C51D3">
        <w:rPr>
          <w:rFonts w:hint="cs"/>
          <w:rtl/>
        </w:rPr>
        <w:t>ה</w:t>
      </w:r>
      <w:r w:rsidRPr="00CD067C">
        <w:rPr>
          <w:rtl/>
        </w:rPr>
        <w:t>, כמעט טריוויאלי</w:t>
      </w:r>
      <w:r w:rsidR="006C51D3">
        <w:rPr>
          <w:rFonts w:hint="cs"/>
          <w:rtl/>
        </w:rPr>
        <w:t>ת</w:t>
      </w:r>
      <w:r w:rsidRPr="00CD067C">
        <w:rPr>
          <w:rtl/>
        </w:rPr>
        <w:t>, וה</w:t>
      </w:r>
      <w:r w:rsidR="006C51D3">
        <w:rPr>
          <w:rFonts w:hint="cs"/>
          <w:rtl/>
        </w:rPr>
        <w:t>יא</w:t>
      </w:r>
      <w:r w:rsidRPr="00CD067C">
        <w:rPr>
          <w:rtl/>
        </w:rPr>
        <w:t xml:space="preserve"> נפתרת מעצמה."</w:t>
      </w:r>
    </w:p>
    <w:p w14:paraId="4B27A15C" w14:textId="53AA0A46" w:rsidR="004627AB" w:rsidRPr="00CD067C" w:rsidRDefault="004627AB" w:rsidP="00887622">
      <w:pPr>
        <w:rPr>
          <w:rtl/>
        </w:rPr>
      </w:pPr>
      <w:r w:rsidRPr="00CD067C">
        <w:rPr>
          <w:rtl/>
        </w:rPr>
        <w:t>"</w:t>
      </w:r>
      <w:r w:rsidR="005313B1">
        <w:rPr>
          <w:rtl/>
        </w:rPr>
        <w:t xml:space="preserve">הללויה, השבח לאל," </w:t>
      </w:r>
      <w:r w:rsidRPr="00CD067C">
        <w:rPr>
          <w:rtl/>
        </w:rPr>
        <w:t>אלכס הניח מול</w:t>
      </w:r>
      <w:r w:rsidR="009C15C6">
        <w:rPr>
          <w:rFonts w:hint="cs"/>
          <w:rtl/>
        </w:rPr>
        <w:t xml:space="preserve"> אחיו המלומד</w:t>
      </w:r>
      <w:r w:rsidRPr="00CD067C">
        <w:rPr>
          <w:rtl/>
        </w:rPr>
        <w:t xml:space="preserve"> ספל תה. </w:t>
      </w:r>
      <w:r w:rsidRPr="00CD067C">
        <w:rPr>
          <w:rFonts w:hint="cs"/>
          <w:rtl/>
        </w:rPr>
        <w:t>"</w:t>
      </w:r>
      <w:r w:rsidR="005D15DA" w:rsidRPr="005D15DA">
        <w:rPr>
          <w:rFonts w:cs="Times New Roman"/>
          <w:rtl/>
        </w:rPr>
        <w:t>נפתרה בעיית המטוטלות</w:t>
      </w:r>
      <w:r w:rsidRPr="00CD067C">
        <w:rPr>
          <w:rFonts w:hint="cs"/>
          <w:rtl/>
        </w:rPr>
        <w:t>!</w:t>
      </w:r>
      <w:r w:rsidR="004E4C52">
        <w:rPr>
          <w:rFonts w:hint="cs"/>
          <w:rtl/>
        </w:rPr>
        <w:t xml:space="preserve"> איזו הקלה.</w:t>
      </w:r>
      <w:r w:rsidRPr="00CD067C">
        <w:rPr>
          <w:rFonts w:hint="cs"/>
          <w:rtl/>
        </w:rPr>
        <w:t>"</w:t>
      </w:r>
    </w:p>
    <w:p w14:paraId="4A6633E4" w14:textId="06B0CB82" w:rsidR="004627AB" w:rsidRPr="00CD067C" w:rsidRDefault="004627AB" w:rsidP="00887622">
      <w:pPr>
        <w:rPr>
          <w:rtl/>
        </w:rPr>
      </w:pPr>
      <w:r w:rsidRPr="00CD067C">
        <w:rPr>
          <w:rtl/>
        </w:rPr>
        <w:t xml:space="preserve">לו </w:t>
      </w:r>
      <w:r w:rsidR="009C23EE">
        <w:rPr>
          <w:rFonts w:hint="cs"/>
          <w:rtl/>
        </w:rPr>
        <w:t xml:space="preserve">רק </w:t>
      </w:r>
      <w:r w:rsidR="007E24CE">
        <w:rPr>
          <w:rFonts w:hint="cs"/>
          <w:rtl/>
        </w:rPr>
        <w:t xml:space="preserve">היה </w:t>
      </w:r>
      <w:r w:rsidRPr="00CD067C">
        <w:rPr>
          <w:rtl/>
        </w:rPr>
        <w:t xml:space="preserve">אלכס מטיח את ספל </w:t>
      </w:r>
      <w:r w:rsidR="007E24CE">
        <w:rPr>
          <w:rFonts w:hint="cs"/>
          <w:rtl/>
        </w:rPr>
        <w:t xml:space="preserve">התה </w:t>
      </w:r>
      <w:r w:rsidRPr="00CD067C">
        <w:rPr>
          <w:rtl/>
        </w:rPr>
        <w:t xml:space="preserve">על </w:t>
      </w:r>
      <w:r w:rsidR="007E24CE">
        <w:rPr>
          <w:rFonts w:hint="cs"/>
          <w:rtl/>
        </w:rPr>
        <w:t xml:space="preserve">גבי </w:t>
      </w:r>
      <w:r w:rsidRPr="00CD067C">
        <w:rPr>
          <w:rtl/>
        </w:rPr>
        <w:t>השולחן ומנסה לסלקו משם</w:t>
      </w:r>
      <w:r w:rsidR="00CD5720">
        <w:rPr>
          <w:rFonts w:hint="cs"/>
          <w:rtl/>
        </w:rPr>
        <w:t>,</w:t>
      </w:r>
      <w:r w:rsidRPr="00CD067C">
        <w:rPr>
          <w:rtl/>
        </w:rPr>
        <w:t xml:space="preserve"> לו</w:t>
      </w:r>
      <w:r w:rsidR="003C2F58">
        <w:rPr>
          <w:rFonts w:hint="cs"/>
          <w:rtl/>
        </w:rPr>
        <w:t xml:space="preserve"> </w:t>
      </w:r>
      <w:r w:rsidRPr="00CD067C">
        <w:rPr>
          <w:rtl/>
        </w:rPr>
        <w:t xml:space="preserve">לא היה </w:t>
      </w:r>
      <w:r w:rsidR="00537722">
        <w:rPr>
          <w:rFonts w:hint="cs"/>
          <w:rtl/>
        </w:rPr>
        <w:t xml:space="preserve">נוהג במארק בסלחנותו השלווה, </w:t>
      </w:r>
      <w:r w:rsidR="00107CB3">
        <w:rPr>
          <w:rFonts w:hint="cs"/>
          <w:rtl/>
        </w:rPr>
        <w:t xml:space="preserve">[גדלות רוחו ורוחב ליבו ונדיבותו </w:t>
      </w:r>
      <w:r w:rsidR="00537722">
        <w:rPr>
          <w:rFonts w:hint="cs"/>
          <w:rtl/>
        </w:rPr>
        <w:t>טובת הלב</w:t>
      </w:r>
      <w:r w:rsidR="00107CB3">
        <w:rPr>
          <w:rFonts w:hint="cs"/>
          <w:rtl/>
        </w:rPr>
        <w:t>]הנדיבה,</w:t>
      </w:r>
      <w:r w:rsidR="00537722">
        <w:rPr>
          <w:rFonts w:hint="cs"/>
          <w:rtl/>
        </w:rPr>
        <w:t xml:space="preserve"> </w:t>
      </w:r>
      <w:r w:rsidRPr="00CD067C">
        <w:rPr>
          <w:rtl/>
        </w:rPr>
        <w:t>לו</w:t>
      </w:r>
      <w:r w:rsidR="00107CB3">
        <w:rPr>
          <w:rFonts w:hint="cs"/>
          <w:rtl/>
        </w:rPr>
        <w:t>ּ</w:t>
      </w:r>
      <w:r w:rsidRPr="00CD067C">
        <w:rPr>
          <w:rtl/>
        </w:rPr>
        <w:t xml:space="preserve"> לא היה כה </w:t>
      </w:r>
      <w:r w:rsidR="00CD5720">
        <w:rPr>
          <w:rFonts w:hint="cs"/>
          <w:rtl/>
        </w:rPr>
        <w:t>בטוח</w:t>
      </w:r>
      <w:r w:rsidRPr="00CD067C">
        <w:rPr>
          <w:rtl/>
        </w:rPr>
        <w:t xml:space="preserve"> </w:t>
      </w:r>
      <w:r w:rsidR="00CD5720">
        <w:rPr>
          <w:rFonts w:hint="cs"/>
          <w:rtl/>
        </w:rPr>
        <w:t>ב</w:t>
      </w:r>
      <w:r w:rsidRPr="00CD067C">
        <w:rPr>
          <w:rtl/>
        </w:rPr>
        <w:t>יכולתו הטבעית להקסים אותה.</w:t>
      </w:r>
    </w:p>
    <w:p w14:paraId="128038BC" w14:textId="280A7037" w:rsidR="006C0ADA" w:rsidRPr="001059D1" w:rsidRDefault="006C0ADA" w:rsidP="00EE6FB5">
      <w:pPr>
        <w:rPr>
          <w:color w:val="A6A6A6" w:themeColor="background1" w:themeShade="A6"/>
          <w:rtl/>
        </w:rPr>
      </w:pPr>
      <w:r w:rsidRPr="001059D1">
        <w:rPr>
          <w:rFonts w:hint="cs"/>
          <w:color w:val="A6A6A6" w:themeColor="background1" w:themeShade="A6"/>
          <w:rtl/>
        </w:rPr>
        <w:t>[[</w:t>
      </w:r>
    </w:p>
    <w:p w14:paraId="7D222C3C" w14:textId="77777777" w:rsidR="005D15DA" w:rsidRPr="001059D1" w:rsidRDefault="005D15DA" w:rsidP="005D15DA">
      <w:pPr>
        <w:rPr>
          <w:color w:val="A6A6A6" w:themeColor="background1" w:themeShade="A6"/>
          <w:rtl/>
        </w:rPr>
      </w:pPr>
      <w:r w:rsidRPr="001059D1">
        <w:rPr>
          <w:color w:val="A6A6A6" w:themeColor="background1" w:themeShade="A6"/>
          <w:rtl/>
        </w:rPr>
        <w:t xml:space="preserve">"הללויה," יסמין </w:t>
      </w:r>
      <w:r w:rsidRPr="001059D1">
        <w:rPr>
          <w:rFonts w:hint="cs"/>
          <w:color w:val="A6A6A6" w:themeColor="background1" w:themeShade="A6"/>
          <w:rtl/>
        </w:rPr>
        <w:t xml:space="preserve">חזרה </w:t>
      </w:r>
      <w:r w:rsidRPr="001059D1">
        <w:rPr>
          <w:color w:val="A6A6A6" w:themeColor="background1" w:themeShade="A6"/>
          <w:rtl/>
        </w:rPr>
        <w:t xml:space="preserve">כהד. "נפתרה בעיית המטוטלות." </w:t>
      </w:r>
    </w:p>
    <w:p w14:paraId="12BEED3D" w14:textId="66958495" w:rsidR="00C54ECC" w:rsidRPr="001059D1" w:rsidRDefault="00EE6FB5" w:rsidP="00EE6FB5">
      <w:pPr>
        <w:rPr>
          <w:color w:val="A6A6A6" w:themeColor="background1" w:themeShade="A6"/>
          <w:rtl/>
        </w:rPr>
      </w:pPr>
      <w:r w:rsidRPr="001059D1">
        <w:rPr>
          <w:color w:val="A6A6A6" w:themeColor="background1" w:themeShade="A6"/>
          <w:rtl/>
        </w:rPr>
        <w:t xml:space="preserve">"זאת רק דוגמה מלאכותית, </w:t>
      </w:r>
      <w:r w:rsidRPr="001059D1">
        <w:rPr>
          <w:rFonts w:hint="eastAsia"/>
          <w:color w:val="A6A6A6" w:themeColor="background1" w:themeShade="A6"/>
          <w:rtl/>
        </w:rPr>
        <w:t>שממחישה</w:t>
      </w:r>
      <w:r w:rsidRPr="001059D1">
        <w:rPr>
          <w:color w:val="A6A6A6" w:themeColor="background1" w:themeShade="A6"/>
          <w:rtl/>
        </w:rPr>
        <w:t xml:space="preserve"> עיקרון חשוב בטבע," מארק </w:t>
      </w:r>
      <w:r w:rsidRPr="001059D1">
        <w:rPr>
          <w:rFonts w:hint="eastAsia"/>
          <w:color w:val="A6A6A6" w:themeColor="background1" w:themeShade="A6"/>
          <w:rtl/>
        </w:rPr>
        <w:t>אמר</w:t>
      </w:r>
      <w:r w:rsidRPr="001059D1">
        <w:rPr>
          <w:color w:val="A6A6A6" w:themeColor="background1" w:themeShade="A6"/>
          <w:rtl/>
        </w:rPr>
        <w:t xml:space="preserve"> בשוויון נפש מעושה וערבב יותר מדי סוכר בתה. "הקואורדינטות </w:t>
      </w:r>
      <w:r w:rsidRPr="001059D1">
        <w:rPr>
          <w:rFonts w:hint="eastAsia"/>
          <w:color w:val="A6A6A6" w:themeColor="background1" w:themeShade="A6"/>
          <w:rtl/>
        </w:rPr>
        <w:t>הקאנוניות</w:t>
      </w:r>
      <w:r w:rsidRPr="001059D1">
        <w:rPr>
          <w:color w:val="A6A6A6" w:themeColor="background1" w:themeShade="A6"/>
          <w:rtl/>
        </w:rPr>
        <w:t xml:space="preserve"> מבטאות את הסימטריה הטבעית של הבעיה, אפשר להגיד ש</w:t>
      </w:r>
      <w:r w:rsidR="0070184D" w:rsidRPr="001059D1">
        <w:rPr>
          <w:rFonts w:hint="eastAsia"/>
          <w:color w:val="A6A6A6" w:themeColor="background1" w:themeShade="A6"/>
          <w:rtl/>
        </w:rPr>
        <w:t>ייצוג</w:t>
      </w:r>
      <w:r w:rsidR="0070184D" w:rsidRPr="001059D1">
        <w:rPr>
          <w:color w:val="A6A6A6" w:themeColor="background1" w:themeShade="A6"/>
          <w:rtl/>
        </w:rPr>
        <w:t xml:space="preserve"> הבעיה </w:t>
      </w:r>
      <w:r w:rsidR="006A690F" w:rsidRPr="001059D1">
        <w:rPr>
          <w:rFonts w:hint="eastAsia"/>
          <w:color w:val="A6A6A6" w:themeColor="background1" w:themeShade="A6"/>
          <w:rtl/>
        </w:rPr>
        <w:t>בעזרתן</w:t>
      </w:r>
      <w:r w:rsidR="006A690F" w:rsidRPr="001059D1">
        <w:rPr>
          <w:color w:val="A6A6A6" w:themeColor="background1" w:themeShade="A6"/>
          <w:rtl/>
        </w:rPr>
        <w:t xml:space="preserve"> </w:t>
      </w:r>
      <w:r w:rsidRPr="001059D1">
        <w:rPr>
          <w:color w:val="A6A6A6" w:themeColor="background1" w:themeShade="A6"/>
          <w:rtl/>
        </w:rPr>
        <w:t>זאת הדרך הנכונה ביותר – או לפחות הפשוטה ביותר – להסתכל על</w:t>
      </w:r>
      <w:r w:rsidR="00D25531" w:rsidRPr="001059D1">
        <w:rPr>
          <w:rFonts w:hint="eastAsia"/>
          <w:color w:val="A6A6A6" w:themeColor="background1" w:themeShade="A6"/>
          <w:rtl/>
        </w:rPr>
        <w:t>יה</w:t>
      </w:r>
      <w:r w:rsidRPr="001059D1">
        <w:rPr>
          <w:color w:val="A6A6A6" w:themeColor="background1" w:themeShade="A6"/>
          <w:rtl/>
        </w:rPr>
        <w:t>.</w:t>
      </w:r>
      <w:r w:rsidR="0070184D" w:rsidRPr="001059D1">
        <w:rPr>
          <w:color w:val="A6A6A6" w:themeColor="background1" w:themeShade="A6"/>
          <w:rtl/>
        </w:rPr>
        <w:t xml:space="preserve"> </w:t>
      </w:r>
      <w:r w:rsidR="00C54ECC" w:rsidRPr="001059D1">
        <w:rPr>
          <w:rFonts w:hint="eastAsia"/>
          <w:color w:val="A6A6A6" w:themeColor="background1" w:themeShade="A6"/>
          <w:rtl/>
        </w:rPr>
        <w:t>מי</w:t>
      </w:r>
      <w:r w:rsidR="00C54ECC" w:rsidRPr="001059D1">
        <w:rPr>
          <w:color w:val="A6A6A6" w:themeColor="background1" w:themeShade="A6"/>
          <w:rtl/>
        </w:rPr>
        <w:t xml:space="preserve"> </w:t>
      </w:r>
      <w:r w:rsidR="00C54ECC" w:rsidRPr="001059D1">
        <w:rPr>
          <w:rFonts w:hint="eastAsia"/>
          <w:color w:val="A6A6A6" w:themeColor="background1" w:themeShade="A6"/>
          <w:rtl/>
        </w:rPr>
        <w:t>שלא</w:t>
      </w:r>
      <w:r w:rsidR="00C54ECC" w:rsidRPr="001059D1">
        <w:rPr>
          <w:color w:val="A6A6A6" w:themeColor="background1" w:themeShade="A6"/>
          <w:rtl/>
        </w:rPr>
        <w:t xml:space="preserve"> </w:t>
      </w:r>
      <w:r w:rsidR="00C54ECC" w:rsidRPr="001059D1">
        <w:rPr>
          <w:rFonts w:hint="eastAsia"/>
          <w:color w:val="A6A6A6" w:themeColor="background1" w:themeShade="A6"/>
          <w:rtl/>
        </w:rPr>
        <w:t>מכיר</w:t>
      </w:r>
      <w:r w:rsidR="00C54ECC" w:rsidRPr="001059D1">
        <w:rPr>
          <w:color w:val="A6A6A6" w:themeColor="background1" w:themeShade="A6"/>
          <w:rtl/>
        </w:rPr>
        <w:t xml:space="preserve"> </w:t>
      </w:r>
      <w:r w:rsidR="00C54ECC" w:rsidRPr="001059D1">
        <w:rPr>
          <w:rFonts w:hint="eastAsia"/>
          <w:color w:val="A6A6A6" w:themeColor="background1" w:themeShade="A6"/>
          <w:rtl/>
        </w:rPr>
        <w:t>את</w:t>
      </w:r>
      <w:r w:rsidR="00C54ECC" w:rsidRPr="001059D1">
        <w:rPr>
          <w:color w:val="A6A6A6" w:themeColor="background1" w:themeShade="A6"/>
          <w:rtl/>
        </w:rPr>
        <w:t xml:space="preserve"> </w:t>
      </w:r>
      <w:r w:rsidR="00C54ECC" w:rsidRPr="001059D1">
        <w:rPr>
          <w:rFonts w:hint="eastAsia"/>
          <w:color w:val="A6A6A6" w:themeColor="background1" w:themeShade="A6"/>
          <w:rtl/>
        </w:rPr>
        <w:t>הסימטריה</w:t>
      </w:r>
      <w:r w:rsidR="00C54ECC" w:rsidRPr="001059D1">
        <w:rPr>
          <w:color w:val="A6A6A6" w:themeColor="background1" w:themeShade="A6"/>
          <w:rtl/>
        </w:rPr>
        <w:t xml:space="preserve"> </w:t>
      </w:r>
      <w:r w:rsidR="00C54ECC" w:rsidRPr="001059D1">
        <w:rPr>
          <w:rFonts w:hint="eastAsia"/>
          <w:color w:val="A6A6A6" w:themeColor="background1" w:themeShade="A6"/>
          <w:rtl/>
        </w:rPr>
        <w:t>הטבעית</w:t>
      </w:r>
      <w:r w:rsidR="00C54ECC" w:rsidRPr="001059D1">
        <w:rPr>
          <w:color w:val="A6A6A6" w:themeColor="background1" w:themeShade="A6"/>
          <w:rtl/>
        </w:rPr>
        <w:t xml:space="preserve">, </w:t>
      </w:r>
      <w:r w:rsidR="00C54ECC" w:rsidRPr="001059D1">
        <w:rPr>
          <w:rFonts w:hint="eastAsia"/>
          <w:color w:val="A6A6A6" w:themeColor="background1" w:themeShade="A6"/>
          <w:rtl/>
        </w:rPr>
        <w:t>לא</w:t>
      </w:r>
      <w:r w:rsidR="00C54ECC" w:rsidRPr="001059D1">
        <w:rPr>
          <w:color w:val="A6A6A6" w:themeColor="background1" w:themeShade="A6"/>
          <w:rtl/>
        </w:rPr>
        <w:t xml:space="preserve"> </w:t>
      </w:r>
      <w:r w:rsidR="00C54ECC" w:rsidRPr="001059D1">
        <w:rPr>
          <w:rFonts w:hint="eastAsia"/>
          <w:color w:val="A6A6A6" w:themeColor="background1" w:themeShade="A6"/>
          <w:rtl/>
        </w:rPr>
        <w:t>באמת</w:t>
      </w:r>
      <w:r w:rsidR="00C54ECC" w:rsidRPr="001059D1">
        <w:rPr>
          <w:color w:val="A6A6A6" w:themeColor="background1" w:themeShade="A6"/>
          <w:rtl/>
        </w:rPr>
        <w:t xml:space="preserve"> </w:t>
      </w:r>
      <w:r w:rsidR="00C54ECC" w:rsidRPr="001059D1">
        <w:rPr>
          <w:rFonts w:hint="eastAsia"/>
          <w:color w:val="A6A6A6" w:themeColor="background1" w:themeShade="A6"/>
          <w:rtl/>
        </w:rPr>
        <w:t>מבין</w:t>
      </w:r>
      <w:r w:rsidR="00C54ECC" w:rsidRPr="001059D1">
        <w:rPr>
          <w:color w:val="A6A6A6" w:themeColor="background1" w:themeShade="A6"/>
          <w:rtl/>
        </w:rPr>
        <w:t xml:space="preserve"> </w:t>
      </w:r>
      <w:r w:rsidR="00C54ECC" w:rsidRPr="001059D1">
        <w:rPr>
          <w:rFonts w:hint="eastAsia"/>
          <w:color w:val="A6A6A6" w:themeColor="background1" w:themeShade="A6"/>
          <w:rtl/>
        </w:rPr>
        <w:t>את</w:t>
      </w:r>
      <w:r w:rsidR="00C54ECC" w:rsidRPr="001059D1">
        <w:rPr>
          <w:color w:val="A6A6A6" w:themeColor="background1" w:themeShade="A6"/>
          <w:rtl/>
        </w:rPr>
        <w:t xml:space="preserve"> </w:t>
      </w:r>
      <w:r w:rsidR="00C54ECC" w:rsidRPr="001059D1">
        <w:rPr>
          <w:rFonts w:hint="eastAsia"/>
          <w:color w:val="A6A6A6" w:themeColor="background1" w:themeShade="A6"/>
          <w:rtl/>
        </w:rPr>
        <w:t>המערכת</w:t>
      </w:r>
      <w:r w:rsidR="00107CB3" w:rsidRPr="001059D1">
        <w:rPr>
          <w:color w:val="A6A6A6" w:themeColor="background1" w:themeShade="A6"/>
          <w:rtl/>
        </w:rPr>
        <w:t>.</w:t>
      </w:r>
      <w:r w:rsidR="00C54ECC" w:rsidRPr="001059D1">
        <w:rPr>
          <w:color w:val="A6A6A6" w:themeColor="background1" w:themeShade="A6"/>
          <w:rtl/>
        </w:rPr>
        <w:t xml:space="preserve"> הוא יכול ל</w:t>
      </w:r>
      <w:r w:rsidR="00107CB3" w:rsidRPr="001059D1">
        <w:rPr>
          <w:rFonts w:hint="eastAsia"/>
          <w:color w:val="A6A6A6" w:themeColor="background1" w:themeShade="A6"/>
          <w:rtl/>
        </w:rPr>
        <w:t>התבונן</w:t>
      </w:r>
      <w:r w:rsidR="00107CB3" w:rsidRPr="001059D1">
        <w:rPr>
          <w:color w:val="A6A6A6" w:themeColor="background1" w:themeShade="A6"/>
          <w:rtl/>
        </w:rPr>
        <w:t xml:space="preserve"> </w:t>
      </w:r>
      <w:r w:rsidR="00107CB3" w:rsidRPr="001059D1">
        <w:rPr>
          <w:rFonts w:hint="eastAsia"/>
          <w:color w:val="A6A6A6" w:themeColor="background1" w:themeShade="A6"/>
          <w:rtl/>
        </w:rPr>
        <w:t>בה</w:t>
      </w:r>
      <w:r w:rsidR="00C54ECC" w:rsidRPr="001059D1">
        <w:rPr>
          <w:color w:val="A6A6A6" w:themeColor="background1" w:themeShade="A6"/>
          <w:rtl/>
        </w:rPr>
        <w:t xml:space="preserve">, </w:t>
      </w:r>
      <w:r w:rsidR="00C54ECC" w:rsidRPr="001059D1">
        <w:rPr>
          <w:rFonts w:hint="eastAsia"/>
          <w:color w:val="A6A6A6" w:themeColor="background1" w:themeShade="A6"/>
          <w:rtl/>
        </w:rPr>
        <w:t>ל</w:t>
      </w:r>
      <w:r w:rsidR="00107CB3" w:rsidRPr="001059D1">
        <w:rPr>
          <w:rFonts w:hint="eastAsia"/>
          <w:color w:val="A6A6A6" w:themeColor="background1" w:themeShade="A6"/>
          <w:rtl/>
        </w:rPr>
        <w:t>חקור</w:t>
      </w:r>
      <w:r w:rsidR="00107CB3" w:rsidRPr="001059D1">
        <w:rPr>
          <w:color w:val="A6A6A6" w:themeColor="background1" w:themeShade="A6"/>
          <w:rtl/>
        </w:rPr>
        <w:t xml:space="preserve"> </w:t>
      </w:r>
      <w:r w:rsidR="00107CB3" w:rsidRPr="001059D1">
        <w:rPr>
          <w:rFonts w:hint="eastAsia"/>
          <w:color w:val="A6A6A6" w:themeColor="background1" w:themeShade="A6"/>
          <w:rtl/>
        </w:rPr>
        <w:t>אותה</w:t>
      </w:r>
      <w:r w:rsidR="00C54ECC" w:rsidRPr="001059D1">
        <w:rPr>
          <w:color w:val="A6A6A6" w:themeColor="background1" w:themeShade="A6"/>
          <w:rtl/>
        </w:rPr>
        <w:t xml:space="preserve"> שנים ועדיין להיות מ</w:t>
      </w:r>
      <w:r w:rsidR="00107CB3" w:rsidRPr="001059D1">
        <w:rPr>
          <w:rFonts w:hint="eastAsia"/>
          <w:color w:val="A6A6A6" w:themeColor="background1" w:themeShade="A6"/>
          <w:rtl/>
        </w:rPr>
        <w:t>וכה</w:t>
      </w:r>
      <w:r w:rsidR="00107CB3" w:rsidRPr="001059D1">
        <w:rPr>
          <w:color w:val="A6A6A6" w:themeColor="background1" w:themeShade="A6"/>
          <w:rtl/>
        </w:rPr>
        <w:t xml:space="preserve"> </w:t>
      </w:r>
      <w:r w:rsidR="00107CB3" w:rsidRPr="001059D1">
        <w:rPr>
          <w:rFonts w:hint="eastAsia"/>
          <w:color w:val="A6A6A6" w:themeColor="background1" w:themeShade="A6"/>
          <w:rtl/>
        </w:rPr>
        <w:t>תדהמה</w:t>
      </w:r>
      <w:r w:rsidR="00107CB3" w:rsidRPr="001059D1">
        <w:rPr>
          <w:color w:val="A6A6A6" w:themeColor="background1" w:themeShade="A6"/>
          <w:rtl/>
        </w:rPr>
        <w:t xml:space="preserve"> </w:t>
      </w:r>
      <w:r w:rsidR="00107CB3" w:rsidRPr="001059D1">
        <w:rPr>
          <w:rFonts w:hint="eastAsia"/>
          <w:color w:val="A6A6A6" w:themeColor="background1" w:themeShade="A6"/>
          <w:rtl/>
        </w:rPr>
        <w:t>שוב</w:t>
      </w:r>
      <w:r w:rsidR="00107CB3" w:rsidRPr="001059D1">
        <w:rPr>
          <w:color w:val="A6A6A6" w:themeColor="background1" w:themeShade="A6"/>
          <w:rtl/>
        </w:rPr>
        <w:t xml:space="preserve"> </w:t>
      </w:r>
      <w:r w:rsidR="00107CB3" w:rsidRPr="001059D1">
        <w:rPr>
          <w:rFonts w:hint="eastAsia"/>
          <w:color w:val="A6A6A6" w:themeColor="background1" w:themeShade="A6"/>
          <w:rtl/>
        </w:rPr>
        <w:t>ושוב</w:t>
      </w:r>
      <w:r w:rsidR="00107CB3" w:rsidRPr="001059D1">
        <w:rPr>
          <w:color w:val="A6A6A6" w:themeColor="background1" w:themeShade="A6"/>
          <w:rtl/>
        </w:rPr>
        <w:t>,[</w:t>
      </w:r>
      <w:r w:rsidR="00C54ECC" w:rsidRPr="001059D1">
        <w:rPr>
          <w:color w:val="A6A6A6" w:themeColor="background1" w:themeShade="A6"/>
          <w:rtl/>
        </w:rPr>
        <w:t>.</w:t>
      </w:r>
      <w:r w:rsidR="00D25531" w:rsidRPr="001059D1">
        <w:rPr>
          <w:color w:val="A6A6A6" w:themeColor="background1" w:themeShade="A6"/>
          <w:rtl/>
        </w:rPr>
        <w:t xml:space="preserve"> לעקוב אחר השינויים ה</w:t>
      </w:r>
      <w:r w:rsidR="00D25531" w:rsidRPr="001059D1">
        <w:rPr>
          <w:rFonts w:hint="eastAsia"/>
          <w:color w:val="A6A6A6" w:themeColor="background1" w:themeShade="A6"/>
          <w:rtl/>
        </w:rPr>
        <w:t>זעירים</w:t>
      </w:r>
      <w:r w:rsidR="00D25531" w:rsidRPr="001059D1">
        <w:rPr>
          <w:color w:val="A6A6A6" w:themeColor="background1" w:themeShade="A6"/>
          <w:rtl/>
        </w:rPr>
        <w:t xml:space="preserve"> ביותר, למדוד את הכיוון והמשרעת של כל תזוזה, </w:t>
      </w:r>
      <w:r w:rsidR="00D25531" w:rsidRPr="001059D1">
        <w:rPr>
          <w:rFonts w:hint="eastAsia"/>
          <w:color w:val="A6A6A6" w:themeColor="background1" w:themeShade="A6"/>
          <w:rtl/>
        </w:rPr>
        <w:t>לבנות</w:t>
      </w:r>
      <w:r w:rsidR="00D25531" w:rsidRPr="001059D1">
        <w:rPr>
          <w:color w:val="A6A6A6" w:themeColor="background1" w:themeShade="A6"/>
          <w:rtl/>
        </w:rPr>
        <w:t xml:space="preserve"> </w:t>
      </w:r>
      <w:r w:rsidR="00D25531" w:rsidRPr="001059D1">
        <w:rPr>
          <w:rFonts w:hint="eastAsia"/>
          <w:color w:val="A6A6A6" w:themeColor="background1" w:themeShade="A6"/>
          <w:rtl/>
        </w:rPr>
        <w:t>טבלאות</w:t>
      </w:r>
      <w:r w:rsidR="00D25531" w:rsidRPr="001059D1">
        <w:rPr>
          <w:color w:val="A6A6A6" w:themeColor="background1" w:themeShade="A6"/>
          <w:rtl/>
        </w:rPr>
        <w:t xml:space="preserve"> </w:t>
      </w:r>
      <w:r w:rsidR="00D25531" w:rsidRPr="001059D1">
        <w:rPr>
          <w:rFonts w:hint="eastAsia"/>
          <w:color w:val="A6A6A6" w:themeColor="background1" w:themeShade="A6"/>
          <w:rtl/>
        </w:rPr>
        <w:t>עם</w:t>
      </w:r>
      <w:r w:rsidR="00D25531" w:rsidRPr="001059D1">
        <w:rPr>
          <w:color w:val="A6A6A6" w:themeColor="background1" w:themeShade="A6"/>
          <w:rtl/>
        </w:rPr>
        <w:t xml:space="preserve"> </w:t>
      </w:r>
      <w:r w:rsidR="00D25531" w:rsidRPr="001059D1">
        <w:rPr>
          <w:rFonts w:hint="eastAsia"/>
          <w:color w:val="A6A6A6" w:themeColor="background1" w:themeShade="A6"/>
          <w:rtl/>
        </w:rPr>
        <w:t>אלפי</w:t>
      </w:r>
      <w:r w:rsidR="00D25531" w:rsidRPr="001059D1">
        <w:rPr>
          <w:color w:val="A6A6A6" w:themeColor="background1" w:themeShade="A6"/>
          <w:rtl/>
        </w:rPr>
        <w:t xml:space="preserve"> </w:t>
      </w:r>
      <w:r w:rsidR="00D25531" w:rsidRPr="001059D1">
        <w:rPr>
          <w:rFonts w:hint="eastAsia"/>
          <w:color w:val="A6A6A6" w:themeColor="background1" w:themeShade="A6"/>
          <w:rtl/>
        </w:rPr>
        <w:t>מספרים</w:t>
      </w:r>
      <w:r w:rsidR="00D25531" w:rsidRPr="001059D1">
        <w:rPr>
          <w:color w:val="A6A6A6" w:themeColor="background1" w:themeShade="A6"/>
          <w:rtl/>
        </w:rPr>
        <w:t xml:space="preserve"> </w:t>
      </w:r>
      <w:r w:rsidR="00B833EF" w:rsidRPr="001059D1">
        <w:rPr>
          <w:rFonts w:hint="eastAsia"/>
          <w:color w:val="A6A6A6" w:themeColor="background1" w:themeShade="A6"/>
          <w:rtl/>
        </w:rPr>
        <w:t>מדויק</w:t>
      </w:r>
      <w:r w:rsidR="00D25531" w:rsidRPr="001059D1">
        <w:rPr>
          <w:rFonts w:hint="eastAsia"/>
          <w:color w:val="A6A6A6" w:themeColor="background1" w:themeShade="A6"/>
          <w:rtl/>
        </w:rPr>
        <w:t>ים</w:t>
      </w:r>
      <w:r w:rsidR="00E567A7" w:rsidRPr="001059D1">
        <w:rPr>
          <w:color w:val="A6A6A6" w:themeColor="background1" w:themeShade="A6"/>
          <w:rtl/>
        </w:rPr>
        <w:t xml:space="preserve"> מאוד,</w:t>
      </w:r>
      <w:r w:rsidR="00D25531" w:rsidRPr="001059D1">
        <w:rPr>
          <w:color w:val="A6A6A6" w:themeColor="background1" w:themeShade="A6"/>
          <w:rtl/>
        </w:rPr>
        <w:t xml:space="preserve"> </w:t>
      </w:r>
      <w:r w:rsidR="00D25531" w:rsidRPr="001059D1">
        <w:rPr>
          <w:rFonts w:hint="eastAsia"/>
          <w:color w:val="A6A6A6" w:themeColor="background1" w:themeShade="A6"/>
          <w:rtl/>
        </w:rPr>
        <w:t>להשאב</w:t>
      </w:r>
      <w:r w:rsidR="00D25531" w:rsidRPr="001059D1">
        <w:rPr>
          <w:color w:val="A6A6A6" w:themeColor="background1" w:themeShade="A6"/>
          <w:rtl/>
        </w:rPr>
        <w:t xml:space="preserve"> </w:t>
      </w:r>
      <w:r w:rsidR="00D25531" w:rsidRPr="001059D1">
        <w:rPr>
          <w:rFonts w:hint="eastAsia"/>
          <w:color w:val="A6A6A6" w:themeColor="background1" w:themeShade="A6"/>
          <w:rtl/>
        </w:rPr>
        <w:t>לניתוחים</w:t>
      </w:r>
      <w:r w:rsidR="00D25531" w:rsidRPr="001059D1">
        <w:rPr>
          <w:color w:val="A6A6A6" w:themeColor="background1" w:themeShade="A6"/>
          <w:rtl/>
        </w:rPr>
        <w:t xml:space="preserve"> </w:t>
      </w:r>
      <w:r w:rsidR="00D25531" w:rsidRPr="001059D1">
        <w:rPr>
          <w:rFonts w:hint="eastAsia"/>
          <w:color w:val="A6A6A6" w:themeColor="background1" w:themeShade="A6"/>
          <w:rtl/>
        </w:rPr>
        <w:t>של</w:t>
      </w:r>
      <w:r w:rsidR="00D25531" w:rsidRPr="001059D1">
        <w:rPr>
          <w:color w:val="A6A6A6" w:themeColor="background1" w:themeShade="A6"/>
          <w:rtl/>
        </w:rPr>
        <w:t xml:space="preserve"> [</w:t>
      </w:r>
      <w:r w:rsidR="00D25531" w:rsidRPr="001059D1">
        <w:rPr>
          <w:color w:val="A6A6A6" w:themeColor="background1" w:themeShade="A6"/>
        </w:rPr>
        <w:t>coincidences</w:t>
      </w:r>
      <w:r w:rsidR="00D25531" w:rsidRPr="001059D1">
        <w:rPr>
          <w:color w:val="A6A6A6" w:themeColor="background1" w:themeShade="A6"/>
          <w:rtl/>
        </w:rPr>
        <w:t xml:space="preserve">] </w:t>
      </w:r>
      <w:r w:rsidR="00D25531" w:rsidRPr="001059D1">
        <w:rPr>
          <w:rFonts w:hint="eastAsia"/>
          <w:color w:val="A6A6A6" w:themeColor="background1" w:themeShade="A6"/>
          <w:rtl/>
        </w:rPr>
        <w:t>צירופי</w:t>
      </w:r>
      <w:r w:rsidR="00D25531" w:rsidRPr="001059D1">
        <w:rPr>
          <w:color w:val="A6A6A6" w:themeColor="background1" w:themeShade="A6"/>
          <w:rtl/>
        </w:rPr>
        <w:t xml:space="preserve"> </w:t>
      </w:r>
      <w:r w:rsidR="00D25531" w:rsidRPr="001059D1">
        <w:rPr>
          <w:rFonts w:hint="eastAsia"/>
          <w:color w:val="A6A6A6" w:themeColor="background1" w:themeShade="A6"/>
          <w:rtl/>
        </w:rPr>
        <w:t>מקרים</w:t>
      </w:r>
      <w:r w:rsidR="003E34CC" w:rsidRPr="001059D1">
        <w:rPr>
          <w:color w:val="A6A6A6" w:themeColor="background1" w:themeShade="A6"/>
          <w:rtl/>
        </w:rPr>
        <w:t xml:space="preserve"> חסרי משמעות</w:t>
      </w:r>
      <w:r w:rsidR="00D25531" w:rsidRPr="001059D1">
        <w:rPr>
          <w:color w:val="A6A6A6" w:themeColor="background1" w:themeShade="A6"/>
          <w:rtl/>
        </w:rPr>
        <w:t xml:space="preserve"> </w:t>
      </w:r>
      <w:r w:rsidR="003E34CC" w:rsidRPr="001059D1">
        <w:rPr>
          <w:rFonts w:hint="eastAsia"/>
          <w:color w:val="A6A6A6" w:themeColor="background1" w:themeShade="A6"/>
          <w:rtl/>
        </w:rPr>
        <w:t>ותופעות</w:t>
      </w:r>
      <w:r w:rsidR="003E34CC" w:rsidRPr="001059D1">
        <w:rPr>
          <w:color w:val="A6A6A6" w:themeColor="background1" w:themeShade="A6"/>
          <w:rtl/>
        </w:rPr>
        <w:t xml:space="preserve"> </w:t>
      </w:r>
      <w:r w:rsidR="003E34CC" w:rsidRPr="001059D1">
        <w:rPr>
          <w:rFonts w:hint="eastAsia"/>
          <w:color w:val="A6A6A6" w:themeColor="background1" w:themeShade="A6"/>
          <w:rtl/>
        </w:rPr>
        <w:t>בנות</w:t>
      </w:r>
      <w:r w:rsidR="003E34CC" w:rsidRPr="001059D1">
        <w:rPr>
          <w:color w:val="A6A6A6" w:themeColor="background1" w:themeShade="A6"/>
          <w:rtl/>
        </w:rPr>
        <w:t>-חלוף,</w:t>
      </w:r>
      <w:r w:rsidR="00107CB3" w:rsidRPr="001059D1">
        <w:rPr>
          <w:color w:val="A6A6A6" w:themeColor="background1" w:themeShade="A6"/>
          <w:rtl/>
        </w:rPr>
        <w:t>]</w:t>
      </w:r>
      <w:r w:rsidR="003E34CC" w:rsidRPr="001059D1">
        <w:rPr>
          <w:color w:val="A6A6A6" w:themeColor="background1" w:themeShade="A6"/>
          <w:rtl/>
        </w:rPr>
        <w:t xml:space="preserve"> להקדיש את חיי</w:t>
      </w:r>
      <w:r w:rsidR="00107CB3" w:rsidRPr="001059D1">
        <w:rPr>
          <w:rFonts w:hint="eastAsia"/>
          <w:color w:val="A6A6A6" w:themeColor="background1" w:themeShade="A6"/>
          <w:rtl/>
        </w:rPr>
        <w:t>ו</w:t>
      </w:r>
      <w:r w:rsidR="003E34CC" w:rsidRPr="001059D1">
        <w:rPr>
          <w:color w:val="A6A6A6" w:themeColor="background1" w:themeShade="A6"/>
          <w:rtl/>
        </w:rPr>
        <w:t xml:space="preserve"> לבעיה</w:t>
      </w:r>
      <w:r w:rsidR="00107CB3" w:rsidRPr="001059D1">
        <w:rPr>
          <w:color w:val="A6A6A6" w:themeColor="background1" w:themeShade="A6"/>
          <w:rtl/>
        </w:rPr>
        <w:t xml:space="preserve"> זו</w:t>
      </w:r>
      <w:r w:rsidR="003E34CC" w:rsidRPr="001059D1">
        <w:rPr>
          <w:color w:val="A6A6A6" w:themeColor="background1" w:themeShade="A6"/>
          <w:rtl/>
        </w:rPr>
        <w:t xml:space="preserve"> שלו</w:t>
      </w:r>
      <w:r w:rsidR="00107CB3" w:rsidRPr="001059D1">
        <w:rPr>
          <w:rFonts w:hint="eastAsia"/>
          <w:color w:val="A6A6A6" w:themeColor="background1" w:themeShade="A6"/>
          <w:rtl/>
        </w:rPr>
        <w:t>ּ</w:t>
      </w:r>
      <w:r w:rsidR="003E34CC" w:rsidRPr="001059D1">
        <w:rPr>
          <w:color w:val="A6A6A6" w:themeColor="background1" w:themeShade="A6"/>
          <w:rtl/>
        </w:rPr>
        <w:t xml:space="preserve"> רק ליכס</w:t>
      </w:r>
      <w:r w:rsidR="00107CB3" w:rsidRPr="001059D1">
        <w:rPr>
          <w:rFonts w:hint="eastAsia"/>
          <w:color w:val="A6A6A6" w:themeColor="background1" w:themeShade="A6"/>
          <w:rtl/>
        </w:rPr>
        <w:t>ן</w:t>
      </w:r>
      <w:r w:rsidR="003E34CC" w:rsidRPr="001059D1">
        <w:rPr>
          <w:color w:val="A6A6A6" w:themeColor="background1" w:themeShade="A6"/>
          <w:rtl/>
        </w:rPr>
        <w:t xml:space="preserve"> אותה </w:t>
      </w:r>
      <w:r w:rsidR="003E34CC" w:rsidRPr="001059D1">
        <w:rPr>
          <w:rFonts w:hint="eastAsia"/>
          <w:color w:val="A6A6A6" w:themeColor="background1" w:themeShade="A6"/>
          <w:rtl/>
        </w:rPr>
        <w:t>והביט</w:t>
      </w:r>
      <w:r w:rsidR="003E34CC" w:rsidRPr="001059D1">
        <w:rPr>
          <w:color w:val="A6A6A6" w:themeColor="background1" w:themeShade="A6"/>
          <w:rtl/>
        </w:rPr>
        <w:t xml:space="preserve"> </w:t>
      </w:r>
      <w:r w:rsidR="003E34CC" w:rsidRPr="001059D1">
        <w:rPr>
          <w:rFonts w:hint="eastAsia"/>
          <w:color w:val="A6A6A6" w:themeColor="background1" w:themeShade="A6"/>
          <w:rtl/>
        </w:rPr>
        <w:t>בה</w:t>
      </w:r>
      <w:r w:rsidR="003E34CC" w:rsidRPr="001059D1">
        <w:rPr>
          <w:color w:val="A6A6A6" w:themeColor="background1" w:themeShade="A6"/>
          <w:rtl/>
        </w:rPr>
        <w:t xml:space="preserve"> </w:t>
      </w:r>
      <w:r w:rsidR="003E34CC" w:rsidRPr="001059D1">
        <w:rPr>
          <w:rFonts w:hint="eastAsia"/>
          <w:color w:val="A6A6A6" w:themeColor="background1" w:themeShade="A6"/>
          <w:rtl/>
        </w:rPr>
        <w:t>באותו</w:t>
      </w:r>
      <w:r w:rsidR="003E34CC" w:rsidRPr="001059D1">
        <w:rPr>
          <w:color w:val="A6A6A6" w:themeColor="background1" w:themeShade="A6"/>
          <w:rtl/>
        </w:rPr>
        <w:t xml:space="preserve"> </w:t>
      </w:r>
      <w:r w:rsidR="003E34CC" w:rsidRPr="001059D1">
        <w:rPr>
          <w:rFonts w:hint="eastAsia"/>
          <w:color w:val="A6A6A6" w:themeColor="background1" w:themeShade="A6"/>
          <w:rtl/>
        </w:rPr>
        <w:t>מרחב</w:t>
      </w:r>
      <w:r w:rsidR="003E34CC" w:rsidRPr="001059D1">
        <w:rPr>
          <w:color w:val="A6A6A6" w:themeColor="background1" w:themeShade="A6"/>
          <w:rtl/>
        </w:rPr>
        <w:t xml:space="preserve"> </w:t>
      </w:r>
      <w:r w:rsidR="003E34CC" w:rsidRPr="001059D1">
        <w:rPr>
          <w:rFonts w:hint="eastAsia"/>
          <w:color w:val="A6A6A6" w:themeColor="background1" w:themeShade="A6"/>
          <w:rtl/>
        </w:rPr>
        <w:t>חדש</w:t>
      </w:r>
      <w:r w:rsidR="003E34CC" w:rsidRPr="001059D1">
        <w:rPr>
          <w:color w:val="A6A6A6" w:themeColor="background1" w:themeShade="A6"/>
          <w:rtl/>
        </w:rPr>
        <w:t xml:space="preserve"> </w:t>
      </w:r>
      <w:r w:rsidR="003E34CC" w:rsidRPr="001059D1">
        <w:rPr>
          <w:rFonts w:hint="eastAsia"/>
          <w:color w:val="A6A6A6" w:themeColor="background1" w:themeShade="A6"/>
          <w:rtl/>
        </w:rPr>
        <w:t>זה</w:t>
      </w:r>
      <w:r w:rsidR="003E34CC" w:rsidRPr="001059D1">
        <w:rPr>
          <w:color w:val="A6A6A6" w:themeColor="background1" w:themeShade="A6"/>
          <w:rtl/>
        </w:rPr>
        <w:t xml:space="preserve"> </w:t>
      </w:r>
      <w:r w:rsidR="003E34CC" w:rsidRPr="001059D1">
        <w:rPr>
          <w:rFonts w:hint="eastAsia"/>
          <w:color w:val="A6A6A6" w:themeColor="background1" w:themeShade="A6"/>
          <w:rtl/>
        </w:rPr>
        <w:t>שהקואורדינטות</w:t>
      </w:r>
      <w:r w:rsidR="003E34CC" w:rsidRPr="001059D1">
        <w:rPr>
          <w:color w:val="A6A6A6" w:themeColor="background1" w:themeShade="A6"/>
          <w:rtl/>
        </w:rPr>
        <w:t xml:space="preserve"> </w:t>
      </w:r>
      <w:r w:rsidR="003E34CC" w:rsidRPr="001059D1">
        <w:rPr>
          <w:rFonts w:hint="eastAsia"/>
          <w:color w:val="A6A6A6" w:themeColor="background1" w:themeShade="A6"/>
          <w:rtl/>
        </w:rPr>
        <w:t>הקאנוניות</w:t>
      </w:r>
      <w:r w:rsidR="003E34CC" w:rsidRPr="001059D1">
        <w:rPr>
          <w:color w:val="A6A6A6" w:themeColor="background1" w:themeShade="A6"/>
          <w:rtl/>
        </w:rPr>
        <w:t xml:space="preserve"> </w:t>
      </w:r>
      <w:r w:rsidR="003E34CC" w:rsidRPr="001059D1">
        <w:rPr>
          <w:rFonts w:hint="eastAsia"/>
          <w:color w:val="A6A6A6" w:themeColor="background1" w:themeShade="A6"/>
          <w:rtl/>
        </w:rPr>
        <w:t>פורשות</w:t>
      </w:r>
      <w:r w:rsidR="003E34CC" w:rsidRPr="001059D1">
        <w:rPr>
          <w:color w:val="A6A6A6" w:themeColor="background1" w:themeShade="A6"/>
          <w:rtl/>
        </w:rPr>
        <w:t xml:space="preserve">, </w:t>
      </w:r>
      <w:r w:rsidR="001C5A04" w:rsidRPr="001059D1">
        <w:rPr>
          <w:rFonts w:hint="eastAsia"/>
          <w:color w:val="A6A6A6" w:themeColor="background1" w:themeShade="A6"/>
          <w:rtl/>
        </w:rPr>
        <w:t>הייתה</w:t>
      </w:r>
      <w:r w:rsidR="003E34CC" w:rsidRPr="001059D1">
        <w:rPr>
          <w:color w:val="A6A6A6" w:themeColor="background1" w:themeShade="A6"/>
          <w:rtl/>
        </w:rPr>
        <w:t xml:space="preserve"> </w:t>
      </w:r>
      <w:r w:rsidR="003E34CC" w:rsidRPr="001059D1">
        <w:rPr>
          <w:rFonts w:hint="eastAsia"/>
          <w:color w:val="A6A6A6" w:themeColor="background1" w:themeShade="A6"/>
          <w:rtl/>
        </w:rPr>
        <w:t>מתבהר</w:t>
      </w:r>
      <w:r w:rsidR="00107CB3" w:rsidRPr="001059D1">
        <w:rPr>
          <w:rFonts w:hint="eastAsia"/>
          <w:color w:val="A6A6A6" w:themeColor="background1" w:themeShade="A6"/>
          <w:rtl/>
        </w:rPr>
        <w:t>ת</w:t>
      </w:r>
      <w:r w:rsidR="003E34CC" w:rsidRPr="001059D1">
        <w:rPr>
          <w:color w:val="A6A6A6" w:themeColor="background1" w:themeShade="A6"/>
          <w:rtl/>
        </w:rPr>
        <w:t xml:space="preserve"> ב</w:t>
      </w:r>
      <w:r w:rsidR="003E34CC" w:rsidRPr="001059D1">
        <w:rPr>
          <w:rFonts w:hint="eastAsia"/>
          <w:color w:val="A6A6A6" w:themeColor="background1" w:themeShade="A6"/>
          <w:rtl/>
        </w:rPr>
        <w:t>הרף</w:t>
      </w:r>
      <w:r w:rsidR="003E34CC" w:rsidRPr="001059D1">
        <w:rPr>
          <w:color w:val="A6A6A6" w:themeColor="background1" w:themeShade="A6"/>
          <w:rtl/>
        </w:rPr>
        <w:t xml:space="preserve">-עין, </w:t>
      </w:r>
      <w:r w:rsidR="00107CB3" w:rsidRPr="001059D1">
        <w:rPr>
          <w:rFonts w:hint="eastAsia"/>
          <w:color w:val="A6A6A6" w:themeColor="background1" w:themeShade="A6"/>
          <w:rtl/>
        </w:rPr>
        <w:t>תוך</w:t>
      </w:r>
      <w:r w:rsidR="00107CB3" w:rsidRPr="001059D1">
        <w:rPr>
          <w:color w:val="A6A6A6" w:themeColor="background1" w:themeShade="A6"/>
          <w:rtl/>
        </w:rPr>
        <w:t xml:space="preserve"> </w:t>
      </w:r>
      <w:r w:rsidR="003E34CC" w:rsidRPr="001059D1">
        <w:rPr>
          <w:rFonts w:hint="eastAsia"/>
          <w:color w:val="A6A6A6" w:themeColor="background1" w:themeShade="A6"/>
          <w:rtl/>
        </w:rPr>
        <w:t>הבנה</w:t>
      </w:r>
      <w:r w:rsidR="003E34CC" w:rsidRPr="001059D1">
        <w:rPr>
          <w:color w:val="A6A6A6" w:themeColor="background1" w:themeShade="A6"/>
          <w:rtl/>
        </w:rPr>
        <w:t xml:space="preserve"> </w:t>
      </w:r>
      <w:r w:rsidR="003E34CC" w:rsidRPr="001059D1">
        <w:rPr>
          <w:rFonts w:hint="eastAsia"/>
          <w:color w:val="A6A6A6" w:themeColor="background1" w:themeShade="A6"/>
          <w:rtl/>
        </w:rPr>
        <w:t>מלאה</w:t>
      </w:r>
      <w:r w:rsidR="003E34CC" w:rsidRPr="001059D1">
        <w:rPr>
          <w:color w:val="A6A6A6" w:themeColor="background1" w:themeShade="A6"/>
          <w:rtl/>
        </w:rPr>
        <w:t xml:space="preserve">, </w:t>
      </w:r>
      <w:r w:rsidR="003E34CC" w:rsidRPr="001059D1">
        <w:rPr>
          <w:rFonts w:hint="eastAsia"/>
          <w:color w:val="A6A6A6" w:themeColor="background1" w:themeShade="A6"/>
          <w:rtl/>
        </w:rPr>
        <w:t>שלמה</w:t>
      </w:r>
      <w:r w:rsidR="003E34CC" w:rsidRPr="001059D1">
        <w:rPr>
          <w:color w:val="A6A6A6" w:themeColor="background1" w:themeShade="A6"/>
          <w:rtl/>
        </w:rPr>
        <w:t xml:space="preserve">, </w:t>
      </w:r>
      <w:r w:rsidR="003E34CC" w:rsidRPr="001059D1">
        <w:rPr>
          <w:rFonts w:hint="eastAsia"/>
          <w:color w:val="A6A6A6" w:themeColor="background1" w:themeShade="A6"/>
          <w:rtl/>
        </w:rPr>
        <w:t>מקיפה</w:t>
      </w:r>
      <w:r w:rsidR="003E34CC" w:rsidRPr="001059D1">
        <w:rPr>
          <w:color w:val="A6A6A6" w:themeColor="background1" w:themeShade="A6"/>
          <w:rtl/>
        </w:rPr>
        <w:t xml:space="preserve">." </w:t>
      </w:r>
    </w:p>
    <w:p w14:paraId="31665D4D" w14:textId="36911865" w:rsidR="00C54ECC" w:rsidRPr="001059D1" w:rsidRDefault="00C54ECC" w:rsidP="00EE6FB5">
      <w:pPr>
        <w:rPr>
          <w:color w:val="A6A6A6" w:themeColor="background1" w:themeShade="A6"/>
          <w:rtl/>
        </w:rPr>
      </w:pPr>
      <w:r w:rsidRPr="001059D1">
        <w:rPr>
          <w:color w:val="A6A6A6" w:themeColor="background1" w:themeShade="A6"/>
          <w:rtl/>
        </w:rPr>
        <w:t xml:space="preserve">"אז </w:t>
      </w:r>
      <w:r w:rsidRPr="001059D1">
        <w:rPr>
          <w:rFonts w:hint="eastAsia"/>
          <w:color w:val="A6A6A6" w:themeColor="background1" w:themeShade="A6"/>
          <w:rtl/>
        </w:rPr>
        <w:t>הסימטריה</w:t>
      </w:r>
      <w:r w:rsidRPr="001059D1">
        <w:rPr>
          <w:color w:val="A6A6A6" w:themeColor="background1" w:themeShade="A6"/>
          <w:rtl/>
        </w:rPr>
        <w:t xml:space="preserve"> </w:t>
      </w:r>
      <w:r w:rsidRPr="001059D1">
        <w:rPr>
          <w:rFonts w:hint="eastAsia"/>
          <w:color w:val="A6A6A6" w:themeColor="background1" w:themeShade="A6"/>
          <w:rtl/>
        </w:rPr>
        <w:t>נותנת</w:t>
      </w:r>
      <w:r w:rsidRPr="001059D1">
        <w:rPr>
          <w:color w:val="A6A6A6" w:themeColor="background1" w:themeShade="A6"/>
          <w:rtl/>
        </w:rPr>
        <w:t xml:space="preserve"> </w:t>
      </w:r>
      <w:r w:rsidRPr="001059D1">
        <w:rPr>
          <w:rFonts w:hint="eastAsia"/>
          <w:color w:val="A6A6A6" w:themeColor="background1" w:themeShade="A6"/>
          <w:rtl/>
        </w:rPr>
        <w:t>את</w:t>
      </w:r>
      <w:r w:rsidRPr="001059D1">
        <w:rPr>
          <w:color w:val="A6A6A6" w:themeColor="background1" w:themeShade="A6"/>
          <w:rtl/>
        </w:rPr>
        <w:t xml:space="preserve"> </w:t>
      </w:r>
      <w:r w:rsidRPr="001059D1">
        <w:rPr>
          <w:rFonts w:hint="eastAsia"/>
          <w:color w:val="A6A6A6" w:themeColor="background1" w:themeShade="A6"/>
          <w:rtl/>
        </w:rPr>
        <w:t>ההסבר</w:t>
      </w:r>
      <w:r w:rsidRPr="001059D1">
        <w:rPr>
          <w:color w:val="A6A6A6" w:themeColor="background1" w:themeShade="A6"/>
          <w:rtl/>
        </w:rPr>
        <w:t xml:space="preserve"> </w:t>
      </w:r>
      <w:r w:rsidRPr="001059D1">
        <w:rPr>
          <w:rFonts w:hint="eastAsia"/>
          <w:color w:val="A6A6A6" w:themeColor="background1" w:themeShade="A6"/>
          <w:rtl/>
        </w:rPr>
        <w:t>הממצה</w:t>
      </w:r>
      <w:r w:rsidRPr="001059D1">
        <w:rPr>
          <w:color w:val="A6A6A6" w:themeColor="background1" w:themeShade="A6"/>
          <w:rtl/>
        </w:rPr>
        <w:t xml:space="preserve"> [</w:t>
      </w:r>
      <w:r w:rsidRPr="001059D1">
        <w:rPr>
          <w:color w:val="A6A6A6" w:themeColor="background1" w:themeShade="A6"/>
        </w:rPr>
        <w:t>succint</w:t>
      </w:r>
      <w:r w:rsidRPr="001059D1">
        <w:rPr>
          <w:color w:val="A6A6A6" w:themeColor="background1" w:themeShade="A6"/>
          <w:rtl/>
        </w:rPr>
        <w:t>]</w:t>
      </w:r>
      <w:r w:rsidR="00D25531" w:rsidRPr="001059D1">
        <w:rPr>
          <w:color w:val="A6A6A6" w:themeColor="background1" w:themeShade="A6"/>
          <w:rtl/>
        </w:rPr>
        <w:t xml:space="preserve"> ביותר, שאחריו</w:t>
      </w:r>
      <w:r w:rsidR="00483BB1" w:rsidRPr="001059D1">
        <w:rPr>
          <w:color w:val="A6A6A6" w:themeColor="background1" w:themeShade="A6"/>
          <w:rtl/>
        </w:rPr>
        <w:t xml:space="preserve"> הכול </w:t>
      </w:r>
      <w:r w:rsidR="00D25531" w:rsidRPr="001059D1">
        <w:rPr>
          <w:rFonts w:hint="eastAsia"/>
          <w:color w:val="A6A6A6" w:themeColor="background1" w:themeShade="A6"/>
          <w:rtl/>
        </w:rPr>
        <w:t>מובן</w:t>
      </w:r>
      <w:r w:rsidR="00D25531" w:rsidRPr="001059D1">
        <w:rPr>
          <w:color w:val="A6A6A6" w:themeColor="background1" w:themeShade="A6"/>
          <w:rtl/>
        </w:rPr>
        <w:t>.</w:t>
      </w:r>
      <w:r w:rsidR="003E34CC" w:rsidRPr="001059D1">
        <w:rPr>
          <w:color w:val="A6A6A6" w:themeColor="background1" w:themeShade="A6"/>
          <w:rtl/>
        </w:rPr>
        <w:t>"</w:t>
      </w:r>
    </w:p>
    <w:p w14:paraId="2D1D5409" w14:textId="3544579B" w:rsidR="00EE6FB5" w:rsidRPr="001059D1" w:rsidRDefault="003E34CC" w:rsidP="00EE6FB5">
      <w:pPr>
        <w:rPr>
          <w:color w:val="A6A6A6" w:themeColor="background1" w:themeShade="A6"/>
          <w:rtl/>
        </w:rPr>
      </w:pPr>
      <w:r w:rsidRPr="001059D1">
        <w:rPr>
          <w:color w:val="A6A6A6" w:themeColor="background1" w:themeShade="A6"/>
          <w:rtl/>
        </w:rPr>
        <w:t>"</w:t>
      </w:r>
      <w:r w:rsidRPr="001059D1">
        <w:rPr>
          <w:rFonts w:hint="eastAsia"/>
          <w:color w:val="A6A6A6" w:themeColor="background1" w:themeShade="A6"/>
          <w:rtl/>
        </w:rPr>
        <w:t>לסימטריה</w:t>
      </w:r>
      <w:r w:rsidRPr="001059D1">
        <w:rPr>
          <w:color w:val="A6A6A6" w:themeColor="background1" w:themeShade="A6"/>
          <w:rtl/>
        </w:rPr>
        <w:t xml:space="preserve"> יש משמעות עמוקה</w:t>
      </w:r>
      <w:r w:rsidR="00352290" w:rsidRPr="001059D1">
        <w:rPr>
          <w:color w:val="A6A6A6" w:themeColor="background1" w:themeShade="A6"/>
          <w:rtl/>
        </w:rPr>
        <w:t xml:space="preserve"> מאוד.</w:t>
      </w:r>
      <w:r w:rsidRPr="001059D1">
        <w:rPr>
          <w:color w:val="A6A6A6" w:themeColor="background1" w:themeShade="A6"/>
          <w:rtl/>
        </w:rPr>
        <w:t xml:space="preserve"> </w:t>
      </w:r>
      <w:r w:rsidR="0070184D" w:rsidRPr="001059D1">
        <w:rPr>
          <w:rFonts w:hint="eastAsia"/>
          <w:color w:val="A6A6A6" w:themeColor="background1" w:themeShade="A6"/>
          <w:rtl/>
        </w:rPr>
        <w:t>הדבר</w:t>
      </w:r>
      <w:r w:rsidR="0070184D" w:rsidRPr="001059D1">
        <w:rPr>
          <w:color w:val="A6A6A6" w:themeColor="background1" w:themeShade="A6"/>
          <w:rtl/>
        </w:rPr>
        <w:t xml:space="preserve"> המדהים ביותר </w:t>
      </w:r>
      <w:r w:rsidR="0070184D" w:rsidRPr="001059D1">
        <w:rPr>
          <w:rFonts w:hint="eastAsia"/>
          <w:color w:val="A6A6A6" w:themeColor="background1" w:themeShade="A6"/>
          <w:rtl/>
        </w:rPr>
        <w:t>שלמדתי</w:t>
      </w:r>
      <w:r w:rsidR="0070184D" w:rsidRPr="001059D1">
        <w:rPr>
          <w:color w:val="A6A6A6" w:themeColor="background1" w:themeShade="A6"/>
          <w:rtl/>
        </w:rPr>
        <w:t xml:space="preserve"> </w:t>
      </w:r>
      <w:r w:rsidR="0070184D" w:rsidRPr="001059D1">
        <w:rPr>
          <w:rFonts w:hint="eastAsia"/>
          <w:color w:val="A6A6A6" w:themeColor="background1" w:themeShade="A6"/>
          <w:rtl/>
        </w:rPr>
        <w:t>ב</w:t>
      </w:r>
      <w:r w:rsidR="000B586A" w:rsidRPr="001059D1">
        <w:rPr>
          <w:rFonts w:hint="eastAsia"/>
          <w:color w:val="A6A6A6" w:themeColor="background1" w:themeShade="A6"/>
          <w:rtl/>
        </w:rPr>
        <w:t>פיזיק</w:t>
      </w:r>
      <w:r w:rsidR="00B97179" w:rsidRPr="001059D1">
        <w:rPr>
          <w:rFonts w:hint="eastAsia"/>
          <w:color w:val="A6A6A6" w:themeColor="background1" w:themeShade="A6"/>
          <w:rtl/>
        </w:rPr>
        <w:t>ה</w:t>
      </w:r>
      <w:r w:rsidR="0070184D" w:rsidRPr="001059D1">
        <w:rPr>
          <w:color w:val="A6A6A6" w:themeColor="background1" w:themeShade="A6"/>
          <w:rtl/>
        </w:rPr>
        <w:t xml:space="preserve"> הוא שמהסימטריה של הבעיה </w:t>
      </w:r>
      <w:r w:rsidR="0070184D" w:rsidRPr="001059D1">
        <w:rPr>
          <w:rFonts w:hint="eastAsia"/>
          <w:color w:val="A6A6A6" w:themeColor="background1" w:themeShade="A6"/>
          <w:rtl/>
        </w:rPr>
        <w:t>נובע</w:t>
      </w:r>
      <w:r w:rsidR="0070184D" w:rsidRPr="001059D1">
        <w:rPr>
          <w:color w:val="A6A6A6" w:themeColor="background1" w:themeShade="A6"/>
          <w:rtl/>
        </w:rPr>
        <w:t xml:space="preserve"> חוק שימור במערכת! </w:t>
      </w:r>
      <w:r w:rsidR="0070184D" w:rsidRPr="001059D1">
        <w:rPr>
          <w:rFonts w:hint="eastAsia"/>
          <w:color w:val="A6A6A6" w:themeColor="background1" w:themeShade="A6"/>
          <w:rtl/>
        </w:rPr>
        <w:t>סימטריה</w:t>
      </w:r>
      <w:r w:rsidR="0070184D" w:rsidRPr="001059D1">
        <w:rPr>
          <w:color w:val="A6A6A6" w:themeColor="background1" w:themeShade="A6"/>
          <w:rtl/>
        </w:rPr>
        <w:t xml:space="preserve"> במרחב </w:t>
      </w:r>
      <w:r w:rsidR="00254BBD" w:rsidRPr="001059D1">
        <w:rPr>
          <w:rFonts w:hint="eastAsia"/>
          <w:color w:val="A6A6A6" w:themeColor="background1" w:themeShade="A6"/>
          <w:rtl/>
        </w:rPr>
        <w:t>מחוברת</w:t>
      </w:r>
      <w:r w:rsidR="00254BBD" w:rsidRPr="001059D1">
        <w:rPr>
          <w:color w:val="A6A6A6" w:themeColor="background1" w:themeShade="A6"/>
          <w:rtl/>
        </w:rPr>
        <w:t xml:space="preserve"> </w:t>
      </w:r>
      <w:r w:rsidR="00254BBD" w:rsidRPr="001059D1">
        <w:rPr>
          <w:rFonts w:hint="eastAsia"/>
          <w:color w:val="A6A6A6" w:themeColor="background1" w:themeShade="A6"/>
          <w:rtl/>
        </w:rPr>
        <w:t>לשימור</w:t>
      </w:r>
      <w:r w:rsidR="00254BBD" w:rsidRPr="001059D1">
        <w:rPr>
          <w:color w:val="A6A6A6" w:themeColor="background1" w:themeShade="A6"/>
          <w:rtl/>
        </w:rPr>
        <w:t xml:space="preserve"> </w:t>
      </w:r>
      <w:r w:rsidR="00254BBD" w:rsidRPr="001059D1">
        <w:rPr>
          <w:rFonts w:hint="eastAsia"/>
          <w:color w:val="A6A6A6" w:themeColor="background1" w:themeShade="A6"/>
          <w:rtl/>
        </w:rPr>
        <w:t>התנע</w:t>
      </w:r>
      <w:r w:rsidR="00254BBD" w:rsidRPr="001059D1">
        <w:rPr>
          <w:color w:val="A6A6A6" w:themeColor="background1" w:themeShade="A6"/>
          <w:rtl/>
        </w:rPr>
        <w:t xml:space="preserve">, </w:t>
      </w:r>
      <w:r w:rsidR="00254BBD" w:rsidRPr="001059D1">
        <w:rPr>
          <w:rFonts w:hint="eastAsia"/>
          <w:color w:val="A6A6A6" w:themeColor="background1" w:themeShade="A6"/>
          <w:rtl/>
        </w:rPr>
        <w:t>וסימטריה</w:t>
      </w:r>
      <w:r w:rsidR="00254BBD" w:rsidRPr="001059D1">
        <w:rPr>
          <w:color w:val="A6A6A6" w:themeColor="background1" w:themeShade="A6"/>
          <w:rtl/>
        </w:rPr>
        <w:t xml:space="preserve"> </w:t>
      </w:r>
      <w:r w:rsidR="00254BBD" w:rsidRPr="001059D1">
        <w:rPr>
          <w:rFonts w:hint="eastAsia"/>
          <w:color w:val="A6A6A6" w:themeColor="background1" w:themeShade="A6"/>
          <w:rtl/>
        </w:rPr>
        <w:t>בזמן</w:t>
      </w:r>
      <w:r w:rsidR="00254BBD" w:rsidRPr="001059D1">
        <w:rPr>
          <w:color w:val="A6A6A6" w:themeColor="background1" w:themeShade="A6"/>
          <w:rtl/>
        </w:rPr>
        <w:t xml:space="preserve"> </w:t>
      </w:r>
      <w:r w:rsidR="00254BBD" w:rsidRPr="001059D1">
        <w:rPr>
          <w:rFonts w:hint="eastAsia"/>
          <w:color w:val="A6A6A6" w:themeColor="background1" w:themeShade="A6"/>
          <w:rtl/>
        </w:rPr>
        <w:t>מחוברת</w:t>
      </w:r>
      <w:r w:rsidR="00254BBD" w:rsidRPr="001059D1">
        <w:rPr>
          <w:color w:val="A6A6A6" w:themeColor="background1" w:themeShade="A6"/>
          <w:rtl/>
        </w:rPr>
        <w:t xml:space="preserve"> </w:t>
      </w:r>
      <w:r w:rsidR="00254BBD" w:rsidRPr="001059D1">
        <w:rPr>
          <w:rFonts w:hint="eastAsia"/>
          <w:color w:val="A6A6A6" w:themeColor="background1" w:themeShade="A6"/>
          <w:rtl/>
        </w:rPr>
        <w:t>לשימור</w:t>
      </w:r>
      <w:r w:rsidR="00254BBD" w:rsidRPr="001059D1">
        <w:rPr>
          <w:color w:val="A6A6A6" w:themeColor="background1" w:themeShade="A6"/>
          <w:rtl/>
        </w:rPr>
        <w:t xml:space="preserve"> </w:t>
      </w:r>
      <w:r w:rsidR="00254BBD" w:rsidRPr="001059D1">
        <w:rPr>
          <w:rFonts w:hint="eastAsia"/>
          <w:color w:val="A6A6A6" w:themeColor="background1" w:themeShade="A6"/>
          <w:rtl/>
        </w:rPr>
        <w:t>האנרגיה</w:t>
      </w:r>
      <w:r w:rsidR="00254BBD" w:rsidRPr="001059D1">
        <w:rPr>
          <w:color w:val="A6A6A6" w:themeColor="background1" w:themeShade="A6"/>
          <w:rtl/>
        </w:rPr>
        <w:t>.</w:t>
      </w:r>
      <w:r w:rsidR="00A62285" w:rsidRPr="001059D1">
        <w:rPr>
          <w:color w:val="A6A6A6" w:themeColor="background1" w:themeShade="A6"/>
          <w:rtl/>
        </w:rPr>
        <w:t xml:space="preserve"> וכל סימטריה קשורה לחבורה.</w:t>
      </w:r>
      <w:r w:rsidR="00EE6FB5" w:rsidRPr="001059D1">
        <w:rPr>
          <w:color w:val="A6A6A6" w:themeColor="background1" w:themeShade="A6"/>
          <w:rtl/>
        </w:rPr>
        <w:t>"</w:t>
      </w:r>
      <w:r w:rsidR="00B97179" w:rsidRPr="001059D1">
        <w:rPr>
          <w:color w:val="A6A6A6" w:themeColor="background1" w:themeShade="A6"/>
          <w:rtl/>
        </w:rPr>
        <w:t xml:space="preserve"> [</w:t>
      </w:r>
      <w:hyperlink r:id="rId233" w:history="1">
        <w:r w:rsidR="00B97179" w:rsidRPr="001059D1">
          <w:rPr>
            <w:rStyle w:val="Hyperlink"/>
            <w:rFonts w:hint="eastAsia"/>
            <w:color w:val="A6A6A6" w:themeColor="background1" w:themeShade="A6"/>
            <w:rtl/>
          </w:rPr>
          <w:t>סימטריה</w:t>
        </w:r>
      </w:hyperlink>
      <w:r w:rsidR="00B97179" w:rsidRPr="001059D1">
        <w:rPr>
          <w:color w:val="A6A6A6" w:themeColor="background1" w:themeShade="A6"/>
          <w:rtl/>
        </w:rPr>
        <w:t>]</w:t>
      </w:r>
    </w:p>
    <w:p w14:paraId="3D18D8FD" w14:textId="66FDBE34" w:rsidR="00E41F42" w:rsidRPr="001059D1" w:rsidRDefault="00E41F42" w:rsidP="00EE6FB5">
      <w:pPr>
        <w:rPr>
          <w:color w:val="A6A6A6" w:themeColor="background1" w:themeShade="A6"/>
          <w:rtl/>
        </w:rPr>
      </w:pPr>
      <w:r w:rsidRPr="001059D1">
        <w:rPr>
          <w:color w:val="A6A6A6" w:themeColor="background1" w:themeShade="A6"/>
          <w:rtl/>
        </w:rPr>
        <w:t>"</w:t>
      </w:r>
      <w:r w:rsidR="00107CB3" w:rsidRPr="001059D1">
        <w:rPr>
          <w:rFonts w:hint="eastAsia"/>
          <w:color w:val="A6A6A6" w:themeColor="background1" w:themeShade="A6"/>
          <w:rtl/>
        </w:rPr>
        <w:t>מה</w:t>
      </w:r>
      <w:r w:rsidR="00107CB3" w:rsidRPr="001059D1">
        <w:rPr>
          <w:color w:val="A6A6A6" w:themeColor="background1" w:themeShade="A6"/>
          <w:rtl/>
        </w:rPr>
        <w:t xml:space="preserve"> </w:t>
      </w:r>
      <w:r w:rsidR="00107CB3" w:rsidRPr="001059D1">
        <w:rPr>
          <w:rFonts w:hint="eastAsia"/>
          <w:color w:val="A6A6A6" w:themeColor="background1" w:themeShade="A6"/>
          <w:rtl/>
        </w:rPr>
        <w:t>הקשר</w:t>
      </w:r>
      <w:r w:rsidR="00107CB3" w:rsidRPr="001059D1">
        <w:rPr>
          <w:color w:val="A6A6A6" w:themeColor="background1" w:themeShade="A6"/>
          <w:rtl/>
        </w:rPr>
        <w:t xml:space="preserve"> </w:t>
      </w:r>
      <w:r w:rsidR="00107CB3" w:rsidRPr="001059D1">
        <w:rPr>
          <w:rFonts w:hint="eastAsia"/>
          <w:color w:val="A6A6A6" w:themeColor="background1" w:themeShade="A6"/>
          <w:rtl/>
        </w:rPr>
        <w:t>בין</w:t>
      </w:r>
      <w:r w:rsidRPr="001059D1">
        <w:rPr>
          <w:color w:val="A6A6A6" w:themeColor="background1" w:themeShade="A6"/>
          <w:rtl/>
        </w:rPr>
        <w:t xml:space="preserve"> </w:t>
      </w:r>
      <w:r w:rsidR="000201F1" w:rsidRPr="001059D1">
        <w:rPr>
          <w:rFonts w:hint="eastAsia"/>
          <w:color w:val="A6A6A6" w:themeColor="background1" w:themeShade="A6"/>
          <w:rtl/>
        </w:rPr>
        <w:t>סימטריות</w:t>
      </w:r>
      <w:r w:rsidR="000201F1" w:rsidRPr="001059D1">
        <w:rPr>
          <w:color w:val="A6A6A6" w:themeColor="background1" w:themeShade="A6"/>
          <w:rtl/>
        </w:rPr>
        <w:t xml:space="preserve"> </w:t>
      </w:r>
      <w:r w:rsidRPr="001059D1">
        <w:rPr>
          <w:rFonts w:hint="eastAsia"/>
          <w:color w:val="A6A6A6" w:themeColor="background1" w:themeShade="A6"/>
          <w:rtl/>
        </w:rPr>
        <w:t>לחבורות</w:t>
      </w:r>
      <w:r w:rsidRPr="001059D1">
        <w:rPr>
          <w:color w:val="A6A6A6" w:themeColor="background1" w:themeShade="A6"/>
          <w:rtl/>
        </w:rPr>
        <w:t xml:space="preserve">?" </w:t>
      </w:r>
      <w:r w:rsidRPr="001059D1">
        <w:rPr>
          <w:rFonts w:hint="eastAsia"/>
          <w:color w:val="A6A6A6" w:themeColor="background1" w:themeShade="A6"/>
          <w:rtl/>
        </w:rPr>
        <w:t>אלכס</w:t>
      </w:r>
      <w:r w:rsidRPr="001059D1">
        <w:rPr>
          <w:color w:val="A6A6A6" w:themeColor="background1" w:themeShade="A6"/>
          <w:rtl/>
        </w:rPr>
        <w:t xml:space="preserve"> </w:t>
      </w:r>
      <w:r w:rsidRPr="001059D1">
        <w:rPr>
          <w:rFonts w:hint="eastAsia"/>
          <w:color w:val="A6A6A6" w:themeColor="background1" w:themeShade="A6"/>
          <w:rtl/>
        </w:rPr>
        <w:t>שאל</w:t>
      </w:r>
      <w:r w:rsidRPr="001059D1">
        <w:rPr>
          <w:color w:val="A6A6A6" w:themeColor="background1" w:themeShade="A6"/>
          <w:rtl/>
        </w:rPr>
        <w:t>.</w:t>
      </w:r>
    </w:p>
    <w:p w14:paraId="280C3A59" w14:textId="1D867F41" w:rsidR="00E41F42" w:rsidRPr="001059D1" w:rsidRDefault="00A62285" w:rsidP="00EE6FB5">
      <w:pPr>
        <w:rPr>
          <w:color w:val="A6A6A6" w:themeColor="background1" w:themeShade="A6"/>
          <w:rtl/>
        </w:rPr>
      </w:pPr>
      <w:r w:rsidRPr="001059D1">
        <w:rPr>
          <w:color w:val="A6A6A6" w:themeColor="background1" w:themeShade="A6"/>
          <w:rtl/>
        </w:rPr>
        <w:t>[</w:t>
      </w:r>
      <w:r w:rsidR="00E41F42" w:rsidRPr="001059D1">
        <w:rPr>
          <w:color w:val="A6A6A6" w:themeColor="background1" w:themeShade="A6"/>
          <w:rtl/>
        </w:rPr>
        <w:t xml:space="preserve">"חבורות מתארות את </w:t>
      </w:r>
      <w:r w:rsidR="00E41F42" w:rsidRPr="001059D1">
        <w:rPr>
          <w:rFonts w:hint="eastAsia"/>
          <w:color w:val="A6A6A6" w:themeColor="background1" w:themeShade="A6"/>
          <w:rtl/>
        </w:rPr>
        <w:t>הסימטרי</w:t>
      </w:r>
      <w:r w:rsidR="00B97179" w:rsidRPr="001059D1">
        <w:rPr>
          <w:rFonts w:hint="eastAsia"/>
          <w:color w:val="A6A6A6" w:themeColor="background1" w:themeShade="A6"/>
          <w:rtl/>
        </w:rPr>
        <w:t>ה</w:t>
      </w:r>
      <w:r w:rsidR="00B97179" w:rsidRPr="001059D1">
        <w:rPr>
          <w:color w:val="A6A6A6" w:themeColor="background1" w:themeShade="A6"/>
          <w:rtl/>
        </w:rPr>
        <w:t>.</w:t>
      </w:r>
      <w:r w:rsidR="00E41F42" w:rsidRPr="001059D1">
        <w:rPr>
          <w:color w:val="A6A6A6" w:themeColor="background1" w:themeShade="A6"/>
          <w:rtl/>
        </w:rPr>
        <w:t xml:space="preserve"> </w:t>
      </w:r>
      <w:r w:rsidRPr="001059D1">
        <w:rPr>
          <w:rFonts w:hint="eastAsia"/>
          <w:color w:val="A6A6A6" w:themeColor="background1" w:themeShade="A6"/>
          <w:rtl/>
        </w:rPr>
        <w:t>כלומר</w:t>
      </w:r>
      <w:r w:rsidRPr="001059D1">
        <w:rPr>
          <w:color w:val="A6A6A6" w:themeColor="background1" w:themeShade="A6"/>
          <w:rtl/>
        </w:rPr>
        <w:t xml:space="preserve">, את </w:t>
      </w:r>
      <w:r w:rsidR="000201F1" w:rsidRPr="001059D1">
        <w:rPr>
          <w:rFonts w:hint="eastAsia"/>
          <w:color w:val="A6A6A6" w:themeColor="background1" w:themeShade="A6"/>
          <w:rtl/>
        </w:rPr>
        <w:t>השינויים</w:t>
      </w:r>
      <w:r w:rsidR="000201F1" w:rsidRPr="001059D1">
        <w:rPr>
          <w:color w:val="A6A6A6" w:themeColor="background1" w:themeShade="A6"/>
          <w:rtl/>
        </w:rPr>
        <w:t xml:space="preserve">, </w:t>
      </w:r>
      <w:r w:rsidRPr="001059D1">
        <w:rPr>
          <w:rFonts w:hint="eastAsia"/>
          <w:color w:val="A6A6A6" w:themeColor="background1" w:themeShade="A6"/>
          <w:rtl/>
        </w:rPr>
        <w:t>או</w:t>
      </w:r>
      <w:r w:rsidRPr="001059D1">
        <w:rPr>
          <w:color w:val="A6A6A6" w:themeColor="background1" w:themeShade="A6"/>
          <w:rtl/>
        </w:rPr>
        <w:t xml:space="preserve"> </w:t>
      </w:r>
      <w:r w:rsidR="000201F1" w:rsidRPr="001059D1">
        <w:rPr>
          <w:rFonts w:hint="eastAsia"/>
          <w:color w:val="A6A6A6" w:themeColor="background1" w:themeShade="A6"/>
          <w:rtl/>
        </w:rPr>
        <w:t>הטרנספורמציות</w:t>
      </w:r>
      <w:r w:rsidR="000201F1" w:rsidRPr="001059D1">
        <w:rPr>
          <w:color w:val="A6A6A6" w:themeColor="background1" w:themeShade="A6"/>
          <w:rtl/>
        </w:rPr>
        <w:t xml:space="preserve"> שתחתן </w:t>
      </w:r>
      <w:r w:rsidR="00E41F42" w:rsidRPr="001059D1">
        <w:rPr>
          <w:rFonts w:hint="eastAsia"/>
          <w:color w:val="A6A6A6" w:themeColor="background1" w:themeShade="A6"/>
          <w:rtl/>
        </w:rPr>
        <w:t>כלומר</w:t>
      </w:r>
      <w:r w:rsidR="00E41F42" w:rsidRPr="001059D1">
        <w:rPr>
          <w:color w:val="A6A6A6" w:themeColor="background1" w:themeShade="A6"/>
          <w:rtl/>
        </w:rPr>
        <w:t xml:space="preserve"> </w:t>
      </w:r>
      <w:r w:rsidR="00E41F42" w:rsidRPr="001059D1">
        <w:rPr>
          <w:rFonts w:hint="eastAsia"/>
          <w:color w:val="A6A6A6" w:themeColor="background1" w:themeShade="A6"/>
          <w:rtl/>
        </w:rPr>
        <w:t>את</w:t>
      </w:r>
      <w:r w:rsidR="00E41F42" w:rsidRPr="001059D1">
        <w:rPr>
          <w:color w:val="A6A6A6" w:themeColor="background1" w:themeShade="A6"/>
          <w:rtl/>
        </w:rPr>
        <w:t xml:space="preserve"> </w:t>
      </w:r>
      <w:r w:rsidR="00E41F42" w:rsidRPr="001059D1">
        <w:rPr>
          <w:rFonts w:hint="eastAsia"/>
          <w:color w:val="A6A6A6" w:themeColor="background1" w:themeShade="A6"/>
          <w:rtl/>
        </w:rPr>
        <w:t>התכונה</w:t>
      </w:r>
      <w:r w:rsidR="00E41F42" w:rsidRPr="001059D1">
        <w:rPr>
          <w:color w:val="A6A6A6" w:themeColor="background1" w:themeShade="A6"/>
          <w:rtl/>
        </w:rPr>
        <w:t xml:space="preserve"> </w:t>
      </w:r>
      <w:r w:rsidR="00E41F42" w:rsidRPr="001059D1">
        <w:rPr>
          <w:rFonts w:hint="eastAsia"/>
          <w:color w:val="A6A6A6" w:themeColor="background1" w:themeShade="A6"/>
          <w:rtl/>
        </w:rPr>
        <w:t>שתישאר</w:t>
      </w:r>
      <w:r w:rsidR="00E41F42" w:rsidRPr="001059D1">
        <w:rPr>
          <w:color w:val="A6A6A6" w:themeColor="background1" w:themeShade="A6"/>
          <w:rtl/>
        </w:rPr>
        <w:t xml:space="preserve"> </w:t>
      </w:r>
      <w:r w:rsidR="00E41F42" w:rsidRPr="001059D1">
        <w:rPr>
          <w:rFonts w:hint="eastAsia"/>
          <w:color w:val="A6A6A6" w:themeColor="background1" w:themeShade="A6"/>
          <w:rtl/>
        </w:rPr>
        <w:t>קבועה</w:t>
      </w:r>
      <w:r w:rsidR="00E41F42" w:rsidRPr="001059D1">
        <w:rPr>
          <w:color w:val="A6A6A6" w:themeColor="background1" w:themeShade="A6"/>
          <w:rtl/>
        </w:rPr>
        <w:t xml:space="preserve"> </w:t>
      </w:r>
      <w:r w:rsidR="00E41F42" w:rsidRPr="001059D1">
        <w:rPr>
          <w:rFonts w:hint="eastAsia"/>
          <w:color w:val="A6A6A6" w:themeColor="background1" w:themeShade="A6"/>
          <w:rtl/>
        </w:rPr>
        <w:t>במערכת</w:t>
      </w:r>
      <w:r w:rsidR="00E41F42" w:rsidRPr="001059D1">
        <w:rPr>
          <w:color w:val="A6A6A6" w:themeColor="background1" w:themeShade="A6"/>
          <w:rtl/>
        </w:rPr>
        <w:t xml:space="preserve"> </w:t>
      </w:r>
      <w:r w:rsidR="00E41F42" w:rsidRPr="001059D1">
        <w:rPr>
          <w:rFonts w:hint="eastAsia"/>
          <w:color w:val="A6A6A6" w:themeColor="background1" w:themeShade="A6"/>
          <w:rtl/>
        </w:rPr>
        <w:t>תחת</w:t>
      </w:r>
      <w:r w:rsidR="00E41F42" w:rsidRPr="001059D1">
        <w:rPr>
          <w:color w:val="A6A6A6" w:themeColor="background1" w:themeShade="A6"/>
          <w:rtl/>
        </w:rPr>
        <w:t xml:space="preserve"> </w:t>
      </w:r>
      <w:r w:rsidR="00E41F42" w:rsidRPr="001059D1">
        <w:rPr>
          <w:rFonts w:hint="eastAsia"/>
          <w:color w:val="A6A6A6" w:themeColor="background1" w:themeShade="A6"/>
          <w:rtl/>
        </w:rPr>
        <w:t>טרנספורמציות</w:t>
      </w:r>
      <w:r w:rsidR="00E41F42" w:rsidRPr="001059D1">
        <w:rPr>
          <w:color w:val="A6A6A6" w:themeColor="background1" w:themeShade="A6"/>
          <w:rtl/>
        </w:rPr>
        <w:t>."</w:t>
      </w:r>
      <w:r w:rsidRPr="001059D1">
        <w:rPr>
          <w:color w:val="A6A6A6" w:themeColor="background1" w:themeShade="A6"/>
          <w:rtl/>
        </w:rPr>
        <w:t>]</w:t>
      </w:r>
    </w:p>
    <w:p w14:paraId="785CADC2" w14:textId="69FEB593" w:rsidR="00CE6EEA" w:rsidRPr="001059D1" w:rsidRDefault="00A62285" w:rsidP="00EE6FB5">
      <w:pPr>
        <w:rPr>
          <w:color w:val="A6A6A6" w:themeColor="background1" w:themeShade="A6"/>
          <w:rtl/>
        </w:rPr>
      </w:pPr>
      <w:r w:rsidRPr="001059D1">
        <w:rPr>
          <w:color w:val="A6A6A6" w:themeColor="background1" w:themeShade="A6"/>
          <w:rtl/>
        </w:rPr>
        <w:t>"</w:t>
      </w:r>
      <w:r w:rsidR="000201F1" w:rsidRPr="001059D1">
        <w:rPr>
          <w:rFonts w:hint="eastAsia"/>
          <w:color w:val="A6A6A6" w:themeColor="background1" w:themeShade="A6"/>
          <w:rtl/>
        </w:rPr>
        <w:t>סימטריה</w:t>
      </w:r>
      <w:r w:rsidR="000201F1" w:rsidRPr="001059D1">
        <w:rPr>
          <w:color w:val="A6A6A6" w:themeColor="background1" w:themeShade="A6"/>
          <w:rtl/>
        </w:rPr>
        <w:t xml:space="preserve"> </w:t>
      </w:r>
      <w:r w:rsidR="000201F1" w:rsidRPr="001059D1">
        <w:rPr>
          <w:rFonts w:hint="eastAsia"/>
          <w:color w:val="A6A6A6" w:themeColor="background1" w:themeShade="A6"/>
          <w:rtl/>
        </w:rPr>
        <w:t>היא</w:t>
      </w:r>
      <w:r w:rsidR="000201F1" w:rsidRPr="001059D1">
        <w:rPr>
          <w:color w:val="A6A6A6" w:themeColor="background1" w:themeShade="A6"/>
          <w:rtl/>
        </w:rPr>
        <w:t xml:space="preserve"> </w:t>
      </w:r>
      <w:r w:rsidR="000201F1" w:rsidRPr="001059D1">
        <w:rPr>
          <w:rFonts w:hint="eastAsia"/>
          <w:color w:val="A6A6A6" w:themeColor="background1" w:themeShade="A6"/>
          <w:rtl/>
        </w:rPr>
        <w:t>תכונה</w:t>
      </w:r>
      <w:r w:rsidR="000201F1" w:rsidRPr="001059D1">
        <w:rPr>
          <w:color w:val="A6A6A6" w:themeColor="background1" w:themeShade="A6"/>
          <w:rtl/>
        </w:rPr>
        <w:t xml:space="preserve"> </w:t>
      </w:r>
      <w:r w:rsidR="000201F1" w:rsidRPr="001059D1">
        <w:rPr>
          <w:rFonts w:hint="eastAsia"/>
          <w:color w:val="A6A6A6" w:themeColor="background1" w:themeShade="A6"/>
          <w:rtl/>
        </w:rPr>
        <w:t>שנשארת</w:t>
      </w:r>
      <w:r w:rsidR="000201F1" w:rsidRPr="001059D1">
        <w:rPr>
          <w:color w:val="A6A6A6" w:themeColor="background1" w:themeShade="A6"/>
          <w:rtl/>
        </w:rPr>
        <w:t xml:space="preserve"> </w:t>
      </w:r>
      <w:r w:rsidR="000201F1" w:rsidRPr="001059D1">
        <w:rPr>
          <w:rFonts w:hint="eastAsia"/>
          <w:color w:val="A6A6A6" w:themeColor="background1" w:themeShade="A6"/>
          <w:rtl/>
        </w:rPr>
        <w:t>קבועה</w:t>
      </w:r>
      <w:r w:rsidR="000201F1" w:rsidRPr="001059D1">
        <w:rPr>
          <w:color w:val="A6A6A6" w:themeColor="background1" w:themeShade="A6"/>
          <w:rtl/>
        </w:rPr>
        <w:t xml:space="preserve"> </w:t>
      </w:r>
      <w:r w:rsidR="000201F1" w:rsidRPr="001059D1">
        <w:rPr>
          <w:rFonts w:hint="eastAsia"/>
          <w:color w:val="A6A6A6" w:themeColor="background1" w:themeShade="A6"/>
          <w:rtl/>
        </w:rPr>
        <w:t>במערכת</w:t>
      </w:r>
      <w:r w:rsidR="009F1623" w:rsidRPr="001059D1">
        <w:rPr>
          <w:color w:val="A6A6A6" w:themeColor="background1" w:themeShade="A6"/>
          <w:rtl/>
        </w:rPr>
        <w:t xml:space="preserve">, </w:t>
      </w:r>
      <w:r w:rsidR="009F1623" w:rsidRPr="001059D1">
        <w:rPr>
          <w:rFonts w:hint="eastAsia"/>
          <w:color w:val="A6A6A6" w:themeColor="background1" w:themeShade="A6"/>
          <w:rtl/>
        </w:rPr>
        <w:t>גם</w:t>
      </w:r>
      <w:r w:rsidR="000201F1" w:rsidRPr="001059D1">
        <w:rPr>
          <w:color w:val="A6A6A6" w:themeColor="background1" w:themeShade="A6"/>
          <w:rtl/>
        </w:rPr>
        <w:t xml:space="preserve"> תחת שינויים. </w:t>
      </w:r>
      <w:r w:rsidR="009F1623" w:rsidRPr="001059D1">
        <w:rPr>
          <w:rFonts w:hint="eastAsia"/>
          <w:color w:val="A6A6A6" w:themeColor="background1" w:themeShade="A6"/>
          <w:rtl/>
        </w:rPr>
        <w:t>נניח</w:t>
      </w:r>
      <w:r w:rsidR="009F1623" w:rsidRPr="001059D1">
        <w:rPr>
          <w:color w:val="A6A6A6" w:themeColor="background1" w:themeShade="A6"/>
          <w:rtl/>
        </w:rPr>
        <w:t xml:space="preserve"> שאתם מבינים משהו ממש טוב, </w:t>
      </w:r>
      <w:r w:rsidR="000201F1" w:rsidRPr="001059D1">
        <w:rPr>
          <w:rFonts w:hint="eastAsia"/>
          <w:color w:val="A6A6A6" w:themeColor="background1" w:themeShade="A6"/>
          <w:rtl/>
        </w:rPr>
        <w:t>נניח</w:t>
      </w:r>
      <w:r w:rsidR="000201F1" w:rsidRPr="001059D1">
        <w:rPr>
          <w:color w:val="A6A6A6" w:themeColor="background1" w:themeShade="A6"/>
          <w:rtl/>
        </w:rPr>
        <w:t xml:space="preserve"> שתיארתם </w:t>
      </w:r>
      <w:r w:rsidR="009F1623" w:rsidRPr="001059D1">
        <w:rPr>
          <w:rFonts w:hint="eastAsia"/>
          <w:color w:val="A6A6A6" w:themeColor="background1" w:themeShade="A6"/>
          <w:rtl/>
        </w:rPr>
        <w:t>לי</w:t>
      </w:r>
      <w:r w:rsidR="009F1623" w:rsidRPr="001059D1">
        <w:rPr>
          <w:color w:val="A6A6A6" w:themeColor="background1" w:themeShade="A6"/>
          <w:rtl/>
        </w:rPr>
        <w:t xml:space="preserve"> </w:t>
      </w:r>
      <w:r w:rsidR="009F1623" w:rsidRPr="001059D1">
        <w:rPr>
          <w:rFonts w:hint="eastAsia"/>
          <w:color w:val="A6A6A6" w:themeColor="background1" w:themeShade="A6"/>
          <w:rtl/>
        </w:rPr>
        <w:t>אותו</w:t>
      </w:r>
      <w:r w:rsidR="000201F1" w:rsidRPr="001059D1">
        <w:rPr>
          <w:color w:val="A6A6A6" w:themeColor="background1" w:themeShade="A6"/>
          <w:rtl/>
        </w:rPr>
        <w:t xml:space="preserve"> בפרטי פרטים. מייד אני רוצה לדעת, עד כמה הידע הזה כללי? מה אוכל לשנות כך שכל </w:t>
      </w:r>
      <w:r w:rsidR="00185E07" w:rsidRPr="001059D1">
        <w:rPr>
          <w:rFonts w:hint="eastAsia"/>
          <w:color w:val="A6A6A6" w:themeColor="background1" w:themeShade="A6"/>
          <w:rtl/>
        </w:rPr>
        <w:t>המדידות</w:t>
      </w:r>
      <w:r w:rsidR="00185E07" w:rsidRPr="001059D1">
        <w:rPr>
          <w:color w:val="A6A6A6" w:themeColor="background1" w:themeShade="A6"/>
          <w:rtl/>
        </w:rPr>
        <w:t xml:space="preserve"> שביצעתם, </w:t>
      </w:r>
      <w:r w:rsidR="000201F1" w:rsidRPr="001059D1">
        <w:rPr>
          <w:rFonts w:hint="eastAsia"/>
          <w:color w:val="A6A6A6" w:themeColor="background1" w:themeShade="A6"/>
          <w:rtl/>
        </w:rPr>
        <w:t>הידע</w:t>
      </w:r>
      <w:r w:rsidR="000201F1" w:rsidRPr="001059D1">
        <w:rPr>
          <w:color w:val="A6A6A6" w:themeColor="background1" w:themeShade="A6"/>
          <w:rtl/>
        </w:rPr>
        <w:t xml:space="preserve"> </w:t>
      </w:r>
      <w:r w:rsidR="009F1623" w:rsidRPr="001059D1">
        <w:rPr>
          <w:rFonts w:hint="eastAsia"/>
          <w:color w:val="A6A6A6" w:themeColor="background1" w:themeShade="A6"/>
          <w:rtl/>
        </w:rPr>
        <w:t>הזה</w:t>
      </w:r>
      <w:r w:rsidR="009F1623" w:rsidRPr="001059D1">
        <w:rPr>
          <w:color w:val="A6A6A6" w:themeColor="background1" w:themeShade="A6"/>
          <w:rtl/>
        </w:rPr>
        <w:t xml:space="preserve"> </w:t>
      </w:r>
      <w:r w:rsidR="000201F1" w:rsidRPr="001059D1">
        <w:rPr>
          <w:rFonts w:hint="eastAsia"/>
          <w:color w:val="A6A6A6" w:themeColor="background1" w:themeShade="A6"/>
          <w:rtl/>
        </w:rPr>
        <w:t>שצברתם</w:t>
      </w:r>
      <w:r w:rsidR="000201F1" w:rsidRPr="001059D1">
        <w:rPr>
          <w:color w:val="A6A6A6" w:themeColor="background1" w:themeShade="A6"/>
          <w:rtl/>
        </w:rPr>
        <w:t xml:space="preserve">, </w:t>
      </w:r>
      <w:r w:rsidR="000201F1" w:rsidRPr="001059D1">
        <w:rPr>
          <w:rFonts w:hint="eastAsia"/>
          <w:color w:val="A6A6A6" w:themeColor="background1" w:themeShade="A6"/>
          <w:rtl/>
        </w:rPr>
        <w:t>כל</w:t>
      </w:r>
      <w:r w:rsidR="000201F1" w:rsidRPr="001059D1">
        <w:rPr>
          <w:color w:val="A6A6A6" w:themeColor="background1" w:themeShade="A6"/>
          <w:rtl/>
        </w:rPr>
        <w:t xml:space="preserve"> הספר הארוך </w:t>
      </w:r>
      <w:r w:rsidR="009037C8" w:rsidRPr="001059D1">
        <w:rPr>
          <w:rFonts w:hint="eastAsia"/>
          <w:color w:val="A6A6A6" w:themeColor="background1" w:themeShade="A6"/>
          <w:rtl/>
        </w:rPr>
        <w:t>הזה</w:t>
      </w:r>
      <w:r w:rsidR="009037C8" w:rsidRPr="001059D1">
        <w:rPr>
          <w:color w:val="A6A6A6" w:themeColor="background1" w:themeShade="A6"/>
          <w:rtl/>
        </w:rPr>
        <w:t xml:space="preserve"> </w:t>
      </w:r>
      <w:r w:rsidR="000201F1" w:rsidRPr="001059D1">
        <w:rPr>
          <w:rFonts w:hint="eastAsia"/>
          <w:color w:val="A6A6A6" w:themeColor="background1" w:themeShade="A6"/>
          <w:rtl/>
        </w:rPr>
        <w:t>שכתבתם</w:t>
      </w:r>
      <w:r w:rsidR="000201F1" w:rsidRPr="001059D1">
        <w:rPr>
          <w:color w:val="A6A6A6" w:themeColor="background1" w:themeShade="A6"/>
          <w:rtl/>
        </w:rPr>
        <w:t xml:space="preserve"> לפרטי פרטיו </w:t>
      </w:r>
      <w:r w:rsidR="00185E07" w:rsidRPr="001059D1">
        <w:rPr>
          <w:rFonts w:hint="eastAsia"/>
          <w:color w:val="A6A6A6" w:themeColor="background1" w:themeShade="A6"/>
          <w:rtl/>
        </w:rPr>
        <w:t>ישאר</w:t>
      </w:r>
      <w:r w:rsidR="00185E07" w:rsidRPr="001059D1">
        <w:rPr>
          <w:color w:val="A6A6A6" w:themeColor="background1" w:themeShade="A6"/>
          <w:rtl/>
        </w:rPr>
        <w:t xml:space="preserve"> </w:t>
      </w:r>
      <w:r w:rsidR="00185E07" w:rsidRPr="001059D1">
        <w:rPr>
          <w:rFonts w:hint="eastAsia"/>
          <w:color w:val="A6A6A6" w:themeColor="background1" w:themeShade="A6"/>
          <w:rtl/>
        </w:rPr>
        <w:t>קבוע</w:t>
      </w:r>
      <w:r w:rsidR="000201F1" w:rsidRPr="001059D1">
        <w:rPr>
          <w:color w:val="A6A6A6" w:themeColor="background1" w:themeShade="A6"/>
          <w:rtl/>
        </w:rPr>
        <w:t xml:space="preserve">? </w:t>
      </w:r>
      <w:r w:rsidR="00185E07" w:rsidRPr="001059D1">
        <w:rPr>
          <w:rFonts w:hint="eastAsia"/>
          <w:color w:val="A6A6A6" w:themeColor="background1" w:themeShade="A6"/>
          <w:rtl/>
        </w:rPr>
        <w:t>השינויים</w:t>
      </w:r>
      <w:r w:rsidR="00185E07" w:rsidRPr="001059D1">
        <w:rPr>
          <w:color w:val="A6A6A6" w:themeColor="background1" w:themeShade="A6"/>
          <w:rtl/>
        </w:rPr>
        <w:t xml:space="preserve"> </w:t>
      </w:r>
      <w:r w:rsidR="00CE6EEA" w:rsidRPr="001059D1">
        <w:rPr>
          <w:rFonts w:hint="eastAsia"/>
          <w:color w:val="A6A6A6" w:themeColor="background1" w:themeShade="A6"/>
          <w:rtl/>
        </w:rPr>
        <w:t>האלה</w:t>
      </w:r>
      <w:r w:rsidR="00CE6EEA" w:rsidRPr="001059D1">
        <w:rPr>
          <w:color w:val="A6A6A6" w:themeColor="background1" w:themeShade="A6"/>
          <w:rtl/>
        </w:rPr>
        <w:t xml:space="preserve"> </w:t>
      </w:r>
      <w:r w:rsidR="009037C8" w:rsidRPr="001059D1">
        <w:rPr>
          <w:color w:val="A6A6A6" w:themeColor="background1" w:themeShade="A6"/>
          <w:rtl/>
        </w:rPr>
        <w:t>[</w:t>
      </w:r>
      <w:r w:rsidR="00CE6EEA" w:rsidRPr="001059D1">
        <w:rPr>
          <w:rFonts w:hint="eastAsia"/>
          <w:color w:val="A6A6A6" w:themeColor="background1" w:themeShade="A6"/>
          <w:rtl/>
        </w:rPr>
        <w:t>שאתם</w:t>
      </w:r>
      <w:r w:rsidR="00CE6EEA" w:rsidRPr="001059D1">
        <w:rPr>
          <w:color w:val="A6A6A6" w:themeColor="background1" w:themeShade="A6"/>
          <w:rtl/>
        </w:rPr>
        <w:t xml:space="preserve"> </w:t>
      </w:r>
      <w:r w:rsidR="00CE6EEA" w:rsidRPr="001059D1">
        <w:rPr>
          <w:rFonts w:hint="eastAsia"/>
          <w:color w:val="A6A6A6" w:themeColor="background1" w:themeShade="A6"/>
          <w:rtl/>
        </w:rPr>
        <w:t>יכולים</w:t>
      </w:r>
      <w:r w:rsidR="00CE6EEA" w:rsidRPr="001059D1">
        <w:rPr>
          <w:color w:val="A6A6A6" w:themeColor="background1" w:themeShade="A6"/>
          <w:rtl/>
        </w:rPr>
        <w:t xml:space="preserve"> </w:t>
      </w:r>
      <w:r w:rsidR="00CE6EEA" w:rsidRPr="001059D1">
        <w:rPr>
          <w:rFonts w:hint="eastAsia"/>
          <w:color w:val="A6A6A6" w:themeColor="background1" w:themeShade="A6"/>
          <w:rtl/>
        </w:rPr>
        <w:t>לבצע</w:t>
      </w:r>
      <w:r w:rsidR="00CE6EEA" w:rsidRPr="001059D1">
        <w:rPr>
          <w:color w:val="A6A6A6" w:themeColor="background1" w:themeShade="A6"/>
          <w:rtl/>
        </w:rPr>
        <w:t xml:space="preserve"> </w:t>
      </w:r>
      <w:r w:rsidR="00CE6EEA" w:rsidRPr="001059D1">
        <w:rPr>
          <w:rFonts w:hint="eastAsia"/>
          <w:color w:val="A6A6A6" w:themeColor="background1" w:themeShade="A6"/>
          <w:rtl/>
        </w:rPr>
        <w:t>ועדיין</w:t>
      </w:r>
      <w:r w:rsidR="00185E07" w:rsidRPr="001059D1">
        <w:rPr>
          <w:color w:val="A6A6A6" w:themeColor="background1" w:themeShade="A6"/>
          <w:rtl/>
        </w:rPr>
        <w:t xml:space="preserve"> </w:t>
      </w:r>
      <w:r w:rsidR="00CE6EEA" w:rsidRPr="001059D1">
        <w:rPr>
          <w:rFonts w:hint="eastAsia"/>
          <w:color w:val="A6A6A6" w:themeColor="background1" w:themeShade="A6"/>
          <w:rtl/>
        </w:rPr>
        <w:t>מדידות</w:t>
      </w:r>
      <w:r w:rsidR="00CE6EEA" w:rsidRPr="001059D1">
        <w:rPr>
          <w:color w:val="A6A6A6" w:themeColor="background1" w:themeShade="A6"/>
          <w:rtl/>
        </w:rPr>
        <w:t xml:space="preserve"> </w:t>
      </w:r>
      <w:r w:rsidR="00CE6EEA" w:rsidRPr="001059D1">
        <w:rPr>
          <w:rFonts w:hint="eastAsia"/>
          <w:color w:val="A6A6A6" w:themeColor="background1" w:themeShade="A6"/>
          <w:rtl/>
        </w:rPr>
        <w:t>ב</w:t>
      </w:r>
      <w:r w:rsidR="00185E07" w:rsidRPr="001059D1">
        <w:rPr>
          <w:rFonts w:hint="eastAsia"/>
          <w:color w:val="A6A6A6" w:themeColor="background1" w:themeShade="A6"/>
          <w:rtl/>
        </w:rPr>
        <w:t>מערכת</w:t>
      </w:r>
      <w:r w:rsidR="00185E07" w:rsidRPr="001059D1">
        <w:rPr>
          <w:color w:val="A6A6A6" w:themeColor="background1" w:themeShade="A6"/>
          <w:rtl/>
        </w:rPr>
        <w:t xml:space="preserve"> </w:t>
      </w:r>
      <w:r w:rsidR="00185E07" w:rsidRPr="001059D1">
        <w:rPr>
          <w:rFonts w:hint="eastAsia"/>
          <w:color w:val="A6A6A6" w:themeColor="background1" w:themeShade="A6"/>
          <w:rtl/>
        </w:rPr>
        <w:t>שלכם</w:t>
      </w:r>
      <w:r w:rsidR="00185E07" w:rsidRPr="001059D1">
        <w:rPr>
          <w:color w:val="A6A6A6" w:themeColor="background1" w:themeShade="A6"/>
          <w:rtl/>
        </w:rPr>
        <w:t xml:space="preserve"> </w:t>
      </w:r>
      <w:r w:rsidR="00185E07" w:rsidRPr="001059D1">
        <w:rPr>
          <w:rFonts w:hint="eastAsia"/>
          <w:color w:val="A6A6A6" w:themeColor="background1" w:themeShade="A6"/>
          <w:rtl/>
        </w:rPr>
        <w:t>נשאר</w:t>
      </w:r>
      <w:r w:rsidR="00CE6EEA" w:rsidRPr="001059D1">
        <w:rPr>
          <w:rFonts w:hint="eastAsia"/>
          <w:color w:val="A6A6A6" w:themeColor="background1" w:themeShade="A6"/>
          <w:rtl/>
        </w:rPr>
        <w:t>ו</w:t>
      </w:r>
      <w:r w:rsidR="00185E07" w:rsidRPr="001059D1">
        <w:rPr>
          <w:rFonts w:hint="eastAsia"/>
          <w:color w:val="A6A6A6" w:themeColor="background1" w:themeShade="A6"/>
          <w:rtl/>
        </w:rPr>
        <w:t>ת</w:t>
      </w:r>
      <w:r w:rsidR="00185E07" w:rsidRPr="001059D1">
        <w:rPr>
          <w:color w:val="A6A6A6" w:themeColor="background1" w:themeShade="A6"/>
          <w:rtl/>
        </w:rPr>
        <w:t xml:space="preserve"> </w:t>
      </w:r>
      <w:r w:rsidR="00185E07" w:rsidRPr="001059D1">
        <w:rPr>
          <w:rFonts w:hint="eastAsia"/>
          <w:color w:val="A6A6A6" w:themeColor="background1" w:themeShade="A6"/>
          <w:rtl/>
        </w:rPr>
        <w:t>קבוע</w:t>
      </w:r>
      <w:r w:rsidR="00CE6EEA" w:rsidRPr="001059D1">
        <w:rPr>
          <w:rFonts w:hint="eastAsia"/>
          <w:color w:val="A6A6A6" w:themeColor="background1" w:themeShade="A6"/>
          <w:rtl/>
        </w:rPr>
        <w:t>ות</w:t>
      </w:r>
      <w:r w:rsidR="00CE6EEA" w:rsidRPr="001059D1">
        <w:rPr>
          <w:color w:val="A6A6A6" w:themeColor="background1" w:themeShade="A6"/>
          <w:rtl/>
        </w:rPr>
        <w:t>,</w:t>
      </w:r>
      <w:r w:rsidR="00185E07" w:rsidRPr="001059D1">
        <w:rPr>
          <w:color w:val="A6A6A6" w:themeColor="background1" w:themeShade="A6"/>
          <w:rtl/>
        </w:rPr>
        <w:t xml:space="preserve"> </w:t>
      </w:r>
      <w:r w:rsidR="00CE6EEA" w:rsidRPr="001059D1">
        <w:rPr>
          <w:rFonts w:hint="eastAsia"/>
          <w:color w:val="A6A6A6" w:themeColor="background1" w:themeShade="A6"/>
          <w:rtl/>
        </w:rPr>
        <w:t>השינויים</w:t>
      </w:r>
      <w:r w:rsidR="00CE6EEA" w:rsidRPr="001059D1">
        <w:rPr>
          <w:color w:val="A6A6A6" w:themeColor="background1" w:themeShade="A6"/>
          <w:rtl/>
        </w:rPr>
        <w:t xml:space="preserve"> </w:t>
      </w:r>
      <w:r w:rsidR="00CE6EEA" w:rsidRPr="001059D1">
        <w:rPr>
          <w:rFonts w:hint="eastAsia"/>
          <w:color w:val="A6A6A6" w:themeColor="background1" w:themeShade="A6"/>
          <w:rtl/>
        </w:rPr>
        <w:t>האלה</w:t>
      </w:r>
      <w:r w:rsidR="00CE6EEA" w:rsidRPr="001059D1">
        <w:rPr>
          <w:color w:val="A6A6A6" w:themeColor="background1" w:themeShade="A6"/>
          <w:rtl/>
        </w:rPr>
        <w:t xml:space="preserve"> </w:t>
      </w:r>
      <w:r w:rsidR="00CE6EEA" w:rsidRPr="001059D1">
        <w:rPr>
          <w:rFonts w:hint="eastAsia"/>
          <w:color w:val="A6A6A6" w:themeColor="background1" w:themeShade="A6"/>
          <w:rtl/>
        </w:rPr>
        <w:t>או</w:t>
      </w:r>
      <w:r w:rsidR="00CE6EEA" w:rsidRPr="001059D1">
        <w:rPr>
          <w:color w:val="A6A6A6" w:themeColor="background1" w:themeShade="A6"/>
          <w:rtl/>
        </w:rPr>
        <w:t xml:space="preserve"> </w:t>
      </w:r>
      <w:r w:rsidR="00CE6EEA" w:rsidRPr="001059D1">
        <w:rPr>
          <w:rFonts w:hint="eastAsia"/>
          <w:color w:val="A6A6A6" w:themeColor="background1" w:themeShade="A6"/>
          <w:rtl/>
        </w:rPr>
        <w:t>הטרנספורמציות</w:t>
      </w:r>
      <w:r w:rsidR="00CE6EEA" w:rsidRPr="001059D1">
        <w:rPr>
          <w:color w:val="A6A6A6" w:themeColor="background1" w:themeShade="A6"/>
          <w:rtl/>
        </w:rPr>
        <w:t>,</w:t>
      </w:r>
      <w:r w:rsidR="009037C8" w:rsidRPr="001059D1">
        <w:rPr>
          <w:color w:val="A6A6A6" w:themeColor="background1" w:themeShade="A6"/>
          <w:rtl/>
        </w:rPr>
        <w:t>]</w:t>
      </w:r>
      <w:r w:rsidR="00CE6EEA" w:rsidRPr="001059D1">
        <w:rPr>
          <w:color w:val="A6A6A6" w:themeColor="background1" w:themeShade="A6"/>
          <w:rtl/>
        </w:rPr>
        <w:t xml:space="preserve"> </w:t>
      </w:r>
      <w:r w:rsidR="00185E07" w:rsidRPr="001059D1">
        <w:rPr>
          <w:rFonts w:hint="eastAsia"/>
          <w:color w:val="A6A6A6" w:themeColor="background1" w:themeShade="A6"/>
          <w:rtl/>
        </w:rPr>
        <w:t>יוצרים</w:t>
      </w:r>
      <w:r w:rsidR="00185E07" w:rsidRPr="001059D1">
        <w:rPr>
          <w:color w:val="A6A6A6" w:themeColor="background1" w:themeShade="A6"/>
          <w:rtl/>
        </w:rPr>
        <w:t xml:space="preserve"> חבורה, </w:t>
      </w:r>
      <w:r w:rsidR="00CE6EEA" w:rsidRPr="001059D1">
        <w:rPr>
          <w:rFonts w:hint="eastAsia"/>
          <w:color w:val="A6A6A6" w:themeColor="background1" w:themeShade="A6"/>
          <w:rtl/>
        </w:rPr>
        <w:t>והסימטריה</w:t>
      </w:r>
      <w:r w:rsidR="00CE6EEA" w:rsidRPr="001059D1">
        <w:rPr>
          <w:color w:val="A6A6A6" w:themeColor="background1" w:themeShade="A6"/>
          <w:rtl/>
        </w:rPr>
        <w:t xml:space="preserve"> הזאת שניסחתם </w:t>
      </w:r>
      <w:r w:rsidR="00185E07" w:rsidRPr="001059D1">
        <w:rPr>
          <w:rFonts w:hint="eastAsia"/>
          <w:color w:val="A6A6A6" w:themeColor="background1" w:themeShade="A6"/>
          <w:rtl/>
        </w:rPr>
        <w:t>מוביל</w:t>
      </w:r>
      <w:r w:rsidR="00CE6EEA" w:rsidRPr="001059D1">
        <w:rPr>
          <w:rFonts w:hint="eastAsia"/>
          <w:color w:val="A6A6A6" w:themeColor="background1" w:themeShade="A6"/>
          <w:rtl/>
        </w:rPr>
        <w:t>ה</w:t>
      </w:r>
      <w:r w:rsidR="00185E07" w:rsidRPr="001059D1">
        <w:rPr>
          <w:color w:val="A6A6A6" w:themeColor="background1" w:themeShade="A6"/>
          <w:rtl/>
        </w:rPr>
        <w:t xml:space="preserve"> </w:t>
      </w:r>
      <w:r w:rsidR="00185E07" w:rsidRPr="001059D1">
        <w:rPr>
          <w:color w:val="A6A6A6" w:themeColor="background1" w:themeShade="A6"/>
          <w:rtl/>
        </w:rPr>
        <w:lastRenderedPageBreak/>
        <w:t>לגודל נשמר.</w:t>
      </w:r>
      <w:r w:rsidR="00CE6EEA" w:rsidRPr="001059D1">
        <w:rPr>
          <w:color w:val="A6A6A6" w:themeColor="background1" w:themeShade="A6"/>
          <w:rtl/>
        </w:rPr>
        <w:t xml:space="preserve"> ככה, ברגע שצברתם </w:t>
      </w:r>
      <w:r w:rsidR="00CE6EEA" w:rsidRPr="001059D1">
        <w:rPr>
          <w:rFonts w:hint="eastAsia"/>
          <w:color w:val="A6A6A6" w:themeColor="background1" w:themeShade="A6"/>
          <w:rtl/>
        </w:rPr>
        <w:t>איזשהו</w:t>
      </w:r>
      <w:r w:rsidR="00CE6EEA" w:rsidRPr="001059D1">
        <w:rPr>
          <w:color w:val="A6A6A6" w:themeColor="background1" w:themeShade="A6"/>
          <w:rtl/>
        </w:rPr>
        <w:t xml:space="preserve"> </w:t>
      </w:r>
      <w:r w:rsidR="00CE6EEA" w:rsidRPr="001059D1">
        <w:rPr>
          <w:rFonts w:hint="eastAsia"/>
          <w:color w:val="A6A6A6" w:themeColor="background1" w:themeShade="A6"/>
          <w:rtl/>
        </w:rPr>
        <w:t>ידע</w:t>
      </w:r>
      <w:r w:rsidR="00CE6EEA" w:rsidRPr="001059D1">
        <w:rPr>
          <w:color w:val="A6A6A6" w:themeColor="background1" w:themeShade="A6"/>
          <w:rtl/>
        </w:rPr>
        <w:t xml:space="preserve"> </w:t>
      </w:r>
      <w:r w:rsidR="00CE6EEA" w:rsidRPr="001059D1">
        <w:rPr>
          <w:rFonts w:hint="eastAsia"/>
          <w:color w:val="A6A6A6" w:themeColor="background1" w:themeShade="A6"/>
          <w:rtl/>
        </w:rPr>
        <w:t>ספציפי</w:t>
      </w:r>
      <w:r w:rsidR="00CE6EEA" w:rsidRPr="001059D1">
        <w:rPr>
          <w:color w:val="A6A6A6" w:themeColor="background1" w:themeShade="A6"/>
          <w:rtl/>
        </w:rPr>
        <w:t xml:space="preserve">, </w:t>
      </w:r>
      <w:r w:rsidR="00CE6EEA" w:rsidRPr="001059D1">
        <w:rPr>
          <w:rFonts w:hint="eastAsia"/>
          <w:color w:val="A6A6A6" w:themeColor="background1" w:themeShade="A6"/>
          <w:rtl/>
        </w:rPr>
        <w:t>השאלה</w:t>
      </w:r>
      <w:r w:rsidR="00CE6EEA" w:rsidRPr="001059D1">
        <w:rPr>
          <w:color w:val="A6A6A6" w:themeColor="background1" w:themeShade="A6"/>
          <w:rtl/>
        </w:rPr>
        <w:t xml:space="preserve"> הבאה היא – מה אפשר לשנות? </w:t>
      </w:r>
      <w:r w:rsidR="00CE6EEA" w:rsidRPr="001059D1">
        <w:rPr>
          <w:rFonts w:hint="eastAsia"/>
          <w:color w:val="A6A6A6" w:themeColor="background1" w:themeShade="A6"/>
          <w:rtl/>
        </w:rPr>
        <w:t>ומה</w:t>
      </w:r>
      <w:r w:rsidR="00CE6EEA" w:rsidRPr="001059D1">
        <w:rPr>
          <w:color w:val="A6A6A6" w:themeColor="background1" w:themeShade="A6"/>
          <w:rtl/>
        </w:rPr>
        <w:t xml:space="preserve"> ישאר קבוע תחת השינוי? </w:t>
      </w:r>
      <w:r w:rsidR="00CE6EEA" w:rsidRPr="001059D1">
        <w:rPr>
          <w:rFonts w:hint="eastAsia"/>
          <w:color w:val="A6A6A6" w:themeColor="background1" w:themeShade="A6"/>
          <w:rtl/>
        </w:rPr>
        <w:t>כי</w:t>
      </w:r>
      <w:r w:rsidR="00CE6EEA" w:rsidRPr="001059D1">
        <w:rPr>
          <w:color w:val="A6A6A6" w:themeColor="background1" w:themeShade="A6"/>
          <w:rtl/>
        </w:rPr>
        <w:t xml:space="preserve"> </w:t>
      </w:r>
      <w:r w:rsidR="00CE6EEA" w:rsidRPr="001059D1">
        <w:rPr>
          <w:rFonts w:hint="eastAsia"/>
          <w:color w:val="A6A6A6" w:themeColor="background1" w:themeShade="A6"/>
          <w:rtl/>
        </w:rPr>
        <w:t>זה</w:t>
      </w:r>
      <w:r w:rsidR="00CE6EEA" w:rsidRPr="001059D1">
        <w:rPr>
          <w:color w:val="A6A6A6" w:themeColor="background1" w:themeShade="A6"/>
          <w:rtl/>
        </w:rPr>
        <w:t xml:space="preserve"> </w:t>
      </w:r>
      <w:r w:rsidR="00CE6EEA" w:rsidRPr="001059D1">
        <w:rPr>
          <w:rFonts w:hint="eastAsia"/>
          <w:color w:val="A6A6A6" w:themeColor="background1" w:themeShade="A6"/>
          <w:rtl/>
        </w:rPr>
        <w:t>יוביל</w:t>
      </w:r>
      <w:r w:rsidR="00CE6EEA" w:rsidRPr="001059D1">
        <w:rPr>
          <w:color w:val="A6A6A6" w:themeColor="background1" w:themeShade="A6"/>
          <w:rtl/>
        </w:rPr>
        <w:t xml:space="preserve"> </w:t>
      </w:r>
      <w:r w:rsidR="00CE6EEA" w:rsidRPr="001059D1">
        <w:rPr>
          <w:rFonts w:hint="eastAsia"/>
          <w:color w:val="A6A6A6" w:themeColor="background1" w:themeShade="A6"/>
          <w:rtl/>
        </w:rPr>
        <w:t>להבנה</w:t>
      </w:r>
      <w:r w:rsidR="00CE6EEA" w:rsidRPr="001059D1">
        <w:rPr>
          <w:color w:val="A6A6A6" w:themeColor="background1" w:themeShade="A6"/>
          <w:rtl/>
        </w:rPr>
        <w:t xml:space="preserve"> </w:t>
      </w:r>
      <w:r w:rsidR="00CE6EEA" w:rsidRPr="001059D1">
        <w:rPr>
          <w:rFonts w:hint="eastAsia"/>
          <w:color w:val="A6A6A6" w:themeColor="background1" w:themeShade="A6"/>
          <w:rtl/>
        </w:rPr>
        <w:t>עמוקה</w:t>
      </w:r>
      <w:r w:rsidR="00CE6EEA" w:rsidRPr="001059D1">
        <w:rPr>
          <w:color w:val="A6A6A6" w:themeColor="background1" w:themeShade="A6"/>
          <w:rtl/>
        </w:rPr>
        <w:t xml:space="preserve"> </w:t>
      </w:r>
      <w:r w:rsidR="00CE6EEA" w:rsidRPr="001059D1">
        <w:rPr>
          <w:rFonts w:hint="eastAsia"/>
          <w:color w:val="A6A6A6" w:themeColor="background1" w:themeShade="A6"/>
          <w:rtl/>
        </w:rPr>
        <w:t>ונכונה</w:t>
      </w:r>
      <w:r w:rsidR="00CE6EEA" w:rsidRPr="001059D1">
        <w:rPr>
          <w:color w:val="A6A6A6" w:themeColor="background1" w:themeShade="A6"/>
          <w:rtl/>
        </w:rPr>
        <w:t xml:space="preserve"> </w:t>
      </w:r>
      <w:r w:rsidR="00CE6EEA" w:rsidRPr="001059D1">
        <w:rPr>
          <w:rFonts w:hint="eastAsia"/>
          <w:color w:val="A6A6A6" w:themeColor="background1" w:themeShade="A6"/>
          <w:rtl/>
        </w:rPr>
        <w:t>יותר</w:t>
      </w:r>
      <w:r w:rsidR="00CE6EEA" w:rsidRPr="001059D1">
        <w:rPr>
          <w:color w:val="A6A6A6" w:themeColor="background1" w:themeShade="A6"/>
          <w:rtl/>
        </w:rPr>
        <w:t xml:space="preserve"> </w:t>
      </w:r>
      <w:r w:rsidR="00CE6EEA" w:rsidRPr="001059D1">
        <w:rPr>
          <w:rFonts w:hint="eastAsia"/>
          <w:color w:val="A6A6A6" w:themeColor="background1" w:themeShade="A6"/>
          <w:rtl/>
        </w:rPr>
        <w:t>של</w:t>
      </w:r>
      <w:r w:rsidR="00CE6EEA" w:rsidRPr="001059D1">
        <w:rPr>
          <w:color w:val="A6A6A6" w:themeColor="background1" w:themeShade="A6"/>
          <w:rtl/>
        </w:rPr>
        <w:t xml:space="preserve"> </w:t>
      </w:r>
      <w:r w:rsidR="00CE6EEA" w:rsidRPr="001059D1">
        <w:rPr>
          <w:rFonts w:hint="eastAsia"/>
          <w:color w:val="A6A6A6" w:themeColor="background1" w:themeShade="A6"/>
          <w:rtl/>
        </w:rPr>
        <w:t>הידע</w:t>
      </w:r>
      <w:r w:rsidR="00652034" w:rsidRPr="001059D1">
        <w:rPr>
          <w:color w:val="A6A6A6" w:themeColor="background1" w:themeShade="A6"/>
          <w:rtl/>
        </w:rPr>
        <w:t xml:space="preserve"> הספציפי</w:t>
      </w:r>
      <w:r w:rsidR="00CE6EEA" w:rsidRPr="001059D1">
        <w:rPr>
          <w:color w:val="A6A6A6" w:themeColor="background1" w:themeShade="A6"/>
          <w:rtl/>
        </w:rPr>
        <w:t>."</w:t>
      </w:r>
    </w:p>
    <w:p w14:paraId="797654A0" w14:textId="4B996C32" w:rsidR="009037C8" w:rsidRPr="001059D1" w:rsidRDefault="009037C8" w:rsidP="00EE6FB5">
      <w:pPr>
        <w:rPr>
          <w:color w:val="A6A6A6" w:themeColor="background1" w:themeShade="A6"/>
          <w:rtl/>
        </w:rPr>
      </w:pPr>
      <w:r w:rsidRPr="001059D1">
        <w:rPr>
          <w:rFonts w:hint="cs"/>
          <w:color w:val="A6A6A6" w:themeColor="background1" w:themeShade="A6"/>
          <w:rtl/>
        </w:rPr>
        <w:t>[</w:t>
      </w:r>
    </w:p>
    <w:p w14:paraId="6925AD90" w14:textId="6B88C83A" w:rsidR="00705EBC" w:rsidRPr="001059D1" w:rsidRDefault="00705EBC" w:rsidP="00EE6FB5">
      <w:pPr>
        <w:rPr>
          <w:color w:val="A6A6A6" w:themeColor="background1" w:themeShade="A6"/>
          <w:rtl/>
        </w:rPr>
      </w:pPr>
      <w:r w:rsidRPr="001059D1">
        <w:rPr>
          <w:rFonts w:hint="cs"/>
          <w:color w:val="A6A6A6" w:themeColor="background1" w:themeShade="A6"/>
          <w:rtl/>
        </w:rPr>
        <w:t>"אבל... איך בכלל מבטאים את הבעיה? מה בדיוק צריך לפתור?"</w:t>
      </w:r>
    </w:p>
    <w:p w14:paraId="37ACCD6E" w14:textId="6D07D18A" w:rsidR="00705EBC" w:rsidRPr="001059D1" w:rsidRDefault="00705EBC" w:rsidP="00EE6FB5">
      <w:pPr>
        <w:rPr>
          <w:color w:val="A6A6A6" w:themeColor="background1" w:themeShade="A6"/>
          <w:rtl/>
        </w:rPr>
      </w:pPr>
      <w:r w:rsidRPr="001059D1">
        <w:rPr>
          <w:rFonts w:hint="cs"/>
          <w:color w:val="A6A6A6" w:themeColor="background1" w:themeShade="A6"/>
          <w:rtl/>
        </w:rPr>
        <w:t xml:space="preserve">"אפשר לבטא את הצורות השונות של אנרגיה בבעיה, איך הן עוברות </w:t>
      </w:r>
      <w:r w:rsidR="00BD2F7A" w:rsidRPr="001059D1">
        <w:rPr>
          <w:rFonts w:hint="cs"/>
          <w:color w:val="A6A6A6" w:themeColor="background1" w:themeShade="A6"/>
          <w:rtl/>
        </w:rPr>
        <w:t xml:space="preserve">במשך הזמן </w:t>
      </w:r>
      <w:r w:rsidRPr="001059D1">
        <w:rPr>
          <w:rFonts w:hint="cs"/>
          <w:color w:val="A6A6A6" w:themeColor="background1" w:themeShade="A6"/>
          <w:rtl/>
        </w:rPr>
        <w:t>מ</w:t>
      </w:r>
      <w:r w:rsidR="00BD2F7A" w:rsidRPr="001059D1">
        <w:rPr>
          <w:rFonts w:hint="cs"/>
          <w:color w:val="A6A6A6" w:themeColor="background1" w:themeShade="A6"/>
          <w:rtl/>
        </w:rPr>
        <w:t>אנרגיה קינטית לפוטנציאלית</w:t>
      </w:r>
      <w:r w:rsidRPr="001059D1">
        <w:rPr>
          <w:rFonts w:hint="cs"/>
          <w:color w:val="A6A6A6" w:themeColor="background1" w:themeShade="A6"/>
          <w:rtl/>
        </w:rPr>
        <w:t xml:space="preserve"> לפי הדינמיקה</w:t>
      </w:r>
      <w:r w:rsidR="00BD2F7A" w:rsidRPr="001059D1">
        <w:rPr>
          <w:rFonts w:hint="cs"/>
          <w:color w:val="A6A6A6" w:themeColor="background1" w:themeShade="A6"/>
          <w:rtl/>
        </w:rPr>
        <w:t xml:space="preserve"> של המערכת</w:t>
      </w:r>
      <w:r w:rsidRPr="001059D1">
        <w:rPr>
          <w:rFonts w:hint="cs"/>
          <w:color w:val="A6A6A6" w:themeColor="background1" w:themeShade="A6"/>
          <w:rtl/>
        </w:rPr>
        <w:t>, ו</w:t>
      </w:r>
      <w:r w:rsidR="00BD2F7A" w:rsidRPr="001059D1">
        <w:rPr>
          <w:rFonts w:hint="cs"/>
          <w:color w:val="A6A6A6" w:themeColor="background1" w:themeShade="A6"/>
          <w:rtl/>
        </w:rPr>
        <w:t>זה נקרא אופרטור ה</w:t>
      </w:r>
      <w:r w:rsidRPr="001059D1">
        <w:rPr>
          <w:rFonts w:hint="cs"/>
          <w:color w:val="A6A6A6" w:themeColor="background1" w:themeShade="A6"/>
          <w:rtl/>
        </w:rPr>
        <w:t xml:space="preserve">המילטוניאן. </w:t>
      </w:r>
      <w:r w:rsidR="00AC402D" w:rsidRPr="001059D1">
        <w:rPr>
          <w:rFonts w:hint="cs"/>
          <w:color w:val="A6A6A6" w:themeColor="background1" w:themeShade="A6"/>
          <w:rtl/>
        </w:rPr>
        <w:t>[</w:t>
      </w:r>
      <w:r w:rsidR="00BD2F7A" w:rsidRPr="001059D1">
        <w:rPr>
          <w:rFonts w:hint="cs"/>
          <w:color w:val="A6A6A6" w:themeColor="background1" w:themeShade="A6"/>
          <w:rtl/>
        </w:rPr>
        <w:t>אפשר לבטא את סוגי</w:t>
      </w:r>
      <w:r w:rsidRPr="001059D1">
        <w:rPr>
          <w:rFonts w:hint="cs"/>
          <w:color w:val="A6A6A6" w:themeColor="background1" w:themeShade="A6"/>
          <w:rtl/>
        </w:rPr>
        <w:t xml:space="preserve"> התנע בבעיה, איך הוא משתנה. זאת משוואה של כוחות, מי פועל על מי ומי מזיז את מי, והמשוואה נקראת לגרנג'יאן.</w:t>
      </w:r>
      <w:r w:rsidR="00AC402D" w:rsidRPr="001059D1">
        <w:rPr>
          <w:rFonts w:hint="cs"/>
          <w:color w:val="A6A6A6" w:themeColor="background1" w:themeShade="A6"/>
          <w:rtl/>
        </w:rPr>
        <w:t>]</w:t>
      </w:r>
      <w:r w:rsidRPr="001059D1">
        <w:rPr>
          <w:rFonts w:hint="cs"/>
          <w:color w:val="A6A6A6" w:themeColor="background1" w:themeShade="A6"/>
          <w:rtl/>
        </w:rPr>
        <w:t>"</w:t>
      </w:r>
    </w:p>
    <w:p w14:paraId="4E057480" w14:textId="771B9851" w:rsidR="00CE6EEA" w:rsidRPr="001059D1" w:rsidRDefault="00CE6EEA" w:rsidP="00EE6FB5">
      <w:pPr>
        <w:rPr>
          <w:color w:val="A6A6A6" w:themeColor="background1" w:themeShade="A6"/>
          <w:rtl/>
        </w:rPr>
      </w:pPr>
      <w:r w:rsidRPr="001059D1">
        <w:rPr>
          <w:rFonts w:hint="cs"/>
          <w:color w:val="A6A6A6" w:themeColor="background1" w:themeShade="A6"/>
          <w:rtl/>
        </w:rPr>
        <w:t xml:space="preserve">"זה כמו שאם </w:t>
      </w:r>
      <w:r w:rsidR="001C5A04" w:rsidRPr="001059D1">
        <w:rPr>
          <w:rFonts w:hint="cs"/>
          <w:color w:val="A6A6A6" w:themeColor="background1" w:themeShade="A6"/>
          <w:rtl/>
        </w:rPr>
        <w:t>הייתה</w:t>
      </w:r>
      <w:r w:rsidRPr="001059D1">
        <w:rPr>
          <w:rFonts w:hint="cs"/>
          <w:color w:val="A6A6A6" w:themeColor="background1" w:themeShade="A6"/>
          <w:rtl/>
        </w:rPr>
        <w:t xml:space="preserve"> רק דת אחת, לא היינו מבינים אותה כמו ביחס לדתות אחרות. רק ככה אפשר להבין מה היה חסר לבני האדם. ואם </w:t>
      </w:r>
      <w:r w:rsidR="001C5A04" w:rsidRPr="001059D1">
        <w:rPr>
          <w:rFonts w:hint="cs"/>
          <w:color w:val="A6A6A6" w:themeColor="background1" w:themeShade="A6"/>
          <w:rtl/>
        </w:rPr>
        <w:t>הייתה</w:t>
      </w:r>
      <w:r w:rsidRPr="001059D1">
        <w:rPr>
          <w:rFonts w:hint="cs"/>
          <w:color w:val="A6A6A6" w:themeColor="background1" w:themeShade="A6"/>
          <w:rtl/>
        </w:rPr>
        <w:t xml:space="preserve"> רק שפה אחת, לא היינו מבינים שפה...</w:t>
      </w:r>
    </w:p>
    <w:p w14:paraId="3542B9F5" w14:textId="7F79B3F6" w:rsidR="00CE6EEA" w:rsidRPr="001059D1" w:rsidRDefault="00CE6EEA" w:rsidP="00EE6FB5">
      <w:pPr>
        <w:rPr>
          <w:color w:val="A6A6A6" w:themeColor="background1" w:themeShade="A6"/>
          <w:rtl/>
        </w:rPr>
      </w:pPr>
      <w:r w:rsidRPr="001059D1">
        <w:rPr>
          <w:rFonts w:hint="cs"/>
          <w:color w:val="A6A6A6" w:themeColor="background1" w:themeShade="A6"/>
          <w:rtl/>
        </w:rPr>
        <w:t xml:space="preserve">"אני מדבר על מערכות </w:t>
      </w:r>
      <w:r w:rsidR="000B586A" w:rsidRPr="001059D1">
        <w:rPr>
          <w:rFonts w:hint="cs"/>
          <w:color w:val="A6A6A6" w:themeColor="background1" w:themeShade="A6"/>
          <w:rtl/>
        </w:rPr>
        <w:t>פיזיק</w:t>
      </w:r>
      <w:r w:rsidRPr="001059D1">
        <w:rPr>
          <w:rFonts w:hint="cs"/>
          <w:color w:val="A6A6A6" w:themeColor="background1" w:themeShade="A6"/>
          <w:rtl/>
        </w:rPr>
        <w:t xml:space="preserve">ליות. </w:t>
      </w:r>
    </w:p>
    <w:p w14:paraId="6C8A0738" w14:textId="77FB2238" w:rsidR="009F1623" w:rsidRPr="001059D1" w:rsidRDefault="009F1623" w:rsidP="00EE6FB5">
      <w:pPr>
        <w:rPr>
          <w:color w:val="A6A6A6" w:themeColor="background1" w:themeShade="A6"/>
          <w:rtl/>
        </w:rPr>
      </w:pPr>
      <w:r w:rsidRPr="001059D1">
        <w:rPr>
          <w:rFonts w:hint="cs"/>
          <w:color w:val="A6A6A6" w:themeColor="background1" w:themeShade="A6"/>
          <w:rtl/>
        </w:rPr>
        <w:t>גם בעיה מסובכת כמו אינסוף מטוטלות מצומדות נפתרת בקלות."</w:t>
      </w:r>
    </w:p>
    <w:p w14:paraId="0AB48FD8" w14:textId="77777777" w:rsidR="009F1623" w:rsidRPr="001059D1" w:rsidRDefault="009F1623" w:rsidP="00EE6FB5">
      <w:pPr>
        <w:rPr>
          <w:color w:val="A6A6A6" w:themeColor="background1" w:themeShade="A6"/>
          <w:rtl/>
        </w:rPr>
      </w:pPr>
      <w:r w:rsidRPr="001059D1">
        <w:rPr>
          <w:rFonts w:hint="cs"/>
          <w:color w:val="A6A6A6" w:themeColor="background1" w:themeShade="A6"/>
          <w:rtl/>
        </w:rPr>
        <w:t>"היי, איך עשרים מטוטלות קפצו לאינסוף?"</w:t>
      </w:r>
    </w:p>
    <w:p w14:paraId="7C1028F7" w14:textId="01647374" w:rsidR="009F1623" w:rsidRPr="001059D1" w:rsidRDefault="009F1623" w:rsidP="00EE6FB5">
      <w:pPr>
        <w:rPr>
          <w:color w:val="A6A6A6" w:themeColor="background1" w:themeShade="A6"/>
          <w:rtl/>
        </w:rPr>
      </w:pPr>
      <w:r w:rsidRPr="001059D1">
        <w:rPr>
          <w:rFonts w:hint="cs"/>
          <w:color w:val="A6A6A6" w:themeColor="background1" w:themeShade="A6"/>
          <w:rtl/>
        </w:rPr>
        <w:t xml:space="preserve">"כי אין שום הבדל, חוץ מאשר שאם יש פחות מאינסוף מטוטלות, תמיד יהיו המטוטלות הבודדות, שאין להן </w:t>
      </w:r>
      <w:r w:rsidR="00185E07" w:rsidRPr="001059D1">
        <w:rPr>
          <w:rFonts w:hint="cs"/>
          <w:color w:val="A6A6A6" w:themeColor="background1" w:themeShade="A6"/>
          <w:rtl/>
        </w:rPr>
        <w:t>חברים</w:t>
      </w:r>
      <w:r w:rsidRPr="001059D1">
        <w:rPr>
          <w:rFonts w:hint="cs"/>
          <w:color w:val="A6A6A6" w:themeColor="background1" w:themeShade="A6"/>
          <w:rtl/>
        </w:rPr>
        <w:t xml:space="preserve"> והן </w:t>
      </w:r>
      <w:r w:rsidR="00185E07" w:rsidRPr="001059D1">
        <w:rPr>
          <w:rFonts w:hint="cs"/>
          <w:color w:val="A6A6A6" w:themeColor="background1" w:themeShade="A6"/>
          <w:rtl/>
        </w:rPr>
        <w:t>מסבכות את הפיתרון</w:t>
      </w:r>
      <w:r w:rsidR="00352290" w:rsidRPr="001059D1">
        <w:rPr>
          <w:rFonts w:hint="cs"/>
          <w:color w:val="A6A6A6" w:themeColor="background1" w:themeShade="A6"/>
          <w:rtl/>
        </w:rPr>
        <w:t xml:space="preserve"> מאוד.</w:t>
      </w:r>
      <w:r w:rsidR="00185E07" w:rsidRPr="001059D1">
        <w:rPr>
          <w:rFonts w:hint="cs"/>
          <w:color w:val="A6A6A6" w:themeColor="background1" w:themeShade="A6"/>
          <w:rtl/>
        </w:rPr>
        <w:t>"</w:t>
      </w:r>
    </w:p>
    <w:p w14:paraId="53370ECD" w14:textId="7F900822" w:rsidR="000201F1" w:rsidRPr="001059D1" w:rsidRDefault="00740EB8" w:rsidP="00EE6FB5">
      <w:pPr>
        <w:rPr>
          <w:color w:val="A6A6A6" w:themeColor="background1" w:themeShade="A6"/>
          <w:rtl/>
        </w:rPr>
      </w:pPr>
      <w:r w:rsidRPr="001059D1">
        <w:rPr>
          <w:color w:val="A6A6A6" w:themeColor="background1" w:themeShade="A6"/>
        </w:rPr>
        <w:t>https://en.wikipedia.org/wiki/Symmetry_(physics)</w:t>
      </w:r>
    </w:p>
    <w:p w14:paraId="4E2155FD" w14:textId="6ED36188" w:rsidR="00B97179" w:rsidRPr="001059D1" w:rsidRDefault="00B97179" w:rsidP="00EE6FB5">
      <w:pPr>
        <w:rPr>
          <w:color w:val="A6A6A6" w:themeColor="background1" w:themeShade="A6"/>
          <w:rtl/>
        </w:rPr>
      </w:pPr>
      <w:r w:rsidRPr="001059D1">
        <w:rPr>
          <w:rFonts w:hint="cs"/>
          <w:color w:val="A6A6A6" w:themeColor="background1" w:themeShade="A6"/>
          <w:rtl/>
        </w:rPr>
        <w:t>[</w:t>
      </w:r>
      <w:r w:rsidRPr="001059D1">
        <w:rPr>
          <w:color w:val="A6A6A6" w:themeColor="background1" w:themeShade="A6"/>
        </w:rPr>
        <w:t>The transformations describing physical symmetries typically form a mathematical group</w:t>
      </w:r>
      <w:r w:rsidRPr="001059D1">
        <w:rPr>
          <w:rFonts w:hint="cs"/>
          <w:color w:val="A6A6A6" w:themeColor="background1" w:themeShade="A6"/>
          <w:rtl/>
        </w:rPr>
        <w:t>]</w:t>
      </w:r>
    </w:p>
    <w:p w14:paraId="29BB8729" w14:textId="1A3CEC11" w:rsidR="009037C8" w:rsidRPr="001059D1" w:rsidRDefault="009037C8" w:rsidP="00254BBD">
      <w:pPr>
        <w:rPr>
          <w:color w:val="A6A6A6" w:themeColor="background1" w:themeShade="A6"/>
          <w:rtl/>
        </w:rPr>
      </w:pPr>
      <w:r w:rsidRPr="001059D1">
        <w:rPr>
          <w:rFonts w:hint="cs"/>
          <w:color w:val="A6A6A6" w:themeColor="background1" w:themeShade="A6"/>
          <w:rtl/>
        </w:rPr>
        <w:t>]</w:t>
      </w:r>
    </w:p>
    <w:p w14:paraId="7F728292" w14:textId="57D88D8F" w:rsidR="00254BBD" w:rsidRPr="001059D1" w:rsidRDefault="00254BBD" w:rsidP="00254BBD">
      <w:pPr>
        <w:rPr>
          <w:color w:val="A6A6A6" w:themeColor="background1" w:themeShade="A6"/>
          <w:rtl/>
        </w:rPr>
      </w:pPr>
      <w:r w:rsidRPr="001059D1">
        <w:rPr>
          <w:color w:val="A6A6A6" w:themeColor="background1" w:themeShade="A6"/>
          <w:rtl/>
        </w:rPr>
        <w:t xml:space="preserve">"כל </w:t>
      </w:r>
      <w:r w:rsidRPr="001059D1">
        <w:rPr>
          <w:rFonts w:hint="eastAsia"/>
          <w:color w:val="A6A6A6" w:themeColor="background1" w:themeShade="A6"/>
          <w:rtl/>
        </w:rPr>
        <w:t>חוק</w:t>
      </w:r>
      <w:r w:rsidRPr="001059D1">
        <w:rPr>
          <w:color w:val="A6A6A6" w:themeColor="background1" w:themeShade="A6"/>
          <w:rtl/>
        </w:rPr>
        <w:t xml:space="preserve"> </w:t>
      </w:r>
      <w:r w:rsidRPr="001059D1">
        <w:rPr>
          <w:rFonts w:hint="eastAsia"/>
          <w:color w:val="A6A6A6" w:themeColor="background1" w:themeShade="A6"/>
          <w:rtl/>
        </w:rPr>
        <w:t>שימור</w:t>
      </w:r>
      <w:r w:rsidRPr="001059D1">
        <w:rPr>
          <w:color w:val="A6A6A6" w:themeColor="background1" w:themeShade="A6"/>
          <w:rtl/>
        </w:rPr>
        <w:t xml:space="preserve"> </w:t>
      </w:r>
      <w:r w:rsidRPr="001059D1">
        <w:rPr>
          <w:rFonts w:hint="eastAsia"/>
          <w:color w:val="A6A6A6" w:themeColor="background1" w:themeShade="A6"/>
          <w:rtl/>
        </w:rPr>
        <w:t>וסימטריה</w:t>
      </w:r>
      <w:r w:rsidRPr="001059D1">
        <w:rPr>
          <w:color w:val="A6A6A6" w:themeColor="background1" w:themeShade="A6"/>
          <w:rtl/>
        </w:rPr>
        <w:t xml:space="preserve"> </w:t>
      </w:r>
      <w:r w:rsidRPr="001059D1">
        <w:rPr>
          <w:rFonts w:hint="eastAsia"/>
          <w:color w:val="A6A6A6" w:themeColor="background1" w:themeShade="A6"/>
          <w:rtl/>
        </w:rPr>
        <w:t>קשורים</w:t>
      </w:r>
      <w:r w:rsidRPr="001059D1">
        <w:rPr>
          <w:color w:val="A6A6A6" w:themeColor="background1" w:themeShade="A6"/>
          <w:rtl/>
        </w:rPr>
        <w:t xml:space="preserve"> </w:t>
      </w:r>
      <w:r w:rsidRPr="001059D1">
        <w:rPr>
          <w:rFonts w:hint="eastAsia"/>
          <w:color w:val="A6A6A6" w:themeColor="background1" w:themeShade="A6"/>
          <w:rtl/>
        </w:rPr>
        <w:t>לחבורה</w:t>
      </w:r>
      <w:r w:rsidRPr="001059D1">
        <w:rPr>
          <w:color w:val="A6A6A6" w:themeColor="background1" w:themeShade="A6"/>
          <w:rtl/>
        </w:rPr>
        <w:t>?"</w:t>
      </w:r>
    </w:p>
    <w:p w14:paraId="2C288988" w14:textId="32791ECD" w:rsidR="00254BBD" w:rsidRPr="001059D1" w:rsidRDefault="00254BBD" w:rsidP="00254BBD">
      <w:pPr>
        <w:rPr>
          <w:color w:val="A6A6A6" w:themeColor="background1" w:themeShade="A6"/>
          <w:rtl/>
        </w:rPr>
      </w:pPr>
      <w:r w:rsidRPr="001059D1">
        <w:rPr>
          <w:color w:val="A6A6A6" w:themeColor="background1" w:themeShade="A6"/>
          <w:rtl/>
        </w:rPr>
        <w:t xml:space="preserve">"כן, </w:t>
      </w:r>
      <w:r w:rsidRPr="001059D1">
        <w:rPr>
          <w:rFonts w:hint="eastAsia"/>
          <w:color w:val="A6A6A6" w:themeColor="background1" w:themeShade="A6"/>
          <w:rtl/>
        </w:rPr>
        <w:t>סימטריות</w:t>
      </w:r>
      <w:r w:rsidRPr="001059D1">
        <w:rPr>
          <w:color w:val="A6A6A6" w:themeColor="background1" w:themeShade="A6"/>
          <w:rtl/>
        </w:rPr>
        <w:t xml:space="preserve"> </w:t>
      </w:r>
      <w:r w:rsidRPr="001059D1">
        <w:rPr>
          <w:rFonts w:hint="eastAsia"/>
          <w:color w:val="A6A6A6" w:themeColor="background1" w:themeShade="A6"/>
          <w:rtl/>
        </w:rPr>
        <w:t>רציפות</w:t>
      </w:r>
      <w:r w:rsidRPr="001059D1">
        <w:rPr>
          <w:color w:val="A6A6A6" w:themeColor="background1" w:themeShade="A6"/>
          <w:rtl/>
        </w:rPr>
        <w:t xml:space="preserve"> </w:t>
      </w:r>
      <w:r w:rsidRPr="001059D1">
        <w:rPr>
          <w:rFonts w:hint="eastAsia"/>
          <w:color w:val="A6A6A6" w:themeColor="background1" w:themeShade="A6"/>
          <w:rtl/>
        </w:rPr>
        <w:t>מתוארות</w:t>
      </w:r>
      <w:r w:rsidRPr="001059D1">
        <w:rPr>
          <w:color w:val="A6A6A6" w:themeColor="background1" w:themeShade="A6"/>
          <w:rtl/>
        </w:rPr>
        <w:t xml:space="preserve"> </w:t>
      </w:r>
      <w:r w:rsidR="000655BB" w:rsidRPr="001059D1">
        <w:rPr>
          <w:rFonts w:hint="eastAsia"/>
          <w:color w:val="A6A6A6" w:themeColor="background1" w:themeShade="A6"/>
          <w:rtl/>
        </w:rPr>
        <w:t>על ידי</w:t>
      </w:r>
      <w:r w:rsidRPr="001059D1">
        <w:rPr>
          <w:color w:val="A6A6A6" w:themeColor="background1" w:themeShade="A6"/>
          <w:rtl/>
        </w:rPr>
        <w:t xml:space="preserve"> </w:t>
      </w:r>
      <w:r w:rsidRPr="001059D1">
        <w:rPr>
          <w:rFonts w:hint="eastAsia"/>
          <w:color w:val="A6A6A6" w:themeColor="background1" w:themeShade="A6"/>
          <w:rtl/>
        </w:rPr>
        <w:t>חבורות</w:t>
      </w:r>
      <w:r w:rsidRPr="001059D1">
        <w:rPr>
          <w:color w:val="A6A6A6" w:themeColor="background1" w:themeShade="A6"/>
          <w:rtl/>
        </w:rPr>
        <w:t xml:space="preserve"> </w:t>
      </w:r>
      <w:r w:rsidRPr="001059D1">
        <w:rPr>
          <w:rFonts w:hint="eastAsia"/>
          <w:color w:val="A6A6A6" w:themeColor="background1" w:themeShade="A6"/>
          <w:rtl/>
        </w:rPr>
        <w:t>ליי</w:t>
      </w:r>
      <w:r w:rsidRPr="001059D1">
        <w:rPr>
          <w:color w:val="A6A6A6" w:themeColor="background1" w:themeShade="A6"/>
          <w:rtl/>
        </w:rPr>
        <w:t xml:space="preserve">, </w:t>
      </w:r>
      <w:r w:rsidRPr="001059D1">
        <w:rPr>
          <w:rFonts w:hint="eastAsia"/>
          <w:color w:val="A6A6A6" w:themeColor="background1" w:themeShade="A6"/>
          <w:rtl/>
        </w:rPr>
        <w:t>וסימטריות</w:t>
      </w:r>
      <w:r w:rsidRPr="001059D1">
        <w:rPr>
          <w:color w:val="A6A6A6" w:themeColor="background1" w:themeShade="A6"/>
          <w:rtl/>
        </w:rPr>
        <w:t xml:space="preserve"> </w:t>
      </w:r>
      <w:r w:rsidRPr="001059D1">
        <w:rPr>
          <w:rFonts w:hint="eastAsia"/>
          <w:color w:val="A6A6A6" w:themeColor="background1" w:themeShade="A6"/>
          <w:rtl/>
        </w:rPr>
        <w:t>דיסקרטיות</w:t>
      </w:r>
      <w:r w:rsidRPr="001059D1">
        <w:rPr>
          <w:color w:val="A6A6A6" w:themeColor="background1" w:themeShade="A6"/>
          <w:rtl/>
        </w:rPr>
        <w:t xml:space="preserve"> </w:t>
      </w:r>
      <w:r w:rsidRPr="001059D1">
        <w:rPr>
          <w:rFonts w:hint="eastAsia"/>
          <w:color w:val="A6A6A6" w:themeColor="background1" w:themeShade="A6"/>
          <w:rtl/>
        </w:rPr>
        <w:t>מתוארות</w:t>
      </w:r>
      <w:r w:rsidRPr="001059D1">
        <w:rPr>
          <w:color w:val="A6A6A6" w:themeColor="background1" w:themeShade="A6"/>
          <w:rtl/>
        </w:rPr>
        <w:t xml:space="preserve"> </w:t>
      </w:r>
      <w:r w:rsidR="000655BB" w:rsidRPr="001059D1">
        <w:rPr>
          <w:rFonts w:hint="eastAsia"/>
          <w:color w:val="A6A6A6" w:themeColor="background1" w:themeShade="A6"/>
          <w:rtl/>
        </w:rPr>
        <w:t>על ידי</w:t>
      </w:r>
      <w:r w:rsidRPr="001059D1">
        <w:rPr>
          <w:color w:val="A6A6A6" w:themeColor="background1" w:themeShade="A6"/>
          <w:rtl/>
        </w:rPr>
        <w:t xml:space="preserve"> </w:t>
      </w:r>
      <w:r w:rsidRPr="001059D1">
        <w:rPr>
          <w:rFonts w:hint="eastAsia"/>
          <w:color w:val="A6A6A6" w:themeColor="background1" w:themeShade="A6"/>
          <w:rtl/>
        </w:rPr>
        <w:t>חבורות</w:t>
      </w:r>
      <w:r w:rsidRPr="001059D1">
        <w:rPr>
          <w:color w:val="A6A6A6" w:themeColor="background1" w:themeShade="A6"/>
          <w:rtl/>
        </w:rPr>
        <w:t xml:space="preserve"> </w:t>
      </w:r>
      <w:r w:rsidRPr="001059D1">
        <w:rPr>
          <w:rFonts w:hint="eastAsia"/>
          <w:color w:val="A6A6A6" w:themeColor="background1" w:themeShade="A6"/>
          <w:rtl/>
        </w:rPr>
        <w:t>סופיות</w:t>
      </w:r>
      <w:r w:rsidRPr="001059D1">
        <w:rPr>
          <w:color w:val="A6A6A6" w:themeColor="background1" w:themeShade="A6"/>
          <w:rtl/>
        </w:rPr>
        <w:t>."</w:t>
      </w:r>
    </w:p>
    <w:p w14:paraId="2A30DF47" w14:textId="77777777" w:rsidR="00254BBD" w:rsidRPr="001059D1" w:rsidRDefault="00254BBD" w:rsidP="00254BBD">
      <w:pPr>
        <w:rPr>
          <w:color w:val="A6A6A6" w:themeColor="background1" w:themeShade="A6"/>
          <w:rtl/>
        </w:rPr>
      </w:pPr>
      <w:r w:rsidRPr="001059D1">
        <w:rPr>
          <w:color w:val="A6A6A6" w:themeColor="background1" w:themeShade="A6"/>
          <w:rtl/>
        </w:rPr>
        <w:t xml:space="preserve">"מה </w:t>
      </w:r>
      <w:r w:rsidRPr="001059D1">
        <w:rPr>
          <w:rFonts w:hint="eastAsia"/>
          <w:color w:val="A6A6A6" w:themeColor="background1" w:themeShade="A6"/>
          <w:rtl/>
        </w:rPr>
        <w:t>עם</w:t>
      </w:r>
      <w:r w:rsidRPr="001059D1">
        <w:rPr>
          <w:color w:val="A6A6A6" w:themeColor="background1" w:themeShade="A6"/>
          <w:rtl/>
        </w:rPr>
        <w:t xml:space="preserve"> </w:t>
      </w:r>
      <w:r w:rsidRPr="001059D1">
        <w:rPr>
          <w:rFonts w:hint="eastAsia"/>
          <w:color w:val="A6A6A6" w:themeColor="background1" w:themeShade="A6"/>
          <w:rtl/>
        </w:rPr>
        <w:t>הסימטריה</w:t>
      </w:r>
      <w:r w:rsidRPr="001059D1">
        <w:rPr>
          <w:color w:val="A6A6A6" w:themeColor="background1" w:themeShade="A6"/>
          <w:rtl/>
        </w:rPr>
        <w:t xml:space="preserve"> </w:t>
      </w:r>
      <w:r w:rsidRPr="001059D1">
        <w:rPr>
          <w:rFonts w:hint="eastAsia"/>
          <w:color w:val="A6A6A6" w:themeColor="background1" w:themeShade="A6"/>
          <w:rtl/>
        </w:rPr>
        <w:t>הזאת</w:t>
      </w:r>
      <w:r w:rsidRPr="001059D1">
        <w:rPr>
          <w:color w:val="A6A6A6" w:themeColor="background1" w:themeShade="A6"/>
          <w:rtl/>
        </w:rPr>
        <w:t xml:space="preserve">, </w:t>
      </w:r>
      <w:r w:rsidRPr="001059D1">
        <w:rPr>
          <w:rFonts w:hint="eastAsia"/>
          <w:color w:val="A6A6A6" w:themeColor="background1" w:themeShade="A6"/>
          <w:rtl/>
        </w:rPr>
        <w:t>אני</w:t>
      </w:r>
      <w:r w:rsidRPr="001059D1">
        <w:rPr>
          <w:color w:val="A6A6A6" w:themeColor="background1" w:themeShade="A6"/>
          <w:rtl/>
        </w:rPr>
        <w:t xml:space="preserve"> </w:t>
      </w:r>
      <w:r w:rsidRPr="001059D1">
        <w:rPr>
          <w:rFonts w:hint="eastAsia"/>
          <w:color w:val="A6A6A6" w:themeColor="background1" w:themeShade="A6"/>
          <w:rtl/>
        </w:rPr>
        <w:t>בכלל</w:t>
      </w:r>
      <w:r w:rsidRPr="001059D1">
        <w:rPr>
          <w:color w:val="A6A6A6" w:themeColor="background1" w:themeShade="A6"/>
          <w:rtl/>
        </w:rPr>
        <w:t xml:space="preserve"> </w:t>
      </w:r>
      <w:r w:rsidRPr="001059D1">
        <w:rPr>
          <w:rFonts w:hint="eastAsia"/>
          <w:color w:val="A6A6A6" w:themeColor="background1" w:themeShade="A6"/>
          <w:rtl/>
        </w:rPr>
        <w:t>לא</w:t>
      </w:r>
      <w:r w:rsidRPr="001059D1">
        <w:rPr>
          <w:color w:val="A6A6A6" w:themeColor="background1" w:themeShade="A6"/>
          <w:rtl/>
        </w:rPr>
        <w:t xml:space="preserve"> </w:t>
      </w:r>
      <w:r w:rsidRPr="001059D1">
        <w:rPr>
          <w:rFonts w:hint="eastAsia"/>
          <w:color w:val="A6A6A6" w:themeColor="background1" w:themeShade="A6"/>
          <w:rtl/>
        </w:rPr>
        <w:t>יודע</w:t>
      </w:r>
      <w:r w:rsidRPr="001059D1">
        <w:rPr>
          <w:color w:val="A6A6A6" w:themeColor="background1" w:themeShade="A6"/>
          <w:rtl/>
        </w:rPr>
        <w:t xml:space="preserve"> </w:t>
      </w:r>
      <w:r w:rsidRPr="001059D1">
        <w:rPr>
          <w:rFonts w:hint="eastAsia"/>
          <w:color w:val="A6A6A6" w:themeColor="background1" w:themeShade="A6"/>
          <w:rtl/>
        </w:rPr>
        <w:t>אם</w:t>
      </w:r>
      <w:r w:rsidRPr="001059D1">
        <w:rPr>
          <w:color w:val="A6A6A6" w:themeColor="background1" w:themeShade="A6"/>
          <w:rtl/>
        </w:rPr>
        <w:t xml:space="preserve"> </w:t>
      </w:r>
      <w:r w:rsidRPr="001059D1">
        <w:rPr>
          <w:rFonts w:hint="eastAsia"/>
          <w:color w:val="A6A6A6" w:themeColor="background1" w:themeShade="A6"/>
          <w:rtl/>
        </w:rPr>
        <w:t>זאת</w:t>
      </w:r>
      <w:r w:rsidRPr="001059D1">
        <w:rPr>
          <w:color w:val="A6A6A6" w:themeColor="background1" w:themeShade="A6"/>
          <w:rtl/>
        </w:rPr>
        <w:t xml:space="preserve"> </w:t>
      </w:r>
      <w:r w:rsidRPr="001059D1">
        <w:rPr>
          <w:rFonts w:hint="eastAsia"/>
          <w:color w:val="A6A6A6" w:themeColor="background1" w:themeShade="A6"/>
          <w:rtl/>
        </w:rPr>
        <w:t>סימטריה</w:t>
      </w:r>
      <w:r w:rsidRPr="001059D1">
        <w:rPr>
          <w:color w:val="A6A6A6" w:themeColor="background1" w:themeShade="A6"/>
          <w:rtl/>
        </w:rPr>
        <w:t xml:space="preserve">, </w:t>
      </w:r>
      <w:r w:rsidRPr="001059D1">
        <w:rPr>
          <w:rFonts w:hint="eastAsia"/>
          <w:color w:val="A6A6A6" w:themeColor="background1" w:themeShade="A6"/>
          <w:rtl/>
        </w:rPr>
        <w:t>החוק</w:t>
      </w:r>
      <w:r w:rsidRPr="001059D1">
        <w:rPr>
          <w:color w:val="A6A6A6" w:themeColor="background1" w:themeShade="A6"/>
          <w:rtl/>
        </w:rPr>
        <w:t xml:space="preserve"> </w:t>
      </w:r>
      <w:r w:rsidRPr="001059D1">
        <w:rPr>
          <w:rFonts w:hint="eastAsia"/>
          <w:color w:val="A6A6A6" w:themeColor="background1" w:themeShade="A6"/>
          <w:rtl/>
        </w:rPr>
        <w:t>הזה</w:t>
      </w:r>
      <w:r w:rsidRPr="001059D1">
        <w:rPr>
          <w:color w:val="A6A6A6" w:themeColor="background1" w:themeShade="A6"/>
          <w:rtl/>
        </w:rPr>
        <w:t xml:space="preserve"> </w:t>
      </w:r>
      <w:r w:rsidRPr="001059D1">
        <w:rPr>
          <w:rFonts w:hint="eastAsia"/>
          <w:color w:val="A6A6A6" w:themeColor="background1" w:themeShade="A6"/>
          <w:rtl/>
        </w:rPr>
        <w:t>שמהירות</w:t>
      </w:r>
      <w:r w:rsidRPr="001059D1">
        <w:rPr>
          <w:color w:val="A6A6A6" w:themeColor="background1" w:themeShade="A6"/>
          <w:rtl/>
        </w:rPr>
        <w:t xml:space="preserve"> </w:t>
      </w:r>
      <w:r w:rsidRPr="001059D1">
        <w:rPr>
          <w:rFonts w:hint="eastAsia"/>
          <w:color w:val="A6A6A6" w:themeColor="background1" w:themeShade="A6"/>
          <w:rtl/>
        </w:rPr>
        <w:t>האור</w:t>
      </w:r>
      <w:r w:rsidRPr="001059D1">
        <w:rPr>
          <w:color w:val="A6A6A6" w:themeColor="background1" w:themeShade="A6"/>
          <w:rtl/>
        </w:rPr>
        <w:t xml:space="preserve"> </w:t>
      </w:r>
      <w:r w:rsidRPr="001059D1">
        <w:rPr>
          <w:rFonts w:hint="eastAsia"/>
          <w:color w:val="A6A6A6" w:themeColor="background1" w:themeShade="A6"/>
          <w:rtl/>
        </w:rPr>
        <w:t>נשארת</w:t>
      </w:r>
      <w:r w:rsidRPr="001059D1">
        <w:rPr>
          <w:color w:val="A6A6A6" w:themeColor="background1" w:themeShade="A6"/>
          <w:rtl/>
        </w:rPr>
        <w:t xml:space="preserve"> </w:t>
      </w:r>
      <w:r w:rsidRPr="001059D1">
        <w:rPr>
          <w:rFonts w:hint="eastAsia"/>
          <w:color w:val="A6A6A6" w:themeColor="background1" w:themeShade="A6"/>
          <w:rtl/>
        </w:rPr>
        <w:t>קבועה</w:t>
      </w:r>
      <w:r w:rsidRPr="001059D1">
        <w:rPr>
          <w:color w:val="A6A6A6" w:themeColor="background1" w:themeShade="A6"/>
          <w:rtl/>
        </w:rPr>
        <w:t>?"</w:t>
      </w:r>
    </w:p>
    <w:p w14:paraId="2FF27B77" w14:textId="5E507852" w:rsidR="00254BBD" w:rsidRPr="001059D1" w:rsidRDefault="00254BBD" w:rsidP="00254BBD">
      <w:pPr>
        <w:rPr>
          <w:color w:val="A6A6A6" w:themeColor="background1" w:themeShade="A6"/>
          <w:rtl/>
        </w:rPr>
      </w:pPr>
      <w:r w:rsidRPr="001059D1">
        <w:rPr>
          <w:color w:val="A6A6A6" w:themeColor="background1" w:themeShade="A6"/>
          <w:rtl/>
        </w:rPr>
        <w:t xml:space="preserve">"זאת </w:t>
      </w:r>
      <w:r w:rsidRPr="001059D1">
        <w:rPr>
          <w:rFonts w:hint="eastAsia"/>
          <w:color w:val="A6A6A6" w:themeColor="background1" w:themeShade="A6"/>
          <w:rtl/>
        </w:rPr>
        <w:t>אכן</w:t>
      </w:r>
      <w:r w:rsidRPr="001059D1">
        <w:rPr>
          <w:color w:val="A6A6A6" w:themeColor="background1" w:themeShade="A6"/>
          <w:rtl/>
        </w:rPr>
        <w:t xml:space="preserve"> </w:t>
      </w:r>
      <w:r w:rsidRPr="001059D1">
        <w:rPr>
          <w:rFonts w:hint="eastAsia"/>
          <w:color w:val="A6A6A6" w:themeColor="background1" w:themeShade="A6"/>
          <w:rtl/>
        </w:rPr>
        <w:t>סימטריה</w:t>
      </w:r>
      <w:r w:rsidRPr="001059D1">
        <w:rPr>
          <w:color w:val="A6A6A6" w:themeColor="background1" w:themeShade="A6"/>
          <w:rtl/>
        </w:rPr>
        <w:t xml:space="preserve"> </w:t>
      </w:r>
      <w:r w:rsidRPr="001059D1">
        <w:rPr>
          <w:rFonts w:hint="eastAsia"/>
          <w:color w:val="A6A6A6" w:themeColor="background1" w:themeShade="A6"/>
          <w:rtl/>
        </w:rPr>
        <w:t>שמבוטאת</w:t>
      </w:r>
      <w:r w:rsidRPr="001059D1">
        <w:rPr>
          <w:color w:val="A6A6A6" w:themeColor="background1" w:themeShade="A6"/>
          <w:rtl/>
        </w:rPr>
        <w:t xml:space="preserve"> </w:t>
      </w:r>
      <w:r w:rsidR="000655BB" w:rsidRPr="001059D1">
        <w:rPr>
          <w:rFonts w:hint="eastAsia"/>
          <w:color w:val="A6A6A6" w:themeColor="background1" w:themeShade="A6"/>
          <w:rtl/>
        </w:rPr>
        <w:t>על ידי</w:t>
      </w:r>
      <w:r w:rsidRPr="001059D1">
        <w:rPr>
          <w:color w:val="A6A6A6" w:themeColor="background1" w:themeShade="A6"/>
          <w:rtl/>
        </w:rPr>
        <w:t xml:space="preserve"> </w:t>
      </w:r>
      <w:r w:rsidRPr="001059D1">
        <w:rPr>
          <w:rFonts w:hint="eastAsia"/>
          <w:color w:val="A6A6A6" w:themeColor="background1" w:themeShade="A6"/>
          <w:rtl/>
        </w:rPr>
        <w:t>חבורת</w:t>
      </w:r>
      <w:r w:rsidRPr="001059D1">
        <w:rPr>
          <w:color w:val="A6A6A6" w:themeColor="background1" w:themeShade="A6"/>
          <w:rtl/>
        </w:rPr>
        <w:t xml:space="preserve"> </w:t>
      </w:r>
      <w:r w:rsidRPr="001059D1">
        <w:rPr>
          <w:rFonts w:hint="eastAsia"/>
          <w:color w:val="A6A6A6" w:themeColor="background1" w:themeShade="A6"/>
          <w:rtl/>
        </w:rPr>
        <w:t>פואנקרה</w:t>
      </w:r>
      <w:r w:rsidRPr="001059D1">
        <w:rPr>
          <w:color w:val="A6A6A6" w:themeColor="background1" w:themeShade="A6"/>
          <w:rtl/>
        </w:rPr>
        <w:t>."</w:t>
      </w:r>
    </w:p>
    <w:p w14:paraId="3F88A3D4" w14:textId="468E093C" w:rsidR="005257B9" w:rsidRPr="001059D1" w:rsidRDefault="005257B9" w:rsidP="00254BBD">
      <w:pPr>
        <w:rPr>
          <w:color w:val="A6A6A6" w:themeColor="background1" w:themeShade="A6"/>
          <w:rtl/>
        </w:rPr>
      </w:pPr>
      <w:r w:rsidRPr="001059D1">
        <w:rPr>
          <w:color w:val="A6A6A6" w:themeColor="background1" w:themeShade="A6"/>
          <w:rtl/>
        </w:rPr>
        <w:t xml:space="preserve">"זה נכון גם ההיפך? אם יש גודל שנשמר </w:t>
      </w:r>
      <w:r w:rsidRPr="001059D1">
        <w:rPr>
          <w:rFonts w:hint="eastAsia"/>
          <w:color w:val="A6A6A6" w:themeColor="background1" w:themeShade="A6"/>
          <w:rtl/>
        </w:rPr>
        <w:t>אז</w:t>
      </w:r>
      <w:r w:rsidRPr="001059D1">
        <w:rPr>
          <w:color w:val="A6A6A6" w:themeColor="background1" w:themeShade="A6"/>
          <w:rtl/>
        </w:rPr>
        <w:t xml:space="preserve"> </w:t>
      </w:r>
      <w:r w:rsidRPr="001059D1">
        <w:rPr>
          <w:rFonts w:hint="eastAsia"/>
          <w:color w:val="A6A6A6" w:themeColor="background1" w:themeShade="A6"/>
          <w:rtl/>
        </w:rPr>
        <w:t>יש</w:t>
      </w:r>
      <w:r w:rsidRPr="001059D1">
        <w:rPr>
          <w:color w:val="A6A6A6" w:themeColor="background1" w:themeShade="A6"/>
          <w:rtl/>
        </w:rPr>
        <w:t xml:space="preserve"> </w:t>
      </w:r>
      <w:r w:rsidRPr="001059D1">
        <w:rPr>
          <w:rFonts w:hint="eastAsia"/>
          <w:color w:val="A6A6A6" w:themeColor="background1" w:themeShade="A6"/>
          <w:rtl/>
        </w:rPr>
        <w:t>גם</w:t>
      </w:r>
      <w:r w:rsidRPr="001059D1">
        <w:rPr>
          <w:color w:val="A6A6A6" w:themeColor="background1" w:themeShade="A6"/>
          <w:rtl/>
        </w:rPr>
        <w:t xml:space="preserve"> </w:t>
      </w:r>
      <w:r w:rsidRPr="001059D1">
        <w:rPr>
          <w:rFonts w:hint="eastAsia"/>
          <w:color w:val="A6A6A6" w:themeColor="background1" w:themeShade="A6"/>
          <w:rtl/>
        </w:rPr>
        <w:t>סימטריה</w:t>
      </w:r>
      <w:r w:rsidRPr="001059D1">
        <w:rPr>
          <w:color w:val="A6A6A6" w:themeColor="background1" w:themeShade="A6"/>
          <w:rtl/>
        </w:rPr>
        <w:t>?"</w:t>
      </w:r>
    </w:p>
    <w:p w14:paraId="52051046" w14:textId="19E475AE" w:rsidR="005257B9" w:rsidRPr="001059D1" w:rsidRDefault="005257B9" w:rsidP="00254BBD">
      <w:pPr>
        <w:rPr>
          <w:color w:val="A6A6A6" w:themeColor="background1" w:themeShade="A6"/>
          <w:rtl/>
        </w:rPr>
      </w:pPr>
      <w:r w:rsidRPr="001059D1">
        <w:rPr>
          <w:color w:val="A6A6A6" w:themeColor="background1" w:themeShade="A6"/>
          <w:rtl/>
        </w:rPr>
        <w:t xml:space="preserve">"זה </w:t>
      </w:r>
      <w:r w:rsidRPr="001059D1">
        <w:rPr>
          <w:rFonts w:hint="eastAsia"/>
          <w:color w:val="A6A6A6" w:themeColor="background1" w:themeShade="A6"/>
          <w:rtl/>
        </w:rPr>
        <w:t>בדיוק</w:t>
      </w:r>
      <w:r w:rsidRPr="001059D1">
        <w:rPr>
          <w:color w:val="A6A6A6" w:themeColor="background1" w:themeShade="A6"/>
          <w:rtl/>
        </w:rPr>
        <w:t xml:space="preserve"> </w:t>
      </w:r>
      <w:r w:rsidRPr="001059D1">
        <w:rPr>
          <w:rFonts w:hint="eastAsia"/>
          <w:color w:val="A6A6A6" w:themeColor="background1" w:themeShade="A6"/>
          <w:rtl/>
        </w:rPr>
        <w:t>כך</w:t>
      </w:r>
      <w:r w:rsidRPr="001059D1">
        <w:rPr>
          <w:color w:val="A6A6A6" w:themeColor="background1" w:themeShade="A6"/>
          <w:rtl/>
        </w:rPr>
        <w:t>."</w:t>
      </w:r>
    </w:p>
    <w:p w14:paraId="04774173" w14:textId="59F50CA1" w:rsidR="00254BBD" w:rsidRPr="001059D1" w:rsidRDefault="00254BBD" w:rsidP="00254BBD">
      <w:pPr>
        <w:rPr>
          <w:color w:val="A6A6A6" w:themeColor="background1" w:themeShade="A6"/>
          <w:rtl/>
        </w:rPr>
      </w:pPr>
      <w:r w:rsidRPr="001059D1">
        <w:rPr>
          <w:color w:val="A6A6A6" w:themeColor="background1" w:themeShade="A6"/>
          <w:rtl/>
        </w:rPr>
        <w:t>"</w:t>
      </w:r>
      <w:r w:rsidR="005257B9" w:rsidRPr="001059D1">
        <w:rPr>
          <w:rFonts w:hint="eastAsia"/>
          <w:color w:val="A6A6A6" w:themeColor="background1" w:themeShade="A6"/>
          <w:rtl/>
        </w:rPr>
        <w:t>כי</w:t>
      </w:r>
      <w:r w:rsidR="005257B9" w:rsidRPr="001059D1">
        <w:rPr>
          <w:color w:val="A6A6A6" w:themeColor="background1" w:themeShade="A6"/>
          <w:rtl/>
        </w:rPr>
        <w:t xml:space="preserve"> למשל חשבתי על </w:t>
      </w:r>
      <w:r w:rsidRPr="001059D1">
        <w:rPr>
          <w:rFonts w:hint="eastAsia"/>
          <w:color w:val="A6A6A6" w:themeColor="background1" w:themeShade="A6"/>
          <w:rtl/>
        </w:rPr>
        <w:t>שימור</w:t>
      </w:r>
      <w:r w:rsidRPr="001059D1">
        <w:rPr>
          <w:color w:val="A6A6A6" w:themeColor="background1" w:themeShade="A6"/>
          <w:rtl/>
        </w:rPr>
        <w:t xml:space="preserve"> </w:t>
      </w:r>
      <w:r w:rsidRPr="001059D1">
        <w:rPr>
          <w:rFonts w:hint="eastAsia"/>
          <w:color w:val="A6A6A6" w:themeColor="background1" w:themeShade="A6"/>
          <w:rtl/>
        </w:rPr>
        <w:t>המטען</w:t>
      </w:r>
      <w:r w:rsidRPr="001059D1">
        <w:rPr>
          <w:color w:val="A6A6A6" w:themeColor="background1" w:themeShade="A6"/>
          <w:rtl/>
        </w:rPr>
        <w:t xml:space="preserve"> </w:t>
      </w:r>
      <w:r w:rsidRPr="001059D1">
        <w:rPr>
          <w:rFonts w:hint="eastAsia"/>
          <w:color w:val="A6A6A6" w:themeColor="background1" w:themeShade="A6"/>
          <w:rtl/>
        </w:rPr>
        <w:t>החשמלי</w:t>
      </w:r>
      <w:r w:rsidR="005257B9" w:rsidRPr="001059D1">
        <w:rPr>
          <w:color w:val="A6A6A6" w:themeColor="background1" w:themeShade="A6"/>
          <w:rtl/>
        </w:rPr>
        <w:t xml:space="preserve">, </w:t>
      </w:r>
      <w:r w:rsidR="005257B9" w:rsidRPr="001059D1">
        <w:rPr>
          <w:rFonts w:hint="eastAsia"/>
          <w:color w:val="A6A6A6" w:themeColor="background1" w:themeShade="A6"/>
          <w:rtl/>
        </w:rPr>
        <w:t>זה</w:t>
      </w:r>
      <w:r w:rsidR="005257B9" w:rsidRPr="001059D1">
        <w:rPr>
          <w:color w:val="A6A6A6" w:themeColor="background1" w:themeShade="A6"/>
          <w:rtl/>
        </w:rPr>
        <w:t xml:space="preserve"> </w:t>
      </w:r>
      <w:r w:rsidR="005257B9" w:rsidRPr="001059D1">
        <w:rPr>
          <w:rFonts w:hint="eastAsia"/>
          <w:color w:val="A6A6A6" w:themeColor="background1" w:themeShade="A6"/>
          <w:rtl/>
        </w:rPr>
        <w:t>מבטא</w:t>
      </w:r>
      <w:r w:rsidR="005257B9" w:rsidRPr="001059D1">
        <w:rPr>
          <w:color w:val="A6A6A6" w:themeColor="background1" w:themeShade="A6"/>
          <w:rtl/>
        </w:rPr>
        <w:t xml:space="preserve"> </w:t>
      </w:r>
      <w:r w:rsidR="005257B9" w:rsidRPr="001059D1">
        <w:rPr>
          <w:rFonts w:hint="eastAsia"/>
          <w:color w:val="A6A6A6" w:themeColor="background1" w:themeShade="A6"/>
          <w:rtl/>
        </w:rPr>
        <w:t>איזושהי</w:t>
      </w:r>
      <w:r w:rsidR="005257B9" w:rsidRPr="001059D1">
        <w:rPr>
          <w:color w:val="A6A6A6" w:themeColor="background1" w:themeShade="A6"/>
          <w:rtl/>
        </w:rPr>
        <w:t xml:space="preserve"> </w:t>
      </w:r>
      <w:r w:rsidR="005257B9" w:rsidRPr="001059D1">
        <w:rPr>
          <w:rFonts w:hint="eastAsia"/>
          <w:color w:val="A6A6A6" w:themeColor="background1" w:themeShade="A6"/>
          <w:rtl/>
        </w:rPr>
        <w:t>סימטריה</w:t>
      </w:r>
      <w:r w:rsidRPr="001059D1">
        <w:rPr>
          <w:color w:val="A6A6A6" w:themeColor="background1" w:themeShade="A6"/>
          <w:rtl/>
        </w:rPr>
        <w:t>?"</w:t>
      </w:r>
    </w:p>
    <w:p w14:paraId="6E169B9C" w14:textId="2FB43954" w:rsidR="00254BBD" w:rsidRPr="001059D1" w:rsidRDefault="00254BBD" w:rsidP="00254BBD">
      <w:pPr>
        <w:rPr>
          <w:color w:val="A6A6A6" w:themeColor="background1" w:themeShade="A6"/>
          <w:rtl/>
        </w:rPr>
      </w:pPr>
      <w:r w:rsidRPr="001059D1">
        <w:rPr>
          <w:rFonts w:hint="eastAsia"/>
          <w:color w:val="A6A6A6" w:themeColor="background1" w:themeShade="A6"/>
          <w:rtl/>
        </w:rPr>
        <w:t>מארק</w:t>
      </w:r>
      <w:r w:rsidRPr="001059D1">
        <w:rPr>
          <w:color w:val="A6A6A6" w:themeColor="background1" w:themeShade="A6"/>
          <w:rtl/>
        </w:rPr>
        <w:t xml:space="preserve"> </w:t>
      </w:r>
      <w:r w:rsidRPr="001059D1">
        <w:rPr>
          <w:rFonts w:hint="eastAsia"/>
          <w:color w:val="A6A6A6" w:themeColor="background1" w:themeShade="A6"/>
          <w:rtl/>
        </w:rPr>
        <w:t>חייך</w:t>
      </w:r>
      <w:r w:rsidRPr="001059D1">
        <w:rPr>
          <w:color w:val="A6A6A6" w:themeColor="background1" w:themeShade="A6"/>
          <w:rtl/>
        </w:rPr>
        <w:t xml:space="preserve">. "הטרנספורמציה </w:t>
      </w:r>
      <w:r w:rsidRPr="001059D1">
        <w:rPr>
          <w:rFonts w:hint="eastAsia"/>
          <w:color w:val="A6A6A6" w:themeColor="background1" w:themeShade="A6"/>
          <w:rtl/>
        </w:rPr>
        <w:t>מתוארת</w:t>
      </w:r>
      <w:r w:rsidRPr="001059D1">
        <w:rPr>
          <w:color w:val="A6A6A6" w:themeColor="background1" w:themeShade="A6"/>
          <w:rtl/>
        </w:rPr>
        <w:t xml:space="preserve"> </w:t>
      </w:r>
      <w:r w:rsidR="000655BB" w:rsidRPr="001059D1">
        <w:rPr>
          <w:rFonts w:hint="eastAsia"/>
          <w:color w:val="A6A6A6" w:themeColor="background1" w:themeShade="A6"/>
          <w:rtl/>
        </w:rPr>
        <w:t>על ידי</w:t>
      </w:r>
      <w:r w:rsidRPr="001059D1">
        <w:rPr>
          <w:color w:val="A6A6A6" w:themeColor="background1" w:themeShade="A6"/>
          <w:rtl/>
        </w:rPr>
        <w:t xml:space="preserve"> </w:t>
      </w:r>
      <w:r w:rsidRPr="001059D1">
        <w:rPr>
          <w:rFonts w:hint="eastAsia"/>
          <w:color w:val="A6A6A6" w:themeColor="background1" w:themeShade="A6"/>
          <w:rtl/>
        </w:rPr>
        <w:t>החבורה</w:t>
      </w:r>
      <w:r w:rsidRPr="001059D1">
        <w:rPr>
          <w:color w:val="A6A6A6" w:themeColor="background1" w:themeShade="A6"/>
          <w:rtl/>
        </w:rPr>
        <w:t xml:space="preserve"> </w:t>
      </w:r>
      <w:r w:rsidRPr="001059D1">
        <w:rPr>
          <w:rFonts w:hint="eastAsia"/>
          <w:color w:val="A6A6A6" w:themeColor="background1" w:themeShade="A6"/>
          <w:rtl/>
        </w:rPr>
        <w:t>ה</w:t>
      </w:r>
      <w:r w:rsidR="009F1623" w:rsidRPr="001059D1">
        <w:rPr>
          <w:rFonts w:hint="eastAsia"/>
          <w:color w:val="A6A6A6" w:themeColor="background1" w:themeShade="A6"/>
          <w:rtl/>
        </w:rPr>
        <w:t>א</w:t>
      </w:r>
      <w:r w:rsidRPr="001059D1">
        <w:rPr>
          <w:rFonts w:hint="eastAsia"/>
          <w:color w:val="A6A6A6" w:themeColor="background1" w:themeShade="A6"/>
          <w:rtl/>
        </w:rPr>
        <w:t>וניטרית</w:t>
      </w:r>
      <w:r w:rsidRPr="001059D1">
        <w:rPr>
          <w:color w:val="A6A6A6" w:themeColor="background1" w:themeShade="A6"/>
          <w:rtl/>
        </w:rPr>
        <w:t xml:space="preserve"> </w:t>
      </w:r>
      <w:r w:rsidRPr="001059D1">
        <w:rPr>
          <w:rFonts w:hint="eastAsia"/>
          <w:color w:val="A6A6A6" w:themeColor="background1" w:themeShade="A6"/>
          <w:rtl/>
        </w:rPr>
        <w:t>מ</w:t>
      </w:r>
      <w:r w:rsidR="009F1623" w:rsidRPr="001059D1">
        <w:rPr>
          <w:rFonts w:hint="eastAsia"/>
          <w:color w:val="A6A6A6" w:themeColor="background1" w:themeShade="A6"/>
          <w:rtl/>
        </w:rPr>
        <w:t>סדר</w:t>
      </w:r>
      <w:r w:rsidR="009F1623" w:rsidRPr="001059D1">
        <w:rPr>
          <w:color w:val="A6A6A6" w:themeColor="background1" w:themeShade="A6"/>
          <w:rtl/>
        </w:rPr>
        <w:t xml:space="preserve"> ראשון</w:t>
      </w:r>
      <w:r w:rsidRPr="001059D1">
        <w:rPr>
          <w:color w:val="A6A6A6" w:themeColor="background1" w:themeShade="A6"/>
          <w:rtl/>
        </w:rPr>
        <w:t xml:space="preserve">, </w:t>
      </w:r>
      <w:r w:rsidRPr="001059D1">
        <w:rPr>
          <w:color w:val="A6A6A6" w:themeColor="background1" w:themeShade="A6"/>
        </w:rPr>
        <w:t>U(1)</w:t>
      </w:r>
      <w:r w:rsidRPr="001059D1">
        <w:rPr>
          <w:color w:val="A6A6A6" w:themeColor="background1" w:themeShade="A6"/>
          <w:rtl/>
        </w:rPr>
        <w:t>."</w:t>
      </w:r>
    </w:p>
    <w:p w14:paraId="745CB0C5" w14:textId="78DCB282" w:rsidR="00254BBD" w:rsidRPr="001059D1" w:rsidRDefault="009037C8" w:rsidP="00254BBD">
      <w:pPr>
        <w:rPr>
          <w:color w:val="A6A6A6" w:themeColor="background1" w:themeShade="A6"/>
        </w:rPr>
      </w:pPr>
      <w:r w:rsidRPr="001059D1">
        <w:rPr>
          <w:rFonts w:hint="cs"/>
          <w:color w:val="A6A6A6" w:themeColor="background1" w:themeShade="A6"/>
          <w:rtl/>
        </w:rPr>
        <w:t>[</w:t>
      </w:r>
      <w:r w:rsidR="00254BBD" w:rsidRPr="001059D1">
        <w:rPr>
          <w:rFonts w:hint="cs"/>
          <w:color w:val="A6A6A6" w:themeColor="background1" w:themeShade="A6"/>
          <w:rtl/>
        </w:rPr>
        <w:t xml:space="preserve">יסמין מעולם לא פגשה אנשים בני גילה שלא התביישו לדבר כך. זאת </w:t>
      </w:r>
      <w:r w:rsidR="001C5A04" w:rsidRPr="001059D1">
        <w:rPr>
          <w:rFonts w:hint="cs"/>
          <w:color w:val="A6A6A6" w:themeColor="background1" w:themeShade="A6"/>
          <w:rtl/>
        </w:rPr>
        <w:t>הייתה</w:t>
      </w:r>
      <w:r w:rsidR="00254BBD" w:rsidRPr="001059D1">
        <w:rPr>
          <w:rFonts w:hint="cs"/>
          <w:color w:val="A6A6A6" w:themeColor="background1" w:themeShade="A6"/>
          <w:rtl/>
        </w:rPr>
        <w:t xml:space="preserve"> השיחה הלילית המעניינת ביותר שנכחה בה אי פעם.</w:t>
      </w:r>
    </w:p>
    <w:p w14:paraId="0FC6BF10" w14:textId="77777777" w:rsidR="009037C8" w:rsidRPr="001059D1" w:rsidRDefault="009037C8" w:rsidP="00EE6FB5">
      <w:pPr>
        <w:rPr>
          <w:color w:val="A6A6A6" w:themeColor="background1" w:themeShade="A6"/>
          <w:rtl/>
        </w:rPr>
      </w:pPr>
      <w:r w:rsidRPr="001059D1">
        <w:rPr>
          <w:rFonts w:hint="cs"/>
          <w:color w:val="A6A6A6" w:themeColor="background1" w:themeShade="A6"/>
          <w:rtl/>
        </w:rPr>
        <w:t>]</w:t>
      </w:r>
    </w:p>
    <w:p w14:paraId="0D8C1D3B" w14:textId="5CC5E92F" w:rsidR="005257B9" w:rsidRPr="001059D1" w:rsidRDefault="00EE6FB5" w:rsidP="007942BF">
      <w:pPr>
        <w:rPr>
          <w:color w:val="A6A6A6" w:themeColor="background1" w:themeShade="A6"/>
          <w:rtl/>
        </w:rPr>
      </w:pPr>
      <w:r w:rsidRPr="001059D1">
        <w:rPr>
          <w:color w:val="A6A6A6" w:themeColor="background1" w:themeShade="A6"/>
          <w:rtl/>
        </w:rPr>
        <w:t>"</w:t>
      </w:r>
      <w:r w:rsidRPr="001059D1">
        <w:rPr>
          <w:rFonts w:hint="eastAsia"/>
          <w:color w:val="A6A6A6" w:themeColor="background1" w:themeShade="A6"/>
          <w:rtl/>
        </w:rPr>
        <w:t>כמובן</w:t>
      </w:r>
      <w:r w:rsidRPr="001059D1">
        <w:rPr>
          <w:color w:val="A6A6A6" w:themeColor="background1" w:themeShade="A6"/>
          <w:rtl/>
        </w:rPr>
        <w:t xml:space="preserve"> שהרבה מעבר לפתרון בעיות </w:t>
      </w:r>
      <w:r w:rsidR="000B586A" w:rsidRPr="001059D1">
        <w:rPr>
          <w:color w:val="A6A6A6" w:themeColor="background1" w:themeShade="A6"/>
          <w:rtl/>
        </w:rPr>
        <w:t>פיזיק</w:t>
      </w:r>
      <w:r w:rsidRPr="001059D1">
        <w:rPr>
          <w:color w:val="A6A6A6" w:themeColor="background1" w:themeShade="A6"/>
          <w:rtl/>
        </w:rPr>
        <w:t>ליות, חקר סימטריות ותבניות שחוזרות על עצמן הוא מהמטרות המרתקות ביותר ב</w:t>
      </w:r>
      <w:r w:rsidR="001C5A04" w:rsidRPr="001059D1">
        <w:rPr>
          <w:color w:val="A6A6A6" w:themeColor="background1" w:themeShade="A6"/>
          <w:rtl/>
        </w:rPr>
        <w:t>מתמטיקה</w:t>
      </w:r>
      <w:r w:rsidRPr="001059D1">
        <w:rPr>
          <w:color w:val="A6A6A6" w:themeColor="background1" w:themeShade="A6"/>
          <w:rtl/>
        </w:rPr>
        <w:t xml:space="preserve">, </w:t>
      </w:r>
      <w:r w:rsidR="00E41F42" w:rsidRPr="001059D1">
        <w:rPr>
          <w:rFonts w:hint="eastAsia"/>
          <w:color w:val="A6A6A6" w:themeColor="background1" w:themeShade="A6"/>
          <w:rtl/>
        </w:rPr>
        <w:t>ות</w:t>
      </w:r>
      <w:r w:rsidRPr="001059D1">
        <w:rPr>
          <w:rFonts w:hint="eastAsia"/>
          <w:color w:val="A6A6A6" w:themeColor="background1" w:themeShade="A6"/>
          <w:rtl/>
        </w:rPr>
        <w:t>ורת</w:t>
      </w:r>
      <w:r w:rsidRPr="001059D1">
        <w:rPr>
          <w:color w:val="A6A6A6" w:themeColor="background1" w:themeShade="A6"/>
          <w:rtl/>
        </w:rPr>
        <w:t xml:space="preserve"> החבורות </w:t>
      </w:r>
      <w:r w:rsidR="00E41F42" w:rsidRPr="001059D1">
        <w:rPr>
          <w:rFonts w:hint="eastAsia"/>
          <w:color w:val="A6A6A6" w:themeColor="background1" w:themeShade="A6"/>
          <w:rtl/>
        </w:rPr>
        <w:t>חשובה</w:t>
      </w:r>
      <w:r w:rsidR="00C90C6C" w:rsidRPr="001059D1">
        <w:rPr>
          <w:color w:val="A6A6A6" w:themeColor="background1" w:themeShade="A6"/>
          <w:rtl/>
        </w:rPr>
        <w:t xml:space="preserve"> מאוד </w:t>
      </w:r>
      <w:r w:rsidR="00E41F42" w:rsidRPr="001059D1">
        <w:rPr>
          <w:rFonts w:hint="eastAsia"/>
          <w:color w:val="A6A6A6" w:themeColor="background1" w:themeShade="A6"/>
          <w:rtl/>
        </w:rPr>
        <w:t>גם</w:t>
      </w:r>
      <w:r w:rsidRPr="001059D1">
        <w:rPr>
          <w:color w:val="A6A6A6" w:themeColor="background1" w:themeShade="A6"/>
          <w:rtl/>
        </w:rPr>
        <w:t xml:space="preserve"> בתורת המספרים, ואלגברה כמובן ו... ואפילו גיאומטריה." </w:t>
      </w:r>
      <w:r w:rsidR="0070184D" w:rsidRPr="001059D1">
        <w:rPr>
          <w:rFonts w:hint="eastAsia"/>
          <w:color w:val="A6A6A6" w:themeColor="background1" w:themeShade="A6"/>
          <w:rtl/>
        </w:rPr>
        <w:t>ובעיצומו</w:t>
      </w:r>
      <w:r w:rsidR="0070184D" w:rsidRPr="001059D1">
        <w:rPr>
          <w:color w:val="A6A6A6" w:themeColor="background1" w:themeShade="A6"/>
          <w:rtl/>
        </w:rPr>
        <w:t xml:space="preserve"> </w:t>
      </w:r>
      <w:r w:rsidR="0070184D" w:rsidRPr="001059D1">
        <w:rPr>
          <w:rFonts w:hint="eastAsia"/>
          <w:color w:val="A6A6A6" w:themeColor="background1" w:themeShade="A6"/>
          <w:rtl/>
        </w:rPr>
        <w:t>של</w:t>
      </w:r>
      <w:r w:rsidR="0070184D" w:rsidRPr="001059D1">
        <w:rPr>
          <w:color w:val="A6A6A6" w:themeColor="background1" w:themeShade="A6"/>
          <w:rtl/>
        </w:rPr>
        <w:t xml:space="preserve"> </w:t>
      </w:r>
      <w:r w:rsidR="0070184D" w:rsidRPr="001059D1">
        <w:rPr>
          <w:rFonts w:hint="eastAsia"/>
          <w:color w:val="A6A6A6" w:themeColor="background1" w:themeShade="A6"/>
          <w:rtl/>
        </w:rPr>
        <w:t>ההסבר</w:t>
      </w:r>
      <w:r w:rsidR="0070184D" w:rsidRPr="001059D1">
        <w:rPr>
          <w:color w:val="A6A6A6" w:themeColor="background1" w:themeShade="A6"/>
          <w:rtl/>
        </w:rPr>
        <w:t xml:space="preserve"> </w:t>
      </w:r>
      <w:r w:rsidR="0070184D" w:rsidRPr="001059D1">
        <w:rPr>
          <w:rFonts w:hint="eastAsia"/>
          <w:color w:val="A6A6A6" w:themeColor="background1" w:themeShade="A6"/>
          <w:rtl/>
        </w:rPr>
        <w:t>השתתק</w:t>
      </w:r>
      <w:r w:rsidRPr="001059D1">
        <w:rPr>
          <w:color w:val="A6A6A6" w:themeColor="background1" w:themeShade="A6"/>
          <w:rtl/>
        </w:rPr>
        <w:t xml:space="preserve">, </w:t>
      </w:r>
      <w:r w:rsidRPr="001059D1">
        <w:rPr>
          <w:rFonts w:hint="eastAsia"/>
          <w:color w:val="A6A6A6" w:themeColor="background1" w:themeShade="A6"/>
          <w:rtl/>
        </w:rPr>
        <w:t>כשגשרים</w:t>
      </w:r>
      <w:r w:rsidRPr="001059D1">
        <w:rPr>
          <w:color w:val="A6A6A6" w:themeColor="background1" w:themeShade="A6"/>
          <w:rtl/>
        </w:rPr>
        <w:t xml:space="preserve"> </w:t>
      </w:r>
      <w:r w:rsidRPr="001059D1">
        <w:rPr>
          <w:rFonts w:hint="eastAsia"/>
          <w:color w:val="A6A6A6" w:themeColor="background1" w:themeShade="A6"/>
          <w:rtl/>
        </w:rPr>
        <w:t>החלו</w:t>
      </w:r>
      <w:r w:rsidRPr="001059D1">
        <w:rPr>
          <w:color w:val="A6A6A6" w:themeColor="background1" w:themeShade="A6"/>
          <w:rtl/>
        </w:rPr>
        <w:t xml:space="preserve"> </w:t>
      </w:r>
      <w:r w:rsidRPr="001059D1">
        <w:rPr>
          <w:rFonts w:hint="eastAsia"/>
          <w:color w:val="A6A6A6" w:themeColor="background1" w:themeShade="A6"/>
          <w:rtl/>
        </w:rPr>
        <w:t>לה</w:t>
      </w:r>
      <w:r w:rsidR="005257B9" w:rsidRPr="001059D1">
        <w:rPr>
          <w:rFonts w:hint="eastAsia"/>
          <w:color w:val="A6A6A6" w:themeColor="background1" w:themeShade="A6"/>
          <w:rtl/>
        </w:rPr>
        <w:t>מתח</w:t>
      </w:r>
      <w:r w:rsidRPr="001059D1">
        <w:rPr>
          <w:color w:val="A6A6A6" w:themeColor="background1" w:themeShade="A6"/>
          <w:rtl/>
        </w:rPr>
        <w:t xml:space="preserve"> </w:t>
      </w:r>
      <w:r w:rsidR="005257B9" w:rsidRPr="001059D1">
        <w:rPr>
          <w:rFonts w:hint="eastAsia"/>
          <w:color w:val="A6A6A6" w:themeColor="background1" w:themeShade="A6"/>
          <w:rtl/>
        </w:rPr>
        <w:t>בתודעתו</w:t>
      </w:r>
      <w:r w:rsidR="00E41F42" w:rsidRPr="001059D1">
        <w:rPr>
          <w:color w:val="A6A6A6" w:themeColor="background1" w:themeShade="A6"/>
          <w:rtl/>
        </w:rPr>
        <w:t xml:space="preserve"> </w:t>
      </w:r>
      <w:r w:rsidRPr="001059D1">
        <w:rPr>
          <w:rFonts w:hint="eastAsia"/>
          <w:color w:val="A6A6A6" w:themeColor="background1" w:themeShade="A6"/>
          <w:rtl/>
        </w:rPr>
        <w:t>בין</w:t>
      </w:r>
      <w:r w:rsidRPr="001059D1">
        <w:rPr>
          <w:color w:val="A6A6A6" w:themeColor="background1" w:themeShade="A6"/>
          <w:rtl/>
        </w:rPr>
        <w:t xml:space="preserve"> </w:t>
      </w:r>
      <w:r w:rsidRPr="001059D1">
        <w:rPr>
          <w:rFonts w:hint="eastAsia"/>
          <w:color w:val="A6A6A6" w:themeColor="background1" w:themeShade="A6"/>
          <w:rtl/>
        </w:rPr>
        <w:t>תחומים</w:t>
      </w:r>
      <w:r w:rsidRPr="001059D1">
        <w:rPr>
          <w:color w:val="A6A6A6" w:themeColor="background1" w:themeShade="A6"/>
          <w:rtl/>
        </w:rPr>
        <w:t xml:space="preserve"> </w:t>
      </w:r>
      <w:r w:rsidRPr="001059D1">
        <w:rPr>
          <w:rFonts w:hint="eastAsia"/>
          <w:color w:val="A6A6A6" w:themeColor="background1" w:themeShade="A6"/>
          <w:rtl/>
        </w:rPr>
        <w:t>ב</w:t>
      </w:r>
      <w:r w:rsidR="001C5A04" w:rsidRPr="001059D1">
        <w:rPr>
          <w:rFonts w:hint="eastAsia"/>
          <w:color w:val="A6A6A6" w:themeColor="background1" w:themeShade="A6"/>
          <w:rtl/>
        </w:rPr>
        <w:t>מתמטיקה</w:t>
      </w:r>
      <w:r w:rsidRPr="001059D1">
        <w:rPr>
          <w:color w:val="A6A6A6" w:themeColor="background1" w:themeShade="A6"/>
          <w:rtl/>
        </w:rPr>
        <w:t xml:space="preserve">, </w:t>
      </w:r>
      <w:r w:rsidRPr="001059D1">
        <w:rPr>
          <w:rFonts w:hint="eastAsia"/>
          <w:color w:val="A6A6A6" w:themeColor="background1" w:themeShade="A6"/>
          <w:rtl/>
        </w:rPr>
        <w:t>הקשרים</w:t>
      </w:r>
      <w:r w:rsidRPr="001059D1">
        <w:rPr>
          <w:color w:val="A6A6A6" w:themeColor="background1" w:themeShade="A6"/>
          <w:rtl/>
        </w:rPr>
        <w:t xml:space="preserve"> </w:t>
      </w:r>
      <w:r w:rsidRPr="001059D1">
        <w:rPr>
          <w:rFonts w:hint="eastAsia"/>
          <w:color w:val="A6A6A6" w:themeColor="background1" w:themeShade="A6"/>
          <w:rtl/>
        </w:rPr>
        <w:t>ויחסי</w:t>
      </w:r>
      <w:r w:rsidRPr="001059D1">
        <w:rPr>
          <w:color w:val="A6A6A6" w:themeColor="background1" w:themeShade="A6"/>
          <w:rtl/>
        </w:rPr>
        <w:t>-גומלין.</w:t>
      </w:r>
      <w:r w:rsidRPr="001059D1">
        <w:rPr>
          <w:rFonts w:hint="cs"/>
          <w:color w:val="A6A6A6" w:themeColor="background1" w:themeShade="A6"/>
          <w:rtl/>
        </w:rPr>
        <w:t xml:space="preserve"> </w:t>
      </w:r>
    </w:p>
    <w:p w14:paraId="2F2C0513" w14:textId="563C067C" w:rsidR="004627AB" w:rsidRPr="001059D1" w:rsidRDefault="005257B9" w:rsidP="005313B1">
      <w:pPr>
        <w:rPr>
          <w:color w:val="A6A6A6" w:themeColor="background1" w:themeShade="A6"/>
          <w:rtl/>
        </w:rPr>
      </w:pPr>
      <w:r w:rsidRPr="001059D1">
        <w:rPr>
          <w:rFonts w:hint="cs"/>
          <w:color w:val="A6A6A6" w:themeColor="background1" w:themeShade="A6"/>
          <w:rtl/>
        </w:rPr>
        <w:t>[</w:t>
      </w:r>
      <w:r w:rsidR="00EE6FB5" w:rsidRPr="001059D1">
        <w:rPr>
          <w:rFonts w:hint="cs"/>
          <w:color w:val="A6A6A6" w:themeColor="background1" w:themeShade="A6"/>
          <w:rtl/>
        </w:rPr>
        <w:t xml:space="preserve">"בכל מקרה, </w:t>
      </w:r>
      <w:r w:rsidR="007942BF" w:rsidRPr="001059D1">
        <w:rPr>
          <w:rFonts w:hint="cs"/>
          <w:color w:val="A6A6A6" w:themeColor="background1" w:themeShade="A6"/>
          <w:rtl/>
        </w:rPr>
        <w:t xml:space="preserve">אם נחזור לבעיית המטוטלות המצומדות, </w:t>
      </w:r>
      <w:r w:rsidR="00EE6FB5" w:rsidRPr="001059D1">
        <w:rPr>
          <w:rFonts w:cs="Times New Roman"/>
          <w:color w:val="A6A6A6" w:themeColor="background1" w:themeShade="A6"/>
          <w:rtl/>
        </w:rPr>
        <w:t>הרבה בעיות תנועה קשות נפתרות כשמגלים את הקואורדינטות הקאנוניות, ומבצעים את הטרנספורמציה המתאימה לסימטריה</w:t>
      </w:r>
      <w:r w:rsidR="004627AB" w:rsidRPr="001059D1">
        <w:rPr>
          <w:color w:val="A6A6A6" w:themeColor="background1" w:themeShade="A6"/>
          <w:rtl/>
        </w:rPr>
        <w:t xml:space="preserve">," המשיך מארק, שוכח שגמר בנפשו לא להאריך, "לכן חשוב </w:t>
      </w:r>
      <w:r w:rsidR="00F97A34" w:rsidRPr="001059D1">
        <w:rPr>
          <w:color w:val="A6A6A6" w:themeColor="background1" w:themeShade="A6"/>
          <w:rtl/>
        </w:rPr>
        <w:t>כל כך</w:t>
      </w:r>
      <w:r w:rsidR="004627AB" w:rsidRPr="001059D1">
        <w:rPr>
          <w:color w:val="A6A6A6" w:themeColor="background1" w:themeShade="A6"/>
          <w:rtl/>
        </w:rPr>
        <w:t xml:space="preserve"> להבין לא רק את הבעיה אלא גם את הסימטריה הטבעית שלה."</w:t>
      </w:r>
    </w:p>
    <w:p w14:paraId="1DDC2DAE" w14:textId="4C626836" w:rsidR="005257B9" w:rsidRPr="001059D1" w:rsidRDefault="005257B9" w:rsidP="00250000">
      <w:pPr>
        <w:rPr>
          <w:color w:val="A6A6A6" w:themeColor="background1" w:themeShade="A6"/>
          <w:rtl/>
        </w:rPr>
      </w:pPr>
      <w:r w:rsidRPr="001059D1">
        <w:rPr>
          <w:rFonts w:hint="cs"/>
          <w:color w:val="A6A6A6" w:themeColor="background1" w:themeShade="A6"/>
          <w:rtl/>
        </w:rPr>
        <w:lastRenderedPageBreak/>
        <w:t>]</w:t>
      </w:r>
    </w:p>
    <w:p w14:paraId="7644B016" w14:textId="44243F57" w:rsidR="006C0ADA" w:rsidRPr="001059D1" w:rsidRDefault="006C0ADA" w:rsidP="00250000">
      <w:pPr>
        <w:rPr>
          <w:color w:val="A6A6A6" w:themeColor="background1" w:themeShade="A6"/>
          <w:rtl/>
        </w:rPr>
      </w:pPr>
    </w:p>
    <w:p w14:paraId="3D9ED67B" w14:textId="5C0D5285" w:rsidR="006C0ADA" w:rsidRPr="001059D1" w:rsidRDefault="006C0ADA" w:rsidP="00250000">
      <w:pPr>
        <w:rPr>
          <w:color w:val="A6A6A6" w:themeColor="background1" w:themeShade="A6"/>
          <w:rtl/>
        </w:rPr>
      </w:pPr>
      <w:r w:rsidRPr="001059D1">
        <w:rPr>
          <w:rFonts w:hint="cs"/>
          <w:color w:val="A6A6A6" w:themeColor="background1" w:themeShade="A6"/>
          <w:rtl/>
        </w:rPr>
        <w:t>]]</w:t>
      </w:r>
    </w:p>
    <w:p w14:paraId="46CB8085" w14:textId="49CC5DAC" w:rsidR="004627AB" w:rsidRPr="00CD067C" w:rsidRDefault="00394A37" w:rsidP="00250000">
      <w:pPr>
        <w:rPr>
          <w:rtl/>
        </w:rPr>
      </w:pPr>
      <w:r>
        <w:rPr>
          <w:rtl/>
        </w:rPr>
        <w:t>"</w:t>
      </w:r>
      <w:r w:rsidR="006C0ADA">
        <w:rPr>
          <w:rFonts w:hint="cs"/>
          <w:rtl/>
        </w:rPr>
        <w:t xml:space="preserve">אבל </w:t>
      </w:r>
      <w:r>
        <w:rPr>
          <w:rFonts w:hint="cs"/>
          <w:rtl/>
        </w:rPr>
        <w:t>איך</w:t>
      </w:r>
      <w:r w:rsidR="005313B1">
        <w:rPr>
          <w:rtl/>
        </w:rPr>
        <w:t xml:space="preserve"> כל זה קשור לישראל</w:t>
      </w:r>
      <w:r w:rsidR="005257B9">
        <w:rPr>
          <w:rFonts w:hint="cs"/>
          <w:rtl/>
        </w:rPr>
        <w:t xml:space="preserve">, בתור פתרון </w:t>
      </w:r>
      <w:r w:rsidR="00A572BA">
        <w:rPr>
          <w:rFonts w:hint="cs"/>
          <w:rtl/>
        </w:rPr>
        <w:t>קא</w:t>
      </w:r>
      <w:r w:rsidR="005257B9">
        <w:rPr>
          <w:rFonts w:hint="cs"/>
          <w:rtl/>
        </w:rPr>
        <w:t>נוני לבעיית היהודים</w:t>
      </w:r>
      <w:r w:rsidR="005313B1">
        <w:rPr>
          <w:rtl/>
        </w:rPr>
        <w:t xml:space="preserve">?" </w:t>
      </w:r>
      <w:r w:rsidR="004627AB" w:rsidRPr="00CD067C">
        <w:rPr>
          <w:rtl/>
        </w:rPr>
        <w:t>יסמין</w:t>
      </w:r>
      <w:r w:rsidR="005313B1">
        <w:rPr>
          <w:rFonts w:hint="cs"/>
          <w:rtl/>
        </w:rPr>
        <w:t xml:space="preserve"> </w:t>
      </w:r>
      <w:r w:rsidR="00283859" w:rsidRPr="00283859">
        <w:rPr>
          <w:rFonts w:cs="Times New Roman"/>
          <w:rtl/>
        </w:rPr>
        <w:t>הזכירה לו</w:t>
      </w:r>
      <w:r w:rsidR="004627AB" w:rsidRPr="00CD067C">
        <w:rPr>
          <w:rtl/>
        </w:rPr>
        <w:t>.</w:t>
      </w:r>
    </w:p>
    <w:p w14:paraId="080E4743" w14:textId="47E10991" w:rsidR="004627AB" w:rsidRPr="00CD067C" w:rsidRDefault="004627AB" w:rsidP="003B3E2D">
      <w:pPr>
        <w:rPr>
          <w:rtl/>
        </w:rPr>
      </w:pPr>
      <w:r w:rsidRPr="00CD067C">
        <w:rPr>
          <w:rtl/>
        </w:rPr>
        <w:t xml:space="preserve">"כי </w:t>
      </w:r>
      <w:r w:rsidR="00AE1769">
        <w:rPr>
          <w:rFonts w:hint="cs"/>
          <w:rtl/>
        </w:rPr>
        <w:t xml:space="preserve">כמו בעיית המטוטלות והקפיצים, </w:t>
      </w:r>
      <w:r w:rsidRPr="00CD067C">
        <w:rPr>
          <w:rtl/>
        </w:rPr>
        <w:t>בעית היהודים גם היא סבוכה ומורכבת וכמעט בלתי פתירה</w:t>
      </w:r>
      <w:r w:rsidR="00953FC2">
        <w:rPr>
          <w:rFonts w:hint="cs"/>
          <w:rtl/>
        </w:rPr>
        <w:t>,</w:t>
      </w:r>
      <w:r w:rsidR="00220A52">
        <w:rPr>
          <w:rFonts w:hint="cs"/>
          <w:rtl/>
        </w:rPr>
        <w:t xml:space="preserve">" </w:t>
      </w:r>
      <w:r w:rsidR="004E4C52">
        <w:rPr>
          <w:rFonts w:hint="cs"/>
          <w:rtl/>
        </w:rPr>
        <w:t>פניו התלהטו</w:t>
      </w:r>
      <w:r w:rsidR="00953FC2">
        <w:rPr>
          <w:rFonts w:hint="cs"/>
          <w:rtl/>
        </w:rPr>
        <w:t>.</w:t>
      </w:r>
      <w:r w:rsidR="00D37D88">
        <w:rPr>
          <w:rFonts w:hint="cs"/>
          <w:rtl/>
        </w:rPr>
        <w:t xml:space="preserve"> </w:t>
      </w:r>
      <w:r w:rsidR="00220A52">
        <w:rPr>
          <w:rFonts w:hint="cs"/>
          <w:rtl/>
        </w:rPr>
        <w:t>"</w:t>
      </w:r>
      <w:r w:rsidRPr="00CD067C">
        <w:rPr>
          <w:rtl/>
        </w:rPr>
        <w:t>ה</w:t>
      </w:r>
      <w:r w:rsidR="00220A52">
        <w:rPr>
          <w:rFonts w:hint="cs"/>
          <w:rtl/>
        </w:rPr>
        <w:t>יהודי</w:t>
      </w:r>
      <w:r w:rsidRPr="00CD067C">
        <w:rPr>
          <w:rtl/>
        </w:rPr>
        <w:t xml:space="preserve">ם מצומדים לעמים רבים, וכל עם מוצא </w:t>
      </w:r>
      <w:r w:rsidR="007942BF">
        <w:rPr>
          <w:rFonts w:hint="cs"/>
          <w:rtl/>
        </w:rPr>
        <w:t xml:space="preserve">את ההצדקה </w:t>
      </w:r>
      <w:r w:rsidR="00283859">
        <w:rPr>
          <w:rFonts w:hint="cs"/>
          <w:rtl/>
        </w:rPr>
        <w:t>ו</w:t>
      </w:r>
      <w:r w:rsidR="00283859" w:rsidRPr="00CD067C">
        <w:rPr>
          <w:rtl/>
        </w:rPr>
        <w:t xml:space="preserve">את הדרך </w:t>
      </w:r>
      <w:r w:rsidRPr="00CD067C">
        <w:rPr>
          <w:rtl/>
        </w:rPr>
        <w:t>לדחוף אותם, ללחוץ אותם, לשנ</w:t>
      </w:r>
      <w:r w:rsidR="00171C7B">
        <w:rPr>
          <w:rFonts w:hint="cs"/>
          <w:rtl/>
        </w:rPr>
        <w:t>ו</w:t>
      </w:r>
      <w:r w:rsidRPr="00CD067C">
        <w:rPr>
          <w:rtl/>
        </w:rPr>
        <w:t>א אותם. לו היינו בוחנים את בעי</w:t>
      </w:r>
      <w:r w:rsidR="001059D1">
        <w:rPr>
          <w:rFonts w:hint="cs"/>
          <w:rtl/>
        </w:rPr>
        <w:t>י</w:t>
      </w:r>
      <w:r w:rsidRPr="00CD067C">
        <w:rPr>
          <w:rtl/>
        </w:rPr>
        <w:t xml:space="preserve">ת היהודים בקואורדינטות </w:t>
      </w:r>
      <w:r w:rsidR="00CD5720">
        <w:rPr>
          <w:rFonts w:hint="cs"/>
          <w:rtl/>
        </w:rPr>
        <w:t>ה</w:t>
      </w:r>
      <w:r w:rsidRPr="00CD067C">
        <w:rPr>
          <w:rtl/>
        </w:rPr>
        <w:t>ק</w:t>
      </w:r>
      <w:r w:rsidR="00A572BA">
        <w:rPr>
          <w:rFonts w:hint="cs"/>
          <w:rtl/>
        </w:rPr>
        <w:t>א</w:t>
      </w:r>
      <w:r w:rsidRPr="00CD067C">
        <w:rPr>
          <w:rtl/>
        </w:rPr>
        <w:t xml:space="preserve">נוניות, </w:t>
      </w:r>
      <w:r w:rsidR="00CD5720">
        <w:rPr>
          <w:rFonts w:hint="cs"/>
          <w:rtl/>
        </w:rPr>
        <w:t xml:space="preserve">היינו מפשטים את </w:t>
      </w:r>
      <w:r w:rsidRPr="00CD067C">
        <w:rPr>
          <w:rtl/>
        </w:rPr>
        <w:t>הב</w:t>
      </w:r>
      <w:r w:rsidR="00B27FE7">
        <w:rPr>
          <w:rtl/>
        </w:rPr>
        <w:t xml:space="preserve">עיה והפתרון הברור היה </w:t>
      </w:r>
      <w:r w:rsidR="00B27FE7">
        <w:rPr>
          <w:rFonts w:hint="cs"/>
          <w:rtl/>
        </w:rPr>
        <w:t>נחשף</w:t>
      </w:r>
      <w:r w:rsidRPr="00CD067C">
        <w:rPr>
          <w:rtl/>
        </w:rPr>
        <w:t xml:space="preserve"> </w:t>
      </w:r>
      <w:r w:rsidR="00CD5720">
        <w:rPr>
          <w:rFonts w:hint="cs"/>
          <w:rtl/>
        </w:rPr>
        <w:t>מ</w:t>
      </w:r>
      <w:r w:rsidR="00B27FE7">
        <w:rPr>
          <w:rFonts w:hint="cs"/>
          <w:rtl/>
        </w:rPr>
        <w:t>אלי</w:t>
      </w:r>
      <w:r w:rsidR="005D15DA">
        <w:rPr>
          <w:rFonts w:hint="cs"/>
          <w:rtl/>
        </w:rPr>
        <w:t>ו:</w:t>
      </w:r>
      <w:r w:rsidR="00B27FE7">
        <w:rPr>
          <w:rFonts w:hint="cs"/>
          <w:rtl/>
        </w:rPr>
        <w:t xml:space="preserve"> </w:t>
      </w:r>
      <w:r w:rsidR="005D15DA">
        <w:rPr>
          <w:rFonts w:hint="cs"/>
          <w:rtl/>
        </w:rPr>
        <w:t>ה</w:t>
      </w:r>
      <w:r w:rsidR="00B27FE7">
        <w:rPr>
          <w:rtl/>
        </w:rPr>
        <w:t>חיים הק</w:t>
      </w:r>
      <w:r w:rsidR="00A572BA">
        <w:rPr>
          <w:rFonts w:hint="cs"/>
          <w:rtl/>
        </w:rPr>
        <w:t>א</w:t>
      </w:r>
      <w:r w:rsidR="00B27FE7">
        <w:rPr>
          <w:rtl/>
        </w:rPr>
        <w:t xml:space="preserve">נוניים עבור כל יהודי, חיים נכונים בלי עיוות ובלי שקר, </w:t>
      </w:r>
      <w:r w:rsidRPr="00CD067C">
        <w:rPr>
          <w:rtl/>
        </w:rPr>
        <w:t>חיים בהם היהודים יהיו הם עצמם</w:t>
      </w:r>
      <w:r w:rsidR="00B27FE7">
        <w:rPr>
          <w:rFonts w:hint="cs"/>
          <w:rtl/>
        </w:rPr>
        <w:t>,</w:t>
      </w:r>
      <w:r w:rsidR="00B27FE7">
        <w:rPr>
          <w:rtl/>
        </w:rPr>
        <w:t xml:space="preserve"> ה</w:t>
      </w:r>
      <w:r w:rsidR="00283859">
        <w:rPr>
          <w:rFonts w:hint="cs"/>
          <w:rtl/>
        </w:rPr>
        <w:t>ם</w:t>
      </w:r>
      <w:r w:rsidRPr="00CD067C">
        <w:rPr>
          <w:rtl/>
        </w:rPr>
        <w:t xml:space="preserve"> החיים בארץ ישראל."</w:t>
      </w:r>
    </w:p>
    <w:p w14:paraId="00226F9A" w14:textId="77777777" w:rsidR="006C0ADA" w:rsidRPr="001059D1" w:rsidRDefault="006C0ADA" w:rsidP="00394A37">
      <w:pPr>
        <w:rPr>
          <w:color w:val="A6A6A6" w:themeColor="background1" w:themeShade="A6"/>
          <w:rtl/>
        </w:rPr>
      </w:pPr>
      <w:r w:rsidRPr="001059D1">
        <w:rPr>
          <w:rFonts w:hint="cs"/>
          <w:color w:val="A6A6A6" w:themeColor="background1" w:themeShade="A6"/>
          <w:rtl/>
        </w:rPr>
        <w:t>[</w:t>
      </w:r>
    </w:p>
    <w:p w14:paraId="26D079C2" w14:textId="124870F7" w:rsidR="004627AB" w:rsidRPr="001059D1" w:rsidRDefault="004627AB" w:rsidP="00394A37">
      <w:pPr>
        <w:rPr>
          <w:color w:val="A6A6A6" w:themeColor="background1" w:themeShade="A6"/>
          <w:rtl/>
        </w:rPr>
      </w:pPr>
      <w:r w:rsidRPr="001059D1">
        <w:rPr>
          <w:color w:val="A6A6A6" w:themeColor="background1" w:themeShade="A6"/>
          <w:rtl/>
        </w:rPr>
        <w:t xml:space="preserve">"אבל מארק," </w:t>
      </w:r>
      <w:r w:rsidR="00394A37" w:rsidRPr="001059D1">
        <w:rPr>
          <w:rFonts w:hint="cs"/>
          <w:color w:val="A6A6A6" w:themeColor="background1" w:themeShade="A6"/>
          <w:rtl/>
        </w:rPr>
        <w:t xml:space="preserve">דרש </w:t>
      </w:r>
      <w:r w:rsidRPr="001059D1">
        <w:rPr>
          <w:color w:val="A6A6A6" w:themeColor="background1" w:themeShade="A6"/>
          <w:rtl/>
        </w:rPr>
        <w:t xml:space="preserve">אלכס, "לא הגדרת את הטרנספורמציה של הקואורדינטות, לא הגדרת את </w:t>
      </w:r>
      <w:r w:rsidR="00D6741B" w:rsidRPr="001059D1">
        <w:rPr>
          <w:rFonts w:hint="cs"/>
          <w:color w:val="A6A6A6" w:themeColor="background1" w:themeShade="A6"/>
          <w:rtl/>
        </w:rPr>
        <w:t xml:space="preserve">הסימטריה </w:t>
      </w:r>
      <w:r w:rsidR="00AE1769" w:rsidRPr="001059D1">
        <w:rPr>
          <w:rFonts w:hint="cs"/>
          <w:color w:val="A6A6A6" w:themeColor="background1" w:themeShade="A6"/>
          <w:rtl/>
        </w:rPr>
        <w:t>[</w:t>
      </w:r>
      <w:r w:rsidR="00D6741B" w:rsidRPr="001059D1">
        <w:rPr>
          <w:rFonts w:hint="cs"/>
          <w:color w:val="A6A6A6" w:themeColor="background1" w:themeShade="A6"/>
          <w:rtl/>
        </w:rPr>
        <w:t xml:space="preserve">ואת </w:t>
      </w:r>
      <w:r w:rsidRPr="001059D1">
        <w:rPr>
          <w:color w:val="A6A6A6" w:themeColor="background1" w:themeShade="A6"/>
          <w:rtl/>
        </w:rPr>
        <w:t>הקואורדינטות הקאנוניות</w:t>
      </w:r>
      <w:r w:rsidR="00AE1769" w:rsidRPr="001059D1">
        <w:rPr>
          <w:rFonts w:hint="cs"/>
          <w:color w:val="A6A6A6" w:themeColor="background1" w:themeShade="A6"/>
          <w:rtl/>
        </w:rPr>
        <w:t>]</w:t>
      </w:r>
      <w:r w:rsidRPr="001059D1">
        <w:rPr>
          <w:color w:val="A6A6A6" w:themeColor="background1" w:themeShade="A6"/>
          <w:rtl/>
        </w:rPr>
        <w:t xml:space="preserve"> של הבעיה. רק נתת לנו את הפתרון. תן לנו את הטרנספורמציה שמלכסנת את ההמילטוניאן ואנחנו נגיע לפתרון הנכון בעצמנו!"</w:t>
      </w:r>
    </w:p>
    <w:p w14:paraId="26DBC598" w14:textId="77777777" w:rsidR="004627AB" w:rsidRPr="001059D1" w:rsidRDefault="004627AB" w:rsidP="00250000">
      <w:pPr>
        <w:rPr>
          <w:color w:val="A6A6A6" w:themeColor="background1" w:themeShade="A6"/>
          <w:rtl/>
        </w:rPr>
      </w:pPr>
      <w:r w:rsidRPr="001059D1">
        <w:rPr>
          <w:rFonts w:hint="cs"/>
          <w:color w:val="A6A6A6" w:themeColor="background1" w:themeShade="A6"/>
          <w:rtl/>
        </w:rPr>
        <w:t>יסמין גי</w:t>
      </w:r>
      <w:r w:rsidR="006316C7" w:rsidRPr="001059D1">
        <w:rPr>
          <w:rFonts w:hint="cs"/>
          <w:color w:val="A6A6A6" w:themeColor="background1" w:themeShade="A6"/>
          <w:rtl/>
        </w:rPr>
        <w:t>חכ</w:t>
      </w:r>
      <w:r w:rsidRPr="001059D1">
        <w:rPr>
          <w:rFonts w:hint="cs"/>
          <w:color w:val="A6A6A6" w:themeColor="background1" w:themeShade="A6"/>
          <w:rtl/>
        </w:rPr>
        <w:t>ה.</w:t>
      </w:r>
    </w:p>
    <w:p w14:paraId="583821F2" w14:textId="5FFE974A" w:rsidR="004627AB" w:rsidRPr="001059D1" w:rsidRDefault="00AC402D" w:rsidP="00CF3A9C">
      <w:pPr>
        <w:rPr>
          <w:color w:val="A6A6A6" w:themeColor="background1" w:themeShade="A6"/>
          <w:rtl/>
        </w:rPr>
      </w:pPr>
      <w:r w:rsidRPr="001059D1">
        <w:rPr>
          <w:rFonts w:hint="cs"/>
          <w:color w:val="A6A6A6" w:themeColor="background1" w:themeShade="A6"/>
          <w:rtl/>
        </w:rPr>
        <w:t>[</w:t>
      </w:r>
      <w:r w:rsidR="004627AB" w:rsidRPr="001059D1">
        <w:rPr>
          <w:color w:val="A6A6A6" w:themeColor="background1" w:themeShade="A6"/>
          <w:rtl/>
        </w:rPr>
        <w:t>"אתה – " מארק</w:t>
      </w:r>
      <w:r w:rsidR="00917962" w:rsidRPr="001059D1">
        <w:rPr>
          <w:rFonts w:hint="cs"/>
          <w:color w:val="A6A6A6" w:themeColor="background1" w:themeShade="A6"/>
          <w:rtl/>
        </w:rPr>
        <w:t xml:space="preserve"> גמגם</w:t>
      </w:r>
      <w:r w:rsidR="004627AB" w:rsidRPr="001059D1">
        <w:rPr>
          <w:color w:val="A6A6A6" w:themeColor="background1" w:themeShade="A6"/>
          <w:rtl/>
        </w:rPr>
        <w:t>, "אתה – " הוא הביט ביסמין לאישור, "אתה אפילו בכלל לא פתרת בחיים שלך המילטוניאן!"</w:t>
      </w:r>
    </w:p>
    <w:p w14:paraId="6B1C511F" w14:textId="47F161F9" w:rsidR="00E255DC" w:rsidRPr="001059D1" w:rsidRDefault="004627AB" w:rsidP="006C0ADA">
      <w:pPr>
        <w:rPr>
          <w:color w:val="A6A6A6" w:themeColor="background1" w:themeShade="A6"/>
          <w:rtl/>
        </w:rPr>
      </w:pPr>
      <w:r w:rsidRPr="001059D1">
        <w:rPr>
          <w:color w:val="A6A6A6" w:themeColor="background1" w:themeShade="A6"/>
          <w:rtl/>
        </w:rPr>
        <w:t>"מתברר שלא צריך לפתור המילטוניאן בשביל ל</w:t>
      </w:r>
      <w:r w:rsidR="003B3E2D" w:rsidRPr="001059D1">
        <w:rPr>
          <w:rFonts w:hint="cs"/>
          <w:color w:val="A6A6A6" w:themeColor="background1" w:themeShade="A6"/>
          <w:rtl/>
        </w:rPr>
        <w:t>גלות</w:t>
      </w:r>
      <w:r w:rsidR="009242CC" w:rsidRPr="001059D1">
        <w:rPr>
          <w:color w:val="A6A6A6" w:themeColor="background1" w:themeShade="A6"/>
          <w:rtl/>
        </w:rPr>
        <w:t xml:space="preserve"> את הפגם בתיאוריה שלך," </w:t>
      </w:r>
      <w:r w:rsidRPr="001059D1">
        <w:rPr>
          <w:color w:val="A6A6A6" w:themeColor="background1" w:themeShade="A6"/>
          <w:rtl/>
        </w:rPr>
        <w:t>יסמין</w:t>
      </w:r>
      <w:r w:rsidR="009242CC" w:rsidRPr="001059D1">
        <w:rPr>
          <w:rFonts w:hint="cs"/>
          <w:color w:val="A6A6A6" w:themeColor="background1" w:themeShade="A6"/>
          <w:rtl/>
        </w:rPr>
        <w:t xml:space="preserve"> אמרה</w:t>
      </w:r>
      <w:r w:rsidRPr="001059D1">
        <w:rPr>
          <w:color w:val="A6A6A6" w:themeColor="background1" w:themeShade="A6"/>
          <w:rtl/>
        </w:rPr>
        <w:t>.</w:t>
      </w:r>
      <w:r w:rsidR="006C0ADA" w:rsidRPr="001059D1">
        <w:rPr>
          <w:rFonts w:hint="cs"/>
          <w:color w:val="A6A6A6" w:themeColor="background1" w:themeShade="A6"/>
          <w:rtl/>
        </w:rPr>
        <w:t>]</w:t>
      </w:r>
    </w:p>
    <w:p w14:paraId="1DF6FF29" w14:textId="1896C550" w:rsidR="004627AB" w:rsidRPr="001059D1" w:rsidRDefault="00917962" w:rsidP="00250000">
      <w:pPr>
        <w:rPr>
          <w:color w:val="A6A6A6" w:themeColor="background1" w:themeShade="A6"/>
          <w:rtl/>
        </w:rPr>
      </w:pPr>
      <w:r w:rsidRPr="001059D1">
        <w:rPr>
          <w:color w:val="A6A6A6" w:themeColor="background1" w:themeShade="A6"/>
          <w:rtl/>
        </w:rPr>
        <w:t>מארק לגם מהתה ה</w:t>
      </w:r>
      <w:r w:rsidR="005F1362" w:rsidRPr="001059D1">
        <w:rPr>
          <w:rFonts w:hint="cs"/>
          <w:color w:val="A6A6A6" w:themeColor="background1" w:themeShade="A6"/>
          <w:rtl/>
        </w:rPr>
        <w:t>חם</w:t>
      </w:r>
      <w:r w:rsidR="004627AB" w:rsidRPr="001059D1">
        <w:rPr>
          <w:color w:val="A6A6A6" w:themeColor="background1" w:themeShade="A6"/>
          <w:rtl/>
        </w:rPr>
        <w:t xml:space="preserve"> והמתוק עד בחילה מתעלם מלשונו שכוותה. </w:t>
      </w:r>
    </w:p>
    <w:p w14:paraId="1F35E2F0" w14:textId="77777777" w:rsidR="006C0ADA" w:rsidRDefault="006C0ADA" w:rsidP="00917962">
      <w:pPr>
        <w:rPr>
          <w:rtl/>
        </w:rPr>
      </w:pPr>
      <w:r w:rsidRPr="001059D1">
        <w:rPr>
          <w:rFonts w:hint="cs"/>
          <w:color w:val="A6A6A6" w:themeColor="background1" w:themeShade="A6"/>
          <w:rtl/>
        </w:rPr>
        <w:t>]</w:t>
      </w:r>
    </w:p>
    <w:p w14:paraId="27A79273" w14:textId="6EB3B9DF" w:rsidR="004627AB" w:rsidRPr="00CD067C" w:rsidRDefault="004627AB" w:rsidP="00917962">
      <w:pPr>
        <w:rPr>
          <w:rtl/>
        </w:rPr>
      </w:pPr>
      <w:r w:rsidRPr="00CD067C">
        <w:rPr>
          <w:rtl/>
        </w:rPr>
        <w:t>"מעניי</w:t>
      </w:r>
      <w:r w:rsidR="00CF3A9C">
        <w:rPr>
          <w:rtl/>
        </w:rPr>
        <w:t xml:space="preserve">ן אם ישראל היא הפתרון היחיד," </w:t>
      </w:r>
      <w:r w:rsidRPr="00CD067C">
        <w:rPr>
          <w:rtl/>
        </w:rPr>
        <w:t>אלכס</w:t>
      </w:r>
      <w:r w:rsidR="00917962">
        <w:rPr>
          <w:rFonts w:hint="cs"/>
          <w:rtl/>
        </w:rPr>
        <w:t xml:space="preserve"> תהה</w:t>
      </w:r>
      <w:r w:rsidRPr="00CD067C">
        <w:rPr>
          <w:rtl/>
        </w:rPr>
        <w:t>. "כי הפ</w:t>
      </w:r>
      <w:r w:rsidR="009242CC">
        <w:rPr>
          <w:rtl/>
        </w:rPr>
        <w:t>תרון הק</w:t>
      </w:r>
      <w:r w:rsidR="00A572BA">
        <w:rPr>
          <w:rFonts w:hint="cs"/>
          <w:rtl/>
        </w:rPr>
        <w:t>א</w:t>
      </w:r>
      <w:r w:rsidR="009242CC">
        <w:rPr>
          <w:rtl/>
        </w:rPr>
        <w:t>נוני שלך עלוב ביותר</w:t>
      </w:r>
      <w:r w:rsidRPr="00CD067C">
        <w:rPr>
          <w:rtl/>
        </w:rPr>
        <w:t xml:space="preserve"> וגורם לתסבוכות חדשות, שגם אות</w:t>
      </w:r>
      <w:r w:rsidRPr="00CD067C">
        <w:rPr>
          <w:rFonts w:hint="cs"/>
          <w:rtl/>
        </w:rPr>
        <w:t>ן</w:t>
      </w:r>
      <w:r w:rsidRPr="00CD067C">
        <w:rPr>
          <w:rtl/>
        </w:rPr>
        <w:t xml:space="preserve"> </w:t>
      </w:r>
      <w:r w:rsidR="00A752A0">
        <w:rPr>
          <w:rFonts w:hint="cs"/>
          <w:rtl/>
        </w:rPr>
        <w:t>ל</w:t>
      </w:r>
      <w:r w:rsidRPr="00CD067C">
        <w:rPr>
          <w:rtl/>
        </w:rPr>
        <w:t xml:space="preserve">א ניתן </w:t>
      </w:r>
      <w:r w:rsidR="00695C43">
        <w:rPr>
          <w:rFonts w:hint="cs"/>
          <w:rtl/>
        </w:rPr>
        <w:t>ללכסן.</w:t>
      </w:r>
      <w:r w:rsidRPr="00CD067C">
        <w:rPr>
          <w:rtl/>
        </w:rPr>
        <w:t>"</w:t>
      </w:r>
    </w:p>
    <w:p w14:paraId="62AA1559" w14:textId="7E8BFBFB" w:rsidR="004627AB" w:rsidRPr="00CD067C" w:rsidRDefault="009242CC" w:rsidP="00695C43">
      <w:pPr>
        <w:rPr>
          <w:rtl/>
        </w:rPr>
      </w:pPr>
      <w:r>
        <w:rPr>
          <w:rFonts w:hint="cs"/>
          <w:rtl/>
        </w:rPr>
        <w:t>מארק קיווה שאלכס יזכיר ו</w:t>
      </w:r>
      <w:r w:rsidR="00D6741B">
        <w:rPr>
          <w:rFonts w:hint="cs"/>
          <w:rtl/>
        </w:rPr>
        <w:t>לו פעם אחת את הלצתו בנוגע לפרס נובל לח</w:t>
      </w:r>
      <w:r w:rsidR="001059D1">
        <w:rPr>
          <w:rFonts w:hint="cs"/>
          <w:rtl/>
        </w:rPr>
        <w:t>ו</w:t>
      </w:r>
      <w:r w:rsidR="00D6741B">
        <w:rPr>
          <w:rFonts w:hint="cs"/>
          <w:rtl/>
        </w:rPr>
        <w:t>כמה שמ</w:t>
      </w:r>
      <w:r>
        <w:rPr>
          <w:rFonts w:hint="cs"/>
          <w:rtl/>
        </w:rPr>
        <w:t>אז</w:t>
      </w:r>
      <w:r w:rsidR="00CF3A9C">
        <w:rPr>
          <w:rFonts w:hint="cs"/>
          <w:rtl/>
        </w:rPr>
        <w:t xml:space="preserve"> ש</w:t>
      </w:r>
      <w:r w:rsidR="00695C43">
        <w:rPr>
          <w:rFonts w:hint="cs"/>
          <w:rtl/>
        </w:rPr>
        <w:t>הגה</w:t>
      </w:r>
      <w:r w:rsidR="00D6741B">
        <w:rPr>
          <w:rFonts w:hint="cs"/>
          <w:rtl/>
        </w:rPr>
        <w:t xml:space="preserve"> </w:t>
      </w:r>
      <w:r w:rsidR="00695C43">
        <w:rPr>
          <w:rFonts w:hint="cs"/>
          <w:rtl/>
        </w:rPr>
        <w:t xml:space="preserve">[טווה / רקם] </w:t>
      </w:r>
      <w:r w:rsidR="00D6741B">
        <w:rPr>
          <w:rFonts w:hint="cs"/>
          <w:rtl/>
        </w:rPr>
        <w:t>אותה</w:t>
      </w:r>
      <w:r w:rsidR="00CB3059">
        <w:rPr>
          <w:rFonts w:hint="cs"/>
          <w:rtl/>
        </w:rPr>
        <w:t xml:space="preserve"> לראשונה</w:t>
      </w:r>
      <w:r w:rsidR="00D6741B">
        <w:rPr>
          <w:rFonts w:hint="cs"/>
          <w:rtl/>
        </w:rPr>
        <w:t xml:space="preserve"> היה משתמש בה </w:t>
      </w:r>
      <w:r w:rsidR="006B0C6C">
        <w:rPr>
          <w:rFonts w:hint="cs"/>
          <w:rtl/>
        </w:rPr>
        <w:t>[</w:t>
      </w:r>
      <w:r w:rsidR="00D6741B">
        <w:rPr>
          <w:rFonts w:hint="cs"/>
          <w:rtl/>
        </w:rPr>
        <w:t xml:space="preserve">השכם והערב, </w:t>
      </w:r>
      <w:r>
        <w:rPr>
          <w:rFonts w:hint="cs"/>
          <w:rtl/>
        </w:rPr>
        <w:t xml:space="preserve">ובעיקר </w:t>
      </w:r>
      <w:r w:rsidR="00C03045">
        <w:rPr>
          <w:rFonts w:hint="cs"/>
          <w:rtl/>
        </w:rPr>
        <w:t>כתשובה ניצחת גנרית</w:t>
      </w:r>
      <w:r>
        <w:rPr>
          <w:rFonts w:hint="cs"/>
          <w:rtl/>
        </w:rPr>
        <w:t>,</w:t>
      </w:r>
      <w:r w:rsidR="006B0C6C">
        <w:rPr>
          <w:rFonts w:hint="cs"/>
          <w:rtl/>
        </w:rPr>
        <w:t>]</w:t>
      </w:r>
      <w:r>
        <w:rPr>
          <w:rFonts w:hint="cs"/>
          <w:rtl/>
        </w:rPr>
        <w:t xml:space="preserve"> </w:t>
      </w:r>
      <w:r w:rsidR="00C03045">
        <w:rPr>
          <w:rFonts w:hint="cs"/>
          <w:rtl/>
        </w:rPr>
        <w:t>כש</w:t>
      </w:r>
      <w:r w:rsidR="00951147">
        <w:rPr>
          <w:rFonts w:hint="cs"/>
          <w:rtl/>
        </w:rPr>
        <w:t>ה</w:t>
      </w:r>
      <w:r w:rsidR="00AF5749">
        <w:rPr>
          <w:rFonts w:hint="cs"/>
          <w:rtl/>
        </w:rPr>
        <w:t>וכנע</w:t>
      </w:r>
      <w:r w:rsidR="00CF3A9C">
        <w:rPr>
          <w:rFonts w:hint="cs"/>
          <w:rtl/>
        </w:rPr>
        <w:t xml:space="preserve"> ב</w:t>
      </w:r>
      <w:r w:rsidR="00283859">
        <w:rPr>
          <w:rFonts w:hint="cs"/>
          <w:rtl/>
        </w:rPr>
        <w:t>ו</w:t>
      </w:r>
      <w:r w:rsidR="001059D1">
        <w:rPr>
          <w:rFonts w:hint="cs"/>
          <w:rtl/>
        </w:rPr>
        <w:t>ו</w:t>
      </w:r>
      <w:r w:rsidR="00283859">
        <w:rPr>
          <w:rFonts w:hint="cs"/>
          <w:rtl/>
        </w:rPr>
        <w:t>יכוחי</w:t>
      </w:r>
      <w:r w:rsidR="00CF3A9C">
        <w:rPr>
          <w:rFonts w:hint="cs"/>
          <w:rtl/>
        </w:rPr>
        <w:t>הם</w:t>
      </w:r>
      <w:r w:rsidR="00695C43">
        <w:rPr>
          <w:rFonts w:hint="cs"/>
          <w:rtl/>
        </w:rPr>
        <w:t xml:space="preserve"> ותמו טיעוניו</w:t>
      </w:r>
      <w:r w:rsidR="00CF3A9C">
        <w:rPr>
          <w:rFonts w:hint="cs"/>
          <w:rtl/>
        </w:rPr>
        <w:t>,</w:t>
      </w:r>
      <w:r w:rsidR="00C03045">
        <w:rPr>
          <w:rFonts w:hint="cs"/>
          <w:rtl/>
        </w:rPr>
        <w:t xml:space="preserve"> </w:t>
      </w:r>
      <w:r>
        <w:rPr>
          <w:rFonts w:hint="cs"/>
          <w:rtl/>
        </w:rPr>
        <w:t xml:space="preserve">אבל </w:t>
      </w:r>
      <w:r w:rsidR="00881863">
        <w:rPr>
          <w:rFonts w:hint="cs"/>
          <w:rtl/>
        </w:rPr>
        <w:t>מכיוון שנמנע מלעשות כך מול יסמין, החליט גם מארק לעבור לנושא אחר[</w:t>
      </w:r>
      <w:r>
        <w:rPr>
          <w:rFonts w:hint="cs"/>
          <w:rtl/>
        </w:rPr>
        <w:t>זה לא קרה</w:t>
      </w:r>
      <w:r w:rsidR="007942BF">
        <w:rPr>
          <w:rFonts w:hint="cs"/>
          <w:rtl/>
        </w:rPr>
        <w:t xml:space="preserve"> </w:t>
      </w:r>
      <w:r w:rsidR="007942BF">
        <w:rPr>
          <w:rtl/>
        </w:rPr>
        <w:t>–</w:t>
      </w:r>
      <w:r w:rsidR="007942BF">
        <w:rPr>
          <w:rFonts w:hint="cs"/>
          <w:rtl/>
        </w:rPr>
        <w:t xml:space="preserve"> אולי הוא עדיין היה שרוי תחת הרושם העז של החבורות והסימטריות</w:t>
      </w:r>
      <w:r w:rsidR="001F3949">
        <w:rPr>
          <w:rFonts w:hint="cs"/>
          <w:rtl/>
        </w:rPr>
        <w:t xml:space="preserve"> </w:t>
      </w:r>
      <w:r w:rsidR="007942BF">
        <w:rPr>
          <w:rFonts w:hint="cs"/>
          <w:rtl/>
        </w:rPr>
        <w:t>שהן מבטאות</w:t>
      </w:r>
      <w:r>
        <w:rPr>
          <w:rFonts w:hint="cs"/>
          <w:rtl/>
        </w:rPr>
        <w:t>.</w:t>
      </w:r>
      <w:r w:rsidR="004627AB" w:rsidRPr="00CD067C">
        <w:rPr>
          <w:rtl/>
        </w:rPr>
        <w:t xml:space="preserve"> </w:t>
      </w:r>
      <w:r w:rsidR="001F3949">
        <w:rPr>
          <w:rFonts w:hint="cs"/>
          <w:rtl/>
        </w:rPr>
        <w:t>ואולי הוא לא רצה להתנצח עם מארק לפני יסמין</w:t>
      </w:r>
      <w:r w:rsidR="00E255DC">
        <w:rPr>
          <w:rFonts w:hint="cs"/>
          <w:rtl/>
        </w:rPr>
        <w:t>]</w:t>
      </w:r>
      <w:r w:rsidR="001F3949">
        <w:rPr>
          <w:rFonts w:hint="cs"/>
          <w:rtl/>
        </w:rPr>
        <w:t xml:space="preserve">. </w:t>
      </w:r>
      <w:r w:rsidR="004627AB" w:rsidRPr="00CD067C">
        <w:rPr>
          <w:rtl/>
        </w:rPr>
        <w:t>"אז את האחות הקטנה של סער?"</w:t>
      </w:r>
    </w:p>
    <w:p w14:paraId="5F965DE8" w14:textId="7FEB315D" w:rsidR="004627AB" w:rsidRPr="00CD067C" w:rsidRDefault="004627AB" w:rsidP="006C0ADA">
      <w:pPr>
        <w:rPr>
          <w:rtl/>
        </w:rPr>
      </w:pPr>
      <w:r w:rsidRPr="00CD067C">
        <w:rPr>
          <w:rtl/>
        </w:rPr>
        <w:t>"ל</w:t>
      </w:r>
      <w:r w:rsidR="00695C43">
        <w:rPr>
          <w:rtl/>
        </w:rPr>
        <w:t>א, אני אחותו התאומה</w:t>
      </w:r>
      <w:r w:rsidR="00CA6FD9">
        <w:rPr>
          <w:rFonts w:hint="cs"/>
          <w:rtl/>
        </w:rPr>
        <w:t>.</w:t>
      </w:r>
      <w:r w:rsidR="006C0ADA">
        <w:rPr>
          <w:rFonts w:hint="cs"/>
          <w:rtl/>
        </w:rPr>
        <w:t xml:space="preserve"> </w:t>
      </w:r>
      <w:r w:rsidR="00283859" w:rsidRPr="00283859">
        <w:rPr>
          <w:rFonts w:cs="Times New Roman"/>
          <w:rtl/>
        </w:rPr>
        <w:t xml:space="preserve">כולם מתבלבלים, כי אני לומדת בכיתה י' וסער בי"א, אבל </w:t>
      </w:r>
      <w:r w:rsidR="0067090F">
        <w:rPr>
          <w:rFonts w:cs="Times New Roman" w:hint="cs"/>
          <w:rtl/>
        </w:rPr>
        <w:t>זה כך</w:t>
      </w:r>
      <w:r w:rsidR="00283859" w:rsidRPr="00283859">
        <w:rPr>
          <w:rFonts w:cs="Times New Roman"/>
          <w:rtl/>
        </w:rPr>
        <w:t xml:space="preserve"> מכיוון שבבית-הספר</w:t>
      </w:r>
      <w:r w:rsidR="001E4D4C">
        <w:rPr>
          <w:rFonts w:hint="cs"/>
          <w:rtl/>
        </w:rPr>
        <w:t xml:space="preserve"> </w:t>
      </w:r>
      <w:r w:rsidRPr="00CD067C">
        <w:rPr>
          <w:rtl/>
        </w:rPr>
        <w:t xml:space="preserve">שלנו בקנדה </w:t>
      </w:r>
      <w:r w:rsidR="001C5A04">
        <w:rPr>
          <w:rtl/>
        </w:rPr>
        <w:t>הייתה</w:t>
      </w:r>
      <w:r w:rsidRPr="00CD067C">
        <w:rPr>
          <w:rtl/>
        </w:rPr>
        <w:t xml:space="preserve"> רק כיתה אחת בכל שכבה</w:t>
      </w:r>
      <w:r w:rsidR="00695C43">
        <w:rPr>
          <w:rFonts w:hint="cs"/>
          <w:rtl/>
        </w:rPr>
        <w:t xml:space="preserve">, </w:t>
      </w:r>
      <w:r w:rsidR="005D15DA">
        <w:rPr>
          <w:rFonts w:hint="cs"/>
          <w:rtl/>
        </w:rPr>
        <w:t>ו</w:t>
      </w:r>
      <w:r w:rsidRPr="00CD067C">
        <w:rPr>
          <w:rtl/>
        </w:rPr>
        <w:t>הקפיצו את סער כיתת גן בשביל שלא נלמד ביחד."</w:t>
      </w:r>
    </w:p>
    <w:p w14:paraId="269D6F24" w14:textId="2052DBD3" w:rsidR="004627AB" w:rsidRPr="00CD067C" w:rsidRDefault="004627AB" w:rsidP="00250000">
      <w:pPr>
        <w:rPr>
          <w:rtl/>
        </w:rPr>
      </w:pPr>
      <w:r w:rsidRPr="00CD067C">
        <w:rPr>
          <w:rtl/>
        </w:rPr>
        <w:t>"אלכס ואני למדנו ב</w:t>
      </w:r>
      <w:r w:rsidR="00695C43">
        <w:rPr>
          <w:rtl/>
        </w:rPr>
        <w:t>אותה כיתה במשך שנתיים, לא?</w:t>
      </w:r>
      <w:r w:rsidR="001E4D4C">
        <w:rPr>
          <w:rFonts w:hint="cs"/>
          <w:rtl/>
        </w:rPr>
        <w:t xml:space="preserve"> </w:t>
      </w:r>
      <w:r w:rsidRPr="00CD067C">
        <w:rPr>
          <w:rtl/>
        </w:rPr>
        <w:t xml:space="preserve">וזה </w:t>
      </w:r>
      <w:r w:rsidR="001F3949">
        <w:rPr>
          <w:rFonts w:hint="cs"/>
          <w:rtl/>
        </w:rPr>
        <w:t xml:space="preserve">ממש </w:t>
      </w:r>
      <w:r w:rsidRPr="00CD067C">
        <w:rPr>
          <w:rtl/>
        </w:rPr>
        <w:t>לא הפריע.</w:t>
      </w:r>
      <w:r w:rsidR="00E255DC">
        <w:rPr>
          <w:rFonts w:hint="cs"/>
          <w:rtl/>
        </w:rPr>
        <w:t xml:space="preserve"> לפחות לי זה לא הפריע.</w:t>
      </w:r>
      <w:r w:rsidRPr="00CD067C">
        <w:rPr>
          <w:rtl/>
        </w:rPr>
        <w:t>"</w:t>
      </w:r>
    </w:p>
    <w:p w14:paraId="00BD741A" w14:textId="6A03A80B" w:rsidR="004627AB" w:rsidRPr="00CD067C" w:rsidRDefault="004627AB" w:rsidP="00250000">
      <w:pPr>
        <w:rPr>
          <w:rtl/>
        </w:rPr>
      </w:pPr>
      <w:r w:rsidRPr="00CD067C">
        <w:rPr>
          <w:rtl/>
        </w:rPr>
        <w:t>"גם אתם תאומים?"</w:t>
      </w:r>
    </w:p>
    <w:p w14:paraId="7F1BA983" w14:textId="2A0D53CD" w:rsidR="004627AB" w:rsidRPr="00CD067C" w:rsidRDefault="004627AB" w:rsidP="00887622">
      <w:pPr>
        <w:rPr>
          <w:rtl/>
        </w:rPr>
      </w:pPr>
      <w:r w:rsidRPr="00CD067C">
        <w:rPr>
          <w:rtl/>
        </w:rPr>
        <w:t xml:space="preserve">"לא, מארק </w:t>
      </w:r>
      <w:r w:rsidR="005D15DA" w:rsidRPr="005D15DA">
        <w:rPr>
          <w:rFonts w:cs="Times New Roman"/>
          <w:rtl/>
        </w:rPr>
        <w:t>צעיר</w:t>
      </w:r>
      <w:r w:rsidRPr="00CD067C">
        <w:rPr>
          <w:rtl/>
        </w:rPr>
        <w:t xml:space="preserve"> ממני בשנה </w:t>
      </w:r>
      <w:r w:rsidR="00641E6F">
        <w:rPr>
          <w:rFonts w:hint="cs"/>
          <w:rtl/>
        </w:rPr>
        <w:t>וחצי</w:t>
      </w:r>
      <w:r w:rsidR="005D15DA">
        <w:rPr>
          <w:rFonts w:hint="cs"/>
          <w:rtl/>
        </w:rPr>
        <w:t>.</w:t>
      </w:r>
      <w:r w:rsidR="00641E6F">
        <w:rPr>
          <w:rFonts w:hint="cs"/>
          <w:rtl/>
        </w:rPr>
        <w:t xml:space="preserve"> </w:t>
      </w:r>
      <w:r w:rsidRPr="00CD067C">
        <w:rPr>
          <w:rtl/>
        </w:rPr>
        <w:t>אבל הוא הרבה יותר חכם," אלכס</w:t>
      </w:r>
      <w:r w:rsidR="00887622" w:rsidRPr="00887622">
        <w:rPr>
          <w:rtl/>
        </w:rPr>
        <w:t xml:space="preserve"> </w:t>
      </w:r>
      <w:r w:rsidR="00887622" w:rsidRPr="00CF7DD5">
        <w:rPr>
          <w:highlight w:val="red"/>
          <w:rtl/>
        </w:rPr>
        <w:t>אמר</w:t>
      </w:r>
      <w:r w:rsidRPr="00CD067C">
        <w:rPr>
          <w:rtl/>
        </w:rPr>
        <w:t>, ו</w:t>
      </w:r>
      <w:r w:rsidR="00C03045">
        <w:rPr>
          <w:rtl/>
        </w:rPr>
        <w:t>נדיבותו</w:t>
      </w:r>
      <w:r w:rsidR="00951147">
        <w:rPr>
          <w:rFonts w:hint="cs"/>
          <w:rtl/>
        </w:rPr>
        <w:t xml:space="preserve"> </w:t>
      </w:r>
      <w:r w:rsidR="00C03045">
        <w:rPr>
          <w:rFonts w:hint="cs"/>
          <w:rtl/>
        </w:rPr>
        <w:t>דיכאה</w:t>
      </w:r>
      <w:r w:rsidRPr="00CD067C">
        <w:rPr>
          <w:rtl/>
        </w:rPr>
        <w:t xml:space="preserve"> את רוחו של מארק.</w:t>
      </w:r>
    </w:p>
    <w:p w14:paraId="6342FCE7" w14:textId="30D7012E" w:rsidR="004627AB" w:rsidRPr="00CD067C" w:rsidRDefault="00695C43" w:rsidP="00887622">
      <w:pPr>
        <w:rPr>
          <w:rtl/>
        </w:rPr>
      </w:pPr>
      <w:r>
        <w:rPr>
          <w:rtl/>
        </w:rPr>
        <w:t xml:space="preserve">"הוא לא חכם ממך," </w:t>
      </w:r>
      <w:r w:rsidR="005D15DA" w:rsidRPr="00CD067C">
        <w:rPr>
          <w:rtl/>
        </w:rPr>
        <w:t>יסמין</w:t>
      </w:r>
      <w:r w:rsidR="005D15DA">
        <w:rPr>
          <w:rFonts w:hint="cs"/>
          <w:rtl/>
        </w:rPr>
        <w:t xml:space="preserve"> </w:t>
      </w:r>
      <w:r>
        <w:rPr>
          <w:rFonts w:hint="cs"/>
          <w:rtl/>
        </w:rPr>
        <w:t>מחת</w:t>
      </w:r>
      <w:r w:rsidR="004627AB" w:rsidRPr="00CD067C">
        <w:rPr>
          <w:rtl/>
        </w:rPr>
        <w:t>ה</w:t>
      </w:r>
      <w:r w:rsidR="005F1362">
        <w:rPr>
          <w:rFonts w:hint="cs"/>
          <w:rtl/>
        </w:rPr>
        <w:t>.</w:t>
      </w:r>
      <w:r w:rsidR="004627AB" w:rsidRPr="00CD067C">
        <w:rPr>
          <w:rtl/>
        </w:rPr>
        <w:t xml:space="preserve"> </w:t>
      </w:r>
      <w:r w:rsidR="001E4D4C" w:rsidRPr="00E67C1F">
        <w:rPr>
          <w:rFonts w:hint="eastAsia"/>
          <w:rtl/>
        </w:rPr>
        <w:t>מארק</w:t>
      </w:r>
      <w:r w:rsidR="001E4D4C" w:rsidRPr="00E67C1F">
        <w:rPr>
          <w:rtl/>
        </w:rPr>
        <w:t xml:space="preserve"> </w:t>
      </w:r>
      <w:r w:rsidR="002E24F6" w:rsidRPr="00E67C1F">
        <w:rPr>
          <w:rFonts w:hint="eastAsia"/>
          <w:rtl/>
        </w:rPr>
        <w:t>היה</w:t>
      </w:r>
      <w:r w:rsidR="002E24F6" w:rsidRPr="00E67C1F">
        <w:rPr>
          <w:rtl/>
        </w:rPr>
        <w:t xml:space="preserve"> סטודנט </w:t>
      </w:r>
      <w:r w:rsidR="001E4D4C" w:rsidRPr="00E67C1F">
        <w:rPr>
          <w:rFonts w:hint="eastAsia"/>
          <w:rtl/>
        </w:rPr>
        <w:t>באוניברסיטה</w:t>
      </w:r>
      <w:r w:rsidR="001E4D4C" w:rsidRPr="00E67C1F">
        <w:rPr>
          <w:rtl/>
        </w:rPr>
        <w:t xml:space="preserve">, </w:t>
      </w:r>
      <w:r w:rsidR="001E4D4C" w:rsidRPr="00E67C1F">
        <w:rPr>
          <w:rFonts w:hint="eastAsia"/>
          <w:rtl/>
        </w:rPr>
        <w:t>ברור</w:t>
      </w:r>
      <w:r w:rsidR="001E4D4C" w:rsidRPr="00E67C1F">
        <w:rPr>
          <w:rtl/>
        </w:rPr>
        <w:t xml:space="preserve"> </w:t>
      </w:r>
      <w:r w:rsidR="001E4D4C" w:rsidRPr="00E67C1F">
        <w:rPr>
          <w:rFonts w:hint="eastAsia"/>
          <w:rtl/>
        </w:rPr>
        <w:t>שי</w:t>
      </w:r>
      <w:r w:rsidR="002E24F6" w:rsidRPr="00E67C1F">
        <w:rPr>
          <w:rFonts w:hint="eastAsia"/>
          <w:rtl/>
        </w:rPr>
        <w:t>תעניין</w:t>
      </w:r>
      <w:r w:rsidR="002E24F6" w:rsidRPr="00E67C1F">
        <w:rPr>
          <w:rtl/>
        </w:rPr>
        <w:t xml:space="preserve"> </w:t>
      </w:r>
      <w:r w:rsidR="002E24F6" w:rsidRPr="00E67C1F">
        <w:rPr>
          <w:rFonts w:hint="eastAsia"/>
          <w:rtl/>
        </w:rPr>
        <w:t>ב</w:t>
      </w:r>
      <w:r w:rsidR="005D15DA" w:rsidRPr="005D15DA">
        <w:rPr>
          <w:rFonts w:cs="Times New Roman"/>
          <w:rtl/>
        </w:rPr>
        <w:t>נושאים שברו</w:t>
      </w:r>
      <w:r w:rsidR="001059D1">
        <w:rPr>
          <w:rFonts w:cs="Times New Roman" w:hint="cs"/>
          <w:rtl/>
        </w:rPr>
        <w:t>מו של</w:t>
      </w:r>
      <w:r w:rsidR="005D15DA" w:rsidRPr="005D15DA">
        <w:rPr>
          <w:rFonts w:cs="Times New Roman"/>
          <w:rtl/>
        </w:rPr>
        <w:t xml:space="preserve"> עולם, </w:t>
      </w:r>
      <w:r w:rsidR="00283859" w:rsidRPr="00283859">
        <w:rPr>
          <w:rFonts w:cs="Times New Roman"/>
          <w:rtl/>
        </w:rPr>
        <w:t>מצב היהודים ותנוע</w:t>
      </w:r>
      <w:r w:rsidR="0067090F">
        <w:rPr>
          <w:rFonts w:cs="Times New Roman" w:hint="cs"/>
          <w:rtl/>
        </w:rPr>
        <w:t>ות</w:t>
      </w:r>
      <w:r w:rsidR="00283859" w:rsidRPr="00283859">
        <w:rPr>
          <w:rFonts w:cs="Times New Roman"/>
          <w:rtl/>
        </w:rPr>
        <w:t xml:space="preserve"> הרמוני</w:t>
      </w:r>
      <w:r w:rsidR="0067090F">
        <w:rPr>
          <w:rFonts w:cs="Times New Roman" w:hint="cs"/>
          <w:rtl/>
        </w:rPr>
        <w:t>ו</w:t>
      </w:r>
      <w:r w:rsidR="00283859" w:rsidRPr="00283859">
        <w:rPr>
          <w:rFonts w:cs="Times New Roman"/>
          <w:rtl/>
        </w:rPr>
        <w:t>ת פשוט</w:t>
      </w:r>
      <w:r w:rsidR="0067090F">
        <w:rPr>
          <w:rFonts w:cs="Times New Roman" w:hint="cs"/>
          <w:rtl/>
        </w:rPr>
        <w:t>ות</w:t>
      </w:r>
      <w:r w:rsidR="00283859" w:rsidRPr="00283859">
        <w:rPr>
          <w:rFonts w:cs="Times New Roman"/>
          <w:rtl/>
        </w:rPr>
        <w:t xml:space="preserve">, </w:t>
      </w:r>
      <w:r w:rsidR="005D15DA" w:rsidRPr="005D15DA">
        <w:rPr>
          <w:rFonts w:cs="Times New Roman"/>
          <w:rtl/>
        </w:rPr>
        <w:t>ברור שינסח ברהיטות את דעותיו המנומקות</w:t>
      </w:r>
      <w:r w:rsidR="001E4D4C" w:rsidRPr="00E67C1F">
        <w:rPr>
          <w:rtl/>
        </w:rPr>
        <w:t xml:space="preserve">. אלכס </w:t>
      </w:r>
      <w:r w:rsidR="002E24F6" w:rsidRPr="00E67C1F">
        <w:rPr>
          <w:rFonts w:hint="eastAsia"/>
          <w:rtl/>
        </w:rPr>
        <w:t>לעומתו</w:t>
      </w:r>
      <w:r w:rsidR="002E24F6" w:rsidRPr="00E67C1F">
        <w:rPr>
          <w:rtl/>
        </w:rPr>
        <w:t xml:space="preserve"> </w:t>
      </w:r>
      <w:r w:rsidR="001E4D4C" w:rsidRPr="00E67C1F">
        <w:rPr>
          <w:rFonts w:hint="eastAsia"/>
          <w:rtl/>
        </w:rPr>
        <w:t>היה</w:t>
      </w:r>
      <w:r w:rsidR="001E4D4C" w:rsidRPr="00E67C1F">
        <w:rPr>
          <w:rtl/>
        </w:rPr>
        <w:t xml:space="preserve"> פרוע </w:t>
      </w:r>
      <w:r w:rsidR="00A723EB">
        <w:rPr>
          <w:rFonts w:hint="cs"/>
          <w:rtl/>
        </w:rPr>
        <w:t xml:space="preserve">בעיניה </w:t>
      </w:r>
      <w:r w:rsidR="001E4D4C" w:rsidRPr="00E67C1F">
        <w:rPr>
          <w:rFonts w:hint="eastAsia"/>
          <w:rtl/>
        </w:rPr>
        <w:t>ואימפולסיבי</w:t>
      </w:r>
      <w:r w:rsidR="001E4D4C" w:rsidRPr="00E67C1F">
        <w:rPr>
          <w:rtl/>
        </w:rPr>
        <w:t xml:space="preserve">, </w:t>
      </w:r>
      <w:r w:rsidR="002E24F6" w:rsidRPr="00E67C1F">
        <w:rPr>
          <w:rtl/>
        </w:rPr>
        <w:t>[</w:t>
      </w:r>
      <w:r w:rsidR="001E4D4C" w:rsidRPr="00E67C1F">
        <w:rPr>
          <w:rFonts w:hint="eastAsia"/>
          <w:rtl/>
        </w:rPr>
        <w:t>ברור</w:t>
      </w:r>
      <w:r w:rsidR="001E4D4C" w:rsidRPr="00E67C1F">
        <w:rPr>
          <w:rtl/>
        </w:rPr>
        <w:t xml:space="preserve"> מאורח חייו שביצע כמה החלטות אימפולסיביות </w:t>
      </w:r>
      <w:r w:rsidR="00CE6AF5" w:rsidRPr="00E67C1F">
        <w:rPr>
          <w:rFonts w:hint="eastAsia"/>
          <w:rtl/>
        </w:rPr>
        <w:t>שאדם</w:t>
      </w:r>
      <w:r w:rsidR="00CE6AF5" w:rsidRPr="00E67C1F">
        <w:rPr>
          <w:rtl/>
        </w:rPr>
        <w:t xml:space="preserve"> </w:t>
      </w:r>
      <w:r w:rsidR="00CE6AF5" w:rsidRPr="00E67C1F">
        <w:rPr>
          <w:rFonts w:hint="eastAsia"/>
          <w:rtl/>
        </w:rPr>
        <w:t>רגיל</w:t>
      </w:r>
      <w:r w:rsidR="00CE6AF5" w:rsidRPr="00E67C1F">
        <w:rPr>
          <w:rtl/>
        </w:rPr>
        <w:t xml:space="preserve"> </w:t>
      </w:r>
      <w:r w:rsidR="00CE6AF5" w:rsidRPr="00E67C1F">
        <w:rPr>
          <w:rFonts w:hint="eastAsia"/>
          <w:rtl/>
        </w:rPr>
        <w:t>לא</w:t>
      </w:r>
      <w:r w:rsidR="00CE6AF5" w:rsidRPr="00E67C1F">
        <w:rPr>
          <w:rtl/>
        </w:rPr>
        <w:t xml:space="preserve"> </w:t>
      </w:r>
      <w:r w:rsidR="00CE6AF5" w:rsidRPr="00E67C1F">
        <w:rPr>
          <w:rFonts w:hint="eastAsia"/>
          <w:rtl/>
        </w:rPr>
        <w:t>היה</w:t>
      </w:r>
      <w:r w:rsidR="00CE6AF5" w:rsidRPr="00E67C1F">
        <w:rPr>
          <w:rtl/>
        </w:rPr>
        <w:t xml:space="preserve"> </w:t>
      </w:r>
      <w:r w:rsidR="00CE6AF5" w:rsidRPr="00E67C1F">
        <w:rPr>
          <w:rFonts w:hint="eastAsia"/>
          <w:rtl/>
        </w:rPr>
        <w:t>עושה</w:t>
      </w:r>
      <w:r w:rsidR="00CE6AF5" w:rsidRPr="00E67C1F">
        <w:rPr>
          <w:rtl/>
        </w:rPr>
        <w:t>,</w:t>
      </w:r>
      <w:r w:rsidR="005B71DC" w:rsidRPr="00E67C1F">
        <w:rPr>
          <w:rtl/>
        </w:rPr>
        <w:t xml:space="preserve">] </w:t>
      </w:r>
      <w:r w:rsidR="005D15DA" w:rsidRPr="005D15DA">
        <w:rPr>
          <w:rFonts w:cs="Times New Roman"/>
          <w:rtl/>
        </w:rPr>
        <w:t xml:space="preserve">יסמין התוודעה </w:t>
      </w:r>
      <w:r w:rsidR="0067090F" w:rsidRPr="0067090F">
        <w:rPr>
          <w:rFonts w:cs="Times New Roman"/>
          <w:rtl/>
        </w:rPr>
        <w:t xml:space="preserve">זה מכבר </w:t>
      </w:r>
      <w:r w:rsidR="005D15DA" w:rsidRPr="005D15DA">
        <w:rPr>
          <w:rFonts w:cs="Times New Roman"/>
          <w:rtl/>
        </w:rPr>
        <w:t>ל</w:t>
      </w:r>
      <w:r w:rsidR="00BF4ACE" w:rsidRPr="00E67C1F">
        <w:rPr>
          <w:rFonts w:hint="eastAsia"/>
          <w:rtl/>
        </w:rPr>
        <w:t>זנב</w:t>
      </w:r>
      <w:r w:rsidR="00BF4ACE" w:rsidRPr="00E67C1F">
        <w:rPr>
          <w:rtl/>
        </w:rPr>
        <w:t xml:space="preserve"> </w:t>
      </w:r>
      <w:r w:rsidR="00BF4ACE" w:rsidRPr="00E67C1F">
        <w:rPr>
          <w:rFonts w:hint="eastAsia"/>
          <w:rtl/>
        </w:rPr>
        <w:t>השחור</w:t>
      </w:r>
      <w:r w:rsidR="00BF4ACE" w:rsidRPr="00E67C1F">
        <w:rPr>
          <w:rtl/>
        </w:rPr>
        <w:t xml:space="preserve"> </w:t>
      </w:r>
      <w:r w:rsidR="00CE6AF5" w:rsidRPr="00E67C1F">
        <w:rPr>
          <w:rFonts w:hint="eastAsia"/>
          <w:rtl/>
        </w:rPr>
        <w:t>ה</w:t>
      </w:r>
      <w:r w:rsidR="00283859">
        <w:rPr>
          <w:rFonts w:hint="cs"/>
          <w:rtl/>
        </w:rPr>
        <w:t>מ</w:t>
      </w:r>
      <w:r w:rsidR="00CE6AF5" w:rsidRPr="00E67C1F">
        <w:rPr>
          <w:rFonts w:hint="eastAsia"/>
          <w:rtl/>
        </w:rPr>
        <w:t>ק</w:t>
      </w:r>
      <w:r w:rsidR="00283859">
        <w:rPr>
          <w:rFonts w:hint="cs"/>
          <w:rtl/>
        </w:rPr>
        <w:t>ו</w:t>
      </w:r>
      <w:r w:rsidR="00CE6AF5" w:rsidRPr="00E67C1F">
        <w:rPr>
          <w:rFonts w:hint="eastAsia"/>
          <w:rtl/>
        </w:rPr>
        <w:t>עקע</w:t>
      </w:r>
      <w:r w:rsidR="005B71DC" w:rsidRPr="00E67C1F">
        <w:rPr>
          <w:rtl/>
        </w:rPr>
        <w:t xml:space="preserve"> </w:t>
      </w:r>
      <w:r w:rsidR="00BF4ACE" w:rsidRPr="00E67C1F">
        <w:rPr>
          <w:rtl/>
        </w:rPr>
        <w:t>שבצבץ משרוולו</w:t>
      </w:r>
      <w:r w:rsidR="00CE6AF5" w:rsidRPr="00E67C1F">
        <w:rPr>
          <w:rtl/>
        </w:rPr>
        <w:t xml:space="preserve">, </w:t>
      </w:r>
      <w:r w:rsidR="005B71DC" w:rsidRPr="00E67C1F">
        <w:rPr>
          <w:rFonts w:hint="eastAsia"/>
          <w:rtl/>
        </w:rPr>
        <w:t>ו</w:t>
      </w:r>
      <w:r w:rsidR="005D15DA">
        <w:rPr>
          <w:rFonts w:hint="cs"/>
          <w:rtl/>
        </w:rPr>
        <w:t>ל</w:t>
      </w:r>
      <w:r w:rsidR="00CE6AF5" w:rsidRPr="00E67C1F">
        <w:rPr>
          <w:rFonts w:hint="eastAsia"/>
          <w:rtl/>
        </w:rPr>
        <w:t>קטטות</w:t>
      </w:r>
      <w:r w:rsidR="005B71DC" w:rsidRPr="00E67C1F">
        <w:rPr>
          <w:rtl/>
        </w:rPr>
        <w:t xml:space="preserve"> שלו,</w:t>
      </w:r>
      <w:r w:rsidR="00CE6AF5" w:rsidRPr="00E67C1F">
        <w:rPr>
          <w:rtl/>
        </w:rPr>
        <w:t xml:space="preserve"> </w:t>
      </w:r>
      <w:r w:rsidR="005B71DC" w:rsidRPr="00E67C1F">
        <w:rPr>
          <w:rFonts w:hint="eastAsia"/>
          <w:rtl/>
        </w:rPr>
        <w:t>ש</w:t>
      </w:r>
      <w:r w:rsidR="005D15DA">
        <w:rPr>
          <w:rFonts w:hint="cs"/>
          <w:rtl/>
        </w:rPr>
        <w:t>שמען יצא</w:t>
      </w:r>
      <w:r w:rsidR="005B71DC" w:rsidRPr="00E67C1F">
        <w:rPr>
          <w:rtl/>
        </w:rPr>
        <w:t xml:space="preserve"> בכל </w:t>
      </w:r>
      <w:r w:rsidR="002E35AE">
        <w:rPr>
          <w:rtl/>
        </w:rPr>
        <w:t>בית-הספר</w:t>
      </w:r>
      <w:r w:rsidR="005B71DC" w:rsidRPr="00E67C1F">
        <w:rPr>
          <w:rtl/>
        </w:rPr>
        <w:t xml:space="preserve">, </w:t>
      </w:r>
      <w:r w:rsidR="00CE6AF5" w:rsidRPr="00E67C1F">
        <w:rPr>
          <w:rFonts w:hint="eastAsia"/>
          <w:rtl/>
        </w:rPr>
        <w:t>עם</w:t>
      </w:r>
      <w:r w:rsidR="00CE6AF5" w:rsidRPr="00E67C1F">
        <w:rPr>
          <w:rtl/>
        </w:rPr>
        <w:t xml:space="preserve"> הנערים הפר</w:t>
      </w:r>
      <w:r w:rsidR="005D15DA">
        <w:rPr>
          <w:rFonts w:hint="cs"/>
          <w:rtl/>
        </w:rPr>
        <w:t>א</w:t>
      </w:r>
      <w:r w:rsidR="00CE6AF5" w:rsidRPr="00E67C1F">
        <w:rPr>
          <w:rtl/>
        </w:rPr>
        <w:t>י</w:t>
      </w:r>
      <w:r w:rsidR="001059D1">
        <w:rPr>
          <w:rFonts w:hint="cs"/>
          <w:rtl/>
        </w:rPr>
        <w:t>י</w:t>
      </w:r>
      <w:r w:rsidR="00CE6AF5" w:rsidRPr="00E67C1F">
        <w:rPr>
          <w:rtl/>
        </w:rPr>
        <w:t>ם והאלימים ביותר בשכבה</w:t>
      </w:r>
      <w:r w:rsidR="005D15DA" w:rsidRPr="005D15DA">
        <w:rPr>
          <w:rFonts w:cs="Times New Roman"/>
          <w:rtl/>
        </w:rPr>
        <w:t xml:space="preserve"> שלו ובשכבה שמעל</w:t>
      </w:r>
      <w:r w:rsidR="001059D1">
        <w:rPr>
          <w:rFonts w:cs="Times New Roman" w:hint="cs"/>
          <w:rtl/>
        </w:rPr>
        <w:t>יו</w:t>
      </w:r>
      <w:r w:rsidR="00CE6AF5" w:rsidRPr="00E67C1F">
        <w:rPr>
          <w:rtl/>
        </w:rPr>
        <w:t xml:space="preserve">, </w:t>
      </w:r>
      <w:r w:rsidR="00BF4ACE" w:rsidRPr="00E67C1F">
        <w:rPr>
          <w:rFonts w:hint="eastAsia"/>
          <w:rtl/>
        </w:rPr>
        <w:t>ו</w:t>
      </w:r>
      <w:r w:rsidR="005D15DA" w:rsidRPr="005D15DA">
        <w:rPr>
          <w:rFonts w:cs="Times New Roman"/>
          <w:rtl/>
        </w:rPr>
        <w:t xml:space="preserve">ללא ספק היו </w:t>
      </w:r>
      <w:r w:rsidR="00BF4ACE" w:rsidRPr="00E67C1F">
        <w:rPr>
          <w:rFonts w:hint="eastAsia"/>
          <w:rtl/>
        </w:rPr>
        <w:t>עוד</w:t>
      </w:r>
      <w:r w:rsidR="00BF4ACE" w:rsidRPr="00E67C1F">
        <w:rPr>
          <w:rtl/>
        </w:rPr>
        <w:t xml:space="preserve"> </w:t>
      </w:r>
      <w:r w:rsidR="00BF4ACE" w:rsidRPr="00E67C1F">
        <w:rPr>
          <w:rFonts w:hint="eastAsia"/>
          <w:rtl/>
        </w:rPr>
        <w:t>עיסוקים</w:t>
      </w:r>
      <w:r w:rsidR="00BF4ACE" w:rsidRPr="00E67C1F">
        <w:rPr>
          <w:rtl/>
        </w:rPr>
        <w:t xml:space="preserve"> [מנהג, עיסוק, פעילות </w:t>
      </w:r>
      <w:r w:rsidR="00BF4ACE" w:rsidRPr="00E67C1F">
        <w:rPr>
          <w:rFonts w:hint="eastAsia"/>
          <w:rtl/>
        </w:rPr>
        <w:t>ובילויים</w:t>
      </w:r>
      <w:r w:rsidR="00283859">
        <w:rPr>
          <w:rFonts w:hint="cs"/>
          <w:rtl/>
        </w:rPr>
        <w:t>]</w:t>
      </w:r>
      <w:r w:rsidR="00BF4ACE" w:rsidRPr="00E67C1F">
        <w:rPr>
          <w:rtl/>
        </w:rPr>
        <w:t xml:space="preserve"> </w:t>
      </w:r>
      <w:r w:rsidR="00BF4ACE" w:rsidRPr="00E67C1F">
        <w:rPr>
          <w:rFonts w:hint="eastAsia"/>
          <w:rtl/>
        </w:rPr>
        <w:t>מסוכנים</w:t>
      </w:r>
      <w:r w:rsidR="00BF4ACE" w:rsidRPr="00E67C1F">
        <w:rPr>
          <w:rtl/>
        </w:rPr>
        <w:t xml:space="preserve"> שלא היסס ליטול בה</w:t>
      </w:r>
      <w:r w:rsidR="00BF4ACE" w:rsidRPr="00E67C1F">
        <w:rPr>
          <w:rFonts w:hint="eastAsia"/>
          <w:rtl/>
        </w:rPr>
        <w:t>ם</w:t>
      </w:r>
      <w:r w:rsidR="00BF4ACE" w:rsidRPr="00E67C1F">
        <w:rPr>
          <w:rtl/>
        </w:rPr>
        <w:t xml:space="preserve"> חלק, </w:t>
      </w:r>
      <w:r w:rsidR="00CE6AF5" w:rsidRPr="00E67C1F">
        <w:rPr>
          <w:rFonts w:hint="eastAsia"/>
          <w:rtl/>
        </w:rPr>
        <w:t>אבל</w:t>
      </w:r>
      <w:r w:rsidR="00CE6AF5" w:rsidRPr="00E67C1F">
        <w:rPr>
          <w:rtl/>
        </w:rPr>
        <w:t xml:space="preserve"> הוא גם דיבר, הוא גם חשב</w:t>
      </w:r>
      <w:r w:rsidR="00283859" w:rsidRPr="00283859">
        <w:rPr>
          <w:rFonts w:cs="Times New Roman"/>
          <w:rtl/>
        </w:rPr>
        <w:t xml:space="preserve">, ולא היה מופרך לדעתה להניח שהתעניין </w:t>
      </w:r>
      <w:r w:rsidR="0067090F" w:rsidRPr="00283859">
        <w:rPr>
          <w:rFonts w:cs="Times New Roman"/>
          <w:rtl/>
        </w:rPr>
        <w:t xml:space="preserve">גם </w:t>
      </w:r>
      <w:r w:rsidR="00283859" w:rsidRPr="00283859">
        <w:rPr>
          <w:rFonts w:cs="Times New Roman"/>
          <w:rtl/>
        </w:rPr>
        <w:t>בתנועות</w:t>
      </w:r>
      <w:r w:rsidR="0067090F">
        <w:rPr>
          <w:rFonts w:cs="Times New Roman" w:hint="cs"/>
          <w:rtl/>
        </w:rPr>
        <w:t>,</w:t>
      </w:r>
      <w:r w:rsidR="00283859" w:rsidRPr="00283859">
        <w:rPr>
          <w:rFonts w:cs="Times New Roman"/>
          <w:rtl/>
        </w:rPr>
        <w:t xml:space="preserve"> ואפילו זעזועים – לא בהכרח </w:t>
      </w:r>
      <w:r w:rsidR="00283859" w:rsidRPr="00283859">
        <w:rPr>
          <w:rFonts w:cs="Times New Roman"/>
          <w:rtl/>
        </w:rPr>
        <w:lastRenderedPageBreak/>
        <w:t>פשוטים, אבל בהחלט הרמוניים</w:t>
      </w:r>
      <w:r w:rsidR="00CE6AF5" w:rsidRPr="00E67C1F">
        <w:rPr>
          <w:rtl/>
        </w:rPr>
        <w:t xml:space="preserve">. </w:t>
      </w:r>
      <w:r w:rsidR="00CE6AF5" w:rsidRPr="00E67C1F">
        <w:rPr>
          <w:rFonts w:hint="eastAsia"/>
          <w:rtl/>
        </w:rPr>
        <w:t>וכשאדם</w:t>
      </w:r>
      <w:r w:rsidR="00CE6AF5" w:rsidRPr="00E67C1F">
        <w:rPr>
          <w:rtl/>
        </w:rPr>
        <w:t xml:space="preserve"> כזה עוצר וחושב, </w:t>
      </w:r>
      <w:r w:rsidR="00BF4ACE" w:rsidRPr="00E67C1F">
        <w:rPr>
          <w:rFonts w:hint="eastAsia"/>
          <w:rtl/>
        </w:rPr>
        <w:t>כך</w:t>
      </w:r>
      <w:r w:rsidR="00BF4ACE" w:rsidRPr="00E67C1F">
        <w:rPr>
          <w:rtl/>
        </w:rPr>
        <w:t xml:space="preserve"> סברה יסמין </w:t>
      </w:r>
      <w:r w:rsidR="005D15DA" w:rsidRPr="005D15DA">
        <w:rPr>
          <w:rFonts w:cs="Times New Roman"/>
          <w:rtl/>
        </w:rPr>
        <w:t>במטבח הקטן באישון לילה</w:t>
      </w:r>
      <w:r w:rsidR="00BF4ACE" w:rsidRPr="00E67C1F">
        <w:rPr>
          <w:rtl/>
        </w:rPr>
        <w:t xml:space="preserve">, </w:t>
      </w:r>
      <w:r w:rsidR="00171C7B">
        <w:rPr>
          <w:rFonts w:hint="cs"/>
          <w:rtl/>
        </w:rPr>
        <w:t xml:space="preserve">יהיה </w:t>
      </w:r>
      <w:r w:rsidR="00CE6AF5" w:rsidRPr="00E67C1F">
        <w:rPr>
          <w:rFonts w:hint="eastAsia"/>
          <w:rtl/>
        </w:rPr>
        <w:t>זה</w:t>
      </w:r>
      <w:r w:rsidR="00CE6AF5" w:rsidRPr="00E67C1F">
        <w:rPr>
          <w:rtl/>
        </w:rPr>
        <w:t xml:space="preserve"> </w:t>
      </w:r>
      <w:r w:rsidR="00CE6AF5" w:rsidRPr="00E67C1F">
        <w:rPr>
          <w:rFonts w:hint="eastAsia"/>
          <w:rtl/>
        </w:rPr>
        <w:t>רק</w:t>
      </w:r>
      <w:r w:rsidR="00CE6AF5" w:rsidRPr="00E67C1F">
        <w:rPr>
          <w:rtl/>
        </w:rPr>
        <w:t xml:space="preserve"> </w:t>
      </w:r>
      <w:r w:rsidR="00A723EB">
        <w:rPr>
          <w:rFonts w:hint="cs"/>
          <w:rtl/>
        </w:rPr>
        <w:t>ב</w:t>
      </w:r>
      <w:r w:rsidR="00A723EB" w:rsidRPr="00A723EB">
        <w:rPr>
          <w:rFonts w:cs="Times New Roman"/>
          <w:rtl/>
        </w:rPr>
        <w:t>נושא</w:t>
      </w:r>
      <w:r w:rsidR="005D15DA" w:rsidRPr="005D15DA">
        <w:rPr>
          <w:rFonts w:cs="Times New Roman"/>
          <w:rtl/>
        </w:rPr>
        <w:t xml:space="preserve"> הראוי לתשומת ליבו</w:t>
      </w:r>
      <w:r w:rsidR="00171C7B" w:rsidRPr="00171C7B">
        <w:rPr>
          <w:rFonts w:cs="Times New Roman"/>
          <w:rtl/>
        </w:rPr>
        <w:t xml:space="preserve"> –</w:t>
      </w:r>
      <w:r w:rsidR="00A723EB" w:rsidRPr="00A723EB">
        <w:rPr>
          <w:rFonts w:cs="Times New Roman"/>
          <w:rtl/>
        </w:rPr>
        <w:t xml:space="preserve"> </w:t>
      </w:r>
      <w:r w:rsidR="00CE6AF5" w:rsidRPr="00E67C1F">
        <w:rPr>
          <w:rFonts w:hint="eastAsia"/>
          <w:rtl/>
        </w:rPr>
        <w:t>מ</w:t>
      </w:r>
      <w:r w:rsidR="005D15DA">
        <w:rPr>
          <w:rFonts w:hint="cs"/>
          <w:rtl/>
        </w:rPr>
        <w:t>רתק</w:t>
      </w:r>
      <w:r w:rsidR="00CE6AF5" w:rsidRPr="00E67C1F">
        <w:rPr>
          <w:rtl/>
        </w:rPr>
        <w:t xml:space="preserve"> </w:t>
      </w:r>
      <w:r w:rsidR="00CE6AF5" w:rsidRPr="00E67C1F">
        <w:rPr>
          <w:rFonts w:hint="eastAsia"/>
          <w:rtl/>
        </w:rPr>
        <w:t>ועצום</w:t>
      </w:r>
      <w:r w:rsidR="00CE6AF5" w:rsidRPr="00E67C1F">
        <w:rPr>
          <w:rtl/>
        </w:rPr>
        <w:t xml:space="preserve">. </w:t>
      </w:r>
      <w:r w:rsidR="000C1492" w:rsidRPr="001059D1">
        <w:rPr>
          <w:rFonts w:hint="cs"/>
          <w:color w:val="A6A6A6" w:themeColor="background1" w:themeShade="A6"/>
          <w:rtl/>
        </w:rPr>
        <w:t>[[</w:t>
      </w:r>
      <w:r w:rsidR="00CE6AF5" w:rsidRPr="001059D1">
        <w:rPr>
          <w:rFonts w:hint="eastAsia"/>
          <w:color w:val="A6A6A6" w:themeColor="background1" w:themeShade="A6"/>
          <w:rtl/>
        </w:rPr>
        <w:t>הסימטריות</w:t>
      </w:r>
      <w:r w:rsidR="00CE6AF5" w:rsidRPr="001059D1">
        <w:rPr>
          <w:color w:val="A6A6A6" w:themeColor="background1" w:themeShade="A6"/>
          <w:rtl/>
        </w:rPr>
        <w:t xml:space="preserve"> </w:t>
      </w:r>
      <w:r w:rsidR="00CE6AF5" w:rsidRPr="001059D1">
        <w:rPr>
          <w:rFonts w:hint="eastAsia"/>
          <w:color w:val="A6A6A6" w:themeColor="background1" w:themeShade="A6"/>
          <w:rtl/>
        </w:rPr>
        <w:t>וחוקי</w:t>
      </w:r>
      <w:r w:rsidR="00CE6AF5" w:rsidRPr="001059D1">
        <w:rPr>
          <w:color w:val="A6A6A6" w:themeColor="background1" w:themeShade="A6"/>
          <w:rtl/>
        </w:rPr>
        <w:t xml:space="preserve"> </w:t>
      </w:r>
      <w:r w:rsidR="00CE6AF5" w:rsidRPr="001059D1">
        <w:rPr>
          <w:rFonts w:hint="eastAsia"/>
          <w:color w:val="A6A6A6" w:themeColor="background1" w:themeShade="A6"/>
          <w:rtl/>
        </w:rPr>
        <w:t>השימור</w:t>
      </w:r>
      <w:r w:rsidR="00CE6AF5" w:rsidRPr="001059D1">
        <w:rPr>
          <w:color w:val="A6A6A6" w:themeColor="background1" w:themeShade="A6"/>
          <w:rtl/>
        </w:rPr>
        <w:t xml:space="preserve"> </w:t>
      </w:r>
      <w:r w:rsidR="00CE6AF5" w:rsidRPr="001059D1">
        <w:rPr>
          <w:rFonts w:hint="eastAsia"/>
          <w:color w:val="A6A6A6" w:themeColor="background1" w:themeShade="A6"/>
          <w:rtl/>
        </w:rPr>
        <w:t>והחבורות</w:t>
      </w:r>
      <w:r w:rsidR="00CE6AF5" w:rsidRPr="001059D1">
        <w:rPr>
          <w:color w:val="A6A6A6" w:themeColor="background1" w:themeShade="A6"/>
          <w:rtl/>
        </w:rPr>
        <w:t xml:space="preserve"> שמייצגות את הטרנספורמציות האלו, </w:t>
      </w:r>
      <w:r w:rsidR="002E24F6" w:rsidRPr="001059D1">
        <w:rPr>
          <w:color w:val="A6A6A6" w:themeColor="background1" w:themeShade="A6"/>
          <w:rtl/>
        </w:rPr>
        <w:t>[</w:t>
      </w:r>
      <w:r w:rsidR="00CE6AF5" w:rsidRPr="001059D1">
        <w:rPr>
          <w:rFonts w:hint="eastAsia"/>
          <w:color w:val="A6A6A6" w:themeColor="background1" w:themeShade="A6"/>
          <w:rtl/>
        </w:rPr>
        <w:t>האופן</w:t>
      </w:r>
      <w:r w:rsidR="00CE6AF5" w:rsidRPr="001059D1">
        <w:rPr>
          <w:color w:val="A6A6A6" w:themeColor="background1" w:themeShade="A6"/>
          <w:rtl/>
        </w:rPr>
        <w:t xml:space="preserve"> </w:t>
      </w:r>
      <w:r w:rsidR="00801691" w:rsidRPr="001059D1">
        <w:rPr>
          <w:rFonts w:hint="eastAsia"/>
          <w:color w:val="A6A6A6" w:themeColor="background1" w:themeShade="A6"/>
          <w:rtl/>
        </w:rPr>
        <w:t>העמוק</w:t>
      </w:r>
      <w:r w:rsidR="00801691" w:rsidRPr="001059D1">
        <w:rPr>
          <w:color w:val="A6A6A6" w:themeColor="background1" w:themeShade="A6"/>
          <w:rtl/>
        </w:rPr>
        <w:t xml:space="preserve"> </w:t>
      </w:r>
      <w:r w:rsidR="00CE6AF5" w:rsidRPr="001059D1">
        <w:rPr>
          <w:rFonts w:hint="eastAsia"/>
          <w:color w:val="A6A6A6" w:themeColor="background1" w:themeShade="A6"/>
          <w:rtl/>
        </w:rPr>
        <w:t>שבו</w:t>
      </w:r>
      <w:r w:rsidR="00CE6AF5" w:rsidRPr="001059D1">
        <w:rPr>
          <w:color w:val="A6A6A6" w:themeColor="background1" w:themeShade="A6"/>
          <w:rtl/>
        </w:rPr>
        <w:t xml:space="preserve"> </w:t>
      </w:r>
      <w:r w:rsidR="00801691" w:rsidRPr="001059D1">
        <w:rPr>
          <w:rFonts w:hint="eastAsia"/>
          <w:color w:val="A6A6A6" w:themeColor="background1" w:themeShade="A6"/>
          <w:rtl/>
        </w:rPr>
        <w:t>הבין</w:t>
      </w:r>
      <w:r w:rsidR="00801691" w:rsidRPr="001059D1">
        <w:rPr>
          <w:color w:val="A6A6A6" w:themeColor="background1" w:themeShade="A6"/>
          <w:rtl/>
        </w:rPr>
        <w:t xml:space="preserve"> </w:t>
      </w:r>
      <w:r w:rsidR="00801691" w:rsidRPr="001059D1">
        <w:rPr>
          <w:rFonts w:hint="eastAsia"/>
          <w:color w:val="A6A6A6" w:themeColor="background1" w:themeShade="A6"/>
          <w:rtl/>
        </w:rPr>
        <w:t>אותן</w:t>
      </w:r>
      <w:r w:rsidR="00801691" w:rsidRPr="001059D1">
        <w:rPr>
          <w:color w:val="A6A6A6" w:themeColor="background1" w:themeShade="A6"/>
          <w:rtl/>
        </w:rPr>
        <w:t xml:space="preserve"> </w:t>
      </w:r>
      <w:r w:rsidR="00801691" w:rsidRPr="001059D1">
        <w:rPr>
          <w:rFonts w:hint="eastAsia"/>
          <w:color w:val="A6A6A6" w:themeColor="background1" w:themeShade="A6"/>
          <w:rtl/>
        </w:rPr>
        <w:t>ו</w:t>
      </w:r>
      <w:r w:rsidR="00965B8F" w:rsidRPr="001059D1">
        <w:rPr>
          <w:rFonts w:hint="eastAsia"/>
          <w:color w:val="A6A6A6" w:themeColor="background1" w:themeShade="A6"/>
          <w:rtl/>
        </w:rPr>
        <w:t>הפך</w:t>
      </w:r>
      <w:r w:rsidR="00965B8F" w:rsidRPr="001059D1">
        <w:rPr>
          <w:color w:val="A6A6A6" w:themeColor="background1" w:themeShade="A6"/>
          <w:rtl/>
        </w:rPr>
        <w:t xml:space="preserve"> </w:t>
      </w:r>
      <w:r w:rsidR="00965B8F" w:rsidRPr="001059D1">
        <w:rPr>
          <w:rFonts w:hint="eastAsia"/>
          <w:color w:val="A6A6A6" w:themeColor="background1" w:themeShade="A6"/>
          <w:rtl/>
        </w:rPr>
        <w:t>אותן</w:t>
      </w:r>
      <w:r w:rsidR="00965B8F" w:rsidRPr="001059D1">
        <w:rPr>
          <w:color w:val="A6A6A6" w:themeColor="background1" w:themeShade="A6"/>
          <w:rtl/>
        </w:rPr>
        <w:t xml:space="preserve"> </w:t>
      </w:r>
      <w:r w:rsidR="00965B8F" w:rsidRPr="001059D1">
        <w:rPr>
          <w:rFonts w:hint="eastAsia"/>
          <w:color w:val="A6A6A6" w:themeColor="background1" w:themeShade="A6"/>
          <w:rtl/>
        </w:rPr>
        <w:t>לרלוונטיות</w:t>
      </w:r>
      <w:r w:rsidR="00965B8F" w:rsidRPr="001059D1">
        <w:rPr>
          <w:color w:val="A6A6A6" w:themeColor="background1" w:themeShade="A6"/>
          <w:rtl/>
        </w:rPr>
        <w:t xml:space="preserve"> </w:t>
      </w:r>
      <w:r w:rsidR="00965B8F" w:rsidRPr="001059D1">
        <w:rPr>
          <w:rFonts w:hint="eastAsia"/>
          <w:color w:val="A6A6A6" w:themeColor="background1" w:themeShade="A6"/>
          <w:rtl/>
        </w:rPr>
        <w:t>לחייו</w:t>
      </w:r>
      <w:r w:rsidR="00965B8F" w:rsidRPr="001059D1">
        <w:rPr>
          <w:color w:val="A6A6A6" w:themeColor="background1" w:themeShade="A6"/>
          <w:rtl/>
        </w:rPr>
        <w:t xml:space="preserve">, </w:t>
      </w:r>
      <w:r w:rsidR="00965B8F" w:rsidRPr="001059D1">
        <w:rPr>
          <w:rFonts w:hint="eastAsia"/>
          <w:color w:val="A6A6A6" w:themeColor="background1" w:themeShade="A6"/>
          <w:rtl/>
        </w:rPr>
        <w:t>לפחות</w:t>
      </w:r>
      <w:r w:rsidR="00965B8F" w:rsidRPr="001059D1">
        <w:rPr>
          <w:color w:val="A6A6A6" w:themeColor="background1" w:themeShade="A6"/>
          <w:rtl/>
        </w:rPr>
        <w:t xml:space="preserve"> </w:t>
      </w:r>
      <w:r w:rsidR="00965B8F" w:rsidRPr="001059D1">
        <w:rPr>
          <w:rFonts w:hint="eastAsia"/>
          <w:color w:val="A6A6A6" w:themeColor="background1" w:themeShade="A6"/>
          <w:rtl/>
        </w:rPr>
        <w:t>מבחינת</w:t>
      </w:r>
      <w:r w:rsidR="00965B8F" w:rsidRPr="001059D1">
        <w:rPr>
          <w:color w:val="A6A6A6" w:themeColor="background1" w:themeShade="A6"/>
          <w:rtl/>
        </w:rPr>
        <w:t xml:space="preserve"> </w:t>
      </w:r>
      <w:r w:rsidR="00965B8F" w:rsidRPr="001059D1">
        <w:rPr>
          <w:rFonts w:hint="eastAsia"/>
          <w:color w:val="A6A6A6" w:themeColor="background1" w:themeShade="A6"/>
          <w:rtl/>
        </w:rPr>
        <w:t>זה</w:t>
      </w:r>
      <w:r w:rsidR="00965B8F" w:rsidRPr="001059D1">
        <w:rPr>
          <w:color w:val="A6A6A6" w:themeColor="background1" w:themeShade="A6"/>
          <w:rtl/>
        </w:rPr>
        <w:t xml:space="preserve"> </w:t>
      </w:r>
      <w:r w:rsidR="00965B8F" w:rsidRPr="001059D1">
        <w:rPr>
          <w:rFonts w:hint="eastAsia"/>
          <w:color w:val="A6A6A6" w:themeColor="background1" w:themeShade="A6"/>
          <w:rtl/>
        </w:rPr>
        <w:t>שאלה</w:t>
      </w:r>
      <w:r w:rsidR="00965B8F" w:rsidRPr="001059D1">
        <w:rPr>
          <w:color w:val="A6A6A6" w:themeColor="background1" w:themeShade="A6"/>
          <w:rtl/>
        </w:rPr>
        <w:t xml:space="preserve"> היו עובדות שהקסימו אותו, שהעלו </w:t>
      </w:r>
      <w:r w:rsidR="00965B8F" w:rsidRPr="001059D1">
        <w:rPr>
          <w:color w:val="A6A6A6" w:themeColor="background1" w:themeShade="A6"/>
        </w:rPr>
        <w:t>elevated</w:t>
      </w:r>
      <w:r w:rsidR="00965B8F" w:rsidRPr="001059D1">
        <w:rPr>
          <w:color w:val="A6A6A6" w:themeColor="background1" w:themeShade="A6"/>
          <w:rtl/>
        </w:rPr>
        <w:t xml:space="preserve"> את העולם בעיניו, </w:t>
      </w:r>
      <w:r w:rsidR="00965B8F" w:rsidRPr="001059D1">
        <w:rPr>
          <w:rFonts w:hint="eastAsia"/>
          <w:color w:val="A6A6A6" w:themeColor="background1" w:themeShade="A6"/>
          <w:rtl/>
        </w:rPr>
        <w:t>איך</w:t>
      </w:r>
      <w:r w:rsidR="00BB7B0A" w:rsidRPr="001059D1">
        <w:rPr>
          <w:color w:val="A6A6A6" w:themeColor="background1" w:themeShade="A6"/>
          <w:rtl/>
        </w:rPr>
        <w:t xml:space="preserve"> שהכול </w:t>
      </w:r>
      <w:r w:rsidR="00965B8F" w:rsidRPr="001059D1">
        <w:rPr>
          <w:rFonts w:hint="eastAsia"/>
          <w:color w:val="A6A6A6" w:themeColor="background1" w:themeShade="A6"/>
          <w:rtl/>
        </w:rPr>
        <w:t>מתחבר</w:t>
      </w:r>
      <w:r w:rsidR="00965B8F" w:rsidRPr="001059D1">
        <w:rPr>
          <w:color w:val="A6A6A6" w:themeColor="background1" w:themeShade="A6"/>
          <w:rtl/>
        </w:rPr>
        <w:t xml:space="preserve"> </w:t>
      </w:r>
      <w:r w:rsidR="00965B8F" w:rsidRPr="001059D1">
        <w:rPr>
          <w:rFonts w:hint="eastAsia"/>
          <w:color w:val="A6A6A6" w:themeColor="background1" w:themeShade="A6"/>
          <w:rtl/>
        </w:rPr>
        <w:t>וה</w:t>
      </w:r>
      <w:r w:rsidR="001C5A04" w:rsidRPr="001059D1">
        <w:rPr>
          <w:rFonts w:hint="eastAsia"/>
          <w:color w:val="A6A6A6" w:themeColor="background1" w:themeShade="A6"/>
          <w:rtl/>
        </w:rPr>
        <w:t>מתמטיקה</w:t>
      </w:r>
      <w:r w:rsidR="00965B8F" w:rsidRPr="001059D1">
        <w:rPr>
          <w:color w:val="A6A6A6" w:themeColor="background1" w:themeShade="A6"/>
          <w:rtl/>
        </w:rPr>
        <w:t xml:space="preserve"> </w:t>
      </w:r>
      <w:r w:rsidR="00965B8F" w:rsidRPr="001059D1">
        <w:rPr>
          <w:rFonts w:hint="eastAsia"/>
          <w:color w:val="A6A6A6" w:themeColor="background1" w:themeShade="A6"/>
          <w:rtl/>
        </w:rPr>
        <w:t>שם</w:t>
      </w:r>
      <w:r w:rsidR="00965B8F" w:rsidRPr="001059D1">
        <w:rPr>
          <w:color w:val="A6A6A6" w:themeColor="background1" w:themeShade="A6"/>
          <w:rtl/>
        </w:rPr>
        <w:t xml:space="preserve"> </w:t>
      </w:r>
      <w:r w:rsidR="00965B8F" w:rsidRPr="001059D1">
        <w:rPr>
          <w:rFonts w:hint="eastAsia"/>
          <w:color w:val="A6A6A6" w:themeColor="background1" w:themeShade="A6"/>
          <w:rtl/>
        </w:rPr>
        <w:t>לתמוך</w:t>
      </w:r>
      <w:r w:rsidR="00965B8F" w:rsidRPr="001059D1">
        <w:rPr>
          <w:color w:val="A6A6A6" w:themeColor="background1" w:themeShade="A6"/>
          <w:rtl/>
        </w:rPr>
        <w:t xml:space="preserve"> </w:t>
      </w:r>
      <w:r w:rsidR="00965B8F" w:rsidRPr="001059D1">
        <w:rPr>
          <w:rFonts w:hint="eastAsia"/>
          <w:color w:val="A6A6A6" w:themeColor="background1" w:themeShade="A6"/>
          <w:rtl/>
        </w:rPr>
        <w:t>בכל</w:t>
      </w:r>
      <w:r w:rsidR="00965B8F" w:rsidRPr="001059D1">
        <w:rPr>
          <w:color w:val="A6A6A6" w:themeColor="background1" w:themeShade="A6"/>
          <w:rtl/>
        </w:rPr>
        <w:t>.</w:t>
      </w:r>
      <w:r w:rsidR="002E24F6" w:rsidRPr="001059D1">
        <w:rPr>
          <w:color w:val="A6A6A6" w:themeColor="background1" w:themeShade="A6"/>
          <w:rtl/>
        </w:rPr>
        <w:t>]</w:t>
      </w:r>
      <w:r w:rsidR="00965B8F" w:rsidRPr="001059D1">
        <w:rPr>
          <w:color w:val="A6A6A6" w:themeColor="background1" w:themeShade="A6"/>
          <w:rtl/>
        </w:rPr>
        <w:t xml:space="preserve"> </w:t>
      </w:r>
      <w:r w:rsidR="00965B8F" w:rsidRPr="001059D1">
        <w:rPr>
          <w:rFonts w:hint="eastAsia"/>
          <w:color w:val="A6A6A6" w:themeColor="background1" w:themeShade="A6"/>
          <w:rtl/>
        </w:rPr>
        <w:t>אנשים</w:t>
      </w:r>
      <w:r w:rsidR="00965B8F" w:rsidRPr="001059D1">
        <w:rPr>
          <w:color w:val="A6A6A6" w:themeColor="background1" w:themeShade="A6"/>
          <w:rtl/>
        </w:rPr>
        <w:t xml:space="preserve"> </w:t>
      </w:r>
      <w:r w:rsidR="00965B8F" w:rsidRPr="001059D1">
        <w:rPr>
          <w:rFonts w:hint="eastAsia"/>
          <w:color w:val="A6A6A6" w:themeColor="background1" w:themeShade="A6"/>
          <w:rtl/>
        </w:rPr>
        <w:t>אחרים</w:t>
      </w:r>
      <w:r w:rsidR="00965B8F" w:rsidRPr="001059D1">
        <w:rPr>
          <w:color w:val="A6A6A6" w:themeColor="background1" w:themeShade="A6"/>
          <w:rtl/>
        </w:rPr>
        <w:t xml:space="preserve"> </w:t>
      </w:r>
      <w:r w:rsidR="00965B8F" w:rsidRPr="001059D1">
        <w:rPr>
          <w:rFonts w:hint="eastAsia"/>
          <w:color w:val="A6A6A6" w:themeColor="background1" w:themeShade="A6"/>
          <w:rtl/>
        </w:rPr>
        <w:t>היו</w:t>
      </w:r>
      <w:r w:rsidR="00965B8F" w:rsidRPr="001059D1">
        <w:rPr>
          <w:color w:val="A6A6A6" w:themeColor="background1" w:themeShade="A6"/>
          <w:rtl/>
        </w:rPr>
        <w:t xml:space="preserve"> </w:t>
      </w:r>
      <w:r w:rsidR="00965B8F" w:rsidRPr="001059D1">
        <w:rPr>
          <w:rFonts w:hint="eastAsia"/>
          <w:color w:val="A6A6A6" w:themeColor="background1" w:themeShade="A6"/>
          <w:rtl/>
        </w:rPr>
        <w:t>אומרים</w:t>
      </w:r>
      <w:r w:rsidR="00965B8F" w:rsidRPr="001059D1">
        <w:rPr>
          <w:color w:val="A6A6A6" w:themeColor="background1" w:themeShade="A6"/>
          <w:rtl/>
        </w:rPr>
        <w:t xml:space="preserve"> 'בסדר', </w:t>
      </w:r>
      <w:r w:rsidR="00965B8F" w:rsidRPr="001059D1">
        <w:rPr>
          <w:rFonts w:hint="eastAsia"/>
          <w:color w:val="A6A6A6" w:themeColor="background1" w:themeShade="A6"/>
          <w:rtl/>
        </w:rPr>
        <w:t>ומושכים</w:t>
      </w:r>
      <w:r w:rsidR="00965B8F" w:rsidRPr="001059D1">
        <w:rPr>
          <w:color w:val="A6A6A6" w:themeColor="background1" w:themeShade="A6"/>
          <w:rtl/>
        </w:rPr>
        <w:t xml:space="preserve"> </w:t>
      </w:r>
      <w:r w:rsidR="00965B8F" w:rsidRPr="001059D1">
        <w:rPr>
          <w:rFonts w:hint="eastAsia"/>
          <w:color w:val="A6A6A6" w:themeColor="background1" w:themeShade="A6"/>
          <w:rtl/>
        </w:rPr>
        <w:t>בכתפיהם</w:t>
      </w:r>
      <w:r w:rsidR="00965B8F" w:rsidRPr="001059D1">
        <w:rPr>
          <w:color w:val="A6A6A6" w:themeColor="background1" w:themeShade="A6"/>
          <w:rtl/>
        </w:rPr>
        <w:t xml:space="preserve"> </w:t>
      </w:r>
      <w:r w:rsidR="00965B8F" w:rsidRPr="001059D1">
        <w:rPr>
          <w:rFonts w:hint="eastAsia"/>
          <w:color w:val="A6A6A6" w:themeColor="background1" w:themeShade="A6"/>
          <w:rtl/>
        </w:rPr>
        <w:t>באדישות</w:t>
      </w:r>
      <w:r w:rsidR="00965B8F" w:rsidRPr="001059D1">
        <w:rPr>
          <w:color w:val="A6A6A6" w:themeColor="background1" w:themeShade="A6"/>
          <w:rtl/>
        </w:rPr>
        <w:t xml:space="preserve">. </w:t>
      </w:r>
      <w:r w:rsidR="00965B8F" w:rsidRPr="001059D1">
        <w:rPr>
          <w:rFonts w:hint="eastAsia"/>
          <w:color w:val="A6A6A6" w:themeColor="background1" w:themeShade="A6"/>
          <w:rtl/>
        </w:rPr>
        <w:t>היא</w:t>
      </w:r>
      <w:r w:rsidR="00965B8F" w:rsidRPr="001059D1">
        <w:rPr>
          <w:color w:val="A6A6A6" w:themeColor="background1" w:themeShade="A6"/>
          <w:rtl/>
        </w:rPr>
        <w:t xml:space="preserve"> </w:t>
      </w:r>
      <w:r w:rsidR="00965B8F" w:rsidRPr="001059D1">
        <w:rPr>
          <w:rFonts w:hint="eastAsia"/>
          <w:color w:val="A6A6A6" w:themeColor="background1" w:themeShade="A6"/>
          <w:rtl/>
        </w:rPr>
        <w:t>הכירה</w:t>
      </w:r>
      <w:r w:rsidR="00965B8F" w:rsidRPr="001059D1">
        <w:rPr>
          <w:color w:val="A6A6A6" w:themeColor="background1" w:themeShade="A6"/>
          <w:rtl/>
        </w:rPr>
        <w:t xml:space="preserve"> </w:t>
      </w:r>
      <w:r w:rsidR="00965B8F" w:rsidRPr="001059D1">
        <w:rPr>
          <w:rFonts w:hint="eastAsia"/>
          <w:color w:val="A6A6A6" w:themeColor="background1" w:themeShade="A6"/>
          <w:rtl/>
        </w:rPr>
        <w:t>בדיוק</w:t>
      </w:r>
      <w:r w:rsidR="00965B8F" w:rsidRPr="001059D1">
        <w:rPr>
          <w:color w:val="A6A6A6" w:themeColor="background1" w:themeShade="A6"/>
          <w:rtl/>
        </w:rPr>
        <w:t xml:space="preserve"> </w:t>
      </w:r>
      <w:r w:rsidR="00965B8F" w:rsidRPr="001059D1">
        <w:rPr>
          <w:rFonts w:hint="eastAsia"/>
          <w:color w:val="A6A6A6" w:themeColor="background1" w:themeShade="A6"/>
          <w:rtl/>
        </w:rPr>
        <w:t>את</w:t>
      </w:r>
      <w:r w:rsidR="00965B8F" w:rsidRPr="001059D1">
        <w:rPr>
          <w:color w:val="A6A6A6" w:themeColor="background1" w:themeShade="A6"/>
          <w:rtl/>
        </w:rPr>
        <w:t xml:space="preserve"> </w:t>
      </w:r>
      <w:r w:rsidR="00965B8F" w:rsidRPr="001059D1">
        <w:rPr>
          <w:rFonts w:hint="eastAsia"/>
          <w:color w:val="A6A6A6" w:themeColor="background1" w:themeShade="A6"/>
          <w:rtl/>
        </w:rPr>
        <w:t>נימת</w:t>
      </w:r>
      <w:r w:rsidR="00965B8F" w:rsidRPr="001059D1">
        <w:rPr>
          <w:color w:val="A6A6A6" w:themeColor="background1" w:themeShade="A6"/>
          <w:rtl/>
        </w:rPr>
        <w:t xml:space="preserve"> </w:t>
      </w:r>
      <w:r w:rsidR="00965B8F" w:rsidRPr="001059D1">
        <w:rPr>
          <w:rFonts w:hint="eastAsia"/>
          <w:color w:val="A6A6A6" w:themeColor="background1" w:themeShade="A6"/>
          <w:rtl/>
        </w:rPr>
        <w:t>האדישות</w:t>
      </w:r>
      <w:r w:rsidR="00965B8F" w:rsidRPr="001059D1">
        <w:rPr>
          <w:color w:val="A6A6A6" w:themeColor="background1" w:themeShade="A6"/>
          <w:rtl/>
        </w:rPr>
        <w:t xml:space="preserve"> </w:t>
      </w:r>
      <w:r w:rsidR="00965B8F" w:rsidRPr="001059D1">
        <w:rPr>
          <w:rFonts w:hint="eastAsia"/>
          <w:color w:val="A6A6A6" w:themeColor="background1" w:themeShade="A6"/>
          <w:rtl/>
        </w:rPr>
        <w:t>המצמיתה</w:t>
      </w:r>
      <w:r w:rsidR="00965B8F" w:rsidRPr="001059D1">
        <w:rPr>
          <w:color w:val="A6A6A6" w:themeColor="background1" w:themeShade="A6"/>
          <w:rtl/>
        </w:rPr>
        <w:t xml:space="preserve"> </w:t>
      </w:r>
      <w:r w:rsidR="00965B8F" w:rsidRPr="001059D1">
        <w:rPr>
          <w:rFonts w:hint="eastAsia"/>
          <w:color w:val="A6A6A6" w:themeColor="background1" w:themeShade="A6"/>
          <w:rtl/>
        </w:rPr>
        <w:t>הזאת</w:t>
      </w:r>
      <w:r w:rsidR="00BF4ACE" w:rsidRPr="001059D1">
        <w:rPr>
          <w:color w:val="A6A6A6" w:themeColor="background1" w:themeShade="A6"/>
          <w:rtl/>
        </w:rPr>
        <w:t>:</w:t>
      </w:r>
      <w:r w:rsidR="00965B8F" w:rsidRPr="001059D1">
        <w:rPr>
          <w:color w:val="A6A6A6" w:themeColor="background1" w:themeShade="A6"/>
          <w:rtl/>
        </w:rPr>
        <w:t xml:space="preserve"> 'בסדר' – עו</w:t>
      </w:r>
      <w:r w:rsidR="00965B8F" w:rsidRPr="001059D1">
        <w:rPr>
          <w:rFonts w:hint="eastAsia"/>
          <w:color w:val="A6A6A6" w:themeColor="background1" w:themeShade="A6"/>
          <w:rtl/>
        </w:rPr>
        <w:t>ד</w:t>
      </w:r>
      <w:r w:rsidR="00965B8F" w:rsidRPr="001059D1">
        <w:rPr>
          <w:color w:val="A6A6A6" w:themeColor="background1" w:themeShade="A6"/>
          <w:rtl/>
        </w:rPr>
        <w:t xml:space="preserve"> </w:t>
      </w:r>
      <w:r w:rsidR="002E24F6" w:rsidRPr="001059D1">
        <w:rPr>
          <w:rFonts w:hint="eastAsia"/>
          <w:color w:val="A6A6A6" w:themeColor="background1" w:themeShade="A6"/>
          <w:rtl/>
        </w:rPr>
        <w:t>פריט</w:t>
      </w:r>
      <w:r w:rsidR="002E24F6" w:rsidRPr="001059D1">
        <w:rPr>
          <w:color w:val="A6A6A6" w:themeColor="background1" w:themeShade="A6"/>
          <w:rtl/>
        </w:rPr>
        <w:t xml:space="preserve"> </w:t>
      </w:r>
      <w:r w:rsidR="002E24F6" w:rsidRPr="001059D1">
        <w:rPr>
          <w:rFonts w:hint="eastAsia"/>
          <w:color w:val="A6A6A6" w:themeColor="background1" w:themeShade="A6"/>
          <w:rtl/>
        </w:rPr>
        <w:t>מידע</w:t>
      </w:r>
      <w:r w:rsidR="00965B8F" w:rsidRPr="001059D1">
        <w:rPr>
          <w:color w:val="A6A6A6" w:themeColor="background1" w:themeShade="A6"/>
          <w:rtl/>
        </w:rPr>
        <w:t xml:space="preserve"> </w:t>
      </w:r>
      <w:r w:rsidR="002E24F6" w:rsidRPr="001059D1">
        <w:rPr>
          <w:rFonts w:hint="eastAsia"/>
          <w:color w:val="A6A6A6" w:themeColor="background1" w:themeShade="A6"/>
          <w:rtl/>
        </w:rPr>
        <w:t>מייגע</w:t>
      </w:r>
      <w:r w:rsidR="002E24F6" w:rsidRPr="001059D1">
        <w:rPr>
          <w:color w:val="A6A6A6" w:themeColor="background1" w:themeShade="A6"/>
          <w:rtl/>
        </w:rPr>
        <w:t xml:space="preserve"> </w:t>
      </w:r>
      <w:r w:rsidR="00965B8F" w:rsidRPr="001059D1">
        <w:rPr>
          <w:rFonts w:hint="eastAsia"/>
          <w:color w:val="A6A6A6" w:themeColor="background1" w:themeShade="A6"/>
          <w:rtl/>
        </w:rPr>
        <w:t>ש</w:t>
      </w:r>
      <w:r w:rsidR="002E24F6" w:rsidRPr="001059D1">
        <w:rPr>
          <w:rFonts w:hint="eastAsia"/>
          <w:color w:val="A6A6A6" w:themeColor="background1" w:themeShade="A6"/>
          <w:rtl/>
        </w:rPr>
        <w:t>עלי</w:t>
      </w:r>
      <w:r w:rsidR="00965B8F" w:rsidRPr="001059D1">
        <w:rPr>
          <w:color w:val="A6A6A6" w:themeColor="background1" w:themeShade="A6"/>
          <w:rtl/>
        </w:rPr>
        <w:t xml:space="preserve"> לדחוס למוחי </w:t>
      </w:r>
      <w:r w:rsidR="00BF4ACE" w:rsidRPr="001059D1">
        <w:rPr>
          <w:rFonts w:hint="eastAsia"/>
          <w:color w:val="A6A6A6" w:themeColor="background1" w:themeShade="A6"/>
          <w:rtl/>
        </w:rPr>
        <w:t>התשוש</w:t>
      </w:r>
      <w:r w:rsidR="00BF4ACE" w:rsidRPr="001059D1">
        <w:rPr>
          <w:color w:val="A6A6A6" w:themeColor="background1" w:themeShade="A6"/>
          <w:rtl/>
        </w:rPr>
        <w:t xml:space="preserve"> </w:t>
      </w:r>
      <w:r w:rsidR="00965B8F" w:rsidRPr="001059D1">
        <w:rPr>
          <w:rFonts w:hint="eastAsia"/>
          <w:color w:val="A6A6A6" w:themeColor="background1" w:themeShade="A6"/>
          <w:rtl/>
        </w:rPr>
        <w:t>בשביל</w:t>
      </w:r>
      <w:r w:rsidR="00965B8F" w:rsidRPr="001059D1">
        <w:rPr>
          <w:color w:val="A6A6A6" w:themeColor="background1" w:themeShade="A6"/>
          <w:rtl/>
        </w:rPr>
        <w:t xml:space="preserve"> </w:t>
      </w:r>
      <w:r w:rsidR="00965B8F" w:rsidRPr="001059D1">
        <w:rPr>
          <w:rFonts w:hint="eastAsia"/>
          <w:color w:val="A6A6A6" w:themeColor="background1" w:themeShade="A6"/>
          <w:rtl/>
        </w:rPr>
        <w:t>להצליח</w:t>
      </w:r>
      <w:r w:rsidR="00965B8F" w:rsidRPr="001059D1">
        <w:rPr>
          <w:color w:val="A6A6A6" w:themeColor="background1" w:themeShade="A6"/>
          <w:rtl/>
        </w:rPr>
        <w:t xml:space="preserve"> </w:t>
      </w:r>
      <w:r w:rsidR="00965B8F" w:rsidRPr="001059D1">
        <w:rPr>
          <w:rFonts w:hint="eastAsia"/>
          <w:color w:val="A6A6A6" w:themeColor="background1" w:themeShade="A6"/>
          <w:rtl/>
        </w:rPr>
        <w:t>מתישהו</w:t>
      </w:r>
      <w:r w:rsidR="00965B8F" w:rsidRPr="001059D1">
        <w:rPr>
          <w:color w:val="A6A6A6" w:themeColor="background1" w:themeShade="A6"/>
          <w:rtl/>
        </w:rPr>
        <w:t xml:space="preserve"> </w:t>
      </w:r>
      <w:r w:rsidR="00965B8F" w:rsidRPr="001059D1">
        <w:rPr>
          <w:rFonts w:hint="eastAsia"/>
          <w:color w:val="A6A6A6" w:themeColor="background1" w:themeShade="A6"/>
          <w:rtl/>
        </w:rPr>
        <w:t>באופן</w:t>
      </w:r>
      <w:r w:rsidR="00965B8F" w:rsidRPr="001059D1">
        <w:rPr>
          <w:color w:val="A6A6A6" w:themeColor="background1" w:themeShade="A6"/>
          <w:rtl/>
        </w:rPr>
        <w:t xml:space="preserve"> </w:t>
      </w:r>
      <w:r w:rsidR="00965B8F" w:rsidRPr="001059D1">
        <w:rPr>
          <w:rFonts w:hint="eastAsia"/>
          <w:color w:val="A6A6A6" w:themeColor="background1" w:themeShade="A6"/>
          <w:rtl/>
        </w:rPr>
        <w:t>שבו</w:t>
      </w:r>
      <w:r w:rsidR="00965B8F" w:rsidRPr="001059D1">
        <w:rPr>
          <w:color w:val="A6A6A6" w:themeColor="background1" w:themeShade="A6"/>
          <w:rtl/>
        </w:rPr>
        <w:t xml:space="preserve"> </w:t>
      </w:r>
      <w:r w:rsidR="00965B8F" w:rsidRPr="001059D1">
        <w:rPr>
          <w:rFonts w:hint="eastAsia"/>
          <w:color w:val="A6A6A6" w:themeColor="background1" w:themeShade="A6"/>
          <w:rtl/>
        </w:rPr>
        <w:t>הורי</w:t>
      </w:r>
      <w:r w:rsidR="00965B8F" w:rsidRPr="001059D1">
        <w:rPr>
          <w:color w:val="A6A6A6" w:themeColor="background1" w:themeShade="A6"/>
          <w:rtl/>
        </w:rPr>
        <w:t xml:space="preserve"> </w:t>
      </w:r>
      <w:r w:rsidR="00965B8F" w:rsidRPr="001059D1">
        <w:rPr>
          <w:rFonts w:hint="eastAsia"/>
          <w:color w:val="A6A6A6" w:themeColor="background1" w:themeShade="A6"/>
          <w:rtl/>
        </w:rPr>
        <w:t>יהיו</w:t>
      </w:r>
      <w:r w:rsidR="00965B8F" w:rsidRPr="001059D1">
        <w:rPr>
          <w:color w:val="A6A6A6" w:themeColor="background1" w:themeShade="A6"/>
          <w:rtl/>
        </w:rPr>
        <w:t xml:space="preserve"> </w:t>
      </w:r>
      <w:r w:rsidR="00965B8F" w:rsidRPr="001059D1">
        <w:rPr>
          <w:rFonts w:hint="eastAsia"/>
          <w:color w:val="A6A6A6" w:themeColor="background1" w:themeShade="A6"/>
          <w:rtl/>
        </w:rPr>
        <w:t>מרוצים</w:t>
      </w:r>
      <w:r w:rsidR="00965B8F" w:rsidRPr="001059D1">
        <w:rPr>
          <w:color w:val="A6A6A6" w:themeColor="background1" w:themeShade="A6"/>
          <w:rtl/>
        </w:rPr>
        <w:t xml:space="preserve"> </w:t>
      </w:r>
      <w:r w:rsidR="00965B8F" w:rsidRPr="001059D1">
        <w:rPr>
          <w:rFonts w:hint="eastAsia"/>
          <w:color w:val="A6A6A6" w:themeColor="background1" w:themeShade="A6"/>
          <w:rtl/>
        </w:rPr>
        <w:t>ממני</w:t>
      </w:r>
      <w:r w:rsidR="00965B8F" w:rsidRPr="001059D1">
        <w:rPr>
          <w:color w:val="A6A6A6" w:themeColor="background1" w:themeShade="A6"/>
          <w:rtl/>
        </w:rPr>
        <w:t xml:space="preserve"> </w:t>
      </w:r>
      <w:r w:rsidR="00965B8F" w:rsidRPr="001059D1">
        <w:rPr>
          <w:rFonts w:hint="eastAsia"/>
          <w:color w:val="A6A6A6" w:themeColor="background1" w:themeShade="A6"/>
          <w:rtl/>
        </w:rPr>
        <w:t>במרוץ</w:t>
      </w:r>
      <w:r w:rsidR="00881863" w:rsidRPr="001059D1">
        <w:rPr>
          <w:color w:val="A6A6A6" w:themeColor="background1" w:themeShade="A6"/>
          <w:rtl/>
        </w:rPr>
        <w:t xml:space="preserve"> </w:t>
      </w:r>
      <w:r w:rsidR="00965B8F" w:rsidRPr="001059D1">
        <w:rPr>
          <w:rFonts w:hint="eastAsia"/>
          <w:color w:val="A6A6A6" w:themeColor="background1" w:themeShade="A6"/>
          <w:rtl/>
        </w:rPr>
        <w:t>ל</w:t>
      </w:r>
      <w:r w:rsidR="002E24F6" w:rsidRPr="001059D1">
        <w:rPr>
          <w:rFonts w:hint="eastAsia"/>
          <w:color w:val="A6A6A6" w:themeColor="background1" w:themeShade="A6"/>
          <w:rtl/>
        </w:rPr>
        <w:t>איזו</w:t>
      </w:r>
      <w:r w:rsidR="002E24F6" w:rsidRPr="001059D1">
        <w:rPr>
          <w:color w:val="A6A6A6" w:themeColor="background1" w:themeShade="A6"/>
          <w:rtl/>
        </w:rPr>
        <w:t xml:space="preserve"> </w:t>
      </w:r>
      <w:r w:rsidR="00965B8F" w:rsidRPr="001059D1">
        <w:rPr>
          <w:rFonts w:hint="eastAsia"/>
          <w:color w:val="A6A6A6" w:themeColor="background1" w:themeShade="A6"/>
          <w:rtl/>
        </w:rPr>
        <w:t>צמרת</w:t>
      </w:r>
      <w:r w:rsidR="00965B8F" w:rsidRPr="001059D1">
        <w:rPr>
          <w:color w:val="A6A6A6" w:themeColor="background1" w:themeShade="A6"/>
          <w:rtl/>
        </w:rPr>
        <w:t xml:space="preserve"> </w:t>
      </w:r>
      <w:r w:rsidR="00E255DC" w:rsidRPr="001059D1">
        <w:rPr>
          <w:color w:val="A6A6A6" w:themeColor="background1" w:themeShade="A6"/>
          <w:rtl/>
        </w:rPr>
        <w:t>[</w:t>
      </w:r>
      <w:r w:rsidR="00965B8F" w:rsidRPr="001059D1">
        <w:rPr>
          <w:rFonts w:hint="eastAsia"/>
          <w:color w:val="A6A6A6" w:themeColor="background1" w:themeShade="A6"/>
          <w:rtl/>
        </w:rPr>
        <w:t>הטרחני</w:t>
      </w:r>
      <w:r w:rsidR="00E255DC" w:rsidRPr="001059D1">
        <w:rPr>
          <w:color w:val="A6A6A6" w:themeColor="background1" w:themeShade="A6"/>
          <w:rtl/>
        </w:rPr>
        <w:t>]</w:t>
      </w:r>
      <w:r w:rsidR="00965B8F" w:rsidRPr="001059D1">
        <w:rPr>
          <w:color w:val="A6A6A6" w:themeColor="background1" w:themeShade="A6"/>
          <w:rtl/>
        </w:rPr>
        <w:t xml:space="preserve"> </w:t>
      </w:r>
      <w:r w:rsidR="00881863" w:rsidRPr="001059D1">
        <w:rPr>
          <w:rFonts w:hint="eastAsia"/>
          <w:color w:val="A6A6A6" w:themeColor="background1" w:themeShade="A6"/>
          <w:rtl/>
        </w:rPr>
        <w:t>ערטילאית</w:t>
      </w:r>
      <w:r w:rsidR="00881863" w:rsidRPr="001059D1">
        <w:rPr>
          <w:color w:val="A6A6A6" w:themeColor="background1" w:themeShade="A6"/>
          <w:rtl/>
        </w:rPr>
        <w:t xml:space="preserve"> </w:t>
      </w:r>
      <w:r w:rsidR="00881863" w:rsidRPr="001059D1">
        <w:rPr>
          <w:rFonts w:hint="eastAsia"/>
          <w:color w:val="A6A6A6" w:themeColor="background1" w:themeShade="A6"/>
          <w:rtl/>
        </w:rPr>
        <w:t>כלשהי</w:t>
      </w:r>
      <w:r w:rsidR="00E255DC" w:rsidRPr="001059D1">
        <w:rPr>
          <w:color w:val="A6A6A6" w:themeColor="background1" w:themeShade="A6"/>
          <w:rtl/>
        </w:rPr>
        <w:t xml:space="preserve">, שכולם משום מה </w:t>
      </w:r>
      <w:r w:rsidR="002E24F6" w:rsidRPr="001059D1">
        <w:rPr>
          <w:rFonts w:hint="eastAsia"/>
          <w:color w:val="A6A6A6" w:themeColor="background1" w:themeShade="A6"/>
          <w:rtl/>
        </w:rPr>
        <w:t>שואפים</w:t>
      </w:r>
      <w:r w:rsidR="002E24F6" w:rsidRPr="001059D1">
        <w:rPr>
          <w:color w:val="A6A6A6" w:themeColor="background1" w:themeShade="A6"/>
          <w:rtl/>
        </w:rPr>
        <w:t xml:space="preserve"> </w:t>
      </w:r>
      <w:r w:rsidR="002E24F6" w:rsidRPr="001059D1">
        <w:rPr>
          <w:rFonts w:hint="eastAsia"/>
          <w:color w:val="A6A6A6" w:themeColor="background1" w:themeShade="A6"/>
          <w:rtl/>
        </w:rPr>
        <w:t>אליה</w:t>
      </w:r>
      <w:r w:rsidR="00E255DC" w:rsidRPr="001059D1">
        <w:rPr>
          <w:color w:val="A6A6A6" w:themeColor="background1" w:themeShade="A6"/>
          <w:rtl/>
        </w:rPr>
        <w:t xml:space="preserve"> ולכן גם אני</w:t>
      </w:r>
      <w:r w:rsidR="00965B8F" w:rsidRPr="001059D1">
        <w:rPr>
          <w:color w:val="A6A6A6" w:themeColor="background1" w:themeShade="A6"/>
          <w:rtl/>
        </w:rPr>
        <w:t xml:space="preserve">. </w:t>
      </w:r>
      <w:r w:rsidR="00965B8F" w:rsidRPr="001059D1">
        <w:rPr>
          <w:rFonts w:hint="eastAsia"/>
          <w:color w:val="A6A6A6" w:themeColor="background1" w:themeShade="A6"/>
          <w:rtl/>
        </w:rPr>
        <w:t>ו</w:t>
      </w:r>
      <w:r w:rsidR="00E255DC" w:rsidRPr="001059D1">
        <w:rPr>
          <w:rFonts w:hint="eastAsia"/>
          <w:color w:val="A6A6A6" w:themeColor="background1" w:themeShade="A6"/>
          <w:rtl/>
        </w:rPr>
        <w:t>אלכס</w:t>
      </w:r>
      <w:r w:rsidR="00965B8F" w:rsidRPr="001059D1">
        <w:rPr>
          <w:color w:val="A6A6A6" w:themeColor="background1" w:themeShade="A6"/>
          <w:rtl/>
        </w:rPr>
        <w:t xml:space="preserve"> לא – כשהיה משהו באמת מדהים, באמת מסודר ומהודק, שתיאר עקרונות</w:t>
      </w:r>
      <w:r w:rsidR="002E24F6" w:rsidRPr="001059D1">
        <w:rPr>
          <w:color w:val="A6A6A6" w:themeColor="background1" w:themeShade="A6"/>
          <w:rtl/>
        </w:rPr>
        <w:t xml:space="preserve"> נשגבים</w:t>
      </w:r>
      <w:r w:rsidR="00965B8F" w:rsidRPr="001059D1">
        <w:rPr>
          <w:color w:val="A6A6A6" w:themeColor="background1" w:themeShade="A6"/>
          <w:rtl/>
        </w:rPr>
        <w:t xml:space="preserve"> </w:t>
      </w:r>
      <w:r w:rsidR="002E24F6" w:rsidRPr="001059D1">
        <w:rPr>
          <w:color w:val="A6A6A6" w:themeColor="background1" w:themeShade="A6"/>
          <w:rtl/>
        </w:rPr>
        <w:t>[</w:t>
      </w:r>
      <w:r w:rsidR="00965B8F" w:rsidRPr="001059D1">
        <w:rPr>
          <w:color w:val="A6A6A6" w:themeColor="background1" w:themeShade="A6"/>
        </w:rPr>
        <w:t>sublime</w:t>
      </w:r>
      <w:r w:rsidR="002E24F6" w:rsidRPr="001059D1">
        <w:rPr>
          <w:color w:val="A6A6A6" w:themeColor="background1" w:themeShade="A6"/>
          <w:rtl/>
        </w:rPr>
        <w:t>]</w:t>
      </w:r>
      <w:r w:rsidR="00965B8F" w:rsidRPr="001059D1">
        <w:rPr>
          <w:color w:val="A6A6A6" w:themeColor="background1" w:themeShade="A6"/>
          <w:rtl/>
        </w:rPr>
        <w:t xml:space="preserve"> </w:t>
      </w:r>
      <w:r w:rsidR="00965B8F" w:rsidRPr="001059D1">
        <w:rPr>
          <w:rFonts w:hint="eastAsia"/>
          <w:color w:val="A6A6A6" w:themeColor="background1" w:themeShade="A6"/>
          <w:rtl/>
        </w:rPr>
        <w:t>על</w:t>
      </w:r>
      <w:r w:rsidR="00965B8F" w:rsidRPr="001059D1">
        <w:rPr>
          <w:color w:val="A6A6A6" w:themeColor="background1" w:themeShade="A6"/>
          <w:rtl/>
        </w:rPr>
        <w:t xml:space="preserve"> </w:t>
      </w:r>
      <w:r w:rsidR="00965B8F" w:rsidRPr="001059D1">
        <w:rPr>
          <w:rFonts w:hint="eastAsia"/>
          <w:color w:val="A6A6A6" w:themeColor="background1" w:themeShade="A6"/>
          <w:rtl/>
        </w:rPr>
        <w:t>העולם</w:t>
      </w:r>
      <w:r w:rsidR="00965B8F" w:rsidRPr="001059D1">
        <w:rPr>
          <w:color w:val="A6A6A6" w:themeColor="background1" w:themeShade="A6"/>
          <w:rtl/>
        </w:rPr>
        <w:t xml:space="preserve"> </w:t>
      </w:r>
      <w:r w:rsidR="00965B8F" w:rsidRPr="001059D1">
        <w:rPr>
          <w:rFonts w:hint="eastAsia"/>
          <w:color w:val="A6A6A6" w:themeColor="background1" w:themeShade="A6"/>
          <w:rtl/>
        </w:rPr>
        <w:t>ה</w:t>
      </w:r>
      <w:r w:rsidR="002E24F6" w:rsidRPr="001059D1">
        <w:rPr>
          <w:rFonts w:hint="eastAsia"/>
          <w:color w:val="A6A6A6" w:themeColor="background1" w:themeShade="A6"/>
          <w:rtl/>
        </w:rPr>
        <w:t>מסובך</w:t>
      </w:r>
      <w:r w:rsidR="002E24F6" w:rsidRPr="001059D1">
        <w:rPr>
          <w:color w:val="A6A6A6" w:themeColor="background1" w:themeShade="A6"/>
          <w:rtl/>
        </w:rPr>
        <w:t xml:space="preserve"> </w:t>
      </w:r>
      <w:r w:rsidR="002E24F6" w:rsidRPr="001059D1">
        <w:rPr>
          <w:rFonts w:hint="eastAsia"/>
          <w:color w:val="A6A6A6" w:themeColor="background1" w:themeShade="A6"/>
          <w:rtl/>
        </w:rPr>
        <w:t>והמבלבל</w:t>
      </w:r>
      <w:r w:rsidR="002E24F6" w:rsidRPr="001059D1">
        <w:rPr>
          <w:color w:val="A6A6A6" w:themeColor="background1" w:themeShade="A6"/>
          <w:rtl/>
        </w:rPr>
        <w:t>[</w:t>
      </w:r>
      <w:r w:rsidR="00965B8F" w:rsidRPr="001059D1">
        <w:rPr>
          <w:color w:val="A6A6A6" w:themeColor="background1" w:themeShade="A6"/>
        </w:rPr>
        <w:t>confusing</w:t>
      </w:r>
      <w:r w:rsidR="002E24F6" w:rsidRPr="001059D1">
        <w:rPr>
          <w:color w:val="A6A6A6" w:themeColor="background1" w:themeShade="A6"/>
          <w:rtl/>
        </w:rPr>
        <w:t>]</w:t>
      </w:r>
      <w:r w:rsidR="00965B8F" w:rsidRPr="001059D1">
        <w:rPr>
          <w:color w:val="A6A6A6" w:themeColor="background1" w:themeShade="A6"/>
          <w:rtl/>
        </w:rPr>
        <w:t xml:space="preserve"> הזה, הוא </w:t>
      </w:r>
      <w:r w:rsidR="00CE6AF5" w:rsidRPr="001059D1">
        <w:rPr>
          <w:rFonts w:hint="eastAsia"/>
          <w:color w:val="A6A6A6" w:themeColor="background1" w:themeShade="A6"/>
          <w:rtl/>
        </w:rPr>
        <w:t>הוקסם</w:t>
      </w:r>
      <w:r w:rsidR="00965B8F" w:rsidRPr="001059D1">
        <w:rPr>
          <w:color w:val="A6A6A6" w:themeColor="background1" w:themeShade="A6"/>
          <w:rtl/>
        </w:rPr>
        <w:t>,</w:t>
      </w:r>
      <w:r w:rsidR="00CE6AF5" w:rsidRPr="001059D1">
        <w:rPr>
          <w:color w:val="A6A6A6" w:themeColor="background1" w:themeShade="A6"/>
          <w:rtl/>
        </w:rPr>
        <w:t xml:space="preserve"> ולכן גם היא</w:t>
      </w:r>
      <w:r w:rsidR="00BF4ACE" w:rsidRPr="001059D1">
        <w:rPr>
          <w:color w:val="A6A6A6" w:themeColor="background1" w:themeShade="A6"/>
          <w:rtl/>
        </w:rPr>
        <w:t>,</w:t>
      </w:r>
      <w:r w:rsidR="00CE6AF5" w:rsidRPr="001059D1">
        <w:rPr>
          <w:color w:val="A6A6A6" w:themeColor="background1" w:themeShade="A6"/>
          <w:rtl/>
        </w:rPr>
        <w:t xml:space="preserve"> </w:t>
      </w:r>
      <w:r w:rsidR="00BF4ACE" w:rsidRPr="001059D1">
        <w:rPr>
          <w:rFonts w:hint="eastAsia"/>
          <w:color w:val="A6A6A6" w:themeColor="background1" w:themeShade="A6"/>
          <w:rtl/>
        </w:rPr>
        <w:t>ו</w:t>
      </w:r>
      <w:r w:rsidR="00CE6AF5" w:rsidRPr="001059D1">
        <w:rPr>
          <w:rFonts w:hint="eastAsia"/>
          <w:color w:val="A6A6A6" w:themeColor="background1" w:themeShade="A6"/>
          <w:rtl/>
        </w:rPr>
        <w:t>הבטיחה</w:t>
      </w:r>
      <w:r w:rsidR="00CE6AF5" w:rsidRPr="001059D1">
        <w:rPr>
          <w:color w:val="A6A6A6" w:themeColor="background1" w:themeShade="A6"/>
          <w:rtl/>
        </w:rPr>
        <w:t xml:space="preserve"> לעצמה שלא תשקוט עד שתבין את כל תורת החבורות הזאת בעצמה ותוכל לענות </w:t>
      </w:r>
      <w:r w:rsidR="00BF4ACE" w:rsidRPr="001059D1">
        <w:rPr>
          <w:rFonts w:hint="eastAsia"/>
          <w:color w:val="A6A6A6" w:themeColor="background1" w:themeShade="A6"/>
          <w:rtl/>
        </w:rPr>
        <w:t>לו</w:t>
      </w:r>
      <w:r w:rsidR="00881863" w:rsidRPr="001059D1">
        <w:rPr>
          <w:color w:val="A6A6A6" w:themeColor="background1" w:themeShade="A6"/>
          <w:rtl/>
        </w:rPr>
        <w:t xml:space="preserve"> </w:t>
      </w:r>
      <w:r w:rsidR="00CE6AF5" w:rsidRPr="001059D1">
        <w:rPr>
          <w:rFonts w:hint="eastAsia"/>
          <w:color w:val="A6A6A6" w:themeColor="background1" w:themeShade="A6"/>
          <w:rtl/>
        </w:rPr>
        <w:t>על</w:t>
      </w:r>
      <w:r w:rsidR="00CE6AF5" w:rsidRPr="001059D1">
        <w:rPr>
          <w:color w:val="A6A6A6" w:themeColor="background1" w:themeShade="A6"/>
          <w:rtl/>
        </w:rPr>
        <w:t xml:space="preserve"> </w:t>
      </w:r>
      <w:r w:rsidR="00CE6AF5" w:rsidRPr="001059D1">
        <w:rPr>
          <w:rFonts w:hint="eastAsia"/>
          <w:color w:val="A6A6A6" w:themeColor="background1" w:themeShade="A6"/>
          <w:rtl/>
        </w:rPr>
        <w:t>כל</w:t>
      </w:r>
      <w:r w:rsidR="00CE6AF5" w:rsidRPr="001059D1">
        <w:rPr>
          <w:color w:val="A6A6A6" w:themeColor="background1" w:themeShade="A6"/>
          <w:rtl/>
        </w:rPr>
        <w:t xml:space="preserve"> </w:t>
      </w:r>
      <w:r w:rsidR="00CE6AF5" w:rsidRPr="001059D1">
        <w:rPr>
          <w:rFonts w:hint="eastAsia"/>
          <w:color w:val="A6A6A6" w:themeColor="background1" w:themeShade="A6"/>
          <w:rtl/>
        </w:rPr>
        <w:t>שאלות</w:t>
      </w:r>
      <w:r w:rsidR="00E255DC" w:rsidRPr="001059D1">
        <w:rPr>
          <w:rFonts w:hint="eastAsia"/>
          <w:color w:val="A6A6A6" w:themeColor="background1" w:themeShade="A6"/>
          <w:rtl/>
        </w:rPr>
        <w:t>יו</w:t>
      </w:r>
      <w:r w:rsidR="00CE6AF5" w:rsidRPr="001059D1">
        <w:rPr>
          <w:color w:val="A6A6A6" w:themeColor="background1" w:themeShade="A6"/>
          <w:rtl/>
        </w:rPr>
        <w:t>.</w:t>
      </w:r>
      <w:r w:rsidR="000C1492" w:rsidRPr="001059D1">
        <w:rPr>
          <w:rFonts w:hint="cs"/>
          <w:color w:val="A6A6A6" w:themeColor="background1" w:themeShade="A6"/>
          <w:rtl/>
        </w:rPr>
        <w:t>]]</w:t>
      </w:r>
      <w:r w:rsidR="00CE6AF5" w:rsidRPr="00E67C1F">
        <w:rPr>
          <w:rtl/>
        </w:rPr>
        <w:t xml:space="preserve"> </w:t>
      </w:r>
      <w:r w:rsidR="004627AB" w:rsidRPr="00CD067C">
        <w:rPr>
          <w:rtl/>
        </w:rPr>
        <w:t>"</w:t>
      </w:r>
      <w:r w:rsidR="00CE6AF5">
        <w:rPr>
          <w:rFonts w:hint="cs"/>
          <w:rtl/>
        </w:rPr>
        <w:t>מארק</w:t>
      </w:r>
      <w:r w:rsidR="004627AB" w:rsidRPr="00CD067C">
        <w:rPr>
          <w:rtl/>
        </w:rPr>
        <w:t xml:space="preserve"> לא</w:t>
      </w:r>
      <w:r w:rsidR="00CE6AF5">
        <w:rPr>
          <w:rFonts w:hint="cs"/>
          <w:rtl/>
        </w:rPr>
        <w:t xml:space="preserve"> חכם ממך</w:t>
      </w:r>
      <w:r w:rsidR="004627AB" w:rsidRPr="00CD067C">
        <w:rPr>
          <w:rtl/>
        </w:rPr>
        <w:t>!"</w:t>
      </w:r>
    </w:p>
    <w:p w14:paraId="1BED081B" w14:textId="77777777" w:rsidR="004627AB" w:rsidRPr="00CD067C" w:rsidRDefault="004627AB" w:rsidP="00250000">
      <w:pPr>
        <w:rPr>
          <w:rtl/>
        </w:rPr>
      </w:pPr>
      <w:r w:rsidRPr="00CD067C">
        <w:rPr>
          <w:rtl/>
        </w:rPr>
        <w:t>אלכס צחק.</w:t>
      </w:r>
    </w:p>
    <w:p w14:paraId="6F5CB3A5" w14:textId="77777777" w:rsidR="004627AB" w:rsidRPr="00CD067C" w:rsidRDefault="004627AB" w:rsidP="00250000">
      <w:pPr>
        <w:rPr>
          <w:rtl/>
        </w:rPr>
      </w:pPr>
      <w:r w:rsidRPr="00CD067C">
        <w:rPr>
          <w:rtl/>
        </w:rPr>
        <w:t>"כמעט שכחתי,</w:t>
      </w:r>
      <w:r w:rsidR="00C03045">
        <w:rPr>
          <w:rtl/>
        </w:rPr>
        <w:t xml:space="preserve"> הנה החולצה שלך," היא הניחה </w:t>
      </w:r>
      <w:r w:rsidRPr="00CD067C">
        <w:rPr>
          <w:rtl/>
        </w:rPr>
        <w:t>שקית על השולחן ביניהם.</w:t>
      </w:r>
    </w:p>
    <w:p w14:paraId="5264B7DA" w14:textId="1419CE40" w:rsidR="004627AB" w:rsidRPr="00CD067C" w:rsidRDefault="004627AB" w:rsidP="00250000">
      <w:pPr>
        <w:rPr>
          <w:rtl/>
        </w:rPr>
      </w:pPr>
      <w:r w:rsidRPr="00CD067C">
        <w:rPr>
          <w:rtl/>
        </w:rPr>
        <w:t xml:space="preserve">"למה החזרת לי? </w:t>
      </w:r>
      <w:r w:rsidR="000F15E0">
        <w:rPr>
          <w:rFonts w:hint="cs"/>
          <w:rtl/>
        </w:rPr>
        <w:t xml:space="preserve">זאת </w:t>
      </w:r>
      <w:r w:rsidRPr="00CD067C">
        <w:rPr>
          <w:rtl/>
        </w:rPr>
        <w:t>מתנה."</w:t>
      </w:r>
    </w:p>
    <w:p w14:paraId="7CEE0A39" w14:textId="4C50A64E" w:rsidR="004627AB" w:rsidRPr="00CD067C" w:rsidRDefault="004627AB" w:rsidP="00250000">
      <w:pPr>
        <w:rPr>
          <w:rtl/>
        </w:rPr>
      </w:pPr>
      <w:r w:rsidRPr="00CD067C">
        <w:rPr>
          <w:rtl/>
        </w:rPr>
        <w:t xml:space="preserve">מארק הוציא את החולצה מהשקית. "כבר החלטת להיפטר מכל זכר </w:t>
      </w:r>
      <w:r w:rsidR="00E255DC">
        <w:rPr>
          <w:rFonts w:hint="cs"/>
          <w:rtl/>
        </w:rPr>
        <w:t>ממנה</w:t>
      </w:r>
      <w:r w:rsidRPr="00CD067C">
        <w:rPr>
          <w:rtl/>
        </w:rPr>
        <w:t>?"</w:t>
      </w:r>
    </w:p>
    <w:p w14:paraId="530B195A" w14:textId="691FAB54" w:rsidR="004627AB" w:rsidRPr="00CD067C" w:rsidRDefault="004627AB" w:rsidP="00250000">
      <w:pPr>
        <w:rPr>
          <w:rtl/>
        </w:rPr>
      </w:pPr>
      <w:r w:rsidRPr="00CD067C">
        <w:rPr>
          <w:rtl/>
        </w:rPr>
        <w:t xml:space="preserve">"לא כל זכר. </w:t>
      </w:r>
      <w:r w:rsidR="00AD27FE">
        <w:rPr>
          <w:rFonts w:hint="cs"/>
          <w:rtl/>
        </w:rPr>
        <w:t xml:space="preserve">החולצה הזאת </w:t>
      </w:r>
      <w:r w:rsidR="001C5A04">
        <w:rPr>
          <w:rtl/>
        </w:rPr>
        <w:t>הייתה</w:t>
      </w:r>
      <w:r w:rsidRPr="00CD067C">
        <w:rPr>
          <w:rtl/>
        </w:rPr>
        <w:t xml:space="preserve"> בדיחה טובה פעם, אבל זה נגמר."</w:t>
      </w:r>
    </w:p>
    <w:p w14:paraId="6BD87A38" w14:textId="1827DEBF" w:rsidR="004627AB" w:rsidRPr="00CD067C" w:rsidRDefault="004627AB" w:rsidP="00250000">
      <w:pPr>
        <w:rPr>
          <w:rtl/>
        </w:rPr>
      </w:pPr>
      <w:r w:rsidRPr="00CD067C">
        <w:rPr>
          <w:rtl/>
        </w:rPr>
        <w:t xml:space="preserve">"על מי אתם מדברים?" יסמין </w:t>
      </w:r>
      <w:r w:rsidR="00384763" w:rsidRPr="00384763">
        <w:rPr>
          <w:rFonts w:cs="Times New Roman"/>
          <w:rtl/>
        </w:rPr>
        <w:t>התעניינה</w:t>
      </w:r>
      <w:r w:rsidRPr="00CD067C">
        <w:rPr>
          <w:rtl/>
        </w:rPr>
        <w:t>, מרוצה מעצמה</w:t>
      </w:r>
      <w:r w:rsidR="00A723EB">
        <w:rPr>
          <w:rFonts w:hint="cs"/>
          <w:rtl/>
        </w:rPr>
        <w:t>[</w:t>
      </w:r>
      <w:r w:rsidR="00CE6AF5">
        <w:rPr>
          <w:rFonts w:hint="cs"/>
          <w:rtl/>
        </w:rPr>
        <w:t>, ומההחלטות</w:t>
      </w:r>
      <w:r w:rsidR="00E255DC">
        <w:rPr>
          <w:rFonts w:hint="cs"/>
          <w:rtl/>
        </w:rPr>
        <w:t xml:space="preserve"> </w:t>
      </w:r>
      <w:r w:rsidR="004F2ED7">
        <w:rPr>
          <w:rFonts w:hint="cs"/>
          <w:rtl/>
        </w:rPr>
        <w:t>הנעלות ש</w:t>
      </w:r>
      <w:r w:rsidR="000F15E0">
        <w:rPr>
          <w:rFonts w:hint="cs"/>
          <w:rtl/>
        </w:rPr>
        <w:t>זה עתה גמרה בליבה</w:t>
      </w:r>
      <w:r w:rsidR="004F2ED7">
        <w:rPr>
          <w:rFonts w:hint="cs"/>
          <w:rtl/>
        </w:rPr>
        <w:t xml:space="preserve"> בקשר לעתידה</w:t>
      </w:r>
      <w:r w:rsidR="00A723EB">
        <w:rPr>
          <w:rFonts w:hint="cs"/>
          <w:rtl/>
        </w:rPr>
        <w:t>]</w:t>
      </w:r>
      <w:r w:rsidRPr="00CD067C">
        <w:rPr>
          <w:rtl/>
        </w:rPr>
        <w:t>.</w:t>
      </w:r>
    </w:p>
    <w:p w14:paraId="6AD59F17" w14:textId="2B099DA0" w:rsidR="004627AB" w:rsidRPr="00CD067C" w:rsidRDefault="004627AB" w:rsidP="00CB3059">
      <w:pPr>
        <w:rPr>
          <w:rtl/>
        </w:rPr>
      </w:pPr>
      <w:r w:rsidRPr="00CD067C">
        <w:rPr>
          <w:rtl/>
        </w:rPr>
        <w:t xml:space="preserve">"החברה </w:t>
      </w:r>
      <w:r w:rsidR="00A0032A">
        <w:rPr>
          <w:rFonts w:hint="cs"/>
          <w:rtl/>
        </w:rPr>
        <w:t xml:space="preserve">לשעבר </w:t>
      </w:r>
      <w:r w:rsidRPr="00CD067C">
        <w:rPr>
          <w:rtl/>
        </w:rPr>
        <w:t>של אלכס</w:t>
      </w:r>
      <w:r w:rsidR="004F2ED7">
        <w:rPr>
          <w:rFonts w:hint="cs"/>
          <w:rtl/>
        </w:rPr>
        <w:t>, סאקורה</w:t>
      </w:r>
      <w:r w:rsidRPr="00CD067C">
        <w:rPr>
          <w:rtl/>
        </w:rPr>
        <w:t xml:space="preserve">. הוא </w:t>
      </w:r>
      <w:r w:rsidR="000F608A">
        <w:rPr>
          <w:rFonts w:hint="cs"/>
          <w:rtl/>
        </w:rPr>
        <w:t>רדף</w:t>
      </w:r>
      <w:r w:rsidRPr="00CD067C">
        <w:rPr>
          <w:rtl/>
        </w:rPr>
        <w:t xml:space="preserve"> </w:t>
      </w:r>
      <w:r w:rsidR="003B3E2D" w:rsidRPr="00CD067C">
        <w:rPr>
          <w:rtl/>
        </w:rPr>
        <w:t xml:space="preserve">אחריה </w:t>
      </w:r>
      <w:r w:rsidR="00283859">
        <w:rPr>
          <w:rFonts w:hint="cs"/>
          <w:rtl/>
        </w:rPr>
        <w:t xml:space="preserve">עד </w:t>
      </w:r>
      <w:r w:rsidR="001059D1">
        <w:rPr>
          <w:rFonts w:hint="cs"/>
          <w:rtl/>
        </w:rPr>
        <w:t>ה</w:t>
      </w:r>
      <w:r w:rsidR="00C03045">
        <w:rPr>
          <w:rFonts w:hint="cs"/>
          <w:rtl/>
        </w:rPr>
        <w:t xml:space="preserve">חצי </w:t>
      </w:r>
      <w:r w:rsidR="001059D1">
        <w:rPr>
          <w:rFonts w:hint="cs"/>
          <w:rtl/>
        </w:rPr>
        <w:t xml:space="preserve">השני של </w:t>
      </w:r>
      <w:r w:rsidR="00283859">
        <w:rPr>
          <w:rFonts w:hint="cs"/>
          <w:rtl/>
        </w:rPr>
        <w:t>ה</w:t>
      </w:r>
      <w:r w:rsidR="00C03045">
        <w:rPr>
          <w:rFonts w:hint="cs"/>
          <w:rtl/>
        </w:rPr>
        <w:t>עולם</w:t>
      </w:r>
      <w:r w:rsidR="003B3E2D">
        <w:rPr>
          <w:rFonts w:hint="cs"/>
          <w:rtl/>
        </w:rPr>
        <w:t xml:space="preserve">, </w:t>
      </w:r>
      <w:r w:rsidRPr="00CD067C">
        <w:rPr>
          <w:rtl/>
        </w:rPr>
        <w:t>אבל נראה שה</w:t>
      </w:r>
      <w:r w:rsidR="005F1362">
        <w:rPr>
          <w:rFonts w:hint="cs"/>
          <w:rtl/>
        </w:rPr>
        <w:t xml:space="preserve">וא נמאס עליה </w:t>
      </w:r>
      <w:r w:rsidRPr="00CD067C">
        <w:rPr>
          <w:rtl/>
        </w:rPr>
        <w:t>מתישהו."</w:t>
      </w:r>
    </w:p>
    <w:p w14:paraId="2045332A" w14:textId="70F707B2" w:rsidR="004627AB" w:rsidRPr="00CD067C" w:rsidRDefault="004627AB" w:rsidP="00394A37">
      <w:pPr>
        <w:rPr>
          <w:rtl/>
        </w:rPr>
      </w:pPr>
      <w:bookmarkStart w:id="349" w:name="_Hlk502400464"/>
      <w:r w:rsidRPr="00CD067C">
        <w:rPr>
          <w:rtl/>
        </w:rPr>
        <w:t>יסמין אחזה בח</w:t>
      </w:r>
      <w:r w:rsidR="001059D1">
        <w:rPr>
          <w:rFonts w:hint="cs"/>
          <w:rtl/>
        </w:rPr>
        <w:t>ו</w:t>
      </w:r>
      <w:r w:rsidRPr="00CD067C">
        <w:rPr>
          <w:rtl/>
        </w:rPr>
        <w:t>זקה בספל התה</w:t>
      </w:r>
      <w:r w:rsidR="000F608A">
        <w:rPr>
          <w:rFonts w:hint="cs"/>
          <w:rtl/>
        </w:rPr>
        <w:t xml:space="preserve"> הל</w:t>
      </w:r>
      <w:r w:rsidRPr="00CD067C">
        <w:rPr>
          <w:rtl/>
        </w:rPr>
        <w:t>והט</w:t>
      </w:r>
      <w:r w:rsidR="00283859" w:rsidRPr="00283859">
        <w:rPr>
          <w:rFonts w:cs="Times New Roman"/>
          <w:rtl/>
        </w:rPr>
        <w:t>, ומחשבותיה סערו והתערבלו</w:t>
      </w:r>
      <w:r w:rsidRPr="00CD067C">
        <w:rPr>
          <w:rtl/>
        </w:rPr>
        <w:t>.</w:t>
      </w:r>
      <w:r w:rsidR="00C03045">
        <w:rPr>
          <w:rFonts w:hint="cs"/>
          <w:rtl/>
        </w:rPr>
        <w:t xml:space="preserve"> </w:t>
      </w:r>
      <w:bookmarkEnd w:id="349"/>
      <w:r w:rsidR="00283859" w:rsidRPr="00283859">
        <w:rPr>
          <w:rFonts w:cs="Times New Roman"/>
          <w:rtl/>
        </w:rPr>
        <w:t>ב</w:t>
      </w:r>
      <w:r w:rsidR="009F130B">
        <w:rPr>
          <w:rFonts w:cs="Times New Roman"/>
          <w:rtl/>
        </w:rPr>
        <w:t>קרבה</w:t>
      </w:r>
      <w:r w:rsidR="00283859" w:rsidRPr="00283859">
        <w:rPr>
          <w:rFonts w:cs="Times New Roman"/>
          <w:rtl/>
        </w:rPr>
        <w:t xml:space="preserve"> של יסמין </w:t>
      </w:r>
      <w:r w:rsidR="0067090F" w:rsidRPr="0067090F">
        <w:rPr>
          <w:rFonts w:cs="Times New Roman"/>
          <w:rtl/>
        </w:rPr>
        <w:t xml:space="preserve">התפתלה </w:t>
      </w:r>
      <w:r w:rsidR="00283859" w:rsidRPr="00283859">
        <w:rPr>
          <w:rFonts w:cs="Times New Roman"/>
          <w:rtl/>
        </w:rPr>
        <w:t xml:space="preserve">מחילה, ארוכה ואפלה. תעלות התפצלו ממנה, מאוּרות הסתעפו ממנה – חלקן חמימות וטחובות, </w:t>
      </w:r>
      <w:r w:rsidR="00953FC2">
        <w:rPr>
          <w:rFonts w:cs="Times New Roman" w:hint="cs"/>
          <w:rtl/>
        </w:rPr>
        <w:t>אחרות</w:t>
      </w:r>
      <w:r w:rsidR="00283859" w:rsidRPr="00283859">
        <w:rPr>
          <w:rFonts w:cs="Times New Roman"/>
          <w:rtl/>
        </w:rPr>
        <w:t xml:space="preserve"> קפואות וחרישיות. ובנבכים האפלוליים </w:t>
      </w:r>
      <w:r w:rsidR="001059D1">
        <w:rPr>
          <w:rFonts w:cs="Times New Roman" w:hint="cs"/>
          <w:rtl/>
        </w:rPr>
        <w:t>ש</w:t>
      </w:r>
      <w:r w:rsidR="00283859" w:rsidRPr="00283859">
        <w:rPr>
          <w:rFonts w:cs="Times New Roman"/>
          <w:rtl/>
        </w:rPr>
        <w:t xml:space="preserve">איש לא ביקר </w:t>
      </w:r>
      <w:r w:rsidR="001059D1">
        <w:rPr>
          <w:rFonts w:cs="Times New Roman" w:hint="cs"/>
          <w:rtl/>
        </w:rPr>
        <w:t xml:space="preserve">בהם </w:t>
      </w:r>
      <w:r w:rsidR="00283859" w:rsidRPr="00283859">
        <w:rPr>
          <w:rFonts w:cs="Times New Roman"/>
          <w:rtl/>
        </w:rPr>
        <w:t xml:space="preserve">מעולם, טמונה </w:t>
      </w:r>
      <w:r w:rsidR="001C5A04">
        <w:rPr>
          <w:rFonts w:cs="Times New Roman"/>
          <w:rtl/>
        </w:rPr>
        <w:t>הייתה</w:t>
      </w:r>
      <w:r w:rsidR="00283859" w:rsidRPr="00283859">
        <w:rPr>
          <w:rFonts w:cs="Times New Roman"/>
          <w:rtl/>
        </w:rPr>
        <w:t xml:space="preserve"> ליבה רכה ומפרפרת. ואילו עתה, איזו חברה לשעבר הגיחה משום מקום ובאבחה אחת השתחלה דרך הפיתולים המשתרגים ואיימה למחוץ את הליבה!</w:t>
      </w:r>
      <w:r w:rsidRPr="00C3440A">
        <w:rPr>
          <w:rtl/>
        </w:rPr>
        <w:t xml:space="preserve"> </w:t>
      </w:r>
      <w:r w:rsidR="000C1492">
        <w:rPr>
          <w:rFonts w:hint="cs"/>
          <w:rtl/>
        </w:rPr>
        <w:t>[</w:t>
      </w:r>
      <w:r w:rsidR="00A0032A">
        <w:rPr>
          <w:rFonts w:hint="cs"/>
          <w:rtl/>
        </w:rPr>
        <w:t>הליבה המפרכסת.</w:t>
      </w:r>
      <w:r w:rsidR="000C1492">
        <w:rPr>
          <w:rFonts w:hint="cs"/>
          <w:rtl/>
        </w:rPr>
        <w:t>]</w:t>
      </w:r>
      <w:r w:rsidR="00A0032A">
        <w:rPr>
          <w:rFonts w:hint="cs"/>
          <w:rtl/>
        </w:rPr>
        <w:t xml:space="preserve"> </w:t>
      </w:r>
      <w:r w:rsidRPr="00C3440A">
        <w:rPr>
          <w:rtl/>
        </w:rPr>
        <w:t xml:space="preserve">לא נותרה </w:t>
      </w:r>
      <w:r w:rsidR="00283859" w:rsidRPr="00C3440A">
        <w:rPr>
          <w:rFonts w:hint="cs"/>
          <w:rtl/>
        </w:rPr>
        <w:t xml:space="preserve">ליסמין </w:t>
      </w:r>
      <w:r w:rsidRPr="00C3440A">
        <w:rPr>
          <w:rtl/>
        </w:rPr>
        <w:t>כל ברירה.</w:t>
      </w:r>
      <w:r w:rsidR="00C3440A" w:rsidRPr="00C3440A">
        <w:rPr>
          <w:rtl/>
        </w:rPr>
        <w:t xml:space="preserve"> "גם לי היה חבר בקנדה," היא </w:t>
      </w:r>
      <w:r w:rsidR="00C3440A" w:rsidRPr="00CF7DD5">
        <w:rPr>
          <w:rFonts w:hint="eastAsia"/>
          <w:highlight w:val="red"/>
          <w:rtl/>
        </w:rPr>
        <w:t>פלטה</w:t>
      </w:r>
      <w:r w:rsidR="004F2ED7" w:rsidRPr="00B9567A">
        <w:rPr>
          <w:rtl/>
        </w:rPr>
        <w:t xml:space="preserve"> במהירות</w:t>
      </w:r>
      <w:r w:rsidRPr="004F2ED7">
        <w:rPr>
          <w:rtl/>
        </w:rPr>
        <w:t>.</w:t>
      </w:r>
      <w:r w:rsidRPr="00CD067C">
        <w:rPr>
          <w:rtl/>
        </w:rPr>
        <w:t xml:space="preserve"> "נפרדנו </w:t>
      </w:r>
      <w:r w:rsidR="000F608A">
        <w:rPr>
          <w:rFonts w:hint="cs"/>
          <w:rtl/>
        </w:rPr>
        <w:t>רק בגלל</w:t>
      </w:r>
      <w:r w:rsidRPr="00CD067C">
        <w:rPr>
          <w:rtl/>
        </w:rPr>
        <w:t xml:space="preserve"> </w:t>
      </w:r>
      <w:r w:rsidR="000F608A">
        <w:rPr>
          <w:rFonts w:hint="cs"/>
          <w:rtl/>
        </w:rPr>
        <w:t>ש</w:t>
      </w:r>
      <w:r w:rsidRPr="00CD067C">
        <w:rPr>
          <w:rtl/>
        </w:rPr>
        <w:t>ה</w:t>
      </w:r>
      <w:r w:rsidR="000F608A">
        <w:rPr>
          <w:rFonts w:hint="cs"/>
          <w:rtl/>
        </w:rPr>
        <w:t xml:space="preserve">כריחו אותי </w:t>
      </w:r>
      <w:r w:rsidRPr="00CD067C">
        <w:rPr>
          <w:rtl/>
        </w:rPr>
        <w:t>ל</w:t>
      </w:r>
      <w:r w:rsidR="000F608A">
        <w:rPr>
          <w:rFonts w:hint="cs"/>
          <w:rtl/>
        </w:rPr>
        <w:t>עבור</w:t>
      </w:r>
      <w:r w:rsidRPr="00CD067C">
        <w:rPr>
          <w:rtl/>
        </w:rPr>
        <w:t xml:space="preserve"> לישראל. </w:t>
      </w:r>
      <w:r w:rsidR="00384763">
        <w:rPr>
          <w:rFonts w:hint="cs"/>
          <w:rtl/>
        </w:rPr>
        <w:t>ו</w:t>
      </w:r>
      <w:r w:rsidRPr="00CD067C">
        <w:rPr>
          <w:rtl/>
        </w:rPr>
        <w:t>אני עדיין מתגעגעת אליו נורא."</w:t>
      </w:r>
    </w:p>
    <w:p w14:paraId="19C884D6" w14:textId="7F847938" w:rsidR="004627AB" w:rsidRPr="00CD067C" w:rsidRDefault="00AF5749" w:rsidP="009D26C3">
      <w:pPr>
        <w:rPr>
          <w:rtl/>
        </w:rPr>
      </w:pPr>
      <w:r>
        <w:rPr>
          <w:rtl/>
        </w:rPr>
        <w:t xml:space="preserve">"אני מצטער," </w:t>
      </w:r>
      <w:r w:rsidR="004627AB" w:rsidRPr="00CD067C">
        <w:rPr>
          <w:rtl/>
        </w:rPr>
        <w:t xml:space="preserve">אלכס </w:t>
      </w:r>
      <w:r w:rsidR="00887622">
        <w:rPr>
          <w:rFonts w:hint="cs"/>
          <w:rtl/>
        </w:rPr>
        <w:t>[</w:t>
      </w:r>
      <w:r w:rsidR="00660634">
        <w:rPr>
          <w:rFonts w:hint="cs"/>
          <w:rtl/>
        </w:rPr>
        <w:t>השתתף</w:t>
      </w:r>
      <w:r w:rsidR="00887622">
        <w:rPr>
          <w:rFonts w:hint="cs"/>
          <w:rtl/>
        </w:rPr>
        <w:t>] הזדהה בקלות עם</w:t>
      </w:r>
      <w:r w:rsidR="00660634">
        <w:rPr>
          <w:rFonts w:hint="cs"/>
          <w:rtl/>
        </w:rPr>
        <w:t xml:space="preserve"> סבלה</w:t>
      </w:r>
      <w:r>
        <w:rPr>
          <w:rFonts w:hint="cs"/>
          <w:rtl/>
        </w:rPr>
        <w:t>[השתתפות ניחומים הזדהות דאגה חמלה]</w:t>
      </w:r>
      <w:r w:rsidR="004627AB" w:rsidRPr="00CD067C">
        <w:rPr>
          <w:rtl/>
        </w:rPr>
        <w:t>. "</w:t>
      </w:r>
      <w:r w:rsidR="009D26C3">
        <w:rPr>
          <w:rFonts w:hint="cs"/>
          <w:rtl/>
        </w:rPr>
        <w:t>מה היה שמו</w:t>
      </w:r>
      <w:r w:rsidR="004627AB" w:rsidRPr="00CD067C">
        <w:rPr>
          <w:rtl/>
        </w:rPr>
        <w:t>?"</w:t>
      </w:r>
    </w:p>
    <w:p w14:paraId="3C9CD085" w14:textId="73817AED" w:rsidR="004627AB" w:rsidRDefault="004627AB" w:rsidP="00660634">
      <w:pPr>
        <w:rPr>
          <w:rtl/>
        </w:rPr>
      </w:pPr>
      <w:r w:rsidRPr="00CD067C">
        <w:rPr>
          <w:rtl/>
        </w:rPr>
        <w:t xml:space="preserve">כששהתה לבדה בחדרו של אלכס באותו יום קסום, חיטטה קצת </w:t>
      </w:r>
      <w:r w:rsidR="005F1362">
        <w:rPr>
          <w:rFonts w:hint="cs"/>
          <w:rtl/>
        </w:rPr>
        <w:t>ב</w:t>
      </w:r>
      <w:r w:rsidR="00171C7B">
        <w:rPr>
          <w:rFonts w:hint="cs"/>
          <w:rtl/>
        </w:rPr>
        <w:t>חפצ</w:t>
      </w:r>
      <w:r w:rsidR="005F1362">
        <w:rPr>
          <w:rFonts w:hint="cs"/>
          <w:rtl/>
        </w:rPr>
        <w:t>יו</w:t>
      </w:r>
      <w:r w:rsidR="000F15E0">
        <w:rPr>
          <w:rFonts w:hint="cs"/>
          <w:rtl/>
        </w:rPr>
        <w:t xml:space="preserve"> </w:t>
      </w:r>
      <w:r w:rsidR="000C1492">
        <w:rPr>
          <w:rFonts w:hint="cs"/>
          <w:rtl/>
        </w:rPr>
        <w:t>[</w:t>
      </w:r>
      <w:r w:rsidR="000F15E0" w:rsidRPr="00E67C1F">
        <w:rPr>
          <w:rFonts w:hint="eastAsia"/>
          <w:rtl/>
        </w:rPr>
        <w:t>ולאחר</w:t>
      </w:r>
      <w:r w:rsidR="000F15E0" w:rsidRPr="00E67C1F">
        <w:rPr>
          <w:rtl/>
        </w:rPr>
        <w:t xml:space="preserve"> </w:t>
      </w:r>
      <w:r w:rsidR="000F15E0" w:rsidRPr="00E67C1F">
        <w:rPr>
          <w:rFonts w:hint="eastAsia"/>
          <w:rtl/>
        </w:rPr>
        <w:t>שציחקקה</w:t>
      </w:r>
      <w:r w:rsidR="000F15E0" w:rsidRPr="00E67C1F">
        <w:rPr>
          <w:rtl/>
        </w:rPr>
        <w:t xml:space="preserve"> </w:t>
      </w:r>
      <w:r w:rsidR="000F15E0" w:rsidRPr="00E67C1F">
        <w:rPr>
          <w:rFonts w:hint="eastAsia"/>
          <w:rtl/>
        </w:rPr>
        <w:t>בינה</w:t>
      </w:r>
      <w:r w:rsidR="000F15E0" w:rsidRPr="00E67C1F">
        <w:rPr>
          <w:rtl/>
        </w:rPr>
        <w:t xml:space="preserve"> </w:t>
      </w:r>
      <w:r w:rsidR="000F15E0" w:rsidRPr="00E67C1F">
        <w:rPr>
          <w:rFonts w:hint="eastAsia"/>
          <w:rtl/>
        </w:rPr>
        <w:t>לבין</w:t>
      </w:r>
      <w:r w:rsidR="000F15E0" w:rsidRPr="00E67C1F">
        <w:rPr>
          <w:rtl/>
        </w:rPr>
        <w:t xml:space="preserve"> עצמה </w:t>
      </w:r>
      <w:r w:rsidR="000F15E0" w:rsidRPr="00E67C1F">
        <w:rPr>
          <w:rFonts w:hint="eastAsia"/>
          <w:rtl/>
        </w:rPr>
        <w:t>כשמצאה</w:t>
      </w:r>
      <w:r w:rsidR="000F15E0" w:rsidRPr="00E67C1F">
        <w:rPr>
          <w:rtl/>
        </w:rPr>
        <w:t xml:space="preserve"> </w:t>
      </w:r>
      <w:r w:rsidR="000F15E0" w:rsidRPr="00E67C1F">
        <w:rPr>
          <w:rFonts w:hint="eastAsia"/>
          <w:rtl/>
        </w:rPr>
        <w:t>חפיסת</w:t>
      </w:r>
      <w:r w:rsidR="000F15E0" w:rsidRPr="00E67C1F">
        <w:rPr>
          <w:rtl/>
        </w:rPr>
        <w:t xml:space="preserve"> </w:t>
      </w:r>
      <w:r w:rsidR="000F15E0" w:rsidRPr="00E67C1F">
        <w:rPr>
          <w:rFonts w:hint="eastAsia"/>
          <w:rtl/>
        </w:rPr>
        <w:t>קונדומים</w:t>
      </w:r>
      <w:r w:rsidR="000F15E0" w:rsidRPr="00E67C1F">
        <w:rPr>
          <w:rtl/>
        </w:rPr>
        <w:t xml:space="preserve"> </w:t>
      </w:r>
      <w:r w:rsidR="000F15E0" w:rsidRPr="00E67C1F">
        <w:rPr>
          <w:rFonts w:hint="eastAsia"/>
          <w:rtl/>
        </w:rPr>
        <w:t>שבה</w:t>
      </w:r>
      <w:r w:rsidR="000F15E0" w:rsidRPr="00E67C1F">
        <w:rPr>
          <w:rtl/>
        </w:rPr>
        <w:t xml:space="preserve"> </w:t>
      </w:r>
      <w:r w:rsidR="000F15E0" w:rsidRPr="00E67C1F">
        <w:rPr>
          <w:rFonts w:hint="eastAsia"/>
          <w:rtl/>
        </w:rPr>
        <w:t>אחד</w:t>
      </w:r>
      <w:r w:rsidR="000F15E0" w:rsidRPr="00E67C1F">
        <w:rPr>
          <w:rtl/>
        </w:rPr>
        <w:t xml:space="preserve"> </w:t>
      </w:r>
      <w:r w:rsidR="000F15E0" w:rsidRPr="00E67C1F">
        <w:rPr>
          <w:rFonts w:hint="eastAsia"/>
          <w:rtl/>
        </w:rPr>
        <w:t>היה</w:t>
      </w:r>
      <w:r w:rsidR="000F15E0" w:rsidRPr="00E67C1F">
        <w:rPr>
          <w:rtl/>
        </w:rPr>
        <w:t xml:space="preserve"> </w:t>
      </w:r>
      <w:r w:rsidR="000F15E0" w:rsidRPr="00E67C1F">
        <w:rPr>
          <w:rFonts w:hint="eastAsia"/>
          <w:rtl/>
        </w:rPr>
        <w:t>חסר</w:t>
      </w:r>
      <w:r w:rsidR="000F15E0" w:rsidRPr="00E67C1F">
        <w:rPr>
          <w:rtl/>
        </w:rPr>
        <w:t xml:space="preserve"> </w:t>
      </w:r>
      <w:r w:rsidR="000F15E0" w:rsidRPr="00E67C1F">
        <w:rPr>
          <w:rFonts w:hint="eastAsia"/>
          <w:rtl/>
        </w:rPr>
        <w:t>והיה</w:t>
      </w:r>
      <w:r w:rsidR="000F15E0" w:rsidRPr="00E67C1F">
        <w:rPr>
          <w:rtl/>
        </w:rPr>
        <w:t xml:space="preserve"> </w:t>
      </w:r>
      <w:r w:rsidR="000F15E0" w:rsidRPr="00E67C1F">
        <w:rPr>
          <w:rFonts w:hint="eastAsia"/>
          <w:rtl/>
        </w:rPr>
        <w:t>לה</w:t>
      </w:r>
      <w:r w:rsidR="000F15E0" w:rsidRPr="00E67C1F">
        <w:rPr>
          <w:rtl/>
        </w:rPr>
        <w:t xml:space="preserve"> </w:t>
      </w:r>
      <w:r w:rsidR="000F15E0" w:rsidRPr="00E67C1F">
        <w:rPr>
          <w:rFonts w:hint="eastAsia"/>
          <w:rtl/>
        </w:rPr>
        <w:t>ברור</w:t>
      </w:r>
      <w:r w:rsidR="000F15E0" w:rsidRPr="00E67C1F">
        <w:rPr>
          <w:rtl/>
        </w:rPr>
        <w:t xml:space="preserve"> </w:t>
      </w:r>
      <w:r w:rsidR="000F15E0" w:rsidRPr="00E67C1F">
        <w:rPr>
          <w:rFonts w:hint="eastAsia"/>
          <w:rtl/>
        </w:rPr>
        <w:t>שהוא</w:t>
      </w:r>
      <w:r w:rsidR="000F15E0" w:rsidRPr="00E67C1F">
        <w:rPr>
          <w:rtl/>
        </w:rPr>
        <w:t xml:space="preserve"> </w:t>
      </w:r>
      <w:r w:rsidR="000F15E0" w:rsidRPr="00E67C1F">
        <w:rPr>
          <w:rFonts w:hint="eastAsia"/>
          <w:rtl/>
        </w:rPr>
        <w:t>ניסה</w:t>
      </w:r>
      <w:r w:rsidR="000F15E0" w:rsidRPr="00E67C1F">
        <w:rPr>
          <w:rtl/>
        </w:rPr>
        <w:t xml:space="preserve"> </w:t>
      </w:r>
      <w:r w:rsidR="000F15E0" w:rsidRPr="00E67C1F">
        <w:rPr>
          <w:rFonts w:hint="eastAsia"/>
          <w:rtl/>
        </w:rPr>
        <w:t>אותו</w:t>
      </w:r>
      <w:r w:rsidR="000F15E0" w:rsidRPr="00E67C1F">
        <w:rPr>
          <w:rtl/>
        </w:rPr>
        <w:t xml:space="preserve"> </w:t>
      </w:r>
      <w:r w:rsidR="000F15E0" w:rsidRPr="00E67C1F">
        <w:rPr>
          <w:rFonts w:hint="eastAsia"/>
          <w:rtl/>
        </w:rPr>
        <w:t>בוודאי</w:t>
      </w:r>
      <w:r w:rsidR="000F15E0" w:rsidRPr="00E67C1F">
        <w:rPr>
          <w:rtl/>
        </w:rPr>
        <w:t xml:space="preserve"> </w:t>
      </w:r>
      <w:r w:rsidR="000F15E0" w:rsidRPr="00E67C1F">
        <w:rPr>
          <w:rFonts w:hint="eastAsia"/>
          <w:rtl/>
        </w:rPr>
        <w:t>ב</w:t>
      </w:r>
      <w:r w:rsidR="000C1988" w:rsidRPr="00E67C1F">
        <w:rPr>
          <w:rFonts w:hint="eastAsia"/>
          <w:rtl/>
        </w:rPr>
        <w:t>גמלוניות</w:t>
      </w:r>
      <w:r w:rsidR="000F15E0" w:rsidRPr="00E67C1F">
        <w:rPr>
          <w:rtl/>
        </w:rPr>
        <w:t xml:space="preserve"> על עצמו בציפיה </w:t>
      </w:r>
      <w:r w:rsidR="000F15E0" w:rsidRPr="00E67C1F">
        <w:rPr>
          <w:rFonts w:hint="eastAsia"/>
          <w:rtl/>
        </w:rPr>
        <w:t>למישהי</w:t>
      </w:r>
      <w:r w:rsidR="000F15E0" w:rsidRPr="00E67C1F">
        <w:rPr>
          <w:rtl/>
        </w:rPr>
        <w:t xml:space="preserve"> </w:t>
      </w:r>
      <w:r w:rsidR="000F15E0" w:rsidRPr="00E67C1F">
        <w:rPr>
          <w:rFonts w:hint="eastAsia"/>
          <w:rtl/>
        </w:rPr>
        <w:t>שתיעתר</w:t>
      </w:r>
      <w:r w:rsidR="000F15E0">
        <w:rPr>
          <w:rFonts w:hint="cs"/>
          <w:rtl/>
        </w:rPr>
        <w:t xml:space="preserve"> לו,</w:t>
      </w:r>
      <w:r w:rsidR="005F1362">
        <w:rPr>
          <w:rFonts w:hint="cs"/>
          <w:rtl/>
        </w:rPr>
        <w:t xml:space="preserve"> </w:t>
      </w:r>
      <w:r w:rsidR="000F15E0">
        <w:rPr>
          <w:rFonts w:hint="cs"/>
          <w:rtl/>
        </w:rPr>
        <w:t>היא</w:t>
      </w:r>
      <w:r w:rsidR="000C1492">
        <w:rPr>
          <w:rFonts w:hint="cs"/>
          <w:rtl/>
        </w:rPr>
        <w:t>]</w:t>
      </w:r>
      <w:r w:rsidR="000F15E0">
        <w:rPr>
          <w:rFonts w:hint="cs"/>
          <w:rtl/>
        </w:rPr>
        <w:t xml:space="preserve"> </w:t>
      </w:r>
      <w:r w:rsidR="000C1492">
        <w:rPr>
          <w:rFonts w:hint="cs"/>
          <w:rtl/>
        </w:rPr>
        <w:t>ו</w:t>
      </w:r>
      <w:r w:rsidRPr="00CD067C">
        <w:rPr>
          <w:rtl/>
        </w:rPr>
        <w:t xml:space="preserve">נתקלה בכרטיס התלמיד שלו מאנגליה, וכך </w:t>
      </w:r>
      <w:r w:rsidR="006B0C6C">
        <w:rPr>
          <w:rFonts w:hint="cs"/>
          <w:rtl/>
        </w:rPr>
        <w:t>הכירה</w:t>
      </w:r>
      <w:r w:rsidRPr="00CD067C">
        <w:rPr>
          <w:rtl/>
        </w:rPr>
        <w:t xml:space="preserve"> את שמו השני. זה היה שקר ספונטני, אבל מבוצע היטב. "שמו היה </w:t>
      </w:r>
      <w:r w:rsidR="00283859" w:rsidRPr="00283859">
        <w:rPr>
          <w:rFonts w:cs="Times New Roman"/>
          <w:rtl/>
        </w:rPr>
        <w:t>לוקאס</w:t>
      </w:r>
      <w:r w:rsidRPr="00CD067C">
        <w:rPr>
          <w:rtl/>
        </w:rPr>
        <w:t xml:space="preserve">," היא </w:t>
      </w:r>
      <w:r w:rsidRPr="00CF7DD5">
        <w:rPr>
          <w:highlight w:val="red"/>
          <w:rtl/>
        </w:rPr>
        <w:t>אמרה</w:t>
      </w:r>
      <w:r w:rsidRPr="00CD067C">
        <w:rPr>
          <w:rtl/>
        </w:rPr>
        <w:t>.</w:t>
      </w:r>
    </w:p>
    <w:p w14:paraId="657365EE" w14:textId="3F53B917" w:rsidR="0077604B" w:rsidRDefault="0077604B" w:rsidP="00660634">
      <w:pPr>
        <w:rPr>
          <w:rtl/>
        </w:rPr>
      </w:pPr>
      <w:r>
        <w:rPr>
          <w:rFonts w:hint="cs"/>
          <w:rtl/>
        </w:rPr>
        <w:t xml:space="preserve">[ג'ון </w:t>
      </w:r>
      <w:r>
        <w:rPr>
          <w:rtl/>
        </w:rPr>
        <w:t>–</w:t>
      </w:r>
      <w:r>
        <w:rPr>
          <w:rFonts w:hint="cs"/>
          <w:rtl/>
        </w:rPr>
        <w:t xml:space="preserve"> </w:t>
      </w:r>
      <w:hyperlink r:id="rId234" w:history="1">
        <w:r w:rsidRPr="00576838">
          <w:rPr>
            <w:rStyle w:val="Hyperlink"/>
            <w:rFonts w:hint="cs"/>
            <w:rtl/>
          </w:rPr>
          <w:t>פופולריות</w:t>
        </w:r>
      </w:hyperlink>
      <w:r>
        <w:rPr>
          <w:rFonts w:hint="cs"/>
          <w:rtl/>
        </w:rPr>
        <w:t xml:space="preserve">, </w:t>
      </w:r>
      <w:hyperlink r:id="rId235" w:history="1">
        <w:r w:rsidRPr="0077604B">
          <w:rPr>
            <w:rStyle w:val="Hyperlink"/>
            <w:rFonts w:hint="cs"/>
            <w:rtl/>
          </w:rPr>
          <w:t>שפות אחרות</w:t>
        </w:r>
      </w:hyperlink>
      <w:r>
        <w:rPr>
          <w:rFonts w:hint="cs"/>
          <w:rtl/>
        </w:rPr>
        <w:t xml:space="preserve">, </w:t>
      </w:r>
      <w:hyperlink r:id="rId236" w:history="1">
        <w:r w:rsidRPr="0077604B">
          <w:rPr>
            <w:rStyle w:val="Hyperlink"/>
            <w:rFonts w:hint="cs"/>
            <w:rtl/>
          </w:rPr>
          <w:t>וויקי</w:t>
        </w:r>
      </w:hyperlink>
    </w:p>
    <w:p w14:paraId="44ECA5A8" w14:textId="68576D60" w:rsidR="0077604B" w:rsidRDefault="007818E5" w:rsidP="00660634">
      <w:pPr>
        <w:rPr>
          <w:rFonts w:cs="Times New Roman"/>
          <w:rtl/>
        </w:rPr>
      </w:pPr>
      <w:r>
        <w:rPr>
          <w:rFonts w:hint="cs"/>
          <w:rtl/>
        </w:rPr>
        <w:t xml:space="preserve">פרנץ </w:t>
      </w:r>
      <w:r>
        <w:rPr>
          <w:rtl/>
        </w:rPr>
        <w:t>–</w:t>
      </w:r>
      <w:r>
        <w:rPr>
          <w:rFonts w:hint="cs"/>
          <w:rtl/>
        </w:rPr>
        <w:t xml:space="preserve"> פרנק, תימות'י</w:t>
      </w:r>
      <w:r w:rsidR="00384763">
        <w:rPr>
          <w:rFonts w:hint="cs"/>
          <w:rtl/>
        </w:rPr>
        <w:t xml:space="preserve"> </w:t>
      </w:r>
      <w:r w:rsidR="00384763" w:rsidRPr="00384763">
        <w:rPr>
          <w:rFonts w:cs="Times New Roman"/>
          <w:rtl/>
        </w:rPr>
        <w:t>מת'יו ג'ורג' פול</w:t>
      </w:r>
    </w:p>
    <w:p w14:paraId="0A0EE405" w14:textId="77777777" w:rsidR="00E24662" w:rsidRDefault="00E24662" w:rsidP="00E24662">
      <w:r>
        <w:t>Neil, Jeffrey, Scott</w:t>
      </w:r>
      <w:r>
        <w:rPr>
          <w:rFonts w:cs="Times New Roman"/>
          <w:rtl/>
        </w:rPr>
        <w:t>,</w:t>
      </w:r>
    </w:p>
    <w:p w14:paraId="7D0BF22F" w14:textId="0CDB1A87" w:rsidR="00E24662" w:rsidRDefault="00E24662" w:rsidP="00E24662">
      <w:pPr>
        <w:rPr>
          <w:rtl/>
        </w:rPr>
      </w:pPr>
      <w:r>
        <w:t>William</w:t>
      </w:r>
      <w:r w:rsidR="00A21140">
        <w:t xml:space="preserve"> </w:t>
      </w:r>
      <w:r>
        <w:t>Richard</w:t>
      </w:r>
    </w:p>
    <w:p w14:paraId="197A1E72" w14:textId="6BECEBF0" w:rsidR="00283859" w:rsidRPr="00CD067C" w:rsidRDefault="00283859" w:rsidP="00E24662">
      <w:pPr>
        <w:rPr>
          <w:rtl/>
        </w:rPr>
      </w:pPr>
      <w:r>
        <w:t>Julian</w:t>
      </w:r>
    </w:p>
    <w:p w14:paraId="3D59345A" w14:textId="77777777" w:rsidR="00384763" w:rsidRDefault="00384763" w:rsidP="00394A37">
      <w:pPr>
        <w:rPr>
          <w:rtl/>
        </w:rPr>
      </w:pPr>
      <w:r>
        <w:rPr>
          <w:rFonts w:hint="cs"/>
          <w:rtl/>
        </w:rPr>
        <w:t>]</w:t>
      </w:r>
    </w:p>
    <w:p w14:paraId="66F862CB" w14:textId="62A153D5" w:rsidR="004627AB" w:rsidRDefault="004627AB" w:rsidP="00394A37">
      <w:pPr>
        <w:rPr>
          <w:rtl/>
        </w:rPr>
      </w:pPr>
      <w:r w:rsidRPr="00CD067C">
        <w:rPr>
          <w:rtl/>
        </w:rPr>
        <w:t>"</w:t>
      </w:r>
      <w:r w:rsidR="00283859" w:rsidRPr="00283859">
        <w:rPr>
          <w:rFonts w:cs="Times New Roman"/>
          <w:rtl/>
        </w:rPr>
        <w:t>לוקאס</w:t>
      </w:r>
      <w:r w:rsidR="00A80BC1">
        <w:rPr>
          <w:rFonts w:hint="cs"/>
          <w:rtl/>
        </w:rPr>
        <w:t xml:space="preserve">? </w:t>
      </w:r>
      <w:r w:rsidRPr="00CD067C">
        <w:rPr>
          <w:rtl/>
        </w:rPr>
        <w:t>זה</w:t>
      </w:r>
      <w:r w:rsidR="00171C7B">
        <w:rPr>
          <w:rFonts w:hint="cs"/>
          <w:rtl/>
        </w:rPr>
        <w:t>ו</w:t>
      </w:r>
      <w:r w:rsidRPr="00CD067C">
        <w:rPr>
          <w:rtl/>
        </w:rPr>
        <w:t xml:space="preserve"> </w:t>
      </w:r>
      <w:r w:rsidR="00171C7B">
        <w:rPr>
          <w:rFonts w:hint="cs"/>
          <w:rtl/>
        </w:rPr>
        <w:t>שמו</w:t>
      </w:r>
      <w:r w:rsidRPr="00CD067C">
        <w:rPr>
          <w:rtl/>
        </w:rPr>
        <w:t xml:space="preserve"> השני של אלכס," </w:t>
      </w:r>
      <w:r w:rsidR="00394A37">
        <w:rPr>
          <w:rFonts w:hint="cs"/>
          <w:rtl/>
        </w:rPr>
        <w:t>מ</w:t>
      </w:r>
      <w:r w:rsidRPr="00CD067C">
        <w:rPr>
          <w:rtl/>
        </w:rPr>
        <w:t>ארק</w:t>
      </w:r>
      <w:r w:rsidR="00394A37">
        <w:rPr>
          <w:rFonts w:hint="cs"/>
          <w:rtl/>
        </w:rPr>
        <w:t xml:space="preserve"> נדהם</w:t>
      </w:r>
      <w:r w:rsidRPr="00CD067C">
        <w:rPr>
          <w:rtl/>
        </w:rPr>
        <w:t>. "איזה צ</w:t>
      </w:r>
      <w:r w:rsidR="001059D1">
        <w:rPr>
          <w:rFonts w:hint="cs"/>
          <w:rtl/>
        </w:rPr>
        <w:t>י</w:t>
      </w:r>
      <w:r w:rsidRPr="00CD067C">
        <w:rPr>
          <w:rtl/>
        </w:rPr>
        <w:t>רוף מקרים!"</w:t>
      </w:r>
    </w:p>
    <w:p w14:paraId="59D42F6B" w14:textId="20B12CE6" w:rsidR="00954E10" w:rsidRPr="00CD067C" w:rsidRDefault="00954E10" w:rsidP="00394A37">
      <w:pPr>
        <w:rPr>
          <w:rtl/>
        </w:rPr>
      </w:pPr>
      <w:r>
        <w:rPr>
          <w:rFonts w:hint="cs"/>
          <w:rtl/>
        </w:rPr>
        <w:lastRenderedPageBreak/>
        <w:t>"זה שם די נפוץ, מארק</w:t>
      </w:r>
      <w:r w:rsidR="007B00FC">
        <w:rPr>
          <w:rFonts w:hint="cs"/>
          <w:rtl/>
        </w:rPr>
        <w:t>.</w:t>
      </w:r>
      <w:r>
        <w:rPr>
          <w:rFonts w:hint="cs"/>
          <w:rtl/>
        </w:rPr>
        <w:t xml:space="preserve">" </w:t>
      </w:r>
      <w:r w:rsidR="007B00FC" w:rsidRPr="007B00FC">
        <w:rPr>
          <w:rFonts w:cs="Times New Roman"/>
          <w:rtl/>
        </w:rPr>
        <w:t xml:space="preserve">אלכס תיעב את הנוהג לנתב את החיים </w:t>
      </w:r>
      <w:r w:rsidR="00297D38">
        <w:rPr>
          <w:rFonts w:cs="Times New Roman"/>
          <w:rtl/>
        </w:rPr>
        <w:t>על פ</w:t>
      </w:r>
      <w:r w:rsidR="007B00FC" w:rsidRPr="007B00FC">
        <w:rPr>
          <w:rFonts w:cs="Times New Roman"/>
          <w:rtl/>
        </w:rPr>
        <w:t>י אותות ומופתים</w:t>
      </w:r>
      <w:r w:rsidR="00384763" w:rsidRPr="00384763">
        <w:rPr>
          <w:rFonts w:cs="Times New Roman"/>
          <w:rtl/>
        </w:rPr>
        <w:t>.</w:t>
      </w:r>
    </w:p>
    <w:p w14:paraId="61F2F5D6" w14:textId="4C9DEB41" w:rsidR="004627AB" w:rsidRPr="00CD067C" w:rsidRDefault="00E255DC" w:rsidP="00AF5749">
      <w:pPr>
        <w:rPr>
          <w:rtl/>
        </w:rPr>
      </w:pPr>
      <w:r>
        <w:rPr>
          <w:rFonts w:hint="cs"/>
          <w:rtl/>
        </w:rPr>
        <w:t xml:space="preserve">מארק הרהר </w:t>
      </w:r>
      <w:r w:rsidR="007B00FC" w:rsidRPr="007B00FC">
        <w:rPr>
          <w:rFonts w:cs="Times New Roman"/>
          <w:rtl/>
        </w:rPr>
        <w:t>בשכיחות השם,</w:t>
      </w:r>
      <w:r w:rsidR="004627AB" w:rsidRPr="00CD067C">
        <w:rPr>
          <w:rtl/>
        </w:rPr>
        <w:t xml:space="preserve"> ו</w:t>
      </w:r>
      <w:r w:rsidR="00675C75">
        <w:rPr>
          <w:rFonts w:hint="cs"/>
          <w:rtl/>
        </w:rPr>
        <w:t>יסמין</w:t>
      </w:r>
      <w:r w:rsidR="004627AB" w:rsidRPr="00CD067C">
        <w:rPr>
          <w:rtl/>
        </w:rPr>
        <w:t xml:space="preserve"> החלה לחשוש ש</w:t>
      </w:r>
      <w:r w:rsidR="009D26C3">
        <w:rPr>
          <w:rFonts w:hint="cs"/>
          <w:rtl/>
        </w:rPr>
        <w:t xml:space="preserve">מא </w:t>
      </w:r>
      <w:r w:rsidR="004627AB" w:rsidRPr="00CD067C">
        <w:rPr>
          <w:rtl/>
        </w:rPr>
        <w:t xml:space="preserve">השקר שלה שקוף מדי </w:t>
      </w:r>
      <w:r w:rsidR="007B00FC">
        <w:rPr>
          <w:rFonts w:hint="cs"/>
          <w:rtl/>
        </w:rPr>
        <w:t>כ</w:t>
      </w:r>
      <w:r w:rsidR="004627AB" w:rsidRPr="00CD067C">
        <w:rPr>
          <w:rtl/>
        </w:rPr>
        <w:t xml:space="preserve">שמארק שאל, "מה היה </w:t>
      </w:r>
      <w:r w:rsidR="00AF5749">
        <w:rPr>
          <w:rFonts w:hint="cs"/>
          <w:rtl/>
        </w:rPr>
        <w:t>שמו</w:t>
      </w:r>
      <w:r w:rsidR="004627AB" w:rsidRPr="00CD067C">
        <w:rPr>
          <w:rtl/>
        </w:rPr>
        <w:t xml:space="preserve"> השני של </w:t>
      </w:r>
      <w:r w:rsidR="00283859" w:rsidRPr="00283859">
        <w:rPr>
          <w:rFonts w:cs="Times New Roman"/>
          <w:rtl/>
        </w:rPr>
        <w:t>לוקאס</w:t>
      </w:r>
      <w:r w:rsidR="004627AB" w:rsidRPr="00CD067C">
        <w:rPr>
          <w:rtl/>
        </w:rPr>
        <w:t>?"</w:t>
      </w:r>
    </w:p>
    <w:p w14:paraId="40CE08C1" w14:textId="75DF713F" w:rsidR="004627AB" w:rsidRPr="00CD067C" w:rsidRDefault="004627AB" w:rsidP="00250000">
      <w:pPr>
        <w:rPr>
          <w:rtl/>
        </w:rPr>
      </w:pPr>
      <w:r w:rsidRPr="00CD067C">
        <w:rPr>
          <w:rtl/>
        </w:rPr>
        <w:t xml:space="preserve">"אלכסנדר. השם שלו היה </w:t>
      </w:r>
      <w:r w:rsidR="00283859" w:rsidRPr="00283859">
        <w:rPr>
          <w:rFonts w:cs="Times New Roman"/>
          <w:rtl/>
        </w:rPr>
        <w:t>לוקאס</w:t>
      </w:r>
      <w:r w:rsidRPr="00CD067C">
        <w:rPr>
          <w:rtl/>
        </w:rPr>
        <w:t xml:space="preserve"> אלכסנדר</w:t>
      </w:r>
      <w:r w:rsidR="00FF38B5">
        <w:rPr>
          <w:rFonts w:hint="cs"/>
          <w:rtl/>
        </w:rPr>
        <w:t>.</w:t>
      </w:r>
      <w:r w:rsidRPr="00CD067C">
        <w:rPr>
          <w:rtl/>
        </w:rPr>
        <w:t xml:space="preserve">" </w:t>
      </w:r>
      <w:r w:rsidR="006A5B79">
        <w:rPr>
          <w:rFonts w:hint="cs"/>
          <w:rtl/>
        </w:rPr>
        <w:t>יסמין</w:t>
      </w:r>
      <w:r w:rsidRPr="00CD067C">
        <w:rPr>
          <w:rtl/>
        </w:rPr>
        <w:t xml:space="preserve"> </w:t>
      </w:r>
      <w:r w:rsidR="00FF38B5">
        <w:rPr>
          <w:rFonts w:hint="cs"/>
          <w:rtl/>
        </w:rPr>
        <w:t>שבעה רוב נחת</w:t>
      </w:r>
      <w:r w:rsidRPr="00CD067C">
        <w:rPr>
          <w:rtl/>
        </w:rPr>
        <w:t xml:space="preserve"> כשאלכס הסמיק עד לש</w:t>
      </w:r>
      <w:r w:rsidR="003B2198">
        <w:rPr>
          <w:rFonts w:hint="cs"/>
          <w:rtl/>
        </w:rPr>
        <w:t>ו</w:t>
      </w:r>
      <w:r w:rsidRPr="00CD067C">
        <w:rPr>
          <w:rtl/>
        </w:rPr>
        <w:t xml:space="preserve">רשי </w:t>
      </w:r>
      <w:r w:rsidR="003B2198">
        <w:rPr>
          <w:rtl/>
        </w:rPr>
        <w:t>שערו</w:t>
      </w:r>
      <w:r w:rsidRPr="00CD067C">
        <w:rPr>
          <w:rtl/>
        </w:rPr>
        <w:t>תיו</w:t>
      </w:r>
      <w:r w:rsidR="00A723EB" w:rsidRPr="00A723EB">
        <w:rPr>
          <w:rFonts w:cs="Times New Roman"/>
          <w:rtl/>
        </w:rPr>
        <w:t xml:space="preserve"> </w:t>
      </w:r>
      <w:r w:rsidR="0067090F">
        <w:rPr>
          <w:rFonts w:cs="Times New Roman" w:hint="cs"/>
          <w:rtl/>
        </w:rPr>
        <w:t>[</w:t>
      </w:r>
      <w:r w:rsidR="00A723EB" w:rsidRPr="00A723EB">
        <w:rPr>
          <w:rFonts w:cs="Times New Roman"/>
          <w:rtl/>
        </w:rPr>
        <w:t xml:space="preserve">והזכירה לעצמה לעדכן בקיומו של </w:t>
      </w:r>
      <w:r w:rsidR="00283859" w:rsidRPr="00283859">
        <w:rPr>
          <w:rFonts w:cs="Times New Roman"/>
          <w:rtl/>
        </w:rPr>
        <w:t>לוקאס</w:t>
      </w:r>
      <w:r w:rsidR="00A723EB" w:rsidRPr="00A723EB">
        <w:rPr>
          <w:rFonts w:cs="Times New Roman"/>
          <w:rtl/>
        </w:rPr>
        <w:t xml:space="preserve"> אלכסנדר דנן גם את אחיה התאום</w:t>
      </w:r>
      <w:r w:rsidR="0067090F">
        <w:rPr>
          <w:rFonts w:cs="Times New Roman" w:hint="cs"/>
          <w:rtl/>
        </w:rPr>
        <w:t>]</w:t>
      </w:r>
      <w:r w:rsidRPr="00CD067C">
        <w:rPr>
          <w:rtl/>
        </w:rPr>
        <w:t>.</w:t>
      </w:r>
    </w:p>
    <w:p w14:paraId="3B32B12D" w14:textId="19C0843C" w:rsidR="004627AB" w:rsidRPr="00CD067C" w:rsidRDefault="004627AB" w:rsidP="00660634">
      <w:pPr>
        <w:rPr>
          <w:rtl/>
        </w:rPr>
      </w:pPr>
      <w:r w:rsidRPr="00CD067C">
        <w:rPr>
          <w:rtl/>
        </w:rPr>
        <w:t>"מה הסיכוי שזה יקרה?" מארק</w:t>
      </w:r>
      <w:r w:rsidR="00660634">
        <w:rPr>
          <w:rFonts w:hint="cs"/>
          <w:rtl/>
        </w:rPr>
        <w:t xml:space="preserve"> </w:t>
      </w:r>
      <w:r w:rsidR="00384763" w:rsidRPr="00384763">
        <w:rPr>
          <w:rFonts w:cs="Times New Roman"/>
          <w:rtl/>
        </w:rPr>
        <w:t>מלמל</w:t>
      </w:r>
      <w:r w:rsidRPr="00CD067C">
        <w:rPr>
          <w:rtl/>
        </w:rPr>
        <w:t>. "אין סיכוי."</w:t>
      </w:r>
    </w:p>
    <w:p w14:paraId="22C3D5C1" w14:textId="6A419E82" w:rsidR="004627AB" w:rsidRPr="002543D7" w:rsidRDefault="004627AB" w:rsidP="001D2043">
      <w:pPr>
        <w:rPr>
          <w:color w:val="A6A6A6" w:themeColor="background1" w:themeShade="A6"/>
          <w:rtl/>
        </w:rPr>
      </w:pPr>
      <w:r w:rsidRPr="00CD067C">
        <w:rPr>
          <w:rtl/>
        </w:rPr>
        <w:t xml:space="preserve">"אתה בטוח </w:t>
      </w:r>
      <w:r w:rsidR="00AF5749">
        <w:rPr>
          <w:rFonts w:hint="cs"/>
          <w:rtl/>
        </w:rPr>
        <w:t xml:space="preserve">לגמרי </w:t>
      </w:r>
      <w:r w:rsidRPr="00CD067C">
        <w:rPr>
          <w:rtl/>
        </w:rPr>
        <w:t>שלא טעית בחישוב</w:t>
      </w:r>
      <w:r w:rsidR="00394A37">
        <w:rPr>
          <w:rFonts w:hint="cs"/>
          <w:rtl/>
        </w:rPr>
        <w:t>י</w:t>
      </w:r>
      <w:r w:rsidRPr="00CD067C">
        <w:rPr>
          <w:rtl/>
        </w:rPr>
        <w:t xml:space="preserve"> ההסתברויות, מארק?"</w:t>
      </w:r>
      <w:r w:rsidRPr="002543D7">
        <w:rPr>
          <w:color w:val="A6A6A6" w:themeColor="background1" w:themeShade="A6"/>
          <w:rtl/>
        </w:rPr>
        <w:t xml:space="preserve"> </w:t>
      </w:r>
      <w:r w:rsidR="000C1492" w:rsidRPr="002543D7">
        <w:rPr>
          <w:rFonts w:hint="cs"/>
          <w:color w:val="A6A6A6" w:themeColor="background1" w:themeShade="A6"/>
          <w:rtl/>
        </w:rPr>
        <w:t>[</w:t>
      </w:r>
      <w:r w:rsidR="001D2043" w:rsidRPr="002543D7">
        <w:rPr>
          <w:color w:val="A6A6A6" w:themeColor="background1" w:themeShade="A6"/>
          <w:rtl/>
        </w:rPr>
        <w:t>אלכ</w:t>
      </w:r>
      <w:r w:rsidR="001D2043" w:rsidRPr="002543D7">
        <w:rPr>
          <w:rFonts w:hint="cs"/>
          <w:color w:val="A6A6A6" w:themeColor="background1" w:themeShade="A6"/>
          <w:rtl/>
        </w:rPr>
        <w:t xml:space="preserve">ס </w:t>
      </w:r>
      <w:r w:rsidR="004F2ED7" w:rsidRPr="002543D7">
        <w:rPr>
          <w:rFonts w:hint="eastAsia"/>
          <w:color w:val="A6A6A6" w:themeColor="background1" w:themeShade="A6"/>
          <w:rtl/>
        </w:rPr>
        <w:t>דיבר</w:t>
      </w:r>
      <w:r w:rsidR="004F2ED7" w:rsidRPr="002543D7">
        <w:rPr>
          <w:color w:val="A6A6A6" w:themeColor="background1" w:themeShade="A6"/>
          <w:rtl/>
        </w:rPr>
        <w:t xml:space="preserve"> בטון עוקצני </w:t>
      </w:r>
      <w:r w:rsidR="004F2ED7" w:rsidRPr="002543D7">
        <w:rPr>
          <w:rFonts w:hint="eastAsia"/>
          <w:color w:val="A6A6A6" w:themeColor="background1" w:themeShade="A6"/>
          <w:rtl/>
        </w:rPr>
        <w:t>אבל</w:t>
      </w:r>
      <w:r w:rsidR="004F2ED7" w:rsidRPr="002543D7">
        <w:rPr>
          <w:color w:val="A6A6A6" w:themeColor="background1" w:themeShade="A6"/>
          <w:rtl/>
        </w:rPr>
        <w:t xml:space="preserve"> </w:t>
      </w:r>
      <w:r w:rsidR="004F2ED7" w:rsidRPr="002543D7">
        <w:rPr>
          <w:rFonts w:hint="eastAsia"/>
          <w:color w:val="A6A6A6" w:themeColor="background1" w:themeShade="A6"/>
          <w:rtl/>
        </w:rPr>
        <w:t>היה</w:t>
      </w:r>
      <w:r w:rsidR="004F2ED7" w:rsidRPr="002543D7">
        <w:rPr>
          <w:color w:val="A6A6A6" w:themeColor="background1" w:themeShade="A6"/>
          <w:rtl/>
        </w:rPr>
        <w:t xml:space="preserve"> </w:t>
      </w:r>
      <w:r w:rsidR="004F2ED7" w:rsidRPr="002543D7">
        <w:rPr>
          <w:rFonts w:hint="eastAsia"/>
          <w:color w:val="A6A6A6" w:themeColor="background1" w:themeShade="A6"/>
          <w:rtl/>
        </w:rPr>
        <w:t>נבוך</w:t>
      </w:r>
      <w:r w:rsidR="004F2ED7" w:rsidRPr="002543D7">
        <w:rPr>
          <w:color w:val="A6A6A6" w:themeColor="background1" w:themeShade="A6"/>
          <w:rtl/>
        </w:rPr>
        <w:t xml:space="preserve"> הרבה פחות </w:t>
      </w:r>
      <w:r w:rsidR="000C1988" w:rsidRPr="002543D7">
        <w:rPr>
          <w:rFonts w:hint="eastAsia"/>
          <w:color w:val="A6A6A6" w:themeColor="background1" w:themeShade="A6"/>
          <w:rtl/>
        </w:rPr>
        <w:t>לוּ</w:t>
      </w:r>
      <w:r w:rsidR="004F2ED7" w:rsidRPr="002543D7">
        <w:rPr>
          <w:color w:val="A6A6A6" w:themeColor="background1" w:themeShade="A6"/>
          <w:rtl/>
        </w:rPr>
        <w:t xml:space="preserve"> </w:t>
      </w:r>
      <w:r w:rsidR="000C1988" w:rsidRPr="002543D7">
        <w:rPr>
          <w:rFonts w:hint="eastAsia"/>
          <w:color w:val="A6A6A6" w:themeColor="background1" w:themeShade="A6"/>
          <w:rtl/>
        </w:rPr>
        <w:t>היה</w:t>
      </w:r>
      <w:r w:rsidR="000C1988" w:rsidRPr="002543D7">
        <w:rPr>
          <w:color w:val="A6A6A6" w:themeColor="background1" w:themeShade="A6"/>
          <w:rtl/>
        </w:rPr>
        <w:t xml:space="preserve"> </w:t>
      </w:r>
      <w:r w:rsidR="004F2ED7" w:rsidRPr="002543D7">
        <w:rPr>
          <w:rFonts w:hint="eastAsia"/>
          <w:color w:val="A6A6A6" w:themeColor="background1" w:themeShade="A6"/>
          <w:rtl/>
        </w:rPr>
        <w:t>מישהו</w:t>
      </w:r>
      <w:r w:rsidR="004F2ED7" w:rsidRPr="002543D7">
        <w:rPr>
          <w:color w:val="A6A6A6" w:themeColor="background1" w:themeShade="A6"/>
          <w:rtl/>
        </w:rPr>
        <w:t xml:space="preserve"> מחשב עבורו את ההסתברות </w:t>
      </w:r>
      <w:r w:rsidR="00FF38B5" w:rsidRPr="002543D7">
        <w:rPr>
          <w:rFonts w:hint="eastAsia"/>
          <w:color w:val="A6A6A6" w:themeColor="background1" w:themeShade="A6"/>
          <w:rtl/>
        </w:rPr>
        <w:t>למקרה</w:t>
      </w:r>
      <w:r w:rsidR="00FF38B5" w:rsidRPr="002543D7">
        <w:rPr>
          <w:color w:val="A6A6A6" w:themeColor="background1" w:themeShade="A6"/>
          <w:rtl/>
        </w:rPr>
        <w:t>.</w:t>
      </w:r>
      <w:r w:rsidR="004F2ED7" w:rsidRPr="002543D7">
        <w:rPr>
          <w:color w:val="A6A6A6" w:themeColor="background1" w:themeShade="A6"/>
          <w:rtl/>
        </w:rPr>
        <w:t xml:space="preserve"> מספר כלשהו, קטן ככל שיהיה, הוא עדיין מספר, עדיין בגדר א</w:t>
      </w:r>
      <w:r w:rsidR="004F2ED7" w:rsidRPr="002543D7">
        <w:rPr>
          <w:rFonts w:hint="eastAsia"/>
          <w:color w:val="A6A6A6" w:themeColor="background1" w:themeShade="A6"/>
          <w:rtl/>
        </w:rPr>
        <w:t>פשרות</w:t>
      </w:r>
      <w:r w:rsidR="004F2ED7" w:rsidRPr="002543D7">
        <w:rPr>
          <w:color w:val="A6A6A6" w:themeColor="background1" w:themeShade="A6"/>
          <w:rtl/>
        </w:rPr>
        <w:t xml:space="preserve"> </w:t>
      </w:r>
      <w:r w:rsidR="004F2ED7" w:rsidRPr="002543D7">
        <w:rPr>
          <w:rFonts w:hint="eastAsia"/>
          <w:color w:val="A6A6A6" w:themeColor="background1" w:themeShade="A6"/>
          <w:rtl/>
        </w:rPr>
        <w:t>אקראית</w:t>
      </w:r>
      <w:r w:rsidR="004F2ED7" w:rsidRPr="002543D7">
        <w:rPr>
          <w:color w:val="A6A6A6" w:themeColor="background1" w:themeShade="A6"/>
          <w:rtl/>
        </w:rPr>
        <w:t xml:space="preserve"> ובלתי מחייבת</w:t>
      </w:r>
      <w:r w:rsidR="001D2043" w:rsidRPr="002543D7">
        <w:rPr>
          <w:color w:val="A6A6A6" w:themeColor="background1" w:themeShade="A6"/>
          <w:rtl/>
        </w:rPr>
        <w:t xml:space="preserve">, "לקחת </w:t>
      </w:r>
      <w:r w:rsidR="001D2043" w:rsidRPr="002543D7">
        <w:rPr>
          <w:rFonts w:hint="eastAsia"/>
          <w:color w:val="A6A6A6" w:themeColor="background1" w:themeShade="A6"/>
          <w:rtl/>
        </w:rPr>
        <w:t>בחשבון</w:t>
      </w:r>
      <w:r w:rsidR="001D2043" w:rsidRPr="002543D7">
        <w:rPr>
          <w:color w:val="A6A6A6" w:themeColor="background1" w:themeShade="A6"/>
          <w:rtl/>
        </w:rPr>
        <w:t xml:space="preserve"> </w:t>
      </w:r>
      <w:r w:rsidR="001D2043" w:rsidRPr="002543D7">
        <w:rPr>
          <w:rFonts w:hint="eastAsia"/>
          <w:color w:val="A6A6A6" w:themeColor="background1" w:themeShade="A6"/>
          <w:rtl/>
        </w:rPr>
        <w:t>הסתברות</w:t>
      </w:r>
      <w:r w:rsidR="001D2043" w:rsidRPr="002543D7">
        <w:rPr>
          <w:color w:val="A6A6A6" w:themeColor="background1" w:themeShade="A6"/>
          <w:rtl/>
        </w:rPr>
        <w:t xml:space="preserve"> </w:t>
      </w:r>
      <w:r w:rsidR="001D2043" w:rsidRPr="002543D7">
        <w:rPr>
          <w:rFonts w:hint="eastAsia"/>
          <w:color w:val="A6A6A6" w:themeColor="background1" w:themeShade="A6"/>
          <w:rtl/>
        </w:rPr>
        <w:t>מותנה</w:t>
      </w:r>
      <w:r w:rsidR="001D2043" w:rsidRPr="002543D7">
        <w:rPr>
          <w:color w:val="A6A6A6" w:themeColor="background1" w:themeShade="A6"/>
          <w:rtl/>
        </w:rPr>
        <w:t xml:space="preserve">, </w:t>
      </w:r>
      <w:r w:rsidR="001D2043" w:rsidRPr="002543D7">
        <w:rPr>
          <w:rFonts w:hint="eastAsia"/>
          <w:color w:val="A6A6A6" w:themeColor="background1" w:themeShade="A6"/>
          <w:rtl/>
        </w:rPr>
        <w:t>ו</w:t>
      </w:r>
      <w:r w:rsidR="001D2043" w:rsidRPr="002543D7">
        <w:rPr>
          <w:color w:val="A6A6A6" w:themeColor="background1" w:themeShade="A6"/>
          <w:rtl/>
        </w:rPr>
        <w:t xml:space="preserve">... </w:t>
      </w:r>
      <w:r w:rsidR="001D2043" w:rsidRPr="002543D7">
        <w:rPr>
          <w:rFonts w:hint="eastAsia"/>
          <w:color w:val="A6A6A6" w:themeColor="background1" w:themeShade="A6"/>
          <w:rtl/>
        </w:rPr>
        <w:t>ו</w:t>
      </w:r>
      <w:r w:rsidR="00A80BC1" w:rsidRPr="002543D7">
        <w:rPr>
          <w:rFonts w:hint="eastAsia"/>
          <w:color w:val="A6A6A6" w:themeColor="background1" w:themeShade="A6"/>
          <w:rtl/>
        </w:rPr>
        <w:t>פונקציית</w:t>
      </w:r>
      <w:r w:rsidR="00A80BC1" w:rsidRPr="002543D7">
        <w:rPr>
          <w:color w:val="A6A6A6" w:themeColor="background1" w:themeShade="A6"/>
          <w:rtl/>
        </w:rPr>
        <w:t xml:space="preserve"> </w:t>
      </w:r>
      <w:r w:rsidR="001D2043" w:rsidRPr="002543D7">
        <w:rPr>
          <w:rFonts w:hint="eastAsia"/>
          <w:color w:val="A6A6A6" w:themeColor="background1" w:themeShade="A6"/>
          <w:rtl/>
        </w:rPr>
        <w:t>התפלגות</w:t>
      </w:r>
      <w:r w:rsidR="001D2043" w:rsidRPr="002543D7">
        <w:rPr>
          <w:color w:val="A6A6A6" w:themeColor="background1" w:themeShade="A6"/>
          <w:rtl/>
        </w:rPr>
        <w:t>?"</w:t>
      </w:r>
      <w:r w:rsidR="000C1492" w:rsidRPr="002543D7">
        <w:rPr>
          <w:rFonts w:hint="cs"/>
          <w:color w:val="A6A6A6" w:themeColor="background1" w:themeShade="A6"/>
          <w:rtl/>
        </w:rPr>
        <w:t>]</w:t>
      </w:r>
    </w:p>
    <w:p w14:paraId="2516C661" w14:textId="646C214A" w:rsidR="007B00FC" w:rsidRDefault="007B00FC" w:rsidP="007B00FC">
      <w:pPr>
        <w:rPr>
          <w:rtl/>
        </w:rPr>
      </w:pPr>
      <w:r>
        <w:rPr>
          <w:rFonts w:cs="Times New Roman"/>
          <w:rtl/>
        </w:rPr>
        <w:t>בשביל לחשב את ההסתברות, היה מארק זקוק לטבלאות ה</w:t>
      </w:r>
      <w:r w:rsidR="001D71DA">
        <w:rPr>
          <w:rFonts w:cs="Times New Roman" w:hint="cs"/>
          <w:rtl/>
        </w:rPr>
        <w:t>שכיחוי</w:t>
      </w:r>
      <w:r>
        <w:rPr>
          <w:rFonts w:cs="Times New Roman"/>
          <w:rtl/>
        </w:rPr>
        <w:t>ות של שמות בנים בקנדה ובבריטניה לפי שנתונים, וכן גם לשנת הלידה של אותו לוקאס, אבל הוא החליט לוותר על החישוב. "פשוט אין סיכוי."</w:t>
      </w:r>
    </w:p>
    <w:p w14:paraId="75C53AAC" w14:textId="4D3C103D" w:rsidR="007B00FC" w:rsidRDefault="0067090F" w:rsidP="007B00FC">
      <w:pPr>
        <w:rPr>
          <w:rtl/>
        </w:rPr>
      </w:pPr>
      <w:r>
        <w:rPr>
          <w:rFonts w:cs="Times New Roman" w:hint="cs"/>
          <w:rtl/>
        </w:rPr>
        <w:t>[</w:t>
      </w:r>
      <w:r w:rsidR="007B00FC">
        <w:rPr>
          <w:rFonts w:cs="Times New Roman"/>
          <w:rtl/>
        </w:rPr>
        <w:t>"בכל זאת מארק, מבין שנינו רק אתה היית בקנדה, באולימפיאדה לפני שנה."</w:t>
      </w:r>
      <w:r>
        <w:rPr>
          <w:rFonts w:cs="Times New Roman" w:hint="cs"/>
          <w:rtl/>
        </w:rPr>
        <w:t>]</w:t>
      </w:r>
    </w:p>
    <w:p w14:paraId="51825C23" w14:textId="499C8158" w:rsidR="00140B92" w:rsidRDefault="0067090F" w:rsidP="007B00FC">
      <w:pPr>
        <w:rPr>
          <w:rtl/>
        </w:rPr>
      </w:pPr>
      <w:r w:rsidRPr="0067090F">
        <w:rPr>
          <w:rFonts w:cs="Times New Roman"/>
          <w:rtl/>
        </w:rPr>
        <w:t>מארק ניסה לספר ליסמין על ביקורו בקנדה בשנה הקודמת, במסגרת האולימפיאדה</w:t>
      </w:r>
      <w:r w:rsidR="006B0C6C" w:rsidRPr="006B0C6C">
        <w:rPr>
          <w:rFonts w:cs="Times New Roman"/>
          <w:rtl/>
        </w:rPr>
        <w:t xml:space="preserve"> למתמטיקה</w:t>
      </w:r>
      <w:r w:rsidRPr="0067090F">
        <w:rPr>
          <w:rFonts w:cs="Times New Roman"/>
          <w:rtl/>
        </w:rPr>
        <w:t xml:space="preserve">, אבל היא רק פיהקה ארוכות. השעה </w:t>
      </w:r>
      <w:r w:rsidR="001C5A04">
        <w:rPr>
          <w:rFonts w:cs="Times New Roman"/>
          <w:rtl/>
        </w:rPr>
        <w:t>הייתה</w:t>
      </w:r>
      <w:r w:rsidRPr="0067090F">
        <w:rPr>
          <w:rFonts w:cs="Times New Roman"/>
          <w:rtl/>
        </w:rPr>
        <w:t xml:space="preserve"> </w:t>
      </w:r>
      <w:r w:rsidR="006B0C6C">
        <w:rPr>
          <w:rFonts w:cs="Times New Roman" w:hint="cs"/>
          <w:rtl/>
        </w:rPr>
        <w:t xml:space="preserve">כמעט </w:t>
      </w:r>
      <w:r w:rsidRPr="0067090F">
        <w:rPr>
          <w:rFonts w:cs="Times New Roman"/>
          <w:rtl/>
        </w:rPr>
        <w:t>ארבע לפנות בוקר</w:t>
      </w:r>
      <w:bookmarkStart w:id="350" w:name="_Hlk15903970"/>
      <w:r w:rsidR="002543D7">
        <w:rPr>
          <w:rFonts w:cs="Times New Roman" w:hint="cs"/>
          <w:rtl/>
        </w:rPr>
        <w:t xml:space="preserve"> ולמחרת </w:t>
      </w:r>
      <w:r w:rsidR="006315ED">
        <w:rPr>
          <w:rFonts w:cs="Times New Roman" w:hint="cs"/>
          <w:rtl/>
        </w:rPr>
        <w:t>היה עליו להגיע לפקולטה מוקדם</w:t>
      </w:r>
      <w:bookmarkEnd w:id="350"/>
      <w:r w:rsidRPr="0067090F">
        <w:rPr>
          <w:rFonts w:cs="Times New Roman"/>
          <w:rtl/>
        </w:rPr>
        <w:t>.</w:t>
      </w:r>
    </w:p>
    <w:p w14:paraId="0468879F" w14:textId="1C30A675" w:rsidR="006A6AB6" w:rsidRPr="00E67C1F" w:rsidRDefault="00140B92" w:rsidP="00140B92">
      <w:pPr>
        <w:rPr>
          <w:rtl/>
        </w:rPr>
      </w:pPr>
      <w:r>
        <w:rPr>
          <w:rFonts w:hint="cs"/>
          <w:rtl/>
        </w:rPr>
        <w:t>[</w:t>
      </w:r>
      <w:r w:rsidR="006A6AB6" w:rsidRPr="00E67C1F">
        <w:rPr>
          <w:rtl/>
        </w:rPr>
        <w:t>מארק עלה על אלכס בכל, ולא הבין איך יסמין לא רואה זאת.]</w:t>
      </w:r>
    </w:p>
    <w:p w14:paraId="73FEBA15" w14:textId="7ABEB8D4" w:rsidR="004627AB" w:rsidRPr="00E67C1F" w:rsidRDefault="004627AB" w:rsidP="00250000">
      <w:pPr>
        <w:rPr>
          <w:rtl/>
        </w:rPr>
      </w:pPr>
      <w:r w:rsidRPr="00E67C1F">
        <w:rPr>
          <w:rtl/>
        </w:rPr>
        <w:t>"אולי תחזור לישון</w:t>
      </w:r>
      <w:r w:rsidR="00140B92">
        <w:rPr>
          <w:rFonts w:hint="cs"/>
          <w:rtl/>
        </w:rPr>
        <w:t>, מארק</w:t>
      </w:r>
      <w:r w:rsidRPr="00E67C1F">
        <w:rPr>
          <w:rtl/>
        </w:rPr>
        <w:t>?"</w:t>
      </w:r>
    </w:p>
    <w:p w14:paraId="0E35ABC5" w14:textId="1981DB42" w:rsidR="004627AB" w:rsidRPr="00CD067C" w:rsidRDefault="004627AB" w:rsidP="00CC2B8C">
      <w:pPr>
        <w:rPr>
          <w:rtl/>
        </w:rPr>
      </w:pPr>
      <w:r w:rsidRPr="00E67C1F">
        <w:rPr>
          <w:rtl/>
        </w:rPr>
        <w:t xml:space="preserve">מארק לא מחה עוד, </w:t>
      </w:r>
      <w:r w:rsidR="00140B92" w:rsidRPr="00140B92">
        <w:rPr>
          <w:rFonts w:cs="Times New Roman"/>
          <w:rtl/>
        </w:rPr>
        <w:t>כנראה חש שהרצה די</w:t>
      </w:r>
      <w:r w:rsidR="009350BA">
        <w:rPr>
          <w:rFonts w:cs="Times New Roman" w:hint="cs"/>
          <w:rtl/>
        </w:rPr>
        <w:t>ו</w:t>
      </w:r>
      <w:r w:rsidR="00140B92" w:rsidRPr="00140B92">
        <w:rPr>
          <w:rFonts w:cs="Times New Roman"/>
          <w:rtl/>
        </w:rPr>
        <w:t xml:space="preserve"> על קסמו רב ההוד של הטבע וחוקיו ללילה אחד. ה</w:t>
      </w:r>
      <w:r w:rsidR="00140B92">
        <w:rPr>
          <w:rFonts w:cs="Times New Roman" w:hint="cs"/>
          <w:rtl/>
        </w:rPr>
        <w:t xml:space="preserve">וא </w:t>
      </w:r>
      <w:r w:rsidR="00CC2B8C" w:rsidRPr="00E67C1F">
        <w:rPr>
          <w:rFonts w:hint="eastAsia"/>
          <w:rtl/>
        </w:rPr>
        <w:t>פנה</w:t>
      </w:r>
      <w:r w:rsidRPr="00E67C1F">
        <w:rPr>
          <w:rtl/>
        </w:rPr>
        <w:t xml:space="preserve"> </w:t>
      </w:r>
      <w:r w:rsidRPr="00E67C1F">
        <w:rPr>
          <w:rFonts w:hint="eastAsia"/>
          <w:rtl/>
        </w:rPr>
        <w:t>מדוכדך</w:t>
      </w:r>
      <w:r w:rsidRPr="00E67C1F">
        <w:rPr>
          <w:rtl/>
        </w:rPr>
        <w:t xml:space="preserve"> ל</w:t>
      </w:r>
      <w:r w:rsidR="00CC2B8C" w:rsidRPr="00E67C1F">
        <w:rPr>
          <w:rFonts w:hint="eastAsia"/>
          <w:rtl/>
        </w:rPr>
        <w:t>חדרו</w:t>
      </w:r>
      <w:r w:rsidR="00A80BC1" w:rsidRPr="00E67C1F">
        <w:rPr>
          <w:rtl/>
        </w:rPr>
        <w:t xml:space="preserve">, </w:t>
      </w:r>
      <w:r w:rsidR="006A6AB6" w:rsidRPr="00E67C1F">
        <w:rPr>
          <w:rFonts w:hint="eastAsia"/>
          <w:rtl/>
        </w:rPr>
        <w:t>ו</w:t>
      </w:r>
      <w:r w:rsidR="00A80BC1" w:rsidRPr="00E67C1F">
        <w:rPr>
          <w:rFonts w:hint="eastAsia"/>
          <w:rtl/>
        </w:rPr>
        <w:t>ספל</w:t>
      </w:r>
      <w:r w:rsidR="00A80BC1" w:rsidRPr="00E67C1F">
        <w:rPr>
          <w:rtl/>
        </w:rPr>
        <w:t xml:space="preserve"> </w:t>
      </w:r>
      <w:r w:rsidR="00A80BC1" w:rsidRPr="00E67C1F">
        <w:rPr>
          <w:rFonts w:hint="eastAsia"/>
          <w:rtl/>
        </w:rPr>
        <w:t>התה</w:t>
      </w:r>
      <w:r w:rsidR="00A80BC1" w:rsidRPr="00E67C1F">
        <w:rPr>
          <w:rtl/>
        </w:rPr>
        <w:t xml:space="preserve"> </w:t>
      </w:r>
      <w:r w:rsidR="00A80BC1" w:rsidRPr="00E67C1F">
        <w:rPr>
          <w:rFonts w:hint="eastAsia"/>
          <w:rtl/>
        </w:rPr>
        <w:t>שלו</w:t>
      </w:r>
      <w:r w:rsidR="00A80BC1" w:rsidRPr="00E67C1F">
        <w:rPr>
          <w:rtl/>
        </w:rPr>
        <w:t xml:space="preserve"> </w:t>
      </w:r>
      <w:r w:rsidR="006A6AB6" w:rsidRPr="00E67C1F">
        <w:rPr>
          <w:rFonts w:hint="eastAsia"/>
          <w:rtl/>
        </w:rPr>
        <w:t>נותר</w:t>
      </w:r>
      <w:r w:rsidR="006A6AB6" w:rsidRPr="00E67C1F">
        <w:rPr>
          <w:rtl/>
        </w:rPr>
        <w:t xml:space="preserve"> </w:t>
      </w:r>
      <w:r w:rsidR="00A80BC1" w:rsidRPr="00E67C1F">
        <w:rPr>
          <w:rFonts w:hint="eastAsia"/>
          <w:rtl/>
        </w:rPr>
        <w:t>על</w:t>
      </w:r>
      <w:r w:rsidR="00A80BC1" w:rsidRPr="00E67C1F">
        <w:rPr>
          <w:rtl/>
        </w:rPr>
        <w:t xml:space="preserve"> </w:t>
      </w:r>
      <w:r w:rsidR="00A80BC1" w:rsidRPr="00E67C1F">
        <w:rPr>
          <w:rFonts w:hint="eastAsia"/>
          <w:rtl/>
        </w:rPr>
        <w:t>השולחן</w:t>
      </w:r>
      <w:r w:rsidR="00A80BC1" w:rsidRPr="00E67C1F">
        <w:rPr>
          <w:rtl/>
        </w:rPr>
        <w:t xml:space="preserve"> </w:t>
      </w:r>
      <w:r w:rsidR="00A80BC1" w:rsidRPr="00E67C1F">
        <w:rPr>
          <w:rFonts w:hint="eastAsia"/>
          <w:rtl/>
        </w:rPr>
        <w:t>ביניהם</w:t>
      </w:r>
      <w:r w:rsidRPr="00E67C1F">
        <w:rPr>
          <w:rtl/>
        </w:rPr>
        <w:t>.</w:t>
      </w:r>
    </w:p>
    <w:p w14:paraId="3C0B6D06" w14:textId="4E1ECBA9" w:rsidR="004627AB" w:rsidRPr="00CD067C" w:rsidRDefault="004627AB" w:rsidP="001D2043">
      <w:pPr>
        <w:rPr>
          <w:rtl/>
        </w:rPr>
      </w:pPr>
      <w:r w:rsidRPr="00CD067C">
        <w:rPr>
          <w:rtl/>
        </w:rPr>
        <w:t xml:space="preserve">במטבח </w:t>
      </w:r>
      <w:r w:rsidR="009D26C3">
        <w:rPr>
          <w:rFonts w:hint="cs"/>
          <w:rtl/>
        </w:rPr>
        <w:t xml:space="preserve">הפליגה </w:t>
      </w:r>
      <w:r w:rsidR="001059D1" w:rsidRPr="00CD067C">
        <w:rPr>
          <w:rtl/>
        </w:rPr>
        <w:t xml:space="preserve">יסמין </w:t>
      </w:r>
      <w:r w:rsidR="009D26C3">
        <w:rPr>
          <w:rFonts w:hint="cs"/>
          <w:rtl/>
        </w:rPr>
        <w:t xml:space="preserve">במעשיות </w:t>
      </w:r>
      <w:r w:rsidRPr="00CD067C">
        <w:rPr>
          <w:rtl/>
        </w:rPr>
        <w:t xml:space="preserve">על </w:t>
      </w:r>
      <w:r w:rsidR="00283859" w:rsidRPr="00283859">
        <w:rPr>
          <w:rFonts w:cs="Times New Roman"/>
          <w:rtl/>
        </w:rPr>
        <w:t>לוקאס</w:t>
      </w:r>
      <w:r w:rsidRPr="00CD067C">
        <w:rPr>
          <w:rtl/>
        </w:rPr>
        <w:t xml:space="preserve"> אלכסנדר הקנדי. "עשיתי איתו הכל,</w:t>
      </w:r>
      <w:r w:rsidRPr="000C1492">
        <w:rPr>
          <w:rtl/>
        </w:rPr>
        <w:t xml:space="preserve">" היא התוודתה </w:t>
      </w:r>
      <w:r w:rsidR="00AA49BC" w:rsidRPr="000C1492">
        <w:rPr>
          <w:rFonts w:hint="cs"/>
          <w:rtl/>
        </w:rPr>
        <w:t>באופן ה</w:t>
      </w:r>
      <w:r w:rsidR="00AA49BC">
        <w:rPr>
          <w:rFonts w:hint="cs"/>
          <w:rtl/>
        </w:rPr>
        <w:t>מופרך ביותר ש</w:t>
      </w:r>
      <w:r w:rsidR="00C47DDD">
        <w:rPr>
          <w:rFonts w:hint="cs"/>
          <w:rtl/>
        </w:rPr>
        <w:t>עלה על דעתה</w:t>
      </w:r>
      <w:r w:rsidR="00AA49BC">
        <w:rPr>
          <w:rFonts w:hint="cs"/>
          <w:rtl/>
        </w:rPr>
        <w:t xml:space="preserve">, </w:t>
      </w:r>
      <w:r w:rsidRPr="00CD067C">
        <w:rPr>
          <w:rtl/>
        </w:rPr>
        <w:t>וק</w:t>
      </w:r>
      <w:r w:rsidR="00456F65">
        <w:rPr>
          <w:rFonts w:hint="cs"/>
          <w:rtl/>
        </w:rPr>
        <w:t>י</w:t>
      </w:r>
      <w:r w:rsidRPr="00CD067C">
        <w:rPr>
          <w:rtl/>
        </w:rPr>
        <w:t xml:space="preserve">וותה שאלכס לא שמע על איזשהן </w:t>
      </w:r>
      <w:r w:rsidR="00AF5749">
        <w:rPr>
          <w:rFonts w:hint="cs"/>
          <w:rtl/>
        </w:rPr>
        <w:t>סטיות [</w:t>
      </w:r>
      <w:r w:rsidRPr="00CD067C">
        <w:rPr>
          <w:rtl/>
        </w:rPr>
        <w:t>פרוורסיות</w:t>
      </w:r>
      <w:r w:rsidR="00AF5749">
        <w:rPr>
          <w:rFonts w:hint="cs"/>
          <w:rtl/>
        </w:rPr>
        <w:t>]</w:t>
      </w:r>
      <w:r w:rsidR="00D37D88">
        <w:rPr>
          <w:rFonts w:hint="cs"/>
          <w:rtl/>
        </w:rPr>
        <w:t xml:space="preserve"> </w:t>
      </w:r>
      <w:r w:rsidRPr="00CD067C">
        <w:rPr>
          <w:rtl/>
        </w:rPr>
        <w:t>איומות שהיא לא הכירה. "כל מה שאתה יכול בכלל ל</w:t>
      </w:r>
      <w:r w:rsidR="00CC2B8C">
        <w:rPr>
          <w:rFonts w:hint="cs"/>
          <w:rtl/>
        </w:rPr>
        <w:t>העלות בדעתך</w:t>
      </w:r>
      <w:r w:rsidRPr="00CD067C">
        <w:rPr>
          <w:rtl/>
        </w:rPr>
        <w:t xml:space="preserve">." </w:t>
      </w:r>
    </w:p>
    <w:p w14:paraId="1D624B76" w14:textId="051F53AC" w:rsidR="00D37D88" w:rsidRDefault="004627AB" w:rsidP="00250000">
      <w:pPr>
        <w:rPr>
          <w:rtl/>
        </w:rPr>
      </w:pPr>
      <w:r w:rsidRPr="00CD067C">
        <w:rPr>
          <w:rtl/>
        </w:rPr>
        <w:t xml:space="preserve">הוא נעץ בה עיניים ענקיות, חרד </w:t>
      </w:r>
      <w:r w:rsidR="006A5B79">
        <w:rPr>
          <w:rFonts w:hint="cs"/>
          <w:rtl/>
        </w:rPr>
        <w:t>ב</w:t>
      </w:r>
      <w:r w:rsidRPr="00CD067C">
        <w:rPr>
          <w:rtl/>
        </w:rPr>
        <w:t xml:space="preserve">עבור נערה צעירה שכבר עשתה הכל, </w:t>
      </w:r>
      <w:r w:rsidR="006A5B79">
        <w:rPr>
          <w:rFonts w:hint="cs"/>
          <w:rtl/>
        </w:rPr>
        <w:t xml:space="preserve">מבט </w:t>
      </w:r>
      <w:r w:rsidRPr="00CD067C">
        <w:rPr>
          <w:rtl/>
        </w:rPr>
        <w:t xml:space="preserve">שהיא טעתה לפרש כהערצה. </w:t>
      </w:r>
    </w:p>
    <w:p w14:paraId="5EF59DE5" w14:textId="77777777" w:rsidR="004627AB" w:rsidRPr="00CD067C" w:rsidRDefault="004627AB" w:rsidP="00250000">
      <w:pPr>
        <w:rPr>
          <w:rtl/>
        </w:rPr>
      </w:pPr>
      <w:r w:rsidRPr="00CD067C">
        <w:rPr>
          <w:rtl/>
        </w:rPr>
        <w:t>"ממש הכל," היא חזרה. "אתה יודע מה זה אומר?"</w:t>
      </w:r>
    </w:p>
    <w:p w14:paraId="0FB74498" w14:textId="77777777" w:rsidR="004627AB" w:rsidRPr="00CD067C" w:rsidRDefault="004627AB" w:rsidP="00250000">
      <w:pPr>
        <w:rPr>
          <w:rtl/>
        </w:rPr>
      </w:pPr>
      <w:r w:rsidRPr="00CD067C">
        <w:rPr>
          <w:rtl/>
        </w:rPr>
        <w:t>"לא בדיוק."</w:t>
      </w:r>
    </w:p>
    <w:p w14:paraId="04CF2C00" w14:textId="441B9DC7" w:rsidR="004627AB" w:rsidRPr="00CD067C" w:rsidRDefault="004627AB" w:rsidP="00660634">
      <w:pPr>
        <w:rPr>
          <w:rtl/>
        </w:rPr>
      </w:pPr>
      <w:r w:rsidRPr="00CD067C">
        <w:rPr>
          <w:rtl/>
        </w:rPr>
        <w:t>גם לה לא היה מושג. היא לא שוטטה מספיק ב</w:t>
      </w:r>
      <w:r w:rsidR="00D37D88">
        <w:rPr>
          <w:rtl/>
        </w:rPr>
        <w:t>אינטרנט, לא באתרים שה</w:t>
      </w:r>
      <w:r w:rsidR="00660634">
        <w:rPr>
          <w:rFonts w:hint="cs"/>
          <w:rtl/>
        </w:rPr>
        <w:t>בהילו</w:t>
      </w:r>
      <w:r w:rsidRPr="00CD067C">
        <w:rPr>
          <w:rtl/>
        </w:rPr>
        <w:t xml:space="preserve"> אותה. </w:t>
      </w:r>
    </w:p>
    <w:p w14:paraId="1AD7B8FF" w14:textId="3A6F850A" w:rsidR="004627AB" w:rsidRPr="00CD067C" w:rsidRDefault="004627AB" w:rsidP="00250000">
      <w:pPr>
        <w:rPr>
          <w:rtl/>
        </w:rPr>
      </w:pPr>
      <w:r w:rsidRPr="00CD067C">
        <w:rPr>
          <w:rtl/>
        </w:rPr>
        <w:t xml:space="preserve">"אבל... </w:t>
      </w:r>
      <w:r w:rsidR="00171C7B" w:rsidRPr="00171C7B">
        <w:rPr>
          <w:rFonts w:cs="Times New Roman"/>
          <w:rtl/>
        </w:rPr>
        <w:t>כל מה ש</w:t>
      </w:r>
      <w:r w:rsidR="00171C7B">
        <w:rPr>
          <w:rFonts w:cs="Times New Roman" w:hint="cs"/>
          <w:rtl/>
        </w:rPr>
        <w:t>עשית היה</w:t>
      </w:r>
      <w:r w:rsidRPr="00CD067C">
        <w:rPr>
          <w:rtl/>
        </w:rPr>
        <w:t xml:space="preserve"> מרצונך ה</w:t>
      </w:r>
      <w:r w:rsidR="00FE2992">
        <w:rPr>
          <w:rtl/>
        </w:rPr>
        <w:t>חופשי</w:t>
      </w:r>
      <w:r w:rsidRPr="00CD067C">
        <w:rPr>
          <w:rtl/>
        </w:rPr>
        <w:t>, נכון?"</w:t>
      </w:r>
    </w:p>
    <w:p w14:paraId="60E0BC91" w14:textId="77777777" w:rsidR="004627AB" w:rsidRPr="00CD067C" w:rsidRDefault="004627AB" w:rsidP="00250000">
      <w:pPr>
        <w:rPr>
          <w:rtl/>
        </w:rPr>
      </w:pPr>
      <w:r w:rsidRPr="00CD067C">
        <w:rPr>
          <w:rtl/>
        </w:rPr>
        <w:t>"למה אתה מתכוון?"</w:t>
      </w:r>
    </w:p>
    <w:p w14:paraId="28AEEDC7" w14:textId="77777777" w:rsidR="004627AB" w:rsidRPr="00CD067C" w:rsidRDefault="004627AB" w:rsidP="00250000">
      <w:pPr>
        <w:rPr>
          <w:rtl/>
        </w:rPr>
      </w:pPr>
      <w:r w:rsidRPr="00CD067C">
        <w:rPr>
          <w:rtl/>
        </w:rPr>
        <w:t>"הוא לא כפה עלייך כלום?"</w:t>
      </w:r>
    </w:p>
    <w:p w14:paraId="380F7F2A" w14:textId="72CFCEFB" w:rsidR="00CC2B8C" w:rsidRDefault="004627AB" w:rsidP="000C1492">
      <w:pPr>
        <w:rPr>
          <w:rtl/>
        </w:rPr>
      </w:pPr>
      <w:r w:rsidRPr="00CD067C">
        <w:rPr>
          <w:rtl/>
        </w:rPr>
        <w:t xml:space="preserve">מי כבר יכול לכפות עליה. אבל דאגה חדשה צצה – </w:t>
      </w:r>
      <w:r w:rsidR="006B0C6C">
        <w:rPr>
          <w:rFonts w:hint="cs"/>
          <w:rtl/>
        </w:rPr>
        <w:t>ה</w:t>
      </w:r>
      <w:r w:rsidRPr="00CD067C">
        <w:rPr>
          <w:rtl/>
        </w:rPr>
        <w:t>אם אלכס אי פעם</w:t>
      </w:r>
      <w:r w:rsidR="000C3313">
        <w:rPr>
          <w:rFonts w:hint="cs"/>
          <w:rtl/>
        </w:rPr>
        <w:t>...</w:t>
      </w:r>
      <w:r w:rsidR="006B0C6C">
        <w:rPr>
          <w:rFonts w:hint="cs"/>
          <w:rtl/>
        </w:rPr>
        <w:t>?</w:t>
      </w:r>
      <w:r w:rsidR="000C3313">
        <w:rPr>
          <w:rFonts w:hint="cs"/>
          <w:rtl/>
        </w:rPr>
        <w:t xml:space="preserve"> </w:t>
      </w:r>
      <w:r w:rsidRPr="00CD067C">
        <w:rPr>
          <w:rtl/>
        </w:rPr>
        <w:t xml:space="preserve">הלוואי </w:t>
      </w:r>
      <w:r w:rsidR="00456F65">
        <w:rPr>
          <w:rFonts w:hint="cs"/>
          <w:rtl/>
        </w:rPr>
        <w:t>ש</w:t>
      </w:r>
      <w:r w:rsidRPr="00CD067C">
        <w:rPr>
          <w:rtl/>
        </w:rPr>
        <w:t xml:space="preserve">קרום הבתולים </w:t>
      </w:r>
      <w:r w:rsidR="00456F65">
        <w:rPr>
          <w:rFonts w:hint="cs"/>
          <w:rtl/>
        </w:rPr>
        <w:t xml:space="preserve">שלה </w:t>
      </w:r>
      <w:r w:rsidRPr="00CD067C">
        <w:rPr>
          <w:rtl/>
        </w:rPr>
        <w:t>נקרע בשפגטים כש</w:t>
      </w:r>
      <w:r w:rsidR="001C5A04">
        <w:rPr>
          <w:rtl/>
        </w:rPr>
        <w:t>הייתה</w:t>
      </w:r>
      <w:r w:rsidR="000C3313">
        <w:rPr>
          <w:rtl/>
        </w:rPr>
        <w:t xml:space="preserve"> קטנה. </w:t>
      </w:r>
    </w:p>
    <w:p w14:paraId="458E3211" w14:textId="72FC830D" w:rsidR="004627AB" w:rsidRPr="00CD067C" w:rsidRDefault="00BE6755" w:rsidP="00250000">
      <w:pPr>
        <w:rPr>
          <w:rtl/>
        </w:rPr>
      </w:pPr>
      <w:r>
        <w:rPr>
          <w:rFonts w:hint="cs"/>
          <w:rtl/>
        </w:rPr>
        <w:t>היא</w:t>
      </w:r>
      <w:r w:rsidR="004627AB" w:rsidRPr="00CD067C">
        <w:rPr>
          <w:rtl/>
        </w:rPr>
        <w:t xml:space="preserve"> פיהקה</w:t>
      </w:r>
      <w:r w:rsidR="00DF6C65">
        <w:rPr>
          <w:rFonts w:hint="cs"/>
          <w:rtl/>
        </w:rPr>
        <w:t xml:space="preserve"> שוב</w:t>
      </w:r>
      <w:r w:rsidR="004627AB" w:rsidRPr="00CD067C">
        <w:rPr>
          <w:rtl/>
        </w:rPr>
        <w:t>.</w:t>
      </w:r>
    </w:p>
    <w:p w14:paraId="7B239EC6" w14:textId="77777777" w:rsidR="004627AB" w:rsidRPr="00CD067C" w:rsidRDefault="004627AB" w:rsidP="00250000">
      <w:pPr>
        <w:rPr>
          <w:rtl/>
        </w:rPr>
      </w:pPr>
      <w:r w:rsidRPr="00CD067C">
        <w:rPr>
          <w:rtl/>
        </w:rPr>
        <w:t>"את עייפה?"</w:t>
      </w:r>
    </w:p>
    <w:p w14:paraId="41B60DA1" w14:textId="304B6842" w:rsidR="00140B92" w:rsidRDefault="004627AB" w:rsidP="00140B92">
      <w:pPr>
        <w:rPr>
          <w:rtl/>
        </w:rPr>
      </w:pPr>
      <w:r w:rsidRPr="00CD067C">
        <w:rPr>
          <w:rtl/>
        </w:rPr>
        <w:t>"אני תמיד עייפה."</w:t>
      </w:r>
      <w:r w:rsidR="00140B92" w:rsidRPr="00140B92">
        <w:rPr>
          <w:rtl/>
        </w:rPr>
        <w:t xml:space="preserve"> </w:t>
      </w:r>
    </w:p>
    <w:p w14:paraId="0035C0BE" w14:textId="37138F1E" w:rsidR="00140B92" w:rsidRDefault="00140B92" w:rsidP="00140B92">
      <w:pPr>
        <w:rPr>
          <w:rtl/>
        </w:rPr>
      </w:pPr>
      <w:r>
        <w:rPr>
          <w:rFonts w:cs="Times New Roman"/>
          <w:rtl/>
        </w:rPr>
        <w:t>"רוצה כמו בפעם הקודמת? זה באמת בסדר מבחינתי – בתנאי ש</w:t>
      </w:r>
      <w:r w:rsidR="001C5A04">
        <w:rPr>
          <w:rFonts w:cs="Times New Roman"/>
          <w:rtl/>
        </w:rPr>
        <w:t>אימא</w:t>
      </w:r>
      <w:r>
        <w:rPr>
          <w:rFonts w:cs="Times New Roman"/>
          <w:rtl/>
        </w:rPr>
        <w:t xml:space="preserve"> שלך מרשה."</w:t>
      </w:r>
    </w:p>
    <w:p w14:paraId="208F01A6" w14:textId="0CB2CBBF" w:rsidR="004627AB" w:rsidRDefault="00140B92" w:rsidP="00140B92">
      <w:pPr>
        <w:rPr>
          <w:rtl/>
        </w:rPr>
      </w:pPr>
      <w:r>
        <w:rPr>
          <w:rFonts w:cs="Times New Roman"/>
          <w:rtl/>
        </w:rPr>
        <w:lastRenderedPageBreak/>
        <w:t xml:space="preserve">תוך רגע </w:t>
      </w:r>
      <w:r w:rsidR="001C5A04">
        <w:rPr>
          <w:rFonts w:cs="Times New Roman"/>
          <w:rtl/>
        </w:rPr>
        <w:t>הייתה</w:t>
      </w:r>
      <w:r>
        <w:rPr>
          <w:rFonts w:cs="Times New Roman"/>
          <w:rtl/>
        </w:rPr>
        <w:t xml:space="preserve"> שוב בחדרו, נשכבה במיטתו, והריח שלו שוב אפף אותה מכל עבר</w:t>
      </w:r>
      <w:r w:rsidR="00A723EB">
        <w:rPr>
          <w:rFonts w:cs="Times New Roman" w:hint="cs"/>
          <w:rtl/>
        </w:rPr>
        <w:t>.</w:t>
      </w:r>
      <w:r w:rsidR="00A723EB" w:rsidRPr="00A723EB">
        <w:rPr>
          <w:rFonts w:cs="Times New Roman"/>
          <w:rtl/>
        </w:rPr>
        <w:t xml:space="preserve"> </w:t>
      </w:r>
      <w:r w:rsidR="00A723EB">
        <w:rPr>
          <w:rFonts w:cs="Times New Roman"/>
          <w:rtl/>
        </w:rPr>
        <w:t xml:space="preserve">מתחת לשמיכה </w:t>
      </w:r>
      <w:r>
        <w:rPr>
          <w:rFonts w:cs="Times New Roman"/>
          <w:rtl/>
        </w:rPr>
        <w:t xml:space="preserve">היא </w:t>
      </w:r>
      <w:r w:rsidR="006B0C6C">
        <w:rPr>
          <w:rFonts w:cs="Times New Roman" w:hint="cs"/>
          <w:rtl/>
        </w:rPr>
        <w:t>פשט</w:t>
      </w:r>
      <w:r>
        <w:rPr>
          <w:rFonts w:cs="Times New Roman"/>
          <w:rtl/>
        </w:rPr>
        <w:t xml:space="preserve">ה את הג'ינס ובעטה אותו לרצפה. </w:t>
      </w:r>
      <w:r w:rsidR="00F97A34">
        <w:rPr>
          <w:rFonts w:cs="Times New Roman"/>
          <w:rtl/>
        </w:rPr>
        <w:t>כל כך</w:t>
      </w:r>
      <w:r>
        <w:rPr>
          <w:rFonts w:cs="Times New Roman"/>
          <w:rtl/>
        </w:rPr>
        <w:t xml:space="preserve"> קל להגיע לכאן, היא חשבה, </w:t>
      </w:r>
      <w:r w:rsidR="00F97A34">
        <w:rPr>
          <w:rFonts w:cs="Times New Roman"/>
          <w:rtl/>
        </w:rPr>
        <w:t>כל כך</w:t>
      </w:r>
      <w:r>
        <w:rPr>
          <w:rFonts w:cs="Times New Roman"/>
          <w:rtl/>
        </w:rPr>
        <w:t xml:space="preserve"> קל לה</w:t>
      </w:r>
      <w:r w:rsidR="00456F65">
        <w:rPr>
          <w:rFonts w:cs="Times New Roman" w:hint="cs"/>
          <w:rtl/>
        </w:rPr>
        <w:t>י</w:t>
      </w:r>
      <w:r>
        <w:rPr>
          <w:rFonts w:cs="Times New Roman"/>
          <w:rtl/>
        </w:rPr>
        <w:t>כנס למיטה שלו, ו</w:t>
      </w:r>
      <w:r w:rsidR="007B00FC" w:rsidRPr="007B00FC">
        <w:rPr>
          <w:rFonts w:cs="Times New Roman"/>
          <w:rtl/>
        </w:rPr>
        <w:t>כהרף עין</w:t>
      </w:r>
      <w:r>
        <w:rPr>
          <w:rFonts w:cs="Times New Roman"/>
          <w:rtl/>
        </w:rPr>
        <w:t xml:space="preserve"> נרדמה.</w:t>
      </w:r>
    </w:p>
    <w:p w14:paraId="6CFEE493" w14:textId="57EB7EEC" w:rsidR="004627AB" w:rsidRPr="002543D7" w:rsidRDefault="00140B92" w:rsidP="00345D99">
      <w:pPr>
        <w:rPr>
          <w:color w:val="A6A6A6" w:themeColor="background1" w:themeShade="A6"/>
          <w:rtl/>
        </w:rPr>
      </w:pPr>
      <w:r w:rsidRPr="002543D7">
        <w:rPr>
          <w:rFonts w:hint="cs"/>
          <w:color w:val="A6A6A6" w:themeColor="background1" w:themeShade="A6"/>
          <w:rtl/>
        </w:rPr>
        <w:t>[</w:t>
      </w:r>
      <w:r w:rsidR="004627AB" w:rsidRPr="002543D7">
        <w:rPr>
          <w:color w:val="A6A6A6" w:themeColor="background1" w:themeShade="A6"/>
          <w:rtl/>
        </w:rPr>
        <w:t>הוא כיסה אותה</w:t>
      </w:r>
      <w:r w:rsidR="00C47DDD" w:rsidRPr="002543D7">
        <w:rPr>
          <w:rFonts w:hint="cs"/>
          <w:color w:val="A6A6A6" w:themeColor="background1" w:themeShade="A6"/>
          <w:rtl/>
        </w:rPr>
        <w:t xml:space="preserve"> בזהירות</w:t>
      </w:r>
      <w:r w:rsidR="004627AB" w:rsidRPr="002543D7">
        <w:rPr>
          <w:color w:val="A6A6A6" w:themeColor="background1" w:themeShade="A6"/>
          <w:rtl/>
        </w:rPr>
        <w:t xml:space="preserve"> והיא הסירה את הג'ינס מתחת לשמיכה ובעטה אותו לרצפה.</w:t>
      </w:r>
      <w:r w:rsidR="00C47DDD" w:rsidRPr="002543D7">
        <w:rPr>
          <w:rFonts w:hint="cs"/>
          <w:color w:val="A6A6A6" w:themeColor="background1" w:themeShade="A6"/>
          <w:rtl/>
        </w:rPr>
        <w:t xml:space="preserve"> </w:t>
      </w:r>
      <w:r w:rsidR="004627AB" w:rsidRPr="002543D7">
        <w:rPr>
          <w:color w:val="A6A6A6" w:themeColor="background1" w:themeShade="A6"/>
          <w:rtl/>
        </w:rPr>
        <w:t>"אתה קורא את זה?"</w:t>
      </w:r>
      <w:r w:rsidR="00C47DDD" w:rsidRPr="002543D7">
        <w:rPr>
          <w:rFonts w:hint="cs"/>
          <w:color w:val="A6A6A6" w:themeColor="background1" w:themeShade="A6"/>
          <w:rtl/>
        </w:rPr>
        <w:t xml:space="preserve"> היא הצביעה על הספר הפתוח.</w:t>
      </w:r>
    </w:p>
    <w:p w14:paraId="0993CF65" w14:textId="77777777" w:rsidR="004627AB" w:rsidRPr="002543D7" w:rsidRDefault="004627AB" w:rsidP="00250000">
      <w:pPr>
        <w:rPr>
          <w:color w:val="A6A6A6" w:themeColor="background1" w:themeShade="A6"/>
          <w:rtl/>
        </w:rPr>
      </w:pPr>
      <w:r w:rsidRPr="002543D7">
        <w:rPr>
          <w:color w:val="A6A6A6" w:themeColor="background1" w:themeShade="A6"/>
          <w:rtl/>
        </w:rPr>
        <w:t>"זה ספר נורא עצוב. אל תקראי אותו."</w:t>
      </w:r>
    </w:p>
    <w:p w14:paraId="06881010" w14:textId="77777777" w:rsidR="004627AB" w:rsidRPr="002543D7" w:rsidRDefault="004627AB" w:rsidP="00250000">
      <w:pPr>
        <w:rPr>
          <w:color w:val="A6A6A6" w:themeColor="background1" w:themeShade="A6"/>
          <w:rtl/>
        </w:rPr>
      </w:pPr>
      <w:r w:rsidRPr="002543D7">
        <w:rPr>
          <w:color w:val="A6A6A6" w:themeColor="background1" w:themeShade="A6"/>
          <w:rtl/>
        </w:rPr>
        <w:t>"למה לא?"</w:t>
      </w:r>
    </w:p>
    <w:p w14:paraId="2CDCFC65" w14:textId="77777777" w:rsidR="004627AB" w:rsidRPr="002543D7" w:rsidRDefault="004627AB" w:rsidP="00250000">
      <w:pPr>
        <w:rPr>
          <w:color w:val="A6A6A6" w:themeColor="background1" w:themeShade="A6"/>
          <w:rtl/>
        </w:rPr>
      </w:pPr>
      <w:r w:rsidRPr="002543D7">
        <w:rPr>
          <w:color w:val="A6A6A6" w:themeColor="background1" w:themeShade="A6"/>
          <w:rtl/>
        </w:rPr>
        <w:t>"כי את כבר עצובה נורא."</w:t>
      </w:r>
    </w:p>
    <w:p w14:paraId="7B021147" w14:textId="0A2CDD09" w:rsidR="004627AB" w:rsidRPr="002543D7" w:rsidRDefault="00140B92" w:rsidP="00250000">
      <w:pPr>
        <w:rPr>
          <w:color w:val="A6A6A6" w:themeColor="background1" w:themeShade="A6"/>
          <w:rtl/>
        </w:rPr>
      </w:pPr>
      <w:r w:rsidRPr="002543D7">
        <w:rPr>
          <w:rFonts w:hint="cs"/>
          <w:color w:val="A6A6A6" w:themeColor="background1" w:themeShade="A6"/>
          <w:rtl/>
        </w:rPr>
        <w:t>]</w:t>
      </w:r>
    </w:p>
    <w:p w14:paraId="7BCE3A17" w14:textId="77777777" w:rsidR="006A5B79" w:rsidRDefault="006A5B79" w:rsidP="00CC2B8C">
      <w:pPr>
        <w:rPr>
          <w:rtl/>
        </w:rPr>
      </w:pPr>
    </w:p>
    <w:p w14:paraId="195DCB87" w14:textId="2345F3DE" w:rsidR="004627AB" w:rsidRPr="00CD067C" w:rsidRDefault="00AD0928" w:rsidP="00CC2B8C">
      <w:pPr>
        <w:rPr>
          <w:rtl/>
        </w:rPr>
      </w:pPr>
      <w:r>
        <w:rPr>
          <w:rFonts w:hint="cs"/>
          <w:rtl/>
        </w:rPr>
        <w:t>הפעם</w:t>
      </w:r>
      <w:r w:rsidR="000F7CEB">
        <w:rPr>
          <w:rFonts w:hint="cs"/>
          <w:rtl/>
        </w:rPr>
        <w:t xml:space="preserve"> </w:t>
      </w:r>
      <w:r w:rsidR="004627AB" w:rsidRPr="00CD067C">
        <w:rPr>
          <w:rtl/>
        </w:rPr>
        <w:t xml:space="preserve">הגוף שלה קיבל את </w:t>
      </w:r>
      <w:r w:rsidR="00CC2B8C">
        <w:rPr>
          <w:rtl/>
        </w:rPr>
        <w:t>השינה בזרועות פתוחות</w:t>
      </w:r>
      <w:r w:rsidR="009350BA">
        <w:rPr>
          <w:rFonts w:hint="cs"/>
          <w:rtl/>
        </w:rPr>
        <w:t>,</w:t>
      </w:r>
      <w:r w:rsidR="00CC2B8C">
        <w:rPr>
          <w:rtl/>
        </w:rPr>
        <w:t xml:space="preserve"> </w:t>
      </w:r>
      <w:r w:rsidR="009350BA">
        <w:rPr>
          <w:rFonts w:hint="cs"/>
          <w:rtl/>
        </w:rPr>
        <w:t>ו</w:t>
      </w:r>
      <w:r w:rsidR="00CC2B8C">
        <w:rPr>
          <w:rtl/>
        </w:rPr>
        <w:t xml:space="preserve">צלל </w:t>
      </w:r>
      <w:r w:rsidR="00105EF4">
        <w:rPr>
          <w:rtl/>
        </w:rPr>
        <w:t>אסיר</w:t>
      </w:r>
      <w:r w:rsidR="00456F65">
        <w:rPr>
          <w:rFonts w:hint="cs"/>
          <w:rtl/>
        </w:rPr>
        <w:t xml:space="preserve"> </w:t>
      </w:r>
      <w:r w:rsidR="004627AB" w:rsidRPr="00CD067C">
        <w:rPr>
          <w:rtl/>
        </w:rPr>
        <w:t>תודה</w:t>
      </w:r>
      <w:r w:rsidR="00CC2B8C">
        <w:rPr>
          <w:rFonts w:hint="cs"/>
          <w:rtl/>
        </w:rPr>
        <w:t xml:space="preserve"> לתוכה</w:t>
      </w:r>
      <w:r w:rsidR="00105EF4">
        <w:rPr>
          <w:rFonts w:hint="cs"/>
          <w:rtl/>
        </w:rPr>
        <w:t>;</w:t>
      </w:r>
      <w:r w:rsidR="004627AB" w:rsidRPr="00CD067C">
        <w:rPr>
          <w:rtl/>
        </w:rPr>
        <w:t xml:space="preserve"> הלילה חלף, </w:t>
      </w:r>
      <w:r w:rsidR="004627AB" w:rsidRPr="00CD067C">
        <w:rPr>
          <w:rFonts w:hint="cs"/>
          <w:rtl/>
        </w:rPr>
        <w:t>הבוקר הגיע</w:t>
      </w:r>
      <w:r w:rsidR="00DF6C65">
        <w:rPr>
          <w:rFonts w:hint="cs"/>
          <w:rtl/>
        </w:rPr>
        <w:t>,</w:t>
      </w:r>
      <w:r w:rsidR="004627AB" w:rsidRPr="00CD067C">
        <w:rPr>
          <w:rFonts w:hint="cs"/>
          <w:rtl/>
        </w:rPr>
        <w:t xml:space="preserve"> </w:t>
      </w:r>
      <w:r w:rsidR="004627AB" w:rsidRPr="00CD067C">
        <w:rPr>
          <w:rtl/>
        </w:rPr>
        <w:t xml:space="preserve">זהרורי שמש השתעשעו בין ריסיה הכבדים וניחמו אותה בשנתה. יסמין </w:t>
      </w:r>
      <w:r w:rsidR="00CC2B8C">
        <w:rPr>
          <w:rFonts w:hint="cs"/>
          <w:rtl/>
        </w:rPr>
        <w:t>חלמה חלומות</w:t>
      </w:r>
      <w:r w:rsidR="009E6E37">
        <w:rPr>
          <w:rFonts w:hint="cs"/>
          <w:rtl/>
        </w:rPr>
        <w:t xml:space="preserve"> </w:t>
      </w:r>
      <w:r w:rsidR="004627AB" w:rsidRPr="00CD067C">
        <w:rPr>
          <w:rtl/>
        </w:rPr>
        <w:t>שלוו</w:t>
      </w:r>
      <w:r w:rsidR="009E6E37">
        <w:rPr>
          <w:rFonts w:hint="cs"/>
          <w:rtl/>
        </w:rPr>
        <w:t>ים</w:t>
      </w:r>
      <w:r w:rsidR="004627AB" w:rsidRPr="00CD067C">
        <w:rPr>
          <w:rtl/>
        </w:rPr>
        <w:t>, היא התפייס</w:t>
      </w:r>
      <w:r w:rsidR="00CC2B8C">
        <w:rPr>
          <w:rtl/>
        </w:rPr>
        <w:t xml:space="preserve">ה ולא הבינה עם מי, </w:t>
      </w:r>
      <w:r w:rsidR="004627AB" w:rsidRPr="00CD067C">
        <w:rPr>
          <w:rtl/>
        </w:rPr>
        <w:t xml:space="preserve">ירכיה </w:t>
      </w:r>
      <w:r w:rsidR="00CC2B8C">
        <w:rPr>
          <w:rFonts w:hint="cs"/>
          <w:rtl/>
        </w:rPr>
        <w:t xml:space="preserve">התפתלו </w:t>
      </w:r>
      <w:r w:rsidR="00CC2B8C">
        <w:rPr>
          <w:rtl/>
        </w:rPr>
        <w:t xml:space="preserve">בין המצעים, </w:t>
      </w:r>
      <w:r w:rsidR="009E6E37">
        <w:rPr>
          <w:rFonts w:hint="cs"/>
          <w:rtl/>
        </w:rPr>
        <w:t>[</w:t>
      </w:r>
      <w:r w:rsidR="00CC2B8C">
        <w:rPr>
          <w:rtl/>
        </w:rPr>
        <w:t>התכרבל</w:t>
      </w:r>
      <w:r w:rsidR="00CC2B8C">
        <w:rPr>
          <w:rFonts w:hint="cs"/>
          <w:rtl/>
        </w:rPr>
        <w:t>ו</w:t>
      </w:r>
      <w:r w:rsidR="00CC2B8C">
        <w:rPr>
          <w:rtl/>
        </w:rPr>
        <w:t xml:space="preserve"> והתלפפ</w:t>
      </w:r>
      <w:r w:rsidR="00CC2B8C">
        <w:rPr>
          <w:rFonts w:hint="cs"/>
          <w:rtl/>
        </w:rPr>
        <w:t>ו</w:t>
      </w:r>
      <w:r w:rsidR="004627AB" w:rsidRPr="00CD067C">
        <w:rPr>
          <w:rtl/>
        </w:rPr>
        <w:t>,</w:t>
      </w:r>
      <w:r w:rsidR="009E6E37">
        <w:rPr>
          <w:rFonts w:hint="cs"/>
          <w:rtl/>
        </w:rPr>
        <w:t>]</w:t>
      </w:r>
      <w:r w:rsidR="004627AB" w:rsidRPr="00CD067C">
        <w:rPr>
          <w:rtl/>
        </w:rPr>
        <w:t xml:space="preserve"> ושביעות רצון אפפה אותה.</w:t>
      </w:r>
    </w:p>
    <w:p w14:paraId="25AFF9F3" w14:textId="251CEFC3" w:rsidR="00A723EB" w:rsidRPr="0003511C" w:rsidRDefault="004627AB" w:rsidP="00913E61">
      <w:pPr>
        <w:rPr>
          <w:rtl/>
        </w:rPr>
      </w:pPr>
      <w:r w:rsidRPr="00CD067C">
        <w:rPr>
          <w:rtl/>
        </w:rPr>
        <w:t xml:space="preserve">היא </w:t>
      </w:r>
      <w:r w:rsidRPr="0003511C">
        <w:rPr>
          <w:rtl/>
        </w:rPr>
        <w:t>הקיצה בשעת צה</w:t>
      </w:r>
      <w:r w:rsidR="00105EF4" w:rsidRPr="0003511C">
        <w:rPr>
          <w:rtl/>
        </w:rPr>
        <w:t xml:space="preserve">ריים, שעה עגלגלה וריחנית </w:t>
      </w:r>
      <w:r w:rsidR="00456F65" w:rsidRPr="0003511C">
        <w:rPr>
          <w:rFonts w:hint="cs"/>
          <w:rtl/>
        </w:rPr>
        <w:t>ש</w:t>
      </w:r>
      <w:r w:rsidR="00105EF4" w:rsidRPr="0003511C">
        <w:rPr>
          <w:rtl/>
        </w:rPr>
        <w:t xml:space="preserve">בה כל </w:t>
      </w:r>
      <w:r w:rsidRPr="0003511C">
        <w:rPr>
          <w:rtl/>
        </w:rPr>
        <w:t>אנשי</w:t>
      </w:r>
      <w:r w:rsidR="00105EF4" w:rsidRPr="0003511C">
        <w:rPr>
          <w:rFonts w:hint="cs"/>
          <w:rtl/>
        </w:rPr>
        <w:t xml:space="preserve"> הקריירה</w:t>
      </w:r>
      <w:r w:rsidRPr="0003511C">
        <w:rPr>
          <w:rtl/>
        </w:rPr>
        <w:t xml:space="preserve"> </w:t>
      </w:r>
      <w:r w:rsidR="007B00FC" w:rsidRPr="0003511C">
        <w:rPr>
          <w:rFonts w:cs="Times New Roman"/>
          <w:rtl/>
        </w:rPr>
        <w:t>השאפתנים</w:t>
      </w:r>
      <w:r w:rsidRPr="0003511C">
        <w:rPr>
          <w:rtl/>
        </w:rPr>
        <w:t xml:space="preserve"> </w:t>
      </w:r>
      <w:r w:rsidR="001D71DA">
        <w:rPr>
          <w:rFonts w:hint="cs"/>
          <w:rtl/>
        </w:rPr>
        <w:t>עודם</w:t>
      </w:r>
      <w:r w:rsidRPr="0003511C">
        <w:rPr>
          <w:rtl/>
        </w:rPr>
        <w:t xml:space="preserve"> מאופסנים בעבודותיהם, מארגנים את העולם</w:t>
      </w:r>
      <w:r w:rsidR="001D2043" w:rsidRPr="0003511C">
        <w:rPr>
          <w:rFonts w:hint="cs"/>
          <w:rtl/>
        </w:rPr>
        <w:t xml:space="preserve"> [תבל, יקום]</w:t>
      </w:r>
      <w:r w:rsidRPr="0003511C">
        <w:rPr>
          <w:rtl/>
        </w:rPr>
        <w:t xml:space="preserve">, פורסים אותו לפרוסות, כותשים אותו לפתותים </w:t>
      </w:r>
      <w:r w:rsidR="00D07F65" w:rsidRPr="0003511C">
        <w:rPr>
          <w:rFonts w:hint="cs"/>
          <w:rtl/>
        </w:rPr>
        <w:t>[</w:t>
      </w:r>
      <w:r w:rsidRPr="0003511C">
        <w:rPr>
          <w:rtl/>
        </w:rPr>
        <w:t xml:space="preserve">פריכים </w:t>
      </w:r>
      <w:r w:rsidR="000C3313" w:rsidRPr="0003511C">
        <w:rPr>
          <w:rtl/>
        </w:rPr>
        <w:t>ו</w:t>
      </w:r>
      <w:r w:rsidR="00D07F65" w:rsidRPr="0003511C">
        <w:rPr>
          <w:rFonts w:hint="cs"/>
          <w:rtl/>
        </w:rPr>
        <w:t xml:space="preserve">] </w:t>
      </w:r>
      <w:r w:rsidR="000C3313" w:rsidRPr="0003511C">
        <w:rPr>
          <w:rtl/>
        </w:rPr>
        <w:t>רעילים,</w:t>
      </w:r>
      <w:r w:rsidRPr="0003511C">
        <w:rPr>
          <w:rtl/>
        </w:rPr>
        <w:t xml:space="preserve"> </w:t>
      </w:r>
      <w:r w:rsidR="00444E50" w:rsidRPr="0003511C">
        <w:rPr>
          <w:rFonts w:hint="cs"/>
          <w:rtl/>
        </w:rPr>
        <w:t>[</w:t>
      </w:r>
      <w:r w:rsidRPr="0003511C">
        <w:rPr>
          <w:rtl/>
        </w:rPr>
        <w:t>מנ</w:t>
      </w:r>
      <w:r w:rsidR="000C3313" w:rsidRPr="0003511C">
        <w:rPr>
          <w:rtl/>
        </w:rPr>
        <w:t>תבים אותו למיקסום ה</w:t>
      </w:r>
      <w:r w:rsidR="000C3313" w:rsidRPr="0003511C">
        <w:rPr>
          <w:rFonts w:hint="cs"/>
          <w:rtl/>
        </w:rPr>
        <w:t>החזר</w:t>
      </w:r>
      <w:r w:rsidRPr="0003511C">
        <w:rPr>
          <w:rtl/>
        </w:rPr>
        <w:t xml:space="preserve"> על ההשקעה </w:t>
      </w:r>
      <w:r w:rsidR="000C3313" w:rsidRPr="0003511C">
        <w:rPr>
          <w:rFonts w:hint="cs"/>
          <w:rtl/>
        </w:rPr>
        <w:t>ו</w:t>
      </w:r>
      <w:r w:rsidR="004964CA" w:rsidRPr="0003511C">
        <w:rPr>
          <w:rFonts w:hint="cs"/>
          <w:rtl/>
        </w:rPr>
        <w:t xml:space="preserve">מציגים פתרונות אפקטיביים לייעול </w:t>
      </w:r>
      <w:r w:rsidR="002D3231" w:rsidRPr="0003511C">
        <w:rPr>
          <w:rFonts w:hint="cs"/>
          <w:rtl/>
        </w:rPr>
        <w:t>התפוקה</w:t>
      </w:r>
      <w:r w:rsidR="000C3313" w:rsidRPr="0003511C">
        <w:rPr>
          <w:rFonts w:hint="cs"/>
          <w:rtl/>
        </w:rPr>
        <w:t xml:space="preserve"> </w:t>
      </w:r>
      <w:r w:rsidR="00913E61" w:rsidRPr="0003511C">
        <w:rPr>
          <w:rFonts w:hint="cs"/>
          <w:rtl/>
        </w:rPr>
        <w:t xml:space="preserve">וצמצום הגירעון האקטוארי עבור </w:t>
      </w:r>
      <w:r w:rsidR="00913E61" w:rsidRPr="0003511C">
        <w:rPr>
          <w:rFonts w:cs="Times New Roman"/>
          <w:rtl/>
        </w:rPr>
        <w:t xml:space="preserve">בנקים, וחברות ביטוח, </w:t>
      </w:r>
      <w:r w:rsidR="00913E61" w:rsidRPr="0003511C">
        <w:rPr>
          <w:rFonts w:cs="Times New Roman" w:hint="cs"/>
          <w:rtl/>
        </w:rPr>
        <w:t xml:space="preserve">חברות </w:t>
      </w:r>
      <w:r w:rsidR="00913E61" w:rsidRPr="0003511C">
        <w:rPr>
          <w:rFonts w:cs="Times New Roman"/>
          <w:rtl/>
        </w:rPr>
        <w:t>לבנייה ו</w:t>
      </w:r>
      <w:r w:rsidR="00913E61" w:rsidRPr="0003511C">
        <w:rPr>
          <w:rFonts w:cs="Times New Roman" w:hint="cs"/>
          <w:rtl/>
        </w:rPr>
        <w:t xml:space="preserve">חברות </w:t>
      </w:r>
      <w:r w:rsidR="00913E61" w:rsidRPr="0003511C">
        <w:rPr>
          <w:rFonts w:cs="Times New Roman"/>
          <w:rtl/>
        </w:rPr>
        <w:t>לשיטוח</w:t>
      </w:r>
      <w:r w:rsidR="00913E61" w:rsidRPr="0003511C">
        <w:rPr>
          <w:rtl/>
        </w:rPr>
        <w:t xml:space="preserve"> </w:t>
      </w:r>
      <w:r w:rsidR="00105EF4" w:rsidRPr="0003511C">
        <w:rPr>
          <w:rtl/>
        </w:rPr>
        <w:t xml:space="preserve">מבנייני משרדים </w:t>
      </w:r>
      <w:r w:rsidRPr="0003511C">
        <w:rPr>
          <w:rtl/>
        </w:rPr>
        <w:t>גבוהים</w:t>
      </w:r>
      <w:r w:rsidR="00105EF4" w:rsidRPr="0003511C">
        <w:rPr>
          <w:rFonts w:hint="cs"/>
          <w:rtl/>
        </w:rPr>
        <w:t xml:space="preserve"> ורחוקים</w:t>
      </w:r>
      <w:r w:rsidRPr="0003511C">
        <w:rPr>
          <w:rtl/>
        </w:rPr>
        <w:t>, שעת צהריים בה</w:t>
      </w:r>
      <w:r w:rsidR="00444E50" w:rsidRPr="0003511C">
        <w:rPr>
          <w:rFonts w:hint="cs"/>
          <w:rtl/>
        </w:rPr>
        <w:t>] וה</w:t>
      </w:r>
      <w:r w:rsidR="0003511C" w:rsidRPr="0003511C">
        <w:rPr>
          <w:rFonts w:hint="cs"/>
          <w:rtl/>
        </w:rPr>
        <w:t>ארץ</w:t>
      </w:r>
      <w:r w:rsidRPr="0003511C">
        <w:rPr>
          <w:rtl/>
        </w:rPr>
        <w:t xml:space="preserve"> מופקר</w:t>
      </w:r>
      <w:r w:rsidR="0003511C" w:rsidRPr="0003511C">
        <w:rPr>
          <w:rFonts w:hint="cs"/>
          <w:rtl/>
        </w:rPr>
        <w:t>ת</w:t>
      </w:r>
      <w:r w:rsidR="00444E50" w:rsidRPr="0003511C">
        <w:rPr>
          <w:rFonts w:hint="cs"/>
          <w:rtl/>
        </w:rPr>
        <w:t xml:space="preserve"> </w:t>
      </w:r>
      <w:r w:rsidRPr="0003511C">
        <w:rPr>
          <w:rtl/>
        </w:rPr>
        <w:t xml:space="preserve">בידי הילדים </w:t>
      </w:r>
      <w:r w:rsidR="003C6938" w:rsidRPr="0003511C">
        <w:rPr>
          <w:rFonts w:hint="cs"/>
          <w:rtl/>
        </w:rPr>
        <w:t>ו</w:t>
      </w:r>
      <w:r w:rsidRPr="0003511C">
        <w:rPr>
          <w:rtl/>
        </w:rPr>
        <w:t xml:space="preserve">בידי אותן נשים מעטות שעדיין מבשלות ותופרות ומגהצות </w:t>
      </w:r>
      <w:r w:rsidR="000F7CEB" w:rsidRPr="0003511C">
        <w:rPr>
          <w:rFonts w:hint="cs"/>
          <w:rtl/>
        </w:rPr>
        <w:t>ו</w:t>
      </w:r>
      <w:r w:rsidRPr="0003511C">
        <w:rPr>
          <w:rtl/>
        </w:rPr>
        <w:t>מסתובבות בביתן בחלוקי בית רכים</w:t>
      </w:r>
      <w:r w:rsidR="003D2DCC" w:rsidRPr="0003511C">
        <w:rPr>
          <w:rFonts w:hint="cs"/>
          <w:rtl/>
        </w:rPr>
        <w:t>.</w:t>
      </w:r>
      <w:r w:rsidRPr="0003511C">
        <w:rPr>
          <w:rtl/>
        </w:rPr>
        <w:t xml:space="preserve"> </w:t>
      </w:r>
    </w:p>
    <w:p w14:paraId="3E55C1E6" w14:textId="14A66A6E" w:rsidR="004627AB" w:rsidRDefault="003D2DCC" w:rsidP="00913E61">
      <w:pPr>
        <w:rPr>
          <w:rtl/>
        </w:rPr>
      </w:pPr>
      <w:r w:rsidRPr="0003511C">
        <w:rPr>
          <w:rFonts w:hint="cs"/>
          <w:rtl/>
        </w:rPr>
        <w:t xml:space="preserve">סדין גדול היה תלוי על חבל כביסה בקומה </w:t>
      </w:r>
      <w:r w:rsidR="00456F65" w:rsidRPr="0003511C">
        <w:rPr>
          <w:rFonts w:hint="cs"/>
          <w:rtl/>
        </w:rPr>
        <w:t>ש</w:t>
      </w:r>
      <w:r w:rsidRPr="0003511C">
        <w:rPr>
          <w:rFonts w:hint="cs"/>
          <w:rtl/>
        </w:rPr>
        <w:t>על</w:t>
      </w:r>
      <w:r w:rsidR="00456F65" w:rsidRPr="0003511C">
        <w:rPr>
          <w:rFonts w:hint="cs"/>
          <w:rtl/>
        </w:rPr>
        <w:t xml:space="preserve"> הדירה</w:t>
      </w:r>
      <w:r w:rsidRPr="0003511C">
        <w:rPr>
          <w:rFonts w:hint="cs"/>
          <w:rtl/>
        </w:rPr>
        <w:t>, הרוח התבדרה בתוכו בעצלתיים והאור בח</w:t>
      </w:r>
      <w:r>
        <w:rPr>
          <w:rFonts w:hint="cs"/>
          <w:rtl/>
        </w:rPr>
        <w:t xml:space="preserve">דר </w:t>
      </w:r>
      <w:r w:rsidR="007A314A">
        <w:rPr>
          <w:rFonts w:hint="cs"/>
          <w:rtl/>
        </w:rPr>
        <w:t>ריצד</w:t>
      </w:r>
      <w:r>
        <w:rPr>
          <w:rFonts w:hint="cs"/>
          <w:rtl/>
        </w:rPr>
        <w:t xml:space="preserve"> </w:t>
      </w:r>
      <w:r w:rsidR="007A314A">
        <w:rPr>
          <w:rFonts w:hint="cs"/>
          <w:rtl/>
        </w:rPr>
        <w:t>בקצב</w:t>
      </w:r>
      <w:r>
        <w:rPr>
          <w:rFonts w:hint="cs"/>
          <w:rtl/>
        </w:rPr>
        <w:t xml:space="preserve"> ה</w:t>
      </w:r>
      <w:r w:rsidR="006A5B79">
        <w:rPr>
          <w:rFonts w:hint="cs"/>
          <w:rtl/>
        </w:rPr>
        <w:t>סדין המת</w:t>
      </w:r>
      <w:r>
        <w:rPr>
          <w:rFonts w:hint="cs"/>
          <w:rtl/>
        </w:rPr>
        <w:t>נפנ</w:t>
      </w:r>
      <w:r w:rsidR="006A5B79">
        <w:rPr>
          <w:rFonts w:hint="cs"/>
          <w:rtl/>
        </w:rPr>
        <w:t>ף</w:t>
      </w:r>
      <w:r w:rsidR="00171C7B">
        <w:rPr>
          <w:rFonts w:hint="cs"/>
          <w:rtl/>
        </w:rPr>
        <w:t>.</w:t>
      </w:r>
      <w:r w:rsidRPr="00CD067C">
        <w:rPr>
          <w:rtl/>
        </w:rPr>
        <w:t xml:space="preserve"> </w:t>
      </w:r>
      <w:r w:rsidR="003D770B">
        <w:rPr>
          <w:rFonts w:hint="cs"/>
          <w:rtl/>
        </w:rPr>
        <w:t>יסמין מצמצה בתוך ריבוע השמש, היא לגמה מהשמש</w:t>
      </w:r>
      <w:r w:rsidR="003C6938">
        <w:rPr>
          <w:rFonts w:hint="cs"/>
          <w:rtl/>
        </w:rPr>
        <w:t>,</w:t>
      </w:r>
      <w:r w:rsidR="003D770B">
        <w:rPr>
          <w:rFonts w:hint="cs"/>
          <w:rtl/>
        </w:rPr>
        <w:t xml:space="preserve"> וזה היה טוב</w:t>
      </w:r>
      <w:r w:rsidR="00C90C6C">
        <w:rPr>
          <w:rFonts w:hint="cs"/>
          <w:rtl/>
        </w:rPr>
        <w:t xml:space="preserve"> מאוד </w:t>
      </w:r>
      <w:r w:rsidR="003D770B">
        <w:rPr>
          <w:rFonts w:hint="cs"/>
          <w:rtl/>
        </w:rPr>
        <w:t xml:space="preserve">כי יש </w:t>
      </w:r>
      <w:r w:rsidR="00F97A34">
        <w:rPr>
          <w:rFonts w:hint="cs"/>
          <w:rtl/>
        </w:rPr>
        <w:t>כל כך</w:t>
      </w:r>
      <w:r w:rsidR="003D770B">
        <w:rPr>
          <w:rFonts w:hint="cs"/>
          <w:rtl/>
        </w:rPr>
        <w:t xml:space="preserve"> הרבה שמש בארץ ש</w:t>
      </w:r>
      <w:r w:rsidR="00DF6C65">
        <w:rPr>
          <w:rFonts w:hint="cs"/>
          <w:rtl/>
        </w:rPr>
        <w:t xml:space="preserve">בה </w:t>
      </w:r>
      <w:r w:rsidR="003D770B">
        <w:rPr>
          <w:rFonts w:hint="cs"/>
          <w:rtl/>
        </w:rPr>
        <w:t xml:space="preserve">לא הצליחה להירדם, </w:t>
      </w:r>
      <w:r w:rsidR="004627AB" w:rsidRPr="00CD067C">
        <w:rPr>
          <w:rtl/>
        </w:rPr>
        <w:t>וכ</w:t>
      </w:r>
      <w:r>
        <w:rPr>
          <w:rFonts w:hint="cs"/>
          <w:rtl/>
        </w:rPr>
        <w:t>ש</w:t>
      </w:r>
      <w:r w:rsidR="004627AB" w:rsidRPr="00CD067C">
        <w:rPr>
          <w:rtl/>
        </w:rPr>
        <w:t xml:space="preserve">התרוממה על מרפקיה </w:t>
      </w:r>
      <w:r w:rsidR="00EB2C5A">
        <w:rPr>
          <w:rFonts w:hint="cs"/>
          <w:rtl/>
        </w:rPr>
        <w:t>נגל</w:t>
      </w:r>
      <w:r w:rsidR="004627AB" w:rsidRPr="00CD067C">
        <w:rPr>
          <w:rtl/>
        </w:rPr>
        <w:t>ה</w:t>
      </w:r>
      <w:r w:rsidR="00105EF4">
        <w:rPr>
          <w:rFonts w:hint="cs"/>
          <w:rtl/>
        </w:rPr>
        <w:t xml:space="preserve"> </w:t>
      </w:r>
      <w:r w:rsidR="00EB2C5A">
        <w:rPr>
          <w:rFonts w:hint="cs"/>
          <w:rtl/>
        </w:rPr>
        <w:t xml:space="preserve">מחלון </w:t>
      </w:r>
      <w:r w:rsidR="00FF38B5">
        <w:rPr>
          <w:rFonts w:hint="cs"/>
          <w:rtl/>
        </w:rPr>
        <w:t xml:space="preserve">חדרו של אלכס </w:t>
      </w:r>
      <w:r w:rsidR="00105EF4" w:rsidRPr="00CD067C">
        <w:rPr>
          <w:rtl/>
        </w:rPr>
        <w:t>בית</w:t>
      </w:r>
      <w:r w:rsidR="00456F65">
        <w:rPr>
          <w:rFonts w:hint="cs"/>
          <w:rtl/>
        </w:rPr>
        <w:t>-</w:t>
      </w:r>
      <w:r w:rsidR="00105EF4" w:rsidRPr="00CD067C">
        <w:rPr>
          <w:rtl/>
        </w:rPr>
        <w:t>הכנסת ש</w:t>
      </w:r>
      <w:r w:rsidR="00105EF4">
        <w:rPr>
          <w:rtl/>
        </w:rPr>
        <w:t>ל חב"ד</w:t>
      </w:r>
      <w:r w:rsidR="00105EF4" w:rsidRPr="00CD067C">
        <w:rPr>
          <w:rtl/>
        </w:rPr>
        <w:t>,</w:t>
      </w:r>
      <w:r w:rsidR="00105EF4">
        <w:rPr>
          <w:rFonts w:hint="cs"/>
          <w:rtl/>
        </w:rPr>
        <w:t xml:space="preserve"> </w:t>
      </w:r>
      <w:r w:rsidR="00105EF4">
        <w:rPr>
          <w:rtl/>
        </w:rPr>
        <w:t>מכונס בין ברושים עתיקים</w:t>
      </w:r>
      <w:r w:rsidR="00105EF4">
        <w:rPr>
          <w:rFonts w:hint="cs"/>
          <w:rtl/>
        </w:rPr>
        <w:t>.</w:t>
      </w:r>
      <w:r w:rsidR="00105EF4" w:rsidRPr="00CD067C">
        <w:rPr>
          <w:rtl/>
        </w:rPr>
        <w:t xml:space="preserve"> </w:t>
      </w:r>
      <w:r w:rsidR="004627AB" w:rsidRPr="00CD067C">
        <w:rPr>
          <w:rtl/>
        </w:rPr>
        <w:t xml:space="preserve">אישה </w:t>
      </w:r>
      <w:r w:rsidR="00105EF4">
        <w:rPr>
          <w:rFonts w:hint="cs"/>
          <w:rtl/>
        </w:rPr>
        <w:t>התנהלה</w:t>
      </w:r>
      <w:r w:rsidR="004627AB" w:rsidRPr="00CD067C">
        <w:rPr>
          <w:rtl/>
        </w:rPr>
        <w:t xml:space="preserve"> לאיטה ברחוב</w:t>
      </w:r>
      <w:r w:rsidR="00105EF4">
        <w:rPr>
          <w:rFonts w:hint="cs"/>
          <w:rtl/>
        </w:rPr>
        <w:t>,</w:t>
      </w:r>
      <w:r w:rsidR="00105EF4" w:rsidRPr="00CD067C">
        <w:rPr>
          <w:rtl/>
        </w:rPr>
        <w:t xml:space="preserve"> </w:t>
      </w:r>
      <w:r w:rsidR="00A723EB" w:rsidRPr="00A723EB">
        <w:rPr>
          <w:rFonts w:cs="Times New Roman"/>
          <w:rtl/>
        </w:rPr>
        <w:t>לבושה כותונת בד צבעונית ו</w:t>
      </w:r>
      <w:r w:rsidR="004627AB" w:rsidRPr="00CD067C">
        <w:rPr>
          <w:rtl/>
        </w:rPr>
        <w:t>נושאת בידיה סל קניות</w:t>
      </w:r>
      <w:r w:rsidR="002D3231">
        <w:rPr>
          <w:rFonts w:hint="cs"/>
          <w:rtl/>
        </w:rPr>
        <w:t xml:space="preserve">. </w:t>
      </w:r>
      <w:r w:rsidR="004627AB" w:rsidRPr="00CD067C">
        <w:rPr>
          <w:rtl/>
        </w:rPr>
        <w:t>איזה חלון משובח, היא חשבה כשצנח</w:t>
      </w:r>
      <w:r w:rsidR="002D3231">
        <w:rPr>
          <w:rtl/>
        </w:rPr>
        <w:t>ה</w:t>
      </w:r>
      <w:r w:rsidR="009564E3">
        <w:rPr>
          <w:rtl/>
        </w:rPr>
        <w:t xml:space="preserve"> </w:t>
      </w:r>
      <w:r w:rsidR="002D3231">
        <w:rPr>
          <w:rtl/>
        </w:rPr>
        <w:t xml:space="preserve">על </w:t>
      </w:r>
      <w:r w:rsidR="000F7CEB">
        <w:rPr>
          <w:rFonts w:hint="cs"/>
          <w:rtl/>
        </w:rPr>
        <w:t>המיטה</w:t>
      </w:r>
      <w:r w:rsidR="002D3231">
        <w:rPr>
          <w:rtl/>
        </w:rPr>
        <w:t xml:space="preserve"> באנחה</w:t>
      </w:r>
      <w:r w:rsidR="004627AB" w:rsidRPr="00CD067C">
        <w:rPr>
          <w:rtl/>
        </w:rPr>
        <w:t>.</w:t>
      </w:r>
    </w:p>
    <w:p w14:paraId="50A3AEF4" w14:textId="6731B738" w:rsidR="005A2858" w:rsidRDefault="005A2858" w:rsidP="00913E61">
      <w:pPr>
        <w:rPr>
          <w:rtl/>
        </w:rPr>
      </w:pPr>
      <w:r>
        <w:rPr>
          <w:rFonts w:hint="cs"/>
          <w:rtl/>
        </w:rPr>
        <w:t>[השראה:</w:t>
      </w:r>
    </w:p>
    <w:p w14:paraId="39C25407" w14:textId="4FE43CA8" w:rsidR="005A2858" w:rsidRDefault="00EE3076" w:rsidP="003D770B">
      <w:pPr>
        <w:bidi w:val="0"/>
      </w:pPr>
      <w:hyperlink r:id="rId237" w:history="1">
        <w:r w:rsidR="005A2858" w:rsidRPr="005A2858">
          <w:rPr>
            <w:rStyle w:val="Hyperlink"/>
          </w:rPr>
          <w:t>One Day Like This - Elbow</w:t>
        </w:r>
      </w:hyperlink>
    </w:p>
    <w:p w14:paraId="6F1E5314" w14:textId="77777777" w:rsidR="005A2858" w:rsidRDefault="005A2858" w:rsidP="003D770B">
      <w:pPr>
        <w:bidi w:val="0"/>
      </w:pPr>
      <w:r>
        <w:t>Drinking in the morning sun</w:t>
      </w:r>
    </w:p>
    <w:p w14:paraId="79660B7E" w14:textId="77777777" w:rsidR="005A2858" w:rsidRDefault="005A2858" w:rsidP="003D770B">
      <w:pPr>
        <w:bidi w:val="0"/>
      </w:pPr>
      <w:r>
        <w:t>Blinking in the morning sun</w:t>
      </w:r>
    </w:p>
    <w:p w14:paraId="5AD3C9E6" w14:textId="77777777" w:rsidR="005A2858" w:rsidRDefault="005A2858" w:rsidP="003D770B">
      <w:pPr>
        <w:bidi w:val="0"/>
      </w:pPr>
      <w:r>
        <w:t>Shaking off the heavy one</w:t>
      </w:r>
    </w:p>
    <w:p w14:paraId="01673050" w14:textId="09F55067" w:rsidR="005A2858" w:rsidRPr="005A2858" w:rsidRDefault="005A2858" w:rsidP="003D770B">
      <w:pPr>
        <w:bidi w:val="0"/>
        <w:rPr>
          <w:rtl/>
        </w:rPr>
      </w:pPr>
      <w:r>
        <w:t>Heavy like a loaded gun</w:t>
      </w:r>
    </w:p>
    <w:p w14:paraId="5AF43BD4" w14:textId="66A814D2" w:rsidR="005A2858" w:rsidRPr="00CD067C" w:rsidRDefault="005A2858" w:rsidP="00913E61">
      <w:pPr>
        <w:rPr>
          <w:rtl/>
        </w:rPr>
      </w:pPr>
      <w:r>
        <w:rPr>
          <w:rFonts w:hint="cs"/>
          <w:rtl/>
        </w:rPr>
        <w:t>]</w:t>
      </w:r>
    </w:p>
    <w:p w14:paraId="66F15DF3" w14:textId="1495E034" w:rsidR="00EF55DD" w:rsidRPr="00CD067C" w:rsidRDefault="004627AB" w:rsidP="000F7CEB">
      <w:pPr>
        <w:rPr>
          <w:rtl/>
        </w:rPr>
      </w:pPr>
      <w:r w:rsidRPr="00CD067C">
        <w:rPr>
          <w:rtl/>
        </w:rPr>
        <w:t>כשאלכס נכנס, חייכה אליו.</w:t>
      </w:r>
      <w:r w:rsidR="000F7CEB">
        <w:rPr>
          <w:rFonts w:hint="cs"/>
          <w:rtl/>
        </w:rPr>
        <w:t xml:space="preserve"> </w:t>
      </w:r>
    </w:p>
    <w:p w14:paraId="188EA802" w14:textId="75F580D1" w:rsidR="007028ED" w:rsidRPr="00E67C1F" w:rsidRDefault="004627AB" w:rsidP="00105EF4">
      <w:pPr>
        <w:rPr>
          <w:rtl/>
        </w:rPr>
      </w:pPr>
      <w:r w:rsidRPr="00CD067C">
        <w:rPr>
          <w:rtl/>
        </w:rPr>
        <w:t>הוא שוב הכין להם א</w:t>
      </w:r>
      <w:r w:rsidRPr="00E67C1F">
        <w:rPr>
          <w:rtl/>
        </w:rPr>
        <w:t>רוחת</w:t>
      </w:r>
      <w:r w:rsidR="00456F65">
        <w:rPr>
          <w:rFonts w:hint="cs"/>
          <w:rtl/>
        </w:rPr>
        <w:t xml:space="preserve"> </w:t>
      </w:r>
      <w:r w:rsidRPr="00E67C1F">
        <w:rPr>
          <w:rtl/>
        </w:rPr>
        <w:t xml:space="preserve">צהריים. </w:t>
      </w:r>
    </w:p>
    <w:p w14:paraId="76C664E0" w14:textId="11C3873D" w:rsidR="009F4714" w:rsidRPr="009F4714" w:rsidRDefault="00B8716C" w:rsidP="009F4714">
      <w:pPr>
        <w:rPr>
          <w:rFonts w:cs="Times New Roman"/>
          <w:rtl/>
        </w:rPr>
      </w:pPr>
      <w:bookmarkStart w:id="351" w:name="_Hlk502492096"/>
      <w:r w:rsidRPr="00E67C1F">
        <w:rPr>
          <w:rFonts w:cs="Times New Roman" w:hint="eastAsia"/>
          <w:rtl/>
        </w:rPr>
        <w:t>היא</w:t>
      </w:r>
      <w:r w:rsidRPr="00E67C1F">
        <w:rPr>
          <w:rFonts w:cs="Times New Roman"/>
          <w:rtl/>
        </w:rPr>
        <w:t xml:space="preserve"> ביקשה שאם אפשר, הפעם </w:t>
      </w:r>
      <w:r w:rsidR="00EB2C5A" w:rsidRPr="00E67C1F">
        <w:rPr>
          <w:rFonts w:cs="Times New Roman" w:hint="eastAsia"/>
          <w:rtl/>
        </w:rPr>
        <w:t>יספיג</w:t>
      </w:r>
      <w:r w:rsidR="009564E3" w:rsidRPr="00E67C1F">
        <w:rPr>
          <w:rFonts w:cs="Times New Roman"/>
          <w:rtl/>
        </w:rPr>
        <w:t xml:space="preserve"> </w:t>
      </w:r>
      <w:r w:rsidRPr="00E67C1F">
        <w:rPr>
          <w:rFonts w:cs="Times New Roman"/>
          <w:rtl/>
        </w:rPr>
        <w:t xml:space="preserve">את השניצל שלה </w:t>
      </w:r>
      <w:r w:rsidR="00EB2C5A" w:rsidRPr="00E67C1F">
        <w:rPr>
          <w:rFonts w:cs="Times New Roman" w:hint="eastAsia"/>
          <w:rtl/>
        </w:rPr>
        <w:t>על</w:t>
      </w:r>
      <w:r w:rsidR="00EB2C5A" w:rsidRPr="00E67C1F">
        <w:rPr>
          <w:rFonts w:cs="Times New Roman"/>
          <w:rtl/>
        </w:rPr>
        <w:t xml:space="preserve"> נייר מטבח </w:t>
      </w:r>
      <w:r w:rsidRPr="00E67C1F">
        <w:rPr>
          <w:rFonts w:cs="Times New Roman" w:hint="eastAsia"/>
          <w:rtl/>
        </w:rPr>
        <w:t>ו</w:t>
      </w:r>
      <w:r w:rsidRPr="00E67C1F">
        <w:rPr>
          <w:rFonts w:cs="Times New Roman"/>
          <w:rtl/>
        </w:rPr>
        <w:t xml:space="preserve">הוא </w:t>
      </w:r>
      <w:r w:rsidR="00360F11">
        <w:rPr>
          <w:rFonts w:cs="Times New Roman" w:hint="cs"/>
          <w:rtl/>
        </w:rPr>
        <w:t>ענה</w:t>
      </w:r>
      <w:r w:rsidRPr="00E67C1F">
        <w:rPr>
          <w:rFonts w:cs="Times New Roman"/>
          <w:rtl/>
        </w:rPr>
        <w:t xml:space="preserve"> </w:t>
      </w:r>
      <w:r w:rsidR="00456F65">
        <w:rPr>
          <w:rFonts w:cs="Times New Roman" w:hint="cs"/>
          <w:rtl/>
        </w:rPr>
        <w:t>"</w:t>
      </w:r>
      <w:r w:rsidR="001D71DA" w:rsidRPr="00E67C1F">
        <w:t xml:space="preserve">Jolly </w:t>
      </w:r>
      <w:r w:rsidRPr="00E67C1F">
        <w:t>good</w:t>
      </w:r>
      <w:r w:rsidR="00456F65">
        <w:t>,</w:t>
      </w:r>
      <w:r w:rsidR="00456F65">
        <w:rPr>
          <w:rFonts w:hint="cs"/>
          <w:rtl/>
        </w:rPr>
        <w:t>"</w:t>
      </w:r>
      <w:r w:rsidRPr="00E67C1F">
        <w:rPr>
          <w:rtl/>
        </w:rPr>
        <w:t xml:space="preserve"> </w:t>
      </w:r>
      <w:r w:rsidR="00456F65">
        <w:rPr>
          <w:rtl/>
        </w:rPr>
        <w:t>–</w:t>
      </w:r>
      <w:r w:rsidR="00456F65">
        <w:rPr>
          <w:rFonts w:hint="cs"/>
          <w:rtl/>
        </w:rPr>
        <w:t xml:space="preserve"> הו</w:t>
      </w:r>
      <w:r w:rsidRPr="00E67C1F">
        <w:rPr>
          <w:rFonts w:hint="eastAsia"/>
          <w:rtl/>
        </w:rPr>
        <w:t>א</w:t>
      </w:r>
      <w:r w:rsidRPr="00E67C1F">
        <w:rPr>
          <w:rtl/>
        </w:rPr>
        <w:t xml:space="preserve"> </w:t>
      </w:r>
      <w:r w:rsidRPr="00E67C1F">
        <w:rPr>
          <w:rFonts w:hint="eastAsia"/>
          <w:rtl/>
        </w:rPr>
        <w:t>ביטא</w:t>
      </w:r>
      <w:r w:rsidRPr="00E67C1F">
        <w:rPr>
          <w:rFonts w:cs="Times New Roman"/>
          <w:rtl/>
        </w:rPr>
        <w:t xml:space="preserve"> בטבעי</w:t>
      </w:r>
      <w:r w:rsidR="008E5130">
        <w:rPr>
          <w:rFonts w:cs="Times New Roman" w:hint="cs"/>
          <w:rtl/>
        </w:rPr>
        <w:t>ות</w:t>
      </w:r>
      <w:r w:rsidRPr="00E67C1F">
        <w:rPr>
          <w:rFonts w:cs="Times New Roman"/>
          <w:rtl/>
        </w:rPr>
        <w:t xml:space="preserve"> את </w:t>
      </w:r>
      <w:r w:rsidR="002C1345" w:rsidRPr="00E67C1F">
        <w:rPr>
          <w:rFonts w:cs="Times New Roman" w:hint="eastAsia"/>
          <w:rtl/>
        </w:rPr>
        <w:t>צירוף</w:t>
      </w:r>
      <w:r w:rsidR="00456F65">
        <w:rPr>
          <w:rFonts w:cs="Times New Roman" w:hint="cs"/>
          <w:rtl/>
        </w:rPr>
        <w:t xml:space="preserve"> </w:t>
      </w:r>
      <w:r w:rsidR="002C1345" w:rsidRPr="00E67C1F">
        <w:rPr>
          <w:rFonts w:cs="Times New Roman"/>
          <w:rtl/>
        </w:rPr>
        <w:t>הלשון</w:t>
      </w:r>
      <w:r w:rsidRPr="00E67C1F">
        <w:rPr>
          <w:rFonts w:cs="Times New Roman"/>
          <w:rtl/>
        </w:rPr>
        <w:t xml:space="preserve"> </w:t>
      </w:r>
      <w:r w:rsidR="00D07F65">
        <w:rPr>
          <w:rFonts w:cs="Times New Roman" w:hint="cs"/>
          <w:rtl/>
        </w:rPr>
        <w:t>ה</w:t>
      </w:r>
      <w:r w:rsidRPr="00E67C1F">
        <w:rPr>
          <w:rFonts w:cs="Times New Roman"/>
          <w:rtl/>
        </w:rPr>
        <w:t xml:space="preserve">מיושן </w:t>
      </w:r>
      <w:r w:rsidR="008E5130">
        <w:rPr>
          <w:rFonts w:cs="Times New Roman" w:hint="cs"/>
          <w:rtl/>
        </w:rPr>
        <w:t xml:space="preserve">והיא </w:t>
      </w:r>
      <w:r w:rsidRPr="00E67C1F">
        <w:rPr>
          <w:rFonts w:cs="Times New Roman"/>
          <w:rtl/>
        </w:rPr>
        <w:t xml:space="preserve">פרצה בצחוק </w:t>
      </w:r>
      <w:r w:rsidRPr="00E67C1F">
        <w:rPr>
          <w:rFonts w:cs="Times New Roman" w:hint="eastAsia"/>
          <w:rtl/>
        </w:rPr>
        <w:t>שהפתיע</w:t>
      </w:r>
      <w:r w:rsidRPr="00E67C1F">
        <w:rPr>
          <w:rFonts w:cs="Times New Roman"/>
          <w:rtl/>
        </w:rPr>
        <w:t xml:space="preserve"> </w:t>
      </w:r>
      <w:r w:rsidR="000B3E81" w:rsidRPr="00E67C1F">
        <w:rPr>
          <w:rFonts w:cs="Times New Roman" w:hint="eastAsia"/>
          <w:rtl/>
        </w:rPr>
        <w:t>את</w:t>
      </w:r>
      <w:r w:rsidR="000B3E81" w:rsidRPr="00E67C1F">
        <w:rPr>
          <w:rFonts w:cs="Times New Roman"/>
          <w:rtl/>
        </w:rPr>
        <w:t xml:space="preserve"> </w:t>
      </w:r>
      <w:r w:rsidR="000B3E81" w:rsidRPr="00E67C1F">
        <w:rPr>
          <w:rFonts w:cs="Times New Roman" w:hint="eastAsia"/>
          <w:rtl/>
        </w:rPr>
        <w:t>שניהם</w:t>
      </w:r>
      <w:r w:rsidRPr="00E67C1F">
        <w:rPr>
          <w:rFonts w:cs="Times New Roman"/>
          <w:rtl/>
        </w:rPr>
        <w:t>.</w:t>
      </w:r>
      <w:r w:rsidR="009F4714" w:rsidRPr="009F4714">
        <w:rPr>
          <w:rFonts w:cs="Times New Roman"/>
          <w:rtl/>
        </w:rPr>
        <w:t xml:space="preserve"> היא פיתחה תלות הולכת ו</w:t>
      </w:r>
      <w:r w:rsidR="00456F65">
        <w:rPr>
          <w:rFonts w:cs="Times New Roman" w:hint="cs"/>
          <w:rtl/>
        </w:rPr>
        <w:t>גדל</w:t>
      </w:r>
      <w:r w:rsidR="009F4714" w:rsidRPr="009F4714">
        <w:rPr>
          <w:rFonts w:cs="Times New Roman"/>
          <w:rtl/>
        </w:rPr>
        <w:t xml:space="preserve">ה באלכס, תלות דביקה ומשתקת, מהסוג שיכול להיגמר רע, מהסוג שנגמר רע, </w:t>
      </w:r>
      <w:r w:rsidR="009F4714" w:rsidRPr="00456F65">
        <w:rPr>
          <w:rFonts w:cs="Times New Roman"/>
          <w:color w:val="A6A6A6" w:themeColor="background1" w:themeShade="A6"/>
          <w:rtl/>
        </w:rPr>
        <w:t xml:space="preserve">[מהסוג המפחיד שבו היא לא תמיד מצליחה לחזור להשתייך לעצמה, </w:t>
      </w:r>
      <w:r w:rsidR="009F4714" w:rsidRPr="00456F65">
        <w:rPr>
          <w:rFonts w:cs="Times New Roman"/>
          <w:color w:val="A6A6A6" w:themeColor="background1" w:themeShade="A6"/>
          <w:rtl/>
        </w:rPr>
        <w:lastRenderedPageBreak/>
        <w:t xml:space="preserve">אלא רק לנער ריק. פגוע. לוּ ייתלה עליה – מי יודע לאילו מעמקים יטביע אותה איתו. כך היה עד לרגע שבו הוא אמר </w:t>
      </w:r>
      <w:r w:rsidR="009F4714" w:rsidRPr="00456F65">
        <w:rPr>
          <w:rFonts w:cs="Times New Roman"/>
          <w:color w:val="A6A6A6" w:themeColor="background1" w:themeShade="A6"/>
        </w:rPr>
        <w:t>jolly good</w:t>
      </w:r>
      <w:r w:rsidR="009F4714" w:rsidRPr="00456F65">
        <w:rPr>
          <w:rFonts w:cs="Times New Roman"/>
          <w:color w:val="A6A6A6" w:themeColor="background1" w:themeShade="A6"/>
          <w:rtl/>
        </w:rPr>
        <w:t>.</w:t>
      </w:r>
      <w:r w:rsidR="006B6AAA" w:rsidRPr="00456F65">
        <w:rPr>
          <w:rFonts w:cs="Times New Roman"/>
          <w:color w:val="A6A6A6" w:themeColor="background1" w:themeShade="A6"/>
          <w:rtl/>
        </w:rPr>
        <w:t xml:space="preserve"> </w:t>
      </w:r>
      <w:r w:rsidR="009F4714" w:rsidRPr="00456F65">
        <w:rPr>
          <w:rFonts w:cs="Times New Roman"/>
          <w:color w:val="A6A6A6" w:themeColor="background1" w:themeShade="A6"/>
          <w:rtl/>
        </w:rPr>
        <w:t>עד כמה הוא אלים, כי</w:t>
      </w:r>
      <w:r w:rsidR="009350BA" w:rsidRPr="00456F65">
        <w:rPr>
          <w:rFonts w:cs="Times New Roman" w:hint="cs"/>
          <w:color w:val="A6A6A6" w:themeColor="background1" w:themeShade="A6"/>
          <w:rtl/>
        </w:rPr>
        <w:t>]</w:t>
      </w:r>
      <w:r w:rsidR="009F4714" w:rsidRPr="00456F65">
        <w:rPr>
          <w:rFonts w:cs="Times New Roman"/>
          <w:color w:val="A6A6A6" w:themeColor="background1" w:themeShade="A6"/>
          <w:rtl/>
        </w:rPr>
        <w:t xml:space="preserve"> </w:t>
      </w:r>
      <w:r w:rsidR="009F4714" w:rsidRPr="009F4714">
        <w:rPr>
          <w:rFonts w:cs="Times New Roman"/>
          <w:rtl/>
        </w:rPr>
        <w:t>כשתלויים בנער נטוש שכמותו, נער ריק</w:t>
      </w:r>
      <w:r w:rsidR="009350BA">
        <w:rPr>
          <w:rFonts w:cs="Times New Roman" w:hint="cs"/>
          <w:rtl/>
        </w:rPr>
        <w:t>.</w:t>
      </w:r>
      <w:r w:rsidR="009F4714" w:rsidRPr="009F4714">
        <w:rPr>
          <w:rFonts w:cs="Times New Roman"/>
          <w:rtl/>
        </w:rPr>
        <w:t xml:space="preserve"> לא ניתן לשער מהו עומקו של </w:t>
      </w:r>
      <w:r w:rsidR="00456F65">
        <w:rPr>
          <w:rFonts w:cs="Times New Roman" w:hint="cs"/>
          <w:rtl/>
        </w:rPr>
        <w:t>ה</w:t>
      </w:r>
      <w:r w:rsidR="009F4714" w:rsidRPr="009F4714">
        <w:rPr>
          <w:rFonts w:cs="Times New Roman"/>
          <w:rtl/>
        </w:rPr>
        <w:t xml:space="preserve">חלל </w:t>
      </w:r>
      <w:r w:rsidR="00456F65">
        <w:rPr>
          <w:rFonts w:cs="Times New Roman" w:hint="cs"/>
          <w:rtl/>
        </w:rPr>
        <w:t>ה</w:t>
      </w:r>
      <w:r w:rsidR="00360F11">
        <w:rPr>
          <w:rFonts w:cs="Times New Roman" w:hint="cs"/>
          <w:rtl/>
        </w:rPr>
        <w:t xml:space="preserve">מפחיד </w:t>
      </w:r>
      <w:r w:rsidR="009F4714" w:rsidRPr="009F4714">
        <w:rPr>
          <w:rFonts w:cs="Times New Roman"/>
          <w:rtl/>
        </w:rPr>
        <w:t>הפעור בתו</w:t>
      </w:r>
      <w:r w:rsidR="00360F11">
        <w:rPr>
          <w:rFonts w:cs="Times New Roman" w:hint="cs"/>
          <w:rtl/>
        </w:rPr>
        <w:t>ך אלכס</w:t>
      </w:r>
      <w:r w:rsidR="009F4714" w:rsidRPr="009F4714">
        <w:rPr>
          <w:rFonts w:cs="Times New Roman"/>
          <w:rtl/>
        </w:rPr>
        <w:t xml:space="preserve"> שהיא ת</w:t>
      </w:r>
      <w:r w:rsidR="00360F11">
        <w:rPr>
          <w:rFonts w:cs="Times New Roman" w:hint="cs"/>
          <w:rtl/>
        </w:rPr>
        <w:t>יאלץ</w:t>
      </w:r>
      <w:r w:rsidR="009F4714" w:rsidRPr="009F4714">
        <w:rPr>
          <w:rFonts w:cs="Times New Roman"/>
          <w:rtl/>
        </w:rPr>
        <w:t xml:space="preserve"> לצלוח לפני שתנחת על קרקע בטוחה</w:t>
      </w:r>
      <w:r w:rsidR="001D71DA">
        <w:rPr>
          <w:rFonts w:cs="Times New Roman" w:hint="cs"/>
          <w:rtl/>
        </w:rPr>
        <w:t xml:space="preserve"> </w:t>
      </w:r>
      <w:r w:rsidR="001D71DA">
        <w:rPr>
          <w:rFonts w:cs="Times New Roman"/>
          <w:rtl/>
        </w:rPr>
        <w:t>–</w:t>
      </w:r>
      <w:r w:rsidR="001D71DA">
        <w:rPr>
          <w:rFonts w:cs="Times New Roman" w:hint="cs"/>
          <w:rtl/>
        </w:rPr>
        <w:t xml:space="preserve"> </w:t>
      </w:r>
      <w:r w:rsidR="009F4714" w:rsidRPr="009F4714">
        <w:rPr>
          <w:rFonts w:cs="Times New Roman"/>
          <w:rtl/>
        </w:rPr>
        <w:t xml:space="preserve">עד שאמר לה </w:t>
      </w:r>
      <w:r w:rsidR="009F4714" w:rsidRPr="009F4714">
        <w:rPr>
          <w:rFonts w:cs="Times New Roman"/>
        </w:rPr>
        <w:t>jolly good</w:t>
      </w:r>
      <w:r w:rsidR="00360F11" w:rsidRPr="00360F11">
        <w:rPr>
          <w:rFonts w:cs="Times New Roman"/>
          <w:rtl/>
        </w:rPr>
        <w:t xml:space="preserve"> </w:t>
      </w:r>
      <w:r w:rsidR="009350BA">
        <w:rPr>
          <w:rFonts w:cs="Times New Roman" w:hint="cs"/>
          <w:rtl/>
        </w:rPr>
        <w:t>[</w:t>
      </w:r>
      <w:r w:rsidR="00360F11" w:rsidRPr="00360F11">
        <w:rPr>
          <w:rFonts w:cs="Times New Roman"/>
          <w:rtl/>
        </w:rPr>
        <w:t>באופן המצחיק שלו, הידידותי</w:t>
      </w:r>
      <w:r w:rsidR="009F4714" w:rsidRPr="009F4714">
        <w:rPr>
          <w:rFonts w:cs="Times New Roman"/>
          <w:rtl/>
        </w:rPr>
        <w:t>, עד ש</w:t>
      </w:r>
      <w:r w:rsidR="00360F11" w:rsidRPr="00360F11">
        <w:rPr>
          <w:rFonts w:cs="Times New Roman"/>
          <w:rtl/>
        </w:rPr>
        <w:t>העיר במילותיו המשעשעות, ו</w:t>
      </w:r>
      <w:r w:rsidR="009350BA">
        <w:rPr>
          <w:rFonts w:cs="Times New Roman" w:hint="cs"/>
          <w:rtl/>
        </w:rPr>
        <w:t>]</w:t>
      </w:r>
      <w:r w:rsidR="00360F11" w:rsidRPr="00360F11">
        <w:rPr>
          <w:rFonts w:cs="Times New Roman"/>
          <w:rtl/>
        </w:rPr>
        <w:t xml:space="preserve">בטון שהביע </w:t>
      </w:r>
      <w:r w:rsidR="001D71DA">
        <w:rPr>
          <w:rFonts w:cs="Times New Roman" w:hint="cs"/>
          <w:rtl/>
        </w:rPr>
        <w:t>קורת רוח</w:t>
      </w:r>
      <w:r w:rsidR="00360F11" w:rsidRPr="00360F11">
        <w:rPr>
          <w:rFonts w:cs="Times New Roman"/>
          <w:rtl/>
        </w:rPr>
        <w:t xml:space="preserve"> מלאה מיסמין ו</w:t>
      </w:r>
      <w:r w:rsidR="00456F65">
        <w:rPr>
          <w:rFonts w:cs="Times New Roman" w:hint="cs"/>
          <w:rtl/>
        </w:rPr>
        <w:t>מ</w:t>
      </w:r>
      <w:r w:rsidR="00360F11" w:rsidRPr="00360F11">
        <w:rPr>
          <w:rFonts w:cs="Times New Roman"/>
          <w:rtl/>
        </w:rPr>
        <w:t>הצלחתה לישון היטב בלילה,</w:t>
      </w:r>
      <w:r w:rsidR="009F4714" w:rsidRPr="009F4714">
        <w:rPr>
          <w:rFonts w:cs="Times New Roman"/>
          <w:rtl/>
        </w:rPr>
        <w:t xml:space="preserve"> </w:t>
      </w:r>
      <w:r w:rsidR="009350BA">
        <w:rPr>
          <w:rFonts w:cs="Times New Roman" w:hint="cs"/>
          <w:rtl/>
        </w:rPr>
        <w:t>[</w:t>
      </w:r>
      <w:r w:rsidR="009F4714" w:rsidRPr="009F4714">
        <w:rPr>
          <w:rFonts w:cs="Times New Roman"/>
          <w:rtl/>
        </w:rPr>
        <w:t xml:space="preserve">שהיא </w:t>
      </w:r>
      <w:r w:rsidR="001C5A04">
        <w:rPr>
          <w:rFonts w:cs="Times New Roman"/>
          <w:rtl/>
        </w:rPr>
        <w:t>הייתה</w:t>
      </w:r>
      <w:r w:rsidR="009F4714" w:rsidRPr="009F4714">
        <w:rPr>
          <w:rFonts w:cs="Times New Roman"/>
          <w:rtl/>
        </w:rPr>
        <w:t xml:space="preserve"> בוודאי עייפה</w:t>
      </w:r>
      <w:r w:rsidR="00E567A7">
        <w:rPr>
          <w:rFonts w:cs="Times New Roman"/>
          <w:rtl/>
        </w:rPr>
        <w:t xml:space="preserve"> מאוד,</w:t>
      </w:r>
      <w:r w:rsidR="009F4714" w:rsidRPr="009F4714">
        <w:rPr>
          <w:rFonts w:cs="Times New Roman"/>
          <w:rtl/>
        </w:rPr>
        <w:t xml:space="preserve"> </w:t>
      </w:r>
      <w:r w:rsidR="009F4714" w:rsidRPr="009F4714">
        <w:rPr>
          <w:rFonts w:cs="Times New Roman"/>
        </w:rPr>
        <w:t>knackered</w:t>
      </w:r>
      <w:r w:rsidR="009F4714" w:rsidRPr="009F4714">
        <w:rPr>
          <w:rFonts w:cs="Times New Roman"/>
          <w:rtl/>
        </w:rPr>
        <w:t>,</w:t>
      </w:r>
      <w:r w:rsidR="009350BA">
        <w:rPr>
          <w:rFonts w:cs="Times New Roman" w:hint="cs"/>
          <w:rtl/>
        </w:rPr>
        <w:t>]</w:t>
      </w:r>
      <w:r w:rsidR="009F4714" w:rsidRPr="009F4714">
        <w:rPr>
          <w:rFonts w:cs="Times New Roman"/>
          <w:rtl/>
        </w:rPr>
        <w:t xml:space="preserve"> והיא ראתה שזאת לא תהום בתוכו אלא שדה פרחים בהיר, מבטיח.</w:t>
      </w:r>
    </w:p>
    <w:p w14:paraId="5F850C57" w14:textId="48A4DBB4" w:rsidR="009F4714" w:rsidRPr="00456F65" w:rsidRDefault="009F4714" w:rsidP="009F4714">
      <w:pPr>
        <w:rPr>
          <w:rFonts w:cs="Times New Roman"/>
          <w:color w:val="A6A6A6" w:themeColor="background1" w:themeShade="A6"/>
          <w:rtl/>
        </w:rPr>
      </w:pPr>
      <w:r w:rsidRPr="00456F65">
        <w:rPr>
          <w:rFonts w:cs="Times New Roman"/>
          <w:color w:val="A6A6A6" w:themeColor="background1" w:themeShade="A6"/>
          <w:rtl/>
        </w:rPr>
        <w:t>[</w:t>
      </w:r>
      <w:r w:rsidRPr="00456F65">
        <w:rPr>
          <w:rFonts w:cs="Times New Roman" w:hint="cs"/>
          <w:color w:val="A6A6A6" w:themeColor="background1" w:themeShade="A6"/>
          <w:rtl/>
        </w:rPr>
        <w:t xml:space="preserve">תלויה </w:t>
      </w:r>
      <w:r w:rsidRPr="00456F65">
        <w:rPr>
          <w:rFonts w:cs="Times New Roman"/>
          <w:color w:val="A6A6A6" w:themeColor="background1" w:themeShade="A6"/>
          <w:rtl/>
        </w:rPr>
        <w:t>–</w:t>
      </w:r>
      <w:r w:rsidRPr="00456F65">
        <w:rPr>
          <w:rFonts w:cs="Times New Roman" w:hint="cs"/>
          <w:color w:val="A6A6A6" w:themeColor="background1" w:themeShade="A6"/>
          <w:rtl/>
        </w:rPr>
        <w:t xml:space="preserve"> </w:t>
      </w:r>
      <w:r w:rsidRPr="00456F65">
        <w:rPr>
          <w:rFonts w:cs="Times New Roman"/>
          <w:color w:val="A6A6A6" w:themeColor="background1" w:themeShade="A6"/>
          <w:rtl/>
        </w:rPr>
        <w:t xml:space="preserve">אחוזה כרוכה משועבדת נתמכת צלובה] </w:t>
      </w:r>
    </w:p>
    <w:p w14:paraId="17BFAE5A" w14:textId="6D4A4867" w:rsidR="00B8716C" w:rsidRPr="00456F65" w:rsidRDefault="00A312F6" w:rsidP="009F4714">
      <w:pPr>
        <w:rPr>
          <w:rFonts w:cs="Times New Roman"/>
          <w:color w:val="A6A6A6" w:themeColor="background1" w:themeShade="A6"/>
          <w:rtl/>
        </w:rPr>
      </w:pPr>
      <w:r w:rsidRPr="00456F65">
        <w:rPr>
          <w:rFonts w:cs="Times New Roman"/>
          <w:color w:val="A6A6A6" w:themeColor="background1" w:themeShade="A6"/>
          <w:rtl/>
        </w:rPr>
        <w:t xml:space="preserve">[היא אהבה לחוש </w:t>
      </w:r>
      <w:r w:rsidR="00FE2992" w:rsidRPr="00456F65">
        <w:rPr>
          <w:rFonts w:cs="Times New Roman"/>
          <w:color w:val="A6A6A6" w:themeColor="background1" w:themeShade="A6"/>
          <w:rtl/>
        </w:rPr>
        <w:t>חופשי</w:t>
      </w:r>
      <w:r w:rsidRPr="00456F65">
        <w:rPr>
          <w:rFonts w:cs="Times New Roman"/>
          <w:color w:val="A6A6A6" w:themeColor="background1" w:themeShade="A6"/>
          <w:rtl/>
        </w:rPr>
        <w:t xml:space="preserve">ה </w:t>
      </w:r>
      <w:r w:rsidR="004C59E0" w:rsidRPr="00456F65">
        <w:rPr>
          <w:rFonts w:cs="Times New Roman"/>
          <w:color w:val="A6A6A6" w:themeColor="background1" w:themeShade="A6"/>
          <w:rtl/>
        </w:rPr>
        <w:t>פתאום</w:t>
      </w:r>
      <w:r w:rsidRPr="00456F65">
        <w:rPr>
          <w:rFonts w:cs="Times New Roman"/>
          <w:color w:val="A6A6A6" w:themeColor="background1" w:themeShade="A6"/>
          <w:rtl/>
        </w:rPr>
        <w:t>, קלילה, כי עד לאותו רגע וללא ידיעתה]כי היא פיתחה תלות הולכת וכבדה באלכס, תלות דביקה ומשתקת, מהסוג שיכול להיגמר רע, מהסוג שנגמר רע, מהסוג המפחיד שבו היא לא תמיד מצליחה לחזור להשתייך לעצמה,[. היא גיששה בכל מקום היא נברה אחר סימנים לכך שיהיה בסדר לפתח בו תלות, וזה קשה</w:t>
      </w:r>
      <w:r w:rsidR="00C90C6C" w:rsidRPr="00456F65">
        <w:rPr>
          <w:rFonts w:cs="Times New Roman"/>
          <w:color w:val="A6A6A6" w:themeColor="background1" w:themeShade="A6"/>
          <w:rtl/>
        </w:rPr>
        <w:t xml:space="preserve"> מאוד </w:t>
      </w:r>
      <w:r w:rsidRPr="00456F65">
        <w:rPr>
          <w:rFonts w:cs="Times New Roman"/>
          <w:color w:val="A6A6A6" w:themeColor="background1" w:themeShade="A6"/>
          <w:rtl/>
        </w:rPr>
        <w:t>להאמין שיהיה בסדר להיות תלויה באדם הזה שגר לבד, שהתלמידים הכי מפחידים ב</w:t>
      </w:r>
      <w:r w:rsidR="002E35AE" w:rsidRPr="00456F65">
        <w:rPr>
          <w:rFonts w:cs="Times New Roman"/>
          <w:color w:val="A6A6A6" w:themeColor="background1" w:themeShade="A6"/>
          <w:rtl/>
        </w:rPr>
        <w:t>בית-הספר</w:t>
      </w:r>
      <w:r w:rsidRPr="00456F65">
        <w:rPr>
          <w:rFonts w:cs="Times New Roman"/>
          <w:color w:val="A6A6A6" w:themeColor="background1" w:themeShade="A6"/>
          <w:rtl/>
        </w:rPr>
        <w:t xml:space="preserve"> מרביצים לו והוא מחזיר והמשטרה מתערבת וסער סיפר שבאמצע שיעור קראו לו לדבר עם עובדת סוציאלית.] אלא רק לנער ריק. פגוע. לוּ ייתלה עליה – מי יודע לאילו מעמקים יטביע אותה איתו. כך היה עד לרגע שבו הוא אמר </w:t>
      </w:r>
      <w:r w:rsidRPr="00456F65">
        <w:rPr>
          <w:rFonts w:cs="Times New Roman"/>
          <w:color w:val="A6A6A6" w:themeColor="background1" w:themeShade="A6"/>
        </w:rPr>
        <w:t>jolly good</w:t>
      </w:r>
      <w:r w:rsidRPr="00456F65">
        <w:rPr>
          <w:rFonts w:cs="Times New Roman"/>
          <w:color w:val="A6A6A6" w:themeColor="background1" w:themeShade="A6"/>
          <w:rtl/>
        </w:rPr>
        <w:t>. [באופן טבעי ביותר שניתן.]</w:t>
      </w:r>
    </w:p>
    <w:p w14:paraId="0AE14933" w14:textId="195B050A" w:rsidR="002C1345" w:rsidRPr="00456F65" w:rsidRDefault="000F1856" w:rsidP="00B8716C">
      <w:pPr>
        <w:rPr>
          <w:color w:val="A6A6A6" w:themeColor="background1" w:themeShade="A6"/>
          <w:rtl/>
        </w:rPr>
      </w:pPr>
      <w:r w:rsidRPr="00456F65">
        <w:rPr>
          <w:color w:val="A6A6A6" w:themeColor="background1" w:themeShade="A6"/>
          <w:rtl/>
        </w:rPr>
        <w:t>[</w:t>
      </w:r>
      <w:r w:rsidR="002C1345" w:rsidRPr="00456F65">
        <w:rPr>
          <w:rFonts w:hint="eastAsia"/>
          <w:color w:val="A6A6A6" w:themeColor="background1" w:themeShade="A6"/>
          <w:rtl/>
        </w:rPr>
        <w:t>לשאלתו</w:t>
      </w:r>
      <w:r w:rsidR="002C1345" w:rsidRPr="00456F65">
        <w:rPr>
          <w:color w:val="A6A6A6" w:themeColor="background1" w:themeShade="A6"/>
          <w:rtl/>
        </w:rPr>
        <w:t xml:space="preserve"> של אלכס, היא חשה שעליה להודות </w:t>
      </w:r>
      <w:r w:rsidR="002C1345" w:rsidRPr="00456F65">
        <w:rPr>
          <w:rFonts w:hint="eastAsia"/>
          <w:color w:val="A6A6A6" w:themeColor="background1" w:themeShade="A6"/>
          <w:rtl/>
        </w:rPr>
        <w:t>לו</w:t>
      </w:r>
      <w:r w:rsidR="002C1345" w:rsidRPr="00456F65">
        <w:rPr>
          <w:color w:val="A6A6A6" w:themeColor="background1" w:themeShade="A6"/>
          <w:rtl/>
        </w:rPr>
        <w:t xml:space="preserve"> </w:t>
      </w:r>
      <w:r w:rsidR="002C1345" w:rsidRPr="00456F65">
        <w:rPr>
          <w:rFonts w:hint="eastAsia"/>
          <w:color w:val="A6A6A6" w:themeColor="background1" w:themeShade="A6"/>
          <w:rtl/>
        </w:rPr>
        <w:t>עמוקות</w:t>
      </w:r>
      <w:r w:rsidR="002C1345" w:rsidRPr="00456F65">
        <w:rPr>
          <w:color w:val="A6A6A6" w:themeColor="background1" w:themeShade="A6"/>
          <w:rtl/>
        </w:rPr>
        <w:t xml:space="preserve"> </w:t>
      </w:r>
      <w:r w:rsidR="002C1345" w:rsidRPr="00456F65">
        <w:rPr>
          <w:rFonts w:hint="eastAsia"/>
          <w:color w:val="A6A6A6" w:themeColor="background1" w:themeShade="A6"/>
          <w:rtl/>
        </w:rPr>
        <w:t>ומקרב</w:t>
      </w:r>
      <w:r w:rsidR="002C1345" w:rsidRPr="00456F65">
        <w:rPr>
          <w:color w:val="A6A6A6" w:themeColor="background1" w:themeShade="A6"/>
          <w:rtl/>
        </w:rPr>
        <w:t xml:space="preserve"> לב, </w:t>
      </w:r>
      <w:r w:rsidR="002C1345" w:rsidRPr="00456F65">
        <w:rPr>
          <w:rFonts w:hint="eastAsia"/>
          <w:color w:val="A6A6A6" w:themeColor="background1" w:themeShade="A6"/>
          <w:rtl/>
        </w:rPr>
        <w:t>שנתה</w:t>
      </w:r>
      <w:r w:rsidR="002C1345" w:rsidRPr="00456F65">
        <w:rPr>
          <w:color w:val="A6A6A6" w:themeColor="background1" w:themeShade="A6"/>
          <w:rtl/>
        </w:rPr>
        <w:t xml:space="preserve"> </w:t>
      </w:r>
      <w:r w:rsidR="001C5A04" w:rsidRPr="00456F65">
        <w:rPr>
          <w:color w:val="A6A6A6" w:themeColor="background1" w:themeShade="A6"/>
          <w:rtl/>
        </w:rPr>
        <w:t>הייתה</w:t>
      </w:r>
      <w:r w:rsidR="002C1345" w:rsidRPr="00456F65">
        <w:rPr>
          <w:color w:val="A6A6A6" w:themeColor="background1" w:themeShade="A6"/>
          <w:rtl/>
        </w:rPr>
        <w:t xml:space="preserve"> כה נעימה וחדרו </w:t>
      </w:r>
      <w:r w:rsidR="002C1345" w:rsidRPr="00456F65">
        <w:rPr>
          <w:rFonts w:hint="eastAsia"/>
          <w:color w:val="A6A6A6" w:themeColor="background1" w:themeShade="A6"/>
          <w:rtl/>
        </w:rPr>
        <w:t>משרה</w:t>
      </w:r>
      <w:r w:rsidR="002C1345" w:rsidRPr="00456F65">
        <w:rPr>
          <w:color w:val="A6A6A6" w:themeColor="background1" w:themeShade="A6"/>
          <w:rtl/>
        </w:rPr>
        <w:t xml:space="preserve"> שלווה, </w:t>
      </w:r>
      <w:r w:rsidR="002C1345" w:rsidRPr="00456F65">
        <w:rPr>
          <w:rFonts w:hint="eastAsia"/>
          <w:color w:val="A6A6A6" w:themeColor="background1" w:themeShade="A6"/>
          <w:rtl/>
        </w:rPr>
        <w:t>אך</w:t>
      </w:r>
      <w:r w:rsidR="002C1345" w:rsidRPr="00456F65">
        <w:rPr>
          <w:color w:val="A6A6A6" w:themeColor="background1" w:themeShade="A6"/>
          <w:rtl/>
        </w:rPr>
        <w:t xml:space="preserve"> </w:t>
      </w:r>
      <w:r w:rsidR="002C1345" w:rsidRPr="00456F65">
        <w:rPr>
          <w:rFonts w:hint="eastAsia"/>
          <w:color w:val="A6A6A6" w:themeColor="background1" w:themeShade="A6"/>
          <w:rtl/>
        </w:rPr>
        <w:t>לפני</w:t>
      </w:r>
      <w:r w:rsidR="002C1345" w:rsidRPr="00456F65">
        <w:rPr>
          <w:color w:val="A6A6A6" w:themeColor="background1" w:themeShade="A6"/>
          <w:rtl/>
        </w:rPr>
        <w:t xml:space="preserve"> </w:t>
      </w:r>
      <w:r w:rsidR="002C1345" w:rsidRPr="00456F65">
        <w:rPr>
          <w:rFonts w:hint="eastAsia"/>
          <w:color w:val="A6A6A6" w:themeColor="background1" w:themeShade="A6"/>
          <w:rtl/>
        </w:rPr>
        <w:t>שהספיקה</w:t>
      </w:r>
      <w:r w:rsidR="002C1345" w:rsidRPr="00456F65">
        <w:rPr>
          <w:color w:val="A6A6A6" w:themeColor="background1" w:themeShade="A6"/>
          <w:rtl/>
        </w:rPr>
        <w:t xml:space="preserve"> </w:t>
      </w:r>
      <w:r w:rsidR="002C1345" w:rsidRPr="00456F65">
        <w:rPr>
          <w:rFonts w:hint="eastAsia"/>
          <w:color w:val="A6A6A6" w:themeColor="background1" w:themeShade="A6"/>
          <w:rtl/>
        </w:rPr>
        <w:t>לחרוד</w:t>
      </w:r>
      <w:r w:rsidR="002C1345" w:rsidRPr="00456F65">
        <w:rPr>
          <w:color w:val="A6A6A6" w:themeColor="background1" w:themeShade="A6"/>
          <w:rtl/>
        </w:rPr>
        <w:t xml:space="preserve"> </w:t>
      </w:r>
      <w:r w:rsidR="002C1345" w:rsidRPr="00456F65">
        <w:rPr>
          <w:rFonts w:hint="eastAsia"/>
          <w:color w:val="A6A6A6" w:themeColor="background1" w:themeShade="A6"/>
          <w:rtl/>
        </w:rPr>
        <w:t>שעל</w:t>
      </w:r>
      <w:r w:rsidR="002C1345" w:rsidRPr="00456F65">
        <w:rPr>
          <w:color w:val="A6A6A6" w:themeColor="background1" w:themeShade="A6"/>
          <w:rtl/>
        </w:rPr>
        <w:t xml:space="preserve"> </w:t>
      </w:r>
      <w:r w:rsidR="002C1345" w:rsidRPr="00456F65">
        <w:rPr>
          <w:rFonts w:hint="eastAsia"/>
          <w:color w:val="A6A6A6" w:themeColor="background1" w:themeShade="A6"/>
          <w:rtl/>
        </w:rPr>
        <w:t>כל</w:t>
      </w:r>
      <w:r w:rsidR="002C1345" w:rsidRPr="00456F65">
        <w:rPr>
          <w:color w:val="A6A6A6" w:themeColor="background1" w:themeShade="A6"/>
          <w:rtl/>
        </w:rPr>
        <w:t xml:space="preserve"> </w:t>
      </w:r>
      <w:r w:rsidR="002C1345" w:rsidRPr="00456F65">
        <w:rPr>
          <w:rFonts w:hint="eastAsia"/>
          <w:color w:val="A6A6A6" w:themeColor="background1" w:themeShade="A6"/>
          <w:rtl/>
        </w:rPr>
        <w:t>הטוב</w:t>
      </w:r>
      <w:r w:rsidR="002C1345" w:rsidRPr="00456F65">
        <w:rPr>
          <w:color w:val="A6A6A6" w:themeColor="background1" w:themeShade="A6"/>
          <w:rtl/>
        </w:rPr>
        <w:t xml:space="preserve"> </w:t>
      </w:r>
      <w:r w:rsidR="002C1345" w:rsidRPr="00456F65">
        <w:rPr>
          <w:rFonts w:hint="eastAsia"/>
          <w:color w:val="A6A6A6" w:themeColor="background1" w:themeShade="A6"/>
          <w:rtl/>
        </w:rPr>
        <w:t>הזה</w:t>
      </w:r>
      <w:r w:rsidR="002C1345" w:rsidRPr="00456F65">
        <w:rPr>
          <w:color w:val="A6A6A6" w:themeColor="background1" w:themeShade="A6"/>
          <w:rtl/>
        </w:rPr>
        <w:t xml:space="preserve"> </w:t>
      </w:r>
      <w:r w:rsidR="002C1345" w:rsidRPr="00456F65">
        <w:rPr>
          <w:rFonts w:hint="eastAsia"/>
          <w:color w:val="A6A6A6" w:themeColor="background1" w:themeShade="A6"/>
          <w:rtl/>
        </w:rPr>
        <w:t>שלה</w:t>
      </w:r>
      <w:r w:rsidR="002C1345" w:rsidRPr="00456F65">
        <w:rPr>
          <w:color w:val="A6A6A6" w:themeColor="background1" w:themeShade="A6"/>
          <w:rtl/>
        </w:rPr>
        <w:t xml:space="preserve"> </w:t>
      </w:r>
      <w:r w:rsidR="002C1345" w:rsidRPr="00456F65">
        <w:rPr>
          <w:rFonts w:hint="eastAsia"/>
          <w:color w:val="A6A6A6" w:themeColor="background1" w:themeShade="A6"/>
          <w:rtl/>
        </w:rPr>
        <w:t>הוא</w:t>
      </w:r>
      <w:r w:rsidR="002C1345" w:rsidRPr="00456F65">
        <w:rPr>
          <w:color w:val="A6A6A6" w:themeColor="background1" w:themeShade="A6"/>
          <w:rtl/>
        </w:rPr>
        <w:t xml:space="preserve"> </w:t>
      </w:r>
      <w:r w:rsidR="002C1345" w:rsidRPr="00456F65">
        <w:rPr>
          <w:rFonts w:hint="eastAsia"/>
          <w:color w:val="A6A6A6" w:themeColor="background1" w:themeShade="A6"/>
          <w:rtl/>
        </w:rPr>
        <w:t>שילם</w:t>
      </w:r>
      <w:r w:rsidR="002C1345" w:rsidRPr="00456F65">
        <w:rPr>
          <w:color w:val="A6A6A6" w:themeColor="background1" w:themeShade="A6"/>
          <w:rtl/>
        </w:rPr>
        <w:t xml:space="preserve"> </w:t>
      </w:r>
      <w:r w:rsidR="002C1345" w:rsidRPr="00456F65">
        <w:rPr>
          <w:rFonts w:hint="eastAsia"/>
          <w:color w:val="A6A6A6" w:themeColor="background1" w:themeShade="A6"/>
          <w:rtl/>
        </w:rPr>
        <w:t>בליל</w:t>
      </w:r>
      <w:r w:rsidR="00FF38B5" w:rsidRPr="00456F65">
        <w:rPr>
          <w:color w:val="A6A6A6" w:themeColor="background1" w:themeShade="A6"/>
          <w:rtl/>
        </w:rPr>
        <w:t xml:space="preserve"> שינה</w:t>
      </w:r>
      <w:r w:rsidR="002C1345" w:rsidRPr="00456F65">
        <w:rPr>
          <w:color w:val="A6A6A6" w:themeColor="background1" w:themeShade="A6"/>
          <w:rtl/>
        </w:rPr>
        <w:t xml:space="preserve"> על הספה הקשה, </w:t>
      </w:r>
      <w:r w:rsidR="002C1345" w:rsidRPr="00456F65">
        <w:rPr>
          <w:rFonts w:hint="eastAsia"/>
          <w:color w:val="A6A6A6" w:themeColor="background1" w:themeShade="A6"/>
          <w:rtl/>
        </w:rPr>
        <w:t>הוא</w:t>
      </w:r>
      <w:r w:rsidR="002C1345" w:rsidRPr="00456F65">
        <w:rPr>
          <w:color w:val="A6A6A6" w:themeColor="background1" w:themeShade="A6"/>
          <w:rtl/>
        </w:rPr>
        <w:t xml:space="preserve"> הרגיע אותה – </w:t>
      </w:r>
      <w:r w:rsidR="002C1345" w:rsidRPr="00456F65">
        <w:rPr>
          <w:rFonts w:hint="eastAsia"/>
          <w:color w:val="A6A6A6" w:themeColor="background1" w:themeShade="A6"/>
          <w:rtl/>
        </w:rPr>
        <w:t>לא</w:t>
      </w:r>
      <w:r w:rsidR="002C1345" w:rsidRPr="00456F65">
        <w:rPr>
          <w:color w:val="A6A6A6" w:themeColor="background1" w:themeShade="A6"/>
          <w:rtl/>
        </w:rPr>
        <w:t xml:space="preserve"> </w:t>
      </w:r>
      <w:r w:rsidR="002C1345" w:rsidRPr="00456F65">
        <w:rPr>
          <w:rFonts w:hint="eastAsia"/>
          <w:color w:val="A6A6A6" w:themeColor="background1" w:themeShade="A6"/>
          <w:rtl/>
        </w:rPr>
        <w:t>על</w:t>
      </w:r>
      <w:r w:rsidR="002C1345" w:rsidRPr="00456F65">
        <w:rPr>
          <w:color w:val="A6A6A6" w:themeColor="background1" w:themeShade="A6"/>
          <w:rtl/>
        </w:rPr>
        <w:t xml:space="preserve"> </w:t>
      </w:r>
      <w:r w:rsidR="002C1345" w:rsidRPr="00456F65">
        <w:rPr>
          <w:rFonts w:hint="eastAsia"/>
          <w:color w:val="A6A6A6" w:themeColor="background1" w:themeShade="A6"/>
          <w:rtl/>
        </w:rPr>
        <w:t>הספה</w:t>
      </w:r>
      <w:r w:rsidR="002C1345" w:rsidRPr="00456F65">
        <w:rPr>
          <w:color w:val="A6A6A6" w:themeColor="background1" w:themeShade="A6"/>
          <w:rtl/>
        </w:rPr>
        <w:t xml:space="preserve"> </w:t>
      </w:r>
      <w:r w:rsidR="002C1345" w:rsidRPr="00456F65">
        <w:rPr>
          <w:rFonts w:hint="eastAsia"/>
          <w:color w:val="A6A6A6" w:themeColor="background1" w:themeShade="A6"/>
          <w:rtl/>
        </w:rPr>
        <w:t>כי</w:t>
      </w:r>
      <w:r w:rsidR="002C1345" w:rsidRPr="00456F65">
        <w:rPr>
          <w:color w:val="A6A6A6" w:themeColor="background1" w:themeShade="A6"/>
          <w:rtl/>
        </w:rPr>
        <w:t xml:space="preserve"> </w:t>
      </w:r>
      <w:r w:rsidR="002C1345" w:rsidRPr="00456F65">
        <w:rPr>
          <w:rFonts w:hint="eastAsia"/>
          <w:color w:val="A6A6A6" w:themeColor="background1" w:themeShade="A6"/>
          <w:rtl/>
        </w:rPr>
        <w:t>אם</w:t>
      </w:r>
      <w:r w:rsidR="002C1345" w:rsidRPr="00456F65">
        <w:rPr>
          <w:color w:val="A6A6A6" w:themeColor="background1" w:themeShade="A6"/>
          <w:rtl/>
        </w:rPr>
        <w:t xml:space="preserve"> </w:t>
      </w:r>
      <w:r w:rsidR="002C1345" w:rsidRPr="00456F65">
        <w:rPr>
          <w:rFonts w:hint="eastAsia"/>
          <w:color w:val="A6A6A6" w:themeColor="background1" w:themeShade="A6"/>
          <w:rtl/>
        </w:rPr>
        <w:t>על</w:t>
      </w:r>
      <w:r w:rsidR="002C1345" w:rsidRPr="00456F65">
        <w:rPr>
          <w:color w:val="A6A6A6" w:themeColor="background1" w:themeShade="A6"/>
          <w:rtl/>
        </w:rPr>
        <w:t xml:space="preserve"> </w:t>
      </w:r>
      <w:r w:rsidR="002C1345" w:rsidRPr="00456F65">
        <w:rPr>
          <w:rFonts w:hint="eastAsia"/>
          <w:color w:val="A6A6A6" w:themeColor="background1" w:themeShade="A6"/>
          <w:rtl/>
        </w:rPr>
        <w:t>ה</w:t>
      </w:r>
      <w:r w:rsidR="00271F95" w:rsidRPr="00456F65">
        <w:rPr>
          <w:rFonts w:hint="eastAsia"/>
          <w:color w:val="A6A6A6" w:themeColor="background1" w:themeShade="A6"/>
          <w:rtl/>
        </w:rPr>
        <w:t>מזרנ</w:t>
      </w:r>
      <w:r w:rsidR="002C1345" w:rsidRPr="00456F65">
        <w:rPr>
          <w:rFonts w:hint="eastAsia"/>
          <w:color w:val="A6A6A6" w:themeColor="background1" w:themeShade="A6"/>
          <w:rtl/>
        </w:rPr>
        <w:t>ים</w:t>
      </w:r>
      <w:r w:rsidR="002C1345" w:rsidRPr="00456F65">
        <w:rPr>
          <w:color w:val="A6A6A6" w:themeColor="background1" w:themeShade="A6"/>
          <w:rtl/>
        </w:rPr>
        <w:t xml:space="preserve"> </w:t>
      </w:r>
      <w:r w:rsidR="002C1345" w:rsidRPr="00456F65">
        <w:rPr>
          <w:rFonts w:hint="eastAsia"/>
          <w:color w:val="A6A6A6" w:themeColor="background1" w:themeShade="A6"/>
          <w:rtl/>
        </w:rPr>
        <w:t>הישנים</w:t>
      </w:r>
      <w:r w:rsidR="002C1345" w:rsidRPr="00456F65">
        <w:rPr>
          <w:color w:val="A6A6A6" w:themeColor="background1" w:themeShade="A6"/>
          <w:rtl/>
        </w:rPr>
        <w:t xml:space="preserve"> </w:t>
      </w:r>
      <w:r w:rsidR="002C1345" w:rsidRPr="00456F65">
        <w:rPr>
          <w:rFonts w:hint="eastAsia"/>
          <w:color w:val="A6A6A6" w:themeColor="background1" w:themeShade="A6"/>
          <w:rtl/>
        </w:rPr>
        <w:t>בחדר</w:t>
      </w:r>
      <w:r w:rsidR="002C1345" w:rsidRPr="00456F65">
        <w:rPr>
          <w:color w:val="A6A6A6" w:themeColor="background1" w:themeShade="A6"/>
          <w:rtl/>
        </w:rPr>
        <w:t xml:space="preserve"> </w:t>
      </w:r>
      <w:r w:rsidR="002C1345" w:rsidRPr="00456F65">
        <w:rPr>
          <w:rFonts w:hint="eastAsia"/>
          <w:color w:val="A6A6A6" w:themeColor="background1" w:themeShade="A6"/>
          <w:rtl/>
        </w:rPr>
        <w:t>הנוסף</w:t>
      </w:r>
      <w:r w:rsidR="002C1345" w:rsidRPr="00456F65">
        <w:rPr>
          <w:color w:val="A6A6A6" w:themeColor="background1" w:themeShade="A6"/>
          <w:rtl/>
        </w:rPr>
        <w:t>,</w:t>
      </w:r>
      <w:r w:rsidRPr="00456F65">
        <w:rPr>
          <w:color w:val="A6A6A6" w:themeColor="background1" w:themeShade="A6"/>
          <w:rtl/>
        </w:rPr>
        <w:t xml:space="preserve"> </w:t>
      </w:r>
      <w:r w:rsidRPr="00456F65">
        <w:rPr>
          <w:rFonts w:hint="eastAsia"/>
          <w:color w:val="A6A6A6" w:themeColor="background1" w:themeShade="A6"/>
          <w:rtl/>
        </w:rPr>
        <w:t>האם</w:t>
      </w:r>
      <w:r w:rsidRPr="00456F65">
        <w:rPr>
          <w:color w:val="A6A6A6" w:themeColor="background1" w:themeShade="A6"/>
          <w:rtl/>
        </w:rPr>
        <w:t xml:space="preserve"> ישנה טוב? הוא התעניין ו</w:t>
      </w:r>
      <w:r w:rsidR="00EA20D8" w:rsidRPr="00456F65">
        <w:rPr>
          <w:rFonts w:hint="eastAsia"/>
          <w:color w:val="A6A6A6" w:themeColor="background1" w:themeShade="A6"/>
          <w:rtl/>
        </w:rPr>
        <w:t>לפני</w:t>
      </w:r>
      <w:r w:rsidR="00EA20D8" w:rsidRPr="00456F65">
        <w:rPr>
          <w:color w:val="A6A6A6" w:themeColor="background1" w:themeShade="A6"/>
          <w:rtl/>
        </w:rPr>
        <w:t xml:space="preserve"> </w:t>
      </w:r>
      <w:r w:rsidR="00EA20D8" w:rsidRPr="00456F65">
        <w:rPr>
          <w:rFonts w:hint="eastAsia"/>
          <w:color w:val="A6A6A6" w:themeColor="background1" w:themeShade="A6"/>
          <w:rtl/>
        </w:rPr>
        <w:t>שהספיקה</w:t>
      </w:r>
      <w:r w:rsidR="00EA20D8" w:rsidRPr="00456F65">
        <w:rPr>
          <w:color w:val="A6A6A6" w:themeColor="background1" w:themeShade="A6"/>
          <w:rtl/>
        </w:rPr>
        <w:t xml:space="preserve"> </w:t>
      </w:r>
      <w:r w:rsidR="00EA20D8" w:rsidRPr="00456F65">
        <w:rPr>
          <w:rFonts w:hint="eastAsia"/>
          <w:color w:val="A6A6A6" w:themeColor="background1" w:themeShade="A6"/>
          <w:rtl/>
        </w:rPr>
        <w:t>לדאוג</w:t>
      </w:r>
      <w:r w:rsidR="00EA20D8" w:rsidRPr="00456F65">
        <w:rPr>
          <w:color w:val="A6A6A6" w:themeColor="background1" w:themeShade="A6"/>
          <w:rtl/>
        </w:rPr>
        <w:t xml:space="preserve"> </w:t>
      </w:r>
      <w:r w:rsidR="00EA20D8" w:rsidRPr="00456F65">
        <w:rPr>
          <w:rFonts w:hint="eastAsia"/>
          <w:color w:val="A6A6A6" w:themeColor="background1" w:themeShade="A6"/>
          <w:rtl/>
        </w:rPr>
        <w:t>הוא</w:t>
      </w:r>
      <w:r w:rsidR="00EA20D8" w:rsidRPr="00456F65">
        <w:rPr>
          <w:color w:val="A6A6A6" w:themeColor="background1" w:themeShade="A6"/>
          <w:rtl/>
        </w:rPr>
        <w:t xml:space="preserve"> הרגיע אותה, </w:t>
      </w:r>
      <w:r w:rsidR="00EA20D8" w:rsidRPr="00456F65">
        <w:rPr>
          <w:rFonts w:hint="eastAsia"/>
          <w:color w:val="A6A6A6" w:themeColor="background1" w:themeShade="A6"/>
          <w:rtl/>
        </w:rPr>
        <w:t>הוא</w:t>
      </w:r>
      <w:r w:rsidR="00EA20D8" w:rsidRPr="00456F65">
        <w:rPr>
          <w:color w:val="A6A6A6" w:themeColor="background1" w:themeShade="A6"/>
          <w:rtl/>
        </w:rPr>
        <w:t xml:space="preserve"> </w:t>
      </w:r>
      <w:r w:rsidR="00703989" w:rsidRPr="00456F65">
        <w:rPr>
          <w:rFonts w:hint="eastAsia"/>
          <w:color w:val="A6A6A6" w:themeColor="background1" w:themeShade="A6"/>
          <w:rtl/>
        </w:rPr>
        <w:t>עצמו</w:t>
      </w:r>
      <w:r w:rsidR="00703989" w:rsidRPr="00456F65">
        <w:rPr>
          <w:color w:val="A6A6A6" w:themeColor="background1" w:themeShade="A6"/>
          <w:rtl/>
        </w:rPr>
        <w:t xml:space="preserve"> </w:t>
      </w:r>
      <w:r w:rsidR="00EA20D8" w:rsidRPr="00456F65">
        <w:rPr>
          <w:rFonts w:hint="eastAsia"/>
          <w:color w:val="A6A6A6" w:themeColor="background1" w:themeShade="A6"/>
          <w:rtl/>
        </w:rPr>
        <w:t>ישן</w:t>
      </w:r>
      <w:r w:rsidR="00703989" w:rsidRPr="00456F65">
        <w:rPr>
          <w:color w:val="A6A6A6" w:themeColor="background1" w:themeShade="A6"/>
          <w:rtl/>
        </w:rPr>
        <w:t xml:space="preserve"> מצויין</w:t>
      </w:r>
      <w:r w:rsidR="00EA20D8" w:rsidRPr="00456F65">
        <w:rPr>
          <w:color w:val="A6A6A6" w:themeColor="background1" w:themeShade="A6"/>
          <w:rtl/>
        </w:rPr>
        <w:t xml:space="preserve">, </w:t>
      </w:r>
      <w:r w:rsidR="00703989" w:rsidRPr="00456F65">
        <w:rPr>
          <w:rFonts w:hint="eastAsia"/>
          <w:color w:val="A6A6A6" w:themeColor="background1" w:themeShade="A6"/>
          <w:rtl/>
        </w:rPr>
        <w:t>לא</w:t>
      </w:r>
      <w:r w:rsidR="00703989" w:rsidRPr="00456F65">
        <w:rPr>
          <w:color w:val="A6A6A6" w:themeColor="background1" w:themeShade="A6"/>
          <w:rtl/>
        </w:rPr>
        <w:t xml:space="preserve"> </w:t>
      </w:r>
      <w:r w:rsidR="001C5A04" w:rsidRPr="00456F65">
        <w:rPr>
          <w:color w:val="A6A6A6" w:themeColor="background1" w:themeShade="A6"/>
          <w:rtl/>
        </w:rPr>
        <w:t>הייתה</w:t>
      </w:r>
      <w:r w:rsidR="00703989" w:rsidRPr="00456F65">
        <w:rPr>
          <w:color w:val="A6A6A6" w:themeColor="background1" w:themeShade="A6"/>
          <w:rtl/>
        </w:rPr>
        <w:t xml:space="preserve"> לו שום בעיה להירדם </w:t>
      </w:r>
      <w:r w:rsidR="00703989" w:rsidRPr="00456F65">
        <w:rPr>
          <w:rFonts w:hint="eastAsia"/>
          <w:color w:val="A6A6A6" w:themeColor="background1" w:themeShade="A6"/>
          <w:rtl/>
        </w:rPr>
        <w:t>על</w:t>
      </w:r>
      <w:r w:rsidR="00703989" w:rsidRPr="00456F65">
        <w:rPr>
          <w:color w:val="A6A6A6" w:themeColor="background1" w:themeShade="A6"/>
          <w:rtl/>
        </w:rPr>
        <w:t xml:space="preserve"> </w:t>
      </w:r>
      <w:r w:rsidR="00703989" w:rsidRPr="00456F65">
        <w:rPr>
          <w:rFonts w:hint="eastAsia"/>
          <w:color w:val="A6A6A6" w:themeColor="background1" w:themeShade="A6"/>
          <w:rtl/>
        </w:rPr>
        <w:t>ה</w:t>
      </w:r>
      <w:r w:rsidR="00271F95" w:rsidRPr="00456F65">
        <w:rPr>
          <w:rFonts w:hint="eastAsia"/>
          <w:color w:val="A6A6A6" w:themeColor="background1" w:themeShade="A6"/>
          <w:rtl/>
        </w:rPr>
        <w:t>מזרנ</w:t>
      </w:r>
      <w:r w:rsidR="00703989" w:rsidRPr="00456F65">
        <w:rPr>
          <w:rFonts w:hint="eastAsia"/>
          <w:color w:val="A6A6A6" w:themeColor="background1" w:themeShade="A6"/>
          <w:rtl/>
        </w:rPr>
        <w:t>ים</w:t>
      </w:r>
      <w:r w:rsidR="00703989" w:rsidRPr="00456F65">
        <w:rPr>
          <w:color w:val="A6A6A6" w:themeColor="background1" w:themeShade="A6"/>
          <w:rtl/>
        </w:rPr>
        <w:t xml:space="preserve"> </w:t>
      </w:r>
      <w:r w:rsidR="00703989" w:rsidRPr="00456F65">
        <w:rPr>
          <w:rFonts w:hint="eastAsia"/>
          <w:color w:val="A6A6A6" w:themeColor="background1" w:themeShade="A6"/>
          <w:rtl/>
        </w:rPr>
        <w:t>בחדר</w:t>
      </w:r>
      <w:r w:rsidR="00703989" w:rsidRPr="00456F65">
        <w:rPr>
          <w:color w:val="A6A6A6" w:themeColor="background1" w:themeShade="A6"/>
          <w:rtl/>
        </w:rPr>
        <w:t xml:space="preserve"> </w:t>
      </w:r>
      <w:r w:rsidR="00703989" w:rsidRPr="00456F65">
        <w:rPr>
          <w:rFonts w:hint="eastAsia"/>
          <w:color w:val="A6A6A6" w:themeColor="background1" w:themeShade="A6"/>
          <w:rtl/>
        </w:rPr>
        <w:t>הנוסף</w:t>
      </w:r>
      <w:r w:rsidR="00703989" w:rsidRPr="00456F65">
        <w:rPr>
          <w:color w:val="A6A6A6" w:themeColor="background1" w:themeShade="A6"/>
          <w:rtl/>
        </w:rPr>
        <w:t xml:space="preserve">, </w:t>
      </w:r>
      <w:r w:rsidR="00703989" w:rsidRPr="00456F65">
        <w:rPr>
          <w:rFonts w:hint="eastAsia"/>
          <w:color w:val="A6A6A6" w:themeColor="background1" w:themeShade="A6"/>
          <w:rtl/>
        </w:rPr>
        <w:t>כי</w:t>
      </w:r>
      <w:r w:rsidR="00EA20D8" w:rsidRPr="00456F65">
        <w:rPr>
          <w:color w:val="A6A6A6" w:themeColor="background1" w:themeShade="A6"/>
          <w:rtl/>
        </w:rPr>
        <w:t xml:space="preserve"> הי</w:t>
      </w:r>
      <w:r w:rsidR="002C1345" w:rsidRPr="00456F65">
        <w:rPr>
          <w:rFonts w:hint="eastAsia"/>
          <w:color w:val="A6A6A6" w:themeColor="background1" w:themeShade="A6"/>
          <w:rtl/>
        </w:rPr>
        <w:t>ה</w:t>
      </w:r>
      <w:r w:rsidR="002C1345" w:rsidRPr="00456F65">
        <w:rPr>
          <w:color w:val="A6A6A6" w:themeColor="background1" w:themeShade="A6"/>
          <w:rtl/>
        </w:rPr>
        <w:t xml:space="preserve"> </w:t>
      </w:r>
      <w:r w:rsidR="00FF50DF" w:rsidRPr="00456F65">
        <w:rPr>
          <w:rFonts w:hint="eastAsia"/>
          <w:color w:val="A6A6A6" w:themeColor="background1" w:themeShade="A6"/>
          <w:rtl/>
        </w:rPr>
        <w:t>כה</w:t>
      </w:r>
      <w:r w:rsidR="002C1345" w:rsidRPr="00456F65">
        <w:rPr>
          <w:color w:val="A6A6A6" w:themeColor="background1" w:themeShade="A6"/>
          <w:rtl/>
        </w:rPr>
        <w:t xml:space="preserve"> עייף, הוא השתמש במילה </w:t>
      </w:r>
      <w:r w:rsidR="002C1345" w:rsidRPr="00456F65">
        <w:rPr>
          <w:color w:val="A6A6A6" w:themeColor="background1" w:themeShade="A6"/>
        </w:rPr>
        <w:t>knackered</w:t>
      </w:r>
      <w:r w:rsidR="002C1345" w:rsidRPr="00456F65">
        <w:rPr>
          <w:color w:val="A6A6A6" w:themeColor="background1" w:themeShade="A6"/>
          <w:rtl/>
        </w:rPr>
        <w:t xml:space="preserve"> שהיא הכירה אך מעולם לא שמעה איש משתמש בה, והיא צחקה</w:t>
      </w:r>
      <w:r w:rsidR="00132253" w:rsidRPr="00456F65">
        <w:rPr>
          <w:color w:val="A6A6A6" w:themeColor="background1" w:themeShade="A6"/>
          <w:rtl/>
        </w:rPr>
        <w:t xml:space="preserve"> שוב</w:t>
      </w:r>
      <w:r w:rsidR="002C1345" w:rsidRPr="00456F65">
        <w:rPr>
          <w:color w:val="A6A6A6" w:themeColor="background1" w:themeShade="A6"/>
          <w:rtl/>
        </w:rPr>
        <w:t xml:space="preserve">. </w:t>
      </w:r>
      <w:r w:rsidR="00F97A34" w:rsidRPr="00456F65">
        <w:rPr>
          <w:rFonts w:hint="eastAsia"/>
          <w:color w:val="A6A6A6" w:themeColor="background1" w:themeShade="A6"/>
          <w:rtl/>
        </w:rPr>
        <w:t>כל כך</w:t>
      </w:r>
      <w:r w:rsidR="002C1345" w:rsidRPr="00456F65">
        <w:rPr>
          <w:color w:val="A6A6A6" w:themeColor="background1" w:themeShade="A6"/>
          <w:rtl/>
        </w:rPr>
        <w:t xml:space="preserve"> </w:t>
      </w:r>
      <w:r w:rsidR="002C1345" w:rsidRPr="00456F65">
        <w:rPr>
          <w:rFonts w:hint="eastAsia"/>
          <w:color w:val="A6A6A6" w:themeColor="background1" w:themeShade="A6"/>
          <w:rtl/>
        </w:rPr>
        <w:t>נעים</w:t>
      </w:r>
      <w:r w:rsidR="002C1345" w:rsidRPr="00456F65">
        <w:rPr>
          <w:color w:val="A6A6A6" w:themeColor="background1" w:themeShade="A6"/>
          <w:rtl/>
        </w:rPr>
        <w:t xml:space="preserve"> </w:t>
      </w:r>
      <w:r w:rsidR="002C1345" w:rsidRPr="00456F65">
        <w:rPr>
          <w:rFonts w:hint="eastAsia"/>
          <w:color w:val="A6A6A6" w:themeColor="background1" w:themeShade="A6"/>
          <w:rtl/>
        </w:rPr>
        <w:t>לצחוק</w:t>
      </w:r>
      <w:r w:rsidR="002C1345" w:rsidRPr="00456F65">
        <w:rPr>
          <w:color w:val="A6A6A6" w:themeColor="background1" w:themeShade="A6"/>
          <w:rtl/>
        </w:rPr>
        <w:t xml:space="preserve"> </w:t>
      </w:r>
      <w:r w:rsidR="002C1345" w:rsidRPr="00456F65">
        <w:rPr>
          <w:rFonts w:hint="eastAsia"/>
          <w:color w:val="A6A6A6" w:themeColor="background1" w:themeShade="A6"/>
          <w:rtl/>
        </w:rPr>
        <w:t>בחברתו</w:t>
      </w:r>
      <w:r w:rsidR="002C1345" w:rsidRPr="00456F65">
        <w:rPr>
          <w:color w:val="A6A6A6" w:themeColor="background1" w:themeShade="A6"/>
          <w:rtl/>
        </w:rPr>
        <w:t>!</w:t>
      </w:r>
      <w:r w:rsidR="00D07F65" w:rsidRPr="00456F65">
        <w:rPr>
          <w:rFonts w:hint="cs"/>
          <w:color w:val="A6A6A6" w:themeColor="background1" w:themeShade="A6"/>
          <w:rtl/>
        </w:rPr>
        <w:t>]</w:t>
      </w:r>
    </w:p>
    <w:p w14:paraId="1669415A" w14:textId="57289D0F" w:rsidR="007B00FC" w:rsidRDefault="007B00FC" w:rsidP="000B3E81">
      <w:pPr>
        <w:rPr>
          <w:rFonts w:cs="Times New Roman"/>
          <w:rtl/>
        </w:rPr>
      </w:pPr>
      <w:r w:rsidRPr="007B00FC">
        <w:rPr>
          <w:rFonts w:cs="Times New Roman"/>
          <w:rtl/>
        </w:rPr>
        <w:t>הוא נהנה מהצחוק שלה, והחיוך שלו גילה גומת חן יחידה, נהדרת כי נמוגה כמעט</w:t>
      </w:r>
      <w:r w:rsidR="00360F11">
        <w:rPr>
          <w:rFonts w:cs="Times New Roman" w:hint="cs"/>
          <w:rtl/>
        </w:rPr>
        <w:t xml:space="preserve"> </w:t>
      </w:r>
      <w:r w:rsidR="00360F11">
        <w:rPr>
          <w:rFonts w:cs="Times New Roman"/>
          <w:rtl/>
        </w:rPr>
        <w:t>–</w:t>
      </w:r>
      <w:r w:rsidRPr="007B00FC">
        <w:rPr>
          <w:rFonts w:cs="Times New Roman"/>
          <w:rtl/>
        </w:rPr>
        <w:t xml:space="preserve"> ללא השתדלות מיוחדת </w:t>
      </w:r>
      <w:r w:rsidR="003C6938">
        <w:rPr>
          <w:rFonts w:cs="Times New Roman" w:hint="cs"/>
          <w:rtl/>
        </w:rPr>
        <w:t>קשה</w:t>
      </w:r>
      <w:r w:rsidRPr="007B00FC">
        <w:rPr>
          <w:rFonts w:cs="Times New Roman"/>
          <w:rtl/>
        </w:rPr>
        <w:t xml:space="preserve"> להבחין בה, ולעיתים כשחיוכו נחלש לא היה ברור אם </w:t>
      </w:r>
      <w:r w:rsidR="00171C7B" w:rsidRPr="00171C7B">
        <w:rPr>
          <w:rFonts w:cs="Times New Roman"/>
          <w:rtl/>
        </w:rPr>
        <w:t xml:space="preserve">אכן זו </w:t>
      </w:r>
      <w:r w:rsidRPr="007B00FC">
        <w:rPr>
          <w:rFonts w:cs="Times New Roman"/>
          <w:rtl/>
        </w:rPr>
        <w:t>גומה או רק צילהּ של גומה, ויסמין בקושי הצליחה למחות את הדמעות מפניה.</w:t>
      </w:r>
      <w:r w:rsidR="00A312F6">
        <w:rPr>
          <w:rFonts w:cs="Times New Roman" w:hint="cs"/>
          <w:rtl/>
        </w:rPr>
        <w:t xml:space="preserve"> </w:t>
      </w:r>
      <w:r w:rsidR="00A312F6" w:rsidRPr="00456F65">
        <w:rPr>
          <w:rFonts w:cs="Times New Roman"/>
          <w:color w:val="A6A6A6" w:themeColor="background1" w:themeShade="A6"/>
          <w:rtl/>
        </w:rPr>
        <w:t>[יסמין מתפקעת מצחוק כי היא מרגישה שהיא מפתחת תלות באלכס וזה נורא מפחיד, עד ש</w:t>
      </w:r>
      <w:r w:rsidR="004C59E0" w:rsidRPr="00456F65">
        <w:rPr>
          <w:rFonts w:cs="Times New Roman"/>
          <w:color w:val="A6A6A6" w:themeColor="background1" w:themeShade="A6"/>
          <w:rtl/>
        </w:rPr>
        <w:t>פתאום</w:t>
      </w:r>
      <w:r w:rsidR="00A312F6" w:rsidRPr="00456F65">
        <w:rPr>
          <w:rFonts w:cs="Times New Roman"/>
          <w:color w:val="A6A6A6" w:themeColor="background1" w:themeShade="A6"/>
          <w:rtl/>
        </w:rPr>
        <w:t xml:space="preserve"> הוא אומר משהו חמוד שזה נותן לה הרגשת הקלה, כן באדם כזה היא יכולה להיות תלויה. זה היה צחוק של פורקן והקלה,</w:t>
      </w:r>
      <w:r w:rsidR="004433EB" w:rsidRPr="00456F65">
        <w:rPr>
          <w:rFonts w:cs="Times New Roman" w:hint="cs"/>
          <w:color w:val="A6A6A6" w:themeColor="background1" w:themeShade="A6"/>
          <w:rtl/>
        </w:rPr>
        <w:t>]</w:t>
      </w:r>
      <w:r w:rsidR="00A312F6" w:rsidRPr="00A312F6">
        <w:rPr>
          <w:rFonts w:cs="Times New Roman"/>
          <w:rtl/>
        </w:rPr>
        <w:t xml:space="preserve"> כי באדם כזה </w:t>
      </w:r>
      <w:r w:rsidR="003C6938" w:rsidRPr="003C6938">
        <w:rPr>
          <w:rFonts w:cs="Times New Roman"/>
          <w:rtl/>
        </w:rPr>
        <w:t>אפשר לה</w:t>
      </w:r>
      <w:r w:rsidR="00A312F6" w:rsidRPr="00A312F6">
        <w:rPr>
          <w:rFonts w:cs="Times New Roman"/>
          <w:rtl/>
        </w:rPr>
        <w:t xml:space="preserve"> להיות תלויה.</w:t>
      </w:r>
    </w:p>
    <w:p w14:paraId="509B63F1" w14:textId="7078FBE4" w:rsidR="00B8716C" w:rsidRDefault="000B3E81" w:rsidP="000B3E81">
      <w:pPr>
        <w:rPr>
          <w:rFonts w:cs="Times New Roman"/>
        </w:rPr>
      </w:pPr>
      <w:r w:rsidRPr="00E67C1F">
        <w:rPr>
          <w:rFonts w:cs="Times New Roman" w:hint="eastAsia"/>
          <w:rtl/>
        </w:rPr>
        <w:t>בקבוק</w:t>
      </w:r>
      <w:r w:rsidRPr="00E67C1F">
        <w:rPr>
          <w:rFonts w:cs="Times New Roman"/>
          <w:rtl/>
        </w:rPr>
        <w:t xml:space="preserve"> </w:t>
      </w:r>
      <w:r w:rsidRPr="00E67C1F">
        <w:rPr>
          <w:rFonts w:cs="Times New Roman" w:hint="eastAsia"/>
          <w:rtl/>
        </w:rPr>
        <w:t>השמן</w:t>
      </w:r>
      <w:r w:rsidRPr="00E67C1F">
        <w:rPr>
          <w:rFonts w:cs="Times New Roman"/>
          <w:rtl/>
        </w:rPr>
        <w:t xml:space="preserve"> </w:t>
      </w:r>
      <w:r w:rsidRPr="00E67C1F">
        <w:rPr>
          <w:rFonts w:cs="Times New Roman" w:hint="eastAsia"/>
          <w:rtl/>
        </w:rPr>
        <w:t>החליק</w:t>
      </w:r>
      <w:r w:rsidRPr="00E67C1F">
        <w:rPr>
          <w:rFonts w:cs="Times New Roman"/>
          <w:rtl/>
        </w:rPr>
        <w:t xml:space="preserve"> </w:t>
      </w:r>
      <w:r w:rsidRPr="00E67C1F">
        <w:rPr>
          <w:rFonts w:cs="Times New Roman" w:hint="eastAsia"/>
          <w:rtl/>
        </w:rPr>
        <w:t>מידו</w:t>
      </w:r>
      <w:r w:rsidRPr="00E67C1F">
        <w:rPr>
          <w:rFonts w:cs="Times New Roman"/>
          <w:rtl/>
        </w:rPr>
        <w:t xml:space="preserve"> </w:t>
      </w:r>
      <w:r w:rsidRPr="00E67C1F">
        <w:rPr>
          <w:rFonts w:cs="Times New Roman" w:hint="eastAsia"/>
          <w:rtl/>
        </w:rPr>
        <w:t>לרצפה</w:t>
      </w:r>
      <w:r w:rsidRPr="00E67C1F">
        <w:rPr>
          <w:rFonts w:cs="Times New Roman"/>
          <w:rtl/>
        </w:rPr>
        <w:t xml:space="preserve"> </w:t>
      </w:r>
      <w:r w:rsidRPr="00E67C1F">
        <w:rPr>
          <w:rFonts w:cs="Times New Roman" w:hint="eastAsia"/>
          <w:rtl/>
        </w:rPr>
        <w:t>ושלולית</w:t>
      </w:r>
      <w:r w:rsidRPr="00E67C1F">
        <w:rPr>
          <w:rFonts w:cs="Times New Roman"/>
          <w:rtl/>
        </w:rPr>
        <w:t xml:space="preserve"> </w:t>
      </w:r>
      <w:r w:rsidR="0096741D">
        <w:rPr>
          <w:rFonts w:cs="Times New Roman" w:hint="cs"/>
          <w:rtl/>
        </w:rPr>
        <w:t xml:space="preserve">השמן </w:t>
      </w:r>
      <w:r w:rsidRPr="00E67C1F">
        <w:rPr>
          <w:rFonts w:cs="Times New Roman" w:hint="eastAsia"/>
          <w:rtl/>
        </w:rPr>
        <w:t>הלכה</w:t>
      </w:r>
      <w:r w:rsidRPr="00E67C1F">
        <w:rPr>
          <w:rFonts w:cs="Times New Roman"/>
          <w:rtl/>
        </w:rPr>
        <w:t xml:space="preserve"> </w:t>
      </w:r>
      <w:r w:rsidRPr="00E67C1F">
        <w:rPr>
          <w:rFonts w:cs="Times New Roman" w:hint="eastAsia"/>
          <w:rtl/>
        </w:rPr>
        <w:t>והתפשטה</w:t>
      </w:r>
      <w:r w:rsidRPr="00E67C1F">
        <w:rPr>
          <w:rFonts w:cs="Times New Roman"/>
          <w:rtl/>
        </w:rPr>
        <w:t xml:space="preserve">. </w:t>
      </w:r>
      <w:r w:rsidR="00132253" w:rsidRPr="00E67C1F">
        <w:rPr>
          <w:rFonts w:cs="Times New Roman"/>
          <w:rtl/>
        </w:rPr>
        <w:t xml:space="preserve">היא </w:t>
      </w:r>
      <w:r w:rsidR="00FF50DF" w:rsidRPr="00E67C1F">
        <w:rPr>
          <w:rFonts w:cs="Times New Roman" w:hint="eastAsia"/>
          <w:rtl/>
        </w:rPr>
        <w:t>צ</w:t>
      </w:r>
      <w:r w:rsidR="00132253" w:rsidRPr="00E67C1F">
        <w:rPr>
          <w:rFonts w:cs="Times New Roman" w:hint="eastAsia"/>
          <w:rtl/>
        </w:rPr>
        <w:t>יפתה</w:t>
      </w:r>
      <w:r w:rsidR="00132253" w:rsidRPr="00E67C1F">
        <w:rPr>
          <w:rFonts w:cs="Times New Roman"/>
          <w:rtl/>
        </w:rPr>
        <w:t xml:space="preserve"> </w:t>
      </w:r>
      <w:r w:rsidR="00EA20D8" w:rsidRPr="00E67C1F">
        <w:rPr>
          <w:rFonts w:cs="Times New Roman" w:hint="eastAsia"/>
          <w:rtl/>
        </w:rPr>
        <w:t>להתקף</w:t>
      </w:r>
      <w:r w:rsidR="00EA20D8" w:rsidRPr="00E67C1F">
        <w:rPr>
          <w:rFonts w:cs="Times New Roman"/>
          <w:rtl/>
        </w:rPr>
        <w:t xml:space="preserve"> </w:t>
      </w:r>
      <w:r w:rsidR="00EA20D8" w:rsidRPr="00E67C1F">
        <w:rPr>
          <w:rFonts w:cs="Times New Roman" w:hint="eastAsia"/>
          <w:rtl/>
        </w:rPr>
        <w:t>זעם</w:t>
      </w:r>
      <w:r w:rsidR="00EA20D8" w:rsidRPr="00E67C1F">
        <w:rPr>
          <w:rFonts w:cs="Times New Roman"/>
          <w:rtl/>
        </w:rPr>
        <w:t xml:space="preserve"> </w:t>
      </w:r>
      <w:r w:rsidR="0096741D">
        <w:rPr>
          <w:rFonts w:cs="Times New Roman" w:hint="cs"/>
          <w:rtl/>
        </w:rPr>
        <w:t>מצ</w:t>
      </w:r>
      <w:r w:rsidR="00456F65">
        <w:rPr>
          <w:rFonts w:cs="Times New Roman" w:hint="cs"/>
          <w:rtl/>
        </w:rPr>
        <w:t>י</w:t>
      </w:r>
      <w:r w:rsidR="0096741D">
        <w:rPr>
          <w:rFonts w:cs="Times New Roman" w:hint="cs"/>
          <w:rtl/>
        </w:rPr>
        <w:t xml:space="preserve">דו </w:t>
      </w:r>
      <w:r w:rsidR="00EA20D8" w:rsidRPr="00E67C1F">
        <w:rPr>
          <w:rFonts w:cs="Times New Roman" w:hint="eastAsia"/>
          <w:rtl/>
        </w:rPr>
        <w:t>אבל</w:t>
      </w:r>
      <w:r w:rsidR="00EA20D8" w:rsidRPr="00E67C1F">
        <w:rPr>
          <w:rFonts w:cs="Times New Roman"/>
          <w:rtl/>
        </w:rPr>
        <w:t xml:space="preserve"> </w:t>
      </w:r>
      <w:r w:rsidR="00EA20D8" w:rsidRPr="00E67C1F">
        <w:rPr>
          <w:rFonts w:cs="Times New Roman" w:hint="eastAsia"/>
          <w:rtl/>
        </w:rPr>
        <w:t>הוא</w:t>
      </w:r>
      <w:r w:rsidR="00EA20D8" w:rsidRPr="00E67C1F">
        <w:rPr>
          <w:rFonts w:cs="Times New Roman"/>
          <w:rtl/>
        </w:rPr>
        <w:t xml:space="preserve"> </w:t>
      </w:r>
      <w:r w:rsidR="00EA20D8" w:rsidRPr="00E67C1F">
        <w:rPr>
          <w:rFonts w:cs="Times New Roman" w:hint="eastAsia"/>
          <w:rtl/>
        </w:rPr>
        <w:t>ה</w:t>
      </w:r>
      <w:r w:rsidR="00E35DB5" w:rsidRPr="00E67C1F">
        <w:rPr>
          <w:rFonts w:cs="Times New Roman" w:hint="eastAsia"/>
          <w:rtl/>
        </w:rPr>
        <w:t>תייחס</w:t>
      </w:r>
      <w:r w:rsidR="00E35DB5" w:rsidRPr="00E67C1F">
        <w:rPr>
          <w:rFonts w:cs="Times New Roman"/>
          <w:rtl/>
        </w:rPr>
        <w:t xml:space="preserve"> </w:t>
      </w:r>
      <w:r w:rsidR="00E35DB5" w:rsidRPr="00E67C1F">
        <w:rPr>
          <w:rFonts w:cs="Times New Roman" w:hint="eastAsia"/>
          <w:rtl/>
        </w:rPr>
        <w:t>ל</w:t>
      </w:r>
      <w:r w:rsidR="00580C12" w:rsidRPr="00E67C1F">
        <w:rPr>
          <w:rFonts w:cs="Times New Roman" w:hint="eastAsia"/>
          <w:rtl/>
        </w:rPr>
        <w:t>אירוע</w:t>
      </w:r>
      <w:r w:rsidR="00E35DB5" w:rsidRPr="00E67C1F">
        <w:rPr>
          <w:rFonts w:cs="Times New Roman"/>
          <w:rtl/>
        </w:rPr>
        <w:t xml:space="preserve"> בשוויון נפש </w:t>
      </w:r>
      <w:r w:rsidR="008E5130" w:rsidRPr="008E5130">
        <w:rPr>
          <w:rFonts w:cs="Times New Roman"/>
          <w:rtl/>
        </w:rPr>
        <w:t>בשעה שניגב את השמן</w:t>
      </w:r>
      <w:r w:rsidR="00171C7B">
        <w:rPr>
          <w:rFonts w:cs="Times New Roman" w:hint="cs"/>
          <w:rtl/>
        </w:rPr>
        <w:t>,</w:t>
      </w:r>
      <w:r w:rsidR="00181A7C" w:rsidRPr="00E67C1F">
        <w:rPr>
          <w:rFonts w:cs="Times New Roman"/>
          <w:rtl/>
        </w:rPr>
        <w:t xml:space="preserve"> </w:t>
      </w:r>
      <w:r w:rsidR="008E5130" w:rsidRPr="008E5130">
        <w:rPr>
          <w:rFonts w:cs="Times New Roman"/>
          <w:rtl/>
        </w:rPr>
        <w:t xml:space="preserve">וכשרכנה לצידו לעזור, הוא השתמש בעוד כמה ביטויים מהסוג שלא נשמע </w:t>
      </w:r>
      <w:r w:rsidR="003A1F20">
        <w:rPr>
          <w:rFonts w:cs="Times New Roman" w:hint="cs"/>
          <w:rtl/>
        </w:rPr>
        <w:t>ברגיל</w:t>
      </w:r>
      <w:r w:rsidR="008E5130" w:rsidRPr="008E5130">
        <w:rPr>
          <w:rFonts w:cs="Times New Roman"/>
          <w:rtl/>
        </w:rPr>
        <w:t xml:space="preserve"> מחוץ לממלכה המאוחדת</w:t>
      </w:r>
      <w:r w:rsidR="00456F65">
        <w:rPr>
          <w:rFonts w:cs="Times New Roman" w:hint="cs"/>
          <w:rtl/>
        </w:rPr>
        <w:t xml:space="preserve"> </w:t>
      </w:r>
      <w:r w:rsidR="00456F65">
        <w:rPr>
          <w:rFonts w:cs="Times New Roman"/>
          <w:rtl/>
        </w:rPr>
        <w:t>–</w:t>
      </w:r>
      <w:r w:rsidR="00456F65">
        <w:rPr>
          <w:rFonts w:cs="Times New Roman" w:hint="cs"/>
          <w:rtl/>
        </w:rPr>
        <w:t xml:space="preserve"> '</w:t>
      </w:r>
      <w:r w:rsidR="004E6CA8" w:rsidRPr="004E6CA8">
        <w:rPr>
          <w:rFonts w:cs="Times New Roman"/>
        </w:rPr>
        <w:t>It's a right kerfuffle</w:t>
      </w:r>
      <w:r w:rsidR="00456F65">
        <w:rPr>
          <w:rFonts w:cs="Times New Roman" w:hint="cs"/>
          <w:rtl/>
        </w:rPr>
        <w:t>'</w:t>
      </w:r>
      <w:r w:rsidR="004E6CA8">
        <w:rPr>
          <w:rFonts w:cs="Times New Roman" w:hint="cs"/>
          <w:rtl/>
        </w:rPr>
        <w:t xml:space="preserve"> ודומיהם</w:t>
      </w:r>
      <w:r w:rsidR="008E5130" w:rsidRPr="008E5130">
        <w:rPr>
          <w:rFonts w:cs="Times New Roman"/>
          <w:rtl/>
        </w:rPr>
        <w:t>.</w:t>
      </w:r>
      <w:r w:rsidRPr="00E67C1F">
        <w:rPr>
          <w:rFonts w:cs="Times New Roman"/>
          <w:rtl/>
        </w:rPr>
        <w:t xml:space="preserve"> </w:t>
      </w:r>
      <w:r w:rsidR="00D07F65">
        <w:rPr>
          <w:rFonts w:cs="Times New Roman" w:hint="cs"/>
          <w:rtl/>
        </w:rPr>
        <w:t>[</w:t>
      </w:r>
      <w:r w:rsidRPr="00E67C1F">
        <w:rPr>
          <w:rFonts w:cs="Times New Roman" w:hint="eastAsia"/>
          <w:rtl/>
        </w:rPr>
        <w:t>הוא</w:t>
      </w:r>
      <w:r w:rsidRPr="00E67C1F">
        <w:rPr>
          <w:rFonts w:cs="Times New Roman"/>
          <w:rtl/>
        </w:rPr>
        <w:t xml:space="preserve"> אמר לה שזה </w:t>
      </w:r>
      <w:r w:rsidR="002C1345" w:rsidRPr="00E67C1F">
        <w:rPr>
          <w:rFonts w:cs="Times New Roman" w:hint="eastAsia"/>
          <w:rtl/>
        </w:rPr>
        <w:t>ממש</w:t>
      </w:r>
      <w:r w:rsidR="002C1345" w:rsidRPr="00E67C1F">
        <w:rPr>
          <w:rFonts w:cs="Times New Roman"/>
          <w:rtl/>
        </w:rPr>
        <w:t xml:space="preserve"> </w:t>
      </w:r>
      <w:r w:rsidRPr="00E67C1F">
        <w:rPr>
          <w:rFonts w:cs="Times New Roman" w:hint="eastAsia"/>
          <w:rtl/>
        </w:rPr>
        <w:t>איזשהו</w:t>
      </w:r>
      <w:r w:rsidRPr="00E67C1F">
        <w:rPr>
          <w:rFonts w:cs="Times New Roman"/>
          <w:rtl/>
        </w:rPr>
        <w:t xml:space="preserve"> </w:t>
      </w:r>
      <w:r w:rsidRPr="00E67C1F">
        <w:rPr>
          <w:rFonts w:cs="Times New Roman"/>
        </w:rPr>
        <w:t>kerfuffle</w:t>
      </w:r>
      <w:r w:rsidRPr="00E67C1F">
        <w:rPr>
          <w:rFonts w:cs="Times New Roman"/>
          <w:rtl/>
        </w:rPr>
        <w:t xml:space="preserve">, וזה גרר </w:t>
      </w:r>
      <w:r w:rsidRPr="00E67C1F">
        <w:rPr>
          <w:rFonts w:cs="Times New Roman" w:hint="eastAsia"/>
          <w:rtl/>
        </w:rPr>
        <w:t>צחוק</w:t>
      </w:r>
      <w:r w:rsidRPr="00E67C1F">
        <w:rPr>
          <w:rFonts w:cs="Times New Roman"/>
          <w:rtl/>
        </w:rPr>
        <w:t xml:space="preserve"> מחודש. הוא הספיג את השמן עם המון מפיות ואמר לה שהוא ממש </w:t>
      </w:r>
      <w:r w:rsidRPr="00E67C1F">
        <w:rPr>
          <w:rFonts w:cs="Times New Roman"/>
        </w:rPr>
        <w:t>disco</w:t>
      </w:r>
      <w:r w:rsidR="00B8716C" w:rsidRPr="00E67C1F">
        <w:rPr>
          <w:rFonts w:cs="Times New Roman"/>
        </w:rPr>
        <w:t>mbobulated</w:t>
      </w:r>
      <w:r w:rsidR="007049E1" w:rsidRPr="00E67C1F">
        <w:rPr>
          <w:rFonts w:cs="Times New Roman" w:hint="cs"/>
          <w:rtl/>
        </w:rPr>
        <w:t xml:space="preserve"> </w:t>
      </w:r>
      <w:r w:rsidR="007049E1" w:rsidRPr="00E67C1F">
        <w:rPr>
          <w:rFonts w:cs="Times New Roman"/>
          <w:rtl/>
        </w:rPr>
        <w:t>–</w:t>
      </w:r>
      <w:r w:rsidR="007049E1" w:rsidRPr="00E67C1F">
        <w:rPr>
          <w:rFonts w:cs="Times New Roman" w:hint="cs"/>
          <w:rtl/>
        </w:rPr>
        <w:t xml:space="preserve"> הוא </w:t>
      </w:r>
      <w:r w:rsidR="00077342">
        <w:rPr>
          <w:rFonts w:cs="Times New Roman" w:hint="cs"/>
          <w:rtl/>
        </w:rPr>
        <w:t>ידע אילו מילים באנגלית נשמעות מצחיקות לאמריקאים ודומיהם</w:t>
      </w:r>
      <w:r w:rsidR="00B8716C" w:rsidRPr="00E67C1F">
        <w:rPr>
          <w:rFonts w:cs="Times New Roman"/>
          <w:rtl/>
        </w:rPr>
        <w:t>.</w:t>
      </w:r>
      <w:r w:rsidR="00D07F65">
        <w:rPr>
          <w:rFonts w:cs="Times New Roman" w:hint="cs"/>
          <w:rtl/>
        </w:rPr>
        <w:t>]</w:t>
      </w:r>
    </w:p>
    <w:p w14:paraId="19AB1000" w14:textId="01165529" w:rsidR="00AB59B6" w:rsidRPr="00E67C1F" w:rsidRDefault="00AB59B6" w:rsidP="000B3E81">
      <w:pPr>
        <w:rPr>
          <w:rtl/>
        </w:rPr>
      </w:pPr>
      <w:r>
        <w:rPr>
          <w:rFonts w:hint="cs"/>
          <w:rtl/>
        </w:rPr>
        <w:t>[</w:t>
      </w:r>
      <w:hyperlink r:id="rId238" w:history="1">
        <w:r w:rsidRPr="00AB59B6">
          <w:rPr>
            <w:rStyle w:val="Hyperlink"/>
          </w:rPr>
          <w:t>kerfuffle</w:t>
        </w:r>
        <w:r w:rsidRPr="00AB59B6">
          <w:rPr>
            <w:rStyle w:val="Hyperlink"/>
            <w:rFonts w:cs="Times New Roman" w:hint="cs"/>
            <w:rtl/>
          </w:rPr>
          <w:t xml:space="preserve"> </w:t>
        </w:r>
        <w:r w:rsidRPr="00AB59B6">
          <w:rPr>
            <w:rStyle w:val="Hyperlink"/>
            <w:rFonts w:hint="cs"/>
            <w:rtl/>
          </w:rPr>
          <w:t>אכן בריטי</w:t>
        </w:r>
      </w:hyperlink>
      <w:r>
        <w:rPr>
          <w:rFonts w:hint="cs"/>
          <w:rtl/>
        </w:rPr>
        <w:t>]</w:t>
      </w:r>
    </w:p>
    <w:p w14:paraId="7455F5CE" w14:textId="45503112" w:rsidR="00B8716C" w:rsidRPr="00E67C1F" w:rsidRDefault="00987A1D" w:rsidP="007B00FC">
      <w:pPr>
        <w:rPr>
          <w:rtl/>
        </w:rPr>
      </w:pPr>
      <w:r w:rsidRPr="00E67C1F">
        <w:rPr>
          <w:rFonts w:cs="Times New Roman" w:hint="eastAsia"/>
          <w:rtl/>
        </w:rPr>
        <w:t>היא</w:t>
      </w:r>
      <w:r w:rsidRPr="00E67C1F">
        <w:rPr>
          <w:rFonts w:cs="Times New Roman"/>
          <w:rtl/>
        </w:rPr>
        <w:t xml:space="preserve"> </w:t>
      </w:r>
      <w:r w:rsidRPr="00E67C1F">
        <w:rPr>
          <w:rFonts w:cs="Times New Roman" w:hint="eastAsia"/>
          <w:rtl/>
        </w:rPr>
        <w:t>צחקה</w:t>
      </w:r>
      <w:r w:rsidR="00E35DB5" w:rsidRPr="00E67C1F">
        <w:rPr>
          <w:rFonts w:cs="Times New Roman"/>
          <w:rtl/>
        </w:rPr>
        <w:t xml:space="preserve"> </w:t>
      </w:r>
      <w:r w:rsidR="00703989" w:rsidRPr="00E67C1F">
        <w:rPr>
          <w:rFonts w:cs="Times New Roman"/>
          <w:rtl/>
        </w:rPr>
        <w:t xml:space="preserve">צחוק </w:t>
      </w:r>
      <w:r w:rsidR="00C96A51" w:rsidRPr="00C96A51">
        <w:rPr>
          <w:rFonts w:cs="Times New Roman"/>
          <w:rtl/>
        </w:rPr>
        <w:t xml:space="preserve">ממושך </w:t>
      </w:r>
      <w:r w:rsidR="00703989" w:rsidRPr="00E67C1F">
        <w:rPr>
          <w:rFonts w:cs="Times New Roman"/>
          <w:rtl/>
        </w:rPr>
        <w:t>שסחף את כולה,</w:t>
      </w:r>
      <w:r w:rsidRPr="00E67C1F">
        <w:rPr>
          <w:rFonts w:cs="Times New Roman"/>
          <w:rtl/>
        </w:rPr>
        <w:t xml:space="preserve"> </w:t>
      </w:r>
      <w:r w:rsidR="0074488D" w:rsidRPr="00E67C1F">
        <w:rPr>
          <w:rFonts w:cs="Times New Roman"/>
          <w:rtl/>
        </w:rPr>
        <w:t>צלעות</w:t>
      </w:r>
      <w:r w:rsidR="00C96A51">
        <w:rPr>
          <w:rFonts w:cs="Times New Roman" w:hint="cs"/>
          <w:rtl/>
        </w:rPr>
        <w:t>י</w:t>
      </w:r>
      <w:r w:rsidR="007E55F1">
        <w:rPr>
          <w:rFonts w:cs="Times New Roman" w:hint="cs"/>
          <w:rtl/>
        </w:rPr>
        <w:t>ה</w:t>
      </w:r>
      <w:r w:rsidR="0074488D" w:rsidRPr="00E67C1F">
        <w:rPr>
          <w:rFonts w:cs="Times New Roman"/>
          <w:rtl/>
        </w:rPr>
        <w:t xml:space="preserve"> כאבו, הסרעפת,</w:t>
      </w:r>
      <w:r w:rsidR="00A723EB">
        <w:rPr>
          <w:rFonts w:cs="Times New Roman" w:hint="cs"/>
          <w:rtl/>
        </w:rPr>
        <w:t xml:space="preserve"> </w:t>
      </w:r>
      <w:r w:rsidR="00922255">
        <w:rPr>
          <w:rFonts w:cs="Times New Roman"/>
          <w:rtl/>
        </w:rPr>
        <w:t>שערה</w:t>
      </w:r>
      <w:r w:rsidR="00A723EB" w:rsidRPr="00A723EB">
        <w:rPr>
          <w:rFonts w:cs="Times New Roman"/>
          <w:rtl/>
        </w:rPr>
        <w:t xml:space="preserve"> היטלטל וזהר סביבה,</w:t>
      </w:r>
      <w:r w:rsidR="0074488D" w:rsidRPr="00E67C1F">
        <w:rPr>
          <w:rFonts w:cs="Times New Roman"/>
          <w:rtl/>
        </w:rPr>
        <w:t xml:space="preserve"> </w:t>
      </w:r>
      <w:r w:rsidR="000B3E81" w:rsidRPr="00E67C1F">
        <w:rPr>
          <w:rFonts w:cs="Times New Roman"/>
          <w:rtl/>
        </w:rPr>
        <w:t>פניה האדימו ונש</w:t>
      </w:r>
      <w:r w:rsidR="000B3E81" w:rsidRPr="00E67C1F">
        <w:rPr>
          <w:rFonts w:cs="Times New Roman" w:hint="eastAsia"/>
          <w:rtl/>
        </w:rPr>
        <w:t>י</w:t>
      </w:r>
      <w:r w:rsidR="000B3E81" w:rsidRPr="00E67C1F">
        <w:rPr>
          <w:rFonts w:cs="Times New Roman"/>
          <w:rtl/>
        </w:rPr>
        <w:t>מ</w:t>
      </w:r>
      <w:r w:rsidR="000B3E81" w:rsidRPr="00E67C1F">
        <w:rPr>
          <w:rFonts w:cs="Times New Roman" w:hint="eastAsia"/>
          <w:rtl/>
        </w:rPr>
        <w:t>ת</w:t>
      </w:r>
      <w:r w:rsidR="000B3E81" w:rsidRPr="00E67C1F">
        <w:rPr>
          <w:rFonts w:cs="Times New Roman"/>
          <w:rtl/>
        </w:rPr>
        <w:t>ה נעתקה</w:t>
      </w:r>
      <w:r w:rsidR="002E4933" w:rsidRPr="00E67C1F">
        <w:rPr>
          <w:rFonts w:cs="Times New Roman"/>
          <w:rtl/>
        </w:rPr>
        <w:t>.</w:t>
      </w:r>
      <w:r w:rsidR="007B00FC">
        <w:rPr>
          <w:rFonts w:cs="Times New Roman" w:hint="cs"/>
          <w:rtl/>
        </w:rPr>
        <w:t xml:space="preserve"> </w:t>
      </w:r>
      <w:r w:rsidR="00035117">
        <w:rPr>
          <w:rFonts w:cs="Times New Roman" w:hint="cs"/>
          <w:rtl/>
        </w:rPr>
        <w:t>"</w:t>
      </w:r>
      <w:r w:rsidR="00B8716C" w:rsidRPr="00E67C1F">
        <w:rPr>
          <w:rFonts w:cs="Times New Roman"/>
          <w:rtl/>
        </w:rPr>
        <w:t>אני לא כזאת באופן כללי,</w:t>
      </w:r>
      <w:r w:rsidR="00035117">
        <w:rPr>
          <w:rFonts w:cs="Times New Roman" w:hint="cs"/>
          <w:rtl/>
        </w:rPr>
        <w:t>"</w:t>
      </w:r>
      <w:r w:rsidR="00B8716C" w:rsidRPr="00E67C1F">
        <w:rPr>
          <w:rFonts w:cs="Times New Roman"/>
          <w:rtl/>
        </w:rPr>
        <w:t xml:space="preserve"> היא אמרה בהפוגה בצחוק.</w:t>
      </w:r>
    </w:p>
    <w:p w14:paraId="20C3D733" w14:textId="45CB3516" w:rsidR="00B8716C" w:rsidRPr="00E67C1F" w:rsidRDefault="00035117" w:rsidP="00B8716C">
      <w:pPr>
        <w:rPr>
          <w:rtl/>
        </w:rPr>
      </w:pPr>
      <w:r>
        <w:rPr>
          <w:rFonts w:cs="Times New Roman" w:hint="cs"/>
          <w:rtl/>
        </w:rPr>
        <w:t>"</w:t>
      </w:r>
      <w:r w:rsidR="00B8716C" w:rsidRPr="00E67C1F">
        <w:rPr>
          <w:rFonts w:cs="Times New Roman" w:hint="eastAsia"/>
          <w:rtl/>
        </w:rPr>
        <w:t>לכן</w:t>
      </w:r>
      <w:r w:rsidR="00B8716C" w:rsidRPr="00E67C1F">
        <w:rPr>
          <w:rFonts w:cs="Times New Roman"/>
          <w:rtl/>
        </w:rPr>
        <w:t xml:space="preserve"> זה </w:t>
      </w:r>
      <w:r w:rsidR="00F97A34">
        <w:rPr>
          <w:rFonts w:cs="Times New Roman"/>
          <w:rtl/>
        </w:rPr>
        <w:t>כל כך</w:t>
      </w:r>
      <w:r w:rsidR="00B8716C" w:rsidRPr="00E67C1F">
        <w:rPr>
          <w:rFonts w:cs="Times New Roman"/>
          <w:rtl/>
        </w:rPr>
        <w:t xml:space="preserve"> מושך...</w:t>
      </w:r>
      <w:r>
        <w:rPr>
          <w:rFonts w:cs="Times New Roman" w:hint="cs"/>
          <w:rtl/>
        </w:rPr>
        <w:t>"</w:t>
      </w:r>
      <w:r w:rsidR="00B8716C" w:rsidRPr="00E67C1F">
        <w:rPr>
          <w:rFonts w:cs="Times New Roman"/>
          <w:rtl/>
        </w:rPr>
        <w:t xml:space="preserve"> הוא אמר והרצין. היה ברור שרצה ל</w:t>
      </w:r>
      <w:r w:rsidR="0096741D">
        <w:rPr>
          <w:rFonts w:cs="Times New Roman" w:hint="cs"/>
          <w:rtl/>
        </w:rPr>
        <w:t>ו</w:t>
      </w:r>
      <w:r w:rsidR="00B8716C" w:rsidRPr="00E67C1F">
        <w:rPr>
          <w:rFonts w:cs="Times New Roman"/>
          <w:rtl/>
        </w:rPr>
        <w:t xml:space="preserve">מר משהו שונה לגמרי, </w:t>
      </w:r>
      <w:r w:rsidR="00FF2286" w:rsidRPr="00E67C1F">
        <w:rPr>
          <w:rFonts w:cs="Times New Roman" w:hint="eastAsia"/>
          <w:rtl/>
        </w:rPr>
        <w:t>כל</w:t>
      </w:r>
      <w:r w:rsidR="00FF2286" w:rsidRPr="00E67C1F">
        <w:rPr>
          <w:rFonts w:cs="Times New Roman"/>
          <w:rtl/>
        </w:rPr>
        <w:t xml:space="preserve"> דבר אחר היה עדיף, </w:t>
      </w:r>
      <w:r w:rsidR="002E4933" w:rsidRPr="00E67C1F">
        <w:rPr>
          <w:rFonts w:cs="Times New Roman" w:hint="eastAsia"/>
          <w:rtl/>
        </w:rPr>
        <w:t>ושניהם</w:t>
      </w:r>
      <w:r w:rsidR="002E4933" w:rsidRPr="00E67C1F">
        <w:rPr>
          <w:rFonts w:cs="Times New Roman"/>
          <w:rtl/>
        </w:rPr>
        <w:t xml:space="preserve"> נעטפו מבוכה גדולה </w:t>
      </w:r>
      <w:r w:rsidR="00D07F65">
        <w:rPr>
          <w:rFonts w:cs="Times New Roman" w:hint="cs"/>
          <w:rtl/>
        </w:rPr>
        <w:t>[</w:t>
      </w:r>
      <w:r w:rsidR="002E4933" w:rsidRPr="00E67C1F">
        <w:rPr>
          <w:rFonts w:cs="Times New Roman"/>
          <w:rtl/>
        </w:rPr>
        <w:t xml:space="preserve">שלא פגה גם </w:t>
      </w:r>
      <w:r w:rsidR="00B8716C" w:rsidRPr="00E67C1F">
        <w:rPr>
          <w:rFonts w:cs="Times New Roman"/>
          <w:rtl/>
        </w:rPr>
        <w:t>כש</w:t>
      </w:r>
      <w:r w:rsidR="00580C12" w:rsidRPr="00E67C1F">
        <w:rPr>
          <w:rFonts w:cs="Times New Roman" w:hint="eastAsia"/>
          <w:rtl/>
        </w:rPr>
        <w:t>כל</w:t>
      </w:r>
      <w:r w:rsidR="00580C12" w:rsidRPr="00E67C1F">
        <w:rPr>
          <w:rFonts w:cs="Times New Roman"/>
          <w:rtl/>
        </w:rPr>
        <w:t xml:space="preserve"> השניצלים חוסלו והוא </w:t>
      </w:r>
      <w:r w:rsidR="00B8716C" w:rsidRPr="00E67C1F">
        <w:rPr>
          <w:rFonts w:cs="Times New Roman"/>
          <w:rtl/>
        </w:rPr>
        <w:t xml:space="preserve">גדש </w:t>
      </w:r>
      <w:r w:rsidR="002C1345" w:rsidRPr="00E67C1F">
        <w:rPr>
          <w:rFonts w:cs="Times New Roman" w:hint="eastAsia"/>
          <w:rtl/>
        </w:rPr>
        <w:t>להם</w:t>
      </w:r>
      <w:r w:rsidR="002C1345" w:rsidRPr="00E67C1F">
        <w:rPr>
          <w:rFonts w:cs="Times New Roman"/>
          <w:rtl/>
        </w:rPr>
        <w:t xml:space="preserve"> </w:t>
      </w:r>
      <w:r w:rsidR="00B8716C" w:rsidRPr="00E67C1F">
        <w:rPr>
          <w:rFonts w:cs="Times New Roman"/>
          <w:rtl/>
        </w:rPr>
        <w:t>בשתי קעריות המון גלידה משובחת בטעם קרמל ושקדים</w:t>
      </w:r>
      <w:r w:rsidR="00D07F65">
        <w:rPr>
          <w:rFonts w:cs="Times New Roman" w:hint="cs"/>
          <w:rtl/>
        </w:rPr>
        <w:t>]</w:t>
      </w:r>
      <w:r w:rsidR="00B8716C" w:rsidRPr="00E67C1F">
        <w:rPr>
          <w:rFonts w:cs="Times New Roman"/>
          <w:rtl/>
        </w:rPr>
        <w:t>.</w:t>
      </w:r>
    </w:p>
    <w:p w14:paraId="42407D8F" w14:textId="41057306" w:rsidR="004627AB" w:rsidRPr="00E67C1F" w:rsidRDefault="002E4933" w:rsidP="007028ED">
      <w:pPr>
        <w:rPr>
          <w:rtl/>
        </w:rPr>
      </w:pPr>
      <w:r w:rsidRPr="00E67C1F">
        <w:rPr>
          <w:rFonts w:cs="Times New Roman" w:hint="eastAsia"/>
          <w:rtl/>
        </w:rPr>
        <w:t>הם</w:t>
      </w:r>
      <w:r w:rsidRPr="00E67C1F">
        <w:rPr>
          <w:rFonts w:cs="Times New Roman"/>
          <w:rtl/>
        </w:rPr>
        <w:t xml:space="preserve"> </w:t>
      </w:r>
      <w:r w:rsidRPr="00E67C1F">
        <w:rPr>
          <w:rFonts w:cs="Times New Roman" w:hint="eastAsia"/>
          <w:rtl/>
        </w:rPr>
        <w:t>ניצלו</w:t>
      </w:r>
      <w:r w:rsidR="004627AB" w:rsidRPr="00E67C1F">
        <w:rPr>
          <w:rtl/>
        </w:rPr>
        <w:t xml:space="preserve"> </w:t>
      </w:r>
      <w:r w:rsidRPr="00E67C1F">
        <w:rPr>
          <w:rFonts w:hint="eastAsia"/>
          <w:rtl/>
        </w:rPr>
        <w:t>כש</w:t>
      </w:r>
      <w:r w:rsidR="00105EF4" w:rsidRPr="00E67C1F">
        <w:rPr>
          <w:rFonts w:hint="eastAsia"/>
          <w:rtl/>
        </w:rPr>
        <w:t>נשמע</w:t>
      </w:r>
      <w:r w:rsidR="004627AB" w:rsidRPr="00E67C1F">
        <w:rPr>
          <w:rtl/>
        </w:rPr>
        <w:t xml:space="preserve">ה דפיקה בדלת. היא </w:t>
      </w:r>
      <w:r w:rsidR="00BD54A8" w:rsidRPr="00BD54A8">
        <w:rPr>
          <w:rFonts w:cs="Times New Roman"/>
          <w:rtl/>
        </w:rPr>
        <w:t>מיהרה</w:t>
      </w:r>
      <w:r w:rsidR="00BD54A8" w:rsidRPr="00BD54A8">
        <w:rPr>
          <w:rFonts w:cs="Times New Roman" w:hint="eastAsia"/>
          <w:rtl/>
        </w:rPr>
        <w:t xml:space="preserve"> </w:t>
      </w:r>
      <w:r w:rsidRPr="00E67C1F">
        <w:rPr>
          <w:rFonts w:hint="eastAsia"/>
          <w:rtl/>
        </w:rPr>
        <w:t>לפתוח</w:t>
      </w:r>
      <w:r w:rsidR="004627AB" w:rsidRPr="00E67C1F">
        <w:rPr>
          <w:rtl/>
        </w:rPr>
        <w:t xml:space="preserve"> וארקדי נכנס.</w:t>
      </w:r>
    </w:p>
    <w:bookmarkEnd w:id="351"/>
    <w:p w14:paraId="3F1DBE6D" w14:textId="6FB0AF4B" w:rsidR="004627AB" w:rsidRPr="00E67C1F" w:rsidRDefault="004627AB" w:rsidP="00250000">
      <w:pPr>
        <w:rPr>
          <w:rtl/>
        </w:rPr>
      </w:pPr>
      <w:r w:rsidRPr="00E67C1F">
        <w:rPr>
          <w:rtl/>
        </w:rPr>
        <w:lastRenderedPageBreak/>
        <w:t>"אלכס נמצא?"</w:t>
      </w:r>
      <w:r w:rsidR="00987A1D" w:rsidRPr="00E67C1F">
        <w:rPr>
          <w:rtl/>
        </w:rPr>
        <w:t xml:space="preserve"> הוא </w:t>
      </w:r>
      <w:r w:rsidR="00E35DB5" w:rsidRPr="00E67C1F">
        <w:rPr>
          <w:rtl/>
        </w:rPr>
        <w:t xml:space="preserve">נעץ מבט </w:t>
      </w:r>
      <w:r w:rsidR="00360F11" w:rsidRPr="00360F11">
        <w:rPr>
          <w:rFonts w:cs="Times New Roman"/>
          <w:rtl/>
        </w:rPr>
        <w:t xml:space="preserve">מופתע </w:t>
      </w:r>
      <w:r w:rsidR="00E35DB5" w:rsidRPr="00E67C1F">
        <w:rPr>
          <w:rtl/>
        </w:rPr>
        <w:t>באנגלוסקסית היפהפי</w:t>
      </w:r>
      <w:r w:rsidR="00456F65">
        <w:rPr>
          <w:rFonts w:hint="cs"/>
          <w:rtl/>
        </w:rPr>
        <w:t>י</w:t>
      </w:r>
      <w:r w:rsidR="00E35DB5" w:rsidRPr="00E67C1F">
        <w:rPr>
          <w:rtl/>
        </w:rPr>
        <w:t xml:space="preserve">ה מהשכבה מתחתיהם, </w:t>
      </w:r>
      <w:r w:rsidR="00E35DB5" w:rsidRPr="00E67C1F">
        <w:rPr>
          <w:rFonts w:hint="eastAsia"/>
          <w:rtl/>
        </w:rPr>
        <w:t>זאת</w:t>
      </w:r>
      <w:r w:rsidR="00E35DB5" w:rsidRPr="00E67C1F">
        <w:rPr>
          <w:rtl/>
        </w:rPr>
        <w:t xml:space="preserve"> </w:t>
      </w:r>
      <w:r w:rsidR="00E35DB5" w:rsidRPr="00E67C1F">
        <w:rPr>
          <w:rFonts w:hint="eastAsia"/>
          <w:rtl/>
        </w:rPr>
        <w:t>ש</w:t>
      </w:r>
      <w:r w:rsidR="00E35DB5" w:rsidRPr="00E67C1F">
        <w:rPr>
          <w:rtl/>
        </w:rPr>
        <w:t>מעולם לא העז לדבר איתה</w:t>
      </w:r>
      <w:r w:rsidR="00580C12" w:rsidRPr="00E67C1F">
        <w:rPr>
          <w:rtl/>
        </w:rPr>
        <w:t xml:space="preserve">, </w:t>
      </w:r>
      <w:r w:rsidR="00580C12" w:rsidRPr="00E67C1F">
        <w:rPr>
          <w:rFonts w:hint="eastAsia"/>
          <w:rtl/>
        </w:rPr>
        <w:t>או</w:t>
      </w:r>
      <w:r w:rsidR="00580C12" w:rsidRPr="00E67C1F">
        <w:rPr>
          <w:rtl/>
        </w:rPr>
        <w:t xml:space="preserve"> </w:t>
      </w:r>
      <w:r w:rsidR="00580C12" w:rsidRPr="00E67C1F">
        <w:rPr>
          <w:rFonts w:hint="eastAsia"/>
          <w:rtl/>
        </w:rPr>
        <w:t>לקוות</w:t>
      </w:r>
      <w:r w:rsidR="00580C12" w:rsidRPr="00E67C1F">
        <w:rPr>
          <w:rtl/>
        </w:rPr>
        <w:t xml:space="preserve"> </w:t>
      </w:r>
      <w:r w:rsidR="00580C12" w:rsidRPr="00E67C1F">
        <w:rPr>
          <w:rFonts w:hint="eastAsia"/>
          <w:rtl/>
        </w:rPr>
        <w:t>שתשים</w:t>
      </w:r>
      <w:r w:rsidR="00580C12" w:rsidRPr="00E67C1F">
        <w:rPr>
          <w:rtl/>
        </w:rPr>
        <w:t xml:space="preserve"> </w:t>
      </w:r>
      <w:r w:rsidR="00580C12" w:rsidRPr="00E67C1F">
        <w:rPr>
          <w:rFonts w:hint="eastAsia"/>
          <w:rtl/>
        </w:rPr>
        <w:t>לב</w:t>
      </w:r>
      <w:r w:rsidR="00580C12" w:rsidRPr="00E67C1F">
        <w:rPr>
          <w:rtl/>
        </w:rPr>
        <w:t xml:space="preserve"> </w:t>
      </w:r>
      <w:r w:rsidR="00580C12" w:rsidRPr="00E67C1F">
        <w:rPr>
          <w:rFonts w:hint="eastAsia"/>
          <w:rtl/>
        </w:rPr>
        <w:t>לקיומו</w:t>
      </w:r>
      <w:r w:rsidR="00E35DB5" w:rsidRPr="00E67C1F">
        <w:rPr>
          <w:rtl/>
        </w:rPr>
        <w:t xml:space="preserve">. </w:t>
      </w:r>
    </w:p>
    <w:p w14:paraId="731F2F84" w14:textId="77777777" w:rsidR="004627AB" w:rsidRPr="00CD067C" w:rsidRDefault="004627AB" w:rsidP="00250000">
      <w:pPr>
        <w:rPr>
          <w:rtl/>
        </w:rPr>
      </w:pPr>
      <w:r w:rsidRPr="00E67C1F">
        <w:rPr>
          <w:rtl/>
        </w:rPr>
        <w:t>"בוא."</w:t>
      </w:r>
    </w:p>
    <w:p w14:paraId="0E6EC594" w14:textId="77777777" w:rsidR="004627AB" w:rsidRPr="00CD067C" w:rsidRDefault="004627AB" w:rsidP="00250000">
      <w:pPr>
        <w:rPr>
          <w:rtl/>
        </w:rPr>
      </w:pPr>
      <w:r w:rsidRPr="00CD067C">
        <w:rPr>
          <w:rtl/>
        </w:rPr>
        <w:t>הם נכנסו למטבח. אלכס נשען על השיש, מעשן.</w:t>
      </w:r>
    </w:p>
    <w:p w14:paraId="4A9E8486" w14:textId="2EB506D9" w:rsidR="004627AB" w:rsidRPr="00CD067C" w:rsidRDefault="004627AB" w:rsidP="00250000">
      <w:pPr>
        <w:rPr>
          <w:rtl/>
        </w:rPr>
      </w:pPr>
      <w:r w:rsidRPr="00CD067C">
        <w:rPr>
          <w:rtl/>
        </w:rPr>
        <w:t xml:space="preserve">"שלום, הבאתי לך את השיעורים," הוא </w:t>
      </w:r>
      <w:r w:rsidR="00E35DB5" w:rsidRPr="00E67C1F">
        <w:rPr>
          <w:rFonts w:hint="eastAsia"/>
          <w:rtl/>
        </w:rPr>
        <w:t>אמר</w:t>
      </w:r>
      <w:r w:rsidR="00E35DB5" w:rsidRPr="00E67C1F">
        <w:rPr>
          <w:rtl/>
        </w:rPr>
        <w:t xml:space="preserve"> לאלכס, אך מבטו היה מופנה </w:t>
      </w:r>
      <w:r w:rsidR="006702BA">
        <w:rPr>
          <w:rFonts w:hint="cs"/>
          <w:rtl/>
        </w:rPr>
        <w:t>[</w:t>
      </w:r>
      <w:r w:rsidR="00E35DB5" w:rsidRPr="00E67C1F">
        <w:rPr>
          <w:rtl/>
        </w:rPr>
        <w:t xml:space="preserve">אל פניה </w:t>
      </w:r>
      <w:r w:rsidR="00E35DB5" w:rsidRPr="00E67C1F">
        <w:rPr>
          <w:rFonts w:hint="eastAsia"/>
          <w:rtl/>
        </w:rPr>
        <w:t>האדומות</w:t>
      </w:r>
      <w:r w:rsidR="00E35DB5" w:rsidRPr="00E67C1F">
        <w:rPr>
          <w:rtl/>
        </w:rPr>
        <w:t xml:space="preserve">, </w:t>
      </w:r>
      <w:r w:rsidR="00E35DB5" w:rsidRPr="00E67C1F">
        <w:rPr>
          <w:rFonts w:hint="eastAsia"/>
          <w:rtl/>
        </w:rPr>
        <w:t>הדומעות</w:t>
      </w:r>
      <w:r w:rsidR="00E35DB5" w:rsidRPr="00E67C1F">
        <w:rPr>
          <w:rtl/>
        </w:rPr>
        <w:t>,</w:t>
      </w:r>
      <w:r w:rsidR="00580C12" w:rsidRPr="00E67C1F">
        <w:rPr>
          <w:rtl/>
        </w:rPr>
        <w:t>]</w:t>
      </w:r>
      <w:r w:rsidR="00E35DB5" w:rsidRPr="00E67C1F">
        <w:rPr>
          <w:rtl/>
        </w:rPr>
        <w:t xml:space="preserve"> </w:t>
      </w:r>
      <w:r w:rsidR="00360F11">
        <w:rPr>
          <w:rFonts w:cs="Times New Roman" w:hint="cs"/>
          <w:rtl/>
        </w:rPr>
        <w:t>ל</w:t>
      </w:r>
      <w:r w:rsidR="006702BA" w:rsidRPr="006702BA">
        <w:rPr>
          <w:rFonts w:cs="Times New Roman"/>
          <w:rtl/>
        </w:rPr>
        <w:t>יסמין</w:t>
      </w:r>
      <w:r w:rsidR="00A723EB">
        <w:rPr>
          <w:rFonts w:cs="Times New Roman" w:hint="cs"/>
          <w:rtl/>
        </w:rPr>
        <w:t>.</w:t>
      </w:r>
      <w:r w:rsidR="006B6AAA">
        <w:rPr>
          <w:rFonts w:cs="Times New Roman"/>
          <w:rtl/>
        </w:rPr>
        <w:t xml:space="preserve"> </w:t>
      </w:r>
      <w:r w:rsidR="00171C7B">
        <w:rPr>
          <w:rFonts w:cs="Times New Roman" w:hint="cs"/>
          <w:rtl/>
        </w:rPr>
        <w:t>[</w:t>
      </w:r>
      <w:r w:rsidR="00FF6331" w:rsidRPr="00FF6331">
        <w:rPr>
          <w:rFonts w:cs="Times New Roman"/>
          <w:rtl/>
        </w:rPr>
        <w:t>פניה היפות בהקו בארשת נאורות, עטו ארשת תבונה / רצינות בוהקת נאורות פיקחות בוהקת מבריקה</w:t>
      </w:r>
      <w:r w:rsidR="00171C7B">
        <w:rPr>
          <w:rFonts w:cs="Times New Roman" w:hint="cs"/>
          <w:rtl/>
        </w:rPr>
        <w:t xml:space="preserve"> </w:t>
      </w:r>
      <w:r w:rsidR="00FF6331" w:rsidRPr="00FF6331">
        <w:rPr>
          <w:rFonts w:cs="Times New Roman"/>
          <w:rtl/>
        </w:rPr>
        <w:t>מבעה היה בוגר, ומנגד נפתח</w:t>
      </w:r>
      <w:r w:rsidR="00171C7B">
        <w:rPr>
          <w:rFonts w:cs="Times New Roman" w:hint="cs"/>
          <w:rtl/>
        </w:rPr>
        <w:t>]</w:t>
      </w:r>
      <w:r w:rsidR="00FF6331" w:rsidRPr="00FF6331">
        <w:rPr>
          <w:rFonts w:cs="Times New Roman"/>
          <w:rtl/>
        </w:rPr>
        <w:t xml:space="preserve"> חיוכה </w:t>
      </w:r>
      <w:r w:rsidR="009350BA">
        <w:rPr>
          <w:rFonts w:cs="Times New Roman" w:hint="cs"/>
          <w:rtl/>
        </w:rPr>
        <w:t>[</w:t>
      </w:r>
      <w:r w:rsidR="00FF6331" w:rsidRPr="00FF6331">
        <w:rPr>
          <w:rFonts w:cs="Times New Roman"/>
          <w:rtl/>
        </w:rPr>
        <w:t>הכובש</w:t>
      </w:r>
      <w:r w:rsidR="009350BA">
        <w:rPr>
          <w:rFonts w:cs="Times New Roman" w:hint="cs"/>
          <w:rtl/>
        </w:rPr>
        <w:t>]</w:t>
      </w:r>
      <w:r w:rsidR="00BD54A8" w:rsidRPr="00BD54A8">
        <w:rPr>
          <w:rFonts w:cs="Times New Roman"/>
          <w:rtl/>
        </w:rPr>
        <w:t xml:space="preserve"> </w:t>
      </w:r>
      <w:r w:rsidR="00171C7B">
        <w:rPr>
          <w:rFonts w:cs="Times New Roman" w:hint="cs"/>
          <w:rtl/>
        </w:rPr>
        <w:t xml:space="preserve">נפתח </w:t>
      </w:r>
      <w:r w:rsidR="00BD54A8" w:rsidRPr="00BD54A8">
        <w:rPr>
          <w:rFonts w:cs="Times New Roman"/>
          <w:rtl/>
        </w:rPr>
        <w:t xml:space="preserve">כמו פרח ורוד וכה עדין </w:t>
      </w:r>
      <w:r w:rsidR="007E55F1" w:rsidRPr="007E55F1">
        <w:rPr>
          <w:rFonts w:cs="Times New Roman"/>
          <w:rtl/>
        </w:rPr>
        <w:t xml:space="preserve">עד שמחל לה על שלא </w:t>
      </w:r>
      <w:r w:rsidR="001C5A04">
        <w:rPr>
          <w:rFonts w:cs="Times New Roman"/>
          <w:rtl/>
        </w:rPr>
        <w:t>הייתה</w:t>
      </w:r>
      <w:r w:rsidR="007E55F1" w:rsidRPr="007E55F1">
        <w:rPr>
          <w:rFonts w:cs="Times New Roman"/>
          <w:rtl/>
        </w:rPr>
        <w:t xml:space="preserve"> ישראלית אמיתית, אלא רק עולה חדשה. המטבח העלוב נראה מפעים ומפואר בנוכחותה. אלכס זה, שארקדי כה נהנה לחבוט ולעלוב בו, נראה מפעים בנוכחותה (זה לא היה נכון, אלכס תמיד היה מפעים</w:t>
      </w:r>
      <w:r w:rsidR="0096741D">
        <w:rPr>
          <w:rFonts w:cs="Times New Roman" w:hint="cs"/>
          <w:rtl/>
        </w:rPr>
        <w:t>[</w:t>
      </w:r>
      <w:r w:rsidR="007E55F1" w:rsidRPr="007E55F1">
        <w:rPr>
          <w:rFonts w:cs="Times New Roman"/>
          <w:rtl/>
        </w:rPr>
        <w:t>, אבל ברגע זה של התרגשות הרשה לעצמו גוזמה זו</w:t>
      </w:r>
      <w:r w:rsidR="0096741D">
        <w:rPr>
          <w:rFonts w:cs="Times New Roman" w:hint="cs"/>
          <w:rtl/>
        </w:rPr>
        <w:t>]</w:t>
      </w:r>
      <w:r w:rsidR="007E55F1" w:rsidRPr="007E55F1">
        <w:rPr>
          <w:rFonts w:cs="Times New Roman"/>
          <w:rtl/>
        </w:rPr>
        <w:t>). "חשבתי שאתה חולה."</w:t>
      </w:r>
    </w:p>
    <w:p w14:paraId="31874229" w14:textId="2BAF14DB" w:rsidR="00966041" w:rsidRPr="00966041" w:rsidRDefault="00BC76A7" w:rsidP="00966041">
      <w:pPr>
        <w:rPr>
          <w:rtl/>
        </w:rPr>
      </w:pPr>
      <w:bookmarkStart w:id="352" w:name="_Hlk531871762"/>
      <w:r>
        <w:rPr>
          <w:rFonts w:hint="cs"/>
          <w:rtl/>
        </w:rPr>
        <w:t>"</w:t>
      </w:r>
      <w:r w:rsidR="00966041" w:rsidRPr="00966041">
        <w:t>Oh, hello there</w:t>
      </w:r>
      <w:r w:rsidR="00696969">
        <w:t>,</w:t>
      </w:r>
      <w:r>
        <w:rPr>
          <w:rFonts w:hint="cs"/>
          <w:rtl/>
        </w:rPr>
        <w:t>"</w:t>
      </w:r>
      <w:r w:rsidR="00966041" w:rsidRPr="00966041">
        <w:rPr>
          <w:rtl/>
        </w:rPr>
        <w:t xml:space="preserve"> אלכס </w:t>
      </w:r>
      <w:r w:rsidR="00966041" w:rsidRPr="00966041">
        <w:rPr>
          <w:rFonts w:hint="cs"/>
          <w:rtl/>
        </w:rPr>
        <w:t>קרא אליו בברכה נלבבת, חמימה ונרגשת</w:t>
      </w:r>
      <w:r w:rsidR="00966041" w:rsidRPr="00966041">
        <w:rPr>
          <w:rtl/>
        </w:rPr>
        <w:t xml:space="preserve">, כי שניים מהאנשים היחידים שחיבב בעולם כולו </w:t>
      </w:r>
      <w:r w:rsidR="00966041" w:rsidRPr="00966041">
        <w:rPr>
          <w:rFonts w:hint="cs"/>
          <w:rtl/>
        </w:rPr>
        <w:t>(כפי שנפרש</w:t>
      </w:r>
      <w:r w:rsidR="00456F65">
        <w:rPr>
          <w:rFonts w:hint="cs"/>
          <w:rtl/>
        </w:rPr>
        <w:t>ׂ</w:t>
      </w:r>
      <w:r w:rsidR="00966041" w:rsidRPr="00966041">
        <w:rPr>
          <w:rFonts w:hint="cs"/>
          <w:rtl/>
        </w:rPr>
        <w:t xml:space="preserve"> לפניו בתקופה זו של חייו) </w:t>
      </w:r>
      <w:r w:rsidR="00966041" w:rsidRPr="00966041">
        <w:rPr>
          <w:rtl/>
        </w:rPr>
        <w:t xml:space="preserve">נפגשו </w:t>
      </w:r>
      <w:r w:rsidR="004C59E0">
        <w:rPr>
          <w:rtl/>
        </w:rPr>
        <w:t>פתאום</w:t>
      </w:r>
      <w:r w:rsidR="00966041" w:rsidRPr="00966041">
        <w:rPr>
          <w:rtl/>
        </w:rPr>
        <w:t>.</w:t>
      </w:r>
    </w:p>
    <w:p w14:paraId="2D01E7A7" w14:textId="77777777" w:rsidR="00966041" w:rsidRPr="00966041" w:rsidRDefault="00966041" w:rsidP="00966041">
      <w:pPr>
        <w:rPr>
          <w:rtl/>
        </w:rPr>
      </w:pPr>
      <w:r w:rsidRPr="00966041">
        <w:rPr>
          <w:rtl/>
        </w:rPr>
        <w:t>"מה?"</w:t>
      </w:r>
    </w:p>
    <w:p w14:paraId="3D20B375" w14:textId="76BFCD14" w:rsidR="00966041" w:rsidRPr="00966041" w:rsidRDefault="00BC76A7" w:rsidP="00966041">
      <w:pPr>
        <w:rPr>
          <w:rtl/>
        </w:rPr>
      </w:pPr>
      <w:r>
        <w:rPr>
          <w:rFonts w:hint="cs"/>
          <w:rtl/>
        </w:rPr>
        <w:t>"</w:t>
      </w:r>
      <w:r w:rsidR="00966041" w:rsidRPr="00966041">
        <w:t>Hello there</w:t>
      </w:r>
      <w:r w:rsidR="00696969">
        <w:t>,</w:t>
      </w:r>
      <w:r>
        <w:rPr>
          <w:rFonts w:hint="cs"/>
          <w:rtl/>
        </w:rPr>
        <w:t>"</w:t>
      </w:r>
      <w:r w:rsidR="00966041" w:rsidRPr="00966041">
        <w:rPr>
          <w:rtl/>
        </w:rPr>
        <w:t xml:space="preserve"> אלכס </w:t>
      </w:r>
      <w:r w:rsidR="00966041" w:rsidRPr="00966041">
        <w:rPr>
          <w:rFonts w:hint="cs"/>
          <w:rtl/>
        </w:rPr>
        <w:t>חזר על ברכתו, בלבביות חמימה ועדיין נרגשת למדי.</w:t>
      </w:r>
    </w:p>
    <w:p w14:paraId="2A91556A" w14:textId="77777777" w:rsidR="00966041" w:rsidRPr="00966041" w:rsidRDefault="00966041" w:rsidP="00966041">
      <w:pPr>
        <w:rPr>
          <w:rtl/>
        </w:rPr>
      </w:pPr>
      <w:r w:rsidRPr="00966041">
        <w:rPr>
          <w:rtl/>
        </w:rPr>
        <w:t>"מה אמרת?"</w:t>
      </w:r>
    </w:p>
    <w:p w14:paraId="2486890B" w14:textId="372B68F5" w:rsidR="00966041" w:rsidRPr="00966041" w:rsidRDefault="00BC76A7" w:rsidP="00966041">
      <w:pPr>
        <w:rPr>
          <w:rtl/>
        </w:rPr>
      </w:pPr>
      <w:r>
        <w:rPr>
          <w:rFonts w:hint="cs"/>
          <w:rtl/>
        </w:rPr>
        <w:t>"</w:t>
      </w:r>
      <w:r w:rsidR="00966041" w:rsidRPr="00966041">
        <w:t>Hello there</w:t>
      </w:r>
      <w:r w:rsidR="00696969">
        <w:t>,</w:t>
      </w:r>
      <w:r>
        <w:rPr>
          <w:rFonts w:hint="cs"/>
          <w:rtl/>
        </w:rPr>
        <w:t>"</w:t>
      </w:r>
      <w:r w:rsidR="00966041" w:rsidRPr="00966041">
        <w:rPr>
          <w:rtl/>
        </w:rPr>
        <w:t xml:space="preserve"> אלכס </w:t>
      </w:r>
      <w:r w:rsidR="00966041" w:rsidRPr="00966041">
        <w:rPr>
          <w:rFonts w:hint="cs"/>
          <w:rtl/>
        </w:rPr>
        <w:t xml:space="preserve">חזר, </w:t>
      </w:r>
      <w:r w:rsidR="00966041" w:rsidRPr="00966041">
        <w:rPr>
          <w:rtl/>
        </w:rPr>
        <w:t>לאט עוד יותר</w:t>
      </w:r>
      <w:r w:rsidR="00966041" w:rsidRPr="00966041">
        <w:rPr>
          <w:rFonts w:hint="cs"/>
          <w:rtl/>
        </w:rPr>
        <w:t>, בלבביות שהתאמצה לה</w:t>
      </w:r>
      <w:r w:rsidR="00456F65">
        <w:rPr>
          <w:rFonts w:hint="cs"/>
          <w:rtl/>
        </w:rPr>
        <w:t>י</w:t>
      </w:r>
      <w:r w:rsidR="00966041" w:rsidRPr="00966041">
        <w:rPr>
          <w:rFonts w:hint="cs"/>
          <w:rtl/>
        </w:rPr>
        <w:t>שאר נרגשת וכשלה</w:t>
      </w:r>
      <w:r w:rsidR="00966041" w:rsidRPr="00966041">
        <w:rPr>
          <w:rtl/>
        </w:rPr>
        <w:t xml:space="preserve">. </w:t>
      </w:r>
    </w:p>
    <w:p w14:paraId="5844340D" w14:textId="77777777" w:rsidR="00966041" w:rsidRPr="00966041" w:rsidRDefault="00966041" w:rsidP="00966041">
      <w:pPr>
        <w:rPr>
          <w:rtl/>
        </w:rPr>
      </w:pPr>
      <w:r w:rsidRPr="00966041">
        <w:rPr>
          <w:rtl/>
        </w:rPr>
        <w:t>"לא הבנתי," ארקדי אמר</w:t>
      </w:r>
      <w:r w:rsidRPr="00966041">
        <w:rPr>
          <w:rFonts w:hint="cs"/>
          <w:rtl/>
        </w:rPr>
        <w:t>,</w:t>
      </w:r>
      <w:r w:rsidRPr="00966041">
        <w:rPr>
          <w:rtl/>
        </w:rPr>
        <w:t xml:space="preserve"> פניו מאדימות.</w:t>
      </w:r>
    </w:p>
    <w:p w14:paraId="4B8DB462" w14:textId="1766600A" w:rsidR="00966041" w:rsidRPr="00966041" w:rsidRDefault="00BC76A7" w:rsidP="00966041">
      <w:pPr>
        <w:rPr>
          <w:rtl/>
        </w:rPr>
      </w:pPr>
      <w:r>
        <w:rPr>
          <w:rFonts w:hint="cs"/>
          <w:rtl/>
        </w:rPr>
        <w:t>"</w:t>
      </w:r>
      <w:r w:rsidR="00966041" w:rsidRPr="00966041">
        <w:t>Hello there</w:t>
      </w:r>
      <w:r w:rsidR="00696969">
        <w:t>,</w:t>
      </w:r>
      <w:r>
        <w:rPr>
          <w:rFonts w:hint="cs"/>
          <w:rtl/>
        </w:rPr>
        <w:t>"</w:t>
      </w:r>
      <w:r w:rsidR="00966041" w:rsidRPr="00966041">
        <w:rPr>
          <w:rtl/>
        </w:rPr>
        <w:t xml:space="preserve"> אלכס </w:t>
      </w:r>
      <w:r w:rsidR="00966041" w:rsidRPr="00966041">
        <w:rPr>
          <w:rFonts w:hint="cs"/>
          <w:rtl/>
        </w:rPr>
        <w:t xml:space="preserve">חזר, </w:t>
      </w:r>
      <w:r w:rsidR="00966041" w:rsidRPr="00966041">
        <w:rPr>
          <w:rtl/>
        </w:rPr>
        <w:t>מבטא כל הברה בנפרד.</w:t>
      </w:r>
      <w:r w:rsidR="00966041" w:rsidRPr="00966041">
        <w:rPr>
          <w:rFonts w:hint="cs"/>
          <w:rtl/>
        </w:rPr>
        <w:t xml:space="preserve"> אם נותרה לבביות, הרי שנשטפה בגלים של מבוכה.</w:t>
      </w:r>
    </w:p>
    <w:p w14:paraId="164DEF64" w14:textId="4D7F1BBA" w:rsidR="00966041" w:rsidRPr="00966041" w:rsidRDefault="00BC76A7" w:rsidP="00966041">
      <w:pPr>
        <w:rPr>
          <w:rtl/>
        </w:rPr>
      </w:pPr>
      <w:r>
        <w:rPr>
          <w:rFonts w:hint="cs"/>
          <w:rtl/>
        </w:rPr>
        <w:t>"</w:t>
      </w:r>
      <w:r w:rsidR="00966041" w:rsidRPr="00966041">
        <w:t>Oh, sixteen</w:t>
      </w:r>
      <w:r w:rsidR="00696969">
        <w:t>.</w:t>
      </w:r>
      <w:r>
        <w:rPr>
          <w:rFonts w:hint="cs"/>
          <w:rtl/>
        </w:rPr>
        <w:t>"</w:t>
      </w:r>
      <w:r w:rsidR="00966041" w:rsidRPr="00966041">
        <w:rPr>
          <w:rtl/>
        </w:rPr>
        <w:t xml:space="preserve"> </w:t>
      </w:r>
      <w:bookmarkStart w:id="353" w:name="_Hlk534175852"/>
      <w:r w:rsidR="00966041" w:rsidRPr="00966041">
        <w:rPr>
          <w:rFonts w:hint="cs"/>
          <w:rtl/>
        </w:rPr>
        <w:t>כה הוקל ל</w:t>
      </w:r>
      <w:r w:rsidR="00966041" w:rsidRPr="00966041">
        <w:rPr>
          <w:rtl/>
        </w:rPr>
        <w:t>ארקדי</w:t>
      </w:r>
      <w:r w:rsidR="00966041" w:rsidRPr="00966041">
        <w:rPr>
          <w:rFonts w:hint="cs"/>
          <w:rtl/>
        </w:rPr>
        <w:t xml:space="preserve"> על </w:t>
      </w:r>
      <w:r w:rsidR="00966041" w:rsidRPr="00966041">
        <w:rPr>
          <w:rtl/>
        </w:rPr>
        <w:t>שהצליח לפענח את מילותיו ה</w:t>
      </w:r>
      <w:r w:rsidR="00966041" w:rsidRPr="00966041">
        <w:rPr>
          <w:rFonts w:hint="cs"/>
          <w:rtl/>
        </w:rPr>
        <w:t>מובלעות, המהירות מדי</w:t>
      </w:r>
      <w:r w:rsidR="00456F65">
        <w:rPr>
          <w:rFonts w:hint="cs"/>
          <w:rtl/>
        </w:rPr>
        <w:t>,</w:t>
      </w:r>
      <w:r w:rsidR="00966041" w:rsidRPr="00966041">
        <w:rPr>
          <w:rFonts w:hint="cs"/>
          <w:rtl/>
        </w:rPr>
        <w:t xml:space="preserve"> </w:t>
      </w:r>
      <w:r w:rsidR="00966041" w:rsidRPr="00966041">
        <w:rPr>
          <w:rtl/>
        </w:rPr>
        <w:t xml:space="preserve">של אלכס (הוא </w:t>
      </w:r>
      <w:r w:rsidR="00966041" w:rsidRPr="00966041">
        <w:rPr>
          <w:rFonts w:hint="cs"/>
          <w:rtl/>
        </w:rPr>
        <w:t xml:space="preserve">שמע </w:t>
      </w:r>
      <w:r>
        <w:rPr>
          <w:rFonts w:hint="cs"/>
          <w:rtl/>
        </w:rPr>
        <w:t>'</w:t>
      </w:r>
      <w:r w:rsidR="00966041" w:rsidRPr="00966041">
        <w:t>How old are you?</w:t>
      </w:r>
      <w:r>
        <w:rPr>
          <w:rFonts w:hint="cs"/>
          <w:rtl/>
        </w:rPr>
        <w:t>'</w:t>
      </w:r>
      <w:r w:rsidR="00966041" w:rsidRPr="00966041">
        <w:rPr>
          <w:rtl/>
        </w:rPr>
        <w:t>)</w:t>
      </w:r>
      <w:r w:rsidR="00966041" w:rsidRPr="00966041">
        <w:rPr>
          <w:rFonts w:hint="cs"/>
          <w:rtl/>
        </w:rPr>
        <w:t>, עד כי שכח</w:t>
      </w:r>
      <w:r w:rsidR="00966041" w:rsidRPr="00966041">
        <w:rPr>
          <w:rtl/>
        </w:rPr>
        <w:t xml:space="preserve"> שכבר</w:t>
      </w:r>
      <w:r w:rsidR="00966041" w:rsidRPr="00966041">
        <w:rPr>
          <w:rFonts w:hint="cs"/>
          <w:rtl/>
        </w:rPr>
        <w:t xml:space="preserve"> מזמן</w:t>
      </w:r>
      <w:r w:rsidR="00966041" w:rsidRPr="00966041">
        <w:rPr>
          <w:rtl/>
        </w:rPr>
        <w:t xml:space="preserve"> מלאו לו</w:t>
      </w:r>
      <w:r w:rsidR="00966041" w:rsidRPr="00966041">
        <w:rPr>
          <w:rFonts w:hint="cs"/>
          <w:rtl/>
        </w:rPr>
        <w:t xml:space="preserve"> שבע-עשרה</w:t>
      </w:r>
      <w:bookmarkEnd w:id="353"/>
      <w:r w:rsidR="00966041" w:rsidRPr="00966041">
        <w:rPr>
          <w:rtl/>
        </w:rPr>
        <w:t>.</w:t>
      </w:r>
    </w:p>
    <w:bookmarkEnd w:id="352"/>
    <w:p w14:paraId="46E5965C" w14:textId="20577BF9" w:rsidR="00966041" w:rsidRPr="00966041" w:rsidRDefault="00966041" w:rsidP="00966041">
      <w:pPr>
        <w:rPr>
          <w:rtl/>
        </w:rPr>
      </w:pPr>
      <w:r w:rsidRPr="00966041">
        <w:rPr>
          <w:rtl/>
        </w:rPr>
        <w:t>יסמין פרצה בצחוק, ואלכס אחריה. צחוקה של יסמין התגלגל ברחבי המטבח</w:t>
      </w:r>
      <w:r w:rsidRPr="00966041">
        <w:rPr>
          <w:rFonts w:hint="cs"/>
          <w:rtl/>
        </w:rPr>
        <w:t>.</w:t>
      </w:r>
      <w:r w:rsidRPr="00966041">
        <w:rPr>
          <w:rtl/>
        </w:rPr>
        <w:t xml:space="preserve"> היא </w:t>
      </w:r>
      <w:r w:rsidR="001C5A04">
        <w:rPr>
          <w:rtl/>
        </w:rPr>
        <w:t>הייתה</w:t>
      </w:r>
      <w:r w:rsidRPr="00966041">
        <w:rPr>
          <w:rtl/>
        </w:rPr>
        <w:t xml:space="preserve"> נינוחה כ</w:t>
      </w:r>
      <w:r w:rsidRPr="00966041">
        <w:rPr>
          <w:rFonts w:hint="cs"/>
          <w:rtl/>
        </w:rPr>
        <w:t>פי</w:t>
      </w:r>
      <w:r w:rsidRPr="00966041">
        <w:rPr>
          <w:rtl/>
        </w:rPr>
        <w:t xml:space="preserve"> שלא </w:t>
      </w:r>
      <w:r w:rsidR="001C5A04">
        <w:rPr>
          <w:rtl/>
        </w:rPr>
        <w:t>הייתה</w:t>
      </w:r>
      <w:r w:rsidRPr="00966041">
        <w:rPr>
          <w:rtl/>
        </w:rPr>
        <w:t xml:space="preserve"> זה זמן רב, </w:t>
      </w:r>
      <w:r w:rsidR="00BC76A7">
        <w:rPr>
          <w:rFonts w:hint="cs"/>
          <w:rtl/>
        </w:rPr>
        <w:t>"</w:t>
      </w:r>
      <w:r w:rsidRPr="00966041">
        <w:t>Hello there Sixteen. Hello there Sixteen. Hello there</w:t>
      </w:r>
      <w:r w:rsidR="00696969">
        <w:t>,</w:t>
      </w:r>
      <w:r w:rsidR="00BC76A7">
        <w:rPr>
          <w:rFonts w:hint="cs"/>
          <w:rtl/>
        </w:rPr>
        <w:t>"</w:t>
      </w:r>
      <w:r w:rsidRPr="00966041">
        <w:rPr>
          <w:rtl/>
        </w:rPr>
        <w:t xml:space="preserve"> היא התמוגגה</w:t>
      </w:r>
      <w:r w:rsidR="00456F65">
        <w:rPr>
          <w:rFonts w:hint="cs"/>
          <w:rtl/>
        </w:rPr>
        <w:t>,</w:t>
      </w:r>
      <w:r w:rsidRPr="00966041">
        <w:rPr>
          <w:rtl/>
        </w:rPr>
        <w:t xml:space="preserve"> </w:t>
      </w:r>
      <w:r w:rsidRPr="00966041">
        <w:rPr>
          <w:rFonts w:hint="cs"/>
          <w:rtl/>
        </w:rPr>
        <w:t>ו</w:t>
      </w:r>
      <w:r w:rsidRPr="00966041">
        <w:rPr>
          <w:rtl/>
        </w:rPr>
        <w:t xml:space="preserve">דמעות </w:t>
      </w:r>
      <w:r w:rsidRPr="00966041">
        <w:rPr>
          <w:rFonts w:hint="cs"/>
          <w:rtl/>
        </w:rPr>
        <w:t xml:space="preserve">צחוק חדשות </w:t>
      </w:r>
      <w:r w:rsidRPr="00966041">
        <w:rPr>
          <w:rtl/>
        </w:rPr>
        <w:t xml:space="preserve">זלגו </w:t>
      </w:r>
      <w:r w:rsidRPr="00966041">
        <w:rPr>
          <w:rFonts w:hint="cs"/>
          <w:rtl/>
        </w:rPr>
        <w:t>על לחייה.</w:t>
      </w:r>
      <w:r w:rsidRPr="00966041">
        <w:rPr>
          <w:rtl/>
        </w:rPr>
        <w:t xml:space="preserve"> </w:t>
      </w:r>
    </w:p>
    <w:p w14:paraId="5130121E" w14:textId="69EC1F69" w:rsidR="004627AB" w:rsidRPr="00CD067C" w:rsidRDefault="004627AB" w:rsidP="00EA0736">
      <w:pPr>
        <w:rPr>
          <w:rtl/>
        </w:rPr>
      </w:pPr>
      <w:r w:rsidRPr="00CD067C">
        <w:rPr>
          <w:rtl/>
        </w:rPr>
        <w:t xml:space="preserve">פניו של ארקדי </w:t>
      </w:r>
      <w:r w:rsidR="00171C7B" w:rsidRPr="00171C7B">
        <w:rPr>
          <w:rFonts w:cs="Times New Roman"/>
          <w:rtl/>
        </w:rPr>
        <w:t>בערו</w:t>
      </w:r>
      <w:r w:rsidRPr="00CD067C">
        <w:rPr>
          <w:rtl/>
        </w:rPr>
        <w:t>.</w:t>
      </w:r>
      <w:r w:rsidR="00EA0736">
        <w:rPr>
          <w:rFonts w:hint="cs"/>
          <w:rtl/>
        </w:rPr>
        <w:t xml:space="preserve"> </w:t>
      </w:r>
      <w:r w:rsidRPr="00CD067C">
        <w:rPr>
          <w:rtl/>
        </w:rPr>
        <w:t xml:space="preserve">"איזה חמור אתה," </w:t>
      </w:r>
      <w:r w:rsidR="00FC6B0F">
        <w:rPr>
          <w:rFonts w:hint="cs"/>
          <w:rtl/>
        </w:rPr>
        <w:t>הוא</w:t>
      </w:r>
      <w:r w:rsidRPr="00CD067C">
        <w:rPr>
          <w:rtl/>
        </w:rPr>
        <w:t xml:space="preserve"> סינן מבין שיניים קפוצות.</w:t>
      </w:r>
    </w:p>
    <w:p w14:paraId="3C33DC38" w14:textId="5A05B2B3" w:rsidR="004627AB" w:rsidRPr="00CD067C" w:rsidRDefault="0002325E" w:rsidP="00E33983">
      <w:pPr>
        <w:rPr>
          <w:rtl/>
        </w:rPr>
      </w:pPr>
      <w:r>
        <w:rPr>
          <w:rtl/>
        </w:rPr>
        <w:t xml:space="preserve">"מה?" אלכס </w:t>
      </w:r>
      <w:r>
        <w:rPr>
          <w:rFonts w:hint="cs"/>
          <w:rtl/>
        </w:rPr>
        <w:t xml:space="preserve">השתנק </w:t>
      </w:r>
      <w:r w:rsidR="00012E42">
        <w:rPr>
          <w:rFonts w:hint="cs"/>
          <w:rtl/>
        </w:rPr>
        <w:t>ב</w:t>
      </w:r>
      <w:r w:rsidR="004627AB" w:rsidRPr="00CD067C">
        <w:rPr>
          <w:rtl/>
        </w:rPr>
        <w:t>גניחות של צחוק. "שש</w:t>
      </w:r>
      <w:r w:rsidR="00456F65">
        <w:rPr>
          <w:rFonts w:hint="cs"/>
          <w:rtl/>
        </w:rPr>
        <w:t>-</w:t>
      </w:r>
      <w:r w:rsidR="004627AB" w:rsidRPr="00CD067C">
        <w:rPr>
          <w:rtl/>
        </w:rPr>
        <w:t>עשרה</w:t>
      </w:r>
      <w:r w:rsidR="00E33983">
        <w:rPr>
          <w:rFonts w:hint="cs"/>
          <w:rtl/>
        </w:rPr>
        <w:t>?"</w:t>
      </w:r>
      <w:r w:rsidR="004627AB" w:rsidRPr="00CD067C">
        <w:rPr>
          <w:rtl/>
        </w:rPr>
        <w:t xml:space="preserve"> המילים בעברית נשמעו מוזרות </w:t>
      </w:r>
      <w:r w:rsidR="00F97A34">
        <w:rPr>
          <w:rtl/>
        </w:rPr>
        <w:t>כל כך</w:t>
      </w:r>
      <w:r w:rsidR="004627AB" w:rsidRPr="00CD067C">
        <w:rPr>
          <w:rtl/>
        </w:rPr>
        <w:t>, הראשונות ש</w:t>
      </w:r>
      <w:r w:rsidR="00015A1D">
        <w:rPr>
          <w:rFonts w:hint="cs"/>
          <w:rtl/>
        </w:rPr>
        <w:t>ביטא</w:t>
      </w:r>
      <w:r w:rsidR="004627AB" w:rsidRPr="00CD067C">
        <w:rPr>
          <w:rtl/>
        </w:rPr>
        <w:t xml:space="preserve"> מאז הפעם האחר</w:t>
      </w:r>
      <w:r w:rsidR="00B72D74">
        <w:rPr>
          <w:rtl/>
        </w:rPr>
        <w:t>ונה שהואיל ל</w:t>
      </w:r>
      <w:r>
        <w:rPr>
          <w:rFonts w:hint="cs"/>
          <w:rtl/>
        </w:rPr>
        <w:t>ה</w:t>
      </w:r>
      <w:r w:rsidR="00392E33">
        <w:rPr>
          <w:rFonts w:hint="cs"/>
          <w:rtl/>
        </w:rPr>
        <w:t xml:space="preserve">ראות את פניו </w:t>
      </w:r>
      <w:r w:rsidR="00782F6D">
        <w:rPr>
          <w:rFonts w:hint="cs"/>
          <w:rtl/>
        </w:rPr>
        <w:t>[</w:t>
      </w:r>
      <w:r w:rsidR="00392E33">
        <w:rPr>
          <w:rFonts w:hint="cs"/>
          <w:rtl/>
        </w:rPr>
        <w:t>הצחות</w:t>
      </w:r>
      <w:r w:rsidR="00E33983">
        <w:rPr>
          <w:rFonts w:hint="cs"/>
          <w:rtl/>
        </w:rPr>
        <w:t xml:space="preserve"> והחינניות</w:t>
      </w:r>
      <w:r w:rsidR="00782F6D">
        <w:rPr>
          <w:rFonts w:hint="cs"/>
          <w:rtl/>
        </w:rPr>
        <w:t>]</w:t>
      </w:r>
      <w:r>
        <w:rPr>
          <w:rtl/>
        </w:rPr>
        <w:t xml:space="preserve"> בבית</w:t>
      </w:r>
      <w:r>
        <w:rPr>
          <w:rFonts w:hint="cs"/>
          <w:rtl/>
        </w:rPr>
        <w:t>-</w:t>
      </w:r>
      <w:r w:rsidR="00B72D74">
        <w:rPr>
          <w:rtl/>
        </w:rPr>
        <w:t>הספר.</w:t>
      </w:r>
      <w:r w:rsidR="004627AB" w:rsidRPr="00CD067C">
        <w:rPr>
          <w:rtl/>
        </w:rPr>
        <w:t xml:space="preserve"> </w:t>
      </w:r>
      <w:r w:rsidR="00B72D74">
        <w:rPr>
          <w:rFonts w:hint="cs"/>
          <w:rtl/>
        </w:rPr>
        <w:t>'</w:t>
      </w:r>
      <w:r w:rsidR="004627AB" w:rsidRPr="00CD067C">
        <w:rPr>
          <w:rtl/>
        </w:rPr>
        <w:t>שש</w:t>
      </w:r>
      <w:r w:rsidR="00456F65">
        <w:rPr>
          <w:rFonts w:hint="cs"/>
          <w:rtl/>
        </w:rPr>
        <w:t>-</w:t>
      </w:r>
      <w:r w:rsidR="004627AB" w:rsidRPr="00CD067C">
        <w:rPr>
          <w:rtl/>
        </w:rPr>
        <w:t>עשרה</w:t>
      </w:r>
      <w:r w:rsidR="00B72D74">
        <w:rPr>
          <w:rFonts w:hint="cs"/>
          <w:rtl/>
        </w:rPr>
        <w:t>'</w:t>
      </w:r>
      <w:r w:rsidR="004627AB" w:rsidRPr="00CD067C">
        <w:rPr>
          <w:rtl/>
        </w:rPr>
        <w:t xml:space="preserve"> היה ה</w:t>
      </w:r>
      <w:r w:rsidR="00B72D74">
        <w:rPr>
          <w:rFonts w:hint="cs"/>
          <w:rtl/>
        </w:rPr>
        <w:t>ביטוי</w:t>
      </w:r>
      <w:r w:rsidR="00E33983">
        <w:rPr>
          <w:rtl/>
        </w:rPr>
        <w:t xml:space="preserve"> ה</w:t>
      </w:r>
      <w:r w:rsidR="0002341E">
        <w:rPr>
          <w:rFonts w:hint="cs"/>
          <w:rtl/>
        </w:rPr>
        <w:t>מוקצה</w:t>
      </w:r>
      <w:r w:rsidR="0063248B">
        <w:rPr>
          <w:rtl/>
        </w:rPr>
        <w:t xml:space="preserve"> </w:t>
      </w:r>
      <w:r w:rsidR="00787AD1">
        <w:rPr>
          <w:rFonts w:hint="cs"/>
          <w:rtl/>
        </w:rPr>
        <w:t>בשל</w:t>
      </w:r>
      <w:r w:rsidR="005A3A5A">
        <w:rPr>
          <w:rFonts w:hint="cs"/>
          <w:rtl/>
        </w:rPr>
        <w:t xml:space="preserve"> </w:t>
      </w:r>
      <w:r w:rsidR="00D07F65">
        <w:rPr>
          <w:rFonts w:hint="cs"/>
          <w:rtl/>
        </w:rPr>
        <w:t xml:space="preserve">שש-עשרה </w:t>
      </w:r>
      <w:r w:rsidR="004433EB">
        <w:rPr>
          <w:rFonts w:hint="cs"/>
          <w:rtl/>
        </w:rPr>
        <w:t>ה</w:t>
      </w:r>
      <w:r w:rsidR="005A3A5A">
        <w:rPr>
          <w:rFonts w:hint="cs"/>
          <w:rtl/>
        </w:rPr>
        <w:t xml:space="preserve">תולעים </w:t>
      </w:r>
      <w:r w:rsidR="004433EB">
        <w:rPr>
          <w:rFonts w:hint="cs"/>
          <w:rtl/>
        </w:rPr>
        <w:t>ה</w:t>
      </w:r>
      <w:r w:rsidR="005A3A5A">
        <w:rPr>
          <w:rFonts w:hint="cs"/>
          <w:rtl/>
        </w:rPr>
        <w:t xml:space="preserve">זריזות שזחלו על זרועו של מארק בימי </w:t>
      </w:r>
      <w:r w:rsidR="0063248B">
        <w:rPr>
          <w:rtl/>
        </w:rPr>
        <w:t xml:space="preserve">ילדותו, </w:t>
      </w:r>
      <w:r w:rsidR="0063248B">
        <w:rPr>
          <w:rFonts w:hint="cs"/>
          <w:rtl/>
        </w:rPr>
        <w:t>ו</w:t>
      </w:r>
      <w:r w:rsidR="004433EB">
        <w:rPr>
          <w:rFonts w:hint="cs"/>
          <w:rtl/>
        </w:rPr>
        <w:t xml:space="preserve">מאז </w:t>
      </w:r>
      <w:r w:rsidR="00392E33">
        <w:rPr>
          <w:rFonts w:hint="cs"/>
          <w:rtl/>
        </w:rPr>
        <w:t xml:space="preserve">אלכס </w:t>
      </w:r>
      <w:r w:rsidR="004433EB">
        <w:rPr>
          <w:rFonts w:hint="cs"/>
          <w:rtl/>
        </w:rPr>
        <w:t xml:space="preserve">אכן </w:t>
      </w:r>
      <w:r w:rsidR="00392E33">
        <w:rPr>
          <w:rFonts w:hint="cs"/>
          <w:rtl/>
        </w:rPr>
        <w:t xml:space="preserve">לא </w:t>
      </w:r>
      <w:r w:rsidR="00D07F65">
        <w:rPr>
          <w:rFonts w:hint="cs"/>
          <w:rtl/>
        </w:rPr>
        <w:t>ב</w:t>
      </w:r>
      <w:r w:rsidR="004433EB">
        <w:rPr>
          <w:rFonts w:hint="cs"/>
          <w:rtl/>
        </w:rPr>
        <w:t>י</w:t>
      </w:r>
      <w:r w:rsidR="00D07F65">
        <w:rPr>
          <w:rFonts w:hint="cs"/>
          <w:rtl/>
        </w:rPr>
        <w:t>טא את המילים.</w:t>
      </w:r>
      <w:r w:rsidR="00E33983">
        <w:rPr>
          <w:rFonts w:hint="cs"/>
          <w:rtl/>
        </w:rPr>
        <w:t xml:space="preserve"> </w:t>
      </w:r>
      <w:r w:rsidR="00966041" w:rsidRPr="00966041">
        <w:rPr>
          <w:rFonts w:cs="Times New Roman"/>
          <w:rtl/>
        </w:rPr>
        <w:t>אולם עתה,</w:t>
      </w:r>
      <w:r w:rsidR="005A3A5A">
        <w:rPr>
          <w:rFonts w:hint="cs"/>
          <w:rtl/>
        </w:rPr>
        <w:t xml:space="preserve"> כמה חודשים לפני יום הולדתו הש</w:t>
      </w:r>
      <w:r w:rsidR="00A723EB">
        <w:rPr>
          <w:rFonts w:hint="cs"/>
          <w:rtl/>
        </w:rPr>
        <w:t>י</w:t>
      </w:r>
      <w:r w:rsidR="005A3A5A">
        <w:rPr>
          <w:rFonts w:hint="cs"/>
          <w:rtl/>
        </w:rPr>
        <w:t>ש</w:t>
      </w:r>
      <w:r w:rsidR="00A723EB">
        <w:rPr>
          <w:rFonts w:hint="cs"/>
          <w:rtl/>
        </w:rPr>
        <w:t>ה</w:t>
      </w:r>
      <w:r w:rsidR="005A3A5A">
        <w:rPr>
          <w:rFonts w:hint="cs"/>
          <w:rtl/>
        </w:rPr>
        <w:t>-עשר</w:t>
      </w:r>
      <w:r w:rsidR="00D60351">
        <w:rPr>
          <w:rFonts w:hint="cs"/>
          <w:rtl/>
        </w:rPr>
        <w:t>,</w:t>
      </w:r>
      <w:r w:rsidR="005A3A5A">
        <w:rPr>
          <w:rFonts w:hint="cs"/>
          <w:rtl/>
        </w:rPr>
        <w:t xml:space="preserve"> הרגיש כי הגיע הזמן ל</w:t>
      </w:r>
      <w:r w:rsidR="003A1F20">
        <w:rPr>
          <w:rFonts w:hint="cs"/>
          <w:rtl/>
        </w:rPr>
        <w:t>חדול מ</w:t>
      </w:r>
      <w:r w:rsidR="005A3A5A">
        <w:rPr>
          <w:rFonts w:hint="cs"/>
          <w:rtl/>
        </w:rPr>
        <w:t>כך</w:t>
      </w:r>
      <w:r w:rsidR="0063248B">
        <w:rPr>
          <w:rFonts w:hint="cs"/>
          <w:rtl/>
        </w:rPr>
        <w:t xml:space="preserve">. </w:t>
      </w:r>
      <w:r w:rsidR="00EB463F">
        <w:rPr>
          <w:rFonts w:hint="cs"/>
          <w:rtl/>
        </w:rPr>
        <w:t>הן איש לא יצפה ממנו</w:t>
      </w:r>
      <w:r w:rsidR="005A3A5A">
        <w:rPr>
          <w:rFonts w:hint="cs"/>
          <w:rtl/>
        </w:rPr>
        <w:t xml:space="preserve"> להסתובב בין הבריות ללא היכולת לבטא את גילו. </w:t>
      </w:r>
      <w:r w:rsidR="00E33983" w:rsidRPr="00CD067C">
        <w:rPr>
          <w:rtl/>
        </w:rPr>
        <w:t>"שש</w:t>
      </w:r>
      <w:r w:rsidR="00D60351">
        <w:rPr>
          <w:rFonts w:hint="cs"/>
          <w:rtl/>
        </w:rPr>
        <w:t>-</w:t>
      </w:r>
      <w:r w:rsidR="00E33983" w:rsidRPr="00CD067C">
        <w:rPr>
          <w:rtl/>
        </w:rPr>
        <w:t>עשרה</w:t>
      </w:r>
      <w:r w:rsidR="00E33983">
        <w:rPr>
          <w:rFonts w:hint="cs"/>
          <w:rtl/>
        </w:rPr>
        <w:t>,</w:t>
      </w:r>
      <w:r w:rsidR="00E33983" w:rsidRPr="00CD067C">
        <w:rPr>
          <w:rtl/>
        </w:rPr>
        <w:t xml:space="preserve"> אולי אתה רוצה גלידה?"</w:t>
      </w:r>
    </w:p>
    <w:p w14:paraId="2C942996" w14:textId="2046A3BE" w:rsidR="004627AB" w:rsidRPr="00CD067C" w:rsidRDefault="004627AB" w:rsidP="00250000">
      <w:pPr>
        <w:rPr>
          <w:rtl/>
        </w:rPr>
      </w:pPr>
      <w:r w:rsidRPr="00CD067C">
        <w:rPr>
          <w:rtl/>
        </w:rPr>
        <w:t>"אתה," ארקדי אמר</w:t>
      </w:r>
      <w:r w:rsidR="005A3A5A">
        <w:rPr>
          <w:rFonts w:hint="cs"/>
          <w:rtl/>
        </w:rPr>
        <w:t xml:space="preserve"> בקול רועד</w:t>
      </w:r>
      <w:r w:rsidRPr="00CD067C">
        <w:rPr>
          <w:rtl/>
        </w:rPr>
        <w:t>, "בן," והמשטמה הדהדה חזק יותר מהמילים עצמן</w:t>
      </w:r>
      <w:r w:rsidR="0063248B">
        <w:rPr>
          <w:rFonts w:hint="cs"/>
          <w:rtl/>
        </w:rPr>
        <w:t>,</w:t>
      </w:r>
      <w:r w:rsidRPr="00CD067C">
        <w:rPr>
          <w:rtl/>
        </w:rPr>
        <w:t xml:space="preserve"> "זונה."</w:t>
      </w:r>
    </w:p>
    <w:p w14:paraId="35645676" w14:textId="77777777" w:rsidR="00987A1D" w:rsidRDefault="004627AB" w:rsidP="0002341E">
      <w:pPr>
        <w:rPr>
          <w:rtl/>
        </w:rPr>
      </w:pPr>
      <w:r w:rsidRPr="00CD067C">
        <w:rPr>
          <w:rtl/>
        </w:rPr>
        <w:t xml:space="preserve">אלכס הרצין באחת. </w:t>
      </w:r>
    </w:p>
    <w:p w14:paraId="4B0C1FC8" w14:textId="5A7FDA2E" w:rsidR="004627AB" w:rsidRPr="00CD067C" w:rsidRDefault="004627AB" w:rsidP="0002341E">
      <w:pPr>
        <w:rPr>
          <w:rtl/>
        </w:rPr>
      </w:pPr>
      <w:r w:rsidRPr="00CD067C">
        <w:rPr>
          <w:rtl/>
        </w:rPr>
        <w:t xml:space="preserve">ארקדי השליך את הדפים </w:t>
      </w:r>
      <w:r w:rsidR="00012E42">
        <w:rPr>
          <w:rFonts w:hint="cs"/>
          <w:rtl/>
        </w:rPr>
        <w:t xml:space="preserve">עם שיעורי הבית </w:t>
      </w:r>
      <w:r w:rsidR="005A3A5A">
        <w:rPr>
          <w:rFonts w:hint="cs"/>
          <w:rtl/>
        </w:rPr>
        <w:t xml:space="preserve">לחלל המטבח </w:t>
      </w:r>
      <w:r w:rsidRPr="00CD067C">
        <w:rPr>
          <w:rtl/>
        </w:rPr>
        <w:t>והסתלק</w:t>
      </w:r>
      <w:r w:rsidR="0002341E">
        <w:rPr>
          <w:rFonts w:hint="cs"/>
          <w:rtl/>
        </w:rPr>
        <w:t xml:space="preserve"> בטריקת דלת</w:t>
      </w:r>
      <w:r w:rsidRPr="00CD067C">
        <w:rPr>
          <w:rtl/>
        </w:rPr>
        <w:t>.</w:t>
      </w:r>
    </w:p>
    <w:p w14:paraId="2B2C0FA7" w14:textId="1ED0C1B3" w:rsidR="004627AB" w:rsidRPr="00CD067C" w:rsidRDefault="001C312D" w:rsidP="0002341E">
      <w:pPr>
        <w:rPr>
          <w:rtl/>
        </w:rPr>
      </w:pPr>
      <w:r w:rsidRPr="001C312D">
        <w:rPr>
          <w:rFonts w:cs="Times New Roman"/>
          <w:rtl/>
        </w:rPr>
        <w:t xml:space="preserve">"זה אדיר," יסמין גנחה, "אדיר." אבל </w:t>
      </w:r>
      <w:r w:rsidR="00A723EB">
        <w:rPr>
          <w:rFonts w:cs="Times New Roman" w:hint="cs"/>
          <w:rtl/>
        </w:rPr>
        <w:t>מ</w:t>
      </w:r>
      <w:r w:rsidRPr="001C312D">
        <w:rPr>
          <w:rFonts w:cs="Times New Roman"/>
          <w:rtl/>
        </w:rPr>
        <w:t>שהביטה בפניו של אלכס התעשתה מייד. "רצית שהוא יישאר?"</w:t>
      </w:r>
    </w:p>
    <w:p w14:paraId="546144E5" w14:textId="4C384C0E" w:rsidR="004627AB" w:rsidRPr="00CD067C" w:rsidRDefault="004627AB" w:rsidP="00250000">
      <w:pPr>
        <w:rPr>
          <w:rtl/>
        </w:rPr>
      </w:pPr>
      <w:r w:rsidRPr="00CD067C">
        <w:rPr>
          <w:rtl/>
        </w:rPr>
        <w:t>"</w:t>
      </w:r>
      <w:r w:rsidR="0002341E">
        <w:rPr>
          <w:rFonts w:hint="cs"/>
          <w:rtl/>
        </w:rPr>
        <w:t xml:space="preserve">זה </w:t>
      </w:r>
      <w:r w:rsidRPr="00CD067C">
        <w:rPr>
          <w:rtl/>
        </w:rPr>
        <w:t>לא משנה."</w:t>
      </w:r>
      <w:r w:rsidR="0002325E">
        <w:rPr>
          <w:rFonts w:hint="cs"/>
          <w:rtl/>
        </w:rPr>
        <w:t xml:space="preserve"> אלכס </w:t>
      </w:r>
      <w:r w:rsidR="0096741D">
        <w:rPr>
          <w:rFonts w:hint="cs"/>
          <w:rtl/>
        </w:rPr>
        <w:t>ערם</w:t>
      </w:r>
      <w:r w:rsidR="0002325E">
        <w:rPr>
          <w:rFonts w:hint="cs"/>
          <w:rtl/>
        </w:rPr>
        <w:t xml:space="preserve"> את הדפים </w:t>
      </w:r>
      <w:r w:rsidR="0096741D">
        <w:rPr>
          <w:rFonts w:hint="cs"/>
          <w:rtl/>
        </w:rPr>
        <w:t xml:space="preserve">הפזורים </w:t>
      </w:r>
      <w:r w:rsidR="003B71A4">
        <w:rPr>
          <w:rFonts w:hint="cs"/>
          <w:rtl/>
        </w:rPr>
        <w:t>והניח אות</w:t>
      </w:r>
      <w:r w:rsidR="0096741D">
        <w:rPr>
          <w:rFonts w:hint="cs"/>
          <w:rtl/>
        </w:rPr>
        <w:t>ם</w:t>
      </w:r>
      <w:r w:rsidR="003B71A4">
        <w:rPr>
          <w:rFonts w:hint="cs"/>
          <w:rtl/>
        </w:rPr>
        <w:t>, הוא אפילו לא ידע היכן.</w:t>
      </w:r>
    </w:p>
    <w:p w14:paraId="329CED1E" w14:textId="36286EA6" w:rsidR="004627AB" w:rsidRPr="00CD067C" w:rsidRDefault="004627AB" w:rsidP="00250000">
      <w:pPr>
        <w:rPr>
          <w:rtl/>
        </w:rPr>
      </w:pPr>
      <w:r w:rsidRPr="00CD067C">
        <w:rPr>
          <w:rtl/>
        </w:rPr>
        <w:t>"הוא עוד יחזור," יסמין עודדה</w:t>
      </w:r>
      <w:r w:rsidR="005A3A5A">
        <w:rPr>
          <w:rFonts w:hint="cs"/>
          <w:rtl/>
        </w:rPr>
        <w:t xml:space="preserve"> אותו</w:t>
      </w:r>
      <w:r w:rsidRPr="00CD067C">
        <w:rPr>
          <w:rtl/>
        </w:rPr>
        <w:t>.</w:t>
      </w:r>
    </w:p>
    <w:p w14:paraId="49416F44" w14:textId="1C39B0C9" w:rsidR="004627AB" w:rsidRPr="00CD067C" w:rsidRDefault="004627AB" w:rsidP="00250000">
      <w:pPr>
        <w:rPr>
          <w:rtl/>
        </w:rPr>
      </w:pPr>
      <w:r w:rsidRPr="00CD067C">
        <w:rPr>
          <w:rtl/>
        </w:rPr>
        <w:lastRenderedPageBreak/>
        <w:t>"לא לפני שאני אתרפס."</w:t>
      </w:r>
    </w:p>
    <w:p w14:paraId="6E565599" w14:textId="6C3FD3E0" w:rsidR="004627AB" w:rsidRPr="00CD067C" w:rsidRDefault="00FA32D7" w:rsidP="00250000">
      <w:pPr>
        <w:rPr>
          <w:rtl/>
        </w:rPr>
      </w:pPr>
      <w:r>
        <w:rPr>
          <w:rFonts w:hint="cs"/>
          <w:rtl/>
        </w:rPr>
        <w:t>היא לא הכירה אנשים ששווה להתרפס בפניהם, חוץ מהוריה, ואיתם זה מעולם לא עזר.</w:t>
      </w:r>
    </w:p>
    <w:p w14:paraId="011EBCE1" w14:textId="162F4AEE" w:rsidR="004627AB" w:rsidRPr="00CD067C" w:rsidRDefault="004627AB" w:rsidP="00250000">
      <w:pPr>
        <w:rPr>
          <w:rtl/>
        </w:rPr>
      </w:pPr>
      <w:r w:rsidRPr="00CD067C">
        <w:rPr>
          <w:rtl/>
        </w:rPr>
        <w:t>"ואני א</w:t>
      </w:r>
      <w:r w:rsidR="00D60351">
        <w:rPr>
          <w:rFonts w:hint="cs"/>
          <w:rtl/>
        </w:rPr>
        <w:t>י</w:t>
      </w:r>
      <w:r w:rsidRPr="00CD067C">
        <w:rPr>
          <w:rtl/>
        </w:rPr>
        <w:t>אלץ ל</w:t>
      </w:r>
      <w:r w:rsidR="00EA0736">
        <w:rPr>
          <w:rFonts w:hint="cs"/>
          <w:rtl/>
        </w:rPr>
        <w:t>זחול</w:t>
      </w:r>
      <w:r w:rsidRPr="00CD067C">
        <w:rPr>
          <w:rtl/>
        </w:rPr>
        <w:t xml:space="preserve"> על גחוני. הוא... תמיד נעלב ככה בקלות."</w:t>
      </w:r>
    </w:p>
    <w:p w14:paraId="1340C59A" w14:textId="77777777" w:rsidR="004627AB" w:rsidRPr="00CD067C" w:rsidRDefault="004627AB" w:rsidP="00250000">
      <w:pPr>
        <w:rPr>
          <w:rtl/>
        </w:rPr>
      </w:pPr>
      <w:r w:rsidRPr="00CD067C">
        <w:rPr>
          <w:rtl/>
        </w:rPr>
        <w:t>"אז תשכח ממנו."</w:t>
      </w:r>
    </w:p>
    <w:p w14:paraId="36E971D3" w14:textId="77777777" w:rsidR="004627AB" w:rsidRPr="00CD067C" w:rsidRDefault="004627AB" w:rsidP="00250000">
      <w:pPr>
        <w:rPr>
          <w:rtl/>
        </w:rPr>
      </w:pPr>
      <w:r w:rsidRPr="00CD067C">
        <w:rPr>
          <w:rtl/>
        </w:rPr>
        <w:t xml:space="preserve">"לא." </w:t>
      </w:r>
    </w:p>
    <w:p w14:paraId="34C07891" w14:textId="0080857B" w:rsidR="004627AB" w:rsidRPr="00CD067C" w:rsidRDefault="003B71A4" w:rsidP="003B71A4">
      <w:pPr>
        <w:rPr>
          <w:rtl/>
        </w:rPr>
      </w:pPr>
      <w:r>
        <w:rPr>
          <w:rFonts w:hint="cs"/>
          <w:rtl/>
        </w:rPr>
        <w:t>ה</w:t>
      </w:r>
      <w:r w:rsidR="004627AB" w:rsidRPr="00CD067C">
        <w:rPr>
          <w:rtl/>
        </w:rPr>
        <w:t xml:space="preserve">נחישות </w:t>
      </w:r>
      <w:r>
        <w:rPr>
          <w:rFonts w:hint="cs"/>
          <w:rtl/>
        </w:rPr>
        <w:t xml:space="preserve">בקולו </w:t>
      </w:r>
      <w:r w:rsidR="004627AB" w:rsidRPr="00CD067C">
        <w:rPr>
          <w:rtl/>
        </w:rPr>
        <w:t>עוררה חשש עמום ב</w:t>
      </w:r>
      <w:r w:rsidR="009F130B">
        <w:rPr>
          <w:rtl/>
        </w:rPr>
        <w:t>קרבה</w:t>
      </w:r>
      <w:r w:rsidR="004627AB" w:rsidRPr="00CD067C">
        <w:rPr>
          <w:rtl/>
        </w:rPr>
        <w:t>.</w:t>
      </w:r>
    </w:p>
    <w:p w14:paraId="241C789A" w14:textId="7C5D74A4" w:rsidR="004627AB" w:rsidRPr="00CD067C" w:rsidRDefault="004627AB" w:rsidP="00E33983">
      <w:pPr>
        <w:rPr>
          <w:rtl/>
        </w:rPr>
      </w:pPr>
      <w:r w:rsidRPr="00CD067C">
        <w:rPr>
          <w:rtl/>
        </w:rPr>
        <w:t xml:space="preserve">"לא הייתי צריך לצחוק ככה," אלכס </w:t>
      </w:r>
      <w:r w:rsidR="00E33983">
        <w:rPr>
          <w:rFonts w:hint="cs"/>
          <w:rtl/>
        </w:rPr>
        <w:t>ה</w:t>
      </w:r>
      <w:r w:rsidRPr="00CD067C">
        <w:rPr>
          <w:rtl/>
        </w:rPr>
        <w:t>צ</w:t>
      </w:r>
      <w:r w:rsidR="00E33983">
        <w:rPr>
          <w:rFonts w:hint="cs"/>
          <w:rtl/>
        </w:rPr>
        <w:t>ט</w:t>
      </w:r>
      <w:r w:rsidRPr="00CD067C">
        <w:rPr>
          <w:rtl/>
        </w:rPr>
        <w:t>ער.</w:t>
      </w:r>
    </w:p>
    <w:p w14:paraId="734B7107" w14:textId="77777777" w:rsidR="004627AB" w:rsidRPr="00CD067C" w:rsidRDefault="004627AB" w:rsidP="00250000">
      <w:pPr>
        <w:rPr>
          <w:rtl/>
        </w:rPr>
      </w:pPr>
      <w:r w:rsidRPr="00CD067C">
        <w:rPr>
          <w:rtl/>
        </w:rPr>
        <w:t>"אתה יודע מה אני עושה כשהכל הולך אחרת ממה שתכננתי?"</w:t>
      </w:r>
    </w:p>
    <w:p w14:paraId="303C0584" w14:textId="77777777" w:rsidR="004627AB" w:rsidRPr="00CD067C" w:rsidRDefault="004627AB" w:rsidP="00250000">
      <w:pPr>
        <w:rPr>
          <w:rtl/>
        </w:rPr>
      </w:pPr>
      <w:r w:rsidRPr="00CD067C">
        <w:rPr>
          <w:rtl/>
        </w:rPr>
        <w:t>"מה?"</w:t>
      </w:r>
    </w:p>
    <w:p w14:paraId="3646F83B" w14:textId="3AC16010" w:rsidR="004627AB" w:rsidRPr="00CD067C" w:rsidRDefault="004627AB" w:rsidP="00012E42">
      <w:pPr>
        <w:rPr>
          <w:rtl/>
        </w:rPr>
      </w:pPr>
      <w:r w:rsidRPr="00CD067C">
        <w:rPr>
          <w:rtl/>
        </w:rPr>
        <w:t>"אני אראה לך. בוא."</w:t>
      </w:r>
      <w:r w:rsidR="00EA6CB4">
        <w:rPr>
          <w:rFonts w:hint="cs"/>
          <w:rtl/>
        </w:rPr>
        <w:t xml:space="preserve"> </w:t>
      </w:r>
      <w:r w:rsidR="00D07F65" w:rsidRPr="00D60351">
        <w:rPr>
          <w:rFonts w:hint="cs"/>
          <w:color w:val="A6A6A6" w:themeColor="background1" w:themeShade="A6"/>
          <w:rtl/>
        </w:rPr>
        <w:t>[</w:t>
      </w:r>
      <w:r w:rsidR="00EA6CB4" w:rsidRPr="00D60351">
        <w:rPr>
          <w:rFonts w:hint="eastAsia"/>
          <w:color w:val="A6A6A6" w:themeColor="background1" w:themeShade="A6"/>
          <w:rtl/>
        </w:rPr>
        <w:t>היא</w:t>
      </w:r>
      <w:r w:rsidR="00EA6CB4" w:rsidRPr="00D60351">
        <w:rPr>
          <w:color w:val="A6A6A6" w:themeColor="background1" w:themeShade="A6"/>
          <w:rtl/>
        </w:rPr>
        <w:t xml:space="preserve"> </w:t>
      </w:r>
      <w:r w:rsidR="00EA6CB4" w:rsidRPr="00D60351">
        <w:rPr>
          <w:rFonts w:hint="eastAsia"/>
          <w:color w:val="A6A6A6" w:themeColor="background1" w:themeShade="A6"/>
          <w:rtl/>
        </w:rPr>
        <w:t>לא</w:t>
      </w:r>
      <w:r w:rsidR="00EA6CB4" w:rsidRPr="00D60351">
        <w:rPr>
          <w:color w:val="A6A6A6" w:themeColor="background1" w:themeShade="A6"/>
          <w:rtl/>
        </w:rPr>
        <w:t xml:space="preserve"> </w:t>
      </w:r>
      <w:r w:rsidR="00EA6CB4" w:rsidRPr="00D60351">
        <w:rPr>
          <w:rFonts w:hint="eastAsia"/>
          <w:color w:val="A6A6A6" w:themeColor="background1" w:themeShade="A6"/>
          <w:rtl/>
        </w:rPr>
        <w:t>התכוונה</w:t>
      </w:r>
      <w:r w:rsidR="00EA6CB4" w:rsidRPr="00D60351">
        <w:rPr>
          <w:color w:val="A6A6A6" w:themeColor="background1" w:themeShade="A6"/>
          <w:rtl/>
        </w:rPr>
        <w:t xml:space="preserve"> </w:t>
      </w:r>
      <w:r w:rsidR="00EA6CB4" w:rsidRPr="00D60351">
        <w:rPr>
          <w:rFonts w:hint="eastAsia"/>
          <w:color w:val="A6A6A6" w:themeColor="background1" w:themeShade="A6"/>
          <w:rtl/>
        </w:rPr>
        <w:t>להראות</w:t>
      </w:r>
      <w:r w:rsidR="00EA6CB4" w:rsidRPr="00D60351">
        <w:rPr>
          <w:color w:val="A6A6A6" w:themeColor="background1" w:themeShade="A6"/>
          <w:rtl/>
        </w:rPr>
        <w:t xml:space="preserve"> </w:t>
      </w:r>
      <w:r w:rsidR="00EA6CB4" w:rsidRPr="00D60351">
        <w:rPr>
          <w:rFonts w:hint="eastAsia"/>
          <w:color w:val="A6A6A6" w:themeColor="background1" w:themeShade="A6"/>
          <w:rtl/>
        </w:rPr>
        <w:t>לו</w:t>
      </w:r>
      <w:r w:rsidR="00EA6CB4" w:rsidRPr="00D60351">
        <w:rPr>
          <w:color w:val="A6A6A6" w:themeColor="background1" w:themeShade="A6"/>
          <w:rtl/>
        </w:rPr>
        <w:t xml:space="preserve"> </w:t>
      </w:r>
      <w:r w:rsidR="00EA6CB4" w:rsidRPr="00D60351">
        <w:rPr>
          <w:rFonts w:hint="eastAsia"/>
          <w:color w:val="A6A6A6" w:themeColor="background1" w:themeShade="A6"/>
          <w:rtl/>
        </w:rPr>
        <w:t>דבר</w:t>
      </w:r>
      <w:r w:rsidR="00EA6CB4" w:rsidRPr="00D60351">
        <w:rPr>
          <w:color w:val="A6A6A6" w:themeColor="background1" w:themeShade="A6"/>
          <w:rtl/>
        </w:rPr>
        <w:t xml:space="preserve">, </w:t>
      </w:r>
      <w:r w:rsidR="00EA6CB4" w:rsidRPr="00D60351">
        <w:rPr>
          <w:rFonts w:hint="eastAsia"/>
          <w:color w:val="A6A6A6" w:themeColor="background1" w:themeShade="A6"/>
          <w:rtl/>
        </w:rPr>
        <w:t>אבל</w:t>
      </w:r>
      <w:r w:rsidR="00EA6CB4" w:rsidRPr="00D60351">
        <w:rPr>
          <w:color w:val="A6A6A6" w:themeColor="background1" w:themeShade="A6"/>
          <w:rtl/>
        </w:rPr>
        <w:t xml:space="preserve"> </w:t>
      </w:r>
      <w:r w:rsidR="00EA6CB4" w:rsidRPr="00D60351">
        <w:rPr>
          <w:rFonts w:hint="eastAsia"/>
          <w:color w:val="A6A6A6" w:themeColor="background1" w:themeShade="A6"/>
          <w:rtl/>
        </w:rPr>
        <w:t>היה</w:t>
      </w:r>
      <w:r w:rsidR="00EA6CB4" w:rsidRPr="00D60351">
        <w:rPr>
          <w:color w:val="A6A6A6" w:themeColor="background1" w:themeShade="A6"/>
          <w:rtl/>
        </w:rPr>
        <w:t xml:space="preserve"> </w:t>
      </w:r>
      <w:r w:rsidR="00EA6CB4" w:rsidRPr="00D60351">
        <w:rPr>
          <w:rFonts w:hint="eastAsia"/>
          <w:color w:val="A6A6A6" w:themeColor="background1" w:themeShade="A6"/>
          <w:rtl/>
        </w:rPr>
        <w:t>העניין</w:t>
      </w:r>
      <w:r w:rsidR="00EA6CB4" w:rsidRPr="00D60351">
        <w:rPr>
          <w:color w:val="A6A6A6" w:themeColor="background1" w:themeShade="A6"/>
          <w:rtl/>
        </w:rPr>
        <w:t xml:space="preserve"> </w:t>
      </w:r>
      <w:r w:rsidR="00EA6CB4" w:rsidRPr="00D60351">
        <w:rPr>
          <w:rFonts w:hint="eastAsia"/>
          <w:color w:val="A6A6A6" w:themeColor="background1" w:themeShade="A6"/>
          <w:rtl/>
        </w:rPr>
        <w:t>הטורדני</w:t>
      </w:r>
      <w:r w:rsidR="00EA6CB4" w:rsidRPr="00D60351">
        <w:rPr>
          <w:color w:val="A6A6A6" w:themeColor="background1" w:themeShade="A6"/>
          <w:rtl/>
        </w:rPr>
        <w:t xml:space="preserve"> </w:t>
      </w:r>
      <w:r w:rsidR="00EA6CB4" w:rsidRPr="00D60351">
        <w:rPr>
          <w:rFonts w:hint="eastAsia"/>
          <w:color w:val="A6A6A6" w:themeColor="background1" w:themeShade="A6"/>
          <w:rtl/>
        </w:rPr>
        <w:t>הזה</w:t>
      </w:r>
      <w:r w:rsidR="00EA6CB4" w:rsidRPr="00D60351">
        <w:rPr>
          <w:color w:val="A6A6A6" w:themeColor="background1" w:themeShade="A6"/>
          <w:rtl/>
        </w:rPr>
        <w:t xml:space="preserve"> </w:t>
      </w:r>
      <w:r w:rsidR="00EA6CB4" w:rsidRPr="00D60351">
        <w:rPr>
          <w:rFonts w:hint="eastAsia"/>
          <w:color w:val="A6A6A6" w:themeColor="background1" w:themeShade="A6"/>
          <w:rtl/>
        </w:rPr>
        <w:t>שלא</w:t>
      </w:r>
      <w:r w:rsidR="00EA6CB4" w:rsidRPr="00D60351">
        <w:rPr>
          <w:color w:val="A6A6A6" w:themeColor="background1" w:themeShade="A6"/>
          <w:rtl/>
        </w:rPr>
        <w:t xml:space="preserve"> </w:t>
      </w:r>
      <w:r w:rsidR="00EA6CB4" w:rsidRPr="00D60351">
        <w:rPr>
          <w:rFonts w:hint="eastAsia"/>
          <w:color w:val="A6A6A6" w:themeColor="background1" w:themeShade="A6"/>
          <w:rtl/>
        </w:rPr>
        <w:t>נתן</w:t>
      </w:r>
      <w:r w:rsidR="00EA6CB4" w:rsidRPr="00D60351">
        <w:rPr>
          <w:color w:val="A6A6A6" w:themeColor="background1" w:themeShade="A6"/>
          <w:rtl/>
        </w:rPr>
        <w:t xml:space="preserve"> </w:t>
      </w:r>
      <w:r w:rsidR="00EA6CB4" w:rsidRPr="00D60351">
        <w:rPr>
          <w:rFonts w:hint="eastAsia"/>
          <w:color w:val="A6A6A6" w:themeColor="background1" w:themeShade="A6"/>
          <w:rtl/>
        </w:rPr>
        <w:t>לה</w:t>
      </w:r>
      <w:r w:rsidR="00EA6CB4" w:rsidRPr="00D60351">
        <w:rPr>
          <w:color w:val="A6A6A6" w:themeColor="background1" w:themeShade="A6"/>
          <w:rtl/>
        </w:rPr>
        <w:t xml:space="preserve"> </w:t>
      </w:r>
      <w:r w:rsidR="00EA6CB4" w:rsidRPr="00D60351">
        <w:rPr>
          <w:rFonts w:hint="eastAsia"/>
          <w:color w:val="A6A6A6" w:themeColor="background1" w:themeShade="A6"/>
          <w:rtl/>
        </w:rPr>
        <w:t>מנוח</w:t>
      </w:r>
      <w:r w:rsidR="000A0041" w:rsidRPr="00D60351">
        <w:rPr>
          <w:color w:val="A6A6A6" w:themeColor="background1" w:themeShade="A6"/>
          <w:rtl/>
        </w:rPr>
        <w:t xml:space="preserve"> –</w:t>
      </w:r>
      <w:r w:rsidR="00EA6CB4" w:rsidRPr="00D60351">
        <w:rPr>
          <w:color w:val="A6A6A6" w:themeColor="background1" w:themeShade="A6"/>
          <w:rtl/>
        </w:rPr>
        <w:t xml:space="preserve"> היא פשפשה שוב במגר</w:t>
      </w:r>
      <w:r w:rsidR="00EA6CB4" w:rsidRPr="00D60351">
        <w:rPr>
          <w:rFonts w:hint="eastAsia"/>
          <w:color w:val="A6A6A6" w:themeColor="background1" w:themeShade="A6"/>
          <w:rtl/>
        </w:rPr>
        <w:t>ות</w:t>
      </w:r>
      <w:r w:rsidR="00EA6CB4" w:rsidRPr="00D60351">
        <w:rPr>
          <w:color w:val="A6A6A6" w:themeColor="background1" w:themeShade="A6"/>
          <w:rtl/>
        </w:rPr>
        <w:t xml:space="preserve"> </w:t>
      </w:r>
      <w:r w:rsidR="00EA6CB4" w:rsidRPr="00D60351">
        <w:rPr>
          <w:rFonts w:hint="eastAsia"/>
          <w:color w:val="A6A6A6" w:themeColor="background1" w:themeShade="A6"/>
          <w:rtl/>
        </w:rPr>
        <w:t>שולחן</w:t>
      </w:r>
      <w:r w:rsidR="00EA6CB4" w:rsidRPr="00D60351">
        <w:rPr>
          <w:color w:val="A6A6A6" w:themeColor="background1" w:themeShade="A6"/>
          <w:rtl/>
        </w:rPr>
        <w:t xml:space="preserve"> הכתיבה שבחדרו, ומצאה שוב את אותה חפיסת קונדומים, </w:t>
      </w:r>
      <w:r w:rsidR="00EA6CB4" w:rsidRPr="00D60351">
        <w:rPr>
          <w:rFonts w:hint="eastAsia"/>
          <w:color w:val="A6A6A6" w:themeColor="background1" w:themeShade="A6"/>
          <w:rtl/>
        </w:rPr>
        <w:t>ובמקום</w:t>
      </w:r>
      <w:r w:rsidR="00EA6CB4" w:rsidRPr="00D60351">
        <w:rPr>
          <w:color w:val="A6A6A6" w:themeColor="background1" w:themeShade="A6"/>
          <w:rtl/>
        </w:rPr>
        <w:t xml:space="preserve"> קונדום אחד היו חסרים כעת חמישה. </w:t>
      </w:r>
      <w:r w:rsidR="00EA6CB4" w:rsidRPr="00D60351">
        <w:rPr>
          <w:rFonts w:hint="eastAsia"/>
          <w:color w:val="A6A6A6" w:themeColor="background1" w:themeShade="A6"/>
          <w:rtl/>
        </w:rPr>
        <w:t>אולי</w:t>
      </w:r>
      <w:r w:rsidR="00EA6CB4" w:rsidRPr="00D60351">
        <w:rPr>
          <w:color w:val="A6A6A6" w:themeColor="background1" w:themeShade="A6"/>
          <w:rtl/>
        </w:rPr>
        <w:t xml:space="preserve"> הוא </w:t>
      </w:r>
      <w:r w:rsidR="00EA6CB4" w:rsidRPr="00D60351">
        <w:rPr>
          <w:rFonts w:hint="eastAsia"/>
          <w:color w:val="A6A6A6" w:themeColor="background1" w:themeShade="A6"/>
          <w:rtl/>
        </w:rPr>
        <w:t>פשוט</w:t>
      </w:r>
      <w:r w:rsidR="00EA6CB4" w:rsidRPr="00D60351">
        <w:rPr>
          <w:color w:val="A6A6A6" w:themeColor="background1" w:themeShade="A6"/>
          <w:rtl/>
        </w:rPr>
        <w:t xml:space="preserve"> </w:t>
      </w:r>
      <w:r w:rsidR="00EA6CB4" w:rsidRPr="00D60351">
        <w:rPr>
          <w:rFonts w:hint="eastAsia"/>
          <w:color w:val="A6A6A6" w:themeColor="background1" w:themeShade="A6"/>
          <w:rtl/>
        </w:rPr>
        <w:t>אהב</w:t>
      </w:r>
      <w:r w:rsidR="00EA6CB4" w:rsidRPr="00D60351">
        <w:rPr>
          <w:color w:val="A6A6A6" w:themeColor="background1" w:themeShade="A6"/>
          <w:rtl/>
        </w:rPr>
        <w:t xml:space="preserve"> </w:t>
      </w:r>
      <w:r w:rsidR="00EA6CB4" w:rsidRPr="00D60351">
        <w:rPr>
          <w:rFonts w:hint="eastAsia"/>
          <w:color w:val="A6A6A6" w:themeColor="background1" w:themeShade="A6"/>
          <w:rtl/>
        </w:rPr>
        <w:t>למדוד</w:t>
      </w:r>
      <w:r w:rsidR="00EA6CB4" w:rsidRPr="00D60351">
        <w:rPr>
          <w:color w:val="A6A6A6" w:themeColor="background1" w:themeShade="A6"/>
          <w:rtl/>
        </w:rPr>
        <w:t xml:space="preserve"> </w:t>
      </w:r>
      <w:r w:rsidR="00EA6CB4" w:rsidRPr="00D60351">
        <w:rPr>
          <w:rFonts w:hint="eastAsia"/>
          <w:color w:val="A6A6A6" w:themeColor="background1" w:themeShade="A6"/>
          <w:rtl/>
        </w:rPr>
        <w:t>קונדומים</w:t>
      </w:r>
      <w:r w:rsidR="00EA6CB4" w:rsidRPr="00D60351">
        <w:rPr>
          <w:color w:val="A6A6A6" w:themeColor="background1" w:themeShade="A6"/>
          <w:rtl/>
        </w:rPr>
        <w:t xml:space="preserve">, אולי הוא נתן </w:t>
      </w:r>
      <w:r w:rsidR="00EA6CB4" w:rsidRPr="00D60351">
        <w:rPr>
          <w:rFonts w:hint="eastAsia"/>
          <w:color w:val="A6A6A6" w:themeColor="background1" w:themeShade="A6"/>
          <w:rtl/>
        </w:rPr>
        <w:t>כמה</w:t>
      </w:r>
      <w:r w:rsidR="00EA6CB4" w:rsidRPr="00D60351">
        <w:rPr>
          <w:color w:val="A6A6A6" w:themeColor="background1" w:themeShade="A6"/>
          <w:rtl/>
        </w:rPr>
        <w:t xml:space="preserve"> </w:t>
      </w:r>
      <w:r w:rsidR="00EA6CB4" w:rsidRPr="00D60351">
        <w:rPr>
          <w:rFonts w:hint="eastAsia"/>
          <w:color w:val="A6A6A6" w:themeColor="background1" w:themeShade="A6"/>
          <w:rtl/>
        </w:rPr>
        <w:t>לחבר</w:t>
      </w:r>
      <w:r w:rsidR="00EA6CB4" w:rsidRPr="00D60351">
        <w:rPr>
          <w:color w:val="A6A6A6" w:themeColor="background1" w:themeShade="A6"/>
          <w:rtl/>
        </w:rPr>
        <w:t xml:space="preserve">. </w:t>
      </w:r>
      <w:r w:rsidR="00EA6CB4" w:rsidRPr="00D60351">
        <w:rPr>
          <w:rFonts w:hint="eastAsia"/>
          <w:color w:val="A6A6A6" w:themeColor="background1" w:themeShade="A6"/>
          <w:rtl/>
        </w:rPr>
        <w:t>אולי</w:t>
      </w:r>
      <w:r w:rsidR="00EA6CB4" w:rsidRPr="00D60351">
        <w:rPr>
          <w:color w:val="A6A6A6" w:themeColor="background1" w:themeShade="A6"/>
          <w:rtl/>
        </w:rPr>
        <w:t xml:space="preserve"> </w:t>
      </w:r>
      <w:r w:rsidR="00EA6CB4" w:rsidRPr="00D60351">
        <w:rPr>
          <w:rFonts w:hint="eastAsia"/>
          <w:color w:val="A6A6A6" w:themeColor="background1" w:themeShade="A6"/>
          <w:rtl/>
        </w:rPr>
        <w:t>הוא</w:t>
      </w:r>
      <w:r w:rsidR="00EA6CB4" w:rsidRPr="00D60351">
        <w:rPr>
          <w:color w:val="A6A6A6" w:themeColor="background1" w:themeShade="A6"/>
          <w:rtl/>
        </w:rPr>
        <w:t xml:space="preserve"> העביר כמה קונדומים לארנק. </w:t>
      </w:r>
      <w:r w:rsidR="00F97A34" w:rsidRPr="00D60351">
        <w:rPr>
          <w:color w:val="A6A6A6" w:themeColor="background1" w:themeShade="A6"/>
          <w:rtl/>
        </w:rPr>
        <w:t>כל כך</w:t>
      </w:r>
      <w:r w:rsidR="00EA6CB4" w:rsidRPr="00D60351">
        <w:rPr>
          <w:color w:val="A6A6A6" w:themeColor="background1" w:themeShade="A6"/>
          <w:rtl/>
        </w:rPr>
        <w:t xml:space="preserve"> הרבה הסברים </w:t>
      </w:r>
      <w:r w:rsidR="000A0041" w:rsidRPr="00D60351">
        <w:rPr>
          <w:rFonts w:hint="eastAsia"/>
          <w:color w:val="A6A6A6" w:themeColor="background1" w:themeShade="A6"/>
          <w:rtl/>
        </w:rPr>
        <w:t>היו</w:t>
      </w:r>
      <w:r w:rsidR="000A0041" w:rsidRPr="00D60351">
        <w:rPr>
          <w:color w:val="A6A6A6" w:themeColor="background1" w:themeShade="A6"/>
          <w:rtl/>
        </w:rPr>
        <w:t xml:space="preserve"> </w:t>
      </w:r>
      <w:r w:rsidR="00EA6CB4" w:rsidRPr="00D60351">
        <w:rPr>
          <w:rFonts w:hint="eastAsia"/>
          <w:color w:val="A6A6A6" w:themeColor="background1" w:themeShade="A6"/>
          <w:rtl/>
        </w:rPr>
        <w:t>אפשריים</w:t>
      </w:r>
      <w:r w:rsidR="0080333B" w:rsidRPr="00D60351">
        <w:rPr>
          <w:color w:val="A6A6A6" w:themeColor="background1" w:themeShade="A6"/>
          <w:rtl/>
        </w:rPr>
        <w:t xml:space="preserve"> עם הנער הזה</w:t>
      </w:r>
      <w:r w:rsidR="00EA6CB4" w:rsidRPr="00D60351">
        <w:rPr>
          <w:color w:val="A6A6A6" w:themeColor="background1" w:themeShade="A6"/>
          <w:rtl/>
        </w:rPr>
        <w:t>.</w:t>
      </w:r>
      <w:r w:rsidR="0080333B" w:rsidRPr="00D60351">
        <w:rPr>
          <w:color w:val="A6A6A6" w:themeColor="background1" w:themeShade="A6"/>
          <w:rtl/>
        </w:rPr>
        <w:t xml:space="preserve"> היא השתוקקה </w:t>
      </w:r>
      <w:r w:rsidR="000A0041" w:rsidRPr="00D60351">
        <w:rPr>
          <w:rFonts w:hint="eastAsia"/>
          <w:color w:val="A6A6A6" w:themeColor="background1" w:themeShade="A6"/>
          <w:rtl/>
        </w:rPr>
        <w:t>בכל</w:t>
      </w:r>
      <w:r w:rsidR="000A0041" w:rsidRPr="00D60351">
        <w:rPr>
          <w:color w:val="A6A6A6" w:themeColor="background1" w:themeShade="A6"/>
          <w:rtl/>
        </w:rPr>
        <w:t xml:space="preserve"> ישותה </w:t>
      </w:r>
      <w:r w:rsidR="0080333B" w:rsidRPr="00D60351">
        <w:rPr>
          <w:rFonts w:hint="eastAsia"/>
          <w:color w:val="A6A6A6" w:themeColor="background1" w:themeShade="A6"/>
          <w:rtl/>
        </w:rPr>
        <w:t>לדבר</w:t>
      </w:r>
      <w:r w:rsidR="0080333B" w:rsidRPr="00D60351">
        <w:rPr>
          <w:color w:val="A6A6A6" w:themeColor="background1" w:themeShade="A6"/>
          <w:rtl/>
        </w:rPr>
        <w:t xml:space="preserve"> מה </w:t>
      </w:r>
      <w:r w:rsidR="0080333B" w:rsidRPr="00D60351">
        <w:rPr>
          <w:rFonts w:hint="eastAsia"/>
          <w:color w:val="A6A6A6" w:themeColor="background1" w:themeShade="A6"/>
          <w:rtl/>
        </w:rPr>
        <w:t>חסר</w:t>
      </w:r>
      <w:r w:rsidR="00012E42" w:rsidRPr="00D60351">
        <w:rPr>
          <w:color w:val="A6A6A6" w:themeColor="background1" w:themeShade="A6"/>
          <w:rtl/>
        </w:rPr>
        <w:t xml:space="preserve"> ועלה בדעתה</w:t>
      </w:r>
      <w:r w:rsidR="0080333B" w:rsidRPr="00D60351">
        <w:rPr>
          <w:color w:val="A6A6A6" w:themeColor="background1" w:themeShade="A6"/>
          <w:rtl/>
        </w:rPr>
        <w:t xml:space="preserve"> ש</w:t>
      </w:r>
      <w:r w:rsidR="00012E42" w:rsidRPr="00D60351">
        <w:rPr>
          <w:rFonts w:hint="eastAsia"/>
          <w:color w:val="A6A6A6" w:themeColor="background1" w:themeShade="A6"/>
          <w:rtl/>
        </w:rPr>
        <w:t>אצל</w:t>
      </w:r>
      <w:r w:rsidR="00012E42" w:rsidRPr="00D60351">
        <w:rPr>
          <w:color w:val="A6A6A6" w:themeColor="background1" w:themeShade="A6"/>
          <w:rtl/>
        </w:rPr>
        <w:t xml:space="preserve"> </w:t>
      </w:r>
      <w:r w:rsidR="00012E42" w:rsidRPr="00D60351">
        <w:rPr>
          <w:rFonts w:hint="eastAsia"/>
          <w:color w:val="A6A6A6" w:themeColor="background1" w:themeShade="A6"/>
          <w:rtl/>
        </w:rPr>
        <w:t>אלכס</w:t>
      </w:r>
      <w:r w:rsidR="00012E42" w:rsidRPr="00D60351">
        <w:rPr>
          <w:color w:val="A6A6A6" w:themeColor="background1" w:themeShade="A6"/>
          <w:rtl/>
        </w:rPr>
        <w:t xml:space="preserve"> </w:t>
      </w:r>
      <w:r w:rsidR="00012E42" w:rsidRPr="00D60351">
        <w:rPr>
          <w:rFonts w:hint="eastAsia"/>
          <w:color w:val="A6A6A6" w:themeColor="background1" w:themeShade="A6"/>
          <w:rtl/>
        </w:rPr>
        <w:t>תמצא</w:t>
      </w:r>
      <w:r w:rsidR="00012E42" w:rsidRPr="00D60351">
        <w:rPr>
          <w:color w:val="A6A6A6" w:themeColor="background1" w:themeShade="A6"/>
          <w:rtl/>
        </w:rPr>
        <w:t xml:space="preserve"> </w:t>
      </w:r>
      <w:r w:rsidR="00012E42" w:rsidRPr="00D60351">
        <w:rPr>
          <w:rFonts w:hint="eastAsia"/>
          <w:color w:val="A6A6A6" w:themeColor="background1" w:themeShade="A6"/>
          <w:rtl/>
        </w:rPr>
        <w:t>אותו</w:t>
      </w:r>
      <w:r w:rsidR="0080333B" w:rsidRPr="00D60351">
        <w:rPr>
          <w:color w:val="A6A6A6" w:themeColor="background1" w:themeShade="A6"/>
          <w:rtl/>
        </w:rPr>
        <w:t xml:space="preserve">, </w:t>
      </w:r>
      <w:r w:rsidR="0080333B" w:rsidRPr="00D60351">
        <w:rPr>
          <w:rFonts w:hint="eastAsia"/>
          <w:color w:val="A6A6A6" w:themeColor="background1" w:themeShade="A6"/>
          <w:rtl/>
        </w:rPr>
        <w:t>אבל</w:t>
      </w:r>
      <w:r w:rsidR="0080333B" w:rsidRPr="00D60351">
        <w:rPr>
          <w:color w:val="A6A6A6" w:themeColor="background1" w:themeShade="A6"/>
          <w:rtl/>
        </w:rPr>
        <w:t xml:space="preserve"> </w:t>
      </w:r>
      <w:r w:rsidR="0080333B" w:rsidRPr="00D60351">
        <w:rPr>
          <w:rFonts w:hint="eastAsia"/>
          <w:color w:val="A6A6A6" w:themeColor="background1" w:themeShade="A6"/>
          <w:rtl/>
        </w:rPr>
        <w:t>במקום</w:t>
      </w:r>
      <w:r w:rsidR="0080333B" w:rsidRPr="00D60351">
        <w:rPr>
          <w:color w:val="A6A6A6" w:themeColor="background1" w:themeShade="A6"/>
          <w:rtl/>
        </w:rPr>
        <w:t xml:space="preserve"> </w:t>
      </w:r>
      <w:r w:rsidR="0080333B" w:rsidRPr="00D60351">
        <w:rPr>
          <w:rFonts w:hint="eastAsia"/>
          <w:color w:val="A6A6A6" w:themeColor="background1" w:themeShade="A6"/>
          <w:rtl/>
        </w:rPr>
        <w:t>לחפש</w:t>
      </w:r>
      <w:r w:rsidR="0080333B" w:rsidRPr="00D60351">
        <w:rPr>
          <w:color w:val="A6A6A6" w:themeColor="background1" w:themeShade="A6"/>
          <w:rtl/>
        </w:rPr>
        <w:t xml:space="preserve"> </w:t>
      </w:r>
      <w:r w:rsidR="0080333B" w:rsidRPr="00D60351">
        <w:rPr>
          <w:rFonts w:hint="eastAsia"/>
          <w:color w:val="A6A6A6" w:themeColor="background1" w:themeShade="A6"/>
          <w:rtl/>
        </w:rPr>
        <w:t>במקום</w:t>
      </w:r>
      <w:r w:rsidR="0080333B" w:rsidRPr="00D60351">
        <w:rPr>
          <w:color w:val="A6A6A6" w:themeColor="background1" w:themeShade="A6"/>
          <w:rtl/>
        </w:rPr>
        <w:t xml:space="preserve"> </w:t>
      </w:r>
      <w:r w:rsidR="0080333B" w:rsidRPr="00D60351">
        <w:rPr>
          <w:rFonts w:hint="eastAsia"/>
          <w:color w:val="A6A6A6" w:themeColor="background1" w:themeShade="A6"/>
          <w:rtl/>
        </w:rPr>
        <w:t>הנכון</w:t>
      </w:r>
      <w:r w:rsidR="00D07F65" w:rsidRPr="00D60351">
        <w:rPr>
          <w:rFonts w:hint="cs"/>
          <w:color w:val="A6A6A6" w:themeColor="background1" w:themeShade="A6"/>
          <w:rtl/>
        </w:rPr>
        <w:t>]</w:t>
      </w:r>
      <w:r w:rsidR="009564E3" w:rsidRPr="00D60351">
        <w:rPr>
          <w:rFonts w:hint="cs"/>
          <w:color w:val="A6A6A6" w:themeColor="background1" w:themeShade="A6"/>
          <w:rtl/>
        </w:rPr>
        <w:t xml:space="preserve"> </w:t>
      </w:r>
      <w:r w:rsidRPr="00CD067C">
        <w:rPr>
          <w:rtl/>
        </w:rPr>
        <w:t>היא פ</w:t>
      </w:r>
      <w:r w:rsidR="003B71A4">
        <w:rPr>
          <w:rtl/>
        </w:rPr>
        <w:t>תח</w:t>
      </w:r>
      <w:r w:rsidR="003B71A4">
        <w:rPr>
          <w:rFonts w:hint="cs"/>
          <w:rtl/>
        </w:rPr>
        <w:t>ה</w:t>
      </w:r>
      <w:r w:rsidRPr="00CD067C">
        <w:rPr>
          <w:rtl/>
        </w:rPr>
        <w:t xml:space="preserve"> את ארונות המטבח. "איפה הסכינים?"</w:t>
      </w:r>
    </w:p>
    <w:p w14:paraId="5BADC779" w14:textId="77777777" w:rsidR="004627AB" w:rsidRPr="00CD067C" w:rsidRDefault="004627AB" w:rsidP="00250000">
      <w:pPr>
        <w:rPr>
          <w:rtl/>
        </w:rPr>
      </w:pPr>
      <w:r w:rsidRPr="00CD067C">
        <w:rPr>
          <w:rtl/>
        </w:rPr>
        <w:t>הוא הצביע על מגירת הסכו"ם.</w:t>
      </w:r>
    </w:p>
    <w:p w14:paraId="34CA5735" w14:textId="7A6865E5" w:rsidR="004627AB" w:rsidRPr="00CD067C" w:rsidRDefault="003B71A4" w:rsidP="00250000">
      <w:pPr>
        <w:rPr>
          <w:rtl/>
        </w:rPr>
      </w:pPr>
      <w:r>
        <w:rPr>
          <w:rtl/>
        </w:rPr>
        <w:t xml:space="preserve">"אין </w:t>
      </w:r>
      <w:r w:rsidR="004627AB" w:rsidRPr="00CD067C">
        <w:rPr>
          <w:rtl/>
        </w:rPr>
        <w:t xml:space="preserve">משהו חד יותר? </w:t>
      </w:r>
      <w:r w:rsidR="00FA32D7">
        <w:rPr>
          <w:rFonts w:hint="cs"/>
          <w:rtl/>
        </w:rPr>
        <w:t>חזק יותר</w:t>
      </w:r>
      <w:r w:rsidR="004627AB" w:rsidRPr="00CD067C">
        <w:rPr>
          <w:rtl/>
        </w:rPr>
        <w:t>?"</w:t>
      </w:r>
      <w:r w:rsidR="0095117B">
        <w:rPr>
          <w:rFonts w:hint="cs"/>
          <w:rtl/>
        </w:rPr>
        <w:t xml:space="preserve"> </w:t>
      </w:r>
      <w:r w:rsidR="00D07F65">
        <w:rPr>
          <w:rFonts w:hint="cs"/>
          <w:rtl/>
        </w:rPr>
        <w:t>[</w:t>
      </w:r>
      <w:r w:rsidR="0095117B" w:rsidRPr="00E67C1F">
        <w:rPr>
          <w:rFonts w:hint="eastAsia"/>
          <w:rtl/>
        </w:rPr>
        <w:t>היא</w:t>
      </w:r>
      <w:r w:rsidR="0095117B" w:rsidRPr="00E67C1F">
        <w:rPr>
          <w:rtl/>
        </w:rPr>
        <w:t xml:space="preserve"> התכוונה לסכין גילוח, או אפילו שבר זכוכית, אבל התביישה </w:t>
      </w:r>
      <w:r w:rsidR="0095117B" w:rsidRPr="00E67C1F">
        <w:rPr>
          <w:rFonts w:hint="eastAsia"/>
          <w:rtl/>
        </w:rPr>
        <w:t>בכך</w:t>
      </w:r>
      <w:r w:rsidR="00352290">
        <w:rPr>
          <w:rtl/>
        </w:rPr>
        <w:t xml:space="preserve"> מאוד.</w:t>
      </w:r>
      <w:r w:rsidR="00D07F65">
        <w:rPr>
          <w:rFonts w:hint="cs"/>
          <w:rtl/>
        </w:rPr>
        <w:t>]</w:t>
      </w:r>
      <w:r w:rsidR="0095117B">
        <w:rPr>
          <w:rFonts w:hint="cs"/>
          <w:rtl/>
        </w:rPr>
        <w:t xml:space="preserve"> </w:t>
      </w:r>
    </w:p>
    <w:p w14:paraId="51805575" w14:textId="57F237AB" w:rsidR="004627AB" w:rsidRPr="00CD067C" w:rsidRDefault="00782F6D" w:rsidP="00250000">
      <w:pPr>
        <w:rPr>
          <w:rtl/>
        </w:rPr>
      </w:pPr>
      <w:r>
        <w:rPr>
          <w:rFonts w:hint="cs"/>
          <w:rtl/>
        </w:rPr>
        <w:t>[</w:t>
      </w:r>
      <w:r w:rsidR="004627AB" w:rsidRPr="00CD067C">
        <w:rPr>
          <w:rtl/>
        </w:rPr>
        <w:t>"מה את מתכננת?"</w:t>
      </w:r>
    </w:p>
    <w:p w14:paraId="435B551A" w14:textId="525D4D6A" w:rsidR="004627AB" w:rsidRPr="00CD067C" w:rsidRDefault="004627AB" w:rsidP="00250000">
      <w:pPr>
        <w:rPr>
          <w:rtl/>
        </w:rPr>
      </w:pPr>
      <w:r w:rsidRPr="00CD067C">
        <w:rPr>
          <w:rtl/>
        </w:rPr>
        <w:t>"אל תדאג."</w:t>
      </w:r>
      <w:r w:rsidR="00782F6D">
        <w:rPr>
          <w:rFonts w:hint="cs"/>
          <w:rtl/>
        </w:rPr>
        <w:t>]</w:t>
      </w:r>
    </w:p>
    <w:p w14:paraId="21DC99FE" w14:textId="4AF41774" w:rsidR="004627AB" w:rsidRPr="00CD067C" w:rsidRDefault="0096741D" w:rsidP="002B7661">
      <w:pPr>
        <w:rPr>
          <w:rtl/>
        </w:rPr>
      </w:pPr>
      <w:r>
        <w:rPr>
          <w:rFonts w:hint="cs"/>
          <w:rtl/>
        </w:rPr>
        <w:t>ב</w:t>
      </w:r>
      <w:r w:rsidR="004627AB" w:rsidRPr="00CD067C">
        <w:rPr>
          <w:rtl/>
        </w:rPr>
        <w:t>מגיר</w:t>
      </w:r>
      <w:r w:rsidR="004627AB" w:rsidRPr="00CD067C">
        <w:rPr>
          <w:rFonts w:hint="cs"/>
          <w:rtl/>
        </w:rPr>
        <w:t>ת הבלגן</w:t>
      </w:r>
      <w:r w:rsidR="004627AB" w:rsidRPr="00CD067C">
        <w:rPr>
          <w:rtl/>
        </w:rPr>
        <w:t xml:space="preserve">, </w:t>
      </w:r>
      <w:r w:rsidR="00FC6B0F">
        <w:rPr>
          <w:rFonts w:hint="cs"/>
          <w:rtl/>
        </w:rPr>
        <w:t xml:space="preserve">בין </w:t>
      </w:r>
      <w:r w:rsidR="00FC6B0F">
        <w:rPr>
          <w:rtl/>
        </w:rPr>
        <w:t>מצקת</w:t>
      </w:r>
      <w:r>
        <w:rPr>
          <w:rFonts w:hint="cs"/>
          <w:rtl/>
        </w:rPr>
        <w:t>,</w:t>
      </w:r>
      <w:r w:rsidR="00FC6B0F">
        <w:rPr>
          <w:rtl/>
        </w:rPr>
        <w:t xml:space="preserve"> </w:t>
      </w:r>
      <w:r w:rsidR="004627AB" w:rsidRPr="00CD067C">
        <w:rPr>
          <w:rtl/>
        </w:rPr>
        <w:t>גפרורים</w:t>
      </w:r>
      <w:r w:rsidR="00DB2391">
        <w:rPr>
          <w:rFonts w:hint="cs"/>
          <w:rtl/>
        </w:rPr>
        <w:t>,</w:t>
      </w:r>
      <w:r w:rsidR="004627AB" w:rsidRPr="00CD067C">
        <w:rPr>
          <w:rtl/>
        </w:rPr>
        <w:t xml:space="preserve"> חבילת קשיות שת</w:t>
      </w:r>
      <w:r w:rsidR="00D60351">
        <w:rPr>
          <w:rFonts w:hint="cs"/>
          <w:rtl/>
        </w:rPr>
        <w:t>י</w:t>
      </w:r>
      <w:r w:rsidR="004627AB" w:rsidRPr="00CD067C">
        <w:rPr>
          <w:rtl/>
        </w:rPr>
        <w:t>יה</w:t>
      </w:r>
      <w:r>
        <w:rPr>
          <w:rFonts w:hint="cs"/>
          <w:rtl/>
        </w:rPr>
        <w:t>,</w:t>
      </w:r>
      <w:r w:rsidR="004627AB" w:rsidRPr="00CD067C">
        <w:rPr>
          <w:rtl/>
        </w:rPr>
        <w:t xml:space="preserve"> </w:t>
      </w:r>
      <w:r w:rsidR="0063248B">
        <w:rPr>
          <w:rFonts w:hint="cs"/>
          <w:rtl/>
        </w:rPr>
        <w:t>[</w:t>
      </w:r>
      <w:r w:rsidR="004627AB" w:rsidRPr="00CD067C">
        <w:rPr>
          <w:rtl/>
        </w:rPr>
        <w:t>ומד מדידה (מטר)</w:t>
      </w:r>
      <w:r w:rsidR="0063248B">
        <w:rPr>
          <w:rFonts w:hint="cs"/>
          <w:rtl/>
        </w:rPr>
        <w:t>]</w:t>
      </w:r>
      <w:r w:rsidR="004627AB" w:rsidRPr="00CD067C">
        <w:rPr>
          <w:rtl/>
        </w:rPr>
        <w:t xml:space="preserve"> סליל של חבל </w:t>
      </w:r>
      <w:r w:rsidR="009D5912">
        <w:rPr>
          <w:rFonts w:hint="cs"/>
          <w:rtl/>
        </w:rPr>
        <w:t xml:space="preserve">ועגיל יחיד של מישהי </w:t>
      </w:r>
      <w:r w:rsidR="0063248B">
        <w:rPr>
          <w:rFonts w:hint="cs"/>
          <w:rtl/>
        </w:rPr>
        <w:t>נשכחת</w:t>
      </w:r>
      <w:r w:rsidR="003B71A4">
        <w:rPr>
          <w:rFonts w:hint="cs"/>
          <w:rtl/>
        </w:rPr>
        <w:t>,</w:t>
      </w:r>
      <w:r w:rsidR="0063248B">
        <w:rPr>
          <w:rFonts w:hint="cs"/>
          <w:rtl/>
        </w:rPr>
        <w:t xml:space="preserve"> </w:t>
      </w:r>
      <w:r w:rsidR="00FC6B0F">
        <w:rPr>
          <w:rFonts w:hint="cs"/>
          <w:rtl/>
        </w:rPr>
        <w:t>הוא שלף</w:t>
      </w:r>
      <w:r w:rsidR="004627AB" w:rsidRPr="00CD067C">
        <w:rPr>
          <w:rFonts w:hint="cs"/>
          <w:rtl/>
        </w:rPr>
        <w:t xml:space="preserve"> סכי</w:t>
      </w:r>
      <w:r w:rsidR="004627AB" w:rsidRPr="00CD067C">
        <w:rPr>
          <w:rtl/>
        </w:rPr>
        <w:t xml:space="preserve">ן </w:t>
      </w:r>
      <w:r>
        <w:rPr>
          <w:rFonts w:hint="cs"/>
          <w:rtl/>
        </w:rPr>
        <w:t>בעל</w:t>
      </w:r>
      <w:r w:rsidR="00D60351">
        <w:rPr>
          <w:rFonts w:hint="cs"/>
          <w:rtl/>
        </w:rPr>
        <w:t>ת</w:t>
      </w:r>
      <w:r w:rsidR="004627AB" w:rsidRPr="00CD067C">
        <w:rPr>
          <w:rtl/>
        </w:rPr>
        <w:t xml:space="preserve"> ידית </w:t>
      </w:r>
      <w:r w:rsidR="003B71A4">
        <w:rPr>
          <w:rFonts w:hint="cs"/>
          <w:rtl/>
        </w:rPr>
        <w:t xml:space="preserve">פלסטיק </w:t>
      </w:r>
      <w:r w:rsidR="004627AB" w:rsidRPr="00CD067C">
        <w:rPr>
          <w:rtl/>
        </w:rPr>
        <w:t xml:space="preserve">לבנה </w:t>
      </w:r>
      <w:r w:rsidR="004627AB" w:rsidRPr="00CD067C">
        <w:rPr>
          <w:rFonts w:hint="cs"/>
          <w:rtl/>
        </w:rPr>
        <w:t xml:space="preserve">ולהב </w:t>
      </w:r>
      <w:r w:rsidR="004627AB" w:rsidRPr="00CD067C">
        <w:rPr>
          <w:rtl/>
        </w:rPr>
        <w:t>חד</w:t>
      </w:r>
      <w:r w:rsidR="0095117B">
        <w:rPr>
          <w:rFonts w:hint="cs"/>
          <w:rtl/>
        </w:rPr>
        <w:t xml:space="preserve"> להפליא</w:t>
      </w:r>
      <w:r w:rsidR="004627AB" w:rsidRPr="00CD067C">
        <w:rPr>
          <w:rtl/>
        </w:rPr>
        <w:t xml:space="preserve">, </w:t>
      </w:r>
      <w:r w:rsidR="00A723EB">
        <w:rPr>
          <w:rFonts w:hint="cs"/>
          <w:rtl/>
        </w:rPr>
        <w:t>[</w:t>
      </w:r>
      <w:r w:rsidR="004627AB" w:rsidRPr="00CD067C">
        <w:rPr>
          <w:rtl/>
        </w:rPr>
        <w:t>אורכ</w:t>
      </w:r>
      <w:r w:rsidR="004627AB" w:rsidRPr="00CD067C">
        <w:rPr>
          <w:rFonts w:hint="cs"/>
          <w:rtl/>
        </w:rPr>
        <w:t>ו</w:t>
      </w:r>
      <w:r w:rsidR="004627AB" w:rsidRPr="00CD067C">
        <w:rPr>
          <w:rtl/>
        </w:rPr>
        <w:t xml:space="preserve"> כאורך זרוע</w:t>
      </w:r>
      <w:r w:rsidR="001C312D">
        <w:rPr>
          <w:rFonts w:hint="cs"/>
          <w:rtl/>
        </w:rPr>
        <w:t>הּ</w:t>
      </w:r>
      <w:r w:rsidR="004627AB" w:rsidRPr="00CD067C">
        <w:rPr>
          <w:rtl/>
        </w:rPr>
        <w:t xml:space="preserve"> של יסמין.</w:t>
      </w:r>
      <w:r w:rsidR="00012E42">
        <w:rPr>
          <w:rFonts w:hint="cs"/>
          <w:rtl/>
        </w:rPr>
        <w:t xml:space="preserve"> זה היה אותו</w:t>
      </w:r>
      <w:r w:rsidR="00A723EB">
        <w:rPr>
          <w:rFonts w:hint="cs"/>
          <w:rtl/>
        </w:rPr>
        <w:t>]</w:t>
      </w:r>
      <w:r w:rsidR="00012E42">
        <w:rPr>
          <w:rFonts w:hint="cs"/>
          <w:rtl/>
        </w:rPr>
        <w:t xml:space="preserve"> </w:t>
      </w:r>
      <w:r w:rsidR="00A723EB">
        <w:rPr>
          <w:rFonts w:hint="cs"/>
          <w:rtl/>
        </w:rPr>
        <w:t>ה</w:t>
      </w:r>
      <w:r w:rsidR="00012E42">
        <w:rPr>
          <w:rFonts w:hint="cs"/>
          <w:rtl/>
        </w:rPr>
        <w:t>סכין שארקדי חיטט בעזרת</w:t>
      </w:r>
      <w:r w:rsidR="00D60351">
        <w:rPr>
          <w:rFonts w:hint="cs"/>
          <w:rtl/>
        </w:rPr>
        <w:t>ה</w:t>
      </w:r>
      <w:r w:rsidR="00012E42">
        <w:rPr>
          <w:rFonts w:hint="cs"/>
          <w:rtl/>
        </w:rPr>
        <w:t xml:space="preserve"> בכף ידו של אלכס </w:t>
      </w:r>
      <w:r w:rsidR="00966041">
        <w:rPr>
          <w:rFonts w:hint="cs"/>
          <w:rtl/>
        </w:rPr>
        <w:t>כש</w:t>
      </w:r>
      <w:r w:rsidR="00012E42">
        <w:rPr>
          <w:rFonts w:hint="cs"/>
          <w:rtl/>
        </w:rPr>
        <w:t>שלף שברי זכוכית.</w:t>
      </w:r>
    </w:p>
    <w:p w14:paraId="270C6D0E" w14:textId="3CD405C6" w:rsidR="004627AB" w:rsidRPr="00CD067C" w:rsidRDefault="004627AB" w:rsidP="00E4720F">
      <w:pPr>
        <w:rPr>
          <w:rtl/>
        </w:rPr>
      </w:pPr>
      <w:r w:rsidRPr="00CD067C">
        <w:rPr>
          <w:rtl/>
        </w:rPr>
        <w:t xml:space="preserve">היא </w:t>
      </w:r>
      <w:r w:rsidR="00987A1D">
        <w:rPr>
          <w:rFonts w:hint="cs"/>
          <w:rtl/>
        </w:rPr>
        <w:t>נטל</w:t>
      </w:r>
      <w:r w:rsidRPr="00CD067C">
        <w:rPr>
          <w:rtl/>
        </w:rPr>
        <w:t xml:space="preserve">ה את הסכין בארשת ניצחון. היא תראה לו את הדבר הנהדר ביותר בעולם, שגילתה </w:t>
      </w:r>
      <w:r w:rsidR="00DB2391">
        <w:rPr>
          <w:rFonts w:hint="cs"/>
          <w:rtl/>
        </w:rPr>
        <w:t>בעצמה</w:t>
      </w:r>
      <w:r w:rsidR="00E4720F">
        <w:rPr>
          <w:rtl/>
        </w:rPr>
        <w:t>, ימים ספורים לאחר ש</w:t>
      </w:r>
      <w:r w:rsidR="00E4720F">
        <w:rPr>
          <w:rFonts w:hint="cs"/>
          <w:rtl/>
        </w:rPr>
        <w:t>הגיע</w:t>
      </w:r>
      <w:r w:rsidRPr="00CD067C">
        <w:rPr>
          <w:rtl/>
        </w:rPr>
        <w:t>ה לישראל. זה היה הדבר המשביע והמספק ביותר עלי אדמות, כמו לאכול את הבשר הרך ביותר בעולם</w:t>
      </w:r>
      <w:bookmarkStart w:id="354" w:name="_Hlk502405769"/>
      <w:r w:rsidRPr="00CD067C">
        <w:rPr>
          <w:rtl/>
        </w:rPr>
        <w:t xml:space="preserve">, בשר נימוח </w:t>
      </w:r>
      <w:r w:rsidR="005A6A61">
        <w:rPr>
          <w:rFonts w:hint="cs"/>
          <w:rtl/>
        </w:rPr>
        <w:t>ו</w:t>
      </w:r>
      <w:r w:rsidRPr="00CD067C">
        <w:rPr>
          <w:rtl/>
        </w:rPr>
        <w:t>מבושל ברוטב העשיר ביותר, טעים ומנחם, כואב אבל ממלא לגמרי.</w:t>
      </w:r>
      <w:bookmarkEnd w:id="354"/>
    </w:p>
    <w:p w14:paraId="22C08C60" w14:textId="022C396D" w:rsidR="004627AB" w:rsidRPr="00CD067C" w:rsidRDefault="009E3285" w:rsidP="00E33983">
      <w:pPr>
        <w:rPr>
          <w:rtl/>
        </w:rPr>
      </w:pPr>
      <w:r>
        <w:rPr>
          <w:rFonts w:hint="cs"/>
          <w:rtl/>
        </w:rPr>
        <w:t>ב</w:t>
      </w:r>
      <w:r w:rsidR="004627AB" w:rsidRPr="00CD067C">
        <w:rPr>
          <w:rtl/>
        </w:rPr>
        <w:t>חדר השינה</w:t>
      </w:r>
      <w:r w:rsidR="00DB2391">
        <w:rPr>
          <w:rFonts w:hint="cs"/>
          <w:rtl/>
        </w:rPr>
        <w:t xml:space="preserve"> </w:t>
      </w:r>
      <w:r>
        <w:rPr>
          <w:rFonts w:hint="cs"/>
          <w:rtl/>
        </w:rPr>
        <w:t xml:space="preserve">היא </w:t>
      </w:r>
      <w:r w:rsidR="004627AB" w:rsidRPr="00CD067C">
        <w:rPr>
          <w:rtl/>
        </w:rPr>
        <w:t xml:space="preserve">הניחה את הסכין על </w:t>
      </w:r>
      <w:r w:rsidR="00D60351">
        <w:rPr>
          <w:rFonts w:hint="cs"/>
          <w:rtl/>
        </w:rPr>
        <w:t>'</w:t>
      </w:r>
      <w:r w:rsidR="004627AB" w:rsidRPr="00CD067C">
        <w:rPr>
          <w:rtl/>
        </w:rPr>
        <w:t>ג'וד האלמוני</w:t>
      </w:r>
      <w:r w:rsidR="00D60351">
        <w:rPr>
          <w:rFonts w:hint="cs"/>
          <w:rtl/>
        </w:rPr>
        <w:t>'</w:t>
      </w:r>
      <w:r w:rsidR="004627AB" w:rsidRPr="00CD067C">
        <w:rPr>
          <w:rtl/>
        </w:rPr>
        <w:t xml:space="preserve"> הפתוח בנקודת הקריאה של אלכס, ופשטה מולו את מכנסיה. רק זה, רק לעמוד מולו בתחתוניה התכולים</w:t>
      </w:r>
      <w:r w:rsidR="00D60351" w:rsidRPr="00D60351">
        <w:rPr>
          <w:rFonts w:cs="Times New Roman"/>
          <w:rtl/>
        </w:rPr>
        <w:t>, העניק לה</w:t>
      </w:r>
      <w:r w:rsidR="004627AB" w:rsidRPr="00CD067C">
        <w:rPr>
          <w:rtl/>
        </w:rPr>
        <w:t xml:space="preserve"> כמעט חצי נחמה</w:t>
      </w:r>
      <w:r w:rsidR="00987A1D">
        <w:rPr>
          <w:rFonts w:hint="cs"/>
          <w:rtl/>
        </w:rPr>
        <w:t>.</w:t>
      </w:r>
      <w:r w:rsidR="004627AB" w:rsidRPr="00CD067C">
        <w:rPr>
          <w:rtl/>
        </w:rPr>
        <w:t xml:space="preserve"> היא ידעה </w:t>
      </w:r>
      <w:r w:rsidR="00F759F2">
        <w:rPr>
          <w:rtl/>
        </w:rPr>
        <w:t>ששער הערווה שלה נ</w:t>
      </w:r>
      <w:r w:rsidR="00F759F2">
        <w:rPr>
          <w:rFonts w:hint="cs"/>
          <w:rtl/>
        </w:rPr>
        <w:t>יבט</w:t>
      </w:r>
      <w:r w:rsidR="004627AB" w:rsidRPr="00CD067C">
        <w:rPr>
          <w:rtl/>
        </w:rPr>
        <w:t xml:space="preserve"> מבעד לבד </w:t>
      </w:r>
      <w:r w:rsidR="00D07F65">
        <w:rPr>
          <w:rFonts w:hint="cs"/>
          <w:rtl/>
        </w:rPr>
        <w:t>העדין</w:t>
      </w:r>
      <w:r w:rsidR="004627AB" w:rsidRPr="00CD067C">
        <w:rPr>
          <w:rtl/>
        </w:rPr>
        <w:t xml:space="preserve">, </w:t>
      </w:r>
      <w:r w:rsidR="00987A1D">
        <w:rPr>
          <w:rFonts w:hint="cs"/>
          <w:rtl/>
        </w:rPr>
        <w:t>ו</w:t>
      </w:r>
      <w:r w:rsidR="004627AB" w:rsidRPr="00CD067C">
        <w:rPr>
          <w:rtl/>
        </w:rPr>
        <w:t>לראשונה בחייה לא התביישה בשיער המ</w:t>
      </w:r>
      <w:r w:rsidR="0003719A">
        <w:rPr>
          <w:rFonts w:hint="cs"/>
          <w:rtl/>
        </w:rPr>
        <w:t>ת</w:t>
      </w:r>
      <w:r w:rsidR="004627AB" w:rsidRPr="00CD067C">
        <w:rPr>
          <w:rtl/>
        </w:rPr>
        <w:t>קרזל והעבה שתלש</w:t>
      </w:r>
      <w:r>
        <w:rPr>
          <w:rFonts w:hint="cs"/>
          <w:rtl/>
        </w:rPr>
        <w:t>ה</w:t>
      </w:r>
      <w:r w:rsidR="004627AB" w:rsidRPr="00CD067C">
        <w:rPr>
          <w:rtl/>
        </w:rPr>
        <w:t xml:space="preserve"> בגועל בשנים הראשונות לצמיחתו. רק לעמוד מולו כ</w:t>
      </w:r>
      <w:r w:rsidR="00E913F6">
        <w:rPr>
          <w:rFonts w:hint="cs"/>
          <w:rtl/>
        </w:rPr>
        <w:t>ך</w:t>
      </w:r>
      <w:r w:rsidR="004627AB" w:rsidRPr="00CD067C">
        <w:rPr>
          <w:rtl/>
        </w:rPr>
        <w:t>, כניעתה מול ס</w:t>
      </w:r>
      <w:r w:rsidR="00987A1D">
        <w:rPr>
          <w:rFonts w:hint="cs"/>
          <w:rtl/>
        </w:rPr>
        <w:t>מ</w:t>
      </w:r>
      <w:r w:rsidR="004627AB" w:rsidRPr="00CD067C">
        <w:rPr>
          <w:rtl/>
        </w:rPr>
        <w:t>מני ההתבגרות הבלתי נ</w:t>
      </w:r>
      <w:r w:rsidR="00041F45" w:rsidRPr="00041F45">
        <w:rPr>
          <w:rFonts w:cs="Times New Roman"/>
          <w:rtl/>
        </w:rPr>
        <w:t>יתנים לריסון, רק היכולת להעמיד פנים</w:t>
      </w:r>
      <w:r w:rsidR="00BB7B0A">
        <w:rPr>
          <w:rFonts w:cs="Times New Roman"/>
          <w:rtl/>
        </w:rPr>
        <w:t xml:space="preserve"> שהכול </w:t>
      </w:r>
      <w:r w:rsidR="00041F45" w:rsidRPr="00041F45">
        <w:rPr>
          <w:rFonts w:cs="Times New Roman"/>
          <w:rtl/>
        </w:rPr>
        <w:t>בגופה כפי שאמור להיות, ולהאמין בכך לרגע, גרם לליבהּ להלום בחזקה.</w:t>
      </w:r>
    </w:p>
    <w:p w14:paraId="4FD613FE" w14:textId="7669D9E4" w:rsidR="003247F5" w:rsidRDefault="004627AB" w:rsidP="002B7661">
      <w:pPr>
        <w:rPr>
          <w:rtl/>
        </w:rPr>
      </w:pPr>
      <w:r w:rsidRPr="00CD067C">
        <w:rPr>
          <w:rtl/>
        </w:rPr>
        <w:t xml:space="preserve">היא התיישבה על המיטה בתחתוניה, היא לא </w:t>
      </w:r>
      <w:r w:rsidR="001C5A04">
        <w:rPr>
          <w:rtl/>
        </w:rPr>
        <w:t>הייתה</w:t>
      </w:r>
      <w:r w:rsidRPr="00CD067C">
        <w:rPr>
          <w:rtl/>
        </w:rPr>
        <w:t xml:space="preserve"> זקוקה עוד לדבר מעבר לסימורין, מעבר לחידודין של </w:t>
      </w:r>
      <w:r w:rsidR="00041F45">
        <w:rPr>
          <w:rFonts w:hint="cs"/>
          <w:rtl/>
        </w:rPr>
        <w:t>ה</w:t>
      </w:r>
      <w:r w:rsidRPr="00CD067C">
        <w:rPr>
          <w:rtl/>
        </w:rPr>
        <w:t xml:space="preserve">מגע </w:t>
      </w:r>
      <w:r w:rsidR="00041F45">
        <w:rPr>
          <w:rFonts w:hint="cs"/>
          <w:rtl/>
        </w:rPr>
        <w:t xml:space="preserve">עם </w:t>
      </w:r>
      <w:r w:rsidRPr="00CD067C">
        <w:rPr>
          <w:rtl/>
        </w:rPr>
        <w:t>הסדין ש</w:t>
      </w:r>
      <w:r w:rsidR="00E4720F">
        <w:rPr>
          <w:rtl/>
        </w:rPr>
        <w:t xml:space="preserve">לו, </w:t>
      </w:r>
      <w:r w:rsidR="00041F45">
        <w:rPr>
          <w:rFonts w:hint="cs"/>
          <w:rtl/>
        </w:rPr>
        <w:t xml:space="preserve">עם </w:t>
      </w:r>
      <w:r w:rsidR="00E4720F">
        <w:rPr>
          <w:rtl/>
        </w:rPr>
        <w:t>הזיעה שלו הספוגה בסדין</w:t>
      </w:r>
      <w:r w:rsidRPr="00CD067C">
        <w:rPr>
          <w:rtl/>
        </w:rPr>
        <w:t xml:space="preserve">. </w:t>
      </w:r>
      <w:r w:rsidR="00ED6FA3">
        <w:rPr>
          <w:rFonts w:hint="cs"/>
          <w:rtl/>
        </w:rPr>
        <w:t xml:space="preserve">ובכל זאת </w:t>
      </w:r>
      <w:r w:rsidRPr="00CD067C">
        <w:rPr>
          <w:rtl/>
        </w:rPr>
        <w:t>היא נטלה את הסכין מ</w:t>
      </w:r>
      <w:r w:rsidR="00E4720F">
        <w:rPr>
          <w:rFonts w:hint="cs"/>
          <w:rtl/>
        </w:rPr>
        <w:t xml:space="preserve">על </w:t>
      </w:r>
      <w:r w:rsidR="00DB2391">
        <w:rPr>
          <w:rFonts w:hint="cs"/>
          <w:rtl/>
        </w:rPr>
        <w:t xml:space="preserve">דפי </w:t>
      </w:r>
      <w:r w:rsidRPr="00CD067C">
        <w:rPr>
          <w:rtl/>
        </w:rPr>
        <w:t>הספר וק</w:t>
      </w:r>
      <w:r w:rsidR="00D60351">
        <w:rPr>
          <w:rFonts w:hint="cs"/>
          <w:rtl/>
        </w:rPr>
        <w:t>י</w:t>
      </w:r>
      <w:r w:rsidRPr="00CD067C">
        <w:rPr>
          <w:rtl/>
        </w:rPr>
        <w:t>רבה א</w:t>
      </w:r>
      <w:r w:rsidR="005A6A61">
        <w:rPr>
          <w:rFonts w:hint="cs"/>
          <w:rtl/>
        </w:rPr>
        <w:t>ו</w:t>
      </w:r>
      <w:r w:rsidRPr="00CD067C">
        <w:rPr>
          <w:rtl/>
        </w:rPr>
        <w:t>ת</w:t>
      </w:r>
      <w:r w:rsidR="005A6A61">
        <w:rPr>
          <w:rFonts w:hint="cs"/>
          <w:rtl/>
        </w:rPr>
        <w:t>ה</w:t>
      </w:r>
      <w:r w:rsidRPr="00CD067C">
        <w:rPr>
          <w:rtl/>
        </w:rPr>
        <w:t xml:space="preserve"> לפנים הירך שלה, הירך שהחלי</w:t>
      </w:r>
      <w:r w:rsidR="005A6A61">
        <w:rPr>
          <w:rFonts w:hint="cs"/>
          <w:rtl/>
        </w:rPr>
        <w:t>מה</w:t>
      </w:r>
      <w:r w:rsidRPr="00CD067C">
        <w:rPr>
          <w:rtl/>
        </w:rPr>
        <w:t xml:space="preserve"> זה מכבר, לא ה</w:t>
      </w:r>
      <w:r w:rsidR="003A7E9C">
        <w:rPr>
          <w:rtl/>
        </w:rPr>
        <w:t>שנייה</w:t>
      </w:r>
      <w:r w:rsidRPr="00CD067C">
        <w:rPr>
          <w:rtl/>
        </w:rPr>
        <w:t xml:space="preserve"> ש</w:t>
      </w:r>
      <w:r w:rsidR="001C5A04">
        <w:rPr>
          <w:rtl/>
        </w:rPr>
        <w:t>הייתה</w:t>
      </w:r>
      <w:r w:rsidRPr="00CD067C">
        <w:rPr>
          <w:rtl/>
        </w:rPr>
        <w:t xml:space="preserve"> עדיין פצוע</w:t>
      </w:r>
      <w:r w:rsidR="00DB2391">
        <w:rPr>
          <w:rFonts w:hint="cs"/>
          <w:rtl/>
        </w:rPr>
        <w:t>ה</w:t>
      </w:r>
      <w:r w:rsidRPr="00CD067C">
        <w:rPr>
          <w:rtl/>
        </w:rPr>
        <w:t xml:space="preserve"> ב</w:t>
      </w:r>
      <w:r w:rsidR="00DB2391">
        <w:rPr>
          <w:rFonts w:hint="cs"/>
          <w:rtl/>
        </w:rPr>
        <w:t>חתכים</w:t>
      </w:r>
      <w:r w:rsidRPr="00CD067C">
        <w:rPr>
          <w:rtl/>
        </w:rPr>
        <w:t xml:space="preserve"> אדמדמים שלא כולם הגלידו</w:t>
      </w:r>
      <w:r w:rsidR="00D60351">
        <w:rPr>
          <w:rFonts w:hint="cs"/>
          <w:rtl/>
        </w:rPr>
        <w:t>.</w:t>
      </w:r>
      <w:r w:rsidRPr="00CD067C">
        <w:rPr>
          <w:rtl/>
        </w:rPr>
        <w:t xml:space="preserve"> היא הצמידה את הלהב לעור החלק, רק בקושי ניתן היה להבחין בפסים לבנבנים</w:t>
      </w:r>
      <w:r w:rsidR="00D60351">
        <w:rPr>
          <w:rFonts w:hint="cs"/>
          <w:rtl/>
        </w:rPr>
        <w:t>-</w:t>
      </w:r>
      <w:r w:rsidRPr="00CD067C">
        <w:rPr>
          <w:rtl/>
        </w:rPr>
        <w:t>כסופים של כעס ופורקן של ימים רחוקים, היא שמ</w:t>
      </w:r>
      <w:r w:rsidR="00B82992">
        <w:rPr>
          <w:rtl/>
        </w:rPr>
        <w:t xml:space="preserve">עה אותו כולא את נשימתו ואז, </w:t>
      </w:r>
      <w:r w:rsidR="00A723EB" w:rsidRPr="00A723EB">
        <w:rPr>
          <w:rFonts w:cs="Times New Roman"/>
          <w:rtl/>
        </w:rPr>
        <w:t>במתינות ו</w:t>
      </w:r>
      <w:r w:rsidR="00B82992">
        <w:rPr>
          <w:rtl/>
        </w:rPr>
        <w:t>ב</w:t>
      </w:r>
      <w:r w:rsidR="00B82992">
        <w:rPr>
          <w:rFonts w:hint="cs"/>
          <w:rtl/>
        </w:rPr>
        <w:t>כוונ</w:t>
      </w:r>
      <w:r w:rsidR="00987A1D">
        <w:rPr>
          <w:rFonts w:hint="cs"/>
          <w:rtl/>
        </w:rPr>
        <w:t>ה רבה</w:t>
      </w:r>
      <w:r w:rsidR="00D60351">
        <w:rPr>
          <w:rFonts w:hint="cs"/>
          <w:rtl/>
        </w:rPr>
        <w:t>,</w:t>
      </w:r>
      <w:r w:rsidRPr="00CD067C">
        <w:rPr>
          <w:rtl/>
        </w:rPr>
        <w:t xml:space="preserve"> היא חתכה את עצמה, לאט ובתענוג, פוצעת בגופה עוד מסלול של חיים וכאב וחיים. </w:t>
      </w:r>
      <w:r w:rsidRPr="00CD067C">
        <w:rPr>
          <w:rtl/>
        </w:rPr>
        <w:lastRenderedPageBreak/>
        <w:t>היא ידעה שעיניו נעוצות בה</w:t>
      </w:r>
      <w:r w:rsidR="005A6A61">
        <w:rPr>
          <w:rFonts w:hint="cs"/>
          <w:rtl/>
        </w:rPr>
        <w:t xml:space="preserve"> </w:t>
      </w:r>
      <w:r w:rsidR="000A0041">
        <w:rPr>
          <w:rFonts w:hint="cs"/>
          <w:rtl/>
        </w:rPr>
        <w:t>כש</w:t>
      </w:r>
      <w:r w:rsidRPr="00CD067C">
        <w:rPr>
          <w:rtl/>
        </w:rPr>
        <w:t>ב</w:t>
      </w:r>
      <w:r w:rsidR="000A0041">
        <w:rPr>
          <w:rFonts w:hint="cs"/>
          <w:rtl/>
        </w:rPr>
        <w:t>י</w:t>
      </w:r>
      <w:r w:rsidRPr="00CD067C">
        <w:rPr>
          <w:rtl/>
        </w:rPr>
        <w:t>צע</w:t>
      </w:r>
      <w:r w:rsidR="000A0041">
        <w:rPr>
          <w:rFonts w:hint="cs"/>
          <w:rtl/>
        </w:rPr>
        <w:t>ה</w:t>
      </w:r>
      <w:r w:rsidRPr="00CD067C">
        <w:rPr>
          <w:rtl/>
        </w:rPr>
        <w:t xml:space="preserve"> את המעשה הפרטי ביותר שהיה לה, איש לא ראה זאת מעולם ואלכס לא אכזב, עיניו היו קרועות לרווחה ודם החל לזלוג, טיפות שהתגברו לקילוח דקיק, אולי חתכה עמוק מדי, </w:t>
      </w:r>
      <w:r w:rsidR="00ED6FA3">
        <w:rPr>
          <w:rFonts w:hint="cs"/>
          <w:rtl/>
        </w:rPr>
        <w:t>ה</w:t>
      </w:r>
      <w:r w:rsidRPr="00CD067C">
        <w:rPr>
          <w:rtl/>
        </w:rPr>
        <w:t xml:space="preserve">קילוח </w:t>
      </w:r>
      <w:r w:rsidR="00ED6FA3">
        <w:rPr>
          <w:rFonts w:hint="cs"/>
          <w:rtl/>
        </w:rPr>
        <w:t>ה</w:t>
      </w:r>
      <w:r w:rsidRPr="00CD067C">
        <w:rPr>
          <w:rtl/>
        </w:rPr>
        <w:t>תגבר</w:t>
      </w:r>
      <w:r w:rsidR="00ED6FA3">
        <w:rPr>
          <w:rFonts w:hint="cs"/>
          <w:rtl/>
        </w:rPr>
        <w:t>,</w:t>
      </w:r>
      <w:r w:rsidRPr="00CD067C">
        <w:rPr>
          <w:rtl/>
        </w:rPr>
        <w:t xml:space="preserve"> זלג על ירכה ונספג בסדין. זה מעולם לא היה טוב </w:t>
      </w:r>
      <w:r w:rsidR="00F97A34">
        <w:rPr>
          <w:rtl/>
        </w:rPr>
        <w:t>כל כך</w:t>
      </w:r>
      <w:r w:rsidRPr="00CD067C">
        <w:rPr>
          <w:rtl/>
        </w:rPr>
        <w:t xml:space="preserve">, גופה </w:t>
      </w:r>
      <w:r w:rsidR="00E4720F">
        <w:rPr>
          <w:rtl/>
        </w:rPr>
        <w:t>היה מלא ע</w:t>
      </w:r>
      <w:r w:rsidR="002B7661">
        <w:rPr>
          <w:rFonts w:hint="cs"/>
          <w:rtl/>
        </w:rPr>
        <w:t>ד</w:t>
      </w:r>
      <w:r w:rsidR="00E4720F">
        <w:rPr>
          <w:rtl/>
        </w:rPr>
        <w:t xml:space="preserve"> להתפקע בכבדות </w:t>
      </w:r>
      <w:r w:rsidRPr="00CD067C">
        <w:rPr>
          <w:rtl/>
        </w:rPr>
        <w:t>מת</w:t>
      </w:r>
      <w:r w:rsidR="00E4720F">
        <w:rPr>
          <w:rFonts w:hint="cs"/>
          <w:rtl/>
        </w:rPr>
        <w:t>ו</w:t>
      </w:r>
      <w:r w:rsidR="00E4720F">
        <w:rPr>
          <w:rtl/>
        </w:rPr>
        <w:t>ק</w:t>
      </w:r>
      <w:r w:rsidR="00E4720F">
        <w:rPr>
          <w:rFonts w:hint="cs"/>
          <w:rtl/>
        </w:rPr>
        <w:t>ה</w:t>
      </w:r>
      <w:r w:rsidRPr="00CD067C">
        <w:rPr>
          <w:rtl/>
        </w:rPr>
        <w:t xml:space="preserve">, היד שלה רעדה והוא </w:t>
      </w:r>
      <w:r w:rsidR="00ED6FA3">
        <w:rPr>
          <w:rFonts w:hint="cs"/>
          <w:rtl/>
        </w:rPr>
        <w:t>לקח ממה</w:t>
      </w:r>
      <w:r w:rsidR="00E4720F">
        <w:rPr>
          <w:rtl/>
        </w:rPr>
        <w:t xml:space="preserve"> את הסכין המדממת </w:t>
      </w:r>
      <w:r w:rsidRPr="00CD067C">
        <w:rPr>
          <w:rtl/>
        </w:rPr>
        <w:t xml:space="preserve">והניח </w:t>
      </w:r>
      <w:r w:rsidR="00D60351">
        <w:rPr>
          <w:rFonts w:hint="cs"/>
          <w:rtl/>
        </w:rPr>
        <w:t xml:space="preserve">אותה </w:t>
      </w:r>
      <w:r w:rsidR="004207FB">
        <w:rPr>
          <w:rFonts w:hint="cs"/>
          <w:rtl/>
        </w:rPr>
        <w:t>על ספר</w:t>
      </w:r>
      <w:r w:rsidR="003247F5">
        <w:rPr>
          <w:rFonts w:hint="cs"/>
          <w:rtl/>
        </w:rPr>
        <w:t>ו</w:t>
      </w:r>
      <w:r w:rsidR="004207FB">
        <w:rPr>
          <w:rFonts w:hint="cs"/>
          <w:rtl/>
        </w:rPr>
        <w:t xml:space="preserve"> הפתוח, </w:t>
      </w:r>
      <w:r w:rsidR="00B82992">
        <w:rPr>
          <w:rFonts w:hint="cs"/>
          <w:rtl/>
        </w:rPr>
        <w:t>[</w:t>
      </w:r>
      <w:r w:rsidR="004207FB">
        <w:rPr>
          <w:rFonts w:hint="cs"/>
          <w:rtl/>
        </w:rPr>
        <w:t>טיפות דם / מריחת דם /</w:t>
      </w:r>
      <w:r w:rsidR="00B82992">
        <w:rPr>
          <w:rFonts w:hint="cs"/>
          <w:rtl/>
        </w:rPr>
        <w:t>]</w:t>
      </w:r>
      <w:r w:rsidR="004207FB">
        <w:rPr>
          <w:rFonts w:hint="cs"/>
          <w:rtl/>
        </w:rPr>
        <w:t xml:space="preserve"> הדם שלה </w:t>
      </w:r>
      <w:r w:rsidR="00DB2391">
        <w:rPr>
          <w:rFonts w:hint="cs"/>
          <w:rtl/>
        </w:rPr>
        <w:t>ה</w:t>
      </w:r>
      <w:r w:rsidR="004207FB">
        <w:rPr>
          <w:rFonts w:hint="cs"/>
          <w:rtl/>
        </w:rPr>
        <w:t xml:space="preserve">כתים את </w:t>
      </w:r>
      <w:r w:rsidR="00E4720F">
        <w:rPr>
          <w:rFonts w:hint="cs"/>
          <w:rtl/>
        </w:rPr>
        <w:t>השורות</w:t>
      </w:r>
      <w:r w:rsidR="00B72D74">
        <w:rPr>
          <w:rFonts w:hint="cs"/>
          <w:rtl/>
        </w:rPr>
        <w:t xml:space="preserve"> </w:t>
      </w:r>
      <w:r w:rsidR="003247F5">
        <w:rPr>
          <w:rFonts w:hint="cs"/>
          <w:rtl/>
        </w:rPr>
        <w:t>בהן ג'וד משגיח על הביצים המתבשלות עבור ארוחת הבוקר ל</w:t>
      </w:r>
      <w:r w:rsidR="00B82992">
        <w:rPr>
          <w:rFonts w:hint="cs"/>
          <w:rtl/>
        </w:rPr>
        <w:t xml:space="preserve">שלושת </w:t>
      </w:r>
      <w:r w:rsidR="003247F5">
        <w:rPr>
          <w:rFonts w:hint="cs"/>
          <w:rtl/>
        </w:rPr>
        <w:t xml:space="preserve">ילדיו, במרחק פסקה מהרגע </w:t>
      </w:r>
      <w:r w:rsidR="00D60351">
        <w:rPr>
          <w:rFonts w:hint="cs"/>
          <w:rtl/>
        </w:rPr>
        <w:t>ש</w:t>
      </w:r>
      <w:r w:rsidR="003247F5">
        <w:rPr>
          <w:rFonts w:hint="cs"/>
          <w:rtl/>
        </w:rPr>
        <w:t>בו ישלוף את אולרו מכיסו ו</w:t>
      </w:r>
      <w:r w:rsidR="004036C1">
        <w:rPr>
          <w:rFonts w:hint="cs"/>
          <w:rtl/>
        </w:rPr>
        <w:t xml:space="preserve">יבתק </w:t>
      </w:r>
      <w:r w:rsidR="003247F5">
        <w:rPr>
          <w:rFonts w:hint="cs"/>
          <w:rtl/>
        </w:rPr>
        <w:t>שלוש</w:t>
      </w:r>
      <w:r w:rsidR="00B82992">
        <w:rPr>
          <w:rFonts w:hint="cs"/>
          <w:rtl/>
        </w:rPr>
        <w:t>ה פתילים.</w:t>
      </w:r>
      <w:r w:rsidR="003247F5">
        <w:rPr>
          <w:rFonts w:hint="cs"/>
          <w:rtl/>
        </w:rPr>
        <w:t xml:space="preserve"> </w:t>
      </w:r>
      <w:r w:rsidR="00B82992">
        <w:rPr>
          <w:rFonts w:hint="cs"/>
          <w:rtl/>
        </w:rPr>
        <w:t>[</w:t>
      </w:r>
      <w:r w:rsidR="003247F5">
        <w:t>cords</w:t>
      </w:r>
      <w:r w:rsidRPr="00CD067C">
        <w:rPr>
          <w:rtl/>
        </w:rPr>
        <w:t xml:space="preserve">. </w:t>
      </w:r>
      <w:r w:rsidR="003247F5">
        <w:rPr>
          <w:rFonts w:hint="cs"/>
          <w:rtl/>
        </w:rPr>
        <w:t>חבלים? פתילים? שרוכים גידים]</w:t>
      </w:r>
    </w:p>
    <w:p w14:paraId="62C9DE4C" w14:textId="18250B47" w:rsidR="004627AB" w:rsidRPr="00CD067C" w:rsidRDefault="003247F5" w:rsidP="002B7661">
      <w:pPr>
        <w:rPr>
          <w:rtl/>
        </w:rPr>
      </w:pPr>
      <w:r>
        <w:rPr>
          <w:rFonts w:hint="cs"/>
          <w:rtl/>
        </w:rPr>
        <w:t xml:space="preserve">אלכס </w:t>
      </w:r>
      <w:r w:rsidR="004627AB" w:rsidRPr="00CD067C">
        <w:rPr>
          <w:rtl/>
        </w:rPr>
        <w:t>התיישב ל</w:t>
      </w:r>
      <w:r w:rsidR="00E4720F">
        <w:rPr>
          <w:rFonts w:hint="cs"/>
          <w:rtl/>
        </w:rPr>
        <w:t>צ</w:t>
      </w:r>
      <w:r w:rsidR="004627AB" w:rsidRPr="00CD067C">
        <w:rPr>
          <w:rtl/>
        </w:rPr>
        <w:t>ידה ו</w:t>
      </w:r>
      <w:r w:rsidR="0042169D">
        <w:rPr>
          <w:rFonts w:hint="cs"/>
          <w:rtl/>
        </w:rPr>
        <w:t>תפס</w:t>
      </w:r>
      <w:r w:rsidR="004627AB" w:rsidRPr="00CD067C">
        <w:rPr>
          <w:rtl/>
        </w:rPr>
        <w:t xml:space="preserve"> </w:t>
      </w:r>
      <w:r w:rsidR="002B7661">
        <w:rPr>
          <w:rFonts w:hint="cs"/>
          <w:rtl/>
        </w:rPr>
        <w:t>ב</w:t>
      </w:r>
      <w:r w:rsidR="004627AB" w:rsidRPr="00CD067C">
        <w:rPr>
          <w:rtl/>
        </w:rPr>
        <w:t>כף ידה הרועדת</w:t>
      </w:r>
      <w:r w:rsidR="00B01065">
        <w:rPr>
          <w:rFonts w:hint="cs"/>
          <w:rtl/>
        </w:rPr>
        <w:t>.</w:t>
      </w:r>
      <w:r w:rsidR="004627AB" w:rsidRPr="00CD067C">
        <w:rPr>
          <w:rtl/>
        </w:rPr>
        <w:t xml:space="preserve"> </w:t>
      </w:r>
      <w:r w:rsidR="00B82992">
        <w:rPr>
          <w:rFonts w:hint="cs"/>
          <w:rtl/>
        </w:rPr>
        <w:t>הליבה</w:t>
      </w:r>
      <w:r w:rsidR="004627AB" w:rsidRPr="00CD067C">
        <w:rPr>
          <w:rtl/>
        </w:rPr>
        <w:t xml:space="preserve"> </w:t>
      </w:r>
      <w:r w:rsidR="00B82992">
        <w:rPr>
          <w:rFonts w:hint="cs"/>
          <w:rtl/>
        </w:rPr>
        <w:t>ש</w:t>
      </w:r>
      <w:r w:rsidR="004627AB" w:rsidRPr="00CD067C">
        <w:rPr>
          <w:rtl/>
        </w:rPr>
        <w:t>בתוכה דילג</w:t>
      </w:r>
      <w:r w:rsidR="00B82992">
        <w:rPr>
          <w:rFonts w:hint="cs"/>
          <w:rtl/>
        </w:rPr>
        <w:t>ה</w:t>
      </w:r>
      <w:r w:rsidR="004627AB" w:rsidRPr="00CD067C">
        <w:rPr>
          <w:rtl/>
        </w:rPr>
        <w:t xml:space="preserve"> וזמז</w:t>
      </w:r>
      <w:r w:rsidR="00B82992">
        <w:rPr>
          <w:rFonts w:hint="cs"/>
          <w:rtl/>
        </w:rPr>
        <w:t>מה</w:t>
      </w:r>
      <w:r w:rsidR="004627AB" w:rsidRPr="00CD067C">
        <w:rPr>
          <w:rtl/>
        </w:rPr>
        <w:t xml:space="preserve"> בריח שלו</w:t>
      </w:r>
      <w:r w:rsidR="00B01065">
        <w:rPr>
          <w:rFonts w:hint="cs"/>
          <w:rtl/>
        </w:rPr>
        <w:t>.</w:t>
      </w:r>
      <w:r w:rsidR="004627AB" w:rsidRPr="00CD067C">
        <w:rPr>
          <w:rtl/>
        </w:rPr>
        <w:t xml:space="preserve"> הוא החזיק אותה חזק יותר מהחתכים, והוא החזיק אותה עמוק יותר מהחתכים, והוא החזיק אותה חם יותר מהחתכים. </w:t>
      </w:r>
    </w:p>
    <w:p w14:paraId="09EB43B5" w14:textId="7338BD7A" w:rsidR="00A723EB" w:rsidRDefault="00763D87" w:rsidP="00E913F6">
      <w:pPr>
        <w:rPr>
          <w:rtl/>
        </w:rPr>
      </w:pPr>
      <w:r>
        <w:rPr>
          <w:rFonts w:hint="cs"/>
          <w:rtl/>
        </w:rPr>
        <w:t>מייד</w:t>
      </w:r>
      <w:r w:rsidR="004627AB" w:rsidRPr="00CD067C">
        <w:rPr>
          <w:rtl/>
        </w:rPr>
        <w:t xml:space="preserve"> </w:t>
      </w:r>
      <w:r w:rsidR="00A723EB" w:rsidRPr="00A723EB">
        <w:rPr>
          <w:rFonts w:cs="Times New Roman"/>
          <w:rtl/>
        </w:rPr>
        <w:t>תכלה מנת החסד</w:t>
      </w:r>
      <w:r w:rsidR="00BD54A8">
        <w:rPr>
          <w:rFonts w:cs="Times New Roman" w:hint="cs"/>
          <w:rtl/>
        </w:rPr>
        <w:t>[</w:t>
      </w:r>
      <w:r w:rsidR="00A723EB" w:rsidRPr="00A723EB">
        <w:rPr>
          <w:rFonts w:cs="Times New Roman"/>
          <w:rtl/>
        </w:rPr>
        <w:t>, תאזול קצבת הרחמים</w:t>
      </w:r>
      <w:r w:rsidR="00BD54A8">
        <w:rPr>
          <w:rFonts w:cs="Times New Roman" w:hint="cs"/>
          <w:rtl/>
        </w:rPr>
        <w:t>]</w:t>
      </w:r>
      <w:r w:rsidR="00A723EB" w:rsidRPr="00A723EB">
        <w:rPr>
          <w:rFonts w:cs="Times New Roman"/>
          <w:rtl/>
        </w:rPr>
        <w:t xml:space="preserve"> ועיניו י</w:t>
      </w:r>
      <w:r w:rsidR="00D60351">
        <w:rPr>
          <w:rFonts w:cs="Times New Roman" w:hint="cs"/>
          <w:rtl/>
        </w:rPr>
        <w:t>י</w:t>
      </w:r>
      <w:r w:rsidR="00A723EB" w:rsidRPr="00A723EB">
        <w:rPr>
          <w:rFonts w:cs="Times New Roman"/>
          <w:rtl/>
        </w:rPr>
        <w:t xml:space="preserve">פקחו, הוא </w:t>
      </w:r>
      <w:r w:rsidR="004627AB" w:rsidRPr="00CD067C">
        <w:rPr>
          <w:rtl/>
        </w:rPr>
        <w:t>י</w:t>
      </w:r>
      <w:r w:rsidR="000B737A">
        <w:rPr>
          <w:rFonts w:hint="cs"/>
          <w:rtl/>
        </w:rPr>
        <w:t>ג</w:t>
      </w:r>
      <w:r w:rsidR="004627AB" w:rsidRPr="00CD067C">
        <w:rPr>
          <w:rtl/>
        </w:rPr>
        <w:t>ער בה</w:t>
      </w:r>
      <w:r>
        <w:rPr>
          <w:rFonts w:hint="cs"/>
          <w:rtl/>
        </w:rPr>
        <w:t>,</w:t>
      </w:r>
      <w:r w:rsidR="00A723EB" w:rsidRPr="00A723EB">
        <w:rPr>
          <w:rFonts w:cs="Times New Roman"/>
          <w:rtl/>
        </w:rPr>
        <w:t xml:space="preserve"> יוכיח אותה </w:t>
      </w:r>
      <w:r w:rsidR="00ED6FA3">
        <w:rPr>
          <w:rFonts w:cs="Times New Roman" w:hint="cs"/>
          <w:rtl/>
        </w:rPr>
        <w:t>ו</w:t>
      </w:r>
      <w:r w:rsidR="000B737A">
        <w:rPr>
          <w:rFonts w:hint="cs"/>
          <w:rtl/>
        </w:rPr>
        <w:t>י</w:t>
      </w:r>
      <w:r w:rsidR="004627AB" w:rsidRPr="00CD067C">
        <w:rPr>
          <w:rtl/>
        </w:rPr>
        <w:t xml:space="preserve">טיף מוסר, </w:t>
      </w:r>
      <w:r w:rsidR="000B737A">
        <w:rPr>
          <w:rFonts w:hint="cs"/>
          <w:rtl/>
        </w:rPr>
        <w:t>י</w:t>
      </w:r>
      <w:r w:rsidR="0042169D">
        <w:rPr>
          <w:rFonts w:hint="cs"/>
          <w:rtl/>
        </w:rPr>
        <w:t>מנה</w:t>
      </w:r>
      <w:r w:rsidR="00092736">
        <w:rPr>
          <w:rFonts w:hint="cs"/>
          <w:rtl/>
        </w:rPr>
        <w:t xml:space="preserve"> את</w:t>
      </w:r>
      <w:r w:rsidR="004627AB" w:rsidRPr="00CD067C">
        <w:rPr>
          <w:rtl/>
        </w:rPr>
        <w:t xml:space="preserve"> כל </w:t>
      </w:r>
      <w:r w:rsidR="0042169D">
        <w:rPr>
          <w:rFonts w:hint="cs"/>
          <w:rtl/>
        </w:rPr>
        <w:t>זכויות</w:t>
      </w:r>
      <w:r w:rsidR="00D60351">
        <w:rPr>
          <w:rFonts w:hint="cs"/>
          <w:rtl/>
        </w:rPr>
        <w:t xml:space="preserve"> </w:t>
      </w:r>
      <w:r w:rsidR="0042169D">
        <w:rPr>
          <w:rFonts w:hint="cs"/>
          <w:rtl/>
        </w:rPr>
        <w:t>היתר</w:t>
      </w:r>
      <w:r w:rsidR="004627AB" w:rsidRPr="00CD067C">
        <w:rPr>
          <w:rtl/>
        </w:rPr>
        <w:t xml:space="preserve"> </w:t>
      </w:r>
      <w:r w:rsidR="003F38FC">
        <w:rPr>
          <w:rFonts w:hint="cs"/>
          <w:rtl/>
        </w:rPr>
        <w:t>שבעטיין עליה</w:t>
      </w:r>
      <w:r w:rsidR="004627AB" w:rsidRPr="00CD067C">
        <w:rPr>
          <w:rtl/>
        </w:rPr>
        <w:t xml:space="preserve"> להיות אסירת תודה</w:t>
      </w:r>
      <w:r w:rsidR="00B01065">
        <w:rPr>
          <w:rFonts w:hint="cs"/>
          <w:rtl/>
        </w:rPr>
        <w:t>.</w:t>
      </w:r>
      <w:r w:rsidR="004627AB" w:rsidRPr="00CD067C">
        <w:rPr>
          <w:rtl/>
        </w:rPr>
        <w:t xml:space="preserve"> </w:t>
      </w:r>
    </w:p>
    <w:p w14:paraId="54265977" w14:textId="46506747" w:rsidR="00A723EB" w:rsidRDefault="004627AB" w:rsidP="00E913F6">
      <w:pPr>
        <w:rPr>
          <w:rtl/>
        </w:rPr>
      </w:pPr>
      <w:r w:rsidRPr="00CD067C">
        <w:rPr>
          <w:rtl/>
        </w:rPr>
        <w:t xml:space="preserve">היא </w:t>
      </w:r>
      <w:r w:rsidR="003F38FC">
        <w:rPr>
          <w:rFonts w:hint="cs"/>
          <w:rtl/>
        </w:rPr>
        <w:t xml:space="preserve">חשפה את עצמה, היא </w:t>
      </w:r>
      <w:r w:rsidRPr="00CD067C">
        <w:rPr>
          <w:rtl/>
        </w:rPr>
        <w:t>בגדה בעצמה עבורו</w:t>
      </w:r>
      <w:r w:rsidR="00ED6FA3">
        <w:rPr>
          <w:rFonts w:hint="cs"/>
          <w:rtl/>
        </w:rPr>
        <w:t>,</w:t>
      </w:r>
      <w:r w:rsidRPr="00CD067C">
        <w:rPr>
          <w:rtl/>
        </w:rPr>
        <w:t xml:space="preserve"> ו</w:t>
      </w:r>
      <w:r w:rsidR="00F06A3F">
        <w:rPr>
          <w:rtl/>
        </w:rPr>
        <w:t>עכשיו</w:t>
      </w:r>
      <w:r w:rsidR="0042169D">
        <w:rPr>
          <w:rtl/>
        </w:rPr>
        <w:t xml:space="preserve"> הוא יחשוב </w:t>
      </w:r>
      <w:r w:rsidR="0042169D">
        <w:rPr>
          <w:rFonts w:hint="cs"/>
          <w:rtl/>
        </w:rPr>
        <w:t>אותה</w:t>
      </w:r>
      <w:r w:rsidRPr="00CD067C">
        <w:rPr>
          <w:rtl/>
        </w:rPr>
        <w:t xml:space="preserve"> </w:t>
      </w:r>
      <w:r w:rsidR="0042169D">
        <w:rPr>
          <w:rFonts w:hint="cs"/>
          <w:rtl/>
        </w:rPr>
        <w:t>ל</w:t>
      </w:r>
      <w:r w:rsidRPr="00CD067C">
        <w:rPr>
          <w:rtl/>
        </w:rPr>
        <w:t xml:space="preserve">מטורפת, הוא לא יבין עד כמה זה עמוק ובשרי ועשיר, </w:t>
      </w:r>
      <w:r w:rsidR="00D60351">
        <w:rPr>
          <w:rFonts w:hint="cs"/>
          <w:rtl/>
        </w:rPr>
        <w:t xml:space="preserve">הוא </w:t>
      </w:r>
      <w:r w:rsidRPr="00CD067C">
        <w:rPr>
          <w:rtl/>
        </w:rPr>
        <w:t xml:space="preserve">מעולם לא חווה את הפורקן העצום, </w:t>
      </w:r>
      <w:r w:rsidR="00D60351">
        <w:rPr>
          <w:rFonts w:hint="cs"/>
          <w:rtl/>
        </w:rPr>
        <w:t xml:space="preserve">את </w:t>
      </w:r>
      <w:r w:rsidRPr="00CD067C">
        <w:rPr>
          <w:rtl/>
        </w:rPr>
        <w:t>ההיטהרות שהיא חוו</w:t>
      </w:r>
      <w:r w:rsidR="00E913F6">
        <w:rPr>
          <w:rFonts w:hint="cs"/>
          <w:rtl/>
        </w:rPr>
        <w:t>ת</w:t>
      </w:r>
      <w:r w:rsidRPr="00CD067C">
        <w:rPr>
          <w:rtl/>
        </w:rPr>
        <w:t>ה דרך החתכים, הוא לעולם לא יבין</w:t>
      </w:r>
      <w:r w:rsidR="00BB7B0A">
        <w:rPr>
          <w:rtl/>
        </w:rPr>
        <w:t xml:space="preserve"> והכול</w:t>
      </w:r>
      <w:r w:rsidR="009D1786">
        <w:rPr>
          <w:rFonts w:hint="cs"/>
          <w:rtl/>
        </w:rPr>
        <w:t>-</w:t>
      </w:r>
      <w:r w:rsidR="00483BB1">
        <w:rPr>
          <w:rtl/>
        </w:rPr>
        <w:t xml:space="preserve">הכול </w:t>
      </w:r>
      <w:r w:rsidRPr="00CD067C">
        <w:rPr>
          <w:rtl/>
        </w:rPr>
        <w:t>אבוד.</w:t>
      </w:r>
    </w:p>
    <w:p w14:paraId="75620071" w14:textId="7BB39069" w:rsidR="004627AB" w:rsidRPr="00CD067C" w:rsidRDefault="00B01065" w:rsidP="00E913F6">
      <w:pPr>
        <w:rPr>
          <w:rtl/>
        </w:rPr>
      </w:pPr>
      <w:r w:rsidRPr="00CD067C">
        <w:rPr>
          <w:rtl/>
        </w:rPr>
        <w:t>הוא רק שתק ו</w:t>
      </w:r>
      <w:r>
        <w:rPr>
          <w:rFonts w:hint="cs"/>
          <w:rtl/>
        </w:rPr>
        <w:t>אחז</w:t>
      </w:r>
      <w:r w:rsidRPr="00CD067C">
        <w:rPr>
          <w:rtl/>
        </w:rPr>
        <w:t xml:space="preserve"> בה</w:t>
      </w:r>
      <w:r>
        <w:rPr>
          <w:rFonts w:hint="cs"/>
          <w:rtl/>
        </w:rPr>
        <w:t>.</w:t>
      </w:r>
    </w:p>
    <w:p w14:paraId="4BB7F266" w14:textId="77777777" w:rsidR="004627AB" w:rsidRPr="00CD067C" w:rsidRDefault="004627AB" w:rsidP="00250000">
      <w:pPr>
        <w:rPr>
          <w:rtl/>
        </w:rPr>
      </w:pPr>
      <w:r w:rsidRPr="00CD067C">
        <w:rPr>
          <w:rtl/>
        </w:rPr>
        <w:t>"הסדין מתלכלך," היא אמרה.</w:t>
      </w:r>
    </w:p>
    <w:p w14:paraId="6ADB1CED" w14:textId="77777777" w:rsidR="004627AB" w:rsidRPr="00CD067C" w:rsidRDefault="004627AB" w:rsidP="00250000">
      <w:pPr>
        <w:rPr>
          <w:rtl/>
        </w:rPr>
      </w:pPr>
      <w:r w:rsidRPr="00CD067C">
        <w:rPr>
          <w:rtl/>
        </w:rPr>
        <w:t>"זה לא משנה."</w:t>
      </w:r>
    </w:p>
    <w:p w14:paraId="72F1A32F" w14:textId="77777777" w:rsidR="004627AB" w:rsidRPr="00CD067C" w:rsidRDefault="004627AB" w:rsidP="00250000">
      <w:pPr>
        <w:rPr>
          <w:rtl/>
        </w:rPr>
      </w:pPr>
      <w:r w:rsidRPr="00CD067C">
        <w:rPr>
          <w:rtl/>
        </w:rPr>
        <w:t>"בטח גם המזרן מתלכלך."</w:t>
      </w:r>
    </w:p>
    <w:p w14:paraId="3B0E4247" w14:textId="77777777" w:rsidR="004627AB" w:rsidRPr="00CD067C" w:rsidRDefault="004627AB" w:rsidP="00250000">
      <w:pPr>
        <w:rPr>
          <w:rtl/>
        </w:rPr>
      </w:pPr>
      <w:r w:rsidRPr="00CD067C">
        <w:rPr>
          <w:rtl/>
        </w:rPr>
        <w:t>"זה כלום."</w:t>
      </w:r>
    </w:p>
    <w:p w14:paraId="2D116F8B" w14:textId="77777777" w:rsidR="004627AB" w:rsidRPr="00CD067C" w:rsidRDefault="004627AB" w:rsidP="00250000">
      <w:pPr>
        <w:rPr>
          <w:rtl/>
        </w:rPr>
      </w:pPr>
      <w:r w:rsidRPr="00CD067C">
        <w:rPr>
          <w:rtl/>
        </w:rPr>
        <w:t xml:space="preserve">"אני מצטערת." </w:t>
      </w:r>
    </w:p>
    <w:p w14:paraId="10F0E17E" w14:textId="0338A87B" w:rsidR="004627AB" w:rsidRPr="00CD067C" w:rsidRDefault="004627AB" w:rsidP="00250000">
      <w:pPr>
        <w:rPr>
          <w:rtl/>
        </w:rPr>
      </w:pPr>
      <w:r w:rsidRPr="00CD067C">
        <w:rPr>
          <w:rtl/>
        </w:rPr>
        <w:t>"אבל זאת את</w:t>
      </w:r>
      <w:r w:rsidR="0003719A">
        <w:rPr>
          <w:rFonts w:hint="cs"/>
          <w:rtl/>
        </w:rPr>
        <w:t>.</w:t>
      </w:r>
      <w:r w:rsidRPr="00CD067C">
        <w:rPr>
          <w:rtl/>
        </w:rPr>
        <w:t>"</w:t>
      </w:r>
    </w:p>
    <w:p w14:paraId="040768E2" w14:textId="77777777" w:rsidR="004627AB" w:rsidRPr="00CD067C" w:rsidRDefault="004627AB" w:rsidP="00250000">
      <w:pPr>
        <w:rPr>
          <w:rtl/>
        </w:rPr>
      </w:pPr>
      <w:r w:rsidRPr="00CD067C">
        <w:rPr>
          <w:rtl/>
        </w:rPr>
        <w:t>"זאת אני."</w:t>
      </w:r>
    </w:p>
    <w:p w14:paraId="2B4F4BDE" w14:textId="12CBE925" w:rsidR="004627AB" w:rsidRPr="00CD067C" w:rsidRDefault="004627AB" w:rsidP="00250000">
      <w:pPr>
        <w:rPr>
          <w:rtl/>
        </w:rPr>
      </w:pPr>
      <w:r w:rsidRPr="00CD067C">
        <w:rPr>
          <w:rtl/>
        </w:rPr>
        <w:t>"אז אל ת</w:t>
      </w:r>
      <w:r w:rsidR="00B62DD2">
        <w:rPr>
          <w:rFonts w:hint="cs"/>
          <w:rtl/>
        </w:rPr>
        <w:t>תנצל</w:t>
      </w:r>
      <w:r w:rsidRPr="00CD067C">
        <w:rPr>
          <w:rtl/>
        </w:rPr>
        <w:t>י."</w:t>
      </w:r>
    </w:p>
    <w:p w14:paraId="1C1E4C1B" w14:textId="6689E532" w:rsidR="004627AB" w:rsidRPr="00CD067C" w:rsidRDefault="004627AB" w:rsidP="00744CBA">
      <w:pPr>
        <w:rPr>
          <w:rtl/>
        </w:rPr>
      </w:pPr>
      <w:r w:rsidRPr="00CD067C">
        <w:rPr>
          <w:rtl/>
        </w:rPr>
        <w:t>לו</w:t>
      </w:r>
      <w:r w:rsidR="00744CBA" w:rsidRPr="00744CBA">
        <w:rPr>
          <w:rtl/>
        </w:rPr>
        <w:t xml:space="preserve"> </w:t>
      </w:r>
      <w:r w:rsidR="001C5A04">
        <w:rPr>
          <w:rtl/>
        </w:rPr>
        <w:t>הייתה</w:t>
      </w:r>
      <w:r w:rsidRPr="00CD067C">
        <w:rPr>
          <w:rtl/>
        </w:rPr>
        <w:t xml:space="preserve"> אחיזתו מובטחת לה לעולם.</w:t>
      </w:r>
    </w:p>
    <w:p w14:paraId="515A7416" w14:textId="77777777" w:rsidR="004627AB" w:rsidRPr="00CD067C" w:rsidRDefault="004627AB" w:rsidP="00250000">
      <w:pPr>
        <w:rPr>
          <w:rtl/>
        </w:rPr>
      </w:pPr>
      <w:r w:rsidRPr="00CD067C">
        <w:rPr>
          <w:rtl/>
        </w:rPr>
        <w:t>"את צריכה תחבושת?"</w:t>
      </w:r>
    </w:p>
    <w:p w14:paraId="16244663" w14:textId="272724A6" w:rsidR="004627AB" w:rsidRPr="00CD067C" w:rsidRDefault="00B01065" w:rsidP="00250000">
      <w:pPr>
        <w:rPr>
          <w:rtl/>
        </w:rPr>
      </w:pPr>
      <w:r>
        <w:rPr>
          <w:rFonts w:hint="cs"/>
          <w:rtl/>
        </w:rPr>
        <w:t>[</w:t>
      </w:r>
      <w:r w:rsidR="004627AB" w:rsidRPr="00CD067C">
        <w:rPr>
          <w:rtl/>
        </w:rPr>
        <w:t>הוא הבין, הוא הבין שזה דבר שהיא נוהגת לעשות.</w:t>
      </w:r>
      <w:r>
        <w:rPr>
          <w:rFonts w:hint="cs"/>
          <w:rtl/>
        </w:rPr>
        <w:t>]</w:t>
      </w:r>
      <w:r w:rsidR="004627AB" w:rsidRPr="00CD067C">
        <w:rPr>
          <w:rtl/>
        </w:rPr>
        <w:t xml:space="preserve"> "לא, הדימום עוד מעט </w:t>
      </w:r>
      <w:r w:rsidR="00D60351">
        <w:rPr>
          <w:rFonts w:hint="cs"/>
          <w:rtl/>
        </w:rPr>
        <w:t>י</w:t>
      </w:r>
      <w:r w:rsidR="004627AB" w:rsidRPr="00CD067C">
        <w:rPr>
          <w:rtl/>
        </w:rPr>
        <w:t>יפסק. אל תדאג."</w:t>
      </w:r>
    </w:p>
    <w:p w14:paraId="08AD0801" w14:textId="0FB53E7F" w:rsidR="004627AB" w:rsidRPr="00CD067C" w:rsidRDefault="004627AB" w:rsidP="00250000">
      <w:pPr>
        <w:rPr>
          <w:rtl/>
        </w:rPr>
      </w:pPr>
      <w:r w:rsidRPr="00CD067C">
        <w:rPr>
          <w:rtl/>
        </w:rPr>
        <w:t xml:space="preserve">הוא הניח את </w:t>
      </w:r>
      <w:r w:rsidR="00BD54A8">
        <w:rPr>
          <w:rFonts w:hint="cs"/>
          <w:rtl/>
        </w:rPr>
        <w:t>כף</w:t>
      </w:r>
      <w:r w:rsidR="00D60351">
        <w:rPr>
          <w:rFonts w:hint="cs"/>
          <w:rtl/>
        </w:rPr>
        <w:t xml:space="preserve"> </w:t>
      </w:r>
      <w:r w:rsidRPr="00CD067C">
        <w:rPr>
          <w:rtl/>
        </w:rPr>
        <w:t>ידו על הירך הפצועה. "אל תעשי את זה יותר."</w:t>
      </w:r>
    </w:p>
    <w:p w14:paraId="7118BF24" w14:textId="77777777" w:rsidR="004627AB" w:rsidRPr="00CD067C" w:rsidRDefault="004627AB" w:rsidP="00250000">
      <w:pPr>
        <w:rPr>
          <w:rtl/>
        </w:rPr>
      </w:pPr>
      <w:r w:rsidRPr="00CD067C">
        <w:rPr>
          <w:rtl/>
        </w:rPr>
        <w:t>"זה נהדר," היא אמרה, "אתה לא יודע מה אתה מפסיד."</w:t>
      </w:r>
    </w:p>
    <w:p w14:paraId="5D69AB6E" w14:textId="77777777" w:rsidR="004627AB" w:rsidRPr="00CD067C" w:rsidRDefault="004627AB" w:rsidP="00250000">
      <w:pPr>
        <w:rPr>
          <w:rtl/>
        </w:rPr>
      </w:pPr>
      <w:r w:rsidRPr="00CD067C">
        <w:rPr>
          <w:rtl/>
        </w:rPr>
        <w:t>"זה רק נראה נהדר. יש הרבה דברים בעולם הזה שרק נראים נהדרים, שלא הייתי רוצה שתנסי."</w:t>
      </w:r>
    </w:p>
    <w:p w14:paraId="39E295C5" w14:textId="77777777" w:rsidR="004627AB" w:rsidRPr="00CD067C" w:rsidRDefault="004627AB" w:rsidP="00250000">
      <w:pPr>
        <w:rPr>
          <w:rtl/>
        </w:rPr>
      </w:pPr>
      <w:r w:rsidRPr="00CD067C">
        <w:rPr>
          <w:rtl/>
        </w:rPr>
        <w:t>"למה לא?"</w:t>
      </w:r>
    </w:p>
    <w:p w14:paraId="4498753E" w14:textId="77777777" w:rsidR="004627AB" w:rsidRPr="00CD067C" w:rsidRDefault="004627AB" w:rsidP="00250000">
      <w:pPr>
        <w:rPr>
          <w:rtl/>
        </w:rPr>
      </w:pPr>
      <w:r w:rsidRPr="00CD067C">
        <w:rPr>
          <w:rtl/>
        </w:rPr>
        <w:t>"כי אני אוהב אותך."</w:t>
      </w:r>
    </w:p>
    <w:p w14:paraId="27D69AB9" w14:textId="3DD187A1" w:rsidR="004627AB" w:rsidRDefault="004627AB" w:rsidP="00250000">
      <w:pPr>
        <w:rPr>
          <w:rtl/>
        </w:rPr>
      </w:pPr>
      <w:r w:rsidRPr="00CD067C">
        <w:rPr>
          <w:rtl/>
        </w:rPr>
        <w:t>היה לה חם, אף על פי ש</w:t>
      </w:r>
      <w:r w:rsidR="00A723EB" w:rsidRPr="00A723EB">
        <w:rPr>
          <w:rFonts w:cs="Times New Roman"/>
          <w:rtl/>
        </w:rPr>
        <w:t xml:space="preserve">בתוך תוכה </w:t>
      </w:r>
      <w:r w:rsidRPr="00CD067C">
        <w:rPr>
          <w:rtl/>
        </w:rPr>
        <w:t>עדיין רעדה בגלל החתך, היה לה חם</w:t>
      </w:r>
      <w:r w:rsidR="00E567A7">
        <w:rPr>
          <w:rtl/>
        </w:rPr>
        <w:t xml:space="preserve"> מאוד,</w:t>
      </w:r>
      <w:r w:rsidRPr="00CD067C">
        <w:rPr>
          <w:rtl/>
        </w:rPr>
        <w:t xml:space="preserve"> והרעד פסק כשהוא נישק אותה, הריח שלו אפף אותה מכל הכיוונים, היא בכתה אבל זאת היא, לכן לא התנצלה.</w:t>
      </w:r>
    </w:p>
    <w:p w14:paraId="6EFA84D2" w14:textId="77777777" w:rsidR="003247F5" w:rsidRDefault="003247F5" w:rsidP="00250000">
      <w:pPr>
        <w:rPr>
          <w:rtl/>
        </w:rPr>
      </w:pPr>
      <w:r>
        <w:rPr>
          <w:rFonts w:hint="cs"/>
          <w:rtl/>
        </w:rPr>
        <w:t>[להתייחס לזה שהוא אומר לה שהוא אוהב אותה מייד לאחר שהיא חותכת את עצמה ב*סכין* והוא נמשך לסכינאות]</w:t>
      </w:r>
    </w:p>
    <w:p w14:paraId="1BC64F6C" w14:textId="66A54428" w:rsidR="00092736" w:rsidRDefault="00092736" w:rsidP="00250000">
      <w:pPr>
        <w:rPr>
          <w:rtl/>
        </w:rPr>
      </w:pPr>
    </w:p>
    <w:p w14:paraId="21E1A1B3" w14:textId="26292C6B" w:rsidR="0047223E" w:rsidRPr="0044357B" w:rsidRDefault="00D804A0" w:rsidP="00D14A18">
      <w:pPr>
        <w:pStyle w:val="Heading2"/>
        <w:rPr>
          <w:rtl/>
        </w:rPr>
      </w:pPr>
      <w:bookmarkStart w:id="355" w:name="_Toc297351103"/>
      <w:bookmarkStart w:id="356" w:name="_Toc322023121"/>
      <w:bookmarkStart w:id="357" w:name="_Toc299174407"/>
      <w:bookmarkStart w:id="358" w:name="_Toc408762850"/>
      <w:r>
        <w:rPr>
          <w:rFonts w:hint="cs"/>
          <w:rtl/>
        </w:rPr>
        <w:lastRenderedPageBreak/>
        <w:t>כבשה חסרת</w:t>
      </w:r>
      <w:r w:rsidR="00D60351">
        <w:rPr>
          <w:rFonts w:hint="cs"/>
          <w:rtl/>
        </w:rPr>
        <w:t xml:space="preserve"> </w:t>
      </w:r>
      <w:r>
        <w:rPr>
          <w:rFonts w:hint="cs"/>
          <w:rtl/>
        </w:rPr>
        <w:t>צמר</w:t>
      </w:r>
      <w:bookmarkEnd w:id="355"/>
      <w:bookmarkEnd w:id="356"/>
      <w:bookmarkEnd w:id="357"/>
      <w:bookmarkEnd w:id="358"/>
    </w:p>
    <w:p w14:paraId="388F668C" w14:textId="0B5AE44B" w:rsidR="00A723EB" w:rsidRDefault="00506EE7" w:rsidP="00786F41">
      <w:pPr>
        <w:rPr>
          <w:rtl/>
        </w:rPr>
      </w:pPr>
      <w:bookmarkStart w:id="359" w:name="_Hlk502497115"/>
      <w:r w:rsidRPr="00E67C1F">
        <w:rPr>
          <w:rFonts w:hint="eastAsia"/>
          <w:rtl/>
        </w:rPr>
        <w:t>לאחר</w:t>
      </w:r>
      <w:r w:rsidRPr="00E67C1F">
        <w:rPr>
          <w:rtl/>
        </w:rPr>
        <w:t xml:space="preserve"> ביקור נוסף של </w:t>
      </w:r>
      <w:r w:rsidR="000D7884" w:rsidRPr="00E67C1F">
        <w:rPr>
          <w:rFonts w:hint="eastAsia"/>
          <w:rtl/>
        </w:rPr>
        <w:t>הממונה</w:t>
      </w:r>
      <w:r w:rsidR="000D7884" w:rsidRPr="00E67C1F">
        <w:rPr>
          <w:rtl/>
        </w:rPr>
        <w:t xml:space="preserve"> </w:t>
      </w:r>
      <w:r w:rsidR="000D7884" w:rsidRPr="00E67C1F">
        <w:rPr>
          <w:rFonts w:hint="eastAsia"/>
          <w:rtl/>
        </w:rPr>
        <w:t>על</w:t>
      </w:r>
      <w:r w:rsidR="000D7884" w:rsidRPr="00E67C1F">
        <w:rPr>
          <w:rtl/>
        </w:rPr>
        <w:t xml:space="preserve"> </w:t>
      </w:r>
      <w:r w:rsidR="009E4E9D" w:rsidRPr="009E4E9D">
        <w:rPr>
          <w:rFonts w:cs="Times New Roman"/>
          <w:rtl/>
        </w:rPr>
        <w:t xml:space="preserve">המערך הפסיכולוגי-ייעודי </w:t>
      </w:r>
      <w:r w:rsidR="0004247D" w:rsidRPr="0004247D">
        <w:rPr>
          <w:rFonts w:cs="Times New Roman"/>
          <w:rtl/>
        </w:rPr>
        <w:t xml:space="preserve">במִנהל </w:t>
      </w:r>
      <w:r w:rsidR="009E4E9D" w:rsidRPr="009E4E9D">
        <w:rPr>
          <w:rFonts w:cs="Times New Roman"/>
          <w:rtl/>
        </w:rPr>
        <w:t>הפדגוגי</w:t>
      </w:r>
      <w:r w:rsidR="009E4E9D">
        <w:rPr>
          <w:rFonts w:cs="Times New Roman" w:hint="cs"/>
          <w:rtl/>
        </w:rPr>
        <w:t>,</w:t>
      </w:r>
      <w:r w:rsidR="009E4E9D" w:rsidRPr="009E4E9D">
        <w:rPr>
          <w:rFonts w:cs="Times New Roman"/>
          <w:rtl/>
        </w:rPr>
        <w:t xml:space="preserve"> [השירותים הסוציאליים / מערך פסיכו-סוציאלי / המינהל הפדגוגי ובמסגרתו השירות הפסיכולוגי- ייעודי / המינהל לשילוב חברתי/ שירות פסיכולוגי חינוכי שפ''מ]</w:t>
      </w:r>
      <w:r w:rsidR="006B6AAA">
        <w:rPr>
          <w:rFonts w:cs="Times New Roman"/>
          <w:rtl/>
        </w:rPr>
        <w:t xml:space="preserve"> </w:t>
      </w:r>
      <w:r w:rsidRPr="00E67C1F">
        <w:rPr>
          <w:rtl/>
        </w:rPr>
        <w:t>ו</w:t>
      </w:r>
      <w:r w:rsidR="00085D08">
        <w:rPr>
          <w:rFonts w:hint="cs"/>
          <w:rtl/>
        </w:rPr>
        <w:t xml:space="preserve">בעקבות </w:t>
      </w:r>
      <w:r w:rsidRPr="00E67C1F">
        <w:rPr>
          <w:rtl/>
        </w:rPr>
        <w:t>מכתב אזהרה רשמי מ</w:t>
      </w:r>
      <w:r w:rsidR="00096FFE" w:rsidRPr="00E67C1F">
        <w:rPr>
          <w:rFonts w:hint="eastAsia"/>
          <w:rtl/>
        </w:rPr>
        <w:t>המחלקה</w:t>
      </w:r>
      <w:r w:rsidR="00096FFE" w:rsidRPr="00E67C1F">
        <w:rPr>
          <w:rtl/>
        </w:rPr>
        <w:t xml:space="preserve"> לשירותים חברתיים </w:t>
      </w:r>
      <w:r w:rsidRPr="00E67C1F">
        <w:rPr>
          <w:rFonts w:hint="eastAsia"/>
          <w:rtl/>
        </w:rPr>
        <w:t>סניף</w:t>
      </w:r>
      <w:r w:rsidRPr="00E67C1F">
        <w:rPr>
          <w:rtl/>
        </w:rPr>
        <w:t xml:space="preserve"> </w:t>
      </w:r>
      <w:r w:rsidR="00096FFE" w:rsidRPr="00E67C1F">
        <w:rPr>
          <w:rFonts w:hint="eastAsia"/>
          <w:rtl/>
        </w:rPr>
        <w:t>ראשל</w:t>
      </w:r>
      <w:r w:rsidR="00096FFE" w:rsidRPr="00E67C1F">
        <w:rPr>
          <w:rtl/>
        </w:rPr>
        <w:t xml:space="preserve">"צ </w:t>
      </w:r>
      <w:r w:rsidR="00096FFE" w:rsidRPr="00E67C1F">
        <w:rPr>
          <w:rFonts w:hint="eastAsia"/>
          <w:rtl/>
        </w:rPr>
        <w:t>מזרח</w:t>
      </w:r>
      <w:r w:rsidRPr="00E67C1F">
        <w:rPr>
          <w:rtl/>
        </w:rPr>
        <w:t xml:space="preserve">, </w:t>
      </w:r>
      <w:r w:rsidR="004627AB" w:rsidRPr="00E67C1F">
        <w:rPr>
          <w:rtl/>
        </w:rPr>
        <w:t>א</w:t>
      </w:r>
      <w:r w:rsidR="00C8268D" w:rsidRPr="00E67C1F">
        <w:rPr>
          <w:rFonts w:hint="eastAsia"/>
          <w:rtl/>
        </w:rPr>
        <w:t>י</w:t>
      </w:r>
      <w:r w:rsidR="004627AB" w:rsidRPr="00E67C1F">
        <w:rPr>
          <w:rtl/>
        </w:rPr>
        <w:t>מ</w:t>
      </w:r>
      <w:r w:rsidR="00C8268D" w:rsidRPr="00E67C1F">
        <w:rPr>
          <w:rFonts w:hint="eastAsia"/>
          <w:rtl/>
        </w:rPr>
        <w:t>ם</w:t>
      </w:r>
      <w:r w:rsidR="004627AB" w:rsidRPr="00E67C1F">
        <w:rPr>
          <w:rtl/>
        </w:rPr>
        <w:t xml:space="preserve"> של </w:t>
      </w:r>
      <w:r w:rsidR="00C8268D" w:rsidRPr="00E67C1F">
        <w:rPr>
          <w:rFonts w:hint="eastAsia"/>
          <w:rtl/>
        </w:rPr>
        <w:t>מא</w:t>
      </w:r>
      <w:r w:rsidR="00C8268D" w:rsidRPr="0040081C">
        <w:rPr>
          <w:rFonts w:hint="eastAsia"/>
          <w:rtl/>
        </w:rPr>
        <w:t>רק</w:t>
      </w:r>
      <w:r w:rsidR="00C8268D" w:rsidRPr="0040081C">
        <w:rPr>
          <w:rtl/>
        </w:rPr>
        <w:t xml:space="preserve"> </w:t>
      </w:r>
      <w:r w:rsidR="00C8268D" w:rsidRPr="0040081C">
        <w:rPr>
          <w:rFonts w:hint="eastAsia"/>
          <w:rtl/>
        </w:rPr>
        <w:t>ו</w:t>
      </w:r>
      <w:r w:rsidR="004627AB" w:rsidRPr="0040081C">
        <w:rPr>
          <w:rtl/>
        </w:rPr>
        <w:t xml:space="preserve">אלכס </w:t>
      </w:r>
      <w:r w:rsidR="006D436D" w:rsidRPr="0040081C">
        <w:rPr>
          <w:rFonts w:hint="eastAsia"/>
          <w:rtl/>
        </w:rPr>
        <w:t>ה</w:t>
      </w:r>
      <w:r w:rsidR="00786F41" w:rsidRPr="0040081C">
        <w:rPr>
          <w:rFonts w:hint="eastAsia"/>
          <w:rtl/>
        </w:rPr>
        <w:t>גיעה</w:t>
      </w:r>
      <w:r w:rsidR="00786F41" w:rsidRPr="0040081C">
        <w:rPr>
          <w:rtl/>
        </w:rPr>
        <w:t xml:space="preserve"> </w:t>
      </w:r>
      <w:r w:rsidR="00786F41" w:rsidRPr="0040081C">
        <w:rPr>
          <w:rFonts w:hint="eastAsia"/>
          <w:rtl/>
        </w:rPr>
        <w:t>ל</w:t>
      </w:r>
      <w:r w:rsidR="006D436D" w:rsidRPr="0040081C">
        <w:rPr>
          <w:rtl/>
        </w:rPr>
        <w:t>ישראל</w:t>
      </w:r>
      <w:r w:rsidR="00A723EB">
        <w:rPr>
          <w:rFonts w:hint="cs"/>
          <w:rtl/>
        </w:rPr>
        <w:t>.</w:t>
      </w:r>
      <w:r w:rsidR="008B1F29">
        <w:rPr>
          <w:rFonts w:hint="cs"/>
          <w:rtl/>
        </w:rPr>
        <w:t xml:space="preserve"> </w:t>
      </w:r>
      <w:r w:rsidR="00A723EB" w:rsidRPr="00A723EB">
        <w:rPr>
          <w:rFonts w:cs="Times New Roman"/>
          <w:rtl/>
        </w:rPr>
        <w:t xml:space="preserve">דימה </w:t>
      </w:r>
      <w:r w:rsidR="009E4E9D" w:rsidRPr="009E4E9D">
        <w:rPr>
          <w:rFonts w:cs="Times New Roman"/>
          <w:rtl/>
        </w:rPr>
        <w:t xml:space="preserve">לא האמין שהאם המסתורית הזאת אכן תגיע, אך ליתר ביטחון </w:t>
      </w:r>
      <w:r w:rsidR="00A723EB" w:rsidRPr="00A723EB">
        <w:rPr>
          <w:rFonts w:cs="Times New Roman"/>
          <w:rtl/>
        </w:rPr>
        <w:t xml:space="preserve">נמלט מהדירה. </w:t>
      </w:r>
      <w:r w:rsidR="009E4E9D">
        <w:rPr>
          <w:rFonts w:cs="Times New Roman" w:hint="cs"/>
          <w:rtl/>
        </w:rPr>
        <w:t xml:space="preserve">גם </w:t>
      </w:r>
      <w:r w:rsidR="00A723EB" w:rsidRPr="00A723EB">
        <w:rPr>
          <w:rFonts w:cs="Times New Roman"/>
          <w:rtl/>
        </w:rPr>
        <w:t>אלכס לא האמין, עד לרגע שהדוד חזר איתה משדה התעופה.</w:t>
      </w:r>
    </w:p>
    <w:p w14:paraId="7376A02B" w14:textId="002CBAE0" w:rsidR="0040081C" w:rsidRPr="0040081C" w:rsidRDefault="000C6FC0" w:rsidP="00041F45">
      <w:pPr>
        <w:rPr>
          <w:rFonts w:cs="Times New Roman"/>
          <w:rtl/>
        </w:rPr>
      </w:pPr>
      <w:bookmarkStart w:id="360" w:name="_Hlk502497342"/>
      <w:bookmarkEnd w:id="359"/>
      <w:r w:rsidRPr="0040081C">
        <w:rPr>
          <w:rtl/>
        </w:rPr>
        <w:t>היא הבטיחה להביא להם מאנגליה דברים ש</w:t>
      </w:r>
      <w:r w:rsidRPr="0040081C">
        <w:rPr>
          <w:rFonts w:hint="eastAsia"/>
          <w:rtl/>
        </w:rPr>
        <w:t>לא</w:t>
      </w:r>
      <w:r w:rsidRPr="0040081C">
        <w:rPr>
          <w:rtl/>
        </w:rPr>
        <w:t xml:space="preserve"> </w:t>
      </w:r>
      <w:r w:rsidRPr="0040081C">
        <w:rPr>
          <w:rFonts w:hint="eastAsia"/>
          <w:rtl/>
        </w:rPr>
        <w:t>ניתן</w:t>
      </w:r>
      <w:r w:rsidRPr="0040081C">
        <w:rPr>
          <w:rtl/>
        </w:rPr>
        <w:t xml:space="preserve"> להשיג בישראל, אבל במקום קונסולת משחקים </w:t>
      </w:r>
      <w:r w:rsidRPr="0040081C">
        <w:rPr>
          <w:rFonts w:hint="eastAsia"/>
          <w:rtl/>
        </w:rPr>
        <w:t>מהדגם</w:t>
      </w:r>
      <w:r w:rsidRPr="0040081C">
        <w:rPr>
          <w:rtl/>
        </w:rPr>
        <w:t xml:space="preserve"> החדש או מארז ההקלטות של ה</w:t>
      </w:r>
      <w:r w:rsidRPr="0040081C">
        <w:rPr>
          <w:rFonts w:hint="eastAsia"/>
          <w:rtl/>
        </w:rPr>
        <w:t>ביטלס</w:t>
      </w:r>
      <w:r w:rsidRPr="0040081C">
        <w:rPr>
          <w:rtl/>
        </w:rPr>
        <w:t xml:space="preserve"> מה-</w:t>
      </w:r>
      <w:r w:rsidR="00E9130C" w:rsidRPr="0040081C">
        <w:t>Sessions</w:t>
      </w:r>
      <w:r w:rsidRPr="0040081C">
        <w:rPr>
          <w:rtl/>
        </w:rPr>
        <w:t xml:space="preserve"> </w:t>
      </w:r>
      <w:r w:rsidRPr="0040081C">
        <w:t>BBC</w:t>
      </w:r>
      <w:r w:rsidRPr="0040081C">
        <w:rPr>
          <w:rtl/>
        </w:rPr>
        <w:t xml:space="preserve">, הביאה גלילי ניילון נצמד מסיינסבורי [(כי זכרה מביקור קודם שלה לפני שנים רבות </w:t>
      </w:r>
      <w:r w:rsidRPr="0040081C">
        <w:rPr>
          <w:rFonts w:hint="eastAsia"/>
          <w:rtl/>
        </w:rPr>
        <w:t>ש</w:t>
      </w:r>
      <w:r w:rsidRPr="0040081C">
        <w:rPr>
          <w:rtl/>
        </w:rPr>
        <w:t>לא ניתן להשיג את המוצר הזה, ההכרחי לקיום תקין)] וכמה צנצנות מרמייט.</w:t>
      </w:r>
      <w:r w:rsidR="001F39B8" w:rsidRPr="0040081C">
        <w:rPr>
          <w:rtl/>
        </w:rPr>
        <w:t xml:space="preserve"> </w:t>
      </w:r>
      <w:r w:rsidRPr="0040081C">
        <w:rPr>
          <w:rFonts w:cs="Times New Roman" w:hint="eastAsia"/>
          <w:rtl/>
        </w:rPr>
        <w:t>היא</w:t>
      </w:r>
      <w:r w:rsidRPr="0040081C">
        <w:rPr>
          <w:rFonts w:cs="Times New Roman"/>
          <w:rtl/>
        </w:rPr>
        <w:t xml:space="preserve"> </w:t>
      </w:r>
      <w:r w:rsidRPr="0040081C">
        <w:rPr>
          <w:rFonts w:cs="Times New Roman" w:hint="eastAsia"/>
          <w:rtl/>
        </w:rPr>
        <w:t>גם</w:t>
      </w:r>
      <w:r w:rsidRPr="0040081C">
        <w:rPr>
          <w:rFonts w:cs="Times New Roman"/>
          <w:rtl/>
        </w:rPr>
        <w:t xml:space="preserve"> </w:t>
      </w:r>
      <w:r w:rsidRPr="0040081C">
        <w:rPr>
          <w:rFonts w:cs="Times New Roman" w:hint="eastAsia"/>
          <w:rtl/>
        </w:rPr>
        <w:t>טרחה</w:t>
      </w:r>
      <w:r w:rsidRPr="0040081C">
        <w:rPr>
          <w:rFonts w:cs="Times New Roman"/>
          <w:rtl/>
        </w:rPr>
        <w:t xml:space="preserve"> </w:t>
      </w:r>
      <w:r w:rsidRPr="0040081C">
        <w:rPr>
          <w:rFonts w:cs="Times New Roman" w:hint="eastAsia"/>
          <w:rtl/>
        </w:rPr>
        <w:t>וסחבה</w:t>
      </w:r>
      <w:r w:rsidRPr="0040081C">
        <w:rPr>
          <w:rFonts w:cs="Times New Roman"/>
          <w:rtl/>
        </w:rPr>
        <w:t xml:space="preserve"> </w:t>
      </w:r>
      <w:r w:rsidRPr="0040081C">
        <w:rPr>
          <w:rFonts w:cs="Times New Roman" w:hint="eastAsia"/>
          <w:rtl/>
        </w:rPr>
        <w:t>עימה</w:t>
      </w:r>
      <w:r w:rsidRPr="0040081C">
        <w:rPr>
          <w:rFonts w:cs="Times New Roman"/>
          <w:rtl/>
        </w:rPr>
        <w:t xml:space="preserve"> </w:t>
      </w:r>
      <w:r w:rsidRPr="0040081C">
        <w:rPr>
          <w:rFonts w:cs="Times New Roman" w:hint="eastAsia"/>
          <w:rtl/>
        </w:rPr>
        <w:t>את</w:t>
      </w:r>
      <w:r w:rsidRPr="0040081C">
        <w:rPr>
          <w:rFonts w:cs="Times New Roman"/>
          <w:rtl/>
        </w:rPr>
        <w:t xml:space="preserve"> המעילים הטובים שלהם, א</w:t>
      </w:r>
      <w:r w:rsidR="00BD54A8">
        <w:rPr>
          <w:rFonts w:cs="Times New Roman" w:hint="cs"/>
          <w:rtl/>
        </w:rPr>
        <w:t xml:space="preserve">ולם </w:t>
      </w:r>
      <w:r w:rsidRPr="0040081C">
        <w:rPr>
          <w:rFonts w:cs="Times New Roman"/>
          <w:rtl/>
        </w:rPr>
        <w:t>אלכס לא נזקק לד</w:t>
      </w:r>
      <w:r w:rsidR="002F52A7">
        <w:rPr>
          <w:rFonts w:cs="Times New Roman" w:hint="cs"/>
          <w:rtl/>
        </w:rPr>
        <w:t>ו</w:t>
      </w:r>
      <w:r w:rsidRPr="0040081C">
        <w:rPr>
          <w:rFonts w:cs="Times New Roman"/>
          <w:rtl/>
        </w:rPr>
        <w:t xml:space="preserve">פנות פוך ושכבות בידוד </w:t>
      </w:r>
      <w:r w:rsidRPr="0040081C">
        <w:rPr>
          <w:rFonts w:cs="Times New Roman" w:hint="eastAsia"/>
          <w:rtl/>
        </w:rPr>
        <w:t>בטכנולוגיית</w:t>
      </w:r>
      <w:r w:rsidRPr="0040081C">
        <w:rPr>
          <w:rFonts w:cs="Times New Roman"/>
          <w:rtl/>
        </w:rPr>
        <w:t xml:space="preserve"> </w:t>
      </w:r>
      <w:r w:rsidRPr="0040081C">
        <w:rPr>
          <w:rFonts w:cs="Times New Roman" w:hint="eastAsia"/>
          <w:rtl/>
        </w:rPr>
        <w:t>ה</w:t>
      </w:r>
      <w:r w:rsidRPr="0040081C">
        <w:rPr>
          <w:rFonts w:cs="Times New Roman"/>
          <w:rtl/>
        </w:rPr>
        <w:t>חלל בחורף העדין של ראש</w:t>
      </w:r>
      <w:r w:rsidR="00F86253" w:rsidRPr="0040081C">
        <w:rPr>
          <w:rFonts w:cs="Times New Roman" w:hint="eastAsia"/>
          <w:rtl/>
        </w:rPr>
        <w:t>ון</w:t>
      </w:r>
      <w:r w:rsidR="002F52A7">
        <w:rPr>
          <w:rFonts w:cs="Times New Roman" w:hint="cs"/>
          <w:rtl/>
        </w:rPr>
        <w:t xml:space="preserve"> </w:t>
      </w:r>
      <w:r w:rsidRPr="0040081C">
        <w:rPr>
          <w:rFonts w:cs="Times New Roman"/>
          <w:rtl/>
        </w:rPr>
        <w:t>לצ</w:t>
      </w:r>
      <w:r w:rsidR="00F86253" w:rsidRPr="0040081C">
        <w:rPr>
          <w:rFonts w:cs="Times New Roman" w:hint="eastAsia"/>
          <w:rtl/>
        </w:rPr>
        <w:t>יון</w:t>
      </w:r>
      <w:r w:rsidR="00877C82" w:rsidRPr="00877C82">
        <w:rPr>
          <w:rFonts w:cs="Times New Roman"/>
          <w:rtl/>
        </w:rPr>
        <w:t>, בטח לא מעיל ש</w:t>
      </w:r>
      <w:r w:rsidR="002F52A7">
        <w:rPr>
          <w:rFonts w:cs="Times New Roman" w:hint="cs"/>
          <w:rtl/>
        </w:rPr>
        <w:t xml:space="preserve">על </w:t>
      </w:r>
      <w:r w:rsidR="002F52A7" w:rsidRPr="00877C82">
        <w:rPr>
          <w:rFonts w:cs="Times New Roman"/>
          <w:rtl/>
        </w:rPr>
        <w:t xml:space="preserve">ביטנתו </w:t>
      </w:r>
      <w:r w:rsidR="00877C82" w:rsidRPr="00877C82">
        <w:rPr>
          <w:rFonts w:cs="Times New Roman"/>
          <w:rtl/>
        </w:rPr>
        <w:t>מודפס 'מיועד לבני 12' ו</w:t>
      </w:r>
      <w:r w:rsidR="00966041">
        <w:rPr>
          <w:rFonts w:cs="Times New Roman" w:hint="cs"/>
          <w:rtl/>
        </w:rPr>
        <w:t xml:space="preserve">הוא </w:t>
      </w:r>
      <w:r w:rsidR="00877C82" w:rsidRPr="00877C82">
        <w:rPr>
          <w:rFonts w:cs="Times New Roman"/>
          <w:rtl/>
        </w:rPr>
        <w:t>עדיין במידתו של אלכס</w:t>
      </w:r>
      <w:r w:rsidR="002F52A7">
        <w:rPr>
          <w:rFonts w:cs="Times New Roman" w:hint="cs"/>
          <w:rtl/>
        </w:rPr>
        <w:t>.</w:t>
      </w:r>
      <w:r w:rsidRPr="0040081C">
        <w:rPr>
          <w:rFonts w:cs="Times New Roman"/>
          <w:rtl/>
        </w:rPr>
        <w:t xml:space="preserve"> </w:t>
      </w:r>
      <w:r w:rsidR="00085D08">
        <w:rPr>
          <w:rFonts w:cs="Times New Roman" w:hint="cs"/>
          <w:rtl/>
        </w:rPr>
        <w:t>אבל</w:t>
      </w:r>
      <w:r w:rsidRPr="0040081C">
        <w:rPr>
          <w:rFonts w:cs="Times New Roman"/>
          <w:rtl/>
        </w:rPr>
        <w:t xml:space="preserve"> מארק שמח על המעיל שיגן עליו ב</w:t>
      </w:r>
      <w:r w:rsidR="00700037">
        <w:rPr>
          <w:rFonts w:cs="Times New Roman"/>
          <w:rtl/>
        </w:rPr>
        <w:t>ירושלי</w:t>
      </w:r>
      <w:r w:rsidRPr="0040081C">
        <w:rPr>
          <w:rFonts w:cs="Times New Roman"/>
          <w:rtl/>
        </w:rPr>
        <w:t>ם.</w:t>
      </w:r>
      <w:r w:rsidRPr="0040081C">
        <w:rPr>
          <w:rtl/>
        </w:rPr>
        <w:t xml:space="preserve"> </w:t>
      </w:r>
    </w:p>
    <w:p w14:paraId="516485DE" w14:textId="594E6077" w:rsidR="00041F45" w:rsidRDefault="00041F45" w:rsidP="00041F45">
      <w:pPr>
        <w:rPr>
          <w:rtl/>
        </w:rPr>
      </w:pPr>
      <w:r>
        <w:rPr>
          <w:rFonts w:cs="Times New Roman"/>
          <w:rtl/>
        </w:rPr>
        <w:t>ה</w:t>
      </w:r>
      <w:r w:rsidR="009E4E9D">
        <w:rPr>
          <w:rFonts w:cs="Times New Roman" w:hint="cs"/>
          <w:rtl/>
        </w:rPr>
        <w:t>אם</w:t>
      </w:r>
      <w:r>
        <w:rPr>
          <w:rFonts w:cs="Times New Roman"/>
          <w:rtl/>
        </w:rPr>
        <w:t xml:space="preserve"> </w:t>
      </w:r>
      <w:r w:rsidR="001C5A04">
        <w:rPr>
          <w:rFonts w:cs="Times New Roman"/>
          <w:rtl/>
        </w:rPr>
        <w:t>הייתה</w:t>
      </w:r>
      <w:r>
        <w:rPr>
          <w:rFonts w:cs="Times New Roman"/>
          <w:rtl/>
        </w:rPr>
        <w:t xml:space="preserve"> מוטרדת</w:t>
      </w:r>
      <w:r w:rsidR="00C90C6C">
        <w:rPr>
          <w:rFonts w:cs="Times New Roman"/>
          <w:rtl/>
        </w:rPr>
        <w:t xml:space="preserve"> מאוד </w:t>
      </w:r>
      <w:r>
        <w:rPr>
          <w:rFonts w:cs="Times New Roman"/>
          <w:rtl/>
        </w:rPr>
        <w:t>ב</w:t>
      </w:r>
      <w:r w:rsidR="002F52A7">
        <w:rPr>
          <w:rFonts w:cs="Times New Roman" w:hint="cs"/>
          <w:rtl/>
        </w:rPr>
        <w:t>נוגע</w:t>
      </w:r>
      <w:r>
        <w:rPr>
          <w:rFonts w:cs="Times New Roman"/>
          <w:rtl/>
        </w:rPr>
        <w:t xml:space="preserve"> לתיאו ש</w:t>
      </w:r>
      <w:r w:rsidR="00085D08">
        <w:rPr>
          <w:rFonts w:cs="Times New Roman" w:hint="cs"/>
          <w:rtl/>
        </w:rPr>
        <w:t>נשאר</w:t>
      </w:r>
      <w:r w:rsidR="00D16DD7" w:rsidRPr="00D16DD7">
        <w:rPr>
          <w:rFonts w:cs="Times New Roman"/>
          <w:rtl/>
        </w:rPr>
        <w:t xml:space="preserve"> לבדו בלונדון</w:t>
      </w:r>
      <w:r>
        <w:rPr>
          <w:rFonts w:cs="Times New Roman"/>
          <w:rtl/>
        </w:rPr>
        <w:t>, רק עם אביו ואחותו הגדולה, ותחת חסותה של גברת קומינסקי</w:t>
      </w:r>
      <w:r w:rsidR="002F52A7">
        <w:rPr>
          <w:rFonts w:cs="Times New Roman" w:hint="cs"/>
          <w:rtl/>
        </w:rPr>
        <w:t>,</w:t>
      </w:r>
      <w:r>
        <w:rPr>
          <w:rFonts w:cs="Times New Roman"/>
          <w:rtl/>
        </w:rPr>
        <w:t xml:space="preserve"> מורתו לפסנתר. "קשה לגדל אותו," היא התוודתה ב</w:t>
      </w:r>
      <w:r w:rsidR="00966041" w:rsidRPr="00966041">
        <w:rPr>
          <w:rFonts w:cs="Times New Roman"/>
          <w:rtl/>
        </w:rPr>
        <w:t>אוזני</w:t>
      </w:r>
      <w:r>
        <w:rPr>
          <w:rFonts w:cs="Times New Roman"/>
          <w:rtl/>
        </w:rPr>
        <w:t xml:space="preserve"> אחותה. "נדמה כאילו לגדל ילד רביעי זה משהו שבא מעצמו, אבל זה לא, כל הטרדות והעיסוקים מחדש." </w:t>
      </w:r>
      <w:r w:rsidR="008A6090" w:rsidRPr="008A6090">
        <w:rPr>
          <w:rFonts w:cs="Times New Roman"/>
          <w:rtl/>
        </w:rPr>
        <w:t>[אתה יודע איך בסדרות האלה כל פעם יש להם איזה ארבע עלילות [</w:t>
      </w:r>
      <w:r w:rsidR="008A6090" w:rsidRPr="008A6090">
        <w:rPr>
          <w:rFonts w:cs="Times New Roman"/>
        </w:rPr>
        <w:t>storylines</w:t>
      </w:r>
      <w:r w:rsidR="008A6090" w:rsidRPr="008A6090">
        <w:rPr>
          <w:rFonts w:cs="Times New Roman"/>
          <w:rtl/>
        </w:rPr>
        <w:t>] מתפתלות בו זמנית, ביחד באותו פרק, בשביל שיהיה נפח, שיהיה עניין? ולכל עלילה יש את הפסקול שמתאימים לה... והזמן המוקצב, אבל בלי יותר מדי תסבוכות, והבמאי מנצח על כל האופרציה, או המפיק, אני יודעת מי, תמיד יש מישהו לסנכרן את כל הפרטים הקטנים, לסדר כל קטסטרופה ולתאם את כל החלקים לשלם קוהרנטי אחד? אז אצלי כל הזמן מתרוצצים לפחות ארבע עלילות [</w:t>
      </w:r>
      <w:r w:rsidR="008A6090" w:rsidRPr="008A6090">
        <w:rPr>
          <w:rFonts w:cs="Times New Roman"/>
        </w:rPr>
        <w:t>storylines</w:t>
      </w:r>
      <w:r w:rsidR="008A6090" w:rsidRPr="008A6090">
        <w:rPr>
          <w:rFonts w:cs="Times New Roman"/>
          <w:rtl/>
        </w:rPr>
        <w:t>], מדי יום כל יום, ואין שום במאי שיסנכרן לי או שלם קוהרנטי או חוזה הפקה שמבטיח שאני אשרוד גם לעונה הבאה...]</w:t>
      </w:r>
    </w:p>
    <w:p w14:paraId="18707350" w14:textId="36DD809B" w:rsidR="00041F45" w:rsidRDefault="00041F45" w:rsidP="00041F45">
      <w:pPr>
        <w:rPr>
          <w:rtl/>
        </w:rPr>
      </w:pPr>
      <w:r>
        <w:rPr>
          <w:rFonts w:cs="Times New Roman"/>
          <w:rtl/>
        </w:rPr>
        <w:t>"לנו הספיקו שלוש בנות," הדוד העיר. "מגיע גיל שהאדם צריך קצת שקט לפעמים. אז לא הצלחתם להשתקע בארץ, זה לא אומר שחייב</w:t>
      </w:r>
      <w:r w:rsidR="00BD54A8">
        <w:rPr>
          <w:rFonts w:cs="Times New Roman" w:hint="cs"/>
          <w:rtl/>
        </w:rPr>
        <w:t>ים</w:t>
      </w:r>
      <w:r>
        <w:rPr>
          <w:rFonts w:cs="Times New Roman"/>
          <w:rtl/>
        </w:rPr>
        <w:t xml:space="preserve"> להחליף את העומס שוויתרתם עליו בעומס מסוג אחר."</w:t>
      </w:r>
    </w:p>
    <w:p w14:paraId="0FB40B63" w14:textId="47A6316B" w:rsidR="00041F45" w:rsidRDefault="00041F45" w:rsidP="00041F45">
      <w:pPr>
        <w:rPr>
          <w:rFonts w:cs="Times New Roman"/>
          <w:rtl/>
        </w:rPr>
      </w:pPr>
      <w:r>
        <w:rPr>
          <w:rFonts w:cs="Times New Roman"/>
          <w:rtl/>
        </w:rPr>
        <w:t xml:space="preserve">"לא זאת הסיבה," היא הסבירה, "מארק היה ילד </w:t>
      </w:r>
      <w:r w:rsidR="00F97A34">
        <w:rPr>
          <w:rFonts w:cs="Times New Roman"/>
          <w:rtl/>
        </w:rPr>
        <w:t>כל כך</w:t>
      </w:r>
      <w:r>
        <w:rPr>
          <w:rFonts w:cs="Times New Roman"/>
          <w:rtl/>
        </w:rPr>
        <w:t xml:space="preserve"> מוצלח שזה היה אנוכי להפסיק בו. הוא לא ילד שאחריו אפשר להפסיק."</w:t>
      </w:r>
    </w:p>
    <w:p w14:paraId="7CF0A7EF" w14:textId="447A499B" w:rsidR="00A723EB" w:rsidRPr="002F52A7" w:rsidRDefault="00A723EB" w:rsidP="00041F45">
      <w:pPr>
        <w:rPr>
          <w:rFonts w:cs="Times New Roman"/>
          <w:color w:val="A6A6A6" w:themeColor="background1" w:themeShade="A6"/>
          <w:rtl/>
        </w:rPr>
      </w:pPr>
      <w:r w:rsidRPr="002F52A7">
        <w:rPr>
          <w:rFonts w:cs="Times New Roman" w:hint="cs"/>
          <w:color w:val="A6A6A6" w:themeColor="background1" w:themeShade="A6"/>
          <w:rtl/>
        </w:rPr>
        <w:t>[[</w:t>
      </w:r>
    </w:p>
    <w:p w14:paraId="7D62B224" w14:textId="77777777" w:rsidR="00A723EB" w:rsidRPr="002F52A7" w:rsidRDefault="00A723EB" w:rsidP="00A723EB">
      <w:pPr>
        <w:rPr>
          <w:rFonts w:cs="Times New Roman"/>
          <w:color w:val="A6A6A6" w:themeColor="background1" w:themeShade="A6"/>
          <w:rtl/>
        </w:rPr>
      </w:pPr>
      <w:r w:rsidRPr="002F52A7">
        <w:rPr>
          <w:rFonts w:cs="Times New Roman"/>
          <w:color w:val="A6A6A6" w:themeColor="background1" w:themeShade="A6"/>
          <w:rtl/>
        </w:rPr>
        <w:t xml:space="preserve">זה לא היה ביקור הכנה טרם עליית המשפחה ארצה, כי מאורע זה נדחה למועד עתידי בלתי ידוע. </w:t>
      </w:r>
    </w:p>
    <w:p w14:paraId="4E59022B" w14:textId="77777777" w:rsidR="00A723EB" w:rsidRPr="002F52A7" w:rsidRDefault="00A723EB" w:rsidP="00A723EB">
      <w:pPr>
        <w:rPr>
          <w:rFonts w:cs="Times New Roman"/>
          <w:color w:val="A6A6A6" w:themeColor="background1" w:themeShade="A6"/>
          <w:rtl/>
        </w:rPr>
      </w:pPr>
      <w:r w:rsidRPr="002F52A7">
        <w:rPr>
          <w:rFonts w:cs="Times New Roman"/>
          <w:color w:val="A6A6A6" w:themeColor="background1" w:themeShade="A6"/>
          <w:rtl/>
        </w:rPr>
        <w:t>[לוודא שמתאים לי שהיא הגיעה לפני ה-21 לדצמבר שזה יום ההולדת שלו]</w:t>
      </w:r>
    </w:p>
    <w:p w14:paraId="47B50576" w14:textId="68BD147B" w:rsidR="00A723EB" w:rsidRPr="002F52A7" w:rsidRDefault="00A723EB" w:rsidP="00A723EB">
      <w:pPr>
        <w:rPr>
          <w:rFonts w:cs="Times New Roman"/>
          <w:color w:val="A6A6A6" w:themeColor="background1" w:themeShade="A6"/>
          <w:rtl/>
        </w:rPr>
      </w:pPr>
      <w:r w:rsidRPr="002F52A7">
        <w:rPr>
          <w:rFonts w:cs="Times New Roman"/>
          <w:color w:val="A6A6A6" w:themeColor="background1" w:themeShade="A6"/>
          <w:rtl/>
        </w:rPr>
        <w:t>[דחייה זו במועד העליה לא התרחשה חלילה בשל שינויים כלשהם ב</w:t>
      </w:r>
      <w:r w:rsidR="00C45B28" w:rsidRPr="002F52A7">
        <w:rPr>
          <w:rFonts w:cs="Times New Roman"/>
          <w:color w:val="A6A6A6" w:themeColor="background1" w:themeShade="A6"/>
          <w:rtl/>
        </w:rPr>
        <w:t>תוכני</w:t>
      </w:r>
      <w:r w:rsidRPr="002F52A7">
        <w:rPr>
          <w:rFonts w:cs="Times New Roman"/>
          <w:color w:val="A6A6A6" w:themeColor="background1" w:themeShade="A6"/>
          <w:rtl/>
        </w:rPr>
        <w:t>ותיה של האם:]</w:t>
      </w:r>
    </w:p>
    <w:p w14:paraId="069F518B" w14:textId="2023BA59" w:rsidR="00A723EB" w:rsidRPr="002F52A7" w:rsidRDefault="00AB15B1" w:rsidP="00A723EB">
      <w:pPr>
        <w:rPr>
          <w:rFonts w:cs="Times New Roman"/>
          <w:color w:val="A6A6A6" w:themeColor="background1" w:themeShade="A6"/>
          <w:rtl/>
        </w:rPr>
      </w:pPr>
      <w:r w:rsidRPr="002F52A7">
        <w:rPr>
          <w:rFonts w:cs="Times New Roman"/>
          <w:color w:val="A6A6A6" w:themeColor="background1" w:themeShade="A6"/>
          <w:rtl/>
        </w:rPr>
        <w:t>אמנם</w:t>
      </w:r>
      <w:r w:rsidR="00A723EB" w:rsidRPr="002F52A7">
        <w:rPr>
          <w:rFonts w:cs="Times New Roman"/>
          <w:color w:val="A6A6A6" w:themeColor="background1" w:themeShade="A6"/>
          <w:rtl/>
        </w:rPr>
        <w:t xml:space="preserve"> שנת השבתון של האם בעינה עמדה, ואולם אביו של אלכס חווה שינויים מרחיקי לכת במדיניות[</w:t>
      </w:r>
      <w:r w:rsidR="00A723EB" w:rsidRPr="002F52A7">
        <w:rPr>
          <w:rFonts w:cs="Times New Roman"/>
          <w:color w:val="A6A6A6" w:themeColor="background1" w:themeShade="A6"/>
        </w:rPr>
        <w:t>policy</w:t>
      </w:r>
      <w:r w:rsidR="00A723EB" w:rsidRPr="002F52A7">
        <w:rPr>
          <w:rFonts w:cs="Times New Roman"/>
          <w:color w:val="A6A6A6" w:themeColor="background1" w:themeShade="A6"/>
          <w:rtl/>
        </w:rPr>
        <w:t xml:space="preserve">] שחלו בשני קצוות תבל. מן הצד האחד, פרוייקט אמביציוזי ועצום </w:t>
      </w:r>
      <w:r w:rsidR="00D54C3E" w:rsidRPr="002F52A7">
        <w:rPr>
          <w:rFonts w:cs="Times New Roman"/>
          <w:color w:val="A6A6A6" w:themeColor="background1" w:themeShade="A6"/>
          <w:rtl/>
        </w:rPr>
        <w:t>ממד</w:t>
      </w:r>
      <w:r w:rsidR="00A723EB" w:rsidRPr="002F52A7">
        <w:rPr>
          <w:rFonts w:cs="Times New Roman"/>
          <w:color w:val="A6A6A6" w:themeColor="background1" w:themeShade="A6"/>
          <w:rtl/>
        </w:rPr>
        <w:t xml:space="preserve">ים של בניית גשר שעתיד לחבר את דנמרק עם סקנדינביה רבתי ובפרט עם שוודיה הוכרז באירופה. ואילו מן הצד השני, בירושלים, לאחר חילופי השלטון, כבש נחיל חדש של פְּקִידוֹנִים את משרדי האוצר, התחבורה והפנים, והצליח להוכיח באותות ובמופתים [ובטבלאות הפסד ורווח ובגרפים של החזר השקעה, שיעור תשואה פנימי ושאר מדדים רציונליים,] שגשרים, מחלפים ושאר זוטות [שהוכחו </w:t>
      </w:r>
      <w:r w:rsidR="000655BB" w:rsidRPr="002F52A7">
        <w:rPr>
          <w:rFonts w:cs="Times New Roman"/>
          <w:color w:val="A6A6A6" w:themeColor="background1" w:themeShade="A6"/>
          <w:rtl/>
        </w:rPr>
        <w:t>על ידי</w:t>
      </w:r>
      <w:r w:rsidR="00A723EB" w:rsidRPr="002F52A7">
        <w:rPr>
          <w:rFonts w:cs="Times New Roman"/>
          <w:color w:val="A6A6A6" w:themeColor="background1" w:themeShade="A6"/>
          <w:rtl/>
        </w:rPr>
        <w:t xml:space="preserve"> קודמיהם כמנועים הכרחיים הן לכלכלה והן לצמיחה, ובעלי חשיבות עליונה הן ברמה הלאומית והן ברמה החברתית-סביבתית הינם לא יותר מאשר] אינם </w:t>
      </w:r>
      <w:r w:rsidR="00A723EB" w:rsidRPr="002F52A7">
        <w:rPr>
          <w:rFonts w:cs="Times New Roman"/>
          <w:color w:val="A6A6A6" w:themeColor="background1" w:themeShade="A6"/>
          <w:rtl/>
        </w:rPr>
        <w:lastRenderedPageBreak/>
        <w:t xml:space="preserve">בגדר מנועים הכרחיים לא לכלכלה ולא לצמיחה, אלא בזבוז נפשע של תקציבים ומשאבים שיש להשקיע במקומות אחרים, ובדרכים שונות לגמרי. מהן הדרכים ומהם המקומות, כל זה לא נוסח עדיין במלואו, למרבה הצער, ולכן לפחות לעת עתה פרוייקטים הוקפאו, </w:t>
      </w:r>
      <w:r w:rsidR="00C45B28" w:rsidRPr="002F52A7">
        <w:rPr>
          <w:rFonts w:cs="Times New Roman"/>
          <w:color w:val="A6A6A6" w:themeColor="background1" w:themeShade="A6"/>
          <w:rtl/>
        </w:rPr>
        <w:t>תוכני</w:t>
      </w:r>
      <w:r w:rsidR="00A723EB" w:rsidRPr="002F52A7">
        <w:rPr>
          <w:rFonts w:cs="Times New Roman"/>
          <w:color w:val="A6A6A6" w:themeColor="background1" w:themeShade="A6"/>
          <w:rtl/>
        </w:rPr>
        <w:t xml:space="preserve">ות פיתוח נגנזו, ואביו של אלכס הוצב בקופנהגן, וחזר ללונדון </w:t>
      </w:r>
      <w:r w:rsidR="003D06F8" w:rsidRPr="002F52A7">
        <w:rPr>
          <w:rFonts w:cs="Times New Roman" w:hint="cs"/>
          <w:color w:val="A6A6A6" w:themeColor="background1" w:themeShade="A6"/>
          <w:rtl/>
        </w:rPr>
        <w:t xml:space="preserve">בכל יום שישי </w:t>
      </w:r>
      <w:r w:rsidR="003D06F8" w:rsidRPr="002F52A7">
        <w:rPr>
          <w:rFonts w:cs="Times New Roman"/>
          <w:color w:val="A6A6A6" w:themeColor="background1" w:themeShade="A6"/>
          <w:rtl/>
        </w:rPr>
        <w:t>בטיסת הערב  של בריטיש</w:t>
      </w:r>
      <w:r w:rsidR="00A723EB" w:rsidRPr="002F52A7">
        <w:rPr>
          <w:rFonts w:cs="Times New Roman"/>
          <w:color w:val="A6A6A6" w:themeColor="background1" w:themeShade="A6"/>
          <w:rtl/>
        </w:rPr>
        <w:t>.</w:t>
      </w:r>
    </w:p>
    <w:p w14:paraId="2907F486" w14:textId="77777777" w:rsidR="00A723EB" w:rsidRPr="002F52A7" w:rsidRDefault="00A723EB" w:rsidP="00A723EB">
      <w:pPr>
        <w:rPr>
          <w:rFonts w:cs="Times New Roman"/>
          <w:color w:val="A6A6A6" w:themeColor="background1" w:themeShade="A6"/>
        </w:rPr>
      </w:pPr>
      <w:r w:rsidRPr="002F52A7">
        <w:rPr>
          <w:rFonts w:cs="Times New Roman"/>
          <w:color w:val="A6A6A6" w:themeColor="background1" w:themeShade="A6"/>
          <w:rtl/>
        </w:rPr>
        <w:t>[</w:t>
      </w:r>
      <w:r w:rsidRPr="002F52A7">
        <w:rPr>
          <w:rFonts w:cs="Times New Roman"/>
          <w:color w:val="A6A6A6" w:themeColor="background1" w:themeShade="A6"/>
        </w:rPr>
        <w:t>https://en.wikipedia.org/wiki/%C3%98resund_Bridge</w:t>
      </w:r>
      <w:r w:rsidRPr="002F52A7">
        <w:rPr>
          <w:rFonts w:cs="Times New Roman"/>
          <w:color w:val="A6A6A6" w:themeColor="background1" w:themeShade="A6"/>
          <w:rtl/>
        </w:rPr>
        <w:t>]</w:t>
      </w:r>
    </w:p>
    <w:p w14:paraId="313C86E8" w14:textId="7C02BAAD" w:rsidR="00A723EB" w:rsidRPr="002F52A7" w:rsidRDefault="00A723EB" w:rsidP="00A723EB">
      <w:pPr>
        <w:rPr>
          <w:rFonts w:cs="Times New Roman"/>
          <w:color w:val="A6A6A6" w:themeColor="background1" w:themeShade="A6"/>
          <w:rtl/>
        </w:rPr>
      </w:pPr>
      <w:r w:rsidRPr="002F52A7">
        <w:rPr>
          <w:rFonts w:cs="Times New Roman"/>
          <w:color w:val="A6A6A6" w:themeColor="background1" w:themeShade="A6"/>
          <w:rtl/>
        </w:rPr>
        <w:t>להשתלשלות מקרים זו נוספה התקדמותו היוצאת מגדר הרגיל של תיאו כ</w:t>
      </w:r>
      <w:r w:rsidR="004147AD" w:rsidRPr="002F52A7">
        <w:rPr>
          <w:rFonts w:cs="Times New Roman"/>
          <w:color w:val="A6A6A6" w:themeColor="background1" w:themeShade="A6"/>
          <w:rtl/>
        </w:rPr>
        <w:t>מוזיק</w:t>
      </w:r>
      <w:r w:rsidRPr="002F52A7">
        <w:rPr>
          <w:rFonts w:cs="Times New Roman"/>
          <w:color w:val="A6A6A6" w:themeColor="background1" w:themeShade="A6"/>
          <w:rtl/>
        </w:rPr>
        <w:t xml:space="preserve">אי. ניצני בשלות ביצועית ניכרו בכשרונו הטכני [הניכר והמרשים </w:t>
      </w:r>
      <w:r w:rsidRPr="002F52A7">
        <w:rPr>
          <w:rFonts w:cs="Times New Roman"/>
          <w:color w:val="A6A6A6" w:themeColor="background1" w:themeShade="A6"/>
        </w:rPr>
        <w:t>remarkable</w:t>
      </w:r>
      <w:r w:rsidRPr="002F52A7">
        <w:rPr>
          <w:rFonts w:cs="Times New Roman"/>
          <w:color w:val="A6A6A6" w:themeColor="background1" w:themeShade="A6"/>
          <w:rtl/>
        </w:rPr>
        <w:t xml:space="preserve">], והיה הכרח בטיפוח ניצנים מלבלבים אלו במסגרות המתאימות, שנמצאו שם. </w:t>
      </w:r>
    </w:p>
    <w:p w14:paraId="7A103E08" w14:textId="77777777" w:rsidR="00A723EB" w:rsidRPr="002F52A7" w:rsidRDefault="00A723EB" w:rsidP="00A723EB">
      <w:pPr>
        <w:rPr>
          <w:rFonts w:cs="Times New Roman"/>
          <w:color w:val="A6A6A6" w:themeColor="background1" w:themeShade="A6"/>
          <w:rtl/>
        </w:rPr>
      </w:pPr>
      <w:r w:rsidRPr="002F52A7">
        <w:rPr>
          <w:rFonts w:cs="Times New Roman"/>
          <w:color w:val="A6A6A6" w:themeColor="background1" w:themeShade="A6"/>
          <w:rtl/>
        </w:rPr>
        <w:t>[ברור מדוע נושא עליית המשפחה לישראל נדחה לעת עתה.</w:t>
      </w:r>
    </w:p>
    <w:p w14:paraId="22669E8B" w14:textId="63F01571" w:rsidR="00A723EB" w:rsidRPr="002F52A7" w:rsidRDefault="00A723EB" w:rsidP="00A723EB">
      <w:pPr>
        <w:rPr>
          <w:rFonts w:cs="Times New Roman"/>
          <w:color w:val="A6A6A6" w:themeColor="background1" w:themeShade="A6"/>
          <w:rtl/>
        </w:rPr>
      </w:pPr>
      <w:r w:rsidRPr="002F52A7">
        <w:rPr>
          <w:rFonts w:cs="Times New Roman"/>
          <w:color w:val="A6A6A6" w:themeColor="background1" w:themeShade="A6"/>
          <w:rtl/>
        </w:rPr>
        <w:t>זה היה ההסבר שנתנה להם בעודה פורקת את מזוודתה בחדר עם שני ה</w:t>
      </w:r>
      <w:r w:rsidR="00271F95" w:rsidRPr="002F52A7">
        <w:rPr>
          <w:rFonts w:cs="Times New Roman"/>
          <w:color w:val="A6A6A6" w:themeColor="background1" w:themeShade="A6"/>
          <w:rtl/>
        </w:rPr>
        <w:t>מזרנ</w:t>
      </w:r>
      <w:r w:rsidRPr="002F52A7">
        <w:rPr>
          <w:rFonts w:cs="Times New Roman"/>
          <w:color w:val="A6A6A6" w:themeColor="background1" w:themeShade="A6"/>
          <w:rtl/>
        </w:rPr>
        <w:t>ים, שערמה אחד על השני.]</w:t>
      </w:r>
    </w:p>
    <w:p w14:paraId="4ACF8016" w14:textId="4323838B" w:rsidR="00A723EB" w:rsidRPr="002F52A7" w:rsidRDefault="00A723EB" w:rsidP="00041F45">
      <w:pPr>
        <w:rPr>
          <w:rFonts w:cs="Times New Roman"/>
          <w:color w:val="A6A6A6" w:themeColor="background1" w:themeShade="A6"/>
          <w:rtl/>
        </w:rPr>
      </w:pPr>
      <w:r w:rsidRPr="002F52A7">
        <w:rPr>
          <w:rFonts w:cs="Times New Roman" w:hint="cs"/>
          <w:color w:val="A6A6A6" w:themeColor="background1" w:themeShade="A6"/>
          <w:rtl/>
        </w:rPr>
        <w:t>]]</w:t>
      </w:r>
    </w:p>
    <w:p w14:paraId="34E86606" w14:textId="074B76CE" w:rsidR="00A723EB" w:rsidRPr="00A723EB" w:rsidRDefault="00B62DD2" w:rsidP="00A723EB">
      <w:pPr>
        <w:rPr>
          <w:rFonts w:cs="Times New Roman"/>
          <w:rtl/>
        </w:rPr>
      </w:pPr>
      <w:r w:rsidRPr="00B62DD2">
        <w:rPr>
          <w:rFonts w:cs="Times New Roman"/>
          <w:rtl/>
        </w:rPr>
        <w:t>היא הבטיחה לעיין בקלסר המסודר שהדודים</w:t>
      </w:r>
      <w:r w:rsidR="00BD54A8" w:rsidRPr="00BD54A8">
        <w:rPr>
          <w:rFonts w:cs="Times New Roman"/>
          <w:rtl/>
        </w:rPr>
        <w:t xml:space="preserve"> ה</w:t>
      </w:r>
      <w:r w:rsidR="00966041">
        <w:rPr>
          <w:rFonts w:cs="Times New Roman" w:hint="cs"/>
          <w:rtl/>
        </w:rPr>
        <w:t>ב</w:t>
      </w:r>
      <w:r w:rsidR="00BD54A8" w:rsidRPr="00BD54A8">
        <w:rPr>
          <w:rFonts w:cs="Times New Roman"/>
          <w:rtl/>
        </w:rPr>
        <w:t xml:space="preserve">יאו לה, </w:t>
      </w:r>
      <w:r w:rsidR="00D16DD7">
        <w:rPr>
          <w:rFonts w:cs="Times New Roman" w:hint="cs"/>
          <w:rtl/>
        </w:rPr>
        <w:t>שכלל</w:t>
      </w:r>
      <w:r w:rsidR="00BD54A8" w:rsidRPr="00BD54A8">
        <w:rPr>
          <w:rFonts w:cs="Times New Roman"/>
          <w:rtl/>
        </w:rPr>
        <w:t xml:space="preserve"> הנחיות מיוחדות לעולה, טפסים, מספרי טלפון חיוניים ואוצר</w:t>
      </w:r>
      <w:r w:rsidR="00966041">
        <w:rPr>
          <w:rFonts w:cs="Times New Roman" w:hint="cs"/>
          <w:rtl/>
        </w:rPr>
        <w:t>ות</w:t>
      </w:r>
      <w:r w:rsidR="00BD54A8" w:rsidRPr="00BD54A8">
        <w:rPr>
          <w:rFonts w:cs="Times New Roman"/>
          <w:rtl/>
        </w:rPr>
        <w:t xml:space="preserve"> מילים</w:t>
      </w:r>
      <w:r w:rsidR="00D16DD7">
        <w:rPr>
          <w:rFonts w:cs="Times New Roman" w:hint="cs"/>
          <w:rtl/>
        </w:rPr>
        <w:t xml:space="preserve">. </w:t>
      </w:r>
      <w:r w:rsidR="00D16DD7" w:rsidRPr="00D16DD7">
        <w:rPr>
          <w:rFonts w:cs="Times New Roman"/>
          <w:rtl/>
        </w:rPr>
        <w:t>הקלסר השימושי הזה</w:t>
      </w:r>
      <w:r w:rsidR="00BD54A8" w:rsidRPr="00BD54A8">
        <w:rPr>
          <w:rFonts w:cs="Times New Roman"/>
          <w:rtl/>
        </w:rPr>
        <w:t xml:space="preserve"> הסתובב בקרב המאפיה האנגלוסקסית זה תקופה וכבר הספיק לצבור נפח ותכולה, ברם </w:t>
      </w:r>
      <w:r w:rsidR="00BD54A8">
        <w:rPr>
          <w:rFonts w:cs="Times New Roman" w:hint="cs"/>
          <w:rtl/>
        </w:rPr>
        <w:t>מטרת</w:t>
      </w:r>
      <w:r w:rsidR="00A723EB" w:rsidRPr="00A723EB">
        <w:rPr>
          <w:rFonts w:cs="Times New Roman"/>
          <w:rtl/>
        </w:rPr>
        <w:t xml:space="preserve"> ביקור</w:t>
      </w:r>
      <w:r w:rsidR="00BD54A8">
        <w:rPr>
          <w:rFonts w:cs="Times New Roman" w:hint="cs"/>
          <w:rtl/>
        </w:rPr>
        <w:t>ה</w:t>
      </w:r>
      <w:r w:rsidR="00A723EB" w:rsidRPr="00A723EB">
        <w:rPr>
          <w:rFonts w:cs="Times New Roman"/>
          <w:rtl/>
        </w:rPr>
        <w:t xml:space="preserve"> </w:t>
      </w:r>
      <w:r w:rsidR="00085D08" w:rsidRPr="00085D08">
        <w:rPr>
          <w:rFonts w:cs="Times New Roman"/>
          <w:rtl/>
        </w:rPr>
        <w:t xml:space="preserve">של האם </w:t>
      </w:r>
      <w:r w:rsidR="00BD54A8">
        <w:rPr>
          <w:rFonts w:cs="Times New Roman" w:hint="cs"/>
          <w:rtl/>
        </w:rPr>
        <w:t xml:space="preserve">לא </w:t>
      </w:r>
      <w:r w:rsidR="001C5A04">
        <w:rPr>
          <w:rFonts w:cs="Times New Roman" w:hint="cs"/>
          <w:rtl/>
        </w:rPr>
        <w:t>הייתה</w:t>
      </w:r>
      <w:r w:rsidR="00BD54A8">
        <w:rPr>
          <w:rFonts w:cs="Times New Roman" w:hint="cs"/>
          <w:rtl/>
        </w:rPr>
        <w:t xml:space="preserve"> </w:t>
      </w:r>
      <w:r w:rsidR="00A723EB" w:rsidRPr="00A723EB">
        <w:rPr>
          <w:rFonts w:cs="Times New Roman"/>
          <w:rtl/>
        </w:rPr>
        <w:t>הכנ</w:t>
      </w:r>
      <w:r w:rsidR="00D16DD7" w:rsidRPr="00D16DD7">
        <w:rPr>
          <w:rFonts w:cs="Times New Roman"/>
          <w:rtl/>
        </w:rPr>
        <w:t>ת המצע</w:t>
      </w:r>
      <w:r w:rsidR="00A723EB" w:rsidRPr="00A723EB">
        <w:rPr>
          <w:rFonts w:cs="Times New Roman"/>
          <w:rtl/>
        </w:rPr>
        <w:t xml:space="preserve"> </w:t>
      </w:r>
      <w:r w:rsidR="00D16DD7">
        <w:rPr>
          <w:rFonts w:cs="Times New Roman" w:hint="cs"/>
          <w:rtl/>
        </w:rPr>
        <w:t>ל</w:t>
      </w:r>
      <w:r w:rsidR="00A723EB" w:rsidRPr="00A723EB">
        <w:rPr>
          <w:rFonts w:cs="Times New Roman"/>
          <w:rtl/>
        </w:rPr>
        <w:t xml:space="preserve">עליית המשפחה ארצה, מאורע </w:t>
      </w:r>
      <w:r w:rsidR="00085D08">
        <w:rPr>
          <w:rFonts w:cs="Times New Roman" w:hint="cs"/>
          <w:rtl/>
        </w:rPr>
        <w:t>ש</w:t>
      </w:r>
      <w:r w:rsidR="00A723EB" w:rsidRPr="00A723EB">
        <w:rPr>
          <w:rFonts w:cs="Times New Roman"/>
          <w:rtl/>
        </w:rPr>
        <w:t xml:space="preserve">נדחה למועד בלתי ידוע. </w:t>
      </w:r>
    </w:p>
    <w:p w14:paraId="529EC7CD" w14:textId="1D3F18B7" w:rsidR="00A723EB" w:rsidRPr="00A723EB" w:rsidRDefault="00A723EB" w:rsidP="00A723EB">
      <w:pPr>
        <w:rPr>
          <w:rFonts w:cs="Times New Roman"/>
          <w:rtl/>
        </w:rPr>
      </w:pPr>
      <w:r w:rsidRPr="00A723EB">
        <w:rPr>
          <w:rFonts w:cs="Times New Roman"/>
          <w:rtl/>
        </w:rPr>
        <w:t xml:space="preserve">ראשית, </w:t>
      </w:r>
      <w:r w:rsidR="00085D08" w:rsidRPr="00085D08">
        <w:rPr>
          <w:rFonts w:cs="Times New Roman"/>
          <w:rtl/>
        </w:rPr>
        <w:t xml:space="preserve">צריך היה </w:t>
      </w:r>
      <w:r w:rsidR="008E7D05">
        <w:rPr>
          <w:rFonts w:cs="Times New Roman" w:hint="cs"/>
          <w:rtl/>
        </w:rPr>
        <w:t>להביא</w:t>
      </w:r>
      <w:r w:rsidR="00085D08" w:rsidRPr="00085D08">
        <w:rPr>
          <w:rFonts w:cs="Times New Roman"/>
          <w:rtl/>
        </w:rPr>
        <w:t xml:space="preserve"> בחשבון את</w:t>
      </w:r>
      <w:r w:rsidRPr="00A723EB">
        <w:rPr>
          <w:rFonts w:cs="Times New Roman"/>
          <w:rtl/>
        </w:rPr>
        <w:t>התקדמותו היוצאת מגדר הרגיל של תיאו כ</w:t>
      </w:r>
      <w:r w:rsidR="004147AD">
        <w:rPr>
          <w:rFonts w:cs="Times New Roman"/>
          <w:rtl/>
        </w:rPr>
        <w:t>מוזיק</w:t>
      </w:r>
      <w:r w:rsidRPr="00A723EB">
        <w:rPr>
          <w:rFonts w:cs="Times New Roman"/>
          <w:rtl/>
        </w:rPr>
        <w:t xml:space="preserve">אי. </w:t>
      </w:r>
      <w:r w:rsidR="00085D08">
        <w:rPr>
          <w:rFonts w:cs="Times New Roman" w:hint="cs"/>
          <w:rtl/>
        </w:rPr>
        <w:t>[</w:t>
      </w:r>
      <w:r w:rsidRPr="00A723EB">
        <w:rPr>
          <w:rFonts w:cs="Times New Roman"/>
          <w:rtl/>
        </w:rPr>
        <w:t>כלומר, היא מיהרה לצנן את דבריה,</w:t>
      </w:r>
      <w:r w:rsidR="00085D08">
        <w:rPr>
          <w:rFonts w:cs="Times New Roman" w:hint="cs"/>
          <w:rtl/>
        </w:rPr>
        <w:t>]</w:t>
      </w:r>
      <w:r w:rsidRPr="00A723EB">
        <w:rPr>
          <w:rFonts w:cs="Times New Roman"/>
          <w:rtl/>
        </w:rPr>
        <w:t xml:space="preserve"> ניצני בשלות ביצועית ניכרו בכ</w:t>
      </w:r>
      <w:r w:rsidR="008E7D05">
        <w:rPr>
          <w:rFonts w:cs="Times New Roman" w:hint="cs"/>
          <w:rtl/>
        </w:rPr>
        <w:t>י</w:t>
      </w:r>
      <w:r w:rsidRPr="00A723EB">
        <w:rPr>
          <w:rFonts w:cs="Times New Roman"/>
          <w:rtl/>
        </w:rPr>
        <w:t xml:space="preserve">שרונו הטכני, והיה הכרח בטיפוח ניצנים מלבלבים אלו במסגרות המתאימות, שנמצאו </w:t>
      </w:r>
      <w:r w:rsidR="00BD54A8" w:rsidRPr="00BD54A8">
        <w:rPr>
          <w:rFonts w:cs="Times New Roman"/>
          <w:rtl/>
        </w:rPr>
        <w:t xml:space="preserve">לפי הבנתה רק </w:t>
      </w:r>
      <w:r w:rsidRPr="00A723EB">
        <w:rPr>
          <w:rFonts w:cs="Times New Roman"/>
          <w:rtl/>
        </w:rPr>
        <w:t>שם.</w:t>
      </w:r>
    </w:p>
    <w:p w14:paraId="7C9C28DD" w14:textId="2BFA5434" w:rsidR="00A723EB" w:rsidRDefault="00A723EB" w:rsidP="00A723EB">
      <w:pPr>
        <w:rPr>
          <w:rFonts w:cs="Times New Roman"/>
          <w:rtl/>
        </w:rPr>
      </w:pPr>
      <w:r w:rsidRPr="00A723EB">
        <w:rPr>
          <w:rFonts w:cs="Times New Roman"/>
          <w:rtl/>
        </w:rPr>
        <w:t>ונוסף</w:t>
      </w:r>
      <w:r w:rsidR="008E7D05">
        <w:rPr>
          <w:rFonts w:cs="Times New Roman" w:hint="cs"/>
          <w:rtl/>
        </w:rPr>
        <w:t xml:space="preserve"> על כך</w:t>
      </w:r>
      <w:r w:rsidRPr="00A723EB">
        <w:rPr>
          <w:rFonts w:cs="Times New Roman"/>
          <w:rtl/>
        </w:rPr>
        <w:t xml:space="preserve">, אמנם שנת השבתון של האם בעינה עמדה, אולם אביו של אלכס הושפע משינויים מרחיקי לכת במדיניות בשני קצוות תבל. מן הצד האחד, באירופה, הוכרז </w:t>
      </w:r>
      <w:r w:rsidRPr="00696969">
        <w:rPr>
          <w:rFonts w:cs="Times New Roman"/>
          <w:highlight w:val="green"/>
          <w:rtl/>
        </w:rPr>
        <w:t>פרויקט</w:t>
      </w:r>
      <w:r w:rsidRPr="00A723EB">
        <w:rPr>
          <w:rFonts w:cs="Times New Roman"/>
          <w:rtl/>
        </w:rPr>
        <w:t xml:space="preserve"> אמביציוזי ועצום </w:t>
      </w:r>
      <w:r w:rsidR="00D54C3E">
        <w:rPr>
          <w:rFonts w:cs="Times New Roman"/>
          <w:rtl/>
        </w:rPr>
        <w:t>ממד</w:t>
      </w:r>
      <w:r w:rsidRPr="00A723EB">
        <w:rPr>
          <w:rFonts w:cs="Times New Roman"/>
          <w:rtl/>
        </w:rPr>
        <w:t xml:space="preserve">ים לבניית גשר שעתיד לחבר את דנמרק עם סקנדינביה רבתי ובפרט עם שוודיה. ואילו מן הצד השני, בירושלים, לאחר חילופי השלטון, כבש נחיל חדש של </w:t>
      </w:r>
      <w:r w:rsidR="008E7D05" w:rsidRPr="008E7D05">
        <w:rPr>
          <w:rFonts w:cs="Times New Roman"/>
          <w:rtl/>
        </w:rPr>
        <w:t xml:space="preserve">פקידונים </w:t>
      </w:r>
      <w:r w:rsidRPr="00A723EB">
        <w:rPr>
          <w:rFonts w:cs="Times New Roman"/>
          <w:rtl/>
        </w:rPr>
        <w:t>את משרדי האוצר, התחבורה והפנים, והצליח להוכיח באותות ובמופתים שגשרים, מחלפים ושאר זוטות אינם מנועים הכרחיים לא לכלכלה ולא לצמיחה, אלא בזבוז נפשע של תקציבים ומשאבים שיש להשקיע במקומות אחרים, ובדרכים שונות לגמרי. מהן הדרכים ומהם המקומות, כל זה</w:t>
      </w:r>
      <w:r w:rsidR="00966041" w:rsidRPr="00966041">
        <w:rPr>
          <w:rFonts w:cs="Times New Roman"/>
          <w:rtl/>
        </w:rPr>
        <w:t xml:space="preserve"> </w:t>
      </w:r>
      <w:r w:rsidR="00966041" w:rsidRPr="00A723EB">
        <w:rPr>
          <w:rFonts w:cs="Times New Roman"/>
          <w:rtl/>
        </w:rPr>
        <w:t>עדיין</w:t>
      </w:r>
      <w:r w:rsidRPr="00A723EB">
        <w:rPr>
          <w:rFonts w:cs="Times New Roman"/>
          <w:rtl/>
        </w:rPr>
        <w:t xml:space="preserve"> לא נוסח במלואו, </w:t>
      </w:r>
      <w:r w:rsidR="00085D08">
        <w:rPr>
          <w:rFonts w:cs="Times New Roman" w:hint="cs"/>
          <w:rtl/>
        </w:rPr>
        <w:t>ו</w:t>
      </w:r>
      <w:r w:rsidRPr="00A723EB">
        <w:rPr>
          <w:rFonts w:cs="Times New Roman"/>
          <w:rtl/>
        </w:rPr>
        <w:t xml:space="preserve">לכן לפחות לעת עתה </w:t>
      </w:r>
      <w:r w:rsidRPr="00696969">
        <w:rPr>
          <w:rFonts w:cs="Times New Roman"/>
          <w:highlight w:val="green"/>
          <w:rtl/>
        </w:rPr>
        <w:t>פרויקטים</w:t>
      </w:r>
      <w:r w:rsidRPr="00A723EB">
        <w:rPr>
          <w:rFonts w:cs="Times New Roman"/>
          <w:rtl/>
        </w:rPr>
        <w:t xml:space="preserve"> הוקפאו, </w:t>
      </w:r>
      <w:r w:rsidR="00C45B28">
        <w:rPr>
          <w:rFonts w:cs="Times New Roman"/>
          <w:rtl/>
        </w:rPr>
        <w:t>תוכני</w:t>
      </w:r>
      <w:r w:rsidRPr="00A723EB">
        <w:rPr>
          <w:rFonts w:cs="Times New Roman"/>
          <w:rtl/>
        </w:rPr>
        <w:t>ות פיתוח נגנזו, ואביו של אלכס הוצב באופן אפקטיבי בקופנהגן, וחזר ללונדון בכל יום שישי בטיס</w:t>
      </w:r>
      <w:r w:rsidR="00EB463F">
        <w:rPr>
          <w:rFonts w:cs="Times New Roman" w:hint="cs"/>
          <w:rtl/>
        </w:rPr>
        <w:t>ת הערב</w:t>
      </w:r>
      <w:r w:rsidRPr="00A723EB">
        <w:rPr>
          <w:rFonts w:cs="Times New Roman"/>
          <w:rtl/>
        </w:rPr>
        <w:t xml:space="preserve"> של בריטיש.</w:t>
      </w:r>
    </w:p>
    <w:p w14:paraId="7B28BC5D" w14:textId="7E896335" w:rsidR="00CB7A5B" w:rsidRDefault="00A723EB" w:rsidP="00A723EB">
      <w:pPr>
        <w:rPr>
          <w:rtl/>
        </w:rPr>
      </w:pPr>
      <w:r>
        <w:rPr>
          <w:rFonts w:hint="cs"/>
          <w:rtl/>
        </w:rPr>
        <w:t>ח</w:t>
      </w:r>
      <w:r w:rsidR="001F39B8" w:rsidRPr="0040081C">
        <w:rPr>
          <w:rtl/>
        </w:rPr>
        <w:t>רף הסבריה</w:t>
      </w:r>
      <w:r w:rsidR="00B73E89" w:rsidRPr="0040081C">
        <w:rPr>
          <w:rtl/>
        </w:rPr>
        <w:t xml:space="preserve"> </w:t>
      </w:r>
      <w:r w:rsidR="00C53E1D">
        <w:rPr>
          <w:rFonts w:hint="cs"/>
          <w:rtl/>
        </w:rPr>
        <w:t>המפורטים</w:t>
      </w:r>
      <w:r w:rsidR="00765757">
        <w:rPr>
          <w:rFonts w:hint="cs"/>
          <w:rtl/>
        </w:rPr>
        <w:t>, עד כמה שסבלנותה הגיעה,</w:t>
      </w:r>
      <w:r w:rsidR="00C53E1D">
        <w:rPr>
          <w:rFonts w:hint="cs"/>
          <w:rtl/>
        </w:rPr>
        <w:t xml:space="preserve"> </w:t>
      </w:r>
      <w:r w:rsidR="00B73E89" w:rsidRPr="0040081C">
        <w:rPr>
          <w:rtl/>
        </w:rPr>
        <w:t xml:space="preserve">אלכס ומארק לא </w:t>
      </w:r>
      <w:r w:rsidR="008433C6" w:rsidRPr="0040081C">
        <w:rPr>
          <w:rFonts w:hint="eastAsia"/>
          <w:rtl/>
        </w:rPr>
        <w:t>ה</w:t>
      </w:r>
      <w:r w:rsidR="002861EE" w:rsidRPr="0040081C">
        <w:rPr>
          <w:rFonts w:hint="eastAsia"/>
          <w:rtl/>
        </w:rPr>
        <w:t>צליח</w:t>
      </w:r>
      <w:r w:rsidR="008433C6" w:rsidRPr="0040081C">
        <w:rPr>
          <w:rFonts w:hint="eastAsia"/>
          <w:rtl/>
        </w:rPr>
        <w:t>ו</w:t>
      </w:r>
      <w:r w:rsidR="00B73E89" w:rsidRPr="0040081C">
        <w:rPr>
          <w:rtl/>
        </w:rPr>
        <w:t xml:space="preserve"> להבין </w:t>
      </w:r>
      <w:r w:rsidR="002861EE" w:rsidRPr="0040081C">
        <w:rPr>
          <w:rFonts w:hint="eastAsia"/>
          <w:rtl/>
        </w:rPr>
        <w:t>את</w:t>
      </w:r>
      <w:r w:rsidR="002861EE" w:rsidRPr="0040081C">
        <w:rPr>
          <w:rtl/>
        </w:rPr>
        <w:t xml:space="preserve"> הקשר בין </w:t>
      </w:r>
      <w:r w:rsidR="00B73E89" w:rsidRPr="0040081C">
        <w:rPr>
          <w:rFonts w:hint="eastAsia"/>
          <w:rtl/>
        </w:rPr>
        <w:t>מדיניות</w:t>
      </w:r>
      <w:r w:rsidR="00B73E89" w:rsidRPr="0040081C">
        <w:rPr>
          <w:rtl/>
        </w:rPr>
        <w:t xml:space="preserve"> </w:t>
      </w:r>
      <w:r w:rsidR="004871C2" w:rsidRPr="0040081C">
        <w:rPr>
          <w:rtl/>
        </w:rPr>
        <w:t xml:space="preserve">הקצאת משאבים </w:t>
      </w:r>
      <w:r>
        <w:rPr>
          <w:rFonts w:hint="cs"/>
          <w:rtl/>
        </w:rPr>
        <w:t xml:space="preserve">עבור </w:t>
      </w:r>
      <w:r w:rsidR="004871C2" w:rsidRPr="0040081C">
        <w:rPr>
          <w:rtl/>
        </w:rPr>
        <w:t xml:space="preserve">פיתוח </w:t>
      </w:r>
      <w:r w:rsidR="004871C2" w:rsidRPr="0040081C">
        <w:rPr>
          <w:rFonts w:hint="eastAsia"/>
          <w:rtl/>
        </w:rPr>
        <w:t>תשתיות</w:t>
      </w:r>
      <w:r w:rsidR="00C53E1D">
        <w:rPr>
          <w:rFonts w:hint="cs"/>
          <w:rtl/>
        </w:rPr>
        <w:t xml:space="preserve"> ובפרט גשרים</w:t>
      </w:r>
      <w:r w:rsidR="004871C2" w:rsidRPr="0040081C">
        <w:rPr>
          <w:rtl/>
        </w:rPr>
        <w:t>,</w:t>
      </w:r>
      <w:r w:rsidR="002861EE" w:rsidRPr="0040081C">
        <w:rPr>
          <w:rtl/>
        </w:rPr>
        <w:t xml:space="preserve"> ל</w:t>
      </w:r>
      <w:r w:rsidR="004871C2" w:rsidRPr="0040081C">
        <w:rPr>
          <w:rFonts w:hint="eastAsia"/>
          <w:rtl/>
        </w:rPr>
        <w:t>בין</w:t>
      </w:r>
      <w:r w:rsidR="004871C2" w:rsidRPr="0040081C">
        <w:rPr>
          <w:rtl/>
        </w:rPr>
        <w:t xml:space="preserve"> </w:t>
      </w:r>
      <w:r w:rsidR="00C16786" w:rsidRPr="0040081C">
        <w:rPr>
          <w:rFonts w:hint="eastAsia"/>
          <w:rtl/>
        </w:rPr>
        <w:t>גורל</w:t>
      </w:r>
      <w:r w:rsidR="00C16786" w:rsidRPr="0040081C">
        <w:rPr>
          <w:rtl/>
        </w:rPr>
        <w:t xml:space="preserve"> </w:t>
      </w:r>
      <w:r w:rsidR="002861EE" w:rsidRPr="0040081C">
        <w:rPr>
          <w:rFonts w:hint="eastAsia"/>
          <w:rtl/>
        </w:rPr>
        <w:t>משפחתם</w:t>
      </w:r>
      <w:r w:rsidR="00C16786" w:rsidRPr="0040081C">
        <w:rPr>
          <w:rtl/>
        </w:rPr>
        <w:t xml:space="preserve"> וב</w:t>
      </w:r>
      <w:r w:rsidR="001F39B8" w:rsidRPr="0040081C">
        <w:rPr>
          <w:rFonts w:hint="eastAsia"/>
          <w:rtl/>
        </w:rPr>
        <w:t>פרט</w:t>
      </w:r>
      <w:r w:rsidR="00C16786" w:rsidRPr="0040081C">
        <w:rPr>
          <w:rtl/>
        </w:rPr>
        <w:t xml:space="preserve"> </w:t>
      </w:r>
      <w:r w:rsidR="00BD54A8">
        <w:rPr>
          <w:rFonts w:hint="cs"/>
          <w:rtl/>
        </w:rPr>
        <w:t>הפקרתם</w:t>
      </w:r>
      <w:r w:rsidR="00C16786" w:rsidRPr="0040081C">
        <w:rPr>
          <w:rtl/>
        </w:rPr>
        <w:t xml:space="preserve"> </w:t>
      </w:r>
      <w:r w:rsidR="00CB7A5B">
        <w:rPr>
          <w:rFonts w:hint="cs"/>
          <w:rtl/>
        </w:rPr>
        <w:t>של שני ה</w:t>
      </w:r>
      <w:r w:rsidR="00BD54A8">
        <w:rPr>
          <w:rFonts w:hint="cs"/>
          <w:rtl/>
        </w:rPr>
        <w:t>אחים</w:t>
      </w:r>
      <w:r w:rsidR="00CB7A5B">
        <w:rPr>
          <w:rFonts w:hint="cs"/>
          <w:rtl/>
        </w:rPr>
        <w:t>.</w:t>
      </w:r>
    </w:p>
    <w:p w14:paraId="1F8B4B51" w14:textId="496F656B" w:rsidR="00B73E89" w:rsidRPr="0040081C" w:rsidRDefault="00B73E89" w:rsidP="000C6FC0">
      <w:pPr>
        <w:rPr>
          <w:rtl/>
        </w:rPr>
      </w:pPr>
      <w:r w:rsidRPr="0040081C">
        <w:rPr>
          <w:rtl/>
        </w:rPr>
        <w:t xml:space="preserve">האם </w:t>
      </w:r>
      <w:r w:rsidR="00041F45">
        <w:rPr>
          <w:rFonts w:hint="cs"/>
          <w:rtl/>
        </w:rPr>
        <w:t>נקט</w:t>
      </w:r>
      <w:r w:rsidR="00CB7A5B">
        <w:rPr>
          <w:rFonts w:hint="cs"/>
          <w:rtl/>
        </w:rPr>
        <w:t>ה</w:t>
      </w:r>
      <w:r w:rsidR="00B40BDC" w:rsidRPr="0040081C">
        <w:rPr>
          <w:rtl/>
        </w:rPr>
        <w:t xml:space="preserve"> </w:t>
      </w:r>
      <w:r w:rsidRPr="0040081C">
        <w:rPr>
          <w:rFonts w:hint="eastAsia"/>
          <w:rtl/>
        </w:rPr>
        <w:t>גישה</w:t>
      </w:r>
      <w:r w:rsidRPr="0040081C">
        <w:rPr>
          <w:rtl/>
        </w:rPr>
        <w:t xml:space="preserve"> </w:t>
      </w:r>
      <w:r w:rsidRPr="0040081C">
        <w:rPr>
          <w:rFonts w:hint="eastAsia"/>
          <w:rtl/>
        </w:rPr>
        <w:t>אחרת</w:t>
      </w:r>
      <w:r w:rsidRPr="0040081C">
        <w:rPr>
          <w:rtl/>
        </w:rPr>
        <w:t>:</w:t>
      </w:r>
    </w:p>
    <w:p w14:paraId="3BF641EC" w14:textId="77777777" w:rsidR="00041F45" w:rsidRDefault="00B73E89" w:rsidP="00B73E89">
      <w:pPr>
        <w:rPr>
          <w:rtl/>
        </w:rPr>
      </w:pPr>
      <w:r w:rsidRPr="0040081C">
        <w:rPr>
          <w:rFonts w:hint="eastAsia"/>
          <w:rtl/>
        </w:rPr>
        <w:t>האם</w:t>
      </w:r>
      <w:r w:rsidRPr="0040081C">
        <w:rPr>
          <w:rtl/>
        </w:rPr>
        <w:t xml:space="preserve"> </w:t>
      </w:r>
      <w:r w:rsidRPr="0040081C">
        <w:rPr>
          <w:rFonts w:hint="eastAsia"/>
          <w:rtl/>
        </w:rPr>
        <w:t>הסתדרו</w:t>
      </w:r>
      <w:r w:rsidRPr="0040081C">
        <w:rPr>
          <w:rtl/>
        </w:rPr>
        <w:t xml:space="preserve"> </w:t>
      </w:r>
      <w:r w:rsidRPr="0040081C">
        <w:rPr>
          <w:rFonts w:hint="eastAsia"/>
          <w:rtl/>
        </w:rPr>
        <w:t>עד</w:t>
      </w:r>
      <w:r w:rsidRPr="0040081C">
        <w:rPr>
          <w:rtl/>
        </w:rPr>
        <w:t xml:space="preserve"> </w:t>
      </w:r>
      <w:r w:rsidRPr="0040081C">
        <w:rPr>
          <w:rFonts w:hint="eastAsia"/>
          <w:rtl/>
        </w:rPr>
        <w:t>כה</w:t>
      </w:r>
      <w:r w:rsidRPr="0040081C">
        <w:rPr>
          <w:rtl/>
        </w:rPr>
        <w:t xml:space="preserve">? </w:t>
      </w:r>
    </w:p>
    <w:p w14:paraId="7AB189D1" w14:textId="1797F748" w:rsidR="00B73E89" w:rsidRPr="0040081C" w:rsidRDefault="00B73E89" w:rsidP="00B73E89">
      <w:pPr>
        <w:rPr>
          <w:rtl/>
        </w:rPr>
      </w:pPr>
      <w:r w:rsidRPr="0040081C">
        <w:rPr>
          <w:rFonts w:hint="eastAsia"/>
          <w:rtl/>
        </w:rPr>
        <w:t>ובכן</w:t>
      </w:r>
      <w:r w:rsidRPr="0040081C">
        <w:rPr>
          <w:rtl/>
        </w:rPr>
        <w:t xml:space="preserve">, </w:t>
      </w:r>
      <w:r w:rsidRPr="0040081C">
        <w:rPr>
          <w:rFonts w:hint="eastAsia"/>
          <w:rtl/>
        </w:rPr>
        <w:t>אין</w:t>
      </w:r>
      <w:r w:rsidRPr="0040081C">
        <w:rPr>
          <w:rtl/>
        </w:rPr>
        <w:t xml:space="preserve"> </w:t>
      </w:r>
      <w:r w:rsidRPr="0040081C">
        <w:rPr>
          <w:rFonts w:hint="eastAsia"/>
          <w:rtl/>
        </w:rPr>
        <w:t>להכחיש</w:t>
      </w:r>
      <w:r w:rsidRPr="0040081C">
        <w:rPr>
          <w:rtl/>
        </w:rPr>
        <w:t xml:space="preserve"> </w:t>
      </w:r>
      <w:r w:rsidRPr="0040081C">
        <w:rPr>
          <w:rFonts w:hint="eastAsia"/>
          <w:rtl/>
        </w:rPr>
        <w:t>שאכן</w:t>
      </w:r>
      <w:r w:rsidRPr="0040081C">
        <w:rPr>
          <w:rtl/>
        </w:rPr>
        <w:t xml:space="preserve"> </w:t>
      </w:r>
      <w:r w:rsidRPr="0040081C">
        <w:rPr>
          <w:rFonts w:hint="eastAsia"/>
          <w:rtl/>
        </w:rPr>
        <w:t>כך</w:t>
      </w:r>
      <w:r w:rsidRPr="0040081C">
        <w:rPr>
          <w:rtl/>
        </w:rPr>
        <w:t xml:space="preserve"> </w:t>
      </w:r>
      <w:r w:rsidRPr="0040081C">
        <w:rPr>
          <w:rFonts w:hint="eastAsia"/>
          <w:rtl/>
        </w:rPr>
        <w:t>היה</w:t>
      </w:r>
      <w:r w:rsidRPr="0040081C">
        <w:rPr>
          <w:rtl/>
        </w:rPr>
        <w:t>.</w:t>
      </w:r>
    </w:p>
    <w:p w14:paraId="06EFE884" w14:textId="77777777" w:rsidR="00041F45" w:rsidRDefault="001F39B8" w:rsidP="00B73E89">
      <w:pPr>
        <w:rPr>
          <w:rtl/>
        </w:rPr>
      </w:pPr>
      <w:r w:rsidRPr="0040081C">
        <w:rPr>
          <w:rFonts w:hint="eastAsia"/>
          <w:rtl/>
        </w:rPr>
        <w:t>האם</w:t>
      </w:r>
      <w:r w:rsidRPr="0040081C">
        <w:rPr>
          <w:rtl/>
        </w:rPr>
        <w:t xml:space="preserve"> </w:t>
      </w:r>
      <w:r w:rsidR="00B73E89" w:rsidRPr="0040081C">
        <w:rPr>
          <w:rFonts w:hint="eastAsia"/>
          <w:rtl/>
        </w:rPr>
        <w:t>הם</w:t>
      </w:r>
      <w:r w:rsidR="00B73E89" w:rsidRPr="0040081C">
        <w:rPr>
          <w:rtl/>
        </w:rPr>
        <w:t xml:space="preserve"> </w:t>
      </w:r>
      <w:r w:rsidR="00B73E89" w:rsidRPr="0040081C">
        <w:rPr>
          <w:rFonts w:hint="eastAsia"/>
          <w:rtl/>
        </w:rPr>
        <w:t>מסתדרים</w:t>
      </w:r>
      <w:r w:rsidR="00B73E89" w:rsidRPr="0040081C">
        <w:rPr>
          <w:rtl/>
        </w:rPr>
        <w:t xml:space="preserve">? </w:t>
      </w:r>
    </w:p>
    <w:p w14:paraId="0801011A" w14:textId="714BE07C" w:rsidR="00B73E89" w:rsidRPr="0040081C" w:rsidRDefault="00B73E89" w:rsidP="00B73E89">
      <w:pPr>
        <w:rPr>
          <w:rtl/>
        </w:rPr>
      </w:pPr>
      <w:r w:rsidRPr="0040081C">
        <w:rPr>
          <w:rFonts w:hint="eastAsia"/>
          <w:rtl/>
        </w:rPr>
        <w:t>כן</w:t>
      </w:r>
      <w:r w:rsidR="001F39B8" w:rsidRPr="0040081C">
        <w:rPr>
          <w:rtl/>
        </w:rPr>
        <w:t xml:space="preserve">, </w:t>
      </w:r>
      <w:r w:rsidR="001F39B8" w:rsidRPr="0040081C">
        <w:rPr>
          <w:rFonts w:hint="eastAsia"/>
          <w:rtl/>
        </w:rPr>
        <w:t>כרגע</w:t>
      </w:r>
      <w:r w:rsidR="001F39B8" w:rsidRPr="0040081C">
        <w:rPr>
          <w:rtl/>
        </w:rPr>
        <w:t xml:space="preserve"> </w:t>
      </w:r>
      <w:r w:rsidR="001F39B8" w:rsidRPr="0040081C">
        <w:rPr>
          <w:rFonts w:hint="eastAsia"/>
          <w:rtl/>
        </w:rPr>
        <w:t>כן</w:t>
      </w:r>
      <w:r w:rsidRPr="0040081C">
        <w:rPr>
          <w:rtl/>
        </w:rPr>
        <w:t>.</w:t>
      </w:r>
    </w:p>
    <w:p w14:paraId="704CEA94" w14:textId="77777777" w:rsidR="00041F45" w:rsidRDefault="00B73E89" w:rsidP="00B73E89">
      <w:pPr>
        <w:rPr>
          <w:rtl/>
        </w:rPr>
      </w:pPr>
      <w:r w:rsidRPr="0040081C">
        <w:rPr>
          <w:rFonts w:hint="eastAsia"/>
          <w:rtl/>
        </w:rPr>
        <w:t>האם</w:t>
      </w:r>
      <w:r w:rsidRPr="0040081C">
        <w:rPr>
          <w:rtl/>
        </w:rPr>
        <w:t xml:space="preserve"> </w:t>
      </w:r>
      <w:r w:rsidRPr="0040081C">
        <w:rPr>
          <w:rFonts w:hint="eastAsia"/>
          <w:rtl/>
        </w:rPr>
        <w:t>ניתן</w:t>
      </w:r>
      <w:r w:rsidRPr="0040081C">
        <w:rPr>
          <w:rtl/>
        </w:rPr>
        <w:t xml:space="preserve"> </w:t>
      </w:r>
      <w:r w:rsidRPr="0040081C">
        <w:rPr>
          <w:rFonts w:hint="eastAsia"/>
          <w:rtl/>
        </w:rPr>
        <w:t>להרהיב</w:t>
      </w:r>
      <w:r w:rsidRPr="0040081C">
        <w:rPr>
          <w:rtl/>
        </w:rPr>
        <w:t xml:space="preserve"> </w:t>
      </w:r>
      <w:r w:rsidRPr="0040081C">
        <w:rPr>
          <w:rFonts w:hint="eastAsia"/>
          <w:rtl/>
        </w:rPr>
        <w:t>עוז</w:t>
      </w:r>
      <w:r w:rsidRPr="0040081C">
        <w:rPr>
          <w:rtl/>
        </w:rPr>
        <w:t xml:space="preserve"> </w:t>
      </w:r>
      <w:r w:rsidRPr="0040081C">
        <w:rPr>
          <w:rFonts w:hint="eastAsia"/>
          <w:rtl/>
        </w:rPr>
        <w:t>ולנבא</w:t>
      </w:r>
      <w:r w:rsidRPr="0040081C">
        <w:rPr>
          <w:rtl/>
        </w:rPr>
        <w:t xml:space="preserve"> </w:t>
      </w:r>
      <w:r w:rsidRPr="0040081C">
        <w:rPr>
          <w:rFonts w:hint="eastAsia"/>
          <w:rtl/>
        </w:rPr>
        <w:t>כי</w:t>
      </w:r>
      <w:r w:rsidRPr="0040081C">
        <w:rPr>
          <w:rtl/>
        </w:rPr>
        <w:t xml:space="preserve"> </w:t>
      </w:r>
      <w:r w:rsidRPr="0040081C">
        <w:rPr>
          <w:rFonts w:hint="eastAsia"/>
          <w:rtl/>
        </w:rPr>
        <w:t>ימשיכו</w:t>
      </w:r>
      <w:r w:rsidRPr="0040081C">
        <w:rPr>
          <w:rtl/>
        </w:rPr>
        <w:t xml:space="preserve"> </w:t>
      </w:r>
      <w:r w:rsidRPr="0040081C">
        <w:rPr>
          <w:rFonts w:hint="eastAsia"/>
          <w:rtl/>
        </w:rPr>
        <w:t>להסתדר</w:t>
      </w:r>
      <w:r w:rsidRPr="0040081C">
        <w:rPr>
          <w:rtl/>
        </w:rPr>
        <w:t xml:space="preserve">? </w:t>
      </w:r>
    </w:p>
    <w:p w14:paraId="3E5A39D1" w14:textId="3CB7BFFC" w:rsidR="002861EE" w:rsidRPr="0040081C" w:rsidRDefault="00B73E89" w:rsidP="00B73E89">
      <w:pPr>
        <w:rPr>
          <w:rtl/>
        </w:rPr>
      </w:pPr>
      <w:r w:rsidRPr="0040081C">
        <w:rPr>
          <w:rFonts w:hint="eastAsia"/>
          <w:rtl/>
        </w:rPr>
        <w:t>מן</w:t>
      </w:r>
      <w:r w:rsidRPr="0040081C">
        <w:rPr>
          <w:rtl/>
        </w:rPr>
        <w:t xml:space="preserve"> </w:t>
      </w:r>
      <w:r w:rsidRPr="0040081C">
        <w:rPr>
          <w:rFonts w:hint="eastAsia"/>
          <w:rtl/>
        </w:rPr>
        <w:t>הסתם</w:t>
      </w:r>
      <w:r w:rsidRPr="0040081C">
        <w:rPr>
          <w:rtl/>
        </w:rPr>
        <w:t>.</w:t>
      </w:r>
    </w:p>
    <w:p w14:paraId="34C6CCA5" w14:textId="2B207E60" w:rsidR="00A723EB" w:rsidRDefault="002861EE" w:rsidP="00B73E89">
      <w:pPr>
        <w:rPr>
          <w:rtl/>
        </w:rPr>
      </w:pPr>
      <w:r w:rsidRPr="0040081C">
        <w:rPr>
          <w:rFonts w:hint="eastAsia"/>
          <w:rtl/>
        </w:rPr>
        <w:t>ואכן</w:t>
      </w:r>
      <w:r w:rsidRPr="0040081C">
        <w:rPr>
          <w:rtl/>
        </w:rPr>
        <w:t xml:space="preserve">, </w:t>
      </w:r>
      <w:r w:rsidR="00B73E89" w:rsidRPr="0040081C">
        <w:rPr>
          <w:rFonts w:hint="eastAsia"/>
          <w:rtl/>
        </w:rPr>
        <w:t>בראייה</w:t>
      </w:r>
      <w:r w:rsidR="00B73E89" w:rsidRPr="0040081C">
        <w:rPr>
          <w:rtl/>
        </w:rPr>
        <w:t xml:space="preserve"> </w:t>
      </w:r>
      <w:r w:rsidRPr="0040081C">
        <w:rPr>
          <w:rFonts w:hint="eastAsia"/>
          <w:rtl/>
        </w:rPr>
        <w:t>כולל</w:t>
      </w:r>
      <w:r w:rsidR="00B73E89" w:rsidRPr="0040081C">
        <w:rPr>
          <w:rFonts w:hint="eastAsia"/>
          <w:rtl/>
        </w:rPr>
        <w:t>ת</w:t>
      </w:r>
      <w:r w:rsidR="00B73E89" w:rsidRPr="0040081C">
        <w:rPr>
          <w:rtl/>
        </w:rPr>
        <w:t>, כלומר בלי לה</w:t>
      </w:r>
      <w:r w:rsidR="008E7D05">
        <w:rPr>
          <w:rFonts w:hint="cs"/>
          <w:rtl/>
        </w:rPr>
        <w:t>י</w:t>
      </w:r>
      <w:r w:rsidR="00B73E89" w:rsidRPr="0040081C">
        <w:rPr>
          <w:rtl/>
        </w:rPr>
        <w:t>כנס לפרט</w:t>
      </w:r>
      <w:r w:rsidR="008E7D05">
        <w:rPr>
          <w:rFonts w:hint="cs"/>
          <w:rtl/>
        </w:rPr>
        <w:t xml:space="preserve">י </w:t>
      </w:r>
      <w:r w:rsidR="00B73E89" w:rsidRPr="0040081C">
        <w:rPr>
          <w:rtl/>
        </w:rPr>
        <w:t>פרטים ונבכ</w:t>
      </w:r>
      <w:r w:rsidR="008E7D05">
        <w:rPr>
          <w:rFonts w:hint="cs"/>
          <w:rtl/>
        </w:rPr>
        <w:t xml:space="preserve">י </w:t>
      </w:r>
      <w:r w:rsidR="00B73E89" w:rsidRPr="0040081C">
        <w:rPr>
          <w:rtl/>
        </w:rPr>
        <w:t>נבכים, במבט</w:t>
      </w:r>
      <w:r w:rsidR="008E7D05">
        <w:rPr>
          <w:rFonts w:hint="cs"/>
          <w:rtl/>
        </w:rPr>
        <w:t xml:space="preserve"> </w:t>
      </w:r>
      <w:r w:rsidR="00B73E89" w:rsidRPr="0040081C">
        <w:rPr>
          <w:rtl/>
        </w:rPr>
        <w:t>על</w:t>
      </w:r>
      <w:r w:rsidR="00C53E1D">
        <w:rPr>
          <w:rFonts w:hint="cs"/>
          <w:rtl/>
        </w:rPr>
        <w:t>,</w:t>
      </w:r>
      <w:r w:rsidR="00B73E89" w:rsidRPr="0040081C">
        <w:rPr>
          <w:rtl/>
        </w:rPr>
        <w:t xml:space="preserve"> ממעוף הציפור נניח, הם </w:t>
      </w:r>
      <w:r w:rsidR="00041F45">
        <w:rPr>
          <w:rFonts w:hint="cs"/>
          <w:rtl/>
        </w:rPr>
        <w:t>ה</w:t>
      </w:r>
      <w:r w:rsidR="00B73E89" w:rsidRPr="0040081C">
        <w:rPr>
          <w:rtl/>
        </w:rPr>
        <w:t>סתדר</w:t>
      </w:r>
      <w:r w:rsidR="00041F45">
        <w:rPr>
          <w:rFonts w:hint="cs"/>
          <w:rtl/>
        </w:rPr>
        <w:t>ו</w:t>
      </w:r>
      <w:r w:rsidR="00B73E89" w:rsidRPr="0040081C">
        <w:rPr>
          <w:rtl/>
        </w:rPr>
        <w:t xml:space="preserve"> די טוב, אלכס ומארק, והחלטתה לדחות את העלייה ארצה </w:t>
      </w:r>
      <w:r w:rsidR="00B73E89" w:rsidRPr="0040081C">
        <w:rPr>
          <w:rFonts w:hint="eastAsia"/>
          <w:rtl/>
        </w:rPr>
        <w:t>ק</w:t>
      </w:r>
      <w:r w:rsidR="001F39B8" w:rsidRPr="0040081C">
        <w:rPr>
          <w:rFonts w:hint="eastAsia"/>
          <w:rtl/>
        </w:rPr>
        <w:t>י</w:t>
      </w:r>
      <w:r w:rsidR="00B73E89" w:rsidRPr="0040081C">
        <w:rPr>
          <w:rFonts w:hint="eastAsia"/>
          <w:rtl/>
        </w:rPr>
        <w:t>בל</w:t>
      </w:r>
      <w:r w:rsidR="001F39B8" w:rsidRPr="0040081C">
        <w:rPr>
          <w:rFonts w:hint="eastAsia"/>
          <w:rtl/>
        </w:rPr>
        <w:t>ה</w:t>
      </w:r>
      <w:r w:rsidR="00B73E89" w:rsidRPr="0040081C">
        <w:rPr>
          <w:rtl/>
        </w:rPr>
        <w:t xml:space="preserve"> משנה</w:t>
      </w:r>
      <w:r w:rsidR="008E7D05">
        <w:rPr>
          <w:rFonts w:hint="cs"/>
          <w:rtl/>
        </w:rPr>
        <w:t xml:space="preserve"> </w:t>
      </w:r>
      <w:r w:rsidR="00B73E89" w:rsidRPr="0040081C">
        <w:rPr>
          <w:rtl/>
        </w:rPr>
        <w:t xml:space="preserve">תוקף. </w:t>
      </w:r>
    </w:p>
    <w:p w14:paraId="299404C2" w14:textId="44EC7D0B" w:rsidR="00B73E89" w:rsidRPr="0040081C" w:rsidRDefault="00B73E89" w:rsidP="00B73E89">
      <w:pPr>
        <w:rPr>
          <w:rtl/>
        </w:rPr>
      </w:pPr>
      <w:r w:rsidRPr="0040081C">
        <w:rPr>
          <w:rtl/>
        </w:rPr>
        <w:lastRenderedPageBreak/>
        <w:t>אלכס ח</w:t>
      </w:r>
      <w:r w:rsidRPr="0040081C">
        <w:rPr>
          <w:rFonts w:hint="eastAsia"/>
          <w:rtl/>
        </w:rPr>
        <w:t>שד</w:t>
      </w:r>
      <w:r w:rsidRPr="0040081C">
        <w:rPr>
          <w:rtl/>
        </w:rPr>
        <w:t xml:space="preserve"> שמזג</w:t>
      </w:r>
      <w:r w:rsidR="00E712F1">
        <w:rPr>
          <w:rFonts w:hint="cs"/>
          <w:rtl/>
        </w:rPr>
        <w:t xml:space="preserve"> </w:t>
      </w:r>
      <w:r w:rsidRPr="0040081C">
        <w:rPr>
          <w:rtl/>
        </w:rPr>
        <w:t>ה</w:t>
      </w:r>
      <w:r w:rsidR="004C59E0">
        <w:rPr>
          <w:rtl/>
        </w:rPr>
        <w:t>אוויר</w:t>
      </w:r>
      <w:r w:rsidRPr="0040081C">
        <w:rPr>
          <w:rtl/>
        </w:rPr>
        <w:t xml:space="preserve"> הכבשני שנחת על מישור החוף, בתוספת עננת</w:t>
      </w:r>
      <w:r w:rsidR="008E7D05">
        <w:rPr>
          <w:rFonts w:hint="cs"/>
          <w:rtl/>
        </w:rPr>
        <w:t xml:space="preserve"> </w:t>
      </w:r>
      <w:r w:rsidRPr="0040081C">
        <w:rPr>
          <w:rtl/>
        </w:rPr>
        <w:t xml:space="preserve">לחות, היה </w:t>
      </w:r>
      <w:r w:rsidR="00085D08" w:rsidRPr="00085D08">
        <w:rPr>
          <w:rFonts w:cs="Times New Roman"/>
          <w:rtl/>
        </w:rPr>
        <w:t xml:space="preserve">לכשעצמו </w:t>
      </w:r>
      <w:r w:rsidRPr="0040081C">
        <w:rPr>
          <w:rtl/>
        </w:rPr>
        <w:t>גורם משמעותי בהטלת הפור. ה</w:t>
      </w:r>
      <w:r w:rsidR="00CB7A5B">
        <w:rPr>
          <w:rFonts w:hint="cs"/>
          <w:rtl/>
        </w:rPr>
        <w:t>ו</w:t>
      </w:r>
      <w:r w:rsidRPr="0040081C">
        <w:rPr>
          <w:rtl/>
        </w:rPr>
        <w:t xml:space="preserve">א </w:t>
      </w:r>
      <w:r w:rsidR="00CB7A5B">
        <w:rPr>
          <w:rFonts w:hint="cs"/>
          <w:rtl/>
        </w:rPr>
        <w:t>שמע אותה מ</w:t>
      </w:r>
      <w:r w:rsidRPr="0040081C">
        <w:rPr>
          <w:rtl/>
        </w:rPr>
        <w:t>מלמל</w:t>
      </w:r>
      <w:r w:rsidR="00CB7A5B">
        <w:rPr>
          <w:rFonts w:hint="cs"/>
          <w:rtl/>
        </w:rPr>
        <w:t>ת</w:t>
      </w:r>
      <w:r w:rsidR="002861EE" w:rsidRPr="0040081C">
        <w:rPr>
          <w:rtl/>
        </w:rPr>
        <w:t xml:space="preserve"> </w:t>
      </w:r>
      <w:r w:rsidR="002861EE" w:rsidRPr="0040081C">
        <w:rPr>
          <w:rFonts w:hint="eastAsia"/>
          <w:rtl/>
        </w:rPr>
        <w:t>באותו</w:t>
      </w:r>
      <w:r w:rsidR="002861EE" w:rsidRPr="0040081C">
        <w:rPr>
          <w:rtl/>
        </w:rPr>
        <w:t xml:space="preserve"> </w:t>
      </w:r>
      <w:r w:rsidR="002861EE" w:rsidRPr="0040081C">
        <w:rPr>
          <w:rFonts w:hint="eastAsia"/>
          <w:rtl/>
        </w:rPr>
        <w:t>ערב</w:t>
      </w:r>
      <w:r w:rsidR="002861EE" w:rsidRPr="0040081C">
        <w:rPr>
          <w:rtl/>
        </w:rPr>
        <w:t xml:space="preserve"> </w:t>
      </w:r>
      <w:r w:rsidR="002861EE" w:rsidRPr="0040081C">
        <w:rPr>
          <w:rFonts w:hint="eastAsia"/>
          <w:rtl/>
        </w:rPr>
        <w:t>ראשון</w:t>
      </w:r>
      <w:r w:rsidRPr="0040081C">
        <w:rPr>
          <w:rtl/>
        </w:rPr>
        <w:t xml:space="preserve"> שבני האדם לא התפתחו </w:t>
      </w:r>
      <w:r w:rsidR="00CB7A5B">
        <w:rPr>
          <w:rFonts w:hint="cs"/>
          <w:rtl/>
        </w:rPr>
        <w:t xml:space="preserve">כדי </w:t>
      </w:r>
      <w:r w:rsidRPr="0040081C">
        <w:rPr>
          <w:rtl/>
        </w:rPr>
        <w:t>לנשום מים</w:t>
      </w:r>
      <w:r w:rsidR="00CB7A5B">
        <w:rPr>
          <w:rFonts w:hint="cs"/>
          <w:rtl/>
        </w:rPr>
        <w:t>.</w:t>
      </w:r>
      <w:r w:rsidRPr="0040081C">
        <w:rPr>
          <w:rtl/>
        </w:rPr>
        <w:t xml:space="preserve"> </w:t>
      </w:r>
      <w:r w:rsidR="004871C2" w:rsidRPr="0040081C">
        <w:rPr>
          <w:rFonts w:hint="eastAsia"/>
          <w:rtl/>
        </w:rPr>
        <w:t>לאחים</w:t>
      </w:r>
      <w:r w:rsidR="004871C2" w:rsidRPr="0040081C">
        <w:rPr>
          <w:rtl/>
        </w:rPr>
        <w:t xml:space="preserve"> </w:t>
      </w:r>
      <w:r w:rsidRPr="0040081C">
        <w:rPr>
          <w:rFonts w:hint="eastAsia"/>
          <w:rtl/>
        </w:rPr>
        <w:t>לא</w:t>
      </w:r>
      <w:r w:rsidRPr="0040081C">
        <w:rPr>
          <w:rtl/>
        </w:rPr>
        <w:t xml:space="preserve"> </w:t>
      </w:r>
      <w:r w:rsidRPr="0040081C">
        <w:rPr>
          <w:rFonts w:hint="eastAsia"/>
          <w:rtl/>
        </w:rPr>
        <w:t>נותר</w:t>
      </w:r>
      <w:r w:rsidRPr="0040081C">
        <w:rPr>
          <w:rtl/>
        </w:rPr>
        <w:t xml:space="preserve"> אלא להסכים</w:t>
      </w:r>
      <w:r w:rsidR="00F86253" w:rsidRPr="0040081C">
        <w:rPr>
          <w:rtl/>
        </w:rPr>
        <w:t>[</w:t>
      </w:r>
      <w:r w:rsidRPr="0040081C">
        <w:rPr>
          <w:rtl/>
        </w:rPr>
        <w:t xml:space="preserve">, </w:t>
      </w:r>
      <w:r w:rsidRPr="0040081C">
        <w:rPr>
          <w:rFonts w:hint="eastAsia"/>
          <w:rtl/>
        </w:rPr>
        <w:t>בהיות</w:t>
      </w:r>
      <w:r w:rsidR="002861EE" w:rsidRPr="0040081C">
        <w:rPr>
          <w:rFonts w:hint="eastAsia"/>
          <w:rtl/>
        </w:rPr>
        <w:t>ם</w:t>
      </w:r>
      <w:r w:rsidRPr="0040081C">
        <w:rPr>
          <w:rtl/>
        </w:rPr>
        <w:t xml:space="preserve"> חובב</w:t>
      </w:r>
      <w:r w:rsidR="002861EE" w:rsidRPr="0040081C">
        <w:rPr>
          <w:rFonts w:hint="eastAsia"/>
          <w:rtl/>
        </w:rPr>
        <w:t>ים</w:t>
      </w:r>
      <w:r w:rsidRPr="0040081C">
        <w:rPr>
          <w:rtl/>
        </w:rPr>
        <w:t xml:space="preserve"> נלהב</w:t>
      </w:r>
      <w:r w:rsidR="002861EE" w:rsidRPr="0040081C">
        <w:rPr>
          <w:rFonts w:hint="eastAsia"/>
          <w:rtl/>
        </w:rPr>
        <w:t>ים</w:t>
      </w:r>
      <w:r w:rsidRPr="0040081C">
        <w:rPr>
          <w:rtl/>
        </w:rPr>
        <w:t xml:space="preserve"> של תורת האבולוציה</w:t>
      </w:r>
      <w:r w:rsidR="00F86253" w:rsidRPr="0040081C">
        <w:rPr>
          <w:rtl/>
        </w:rPr>
        <w:t>]</w:t>
      </w:r>
      <w:r w:rsidRPr="0040081C">
        <w:rPr>
          <w:rtl/>
        </w:rPr>
        <w:t>.</w:t>
      </w:r>
    </w:p>
    <w:p w14:paraId="2DFEF9EB" w14:textId="77777777" w:rsidR="002861EE" w:rsidRPr="0040081C" w:rsidRDefault="002861EE" w:rsidP="00B73E89">
      <w:pPr>
        <w:rPr>
          <w:rFonts w:cs="Times New Roman"/>
          <w:rtl/>
        </w:rPr>
      </w:pPr>
      <w:bookmarkStart w:id="361" w:name="_Hlk502497404"/>
      <w:bookmarkEnd w:id="360"/>
    </w:p>
    <w:p w14:paraId="2E8756CD" w14:textId="0FE3242D" w:rsidR="00B73E89" w:rsidRPr="0040081C" w:rsidRDefault="007851D1" w:rsidP="00B73E89">
      <w:pPr>
        <w:rPr>
          <w:rtl/>
        </w:rPr>
      </w:pPr>
      <w:r w:rsidRPr="007851D1">
        <w:rPr>
          <w:rFonts w:cs="Times New Roman"/>
          <w:rtl/>
        </w:rPr>
        <w:t>מד הטמפרטורה</w:t>
      </w:r>
      <w:r w:rsidR="00B73E89" w:rsidRPr="0040081C">
        <w:rPr>
          <w:rFonts w:cs="Times New Roman"/>
          <w:rtl/>
        </w:rPr>
        <w:t xml:space="preserve"> הקבוע </w:t>
      </w:r>
      <w:r w:rsidR="00085D08">
        <w:rPr>
          <w:rFonts w:cs="Times New Roman" w:hint="cs"/>
          <w:rtl/>
        </w:rPr>
        <w:t>ב</w:t>
      </w:r>
      <w:r w:rsidR="00B73E89" w:rsidRPr="0040081C">
        <w:rPr>
          <w:rFonts w:cs="Times New Roman"/>
          <w:rtl/>
        </w:rPr>
        <w:t>מרפסת המטבח</w:t>
      </w:r>
      <w:r w:rsidR="00BD20F0">
        <w:rPr>
          <w:rFonts w:cs="Times New Roman" w:hint="cs"/>
          <w:rtl/>
        </w:rPr>
        <w:t xml:space="preserve"> הורה על </w:t>
      </w:r>
      <w:r w:rsidR="00BD20F0" w:rsidRPr="00BD20F0">
        <w:rPr>
          <w:rFonts w:cs="Times New Roman"/>
          <w:rtl/>
        </w:rPr>
        <w:t>עשרים ושבע מעלות</w:t>
      </w:r>
      <w:r w:rsidR="00966041">
        <w:rPr>
          <w:rFonts w:cs="Times New Roman" w:hint="cs"/>
          <w:rtl/>
        </w:rPr>
        <w:t xml:space="preserve"> [</w:t>
      </w:r>
      <w:r w:rsidR="00B73E89" w:rsidRPr="0040081C">
        <w:rPr>
          <w:rFonts w:cs="Times New Roman"/>
          <w:rtl/>
        </w:rPr>
        <w:t xml:space="preserve">לכאורה – טמפרטורה שאינה נוראית כלל, רק </w:t>
      </w:r>
      <w:r w:rsidR="001F39B8" w:rsidRPr="0040081C">
        <w:rPr>
          <w:rFonts w:cs="Times New Roman" w:hint="eastAsia"/>
          <w:rtl/>
        </w:rPr>
        <w:t>אחת</w:t>
      </w:r>
      <w:r w:rsidR="001F39B8" w:rsidRPr="0040081C">
        <w:rPr>
          <w:rFonts w:cs="Times New Roman"/>
          <w:rtl/>
        </w:rPr>
        <w:t>-עשרה</w:t>
      </w:r>
      <w:r w:rsidR="00B73E89" w:rsidRPr="0040081C">
        <w:rPr>
          <w:rFonts w:cs="Times New Roman"/>
          <w:rtl/>
        </w:rPr>
        <w:t xml:space="preserve"> מעלות מעל שיא החום בלונדון </w:t>
      </w:r>
      <w:r w:rsidRPr="007851D1">
        <w:rPr>
          <w:rFonts w:cs="Times New Roman"/>
          <w:rtl/>
        </w:rPr>
        <w:t>ביום טיסתה</w:t>
      </w:r>
      <w:r w:rsidR="00B73E89" w:rsidRPr="0040081C">
        <w:rPr>
          <w:rFonts w:cs="Times New Roman"/>
          <w:rtl/>
        </w:rPr>
        <w:t>.</w:t>
      </w:r>
      <w:r w:rsidR="00966041">
        <w:rPr>
          <w:rFonts w:cs="Times New Roman" w:hint="cs"/>
          <w:rtl/>
        </w:rPr>
        <w:t xml:space="preserve">] </w:t>
      </w:r>
      <w:r w:rsidR="00966041" w:rsidRPr="00966041">
        <w:rPr>
          <w:rFonts w:cs="Times New Roman"/>
          <w:rtl/>
        </w:rPr>
        <w:t>צלזיוס, עומס חום סביר לכל הדעות,</w:t>
      </w:r>
      <w:r w:rsidR="00B73E89" w:rsidRPr="0040081C">
        <w:rPr>
          <w:rFonts w:cs="Times New Roman"/>
          <w:rtl/>
        </w:rPr>
        <w:t xml:space="preserve"> ואולם השעה</w:t>
      </w:r>
      <w:r w:rsidR="00085D08" w:rsidRPr="00085D08">
        <w:rPr>
          <w:rtl/>
        </w:rPr>
        <w:t xml:space="preserve"> </w:t>
      </w:r>
      <w:r w:rsidR="00085D08" w:rsidRPr="00085D08">
        <w:rPr>
          <w:rFonts w:cs="Times New Roman"/>
          <w:rtl/>
        </w:rPr>
        <w:t>הייתה</w:t>
      </w:r>
      <w:r w:rsidR="00B73E89" w:rsidRPr="0040081C">
        <w:rPr>
          <w:rFonts w:cs="Times New Roman"/>
          <w:rtl/>
        </w:rPr>
        <w:t xml:space="preserve"> קצת אחרי </w:t>
      </w:r>
      <w:r w:rsidR="00B73E89" w:rsidRPr="0040081C">
        <w:rPr>
          <w:rFonts w:cs="Times New Roman" w:hint="eastAsia"/>
          <w:rtl/>
        </w:rPr>
        <w:t>ארבע</w:t>
      </w:r>
      <w:r w:rsidR="00B73E89" w:rsidRPr="0040081C">
        <w:rPr>
          <w:rFonts w:cs="Times New Roman"/>
          <w:rtl/>
        </w:rPr>
        <w:t xml:space="preserve"> לפנות בוקר, ו</w:t>
      </w:r>
      <w:r w:rsidR="001F39B8" w:rsidRPr="0040081C">
        <w:rPr>
          <w:rFonts w:cs="Times New Roman" w:hint="eastAsia"/>
          <w:rtl/>
        </w:rPr>
        <w:t>א</w:t>
      </w:r>
      <w:r w:rsidR="008E7D05">
        <w:rPr>
          <w:rFonts w:cs="Times New Roman" w:hint="cs"/>
          <w:rtl/>
        </w:rPr>
        <w:t>י</w:t>
      </w:r>
      <w:r w:rsidR="001F39B8" w:rsidRPr="0040081C">
        <w:rPr>
          <w:rFonts w:cs="Times New Roman" w:hint="eastAsia"/>
          <w:rtl/>
        </w:rPr>
        <w:t>מם</w:t>
      </w:r>
      <w:r w:rsidR="00B73E89" w:rsidRPr="0040081C">
        <w:rPr>
          <w:rFonts w:cs="Times New Roman"/>
          <w:rtl/>
        </w:rPr>
        <w:t xml:space="preserve"> התעוררה </w:t>
      </w:r>
      <w:r w:rsidR="00BD20F0">
        <w:rPr>
          <w:rFonts w:cs="Times New Roman" w:hint="cs"/>
          <w:rtl/>
        </w:rPr>
        <w:t>[</w:t>
      </w:r>
      <w:r w:rsidR="00B73E89" w:rsidRPr="0040081C">
        <w:rPr>
          <w:rFonts w:cs="Times New Roman"/>
          <w:rtl/>
        </w:rPr>
        <w:t xml:space="preserve">נוטפת זיעה. </w:t>
      </w:r>
      <w:r w:rsidR="00B73E89" w:rsidRPr="0040081C">
        <w:rPr>
          <w:rFonts w:cs="Times New Roman" w:hint="eastAsia"/>
          <w:rtl/>
        </w:rPr>
        <w:t>בעצם</w:t>
      </w:r>
      <w:r w:rsidR="00B73E89" w:rsidRPr="0040081C">
        <w:rPr>
          <w:rFonts w:cs="Times New Roman"/>
          <w:rtl/>
        </w:rPr>
        <w:t xml:space="preserve"> אין זה </w:t>
      </w:r>
      <w:r w:rsidR="00B833EF">
        <w:rPr>
          <w:rFonts w:cs="Times New Roman" w:hint="eastAsia"/>
          <w:rtl/>
        </w:rPr>
        <w:t>מדויק</w:t>
      </w:r>
      <w:r w:rsidR="00B73E89" w:rsidRPr="0040081C">
        <w:rPr>
          <w:rFonts w:cs="Times New Roman"/>
          <w:rtl/>
        </w:rPr>
        <w:t xml:space="preserve"> כי לו נטפה זיעה </w:t>
      </w:r>
      <w:r w:rsidR="001C5A04">
        <w:rPr>
          <w:rFonts w:cs="Times New Roman"/>
          <w:rtl/>
        </w:rPr>
        <w:t>הייתה</w:t>
      </w:r>
      <w:r w:rsidR="00B73E89" w:rsidRPr="0040081C">
        <w:rPr>
          <w:rFonts w:cs="Times New Roman"/>
          <w:rtl/>
        </w:rPr>
        <w:t xml:space="preserve"> לפחו</w:t>
      </w:r>
      <w:r w:rsidR="00B73E89" w:rsidRPr="0040081C">
        <w:rPr>
          <w:rFonts w:cs="Times New Roman" w:hint="eastAsia"/>
          <w:rtl/>
        </w:rPr>
        <w:t>ת</w:t>
      </w:r>
      <w:r w:rsidR="00B73E89" w:rsidRPr="0040081C">
        <w:rPr>
          <w:rFonts w:cs="Times New Roman"/>
          <w:rtl/>
        </w:rPr>
        <w:t xml:space="preserve"> מתקררת מעט. לא, היא</w:t>
      </w:r>
      <w:r w:rsidR="00BD20F0">
        <w:rPr>
          <w:rFonts w:cs="Times New Roman" w:hint="cs"/>
          <w:rtl/>
        </w:rPr>
        <w:t>]</w:t>
      </w:r>
      <w:r w:rsidR="00B73E89" w:rsidRPr="0040081C">
        <w:rPr>
          <w:rFonts w:cs="Times New Roman"/>
          <w:rtl/>
        </w:rPr>
        <w:t xml:space="preserve"> מכוסה שכבה דביקה של זיעה </w:t>
      </w:r>
      <w:r w:rsidR="00BD20F0">
        <w:rPr>
          <w:rFonts w:cs="Times New Roman" w:hint="cs"/>
          <w:rtl/>
        </w:rPr>
        <w:t>[</w:t>
      </w:r>
      <w:r w:rsidR="00B73E89" w:rsidRPr="0040081C">
        <w:rPr>
          <w:rFonts w:cs="Times New Roman"/>
          <w:rtl/>
        </w:rPr>
        <w:t xml:space="preserve">שלא מראה </w:t>
      </w:r>
      <w:r w:rsidR="00B73E89" w:rsidRPr="0040081C">
        <w:rPr>
          <w:rFonts w:cs="Times New Roman" w:hint="eastAsia"/>
          <w:rtl/>
        </w:rPr>
        <w:t>כל</w:t>
      </w:r>
      <w:r w:rsidR="00B73E89" w:rsidRPr="0040081C">
        <w:rPr>
          <w:rFonts w:cs="Times New Roman"/>
          <w:rtl/>
        </w:rPr>
        <w:t xml:space="preserve"> כוונות או רצון </w:t>
      </w:r>
      <w:r w:rsidR="004871C2" w:rsidRPr="0040081C">
        <w:rPr>
          <w:rFonts w:cs="Times New Roman" w:hint="eastAsia"/>
          <w:rtl/>
        </w:rPr>
        <w:t>לנטוף</w:t>
      </w:r>
      <w:r w:rsidR="004871C2" w:rsidRPr="0040081C">
        <w:rPr>
          <w:rFonts w:cs="Times New Roman"/>
          <w:rtl/>
        </w:rPr>
        <w:t xml:space="preserve"> או </w:t>
      </w:r>
      <w:r w:rsidR="00B73E89" w:rsidRPr="0040081C">
        <w:rPr>
          <w:rFonts w:cs="Times New Roman"/>
          <w:rtl/>
        </w:rPr>
        <w:t>ללכת לשום מקום אחר</w:t>
      </w:r>
      <w:r w:rsidR="00BD20F0">
        <w:rPr>
          <w:rFonts w:cs="Times New Roman" w:hint="cs"/>
          <w:rtl/>
        </w:rPr>
        <w:t>]</w:t>
      </w:r>
      <w:r w:rsidR="00B73E89" w:rsidRPr="0040081C">
        <w:rPr>
          <w:rFonts w:cs="Times New Roman"/>
          <w:rtl/>
        </w:rPr>
        <w:t>.</w:t>
      </w:r>
    </w:p>
    <w:p w14:paraId="1919C586" w14:textId="42CD39AF" w:rsidR="00B73E89" w:rsidRPr="0040081C" w:rsidRDefault="00B73E89" w:rsidP="00B73E89">
      <w:pPr>
        <w:rPr>
          <w:rtl/>
        </w:rPr>
      </w:pPr>
      <w:r w:rsidRPr="0040081C">
        <w:rPr>
          <w:rFonts w:cs="Times New Roman"/>
          <w:rtl/>
        </w:rPr>
        <w:t>היא נקש</w:t>
      </w:r>
      <w:r w:rsidR="001F39B8" w:rsidRPr="0040081C">
        <w:rPr>
          <w:rFonts w:cs="Times New Roman" w:hint="eastAsia"/>
          <w:rtl/>
        </w:rPr>
        <w:t>ה</w:t>
      </w:r>
      <w:r w:rsidRPr="0040081C">
        <w:rPr>
          <w:rFonts w:cs="Times New Roman"/>
          <w:rtl/>
        </w:rPr>
        <w:t xml:space="preserve"> ברכות על דלת חדרו של </w:t>
      </w:r>
      <w:r w:rsidR="00BD20F0">
        <w:rPr>
          <w:rFonts w:cs="Times New Roman" w:hint="cs"/>
          <w:rtl/>
        </w:rPr>
        <w:t>אלכס</w:t>
      </w:r>
      <w:r w:rsidRPr="0040081C">
        <w:rPr>
          <w:rFonts w:cs="Times New Roman"/>
          <w:rtl/>
        </w:rPr>
        <w:t>, אולי יש לו איזה ספר טוב שתוכל ל</w:t>
      </w:r>
      <w:r w:rsidR="002861EE" w:rsidRPr="0040081C">
        <w:rPr>
          <w:rFonts w:cs="Times New Roman" w:hint="eastAsia"/>
          <w:rtl/>
        </w:rPr>
        <w:t>שאול</w:t>
      </w:r>
      <w:r w:rsidRPr="0040081C">
        <w:rPr>
          <w:rFonts w:cs="Times New Roman"/>
          <w:rtl/>
        </w:rPr>
        <w:t xml:space="preserve">. </w:t>
      </w:r>
      <w:r w:rsidR="00D16DD7" w:rsidRPr="00D16DD7">
        <w:rPr>
          <w:rFonts w:cs="Times New Roman"/>
          <w:rtl/>
        </w:rPr>
        <w:t xml:space="preserve">באין תשובה היא נכנסה. </w:t>
      </w:r>
      <w:r w:rsidRPr="0040081C">
        <w:rPr>
          <w:rFonts w:cs="Times New Roman"/>
          <w:rtl/>
        </w:rPr>
        <w:t xml:space="preserve">הוא </w:t>
      </w:r>
      <w:r w:rsidRPr="0040081C">
        <w:rPr>
          <w:rFonts w:cs="Times New Roman" w:hint="eastAsia"/>
          <w:rtl/>
        </w:rPr>
        <w:t>ישן</w:t>
      </w:r>
      <w:r w:rsidRPr="0040081C">
        <w:rPr>
          <w:rFonts w:cs="Times New Roman"/>
          <w:rtl/>
        </w:rPr>
        <w:t xml:space="preserve"> </w:t>
      </w:r>
      <w:r w:rsidR="00F86253" w:rsidRPr="0040081C">
        <w:rPr>
          <w:rFonts w:cs="Times New Roman" w:hint="eastAsia"/>
          <w:rtl/>
        </w:rPr>
        <w:t>במיטתו</w:t>
      </w:r>
      <w:r w:rsidR="00F86253" w:rsidRPr="0040081C">
        <w:rPr>
          <w:rFonts w:cs="Times New Roman"/>
          <w:rtl/>
        </w:rPr>
        <w:t xml:space="preserve"> </w:t>
      </w:r>
      <w:r w:rsidR="00A723EB" w:rsidRPr="00A723EB">
        <w:rPr>
          <w:rFonts w:cs="Times New Roman"/>
          <w:rtl/>
        </w:rPr>
        <w:t>שמחירה היה מופרז</w:t>
      </w:r>
      <w:r w:rsidRPr="0040081C">
        <w:rPr>
          <w:rFonts w:cs="Times New Roman"/>
          <w:rtl/>
        </w:rPr>
        <w:t xml:space="preserve">, זרועותיו </w:t>
      </w:r>
      <w:r w:rsidR="00F86253" w:rsidRPr="0040081C">
        <w:rPr>
          <w:rFonts w:cs="Times New Roman" w:hint="eastAsia"/>
          <w:rtl/>
        </w:rPr>
        <w:t>חובק</w:t>
      </w:r>
      <w:r w:rsidRPr="0040081C">
        <w:rPr>
          <w:rFonts w:cs="Times New Roman"/>
          <w:rtl/>
        </w:rPr>
        <w:t xml:space="preserve">ות את הכרית </w:t>
      </w:r>
      <w:r w:rsidR="00BD54A8" w:rsidRPr="00BD54A8">
        <w:rPr>
          <w:rFonts w:cs="Times New Roman"/>
          <w:rtl/>
        </w:rPr>
        <w:t xml:space="preserve">במעין צורך נואש שקצת הצחיק אותה, </w:t>
      </w:r>
      <w:r w:rsidR="00BD54A8">
        <w:rPr>
          <w:rFonts w:cs="Times New Roman" w:hint="cs"/>
          <w:rtl/>
        </w:rPr>
        <w:t>משל</w:t>
      </w:r>
      <w:r w:rsidRPr="0040081C">
        <w:rPr>
          <w:rFonts w:cs="Times New Roman"/>
          <w:rtl/>
        </w:rPr>
        <w:t xml:space="preserve"> </w:t>
      </w:r>
      <w:r w:rsidR="00A723EB" w:rsidRPr="00A723EB">
        <w:rPr>
          <w:rFonts w:cs="Times New Roman"/>
          <w:rtl/>
        </w:rPr>
        <w:t>חסר היה שכבת מגן</w:t>
      </w:r>
      <w:r w:rsidR="00085D08">
        <w:rPr>
          <w:rFonts w:cs="Times New Roman" w:hint="cs"/>
          <w:rtl/>
        </w:rPr>
        <w:t>,</w:t>
      </w:r>
      <w:r w:rsidR="00A723EB" w:rsidRPr="00A723EB">
        <w:rPr>
          <w:rFonts w:cs="Times New Roman"/>
          <w:rtl/>
        </w:rPr>
        <w:t xml:space="preserve"> שריון</w:t>
      </w:r>
      <w:r w:rsidR="008E7D05">
        <w:rPr>
          <w:rFonts w:cs="Times New Roman" w:hint="cs"/>
          <w:rtl/>
        </w:rPr>
        <w:t xml:space="preserve"> </w:t>
      </w:r>
      <w:r w:rsidR="00A723EB" w:rsidRPr="00A723EB">
        <w:rPr>
          <w:rFonts w:cs="Times New Roman"/>
          <w:rtl/>
        </w:rPr>
        <w:t>קשקשים אולי</w:t>
      </w:r>
      <w:r w:rsidRPr="0040081C">
        <w:rPr>
          <w:rFonts w:cs="Times New Roman"/>
          <w:rtl/>
        </w:rPr>
        <w:t xml:space="preserve">, </w:t>
      </w:r>
      <w:r w:rsidR="001F39B8" w:rsidRPr="0040081C">
        <w:rPr>
          <w:rFonts w:cs="Times New Roman" w:hint="eastAsia"/>
          <w:rtl/>
        </w:rPr>
        <w:t>ו</w:t>
      </w:r>
      <w:r w:rsidRPr="0040081C">
        <w:rPr>
          <w:rFonts w:cs="Times New Roman" w:hint="eastAsia"/>
          <w:rtl/>
        </w:rPr>
        <w:t>מאוורר</w:t>
      </w:r>
      <w:r w:rsidRPr="0040081C">
        <w:rPr>
          <w:rFonts w:cs="Times New Roman"/>
          <w:rtl/>
        </w:rPr>
        <w:t xml:space="preserve"> </w:t>
      </w:r>
      <w:r w:rsidRPr="0040081C">
        <w:rPr>
          <w:rFonts w:cs="Times New Roman" w:hint="eastAsia"/>
          <w:rtl/>
        </w:rPr>
        <w:t>עקום</w:t>
      </w:r>
      <w:r w:rsidR="008E7D05">
        <w:rPr>
          <w:rFonts w:cs="Times New Roman" w:hint="cs"/>
          <w:rtl/>
        </w:rPr>
        <w:t xml:space="preserve"> </w:t>
      </w:r>
      <w:r w:rsidRPr="0040081C">
        <w:rPr>
          <w:rFonts w:cs="Times New Roman"/>
          <w:rtl/>
        </w:rPr>
        <w:t xml:space="preserve">רגל </w:t>
      </w:r>
      <w:r w:rsidRPr="0040081C">
        <w:rPr>
          <w:rFonts w:cs="Times New Roman" w:hint="eastAsia"/>
          <w:rtl/>
        </w:rPr>
        <w:t>עמל</w:t>
      </w:r>
      <w:r w:rsidRPr="0040081C">
        <w:rPr>
          <w:rFonts w:cs="Times New Roman"/>
          <w:rtl/>
        </w:rPr>
        <w:t xml:space="preserve"> תוך חריקות מתכתיות להזי</w:t>
      </w:r>
      <w:r w:rsidR="007851D1">
        <w:rPr>
          <w:rFonts w:cs="Times New Roman" w:hint="cs"/>
          <w:rtl/>
        </w:rPr>
        <w:t>ח</w:t>
      </w:r>
      <w:r w:rsidRPr="0040081C">
        <w:rPr>
          <w:rFonts w:cs="Times New Roman"/>
          <w:rtl/>
        </w:rPr>
        <w:t xml:space="preserve"> את המחנק הכבד </w:t>
      </w:r>
      <w:r w:rsidR="000C44FC" w:rsidRPr="0040081C">
        <w:rPr>
          <w:rFonts w:cs="Times New Roman" w:hint="eastAsia"/>
          <w:rtl/>
        </w:rPr>
        <w:t>ש</w:t>
      </w:r>
      <w:r w:rsidRPr="0040081C">
        <w:rPr>
          <w:rFonts w:cs="Times New Roman" w:hint="eastAsia"/>
          <w:rtl/>
        </w:rPr>
        <w:t>עמד</w:t>
      </w:r>
      <w:r w:rsidRPr="0040081C">
        <w:rPr>
          <w:rFonts w:cs="Times New Roman"/>
          <w:rtl/>
        </w:rPr>
        <w:t xml:space="preserve"> בחדר. היא ניסתה ליישר את המאוורר אבל </w:t>
      </w:r>
      <w:r w:rsidR="004871C2" w:rsidRPr="0040081C">
        <w:rPr>
          <w:rFonts w:cs="Times New Roman" w:hint="eastAsia"/>
          <w:rtl/>
        </w:rPr>
        <w:t>הוא</w:t>
      </w:r>
      <w:r w:rsidRPr="0040081C">
        <w:rPr>
          <w:rFonts w:cs="Times New Roman"/>
          <w:rtl/>
        </w:rPr>
        <w:t xml:space="preserve"> רק הגביר את חריקותיו, ולפתע נדם.</w:t>
      </w:r>
    </w:p>
    <w:p w14:paraId="0CBB715C" w14:textId="48EDA6C9" w:rsidR="00B73E89" w:rsidRPr="0040081C" w:rsidRDefault="00B73E89" w:rsidP="00B73E89">
      <w:pPr>
        <w:rPr>
          <w:rtl/>
        </w:rPr>
      </w:pPr>
      <w:r w:rsidRPr="0040081C">
        <w:rPr>
          <w:rFonts w:hint="eastAsia"/>
          <w:rtl/>
        </w:rPr>
        <w:t>כבר</w:t>
      </w:r>
      <w:r w:rsidRPr="0040081C">
        <w:rPr>
          <w:rtl/>
        </w:rPr>
        <w:t xml:space="preserve"> למחרת בבוקר הזמינה מתקין מזגנים </w:t>
      </w:r>
      <w:r w:rsidR="00CB7A5B">
        <w:rPr>
          <w:rFonts w:hint="cs"/>
          <w:rtl/>
        </w:rPr>
        <w:t>מ</w:t>
      </w:r>
      <w:r w:rsidRPr="0040081C">
        <w:rPr>
          <w:rtl/>
        </w:rPr>
        <w:t>ופתע</w:t>
      </w:r>
      <w:r w:rsidR="00CB7A5B">
        <w:rPr>
          <w:rFonts w:hint="cs"/>
          <w:rtl/>
        </w:rPr>
        <w:t>,</w:t>
      </w:r>
      <w:r w:rsidRPr="0040081C">
        <w:rPr>
          <w:rtl/>
        </w:rPr>
        <w:t xml:space="preserve"> כ</w:t>
      </w:r>
      <w:r w:rsidR="00BD20F0">
        <w:rPr>
          <w:rFonts w:hint="cs"/>
          <w:rtl/>
        </w:rPr>
        <w:t>י ה</w:t>
      </w:r>
      <w:r w:rsidRPr="0040081C">
        <w:rPr>
          <w:rtl/>
        </w:rPr>
        <w:t xml:space="preserve">חורף </w:t>
      </w:r>
      <w:r w:rsidR="009E4141">
        <w:rPr>
          <w:rFonts w:hint="cs"/>
          <w:rtl/>
        </w:rPr>
        <w:t>[</w:t>
      </w:r>
      <w:r w:rsidRPr="0040081C">
        <w:rPr>
          <w:rtl/>
        </w:rPr>
        <w:t>בכבודו ובעצמו</w:t>
      </w:r>
      <w:r w:rsidR="009E4141">
        <w:rPr>
          <w:rFonts w:hint="cs"/>
          <w:rtl/>
        </w:rPr>
        <w:t>]</w:t>
      </w:r>
      <w:r w:rsidRPr="0040081C">
        <w:rPr>
          <w:rtl/>
        </w:rPr>
        <w:t xml:space="preserve"> – כך </w:t>
      </w:r>
      <w:r w:rsidR="00297D38">
        <w:rPr>
          <w:rtl/>
        </w:rPr>
        <w:t>על פ</w:t>
      </w:r>
      <w:r w:rsidRPr="0040081C">
        <w:rPr>
          <w:rtl/>
        </w:rPr>
        <w:t xml:space="preserve">י שמועות – </w:t>
      </w:r>
      <w:r w:rsidR="009E4141">
        <w:rPr>
          <w:rFonts w:hint="cs"/>
          <w:rtl/>
        </w:rPr>
        <w:t xml:space="preserve">כבר </w:t>
      </w:r>
      <w:r w:rsidRPr="0040081C">
        <w:rPr>
          <w:rtl/>
        </w:rPr>
        <w:t>עמד בפתח.</w:t>
      </w:r>
    </w:p>
    <w:bookmarkEnd w:id="361"/>
    <w:p w14:paraId="4E0DF779" w14:textId="2C6F1F36" w:rsidR="007851D1" w:rsidRDefault="009E4141" w:rsidP="00C13510">
      <w:pPr>
        <w:rPr>
          <w:rtl/>
        </w:rPr>
      </w:pPr>
      <w:r w:rsidRPr="008E7D05">
        <w:rPr>
          <w:rFonts w:cs="Times New Roman" w:hint="cs"/>
          <w:color w:val="A6A6A6" w:themeColor="background1" w:themeShade="A6"/>
          <w:rtl/>
        </w:rPr>
        <w:t>[</w:t>
      </w:r>
      <w:r w:rsidR="00A723EB" w:rsidRPr="008E7D05">
        <w:rPr>
          <w:rFonts w:cs="Times New Roman"/>
          <w:color w:val="A6A6A6" w:themeColor="background1" w:themeShade="A6"/>
          <w:rtl/>
        </w:rPr>
        <w:t xml:space="preserve">אלכס </w:t>
      </w:r>
      <w:r w:rsidR="00D16DD7" w:rsidRPr="008E7D05">
        <w:rPr>
          <w:rFonts w:cs="Times New Roman"/>
          <w:color w:val="A6A6A6" w:themeColor="background1" w:themeShade="A6"/>
          <w:rtl/>
        </w:rPr>
        <w:t>היה זה ש</w:t>
      </w:r>
      <w:r w:rsidR="00A723EB" w:rsidRPr="008E7D05">
        <w:rPr>
          <w:rFonts w:cs="Times New Roman"/>
          <w:color w:val="A6A6A6" w:themeColor="background1" w:themeShade="A6"/>
          <w:rtl/>
        </w:rPr>
        <w:t>ה</w:t>
      </w:r>
      <w:r w:rsidR="00BD54A8" w:rsidRPr="008E7D05">
        <w:rPr>
          <w:rFonts w:cs="Times New Roman"/>
          <w:color w:val="A6A6A6" w:themeColor="background1" w:themeShade="A6"/>
          <w:rtl/>
        </w:rPr>
        <w:t>מליץ על</w:t>
      </w:r>
      <w:r w:rsidR="00A723EB" w:rsidRPr="008E7D05">
        <w:rPr>
          <w:rFonts w:cs="Times New Roman"/>
          <w:color w:val="A6A6A6" w:themeColor="background1" w:themeShade="A6"/>
          <w:rtl/>
        </w:rPr>
        <w:t xml:space="preserve"> המתקין –</w:t>
      </w:r>
      <w:r w:rsidR="00966041" w:rsidRPr="008E7D05">
        <w:rPr>
          <w:rFonts w:cs="Times New Roman" w:hint="cs"/>
          <w:color w:val="A6A6A6" w:themeColor="background1" w:themeShade="A6"/>
          <w:rtl/>
        </w:rPr>
        <w:t xml:space="preserve"> </w:t>
      </w:r>
      <w:r w:rsidR="00966041" w:rsidRPr="008E7D05">
        <w:rPr>
          <w:rFonts w:cs="Times New Roman"/>
          <w:color w:val="A6A6A6" w:themeColor="background1" w:themeShade="A6"/>
          <w:rtl/>
        </w:rPr>
        <w:t xml:space="preserve">זה היה </w:t>
      </w:r>
      <w:r w:rsidR="00A723EB" w:rsidRPr="008E7D05">
        <w:rPr>
          <w:rFonts w:cs="Times New Roman"/>
          <w:color w:val="A6A6A6" w:themeColor="background1" w:themeShade="A6"/>
          <w:rtl/>
        </w:rPr>
        <w:t>אותו אב חביב</w:t>
      </w:r>
      <w:r w:rsidR="00966041" w:rsidRPr="008E7D05">
        <w:rPr>
          <w:rFonts w:cs="Times New Roman" w:hint="cs"/>
          <w:color w:val="A6A6A6" w:themeColor="background1" w:themeShade="A6"/>
          <w:rtl/>
        </w:rPr>
        <w:t>,</w:t>
      </w:r>
      <w:r w:rsidR="00A723EB" w:rsidRPr="008E7D05">
        <w:rPr>
          <w:rFonts w:cs="Times New Roman"/>
          <w:color w:val="A6A6A6" w:themeColor="background1" w:themeShade="A6"/>
          <w:rtl/>
        </w:rPr>
        <w:t xml:space="preserve"> בעל הראש המוארך. למרות הבטח</w:t>
      </w:r>
      <w:r w:rsidR="00BD54A8" w:rsidRPr="008E7D05">
        <w:rPr>
          <w:rFonts w:cs="Times New Roman" w:hint="cs"/>
          <w:color w:val="A6A6A6" w:themeColor="background1" w:themeShade="A6"/>
          <w:rtl/>
        </w:rPr>
        <w:t xml:space="preserve">תו </w:t>
      </w:r>
      <w:r w:rsidR="00A723EB" w:rsidRPr="008E7D05">
        <w:rPr>
          <w:rFonts w:cs="Times New Roman"/>
          <w:color w:val="A6A6A6" w:themeColor="background1" w:themeShade="A6"/>
          <w:rtl/>
        </w:rPr>
        <w:t>שבקרוב לא יסבלו מהחום, ו</w:t>
      </w:r>
      <w:r w:rsidRPr="008E7D05">
        <w:rPr>
          <w:rFonts w:cs="Times New Roman" w:hint="cs"/>
          <w:color w:val="A6A6A6" w:themeColor="background1" w:themeShade="A6"/>
          <w:rtl/>
        </w:rPr>
        <w:t>]</w:t>
      </w:r>
      <w:r w:rsidR="00A723EB" w:rsidRPr="00A723EB">
        <w:rPr>
          <w:rFonts w:cs="Times New Roman"/>
          <w:rtl/>
        </w:rPr>
        <w:t xml:space="preserve">אף </w:t>
      </w:r>
      <w:r w:rsidR="00BD54A8" w:rsidRPr="00BD54A8">
        <w:rPr>
          <w:rFonts w:cs="Times New Roman"/>
          <w:rtl/>
        </w:rPr>
        <w:t>שנותר לה יום תמים</w:t>
      </w:r>
      <w:r w:rsidR="004871C2" w:rsidRPr="0040081C">
        <w:rPr>
          <w:rtl/>
        </w:rPr>
        <w:t xml:space="preserve"> לפני הפגישה </w:t>
      </w:r>
      <w:r>
        <w:rPr>
          <w:rFonts w:hint="cs"/>
          <w:rtl/>
        </w:rPr>
        <w:t>ע</w:t>
      </w:r>
      <w:r w:rsidR="004871C2" w:rsidRPr="0040081C">
        <w:rPr>
          <w:rtl/>
        </w:rPr>
        <w:t xml:space="preserve">ם הצוות החינוכי </w:t>
      </w:r>
      <w:r w:rsidR="004871C2" w:rsidRPr="0040081C">
        <w:rPr>
          <w:rFonts w:hint="eastAsia"/>
          <w:rtl/>
        </w:rPr>
        <w:t>בבית</w:t>
      </w:r>
      <w:r w:rsidR="008E7D05">
        <w:rPr>
          <w:rFonts w:hint="cs"/>
          <w:rtl/>
        </w:rPr>
        <w:t>-</w:t>
      </w:r>
      <w:r w:rsidR="004871C2" w:rsidRPr="0040081C">
        <w:rPr>
          <w:rFonts w:hint="eastAsia"/>
          <w:rtl/>
        </w:rPr>
        <w:t>ספר</w:t>
      </w:r>
      <w:r w:rsidR="007851D1">
        <w:rPr>
          <w:rFonts w:hint="cs"/>
          <w:rtl/>
        </w:rPr>
        <w:t>ו</w:t>
      </w:r>
      <w:r w:rsidR="004871C2" w:rsidRPr="0040081C">
        <w:rPr>
          <w:rtl/>
        </w:rPr>
        <w:t xml:space="preserve"> </w:t>
      </w:r>
      <w:r w:rsidR="004871C2" w:rsidRPr="0040081C">
        <w:rPr>
          <w:rFonts w:hint="eastAsia"/>
          <w:rtl/>
        </w:rPr>
        <w:t>של</w:t>
      </w:r>
      <w:r w:rsidR="004871C2" w:rsidRPr="0040081C">
        <w:rPr>
          <w:rtl/>
        </w:rPr>
        <w:t xml:space="preserve"> </w:t>
      </w:r>
      <w:r w:rsidR="004871C2" w:rsidRPr="0040081C">
        <w:rPr>
          <w:rFonts w:hint="eastAsia"/>
          <w:rtl/>
        </w:rPr>
        <w:t>אלכס</w:t>
      </w:r>
      <w:r w:rsidR="007851D1">
        <w:rPr>
          <w:rFonts w:hint="cs"/>
          <w:rtl/>
        </w:rPr>
        <w:t>,</w:t>
      </w:r>
      <w:r w:rsidR="004627AB" w:rsidRPr="0040081C">
        <w:rPr>
          <w:rtl/>
        </w:rPr>
        <w:t xml:space="preserve"> </w:t>
      </w:r>
      <w:r w:rsidR="00A723EB">
        <w:rPr>
          <w:rFonts w:hint="cs"/>
          <w:rtl/>
        </w:rPr>
        <w:t>האם כבר</w:t>
      </w:r>
      <w:r w:rsidR="007851D1">
        <w:rPr>
          <w:rFonts w:hint="cs"/>
          <w:rtl/>
        </w:rPr>
        <w:t xml:space="preserve"> </w:t>
      </w:r>
      <w:r w:rsidR="002861EE" w:rsidRPr="0040081C">
        <w:rPr>
          <w:rFonts w:hint="eastAsia"/>
          <w:rtl/>
        </w:rPr>
        <w:t>כעס</w:t>
      </w:r>
      <w:r w:rsidR="00A723EB">
        <w:rPr>
          <w:rFonts w:hint="cs"/>
          <w:rtl/>
        </w:rPr>
        <w:t>ה.</w:t>
      </w:r>
      <w:r w:rsidR="004627AB" w:rsidRPr="0040081C">
        <w:rPr>
          <w:rtl/>
        </w:rPr>
        <w:t xml:space="preserve"> על כולם</w:t>
      </w:r>
      <w:r w:rsidR="00A723EB">
        <w:rPr>
          <w:rFonts w:hint="cs"/>
          <w:rtl/>
        </w:rPr>
        <w:t>,</w:t>
      </w:r>
      <w:r w:rsidR="004627AB" w:rsidRPr="0040081C">
        <w:rPr>
          <w:rtl/>
        </w:rPr>
        <w:t xml:space="preserve"> ובעיקר על אחותה</w:t>
      </w:r>
      <w:r w:rsidR="0042169D" w:rsidRPr="0040081C">
        <w:rPr>
          <w:rtl/>
        </w:rPr>
        <w:t>:</w:t>
      </w:r>
      <w:r w:rsidR="004627AB" w:rsidRPr="0040081C">
        <w:rPr>
          <w:rtl/>
        </w:rPr>
        <w:t xml:space="preserve"> </w:t>
      </w:r>
      <w:r>
        <w:rPr>
          <w:rFonts w:hint="cs"/>
          <w:rtl/>
        </w:rPr>
        <w:t>היא ציפתה</w:t>
      </w:r>
      <w:r w:rsidR="004627AB" w:rsidRPr="0040081C">
        <w:rPr>
          <w:rtl/>
        </w:rPr>
        <w:t xml:space="preserve"> ש</w:t>
      </w:r>
      <w:r>
        <w:rPr>
          <w:rFonts w:hint="cs"/>
          <w:rtl/>
        </w:rPr>
        <w:t xml:space="preserve">אחותה </w:t>
      </w:r>
      <w:r w:rsidR="007851D1">
        <w:rPr>
          <w:rFonts w:hint="cs"/>
          <w:rtl/>
        </w:rPr>
        <w:t>תטה שכם</w:t>
      </w:r>
      <w:r w:rsidR="004627AB" w:rsidRPr="0040081C">
        <w:rPr>
          <w:rtl/>
        </w:rPr>
        <w:t xml:space="preserve"> ותתמוך באלכס ובמארק</w:t>
      </w:r>
      <w:r w:rsidR="00BD5C7A" w:rsidRPr="0040081C">
        <w:rPr>
          <w:rtl/>
        </w:rPr>
        <w:t xml:space="preserve">, </w:t>
      </w:r>
      <w:r w:rsidR="007851D1" w:rsidRPr="007851D1">
        <w:rPr>
          <w:rFonts w:cs="Times New Roman"/>
          <w:rtl/>
        </w:rPr>
        <w:t>שתסייע בשיעורי</w:t>
      </w:r>
      <w:r w:rsidR="008E7D05">
        <w:rPr>
          <w:rFonts w:cs="Times New Roman" w:hint="cs"/>
          <w:rtl/>
        </w:rPr>
        <w:t xml:space="preserve"> </w:t>
      </w:r>
      <w:r w:rsidR="007851D1" w:rsidRPr="007851D1">
        <w:rPr>
          <w:rFonts w:cs="Times New Roman"/>
          <w:rtl/>
        </w:rPr>
        <w:t>הבית ובמבחנים, שתגיע לטקסים ולאספות ההורים, תלבן עד תומן מחלוקות עם ועדת המלגות באוניברסיטה העברית ותתקשר לאב הבית במעונות.</w:t>
      </w:r>
      <w:r w:rsidR="00BD5C7A" w:rsidRPr="0040081C">
        <w:rPr>
          <w:rtl/>
        </w:rPr>
        <w:t xml:space="preserve"> </w:t>
      </w:r>
    </w:p>
    <w:p w14:paraId="53025D52" w14:textId="4161085F" w:rsidR="004627AB" w:rsidRPr="008E7D05" w:rsidRDefault="00CB7A5B" w:rsidP="00C13510">
      <w:pPr>
        <w:rPr>
          <w:color w:val="A6A6A6" w:themeColor="background1" w:themeShade="A6"/>
          <w:rtl/>
        </w:rPr>
      </w:pPr>
      <w:r>
        <w:rPr>
          <w:rFonts w:hint="cs"/>
          <w:rtl/>
        </w:rPr>
        <w:t>א</w:t>
      </w:r>
      <w:r w:rsidR="00BD54A8">
        <w:rPr>
          <w:rFonts w:hint="cs"/>
          <w:rtl/>
        </w:rPr>
        <w:t>לא</w:t>
      </w:r>
      <w:r w:rsidR="00BD5C7A" w:rsidRPr="0040081C">
        <w:rPr>
          <w:rtl/>
        </w:rPr>
        <w:t xml:space="preserve"> </w:t>
      </w:r>
      <w:r w:rsidR="00BD54A8">
        <w:rPr>
          <w:rFonts w:hint="cs"/>
          <w:rtl/>
        </w:rPr>
        <w:t>ש</w:t>
      </w:r>
      <w:r w:rsidR="00BD5C7A" w:rsidRPr="0040081C">
        <w:rPr>
          <w:rtl/>
        </w:rPr>
        <w:t>לדודה היו שלוש בנות משלה עם שלושה טקסים נפרדים בכל חג ובכל מועד ובכל יום משפחה, שלושה סבבים של אספות הורים בתחילת שנת הלימודים ולפני כל חלוקת תעודות.</w:t>
      </w:r>
      <w:r w:rsidR="004627AB" w:rsidRPr="0040081C">
        <w:rPr>
          <w:rtl/>
        </w:rPr>
        <w:t xml:space="preserve"> הדודה </w:t>
      </w:r>
      <w:r w:rsidR="00A723EB" w:rsidRPr="00A723EB">
        <w:rPr>
          <w:rFonts w:cs="Times New Roman"/>
          <w:rtl/>
        </w:rPr>
        <w:t>חזרה על הזמנתה,</w:t>
      </w:r>
      <w:r w:rsidR="00A723EB">
        <w:rPr>
          <w:rFonts w:cs="Times New Roman" w:hint="cs"/>
          <w:rtl/>
        </w:rPr>
        <w:t xml:space="preserve"> </w:t>
      </w:r>
      <w:r w:rsidR="004627AB" w:rsidRPr="0040081C">
        <w:rPr>
          <w:rtl/>
        </w:rPr>
        <w:t>ש</w:t>
      </w:r>
      <w:r w:rsidR="008E7D05">
        <w:rPr>
          <w:rFonts w:hint="cs"/>
          <w:rtl/>
        </w:rPr>
        <w:t>י</w:t>
      </w:r>
      <w:r w:rsidR="004627AB" w:rsidRPr="0040081C">
        <w:rPr>
          <w:rtl/>
        </w:rPr>
        <w:t>יכנסו אלי</w:t>
      </w:r>
      <w:r w:rsidR="00A723EB">
        <w:rPr>
          <w:rFonts w:hint="cs"/>
          <w:rtl/>
        </w:rPr>
        <w:t>ה</w:t>
      </w:r>
      <w:r w:rsidR="004627AB" w:rsidRPr="0040081C">
        <w:rPr>
          <w:rtl/>
        </w:rPr>
        <w:t xml:space="preserve"> </w:t>
      </w:r>
      <w:r w:rsidR="00A723EB">
        <w:rPr>
          <w:rFonts w:hint="cs"/>
          <w:rtl/>
        </w:rPr>
        <w:t>בכל שעה</w:t>
      </w:r>
      <w:r w:rsidR="00092736" w:rsidRPr="0040081C">
        <w:rPr>
          <w:rtl/>
        </w:rPr>
        <w:t>, הדלת תמיד פתוחה</w:t>
      </w:r>
      <w:r w:rsidR="00BD54A8" w:rsidRPr="00BD54A8">
        <w:rPr>
          <w:rFonts w:cs="Times New Roman"/>
          <w:rtl/>
        </w:rPr>
        <w:t xml:space="preserve"> בפניהם</w:t>
      </w:r>
      <w:r w:rsidR="00A723EB">
        <w:rPr>
          <w:rFonts w:hint="cs"/>
          <w:rtl/>
        </w:rPr>
        <w:t>,</w:t>
      </w:r>
      <w:r w:rsidR="004627AB" w:rsidRPr="0040081C">
        <w:rPr>
          <w:rtl/>
        </w:rPr>
        <w:t xml:space="preserve"> אבל הם לא רצו לה</w:t>
      </w:r>
      <w:r w:rsidR="008E7D05">
        <w:rPr>
          <w:rFonts w:hint="cs"/>
          <w:rtl/>
        </w:rPr>
        <w:t>י</w:t>
      </w:r>
      <w:r w:rsidR="004627AB" w:rsidRPr="0040081C">
        <w:rPr>
          <w:rtl/>
        </w:rPr>
        <w:t xml:space="preserve">כנס לדודה, </w:t>
      </w:r>
      <w:r w:rsidR="00E913F6" w:rsidRPr="0040081C">
        <w:rPr>
          <w:rFonts w:hint="eastAsia"/>
          <w:rtl/>
        </w:rPr>
        <w:t>ו</w:t>
      </w:r>
      <w:r w:rsidR="004627AB" w:rsidRPr="0040081C">
        <w:rPr>
          <w:rtl/>
        </w:rPr>
        <w:t>א</w:t>
      </w:r>
      <w:r w:rsidR="008E7D05">
        <w:rPr>
          <w:rFonts w:hint="cs"/>
          <w:rtl/>
        </w:rPr>
        <w:t>י</w:t>
      </w:r>
      <w:r w:rsidR="004627AB" w:rsidRPr="0040081C">
        <w:rPr>
          <w:rtl/>
        </w:rPr>
        <w:t>מ</w:t>
      </w:r>
      <w:r w:rsidR="004871C2" w:rsidRPr="0040081C">
        <w:rPr>
          <w:rFonts w:hint="eastAsia"/>
          <w:rtl/>
        </w:rPr>
        <w:t>ם</w:t>
      </w:r>
      <w:r w:rsidR="004627AB" w:rsidRPr="0040081C">
        <w:rPr>
          <w:rtl/>
        </w:rPr>
        <w:t xml:space="preserve"> ציפתה</w:t>
      </w:r>
      <w:r w:rsidR="00092736" w:rsidRPr="0040081C">
        <w:rPr>
          <w:rtl/>
        </w:rPr>
        <w:t xml:space="preserve"> שהדודה ת</w:t>
      </w:r>
      <w:r w:rsidR="00092736" w:rsidRPr="0040081C">
        <w:rPr>
          <w:rFonts w:hint="eastAsia"/>
          <w:rtl/>
        </w:rPr>
        <w:t>יגש</w:t>
      </w:r>
      <w:r w:rsidR="004627AB" w:rsidRPr="0040081C">
        <w:rPr>
          <w:rtl/>
        </w:rPr>
        <w:t xml:space="preserve"> אליהם, </w:t>
      </w:r>
      <w:r w:rsidR="0042169D" w:rsidRPr="0040081C">
        <w:rPr>
          <w:rFonts w:hint="eastAsia"/>
          <w:rtl/>
        </w:rPr>
        <w:t>ש</w:t>
      </w:r>
      <w:r w:rsidR="004627AB" w:rsidRPr="0040081C">
        <w:rPr>
          <w:rtl/>
        </w:rPr>
        <w:t xml:space="preserve">תתעניין במה שחסר להם, </w:t>
      </w:r>
      <w:r w:rsidR="006E7E8C" w:rsidRPr="0040081C">
        <w:rPr>
          <w:rFonts w:hint="eastAsia"/>
          <w:rtl/>
        </w:rPr>
        <w:t>אלכס</w:t>
      </w:r>
      <w:r w:rsidR="006E7E8C" w:rsidRPr="0040081C">
        <w:rPr>
          <w:rtl/>
        </w:rPr>
        <w:t xml:space="preserve"> </w:t>
      </w:r>
      <w:r w:rsidR="00D16DD7">
        <w:rPr>
          <w:rFonts w:hint="cs"/>
          <w:rtl/>
        </w:rPr>
        <w:t xml:space="preserve">למשל </w:t>
      </w:r>
      <w:r w:rsidR="006E7E8C" w:rsidRPr="0040081C">
        <w:rPr>
          <w:rtl/>
        </w:rPr>
        <w:t xml:space="preserve">עדיין לא בחר מגמה! </w:t>
      </w:r>
      <w:r w:rsidR="004E30A1" w:rsidRPr="0040081C">
        <w:rPr>
          <w:rFonts w:hint="eastAsia"/>
          <w:rtl/>
        </w:rPr>
        <w:t>כי</w:t>
      </w:r>
      <w:r w:rsidR="004E30A1" w:rsidRPr="0040081C">
        <w:rPr>
          <w:rtl/>
        </w:rPr>
        <w:t xml:space="preserve"> לפתע </w:t>
      </w:r>
      <w:r w:rsidR="004E30A1" w:rsidRPr="0040081C">
        <w:rPr>
          <w:rFonts w:hint="eastAsia"/>
          <w:rtl/>
        </w:rPr>
        <w:t>ה</w:t>
      </w:r>
      <w:r w:rsidR="006E7E8C" w:rsidRPr="0040081C">
        <w:rPr>
          <w:rFonts w:hint="eastAsia"/>
          <w:rtl/>
        </w:rPr>
        <w:t>סתבר</w:t>
      </w:r>
      <w:r w:rsidR="006E7E8C" w:rsidRPr="0040081C">
        <w:rPr>
          <w:rtl/>
        </w:rPr>
        <w:t xml:space="preserve"> </w:t>
      </w:r>
      <w:r w:rsidR="004E30A1" w:rsidRPr="0040081C">
        <w:rPr>
          <w:rFonts w:hint="eastAsia"/>
          <w:rtl/>
        </w:rPr>
        <w:t>לאם</w:t>
      </w:r>
      <w:r w:rsidR="004E30A1" w:rsidRPr="0040081C">
        <w:rPr>
          <w:rtl/>
        </w:rPr>
        <w:t xml:space="preserve"> </w:t>
      </w:r>
      <w:r w:rsidR="006E7E8C" w:rsidRPr="0040081C">
        <w:rPr>
          <w:rFonts w:hint="eastAsia"/>
          <w:rtl/>
        </w:rPr>
        <w:t>ש</w:t>
      </w:r>
      <w:r w:rsidR="00092736" w:rsidRPr="0040081C">
        <w:rPr>
          <w:rFonts w:hint="eastAsia"/>
          <w:rtl/>
        </w:rPr>
        <w:t>יש</w:t>
      </w:r>
      <w:r w:rsidR="00092736" w:rsidRPr="0040081C">
        <w:rPr>
          <w:rtl/>
        </w:rPr>
        <w:t xml:space="preserve"> </w:t>
      </w:r>
      <w:r w:rsidR="006E7E8C" w:rsidRPr="0040081C">
        <w:rPr>
          <w:rFonts w:hint="eastAsia"/>
          <w:rtl/>
        </w:rPr>
        <w:t>צ</w:t>
      </w:r>
      <w:r w:rsidR="00092736" w:rsidRPr="0040081C">
        <w:rPr>
          <w:rFonts w:hint="eastAsia"/>
          <w:rtl/>
        </w:rPr>
        <w:t>ו</w:t>
      </w:r>
      <w:r w:rsidR="006E7E8C" w:rsidRPr="0040081C">
        <w:rPr>
          <w:rFonts w:hint="eastAsia"/>
          <w:rtl/>
        </w:rPr>
        <w:t>רך</w:t>
      </w:r>
      <w:r w:rsidR="006E7E8C" w:rsidRPr="0040081C">
        <w:rPr>
          <w:rtl/>
        </w:rPr>
        <w:t xml:space="preserve"> </w:t>
      </w:r>
      <w:r w:rsidR="00092736" w:rsidRPr="0040081C">
        <w:rPr>
          <w:rFonts w:hint="eastAsia"/>
          <w:rtl/>
        </w:rPr>
        <w:t>ב</w:t>
      </w:r>
      <w:r w:rsidR="006E7E8C" w:rsidRPr="0040081C">
        <w:rPr>
          <w:rFonts w:hint="eastAsia"/>
          <w:rtl/>
        </w:rPr>
        <w:t>מגמה</w:t>
      </w:r>
      <w:r>
        <w:rPr>
          <w:rFonts w:hint="cs"/>
          <w:rtl/>
        </w:rPr>
        <w:t>.</w:t>
      </w:r>
      <w:r w:rsidR="006E7E8C" w:rsidRPr="0040081C">
        <w:rPr>
          <w:rtl/>
        </w:rPr>
        <w:t xml:space="preserve"> </w:t>
      </w:r>
      <w:r w:rsidRPr="008E7D05">
        <w:rPr>
          <w:rFonts w:hint="cs"/>
          <w:color w:val="A6A6A6" w:themeColor="background1" w:themeShade="A6"/>
          <w:rtl/>
        </w:rPr>
        <w:t>[</w:t>
      </w:r>
      <w:r w:rsidR="006E7E8C" w:rsidRPr="008E7D05">
        <w:rPr>
          <w:rFonts w:hint="eastAsia"/>
          <w:color w:val="A6A6A6" w:themeColor="background1" w:themeShade="A6"/>
          <w:rtl/>
        </w:rPr>
        <w:t>ו</w:t>
      </w:r>
      <w:r w:rsidR="004E30A1" w:rsidRPr="008E7D05">
        <w:rPr>
          <w:rFonts w:hint="eastAsia"/>
          <w:color w:val="A6A6A6" w:themeColor="background1" w:themeShade="A6"/>
          <w:rtl/>
        </w:rPr>
        <w:t>מצד</w:t>
      </w:r>
      <w:r w:rsidR="004E30A1" w:rsidRPr="008E7D05">
        <w:rPr>
          <w:color w:val="A6A6A6" w:themeColor="background1" w:themeShade="A6"/>
          <w:rtl/>
        </w:rPr>
        <w:t xml:space="preserve"> שני </w:t>
      </w:r>
      <w:r w:rsidR="006E7E8C" w:rsidRPr="008E7D05">
        <w:rPr>
          <w:rFonts w:hint="eastAsia"/>
          <w:color w:val="A6A6A6" w:themeColor="background1" w:themeShade="A6"/>
          <w:rtl/>
        </w:rPr>
        <w:t>הוא</w:t>
      </w:r>
      <w:r w:rsidR="006E7E8C" w:rsidRPr="008E7D05">
        <w:rPr>
          <w:color w:val="A6A6A6" w:themeColor="background1" w:themeShade="A6"/>
          <w:rtl/>
        </w:rPr>
        <w:t xml:space="preserve"> </w:t>
      </w:r>
      <w:r w:rsidR="00F86253" w:rsidRPr="008E7D05">
        <w:rPr>
          <w:rFonts w:hint="eastAsia"/>
          <w:color w:val="A6A6A6" w:themeColor="background1" w:themeShade="A6"/>
          <w:rtl/>
        </w:rPr>
        <w:t>טרם</w:t>
      </w:r>
      <w:r w:rsidR="006E7E8C" w:rsidRPr="008E7D05">
        <w:rPr>
          <w:color w:val="A6A6A6" w:themeColor="background1" w:themeShade="A6"/>
          <w:rtl/>
        </w:rPr>
        <w:t xml:space="preserve"> בחר </w:t>
      </w:r>
      <w:r w:rsidR="004E30A1" w:rsidRPr="008E7D05">
        <w:rPr>
          <w:rFonts w:hint="eastAsia"/>
          <w:color w:val="A6A6A6" w:themeColor="background1" w:themeShade="A6"/>
          <w:rtl/>
        </w:rPr>
        <w:t>באותה</w:t>
      </w:r>
      <w:r w:rsidR="004E30A1" w:rsidRPr="008E7D05">
        <w:rPr>
          <w:color w:val="A6A6A6" w:themeColor="background1" w:themeShade="A6"/>
          <w:rtl/>
        </w:rPr>
        <w:t xml:space="preserve"> </w:t>
      </w:r>
      <w:r w:rsidR="006E7E8C" w:rsidRPr="008E7D05">
        <w:rPr>
          <w:rFonts w:hint="eastAsia"/>
          <w:color w:val="A6A6A6" w:themeColor="background1" w:themeShade="A6"/>
          <w:rtl/>
        </w:rPr>
        <w:t>מגמה</w:t>
      </w:r>
      <w:r w:rsidR="004E30A1" w:rsidRPr="008E7D05">
        <w:rPr>
          <w:color w:val="A6A6A6" w:themeColor="background1" w:themeShade="A6"/>
          <w:rtl/>
        </w:rPr>
        <w:t xml:space="preserve"> דנן</w:t>
      </w:r>
      <w:r w:rsidR="006E7E8C" w:rsidRPr="008E7D05">
        <w:rPr>
          <w:color w:val="A6A6A6" w:themeColor="background1" w:themeShade="A6"/>
          <w:rtl/>
        </w:rPr>
        <w:t xml:space="preserve">! </w:t>
      </w:r>
      <w:r w:rsidR="0042169D" w:rsidRPr="008E7D05">
        <w:rPr>
          <w:rFonts w:hint="eastAsia"/>
          <w:color w:val="A6A6A6" w:themeColor="background1" w:themeShade="A6"/>
          <w:rtl/>
        </w:rPr>
        <w:t>לפני</w:t>
      </w:r>
      <w:r w:rsidR="0042169D" w:rsidRPr="008E7D05">
        <w:rPr>
          <w:color w:val="A6A6A6" w:themeColor="background1" w:themeShade="A6"/>
          <w:rtl/>
        </w:rPr>
        <w:t xml:space="preserve"> תחילת הלימודים, </w:t>
      </w:r>
      <w:r w:rsidR="00B93881" w:rsidRPr="008E7D05">
        <w:rPr>
          <w:rFonts w:hint="eastAsia"/>
          <w:color w:val="A6A6A6" w:themeColor="background1" w:themeShade="A6"/>
          <w:rtl/>
        </w:rPr>
        <w:t>בחר</w:t>
      </w:r>
      <w:r w:rsidR="00E913F6" w:rsidRPr="008E7D05">
        <w:rPr>
          <w:color w:val="A6A6A6" w:themeColor="background1" w:themeShade="A6"/>
          <w:rtl/>
        </w:rPr>
        <w:t xml:space="preserve"> </w:t>
      </w:r>
      <w:r w:rsidR="00B93881" w:rsidRPr="008E7D05">
        <w:rPr>
          <w:rFonts w:hint="eastAsia"/>
          <w:color w:val="A6A6A6" w:themeColor="background1" w:themeShade="A6"/>
          <w:rtl/>
        </w:rPr>
        <w:t>ב</w:t>
      </w:r>
      <w:r w:rsidR="006E7E8C" w:rsidRPr="008E7D05">
        <w:rPr>
          <w:rFonts w:hint="eastAsia"/>
          <w:color w:val="A6A6A6" w:themeColor="background1" w:themeShade="A6"/>
          <w:rtl/>
        </w:rPr>
        <w:t>ספרות</w:t>
      </w:r>
      <w:r w:rsidR="006E7E8C" w:rsidRPr="008E7D05">
        <w:rPr>
          <w:color w:val="A6A6A6" w:themeColor="background1" w:themeShade="A6"/>
          <w:rtl/>
        </w:rPr>
        <w:t xml:space="preserve"> והיסטוריה בתור מקצועות מוגברים אבל </w:t>
      </w:r>
      <w:r w:rsidR="00BD5C7A" w:rsidRPr="008E7D05">
        <w:rPr>
          <w:rFonts w:hint="eastAsia"/>
          <w:color w:val="A6A6A6" w:themeColor="background1" w:themeShade="A6"/>
          <w:rtl/>
        </w:rPr>
        <w:t>חיש</w:t>
      </w:r>
      <w:r w:rsidR="00BD5C7A" w:rsidRPr="008E7D05">
        <w:rPr>
          <w:color w:val="A6A6A6" w:themeColor="background1" w:themeShade="A6"/>
          <w:rtl/>
        </w:rPr>
        <w:t xml:space="preserve"> קל </w:t>
      </w:r>
      <w:r w:rsidR="006E7E8C" w:rsidRPr="008E7D05">
        <w:rPr>
          <w:rFonts w:hint="eastAsia"/>
          <w:color w:val="A6A6A6" w:themeColor="background1" w:themeShade="A6"/>
          <w:rtl/>
        </w:rPr>
        <w:t>התברר</w:t>
      </w:r>
      <w:r w:rsidR="006E7E8C" w:rsidRPr="008E7D05">
        <w:rPr>
          <w:color w:val="A6A6A6" w:themeColor="background1" w:themeShade="A6"/>
          <w:rtl/>
        </w:rPr>
        <w:t xml:space="preserve"> </w:t>
      </w:r>
      <w:r w:rsidR="006E7E8C" w:rsidRPr="008E7D05">
        <w:rPr>
          <w:rFonts w:hint="eastAsia"/>
          <w:color w:val="A6A6A6" w:themeColor="background1" w:themeShade="A6"/>
          <w:rtl/>
        </w:rPr>
        <w:t>שלא</w:t>
      </w:r>
      <w:r w:rsidR="00004537" w:rsidRPr="008E7D05">
        <w:rPr>
          <w:color w:val="A6A6A6" w:themeColor="background1" w:themeShade="A6"/>
          <w:rtl/>
        </w:rPr>
        <w:t xml:space="preserve"> </w:t>
      </w:r>
      <w:r w:rsidR="004871C2" w:rsidRPr="008E7D05">
        <w:rPr>
          <w:rFonts w:hint="eastAsia"/>
          <w:color w:val="A6A6A6" w:themeColor="background1" w:themeShade="A6"/>
          <w:rtl/>
        </w:rPr>
        <w:t>י</w:t>
      </w:r>
      <w:r w:rsidR="00004537" w:rsidRPr="008E7D05">
        <w:rPr>
          <w:rFonts w:hint="eastAsia"/>
          <w:color w:val="A6A6A6" w:themeColor="background1" w:themeShade="A6"/>
          <w:rtl/>
        </w:rPr>
        <w:t>היה</w:t>
      </w:r>
      <w:r w:rsidR="006E7E8C" w:rsidRPr="008E7D05">
        <w:rPr>
          <w:color w:val="A6A6A6" w:themeColor="background1" w:themeShade="A6"/>
          <w:rtl/>
        </w:rPr>
        <w:t xml:space="preserve"> מסוגל להתמודד עם רמ</w:t>
      </w:r>
      <w:r w:rsidR="008F5E3C" w:rsidRPr="008E7D05">
        <w:rPr>
          <w:rFonts w:hint="eastAsia"/>
          <w:color w:val="A6A6A6" w:themeColor="background1" w:themeShade="A6"/>
          <w:rtl/>
        </w:rPr>
        <w:t>ת</w:t>
      </w:r>
      <w:r w:rsidR="008F5E3C" w:rsidRPr="008E7D05">
        <w:rPr>
          <w:color w:val="A6A6A6" w:themeColor="background1" w:themeShade="A6"/>
          <w:rtl/>
        </w:rPr>
        <w:t xml:space="preserve"> העברית הנדרשת </w:t>
      </w:r>
      <w:r w:rsidR="006E7E8C" w:rsidRPr="008E7D05">
        <w:rPr>
          <w:rFonts w:hint="eastAsia"/>
          <w:color w:val="A6A6A6" w:themeColor="background1" w:themeShade="A6"/>
          <w:rtl/>
        </w:rPr>
        <w:t>והדודה</w:t>
      </w:r>
      <w:r w:rsidR="006E7E8C" w:rsidRPr="008E7D05">
        <w:rPr>
          <w:color w:val="A6A6A6" w:themeColor="background1" w:themeShade="A6"/>
          <w:rtl/>
        </w:rPr>
        <w:t xml:space="preserve"> </w:t>
      </w:r>
      <w:r w:rsidR="006E7E8C" w:rsidRPr="008E7D05">
        <w:rPr>
          <w:rFonts w:hint="eastAsia"/>
          <w:color w:val="A6A6A6" w:themeColor="background1" w:themeShade="A6"/>
          <w:rtl/>
        </w:rPr>
        <w:t>לא</w:t>
      </w:r>
      <w:r w:rsidR="006E7E8C" w:rsidRPr="008E7D05">
        <w:rPr>
          <w:color w:val="A6A6A6" w:themeColor="background1" w:themeShade="A6"/>
          <w:rtl/>
        </w:rPr>
        <w:t xml:space="preserve"> </w:t>
      </w:r>
      <w:r w:rsidR="001C5A04" w:rsidRPr="008E7D05">
        <w:rPr>
          <w:rFonts w:hint="eastAsia"/>
          <w:color w:val="A6A6A6" w:themeColor="background1" w:themeShade="A6"/>
          <w:rtl/>
        </w:rPr>
        <w:t>הייתה</w:t>
      </w:r>
      <w:r w:rsidR="006E7E8C" w:rsidRPr="008E7D05">
        <w:rPr>
          <w:color w:val="A6A6A6" w:themeColor="background1" w:themeShade="A6"/>
          <w:rtl/>
        </w:rPr>
        <w:t xml:space="preserve"> </w:t>
      </w:r>
      <w:r w:rsidR="006E7E8C" w:rsidRPr="008E7D05">
        <w:rPr>
          <w:rFonts w:hint="eastAsia"/>
          <w:color w:val="A6A6A6" w:themeColor="background1" w:themeShade="A6"/>
          <w:rtl/>
        </w:rPr>
        <w:t>מודעת</w:t>
      </w:r>
      <w:r w:rsidR="006E7E8C" w:rsidRPr="008E7D05">
        <w:rPr>
          <w:color w:val="A6A6A6" w:themeColor="background1" w:themeShade="A6"/>
          <w:rtl/>
        </w:rPr>
        <w:t xml:space="preserve"> </w:t>
      </w:r>
      <w:r w:rsidR="006E7E8C" w:rsidRPr="008E7D05">
        <w:rPr>
          <w:rFonts w:hint="eastAsia"/>
          <w:color w:val="A6A6A6" w:themeColor="background1" w:themeShade="A6"/>
          <w:rtl/>
        </w:rPr>
        <w:t>לכך</w:t>
      </w:r>
      <w:r w:rsidR="006E7E8C" w:rsidRPr="008E7D05">
        <w:rPr>
          <w:color w:val="A6A6A6" w:themeColor="background1" w:themeShade="A6"/>
          <w:rtl/>
        </w:rPr>
        <w:t xml:space="preserve"> </w:t>
      </w:r>
      <w:r w:rsidR="006E7E8C" w:rsidRPr="008E7D05">
        <w:rPr>
          <w:rFonts w:hint="eastAsia"/>
          <w:color w:val="A6A6A6" w:themeColor="background1" w:themeShade="A6"/>
          <w:rtl/>
        </w:rPr>
        <w:t>אפילו</w:t>
      </w:r>
      <w:r w:rsidR="008F5E3C" w:rsidRPr="008E7D05">
        <w:rPr>
          <w:color w:val="A6A6A6" w:themeColor="background1" w:themeShade="A6"/>
          <w:rtl/>
        </w:rPr>
        <w:t xml:space="preserve">, </w:t>
      </w:r>
      <w:r w:rsidR="00B93881" w:rsidRPr="008E7D05">
        <w:rPr>
          <w:rFonts w:hint="eastAsia"/>
          <w:color w:val="A6A6A6" w:themeColor="background1" w:themeShade="A6"/>
          <w:rtl/>
        </w:rPr>
        <w:t>כפי</w:t>
      </w:r>
      <w:r w:rsidR="00B93881" w:rsidRPr="008E7D05">
        <w:rPr>
          <w:color w:val="A6A6A6" w:themeColor="background1" w:themeShade="A6"/>
          <w:rtl/>
        </w:rPr>
        <w:t xml:space="preserve"> שלא ידעה על </w:t>
      </w:r>
      <w:r w:rsidR="008F5E3C" w:rsidRPr="008E7D05">
        <w:rPr>
          <w:rFonts w:hint="eastAsia"/>
          <w:color w:val="A6A6A6" w:themeColor="background1" w:themeShade="A6"/>
          <w:rtl/>
        </w:rPr>
        <w:t>היעדרויותיו</w:t>
      </w:r>
      <w:r w:rsidR="008F5E3C" w:rsidRPr="008E7D05">
        <w:rPr>
          <w:color w:val="A6A6A6" w:themeColor="background1" w:themeShade="A6"/>
          <w:rtl/>
        </w:rPr>
        <w:t xml:space="preserve"> </w:t>
      </w:r>
      <w:r w:rsidR="008F5E3C" w:rsidRPr="008E7D05">
        <w:rPr>
          <w:rFonts w:hint="eastAsia"/>
          <w:color w:val="A6A6A6" w:themeColor="background1" w:themeShade="A6"/>
          <w:rtl/>
        </w:rPr>
        <w:t>הרבות</w:t>
      </w:r>
      <w:r w:rsidR="008F5E3C" w:rsidRPr="008E7D05">
        <w:rPr>
          <w:color w:val="A6A6A6" w:themeColor="background1" w:themeShade="A6"/>
          <w:rtl/>
        </w:rPr>
        <w:t xml:space="preserve"> </w:t>
      </w:r>
      <w:r w:rsidR="008F5E3C" w:rsidRPr="008E7D05">
        <w:rPr>
          <w:rFonts w:hint="eastAsia"/>
          <w:color w:val="A6A6A6" w:themeColor="background1" w:themeShade="A6"/>
          <w:rtl/>
        </w:rPr>
        <w:t>מהלימודים</w:t>
      </w:r>
      <w:r w:rsidR="006E7E8C" w:rsidRPr="008E7D05">
        <w:rPr>
          <w:color w:val="A6A6A6" w:themeColor="background1" w:themeShade="A6"/>
          <w:rtl/>
        </w:rPr>
        <w:t>.</w:t>
      </w:r>
      <w:r w:rsidRPr="008E7D05">
        <w:rPr>
          <w:rFonts w:hint="cs"/>
          <w:color w:val="A6A6A6" w:themeColor="background1" w:themeShade="A6"/>
          <w:rtl/>
        </w:rPr>
        <w:t>]</w:t>
      </w:r>
      <w:r w:rsidR="006E7E8C" w:rsidRPr="008E7D05">
        <w:rPr>
          <w:color w:val="A6A6A6" w:themeColor="background1" w:themeShade="A6"/>
          <w:rtl/>
        </w:rPr>
        <w:t xml:space="preserve"> </w:t>
      </w:r>
    </w:p>
    <w:p w14:paraId="50ACA934" w14:textId="56ACBABD" w:rsidR="009E5969" w:rsidRPr="008E7D05" w:rsidRDefault="004E30A1" w:rsidP="009E5969">
      <w:pPr>
        <w:rPr>
          <w:color w:val="A6A6A6" w:themeColor="background1" w:themeShade="A6"/>
          <w:rtl/>
        </w:rPr>
      </w:pPr>
      <w:r w:rsidRPr="008E7D05">
        <w:rPr>
          <w:color w:val="A6A6A6" w:themeColor="background1" w:themeShade="A6"/>
          <w:rtl/>
        </w:rPr>
        <w:t>[</w:t>
      </w:r>
      <w:r w:rsidR="009E5969" w:rsidRPr="008E7D05">
        <w:rPr>
          <w:rFonts w:hint="eastAsia"/>
          <w:color w:val="A6A6A6" w:themeColor="background1" w:themeShade="A6"/>
          <w:rtl/>
        </w:rPr>
        <w:t>אולי</w:t>
      </w:r>
      <w:r w:rsidR="009E5969" w:rsidRPr="008E7D05">
        <w:rPr>
          <w:color w:val="A6A6A6" w:themeColor="background1" w:themeShade="A6"/>
          <w:rtl/>
        </w:rPr>
        <w:t xml:space="preserve"> זאת אחותה שאומרת – תתארי לעצמך שלא היה עלייך את העול של </w:t>
      </w:r>
      <w:r w:rsidR="008B1B44" w:rsidRPr="008E7D05">
        <w:rPr>
          <w:rFonts w:hint="eastAsia"/>
          <w:color w:val="A6A6A6" w:themeColor="background1" w:themeShade="A6"/>
          <w:rtl/>
        </w:rPr>
        <w:t>סופי</w:t>
      </w:r>
      <w:r w:rsidR="009E5969" w:rsidRPr="008E7D05">
        <w:rPr>
          <w:color w:val="A6A6A6" w:themeColor="background1" w:themeShade="A6"/>
          <w:rtl/>
        </w:rPr>
        <w:t xml:space="preserve">, אם היא </w:t>
      </w:r>
      <w:r w:rsidR="001C5A04" w:rsidRPr="008E7D05">
        <w:rPr>
          <w:color w:val="A6A6A6" w:themeColor="background1" w:themeShade="A6"/>
          <w:rtl/>
        </w:rPr>
        <w:t>הייתה</w:t>
      </w:r>
      <w:r w:rsidR="009E5969" w:rsidRPr="008E7D05">
        <w:rPr>
          <w:color w:val="A6A6A6" w:themeColor="background1" w:themeShade="A6"/>
          <w:rtl/>
        </w:rPr>
        <w:t xml:space="preserve"> פחות מוכשרת או שהיא בכלל לא </w:t>
      </w:r>
      <w:r w:rsidR="001C5A04" w:rsidRPr="008E7D05">
        <w:rPr>
          <w:color w:val="A6A6A6" w:themeColor="background1" w:themeShade="A6"/>
          <w:rtl/>
        </w:rPr>
        <w:t>הייתה</w:t>
      </w:r>
      <w:r w:rsidR="009E5969" w:rsidRPr="008E7D05">
        <w:rPr>
          <w:color w:val="A6A6A6" w:themeColor="background1" w:themeShade="A6"/>
          <w:rtl/>
        </w:rPr>
        <w:t xml:space="preserve"> – אם אלכס היה הבכור לא היה עולה על דעתך לקחת על עצמך את עול העידוד, טיפוח וגו'... והאם חושבת על כך אבל לא אומרת כלום.... לכתוב את זה הרבה יותר טוב</w:t>
      </w:r>
    </w:p>
    <w:p w14:paraId="0447EC4A" w14:textId="635D9FA7" w:rsidR="009E5969" w:rsidRPr="008E7D05" w:rsidRDefault="009E5969" w:rsidP="009E5969">
      <w:pPr>
        <w:rPr>
          <w:color w:val="A6A6A6" w:themeColor="background1" w:themeShade="A6"/>
          <w:rtl/>
        </w:rPr>
      </w:pPr>
      <w:r w:rsidRPr="008E7D05">
        <w:rPr>
          <w:rFonts w:cs="Times New Roman"/>
          <w:color w:val="A6A6A6" w:themeColor="background1" w:themeShade="A6"/>
          <w:rtl/>
        </w:rPr>
        <w:t xml:space="preserve">זה לא כאילו העבודה עם אווה נסתיימה ויש </w:t>
      </w:r>
      <w:r w:rsidR="00F06A3F" w:rsidRPr="008E7D05">
        <w:rPr>
          <w:rFonts w:cs="Times New Roman"/>
          <w:color w:val="A6A6A6" w:themeColor="background1" w:themeShade="A6"/>
          <w:rtl/>
        </w:rPr>
        <w:t>עכשיו</w:t>
      </w:r>
      <w:r w:rsidRPr="008E7D05">
        <w:rPr>
          <w:rFonts w:cs="Times New Roman"/>
          <w:color w:val="A6A6A6" w:themeColor="background1" w:themeShade="A6"/>
          <w:rtl/>
        </w:rPr>
        <w:t xml:space="preserve"> רק את תיאו - זה היה 3 ילדים, בפעם הקודמת ש</w:t>
      </w:r>
      <w:r w:rsidR="001C5A04" w:rsidRPr="008E7D05">
        <w:rPr>
          <w:rFonts w:cs="Times New Roman"/>
          <w:color w:val="A6A6A6" w:themeColor="background1" w:themeShade="A6"/>
          <w:rtl/>
        </w:rPr>
        <w:t>הייתה</w:t>
      </w:r>
      <w:r w:rsidRPr="008E7D05">
        <w:rPr>
          <w:rFonts w:cs="Times New Roman"/>
          <w:color w:val="A6A6A6" w:themeColor="background1" w:themeShade="A6"/>
          <w:rtl/>
        </w:rPr>
        <w:t xml:space="preserve"> בישראל ו</w:t>
      </w:r>
      <w:r w:rsidR="00F06A3F" w:rsidRPr="008E7D05">
        <w:rPr>
          <w:rFonts w:cs="Times New Roman"/>
          <w:color w:val="A6A6A6" w:themeColor="background1" w:themeShade="A6"/>
          <w:rtl/>
        </w:rPr>
        <w:t>עכשיו</w:t>
      </w:r>
      <w:r w:rsidRPr="008E7D05">
        <w:rPr>
          <w:rFonts w:cs="Times New Roman"/>
          <w:color w:val="A6A6A6" w:themeColor="background1" w:themeShade="A6"/>
          <w:rtl/>
        </w:rPr>
        <w:t xml:space="preserve"> זה 4 - כמו כלום</w:t>
      </w:r>
    </w:p>
    <w:p w14:paraId="76CA6EF1" w14:textId="77777777" w:rsidR="0040081C" w:rsidRPr="008E7D05" w:rsidRDefault="004E30A1" w:rsidP="009E5969">
      <w:pPr>
        <w:rPr>
          <w:color w:val="A6A6A6" w:themeColor="background1" w:themeShade="A6"/>
          <w:rtl/>
        </w:rPr>
      </w:pPr>
      <w:r w:rsidRPr="008E7D05">
        <w:rPr>
          <w:color w:val="A6A6A6" w:themeColor="background1" w:themeShade="A6"/>
          <w:rtl/>
        </w:rPr>
        <w:t>]</w:t>
      </w:r>
      <w:bookmarkStart w:id="362" w:name="_Hlk503456713"/>
    </w:p>
    <w:p w14:paraId="64072AA5" w14:textId="565E9A15" w:rsidR="007851D1" w:rsidRDefault="00DE3DEA" w:rsidP="009E5969">
      <w:pPr>
        <w:rPr>
          <w:rtl/>
        </w:rPr>
      </w:pPr>
      <w:r w:rsidRPr="0040081C">
        <w:rPr>
          <w:rFonts w:hint="eastAsia"/>
          <w:rtl/>
        </w:rPr>
        <w:t>את</w:t>
      </w:r>
      <w:r w:rsidRPr="0040081C">
        <w:rPr>
          <w:rtl/>
        </w:rPr>
        <w:t xml:space="preserve"> </w:t>
      </w:r>
      <w:r w:rsidR="009E4141">
        <w:rPr>
          <w:rFonts w:hint="cs"/>
          <w:rtl/>
        </w:rPr>
        <w:t xml:space="preserve">שאר </w:t>
      </w:r>
      <w:r w:rsidRPr="0040081C">
        <w:rPr>
          <w:rtl/>
        </w:rPr>
        <w:t xml:space="preserve">היום </w:t>
      </w:r>
      <w:r w:rsidRPr="0040081C">
        <w:rPr>
          <w:rFonts w:hint="eastAsia"/>
          <w:rtl/>
        </w:rPr>
        <w:t>בילתה</w:t>
      </w:r>
      <w:r w:rsidRPr="0040081C">
        <w:rPr>
          <w:rtl/>
        </w:rPr>
        <w:t xml:space="preserve"> </w:t>
      </w:r>
      <w:r w:rsidRPr="0040081C">
        <w:rPr>
          <w:rFonts w:hint="eastAsia"/>
          <w:rtl/>
        </w:rPr>
        <w:t>בין</w:t>
      </w:r>
      <w:r w:rsidRPr="0040081C">
        <w:rPr>
          <w:rtl/>
        </w:rPr>
        <w:t xml:space="preserve"> </w:t>
      </w:r>
      <w:r w:rsidRPr="0040081C">
        <w:rPr>
          <w:rFonts w:hint="eastAsia"/>
          <w:rtl/>
        </w:rPr>
        <w:t>הקמפוס</w:t>
      </w:r>
      <w:r w:rsidRPr="0040081C">
        <w:rPr>
          <w:rtl/>
        </w:rPr>
        <w:t xml:space="preserve"> </w:t>
      </w:r>
      <w:r w:rsidRPr="0040081C">
        <w:rPr>
          <w:rFonts w:hint="eastAsia"/>
          <w:rtl/>
        </w:rPr>
        <w:t>של</w:t>
      </w:r>
      <w:r w:rsidRPr="0040081C">
        <w:rPr>
          <w:rtl/>
        </w:rPr>
        <w:t xml:space="preserve"> </w:t>
      </w:r>
      <w:r w:rsidRPr="0040081C">
        <w:rPr>
          <w:rFonts w:hint="eastAsia"/>
          <w:rtl/>
        </w:rPr>
        <w:t>גבעת</w:t>
      </w:r>
      <w:r w:rsidRPr="0040081C">
        <w:rPr>
          <w:rtl/>
        </w:rPr>
        <w:t xml:space="preserve"> רם, שם למד מארק, לבין קמפוס </w:t>
      </w:r>
      <w:r w:rsidR="007851D1" w:rsidRPr="007851D1">
        <w:rPr>
          <w:rFonts w:cs="Times New Roman"/>
          <w:rtl/>
        </w:rPr>
        <w:t xml:space="preserve">הר הצופים </w:t>
      </w:r>
      <w:r w:rsidRPr="0040081C">
        <w:rPr>
          <w:rtl/>
        </w:rPr>
        <w:t>המוכר והאהוב עליה מימי שנת השבתון של</w:t>
      </w:r>
      <w:r w:rsidR="00A723EB">
        <w:rPr>
          <w:rFonts w:hint="cs"/>
          <w:rtl/>
        </w:rPr>
        <w:t>פני שנים</w:t>
      </w:r>
      <w:r w:rsidRPr="0040081C">
        <w:rPr>
          <w:rtl/>
        </w:rPr>
        <w:t xml:space="preserve">, </w:t>
      </w:r>
      <w:r w:rsidR="00AA3339" w:rsidRPr="0040081C">
        <w:rPr>
          <w:rFonts w:hint="eastAsia"/>
          <w:rtl/>
        </w:rPr>
        <w:t>ורוותה</w:t>
      </w:r>
      <w:r w:rsidR="00AA3339" w:rsidRPr="0040081C">
        <w:rPr>
          <w:rtl/>
        </w:rPr>
        <w:t xml:space="preserve"> </w:t>
      </w:r>
      <w:r w:rsidR="00AA3339" w:rsidRPr="0040081C">
        <w:rPr>
          <w:rFonts w:hint="eastAsia"/>
          <w:rtl/>
        </w:rPr>
        <w:t>רוב</w:t>
      </w:r>
      <w:r w:rsidR="00AA3339" w:rsidRPr="0040081C">
        <w:rPr>
          <w:rtl/>
        </w:rPr>
        <w:t xml:space="preserve"> </w:t>
      </w:r>
      <w:r w:rsidR="00AA3339" w:rsidRPr="0040081C">
        <w:rPr>
          <w:rFonts w:hint="eastAsia"/>
          <w:rtl/>
        </w:rPr>
        <w:t>נחת</w:t>
      </w:r>
      <w:r w:rsidR="00AA3339" w:rsidRPr="0040081C">
        <w:rPr>
          <w:rtl/>
        </w:rPr>
        <w:t xml:space="preserve">. </w:t>
      </w:r>
    </w:p>
    <w:p w14:paraId="1EE0DE4B" w14:textId="6666BB4C" w:rsidR="00A723EB" w:rsidRDefault="00AA3339" w:rsidP="009E5969">
      <w:pPr>
        <w:rPr>
          <w:rtl/>
        </w:rPr>
      </w:pPr>
      <w:r w:rsidRPr="0040081C">
        <w:rPr>
          <w:rFonts w:hint="eastAsia"/>
          <w:rtl/>
        </w:rPr>
        <w:t>למחרת</w:t>
      </w:r>
      <w:r w:rsidR="009E5969" w:rsidRPr="0040081C">
        <w:rPr>
          <w:rtl/>
        </w:rPr>
        <w:t xml:space="preserve"> הת</w:t>
      </w:r>
      <w:r w:rsidR="00EA2092" w:rsidRPr="0040081C">
        <w:rPr>
          <w:rFonts w:hint="eastAsia"/>
          <w:rtl/>
        </w:rPr>
        <w:t>קיימה</w:t>
      </w:r>
      <w:r w:rsidR="009E5969" w:rsidRPr="0040081C">
        <w:rPr>
          <w:rtl/>
        </w:rPr>
        <w:t xml:space="preserve"> </w:t>
      </w:r>
      <w:r w:rsidR="009E5969" w:rsidRPr="0040081C">
        <w:rPr>
          <w:rFonts w:hint="eastAsia"/>
          <w:rtl/>
        </w:rPr>
        <w:t>פגיש</w:t>
      </w:r>
      <w:r w:rsidR="004E30A1" w:rsidRPr="0040081C">
        <w:rPr>
          <w:rFonts w:hint="eastAsia"/>
          <w:rtl/>
        </w:rPr>
        <w:t>ת</w:t>
      </w:r>
      <w:r w:rsidR="009E5969" w:rsidRPr="0040081C">
        <w:rPr>
          <w:rtl/>
        </w:rPr>
        <w:t xml:space="preserve"> ה</w:t>
      </w:r>
      <w:r w:rsidR="004E30A1" w:rsidRPr="0040081C">
        <w:rPr>
          <w:rFonts w:hint="eastAsia"/>
          <w:rtl/>
        </w:rPr>
        <w:t>פסגה</w:t>
      </w:r>
      <w:r w:rsidR="009E5969" w:rsidRPr="0040081C">
        <w:rPr>
          <w:rtl/>
        </w:rPr>
        <w:t xml:space="preserve"> </w:t>
      </w:r>
      <w:r w:rsidR="00BD20F0">
        <w:rPr>
          <w:rFonts w:hint="cs"/>
          <w:rtl/>
        </w:rPr>
        <w:t>[</w:t>
      </w:r>
      <w:r w:rsidR="00765C69" w:rsidRPr="0040081C">
        <w:rPr>
          <w:rFonts w:hint="eastAsia"/>
          <w:rtl/>
        </w:rPr>
        <w:t>המאיימת</w:t>
      </w:r>
      <w:r w:rsidR="00BD20F0">
        <w:rPr>
          <w:rFonts w:hint="cs"/>
          <w:rtl/>
        </w:rPr>
        <w:t xml:space="preserve"> </w:t>
      </w:r>
      <w:r w:rsidR="00765C69" w:rsidRPr="0040081C">
        <w:t>dreaded</w:t>
      </w:r>
      <w:r w:rsidR="00765C69" w:rsidRPr="0040081C">
        <w:rPr>
          <w:rtl/>
        </w:rPr>
        <w:t xml:space="preserve">] </w:t>
      </w:r>
      <w:r w:rsidR="007851D1" w:rsidRPr="007851D1">
        <w:rPr>
          <w:rFonts w:cs="Times New Roman"/>
          <w:rtl/>
        </w:rPr>
        <w:t>בבית</w:t>
      </w:r>
      <w:r w:rsidR="008E7D05">
        <w:rPr>
          <w:rFonts w:cs="Times New Roman" w:hint="cs"/>
          <w:rtl/>
        </w:rPr>
        <w:t>-</w:t>
      </w:r>
      <w:r w:rsidR="007851D1" w:rsidRPr="007851D1">
        <w:rPr>
          <w:rFonts w:cs="Times New Roman"/>
          <w:rtl/>
        </w:rPr>
        <w:t xml:space="preserve">ספרו של אלכס, </w:t>
      </w:r>
      <w:r w:rsidR="009E5969" w:rsidRPr="0040081C">
        <w:rPr>
          <w:rFonts w:hint="eastAsia"/>
          <w:rtl/>
        </w:rPr>
        <w:t>עם</w:t>
      </w:r>
      <w:r w:rsidR="009E5969" w:rsidRPr="0040081C">
        <w:rPr>
          <w:rtl/>
        </w:rPr>
        <w:t xml:space="preserve"> </w:t>
      </w:r>
      <w:r w:rsidR="009E5969" w:rsidRPr="0040081C">
        <w:rPr>
          <w:rFonts w:hint="eastAsia"/>
          <w:rtl/>
        </w:rPr>
        <w:t>המחנכת</w:t>
      </w:r>
      <w:r w:rsidR="009E5969" w:rsidRPr="0040081C">
        <w:rPr>
          <w:rtl/>
        </w:rPr>
        <w:t xml:space="preserve">, </w:t>
      </w:r>
      <w:r w:rsidR="009E5969" w:rsidRPr="0040081C">
        <w:rPr>
          <w:rFonts w:hint="eastAsia"/>
          <w:rtl/>
        </w:rPr>
        <w:t>היועצת</w:t>
      </w:r>
      <w:r w:rsidR="004E30A1" w:rsidRPr="0040081C">
        <w:rPr>
          <w:rtl/>
        </w:rPr>
        <w:t>,</w:t>
      </w:r>
      <w:r w:rsidR="009E5969" w:rsidRPr="0040081C">
        <w:rPr>
          <w:rtl/>
        </w:rPr>
        <w:t xml:space="preserve"> </w:t>
      </w:r>
      <w:r w:rsidR="0032011B" w:rsidRPr="0040081C">
        <w:rPr>
          <w:rFonts w:hint="eastAsia"/>
          <w:rtl/>
        </w:rPr>
        <w:t>העובדת</w:t>
      </w:r>
      <w:r w:rsidR="0032011B" w:rsidRPr="0040081C">
        <w:rPr>
          <w:rtl/>
        </w:rPr>
        <w:t xml:space="preserve"> הסוציאלית </w:t>
      </w:r>
      <w:r w:rsidR="009E5969" w:rsidRPr="0040081C">
        <w:rPr>
          <w:rFonts w:hint="eastAsia"/>
          <w:rtl/>
        </w:rPr>
        <w:t>והמנהלת</w:t>
      </w:r>
      <w:r w:rsidR="009E5969" w:rsidRPr="0040081C">
        <w:rPr>
          <w:rtl/>
        </w:rPr>
        <w:t>.</w:t>
      </w:r>
      <w:r w:rsidRPr="0040081C">
        <w:rPr>
          <w:rtl/>
        </w:rPr>
        <w:t xml:space="preserve"> </w:t>
      </w:r>
    </w:p>
    <w:p w14:paraId="1D2D09F7" w14:textId="7F5390C2" w:rsidR="007851D1" w:rsidRDefault="00BD54A8" w:rsidP="009E5969">
      <w:pPr>
        <w:rPr>
          <w:rtl/>
        </w:rPr>
      </w:pPr>
      <w:r w:rsidRPr="00BD54A8">
        <w:rPr>
          <w:rFonts w:cs="Times New Roman"/>
          <w:rtl/>
        </w:rPr>
        <w:lastRenderedPageBreak/>
        <w:t>לו היה מקום ישיבה נוסף במשרד הצפוף, עוד עשרות אנשי</w:t>
      </w:r>
      <w:r w:rsidR="00F718DB" w:rsidRPr="00F718DB">
        <w:rPr>
          <w:rFonts w:cs="Times New Roman"/>
          <w:rtl/>
        </w:rPr>
        <w:t>ם מענפי הפדגוגיה השונים [חינוך / הוראה / פדגוגיה / טיפול]</w:t>
      </w:r>
      <w:r w:rsidRPr="00BD54A8">
        <w:rPr>
          <w:rFonts w:cs="Times New Roman"/>
          <w:rtl/>
        </w:rPr>
        <w:t xml:space="preserve"> </w:t>
      </w:r>
      <w:r w:rsidR="00085D08" w:rsidRPr="00BD54A8">
        <w:rPr>
          <w:rFonts w:cs="Times New Roman"/>
          <w:rtl/>
        </w:rPr>
        <w:t xml:space="preserve">היו </w:t>
      </w:r>
      <w:r w:rsidRPr="00BD54A8">
        <w:rPr>
          <w:rFonts w:cs="Times New Roman"/>
          <w:rtl/>
        </w:rPr>
        <w:t>שמחים לה</w:t>
      </w:r>
      <w:r w:rsidR="008E7D05">
        <w:rPr>
          <w:rFonts w:cs="Times New Roman" w:hint="cs"/>
          <w:rtl/>
        </w:rPr>
        <w:t>י</w:t>
      </w:r>
      <w:r w:rsidRPr="00BD54A8">
        <w:rPr>
          <w:rFonts w:cs="Times New Roman"/>
          <w:rtl/>
        </w:rPr>
        <w:t>דחק שם</w:t>
      </w:r>
      <w:r w:rsidR="00AA3339" w:rsidRPr="0040081C">
        <w:rPr>
          <w:rtl/>
        </w:rPr>
        <w:t xml:space="preserve"> – כולם רצו ל</w:t>
      </w:r>
      <w:r w:rsidR="000874A1" w:rsidRPr="0040081C">
        <w:rPr>
          <w:rFonts w:hint="eastAsia"/>
          <w:rtl/>
        </w:rPr>
        <w:t>פגוש</w:t>
      </w:r>
      <w:r w:rsidR="00AA3339" w:rsidRPr="0040081C">
        <w:rPr>
          <w:rtl/>
        </w:rPr>
        <w:t xml:space="preserve"> </w:t>
      </w:r>
      <w:r w:rsidR="000874A1" w:rsidRPr="0040081C">
        <w:rPr>
          <w:rFonts w:hint="eastAsia"/>
          <w:rtl/>
        </w:rPr>
        <w:t>ב</w:t>
      </w:r>
      <w:r w:rsidR="00AA3339" w:rsidRPr="0040081C">
        <w:rPr>
          <w:rFonts w:hint="eastAsia"/>
          <w:rtl/>
        </w:rPr>
        <w:t>אישה</w:t>
      </w:r>
      <w:r w:rsidR="00AA3339" w:rsidRPr="0040081C">
        <w:rPr>
          <w:rtl/>
        </w:rPr>
        <w:t xml:space="preserve"> שגידלה שני בנים </w:t>
      </w:r>
      <w:r w:rsidR="00AA3339" w:rsidRPr="0040081C">
        <w:rPr>
          <w:rFonts w:hint="eastAsia"/>
          <w:rtl/>
        </w:rPr>
        <w:t>כה</w:t>
      </w:r>
      <w:r w:rsidR="00AA3339" w:rsidRPr="0040081C">
        <w:rPr>
          <w:rtl/>
        </w:rPr>
        <w:t xml:space="preserve"> שונים. </w:t>
      </w:r>
      <w:r w:rsidR="007851D1" w:rsidRPr="007851D1">
        <w:rPr>
          <w:rFonts w:cs="Times New Roman"/>
          <w:rtl/>
        </w:rPr>
        <w:t>הבן האחד – כ</w:t>
      </w:r>
      <w:r w:rsidR="008E7D05">
        <w:rPr>
          <w:rFonts w:cs="Times New Roman" w:hint="cs"/>
          <w:rtl/>
        </w:rPr>
        <w:t>י</w:t>
      </w:r>
      <w:r w:rsidR="007851D1" w:rsidRPr="007851D1">
        <w:rPr>
          <w:rFonts w:cs="Times New Roman"/>
          <w:rtl/>
        </w:rPr>
        <w:t xml:space="preserve">שרוני ומבריק, עילוי של ממש, גבוה משכמו ומעלה, אדיב ונוח לבריות. ואילו השני – חזיז ורעם, </w:t>
      </w:r>
      <w:r w:rsidR="00A723EB" w:rsidRPr="00A723EB">
        <w:rPr>
          <w:rFonts w:cs="Times New Roman"/>
          <w:rtl/>
        </w:rPr>
        <w:t>סופה והרס,</w:t>
      </w:r>
      <w:r w:rsidR="00A723EB">
        <w:rPr>
          <w:rFonts w:cs="Times New Roman" w:hint="cs"/>
          <w:rtl/>
        </w:rPr>
        <w:t xml:space="preserve"> </w:t>
      </w:r>
      <w:r w:rsidR="007851D1" w:rsidRPr="007851D1">
        <w:rPr>
          <w:rFonts w:cs="Times New Roman"/>
          <w:rtl/>
        </w:rPr>
        <w:t>סיוטם של כל איש ואשת חינוך באשר הם.</w:t>
      </w:r>
      <w:r w:rsidR="00765C69" w:rsidRPr="0040081C">
        <w:rPr>
          <w:rtl/>
        </w:rPr>
        <w:t xml:space="preserve"> </w:t>
      </w:r>
      <w:r w:rsidR="000E2B8A" w:rsidRPr="0040081C">
        <w:rPr>
          <w:rtl/>
        </w:rPr>
        <w:t>[</w:t>
      </w:r>
      <w:r w:rsidR="00765C69" w:rsidRPr="0040081C">
        <w:rPr>
          <w:rtl/>
        </w:rPr>
        <w:t xml:space="preserve">(חוץ </w:t>
      </w:r>
      <w:r w:rsidR="00765C69" w:rsidRPr="0040081C">
        <w:rPr>
          <w:rFonts w:hint="eastAsia"/>
          <w:rtl/>
        </w:rPr>
        <w:t>מהמורים</w:t>
      </w:r>
      <w:r w:rsidR="00765C69" w:rsidRPr="0040081C">
        <w:rPr>
          <w:rtl/>
        </w:rPr>
        <w:t xml:space="preserve"> ההוליוודיים שבעזרת מספיק </w:t>
      </w:r>
      <w:r w:rsidR="000E2B8A" w:rsidRPr="0040081C">
        <w:rPr>
          <w:rFonts w:hint="eastAsia"/>
          <w:rtl/>
        </w:rPr>
        <w:t>נחישות</w:t>
      </w:r>
      <w:r w:rsidR="000E2B8A" w:rsidRPr="0040081C">
        <w:rPr>
          <w:rtl/>
        </w:rPr>
        <w:t xml:space="preserve"> </w:t>
      </w:r>
      <w:r w:rsidR="000E2B8A" w:rsidRPr="0040081C">
        <w:rPr>
          <w:rFonts w:hint="eastAsia"/>
          <w:rtl/>
        </w:rPr>
        <w:t>ו</w:t>
      </w:r>
      <w:r w:rsidR="00765C69" w:rsidRPr="0040081C">
        <w:rPr>
          <w:rFonts w:hint="eastAsia"/>
          <w:rtl/>
        </w:rPr>
        <w:t>מרץ</w:t>
      </w:r>
      <w:r w:rsidR="00765C69" w:rsidRPr="0040081C">
        <w:rPr>
          <w:rtl/>
        </w:rPr>
        <w:t xml:space="preserve"> התגברו </w:t>
      </w:r>
      <w:r w:rsidR="00765C69" w:rsidRPr="0040081C">
        <w:rPr>
          <w:rFonts w:hint="eastAsia"/>
          <w:rtl/>
        </w:rPr>
        <w:t>גם</w:t>
      </w:r>
      <w:r w:rsidR="00765C69" w:rsidRPr="0040081C">
        <w:rPr>
          <w:rtl/>
        </w:rPr>
        <w:t xml:space="preserve"> </w:t>
      </w:r>
      <w:r w:rsidR="00765C69" w:rsidRPr="0040081C">
        <w:rPr>
          <w:rFonts w:hint="eastAsia"/>
          <w:rtl/>
        </w:rPr>
        <w:t>על</w:t>
      </w:r>
      <w:r w:rsidR="00765C69" w:rsidRPr="0040081C">
        <w:rPr>
          <w:rtl/>
        </w:rPr>
        <w:t xml:space="preserve"> </w:t>
      </w:r>
      <w:r w:rsidR="00765C69" w:rsidRPr="0040081C">
        <w:rPr>
          <w:rFonts w:hint="eastAsia"/>
          <w:rtl/>
        </w:rPr>
        <w:t>כיתות</w:t>
      </w:r>
      <w:r w:rsidR="00765C69" w:rsidRPr="0040081C">
        <w:rPr>
          <w:rtl/>
        </w:rPr>
        <w:t xml:space="preserve"> שלמות </w:t>
      </w:r>
      <w:r w:rsidR="00765C69" w:rsidRPr="0040081C">
        <w:rPr>
          <w:rFonts w:hint="eastAsia"/>
          <w:rtl/>
        </w:rPr>
        <w:t>מלאות</w:t>
      </w:r>
      <w:r w:rsidR="00765C69" w:rsidRPr="0040081C">
        <w:rPr>
          <w:rtl/>
        </w:rPr>
        <w:t xml:space="preserve"> </w:t>
      </w:r>
      <w:r w:rsidR="00765C69" w:rsidRPr="0040081C">
        <w:rPr>
          <w:rFonts w:hint="eastAsia"/>
          <w:rtl/>
        </w:rPr>
        <w:t>בתואמי</w:t>
      </w:r>
      <w:r w:rsidR="00765C69" w:rsidRPr="0040081C">
        <w:rPr>
          <w:rtl/>
        </w:rPr>
        <w:t xml:space="preserve"> </w:t>
      </w:r>
      <w:r w:rsidR="00765C69" w:rsidRPr="0040081C">
        <w:rPr>
          <w:rFonts w:hint="eastAsia"/>
          <w:rtl/>
        </w:rPr>
        <w:t>אלכס</w:t>
      </w:r>
      <w:r w:rsidR="00765C69" w:rsidRPr="0040081C">
        <w:rPr>
          <w:rtl/>
        </w:rPr>
        <w:t>)</w:t>
      </w:r>
      <w:r w:rsidR="000E2B8A" w:rsidRPr="0040081C">
        <w:rPr>
          <w:rtl/>
        </w:rPr>
        <w:t>]</w:t>
      </w:r>
    </w:p>
    <w:p w14:paraId="5086D018" w14:textId="3462CA84" w:rsidR="009E5969" w:rsidRPr="0040081C" w:rsidRDefault="00AA3339" w:rsidP="009E5969">
      <w:pPr>
        <w:rPr>
          <w:rtl/>
        </w:rPr>
      </w:pPr>
      <w:r w:rsidRPr="0040081C">
        <w:rPr>
          <w:rtl/>
        </w:rPr>
        <w:t>בעצם, נקודת דמיון אחת נמצאה בי</w:t>
      </w:r>
      <w:r w:rsidR="00765C69" w:rsidRPr="0040081C">
        <w:rPr>
          <w:rFonts w:hint="eastAsia"/>
          <w:rtl/>
        </w:rPr>
        <w:t>ן</w:t>
      </w:r>
      <w:r w:rsidR="00765C69" w:rsidRPr="0040081C">
        <w:rPr>
          <w:rtl/>
        </w:rPr>
        <w:t xml:space="preserve"> </w:t>
      </w:r>
      <w:r w:rsidR="00765C69" w:rsidRPr="0040081C">
        <w:rPr>
          <w:rFonts w:hint="eastAsia"/>
          <w:rtl/>
        </w:rPr>
        <w:t>שני</w:t>
      </w:r>
      <w:r w:rsidR="00765C69" w:rsidRPr="0040081C">
        <w:rPr>
          <w:rtl/>
        </w:rPr>
        <w:t xml:space="preserve"> </w:t>
      </w:r>
      <w:r w:rsidR="00765C69" w:rsidRPr="0040081C">
        <w:rPr>
          <w:rFonts w:hint="eastAsia"/>
          <w:rtl/>
        </w:rPr>
        <w:t>האחים</w:t>
      </w:r>
      <w:r w:rsidRPr="0040081C">
        <w:rPr>
          <w:rtl/>
        </w:rPr>
        <w:t>:</w:t>
      </w:r>
      <w:r w:rsidR="00765C69" w:rsidRPr="0040081C">
        <w:rPr>
          <w:rtl/>
        </w:rPr>
        <w:t xml:space="preserve"> </w:t>
      </w:r>
      <w:r w:rsidRPr="0040081C">
        <w:rPr>
          <w:rFonts w:hint="eastAsia"/>
          <w:rtl/>
        </w:rPr>
        <w:t>הגימנסיה</w:t>
      </w:r>
      <w:r w:rsidRPr="0040081C">
        <w:rPr>
          <w:rtl/>
        </w:rPr>
        <w:t xml:space="preserve"> </w:t>
      </w:r>
      <w:r w:rsidRPr="0040081C">
        <w:rPr>
          <w:rFonts w:hint="eastAsia"/>
          <w:rtl/>
        </w:rPr>
        <w:t>ה</w:t>
      </w:r>
      <w:r w:rsidR="00765C69" w:rsidRPr="0040081C">
        <w:rPr>
          <w:rFonts w:hint="eastAsia"/>
          <w:rtl/>
        </w:rPr>
        <w:t>ריאלית</w:t>
      </w:r>
      <w:r w:rsidR="00765C69" w:rsidRPr="0040081C">
        <w:rPr>
          <w:rtl/>
        </w:rPr>
        <w:t xml:space="preserve"> בראשון</w:t>
      </w:r>
      <w:r w:rsidR="008E7D05">
        <w:rPr>
          <w:rFonts w:hint="cs"/>
          <w:rtl/>
        </w:rPr>
        <w:t xml:space="preserve"> </w:t>
      </w:r>
      <w:r w:rsidR="00765C69" w:rsidRPr="0040081C">
        <w:rPr>
          <w:rtl/>
        </w:rPr>
        <w:t xml:space="preserve">לציון לא </w:t>
      </w:r>
      <w:r w:rsidR="000E2B8A" w:rsidRPr="0040081C">
        <w:rPr>
          <w:rFonts w:hint="eastAsia"/>
          <w:rtl/>
        </w:rPr>
        <w:t>היה</w:t>
      </w:r>
      <w:r w:rsidR="000E2B8A" w:rsidRPr="0040081C">
        <w:rPr>
          <w:rtl/>
        </w:rPr>
        <w:t xml:space="preserve"> </w:t>
      </w:r>
      <w:r w:rsidR="000E2B8A" w:rsidRPr="0040081C">
        <w:rPr>
          <w:rFonts w:hint="eastAsia"/>
          <w:rtl/>
        </w:rPr>
        <w:t>בכוחה</w:t>
      </w:r>
      <w:r w:rsidR="00765C69" w:rsidRPr="0040081C">
        <w:rPr>
          <w:rtl/>
        </w:rPr>
        <w:t xml:space="preserve"> לספק מסגרת חינוכי</w:t>
      </w:r>
      <w:r w:rsidR="00BD54A8">
        <w:rPr>
          <w:rFonts w:hint="cs"/>
          <w:rtl/>
        </w:rPr>
        <w:t>ת</w:t>
      </w:r>
      <w:r w:rsidR="00765C69" w:rsidRPr="0040081C">
        <w:rPr>
          <w:rtl/>
        </w:rPr>
        <w:t xml:space="preserve"> נאותה </w:t>
      </w:r>
      <w:r w:rsidR="00765C69" w:rsidRPr="0040081C">
        <w:rPr>
          <w:rFonts w:hint="eastAsia"/>
          <w:rtl/>
        </w:rPr>
        <w:t>לאף</w:t>
      </w:r>
      <w:r w:rsidR="00765C69" w:rsidRPr="0040081C">
        <w:rPr>
          <w:rtl/>
        </w:rPr>
        <w:t xml:space="preserve"> </w:t>
      </w:r>
      <w:r w:rsidR="00765C69" w:rsidRPr="0040081C">
        <w:rPr>
          <w:rFonts w:hint="eastAsia"/>
          <w:rtl/>
        </w:rPr>
        <w:t>אחד</w:t>
      </w:r>
      <w:r w:rsidR="00765C69" w:rsidRPr="0040081C">
        <w:rPr>
          <w:rtl/>
        </w:rPr>
        <w:t xml:space="preserve"> </w:t>
      </w:r>
      <w:r w:rsidR="00765C69" w:rsidRPr="0040081C">
        <w:rPr>
          <w:rFonts w:hint="eastAsia"/>
          <w:rtl/>
        </w:rPr>
        <w:t>מהם</w:t>
      </w:r>
      <w:r w:rsidR="00765C69" w:rsidRPr="0040081C">
        <w:rPr>
          <w:rtl/>
        </w:rPr>
        <w:t>.</w:t>
      </w:r>
    </w:p>
    <w:p w14:paraId="40480366" w14:textId="4CFFF601" w:rsidR="007267B1" w:rsidRPr="008E7D05" w:rsidRDefault="00085D08" w:rsidP="00B94248">
      <w:pPr>
        <w:rPr>
          <w:rFonts w:cs="Times New Roman"/>
          <w:color w:val="A6A6A6" w:themeColor="background1" w:themeShade="A6"/>
          <w:rtl/>
        </w:rPr>
      </w:pPr>
      <w:r w:rsidRPr="008E7D05">
        <w:rPr>
          <w:rFonts w:cs="Times New Roman" w:hint="cs"/>
          <w:color w:val="A6A6A6" w:themeColor="background1" w:themeShade="A6"/>
          <w:rtl/>
        </w:rPr>
        <w:t>[</w:t>
      </w:r>
      <w:r w:rsidR="00011D52" w:rsidRPr="008E7D05">
        <w:rPr>
          <w:rFonts w:cs="Times New Roman"/>
          <w:color w:val="A6A6A6" w:themeColor="background1" w:themeShade="A6"/>
          <w:rtl/>
        </w:rPr>
        <w:t>ה</w:t>
      </w:r>
      <w:r w:rsidR="00011D52" w:rsidRPr="008E7D05">
        <w:rPr>
          <w:rFonts w:cs="Times New Roman" w:hint="eastAsia"/>
          <w:color w:val="A6A6A6" w:themeColor="background1" w:themeShade="A6"/>
          <w:rtl/>
        </w:rPr>
        <w:t>מנהלת</w:t>
      </w:r>
      <w:r w:rsidR="00011D52" w:rsidRPr="008E7D05">
        <w:rPr>
          <w:rFonts w:cs="Times New Roman"/>
          <w:color w:val="A6A6A6" w:themeColor="background1" w:themeShade="A6"/>
          <w:rtl/>
        </w:rPr>
        <w:t xml:space="preserve"> </w:t>
      </w:r>
      <w:r w:rsidR="00011D52" w:rsidRPr="008E7D05">
        <w:rPr>
          <w:rFonts w:cs="Times New Roman" w:hint="eastAsia"/>
          <w:color w:val="A6A6A6" w:themeColor="background1" w:themeShade="A6"/>
          <w:rtl/>
        </w:rPr>
        <w:t>פתחה</w:t>
      </w:r>
      <w:r w:rsidR="00011D52" w:rsidRPr="008E7D05">
        <w:rPr>
          <w:rFonts w:cs="Times New Roman"/>
          <w:color w:val="A6A6A6" w:themeColor="background1" w:themeShade="A6"/>
          <w:rtl/>
        </w:rPr>
        <w:t xml:space="preserve"> </w:t>
      </w:r>
      <w:r w:rsidR="00011D52" w:rsidRPr="008E7D05">
        <w:rPr>
          <w:rFonts w:cs="Times New Roman" w:hint="eastAsia"/>
          <w:color w:val="A6A6A6" w:themeColor="background1" w:themeShade="A6"/>
          <w:rtl/>
        </w:rPr>
        <w:t>בשיחה</w:t>
      </w:r>
      <w:r w:rsidR="00011D52" w:rsidRPr="008E7D05">
        <w:rPr>
          <w:rFonts w:cs="Times New Roman"/>
          <w:color w:val="A6A6A6" w:themeColor="background1" w:themeShade="A6"/>
          <w:rtl/>
        </w:rPr>
        <w:t xml:space="preserve">, </w:t>
      </w:r>
      <w:r w:rsidR="00011D52" w:rsidRPr="008E7D05">
        <w:rPr>
          <w:rFonts w:cs="Times New Roman" w:hint="eastAsia"/>
          <w:color w:val="A6A6A6" w:themeColor="background1" w:themeShade="A6"/>
          <w:rtl/>
        </w:rPr>
        <w:t>שהיועצת</w:t>
      </w:r>
      <w:r w:rsidR="00011D52" w:rsidRPr="008E7D05">
        <w:rPr>
          <w:rFonts w:cs="Times New Roman"/>
          <w:color w:val="A6A6A6" w:themeColor="background1" w:themeShade="A6"/>
          <w:rtl/>
        </w:rPr>
        <w:t xml:space="preserve"> </w:t>
      </w:r>
      <w:r w:rsidR="00011D52" w:rsidRPr="008E7D05">
        <w:rPr>
          <w:rFonts w:cs="Times New Roman" w:hint="eastAsia"/>
          <w:color w:val="A6A6A6" w:themeColor="background1" w:themeShade="A6"/>
          <w:rtl/>
        </w:rPr>
        <w:t>הקפידה</w:t>
      </w:r>
      <w:r w:rsidR="00011D52" w:rsidRPr="008E7D05">
        <w:rPr>
          <w:rFonts w:cs="Times New Roman"/>
          <w:color w:val="A6A6A6" w:themeColor="background1" w:themeShade="A6"/>
          <w:rtl/>
        </w:rPr>
        <w:t xml:space="preserve"> </w:t>
      </w:r>
      <w:r w:rsidR="00011D52" w:rsidRPr="008E7D05">
        <w:rPr>
          <w:rFonts w:cs="Times New Roman" w:hint="eastAsia"/>
          <w:color w:val="A6A6A6" w:themeColor="background1" w:themeShade="A6"/>
          <w:rtl/>
        </w:rPr>
        <w:t>לסכם</w:t>
      </w:r>
      <w:r w:rsidR="00011D52" w:rsidRPr="008E7D05">
        <w:rPr>
          <w:rFonts w:cs="Times New Roman"/>
          <w:color w:val="A6A6A6" w:themeColor="background1" w:themeShade="A6"/>
          <w:rtl/>
        </w:rPr>
        <w:t xml:space="preserve"> </w:t>
      </w:r>
      <w:r w:rsidR="00011D52" w:rsidRPr="008E7D05">
        <w:rPr>
          <w:rFonts w:cs="Times New Roman" w:hint="eastAsia"/>
          <w:color w:val="A6A6A6" w:themeColor="background1" w:themeShade="A6"/>
          <w:rtl/>
        </w:rPr>
        <w:t>לשם</w:t>
      </w:r>
      <w:r w:rsidR="00011D52" w:rsidRPr="008E7D05">
        <w:rPr>
          <w:rFonts w:cs="Times New Roman"/>
          <w:color w:val="A6A6A6" w:themeColor="background1" w:themeShade="A6"/>
          <w:rtl/>
        </w:rPr>
        <w:t xml:space="preserve"> </w:t>
      </w:r>
      <w:r w:rsidR="00011D52" w:rsidRPr="008E7D05">
        <w:rPr>
          <w:rFonts w:cs="Times New Roman" w:hint="eastAsia"/>
          <w:color w:val="A6A6A6" w:themeColor="background1" w:themeShade="A6"/>
          <w:rtl/>
        </w:rPr>
        <w:t>העברת</w:t>
      </w:r>
      <w:r w:rsidR="00011D52" w:rsidRPr="008E7D05">
        <w:rPr>
          <w:rFonts w:cs="Times New Roman"/>
          <w:color w:val="A6A6A6" w:themeColor="background1" w:themeShade="A6"/>
          <w:rtl/>
        </w:rPr>
        <w:t xml:space="preserve"> </w:t>
      </w:r>
      <w:r w:rsidR="00011D52" w:rsidRPr="008E7D05">
        <w:rPr>
          <w:rFonts w:cs="Times New Roman" w:hint="eastAsia"/>
          <w:color w:val="A6A6A6" w:themeColor="background1" w:themeShade="A6"/>
          <w:rtl/>
        </w:rPr>
        <w:t>המסקנות</w:t>
      </w:r>
      <w:r w:rsidR="00011D52" w:rsidRPr="008E7D05">
        <w:rPr>
          <w:rFonts w:cs="Times New Roman"/>
          <w:color w:val="A6A6A6" w:themeColor="background1" w:themeShade="A6"/>
          <w:rtl/>
        </w:rPr>
        <w:t xml:space="preserve"> </w:t>
      </w:r>
      <w:r w:rsidR="00011D52" w:rsidRPr="008E7D05">
        <w:rPr>
          <w:rFonts w:cs="Times New Roman" w:hint="eastAsia"/>
          <w:color w:val="A6A6A6" w:themeColor="background1" w:themeShade="A6"/>
          <w:rtl/>
        </w:rPr>
        <w:t>לגורמים</w:t>
      </w:r>
      <w:r w:rsidR="00011D52" w:rsidRPr="008E7D05">
        <w:rPr>
          <w:rFonts w:cs="Times New Roman"/>
          <w:color w:val="A6A6A6" w:themeColor="background1" w:themeShade="A6"/>
          <w:rtl/>
        </w:rPr>
        <w:t xml:space="preserve"> </w:t>
      </w:r>
      <w:r w:rsidR="00011D52" w:rsidRPr="008E7D05">
        <w:rPr>
          <w:rFonts w:cs="Times New Roman" w:hint="eastAsia"/>
          <w:color w:val="A6A6A6" w:themeColor="background1" w:themeShade="A6"/>
          <w:rtl/>
        </w:rPr>
        <w:t>הסוציאלים</w:t>
      </w:r>
      <w:r w:rsidR="00011D52" w:rsidRPr="008E7D05">
        <w:rPr>
          <w:rFonts w:cs="Times New Roman"/>
          <w:color w:val="A6A6A6" w:themeColor="background1" w:themeShade="A6"/>
          <w:rtl/>
        </w:rPr>
        <w:t xml:space="preserve"> </w:t>
      </w:r>
      <w:r w:rsidR="00011D52" w:rsidRPr="008E7D05">
        <w:rPr>
          <w:rFonts w:cs="Times New Roman" w:hint="eastAsia"/>
          <w:color w:val="A6A6A6" w:themeColor="background1" w:themeShade="A6"/>
          <w:rtl/>
        </w:rPr>
        <w:t>המוסמכים</w:t>
      </w:r>
      <w:r w:rsidR="003F794C" w:rsidRPr="008E7D05">
        <w:rPr>
          <w:rFonts w:cs="Times New Roman"/>
          <w:color w:val="A6A6A6" w:themeColor="background1" w:themeShade="A6"/>
          <w:rtl/>
        </w:rPr>
        <w:t>.</w:t>
      </w:r>
      <w:r w:rsidRPr="008E7D05">
        <w:rPr>
          <w:rFonts w:cs="Times New Roman" w:hint="cs"/>
          <w:color w:val="A6A6A6" w:themeColor="background1" w:themeShade="A6"/>
          <w:rtl/>
        </w:rPr>
        <w:t>]</w:t>
      </w:r>
      <w:r w:rsidR="00011D52" w:rsidRPr="008E7D05">
        <w:rPr>
          <w:rFonts w:cs="Times New Roman"/>
          <w:color w:val="A6A6A6" w:themeColor="background1" w:themeShade="A6"/>
          <w:rtl/>
        </w:rPr>
        <w:t xml:space="preserve"> </w:t>
      </w:r>
      <w:r w:rsidR="00BD54A8" w:rsidRPr="00BD54A8">
        <w:rPr>
          <w:rFonts w:cs="Times New Roman"/>
          <w:rtl/>
        </w:rPr>
        <w:t xml:space="preserve">בראשית דבריה בחרה </w:t>
      </w:r>
      <w:r w:rsidR="0004305F" w:rsidRPr="0040081C">
        <w:rPr>
          <w:rFonts w:cs="Times New Roman" w:hint="eastAsia"/>
          <w:rtl/>
        </w:rPr>
        <w:t>המנהלת</w:t>
      </w:r>
      <w:r w:rsidR="0004305F" w:rsidRPr="0040081C">
        <w:rPr>
          <w:rFonts w:cs="Times New Roman"/>
          <w:rtl/>
        </w:rPr>
        <w:t xml:space="preserve"> </w:t>
      </w:r>
      <w:r w:rsidR="00011D52" w:rsidRPr="0040081C">
        <w:rPr>
          <w:rFonts w:cs="Times New Roman" w:hint="eastAsia"/>
          <w:rtl/>
        </w:rPr>
        <w:t>לגעת</w:t>
      </w:r>
      <w:r w:rsidR="00011D52" w:rsidRPr="0040081C">
        <w:rPr>
          <w:rFonts w:cs="Times New Roman"/>
          <w:rtl/>
        </w:rPr>
        <w:t xml:space="preserve"> </w:t>
      </w:r>
      <w:r w:rsidR="007851D1">
        <w:rPr>
          <w:rFonts w:cs="Times New Roman" w:hint="cs"/>
          <w:rtl/>
        </w:rPr>
        <w:t xml:space="preserve">רק </w:t>
      </w:r>
      <w:r w:rsidR="00011D52" w:rsidRPr="0040081C">
        <w:rPr>
          <w:rFonts w:cs="Times New Roman" w:hint="eastAsia"/>
          <w:rtl/>
        </w:rPr>
        <w:t>ברפרוף</w:t>
      </w:r>
      <w:r w:rsidR="00011D52" w:rsidRPr="0040081C">
        <w:rPr>
          <w:rFonts w:cs="Times New Roman"/>
          <w:rtl/>
        </w:rPr>
        <w:t xml:space="preserve"> </w:t>
      </w:r>
      <w:r w:rsidR="00011D52" w:rsidRPr="0040081C">
        <w:rPr>
          <w:rFonts w:cs="Times New Roman" w:hint="eastAsia"/>
          <w:rtl/>
        </w:rPr>
        <w:t>בנושא</w:t>
      </w:r>
      <w:r w:rsidR="00011D52" w:rsidRPr="0040081C">
        <w:rPr>
          <w:rFonts w:cs="Times New Roman"/>
          <w:rtl/>
        </w:rPr>
        <w:t xml:space="preserve"> </w:t>
      </w:r>
      <w:r w:rsidR="00966041">
        <w:rPr>
          <w:rFonts w:cs="Times New Roman" w:hint="cs"/>
          <w:rtl/>
        </w:rPr>
        <w:t>ה</w:t>
      </w:r>
      <w:r w:rsidR="00011D52" w:rsidRPr="0040081C">
        <w:rPr>
          <w:rFonts w:cs="Times New Roman"/>
          <w:rtl/>
        </w:rPr>
        <w:t xml:space="preserve">משמעת </w:t>
      </w:r>
      <w:r w:rsidR="00011D52" w:rsidRPr="0040081C">
        <w:rPr>
          <w:rFonts w:cs="Times New Roman" w:hint="eastAsia"/>
          <w:rtl/>
        </w:rPr>
        <w:t>ה</w:t>
      </w:r>
      <w:r w:rsidR="00011D52" w:rsidRPr="0040081C">
        <w:rPr>
          <w:rFonts w:cs="Times New Roman"/>
          <w:rtl/>
        </w:rPr>
        <w:t>לימודי</w:t>
      </w:r>
      <w:r w:rsidR="00966041">
        <w:rPr>
          <w:rFonts w:cs="Times New Roman" w:hint="cs"/>
          <w:rtl/>
        </w:rPr>
        <w:t>ת</w:t>
      </w:r>
      <w:r w:rsidR="00011D52" w:rsidRPr="0040081C">
        <w:rPr>
          <w:rFonts w:cs="Times New Roman"/>
          <w:rtl/>
        </w:rPr>
        <w:t xml:space="preserve"> </w:t>
      </w:r>
      <w:r w:rsidR="00011D52" w:rsidRPr="0040081C">
        <w:rPr>
          <w:rFonts w:cs="Times New Roman" w:hint="eastAsia"/>
          <w:rtl/>
        </w:rPr>
        <w:t>ה</w:t>
      </w:r>
      <w:r w:rsidR="00011D52" w:rsidRPr="0040081C">
        <w:rPr>
          <w:rFonts w:cs="Times New Roman"/>
          <w:rtl/>
        </w:rPr>
        <w:t>ירודה</w:t>
      </w:r>
      <w:r w:rsidR="007851D1">
        <w:rPr>
          <w:rFonts w:cs="Times New Roman" w:hint="cs"/>
          <w:rtl/>
        </w:rPr>
        <w:t>,</w:t>
      </w:r>
      <w:r w:rsidR="00011D52" w:rsidRPr="0040081C">
        <w:rPr>
          <w:rFonts w:cs="Times New Roman"/>
          <w:rtl/>
        </w:rPr>
        <w:t xml:space="preserve"> </w:t>
      </w:r>
      <w:r w:rsidRPr="00085D08">
        <w:rPr>
          <w:rFonts w:cs="Times New Roman"/>
          <w:rtl/>
        </w:rPr>
        <w:t xml:space="preserve">ואו אז </w:t>
      </w:r>
      <w:r w:rsidR="00011D52" w:rsidRPr="0040081C">
        <w:rPr>
          <w:rFonts w:cs="Times New Roman" w:hint="eastAsia"/>
          <w:rtl/>
        </w:rPr>
        <w:t>עברה</w:t>
      </w:r>
      <w:r w:rsidR="00011D52" w:rsidRPr="0040081C">
        <w:rPr>
          <w:rFonts w:cs="Times New Roman"/>
          <w:rtl/>
        </w:rPr>
        <w:t xml:space="preserve"> </w:t>
      </w:r>
      <w:r w:rsidR="00011D52" w:rsidRPr="0040081C">
        <w:rPr>
          <w:rFonts w:cs="Times New Roman" w:hint="eastAsia"/>
          <w:rtl/>
        </w:rPr>
        <w:t>לגולל</w:t>
      </w:r>
      <w:r w:rsidR="00011D52" w:rsidRPr="0040081C">
        <w:rPr>
          <w:rFonts w:cs="Times New Roman"/>
          <w:rtl/>
        </w:rPr>
        <w:t xml:space="preserve"> מסכת התפרעויות בעלות אופי אלים, שמקומן לא י</w:t>
      </w:r>
      <w:r w:rsidRPr="00085D08">
        <w:rPr>
          <w:rFonts w:cs="Times New Roman"/>
          <w:rtl/>
        </w:rPr>
        <w:t>כירנו</w:t>
      </w:r>
      <w:r w:rsidR="00011D52" w:rsidRPr="0040081C">
        <w:rPr>
          <w:rFonts w:cs="Times New Roman"/>
          <w:rtl/>
        </w:rPr>
        <w:t xml:space="preserve"> ב</w:t>
      </w:r>
      <w:r w:rsidR="002E35AE">
        <w:rPr>
          <w:rFonts w:cs="Times New Roman"/>
          <w:rtl/>
        </w:rPr>
        <w:t>בית-ספר</w:t>
      </w:r>
      <w:r w:rsidR="00011D52" w:rsidRPr="0040081C">
        <w:rPr>
          <w:rFonts w:cs="Times New Roman"/>
          <w:rtl/>
        </w:rPr>
        <w:t>ינו.</w:t>
      </w:r>
      <w:r w:rsidR="00B4468B" w:rsidRPr="0040081C">
        <w:rPr>
          <w:rFonts w:cs="Times New Roman"/>
          <w:rtl/>
        </w:rPr>
        <w:t xml:space="preserve"> </w:t>
      </w:r>
      <w:r w:rsidR="0004305F" w:rsidRPr="0040081C">
        <w:rPr>
          <w:rFonts w:cs="Times New Roman" w:hint="eastAsia"/>
          <w:rtl/>
        </w:rPr>
        <w:t>הורים</w:t>
      </w:r>
      <w:r w:rsidR="0004305F" w:rsidRPr="0040081C">
        <w:rPr>
          <w:rFonts w:cs="Times New Roman"/>
          <w:rtl/>
        </w:rPr>
        <w:t xml:space="preserve"> </w:t>
      </w:r>
      <w:r w:rsidR="0004305F" w:rsidRPr="0040081C">
        <w:rPr>
          <w:rFonts w:cs="Times New Roman" w:hint="eastAsia"/>
          <w:rtl/>
        </w:rPr>
        <w:t>התלוננו</w:t>
      </w:r>
      <w:r w:rsidR="0004305F" w:rsidRPr="0040081C">
        <w:rPr>
          <w:rFonts w:cs="Times New Roman"/>
          <w:rtl/>
        </w:rPr>
        <w:t xml:space="preserve">, </w:t>
      </w:r>
      <w:r w:rsidR="0004305F" w:rsidRPr="0040081C">
        <w:rPr>
          <w:rFonts w:cs="Times New Roman" w:hint="eastAsia"/>
          <w:rtl/>
        </w:rPr>
        <w:t>אם</w:t>
      </w:r>
      <w:r w:rsidR="0004305F" w:rsidRPr="0040081C">
        <w:rPr>
          <w:rFonts w:cs="Times New Roman"/>
          <w:rtl/>
        </w:rPr>
        <w:t xml:space="preserve"> </w:t>
      </w:r>
      <w:r w:rsidR="0004305F" w:rsidRPr="0040081C">
        <w:rPr>
          <w:rFonts w:cs="Times New Roman" w:hint="eastAsia"/>
          <w:rtl/>
        </w:rPr>
        <w:t>כי</w:t>
      </w:r>
      <w:r w:rsidR="0004305F" w:rsidRPr="0040081C">
        <w:rPr>
          <w:rFonts w:cs="Times New Roman"/>
          <w:rtl/>
        </w:rPr>
        <w:t xml:space="preserve"> </w:t>
      </w:r>
      <w:r w:rsidR="0004305F" w:rsidRPr="0040081C">
        <w:rPr>
          <w:rFonts w:cs="Times New Roman" w:hint="eastAsia"/>
          <w:rtl/>
        </w:rPr>
        <w:t>לא</w:t>
      </w:r>
      <w:r w:rsidR="0004305F" w:rsidRPr="0040081C">
        <w:rPr>
          <w:rFonts w:cs="Times New Roman"/>
          <w:rtl/>
        </w:rPr>
        <w:t xml:space="preserve"> </w:t>
      </w:r>
      <w:r w:rsidR="0004305F" w:rsidRPr="0040081C">
        <w:rPr>
          <w:rFonts w:cs="Times New Roman" w:hint="eastAsia"/>
          <w:rtl/>
        </w:rPr>
        <w:t>היה</w:t>
      </w:r>
      <w:r w:rsidR="0004305F" w:rsidRPr="0040081C">
        <w:rPr>
          <w:rFonts w:cs="Times New Roman"/>
          <w:rtl/>
        </w:rPr>
        <w:t xml:space="preserve"> </w:t>
      </w:r>
      <w:r w:rsidR="0004305F" w:rsidRPr="0040081C">
        <w:rPr>
          <w:rFonts w:cs="Times New Roman" w:hint="eastAsia"/>
          <w:rtl/>
        </w:rPr>
        <w:t>למי</w:t>
      </w:r>
      <w:r w:rsidR="00CA2F88" w:rsidRPr="0040081C">
        <w:rPr>
          <w:rFonts w:cs="Times New Roman"/>
          <w:rtl/>
        </w:rPr>
        <w:t xml:space="preserve"> – </w:t>
      </w:r>
      <w:r w:rsidR="00A24B5A" w:rsidRPr="0040081C">
        <w:rPr>
          <w:rFonts w:cs="Times New Roman" w:hint="eastAsia"/>
          <w:rtl/>
        </w:rPr>
        <w:t>הערה</w:t>
      </w:r>
      <w:r w:rsidR="00A24B5A" w:rsidRPr="0040081C">
        <w:rPr>
          <w:rFonts w:cs="Times New Roman"/>
          <w:rtl/>
        </w:rPr>
        <w:t xml:space="preserve"> </w:t>
      </w:r>
      <w:r w:rsidR="00A24B5A" w:rsidRPr="0040081C">
        <w:rPr>
          <w:rFonts w:cs="Times New Roman" w:hint="eastAsia"/>
          <w:rtl/>
        </w:rPr>
        <w:t>זו</w:t>
      </w:r>
      <w:r w:rsidR="00A24B5A" w:rsidRPr="0040081C">
        <w:rPr>
          <w:rFonts w:cs="Times New Roman"/>
          <w:rtl/>
        </w:rPr>
        <w:t xml:space="preserve"> </w:t>
      </w:r>
      <w:r w:rsidR="00A24B5A" w:rsidRPr="0040081C">
        <w:rPr>
          <w:rFonts w:cs="Times New Roman" w:hint="eastAsia"/>
          <w:rtl/>
        </w:rPr>
        <w:t>הופנתה</w:t>
      </w:r>
      <w:r w:rsidR="00CA2F88" w:rsidRPr="0040081C">
        <w:rPr>
          <w:rFonts w:cs="Times New Roman"/>
          <w:rtl/>
        </w:rPr>
        <w:t xml:space="preserve"> בטון חמור לאם</w:t>
      </w:r>
      <w:r w:rsidR="00A24B5A" w:rsidRPr="0040081C">
        <w:rPr>
          <w:rFonts w:cs="Times New Roman"/>
          <w:rtl/>
        </w:rPr>
        <w:t xml:space="preserve">, </w:t>
      </w:r>
      <w:r w:rsidR="00A24B5A" w:rsidRPr="0040081C">
        <w:rPr>
          <w:rFonts w:cs="Times New Roman" w:hint="eastAsia"/>
          <w:rtl/>
        </w:rPr>
        <w:t>שלא</w:t>
      </w:r>
      <w:r w:rsidR="00A24B5A" w:rsidRPr="0040081C">
        <w:rPr>
          <w:rFonts w:cs="Times New Roman"/>
          <w:rtl/>
        </w:rPr>
        <w:t xml:space="preserve"> </w:t>
      </w:r>
      <w:r w:rsidR="00A24B5A" w:rsidRPr="0040081C">
        <w:rPr>
          <w:rFonts w:cs="Times New Roman" w:hint="eastAsia"/>
          <w:rtl/>
        </w:rPr>
        <w:t>הגיבה</w:t>
      </w:r>
      <w:r w:rsidR="00A24B5A" w:rsidRPr="0040081C">
        <w:rPr>
          <w:rFonts w:cs="Times New Roman"/>
          <w:rtl/>
        </w:rPr>
        <w:t xml:space="preserve"> </w:t>
      </w:r>
      <w:r w:rsidR="00A24B5A" w:rsidRPr="0040081C">
        <w:rPr>
          <w:rFonts w:cs="Times New Roman" w:hint="eastAsia"/>
          <w:rtl/>
        </w:rPr>
        <w:t>עד</w:t>
      </w:r>
      <w:r w:rsidR="00A24B5A" w:rsidRPr="0040081C">
        <w:rPr>
          <w:rFonts w:cs="Times New Roman"/>
          <w:rtl/>
        </w:rPr>
        <w:t xml:space="preserve"> </w:t>
      </w:r>
      <w:r w:rsidR="00A24B5A" w:rsidRPr="0040081C">
        <w:rPr>
          <w:rFonts w:cs="Times New Roman" w:hint="eastAsia"/>
          <w:rtl/>
        </w:rPr>
        <w:t>כה</w:t>
      </w:r>
      <w:r w:rsidR="00966041">
        <w:rPr>
          <w:rFonts w:cs="Times New Roman" w:hint="cs"/>
          <w:rtl/>
        </w:rPr>
        <w:t>,</w:t>
      </w:r>
      <w:r w:rsidR="00A24B5A" w:rsidRPr="0040081C">
        <w:rPr>
          <w:rFonts w:cs="Times New Roman"/>
          <w:rtl/>
        </w:rPr>
        <w:t xml:space="preserve"> ולא מתוך זלזול</w:t>
      </w:r>
      <w:r w:rsidR="00BD20F0">
        <w:rPr>
          <w:rFonts w:cs="Times New Roman" w:hint="cs"/>
          <w:rtl/>
        </w:rPr>
        <w:t xml:space="preserve">. התברר </w:t>
      </w:r>
      <w:r w:rsidR="00A24B5A" w:rsidRPr="0040081C">
        <w:rPr>
          <w:rFonts w:cs="Times New Roman"/>
          <w:rtl/>
        </w:rPr>
        <w:t xml:space="preserve">שהעריכה </w:t>
      </w:r>
      <w:r w:rsidRPr="00085D08">
        <w:rPr>
          <w:rFonts w:cs="Times New Roman"/>
          <w:rtl/>
        </w:rPr>
        <w:t xml:space="preserve">הערכת </w:t>
      </w:r>
      <w:r w:rsidR="00A24B5A" w:rsidRPr="0040081C">
        <w:rPr>
          <w:rFonts w:cs="Times New Roman"/>
          <w:rtl/>
        </w:rPr>
        <w:t xml:space="preserve">יתר את [כישורי] </w:t>
      </w:r>
      <w:r w:rsidR="00A24B5A" w:rsidRPr="0040081C">
        <w:rPr>
          <w:rFonts w:cs="Times New Roman" w:hint="eastAsia"/>
          <w:rtl/>
        </w:rPr>
        <w:t>היקף</w:t>
      </w:r>
      <w:r w:rsidR="00A24B5A" w:rsidRPr="0040081C">
        <w:rPr>
          <w:rFonts w:cs="Times New Roman"/>
          <w:rtl/>
        </w:rPr>
        <w:t xml:space="preserve"> העברית </w:t>
      </w:r>
      <w:r w:rsidR="00A24B5A" w:rsidRPr="0040081C">
        <w:rPr>
          <w:rFonts w:cs="Times New Roman" w:hint="eastAsia"/>
          <w:rtl/>
        </w:rPr>
        <w:t>שעדיין</w:t>
      </w:r>
      <w:r w:rsidR="00A24B5A" w:rsidRPr="0040081C">
        <w:rPr>
          <w:rFonts w:cs="Times New Roman"/>
          <w:rtl/>
        </w:rPr>
        <w:t xml:space="preserve"> נשתמרה בז</w:t>
      </w:r>
      <w:r w:rsidR="008E7D05">
        <w:rPr>
          <w:rFonts w:cs="Times New Roman" w:hint="cs"/>
          <w:rtl/>
        </w:rPr>
        <w:t>י</w:t>
      </w:r>
      <w:r w:rsidR="00A24B5A" w:rsidRPr="0040081C">
        <w:rPr>
          <w:rFonts w:cs="Times New Roman"/>
          <w:rtl/>
        </w:rPr>
        <w:t xml:space="preserve">כרונה, </w:t>
      </w:r>
      <w:r w:rsidR="007851D1">
        <w:rPr>
          <w:rFonts w:cs="Times New Roman" w:hint="cs"/>
          <w:rtl/>
        </w:rPr>
        <w:t>ו</w:t>
      </w:r>
      <w:r w:rsidR="00A24B5A" w:rsidRPr="0040081C">
        <w:rPr>
          <w:rFonts w:cs="Times New Roman"/>
          <w:rtl/>
        </w:rPr>
        <w:t xml:space="preserve">היא השתדלה בכל מאודה להבין את דברי המנהלת. </w:t>
      </w:r>
      <w:r w:rsidR="00BD20F0" w:rsidRPr="008E7D05">
        <w:rPr>
          <w:rFonts w:cs="Times New Roman" w:hint="cs"/>
          <w:color w:val="A6A6A6" w:themeColor="background1" w:themeShade="A6"/>
          <w:rtl/>
        </w:rPr>
        <w:t>[</w:t>
      </w:r>
      <w:r w:rsidR="00A24B5A" w:rsidRPr="008E7D05">
        <w:rPr>
          <w:rFonts w:cs="Times New Roman" w:hint="eastAsia"/>
          <w:color w:val="A6A6A6" w:themeColor="background1" w:themeShade="A6"/>
          <w:rtl/>
        </w:rPr>
        <w:t>הא</w:t>
      </w:r>
      <w:r w:rsidR="00B94248" w:rsidRPr="008E7D05">
        <w:rPr>
          <w:rFonts w:cs="Times New Roman" w:hint="eastAsia"/>
          <w:color w:val="A6A6A6" w:themeColor="background1" w:themeShade="A6"/>
          <w:rtl/>
        </w:rPr>
        <w:t>ם</w:t>
      </w:r>
      <w:r w:rsidR="00A24B5A" w:rsidRPr="008E7D05">
        <w:rPr>
          <w:rFonts w:cs="Times New Roman"/>
          <w:color w:val="A6A6A6" w:themeColor="background1" w:themeShade="A6"/>
          <w:rtl/>
        </w:rPr>
        <w:t xml:space="preserve"> מיקדה את מבטה ב</w:t>
      </w:r>
      <w:r w:rsidR="00271F95" w:rsidRPr="008E7D05">
        <w:rPr>
          <w:rFonts w:cs="Times New Roman"/>
          <w:color w:val="A6A6A6" w:themeColor="background1" w:themeShade="A6"/>
          <w:rtl/>
        </w:rPr>
        <w:t>אזור</w:t>
      </w:r>
      <w:r w:rsidR="00A24B5A" w:rsidRPr="008E7D05">
        <w:rPr>
          <w:rFonts w:cs="Times New Roman"/>
          <w:color w:val="A6A6A6" w:themeColor="background1" w:themeShade="A6"/>
          <w:rtl/>
        </w:rPr>
        <w:t xml:space="preserve"> </w:t>
      </w:r>
      <w:r w:rsidR="00A24B5A" w:rsidRPr="008E7D05">
        <w:rPr>
          <w:rFonts w:cs="Times New Roman" w:hint="eastAsia"/>
          <w:color w:val="A6A6A6" w:themeColor="background1" w:themeShade="A6"/>
          <w:rtl/>
        </w:rPr>
        <w:t>פיה</w:t>
      </w:r>
      <w:r w:rsidR="00A24B5A" w:rsidRPr="008E7D05">
        <w:rPr>
          <w:rFonts w:cs="Times New Roman"/>
          <w:color w:val="A6A6A6" w:themeColor="background1" w:themeShade="A6"/>
          <w:rtl/>
        </w:rPr>
        <w:t xml:space="preserve"> </w:t>
      </w:r>
      <w:r w:rsidR="00A24B5A" w:rsidRPr="008E7D05">
        <w:rPr>
          <w:rFonts w:cs="Times New Roman" w:hint="eastAsia"/>
          <w:color w:val="A6A6A6" w:themeColor="background1" w:themeShade="A6"/>
          <w:rtl/>
        </w:rPr>
        <w:t>של</w:t>
      </w:r>
      <w:r w:rsidR="00A24B5A" w:rsidRPr="008E7D05">
        <w:rPr>
          <w:rFonts w:cs="Times New Roman"/>
          <w:color w:val="A6A6A6" w:themeColor="background1" w:themeShade="A6"/>
          <w:rtl/>
        </w:rPr>
        <w:t xml:space="preserve"> </w:t>
      </w:r>
      <w:r w:rsidR="00A24B5A" w:rsidRPr="008E7D05">
        <w:rPr>
          <w:rFonts w:cs="Times New Roman" w:hint="eastAsia"/>
          <w:color w:val="A6A6A6" w:themeColor="background1" w:themeShade="A6"/>
          <w:rtl/>
        </w:rPr>
        <w:t>המנהלת</w:t>
      </w:r>
      <w:r w:rsidR="00A24B5A" w:rsidRPr="008E7D05">
        <w:rPr>
          <w:rFonts w:cs="Times New Roman"/>
          <w:color w:val="A6A6A6" w:themeColor="background1" w:themeShade="A6"/>
          <w:rtl/>
        </w:rPr>
        <w:t xml:space="preserve">, </w:t>
      </w:r>
      <w:r w:rsidR="00A24B5A" w:rsidRPr="008E7D05">
        <w:rPr>
          <w:rFonts w:cs="Times New Roman" w:hint="eastAsia"/>
          <w:color w:val="A6A6A6" w:themeColor="background1" w:themeShade="A6"/>
          <w:rtl/>
        </w:rPr>
        <w:t>אך</w:t>
      </w:r>
      <w:r w:rsidR="00A24B5A" w:rsidRPr="008E7D05">
        <w:rPr>
          <w:rFonts w:cs="Times New Roman"/>
          <w:color w:val="A6A6A6" w:themeColor="background1" w:themeShade="A6"/>
          <w:rtl/>
        </w:rPr>
        <w:t xml:space="preserve"> </w:t>
      </w:r>
      <w:r w:rsidR="00A24B5A" w:rsidRPr="008E7D05">
        <w:rPr>
          <w:rFonts w:cs="Times New Roman" w:hint="eastAsia"/>
          <w:color w:val="A6A6A6" w:themeColor="background1" w:themeShade="A6"/>
          <w:rtl/>
        </w:rPr>
        <w:t>למרבה</w:t>
      </w:r>
      <w:r w:rsidR="00A24B5A" w:rsidRPr="008E7D05">
        <w:rPr>
          <w:rFonts w:cs="Times New Roman"/>
          <w:color w:val="A6A6A6" w:themeColor="background1" w:themeShade="A6"/>
          <w:rtl/>
        </w:rPr>
        <w:t xml:space="preserve"> </w:t>
      </w:r>
      <w:r w:rsidR="00A24B5A" w:rsidRPr="008E7D05">
        <w:rPr>
          <w:rFonts w:cs="Times New Roman" w:hint="eastAsia"/>
          <w:color w:val="A6A6A6" w:themeColor="background1" w:themeShade="A6"/>
          <w:rtl/>
        </w:rPr>
        <w:t>הצער</w:t>
      </w:r>
      <w:r w:rsidR="00A24B5A" w:rsidRPr="008E7D05">
        <w:rPr>
          <w:rFonts w:cs="Times New Roman"/>
          <w:color w:val="A6A6A6" w:themeColor="background1" w:themeShade="A6"/>
          <w:rtl/>
        </w:rPr>
        <w:t xml:space="preserve"> אחת משיניה הקדמיות העליונות </w:t>
      </w:r>
      <w:r w:rsidR="001C5A04" w:rsidRPr="008E7D05">
        <w:rPr>
          <w:rFonts w:cs="Times New Roman"/>
          <w:color w:val="A6A6A6" w:themeColor="background1" w:themeShade="A6"/>
          <w:rtl/>
        </w:rPr>
        <w:t>הייתה</w:t>
      </w:r>
      <w:r w:rsidR="00A24B5A" w:rsidRPr="008E7D05">
        <w:rPr>
          <w:rFonts w:cs="Times New Roman"/>
          <w:color w:val="A6A6A6" w:themeColor="background1" w:themeShade="A6"/>
          <w:rtl/>
        </w:rPr>
        <w:t xml:space="preserve"> סדוקה לאורכה בסדק משחיר ובנוסף בולטת.</w:t>
      </w:r>
      <w:r w:rsidR="00BD20F0" w:rsidRPr="008E7D05">
        <w:rPr>
          <w:rFonts w:cs="Times New Roman" w:hint="cs"/>
          <w:color w:val="A6A6A6" w:themeColor="background1" w:themeShade="A6"/>
          <w:rtl/>
        </w:rPr>
        <w:t>]</w:t>
      </w:r>
      <w:r w:rsidR="00F92481" w:rsidRPr="008E7D05">
        <w:rPr>
          <w:rFonts w:cs="Times New Roman"/>
          <w:color w:val="A6A6A6" w:themeColor="background1" w:themeShade="A6"/>
          <w:rtl/>
        </w:rPr>
        <w:t xml:space="preserve"> </w:t>
      </w:r>
    </w:p>
    <w:p w14:paraId="62F62196" w14:textId="7E1A24B9" w:rsidR="007851D1" w:rsidRPr="007851D1" w:rsidRDefault="00677FBD" w:rsidP="007851D1">
      <w:pPr>
        <w:rPr>
          <w:rFonts w:cs="Times New Roman"/>
          <w:rtl/>
        </w:rPr>
      </w:pPr>
      <w:r w:rsidRPr="008E7D05">
        <w:rPr>
          <w:rFonts w:cs="Times New Roman" w:hint="cs"/>
          <w:color w:val="A6A6A6" w:themeColor="background1" w:themeShade="A6"/>
          <w:rtl/>
        </w:rPr>
        <w:t>[</w:t>
      </w:r>
      <w:r w:rsidR="007851D1" w:rsidRPr="008E7D05">
        <w:rPr>
          <w:rFonts w:cs="Times New Roman"/>
          <w:color w:val="A6A6A6" w:themeColor="background1" w:themeShade="A6"/>
          <w:rtl/>
        </w:rPr>
        <w:t>ובעוד המנהלת מפרטת ב</w:t>
      </w:r>
      <w:r w:rsidR="005E3213" w:rsidRPr="008E7D05">
        <w:rPr>
          <w:rFonts w:cs="Times New Roman"/>
          <w:color w:val="A6A6A6" w:themeColor="background1" w:themeShade="A6"/>
          <w:rtl/>
        </w:rPr>
        <w:t>אוזנ</w:t>
      </w:r>
      <w:r w:rsidR="007851D1" w:rsidRPr="008E7D05">
        <w:rPr>
          <w:rFonts w:cs="Times New Roman"/>
          <w:color w:val="A6A6A6" w:themeColor="background1" w:themeShade="A6"/>
          <w:rtl/>
        </w:rPr>
        <w:t>י האם והצוות את התנהגותו הנלוזה,</w:t>
      </w:r>
      <w:r w:rsidRPr="008E7D05">
        <w:rPr>
          <w:rFonts w:cs="Times New Roman" w:hint="cs"/>
          <w:color w:val="A6A6A6" w:themeColor="background1" w:themeShade="A6"/>
          <w:rtl/>
        </w:rPr>
        <w:t>]</w:t>
      </w:r>
      <w:r w:rsidR="007851D1" w:rsidRPr="008E7D05">
        <w:rPr>
          <w:rFonts w:cs="Times New Roman"/>
          <w:color w:val="A6A6A6" w:themeColor="background1" w:themeShade="A6"/>
          <w:rtl/>
        </w:rPr>
        <w:t xml:space="preserve"> </w:t>
      </w:r>
      <w:r w:rsidR="007851D1" w:rsidRPr="007851D1">
        <w:rPr>
          <w:rFonts w:cs="Times New Roman"/>
          <w:rtl/>
        </w:rPr>
        <w:t>אלכס</w:t>
      </w:r>
      <w:r w:rsidRPr="00677FBD">
        <w:rPr>
          <w:rFonts w:cs="Times New Roman"/>
          <w:rtl/>
        </w:rPr>
        <w:t xml:space="preserve"> </w:t>
      </w:r>
      <w:r w:rsidRPr="007851D1">
        <w:rPr>
          <w:rFonts w:cs="Times New Roman"/>
          <w:rtl/>
        </w:rPr>
        <w:t>נזכר</w:t>
      </w:r>
      <w:r w:rsidR="007851D1" w:rsidRPr="007851D1">
        <w:rPr>
          <w:rFonts w:cs="Times New Roman"/>
          <w:rtl/>
        </w:rPr>
        <w:t xml:space="preserve"> באחד מביטויו השגורים של ארקדי, כשסיכם הרצאות מומחים </w:t>
      </w:r>
      <w:r w:rsidR="003A1F20">
        <w:rPr>
          <w:rFonts w:cs="Times New Roman" w:hint="cs"/>
          <w:rtl/>
        </w:rPr>
        <w:t>מ</w:t>
      </w:r>
      <w:r w:rsidR="007851D1" w:rsidRPr="007851D1">
        <w:rPr>
          <w:rFonts w:cs="Times New Roman"/>
          <w:rtl/>
        </w:rPr>
        <w:t>י</w:t>
      </w:r>
      <w:r w:rsidR="00BD54A8">
        <w:rPr>
          <w:rFonts w:cs="Times New Roman" w:hint="cs"/>
          <w:rtl/>
        </w:rPr>
        <w:t>מי</w:t>
      </w:r>
      <w:r w:rsidR="007851D1" w:rsidRPr="007851D1">
        <w:rPr>
          <w:rFonts w:cs="Times New Roman"/>
          <w:rtl/>
        </w:rPr>
        <w:t xml:space="preserve"> עיון בנושא</w:t>
      </w:r>
      <w:r w:rsidR="00BD54A8">
        <w:rPr>
          <w:rFonts w:cs="Times New Roman" w:hint="cs"/>
          <w:rtl/>
        </w:rPr>
        <w:t>י</w:t>
      </w:r>
      <w:r w:rsidR="007851D1" w:rsidRPr="007851D1">
        <w:rPr>
          <w:rFonts w:cs="Times New Roman"/>
          <w:rtl/>
        </w:rPr>
        <w:t xml:space="preserve"> סמים ואלכוהול</w:t>
      </w:r>
      <w:r w:rsidR="009E4141">
        <w:rPr>
          <w:rFonts w:cs="Times New Roman" w:hint="cs"/>
          <w:rtl/>
        </w:rPr>
        <w:t>[</w:t>
      </w:r>
      <w:r w:rsidR="00A723EB">
        <w:rPr>
          <w:rFonts w:cs="Times New Roman" w:hint="cs"/>
          <w:rtl/>
        </w:rPr>
        <w:t>,</w:t>
      </w:r>
      <w:r w:rsidR="007851D1" w:rsidRPr="007851D1">
        <w:rPr>
          <w:rFonts w:cs="Times New Roman"/>
          <w:rtl/>
        </w:rPr>
        <w:t xml:space="preserve"> לאמור</w:t>
      </w:r>
      <w:r w:rsidR="009E4141">
        <w:rPr>
          <w:rFonts w:cs="Times New Roman" w:hint="cs"/>
          <w:rtl/>
        </w:rPr>
        <w:t>]</w:t>
      </w:r>
      <w:r w:rsidR="007851D1" w:rsidRPr="007851D1">
        <w:rPr>
          <w:rFonts w:cs="Times New Roman"/>
          <w:rtl/>
        </w:rPr>
        <w:t xml:space="preserve">: 'הכסדום היינו? הלעמורה נדמינו?' ללא ידיעתו עלה על פניו של אלכס חיוך, שלגמרי לא הלם את המעמד. </w:t>
      </w:r>
    </w:p>
    <w:p w14:paraId="220A8FFE" w14:textId="13247923" w:rsidR="007851D1" w:rsidRDefault="007851D1" w:rsidP="007851D1">
      <w:pPr>
        <w:rPr>
          <w:rFonts w:cs="Times New Roman"/>
          <w:rtl/>
        </w:rPr>
      </w:pPr>
      <w:r w:rsidRPr="007851D1">
        <w:rPr>
          <w:rFonts w:cs="Times New Roman"/>
          <w:rtl/>
        </w:rPr>
        <w:t xml:space="preserve">מייד </w:t>
      </w:r>
      <w:r w:rsidR="008E7D05" w:rsidRPr="008E7D05">
        <w:rPr>
          <w:rFonts w:cs="Times New Roman"/>
          <w:rtl/>
        </w:rPr>
        <w:t xml:space="preserve">התברר </w:t>
      </w:r>
      <w:r w:rsidRPr="007851D1">
        <w:rPr>
          <w:rFonts w:cs="Times New Roman"/>
          <w:rtl/>
        </w:rPr>
        <w:t>שלא היינו ולא נדמינו, ו</w:t>
      </w:r>
      <w:r w:rsidR="00677FBD">
        <w:rPr>
          <w:rFonts w:cs="Times New Roman" w:hint="cs"/>
          <w:rtl/>
        </w:rPr>
        <w:t>הגיע</w:t>
      </w:r>
      <w:r w:rsidRPr="007851D1">
        <w:rPr>
          <w:rFonts w:cs="Times New Roman"/>
          <w:rtl/>
        </w:rPr>
        <w:t>ה שעתה של גולת הכותרת –</w:t>
      </w:r>
      <w:r w:rsidR="00F718DB">
        <w:rPr>
          <w:rFonts w:cs="Times New Roman" w:hint="cs"/>
          <w:rtl/>
        </w:rPr>
        <w:t xml:space="preserve"> </w:t>
      </w:r>
      <w:r w:rsidR="00677FBD">
        <w:rPr>
          <w:rFonts w:cs="Times New Roman" w:hint="cs"/>
          <w:rtl/>
        </w:rPr>
        <w:t>[</w:t>
      </w:r>
      <w:r w:rsidR="00A723EB" w:rsidRPr="00A723EB">
        <w:rPr>
          <w:rFonts w:cs="Times New Roman"/>
          <w:rtl/>
        </w:rPr>
        <w:t>פרשת</w:t>
      </w:r>
      <w:r w:rsidR="00A723EB">
        <w:rPr>
          <w:rFonts w:cs="Times New Roman" w:hint="cs"/>
          <w:rtl/>
        </w:rPr>
        <w:t xml:space="preserve"> </w:t>
      </w:r>
      <w:r w:rsidRPr="007851D1">
        <w:rPr>
          <w:rFonts w:cs="Times New Roman"/>
          <w:rtl/>
        </w:rPr>
        <w:t>הצנחנים</w:t>
      </w:r>
      <w:r w:rsidR="00BD54A8">
        <w:rPr>
          <w:rFonts w:cs="Times New Roman" w:hint="cs"/>
          <w:rtl/>
        </w:rPr>
        <w:t>,</w:t>
      </w:r>
      <w:r w:rsidR="00BD54A8" w:rsidRPr="00BD54A8">
        <w:rPr>
          <w:rFonts w:cs="Times New Roman"/>
          <w:rtl/>
        </w:rPr>
        <w:t xml:space="preserve"> </w:t>
      </w:r>
      <w:r w:rsidR="00F718DB" w:rsidRPr="00F718DB">
        <w:rPr>
          <w:rFonts w:cs="Times New Roman"/>
          <w:rtl/>
        </w:rPr>
        <w:t>דבר עסק עניין מעשה מסכת</w:t>
      </w:r>
      <w:r w:rsidR="003A1F20" w:rsidRPr="003A1F20">
        <w:rPr>
          <w:rFonts w:cs="Times New Roman"/>
          <w:rtl/>
        </w:rPr>
        <w:t xml:space="preserve"> </w:t>
      </w:r>
      <w:r w:rsidR="003A1F20" w:rsidRPr="00F718DB">
        <w:rPr>
          <w:rFonts w:cs="Times New Roman"/>
          <w:rtl/>
        </w:rPr>
        <w:t>סוגיית</w:t>
      </w:r>
      <w:r w:rsidR="00F718DB" w:rsidRPr="00F718DB">
        <w:rPr>
          <w:rFonts w:cs="Times New Roman"/>
          <w:rtl/>
        </w:rPr>
        <w:t>]</w:t>
      </w:r>
      <w:r w:rsidR="003A1F20">
        <w:rPr>
          <w:rFonts w:cs="Times New Roman" w:hint="cs"/>
          <w:rtl/>
        </w:rPr>
        <w:t xml:space="preserve"> פרשיית הברך השבורה</w:t>
      </w:r>
      <w:r w:rsidRPr="007851D1">
        <w:rPr>
          <w:rFonts w:cs="Times New Roman"/>
          <w:rtl/>
        </w:rPr>
        <w:t xml:space="preserve">. </w:t>
      </w:r>
    </w:p>
    <w:p w14:paraId="68E37703" w14:textId="0AC9CB66" w:rsidR="007013DF" w:rsidRPr="008E7D05" w:rsidRDefault="00677FBD" w:rsidP="007851D1">
      <w:pPr>
        <w:rPr>
          <w:rFonts w:cs="Times New Roman"/>
          <w:color w:val="A6A6A6" w:themeColor="background1" w:themeShade="A6"/>
          <w:rtl/>
        </w:rPr>
      </w:pPr>
      <w:r w:rsidRPr="008E7D05">
        <w:rPr>
          <w:rFonts w:cs="Times New Roman" w:hint="cs"/>
          <w:color w:val="A6A6A6" w:themeColor="background1" w:themeShade="A6"/>
          <w:rtl/>
        </w:rPr>
        <w:t>[</w:t>
      </w:r>
      <w:r w:rsidR="00A723EB" w:rsidRPr="008E7D05">
        <w:rPr>
          <w:rFonts w:cs="Times New Roman"/>
          <w:color w:val="A6A6A6" w:themeColor="background1" w:themeShade="A6"/>
          <w:rtl/>
        </w:rPr>
        <w:t>אז ז</w:t>
      </w:r>
      <w:r w:rsidR="00966041" w:rsidRPr="008E7D05">
        <w:rPr>
          <w:rFonts w:cs="Times New Roman" w:hint="cs"/>
          <w:color w:val="A6A6A6" w:themeColor="background1" w:themeShade="A6"/>
          <w:rtl/>
        </w:rPr>
        <w:t>ו</w:t>
      </w:r>
      <w:r w:rsidR="00A723EB" w:rsidRPr="008E7D05">
        <w:rPr>
          <w:rFonts w:cs="Times New Roman"/>
          <w:color w:val="A6A6A6" w:themeColor="background1" w:themeShade="A6"/>
          <w:rtl/>
        </w:rPr>
        <w:t xml:space="preserve"> הסיבה שגררו את אימו בבהילות מאנגליה. שוב אותה תגרה.</w:t>
      </w:r>
      <w:r w:rsidRPr="008E7D05">
        <w:rPr>
          <w:rFonts w:cs="Times New Roman" w:hint="cs"/>
          <w:color w:val="A6A6A6" w:themeColor="background1" w:themeShade="A6"/>
          <w:rtl/>
        </w:rPr>
        <w:t>]</w:t>
      </w:r>
      <w:r w:rsidR="00A723EB" w:rsidRPr="008E7D05">
        <w:rPr>
          <w:rFonts w:cs="Times New Roman"/>
          <w:color w:val="A6A6A6" w:themeColor="background1" w:themeShade="A6"/>
          <w:rtl/>
        </w:rPr>
        <w:t xml:space="preserve"> </w:t>
      </w:r>
      <w:r w:rsidR="007851D1" w:rsidRPr="007851D1">
        <w:rPr>
          <w:rFonts w:cs="Times New Roman"/>
          <w:rtl/>
        </w:rPr>
        <w:t xml:space="preserve">אלכס נמלא </w:t>
      </w:r>
      <w:r w:rsidR="008E7D05" w:rsidRPr="008E7D05">
        <w:rPr>
          <w:rFonts w:cs="Times New Roman"/>
          <w:rtl/>
        </w:rPr>
        <w:t>חֵמה</w:t>
      </w:r>
      <w:r w:rsidR="008E7D05" w:rsidRPr="008E7D05">
        <w:rPr>
          <w:rFonts w:cs="Times New Roman" w:hint="cs"/>
          <w:rtl/>
        </w:rPr>
        <w:t xml:space="preserve"> </w:t>
      </w:r>
      <w:r w:rsidR="00BD20F0" w:rsidRPr="008E7D05">
        <w:rPr>
          <w:rFonts w:cs="Times New Roman" w:hint="cs"/>
          <w:color w:val="A6A6A6" w:themeColor="background1" w:themeShade="A6"/>
          <w:rtl/>
        </w:rPr>
        <w:t>[</w:t>
      </w:r>
      <w:r w:rsidR="00B430C9" w:rsidRPr="008E7D05">
        <w:rPr>
          <w:rFonts w:cs="Times New Roman"/>
          <w:color w:val="A6A6A6" w:themeColor="background1" w:themeShade="A6"/>
          <w:rtl/>
        </w:rPr>
        <w:t xml:space="preserve">על האיזכור המחודש </w:t>
      </w:r>
      <w:r w:rsidR="007013DF" w:rsidRPr="008E7D05">
        <w:rPr>
          <w:rFonts w:cs="Times New Roman" w:hint="eastAsia"/>
          <w:color w:val="A6A6A6" w:themeColor="background1" w:themeShade="A6"/>
          <w:rtl/>
        </w:rPr>
        <w:t>והמיותר</w:t>
      </w:r>
      <w:r w:rsidR="007013DF" w:rsidRPr="008E7D05">
        <w:rPr>
          <w:rFonts w:cs="Times New Roman"/>
          <w:color w:val="A6A6A6" w:themeColor="background1" w:themeShade="A6"/>
          <w:rtl/>
        </w:rPr>
        <w:t xml:space="preserve"> </w:t>
      </w:r>
      <w:r w:rsidR="00B430C9" w:rsidRPr="008E7D05">
        <w:rPr>
          <w:rFonts w:cs="Times New Roman" w:hint="eastAsia"/>
          <w:color w:val="A6A6A6" w:themeColor="background1" w:themeShade="A6"/>
          <w:rtl/>
        </w:rPr>
        <w:t>של</w:t>
      </w:r>
      <w:r w:rsidR="00B430C9" w:rsidRPr="008E7D05">
        <w:rPr>
          <w:rFonts w:cs="Times New Roman"/>
          <w:color w:val="A6A6A6" w:themeColor="background1" w:themeShade="A6"/>
          <w:rtl/>
        </w:rPr>
        <w:t xml:space="preserve"> </w:t>
      </w:r>
      <w:r w:rsidR="00B430C9" w:rsidRPr="008E7D05">
        <w:rPr>
          <w:rFonts w:cs="Times New Roman" w:hint="eastAsia"/>
          <w:color w:val="A6A6A6" w:themeColor="background1" w:themeShade="A6"/>
          <w:rtl/>
        </w:rPr>
        <w:t>מאורע</w:t>
      </w:r>
      <w:r w:rsidR="00B430C9" w:rsidRPr="008E7D05">
        <w:rPr>
          <w:rFonts w:cs="Times New Roman"/>
          <w:color w:val="A6A6A6" w:themeColor="background1" w:themeShade="A6"/>
          <w:rtl/>
        </w:rPr>
        <w:t xml:space="preserve"> </w:t>
      </w:r>
      <w:r w:rsidR="00B430C9" w:rsidRPr="008E7D05">
        <w:rPr>
          <w:rFonts w:cs="Times New Roman" w:hint="eastAsia"/>
          <w:color w:val="A6A6A6" w:themeColor="background1" w:themeShade="A6"/>
          <w:rtl/>
        </w:rPr>
        <w:t>שלדעתו</w:t>
      </w:r>
      <w:r w:rsidR="00B430C9" w:rsidRPr="008E7D05">
        <w:rPr>
          <w:rFonts w:cs="Times New Roman"/>
          <w:color w:val="A6A6A6" w:themeColor="background1" w:themeShade="A6"/>
          <w:rtl/>
        </w:rPr>
        <w:t xml:space="preserve"> </w:t>
      </w:r>
      <w:r w:rsidR="00B430C9" w:rsidRPr="008E7D05">
        <w:rPr>
          <w:rFonts w:cs="Times New Roman" w:hint="eastAsia"/>
          <w:color w:val="A6A6A6" w:themeColor="background1" w:themeShade="A6"/>
          <w:rtl/>
        </w:rPr>
        <w:t>לא</w:t>
      </w:r>
      <w:r w:rsidR="00B430C9" w:rsidRPr="008E7D05">
        <w:rPr>
          <w:rFonts w:cs="Times New Roman"/>
          <w:color w:val="A6A6A6" w:themeColor="background1" w:themeShade="A6"/>
          <w:rtl/>
        </w:rPr>
        <w:t xml:space="preserve"> </w:t>
      </w:r>
      <w:r w:rsidR="00B430C9" w:rsidRPr="008E7D05">
        <w:rPr>
          <w:rFonts w:cs="Times New Roman" w:hint="eastAsia"/>
          <w:color w:val="A6A6A6" w:themeColor="background1" w:themeShade="A6"/>
          <w:rtl/>
        </w:rPr>
        <w:t>היה</w:t>
      </w:r>
      <w:r w:rsidR="00B430C9" w:rsidRPr="008E7D05">
        <w:rPr>
          <w:rFonts w:cs="Times New Roman"/>
          <w:color w:val="A6A6A6" w:themeColor="background1" w:themeShade="A6"/>
          <w:rtl/>
        </w:rPr>
        <w:t xml:space="preserve"> </w:t>
      </w:r>
      <w:r w:rsidR="00B430C9" w:rsidRPr="008E7D05">
        <w:rPr>
          <w:rFonts w:cs="Times New Roman" w:hint="eastAsia"/>
          <w:color w:val="A6A6A6" w:themeColor="background1" w:themeShade="A6"/>
          <w:rtl/>
        </w:rPr>
        <w:t>כלל</w:t>
      </w:r>
      <w:r w:rsidR="00B430C9" w:rsidRPr="008E7D05">
        <w:rPr>
          <w:rFonts w:cs="Times New Roman"/>
          <w:color w:val="A6A6A6" w:themeColor="background1" w:themeShade="A6"/>
          <w:rtl/>
        </w:rPr>
        <w:t xml:space="preserve"> </w:t>
      </w:r>
      <w:r w:rsidR="00B430C9" w:rsidRPr="008E7D05">
        <w:rPr>
          <w:rFonts w:cs="Times New Roman" w:hint="eastAsia"/>
          <w:color w:val="A6A6A6" w:themeColor="background1" w:themeShade="A6"/>
          <w:rtl/>
        </w:rPr>
        <w:t>באשמתו</w:t>
      </w:r>
      <w:r w:rsidR="00BD20F0" w:rsidRPr="008E7D05">
        <w:rPr>
          <w:rFonts w:cs="Times New Roman" w:hint="cs"/>
          <w:color w:val="A6A6A6" w:themeColor="background1" w:themeShade="A6"/>
          <w:rtl/>
        </w:rPr>
        <w:t>]</w:t>
      </w:r>
      <w:r w:rsidR="00B430C9" w:rsidRPr="0040081C">
        <w:rPr>
          <w:rFonts w:cs="Times New Roman"/>
          <w:rtl/>
        </w:rPr>
        <w:t>.</w:t>
      </w:r>
      <w:r w:rsidR="00A24B5A" w:rsidRPr="0040081C">
        <w:rPr>
          <w:rFonts w:cs="Times New Roman"/>
          <w:rtl/>
        </w:rPr>
        <w:t xml:space="preserve"> </w:t>
      </w:r>
      <w:r w:rsidR="00A723EB" w:rsidRPr="00A723EB">
        <w:rPr>
          <w:rFonts w:cs="Times New Roman"/>
          <w:rtl/>
        </w:rPr>
        <w:t xml:space="preserve">איך </w:t>
      </w:r>
      <w:r w:rsidR="00966041">
        <w:rPr>
          <w:rFonts w:cs="Times New Roman" w:hint="cs"/>
          <w:rtl/>
        </w:rPr>
        <w:t>העזו</w:t>
      </w:r>
      <w:r w:rsidR="00A723EB" w:rsidRPr="00A723EB">
        <w:rPr>
          <w:rFonts w:cs="Times New Roman"/>
          <w:rtl/>
        </w:rPr>
        <w:t xml:space="preserve"> ההורים להתלונן עליו </w:t>
      </w:r>
      <w:r w:rsidR="00966041">
        <w:rPr>
          <w:rFonts w:cs="Times New Roman"/>
          <w:rtl/>
        </w:rPr>
        <w:t>–</w:t>
      </w:r>
      <w:r w:rsidR="00966041">
        <w:rPr>
          <w:rFonts w:cs="Times New Roman" w:hint="cs"/>
          <w:rtl/>
        </w:rPr>
        <w:t xml:space="preserve"> </w:t>
      </w:r>
      <w:r w:rsidR="00A723EB" w:rsidRPr="00A723EB">
        <w:rPr>
          <w:rFonts w:cs="Times New Roman"/>
          <w:rtl/>
        </w:rPr>
        <w:t xml:space="preserve">כשהגן על עצמו </w:t>
      </w:r>
      <w:r w:rsidR="00BD54A8" w:rsidRPr="00BD54A8">
        <w:rPr>
          <w:rFonts w:cs="Times New Roman"/>
          <w:rtl/>
        </w:rPr>
        <w:t>לבדו ו</w:t>
      </w:r>
      <w:r w:rsidR="00A723EB" w:rsidRPr="00A723EB">
        <w:rPr>
          <w:rFonts w:cs="Times New Roman"/>
          <w:rtl/>
        </w:rPr>
        <w:t xml:space="preserve">בידיים ריקות נגד </w:t>
      </w:r>
      <w:r w:rsidR="00BD54A8" w:rsidRPr="00BD54A8">
        <w:rPr>
          <w:rFonts w:cs="Times New Roman"/>
          <w:rtl/>
        </w:rPr>
        <w:t>שלושה נערים חמושים</w:t>
      </w:r>
      <w:r w:rsidR="00BD54A8" w:rsidRPr="00BD54A8">
        <w:rPr>
          <w:rFonts w:cs="Times New Roman" w:hint="cs"/>
          <w:rtl/>
        </w:rPr>
        <w:t xml:space="preserve"> </w:t>
      </w:r>
      <w:r w:rsidR="00BD54A8">
        <w:rPr>
          <w:rFonts w:cs="Times New Roman" w:hint="cs"/>
          <w:rtl/>
        </w:rPr>
        <w:t>ב</w:t>
      </w:r>
      <w:r w:rsidR="00BD54A8" w:rsidRPr="0040081C">
        <w:rPr>
          <w:rFonts w:cs="Times New Roman"/>
          <w:rtl/>
        </w:rPr>
        <w:t>סכין</w:t>
      </w:r>
      <w:r w:rsidR="00A723EB" w:rsidRPr="00A723EB">
        <w:rPr>
          <w:rFonts w:cs="Times New Roman"/>
          <w:rtl/>
        </w:rPr>
        <w:t xml:space="preserve">? </w:t>
      </w:r>
      <w:r w:rsidR="00B430C9" w:rsidRPr="0040081C">
        <w:rPr>
          <w:rFonts w:cs="Times New Roman" w:hint="eastAsia"/>
          <w:rtl/>
        </w:rPr>
        <w:t>זה</w:t>
      </w:r>
      <w:r w:rsidR="007851D1">
        <w:rPr>
          <w:rFonts w:cs="Times New Roman" w:hint="cs"/>
          <w:rtl/>
        </w:rPr>
        <w:t>ו</w:t>
      </w:r>
      <w:r w:rsidR="00B430C9" w:rsidRPr="0040081C">
        <w:rPr>
          <w:rFonts w:cs="Times New Roman"/>
          <w:rtl/>
        </w:rPr>
        <w:t xml:space="preserve"> כלי נשק מסוכן, קטלני, הנער הט</w:t>
      </w:r>
      <w:r w:rsidR="00BD20F0">
        <w:rPr>
          <w:rFonts w:cs="Times New Roman" w:hint="cs"/>
          <w:rtl/>
        </w:rPr>
        <w:t>י</w:t>
      </w:r>
      <w:r w:rsidR="00B430C9" w:rsidRPr="0040081C">
        <w:rPr>
          <w:rFonts w:cs="Times New Roman"/>
          <w:rtl/>
        </w:rPr>
        <w:t xml:space="preserve">פש לא הבין זאת, או שהוריו לא הבינו זאת, או </w:t>
      </w:r>
      <w:r w:rsidR="007851D1">
        <w:rPr>
          <w:rFonts w:cs="Times New Roman" w:hint="cs"/>
          <w:rtl/>
        </w:rPr>
        <w:t>ש</w:t>
      </w:r>
      <w:r>
        <w:rPr>
          <w:rFonts w:cs="Times New Roman" w:hint="cs"/>
          <w:rtl/>
        </w:rPr>
        <w:t xml:space="preserve">מא </w:t>
      </w:r>
      <w:r w:rsidR="00B430C9" w:rsidRPr="0040081C">
        <w:rPr>
          <w:rFonts w:cs="Times New Roman" w:hint="eastAsia"/>
          <w:rtl/>
        </w:rPr>
        <w:t>הצוות</w:t>
      </w:r>
      <w:r w:rsidR="00B430C9" w:rsidRPr="0040081C">
        <w:rPr>
          <w:rFonts w:cs="Times New Roman"/>
          <w:rtl/>
        </w:rPr>
        <w:t xml:space="preserve"> </w:t>
      </w:r>
      <w:r w:rsidR="00B430C9" w:rsidRPr="0040081C">
        <w:rPr>
          <w:rFonts w:cs="Times New Roman" w:hint="eastAsia"/>
          <w:rtl/>
        </w:rPr>
        <w:t>הפדגוגי</w:t>
      </w:r>
      <w:r w:rsidR="00B430C9" w:rsidRPr="0040081C">
        <w:rPr>
          <w:rFonts w:cs="Times New Roman"/>
          <w:rtl/>
        </w:rPr>
        <w:t xml:space="preserve"> </w:t>
      </w:r>
      <w:r w:rsidR="00B430C9" w:rsidRPr="0040081C">
        <w:rPr>
          <w:rFonts w:cs="Times New Roman" w:hint="eastAsia"/>
          <w:rtl/>
        </w:rPr>
        <w:t>הנכבד</w:t>
      </w:r>
      <w:r w:rsidR="00B430C9" w:rsidRPr="0040081C">
        <w:rPr>
          <w:rFonts w:cs="Times New Roman"/>
          <w:rtl/>
        </w:rPr>
        <w:t xml:space="preserve"> </w:t>
      </w:r>
      <w:r w:rsidR="00B430C9" w:rsidRPr="0040081C">
        <w:rPr>
          <w:rFonts w:cs="Times New Roman" w:hint="eastAsia"/>
          <w:rtl/>
        </w:rPr>
        <w:t>שהטריח</w:t>
      </w:r>
      <w:r w:rsidR="00B430C9" w:rsidRPr="0040081C">
        <w:rPr>
          <w:rFonts w:cs="Times New Roman"/>
          <w:rtl/>
        </w:rPr>
        <w:t xml:space="preserve"> </w:t>
      </w:r>
      <w:r w:rsidR="00B430C9" w:rsidRPr="0040081C">
        <w:rPr>
          <w:rFonts w:cs="Times New Roman" w:hint="eastAsia"/>
          <w:rtl/>
        </w:rPr>
        <w:t>את</w:t>
      </w:r>
      <w:r w:rsidR="00B430C9" w:rsidRPr="0040081C">
        <w:rPr>
          <w:rFonts w:cs="Times New Roman"/>
          <w:rtl/>
        </w:rPr>
        <w:t xml:space="preserve"> עצמו ואת אימו </w:t>
      </w:r>
      <w:r>
        <w:rPr>
          <w:rFonts w:cs="Times New Roman" w:hint="cs"/>
          <w:rtl/>
        </w:rPr>
        <w:t>מאנגליה</w:t>
      </w:r>
      <w:r w:rsidR="00B430C9" w:rsidRPr="0040081C">
        <w:rPr>
          <w:rFonts w:cs="Times New Roman"/>
          <w:rtl/>
        </w:rPr>
        <w:t xml:space="preserve"> – הנער עשה מעשה מסוכן ו</w:t>
      </w:r>
      <w:r w:rsidR="00A24B5A" w:rsidRPr="0040081C">
        <w:rPr>
          <w:rFonts w:cs="Times New Roman" w:hint="eastAsia"/>
          <w:rtl/>
        </w:rPr>
        <w:t>אווילי</w:t>
      </w:r>
      <w:r w:rsidR="00B430C9" w:rsidRPr="0040081C">
        <w:rPr>
          <w:rFonts w:cs="Times New Roman"/>
          <w:rtl/>
        </w:rPr>
        <w:t xml:space="preserve"> </w:t>
      </w:r>
      <w:r w:rsidR="007267B1" w:rsidRPr="0040081C">
        <w:rPr>
          <w:rFonts w:cs="Times New Roman"/>
          <w:rtl/>
        </w:rPr>
        <w:t>ו</w:t>
      </w:r>
      <w:r w:rsidR="00B430C9" w:rsidRPr="0040081C">
        <w:rPr>
          <w:rFonts w:cs="Times New Roman" w:hint="eastAsia"/>
          <w:rtl/>
        </w:rPr>
        <w:t>מכיוון</w:t>
      </w:r>
      <w:r w:rsidR="00B430C9" w:rsidRPr="0040081C">
        <w:rPr>
          <w:rFonts w:cs="Times New Roman"/>
          <w:rtl/>
        </w:rPr>
        <w:t xml:space="preserve"> </w:t>
      </w:r>
      <w:r w:rsidR="00B430C9" w:rsidRPr="0040081C">
        <w:rPr>
          <w:rFonts w:cs="Times New Roman" w:hint="eastAsia"/>
          <w:rtl/>
        </w:rPr>
        <w:t>ש</w:t>
      </w:r>
      <w:r w:rsidR="00776B5E" w:rsidRPr="0040081C">
        <w:rPr>
          <w:rFonts w:cs="Times New Roman" w:hint="eastAsia"/>
          <w:rtl/>
        </w:rPr>
        <w:t>כך</w:t>
      </w:r>
      <w:r w:rsidR="00776B5E" w:rsidRPr="0040081C">
        <w:rPr>
          <w:rFonts w:cs="Times New Roman"/>
          <w:rtl/>
        </w:rPr>
        <w:t>,</w:t>
      </w:r>
      <w:r w:rsidR="007B4875" w:rsidRPr="0040081C">
        <w:rPr>
          <w:rFonts w:cs="Times New Roman"/>
          <w:rtl/>
        </w:rPr>
        <w:t xml:space="preserve"> שבר</w:t>
      </w:r>
      <w:r w:rsidR="00776B5E" w:rsidRPr="0040081C">
        <w:rPr>
          <w:rFonts w:cs="Times New Roman"/>
          <w:rtl/>
        </w:rPr>
        <w:t xml:space="preserve"> לו</w:t>
      </w:r>
      <w:r w:rsidR="00B430C9" w:rsidRPr="0040081C">
        <w:rPr>
          <w:rFonts w:cs="Times New Roman"/>
          <w:rtl/>
        </w:rPr>
        <w:t xml:space="preserve"> </w:t>
      </w:r>
      <w:r w:rsidR="007267B1" w:rsidRPr="0040081C">
        <w:rPr>
          <w:rFonts w:cs="Times New Roman"/>
          <w:rtl/>
        </w:rPr>
        <w:t xml:space="preserve">אלכס את הברך. </w:t>
      </w:r>
      <w:r w:rsidR="007B4875" w:rsidRPr="0040081C">
        <w:rPr>
          <w:rFonts w:cs="Times New Roman" w:hint="eastAsia"/>
          <w:rtl/>
        </w:rPr>
        <w:t>ו</w:t>
      </w:r>
      <w:r w:rsidR="007267B1" w:rsidRPr="0040081C">
        <w:rPr>
          <w:rFonts w:cs="Times New Roman"/>
          <w:rtl/>
        </w:rPr>
        <w:t>רק בגלל שצרח כמו תן ויילל כמו כלבה אלכס לא הבחין ב</w:t>
      </w:r>
      <w:r w:rsidR="00B430C9" w:rsidRPr="0040081C">
        <w:rPr>
          <w:rFonts w:cs="Times New Roman" w:hint="eastAsia"/>
          <w:rtl/>
        </w:rPr>
        <w:t>נער</w:t>
      </w:r>
      <w:r w:rsidR="007267B1" w:rsidRPr="0040081C">
        <w:rPr>
          <w:rFonts w:cs="Times New Roman"/>
          <w:rtl/>
        </w:rPr>
        <w:t xml:space="preserve"> השני שתפס את הסכין והניף, ו</w:t>
      </w:r>
      <w:r w:rsidR="00BD54A8" w:rsidRPr="00BD54A8">
        <w:rPr>
          <w:rFonts w:cs="Times New Roman"/>
          <w:rtl/>
        </w:rPr>
        <w:t>בשל טעות קריטית זו</w:t>
      </w:r>
      <w:r w:rsidR="007267B1" w:rsidRPr="0040081C">
        <w:rPr>
          <w:rFonts w:cs="Times New Roman"/>
          <w:rtl/>
        </w:rPr>
        <w:t xml:space="preserve"> חסם את הדקירה מאוחר מדי. </w:t>
      </w:r>
      <w:r w:rsidR="00396A7E" w:rsidRPr="008E7D05">
        <w:rPr>
          <w:rFonts w:cs="Times New Roman"/>
          <w:color w:val="A6A6A6" w:themeColor="background1" w:themeShade="A6"/>
          <w:rtl/>
        </w:rPr>
        <w:t>[</w:t>
      </w:r>
      <w:r w:rsidR="00B94248" w:rsidRPr="008E7D05">
        <w:rPr>
          <w:rFonts w:cs="Times New Roman" w:hint="eastAsia"/>
          <w:color w:val="A6A6A6" w:themeColor="background1" w:themeShade="A6"/>
          <w:rtl/>
        </w:rPr>
        <w:t>אלכס</w:t>
      </w:r>
      <w:r w:rsidR="00B94248" w:rsidRPr="008E7D05">
        <w:rPr>
          <w:rFonts w:cs="Times New Roman"/>
          <w:color w:val="A6A6A6" w:themeColor="background1" w:themeShade="A6"/>
          <w:rtl/>
        </w:rPr>
        <w:t xml:space="preserve"> </w:t>
      </w:r>
      <w:r w:rsidR="00B94248" w:rsidRPr="008E7D05">
        <w:rPr>
          <w:rFonts w:cs="Times New Roman" w:hint="eastAsia"/>
          <w:color w:val="A6A6A6" w:themeColor="background1" w:themeShade="A6"/>
          <w:rtl/>
        </w:rPr>
        <w:t>מעולם</w:t>
      </w:r>
      <w:r w:rsidR="00B94248" w:rsidRPr="008E7D05">
        <w:rPr>
          <w:rFonts w:cs="Times New Roman"/>
          <w:color w:val="A6A6A6" w:themeColor="background1" w:themeShade="A6"/>
          <w:rtl/>
        </w:rPr>
        <w:t xml:space="preserve"> </w:t>
      </w:r>
      <w:r w:rsidR="00B94248" w:rsidRPr="008E7D05">
        <w:rPr>
          <w:rFonts w:cs="Times New Roman" w:hint="eastAsia"/>
          <w:color w:val="A6A6A6" w:themeColor="background1" w:themeShade="A6"/>
          <w:rtl/>
        </w:rPr>
        <w:t>לא</w:t>
      </w:r>
      <w:r w:rsidR="00B94248" w:rsidRPr="008E7D05">
        <w:rPr>
          <w:rFonts w:cs="Times New Roman"/>
          <w:color w:val="A6A6A6" w:themeColor="background1" w:themeShade="A6"/>
          <w:rtl/>
        </w:rPr>
        <w:t xml:space="preserve"> </w:t>
      </w:r>
      <w:r w:rsidR="00B94248" w:rsidRPr="008E7D05">
        <w:rPr>
          <w:rFonts w:cs="Times New Roman" w:hint="eastAsia"/>
          <w:color w:val="A6A6A6" w:themeColor="background1" w:themeShade="A6"/>
          <w:rtl/>
        </w:rPr>
        <w:t>היכה</w:t>
      </w:r>
      <w:r w:rsidR="00B94248" w:rsidRPr="008E7D05">
        <w:rPr>
          <w:rFonts w:cs="Times New Roman"/>
          <w:color w:val="A6A6A6" w:themeColor="background1" w:themeShade="A6"/>
          <w:rtl/>
        </w:rPr>
        <w:t xml:space="preserve"> </w:t>
      </w:r>
      <w:r w:rsidR="00B94248" w:rsidRPr="008E7D05">
        <w:rPr>
          <w:rFonts w:cs="Times New Roman" w:hint="eastAsia"/>
          <w:color w:val="A6A6A6" w:themeColor="background1" w:themeShade="A6"/>
          <w:rtl/>
        </w:rPr>
        <w:t>את</w:t>
      </w:r>
      <w:r w:rsidR="00B94248" w:rsidRPr="008E7D05">
        <w:rPr>
          <w:rFonts w:cs="Times New Roman"/>
          <w:color w:val="A6A6A6" w:themeColor="background1" w:themeShade="A6"/>
          <w:rtl/>
        </w:rPr>
        <w:t xml:space="preserve"> </w:t>
      </w:r>
      <w:r w:rsidR="00B94248" w:rsidRPr="008E7D05">
        <w:rPr>
          <w:rFonts w:cs="Times New Roman" w:hint="eastAsia"/>
          <w:color w:val="A6A6A6" w:themeColor="background1" w:themeShade="A6"/>
          <w:rtl/>
        </w:rPr>
        <w:t>מי</w:t>
      </w:r>
      <w:r w:rsidR="00B94248" w:rsidRPr="008E7D05">
        <w:rPr>
          <w:rFonts w:cs="Times New Roman"/>
          <w:color w:val="A6A6A6" w:themeColor="background1" w:themeShade="A6"/>
          <w:rtl/>
        </w:rPr>
        <w:t xml:space="preserve"> </w:t>
      </w:r>
      <w:r w:rsidR="00B94248" w:rsidRPr="008E7D05">
        <w:rPr>
          <w:rFonts w:cs="Times New Roman" w:hint="eastAsia"/>
          <w:color w:val="A6A6A6" w:themeColor="background1" w:themeShade="A6"/>
          <w:rtl/>
        </w:rPr>
        <w:t>שלא</w:t>
      </w:r>
      <w:r w:rsidR="00B94248" w:rsidRPr="008E7D05">
        <w:rPr>
          <w:rFonts w:cs="Times New Roman"/>
          <w:color w:val="A6A6A6" w:themeColor="background1" w:themeShade="A6"/>
          <w:rtl/>
        </w:rPr>
        <w:t xml:space="preserve"> </w:t>
      </w:r>
      <w:r w:rsidR="00B94248" w:rsidRPr="008E7D05">
        <w:rPr>
          <w:rFonts w:cs="Times New Roman" w:hint="eastAsia"/>
          <w:color w:val="A6A6A6" w:themeColor="background1" w:themeShade="A6"/>
          <w:rtl/>
        </w:rPr>
        <w:t>הרביץ</w:t>
      </w:r>
      <w:r w:rsidR="00B94248" w:rsidRPr="008E7D05">
        <w:rPr>
          <w:rFonts w:cs="Times New Roman"/>
          <w:color w:val="A6A6A6" w:themeColor="background1" w:themeShade="A6"/>
          <w:rtl/>
        </w:rPr>
        <w:t xml:space="preserve"> </w:t>
      </w:r>
      <w:r w:rsidR="00B94248" w:rsidRPr="008E7D05">
        <w:rPr>
          <w:rFonts w:cs="Times New Roman" w:hint="eastAsia"/>
          <w:color w:val="A6A6A6" w:themeColor="background1" w:themeShade="A6"/>
          <w:rtl/>
        </w:rPr>
        <w:t>לו</w:t>
      </w:r>
      <w:r w:rsidR="00B94248" w:rsidRPr="008E7D05">
        <w:rPr>
          <w:rFonts w:cs="Times New Roman"/>
          <w:color w:val="A6A6A6" w:themeColor="background1" w:themeShade="A6"/>
          <w:rtl/>
        </w:rPr>
        <w:t xml:space="preserve">, </w:t>
      </w:r>
      <w:r w:rsidR="00B94248" w:rsidRPr="008E7D05">
        <w:rPr>
          <w:rFonts w:cs="Times New Roman" w:hint="eastAsia"/>
          <w:color w:val="A6A6A6" w:themeColor="background1" w:themeShade="A6"/>
          <w:rtl/>
        </w:rPr>
        <w:t>שום</w:t>
      </w:r>
      <w:r w:rsidR="00B94248" w:rsidRPr="008E7D05">
        <w:rPr>
          <w:rFonts w:cs="Times New Roman"/>
          <w:color w:val="A6A6A6" w:themeColor="background1" w:themeShade="A6"/>
          <w:rtl/>
        </w:rPr>
        <w:t xml:space="preserve"> </w:t>
      </w:r>
      <w:r w:rsidR="00B94248" w:rsidRPr="008E7D05">
        <w:rPr>
          <w:rFonts w:cs="Times New Roman" w:hint="eastAsia"/>
          <w:color w:val="A6A6A6" w:themeColor="background1" w:themeShade="A6"/>
          <w:rtl/>
        </w:rPr>
        <w:t>ילד</w:t>
      </w:r>
      <w:r w:rsidR="00B94248" w:rsidRPr="008E7D05">
        <w:rPr>
          <w:rFonts w:cs="Times New Roman"/>
          <w:color w:val="A6A6A6" w:themeColor="background1" w:themeShade="A6"/>
          <w:rtl/>
        </w:rPr>
        <w:t xml:space="preserve"> </w:t>
      </w:r>
      <w:r w:rsidR="00B94248" w:rsidRPr="008E7D05">
        <w:rPr>
          <w:rFonts w:cs="Times New Roman" w:hint="eastAsia"/>
          <w:color w:val="A6A6A6" w:themeColor="background1" w:themeShade="A6"/>
          <w:rtl/>
        </w:rPr>
        <w:t>מסכן</w:t>
      </w:r>
      <w:r w:rsidR="00B94248" w:rsidRPr="008E7D05">
        <w:rPr>
          <w:rFonts w:cs="Times New Roman"/>
          <w:color w:val="A6A6A6" w:themeColor="background1" w:themeShade="A6"/>
          <w:rtl/>
        </w:rPr>
        <w:t xml:space="preserve"> </w:t>
      </w:r>
      <w:r w:rsidR="00B94248" w:rsidRPr="008E7D05">
        <w:rPr>
          <w:rFonts w:cs="Times New Roman" w:hint="eastAsia"/>
          <w:color w:val="A6A6A6" w:themeColor="background1" w:themeShade="A6"/>
          <w:rtl/>
        </w:rPr>
        <w:t>ועלוב</w:t>
      </w:r>
      <w:r w:rsidR="00B94248" w:rsidRPr="008E7D05">
        <w:rPr>
          <w:rFonts w:cs="Times New Roman"/>
          <w:color w:val="A6A6A6" w:themeColor="background1" w:themeShade="A6"/>
          <w:rtl/>
        </w:rPr>
        <w:t xml:space="preserve">, </w:t>
      </w:r>
      <w:r w:rsidR="00B94248" w:rsidRPr="008E7D05">
        <w:rPr>
          <w:rFonts w:cs="Times New Roman" w:hint="eastAsia"/>
          <w:color w:val="A6A6A6" w:themeColor="background1" w:themeShade="A6"/>
          <w:rtl/>
        </w:rPr>
        <w:t>וגם</w:t>
      </w:r>
      <w:r w:rsidR="00B94248" w:rsidRPr="008E7D05">
        <w:rPr>
          <w:rFonts w:cs="Times New Roman"/>
          <w:color w:val="A6A6A6" w:themeColor="background1" w:themeShade="A6"/>
          <w:rtl/>
        </w:rPr>
        <w:t xml:space="preserve"> </w:t>
      </w:r>
      <w:r w:rsidR="00B94248" w:rsidRPr="008E7D05">
        <w:rPr>
          <w:rFonts w:cs="Times New Roman" w:hint="eastAsia"/>
          <w:color w:val="A6A6A6" w:themeColor="background1" w:themeShade="A6"/>
          <w:rtl/>
        </w:rPr>
        <w:t>אם</w:t>
      </w:r>
      <w:r w:rsidR="00B94248" w:rsidRPr="008E7D05">
        <w:rPr>
          <w:rFonts w:cs="Times New Roman"/>
          <w:color w:val="A6A6A6" w:themeColor="background1" w:themeShade="A6"/>
          <w:rtl/>
        </w:rPr>
        <w:t xml:space="preserve"> </w:t>
      </w:r>
      <w:r w:rsidR="00B94248" w:rsidRPr="008E7D05">
        <w:rPr>
          <w:rFonts w:cs="Times New Roman" w:hint="eastAsia"/>
          <w:color w:val="A6A6A6" w:themeColor="background1" w:themeShade="A6"/>
          <w:rtl/>
        </w:rPr>
        <w:t>נכון</w:t>
      </w:r>
      <w:r w:rsidR="00B94248" w:rsidRPr="008E7D05">
        <w:rPr>
          <w:rFonts w:cs="Times New Roman"/>
          <w:color w:val="A6A6A6" w:themeColor="background1" w:themeShade="A6"/>
          <w:rtl/>
        </w:rPr>
        <w:t xml:space="preserve"> </w:t>
      </w:r>
      <w:r w:rsidR="00B94248" w:rsidRPr="008E7D05">
        <w:rPr>
          <w:rFonts w:cs="Times New Roman" w:hint="eastAsia"/>
          <w:color w:val="A6A6A6" w:themeColor="background1" w:themeShade="A6"/>
          <w:rtl/>
        </w:rPr>
        <w:t>הדבר</w:t>
      </w:r>
      <w:r w:rsidR="00B94248" w:rsidRPr="008E7D05">
        <w:rPr>
          <w:rFonts w:cs="Times New Roman"/>
          <w:color w:val="A6A6A6" w:themeColor="background1" w:themeShade="A6"/>
          <w:rtl/>
        </w:rPr>
        <w:t xml:space="preserve"> </w:t>
      </w:r>
      <w:r w:rsidR="00B94248" w:rsidRPr="008E7D05">
        <w:rPr>
          <w:rFonts w:cs="Times New Roman" w:hint="eastAsia"/>
          <w:color w:val="A6A6A6" w:themeColor="background1" w:themeShade="A6"/>
          <w:rtl/>
        </w:rPr>
        <w:t>כי</w:t>
      </w:r>
      <w:r w:rsidR="00B94248" w:rsidRPr="008E7D05">
        <w:rPr>
          <w:rFonts w:cs="Times New Roman"/>
          <w:color w:val="A6A6A6" w:themeColor="background1" w:themeShade="A6"/>
          <w:rtl/>
        </w:rPr>
        <w:t xml:space="preserve"> </w:t>
      </w:r>
      <w:r w:rsidR="00B94248" w:rsidRPr="008E7D05">
        <w:rPr>
          <w:rFonts w:cs="Times New Roman" w:hint="eastAsia"/>
          <w:color w:val="A6A6A6" w:themeColor="background1" w:themeShade="A6"/>
          <w:rtl/>
        </w:rPr>
        <w:t>תוך</w:t>
      </w:r>
      <w:r w:rsidR="00B94248" w:rsidRPr="008E7D05">
        <w:rPr>
          <w:rFonts w:cs="Times New Roman"/>
          <w:color w:val="A6A6A6" w:themeColor="background1" w:themeShade="A6"/>
          <w:rtl/>
        </w:rPr>
        <w:t xml:space="preserve"> כדי משחק היה אגרסיבי</w:t>
      </w:r>
      <w:r w:rsidR="00E567A7" w:rsidRPr="008E7D05">
        <w:rPr>
          <w:rFonts w:cs="Times New Roman"/>
          <w:color w:val="A6A6A6" w:themeColor="background1" w:themeShade="A6"/>
          <w:rtl/>
        </w:rPr>
        <w:t xml:space="preserve"> מאוד,</w:t>
      </w:r>
      <w:r w:rsidR="00B94248" w:rsidRPr="008E7D05">
        <w:rPr>
          <w:rFonts w:cs="Times New Roman"/>
          <w:color w:val="A6A6A6" w:themeColor="background1" w:themeShade="A6"/>
          <w:rtl/>
        </w:rPr>
        <w:t xml:space="preserve"> </w:t>
      </w:r>
      <w:r w:rsidR="00B94248" w:rsidRPr="008E7D05">
        <w:rPr>
          <w:rFonts w:cs="Times New Roman" w:hint="eastAsia"/>
          <w:color w:val="A6A6A6" w:themeColor="background1" w:themeShade="A6"/>
          <w:rtl/>
        </w:rPr>
        <w:t>מעולם</w:t>
      </w:r>
      <w:r w:rsidR="00B94248" w:rsidRPr="008E7D05">
        <w:rPr>
          <w:rFonts w:cs="Times New Roman"/>
          <w:color w:val="A6A6A6" w:themeColor="background1" w:themeShade="A6"/>
          <w:rtl/>
        </w:rPr>
        <w:t xml:space="preserve"> </w:t>
      </w:r>
      <w:r w:rsidR="00B94248" w:rsidRPr="008E7D05">
        <w:rPr>
          <w:rFonts w:cs="Times New Roman" w:hint="eastAsia"/>
          <w:color w:val="A6A6A6" w:themeColor="background1" w:themeShade="A6"/>
          <w:rtl/>
        </w:rPr>
        <w:t>לא</w:t>
      </w:r>
      <w:r w:rsidR="00B94248" w:rsidRPr="008E7D05">
        <w:rPr>
          <w:rFonts w:cs="Times New Roman"/>
          <w:color w:val="A6A6A6" w:themeColor="background1" w:themeShade="A6"/>
          <w:rtl/>
        </w:rPr>
        <w:t xml:space="preserve"> </w:t>
      </w:r>
      <w:r w:rsidR="00B94248" w:rsidRPr="008E7D05">
        <w:rPr>
          <w:rFonts w:cs="Times New Roman" w:hint="eastAsia"/>
          <w:color w:val="A6A6A6" w:themeColor="background1" w:themeShade="A6"/>
          <w:rtl/>
        </w:rPr>
        <w:t>נהג</w:t>
      </w:r>
      <w:r w:rsidR="00B94248" w:rsidRPr="008E7D05">
        <w:rPr>
          <w:rFonts w:cs="Times New Roman"/>
          <w:color w:val="A6A6A6" w:themeColor="background1" w:themeShade="A6"/>
          <w:rtl/>
        </w:rPr>
        <w:t xml:space="preserve"> </w:t>
      </w:r>
      <w:r w:rsidR="00B94248" w:rsidRPr="008E7D05">
        <w:rPr>
          <w:rFonts w:cs="Times New Roman" w:hint="eastAsia"/>
          <w:color w:val="A6A6A6" w:themeColor="background1" w:themeShade="A6"/>
          <w:rtl/>
        </w:rPr>
        <w:t>באלימות</w:t>
      </w:r>
      <w:r w:rsidR="00B94248" w:rsidRPr="008E7D05">
        <w:rPr>
          <w:rFonts w:cs="Times New Roman"/>
          <w:color w:val="A6A6A6" w:themeColor="background1" w:themeShade="A6"/>
          <w:rtl/>
        </w:rPr>
        <w:t xml:space="preserve"> </w:t>
      </w:r>
      <w:r w:rsidR="00B94248" w:rsidRPr="008E7D05">
        <w:rPr>
          <w:rFonts w:cs="Times New Roman" w:hint="eastAsia"/>
          <w:color w:val="A6A6A6" w:themeColor="background1" w:themeShade="A6"/>
          <w:rtl/>
        </w:rPr>
        <w:t>ללא</w:t>
      </w:r>
      <w:r w:rsidR="00B94248" w:rsidRPr="008E7D05">
        <w:rPr>
          <w:rFonts w:cs="Times New Roman"/>
          <w:color w:val="A6A6A6" w:themeColor="background1" w:themeShade="A6"/>
          <w:rtl/>
        </w:rPr>
        <w:t xml:space="preserve"> </w:t>
      </w:r>
      <w:r w:rsidR="00B94248" w:rsidRPr="008E7D05">
        <w:rPr>
          <w:rFonts w:cs="Times New Roman" w:hint="eastAsia"/>
          <w:color w:val="A6A6A6" w:themeColor="background1" w:themeShade="A6"/>
          <w:rtl/>
        </w:rPr>
        <w:t>פרובוקציה</w:t>
      </w:r>
      <w:r w:rsidR="00B94248" w:rsidRPr="008E7D05">
        <w:rPr>
          <w:rFonts w:cs="Times New Roman"/>
          <w:color w:val="A6A6A6" w:themeColor="background1" w:themeShade="A6"/>
          <w:rtl/>
        </w:rPr>
        <w:t xml:space="preserve">, </w:t>
      </w:r>
      <w:r w:rsidR="00B94248" w:rsidRPr="008E7D05">
        <w:rPr>
          <w:rFonts w:cs="Times New Roman" w:hint="eastAsia"/>
          <w:color w:val="A6A6A6" w:themeColor="background1" w:themeShade="A6"/>
          <w:rtl/>
        </w:rPr>
        <w:t>כל</w:t>
      </w:r>
      <w:r w:rsidR="00B94248" w:rsidRPr="008E7D05">
        <w:rPr>
          <w:rFonts w:cs="Times New Roman"/>
          <w:color w:val="A6A6A6" w:themeColor="background1" w:themeShade="A6"/>
          <w:rtl/>
        </w:rPr>
        <w:t xml:space="preserve"> </w:t>
      </w:r>
      <w:r w:rsidR="00B94248" w:rsidRPr="008E7D05">
        <w:rPr>
          <w:rFonts w:cs="Times New Roman" w:hint="eastAsia"/>
          <w:color w:val="A6A6A6" w:themeColor="background1" w:themeShade="A6"/>
          <w:rtl/>
        </w:rPr>
        <w:t>פגיעה</w:t>
      </w:r>
      <w:r w:rsidR="00B94248" w:rsidRPr="008E7D05">
        <w:rPr>
          <w:rFonts w:cs="Times New Roman"/>
          <w:color w:val="A6A6A6" w:themeColor="background1" w:themeShade="A6"/>
          <w:rtl/>
        </w:rPr>
        <w:t xml:space="preserve"> </w:t>
      </w:r>
      <w:r w:rsidR="00B94248" w:rsidRPr="008E7D05">
        <w:rPr>
          <w:rFonts w:cs="Times New Roman" w:hint="eastAsia"/>
          <w:color w:val="A6A6A6" w:themeColor="background1" w:themeShade="A6"/>
          <w:rtl/>
        </w:rPr>
        <w:t>ניתן</w:t>
      </w:r>
      <w:r w:rsidR="00B94248" w:rsidRPr="008E7D05">
        <w:rPr>
          <w:rFonts w:cs="Times New Roman"/>
          <w:color w:val="A6A6A6" w:themeColor="background1" w:themeShade="A6"/>
          <w:rtl/>
        </w:rPr>
        <w:t xml:space="preserve"> </w:t>
      </w:r>
      <w:r w:rsidR="00B94248" w:rsidRPr="008E7D05">
        <w:rPr>
          <w:rFonts w:cs="Times New Roman" w:hint="eastAsia"/>
          <w:color w:val="A6A6A6" w:themeColor="background1" w:themeShade="A6"/>
          <w:rtl/>
        </w:rPr>
        <w:t>היה</w:t>
      </w:r>
      <w:r w:rsidR="00B94248" w:rsidRPr="008E7D05">
        <w:rPr>
          <w:rFonts w:cs="Times New Roman"/>
          <w:color w:val="A6A6A6" w:themeColor="background1" w:themeShade="A6"/>
          <w:rtl/>
        </w:rPr>
        <w:t xml:space="preserve"> </w:t>
      </w:r>
      <w:r w:rsidR="00B94248" w:rsidRPr="008E7D05">
        <w:rPr>
          <w:rFonts w:cs="Times New Roman" w:hint="eastAsia"/>
          <w:color w:val="A6A6A6" w:themeColor="background1" w:themeShade="A6"/>
          <w:rtl/>
        </w:rPr>
        <w:t>להסביר</w:t>
      </w:r>
      <w:r w:rsidR="00B94248" w:rsidRPr="008E7D05">
        <w:rPr>
          <w:rFonts w:cs="Times New Roman"/>
          <w:color w:val="A6A6A6" w:themeColor="background1" w:themeShade="A6"/>
          <w:rtl/>
        </w:rPr>
        <w:t xml:space="preserve"> </w:t>
      </w:r>
      <w:r w:rsidR="00B94248" w:rsidRPr="008E7D05">
        <w:rPr>
          <w:rFonts w:cs="Times New Roman" w:hint="eastAsia"/>
          <w:color w:val="A6A6A6" w:themeColor="background1" w:themeShade="A6"/>
          <w:rtl/>
        </w:rPr>
        <w:t>בתור</w:t>
      </w:r>
      <w:r w:rsidR="00B94248" w:rsidRPr="008E7D05">
        <w:rPr>
          <w:rFonts w:cs="Times New Roman"/>
          <w:color w:val="A6A6A6" w:themeColor="background1" w:themeShade="A6"/>
          <w:rtl/>
        </w:rPr>
        <w:t xml:space="preserve"> </w:t>
      </w:r>
      <w:r w:rsidR="00B94248" w:rsidRPr="008E7D05">
        <w:rPr>
          <w:rFonts w:cs="Times New Roman" w:hint="eastAsia"/>
          <w:color w:val="A6A6A6" w:themeColor="background1" w:themeShade="A6"/>
          <w:rtl/>
        </w:rPr>
        <w:t>בעיטה</w:t>
      </w:r>
      <w:r w:rsidR="00B94248" w:rsidRPr="008E7D05">
        <w:rPr>
          <w:rFonts w:cs="Times New Roman"/>
          <w:color w:val="A6A6A6" w:themeColor="background1" w:themeShade="A6"/>
          <w:rtl/>
        </w:rPr>
        <w:t xml:space="preserve"> </w:t>
      </w:r>
      <w:r w:rsidR="00B94248" w:rsidRPr="008E7D05">
        <w:rPr>
          <w:rFonts w:cs="Times New Roman" w:hint="eastAsia"/>
          <w:color w:val="A6A6A6" w:themeColor="background1" w:themeShade="A6"/>
          <w:rtl/>
        </w:rPr>
        <w:t>חזקה</w:t>
      </w:r>
      <w:r w:rsidR="00B94248" w:rsidRPr="008E7D05">
        <w:rPr>
          <w:rFonts w:cs="Times New Roman"/>
          <w:color w:val="A6A6A6" w:themeColor="background1" w:themeShade="A6"/>
          <w:rtl/>
        </w:rPr>
        <w:t xml:space="preserve"> </w:t>
      </w:r>
      <w:r w:rsidR="00B94248" w:rsidRPr="008E7D05">
        <w:rPr>
          <w:rFonts w:cs="Times New Roman" w:hint="eastAsia"/>
          <w:color w:val="A6A6A6" w:themeColor="background1" w:themeShade="A6"/>
          <w:rtl/>
        </w:rPr>
        <w:t>מדי</w:t>
      </w:r>
      <w:r w:rsidR="00B94248" w:rsidRPr="008E7D05">
        <w:rPr>
          <w:rFonts w:cs="Times New Roman"/>
          <w:color w:val="A6A6A6" w:themeColor="background1" w:themeShade="A6"/>
          <w:rtl/>
        </w:rPr>
        <w:t xml:space="preserve">, </w:t>
      </w:r>
      <w:r w:rsidR="00B94248" w:rsidRPr="008E7D05">
        <w:rPr>
          <w:rFonts w:cs="Times New Roman" w:hint="eastAsia"/>
          <w:color w:val="A6A6A6" w:themeColor="background1" w:themeShade="A6"/>
          <w:rtl/>
        </w:rPr>
        <w:t>התפרצות</w:t>
      </w:r>
      <w:r w:rsidR="00B94248" w:rsidRPr="008E7D05">
        <w:rPr>
          <w:rFonts w:cs="Times New Roman"/>
          <w:color w:val="A6A6A6" w:themeColor="background1" w:themeShade="A6"/>
          <w:rtl/>
        </w:rPr>
        <w:t xml:space="preserve"> </w:t>
      </w:r>
      <w:r w:rsidR="00B94248" w:rsidRPr="008E7D05">
        <w:rPr>
          <w:rFonts w:cs="Times New Roman" w:hint="eastAsia"/>
          <w:color w:val="A6A6A6" w:themeColor="background1" w:themeShade="A6"/>
          <w:rtl/>
        </w:rPr>
        <w:t>בלתי</w:t>
      </w:r>
      <w:r w:rsidR="00B94248" w:rsidRPr="008E7D05">
        <w:rPr>
          <w:rFonts w:cs="Times New Roman"/>
          <w:color w:val="A6A6A6" w:themeColor="background1" w:themeShade="A6"/>
          <w:rtl/>
        </w:rPr>
        <w:t xml:space="preserve">-צפויה </w:t>
      </w:r>
      <w:r w:rsidR="00B94248" w:rsidRPr="008E7D05">
        <w:rPr>
          <w:rFonts w:cs="Times New Roman" w:hint="eastAsia"/>
          <w:color w:val="A6A6A6" w:themeColor="background1" w:themeShade="A6"/>
          <w:rtl/>
        </w:rPr>
        <w:t>וכיוצא</w:t>
      </w:r>
      <w:r w:rsidR="00B94248" w:rsidRPr="008E7D05">
        <w:rPr>
          <w:rFonts w:cs="Times New Roman"/>
          <w:color w:val="A6A6A6" w:themeColor="background1" w:themeShade="A6"/>
          <w:rtl/>
        </w:rPr>
        <w:t xml:space="preserve"> </w:t>
      </w:r>
      <w:r w:rsidR="00B94248" w:rsidRPr="008E7D05">
        <w:rPr>
          <w:rFonts w:cs="Times New Roman" w:hint="eastAsia"/>
          <w:color w:val="A6A6A6" w:themeColor="background1" w:themeShade="A6"/>
          <w:rtl/>
        </w:rPr>
        <w:t>באלה</w:t>
      </w:r>
      <w:r w:rsidR="00B94248" w:rsidRPr="008E7D05">
        <w:rPr>
          <w:rFonts w:cs="Times New Roman"/>
          <w:color w:val="A6A6A6" w:themeColor="background1" w:themeShade="A6"/>
          <w:rtl/>
        </w:rPr>
        <w:t>.</w:t>
      </w:r>
      <w:r w:rsidR="00396A7E" w:rsidRPr="008E7D05">
        <w:rPr>
          <w:rFonts w:cs="Times New Roman"/>
          <w:color w:val="A6A6A6" w:themeColor="background1" w:themeShade="A6"/>
          <w:rtl/>
        </w:rPr>
        <w:t>]</w:t>
      </w:r>
      <w:r w:rsidR="00B94248" w:rsidRPr="008E7D05">
        <w:rPr>
          <w:rFonts w:cs="Times New Roman"/>
          <w:color w:val="A6A6A6" w:themeColor="background1" w:themeShade="A6"/>
          <w:rtl/>
        </w:rPr>
        <w:t xml:space="preserve"> </w:t>
      </w:r>
    </w:p>
    <w:p w14:paraId="0651549B" w14:textId="2E06B1AE" w:rsidR="007851D1" w:rsidRPr="008E7D05" w:rsidRDefault="00A723EB" w:rsidP="007851D1">
      <w:pPr>
        <w:rPr>
          <w:rFonts w:cs="Times New Roman"/>
          <w:color w:val="A6A6A6" w:themeColor="background1" w:themeShade="A6"/>
          <w:rtl/>
        </w:rPr>
      </w:pPr>
      <w:r w:rsidRPr="008E7D05">
        <w:rPr>
          <w:rFonts w:cs="Times New Roman" w:hint="cs"/>
          <w:color w:val="A6A6A6" w:themeColor="background1" w:themeShade="A6"/>
          <w:rtl/>
        </w:rPr>
        <w:t>[</w:t>
      </w:r>
      <w:r w:rsidR="00396A7E" w:rsidRPr="008E7D05">
        <w:rPr>
          <w:rFonts w:cs="Times New Roman" w:hint="eastAsia"/>
          <w:color w:val="A6A6A6" w:themeColor="background1" w:themeShade="A6"/>
          <w:rtl/>
        </w:rPr>
        <w:t>זעם</w:t>
      </w:r>
      <w:r w:rsidR="00396A7E" w:rsidRPr="008E7D05">
        <w:rPr>
          <w:rFonts w:cs="Times New Roman"/>
          <w:color w:val="A6A6A6" w:themeColor="background1" w:themeShade="A6"/>
          <w:rtl/>
        </w:rPr>
        <w:t xml:space="preserve"> כבוש ביעבע בתוכו, הוא </w:t>
      </w:r>
      <w:r w:rsidR="007013DF" w:rsidRPr="008E7D05">
        <w:rPr>
          <w:rFonts w:cs="Times New Roman" w:hint="eastAsia"/>
          <w:color w:val="A6A6A6" w:themeColor="background1" w:themeShade="A6"/>
          <w:rtl/>
        </w:rPr>
        <w:t>סרב</w:t>
      </w:r>
      <w:r w:rsidR="007013DF" w:rsidRPr="008E7D05">
        <w:rPr>
          <w:rFonts w:cs="Times New Roman"/>
          <w:color w:val="A6A6A6" w:themeColor="background1" w:themeShade="A6"/>
          <w:rtl/>
        </w:rPr>
        <w:t xml:space="preserve"> לדוש להתפלמס בפרשה, </w:t>
      </w:r>
      <w:r w:rsidR="007013DF" w:rsidRPr="008E7D05">
        <w:rPr>
          <w:rFonts w:cs="Times New Roman" w:hint="eastAsia"/>
          <w:color w:val="A6A6A6" w:themeColor="background1" w:themeShade="A6"/>
          <w:rtl/>
        </w:rPr>
        <w:t>חוץ</w:t>
      </w:r>
      <w:r w:rsidR="007013DF" w:rsidRPr="008E7D05">
        <w:rPr>
          <w:rFonts w:cs="Times New Roman"/>
          <w:color w:val="A6A6A6" w:themeColor="background1" w:themeShade="A6"/>
          <w:rtl/>
        </w:rPr>
        <w:t xml:space="preserve"> </w:t>
      </w:r>
      <w:r w:rsidR="007013DF" w:rsidRPr="008E7D05">
        <w:rPr>
          <w:rFonts w:cs="Times New Roman" w:hint="eastAsia"/>
          <w:color w:val="A6A6A6" w:themeColor="background1" w:themeShade="A6"/>
          <w:rtl/>
        </w:rPr>
        <w:t>מאשר</w:t>
      </w:r>
      <w:r w:rsidR="007013DF" w:rsidRPr="008E7D05">
        <w:rPr>
          <w:rFonts w:cs="Times New Roman"/>
          <w:color w:val="A6A6A6" w:themeColor="background1" w:themeShade="A6"/>
          <w:rtl/>
        </w:rPr>
        <w:t xml:space="preserve"> </w:t>
      </w:r>
      <w:r w:rsidR="007013DF" w:rsidRPr="008E7D05">
        <w:rPr>
          <w:rFonts w:cs="Times New Roman" w:hint="eastAsia"/>
          <w:color w:val="A6A6A6" w:themeColor="background1" w:themeShade="A6"/>
          <w:rtl/>
        </w:rPr>
        <w:t>לתמוה</w:t>
      </w:r>
      <w:r w:rsidR="007013DF" w:rsidRPr="008E7D05">
        <w:rPr>
          <w:rFonts w:cs="Times New Roman"/>
          <w:color w:val="A6A6A6" w:themeColor="background1" w:themeShade="A6"/>
          <w:rtl/>
        </w:rPr>
        <w:t xml:space="preserve"> </w:t>
      </w:r>
      <w:r w:rsidR="007013DF" w:rsidRPr="008E7D05">
        <w:rPr>
          <w:rFonts w:cs="Times New Roman" w:hint="eastAsia"/>
          <w:color w:val="A6A6A6" w:themeColor="background1" w:themeShade="A6"/>
          <w:rtl/>
        </w:rPr>
        <w:t>בעוינות</w:t>
      </w:r>
      <w:r w:rsidR="007013DF" w:rsidRPr="008E7D05">
        <w:rPr>
          <w:rFonts w:cs="Times New Roman"/>
          <w:color w:val="A6A6A6" w:themeColor="background1" w:themeShade="A6"/>
          <w:rtl/>
        </w:rPr>
        <w:t>,</w:t>
      </w:r>
      <w:r w:rsidR="00BD20F0" w:rsidRPr="008E7D05">
        <w:rPr>
          <w:rFonts w:cs="Times New Roman" w:hint="cs"/>
          <w:color w:val="A6A6A6" w:themeColor="background1" w:themeShade="A6"/>
          <w:rtl/>
        </w:rPr>
        <w:t xml:space="preserve"> </w:t>
      </w:r>
      <w:r w:rsidR="007851D1" w:rsidRPr="008E7D05">
        <w:rPr>
          <w:rFonts w:cs="Times New Roman"/>
          <w:color w:val="A6A6A6" w:themeColor="background1" w:themeShade="A6"/>
          <w:rtl/>
        </w:rPr>
        <w:t>להתלונן עליו כשהגן על עצמו נגד סכין בידיים ריקות?</w:t>
      </w:r>
      <w:r w:rsidRPr="008E7D05">
        <w:rPr>
          <w:rFonts w:cs="Times New Roman" w:hint="cs"/>
          <w:color w:val="A6A6A6" w:themeColor="background1" w:themeShade="A6"/>
          <w:rtl/>
        </w:rPr>
        <w:t>]</w:t>
      </w:r>
    </w:p>
    <w:p w14:paraId="2CDC6A0E" w14:textId="02317708" w:rsidR="00BD20F0" w:rsidRDefault="007851D1" w:rsidP="007851D1">
      <w:pPr>
        <w:rPr>
          <w:rFonts w:cs="Times New Roman"/>
          <w:rtl/>
        </w:rPr>
      </w:pPr>
      <w:r w:rsidRPr="007851D1">
        <w:rPr>
          <w:rFonts w:cs="Times New Roman"/>
          <w:rtl/>
        </w:rPr>
        <w:t xml:space="preserve">ובכן, </w:t>
      </w:r>
      <w:r w:rsidR="00A723EB" w:rsidRPr="00A723EB">
        <w:rPr>
          <w:rFonts w:cs="Times New Roman"/>
          <w:rtl/>
        </w:rPr>
        <w:t>ייתכן שכל זה נכון</w:t>
      </w:r>
      <w:r w:rsidR="008E7D05">
        <w:rPr>
          <w:rFonts w:cs="Times New Roman" w:hint="cs"/>
          <w:rtl/>
        </w:rPr>
        <w:t>,</w:t>
      </w:r>
      <w:r w:rsidR="00A723EB" w:rsidRPr="00A723EB">
        <w:rPr>
          <w:rFonts w:cs="Times New Roman"/>
          <w:rtl/>
        </w:rPr>
        <w:t xml:space="preserve"> ובכל זאת</w:t>
      </w:r>
      <w:r w:rsidRPr="007851D1">
        <w:rPr>
          <w:rFonts w:cs="Times New Roman"/>
          <w:rtl/>
        </w:rPr>
        <w:t xml:space="preserve"> אלכס כנראה הרס </w:t>
      </w:r>
      <w:r w:rsidR="00A723EB">
        <w:rPr>
          <w:rFonts w:cs="Times New Roman" w:hint="cs"/>
          <w:rtl/>
        </w:rPr>
        <w:t>ל</w:t>
      </w:r>
      <w:r w:rsidR="00A723EB" w:rsidRPr="00A723EB">
        <w:rPr>
          <w:rFonts w:cs="Times New Roman"/>
          <w:rtl/>
        </w:rPr>
        <w:t>תלמיד</w:t>
      </w:r>
      <w:r w:rsidR="00A723EB">
        <w:rPr>
          <w:rFonts w:cs="Times New Roman" w:hint="cs"/>
          <w:rtl/>
        </w:rPr>
        <w:t xml:space="preserve"> הנפגע</w:t>
      </w:r>
      <w:r w:rsidRPr="007851D1">
        <w:rPr>
          <w:rFonts w:cs="Times New Roman"/>
          <w:rtl/>
        </w:rPr>
        <w:t xml:space="preserve"> את הסיכוי להגיע לצנחנים</w:t>
      </w:r>
      <w:r>
        <w:rPr>
          <w:rFonts w:cs="Times New Roman" w:hint="cs"/>
          <w:rtl/>
        </w:rPr>
        <w:t>.</w:t>
      </w:r>
    </w:p>
    <w:p w14:paraId="5387E9D9" w14:textId="7A8CAF64" w:rsidR="00BD54A8" w:rsidRDefault="007851D1" w:rsidP="007267B1">
      <w:pPr>
        <w:rPr>
          <w:rFonts w:cs="Times New Roman"/>
          <w:rtl/>
        </w:rPr>
      </w:pPr>
      <w:r w:rsidRPr="007851D1">
        <w:rPr>
          <w:rFonts w:cs="Times New Roman"/>
          <w:rtl/>
        </w:rPr>
        <w:t>מנימת הדיבור הסיקה א</w:t>
      </w:r>
      <w:r w:rsidR="008E7D05">
        <w:rPr>
          <w:rFonts w:cs="Times New Roman" w:hint="cs"/>
          <w:rtl/>
        </w:rPr>
        <w:t>י</w:t>
      </w:r>
      <w:r w:rsidRPr="007851D1">
        <w:rPr>
          <w:rFonts w:cs="Times New Roman"/>
          <w:rtl/>
        </w:rPr>
        <w:t xml:space="preserve">מו שזהו מעשה חמור למדי, והיא שאלה את אלכס, "מה זה צנחנים?" </w:t>
      </w:r>
    </w:p>
    <w:p w14:paraId="180259AA" w14:textId="55F34845" w:rsidR="007851D1" w:rsidRDefault="007851D1" w:rsidP="007267B1">
      <w:pPr>
        <w:rPr>
          <w:rFonts w:cs="Times New Roman"/>
          <w:rtl/>
        </w:rPr>
      </w:pPr>
      <w:r w:rsidRPr="007851D1">
        <w:rPr>
          <w:rFonts w:cs="Times New Roman"/>
          <w:rtl/>
        </w:rPr>
        <w:t xml:space="preserve">גם אלכס לא </w:t>
      </w:r>
      <w:r w:rsidR="00A723EB">
        <w:rPr>
          <w:rFonts w:cs="Times New Roman" w:hint="cs"/>
          <w:rtl/>
        </w:rPr>
        <w:t>הבין</w:t>
      </w:r>
      <w:r w:rsidRPr="007851D1">
        <w:rPr>
          <w:rFonts w:cs="Times New Roman"/>
          <w:rtl/>
        </w:rPr>
        <w:t xml:space="preserve"> את המילה ונשות החינוך לא </w:t>
      </w:r>
      <w:r w:rsidR="00A723EB">
        <w:rPr>
          <w:rFonts w:cs="Times New Roman" w:hint="cs"/>
          <w:rtl/>
        </w:rPr>
        <w:t>ידעו</w:t>
      </w:r>
      <w:r w:rsidRPr="007851D1">
        <w:rPr>
          <w:rFonts w:cs="Times New Roman"/>
          <w:rtl/>
        </w:rPr>
        <w:t xml:space="preserve"> את התרגום לאנגלית. לבסוף ציירה המחנכת צנחן על דף, והאם </w:t>
      </w:r>
      <w:r w:rsidR="00A723EB" w:rsidRPr="00A723EB">
        <w:rPr>
          <w:rFonts w:cs="Times New Roman"/>
          <w:rtl/>
        </w:rPr>
        <w:t>ב</w:t>
      </w:r>
      <w:r w:rsidR="008E7D05">
        <w:rPr>
          <w:rFonts w:cs="Times New Roman" w:hint="cs"/>
          <w:rtl/>
        </w:rPr>
        <w:t>י</w:t>
      </w:r>
      <w:r w:rsidR="00A723EB" w:rsidRPr="00A723EB">
        <w:rPr>
          <w:rFonts w:cs="Times New Roman"/>
          <w:rtl/>
        </w:rPr>
        <w:t xml:space="preserve">ררה </w:t>
      </w:r>
      <w:r w:rsidRPr="007851D1">
        <w:rPr>
          <w:rFonts w:cs="Times New Roman"/>
          <w:rtl/>
        </w:rPr>
        <w:t xml:space="preserve">– "התלמיד רוצה להיות כזה צנחנים ואלכס הרס?" </w:t>
      </w:r>
    </w:p>
    <w:p w14:paraId="13AF2B61" w14:textId="3688494F" w:rsidR="00BD54A8" w:rsidRDefault="00BD54A8" w:rsidP="00BD54A8">
      <w:pPr>
        <w:rPr>
          <w:rFonts w:cs="Times New Roman"/>
          <w:rtl/>
        </w:rPr>
      </w:pPr>
      <w:r w:rsidRPr="00BD54A8">
        <w:rPr>
          <w:rFonts w:cs="Times New Roman"/>
          <w:rtl/>
        </w:rPr>
        <w:t>אלכס ניסה ל</w:t>
      </w:r>
      <w:r w:rsidR="00966041">
        <w:rPr>
          <w:rFonts w:cs="Times New Roman" w:hint="cs"/>
          <w:rtl/>
        </w:rPr>
        <w:t>ו</w:t>
      </w:r>
      <w:r w:rsidRPr="00BD54A8">
        <w:rPr>
          <w:rFonts w:cs="Times New Roman"/>
          <w:rtl/>
        </w:rPr>
        <w:t xml:space="preserve">מר [לא הבין למה הן נרעשות מכך שהרס לו ספורט של צניחה </w:t>
      </w:r>
      <w:r w:rsidR="00FE2992">
        <w:rPr>
          <w:rFonts w:cs="Times New Roman"/>
          <w:rtl/>
        </w:rPr>
        <w:t>חופשי</w:t>
      </w:r>
      <w:r w:rsidRPr="00BD54A8">
        <w:rPr>
          <w:rFonts w:cs="Times New Roman"/>
          <w:rtl/>
        </w:rPr>
        <w:t>ת, אולי התקבל לנבחרת הנוער של מועדון צניחה כלשהו, גם אם היה מעורב בכך מחנה-קיץ קשוח במיוחד,] ש</w:t>
      </w:r>
      <w:r w:rsidR="00677FBD">
        <w:rPr>
          <w:rFonts w:cs="Times New Roman" w:hint="cs"/>
          <w:rtl/>
        </w:rPr>
        <w:t xml:space="preserve">לעיתים </w:t>
      </w:r>
      <w:r w:rsidRPr="00BD54A8">
        <w:rPr>
          <w:rFonts w:cs="Times New Roman"/>
          <w:rtl/>
        </w:rPr>
        <w:t>נערים נאלצים לנטוש את ענף הספורט שהם מצטיינים בו</w:t>
      </w:r>
      <w:r w:rsidR="00966041">
        <w:rPr>
          <w:rFonts w:cs="Times New Roman" w:hint="cs"/>
          <w:rtl/>
        </w:rPr>
        <w:t>,</w:t>
      </w:r>
      <w:r w:rsidRPr="00BD54A8">
        <w:rPr>
          <w:rFonts w:cs="Times New Roman"/>
          <w:rtl/>
        </w:rPr>
        <w:t xml:space="preserve"> אבל המחנכת הסבירה – הצנחן הזה, זה לא ספורט, זה לוחם בצה"ל.</w:t>
      </w:r>
    </w:p>
    <w:p w14:paraId="20291E38" w14:textId="7947F87F" w:rsidR="007851D1" w:rsidRDefault="007851D1" w:rsidP="00BD54A8">
      <w:pPr>
        <w:rPr>
          <w:rFonts w:cs="Times New Roman"/>
          <w:rtl/>
        </w:rPr>
      </w:pPr>
      <w:r w:rsidRPr="007851D1">
        <w:rPr>
          <w:rFonts w:cs="Times New Roman"/>
          <w:rtl/>
        </w:rPr>
        <w:lastRenderedPageBreak/>
        <w:t xml:space="preserve">"כן, הנער מגיע מבית ערכי," </w:t>
      </w:r>
      <w:r w:rsidR="00BD54A8" w:rsidRPr="00BD54A8">
        <w:rPr>
          <w:rFonts w:cs="Times New Roman"/>
          <w:rtl/>
        </w:rPr>
        <w:t>המנהלת</w:t>
      </w:r>
      <w:r w:rsidRPr="007851D1">
        <w:rPr>
          <w:rFonts w:cs="Times New Roman"/>
          <w:rtl/>
        </w:rPr>
        <w:t xml:space="preserve"> ביטאה את ה'ערכי' כחנווני המהלל את מרכולתו, "משפחה מוותיקי ראשון, מוכרים</w:t>
      </w:r>
      <w:r w:rsidR="00C90C6C">
        <w:rPr>
          <w:rFonts w:cs="Times New Roman"/>
          <w:rtl/>
        </w:rPr>
        <w:t xml:space="preserve"> מאוד </w:t>
      </w:r>
      <w:r w:rsidRPr="007851D1">
        <w:rPr>
          <w:rFonts w:cs="Times New Roman"/>
          <w:rtl/>
        </w:rPr>
        <w:t>ב</w:t>
      </w:r>
      <w:r w:rsidR="00271F95">
        <w:rPr>
          <w:rFonts w:cs="Times New Roman"/>
          <w:rtl/>
        </w:rPr>
        <w:t>אזור</w:t>
      </w:r>
      <w:r w:rsidRPr="007851D1">
        <w:rPr>
          <w:rFonts w:cs="Times New Roman"/>
          <w:rtl/>
        </w:rPr>
        <w:t>, בית עם מסורת ארוכת שנים ביחידת הצנחנים," (המחנכת תיקנה אותה – חטיבה</w:t>
      </w:r>
      <w:r w:rsidR="003A1F20">
        <w:rPr>
          <w:rFonts w:cs="Times New Roman" w:hint="cs"/>
          <w:rtl/>
        </w:rPr>
        <w:t>,</w:t>
      </w:r>
      <w:r w:rsidRPr="007851D1">
        <w:rPr>
          <w:rFonts w:cs="Times New Roman"/>
          <w:rtl/>
        </w:rPr>
        <w:t>) "הדוד נפל במיתלה, הנער בעל מוטיבציה גבוהה לש</w:t>
      </w:r>
      <w:r w:rsidR="008E7D05">
        <w:rPr>
          <w:rFonts w:cs="Times New Roman" w:hint="cs"/>
          <w:rtl/>
        </w:rPr>
        <w:t>י</w:t>
      </w:r>
      <w:r w:rsidRPr="007851D1">
        <w:rPr>
          <w:rFonts w:cs="Times New Roman"/>
          <w:rtl/>
        </w:rPr>
        <w:t xml:space="preserve">רות משמעותי. </w:t>
      </w:r>
      <w:r w:rsidR="00966041" w:rsidRPr="00966041">
        <w:rPr>
          <w:rFonts w:cs="Times New Roman"/>
          <w:rtl/>
        </w:rPr>
        <w:t>התלמיד אלכסנדר הופמן</w:t>
      </w:r>
      <w:r w:rsidRPr="007851D1">
        <w:rPr>
          <w:rFonts w:cs="Times New Roman"/>
          <w:rtl/>
        </w:rPr>
        <w:t xml:space="preserve"> (</w:t>
      </w:r>
      <w:r w:rsidR="00BD54A8" w:rsidRPr="00BD54A8">
        <w:rPr>
          <w:rFonts w:cs="Times New Roman"/>
          <w:rtl/>
        </w:rPr>
        <w:t>שהינו נטול מסורת, אינו ערכי,</w:t>
      </w:r>
      <w:r w:rsidRPr="007851D1">
        <w:rPr>
          <w:rFonts w:cs="Times New Roman"/>
          <w:rtl/>
        </w:rPr>
        <w:t xml:space="preserve"> ובוודאי שלא מוותיקי) בא ושבר לו את הברך, כרגע ממתינים לראות איך ישתקם לאחר הניתוח השני."</w:t>
      </w:r>
    </w:p>
    <w:p w14:paraId="2ECF71A5" w14:textId="688C8915" w:rsidR="007851D1" w:rsidRPr="007851D1" w:rsidRDefault="007851D1" w:rsidP="007851D1">
      <w:pPr>
        <w:rPr>
          <w:rFonts w:cs="Times New Roman"/>
          <w:rtl/>
        </w:rPr>
      </w:pPr>
      <w:r w:rsidRPr="007851D1">
        <w:rPr>
          <w:rFonts w:cs="Times New Roman"/>
          <w:rtl/>
        </w:rPr>
        <w:t>אבל אלכס נעץ מבט</w:t>
      </w:r>
      <w:r w:rsidR="00677FBD">
        <w:rPr>
          <w:rFonts w:cs="Times New Roman" w:hint="cs"/>
          <w:rtl/>
        </w:rPr>
        <w:t>ו</w:t>
      </w:r>
      <w:r w:rsidRPr="007851D1">
        <w:rPr>
          <w:rFonts w:cs="Times New Roman"/>
          <w:rtl/>
        </w:rPr>
        <w:t xml:space="preserve"> ברישום הסכמטי של איש</w:t>
      </w:r>
      <w:r w:rsidR="008E7D05">
        <w:rPr>
          <w:rFonts w:cs="Times New Roman" w:hint="cs"/>
          <w:rtl/>
        </w:rPr>
        <w:t xml:space="preserve"> </w:t>
      </w:r>
      <w:r w:rsidRPr="007851D1">
        <w:rPr>
          <w:rFonts w:cs="Times New Roman"/>
          <w:rtl/>
        </w:rPr>
        <w:t xml:space="preserve">המקלות האוחז במיתרי המצנח וחשב, חטיבת </w:t>
      </w:r>
      <w:r w:rsidR="00D16DD7">
        <w:rPr>
          <w:rFonts w:cs="Times New Roman" w:hint="cs"/>
          <w:rtl/>
        </w:rPr>
        <w:t>ה</w:t>
      </w:r>
      <w:r w:rsidRPr="007851D1">
        <w:rPr>
          <w:rFonts w:cs="Times New Roman"/>
          <w:rtl/>
        </w:rPr>
        <w:t xml:space="preserve">צנחנים, ולראשונה מאז שהגיע לישראל ראה במקום תהום – עתיד. </w:t>
      </w:r>
      <w:r w:rsidR="00BD54A8" w:rsidRPr="00BD54A8">
        <w:rPr>
          <w:rFonts w:cs="Times New Roman"/>
          <w:rtl/>
        </w:rPr>
        <w:t>"החטיבה הזאת, הם נלחמים באויבים? גם נגד ס</w:t>
      </w:r>
      <w:r w:rsidR="006C71F5">
        <w:rPr>
          <w:rFonts w:cs="Times New Roman" w:hint="cs"/>
          <w:rtl/>
        </w:rPr>
        <w:t>ִי</w:t>
      </w:r>
      <w:r w:rsidR="00BD54A8" w:rsidRPr="00BD54A8">
        <w:rPr>
          <w:rFonts w:cs="Times New Roman"/>
          <w:rtl/>
        </w:rPr>
        <w:t>ריה?"</w:t>
      </w:r>
    </w:p>
    <w:p w14:paraId="093FBE1B" w14:textId="5B1E0F2D" w:rsidR="00BD54A8" w:rsidRPr="00BD54A8" w:rsidRDefault="00BD54A8" w:rsidP="00BD54A8">
      <w:pPr>
        <w:rPr>
          <w:rFonts w:cs="Times New Roman"/>
          <w:rtl/>
        </w:rPr>
      </w:pPr>
      <w:r w:rsidRPr="00BD54A8">
        <w:rPr>
          <w:rFonts w:cs="Times New Roman"/>
          <w:rtl/>
        </w:rPr>
        <w:t xml:space="preserve">"כן," ענתה העובדת הסוציאלית. כבר מזמן הפסיקה להיות מופתעת משאלות תלמידים </w:t>
      </w:r>
      <w:bookmarkStart w:id="363" w:name="_Hlk10979426"/>
      <w:r w:rsidRPr="00BD54A8">
        <w:rPr>
          <w:rFonts w:cs="Times New Roman"/>
          <w:rtl/>
        </w:rPr>
        <w:t xml:space="preserve">במעמד </w:t>
      </w:r>
      <w:r w:rsidR="008366E6">
        <w:rPr>
          <w:rFonts w:cs="Times New Roman" w:hint="cs"/>
          <w:rtl/>
        </w:rPr>
        <w:t>שכזה</w:t>
      </w:r>
      <w:bookmarkEnd w:id="363"/>
      <w:r w:rsidR="008366E6">
        <w:rPr>
          <w:rFonts w:cs="Times New Roman" w:hint="cs"/>
          <w:rtl/>
        </w:rPr>
        <w:t xml:space="preserve"> [</w:t>
      </w:r>
      <w:r w:rsidR="008366E6" w:rsidRPr="008366E6">
        <w:rPr>
          <w:rFonts w:cs="Times New Roman"/>
          <w:rtl/>
        </w:rPr>
        <w:t xml:space="preserve">בהמצאם במעמד </w:t>
      </w:r>
      <w:r w:rsidRPr="00BD54A8">
        <w:rPr>
          <w:rFonts w:cs="Times New Roman"/>
          <w:rtl/>
        </w:rPr>
        <w:t>החמור של פגישת התערבות של הצוות הטיפולי</w:t>
      </w:r>
      <w:r w:rsidR="008366E6">
        <w:rPr>
          <w:rFonts w:cs="Times New Roman" w:hint="cs"/>
          <w:rtl/>
        </w:rPr>
        <w:t>]</w:t>
      </w:r>
      <w:r w:rsidRPr="00BD54A8">
        <w:rPr>
          <w:rFonts w:cs="Times New Roman"/>
          <w:rtl/>
        </w:rPr>
        <w:t>, "גם נגד סוריה, כשצריך. אבל ברשותך נחזור לענייננו, איך פותרים את סוגיית עתידך במוסד חינוכי זה."</w:t>
      </w:r>
    </w:p>
    <w:p w14:paraId="657470C9" w14:textId="72398F91" w:rsidR="007851D1" w:rsidRDefault="00BD54A8" w:rsidP="00282281">
      <w:pPr>
        <w:rPr>
          <w:rFonts w:cs="Times New Roman"/>
          <w:rtl/>
        </w:rPr>
      </w:pPr>
      <w:r w:rsidRPr="00BD54A8">
        <w:rPr>
          <w:rFonts w:cs="Times New Roman"/>
          <w:rtl/>
        </w:rPr>
        <w:t xml:space="preserve">אחת </w:t>
      </w:r>
      <w:r w:rsidR="001C5A04">
        <w:rPr>
          <w:rFonts w:cs="Times New Roman"/>
          <w:rtl/>
        </w:rPr>
        <w:t>הייתה</w:t>
      </w:r>
      <w:r w:rsidRPr="00BD54A8">
        <w:rPr>
          <w:rFonts w:cs="Times New Roman"/>
          <w:rtl/>
        </w:rPr>
        <w:t xml:space="preserve"> לו </w:t>
      </w:r>
      <w:r w:rsidR="008E7D05">
        <w:rPr>
          <w:rFonts w:cs="Times New Roman" w:hint="cs"/>
          <w:rtl/>
        </w:rPr>
        <w:t>ל</w:t>
      </w:r>
      <w:r w:rsidR="008E7D05" w:rsidRPr="00BD54A8">
        <w:rPr>
          <w:rFonts w:cs="Times New Roman"/>
          <w:rtl/>
        </w:rPr>
        <w:t xml:space="preserve">אלכס </w:t>
      </w:r>
      <w:r w:rsidRPr="00BD54A8">
        <w:rPr>
          <w:rFonts w:cs="Times New Roman"/>
          <w:rtl/>
        </w:rPr>
        <w:t>מה תהיה אחריתו</w:t>
      </w:r>
      <w:r w:rsidR="007851D1" w:rsidRPr="007851D1">
        <w:rPr>
          <w:rFonts w:cs="Times New Roman"/>
          <w:rtl/>
        </w:rPr>
        <w:t xml:space="preserve"> – במקרה הגרוע ייזרק מ</w:t>
      </w:r>
      <w:r w:rsidR="002E35AE">
        <w:rPr>
          <w:rFonts w:cs="Times New Roman"/>
          <w:rtl/>
        </w:rPr>
        <w:t>בית-ספר</w:t>
      </w:r>
      <w:r w:rsidR="007851D1" w:rsidRPr="007851D1">
        <w:rPr>
          <w:rFonts w:cs="Times New Roman"/>
          <w:rtl/>
        </w:rPr>
        <w:t xml:space="preserve"> זה, וללא ספק אף מבית-הספר הבא, ואחריו לפי התור מכל </w:t>
      </w:r>
      <w:r w:rsidR="003A1F20">
        <w:rPr>
          <w:rFonts w:cs="Times New Roman" w:hint="cs"/>
          <w:rtl/>
        </w:rPr>
        <w:t>שאר</w:t>
      </w:r>
      <w:r w:rsidR="007851D1" w:rsidRPr="007851D1">
        <w:rPr>
          <w:rFonts w:cs="Times New Roman"/>
          <w:rtl/>
        </w:rPr>
        <w:t xml:space="preserve"> בתי</w:t>
      </w:r>
      <w:r w:rsidR="008E7D05">
        <w:rPr>
          <w:rFonts w:cs="Times New Roman" w:hint="cs"/>
          <w:rtl/>
        </w:rPr>
        <w:t>-</w:t>
      </w:r>
      <w:r w:rsidR="007851D1" w:rsidRPr="007851D1">
        <w:rPr>
          <w:rFonts w:cs="Times New Roman"/>
          <w:rtl/>
        </w:rPr>
        <w:t>הספר בישראל</w:t>
      </w:r>
      <w:r w:rsidR="00A02E36">
        <w:rPr>
          <w:rFonts w:cs="Times New Roman" w:hint="cs"/>
          <w:rtl/>
        </w:rPr>
        <w:t>,</w:t>
      </w:r>
      <w:r w:rsidR="007851D1" w:rsidRPr="007851D1">
        <w:rPr>
          <w:rFonts w:cs="Times New Roman"/>
          <w:rtl/>
        </w:rPr>
        <w:t xml:space="preserve"> ולא תהיה ברירה אלא להחזירו לאנגליה. </w:t>
      </w:r>
      <w:r w:rsidR="0019513F" w:rsidRPr="0019513F">
        <w:rPr>
          <w:rFonts w:cs="Times New Roman"/>
          <w:rtl/>
        </w:rPr>
        <w:t>בתחילה חשב ש</w:t>
      </w:r>
      <w:r w:rsidR="007851D1" w:rsidRPr="007851D1">
        <w:rPr>
          <w:rFonts w:cs="Times New Roman"/>
          <w:rtl/>
        </w:rPr>
        <w:t>זע ב</w:t>
      </w:r>
      <w:r w:rsidR="000965A1">
        <w:rPr>
          <w:rFonts w:cs="Times New Roman"/>
          <w:rtl/>
        </w:rPr>
        <w:t>כיסא</w:t>
      </w:r>
      <w:r w:rsidR="007851D1" w:rsidRPr="007851D1">
        <w:rPr>
          <w:rFonts w:cs="Times New Roman"/>
          <w:rtl/>
        </w:rPr>
        <w:t>ו בחוסר נוחות</w:t>
      </w:r>
      <w:r w:rsidR="00282281">
        <w:rPr>
          <w:rFonts w:cs="Times New Roman"/>
          <w:rtl/>
        </w:rPr>
        <w:t xml:space="preserve"> </w:t>
      </w:r>
      <w:r w:rsidR="00282281" w:rsidRPr="00282281">
        <w:rPr>
          <w:rFonts w:cs="Times New Roman"/>
          <w:rtl/>
        </w:rPr>
        <w:t>– הרי שייחס זאת</w:t>
      </w:r>
      <w:r w:rsidR="007851D1" w:rsidRPr="007851D1">
        <w:rPr>
          <w:rFonts w:cs="Times New Roman"/>
          <w:rtl/>
        </w:rPr>
        <w:t xml:space="preserve"> רק למצוקת</w:t>
      </w:r>
      <w:r w:rsidR="00282281">
        <w:rPr>
          <w:rFonts w:cs="Times New Roman" w:hint="cs"/>
          <w:rtl/>
        </w:rPr>
        <w:t>ה של</w:t>
      </w:r>
      <w:r w:rsidR="007851D1" w:rsidRPr="007851D1">
        <w:rPr>
          <w:rFonts w:cs="Times New Roman"/>
          <w:rtl/>
        </w:rPr>
        <w:t xml:space="preserve"> אימו, שהיה מורגל לראותה תמיד בשליטה, ונחמץ בו ליבו על שבעטיו נקלעה לסיטואציה ש</w:t>
      </w:r>
      <w:r w:rsidR="001C5A04">
        <w:rPr>
          <w:rFonts w:cs="Times New Roman"/>
          <w:rtl/>
        </w:rPr>
        <w:t>הייתה</w:t>
      </w:r>
      <w:r w:rsidR="007851D1" w:rsidRPr="007851D1">
        <w:rPr>
          <w:rFonts w:cs="Times New Roman"/>
          <w:rtl/>
        </w:rPr>
        <w:t xml:space="preserve"> מעבר להבנתה. </w:t>
      </w:r>
      <w:r w:rsidR="00A02E36">
        <w:rPr>
          <w:rFonts w:cs="Times New Roman" w:hint="cs"/>
          <w:rtl/>
        </w:rPr>
        <w:t>[</w:t>
      </w:r>
      <w:r w:rsidR="007851D1" w:rsidRPr="007851D1">
        <w:rPr>
          <w:rFonts w:cs="Times New Roman"/>
          <w:rtl/>
        </w:rPr>
        <w:t>אבל כשההבנה ירדה עליה וכעסה החל לגאות ב</w:t>
      </w:r>
      <w:r w:rsidR="009F130B">
        <w:rPr>
          <w:rFonts w:cs="Times New Roman"/>
          <w:rtl/>
        </w:rPr>
        <w:t>קרבה</w:t>
      </w:r>
      <w:r w:rsidR="007851D1" w:rsidRPr="007851D1">
        <w:rPr>
          <w:rFonts w:cs="Times New Roman"/>
          <w:rtl/>
        </w:rPr>
        <w:t>, הוא נשמר שלא לחוש הקלה – כי</w:t>
      </w:r>
      <w:r w:rsidR="00A02E36">
        <w:rPr>
          <w:rFonts w:cs="Times New Roman" w:hint="cs"/>
          <w:rtl/>
        </w:rPr>
        <w:t xml:space="preserve">] </w:t>
      </w:r>
      <w:r w:rsidR="00282281">
        <w:rPr>
          <w:rFonts w:cs="Times New Roman" w:hint="cs"/>
          <w:rtl/>
        </w:rPr>
        <w:t>אבל כש</w:t>
      </w:r>
      <w:r w:rsidRPr="00BD54A8">
        <w:rPr>
          <w:rFonts w:cs="Times New Roman"/>
          <w:rtl/>
        </w:rPr>
        <w:t xml:space="preserve">גברה חרדתו </w:t>
      </w:r>
      <w:r w:rsidR="00282281" w:rsidRPr="00282281">
        <w:rPr>
          <w:rFonts w:cs="Times New Roman"/>
          <w:rtl/>
        </w:rPr>
        <w:t>לנוכח ניתוחיה של</w:t>
      </w:r>
      <w:r w:rsidRPr="00BD54A8">
        <w:rPr>
          <w:rFonts w:cs="Times New Roman"/>
          <w:rtl/>
        </w:rPr>
        <w:t xml:space="preserve"> היועצת את מעשיו</w:t>
      </w:r>
      <w:r w:rsidR="00282281" w:rsidRPr="00282281">
        <w:rPr>
          <w:rFonts w:cs="Times New Roman"/>
          <w:rtl/>
        </w:rPr>
        <w:t xml:space="preserve">, </w:t>
      </w:r>
      <w:r w:rsidR="008366E6">
        <w:rPr>
          <w:rFonts w:cs="Times New Roman" w:hint="cs"/>
          <w:rtl/>
        </w:rPr>
        <w:t>תהה אם אמנם ה</w:t>
      </w:r>
      <w:r w:rsidR="007851D1" w:rsidRPr="007851D1">
        <w:rPr>
          <w:rFonts w:cs="Times New Roman"/>
          <w:rtl/>
        </w:rPr>
        <w:t xml:space="preserve">תפרצויות הזעם שלו היו רק הצגה </w:t>
      </w:r>
      <w:r w:rsidR="00A02E36">
        <w:rPr>
          <w:rFonts w:cs="Times New Roman" w:hint="cs"/>
          <w:rtl/>
        </w:rPr>
        <w:t>עבור</w:t>
      </w:r>
      <w:r>
        <w:rPr>
          <w:rFonts w:cs="Times New Roman" w:hint="cs"/>
          <w:rtl/>
        </w:rPr>
        <w:t xml:space="preserve"> </w:t>
      </w:r>
      <w:r w:rsidR="001C5A04">
        <w:rPr>
          <w:rFonts w:cs="Times New Roman" w:hint="cs"/>
          <w:rtl/>
        </w:rPr>
        <w:t>אימא</w:t>
      </w:r>
      <w:r w:rsidR="007851D1" w:rsidRPr="007851D1">
        <w:rPr>
          <w:rFonts w:cs="Times New Roman"/>
          <w:rtl/>
        </w:rPr>
        <w:t xml:space="preserve">, </w:t>
      </w:r>
      <w:r w:rsidR="008366E6">
        <w:rPr>
          <w:rFonts w:cs="Times New Roman" w:hint="cs"/>
          <w:rtl/>
        </w:rPr>
        <w:t xml:space="preserve">האם </w:t>
      </w:r>
      <w:r w:rsidR="00A02E36" w:rsidRPr="00A02E36">
        <w:rPr>
          <w:rFonts w:cs="Times New Roman"/>
          <w:rtl/>
        </w:rPr>
        <w:t xml:space="preserve">התנהגותו האלימה </w:t>
      </w:r>
      <w:r w:rsidR="00A02E36">
        <w:rPr>
          <w:rFonts w:cs="Times New Roman" w:hint="cs"/>
          <w:rtl/>
        </w:rPr>
        <w:t xml:space="preserve">נועדה </w:t>
      </w:r>
      <w:r w:rsidR="007851D1" w:rsidRPr="007851D1">
        <w:rPr>
          <w:rFonts w:cs="Times New Roman"/>
          <w:rtl/>
        </w:rPr>
        <w:t>להבהיר ל</w:t>
      </w:r>
      <w:r>
        <w:rPr>
          <w:rFonts w:cs="Times New Roman" w:hint="cs"/>
          <w:rtl/>
        </w:rPr>
        <w:t xml:space="preserve">גברת </w:t>
      </w:r>
      <w:r w:rsidR="001C5A04">
        <w:rPr>
          <w:rFonts w:cs="Times New Roman" w:hint="cs"/>
          <w:rtl/>
        </w:rPr>
        <w:t>אימא</w:t>
      </w:r>
      <w:r w:rsidR="007851D1" w:rsidRPr="007851D1">
        <w:rPr>
          <w:rFonts w:cs="Times New Roman"/>
          <w:rtl/>
        </w:rPr>
        <w:t xml:space="preserve"> שאין מנוס אלא להחזירו הביתה. האם הוא אכן כה עלוב? כל איום ועונש, כל השעיה</w:t>
      </w:r>
      <w:r w:rsidR="008E7D05">
        <w:rPr>
          <w:rFonts w:cs="Times New Roman" w:hint="cs"/>
          <w:rtl/>
        </w:rPr>
        <w:t>,</w:t>
      </w:r>
      <w:r w:rsidR="007851D1" w:rsidRPr="007851D1">
        <w:rPr>
          <w:rFonts w:cs="Times New Roman"/>
          <w:rtl/>
        </w:rPr>
        <w:t xml:space="preserve"> לא היו יעילים כמו ההארה הזאת, שאולי לא </w:t>
      </w:r>
      <w:r w:rsidR="001C5A04">
        <w:rPr>
          <w:rFonts w:cs="Times New Roman"/>
          <w:rtl/>
        </w:rPr>
        <w:t>הייתה</w:t>
      </w:r>
      <w:r w:rsidR="007851D1" w:rsidRPr="007851D1">
        <w:rPr>
          <w:rFonts w:cs="Times New Roman"/>
          <w:rtl/>
        </w:rPr>
        <w:t xml:space="preserve"> </w:t>
      </w:r>
      <w:r w:rsidR="00B833EF">
        <w:rPr>
          <w:rFonts w:cs="Times New Roman"/>
          <w:rtl/>
        </w:rPr>
        <w:t>מדויק</w:t>
      </w:r>
      <w:r w:rsidR="007851D1" w:rsidRPr="007851D1">
        <w:rPr>
          <w:rFonts w:cs="Times New Roman"/>
          <w:rtl/>
        </w:rPr>
        <w:t xml:space="preserve">ת אבל הוא העדיף לבחור </w:t>
      </w:r>
      <w:r w:rsidR="008366E6">
        <w:rPr>
          <w:rFonts w:cs="Times New Roman" w:hint="cs"/>
          <w:rtl/>
        </w:rPr>
        <w:t>בה</w:t>
      </w:r>
      <w:r w:rsidR="00282281" w:rsidRPr="00282281">
        <w:rPr>
          <w:rFonts w:cs="Times New Roman"/>
          <w:rtl/>
        </w:rPr>
        <w:t xml:space="preserve"> </w:t>
      </w:r>
      <w:r w:rsidR="007851D1" w:rsidRPr="007851D1">
        <w:rPr>
          <w:rFonts w:cs="Times New Roman"/>
          <w:rtl/>
        </w:rPr>
        <w:t xml:space="preserve">כפתח מילוט </w:t>
      </w:r>
      <w:r w:rsidR="00A02E36">
        <w:rPr>
          <w:rFonts w:cs="Times New Roman" w:hint="cs"/>
          <w:rtl/>
        </w:rPr>
        <w:t xml:space="preserve">וישועה </w:t>
      </w:r>
      <w:r w:rsidR="007851D1" w:rsidRPr="007851D1">
        <w:rPr>
          <w:rFonts w:cs="Times New Roman"/>
          <w:rtl/>
        </w:rPr>
        <w:t>לעצמו.</w:t>
      </w:r>
    </w:p>
    <w:p w14:paraId="42516266" w14:textId="30963D8E" w:rsidR="009106A2" w:rsidRPr="00A90CDC" w:rsidRDefault="00DB5BED" w:rsidP="00935188">
      <w:pPr>
        <w:rPr>
          <w:rFonts w:cs="Times New Roman"/>
          <w:rtl/>
        </w:rPr>
      </w:pPr>
      <w:r w:rsidRPr="00DB5BED">
        <w:rPr>
          <w:rFonts w:cs="Times New Roman"/>
          <w:rtl/>
        </w:rPr>
        <w:t xml:space="preserve">אולם היועצת לא סמכה על ניסים והארות ופתחי מילוט. </w:t>
      </w:r>
      <w:r w:rsidR="009106A2" w:rsidRPr="00A90CDC">
        <w:rPr>
          <w:rFonts w:cs="Times New Roman" w:hint="eastAsia"/>
          <w:rtl/>
        </w:rPr>
        <w:t>התלמיד</w:t>
      </w:r>
      <w:r w:rsidR="009106A2" w:rsidRPr="00A90CDC">
        <w:rPr>
          <w:rFonts w:cs="Times New Roman"/>
          <w:rtl/>
        </w:rPr>
        <w:t xml:space="preserve"> </w:t>
      </w:r>
      <w:r w:rsidR="00636751">
        <w:rPr>
          <w:rFonts w:cs="Times New Roman" w:hint="cs"/>
          <w:rtl/>
        </w:rPr>
        <w:t>[</w:t>
      </w:r>
      <w:r w:rsidR="009106A2" w:rsidRPr="00A90CDC">
        <w:rPr>
          <w:rFonts w:cs="Times New Roman"/>
          <w:rtl/>
        </w:rPr>
        <w:t xml:space="preserve">הנכבד </w:t>
      </w:r>
      <w:r w:rsidR="005A3DD9">
        <w:rPr>
          <w:rFonts w:cs="Times New Roman" w:hint="cs"/>
          <w:rtl/>
        </w:rPr>
        <w:t xml:space="preserve">התבקש </w:t>
      </w:r>
      <w:r w:rsidR="00263781" w:rsidRPr="00A90CDC">
        <w:rPr>
          <w:rFonts w:cs="Times New Roman" w:hint="eastAsia"/>
          <w:rtl/>
        </w:rPr>
        <w:t>ל</w:t>
      </w:r>
      <w:r w:rsidR="005767D5" w:rsidRPr="00A90CDC">
        <w:rPr>
          <w:rFonts w:cs="Times New Roman" w:hint="eastAsia"/>
          <w:rtl/>
        </w:rPr>
        <w:t>ה</w:t>
      </w:r>
      <w:r w:rsidR="009106A2" w:rsidRPr="00A90CDC">
        <w:rPr>
          <w:rFonts w:cs="Times New Roman" w:hint="eastAsia"/>
          <w:rtl/>
        </w:rPr>
        <w:t>סביר</w:t>
      </w:r>
      <w:r w:rsidR="009106A2" w:rsidRPr="00A90CDC">
        <w:rPr>
          <w:rFonts w:cs="Times New Roman"/>
          <w:rtl/>
        </w:rPr>
        <w:t xml:space="preserve"> מדוע</w:t>
      </w:r>
      <w:r w:rsidR="00636751">
        <w:rPr>
          <w:rFonts w:cs="Times New Roman" w:hint="cs"/>
          <w:rtl/>
        </w:rPr>
        <w:t>]</w:t>
      </w:r>
      <w:r w:rsidR="009106A2" w:rsidRPr="00A90CDC">
        <w:rPr>
          <w:rFonts w:cs="Times New Roman"/>
          <w:rtl/>
        </w:rPr>
        <w:t xml:space="preserve"> </w:t>
      </w:r>
      <w:r w:rsidR="00935188" w:rsidRPr="00A90CDC">
        <w:rPr>
          <w:rFonts w:cs="Times New Roman" w:hint="eastAsia"/>
          <w:rtl/>
        </w:rPr>
        <w:t>הוזמן</w:t>
      </w:r>
      <w:r w:rsidR="00935188" w:rsidRPr="00A90CDC">
        <w:rPr>
          <w:rFonts w:cs="Times New Roman"/>
          <w:rtl/>
        </w:rPr>
        <w:t xml:space="preserve"> </w:t>
      </w:r>
      <w:r>
        <w:rPr>
          <w:rFonts w:cs="Times New Roman" w:hint="cs"/>
          <w:rtl/>
        </w:rPr>
        <w:t xml:space="preserve">אליה </w:t>
      </w:r>
      <w:r w:rsidR="00935188" w:rsidRPr="00A90CDC">
        <w:rPr>
          <w:rFonts w:cs="Times New Roman"/>
          <w:rtl/>
        </w:rPr>
        <w:t xml:space="preserve">פעמים רבות ומעולם לא </w:t>
      </w:r>
      <w:r w:rsidR="00263781" w:rsidRPr="00A90CDC">
        <w:rPr>
          <w:rFonts w:cs="Times New Roman" w:hint="eastAsia"/>
          <w:rtl/>
        </w:rPr>
        <w:t>ה</w:t>
      </w:r>
      <w:r w:rsidR="009106A2" w:rsidRPr="00A90CDC">
        <w:rPr>
          <w:rFonts w:cs="Times New Roman" w:hint="eastAsia"/>
          <w:rtl/>
        </w:rPr>
        <w:t>טר</w:t>
      </w:r>
      <w:r w:rsidR="00263781" w:rsidRPr="00A90CDC">
        <w:rPr>
          <w:rFonts w:cs="Times New Roman" w:hint="eastAsia"/>
          <w:rtl/>
        </w:rPr>
        <w:t>י</w:t>
      </w:r>
      <w:r w:rsidR="009106A2" w:rsidRPr="00A90CDC">
        <w:rPr>
          <w:rFonts w:cs="Times New Roman" w:hint="eastAsia"/>
          <w:rtl/>
        </w:rPr>
        <w:t>ח</w:t>
      </w:r>
      <w:r w:rsidR="009106A2" w:rsidRPr="00A90CDC">
        <w:rPr>
          <w:rFonts w:cs="Times New Roman"/>
          <w:rtl/>
        </w:rPr>
        <w:t xml:space="preserve"> </w:t>
      </w:r>
      <w:r w:rsidR="00263781" w:rsidRPr="00A90CDC">
        <w:rPr>
          <w:rFonts w:cs="Times New Roman" w:hint="eastAsia"/>
          <w:rtl/>
        </w:rPr>
        <w:t>את</w:t>
      </w:r>
      <w:r w:rsidR="00263781" w:rsidRPr="00A90CDC">
        <w:rPr>
          <w:rFonts w:cs="Times New Roman"/>
          <w:rtl/>
        </w:rPr>
        <w:t xml:space="preserve"> עצמו </w:t>
      </w:r>
      <w:r w:rsidR="009106A2" w:rsidRPr="00A90CDC">
        <w:rPr>
          <w:rFonts w:cs="Times New Roman" w:hint="eastAsia"/>
          <w:rtl/>
        </w:rPr>
        <w:t>ל</w:t>
      </w:r>
      <w:r w:rsidR="00935188" w:rsidRPr="00A90CDC">
        <w:rPr>
          <w:rFonts w:cs="Times New Roman" w:hint="eastAsia"/>
          <w:rtl/>
        </w:rPr>
        <w:t>הגיע</w:t>
      </w:r>
      <w:r w:rsidR="00935188" w:rsidRPr="00A90CDC">
        <w:rPr>
          <w:rFonts w:cs="Times New Roman"/>
          <w:rtl/>
        </w:rPr>
        <w:t xml:space="preserve">. </w:t>
      </w:r>
      <w:r w:rsidR="008366E6">
        <w:rPr>
          <w:rFonts w:cs="Times New Roman" w:hint="cs"/>
          <w:rtl/>
        </w:rPr>
        <w:t>[</w:t>
      </w:r>
      <w:r w:rsidR="002A35DF" w:rsidRPr="00A90CDC">
        <w:rPr>
          <w:rFonts w:cs="Times New Roman" w:hint="eastAsia"/>
          <w:rtl/>
        </w:rPr>
        <w:t>איך</w:t>
      </w:r>
      <w:r w:rsidR="002A35DF" w:rsidRPr="00A90CDC">
        <w:rPr>
          <w:rFonts w:cs="Times New Roman"/>
          <w:rtl/>
        </w:rPr>
        <w:t xml:space="preserve"> </w:t>
      </w:r>
      <w:r w:rsidR="002A35DF" w:rsidRPr="00A90CDC">
        <w:rPr>
          <w:rFonts w:cs="Times New Roman" w:hint="eastAsia"/>
          <w:rtl/>
        </w:rPr>
        <w:t>ניתן</w:t>
      </w:r>
      <w:r w:rsidR="002A35DF" w:rsidRPr="00A90CDC">
        <w:rPr>
          <w:rFonts w:cs="Times New Roman"/>
          <w:rtl/>
        </w:rPr>
        <w:t xml:space="preserve"> </w:t>
      </w:r>
      <w:r w:rsidR="002A35DF" w:rsidRPr="00A90CDC">
        <w:rPr>
          <w:rFonts w:cs="Times New Roman" w:hint="eastAsia"/>
          <w:rtl/>
        </w:rPr>
        <w:t>להתעלם</w:t>
      </w:r>
      <w:r w:rsidR="002A35DF" w:rsidRPr="00A90CDC">
        <w:rPr>
          <w:rFonts w:cs="Times New Roman"/>
          <w:rtl/>
        </w:rPr>
        <w:t xml:space="preserve"> </w:t>
      </w:r>
      <w:r w:rsidR="002A35DF" w:rsidRPr="00A90CDC">
        <w:rPr>
          <w:rFonts w:cs="Times New Roman" w:hint="eastAsia"/>
          <w:rtl/>
        </w:rPr>
        <w:t>מה</w:t>
      </w:r>
      <w:r w:rsidR="00A00AE4" w:rsidRPr="00A90CDC">
        <w:rPr>
          <w:rFonts w:cs="Times New Roman" w:hint="eastAsia"/>
          <w:rtl/>
        </w:rPr>
        <w:t>דריש</w:t>
      </w:r>
      <w:r w:rsidR="002A35DF" w:rsidRPr="00A90CDC">
        <w:rPr>
          <w:rFonts w:cs="Times New Roman" w:hint="eastAsia"/>
          <w:rtl/>
        </w:rPr>
        <w:t>ה</w:t>
      </w:r>
      <w:r w:rsidR="002A35DF" w:rsidRPr="00A90CDC">
        <w:rPr>
          <w:rFonts w:cs="Times New Roman"/>
          <w:rtl/>
        </w:rPr>
        <w:t xml:space="preserve"> </w:t>
      </w:r>
      <w:r w:rsidR="00C91F83" w:rsidRPr="00A90CDC">
        <w:rPr>
          <w:rFonts w:cs="Times New Roman" w:hint="eastAsia"/>
          <w:rtl/>
        </w:rPr>
        <w:t>ה</w:t>
      </w:r>
      <w:r w:rsidR="002A35DF" w:rsidRPr="00A90CDC">
        <w:rPr>
          <w:rFonts w:cs="Times New Roman" w:hint="eastAsia"/>
          <w:rtl/>
        </w:rPr>
        <w:t>מפורשת</w:t>
      </w:r>
      <w:r w:rsidR="002A35DF" w:rsidRPr="00A90CDC">
        <w:rPr>
          <w:rFonts w:cs="Times New Roman"/>
          <w:rtl/>
        </w:rPr>
        <w:t xml:space="preserve"> – 'הנך מוזמן לפגישה עם היועצת'</w:t>
      </w:r>
      <w:r w:rsidR="007B4875" w:rsidRPr="00A90CDC">
        <w:rPr>
          <w:rFonts w:cs="Times New Roman"/>
          <w:rtl/>
        </w:rPr>
        <w:t>.</w:t>
      </w:r>
      <w:r w:rsidR="008366E6">
        <w:rPr>
          <w:rFonts w:cs="Times New Roman" w:hint="cs"/>
          <w:rtl/>
        </w:rPr>
        <w:t>]</w:t>
      </w:r>
      <w:r w:rsidR="007B4875" w:rsidRPr="00A90CDC">
        <w:rPr>
          <w:rFonts w:cs="Times New Roman"/>
          <w:rtl/>
        </w:rPr>
        <w:t xml:space="preserve"> היואיל להסביר? ממי </w:t>
      </w:r>
      <w:r w:rsidR="007B4875" w:rsidRPr="00A90CDC">
        <w:rPr>
          <w:rFonts w:cs="Times New Roman" w:hint="eastAsia"/>
          <w:rtl/>
        </w:rPr>
        <w:t>מצפה</w:t>
      </w:r>
      <w:r w:rsidR="007B4875" w:rsidRPr="00A90CDC">
        <w:rPr>
          <w:rFonts w:cs="Times New Roman"/>
          <w:rtl/>
        </w:rPr>
        <w:t xml:space="preserve"> </w:t>
      </w:r>
      <w:r w:rsidR="007B4875" w:rsidRPr="00A90CDC">
        <w:rPr>
          <w:rFonts w:cs="Times New Roman" w:hint="eastAsia"/>
          <w:rtl/>
        </w:rPr>
        <w:t>הוא</w:t>
      </w:r>
      <w:r w:rsidR="007B4875" w:rsidRPr="00A90CDC">
        <w:rPr>
          <w:rFonts w:cs="Times New Roman"/>
          <w:rtl/>
        </w:rPr>
        <w:t xml:space="preserve"> </w:t>
      </w:r>
      <w:r w:rsidR="007B4875" w:rsidRPr="00A90CDC">
        <w:rPr>
          <w:rFonts w:cs="Times New Roman" w:hint="eastAsia"/>
          <w:rtl/>
        </w:rPr>
        <w:t>לקבל</w:t>
      </w:r>
      <w:r w:rsidR="007B4875" w:rsidRPr="00A90CDC">
        <w:rPr>
          <w:rFonts w:cs="Times New Roman"/>
          <w:rtl/>
        </w:rPr>
        <w:t xml:space="preserve"> </w:t>
      </w:r>
      <w:r w:rsidRPr="00DB5BED">
        <w:rPr>
          <w:rFonts w:cs="Times New Roman"/>
          <w:rtl/>
        </w:rPr>
        <w:t>סיוע</w:t>
      </w:r>
      <w:r w:rsidR="00636751">
        <w:rPr>
          <w:rFonts w:cs="Times New Roman" w:hint="cs"/>
          <w:rtl/>
        </w:rPr>
        <w:t xml:space="preserve"> ועצה</w:t>
      </w:r>
      <w:r w:rsidRPr="00DB5BED">
        <w:rPr>
          <w:rFonts w:cs="Times New Roman"/>
          <w:rtl/>
        </w:rPr>
        <w:t>, כף</w:t>
      </w:r>
      <w:r w:rsidR="008E7D05">
        <w:rPr>
          <w:rFonts w:cs="Times New Roman" w:hint="cs"/>
          <w:rtl/>
        </w:rPr>
        <w:t xml:space="preserve"> </w:t>
      </w:r>
      <w:r w:rsidR="008366E6">
        <w:rPr>
          <w:rFonts w:cs="Times New Roman" w:hint="cs"/>
          <w:rtl/>
        </w:rPr>
        <w:t xml:space="preserve">יד </w:t>
      </w:r>
      <w:r w:rsidRPr="00DB5BED">
        <w:rPr>
          <w:rFonts w:cs="Times New Roman"/>
          <w:rtl/>
        </w:rPr>
        <w:t xml:space="preserve">מושטת לעזרה, </w:t>
      </w:r>
      <w:r w:rsidR="00636751" w:rsidRPr="00A90CDC">
        <w:rPr>
          <w:rFonts w:cs="Times New Roman" w:hint="eastAsia"/>
          <w:rtl/>
        </w:rPr>
        <w:t>אם</w:t>
      </w:r>
      <w:r w:rsidR="00636751" w:rsidRPr="00A90CDC">
        <w:rPr>
          <w:rFonts w:cs="Times New Roman"/>
          <w:rtl/>
        </w:rPr>
        <w:t xml:space="preserve"> </w:t>
      </w:r>
      <w:r w:rsidR="00636751" w:rsidRPr="00A90CDC">
        <w:rPr>
          <w:rFonts w:cs="Times New Roman" w:hint="eastAsia"/>
          <w:rtl/>
        </w:rPr>
        <w:t>לא</w:t>
      </w:r>
      <w:r w:rsidR="00636751" w:rsidRPr="00A90CDC">
        <w:rPr>
          <w:rFonts w:cs="Times New Roman"/>
          <w:rtl/>
        </w:rPr>
        <w:t xml:space="preserve"> </w:t>
      </w:r>
      <w:r w:rsidR="00636751" w:rsidRPr="00A90CDC">
        <w:rPr>
          <w:rFonts w:cs="Times New Roman" w:hint="eastAsia"/>
          <w:rtl/>
        </w:rPr>
        <w:t>מהיועצת</w:t>
      </w:r>
      <w:r w:rsidR="00636751">
        <w:rPr>
          <w:rFonts w:cs="Times New Roman" w:hint="cs"/>
          <w:rtl/>
        </w:rPr>
        <w:t xml:space="preserve"> עצמה</w:t>
      </w:r>
      <w:r w:rsidR="007B4875" w:rsidRPr="00A90CDC">
        <w:rPr>
          <w:rFonts w:cs="Times New Roman"/>
          <w:rtl/>
        </w:rPr>
        <w:t xml:space="preserve">? </w:t>
      </w:r>
      <w:r w:rsidR="005A3DD9">
        <w:rPr>
          <w:rFonts w:cs="Times New Roman" w:hint="cs"/>
          <w:rtl/>
        </w:rPr>
        <w:t>[</w:t>
      </w:r>
      <w:r w:rsidR="007B4875" w:rsidRPr="00A90CDC">
        <w:rPr>
          <w:rFonts w:cs="Times New Roman" w:hint="eastAsia"/>
          <w:rtl/>
        </w:rPr>
        <w:t>או</w:t>
      </w:r>
      <w:r w:rsidR="007B4875" w:rsidRPr="00A90CDC">
        <w:rPr>
          <w:rFonts w:cs="Times New Roman"/>
          <w:rtl/>
        </w:rPr>
        <w:t xml:space="preserve"> ששוגה </w:t>
      </w:r>
      <w:r w:rsidR="007B4875" w:rsidRPr="00A90CDC">
        <w:rPr>
          <w:rFonts w:cs="Times New Roman" w:hint="eastAsia"/>
          <w:rtl/>
        </w:rPr>
        <w:t>התלמיד</w:t>
      </w:r>
      <w:r w:rsidR="007B4875" w:rsidRPr="00A90CDC">
        <w:rPr>
          <w:rFonts w:cs="Times New Roman"/>
          <w:rtl/>
        </w:rPr>
        <w:t xml:space="preserve"> </w:t>
      </w:r>
      <w:r w:rsidR="007B4875" w:rsidRPr="00A90CDC">
        <w:rPr>
          <w:rFonts w:cs="Times New Roman" w:hint="eastAsia"/>
          <w:rtl/>
        </w:rPr>
        <w:t>הנכבד</w:t>
      </w:r>
      <w:r w:rsidR="007B4875" w:rsidRPr="00A90CDC">
        <w:rPr>
          <w:rFonts w:cs="Times New Roman"/>
          <w:rtl/>
        </w:rPr>
        <w:t xml:space="preserve"> </w:t>
      </w:r>
      <w:r w:rsidR="007B4875" w:rsidRPr="00A90CDC">
        <w:rPr>
          <w:rFonts w:cs="Times New Roman" w:hint="eastAsia"/>
          <w:rtl/>
        </w:rPr>
        <w:t>בהזיות</w:t>
      </w:r>
      <w:r w:rsidR="007B4875" w:rsidRPr="00A90CDC">
        <w:rPr>
          <w:rFonts w:cs="Times New Roman"/>
          <w:rtl/>
        </w:rPr>
        <w:t xml:space="preserve"> </w:t>
      </w:r>
      <w:r w:rsidR="007B4875" w:rsidRPr="00A90CDC">
        <w:rPr>
          <w:rFonts w:cs="Times New Roman" w:hint="eastAsia"/>
          <w:rtl/>
        </w:rPr>
        <w:t>שאינו</w:t>
      </w:r>
      <w:r w:rsidR="007B4875" w:rsidRPr="00A90CDC">
        <w:rPr>
          <w:rFonts w:cs="Times New Roman"/>
          <w:rtl/>
        </w:rPr>
        <w:t xml:space="preserve"> </w:t>
      </w:r>
      <w:r w:rsidR="007B4875" w:rsidRPr="00A90CDC">
        <w:rPr>
          <w:rFonts w:cs="Times New Roman" w:hint="eastAsia"/>
          <w:rtl/>
        </w:rPr>
        <w:t>זקוק</w:t>
      </w:r>
      <w:r w:rsidR="007B4875" w:rsidRPr="00A90CDC">
        <w:rPr>
          <w:rFonts w:cs="Times New Roman"/>
          <w:rtl/>
        </w:rPr>
        <w:t xml:space="preserve"> </w:t>
      </w:r>
      <w:r w:rsidR="007B4875" w:rsidRPr="00A90CDC">
        <w:rPr>
          <w:rFonts w:cs="Times New Roman" w:hint="eastAsia"/>
          <w:rtl/>
        </w:rPr>
        <w:t>לעזרה</w:t>
      </w:r>
      <w:r w:rsidR="007B4875" w:rsidRPr="00A90CDC">
        <w:rPr>
          <w:rFonts w:cs="Times New Roman"/>
          <w:rtl/>
        </w:rPr>
        <w:t xml:space="preserve"> </w:t>
      </w:r>
      <w:r w:rsidR="007B4875" w:rsidRPr="00A90CDC">
        <w:rPr>
          <w:rFonts w:cs="Times New Roman" w:hint="eastAsia"/>
          <w:rtl/>
        </w:rPr>
        <w:t>כלשהי</w:t>
      </w:r>
      <w:r w:rsidR="007B4875" w:rsidRPr="00A90CDC">
        <w:rPr>
          <w:rFonts w:cs="Times New Roman"/>
          <w:rtl/>
        </w:rPr>
        <w:t>?</w:t>
      </w:r>
      <w:r w:rsidR="005A3DD9">
        <w:rPr>
          <w:rFonts w:cs="Times New Roman" w:hint="cs"/>
          <w:rtl/>
        </w:rPr>
        <w:t>]</w:t>
      </w:r>
    </w:p>
    <w:p w14:paraId="570D78AB" w14:textId="6F1B7D6D" w:rsidR="00935188" w:rsidRDefault="00935188" w:rsidP="00935188">
      <w:pPr>
        <w:rPr>
          <w:ins w:id="364" w:author="Carmit Sahar" w:date="2018-05-14T23:19:00Z"/>
          <w:rFonts w:cs="Times New Roman"/>
          <w:rtl/>
        </w:rPr>
      </w:pPr>
      <w:r w:rsidRPr="00A90CDC">
        <w:rPr>
          <w:rFonts w:cs="Times New Roman"/>
          <w:rtl/>
        </w:rPr>
        <w:t>ה</w:t>
      </w:r>
      <w:r w:rsidR="00BE1B6D" w:rsidRPr="00A90CDC">
        <w:rPr>
          <w:rFonts w:cs="Times New Roman" w:hint="eastAsia"/>
          <w:rtl/>
        </w:rPr>
        <w:t>תואר</w:t>
      </w:r>
      <w:r w:rsidRPr="00A90CDC">
        <w:rPr>
          <w:rFonts w:cs="Times New Roman"/>
          <w:rtl/>
        </w:rPr>
        <w:t xml:space="preserve"> </w:t>
      </w:r>
      <w:r w:rsidR="00BE1B6D" w:rsidRPr="00A90CDC">
        <w:rPr>
          <w:rFonts w:cs="Times New Roman"/>
          <w:rtl/>
        </w:rPr>
        <w:t>'</w:t>
      </w:r>
      <w:r w:rsidRPr="00A90CDC">
        <w:rPr>
          <w:rFonts w:cs="Times New Roman"/>
          <w:rtl/>
        </w:rPr>
        <w:t>יועצת</w:t>
      </w:r>
      <w:r w:rsidR="00BE1B6D" w:rsidRPr="00A90CDC">
        <w:rPr>
          <w:rFonts w:cs="Times New Roman"/>
          <w:rtl/>
        </w:rPr>
        <w:t>'</w:t>
      </w:r>
      <w:r w:rsidR="006772E4" w:rsidRPr="00A90CDC">
        <w:rPr>
          <w:rFonts w:cs="Times New Roman"/>
          <w:rtl/>
        </w:rPr>
        <w:t xml:space="preserve"> </w:t>
      </w:r>
      <w:r w:rsidR="008E7D05" w:rsidRPr="00A90CDC">
        <w:rPr>
          <w:rFonts w:cs="Times New Roman" w:hint="eastAsia"/>
          <w:rtl/>
        </w:rPr>
        <w:t>היה</w:t>
      </w:r>
      <w:r w:rsidR="008E7D05" w:rsidRPr="00A90CDC">
        <w:rPr>
          <w:rFonts w:cs="Times New Roman"/>
          <w:rtl/>
        </w:rPr>
        <w:t xml:space="preserve"> </w:t>
      </w:r>
      <w:r w:rsidR="006772E4" w:rsidRPr="00A90CDC">
        <w:rPr>
          <w:rFonts w:cs="Times New Roman" w:hint="eastAsia"/>
          <w:rtl/>
        </w:rPr>
        <w:t>כה</w:t>
      </w:r>
      <w:r w:rsidR="006772E4" w:rsidRPr="00A90CDC">
        <w:rPr>
          <w:rFonts w:cs="Times New Roman"/>
          <w:rtl/>
        </w:rPr>
        <w:t xml:space="preserve"> מופרך </w:t>
      </w:r>
      <w:r w:rsidR="006772E4" w:rsidRPr="00A90CDC">
        <w:rPr>
          <w:rFonts w:cs="Times New Roman" w:hint="eastAsia"/>
          <w:rtl/>
        </w:rPr>
        <w:t>בעיניו</w:t>
      </w:r>
      <w:r w:rsidRPr="00A90CDC">
        <w:rPr>
          <w:rFonts w:cs="Times New Roman"/>
          <w:rtl/>
        </w:rPr>
        <w:t xml:space="preserve"> </w:t>
      </w:r>
      <w:r w:rsidR="009106A2" w:rsidRPr="00A90CDC">
        <w:rPr>
          <w:rFonts w:cs="Times New Roman"/>
          <w:rtl/>
        </w:rPr>
        <w:t>–</w:t>
      </w:r>
      <w:r w:rsidRPr="00A90CDC">
        <w:rPr>
          <w:rFonts w:cs="Times New Roman"/>
          <w:rtl/>
        </w:rPr>
        <w:t xml:space="preserve"> </w:t>
      </w:r>
      <w:r w:rsidR="006772E4" w:rsidRPr="00A90CDC">
        <w:rPr>
          <w:rFonts w:cs="Times New Roman"/>
          <w:rtl/>
        </w:rPr>
        <w:t>אדם ש</w:t>
      </w:r>
      <w:r w:rsidR="008D0FEF" w:rsidRPr="00A90CDC">
        <w:rPr>
          <w:rFonts w:cs="Times New Roman" w:hint="eastAsia"/>
          <w:rtl/>
        </w:rPr>
        <w:t>על</w:t>
      </w:r>
      <w:r w:rsidR="008D0FEF" w:rsidRPr="00A90CDC">
        <w:rPr>
          <w:rFonts w:cs="Times New Roman"/>
          <w:rtl/>
        </w:rPr>
        <w:t xml:space="preserve"> סמך הסכמת הממסד ואישורו, </w:t>
      </w:r>
      <w:r w:rsidR="008366E6" w:rsidRPr="00A90CDC">
        <w:rPr>
          <w:rFonts w:cs="Times New Roman" w:hint="eastAsia"/>
          <w:rtl/>
        </w:rPr>
        <w:t>הוחלט</w:t>
      </w:r>
      <w:r w:rsidR="008366E6">
        <w:rPr>
          <w:rFonts w:cs="Times New Roman" w:hint="cs"/>
          <w:rtl/>
        </w:rPr>
        <w:t xml:space="preserve"> </w:t>
      </w:r>
      <w:r w:rsidR="0012745A" w:rsidRPr="00A90CDC">
        <w:rPr>
          <w:rFonts w:cs="Times New Roman" w:hint="eastAsia"/>
          <w:rtl/>
        </w:rPr>
        <w:t>כי</w:t>
      </w:r>
      <w:r w:rsidR="0012745A" w:rsidRPr="00A90CDC">
        <w:rPr>
          <w:rFonts w:cs="Times New Roman"/>
          <w:rtl/>
        </w:rPr>
        <w:t xml:space="preserve"> </w:t>
      </w:r>
      <w:r w:rsidR="0012745A" w:rsidRPr="00A90CDC">
        <w:rPr>
          <w:rFonts w:cs="Times New Roman" w:hint="eastAsia"/>
          <w:rtl/>
        </w:rPr>
        <w:t>תבונתו</w:t>
      </w:r>
      <w:r w:rsidR="0012745A" w:rsidRPr="00A90CDC">
        <w:rPr>
          <w:rFonts w:cs="Times New Roman"/>
          <w:rtl/>
        </w:rPr>
        <w:t xml:space="preserve"> </w:t>
      </w:r>
      <w:r w:rsidR="00FF6331">
        <w:rPr>
          <w:rFonts w:cs="Times New Roman" w:hint="cs"/>
          <w:rtl/>
        </w:rPr>
        <w:t xml:space="preserve">והשכלתו </w:t>
      </w:r>
      <w:r w:rsidR="008366E6">
        <w:rPr>
          <w:rFonts w:cs="Times New Roman" w:hint="cs"/>
          <w:rtl/>
        </w:rPr>
        <w:t>מספיקות</w:t>
      </w:r>
      <w:r w:rsidR="00FF6331" w:rsidRPr="00FF6331">
        <w:rPr>
          <w:rFonts w:cs="Times New Roman" w:hint="eastAsia"/>
          <w:rtl/>
        </w:rPr>
        <w:t xml:space="preserve"> </w:t>
      </w:r>
      <w:r w:rsidR="008366E6">
        <w:rPr>
          <w:rFonts w:cs="Times New Roman" w:hint="cs"/>
          <w:rtl/>
        </w:rPr>
        <w:t>לה</w:t>
      </w:r>
      <w:r w:rsidR="002A35DF" w:rsidRPr="00A90CDC">
        <w:rPr>
          <w:rFonts w:cs="Times New Roman" w:hint="eastAsia"/>
          <w:rtl/>
        </w:rPr>
        <w:t>רעיף</w:t>
      </w:r>
      <w:r w:rsidR="002A35DF" w:rsidRPr="00A90CDC">
        <w:rPr>
          <w:rFonts w:cs="Times New Roman"/>
          <w:rtl/>
        </w:rPr>
        <w:t xml:space="preserve"> </w:t>
      </w:r>
      <w:r w:rsidR="002A35DF" w:rsidRPr="00A90CDC">
        <w:rPr>
          <w:rFonts w:cs="Times New Roman" w:hint="eastAsia"/>
          <w:rtl/>
        </w:rPr>
        <w:t>עצות</w:t>
      </w:r>
      <w:r w:rsidR="006772E4" w:rsidRPr="00A90CDC">
        <w:rPr>
          <w:rFonts w:cs="Times New Roman"/>
          <w:rtl/>
        </w:rPr>
        <w:t xml:space="preserve"> </w:t>
      </w:r>
      <w:r w:rsidR="008D0FEF" w:rsidRPr="00A90CDC">
        <w:rPr>
          <w:rFonts w:cs="Times New Roman" w:hint="eastAsia"/>
          <w:rtl/>
        </w:rPr>
        <w:t>על</w:t>
      </w:r>
      <w:r w:rsidR="008D0FEF" w:rsidRPr="00A90CDC">
        <w:rPr>
          <w:rFonts w:cs="Times New Roman"/>
          <w:rtl/>
        </w:rPr>
        <w:t xml:space="preserve"> </w:t>
      </w:r>
      <w:r w:rsidR="00DB5755" w:rsidRPr="00A90CDC">
        <w:rPr>
          <w:rFonts w:cs="Times New Roman" w:hint="eastAsia"/>
          <w:rtl/>
        </w:rPr>
        <w:t>בני</w:t>
      </w:r>
      <w:r w:rsidR="00DB5755" w:rsidRPr="00A90CDC">
        <w:rPr>
          <w:rFonts w:cs="Times New Roman"/>
          <w:rtl/>
        </w:rPr>
        <w:t xml:space="preserve"> האדם </w:t>
      </w:r>
      <w:r w:rsidR="00DC4A88" w:rsidRPr="00A90CDC">
        <w:rPr>
          <w:rFonts w:cs="Times New Roman" w:hint="eastAsia"/>
          <w:rtl/>
        </w:rPr>
        <w:t>באשר</w:t>
      </w:r>
      <w:r w:rsidR="00DC4A88" w:rsidRPr="00A90CDC">
        <w:rPr>
          <w:rFonts w:cs="Times New Roman"/>
          <w:rtl/>
        </w:rPr>
        <w:t xml:space="preserve"> </w:t>
      </w:r>
      <w:r w:rsidR="00DC4A88" w:rsidRPr="00A90CDC">
        <w:rPr>
          <w:rFonts w:cs="Times New Roman" w:hint="eastAsia"/>
          <w:rtl/>
        </w:rPr>
        <w:t>הם</w:t>
      </w:r>
      <w:r w:rsidR="006772E4" w:rsidRPr="00A90CDC">
        <w:rPr>
          <w:rFonts w:cs="Times New Roman"/>
          <w:rtl/>
        </w:rPr>
        <w:t>,</w:t>
      </w:r>
      <w:r w:rsidR="008D0FEF" w:rsidRPr="00A90CDC">
        <w:rPr>
          <w:rFonts w:cs="Times New Roman"/>
          <w:rtl/>
        </w:rPr>
        <w:t xml:space="preserve"> </w:t>
      </w:r>
      <w:r w:rsidR="008366E6">
        <w:rPr>
          <w:rFonts w:cs="Times New Roman" w:hint="cs"/>
          <w:rtl/>
        </w:rPr>
        <w:t>לה</w:t>
      </w:r>
      <w:r w:rsidR="00A02E36" w:rsidRPr="00A02E36">
        <w:rPr>
          <w:rFonts w:cs="Times New Roman"/>
          <w:rtl/>
        </w:rPr>
        <w:t>בהיר להם מהו ה</w:t>
      </w:r>
      <w:r w:rsidR="008D0FEF" w:rsidRPr="00A90CDC">
        <w:rPr>
          <w:rFonts w:cs="Times New Roman" w:hint="eastAsia"/>
          <w:rtl/>
        </w:rPr>
        <w:t>נת</w:t>
      </w:r>
      <w:r w:rsidR="00A02E36">
        <w:rPr>
          <w:rFonts w:cs="Times New Roman" w:hint="cs"/>
          <w:rtl/>
        </w:rPr>
        <w:t>י</w:t>
      </w:r>
      <w:r w:rsidR="008D0FEF" w:rsidRPr="00A90CDC">
        <w:rPr>
          <w:rFonts w:cs="Times New Roman" w:hint="eastAsia"/>
          <w:rtl/>
        </w:rPr>
        <w:t>ב</w:t>
      </w:r>
      <w:r w:rsidR="008D0FEF" w:rsidRPr="00A90CDC">
        <w:rPr>
          <w:rFonts w:cs="Times New Roman"/>
          <w:rtl/>
        </w:rPr>
        <w:t xml:space="preserve"> </w:t>
      </w:r>
      <w:r w:rsidR="00A02E36" w:rsidRPr="00A02E36">
        <w:rPr>
          <w:rFonts w:cs="Times New Roman"/>
          <w:rtl/>
        </w:rPr>
        <w:t>הנכון של</w:t>
      </w:r>
      <w:r w:rsidR="008D0FEF" w:rsidRPr="00A90CDC">
        <w:rPr>
          <w:rFonts w:cs="Times New Roman"/>
          <w:rtl/>
        </w:rPr>
        <w:t xml:space="preserve"> </w:t>
      </w:r>
      <w:r w:rsidR="008D0FEF" w:rsidRPr="00A90CDC">
        <w:rPr>
          <w:rFonts w:cs="Times New Roman" w:hint="eastAsia"/>
          <w:rtl/>
        </w:rPr>
        <w:t>חייהם</w:t>
      </w:r>
      <w:r w:rsidR="00DB5BED" w:rsidRPr="00DB5BED">
        <w:rPr>
          <w:rFonts w:cs="Times New Roman"/>
          <w:rtl/>
        </w:rPr>
        <w:t xml:space="preserve">, </w:t>
      </w:r>
      <w:r w:rsidR="00BD54A8" w:rsidRPr="00BD54A8">
        <w:rPr>
          <w:rFonts w:cs="Times New Roman"/>
          <w:rtl/>
        </w:rPr>
        <w:t>איזו מ</w:t>
      </w:r>
      <w:r w:rsidR="00DB5BED" w:rsidRPr="00DB5BED">
        <w:rPr>
          <w:rFonts w:cs="Times New Roman"/>
          <w:rtl/>
        </w:rPr>
        <w:t>שאיפותיהם</w:t>
      </w:r>
      <w:r w:rsidR="008D0FEF" w:rsidRPr="00A90CDC">
        <w:rPr>
          <w:rFonts w:cs="Times New Roman"/>
          <w:rtl/>
        </w:rPr>
        <w:t xml:space="preserve"> </w:t>
      </w:r>
      <w:r w:rsidR="00BD54A8" w:rsidRPr="00BD54A8">
        <w:rPr>
          <w:rFonts w:cs="Times New Roman"/>
          <w:rtl/>
        </w:rPr>
        <w:t xml:space="preserve">היא </w:t>
      </w:r>
      <w:r w:rsidR="00FF6331" w:rsidRPr="00FF6331">
        <w:rPr>
          <w:rFonts w:cs="Times New Roman"/>
          <w:rtl/>
        </w:rPr>
        <w:t xml:space="preserve">זאת </w:t>
      </w:r>
      <w:r w:rsidR="00BD54A8" w:rsidRPr="00BD54A8">
        <w:rPr>
          <w:rFonts w:cs="Times New Roman"/>
          <w:rtl/>
        </w:rPr>
        <w:t xml:space="preserve">שראוי להתמיד בה ומהי </w:t>
      </w:r>
      <w:r w:rsidR="00D16DD7" w:rsidRPr="00D16DD7">
        <w:rPr>
          <w:rFonts w:cs="Times New Roman"/>
          <w:rtl/>
        </w:rPr>
        <w:t xml:space="preserve">זאת </w:t>
      </w:r>
      <w:r w:rsidR="00BD54A8" w:rsidRPr="00BD54A8">
        <w:rPr>
          <w:rFonts w:cs="Times New Roman"/>
          <w:rtl/>
        </w:rPr>
        <w:t>שתמיט עליהם עפר ואפר</w:t>
      </w:r>
      <w:r w:rsidR="00DB5BED">
        <w:rPr>
          <w:rFonts w:cs="Times New Roman" w:hint="cs"/>
          <w:rtl/>
        </w:rPr>
        <w:t>.</w:t>
      </w:r>
      <w:r w:rsidR="009564E3" w:rsidRPr="009C7989">
        <w:rPr>
          <w:rFonts w:cs="Times New Roman"/>
          <w:color w:val="A6A6A6" w:themeColor="background1" w:themeShade="A6"/>
          <w:rtl/>
        </w:rPr>
        <w:t xml:space="preserve"> </w:t>
      </w:r>
      <w:r w:rsidR="00CB39BE" w:rsidRPr="009C7989">
        <w:rPr>
          <w:rFonts w:cs="Times New Roman" w:hint="cs"/>
          <w:color w:val="A6A6A6" w:themeColor="background1" w:themeShade="A6"/>
          <w:rtl/>
        </w:rPr>
        <w:t>[</w:t>
      </w:r>
      <w:r w:rsidR="008D0FEF" w:rsidRPr="009C7989">
        <w:rPr>
          <w:rFonts w:cs="Times New Roman"/>
          <w:color w:val="A6A6A6" w:themeColor="background1" w:themeShade="A6"/>
          <w:rtl/>
        </w:rPr>
        <w:t xml:space="preserve">גם אם לא </w:t>
      </w:r>
      <w:r w:rsidR="00446619" w:rsidRPr="009C7989">
        <w:rPr>
          <w:rFonts w:cs="Times New Roman" w:hint="eastAsia"/>
          <w:color w:val="A6A6A6" w:themeColor="background1" w:themeShade="A6"/>
          <w:rtl/>
        </w:rPr>
        <w:t>נכתב</w:t>
      </w:r>
      <w:r w:rsidR="00446619" w:rsidRPr="009C7989">
        <w:rPr>
          <w:rFonts w:cs="Times New Roman"/>
          <w:color w:val="A6A6A6" w:themeColor="background1" w:themeShade="A6"/>
          <w:rtl/>
        </w:rPr>
        <w:t xml:space="preserve"> </w:t>
      </w:r>
      <w:r w:rsidR="00446619" w:rsidRPr="009C7989">
        <w:rPr>
          <w:rFonts w:cs="Times New Roman" w:hint="eastAsia"/>
          <w:color w:val="A6A6A6" w:themeColor="background1" w:themeShade="A6"/>
          <w:rtl/>
        </w:rPr>
        <w:t>דווקא</w:t>
      </w:r>
      <w:r w:rsidR="00446619" w:rsidRPr="009C7989">
        <w:rPr>
          <w:rFonts w:cs="Times New Roman"/>
          <w:color w:val="A6A6A6" w:themeColor="background1" w:themeShade="A6"/>
          <w:rtl/>
        </w:rPr>
        <w:t xml:space="preserve"> </w:t>
      </w:r>
      <w:r w:rsidR="00446619" w:rsidRPr="009C7989">
        <w:rPr>
          <w:rFonts w:cs="Times New Roman" w:hint="eastAsia"/>
          <w:color w:val="A6A6A6" w:themeColor="background1" w:themeShade="A6"/>
          <w:rtl/>
        </w:rPr>
        <w:t>עליהם</w:t>
      </w:r>
      <w:r w:rsidR="008D0FEF" w:rsidRPr="009C7989">
        <w:rPr>
          <w:rFonts w:cs="Times New Roman"/>
          <w:color w:val="A6A6A6" w:themeColor="background1" w:themeShade="A6"/>
          <w:rtl/>
        </w:rPr>
        <w:t xml:space="preserve"> בספרי הלימוד, גם אם יש להם כיס קטן נורא ש</w:t>
      </w:r>
      <w:r w:rsidR="008B0BC3" w:rsidRPr="009C7989">
        <w:rPr>
          <w:rFonts w:cs="Times New Roman" w:hint="eastAsia"/>
          <w:color w:val="A6A6A6" w:themeColor="background1" w:themeShade="A6"/>
          <w:rtl/>
        </w:rPr>
        <w:t>אסור</w:t>
      </w:r>
      <w:r w:rsidR="008B0BC3" w:rsidRPr="009C7989">
        <w:rPr>
          <w:rFonts w:cs="Times New Roman"/>
          <w:color w:val="A6A6A6" w:themeColor="background1" w:themeShade="A6"/>
          <w:rtl/>
        </w:rPr>
        <w:t xml:space="preserve"> </w:t>
      </w:r>
      <w:r w:rsidR="008B0BC3" w:rsidRPr="009C7989">
        <w:rPr>
          <w:rFonts w:cs="Times New Roman" w:hint="eastAsia"/>
          <w:color w:val="A6A6A6" w:themeColor="background1" w:themeShade="A6"/>
          <w:rtl/>
        </w:rPr>
        <w:t>לגעת</w:t>
      </w:r>
      <w:r w:rsidR="008B0BC3" w:rsidRPr="009C7989">
        <w:rPr>
          <w:rFonts w:cs="Times New Roman"/>
          <w:color w:val="A6A6A6" w:themeColor="background1" w:themeShade="A6"/>
          <w:rtl/>
        </w:rPr>
        <w:t xml:space="preserve"> </w:t>
      </w:r>
      <w:r w:rsidR="008B0BC3" w:rsidRPr="009C7989">
        <w:rPr>
          <w:rFonts w:cs="Times New Roman" w:hint="eastAsia"/>
          <w:color w:val="A6A6A6" w:themeColor="background1" w:themeShade="A6"/>
          <w:rtl/>
        </w:rPr>
        <w:t>בו</w:t>
      </w:r>
      <w:r w:rsidR="008B0BC3" w:rsidRPr="009C7989">
        <w:rPr>
          <w:rFonts w:cs="Times New Roman"/>
          <w:color w:val="A6A6A6" w:themeColor="background1" w:themeShade="A6"/>
          <w:rtl/>
        </w:rPr>
        <w:t xml:space="preserve"> באצבעות בוגרות, יודעות-כל עד בחילה</w:t>
      </w:r>
      <w:r w:rsidR="008D0FEF" w:rsidRPr="009C7989">
        <w:rPr>
          <w:rFonts w:cs="Times New Roman"/>
          <w:color w:val="A6A6A6" w:themeColor="background1" w:themeShade="A6"/>
          <w:rtl/>
        </w:rPr>
        <w:t>.</w:t>
      </w:r>
      <w:r w:rsidR="006772E4" w:rsidRPr="009C7989">
        <w:rPr>
          <w:rFonts w:cs="Times New Roman"/>
          <w:color w:val="A6A6A6" w:themeColor="background1" w:themeShade="A6"/>
          <w:rtl/>
        </w:rPr>
        <w:t xml:space="preserve"> </w:t>
      </w:r>
      <w:r w:rsidR="006772E4" w:rsidRPr="009C7989">
        <w:rPr>
          <w:rFonts w:cs="Times New Roman" w:hint="eastAsia"/>
          <w:color w:val="A6A6A6" w:themeColor="background1" w:themeShade="A6"/>
          <w:rtl/>
        </w:rPr>
        <w:t>שלמד</w:t>
      </w:r>
      <w:r w:rsidR="006772E4" w:rsidRPr="009C7989">
        <w:rPr>
          <w:rFonts w:cs="Times New Roman"/>
          <w:color w:val="A6A6A6" w:themeColor="background1" w:themeShade="A6"/>
          <w:rtl/>
        </w:rPr>
        <w:t xml:space="preserve"> לתת עצות לכל אדם שהוא... </w:t>
      </w:r>
      <w:r w:rsidRPr="009C7989">
        <w:rPr>
          <w:rFonts w:cs="Times New Roman"/>
          <w:color w:val="A6A6A6" w:themeColor="background1" w:themeShade="A6"/>
          <w:rtl/>
        </w:rPr>
        <w:t xml:space="preserve">מי היא אותה אישה שמחליטה </w:t>
      </w:r>
      <w:r w:rsidR="009106A2" w:rsidRPr="009C7989">
        <w:rPr>
          <w:rFonts w:cs="Times New Roman" w:hint="eastAsia"/>
          <w:color w:val="A6A6A6" w:themeColor="background1" w:themeShade="A6"/>
          <w:rtl/>
        </w:rPr>
        <w:t>שתבונתה</w:t>
      </w:r>
      <w:r w:rsidR="009106A2" w:rsidRPr="009C7989">
        <w:rPr>
          <w:rFonts w:cs="Times New Roman"/>
          <w:color w:val="A6A6A6" w:themeColor="background1" w:themeShade="A6"/>
          <w:rtl/>
        </w:rPr>
        <w:t xml:space="preserve"> מספקת כדי </w:t>
      </w:r>
      <w:r w:rsidRPr="009C7989">
        <w:rPr>
          <w:rFonts w:cs="Times New Roman"/>
          <w:color w:val="A6A6A6" w:themeColor="background1" w:themeShade="A6"/>
          <w:rtl/>
        </w:rPr>
        <w:t xml:space="preserve">לייעץ </w:t>
      </w:r>
      <w:r w:rsidR="00BE1B6D" w:rsidRPr="009C7989">
        <w:rPr>
          <w:rFonts w:cs="Times New Roman" w:hint="eastAsia"/>
          <w:color w:val="A6A6A6" w:themeColor="background1" w:themeShade="A6"/>
          <w:rtl/>
        </w:rPr>
        <w:t>לכל</w:t>
      </w:r>
      <w:r w:rsidR="00BE1B6D" w:rsidRPr="009C7989">
        <w:rPr>
          <w:rFonts w:cs="Times New Roman"/>
          <w:color w:val="A6A6A6" w:themeColor="background1" w:themeShade="A6"/>
          <w:rtl/>
        </w:rPr>
        <w:t xml:space="preserve"> אדם באשר הוא ולהפוך את </w:t>
      </w:r>
      <w:r w:rsidR="00BE1B6D" w:rsidRPr="009C7989">
        <w:rPr>
          <w:rFonts w:cs="Times New Roman"/>
          <w:color w:val="A6A6A6" w:themeColor="background1" w:themeShade="A6"/>
        </w:rPr>
        <w:t>imparting of</w:t>
      </w:r>
      <w:r w:rsidR="00B40BDC" w:rsidRPr="009C7989">
        <w:rPr>
          <w:rFonts w:cs="Times New Roman"/>
          <w:color w:val="A6A6A6" w:themeColor="background1" w:themeShade="A6"/>
          <w:rtl/>
        </w:rPr>
        <w:t xml:space="preserve"> </w:t>
      </w:r>
      <w:r w:rsidRPr="009C7989">
        <w:rPr>
          <w:rFonts w:cs="Times New Roman"/>
          <w:color w:val="A6A6A6" w:themeColor="background1" w:themeShade="A6"/>
          <w:rtl/>
        </w:rPr>
        <w:t>דעותיה ושגיונותיה</w:t>
      </w:r>
      <w:r w:rsidR="00BE1B6D" w:rsidRPr="009C7989">
        <w:rPr>
          <w:rFonts w:cs="Times New Roman"/>
          <w:color w:val="A6A6A6" w:themeColor="background1" w:themeShade="A6"/>
          <w:rtl/>
        </w:rPr>
        <w:t xml:space="preserve"> למקצועה</w:t>
      </w:r>
      <w:r w:rsidRPr="009C7989">
        <w:rPr>
          <w:rFonts w:cs="Times New Roman"/>
          <w:color w:val="A6A6A6" w:themeColor="background1" w:themeShade="A6"/>
          <w:rtl/>
        </w:rPr>
        <w:t xml:space="preserve">? </w:t>
      </w:r>
      <w:r w:rsidR="009106A2" w:rsidRPr="009C7989">
        <w:rPr>
          <w:rFonts w:cs="Times New Roman" w:hint="eastAsia"/>
          <w:color w:val="A6A6A6" w:themeColor="background1" w:themeShade="A6"/>
          <w:rtl/>
        </w:rPr>
        <w:t>אלכס</w:t>
      </w:r>
      <w:r w:rsidR="009106A2" w:rsidRPr="009C7989">
        <w:rPr>
          <w:rFonts w:cs="Times New Roman"/>
          <w:color w:val="A6A6A6" w:themeColor="background1" w:themeShade="A6"/>
          <w:rtl/>
        </w:rPr>
        <w:t xml:space="preserve"> </w:t>
      </w:r>
      <w:r w:rsidR="009106A2" w:rsidRPr="009C7989">
        <w:rPr>
          <w:rFonts w:cs="Times New Roman" w:hint="eastAsia"/>
          <w:color w:val="A6A6A6" w:themeColor="background1" w:themeShade="A6"/>
          <w:rtl/>
        </w:rPr>
        <w:t>עצמו</w:t>
      </w:r>
      <w:r w:rsidR="009106A2" w:rsidRPr="009C7989">
        <w:rPr>
          <w:rFonts w:cs="Times New Roman"/>
          <w:color w:val="A6A6A6" w:themeColor="background1" w:themeShade="A6"/>
          <w:rtl/>
        </w:rPr>
        <w:t xml:space="preserve"> </w:t>
      </w:r>
      <w:r w:rsidR="009106A2" w:rsidRPr="009C7989">
        <w:rPr>
          <w:rFonts w:cs="Times New Roman" w:hint="eastAsia"/>
          <w:color w:val="A6A6A6" w:themeColor="background1" w:themeShade="A6"/>
          <w:rtl/>
        </w:rPr>
        <w:t>לא</w:t>
      </w:r>
      <w:r w:rsidR="009106A2" w:rsidRPr="009C7989">
        <w:rPr>
          <w:rFonts w:cs="Times New Roman"/>
          <w:color w:val="A6A6A6" w:themeColor="background1" w:themeShade="A6"/>
          <w:rtl/>
        </w:rPr>
        <w:t xml:space="preserve"> </w:t>
      </w:r>
      <w:r w:rsidR="009106A2" w:rsidRPr="009C7989">
        <w:rPr>
          <w:rFonts w:cs="Times New Roman" w:hint="eastAsia"/>
          <w:color w:val="A6A6A6" w:themeColor="background1" w:themeShade="A6"/>
          <w:rtl/>
        </w:rPr>
        <w:t>מבין</w:t>
      </w:r>
      <w:r w:rsidR="009106A2" w:rsidRPr="009C7989">
        <w:rPr>
          <w:rFonts w:cs="Times New Roman"/>
          <w:color w:val="A6A6A6" w:themeColor="background1" w:themeShade="A6"/>
          <w:rtl/>
        </w:rPr>
        <w:t xml:space="preserve"> </w:t>
      </w:r>
      <w:r w:rsidR="009106A2" w:rsidRPr="009C7989">
        <w:rPr>
          <w:rFonts w:cs="Times New Roman" w:hint="eastAsia"/>
          <w:color w:val="A6A6A6" w:themeColor="background1" w:themeShade="A6"/>
          <w:rtl/>
        </w:rPr>
        <w:t>מה</w:t>
      </w:r>
      <w:r w:rsidR="009106A2" w:rsidRPr="009C7989">
        <w:rPr>
          <w:rFonts w:cs="Times New Roman"/>
          <w:color w:val="A6A6A6" w:themeColor="background1" w:themeShade="A6"/>
          <w:rtl/>
        </w:rPr>
        <w:t xml:space="preserve"> </w:t>
      </w:r>
      <w:r w:rsidR="009106A2" w:rsidRPr="009C7989">
        <w:rPr>
          <w:rFonts w:cs="Times New Roman" w:hint="eastAsia"/>
          <w:color w:val="A6A6A6" w:themeColor="background1" w:themeShade="A6"/>
          <w:rtl/>
        </w:rPr>
        <w:t>זאת</w:t>
      </w:r>
      <w:r w:rsidR="009106A2" w:rsidRPr="009C7989">
        <w:rPr>
          <w:rFonts w:cs="Times New Roman"/>
          <w:color w:val="A6A6A6" w:themeColor="background1" w:themeShade="A6"/>
          <w:rtl/>
        </w:rPr>
        <w:t xml:space="preserve"> </w:t>
      </w:r>
      <w:r w:rsidR="009106A2" w:rsidRPr="009C7989">
        <w:rPr>
          <w:rFonts w:cs="Times New Roman" w:hint="eastAsia"/>
          <w:color w:val="A6A6A6" w:themeColor="background1" w:themeShade="A6"/>
          <w:rtl/>
        </w:rPr>
        <w:t>יועצת</w:t>
      </w:r>
      <w:r w:rsidR="009106A2" w:rsidRPr="009C7989">
        <w:rPr>
          <w:rFonts w:cs="Times New Roman"/>
          <w:color w:val="A6A6A6" w:themeColor="background1" w:themeShade="A6"/>
          <w:rtl/>
        </w:rPr>
        <w:t xml:space="preserve"> </w:t>
      </w:r>
      <w:r w:rsidR="009106A2" w:rsidRPr="009C7989">
        <w:rPr>
          <w:rFonts w:cs="Times New Roman" w:hint="eastAsia"/>
          <w:color w:val="A6A6A6" w:themeColor="background1" w:themeShade="A6"/>
          <w:rtl/>
        </w:rPr>
        <w:t>ומה</w:t>
      </w:r>
      <w:r w:rsidR="009106A2" w:rsidRPr="009C7989">
        <w:rPr>
          <w:rFonts w:cs="Times New Roman"/>
          <w:color w:val="A6A6A6" w:themeColor="background1" w:themeShade="A6"/>
          <w:rtl/>
        </w:rPr>
        <w:t xml:space="preserve"> </w:t>
      </w:r>
      <w:r w:rsidR="009106A2" w:rsidRPr="009C7989">
        <w:rPr>
          <w:rFonts w:cs="Times New Roman" w:hint="eastAsia"/>
          <w:color w:val="A6A6A6" w:themeColor="background1" w:themeShade="A6"/>
          <w:rtl/>
        </w:rPr>
        <w:t>יש</w:t>
      </w:r>
      <w:r w:rsidR="009106A2" w:rsidRPr="009C7989">
        <w:rPr>
          <w:rFonts w:cs="Times New Roman"/>
          <w:color w:val="A6A6A6" w:themeColor="background1" w:themeShade="A6"/>
          <w:rtl/>
        </w:rPr>
        <w:t xml:space="preserve"> </w:t>
      </w:r>
      <w:r w:rsidR="009106A2" w:rsidRPr="009C7989">
        <w:rPr>
          <w:rFonts w:cs="Times New Roman" w:hint="eastAsia"/>
          <w:color w:val="A6A6A6" w:themeColor="background1" w:themeShade="A6"/>
          <w:rtl/>
        </w:rPr>
        <w:t>לה</w:t>
      </w:r>
      <w:r w:rsidR="009106A2" w:rsidRPr="009C7989">
        <w:rPr>
          <w:rFonts w:cs="Times New Roman"/>
          <w:color w:val="A6A6A6" w:themeColor="background1" w:themeShade="A6"/>
          <w:rtl/>
        </w:rPr>
        <w:t xml:space="preserve"> </w:t>
      </w:r>
      <w:r w:rsidR="009106A2" w:rsidRPr="009C7989">
        <w:rPr>
          <w:rFonts w:cs="Times New Roman" w:hint="eastAsia"/>
          <w:color w:val="A6A6A6" w:themeColor="background1" w:themeShade="A6"/>
          <w:rtl/>
        </w:rPr>
        <w:t>לייעץ</w:t>
      </w:r>
      <w:r w:rsidR="008A3AF9" w:rsidRPr="009C7989">
        <w:rPr>
          <w:rFonts w:cs="Times New Roman"/>
          <w:color w:val="A6A6A6" w:themeColor="background1" w:themeShade="A6"/>
          <w:rtl/>
        </w:rPr>
        <w:t>]</w:t>
      </w:r>
      <w:r w:rsidR="009106A2" w:rsidRPr="009C7989">
        <w:rPr>
          <w:rFonts w:cs="Times New Roman"/>
          <w:color w:val="A6A6A6" w:themeColor="background1" w:themeShade="A6"/>
          <w:rtl/>
        </w:rPr>
        <w:t xml:space="preserve"> </w:t>
      </w:r>
      <w:r w:rsidR="005767D5" w:rsidRPr="00A90CDC">
        <w:rPr>
          <w:rFonts w:cs="Times New Roman" w:hint="eastAsia"/>
          <w:rtl/>
        </w:rPr>
        <w:t>באמת</w:t>
      </w:r>
      <w:r w:rsidR="005767D5" w:rsidRPr="00A90CDC">
        <w:rPr>
          <w:rFonts w:cs="Times New Roman"/>
          <w:rtl/>
        </w:rPr>
        <w:t xml:space="preserve"> ובתמים היה </w:t>
      </w:r>
      <w:r w:rsidR="008A3AF9" w:rsidRPr="00A90CDC">
        <w:rPr>
          <w:rFonts w:cs="Times New Roman" w:hint="eastAsia"/>
          <w:rtl/>
        </w:rPr>
        <w:t>אלכס</w:t>
      </w:r>
      <w:r w:rsidR="008A3AF9" w:rsidRPr="00A90CDC">
        <w:rPr>
          <w:rFonts w:cs="Times New Roman"/>
          <w:rtl/>
        </w:rPr>
        <w:t xml:space="preserve"> </w:t>
      </w:r>
      <w:r w:rsidR="005767D5" w:rsidRPr="00A90CDC">
        <w:rPr>
          <w:rFonts w:cs="Times New Roman" w:hint="eastAsia"/>
          <w:rtl/>
        </w:rPr>
        <w:t>מעוניין</w:t>
      </w:r>
      <w:r w:rsidR="005767D5" w:rsidRPr="00A90CDC">
        <w:rPr>
          <w:rFonts w:cs="Times New Roman"/>
          <w:rtl/>
        </w:rPr>
        <w:t xml:space="preserve"> לדעת </w:t>
      </w:r>
      <w:r w:rsidR="009106A2" w:rsidRPr="00A90CDC">
        <w:rPr>
          <w:rFonts w:cs="Times New Roman"/>
          <w:rtl/>
        </w:rPr>
        <w:t>מה חשב</w:t>
      </w:r>
      <w:r w:rsidR="008A3AF9" w:rsidRPr="00A90CDC">
        <w:rPr>
          <w:rFonts w:cs="Times New Roman" w:hint="eastAsia"/>
          <w:rtl/>
        </w:rPr>
        <w:t>ה</w:t>
      </w:r>
      <w:r w:rsidR="00446619" w:rsidRPr="00A90CDC">
        <w:rPr>
          <w:rFonts w:cs="Times New Roman"/>
          <w:rtl/>
        </w:rPr>
        <w:t xml:space="preserve"> הי</w:t>
      </w:r>
      <w:r w:rsidR="00446619" w:rsidRPr="00A90CDC">
        <w:rPr>
          <w:rFonts w:cs="Times New Roman" w:hint="eastAsia"/>
          <w:rtl/>
        </w:rPr>
        <w:t>ועצת</w:t>
      </w:r>
      <w:r w:rsidR="009106A2" w:rsidRPr="00A90CDC">
        <w:rPr>
          <w:rFonts w:cs="Times New Roman"/>
          <w:rtl/>
        </w:rPr>
        <w:t xml:space="preserve"> על עצמה</w:t>
      </w:r>
      <w:r w:rsidR="00A02E36" w:rsidRPr="00A02E36">
        <w:rPr>
          <w:rFonts w:cs="Times New Roman"/>
          <w:rtl/>
        </w:rPr>
        <w:t xml:space="preserve"> ועל היקף תבונתה</w:t>
      </w:r>
      <w:r w:rsidR="00DB5BED" w:rsidRPr="00DB5BED">
        <w:rPr>
          <w:rFonts w:cs="Times New Roman"/>
          <w:rtl/>
        </w:rPr>
        <w:t>,</w:t>
      </w:r>
      <w:r w:rsidR="00DB5BED">
        <w:rPr>
          <w:rFonts w:cs="Times New Roman" w:hint="cs"/>
          <w:rtl/>
        </w:rPr>
        <w:t xml:space="preserve"> </w:t>
      </w:r>
      <w:r w:rsidR="00DB5BED" w:rsidRPr="00DB5BED">
        <w:rPr>
          <w:rFonts w:cs="Times New Roman"/>
          <w:rtl/>
        </w:rPr>
        <w:t>ובעיקר</w:t>
      </w:r>
      <w:r w:rsidR="009C7989">
        <w:rPr>
          <w:rFonts w:cs="Times New Roman" w:hint="cs"/>
          <w:rtl/>
        </w:rPr>
        <w:t>:</w:t>
      </w:r>
      <w:r w:rsidR="00DB5BED" w:rsidRPr="00DB5BED">
        <w:rPr>
          <w:rFonts w:cs="Times New Roman"/>
          <w:rtl/>
        </w:rPr>
        <w:t xml:space="preserve"> איך </w:t>
      </w:r>
      <w:r w:rsidR="00A02E36">
        <w:rPr>
          <w:rFonts w:cs="Times New Roman" w:hint="cs"/>
          <w:rtl/>
        </w:rPr>
        <w:t>פירש</w:t>
      </w:r>
      <w:r w:rsidR="00DB5BED" w:rsidRPr="00DB5BED">
        <w:rPr>
          <w:rFonts w:cs="Times New Roman"/>
          <w:rtl/>
        </w:rPr>
        <w:t>ה לעצמה את אורחותיו ומוצאותיו של העולם,</w:t>
      </w:r>
      <w:r w:rsidR="00DB5BED">
        <w:rPr>
          <w:rFonts w:cs="Times New Roman" w:hint="cs"/>
          <w:rtl/>
        </w:rPr>
        <w:t xml:space="preserve"> </w:t>
      </w:r>
      <w:r w:rsidR="008B0BC3" w:rsidRPr="00A90CDC">
        <w:rPr>
          <w:rFonts w:cs="Times New Roman" w:hint="eastAsia"/>
          <w:rtl/>
        </w:rPr>
        <w:t>ש</w:t>
      </w:r>
      <w:r w:rsidR="00446619" w:rsidRPr="00A90CDC">
        <w:rPr>
          <w:rFonts w:cs="Times New Roman" w:hint="eastAsia"/>
          <w:rtl/>
        </w:rPr>
        <w:t>למענו</w:t>
      </w:r>
      <w:r w:rsidR="00DB5BED">
        <w:rPr>
          <w:rFonts w:cs="Times New Roman" w:hint="cs"/>
          <w:rtl/>
        </w:rPr>
        <w:t xml:space="preserve"> </w:t>
      </w:r>
      <w:r w:rsidR="00DB5BED" w:rsidRPr="00DB5BED">
        <w:rPr>
          <w:rFonts w:cs="Times New Roman"/>
          <w:rtl/>
        </w:rPr>
        <w:t>טרחה ו</w:t>
      </w:r>
      <w:r w:rsidR="00A02E36">
        <w:rPr>
          <w:rFonts w:cs="Times New Roman" w:hint="cs"/>
          <w:rtl/>
        </w:rPr>
        <w:t>שיננ</w:t>
      </w:r>
      <w:r w:rsidR="00DB5BED" w:rsidRPr="00DB5BED">
        <w:rPr>
          <w:rFonts w:cs="Times New Roman"/>
          <w:rtl/>
        </w:rPr>
        <w:t>ה</w:t>
      </w:r>
      <w:r w:rsidR="00446619" w:rsidRPr="00A90CDC">
        <w:rPr>
          <w:rFonts w:cs="Times New Roman"/>
          <w:rtl/>
        </w:rPr>
        <w:t xml:space="preserve"> הסברים,</w:t>
      </w:r>
      <w:r w:rsidR="008B0BC3" w:rsidRPr="00A90CDC">
        <w:rPr>
          <w:rFonts w:cs="Times New Roman"/>
          <w:rtl/>
        </w:rPr>
        <w:t xml:space="preserve"> </w:t>
      </w:r>
      <w:r w:rsidR="00BD54A8" w:rsidRPr="00BD54A8">
        <w:rPr>
          <w:rFonts w:cs="Times New Roman"/>
          <w:rtl/>
        </w:rPr>
        <w:t xml:space="preserve">ואגרה עבורו באמתחתה </w:t>
      </w:r>
      <w:r w:rsidR="008B0BC3" w:rsidRPr="00A90CDC">
        <w:rPr>
          <w:rFonts w:cs="Times New Roman"/>
          <w:rtl/>
        </w:rPr>
        <w:t xml:space="preserve">תיקונים </w:t>
      </w:r>
      <w:r w:rsidR="008B0BC3" w:rsidRPr="00A90CDC">
        <w:rPr>
          <w:rFonts w:cs="Times New Roman" w:hint="eastAsia"/>
          <w:rtl/>
        </w:rPr>
        <w:t>ותחבולות</w:t>
      </w:r>
      <w:r w:rsidR="008B0BC3" w:rsidRPr="00A90CDC">
        <w:rPr>
          <w:rFonts w:cs="Times New Roman"/>
          <w:rtl/>
        </w:rPr>
        <w:t xml:space="preserve"> </w:t>
      </w:r>
      <w:r w:rsidR="008B0BC3" w:rsidRPr="00A90CDC">
        <w:rPr>
          <w:rFonts w:cs="Times New Roman" w:hint="eastAsia"/>
          <w:rtl/>
        </w:rPr>
        <w:t>לרוב</w:t>
      </w:r>
      <w:r w:rsidR="009106A2" w:rsidRPr="00A90CDC">
        <w:rPr>
          <w:rFonts w:cs="Times New Roman"/>
          <w:rtl/>
        </w:rPr>
        <w:t xml:space="preserve">? </w:t>
      </w:r>
      <w:r w:rsidR="00CB39BE">
        <w:rPr>
          <w:rFonts w:cs="Times New Roman" w:hint="cs"/>
          <w:rtl/>
        </w:rPr>
        <w:t>[</w:t>
      </w:r>
      <w:r w:rsidR="009106A2" w:rsidRPr="00A90CDC">
        <w:rPr>
          <w:rFonts w:cs="Times New Roman"/>
          <w:rtl/>
        </w:rPr>
        <w:t xml:space="preserve">מה </w:t>
      </w:r>
      <w:r w:rsidR="001C5A04">
        <w:rPr>
          <w:rFonts w:cs="Times New Roman"/>
          <w:rtl/>
        </w:rPr>
        <w:t>הייתה</w:t>
      </w:r>
      <w:r w:rsidR="009106A2" w:rsidRPr="00A90CDC">
        <w:rPr>
          <w:rFonts w:cs="Times New Roman"/>
          <w:rtl/>
        </w:rPr>
        <w:t xml:space="preserve"> תמונתה הפנימית </w:t>
      </w:r>
      <w:r w:rsidR="0012745A" w:rsidRPr="00A90CDC">
        <w:rPr>
          <w:rFonts w:cs="Times New Roman" w:hint="eastAsia"/>
          <w:rtl/>
        </w:rPr>
        <w:t>של</w:t>
      </w:r>
      <w:r w:rsidR="0012745A" w:rsidRPr="00A90CDC">
        <w:rPr>
          <w:rFonts w:cs="Times New Roman"/>
          <w:rtl/>
        </w:rPr>
        <w:t xml:space="preserve"> </w:t>
      </w:r>
      <w:r w:rsidR="009106A2" w:rsidRPr="00A90CDC">
        <w:rPr>
          <w:rFonts w:cs="Times New Roman"/>
          <w:rtl/>
        </w:rPr>
        <w:t>עצמה?</w:t>
      </w:r>
      <w:r w:rsidR="008B0BC3" w:rsidRPr="00A90CDC">
        <w:rPr>
          <w:rFonts w:cs="Times New Roman"/>
          <w:rtl/>
        </w:rPr>
        <w:t xml:space="preserve"> </w:t>
      </w:r>
      <w:r w:rsidR="008B0BC3" w:rsidRPr="00A90CDC">
        <w:rPr>
          <w:rFonts w:cs="Times New Roman" w:hint="eastAsia"/>
          <w:rtl/>
        </w:rPr>
        <w:t>ומה</w:t>
      </w:r>
      <w:r w:rsidR="008B0BC3" w:rsidRPr="00A90CDC">
        <w:rPr>
          <w:rFonts w:cs="Times New Roman"/>
          <w:rtl/>
        </w:rPr>
        <w:t xml:space="preserve"> </w:t>
      </w:r>
      <w:r w:rsidR="008B0BC3" w:rsidRPr="00A90CDC">
        <w:rPr>
          <w:rFonts w:cs="Times New Roman" w:hint="eastAsia"/>
          <w:rtl/>
        </w:rPr>
        <w:t>אם</w:t>
      </w:r>
      <w:r w:rsidR="008B0BC3" w:rsidRPr="00A90CDC">
        <w:rPr>
          <w:rFonts w:cs="Times New Roman"/>
          <w:rtl/>
        </w:rPr>
        <w:t xml:space="preserve"> </w:t>
      </w:r>
      <w:r w:rsidR="008B0BC3" w:rsidRPr="00A90CDC">
        <w:rPr>
          <w:rFonts w:cs="Times New Roman" w:hint="eastAsia"/>
          <w:rtl/>
        </w:rPr>
        <w:t>יועצת</w:t>
      </w:r>
      <w:r w:rsidR="008B0BC3" w:rsidRPr="00A90CDC">
        <w:rPr>
          <w:rFonts w:cs="Times New Roman"/>
          <w:rtl/>
        </w:rPr>
        <w:t xml:space="preserve"> </w:t>
      </w:r>
      <w:r w:rsidR="008B0BC3" w:rsidRPr="00A90CDC">
        <w:rPr>
          <w:rFonts w:cs="Times New Roman" w:hint="eastAsia"/>
          <w:rtl/>
        </w:rPr>
        <w:t>מייעצת</w:t>
      </w:r>
      <w:r w:rsidR="008B0BC3" w:rsidRPr="00A90CDC">
        <w:rPr>
          <w:rFonts w:cs="Times New Roman"/>
          <w:rtl/>
        </w:rPr>
        <w:t xml:space="preserve"> </w:t>
      </w:r>
      <w:r w:rsidR="008B0BC3" w:rsidRPr="00A90CDC">
        <w:rPr>
          <w:rFonts w:cs="Times New Roman" w:hint="eastAsia"/>
          <w:rtl/>
        </w:rPr>
        <w:t>ואיש</w:t>
      </w:r>
      <w:r w:rsidR="008B0BC3" w:rsidRPr="00A90CDC">
        <w:rPr>
          <w:rFonts w:cs="Times New Roman"/>
          <w:rtl/>
        </w:rPr>
        <w:t xml:space="preserve"> </w:t>
      </w:r>
      <w:r w:rsidR="008B0BC3" w:rsidRPr="00A90CDC">
        <w:rPr>
          <w:rFonts w:cs="Times New Roman" w:hint="eastAsia"/>
          <w:rtl/>
        </w:rPr>
        <w:t>אינו</w:t>
      </w:r>
      <w:r w:rsidR="008B0BC3" w:rsidRPr="00A90CDC">
        <w:rPr>
          <w:rFonts w:cs="Times New Roman"/>
          <w:rtl/>
        </w:rPr>
        <w:t xml:space="preserve"> </w:t>
      </w:r>
      <w:r w:rsidR="008B0BC3" w:rsidRPr="00A90CDC">
        <w:rPr>
          <w:rFonts w:cs="Times New Roman" w:hint="eastAsia"/>
          <w:rtl/>
        </w:rPr>
        <w:t>שומע</w:t>
      </w:r>
      <w:r w:rsidR="008B0BC3" w:rsidRPr="00A90CDC">
        <w:rPr>
          <w:rFonts w:cs="Times New Roman"/>
          <w:rtl/>
        </w:rPr>
        <w:t>? אולי רק קרפדה אחת מ</w:t>
      </w:r>
      <w:r w:rsidR="00446619" w:rsidRPr="00A90CDC">
        <w:rPr>
          <w:rFonts w:cs="Times New Roman" w:hint="eastAsia"/>
          <w:rtl/>
        </w:rPr>
        <w:t>קשיבה</w:t>
      </w:r>
      <w:r w:rsidR="008B0BC3" w:rsidRPr="00A90CDC">
        <w:rPr>
          <w:rFonts w:cs="Times New Roman"/>
          <w:rtl/>
        </w:rPr>
        <w:t xml:space="preserve">, </w:t>
      </w:r>
      <w:r w:rsidR="008B0BC3" w:rsidRPr="00A90CDC">
        <w:rPr>
          <w:rFonts w:cs="Times New Roman" w:hint="eastAsia"/>
          <w:rtl/>
        </w:rPr>
        <w:t>ובמה</w:t>
      </w:r>
      <w:r w:rsidR="008B0BC3" w:rsidRPr="00A90CDC">
        <w:rPr>
          <w:rFonts w:cs="Times New Roman"/>
          <w:rtl/>
        </w:rPr>
        <w:t xml:space="preserve"> </w:t>
      </w:r>
      <w:r w:rsidR="00446619" w:rsidRPr="00A90CDC">
        <w:rPr>
          <w:rFonts w:cs="Times New Roman" w:hint="eastAsia"/>
          <w:rtl/>
        </w:rPr>
        <w:t>יועילו</w:t>
      </w:r>
      <w:r w:rsidR="00446619" w:rsidRPr="00A90CDC">
        <w:rPr>
          <w:rFonts w:cs="Times New Roman"/>
          <w:rtl/>
        </w:rPr>
        <w:t xml:space="preserve"> לה </w:t>
      </w:r>
      <w:r w:rsidR="008B0BC3" w:rsidRPr="00A90CDC">
        <w:rPr>
          <w:rFonts w:cs="Times New Roman" w:hint="eastAsia"/>
          <w:rtl/>
        </w:rPr>
        <w:t>העצות</w:t>
      </w:r>
      <w:r w:rsidR="008B0BC3" w:rsidRPr="00A90CDC">
        <w:rPr>
          <w:rFonts w:cs="Times New Roman"/>
          <w:rtl/>
        </w:rPr>
        <w:t xml:space="preserve">, </w:t>
      </w:r>
      <w:r w:rsidR="008B0BC3" w:rsidRPr="00A90CDC">
        <w:rPr>
          <w:rFonts w:cs="Times New Roman" w:hint="eastAsia"/>
          <w:rtl/>
        </w:rPr>
        <w:t>הרי</w:t>
      </w:r>
      <w:r w:rsidR="008B0BC3" w:rsidRPr="00A90CDC">
        <w:rPr>
          <w:rFonts w:cs="Times New Roman"/>
          <w:rtl/>
        </w:rPr>
        <w:t xml:space="preserve"> </w:t>
      </w:r>
      <w:r w:rsidR="008B0BC3" w:rsidRPr="00A90CDC">
        <w:rPr>
          <w:rFonts w:cs="Times New Roman" w:hint="eastAsia"/>
          <w:rtl/>
        </w:rPr>
        <w:t>קרפדות</w:t>
      </w:r>
      <w:r w:rsidR="008B0BC3" w:rsidRPr="00A90CDC">
        <w:rPr>
          <w:rFonts w:cs="Times New Roman"/>
          <w:rtl/>
        </w:rPr>
        <w:t xml:space="preserve"> לא </w:t>
      </w:r>
      <w:r w:rsidR="008B0BC3" w:rsidRPr="00A90CDC">
        <w:rPr>
          <w:rFonts w:cs="Times New Roman" w:hint="eastAsia"/>
          <w:rtl/>
        </w:rPr>
        <w:t>משתנות</w:t>
      </w:r>
      <w:r w:rsidR="008B0BC3" w:rsidRPr="00A90CDC">
        <w:rPr>
          <w:rFonts w:cs="Times New Roman"/>
          <w:rtl/>
        </w:rPr>
        <w:t xml:space="preserve">, </w:t>
      </w:r>
      <w:r w:rsidR="008B0BC3" w:rsidRPr="00A90CDC">
        <w:rPr>
          <w:rFonts w:cs="Times New Roman" w:hint="eastAsia"/>
          <w:rtl/>
        </w:rPr>
        <w:t>והראשנים</w:t>
      </w:r>
      <w:r w:rsidR="008B0BC3" w:rsidRPr="00A90CDC">
        <w:rPr>
          <w:rFonts w:cs="Times New Roman"/>
          <w:rtl/>
        </w:rPr>
        <w:t xml:space="preserve"> </w:t>
      </w:r>
      <w:r w:rsidR="008B0BC3" w:rsidRPr="00A90CDC">
        <w:rPr>
          <w:rFonts w:cs="Times New Roman" w:hint="eastAsia"/>
          <w:rtl/>
        </w:rPr>
        <w:t>יינטשו</w:t>
      </w:r>
      <w:r w:rsidR="008B0BC3" w:rsidRPr="00A90CDC">
        <w:rPr>
          <w:rFonts w:cs="Times New Roman"/>
          <w:rtl/>
        </w:rPr>
        <w:t xml:space="preserve"> </w:t>
      </w:r>
      <w:r w:rsidR="008B0BC3" w:rsidRPr="00A90CDC">
        <w:rPr>
          <w:rFonts w:cs="Times New Roman" w:hint="eastAsia"/>
          <w:rtl/>
        </w:rPr>
        <w:t>וייטרפו</w:t>
      </w:r>
      <w:r w:rsidR="008B0BC3" w:rsidRPr="00A90CDC">
        <w:rPr>
          <w:rFonts w:cs="Times New Roman"/>
          <w:rtl/>
        </w:rPr>
        <w:t xml:space="preserve">. </w:t>
      </w:r>
      <w:r w:rsidR="00CB39BE">
        <w:rPr>
          <w:rFonts w:cs="Times New Roman" w:hint="cs"/>
          <w:rtl/>
        </w:rPr>
        <w:t>]</w:t>
      </w:r>
    </w:p>
    <w:p w14:paraId="7418F18F" w14:textId="58178B62" w:rsidR="00C95413" w:rsidRPr="00A90CDC" w:rsidRDefault="00C95413" w:rsidP="00935188">
      <w:pPr>
        <w:rPr>
          <w:rFonts w:cs="Times New Roman"/>
          <w:rtl/>
        </w:rPr>
      </w:pPr>
      <w:ins w:id="365" w:author="Carmit Sahar" w:date="2018-05-14T23:19:00Z">
        <w:r>
          <w:rPr>
            <w:rFonts w:cs="Times New Roman" w:hint="cs"/>
            <w:rtl/>
          </w:rPr>
          <w:t>ויש דברים שאי אפשר לייעץ בהם.</w:t>
        </w:r>
      </w:ins>
    </w:p>
    <w:p w14:paraId="1409DDFB" w14:textId="476922A1" w:rsidR="00A34E8C" w:rsidRDefault="00492750" w:rsidP="00387AAB">
      <w:pPr>
        <w:rPr>
          <w:rFonts w:cs="Times New Roman"/>
          <w:rtl/>
        </w:rPr>
      </w:pPr>
      <w:r w:rsidRPr="00A90CDC">
        <w:rPr>
          <w:rFonts w:cs="Times New Roman" w:hint="eastAsia"/>
          <w:rtl/>
        </w:rPr>
        <w:t>ולא</w:t>
      </w:r>
      <w:r w:rsidRPr="00A90CDC">
        <w:rPr>
          <w:rFonts w:cs="Times New Roman"/>
          <w:rtl/>
        </w:rPr>
        <w:t xml:space="preserve"> שאלכס התנגד </w:t>
      </w:r>
      <w:r w:rsidRPr="00A90CDC">
        <w:rPr>
          <w:rFonts w:cs="Times New Roman" w:hint="eastAsia"/>
          <w:rtl/>
        </w:rPr>
        <w:t>למנדבי</w:t>
      </w:r>
      <w:r w:rsidRPr="00A90CDC">
        <w:rPr>
          <w:rFonts w:cs="Times New Roman"/>
          <w:rtl/>
        </w:rPr>
        <w:t xml:space="preserve"> עצות באשר הם –</w:t>
      </w:r>
      <w:r w:rsidR="00CB39BE">
        <w:rPr>
          <w:rFonts w:cs="Times New Roman" w:hint="cs"/>
          <w:rtl/>
        </w:rPr>
        <w:t xml:space="preserve"> </w:t>
      </w:r>
      <w:r w:rsidR="0012745A" w:rsidRPr="00A90CDC">
        <w:rPr>
          <w:rFonts w:cs="Times New Roman" w:hint="eastAsia"/>
          <w:rtl/>
        </w:rPr>
        <w:t>למשל</w:t>
      </w:r>
      <w:r w:rsidR="00B95C79" w:rsidRPr="00A90CDC">
        <w:rPr>
          <w:rFonts w:cs="Times New Roman"/>
          <w:rtl/>
        </w:rPr>
        <w:t xml:space="preserve"> מ</w:t>
      </w:r>
      <w:r w:rsidR="00263781" w:rsidRPr="00A90CDC">
        <w:rPr>
          <w:rFonts w:cs="Times New Roman" w:hint="eastAsia"/>
          <w:rtl/>
        </w:rPr>
        <w:t>ר</w:t>
      </w:r>
      <w:r w:rsidR="00B95C79" w:rsidRPr="00A90CDC">
        <w:rPr>
          <w:rFonts w:cs="Times New Roman" w:hint="eastAsia"/>
          <w:rtl/>
        </w:rPr>
        <w:t>קוס</w:t>
      </w:r>
      <w:r w:rsidR="00B95C79" w:rsidRPr="00A90CDC">
        <w:rPr>
          <w:rFonts w:cs="Times New Roman"/>
          <w:rtl/>
        </w:rPr>
        <w:t xml:space="preserve"> אורליוס, </w:t>
      </w:r>
      <w:r w:rsidR="0012745A" w:rsidRPr="00A90CDC">
        <w:rPr>
          <w:rFonts w:cs="Times New Roman" w:hint="eastAsia"/>
          <w:rtl/>
        </w:rPr>
        <w:t>שמחשבותיו</w:t>
      </w:r>
      <w:r w:rsidR="0012745A" w:rsidRPr="00A90CDC">
        <w:rPr>
          <w:rFonts w:cs="Times New Roman"/>
          <w:rtl/>
        </w:rPr>
        <w:t xml:space="preserve"> </w:t>
      </w:r>
      <w:r w:rsidR="008D0FEF" w:rsidRPr="00A90CDC">
        <w:rPr>
          <w:rFonts w:cs="Times New Roman" w:hint="eastAsia"/>
          <w:rtl/>
        </w:rPr>
        <w:t>ה</w:t>
      </w:r>
      <w:r w:rsidR="0012745A" w:rsidRPr="00A90CDC">
        <w:rPr>
          <w:rFonts w:cs="Times New Roman" w:hint="eastAsia"/>
          <w:rtl/>
        </w:rPr>
        <w:t>אגודות</w:t>
      </w:r>
      <w:r w:rsidR="0012745A" w:rsidRPr="00A90CDC">
        <w:rPr>
          <w:rFonts w:cs="Times New Roman"/>
          <w:rtl/>
        </w:rPr>
        <w:t xml:space="preserve"> </w:t>
      </w:r>
      <w:r w:rsidR="00B95C79" w:rsidRPr="00A90CDC">
        <w:rPr>
          <w:rFonts w:cs="Times New Roman" w:hint="eastAsia"/>
          <w:rtl/>
        </w:rPr>
        <w:t>בספרון</w:t>
      </w:r>
      <w:r w:rsidR="00B95C79" w:rsidRPr="00A90CDC">
        <w:rPr>
          <w:rFonts w:cs="Times New Roman"/>
          <w:rtl/>
        </w:rPr>
        <w:t xml:space="preserve"> </w:t>
      </w:r>
      <w:r w:rsidR="00263781" w:rsidRPr="00A90CDC">
        <w:rPr>
          <w:rFonts w:cs="Times New Roman" w:hint="eastAsia"/>
          <w:rtl/>
        </w:rPr>
        <w:t>משומש</w:t>
      </w:r>
      <w:r w:rsidR="00263781" w:rsidRPr="00A90CDC">
        <w:rPr>
          <w:rFonts w:cs="Times New Roman"/>
          <w:rtl/>
        </w:rPr>
        <w:t xml:space="preserve"> </w:t>
      </w:r>
      <w:r w:rsidR="00B95C79" w:rsidRPr="00A90CDC">
        <w:rPr>
          <w:rFonts w:cs="Times New Roman" w:hint="eastAsia"/>
          <w:rtl/>
        </w:rPr>
        <w:t>עבר</w:t>
      </w:r>
      <w:r w:rsidR="0012745A" w:rsidRPr="00A90CDC">
        <w:rPr>
          <w:rFonts w:cs="Times New Roman" w:hint="eastAsia"/>
          <w:rtl/>
        </w:rPr>
        <w:t>ו</w:t>
      </w:r>
      <w:r w:rsidR="00B95C79" w:rsidRPr="00A90CDC">
        <w:rPr>
          <w:rFonts w:cs="Times New Roman"/>
          <w:rtl/>
        </w:rPr>
        <w:t xml:space="preserve"> </w:t>
      </w:r>
      <w:r w:rsidR="00701071" w:rsidRPr="00A90CDC">
        <w:rPr>
          <w:rFonts w:cs="Times New Roman" w:hint="eastAsia"/>
          <w:rtl/>
        </w:rPr>
        <w:t>מיד</w:t>
      </w:r>
      <w:r w:rsidR="00701071" w:rsidRPr="00A90CDC">
        <w:rPr>
          <w:rFonts w:cs="Times New Roman"/>
          <w:rtl/>
        </w:rPr>
        <w:t xml:space="preserve"> </w:t>
      </w:r>
      <w:r w:rsidR="00701071" w:rsidRPr="00A90CDC">
        <w:rPr>
          <w:rFonts w:cs="Times New Roman" w:hint="eastAsia"/>
          <w:rtl/>
        </w:rPr>
        <w:t>ליד</w:t>
      </w:r>
      <w:r w:rsidR="00263781" w:rsidRPr="00A90CDC">
        <w:rPr>
          <w:rFonts w:cs="Times New Roman"/>
          <w:rtl/>
        </w:rPr>
        <w:t xml:space="preserve"> </w:t>
      </w:r>
      <w:r w:rsidR="00CB39BE">
        <w:rPr>
          <w:rFonts w:cs="Times New Roman" w:hint="cs"/>
          <w:rtl/>
        </w:rPr>
        <w:t xml:space="preserve">בקרב </w:t>
      </w:r>
      <w:r w:rsidR="00701071" w:rsidRPr="00A90CDC">
        <w:rPr>
          <w:rFonts w:cs="Times New Roman" w:hint="eastAsia"/>
          <w:rtl/>
        </w:rPr>
        <w:t>תלמידי</w:t>
      </w:r>
      <w:r w:rsidR="00BD54A8">
        <w:rPr>
          <w:rFonts w:cs="Times New Roman" w:hint="cs"/>
          <w:rtl/>
        </w:rPr>
        <w:t>ם</w:t>
      </w:r>
      <w:r w:rsidR="00BD54A8" w:rsidRPr="00BD54A8">
        <w:rPr>
          <w:rFonts w:cs="Times New Roman"/>
          <w:rtl/>
        </w:rPr>
        <w:t>ב</w:t>
      </w:r>
      <w:r w:rsidR="00701071" w:rsidRPr="00A90CDC">
        <w:rPr>
          <w:rFonts w:cs="Times New Roman"/>
          <w:rtl/>
        </w:rPr>
        <w:t xml:space="preserve">כיתות הגבוהות </w:t>
      </w:r>
      <w:r w:rsidR="00B95C79" w:rsidRPr="00A90CDC">
        <w:rPr>
          <w:rFonts w:cs="Times New Roman" w:hint="eastAsia"/>
          <w:rtl/>
        </w:rPr>
        <w:t>בתיכון</w:t>
      </w:r>
      <w:r w:rsidR="00B95C79" w:rsidRPr="00A90CDC">
        <w:rPr>
          <w:rFonts w:cs="Times New Roman"/>
          <w:rtl/>
        </w:rPr>
        <w:t xml:space="preserve"> </w:t>
      </w:r>
      <w:r w:rsidR="00BD54A8" w:rsidRPr="00BD54A8">
        <w:rPr>
          <w:rFonts w:cs="Times New Roman"/>
          <w:rtl/>
        </w:rPr>
        <w:t xml:space="preserve">שלו </w:t>
      </w:r>
      <w:r w:rsidR="00B95C79" w:rsidRPr="00A90CDC">
        <w:rPr>
          <w:rFonts w:cs="Times New Roman" w:hint="eastAsia"/>
          <w:rtl/>
        </w:rPr>
        <w:t>באנגליה</w:t>
      </w:r>
      <w:r w:rsidR="009C7989" w:rsidRPr="009C7989">
        <w:rPr>
          <w:rFonts w:cs="Times New Roman"/>
          <w:rtl/>
        </w:rPr>
        <w:t>, שקראו גם את קפקא והרמן הסה.</w:t>
      </w:r>
      <w:r w:rsidR="00701071" w:rsidRPr="00A90CDC">
        <w:rPr>
          <w:rFonts w:cs="Times New Roman"/>
          <w:rtl/>
        </w:rPr>
        <w:t xml:space="preserve"> </w:t>
      </w:r>
      <w:r w:rsidR="00CB39BE" w:rsidRPr="009C7989">
        <w:rPr>
          <w:rFonts w:cs="Times New Roman" w:hint="cs"/>
          <w:color w:val="A6A6A6" w:themeColor="background1" w:themeShade="A6"/>
          <w:rtl/>
        </w:rPr>
        <w:t>[</w:t>
      </w:r>
      <w:r w:rsidR="00B95C79" w:rsidRPr="009C7989">
        <w:rPr>
          <w:rFonts w:cs="Times New Roman" w:hint="eastAsia"/>
          <w:color w:val="A6A6A6" w:themeColor="background1" w:themeShade="A6"/>
          <w:rtl/>
        </w:rPr>
        <w:t>ועדיין</w:t>
      </w:r>
      <w:r w:rsidR="00B95C79" w:rsidRPr="009C7989">
        <w:rPr>
          <w:rFonts w:cs="Times New Roman"/>
          <w:color w:val="A6A6A6" w:themeColor="background1" w:themeShade="A6"/>
          <w:rtl/>
        </w:rPr>
        <w:t xml:space="preserve"> </w:t>
      </w:r>
      <w:r w:rsidR="00B95C79" w:rsidRPr="009C7989">
        <w:rPr>
          <w:rFonts w:cs="Times New Roman" w:hint="eastAsia"/>
          <w:color w:val="A6A6A6" w:themeColor="background1" w:themeShade="A6"/>
          <w:rtl/>
        </w:rPr>
        <w:t>ביכו</w:t>
      </w:r>
      <w:r w:rsidR="00B95C79" w:rsidRPr="009C7989">
        <w:rPr>
          <w:rFonts w:cs="Times New Roman"/>
          <w:color w:val="A6A6A6" w:themeColor="background1" w:themeShade="A6"/>
          <w:rtl/>
        </w:rPr>
        <w:t xml:space="preserve"> </w:t>
      </w:r>
      <w:r w:rsidR="00B95C79" w:rsidRPr="009C7989">
        <w:rPr>
          <w:rFonts w:cs="Times New Roman" w:hint="eastAsia"/>
          <w:color w:val="A6A6A6" w:themeColor="background1" w:themeShade="A6"/>
          <w:rtl/>
        </w:rPr>
        <w:t>את</w:t>
      </w:r>
      <w:r w:rsidR="00B95C79" w:rsidRPr="009C7989">
        <w:rPr>
          <w:rFonts w:cs="Times New Roman"/>
          <w:color w:val="A6A6A6" w:themeColor="background1" w:themeShade="A6"/>
          <w:rtl/>
        </w:rPr>
        <w:t xml:space="preserve"> </w:t>
      </w:r>
      <w:r w:rsidR="00B95C79" w:rsidRPr="009C7989">
        <w:rPr>
          <w:rFonts w:cs="Times New Roman" w:hint="eastAsia"/>
          <w:color w:val="A6A6A6" w:themeColor="background1" w:themeShade="A6"/>
          <w:rtl/>
        </w:rPr>
        <w:t>התפרקות</w:t>
      </w:r>
      <w:r w:rsidR="00B95C79" w:rsidRPr="009C7989">
        <w:rPr>
          <w:rFonts w:cs="Times New Roman"/>
          <w:color w:val="A6A6A6" w:themeColor="background1" w:themeShade="A6"/>
          <w:rtl/>
        </w:rPr>
        <w:t xml:space="preserve"> </w:t>
      </w:r>
      <w:r w:rsidR="00B95C79" w:rsidRPr="009C7989">
        <w:rPr>
          <w:rFonts w:cs="Times New Roman" w:hint="eastAsia"/>
          <w:color w:val="A6A6A6" w:themeColor="background1" w:themeShade="A6"/>
          <w:rtl/>
        </w:rPr>
        <w:t>להקת</w:t>
      </w:r>
      <w:r w:rsidR="00B95C79" w:rsidRPr="009C7989">
        <w:rPr>
          <w:rFonts w:cs="Times New Roman"/>
          <w:color w:val="A6A6A6" w:themeColor="background1" w:themeShade="A6"/>
          <w:rtl/>
        </w:rPr>
        <w:t xml:space="preserve"> 'ראשים </w:t>
      </w:r>
      <w:r w:rsidR="00B95C79" w:rsidRPr="009C7989">
        <w:rPr>
          <w:rFonts w:cs="Times New Roman" w:hint="eastAsia"/>
          <w:color w:val="A6A6A6" w:themeColor="background1" w:themeShade="A6"/>
          <w:rtl/>
        </w:rPr>
        <w:t>מ</w:t>
      </w:r>
      <w:r w:rsidR="00F60B44" w:rsidRPr="009C7989">
        <w:rPr>
          <w:rFonts w:cs="Times New Roman" w:hint="eastAsia"/>
          <w:color w:val="A6A6A6" w:themeColor="background1" w:themeShade="A6"/>
          <w:rtl/>
        </w:rPr>
        <w:t>ד</w:t>
      </w:r>
      <w:r w:rsidR="00B95C79" w:rsidRPr="009C7989">
        <w:rPr>
          <w:rFonts w:cs="Times New Roman" w:hint="eastAsia"/>
          <w:color w:val="A6A6A6" w:themeColor="background1" w:themeShade="A6"/>
          <w:rtl/>
        </w:rPr>
        <w:t>ברים</w:t>
      </w:r>
      <w:r w:rsidR="00B95C79" w:rsidRPr="009C7989">
        <w:rPr>
          <w:rFonts w:cs="Times New Roman"/>
          <w:color w:val="A6A6A6" w:themeColor="background1" w:themeShade="A6"/>
          <w:rtl/>
        </w:rPr>
        <w:t xml:space="preserve">'. </w:t>
      </w:r>
      <w:r w:rsidR="00ED3714" w:rsidRPr="009C7989">
        <w:rPr>
          <w:rFonts w:cs="Times New Roman" w:hint="eastAsia"/>
          <w:color w:val="A6A6A6" w:themeColor="background1" w:themeShade="A6"/>
          <w:rtl/>
        </w:rPr>
        <w:t>אותו</w:t>
      </w:r>
      <w:r w:rsidR="00ED3714" w:rsidRPr="009C7989">
        <w:rPr>
          <w:rFonts w:cs="Times New Roman"/>
          <w:color w:val="A6A6A6" w:themeColor="background1" w:themeShade="A6"/>
          <w:rtl/>
        </w:rPr>
        <w:t xml:space="preserve"> </w:t>
      </w:r>
      <w:r w:rsidR="00701071" w:rsidRPr="009C7989">
        <w:rPr>
          <w:rFonts w:cs="Times New Roman" w:hint="eastAsia"/>
          <w:color w:val="A6A6A6" w:themeColor="background1" w:themeShade="A6"/>
          <w:rtl/>
        </w:rPr>
        <w:t>סיפרון</w:t>
      </w:r>
      <w:r w:rsidR="00701071" w:rsidRPr="009C7989">
        <w:rPr>
          <w:rFonts w:cs="Times New Roman"/>
          <w:color w:val="A6A6A6" w:themeColor="background1" w:themeShade="A6"/>
          <w:rtl/>
        </w:rPr>
        <w:t xml:space="preserve"> </w:t>
      </w:r>
      <w:r w:rsidR="00701071" w:rsidRPr="009C7989">
        <w:rPr>
          <w:rFonts w:cs="Times New Roman" w:hint="eastAsia"/>
          <w:color w:val="A6A6A6" w:themeColor="background1" w:themeShade="A6"/>
          <w:rtl/>
        </w:rPr>
        <w:t>התגלגל</w:t>
      </w:r>
      <w:r w:rsidR="00701071" w:rsidRPr="009C7989">
        <w:rPr>
          <w:rFonts w:cs="Times New Roman"/>
          <w:color w:val="A6A6A6" w:themeColor="background1" w:themeShade="A6"/>
          <w:rtl/>
        </w:rPr>
        <w:t xml:space="preserve"> </w:t>
      </w:r>
      <w:r w:rsidR="00701071" w:rsidRPr="009C7989">
        <w:rPr>
          <w:rFonts w:cs="Times New Roman" w:hint="eastAsia"/>
          <w:color w:val="A6A6A6" w:themeColor="background1" w:themeShade="A6"/>
          <w:rtl/>
        </w:rPr>
        <w:t>איכשהו</w:t>
      </w:r>
      <w:r w:rsidR="00701071" w:rsidRPr="009C7989">
        <w:rPr>
          <w:rFonts w:cs="Times New Roman"/>
          <w:color w:val="A6A6A6" w:themeColor="background1" w:themeShade="A6"/>
          <w:rtl/>
        </w:rPr>
        <w:t xml:space="preserve"> </w:t>
      </w:r>
      <w:r w:rsidR="00701071" w:rsidRPr="009C7989">
        <w:rPr>
          <w:rFonts w:cs="Times New Roman" w:hint="eastAsia"/>
          <w:color w:val="A6A6A6" w:themeColor="background1" w:themeShade="A6"/>
          <w:rtl/>
        </w:rPr>
        <w:t>גם</w:t>
      </w:r>
      <w:r w:rsidR="00701071" w:rsidRPr="009C7989">
        <w:rPr>
          <w:rFonts w:cs="Times New Roman"/>
          <w:color w:val="A6A6A6" w:themeColor="background1" w:themeShade="A6"/>
          <w:rtl/>
        </w:rPr>
        <w:t xml:space="preserve"> </w:t>
      </w:r>
      <w:r w:rsidR="00701071" w:rsidRPr="009C7989">
        <w:rPr>
          <w:rFonts w:cs="Times New Roman" w:hint="eastAsia"/>
          <w:color w:val="A6A6A6" w:themeColor="background1" w:themeShade="A6"/>
          <w:rtl/>
        </w:rPr>
        <w:t>לידיו</w:t>
      </w:r>
      <w:r w:rsidR="00701071" w:rsidRPr="009C7989">
        <w:rPr>
          <w:rFonts w:cs="Times New Roman"/>
          <w:color w:val="A6A6A6" w:themeColor="background1" w:themeShade="A6"/>
          <w:rtl/>
        </w:rPr>
        <w:t xml:space="preserve"> </w:t>
      </w:r>
      <w:r w:rsidR="00701071" w:rsidRPr="009C7989">
        <w:rPr>
          <w:rFonts w:cs="Times New Roman" w:hint="eastAsia"/>
          <w:color w:val="A6A6A6" w:themeColor="background1" w:themeShade="A6"/>
          <w:rtl/>
        </w:rPr>
        <w:t>של</w:t>
      </w:r>
      <w:r w:rsidR="00701071" w:rsidRPr="009C7989">
        <w:rPr>
          <w:rFonts w:cs="Times New Roman"/>
          <w:color w:val="A6A6A6" w:themeColor="background1" w:themeShade="A6"/>
          <w:rtl/>
        </w:rPr>
        <w:t xml:space="preserve"> </w:t>
      </w:r>
      <w:r w:rsidR="00701071" w:rsidRPr="009C7989">
        <w:rPr>
          <w:rFonts w:cs="Times New Roman" w:hint="eastAsia"/>
          <w:color w:val="A6A6A6" w:themeColor="background1" w:themeShade="A6"/>
          <w:rtl/>
        </w:rPr>
        <w:t>אלכס</w:t>
      </w:r>
      <w:r w:rsidR="00F60B44" w:rsidRPr="009C7989">
        <w:rPr>
          <w:rFonts w:cs="Times New Roman"/>
          <w:color w:val="A6A6A6" w:themeColor="background1" w:themeShade="A6"/>
          <w:rtl/>
        </w:rPr>
        <w:t xml:space="preserve"> </w:t>
      </w:r>
      <w:r w:rsidR="006C71F5" w:rsidRPr="009C7989">
        <w:rPr>
          <w:rFonts w:cs="Times New Roman"/>
          <w:color w:val="A6A6A6" w:themeColor="background1" w:themeShade="A6"/>
          <w:rtl/>
        </w:rPr>
        <w:t>הכיר כמה ממחשבותיו משיעורי הלטינית</w:t>
      </w:r>
      <w:r w:rsidR="008366E6" w:rsidRPr="009C7989">
        <w:rPr>
          <w:rFonts w:cs="Times New Roman" w:hint="cs"/>
          <w:color w:val="A6A6A6" w:themeColor="background1" w:themeShade="A6"/>
          <w:rtl/>
        </w:rPr>
        <w:t>]</w:t>
      </w:r>
      <w:r w:rsidR="006C71F5" w:rsidRPr="006C71F5">
        <w:rPr>
          <w:rFonts w:cs="Times New Roman"/>
          <w:rtl/>
        </w:rPr>
        <w:t xml:space="preserve"> </w:t>
      </w:r>
      <w:r w:rsidR="00CB39BE">
        <w:rPr>
          <w:rFonts w:cs="Times New Roman" w:hint="cs"/>
          <w:rtl/>
        </w:rPr>
        <w:t>את הספרון</w:t>
      </w:r>
      <w:r w:rsidR="00F60B44" w:rsidRPr="00A90CDC">
        <w:rPr>
          <w:rFonts w:cs="Times New Roman"/>
          <w:rtl/>
        </w:rPr>
        <w:t xml:space="preserve"> </w:t>
      </w:r>
      <w:r w:rsidR="006C71F5">
        <w:rPr>
          <w:rFonts w:cs="Times New Roman" w:hint="cs"/>
          <w:rtl/>
        </w:rPr>
        <w:t xml:space="preserve">קרא </w:t>
      </w:r>
      <w:r w:rsidR="003A1F20">
        <w:rPr>
          <w:rFonts w:cs="Times New Roman" w:hint="cs"/>
          <w:rtl/>
        </w:rPr>
        <w:t xml:space="preserve">אלכס </w:t>
      </w:r>
      <w:r w:rsidR="00F60B44" w:rsidRPr="00A90CDC">
        <w:rPr>
          <w:rFonts w:cs="Times New Roman"/>
          <w:rtl/>
        </w:rPr>
        <w:t>בערב אחד.</w:t>
      </w:r>
      <w:r w:rsidR="00F60B44" w:rsidRPr="009C7989">
        <w:rPr>
          <w:rFonts w:cs="Times New Roman"/>
          <w:color w:val="A6A6A6" w:themeColor="background1" w:themeShade="A6"/>
          <w:rtl/>
        </w:rPr>
        <w:t xml:space="preserve"> </w:t>
      </w:r>
      <w:r w:rsidR="00A34E8C" w:rsidRPr="009C7989">
        <w:rPr>
          <w:rFonts w:cs="Times New Roman" w:hint="cs"/>
          <w:color w:val="A6A6A6" w:themeColor="background1" w:themeShade="A6"/>
          <w:rtl/>
        </w:rPr>
        <w:t>[</w:t>
      </w:r>
      <w:r w:rsidR="00F60B44" w:rsidRPr="009C7989">
        <w:rPr>
          <w:rFonts w:cs="Times New Roman"/>
          <w:color w:val="A6A6A6" w:themeColor="background1" w:themeShade="A6"/>
          <w:rtl/>
        </w:rPr>
        <w:t>'אל ת</w:t>
      </w:r>
      <w:r w:rsidR="00F54E5A" w:rsidRPr="009C7989">
        <w:rPr>
          <w:rFonts w:cs="Times New Roman" w:hint="eastAsia"/>
          <w:color w:val="A6A6A6" w:themeColor="background1" w:themeShade="A6"/>
          <w:rtl/>
        </w:rPr>
        <w:t>שחית</w:t>
      </w:r>
      <w:r w:rsidR="00F60B44" w:rsidRPr="009C7989">
        <w:rPr>
          <w:rFonts w:cs="Times New Roman"/>
          <w:color w:val="A6A6A6" w:themeColor="background1" w:themeShade="A6"/>
          <w:rtl/>
        </w:rPr>
        <w:t xml:space="preserve"> את זמנך </w:t>
      </w:r>
      <w:r w:rsidRPr="009C7989">
        <w:rPr>
          <w:rFonts w:cs="Times New Roman" w:hint="eastAsia"/>
          <w:color w:val="A6A6A6" w:themeColor="background1" w:themeShade="A6"/>
          <w:rtl/>
        </w:rPr>
        <w:t>בפולמוס</w:t>
      </w:r>
      <w:r w:rsidR="00F60B44" w:rsidRPr="009C7989">
        <w:rPr>
          <w:rFonts w:cs="Times New Roman"/>
          <w:color w:val="A6A6A6" w:themeColor="background1" w:themeShade="A6"/>
          <w:rtl/>
        </w:rPr>
        <w:t xml:space="preserve"> </w:t>
      </w:r>
      <w:r w:rsidRPr="009C7989">
        <w:rPr>
          <w:rFonts w:cs="Times New Roman" w:hint="eastAsia"/>
          <w:color w:val="A6A6A6" w:themeColor="background1" w:themeShade="A6"/>
          <w:rtl/>
        </w:rPr>
        <w:t>להתווכח</w:t>
      </w:r>
      <w:r w:rsidRPr="009C7989">
        <w:rPr>
          <w:rFonts w:cs="Times New Roman"/>
          <w:color w:val="A6A6A6" w:themeColor="background1" w:themeShade="A6"/>
          <w:rtl/>
        </w:rPr>
        <w:t xml:space="preserve"> </w:t>
      </w:r>
      <w:r w:rsidR="00ED3714" w:rsidRPr="009C7989">
        <w:rPr>
          <w:rFonts w:cs="Times New Roman" w:hint="eastAsia"/>
          <w:color w:val="A6A6A6" w:themeColor="background1" w:themeShade="A6"/>
          <w:rtl/>
        </w:rPr>
        <w:t>להתפלמס</w:t>
      </w:r>
      <w:r w:rsidR="00ED3714" w:rsidRPr="009C7989">
        <w:rPr>
          <w:rFonts w:cs="Times New Roman"/>
          <w:color w:val="A6A6A6" w:themeColor="background1" w:themeShade="A6"/>
          <w:rtl/>
        </w:rPr>
        <w:t xml:space="preserve"> </w:t>
      </w:r>
      <w:r w:rsidR="00F60B44" w:rsidRPr="009C7989">
        <w:rPr>
          <w:rFonts w:cs="Times New Roman" w:hint="eastAsia"/>
          <w:color w:val="A6A6A6" w:themeColor="background1" w:themeShade="A6"/>
          <w:rtl/>
        </w:rPr>
        <w:t>מהו</w:t>
      </w:r>
      <w:r w:rsidR="00F60B44" w:rsidRPr="009C7989">
        <w:rPr>
          <w:rFonts w:cs="Times New Roman"/>
          <w:color w:val="A6A6A6" w:themeColor="background1" w:themeShade="A6"/>
          <w:rtl/>
        </w:rPr>
        <w:t xml:space="preserve"> אדם טוב – היה כזה</w:t>
      </w:r>
      <w:r w:rsidR="00CB39BE" w:rsidRPr="009C7989">
        <w:rPr>
          <w:rFonts w:cs="Times New Roman" w:hint="cs"/>
          <w:color w:val="A6A6A6" w:themeColor="background1" w:themeShade="A6"/>
          <w:rtl/>
        </w:rPr>
        <w:t>.</w:t>
      </w:r>
      <w:r w:rsidR="00F60B44" w:rsidRPr="009C7989">
        <w:rPr>
          <w:rFonts w:cs="Times New Roman"/>
          <w:color w:val="A6A6A6" w:themeColor="background1" w:themeShade="A6"/>
          <w:rtl/>
        </w:rPr>
        <w:t>'</w:t>
      </w:r>
      <w:r w:rsidR="00701071" w:rsidRPr="009C7989">
        <w:rPr>
          <w:rFonts w:cs="Times New Roman"/>
          <w:color w:val="A6A6A6" w:themeColor="background1" w:themeShade="A6"/>
          <w:rtl/>
        </w:rPr>
        <w:t xml:space="preserve"> </w:t>
      </w:r>
      <w:r w:rsidR="00CB39BE" w:rsidRPr="009C7989">
        <w:rPr>
          <w:rFonts w:cs="Times New Roman" w:hint="cs"/>
          <w:color w:val="A6A6A6" w:themeColor="background1" w:themeShade="A6"/>
          <w:rtl/>
        </w:rPr>
        <w:t xml:space="preserve">וגם, </w:t>
      </w:r>
      <w:r w:rsidR="00701071" w:rsidRPr="009C7989">
        <w:rPr>
          <w:rFonts w:cs="Times New Roman"/>
          <w:color w:val="A6A6A6" w:themeColor="background1" w:themeShade="A6"/>
          <w:rtl/>
        </w:rPr>
        <w:t xml:space="preserve">– </w:t>
      </w:r>
      <w:r w:rsidRPr="009C7989">
        <w:rPr>
          <w:rFonts w:cs="Times New Roman" w:hint="eastAsia"/>
          <w:color w:val="A6A6A6" w:themeColor="background1" w:themeShade="A6"/>
          <w:rtl/>
        </w:rPr>
        <w:t>הנה</w:t>
      </w:r>
      <w:r w:rsidRPr="009C7989">
        <w:rPr>
          <w:rFonts w:cs="Times New Roman"/>
          <w:color w:val="A6A6A6" w:themeColor="background1" w:themeShade="A6"/>
          <w:rtl/>
        </w:rPr>
        <w:t xml:space="preserve"> </w:t>
      </w:r>
      <w:r w:rsidR="00701071" w:rsidRPr="009C7989">
        <w:rPr>
          <w:rFonts w:cs="Times New Roman" w:hint="eastAsia"/>
          <w:color w:val="A6A6A6" w:themeColor="background1" w:themeShade="A6"/>
          <w:rtl/>
        </w:rPr>
        <w:t>זוהי</w:t>
      </w:r>
      <w:r w:rsidR="00701071" w:rsidRPr="009C7989">
        <w:rPr>
          <w:rFonts w:cs="Times New Roman"/>
          <w:color w:val="A6A6A6" w:themeColor="background1" w:themeShade="A6"/>
          <w:rtl/>
        </w:rPr>
        <w:t xml:space="preserve"> עצה </w:t>
      </w:r>
      <w:r w:rsidR="00701071" w:rsidRPr="009C7989">
        <w:rPr>
          <w:rFonts w:cs="Times New Roman"/>
          <w:color w:val="A6A6A6" w:themeColor="background1" w:themeShade="A6"/>
          <w:rtl/>
        </w:rPr>
        <w:lastRenderedPageBreak/>
        <w:t xml:space="preserve">ראויה לשמה! </w:t>
      </w:r>
      <w:r w:rsidR="00B12C01" w:rsidRPr="009C7989">
        <w:rPr>
          <w:rFonts w:cs="Times New Roman" w:hint="eastAsia"/>
          <w:color w:val="A6A6A6" w:themeColor="background1" w:themeShade="A6"/>
          <w:rtl/>
        </w:rPr>
        <w:t>העצה</w:t>
      </w:r>
      <w:r w:rsidR="00B12C01" w:rsidRPr="009C7989">
        <w:rPr>
          <w:rFonts w:cs="Times New Roman"/>
          <w:color w:val="A6A6A6" w:themeColor="background1" w:themeShade="A6"/>
          <w:rtl/>
        </w:rPr>
        <w:t xml:space="preserve"> </w:t>
      </w:r>
      <w:r w:rsidR="00387AAB" w:rsidRPr="009C7989">
        <w:rPr>
          <w:rFonts w:cs="Times New Roman" w:hint="eastAsia"/>
          <w:color w:val="A6A6A6" w:themeColor="background1" w:themeShade="A6"/>
          <w:rtl/>
        </w:rPr>
        <w:t>ש</w:t>
      </w:r>
      <w:r w:rsidR="00ED3714" w:rsidRPr="009C7989">
        <w:rPr>
          <w:rFonts w:cs="Times New Roman" w:hint="eastAsia"/>
          <w:color w:val="A6A6A6" w:themeColor="background1" w:themeShade="A6"/>
          <w:rtl/>
        </w:rPr>
        <w:t>הלמה</w:t>
      </w:r>
      <w:r w:rsidR="00B12C01" w:rsidRPr="009C7989">
        <w:rPr>
          <w:rFonts w:cs="Times New Roman"/>
          <w:color w:val="A6A6A6" w:themeColor="background1" w:themeShade="A6"/>
          <w:rtl/>
        </w:rPr>
        <w:t xml:space="preserve"> בליבו </w:t>
      </w:r>
      <w:r w:rsidR="00ED3714" w:rsidRPr="009C7989">
        <w:rPr>
          <w:rFonts w:cs="Times New Roman" w:hint="eastAsia"/>
          <w:color w:val="A6A6A6" w:themeColor="background1" w:themeShade="A6"/>
          <w:rtl/>
        </w:rPr>
        <w:t>חזק</w:t>
      </w:r>
      <w:r w:rsidR="00ED3714" w:rsidRPr="009C7989">
        <w:rPr>
          <w:rFonts w:cs="Times New Roman"/>
          <w:color w:val="A6A6A6" w:themeColor="background1" w:themeShade="A6"/>
          <w:rtl/>
        </w:rPr>
        <w:t xml:space="preserve"> </w:t>
      </w:r>
      <w:r w:rsidR="00B12C01" w:rsidRPr="009C7989">
        <w:rPr>
          <w:rFonts w:cs="Times New Roman" w:hint="eastAsia"/>
          <w:color w:val="A6A6A6" w:themeColor="background1" w:themeShade="A6"/>
          <w:rtl/>
        </w:rPr>
        <w:t>מכל</w:t>
      </w:r>
      <w:r w:rsidR="00B12C01" w:rsidRPr="009C7989">
        <w:rPr>
          <w:rFonts w:cs="Times New Roman"/>
          <w:color w:val="A6A6A6" w:themeColor="background1" w:themeShade="A6"/>
          <w:rtl/>
        </w:rPr>
        <w:t xml:space="preserve"> </w:t>
      </w:r>
      <w:r w:rsidR="001C5A04" w:rsidRPr="009C7989">
        <w:rPr>
          <w:rFonts w:cs="Times New Roman"/>
          <w:color w:val="A6A6A6" w:themeColor="background1" w:themeShade="A6"/>
          <w:rtl/>
        </w:rPr>
        <w:t>הייתה</w:t>
      </w:r>
      <w:r w:rsidR="00B12C01" w:rsidRPr="009C7989">
        <w:rPr>
          <w:rFonts w:cs="Times New Roman"/>
          <w:color w:val="A6A6A6" w:themeColor="background1" w:themeShade="A6"/>
          <w:rtl/>
        </w:rPr>
        <w:t xml:space="preserve"> –</w:t>
      </w:r>
      <w:r w:rsidR="00CB39BE" w:rsidRPr="009C7989">
        <w:rPr>
          <w:rFonts w:cs="Times New Roman" w:hint="cs"/>
          <w:color w:val="A6A6A6" w:themeColor="background1" w:themeShade="A6"/>
          <w:rtl/>
        </w:rPr>
        <w:t>]</w:t>
      </w:r>
      <w:r w:rsidR="00B12C01" w:rsidRPr="00A90CDC">
        <w:rPr>
          <w:rFonts w:cs="Times New Roman"/>
          <w:rtl/>
        </w:rPr>
        <w:t xml:space="preserve"> 'ביום מותך החיים שתאבד הם רק אלה שחיית, החיים שחיית הם אלו שתאבד</w:t>
      </w:r>
      <w:r w:rsidR="00CB39BE">
        <w:rPr>
          <w:rFonts w:cs="Times New Roman" w:hint="cs"/>
          <w:rtl/>
        </w:rPr>
        <w:t>.</w:t>
      </w:r>
      <w:r w:rsidR="00B12C01" w:rsidRPr="00A90CDC">
        <w:rPr>
          <w:rFonts w:cs="Times New Roman"/>
          <w:rtl/>
        </w:rPr>
        <w:t>'</w:t>
      </w:r>
      <w:r w:rsidR="00387AAB" w:rsidRPr="00A90CDC">
        <w:rPr>
          <w:rFonts w:cs="Times New Roman"/>
          <w:rtl/>
        </w:rPr>
        <w:t xml:space="preserve"> </w:t>
      </w:r>
      <w:r w:rsidR="00CB39BE">
        <w:rPr>
          <w:rFonts w:cs="Times New Roman" w:hint="cs"/>
          <w:rtl/>
        </w:rPr>
        <w:t>אולי</w:t>
      </w:r>
      <w:r w:rsidR="00387AAB" w:rsidRPr="00A90CDC">
        <w:rPr>
          <w:rFonts w:cs="Times New Roman"/>
          <w:rtl/>
        </w:rPr>
        <w:t xml:space="preserve"> </w:t>
      </w:r>
      <w:r w:rsidR="00CB39BE">
        <w:rPr>
          <w:rFonts w:cs="Times New Roman" w:hint="cs"/>
          <w:rtl/>
        </w:rPr>
        <w:t>ב</w:t>
      </w:r>
      <w:r w:rsidR="00387AAB" w:rsidRPr="00A90CDC">
        <w:rPr>
          <w:rFonts w:cs="Times New Roman"/>
          <w:rtl/>
        </w:rPr>
        <w:t xml:space="preserve">עצה </w:t>
      </w:r>
      <w:r w:rsidR="00A34E8C">
        <w:rPr>
          <w:rFonts w:cs="Times New Roman" w:hint="cs"/>
          <w:rtl/>
        </w:rPr>
        <w:t xml:space="preserve">זו </w:t>
      </w:r>
      <w:r w:rsidR="008366E6" w:rsidRPr="009C7989">
        <w:rPr>
          <w:rFonts w:cs="Times New Roman" w:hint="cs"/>
          <w:color w:val="A6A6A6" w:themeColor="background1" w:themeShade="A6"/>
          <w:rtl/>
        </w:rPr>
        <w:t>[</w:t>
      </w:r>
      <w:r w:rsidR="00387AAB" w:rsidRPr="009C7989">
        <w:rPr>
          <w:rFonts w:cs="Times New Roman"/>
          <w:color w:val="A6A6A6" w:themeColor="background1" w:themeShade="A6"/>
          <w:rtl/>
        </w:rPr>
        <w:t>הלקוחה ישירות מ</w:t>
      </w:r>
      <w:r w:rsidR="00A34E8C" w:rsidRPr="009C7989">
        <w:rPr>
          <w:rFonts w:cs="Times New Roman" w:hint="cs"/>
          <w:color w:val="A6A6A6" w:themeColor="background1" w:themeShade="A6"/>
          <w:rtl/>
        </w:rPr>
        <w:t>קולמוסו</w:t>
      </w:r>
      <w:r w:rsidR="00387AAB" w:rsidRPr="009C7989">
        <w:rPr>
          <w:rFonts w:cs="Times New Roman"/>
          <w:color w:val="A6A6A6" w:themeColor="background1" w:themeShade="A6"/>
          <w:rtl/>
        </w:rPr>
        <w:t xml:space="preserve"> של מרקוס אורליוס</w:t>
      </w:r>
      <w:r w:rsidR="008366E6" w:rsidRPr="009C7989">
        <w:rPr>
          <w:rFonts w:cs="Times New Roman" w:hint="cs"/>
          <w:color w:val="A6A6A6" w:themeColor="background1" w:themeShade="A6"/>
          <w:rtl/>
        </w:rPr>
        <w:t>]</w:t>
      </w:r>
      <w:r w:rsidR="00387AAB" w:rsidRPr="009C7989">
        <w:rPr>
          <w:rFonts w:cs="Times New Roman"/>
          <w:color w:val="A6A6A6" w:themeColor="background1" w:themeShade="A6"/>
          <w:rtl/>
        </w:rPr>
        <w:t xml:space="preserve"> </w:t>
      </w:r>
      <w:r w:rsidR="00CB39BE">
        <w:rPr>
          <w:rFonts w:cs="Times New Roman" w:hint="cs"/>
          <w:rtl/>
        </w:rPr>
        <w:t>היה</w:t>
      </w:r>
      <w:r w:rsidR="00387AAB" w:rsidRPr="00A90CDC">
        <w:rPr>
          <w:rFonts w:cs="Times New Roman"/>
          <w:rtl/>
        </w:rPr>
        <w:t xml:space="preserve"> כדי להסביר את ה</w:t>
      </w:r>
      <w:r w:rsidR="009C7989">
        <w:rPr>
          <w:rFonts w:cs="Times New Roman" w:hint="cs"/>
          <w:rtl/>
        </w:rPr>
        <w:t>י</w:t>
      </w:r>
      <w:r w:rsidR="00387AAB" w:rsidRPr="00A90CDC">
        <w:rPr>
          <w:rFonts w:cs="Times New Roman"/>
          <w:rtl/>
        </w:rPr>
        <w:t xml:space="preserve">עדרויותיו </w:t>
      </w:r>
      <w:r w:rsidR="008A3AF9" w:rsidRPr="00A90CDC">
        <w:rPr>
          <w:rFonts w:cs="Times New Roman" w:hint="eastAsia"/>
          <w:rtl/>
        </w:rPr>
        <w:t>החוזרות</w:t>
      </w:r>
      <w:r w:rsidR="008A3AF9" w:rsidRPr="00A90CDC">
        <w:rPr>
          <w:rFonts w:cs="Times New Roman"/>
          <w:rtl/>
        </w:rPr>
        <w:t xml:space="preserve"> ונשנות </w:t>
      </w:r>
      <w:r w:rsidR="00A34E8C">
        <w:rPr>
          <w:rFonts w:cs="Times New Roman" w:hint="cs"/>
          <w:rtl/>
        </w:rPr>
        <w:t xml:space="preserve">של אלכס </w:t>
      </w:r>
      <w:r w:rsidR="00387AAB" w:rsidRPr="00A90CDC">
        <w:rPr>
          <w:rFonts w:cs="Times New Roman" w:hint="eastAsia"/>
          <w:rtl/>
        </w:rPr>
        <w:t>מ</w:t>
      </w:r>
      <w:r w:rsidR="002E35AE">
        <w:rPr>
          <w:rFonts w:cs="Times New Roman" w:hint="eastAsia"/>
          <w:rtl/>
        </w:rPr>
        <w:t>בית-הספר</w:t>
      </w:r>
      <w:r w:rsidR="00387AAB" w:rsidRPr="00A90CDC">
        <w:rPr>
          <w:rFonts w:cs="Times New Roman"/>
          <w:rtl/>
        </w:rPr>
        <w:t>.</w:t>
      </w:r>
      <w:bookmarkStart w:id="366" w:name="_Hlk529042802"/>
      <w:r w:rsidR="00A34E8C">
        <w:rPr>
          <w:rFonts w:cs="Times New Roman" w:hint="cs"/>
          <w:rtl/>
        </w:rPr>
        <w:t xml:space="preserve"> והנה עצה </w:t>
      </w:r>
      <w:r w:rsidR="00C74A6C">
        <w:rPr>
          <w:rFonts w:cs="Times New Roman" w:hint="cs"/>
          <w:rtl/>
        </w:rPr>
        <w:t xml:space="preserve">נוספת </w:t>
      </w:r>
      <w:r w:rsidR="00A34E8C">
        <w:rPr>
          <w:rFonts w:cs="Times New Roman" w:hint="cs"/>
          <w:rtl/>
        </w:rPr>
        <w:t>שטוב היה לה ליועצת להפנים:</w:t>
      </w:r>
      <w:r w:rsidR="00B12C01" w:rsidRPr="00A90CDC">
        <w:rPr>
          <w:rFonts w:cs="Times New Roman"/>
          <w:rtl/>
        </w:rPr>
        <w:t xml:space="preserve"> </w:t>
      </w:r>
      <w:r w:rsidR="00C74A6C">
        <w:rPr>
          <w:rFonts w:cs="Times New Roman" w:hint="cs"/>
          <w:rtl/>
        </w:rPr>
        <w:t>'</w:t>
      </w:r>
      <w:r w:rsidR="00A34E8C" w:rsidRPr="00A34E8C">
        <w:rPr>
          <w:rFonts w:cs="Times New Roman"/>
          <w:rtl/>
        </w:rPr>
        <w:t xml:space="preserve">אין גרוע מאדם </w:t>
      </w:r>
      <w:r w:rsidR="00A34E8C">
        <w:rPr>
          <w:rFonts w:cs="Times New Roman" w:hint="cs"/>
          <w:rtl/>
        </w:rPr>
        <w:t>ה</w:t>
      </w:r>
      <w:r w:rsidR="00A34E8C" w:rsidRPr="00A34E8C">
        <w:rPr>
          <w:rFonts w:cs="Times New Roman"/>
          <w:rtl/>
        </w:rPr>
        <w:t>מהלך סחור-סחור, ו</w:t>
      </w:r>
      <w:r w:rsidR="00C34FE1">
        <w:rPr>
          <w:rFonts w:cs="Times New Roman" w:hint="cs"/>
          <w:rtl/>
        </w:rPr>
        <w:t>נובר</w:t>
      </w:r>
      <w:r w:rsidR="00A34E8C" w:rsidRPr="00A34E8C">
        <w:rPr>
          <w:rFonts w:cs="Times New Roman"/>
          <w:rtl/>
        </w:rPr>
        <w:t xml:space="preserve"> בדברים שמתחת לאדמה, ומ</w:t>
      </w:r>
      <w:r w:rsidR="00C34FE1">
        <w:rPr>
          <w:rFonts w:cs="Times New Roman" w:hint="cs"/>
          <w:rtl/>
        </w:rPr>
        <w:t>פשפש</w:t>
      </w:r>
      <w:r w:rsidR="00A34E8C" w:rsidRPr="00A34E8C">
        <w:rPr>
          <w:rFonts w:cs="Times New Roman"/>
          <w:rtl/>
        </w:rPr>
        <w:t xml:space="preserve"> </w:t>
      </w:r>
      <w:r w:rsidR="00C34FE1">
        <w:rPr>
          <w:rFonts w:cs="Times New Roman" w:hint="cs"/>
          <w:rtl/>
        </w:rPr>
        <w:t>ב</w:t>
      </w:r>
      <w:r w:rsidR="00A34E8C" w:rsidRPr="00A34E8C">
        <w:rPr>
          <w:rFonts w:cs="Times New Roman"/>
          <w:rtl/>
        </w:rPr>
        <w:t>נפשו של האחר, מבלי להבין שדי לו לדעת את השד שבתוכו, ולכבדו בלב שלם.</w:t>
      </w:r>
      <w:r w:rsidR="00C74A6C">
        <w:rPr>
          <w:rFonts w:cs="Times New Roman" w:hint="cs"/>
          <w:rtl/>
        </w:rPr>
        <w:t>'</w:t>
      </w:r>
    </w:p>
    <w:p w14:paraId="650C2A78" w14:textId="5F5BA54D" w:rsidR="009C7989" w:rsidRDefault="009C7989" w:rsidP="00387AAB">
      <w:pPr>
        <w:rPr>
          <w:rFonts w:cs="Times New Roman"/>
          <w:rtl/>
        </w:rPr>
      </w:pPr>
      <w:r w:rsidRPr="009C7989">
        <w:rPr>
          <w:rFonts w:cs="Times New Roman" w:hint="cs"/>
          <w:color w:val="A6A6A6" w:themeColor="background1" w:themeShade="A6"/>
          <w:rtl/>
        </w:rPr>
        <w:t>[</w:t>
      </w:r>
    </w:p>
    <w:bookmarkEnd w:id="366"/>
    <w:p w14:paraId="0839E96F" w14:textId="7FAC6775" w:rsidR="00873631" w:rsidRPr="009C7989" w:rsidRDefault="00B12C01" w:rsidP="00387AAB">
      <w:pPr>
        <w:rPr>
          <w:rFonts w:cs="Times New Roman"/>
          <w:color w:val="A6A6A6" w:themeColor="background1" w:themeShade="A6"/>
          <w:rtl/>
        </w:rPr>
      </w:pPr>
      <w:r w:rsidRPr="009C7989">
        <w:rPr>
          <w:rFonts w:cs="Times New Roman"/>
          <w:color w:val="A6A6A6" w:themeColor="background1" w:themeShade="A6"/>
          <w:rtl/>
        </w:rPr>
        <w:t xml:space="preserve">[ספר 2 פרק 14 </w:t>
      </w:r>
      <w:r w:rsidRPr="009C7989">
        <w:rPr>
          <w:rFonts w:cs="Times New Roman"/>
          <w:color w:val="A6A6A6" w:themeColor="background1" w:themeShade="A6"/>
        </w:rPr>
        <w:t>Though thou be destined to live three thousand years and as many myriads besides, yet remember that no man loseth other life than that which he liveth, nor liveth other than that which he loseth</w:t>
      </w:r>
      <w:r w:rsidRPr="009C7989">
        <w:rPr>
          <w:rFonts w:cs="Times New Roman"/>
          <w:color w:val="A6A6A6" w:themeColor="background1" w:themeShade="A6"/>
          <w:rtl/>
        </w:rPr>
        <w:t xml:space="preserve">.] </w:t>
      </w:r>
    </w:p>
    <w:p w14:paraId="7921FEDA" w14:textId="2DDF7764" w:rsidR="001A15B9" w:rsidRPr="009C7989" w:rsidRDefault="001A15B9" w:rsidP="00C74A6C">
      <w:pPr>
        <w:bidi w:val="0"/>
        <w:rPr>
          <w:rFonts w:cs="Times New Roman"/>
          <w:color w:val="A6A6A6" w:themeColor="background1" w:themeShade="A6"/>
          <w:rtl/>
        </w:rPr>
      </w:pPr>
      <w:r w:rsidRPr="009C7989">
        <w:rPr>
          <w:rFonts w:cs="Times New Roman"/>
          <w:color w:val="A6A6A6" w:themeColor="background1" w:themeShade="A6"/>
        </w:rPr>
        <w:t>Nothing is more wretched than a man who traverses everything in a round, and pries into the things beneath the earth, as the poet says, and seeks by conjecture what is in the minds of his neighbours, without perceiving that it is sufficient to attend to the daemon within him, and to reverence it sincerely. And reverence of the daemon consists in keeping it pure from passion and thoughtlessness, and dissatisfaction with what comes from gods and men</w:t>
      </w:r>
      <w:r w:rsidRPr="009C7989">
        <w:rPr>
          <w:rFonts w:cs="Times New Roman"/>
          <w:color w:val="A6A6A6" w:themeColor="background1" w:themeShade="A6"/>
          <w:rtl/>
        </w:rPr>
        <w:t>.</w:t>
      </w:r>
    </w:p>
    <w:p w14:paraId="70F40660" w14:textId="2EBFD211" w:rsidR="001A15B9" w:rsidRPr="009C7989" w:rsidRDefault="001A15B9" w:rsidP="00C74A6C">
      <w:pPr>
        <w:bidi w:val="0"/>
        <w:rPr>
          <w:rFonts w:cs="Times New Roman"/>
          <w:color w:val="A6A6A6" w:themeColor="background1" w:themeShade="A6"/>
          <w:rtl/>
        </w:rPr>
      </w:pPr>
      <w:r w:rsidRPr="009C7989">
        <w:rPr>
          <w:rFonts w:cs="Times New Roman"/>
          <w:color w:val="A6A6A6" w:themeColor="background1" w:themeShade="A6"/>
        </w:rPr>
        <w:t>The Robin Hard translation(Wordsworth 1997)</w:t>
      </w:r>
    </w:p>
    <w:p w14:paraId="549C3687" w14:textId="61CC683F" w:rsidR="001A15B9" w:rsidRPr="009C7989" w:rsidRDefault="001A15B9" w:rsidP="00C74A6C">
      <w:pPr>
        <w:bidi w:val="0"/>
        <w:rPr>
          <w:rFonts w:cs="Times New Roman"/>
          <w:color w:val="A6A6A6" w:themeColor="background1" w:themeShade="A6"/>
          <w:rtl/>
        </w:rPr>
      </w:pPr>
      <w:r w:rsidRPr="009C7989">
        <w:rPr>
          <w:rFonts w:cs="Times New Roman"/>
          <w:color w:val="A6A6A6" w:themeColor="background1" w:themeShade="A6"/>
        </w:rPr>
        <w:t>There is nothing more wretched than one who goes around everything in a circle and, as the poet says, searches into what lies beneath the earth and tries to read the secrets of his neighbour’s soul, yet fails to perceive that it is enough to hold fast on to the guardian-spirit within him and take care of it single-mindedly; and this care is to keep it pure from passion and irresponsibility and discontent with anything that comes from god or man. (M 2.13)</w:t>
      </w:r>
    </w:p>
    <w:p w14:paraId="3DCFA848" w14:textId="6277B3B6" w:rsidR="001A15B9" w:rsidRPr="009C7989" w:rsidRDefault="001A15B9" w:rsidP="00387AAB">
      <w:pPr>
        <w:rPr>
          <w:rFonts w:cs="Times New Roman"/>
          <w:color w:val="A6A6A6" w:themeColor="background1" w:themeShade="A6"/>
          <w:rtl/>
        </w:rPr>
      </w:pPr>
    </w:p>
    <w:p w14:paraId="253639FD" w14:textId="2433B973" w:rsidR="001A15B9" w:rsidRPr="009C7989" w:rsidRDefault="001A15B9" w:rsidP="00387AAB">
      <w:pPr>
        <w:rPr>
          <w:rFonts w:cs="Times New Roman"/>
          <w:color w:val="A6A6A6" w:themeColor="background1" w:themeShade="A6"/>
          <w:rtl/>
        </w:rPr>
      </w:pPr>
      <w:r w:rsidRPr="009C7989">
        <w:rPr>
          <w:rFonts w:cs="Times New Roman"/>
          <w:color w:val="A6A6A6" w:themeColor="background1" w:themeShade="A6"/>
          <w:rtl/>
        </w:rPr>
        <w:t xml:space="preserve">אין דבר גרוע מאדם </w:t>
      </w:r>
      <w:r w:rsidRPr="009C7989">
        <w:rPr>
          <w:rFonts w:cs="Times New Roman" w:hint="cs"/>
          <w:color w:val="A6A6A6" w:themeColor="background1" w:themeShade="A6"/>
          <w:rtl/>
        </w:rPr>
        <w:t xml:space="preserve">אשר </w:t>
      </w:r>
      <w:r w:rsidRPr="009C7989">
        <w:rPr>
          <w:rFonts w:cs="Times New Roman"/>
          <w:color w:val="A6A6A6" w:themeColor="background1" w:themeShade="A6"/>
          <w:rtl/>
        </w:rPr>
        <w:t>שחוצה את</w:t>
      </w:r>
      <w:r w:rsidR="00483BB1" w:rsidRPr="009C7989">
        <w:rPr>
          <w:rFonts w:cs="Times New Roman"/>
          <w:color w:val="A6A6A6" w:themeColor="background1" w:themeShade="A6"/>
          <w:rtl/>
        </w:rPr>
        <w:t xml:space="preserve"> הכול </w:t>
      </w:r>
      <w:r w:rsidRPr="009C7989">
        <w:rPr>
          <w:rFonts w:cs="Times New Roman"/>
          <w:color w:val="A6A6A6" w:themeColor="background1" w:themeShade="A6"/>
          <w:rtl/>
        </w:rPr>
        <w:t>בסבב, ודוחף לתוך הדברים שמתחת לאדמה, כפי שהמשורר אומר, ומבקש לשער מה נמצא במוחם של שכניו, מבלי לדעת שמספיק הדמון שבתוכו, ולכבד אותו בכנות. ויראת כבודו של הדמון מורכבת משמירתו טהורה מתשוקה וחוסר התחשבות, ומסיפוק ממה שמגיע מאלים וגברים.</w:t>
      </w:r>
    </w:p>
    <w:p w14:paraId="6850FD27" w14:textId="4DF27C7F" w:rsidR="001A15B9" w:rsidRPr="009C7989" w:rsidRDefault="001A15B9" w:rsidP="00387AAB">
      <w:pPr>
        <w:rPr>
          <w:rFonts w:cs="Times New Roman"/>
          <w:color w:val="A6A6A6" w:themeColor="background1" w:themeShade="A6"/>
          <w:rtl/>
        </w:rPr>
      </w:pPr>
      <w:r w:rsidRPr="009C7989">
        <w:rPr>
          <w:rFonts w:cs="Times New Roman"/>
          <w:color w:val="A6A6A6" w:themeColor="background1" w:themeShade="A6"/>
          <w:rtl/>
        </w:rPr>
        <w:t>אין גרוע מאדם ש</w:t>
      </w:r>
      <w:r w:rsidR="00A34E8C" w:rsidRPr="009C7989">
        <w:rPr>
          <w:rFonts w:cs="Times New Roman" w:hint="cs"/>
          <w:color w:val="A6A6A6" w:themeColor="background1" w:themeShade="A6"/>
          <w:rtl/>
        </w:rPr>
        <w:t>מהלך סחור-סחור</w:t>
      </w:r>
      <w:r w:rsidRPr="009C7989">
        <w:rPr>
          <w:rFonts w:cs="Times New Roman"/>
          <w:color w:val="A6A6A6" w:themeColor="background1" w:themeShade="A6"/>
          <w:rtl/>
        </w:rPr>
        <w:t>, ו</w:t>
      </w:r>
      <w:r w:rsidRPr="009C7989">
        <w:rPr>
          <w:rFonts w:cs="Times New Roman" w:hint="cs"/>
          <w:color w:val="A6A6A6" w:themeColor="background1" w:themeShade="A6"/>
          <w:rtl/>
        </w:rPr>
        <w:t>מפשפש ב</w:t>
      </w:r>
      <w:r w:rsidRPr="009C7989">
        <w:rPr>
          <w:rFonts w:cs="Times New Roman"/>
          <w:color w:val="A6A6A6" w:themeColor="background1" w:themeShade="A6"/>
          <w:rtl/>
        </w:rPr>
        <w:t>דברים שמתחת לאדמה, ומבקש ל</w:t>
      </w:r>
      <w:r w:rsidR="00A34E8C" w:rsidRPr="009C7989">
        <w:rPr>
          <w:rFonts w:cs="Times New Roman" w:hint="cs"/>
          <w:color w:val="A6A6A6" w:themeColor="background1" w:themeShade="A6"/>
          <w:rtl/>
        </w:rPr>
        <w:t>חקור</w:t>
      </w:r>
      <w:r w:rsidRPr="009C7989">
        <w:rPr>
          <w:rFonts w:cs="Times New Roman"/>
          <w:color w:val="A6A6A6" w:themeColor="background1" w:themeShade="A6"/>
          <w:rtl/>
        </w:rPr>
        <w:t xml:space="preserve"> </w:t>
      </w:r>
      <w:r w:rsidR="00A34E8C" w:rsidRPr="009C7989">
        <w:rPr>
          <w:rFonts w:cs="Times New Roman" w:hint="cs"/>
          <w:color w:val="A6A6A6" w:themeColor="background1" w:themeShade="A6"/>
          <w:rtl/>
        </w:rPr>
        <w:t>את סודות נפשו של</w:t>
      </w:r>
      <w:r w:rsidRPr="009C7989">
        <w:rPr>
          <w:rFonts w:cs="Times New Roman"/>
          <w:color w:val="A6A6A6" w:themeColor="background1" w:themeShade="A6"/>
          <w:rtl/>
        </w:rPr>
        <w:t xml:space="preserve"> </w:t>
      </w:r>
      <w:r w:rsidR="00A34E8C" w:rsidRPr="009C7989">
        <w:rPr>
          <w:rFonts w:cs="Times New Roman" w:hint="cs"/>
          <w:color w:val="A6A6A6" w:themeColor="background1" w:themeShade="A6"/>
          <w:rtl/>
        </w:rPr>
        <w:t>האחר</w:t>
      </w:r>
      <w:r w:rsidRPr="009C7989">
        <w:rPr>
          <w:rFonts w:cs="Times New Roman"/>
          <w:color w:val="A6A6A6" w:themeColor="background1" w:themeShade="A6"/>
          <w:rtl/>
        </w:rPr>
        <w:t>, מבלי ל</w:t>
      </w:r>
      <w:r w:rsidRPr="009C7989">
        <w:rPr>
          <w:rFonts w:cs="Times New Roman" w:hint="cs"/>
          <w:color w:val="A6A6A6" w:themeColor="background1" w:themeShade="A6"/>
          <w:rtl/>
        </w:rPr>
        <w:t>הבין</w:t>
      </w:r>
      <w:r w:rsidRPr="009C7989">
        <w:rPr>
          <w:rFonts w:cs="Times New Roman"/>
          <w:color w:val="A6A6A6" w:themeColor="background1" w:themeShade="A6"/>
          <w:rtl/>
        </w:rPr>
        <w:t xml:space="preserve"> ש</w:t>
      </w:r>
      <w:r w:rsidR="00A34E8C" w:rsidRPr="009C7989">
        <w:rPr>
          <w:rFonts w:cs="Times New Roman" w:hint="cs"/>
          <w:color w:val="A6A6A6" w:themeColor="background1" w:themeShade="A6"/>
          <w:rtl/>
        </w:rPr>
        <w:t xml:space="preserve">די לו </w:t>
      </w:r>
      <w:r w:rsidRPr="009C7989">
        <w:rPr>
          <w:rFonts w:cs="Times New Roman" w:hint="cs"/>
          <w:color w:val="A6A6A6" w:themeColor="background1" w:themeShade="A6"/>
          <w:rtl/>
        </w:rPr>
        <w:t>ל</w:t>
      </w:r>
      <w:r w:rsidR="00A34E8C" w:rsidRPr="009C7989">
        <w:rPr>
          <w:rFonts w:cs="Times New Roman" w:hint="cs"/>
          <w:color w:val="A6A6A6" w:themeColor="background1" w:themeShade="A6"/>
          <w:rtl/>
        </w:rPr>
        <w:t>דעת</w:t>
      </w:r>
      <w:r w:rsidRPr="009C7989">
        <w:rPr>
          <w:rFonts w:cs="Times New Roman" w:hint="cs"/>
          <w:color w:val="A6A6A6" w:themeColor="background1" w:themeShade="A6"/>
          <w:rtl/>
        </w:rPr>
        <w:t xml:space="preserve"> את</w:t>
      </w:r>
      <w:r w:rsidRPr="009C7989">
        <w:rPr>
          <w:rFonts w:cs="Times New Roman"/>
          <w:color w:val="A6A6A6" w:themeColor="background1" w:themeShade="A6"/>
          <w:rtl/>
        </w:rPr>
        <w:t xml:space="preserve"> ה</w:t>
      </w:r>
      <w:r w:rsidRPr="009C7989">
        <w:rPr>
          <w:rFonts w:cs="Times New Roman" w:hint="cs"/>
          <w:color w:val="A6A6A6" w:themeColor="background1" w:themeShade="A6"/>
          <w:rtl/>
        </w:rPr>
        <w:t>שד</w:t>
      </w:r>
      <w:r w:rsidRPr="009C7989">
        <w:rPr>
          <w:rFonts w:cs="Times New Roman"/>
          <w:color w:val="A6A6A6" w:themeColor="background1" w:themeShade="A6"/>
          <w:rtl/>
        </w:rPr>
        <w:t xml:space="preserve"> שבתוכו, ולכבדו ב</w:t>
      </w:r>
      <w:r w:rsidRPr="009C7989">
        <w:rPr>
          <w:rFonts w:cs="Times New Roman" w:hint="cs"/>
          <w:color w:val="A6A6A6" w:themeColor="background1" w:themeShade="A6"/>
          <w:rtl/>
        </w:rPr>
        <w:t>לב שלם</w:t>
      </w:r>
      <w:r w:rsidRPr="009C7989">
        <w:rPr>
          <w:rFonts w:cs="Times New Roman"/>
          <w:color w:val="A6A6A6" w:themeColor="background1" w:themeShade="A6"/>
          <w:rtl/>
        </w:rPr>
        <w:t>. ויראת כבודו של הדמון מורכבת משמירתו טהורה מתשוקה וחוסר התחשבות, ומסיפוק ממה שמגיע מאלים וגברים.</w:t>
      </w:r>
    </w:p>
    <w:p w14:paraId="6A9EE907" w14:textId="6D5EAA06" w:rsidR="00245552" w:rsidRPr="009C7989" w:rsidRDefault="00245552" w:rsidP="00387AAB">
      <w:pPr>
        <w:rPr>
          <w:rFonts w:cs="Times New Roman"/>
          <w:color w:val="A6A6A6" w:themeColor="background1" w:themeShade="A6"/>
          <w:rtl/>
        </w:rPr>
      </w:pPr>
      <w:r w:rsidRPr="009C7989">
        <w:rPr>
          <w:rFonts w:cs="Times New Roman" w:hint="cs"/>
          <w:color w:val="A6A6A6" w:themeColor="background1" w:themeShade="A6"/>
          <w:rtl/>
        </w:rPr>
        <w:t>]</w:t>
      </w:r>
    </w:p>
    <w:p w14:paraId="48E32AEC" w14:textId="221B5C92" w:rsidR="00245552" w:rsidRDefault="0077112D" w:rsidP="00387AAB">
      <w:pPr>
        <w:rPr>
          <w:rFonts w:cs="Times New Roman"/>
          <w:rtl/>
        </w:rPr>
      </w:pPr>
      <w:r w:rsidRPr="00A90CDC">
        <w:rPr>
          <w:rFonts w:cs="Times New Roman" w:hint="eastAsia"/>
          <w:rtl/>
        </w:rPr>
        <w:t>גם</w:t>
      </w:r>
      <w:r w:rsidRPr="00A90CDC">
        <w:rPr>
          <w:rFonts w:cs="Times New Roman"/>
          <w:rtl/>
        </w:rPr>
        <w:t xml:space="preserve"> </w:t>
      </w:r>
      <w:r w:rsidR="0012745A" w:rsidRPr="00A90CDC">
        <w:rPr>
          <w:rFonts w:cs="Times New Roman" w:hint="eastAsia"/>
          <w:rtl/>
        </w:rPr>
        <w:t>את</w:t>
      </w:r>
      <w:r w:rsidR="0012745A" w:rsidRPr="00A90CDC">
        <w:rPr>
          <w:rFonts w:cs="Times New Roman"/>
          <w:rtl/>
        </w:rPr>
        <w:t xml:space="preserve"> </w:t>
      </w:r>
      <w:r w:rsidRPr="00A90CDC">
        <w:rPr>
          <w:rFonts w:cs="Times New Roman" w:hint="eastAsia"/>
          <w:rtl/>
        </w:rPr>
        <w:t>עצותיו</w:t>
      </w:r>
      <w:r w:rsidR="00B95C79" w:rsidRPr="00A90CDC">
        <w:rPr>
          <w:rFonts w:cs="Times New Roman"/>
          <w:rtl/>
        </w:rPr>
        <w:t xml:space="preserve"> של מונטיין</w:t>
      </w:r>
      <w:r w:rsidR="0012745A" w:rsidRPr="00A90CDC">
        <w:rPr>
          <w:rFonts w:cs="Times New Roman"/>
          <w:rtl/>
        </w:rPr>
        <w:t xml:space="preserve"> אלכס הכיר</w:t>
      </w:r>
      <w:r w:rsidR="00B95C79" w:rsidRPr="00A90CDC">
        <w:rPr>
          <w:rFonts w:cs="Times New Roman"/>
          <w:rtl/>
        </w:rPr>
        <w:t xml:space="preserve">, </w:t>
      </w:r>
      <w:r w:rsidR="00CB39BE">
        <w:rPr>
          <w:rFonts w:cs="Times New Roman" w:hint="cs"/>
          <w:rtl/>
        </w:rPr>
        <w:t>מ</w:t>
      </w:r>
      <w:r w:rsidR="00B95C79" w:rsidRPr="00A90CDC">
        <w:rPr>
          <w:rFonts w:cs="Times New Roman"/>
          <w:rtl/>
        </w:rPr>
        <w:t xml:space="preserve">שיעורי </w:t>
      </w:r>
      <w:r w:rsidR="00A02E36">
        <w:rPr>
          <w:rFonts w:cs="Times New Roman" w:hint="cs"/>
          <w:rtl/>
        </w:rPr>
        <w:t>ה</w:t>
      </w:r>
      <w:r w:rsidR="00B95C79" w:rsidRPr="00A90CDC">
        <w:rPr>
          <w:rFonts w:cs="Times New Roman"/>
          <w:rtl/>
        </w:rPr>
        <w:t xml:space="preserve">צרפתית. </w:t>
      </w:r>
    </w:p>
    <w:p w14:paraId="0B4BBEA7" w14:textId="48CF0442" w:rsidR="00387AAB" w:rsidRPr="009C7989" w:rsidRDefault="00387AAB" w:rsidP="00387AAB">
      <w:pPr>
        <w:rPr>
          <w:rFonts w:cs="Times New Roman"/>
          <w:color w:val="A6A6A6" w:themeColor="background1" w:themeShade="A6"/>
        </w:rPr>
      </w:pPr>
      <w:r w:rsidRPr="009C7989">
        <w:rPr>
          <w:rFonts w:cs="Times New Roman"/>
          <w:color w:val="A6A6A6" w:themeColor="background1" w:themeShade="A6"/>
          <w:rtl/>
        </w:rPr>
        <w:t>[</w:t>
      </w:r>
      <w:r w:rsidRPr="009C7989">
        <w:rPr>
          <w:rFonts w:cs="Times New Roman"/>
          <w:color w:val="A6A6A6" w:themeColor="background1" w:themeShade="A6"/>
        </w:rPr>
        <w:t>a plus grande chose du monde, c'est de savoir être à soi</w:t>
      </w:r>
      <w:r w:rsidRPr="009C7989">
        <w:rPr>
          <w:rFonts w:cs="Times New Roman"/>
          <w:color w:val="A6A6A6" w:themeColor="background1" w:themeShade="A6"/>
          <w:rtl/>
        </w:rPr>
        <w:t>.</w:t>
      </w:r>
    </w:p>
    <w:p w14:paraId="73DDB880" w14:textId="77777777" w:rsidR="00387AAB" w:rsidRPr="009C7989" w:rsidRDefault="00387AAB" w:rsidP="00387AAB">
      <w:pPr>
        <w:rPr>
          <w:rFonts w:cs="Times New Roman"/>
          <w:color w:val="A6A6A6" w:themeColor="background1" w:themeShade="A6"/>
        </w:rPr>
      </w:pPr>
      <w:r w:rsidRPr="009C7989">
        <w:rPr>
          <w:rFonts w:cs="Times New Roman"/>
          <w:color w:val="A6A6A6" w:themeColor="background1" w:themeShade="A6"/>
        </w:rPr>
        <w:t>The greatest thing in the world is to know how to belong to oneself</w:t>
      </w:r>
      <w:r w:rsidRPr="009C7989">
        <w:rPr>
          <w:rFonts w:cs="Times New Roman"/>
          <w:color w:val="A6A6A6" w:themeColor="background1" w:themeShade="A6"/>
          <w:rtl/>
        </w:rPr>
        <w:t>.</w:t>
      </w:r>
    </w:p>
    <w:p w14:paraId="223E0A28" w14:textId="18F17AE1" w:rsidR="00D16DD7" w:rsidRDefault="00387AAB" w:rsidP="00245552">
      <w:pPr>
        <w:rPr>
          <w:rFonts w:cs="Times New Roman"/>
          <w:rtl/>
        </w:rPr>
      </w:pPr>
      <w:r w:rsidRPr="009C7989">
        <w:rPr>
          <w:rFonts w:cs="Times New Roman"/>
          <w:color w:val="A6A6A6" w:themeColor="background1" w:themeShade="A6"/>
        </w:rPr>
        <w:t>Book I, Ch. 39</w:t>
      </w:r>
      <w:r w:rsidRPr="009C7989">
        <w:rPr>
          <w:rFonts w:cs="Times New Roman"/>
          <w:color w:val="A6A6A6" w:themeColor="background1" w:themeShade="A6"/>
          <w:rtl/>
        </w:rPr>
        <w:t xml:space="preserve">] </w:t>
      </w:r>
      <w:r w:rsidR="005D59A6" w:rsidRPr="00A90CDC">
        <w:rPr>
          <w:rFonts w:cs="Times New Roman"/>
          <w:rtl/>
        </w:rPr>
        <w:t>'</w:t>
      </w:r>
      <w:r w:rsidRPr="00A90CDC">
        <w:rPr>
          <w:rFonts w:cs="Times New Roman" w:hint="eastAsia"/>
          <w:rtl/>
        </w:rPr>
        <w:t>הדבר</w:t>
      </w:r>
      <w:r w:rsidRPr="00A90CDC">
        <w:rPr>
          <w:rFonts w:cs="Times New Roman"/>
          <w:rtl/>
        </w:rPr>
        <w:t xml:space="preserve"> העצום ביותר בעולם הוא לדעת </w:t>
      </w:r>
      <w:r w:rsidR="0077112D" w:rsidRPr="00A90CDC">
        <w:rPr>
          <w:rFonts w:cs="Times New Roman" w:hint="eastAsia"/>
          <w:rtl/>
        </w:rPr>
        <w:t>כיצד</w:t>
      </w:r>
      <w:r w:rsidRPr="00A90CDC">
        <w:rPr>
          <w:rFonts w:cs="Times New Roman"/>
          <w:rtl/>
        </w:rPr>
        <w:t xml:space="preserve"> להש</w:t>
      </w:r>
      <w:r w:rsidR="008A3AF9" w:rsidRPr="00A90CDC">
        <w:rPr>
          <w:rFonts w:cs="Times New Roman" w:hint="eastAsia"/>
          <w:rtl/>
        </w:rPr>
        <w:t>תי</w:t>
      </w:r>
      <w:r w:rsidRPr="00A90CDC">
        <w:rPr>
          <w:rFonts w:cs="Times New Roman" w:hint="eastAsia"/>
          <w:rtl/>
        </w:rPr>
        <w:t>יך</w:t>
      </w:r>
      <w:r w:rsidRPr="00A90CDC">
        <w:rPr>
          <w:rFonts w:cs="Times New Roman"/>
          <w:rtl/>
        </w:rPr>
        <w:t xml:space="preserve"> </w:t>
      </w:r>
      <w:r w:rsidRPr="00A90CDC">
        <w:rPr>
          <w:rFonts w:cs="Times New Roman" w:hint="eastAsia"/>
          <w:rtl/>
        </w:rPr>
        <w:t>לעצמך</w:t>
      </w:r>
      <w:r w:rsidRPr="00A90CDC">
        <w:rPr>
          <w:rFonts w:cs="Times New Roman"/>
          <w:rtl/>
        </w:rPr>
        <w:t>.</w:t>
      </w:r>
      <w:r w:rsidR="005D59A6" w:rsidRPr="00A90CDC">
        <w:rPr>
          <w:rFonts w:cs="Times New Roman"/>
          <w:rtl/>
        </w:rPr>
        <w:t>'</w:t>
      </w:r>
      <w:r w:rsidRPr="00A90CDC">
        <w:rPr>
          <w:rFonts w:cs="Times New Roman"/>
          <w:rtl/>
        </w:rPr>
        <w:t xml:space="preserve"> </w:t>
      </w:r>
      <w:r w:rsidRPr="00A90CDC">
        <w:rPr>
          <w:rFonts w:cs="Times New Roman" w:hint="eastAsia"/>
          <w:rtl/>
        </w:rPr>
        <w:t>איך</w:t>
      </w:r>
      <w:r w:rsidRPr="00A90CDC">
        <w:rPr>
          <w:rFonts w:cs="Times New Roman"/>
          <w:rtl/>
        </w:rPr>
        <w:t xml:space="preserve"> </w:t>
      </w:r>
      <w:r w:rsidR="0077112D" w:rsidRPr="00A90CDC">
        <w:rPr>
          <w:rFonts w:cs="Times New Roman" w:hint="eastAsia"/>
          <w:rtl/>
        </w:rPr>
        <w:t>אפשר</w:t>
      </w:r>
      <w:r w:rsidR="0077112D" w:rsidRPr="00A90CDC">
        <w:rPr>
          <w:rFonts w:cs="Times New Roman"/>
          <w:rtl/>
        </w:rPr>
        <w:t xml:space="preserve"> </w:t>
      </w:r>
      <w:r w:rsidR="0077112D" w:rsidRPr="00A90CDC">
        <w:rPr>
          <w:rFonts w:cs="Times New Roman" w:hint="eastAsia"/>
          <w:rtl/>
        </w:rPr>
        <w:t>ששהייה</w:t>
      </w:r>
      <w:r w:rsidRPr="00A90CDC">
        <w:rPr>
          <w:rFonts w:cs="Times New Roman"/>
          <w:rtl/>
        </w:rPr>
        <w:t xml:space="preserve"> </w:t>
      </w:r>
      <w:r w:rsidR="005D59A6" w:rsidRPr="00A90CDC">
        <w:rPr>
          <w:rFonts w:cs="Times New Roman" w:hint="eastAsia"/>
          <w:rtl/>
        </w:rPr>
        <w:t>ממושכת</w:t>
      </w:r>
      <w:r w:rsidR="005D59A6" w:rsidRPr="00A90CDC">
        <w:rPr>
          <w:rFonts w:cs="Times New Roman"/>
          <w:rtl/>
        </w:rPr>
        <w:t xml:space="preserve"> </w:t>
      </w:r>
      <w:r w:rsidRPr="00A90CDC">
        <w:rPr>
          <w:rFonts w:cs="Times New Roman" w:hint="eastAsia"/>
          <w:rtl/>
        </w:rPr>
        <w:t>ב</w:t>
      </w:r>
      <w:r w:rsidR="00F73436">
        <w:rPr>
          <w:rFonts w:cs="Times New Roman" w:hint="cs"/>
          <w:rtl/>
        </w:rPr>
        <w:t>חדר ה</w:t>
      </w:r>
      <w:r w:rsidRPr="00A90CDC">
        <w:rPr>
          <w:rFonts w:cs="Times New Roman" w:hint="eastAsia"/>
          <w:rtl/>
        </w:rPr>
        <w:t>כיתה</w:t>
      </w:r>
      <w:r w:rsidR="00F73436">
        <w:rPr>
          <w:rFonts w:cs="Times New Roman" w:hint="cs"/>
          <w:rtl/>
        </w:rPr>
        <w:t>,</w:t>
      </w:r>
      <w:r w:rsidRPr="00A90CDC">
        <w:rPr>
          <w:rFonts w:cs="Times New Roman"/>
          <w:rtl/>
        </w:rPr>
        <w:t xml:space="preserve"> </w:t>
      </w:r>
      <w:r w:rsidR="00D16DD7" w:rsidRPr="00D16DD7">
        <w:rPr>
          <w:rFonts w:cs="Times New Roman"/>
          <w:rtl/>
        </w:rPr>
        <w:t>שבה עדיין אינו מבין מה אומר</w:t>
      </w:r>
      <w:r w:rsidR="006C71F5">
        <w:rPr>
          <w:rFonts w:cs="Times New Roman" w:hint="cs"/>
          <w:rtl/>
        </w:rPr>
        <w:t>ת</w:t>
      </w:r>
      <w:r w:rsidR="00D16DD7" w:rsidRPr="00D16DD7">
        <w:rPr>
          <w:rFonts w:cs="Times New Roman"/>
          <w:rtl/>
        </w:rPr>
        <w:t xml:space="preserve"> המורה וגם כשהוא מבין, אינו יודע מהי כוונת</w:t>
      </w:r>
      <w:r w:rsidR="006C71F5">
        <w:rPr>
          <w:rFonts w:cs="Times New Roman" w:hint="cs"/>
          <w:rtl/>
        </w:rPr>
        <w:t>ה</w:t>
      </w:r>
      <w:r w:rsidR="00D16DD7" w:rsidRPr="00D16DD7">
        <w:rPr>
          <w:rFonts w:cs="Times New Roman"/>
          <w:rtl/>
        </w:rPr>
        <w:t xml:space="preserve">, כיתה שבה אינו מסוגל לפענח מה נכתב על הלוח וגם להעתיק אינו מספיק, </w:t>
      </w:r>
      <w:r w:rsidR="008366E6">
        <w:rPr>
          <w:rFonts w:cs="Times New Roman" w:hint="cs"/>
          <w:rtl/>
        </w:rPr>
        <w:t>[</w:t>
      </w:r>
      <w:r w:rsidR="00D16DD7" w:rsidRPr="00D16DD7">
        <w:rPr>
          <w:rFonts w:cs="Times New Roman"/>
          <w:rtl/>
        </w:rPr>
        <w:t>ובוודאי שאין הוא מסוגל לכתוב בעצמו את מה שהמורה מכתיב,</w:t>
      </w:r>
      <w:r w:rsidR="008366E6">
        <w:rPr>
          <w:rFonts w:cs="Times New Roman" w:hint="cs"/>
          <w:rtl/>
        </w:rPr>
        <w:t>]</w:t>
      </w:r>
      <w:r w:rsidR="00D16DD7" w:rsidRPr="00D16DD7">
        <w:rPr>
          <w:rFonts w:cs="Times New Roman"/>
          <w:rtl/>
        </w:rPr>
        <w:t xml:space="preserve"> איך תסייע השהות בכיתה שכזאת</w:t>
      </w:r>
      <w:r w:rsidRPr="00A90CDC">
        <w:rPr>
          <w:rFonts w:cs="Times New Roman"/>
          <w:rtl/>
        </w:rPr>
        <w:t xml:space="preserve"> </w:t>
      </w:r>
      <w:r w:rsidR="0012745A" w:rsidRPr="00A90CDC">
        <w:rPr>
          <w:rFonts w:cs="Times New Roman" w:hint="eastAsia"/>
          <w:rtl/>
        </w:rPr>
        <w:t>לאלכס</w:t>
      </w:r>
      <w:r w:rsidR="0012745A" w:rsidRPr="00A90CDC">
        <w:rPr>
          <w:rFonts w:cs="Times New Roman"/>
          <w:rtl/>
        </w:rPr>
        <w:t xml:space="preserve"> </w:t>
      </w:r>
      <w:r w:rsidRPr="00A90CDC">
        <w:rPr>
          <w:rFonts w:cs="Times New Roman" w:hint="eastAsia"/>
          <w:rtl/>
        </w:rPr>
        <w:t>להשתייך</w:t>
      </w:r>
      <w:r w:rsidRPr="00A90CDC">
        <w:rPr>
          <w:rFonts w:cs="Times New Roman"/>
          <w:rtl/>
        </w:rPr>
        <w:t xml:space="preserve"> לעצמו? לו </w:t>
      </w:r>
      <w:r w:rsidRPr="00A90CDC">
        <w:rPr>
          <w:rFonts w:cs="Times New Roman" w:hint="eastAsia"/>
          <w:rtl/>
        </w:rPr>
        <w:t>היה</w:t>
      </w:r>
      <w:r w:rsidRPr="00A90CDC">
        <w:rPr>
          <w:rFonts w:cs="Times New Roman"/>
          <w:rtl/>
        </w:rPr>
        <w:t xml:space="preserve"> מבין זאת, </w:t>
      </w:r>
      <w:r w:rsidR="005D59A6" w:rsidRPr="00A90CDC">
        <w:rPr>
          <w:rFonts w:cs="Times New Roman" w:hint="eastAsia"/>
          <w:rtl/>
        </w:rPr>
        <w:t>כי</w:t>
      </w:r>
      <w:r w:rsidR="005D59A6" w:rsidRPr="00A90CDC">
        <w:rPr>
          <w:rFonts w:cs="Times New Roman"/>
          <w:rtl/>
        </w:rPr>
        <w:t xml:space="preserve"> אז </w:t>
      </w:r>
      <w:r w:rsidRPr="00A90CDC">
        <w:rPr>
          <w:rFonts w:cs="Times New Roman" w:hint="eastAsia"/>
          <w:rtl/>
        </w:rPr>
        <w:t>נוכחותו</w:t>
      </w:r>
      <w:r w:rsidRPr="00A90CDC">
        <w:rPr>
          <w:rFonts w:cs="Times New Roman"/>
          <w:rtl/>
        </w:rPr>
        <w:t xml:space="preserve"> בשיעורים </w:t>
      </w:r>
      <w:r w:rsidR="001C5A04">
        <w:rPr>
          <w:rFonts w:cs="Times New Roman"/>
          <w:rtl/>
        </w:rPr>
        <w:t>הייתה</w:t>
      </w:r>
      <w:r w:rsidRPr="00A90CDC">
        <w:rPr>
          <w:rFonts w:cs="Times New Roman"/>
          <w:rtl/>
        </w:rPr>
        <w:t xml:space="preserve"> נוסקת פלאים. </w:t>
      </w:r>
    </w:p>
    <w:p w14:paraId="22F56A72" w14:textId="6711697F" w:rsidR="003F0D44" w:rsidRPr="00A90CDC" w:rsidRDefault="00F60B44" w:rsidP="00245552">
      <w:pPr>
        <w:rPr>
          <w:rFonts w:cs="Times New Roman"/>
          <w:rtl/>
        </w:rPr>
      </w:pPr>
      <w:r w:rsidRPr="00A90CDC">
        <w:rPr>
          <w:rFonts w:cs="Times New Roman" w:hint="eastAsia"/>
          <w:rtl/>
        </w:rPr>
        <w:lastRenderedPageBreak/>
        <w:t>ואילו</w:t>
      </w:r>
      <w:r w:rsidRPr="00A90CDC">
        <w:rPr>
          <w:rFonts w:cs="Times New Roman"/>
          <w:rtl/>
        </w:rPr>
        <w:t xml:space="preserve"> </w:t>
      </w:r>
      <w:r w:rsidR="003F0D44" w:rsidRPr="00A90CDC">
        <w:rPr>
          <w:rFonts w:cs="Times New Roman" w:hint="eastAsia"/>
          <w:rtl/>
        </w:rPr>
        <w:t>יועצת</w:t>
      </w:r>
      <w:r w:rsidR="003F0D44" w:rsidRPr="00A90CDC">
        <w:rPr>
          <w:rFonts w:cs="Times New Roman"/>
          <w:rtl/>
        </w:rPr>
        <w:t xml:space="preserve"> </w:t>
      </w:r>
      <w:r w:rsidRPr="00A90CDC">
        <w:rPr>
          <w:rFonts w:cs="Times New Roman"/>
          <w:rtl/>
        </w:rPr>
        <w:t xml:space="preserve">הגימנסיה הריאלית בראשון לציון </w:t>
      </w:r>
      <w:r w:rsidR="00701071" w:rsidRPr="00A90CDC">
        <w:rPr>
          <w:rFonts w:cs="Times New Roman" w:hint="eastAsia"/>
          <w:rtl/>
        </w:rPr>
        <w:t>הרימה</w:t>
      </w:r>
      <w:r w:rsidR="00701071" w:rsidRPr="00A90CDC">
        <w:rPr>
          <w:rFonts w:cs="Times New Roman"/>
          <w:rtl/>
        </w:rPr>
        <w:t xml:space="preserve"> </w:t>
      </w:r>
      <w:r w:rsidR="00701071" w:rsidRPr="00A90CDC">
        <w:rPr>
          <w:rFonts w:cs="Times New Roman" w:hint="eastAsia"/>
          <w:rtl/>
        </w:rPr>
        <w:t>את</w:t>
      </w:r>
      <w:r w:rsidR="00701071" w:rsidRPr="00A90CDC">
        <w:rPr>
          <w:rFonts w:cs="Times New Roman"/>
          <w:rtl/>
        </w:rPr>
        <w:t xml:space="preserve"> </w:t>
      </w:r>
      <w:r w:rsidR="00701071" w:rsidRPr="00A90CDC">
        <w:rPr>
          <w:rFonts w:cs="Times New Roman" w:hint="eastAsia"/>
          <w:rtl/>
        </w:rPr>
        <w:t>ראשה</w:t>
      </w:r>
      <w:r w:rsidR="00701071" w:rsidRPr="00A90CDC">
        <w:rPr>
          <w:rFonts w:cs="Times New Roman"/>
          <w:rtl/>
        </w:rPr>
        <w:t xml:space="preserve"> </w:t>
      </w:r>
      <w:r w:rsidR="00701071" w:rsidRPr="00A90CDC">
        <w:rPr>
          <w:rFonts w:cs="Times New Roman" w:hint="eastAsia"/>
          <w:rtl/>
        </w:rPr>
        <w:t>מהדפדפת</w:t>
      </w:r>
      <w:r w:rsidR="00701071" w:rsidRPr="00A90CDC">
        <w:rPr>
          <w:rFonts w:cs="Times New Roman"/>
          <w:rtl/>
        </w:rPr>
        <w:t xml:space="preserve"> </w:t>
      </w:r>
      <w:r w:rsidR="009C7989">
        <w:rPr>
          <w:rFonts w:cs="Times New Roman" w:hint="cs"/>
          <w:rtl/>
        </w:rPr>
        <w:t>ש</w:t>
      </w:r>
      <w:r w:rsidR="00701071" w:rsidRPr="00A90CDC">
        <w:rPr>
          <w:rFonts w:cs="Times New Roman" w:hint="eastAsia"/>
          <w:rtl/>
        </w:rPr>
        <w:t>בה</w:t>
      </w:r>
      <w:r w:rsidR="00701071" w:rsidRPr="00A90CDC">
        <w:rPr>
          <w:rFonts w:cs="Times New Roman"/>
          <w:rtl/>
        </w:rPr>
        <w:t xml:space="preserve"> </w:t>
      </w:r>
      <w:r w:rsidR="00701071" w:rsidRPr="00A90CDC">
        <w:rPr>
          <w:rFonts w:cs="Times New Roman" w:hint="eastAsia"/>
          <w:rtl/>
        </w:rPr>
        <w:t>סיכמה</w:t>
      </w:r>
      <w:r w:rsidR="00701071" w:rsidRPr="00A90CDC">
        <w:rPr>
          <w:rFonts w:cs="Times New Roman"/>
          <w:rtl/>
        </w:rPr>
        <w:t xml:space="preserve"> </w:t>
      </w:r>
      <w:r w:rsidR="00701071" w:rsidRPr="00A90CDC">
        <w:rPr>
          <w:rFonts w:cs="Times New Roman" w:hint="eastAsia"/>
          <w:rtl/>
        </w:rPr>
        <w:t>את</w:t>
      </w:r>
      <w:r w:rsidR="00701071" w:rsidRPr="00A90CDC">
        <w:rPr>
          <w:rFonts w:cs="Times New Roman"/>
          <w:rtl/>
        </w:rPr>
        <w:t xml:space="preserve"> </w:t>
      </w:r>
      <w:r w:rsidR="00701071" w:rsidRPr="00A90CDC">
        <w:rPr>
          <w:rFonts w:cs="Times New Roman" w:hint="eastAsia"/>
          <w:rtl/>
        </w:rPr>
        <w:t>עיקרי</w:t>
      </w:r>
      <w:r w:rsidR="00701071" w:rsidRPr="00A90CDC">
        <w:rPr>
          <w:rFonts w:cs="Times New Roman"/>
          <w:rtl/>
        </w:rPr>
        <w:t xml:space="preserve"> </w:t>
      </w:r>
      <w:r w:rsidR="00701071" w:rsidRPr="00A90CDC">
        <w:rPr>
          <w:rFonts w:cs="Times New Roman" w:hint="eastAsia"/>
          <w:rtl/>
        </w:rPr>
        <w:t>ה</w:t>
      </w:r>
      <w:r w:rsidR="0077112D" w:rsidRPr="00A90CDC">
        <w:rPr>
          <w:rFonts w:cs="Times New Roman" w:hint="eastAsia"/>
          <w:rtl/>
        </w:rPr>
        <w:t>פגישה</w:t>
      </w:r>
      <w:r w:rsidR="00701071" w:rsidRPr="00A90CDC">
        <w:rPr>
          <w:rFonts w:cs="Times New Roman"/>
          <w:rtl/>
        </w:rPr>
        <w:t xml:space="preserve"> </w:t>
      </w:r>
      <w:r w:rsidR="00ED3714" w:rsidRPr="00A90CDC">
        <w:rPr>
          <w:rFonts w:cs="Times New Roman" w:hint="eastAsia"/>
          <w:rtl/>
        </w:rPr>
        <w:t>ו</w:t>
      </w:r>
      <w:r w:rsidR="003F0D44" w:rsidRPr="00A90CDC">
        <w:rPr>
          <w:rFonts w:cs="Times New Roman" w:hint="eastAsia"/>
          <w:rtl/>
        </w:rPr>
        <w:t>אמרה</w:t>
      </w:r>
      <w:r w:rsidR="009C7989">
        <w:rPr>
          <w:rFonts w:cs="Times New Roman" w:hint="cs"/>
          <w:rtl/>
        </w:rPr>
        <w:t>,</w:t>
      </w:r>
      <w:r w:rsidR="003F0D44" w:rsidRPr="00A90CDC">
        <w:rPr>
          <w:rFonts w:cs="Times New Roman"/>
          <w:rtl/>
        </w:rPr>
        <w:t xml:space="preserve"> </w:t>
      </w:r>
      <w:r w:rsidR="009C7989">
        <w:rPr>
          <w:rFonts w:cs="Times New Roman" w:hint="cs"/>
          <w:rtl/>
        </w:rPr>
        <w:t>"</w:t>
      </w:r>
      <w:r w:rsidR="003F0D44" w:rsidRPr="00A90CDC">
        <w:rPr>
          <w:rFonts w:cs="Times New Roman"/>
          <w:rtl/>
        </w:rPr>
        <w:t>מה ש</w:t>
      </w:r>
      <w:r w:rsidR="00245552">
        <w:rPr>
          <w:rFonts w:cs="Times New Roman" w:hint="cs"/>
          <w:rtl/>
        </w:rPr>
        <w:t>ה</w:t>
      </w:r>
      <w:r w:rsidR="00245552" w:rsidRPr="00245552">
        <w:rPr>
          <w:rFonts w:cs="Times New Roman"/>
          <w:rtl/>
        </w:rPr>
        <w:t>תלמיד</w:t>
      </w:r>
      <w:r w:rsidR="003F0D44" w:rsidRPr="00A90CDC">
        <w:rPr>
          <w:rFonts w:cs="Times New Roman"/>
          <w:rtl/>
        </w:rPr>
        <w:t xml:space="preserve"> צריך זה חברים שימשכו אותו למעלה. יש פה בשכבה הרבה חבר'ה נהדרים</w:t>
      </w:r>
      <w:r w:rsidR="009C7989">
        <w:rPr>
          <w:rFonts w:cs="Times New Roman" w:hint="cs"/>
          <w:rtl/>
        </w:rPr>
        <w:t>."</w:t>
      </w:r>
      <w:r w:rsidR="003F0D44" w:rsidRPr="00A90CDC">
        <w:rPr>
          <w:rFonts w:cs="Times New Roman"/>
          <w:rtl/>
        </w:rPr>
        <w:t xml:space="preserve"> כל ר' שלה פררררררטה על מיתרררררי הקול שלה, כל ח' שלה הרעידה בחחחחחחח</w:t>
      </w:r>
      <w:r w:rsidR="009C7989">
        <w:rPr>
          <w:rFonts w:cs="Times New Roman" w:hint="cs"/>
          <w:rtl/>
        </w:rPr>
        <w:t>ו</w:t>
      </w:r>
      <w:r w:rsidR="003F0D44" w:rsidRPr="00A90CDC">
        <w:rPr>
          <w:rFonts w:cs="Times New Roman"/>
          <w:rtl/>
        </w:rPr>
        <w:t>זקה את הליחחחחחחחה שעטפה את מיתרי הקול</w:t>
      </w:r>
      <w:r w:rsidR="00ED3714" w:rsidRPr="00A90CDC">
        <w:rPr>
          <w:rFonts w:cs="Times New Roman"/>
          <w:rtl/>
        </w:rPr>
        <w:t xml:space="preserve"> בגרונה</w:t>
      </w:r>
      <w:r w:rsidRPr="00A90CDC">
        <w:rPr>
          <w:rFonts w:cs="Times New Roman"/>
          <w:rtl/>
        </w:rPr>
        <w:t xml:space="preserve"> – </w:t>
      </w:r>
      <w:r w:rsidR="00ED3714" w:rsidRPr="00A90CDC">
        <w:rPr>
          <w:rFonts w:cs="Times New Roman" w:hint="eastAsia"/>
          <w:rtl/>
        </w:rPr>
        <w:t>הנה</w:t>
      </w:r>
      <w:r w:rsidRPr="00A90CDC">
        <w:rPr>
          <w:rFonts w:cs="Times New Roman"/>
          <w:rtl/>
        </w:rPr>
        <w:t xml:space="preserve"> עצה טובה ונבונה.</w:t>
      </w:r>
    </w:p>
    <w:p w14:paraId="1D53790E" w14:textId="167E68F6" w:rsidR="00245552" w:rsidRPr="00245552" w:rsidRDefault="00245552" w:rsidP="00245552">
      <w:pPr>
        <w:rPr>
          <w:rFonts w:cs="Times New Roman"/>
          <w:rtl/>
        </w:rPr>
      </w:pPr>
      <w:r w:rsidRPr="00245552">
        <w:rPr>
          <w:rFonts w:cs="Times New Roman"/>
          <w:rtl/>
        </w:rPr>
        <w:t>עתה עברו להישגיו העלובים בלימודים.</w:t>
      </w:r>
    </w:p>
    <w:p w14:paraId="51BC80FE" w14:textId="071C1E4D" w:rsidR="00EF4FE3" w:rsidRPr="00A90CDC" w:rsidRDefault="00245552" w:rsidP="00245552">
      <w:pPr>
        <w:rPr>
          <w:rFonts w:cs="Times New Roman"/>
          <w:rtl/>
        </w:rPr>
      </w:pPr>
      <w:r w:rsidRPr="00245552">
        <w:rPr>
          <w:rFonts w:cs="Times New Roman"/>
          <w:rtl/>
        </w:rPr>
        <w:t xml:space="preserve">המנהלת </w:t>
      </w:r>
      <w:r w:rsidR="00BD54A8" w:rsidRPr="00BD54A8">
        <w:rPr>
          <w:rFonts w:cs="Times New Roman"/>
          <w:rtl/>
        </w:rPr>
        <w:t>הטיחה בפניו</w:t>
      </w:r>
      <w:r w:rsidRPr="00245552">
        <w:rPr>
          <w:rFonts w:cs="Times New Roman"/>
          <w:rtl/>
        </w:rPr>
        <w:t xml:space="preserve"> חצי משתאה וחצי נעלבת</w:t>
      </w:r>
      <w:r w:rsidR="009C7989">
        <w:rPr>
          <w:rFonts w:cs="Times New Roman" w:hint="cs"/>
          <w:rtl/>
        </w:rPr>
        <w:t>,</w:t>
      </w:r>
      <w:r w:rsidRPr="00245552">
        <w:rPr>
          <w:rFonts w:cs="Times New Roman"/>
          <w:rtl/>
        </w:rPr>
        <w:t xml:space="preserve"> "</w:t>
      </w:r>
      <w:r w:rsidR="00636751" w:rsidRPr="009C7989">
        <w:rPr>
          <w:rFonts w:cs="Times New Roman" w:hint="cs"/>
          <w:color w:val="A6A6A6" w:themeColor="background1" w:themeShade="A6"/>
          <w:rtl/>
        </w:rPr>
        <w:t>[</w:t>
      </w:r>
      <w:r w:rsidRPr="009C7989">
        <w:rPr>
          <w:rFonts w:cs="Times New Roman"/>
          <w:color w:val="A6A6A6" w:themeColor="background1" w:themeShade="A6"/>
          <w:rtl/>
        </w:rPr>
        <w:t>אין שום דבר שמעניין אותך? שום דבר?" ובאמת לא היה שום דבר. הוא באמת לא התעניין בכלום. "</w:t>
      </w:r>
      <w:r w:rsidR="00636751" w:rsidRPr="009C7989">
        <w:rPr>
          <w:rFonts w:cs="Times New Roman" w:hint="cs"/>
          <w:color w:val="A6A6A6" w:themeColor="background1" w:themeShade="A6"/>
          <w:rtl/>
        </w:rPr>
        <w:t>]</w:t>
      </w:r>
      <w:r w:rsidR="00636751" w:rsidRPr="00636751">
        <w:rPr>
          <w:rFonts w:cs="Times New Roman"/>
          <w:rtl/>
        </w:rPr>
        <w:t>שום דבר שמלמדים פה לא מעניין אותך?</w:t>
      </w:r>
      <w:r w:rsidR="00636751">
        <w:rPr>
          <w:rFonts w:cs="Times New Roman" w:hint="cs"/>
          <w:rtl/>
        </w:rPr>
        <w:t xml:space="preserve"> </w:t>
      </w:r>
      <w:r w:rsidRPr="00245552">
        <w:rPr>
          <w:rFonts w:cs="Times New Roman"/>
          <w:rtl/>
        </w:rPr>
        <w:t xml:space="preserve">אז איך תבין את </w:t>
      </w:r>
      <w:r w:rsidR="00BD54A8">
        <w:rPr>
          <w:rFonts w:cs="Times New Roman" w:hint="cs"/>
          <w:rtl/>
        </w:rPr>
        <w:t>החיים</w:t>
      </w:r>
      <w:r w:rsidRPr="00245552">
        <w:rPr>
          <w:rFonts w:cs="Times New Roman"/>
          <w:rtl/>
        </w:rPr>
        <w:t>? ואיך תדע על העולם?"</w:t>
      </w:r>
      <w:r w:rsidR="00A02E36" w:rsidRPr="00A02E36">
        <w:rPr>
          <w:rFonts w:cs="Times New Roman"/>
          <w:rtl/>
        </w:rPr>
        <w:t xml:space="preserve"> היו לה המלצות לחוברות לימוד ומורות פרטיות ושיעורי עזר ו –</w:t>
      </w:r>
    </w:p>
    <w:p w14:paraId="36A505CC" w14:textId="23A6CAF5" w:rsidR="00BA11AF" w:rsidRPr="009C7989" w:rsidRDefault="00CB39BE" w:rsidP="00935188">
      <w:pPr>
        <w:rPr>
          <w:color w:val="A6A6A6" w:themeColor="background1" w:themeShade="A6"/>
          <w:rtl/>
        </w:rPr>
      </w:pPr>
      <w:r w:rsidRPr="009C7989">
        <w:rPr>
          <w:rFonts w:hint="cs"/>
          <w:color w:val="A6A6A6" w:themeColor="background1" w:themeShade="A6"/>
          <w:rtl/>
        </w:rPr>
        <w:t>[</w:t>
      </w:r>
      <w:r w:rsidR="00BA11AF" w:rsidRPr="009C7989">
        <w:rPr>
          <w:rFonts w:hint="eastAsia"/>
          <w:color w:val="A6A6A6" w:themeColor="background1" w:themeShade="A6"/>
          <w:rtl/>
        </w:rPr>
        <w:t>חוסר</w:t>
      </w:r>
      <w:r w:rsidR="00BA11AF" w:rsidRPr="009C7989">
        <w:rPr>
          <w:color w:val="A6A6A6" w:themeColor="background1" w:themeShade="A6"/>
          <w:rtl/>
        </w:rPr>
        <w:t xml:space="preserve"> </w:t>
      </w:r>
      <w:r w:rsidR="00BA11AF" w:rsidRPr="009C7989">
        <w:rPr>
          <w:rFonts w:hint="eastAsia"/>
          <w:color w:val="A6A6A6" w:themeColor="background1" w:themeShade="A6"/>
          <w:rtl/>
        </w:rPr>
        <w:t>הרצון</w:t>
      </w:r>
      <w:r w:rsidR="00BA11AF" w:rsidRPr="009C7989">
        <w:rPr>
          <w:color w:val="A6A6A6" w:themeColor="background1" w:themeShade="A6"/>
          <w:rtl/>
        </w:rPr>
        <w:t xml:space="preserve"> </w:t>
      </w:r>
      <w:r w:rsidR="00BA11AF" w:rsidRPr="009C7989">
        <w:rPr>
          <w:rFonts w:hint="eastAsia"/>
          <w:color w:val="A6A6A6" w:themeColor="background1" w:themeShade="A6"/>
          <w:rtl/>
        </w:rPr>
        <w:t>ואולי</w:t>
      </w:r>
      <w:r w:rsidR="00BA11AF" w:rsidRPr="009C7989">
        <w:rPr>
          <w:color w:val="A6A6A6" w:themeColor="background1" w:themeShade="A6"/>
          <w:rtl/>
        </w:rPr>
        <w:t xml:space="preserve"> </w:t>
      </w:r>
      <w:r w:rsidR="00BA11AF" w:rsidRPr="009C7989">
        <w:rPr>
          <w:rFonts w:hint="eastAsia"/>
          <w:color w:val="A6A6A6" w:themeColor="background1" w:themeShade="A6"/>
          <w:rtl/>
        </w:rPr>
        <w:t>גם</w:t>
      </w:r>
      <w:r w:rsidR="00BA11AF" w:rsidRPr="009C7989">
        <w:rPr>
          <w:color w:val="A6A6A6" w:themeColor="background1" w:themeShade="A6"/>
          <w:rtl/>
        </w:rPr>
        <w:t xml:space="preserve"> </w:t>
      </w:r>
      <w:r w:rsidR="00BA11AF" w:rsidRPr="009C7989">
        <w:rPr>
          <w:rFonts w:hint="eastAsia"/>
          <w:color w:val="A6A6A6" w:themeColor="background1" w:themeShade="A6"/>
          <w:rtl/>
        </w:rPr>
        <w:t>חוסר</w:t>
      </w:r>
      <w:r w:rsidR="00BA11AF" w:rsidRPr="009C7989">
        <w:rPr>
          <w:color w:val="A6A6A6" w:themeColor="background1" w:themeShade="A6"/>
          <w:rtl/>
        </w:rPr>
        <w:t xml:space="preserve"> </w:t>
      </w:r>
      <w:r w:rsidR="00BA11AF" w:rsidRPr="009C7989">
        <w:rPr>
          <w:rFonts w:hint="eastAsia"/>
          <w:color w:val="A6A6A6" w:themeColor="background1" w:themeShade="A6"/>
          <w:rtl/>
        </w:rPr>
        <w:t>היכולת</w:t>
      </w:r>
      <w:r w:rsidR="00BA11AF" w:rsidRPr="009C7989">
        <w:rPr>
          <w:color w:val="A6A6A6" w:themeColor="background1" w:themeShade="A6"/>
          <w:rtl/>
        </w:rPr>
        <w:t xml:space="preserve"> </w:t>
      </w:r>
      <w:r w:rsidR="00BA11AF" w:rsidRPr="009C7989">
        <w:rPr>
          <w:rFonts w:hint="eastAsia"/>
          <w:color w:val="A6A6A6" w:themeColor="background1" w:themeShade="A6"/>
          <w:rtl/>
        </w:rPr>
        <w:t>להשקעה</w:t>
      </w:r>
      <w:r w:rsidR="00BA11AF" w:rsidRPr="009C7989">
        <w:rPr>
          <w:color w:val="A6A6A6" w:themeColor="background1" w:themeShade="A6"/>
          <w:rtl/>
        </w:rPr>
        <w:t xml:space="preserve"> </w:t>
      </w:r>
      <w:r w:rsidR="00BA11AF" w:rsidRPr="009C7989">
        <w:rPr>
          <w:rFonts w:hint="eastAsia"/>
          <w:color w:val="A6A6A6" w:themeColor="background1" w:themeShade="A6"/>
          <w:rtl/>
        </w:rPr>
        <w:t>ולו</w:t>
      </w:r>
      <w:r w:rsidR="00BA11AF" w:rsidRPr="009C7989">
        <w:rPr>
          <w:color w:val="A6A6A6" w:themeColor="background1" w:themeShade="A6"/>
          <w:rtl/>
        </w:rPr>
        <w:t xml:space="preserve"> </w:t>
      </w:r>
      <w:r w:rsidR="00BA11AF" w:rsidRPr="009C7989">
        <w:rPr>
          <w:rFonts w:hint="eastAsia"/>
          <w:color w:val="A6A6A6" w:themeColor="background1" w:themeShade="A6"/>
          <w:rtl/>
        </w:rPr>
        <w:t>מינימלית</w:t>
      </w:r>
      <w:r w:rsidR="00BA11AF" w:rsidRPr="009C7989">
        <w:rPr>
          <w:color w:val="A6A6A6" w:themeColor="background1" w:themeShade="A6"/>
          <w:rtl/>
        </w:rPr>
        <w:t xml:space="preserve"> </w:t>
      </w:r>
      <w:r w:rsidR="00BA11AF" w:rsidRPr="009C7989">
        <w:rPr>
          <w:rFonts w:hint="eastAsia"/>
          <w:color w:val="A6A6A6" w:themeColor="background1" w:themeShade="A6"/>
          <w:rtl/>
        </w:rPr>
        <w:t>בלימודים</w:t>
      </w:r>
      <w:r w:rsidR="00BA11AF" w:rsidRPr="009C7989">
        <w:rPr>
          <w:color w:val="A6A6A6" w:themeColor="background1" w:themeShade="A6"/>
          <w:rtl/>
        </w:rPr>
        <w:t xml:space="preserve">, </w:t>
      </w:r>
      <w:r w:rsidR="00BA11AF" w:rsidRPr="009C7989">
        <w:rPr>
          <w:rFonts w:hint="eastAsia"/>
          <w:color w:val="A6A6A6" w:themeColor="background1" w:themeShade="A6"/>
          <w:rtl/>
        </w:rPr>
        <w:t>הביאו</w:t>
      </w:r>
      <w:r w:rsidR="00BA11AF" w:rsidRPr="009C7989">
        <w:rPr>
          <w:color w:val="A6A6A6" w:themeColor="background1" w:themeShade="A6"/>
          <w:rtl/>
        </w:rPr>
        <w:t xml:space="preserve"> </w:t>
      </w:r>
      <w:r w:rsidR="00BA11AF" w:rsidRPr="009C7989">
        <w:rPr>
          <w:rFonts w:hint="eastAsia"/>
          <w:color w:val="A6A6A6" w:themeColor="background1" w:themeShade="A6"/>
          <w:rtl/>
        </w:rPr>
        <w:t>אות</w:t>
      </w:r>
      <w:r w:rsidR="00EF4FE3" w:rsidRPr="009C7989">
        <w:rPr>
          <w:rFonts w:hint="eastAsia"/>
          <w:color w:val="A6A6A6" w:themeColor="background1" w:themeShade="A6"/>
          <w:rtl/>
        </w:rPr>
        <w:t>ן</w:t>
      </w:r>
      <w:r w:rsidR="00BA11AF" w:rsidRPr="009C7989">
        <w:rPr>
          <w:color w:val="A6A6A6" w:themeColor="background1" w:themeShade="A6"/>
          <w:rtl/>
        </w:rPr>
        <w:t xml:space="preserve"> להמטיר עליו מ</w:t>
      </w:r>
      <w:r w:rsidR="00EF4FE3" w:rsidRPr="009C7989">
        <w:rPr>
          <w:rFonts w:hint="eastAsia"/>
          <w:color w:val="A6A6A6" w:themeColor="background1" w:themeShade="A6"/>
          <w:rtl/>
        </w:rPr>
        <w:t>בחר</w:t>
      </w:r>
      <w:r w:rsidR="00EF4FE3" w:rsidRPr="009C7989">
        <w:rPr>
          <w:color w:val="A6A6A6" w:themeColor="background1" w:themeShade="A6"/>
          <w:rtl/>
        </w:rPr>
        <w:t xml:space="preserve"> </w:t>
      </w:r>
      <w:r w:rsidR="00BA11AF" w:rsidRPr="009C7989">
        <w:rPr>
          <w:rFonts w:hint="eastAsia"/>
          <w:color w:val="A6A6A6" w:themeColor="background1" w:themeShade="A6"/>
          <w:rtl/>
        </w:rPr>
        <w:t>עצות</w:t>
      </w:r>
      <w:r w:rsidR="00BA11AF" w:rsidRPr="009C7989">
        <w:rPr>
          <w:color w:val="A6A6A6" w:themeColor="background1" w:themeShade="A6"/>
          <w:rtl/>
        </w:rPr>
        <w:t xml:space="preserve"> </w:t>
      </w:r>
      <w:r w:rsidR="00BA11AF" w:rsidRPr="009C7989">
        <w:rPr>
          <w:rFonts w:hint="eastAsia"/>
          <w:color w:val="A6A6A6" w:themeColor="background1" w:themeShade="A6"/>
          <w:rtl/>
        </w:rPr>
        <w:t>פדגוגיות</w:t>
      </w:r>
      <w:r w:rsidR="00BA11AF" w:rsidRPr="009C7989">
        <w:rPr>
          <w:color w:val="A6A6A6" w:themeColor="background1" w:themeShade="A6"/>
          <w:rtl/>
        </w:rPr>
        <w:t xml:space="preserve"> </w:t>
      </w:r>
      <w:r w:rsidR="00BA11AF" w:rsidRPr="009C7989">
        <w:rPr>
          <w:rFonts w:hint="eastAsia"/>
          <w:color w:val="A6A6A6" w:themeColor="background1" w:themeShade="A6"/>
          <w:rtl/>
        </w:rPr>
        <w:t>מועילות</w:t>
      </w:r>
      <w:r w:rsidR="00BA11AF" w:rsidRPr="009C7989">
        <w:rPr>
          <w:color w:val="A6A6A6" w:themeColor="background1" w:themeShade="A6"/>
          <w:rtl/>
        </w:rPr>
        <w:t>.</w:t>
      </w:r>
    </w:p>
    <w:p w14:paraId="2EC1C10D" w14:textId="77777777" w:rsidR="00D8777C" w:rsidRPr="009C7989" w:rsidRDefault="00D8777C" w:rsidP="00D8777C">
      <w:pPr>
        <w:rPr>
          <w:rFonts w:cs="Times New Roman"/>
          <w:color w:val="A6A6A6" w:themeColor="background1" w:themeShade="A6"/>
          <w:rtl/>
        </w:rPr>
      </w:pPr>
      <w:r w:rsidRPr="009C7989">
        <w:rPr>
          <w:rFonts w:cs="Times New Roman" w:hint="eastAsia"/>
          <w:color w:val="A6A6A6" w:themeColor="background1" w:themeShade="A6"/>
          <w:rtl/>
        </w:rPr>
        <w:t>כמובן</w:t>
      </w:r>
      <w:r w:rsidRPr="009C7989">
        <w:rPr>
          <w:rFonts w:cs="Times New Roman"/>
          <w:color w:val="A6A6A6" w:themeColor="background1" w:themeShade="A6"/>
          <w:rtl/>
        </w:rPr>
        <w:t xml:space="preserve"> שאין היועצות הבית-ספריות עשויות מקשה אחת. כל אחת מ</w:t>
      </w:r>
      <w:r w:rsidRPr="009C7989">
        <w:rPr>
          <w:rFonts w:cs="Times New Roman" w:hint="eastAsia"/>
          <w:color w:val="A6A6A6" w:themeColor="background1" w:themeShade="A6"/>
          <w:rtl/>
        </w:rPr>
        <w:t>ייעצת</w:t>
      </w:r>
      <w:r w:rsidRPr="009C7989">
        <w:rPr>
          <w:rFonts w:cs="Times New Roman"/>
          <w:color w:val="A6A6A6" w:themeColor="background1" w:themeShade="A6"/>
          <w:rtl/>
        </w:rPr>
        <w:t xml:space="preserve"> בדרכה היא, כל אחת מנביטה בליבם הרך של בני הנוער רעיון שימושי מאין כמוהו, כל אחת מנתבת את הנפשות ה</w:t>
      </w:r>
      <w:r w:rsidRPr="009C7989">
        <w:rPr>
          <w:rFonts w:cs="Times New Roman" w:hint="eastAsia"/>
          <w:color w:val="A6A6A6" w:themeColor="background1" w:themeShade="A6"/>
          <w:rtl/>
        </w:rPr>
        <w:t>חשילו</w:t>
      </w:r>
      <w:r w:rsidRPr="009C7989">
        <w:rPr>
          <w:rFonts w:cs="Times New Roman"/>
          <w:color w:val="A6A6A6" w:themeColor="background1" w:themeShade="A6"/>
          <w:rtl/>
        </w:rPr>
        <w:t>ת [</w:t>
      </w:r>
      <w:r w:rsidRPr="009C7989">
        <w:rPr>
          <w:color w:val="A6A6A6" w:themeColor="background1" w:themeShade="A6"/>
        </w:rPr>
        <w:t>malleable</w:t>
      </w:r>
      <w:r w:rsidRPr="009C7989">
        <w:rPr>
          <w:color w:val="A6A6A6" w:themeColor="background1" w:themeShade="A6"/>
          <w:rtl/>
        </w:rPr>
        <w:t>]</w:t>
      </w:r>
      <w:r w:rsidRPr="009C7989">
        <w:rPr>
          <w:rFonts w:cs="Times New Roman"/>
          <w:color w:val="A6A6A6" w:themeColor="background1" w:themeShade="A6"/>
          <w:rtl/>
        </w:rPr>
        <w:t xml:space="preserve"> בתוואי האחד הנכון, כל אחת מאלפת לא פחות ממשנֵיה [ניקוד] ועם זאת, כל אחת בורכה באותה דקות מחשבה ו</w:t>
      </w:r>
      <w:r w:rsidRPr="009C7989">
        <w:rPr>
          <w:rFonts w:cs="Times New Roman" w:hint="eastAsia"/>
          <w:color w:val="A6A6A6" w:themeColor="background1" w:themeShade="A6"/>
          <w:rtl/>
        </w:rPr>
        <w:t>במבחר</w:t>
      </w:r>
      <w:r w:rsidRPr="009C7989">
        <w:rPr>
          <w:rFonts w:cs="Times New Roman"/>
          <w:color w:val="A6A6A6" w:themeColor="background1" w:themeShade="A6"/>
          <w:rtl/>
        </w:rPr>
        <w:t xml:space="preserve"> </w:t>
      </w:r>
      <w:r w:rsidRPr="009C7989">
        <w:rPr>
          <w:rFonts w:cs="Times New Roman" w:hint="eastAsia"/>
          <w:color w:val="A6A6A6" w:themeColor="background1" w:themeShade="A6"/>
          <w:rtl/>
        </w:rPr>
        <w:t>בלתי</w:t>
      </w:r>
      <w:r w:rsidRPr="009C7989">
        <w:rPr>
          <w:rFonts w:cs="Times New Roman"/>
          <w:color w:val="A6A6A6" w:themeColor="background1" w:themeShade="A6"/>
          <w:rtl/>
        </w:rPr>
        <w:t xml:space="preserve"> </w:t>
      </w:r>
      <w:r w:rsidRPr="009C7989">
        <w:rPr>
          <w:rFonts w:cs="Times New Roman" w:hint="eastAsia"/>
          <w:color w:val="A6A6A6" w:themeColor="background1" w:themeShade="A6"/>
          <w:rtl/>
        </w:rPr>
        <w:t>נדלה</w:t>
      </w:r>
      <w:r w:rsidRPr="009C7989">
        <w:rPr>
          <w:rFonts w:cs="Times New Roman"/>
          <w:color w:val="A6A6A6" w:themeColor="background1" w:themeShade="A6"/>
          <w:rtl/>
        </w:rPr>
        <w:t xml:space="preserve"> </w:t>
      </w:r>
      <w:r w:rsidRPr="009C7989">
        <w:rPr>
          <w:rFonts w:cs="Times New Roman" w:hint="eastAsia"/>
          <w:color w:val="A6A6A6" w:themeColor="background1" w:themeShade="A6"/>
          <w:rtl/>
        </w:rPr>
        <w:t>של</w:t>
      </w:r>
      <w:r w:rsidRPr="009C7989">
        <w:rPr>
          <w:rFonts w:cs="Times New Roman"/>
          <w:color w:val="A6A6A6" w:themeColor="background1" w:themeShade="A6"/>
          <w:rtl/>
        </w:rPr>
        <w:t xml:space="preserve"> </w:t>
      </w:r>
      <w:r w:rsidRPr="009C7989">
        <w:rPr>
          <w:rFonts w:cs="Times New Roman" w:hint="eastAsia"/>
          <w:color w:val="A6A6A6" w:themeColor="background1" w:themeShade="A6"/>
          <w:rtl/>
        </w:rPr>
        <w:t>עצות</w:t>
      </w:r>
      <w:r w:rsidRPr="009C7989">
        <w:rPr>
          <w:rFonts w:cs="Times New Roman"/>
          <w:color w:val="A6A6A6" w:themeColor="background1" w:themeShade="A6"/>
          <w:rtl/>
        </w:rPr>
        <w:t xml:space="preserve"> </w:t>
      </w:r>
      <w:r w:rsidRPr="009C7989">
        <w:rPr>
          <w:rFonts w:cs="Times New Roman" w:hint="eastAsia"/>
          <w:color w:val="A6A6A6" w:themeColor="background1" w:themeShade="A6"/>
          <w:rtl/>
        </w:rPr>
        <w:t>פדגוגיות</w:t>
      </w:r>
      <w:r w:rsidRPr="009C7989">
        <w:rPr>
          <w:rFonts w:cs="Times New Roman"/>
          <w:color w:val="A6A6A6" w:themeColor="background1" w:themeShade="A6"/>
          <w:rtl/>
        </w:rPr>
        <w:t>.</w:t>
      </w:r>
    </w:p>
    <w:p w14:paraId="667B86B2" w14:textId="77777777" w:rsidR="00CB39BE" w:rsidRPr="009C7989" w:rsidRDefault="00CB39BE" w:rsidP="0077112D">
      <w:pPr>
        <w:rPr>
          <w:rFonts w:cs="Times New Roman"/>
          <w:color w:val="A6A6A6" w:themeColor="background1" w:themeShade="A6"/>
          <w:rtl/>
        </w:rPr>
      </w:pPr>
      <w:r w:rsidRPr="009C7989">
        <w:rPr>
          <w:rFonts w:cs="Times New Roman" w:hint="cs"/>
          <w:color w:val="A6A6A6" w:themeColor="background1" w:themeShade="A6"/>
          <w:rtl/>
        </w:rPr>
        <w:t>]</w:t>
      </w:r>
    </w:p>
    <w:p w14:paraId="1A57BB6C" w14:textId="69D0FC39" w:rsidR="00844EFD" w:rsidRPr="00A90CDC" w:rsidRDefault="006772E4" w:rsidP="0077112D">
      <w:pPr>
        <w:rPr>
          <w:rFonts w:cs="Times New Roman"/>
          <w:rtl/>
        </w:rPr>
      </w:pPr>
      <w:r w:rsidRPr="00A90CDC">
        <w:rPr>
          <w:rFonts w:cs="Times New Roman"/>
          <w:rtl/>
        </w:rPr>
        <w:t>רו</w:t>
      </w:r>
      <w:r w:rsidR="00E803FD" w:rsidRPr="00A90CDC">
        <w:rPr>
          <w:rFonts w:cs="Times New Roman" w:hint="eastAsia"/>
          <w:rtl/>
        </w:rPr>
        <w:t>ּ</w:t>
      </w:r>
      <w:r w:rsidRPr="00A90CDC">
        <w:rPr>
          <w:rFonts w:cs="Times New Roman"/>
          <w:rtl/>
        </w:rPr>
        <w:t xml:space="preserve">מן, אלכס אמר לעצמו </w:t>
      </w:r>
      <w:r w:rsidRPr="00A90CDC">
        <w:rPr>
          <w:rFonts w:cs="Times New Roman" w:hint="eastAsia"/>
          <w:rtl/>
        </w:rPr>
        <w:t>תחת</w:t>
      </w:r>
      <w:r w:rsidRPr="00A90CDC">
        <w:rPr>
          <w:rFonts w:cs="Times New Roman"/>
          <w:rtl/>
        </w:rPr>
        <w:t xml:space="preserve"> </w:t>
      </w:r>
      <w:r w:rsidRPr="00A90CDC">
        <w:rPr>
          <w:rFonts w:cs="Times New Roman" w:hint="eastAsia"/>
          <w:rtl/>
        </w:rPr>
        <w:t>ה</w:t>
      </w:r>
      <w:r w:rsidR="00EF4FE3" w:rsidRPr="00A90CDC">
        <w:rPr>
          <w:rFonts w:cs="Times New Roman" w:hint="eastAsia"/>
          <w:rtl/>
        </w:rPr>
        <w:t>עצות</w:t>
      </w:r>
      <w:r w:rsidR="00CB39BE">
        <w:rPr>
          <w:rFonts w:cs="Times New Roman" w:hint="cs"/>
          <w:rtl/>
        </w:rPr>
        <w:t xml:space="preserve"> הפדגוגיות המועילות שהומטרו עליו</w:t>
      </w:r>
      <w:r w:rsidR="0077112D" w:rsidRPr="00A90CDC">
        <w:rPr>
          <w:rFonts w:cs="Times New Roman"/>
          <w:rtl/>
        </w:rPr>
        <w:t>,</w:t>
      </w:r>
      <w:r w:rsidRPr="00A90CDC">
        <w:rPr>
          <w:rFonts w:cs="Times New Roman"/>
          <w:rtl/>
        </w:rPr>
        <w:t xml:space="preserve"> רטיקו</w:t>
      </w:r>
      <w:r w:rsidR="0012745A" w:rsidRPr="00A90CDC">
        <w:rPr>
          <w:rFonts w:cs="Times New Roman" w:hint="eastAsia"/>
          <w:rtl/>
        </w:rPr>
        <w:t>ּ</w:t>
      </w:r>
      <w:r w:rsidRPr="00A90CDC">
        <w:rPr>
          <w:rFonts w:cs="Times New Roman"/>
          <w:rtl/>
        </w:rPr>
        <w:t>לו</w:t>
      </w:r>
      <w:r w:rsidR="0012745A" w:rsidRPr="00A90CDC">
        <w:rPr>
          <w:rFonts w:cs="Times New Roman" w:hint="eastAsia"/>
          <w:rtl/>
        </w:rPr>
        <w:t>ּ</w:t>
      </w:r>
      <w:r w:rsidRPr="00A90CDC">
        <w:rPr>
          <w:rFonts w:cs="Times New Roman"/>
          <w:rtl/>
        </w:rPr>
        <w:t>ם. אומייסום.</w:t>
      </w:r>
      <w:r w:rsidR="00B40BDC" w:rsidRPr="00A90CDC">
        <w:rPr>
          <w:rFonts w:cs="Times New Roman"/>
          <w:rtl/>
        </w:rPr>
        <w:t xml:space="preserve"> </w:t>
      </w:r>
      <w:r w:rsidRPr="00A90CDC">
        <w:rPr>
          <w:rFonts w:cs="Times New Roman"/>
          <w:rtl/>
        </w:rPr>
        <w:t xml:space="preserve">אבאומייסום. </w:t>
      </w:r>
      <w:r w:rsidR="0077112D" w:rsidRPr="00A90CDC">
        <w:rPr>
          <w:rFonts w:cs="Times New Roman" w:hint="eastAsia"/>
          <w:rtl/>
        </w:rPr>
        <w:t>את</w:t>
      </w:r>
      <w:r w:rsidR="0077112D" w:rsidRPr="00A90CDC">
        <w:rPr>
          <w:rFonts w:cs="Times New Roman"/>
          <w:rtl/>
        </w:rPr>
        <w:t xml:space="preserve"> </w:t>
      </w:r>
      <w:r w:rsidR="0077112D" w:rsidRPr="00A90CDC">
        <w:rPr>
          <w:rFonts w:cs="Times New Roman" w:hint="eastAsia"/>
          <w:rtl/>
        </w:rPr>
        <w:t>ארבעת</w:t>
      </w:r>
      <w:r w:rsidR="0077112D" w:rsidRPr="00A90CDC">
        <w:rPr>
          <w:rFonts w:cs="Times New Roman"/>
          <w:rtl/>
        </w:rPr>
        <w:t xml:space="preserve"> </w:t>
      </w:r>
      <w:r w:rsidR="0077112D" w:rsidRPr="00A90CDC">
        <w:rPr>
          <w:rFonts w:cs="Times New Roman" w:hint="eastAsia"/>
          <w:rtl/>
        </w:rPr>
        <w:t>חדרי</w:t>
      </w:r>
      <w:r w:rsidR="0077112D" w:rsidRPr="00A90CDC">
        <w:rPr>
          <w:rFonts w:cs="Times New Roman"/>
          <w:rtl/>
        </w:rPr>
        <w:t xml:space="preserve"> </w:t>
      </w:r>
      <w:r w:rsidR="0077112D" w:rsidRPr="00A90CDC">
        <w:rPr>
          <w:rFonts w:cs="Times New Roman" w:hint="eastAsia"/>
          <w:rtl/>
        </w:rPr>
        <w:t>הקיבה</w:t>
      </w:r>
      <w:r w:rsidR="0077112D" w:rsidRPr="00A90CDC">
        <w:rPr>
          <w:rFonts w:cs="Times New Roman"/>
          <w:rtl/>
        </w:rPr>
        <w:t xml:space="preserve"> </w:t>
      </w:r>
      <w:r w:rsidR="0077112D" w:rsidRPr="00A90CDC">
        <w:rPr>
          <w:rFonts w:cs="Times New Roman" w:hint="eastAsia"/>
          <w:rtl/>
        </w:rPr>
        <w:t>של</w:t>
      </w:r>
      <w:r w:rsidR="0077112D" w:rsidRPr="00A90CDC">
        <w:rPr>
          <w:rFonts w:cs="Times New Roman"/>
          <w:rtl/>
        </w:rPr>
        <w:t xml:space="preserve"> </w:t>
      </w:r>
      <w:r w:rsidR="0077112D" w:rsidRPr="00A90CDC">
        <w:rPr>
          <w:rFonts w:cs="Times New Roman" w:hint="eastAsia"/>
          <w:rtl/>
        </w:rPr>
        <w:t>הפרה</w:t>
      </w:r>
      <w:r w:rsidR="0077112D" w:rsidRPr="00A90CDC">
        <w:rPr>
          <w:rFonts w:cs="Times New Roman"/>
          <w:rtl/>
        </w:rPr>
        <w:t xml:space="preserve"> </w:t>
      </w:r>
      <w:r w:rsidR="0077112D" w:rsidRPr="00A90CDC">
        <w:rPr>
          <w:rFonts w:cs="Times New Roman" w:hint="eastAsia"/>
          <w:rtl/>
        </w:rPr>
        <w:t>הוא</w:t>
      </w:r>
      <w:r w:rsidR="0077112D" w:rsidRPr="00A90CDC">
        <w:rPr>
          <w:rFonts w:cs="Times New Roman"/>
          <w:rtl/>
        </w:rPr>
        <w:t xml:space="preserve"> </w:t>
      </w:r>
      <w:r w:rsidR="0077112D" w:rsidRPr="00A90CDC">
        <w:rPr>
          <w:rFonts w:cs="Times New Roman" w:hint="eastAsia"/>
          <w:rtl/>
        </w:rPr>
        <w:t>זכר</w:t>
      </w:r>
      <w:r w:rsidR="0077112D" w:rsidRPr="00A90CDC">
        <w:rPr>
          <w:rFonts w:cs="Times New Roman"/>
          <w:rtl/>
        </w:rPr>
        <w:t xml:space="preserve"> </w:t>
      </w:r>
      <w:r w:rsidR="0077112D" w:rsidRPr="00A90CDC">
        <w:rPr>
          <w:rFonts w:cs="Times New Roman" w:hint="eastAsia"/>
          <w:rtl/>
        </w:rPr>
        <w:t>מלימודיו</w:t>
      </w:r>
      <w:r w:rsidR="0077112D" w:rsidRPr="00A90CDC">
        <w:rPr>
          <w:rFonts w:cs="Times New Roman"/>
          <w:rtl/>
        </w:rPr>
        <w:t xml:space="preserve"> </w:t>
      </w:r>
      <w:r w:rsidR="0077112D" w:rsidRPr="00A90CDC">
        <w:rPr>
          <w:rFonts w:cs="Times New Roman" w:hint="eastAsia"/>
          <w:rtl/>
        </w:rPr>
        <w:t>ל</w:t>
      </w:r>
      <w:r w:rsidR="0077112D" w:rsidRPr="00A90CDC">
        <w:rPr>
          <w:rFonts w:cs="Times New Roman"/>
          <w:rtl/>
        </w:rPr>
        <w:t>-</w:t>
      </w:r>
      <w:r w:rsidR="0077112D" w:rsidRPr="00A90CDC">
        <w:rPr>
          <w:rFonts w:cs="Times New Roman"/>
        </w:rPr>
        <w:t>GCSE</w:t>
      </w:r>
      <w:r w:rsidR="0077112D" w:rsidRPr="00A90CDC">
        <w:rPr>
          <w:rFonts w:cs="Times New Roman"/>
          <w:rtl/>
        </w:rPr>
        <w:t xml:space="preserve"> בביולוגיה, הם היו שלו, וע</w:t>
      </w:r>
      <w:r w:rsidR="00EF4FE3" w:rsidRPr="00A90CDC">
        <w:rPr>
          <w:rFonts w:cs="Times New Roman" w:hint="eastAsia"/>
          <w:rtl/>
        </w:rPr>
        <w:t>תה</w:t>
      </w:r>
      <w:r w:rsidR="0077112D" w:rsidRPr="00A90CDC">
        <w:rPr>
          <w:rFonts w:cs="Times New Roman"/>
          <w:rtl/>
        </w:rPr>
        <w:t xml:space="preserve"> </w:t>
      </w:r>
      <w:r w:rsidR="0077112D" w:rsidRPr="00A90CDC">
        <w:rPr>
          <w:rFonts w:cs="Times New Roman" w:hint="eastAsia"/>
          <w:rtl/>
        </w:rPr>
        <w:t>ערכם</w:t>
      </w:r>
      <w:r w:rsidR="0077112D" w:rsidRPr="00A90CDC">
        <w:rPr>
          <w:rFonts w:cs="Times New Roman"/>
          <w:rtl/>
        </w:rPr>
        <w:t xml:space="preserve"> אבד. </w:t>
      </w:r>
      <w:r w:rsidR="00EF4FE3" w:rsidRPr="00A90CDC">
        <w:rPr>
          <w:rFonts w:cs="Times New Roman" w:hint="eastAsia"/>
          <w:rtl/>
        </w:rPr>
        <w:t>כמותם</w:t>
      </w:r>
      <w:r w:rsidR="00EF4FE3" w:rsidRPr="00A90CDC">
        <w:rPr>
          <w:rFonts w:cs="Times New Roman"/>
          <w:rtl/>
        </w:rPr>
        <w:t xml:space="preserve"> </w:t>
      </w:r>
      <w:r w:rsidR="00EF4FE3" w:rsidRPr="00A90CDC">
        <w:rPr>
          <w:rFonts w:cs="Times New Roman" w:hint="eastAsia"/>
          <w:rtl/>
        </w:rPr>
        <w:t>גם</w:t>
      </w:r>
      <w:r w:rsidR="00CB39BE">
        <w:rPr>
          <w:rFonts w:cs="Times New Roman" w:hint="cs"/>
          <w:rtl/>
        </w:rPr>
        <w:t xml:space="preserve"> </w:t>
      </w:r>
      <w:r w:rsidR="0077112D" w:rsidRPr="00A90CDC">
        <w:rPr>
          <w:rFonts w:cs="Times New Roman"/>
        </w:rPr>
        <w:t>xylem</w:t>
      </w:r>
      <w:r w:rsidR="009564E3" w:rsidRPr="00A90CDC">
        <w:rPr>
          <w:rFonts w:cs="Times New Roman"/>
          <w:rtl/>
        </w:rPr>
        <w:t xml:space="preserve"> </w:t>
      </w:r>
      <w:r w:rsidR="0077112D" w:rsidRPr="00A90CDC">
        <w:rPr>
          <w:rFonts w:cs="Times New Roman"/>
          <w:rtl/>
        </w:rPr>
        <w:t>ו</w:t>
      </w:r>
      <w:r w:rsidR="00245552">
        <w:rPr>
          <w:rFonts w:cs="Times New Roman" w:hint="cs"/>
          <w:rtl/>
        </w:rPr>
        <w:t>-</w:t>
      </w:r>
      <w:r w:rsidR="0077112D" w:rsidRPr="00A90CDC">
        <w:rPr>
          <w:rFonts w:cs="Times New Roman"/>
        </w:rPr>
        <w:t>phloem</w:t>
      </w:r>
      <w:r w:rsidR="0077112D" w:rsidRPr="00A90CDC">
        <w:rPr>
          <w:rFonts w:cs="Times New Roman"/>
          <w:rtl/>
        </w:rPr>
        <w:t>, המילים הקשות ביותר שהכיר ב</w:t>
      </w:r>
      <w:r w:rsidR="00D8777C" w:rsidRPr="00A90CDC">
        <w:rPr>
          <w:rFonts w:cs="Times New Roman" w:hint="eastAsia"/>
          <w:rtl/>
        </w:rPr>
        <w:t>שפה</w:t>
      </w:r>
      <w:r w:rsidR="00D8777C" w:rsidRPr="00A90CDC">
        <w:rPr>
          <w:rFonts w:cs="Times New Roman"/>
          <w:rtl/>
        </w:rPr>
        <w:t xml:space="preserve"> </w:t>
      </w:r>
      <w:r w:rsidR="00D8777C" w:rsidRPr="00A90CDC">
        <w:rPr>
          <w:rFonts w:cs="Times New Roman" w:hint="eastAsia"/>
          <w:rtl/>
        </w:rPr>
        <w:t>ה</w:t>
      </w:r>
      <w:r w:rsidR="0077112D" w:rsidRPr="00A90CDC">
        <w:rPr>
          <w:rFonts w:cs="Times New Roman"/>
          <w:rtl/>
        </w:rPr>
        <w:t xml:space="preserve">אנגלית. האם </w:t>
      </w:r>
      <w:r w:rsidR="00EF4FE3" w:rsidRPr="00A90CDC">
        <w:rPr>
          <w:rFonts w:cs="Times New Roman"/>
          <w:rtl/>
        </w:rPr>
        <w:t xml:space="preserve">יודעת </w:t>
      </w:r>
      <w:r w:rsidR="0077112D" w:rsidRPr="00A90CDC">
        <w:rPr>
          <w:rFonts w:cs="Times New Roman"/>
          <w:rtl/>
        </w:rPr>
        <w:t xml:space="preserve">היועצת </w:t>
      </w:r>
      <w:r w:rsidR="00D8777C" w:rsidRPr="00A90CDC">
        <w:rPr>
          <w:rFonts w:cs="Times New Roman" w:hint="eastAsia"/>
          <w:rtl/>
        </w:rPr>
        <w:t>הפדגוגית</w:t>
      </w:r>
      <w:r w:rsidR="00D8777C" w:rsidRPr="00A90CDC">
        <w:rPr>
          <w:rFonts w:cs="Times New Roman"/>
          <w:rtl/>
        </w:rPr>
        <w:t xml:space="preserve"> </w:t>
      </w:r>
      <w:r w:rsidR="00EF4FE3" w:rsidRPr="00A90CDC">
        <w:rPr>
          <w:rFonts w:cs="Times New Roman" w:hint="eastAsia"/>
          <w:rtl/>
        </w:rPr>
        <w:t>הנכבדת</w:t>
      </w:r>
      <w:r w:rsidR="00EF4FE3" w:rsidRPr="00A90CDC">
        <w:rPr>
          <w:rFonts w:cs="Times New Roman"/>
          <w:rtl/>
        </w:rPr>
        <w:t xml:space="preserve"> </w:t>
      </w:r>
      <w:r w:rsidR="00D8777C" w:rsidRPr="00A90CDC">
        <w:rPr>
          <w:rFonts w:cs="Times New Roman" w:hint="eastAsia"/>
          <w:rtl/>
        </w:rPr>
        <w:t>כיצד</w:t>
      </w:r>
      <w:r w:rsidR="0077112D" w:rsidRPr="00A90CDC">
        <w:rPr>
          <w:rFonts w:cs="Times New Roman"/>
          <w:rtl/>
        </w:rPr>
        <w:t xml:space="preserve"> מגיעים מים ומינרלים משורשיו של הצמח </w:t>
      </w:r>
      <w:r w:rsidR="00844EFD" w:rsidRPr="00A90CDC">
        <w:rPr>
          <w:rFonts w:cs="Times New Roman"/>
          <w:rtl/>
        </w:rPr>
        <w:t xml:space="preserve">לאורך הגזע והענפים </w:t>
      </w:r>
      <w:r w:rsidR="0077112D" w:rsidRPr="00A90CDC">
        <w:rPr>
          <w:rFonts w:cs="Times New Roman"/>
          <w:rtl/>
        </w:rPr>
        <w:t xml:space="preserve">אל העלים? </w:t>
      </w:r>
    </w:p>
    <w:p w14:paraId="4170216F" w14:textId="20430E22" w:rsidR="0077112D" w:rsidRPr="009C7989" w:rsidRDefault="00844EFD" w:rsidP="0077112D">
      <w:pPr>
        <w:rPr>
          <w:rFonts w:cs="Times New Roman"/>
          <w:color w:val="A6A6A6" w:themeColor="background1" w:themeShade="A6"/>
          <w:rtl/>
        </w:rPr>
      </w:pPr>
      <w:r w:rsidRPr="009C7989">
        <w:rPr>
          <w:rFonts w:cs="Times New Roman"/>
          <w:color w:val="A6A6A6" w:themeColor="background1" w:themeShade="A6"/>
          <w:rtl/>
        </w:rPr>
        <w:t>[</w:t>
      </w:r>
      <w:r w:rsidR="0077112D" w:rsidRPr="009C7989">
        <w:rPr>
          <w:rFonts w:cs="Times New Roman"/>
          <w:color w:val="A6A6A6" w:themeColor="background1" w:themeShade="A6"/>
          <w:rtl/>
        </w:rPr>
        <w:t>איך הם מוסעים, ואיך התפתחה מערכת ההסעה מהשרכים הפרימיטיביים ועד לצמח הפ</w:t>
      </w:r>
      <w:r w:rsidR="0077112D" w:rsidRPr="009C7989">
        <w:rPr>
          <w:rFonts w:cs="Times New Roman" w:hint="eastAsia"/>
          <w:color w:val="A6A6A6" w:themeColor="background1" w:themeShade="A6"/>
          <w:rtl/>
        </w:rPr>
        <w:t>ו</w:t>
      </w:r>
      <w:r w:rsidR="0077112D" w:rsidRPr="009C7989">
        <w:rPr>
          <w:rFonts w:cs="Times New Roman"/>
          <w:color w:val="A6A6A6" w:themeColor="background1" w:themeShade="A6"/>
          <w:rtl/>
        </w:rPr>
        <w:t>רח, פאר היצירה של עולם הצומח?</w:t>
      </w:r>
      <w:r w:rsidRPr="009C7989">
        <w:rPr>
          <w:rFonts w:cs="Times New Roman"/>
          <w:color w:val="A6A6A6" w:themeColor="background1" w:themeShade="A6"/>
          <w:rtl/>
        </w:rPr>
        <w:t>]</w:t>
      </w:r>
    </w:p>
    <w:p w14:paraId="05BF88FA" w14:textId="12D31BE2" w:rsidR="0077112D" w:rsidRPr="00A90CDC" w:rsidRDefault="00942CB4" w:rsidP="0077112D">
      <w:pPr>
        <w:rPr>
          <w:rFonts w:cs="Times New Roman"/>
          <w:rtl/>
        </w:rPr>
      </w:pPr>
      <w:r w:rsidRPr="00942CB4">
        <w:rPr>
          <w:rFonts w:cs="Times New Roman"/>
          <w:rtl/>
        </w:rPr>
        <w:t>תהיה זאת היתממות לציירו כ</w:t>
      </w:r>
      <w:r w:rsidR="00A02E36">
        <w:rPr>
          <w:rFonts w:cs="Times New Roman" w:hint="cs"/>
          <w:rtl/>
        </w:rPr>
        <w:t>[</w:t>
      </w:r>
      <w:r w:rsidRPr="00942CB4">
        <w:rPr>
          <w:rFonts w:cs="Times New Roman"/>
          <w:rtl/>
        </w:rPr>
        <w:t xml:space="preserve">בר-סמכא או </w:t>
      </w:r>
      <w:r w:rsidR="00A02E36">
        <w:rPr>
          <w:rFonts w:cs="Times New Roman" w:hint="cs"/>
          <w:rtl/>
        </w:rPr>
        <w:t>]</w:t>
      </w:r>
      <w:r w:rsidRPr="00942CB4">
        <w:rPr>
          <w:rFonts w:cs="Times New Roman"/>
          <w:rtl/>
        </w:rPr>
        <w:t>מלומד הלהוט לקנות לעצמו דעת</w:t>
      </w:r>
      <w:r w:rsidR="001B4F41" w:rsidRPr="001B4F41">
        <w:rPr>
          <w:rFonts w:cs="Times New Roman"/>
          <w:rtl/>
        </w:rPr>
        <w:t xml:space="preserve"> </w:t>
      </w:r>
      <w:r>
        <w:rPr>
          <w:rFonts w:cs="Times New Roman" w:hint="cs"/>
          <w:rtl/>
        </w:rPr>
        <w:t>[</w:t>
      </w:r>
      <w:r w:rsidR="001B4F41" w:rsidRPr="001B4F41">
        <w:rPr>
          <w:rFonts w:cs="Times New Roman"/>
          <w:rtl/>
        </w:rPr>
        <w:t>נלהב, צמא-ידע</w:t>
      </w:r>
      <w:r>
        <w:rPr>
          <w:rFonts w:cs="Times New Roman" w:hint="cs"/>
          <w:rtl/>
        </w:rPr>
        <w:t xml:space="preserve"> </w:t>
      </w:r>
      <w:r w:rsidR="00832D6C">
        <w:rPr>
          <w:rFonts w:cs="Times New Roman"/>
        </w:rPr>
        <w:t>ardent scholar</w:t>
      </w:r>
      <w:r w:rsidR="00832D6C">
        <w:rPr>
          <w:rFonts w:cs="Times New Roman" w:hint="cs"/>
          <w:rtl/>
        </w:rPr>
        <w:t xml:space="preserve">] </w:t>
      </w:r>
      <w:r w:rsidRPr="001B4F41">
        <w:rPr>
          <w:rFonts w:cs="Times New Roman"/>
          <w:rtl/>
        </w:rPr>
        <w:t>באשר</w:t>
      </w:r>
      <w:r>
        <w:rPr>
          <w:rFonts w:cs="Times New Roman" w:hint="cs"/>
          <w:rtl/>
        </w:rPr>
        <w:t xml:space="preserve"> </w:t>
      </w:r>
      <w:r w:rsidR="001B4F41">
        <w:rPr>
          <w:rFonts w:cs="Times New Roman" w:hint="cs"/>
          <w:rtl/>
        </w:rPr>
        <w:t>ל</w:t>
      </w:r>
      <w:r w:rsidR="00245552" w:rsidRPr="00245552">
        <w:rPr>
          <w:rFonts w:cs="Times New Roman"/>
          <w:rtl/>
        </w:rPr>
        <w:t>אנטומיה של מעלי</w:t>
      </w:r>
      <w:r w:rsidR="009C7989">
        <w:rPr>
          <w:rFonts w:cs="Times New Roman" w:hint="cs"/>
          <w:rtl/>
        </w:rPr>
        <w:t xml:space="preserve"> </w:t>
      </w:r>
      <w:r w:rsidR="00245552" w:rsidRPr="00245552">
        <w:rPr>
          <w:rFonts w:cs="Times New Roman"/>
          <w:rtl/>
        </w:rPr>
        <w:t>הגירה</w:t>
      </w:r>
      <w:r w:rsidR="00245552">
        <w:rPr>
          <w:rFonts w:cs="Times New Roman" w:hint="cs"/>
          <w:rtl/>
        </w:rPr>
        <w:t xml:space="preserve"> או</w:t>
      </w:r>
      <w:r w:rsidR="0077112D" w:rsidRPr="00A90CDC">
        <w:rPr>
          <w:rFonts w:cs="Times New Roman"/>
          <w:rtl/>
        </w:rPr>
        <w:t xml:space="preserve"> </w:t>
      </w:r>
      <w:r w:rsidR="00832D6C">
        <w:rPr>
          <w:rFonts w:cs="Times New Roman" w:hint="cs"/>
          <w:rtl/>
        </w:rPr>
        <w:t>ה</w:t>
      </w:r>
      <w:r w:rsidR="0077112D" w:rsidRPr="00A90CDC">
        <w:rPr>
          <w:rFonts w:cs="Times New Roman"/>
          <w:rtl/>
        </w:rPr>
        <w:t>מורפולוגיה של הצומח</w:t>
      </w:r>
      <w:r w:rsidR="00245552">
        <w:rPr>
          <w:rFonts w:cs="Times New Roman" w:hint="cs"/>
          <w:rtl/>
        </w:rPr>
        <w:t>.</w:t>
      </w:r>
      <w:r w:rsidR="0077112D" w:rsidRPr="00A90CDC">
        <w:rPr>
          <w:rFonts w:cs="Times New Roman"/>
          <w:rtl/>
        </w:rPr>
        <w:t xml:space="preserve"> א</w:t>
      </w:r>
      <w:r w:rsidR="00A02E36">
        <w:rPr>
          <w:rFonts w:cs="Times New Roman" w:hint="cs"/>
          <w:rtl/>
        </w:rPr>
        <w:t>ך</w:t>
      </w:r>
      <w:r w:rsidR="0077112D" w:rsidRPr="00A90CDC">
        <w:rPr>
          <w:rFonts w:cs="Times New Roman"/>
          <w:rtl/>
        </w:rPr>
        <w:t xml:space="preserve"> </w:t>
      </w:r>
      <w:r w:rsidR="005D59A6" w:rsidRPr="00A90CDC">
        <w:rPr>
          <w:rFonts w:cs="Times New Roman" w:hint="eastAsia"/>
          <w:rtl/>
        </w:rPr>
        <w:t>מכיוון</w:t>
      </w:r>
      <w:r w:rsidR="005D59A6" w:rsidRPr="00A90CDC">
        <w:rPr>
          <w:rFonts w:cs="Times New Roman"/>
          <w:rtl/>
        </w:rPr>
        <w:t xml:space="preserve"> </w:t>
      </w:r>
      <w:r w:rsidR="0077112D" w:rsidRPr="00A90CDC">
        <w:rPr>
          <w:rFonts w:cs="Times New Roman"/>
          <w:rtl/>
        </w:rPr>
        <w:t>שכל מילה שעמדה על קצה לשונו</w:t>
      </w:r>
      <w:r w:rsidR="00BD54A8" w:rsidRPr="00BD54A8">
        <w:rPr>
          <w:rFonts w:cs="Times New Roman"/>
          <w:rtl/>
        </w:rPr>
        <w:t xml:space="preserve"> </w:t>
      </w:r>
      <w:r w:rsidR="00BD54A8" w:rsidRPr="00A90CDC">
        <w:rPr>
          <w:rFonts w:cs="Times New Roman"/>
          <w:rtl/>
        </w:rPr>
        <w:t>תמיד</w:t>
      </w:r>
      <w:r w:rsidR="00844EFD" w:rsidRPr="00A90CDC">
        <w:rPr>
          <w:rFonts w:cs="Times New Roman"/>
          <w:rtl/>
        </w:rPr>
        <w:t xml:space="preserve"> </w:t>
      </w:r>
      <w:r w:rsidR="001C5A04">
        <w:rPr>
          <w:rFonts w:cs="Times New Roman"/>
          <w:rtl/>
        </w:rPr>
        <w:t>הייתה</w:t>
      </w:r>
      <w:r w:rsidR="00832D6C" w:rsidRPr="00A90CDC">
        <w:rPr>
          <w:rFonts w:cs="Times New Roman"/>
          <w:rtl/>
        </w:rPr>
        <w:t xml:space="preserve"> </w:t>
      </w:r>
      <w:r w:rsidR="0077112D" w:rsidRPr="00A90CDC">
        <w:rPr>
          <w:rFonts w:cs="Times New Roman"/>
          <w:rtl/>
        </w:rPr>
        <w:t xml:space="preserve">המילה השגויה – </w:t>
      </w:r>
      <w:r w:rsidR="00195383">
        <w:rPr>
          <w:rFonts w:cs="Times New Roman" w:hint="cs"/>
          <w:rtl/>
        </w:rPr>
        <w:t>[</w:t>
      </w:r>
      <w:bookmarkStart w:id="367" w:name="_Hlk526431808"/>
      <w:r w:rsidR="00844EFD" w:rsidRPr="00A90CDC">
        <w:rPr>
          <w:rFonts w:cs="Times New Roman" w:hint="eastAsia"/>
          <w:rtl/>
        </w:rPr>
        <w:t>כי</w:t>
      </w:r>
      <w:r w:rsidR="00844EFD" w:rsidRPr="00A90CDC">
        <w:rPr>
          <w:rFonts w:cs="Times New Roman"/>
          <w:rtl/>
        </w:rPr>
        <w:t xml:space="preserve"> </w:t>
      </w:r>
      <w:r w:rsidR="00844EFD" w:rsidRPr="00A90CDC">
        <w:rPr>
          <w:rFonts w:cs="Times New Roman" w:hint="eastAsia"/>
          <w:rtl/>
        </w:rPr>
        <w:t>זו</w:t>
      </w:r>
      <w:r w:rsidR="00844EFD" w:rsidRPr="00A90CDC">
        <w:rPr>
          <w:rFonts w:cs="Times New Roman"/>
          <w:rtl/>
        </w:rPr>
        <w:t xml:space="preserve"> </w:t>
      </w:r>
      <w:r w:rsidR="00844EFD" w:rsidRPr="00A90CDC">
        <w:rPr>
          <w:rFonts w:cs="Times New Roman" w:hint="eastAsia"/>
          <w:rtl/>
        </w:rPr>
        <w:t>המשמעות</w:t>
      </w:r>
      <w:r w:rsidR="00844EFD" w:rsidRPr="00A90CDC">
        <w:rPr>
          <w:rFonts w:cs="Times New Roman"/>
          <w:rtl/>
        </w:rPr>
        <w:t xml:space="preserve"> </w:t>
      </w:r>
      <w:r w:rsidR="00844EFD" w:rsidRPr="00A90CDC">
        <w:rPr>
          <w:rFonts w:cs="Times New Roman" w:hint="eastAsia"/>
          <w:rtl/>
        </w:rPr>
        <w:t>של</w:t>
      </w:r>
      <w:r w:rsidR="00844EFD" w:rsidRPr="00A90CDC">
        <w:rPr>
          <w:rFonts w:cs="Times New Roman"/>
          <w:rtl/>
        </w:rPr>
        <w:t xml:space="preserve"> </w:t>
      </w:r>
      <w:r w:rsidR="00844EFD" w:rsidRPr="00A90CDC">
        <w:rPr>
          <w:rFonts w:cs="Times New Roman" w:hint="eastAsia"/>
          <w:rtl/>
        </w:rPr>
        <w:t>לימוד</w:t>
      </w:r>
      <w:r w:rsidR="00844EFD" w:rsidRPr="00A90CDC">
        <w:rPr>
          <w:rFonts w:cs="Times New Roman"/>
          <w:rtl/>
        </w:rPr>
        <w:t xml:space="preserve"> </w:t>
      </w:r>
      <w:r w:rsidR="00844EFD" w:rsidRPr="00A90CDC">
        <w:rPr>
          <w:rFonts w:cs="Times New Roman" w:hint="eastAsia"/>
          <w:rtl/>
        </w:rPr>
        <w:t>שפה</w:t>
      </w:r>
      <w:r w:rsidR="00844EFD" w:rsidRPr="00A90CDC">
        <w:rPr>
          <w:rFonts w:cs="Times New Roman"/>
          <w:rtl/>
        </w:rPr>
        <w:t xml:space="preserve"> </w:t>
      </w:r>
      <w:r w:rsidR="00844EFD" w:rsidRPr="00A90CDC">
        <w:rPr>
          <w:rFonts w:cs="Times New Roman" w:hint="eastAsia"/>
          <w:rtl/>
        </w:rPr>
        <w:t>חדשה</w:t>
      </w:r>
      <w:r w:rsidR="0077112D" w:rsidRPr="00A90CDC">
        <w:rPr>
          <w:rFonts w:cs="Times New Roman"/>
          <w:rtl/>
        </w:rPr>
        <w:t xml:space="preserve"> –</w:t>
      </w:r>
      <w:bookmarkEnd w:id="367"/>
      <w:r w:rsidR="00195383">
        <w:rPr>
          <w:rFonts w:cs="Times New Roman" w:hint="cs"/>
          <w:rtl/>
        </w:rPr>
        <w:t>]</w:t>
      </w:r>
      <w:r w:rsidR="0077112D" w:rsidRPr="00A90CDC">
        <w:rPr>
          <w:rFonts w:cs="Times New Roman"/>
          <w:rtl/>
        </w:rPr>
        <w:t xml:space="preserve"> היה </w:t>
      </w:r>
      <w:r w:rsidR="00844EFD" w:rsidRPr="00A90CDC">
        <w:rPr>
          <w:rFonts w:cs="Times New Roman" w:hint="eastAsia"/>
          <w:rtl/>
        </w:rPr>
        <w:t>מוכרח</w:t>
      </w:r>
      <w:r w:rsidR="0077112D" w:rsidRPr="00A90CDC">
        <w:rPr>
          <w:rFonts w:cs="Times New Roman"/>
          <w:rtl/>
        </w:rPr>
        <w:t xml:space="preserve"> </w:t>
      </w:r>
      <w:r w:rsidR="008A3E12" w:rsidRPr="00A90CDC">
        <w:rPr>
          <w:rFonts w:cs="Times New Roman" w:hint="eastAsia"/>
          <w:rtl/>
        </w:rPr>
        <w:t>לאשש</w:t>
      </w:r>
      <w:r w:rsidR="008A3E12" w:rsidRPr="00A90CDC">
        <w:rPr>
          <w:rFonts w:cs="Times New Roman"/>
          <w:rtl/>
        </w:rPr>
        <w:t xml:space="preserve"> </w:t>
      </w:r>
      <w:r w:rsidR="008A3E12" w:rsidRPr="00A90CDC">
        <w:rPr>
          <w:rFonts w:cs="Times New Roman" w:hint="eastAsia"/>
          <w:rtl/>
        </w:rPr>
        <w:t>לעצמו</w:t>
      </w:r>
      <w:r w:rsidR="00F54E5A" w:rsidRPr="00A90CDC">
        <w:rPr>
          <w:rFonts w:cs="Times New Roman"/>
          <w:rtl/>
        </w:rPr>
        <w:t>[</w:t>
      </w:r>
      <w:r w:rsidR="008A3E12" w:rsidRPr="00A90CDC">
        <w:rPr>
          <w:rFonts w:cs="Times New Roman" w:hint="eastAsia"/>
          <w:rtl/>
        </w:rPr>
        <w:t>להזכר</w:t>
      </w:r>
      <w:r w:rsidR="008A3E12" w:rsidRPr="00A90CDC">
        <w:rPr>
          <w:rFonts w:cs="Times New Roman"/>
          <w:rtl/>
        </w:rPr>
        <w:t xml:space="preserve">, </w:t>
      </w:r>
      <w:r w:rsidR="00F54E5A" w:rsidRPr="00A90CDC">
        <w:rPr>
          <w:rFonts w:cs="Times New Roman" w:hint="eastAsia"/>
          <w:rtl/>
        </w:rPr>
        <w:t>לאשש</w:t>
      </w:r>
      <w:r w:rsidR="00F54E5A" w:rsidRPr="00A90CDC">
        <w:rPr>
          <w:rFonts w:cs="Times New Roman"/>
          <w:rtl/>
        </w:rPr>
        <w:t xml:space="preserve">, להווכח, </w:t>
      </w:r>
      <w:r w:rsidR="0077112D" w:rsidRPr="00A90CDC">
        <w:rPr>
          <w:rFonts w:cs="Times New Roman"/>
          <w:rtl/>
        </w:rPr>
        <w:t>להוכיח לעצמו</w:t>
      </w:r>
      <w:r w:rsidR="00F54E5A" w:rsidRPr="00A90CDC">
        <w:rPr>
          <w:rFonts w:cs="Times New Roman"/>
          <w:rtl/>
        </w:rPr>
        <w:t>]</w:t>
      </w:r>
      <w:r w:rsidR="0077112D" w:rsidRPr="00A90CDC">
        <w:rPr>
          <w:rFonts w:cs="Times New Roman"/>
          <w:rtl/>
        </w:rPr>
        <w:t xml:space="preserve"> שקיים משהו שהוא יוד</w:t>
      </w:r>
      <w:r w:rsidR="0077112D" w:rsidRPr="00A90CDC">
        <w:rPr>
          <w:rFonts w:cs="Times New Roman" w:hint="eastAsia"/>
          <w:rtl/>
        </w:rPr>
        <w:t>ע</w:t>
      </w:r>
      <w:r w:rsidR="0077112D" w:rsidRPr="00A90CDC">
        <w:rPr>
          <w:rFonts w:cs="Times New Roman"/>
          <w:rtl/>
        </w:rPr>
        <w:t xml:space="preserve">, משהו </w:t>
      </w:r>
      <w:r w:rsidR="0077112D" w:rsidRPr="00A90CDC">
        <w:rPr>
          <w:rFonts w:cs="Times New Roman" w:hint="eastAsia"/>
          <w:rtl/>
        </w:rPr>
        <w:t>ע</w:t>
      </w:r>
      <w:r w:rsidR="0077112D" w:rsidRPr="00A90CDC">
        <w:rPr>
          <w:rFonts w:cs="Times New Roman"/>
          <w:rtl/>
        </w:rPr>
        <w:t xml:space="preserve">ל </w:t>
      </w:r>
      <w:r w:rsidR="008A3AF9" w:rsidRPr="00A90CDC">
        <w:rPr>
          <w:rFonts w:cs="Times New Roman" w:hint="eastAsia"/>
          <w:rtl/>
        </w:rPr>
        <w:t>ה</w:t>
      </w:r>
      <w:r w:rsidR="0077112D" w:rsidRPr="00A90CDC">
        <w:rPr>
          <w:rFonts w:cs="Times New Roman"/>
          <w:rtl/>
        </w:rPr>
        <w:t>עול</w:t>
      </w:r>
      <w:r w:rsidR="008A3AF9" w:rsidRPr="00A90CDC">
        <w:rPr>
          <w:rFonts w:cs="Times New Roman" w:hint="eastAsia"/>
          <w:rtl/>
        </w:rPr>
        <w:t>ם</w:t>
      </w:r>
      <w:r w:rsidR="0077112D" w:rsidRPr="00A90CDC">
        <w:rPr>
          <w:rFonts w:cs="Times New Roman"/>
          <w:rtl/>
        </w:rPr>
        <w:t xml:space="preserve"> שהוא מבין וזוכר.</w:t>
      </w:r>
    </w:p>
    <w:p w14:paraId="1D629A05" w14:textId="5C78F4F7" w:rsidR="00706DDB" w:rsidRPr="00A90CDC" w:rsidRDefault="00CB39BE" w:rsidP="00706DDB">
      <w:pPr>
        <w:rPr>
          <w:rFonts w:cs="Times New Roman"/>
          <w:rtl/>
        </w:rPr>
      </w:pPr>
      <w:r>
        <w:rPr>
          <w:rFonts w:cs="Times New Roman" w:hint="cs"/>
          <w:rtl/>
        </w:rPr>
        <w:t>[</w:t>
      </w:r>
      <w:r w:rsidR="00706DDB" w:rsidRPr="00A90CDC">
        <w:rPr>
          <w:rFonts w:cs="Times New Roman" w:hint="eastAsia"/>
          <w:rtl/>
        </w:rPr>
        <w:t>המחנכת</w:t>
      </w:r>
      <w:r w:rsidR="00706DDB" w:rsidRPr="00A90CDC">
        <w:rPr>
          <w:rFonts w:cs="Times New Roman"/>
          <w:rtl/>
        </w:rPr>
        <w:t>, ש</w:t>
      </w:r>
      <w:r w:rsidR="001C5A04">
        <w:rPr>
          <w:rFonts w:cs="Times New Roman"/>
          <w:rtl/>
        </w:rPr>
        <w:t>הייתה</w:t>
      </w:r>
      <w:r w:rsidR="00706DDB" w:rsidRPr="00A90CDC">
        <w:rPr>
          <w:rFonts w:cs="Times New Roman"/>
          <w:rtl/>
        </w:rPr>
        <w:t xml:space="preserve"> אישה חייכנית ונמרצת, ותיקה במקצוע ואיכפתית ובכלל חכמה ובעלת </w:t>
      </w:r>
      <w:r w:rsidR="004D7433">
        <w:rPr>
          <w:rFonts w:cs="Times New Roman"/>
          <w:rtl/>
        </w:rPr>
        <w:t>ניסיון</w:t>
      </w:r>
      <w:r w:rsidR="00706DDB" w:rsidRPr="00A90CDC">
        <w:rPr>
          <w:rFonts w:cs="Times New Roman"/>
          <w:rtl/>
        </w:rPr>
        <w:t>, נהגה לגעור בהורים שהתלוננו על ניכור מילדיהם שהסתגרו בחדרם מרגע שחזרו מבית-הספר – מה זה דלת סגורה? אצלי בבית אין דלת סגורה. שתי בנות היא גידלה ומעולם לא עם דלת סגורה, אלא עם המון שיתוף (שעל זה מושתת הכל) וחיזוק (שזה הכרחי) ועידוד (שבלי זה הרי אי אפשר).</w:t>
      </w:r>
    </w:p>
    <w:p w14:paraId="6ABB63B7" w14:textId="77777777" w:rsidR="00706DDB" w:rsidRPr="00A90CDC" w:rsidRDefault="00706DDB" w:rsidP="00706DDB">
      <w:pPr>
        <w:rPr>
          <w:rFonts w:cs="Times New Roman"/>
          <w:rtl/>
        </w:rPr>
      </w:pPr>
      <w:r w:rsidRPr="00A90CDC">
        <w:rPr>
          <w:rFonts w:cs="Times New Roman" w:hint="eastAsia"/>
          <w:rtl/>
        </w:rPr>
        <w:t>אימו</w:t>
      </w:r>
      <w:r w:rsidRPr="00A90CDC">
        <w:rPr>
          <w:rFonts w:cs="Times New Roman"/>
          <w:rtl/>
        </w:rPr>
        <w:t xml:space="preserve"> </w:t>
      </w:r>
      <w:r w:rsidRPr="00A90CDC">
        <w:rPr>
          <w:rFonts w:cs="Times New Roman" w:hint="eastAsia"/>
          <w:rtl/>
        </w:rPr>
        <w:t>של</w:t>
      </w:r>
      <w:r w:rsidRPr="00A90CDC">
        <w:rPr>
          <w:rFonts w:cs="Times New Roman"/>
          <w:rtl/>
        </w:rPr>
        <w:t xml:space="preserve"> </w:t>
      </w:r>
      <w:r w:rsidRPr="00A90CDC">
        <w:rPr>
          <w:rFonts w:cs="Times New Roman" w:hint="eastAsia"/>
          <w:rtl/>
        </w:rPr>
        <w:t>אלכס</w:t>
      </w:r>
      <w:r w:rsidRPr="00A90CDC">
        <w:rPr>
          <w:rFonts w:cs="Times New Roman"/>
          <w:rtl/>
        </w:rPr>
        <w:t xml:space="preserve"> לא </w:t>
      </w:r>
      <w:r w:rsidRPr="00A90CDC">
        <w:rPr>
          <w:rFonts w:cs="Times New Roman" w:hint="eastAsia"/>
          <w:rtl/>
        </w:rPr>
        <w:t>ה</w:t>
      </w:r>
      <w:r w:rsidRPr="00A90CDC">
        <w:rPr>
          <w:rFonts w:cs="Times New Roman"/>
          <w:rtl/>
        </w:rPr>
        <w:t xml:space="preserve">בינה </w:t>
      </w:r>
      <w:r w:rsidRPr="00A90CDC">
        <w:rPr>
          <w:rFonts w:cs="Times New Roman" w:hint="eastAsia"/>
          <w:rtl/>
        </w:rPr>
        <w:t>בשל</w:t>
      </w:r>
      <w:r w:rsidRPr="00A90CDC">
        <w:rPr>
          <w:rFonts w:cs="Times New Roman"/>
          <w:rtl/>
        </w:rPr>
        <w:t xml:space="preserve"> </w:t>
      </w:r>
      <w:r w:rsidRPr="00A90CDC">
        <w:rPr>
          <w:rFonts w:cs="Times New Roman" w:hint="eastAsia"/>
          <w:rtl/>
        </w:rPr>
        <w:t>מה</w:t>
      </w:r>
      <w:r w:rsidRPr="00A90CDC">
        <w:rPr>
          <w:rFonts w:cs="Times New Roman"/>
          <w:rtl/>
        </w:rPr>
        <w:t xml:space="preserve"> </w:t>
      </w:r>
      <w:r w:rsidRPr="00A90CDC">
        <w:rPr>
          <w:rFonts w:cs="Times New Roman" w:hint="eastAsia"/>
          <w:rtl/>
        </w:rPr>
        <w:t>ולמה</w:t>
      </w:r>
      <w:r w:rsidRPr="00A90CDC">
        <w:rPr>
          <w:rFonts w:cs="Times New Roman"/>
          <w:rtl/>
        </w:rPr>
        <w:t xml:space="preserve"> </w:t>
      </w:r>
      <w:r w:rsidRPr="00A90CDC">
        <w:rPr>
          <w:rFonts w:cs="Times New Roman" w:hint="eastAsia"/>
          <w:rtl/>
        </w:rPr>
        <w:t>עליה</w:t>
      </w:r>
      <w:r w:rsidRPr="00A90CDC">
        <w:rPr>
          <w:rFonts w:cs="Times New Roman"/>
          <w:rtl/>
        </w:rPr>
        <w:t xml:space="preserve"> לחזק </w:t>
      </w:r>
      <w:r w:rsidRPr="00A90CDC">
        <w:rPr>
          <w:rFonts w:cs="Times New Roman" w:hint="eastAsia"/>
          <w:rtl/>
        </w:rPr>
        <w:t>ו</w:t>
      </w:r>
      <w:r w:rsidRPr="00A90CDC">
        <w:rPr>
          <w:rFonts w:cs="Times New Roman"/>
          <w:rtl/>
        </w:rPr>
        <w:t>לעודד את אלכס – "מה אני אשקר לך? זה מה שאתה רוצה?"</w:t>
      </w:r>
    </w:p>
    <w:p w14:paraId="3F25682D" w14:textId="191A5AB7" w:rsidR="00CB39BE" w:rsidRDefault="00CB39BE" w:rsidP="005D59A6">
      <w:pPr>
        <w:rPr>
          <w:rFonts w:cs="Times New Roman"/>
          <w:rtl/>
        </w:rPr>
      </w:pPr>
      <w:r>
        <w:rPr>
          <w:rFonts w:cs="Times New Roman" w:hint="cs"/>
          <w:rtl/>
        </w:rPr>
        <w:t>]</w:t>
      </w:r>
    </w:p>
    <w:p w14:paraId="7E17B8E8" w14:textId="35910485" w:rsidR="005D59A6" w:rsidRPr="00A90CDC" w:rsidRDefault="008A3AF9" w:rsidP="005D59A6">
      <w:pPr>
        <w:rPr>
          <w:rFonts w:cs="Times New Roman"/>
          <w:rtl/>
        </w:rPr>
      </w:pPr>
      <w:r w:rsidRPr="00A90CDC">
        <w:rPr>
          <w:rFonts w:cs="Times New Roman" w:hint="eastAsia"/>
          <w:rtl/>
        </w:rPr>
        <w:t>הפגישה</w:t>
      </w:r>
      <w:r w:rsidRPr="00A90CDC">
        <w:rPr>
          <w:rFonts w:cs="Times New Roman"/>
          <w:rtl/>
        </w:rPr>
        <w:t xml:space="preserve"> </w:t>
      </w:r>
      <w:r w:rsidRPr="00A90CDC">
        <w:rPr>
          <w:rFonts w:cs="Times New Roman" w:hint="eastAsia"/>
          <w:rtl/>
        </w:rPr>
        <w:t>סוכמה</w:t>
      </w:r>
      <w:r w:rsidRPr="00A90CDC">
        <w:rPr>
          <w:rFonts w:cs="Times New Roman"/>
          <w:rtl/>
        </w:rPr>
        <w:t xml:space="preserve"> </w:t>
      </w:r>
      <w:r w:rsidRPr="00A90CDC">
        <w:rPr>
          <w:rFonts w:cs="Times New Roman" w:hint="eastAsia"/>
          <w:rtl/>
        </w:rPr>
        <w:t>ב</w:t>
      </w:r>
      <w:r w:rsidR="00BD54A8" w:rsidRPr="00BD54A8">
        <w:rPr>
          <w:rFonts w:cs="Times New Roman"/>
          <w:rtl/>
        </w:rPr>
        <w:t>מסקנה</w:t>
      </w:r>
      <w:r w:rsidRPr="00A90CDC">
        <w:rPr>
          <w:rFonts w:cs="Times New Roman"/>
          <w:rtl/>
        </w:rPr>
        <w:t xml:space="preserve"> </w:t>
      </w:r>
      <w:r w:rsidRPr="00A90CDC">
        <w:rPr>
          <w:rFonts w:cs="Times New Roman" w:hint="eastAsia"/>
          <w:rtl/>
        </w:rPr>
        <w:t>ש</w:t>
      </w:r>
      <w:r w:rsidR="00EF4FE3" w:rsidRPr="00A90CDC">
        <w:rPr>
          <w:rFonts w:cs="Times New Roman" w:hint="eastAsia"/>
          <w:rtl/>
        </w:rPr>
        <w:t>זה</w:t>
      </w:r>
      <w:r w:rsidR="00EF4FE3" w:rsidRPr="00A90CDC">
        <w:rPr>
          <w:rFonts w:cs="Times New Roman"/>
          <w:rtl/>
        </w:rPr>
        <w:t xml:space="preserve"> לא ימשיך כך, זה לא יוכל להמשיך, </w:t>
      </w:r>
      <w:r w:rsidR="005D59A6" w:rsidRPr="00A90CDC">
        <w:rPr>
          <w:rFonts w:cs="Times New Roman"/>
          <w:rtl/>
        </w:rPr>
        <w:t xml:space="preserve">כי </w:t>
      </w:r>
      <w:r w:rsidR="00636751" w:rsidRPr="00636751">
        <w:rPr>
          <w:rFonts w:cs="Times New Roman"/>
          <w:rtl/>
        </w:rPr>
        <w:t>התלמיד הנכבד</w:t>
      </w:r>
      <w:r w:rsidR="00636751">
        <w:rPr>
          <w:rFonts w:cs="Times New Roman" w:hint="cs"/>
          <w:rtl/>
        </w:rPr>
        <w:t xml:space="preserve"> </w:t>
      </w:r>
      <w:r w:rsidR="005D59A6" w:rsidRPr="00A90CDC">
        <w:rPr>
          <w:rFonts w:cs="Times New Roman"/>
          <w:rtl/>
        </w:rPr>
        <w:t>ה</w:t>
      </w:r>
      <w:r w:rsidR="00A572BA">
        <w:rPr>
          <w:rFonts w:cs="Times New Roman" w:hint="cs"/>
          <w:rtl/>
        </w:rPr>
        <w:t>י</w:t>
      </w:r>
      <w:r w:rsidR="00636751">
        <w:rPr>
          <w:rFonts w:cs="Times New Roman" w:hint="cs"/>
          <w:rtl/>
        </w:rPr>
        <w:t>נו</w:t>
      </w:r>
      <w:r w:rsidR="005D59A6" w:rsidRPr="00A90CDC">
        <w:rPr>
          <w:rFonts w:cs="Times New Roman"/>
          <w:rtl/>
        </w:rPr>
        <w:t xml:space="preserve"> פרא אדם, הוא אלים ופרוע.</w:t>
      </w:r>
    </w:p>
    <w:p w14:paraId="57E66A89" w14:textId="4C4D2D35" w:rsidR="009E5969" w:rsidRPr="00A90CDC" w:rsidRDefault="009E5969" w:rsidP="00EF4FE3">
      <w:pPr>
        <w:rPr>
          <w:rFonts w:cs="Times New Roman"/>
          <w:rtl/>
        </w:rPr>
      </w:pPr>
      <w:r w:rsidRPr="00A90CDC">
        <w:rPr>
          <w:rFonts w:cs="Times New Roman" w:hint="eastAsia"/>
          <w:rtl/>
        </w:rPr>
        <w:t>האם</w:t>
      </w:r>
      <w:r w:rsidRPr="00A90CDC">
        <w:rPr>
          <w:rFonts w:cs="Times New Roman"/>
          <w:rtl/>
        </w:rPr>
        <w:t xml:space="preserve"> פנתה לאלכס בזעם</w:t>
      </w:r>
      <w:r w:rsidR="009C7989">
        <w:rPr>
          <w:rFonts w:cs="Times New Roman" w:hint="cs"/>
          <w:rtl/>
        </w:rPr>
        <w:t>,</w:t>
      </w:r>
      <w:r w:rsidRPr="00A90CDC">
        <w:rPr>
          <w:rFonts w:cs="Times New Roman"/>
          <w:rtl/>
        </w:rPr>
        <w:t xml:space="preserve"> </w:t>
      </w:r>
      <w:r w:rsidR="00EF4FE3" w:rsidRPr="00A90CDC">
        <w:rPr>
          <w:rFonts w:cs="Times New Roman"/>
          <w:rtl/>
        </w:rPr>
        <w:t>"</w:t>
      </w:r>
      <w:r w:rsidRPr="00A90CDC">
        <w:rPr>
          <w:rFonts w:cs="Times New Roman" w:hint="eastAsia"/>
          <w:rtl/>
        </w:rPr>
        <w:t>למה</w:t>
      </w:r>
      <w:r w:rsidRPr="00A90CDC">
        <w:rPr>
          <w:rFonts w:cs="Times New Roman"/>
          <w:rtl/>
        </w:rPr>
        <w:t xml:space="preserve"> </w:t>
      </w:r>
      <w:r w:rsidRPr="00A90CDC">
        <w:rPr>
          <w:rFonts w:cs="Times New Roman" w:hint="eastAsia"/>
          <w:rtl/>
        </w:rPr>
        <w:t>אתה</w:t>
      </w:r>
      <w:r w:rsidRPr="00A90CDC">
        <w:rPr>
          <w:rFonts w:cs="Times New Roman"/>
          <w:rtl/>
        </w:rPr>
        <w:t xml:space="preserve"> </w:t>
      </w:r>
      <w:r w:rsidRPr="00A90CDC">
        <w:rPr>
          <w:rFonts w:cs="Times New Roman" w:hint="eastAsia"/>
          <w:rtl/>
        </w:rPr>
        <w:t>לא</w:t>
      </w:r>
      <w:r w:rsidRPr="00A90CDC">
        <w:rPr>
          <w:rFonts w:cs="Times New Roman"/>
          <w:rtl/>
        </w:rPr>
        <w:t xml:space="preserve"> </w:t>
      </w:r>
      <w:r w:rsidRPr="00A90CDC">
        <w:rPr>
          <w:rFonts w:cs="Times New Roman" w:hint="eastAsia"/>
          <w:rtl/>
        </w:rPr>
        <w:t>הולך</w:t>
      </w:r>
      <w:r w:rsidRPr="00A90CDC">
        <w:rPr>
          <w:rFonts w:cs="Times New Roman"/>
          <w:rtl/>
        </w:rPr>
        <w:t xml:space="preserve"> </w:t>
      </w:r>
      <w:r w:rsidRPr="00A90CDC">
        <w:rPr>
          <w:rFonts w:cs="Times New Roman" w:hint="eastAsia"/>
          <w:rtl/>
        </w:rPr>
        <w:t>ל</w:t>
      </w:r>
      <w:r w:rsidR="002E35AE">
        <w:rPr>
          <w:rFonts w:cs="Times New Roman" w:hint="eastAsia"/>
          <w:rtl/>
        </w:rPr>
        <w:t>בית-הספר</w:t>
      </w:r>
      <w:r w:rsidRPr="00A90CDC">
        <w:rPr>
          <w:rFonts w:cs="Times New Roman"/>
          <w:rtl/>
        </w:rPr>
        <w:t xml:space="preserve">? </w:t>
      </w:r>
      <w:r w:rsidRPr="00A90CDC">
        <w:rPr>
          <w:rFonts w:cs="Times New Roman" w:hint="eastAsia"/>
          <w:rtl/>
        </w:rPr>
        <w:t>למה</w:t>
      </w:r>
      <w:r w:rsidRPr="00A90CDC">
        <w:rPr>
          <w:rFonts w:cs="Times New Roman"/>
          <w:rtl/>
        </w:rPr>
        <w:t xml:space="preserve"> </w:t>
      </w:r>
      <w:r w:rsidRPr="00A90CDC">
        <w:rPr>
          <w:rFonts w:cs="Times New Roman" w:hint="eastAsia"/>
          <w:rtl/>
        </w:rPr>
        <w:t>אתה</w:t>
      </w:r>
      <w:r w:rsidRPr="00A90CDC">
        <w:rPr>
          <w:rFonts w:cs="Times New Roman"/>
          <w:rtl/>
        </w:rPr>
        <w:t xml:space="preserve"> </w:t>
      </w:r>
      <w:r w:rsidRPr="00A90CDC">
        <w:rPr>
          <w:rFonts w:cs="Times New Roman" w:hint="eastAsia"/>
          <w:rtl/>
        </w:rPr>
        <w:t>מזלזל</w:t>
      </w:r>
      <w:r w:rsidRPr="00A90CDC">
        <w:rPr>
          <w:rFonts w:cs="Times New Roman"/>
          <w:rtl/>
        </w:rPr>
        <w:t xml:space="preserve"> </w:t>
      </w:r>
      <w:r w:rsidRPr="00A90CDC">
        <w:rPr>
          <w:rFonts w:cs="Times New Roman" w:hint="eastAsia"/>
          <w:rtl/>
        </w:rPr>
        <w:t>בלימודים</w:t>
      </w:r>
      <w:r w:rsidRPr="00A90CDC">
        <w:rPr>
          <w:rFonts w:cs="Times New Roman"/>
          <w:rtl/>
        </w:rPr>
        <w:t xml:space="preserve">? </w:t>
      </w:r>
      <w:r w:rsidRPr="00A90CDC">
        <w:rPr>
          <w:rFonts w:cs="Times New Roman" w:hint="eastAsia"/>
          <w:rtl/>
        </w:rPr>
        <w:t>תמיד</w:t>
      </w:r>
      <w:r w:rsidRPr="00A90CDC">
        <w:rPr>
          <w:rFonts w:cs="Times New Roman"/>
          <w:rtl/>
        </w:rPr>
        <w:t xml:space="preserve"> </w:t>
      </w:r>
      <w:r w:rsidRPr="00A90CDC">
        <w:rPr>
          <w:rFonts w:cs="Times New Roman" w:hint="eastAsia"/>
          <w:rtl/>
        </w:rPr>
        <w:t>עדיף</w:t>
      </w:r>
      <w:r w:rsidRPr="00A90CDC">
        <w:rPr>
          <w:rFonts w:cs="Times New Roman"/>
          <w:rtl/>
        </w:rPr>
        <w:t xml:space="preserve"> </w:t>
      </w:r>
      <w:r w:rsidRPr="00A90CDC">
        <w:rPr>
          <w:rFonts w:cs="Times New Roman" w:hint="eastAsia"/>
          <w:rtl/>
        </w:rPr>
        <w:t>לדעת</w:t>
      </w:r>
      <w:r w:rsidRPr="00A90CDC">
        <w:rPr>
          <w:rFonts w:cs="Times New Roman"/>
          <w:rtl/>
        </w:rPr>
        <w:t xml:space="preserve"> </w:t>
      </w:r>
      <w:r w:rsidR="00297D38">
        <w:rPr>
          <w:rFonts w:cs="Times New Roman" w:hint="eastAsia"/>
          <w:rtl/>
        </w:rPr>
        <w:t>על פ</w:t>
      </w:r>
      <w:r w:rsidRPr="00A90CDC">
        <w:rPr>
          <w:rFonts w:cs="Times New Roman"/>
          <w:rtl/>
        </w:rPr>
        <w:t xml:space="preserve">ני </w:t>
      </w:r>
      <w:r w:rsidRPr="00A90CDC">
        <w:rPr>
          <w:rFonts w:cs="Times New Roman" w:hint="eastAsia"/>
          <w:rtl/>
        </w:rPr>
        <w:t>לא</w:t>
      </w:r>
      <w:r w:rsidRPr="00A90CDC">
        <w:rPr>
          <w:rFonts w:cs="Times New Roman"/>
          <w:rtl/>
        </w:rPr>
        <w:t xml:space="preserve"> </w:t>
      </w:r>
      <w:r w:rsidRPr="00A90CDC">
        <w:rPr>
          <w:rFonts w:cs="Times New Roman" w:hint="eastAsia"/>
          <w:rtl/>
        </w:rPr>
        <w:t>לדעת</w:t>
      </w:r>
      <w:r w:rsidRPr="00A90CDC">
        <w:rPr>
          <w:rFonts w:cs="Times New Roman"/>
          <w:rtl/>
        </w:rPr>
        <w:t xml:space="preserve">. </w:t>
      </w:r>
      <w:r w:rsidRPr="00A90CDC">
        <w:rPr>
          <w:rFonts w:cs="Times New Roman" w:hint="eastAsia"/>
          <w:rtl/>
        </w:rPr>
        <w:t>זה</w:t>
      </w:r>
      <w:r w:rsidRPr="00A90CDC">
        <w:rPr>
          <w:rFonts w:cs="Times New Roman"/>
          <w:rtl/>
        </w:rPr>
        <w:t xml:space="preserve"> </w:t>
      </w:r>
      <w:r w:rsidRPr="00A90CDC">
        <w:rPr>
          <w:rFonts w:cs="Times New Roman" w:hint="eastAsia"/>
          <w:rtl/>
        </w:rPr>
        <w:t>נכון</w:t>
      </w:r>
      <w:r w:rsidRPr="00A90CDC">
        <w:rPr>
          <w:rFonts w:cs="Times New Roman"/>
          <w:rtl/>
        </w:rPr>
        <w:t xml:space="preserve"> </w:t>
      </w:r>
      <w:r w:rsidRPr="00A90CDC">
        <w:rPr>
          <w:rFonts w:cs="Times New Roman" w:hint="eastAsia"/>
          <w:rtl/>
        </w:rPr>
        <w:t>לכל</w:t>
      </w:r>
      <w:r w:rsidRPr="00A90CDC">
        <w:rPr>
          <w:rFonts w:cs="Times New Roman"/>
          <w:rtl/>
        </w:rPr>
        <w:t xml:space="preserve"> </w:t>
      </w:r>
      <w:r w:rsidRPr="00A90CDC">
        <w:rPr>
          <w:rFonts w:cs="Times New Roman" w:hint="eastAsia"/>
          <w:rtl/>
        </w:rPr>
        <w:t>דבר</w:t>
      </w:r>
      <w:r w:rsidRPr="00A90CDC">
        <w:rPr>
          <w:rFonts w:cs="Times New Roman"/>
          <w:rtl/>
        </w:rPr>
        <w:t>.</w:t>
      </w:r>
      <w:r w:rsidR="00EF4FE3" w:rsidRPr="00A90CDC">
        <w:rPr>
          <w:rFonts w:cs="Times New Roman"/>
          <w:rtl/>
        </w:rPr>
        <w:t>"</w:t>
      </w:r>
    </w:p>
    <w:p w14:paraId="3D91E33C" w14:textId="38173B24" w:rsidR="009E5969" w:rsidRPr="00A90CDC" w:rsidRDefault="009106A2" w:rsidP="009E5969">
      <w:pPr>
        <w:rPr>
          <w:rFonts w:cs="Times New Roman"/>
          <w:rtl/>
        </w:rPr>
      </w:pPr>
      <w:r w:rsidRPr="00A90CDC">
        <w:rPr>
          <w:rFonts w:cs="Times New Roman" w:hint="eastAsia"/>
          <w:rtl/>
        </w:rPr>
        <w:t>המחנכת</w:t>
      </w:r>
      <w:r w:rsidR="009E5969" w:rsidRPr="00A90CDC">
        <w:rPr>
          <w:rFonts w:cs="Times New Roman"/>
          <w:rtl/>
        </w:rPr>
        <w:t xml:space="preserve"> אמרה</w:t>
      </w:r>
      <w:r w:rsidR="009C7989">
        <w:rPr>
          <w:rFonts w:cs="Times New Roman" w:hint="cs"/>
          <w:rtl/>
        </w:rPr>
        <w:t>,</w:t>
      </w:r>
      <w:r w:rsidR="009E5969" w:rsidRPr="00A90CDC">
        <w:rPr>
          <w:rFonts w:cs="Times New Roman"/>
          <w:rtl/>
        </w:rPr>
        <w:t xml:space="preserve"> </w:t>
      </w:r>
      <w:r w:rsidR="00EF4FE3" w:rsidRPr="00A90CDC">
        <w:rPr>
          <w:rFonts w:cs="Times New Roman"/>
          <w:rtl/>
        </w:rPr>
        <w:t>"</w:t>
      </w:r>
      <w:r w:rsidR="009E5969" w:rsidRPr="00A90CDC">
        <w:rPr>
          <w:rFonts w:cs="Times New Roman" w:hint="eastAsia"/>
          <w:rtl/>
        </w:rPr>
        <w:t>זה</w:t>
      </w:r>
      <w:r w:rsidR="009E5969" w:rsidRPr="00A90CDC">
        <w:rPr>
          <w:rFonts w:cs="Times New Roman"/>
          <w:rtl/>
        </w:rPr>
        <w:t xml:space="preserve"> </w:t>
      </w:r>
      <w:r w:rsidR="009E5969" w:rsidRPr="00A90CDC">
        <w:rPr>
          <w:rFonts w:cs="Times New Roman" w:hint="eastAsia"/>
          <w:rtl/>
        </w:rPr>
        <w:t>בסדר</w:t>
      </w:r>
      <w:r w:rsidR="009E5969" w:rsidRPr="00A90CDC">
        <w:rPr>
          <w:rFonts w:cs="Times New Roman"/>
          <w:rtl/>
        </w:rPr>
        <w:t xml:space="preserve">, </w:t>
      </w:r>
      <w:r w:rsidR="009E5969" w:rsidRPr="00A90CDC">
        <w:rPr>
          <w:rFonts w:cs="Times New Roman" w:hint="eastAsia"/>
          <w:rtl/>
        </w:rPr>
        <w:t>אפשר</w:t>
      </w:r>
      <w:r w:rsidR="009E5969" w:rsidRPr="00A90CDC">
        <w:rPr>
          <w:rFonts w:cs="Times New Roman"/>
          <w:rtl/>
        </w:rPr>
        <w:t xml:space="preserve"> </w:t>
      </w:r>
      <w:r w:rsidR="009E5969" w:rsidRPr="00A90CDC">
        <w:rPr>
          <w:rFonts w:cs="Times New Roman" w:hint="eastAsia"/>
          <w:rtl/>
        </w:rPr>
        <w:t>לפעמים</w:t>
      </w:r>
      <w:r w:rsidR="009E5969" w:rsidRPr="00A90CDC">
        <w:rPr>
          <w:rFonts w:cs="Times New Roman"/>
          <w:rtl/>
        </w:rPr>
        <w:t xml:space="preserve"> </w:t>
      </w:r>
      <w:r w:rsidR="009E5969" w:rsidRPr="00A90CDC">
        <w:rPr>
          <w:rFonts w:cs="Times New Roman" w:hint="eastAsia"/>
          <w:rtl/>
        </w:rPr>
        <w:t>לטעות</w:t>
      </w:r>
      <w:r w:rsidR="009E5969" w:rsidRPr="00A90CDC">
        <w:rPr>
          <w:rFonts w:cs="Times New Roman"/>
          <w:rtl/>
        </w:rPr>
        <w:t>.</w:t>
      </w:r>
      <w:r w:rsidR="00EF4FE3" w:rsidRPr="00A90CDC">
        <w:rPr>
          <w:rFonts w:cs="Times New Roman"/>
          <w:rtl/>
        </w:rPr>
        <w:t>"</w:t>
      </w:r>
    </w:p>
    <w:p w14:paraId="20C749FE" w14:textId="518FC634" w:rsidR="009E5969" w:rsidRPr="00A90CDC" w:rsidRDefault="00EF4FE3" w:rsidP="009E5969">
      <w:pPr>
        <w:rPr>
          <w:rFonts w:cs="Times New Roman"/>
          <w:rtl/>
        </w:rPr>
      </w:pPr>
      <w:r w:rsidRPr="00A90CDC">
        <w:rPr>
          <w:rFonts w:cs="Times New Roman"/>
          <w:rtl/>
        </w:rPr>
        <w:lastRenderedPageBreak/>
        <w:t>"</w:t>
      </w:r>
      <w:r w:rsidR="009E5969" w:rsidRPr="00A90CDC">
        <w:rPr>
          <w:rFonts w:cs="Times New Roman" w:hint="eastAsia"/>
          <w:rtl/>
        </w:rPr>
        <w:t>נכון</w:t>
      </w:r>
      <w:r w:rsidR="009E5969" w:rsidRPr="00A90CDC">
        <w:rPr>
          <w:rFonts w:cs="Times New Roman"/>
          <w:rtl/>
        </w:rPr>
        <w:t xml:space="preserve">, </w:t>
      </w:r>
      <w:r w:rsidR="009E5969" w:rsidRPr="00A90CDC">
        <w:rPr>
          <w:rFonts w:cs="Times New Roman" w:hint="eastAsia"/>
          <w:rtl/>
        </w:rPr>
        <w:t>אבל</w:t>
      </w:r>
      <w:r w:rsidR="009E5969" w:rsidRPr="00A90CDC">
        <w:rPr>
          <w:rFonts w:cs="Times New Roman"/>
          <w:rtl/>
        </w:rPr>
        <w:t xml:space="preserve"> </w:t>
      </w:r>
      <w:r w:rsidR="009E5969" w:rsidRPr="00A90CDC">
        <w:rPr>
          <w:rFonts w:cs="Times New Roman" w:hint="eastAsia"/>
          <w:rtl/>
        </w:rPr>
        <w:t>עדיף</w:t>
      </w:r>
      <w:r w:rsidR="009E5969" w:rsidRPr="00A90CDC">
        <w:rPr>
          <w:rFonts w:cs="Times New Roman"/>
          <w:rtl/>
        </w:rPr>
        <w:t xml:space="preserve"> </w:t>
      </w:r>
      <w:r w:rsidR="00FB2D8C">
        <w:rPr>
          <w:rFonts w:cs="Times New Roman" w:hint="cs"/>
          <w:rtl/>
        </w:rPr>
        <w:t>ש</w:t>
      </w:r>
      <w:r w:rsidR="009E5969" w:rsidRPr="00A90CDC">
        <w:rPr>
          <w:rFonts w:cs="Times New Roman" w:hint="eastAsia"/>
          <w:rtl/>
        </w:rPr>
        <w:t>לא</w:t>
      </w:r>
      <w:r w:rsidR="009E5969" w:rsidRPr="00A90CDC">
        <w:rPr>
          <w:rFonts w:cs="Times New Roman"/>
          <w:rtl/>
        </w:rPr>
        <w:t>.</w:t>
      </w:r>
      <w:r w:rsidRPr="00A90CDC">
        <w:rPr>
          <w:rFonts w:cs="Times New Roman"/>
          <w:rtl/>
        </w:rPr>
        <w:t>"</w:t>
      </w:r>
    </w:p>
    <w:p w14:paraId="2831B918" w14:textId="59587E7E" w:rsidR="0007343A" w:rsidRPr="00A90CDC" w:rsidRDefault="009106A2" w:rsidP="009E5969">
      <w:pPr>
        <w:rPr>
          <w:rFonts w:cs="Times New Roman"/>
          <w:rtl/>
        </w:rPr>
      </w:pPr>
      <w:r w:rsidRPr="00A90CDC">
        <w:rPr>
          <w:rFonts w:cs="Times New Roman" w:hint="eastAsia"/>
          <w:rtl/>
        </w:rPr>
        <w:t>המחנכת</w:t>
      </w:r>
      <w:r w:rsidR="009E5969" w:rsidRPr="00A90CDC">
        <w:rPr>
          <w:rFonts w:cs="Times New Roman"/>
          <w:rtl/>
        </w:rPr>
        <w:t xml:space="preserve"> ציפתה ל</w:t>
      </w:r>
      <w:r w:rsidR="003C20B3">
        <w:rPr>
          <w:rFonts w:cs="Times New Roman" w:hint="cs"/>
          <w:rtl/>
        </w:rPr>
        <w:t>מגוון</w:t>
      </w:r>
      <w:r w:rsidR="009E5969" w:rsidRPr="00A90CDC">
        <w:rPr>
          <w:rFonts w:cs="Times New Roman"/>
          <w:rtl/>
        </w:rPr>
        <w:t xml:space="preserve"> </w:t>
      </w:r>
      <w:r w:rsidR="006772E4" w:rsidRPr="00A90CDC">
        <w:rPr>
          <w:rFonts w:cs="Times New Roman" w:hint="eastAsia"/>
          <w:rtl/>
        </w:rPr>
        <w:t>תגובות</w:t>
      </w:r>
      <w:r w:rsidR="009C7989">
        <w:rPr>
          <w:rFonts w:cs="Times New Roman" w:hint="cs"/>
          <w:rtl/>
        </w:rPr>
        <w:t>,</w:t>
      </w:r>
      <w:r w:rsidR="009E5969" w:rsidRPr="00A90CDC">
        <w:rPr>
          <w:rFonts w:cs="Times New Roman"/>
          <w:rtl/>
        </w:rPr>
        <w:t xml:space="preserve"> אבל לא לא</w:t>
      </w:r>
      <w:r w:rsidR="00FB2D8C">
        <w:rPr>
          <w:rFonts w:cs="Times New Roman" w:hint="cs"/>
          <w:rtl/>
        </w:rPr>
        <w:t>ם</w:t>
      </w:r>
      <w:r w:rsidR="009E5969" w:rsidRPr="00A90CDC">
        <w:rPr>
          <w:rFonts w:cs="Times New Roman"/>
          <w:rtl/>
        </w:rPr>
        <w:t xml:space="preserve"> </w:t>
      </w:r>
      <w:r w:rsidR="006772E4" w:rsidRPr="00A90CDC">
        <w:rPr>
          <w:rFonts w:cs="Times New Roman" w:hint="eastAsia"/>
          <w:rtl/>
        </w:rPr>
        <w:t>ה</w:t>
      </w:r>
      <w:r w:rsidR="009E5969" w:rsidRPr="00A90CDC">
        <w:rPr>
          <w:rFonts w:cs="Times New Roman" w:hint="eastAsia"/>
          <w:rtl/>
        </w:rPr>
        <w:t>מצדדת</w:t>
      </w:r>
      <w:r w:rsidR="009E5969" w:rsidRPr="00A90CDC">
        <w:rPr>
          <w:rFonts w:cs="Times New Roman"/>
          <w:rtl/>
        </w:rPr>
        <w:t xml:space="preserve"> </w:t>
      </w:r>
      <w:r w:rsidR="009E5969" w:rsidRPr="00A90CDC">
        <w:rPr>
          <w:rFonts w:cs="Times New Roman" w:hint="eastAsia"/>
          <w:rtl/>
        </w:rPr>
        <w:t>באופן</w:t>
      </w:r>
      <w:r w:rsidR="009E5969" w:rsidRPr="00A90CDC">
        <w:rPr>
          <w:rFonts w:cs="Times New Roman"/>
          <w:rtl/>
        </w:rPr>
        <w:t xml:space="preserve"> </w:t>
      </w:r>
      <w:r w:rsidR="009E5969" w:rsidRPr="00A90CDC">
        <w:rPr>
          <w:rFonts w:cs="Times New Roman" w:hint="eastAsia"/>
          <w:rtl/>
        </w:rPr>
        <w:t>כה</w:t>
      </w:r>
      <w:r w:rsidR="009E5969" w:rsidRPr="00A90CDC">
        <w:rPr>
          <w:rFonts w:cs="Times New Roman"/>
          <w:rtl/>
        </w:rPr>
        <w:t xml:space="preserve"> </w:t>
      </w:r>
      <w:r w:rsidR="009E5969" w:rsidRPr="00A90CDC">
        <w:rPr>
          <w:rFonts w:cs="Times New Roman" w:hint="eastAsia"/>
          <w:rtl/>
        </w:rPr>
        <w:t>חד</w:t>
      </w:r>
      <w:r w:rsidR="009E5969" w:rsidRPr="00A90CDC">
        <w:rPr>
          <w:rFonts w:cs="Times New Roman"/>
          <w:rtl/>
        </w:rPr>
        <w:t xml:space="preserve"> </w:t>
      </w:r>
      <w:r w:rsidR="009E5969" w:rsidRPr="00A90CDC">
        <w:rPr>
          <w:rFonts w:cs="Times New Roman" w:hint="eastAsia"/>
          <w:rtl/>
        </w:rPr>
        <w:t>משמעי</w:t>
      </w:r>
      <w:r w:rsidR="009E5969" w:rsidRPr="00A90CDC">
        <w:rPr>
          <w:rFonts w:cs="Times New Roman"/>
          <w:rtl/>
        </w:rPr>
        <w:t xml:space="preserve"> </w:t>
      </w:r>
      <w:r w:rsidR="009E5969" w:rsidRPr="00A90CDC">
        <w:rPr>
          <w:rFonts w:cs="Times New Roman" w:hint="eastAsia"/>
          <w:rtl/>
        </w:rPr>
        <w:t>ב</w:t>
      </w:r>
      <w:r w:rsidR="00E52537" w:rsidRPr="00A90CDC">
        <w:rPr>
          <w:rFonts w:cs="Times New Roman" w:hint="eastAsia"/>
          <w:rtl/>
        </w:rPr>
        <w:t>צוות</w:t>
      </w:r>
      <w:r w:rsidR="00E52537" w:rsidRPr="00A90CDC">
        <w:rPr>
          <w:rFonts w:cs="Times New Roman"/>
          <w:rtl/>
        </w:rPr>
        <w:t xml:space="preserve"> </w:t>
      </w:r>
      <w:r w:rsidR="00E52537" w:rsidRPr="00A90CDC">
        <w:rPr>
          <w:rFonts w:cs="Times New Roman" w:hint="eastAsia"/>
          <w:rtl/>
        </w:rPr>
        <w:t>הפדגוגי</w:t>
      </w:r>
      <w:r w:rsidR="009E5969" w:rsidRPr="00A90CDC">
        <w:rPr>
          <w:rFonts w:cs="Times New Roman"/>
          <w:rtl/>
        </w:rPr>
        <w:t xml:space="preserve"> ונוטשת לחלוטין את </w:t>
      </w:r>
      <w:r w:rsidR="009E5969" w:rsidRPr="00A90CDC">
        <w:rPr>
          <w:rFonts w:cs="Times New Roman" w:hint="eastAsia"/>
          <w:rtl/>
        </w:rPr>
        <w:t>ב</w:t>
      </w:r>
      <w:r w:rsidR="00730A0C" w:rsidRPr="00A90CDC">
        <w:rPr>
          <w:rFonts w:cs="Times New Roman" w:hint="eastAsia"/>
          <w:rtl/>
        </w:rPr>
        <w:t>נה</w:t>
      </w:r>
      <w:r w:rsidR="009E5969" w:rsidRPr="00A90CDC">
        <w:rPr>
          <w:rFonts w:cs="Times New Roman"/>
          <w:rtl/>
        </w:rPr>
        <w:t>.</w:t>
      </w:r>
    </w:p>
    <w:p w14:paraId="6176ED5B" w14:textId="77777777" w:rsidR="005D59A6" w:rsidRPr="00A90CDC" w:rsidRDefault="005D59A6" w:rsidP="009E5969">
      <w:pPr>
        <w:rPr>
          <w:rFonts w:cs="Times New Roman"/>
          <w:rtl/>
        </w:rPr>
      </w:pPr>
    </w:p>
    <w:p w14:paraId="5E4B97D8" w14:textId="31AE318C" w:rsidR="005D59A6" w:rsidRPr="009C7989" w:rsidRDefault="005D59A6" w:rsidP="005D59A6">
      <w:pPr>
        <w:rPr>
          <w:color w:val="A6A6A6" w:themeColor="background1" w:themeShade="A6"/>
          <w:rtl/>
        </w:rPr>
      </w:pPr>
      <w:r w:rsidRPr="009C7989">
        <w:rPr>
          <w:rFonts w:cs="Times New Roman"/>
          <w:color w:val="A6A6A6" w:themeColor="background1" w:themeShade="A6"/>
          <w:rtl/>
        </w:rPr>
        <w:t>[</w:t>
      </w:r>
    </w:p>
    <w:p w14:paraId="56D11A6D" w14:textId="42A0591C" w:rsidR="00EF4FE3" w:rsidRPr="009C7989" w:rsidRDefault="00EF4FE3" w:rsidP="00EF4FE3">
      <w:pPr>
        <w:rPr>
          <w:rFonts w:cs="Times New Roman"/>
          <w:color w:val="A6A6A6" w:themeColor="background1" w:themeShade="A6"/>
          <w:rtl/>
        </w:rPr>
      </w:pPr>
      <w:r w:rsidRPr="009C7989">
        <w:rPr>
          <w:rFonts w:cs="Times New Roman"/>
          <w:color w:val="A6A6A6" w:themeColor="background1" w:themeShade="A6"/>
          <w:rtl/>
        </w:rPr>
        <w:t xml:space="preserve">הפרה היא </w:t>
      </w:r>
      <w:r w:rsidRPr="009C7989">
        <w:rPr>
          <w:rFonts w:cs="Times New Roman"/>
          <w:color w:val="A6A6A6" w:themeColor="background1" w:themeShade="A6"/>
        </w:rPr>
        <w:t>graminivorous ruminating quadruped</w:t>
      </w:r>
      <w:r w:rsidRPr="009C7989">
        <w:rPr>
          <w:rFonts w:cs="Times New Roman"/>
          <w:color w:val="A6A6A6" w:themeColor="background1" w:themeShade="A6"/>
          <w:rtl/>
        </w:rPr>
        <w:t xml:space="preserve">, והוא מבין </w:t>
      </w:r>
      <w:r w:rsidR="004C59E0" w:rsidRPr="009C7989">
        <w:rPr>
          <w:rFonts w:cs="Times New Roman"/>
          <w:color w:val="A6A6A6" w:themeColor="background1" w:themeShade="A6"/>
          <w:rtl/>
        </w:rPr>
        <w:t>פתאום</w:t>
      </w:r>
      <w:r w:rsidRPr="009C7989">
        <w:rPr>
          <w:rFonts w:cs="Times New Roman"/>
          <w:color w:val="A6A6A6" w:themeColor="background1" w:themeShade="A6"/>
          <w:rtl/>
        </w:rPr>
        <w:t xml:space="preserve"> שהיועצת הזאת לא מכירה בוודאי אף אחת משלוש </w:t>
      </w:r>
      <w:r w:rsidRPr="009C7989">
        <w:rPr>
          <w:rFonts w:cs="Times New Roman" w:hint="eastAsia"/>
          <w:color w:val="A6A6A6" w:themeColor="background1" w:themeShade="A6"/>
          <w:rtl/>
        </w:rPr>
        <w:t>ה</w:t>
      </w:r>
      <w:r w:rsidRPr="009C7989">
        <w:rPr>
          <w:rFonts w:cs="Times New Roman"/>
          <w:color w:val="A6A6A6" w:themeColor="background1" w:themeShade="A6"/>
          <w:rtl/>
        </w:rPr>
        <w:t>מילים האלו, היא מייעצת לאלכס איך לחיות את חייו על הצד הטוב ביותר, כשהוא יודע יותר ממנה.</w:t>
      </w:r>
    </w:p>
    <w:p w14:paraId="2EEFB405" w14:textId="77777777" w:rsidR="00EF4FE3" w:rsidRPr="009C7989" w:rsidRDefault="00EF4FE3" w:rsidP="00EF4FE3">
      <w:pPr>
        <w:rPr>
          <w:rFonts w:cs="Times New Roman"/>
          <w:color w:val="A6A6A6" w:themeColor="background1" w:themeShade="A6"/>
          <w:rtl/>
        </w:rPr>
      </w:pPr>
      <w:r w:rsidRPr="009C7989">
        <w:rPr>
          <w:rFonts w:cs="Times New Roman"/>
          <w:color w:val="A6A6A6" w:themeColor="background1" w:themeShade="A6"/>
          <w:rtl/>
        </w:rPr>
        <w:t>האם את כל זה היועצת יודעת, לפני שהיא ממהרת להמטיר עליו את עצותיה השימושיות?</w:t>
      </w:r>
    </w:p>
    <w:p w14:paraId="186E5CE8" w14:textId="3471F1A0" w:rsidR="009E5969" w:rsidRPr="009C7989" w:rsidRDefault="005D59A6" w:rsidP="009E5969">
      <w:pPr>
        <w:rPr>
          <w:rFonts w:cs="Times New Roman"/>
          <w:color w:val="A6A6A6" w:themeColor="background1" w:themeShade="A6"/>
          <w:rtl/>
        </w:rPr>
      </w:pPr>
      <w:r w:rsidRPr="009C7989">
        <w:rPr>
          <w:rFonts w:cs="Times New Roman"/>
          <w:color w:val="A6A6A6" w:themeColor="background1" w:themeShade="A6"/>
          <w:rtl/>
        </w:rPr>
        <w:t>]</w:t>
      </w:r>
    </w:p>
    <w:p w14:paraId="033F95FA" w14:textId="6C42CFF5" w:rsidR="00A02E36" w:rsidRDefault="009E5969" w:rsidP="009E5969">
      <w:pPr>
        <w:rPr>
          <w:rFonts w:cs="Times New Roman"/>
          <w:rtl/>
        </w:rPr>
      </w:pPr>
      <w:r w:rsidRPr="00A90CDC">
        <w:rPr>
          <w:rtl/>
        </w:rPr>
        <w:t>בניגוד לכל התחזיות</w:t>
      </w:r>
      <w:r w:rsidR="00832D6C">
        <w:rPr>
          <w:rFonts w:hint="cs"/>
          <w:rtl/>
        </w:rPr>
        <w:t xml:space="preserve"> </w:t>
      </w:r>
      <w:r w:rsidRPr="00A90CDC">
        <w:rPr>
          <w:rFonts w:hint="eastAsia"/>
          <w:rtl/>
        </w:rPr>
        <w:t>שרד</w:t>
      </w:r>
      <w:r w:rsidR="00832D6C" w:rsidRPr="00832D6C">
        <w:rPr>
          <w:rFonts w:hint="eastAsia"/>
          <w:rtl/>
        </w:rPr>
        <w:t xml:space="preserve"> </w:t>
      </w:r>
      <w:r w:rsidR="00832D6C" w:rsidRPr="00A90CDC">
        <w:rPr>
          <w:rFonts w:hint="eastAsia"/>
          <w:rtl/>
        </w:rPr>
        <w:t>אלכס</w:t>
      </w:r>
      <w:r w:rsidRPr="00A90CDC">
        <w:rPr>
          <w:rtl/>
        </w:rPr>
        <w:t xml:space="preserve"> גם </w:t>
      </w:r>
      <w:r w:rsidR="00CA6DE7" w:rsidRPr="00A90CDC">
        <w:rPr>
          <w:rtl/>
        </w:rPr>
        <w:t>[</w:t>
      </w:r>
      <w:r w:rsidRPr="00A90CDC">
        <w:t>ordeal</w:t>
      </w:r>
      <w:r w:rsidR="00CA6DE7" w:rsidRPr="00A90CDC">
        <w:rPr>
          <w:rtl/>
        </w:rPr>
        <w:t>]</w:t>
      </w:r>
      <w:r w:rsidRPr="00A90CDC">
        <w:rPr>
          <w:rtl/>
        </w:rPr>
        <w:t xml:space="preserve"> </w:t>
      </w:r>
      <w:r w:rsidR="00CA6DE7" w:rsidRPr="00A90CDC">
        <w:rPr>
          <w:rFonts w:hint="eastAsia"/>
          <w:rtl/>
        </w:rPr>
        <w:t>את</w:t>
      </w:r>
      <w:r w:rsidR="00CA6DE7" w:rsidRPr="00A90CDC">
        <w:rPr>
          <w:rtl/>
        </w:rPr>
        <w:t xml:space="preserve"> </w:t>
      </w:r>
      <w:r w:rsidR="00CA6DE7" w:rsidRPr="00A90CDC">
        <w:rPr>
          <w:rFonts w:hint="eastAsia"/>
          <w:rtl/>
        </w:rPr>
        <w:t>סאגת</w:t>
      </w:r>
      <w:r w:rsidR="00CA6DE7" w:rsidRPr="00A90CDC">
        <w:rPr>
          <w:rtl/>
        </w:rPr>
        <w:t xml:space="preserve"> </w:t>
      </w:r>
      <w:r w:rsidR="009C7989">
        <w:rPr>
          <w:rFonts w:hint="cs"/>
          <w:rtl/>
        </w:rPr>
        <w:t>ה</w:t>
      </w:r>
      <w:r w:rsidR="00CA6DE7" w:rsidRPr="00A90CDC">
        <w:rPr>
          <w:rFonts w:hint="eastAsia"/>
          <w:rtl/>
        </w:rPr>
        <w:t>ייסורים</w:t>
      </w:r>
      <w:r w:rsidR="00CA6DE7" w:rsidRPr="00A90CDC">
        <w:rPr>
          <w:rtl/>
        </w:rPr>
        <w:t xml:space="preserve"> </w:t>
      </w:r>
      <w:r w:rsidR="009C7989">
        <w:rPr>
          <w:rFonts w:hint="cs"/>
          <w:rtl/>
        </w:rPr>
        <w:t>ה</w:t>
      </w:r>
      <w:r w:rsidR="00CA6DE7" w:rsidRPr="00A90CDC">
        <w:rPr>
          <w:rFonts w:hint="eastAsia"/>
          <w:rtl/>
        </w:rPr>
        <w:t>זו</w:t>
      </w:r>
      <w:r w:rsidRPr="00A90CDC">
        <w:rPr>
          <w:rtl/>
        </w:rPr>
        <w:t xml:space="preserve"> </w:t>
      </w:r>
      <w:r w:rsidR="00832D6C" w:rsidRPr="00832D6C">
        <w:rPr>
          <w:rFonts w:cs="Times New Roman"/>
          <w:rtl/>
        </w:rPr>
        <w:t>ועתה פילס בלוו</w:t>
      </w:r>
      <w:r w:rsidR="009C7989">
        <w:rPr>
          <w:rFonts w:cs="Times New Roman" w:hint="cs"/>
          <w:rtl/>
        </w:rPr>
        <w:t>י</w:t>
      </w:r>
      <w:r w:rsidR="00832D6C" w:rsidRPr="00832D6C">
        <w:rPr>
          <w:rFonts w:cs="Times New Roman"/>
          <w:rtl/>
        </w:rPr>
        <w:t>ית אימו את דר</w:t>
      </w:r>
      <w:r w:rsidR="00A02E36">
        <w:rPr>
          <w:rFonts w:cs="Times New Roman" w:hint="cs"/>
          <w:rtl/>
        </w:rPr>
        <w:t>כו</w:t>
      </w:r>
      <w:r w:rsidR="00832D6C" w:rsidRPr="00832D6C">
        <w:rPr>
          <w:rFonts w:cs="Times New Roman"/>
          <w:rtl/>
        </w:rPr>
        <w:t xml:space="preserve"> חזרה לכיתה</w:t>
      </w:r>
      <w:r w:rsidR="003C20B3" w:rsidRPr="003C23FC">
        <w:rPr>
          <w:rFonts w:cs="Times New Roman" w:hint="cs"/>
          <w:color w:val="A6A6A6" w:themeColor="background1" w:themeShade="A6"/>
          <w:rtl/>
        </w:rPr>
        <w:t>[</w:t>
      </w:r>
      <w:r w:rsidR="00832D6C" w:rsidRPr="003C23FC">
        <w:rPr>
          <w:rFonts w:cs="Times New Roman"/>
          <w:color w:val="A6A6A6" w:themeColor="background1" w:themeShade="A6"/>
          <w:rtl/>
        </w:rPr>
        <w:t xml:space="preserve">, כי אם קיימת עת שבה חלה חובת נוכחות </w:t>
      </w:r>
      <w:r w:rsidR="00BD54A8" w:rsidRPr="003C23FC">
        <w:rPr>
          <w:rFonts w:cs="Times New Roman" w:hint="cs"/>
          <w:color w:val="A6A6A6" w:themeColor="background1" w:themeShade="A6"/>
          <w:rtl/>
        </w:rPr>
        <w:t>ב</w:t>
      </w:r>
      <w:r w:rsidR="00832D6C" w:rsidRPr="003C23FC">
        <w:rPr>
          <w:rFonts w:cs="Times New Roman"/>
          <w:color w:val="A6A6A6" w:themeColor="background1" w:themeShade="A6"/>
          <w:rtl/>
        </w:rPr>
        <w:t xml:space="preserve">שיעור, הרי מן הסתם לאחר </w:t>
      </w:r>
      <w:r w:rsidR="00A02E36" w:rsidRPr="003C23FC">
        <w:rPr>
          <w:rFonts w:cs="Times New Roman" w:hint="cs"/>
          <w:color w:val="A6A6A6" w:themeColor="background1" w:themeShade="A6"/>
          <w:rtl/>
        </w:rPr>
        <w:t>פגיש</w:t>
      </w:r>
      <w:r w:rsidR="00832D6C" w:rsidRPr="003C23FC">
        <w:rPr>
          <w:rFonts w:cs="Times New Roman"/>
          <w:color w:val="A6A6A6" w:themeColor="background1" w:themeShade="A6"/>
          <w:rtl/>
        </w:rPr>
        <w:t>ה שצוות פדגוגי שלם הטריח את עצמו אליה</w:t>
      </w:r>
      <w:r w:rsidR="003C20B3" w:rsidRPr="003C23FC">
        <w:rPr>
          <w:rFonts w:cs="Times New Roman" w:hint="cs"/>
          <w:color w:val="A6A6A6" w:themeColor="background1" w:themeShade="A6"/>
          <w:rtl/>
        </w:rPr>
        <w:t>]</w:t>
      </w:r>
      <w:r w:rsidR="00832D6C" w:rsidRPr="00832D6C">
        <w:rPr>
          <w:rFonts w:cs="Times New Roman"/>
          <w:rtl/>
        </w:rPr>
        <w:t xml:space="preserve">. למזלו, האתגר שעמד בפניו עתה היה שיעור </w:t>
      </w:r>
      <w:r w:rsidR="001C5A04">
        <w:rPr>
          <w:rFonts w:cs="Times New Roman"/>
          <w:rtl/>
        </w:rPr>
        <w:t>מתמטיקה</w:t>
      </w:r>
      <w:r w:rsidR="00832D6C" w:rsidRPr="00832D6C">
        <w:rPr>
          <w:rFonts w:cs="Times New Roman"/>
          <w:rtl/>
        </w:rPr>
        <w:t xml:space="preserve">, המקצוע היחיד </w:t>
      </w:r>
      <w:r w:rsidR="003C23FC">
        <w:rPr>
          <w:rFonts w:cs="Times New Roman" w:hint="cs"/>
          <w:rtl/>
        </w:rPr>
        <w:t>ש</w:t>
      </w:r>
      <w:r w:rsidR="00832D6C" w:rsidRPr="00832D6C">
        <w:rPr>
          <w:rFonts w:cs="Times New Roman"/>
          <w:rtl/>
        </w:rPr>
        <w:t>אותו הצליח לשרוד איכשהו</w:t>
      </w:r>
      <w:r w:rsidR="003A1F20">
        <w:rPr>
          <w:rFonts w:cs="Times New Roman" w:hint="cs"/>
          <w:rtl/>
        </w:rPr>
        <w:t xml:space="preserve"> </w:t>
      </w:r>
      <w:r w:rsidR="003A1F20">
        <w:rPr>
          <w:rFonts w:cs="Times New Roman"/>
          <w:rtl/>
        </w:rPr>
        <w:t>–</w:t>
      </w:r>
      <w:r w:rsidR="003A1F20">
        <w:rPr>
          <w:rFonts w:cs="Times New Roman" w:hint="cs"/>
          <w:rtl/>
        </w:rPr>
        <w:t xml:space="preserve"> </w:t>
      </w:r>
      <w:r w:rsidR="003C20B3">
        <w:rPr>
          <w:rFonts w:cs="Times New Roman" w:hint="cs"/>
          <w:rtl/>
        </w:rPr>
        <w:t>[</w:t>
      </w:r>
      <w:r w:rsidR="00832D6C" w:rsidRPr="00832D6C">
        <w:rPr>
          <w:rFonts w:cs="Times New Roman"/>
          <w:rtl/>
        </w:rPr>
        <w:t>. הוא ניסה להחזיק מעמד בחמש יחידות, כי במקצוע מתוגבר אחר לא יעמוד – כל המקצועות האחרים</w:t>
      </w:r>
      <w:r w:rsidR="003C20B3">
        <w:rPr>
          <w:rFonts w:cs="Times New Roman" w:hint="cs"/>
          <w:rtl/>
        </w:rPr>
        <w:t>] שאר המקצועות</w:t>
      </w:r>
      <w:r w:rsidR="00832D6C" w:rsidRPr="00832D6C">
        <w:rPr>
          <w:rFonts w:cs="Times New Roman"/>
          <w:rtl/>
        </w:rPr>
        <w:t xml:space="preserve"> דרשו כמות בלתי אפשרית של כתיבה מימין לשמאל ואוצרות מילים </w:t>
      </w:r>
      <w:r w:rsidR="00636751">
        <w:rPr>
          <w:rFonts w:cs="Times New Roman" w:hint="cs"/>
          <w:rtl/>
        </w:rPr>
        <w:t xml:space="preserve">אשר </w:t>
      </w:r>
      <w:r w:rsidR="00832D6C" w:rsidRPr="00832D6C">
        <w:rPr>
          <w:rFonts w:cs="Times New Roman"/>
          <w:rtl/>
        </w:rPr>
        <w:t xml:space="preserve">מי ישורם. אבל יחסית לנסיבות, </w:t>
      </w:r>
      <w:r w:rsidR="003C23FC">
        <w:rPr>
          <w:rFonts w:cs="Times New Roman" w:hint="cs"/>
          <w:rtl/>
        </w:rPr>
        <w:t xml:space="preserve">הוא </w:t>
      </w:r>
      <w:r w:rsidR="00832D6C" w:rsidRPr="00832D6C">
        <w:rPr>
          <w:rFonts w:cs="Times New Roman"/>
          <w:rtl/>
        </w:rPr>
        <w:t>היה שרוי במצב רוח טוב למדי, וכשאימו פצחה באיזו דרשה מהקטלוג האימהי המוכר</w:t>
      </w:r>
      <w:r w:rsidR="003C23FC">
        <w:rPr>
          <w:rFonts w:cs="Times New Roman" w:hint="cs"/>
          <w:rtl/>
        </w:rPr>
        <w:t>,</w:t>
      </w:r>
      <w:r w:rsidR="00832D6C" w:rsidRPr="00832D6C">
        <w:rPr>
          <w:rFonts w:cs="Times New Roman"/>
          <w:rtl/>
        </w:rPr>
        <w:t xml:space="preserve"> הוא רק ציין באורך רוח ובאדיבות כי </w:t>
      </w:r>
      <w:r w:rsidR="003C20B3">
        <w:rPr>
          <w:rFonts w:cs="Times New Roman" w:hint="cs"/>
          <w:rtl/>
        </w:rPr>
        <w:t xml:space="preserve">לכל </w:t>
      </w:r>
      <w:r w:rsidR="00832D6C" w:rsidRPr="00832D6C">
        <w:rPr>
          <w:rFonts w:cs="Times New Roman"/>
          <w:rtl/>
        </w:rPr>
        <w:t xml:space="preserve">חבריו ומיודעיו </w:t>
      </w:r>
      <w:r w:rsidR="003C23FC">
        <w:rPr>
          <w:rFonts w:cs="Times New Roman" w:hint="cs"/>
          <w:rtl/>
        </w:rPr>
        <w:t xml:space="preserve">יש </w:t>
      </w:r>
      <w:r w:rsidR="00832D6C" w:rsidRPr="00832D6C">
        <w:rPr>
          <w:rFonts w:cs="Times New Roman"/>
          <w:rtl/>
        </w:rPr>
        <w:t xml:space="preserve">בעיות לימודיות. </w:t>
      </w:r>
    </w:p>
    <w:p w14:paraId="2F92C7C1" w14:textId="7520AA9B" w:rsidR="00BD54A8" w:rsidRDefault="00195383" w:rsidP="009E5969">
      <w:pPr>
        <w:rPr>
          <w:rtl/>
        </w:rPr>
      </w:pPr>
      <w:r>
        <w:rPr>
          <w:rFonts w:hint="cs"/>
          <w:rtl/>
        </w:rPr>
        <w:t>כש</w:t>
      </w:r>
      <w:r w:rsidR="009E5969" w:rsidRPr="00A90CDC">
        <w:rPr>
          <w:rFonts w:hint="eastAsia"/>
          <w:rtl/>
        </w:rPr>
        <w:t>עברה</w:t>
      </w:r>
      <w:r w:rsidR="009E5969" w:rsidRPr="00A90CDC">
        <w:rPr>
          <w:rtl/>
        </w:rPr>
        <w:t xml:space="preserve"> לנושא </w:t>
      </w:r>
      <w:r w:rsidR="003C23FC">
        <w:rPr>
          <w:rFonts w:hint="cs"/>
          <w:rtl/>
        </w:rPr>
        <w:t>'</w:t>
      </w:r>
      <w:r w:rsidR="009E5969" w:rsidRPr="00A90CDC">
        <w:rPr>
          <w:rtl/>
        </w:rPr>
        <w:t>כשאני הייתי בגילך...</w:t>
      </w:r>
      <w:r w:rsidR="003C23FC">
        <w:rPr>
          <w:rFonts w:hint="cs"/>
          <w:rtl/>
        </w:rPr>
        <w:t>'</w:t>
      </w:r>
      <w:r w:rsidR="009E5969" w:rsidRPr="00A90CDC">
        <w:rPr>
          <w:rtl/>
        </w:rPr>
        <w:t xml:space="preserve"> </w:t>
      </w:r>
      <w:r w:rsidR="00BD54A8" w:rsidRPr="00BD54A8">
        <w:rPr>
          <w:rFonts w:cs="Times New Roman"/>
          <w:rtl/>
        </w:rPr>
        <w:t xml:space="preserve">היא </w:t>
      </w:r>
      <w:r w:rsidR="003C20B3">
        <w:rPr>
          <w:rFonts w:cs="Times New Roman" w:hint="cs"/>
          <w:rtl/>
        </w:rPr>
        <w:t>[</w:t>
      </w:r>
      <w:r w:rsidR="00BD54A8" w:rsidRPr="00BD54A8">
        <w:rPr>
          <w:rFonts w:cs="Times New Roman"/>
          <w:rtl/>
        </w:rPr>
        <w:t>היססה באשר להמשך קולע</w:t>
      </w:r>
      <w:r w:rsidR="007126C0" w:rsidRPr="00A90CDC">
        <w:rPr>
          <w:rtl/>
        </w:rPr>
        <w:t>,</w:t>
      </w:r>
      <w:r w:rsidR="003C20B3">
        <w:rPr>
          <w:rFonts w:hint="cs"/>
          <w:rtl/>
        </w:rPr>
        <w:t>]התלבטה</w:t>
      </w:r>
      <w:r w:rsidR="007126C0" w:rsidRPr="00A90CDC">
        <w:rPr>
          <w:rtl/>
        </w:rPr>
        <w:t xml:space="preserve"> איזה </w:t>
      </w:r>
      <w:r w:rsidR="00EF6FCC" w:rsidRPr="00A90CDC">
        <w:rPr>
          <w:rFonts w:hint="eastAsia"/>
          <w:rtl/>
        </w:rPr>
        <w:t>מבין</w:t>
      </w:r>
      <w:r w:rsidR="00EF6FCC" w:rsidRPr="00A90CDC">
        <w:rPr>
          <w:rtl/>
        </w:rPr>
        <w:t xml:space="preserve"> </w:t>
      </w:r>
      <w:r w:rsidR="0015578A" w:rsidRPr="00A90CDC">
        <w:rPr>
          <w:rFonts w:hint="eastAsia"/>
          <w:rtl/>
        </w:rPr>
        <w:t>אינספור</w:t>
      </w:r>
      <w:r w:rsidR="0015578A" w:rsidRPr="00A90CDC">
        <w:rPr>
          <w:rtl/>
        </w:rPr>
        <w:t xml:space="preserve"> </w:t>
      </w:r>
      <w:r w:rsidR="0015578A" w:rsidRPr="00A90CDC">
        <w:rPr>
          <w:rFonts w:hint="eastAsia"/>
          <w:rtl/>
        </w:rPr>
        <w:t>ה</w:t>
      </w:r>
      <w:r w:rsidR="007126C0" w:rsidRPr="00A90CDC">
        <w:rPr>
          <w:rFonts w:hint="eastAsia"/>
          <w:rtl/>
        </w:rPr>
        <w:t>הבדל</w:t>
      </w:r>
      <w:r w:rsidR="0015578A" w:rsidRPr="00A90CDC">
        <w:rPr>
          <w:rFonts w:hint="eastAsia"/>
          <w:rtl/>
        </w:rPr>
        <w:t>ים</w:t>
      </w:r>
      <w:r w:rsidR="007126C0" w:rsidRPr="00A90CDC">
        <w:rPr>
          <w:rtl/>
        </w:rPr>
        <w:t xml:space="preserve"> בינה </w:t>
      </w:r>
      <w:r w:rsidR="00AF04E2" w:rsidRPr="00A90CDC">
        <w:rPr>
          <w:rFonts w:hint="eastAsia"/>
          <w:rtl/>
        </w:rPr>
        <w:t>כפי</w:t>
      </w:r>
      <w:r w:rsidR="00AF04E2" w:rsidRPr="00A90CDC">
        <w:rPr>
          <w:rtl/>
        </w:rPr>
        <w:t xml:space="preserve"> ש</w:t>
      </w:r>
      <w:r w:rsidR="001C5A04">
        <w:rPr>
          <w:rtl/>
        </w:rPr>
        <w:t>הייתה</w:t>
      </w:r>
      <w:r w:rsidR="00AF04E2" w:rsidRPr="00A90CDC">
        <w:rPr>
          <w:rtl/>
        </w:rPr>
        <w:t xml:space="preserve"> </w:t>
      </w:r>
      <w:r w:rsidR="007126C0" w:rsidRPr="00A90CDC">
        <w:rPr>
          <w:rFonts w:hint="eastAsia"/>
          <w:rtl/>
        </w:rPr>
        <w:t>בגיל</w:t>
      </w:r>
      <w:r w:rsidR="007126C0" w:rsidRPr="00A90CDC">
        <w:rPr>
          <w:rtl/>
        </w:rPr>
        <w:t xml:space="preserve"> </w:t>
      </w:r>
      <w:r w:rsidR="0015578A" w:rsidRPr="00A90CDC">
        <w:rPr>
          <w:rFonts w:hint="eastAsia"/>
          <w:rtl/>
        </w:rPr>
        <w:t>חמש</w:t>
      </w:r>
      <w:r w:rsidR="0015578A" w:rsidRPr="00A90CDC">
        <w:rPr>
          <w:rtl/>
        </w:rPr>
        <w:t xml:space="preserve">-עשרה לבנה יהיה </w:t>
      </w:r>
      <w:r w:rsidR="00BC1589" w:rsidRPr="00A90CDC">
        <w:rPr>
          <w:rFonts w:hint="eastAsia"/>
          <w:rtl/>
        </w:rPr>
        <w:t>המאלף</w:t>
      </w:r>
      <w:r w:rsidR="0015578A" w:rsidRPr="00A90CDC">
        <w:rPr>
          <w:rtl/>
        </w:rPr>
        <w:t xml:space="preserve"> </w:t>
      </w:r>
      <w:r w:rsidR="00BC1589" w:rsidRPr="00A90CDC">
        <w:rPr>
          <w:rtl/>
        </w:rPr>
        <w:t>[</w:t>
      </w:r>
      <w:r w:rsidR="0015578A" w:rsidRPr="00A90CDC">
        <w:t>instructive</w:t>
      </w:r>
      <w:r w:rsidR="00BC1589" w:rsidRPr="00A90CDC">
        <w:rPr>
          <w:rtl/>
        </w:rPr>
        <w:t xml:space="preserve">] </w:t>
      </w:r>
      <w:r w:rsidR="00BC1589" w:rsidRPr="00A90CDC">
        <w:rPr>
          <w:rFonts w:hint="eastAsia"/>
          <w:rtl/>
        </w:rPr>
        <w:t>ביותר</w:t>
      </w:r>
      <w:r w:rsidR="00AF04E2" w:rsidRPr="00A90CDC">
        <w:rPr>
          <w:rtl/>
        </w:rPr>
        <w:t xml:space="preserve"> עבורו</w:t>
      </w:r>
      <w:r w:rsidR="0015578A" w:rsidRPr="00A90CDC">
        <w:rPr>
          <w:rtl/>
        </w:rPr>
        <w:t xml:space="preserve"> </w:t>
      </w:r>
      <w:r>
        <w:rPr>
          <w:rFonts w:hint="cs"/>
          <w:rtl/>
        </w:rPr>
        <w:t>בעודו</w:t>
      </w:r>
      <w:r w:rsidR="0015578A" w:rsidRPr="00A90CDC">
        <w:rPr>
          <w:rtl/>
        </w:rPr>
        <w:t xml:space="preserve"> </w:t>
      </w:r>
      <w:r>
        <w:rPr>
          <w:rFonts w:hint="cs"/>
          <w:rtl/>
        </w:rPr>
        <w:t>מ</w:t>
      </w:r>
      <w:r w:rsidR="00A02E36">
        <w:rPr>
          <w:rFonts w:hint="cs"/>
          <w:rtl/>
        </w:rPr>
        <w:t>ת</w:t>
      </w:r>
      <w:r>
        <w:rPr>
          <w:rFonts w:hint="cs"/>
          <w:rtl/>
        </w:rPr>
        <w:t>דרדר</w:t>
      </w:r>
      <w:r w:rsidR="0015578A" w:rsidRPr="00A90CDC">
        <w:rPr>
          <w:rtl/>
        </w:rPr>
        <w:t xml:space="preserve"> במורדות החיים</w:t>
      </w:r>
      <w:r>
        <w:rPr>
          <w:rFonts w:hint="cs"/>
          <w:rtl/>
        </w:rPr>
        <w:t xml:space="preserve">. </w:t>
      </w:r>
    </w:p>
    <w:p w14:paraId="5EEA100B" w14:textId="116A8258" w:rsidR="009E5969" w:rsidRPr="00A90CDC" w:rsidRDefault="00053808" w:rsidP="009E5969">
      <w:pPr>
        <w:rPr>
          <w:rtl/>
        </w:rPr>
      </w:pPr>
      <w:r>
        <w:rPr>
          <w:rFonts w:hint="cs"/>
          <w:rtl/>
        </w:rPr>
        <w:t>אלכס</w:t>
      </w:r>
      <w:r w:rsidR="009E5969" w:rsidRPr="00A90CDC">
        <w:rPr>
          <w:rtl/>
        </w:rPr>
        <w:t xml:space="preserve"> </w:t>
      </w:r>
      <w:r w:rsidR="003C20B3">
        <w:rPr>
          <w:rFonts w:hint="cs"/>
          <w:rtl/>
        </w:rPr>
        <w:t>עורר</w:t>
      </w:r>
      <w:r w:rsidR="009E5969" w:rsidRPr="00A90CDC">
        <w:rPr>
          <w:rtl/>
        </w:rPr>
        <w:t xml:space="preserve"> אותה </w:t>
      </w:r>
      <w:r w:rsidR="005C0EA3" w:rsidRPr="00A90CDC">
        <w:rPr>
          <w:rFonts w:hint="eastAsia"/>
          <w:rtl/>
        </w:rPr>
        <w:t>מ</w:t>
      </w:r>
      <w:r w:rsidR="00895C4B" w:rsidRPr="00A90CDC">
        <w:rPr>
          <w:rFonts w:hint="eastAsia"/>
          <w:rtl/>
        </w:rPr>
        <w:t>שרעפיה</w:t>
      </w:r>
      <w:r w:rsidR="00895C4B" w:rsidRPr="00A90CDC">
        <w:rPr>
          <w:rtl/>
        </w:rPr>
        <w:t xml:space="preserve"> </w:t>
      </w:r>
      <w:r w:rsidR="00895C4B" w:rsidRPr="00A90CDC">
        <w:rPr>
          <w:rFonts w:hint="eastAsia"/>
          <w:rtl/>
        </w:rPr>
        <w:t>הנוגים</w:t>
      </w:r>
      <w:r w:rsidR="00895C4B" w:rsidRPr="00A90CDC">
        <w:rPr>
          <w:rtl/>
        </w:rPr>
        <w:t xml:space="preserve"> </w:t>
      </w:r>
      <w:r w:rsidR="005C0EA3" w:rsidRPr="00A90CDC">
        <w:rPr>
          <w:rFonts w:hint="eastAsia"/>
          <w:rtl/>
        </w:rPr>
        <w:t>בטון</w:t>
      </w:r>
      <w:r w:rsidR="005C0EA3" w:rsidRPr="00A90CDC">
        <w:rPr>
          <w:rtl/>
        </w:rPr>
        <w:t xml:space="preserve"> </w:t>
      </w:r>
      <w:r w:rsidR="005C0EA3" w:rsidRPr="00A90CDC">
        <w:rPr>
          <w:rFonts w:hint="eastAsia"/>
          <w:rtl/>
        </w:rPr>
        <w:t>צוהל</w:t>
      </w:r>
      <w:r w:rsidR="005C0EA3" w:rsidRPr="00A90CDC">
        <w:rPr>
          <w:rtl/>
        </w:rPr>
        <w:t xml:space="preserve">, </w:t>
      </w:r>
      <w:r w:rsidR="005C0EA3" w:rsidRPr="003C23FC">
        <w:rPr>
          <w:color w:val="A6A6A6" w:themeColor="background1" w:themeShade="A6"/>
          <w:rtl/>
        </w:rPr>
        <w:t>[</w:t>
      </w:r>
      <w:r w:rsidR="00195383" w:rsidRPr="003C23FC">
        <w:rPr>
          <w:rFonts w:cs="Times New Roman"/>
          <w:color w:val="A6A6A6" w:themeColor="background1" w:themeShade="A6"/>
          <w:rtl/>
        </w:rPr>
        <w:t>בנפש מרוממת</w:t>
      </w:r>
      <w:r w:rsidR="00195383" w:rsidRPr="003C23FC">
        <w:rPr>
          <w:rFonts w:cs="Times New Roman" w:hint="cs"/>
          <w:color w:val="A6A6A6" w:themeColor="background1" w:themeShade="A6"/>
          <w:rtl/>
        </w:rPr>
        <w:t xml:space="preserve">, </w:t>
      </w:r>
      <w:r w:rsidR="009E5969" w:rsidRPr="003C23FC">
        <w:rPr>
          <w:rFonts w:hint="eastAsia"/>
          <w:color w:val="A6A6A6" w:themeColor="background1" w:themeShade="A6"/>
          <w:rtl/>
        </w:rPr>
        <w:t>במצב</w:t>
      </w:r>
      <w:r w:rsidR="009E5969" w:rsidRPr="003C23FC">
        <w:rPr>
          <w:color w:val="A6A6A6" w:themeColor="background1" w:themeShade="A6"/>
          <w:rtl/>
        </w:rPr>
        <w:t xml:space="preserve">-רוח </w:t>
      </w:r>
      <w:r w:rsidR="009E5969" w:rsidRPr="003C23FC">
        <w:rPr>
          <w:rFonts w:hint="eastAsia"/>
          <w:color w:val="A6A6A6" w:themeColor="background1" w:themeShade="A6"/>
          <w:rtl/>
        </w:rPr>
        <w:t>מרומם</w:t>
      </w:r>
      <w:r w:rsidR="00AF04E2" w:rsidRPr="003C23FC">
        <w:rPr>
          <w:color w:val="A6A6A6" w:themeColor="background1" w:themeShade="A6"/>
          <w:rtl/>
        </w:rPr>
        <w:t xml:space="preserve"> למדי</w:t>
      </w:r>
      <w:r w:rsidR="00745E31" w:rsidRPr="003C23FC">
        <w:rPr>
          <w:color w:val="A6A6A6" w:themeColor="background1" w:themeShade="A6"/>
          <w:rtl/>
        </w:rPr>
        <w:t xml:space="preserve">/ </w:t>
      </w:r>
      <w:r w:rsidR="00745E31" w:rsidRPr="003C23FC">
        <w:rPr>
          <w:rFonts w:hint="eastAsia"/>
          <w:color w:val="A6A6A6" w:themeColor="background1" w:themeShade="A6"/>
          <w:rtl/>
        </w:rPr>
        <w:t>בטון</w:t>
      </w:r>
      <w:r w:rsidR="00745E31" w:rsidRPr="003C23FC">
        <w:rPr>
          <w:color w:val="A6A6A6" w:themeColor="background1" w:themeShade="A6"/>
          <w:rtl/>
        </w:rPr>
        <w:t xml:space="preserve"> </w:t>
      </w:r>
      <w:r w:rsidR="00745E31" w:rsidRPr="003C23FC">
        <w:rPr>
          <w:rFonts w:hint="eastAsia"/>
          <w:color w:val="A6A6A6" w:themeColor="background1" w:themeShade="A6"/>
          <w:rtl/>
        </w:rPr>
        <w:t>צוהל</w:t>
      </w:r>
      <w:r w:rsidR="00745E31" w:rsidRPr="003C23FC">
        <w:rPr>
          <w:color w:val="A6A6A6" w:themeColor="background1" w:themeShade="A6"/>
          <w:rtl/>
        </w:rPr>
        <w:t xml:space="preserve"> / ברוח מצהילה</w:t>
      </w:r>
      <w:r w:rsidR="005C0EA3" w:rsidRPr="003C23FC">
        <w:rPr>
          <w:color w:val="A6A6A6" w:themeColor="background1" w:themeShade="A6"/>
          <w:rtl/>
        </w:rPr>
        <w:t>]</w:t>
      </w:r>
      <w:r w:rsidR="009E5969" w:rsidRPr="00A90CDC">
        <w:rPr>
          <w:rtl/>
        </w:rPr>
        <w:t xml:space="preserve">, "כשאת </w:t>
      </w:r>
      <w:r w:rsidR="009E5969" w:rsidRPr="00A90CDC">
        <w:rPr>
          <w:rFonts w:hint="eastAsia"/>
          <w:rtl/>
        </w:rPr>
        <w:t>היית</w:t>
      </w:r>
      <w:r w:rsidR="009E5969" w:rsidRPr="00A90CDC">
        <w:rPr>
          <w:rtl/>
        </w:rPr>
        <w:t xml:space="preserve"> </w:t>
      </w:r>
      <w:r w:rsidR="009E5969" w:rsidRPr="00A90CDC">
        <w:rPr>
          <w:rFonts w:hint="eastAsia"/>
          <w:rtl/>
        </w:rPr>
        <w:t>בגילי</w:t>
      </w:r>
      <w:r w:rsidR="009E5969" w:rsidRPr="00A90CDC">
        <w:rPr>
          <w:rtl/>
        </w:rPr>
        <w:t xml:space="preserve">, </w:t>
      </w:r>
      <w:r w:rsidR="009E5969" w:rsidRPr="00A90CDC">
        <w:rPr>
          <w:rFonts w:hint="eastAsia"/>
          <w:rtl/>
        </w:rPr>
        <w:t>היית</w:t>
      </w:r>
      <w:r w:rsidR="009E5969" w:rsidRPr="00A90CDC">
        <w:rPr>
          <w:rtl/>
        </w:rPr>
        <w:t xml:space="preserve"> </w:t>
      </w:r>
      <w:r w:rsidR="009E5969" w:rsidRPr="00A90CDC">
        <w:rPr>
          <w:rFonts w:hint="eastAsia"/>
          <w:rtl/>
        </w:rPr>
        <w:t>בת</w:t>
      </w:r>
      <w:r w:rsidR="009E5969" w:rsidRPr="00A90CDC">
        <w:rPr>
          <w:rtl/>
        </w:rPr>
        <w:t xml:space="preserve"> </w:t>
      </w:r>
      <w:r w:rsidR="00D16DD7" w:rsidRPr="00D16DD7">
        <w:rPr>
          <w:rFonts w:cs="Times New Roman"/>
          <w:rtl/>
        </w:rPr>
        <w:t>עשרים</w:t>
      </w:r>
      <w:r w:rsidR="003C23FC">
        <w:rPr>
          <w:rFonts w:cs="Times New Roman" w:hint="cs"/>
          <w:rtl/>
        </w:rPr>
        <w:t xml:space="preserve"> </w:t>
      </w:r>
      <w:r w:rsidR="00D16DD7" w:rsidRPr="00D16DD7">
        <w:rPr>
          <w:rFonts w:cs="Times New Roman"/>
          <w:rtl/>
        </w:rPr>
        <w:t>ושתיים</w:t>
      </w:r>
      <w:r w:rsidR="009E5969" w:rsidRPr="00A90CDC">
        <w:rPr>
          <w:rtl/>
        </w:rPr>
        <w:t>."</w:t>
      </w:r>
    </w:p>
    <w:p w14:paraId="0531DB3C" w14:textId="170B1903" w:rsidR="002A7A41" w:rsidRPr="00A90CDC" w:rsidRDefault="009E5969" w:rsidP="009E5969">
      <w:pPr>
        <w:rPr>
          <w:rtl/>
        </w:rPr>
      </w:pPr>
      <w:r w:rsidRPr="00A90CDC">
        <w:rPr>
          <w:rtl/>
        </w:rPr>
        <w:t xml:space="preserve">אלמלא היו מוטחות בה אך לפני רגע כחצי תריסר בשורות איוב </w:t>
      </w:r>
      <w:r w:rsidR="003C20B3">
        <w:rPr>
          <w:rFonts w:hint="cs"/>
          <w:rtl/>
        </w:rPr>
        <w:t>בדבר</w:t>
      </w:r>
      <w:r w:rsidRPr="00A90CDC">
        <w:rPr>
          <w:rtl/>
        </w:rPr>
        <w:t xml:space="preserve"> </w:t>
      </w:r>
      <w:r w:rsidR="006E5AC6" w:rsidRPr="00A90CDC">
        <w:rPr>
          <w:rFonts w:hint="eastAsia"/>
          <w:rtl/>
        </w:rPr>
        <w:t>עתידו</w:t>
      </w:r>
      <w:r w:rsidR="006E5AC6" w:rsidRPr="00A90CDC">
        <w:rPr>
          <w:rtl/>
        </w:rPr>
        <w:t xml:space="preserve"> האקדמי של </w:t>
      </w:r>
      <w:r w:rsidRPr="00A90CDC">
        <w:rPr>
          <w:rFonts w:hint="eastAsia"/>
          <w:rtl/>
        </w:rPr>
        <w:t>בנה</w:t>
      </w:r>
      <w:r w:rsidRPr="00A90CDC">
        <w:rPr>
          <w:rtl/>
        </w:rPr>
        <w:t xml:space="preserve"> </w:t>
      </w:r>
      <w:r w:rsidRPr="00A90CDC">
        <w:rPr>
          <w:rFonts w:hint="eastAsia"/>
          <w:rtl/>
        </w:rPr>
        <w:t>בוודאי</w:t>
      </w:r>
      <w:r w:rsidRPr="00A90CDC">
        <w:rPr>
          <w:rtl/>
        </w:rPr>
        <w:t xml:space="preserve"> </w:t>
      </w:r>
      <w:r w:rsidR="001C5A04">
        <w:rPr>
          <w:rFonts w:hint="eastAsia"/>
          <w:rtl/>
        </w:rPr>
        <w:t>הייתה</w:t>
      </w:r>
      <w:r w:rsidRPr="00A90CDC">
        <w:rPr>
          <w:rtl/>
        </w:rPr>
        <w:t xml:space="preserve"> </w:t>
      </w:r>
      <w:r w:rsidRPr="00A90CDC">
        <w:rPr>
          <w:rFonts w:hint="eastAsia"/>
          <w:rtl/>
        </w:rPr>
        <w:t>פורצת</w:t>
      </w:r>
      <w:r w:rsidRPr="00A90CDC">
        <w:rPr>
          <w:rtl/>
        </w:rPr>
        <w:t xml:space="preserve"> </w:t>
      </w:r>
      <w:r w:rsidRPr="00A90CDC">
        <w:rPr>
          <w:rFonts w:hint="eastAsia"/>
          <w:rtl/>
        </w:rPr>
        <w:t>בצחוק</w:t>
      </w:r>
      <w:r w:rsidR="00820298" w:rsidRPr="00A90CDC">
        <w:rPr>
          <w:rtl/>
        </w:rPr>
        <w:t>.</w:t>
      </w:r>
      <w:r w:rsidRPr="00A90CDC">
        <w:rPr>
          <w:rtl/>
        </w:rPr>
        <w:t xml:space="preserve"> </w:t>
      </w:r>
    </w:p>
    <w:p w14:paraId="29E5C168" w14:textId="4A92AFB5" w:rsidR="002A7A41" w:rsidRPr="003C23FC" w:rsidRDefault="002A7A41" w:rsidP="009E5969">
      <w:pPr>
        <w:rPr>
          <w:color w:val="A6A6A6" w:themeColor="background1" w:themeShade="A6"/>
          <w:rtl/>
        </w:rPr>
      </w:pPr>
      <w:r w:rsidRPr="003C23FC">
        <w:rPr>
          <w:color w:val="A6A6A6" w:themeColor="background1" w:themeShade="A6"/>
          <w:rtl/>
        </w:rPr>
        <w:t>[</w:t>
      </w:r>
      <w:r w:rsidR="009E5969" w:rsidRPr="003C23FC">
        <w:rPr>
          <w:rFonts w:hint="eastAsia"/>
          <w:color w:val="A6A6A6" w:themeColor="background1" w:themeShade="A6"/>
          <w:rtl/>
        </w:rPr>
        <w:t>והיה</w:t>
      </w:r>
      <w:r w:rsidR="009E5969" w:rsidRPr="003C23FC">
        <w:rPr>
          <w:color w:val="A6A6A6" w:themeColor="background1" w:themeShade="A6"/>
          <w:rtl/>
        </w:rPr>
        <w:t xml:space="preserve"> תלמיד נוסף שהביט בגברת התמירה, כחושת-הבשר, שדוק אפרפר מתוח היה על פניה חמורות הסבר [לתת עוד מילות שאומרות מתח </w:t>
      </w:r>
      <w:r w:rsidR="009E5969" w:rsidRPr="003C23FC">
        <w:rPr>
          <w:color w:val="A6A6A6" w:themeColor="background1" w:themeShade="A6"/>
        </w:rPr>
        <w:t>stress</w:t>
      </w:r>
      <w:r w:rsidR="009E5969" w:rsidRPr="003C23FC">
        <w:rPr>
          <w:color w:val="A6A6A6" w:themeColor="background1" w:themeShade="A6"/>
          <w:rtl/>
        </w:rPr>
        <w:t xml:space="preserve">], </w:t>
      </w:r>
      <w:r w:rsidR="00922255" w:rsidRPr="003C23FC">
        <w:rPr>
          <w:rFonts w:hint="eastAsia"/>
          <w:color w:val="A6A6A6" w:themeColor="background1" w:themeShade="A6"/>
          <w:rtl/>
        </w:rPr>
        <w:t>שערה</w:t>
      </w:r>
      <w:r w:rsidR="009E5969" w:rsidRPr="003C23FC">
        <w:rPr>
          <w:color w:val="A6A6A6" w:themeColor="background1" w:themeShade="A6"/>
          <w:rtl/>
        </w:rPr>
        <w:t xml:space="preserve"> </w:t>
      </w:r>
      <w:r w:rsidR="009E5969" w:rsidRPr="003C23FC">
        <w:rPr>
          <w:rFonts w:hint="eastAsia"/>
          <w:color w:val="A6A6A6" w:themeColor="background1" w:themeShade="A6"/>
          <w:rtl/>
        </w:rPr>
        <w:t>הבהיר</w:t>
      </w:r>
      <w:r w:rsidR="009E5969" w:rsidRPr="003C23FC">
        <w:rPr>
          <w:color w:val="A6A6A6" w:themeColor="background1" w:themeShade="A6"/>
          <w:rtl/>
        </w:rPr>
        <w:t xml:space="preserve"> </w:t>
      </w:r>
      <w:r w:rsidR="009E5969" w:rsidRPr="003C23FC">
        <w:rPr>
          <w:rFonts w:hint="eastAsia"/>
          <w:color w:val="A6A6A6" w:themeColor="background1" w:themeShade="A6"/>
          <w:rtl/>
        </w:rPr>
        <w:t>היה</w:t>
      </w:r>
      <w:r w:rsidR="009E5969" w:rsidRPr="003C23FC">
        <w:rPr>
          <w:color w:val="A6A6A6" w:themeColor="background1" w:themeShade="A6"/>
          <w:rtl/>
        </w:rPr>
        <w:t xml:space="preserve"> </w:t>
      </w:r>
      <w:r w:rsidR="009E5969" w:rsidRPr="003C23FC">
        <w:rPr>
          <w:rFonts w:hint="eastAsia"/>
          <w:color w:val="A6A6A6" w:themeColor="background1" w:themeShade="A6"/>
          <w:rtl/>
        </w:rPr>
        <w:t>בגוון</w:t>
      </w:r>
      <w:r w:rsidR="009E5969" w:rsidRPr="003C23FC">
        <w:rPr>
          <w:color w:val="A6A6A6" w:themeColor="background1" w:themeShade="A6"/>
          <w:rtl/>
        </w:rPr>
        <w:t xml:space="preserve"> </w:t>
      </w:r>
      <w:r w:rsidR="009E5969" w:rsidRPr="003C23FC">
        <w:rPr>
          <w:rFonts w:hint="eastAsia"/>
          <w:color w:val="A6A6A6" w:themeColor="background1" w:themeShade="A6"/>
          <w:rtl/>
        </w:rPr>
        <w:t>אפרפר</w:t>
      </w:r>
      <w:r w:rsidR="009E5969" w:rsidRPr="003C23FC">
        <w:rPr>
          <w:color w:val="A6A6A6" w:themeColor="background1" w:themeShade="A6"/>
          <w:rtl/>
        </w:rPr>
        <w:t xml:space="preserve"> </w:t>
      </w:r>
      <w:r w:rsidR="009E5969" w:rsidRPr="003C23FC">
        <w:rPr>
          <w:rFonts w:hint="eastAsia"/>
          <w:color w:val="A6A6A6" w:themeColor="background1" w:themeShade="A6"/>
          <w:rtl/>
        </w:rPr>
        <w:t>מעט</w:t>
      </w:r>
      <w:r w:rsidR="009E5969" w:rsidRPr="003C23FC">
        <w:rPr>
          <w:color w:val="A6A6A6" w:themeColor="background1" w:themeShade="A6"/>
          <w:rtl/>
        </w:rPr>
        <w:t xml:space="preserve">, </w:t>
      </w:r>
      <w:r w:rsidR="009E5969" w:rsidRPr="003C23FC">
        <w:rPr>
          <w:rFonts w:hint="eastAsia"/>
          <w:color w:val="A6A6A6" w:themeColor="background1" w:themeShade="A6"/>
          <w:rtl/>
        </w:rPr>
        <w:t>ושפתיה</w:t>
      </w:r>
      <w:r w:rsidR="009E5969" w:rsidRPr="003C23FC">
        <w:rPr>
          <w:color w:val="A6A6A6" w:themeColor="background1" w:themeShade="A6"/>
          <w:rtl/>
        </w:rPr>
        <w:t xml:space="preserve"> </w:t>
      </w:r>
      <w:r w:rsidR="009E5969" w:rsidRPr="003C23FC">
        <w:rPr>
          <w:rFonts w:hint="eastAsia"/>
          <w:color w:val="A6A6A6" w:themeColor="background1" w:themeShade="A6"/>
          <w:rtl/>
        </w:rPr>
        <w:t>הדקות</w:t>
      </w:r>
      <w:r w:rsidR="009E5969" w:rsidRPr="003C23FC">
        <w:rPr>
          <w:color w:val="A6A6A6" w:themeColor="background1" w:themeShade="A6"/>
          <w:rtl/>
        </w:rPr>
        <w:t xml:space="preserve"> </w:t>
      </w:r>
      <w:r w:rsidR="009E5969" w:rsidRPr="003C23FC">
        <w:rPr>
          <w:rFonts w:hint="eastAsia"/>
          <w:color w:val="A6A6A6" w:themeColor="background1" w:themeShade="A6"/>
          <w:rtl/>
        </w:rPr>
        <w:t>היו</w:t>
      </w:r>
      <w:r w:rsidR="009E5969" w:rsidRPr="003C23FC">
        <w:rPr>
          <w:color w:val="A6A6A6" w:themeColor="background1" w:themeShade="A6"/>
          <w:rtl/>
        </w:rPr>
        <w:t xml:space="preserve"> </w:t>
      </w:r>
      <w:r w:rsidR="009E5969" w:rsidRPr="003C23FC">
        <w:rPr>
          <w:rFonts w:hint="eastAsia"/>
          <w:color w:val="A6A6A6" w:themeColor="background1" w:themeShade="A6"/>
          <w:rtl/>
        </w:rPr>
        <w:t>דוברות</w:t>
      </w:r>
      <w:r w:rsidR="009E5969" w:rsidRPr="003C23FC">
        <w:rPr>
          <w:color w:val="A6A6A6" w:themeColor="background1" w:themeShade="A6"/>
          <w:rtl/>
        </w:rPr>
        <w:t xml:space="preserve"> </w:t>
      </w:r>
      <w:r w:rsidR="009E5969" w:rsidRPr="003C23FC">
        <w:rPr>
          <w:rFonts w:hint="eastAsia"/>
          <w:color w:val="A6A6A6" w:themeColor="background1" w:themeShade="A6"/>
          <w:rtl/>
        </w:rPr>
        <w:t>בטון</w:t>
      </w:r>
      <w:r w:rsidR="009E5969" w:rsidRPr="003C23FC">
        <w:rPr>
          <w:color w:val="A6A6A6" w:themeColor="background1" w:themeShade="A6"/>
          <w:rtl/>
        </w:rPr>
        <w:t xml:space="preserve"> </w:t>
      </w:r>
      <w:r w:rsidR="009E5969" w:rsidRPr="003C23FC">
        <w:rPr>
          <w:rFonts w:hint="eastAsia"/>
          <w:color w:val="A6A6A6" w:themeColor="background1" w:themeShade="A6"/>
          <w:rtl/>
        </w:rPr>
        <w:t>שקט</w:t>
      </w:r>
      <w:r w:rsidR="009E5969" w:rsidRPr="003C23FC">
        <w:rPr>
          <w:color w:val="A6A6A6" w:themeColor="background1" w:themeShade="A6"/>
          <w:rtl/>
        </w:rPr>
        <w:t xml:space="preserve"> </w:t>
      </w:r>
      <w:r w:rsidR="009E5969" w:rsidRPr="003C23FC">
        <w:rPr>
          <w:rFonts w:hint="eastAsia"/>
          <w:color w:val="A6A6A6" w:themeColor="background1" w:themeShade="A6"/>
          <w:rtl/>
        </w:rPr>
        <w:t>ומהיר</w:t>
      </w:r>
      <w:r w:rsidR="009E5969" w:rsidRPr="003C23FC">
        <w:rPr>
          <w:color w:val="A6A6A6" w:themeColor="background1" w:themeShade="A6"/>
          <w:rtl/>
        </w:rPr>
        <w:t xml:space="preserve"> </w:t>
      </w:r>
      <w:r w:rsidR="009E5969" w:rsidRPr="003C23FC">
        <w:rPr>
          <w:rFonts w:hint="eastAsia"/>
          <w:color w:val="A6A6A6" w:themeColor="background1" w:themeShade="A6"/>
          <w:rtl/>
        </w:rPr>
        <w:t>במבטא</w:t>
      </w:r>
      <w:r w:rsidR="009E5969" w:rsidRPr="003C23FC">
        <w:rPr>
          <w:color w:val="A6A6A6" w:themeColor="background1" w:themeShade="A6"/>
          <w:rtl/>
        </w:rPr>
        <w:t xml:space="preserve"> </w:t>
      </w:r>
      <w:r w:rsidR="009E5969" w:rsidRPr="003C23FC">
        <w:rPr>
          <w:rFonts w:hint="eastAsia"/>
          <w:color w:val="A6A6A6" w:themeColor="background1" w:themeShade="A6"/>
          <w:rtl/>
        </w:rPr>
        <w:t>ה</w:t>
      </w:r>
      <w:r w:rsidR="00B833EF" w:rsidRPr="003C23FC">
        <w:rPr>
          <w:rFonts w:hint="eastAsia"/>
          <w:color w:val="A6A6A6" w:themeColor="background1" w:themeShade="A6"/>
          <w:rtl/>
        </w:rPr>
        <w:t>מדויק</w:t>
      </w:r>
      <w:r w:rsidR="009E5969" w:rsidRPr="003C23FC">
        <w:rPr>
          <w:color w:val="A6A6A6" w:themeColor="background1" w:themeShade="A6"/>
          <w:rtl/>
        </w:rPr>
        <w:t xml:space="preserve"> </w:t>
      </w:r>
      <w:r w:rsidR="009E5969" w:rsidRPr="003C23FC">
        <w:rPr>
          <w:rFonts w:hint="eastAsia"/>
          <w:color w:val="A6A6A6" w:themeColor="background1" w:themeShade="A6"/>
          <w:rtl/>
        </w:rPr>
        <w:t>שחזר</w:t>
      </w:r>
      <w:r w:rsidR="009E5969" w:rsidRPr="003C23FC">
        <w:rPr>
          <w:color w:val="A6A6A6" w:themeColor="background1" w:themeShade="A6"/>
          <w:rtl/>
        </w:rPr>
        <w:t xml:space="preserve"> </w:t>
      </w:r>
      <w:r w:rsidR="009E5969" w:rsidRPr="003C23FC">
        <w:rPr>
          <w:rFonts w:hint="eastAsia"/>
          <w:color w:val="A6A6A6" w:themeColor="background1" w:themeShade="A6"/>
          <w:rtl/>
        </w:rPr>
        <w:t>עליו</w:t>
      </w:r>
      <w:r w:rsidR="009E5969" w:rsidRPr="003C23FC">
        <w:rPr>
          <w:color w:val="A6A6A6" w:themeColor="background1" w:themeShade="A6"/>
          <w:rtl/>
        </w:rPr>
        <w:t xml:space="preserve"> </w:t>
      </w:r>
      <w:r w:rsidR="009E5969" w:rsidRPr="003C23FC">
        <w:rPr>
          <w:rFonts w:hint="eastAsia"/>
          <w:color w:val="A6A6A6" w:themeColor="background1" w:themeShade="A6"/>
          <w:rtl/>
        </w:rPr>
        <w:t>בראשו</w:t>
      </w:r>
      <w:r w:rsidR="009E5969" w:rsidRPr="003C23FC">
        <w:rPr>
          <w:color w:val="A6A6A6" w:themeColor="background1" w:themeShade="A6"/>
          <w:rtl/>
        </w:rPr>
        <w:t xml:space="preserve"> </w:t>
      </w:r>
      <w:r w:rsidR="009E5969" w:rsidRPr="003C23FC">
        <w:rPr>
          <w:rFonts w:hint="eastAsia"/>
          <w:color w:val="A6A6A6" w:themeColor="background1" w:themeShade="A6"/>
          <w:rtl/>
        </w:rPr>
        <w:t>אינספור</w:t>
      </w:r>
      <w:r w:rsidR="009E5969" w:rsidRPr="003C23FC">
        <w:rPr>
          <w:color w:val="A6A6A6" w:themeColor="background1" w:themeShade="A6"/>
          <w:rtl/>
        </w:rPr>
        <w:t xml:space="preserve"> </w:t>
      </w:r>
      <w:r w:rsidR="009E5969" w:rsidRPr="003C23FC">
        <w:rPr>
          <w:rFonts w:hint="eastAsia"/>
          <w:color w:val="A6A6A6" w:themeColor="background1" w:themeShade="A6"/>
          <w:rtl/>
        </w:rPr>
        <w:t>פעמים</w:t>
      </w:r>
      <w:r w:rsidR="009E5969" w:rsidRPr="003C23FC">
        <w:rPr>
          <w:color w:val="A6A6A6" w:themeColor="background1" w:themeShade="A6"/>
          <w:rtl/>
        </w:rPr>
        <w:t xml:space="preserve"> </w:t>
      </w:r>
      <w:r w:rsidR="009E5969" w:rsidRPr="003C23FC">
        <w:rPr>
          <w:rFonts w:hint="eastAsia"/>
          <w:color w:val="A6A6A6" w:themeColor="background1" w:themeShade="A6"/>
          <w:rtl/>
        </w:rPr>
        <w:t>מאז</w:t>
      </w:r>
      <w:r w:rsidR="009E5969" w:rsidRPr="003C23FC">
        <w:rPr>
          <w:color w:val="A6A6A6" w:themeColor="background1" w:themeShade="A6"/>
          <w:rtl/>
        </w:rPr>
        <w:t xml:space="preserve"> </w:t>
      </w:r>
      <w:r w:rsidR="009E5969" w:rsidRPr="003C23FC">
        <w:rPr>
          <w:rFonts w:hint="eastAsia"/>
          <w:color w:val="A6A6A6" w:themeColor="background1" w:themeShade="A6"/>
          <w:rtl/>
        </w:rPr>
        <w:t>אותו</w:t>
      </w:r>
      <w:r w:rsidR="009E5969" w:rsidRPr="003C23FC">
        <w:rPr>
          <w:color w:val="A6A6A6" w:themeColor="background1" w:themeShade="A6"/>
          <w:rtl/>
        </w:rPr>
        <w:t xml:space="preserve"> </w:t>
      </w:r>
      <w:r w:rsidR="009E5969" w:rsidRPr="003C23FC">
        <w:rPr>
          <w:rFonts w:hint="eastAsia"/>
          <w:color w:val="A6A6A6" w:themeColor="background1" w:themeShade="A6"/>
          <w:rtl/>
        </w:rPr>
        <w:t>צחוק</w:t>
      </w:r>
      <w:r w:rsidR="009E5969" w:rsidRPr="003C23FC">
        <w:rPr>
          <w:color w:val="A6A6A6" w:themeColor="background1" w:themeShade="A6"/>
          <w:rtl/>
        </w:rPr>
        <w:t xml:space="preserve"> </w:t>
      </w:r>
      <w:r w:rsidR="009E5969" w:rsidRPr="003C23FC">
        <w:rPr>
          <w:rFonts w:hint="eastAsia"/>
          <w:color w:val="A6A6A6" w:themeColor="background1" w:themeShade="A6"/>
          <w:rtl/>
        </w:rPr>
        <w:t>לעגני</w:t>
      </w:r>
      <w:r w:rsidR="009E5969" w:rsidRPr="003C23FC">
        <w:rPr>
          <w:color w:val="A6A6A6" w:themeColor="background1" w:themeShade="A6"/>
          <w:rtl/>
        </w:rPr>
        <w:t xml:space="preserve"> </w:t>
      </w:r>
      <w:r w:rsidR="009E5969" w:rsidRPr="003C23FC">
        <w:rPr>
          <w:rFonts w:hint="eastAsia"/>
          <w:color w:val="A6A6A6" w:themeColor="background1" w:themeShade="A6"/>
          <w:rtl/>
        </w:rPr>
        <w:t>ופוגע</w:t>
      </w:r>
      <w:r w:rsidR="009E5969" w:rsidRPr="003C23FC">
        <w:rPr>
          <w:color w:val="A6A6A6" w:themeColor="background1" w:themeShade="A6"/>
          <w:rtl/>
        </w:rPr>
        <w:t>.</w:t>
      </w:r>
      <w:r w:rsidRPr="003C23FC">
        <w:rPr>
          <w:color w:val="A6A6A6" w:themeColor="background1" w:themeShade="A6"/>
          <w:rtl/>
        </w:rPr>
        <w:t>]</w:t>
      </w:r>
    </w:p>
    <w:p w14:paraId="17EC0A75" w14:textId="22403951" w:rsidR="003D5562" w:rsidRPr="00A90CDC" w:rsidRDefault="00053808" w:rsidP="003D5562">
      <w:pPr>
        <w:rPr>
          <w:rFonts w:cs="Times New Roman"/>
          <w:rtl/>
        </w:rPr>
      </w:pPr>
      <w:r w:rsidRPr="00053808">
        <w:rPr>
          <w:rFonts w:cs="Times New Roman"/>
          <w:rtl/>
        </w:rPr>
        <w:t xml:space="preserve">והיה שותף </w:t>
      </w:r>
      <w:r w:rsidR="00FB2D8C">
        <w:rPr>
          <w:rFonts w:cs="Times New Roman" w:hint="cs"/>
          <w:rtl/>
        </w:rPr>
        <w:t xml:space="preserve">נוסף, </w:t>
      </w:r>
      <w:r w:rsidRPr="00053808">
        <w:rPr>
          <w:rFonts w:cs="Times New Roman"/>
          <w:rtl/>
        </w:rPr>
        <w:t>בלתי צפוי</w:t>
      </w:r>
      <w:r w:rsidR="00FB2D8C">
        <w:rPr>
          <w:rFonts w:cs="Times New Roman" w:hint="cs"/>
          <w:rtl/>
        </w:rPr>
        <w:t>,</w:t>
      </w:r>
      <w:r w:rsidRPr="00053808">
        <w:rPr>
          <w:rFonts w:cs="Times New Roman"/>
          <w:rtl/>
        </w:rPr>
        <w:t xml:space="preserve"> להלצה</w:t>
      </w:r>
      <w:r w:rsidR="00FB2D8C">
        <w:rPr>
          <w:rFonts w:cs="Times New Roman" w:hint="cs"/>
          <w:rtl/>
        </w:rPr>
        <w:t>.</w:t>
      </w:r>
      <w:r w:rsidRPr="00053808">
        <w:rPr>
          <w:rFonts w:cs="Times New Roman"/>
          <w:rtl/>
        </w:rPr>
        <w:t xml:space="preserve"> </w:t>
      </w:r>
      <w:r w:rsidR="00FB2D8C" w:rsidRPr="003C23FC">
        <w:rPr>
          <w:rFonts w:cs="Times New Roman" w:hint="cs"/>
          <w:color w:val="A6A6A6" w:themeColor="background1" w:themeShade="A6"/>
          <w:rtl/>
        </w:rPr>
        <w:t>[</w:t>
      </w:r>
      <w:r w:rsidRPr="003C23FC">
        <w:rPr>
          <w:rFonts w:cs="Times New Roman"/>
          <w:color w:val="A6A6A6" w:themeColor="background1" w:themeShade="A6"/>
          <w:rtl/>
        </w:rPr>
        <w:t>– ארקדי</w:t>
      </w:r>
      <w:r w:rsidR="009E5969" w:rsidRPr="003C23FC">
        <w:rPr>
          <w:color w:val="A6A6A6" w:themeColor="background1" w:themeShade="A6"/>
          <w:rtl/>
        </w:rPr>
        <w:t xml:space="preserve">. </w:t>
      </w:r>
      <w:bookmarkStart w:id="368" w:name="_Hlk503506482"/>
      <w:r w:rsidR="003D5562" w:rsidRPr="003C23FC">
        <w:rPr>
          <w:rFonts w:cs="Times New Roman" w:hint="eastAsia"/>
          <w:color w:val="A6A6A6" w:themeColor="background1" w:themeShade="A6"/>
          <w:rtl/>
        </w:rPr>
        <w:t>הנתק</w:t>
      </w:r>
      <w:r w:rsidR="003D5562" w:rsidRPr="003C23FC">
        <w:rPr>
          <w:rFonts w:cs="Times New Roman"/>
          <w:color w:val="A6A6A6" w:themeColor="background1" w:themeShade="A6"/>
          <w:rtl/>
        </w:rPr>
        <w:t xml:space="preserve"> שחל בינו לבין אלכס </w:t>
      </w:r>
      <w:r w:rsidR="003D5562" w:rsidRPr="003C23FC">
        <w:rPr>
          <w:rFonts w:cs="Times New Roman" w:hint="eastAsia"/>
          <w:color w:val="A6A6A6" w:themeColor="background1" w:themeShade="A6"/>
          <w:rtl/>
        </w:rPr>
        <w:t>לא</w:t>
      </w:r>
      <w:r w:rsidR="003D5562" w:rsidRPr="003C23FC">
        <w:rPr>
          <w:rFonts w:cs="Times New Roman"/>
          <w:color w:val="A6A6A6" w:themeColor="background1" w:themeShade="A6"/>
          <w:rtl/>
        </w:rPr>
        <w:t xml:space="preserve"> הפריע לו </w:t>
      </w:r>
      <w:r w:rsidR="00745E31" w:rsidRPr="003C23FC">
        <w:rPr>
          <w:rFonts w:cs="Times New Roman" w:hint="eastAsia"/>
          <w:color w:val="A6A6A6" w:themeColor="background1" w:themeShade="A6"/>
          <w:rtl/>
        </w:rPr>
        <w:t>כלל</w:t>
      </w:r>
      <w:r w:rsidR="00745E31" w:rsidRPr="003C23FC">
        <w:rPr>
          <w:rFonts w:cs="Times New Roman"/>
          <w:color w:val="A6A6A6" w:themeColor="background1" w:themeShade="A6"/>
          <w:rtl/>
        </w:rPr>
        <w:t xml:space="preserve"> </w:t>
      </w:r>
      <w:r w:rsidR="003D5562" w:rsidRPr="003C23FC">
        <w:rPr>
          <w:rFonts w:cs="Times New Roman" w:hint="eastAsia"/>
          <w:color w:val="A6A6A6" w:themeColor="background1" w:themeShade="A6"/>
          <w:rtl/>
        </w:rPr>
        <w:t>אלא</w:t>
      </w:r>
      <w:r w:rsidR="003D5562" w:rsidRPr="003C23FC">
        <w:rPr>
          <w:rFonts w:cs="Times New Roman"/>
          <w:color w:val="A6A6A6" w:themeColor="background1" w:themeShade="A6"/>
          <w:rtl/>
        </w:rPr>
        <w:t xml:space="preserve"> להיפך – כך היה צריך לקרות, </w:t>
      </w:r>
      <w:r w:rsidR="003D5562" w:rsidRPr="003C23FC">
        <w:rPr>
          <w:rFonts w:cs="Times New Roman" w:hint="eastAsia"/>
          <w:color w:val="A6A6A6" w:themeColor="background1" w:themeShade="A6"/>
          <w:rtl/>
        </w:rPr>
        <w:t>אין</w:t>
      </w:r>
      <w:r w:rsidR="003D5562" w:rsidRPr="003C23FC">
        <w:rPr>
          <w:rFonts w:cs="Times New Roman"/>
          <w:color w:val="A6A6A6" w:themeColor="background1" w:themeShade="A6"/>
          <w:rtl/>
        </w:rPr>
        <w:t xml:space="preserve"> </w:t>
      </w:r>
      <w:r w:rsidR="003D5562" w:rsidRPr="003C23FC">
        <w:rPr>
          <w:rFonts w:cs="Times New Roman" w:hint="eastAsia"/>
          <w:color w:val="A6A6A6" w:themeColor="background1" w:themeShade="A6"/>
          <w:rtl/>
        </w:rPr>
        <w:t>טעם</w:t>
      </w:r>
      <w:r w:rsidR="003D5562" w:rsidRPr="003C23FC">
        <w:rPr>
          <w:rFonts w:cs="Times New Roman"/>
          <w:color w:val="A6A6A6" w:themeColor="background1" w:themeShade="A6"/>
          <w:rtl/>
        </w:rPr>
        <w:t xml:space="preserve"> </w:t>
      </w:r>
      <w:r w:rsidR="003D5562" w:rsidRPr="003C23FC">
        <w:rPr>
          <w:rFonts w:cs="Times New Roman" w:hint="eastAsia"/>
          <w:color w:val="A6A6A6" w:themeColor="background1" w:themeShade="A6"/>
          <w:rtl/>
        </w:rPr>
        <w:t>להקשר</w:t>
      </w:r>
      <w:r w:rsidR="003D5562" w:rsidRPr="003C23FC">
        <w:rPr>
          <w:rFonts w:cs="Times New Roman"/>
          <w:color w:val="A6A6A6" w:themeColor="background1" w:themeShade="A6"/>
          <w:rtl/>
        </w:rPr>
        <w:t xml:space="preserve"> </w:t>
      </w:r>
      <w:r w:rsidR="003D5562" w:rsidRPr="003C23FC">
        <w:rPr>
          <w:rFonts w:cs="Times New Roman" w:hint="eastAsia"/>
          <w:color w:val="A6A6A6" w:themeColor="background1" w:themeShade="A6"/>
          <w:rtl/>
        </w:rPr>
        <w:t>ל</w:t>
      </w:r>
      <w:r w:rsidR="003D5562" w:rsidRPr="003C23FC">
        <w:rPr>
          <w:rFonts w:cs="Times New Roman"/>
          <w:color w:val="A6A6A6" w:themeColor="background1" w:themeShade="A6"/>
          <w:rtl/>
        </w:rPr>
        <w:t xml:space="preserve">אלכס כי </w:t>
      </w:r>
      <w:r w:rsidR="00745E31" w:rsidRPr="003C23FC">
        <w:rPr>
          <w:rFonts w:cs="Times New Roman" w:hint="eastAsia"/>
          <w:color w:val="A6A6A6" w:themeColor="background1" w:themeShade="A6"/>
          <w:rtl/>
        </w:rPr>
        <w:t>מרה</w:t>
      </w:r>
      <w:r w:rsidR="00745E31" w:rsidRPr="003C23FC">
        <w:rPr>
          <w:rFonts w:cs="Times New Roman"/>
          <w:color w:val="A6A6A6" w:themeColor="background1" w:themeShade="A6"/>
          <w:rtl/>
        </w:rPr>
        <w:t xml:space="preserve"> תהיה </w:t>
      </w:r>
      <w:r w:rsidR="003D5562" w:rsidRPr="003C23FC">
        <w:rPr>
          <w:rFonts w:cs="Times New Roman"/>
          <w:color w:val="A6A6A6" w:themeColor="background1" w:themeShade="A6"/>
          <w:rtl/>
        </w:rPr>
        <w:t xml:space="preserve">אחריתו. </w:t>
      </w:r>
      <w:r w:rsidR="003D5562" w:rsidRPr="003C23FC">
        <w:rPr>
          <w:rFonts w:cs="Times New Roman" w:hint="eastAsia"/>
          <w:color w:val="A6A6A6" w:themeColor="background1" w:themeShade="A6"/>
          <w:rtl/>
        </w:rPr>
        <w:t>ארקדי</w:t>
      </w:r>
      <w:r w:rsidR="003D5562" w:rsidRPr="003C23FC">
        <w:rPr>
          <w:rFonts w:cs="Times New Roman"/>
          <w:color w:val="A6A6A6" w:themeColor="background1" w:themeShade="A6"/>
          <w:rtl/>
        </w:rPr>
        <w:t xml:space="preserve"> </w:t>
      </w:r>
      <w:r w:rsidR="003D5562" w:rsidRPr="003C23FC">
        <w:rPr>
          <w:rFonts w:cs="Times New Roman" w:hint="eastAsia"/>
          <w:color w:val="A6A6A6" w:themeColor="background1" w:themeShade="A6"/>
          <w:rtl/>
        </w:rPr>
        <w:t>צפה</w:t>
      </w:r>
      <w:r w:rsidR="003D5562" w:rsidRPr="003C23FC">
        <w:rPr>
          <w:rFonts w:cs="Times New Roman"/>
          <w:color w:val="A6A6A6" w:themeColor="background1" w:themeShade="A6"/>
          <w:rtl/>
        </w:rPr>
        <w:t xml:space="preserve"> </w:t>
      </w:r>
      <w:r w:rsidR="003D5562" w:rsidRPr="003C23FC">
        <w:rPr>
          <w:rFonts w:cs="Times New Roman" w:hint="eastAsia"/>
          <w:color w:val="A6A6A6" w:themeColor="background1" w:themeShade="A6"/>
          <w:rtl/>
        </w:rPr>
        <w:t>את</w:t>
      </w:r>
      <w:r w:rsidR="003D5562" w:rsidRPr="003C23FC">
        <w:rPr>
          <w:rFonts w:cs="Times New Roman"/>
          <w:color w:val="A6A6A6" w:themeColor="background1" w:themeShade="A6"/>
          <w:rtl/>
        </w:rPr>
        <w:t xml:space="preserve"> </w:t>
      </w:r>
      <w:r w:rsidR="003D5562" w:rsidRPr="003C23FC">
        <w:rPr>
          <w:rFonts w:cs="Times New Roman" w:hint="eastAsia"/>
          <w:color w:val="A6A6A6" w:themeColor="background1" w:themeShade="A6"/>
          <w:rtl/>
        </w:rPr>
        <w:t>אחריתו</w:t>
      </w:r>
      <w:r w:rsidR="003D5562" w:rsidRPr="003C23FC">
        <w:rPr>
          <w:rFonts w:cs="Times New Roman"/>
          <w:color w:val="A6A6A6" w:themeColor="background1" w:themeShade="A6"/>
          <w:rtl/>
        </w:rPr>
        <w:t xml:space="preserve"> </w:t>
      </w:r>
      <w:r w:rsidR="003D5562" w:rsidRPr="003C23FC">
        <w:rPr>
          <w:rFonts w:cs="Times New Roman" w:hint="eastAsia"/>
          <w:color w:val="A6A6A6" w:themeColor="background1" w:themeShade="A6"/>
          <w:rtl/>
        </w:rPr>
        <w:t>כ</w:t>
      </w:r>
      <w:r w:rsidR="003D5562" w:rsidRPr="003C23FC">
        <w:rPr>
          <w:rFonts w:cs="Times New Roman"/>
          <w:color w:val="A6A6A6" w:themeColor="background1" w:themeShade="A6"/>
          <w:rtl/>
        </w:rPr>
        <w:t xml:space="preserve">קבצן בעל אינספור </w:t>
      </w:r>
      <w:r w:rsidR="00745E31" w:rsidRPr="003C23FC">
        <w:rPr>
          <w:rFonts w:cs="Times New Roman" w:hint="eastAsia"/>
          <w:color w:val="A6A6A6" w:themeColor="background1" w:themeShade="A6"/>
          <w:rtl/>
        </w:rPr>
        <w:t>תחלואים</w:t>
      </w:r>
      <w:r w:rsidR="003D5562" w:rsidRPr="003C23FC">
        <w:rPr>
          <w:rFonts w:cs="Times New Roman"/>
          <w:color w:val="A6A6A6" w:themeColor="background1" w:themeShade="A6"/>
          <w:rtl/>
        </w:rPr>
        <w:t xml:space="preserve"> ממא</w:t>
      </w:r>
      <w:r w:rsidR="00745E31" w:rsidRPr="003C23FC">
        <w:rPr>
          <w:rFonts w:cs="Times New Roman" w:hint="eastAsia"/>
          <w:color w:val="A6A6A6" w:themeColor="background1" w:themeShade="A6"/>
          <w:rtl/>
        </w:rPr>
        <w:t>י</w:t>
      </w:r>
      <w:r w:rsidR="003D5562" w:rsidRPr="003C23FC">
        <w:rPr>
          <w:rFonts w:cs="Times New Roman"/>
          <w:color w:val="A6A6A6" w:themeColor="background1" w:themeShade="A6"/>
          <w:rtl/>
        </w:rPr>
        <w:t>ר</w:t>
      </w:r>
      <w:r w:rsidR="00745E31" w:rsidRPr="003C23FC">
        <w:rPr>
          <w:rFonts w:cs="Times New Roman" w:hint="eastAsia"/>
          <w:color w:val="A6A6A6" w:themeColor="background1" w:themeShade="A6"/>
          <w:rtl/>
        </w:rPr>
        <w:t>ים</w:t>
      </w:r>
      <w:r w:rsidR="003D5562" w:rsidRPr="003C23FC">
        <w:rPr>
          <w:rFonts w:cs="Times New Roman"/>
          <w:color w:val="A6A6A6" w:themeColor="background1" w:themeShade="A6"/>
          <w:rtl/>
        </w:rPr>
        <w:t xml:space="preserve"> שחלק</w:t>
      </w:r>
      <w:r w:rsidR="00745E31" w:rsidRPr="003C23FC">
        <w:rPr>
          <w:rFonts w:cs="Times New Roman" w:hint="eastAsia"/>
          <w:color w:val="A6A6A6" w:themeColor="background1" w:themeShade="A6"/>
          <w:rtl/>
        </w:rPr>
        <w:t>ם</w:t>
      </w:r>
      <w:r w:rsidR="003D5562" w:rsidRPr="003C23FC">
        <w:rPr>
          <w:rFonts w:cs="Times New Roman"/>
          <w:color w:val="A6A6A6" w:themeColor="background1" w:themeShade="A6"/>
          <w:rtl/>
        </w:rPr>
        <w:t xml:space="preserve"> אף מדבק</w:t>
      </w:r>
      <w:r w:rsidR="00745E31" w:rsidRPr="003C23FC">
        <w:rPr>
          <w:rFonts w:cs="Times New Roman" w:hint="eastAsia"/>
          <w:color w:val="A6A6A6" w:themeColor="background1" w:themeShade="A6"/>
          <w:rtl/>
        </w:rPr>
        <w:t>ים</w:t>
      </w:r>
      <w:r w:rsidR="003D5562" w:rsidRPr="003C23FC">
        <w:rPr>
          <w:rFonts w:cs="Times New Roman"/>
          <w:color w:val="A6A6A6" w:themeColor="background1" w:themeShade="A6"/>
          <w:rtl/>
        </w:rPr>
        <w:t xml:space="preserve">, </w:t>
      </w:r>
      <w:r w:rsidR="003D5562" w:rsidRPr="003C23FC">
        <w:rPr>
          <w:rFonts w:cs="Times New Roman" w:hint="eastAsia"/>
          <w:color w:val="A6A6A6" w:themeColor="background1" w:themeShade="A6"/>
          <w:rtl/>
        </w:rPr>
        <w:t>ו</w:t>
      </w:r>
      <w:r w:rsidR="00745E31" w:rsidRPr="003C23FC">
        <w:rPr>
          <w:rFonts w:cs="Times New Roman" w:hint="eastAsia"/>
          <w:color w:val="A6A6A6" w:themeColor="background1" w:themeShade="A6"/>
          <w:rtl/>
        </w:rPr>
        <w:t>כזכר</w:t>
      </w:r>
      <w:r w:rsidR="00745E31" w:rsidRPr="003C23FC">
        <w:rPr>
          <w:rFonts w:cs="Times New Roman"/>
          <w:color w:val="A6A6A6" w:themeColor="background1" w:themeShade="A6"/>
          <w:rtl/>
        </w:rPr>
        <w:t xml:space="preserve"> </w:t>
      </w:r>
      <w:r w:rsidR="00745E31" w:rsidRPr="003C23FC">
        <w:rPr>
          <w:rFonts w:cs="Times New Roman" w:hint="eastAsia"/>
          <w:color w:val="A6A6A6" w:themeColor="background1" w:themeShade="A6"/>
          <w:rtl/>
        </w:rPr>
        <w:t>לחברותם</w:t>
      </w:r>
      <w:r w:rsidR="003D5562" w:rsidRPr="003C23FC">
        <w:rPr>
          <w:rFonts w:cs="Times New Roman"/>
          <w:color w:val="A6A6A6" w:themeColor="background1" w:themeShade="A6"/>
          <w:rtl/>
        </w:rPr>
        <w:t xml:space="preserve"> </w:t>
      </w:r>
      <w:r w:rsidR="00745E31" w:rsidRPr="003C23FC">
        <w:rPr>
          <w:rFonts w:cs="Times New Roman" w:hint="eastAsia"/>
          <w:color w:val="A6A6A6" w:themeColor="background1" w:themeShade="A6"/>
          <w:rtl/>
        </w:rPr>
        <w:t>ו</w:t>
      </w:r>
      <w:r w:rsidR="00745E31" w:rsidRPr="003C23FC">
        <w:rPr>
          <w:rFonts w:cs="Times New Roman"/>
          <w:color w:val="A6A6A6" w:themeColor="background1" w:themeShade="A6"/>
          <w:rtl/>
        </w:rPr>
        <w:t xml:space="preserve">בשל </w:t>
      </w:r>
      <w:r w:rsidR="00745E31" w:rsidRPr="003C23FC">
        <w:rPr>
          <w:rFonts w:cs="Times New Roman" w:hint="eastAsia"/>
          <w:color w:val="A6A6A6" w:themeColor="background1" w:themeShade="A6"/>
          <w:rtl/>
        </w:rPr>
        <w:t>איזה</w:t>
      </w:r>
      <w:r w:rsidR="00745E31" w:rsidRPr="003C23FC">
        <w:rPr>
          <w:rFonts w:cs="Times New Roman"/>
          <w:color w:val="A6A6A6" w:themeColor="background1" w:themeShade="A6"/>
          <w:rtl/>
        </w:rPr>
        <w:t xml:space="preserve"> חוב מוסרי מדומה, </w:t>
      </w:r>
      <w:r w:rsidR="003D5562" w:rsidRPr="003C23FC">
        <w:rPr>
          <w:rFonts w:cs="Times New Roman"/>
          <w:color w:val="A6A6A6" w:themeColor="background1" w:themeShade="A6"/>
          <w:rtl/>
        </w:rPr>
        <w:t xml:space="preserve">יאלץ </w:t>
      </w:r>
      <w:r w:rsidR="003D5562" w:rsidRPr="003C23FC">
        <w:rPr>
          <w:rFonts w:cs="Times New Roman" w:hint="eastAsia"/>
          <w:color w:val="A6A6A6" w:themeColor="background1" w:themeShade="A6"/>
          <w:rtl/>
        </w:rPr>
        <w:t>את</w:t>
      </w:r>
      <w:r w:rsidR="003D5562" w:rsidRPr="003C23FC">
        <w:rPr>
          <w:rFonts w:cs="Times New Roman"/>
          <w:color w:val="A6A6A6" w:themeColor="background1" w:themeShade="A6"/>
          <w:rtl/>
        </w:rPr>
        <w:t xml:space="preserve"> </w:t>
      </w:r>
      <w:r w:rsidR="003D5562" w:rsidRPr="003C23FC">
        <w:rPr>
          <w:rFonts w:cs="Times New Roman" w:hint="eastAsia"/>
          <w:color w:val="A6A6A6" w:themeColor="background1" w:themeShade="A6"/>
          <w:rtl/>
        </w:rPr>
        <w:t>ארקדי</w:t>
      </w:r>
      <w:r w:rsidR="003D5562" w:rsidRPr="003C23FC">
        <w:rPr>
          <w:rFonts w:cs="Times New Roman"/>
          <w:color w:val="A6A6A6" w:themeColor="background1" w:themeShade="A6"/>
          <w:rtl/>
        </w:rPr>
        <w:t xml:space="preserve"> </w:t>
      </w:r>
      <w:r w:rsidR="003D5562" w:rsidRPr="003C23FC">
        <w:rPr>
          <w:rFonts w:cs="Times New Roman" w:hint="eastAsia"/>
          <w:color w:val="A6A6A6" w:themeColor="background1" w:themeShade="A6"/>
          <w:rtl/>
        </w:rPr>
        <w:t>ל</w:t>
      </w:r>
      <w:r w:rsidR="003D5562" w:rsidRPr="003C23FC">
        <w:rPr>
          <w:rFonts w:cs="Times New Roman"/>
          <w:color w:val="A6A6A6" w:themeColor="background1" w:themeShade="A6"/>
          <w:rtl/>
        </w:rPr>
        <w:t>שכ</w:t>
      </w:r>
      <w:r w:rsidR="00745E31" w:rsidRPr="003C23FC">
        <w:rPr>
          <w:rFonts w:cs="Times New Roman" w:hint="eastAsia"/>
          <w:color w:val="A6A6A6" w:themeColor="background1" w:themeShade="A6"/>
          <w:rtl/>
        </w:rPr>
        <w:t>נ</w:t>
      </w:r>
      <w:r w:rsidR="003D5562" w:rsidRPr="003C23FC">
        <w:rPr>
          <w:rFonts w:cs="Times New Roman" w:hint="eastAsia"/>
          <w:color w:val="A6A6A6" w:themeColor="background1" w:themeShade="A6"/>
          <w:rtl/>
        </w:rPr>
        <w:t>ו</w:t>
      </w:r>
      <w:r w:rsidR="003D5562" w:rsidRPr="003C23FC">
        <w:rPr>
          <w:rFonts w:cs="Times New Roman"/>
          <w:color w:val="A6A6A6" w:themeColor="background1" w:themeShade="A6"/>
          <w:rtl/>
        </w:rPr>
        <w:t xml:space="preserve"> </w:t>
      </w:r>
      <w:r w:rsidR="003D5562" w:rsidRPr="003C23FC">
        <w:rPr>
          <w:rFonts w:cs="Times New Roman" w:hint="eastAsia"/>
          <w:color w:val="A6A6A6" w:themeColor="background1" w:themeShade="A6"/>
          <w:rtl/>
        </w:rPr>
        <w:t>במעונו</w:t>
      </w:r>
      <w:r w:rsidR="003D5562" w:rsidRPr="003C23FC">
        <w:rPr>
          <w:rFonts w:cs="Times New Roman"/>
          <w:color w:val="A6A6A6" w:themeColor="background1" w:themeShade="A6"/>
          <w:rtl/>
        </w:rPr>
        <w:t xml:space="preserve">, לטפל בו, ולהדביק </w:t>
      </w:r>
      <w:r w:rsidR="00A32627" w:rsidRPr="003C23FC">
        <w:rPr>
          <w:rFonts w:cs="Times New Roman" w:hint="eastAsia"/>
          <w:color w:val="A6A6A6" w:themeColor="background1" w:themeShade="A6"/>
          <w:rtl/>
        </w:rPr>
        <w:t>במחלותיו</w:t>
      </w:r>
      <w:r w:rsidR="00A32627" w:rsidRPr="003C23FC">
        <w:rPr>
          <w:rFonts w:cs="Times New Roman"/>
          <w:color w:val="A6A6A6" w:themeColor="background1" w:themeShade="A6"/>
          <w:rtl/>
        </w:rPr>
        <w:t xml:space="preserve"> </w:t>
      </w:r>
      <w:r w:rsidR="003D5562" w:rsidRPr="003C23FC">
        <w:rPr>
          <w:rFonts w:cs="Times New Roman"/>
          <w:color w:val="A6A6A6" w:themeColor="background1" w:themeShade="A6"/>
          <w:rtl/>
        </w:rPr>
        <w:t>א</w:t>
      </w:r>
      <w:r w:rsidR="003D5562" w:rsidRPr="003C23FC">
        <w:rPr>
          <w:rFonts w:cs="Times New Roman" w:hint="eastAsia"/>
          <w:color w:val="A6A6A6" w:themeColor="background1" w:themeShade="A6"/>
          <w:rtl/>
        </w:rPr>
        <w:t>ת</w:t>
      </w:r>
      <w:r w:rsidR="003D5562" w:rsidRPr="003C23FC">
        <w:rPr>
          <w:rFonts w:cs="Times New Roman"/>
          <w:color w:val="A6A6A6" w:themeColor="background1" w:themeShade="A6"/>
          <w:rtl/>
        </w:rPr>
        <w:t xml:space="preserve"> </w:t>
      </w:r>
      <w:r w:rsidR="003D5562" w:rsidRPr="003C23FC">
        <w:rPr>
          <w:rFonts w:cs="Times New Roman" w:hint="eastAsia"/>
          <w:color w:val="A6A6A6" w:themeColor="background1" w:themeShade="A6"/>
          <w:rtl/>
        </w:rPr>
        <w:t>ארקדי</w:t>
      </w:r>
      <w:r w:rsidR="003D5562" w:rsidRPr="003C23FC">
        <w:rPr>
          <w:rFonts w:cs="Times New Roman"/>
          <w:color w:val="A6A6A6" w:themeColor="background1" w:themeShade="A6"/>
          <w:rtl/>
        </w:rPr>
        <w:t xml:space="preserve"> </w:t>
      </w:r>
      <w:r w:rsidR="003D5562" w:rsidRPr="003C23FC">
        <w:rPr>
          <w:rFonts w:cs="Times New Roman" w:hint="eastAsia"/>
          <w:color w:val="A6A6A6" w:themeColor="background1" w:themeShade="A6"/>
          <w:rtl/>
        </w:rPr>
        <w:t>ואת</w:t>
      </w:r>
      <w:r w:rsidR="003D5562" w:rsidRPr="003C23FC">
        <w:rPr>
          <w:rFonts w:cs="Times New Roman"/>
          <w:color w:val="A6A6A6" w:themeColor="background1" w:themeShade="A6"/>
          <w:rtl/>
        </w:rPr>
        <w:t xml:space="preserve"> בני ביתו. </w:t>
      </w:r>
      <w:r w:rsidR="003D5562" w:rsidRPr="003C23FC">
        <w:rPr>
          <w:rFonts w:cs="Times New Roman" w:hint="eastAsia"/>
          <w:color w:val="A6A6A6" w:themeColor="background1" w:themeShade="A6"/>
          <w:rtl/>
        </w:rPr>
        <w:t>האם</w:t>
      </w:r>
      <w:r w:rsidR="003D5562" w:rsidRPr="003C23FC">
        <w:rPr>
          <w:rFonts w:cs="Times New Roman"/>
          <w:color w:val="A6A6A6" w:themeColor="background1" w:themeShade="A6"/>
          <w:rtl/>
        </w:rPr>
        <w:t xml:space="preserve"> </w:t>
      </w:r>
      <w:r w:rsidR="003D5562" w:rsidRPr="003C23FC">
        <w:rPr>
          <w:rFonts w:cs="Times New Roman" w:hint="eastAsia"/>
          <w:color w:val="A6A6A6" w:themeColor="background1" w:themeShade="A6"/>
          <w:rtl/>
        </w:rPr>
        <w:t>זה</w:t>
      </w:r>
      <w:r w:rsidR="003D5562" w:rsidRPr="003C23FC">
        <w:rPr>
          <w:rFonts w:cs="Times New Roman"/>
          <w:color w:val="A6A6A6" w:themeColor="background1" w:themeShade="A6"/>
          <w:rtl/>
        </w:rPr>
        <w:t xml:space="preserve"> </w:t>
      </w:r>
      <w:r w:rsidR="003D5562" w:rsidRPr="003C23FC">
        <w:rPr>
          <w:rFonts w:cs="Times New Roman" w:hint="eastAsia"/>
          <w:color w:val="A6A6A6" w:themeColor="background1" w:themeShade="A6"/>
          <w:rtl/>
        </w:rPr>
        <w:t>מגיע</w:t>
      </w:r>
      <w:r w:rsidR="003D5562" w:rsidRPr="003C23FC">
        <w:rPr>
          <w:rFonts w:cs="Times New Roman"/>
          <w:color w:val="A6A6A6" w:themeColor="background1" w:themeShade="A6"/>
          <w:rtl/>
        </w:rPr>
        <w:t xml:space="preserve"> </w:t>
      </w:r>
      <w:r w:rsidR="003D5562" w:rsidRPr="003C23FC">
        <w:rPr>
          <w:rFonts w:cs="Times New Roman" w:hint="eastAsia"/>
          <w:color w:val="A6A6A6" w:themeColor="background1" w:themeShade="A6"/>
          <w:rtl/>
        </w:rPr>
        <w:t>לארקדי</w:t>
      </w:r>
      <w:r w:rsidR="003D5562" w:rsidRPr="003C23FC">
        <w:rPr>
          <w:rFonts w:cs="Times New Roman"/>
          <w:color w:val="A6A6A6" w:themeColor="background1" w:themeShade="A6"/>
          <w:rtl/>
        </w:rPr>
        <w:t xml:space="preserve">? </w:t>
      </w:r>
      <w:r w:rsidR="003D5562" w:rsidRPr="003C23FC">
        <w:rPr>
          <w:rFonts w:cs="Times New Roman" w:hint="eastAsia"/>
          <w:color w:val="A6A6A6" w:themeColor="background1" w:themeShade="A6"/>
          <w:rtl/>
        </w:rPr>
        <w:t>האם</w:t>
      </w:r>
      <w:r w:rsidR="003D5562" w:rsidRPr="003C23FC">
        <w:rPr>
          <w:rFonts w:cs="Times New Roman"/>
          <w:color w:val="A6A6A6" w:themeColor="background1" w:themeShade="A6"/>
          <w:rtl/>
        </w:rPr>
        <w:t xml:space="preserve"> </w:t>
      </w:r>
      <w:r w:rsidR="003D5562" w:rsidRPr="003C23FC">
        <w:rPr>
          <w:rFonts w:cs="Times New Roman" w:hint="eastAsia"/>
          <w:color w:val="A6A6A6" w:themeColor="background1" w:themeShade="A6"/>
          <w:rtl/>
        </w:rPr>
        <w:t>זה</w:t>
      </w:r>
      <w:r w:rsidR="003D5562" w:rsidRPr="003C23FC">
        <w:rPr>
          <w:rFonts w:cs="Times New Roman"/>
          <w:color w:val="A6A6A6" w:themeColor="background1" w:themeShade="A6"/>
          <w:rtl/>
        </w:rPr>
        <w:t xml:space="preserve"> </w:t>
      </w:r>
      <w:r w:rsidR="003D5562" w:rsidRPr="003C23FC">
        <w:rPr>
          <w:rFonts w:cs="Times New Roman" w:hint="eastAsia"/>
          <w:color w:val="A6A6A6" w:themeColor="background1" w:themeShade="A6"/>
          <w:rtl/>
        </w:rPr>
        <w:t>מגיע</w:t>
      </w:r>
      <w:r w:rsidR="003D5562" w:rsidRPr="003C23FC">
        <w:rPr>
          <w:rFonts w:cs="Times New Roman"/>
          <w:color w:val="A6A6A6" w:themeColor="background1" w:themeShade="A6"/>
          <w:rtl/>
        </w:rPr>
        <w:t xml:space="preserve"> </w:t>
      </w:r>
      <w:r w:rsidR="003D5562" w:rsidRPr="003C23FC">
        <w:rPr>
          <w:rFonts w:cs="Times New Roman" w:hint="eastAsia"/>
          <w:color w:val="A6A6A6" w:themeColor="background1" w:themeShade="A6"/>
          <w:rtl/>
        </w:rPr>
        <w:t>ל</w:t>
      </w:r>
      <w:r w:rsidR="005F6E2E" w:rsidRPr="003C23FC">
        <w:rPr>
          <w:rFonts w:cs="Times New Roman" w:hint="eastAsia"/>
          <w:color w:val="A6A6A6" w:themeColor="background1" w:themeShade="A6"/>
          <w:rtl/>
        </w:rPr>
        <w:t>קטקה</w:t>
      </w:r>
      <w:r w:rsidR="003D5562" w:rsidRPr="003C23FC">
        <w:rPr>
          <w:rFonts w:cs="Times New Roman"/>
          <w:color w:val="A6A6A6" w:themeColor="background1" w:themeShade="A6"/>
          <w:rtl/>
        </w:rPr>
        <w:t xml:space="preserve">? </w:t>
      </w:r>
      <w:r w:rsidR="003D5562" w:rsidRPr="003C23FC">
        <w:rPr>
          <w:rFonts w:cs="Times New Roman" w:hint="eastAsia"/>
          <w:color w:val="A6A6A6" w:themeColor="background1" w:themeShade="A6"/>
          <w:rtl/>
        </w:rPr>
        <w:t>וגם</w:t>
      </w:r>
      <w:r w:rsidR="003D5562" w:rsidRPr="003C23FC">
        <w:rPr>
          <w:rFonts w:cs="Times New Roman"/>
          <w:color w:val="A6A6A6" w:themeColor="background1" w:themeShade="A6"/>
          <w:rtl/>
        </w:rPr>
        <w:t xml:space="preserve"> </w:t>
      </w:r>
      <w:r w:rsidR="003D5562" w:rsidRPr="003C23FC">
        <w:rPr>
          <w:rFonts w:cs="Times New Roman" w:hint="eastAsia"/>
          <w:color w:val="A6A6A6" w:themeColor="background1" w:themeShade="A6"/>
          <w:rtl/>
        </w:rPr>
        <w:t>אם</w:t>
      </w:r>
      <w:r w:rsidR="003D5562" w:rsidRPr="003C23FC">
        <w:rPr>
          <w:rFonts w:cs="Times New Roman"/>
          <w:color w:val="A6A6A6" w:themeColor="background1" w:themeShade="A6"/>
          <w:rtl/>
        </w:rPr>
        <w:t xml:space="preserve"> </w:t>
      </w:r>
      <w:r w:rsidR="003D5562" w:rsidRPr="003C23FC">
        <w:rPr>
          <w:rFonts w:cs="Times New Roman" w:hint="eastAsia"/>
          <w:color w:val="A6A6A6" w:themeColor="background1" w:themeShade="A6"/>
          <w:rtl/>
        </w:rPr>
        <w:t>לא</w:t>
      </w:r>
      <w:r w:rsidR="003D5562" w:rsidRPr="003C23FC">
        <w:rPr>
          <w:rFonts w:cs="Times New Roman"/>
          <w:color w:val="A6A6A6" w:themeColor="background1" w:themeShade="A6"/>
          <w:rtl/>
        </w:rPr>
        <w:t xml:space="preserve"> </w:t>
      </w:r>
      <w:r w:rsidR="003D5562" w:rsidRPr="003C23FC">
        <w:rPr>
          <w:rFonts w:cs="Times New Roman" w:hint="eastAsia"/>
          <w:color w:val="A6A6A6" w:themeColor="background1" w:themeShade="A6"/>
          <w:rtl/>
        </w:rPr>
        <w:t>יהפוך</w:t>
      </w:r>
      <w:r w:rsidR="003D5562" w:rsidRPr="003C23FC">
        <w:rPr>
          <w:rFonts w:cs="Times New Roman"/>
          <w:color w:val="A6A6A6" w:themeColor="background1" w:themeShade="A6"/>
          <w:rtl/>
        </w:rPr>
        <w:t xml:space="preserve"> </w:t>
      </w:r>
      <w:r w:rsidR="003D5562" w:rsidRPr="003C23FC">
        <w:rPr>
          <w:rFonts w:cs="Times New Roman" w:hint="eastAsia"/>
          <w:color w:val="A6A6A6" w:themeColor="background1" w:themeShade="A6"/>
          <w:rtl/>
        </w:rPr>
        <w:t>לקבצן</w:t>
      </w:r>
      <w:r w:rsidR="003D5562" w:rsidRPr="003C23FC">
        <w:rPr>
          <w:rFonts w:cs="Times New Roman"/>
          <w:color w:val="A6A6A6" w:themeColor="background1" w:themeShade="A6"/>
          <w:rtl/>
        </w:rPr>
        <w:t xml:space="preserve"> </w:t>
      </w:r>
      <w:r w:rsidR="003D5562" w:rsidRPr="003C23FC">
        <w:rPr>
          <w:rFonts w:cs="Times New Roman" w:hint="eastAsia"/>
          <w:color w:val="A6A6A6" w:themeColor="background1" w:themeShade="A6"/>
          <w:rtl/>
        </w:rPr>
        <w:t>מוכה</w:t>
      </w:r>
      <w:r w:rsidR="003D5562" w:rsidRPr="003C23FC">
        <w:rPr>
          <w:rFonts w:cs="Times New Roman"/>
          <w:color w:val="A6A6A6" w:themeColor="background1" w:themeShade="A6"/>
          <w:rtl/>
        </w:rPr>
        <w:t xml:space="preserve"> </w:t>
      </w:r>
      <w:r w:rsidR="003D5562" w:rsidRPr="003C23FC">
        <w:rPr>
          <w:rFonts w:cs="Times New Roman" w:hint="eastAsia"/>
          <w:color w:val="A6A6A6" w:themeColor="background1" w:themeShade="A6"/>
          <w:rtl/>
        </w:rPr>
        <w:t>שחין</w:t>
      </w:r>
      <w:r w:rsidR="003D5562" w:rsidRPr="003C23FC">
        <w:rPr>
          <w:rFonts w:cs="Times New Roman"/>
          <w:color w:val="A6A6A6" w:themeColor="background1" w:themeShade="A6"/>
          <w:rtl/>
        </w:rPr>
        <w:t xml:space="preserve"> </w:t>
      </w:r>
      <w:r w:rsidR="003D5562" w:rsidRPr="003C23FC">
        <w:rPr>
          <w:rFonts w:cs="Times New Roman" w:hint="eastAsia"/>
          <w:color w:val="A6A6A6" w:themeColor="background1" w:themeShade="A6"/>
          <w:rtl/>
        </w:rPr>
        <w:t>וצרעת</w:t>
      </w:r>
      <w:r w:rsidR="003D5562" w:rsidRPr="003C23FC">
        <w:rPr>
          <w:rFonts w:cs="Times New Roman"/>
          <w:color w:val="A6A6A6" w:themeColor="background1" w:themeShade="A6"/>
          <w:rtl/>
        </w:rPr>
        <w:t xml:space="preserve">, </w:t>
      </w:r>
      <w:r w:rsidR="003D5562" w:rsidRPr="003C23FC">
        <w:rPr>
          <w:rFonts w:cs="Times New Roman" w:hint="eastAsia"/>
          <w:color w:val="A6A6A6" w:themeColor="background1" w:themeShade="A6"/>
          <w:rtl/>
        </w:rPr>
        <w:t>ארקדי</w:t>
      </w:r>
      <w:r w:rsidR="003D5562" w:rsidRPr="003C23FC">
        <w:rPr>
          <w:rFonts w:cs="Times New Roman"/>
          <w:color w:val="A6A6A6" w:themeColor="background1" w:themeShade="A6"/>
          <w:rtl/>
        </w:rPr>
        <w:t xml:space="preserve"> </w:t>
      </w:r>
      <w:r w:rsidR="003D5562" w:rsidRPr="003C23FC">
        <w:rPr>
          <w:rFonts w:cs="Times New Roman" w:hint="eastAsia"/>
          <w:color w:val="A6A6A6" w:themeColor="background1" w:themeShade="A6"/>
          <w:rtl/>
        </w:rPr>
        <w:t>האמין</w:t>
      </w:r>
      <w:r w:rsidR="003D5562" w:rsidRPr="003C23FC">
        <w:rPr>
          <w:rFonts w:cs="Times New Roman"/>
          <w:color w:val="A6A6A6" w:themeColor="background1" w:themeShade="A6"/>
          <w:rtl/>
        </w:rPr>
        <w:t xml:space="preserve"> </w:t>
      </w:r>
      <w:r w:rsidR="003D5562" w:rsidRPr="003C23FC">
        <w:rPr>
          <w:rFonts w:cs="Times New Roman" w:hint="eastAsia"/>
          <w:color w:val="A6A6A6" w:themeColor="background1" w:themeShade="A6"/>
          <w:rtl/>
        </w:rPr>
        <w:t>בלב</w:t>
      </w:r>
      <w:r w:rsidR="003D5562" w:rsidRPr="003C23FC">
        <w:rPr>
          <w:rFonts w:cs="Times New Roman"/>
          <w:color w:val="A6A6A6" w:themeColor="background1" w:themeShade="A6"/>
          <w:rtl/>
        </w:rPr>
        <w:t xml:space="preserve"> </w:t>
      </w:r>
      <w:r w:rsidR="003D5562" w:rsidRPr="003C23FC">
        <w:rPr>
          <w:rFonts w:cs="Times New Roman" w:hint="eastAsia"/>
          <w:color w:val="A6A6A6" w:themeColor="background1" w:themeShade="A6"/>
          <w:rtl/>
        </w:rPr>
        <w:t>שלם</w:t>
      </w:r>
      <w:r w:rsidR="003D5562" w:rsidRPr="003C23FC">
        <w:rPr>
          <w:rFonts w:cs="Times New Roman"/>
          <w:color w:val="A6A6A6" w:themeColor="background1" w:themeShade="A6"/>
          <w:rtl/>
        </w:rPr>
        <w:t xml:space="preserve"> </w:t>
      </w:r>
      <w:r w:rsidR="003D5562" w:rsidRPr="003C23FC">
        <w:rPr>
          <w:rFonts w:cs="Times New Roman" w:hint="eastAsia"/>
          <w:color w:val="A6A6A6" w:themeColor="background1" w:themeShade="A6"/>
          <w:rtl/>
        </w:rPr>
        <w:t>ש</w:t>
      </w:r>
      <w:r w:rsidR="003D5562" w:rsidRPr="003C23FC">
        <w:rPr>
          <w:rFonts w:cs="Times New Roman"/>
          <w:color w:val="A6A6A6" w:themeColor="background1" w:themeShade="A6"/>
          <w:rtl/>
        </w:rPr>
        <w:t>אלכס לא יאריך ימים</w:t>
      </w:r>
      <w:r w:rsidR="00745E31" w:rsidRPr="003C23FC">
        <w:rPr>
          <w:rFonts w:cs="Times New Roman"/>
          <w:color w:val="A6A6A6" w:themeColor="background1" w:themeShade="A6"/>
          <w:rtl/>
        </w:rPr>
        <w:t xml:space="preserve"> (הרי ההורים נבראו לשם משהו, לא ייתכן </w:t>
      </w:r>
      <w:r w:rsidR="00EB7904" w:rsidRPr="003C23FC">
        <w:rPr>
          <w:rFonts w:cs="Times New Roman" w:hint="eastAsia"/>
          <w:color w:val="A6A6A6" w:themeColor="background1" w:themeShade="A6"/>
          <w:rtl/>
        </w:rPr>
        <w:t>כי</w:t>
      </w:r>
      <w:r w:rsidR="00EB7904" w:rsidRPr="003C23FC">
        <w:rPr>
          <w:rFonts w:cs="Times New Roman"/>
          <w:color w:val="A6A6A6" w:themeColor="background1" w:themeShade="A6"/>
          <w:rtl/>
        </w:rPr>
        <w:t xml:space="preserve"> </w:t>
      </w:r>
      <w:r w:rsidR="00EB7904" w:rsidRPr="003C23FC">
        <w:rPr>
          <w:rFonts w:cs="Times New Roman" w:hint="eastAsia"/>
          <w:color w:val="A6A6A6" w:themeColor="background1" w:themeShade="A6"/>
          <w:rtl/>
        </w:rPr>
        <w:t>ילד</w:t>
      </w:r>
      <w:r w:rsidR="00EB7904" w:rsidRPr="003C23FC">
        <w:rPr>
          <w:rFonts w:cs="Times New Roman"/>
          <w:color w:val="A6A6A6" w:themeColor="background1" w:themeShade="A6"/>
          <w:rtl/>
        </w:rPr>
        <w:t xml:space="preserve"> </w:t>
      </w:r>
      <w:r w:rsidR="00EB7904" w:rsidRPr="003C23FC">
        <w:rPr>
          <w:rFonts w:cs="Times New Roman" w:hint="eastAsia"/>
          <w:color w:val="A6A6A6" w:themeColor="background1" w:themeShade="A6"/>
          <w:rtl/>
        </w:rPr>
        <w:t>כה</w:t>
      </w:r>
      <w:r w:rsidR="00EB7904" w:rsidRPr="003C23FC">
        <w:rPr>
          <w:rFonts w:cs="Times New Roman"/>
          <w:color w:val="A6A6A6" w:themeColor="background1" w:themeShade="A6"/>
          <w:rtl/>
        </w:rPr>
        <w:t xml:space="preserve"> </w:t>
      </w:r>
      <w:r w:rsidR="00EB7904" w:rsidRPr="003C23FC">
        <w:rPr>
          <w:rFonts w:cs="Times New Roman" w:hint="eastAsia"/>
          <w:color w:val="A6A6A6" w:themeColor="background1" w:themeShade="A6"/>
          <w:rtl/>
        </w:rPr>
        <w:t>נטוש</w:t>
      </w:r>
      <w:r w:rsidR="00EB7904" w:rsidRPr="003C23FC">
        <w:rPr>
          <w:rFonts w:cs="Times New Roman"/>
          <w:color w:val="A6A6A6" w:themeColor="background1" w:themeShade="A6"/>
          <w:rtl/>
        </w:rPr>
        <w:t xml:space="preserve"> </w:t>
      </w:r>
      <w:r w:rsidR="00EB7904" w:rsidRPr="003C23FC">
        <w:rPr>
          <w:rFonts w:cs="Times New Roman" w:hint="eastAsia"/>
          <w:color w:val="A6A6A6" w:themeColor="background1" w:themeShade="A6"/>
          <w:rtl/>
        </w:rPr>
        <w:t>ונעזב</w:t>
      </w:r>
      <w:r w:rsidR="00EB7904" w:rsidRPr="003C23FC">
        <w:rPr>
          <w:rFonts w:cs="Times New Roman"/>
          <w:color w:val="A6A6A6" w:themeColor="background1" w:themeShade="A6"/>
          <w:rtl/>
        </w:rPr>
        <w:t xml:space="preserve"> </w:t>
      </w:r>
      <w:r w:rsidR="00EB7904" w:rsidRPr="003C23FC">
        <w:rPr>
          <w:rFonts w:cs="Times New Roman" w:hint="eastAsia"/>
          <w:color w:val="A6A6A6" w:themeColor="background1" w:themeShade="A6"/>
          <w:rtl/>
        </w:rPr>
        <w:t>יאריך</w:t>
      </w:r>
      <w:r w:rsidR="00EB7904" w:rsidRPr="003C23FC">
        <w:rPr>
          <w:rFonts w:cs="Times New Roman"/>
          <w:color w:val="A6A6A6" w:themeColor="background1" w:themeShade="A6"/>
          <w:rtl/>
        </w:rPr>
        <w:t xml:space="preserve"> </w:t>
      </w:r>
      <w:r w:rsidR="00EB7904" w:rsidRPr="003C23FC">
        <w:rPr>
          <w:rFonts w:cs="Times New Roman" w:hint="eastAsia"/>
          <w:color w:val="A6A6A6" w:themeColor="background1" w:themeShade="A6"/>
          <w:rtl/>
        </w:rPr>
        <w:t>ימים</w:t>
      </w:r>
      <w:r w:rsidR="00745E31" w:rsidRPr="003C23FC">
        <w:rPr>
          <w:rFonts w:cs="Times New Roman"/>
          <w:color w:val="A6A6A6" w:themeColor="background1" w:themeShade="A6"/>
          <w:rtl/>
        </w:rPr>
        <w:t>)</w:t>
      </w:r>
      <w:r w:rsidR="003D5562" w:rsidRPr="003C23FC">
        <w:rPr>
          <w:rFonts w:cs="Times New Roman"/>
          <w:color w:val="A6A6A6" w:themeColor="background1" w:themeShade="A6"/>
          <w:rtl/>
        </w:rPr>
        <w:t xml:space="preserve">, ולכן </w:t>
      </w:r>
      <w:r w:rsidR="003D5562" w:rsidRPr="003C23FC">
        <w:rPr>
          <w:rFonts w:cs="Times New Roman" w:hint="eastAsia"/>
          <w:color w:val="A6A6A6" w:themeColor="background1" w:themeShade="A6"/>
          <w:rtl/>
        </w:rPr>
        <w:t>לא</w:t>
      </w:r>
      <w:r w:rsidR="003D5562" w:rsidRPr="003C23FC">
        <w:rPr>
          <w:rFonts w:cs="Times New Roman"/>
          <w:color w:val="A6A6A6" w:themeColor="background1" w:themeShade="A6"/>
          <w:rtl/>
        </w:rPr>
        <w:t xml:space="preserve"> היה טעם להיקשר אליו ולהתאבל </w:t>
      </w:r>
      <w:r w:rsidR="003D5562" w:rsidRPr="003C23FC">
        <w:rPr>
          <w:rFonts w:cs="Times New Roman" w:hint="eastAsia"/>
          <w:color w:val="A6A6A6" w:themeColor="background1" w:themeShade="A6"/>
          <w:rtl/>
        </w:rPr>
        <w:t>עליו</w:t>
      </w:r>
      <w:r w:rsidR="003D5562" w:rsidRPr="003C23FC">
        <w:rPr>
          <w:rFonts w:cs="Times New Roman"/>
          <w:color w:val="A6A6A6" w:themeColor="background1" w:themeShade="A6"/>
          <w:rtl/>
        </w:rPr>
        <w:t xml:space="preserve"> בלכתו.</w:t>
      </w:r>
      <w:r w:rsidR="00195383" w:rsidRPr="003C23FC">
        <w:rPr>
          <w:rFonts w:cs="Times New Roman" w:hint="cs"/>
          <w:color w:val="A6A6A6" w:themeColor="background1" w:themeShade="A6"/>
          <w:rtl/>
        </w:rPr>
        <w:t>]</w:t>
      </w:r>
    </w:p>
    <w:p w14:paraId="54766257" w14:textId="5FCAAD82" w:rsidR="009E5969" w:rsidRPr="00A90CDC" w:rsidRDefault="003D5562" w:rsidP="009E5969">
      <w:pPr>
        <w:rPr>
          <w:rtl/>
        </w:rPr>
      </w:pPr>
      <w:r w:rsidRPr="00A90CDC">
        <w:rPr>
          <w:rFonts w:hint="eastAsia"/>
          <w:rtl/>
        </w:rPr>
        <w:t>ארקדי</w:t>
      </w:r>
      <w:r w:rsidRPr="00A90CDC">
        <w:rPr>
          <w:rtl/>
        </w:rPr>
        <w:t xml:space="preserve"> </w:t>
      </w:r>
      <w:bookmarkEnd w:id="368"/>
      <w:r w:rsidR="00195383">
        <w:rPr>
          <w:rFonts w:hint="cs"/>
          <w:rtl/>
        </w:rPr>
        <w:t xml:space="preserve">עמד </w:t>
      </w:r>
      <w:r w:rsidR="009E5969" w:rsidRPr="00A90CDC">
        <w:rPr>
          <w:rFonts w:hint="eastAsia"/>
          <w:rtl/>
        </w:rPr>
        <w:t>לה</w:t>
      </w:r>
      <w:r w:rsidR="003C23FC">
        <w:rPr>
          <w:rFonts w:hint="cs"/>
          <w:rtl/>
        </w:rPr>
        <w:t>י</w:t>
      </w:r>
      <w:r w:rsidR="009E5969" w:rsidRPr="00A90CDC">
        <w:rPr>
          <w:rFonts w:hint="eastAsia"/>
          <w:rtl/>
        </w:rPr>
        <w:t>כנס</w:t>
      </w:r>
      <w:r w:rsidR="009E5969" w:rsidRPr="00A90CDC">
        <w:rPr>
          <w:rtl/>
        </w:rPr>
        <w:t xml:space="preserve"> לכית</w:t>
      </w:r>
      <w:r w:rsidR="006C71F5" w:rsidRPr="006C71F5">
        <w:rPr>
          <w:rFonts w:cs="Times New Roman"/>
          <w:rtl/>
        </w:rPr>
        <w:t>ת ה</w:t>
      </w:r>
      <w:r w:rsidR="001C5A04">
        <w:rPr>
          <w:rFonts w:cs="Times New Roman"/>
          <w:rtl/>
        </w:rPr>
        <w:t>מתמטיקה</w:t>
      </w:r>
      <w:r w:rsidR="009E5969" w:rsidRPr="00A90CDC">
        <w:rPr>
          <w:rtl/>
        </w:rPr>
        <w:t xml:space="preserve"> כששמע את הקול המוכר. </w:t>
      </w:r>
      <w:r w:rsidR="00195383">
        <w:rPr>
          <w:rFonts w:hint="cs"/>
          <w:rtl/>
        </w:rPr>
        <w:t>[</w:t>
      </w:r>
      <w:r w:rsidR="009E5969" w:rsidRPr="00A90CDC">
        <w:rPr>
          <w:rtl/>
        </w:rPr>
        <w:t xml:space="preserve">במוחו </w:t>
      </w:r>
      <w:r w:rsidR="0001170B" w:rsidRPr="00A90CDC">
        <w:rPr>
          <w:rFonts w:hint="eastAsia"/>
          <w:rtl/>
        </w:rPr>
        <w:t>שנה</w:t>
      </w:r>
      <w:r w:rsidR="009E5969" w:rsidRPr="00A90CDC">
        <w:rPr>
          <w:rtl/>
        </w:rPr>
        <w:t xml:space="preserve"> א</w:t>
      </w:r>
      <w:r w:rsidR="0001170B" w:rsidRPr="00A90CDC">
        <w:rPr>
          <w:rFonts w:hint="eastAsia"/>
          <w:rtl/>
        </w:rPr>
        <w:t>ינספור</w:t>
      </w:r>
      <w:r w:rsidR="009E5969" w:rsidRPr="00A90CDC">
        <w:rPr>
          <w:rtl/>
        </w:rPr>
        <w:t xml:space="preserve"> פעמים</w:t>
      </w:r>
      <w:r w:rsidR="009E5969" w:rsidRPr="00A90CDC">
        <w:rPr>
          <w:rFonts w:hint="eastAsia"/>
          <w:rtl/>
        </w:rPr>
        <w:t>את</w:t>
      </w:r>
      <w:r w:rsidR="009E5969" w:rsidRPr="00A90CDC">
        <w:rPr>
          <w:rtl/>
        </w:rPr>
        <w:t xml:space="preserve"> ה- </w:t>
      </w:r>
      <w:r w:rsidR="009E5969" w:rsidRPr="00A90CDC">
        <w:t>How old are you</w:t>
      </w:r>
      <w:r w:rsidR="009E5969" w:rsidRPr="00A90CDC">
        <w:rPr>
          <w:rtl/>
        </w:rPr>
        <w:t xml:space="preserve">, או ליתר דיוק </w:t>
      </w:r>
      <w:r w:rsidR="0001170B" w:rsidRPr="00A90CDC">
        <w:rPr>
          <w:rFonts w:hint="eastAsia"/>
          <w:rtl/>
        </w:rPr>
        <w:t>את</w:t>
      </w:r>
      <w:r w:rsidR="0001170B" w:rsidRPr="00A90CDC">
        <w:rPr>
          <w:rtl/>
        </w:rPr>
        <w:t xml:space="preserve"> </w:t>
      </w:r>
      <w:r w:rsidR="009E5969" w:rsidRPr="00A90CDC">
        <w:rPr>
          <w:rFonts w:hint="eastAsia"/>
          <w:rtl/>
        </w:rPr>
        <w:t>מה</w:t>
      </w:r>
      <w:r w:rsidR="009E5969" w:rsidRPr="00A90CDC">
        <w:rPr>
          <w:rtl/>
        </w:rPr>
        <w:t xml:space="preserve"> שנשמע כך והיה משהו </w:t>
      </w:r>
      <w:r w:rsidR="0001170B" w:rsidRPr="00A90CDC">
        <w:rPr>
          <w:rFonts w:hint="eastAsia"/>
          <w:rtl/>
        </w:rPr>
        <w:t>אחר</w:t>
      </w:r>
      <w:r w:rsidR="009E5969" w:rsidRPr="00A90CDC">
        <w:rPr>
          <w:rtl/>
        </w:rPr>
        <w:t xml:space="preserve"> לגמרי, </w:t>
      </w:r>
      <w:r w:rsidR="0001170B" w:rsidRPr="00A90CDC">
        <w:rPr>
          <w:rFonts w:hint="eastAsia"/>
          <w:rtl/>
        </w:rPr>
        <w:t>ובינכה</w:t>
      </w:r>
      <w:r w:rsidR="0001170B" w:rsidRPr="00A90CDC">
        <w:rPr>
          <w:rtl/>
        </w:rPr>
        <w:t xml:space="preserve"> </w:t>
      </w:r>
      <w:r w:rsidR="0001170B" w:rsidRPr="00A90CDC">
        <w:rPr>
          <w:rFonts w:hint="eastAsia"/>
          <w:rtl/>
        </w:rPr>
        <w:t>נטבע</w:t>
      </w:r>
      <w:r w:rsidR="0001170B" w:rsidRPr="00A90CDC">
        <w:rPr>
          <w:rtl/>
        </w:rPr>
        <w:t xml:space="preserve"> </w:t>
      </w:r>
      <w:r w:rsidR="0001170B" w:rsidRPr="00A90CDC">
        <w:rPr>
          <w:rFonts w:hint="eastAsia"/>
          <w:rtl/>
        </w:rPr>
        <w:t>בתוכו</w:t>
      </w:r>
      <w:r w:rsidR="0001170B" w:rsidRPr="00A90CDC">
        <w:rPr>
          <w:rtl/>
        </w:rPr>
        <w:t xml:space="preserve"> </w:t>
      </w:r>
      <w:r w:rsidR="009E5969" w:rsidRPr="00A90CDC">
        <w:rPr>
          <w:rFonts w:hint="eastAsia"/>
          <w:rtl/>
        </w:rPr>
        <w:t>המבטא</w:t>
      </w:r>
      <w:r w:rsidR="009E5969" w:rsidRPr="00A90CDC">
        <w:rPr>
          <w:rtl/>
        </w:rPr>
        <w:t xml:space="preserve"> </w:t>
      </w:r>
      <w:r w:rsidR="009E5969" w:rsidRPr="00A90CDC">
        <w:rPr>
          <w:rFonts w:hint="eastAsia"/>
          <w:rtl/>
        </w:rPr>
        <w:t>של</w:t>
      </w:r>
      <w:r w:rsidR="009E5969" w:rsidRPr="00A90CDC">
        <w:rPr>
          <w:rtl/>
        </w:rPr>
        <w:t xml:space="preserve"> </w:t>
      </w:r>
      <w:r w:rsidR="009E5969" w:rsidRPr="00A90CDC">
        <w:rPr>
          <w:rFonts w:hint="eastAsia"/>
          <w:rtl/>
        </w:rPr>
        <w:t>אלכס</w:t>
      </w:r>
      <w:r w:rsidR="009E5969" w:rsidRPr="00A90CDC">
        <w:rPr>
          <w:rtl/>
        </w:rPr>
        <w:t xml:space="preserve"> ו</w:t>
      </w:r>
      <w:r w:rsidR="00195383">
        <w:rPr>
          <w:rFonts w:hint="cs"/>
          <w:rtl/>
        </w:rPr>
        <w:t>]</w:t>
      </w:r>
      <w:r w:rsidR="009E5969" w:rsidRPr="00A90CDC">
        <w:rPr>
          <w:rtl/>
        </w:rPr>
        <w:t xml:space="preserve">הוא הבין את רוב חליפת הדברים </w:t>
      </w:r>
      <w:r w:rsidR="00053808" w:rsidRPr="00053808">
        <w:rPr>
          <w:rFonts w:cs="Times New Roman"/>
          <w:rtl/>
        </w:rPr>
        <w:t xml:space="preserve">המהירה </w:t>
      </w:r>
      <w:r w:rsidR="009E5969" w:rsidRPr="00A90CDC">
        <w:rPr>
          <w:rtl/>
        </w:rPr>
        <w:t xml:space="preserve">ביניהם וחייך </w:t>
      </w:r>
      <w:r w:rsidR="00D16DD7">
        <w:rPr>
          <w:rFonts w:cs="Times New Roman" w:hint="cs"/>
          <w:rtl/>
        </w:rPr>
        <w:t>לעצמו</w:t>
      </w:r>
      <w:r w:rsidR="009E5969" w:rsidRPr="00A90CDC">
        <w:rPr>
          <w:rtl/>
        </w:rPr>
        <w:t xml:space="preserve"> כש</w:t>
      </w:r>
      <w:r w:rsidR="00195383">
        <w:rPr>
          <w:rFonts w:hint="cs"/>
          <w:rtl/>
        </w:rPr>
        <w:t xml:space="preserve">אלכס ואימו </w:t>
      </w:r>
      <w:r w:rsidR="009E5969" w:rsidRPr="00A90CDC">
        <w:rPr>
          <w:rtl/>
        </w:rPr>
        <w:t xml:space="preserve">חלפו </w:t>
      </w:r>
      <w:r w:rsidR="00297D38">
        <w:rPr>
          <w:rtl/>
        </w:rPr>
        <w:t>על פ</w:t>
      </w:r>
      <w:r w:rsidR="009E5969" w:rsidRPr="00A90CDC">
        <w:rPr>
          <w:rtl/>
        </w:rPr>
        <w:t xml:space="preserve">ניו בדרכם לכיתה. </w:t>
      </w:r>
    </w:p>
    <w:p w14:paraId="4A3A3FB7" w14:textId="285FDABC" w:rsidR="008A6090" w:rsidRPr="004F6F5F" w:rsidRDefault="002A7A41" w:rsidP="00EB7904">
      <w:pPr>
        <w:rPr>
          <w:rFonts w:cs="Times New Roman"/>
          <w:color w:val="A6A6A6" w:themeColor="background1" w:themeShade="A6"/>
          <w:rtl/>
        </w:rPr>
      </w:pPr>
      <w:r w:rsidRPr="00A90CDC">
        <w:rPr>
          <w:rFonts w:cs="Times New Roman" w:hint="eastAsia"/>
          <w:rtl/>
        </w:rPr>
        <w:t>אימו</w:t>
      </w:r>
      <w:r w:rsidRPr="00A90CDC">
        <w:rPr>
          <w:rFonts w:cs="Times New Roman"/>
          <w:rtl/>
        </w:rPr>
        <w:t xml:space="preserve"> </w:t>
      </w:r>
      <w:r w:rsidRPr="00A90CDC">
        <w:rPr>
          <w:rFonts w:cs="Times New Roman" w:hint="eastAsia"/>
          <w:rtl/>
        </w:rPr>
        <w:t>של</w:t>
      </w:r>
      <w:r w:rsidRPr="00A90CDC">
        <w:rPr>
          <w:rFonts w:cs="Times New Roman"/>
          <w:rtl/>
        </w:rPr>
        <w:t xml:space="preserve"> </w:t>
      </w:r>
      <w:r w:rsidRPr="00A90CDC">
        <w:rPr>
          <w:rFonts w:cs="Times New Roman" w:hint="eastAsia"/>
          <w:rtl/>
        </w:rPr>
        <w:t>אלכס</w:t>
      </w:r>
      <w:r w:rsidR="009E5969" w:rsidRPr="00A90CDC">
        <w:rPr>
          <w:rFonts w:cs="Times New Roman"/>
          <w:rtl/>
        </w:rPr>
        <w:t xml:space="preserve"> לא יכלה להתעלם מהבחור שנעץ בה עיני</w:t>
      </w:r>
      <w:r w:rsidR="00A02E36">
        <w:rPr>
          <w:rFonts w:cs="Times New Roman" w:hint="cs"/>
          <w:rtl/>
        </w:rPr>
        <w:t>ים</w:t>
      </w:r>
      <w:r w:rsidR="00EB7904" w:rsidRPr="00A90CDC">
        <w:rPr>
          <w:rFonts w:cs="Times New Roman"/>
          <w:rtl/>
        </w:rPr>
        <w:t xml:space="preserve"> </w:t>
      </w:r>
      <w:r w:rsidR="00053808">
        <w:rPr>
          <w:rFonts w:cs="Times New Roman" w:hint="cs"/>
          <w:rtl/>
        </w:rPr>
        <w:t>כה</w:t>
      </w:r>
      <w:r w:rsidR="00EB7904" w:rsidRPr="00A90CDC">
        <w:rPr>
          <w:rFonts w:cs="Times New Roman"/>
          <w:rtl/>
        </w:rPr>
        <w:t>ות</w:t>
      </w:r>
      <w:r w:rsidR="00FF6331" w:rsidRPr="00FF6331">
        <w:rPr>
          <w:rFonts w:cs="Times New Roman"/>
          <w:rtl/>
        </w:rPr>
        <w:t xml:space="preserve">, </w:t>
      </w:r>
      <w:r w:rsidR="0001170B" w:rsidRPr="00A90CDC">
        <w:rPr>
          <w:rFonts w:cs="Times New Roman"/>
          <w:rtl/>
        </w:rPr>
        <w:t>ומצל חיוכו, שהיה כמו ה</w:t>
      </w:r>
      <w:r w:rsidR="0001170B" w:rsidRPr="00A90CDC">
        <w:rPr>
          <w:rFonts w:cs="Times New Roman" w:hint="eastAsia"/>
          <w:rtl/>
        </w:rPr>
        <w:t>נוגה</w:t>
      </w:r>
      <w:r w:rsidR="0001170B" w:rsidRPr="00A90CDC">
        <w:rPr>
          <w:rFonts w:cs="Times New Roman"/>
          <w:rtl/>
        </w:rPr>
        <w:t xml:space="preserve"> [</w:t>
      </w:r>
      <w:r w:rsidR="0001170B" w:rsidRPr="00A90CDC">
        <w:t>glow</w:t>
      </w:r>
      <w:r w:rsidR="0001170B" w:rsidRPr="00A90CDC">
        <w:rPr>
          <w:rtl/>
        </w:rPr>
        <w:t>]</w:t>
      </w:r>
      <w:r w:rsidR="0001170B" w:rsidRPr="00A90CDC">
        <w:rPr>
          <w:rFonts w:cs="Times New Roman"/>
          <w:rtl/>
        </w:rPr>
        <w:t xml:space="preserve"> העמום של מתכת כשהיא מתחממת בכבשנים</w:t>
      </w:r>
      <w:r w:rsidR="00053808">
        <w:rPr>
          <w:rFonts w:cs="Times New Roman" w:hint="cs"/>
          <w:rtl/>
        </w:rPr>
        <w:t>.</w:t>
      </w:r>
      <w:bookmarkStart w:id="369" w:name="_Hlk529043585"/>
      <w:r w:rsidR="009564E3" w:rsidRPr="00A90CDC">
        <w:rPr>
          <w:rFonts w:cs="Times New Roman"/>
          <w:rtl/>
        </w:rPr>
        <w:t xml:space="preserve"> </w:t>
      </w:r>
      <w:r w:rsidR="00D619FD">
        <w:rPr>
          <w:rFonts w:cs="Times New Roman" w:hint="cs"/>
          <w:rtl/>
        </w:rPr>
        <w:t>ה</w:t>
      </w:r>
      <w:r w:rsidR="008A6090" w:rsidRPr="008A6090">
        <w:rPr>
          <w:rFonts w:cs="Times New Roman"/>
          <w:rtl/>
        </w:rPr>
        <w:t>נה דוגמה לנער ש</w:t>
      </w:r>
      <w:r w:rsidR="00D619FD">
        <w:rPr>
          <w:rFonts w:cs="Times New Roman" w:hint="cs"/>
          <w:rtl/>
        </w:rPr>
        <w:t>צמח יפה</w:t>
      </w:r>
      <w:r w:rsidR="00E567A7">
        <w:rPr>
          <w:rFonts w:cs="Times New Roman" w:hint="cs"/>
          <w:rtl/>
        </w:rPr>
        <w:t xml:space="preserve"> מאוד,</w:t>
      </w:r>
      <w:r w:rsidR="00D619FD">
        <w:rPr>
          <w:rFonts w:cs="Times New Roman" w:hint="cs"/>
          <w:rtl/>
        </w:rPr>
        <w:t xml:space="preserve"> לבלב ליתר דיוק </w:t>
      </w:r>
      <w:r w:rsidR="00D619FD">
        <w:rPr>
          <w:rFonts w:cs="Times New Roman"/>
          <w:rtl/>
        </w:rPr>
        <w:t>–</w:t>
      </w:r>
      <w:r w:rsidR="00D619FD">
        <w:rPr>
          <w:rFonts w:cs="Times New Roman" w:hint="cs"/>
          <w:rtl/>
        </w:rPr>
        <w:t xml:space="preserve"> הכין את עצמו </w:t>
      </w:r>
      <w:r w:rsidR="00567795">
        <w:rPr>
          <w:rFonts w:cs="Times New Roman" w:hint="cs"/>
          <w:rtl/>
        </w:rPr>
        <w:t>באופן כה נאה</w:t>
      </w:r>
      <w:r w:rsidR="00D619FD">
        <w:rPr>
          <w:rFonts w:cs="Times New Roman" w:hint="cs"/>
          <w:rtl/>
        </w:rPr>
        <w:t xml:space="preserve"> לשנות </w:t>
      </w:r>
      <w:r w:rsidR="00D619FD">
        <w:rPr>
          <w:rFonts w:cs="Times New Roman" w:hint="cs"/>
          <w:rtl/>
        </w:rPr>
        <w:lastRenderedPageBreak/>
        <w:t>הבגרות,</w:t>
      </w:r>
      <w:r w:rsidR="006B6AAA">
        <w:rPr>
          <w:rFonts w:cs="Times New Roman" w:hint="cs"/>
          <w:rtl/>
        </w:rPr>
        <w:t xml:space="preserve"> </w:t>
      </w:r>
      <w:r w:rsidR="00D619FD">
        <w:rPr>
          <w:rFonts w:cs="Times New Roman" w:hint="cs"/>
          <w:rtl/>
        </w:rPr>
        <w:t xml:space="preserve">לא רק בקומתו </w:t>
      </w:r>
      <w:r w:rsidR="00FB2D8C" w:rsidRPr="004F6F5F">
        <w:rPr>
          <w:rFonts w:cs="Times New Roman" w:hint="cs"/>
          <w:color w:val="A6A6A6" w:themeColor="background1" w:themeShade="A6"/>
          <w:rtl/>
        </w:rPr>
        <w:t>[</w:t>
      </w:r>
      <w:r w:rsidR="00D619FD" w:rsidRPr="004F6F5F">
        <w:rPr>
          <w:rFonts w:cs="Times New Roman" w:hint="cs"/>
          <w:color w:val="A6A6A6" w:themeColor="background1" w:themeShade="A6"/>
          <w:rtl/>
        </w:rPr>
        <w:t xml:space="preserve">כי היה </w:t>
      </w:r>
      <w:r w:rsidR="00EB7904" w:rsidRPr="004F6F5F">
        <w:rPr>
          <w:rFonts w:cs="Times New Roman"/>
          <w:color w:val="A6A6A6" w:themeColor="background1" w:themeShade="A6"/>
          <w:rtl/>
        </w:rPr>
        <w:t xml:space="preserve">ללא ספק </w:t>
      </w:r>
      <w:r w:rsidR="00D619FD" w:rsidRPr="004F6F5F">
        <w:rPr>
          <w:rFonts w:cs="Times New Roman" w:hint="cs"/>
          <w:color w:val="A6A6A6" w:themeColor="background1" w:themeShade="A6"/>
          <w:rtl/>
        </w:rPr>
        <w:t>מ</w:t>
      </w:r>
      <w:r w:rsidR="009E5969" w:rsidRPr="004F6F5F">
        <w:rPr>
          <w:rFonts w:cs="Times New Roman"/>
          <w:color w:val="A6A6A6" w:themeColor="background1" w:themeShade="A6"/>
          <w:rtl/>
        </w:rPr>
        <w:t>הגבוה</w:t>
      </w:r>
      <w:r w:rsidR="00D619FD" w:rsidRPr="004F6F5F">
        <w:rPr>
          <w:rFonts w:cs="Times New Roman" w:hint="cs"/>
          <w:color w:val="A6A6A6" w:themeColor="background1" w:themeShade="A6"/>
          <w:rtl/>
        </w:rPr>
        <w:t>ים</w:t>
      </w:r>
      <w:r w:rsidR="009E5969" w:rsidRPr="004F6F5F">
        <w:rPr>
          <w:rFonts w:cs="Times New Roman"/>
          <w:color w:val="A6A6A6" w:themeColor="background1" w:themeShade="A6"/>
          <w:rtl/>
        </w:rPr>
        <w:t xml:space="preserve"> בשכבה</w:t>
      </w:r>
      <w:r w:rsidR="00FB2D8C" w:rsidRPr="004F6F5F">
        <w:rPr>
          <w:rFonts w:cs="Times New Roman" w:hint="cs"/>
          <w:color w:val="A6A6A6" w:themeColor="background1" w:themeShade="A6"/>
          <w:rtl/>
        </w:rPr>
        <w:t>]</w:t>
      </w:r>
      <w:r w:rsidR="00D619FD">
        <w:rPr>
          <w:rFonts w:cs="Times New Roman" w:hint="cs"/>
          <w:rtl/>
        </w:rPr>
        <w:t xml:space="preserve"> אלא גם ב</w:t>
      </w:r>
      <w:r w:rsidR="008A6090" w:rsidRPr="008A6090">
        <w:rPr>
          <w:rFonts w:cs="Times New Roman"/>
          <w:rtl/>
        </w:rPr>
        <w:t xml:space="preserve">ארשת </w:t>
      </w:r>
      <w:r w:rsidR="00BD54A8" w:rsidRPr="00BD54A8">
        <w:rPr>
          <w:rFonts w:cs="Times New Roman"/>
          <w:rtl/>
        </w:rPr>
        <w:t>הצלולה של יישוב</w:t>
      </w:r>
      <w:r w:rsidR="004F6F5F">
        <w:rPr>
          <w:rFonts w:cs="Times New Roman" w:hint="cs"/>
          <w:rtl/>
        </w:rPr>
        <w:t xml:space="preserve"> </w:t>
      </w:r>
      <w:r w:rsidR="00BD54A8" w:rsidRPr="00BD54A8">
        <w:rPr>
          <w:rFonts w:cs="Times New Roman"/>
          <w:rtl/>
        </w:rPr>
        <w:t xml:space="preserve">הדעת </w:t>
      </w:r>
      <w:r w:rsidR="00BD54A8" w:rsidRPr="004F6F5F">
        <w:rPr>
          <w:rFonts w:cs="Times New Roman" w:hint="cs"/>
          <w:color w:val="A6A6A6" w:themeColor="background1" w:themeShade="A6"/>
          <w:rtl/>
        </w:rPr>
        <w:t>[</w:t>
      </w:r>
      <w:r w:rsidR="008A6090" w:rsidRPr="004F6F5F">
        <w:rPr>
          <w:rFonts w:cs="Times New Roman"/>
          <w:color w:val="A6A6A6" w:themeColor="background1" w:themeShade="A6"/>
          <w:rtl/>
        </w:rPr>
        <w:t>ה</w:t>
      </w:r>
      <w:r w:rsidR="00D619FD" w:rsidRPr="004F6F5F">
        <w:rPr>
          <w:rFonts w:cs="Times New Roman" w:hint="cs"/>
          <w:color w:val="A6A6A6" w:themeColor="background1" w:themeShade="A6"/>
          <w:rtl/>
        </w:rPr>
        <w:t>רצינות</w:t>
      </w:r>
      <w:r w:rsidR="006B6AAA" w:rsidRPr="004F6F5F">
        <w:rPr>
          <w:rFonts w:cs="Times New Roman" w:hint="cs"/>
          <w:color w:val="A6A6A6" w:themeColor="background1" w:themeShade="A6"/>
          <w:rtl/>
        </w:rPr>
        <w:t xml:space="preserve"> </w:t>
      </w:r>
      <w:r w:rsidR="00BD54A8" w:rsidRPr="004F6F5F">
        <w:rPr>
          <w:rFonts w:cs="Times New Roman"/>
          <w:color w:val="A6A6A6" w:themeColor="background1" w:themeShade="A6"/>
          <w:rtl/>
        </w:rPr>
        <w:t>/ איפוק / יישוב דעת / צלול / מזוכך / מטוהר / בר-דעת / שפיות</w:t>
      </w:r>
      <w:r w:rsidR="00BD54A8" w:rsidRPr="004F6F5F">
        <w:rPr>
          <w:rFonts w:cs="Times New Roman" w:hint="cs"/>
          <w:color w:val="A6A6A6" w:themeColor="background1" w:themeShade="A6"/>
          <w:rtl/>
        </w:rPr>
        <w:t xml:space="preserve"> </w:t>
      </w:r>
      <w:r w:rsidR="00D619FD" w:rsidRPr="004F6F5F">
        <w:rPr>
          <w:rFonts w:cs="Times New Roman" w:hint="cs"/>
          <w:color w:val="A6A6A6" w:themeColor="background1" w:themeShade="A6"/>
          <w:rtl/>
        </w:rPr>
        <w:t>היפה</w:t>
      </w:r>
      <w:r w:rsidR="00F718DB" w:rsidRPr="004F6F5F">
        <w:rPr>
          <w:rFonts w:cs="Times New Roman" w:hint="cs"/>
          <w:color w:val="A6A6A6" w:themeColor="background1" w:themeShade="A6"/>
          <w:rtl/>
        </w:rPr>
        <w:t xml:space="preserve"> / </w:t>
      </w:r>
      <w:r w:rsidR="00F718DB" w:rsidRPr="004F6F5F">
        <w:rPr>
          <w:rFonts w:cs="Times New Roman"/>
          <w:color w:val="A6A6A6" w:themeColor="background1" w:themeShade="A6"/>
          <w:rtl/>
        </w:rPr>
        <w:t>בהקו בארשת נאורות, מבעה היה בוגר</w:t>
      </w:r>
      <w:r w:rsidR="00BD54A8" w:rsidRPr="004F6F5F">
        <w:rPr>
          <w:rFonts w:cs="Times New Roman" w:hint="cs"/>
          <w:color w:val="A6A6A6" w:themeColor="background1" w:themeShade="A6"/>
          <w:rtl/>
        </w:rPr>
        <w:t>]</w:t>
      </w:r>
      <w:r w:rsidR="00D619FD">
        <w:rPr>
          <w:rFonts w:cs="Times New Roman" w:hint="cs"/>
          <w:rtl/>
        </w:rPr>
        <w:t xml:space="preserve"> ששרתה על פניו, </w:t>
      </w:r>
      <w:r w:rsidR="00A02E36">
        <w:rPr>
          <w:rFonts w:cs="Times New Roman" w:hint="cs"/>
          <w:rtl/>
        </w:rPr>
        <w:t>ב</w:t>
      </w:r>
      <w:r w:rsidR="00D619FD">
        <w:rPr>
          <w:rFonts w:cs="Times New Roman" w:hint="cs"/>
          <w:rtl/>
        </w:rPr>
        <w:t xml:space="preserve">איבריו </w:t>
      </w:r>
      <w:r w:rsidR="00A02E36">
        <w:rPr>
          <w:rFonts w:cs="Times New Roman" w:hint="cs"/>
          <w:rtl/>
        </w:rPr>
        <w:t xml:space="preserve">שהיו </w:t>
      </w:r>
      <w:r w:rsidR="00D619FD">
        <w:rPr>
          <w:rFonts w:cs="Times New Roman" w:hint="cs"/>
          <w:rtl/>
        </w:rPr>
        <w:t>בהרמוניה מושלמת עם העולם... הו</w:t>
      </w:r>
      <w:r w:rsidR="009E5969" w:rsidRPr="00A90CDC">
        <w:rPr>
          <w:rFonts w:cs="Times New Roman"/>
          <w:rtl/>
        </w:rPr>
        <w:t xml:space="preserve">, למה לא יכול </w:t>
      </w:r>
      <w:r w:rsidR="00567795" w:rsidRPr="00A90CDC">
        <w:rPr>
          <w:rFonts w:cs="Times New Roman"/>
          <w:rtl/>
        </w:rPr>
        <w:t xml:space="preserve">אלכס </w:t>
      </w:r>
      <w:r w:rsidR="009E5969" w:rsidRPr="00A90CDC">
        <w:rPr>
          <w:rFonts w:cs="Times New Roman"/>
          <w:rtl/>
        </w:rPr>
        <w:t>לצמוח קצת</w:t>
      </w:r>
      <w:r w:rsidR="00D619FD">
        <w:rPr>
          <w:rFonts w:cs="Times New Roman" w:hint="cs"/>
          <w:rtl/>
        </w:rPr>
        <w:t>, למה</w:t>
      </w:r>
      <w:r w:rsidR="00483BB1">
        <w:rPr>
          <w:rFonts w:cs="Times New Roman" w:hint="cs"/>
          <w:rtl/>
        </w:rPr>
        <w:t xml:space="preserve"> הכול </w:t>
      </w:r>
      <w:r w:rsidR="00567795">
        <w:rPr>
          <w:rFonts w:cs="Times New Roman" w:hint="cs"/>
          <w:rtl/>
        </w:rPr>
        <w:t xml:space="preserve">אצלו </w:t>
      </w:r>
      <w:r w:rsidR="008A6090" w:rsidRPr="008A6090">
        <w:rPr>
          <w:rFonts w:cs="Times New Roman"/>
          <w:rtl/>
        </w:rPr>
        <w:t>מסובך</w:t>
      </w:r>
      <w:r w:rsidR="004F6F5F">
        <w:rPr>
          <w:rFonts w:cs="Times New Roman" w:hint="cs"/>
          <w:rtl/>
        </w:rPr>
        <w:t xml:space="preserve"> </w:t>
      </w:r>
      <w:r w:rsidR="00567795">
        <w:rPr>
          <w:rFonts w:cs="Times New Roman" w:hint="cs"/>
          <w:rtl/>
        </w:rPr>
        <w:t xml:space="preserve">ובעייתי </w:t>
      </w:r>
      <w:r w:rsidR="00C74A6C">
        <w:rPr>
          <w:rFonts w:cs="Times New Roman" w:hint="cs"/>
          <w:rtl/>
        </w:rPr>
        <w:t>ודורש טיפול</w:t>
      </w:r>
      <w:bookmarkEnd w:id="369"/>
      <w:r w:rsidR="0001170B" w:rsidRPr="00A90CDC">
        <w:rPr>
          <w:rFonts w:cs="Times New Roman"/>
          <w:rtl/>
        </w:rPr>
        <w:t>.</w:t>
      </w:r>
      <w:r w:rsidR="009E5969" w:rsidRPr="00A90CDC">
        <w:rPr>
          <w:rFonts w:cs="Times New Roman"/>
          <w:rtl/>
        </w:rPr>
        <w:t xml:space="preserve"> </w:t>
      </w:r>
      <w:r w:rsidR="00CA6DE7" w:rsidRPr="00A90CDC">
        <w:rPr>
          <w:rFonts w:hint="eastAsia"/>
          <w:rtl/>
        </w:rPr>
        <w:t>ארקדי</w:t>
      </w:r>
      <w:r w:rsidR="00CA6DE7" w:rsidRPr="00A90CDC">
        <w:rPr>
          <w:rtl/>
        </w:rPr>
        <w:t xml:space="preserve"> נראה </w:t>
      </w:r>
      <w:r w:rsidRPr="00A90CDC">
        <w:rPr>
          <w:rFonts w:hint="eastAsia"/>
          <w:rtl/>
        </w:rPr>
        <w:t>בעיניה</w:t>
      </w:r>
      <w:r w:rsidR="00CA6DE7" w:rsidRPr="00A90CDC">
        <w:rPr>
          <w:rtl/>
        </w:rPr>
        <w:t xml:space="preserve"> כמו מישהו שהכירה, או </w:t>
      </w:r>
      <w:r w:rsidR="00EB7904" w:rsidRPr="00A90CDC">
        <w:rPr>
          <w:rFonts w:hint="eastAsia"/>
          <w:rtl/>
        </w:rPr>
        <w:t>כ</w:t>
      </w:r>
      <w:r w:rsidR="00CA6DE7" w:rsidRPr="00A90CDC">
        <w:rPr>
          <w:rFonts w:hint="eastAsia"/>
          <w:rtl/>
        </w:rPr>
        <w:t>מישהו</w:t>
      </w:r>
      <w:r w:rsidR="00CA6DE7" w:rsidRPr="00A90CDC">
        <w:rPr>
          <w:rtl/>
        </w:rPr>
        <w:t xml:space="preserve"> שרצתה להכיר. </w:t>
      </w:r>
      <w:r w:rsidR="00EB7904" w:rsidRPr="00A90CDC">
        <w:rPr>
          <w:rFonts w:hint="eastAsia"/>
          <w:rtl/>
        </w:rPr>
        <w:t>ו</w:t>
      </w:r>
      <w:r w:rsidR="00CA6DE7" w:rsidRPr="00A90CDC">
        <w:rPr>
          <w:rFonts w:hint="eastAsia"/>
          <w:rtl/>
        </w:rPr>
        <w:t>ב</w:t>
      </w:r>
      <w:r w:rsidR="00820298" w:rsidRPr="00A90CDC">
        <w:rPr>
          <w:rFonts w:cs="Times New Roman" w:hint="eastAsia"/>
          <w:rtl/>
        </w:rPr>
        <w:t>ר</w:t>
      </w:r>
      <w:r w:rsidR="00CA6DE7" w:rsidRPr="00A90CDC">
        <w:rPr>
          <w:rFonts w:cs="Times New Roman"/>
          <w:rtl/>
        </w:rPr>
        <w:t>גע שעיניה נחו על</w:t>
      </w:r>
      <w:r w:rsidR="0001170B" w:rsidRPr="00A90CDC">
        <w:rPr>
          <w:rFonts w:cs="Times New Roman" w:hint="eastAsia"/>
          <w:rtl/>
        </w:rPr>
        <w:t>יו</w:t>
      </w:r>
      <w:r w:rsidR="00CA6DE7" w:rsidRPr="00A90CDC">
        <w:rPr>
          <w:rFonts w:cs="Times New Roman"/>
          <w:rtl/>
        </w:rPr>
        <w:t xml:space="preserve"> היא ידעה</w:t>
      </w:r>
      <w:r w:rsidR="00195383">
        <w:rPr>
          <w:rFonts w:cs="Times New Roman" w:hint="cs"/>
          <w:rtl/>
        </w:rPr>
        <w:t>,</w:t>
      </w:r>
      <w:r w:rsidR="00CA6DE7" w:rsidRPr="00A90CDC">
        <w:rPr>
          <w:rFonts w:cs="Times New Roman"/>
          <w:rtl/>
        </w:rPr>
        <w:t xml:space="preserve"> לנער </w:t>
      </w:r>
      <w:r w:rsidR="00A02E36">
        <w:rPr>
          <w:rFonts w:cs="Times New Roman" w:hint="cs"/>
          <w:rtl/>
        </w:rPr>
        <w:t>ה</w:t>
      </w:r>
      <w:r w:rsidR="00CA6DE7" w:rsidRPr="00A90CDC">
        <w:rPr>
          <w:rFonts w:cs="Times New Roman"/>
          <w:rtl/>
        </w:rPr>
        <w:t xml:space="preserve">זה </w:t>
      </w:r>
      <w:r w:rsidR="00F70ADA" w:rsidRPr="00A90CDC">
        <w:rPr>
          <w:rFonts w:cs="Times New Roman" w:hint="eastAsia"/>
          <w:rtl/>
        </w:rPr>
        <w:t>לא</w:t>
      </w:r>
      <w:r w:rsidR="00F70ADA" w:rsidRPr="00A90CDC">
        <w:rPr>
          <w:rFonts w:cs="Times New Roman"/>
          <w:rtl/>
        </w:rPr>
        <w:t xml:space="preserve"> </w:t>
      </w:r>
      <w:r w:rsidR="00F70ADA" w:rsidRPr="00A90CDC">
        <w:rPr>
          <w:rFonts w:cs="Times New Roman" w:hint="eastAsia"/>
          <w:rtl/>
        </w:rPr>
        <w:t>היו</w:t>
      </w:r>
      <w:r w:rsidR="00CA6DE7" w:rsidRPr="00A90CDC">
        <w:rPr>
          <w:rFonts w:cs="Times New Roman"/>
          <w:rtl/>
        </w:rPr>
        <w:t xml:space="preserve"> </w:t>
      </w:r>
      <w:r w:rsidR="00A32627" w:rsidRPr="00A90CDC">
        <w:rPr>
          <w:rFonts w:cs="Times New Roman" w:hint="eastAsia"/>
          <w:rtl/>
        </w:rPr>
        <w:t>שום</w:t>
      </w:r>
      <w:r w:rsidR="00A32627" w:rsidRPr="00A90CDC">
        <w:rPr>
          <w:rFonts w:cs="Times New Roman"/>
          <w:rtl/>
        </w:rPr>
        <w:t xml:space="preserve"> </w:t>
      </w:r>
      <w:r w:rsidR="00CA6DE7" w:rsidRPr="00A90CDC">
        <w:rPr>
          <w:rFonts w:cs="Times New Roman"/>
          <w:rtl/>
        </w:rPr>
        <w:t xml:space="preserve">בעיות לימודיות, אולי הוא לא </w:t>
      </w:r>
      <w:r w:rsidR="00A32627" w:rsidRPr="00A90CDC">
        <w:rPr>
          <w:rFonts w:cs="Times New Roman" w:hint="eastAsia"/>
          <w:rtl/>
        </w:rPr>
        <w:t>מ</w:t>
      </w:r>
      <w:r w:rsidR="00CA6DE7" w:rsidRPr="00A90CDC">
        <w:rPr>
          <w:rFonts w:cs="Times New Roman"/>
          <w:rtl/>
        </w:rPr>
        <w:t>חבר</w:t>
      </w:r>
      <w:r w:rsidR="00A32627" w:rsidRPr="00A90CDC">
        <w:rPr>
          <w:rFonts w:cs="Times New Roman" w:hint="eastAsia"/>
          <w:rtl/>
        </w:rPr>
        <w:t>יו</w:t>
      </w:r>
      <w:r w:rsidR="00A32627" w:rsidRPr="00A90CDC">
        <w:rPr>
          <w:rFonts w:cs="Times New Roman"/>
          <w:rtl/>
        </w:rPr>
        <w:t xml:space="preserve"> </w:t>
      </w:r>
      <w:r w:rsidR="00A32627" w:rsidRPr="00A90CDC">
        <w:rPr>
          <w:rFonts w:cs="Times New Roman" w:hint="eastAsia"/>
          <w:rtl/>
        </w:rPr>
        <w:t>ו</w:t>
      </w:r>
      <w:r w:rsidR="00BD54A8">
        <w:rPr>
          <w:rFonts w:cs="Times New Roman" w:hint="cs"/>
          <w:rtl/>
        </w:rPr>
        <w:t>מ</w:t>
      </w:r>
      <w:r w:rsidR="00A32627" w:rsidRPr="00A90CDC">
        <w:rPr>
          <w:rFonts w:cs="Times New Roman" w:hint="eastAsia"/>
          <w:rtl/>
        </w:rPr>
        <w:t>מיודעיו</w:t>
      </w:r>
      <w:r w:rsidR="00CA6DE7" w:rsidRPr="00A90CDC">
        <w:rPr>
          <w:rFonts w:cs="Times New Roman"/>
          <w:rtl/>
        </w:rPr>
        <w:t xml:space="preserve"> של אלכס אב</w:t>
      </w:r>
      <w:r w:rsidR="00CA6DE7" w:rsidRPr="00A90CDC">
        <w:rPr>
          <w:rFonts w:cs="Times New Roman" w:hint="eastAsia"/>
          <w:rtl/>
        </w:rPr>
        <w:t>ל</w:t>
      </w:r>
      <w:r w:rsidR="00CA6DE7" w:rsidRPr="00A90CDC">
        <w:rPr>
          <w:rFonts w:cs="Times New Roman"/>
          <w:rtl/>
        </w:rPr>
        <w:t xml:space="preserve"> הלו</w:t>
      </w:r>
      <w:r w:rsidR="00195383">
        <w:rPr>
          <w:rFonts w:cs="Times New Roman" w:hint="cs"/>
          <w:rtl/>
        </w:rPr>
        <w:t>ו</w:t>
      </w:r>
      <w:r w:rsidR="00CA6DE7" w:rsidRPr="00A90CDC">
        <w:rPr>
          <w:rFonts w:cs="Times New Roman"/>
          <w:rtl/>
        </w:rPr>
        <w:t xml:space="preserve">אי </w:t>
      </w:r>
      <w:r w:rsidR="004F6F5F">
        <w:rPr>
          <w:rFonts w:cs="Times New Roman" w:hint="cs"/>
          <w:rtl/>
        </w:rPr>
        <w:t>ש</w:t>
      </w:r>
      <w:r w:rsidR="00CA6DE7" w:rsidRPr="00A90CDC">
        <w:rPr>
          <w:rFonts w:cs="Times New Roman"/>
          <w:rtl/>
        </w:rPr>
        <w:t>היה.</w:t>
      </w:r>
      <w:r w:rsidR="00935188" w:rsidRPr="004F6F5F">
        <w:rPr>
          <w:rFonts w:cs="Times New Roman"/>
          <w:color w:val="A6A6A6" w:themeColor="background1" w:themeShade="A6"/>
          <w:rtl/>
        </w:rPr>
        <w:t xml:space="preserve"> </w:t>
      </w:r>
      <w:r w:rsidR="00195383" w:rsidRPr="004F6F5F">
        <w:rPr>
          <w:rFonts w:cs="Times New Roman" w:hint="cs"/>
          <w:color w:val="A6A6A6" w:themeColor="background1" w:themeShade="A6"/>
          <w:rtl/>
        </w:rPr>
        <w:t>[</w:t>
      </w:r>
      <w:r w:rsidR="00EB7904" w:rsidRPr="004F6F5F">
        <w:rPr>
          <w:rFonts w:cs="Times New Roman" w:hint="eastAsia"/>
          <w:color w:val="A6A6A6" w:themeColor="background1" w:themeShade="A6"/>
          <w:rtl/>
        </w:rPr>
        <w:t>לא</w:t>
      </w:r>
      <w:r w:rsidR="00EB7904" w:rsidRPr="004F6F5F">
        <w:rPr>
          <w:rFonts w:cs="Times New Roman"/>
          <w:color w:val="A6A6A6" w:themeColor="background1" w:themeShade="A6"/>
          <w:rtl/>
        </w:rPr>
        <w:t xml:space="preserve"> שהשלתה את עצמה – נער שכמותו לא יהיה לו דבר וחצי דבר במשותף עם אלכס ובוודאי שלא ירצה בחברתו. אבל לנסות מותר</w:t>
      </w:r>
      <w:r w:rsidR="0001170B" w:rsidRPr="004F6F5F">
        <w:rPr>
          <w:rFonts w:cs="Times New Roman"/>
          <w:color w:val="A6A6A6" w:themeColor="background1" w:themeShade="A6"/>
          <w:rtl/>
        </w:rPr>
        <w:t>,</w:t>
      </w:r>
      <w:r w:rsidR="00EB7904" w:rsidRPr="004F6F5F">
        <w:rPr>
          <w:rFonts w:cs="Times New Roman"/>
          <w:color w:val="A6A6A6" w:themeColor="background1" w:themeShade="A6"/>
          <w:rtl/>
        </w:rPr>
        <w:t xml:space="preserve"> גם </w:t>
      </w:r>
      <w:r w:rsidR="0001170B" w:rsidRPr="004F6F5F">
        <w:rPr>
          <w:rFonts w:cs="Times New Roman" w:hint="eastAsia"/>
          <w:color w:val="A6A6A6" w:themeColor="background1" w:themeShade="A6"/>
          <w:rtl/>
        </w:rPr>
        <w:t>במחיר</w:t>
      </w:r>
      <w:r w:rsidR="0001170B" w:rsidRPr="004F6F5F">
        <w:rPr>
          <w:rFonts w:cs="Times New Roman"/>
          <w:color w:val="A6A6A6" w:themeColor="background1" w:themeShade="A6"/>
          <w:rtl/>
        </w:rPr>
        <w:t xml:space="preserve"> </w:t>
      </w:r>
      <w:r w:rsidR="0001170B" w:rsidRPr="004F6F5F">
        <w:rPr>
          <w:rFonts w:cs="Times New Roman" w:hint="eastAsia"/>
          <w:color w:val="A6A6A6" w:themeColor="background1" w:themeShade="A6"/>
          <w:rtl/>
        </w:rPr>
        <w:t>הפעוט</w:t>
      </w:r>
      <w:r w:rsidR="0001170B" w:rsidRPr="004F6F5F">
        <w:rPr>
          <w:rFonts w:cs="Times New Roman"/>
          <w:color w:val="A6A6A6" w:themeColor="background1" w:themeShade="A6"/>
          <w:rtl/>
        </w:rPr>
        <w:t xml:space="preserve"> </w:t>
      </w:r>
      <w:r w:rsidR="0001170B" w:rsidRPr="004F6F5F">
        <w:rPr>
          <w:rFonts w:cs="Times New Roman" w:hint="eastAsia"/>
          <w:color w:val="A6A6A6" w:themeColor="background1" w:themeShade="A6"/>
          <w:rtl/>
        </w:rPr>
        <w:t>של</w:t>
      </w:r>
      <w:r w:rsidR="0001170B" w:rsidRPr="004F6F5F">
        <w:rPr>
          <w:rFonts w:cs="Times New Roman"/>
          <w:color w:val="A6A6A6" w:themeColor="background1" w:themeShade="A6"/>
          <w:rtl/>
        </w:rPr>
        <w:t xml:space="preserve"> </w:t>
      </w:r>
      <w:r w:rsidR="0001170B" w:rsidRPr="004F6F5F">
        <w:rPr>
          <w:rFonts w:cs="Times New Roman" w:hint="eastAsia"/>
          <w:color w:val="A6A6A6" w:themeColor="background1" w:themeShade="A6"/>
          <w:rtl/>
        </w:rPr>
        <w:t>העמדת</w:t>
      </w:r>
      <w:r w:rsidR="0001170B" w:rsidRPr="004F6F5F">
        <w:rPr>
          <w:rFonts w:cs="Times New Roman"/>
          <w:color w:val="A6A6A6" w:themeColor="background1" w:themeShade="A6"/>
          <w:rtl/>
        </w:rPr>
        <w:t xml:space="preserve"> </w:t>
      </w:r>
      <w:r w:rsidR="0001170B" w:rsidRPr="004F6F5F">
        <w:rPr>
          <w:rFonts w:cs="Times New Roman" w:hint="eastAsia"/>
          <w:color w:val="A6A6A6" w:themeColor="background1" w:themeShade="A6"/>
          <w:rtl/>
        </w:rPr>
        <w:t>בנה</w:t>
      </w:r>
      <w:r w:rsidR="0001170B" w:rsidRPr="004F6F5F">
        <w:rPr>
          <w:rFonts w:cs="Times New Roman"/>
          <w:color w:val="A6A6A6" w:themeColor="background1" w:themeShade="A6"/>
          <w:rtl/>
        </w:rPr>
        <w:t xml:space="preserve"> </w:t>
      </w:r>
      <w:r w:rsidR="0001170B" w:rsidRPr="004F6F5F">
        <w:rPr>
          <w:rFonts w:cs="Times New Roman" w:hint="eastAsia"/>
          <w:color w:val="A6A6A6" w:themeColor="background1" w:themeShade="A6"/>
          <w:rtl/>
        </w:rPr>
        <w:t>במצב</w:t>
      </w:r>
      <w:r w:rsidR="0001170B" w:rsidRPr="004F6F5F">
        <w:rPr>
          <w:rFonts w:cs="Times New Roman"/>
          <w:color w:val="A6A6A6" w:themeColor="background1" w:themeShade="A6"/>
          <w:rtl/>
        </w:rPr>
        <w:t xml:space="preserve"> </w:t>
      </w:r>
      <w:r w:rsidR="0001170B" w:rsidRPr="004F6F5F">
        <w:rPr>
          <w:rFonts w:cs="Times New Roman" w:hint="eastAsia"/>
          <w:color w:val="A6A6A6" w:themeColor="background1" w:themeShade="A6"/>
          <w:rtl/>
        </w:rPr>
        <w:t>מ</w:t>
      </w:r>
      <w:r w:rsidR="00EB7904" w:rsidRPr="004F6F5F">
        <w:rPr>
          <w:rFonts w:cs="Times New Roman" w:hint="eastAsia"/>
          <w:color w:val="A6A6A6" w:themeColor="background1" w:themeShade="A6"/>
          <w:rtl/>
        </w:rPr>
        <w:t>ביך</w:t>
      </w:r>
      <w:r w:rsidR="0001170B" w:rsidRPr="004F6F5F">
        <w:rPr>
          <w:rFonts w:cs="Times New Roman"/>
          <w:color w:val="A6A6A6" w:themeColor="background1" w:themeShade="A6"/>
          <w:rtl/>
        </w:rPr>
        <w:t>.</w:t>
      </w:r>
      <w:r w:rsidR="00195383" w:rsidRPr="004F6F5F">
        <w:rPr>
          <w:rFonts w:cs="Times New Roman" w:hint="cs"/>
          <w:color w:val="A6A6A6" w:themeColor="background1" w:themeShade="A6"/>
          <w:rtl/>
        </w:rPr>
        <w:t>]</w:t>
      </w:r>
      <w:r w:rsidR="0062768F" w:rsidRPr="004F6F5F">
        <w:rPr>
          <w:rFonts w:cs="Times New Roman" w:hint="cs"/>
          <w:color w:val="A6A6A6" w:themeColor="background1" w:themeShade="A6"/>
          <w:rtl/>
        </w:rPr>
        <w:t xml:space="preserve"> </w:t>
      </w:r>
    </w:p>
    <w:p w14:paraId="46A76BFA" w14:textId="2900D734" w:rsidR="00A02E36" w:rsidRDefault="00195383" w:rsidP="00EB7904">
      <w:pPr>
        <w:rPr>
          <w:rFonts w:cs="Times New Roman"/>
          <w:rtl/>
        </w:rPr>
      </w:pPr>
      <w:r>
        <w:rPr>
          <w:rFonts w:cs="Times New Roman" w:hint="cs"/>
          <w:rtl/>
        </w:rPr>
        <w:t>"</w:t>
      </w:r>
      <w:r w:rsidR="009E5969" w:rsidRPr="00A90CDC">
        <w:rPr>
          <w:rFonts w:cs="Times New Roman"/>
          <w:rtl/>
        </w:rPr>
        <w:t>אתה חבר של אלכס?</w:t>
      </w:r>
      <w:r>
        <w:rPr>
          <w:rFonts w:cs="Times New Roman" w:hint="cs"/>
          <w:rtl/>
        </w:rPr>
        <w:t>"</w:t>
      </w:r>
      <w:r w:rsidR="009E5969" w:rsidRPr="00A90CDC">
        <w:rPr>
          <w:rFonts w:cs="Times New Roman"/>
          <w:rtl/>
        </w:rPr>
        <w:t xml:space="preserve"> היא אמרה לו בקול שקט וחד, אמרה יותר מאשר שאלה, </w:t>
      </w:r>
      <w:r w:rsidR="00EB7904" w:rsidRPr="00A90CDC">
        <w:rPr>
          <w:rFonts w:cs="Times New Roman" w:hint="eastAsia"/>
          <w:rtl/>
        </w:rPr>
        <w:t>ונעצה</w:t>
      </w:r>
      <w:r w:rsidR="00EB7904" w:rsidRPr="00A90CDC">
        <w:rPr>
          <w:rFonts w:cs="Times New Roman"/>
          <w:rtl/>
        </w:rPr>
        <w:t xml:space="preserve"> </w:t>
      </w:r>
      <w:r w:rsidR="00EB7904" w:rsidRPr="00A90CDC">
        <w:rPr>
          <w:rFonts w:cs="Times New Roman" w:hint="eastAsia"/>
          <w:rtl/>
        </w:rPr>
        <w:t>בו</w:t>
      </w:r>
      <w:r w:rsidR="00EB7904" w:rsidRPr="00A90CDC">
        <w:rPr>
          <w:rFonts w:cs="Times New Roman"/>
          <w:rtl/>
        </w:rPr>
        <w:t xml:space="preserve"> </w:t>
      </w:r>
      <w:r w:rsidR="00EB7904" w:rsidRPr="00A90CDC">
        <w:rPr>
          <w:rFonts w:cs="Times New Roman" w:hint="eastAsia"/>
          <w:rtl/>
        </w:rPr>
        <w:t>את</w:t>
      </w:r>
      <w:r w:rsidR="00EB7904" w:rsidRPr="00A90CDC">
        <w:rPr>
          <w:rFonts w:cs="Times New Roman"/>
          <w:rtl/>
        </w:rPr>
        <w:t xml:space="preserve"> </w:t>
      </w:r>
      <w:r w:rsidR="00EB7904" w:rsidRPr="00A90CDC">
        <w:rPr>
          <w:rFonts w:cs="Times New Roman" w:hint="eastAsia"/>
          <w:rtl/>
        </w:rPr>
        <w:t>עיניה</w:t>
      </w:r>
      <w:r w:rsidR="004F6F5F">
        <w:rPr>
          <w:rFonts w:cs="Times New Roman" w:hint="cs"/>
          <w:rtl/>
        </w:rPr>
        <w:t>,</w:t>
      </w:r>
      <w:r w:rsidR="00EB7904" w:rsidRPr="00A90CDC">
        <w:rPr>
          <w:rFonts w:cs="Times New Roman"/>
          <w:rtl/>
        </w:rPr>
        <w:t xml:space="preserve"> </w:t>
      </w:r>
      <w:r w:rsidR="00EB7904" w:rsidRPr="00A90CDC">
        <w:rPr>
          <w:rFonts w:cs="Times New Roman" w:hint="eastAsia"/>
          <w:rtl/>
        </w:rPr>
        <w:t>שהיו</w:t>
      </w:r>
      <w:r w:rsidR="00EB7904" w:rsidRPr="00A90CDC">
        <w:rPr>
          <w:rFonts w:cs="Times New Roman"/>
          <w:rtl/>
        </w:rPr>
        <w:t xml:space="preserve"> </w:t>
      </w:r>
      <w:r w:rsidR="00EB7904" w:rsidRPr="00A90CDC">
        <w:rPr>
          <w:rFonts w:cs="Times New Roman" w:hint="eastAsia"/>
          <w:rtl/>
        </w:rPr>
        <w:t>בגוון</w:t>
      </w:r>
      <w:r w:rsidR="00EB7904" w:rsidRPr="00A90CDC">
        <w:rPr>
          <w:rFonts w:cs="Times New Roman"/>
          <w:rtl/>
        </w:rPr>
        <w:t xml:space="preserve"> </w:t>
      </w:r>
      <w:r w:rsidR="00EB7904" w:rsidRPr="00A90CDC">
        <w:rPr>
          <w:rFonts w:cs="Times New Roman" w:hint="eastAsia"/>
          <w:rtl/>
        </w:rPr>
        <w:t>כמעט</w:t>
      </w:r>
      <w:r w:rsidR="00EB7904" w:rsidRPr="00A90CDC">
        <w:rPr>
          <w:rFonts w:cs="Times New Roman"/>
          <w:rtl/>
        </w:rPr>
        <w:t xml:space="preserve"> </w:t>
      </w:r>
      <w:r w:rsidR="00EB7904" w:rsidRPr="00A90CDC">
        <w:rPr>
          <w:rFonts w:cs="Times New Roman" w:hint="eastAsia"/>
          <w:rtl/>
        </w:rPr>
        <w:t>זהה</w:t>
      </w:r>
      <w:r w:rsidR="00EB7904" w:rsidRPr="00A90CDC">
        <w:rPr>
          <w:rFonts w:cs="Times New Roman"/>
          <w:rtl/>
        </w:rPr>
        <w:t xml:space="preserve"> </w:t>
      </w:r>
      <w:r w:rsidR="00EB7904" w:rsidRPr="00A90CDC">
        <w:rPr>
          <w:rFonts w:cs="Times New Roman" w:hint="eastAsia"/>
          <w:rtl/>
        </w:rPr>
        <w:t>לשל</w:t>
      </w:r>
      <w:r w:rsidR="00EB7904" w:rsidRPr="00A90CDC">
        <w:rPr>
          <w:rFonts w:cs="Times New Roman"/>
          <w:rtl/>
        </w:rPr>
        <w:t xml:space="preserve"> </w:t>
      </w:r>
      <w:r w:rsidR="00EB7904" w:rsidRPr="00A90CDC">
        <w:rPr>
          <w:rFonts w:cs="Times New Roman" w:hint="eastAsia"/>
          <w:rtl/>
        </w:rPr>
        <w:t>אלכס</w:t>
      </w:r>
      <w:r w:rsidR="00EB7904" w:rsidRPr="00A90CDC">
        <w:rPr>
          <w:rFonts w:cs="Times New Roman"/>
          <w:rtl/>
        </w:rPr>
        <w:t xml:space="preserve"> </w:t>
      </w:r>
      <w:r w:rsidR="00EB7904" w:rsidRPr="00A90CDC">
        <w:rPr>
          <w:rFonts w:cs="Times New Roman" w:hint="eastAsia"/>
          <w:rtl/>
        </w:rPr>
        <w:t>אלא</w:t>
      </w:r>
      <w:r w:rsidR="00EB7904" w:rsidRPr="00A90CDC">
        <w:rPr>
          <w:rFonts w:cs="Times New Roman"/>
          <w:rtl/>
        </w:rPr>
        <w:t xml:space="preserve"> </w:t>
      </w:r>
      <w:r w:rsidR="00EB7904" w:rsidRPr="00A90CDC">
        <w:rPr>
          <w:rFonts w:cs="Times New Roman" w:hint="eastAsia"/>
          <w:rtl/>
        </w:rPr>
        <w:t>שהעבירו</w:t>
      </w:r>
      <w:r w:rsidR="00EB7904" w:rsidRPr="00A90CDC">
        <w:rPr>
          <w:rFonts w:cs="Times New Roman"/>
          <w:rtl/>
        </w:rPr>
        <w:t xml:space="preserve"> </w:t>
      </w:r>
      <w:r w:rsidR="00EB7904" w:rsidRPr="00A90CDC">
        <w:rPr>
          <w:rFonts w:cs="Times New Roman" w:hint="eastAsia"/>
          <w:rtl/>
        </w:rPr>
        <w:t>בגוו</w:t>
      </w:r>
      <w:r w:rsidR="00EB7904" w:rsidRPr="00A90CDC">
        <w:rPr>
          <w:rFonts w:cs="Times New Roman"/>
          <w:rtl/>
        </w:rPr>
        <w:t xml:space="preserve"> </w:t>
      </w:r>
      <w:r w:rsidR="00EB7904" w:rsidRPr="00A90CDC">
        <w:rPr>
          <w:rFonts w:cs="Times New Roman" w:hint="eastAsia"/>
          <w:rtl/>
        </w:rPr>
        <w:t>צינה</w:t>
      </w:r>
      <w:bookmarkStart w:id="370" w:name="_Hlk529043659"/>
      <w:r w:rsidR="00C74A6C">
        <w:rPr>
          <w:rFonts w:cs="Times New Roman" w:hint="cs"/>
          <w:rtl/>
        </w:rPr>
        <w:t>.</w:t>
      </w:r>
      <w:r w:rsidR="00C74A6C" w:rsidRPr="00C74A6C">
        <w:rPr>
          <w:rFonts w:cs="Times New Roman" w:hint="cs"/>
          <w:rtl/>
        </w:rPr>
        <w:t xml:space="preserve"> </w:t>
      </w:r>
    </w:p>
    <w:p w14:paraId="48D14268" w14:textId="4C6195F6" w:rsidR="009E5969" w:rsidRPr="00A90CDC" w:rsidRDefault="00C74A6C" w:rsidP="00EB7904">
      <w:pPr>
        <w:rPr>
          <w:rFonts w:cs="Times New Roman"/>
          <w:rtl/>
        </w:rPr>
      </w:pPr>
      <w:r>
        <w:rPr>
          <w:rFonts w:cs="Times New Roman" w:hint="cs"/>
          <w:rtl/>
        </w:rPr>
        <w:t>פרחי מבוכה נפרשו בלחייו, כתמים אדומים שהוסיפו לפניו רוב חן,</w:t>
      </w:r>
      <w:r w:rsidR="00EB7904" w:rsidRPr="00A90CDC">
        <w:rPr>
          <w:rFonts w:cs="Times New Roman"/>
          <w:rtl/>
        </w:rPr>
        <w:t xml:space="preserve"> </w:t>
      </w:r>
      <w:r w:rsidR="009E5969" w:rsidRPr="00A90CDC">
        <w:rPr>
          <w:rFonts w:cs="Times New Roman"/>
          <w:rtl/>
        </w:rPr>
        <w:t>והוא ניסה ל</w:t>
      </w:r>
      <w:r>
        <w:rPr>
          <w:rFonts w:cs="Times New Roman" w:hint="cs"/>
          <w:rtl/>
        </w:rPr>
        <w:t>השיב על שאלתה</w:t>
      </w:r>
      <w:r w:rsidR="009E5969" w:rsidRPr="00A90CDC">
        <w:rPr>
          <w:rFonts w:cs="Times New Roman"/>
          <w:rtl/>
        </w:rPr>
        <w:t xml:space="preserve"> </w:t>
      </w:r>
      <w:bookmarkEnd w:id="370"/>
      <w:r w:rsidR="009E5969" w:rsidRPr="00A90CDC">
        <w:rPr>
          <w:rFonts w:cs="Times New Roman"/>
          <w:rtl/>
        </w:rPr>
        <w:t>ו</w:t>
      </w:r>
      <w:r w:rsidR="00672423" w:rsidRPr="00A90CDC">
        <w:rPr>
          <w:rFonts w:cs="Times New Roman"/>
          <w:rtl/>
        </w:rPr>
        <w:t>התבלבל</w:t>
      </w:r>
      <w:r w:rsidR="00672423">
        <w:rPr>
          <w:rFonts w:cs="Times New Roman" w:hint="cs"/>
          <w:rtl/>
        </w:rPr>
        <w:t>,</w:t>
      </w:r>
      <w:r w:rsidR="009E5969" w:rsidRPr="00A90CDC">
        <w:rPr>
          <w:rFonts w:cs="Times New Roman"/>
          <w:rtl/>
        </w:rPr>
        <w:t xml:space="preserve"> כי </w:t>
      </w:r>
      <w:r w:rsidR="006E5AC6" w:rsidRPr="00A90CDC">
        <w:rPr>
          <w:rFonts w:cs="Times New Roman" w:hint="eastAsia"/>
          <w:rtl/>
        </w:rPr>
        <w:t>ז</w:t>
      </w:r>
      <w:r w:rsidR="009E5969" w:rsidRPr="00A90CDC">
        <w:rPr>
          <w:rFonts w:cs="Times New Roman"/>
          <w:rtl/>
        </w:rPr>
        <w:t xml:space="preserve">את </w:t>
      </w:r>
      <w:r w:rsidR="001C5A04">
        <w:rPr>
          <w:rFonts w:cs="Times New Roman"/>
          <w:rtl/>
        </w:rPr>
        <w:t>הייתה</w:t>
      </w:r>
      <w:r w:rsidR="009E5969" w:rsidRPr="00A90CDC">
        <w:rPr>
          <w:rFonts w:cs="Times New Roman"/>
          <w:rtl/>
        </w:rPr>
        <w:t xml:space="preserve"> השאלה היחידה ש</w:t>
      </w:r>
      <w:r w:rsidR="0001170B" w:rsidRPr="00A90CDC">
        <w:rPr>
          <w:rFonts w:cs="Times New Roman" w:hint="eastAsia"/>
          <w:rtl/>
        </w:rPr>
        <w:t>עליה</w:t>
      </w:r>
      <w:r w:rsidR="0001170B" w:rsidRPr="00A90CDC">
        <w:rPr>
          <w:rFonts w:cs="Times New Roman"/>
          <w:rtl/>
        </w:rPr>
        <w:t xml:space="preserve"> </w:t>
      </w:r>
      <w:r w:rsidR="009E5969" w:rsidRPr="00A90CDC">
        <w:rPr>
          <w:rFonts w:cs="Times New Roman"/>
          <w:rtl/>
        </w:rPr>
        <w:t xml:space="preserve">לא היה מסוגל לענות בשום פנים </w:t>
      </w:r>
      <w:r w:rsidR="008A6090">
        <w:rPr>
          <w:rFonts w:cs="Times New Roman" w:hint="cs"/>
          <w:rtl/>
        </w:rPr>
        <w:t xml:space="preserve">ואופן </w:t>
      </w:r>
      <w:r w:rsidR="009E5969" w:rsidRPr="00A90CDC">
        <w:rPr>
          <w:rFonts w:cs="Times New Roman"/>
          <w:rtl/>
        </w:rPr>
        <w:t>בשלב זה של חייו. בנסותו ל</w:t>
      </w:r>
      <w:r>
        <w:rPr>
          <w:rFonts w:cs="Times New Roman" w:hint="cs"/>
          <w:rtl/>
        </w:rPr>
        <w:t xml:space="preserve">ומר </w:t>
      </w:r>
      <w:r w:rsidR="008A6090" w:rsidRPr="008A6090">
        <w:rPr>
          <w:rFonts w:cs="Times New Roman"/>
          <w:rtl/>
        </w:rPr>
        <w:t>דבר</w:t>
      </w:r>
      <w:r w:rsidR="004F6F5F">
        <w:rPr>
          <w:rFonts w:cs="Times New Roman" w:hint="cs"/>
          <w:rtl/>
        </w:rPr>
        <w:t xml:space="preserve"> </w:t>
      </w:r>
      <w:r w:rsidR="008A6090" w:rsidRPr="008A6090">
        <w:rPr>
          <w:rFonts w:cs="Times New Roman"/>
          <w:rtl/>
        </w:rPr>
        <w:t>מה</w:t>
      </w:r>
      <w:r w:rsidR="008A6090">
        <w:rPr>
          <w:rFonts w:cs="Times New Roman" w:hint="cs"/>
          <w:rtl/>
        </w:rPr>
        <w:t xml:space="preserve"> </w:t>
      </w:r>
      <w:r w:rsidR="009E5969" w:rsidRPr="00A90CDC">
        <w:rPr>
          <w:rFonts w:cs="Times New Roman"/>
          <w:rtl/>
        </w:rPr>
        <w:t>השתרבב</w:t>
      </w:r>
      <w:r w:rsidR="00A32627" w:rsidRPr="00A90CDC">
        <w:rPr>
          <w:rFonts w:cs="Times New Roman"/>
          <w:rtl/>
        </w:rPr>
        <w:t xml:space="preserve"> </w:t>
      </w:r>
      <w:r w:rsidR="009E5969" w:rsidRPr="00A90CDC">
        <w:rPr>
          <w:rFonts w:cs="Times New Roman"/>
          <w:rtl/>
        </w:rPr>
        <w:t xml:space="preserve">מבטא רוסי </w:t>
      </w:r>
      <w:r w:rsidR="008A6090" w:rsidRPr="00A90CDC">
        <w:rPr>
          <w:rFonts w:cs="Times New Roman"/>
          <w:rtl/>
        </w:rPr>
        <w:t xml:space="preserve">למלמוליו </w:t>
      </w:r>
      <w:r w:rsidR="00CA6DE7" w:rsidRPr="00A90CDC">
        <w:rPr>
          <w:rFonts w:cs="Times New Roman"/>
          <w:rtl/>
        </w:rPr>
        <w:t>[</w:t>
      </w:r>
      <w:r w:rsidR="009E5969" w:rsidRPr="00A90CDC">
        <w:t>unmistakable</w:t>
      </w:r>
      <w:r w:rsidR="00CA6DE7" w:rsidRPr="00A90CDC">
        <w:rPr>
          <w:rtl/>
        </w:rPr>
        <w:t xml:space="preserve"> </w:t>
      </w:r>
      <w:r w:rsidR="00CA6DE7" w:rsidRPr="00A90CDC">
        <w:rPr>
          <w:rFonts w:hint="eastAsia"/>
          <w:rtl/>
        </w:rPr>
        <w:t>ש</w:t>
      </w:r>
      <w:r w:rsidR="00A32627" w:rsidRPr="00A90CDC">
        <w:rPr>
          <w:rFonts w:hint="eastAsia"/>
          <w:rtl/>
        </w:rPr>
        <w:t>אין</w:t>
      </w:r>
      <w:r w:rsidR="00CA6DE7" w:rsidRPr="00A90CDC">
        <w:rPr>
          <w:rtl/>
        </w:rPr>
        <w:t xml:space="preserve"> לטעות בו</w:t>
      </w:r>
      <w:r w:rsidR="00195383">
        <w:rPr>
          <w:rFonts w:hint="cs"/>
          <w:rtl/>
        </w:rPr>
        <w:t>]</w:t>
      </w:r>
      <w:r w:rsidR="009E5969" w:rsidRPr="00A90CDC">
        <w:rPr>
          <w:rFonts w:cs="Times New Roman"/>
          <w:rtl/>
        </w:rPr>
        <w:t xml:space="preserve">, ולהפתעתו השיבה לו ברוסית. </w:t>
      </w:r>
      <w:r w:rsidR="008A6090">
        <w:rPr>
          <w:rFonts w:cs="Times New Roman" w:hint="cs"/>
          <w:rtl/>
        </w:rPr>
        <w:t>ל</w:t>
      </w:r>
      <w:r w:rsidR="002A7A41" w:rsidRPr="00A90CDC">
        <w:rPr>
          <w:rFonts w:cs="Times New Roman" w:hint="eastAsia"/>
          <w:rtl/>
        </w:rPr>
        <w:t>מילותיה</w:t>
      </w:r>
      <w:r w:rsidR="002A7A41" w:rsidRPr="00A90CDC">
        <w:rPr>
          <w:rFonts w:cs="Times New Roman"/>
          <w:rtl/>
        </w:rPr>
        <w:t xml:space="preserve"> </w:t>
      </w:r>
      <w:r w:rsidR="002A7A41" w:rsidRPr="00A90CDC">
        <w:rPr>
          <w:rFonts w:cs="Times New Roman" w:hint="eastAsia"/>
          <w:rtl/>
        </w:rPr>
        <w:t>נמסך</w:t>
      </w:r>
      <w:r w:rsidR="009E5969" w:rsidRPr="00A90CDC">
        <w:rPr>
          <w:rFonts w:cs="Times New Roman"/>
          <w:rtl/>
        </w:rPr>
        <w:t xml:space="preserve"> גוון פעמוני, כסוף וקליל</w:t>
      </w:r>
      <w:r w:rsidR="00672423">
        <w:rPr>
          <w:rFonts w:cs="Times New Roman" w:hint="cs"/>
          <w:rtl/>
        </w:rPr>
        <w:t>,</w:t>
      </w:r>
      <w:r w:rsidR="009E5969" w:rsidRPr="00A90CDC">
        <w:rPr>
          <w:rFonts w:cs="Times New Roman"/>
          <w:rtl/>
        </w:rPr>
        <w:t xml:space="preserve"> כלומר שגוי לגמרי</w:t>
      </w:r>
      <w:r w:rsidR="004F6F5F">
        <w:rPr>
          <w:rFonts w:cs="Times New Roman" w:hint="cs"/>
          <w:rtl/>
        </w:rPr>
        <w:t>,</w:t>
      </w:r>
      <w:r w:rsidR="009E5969" w:rsidRPr="00A90CDC">
        <w:rPr>
          <w:rFonts w:cs="Times New Roman"/>
          <w:rtl/>
        </w:rPr>
        <w:t xml:space="preserve"> ועם זאת דיבורה היה נעים ו</w:t>
      </w:r>
      <w:r w:rsidR="00A02E36" w:rsidRPr="00A02E36">
        <w:rPr>
          <w:rFonts w:cs="Times New Roman"/>
          <w:rtl/>
        </w:rPr>
        <w:t>לבבי</w:t>
      </w:r>
      <w:r w:rsidR="009E5969" w:rsidRPr="00A90CDC">
        <w:rPr>
          <w:rFonts w:cs="Times New Roman"/>
          <w:rtl/>
        </w:rPr>
        <w:t xml:space="preserve">. היא דיברה בכובד ראש, שוקלת את מילותיה והטיותיהן ומרכיבה את משפטיה </w:t>
      </w:r>
      <w:r w:rsidR="00F718DB">
        <w:rPr>
          <w:rFonts w:cs="Times New Roman" w:hint="cs"/>
          <w:rtl/>
        </w:rPr>
        <w:t>במתינות [</w:t>
      </w:r>
      <w:r w:rsidR="009E5969" w:rsidRPr="00A90CDC">
        <w:rPr>
          <w:rFonts w:cs="Times New Roman"/>
          <w:rtl/>
        </w:rPr>
        <w:t xml:space="preserve">ביישוב דעת, </w:t>
      </w:r>
      <w:r w:rsidR="00820298" w:rsidRPr="00A90CDC">
        <w:rPr>
          <w:rFonts w:cs="Times New Roman" w:hint="eastAsia"/>
          <w:rtl/>
        </w:rPr>
        <w:t>מתוך</w:t>
      </w:r>
      <w:r w:rsidR="00820298" w:rsidRPr="00A90CDC">
        <w:rPr>
          <w:rFonts w:cs="Times New Roman"/>
          <w:rtl/>
        </w:rPr>
        <w:t xml:space="preserve"> </w:t>
      </w:r>
      <w:r w:rsidR="009E5969" w:rsidRPr="00A90CDC">
        <w:rPr>
          <w:rFonts w:cs="Times New Roman"/>
        </w:rPr>
        <w:t>conviction</w:t>
      </w:r>
      <w:r w:rsidR="009E5969" w:rsidRPr="00A90CDC">
        <w:rPr>
          <w:rFonts w:cs="Times New Roman"/>
          <w:rtl/>
        </w:rPr>
        <w:t xml:space="preserve"> הכרה / שכנוע]והוא נהנה לחלוק איתה את המשפטים הספורים עד להגעתו של המורה.</w:t>
      </w:r>
    </w:p>
    <w:p w14:paraId="39A8AF08" w14:textId="3C16D40D" w:rsidR="006E5AC6" w:rsidRPr="004F6F5F" w:rsidRDefault="00243FFE" w:rsidP="009E5969">
      <w:pPr>
        <w:rPr>
          <w:color w:val="A6A6A6" w:themeColor="background1" w:themeShade="A6"/>
          <w:rtl/>
        </w:rPr>
      </w:pPr>
      <w:r w:rsidRPr="004F6F5F">
        <w:rPr>
          <w:color w:val="A6A6A6" w:themeColor="background1" w:themeShade="A6"/>
          <w:rtl/>
        </w:rPr>
        <w:t>[</w:t>
      </w:r>
      <w:r w:rsidR="006E5AC6" w:rsidRPr="004F6F5F">
        <w:rPr>
          <w:rFonts w:hint="eastAsia"/>
          <w:color w:val="A6A6A6" w:themeColor="background1" w:themeShade="A6"/>
          <w:rtl/>
        </w:rPr>
        <w:t>לאורך</w:t>
      </w:r>
      <w:r w:rsidR="006E5AC6" w:rsidRPr="004F6F5F">
        <w:rPr>
          <w:color w:val="A6A6A6" w:themeColor="background1" w:themeShade="A6"/>
          <w:rtl/>
        </w:rPr>
        <w:t xml:space="preserve"> </w:t>
      </w:r>
      <w:r w:rsidR="006E5AC6" w:rsidRPr="004F6F5F">
        <w:rPr>
          <w:rFonts w:hint="eastAsia"/>
          <w:color w:val="A6A6A6" w:themeColor="background1" w:themeShade="A6"/>
          <w:rtl/>
        </w:rPr>
        <w:t>השיחה</w:t>
      </w:r>
      <w:r w:rsidR="006E5AC6" w:rsidRPr="004F6F5F">
        <w:rPr>
          <w:color w:val="A6A6A6" w:themeColor="background1" w:themeShade="A6"/>
          <w:rtl/>
        </w:rPr>
        <w:t xml:space="preserve"> </w:t>
      </w:r>
      <w:r w:rsidR="006E5AC6" w:rsidRPr="004F6F5F">
        <w:rPr>
          <w:rFonts w:hint="eastAsia"/>
          <w:color w:val="A6A6A6" w:themeColor="background1" w:themeShade="A6"/>
          <w:rtl/>
        </w:rPr>
        <w:t>שגם</w:t>
      </w:r>
      <w:r w:rsidR="006E5AC6" w:rsidRPr="004F6F5F">
        <w:rPr>
          <w:color w:val="A6A6A6" w:themeColor="background1" w:themeShade="A6"/>
          <w:rtl/>
        </w:rPr>
        <w:t xml:space="preserve"> </w:t>
      </w:r>
      <w:r w:rsidR="001C5A04" w:rsidRPr="004F6F5F">
        <w:rPr>
          <w:rFonts w:hint="eastAsia"/>
          <w:color w:val="A6A6A6" w:themeColor="background1" w:themeShade="A6"/>
          <w:rtl/>
        </w:rPr>
        <w:t>הייתה</w:t>
      </w:r>
      <w:r w:rsidR="006E5AC6" w:rsidRPr="004F6F5F">
        <w:rPr>
          <w:color w:val="A6A6A6" w:themeColor="background1" w:themeShade="A6"/>
          <w:rtl/>
        </w:rPr>
        <w:t xml:space="preserve"> </w:t>
      </w:r>
      <w:r w:rsidR="006E5AC6" w:rsidRPr="004F6F5F">
        <w:rPr>
          <w:rFonts w:hint="eastAsia"/>
          <w:color w:val="A6A6A6" w:themeColor="background1" w:themeShade="A6"/>
          <w:rtl/>
        </w:rPr>
        <w:t>בשפה</w:t>
      </w:r>
      <w:r w:rsidR="006E5AC6" w:rsidRPr="004F6F5F">
        <w:rPr>
          <w:color w:val="A6A6A6" w:themeColor="background1" w:themeShade="A6"/>
          <w:rtl/>
        </w:rPr>
        <w:t xml:space="preserve"> </w:t>
      </w:r>
      <w:r w:rsidR="006E5AC6" w:rsidRPr="004F6F5F">
        <w:rPr>
          <w:rFonts w:hint="eastAsia"/>
          <w:color w:val="A6A6A6" w:themeColor="background1" w:themeShade="A6"/>
          <w:rtl/>
        </w:rPr>
        <w:t>שאלכס</w:t>
      </w:r>
      <w:r w:rsidR="006E5AC6" w:rsidRPr="004F6F5F">
        <w:rPr>
          <w:color w:val="A6A6A6" w:themeColor="background1" w:themeShade="A6"/>
          <w:rtl/>
        </w:rPr>
        <w:t xml:space="preserve"> </w:t>
      </w:r>
      <w:r w:rsidR="006E5AC6" w:rsidRPr="004F6F5F">
        <w:rPr>
          <w:rFonts w:hint="eastAsia"/>
          <w:color w:val="A6A6A6" w:themeColor="background1" w:themeShade="A6"/>
          <w:rtl/>
        </w:rPr>
        <w:t>לא</w:t>
      </w:r>
      <w:r w:rsidR="006E5AC6" w:rsidRPr="004F6F5F">
        <w:rPr>
          <w:color w:val="A6A6A6" w:themeColor="background1" w:themeShade="A6"/>
          <w:rtl/>
        </w:rPr>
        <w:t xml:space="preserve"> </w:t>
      </w:r>
      <w:r w:rsidR="006E5AC6" w:rsidRPr="004F6F5F">
        <w:rPr>
          <w:rFonts w:hint="eastAsia"/>
          <w:color w:val="A6A6A6" w:themeColor="background1" w:themeShade="A6"/>
          <w:rtl/>
        </w:rPr>
        <w:t>הכיר</w:t>
      </w:r>
      <w:r w:rsidR="006E5AC6" w:rsidRPr="004F6F5F">
        <w:rPr>
          <w:color w:val="A6A6A6" w:themeColor="background1" w:themeShade="A6"/>
          <w:rtl/>
        </w:rPr>
        <w:t xml:space="preserve"> </w:t>
      </w:r>
      <w:r w:rsidR="006E5AC6" w:rsidRPr="004F6F5F">
        <w:rPr>
          <w:rFonts w:hint="eastAsia"/>
          <w:color w:val="A6A6A6" w:themeColor="background1" w:themeShade="A6"/>
          <w:rtl/>
        </w:rPr>
        <w:t>ו</w:t>
      </w:r>
      <w:r w:rsidR="001C5A04" w:rsidRPr="004F6F5F">
        <w:rPr>
          <w:rFonts w:hint="eastAsia"/>
          <w:color w:val="A6A6A6" w:themeColor="background1" w:themeShade="A6"/>
          <w:rtl/>
        </w:rPr>
        <w:t>אימא</w:t>
      </w:r>
      <w:r w:rsidR="006E5AC6" w:rsidRPr="004F6F5F">
        <w:rPr>
          <w:color w:val="A6A6A6" w:themeColor="background1" w:themeShade="A6"/>
          <w:rtl/>
        </w:rPr>
        <w:t xml:space="preserve"> </w:t>
      </w:r>
      <w:r w:rsidR="006E5AC6" w:rsidRPr="004F6F5F">
        <w:rPr>
          <w:rFonts w:hint="eastAsia"/>
          <w:color w:val="A6A6A6" w:themeColor="background1" w:themeShade="A6"/>
          <w:rtl/>
        </w:rPr>
        <w:t>שלו</w:t>
      </w:r>
      <w:r w:rsidR="006E5AC6" w:rsidRPr="004F6F5F">
        <w:rPr>
          <w:color w:val="A6A6A6" w:themeColor="background1" w:themeShade="A6"/>
          <w:rtl/>
        </w:rPr>
        <w:t xml:space="preserve"> </w:t>
      </w:r>
      <w:r w:rsidR="006E5AC6" w:rsidRPr="004F6F5F">
        <w:rPr>
          <w:rFonts w:hint="eastAsia"/>
          <w:color w:val="A6A6A6" w:themeColor="background1" w:themeShade="A6"/>
          <w:rtl/>
        </w:rPr>
        <w:t>כן</w:t>
      </w:r>
      <w:r w:rsidR="006E5AC6" w:rsidRPr="004F6F5F">
        <w:rPr>
          <w:color w:val="A6A6A6" w:themeColor="background1" w:themeShade="A6"/>
          <w:rtl/>
        </w:rPr>
        <w:t xml:space="preserve"> </w:t>
      </w:r>
      <w:r w:rsidR="006E5AC6" w:rsidRPr="004F6F5F">
        <w:rPr>
          <w:rFonts w:hint="eastAsia"/>
          <w:color w:val="A6A6A6" w:themeColor="background1" w:themeShade="A6"/>
          <w:rtl/>
        </w:rPr>
        <w:t>וזה</w:t>
      </w:r>
      <w:r w:rsidR="006E5AC6" w:rsidRPr="004F6F5F">
        <w:rPr>
          <w:color w:val="A6A6A6" w:themeColor="background1" w:themeShade="A6"/>
          <w:rtl/>
        </w:rPr>
        <w:t xml:space="preserve"> </w:t>
      </w:r>
      <w:r w:rsidR="006E5AC6" w:rsidRPr="004F6F5F">
        <w:rPr>
          <w:rFonts w:hint="eastAsia"/>
          <w:color w:val="A6A6A6" w:themeColor="background1" w:themeShade="A6"/>
          <w:rtl/>
        </w:rPr>
        <w:t>גרם</w:t>
      </w:r>
      <w:r w:rsidR="006E5AC6" w:rsidRPr="004F6F5F">
        <w:rPr>
          <w:color w:val="A6A6A6" w:themeColor="background1" w:themeShade="A6"/>
          <w:rtl/>
        </w:rPr>
        <w:t xml:space="preserve"> </w:t>
      </w:r>
      <w:r w:rsidR="006E5AC6" w:rsidRPr="004F6F5F">
        <w:rPr>
          <w:rFonts w:hint="eastAsia"/>
          <w:color w:val="A6A6A6" w:themeColor="background1" w:themeShade="A6"/>
          <w:rtl/>
        </w:rPr>
        <w:t>לו</w:t>
      </w:r>
      <w:r w:rsidR="006E5AC6" w:rsidRPr="004F6F5F">
        <w:rPr>
          <w:color w:val="A6A6A6" w:themeColor="background1" w:themeShade="A6"/>
          <w:rtl/>
        </w:rPr>
        <w:t xml:space="preserve"> </w:t>
      </w:r>
      <w:r w:rsidR="006E5AC6" w:rsidRPr="004F6F5F">
        <w:rPr>
          <w:rFonts w:hint="eastAsia"/>
          <w:color w:val="A6A6A6" w:themeColor="background1" w:themeShade="A6"/>
          <w:rtl/>
        </w:rPr>
        <w:t>להתגאות</w:t>
      </w:r>
      <w:r w:rsidR="006E5AC6" w:rsidRPr="004F6F5F">
        <w:rPr>
          <w:color w:val="A6A6A6" w:themeColor="background1" w:themeShade="A6"/>
          <w:rtl/>
        </w:rPr>
        <w:t xml:space="preserve"> </w:t>
      </w:r>
      <w:r w:rsidR="006E5AC6" w:rsidRPr="004F6F5F">
        <w:rPr>
          <w:rFonts w:hint="eastAsia"/>
          <w:color w:val="A6A6A6" w:themeColor="background1" w:themeShade="A6"/>
          <w:rtl/>
        </w:rPr>
        <w:t>בה</w:t>
      </w:r>
      <w:r w:rsidR="006E5AC6" w:rsidRPr="004F6F5F">
        <w:rPr>
          <w:color w:val="A6A6A6" w:themeColor="background1" w:themeShade="A6"/>
          <w:rtl/>
        </w:rPr>
        <w:t xml:space="preserve">, </w:t>
      </w:r>
      <w:r w:rsidR="006E5AC6" w:rsidRPr="004F6F5F">
        <w:rPr>
          <w:rFonts w:hint="eastAsia"/>
          <w:color w:val="A6A6A6" w:themeColor="background1" w:themeShade="A6"/>
          <w:rtl/>
        </w:rPr>
        <w:t>וגם</w:t>
      </w:r>
      <w:r w:rsidR="006E5AC6" w:rsidRPr="004F6F5F">
        <w:rPr>
          <w:color w:val="A6A6A6" w:themeColor="background1" w:themeShade="A6"/>
          <w:rtl/>
        </w:rPr>
        <w:t xml:space="preserve"> </w:t>
      </w:r>
      <w:r w:rsidR="006E5AC6" w:rsidRPr="004F6F5F">
        <w:rPr>
          <w:rFonts w:hint="eastAsia"/>
          <w:color w:val="A6A6A6" w:themeColor="background1" w:themeShade="A6"/>
          <w:rtl/>
        </w:rPr>
        <w:t>מפני</w:t>
      </w:r>
      <w:r w:rsidR="006E5AC6" w:rsidRPr="004F6F5F">
        <w:rPr>
          <w:color w:val="A6A6A6" w:themeColor="background1" w:themeShade="A6"/>
          <w:rtl/>
        </w:rPr>
        <w:t xml:space="preserve"> </w:t>
      </w:r>
      <w:r w:rsidR="006E5AC6" w:rsidRPr="004F6F5F">
        <w:rPr>
          <w:rFonts w:hint="eastAsia"/>
          <w:color w:val="A6A6A6" w:themeColor="background1" w:themeShade="A6"/>
          <w:rtl/>
        </w:rPr>
        <w:t>שדיברה</w:t>
      </w:r>
      <w:r w:rsidR="006E5AC6" w:rsidRPr="004F6F5F">
        <w:rPr>
          <w:color w:val="A6A6A6" w:themeColor="background1" w:themeShade="A6"/>
          <w:rtl/>
        </w:rPr>
        <w:t xml:space="preserve"> </w:t>
      </w:r>
      <w:r w:rsidR="006E5AC6" w:rsidRPr="004F6F5F">
        <w:rPr>
          <w:rFonts w:hint="eastAsia"/>
          <w:color w:val="A6A6A6" w:themeColor="background1" w:themeShade="A6"/>
          <w:rtl/>
        </w:rPr>
        <w:t>עם</w:t>
      </w:r>
      <w:r w:rsidR="006E5AC6" w:rsidRPr="004F6F5F">
        <w:rPr>
          <w:color w:val="A6A6A6" w:themeColor="background1" w:themeShade="A6"/>
          <w:rtl/>
        </w:rPr>
        <w:t xml:space="preserve"> </w:t>
      </w:r>
      <w:r w:rsidR="006E5AC6" w:rsidRPr="004F6F5F">
        <w:rPr>
          <w:rFonts w:hint="eastAsia"/>
          <w:color w:val="A6A6A6" w:themeColor="background1" w:themeShade="A6"/>
          <w:rtl/>
        </w:rPr>
        <w:t>מישהו</w:t>
      </w:r>
      <w:r w:rsidR="006E5AC6" w:rsidRPr="004F6F5F">
        <w:rPr>
          <w:color w:val="A6A6A6" w:themeColor="background1" w:themeShade="A6"/>
          <w:rtl/>
        </w:rPr>
        <w:t xml:space="preserve"> </w:t>
      </w:r>
      <w:r w:rsidR="006E5AC6" w:rsidRPr="004F6F5F">
        <w:rPr>
          <w:rFonts w:hint="eastAsia"/>
          <w:color w:val="A6A6A6" w:themeColor="background1" w:themeShade="A6"/>
          <w:rtl/>
        </w:rPr>
        <w:t>שאסור</w:t>
      </w:r>
      <w:r w:rsidR="006E5AC6" w:rsidRPr="004F6F5F">
        <w:rPr>
          <w:color w:val="A6A6A6" w:themeColor="background1" w:themeShade="A6"/>
          <w:rtl/>
        </w:rPr>
        <w:t xml:space="preserve"> </w:t>
      </w:r>
      <w:r w:rsidR="006E5AC6" w:rsidRPr="004F6F5F">
        <w:rPr>
          <w:rFonts w:hint="eastAsia"/>
          <w:color w:val="A6A6A6" w:themeColor="background1" w:themeShade="A6"/>
          <w:rtl/>
        </w:rPr>
        <w:t>היה</w:t>
      </w:r>
      <w:r w:rsidR="006E5AC6" w:rsidRPr="004F6F5F">
        <w:rPr>
          <w:color w:val="A6A6A6" w:themeColor="background1" w:themeShade="A6"/>
          <w:rtl/>
        </w:rPr>
        <w:t xml:space="preserve"> </w:t>
      </w:r>
      <w:r w:rsidR="006E5AC6" w:rsidRPr="004F6F5F">
        <w:rPr>
          <w:rFonts w:hint="eastAsia"/>
          <w:color w:val="A6A6A6" w:themeColor="background1" w:themeShade="A6"/>
          <w:rtl/>
        </w:rPr>
        <w:t>לו</w:t>
      </w:r>
      <w:r w:rsidR="006E5AC6" w:rsidRPr="004F6F5F">
        <w:rPr>
          <w:color w:val="A6A6A6" w:themeColor="background1" w:themeShade="A6"/>
          <w:rtl/>
        </w:rPr>
        <w:t xml:space="preserve"> </w:t>
      </w:r>
      <w:r w:rsidR="006E5AC6" w:rsidRPr="004F6F5F">
        <w:rPr>
          <w:rFonts w:hint="eastAsia"/>
          <w:color w:val="A6A6A6" w:themeColor="background1" w:themeShade="A6"/>
          <w:rtl/>
        </w:rPr>
        <w:t>לפנות</w:t>
      </w:r>
      <w:r w:rsidR="006E5AC6" w:rsidRPr="004F6F5F">
        <w:rPr>
          <w:color w:val="A6A6A6" w:themeColor="background1" w:themeShade="A6"/>
          <w:rtl/>
        </w:rPr>
        <w:t xml:space="preserve"> </w:t>
      </w:r>
      <w:r w:rsidR="006E5AC6" w:rsidRPr="004F6F5F">
        <w:rPr>
          <w:rFonts w:hint="eastAsia"/>
          <w:color w:val="A6A6A6" w:themeColor="background1" w:themeShade="A6"/>
          <w:rtl/>
        </w:rPr>
        <w:t>אליו</w:t>
      </w:r>
      <w:r w:rsidR="006E5AC6" w:rsidRPr="004F6F5F">
        <w:rPr>
          <w:color w:val="A6A6A6" w:themeColor="background1" w:themeShade="A6"/>
          <w:rtl/>
        </w:rPr>
        <w:t xml:space="preserve"> </w:t>
      </w:r>
      <w:r w:rsidR="006E5AC6" w:rsidRPr="004F6F5F">
        <w:rPr>
          <w:rFonts w:hint="eastAsia"/>
          <w:color w:val="A6A6A6" w:themeColor="background1" w:themeShade="A6"/>
          <w:rtl/>
        </w:rPr>
        <w:t>בשל</w:t>
      </w:r>
      <w:r w:rsidR="006E5AC6" w:rsidRPr="004F6F5F">
        <w:rPr>
          <w:color w:val="A6A6A6" w:themeColor="background1" w:themeShade="A6"/>
          <w:rtl/>
        </w:rPr>
        <w:t xml:space="preserve"> </w:t>
      </w:r>
      <w:r w:rsidR="006E5AC6" w:rsidRPr="004F6F5F">
        <w:rPr>
          <w:rFonts w:hint="eastAsia"/>
          <w:color w:val="A6A6A6" w:themeColor="background1" w:themeShade="A6"/>
          <w:rtl/>
        </w:rPr>
        <w:t>הברוגז</w:t>
      </w:r>
      <w:r w:rsidR="006E5AC6" w:rsidRPr="004F6F5F">
        <w:rPr>
          <w:color w:val="A6A6A6" w:themeColor="background1" w:themeShade="A6"/>
          <w:rtl/>
        </w:rPr>
        <w:t xml:space="preserve">, </w:t>
      </w:r>
      <w:r w:rsidR="006E5AC6" w:rsidRPr="004F6F5F">
        <w:rPr>
          <w:rFonts w:hint="eastAsia"/>
          <w:color w:val="A6A6A6" w:themeColor="background1" w:themeShade="A6"/>
          <w:rtl/>
        </w:rPr>
        <w:t>וגם</w:t>
      </w:r>
      <w:r w:rsidR="006E5AC6" w:rsidRPr="004F6F5F">
        <w:rPr>
          <w:color w:val="A6A6A6" w:themeColor="background1" w:themeShade="A6"/>
          <w:rtl/>
        </w:rPr>
        <w:t xml:space="preserve"> </w:t>
      </w:r>
      <w:r w:rsidR="006E5AC6" w:rsidRPr="004F6F5F">
        <w:rPr>
          <w:rFonts w:hint="eastAsia"/>
          <w:color w:val="A6A6A6" w:themeColor="background1" w:themeShade="A6"/>
          <w:rtl/>
        </w:rPr>
        <w:t>בגלל</w:t>
      </w:r>
      <w:r w:rsidR="006E5AC6" w:rsidRPr="004F6F5F">
        <w:rPr>
          <w:color w:val="A6A6A6" w:themeColor="background1" w:themeShade="A6"/>
          <w:rtl/>
        </w:rPr>
        <w:t xml:space="preserve"> </w:t>
      </w:r>
      <w:r w:rsidR="006E5AC6" w:rsidRPr="004F6F5F">
        <w:rPr>
          <w:rFonts w:hint="eastAsia"/>
          <w:color w:val="A6A6A6" w:themeColor="background1" w:themeShade="A6"/>
          <w:rtl/>
        </w:rPr>
        <w:t>שהיא</w:t>
      </w:r>
      <w:r w:rsidR="006E5AC6" w:rsidRPr="004F6F5F">
        <w:rPr>
          <w:color w:val="A6A6A6" w:themeColor="background1" w:themeShade="A6"/>
          <w:rtl/>
        </w:rPr>
        <w:t xml:space="preserve"> </w:t>
      </w:r>
      <w:r w:rsidR="006E5AC6" w:rsidRPr="004F6F5F">
        <w:rPr>
          <w:rFonts w:hint="eastAsia"/>
          <w:color w:val="A6A6A6" w:themeColor="background1" w:themeShade="A6"/>
          <w:rtl/>
        </w:rPr>
        <w:t>ידעה</w:t>
      </w:r>
      <w:r w:rsidR="006E5AC6" w:rsidRPr="004F6F5F">
        <w:rPr>
          <w:color w:val="A6A6A6" w:themeColor="background1" w:themeShade="A6"/>
          <w:rtl/>
        </w:rPr>
        <w:t xml:space="preserve"> </w:t>
      </w:r>
      <w:r w:rsidR="006E5AC6" w:rsidRPr="004F6F5F">
        <w:rPr>
          <w:rFonts w:hint="eastAsia"/>
          <w:color w:val="A6A6A6" w:themeColor="background1" w:themeShade="A6"/>
          <w:rtl/>
        </w:rPr>
        <w:t>על</w:t>
      </w:r>
      <w:r w:rsidR="006E5AC6" w:rsidRPr="004F6F5F">
        <w:rPr>
          <w:color w:val="A6A6A6" w:themeColor="background1" w:themeShade="A6"/>
          <w:rtl/>
        </w:rPr>
        <w:t xml:space="preserve"> </w:t>
      </w:r>
      <w:r w:rsidR="006E5AC6" w:rsidRPr="004F6F5F">
        <w:rPr>
          <w:rFonts w:hint="eastAsia"/>
          <w:color w:val="A6A6A6" w:themeColor="background1" w:themeShade="A6"/>
          <w:rtl/>
        </w:rPr>
        <w:t>ארקדי</w:t>
      </w:r>
      <w:r w:rsidR="006E5AC6" w:rsidRPr="004F6F5F">
        <w:rPr>
          <w:color w:val="A6A6A6" w:themeColor="background1" w:themeShade="A6"/>
          <w:rtl/>
        </w:rPr>
        <w:t xml:space="preserve"> </w:t>
      </w:r>
      <w:r w:rsidR="006E5AC6" w:rsidRPr="004F6F5F">
        <w:rPr>
          <w:rFonts w:hint="eastAsia"/>
          <w:color w:val="A6A6A6" w:themeColor="background1" w:themeShade="A6"/>
          <w:rtl/>
        </w:rPr>
        <w:t>דבר</w:t>
      </w:r>
      <w:r w:rsidR="006E5AC6" w:rsidRPr="004F6F5F">
        <w:rPr>
          <w:color w:val="A6A6A6" w:themeColor="background1" w:themeShade="A6"/>
          <w:rtl/>
        </w:rPr>
        <w:t xml:space="preserve"> </w:t>
      </w:r>
      <w:r w:rsidR="006E5AC6" w:rsidRPr="004F6F5F">
        <w:rPr>
          <w:rFonts w:hint="eastAsia"/>
          <w:color w:val="A6A6A6" w:themeColor="background1" w:themeShade="A6"/>
          <w:rtl/>
        </w:rPr>
        <w:t>עמוק</w:t>
      </w:r>
      <w:r w:rsidR="006E5AC6" w:rsidRPr="004F6F5F">
        <w:rPr>
          <w:color w:val="A6A6A6" w:themeColor="background1" w:themeShade="A6"/>
          <w:rtl/>
        </w:rPr>
        <w:t xml:space="preserve"> </w:t>
      </w:r>
      <w:r w:rsidR="006E5AC6" w:rsidRPr="004F6F5F">
        <w:rPr>
          <w:rFonts w:hint="eastAsia"/>
          <w:color w:val="A6A6A6" w:themeColor="background1" w:themeShade="A6"/>
          <w:rtl/>
        </w:rPr>
        <w:t>שהוא</w:t>
      </w:r>
      <w:r w:rsidR="006E5AC6" w:rsidRPr="004F6F5F">
        <w:rPr>
          <w:color w:val="A6A6A6" w:themeColor="background1" w:themeShade="A6"/>
          <w:rtl/>
        </w:rPr>
        <w:t xml:space="preserve"> </w:t>
      </w:r>
      <w:r w:rsidR="006E5AC6" w:rsidRPr="004F6F5F">
        <w:rPr>
          <w:rFonts w:hint="eastAsia"/>
          <w:color w:val="A6A6A6" w:themeColor="background1" w:themeShade="A6"/>
          <w:rtl/>
        </w:rPr>
        <w:t>לעולם</w:t>
      </w:r>
      <w:r w:rsidR="006E5AC6" w:rsidRPr="004F6F5F">
        <w:rPr>
          <w:color w:val="A6A6A6" w:themeColor="background1" w:themeShade="A6"/>
          <w:rtl/>
        </w:rPr>
        <w:t xml:space="preserve"> </w:t>
      </w:r>
      <w:r w:rsidR="006E5AC6" w:rsidRPr="004F6F5F">
        <w:rPr>
          <w:rFonts w:hint="eastAsia"/>
          <w:color w:val="A6A6A6" w:themeColor="background1" w:themeShade="A6"/>
          <w:rtl/>
        </w:rPr>
        <w:t>לא</w:t>
      </w:r>
      <w:r w:rsidR="006E5AC6" w:rsidRPr="004F6F5F">
        <w:rPr>
          <w:color w:val="A6A6A6" w:themeColor="background1" w:themeShade="A6"/>
          <w:rtl/>
        </w:rPr>
        <w:t xml:space="preserve"> </w:t>
      </w:r>
      <w:r w:rsidR="006E5AC6" w:rsidRPr="004F6F5F">
        <w:rPr>
          <w:rFonts w:hint="eastAsia"/>
          <w:color w:val="A6A6A6" w:themeColor="background1" w:themeShade="A6"/>
          <w:rtl/>
        </w:rPr>
        <w:t>יידע</w:t>
      </w:r>
      <w:r w:rsidR="006E5AC6" w:rsidRPr="004F6F5F">
        <w:rPr>
          <w:color w:val="A6A6A6" w:themeColor="background1" w:themeShade="A6"/>
          <w:rtl/>
        </w:rPr>
        <w:t xml:space="preserve">, </w:t>
      </w:r>
      <w:r w:rsidR="006E5AC6" w:rsidRPr="004F6F5F">
        <w:rPr>
          <w:rFonts w:hint="eastAsia"/>
          <w:color w:val="A6A6A6" w:themeColor="background1" w:themeShade="A6"/>
          <w:rtl/>
        </w:rPr>
        <w:t>את</w:t>
      </w:r>
      <w:r w:rsidR="006E5AC6" w:rsidRPr="004F6F5F">
        <w:rPr>
          <w:color w:val="A6A6A6" w:themeColor="background1" w:themeShade="A6"/>
          <w:rtl/>
        </w:rPr>
        <w:t xml:space="preserve"> </w:t>
      </w:r>
      <w:r w:rsidR="006E5AC6" w:rsidRPr="004F6F5F">
        <w:rPr>
          <w:rFonts w:hint="eastAsia"/>
          <w:color w:val="A6A6A6" w:themeColor="background1" w:themeShade="A6"/>
          <w:rtl/>
        </w:rPr>
        <w:t>שפת</w:t>
      </w:r>
      <w:r w:rsidR="006E5AC6" w:rsidRPr="004F6F5F">
        <w:rPr>
          <w:color w:val="A6A6A6" w:themeColor="background1" w:themeShade="A6"/>
          <w:rtl/>
        </w:rPr>
        <w:t xml:space="preserve"> </w:t>
      </w:r>
      <w:r w:rsidR="006E5AC6" w:rsidRPr="004F6F5F">
        <w:rPr>
          <w:rFonts w:hint="eastAsia"/>
          <w:color w:val="A6A6A6" w:themeColor="background1" w:themeShade="A6"/>
          <w:rtl/>
        </w:rPr>
        <w:t>אימו</w:t>
      </w:r>
      <w:r w:rsidR="006E5AC6" w:rsidRPr="004F6F5F">
        <w:rPr>
          <w:color w:val="A6A6A6" w:themeColor="background1" w:themeShade="A6"/>
          <w:rtl/>
        </w:rPr>
        <w:t xml:space="preserve">, </w:t>
      </w:r>
      <w:r w:rsidR="006E5AC6" w:rsidRPr="004F6F5F">
        <w:rPr>
          <w:rFonts w:hint="eastAsia"/>
          <w:color w:val="A6A6A6" w:themeColor="background1" w:themeShade="A6"/>
          <w:rtl/>
        </w:rPr>
        <w:t>הוא</w:t>
      </w:r>
      <w:r w:rsidR="006E5AC6" w:rsidRPr="004F6F5F">
        <w:rPr>
          <w:color w:val="A6A6A6" w:themeColor="background1" w:themeShade="A6"/>
          <w:rtl/>
        </w:rPr>
        <w:t xml:space="preserve"> </w:t>
      </w:r>
      <w:r w:rsidR="006E5AC6" w:rsidRPr="004F6F5F">
        <w:rPr>
          <w:rFonts w:hint="eastAsia"/>
          <w:color w:val="A6A6A6" w:themeColor="background1" w:themeShade="A6"/>
          <w:rtl/>
        </w:rPr>
        <w:t>היה</w:t>
      </w:r>
      <w:r w:rsidR="006E5AC6" w:rsidRPr="004F6F5F">
        <w:rPr>
          <w:color w:val="A6A6A6" w:themeColor="background1" w:themeShade="A6"/>
          <w:rtl/>
        </w:rPr>
        <w:t xml:space="preserve"> </w:t>
      </w:r>
      <w:r w:rsidR="006E5AC6" w:rsidRPr="004F6F5F">
        <w:rPr>
          <w:rFonts w:hint="eastAsia"/>
          <w:color w:val="A6A6A6" w:themeColor="background1" w:themeShade="A6"/>
          <w:rtl/>
        </w:rPr>
        <w:t>גאה</w:t>
      </w:r>
      <w:r w:rsidR="006E5AC6" w:rsidRPr="004F6F5F">
        <w:rPr>
          <w:color w:val="A6A6A6" w:themeColor="background1" w:themeShade="A6"/>
          <w:rtl/>
        </w:rPr>
        <w:t xml:space="preserve"> </w:t>
      </w:r>
      <w:r w:rsidR="006E5AC6" w:rsidRPr="004F6F5F">
        <w:rPr>
          <w:rFonts w:hint="eastAsia"/>
          <w:color w:val="A6A6A6" w:themeColor="background1" w:themeShade="A6"/>
          <w:rtl/>
        </w:rPr>
        <w:t>בה</w:t>
      </w:r>
      <w:r w:rsidR="006E5AC6" w:rsidRPr="004F6F5F">
        <w:rPr>
          <w:color w:val="A6A6A6" w:themeColor="background1" w:themeShade="A6"/>
          <w:rtl/>
        </w:rPr>
        <w:t xml:space="preserve"> </w:t>
      </w:r>
      <w:r w:rsidR="006E5AC6" w:rsidRPr="004F6F5F">
        <w:rPr>
          <w:rFonts w:hint="eastAsia"/>
          <w:color w:val="A6A6A6" w:themeColor="background1" w:themeShade="A6"/>
          <w:rtl/>
        </w:rPr>
        <w:t>ואפילו</w:t>
      </w:r>
      <w:r w:rsidR="006E5AC6" w:rsidRPr="004F6F5F">
        <w:rPr>
          <w:color w:val="A6A6A6" w:themeColor="background1" w:themeShade="A6"/>
          <w:rtl/>
        </w:rPr>
        <w:t xml:space="preserve"> </w:t>
      </w:r>
      <w:r w:rsidR="006E5AC6" w:rsidRPr="004F6F5F">
        <w:rPr>
          <w:rFonts w:hint="eastAsia"/>
          <w:color w:val="A6A6A6" w:themeColor="background1" w:themeShade="A6"/>
          <w:rtl/>
        </w:rPr>
        <w:t>כמעט</w:t>
      </w:r>
      <w:r w:rsidR="006E5AC6" w:rsidRPr="004F6F5F">
        <w:rPr>
          <w:color w:val="A6A6A6" w:themeColor="background1" w:themeShade="A6"/>
          <w:rtl/>
        </w:rPr>
        <w:t xml:space="preserve"> </w:t>
      </w:r>
      <w:r w:rsidR="006E5AC6" w:rsidRPr="004F6F5F">
        <w:rPr>
          <w:rFonts w:hint="eastAsia"/>
          <w:color w:val="A6A6A6" w:themeColor="background1" w:themeShade="A6"/>
          <w:rtl/>
        </w:rPr>
        <w:t>אהב</w:t>
      </w:r>
      <w:r w:rsidR="006E5AC6" w:rsidRPr="004F6F5F">
        <w:rPr>
          <w:color w:val="A6A6A6" w:themeColor="background1" w:themeShade="A6"/>
          <w:rtl/>
        </w:rPr>
        <w:t xml:space="preserve"> </w:t>
      </w:r>
      <w:r w:rsidR="006E5AC6" w:rsidRPr="004F6F5F">
        <w:rPr>
          <w:rFonts w:hint="eastAsia"/>
          <w:color w:val="A6A6A6" w:themeColor="background1" w:themeShade="A6"/>
          <w:rtl/>
        </w:rPr>
        <w:t>אותה</w:t>
      </w:r>
      <w:r w:rsidR="006E5AC6" w:rsidRPr="004F6F5F">
        <w:rPr>
          <w:color w:val="A6A6A6" w:themeColor="background1" w:themeShade="A6"/>
          <w:rtl/>
        </w:rPr>
        <w:t xml:space="preserve"> / </w:t>
      </w:r>
      <w:r w:rsidR="006E5AC6" w:rsidRPr="004F6F5F">
        <w:rPr>
          <w:rFonts w:hint="eastAsia"/>
          <w:color w:val="A6A6A6" w:themeColor="background1" w:themeShade="A6"/>
          <w:rtl/>
        </w:rPr>
        <w:t>חזר</w:t>
      </w:r>
      <w:r w:rsidR="006E5AC6" w:rsidRPr="004F6F5F">
        <w:rPr>
          <w:color w:val="A6A6A6" w:themeColor="background1" w:themeShade="A6"/>
          <w:rtl/>
        </w:rPr>
        <w:t xml:space="preserve"> </w:t>
      </w:r>
      <w:r w:rsidR="006E5AC6" w:rsidRPr="004F6F5F">
        <w:rPr>
          <w:rFonts w:hint="eastAsia"/>
          <w:color w:val="A6A6A6" w:themeColor="background1" w:themeShade="A6"/>
          <w:rtl/>
        </w:rPr>
        <w:t>לאהוב</w:t>
      </w:r>
      <w:r w:rsidR="006E5AC6" w:rsidRPr="004F6F5F">
        <w:rPr>
          <w:color w:val="A6A6A6" w:themeColor="background1" w:themeShade="A6"/>
          <w:rtl/>
        </w:rPr>
        <w:t xml:space="preserve"> </w:t>
      </w:r>
      <w:r w:rsidR="006E5AC6" w:rsidRPr="004F6F5F">
        <w:rPr>
          <w:rFonts w:hint="eastAsia"/>
          <w:color w:val="A6A6A6" w:themeColor="background1" w:themeShade="A6"/>
          <w:rtl/>
        </w:rPr>
        <w:t>אותה</w:t>
      </w:r>
      <w:r w:rsidR="006E5AC6" w:rsidRPr="004F6F5F">
        <w:rPr>
          <w:color w:val="A6A6A6" w:themeColor="background1" w:themeShade="A6"/>
          <w:rtl/>
        </w:rPr>
        <w:t xml:space="preserve"> </w:t>
      </w:r>
      <w:r w:rsidR="006E5AC6" w:rsidRPr="004F6F5F">
        <w:rPr>
          <w:rFonts w:hint="eastAsia"/>
          <w:color w:val="A6A6A6" w:themeColor="background1" w:themeShade="A6"/>
          <w:rtl/>
        </w:rPr>
        <w:t>לפחות</w:t>
      </w:r>
      <w:r w:rsidR="006E5AC6" w:rsidRPr="004F6F5F">
        <w:rPr>
          <w:color w:val="A6A6A6" w:themeColor="background1" w:themeShade="A6"/>
          <w:rtl/>
        </w:rPr>
        <w:t xml:space="preserve"> </w:t>
      </w:r>
      <w:r w:rsidR="006E5AC6" w:rsidRPr="004F6F5F">
        <w:rPr>
          <w:rFonts w:hint="eastAsia"/>
          <w:color w:val="A6A6A6" w:themeColor="background1" w:themeShade="A6"/>
          <w:rtl/>
        </w:rPr>
        <w:t>קצת</w:t>
      </w:r>
      <w:r w:rsidR="006E5AC6" w:rsidRPr="004F6F5F">
        <w:rPr>
          <w:color w:val="A6A6A6" w:themeColor="background1" w:themeShade="A6"/>
          <w:rtl/>
        </w:rPr>
        <w:t>.</w:t>
      </w:r>
      <w:r w:rsidRPr="004F6F5F">
        <w:rPr>
          <w:color w:val="A6A6A6" w:themeColor="background1" w:themeShade="A6"/>
          <w:rtl/>
        </w:rPr>
        <w:t>]</w:t>
      </w:r>
    </w:p>
    <w:p w14:paraId="6D9D2DE4" w14:textId="211A2A7D" w:rsidR="00243FFE" w:rsidRPr="00A90CDC" w:rsidRDefault="008A6090" w:rsidP="00243FFE">
      <w:pPr>
        <w:rPr>
          <w:rtl/>
        </w:rPr>
      </w:pPr>
      <w:r w:rsidRPr="008A6090">
        <w:rPr>
          <w:rFonts w:cs="Times New Roman"/>
          <w:rtl/>
        </w:rPr>
        <w:t xml:space="preserve">אלכס עצמו נהנה גם הוא מהשיחה, אם כי רק בתור מאזין. אימו דיברה עם ארקדי – אלכס לא היה רשאי לעשות </w:t>
      </w:r>
      <w:r w:rsidR="00A02E36">
        <w:rPr>
          <w:rFonts w:cs="Times New Roman" w:hint="cs"/>
          <w:rtl/>
        </w:rPr>
        <w:t xml:space="preserve">כן </w:t>
      </w:r>
      <w:r w:rsidRPr="008A6090">
        <w:rPr>
          <w:rFonts w:cs="Times New Roman"/>
          <w:rtl/>
        </w:rPr>
        <w:t>כי הוחרם מאז תקרית ה-</w:t>
      </w:r>
      <w:r w:rsidR="003A1F20" w:rsidRPr="008A6090">
        <w:t>Sixteen</w:t>
      </w:r>
      <w:r w:rsidRPr="008A6090">
        <w:rPr>
          <w:rFonts w:cs="Times New Roman"/>
          <w:rtl/>
        </w:rPr>
        <w:t>, ו</w:t>
      </w:r>
      <w:r w:rsidR="00FB2D8C">
        <w:rPr>
          <w:rFonts w:cs="Times New Roman" w:hint="cs"/>
          <w:rtl/>
        </w:rPr>
        <w:t>של</w:t>
      </w:r>
      <w:r w:rsidR="004F6F5F">
        <w:rPr>
          <w:rFonts w:cs="Times New Roman" w:hint="cs"/>
          <w:rtl/>
        </w:rPr>
        <w:t>י</w:t>
      </w:r>
      <w:r w:rsidR="00FB2D8C">
        <w:rPr>
          <w:rFonts w:cs="Times New Roman" w:hint="cs"/>
          <w:rtl/>
        </w:rPr>
        <w:t>ט</w:t>
      </w:r>
      <w:r w:rsidR="004F6F5F">
        <w:rPr>
          <w:rFonts w:cs="Times New Roman" w:hint="cs"/>
          <w:rtl/>
        </w:rPr>
        <w:t>ת</w:t>
      </w:r>
      <w:r w:rsidR="00FB2D8C">
        <w:rPr>
          <w:rFonts w:cs="Times New Roman" w:hint="cs"/>
          <w:rtl/>
        </w:rPr>
        <w:t>ה ב</w:t>
      </w:r>
      <w:r w:rsidRPr="008A6090">
        <w:rPr>
          <w:rFonts w:cs="Times New Roman"/>
          <w:rtl/>
        </w:rPr>
        <w:t>שפת אימו</w:t>
      </w:r>
      <w:r w:rsidR="00FB2D8C">
        <w:rPr>
          <w:rFonts w:cs="Times New Roman" w:hint="cs"/>
          <w:rtl/>
        </w:rPr>
        <w:t xml:space="preserve"> </w:t>
      </w:r>
      <w:r w:rsidRPr="008A6090">
        <w:rPr>
          <w:rFonts w:cs="Times New Roman"/>
          <w:rtl/>
        </w:rPr>
        <w:t>ק</w:t>
      </w:r>
      <w:r w:rsidR="00FB2D8C">
        <w:rPr>
          <w:rFonts w:cs="Times New Roman" w:hint="cs"/>
          <w:rtl/>
        </w:rPr>
        <w:t>י</w:t>
      </w:r>
      <w:r w:rsidRPr="008A6090">
        <w:rPr>
          <w:rFonts w:cs="Times New Roman"/>
          <w:rtl/>
        </w:rPr>
        <w:t>רב</w:t>
      </w:r>
      <w:r w:rsidR="00FB2D8C">
        <w:rPr>
          <w:rFonts w:cs="Times New Roman" w:hint="cs"/>
          <w:rtl/>
        </w:rPr>
        <w:t>ה</w:t>
      </w:r>
      <w:r w:rsidRPr="008A6090">
        <w:rPr>
          <w:rFonts w:cs="Times New Roman"/>
          <w:rtl/>
        </w:rPr>
        <w:t xml:space="preserve"> אותה אליו באופן שנבצר מאלכס, ולכן היה גאה בה ואפילו כמעט אהב אותה, או חזר לאהוב אותה לפחות קצת</w:t>
      </w:r>
      <w:r w:rsidR="00243FFE" w:rsidRPr="00A90CDC">
        <w:rPr>
          <w:rtl/>
        </w:rPr>
        <w:t>.</w:t>
      </w:r>
    </w:p>
    <w:bookmarkEnd w:id="362"/>
    <w:p w14:paraId="4D4A1C8D" w14:textId="77777777" w:rsidR="00820298" w:rsidRPr="00A90CDC" w:rsidRDefault="00820298" w:rsidP="00B70B97">
      <w:pPr>
        <w:rPr>
          <w:rtl/>
        </w:rPr>
      </w:pPr>
    </w:p>
    <w:p w14:paraId="56A3ED29" w14:textId="34F4B647" w:rsidR="00820298" w:rsidRPr="004F6F5F" w:rsidRDefault="005C4ACF" w:rsidP="00820298">
      <w:pPr>
        <w:rPr>
          <w:rFonts w:cs="Times New Roman"/>
          <w:color w:val="A6A6A6" w:themeColor="background1" w:themeShade="A6"/>
          <w:rtl/>
        </w:rPr>
      </w:pPr>
      <w:r w:rsidRPr="004F6F5F">
        <w:rPr>
          <w:rFonts w:cs="Times New Roman" w:hint="cs"/>
          <w:color w:val="A6A6A6" w:themeColor="background1" w:themeShade="A6"/>
          <w:rtl/>
        </w:rPr>
        <w:t>[</w:t>
      </w:r>
      <w:r w:rsidR="00820298" w:rsidRPr="004F6F5F">
        <w:rPr>
          <w:rFonts w:cs="Times New Roman"/>
          <w:color w:val="A6A6A6" w:themeColor="background1" w:themeShade="A6"/>
          <w:rtl/>
        </w:rPr>
        <w:t>עד להפצעתה של יסמין על מפתן חייו</w:t>
      </w:r>
      <w:r w:rsidR="00820298" w:rsidRPr="004F6F5F">
        <w:rPr>
          <w:rFonts w:cs="Times New Roman" w:hint="cs"/>
          <w:color w:val="A6A6A6" w:themeColor="background1" w:themeShade="A6"/>
          <w:rtl/>
        </w:rPr>
        <w:t>, מארק</w:t>
      </w:r>
      <w:r w:rsidR="00820298" w:rsidRPr="004F6F5F">
        <w:rPr>
          <w:rFonts w:cs="Times New Roman"/>
          <w:color w:val="A6A6A6" w:themeColor="background1" w:themeShade="A6"/>
          <w:rtl/>
        </w:rPr>
        <w:t xml:space="preserve"> לא תיאר לעצמו שאי פעם יחיה שלא לבד, או שיהיה דבר מה שיסיח את מיקודו מחקר האמת הצרופה, ממסתרי ה</w:t>
      </w:r>
      <w:r w:rsidR="000B586A" w:rsidRPr="004F6F5F">
        <w:rPr>
          <w:rFonts w:cs="Times New Roman"/>
          <w:color w:val="A6A6A6" w:themeColor="background1" w:themeShade="A6"/>
          <w:rtl/>
        </w:rPr>
        <w:t>פיזיק</w:t>
      </w:r>
      <w:r w:rsidR="00820298" w:rsidRPr="004F6F5F">
        <w:rPr>
          <w:rFonts w:cs="Times New Roman"/>
          <w:color w:val="A6A6A6" w:themeColor="background1" w:themeShade="A6"/>
          <w:rtl/>
        </w:rPr>
        <w:t>ה וה</w:t>
      </w:r>
      <w:r w:rsidR="001C5A04" w:rsidRPr="004F6F5F">
        <w:rPr>
          <w:rFonts w:cs="Times New Roman"/>
          <w:color w:val="A6A6A6" w:themeColor="background1" w:themeShade="A6"/>
          <w:rtl/>
        </w:rPr>
        <w:t>מתמטיקה</w:t>
      </w:r>
      <w:r w:rsidR="00820298" w:rsidRPr="004F6F5F">
        <w:rPr>
          <w:rFonts w:cs="Times New Roman"/>
          <w:color w:val="A6A6A6" w:themeColor="background1" w:themeShade="A6"/>
          <w:rtl/>
        </w:rPr>
        <w:t>.</w:t>
      </w:r>
    </w:p>
    <w:p w14:paraId="06F96A37" w14:textId="77777777" w:rsidR="0091624A" w:rsidRPr="004F6F5F" w:rsidRDefault="0091624A" w:rsidP="0091624A">
      <w:pPr>
        <w:rPr>
          <w:rFonts w:cs="Times New Roman"/>
          <w:color w:val="A6A6A6" w:themeColor="background1" w:themeShade="A6"/>
          <w:rtl/>
        </w:rPr>
      </w:pPr>
      <w:r w:rsidRPr="004F6F5F">
        <w:rPr>
          <w:rFonts w:cs="Times New Roman"/>
          <w:color w:val="A6A6A6" w:themeColor="background1" w:themeShade="A6"/>
          <w:rtl/>
        </w:rPr>
        <w:t>על פניה הגנה</w:t>
      </w:r>
      <w:r w:rsidRPr="004F6F5F">
        <w:rPr>
          <w:rFonts w:cs="Times New Roman" w:hint="cs"/>
          <w:color w:val="A6A6A6" w:themeColor="background1" w:themeShade="A6"/>
          <w:rtl/>
        </w:rPr>
        <w:t xml:space="preserve"> באדיקות</w:t>
      </w:r>
      <w:r w:rsidRPr="004F6F5F">
        <w:rPr>
          <w:rFonts w:cs="Times New Roman"/>
          <w:color w:val="A6A6A6" w:themeColor="background1" w:themeShade="A6"/>
          <w:rtl/>
        </w:rPr>
        <w:t>, אך חזהּ התכסה נמשים מרובים חיש-מהר בשמש הארורה של ישראל.</w:t>
      </w:r>
    </w:p>
    <w:p w14:paraId="69CE2418" w14:textId="5FCE7960" w:rsidR="00820298" w:rsidRPr="004F6F5F" w:rsidRDefault="005C4ACF" w:rsidP="00820298">
      <w:pPr>
        <w:rPr>
          <w:rFonts w:cs="Times New Roman"/>
          <w:color w:val="A6A6A6" w:themeColor="background1" w:themeShade="A6"/>
          <w:rtl/>
        </w:rPr>
      </w:pPr>
      <w:r w:rsidRPr="004F6F5F">
        <w:rPr>
          <w:rFonts w:cs="Times New Roman" w:hint="cs"/>
          <w:color w:val="A6A6A6" w:themeColor="background1" w:themeShade="A6"/>
          <w:rtl/>
        </w:rPr>
        <w:t>]</w:t>
      </w:r>
    </w:p>
    <w:p w14:paraId="11948CF7" w14:textId="77777777" w:rsidR="00251327" w:rsidRPr="004F6F5F" w:rsidRDefault="00251327" w:rsidP="00EE4E9F">
      <w:pPr>
        <w:rPr>
          <w:color w:val="A6A6A6" w:themeColor="background1" w:themeShade="A6"/>
          <w:rtl/>
        </w:rPr>
      </w:pPr>
    </w:p>
    <w:p w14:paraId="284B6A10" w14:textId="426C97C0" w:rsidR="00251327" w:rsidRPr="004F6F5F" w:rsidRDefault="00251327" w:rsidP="00EE4E9F">
      <w:pPr>
        <w:rPr>
          <w:color w:val="A6A6A6" w:themeColor="background1" w:themeShade="A6"/>
          <w:rtl/>
        </w:rPr>
      </w:pPr>
      <w:r w:rsidRPr="004F6F5F">
        <w:rPr>
          <w:rFonts w:hint="cs"/>
          <w:color w:val="A6A6A6" w:themeColor="background1" w:themeShade="A6"/>
          <w:rtl/>
        </w:rPr>
        <w:t>[</w:t>
      </w:r>
    </w:p>
    <w:p w14:paraId="0C950758" w14:textId="77777777" w:rsidR="009C21FD" w:rsidRPr="004F6F5F" w:rsidRDefault="009C21FD" w:rsidP="009C21FD">
      <w:pPr>
        <w:bidi w:val="0"/>
        <w:rPr>
          <w:color w:val="A6A6A6" w:themeColor="background1" w:themeShade="A6"/>
        </w:rPr>
      </w:pPr>
      <w:r w:rsidRPr="004F6F5F">
        <w:rPr>
          <w:color w:val="A6A6A6" w:themeColor="background1" w:themeShade="A6"/>
        </w:rPr>
        <w:t xml:space="preserve">Everyone calls Lenny “Holy Father,” and that second word is crucial, because Lenny is an Oedipal nightmare, a primordial dad who will never be proud of you and </w:t>
      </w:r>
      <w:r w:rsidRPr="004F6F5F">
        <w:rPr>
          <w:color w:val="A6A6A6" w:themeColor="background1" w:themeShade="A6"/>
          <w:highlight w:val="yellow"/>
        </w:rPr>
        <w:t>calmly, plausibly argues that your entire life has been a waste</w:t>
      </w:r>
      <w:r w:rsidRPr="004F6F5F">
        <w:rPr>
          <w:color w:val="A6A6A6" w:themeColor="background1" w:themeShade="A6"/>
        </w:rPr>
        <w:t xml:space="preserve">. He is, in this way, not unlike the best comics depictions of Dr. Doom and Lex Luthor; Heath Ledger’s filmic Joker; and TV’s last great supervillain, Mads Mikkelsen’s stunningly capable and mentally devastating Hannibal Lecter. They're like verbally abusive papas whom you can't impress or successfully defy — </w:t>
      </w:r>
      <w:r w:rsidRPr="004F6F5F">
        <w:rPr>
          <w:color w:val="A6A6A6" w:themeColor="background1" w:themeShade="A6"/>
          <w:highlight w:val="yellow"/>
        </w:rPr>
        <w:t xml:space="preserve">they're always smarter, more prepared, and more </w:t>
      </w:r>
      <w:r w:rsidRPr="004F6F5F">
        <w:rPr>
          <w:color w:val="A6A6A6" w:themeColor="background1" w:themeShade="A6"/>
          <w:highlight w:val="yellow"/>
        </w:rPr>
        <w:lastRenderedPageBreak/>
        <w:t>confident than the hero could ever be. A disapproving parent is everyone’s Ur-villain</w:t>
      </w:r>
      <w:r w:rsidRPr="004F6F5F">
        <w:rPr>
          <w:color w:val="A6A6A6" w:themeColor="background1" w:themeShade="A6"/>
        </w:rPr>
        <w:t>, and Lenny acts as one for all who dare speak to him</w:t>
      </w:r>
      <w:r w:rsidRPr="004F6F5F">
        <w:rPr>
          <w:rFonts w:cs="Times New Roman"/>
          <w:color w:val="A6A6A6" w:themeColor="background1" w:themeShade="A6"/>
          <w:rtl/>
        </w:rPr>
        <w:t>.</w:t>
      </w:r>
    </w:p>
    <w:p w14:paraId="29D742EE" w14:textId="2F45D8C1" w:rsidR="009C21FD" w:rsidRPr="004F6F5F" w:rsidRDefault="009C21FD" w:rsidP="0007343A">
      <w:pPr>
        <w:rPr>
          <w:color w:val="A6A6A6" w:themeColor="background1" w:themeShade="A6"/>
          <w:rtl/>
        </w:rPr>
      </w:pPr>
      <w:r w:rsidRPr="004F6F5F">
        <w:rPr>
          <w:rFonts w:cs="Times New Roman"/>
          <w:color w:val="A6A6A6" w:themeColor="background1" w:themeShade="A6"/>
          <w:rtl/>
        </w:rPr>
        <w:t xml:space="preserve">זה מגיע ממאמר על </w:t>
      </w:r>
      <w:r w:rsidRPr="004F6F5F">
        <w:rPr>
          <w:color w:val="A6A6A6" w:themeColor="background1" w:themeShade="A6"/>
        </w:rPr>
        <w:t>young pope</w:t>
      </w:r>
    </w:p>
    <w:p w14:paraId="422F7E86" w14:textId="210F7804" w:rsidR="009C21FD" w:rsidRPr="004F6F5F" w:rsidRDefault="00251327" w:rsidP="00B628E0">
      <w:pPr>
        <w:rPr>
          <w:color w:val="A6A6A6" w:themeColor="background1" w:themeShade="A6"/>
          <w:rtl/>
        </w:rPr>
      </w:pPr>
      <w:r w:rsidRPr="004F6F5F">
        <w:rPr>
          <w:rFonts w:hint="cs"/>
          <w:color w:val="A6A6A6" w:themeColor="background1" w:themeShade="A6"/>
          <w:rtl/>
        </w:rPr>
        <w:t>]</w:t>
      </w:r>
    </w:p>
    <w:p w14:paraId="5AE505A7" w14:textId="770C7364" w:rsidR="0011025A" w:rsidRDefault="0011025A" w:rsidP="00EA4B45">
      <w:pPr>
        <w:rPr>
          <w:rFonts w:cs="Times New Roman"/>
          <w:rtl/>
        </w:rPr>
      </w:pPr>
    </w:p>
    <w:p w14:paraId="2970B309" w14:textId="7BE7040E" w:rsidR="00B45069" w:rsidRPr="00CD067C" w:rsidRDefault="00440F63" w:rsidP="008A6090">
      <w:pPr>
        <w:rPr>
          <w:rtl/>
        </w:rPr>
      </w:pPr>
      <w:r>
        <w:rPr>
          <w:rFonts w:hint="cs"/>
          <w:rtl/>
        </w:rPr>
        <w:t>בבוקר</w:t>
      </w:r>
      <w:r w:rsidR="00A62F25">
        <w:rPr>
          <w:rFonts w:hint="cs"/>
          <w:rtl/>
        </w:rPr>
        <w:t>ו של</w:t>
      </w:r>
      <w:r>
        <w:rPr>
          <w:rFonts w:hint="cs"/>
          <w:rtl/>
        </w:rPr>
        <w:t xml:space="preserve"> היום ה</w:t>
      </w:r>
      <w:r w:rsidR="00B96F3D">
        <w:rPr>
          <w:rFonts w:hint="cs"/>
          <w:rtl/>
        </w:rPr>
        <w:t>רביעי</w:t>
      </w:r>
      <w:r>
        <w:rPr>
          <w:rFonts w:hint="cs"/>
          <w:rtl/>
        </w:rPr>
        <w:t xml:space="preserve"> לביקורה, </w:t>
      </w:r>
      <w:r w:rsidR="00BD54A8">
        <w:rPr>
          <w:rFonts w:hint="cs"/>
          <w:rtl/>
        </w:rPr>
        <w:t>נערכ</w:t>
      </w:r>
      <w:r w:rsidR="00B96F3D">
        <w:rPr>
          <w:rFonts w:hint="cs"/>
          <w:rtl/>
        </w:rPr>
        <w:t xml:space="preserve">ו </w:t>
      </w:r>
      <w:r>
        <w:rPr>
          <w:rFonts w:hint="cs"/>
          <w:rtl/>
        </w:rPr>
        <w:t>האם</w:t>
      </w:r>
      <w:r w:rsidRPr="00CD067C">
        <w:rPr>
          <w:rtl/>
        </w:rPr>
        <w:t xml:space="preserve"> </w:t>
      </w:r>
      <w:r>
        <w:rPr>
          <w:rFonts w:hint="cs"/>
          <w:rtl/>
        </w:rPr>
        <w:t>והדוד ל</w:t>
      </w:r>
      <w:r w:rsidRPr="00CD067C">
        <w:rPr>
          <w:rtl/>
        </w:rPr>
        <w:t>קנ</w:t>
      </w:r>
      <w:r>
        <w:rPr>
          <w:rFonts w:hint="cs"/>
          <w:rtl/>
        </w:rPr>
        <w:t>יית</w:t>
      </w:r>
      <w:r w:rsidRPr="00CD067C">
        <w:rPr>
          <w:rtl/>
        </w:rPr>
        <w:t xml:space="preserve"> הציוד שעדיין</w:t>
      </w:r>
      <w:r>
        <w:rPr>
          <w:rtl/>
        </w:rPr>
        <w:t xml:space="preserve"> היה חסר בדירה.</w:t>
      </w:r>
      <w:r w:rsidR="00BD5C7A">
        <w:rPr>
          <w:rFonts w:hint="cs"/>
          <w:rtl/>
        </w:rPr>
        <w:t xml:space="preserve"> </w:t>
      </w:r>
    </w:p>
    <w:p w14:paraId="63911B8A" w14:textId="49B3888F" w:rsidR="007A1219" w:rsidRPr="004F6F5F" w:rsidRDefault="007A1219" w:rsidP="00C45BA3">
      <w:pPr>
        <w:rPr>
          <w:color w:val="A6A6A6" w:themeColor="background1" w:themeShade="A6"/>
          <w:rtl/>
        </w:rPr>
      </w:pPr>
      <w:r>
        <w:rPr>
          <w:rFonts w:hint="cs"/>
          <w:rtl/>
        </w:rPr>
        <w:t xml:space="preserve">"אני רוצה לבוא אתכם," אלכס </w:t>
      </w:r>
      <w:r w:rsidR="00B96F3D">
        <w:rPr>
          <w:rFonts w:hint="cs"/>
          <w:rtl/>
        </w:rPr>
        <w:t>ביקש</w:t>
      </w:r>
      <w:r>
        <w:rPr>
          <w:rFonts w:hint="cs"/>
          <w:rtl/>
        </w:rPr>
        <w:t xml:space="preserve">. </w:t>
      </w:r>
      <w:r w:rsidR="00672423" w:rsidRPr="004F6F5F">
        <w:rPr>
          <w:rFonts w:hint="cs"/>
          <w:color w:val="A6A6A6" w:themeColor="background1" w:themeShade="A6"/>
          <w:rtl/>
        </w:rPr>
        <w:t>[</w:t>
      </w:r>
      <w:r w:rsidRPr="004F6F5F">
        <w:rPr>
          <w:rFonts w:hint="cs"/>
          <w:color w:val="A6A6A6" w:themeColor="background1" w:themeShade="A6"/>
          <w:rtl/>
        </w:rPr>
        <w:t>זה היה היום הראשון מתחילת ביקור</w:t>
      </w:r>
      <w:r w:rsidR="00C45BA3" w:rsidRPr="004F6F5F">
        <w:rPr>
          <w:rFonts w:hint="cs"/>
          <w:color w:val="A6A6A6" w:themeColor="background1" w:themeShade="A6"/>
          <w:rtl/>
        </w:rPr>
        <w:t>הּ</w:t>
      </w:r>
      <w:r w:rsidRPr="004F6F5F">
        <w:rPr>
          <w:rFonts w:hint="cs"/>
          <w:color w:val="A6A6A6" w:themeColor="background1" w:themeShade="A6"/>
          <w:rtl/>
        </w:rPr>
        <w:t xml:space="preserve"> </w:t>
      </w:r>
      <w:r w:rsidR="008F5E3C" w:rsidRPr="004F6F5F">
        <w:rPr>
          <w:rFonts w:hint="cs"/>
          <w:color w:val="A6A6A6" w:themeColor="background1" w:themeShade="A6"/>
          <w:rtl/>
        </w:rPr>
        <w:t>ש</w:t>
      </w:r>
      <w:r w:rsidRPr="004F6F5F">
        <w:rPr>
          <w:rFonts w:hint="cs"/>
          <w:color w:val="A6A6A6" w:themeColor="background1" w:themeShade="A6"/>
          <w:rtl/>
        </w:rPr>
        <w:t>כעסה</w:t>
      </w:r>
      <w:r w:rsidR="008F5E3C" w:rsidRPr="004F6F5F">
        <w:rPr>
          <w:rFonts w:hint="cs"/>
          <w:color w:val="A6A6A6" w:themeColor="background1" w:themeShade="A6"/>
          <w:rtl/>
        </w:rPr>
        <w:t>ּ</w:t>
      </w:r>
      <w:r w:rsidRPr="004F6F5F">
        <w:rPr>
          <w:rFonts w:hint="cs"/>
          <w:color w:val="A6A6A6" w:themeColor="background1" w:themeShade="A6"/>
          <w:rtl/>
        </w:rPr>
        <w:t xml:space="preserve"> </w:t>
      </w:r>
      <w:r w:rsidR="008F5E3C" w:rsidRPr="004F6F5F">
        <w:rPr>
          <w:rFonts w:hint="cs"/>
          <w:color w:val="A6A6A6" w:themeColor="background1" w:themeShade="A6"/>
          <w:rtl/>
        </w:rPr>
        <w:t>של אימו שכך במקצת</w:t>
      </w:r>
      <w:r w:rsidRPr="004F6F5F">
        <w:rPr>
          <w:rFonts w:hint="cs"/>
          <w:color w:val="A6A6A6" w:themeColor="background1" w:themeShade="A6"/>
          <w:rtl/>
        </w:rPr>
        <w:t>.</w:t>
      </w:r>
      <w:r w:rsidR="00672423" w:rsidRPr="004F6F5F">
        <w:rPr>
          <w:rFonts w:hint="cs"/>
          <w:color w:val="A6A6A6" w:themeColor="background1" w:themeShade="A6"/>
          <w:rtl/>
        </w:rPr>
        <w:t>]</w:t>
      </w:r>
    </w:p>
    <w:p w14:paraId="50DA561C" w14:textId="145649D7" w:rsidR="007A1219" w:rsidRDefault="007A1219" w:rsidP="005311EB">
      <w:pPr>
        <w:rPr>
          <w:rtl/>
        </w:rPr>
      </w:pPr>
      <w:r>
        <w:rPr>
          <w:rFonts w:hint="cs"/>
          <w:rtl/>
        </w:rPr>
        <w:t xml:space="preserve">"אנא </w:t>
      </w:r>
      <w:r w:rsidR="008F5E3C">
        <w:rPr>
          <w:rFonts w:hint="cs"/>
          <w:rtl/>
        </w:rPr>
        <w:t xml:space="preserve">בטובך, </w:t>
      </w:r>
      <w:r>
        <w:rPr>
          <w:rFonts w:hint="cs"/>
          <w:rtl/>
        </w:rPr>
        <w:t>אל תבלע את ה-</w:t>
      </w:r>
      <w:r>
        <w:t>t</w:t>
      </w:r>
      <w:r>
        <w:rPr>
          <w:rFonts w:hint="cs"/>
          <w:rtl/>
        </w:rPr>
        <w:t xml:space="preserve"> שלך," </w:t>
      </w:r>
      <w:r w:rsidR="00672423">
        <w:rPr>
          <w:rFonts w:hint="cs"/>
          <w:rtl/>
        </w:rPr>
        <w:t>אימו</w:t>
      </w:r>
      <w:r>
        <w:rPr>
          <w:rFonts w:hint="cs"/>
          <w:rtl/>
        </w:rPr>
        <w:t xml:space="preserve"> </w:t>
      </w:r>
      <w:r w:rsidR="00FB2D8C">
        <w:rPr>
          <w:rFonts w:hint="cs"/>
          <w:rtl/>
        </w:rPr>
        <w:t>[</w:t>
      </w:r>
      <w:r w:rsidR="00975E97">
        <w:rPr>
          <w:rFonts w:hint="cs"/>
          <w:rtl/>
        </w:rPr>
        <w:t>הורתה לו ברוגז</w:t>
      </w:r>
      <w:r w:rsidR="00672423">
        <w:rPr>
          <w:rFonts w:hint="cs"/>
          <w:rtl/>
        </w:rPr>
        <w:t>,</w:t>
      </w:r>
      <w:r w:rsidR="00FB2D8C">
        <w:rPr>
          <w:rFonts w:hint="cs"/>
          <w:rtl/>
        </w:rPr>
        <w:t>]</w:t>
      </w:r>
      <w:r w:rsidR="00672423">
        <w:rPr>
          <w:rFonts w:hint="cs"/>
          <w:rtl/>
        </w:rPr>
        <w:t xml:space="preserve"> נחרד</w:t>
      </w:r>
      <w:r w:rsidR="00FB2D8C">
        <w:rPr>
          <w:rFonts w:hint="cs"/>
          <w:rtl/>
        </w:rPr>
        <w:t>ה</w:t>
      </w:r>
      <w:r w:rsidR="00672423">
        <w:rPr>
          <w:rFonts w:hint="cs"/>
          <w:rtl/>
        </w:rPr>
        <w:t xml:space="preserve"> ממבטא</w:t>
      </w:r>
      <w:r w:rsidR="00FB2D8C">
        <w:rPr>
          <w:rFonts w:hint="cs"/>
          <w:rtl/>
        </w:rPr>
        <w:t>ו</w:t>
      </w:r>
      <w:r w:rsidR="00672423">
        <w:rPr>
          <w:rFonts w:hint="cs"/>
          <w:rtl/>
        </w:rPr>
        <w:t xml:space="preserve"> ההמוני</w:t>
      </w:r>
      <w:r w:rsidR="00EF76DE">
        <w:rPr>
          <w:rFonts w:hint="cs"/>
          <w:rtl/>
        </w:rPr>
        <w:t>[</w:t>
      </w:r>
      <w:r>
        <w:rPr>
          <w:rFonts w:hint="cs"/>
          <w:rtl/>
        </w:rPr>
        <w:t>הורתה פקדה צוותה].</w:t>
      </w:r>
      <w:r w:rsidR="00EF76DE">
        <w:rPr>
          <w:rFonts w:hint="cs"/>
          <w:rtl/>
        </w:rPr>
        <w:t xml:space="preserve"> </w:t>
      </w:r>
      <w:r w:rsidR="008F5E3C">
        <w:rPr>
          <w:rFonts w:hint="cs"/>
          <w:rtl/>
        </w:rPr>
        <w:t>ייתכן ש</w:t>
      </w:r>
      <w:r w:rsidR="00672423">
        <w:rPr>
          <w:rFonts w:hint="cs"/>
          <w:rtl/>
        </w:rPr>
        <w:t>גיסה</w:t>
      </w:r>
      <w:r w:rsidR="008F5E3C">
        <w:rPr>
          <w:rFonts w:hint="cs"/>
          <w:rtl/>
        </w:rPr>
        <w:t xml:space="preserve"> צדק: </w:t>
      </w:r>
      <w:r w:rsidR="00EF76DE">
        <w:rPr>
          <w:rFonts w:hint="cs"/>
          <w:rtl/>
        </w:rPr>
        <w:t xml:space="preserve">אלמלא תיאו, </w:t>
      </w:r>
      <w:r w:rsidR="008A6090" w:rsidRPr="008A6090">
        <w:rPr>
          <w:rFonts w:cs="Times New Roman"/>
          <w:rtl/>
        </w:rPr>
        <w:t xml:space="preserve">אולי </w:t>
      </w:r>
      <w:r w:rsidR="001C5A04">
        <w:rPr>
          <w:rFonts w:cs="Times New Roman"/>
          <w:rtl/>
        </w:rPr>
        <w:t>הייתה</w:t>
      </w:r>
      <w:r w:rsidR="008A6090" w:rsidRPr="008A6090">
        <w:rPr>
          <w:rFonts w:cs="Times New Roman"/>
          <w:rtl/>
        </w:rPr>
        <w:t xml:space="preserve"> ידם משגת להשאיר את הבנים בבית-הספר הפרטי ובנוסף </w:t>
      </w:r>
      <w:r w:rsidR="004F6F5F">
        <w:rPr>
          <w:rFonts w:cs="Times New Roman" w:hint="cs"/>
          <w:rtl/>
        </w:rPr>
        <w:t xml:space="preserve">לכך </w:t>
      </w:r>
      <w:r w:rsidR="00EF76DE">
        <w:rPr>
          <w:rFonts w:hint="cs"/>
          <w:rtl/>
        </w:rPr>
        <w:t xml:space="preserve">לא </w:t>
      </w:r>
      <w:r w:rsidR="001C5A04">
        <w:rPr>
          <w:rFonts w:hint="cs"/>
          <w:rtl/>
        </w:rPr>
        <w:t>הייתה</w:t>
      </w:r>
      <w:r w:rsidR="00EF76DE">
        <w:rPr>
          <w:rFonts w:hint="cs"/>
          <w:rtl/>
        </w:rPr>
        <w:t xml:space="preserve"> נאלצת ל</w:t>
      </w:r>
      <w:r w:rsidR="00DB0651">
        <w:rPr>
          <w:rFonts w:hint="cs"/>
          <w:rtl/>
        </w:rPr>
        <w:t xml:space="preserve">וותר על </w:t>
      </w:r>
      <w:r w:rsidR="00F97A34">
        <w:rPr>
          <w:rFonts w:hint="cs"/>
          <w:rtl/>
        </w:rPr>
        <w:t>כל כך</w:t>
      </w:r>
      <w:r w:rsidR="00DB0651">
        <w:rPr>
          <w:rFonts w:hint="cs"/>
          <w:rtl/>
        </w:rPr>
        <w:t xml:space="preserve"> הרבה אפשרויות </w:t>
      </w:r>
      <w:r w:rsidR="004501CC">
        <w:rPr>
          <w:rFonts w:hint="cs"/>
          <w:rtl/>
        </w:rPr>
        <w:t>ל</w:t>
      </w:r>
      <w:r w:rsidR="00DB0651">
        <w:rPr>
          <w:rFonts w:hint="cs"/>
          <w:rtl/>
        </w:rPr>
        <w:t xml:space="preserve">קידום </w:t>
      </w:r>
      <w:r w:rsidR="004501CC">
        <w:rPr>
          <w:rFonts w:hint="cs"/>
          <w:rtl/>
        </w:rPr>
        <w:t xml:space="preserve">בקריירה </w:t>
      </w:r>
      <w:r w:rsidR="00672423">
        <w:rPr>
          <w:rFonts w:hint="cs"/>
          <w:rtl/>
        </w:rPr>
        <w:t>שלה</w:t>
      </w:r>
      <w:r w:rsidR="008F5E3C">
        <w:rPr>
          <w:rFonts w:hint="cs"/>
          <w:rtl/>
        </w:rPr>
        <w:t>.</w:t>
      </w:r>
    </w:p>
    <w:p w14:paraId="26A61BB9" w14:textId="6F3F3725" w:rsidR="00975E97" w:rsidRDefault="00975E97" w:rsidP="005311EB">
      <w:pPr>
        <w:rPr>
          <w:rtl/>
        </w:rPr>
      </w:pPr>
      <w:r>
        <w:rPr>
          <w:rFonts w:hint="cs"/>
          <w:rtl/>
        </w:rPr>
        <w:t xml:space="preserve">[להחליף בכל המקומות על אף </w:t>
      </w:r>
      <w:r>
        <w:rPr>
          <w:rtl/>
        </w:rPr>
        <w:t>–</w:t>
      </w:r>
      <w:r>
        <w:rPr>
          <w:rFonts w:hint="cs"/>
          <w:rtl/>
        </w:rPr>
        <w:t xml:space="preserve"> חרף]</w:t>
      </w:r>
    </w:p>
    <w:p w14:paraId="63265194" w14:textId="47F8BDEB" w:rsidR="007A1219" w:rsidRDefault="0044287C" w:rsidP="004964CA">
      <w:pPr>
        <w:rPr>
          <w:rtl/>
        </w:rPr>
      </w:pPr>
      <w:r>
        <w:rPr>
          <w:rFonts w:hint="cs"/>
          <w:rtl/>
        </w:rPr>
        <w:t>"</w:t>
      </w:r>
      <w:r w:rsidR="00BD54A8" w:rsidRPr="00BD54A8">
        <w:rPr>
          <w:rtl/>
        </w:rPr>
        <w:t xml:space="preserve"> </w:t>
      </w:r>
      <w:r w:rsidR="00BD54A8" w:rsidRPr="00BD54A8">
        <w:rPr>
          <w:rFonts w:cs="Times New Roman"/>
          <w:rtl/>
        </w:rPr>
        <w:t xml:space="preserve">חפץ </w:t>
      </w:r>
      <w:r w:rsidR="00A572BA">
        <w:rPr>
          <w:rFonts w:cs="Times New Roman" w:hint="cs"/>
          <w:rtl/>
        </w:rPr>
        <w:t>הי</w:t>
      </w:r>
      <w:r w:rsidR="00BD54A8" w:rsidRPr="00BD54A8">
        <w:rPr>
          <w:rFonts w:cs="Times New Roman"/>
          <w:rtl/>
        </w:rPr>
        <w:t>נני</w:t>
      </w:r>
      <w:r w:rsidR="007A1219">
        <w:rPr>
          <w:rFonts w:hint="cs"/>
          <w:rtl/>
        </w:rPr>
        <w:t xml:space="preserve"> להצטרף אליכם," הוא </w:t>
      </w:r>
      <w:r w:rsidR="004964CA">
        <w:rPr>
          <w:rFonts w:hint="cs"/>
          <w:rtl/>
        </w:rPr>
        <w:t>השתדל</w:t>
      </w:r>
      <w:r w:rsidR="007A1219">
        <w:rPr>
          <w:rFonts w:hint="cs"/>
          <w:rtl/>
        </w:rPr>
        <w:t xml:space="preserve"> במבטא </w:t>
      </w:r>
      <w:r w:rsidR="00395C40">
        <w:rPr>
          <w:rFonts w:hint="cs"/>
          <w:rtl/>
        </w:rPr>
        <w:t>מחונך יותר</w:t>
      </w:r>
      <w:r w:rsidR="003A1F20">
        <w:rPr>
          <w:rFonts w:hint="cs"/>
          <w:rtl/>
        </w:rPr>
        <w:t>,</w:t>
      </w:r>
      <w:r w:rsidR="00440F63">
        <w:rPr>
          <w:rFonts w:hint="cs"/>
          <w:rtl/>
        </w:rPr>
        <w:t xml:space="preserve"> "ל</w:t>
      </w:r>
      <w:r w:rsidR="00B36302" w:rsidRPr="00B36302">
        <w:rPr>
          <w:rFonts w:cs="Times New Roman"/>
          <w:rtl/>
        </w:rPr>
        <w:t>סייע</w:t>
      </w:r>
      <w:r w:rsidR="00440F63">
        <w:rPr>
          <w:rFonts w:hint="cs"/>
          <w:rtl/>
        </w:rPr>
        <w:t xml:space="preserve">כם </w:t>
      </w:r>
      <w:bookmarkStart w:id="371" w:name="_Hlk532746682"/>
      <w:r w:rsidR="00440F63">
        <w:rPr>
          <w:rFonts w:hint="cs"/>
          <w:rtl/>
        </w:rPr>
        <w:t>ב</w:t>
      </w:r>
      <w:r w:rsidR="00B36302">
        <w:rPr>
          <w:rFonts w:hint="cs"/>
          <w:rtl/>
        </w:rPr>
        <w:t>ב</w:t>
      </w:r>
      <w:r w:rsidR="00440F63">
        <w:rPr>
          <w:rFonts w:hint="cs"/>
          <w:rtl/>
        </w:rPr>
        <w:t>ח</w:t>
      </w:r>
      <w:r w:rsidR="00B36302">
        <w:rPr>
          <w:rFonts w:hint="cs"/>
          <w:rtl/>
        </w:rPr>
        <w:t>י</w:t>
      </w:r>
      <w:r w:rsidR="00440F63">
        <w:rPr>
          <w:rFonts w:hint="cs"/>
          <w:rtl/>
        </w:rPr>
        <w:t>ר</w:t>
      </w:r>
      <w:r w:rsidR="00B36302">
        <w:rPr>
          <w:rFonts w:hint="cs"/>
          <w:rtl/>
        </w:rPr>
        <w:t>ה</w:t>
      </w:r>
      <w:bookmarkEnd w:id="371"/>
      <w:r w:rsidR="00440F63">
        <w:rPr>
          <w:rFonts w:hint="cs"/>
          <w:rtl/>
        </w:rPr>
        <w:t>."</w:t>
      </w:r>
    </w:p>
    <w:p w14:paraId="5C49C4C8" w14:textId="6C5BDB1D" w:rsidR="00AB17C6" w:rsidRPr="00A90CDC" w:rsidRDefault="007576E3" w:rsidP="00AB17C6">
      <w:pPr>
        <w:rPr>
          <w:rtl/>
        </w:rPr>
      </w:pPr>
      <w:bookmarkStart w:id="372" w:name="_Hlk502421380"/>
      <w:r w:rsidRPr="00A90CDC">
        <w:rPr>
          <w:rtl/>
        </w:rPr>
        <w:t>"</w:t>
      </w:r>
      <w:r w:rsidR="00AB17C6" w:rsidRPr="00A90CDC">
        <w:rPr>
          <w:rFonts w:cs="Times New Roman"/>
          <w:rtl/>
        </w:rPr>
        <w:t xml:space="preserve">מי רוצה </w:t>
      </w:r>
      <w:r w:rsidRPr="00A90CDC">
        <w:rPr>
          <w:rFonts w:cs="Times New Roman" w:hint="eastAsia"/>
          <w:rtl/>
        </w:rPr>
        <w:t>להיסחב</w:t>
      </w:r>
      <w:r w:rsidR="00AB17C6" w:rsidRPr="00A90CDC">
        <w:rPr>
          <w:rFonts w:cs="Times New Roman"/>
          <w:rtl/>
        </w:rPr>
        <w:t xml:space="preserve"> עם </w:t>
      </w:r>
      <w:r w:rsidR="001C5A04">
        <w:rPr>
          <w:rFonts w:cs="Times New Roman"/>
          <w:rtl/>
        </w:rPr>
        <w:t>אימא</w:t>
      </w:r>
      <w:r w:rsidR="00AB17C6" w:rsidRPr="00A90CDC">
        <w:rPr>
          <w:rFonts w:cs="Times New Roman"/>
          <w:rtl/>
        </w:rPr>
        <w:t xml:space="preserve"> שלו, בגיל חמש-עשרה?</w:t>
      </w:r>
      <w:r w:rsidRPr="00A90CDC">
        <w:rPr>
          <w:rFonts w:cs="Times New Roman"/>
          <w:rtl/>
        </w:rPr>
        <w:t>"</w:t>
      </w:r>
    </w:p>
    <w:p w14:paraId="150F1662" w14:textId="2E68E87F" w:rsidR="00AB17C6" w:rsidRPr="00A90CDC" w:rsidRDefault="007576E3" w:rsidP="00AB17C6">
      <w:pPr>
        <w:rPr>
          <w:rtl/>
        </w:rPr>
      </w:pPr>
      <w:r w:rsidRPr="00A90CDC">
        <w:rPr>
          <w:rFonts w:cs="Times New Roman"/>
          <w:rtl/>
        </w:rPr>
        <w:t>"</w:t>
      </w:r>
      <w:r w:rsidR="00AB17C6" w:rsidRPr="00A90CDC">
        <w:rPr>
          <w:rFonts w:cs="Times New Roman"/>
          <w:rtl/>
        </w:rPr>
        <w:t>אנ....ני</w:t>
      </w:r>
      <w:r w:rsidRPr="00A90CDC">
        <w:rPr>
          <w:rFonts w:cs="Times New Roman"/>
          <w:rtl/>
        </w:rPr>
        <w:t>..."</w:t>
      </w:r>
    </w:p>
    <w:p w14:paraId="2153AA24" w14:textId="70529F4E" w:rsidR="00AB5D77" w:rsidRPr="00224F99" w:rsidRDefault="007576E3" w:rsidP="006156BB">
      <w:pPr>
        <w:rPr>
          <w:color w:val="A6A6A6" w:themeColor="background1" w:themeShade="A6"/>
          <w:rtl/>
        </w:rPr>
      </w:pPr>
      <w:r w:rsidRPr="00A90CDC">
        <w:rPr>
          <w:rFonts w:cs="Times New Roman"/>
          <w:rtl/>
        </w:rPr>
        <w:t>"</w:t>
      </w:r>
      <w:r w:rsidR="00AB17C6" w:rsidRPr="00A90CDC">
        <w:rPr>
          <w:rFonts w:cs="Times New Roman"/>
          <w:rtl/>
        </w:rPr>
        <w:t>מה?</w:t>
      </w:r>
      <w:r w:rsidRPr="00A90CDC">
        <w:rPr>
          <w:rFonts w:cs="Times New Roman"/>
          <w:rtl/>
        </w:rPr>
        <w:t>"</w:t>
      </w:r>
      <w:r w:rsidR="00AB17C6" w:rsidRPr="00A90CDC">
        <w:rPr>
          <w:rFonts w:cs="Times New Roman"/>
          <w:rtl/>
        </w:rPr>
        <w:t xml:space="preserve"> היא צחקה כי הוא גמגם כשענה לה</w:t>
      </w:r>
      <w:r w:rsidR="00FB2D8C">
        <w:rPr>
          <w:rFonts w:cs="Times New Roman" w:hint="cs"/>
          <w:rtl/>
        </w:rPr>
        <w:t>[</w:t>
      </w:r>
      <w:r w:rsidR="00AB17C6" w:rsidRPr="00A90CDC">
        <w:rPr>
          <w:rFonts w:cs="Times New Roman"/>
          <w:rtl/>
        </w:rPr>
        <w:t>, וגימגומים ה</w:t>
      </w:r>
      <w:r w:rsidRPr="00A90CDC">
        <w:rPr>
          <w:rFonts w:cs="Times New Roman" w:hint="eastAsia"/>
          <w:rtl/>
        </w:rPr>
        <w:t>ינ</w:t>
      </w:r>
      <w:r w:rsidR="00AB17C6" w:rsidRPr="00A90CDC">
        <w:rPr>
          <w:rFonts w:cs="Times New Roman"/>
          <w:rtl/>
        </w:rPr>
        <w:t xml:space="preserve">ם </w:t>
      </w:r>
      <w:r w:rsidR="00AB17C6" w:rsidRPr="00A90CDC">
        <w:t>unacceptable</w:t>
      </w:r>
      <w:r w:rsidRPr="00A90CDC">
        <w:rPr>
          <w:rtl/>
        </w:rPr>
        <w:t xml:space="preserve"> </w:t>
      </w:r>
      <w:r w:rsidRPr="00A90CDC">
        <w:rPr>
          <w:rFonts w:hint="eastAsia"/>
          <w:rtl/>
        </w:rPr>
        <w:t>בלתי</w:t>
      </w:r>
      <w:r w:rsidRPr="00A90CDC">
        <w:rPr>
          <w:rtl/>
        </w:rPr>
        <w:t xml:space="preserve"> </w:t>
      </w:r>
      <w:r w:rsidRPr="00A90CDC">
        <w:rPr>
          <w:rFonts w:hint="eastAsia"/>
          <w:rtl/>
        </w:rPr>
        <w:t>מקובלים</w:t>
      </w:r>
      <w:r w:rsidR="00FB2D8C">
        <w:rPr>
          <w:rFonts w:hint="cs"/>
          <w:rtl/>
        </w:rPr>
        <w:t>]</w:t>
      </w:r>
      <w:r w:rsidRPr="00A90CDC">
        <w:rPr>
          <w:rtl/>
        </w:rPr>
        <w:t>.</w:t>
      </w:r>
      <w:r w:rsidR="006156BB">
        <w:rPr>
          <w:rFonts w:hint="cs"/>
          <w:rtl/>
        </w:rPr>
        <w:t xml:space="preserve"> </w:t>
      </w:r>
      <w:bookmarkEnd w:id="372"/>
      <w:r w:rsidR="004627AB" w:rsidRPr="00CD067C">
        <w:rPr>
          <w:rtl/>
        </w:rPr>
        <w:t xml:space="preserve">"ואם לא ארשה, לאן תברח הפעם?" </w:t>
      </w:r>
      <w:r w:rsidR="008A6090" w:rsidRPr="008A6090">
        <w:rPr>
          <w:rFonts w:cs="Times New Roman"/>
          <w:rtl/>
        </w:rPr>
        <w:t xml:space="preserve">במקום לכלות בוקר שלם בקניית רהיטים בחברת גיסה היבשושי, </w:t>
      </w:r>
      <w:r w:rsidR="001C5A04">
        <w:rPr>
          <w:rFonts w:cs="Times New Roman"/>
          <w:rtl/>
        </w:rPr>
        <w:t>הייתה</w:t>
      </w:r>
      <w:r w:rsidR="008A6090" w:rsidRPr="008A6090">
        <w:rPr>
          <w:rFonts w:cs="Times New Roman"/>
          <w:rtl/>
        </w:rPr>
        <w:t xml:space="preserve"> </w:t>
      </w:r>
      <w:r w:rsidR="00241AB2">
        <w:rPr>
          <w:rFonts w:hint="cs"/>
          <w:rtl/>
        </w:rPr>
        <w:t xml:space="preserve">היא עצמה </w:t>
      </w:r>
      <w:r w:rsidR="008A6090">
        <w:rPr>
          <w:rFonts w:hint="cs"/>
          <w:rtl/>
        </w:rPr>
        <w:t>מעדיפה לנוס,</w:t>
      </w:r>
      <w:r w:rsidR="00241AB2">
        <w:rPr>
          <w:rFonts w:hint="cs"/>
          <w:rtl/>
        </w:rPr>
        <w:t xml:space="preserve"> </w:t>
      </w:r>
      <w:r w:rsidR="00975E97">
        <w:rPr>
          <w:rFonts w:hint="cs"/>
          <w:rtl/>
        </w:rPr>
        <w:t>אפילו עד</w:t>
      </w:r>
      <w:r w:rsidR="00241AB2">
        <w:rPr>
          <w:rFonts w:hint="cs"/>
          <w:rtl/>
        </w:rPr>
        <w:t xml:space="preserve"> </w:t>
      </w:r>
      <w:r w:rsidR="00975E97">
        <w:rPr>
          <w:rFonts w:hint="cs"/>
          <w:rtl/>
        </w:rPr>
        <w:t>ל</w:t>
      </w:r>
      <w:r w:rsidR="00241AB2">
        <w:rPr>
          <w:rFonts w:hint="cs"/>
          <w:rtl/>
        </w:rPr>
        <w:t xml:space="preserve">מחוזותיה המרוחקים של </w:t>
      </w:r>
      <w:r w:rsidR="00AB5D77">
        <w:rPr>
          <w:rFonts w:hint="cs"/>
          <w:rtl/>
        </w:rPr>
        <w:t>ה</w:t>
      </w:r>
      <w:r w:rsidR="00AB5D77" w:rsidRPr="00241AB2">
        <w:rPr>
          <w:rFonts w:cs="Times New Roman"/>
          <w:rtl/>
        </w:rPr>
        <w:t xml:space="preserve">סְטֶ‏פָּ‏ה </w:t>
      </w:r>
      <w:r w:rsidR="00224F99" w:rsidRPr="00224F99">
        <w:rPr>
          <w:rFonts w:cs="Times New Roman"/>
          <w:rtl/>
        </w:rPr>
        <w:t>האירו-אסייתית</w:t>
      </w:r>
      <w:r w:rsidR="00AB5D77">
        <w:rPr>
          <w:rFonts w:hint="cs"/>
          <w:rtl/>
        </w:rPr>
        <w:t>, המשתרעת מהים השחור ועד גדות הים הכספי</w:t>
      </w:r>
      <w:r w:rsidR="008A6090" w:rsidRPr="008A6090">
        <w:rPr>
          <w:rFonts w:cs="Times New Roman"/>
          <w:rtl/>
        </w:rPr>
        <w:t>. עד לשם</w:t>
      </w:r>
      <w:r w:rsidR="00395C40">
        <w:rPr>
          <w:rFonts w:hint="cs"/>
          <w:rtl/>
        </w:rPr>
        <w:t xml:space="preserve"> </w:t>
      </w:r>
      <w:r w:rsidR="001C5A04">
        <w:rPr>
          <w:rFonts w:hint="cs"/>
          <w:rtl/>
        </w:rPr>
        <w:t>הייתה</w:t>
      </w:r>
      <w:r w:rsidR="00395C40">
        <w:rPr>
          <w:rFonts w:hint="cs"/>
          <w:rtl/>
        </w:rPr>
        <w:t xml:space="preserve"> מרחיקה</w:t>
      </w:r>
      <w:r w:rsidR="00AB5D77">
        <w:rPr>
          <w:rFonts w:hint="cs"/>
          <w:rtl/>
        </w:rPr>
        <w:t xml:space="preserve">, </w:t>
      </w:r>
      <w:r w:rsidR="00F449A9">
        <w:rPr>
          <w:rFonts w:hint="cs"/>
          <w:rtl/>
        </w:rPr>
        <w:t>ל</w:t>
      </w:r>
      <w:r w:rsidR="00395C40">
        <w:rPr>
          <w:rFonts w:hint="cs"/>
          <w:rtl/>
        </w:rPr>
        <w:t>עידן של</w:t>
      </w:r>
      <w:r w:rsidR="00F449A9">
        <w:rPr>
          <w:rFonts w:hint="cs"/>
          <w:rtl/>
        </w:rPr>
        <w:t xml:space="preserve">פני </w:t>
      </w:r>
      <w:r w:rsidR="00395C40">
        <w:rPr>
          <w:rFonts w:hint="cs"/>
          <w:rtl/>
        </w:rPr>
        <w:t>חמשת-אלפים</w:t>
      </w:r>
      <w:r w:rsidR="00F449A9">
        <w:rPr>
          <w:rFonts w:hint="cs"/>
          <w:rtl/>
        </w:rPr>
        <w:t xml:space="preserve"> שנה, כשהרמוניה שרתה </w:t>
      </w:r>
      <w:r w:rsidR="008A6090">
        <w:rPr>
          <w:rFonts w:hint="cs"/>
          <w:rtl/>
        </w:rPr>
        <w:t>ב</w:t>
      </w:r>
      <w:r w:rsidR="00F449A9">
        <w:rPr>
          <w:rFonts w:hint="cs"/>
          <w:rtl/>
        </w:rPr>
        <w:t>עולם, ושפה אחת יחידה</w:t>
      </w:r>
      <w:r w:rsidR="00241AB2">
        <w:rPr>
          <w:rFonts w:hint="cs"/>
          <w:rtl/>
        </w:rPr>
        <w:t>.</w:t>
      </w:r>
      <w:r w:rsidR="00AB5D77" w:rsidRPr="00224F99">
        <w:rPr>
          <w:rFonts w:hint="cs"/>
          <w:color w:val="A6A6A6" w:themeColor="background1" w:themeShade="A6"/>
          <w:rtl/>
        </w:rPr>
        <w:t xml:space="preserve"> [ה</w:t>
      </w:r>
      <w:r w:rsidR="00271F95" w:rsidRPr="00224F99">
        <w:rPr>
          <w:rFonts w:hint="cs"/>
          <w:color w:val="A6A6A6" w:themeColor="background1" w:themeShade="A6"/>
          <w:rtl/>
        </w:rPr>
        <w:t>אזור</w:t>
      </w:r>
      <w:r w:rsidR="00AB5D77" w:rsidRPr="00224F99">
        <w:rPr>
          <w:rFonts w:hint="cs"/>
          <w:color w:val="A6A6A6" w:themeColor="background1" w:themeShade="A6"/>
          <w:rtl/>
        </w:rPr>
        <w:t>ים בהם מניחים שהחלה השפה הפרוטו-</w:t>
      </w:r>
      <w:r w:rsidR="006711FF">
        <w:rPr>
          <w:rFonts w:hint="cs"/>
          <w:color w:val="A6A6A6" w:themeColor="background1" w:themeShade="A6"/>
          <w:rtl/>
        </w:rPr>
        <w:t>הו</w:t>
      </w:r>
      <w:r w:rsidR="00AB5D77" w:rsidRPr="00224F99">
        <w:rPr>
          <w:rFonts w:hint="cs"/>
          <w:color w:val="A6A6A6" w:themeColor="background1" w:themeShade="A6"/>
          <w:rtl/>
        </w:rPr>
        <w:t xml:space="preserve">דו-אירופאית </w:t>
      </w:r>
      <w:r w:rsidR="00AB5D77" w:rsidRPr="00224F99">
        <w:rPr>
          <w:color w:val="A6A6A6" w:themeColor="background1" w:themeShade="A6"/>
          <w:rtl/>
        </w:rPr>
        <w:t>–</w:t>
      </w:r>
    </w:p>
    <w:p w14:paraId="21B2E86B" w14:textId="77777777" w:rsidR="004627AB" w:rsidRPr="00CD067C" w:rsidRDefault="0025060A" w:rsidP="00AB5D77">
      <w:pPr>
        <w:rPr>
          <w:rtl/>
        </w:rPr>
      </w:pPr>
      <w:r w:rsidRPr="00224F99">
        <w:rPr>
          <w:color w:val="A6A6A6" w:themeColor="background1" w:themeShade="A6"/>
        </w:rPr>
        <w:t>https://en.wikipedia.org/wiki/Proto-Indo-European_language</w:t>
      </w:r>
      <w:r w:rsidR="00AB5D77" w:rsidRPr="00224F99">
        <w:rPr>
          <w:rFonts w:hint="cs"/>
          <w:color w:val="A6A6A6" w:themeColor="background1" w:themeShade="A6"/>
          <w:rtl/>
        </w:rPr>
        <w:t>]</w:t>
      </w:r>
      <w:r w:rsidR="00AB5D77">
        <w:rPr>
          <w:rFonts w:hint="cs"/>
          <w:rtl/>
        </w:rPr>
        <w:t xml:space="preserve"> </w:t>
      </w:r>
    </w:p>
    <w:p w14:paraId="678B1355" w14:textId="77777777" w:rsidR="004627AB" w:rsidRPr="00CD067C" w:rsidRDefault="004627AB" w:rsidP="00250000">
      <w:pPr>
        <w:rPr>
          <w:rtl/>
        </w:rPr>
      </w:pPr>
      <w:r w:rsidRPr="00CD067C">
        <w:rPr>
          <w:rtl/>
        </w:rPr>
        <w:t>"אני רק רוצה להיות איתך."</w:t>
      </w:r>
    </w:p>
    <w:p w14:paraId="5D718223" w14:textId="592BBDEE" w:rsidR="004627AB" w:rsidRPr="00CD067C" w:rsidRDefault="004627AB" w:rsidP="00250000">
      <w:pPr>
        <w:rPr>
          <w:rtl/>
        </w:rPr>
      </w:pPr>
      <w:r w:rsidRPr="00CD067C">
        <w:rPr>
          <w:rtl/>
        </w:rPr>
        <w:t xml:space="preserve">"ומה עם </w:t>
      </w:r>
      <w:r w:rsidR="002E35AE">
        <w:rPr>
          <w:rtl/>
        </w:rPr>
        <w:t>בית-הספר</w:t>
      </w:r>
      <w:r w:rsidRPr="00CD067C">
        <w:rPr>
          <w:rtl/>
        </w:rPr>
        <w:t>?"</w:t>
      </w:r>
    </w:p>
    <w:p w14:paraId="669A65E2" w14:textId="2E05A8C4" w:rsidR="004627AB" w:rsidRPr="00CD067C" w:rsidRDefault="004627AB" w:rsidP="0044287C">
      <w:pPr>
        <w:rPr>
          <w:rtl/>
        </w:rPr>
      </w:pPr>
      <w:r w:rsidRPr="00CD067C">
        <w:rPr>
          <w:rtl/>
        </w:rPr>
        <w:t>"לא נורא</w:t>
      </w:r>
      <w:r w:rsidR="007A1219">
        <w:t xml:space="preserve"> </w:t>
      </w:r>
      <w:r w:rsidR="007A1219">
        <w:rPr>
          <w:rFonts w:hint="cs"/>
          <w:rtl/>
        </w:rPr>
        <w:t xml:space="preserve">אם </w:t>
      </w:r>
      <w:r w:rsidRPr="00CD067C">
        <w:rPr>
          <w:rtl/>
        </w:rPr>
        <w:t>אפסיד יום," הוא אמר ב</w:t>
      </w:r>
      <w:r w:rsidR="00D4368B">
        <w:rPr>
          <w:rFonts w:hint="cs"/>
          <w:rtl/>
        </w:rPr>
        <w:t>הבעתו</w:t>
      </w:r>
      <w:r w:rsidRPr="00CD067C">
        <w:rPr>
          <w:rtl/>
        </w:rPr>
        <w:t xml:space="preserve"> התמימ</w:t>
      </w:r>
      <w:r w:rsidR="00D4368B">
        <w:rPr>
          <w:rFonts w:hint="cs"/>
          <w:rtl/>
        </w:rPr>
        <w:t>ה</w:t>
      </w:r>
      <w:r w:rsidRPr="00CD067C">
        <w:rPr>
          <w:rtl/>
        </w:rPr>
        <w:t xml:space="preserve"> ביותר</w:t>
      </w:r>
      <w:r w:rsidR="00395C40">
        <w:rPr>
          <w:rFonts w:hint="cs"/>
          <w:rtl/>
        </w:rPr>
        <w:t>[</w:t>
      </w:r>
      <w:r w:rsidRPr="00CD067C">
        <w:rPr>
          <w:rtl/>
        </w:rPr>
        <w:t>, כאילו שהיה מ</w:t>
      </w:r>
      <w:r w:rsidR="0044287C">
        <w:rPr>
          <w:rtl/>
        </w:rPr>
        <w:t>ופיע בבית</w:t>
      </w:r>
      <w:r w:rsidR="0044287C">
        <w:rPr>
          <w:rFonts w:hint="cs"/>
          <w:rtl/>
        </w:rPr>
        <w:t>-</w:t>
      </w:r>
      <w:r w:rsidR="00004537">
        <w:rPr>
          <w:rtl/>
        </w:rPr>
        <w:t>הספר בימים שבהם לא ה</w:t>
      </w:r>
      <w:r w:rsidR="00004537">
        <w:rPr>
          <w:rFonts w:hint="cs"/>
          <w:rtl/>
        </w:rPr>
        <w:t>תקיים</w:t>
      </w:r>
      <w:r w:rsidRPr="00CD067C">
        <w:rPr>
          <w:rtl/>
        </w:rPr>
        <w:t xml:space="preserve"> שיעור תיגבור בעברית</w:t>
      </w:r>
      <w:r w:rsidR="00395C40">
        <w:rPr>
          <w:rFonts w:hint="cs"/>
          <w:rtl/>
        </w:rPr>
        <w:t>]</w:t>
      </w:r>
      <w:r w:rsidRPr="00CD067C">
        <w:rPr>
          <w:rtl/>
        </w:rPr>
        <w:t>.</w:t>
      </w:r>
    </w:p>
    <w:p w14:paraId="4C4381E4" w14:textId="542C7B7A" w:rsidR="004627AB" w:rsidRDefault="003557CB" w:rsidP="00250000">
      <w:pPr>
        <w:rPr>
          <w:rtl/>
        </w:rPr>
      </w:pPr>
      <w:r>
        <w:rPr>
          <w:rFonts w:hint="cs"/>
          <w:rtl/>
        </w:rPr>
        <w:t>היא עברה לטון ה</w:t>
      </w:r>
      <w:r w:rsidR="00B36302">
        <w:rPr>
          <w:rFonts w:hint="cs"/>
          <w:rtl/>
        </w:rPr>
        <w:t>מ</w:t>
      </w:r>
      <w:r w:rsidR="00B36302" w:rsidRPr="00B36302">
        <w:rPr>
          <w:rFonts w:cs="Times New Roman"/>
          <w:rtl/>
        </w:rPr>
        <w:t>צמית</w:t>
      </w:r>
      <w:r w:rsidR="00B36302">
        <w:rPr>
          <w:rFonts w:cs="Times New Roman" w:hint="cs"/>
          <w:rtl/>
        </w:rPr>
        <w:t xml:space="preserve"> המוכר</w:t>
      </w:r>
      <w:r w:rsidR="009F4714" w:rsidRPr="009F4714">
        <w:rPr>
          <w:rFonts w:cs="Times New Roman"/>
          <w:rtl/>
        </w:rPr>
        <w:t>, ש</w:t>
      </w:r>
      <w:r w:rsidR="00677FBD">
        <w:rPr>
          <w:rFonts w:cs="Times New Roman" w:hint="cs"/>
          <w:rtl/>
        </w:rPr>
        <w:t>שרט</w:t>
      </w:r>
      <w:r w:rsidR="009F4714" w:rsidRPr="009F4714">
        <w:rPr>
          <w:rFonts w:cs="Times New Roman"/>
          <w:rtl/>
        </w:rPr>
        <w:t xml:space="preserve"> באלכס שריטות מפויחות</w:t>
      </w:r>
      <w:r w:rsidR="00224F99">
        <w:rPr>
          <w:rFonts w:cs="Times New Roman" w:hint="cs"/>
          <w:rtl/>
        </w:rPr>
        <w:t>,</w:t>
      </w:r>
      <w:r w:rsidR="00C40292">
        <w:rPr>
          <w:rFonts w:cs="Times New Roman" w:hint="cs"/>
          <w:rtl/>
        </w:rPr>
        <w:t xml:space="preserve"> </w:t>
      </w:r>
      <w:r w:rsidR="00C40292" w:rsidRPr="00C40292">
        <w:rPr>
          <w:rFonts w:cs="Times New Roman"/>
          <w:rtl/>
        </w:rPr>
        <w:t>והביעה את מלוא אכזבתה ממנו.</w:t>
      </w:r>
      <w:r>
        <w:rPr>
          <w:rFonts w:hint="cs"/>
          <w:rtl/>
        </w:rPr>
        <w:t xml:space="preserve"> לא </w:t>
      </w:r>
      <w:r w:rsidR="008A6090">
        <w:rPr>
          <w:rFonts w:hint="cs"/>
          <w:rtl/>
        </w:rPr>
        <w:t>ה</w:t>
      </w:r>
      <w:r>
        <w:rPr>
          <w:rFonts w:hint="cs"/>
          <w:rtl/>
        </w:rPr>
        <w:t>ספיקה השיחה עם</w:t>
      </w:r>
      <w:r w:rsidR="004627AB" w:rsidRPr="00CD067C">
        <w:rPr>
          <w:rtl/>
        </w:rPr>
        <w:t xml:space="preserve"> המחנכת </w:t>
      </w:r>
      <w:r>
        <w:rPr>
          <w:rFonts w:hint="cs"/>
          <w:rtl/>
        </w:rPr>
        <w:t>ו</w:t>
      </w:r>
      <w:r w:rsidR="004627AB" w:rsidRPr="00CD067C">
        <w:rPr>
          <w:rtl/>
        </w:rPr>
        <w:t>היועצת והמנהל</w:t>
      </w:r>
      <w:r>
        <w:rPr>
          <w:rFonts w:hint="cs"/>
          <w:rtl/>
        </w:rPr>
        <w:t xml:space="preserve">ת? </w:t>
      </w:r>
      <w:r w:rsidR="008A6090" w:rsidRPr="008A6090">
        <w:rPr>
          <w:rFonts w:cs="Times New Roman"/>
          <w:rtl/>
        </w:rPr>
        <w:t xml:space="preserve">והשעות שבילתה אצל פקידי השירות הסוציאלי, וחוקרת הנוער? </w:t>
      </w:r>
      <w:r>
        <w:rPr>
          <w:rFonts w:hint="cs"/>
          <w:rtl/>
        </w:rPr>
        <w:t>עם מי עוד עליה לדבר?</w:t>
      </w:r>
    </w:p>
    <w:p w14:paraId="185DA7A1" w14:textId="3E24769B" w:rsidR="009F4714" w:rsidRPr="00CD067C" w:rsidRDefault="009F4714" w:rsidP="00250000">
      <w:pPr>
        <w:rPr>
          <w:rtl/>
        </w:rPr>
      </w:pPr>
      <w:r w:rsidRPr="009F4714">
        <w:rPr>
          <w:rFonts w:cs="Times New Roman"/>
          <w:rtl/>
        </w:rPr>
        <w:t>[אפרמצמית – אחד מכמה קטעים שכולם באותו נושא]</w:t>
      </w:r>
    </w:p>
    <w:p w14:paraId="54DAEC28" w14:textId="489F54F9" w:rsidR="004627AB" w:rsidRPr="00CD067C" w:rsidRDefault="004627AB" w:rsidP="00250000">
      <w:pPr>
        <w:rPr>
          <w:rtl/>
        </w:rPr>
      </w:pPr>
      <w:r w:rsidRPr="00CD067C">
        <w:rPr>
          <w:rtl/>
        </w:rPr>
        <w:t>אלכס שלף סיגריה והצית מולה. "דברי עם מי שאת רוצה."</w:t>
      </w:r>
    </w:p>
    <w:p w14:paraId="6DA29CAF" w14:textId="238B9D11" w:rsidR="004627AB" w:rsidRDefault="004627AB" w:rsidP="00250000">
      <w:pPr>
        <w:rPr>
          <w:rtl/>
        </w:rPr>
      </w:pPr>
      <w:r w:rsidRPr="00CD067C">
        <w:rPr>
          <w:rtl/>
        </w:rPr>
        <w:t>"כבה מייד."</w:t>
      </w:r>
    </w:p>
    <w:p w14:paraId="1261E3D5" w14:textId="5EB933D7" w:rsidR="004627AB" w:rsidRPr="00CD067C" w:rsidRDefault="004627AB" w:rsidP="00250000">
      <w:pPr>
        <w:rPr>
          <w:rtl/>
        </w:rPr>
      </w:pPr>
      <w:r w:rsidRPr="00CD067C">
        <w:rPr>
          <w:rtl/>
        </w:rPr>
        <w:t xml:space="preserve">הוא שאף שאיפה עמוקה וארוכה, חייך ושאף </w:t>
      </w:r>
      <w:r w:rsidR="00AE318A">
        <w:rPr>
          <w:rFonts w:hint="cs"/>
          <w:rtl/>
        </w:rPr>
        <w:t>שאיפה</w:t>
      </w:r>
      <w:r w:rsidRPr="00CD067C">
        <w:rPr>
          <w:rtl/>
        </w:rPr>
        <w:t xml:space="preserve"> ארוכה עוד יותר. </w:t>
      </w:r>
    </w:p>
    <w:p w14:paraId="506E1867" w14:textId="77777777" w:rsidR="004627AB" w:rsidRPr="00A16708" w:rsidRDefault="004627AB" w:rsidP="00250000">
      <w:pPr>
        <w:rPr>
          <w:rtl/>
        </w:rPr>
      </w:pPr>
      <w:r>
        <w:rPr>
          <w:rFonts w:hint="cs"/>
          <w:rtl/>
        </w:rPr>
        <w:t>"</w:t>
      </w:r>
      <w:r w:rsidRPr="00A16708">
        <w:rPr>
          <w:rtl/>
        </w:rPr>
        <w:t>אתה לא תצמח לעולם!</w:t>
      </w:r>
      <w:r>
        <w:rPr>
          <w:rFonts w:hint="cs"/>
          <w:rtl/>
        </w:rPr>
        <w:t>"</w:t>
      </w:r>
    </w:p>
    <w:p w14:paraId="2AAAFFD6" w14:textId="69BD14DB" w:rsidR="00E46DFA" w:rsidRDefault="004627AB" w:rsidP="004501CC">
      <w:pPr>
        <w:rPr>
          <w:rtl/>
        </w:rPr>
      </w:pPr>
      <w:r>
        <w:rPr>
          <w:rFonts w:hint="cs"/>
          <w:rtl/>
        </w:rPr>
        <w:t>"</w:t>
      </w:r>
      <w:r w:rsidRPr="00A16708">
        <w:rPr>
          <w:rtl/>
        </w:rPr>
        <w:t xml:space="preserve">אני אצמח, אני ועוד איך אצמח, רק לא </w:t>
      </w:r>
      <w:r w:rsidR="00AE318A">
        <w:rPr>
          <w:rFonts w:hint="cs"/>
          <w:rtl/>
        </w:rPr>
        <w:t>לאן</w:t>
      </w:r>
      <w:r w:rsidRPr="00A16708">
        <w:rPr>
          <w:rtl/>
        </w:rPr>
        <w:t xml:space="preserve"> שאת רוצה.</w:t>
      </w:r>
      <w:r>
        <w:rPr>
          <w:rFonts w:hint="cs"/>
          <w:rtl/>
        </w:rPr>
        <w:t>"</w:t>
      </w:r>
      <w:r w:rsidR="00E46DFA">
        <w:rPr>
          <w:rFonts w:hint="cs"/>
          <w:rtl/>
        </w:rPr>
        <w:t xml:space="preserve"> </w:t>
      </w:r>
    </w:p>
    <w:p w14:paraId="7D25751A" w14:textId="6BA052B6" w:rsidR="004627AB" w:rsidRPr="00CD067C" w:rsidRDefault="004627AB" w:rsidP="00E33983">
      <w:pPr>
        <w:rPr>
          <w:rtl/>
        </w:rPr>
      </w:pPr>
      <w:r w:rsidRPr="00CD067C">
        <w:rPr>
          <w:rtl/>
        </w:rPr>
        <w:t>"אתה רק גורם לעצמך נזק," קול</w:t>
      </w:r>
      <w:r w:rsidR="00E33983">
        <w:rPr>
          <w:rFonts w:hint="cs"/>
          <w:rtl/>
        </w:rPr>
        <w:t>ה</w:t>
      </w:r>
      <w:r w:rsidR="00E33983">
        <w:rPr>
          <w:rtl/>
        </w:rPr>
        <w:t xml:space="preserve"> ר</w:t>
      </w:r>
      <w:r w:rsidRPr="00CD067C">
        <w:rPr>
          <w:rtl/>
        </w:rPr>
        <w:t xml:space="preserve">עד. </w:t>
      </w:r>
    </w:p>
    <w:p w14:paraId="210A67C6" w14:textId="631F97B8" w:rsidR="004627AB" w:rsidRPr="00CD067C" w:rsidRDefault="004627AB" w:rsidP="00250000">
      <w:pPr>
        <w:rPr>
          <w:rtl/>
        </w:rPr>
      </w:pPr>
      <w:r w:rsidRPr="00CD067C">
        <w:rPr>
          <w:rtl/>
        </w:rPr>
        <w:t>העשן היתמר מנחיריו במשך דקות ארוכות. "הנזק כבר נעשה."</w:t>
      </w:r>
    </w:p>
    <w:p w14:paraId="273BDE30" w14:textId="77777777" w:rsidR="004627AB" w:rsidRPr="00CD067C" w:rsidRDefault="004627AB" w:rsidP="00250000">
      <w:pPr>
        <w:rPr>
          <w:rtl/>
        </w:rPr>
      </w:pPr>
      <w:r w:rsidRPr="00CD067C">
        <w:rPr>
          <w:rtl/>
        </w:rPr>
        <w:lastRenderedPageBreak/>
        <w:t>"אתה תפסיק את זה מייד."</w:t>
      </w:r>
    </w:p>
    <w:p w14:paraId="3EC7A750" w14:textId="77777777" w:rsidR="004627AB" w:rsidRDefault="004627AB" w:rsidP="00250000">
      <w:pPr>
        <w:rPr>
          <w:rtl/>
        </w:rPr>
      </w:pPr>
      <w:r w:rsidRPr="00CD067C">
        <w:rPr>
          <w:rtl/>
        </w:rPr>
        <w:t xml:space="preserve">הוא לא הפסיק. </w:t>
      </w:r>
    </w:p>
    <w:p w14:paraId="0C6A73AB" w14:textId="69624842" w:rsidR="00B926D0" w:rsidRPr="00224F99" w:rsidRDefault="00B926D0" w:rsidP="00114C0E">
      <w:pPr>
        <w:rPr>
          <w:color w:val="A6A6A6" w:themeColor="background1" w:themeShade="A6"/>
          <w:rtl/>
        </w:rPr>
      </w:pPr>
      <w:r>
        <w:rPr>
          <w:rFonts w:hint="cs"/>
          <w:rtl/>
        </w:rPr>
        <w:t>הוא היה נמוך</w:t>
      </w:r>
      <w:r w:rsidR="00C90C6C">
        <w:rPr>
          <w:rFonts w:hint="cs"/>
          <w:rtl/>
        </w:rPr>
        <w:t xml:space="preserve"> מאוד </w:t>
      </w:r>
      <w:r>
        <w:rPr>
          <w:rFonts w:hint="cs"/>
          <w:rtl/>
        </w:rPr>
        <w:t>מ</w:t>
      </w:r>
      <w:r w:rsidR="00AE318A">
        <w:rPr>
          <w:rFonts w:hint="cs"/>
          <w:rtl/>
        </w:rPr>
        <w:t>אימו</w:t>
      </w:r>
      <w:r>
        <w:rPr>
          <w:rFonts w:hint="cs"/>
          <w:rtl/>
        </w:rPr>
        <w:t xml:space="preserve">, </w:t>
      </w:r>
      <w:r w:rsidR="00230964">
        <w:rPr>
          <w:rFonts w:hint="cs"/>
          <w:rtl/>
        </w:rPr>
        <w:t>ונראה כמו ילד</w:t>
      </w:r>
      <w:r w:rsidR="00114C0E">
        <w:rPr>
          <w:rFonts w:hint="cs"/>
          <w:rtl/>
        </w:rPr>
        <w:t>הּ</w:t>
      </w:r>
      <w:r w:rsidR="00230964">
        <w:rPr>
          <w:rFonts w:hint="cs"/>
          <w:rtl/>
        </w:rPr>
        <w:t xml:space="preserve"> הקט ב</w:t>
      </w:r>
      <w:r>
        <w:rPr>
          <w:rFonts w:hint="cs"/>
          <w:rtl/>
        </w:rPr>
        <w:t xml:space="preserve">פניו </w:t>
      </w:r>
      <w:r w:rsidR="00230964">
        <w:rPr>
          <w:rFonts w:hint="cs"/>
          <w:rtl/>
        </w:rPr>
        <w:t>ה</w:t>
      </w:r>
      <w:r>
        <w:rPr>
          <w:rFonts w:hint="cs"/>
          <w:rtl/>
        </w:rPr>
        <w:t>ילדותיות ו</w:t>
      </w:r>
      <w:r w:rsidR="00230964">
        <w:rPr>
          <w:rFonts w:hint="cs"/>
          <w:rtl/>
        </w:rPr>
        <w:t>ה</w:t>
      </w:r>
      <w:r>
        <w:rPr>
          <w:rFonts w:hint="cs"/>
          <w:rtl/>
        </w:rPr>
        <w:t xml:space="preserve">רכות, </w:t>
      </w:r>
      <w:r w:rsidR="004964CA">
        <w:rPr>
          <w:rFonts w:hint="cs"/>
          <w:rtl/>
        </w:rPr>
        <w:t>אף כי לא תמיד</w:t>
      </w:r>
      <w:r w:rsidR="00114C0E">
        <w:rPr>
          <w:rFonts w:hint="cs"/>
          <w:rtl/>
        </w:rPr>
        <w:t xml:space="preserve"> </w:t>
      </w:r>
      <w:r w:rsidR="004964CA">
        <w:rPr>
          <w:rFonts w:hint="cs"/>
          <w:rtl/>
        </w:rPr>
        <w:t xml:space="preserve">זכר לנשוף החוצה את העשן לפני </w:t>
      </w:r>
      <w:r w:rsidR="00114C0E">
        <w:rPr>
          <w:rFonts w:hint="cs"/>
          <w:rtl/>
        </w:rPr>
        <w:t>הש</w:t>
      </w:r>
      <w:r w:rsidR="004964CA">
        <w:rPr>
          <w:rFonts w:hint="cs"/>
          <w:rtl/>
        </w:rPr>
        <w:t xml:space="preserve">איפה </w:t>
      </w:r>
      <w:r w:rsidR="00114C0E">
        <w:rPr>
          <w:rFonts w:hint="cs"/>
          <w:rtl/>
        </w:rPr>
        <w:t>הבאה</w:t>
      </w:r>
      <w:r w:rsidR="004964CA">
        <w:rPr>
          <w:rFonts w:hint="cs"/>
          <w:rtl/>
        </w:rPr>
        <w:t xml:space="preserve">. </w:t>
      </w:r>
      <w:r w:rsidRPr="00224F99">
        <w:rPr>
          <w:rFonts w:hint="cs"/>
          <w:color w:val="A6A6A6" w:themeColor="background1" w:themeShade="A6"/>
          <w:rtl/>
        </w:rPr>
        <w:t>[כל הסיטואציה נראת</w:t>
      </w:r>
      <w:r w:rsidR="00114C0E" w:rsidRPr="00224F99">
        <w:rPr>
          <w:rFonts w:hint="cs"/>
          <w:color w:val="A6A6A6" w:themeColor="background1" w:themeShade="A6"/>
          <w:rtl/>
        </w:rPr>
        <w:t>ה סוריאליסטית לגמרי בעיני מארק</w:t>
      </w:r>
      <w:r w:rsidR="00F93006" w:rsidRPr="00224F99">
        <w:rPr>
          <w:rFonts w:hint="cs"/>
          <w:color w:val="A6A6A6" w:themeColor="background1" w:themeShade="A6"/>
          <w:rtl/>
        </w:rPr>
        <w:t>.</w:t>
      </w:r>
      <w:r w:rsidRPr="00224F99">
        <w:rPr>
          <w:rFonts w:hint="cs"/>
          <w:color w:val="A6A6A6" w:themeColor="background1" w:themeShade="A6"/>
          <w:rtl/>
        </w:rPr>
        <w:t xml:space="preserve"> מארק היה קרוב יותר להבין </w:t>
      </w:r>
      <w:r w:rsidR="00554422" w:rsidRPr="00224F99">
        <w:rPr>
          <w:rFonts w:hint="cs"/>
          <w:color w:val="A6A6A6" w:themeColor="background1" w:themeShade="A6"/>
          <w:rtl/>
        </w:rPr>
        <w:t>את הפעולה של אופרטורים לינאריים על פונקציית הגל של חלקיק קוונטי במרחבי הילברט אינסו</w:t>
      </w:r>
      <w:r w:rsidR="004D6FD8" w:rsidRPr="00224F99">
        <w:rPr>
          <w:rFonts w:hint="cs"/>
          <w:color w:val="A6A6A6" w:themeColor="background1" w:themeShade="A6"/>
          <w:rtl/>
        </w:rPr>
        <w:t>פי</w:t>
      </w:r>
      <w:r w:rsidR="00554422" w:rsidRPr="00224F99">
        <w:rPr>
          <w:rFonts w:hint="cs"/>
          <w:color w:val="A6A6A6" w:themeColor="background1" w:themeShade="A6"/>
          <w:rtl/>
        </w:rPr>
        <w:t>ים</w:t>
      </w:r>
      <w:r w:rsidR="00114C0E" w:rsidRPr="00224F99">
        <w:rPr>
          <w:rFonts w:hint="cs"/>
          <w:color w:val="A6A6A6" w:themeColor="background1" w:themeShade="A6"/>
          <w:rtl/>
        </w:rPr>
        <w:t xml:space="preserve"> </w:t>
      </w:r>
      <w:r w:rsidR="00114C0E" w:rsidRPr="00224F99">
        <w:rPr>
          <w:color w:val="A6A6A6" w:themeColor="background1" w:themeShade="A6"/>
          <w:rtl/>
        </w:rPr>
        <w:t>–</w:t>
      </w:r>
      <w:r w:rsidR="004D6FD8" w:rsidRPr="00224F99">
        <w:rPr>
          <w:rFonts w:hint="cs"/>
          <w:color w:val="A6A6A6" w:themeColor="background1" w:themeShade="A6"/>
          <w:rtl/>
        </w:rPr>
        <w:t xml:space="preserve"> דבר שהינו מרשים במיוחד כי </w:t>
      </w:r>
      <w:r w:rsidR="003D5D55" w:rsidRPr="00224F99">
        <w:rPr>
          <w:rFonts w:hint="cs"/>
          <w:color w:val="A6A6A6" w:themeColor="background1" w:themeShade="A6"/>
          <w:rtl/>
        </w:rPr>
        <w:t xml:space="preserve">אין </w:t>
      </w:r>
      <w:r w:rsidR="004D6FD8" w:rsidRPr="00224F99">
        <w:rPr>
          <w:rFonts w:hint="cs"/>
          <w:color w:val="A6A6A6" w:themeColor="background1" w:themeShade="A6"/>
          <w:rtl/>
        </w:rPr>
        <w:t>זה חומר שנלמ</w:t>
      </w:r>
      <w:r w:rsidR="00114C0E" w:rsidRPr="00224F99">
        <w:rPr>
          <w:rFonts w:hint="cs"/>
          <w:color w:val="A6A6A6" w:themeColor="background1" w:themeShade="A6"/>
          <w:rtl/>
        </w:rPr>
        <w:t xml:space="preserve">ד בשנה א' ובוודאי שלא בסמסטר א' </w:t>
      </w:r>
      <w:r w:rsidR="00114C0E" w:rsidRPr="00224F99">
        <w:rPr>
          <w:color w:val="A6A6A6" w:themeColor="background1" w:themeShade="A6"/>
          <w:rtl/>
        </w:rPr>
        <w:t>–</w:t>
      </w:r>
      <w:r w:rsidR="00554422" w:rsidRPr="00224F99">
        <w:rPr>
          <w:rFonts w:hint="cs"/>
          <w:color w:val="A6A6A6" w:themeColor="background1" w:themeShade="A6"/>
          <w:rtl/>
        </w:rPr>
        <w:t xml:space="preserve"> [</w:t>
      </w:r>
      <w:r w:rsidRPr="00224F99">
        <w:rPr>
          <w:rFonts w:hint="cs"/>
          <w:color w:val="A6A6A6" w:themeColor="background1" w:themeShade="A6"/>
          <w:rtl/>
        </w:rPr>
        <w:t>מה</w:t>
      </w:r>
      <w:r w:rsidR="00230964" w:rsidRPr="00224F99">
        <w:rPr>
          <w:rFonts w:hint="cs"/>
          <w:color w:val="A6A6A6" w:themeColor="background1" w:themeShade="A6"/>
          <w:rtl/>
        </w:rPr>
        <w:t xml:space="preserve">י חבורת גרותניק </w:t>
      </w:r>
      <w:r w:rsidRPr="00224F99">
        <w:rPr>
          <w:rFonts w:hint="cs"/>
          <w:color w:val="A6A6A6" w:themeColor="background1" w:themeShade="A6"/>
          <w:rtl/>
        </w:rPr>
        <w:t>או משהו ממש קשה ב</w:t>
      </w:r>
      <w:r w:rsidR="001C5A04" w:rsidRPr="00224F99">
        <w:rPr>
          <w:rFonts w:hint="cs"/>
          <w:color w:val="A6A6A6" w:themeColor="background1" w:themeShade="A6"/>
          <w:rtl/>
        </w:rPr>
        <w:t>מתמטיקה</w:t>
      </w:r>
      <w:r w:rsidRPr="00224F99">
        <w:rPr>
          <w:rFonts w:hint="cs"/>
          <w:color w:val="A6A6A6" w:themeColor="background1" w:themeShade="A6"/>
          <w:rtl/>
        </w:rPr>
        <w:t>] מאשר את הסיטואציה הסוריאליסטית הזאת</w:t>
      </w:r>
      <w:r w:rsidR="00440F63" w:rsidRPr="00224F99">
        <w:rPr>
          <w:rFonts w:hint="cs"/>
          <w:color w:val="A6A6A6" w:themeColor="background1" w:themeShade="A6"/>
          <w:rtl/>
        </w:rPr>
        <w:t>, את ה</w:t>
      </w:r>
      <w:r w:rsidRPr="00224F99">
        <w:rPr>
          <w:rFonts w:hint="cs"/>
          <w:color w:val="A6A6A6" w:themeColor="background1" w:themeShade="A6"/>
          <w:rtl/>
        </w:rPr>
        <w:t xml:space="preserve">תעוזה שנדרשה </w:t>
      </w:r>
      <w:r w:rsidR="00440F63" w:rsidRPr="00224F99">
        <w:rPr>
          <w:rFonts w:hint="cs"/>
          <w:color w:val="A6A6A6" w:themeColor="background1" w:themeShade="A6"/>
          <w:rtl/>
        </w:rPr>
        <w:t>ל</w:t>
      </w:r>
      <w:r w:rsidRPr="00224F99">
        <w:rPr>
          <w:rFonts w:hint="cs"/>
          <w:color w:val="A6A6A6" w:themeColor="background1" w:themeShade="A6"/>
          <w:rtl/>
        </w:rPr>
        <w:t>עמיד</w:t>
      </w:r>
      <w:r w:rsidR="00440F63" w:rsidRPr="00224F99">
        <w:rPr>
          <w:rFonts w:hint="cs"/>
          <w:color w:val="A6A6A6" w:themeColor="background1" w:themeShade="A6"/>
          <w:rtl/>
        </w:rPr>
        <w:t>תו</w:t>
      </w:r>
      <w:r w:rsidRPr="00224F99">
        <w:rPr>
          <w:rFonts w:hint="cs"/>
          <w:color w:val="A6A6A6" w:themeColor="background1" w:themeShade="A6"/>
          <w:rtl/>
        </w:rPr>
        <w:t xml:space="preserve"> ה</w:t>
      </w:r>
      <w:r w:rsidR="00554422" w:rsidRPr="00224F99">
        <w:rPr>
          <w:rFonts w:hint="cs"/>
          <w:color w:val="A6A6A6" w:themeColor="background1" w:themeShade="A6"/>
          <w:rtl/>
        </w:rPr>
        <w:t>בלתי מעורערת [</w:t>
      </w:r>
      <w:r w:rsidRPr="00224F99">
        <w:rPr>
          <w:color w:val="A6A6A6" w:themeColor="background1" w:themeShade="A6"/>
        </w:rPr>
        <w:t>unwavering</w:t>
      </w:r>
      <w:r w:rsidR="00554422" w:rsidRPr="00224F99">
        <w:rPr>
          <w:rFonts w:hint="cs"/>
          <w:color w:val="A6A6A6" w:themeColor="background1" w:themeShade="A6"/>
          <w:rtl/>
        </w:rPr>
        <w:t>]</w:t>
      </w:r>
      <w:r w:rsidRPr="00224F99">
        <w:rPr>
          <w:rFonts w:hint="cs"/>
          <w:color w:val="A6A6A6" w:themeColor="background1" w:themeShade="A6"/>
          <w:rtl/>
        </w:rPr>
        <w:t xml:space="preserve"> של אלכס</w:t>
      </w:r>
      <w:r w:rsidR="00554422" w:rsidRPr="00224F99">
        <w:rPr>
          <w:rFonts w:hint="cs"/>
          <w:color w:val="A6A6A6" w:themeColor="background1" w:themeShade="A6"/>
          <w:rtl/>
        </w:rPr>
        <w:t xml:space="preserve"> מול האם</w:t>
      </w:r>
      <w:r w:rsidRPr="00224F99">
        <w:rPr>
          <w:rFonts w:hint="cs"/>
          <w:color w:val="A6A6A6" w:themeColor="background1" w:themeShade="A6"/>
          <w:rtl/>
        </w:rPr>
        <w:t>.</w:t>
      </w:r>
      <w:r w:rsidR="00F93006" w:rsidRPr="00224F99">
        <w:rPr>
          <w:rFonts w:hint="cs"/>
          <w:color w:val="A6A6A6" w:themeColor="background1" w:themeShade="A6"/>
          <w:rtl/>
        </w:rPr>
        <w:t>]</w:t>
      </w:r>
    </w:p>
    <w:p w14:paraId="75A2759A" w14:textId="6E1FC7DA" w:rsidR="007576E3" w:rsidRDefault="00554422" w:rsidP="00D0092C">
      <w:pPr>
        <w:rPr>
          <w:rtl/>
        </w:rPr>
      </w:pPr>
      <w:r>
        <w:rPr>
          <w:rtl/>
        </w:rPr>
        <w:t>כש</w:t>
      </w:r>
      <w:r w:rsidR="004627AB" w:rsidRPr="00CD067C">
        <w:rPr>
          <w:rtl/>
        </w:rPr>
        <w:t xml:space="preserve">ביקשה לשוחח </w:t>
      </w:r>
      <w:r w:rsidR="00AD5849">
        <w:rPr>
          <w:rFonts w:hint="cs"/>
          <w:rtl/>
        </w:rPr>
        <w:t>עימו</w:t>
      </w:r>
      <w:r w:rsidR="00EF61AE">
        <w:rPr>
          <w:rFonts w:hint="cs"/>
          <w:rtl/>
        </w:rPr>
        <w:t xml:space="preserve"> בנימה שפויה יותר</w:t>
      </w:r>
      <w:r w:rsidR="004627AB" w:rsidRPr="00CD067C">
        <w:rPr>
          <w:rtl/>
        </w:rPr>
        <w:t xml:space="preserve">, הוא קם ויצא מהבית. </w:t>
      </w:r>
    </w:p>
    <w:p w14:paraId="36ADA3A9" w14:textId="5442EF6E" w:rsidR="007576E3" w:rsidRPr="00224F99" w:rsidRDefault="00BD54A8" w:rsidP="00D0092C">
      <w:pPr>
        <w:rPr>
          <w:rFonts w:cs="Times New Roman"/>
          <w:color w:val="A6A6A6" w:themeColor="background1" w:themeShade="A6"/>
          <w:rtl/>
        </w:rPr>
      </w:pPr>
      <w:r w:rsidRPr="00224F99">
        <w:rPr>
          <w:rFonts w:cs="Times New Roman" w:hint="cs"/>
          <w:color w:val="A6A6A6" w:themeColor="background1" w:themeShade="A6"/>
          <w:rtl/>
        </w:rPr>
        <w:t>[</w:t>
      </w:r>
      <w:r w:rsidR="00BE3490" w:rsidRPr="00224F99">
        <w:rPr>
          <w:rFonts w:cs="Times New Roman" w:hint="eastAsia"/>
          <w:color w:val="A6A6A6" w:themeColor="background1" w:themeShade="A6"/>
          <w:rtl/>
        </w:rPr>
        <w:t>גל</w:t>
      </w:r>
      <w:r w:rsidR="00BE3490" w:rsidRPr="00224F99">
        <w:rPr>
          <w:rFonts w:cs="Times New Roman"/>
          <w:color w:val="A6A6A6" w:themeColor="background1" w:themeShade="A6"/>
          <w:rtl/>
        </w:rPr>
        <w:t xml:space="preserve"> </w:t>
      </w:r>
      <w:r w:rsidR="00C85AC8" w:rsidRPr="00224F99">
        <w:rPr>
          <w:rFonts w:cs="Times New Roman" w:hint="eastAsia"/>
          <w:color w:val="A6A6A6" w:themeColor="background1" w:themeShade="A6"/>
          <w:rtl/>
        </w:rPr>
        <w:t>ישנו</w:t>
      </w:r>
      <w:r w:rsidR="00C85AC8" w:rsidRPr="00224F99">
        <w:rPr>
          <w:rFonts w:cs="Times New Roman"/>
          <w:color w:val="A6A6A6" w:themeColor="background1" w:themeShade="A6"/>
          <w:rtl/>
        </w:rPr>
        <w:t xml:space="preserve"> והוא </w:t>
      </w:r>
      <w:r w:rsidR="00BE3490" w:rsidRPr="00224F99">
        <w:rPr>
          <w:rFonts w:cs="Times New Roman" w:hint="eastAsia"/>
          <w:color w:val="A6A6A6" w:themeColor="background1" w:themeShade="A6"/>
          <w:rtl/>
        </w:rPr>
        <w:t>מתעבה</w:t>
      </w:r>
      <w:r w:rsidR="00BE3490" w:rsidRPr="00224F99">
        <w:rPr>
          <w:rFonts w:cs="Times New Roman"/>
          <w:color w:val="A6A6A6" w:themeColor="background1" w:themeShade="A6"/>
          <w:rtl/>
        </w:rPr>
        <w:t xml:space="preserve"> במרכז האוקיינוס, רחוק מכל אדם ומקור הצלה, ויותר מכל </w:t>
      </w:r>
      <w:r w:rsidR="00ED55ED" w:rsidRPr="00224F99">
        <w:rPr>
          <w:rFonts w:cs="Times New Roman" w:hint="eastAsia"/>
          <w:color w:val="A6A6A6" w:themeColor="background1" w:themeShade="A6"/>
          <w:rtl/>
        </w:rPr>
        <w:t>היה</w:t>
      </w:r>
      <w:r w:rsidR="00ED55ED" w:rsidRPr="00224F99">
        <w:rPr>
          <w:rFonts w:cs="Times New Roman"/>
          <w:color w:val="A6A6A6" w:themeColor="background1" w:themeShade="A6"/>
          <w:rtl/>
        </w:rPr>
        <w:t xml:space="preserve"> </w:t>
      </w:r>
      <w:r w:rsidR="00BE3490" w:rsidRPr="00224F99">
        <w:rPr>
          <w:rFonts w:cs="Times New Roman" w:hint="eastAsia"/>
          <w:color w:val="A6A6A6" w:themeColor="background1" w:themeShade="A6"/>
          <w:rtl/>
        </w:rPr>
        <w:t>אלכס</w:t>
      </w:r>
      <w:r w:rsidR="00BE3490" w:rsidRPr="00224F99">
        <w:rPr>
          <w:rFonts w:cs="Times New Roman"/>
          <w:color w:val="A6A6A6" w:themeColor="background1" w:themeShade="A6"/>
          <w:rtl/>
        </w:rPr>
        <w:t xml:space="preserve"> רוצה להתמסר </w:t>
      </w:r>
      <w:r w:rsidR="00ED55ED" w:rsidRPr="00224F99">
        <w:rPr>
          <w:rFonts w:cs="Times New Roman" w:hint="eastAsia"/>
          <w:color w:val="A6A6A6" w:themeColor="background1" w:themeShade="A6"/>
          <w:rtl/>
        </w:rPr>
        <w:t>א</w:t>
      </w:r>
      <w:r w:rsidR="00BE3490" w:rsidRPr="00224F99">
        <w:rPr>
          <w:rFonts w:cs="Times New Roman" w:hint="eastAsia"/>
          <w:color w:val="A6A6A6" w:themeColor="background1" w:themeShade="A6"/>
          <w:rtl/>
        </w:rPr>
        <w:t>ל</w:t>
      </w:r>
      <w:r w:rsidR="00ED55ED" w:rsidRPr="00224F99">
        <w:rPr>
          <w:rFonts w:cs="Times New Roman" w:hint="eastAsia"/>
          <w:color w:val="A6A6A6" w:themeColor="background1" w:themeShade="A6"/>
          <w:rtl/>
        </w:rPr>
        <w:t>י</w:t>
      </w:r>
      <w:r w:rsidR="00BE3490" w:rsidRPr="00224F99">
        <w:rPr>
          <w:rFonts w:cs="Times New Roman" w:hint="eastAsia"/>
          <w:color w:val="A6A6A6" w:themeColor="background1" w:themeShade="A6"/>
          <w:rtl/>
        </w:rPr>
        <w:t>ו</w:t>
      </w:r>
      <w:r w:rsidR="00BE3490" w:rsidRPr="00224F99">
        <w:rPr>
          <w:rFonts w:cs="Times New Roman"/>
          <w:color w:val="A6A6A6" w:themeColor="background1" w:themeShade="A6"/>
          <w:rtl/>
        </w:rPr>
        <w:t xml:space="preserve">, הגל מתנפח ואלכס עליו, ממצה עד תום את מטרת חייו. כוחותיו נמצצים במים המרים ואין מושיע, הוא לבד על הגל המתנפח הצוחק צחוקים קטנים ואילמים </w:t>
      </w:r>
      <w:r w:rsidR="00BE3490" w:rsidRPr="00224F99">
        <w:rPr>
          <w:rFonts w:cs="Times New Roman" w:hint="eastAsia"/>
          <w:color w:val="A6A6A6" w:themeColor="background1" w:themeShade="A6"/>
          <w:rtl/>
        </w:rPr>
        <w:t>כלפי</w:t>
      </w:r>
      <w:r w:rsidR="00BE3490" w:rsidRPr="00224F99">
        <w:rPr>
          <w:rFonts w:cs="Times New Roman"/>
          <w:color w:val="A6A6A6" w:themeColor="background1" w:themeShade="A6"/>
          <w:rtl/>
        </w:rPr>
        <w:t xml:space="preserve"> </w:t>
      </w:r>
      <w:r w:rsidR="00BE3490" w:rsidRPr="00224F99">
        <w:rPr>
          <w:rFonts w:cs="Times New Roman" w:hint="eastAsia"/>
          <w:color w:val="A6A6A6" w:themeColor="background1" w:themeShade="A6"/>
          <w:rtl/>
        </w:rPr>
        <w:t>רוח</w:t>
      </w:r>
      <w:r w:rsidR="00BE3490" w:rsidRPr="00224F99">
        <w:rPr>
          <w:rFonts w:cs="Times New Roman"/>
          <w:color w:val="A6A6A6" w:themeColor="background1" w:themeShade="A6"/>
          <w:rtl/>
        </w:rPr>
        <w:t xml:space="preserve"> </w:t>
      </w:r>
      <w:r w:rsidR="00BE3490" w:rsidRPr="00224F99">
        <w:rPr>
          <w:rFonts w:cs="Times New Roman" w:hint="eastAsia"/>
          <w:color w:val="A6A6A6" w:themeColor="background1" w:themeShade="A6"/>
          <w:rtl/>
        </w:rPr>
        <w:t>המכה</w:t>
      </w:r>
      <w:r w:rsidR="00BE3490" w:rsidRPr="00224F99">
        <w:rPr>
          <w:rFonts w:cs="Times New Roman"/>
          <w:color w:val="A6A6A6" w:themeColor="background1" w:themeShade="A6"/>
          <w:rtl/>
        </w:rPr>
        <w:t xml:space="preserve"> </w:t>
      </w:r>
      <w:r w:rsidR="00BE3490" w:rsidRPr="00224F99">
        <w:rPr>
          <w:rFonts w:cs="Times New Roman" w:hint="eastAsia"/>
          <w:color w:val="A6A6A6" w:themeColor="background1" w:themeShade="A6"/>
          <w:rtl/>
        </w:rPr>
        <w:t>בו</w:t>
      </w:r>
      <w:r w:rsidR="00BE3490" w:rsidRPr="00224F99">
        <w:rPr>
          <w:rFonts w:cs="Times New Roman"/>
          <w:color w:val="A6A6A6" w:themeColor="background1" w:themeShade="A6"/>
          <w:rtl/>
        </w:rPr>
        <w:t xml:space="preserve">. </w:t>
      </w:r>
      <w:r w:rsidR="00BE3490" w:rsidRPr="00224F99">
        <w:rPr>
          <w:rFonts w:cs="Times New Roman" w:hint="eastAsia"/>
          <w:color w:val="A6A6A6" w:themeColor="background1" w:themeShade="A6"/>
          <w:rtl/>
        </w:rPr>
        <w:t>אלכס</w:t>
      </w:r>
      <w:r w:rsidR="00BE3490" w:rsidRPr="00224F99">
        <w:rPr>
          <w:rFonts w:cs="Times New Roman"/>
          <w:color w:val="A6A6A6" w:themeColor="background1" w:themeShade="A6"/>
          <w:rtl/>
        </w:rPr>
        <w:t xml:space="preserve"> </w:t>
      </w:r>
      <w:r w:rsidR="00BE3490" w:rsidRPr="00224F99">
        <w:rPr>
          <w:rFonts w:cs="Times New Roman" w:hint="eastAsia"/>
          <w:color w:val="A6A6A6" w:themeColor="background1" w:themeShade="A6"/>
          <w:rtl/>
        </w:rPr>
        <w:t>חותר</w:t>
      </w:r>
      <w:r w:rsidR="00BE3490" w:rsidRPr="00224F99">
        <w:rPr>
          <w:rFonts w:cs="Times New Roman"/>
          <w:color w:val="A6A6A6" w:themeColor="background1" w:themeShade="A6"/>
          <w:rtl/>
        </w:rPr>
        <w:t xml:space="preserve"> </w:t>
      </w:r>
      <w:r w:rsidR="00BE3490" w:rsidRPr="00224F99">
        <w:rPr>
          <w:rFonts w:cs="Times New Roman" w:hint="eastAsia"/>
          <w:color w:val="A6A6A6" w:themeColor="background1" w:themeShade="A6"/>
          <w:rtl/>
        </w:rPr>
        <w:t>בזרועותיו</w:t>
      </w:r>
      <w:r w:rsidR="00BE3490" w:rsidRPr="00224F99">
        <w:rPr>
          <w:rFonts w:cs="Times New Roman"/>
          <w:color w:val="A6A6A6" w:themeColor="background1" w:themeShade="A6"/>
          <w:rtl/>
        </w:rPr>
        <w:t xml:space="preserve">, </w:t>
      </w:r>
      <w:r w:rsidR="00BE3490" w:rsidRPr="00224F99">
        <w:rPr>
          <w:rFonts w:cs="Times New Roman" w:hint="eastAsia"/>
          <w:color w:val="A6A6A6" w:themeColor="background1" w:themeShade="A6"/>
          <w:rtl/>
        </w:rPr>
        <w:t>מכה</w:t>
      </w:r>
      <w:r w:rsidR="00BE3490" w:rsidRPr="00224F99">
        <w:rPr>
          <w:rFonts w:cs="Times New Roman"/>
          <w:color w:val="A6A6A6" w:themeColor="background1" w:themeShade="A6"/>
          <w:rtl/>
        </w:rPr>
        <w:t xml:space="preserve"> </w:t>
      </w:r>
      <w:r w:rsidR="00BE3490" w:rsidRPr="00224F99">
        <w:rPr>
          <w:rFonts w:cs="Times New Roman" w:hint="eastAsia"/>
          <w:color w:val="A6A6A6" w:themeColor="background1" w:themeShade="A6"/>
          <w:rtl/>
        </w:rPr>
        <w:t>ברגליו</w:t>
      </w:r>
      <w:r w:rsidR="00BE3490" w:rsidRPr="00224F99">
        <w:rPr>
          <w:rFonts w:cs="Times New Roman"/>
          <w:color w:val="A6A6A6" w:themeColor="background1" w:themeShade="A6"/>
          <w:rtl/>
        </w:rPr>
        <w:t xml:space="preserve">, </w:t>
      </w:r>
      <w:r w:rsidR="00BE3490" w:rsidRPr="00224F99">
        <w:rPr>
          <w:rFonts w:cs="Times New Roman" w:hint="eastAsia"/>
          <w:color w:val="A6A6A6" w:themeColor="background1" w:themeShade="A6"/>
          <w:rtl/>
        </w:rPr>
        <w:t>הוא</w:t>
      </w:r>
      <w:r w:rsidR="00BE3490" w:rsidRPr="00224F99">
        <w:rPr>
          <w:rFonts w:cs="Times New Roman"/>
          <w:color w:val="A6A6A6" w:themeColor="background1" w:themeShade="A6"/>
          <w:rtl/>
        </w:rPr>
        <w:t xml:space="preserve"> </w:t>
      </w:r>
      <w:r w:rsidR="00BE3490" w:rsidRPr="00224F99">
        <w:rPr>
          <w:rFonts w:cs="Times New Roman" w:hint="eastAsia"/>
          <w:color w:val="A6A6A6" w:themeColor="background1" w:themeShade="A6"/>
          <w:rtl/>
        </w:rPr>
        <w:t>נעקץ</w:t>
      </w:r>
      <w:r w:rsidR="00BE3490" w:rsidRPr="00224F99">
        <w:rPr>
          <w:rFonts w:cs="Times New Roman"/>
          <w:color w:val="A6A6A6" w:themeColor="background1" w:themeShade="A6"/>
          <w:rtl/>
        </w:rPr>
        <w:t xml:space="preserve">, </w:t>
      </w:r>
      <w:r w:rsidR="00BE3490" w:rsidRPr="00224F99">
        <w:rPr>
          <w:rFonts w:cs="Times New Roman" w:hint="eastAsia"/>
          <w:color w:val="A6A6A6" w:themeColor="background1" w:themeShade="A6"/>
          <w:rtl/>
        </w:rPr>
        <w:t>הוא</w:t>
      </w:r>
      <w:r w:rsidR="00BE3490" w:rsidRPr="00224F99">
        <w:rPr>
          <w:rFonts w:cs="Times New Roman"/>
          <w:color w:val="A6A6A6" w:themeColor="background1" w:themeShade="A6"/>
          <w:rtl/>
        </w:rPr>
        <w:t xml:space="preserve"> </w:t>
      </w:r>
      <w:r w:rsidR="00BE3490" w:rsidRPr="00224F99">
        <w:rPr>
          <w:rFonts w:cs="Times New Roman" w:hint="eastAsia"/>
          <w:color w:val="A6A6A6" w:themeColor="background1" w:themeShade="A6"/>
          <w:rtl/>
        </w:rPr>
        <w:t>נשרט</w:t>
      </w:r>
      <w:r w:rsidR="00BE3490" w:rsidRPr="00224F99">
        <w:rPr>
          <w:rFonts w:cs="Times New Roman"/>
          <w:color w:val="A6A6A6" w:themeColor="background1" w:themeShade="A6"/>
          <w:rtl/>
        </w:rPr>
        <w:t xml:space="preserve">, </w:t>
      </w:r>
      <w:r w:rsidR="00BE3490" w:rsidRPr="00224F99">
        <w:rPr>
          <w:rFonts w:cs="Times New Roman" w:hint="eastAsia"/>
          <w:color w:val="A6A6A6" w:themeColor="background1" w:themeShade="A6"/>
          <w:rtl/>
        </w:rPr>
        <w:t>הוא</w:t>
      </w:r>
      <w:r w:rsidR="00BE3490" w:rsidRPr="00224F99">
        <w:rPr>
          <w:rFonts w:cs="Times New Roman"/>
          <w:color w:val="A6A6A6" w:themeColor="background1" w:themeShade="A6"/>
          <w:rtl/>
        </w:rPr>
        <w:t xml:space="preserve"> </w:t>
      </w:r>
      <w:r w:rsidR="00BE3490" w:rsidRPr="00224F99">
        <w:rPr>
          <w:rFonts w:cs="Times New Roman" w:hint="eastAsia"/>
          <w:color w:val="A6A6A6" w:themeColor="background1" w:themeShade="A6"/>
          <w:rtl/>
        </w:rPr>
        <w:t>ננגס</w:t>
      </w:r>
      <w:r w:rsidR="00BE3490" w:rsidRPr="00224F99">
        <w:rPr>
          <w:rFonts w:cs="Times New Roman"/>
          <w:color w:val="A6A6A6" w:themeColor="background1" w:themeShade="A6"/>
          <w:rtl/>
        </w:rPr>
        <w:t xml:space="preserve"> </w:t>
      </w:r>
      <w:r w:rsidR="00BE3490" w:rsidRPr="00224F99">
        <w:rPr>
          <w:rFonts w:cs="Times New Roman" w:hint="eastAsia"/>
          <w:color w:val="A6A6A6" w:themeColor="background1" w:themeShade="A6"/>
          <w:rtl/>
        </w:rPr>
        <w:t>ומותש</w:t>
      </w:r>
      <w:r w:rsidR="00BE3490" w:rsidRPr="00224F99">
        <w:rPr>
          <w:rFonts w:cs="Times New Roman"/>
          <w:color w:val="A6A6A6" w:themeColor="background1" w:themeShade="A6"/>
          <w:rtl/>
        </w:rPr>
        <w:t xml:space="preserve">, </w:t>
      </w:r>
      <w:r w:rsidR="00BE3490" w:rsidRPr="00224F99">
        <w:rPr>
          <w:rFonts w:cs="Times New Roman" w:hint="eastAsia"/>
          <w:color w:val="A6A6A6" w:themeColor="background1" w:themeShade="A6"/>
          <w:rtl/>
        </w:rPr>
        <w:t>המים</w:t>
      </w:r>
      <w:r w:rsidR="00BE3490" w:rsidRPr="00224F99">
        <w:rPr>
          <w:rFonts w:cs="Times New Roman"/>
          <w:color w:val="A6A6A6" w:themeColor="background1" w:themeShade="A6"/>
          <w:rtl/>
        </w:rPr>
        <w:t xml:space="preserve"> </w:t>
      </w:r>
      <w:r w:rsidR="00BE3490" w:rsidRPr="00224F99">
        <w:rPr>
          <w:rFonts w:cs="Times New Roman" w:hint="eastAsia"/>
          <w:color w:val="A6A6A6" w:themeColor="background1" w:themeShade="A6"/>
          <w:rtl/>
        </w:rPr>
        <w:t>צורבים</w:t>
      </w:r>
      <w:r w:rsidR="00BE3490" w:rsidRPr="00224F99">
        <w:rPr>
          <w:rFonts w:cs="Times New Roman"/>
          <w:color w:val="A6A6A6" w:themeColor="background1" w:themeShade="A6"/>
          <w:rtl/>
        </w:rPr>
        <w:t xml:space="preserve"> </w:t>
      </w:r>
      <w:r w:rsidR="00BE3490" w:rsidRPr="00224F99">
        <w:rPr>
          <w:rFonts w:cs="Times New Roman" w:hint="eastAsia"/>
          <w:color w:val="A6A6A6" w:themeColor="background1" w:themeShade="A6"/>
          <w:rtl/>
        </w:rPr>
        <w:t>ו</w:t>
      </w:r>
      <w:r w:rsidR="00ED55ED" w:rsidRPr="00224F99">
        <w:rPr>
          <w:rFonts w:cs="Times New Roman" w:hint="eastAsia"/>
          <w:color w:val="A6A6A6" w:themeColor="background1" w:themeShade="A6"/>
          <w:rtl/>
        </w:rPr>
        <w:t>סופג</w:t>
      </w:r>
      <w:r w:rsidR="00BE3490" w:rsidRPr="00224F99">
        <w:rPr>
          <w:rFonts w:cs="Times New Roman" w:hint="eastAsia"/>
          <w:color w:val="A6A6A6" w:themeColor="background1" w:themeShade="A6"/>
          <w:rtl/>
        </w:rPr>
        <w:t>ים</w:t>
      </w:r>
      <w:r w:rsidR="00BE3490" w:rsidRPr="00224F99">
        <w:rPr>
          <w:rFonts w:cs="Times New Roman"/>
          <w:color w:val="A6A6A6" w:themeColor="background1" w:themeShade="A6"/>
          <w:rtl/>
        </w:rPr>
        <w:t xml:space="preserve"> את חום גופו ומגיע הרגע לשקוע לקרקעית. </w:t>
      </w:r>
    </w:p>
    <w:p w14:paraId="5317FD99" w14:textId="5A68C5C6" w:rsidR="00F93006" w:rsidRPr="00224F99" w:rsidRDefault="00F93006" w:rsidP="00D0092C">
      <w:pPr>
        <w:rPr>
          <w:rFonts w:cs="Times New Roman"/>
          <w:color w:val="A6A6A6" w:themeColor="background1" w:themeShade="A6"/>
          <w:rtl/>
        </w:rPr>
      </w:pPr>
      <w:r w:rsidRPr="00224F99">
        <w:rPr>
          <w:rFonts w:cs="Times New Roman" w:hint="cs"/>
          <w:color w:val="A6A6A6" w:themeColor="background1" w:themeShade="A6"/>
          <w:rtl/>
        </w:rPr>
        <w:t>]</w:t>
      </w:r>
    </w:p>
    <w:p w14:paraId="0B6BAB70" w14:textId="15FCC016" w:rsidR="007576E3" w:rsidRPr="00224F99" w:rsidRDefault="004627AB" w:rsidP="00D0092C">
      <w:pPr>
        <w:rPr>
          <w:color w:val="A6A6A6" w:themeColor="background1" w:themeShade="A6"/>
          <w:rtl/>
        </w:rPr>
      </w:pPr>
      <w:r w:rsidRPr="00A90CDC">
        <w:rPr>
          <w:rtl/>
        </w:rPr>
        <w:t>הוא חיכה שעות מחוץ לבית</w:t>
      </w:r>
      <w:r w:rsidR="00114C0E" w:rsidRPr="00A90CDC">
        <w:rPr>
          <w:rFonts w:hint="eastAsia"/>
          <w:rtl/>
        </w:rPr>
        <w:t>ה</w:t>
      </w:r>
      <w:r w:rsidRPr="00A90CDC">
        <w:rPr>
          <w:rtl/>
        </w:rPr>
        <w:t xml:space="preserve"> של יסמין</w:t>
      </w:r>
      <w:r w:rsidR="00D4368B" w:rsidRPr="00A90CDC">
        <w:rPr>
          <w:rtl/>
        </w:rPr>
        <w:t>.</w:t>
      </w:r>
      <w:r w:rsidR="00D653FC" w:rsidRPr="00A90CDC">
        <w:rPr>
          <w:rtl/>
        </w:rPr>
        <w:t xml:space="preserve"> </w:t>
      </w:r>
      <w:r w:rsidR="00040DA1" w:rsidRPr="00A90CDC">
        <w:rPr>
          <w:rFonts w:hint="eastAsia"/>
          <w:rtl/>
        </w:rPr>
        <w:t>רק</w:t>
      </w:r>
      <w:r w:rsidR="00040DA1" w:rsidRPr="00A90CDC">
        <w:rPr>
          <w:rtl/>
        </w:rPr>
        <w:t xml:space="preserve"> </w:t>
      </w:r>
      <w:r w:rsidR="00040DA1" w:rsidRPr="00A90CDC">
        <w:rPr>
          <w:rFonts w:hint="eastAsia"/>
          <w:rtl/>
        </w:rPr>
        <w:t>תנועת</w:t>
      </w:r>
      <w:r w:rsidR="00224F99">
        <w:rPr>
          <w:rFonts w:hint="cs"/>
          <w:rtl/>
        </w:rPr>
        <w:t xml:space="preserve"> </w:t>
      </w:r>
      <w:r w:rsidR="00040DA1" w:rsidRPr="00A90CDC">
        <w:rPr>
          <w:rtl/>
        </w:rPr>
        <w:t xml:space="preserve">רכבים </w:t>
      </w:r>
      <w:r w:rsidR="00040DA1" w:rsidRPr="00A90CDC">
        <w:rPr>
          <w:rFonts w:hint="eastAsia"/>
          <w:rtl/>
        </w:rPr>
        <w:t>קלה</w:t>
      </w:r>
      <w:r w:rsidR="00040DA1" w:rsidRPr="00A90CDC">
        <w:rPr>
          <w:rtl/>
        </w:rPr>
        <w:t xml:space="preserve"> </w:t>
      </w:r>
      <w:r w:rsidR="00040DA1" w:rsidRPr="00A90CDC">
        <w:rPr>
          <w:rFonts w:hint="eastAsia"/>
          <w:rtl/>
        </w:rPr>
        <w:t>של</w:t>
      </w:r>
      <w:r w:rsidR="00040DA1" w:rsidRPr="00A90CDC">
        <w:rPr>
          <w:rtl/>
        </w:rPr>
        <w:t xml:space="preserve"> </w:t>
      </w:r>
      <w:r w:rsidR="00040DA1" w:rsidRPr="00A90CDC">
        <w:rPr>
          <w:rFonts w:hint="eastAsia"/>
          <w:rtl/>
        </w:rPr>
        <w:t>לפנות</w:t>
      </w:r>
      <w:r w:rsidR="00224F99">
        <w:rPr>
          <w:rFonts w:hint="cs"/>
          <w:rtl/>
        </w:rPr>
        <w:t xml:space="preserve"> </w:t>
      </w:r>
      <w:r w:rsidR="00040DA1" w:rsidRPr="00A90CDC">
        <w:rPr>
          <w:rtl/>
        </w:rPr>
        <w:t xml:space="preserve">הצהריים </w:t>
      </w:r>
      <w:r w:rsidR="002778F3">
        <w:rPr>
          <w:rFonts w:hint="cs"/>
          <w:rtl/>
        </w:rPr>
        <w:t>חלפ</w:t>
      </w:r>
      <w:r w:rsidR="00040DA1" w:rsidRPr="00A90CDC">
        <w:rPr>
          <w:rFonts w:hint="eastAsia"/>
          <w:rtl/>
        </w:rPr>
        <w:t>ה</w:t>
      </w:r>
      <w:r w:rsidR="00040DA1" w:rsidRPr="00A90CDC">
        <w:rPr>
          <w:rtl/>
        </w:rPr>
        <w:t xml:space="preserve"> </w:t>
      </w:r>
      <w:r w:rsidR="00040DA1" w:rsidRPr="00A90CDC">
        <w:rPr>
          <w:rFonts w:hint="eastAsia"/>
          <w:rtl/>
        </w:rPr>
        <w:t>ברחוב</w:t>
      </w:r>
      <w:r w:rsidR="00040DA1" w:rsidRPr="00A90CDC">
        <w:rPr>
          <w:rtl/>
        </w:rPr>
        <w:t xml:space="preserve"> </w:t>
      </w:r>
      <w:r w:rsidR="00040DA1" w:rsidRPr="00A90CDC">
        <w:rPr>
          <w:rFonts w:hint="eastAsia"/>
          <w:rtl/>
        </w:rPr>
        <w:t>השיכונים</w:t>
      </w:r>
      <w:r w:rsidR="00040DA1" w:rsidRPr="00A90CDC">
        <w:rPr>
          <w:rtl/>
        </w:rPr>
        <w:t xml:space="preserve"> </w:t>
      </w:r>
      <w:r w:rsidR="00040DA1" w:rsidRPr="00A90CDC">
        <w:rPr>
          <w:rFonts w:hint="eastAsia"/>
          <w:rtl/>
        </w:rPr>
        <w:t>שטוף</w:t>
      </w:r>
      <w:r w:rsidR="00224F99">
        <w:rPr>
          <w:rFonts w:hint="cs"/>
          <w:rtl/>
        </w:rPr>
        <w:t xml:space="preserve"> </w:t>
      </w:r>
      <w:r w:rsidR="00040DA1" w:rsidRPr="00A90CDC">
        <w:rPr>
          <w:rtl/>
        </w:rPr>
        <w:t>השמש</w:t>
      </w:r>
      <w:r w:rsidR="00F93006">
        <w:rPr>
          <w:rFonts w:hint="cs"/>
          <w:rtl/>
        </w:rPr>
        <w:t>.</w:t>
      </w:r>
      <w:r w:rsidR="00040DA1" w:rsidRPr="00A90CDC">
        <w:rPr>
          <w:rtl/>
        </w:rPr>
        <w:t xml:space="preserve"> </w:t>
      </w:r>
      <w:r w:rsidR="00F93006" w:rsidRPr="00224F99">
        <w:rPr>
          <w:rFonts w:hint="cs"/>
          <w:color w:val="A6A6A6" w:themeColor="background1" w:themeShade="A6"/>
          <w:rtl/>
        </w:rPr>
        <w:t>[[</w:t>
      </w:r>
      <w:r w:rsidR="00040DA1" w:rsidRPr="00224F99">
        <w:rPr>
          <w:rFonts w:hint="eastAsia"/>
          <w:color w:val="A6A6A6" w:themeColor="background1" w:themeShade="A6"/>
          <w:rtl/>
        </w:rPr>
        <w:t>וטירטור</w:t>
      </w:r>
      <w:r w:rsidR="00040DA1" w:rsidRPr="00224F99">
        <w:rPr>
          <w:color w:val="A6A6A6" w:themeColor="background1" w:themeShade="A6"/>
          <w:rtl/>
        </w:rPr>
        <w:t xml:space="preserve"> בנייה מדירה בשיפוצים נשמע, ומדי פעם פסולת בניין געשה במורד משפך חוּליות צבעוני לתוך מכולה שלצידה ישב </w:t>
      </w:r>
      <w:r w:rsidR="00D653FC" w:rsidRPr="00224F99">
        <w:rPr>
          <w:rFonts w:hint="eastAsia"/>
          <w:color w:val="A6A6A6" w:themeColor="background1" w:themeShade="A6"/>
          <w:rtl/>
        </w:rPr>
        <w:t>ושלפוחית</w:t>
      </w:r>
      <w:r w:rsidR="00D653FC" w:rsidRPr="00224F99">
        <w:rPr>
          <w:color w:val="A6A6A6" w:themeColor="background1" w:themeShade="A6"/>
          <w:rtl/>
        </w:rPr>
        <w:t xml:space="preserve"> עצומה מלאה בדם </w:t>
      </w:r>
      <w:r w:rsidR="00BA5E0A" w:rsidRPr="00224F99">
        <w:rPr>
          <w:rFonts w:hint="eastAsia"/>
          <w:color w:val="A6A6A6" w:themeColor="background1" w:themeShade="A6"/>
          <w:rtl/>
        </w:rPr>
        <w:t>התנפחה</w:t>
      </w:r>
      <w:r w:rsidR="00BA5E0A" w:rsidRPr="00224F99">
        <w:rPr>
          <w:color w:val="A6A6A6" w:themeColor="background1" w:themeShade="A6"/>
          <w:rtl/>
        </w:rPr>
        <w:t xml:space="preserve"> </w:t>
      </w:r>
      <w:r w:rsidR="00BA5E0A" w:rsidRPr="00224F99">
        <w:rPr>
          <w:rFonts w:hint="eastAsia"/>
          <w:color w:val="A6A6A6" w:themeColor="background1" w:themeShade="A6"/>
          <w:rtl/>
        </w:rPr>
        <w:t>בתוכו</w:t>
      </w:r>
      <w:r w:rsidR="00BA5E0A" w:rsidRPr="00224F99">
        <w:rPr>
          <w:color w:val="A6A6A6" w:themeColor="background1" w:themeShade="A6"/>
          <w:rtl/>
        </w:rPr>
        <w:t xml:space="preserve"> </w:t>
      </w:r>
      <w:r w:rsidR="00BA5E0A" w:rsidRPr="00224F99">
        <w:rPr>
          <w:rFonts w:hint="eastAsia"/>
          <w:color w:val="A6A6A6" w:themeColor="background1" w:themeShade="A6"/>
          <w:rtl/>
        </w:rPr>
        <w:t>ללא</w:t>
      </w:r>
      <w:r w:rsidR="00BA5E0A" w:rsidRPr="00224F99">
        <w:rPr>
          <w:color w:val="A6A6A6" w:themeColor="background1" w:themeShade="A6"/>
          <w:rtl/>
        </w:rPr>
        <w:t xml:space="preserve"> </w:t>
      </w:r>
      <w:r w:rsidR="00BA5E0A" w:rsidRPr="00224F99">
        <w:rPr>
          <w:rFonts w:hint="eastAsia"/>
          <w:color w:val="A6A6A6" w:themeColor="background1" w:themeShade="A6"/>
          <w:rtl/>
        </w:rPr>
        <w:t>גבול</w:t>
      </w:r>
      <w:r w:rsidR="00D653FC" w:rsidRPr="00224F99">
        <w:rPr>
          <w:color w:val="A6A6A6" w:themeColor="background1" w:themeShade="A6"/>
          <w:rtl/>
        </w:rPr>
        <w:t xml:space="preserve"> והדם רתח</w:t>
      </w:r>
      <w:r w:rsidR="00BA5E0A" w:rsidRPr="00224F99">
        <w:rPr>
          <w:color w:val="A6A6A6" w:themeColor="background1" w:themeShade="A6"/>
          <w:rtl/>
        </w:rPr>
        <w:t>,</w:t>
      </w:r>
      <w:r w:rsidR="00D653FC" w:rsidRPr="00224F99">
        <w:rPr>
          <w:color w:val="A6A6A6" w:themeColor="background1" w:themeShade="A6"/>
          <w:rtl/>
        </w:rPr>
        <w:t xml:space="preserve"> ו</w:t>
      </w:r>
      <w:r w:rsidR="00950F81" w:rsidRPr="00224F99">
        <w:rPr>
          <w:rFonts w:hint="eastAsia"/>
          <w:color w:val="A6A6A6" w:themeColor="background1" w:themeShade="A6"/>
          <w:rtl/>
        </w:rPr>
        <w:t>בועיות</w:t>
      </w:r>
      <w:r w:rsidR="00D653FC" w:rsidRPr="00224F99">
        <w:rPr>
          <w:color w:val="A6A6A6" w:themeColor="background1" w:themeShade="A6"/>
          <w:rtl/>
        </w:rPr>
        <w:t xml:space="preserve"> </w:t>
      </w:r>
      <w:r w:rsidR="00BA5E0A" w:rsidRPr="00224F99">
        <w:rPr>
          <w:color w:val="A6A6A6" w:themeColor="background1" w:themeShade="A6"/>
          <w:rtl/>
        </w:rPr>
        <w:t xml:space="preserve">[מילה אחרת מגעילה יותר </w:t>
      </w:r>
      <w:r w:rsidR="00BA5E0A" w:rsidRPr="00224F99">
        <w:rPr>
          <w:color w:val="A6A6A6" w:themeColor="background1" w:themeShade="A6"/>
        </w:rPr>
        <w:t>blob</w:t>
      </w:r>
      <w:r w:rsidR="00950F81" w:rsidRPr="00224F99">
        <w:rPr>
          <w:color w:val="A6A6A6" w:themeColor="background1" w:themeShade="A6"/>
          <w:rtl/>
        </w:rPr>
        <w:t xml:space="preserve">] </w:t>
      </w:r>
      <w:r w:rsidR="00950F81" w:rsidRPr="00224F99">
        <w:rPr>
          <w:rFonts w:hint="eastAsia"/>
          <w:color w:val="A6A6A6" w:themeColor="background1" w:themeShade="A6"/>
          <w:rtl/>
        </w:rPr>
        <w:t>מוגלה</w:t>
      </w:r>
      <w:r w:rsidR="00950F81" w:rsidRPr="00224F99">
        <w:rPr>
          <w:color w:val="A6A6A6" w:themeColor="background1" w:themeShade="A6"/>
          <w:rtl/>
        </w:rPr>
        <w:t xml:space="preserve"> </w:t>
      </w:r>
      <w:r w:rsidR="00950F81" w:rsidRPr="00224F99">
        <w:rPr>
          <w:rFonts w:hint="eastAsia"/>
          <w:color w:val="A6A6A6" w:themeColor="background1" w:themeShade="A6"/>
          <w:rtl/>
        </w:rPr>
        <w:t>עצומות</w:t>
      </w:r>
      <w:r w:rsidR="00BA5E0A" w:rsidRPr="00224F99">
        <w:rPr>
          <w:color w:val="A6A6A6" w:themeColor="background1" w:themeShade="A6"/>
          <w:rtl/>
        </w:rPr>
        <w:t xml:space="preserve"> </w:t>
      </w:r>
      <w:r w:rsidR="00950F81" w:rsidRPr="00224F99">
        <w:rPr>
          <w:rFonts w:hint="eastAsia"/>
          <w:color w:val="A6A6A6" w:themeColor="background1" w:themeShade="A6"/>
          <w:rtl/>
        </w:rPr>
        <w:t>צפו</w:t>
      </w:r>
      <w:r w:rsidR="00D653FC" w:rsidRPr="00224F99">
        <w:rPr>
          <w:color w:val="A6A6A6" w:themeColor="background1" w:themeShade="A6"/>
          <w:rtl/>
        </w:rPr>
        <w:t xml:space="preserve"> בו </w:t>
      </w:r>
      <w:r w:rsidR="00950F81" w:rsidRPr="00224F99">
        <w:rPr>
          <w:color w:val="A6A6A6" w:themeColor="background1" w:themeShade="A6"/>
          <w:rtl/>
        </w:rPr>
        <w:t>[</w:t>
      </w:r>
      <w:r w:rsidR="00D653FC" w:rsidRPr="00224F99">
        <w:rPr>
          <w:rFonts w:hint="eastAsia"/>
          <w:color w:val="A6A6A6" w:themeColor="background1" w:themeShade="A6"/>
          <w:rtl/>
        </w:rPr>
        <w:t>באופן</w:t>
      </w:r>
      <w:r w:rsidR="00D653FC" w:rsidRPr="00224F99">
        <w:rPr>
          <w:color w:val="A6A6A6" w:themeColor="background1" w:themeShade="A6"/>
          <w:rtl/>
        </w:rPr>
        <w:t xml:space="preserve"> מאיים מצביעים </w:t>
      </w:r>
      <w:r w:rsidR="00BA5E0A" w:rsidRPr="00224F99">
        <w:rPr>
          <w:color w:val="A6A6A6" w:themeColor="background1" w:themeShade="A6"/>
          <w:rtl/>
        </w:rPr>
        <w:t xml:space="preserve">[מילה אחרת] </w:t>
      </w:r>
      <w:r w:rsidR="00D653FC" w:rsidRPr="00224F99">
        <w:rPr>
          <w:rFonts w:hint="eastAsia"/>
          <w:color w:val="A6A6A6" w:themeColor="background1" w:themeShade="A6"/>
          <w:rtl/>
        </w:rPr>
        <w:t>בנוכחותם</w:t>
      </w:r>
      <w:r w:rsidR="00D653FC" w:rsidRPr="00224F99">
        <w:rPr>
          <w:color w:val="A6A6A6" w:themeColor="background1" w:themeShade="A6"/>
          <w:rtl/>
        </w:rPr>
        <w:t xml:space="preserve"> </w:t>
      </w:r>
      <w:r w:rsidR="00D653FC" w:rsidRPr="00224F99">
        <w:rPr>
          <w:rFonts w:hint="eastAsia"/>
          <w:color w:val="A6A6A6" w:themeColor="background1" w:themeShade="A6"/>
          <w:rtl/>
        </w:rPr>
        <w:t>על</w:t>
      </w:r>
      <w:r w:rsidR="00D653FC" w:rsidRPr="00224F99">
        <w:rPr>
          <w:color w:val="A6A6A6" w:themeColor="background1" w:themeShade="A6"/>
          <w:rtl/>
        </w:rPr>
        <w:t xml:space="preserve"> </w:t>
      </w:r>
      <w:r w:rsidR="00D653FC" w:rsidRPr="00224F99">
        <w:rPr>
          <w:rFonts w:hint="eastAsia"/>
          <w:color w:val="A6A6A6" w:themeColor="background1" w:themeShade="A6"/>
          <w:rtl/>
        </w:rPr>
        <w:t>כל</w:t>
      </w:r>
      <w:r w:rsidR="00D653FC" w:rsidRPr="00224F99">
        <w:rPr>
          <w:color w:val="A6A6A6" w:themeColor="background1" w:themeShade="A6"/>
          <w:rtl/>
        </w:rPr>
        <w:t xml:space="preserve"> </w:t>
      </w:r>
      <w:r w:rsidR="00D653FC" w:rsidRPr="00224F99">
        <w:rPr>
          <w:rFonts w:hint="eastAsia"/>
          <w:color w:val="A6A6A6" w:themeColor="background1" w:themeShade="A6"/>
          <w:rtl/>
        </w:rPr>
        <w:t>הזוהמה</w:t>
      </w:r>
      <w:r w:rsidR="00D653FC" w:rsidRPr="00224F99">
        <w:rPr>
          <w:color w:val="A6A6A6" w:themeColor="background1" w:themeShade="A6"/>
          <w:rtl/>
        </w:rPr>
        <w:t xml:space="preserve"> </w:t>
      </w:r>
      <w:r w:rsidR="00D653FC" w:rsidRPr="00224F99">
        <w:rPr>
          <w:rFonts w:hint="eastAsia"/>
          <w:color w:val="A6A6A6" w:themeColor="background1" w:themeShade="A6"/>
          <w:rtl/>
        </w:rPr>
        <w:t>שבדם</w:t>
      </w:r>
      <w:r w:rsidR="00D653FC" w:rsidRPr="00224F99">
        <w:rPr>
          <w:color w:val="A6A6A6" w:themeColor="background1" w:themeShade="A6"/>
          <w:rtl/>
        </w:rPr>
        <w:t xml:space="preserve"> </w:t>
      </w:r>
      <w:r w:rsidR="00D653FC" w:rsidRPr="00224F99">
        <w:rPr>
          <w:rFonts w:hint="eastAsia"/>
          <w:color w:val="A6A6A6" w:themeColor="background1" w:themeShade="A6"/>
          <w:rtl/>
        </w:rPr>
        <w:t>הזה</w:t>
      </w:r>
      <w:r w:rsidR="00950F81" w:rsidRPr="00224F99">
        <w:rPr>
          <w:color w:val="A6A6A6" w:themeColor="background1" w:themeShade="A6"/>
          <w:rtl/>
        </w:rPr>
        <w:t>]</w:t>
      </w:r>
      <w:r w:rsidR="007576E3" w:rsidRPr="00224F99">
        <w:rPr>
          <w:color w:val="A6A6A6" w:themeColor="background1" w:themeShade="A6"/>
          <w:rtl/>
        </w:rPr>
        <w:t xml:space="preserve"> והגל היחיד, אותו גל </w:t>
      </w:r>
      <w:r w:rsidR="007576E3" w:rsidRPr="00224F99">
        <w:rPr>
          <w:rFonts w:hint="eastAsia"/>
          <w:color w:val="A6A6A6" w:themeColor="background1" w:themeShade="A6"/>
          <w:rtl/>
        </w:rPr>
        <w:t>בודד</w:t>
      </w:r>
      <w:r w:rsidR="007576E3" w:rsidRPr="00224F99">
        <w:rPr>
          <w:color w:val="A6A6A6" w:themeColor="background1" w:themeShade="A6"/>
          <w:rtl/>
        </w:rPr>
        <w:t xml:space="preserve"> </w:t>
      </w:r>
      <w:r w:rsidR="007576E3" w:rsidRPr="00224F99">
        <w:rPr>
          <w:rFonts w:hint="eastAsia"/>
          <w:color w:val="A6A6A6" w:themeColor="background1" w:themeShade="A6"/>
          <w:rtl/>
        </w:rPr>
        <w:t>שירפא</w:t>
      </w:r>
      <w:r w:rsidR="007576E3" w:rsidRPr="00224F99">
        <w:rPr>
          <w:color w:val="A6A6A6" w:themeColor="background1" w:themeShade="A6"/>
          <w:rtl/>
        </w:rPr>
        <w:t xml:space="preserve"> </w:t>
      </w:r>
      <w:r w:rsidR="007576E3" w:rsidRPr="00224F99">
        <w:rPr>
          <w:rFonts w:hint="eastAsia"/>
          <w:color w:val="A6A6A6" w:themeColor="background1" w:themeShade="A6"/>
          <w:rtl/>
        </w:rPr>
        <w:t>אותו</w:t>
      </w:r>
      <w:r w:rsidR="000834BB" w:rsidRPr="00224F99">
        <w:rPr>
          <w:color w:val="A6A6A6" w:themeColor="background1" w:themeShade="A6"/>
          <w:rtl/>
        </w:rPr>
        <w:t xml:space="preserve">, </w:t>
      </w:r>
      <w:r w:rsidR="00040DA1" w:rsidRPr="00224F99">
        <w:rPr>
          <w:rFonts w:hint="eastAsia"/>
          <w:color w:val="A6A6A6" w:themeColor="background1" w:themeShade="A6"/>
          <w:rtl/>
        </w:rPr>
        <w:t>ה</w:t>
      </w:r>
      <w:r w:rsidR="000834BB" w:rsidRPr="00224F99">
        <w:rPr>
          <w:rFonts w:hint="eastAsia"/>
          <w:color w:val="A6A6A6" w:themeColor="background1" w:themeShade="A6"/>
          <w:rtl/>
        </w:rPr>
        <w:t>גל</w:t>
      </w:r>
      <w:r w:rsidR="000834BB" w:rsidRPr="00224F99">
        <w:rPr>
          <w:color w:val="A6A6A6" w:themeColor="background1" w:themeShade="A6"/>
          <w:rtl/>
        </w:rPr>
        <w:t xml:space="preserve"> </w:t>
      </w:r>
      <w:r w:rsidR="00040DA1" w:rsidRPr="00224F99">
        <w:rPr>
          <w:color w:val="A6A6A6" w:themeColor="background1" w:themeShade="A6"/>
          <w:rtl/>
        </w:rPr>
        <w:t xml:space="preserve">[הרובץ / צופה??? בשמיים???] </w:t>
      </w:r>
      <w:r w:rsidR="000834BB" w:rsidRPr="00224F99">
        <w:rPr>
          <w:rFonts w:hint="eastAsia"/>
          <w:color w:val="A6A6A6" w:themeColor="background1" w:themeShade="A6"/>
          <w:rtl/>
        </w:rPr>
        <w:t>הממתין</w:t>
      </w:r>
      <w:r w:rsidR="000834BB" w:rsidRPr="00224F99">
        <w:rPr>
          <w:color w:val="A6A6A6" w:themeColor="background1" w:themeShade="A6"/>
          <w:rtl/>
        </w:rPr>
        <w:t xml:space="preserve"> </w:t>
      </w:r>
      <w:r w:rsidR="000834BB" w:rsidRPr="00224F99">
        <w:rPr>
          <w:rFonts w:hint="eastAsia"/>
          <w:color w:val="A6A6A6" w:themeColor="background1" w:themeShade="A6"/>
          <w:rtl/>
        </w:rPr>
        <w:t>להתמסרותו</w:t>
      </w:r>
      <w:r w:rsidR="007576E3" w:rsidRPr="00224F99">
        <w:rPr>
          <w:color w:val="A6A6A6" w:themeColor="background1" w:themeShade="A6"/>
          <w:rtl/>
        </w:rPr>
        <w:t xml:space="preserve"> רחוק ממנו עד לאין נשוא</w:t>
      </w:r>
      <w:r w:rsidR="00114C0E" w:rsidRPr="00224F99">
        <w:rPr>
          <w:color w:val="A6A6A6" w:themeColor="background1" w:themeShade="A6"/>
          <w:rtl/>
        </w:rPr>
        <w:t>.</w:t>
      </w:r>
      <w:r w:rsidR="00D653FC" w:rsidRPr="00224F99">
        <w:rPr>
          <w:color w:val="A6A6A6" w:themeColor="background1" w:themeShade="A6"/>
          <w:rtl/>
        </w:rPr>
        <w:t xml:space="preserve"> </w:t>
      </w:r>
    </w:p>
    <w:p w14:paraId="02BC83CE" w14:textId="7FDA7885" w:rsidR="004627AB" w:rsidRPr="00224F99" w:rsidRDefault="00D4368B" w:rsidP="00D0092C">
      <w:pPr>
        <w:rPr>
          <w:color w:val="A6A6A6" w:themeColor="background1" w:themeShade="A6"/>
          <w:rtl/>
        </w:rPr>
      </w:pPr>
      <w:r w:rsidRPr="00224F99">
        <w:rPr>
          <w:rFonts w:hint="eastAsia"/>
          <w:color w:val="A6A6A6" w:themeColor="background1" w:themeShade="A6"/>
          <w:rtl/>
        </w:rPr>
        <w:t>לעת</w:t>
      </w:r>
      <w:r w:rsidRPr="00224F99">
        <w:rPr>
          <w:color w:val="A6A6A6" w:themeColor="background1" w:themeShade="A6"/>
          <w:rtl/>
        </w:rPr>
        <w:t xml:space="preserve"> צהריים חזרה </w:t>
      </w:r>
      <w:r w:rsidR="00D653FC" w:rsidRPr="00224F99">
        <w:rPr>
          <w:rFonts w:hint="eastAsia"/>
          <w:color w:val="A6A6A6" w:themeColor="background1" w:themeShade="A6"/>
          <w:rtl/>
        </w:rPr>
        <w:t>יסמין</w:t>
      </w:r>
      <w:r w:rsidR="004627AB" w:rsidRPr="00224F99">
        <w:rPr>
          <w:color w:val="A6A6A6" w:themeColor="background1" w:themeShade="A6"/>
          <w:rtl/>
        </w:rPr>
        <w:t xml:space="preserve"> עם סער מ</w:t>
      </w:r>
      <w:r w:rsidR="002E35AE" w:rsidRPr="00224F99">
        <w:rPr>
          <w:color w:val="A6A6A6" w:themeColor="background1" w:themeShade="A6"/>
          <w:rtl/>
        </w:rPr>
        <w:t>בית-הספר</w:t>
      </w:r>
      <w:r w:rsidR="004627AB" w:rsidRPr="00224F99">
        <w:rPr>
          <w:color w:val="A6A6A6" w:themeColor="background1" w:themeShade="A6"/>
          <w:rtl/>
        </w:rPr>
        <w:t>.</w:t>
      </w:r>
      <w:r w:rsidRPr="00224F99">
        <w:rPr>
          <w:color w:val="A6A6A6" w:themeColor="background1" w:themeShade="A6"/>
          <w:rtl/>
        </w:rPr>
        <w:t xml:space="preserve"> הפעם ה</w:t>
      </w:r>
      <w:r w:rsidR="00451111" w:rsidRPr="00224F99">
        <w:rPr>
          <w:rFonts w:hint="eastAsia"/>
          <w:color w:val="A6A6A6" w:themeColor="background1" w:themeShade="A6"/>
          <w:rtl/>
        </w:rPr>
        <w:t>ם</w:t>
      </w:r>
      <w:r w:rsidRPr="00224F99">
        <w:rPr>
          <w:color w:val="A6A6A6" w:themeColor="background1" w:themeShade="A6"/>
          <w:rtl/>
        </w:rPr>
        <w:t xml:space="preserve"> הכינ</w:t>
      </w:r>
      <w:r w:rsidR="00451111" w:rsidRPr="00224F99">
        <w:rPr>
          <w:rFonts w:hint="eastAsia"/>
          <w:color w:val="A6A6A6" w:themeColor="background1" w:themeShade="A6"/>
          <w:rtl/>
        </w:rPr>
        <w:t>ו</w:t>
      </w:r>
      <w:r w:rsidRPr="00224F99">
        <w:rPr>
          <w:color w:val="A6A6A6" w:themeColor="background1" w:themeShade="A6"/>
          <w:rtl/>
        </w:rPr>
        <w:t xml:space="preserve"> לו ארוחת צהריים </w:t>
      </w:r>
      <w:r w:rsidR="00D30948" w:rsidRPr="00224F99">
        <w:rPr>
          <w:color w:val="A6A6A6" w:themeColor="background1" w:themeShade="A6"/>
          <w:rtl/>
        </w:rPr>
        <w:t>–</w:t>
      </w:r>
      <w:r w:rsidRPr="00224F99">
        <w:rPr>
          <w:color w:val="A6A6A6" w:themeColor="background1" w:themeShade="A6"/>
          <w:rtl/>
        </w:rPr>
        <w:t xml:space="preserve"> </w:t>
      </w:r>
      <w:r w:rsidR="00D30948" w:rsidRPr="00224F99">
        <w:rPr>
          <w:rFonts w:hint="eastAsia"/>
          <w:color w:val="A6A6A6" w:themeColor="background1" w:themeShade="A6"/>
          <w:rtl/>
        </w:rPr>
        <w:t>דג</w:t>
      </w:r>
      <w:r w:rsidR="00D30948" w:rsidRPr="00224F99">
        <w:rPr>
          <w:color w:val="A6A6A6" w:themeColor="background1" w:themeShade="A6"/>
          <w:rtl/>
        </w:rPr>
        <w:t xml:space="preserve"> </w:t>
      </w:r>
      <w:r w:rsidR="00D30948" w:rsidRPr="00224F99">
        <w:rPr>
          <w:rFonts w:hint="eastAsia"/>
          <w:color w:val="A6A6A6" w:themeColor="background1" w:themeShade="A6"/>
          <w:rtl/>
        </w:rPr>
        <w:t>מטוגן</w:t>
      </w:r>
      <w:r w:rsidR="007A3A37" w:rsidRPr="00224F99">
        <w:rPr>
          <w:color w:val="A6A6A6" w:themeColor="background1" w:themeShade="A6"/>
          <w:rtl/>
        </w:rPr>
        <w:t xml:space="preserve"> בדיוק כמו שהיה רגיל מהבית</w:t>
      </w:r>
      <w:r w:rsidR="00D30948" w:rsidRPr="00224F99">
        <w:rPr>
          <w:color w:val="A6A6A6" w:themeColor="background1" w:themeShade="A6"/>
          <w:rtl/>
        </w:rPr>
        <w:t xml:space="preserve">, </w:t>
      </w:r>
      <w:r w:rsidR="00D30948" w:rsidRPr="00224F99">
        <w:rPr>
          <w:rFonts w:hint="eastAsia"/>
          <w:color w:val="A6A6A6" w:themeColor="background1" w:themeShade="A6"/>
          <w:rtl/>
        </w:rPr>
        <w:t>שעועית</w:t>
      </w:r>
      <w:r w:rsidR="00D30948" w:rsidRPr="00224F99">
        <w:rPr>
          <w:color w:val="A6A6A6" w:themeColor="background1" w:themeShade="A6"/>
          <w:rtl/>
        </w:rPr>
        <w:t xml:space="preserve"> </w:t>
      </w:r>
      <w:r w:rsidR="00D30948" w:rsidRPr="00224F99">
        <w:rPr>
          <w:rFonts w:hint="eastAsia"/>
          <w:color w:val="A6A6A6" w:themeColor="background1" w:themeShade="A6"/>
          <w:rtl/>
        </w:rPr>
        <w:t>ירוקה</w:t>
      </w:r>
      <w:r w:rsidR="00D30948" w:rsidRPr="00224F99">
        <w:rPr>
          <w:color w:val="A6A6A6" w:themeColor="background1" w:themeShade="A6"/>
          <w:rtl/>
        </w:rPr>
        <w:t xml:space="preserve"> וברוקולי, שאימ</w:t>
      </w:r>
      <w:r w:rsidR="00451111" w:rsidRPr="00224F99">
        <w:rPr>
          <w:rFonts w:hint="eastAsia"/>
          <w:color w:val="A6A6A6" w:themeColor="background1" w:themeShade="A6"/>
          <w:rtl/>
        </w:rPr>
        <w:t>ם</w:t>
      </w:r>
      <w:r w:rsidR="00D30948" w:rsidRPr="00224F99">
        <w:rPr>
          <w:color w:val="A6A6A6" w:themeColor="background1" w:themeShade="A6"/>
          <w:rtl/>
        </w:rPr>
        <w:t xml:space="preserve"> </w:t>
      </w:r>
      <w:r w:rsidR="008B1DE5" w:rsidRPr="00224F99">
        <w:rPr>
          <w:rFonts w:hint="eastAsia"/>
          <w:color w:val="A6A6A6" w:themeColor="background1" w:themeShade="A6"/>
          <w:rtl/>
        </w:rPr>
        <w:t>בישלה</w:t>
      </w:r>
      <w:r w:rsidR="00D30948" w:rsidRPr="00224F99">
        <w:rPr>
          <w:color w:val="A6A6A6" w:themeColor="background1" w:themeShade="A6"/>
          <w:rtl/>
        </w:rPr>
        <w:t xml:space="preserve"> בערב הקודם ו</w:t>
      </w:r>
      <w:r w:rsidR="00451111" w:rsidRPr="00224F99">
        <w:rPr>
          <w:rFonts w:hint="eastAsia"/>
          <w:color w:val="A6A6A6" w:themeColor="background1" w:themeShade="A6"/>
          <w:rtl/>
        </w:rPr>
        <w:t>הם</w:t>
      </w:r>
      <w:r w:rsidR="00D30948" w:rsidRPr="00224F99">
        <w:rPr>
          <w:color w:val="A6A6A6" w:themeColor="background1" w:themeShade="A6"/>
          <w:rtl/>
        </w:rPr>
        <w:t xml:space="preserve"> חימ</w:t>
      </w:r>
      <w:r w:rsidR="00451111" w:rsidRPr="00224F99">
        <w:rPr>
          <w:rFonts w:hint="eastAsia"/>
          <w:color w:val="A6A6A6" w:themeColor="background1" w:themeShade="A6"/>
          <w:rtl/>
        </w:rPr>
        <w:t>מו</w:t>
      </w:r>
      <w:r w:rsidR="00451111" w:rsidRPr="00224F99">
        <w:rPr>
          <w:color w:val="A6A6A6" w:themeColor="background1" w:themeShade="A6"/>
          <w:rtl/>
        </w:rPr>
        <w:t xml:space="preserve"> </w:t>
      </w:r>
      <w:r w:rsidR="00D30948" w:rsidRPr="00224F99">
        <w:rPr>
          <w:rFonts w:hint="eastAsia"/>
          <w:color w:val="A6A6A6" w:themeColor="background1" w:themeShade="A6"/>
          <w:rtl/>
        </w:rPr>
        <w:t>במיקרו</w:t>
      </w:r>
      <w:r w:rsidR="00D30948" w:rsidRPr="00224F99">
        <w:rPr>
          <w:color w:val="A6A6A6" w:themeColor="background1" w:themeShade="A6"/>
          <w:rtl/>
        </w:rPr>
        <w:t>.</w:t>
      </w:r>
    </w:p>
    <w:p w14:paraId="62F85364" w14:textId="0D9BA7A4" w:rsidR="00F93006" w:rsidRPr="00224F99" w:rsidRDefault="00F93006" w:rsidP="00D0092C">
      <w:pPr>
        <w:rPr>
          <w:color w:val="A6A6A6" w:themeColor="background1" w:themeShade="A6"/>
          <w:rtl/>
        </w:rPr>
      </w:pPr>
      <w:r w:rsidRPr="00224F99">
        <w:rPr>
          <w:rFonts w:hint="cs"/>
          <w:color w:val="A6A6A6" w:themeColor="background1" w:themeShade="A6"/>
          <w:rtl/>
        </w:rPr>
        <w:t>]]</w:t>
      </w:r>
    </w:p>
    <w:p w14:paraId="1519214C" w14:textId="75F1B0C7" w:rsidR="0025060A" w:rsidRPr="00224F99" w:rsidRDefault="00F93006" w:rsidP="00A526CB">
      <w:pPr>
        <w:rPr>
          <w:color w:val="A6A6A6" w:themeColor="background1" w:themeShade="A6"/>
          <w:rtl/>
        </w:rPr>
      </w:pPr>
      <w:r>
        <w:rPr>
          <w:rFonts w:hint="cs"/>
          <w:rtl/>
        </w:rPr>
        <w:t>כש</w:t>
      </w:r>
      <w:r w:rsidR="00E46798" w:rsidRPr="00A90CDC">
        <w:rPr>
          <w:rFonts w:hint="eastAsia"/>
          <w:rtl/>
        </w:rPr>
        <w:t>יסמין</w:t>
      </w:r>
      <w:r w:rsidR="0025060A" w:rsidRPr="00A90CDC">
        <w:rPr>
          <w:rtl/>
        </w:rPr>
        <w:t xml:space="preserve"> </w:t>
      </w:r>
      <w:r>
        <w:rPr>
          <w:rFonts w:hint="cs"/>
          <w:rtl/>
        </w:rPr>
        <w:t xml:space="preserve">חזרה, היא </w:t>
      </w:r>
      <w:r w:rsidR="0025060A" w:rsidRPr="00A90CDC">
        <w:rPr>
          <w:rtl/>
        </w:rPr>
        <w:t>ביקשה ש</w:t>
      </w:r>
      <w:r w:rsidR="00EF61AE" w:rsidRPr="00A90CDC">
        <w:rPr>
          <w:rFonts w:hint="eastAsia"/>
          <w:rtl/>
        </w:rPr>
        <w:t>י</w:t>
      </w:r>
      <w:r w:rsidR="0025060A" w:rsidRPr="00A90CDC">
        <w:rPr>
          <w:rFonts w:hint="eastAsia"/>
          <w:rtl/>
        </w:rPr>
        <w:t>ספר</w:t>
      </w:r>
      <w:r w:rsidR="0025060A" w:rsidRPr="00A90CDC">
        <w:rPr>
          <w:rtl/>
        </w:rPr>
        <w:t xml:space="preserve"> לה </w:t>
      </w:r>
      <w:r w:rsidR="007A3A37" w:rsidRPr="00A90CDC">
        <w:rPr>
          <w:rFonts w:hint="eastAsia"/>
          <w:rtl/>
        </w:rPr>
        <w:t>שוב</w:t>
      </w:r>
      <w:r w:rsidR="007A3A37" w:rsidRPr="00A90CDC">
        <w:rPr>
          <w:rtl/>
        </w:rPr>
        <w:t xml:space="preserve"> </w:t>
      </w:r>
      <w:r w:rsidR="0025060A" w:rsidRPr="00A90CDC">
        <w:rPr>
          <w:rFonts w:hint="eastAsia"/>
          <w:rtl/>
        </w:rPr>
        <w:t>את</w:t>
      </w:r>
      <w:r w:rsidR="0025060A" w:rsidRPr="00A90CDC">
        <w:rPr>
          <w:rtl/>
        </w:rPr>
        <w:t xml:space="preserve"> </w:t>
      </w:r>
      <w:r>
        <w:rPr>
          <w:rFonts w:hint="cs"/>
          <w:rtl/>
        </w:rPr>
        <w:t>ה</w:t>
      </w:r>
      <w:r w:rsidR="0025060A" w:rsidRPr="00A90CDC">
        <w:rPr>
          <w:rFonts w:hint="eastAsia"/>
          <w:rtl/>
        </w:rPr>
        <w:t>אגדה</w:t>
      </w:r>
      <w:r w:rsidR="0025060A" w:rsidRPr="00A90CDC">
        <w:rPr>
          <w:rtl/>
        </w:rPr>
        <w:t xml:space="preserve"> על הכבשה והסוסים, </w:t>
      </w:r>
      <w:r w:rsidR="00B36302" w:rsidRPr="00B36302">
        <w:rPr>
          <w:rFonts w:cs="Times New Roman"/>
          <w:rtl/>
        </w:rPr>
        <w:t>שהכיר ב</w:t>
      </w:r>
      <w:r w:rsidR="00297D38">
        <w:rPr>
          <w:rFonts w:cs="Times New Roman"/>
          <w:rtl/>
        </w:rPr>
        <w:t>על פ</w:t>
      </w:r>
      <w:r w:rsidR="00B36302" w:rsidRPr="00B36302">
        <w:rPr>
          <w:rFonts w:cs="Times New Roman"/>
          <w:rtl/>
        </w:rPr>
        <w:t xml:space="preserve">ה וידע לדקלם </w:t>
      </w:r>
      <w:r w:rsidR="0025060A" w:rsidRPr="00A90CDC">
        <w:rPr>
          <w:rFonts w:hint="eastAsia"/>
          <w:rtl/>
        </w:rPr>
        <w:t>בשפה</w:t>
      </w:r>
      <w:r w:rsidR="00E46798" w:rsidRPr="00A90CDC">
        <w:rPr>
          <w:rtl/>
        </w:rPr>
        <w:t xml:space="preserve"> </w:t>
      </w:r>
      <w:r w:rsidR="008A6090" w:rsidRPr="008A6090">
        <w:rPr>
          <w:rFonts w:cs="Times New Roman"/>
          <w:rtl/>
        </w:rPr>
        <w:t>בשפה שאימו הקדישה לה את חייה</w:t>
      </w:r>
      <w:r w:rsidR="00C91F83" w:rsidRPr="00A90CDC">
        <w:rPr>
          <w:rtl/>
        </w:rPr>
        <w:t xml:space="preserve">. </w:t>
      </w:r>
      <w:r w:rsidR="008A6090" w:rsidRPr="008A6090">
        <w:rPr>
          <w:rFonts w:cs="Times New Roman"/>
          <w:rtl/>
        </w:rPr>
        <w:t xml:space="preserve">זאת </w:t>
      </w:r>
      <w:r w:rsidR="001C5A04">
        <w:rPr>
          <w:rFonts w:cs="Times New Roman"/>
          <w:rtl/>
        </w:rPr>
        <w:t>הייתה</w:t>
      </w:r>
      <w:r w:rsidR="008A6090" w:rsidRPr="008A6090">
        <w:rPr>
          <w:rFonts w:cs="Times New Roman"/>
          <w:rtl/>
        </w:rPr>
        <w:t xml:space="preserve"> השפה הקדומה, שהתפתחה בקרב שבטי הפרא ששכנו לפני אלפי שנים בסטפה הפונטית-כספיאנית, והתפצלה מאז למאות ואלפי התפצלויות ססגוניות</w:t>
      </w:r>
      <w:r w:rsidR="00C40292">
        <w:rPr>
          <w:rFonts w:cs="Times New Roman" w:hint="cs"/>
          <w:rtl/>
        </w:rPr>
        <w:t xml:space="preserve"> </w:t>
      </w:r>
      <w:r w:rsidR="00C40292">
        <w:rPr>
          <w:rFonts w:cs="Times New Roman"/>
          <w:rtl/>
        </w:rPr>
        <w:t>–</w:t>
      </w:r>
      <w:r w:rsidR="008A6090" w:rsidRPr="008A6090">
        <w:rPr>
          <w:rFonts w:cs="Times New Roman"/>
          <w:rtl/>
        </w:rPr>
        <w:t xml:space="preserve"> שפה כה נכונה עד כי עמי העולם עטו עליה ועל התפצלויותיה הססגוניות וגמעו אותה אל קרבם. אבל </w:t>
      </w:r>
      <w:r w:rsidR="00C91F83" w:rsidRPr="00A90CDC">
        <w:rPr>
          <w:rFonts w:hint="eastAsia"/>
          <w:rtl/>
        </w:rPr>
        <w:t>זאת</w:t>
      </w:r>
      <w:r w:rsidR="00C91F83" w:rsidRPr="00A90CDC">
        <w:rPr>
          <w:rtl/>
        </w:rPr>
        <w:t xml:space="preserve"> </w:t>
      </w:r>
      <w:r w:rsidR="00C91F83" w:rsidRPr="00A90CDC">
        <w:rPr>
          <w:rFonts w:hint="eastAsia"/>
          <w:rtl/>
        </w:rPr>
        <w:t>שפה</w:t>
      </w:r>
      <w:r w:rsidR="00C91F83" w:rsidRPr="00A90CDC">
        <w:rPr>
          <w:rtl/>
        </w:rPr>
        <w:t xml:space="preserve"> </w:t>
      </w:r>
      <w:r w:rsidR="00C91F83" w:rsidRPr="00A90CDC">
        <w:rPr>
          <w:rFonts w:hint="eastAsia"/>
          <w:rtl/>
        </w:rPr>
        <w:t>פרה</w:t>
      </w:r>
      <w:r w:rsidR="00C91F83" w:rsidRPr="00A90CDC">
        <w:rPr>
          <w:rtl/>
        </w:rPr>
        <w:t xml:space="preserve">-היסטורית </w:t>
      </w:r>
      <w:r w:rsidR="003A1F20">
        <w:rPr>
          <w:rFonts w:hint="cs"/>
          <w:rtl/>
        </w:rPr>
        <w:t>מה</w:t>
      </w:r>
      <w:r w:rsidR="002778F3">
        <w:rPr>
          <w:rFonts w:hint="cs"/>
          <w:rtl/>
        </w:rPr>
        <w:t xml:space="preserve">עידן </w:t>
      </w:r>
      <w:r w:rsidR="00C91F83" w:rsidRPr="00A90CDC">
        <w:rPr>
          <w:rFonts w:hint="eastAsia"/>
          <w:rtl/>
        </w:rPr>
        <w:t>שלפני</w:t>
      </w:r>
      <w:r w:rsidR="00C91F83" w:rsidRPr="00A90CDC">
        <w:rPr>
          <w:rtl/>
        </w:rPr>
        <w:t xml:space="preserve"> </w:t>
      </w:r>
      <w:r w:rsidR="00C91F83" w:rsidRPr="00A90CDC">
        <w:rPr>
          <w:rFonts w:hint="eastAsia"/>
          <w:rtl/>
        </w:rPr>
        <w:t>המצאת</w:t>
      </w:r>
      <w:r w:rsidR="00C91F83" w:rsidRPr="00A90CDC">
        <w:rPr>
          <w:rtl/>
        </w:rPr>
        <w:t xml:space="preserve"> </w:t>
      </w:r>
      <w:r w:rsidR="00C91F83" w:rsidRPr="00A90CDC">
        <w:rPr>
          <w:rFonts w:hint="eastAsia"/>
          <w:rtl/>
        </w:rPr>
        <w:t>הכתב</w:t>
      </w:r>
      <w:r w:rsidR="008A6090">
        <w:rPr>
          <w:rFonts w:hint="cs"/>
          <w:rtl/>
        </w:rPr>
        <w:t>,</w:t>
      </w:r>
      <w:r w:rsidR="00C91F83" w:rsidRPr="00A90CDC">
        <w:rPr>
          <w:rtl/>
        </w:rPr>
        <w:t xml:space="preserve"> </w:t>
      </w:r>
      <w:r w:rsidR="00C91F83" w:rsidRPr="00A90CDC">
        <w:rPr>
          <w:rFonts w:hint="eastAsia"/>
          <w:rtl/>
        </w:rPr>
        <w:t>ולכן</w:t>
      </w:r>
      <w:r w:rsidR="00C91F83" w:rsidRPr="00A90CDC">
        <w:rPr>
          <w:rtl/>
        </w:rPr>
        <w:t xml:space="preserve"> </w:t>
      </w:r>
      <w:r w:rsidR="00C91F83" w:rsidRPr="00A90CDC">
        <w:rPr>
          <w:rFonts w:hint="eastAsia"/>
          <w:rtl/>
        </w:rPr>
        <w:t>לא</w:t>
      </w:r>
      <w:r w:rsidR="00C91F83" w:rsidRPr="00A90CDC">
        <w:rPr>
          <w:rtl/>
        </w:rPr>
        <w:t xml:space="preserve"> </w:t>
      </w:r>
      <w:r w:rsidR="00C91F83" w:rsidRPr="00A90CDC">
        <w:rPr>
          <w:rFonts w:hint="eastAsia"/>
          <w:rtl/>
        </w:rPr>
        <w:t>נותר</w:t>
      </w:r>
      <w:r w:rsidR="00C91F83" w:rsidRPr="00A90CDC">
        <w:rPr>
          <w:rtl/>
        </w:rPr>
        <w:t xml:space="preserve"> </w:t>
      </w:r>
      <w:r w:rsidR="00C91F83" w:rsidRPr="00A90CDC">
        <w:rPr>
          <w:rFonts w:hint="eastAsia"/>
          <w:rtl/>
        </w:rPr>
        <w:t>שום</w:t>
      </w:r>
      <w:r w:rsidR="00C91F83" w:rsidRPr="00A90CDC">
        <w:rPr>
          <w:rtl/>
        </w:rPr>
        <w:t xml:space="preserve"> </w:t>
      </w:r>
      <w:r w:rsidR="00C91F83" w:rsidRPr="00A90CDC">
        <w:rPr>
          <w:rFonts w:hint="eastAsia"/>
          <w:rtl/>
        </w:rPr>
        <w:t>זכר</w:t>
      </w:r>
      <w:r w:rsidR="00C91F83" w:rsidRPr="00A90CDC">
        <w:rPr>
          <w:rtl/>
        </w:rPr>
        <w:t xml:space="preserve"> </w:t>
      </w:r>
      <w:r w:rsidR="008A6090" w:rsidRPr="008A6090">
        <w:rPr>
          <w:rFonts w:cs="Times New Roman"/>
          <w:rtl/>
        </w:rPr>
        <w:t>לביטויים,</w:t>
      </w:r>
      <w:r w:rsidR="008A6090">
        <w:rPr>
          <w:rFonts w:cs="Times New Roman" w:hint="cs"/>
          <w:rtl/>
        </w:rPr>
        <w:t xml:space="preserve"> </w:t>
      </w:r>
      <w:r w:rsidR="00C91F83" w:rsidRPr="00A90CDC">
        <w:rPr>
          <w:rFonts w:hint="eastAsia"/>
          <w:rtl/>
        </w:rPr>
        <w:t>ל</w:t>
      </w:r>
      <w:r w:rsidR="00461C65" w:rsidRPr="00A90CDC">
        <w:rPr>
          <w:rFonts w:hint="eastAsia"/>
          <w:rtl/>
        </w:rPr>
        <w:t>אגדות</w:t>
      </w:r>
      <w:r w:rsidR="00C91F83" w:rsidRPr="00A90CDC">
        <w:rPr>
          <w:rtl/>
        </w:rPr>
        <w:t xml:space="preserve"> ש</w:t>
      </w:r>
      <w:r w:rsidR="00E46798" w:rsidRPr="00A90CDC">
        <w:rPr>
          <w:rFonts w:hint="eastAsia"/>
          <w:rtl/>
        </w:rPr>
        <w:t>נרקמו</w:t>
      </w:r>
      <w:r w:rsidR="00E46798" w:rsidRPr="00A90CDC">
        <w:rPr>
          <w:rtl/>
        </w:rPr>
        <w:t>[</w:t>
      </w:r>
      <w:r w:rsidR="00C91F83" w:rsidRPr="00A90CDC">
        <w:rPr>
          <w:rFonts w:hint="eastAsia"/>
          <w:rtl/>
        </w:rPr>
        <w:t>סופרו</w:t>
      </w:r>
      <w:r w:rsidR="00E46798" w:rsidRPr="00A90CDC">
        <w:rPr>
          <w:rtl/>
        </w:rPr>
        <w:t>]</w:t>
      </w:r>
      <w:r w:rsidR="00C91F83" w:rsidRPr="00A90CDC">
        <w:rPr>
          <w:rtl/>
        </w:rPr>
        <w:t xml:space="preserve"> בה, </w:t>
      </w:r>
      <w:r w:rsidR="007A3A37" w:rsidRPr="00A90CDC">
        <w:rPr>
          <w:rFonts w:hint="eastAsia"/>
          <w:rtl/>
        </w:rPr>
        <w:t>ל</w:t>
      </w:r>
      <w:r w:rsidR="00461C65" w:rsidRPr="00A90CDC">
        <w:rPr>
          <w:rFonts w:hint="eastAsia"/>
          <w:rtl/>
        </w:rPr>
        <w:t>מזמורים</w:t>
      </w:r>
      <w:r w:rsidR="007A3A37" w:rsidRPr="00A90CDC">
        <w:rPr>
          <w:rtl/>
        </w:rPr>
        <w:t xml:space="preserve">, לתפילות, היא </w:t>
      </w:r>
      <w:r w:rsidR="00461C65" w:rsidRPr="00A90CDC">
        <w:rPr>
          <w:rFonts w:hint="eastAsia"/>
          <w:rtl/>
        </w:rPr>
        <w:t>נגוזה</w:t>
      </w:r>
      <w:r w:rsidR="00461C65" w:rsidRPr="00A90CDC">
        <w:rPr>
          <w:rtl/>
        </w:rPr>
        <w:t xml:space="preserve"> כמו בני האדם ש</w:t>
      </w:r>
      <w:r w:rsidR="00461C65" w:rsidRPr="00A90CDC">
        <w:rPr>
          <w:rFonts w:hint="eastAsia"/>
          <w:rtl/>
        </w:rPr>
        <w:t>יצרו</w:t>
      </w:r>
      <w:r w:rsidR="00461C65" w:rsidRPr="00A90CDC">
        <w:rPr>
          <w:rtl/>
        </w:rPr>
        <w:t xml:space="preserve"> אותה</w:t>
      </w:r>
      <w:r w:rsidR="008B16B9" w:rsidRPr="00A90CDC">
        <w:rPr>
          <w:rtl/>
        </w:rPr>
        <w:t xml:space="preserve">. </w:t>
      </w:r>
      <w:r w:rsidR="00D16DD7">
        <w:rPr>
          <w:rFonts w:hint="cs"/>
          <w:rtl/>
        </w:rPr>
        <w:t>ה</w:t>
      </w:r>
      <w:r w:rsidR="00C91F83" w:rsidRPr="00A90CDC">
        <w:rPr>
          <w:rFonts w:hint="eastAsia"/>
          <w:rtl/>
        </w:rPr>
        <w:t>אגדה</w:t>
      </w:r>
      <w:r w:rsidR="00B36302">
        <w:rPr>
          <w:rFonts w:hint="cs"/>
          <w:rtl/>
        </w:rPr>
        <w:t xml:space="preserve"> </w:t>
      </w:r>
      <w:r w:rsidR="00461C65" w:rsidRPr="00A90CDC">
        <w:rPr>
          <w:rFonts w:hint="eastAsia"/>
          <w:rtl/>
        </w:rPr>
        <w:t>ש</w:t>
      </w:r>
      <w:r w:rsidR="008A6090" w:rsidRPr="00A90CDC">
        <w:rPr>
          <w:rtl/>
        </w:rPr>
        <w:t xml:space="preserve">אלכס </w:t>
      </w:r>
      <w:r w:rsidR="00E46798" w:rsidRPr="00A90CDC">
        <w:rPr>
          <w:rFonts w:hint="eastAsia"/>
          <w:rtl/>
        </w:rPr>
        <w:t>נהג</w:t>
      </w:r>
      <w:r w:rsidR="00EF48D7" w:rsidRPr="00A90CDC">
        <w:rPr>
          <w:rtl/>
        </w:rPr>
        <w:t xml:space="preserve"> </w:t>
      </w:r>
      <w:r w:rsidR="00E46798" w:rsidRPr="00A90CDC">
        <w:rPr>
          <w:rtl/>
        </w:rPr>
        <w:t>ל</w:t>
      </w:r>
      <w:r w:rsidR="00461C65" w:rsidRPr="00A90CDC">
        <w:rPr>
          <w:rFonts w:hint="eastAsia"/>
          <w:rtl/>
        </w:rPr>
        <w:t>דקלם</w:t>
      </w:r>
      <w:r w:rsidR="00461C65" w:rsidRPr="00A90CDC">
        <w:rPr>
          <w:rtl/>
        </w:rPr>
        <w:t xml:space="preserve"> </w:t>
      </w:r>
      <w:r>
        <w:rPr>
          <w:rFonts w:hint="cs"/>
          <w:rtl/>
        </w:rPr>
        <w:t>ב</w:t>
      </w:r>
      <w:r w:rsidR="005E3213">
        <w:rPr>
          <w:rFonts w:hint="cs"/>
          <w:rtl/>
        </w:rPr>
        <w:t>אוזנ</w:t>
      </w:r>
      <w:r>
        <w:rPr>
          <w:rFonts w:hint="cs"/>
          <w:rtl/>
        </w:rPr>
        <w:t xml:space="preserve">י </w:t>
      </w:r>
      <w:r w:rsidR="00461C65" w:rsidRPr="00A90CDC">
        <w:rPr>
          <w:rFonts w:hint="eastAsia"/>
          <w:rtl/>
        </w:rPr>
        <w:t>יסמין</w:t>
      </w:r>
      <w:r w:rsidR="00461C65" w:rsidRPr="00A90CDC">
        <w:rPr>
          <w:rtl/>
        </w:rPr>
        <w:t xml:space="preserve"> </w:t>
      </w:r>
      <w:r w:rsidR="00C91F83" w:rsidRPr="00A90CDC">
        <w:rPr>
          <w:rFonts w:hint="eastAsia"/>
          <w:rtl/>
        </w:rPr>
        <w:t>חובר</w:t>
      </w:r>
      <w:r w:rsidR="00461C65" w:rsidRPr="00A90CDC">
        <w:rPr>
          <w:rFonts w:hint="eastAsia"/>
          <w:rtl/>
        </w:rPr>
        <w:t>ה</w:t>
      </w:r>
      <w:r w:rsidR="00C91F83" w:rsidRPr="00A90CDC">
        <w:rPr>
          <w:rtl/>
        </w:rPr>
        <w:t xml:space="preserve"> </w:t>
      </w:r>
      <w:r w:rsidR="00B36302" w:rsidRPr="00B36302">
        <w:rPr>
          <w:rFonts w:cs="Times New Roman"/>
          <w:rtl/>
        </w:rPr>
        <w:t xml:space="preserve">בעת החדשה </w:t>
      </w:r>
      <w:r w:rsidR="00461C65" w:rsidRPr="00A90CDC">
        <w:rPr>
          <w:rFonts w:hint="eastAsia"/>
          <w:rtl/>
        </w:rPr>
        <w:t>ב</w:t>
      </w:r>
      <w:r w:rsidR="00C91F83" w:rsidRPr="00A90CDC">
        <w:rPr>
          <w:rFonts w:hint="eastAsia"/>
          <w:rtl/>
        </w:rPr>
        <w:t>ידי</w:t>
      </w:r>
      <w:r w:rsidR="00C91F83" w:rsidRPr="00A90CDC">
        <w:rPr>
          <w:rtl/>
        </w:rPr>
        <w:t xml:space="preserve"> חוקרי השפה</w:t>
      </w:r>
      <w:r w:rsidR="00B36302">
        <w:rPr>
          <w:rFonts w:hint="cs"/>
          <w:rtl/>
        </w:rPr>
        <w:t>,</w:t>
      </w:r>
      <w:r w:rsidR="00C91F83" w:rsidRPr="00A90CDC">
        <w:rPr>
          <w:rtl/>
        </w:rPr>
        <w:t xml:space="preserve"> </w:t>
      </w:r>
      <w:r w:rsidR="00674495" w:rsidRPr="00A90CDC">
        <w:rPr>
          <w:rFonts w:hint="eastAsia"/>
          <w:rtl/>
        </w:rPr>
        <w:t>ועברה</w:t>
      </w:r>
      <w:r w:rsidR="00674495" w:rsidRPr="00A90CDC">
        <w:rPr>
          <w:rtl/>
        </w:rPr>
        <w:t xml:space="preserve"> </w:t>
      </w:r>
      <w:r w:rsidR="00674495" w:rsidRPr="00A90CDC">
        <w:rPr>
          <w:rFonts w:hint="eastAsia"/>
          <w:rtl/>
        </w:rPr>
        <w:t>שינויים</w:t>
      </w:r>
      <w:r w:rsidR="00E46798" w:rsidRPr="00A90CDC">
        <w:rPr>
          <w:rtl/>
        </w:rPr>
        <w:t xml:space="preserve"> ככל ש</w:t>
      </w:r>
      <w:r w:rsidR="00EF48D7" w:rsidRPr="00A90CDC">
        <w:rPr>
          <w:rFonts w:hint="eastAsia"/>
          <w:rtl/>
        </w:rPr>
        <w:t>פעלו</w:t>
      </w:r>
      <w:r w:rsidR="00EF48D7" w:rsidRPr="00A90CDC">
        <w:rPr>
          <w:rtl/>
        </w:rPr>
        <w:t xml:space="preserve"> לשיפור </w:t>
      </w:r>
      <w:r w:rsidR="00C40292" w:rsidRPr="00C40292">
        <w:rPr>
          <w:rFonts w:cs="Times New Roman"/>
          <w:rtl/>
        </w:rPr>
        <w:t>עבודת ה</w:t>
      </w:r>
      <w:r w:rsidR="00E46798" w:rsidRPr="00A90CDC">
        <w:rPr>
          <w:rFonts w:hint="eastAsia"/>
          <w:rtl/>
        </w:rPr>
        <w:t>שחזור</w:t>
      </w:r>
      <w:r w:rsidR="00E46798" w:rsidRPr="00A90CDC">
        <w:rPr>
          <w:rtl/>
        </w:rPr>
        <w:t xml:space="preserve"> [</w:t>
      </w:r>
      <w:r w:rsidR="00442948" w:rsidRPr="00A90CDC">
        <w:rPr>
          <w:rFonts w:hint="eastAsia"/>
          <w:rtl/>
        </w:rPr>
        <w:t>שינויים</w:t>
      </w:r>
      <w:r w:rsidR="00442948" w:rsidRPr="00A90CDC">
        <w:rPr>
          <w:rtl/>
        </w:rPr>
        <w:t xml:space="preserve"> </w:t>
      </w:r>
      <w:r w:rsidR="00442948" w:rsidRPr="00A90CDC">
        <w:rPr>
          <w:rFonts w:hint="eastAsia"/>
          <w:rtl/>
        </w:rPr>
        <w:t>בהבנת</w:t>
      </w:r>
      <w:r w:rsidR="00442948" w:rsidRPr="00A90CDC">
        <w:rPr>
          <w:rtl/>
        </w:rPr>
        <w:t xml:space="preserve"> </w:t>
      </w:r>
      <w:r w:rsidR="00442948" w:rsidRPr="00A90CDC">
        <w:rPr>
          <w:rFonts w:hint="eastAsia"/>
          <w:rtl/>
        </w:rPr>
        <w:t>ש</w:t>
      </w:r>
      <w:r w:rsidR="00C91F83" w:rsidRPr="00A90CDC">
        <w:rPr>
          <w:rFonts w:hint="eastAsia"/>
          <w:rtl/>
        </w:rPr>
        <w:t>בשביל</w:t>
      </w:r>
      <w:r w:rsidR="00C91F83" w:rsidRPr="00A90CDC">
        <w:rPr>
          <w:rtl/>
        </w:rPr>
        <w:t xml:space="preserve"> לתת </w:t>
      </w:r>
      <w:r w:rsidR="00C91F83" w:rsidRPr="00A90CDC">
        <w:rPr>
          <w:rFonts w:hint="eastAsia"/>
          <w:rtl/>
        </w:rPr>
        <w:t>לסטודנטים</w:t>
      </w:r>
      <w:r w:rsidR="00C91F83" w:rsidRPr="00A90CDC">
        <w:rPr>
          <w:rtl/>
        </w:rPr>
        <w:t xml:space="preserve"> </w:t>
      </w:r>
      <w:r w:rsidR="00C91F83" w:rsidRPr="00A90CDC">
        <w:rPr>
          <w:rFonts w:hint="eastAsia"/>
          <w:rtl/>
        </w:rPr>
        <w:t>מושג</w:t>
      </w:r>
      <w:r w:rsidR="00C91F83" w:rsidRPr="00A90CDC">
        <w:rPr>
          <w:rtl/>
        </w:rPr>
        <w:t xml:space="preserve"> </w:t>
      </w:r>
      <w:r w:rsidR="00C91F83" w:rsidRPr="00A90CDC">
        <w:rPr>
          <w:rFonts w:hint="eastAsia"/>
          <w:rtl/>
        </w:rPr>
        <w:t>ב</w:t>
      </w:r>
      <w:r w:rsidR="00EF48D7" w:rsidRPr="00A90CDC">
        <w:rPr>
          <w:rtl/>
        </w:rPr>
        <w:t xml:space="preserve">] </w:t>
      </w:r>
      <w:r w:rsidR="00C40292" w:rsidRPr="00C40292">
        <w:rPr>
          <w:rFonts w:cs="Times New Roman"/>
          <w:rtl/>
        </w:rPr>
        <w:t>המפרכת של</w:t>
      </w:r>
      <w:r w:rsidR="00C40292" w:rsidRPr="00C40292">
        <w:rPr>
          <w:rFonts w:cs="Times New Roman" w:hint="eastAsia"/>
          <w:rtl/>
        </w:rPr>
        <w:t xml:space="preserve"> </w:t>
      </w:r>
      <w:r w:rsidR="00EF48D7" w:rsidRPr="00A90CDC">
        <w:rPr>
          <w:rFonts w:hint="eastAsia"/>
          <w:rtl/>
        </w:rPr>
        <w:t>התחביר</w:t>
      </w:r>
      <w:r w:rsidR="00EF48D7" w:rsidRPr="00A90CDC">
        <w:rPr>
          <w:rtl/>
        </w:rPr>
        <w:t xml:space="preserve">, </w:t>
      </w:r>
      <w:r w:rsidR="00EF48D7" w:rsidRPr="00A90CDC">
        <w:rPr>
          <w:rFonts w:hint="eastAsia"/>
          <w:rtl/>
        </w:rPr>
        <w:t>הסמנטיקה</w:t>
      </w:r>
      <w:r w:rsidR="00EF48D7" w:rsidRPr="00A90CDC">
        <w:rPr>
          <w:rtl/>
        </w:rPr>
        <w:t xml:space="preserve">, </w:t>
      </w:r>
      <w:r w:rsidR="00EF48D7" w:rsidRPr="00A90CDC">
        <w:rPr>
          <w:rFonts w:hint="eastAsia"/>
          <w:rtl/>
        </w:rPr>
        <w:t>המורפולוגיה</w:t>
      </w:r>
      <w:r w:rsidR="00C91F83" w:rsidRPr="00A90CDC">
        <w:rPr>
          <w:rtl/>
        </w:rPr>
        <w:t xml:space="preserve"> ואוצר המילים ש</w:t>
      </w:r>
      <w:r w:rsidR="008A6090">
        <w:rPr>
          <w:rFonts w:hint="cs"/>
          <w:rtl/>
        </w:rPr>
        <w:t>חשפו</w:t>
      </w:r>
      <w:r w:rsidR="00C91F83" w:rsidRPr="00A90CDC">
        <w:rPr>
          <w:rtl/>
        </w:rPr>
        <w:t xml:space="preserve"> </w:t>
      </w:r>
      <w:r w:rsidR="00EF48D7" w:rsidRPr="00A90CDC">
        <w:rPr>
          <w:rtl/>
        </w:rPr>
        <w:t>[</w:t>
      </w:r>
      <w:r w:rsidR="00C91F83" w:rsidRPr="00A90CDC">
        <w:t>to unearth</w:t>
      </w:r>
      <w:r w:rsidR="00EF48D7" w:rsidRPr="00A90CDC">
        <w:rPr>
          <w:rtl/>
        </w:rPr>
        <w:t>]</w:t>
      </w:r>
      <w:r w:rsidR="00C91F83" w:rsidRPr="00A90CDC">
        <w:rPr>
          <w:rFonts w:hint="eastAsia"/>
          <w:rtl/>
        </w:rPr>
        <w:t>מתוך</w:t>
      </w:r>
      <w:r w:rsidR="00C91F83" w:rsidRPr="00A90CDC">
        <w:rPr>
          <w:rtl/>
        </w:rPr>
        <w:t xml:space="preserve"> השפות </w:t>
      </w:r>
      <w:r w:rsidR="00EF48D7" w:rsidRPr="00A90CDC">
        <w:rPr>
          <w:rFonts w:hint="eastAsia"/>
          <w:rtl/>
        </w:rPr>
        <w:t>המוכר</w:t>
      </w:r>
      <w:r w:rsidR="00C91F83" w:rsidRPr="00A90CDC">
        <w:rPr>
          <w:rFonts w:hint="eastAsia"/>
          <w:rtl/>
        </w:rPr>
        <w:t>ות</w:t>
      </w:r>
      <w:r w:rsidR="008A6090">
        <w:rPr>
          <w:rFonts w:hint="cs"/>
          <w:rtl/>
        </w:rPr>
        <w:t>.</w:t>
      </w:r>
      <w:r w:rsidR="00C91F83" w:rsidRPr="00A90CDC">
        <w:rPr>
          <w:rtl/>
        </w:rPr>
        <w:t xml:space="preserve"> </w:t>
      </w:r>
      <w:r w:rsidR="002145E4" w:rsidRPr="00224F99">
        <w:rPr>
          <w:rFonts w:hint="cs"/>
          <w:color w:val="A6A6A6" w:themeColor="background1" w:themeShade="A6"/>
          <w:rtl/>
        </w:rPr>
        <w:t>[[</w:t>
      </w:r>
      <w:r w:rsidR="00C91F83" w:rsidRPr="00224F99">
        <w:rPr>
          <w:color w:val="A6A6A6" w:themeColor="background1" w:themeShade="A6"/>
          <w:rtl/>
        </w:rPr>
        <w:t xml:space="preserve">כיום, ומתוך הבנה כיצד התקדמו והתפתחו וזרמו במורדות הזמן, ממקורותיהם </w:t>
      </w:r>
      <w:r w:rsidR="00EF48D7" w:rsidRPr="00224F99">
        <w:rPr>
          <w:color w:val="A6A6A6" w:themeColor="background1" w:themeShade="A6"/>
          <w:rtl/>
        </w:rPr>
        <w:t xml:space="preserve">[התחקות מעקב </w:t>
      </w:r>
      <w:r w:rsidR="00C91F83" w:rsidRPr="00224F99">
        <w:rPr>
          <w:rFonts w:hint="eastAsia"/>
          <w:color w:val="A6A6A6" w:themeColor="background1" w:themeShade="A6"/>
          <w:rtl/>
        </w:rPr>
        <w:t>ש</w:t>
      </w:r>
      <w:r w:rsidR="00C91F83" w:rsidRPr="00224F99">
        <w:rPr>
          <w:color w:val="A6A6A6" w:themeColor="background1" w:themeShade="A6"/>
        </w:rPr>
        <w:t>were traced</w:t>
      </w:r>
      <w:r w:rsidR="00EF48D7" w:rsidRPr="00224F99">
        <w:rPr>
          <w:color w:val="A6A6A6" w:themeColor="background1" w:themeShade="A6"/>
          <w:rtl/>
        </w:rPr>
        <w:t>]</w:t>
      </w:r>
      <w:r w:rsidR="00C91F83" w:rsidRPr="00224F99">
        <w:rPr>
          <w:color w:val="A6A6A6" w:themeColor="background1" w:themeShade="A6"/>
          <w:rtl/>
        </w:rPr>
        <w:t xml:space="preserve"> דרך הטקסטים הקדומים ביותר הקיימים</w:t>
      </w:r>
      <w:r w:rsidR="00B5710C" w:rsidRPr="00224F99">
        <w:rPr>
          <w:color w:val="A6A6A6" w:themeColor="background1" w:themeShade="A6"/>
          <w:rtl/>
        </w:rPr>
        <w:t xml:space="preserve"> לאנושות</w:t>
      </w:r>
      <w:r w:rsidR="00C91F83" w:rsidRPr="00224F99">
        <w:rPr>
          <w:color w:val="A6A6A6" w:themeColor="background1" w:themeShade="A6"/>
          <w:rtl/>
        </w:rPr>
        <w:t xml:space="preserve">, </w:t>
      </w:r>
      <w:r w:rsidR="00B5710C" w:rsidRPr="00224F99">
        <w:rPr>
          <w:color w:val="A6A6A6" w:themeColor="background1" w:themeShade="A6"/>
          <w:rtl/>
        </w:rPr>
        <w:t>[</w:t>
      </w:r>
      <w:r w:rsidR="00C91F83" w:rsidRPr="00224F99">
        <w:rPr>
          <w:rFonts w:hint="eastAsia"/>
          <w:color w:val="A6A6A6" w:themeColor="background1" w:themeShade="A6"/>
          <w:rtl/>
        </w:rPr>
        <w:t>הוודות</w:t>
      </w:r>
      <w:r w:rsidR="00C91F83" w:rsidRPr="00224F99">
        <w:rPr>
          <w:color w:val="A6A6A6" w:themeColor="background1" w:themeShade="A6"/>
          <w:rtl/>
        </w:rPr>
        <w:t xml:space="preserve"> </w:t>
      </w:r>
      <w:r w:rsidR="00C91F83" w:rsidRPr="00224F99">
        <w:rPr>
          <w:rFonts w:hint="eastAsia"/>
          <w:color w:val="A6A6A6" w:themeColor="background1" w:themeShade="A6"/>
          <w:rtl/>
        </w:rPr>
        <w:t>ההודיות</w:t>
      </w:r>
      <w:r w:rsidR="00C91F83" w:rsidRPr="00224F99">
        <w:rPr>
          <w:color w:val="A6A6A6" w:themeColor="background1" w:themeShade="A6"/>
          <w:rtl/>
        </w:rPr>
        <w:t xml:space="preserve"> </w:t>
      </w:r>
      <w:r w:rsidR="00C91F83" w:rsidRPr="00224F99">
        <w:rPr>
          <w:rFonts w:hint="eastAsia"/>
          <w:color w:val="A6A6A6" w:themeColor="background1" w:themeShade="A6"/>
          <w:rtl/>
        </w:rPr>
        <w:t>וה</w:t>
      </w:r>
      <w:r w:rsidR="00C91F83" w:rsidRPr="00224F99">
        <w:rPr>
          <w:color w:val="A6A6A6" w:themeColor="background1" w:themeShade="A6"/>
          <w:rtl/>
        </w:rPr>
        <w:t>---,</w:t>
      </w:r>
      <w:r w:rsidR="00B5710C" w:rsidRPr="00224F99">
        <w:rPr>
          <w:color w:val="A6A6A6" w:themeColor="background1" w:themeShade="A6"/>
          <w:rtl/>
        </w:rPr>
        <w:t>]</w:t>
      </w:r>
      <w:r w:rsidR="00C91F83" w:rsidRPr="00224F99">
        <w:rPr>
          <w:color w:val="A6A6A6" w:themeColor="background1" w:themeShade="A6"/>
          <w:rtl/>
        </w:rPr>
        <w:t xml:space="preserve"> </w:t>
      </w:r>
      <w:r w:rsidR="00EC5158" w:rsidRPr="00224F99">
        <w:rPr>
          <w:rFonts w:hint="eastAsia"/>
          <w:color w:val="A6A6A6" w:themeColor="background1" w:themeShade="A6"/>
          <w:rtl/>
        </w:rPr>
        <w:t>ולפנים</w:t>
      </w:r>
      <w:r w:rsidR="00EC5158" w:rsidRPr="00224F99">
        <w:rPr>
          <w:color w:val="A6A6A6" w:themeColor="background1" w:themeShade="A6"/>
          <w:rtl/>
        </w:rPr>
        <w:t xml:space="preserve">, </w:t>
      </w:r>
      <w:r w:rsidR="00E8238A" w:rsidRPr="00224F99">
        <w:rPr>
          <w:rFonts w:hint="eastAsia"/>
          <w:color w:val="A6A6A6" w:themeColor="background1" w:themeShade="A6"/>
          <w:rtl/>
        </w:rPr>
        <w:t>תוך</w:t>
      </w:r>
      <w:r w:rsidR="00E8238A" w:rsidRPr="00224F99">
        <w:rPr>
          <w:color w:val="A6A6A6" w:themeColor="background1" w:themeShade="A6"/>
          <w:rtl/>
        </w:rPr>
        <w:t xml:space="preserve"> סדרה מבריקה של היסקים וגילויי הקשרים </w:t>
      </w:r>
      <w:r w:rsidR="00EC5158" w:rsidRPr="00224F99">
        <w:rPr>
          <w:rFonts w:hint="eastAsia"/>
          <w:color w:val="A6A6A6" w:themeColor="background1" w:themeShade="A6"/>
          <w:rtl/>
        </w:rPr>
        <w:t>אל</w:t>
      </w:r>
      <w:r w:rsidR="00C91F83" w:rsidRPr="00224F99">
        <w:rPr>
          <w:color w:val="A6A6A6" w:themeColor="background1" w:themeShade="A6"/>
          <w:rtl/>
        </w:rPr>
        <w:t xml:space="preserve"> האיחוד הגדול </w:t>
      </w:r>
      <w:r w:rsidR="00E8238A" w:rsidRPr="00224F99">
        <w:rPr>
          <w:rFonts w:hint="eastAsia"/>
          <w:color w:val="A6A6A6" w:themeColor="background1" w:themeShade="A6"/>
          <w:rtl/>
        </w:rPr>
        <w:t>לשפה</w:t>
      </w:r>
      <w:r w:rsidR="00C91F83" w:rsidRPr="00224F99">
        <w:rPr>
          <w:color w:val="A6A6A6" w:themeColor="background1" w:themeShade="A6"/>
          <w:rtl/>
        </w:rPr>
        <w:t xml:space="preserve"> הפרוטו-ה</w:t>
      </w:r>
      <w:r w:rsidR="006711FF">
        <w:rPr>
          <w:rFonts w:hint="cs"/>
          <w:color w:val="A6A6A6" w:themeColor="background1" w:themeShade="A6"/>
          <w:rtl/>
        </w:rPr>
        <w:t>ו</w:t>
      </w:r>
      <w:r w:rsidR="00C91F83" w:rsidRPr="00224F99">
        <w:rPr>
          <w:color w:val="A6A6A6" w:themeColor="background1" w:themeShade="A6"/>
          <w:rtl/>
        </w:rPr>
        <w:t>דו-אירופית</w:t>
      </w:r>
      <w:r w:rsidR="00FC1FC6" w:rsidRPr="00224F99">
        <w:rPr>
          <w:rFonts w:hint="cs"/>
          <w:color w:val="A6A6A6" w:themeColor="background1" w:themeShade="A6"/>
          <w:rtl/>
        </w:rPr>
        <w:t>]]</w:t>
      </w:r>
    </w:p>
    <w:p w14:paraId="001F2194" w14:textId="23EB86CE" w:rsidR="00896051" w:rsidRDefault="00896051" w:rsidP="00896051">
      <w:pPr>
        <w:rPr>
          <w:rtl/>
        </w:rPr>
      </w:pPr>
      <w:r>
        <w:rPr>
          <w:rFonts w:hint="cs"/>
          <w:rtl/>
        </w:rPr>
        <w:t>[</w:t>
      </w:r>
    </w:p>
    <w:p w14:paraId="1D9F6015" w14:textId="2B7CA0B5" w:rsidR="006711FF" w:rsidRDefault="00EE3076" w:rsidP="00896051">
      <w:pPr>
        <w:rPr>
          <w:rtl/>
        </w:rPr>
      </w:pPr>
      <w:hyperlink r:id="rId239" w:history="1">
        <w:r w:rsidR="006711FF" w:rsidRPr="006711FF">
          <w:rPr>
            <w:rStyle w:val="Hyperlink"/>
            <w:rFonts w:hint="cs"/>
            <w:rtl/>
          </w:rPr>
          <w:t>פרוטו-הודו-אירופית</w:t>
        </w:r>
      </w:hyperlink>
    </w:p>
    <w:p w14:paraId="1CDF33AA" w14:textId="535DDA0D" w:rsidR="00EF48D7" w:rsidRDefault="00EE3076" w:rsidP="00896051">
      <w:pPr>
        <w:rPr>
          <w:rtl/>
        </w:rPr>
      </w:pPr>
      <w:hyperlink r:id="rId240" w:history="1">
        <w:r w:rsidR="00EF48D7" w:rsidRPr="00EF48D7">
          <w:rPr>
            <w:rStyle w:val="Hyperlink"/>
            <w:rFonts w:hint="cs"/>
            <w:rtl/>
          </w:rPr>
          <w:t>בלשנות</w:t>
        </w:r>
      </w:hyperlink>
    </w:p>
    <w:p w14:paraId="4557E163" w14:textId="77777777" w:rsidR="00896051" w:rsidRDefault="00EE3076" w:rsidP="00B5710C">
      <w:pPr>
        <w:bidi w:val="0"/>
        <w:rPr>
          <w:rtl/>
        </w:rPr>
      </w:pPr>
      <w:hyperlink r:id="rId241" w:history="1">
        <w:r w:rsidR="00896051" w:rsidRPr="00930E34">
          <w:rPr>
            <w:rStyle w:val="Hyperlink"/>
          </w:rPr>
          <w:t>https://en.wikipedia.org/wiki/Pontic%E2%80%93Caspian_steppe</w:t>
        </w:r>
      </w:hyperlink>
    </w:p>
    <w:p w14:paraId="576E7CC4" w14:textId="77777777" w:rsidR="00896051" w:rsidRDefault="00EE3076" w:rsidP="00B5710C">
      <w:pPr>
        <w:bidi w:val="0"/>
        <w:rPr>
          <w:rtl/>
        </w:rPr>
      </w:pPr>
      <w:hyperlink r:id="rId242" w:history="1">
        <w:r w:rsidR="00BC70DB" w:rsidRPr="00930E34">
          <w:rPr>
            <w:rStyle w:val="Hyperlink"/>
          </w:rPr>
          <w:t>http://www.archaeology.org/exclusives/articles/1302-proto-indo-european-schleichers-fable</w:t>
        </w:r>
      </w:hyperlink>
    </w:p>
    <w:p w14:paraId="44B53F59" w14:textId="53E09145" w:rsidR="00BC70DB" w:rsidRDefault="00EE3076" w:rsidP="00B5710C">
      <w:pPr>
        <w:bidi w:val="0"/>
        <w:rPr>
          <w:rStyle w:val="Hyperlink"/>
          <w:rtl/>
        </w:rPr>
      </w:pPr>
      <w:hyperlink r:id="rId243" w:history="1">
        <w:r w:rsidR="00BC70DB" w:rsidRPr="00930E34">
          <w:rPr>
            <w:rStyle w:val="Hyperlink"/>
          </w:rPr>
          <w:t>https://en.wikipedia.org/wiki/Schleicher%27s_fable</w:t>
        </w:r>
      </w:hyperlink>
    </w:p>
    <w:p w14:paraId="6931ED0A" w14:textId="6C014F0A" w:rsidR="00442948" w:rsidRDefault="00442948" w:rsidP="00B5710C">
      <w:pPr>
        <w:bidi w:val="0"/>
        <w:rPr>
          <w:rFonts w:cs="Times New Roman"/>
          <w:rtl/>
        </w:rPr>
      </w:pPr>
      <w:r w:rsidRPr="00442948">
        <w:t>The fable may serve as an illustration of the significant changes that the reconstructed language has gone through during the last 150 years of scholarly efforts</w:t>
      </w:r>
      <w:r w:rsidRPr="00442948">
        <w:rPr>
          <w:rFonts w:cs="Times New Roman"/>
          <w:rtl/>
        </w:rPr>
        <w:t>.</w:t>
      </w:r>
    </w:p>
    <w:p w14:paraId="09421431" w14:textId="32A06EB6" w:rsidR="00B5710C" w:rsidRDefault="00B5710C" w:rsidP="00B5710C">
      <w:pPr>
        <w:bidi w:val="0"/>
        <w:rPr>
          <w:rFonts w:cs="Times New Roman"/>
          <w:rtl/>
        </w:rPr>
      </w:pPr>
      <w:r w:rsidRPr="00B5710C">
        <w:rPr>
          <w:rFonts w:cs="Times New Roman"/>
        </w:rPr>
        <w:t>widely diverging views on the phonological and morphological systems of PIE</w:t>
      </w:r>
      <w:r w:rsidRPr="00B5710C">
        <w:rPr>
          <w:rFonts w:cs="Times New Roman"/>
          <w:rtl/>
        </w:rPr>
        <w:t>.</w:t>
      </w:r>
    </w:p>
    <w:p w14:paraId="7DB2F37C" w14:textId="77777777" w:rsidR="00B5710C" w:rsidRDefault="00B5710C" w:rsidP="00896051">
      <w:pPr>
        <w:rPr>
          <w:rtl/>
        </w:rPr>
      </w:pPr>
    </w:p>
    <w:p w14:paraId="5A779DF1" w14:textId="77777777" w:rsidR="00442948" w:rsidRDefault="00442948" w:rsidP="00B5710C">
      <w:pPr>
        <w:bidi w:val="0"/>
        <w:rPr>
          <w:rtl/>
        </w:rPr>
      </w:pPr>
    </w:p>
    <w:p w14:paraId="784C127E" w14:textId="77777777" w:rsidR="00D02C08" w:rsidRDefault="00D02C08" w:rsidP="00B5710C">
      <w:pPr>
        <w:bidi w:val="0"/>
        <w:rPr>
          <w:rtl/>
        </w:rPr>
      </w:pPr>
      <w:r w:rsidRPr="00D02C08">
        <w:t>https://soundcloud.com/archaeologymag/sheep-and-horses</w:t>
      </w:r>
    </w:p>
    <w:p w14:paraId="196E71D3" w14:textId="77777777" w:rsidR="00BC70DB" w:rsidRDefault="00BC70DB" w:rsidP="00B5710C">
      <w:pPr>
        <w:bidi w:val="0"/>
        <w:rPr>
          <w:rFonts w:cs="Times New Roman"/>
          <w:rtl/>
        </w:rPr>
      </w:pPr>
      <w:bookmarkStart w:id="373" w:name="_Hlk15654955"/>
      <w:r w:rsidRPr="00BC70DB">
        <w:t>Avis, jasmin varnā na ā ast</w:t>
      </w:r>
      <w:bookmarkEnd w:id="373"/>
      <w:r w:rsidRPr="00BC70DB">
        <w:t>, dadarka akvams</w:t>
      </w:r>
      <w:r w:rsidRPr="00BC70DB">
        <w:rPr>
          <w:rFonts w:cs="Times New Roman"/>
          <w:rtl/>
        </w:rPr>
        <w:t>,</w:t>
      </w:r>
    </w:p>
    <w:p w14:paraId="3D115D7B" w14:textId="77777777" w:rsidR="007C1A8A" w:rsidRDefault="00CB0619" w:rsidP="00B5710C">
      <w:pPr>
        <w:bidi w:val="0"/>
        <w:rPr>
          <w:rtl/>
        </w:rPr>
      </w:pPr>
      <w:r>
        <w:t>sheep to whom wool not was saw horses</w:t>
      </w:r>
    </w:p>
    <w:p w14:paraId="08DBD6D8" w14:textId="471F9324" w:rsidR="001B2C4C" w:rsidRDefault="00EE3076" w:rsidP="00896051">
      <w:pPr>
        <w:rPr>
          <w:rtl/>
        </w:rPr>
      </w:pPr>
      <w:hyperlink r:id="rId244" w:history="1">
        <w:r w:rsidR="001B2C4C" w:rsidRPr="001B2C4C">
          <w:rPr>
            <w:rStyle w:val="Hyperlink"/>
            <w:rFonts w:hint="cs"/>
            <w:rtl/>
          </w:rPr>
          <w:t>ניקוד עתיק</w:t>
        </w:r>
      </w:hyperlink>
    </w:p>
    <w:p w14:paraId="3230FBAE" w14:textId="5A9CD0E0" w:rsidR="001B2C4C" w:rsidRDefault="00EE3076" w:rsidP="00896051">
      <w:pPr>
        <w:rPr>
          <w:rtl/>
        </w:rPr>
      </w:pPr>
      <w:hyperlink r:id="rId245" w:history="1">
        <w:r w:rsidR="001B2C4C" w:rsidRPr="001B2C4C">
          <w:rPr>
            <w:rStyle w:val="Hyperlink"/>
            <w:rFonts w:hint="cs"/>
            <w:rtl/>
          </w:rPr>
          <w:t>ניקוד טברני</w:t>
        </w:r>
      </w:hyperlink>
    </w:p>
    <w:p w14:paraId="154AD8A0" w14:textId="77777777" w:rsidR="001B2C4C" w:rsidRDefault="001B2C4C" w:rsidP="00896051">
      <w:pPr>
        <w:rPr>
          <w:rtl/>
        </w:rPr>
      </w:pPr>
    </w:p>
    <w:p w14:paraId="0C2C41EE" w14:textId="77777777" w:rsidR="001B2C4C" w:rsidRDefault="001B2C4C" w:rsidP="00896051">
      <w:pPr>
        <w:rPr>
          <w:rtl/>
        </w:rPr>
      </w:pPr>
    </w:p>
    <w:p w14:paraId="5E3C0981" w14:textId="73653196" w:rsidR="00896051" w:rsidRDefault="00896051" w:rsidP="00896051">
      <w:pPr>
        <w:rPr>
          <w:rtl/>
        </w:rPr>
      </w:pPr>
      <w:r>
        <w:rPr>
          <w:rFonts w:hint="cs"/>
          <w:rtl/>
        </w:rPr>
        <w:t>]</w:t>
      </w:r>
    </w:p>
    <w:p w14:paraId="25B2AA67" w14:textId="422EAFFC" w:rsidR="008A6090" w:rsidRDefault="00BC70DB" w:rsidP="008A6090">
      <w:pPr>
        <w:rPr>
          <w:rtl/>
        </w:rPr>
      </w:pPr>
      <w:r>
        <w:rPr>
          <w:rFonts w:hint="cs"/>
          <w:rtl/>
        </w:rPr>
        <w:t>"</w:t>
      </w:r>
      <w:r w:rsidR="0003511C" w:rsidRPr="0003511C">
        <w:rPr>
          <w:rFonts w:cs="Times New Roman"/>
          <w:rtl/>
        </w:rPr>
        <w:t>אָוִויס, י</w:t>
      </w:r>
      <w:r w:rsidR="003A1F20">
        <w:rPr>
          <w:rFonts w:cs="Times New Roman" w:hint="cs"/>
          <w:rtl/>
        </w:rPr>
        <w:t>ַ</w:t>
      </w:r>
      <w:r w:rsidR="0003511C" w:rsidRPr="0003511C">
        <w:rPr>
          <w:rFonts w:cs="Times New Roman"/>
          <w:rtl/>
        </w:rPr>
        <w:t>ס</w:t>
      </w:r>
      <w:r w:rsidR="003A1F20">
        <w:rPr>
          <w:rFonts w:cs="Times New Roman" w:hint="cs"/>
          <w:rtl/>
        </w:rPr>
        <w:t>ְ</w:t>
      </w:r>
      <w:r w:rsidR="0003511C" w:rsidRPr="0003511C">
        <w:rPr>
          <w:rFonts w:cs="Times New Roman"/>
          <w:rtl/>
        </w:rPr>
        <w:t>מ</w:t>
      </w:r>
      <w:r w:rsidR="003A1F20">
        <w:rPr>
          <w:rFonts w:cs="Times New Roman" w:hint="cs"/>
          <w:rtl/>
        </w:rPr>
        <w:t>ִ</w:t>
      </w:r>
      <w:r w:rsidR="0003511C" w:rsidRPr="0003511C">
        <w:rPr>
          <w:rFonts w:cs="Times New Roman"/>
          <w:rtl/>
        </w:rPr>
        <w:t>ין וַרְנָה נָה אָ אַסְט...</w:t>
      </w:r>
      <w:r>
        <w:rPr>
          <w:rFonts w:hint="cs"/>
          <w:rtl/>
        </w:rPr>
        <w:t xml:space="preserve">" </w:t>
      </w:r>
      <w:r>
        <w:rPr>
          <w:rtl/>
        </w:rPr>
        <w:t>–</w:t>
      </w:r>
      <w:r>
        <w:rPr>
          <w:rFonts w:hint="cs"/>
          <w:rtl/>
        </w:rPr>
        <w:t xml:space="preserve"> כבשה חסרת</w:t>
      </w:r>
      <w:r w:rsidR="00224F99">
        <w:rPr>
          <w:rFonts w:hint="cs"/>
          <w:rtl/>
        </w:rPr>
        <w:t xml:space="preserve"> </w:t>
      </w:r>
      <w:r>
        <w:rPr>
          <w:rFonts w:hint="cs"/>
          <w:rtl/>
        </w:rPr>
        <w:t xml:space="preserve">צמר, יסמין </w:t>
      </w:r>
      <w:r w:rsidR="0023017F">
        <w:rPr>
          <w:rFonts w:hint="cs"/>
          <w:rtl/>
        </w:rPr>
        <w:t>פתחה באגדה</w:t>
      </w:r>
      <w:r w:rsidR="00224F99">
        <w:rPr>
          <w:rFonts w:hint="cs"/>
          <w:rtl/>
        </w:rPr>
        <w:t>,</w:t>
      </w:r>
      <w:r w:rsidR="0023017F">
        <w:rPr>
          <w:rFonts w:hint="cs"/>
          <w:rtl/>
        </w:rPr>
        <w:t xml:space="preserve"> </w:t>
      </w:r>
      <w:r>
        <w:rPr>
          <w:rFonts w:hint="cs"/>
          <w:rtl/>
        </w:rPr>
        <w:t>אבל אלכס סירב להמשיך</w:t>
      </w:r>
      <w:r w:rsidR="008A6090">
        <w:rPr>
          <w:rFonts w:hint="cs"/>
          <w:rtl/>
        </w:rPr>
        <w:t xml:space="preserve">. </w:t>
      </w:r>
    </w:p>
    <w:p w14:paraId="4579FAC9" w14:textId="7C3A3391" w:rsidR="004627AB" w:rsidRPr="000A3655" w:rsidRDefault="00BC70DB" w:rsidP="008A6090">
      <w:pPr>
        <w:rPr>
          <w:color w:val="A6A6A6" w:themeColor="background1" w:themeShade="A6"/>
          <w:rtl/>
        </w:rPr>
      </w:pPr>
      <w:r>
        <w:rPr>
          <w:rFonts w:hint="cs"/>
          <w:rtl/>
        </w:rPr>
        <w:t>במקום ז</w:t>
      </w:r>
      <w:r w:rsidR="004036C1">
        <w:rPr>
          <w:rFonts w:hint="cs"/>
          <w:rtl/>
        </w:rPr>
        <w:t>את</w:t>
      </w:r>
      <w:r>
        <w:rPr>
          <w:rFonts w:hint="cs"/>
          <w:rtl/>
        </w:rPr>
        <w:t xml:space="preserve">, </w:t>
      </w:r>
      <w:r w:rsidR="003A1F20">
        <w:rPr>
          <w:rFonts w:hint="cs"/>
          <w:rtl/>
        </w:rPr>
        <w:t>ה</w:t>
      </w:r>
      <w:r w:rsidR="00AD76CB">
        <w:rPr>
          <w:rtl/>
        </w:rPr>
        <w:t>קר</w:t>
      </w:r>
      <w:r w:rsidR="003A1F20">
        <w:rPr>
          <w:rFonts w:hint="cs"/>
          <w:rtl/>
        </w:rPr>
        <w:t>י</w:t>
      </w:r>
      <w:r w:rsidR="00AD76CB">
        <w:rPr>
          <w:rtl/>
        </w:rPr>
        <w:t>א ל</w:t>
      </w:r>
      <w:r w:rsidR="00B36302">
        <w:rPr>
          <w:rFonts w:hint="cs"/>
          <w:rtl/>
        </w:rPr>
        <w:t>ה</w:t>
      </w:r>
      <w:r w:rsidR="00AD76CB">
        <w:rPr>
          <w:rtl/>
        </w:rPr>
        <w:t xml:space="preserve"> מתוך ספר</w:t>
      </w:r>
      <w:r w:rsidR="00224F99">
        <w:rPr>
          <w:rFonts w:hint="cs"/>
          <w:rtl/>
        </w:rPr>
        <w:t xml:space="preserve"> </w:t>
      </w:r>
      <w:r w:rsidR="004627AB" w:rsidRPr="00CD067C">
        <w:rPr>
          <w:rtl/>
        </w:rPr>
        <w:t>אגדות של ילדותה על מוכרת הגפרורים הקטנה, ויסמין בכתה. היא בכתה על הילדה הטובה</w:t>
      </w:r>
      <w:r w:rsidR="00224F99">
        <w:rPr>
          <w:rFonts w:hint="cs"/>
          <w:rtl/>
        </w:rPr>
        <w:t>-</w:t>
      </w:r>
      <w:r w:rsidR="004627AB" w:rsidRPr="00CD067C">
        <w:rPr>
          <w:rtl/>
        </w:rPr>
        <w:t>טובה שאיש לא אהב חוץ מסבתה. דמע</w:t>
      </w:r>
      <w:r w:rsidR="00FC1FC6">
        <w:rPr>
          <w:rFonts w:hint="cs"/>
          <w:rtl/>
        </w:rPr>
        <w:t>ות</w:t>
      </w:r>
      <w:r w:rsidR="004627AB" w:rsidRPr="00CD067C">
        <w:rPr>
          <w:rtl/>
        </w:rPr>
        <w:t xml:space="preserve"> </w:t>
      </w:r>
      <w:r w:rsidR="003673DC">
        <w:rPr>
          <w:rFonts w:hint="cs"/>
          <w:rtl/>
        </w:rPr>
        <w:t>נשרו</w:t>
      </w:r>
      <w:r w:rsidR="004627AB" w:rsidRPr="00CD067C">
        <w:rPr>
          <w:rtl/>
        </w:rPr>
        <w:t xml:space="preserve"> ע</w:t>
      </w:r>
      <w:r w:rsidR="00AD76CB">
        <w:rPr>
          <w:rtl/>
        </w:rPr>
        <w:t>ל לחייה</w:t>
      </w:r>
      <w:r w:rsidR="00942CB4">
        <w:rPr>
          <w:rFonts w:hint="cs"/>
          <w:rtl/>
        </w:rPr>
        <w:t xml:space="preserve"> </w:t>
      </w:r>
      <w:r w:rsidR="00BD54A8" w:rsidRPr="00BD54A8">
        <w:rPr>
          <w:rFonts w:cs="Times New Roman"/>
          <w:rtl/>
        </w:rPr>
        <w:t xml:space="preserve">כשאלכס </w:t>
      </w:r>
      <w:r w:rsidR="00D16DD7">
        <w:rPr>
          <w:rFonts w:cs="Times New Roman" w:hint="cs"/>
          <w:rtl/>
        </w:rPr>
        <w:t>ה</w:t>
      </w:r>
      <w:r w:rsidR="00D16DD7" w:rsidRPr="00D16DD7">
        <w:rPr>
          <w:rFonts w:cs="Times New Roman"/>
          <w:rtl/>
        </w:rPr>
        <w:t xml:space="preserve">גיע לחלק </w:t>
      </w:r>
      <w:r w:rsidR="00224F99">
        <w:rPr>
          <w:rFonts w:cs="Times New Roman" w:hint="cs"/>
          <w:rtl/>
        </w:rPr>
        <w:t>ש</w:t>
      </w:r>
      <w:r w:rsidR="00D16DD7" w:rsidRPr="00D16DD7">
        <w:rPr>
          <w:rFonts w:cs="Times New Roman"/>
          <w:rtl/>
        </w:rPr>
        <w:t>בו</w:t>
      </w:r>
      <w:r w:rsidR="00D16DD7">
        <w:rPr>
          <w:rFonts w:cs="Times New Roman" w:hint="cs"/>
          <w:rtl/>
        </w:rPr>
        <w:t xml:space="preserve"> </w:t>
      </w:r>
      <w:r w:rsidR="004627AB" w:rsidRPr="00CD067C">
        <w:rPr>
          <w:rtl/>
        </w:rPr>
        <w:t xml:space="preserve">הוריה של הילדה הטובה </w:t>
      </w:r>
      <w:r w:rsidR="004036C1">
        <w:rPr>
          <w:rFonts w:hint="cs"/>
          <w:rtl/>
        </w:rPr>
        <w:t>ציוו</w:t>
      </w:r>
      <w:r w:rsidR="00FC1FC6">
        <w:rPr>
          <w:rFonts w:hint="cs"/>
          <w:rtl/>
        </w:rPr>
        <w:t xml:space="preserve"> עלי</w:t>
      </w:r>
      <w:r w:rsidR="004036C1">
        <w:rPr>
          <w:rFonts w:hint="cs"/>
          <w:rtl/>
        </w:rPr>
        <w:t>ה</w:t>
      </w:r>
      <w:r w:rsidR="004627AB" w:rsidRPr="00CD067C">
        <w:rPr>
          <w:rtl/>
        </w:rPr>
        <w:t xml:space="preserve"> לצאת בליל</w:t>
      </w:r>
      <w:r w:rsidR="003673DC">
        <w:rPr>
          <w:rFonts w:hint="cs"/>
          <w:rtl/>
        </w:rPr>
        <w:t xml:space="preserve"> כפור</w:t>
      </w:r>
      <w:r w:rsidR="004627AB" w:rsidRPr="00CD067C">
        <w:rPr>
          <w:rtl/>
        </w:rPr>
        <w:t xml:space="preserve"> למכור גפרורים, והילדה הצייתנית</w:t>
      </w:r>
      <w:r w:rsidR="00950F81">
        <w:rPr>
          <w:rtl/>
        </w:rPr>
        <w:t xml:space="preserve">, לא </w:t>
      </w:r>
      <w:r w:rsidR="00950F81">
        <w:rPr>
          <w:rFonts w:hint="cs"/>
          <w:rtl/>
        </w:rPr>
        <w:t>היה בכוחה</w:t>
      </w:r>
      <w:r w:rsidR="00950F81">
        <w:rPr>
          <w:rtl/>
        </w:rPr>
        <w:t xml:space="preserve"> לה</w:t>
      </w:r>
      <w:r w:rsidR="00FC1FC6">
        <w:rPr>
          <w:rFonts w:hint="cs"/>
          <w:rtl/>
        </w:rPr>
        <w:t>י</w:t>
      </w:r>
      <w:r w:rsidR="00950F81">
        <w:rPr>
          <w:rtl/>
        </w:rPr>
        <w:t xml:space="preserve">שאר </w:t>
      </w:r>
      <w:r w:rsidR="004627AB" w:rsidRPr="00CD067C">
        <w:rPr>
          <w:rtl/>
        </w:rPr>
        <w:t>בבית</w:t>
      </w:r>
      <w:r w:rsidR="00FC1FC6">
        <w:rPr>
          <w:rFonts w:hint="cs"/>
          <w:rtl/>
        </w:rPr>
        <w:t>.</w:t>
      </w:r>
      <w:r w:rsidR="004627AB" w:rsidRPr="00CD067C">
        <w:rPr>
          <w:rtl/>
        </w:rPr>
        <w:t xml:space="preserve"> </w:t>
      </w:r>
      <w:r w:rsidR="00FC1FC6" w:rsidRPr="000A3655">
        <w:rPr>
          <w:rFonts w:hint="cs"/>
          <w:color w:val="A6A6A6" w:themeColor="background1" w:themeShade="A6"/>
          <w:rtl/>
        </w:rPr>
        <w:t>[</w:t>
      </w:r>
      <w:r w:rsidR="004627AB" w:rsidRPr="000A3655">
        <w:rPr>
          <w:color w:val="A6A6A6" w:themeColor="background1" w:themeShade="A6"/>
          <w:rtl/>
        </w:rPr>
        <w:t xml:space="preserve">כי </w:t>
      </w:r>
      <w:r w:rsidR="00C91F83" w:rsidRPr="000A3655">
        <w:rPr>
          <w:rFonts w:hint="cs"/>
          <w:color w:val="A6A6A6" w:themeColor="background1" w:themeShade="A6"/>
          <w:rtl/>
        </w:rPr>
        <w:t>פקדו עליה</w:t>
      </w:r>
      <w:r w:rsidR="0023017F" w:rsidRPr="000A3655">
        <w:rPr>
          <w:rFonts w:hint="cs"/>
          <w:color w:val="A6A6A6" w:themeColor="background1" w:themeShade="A6"/>
          <w:rtl/>
        </w:rPr>
        <w:t>,</w:t>
      </w:r>
      <w:r w:rsidR="00C91F83" w:rsidRPr="000A3655">
        <w:rPr>
          <w:rFonts w:hint="cs"/>
          <w:color w:val="A6A6A6" w:themeColor="background1" w:themeShade="A6"/>
          <w:rtl/>
        </w:rPr>
        <w:t xml:space="preserve"> הכריחו אותה</w:t>
      </w:r>
      <w:r w:rsidR="0023017F" w:rsidRPr="000A3655">
        <w:rPr>
          <w:rFonts w:hint="cs"/>
          <w:color w:val="A6A6A6" w:themeColor="background1" w:themeShade="A6"/>
          <w:rtl/>
        </w:rPr>
        <w:t>,</w:t>
      </w:r>
      <w:r w:rsidR="00261F6B" w:rsidRPr="000A3655">
        <w:rPr>
          <w:rFonts w:hint="cs"/>
          <w:color w:val="A6A6A6" w:themeColor="background1" w:themeShade="A6"/>
          <w:rtl/>
        </w:rPr>
        <w:t xml:space="preserve"> אנסו אותה</w:t>
      </w:r>
      <w:r w:rsidR="0023017F" w:rsidRPr="000A3655">
        <w:rPr>
          <w:rFonts w:hint="cs"/>
          <w:color w:val="A6A6A6" w:themeColor="background1" w:themeShade="A6"/>
          <w:rtl/>
        </w:rPr>
        <w:t xml:space="preserve">, </w:t>
      </w:r>
      <w:r w:rsidR="00C91F83" w:rsidRPr="000A3655">
        <w:rPr>
          <w:rFonts w:hint="cs"/>
          <w:color w:val="A6A6A6" w:themeColor="background1" w:themeShade="A6"/>
          <w:rtl/>
        </w:rPr>
        <w:t>כפו עליה</w:t>
      </w:r>
      <w:r w:rsidR="0023017F" w:rsidRPr="000A3655">
        <w:rPr>
          <w:rFonts w:hint="cs"/>
          <w:color w:val="A6A6A6" w:themeColor="background1" w:themeShade="A6"/>
          <w:rtl/>
        </w:rPr>
        <w:t xml:space="preserve">, </w:t>
      </w:r>
      <w:r w:rsidR="00950F81" w:rsidRPr="000A3655">
        <w:rPr>
          <w:rFonts w:hint="cs"/>
          <w:color w:val="A6A6A6" w:themeColor="background1" w:themeShade="A6"/>
          <w:rtl/>
        </w:rPr>
        <w:t>הורו</w:t>
      </w:r>
      <w:r w:rsidR="004627AB" w:rsidRPr="000A3655">
        <w:rPr>
          <w:color w:val="A6A6A6" w:themeColor="background1" w:themeShade="A6"/>
          <w:rtl/>
        </w:rPr>
        <w:t xml:space="preserve"> לה</w:t>
      </w:r>
      <w:r w:rsidR="0023017F" w:rsidRPr="000A3655">
        <w:rPr>
          <w:rFonts w:hint="cs"/>
          <w:color w:val="A6A6A6" w:themeColor="background1" w:themeShade="A6"/>
          <w:rtl/>
        </w:rPr>
        <w:t xml:space="preserve"> דחפוה, זרזוה</w:t>
      </w:r>
      <w:r w:rsidR="004627AB" w:rsidRPr="000A3655">
        <w:rPr>
          <w:color w:val="A6A6A6" w:themeColor="background1" w:themeShade="A6"/>
          <w:rtl/>
        </w:rPr>
        <w:t xml:space="preserve"> </w:t>
      </w:r>
      <w:r w:rsidR="0023017F" w:rsidRPr="000A3655">
        <w:rPr>
          <w:rFonts w:hint="cs"/>
          <w:color w:val="A6A6A6" w:themeColor="background1" w:themeShade="A6"/>
          <w:rtl/>
        </w:rPr>
        <w:t>ציווּהַ[ניקוד?]</w:t>
      </w:r>
      <w:r w:rsidR="00261F6B" w:rsidRPr="000A3655">
        <w:rPr>
          <w:rFonts w:hint="cs"/>
          <w:color w:val="A6A6A6" w:themeColor="background1" w:themeShade="A6"/>
          <w:rtl/>
        </w:rPr>
        <w:t xml:space="preserve"> </w:t>
      </w:r>
      <w:r w:rsidR="00C91F83" w:rsidRPr="000A3655">
        <w:rPr>
          <w:rFonts w:hint="cs"/>
          <w:color w:val="A6A6A6" w:themeColor="background1" w:themeShade="A6"/>
          <w:rtl/>
        </w:rPr>
        <w:t>לצאת להרוויח את פרוטותיה</w:t>
      </w:r>
      <w:r w:rsidR="004627AB" w:rsidRPr="000A3655">
        <w:rPr>
          <w:color w:val="A6A6A6" w:themeColor="background1" w:themeShade="A6"/>
          <w:rtl/>
        </w:rPr>
        <w:t xml:space="preserve">, </w:t>
      </w:r>
      <w:r w:rsidR="007B5BCE" w:rsidRPr="000A3655">
        <w:rPr>
          <w:rFonts w:hint="cs"/>
          <w:color w:val="A6A6A6" w:themeColor="background1" w:themeShade="A6"/>
          <w:rtl/>
        </w:rPr>
        <w:t>[</w:t>
      </w:r>
      <w:r w:rsidR="004627AB" w:rsidRPr="000A3655">
        <w:rPr>
          <w:color w:val="A6A6A6" w:themeColor="background1" w:themeShade="A6"/>
          <w:rtl/>
        </w:rPr>
        <w:t xml:space="preserve">לא </w:t>
      </w:r>
      <w:r w:rsidR="001C5A04" w:rsidRPr="000A3655">
        <w:rPr>
          <w:color w:val="A6A6A6" w:themeColor="background1" w:themeShade="A6"/>
          <w:rtl/>
        </w:rPr>
        <w:t>הייתה</w:t>
      </w:r>
      <w:r w:rsidR="004627AB" w:rsidRPr="000A3655">
        <w:rPr>
          <w:color w:val="A6A6A6" w:themeColor="background1" w:themeShade="A6"/>
          <w:rtl/>
        </w:rPr>
        <w:t xml:space="preserve"> </w:t>
      </w:r>
      <w:r w:rsidR="00950F81" w:rsidRPr="000A3655">
        <w:rPr>
          <w:rFonts w:hint="cs"/>
          <w:color w:val="A6A6A6" w:themeColor="background1" w:themeShade="A6"/>
          <w:rtl/>
        </w:rPr>
        <w:t>רשאית</w:t>
      </w:r>
      <w:r w:rsidR="004627AB" w:rsidRPr="000A3655">
        <w:rPr>
          <w:color w:val="A6A6A6" w:themeColor="background1" w:themeShade="A6"/>
          <w:rtl/>
        </w:rPr>
        <w:t xml:space="preserve"> </w:t>
      </w:r>
      <w:r w:rsidR="007B5BCE" w:rsidRPr="000A3655">
        <w:rPr>
          <w:rFonts w:hint="cs"/>
          <w:color w:val="A6A6A6" w:themeColor="background1" w:themeShade="A6"/>
          <w:rtl/>
        </w:rPr>
        <w:t xml:space="preserve">/ לא התאפשר לה </w:t>
      </w:r>
      <w:r w:rsidR="004627AB" w:rsidRPr="000A3655">
        <w:rPr>
          <w:color w:val="A6A6A6" w:themeColor="background1" w:themeShade="A6"/>
          <w:rtl/>
        </w:rPr>
        <w:t>ל</w:t>
      </w:r>
      <w:r w:rsidR="00950F81" w:rsidRPr="000A3655">
        <w:rPr>
          <w:color w:val="A6A6A6" w:themeColor="background1" w:themeShade="A6"/>
          <w:rtl/>
        </w:rPr>
        <w:t>לבוש</w:t>
      </w:r>
      <w:r w:rsidR="007B5BCE" w:rsidRPr="000A3655">
        <w:rPr>
          <w:rFonts w:hint="cs"/>
          <w:color w:val="A6A6A6" w:themeColor="background1" w:themeShade="A6"/>
          <w:rtl/>
        </w:rPr>
        <w:t>] ללא</w:t>
      </w:r>
      <w:r w:rsidR="00950F81" w:rsidRPr="000A3655">
        <w:rPr>
          <w:color w:val="A6A6A6" w:themeColor="background1" w:themeShade="A6"/>
          <w:rtl/>
        </w:rPr>
        <w:t xml:space="preserve"> בגד חם כי שום בגד חם לא </w:t>
      </w:r>
      <w:r w:rsidR="00950F81" w:rsidRPr="000A3655">
        <w:rPr>
          <w:rFonts w:hint="cs"/>
          <w:color w:val="A6A6A6" w:themeColor="background1" w:themeShade="A6"/>
          <w:rtl/>
        </w:rPr>
        <w:t>ניתן</w:t>
      </w:r>
      <w:r w:rsidR="004627AB" w:rsidRPr="000A3655">
        <w:rPr>
          <w:color w:val="A6A6A6" w:themeColor="background1" w:themeShade="A6"/>
          <w:rtl/>
        </w:rPr>
        <w:t xml:space="preserve"> לה,</w:t>
      </w:r>
      <w:r w:rsidR="00FC1FC6" w:rsidRPr="000A3655">
        <w:rPr>
          <w:rFonts w:hint="cs"/>
          <w:color w:val="A6A6A6" w:themeColor="background1" w:themeShade="A6"/>
          <w:rtl/>
        </w:rPr>
        <w:t>]</w:t>
      </w:r>
      <w:r w:rsidR="004627AB" w:rsidRPr="00CD067C">
        <w:rPr>
          <w:rtl/>
        </w:rPr>
        <w:t xml:space="preserve"> זה היה כל עולמה, </w:t>
      </w:r>
      <w:r w:rsidR="007B5BCE" w:rsidRPr="000A3655">
        <w:rPr>
          <w:rFonts w:hint="cs"/>
          <w:color w:val="A6A6A6" w:themeColor="background1" w:themeShade="A6"/>
          <w:rtl/>
        </w:rPr>
        <w:t>[</w:t>
      </w:r>
      <w:r w:rsidR="004627AB" w:rsidRPr="000A3655">
        <w:rPr>
          <w:color w:val="A6A6A6" w:themeColor="background1" w:themeShade="A6"/>
          <w:rtl/>
        </w:rPr>
        <w:t>אלו היו כל האפשרויות ש</w:t>
      </w:r>
      <w:r w:rsidR="00950F81" w:rsidRPr="000A3655">
        <w:rPr>
          <w:rFonts w:hint="cs"/>
          <w:color w:val="A6A6A6" w:themeColor="background1" w:themeShade="A6"/>
          <w:rtl/>
        </w:rPr>
        <w:t>נפרשו</w:t>
      </w:r>
      <w:r w:rsidR="004627AB" w:rsidRPr="000A3655">
        <w:rPr>
          <w:color w:val="A6A6A6" w:themeColor="background1" w:themeShade="A6"/>
          <w:rtl/>
        </w:rPr>
        <w:t xml:space="preserve"> בפניה,</w:t>
      </w:r>
      <w:r w:rsidR="007B5BCE" w:rsidRPr="000A3655">
        <w:rPr>
          <w:rFonts w:hint="cs"/>
          <w:color w:val="A6A6A6" w:themeColor="background1" w:themeShade="A6"/>
          <w:rtl/>
        </w:rPr>
        <w:t>]</w:t>
      </w:r>
      <w:r w:rsidR="004627AB" w:rsidRPr="00CD067C">
        <w:rPr>
          <w:rtl/>
        </w:rPr>
        <w:t xml:space="preserve"> פינה זעירה</w:t>
      </w:r>
      <w:r w:rsidR="00942CB4" w:rsidRPr="00942CB4">
        <w:rPr>
          <w:rtl/>
        </w:rPr>
        <w:t xml:space="preserve"> </w:t>
      </w:r>
      <w:r w:rsidR="00942CB4" w:rsidRPr="00942CB4">
        <w:rPr>
          <w:rFonts w:cs="Times New Roman"/>
          <w:rtl/>
        </w:rPr>
        <w:t>על הגשר,</w:t>
      </w:r>
      <w:r w:rsidR="006D79BB" w:rsidRPr="00CD067C">
        <w:rPr>
          <w:rtl/>
        </w:rPr>
        <w:t xml:space="preserve"> </w:t>
      </w:r>
      <w:r w:rsidR="006D79BB">
        <w:rPr>
          <w:rFonts w:hint="cs"/>
          <w:rtl/>
        </w:rPr>
        <w:t>ש</w:t>
      </w:r>
      <w:r w:rsidR="004627AB" w:rsidRPr="00CD067C">
        <w:rPr>
          <w:rtl/>
        </w:rPr>
        <w:t>רוח מקפיאה</w:t>
      </w:r>
      <w:r w:rsidR="006D79BB">
        <w:rPr>
          <w:rFonts w:hint="cs"/>
          <w:rtl/>
        </w:rPr>
        <w:t xml:space="preserve"> נשבה בה</w:t>
      </w:r>
      <w:r w:rsidR="00FC1FC6">
        <w:rPr>
          <w:rFonts w:hint="cs"/>
          <w:rtl/>
        </w:rPr>
        <w:t>.</w:t>
      </w:r>
      <w:r w:rsidR="00FC1FC6" w:rsidRPr="000A3655">
        <w:rPr>
          <w:rFonts w:hint="cs"/>
          <w:color w:val="A6A6A6" w:themeColor="background1" w:themeShade="A6"/>
          <w:rtl/>
        </w:rPr>
        <w:t>[</w:t>
      </w:r>
      <w:r w:rsidR="00D818E5" w:rsidRPr="000A3655">
        <w:rPr>
          <w:color w:val="A6A6A6" w:themeColor="background1" w:themeShade="A6"/>
          <w:rtl/>
        </w:rPr>
        <w:t xml:space="preserve"> ילדה טובה ו</w:t>
      </w:r>
      <w:r w:rsidR="004036C1" w:rsidRPr="000A3655">
        <w:rPr>
          <w:rFonts w:hint="cs"/>
          <w:color w:val="A6A6A6" w:themeColor="background1" w:themeShade="A6"/>
          <w:rtl/>
        </w:rPr>
        <w:t>תמה</w:t>
      </w:r>
      <w:r w:rsidR="00D818E5" w:rsidRPr="000A3655">
        <w:rPr>
          <w:color w:val="A6A6A6" w:themeColor="background1" w:themeShade="A6"/>
          <w:rtl/>
        </w:rPr>
        <w:t>, ו</w:t>
      </w:r>
      <w:r w:rsidR="004627AB" w:rsidRPr="000A3655">
        <w:rPr>
          <w:color w:val="A6A6A6" w:themeColor="background1" w:themeShade="A6"/>
          <w:rtl/>
        </w:rPr>
        <w:t>הוריה?</w:t>
      </w:r>
      <w:r w:rsidR="009564E3" w:rsidRPr="000A3655">
        <w:rPr>
          <w:color w:val="A6A6A6" w:themeColor="background1" w:themeShade="A6"/>
          <w:rtl/>
        </w:rPr>
        <w:t xml:space="preserve"> </w:t>
      </w:r>
      <w:r w:rsidR="00886FC5" w:rsidRPr="000A3655">
        <w:rPr>
          <w:rFonts w:hint="cs"/>
          <w:color w:val="A6A6A6" w:themeColor="background1" w:themeShade="A6"/>
          <w:rtl/>
        </w:rPr>
        <w:t>ה</w:t>
      </w:r>
      <w:r w:rsidR="00D818E5" w:rsidRPr="000A3655">
        <w:rPr>
          <w:color w:val="A6A6A6" w:themeColor="background1" w:themeShade="A6"/>
          <w:rtl/>
        </w:rPr>
        <w:t xml:space="preserve">עוורים, </w:t>
      </w:r>
      <w:r w:rsidR="00886FC5" w:rsidRPr="000A3655">
        <w:rPr>
          <w:rFonts w:hint="cs"/>
          <w:color w:val="A6A6A6" w:themeColor="background1" w:themeShade="A6"/>
          <w:rtl/>
        </w:rPr>
        <w:t>הנעווים [????] ש</w:t>
      </w:r>
      <w:r w:rsidR="00D818E5" w:rsidRPr="000A3655">
        <w:rPr>
          <w:color w:val="A6A6A6" w:themeColor="background1" w:themeShade="A6"/>
          <w:rtl/>
        </w:rPr>
        <w:t>מעולם</w:t>
      </w:r>
      <w:r w:rsidR="005D2AFC" w:rsidRPr="000A3655">
        <w:rPr>
          <w:rFonts w:hint="cs"/>
          <w:color w:val="A6A6A6" w:themeColor="background1" w:themeShade="A6"/>
          <w:rtl/>
        </w:rPr>
        <w:t xml:space="preserve"> </w:t>
      </w:r>
      <w:r w:rsidR="00D818E5" w:rsidRPr="000A3655">
        <w:rPr>
          <w:color w:val="A6A6A6" w:themeColor="background1" w:themeShade="A6"/>
          <w:rtl/>
        </w:rPr>
        <w:t xml:space="preserve">לא </w:t>
      </w:r>
      <w:r w:rsidR="00DC6B10" w:rsidRPr="000A3655">
        <w:rPr>
          <w:rFonts w:hint="cs"/>
          <w:color w:val="A6A6A6" w:themeColor="background1" w:themeShade="A6"/>
          <w:rtl/>
        </w:rPr>
        <w:t>הציעו לה</w:t>
      </w:r>
      <w:r w:rsidR="004627AB" w:rsidRPr="000A3655">
        <w:rPr>
          <w:color w:val="A6A6A6" w:themeColor="background1" w:themeShade="A6"/>
          <w:rtl/>
        </w:rPr>
        <w:t xml:space="preserve"> לא </w:t>
      </w:r>
      <w:r w:rsidR="00D818E5" w:rsidRPr="000A3655">
        <w:rPr>
          <w:rFonts w:hint="cs"/>
          <w:color w:val="A6A6A6" w:themeColor="background1" w:themeShade="A6"/>
          <w:rtl/>
        </w:rPr>
        <w:t>ניחומים</w:t>
      </w:r>
      <w:r w:rsidR="004627AB" w:rsidRPr="000A3655">
        <w:rPr>
          <w:color w:val="A6A6A6" w:themeColor="background1" w:themeShade="A6"/>
          <w:rtl/>
        </w:rPr>
        <w:t xml:space="preserve"> ולא חסד, </w:t>
      </w:r>
      <w:r w:rsidR="00466959" w:rsidRPr="000A3655">
        <w:rPr>
          <w:rFonts w:hint="cs"/>
          <w:color w:val="A6A6A6" w:themeColor="background1" w:themeShade="A6"/>
          <w:rtl/>
        </w:rPr>
        <w:t>[</w:t>
      </w:r>
      <w:r w:rsidR="00D818E5" w:rsidRPr="000A3655">
        <w:rPr>
          <w:color w:val="A6A6A6" w:themeColor="background1" w:themeShade="A6"/>
          <w:rtl/>
        </w:rPr>
        <w:t>לא הרעיפו עליה</w:t>
      </w:r>
      <w:r w:rsidR="00466959" w:rsidRPr="000A3655">
        <w:rPr>
          <w:rFonts w:hint="cs"/>
          <w:color w:val="A6A6A6" w:themeColor="background1" w:themeShade="A6"/>
          <w:rtl/>
        </w:rPr>
        <w:t>]</w:t>
      </w:r>
      <w:r w:rsidR="00D818E5" w:rsidRPr="000A3655">
        <w:rPr>
          <w:color w:val="A6A6A6" w:themeColor="background1" w:themeShade="A6"/>
          <w:rtl/>
        </w:rPr>
        <w:t xml:space="preserve"> לא </w:t>
      </w:r>
      <w:r w:rsidR="00D818E5" w:rsidRPr="000A3655">
        <w:rPr>
          <w:rFonts w:hint="cs"/>
          <w:color w:val="A6A6A6" w:themeColor="background1" w:themeShade="A6"/>
          <w:rtl/>
        </w:rPr>
        <w:t>רחמים</w:t>
      </w:r>
      <w:r w:rsidR="00AD76CB" w:rsidRPr="000A3655">
        <w:rPr>
          <w:color w:val="A6A6A6" w:themeColor="background1" w:themeShade="A6"/>
          <w:rtl/>
        </w:rPr>
        <w:t xml:space="preserve"> ולא חמלה...</w:t>
      </w:r>
      <w:r w:rsidR="00FC1FC6" w:rsidRPr="000A3655">
        <w:rPr>
          <w:rFonts w:hint="cs"/>
          <w:color w:val="A6A6A6" w:themeColor="background1" w:themeShade="A6"/>
          <w:rtl/>
        </w:rPr>
        <w:t>]</w:t>
      </w:r>
    </w:p>
    <w:p w14:paraId="7396BD85" w14:textId="4B93A2A8" w:rsidR="004627AB" w:rsidRPr="000A3655" w:rsidRDefault="004627AB" w:rsidP="00A526CB">
      <w:pPr>
        <w:rPr>
          <w:color w:val="A6A6A6" w:themeColor="background1" w:themeShade="A6"/>
          <w:rtl/>
        </w:rPr>
      </w:pPr>
      <w:r w:rsidRPr="00CD067C">
        <w:rPr>
          <w:rtl/>
        </w:rPr>
        <w:t>אלכס לקח א</w:t>
      </w:r>
      <w:r w:rsidR="00F17015">
        <w:rPr>
          <w:rFonts w:hint="cs"/>
          <w:rtl/>
        </w:rPr>
        <w:t>ת</w:t>
      </w:r>
      <w:r w:rsidRPr="00CD067C">
        <w:rPr>
          <w:rtl/>
        </w:rPr>
        <w:t xml:space="preserve"> יסמין </w:t>
      </w:r>
      <w:r w:rsidR="003A1F20">
        <w:rPr>
          <w:rFonts w:hint="cs"/>
          <w:rtl/>
        </w:rPr>
        <w:t xml:space="preserve">בידה </w:t>
      </w:r>
      <w:r w:rsidRPr="00CD067C">
        <w:rPr>
          <w:rtl/>
        </w:rPr>
        <w:t xml:space="preserve">והם יצאו אל הערב הקריר. הם </w:t>
      </w:r>
      <w:r w:rsidR="00A526CB">
        <w:rPr>
          <w:rFonts w:hint="cs"/>
          <w:rtl/>
        </w:rPr>
        <w:t xml:space="preserve">הלכו </w:t>
      </w:r>
      <w:r w:rsidR="002778F3">
        <w:rPr>
          <w:rFonts w:hint="cs"/>
          <w:rtl/>
        </w:rPr>
        <w:t>לעבר</w:t>
      </w:r>
      <w:r w:rsidR="00003B8C">
        <w:rPr>
          <w:rFonts w:hint="cs"/>
          <w:rtl/>
        </w:rPr>
        <w:t xml:space="preserve"> הים</w:t>
      </w:r>
      <w:r w:rsidR="00942CB4">
        <w:rPr>
          <w:rFonts w:hint="cs"/>
          <w:rtl/>
        </w:rPr>
        <w:t>,</w:t>
      </w:r>
      <w:r w:rsidR="00003B8C">
        <w:rPr>
          <w:rFonts w:hint="cs"/>
          <w:rtl/>
        </w:rPr>
        <w:t xml:space="preserve"> </w:t>
      </w:r>
      <w:r w:rsidR="00FC1FC6">
        <w:rPr>
          <w:rFonts w:hint="cs"/>
          <w:rtl/>
        </w:rPr>
        <w:t>מ</w:t>
      </w:r>
      <w:r w:rsidR="003673DC">
        <w:rPr>
          <w:rFonts w:hint="cs"/>
          <w:rtl/>
        </w:rPr>
        <w:t>ותיר</w:t>
      </w:r>
      <w:r w:rsidR="00FC1FC6">
        <w:rPr>
          <w:rFonts w:hint="cs"/>
          <w:rtl/>
        </w:rPr>
        <w:t>ים</w:t>
      </w:r>
      <w:r w:rsidRPr="00CD067C">
        <w:rPr>
          <w:rtl/>
        </w:rPr>
        <w:t xml:space="preserve"> </w:t>
      </w:r>
      <w:r w:rsidR="002778F3">
        <w:rPr>
          <w:rFonts w:hint="cs"/>
          <w:rtl/>
        </w:rPr>
        <w:t xml:space="preserve">מאחור </w:t>
      </w:r>
      <w:r w:rsidRPr="00CD067C">
        <w:rPr>
          <w:rtl/>
        </w:rPr>
        <w:t>את ה</w:t>
      </w:r>
      <w:r w:rsidR="00886FC5">
        <w:rPr>
          <w:rFonts w:hint="cs"/>
          <w:rtl/>
        </w:rPr>
        <w:t>שכונות</w:t>
      </w:r>
      <w:r w:rsidR="002778F3">
        <w:rPr>
          <w:rFonts w:hint="cs"/>
          <w:rtl/>
        </w:rPr>
        <w:t>,</w:t>
      </w:r>
      <w:r w:rsidR="00886FC5">
        <w:rPr>
          <w:rFonts w:hint="cs"/>
          <w:rtl/>
        </w:rPr>
        <w:t xml:space="preserve"> את </w:t>
      </w:r>
      <w:r w:rsidR="007B5BCE">
        <w:rPr>
          <w:rFonts w:hint="cs"/>
          <w:rtl/>
        </w:rPr>
        <w:t>עומסי</w:t>
      </w:r>
      <w:r w:rsidR="00886FC5">
        <w:rPr>
          <w:rFonts w:hint="cs"/>
          <w:rtl/>
        </w:rPr>
        <w:t xml:space="preserve"> התנועה</w:t>
      </w:r>
      <w:r w:rsidR="00DC6B10">
        <w:rPr>
          <w:rtl/>
        </w:rPr>
        <w:t xml:space="preserve"> </w:t>
      </w:r>
      <w:r w:rsidR="00FC1FC6">
        <w:rPr>
          <w:rFonts w:hint="cs"/>
          <w:rtl/>
        </w:rPr>
        <w:t>ו</w:t>
      </w:r>
      <w:r w:rsidR="00DC6B10">
        <w:rPr>
          <w:rtl/>
        </w:rPr>
        <w:t>את שאון</w:t>
      </w:r>
      <w:r w:rsidRPr="00CD067C">
        <w:rPr>
          <w:rtl/>
        </w:rPr>
        <w:t xml:space="preserve"> </w:t>
      </w:r>
      <w:r w:rsidR="00AD76CB">
        <w:rPr>
          <w:rFonts w:hint="cs"/>
          <w:rtl/>
        </w:rPr>
        <w:t xml:space="preserve">התגרנות </w:t>
      </w:r>
      <w:r w:rsidRPr="00CD067C">
        <w:rPr>
          <w:rtl/>
        </w:rPr>
        <w:t xml:space="preserve">שהקימו </w:t>
      </w:r>
      <w:r w:rsidR="00FC1FC6">
        <w:rPr>
          <w:rFonts w:hint="cs"/>
          <w:rtl/>
        </w:rPr>
        <w:t>ה</w:t>
      </w:r>
      <w:r w:rsidRPr="00CD067C">
        <w:rPr>
          <w:rtl/>
        </w:rPr>
        <w:t xml:space="preserve">מבוגרים </w:t>
      </w:r>
      <w:r w:rsidR="00DC6B10">
        <w:rPr>
          <w:rFonts w:hint="cs"/>
          <w:rtl/>
        </w:rPr>
        <w:t>[</w:t>
      </w:r>
      <w:r w:rsidR="00AD76CB">
        <w:rPr>
          <w:rFonts w:hint="cs"/>
          <w:rtl/>
        </w:rPr>
        <w:t xml:space="preserve">מאבק חמדנות </w:t>
      </w:r>
      <w:r w:rsidR="00DC6B10">
        <w:rPr>
          <w:rFonts w:hint="cs"/>
          <w:rtl/>
        </w:rPr>
        <w:t xml:space="preserve">אדיש אנוכי תגרן קשוח נוקשה קשיח </w:t>
      </w:r>
      <w:r w:rsidR="00466959">
        <w:rPr>
          <w:rFonts w:hint="cs"/>
          <w:rtl/>
        </w:rPr>
        <w:t>מ</w:t>
      </w:r>
      <w:r w:rsidR="00DC6B10">
        <w:rPr>
          <w:rFonts w:hint="cs"/>
          <w:rtl/>
        </w:rPr>
        <w:t>ק</w:t>
      </w:r>
      <w:r w:rsidR="00466959">
        <w:rPr>
          <w:rFonts w:hint="cs"/>
          <w:rtl/>
        </w:rPr>
        <w:t>ו</w:t>
      </w:r>
      <w:r w:rsidR="00DC6B10">
        <w:rPr>
          <w:rFonts w:hint="cs"/>
          <w:rtl/>
        </w:rPr>
        <w:t>שחים</w:t>
      </w:r>
      <w:r w:rsidR="007B5BCE">
        <w:rPr>
          <w:rFonts w:hint="cs"/>
          <w:rtl/>
        </w:rPr>
        <w:t xml:space="preserve"> </w:t>
      </w:r>
      <w:r w:rsidR="00886FC5">
        <w:rPr>
          <w:rFonts w:hint="cs"/>
          <w:rtl/>
        </w:rPr>
        <w:t>חסרי לב, אכזריים, חמדניים</w:t>
      </w:r>
      <w:r w:rsidR="007B5BCE">
        <w:rPr>
          <w:rFonts w:hint="cs"/>
          <w:rtl/>
        </w:rPr>
        <w:t xml:space="preserve"> ברוטליים גזלניים</w:t>
      </w:r>
      <w:r w:rsidR="00D818E5">
        <w:rPr>
          <w:rFonts w:hint="cs"/>
          <w:rtl/>
        </w:rPr>
        <w:t xml:space="preserve"> ו</w:t>
      </w:r>
      <w:r w:rsidR="00AD76CB">
        <w:rPr>
          <w:rFonts w:hint="cs"/>
          <w:rtl/>
        </w:rPr>
        <w:t>תוקפניים</w:t>
      </w:r>
      <w:r w:rsidR="007B5BCE">
        <w:rPr>
          <w:rFonts w:hint="cs"/>
          <w:rtl/>
        </w:rPr>
        <w:t xml:space="preserve"> בריונים וגזלנים</w:t>
      </w:r>
      <w:r w:rsidR="00FC1FC6">
        <w:rPr>
          <w:rFonts w:hint="cs"/>
          <w:rtl/>
        </w:rPr>
        <w:t>]</w:t>
      </w:r>
      <w:r w:rsidR="003C135C">
        <w:rPr>
          <w:rFonts w:hint="cs"/>
          <w:rtl/>
        </w:rPr>
        <w:t>.</w:t>
      </w:r>
      <w:r w:rsidRPr="00CD067C">
        <w:rPr>
          <w:rtl/>
        </w:rPr>
        <w:t xml:space="preserve"> יסמין צנחה על</w:t>
      </w:r>
      <w:r w:rsidR="00DA4A73">
        <w:rPr>
          <w:rtl/>
        </w:rPr>
        <w:t xml:space="preserve"> גבעת חול</w:t>
      </w:r>
      <w:r w:rsidR="005B4D83">
        <w:rPr>
          <w:rtl/>
        </w:rPr>
        <w:t xml:space="preserve"> </w:t>
      </w:r>
      <w:r w:rsidR="00DA4A73">
        <w:rPr>
          <w:rFonts w:hint="cs"/>
          <w:rtl/>
        </w:rPr>
        <w:t>וביכתה</w:t>
      </w:r>
      <w:r w:rsidR="00AD76CB">
        <w:rPr>
          <w:rtl/>
        </w:rPr>
        <w:t xml:space="preserve"> </w:t>
      </w:r>
      <w:r w:rsidR="00886FC5">
        <w:rPr>
          <w:rFonts w:hint="cs"/>
          <w:rtl/>
        </w:rPr>
        <w:t>את</w:t>
      </w:r>
      <w:r w:rsidR="00AD76CB">
        <w:rPr>
          <w:rtl/>
        </w:rPr>
        <w:t xml:space="preserve"> הילדה ה</w:t>
      </w:r>
      <w:r w:rsidR="004036C1">
        <w:rPr>
          <w:rFonts w:hint="cs"/>
          <w:rtl/>
        </w:rPr>
        <w:t>טהור</w:t>
      </w:r>
      <w:r w:rsidR="00AD76CB">
        <w:rPr>
          <w:rtl/>
        </w:rPr>
        <w:t xml:space="preserve">ה, שלא היו </w:t>
      </w:r>
      <w:r w:rsidR="00AD76CB">
        <w:rPr>
          <w:rFonts w:hint="cs"/>
          <w:rtl/>
        </w:rPr>
        <w:t>ב</w:t>
      </w:r>
      <w:r w:rsidRPr="00CD067C">
        <w:rPr>
          <w:rtl/>
        </w:rPr>
        <w:t>ה הרשע והע</w:t>
      </w:r>
      <w:r w:rsidR="00466959">
        <w:rPr>
          <w:rFonts w:hint="cs"/>
          <w:rtl/>
        </w:rPr>
        <w:t>ו</w:t>
      </w:r>
      <w:r w:rsidRPr="00CD067C">
        <w:rPr>
          <w:rtl/>
        </w:rPr>
        <w:t>רמ</w:t>
      </w:r>
      <w:r w:rsidR="00466959">
        <w:rPr>
          <w:rFonts w:hint="cs"/>
          <w:rtl/>
        </w:rPr>
        <w:t>ה</w:t>
      </w:r>
      <w:r w:rsidRPr="00CD067C">
        <w:rPr>
          <w:rtl/>
        </w:rPr>
        <w:t xml:space="preserve"> הדר</w:t>
      </w:r>
      <w:r w:rsidR="00D818E5">
        <w:rPr>
          <w:rFonts w:hint="cs"/>
          <w:rtl/>
        </w:rPr>
        <w:t>ו</w:t>
      </w:r>
      <w:r w:rsidR="00AD76CB">
        <w:rPr>
          <w:rtl/>
        </w:rPr>
        <w:t xml:space="preserve">שים </w:t>
      </w:r>
      <w:r w:rsidR="00FC1FC6">
        <w:rPr>
          <w:rFonts w:hint="cs"/>
          <w:rtl/>
        </w:rPr>
        <w:t xml:space="preserve">כדי </w:t>
      </w:r>
      <w:r w:rsidR="00AD76CB">
        <w:rPr>
          <w:rFonts w:hint="cs"/>
          <w:rtl/>
        </w:rPr>
        <w:t>לשרוד</w:t>
      </w:r>
      <w:r w:rsidRPr="00CD067C">
        <w:rPr>
          <w:rtl/>
        </w:rPr>
        <w:t xml:space="preserve"> בליל חורף קר. שתסתדר בעצמה, אמרו לעצמם הוריה </w:t>
      </w:r>
      <w:r w:rsidR="000A3655" w:rsidRPr="000A3655">
        <w:rPr>
          <w:rFonts w:cs="Times New Roman"/>
          <w:rtl/>
        </w:rPr>
        <w:t>התִפְלָצוֹת</w:t>
      </w:r>
      <w:r w:rsidRPr="00CD067C">
        <w:rPr>
          <w:rtl/>
        </w:rPr>
        <w:t xml:space="preserve">. </w:t>
      </w:r>
      <w:r w:rsidR="00454AEF">
        <w:rPr>
          <w:rFonts w:hint="cs"/>
          <w:rtl/>
        </w:rPr>
        <w:t>רחובות על רחובות של בתי</w:t>
      </w:r>
      <w:r w:rsidR="000A3655">
        <w:rPr>
          <w:rFonts w:hint="cs"/>
          <w:rtl/>
        </w:rPr>
        <w:t xml:space="preserve"> </w:t>
      </w:r>
      <w:r w:rsidR="00454AEF">
        <w:rPr>
          <w:rFonts w:hint="cs"/>
          <w:rtl/>
        </w:rPr>
        <w:t>אבן</w:t>
      </w:r>
      <w:r w:rsidR="00A442A2">
        <w:rPr>
          <w:rFonts w:hint="cs"/>
          <w:rtl/>
        </w:rPr>
        <w:t xml:space="preserve"> מרווחים ומוסקים</w:t>
      </w:r>
      <w:r w:rsidR="00454AEF">
        <w:rPr>
          <w:rFonts w:hint="cs"/>
          <w:rtl/>
        </w:rPr>
        <w:t xml:space="preserve">, </w:t>
      </w:r>
      <w:r w:rsidR="00C40292" w:rsidRPr="00C40292">
        <w:rPr>
          <w:rFonts w:cs="Times New Roman"/>
          <w:rtl/>
        </w:rPr>
        <w:t>חלונותיהם חתומים, דלתותיהם מסוגרות ומוברחות</w:t>
      </w:r>
      <w:r w:rsidR="00C40292" w:rsidRPr="000A3655">
        <w:rPr>
          <w:rFonts w:cs="Times New Roman" w:hint="cs"/>
          <w:color w:val="A6A6A6" w:themeColor="background1" w:themeShade="A6"/>
          <w:rtl/>
        </w:rPr>
        <w:t xml:space="preserve"> </w:t>
      </w:r>
      <w:r w:rsidR="00C40292" w:rsidRPr="000A3655">
        <w:rPr>
          <w:rFonts w:hint="cs"/>
          <w:color w:val="A6A6A6" w:themeColor="background1" w:themeShade="A6"/>
          <w:rtl/>
        </w:rPr>
        <w:t>[</w:t>
      </w:r>
      <w:r w:rsidR="00454AEF" w:rsidRPr="000A3655">
        <w:rPr>
          <w:rFonts w:hint="cs"/>
          <w:color w:val="A6A6A6" w:themeColor="background1" w:themeShade="A6"/>
          <w:rtl/>
        </w:rPr>
        <w:t xml:space="preserve">כל חלון בהם חתום, כל </w:t>
      </w:r>
      <w:r w:rsidR="00466959" w:rsidRPr="000A3655">
        <w:rPr>
          <w:rFonts w:hint="cs"/>
          <w:color w:val="A6A6A6" w:themeColor="background1" w:themeShade="A6"/>
          <w:rtl/>
        </w:rPr>
        <w:t xml:space="preserve">דלת </w:t>
      </w:r>
      <w:r w:rsidR="00A442A2" w:rsidRPr="000A3655">
        <w:rPr>
          <w:rFonts w:hint="cs"/>
          <w:color w:val="A6A6A6" w:themeColor="background1" w:themeShade="A6"/>
          <w:rtl/>
        </w:rPr>
        <w:t xml:space="preserve">מסוגרת ומוברחת </w:t>
      </w:r>
      <w:r w:rsidR="00C40292" w:rsidRPr="000A3655">
        <w:rPr>
          <w:color w:val="A6A6A6" w:themeColor="background1" w:themeShade="A6"/>
          <w:rtl/>
        </w:rPr>
        <w:t>–</w:t>
      </w:r>
      <w:r w:rsidR="00C40292" w:rsidRPr="000A3655">
        <w:rPr>
          <w:rFonts w:hint="cs"/>
          <w:color w:val="A6A6A6" w:themeColor="background1" w:themeShade="A6"/>
          <w:rtl/>
        </w:rPr>
        <w:t xml:space="preserve"> </w:t>
      </w:r>
      <w:r w:rsidR="00A442A2" w:rsidRPr="000A3655">
        <w:rPr>
          <w:rFonts w:hint="cs"/>
          <w:color w:val="A6A6A6" w:themeColor="background1" w:themeShade="A6"/>
          <w:rtl/>
        </w:rPr>
        <w:t>ציטוט</w:t>
      </w:r>
      <w:r w:rsidR="00454AEF" w:rsidRPr="000A3655">
        <w:rPr>
          <w:rFonts w:hint="cs"/>
          <w:color w:val="A6A6A6" w:themeColor="background1" w:themeShade="A6"/>
          <w:rtl/>
        </w:rPr>
        <w:t xml:space="preserve"> מחוג הסרטן עמ' 182]</w:t>
      </w:r>
      <w:r w:rsidR="007B5BCE">
        <w:rPr>
          <w:rFonts w:hint="cs"/>
          <w:rtl/>
        </w:rPr>
        <w:t>, וב</w:t>
      </w:r>
      <w:r w:rsidR="00B36302">
        <w:rPr>
          <w:rFonts w:hint="cs"/>
          <w:rtl/>
        </w:rPr>
        <w:t>ה</w:t>
      </w:r>
      <w:r w:rsidR="007B5BCE">
        <w:rPr>
          <w:rFonts w:hint="cs"/>
          <w:rtl/>
        </w:rPr>
        <w:t xml:space="preserve">ם </w:t>
      </w:r>
      <w:r w:rsidR="006C308E">
        <w:rPr>
          <w:rFonts w:hint="cs"/>
          <w:rtl/>
        </w:rPr>
        <w:t>שוכנ</w:t>
      </w:r>
      <w:r w:rsidR="007B5BCE">
        <w:rPr>
          <w:rFonts w:hint="cs"/>
          <w:rtl/>
        </w:rPr>
        <w:t>ים</w:t>
      </w:r>
      <w:r w:rsidR="000A549C">
        <w:rPr>
          <w:rFonts w:hint="cs"/>
          <w:rtl/>
        </w:rPr>
        <w:t xml:space="preserve"> </w:t>
      </w:r>
      <w:r w:rsidR="00A442A2">
        <w:rPr>
          <w:rFonts w:hint="cs"/>
          <w:rtl/>
        </w:rPr>
        <w:t>אנשים ישרים</w:t>
      </w:r>
      <w:r w:rsidR="00754BA5">
        <w:rPr>
          <w:rFonts w:hint="cs"/>
          <w:rtl/>
        </w:rPr>
        <w:t>, צדיקים</w:t>
      </w:r>
      <w:r w:rsidR="004D6FD8">
        <w:rPr>
          <w:rFonts w:hint="cs"/>
          <w:rtl/>
        </w:rPr>
        <w:t xml:space="preserve"> </w:t>
      </w:r>
      <w:r w:rsidR="00A442A2">
        <w:rPr>
          <w:rFonts w:hint="cs"/>
          <w:rtl/>
        </w:rPr>
        <w:t>ויראי</w:t>
      </w:r>
      <w:r w:rsidR="000A3655">
        <w:rPr>
          <w:rFonts w:hint="cs"/>
          <w:rtl/>
        </w:rPr>
        <w:t xml:space="preserve"> </w:t>
      </w:r>
      <w:r w:rsidR="00A442A2">
        <w:rPr>
          <w:rFonts w:hint="cs"/>
          <w:rtl/>
        </w:rPr>
        <w:t xml:space="preserve">שמיים </w:t>
      </w:r>
      <w:r w:rsidR="00942CB4" w:rsidRPr="000A3655">
        <w:rPr>
          <w:rFonts w:hint="cs"/>
          <w:color w:val="A6A6A6" w:themeColor="background1" w:themeShade="A6"/>
          <w:rtl/>
        </w:rPr>
        <w:t>[</w:t>
      </w:r>
      <w:r w:rsidR="00D818E5" w:rsidRPr="000A3655">
        <w:rPr>
          <w:rFonts w:hint="cs"/>
          <w:color w:val="A6A6A6" w:themeColor="background1" w:themeShade="A6"/>
          <w:rtl/>
        </w:rPr>
        <w:t>ה</w:t>
      </w:r>
      <w:r w:rsidR="004036C1" w:rsidRPr="000A3655">
        <w:rPr>
          <w:rFonts w:hint="cs"/>
          <w:color w:val="A6A6A6" w:themeColor="background1" w:themeShade="A6"/>
          <w:rtl/>
        </w:rPr>
        <w:t>מקפידים ל</w:t>
      </w:r>
      <w:r w:rsidR="00D818E5" w:rsidRPr="000A3655">
        <w:rPr>
          <w:rFonts w:hint="cs"/>
          <w:color w:val="A6A6A6" w:themeColor="background1" w:themeShade="A6"/>
          <w:rtl/>
        </w:rPr>
        <w:t>עש</w:t>
      </w:r>
      <w:r w:rsidR="004036C1" w:rsidRPr="000A3655">
        <w:rPr>
          <w:rFonts w:hint="cs"/>
          <w:color w:val="A6A6A6" w:themeColor="background1" w:themeShade="A6"/>
          <w:rtl/>
        </w:rPr>
        <w:t>ות</w:t>
      </w:r>
      <w:r w:rsidR="00D818E5" w:rsidRPr="000A3655">
        <w:rPr>
          <w:rFonts w:hint="cs"/>
          <w:color w:val="A6A6A6" w:themeColor="background1" w:themeShade="A6"/>
          <w:rtl/>
        </w:rPr>
        <w:t xml:space="preserve"> רק </w:t>
      </w:r>
      <w:r w:rsidR="00886FC5" w:rsidRPr="000A3655">
        <w:rPr>
          <w:rFonts w:hint="cs"/>
          <w:color w:val="A6A6A6" w:themeColor="background1" w:themeShade="A6"/>
          <w:rtl/>
        </w:rPr>
        <w:t xml:space="preserve">את </w:t>
      </w:r>
      <w:r w:rsidR="00D818E5" w:rsidRPr="000A3655">
        <w:rPr>
          <w:rFonts w:hint="cs"/>
          <w:color w:val="A6A6A6" w:themeColor="background1" w:themeShade="A6"/>
          <w:rtl/>
        </w:rPr>
        <w:t>הטוב בעיני ה'</w:t>
      </w:r>
      <w:r w:rsidR="00942CB4" w:rsidRPr="000A3655">
        <w:rPr>
          <w:rFonts w:hint="cs"/>
          <w:color w:val="A6A6A6" w:themeColor="background1" w:themeShade="A6"/>
          <w:rtl/>
        </w:rPr>
        <w:t>]</w:t>
      </w:r>
      <w:r w:rsidR="00D818E5">
        <w:rPr>
          <w:rFonts w:hint="cs"/>
          <w:rtl/>
        </w:rPr>
        <w:t xml:space="preserve"> </w:t>
      </w:r>
      <w:r w:rsidR="00942CB4">
        <w:rPr>
          <w:rFonts w:hint="cs"/>
          <w:rtl/>
        </w:rPr>
        <w:t>ש</w:t>
      </w:r>
      <w:r w:rsidR="00A442A2">
        <w:rPr>
          <w:rFonts w:hint="cs"/>
          <w:rtl/>
        </w:rPr>
        <w:t>מושבם קבוע</w:t>
      </w:r>
      <w:r w:rsidR="00886FC5">
        <w:rPr>
          <w:rFonts w:hint="cs"/>
          <w:rtl/>
        </w:rPr>
        <w:t xml:space="preserve"> ומובטח</w:t>
      </w:r>
      <w:r w:rsidR="00C40292">
        <w:rPr>
          <w:rFonts w:hint="cs"/>
          <w:rtl/>
        </w:rPr>
        <w:t>.</w:t>
      </w:r>
      <w:r w:rsidR="00A442A2">
        <w:rPr>
          <w:rFonts w:hint="cs"/>
          <w:rtl/>
        </w:rPr>
        <w:t xml:space="preserve"> </w:t>
      </w:r>
      <w:r w:rsidR="00C40292">
        <w:rPr>
          <w:rFonts w:hint="cs"/>
          <w:rtl/>
        </w:rPr>
        <w:t>הילדה</w:t>
      </w:r>
      <w:r w:rsidRPr="00CD067C">
        <w:rPr>
          <w:rtl/>
        </w:rPr>
        <w:t xml:space="preserve"> הדליקה גפרור </w:t>
      </w:r>
      <w:r w:rsidR="002F45AB">
        <w:rPr>
          <w:rFonts w:hint="cs"/>
          <w:rtl/>
        </w:rPr>
        <w:t>ב</w:t>
      </w:r>
      <w:r w:rsidRPr="00CD067C">
        <w:rPr>
          <w:rtl/>
        </w:rPr>
        <w:t>גפרור</w:t>
      </w:r>
      <w:r w:rsidR="000A3655">
        <w:rPr>
          <w:rFonts w:hint="cs"/>
          <w:rtl/>
        </w:rPr>
        <w:t>,</w:t>
      </w:r>
      <w:r w:rsidRPr="00CD067C">
        <w:rPr>
          <w:rtl/>
        </w:rPr>
        <w:t xml:space="preserve"> רעב</w:t>
      </w:r>
      <w:r w:rsidR="00DA4A73">
        <w:rPr>
          <w:rtl/>
        </w:rPr>
        <w:t>ה ורועדת מקור</w:t>
      </w:r>
      <w:r w:rsidR="000A3655">
        <w:rPr>
          <w:rFonts w:hint="cs"/>
          <w:rtl/>
        </w:rPr>
        <w:t>,</w:t>
      </w:r>
      <w:r w:rsidRPr="00CD067C">
        <w:rPr>
          <w:rtl/>
        </w:rPr>
        <w:t xml:space="preserve"> ואין איש! אין איש! בשעה ש</w:t>
      </w:r>
      <w:r w:rsidR="00DA4A73">
        <w:rPr>
          <w:rFonts w:hint="cs"/>
          <w:rtl/>
        </w:rPr>
        <w:t>פילוסו</w:t>
      </w:r>
      <w:r w:rsidR="002F45AB">
        <w:rPr>
          <w:rFonts w:hint="cs"/>
          <w:rtl/>
        </w:rPr>
        <w:t>ף</w:t>
      </w:r>
      <w:r w:rsidR="00DA4A73">
        <w:rPr>
          <w:rFonts w:hint="cs"/>
          <w:rtl/>
        </w:rPr>
        <w:t xml:space="preserve"> </w:t>
      </w:r>
      <w:r w:rsidR="002F45AB">
        <w:rPr>
          <w:rFonts w:hint="cs"/>
          <w:rtl/>
        </w:rPr>
        <w:t>דגול (</w:t>
      </w:r>
      <w:r w:rsidR="009403D4">
        <w:rPr>
          <w:rFonts w:hint="cs"/>
          <w:rtl/>
        </w:rPr>
        <w:t>ש</w:t>
      </w:r>
      <w:r w:rsidR="00F01082">
        <w:rPr>
          <w:rFonts w:hint="cs"/>
          <w:rtl/>
        </w:rPr>
        <w:t>רוע באותו רגע ממש על כסתות פוך</w:t>
      </w:r>
      <w:r w:rsidR="000A3655">
        <w:rPr>
          <w:rFonts w:hint="cs"/>
          <w:rtl/>
        </w:rPr>
        <w:t xml:space="preserve"> </w:t>
      </w:r>
      <w:r w:rsidR="009403D4">
        <w:rPr>
          <w:rFonts w:hint="cs"/>
          <w:rtl/>
        </w:rPr>
        <w:t xml:space="preserve">אווזים, </w:t>
      </w:r>
      <w:r w:rsidR="002F45AB" w:rsidRPr="00CD067C">
        <w:rPr>
          <w:rtl/>
        </w:rPr>
        <w:t>מול אח</w:t>
      </w:r>
      <w:r w:rsidR="00466959">
        <w:rPr>
          <w:rFonts w:hint="cs"/>
          <w:rtl/>
        </w:rPr>
        <w:t xml:space="preserve"> בוערת</w:t>
      </w:r>
      <w:r w:rsidR="002F45AB">
        <w:rPr>
          <w:rFonts w:hint="cs"/>
          <w:rtl/>
        </w:rPr>
        <w:t>) מבהיר כיצד יש לאמץ אל לב את ידיעת המוות הבלתי נמנע, איש דת נערץ (</w:t>
      </w:r>
      <w:r w:rsidR="002F45AB" w:rsidRPr="00CD067C">
        <w:rPr>
          <w:rtl/>
        </w:rPr>
        <w:t>שבע</w:t>
      </w:r>
      <w:r w:rsidR="002F45AB">
        <w:rPr>
          <w:rFonts w:hint="cs"/>
          <w:rtl/>
        </w:rPr>
        <w:t xml:space="preserve"> רצון</w:t>
      </w:r>
      <w:r w:rsidR="002F45AB" w:rsidRPr="00CD067C">
        <w:rPr>
          <w:rtl/>
        </w:rPr>
        <w:t xml:space="preserve"> ומדושן עונג</w:t>
      </w:r>
      <w:r w:rsidR="002F45AB">
        <w:rPr>
          <w:rFonts w:hint="cs"/>
          <w:rtl/>
        </w:rPr>
        <w:t xml:space="preserve">) מנסח את נפלאות החיים שמעבר, </w:t>
      </w:r>
      <w:r w:rsidR="00DC5EC4" w:rsidRPr="00DC5EC4">
        <w:rPr>
          <w:rFonts w:cs="Times New Roman"/>
          <w:rtl/>
        </w:rPr>
        <w:t>קומפוזיטור</w:t>
      </w:r>
      <w:r w:rsidR="00DC5EC4">
        <w:rPr>
          <w:rFonts w:cs="Times New Roman" w:hint="cs"/>
          <w:rtl/>
        </w:rPr>
        <w:t xml:space="preserve"> </w:t>
      </w:r>
      <w:r w:rsidR="00DA4A73">
        <w:rPr>
          <w:rFonts w:hint="cs"/>
          <w:rtl/>
        </w:rPr>
        <w:t xml:space="preserve">מהולל </w:t>
      </w:r>
      <w:r w:rsidR="00DA4A73" w:rsidRPr="000A3655">
        <w:rPr>
          <w:rFonts w:hint="cs"/>
          <w:color w:val="A6A6A6" w:themeColor="background1" w:themeShade="A6"/>
          <w:rtl/>
        </w:rPr>
        <w:t>[</w:t>
      </w:r>
      <w:r w:rsidRPr="000A3655">
        <w:rPr>
          <w:color w:val="A6A6A6" w:themeColor="background1" w:themeShade="A6"/>
          <w:rtl/>
        </w:rPr>
        <w:t>קארל גאוס או גוטפריד לייבניץ</w:t>
      </w:r>
      <w:r w:rsidR="00A442A2" w:rsidRPr="000A3655">
        <w:rPr>
          <w:rFonts w:hint="cs"/>
          <w:color w:val="A6A6A6" w:themeColor="background1" w:themeShade="A6"/>
          <w:rtl/>
        </w:rPr>
        <w:t>??]</w:t>
      </w:r>
      <w:r w:rsidR="00754BA5">
        <w:rPr>
          <w:rFonts w:hint="cs"/>
          <w:rtl/>
        </w:rPr>
        <w:t xml:space="preserve"> חבוש בפאתו המפודרת</w:t>
      </w:r>
      <w:r w:rsidR="006B6AAA">
        <w:rPr>
          <w:rtl/>
        </w:rPr>
        <w:t xml:space="preserve"> </w:t>
      </w:r>
      <w:r w:rsidR="00FF6331" w:rsidRPr="00FF6331">
        <w:rPr>
          <w:rFonts w:cs="Times New Roman"/>
          <w:rtl/>
        </w:rPr>
        <w:t>(</w:t>
      </w:r>
      <w:r w:rsidR="009F4714">
        <w:rPr>
          <w:rFonts w:cs="Times New Roman" w:hint="cs"/>
          <w:rtl/>
        </w:rPr>
        <w:t>[</w:t>
      </w:r>
      <w:r w:rsidR="00FF6331" w:rsidRPr="00FF6331">
        <w:rPr>
          <w:rFonts w:cs="Times New Roman"/>
          <w:rtl/>
        </w:rPr>
        <w:t>בפוזה של טרזנות נאצלת</w:t>
      </w:r>
      <w:r w:rsidR="00877C82" w:rsidRPr="00877C82">
        <w:rPr>
          <w:rFonts w:cs="Times New Roman"/>
          <w:rtl/>
        </w:rPr>
        <w:t>,</w:t>
      </w:r>
      <w:r w:rsidR="009F4714">
        <w:rPr>
          <w:rFonts w:cs="Times New Roman" w:hint="cs"/>
          <w:rtl/>
        </w:rPr>
        <w:t>]</w:t>
      </w:r>
      <w:r w:rsidR="00877C82" w:rsidRPr="00877C82">
        <w:rPr>
          <w:rFonts w:cs="Times New Roman"/>
          <w:rtl/>
        </w:rPr>
        <w:t xml:space="preserve"> במרכז טרקלינו תחת שנדליר </w:t>
      </w:r>
      <w:r w:rsidR="009F4714">
        <w:rPr>
          <w:rFonts w:cs="Times New Roman" w:hint="cs"/>
          <w:rtl/>
        </w:rPr>
        <w:t xml:space="preserve">מפואר </w:t>
      </w:r>
      <w:r w:rsidR="00877C82" w:rsidRPr="00877C82">
        <w:rPr>
          <w:rFonts w:cs="Times New Roman"/>
          <w:rtl/>
        </w:rPr>
        <w:t xml:space="preserve">שמאות נרות </w:t>
      </w:r>
      <w:r w:rsidR="00877C82" w:rsidRPr="00877C82">
        <w:rPr>
          <w:rFonts w:cs="Times New Roman"/>
          <w:rtl/>
        </w:rPr>
        <w:lastRenderedPageBreak/>
        <w:t>דלוקים בו</w:t>
      </w:r>
      <w:r w:rsidR="00FF6331" w:rsidRPr="00FF6331">
        <w:rPr>
          <w:rFonts w:cs="Times New Roman"/>
          <w:rtl/>
        </w:rPr>
        <w:t xml:space="preserve">) </w:t>
      </w:r>
      <w:r w:rsidR="009F4714">
        <w:rPr>
          <w:rFonts w:hint="cs"/>
          <w:rtl/>
        </w:rPr>
        <w:t xml:space="preserve">נענה </w:t>
      </w:r>
      <w:r w:rsidR="004036C1">
        <w:rPr>
          <w:rFonts w:hint="cs"/>
          <w:rtl/>
        </w:rPr>
        <w:t>ל</w:t>
      </w:r>
      <w:r w:rsidR="00B50E90">
        <w:rPr>
          <w:rtl/>
        </w:rPr>
        <w:t>מחמאות אורחיו</w:t>
      </w:r>
      <w:r w:rsidR="00FF6331" w:rsidRPr="00FF6331">
        <w:rPr>
          <w:rtl/>
        </w:rPr>
        <w:t xml:space="preserve"> </w:t>
      </w:r>
      <w:r w:rsidR="00FF6331" w:rsidRPr="00FF6331">
        <w:rPr>
          <w:rFonts w:cs="Times New Roman"/>
          <w:rtl/>
        </w:rPr>
        <w:t>על יצירותיו האלמותיות, [שעוד יוסיפו לנגנן אחרי מותו]</w:t>
      </w:r>
      <w:r w:rsidR="00754BA5">
        <w:rPr>
          <w:rtl/>
        </w:rPr>
        <w:t xml:space="preserve">, </w:t>
      </w:r>
      <w:r w:rsidRPr="00CD067C">
        <w:rPr>
          <w:rtl/>
        </w:rPr>
        <w:t>מה ידע</w:t>
      </w:r>
      <w:r w:rsidR="003F025D">
        <w:rPr>
          <w:rFonts w:hint="cs"/>
          <w:rtl/>
        </w:rPr>
        <w:t>ו</w:t>
      </w:r>
      <w:r w:rsidRPr="00CD067C">
        <w:rPr>
          <w:rtl/>
        </w:rPr>
        <w:t xml:space="preserve"> </w:t>
      </w:r>
      <w:r w:rsidR="003C135C">
        <w:rPr>
          <w:rFonts w:hint="cs"/>
          <w:rtl/>
        </w:rPr>
        <w:t>ה</w:t>
      </w:r>
      <w:r w:rsidR="003F025D">
        <w:rPr>
          <w:rFonts w:hint="cs"/>
          <w:rtl/>
        </w:rPr>
        <w:t>ם</w:t>
      </w:r>
      <w:r w:rsidR="003C135C">
        <w:rPr>
          <w:rFonts w:hint="cs"/>
          <w:rtl/>
        </w:rPr>
        <w:t xml:space="preserve"> </w:t>
      </w:r>
      <w:r w:rsidRPr="00CD067C">
        <w:rPr>
          <w:rtl/>
        </w:rPr>
        <w:t>על מוכרת הגפרורים הקט</w:t>
      </w:r>
      <w:r w:rsidR="000A549C">
        <w:rPr>
          <w:rtl/>
        </w:rPr>
        <w:t xml:space="preserve">נה, </w:t>
      </w:r>
      <w:r w:rsidR="00EA0736">
        <w:rPr>
          <w:rFonts w:hint="cs"/>
          <w:rtl/>
        </w:rPr>
        <w:t>[</w:t>
      </w:r>
      <w:r w:rsidR="000A549C">
        <w:rPr>
          <w:rtl/>
        </w:rPr>
        <w:t xml:space="preserve">מה </w:t>
      </w:r>
      <w:r w:rsidRPr="00CD067C">
        <w:rPr>
          <w:rtl/>
        </w:rPr>
        <w:t>ידע</w:t>
      </w:r>
      <w:r w:rsidR="003F025D">
        <w:rPr>
          <w:rFonts w:hint="cs"/>
          <w:rtl/>
        </w:rPr>
        <w:t>ו</w:t>
      </w:r>
      <w:r w:rsidRPr="00CD067C">
        <w:rPr>
          <w:rFonts w:hint="cs"/>
          <w:rtl/>
        </w:rPr>
        <w:t xml:space="preserve"> </w:t>
      </w:r>
      <w:r w:rsidR="00782EF7">
        <w:rPr>
          <w:rFonts w:hint="cs"/>
          <w:rtl/>
        </w:rPr>
        <w:t>על ה</w:t>
      </w:r>
      <w:r w:rsidR="00A442A2">
        <w:rPr>
          <w:rFonts w:hint="cs"/>
          <w:rtl/>
        </w:rPr>
        <w:t>קי</w:t>
      </w:r>
      <w:r w:rsidR="00782EF7">
        <w:rPr>
          <w:rFonts w:hint="cs"/>
          <w:rtl/>
        </w:rPr>
        <w:t>ו</w:t>
      </w:r>
      <w:r w:rsidR="00A442A2">
        <w:rPr>
          <w:rFonts w:hint="cs"/>
          <w:rtl/>
        </w:rPr>
        <w:t xml:space="preserve">ם כשועל, כנמיה בעולם קר ועזוב, נרקיס וגולדמונד עמ' 111-114] </w:t>
      </w:r>
      <w:r w:rsidR="00782EF7" w:rsidRPr="00CD067C">
        <w:rPr>
          <w:rtl/>
        </w:rPr>
        <w:t>חשו</w:t>
      </w:r>
      <w:r w:rsidR="003F025D">
        <w:rPr>
          <w:rFonts w:hint="cs"/>
          <w:rtl/>
        </w:rPr>
        <w:t>פה</w:t>
      </w:r>
      <w:r w:rsidR="00782EF7" w:rsidRPr="00CD067C">
        <w:rPr>
          <w:rtl/>
        </w:rPr>
        <w:t xml:space="preserve"> לרוחות ה</w:t>
      </w:r>
      <w:r w:rsidR="00EE553A">
        <w:rPr>
          <w:rtl/>
        </w:rPr>
        <w:t>שמיים</w:t>
      </w:r>
      <w:r w:rsidR="00466959">
        <w:rPr>
          <w:rFonts w:hint="cs"/>
          <w:rtl/>
        </w:rPr>
        <w:t>, ל</w:t>
      </w:r>
      <w:r w:rsidR="00DC5EC4" w:rsidRPr="00DC5EC4">
        <w:rPr>
          <w:rFonts w:cs="Times New Roman"/>
          <w:rtl/>
        </w:rPr>
        <w:t>שלג הכבד</w:t>
      </w:r>
      <w:r w:rsidR="00466959">
        <w:rPr>
          <w:rFonts w:hint="cs"/>
          <w:rtl/>
        </w:rPr>
        <w:t>, ל</w:t>
      </w:r>
      <w:r w:rsidR="00B36302" w:rsidRPr="00B36302">
        <w:rPr>
          <w:rFonts w:cs="Times New Roman"/>
          <w:rtl/>
        </w:rPr>
        <w:t>צינת הוריה</w:t>
      </w:r>
      <w:r w:rsidR="000A3655">
        <w:rPr>
          <w:rFonts w:cs="Times New Roman" w:hint="cs"/>
          <w:rtl/>
        </w:rPr>
        <w:t>?</w:t>
      </w:r>
      <w:r w:rsidR="00B36302" w:rsidRPr="000A3655">
        <w:rPr>
          <w:rFonts w:cs="Times New Roman" w:hint="cs"/>
          <w:color w:val="A6A6A6" w:themeColor="background1" w:themeShade="A6"/>
          <w:rtl/>
        </w:rPr>
        <w:t>[</w:t>
      </w:r>
      <w:r w:rsidR="00DC5EC4" w:rsidRPr="000A3655">
        <w:rPr>
          <w:rFonts w:cs="Times New Roman"/>
          <w:color w:val="A6A6A6" w:themeColor="background1" w:themeShade="A6"/>
          <w:rtl/>
        </w:rPr>
        <w:t>פתיל המבותק</w:t>
      </w:r>
      <w:r w:rsidR="00B36302" w:rsidRPr="000A3655">
        <w:rPr>
          <w:rFonts w:cs="Times New Roman" w:hint="cs"/>
          <w:color w:val="A6A6A6" w:themeColor="background1" w:themeShade="A6"/>
          <w:rtl/>
        </w:rPr>
        <w:t xml:space="preserve"> / </w:t>
      </w:r>
      <w:r w:rsidR="00466959" w:rsidRPr="000A3655">
        <w:rPr>
          <w:rFonts w:hint="cs"/>
          <w:color w:val="A6A6A6" w:themeColor="background1" w:themeShade="A6"/>
          <w:rtl/>
        </w:rPr>
        <w:t>מוות הבא שלא בעיתו??? המקדים לבוא</w:t>
      </w:r>
      <w:r w:rsidR="006C308E" w:rsidRPr="000A3655">
        <w:rPr>
          <w:rFonts w:hint="cs"/>
          <w:color w:val="A6A6A6" w:themeColor="background1" w:themeShade="A6"/>
          <w:rtl/>
        </w:rPr>
        <w:t>]</w:t>
      </w:r>
      <w:r w:rsidR="00782EF7" w:rsidRPr="000A3655">
        <w:rPr>
          <w:rFonts w:hint="cs"/>
          <w:color w:val="A6A6A6" w:themeColor="background1" w:themeShade="A6"/>
          <w:rtl/>
        </w:rPr>
        <w:t>.</w:t>
      </w:r>
      <w:r w:rsidR="00782EF7" w:rsidRPr="000A3655">
        <w:rPr>
          <w:color w:val="A6A6A6" w:themeColor="background1" w:themeShade="A6"/>
          <w:rtl/>
        </w:rPr>
        <w:t xml:space="preserve"> </w:t>
      </w:r>
      <w:r w:rsidR="00782EF7" w:rsidRPr="000A3655">
        <w:rPr>
          <w:rFonts w:hint="cs"/>
          <w:color w:val="A6A6A6" w:themeColor="background1" w:themeShade="A6"/>
          <w:rtl/>
        </w:rPr>
        <w:t>[</w:t>
      </w:r>
      <w:r w:rsidRPr="000A3655">
        <w:rPr>
          <w:color w:val="A6A6A6" w:themeColor="background1" w:themeShade="A6"/>
          <w:rtl/>
        </w:rPr>
        <w:t>על כך שאין שום גדר, שום מחסום בינך לבין התהום.</w:t>
      </w:r>
      <w:r w:rsidR="00782EF7" w:rsidRPr="000A3655">
        <w:rPr>
          <w:rFonts w:hint="cs"/>
          <w:color w:val="A6A6A6" w:themeColor="background1" w:themeShade="A6"/>
          <w:rtl/>
        </w:rPr>
        <w:t xml:space="preserve"> [חוזר על נושא התהום]</w:t>
      </w:r>
      <w:r w:rsidRPr="000A3655">
        <w:rPr>
          <w:color w:val="A6A6A6" w:themeColor="background1" w:themeShade="A6"/>
          <w:rtl/>
        </w:rPr>
        <w:t xml:space="preserve"> </w:t>
      </w:r>
      <w:r w:rsidR="00782EF7" w:rsidRPr="000A3655">
        <w:rPr>
          <w:rFonts w:hint="cs"/>
          <w:color w:val="A6A6A6" w:themeColor="background1" w:themeShade="A6"/>
          <w:rtl/>
        </w:rPr>
        <w:t>]</w:t>
      </w:r>
    </w:p>
    <w:p w14:paraId="7F2D2542" w14:textId="0A602736" w:rsidR="009F4714" w:rsidRPr="000A3655" w:rsidRDefault="009F4714" w:rsidP="00A526CB">
      <w:pPr>
        <w:rPr>
          <w:color w:val="A6A6A6" w:themeColor="background1" w:themeShade="A6"/>
          <w:rtl/>
        </w:rPr>
      </w:pPr>
      <w:r w:rsidRPr="000A3655">
        <w:rPr>
          <w:rFonts w:cs="Times New Roman"/>
          <w:color w:val="A6A6A6" w:themeColor="background1" w:themeShade="A6"/>
          <w:rtl/>
        </w:rPr>
        <w:t>[זאבערבה – אחד מכמה קטעים שכולם באותו נושא]</w:t>
      </w:r>
    </w:p>
    <w:p w14:paraId="78F1829C" w14:textId="77777777" w:rsidR="003F57C7" w:rsidRPr="000A3655" w:rsidRDefault="00782EF7" w:rsidP="003F57C7">
      <w:pPr>
        <w:rPr>
          <w:color w:val="A6A6A6" w:themeColor="background1" w:themeShade="A6"/>
          <w:rtl/>
        </w:rPr>
      </w:pPr>
      <w:r w:rsidRPr="000A3655">
        <w:rPr>
          <w:rFonts w:hint="cs"/>
          <w:color w:val="A6A6A6" w:themeColor="background1" w:themeShade="A6"/>
          <w:rtl/>
        </w:rPr>
        <w:t>[</w:t>
      </w:r>
      <w:r w:rsidR="003F57C7" w:rsidRPr="000A3655">
        <w:rPr>
          <w:rFonts w:hint="cs"/>
          <w:color w:val="A6A6A6" w:themeColor="background1" w:themeShade="A6"/>
          <w:rtl/>
        </w:rPr>
        <w:t>רק בשעת ערב מאוחרת הם היו בדרכם הביתה. עוד יום לימודים מבוזבז.</w:t>
      </w:r>
      <w:r w:rsidRPr="000A3655">
        <w:rPr>
          <w:rFonts w:hint="cs"/>
          <w:color w:val="A6A6A6" w:themeColor="background1" w:themeShade="A6"/>
          <w:rtl/>
        </w:rPr>
        <w:t>]</w:t>
      </w:r>
    </w:p>
    <w:p w14:paraId="642C9F11" w14:textId="4605E331" w:rsidR="003F025D" w:rsidRDefault="003F025D" w:rsidP="003F025D">
      <w:pPr>
        <w:rPr>
          <w:rtl/>
        </w:rPr>
      </w:pPr>
      <w:r w:rsidRPr="00CD067C">
        <w:rPr>
          <w:rtl/>
        </w:rPr>
        <w:t>לאורם הבהיר של הכוכבים</w:t>
      </w:r>
      <w:r>
        <w:rPr>
          <w:rFonts w:hint="cs"/>
          <w:rtl/>
        </w:rPr>
        <w:t xml:space="preserve"> אלכס</w:t>
      </w:r>
      <w:r w:rsidRPr="00CD067C">
        <w:rPr>
          <w:rtl/>
        </w:rPr>
        <w:t xml:space="preserve"> עקב אחר </w:t>
      </w:r>
      <w:r>
        <w:rPr>
          <w:rFonts w:hint="cs"/>
          <w:rtl/>
        </w:rPr>
        <w:t xml:space="preserve">כל </w:t>
      </w:r>
      <w:r w:rsidRPr="00CD067C">
        <w:rPr>
          <w:rtl/>
        </w:rPr>
        <w:t>דמע</w:t>
      </w:r>
      <w:r>
        <w:rPr>
          <w:rFonts w:hint="cs"/>
          <w:rtl/>
        </w:rPr>
        <w:t>ה</w:t>
      </w:r>
      <w:r w:rsidRPr="00CD067C">
        <w:rPr>
          <w:rtl/>
        </w:rPr>
        <w:t xml:space="preserve"> שהזילה</w:t>
      </w:r>
      <w:r>
        <w:rPr>
          <w:rFonts w:hint="cs"/>
          <w:rtl/>
        </w:rPr>
        <w:t xml:space="preserve">. </w:t>
      </w:r>
      <w:r w:rsidR="004664B1">
        <w:rPr>
          <w:rFonts w:hint="cs"/>
          <w:rtl/>
        </w:rPr>
        <w:t xml:space="preserve">הוא </w:t>
      </w:r>
      <w:r>
        <w:rPr>
          <w:rFonts w:hint="cs"/>
          <w:rtl/>
        </w:rPr>
        <w:t xml:space="preserve">ניגב אותן, </w:t>
      </w:r>
      <w:r w:rsidR="004664B1">
        <w:rPr>
          <w:rFonts w:hint="cs"/>
          <w:rtl/>
        </w:rPr>
        <w:t>ו</w:t>
      </w:r>
      <w:r w:rsidR="00BD54A8">
        <w:rPr>
          <w:rFonts w:cs="Times New Roman" w:hint="cs"/>
          <w:rtl/>
        </w:rPr>
        <w:t xml:space="preserve">עד </w:t>
      </w:r>
      <w:r w:rsidR="00B36302" w:rsidRPr="00B36302">
        <w:rPr>
          <w:rFonts w:cs="Times New Roman"/>
          <w:rtl/>
        </w:rPr>
        <w:t xml:space="preserve">מהרה התכסו </w:t>
      </w:r>
      <w:r>
        <w:rPr>
          <w:rFonts w:hint="cs"/>
          <w:rtl/>
        </w:rPr>
        <w:t>אצבעותיו חול.</w:t>
      </w:r>
    </w:p>
    <w:p w14:paraId="1EDF4DE2" w14:textId="54759557" w:rsidR="000405D8" w:rsidRDefault="00886FC5" w:rsidP="009578F3">
      <w:pPr>
        <w:rPr>
          <w:rtl/>
        </w:rPr>
      </w:pPr>
      <w:r>
        <w:rPr>
          <w:rFonts w:hint="cs"/>
          <w:rtl/>
        </w:rPr>
        <w:t>כש</w:t>
      </w:r>
      <w:r w:rsidR="00DC5EC4" w:rsidRPr="00DC5EC4">
        <w:rPr>
          <w:rFonts w:cs="Times New Roman"/>
          <w:rtl/>
        </w:rPr>
        <w:t xml:space="preserve">בכייה שכך, </w:t>
      </w:r>
      <w:r>
        <w:rPr>
          <w:rFonts w:hint="cs"/>
          <w:rtl/>
        </w:rPr>
        <w:t xml:space="preserve">יסמין </w:t>
      </w:r>
      <w:r w:rsidR="006C308E">
        <w:rPr>
          <w:rFonts w:hint="cs"/>
          <w:rtl/>
        </w:rPr>
        <w:t xml:space="preserve">הבחינה </w:t>
      </w:r>
      <w:r w:rsidR="000405D8">
        <w:rPr>
          <w:rFonts w:hint="cs"/>
          <w:rtl/>
        </w:rPr>
        <w:t>מז</w:t>
      </w:r>
      <w:r w:rsidR="000A3655">
        <w:rPr>
          <w:rFonts w:hint="cs"/>
          <w:rtl/>
        </w:rPr>
        <w:t>ו</w:t>
      </w:r>
      <w:r w:rsidR="000405D8">
        <w:rPr>
          <w:rFonts w:hint="cs"/>
          <w:rtl/>
        </w:rPr>
        <w:t xml:space="preserve">וית עינה </w:t>
      </w:r>
      <w:r w:rsidR="00466959">
        <w:rPr>
          <w:rFonts w:hint="cs"/>
          <w:rtl/>
        </w:rPr>
        <w:t>ב</w:t>
      </w:r>
      <w:r w:rsidR="000405D8">
        <w:rPr>
          <w:rFonts w:hint="cs"/>
          <w:rtl/>
        </w:rPr>
        <w:t xml:space="preserve">תכונה על הדיונה </w:t>
      </w:r>
      <w:r w:rsidR="000405D8">
        <w:rPr>
          <w:rtl/>
        </w:rPr>
        <w:t>–</w:t>
      </w:r>
      <w:r w:rsidR="000405D8">
        <w:rPr>
          <w:rFonts w:hint="cs"/>
          <w:rtl/>
        </w:rPr>
        <w:t xml:space="preserve"> רגליים קטנות</w:t>
      </w:r>
      <w:r w:rsidR="002778F3" w:rsidRPr="002778F3">
        <w:rPr>
          <w:rFonts w:hint="cs"/>
          <w:rtl/>
        </w:rPr>
        <w:t xml:space="preserve"> </w:t>
      </w:r>
      <w:r w:rsidR="002778F3">
        <w:rPr>
          <w:rFonts w:hint="cs"/>
          <w:rtl/>
        </w:rPr>
        <w:t>מתרוצצות</w:t>
      </w:r>
      <w:r w:rsidR="000405D8">
        <w:rPr>
          <w:rFonts w:hint="cs"/>
          <w:rtl/>
        </w:rPr>
        <w:t xml:space="preserve"> חיש-חיש-חיש</w:t>
      </w:r>
      <w:r w:rsidR="002778F3">
        <w:rPr>
          <w:rFonts w:hint="cs"/>
          <w:rtl/>
        </w:rPr>
        <w:t xml:space="preserve"> </w:t>
      </w:r>
      <w:r w:rsidR="00487207">
        <w:rPr>
          <w:rFonts w:cs="Times New Roman" w:hint="cs"/>
          <w:rtl/>
        </w:rPr>
        <w:t>ו</w:t>
      </w:r>
      <w:r w:rsidR="003673DC">
        <w:rPr>
          <w:rFonts w:cs="Times New Roman" w:hint="cs"/>
          <w:rtl/>
        </w:rPr>
        <w:t xml:space="preserve">יסמין </w:t>
      </w:r>
      <w:r w:rsidR="00B36302" w:rsidRPr="00B36302">
        <w:rPr>
          <w:rFonts w:cs="Times New Roman"/>
          <w:rtl/>
        </w:rPr>
        <w:t xml:space="preserve">השתנקה – </w:t>
      </w:r>
      <w:r w:rsidR="002778F3">
        <w:rPr>
          <w:rFonts w:cs="Times New Roman" w:hint="cs"/>
          <w:rtl/>
        </w:rPr>
        <w:t>ע</w:t>
      </w:r>
      <w:r w:rsidR="00BD54A8" w:rsidRPr="00BD54A8">
        <w:rPr>
          <w:rFonts w:cs="Times New Roman"/>
          <w:rtl/>
        </w:rPr>
        <w:t xml:space="preserve">כברוש! או אולי חולדה מצחינה </w:t>
      </w:r>
      <w:r w:rsidR="00C40292">
        <w:rPr>
          <w:rFonts w:cs="Times New Roman" w:hint="cs"/>
          <w:rtl/>
        </w:rPr>
        <w:t>ש</w:t>
      </w:r>
      <w:r w:rsidR="00BD54A8" w:rsidRPr="00BD54A8">
        <w:rPr>
          <w:rFonts w:cs="Times New Roman"/>
          <w:rtl/>
        </w:rPr>
        <w:t xml:space="preserve">שעטה לעברם – </w:t>
      </w:r>
      <w:r w:rsidR="002778F3">
        <w:rPr>
          <w:rFonts w:cs="Times New Roman" w:hint="cs"/>
          <w:rtl/>
        </w:rPr>
        <w:t xml:space="preserve">מבקשת </w:t>
      </w:r>
      <w:r w:rsidR="00BD54A8" w:rsidRPr="00BD54A8">
        <w:rPr>
          <w:rFonts w:cs="Times New Roman"/>
          <w:rtl/>
        </w:rPr>
        <w:t>להסתער עליהם ולתקוף! חולדה מעוותת, רגליה עבות וישרות מדי, פרוותה סמורה</w:t>
      </w:r>
      <w:r w:rsidR="000A3655">
        <w:rPr>
          <w:rFonts w:cs="Times New Roman" w:hint="cs"/>
          <w:rtl/>
        </w:rPr>
        <w:t>.</w:t>
      </w:r>
      <w:r w:rsidR="00BD54A8" w:rsidRPr="00BD54A8">
        <w:rPr>
          <w:rFonts w:cs="Times New Roman"/>
          <w:rtl/>
        </w:rPr>
        <w:t xml:space="preserve"> יסמין התחלחלה, גו</w:t>
      </w:r>
      <w:r w:rsidR="002778F3">
        <w:rPr>
          <w:rFonts w:cs="Times New Roman" w:hint="cs"/>
          <w:rtl/>
        </w:rPr>
        <w:t>ף</w:t>
      </w:r>
      <w:r w:rsidR="00BD54A8" w:rsidRPr="00BD54A8">
        <w:rPr>
          <w:rFonts w:cs="Times New Roman"/>
          <w:rtl/>
        </w:rPr>
        <w:t xml:space="preserve"> מעוגל נישא על טלפי</w:t>
      </w:r>
      <w:r w:rsidR="002778F3">
        <w:rPr>
          <w:rFonts w:cs="Times New Roman" w:hint="cs"/>
          <w:rtl/>
        </w:rPr>
        <w:t>ים</w:t>
      </w:r>
      <w:r w:rsidR="00BD54A8" w:rsidRPr="00BD54A8">
        <w:rPr>
          <w:rFonts w:cs="Times New Roman"/>
          <w:rtl/>
        </w:rPr>
        <w:t xml:space="preserve"> בזריזות מבחילה של שרצים, </w:t>
      </w:r>
      <w:r w:rsidR="00171C7B">
        <w:rPr>
          <w:rFonts w:cs="Times New Roman" w:hint="cs"/>
          <w:rtl/>
        </w:rPr>
        <w:t xml:space="preserve">לכיוונם, </w:t>
      </w:r>
      <w:r w:rsidR="00BD54A8" w:rsidRPr="00BD54A8">
        <w:rPr>
          <w:rFonts w:cs="Times New Roman"/>
          <w:rtl/>
        </w:rPr>
        <w:t xml:space="preserve">כמעט עד אליהם!, אל מעבה שיח </w:t>
      </w:r>
      <w:r w:rsidR="002778F3">
        <w:rPr>
          <w:rFonts w:cs="Times New Roman" w:hint="cs"/>
          <w:rtl/>
        </w:rPr>
        <w:t>ש</w:t>
      </w:r>
      <w:r w:rsidR="00BD54A8" w:rsidRPr="00BD54A8">
        <w:rPr>
          <w:rFonts w:cs="Times New Roman"/>
          <w:rtl/>
        </w:rPr>
        <w:t>עלי</w:t>
      </w:r>
      <w:r w:rsidR="002778F3">
        <w:rPr>
          <w:rFonts w:cs="Times New Roman" w:hint="cs"/>
          <w:rtl/>
        </w:rPr>
        <w:t>ו</w:t>
      </w:r>
      <w:r w:rsidR="00BD54A8" w:rsidRPr="00BD54A8">
        <w:rPr>
          <w:rFonts w:cs="Times New Roman"/>
          <w:rtl/>
        </w:rPr>
        <w:t xml:space="preserve"> קטנים ושעירים</w:t>
      </w:r>
      <w:r w:rsidR="000A3655">
        <w:rPr>
          <w:rFonts w:cs="Times New Roman" w:hint="cs"/>
          <w:rtl/>
        </w:rPr>
        <w:t>.</w:t>
      </w:r>
      <w:r w:rsidR="000A3655" w:rsidRPr="000A3655">
        <w:rPr>
          <w:rFonts w:cs="Times New Roman"/>
          <w:rtl/>
        </w:rPr>
        <w:t xml:space="preserve"> </w:t>
      </w:r>
      <w:r w:rsidR="000A3655" w:rsidRPr="00BD54A8">
        <w:rPr>
          <w:rFonts w:cs="Times New Roman"/>
          <w:rtl/>
        </w:rPr>
        <w:t>איזו זוועה</w:t>
      </w:r>
      <w:r w:rsidR="000A3655">
        <w:rPr>
          <w:rFonts w:cs="Times New Roman" w:hint="cs"/>
          <w:rtl/>
        </w:rPr>
        <w:t>!</w:t>
      </w:r>
      <w:r w:rsidR="00BD54A8" w:rsidRPr="00BD54A8">
        <w:rPr>
          <w:rFonts w:cs="Times New Roman" w:hint="cs"/>
          <w:rtl/>
        </w:rPr>
        <w:t xml:space="preserve"> </w:t>
      </w:r>
      <w:r w:rsidR="008E1D23" w:rsidRPr="000A3655">
        <w:rPr>
          <w:rFonts w:hint="cs"/>
          <w:color w:val="A6A6A6" w:themeColor="background1" w:themeShade="A6"/>
          <w:rtl/>
        </w:rPr>
        <w:t>[</w:t>
      </w:r>
      <w:r w:rsidR="00B13AFC" w:rsidRPr="000A3655">
        <w:rPr>
          <w:rFonts w:hint="cs"/>
          <w:color w:val="A6A6A6" w:themeColor="background1" w:themeShade="A6"/>
          <w:rtl/>
        </w:rPr>
        <w:t xml:space="preserve">, </w:t>
      </w:r>
      <w:r w:rsidRPr="000A3655">
        <w:rPr>
          <w:rFonts w:hint="cs"/>
          <w:color w:val="A6A6A6" w:themeColor="background1" w:themeShade="A6"/>
          <w:rtl/>
        </w:rPr>
        <w:t xml:space="preserve">יסמין </w:t>
      </w:r>
      <w:r w:rsidR="006C308E" w:rsidRPr="000A3655">
        <w:rPr>
          <w:rFonts w:cs="Times New Roman" w:hint="eastAsia"/>
          <w:color w:val="A6A6A6" w:themeColor="background1" w:themeShade="A6"/>
          <w:rtl/>
        </w:rPr>
        <w:t>נ</w:t>
      </w:r>
      <w:r w:rsidR="006C308E" w:rsidRPr="000A3655">
        <w:rPr>
          <w:rFonts w:cs="Times New Roman" w:hint="cs"/>
          <w:color w:val="A6A6A6" w:themeColor="background1" w:themeShade="A6"/>
          <w:rtl/>
        </w:rPr>
        <w:t>מלאה בעתה</w:t>
      </w:r>
      <w:r w:rsidRPr="000A3655">
        <w:rPr>
          <w:rFonts w:hint="cs"/>
          <w:color w:val="A6A6A6" w:themeColor="background1" w:themeShade="A6"/>
          <w:rtl/>
        </w:rPr>
        <w:t xml:space="preserve"> </w:t>
      </w:r>
      <w:r w:rsidR="00B13AFC" w:rsidRPr="000A3655">
        <w:rPr>
          <w:rFonts w:cs="Times New Roman" w:hint="cs"/>
          <w:color w:val="A6A6A6" w:themeColor="background1" w:themeShade="A6"/>
          <w:rtl/>
        </w:rPr>
        <w:t>ו</w:t>
      </w:r>
      <w:r w:rsidR="00464BA9" w:rsidRPr="000A3655">
        <w:rPr>
          <w:rFonts w:cs="Times New Roman" w:hint="cs"/>
          <w:color w:val="A6A6A6" w:themeColor="background1" w:themeShade="A6"/>
          <w:rtl/>
        </w:rPr>
        <w:t>ה</w:t>
      </w:r>
      <w:r w:rsidR="009578F3" w:rsidRPr="000A3655">
        <w:rPr>
          <w:rFonts w:cs="Times New Roman" w:hint="cs"/>
          <w:color w:val="A6A6A6" w:themeColor="background1" w:themeShade="A6"/>
          <w:rtl/>
        </w:rPr>
        <w:t>חולדה הנתעבת</w:t>
      </w:r>
      <w:r w:rsidR="009564E3" w:rsidRPr="000A3655">
        <w:rPr>
          <w:rFonts w:cs="Times New Roman" w:hint="cs"/>
          <w:color w:val="A6A6A6" w:themeColor="background1" w:themeShade="A6"/>
          <w:rtl/>
        </w:rPr>
        <w:t xml:space="preserve"> </w:t>
      </w:r>
      <w:r w:rsidR="001C5A04" w:rsidRPr="000A3655">
        <w:rPr>
          <w:rFonts w:cs="Times New Roman" w:hint="cs"/>
          <w:color w:val="A6A6A6" w:themeColor="background1" w:themeShade="A6"/>
          <w:rtl/>
        </w:rPr>
        <w:t>הייתה</w:t>
      </w:r>
      <w:r w:rsidR="00B13AFC" w:rsidRPr="000A3655">
        <w:rPr>
          <w:rFonts w:cs="Times New Roman" w:hint="cs"/>
          <w:color w:val="A6A6A6" w:themeColor="background1" w:themeShade="A6"/>
          <w:rtl/>
        </w:rPr>
        <w:t xml:space="preserve"> </w:t>
      </w:r>
      <w:r w:rsidR="00464BA9" w:rsidRPr="000A3655">
        <w:rPr>
          <w:rFonts w:cs="Times New Roman" w:hint="cs"/>
          <w:color w:val="A6A6A6" w:themeColor="background1" w:themeShade="A6"/>
          <w:rtl/>
        </w:rPr>
        <w:t>מחוסרת</w:t>
      </w:r>
      <w:r w:rsidR="00B13AFC" w:rsidRPr="000A3655">
        <w:rPr>
          <w:rFonts w:cs="Times New Roman" w:hint="cs"/>
          <w:color w:val="A6A6A6" w:themeColor="background1" w:themeShade="A6"/>
          <w:rtl/>
        </w:rPr>
        <w:t xml:space="preserve"> זנב</w:t>
      </w:r>
      <w:r w:rsidR="008E1D23" w:rsidRPr="000A3655">
        <w:rPr>
          <w:rFonts w:cs="Times New Roman" w:hint="cs"/>
          <w:color w:val="A6A6A6" w:themeColor="background1" w:themeShade="A6"/>
          <w:rtl/>
        </w:rPr>
        <w:t>]</w:t>
      </w:r>
    </w:p>
    <w:p w14:paraId="77BB907E" w14:textId="19AAB777" w:rsidR="001840BF" w:rsidRPr="000A3655" w:rsidRDefault="003673DC" w:rsidP="00487207">
      <w:pPr>
        <w:rPr>
          <w:rFonts w:cs="Times New Roman"/>
          <w:color w:val="A6A6A6" w:themeColor="background1" w:themeShade="A6"/>
          <w:rtl/>
        </w:rPr>
      </w:pPr>
      <w:r w:rsidRPr="000A3655">
        <w:rPr>
          <w:rFonts w:hint="cs"/>
          <w:color w:val="A6A6A6" w:themeColor="background1" w:themeShade="A6"/>
          <w:rtl/>
        </w:rPr>
        <w:t>[</w:t>
      </w:r>
      <w:r w:rsidR="001840BF" w:rsidRPr="000A3655">
        <w:rPr>
          <w:rFonts w:hint="cs"/>
          <w:color w:val="A6A6A6" w:themeColor="background1" w:themeShade="A6"/>
          <w:rtl/>
        </w:rPr>
        <w:t xml:space="preserve">היה חומר שיסמין גילתה כשעוד </w:t>
      </w:r>
      <w:r w:rsidR="001C5A04" w:rsidRPr="000A3655">
        <w:rPr>
          <w:rFonts w:hint="cs"/>
          <w:color w:val="A6A6A6" w:themeColor="background1" w:themeShade="A6"/>
          <w:rtl/>
        </w:rPr>
        <w:t>הייתה</w:t>
      </w:r>
      <w:r w:rsidR="001840BF" w:rsidRPr="000A3655">
        <w:rPr>
          <w:rFonts w:hint="cs"/>
          <w:color w:val="A6A6A6" w:themeColor="background1" w:themeShade="A6"/>
          <w:rtl/>
        </w:rPr>
        <w:t xml:space="preserve"> קטנה </w:t>
      </w:r>
      <w:r w:rsidR="001840BF" w:rsidRPr="000A3655">
        <w:rPr>
          <w:color w:val="A6A6A6" w:themeColor="background1" w:themeShade="A6"/>
          <w:rtl/>
        </w:rPr>
        <w:t>–</w:t>
      </w:r>
      <w:r w:rsidR="001840BF" w:rsidRPr="000A3655">
        <w:rPr>
          <w:rFonts w:hint="cs"/>
          <w:color w:val="A6A6A6" w:themeColor="background1" w:themeShade="A6"/>
          <w:rtl/>
        </w:rPr>
        <w:t xml:space="preserve"> חומר שאיש לא שם לב לקיומו לפניה. </w:t>
      </w:r>
      <w:r w:rsidR="00102B55" w:rsidRPr="000A3655">
        <w:rPr>
          <w:rFonts w:hint="cs"/>
          <w:color w:val="A6A6A6" w:themeColor="background1" w:themeShade="A6"/>
          <w:rtl/>
        </w:rPr>
        <w:t>ה</w:t>
      </w:r>
      <w:r w:rsidR="001840BF" w:rsidRPr="000A3655">
        <w:rPr>
          <w:rFonts w:hint="cs"/>
          <w:color w:val="A6A6A6" w:themeColor="background1" w:themeShade="A6"/>
          <w:rtl/>
        </w:rPr>
        <w:t>חומר עטף דברים חדשים, והיה שקוף וחסר-צבע אך בלתי-עביר</w:t>
      </w:r>
      <w:r w:rsidR="001840BF" w:rsidRPr="000A3655">
        <w:rPr>
          <w:rFonts w:cs="Times New Roman"/>
          <w:color w:val="A6A6A6" w:themeColor="background1" w:themeShade="A6"/>
          <w:rtl/>
        </w:rPr>
        <w:t>. ממרחק גדול נדמה לנייר זכוכית, ומקרוב יותר לחנקן נוזלי אבל לא קר, רק צורב וממית, ומקרוב עוד יותר הפך למ</w:t>
      </w:r>
      <w:r w:rsidR="001840BF" w:rsidRPr="000A3655">
        <w:rPr>
          <w:rFonts w:cs="Times New Roman" w:hint="cs"/>
          <w:color w:val="A6A6A6" w:themeColor="background1" w:themeShade="A6"/>
          <w:rtl/>
        </w:rPr>
        <w:t>ס</w:t>
      </w:r>
      <w:r w:rsidR="001840BF" w:rsidRPr="000A3655">
        <w:rPr>
          <w:rFonts w:cs="Times New Roman"/>
          <w:color w:val="A6A6A6" w:themeColor="background1" w:themeShade="A6"/>
          <w:rtl/>
        </w:rPr>
        <w:t xml:space="preserve">ורים </w:t>
      </w:r>
      <w:r w:rsidR="001840BF" w:rsidRPr="000A3655">
        <w:rPr>
          <w:rFonts w:cs="Times New Roman" w:hint="cs"/>
          <w:color w:val="A6A6A6" w:themeColor="background1" w:themeShade="A6"/>
          <w:rtl/>
        </w:rPr>
        <w:t xml:space="preserve">(מבדולח או חומר שקוף אחר) </w:t>
      </w:r>
      <w:r w:rsidR="001840BF" w:rsidRPr="000A3655">
        <w:rPr>
          <w:rFonts w:cs="Times New Roman"/>
          <w:color w:val="A6A6A6" w:themeColor="background1" w:themeShade="A6"/>
          <w:rtl/>
        </w:rPr>
        <w:t xml:space="preserve">רוטטים קדימה ואחורה, </w:t>
      </w:r>
      <w:r w:rsidR="001840BF" w:rsidRPr="000A3655">
        <w:rPr>
          <w:rFonts w:cs="Times New Roman" w:hint="cs"/>
          <w:color w:val="A6A6A6" w:themeColor="background1" w:themeShade="A6"/>
          <w:rtl/>
        </w:rPr>
        <w:t>משסעים וכותשים</w:t>
      </w:r>
      <w:r w:rsidR="001840BF" w:rsidRPr="000A3655">
        <w:rPr>
          <w:rFonts w:cs="Times New Roman"/>
          <w:color w:val="A6A6A6" w:themeColor="background1" w:themeShade="A6"/>
          <w:rtl/>
        </w:rPr>
        <w:t>.</w:t>
      </w:r>
    </w:p>
    <w:p w14:paraId="71A33738" w14:textId="77777777" w:rsidR="00487207" w:rsidRPr="000A3655" w:rsidRDefault="001840BF" w:rsidP="009578F3">
      <w:pPr>
        <w:rPr>
          <w:rFonts w:cs="Times New Roman"/>
          <w:color w:val="A6A6A6" w:themeColor="background1" w:themeShade="A6"/>
          <w:rtl/>
        </w:rPr>
      </w:pPr>
      <w:r w:rsidRPr="000A3655">
        <w:rPr>
          <w:rFonts w:cs="Times New Roman" w:hint="cs"/>
          <w:color w:val="A6A6A6" w:themeColor="background1" w:themeShade="A6"/>
          <w:rtl/>
        </w:rPr>
        <w:t xml:space="preserve">רק </w:t>
      </w:r>
      <w:r w:rsidRPr="000A3655">
        <w:rPr>
          <w:rFonts w:cs="Times New Roman"/>
          <w:color w:val="A6A6A6" w:themeColor="background1" w:themeShade="A6"/>
          <w:rtl/>
        </w:rPr>
        <w:t xml:space="preserve">היא הכירה את החומר הזה, שכל </w:t>
      </w:r>
      <w:r w:rsidRPr="000A3655">
        <w:rPr>
          <w:rFonts w:cs="Times New Roman" w:hint="cs"/>
          <w:color w:val="A6A6A6" w:themeColor="background1" w:themeShade="A6"/>
          <w:rtl/>
        </w:rPr>
        <w:t>חפץ</w:t>
      </w:r>
      <w:r w:rsidRPr="000A3655">
        <w:rPr>
          <w:rFonts w:cs="Times New Roman"/>
          <w:color w:val="A6A6A6" w:themeColor="background1" w:themeShade="A6"/>
          <w:rtl/>
        </w:rPr>
        <w:t xml:space="preserve"> חדש </w:t>
      </w:r>
      <w:r w:rsidRPr="000A3655">
        <w:rPr>
          <w:rFonts w:cs="Times New Roman" w:hint="cs"/>
          <w:color w:val="A6A6A6" w:themeColor="background1" w:themeShade="A6"/>
          <w:rtl/>
        </w:rPr>
        <w:t>ו</w:t>
      </w:r>
      <w:r w:rsidRPr="000A3655">
        <w:rPr>
          <w:rFonts w:cs="Times New Roman"/>
          <w:color w:val="A6A6A6" w:themeColor="background1" w:themeShade="A6"/>
          <w:rtl/>
        </w:rPr>
        <w:t xml:space="preserve">כל אדם חדש היה </w:t>
      </w:r>
      <w:r w:rsidRPr="000A3655">
        <w:rPr>
          <w:rFonts w:cs="Times New Roman" w:hint="cs"/>
          <w:color w:val="A6A6A6" w:themeColor="background1" w:themeShade="A6"/>
          <w:rtl/>
        </w:rPr>
        <w:t>אפוף בו</w:t>
      </w:r>
      <w:r w:rsidRPr="000A3655">
        <w:rPr>
          <w:rFonts w:cs="Times New Roman"/>
          <w:color w:val="A6A6A6" w:themeColor="background1" w:themeShade="A6"/>
          <w:rtl/>
        </w:rPr>
        <w:t xml:space="preserve">. </w:t>
      </w:r>
      <w:r w:rsidR="00487207" w:rsidRPr="000A3655">
        <w:rPr>
          <w:rFonts w:cs="Times New Roman" w:hint="cs"/>
          <w:color w:val="A6A6A6" w:themeColor="background1" w:themeShade="A6"/>
          <w:rtl/>
        </w:rPr>
        <w:t>והחומר היה נשפך לפעמים, למשל כעת על החול שעד לפני רגע פלט את החום שספג במשך היום והשרה על איבריה כזאת נינוחות עצלה ומנומנמת,</w:t>
      </w:r>
      <w:r w:rsidR="009578F3" w:rsidRPr="000A3655">
        <w:rPr>
          <w:rFonts w:cs="Times New Roman" w:hint="cs"/>
          <w:color w:val="A6A6A6" w:themeColor="background1" w:themeShade="A6"/>
          <w:rtl/>
        </w:rPr>
        <w:t xml:space="preserve"> </w:t>
      </w:r>
      <w:r w:rsidR="00487207" w:rsidRPr="000A3655">
        <w:rPr>
          <w:rFonts w:cs="Times New Roman" w:hint="cs"/>
          <w:color w:val="A6A6A6" w:themeColor="background1" w:themeShade="A6"/>
          <w:rtl/>
        </w:rPr>
        <w:t xml:space="preserve">ובבת אחת נשטף </w:t>
      </w:r>
      <w:r w:rsidR="00487207" w:rsidRPr="000A3655">
        <w:rPr>
          <w:rFonts w:cs="Times New Roman"/>
          <w:color w:val="A6A6A6" w:themeColor="background1" w:themeShade="A6"/>
          <w:rtl/>
        </w:rPr>
        <w:t xml:space="preserve">חנקן נוזלי שטיפותיו צורבות ובכוחן לקטוע איברים, </w:t>
      </w:r>
      <w:r w:rsidR="00487207" w:rsidRPr="000A3655">
        <w:rPr>
          <w:rFonts w:cs="Times New Roman" w:hint="cs"/>
          <w:color w:val="A6A6A6" w:themeColor="background1" w:themeShade="A6"/>
          <w:rtl/>
        </w:rPr>
        <w:t xml:space="preserve">וסביב השיח התמים </w:t>
      </w:r>
      <w:r w:rsidR="00487207" w:rsidRPr="000A3655">
        <w:rPr>
          <w:rFonts w:cs="Times New Roman"/>
          <w:color w:val="A6A6A6" w:themeColor="background1" w:themeShade="A6"/>
          <w:rtl/>
        </w:rPr>
        <w:t>במסורים רוטטים רבי עצמה ששאונ</w:t>
      </w:r>
      <w:r w:rsidR="00487207" w:rsidRPr="000A3655">
        <w:rPr>
          <w:rFonts w:cs="Times New Roman" w:hint="cs"/>
          <w:color w:val="A6A6A6" w:themeColor="background1" w:themeShade="A6"/>
          <w:rtl/>
        </w:rPr>
        <w:t>ם</w:t>
      </w:r>
      <w:r w:rsidR="00487207" w:rsidRPr="000A3655">
        <w:rPr>
          <w:rFonts w:cs="Times New Roman"/>
          <w:color w:val="A6A6A6" w:themeColor="background1" w:themeShade="A6"/>
          <w:rtl/>
        </w:rPr>
        <w:t xml:space="preserve"> מחריש אוזניים, לא היה חוש בגופה ש</w:t>
      </w:r>
      <w:r w:rsidR="00487207" w:rsidRPr="000A3655">
        <w:rPr>
          <w:rFonts w:cs="Times New Roman" w:hint="cs"/>
          <w:color w:val="A6A6A6" w:themeColor="background1" w:themeShade="A6"/>
          <w:rtl/>
        </w:rPr>
        <w:t xml:space="preserve">ניצל מהתנפלות </w:t>
      </w:r>
      <w:r w:rsidR="00487207" w:rsidRPr="000A3655">
        <w:rPr>
          <w:rFonts w:cs="Times New Roman"/>
          <w:color w:val="A6A6A6" w:themeColor="background1" w:themeShade="A6"/>
          <w:rtl/>
        </w:rPr>
        <w:t>ה</w:t>
      </w:r>
      <w:r w:rsidR="00487207" w:rsidRPr="000A3655">
        <w:rPr>
          <w:rFonts w:cs="Times New Roman" w:hint="cs"/>
          <w:color w:val="A6A6A6" w:themeColor="background1" w:themeShade="A6"/>
          <w:rtl/>
        </w:rPr>
        <w:t>אימה</w:t>
      </w:r>
      <w:r w:rsidR="00487207" w:rsidRPr="000A3655">
        <w:rPr>
          <w:rFonts w:cs="Times New Roman"/>
          <w:color w:val="A6A6A6" w:themeColor="background1" w:themeShade="A6"/>
          <w:rtl/>
        </w:rPr>
        <w:t xml:space="preserve"> </w:t>
      </w:r>
      <w:r w:rsidR="00487207" w:rsidRPr="000A3655">
        <w:rPr>
          <w:rFonts w:cs="Times New Roman" w:hint="cs"/>
          <w:color w:val="A6A6A6" w:themeColor="background1" w:themeShade="A6"/>
          <w:rtl/>
        </w:rPr>
        <w:t>[</w:t>
      </w:r>
      <w:r w:rsidR="00487207" w:rsidRPr="000A3655">
        <w:rPr>
          <w:color w:val="A6A6A6" w:themeColor="background1" w:themeShade="A6"/>
        </w:rPr>
        <w:t>assailed</w:t>
      </w:r>
      <w:r w:rsidR="00487207" w:rsidRPr="000A3655">
        <w:rPr>
          <w:rFonts w:hint="cs"/>
          <w:color w:val="A6A6A6" w:themeColor="background1" w:themeShade="A6"/>
          <w:rtl/>
        </w:rPr>
        <w:t>]</w:t>
      </w:r>
      <w:r w:rsidR="009578F3" w:rsidRPr="000A3655">
        <w:rPr>
          <w:rFonts w:hint="cs"/>
          <w:color w:val="A6A6A6" w:themeColor="background1" w:themeShade="A6"/>
          <w:rtl/>
        </w:rPr>
        <w:t>.</w:t>
      </w:r>
    </w:p>
    <w:p w14:paraId="0DB59448" w14:textId="77777777" w:rsidR="003673DC" w:rsidRPr="000A3655" w:rsidRDefault="003673DC" w:rsidP="004F0090">
      <w:pPr>
        <w:rPr>
          <w:rFonts w:cs="Times New Roman"/>
          <w:color w:val="A6A6A6" w:themeColor="background1" w:themeShade="A6"/>
          <w:rtl/>
        </w:rPr>
      </w:pPr>
      <w:r w:rsidRPr="000A3655">
        <w:rPr>
          <w:rFonts w:cs="Times New Roman" w:hint="cs"/>
          <w:color w:val="A6A6A6" w:themeColor="background1" w:themeShade="A6"/>
          <w:rtl/>
        </w:rPr>
        <w:t>]</w:t>
      </w:r>
    </w:p>
    <w:p w14:paraId="1D8A4C84" w14:textId="3D4060FC" w:rsidR="00DA2261" w:rsidRDefault="002778F3" w:rsidP="004F0090">
      <w:pPr>
        <w:rPr>
          <w:rFonts w:cs="Times New Roman"/>
          <w:rtl/>
        </w:rPr>
      </w:pPr>
      <w:r w:rsidRPr="000A3655">
        <w:rPr>
          <w:rFonts w:cs="Times New Roman" w:hint="cs"/>
          <w:color w:val="A6A6A6" w:themeColor="background1" w:themeShade="A6"/>
          <w:rtl/>
        </w:rPr>
        <w:t>[</w:t>
      </w:r>
      <w:r w:rsidR="00B36302" w:rsidRPr="000A3655">
        <w:rPr>
          <w:rFonts w:cs="Times New Roman"/>
          <w:color w:val="A6A6A6" w:themeColor="background1" w:themeShade="A6"/>
          <w:rtl/>
        </w:rPr>
        <w:t>המרחבים הפתוחים היו פרוצים לגמרי,</w:t>
      </w:r>
      <w:r w:rsidRPr="000A3655">
        <w:rPr>
          <w:rFonts w:cs="Times New Roman" w:hint="cs"/>
          <w:color w:val="A6A6A6" w:themeColor="background1" w:themeShade="A6"/>
          <w:rtl/>
        </w:rPr>
        <w:t>]</w:t>
      </w:r>
      <w:r w:rsidR="00B36302" w:rsidRPr="000A3655">
        <w:rPr>
          <w:rFonts w:cs="Times New Roman"/>
          <w:color w:val="A6A6A6" w:themeColor="background1" w:themeShade="A6"/>
          <w:rtl/>
        </w:rPr>
        <w:t xml:space="preserve"> </w:t>
      </w:r>
      <w:r w:rsidR="00B36302" w:rsidRPr="00B36302">
        <w:rPr>
          <w:rFonts w:cs="Times New Roman"/>
          <w:rtl/>
        </w:rPr>
        <w:t xml:space="preserve">רוחות שרקו בישימון, יסמין </w:t>
      </w:r>
      <w:r w:rsidR="001C5A04">
        <w:rPr>
          <w:rFonts w:cs="Times New Roman"/>
          <w:rtl/>
        </w:rPr>
        <w:t>הייתה</w:t>
      </w:r>
      <w:r w:rsidR="00B36302" w:rsidRPr="00B36302">
        <w:rPr>
          <w:rFonts w:cs="Times New Roman"/>
          <w:rtl/>
        </w:rPr>
        <w:t xml:space="preserve"> עזובה ומופקרת, איש לא יוכל </w:t>
      </w:r>
      <w:r w:rsidR="00EE6C98">
        <w:rPr>
          <w:rFonts w:cs="Times New Roman" w:hint="cs"/>
          <w:rtl/>
        </w:rPr>
        <w:t>לג</w:t>
      </w:r>
      <w:r w:rsidR="00DC5EC4">
        <w:rPr>
          <w:rFonts w:cs="Times New Roman" w:hint="cs"/>
          <w:rtl/>
        </w:rPr>
        <w:t>ונ</w:t>
      </w:r>
      <w:r w:rsidR="00EE6C98">
        <w:rPr>
          <w:rFonts w:cs="Times New Roman" w:hint="cs"/>
          <w:rtl/>
        </w:rPr>
        <w:t>ן עליה</w:t>
      </w:r>
      <w:r w:rsidR="00B36302">
        <w:rPr>
          <w:rFonts w:cs="Times New Roman" w:hint="cs"/>
          <w:rtl/>
        </w:rPr>
        <w:t>!</w:t>
      </w:r>
      <w:r w:rsidR="00F054DF">
        <w:rPr>
          <w:rFonts w:cs="Times New Roman"/>
          <w:rtl/>
        </w:rPr>
        <w:t xml:space="preserve"> </w:t>
      </w:r>
      <w:r w:rsidR="00FF6331" w:rsidRPr="00FF6331">
        <w:rPr>
          <w:rFonts w:cs="Times New Roman"/>
          <w:rtl/>
        </w:rPr>
        <w:t>בוודאי לא אלכס, שגורש מבית הוריו, הוא לא ישרוד ליל חורף קר. מה היה לו, חוץ מפינה זעירה על גשר נידח? כעלה נידף...</w:t>
      </w:r>
      <w:r w:rsidR="00B36302" w:rsidRPr="00B36302">
        <w:rPr>
          <w:rFonts w:cs="Times New Roman"/>
          <w:rtl/>
        </w:rPr>
        <w:t xml:space="preserve"> איך לא ראתה זאת קודם? אחיזתו וחוסנוֹ, המחיצה ש</w:t>
      </w:r>
      <w:r w:rsidR="00BD54A8" w:rsidRPr="00BD54A8">
        <w:rPr>
          <w:rFonts w:cs="Times New Roman"/>
          <w:rtl/>
        </w:rPr>
        <w:t>כונן</w:t>
      </w:r>
      <w:r w:rsidR="00B36302" w:rsidRPr="00B36302">
        <w:rPr>
          <w:rFonts w:cs="Times New Roman"/>
          <w:rtl/>
        </w:rPr>
        <w:t xml:space="preserve"> בינה לבין </w:t>
      </w:r>
      <w:r w:rsidR="000A3655" w:rsidRPr="000A3655">
        <w:rPr>
          <w:rFonts w:cs="Times New Roman"/>
          <w:rtl/>
        </w:rPr>
        <w:t>החֶלֶד,</w:t>
      </w:r>
      <w:r w:rsidR="000A3655">
        <w:rPr>
          <w:rFonts w:cs="Times New Roman" w:hint="cs"/>
          <w:rtl/>
        </w:rPr>
        <w:t xml:space="preserve"> </w:t>
      </w:r>
      <w:r w:rsidR="009578F3">
        <w:rPr>
          <w:rFonts w:cs="Times New Roman" w:hint="cs"/>
          <w:rtl/>
        </w:rPr>
        <w:t>הי</w:t>
      </w:r>
      <w:r w:rsidR="00EE6C98">
        <w:rPr>
          <w:rFonts w:cs="Times New Roman" w:hint="cs"/>
          <w:rtl/>
        </w:rPr>
        <w:t>ו</w:t>
      </w:r>
      <w:r w:rsidR="009578F3">
        <w:rPr>
          <w:rFonts w:cs="Times New Roman" w:hint="cs"/>
          <w:rtl/>
        </w:rPr>
        <w:t xml:space="preserve"> </w:t>
      </w:r>
      <w:r w:rsidR="00886FC5">
        <w:rPr>
          <w:rFonts w:cs="Times New Roman" w:hint="cs"/>
          <w:rtl/>
        </w:rPr>
        <w:t xml:space="preserve">אשליה </w:t>
      </w:r>
      <w:r w:rsidR="009578F3">
        <w:rPr>
          <w:rFonts w:cs="Times New Roman" w:hint="cs"/>
          <w:rtl/>
        </w:rPr>
        <w:t>ש</w:t>
      </w:r>
      <w:r w:rsidR="00F054DF">
        <w:rPr>
          <w:rFonts w:cs="Times New Roman"/>
          <w:rtl/>
        </w:rPr>
        <w:t>נסדק</w:t>
      </w:r>
      <w:r w:rsidR="00886FC5">
        <w:rPr>
          <w:rFonts w:cs="Times New Roman" w:hint="cs"/>
          <w:rtl/>
        </w:rPr>
        <w:t>ה</w:t>
      </w:r>
      <w:r w:rsidR="00DC5EC4">
        <w:rPr>
          <w:rFonts w:cs="Times New Roman" w:hint="cs"/>
          <w:rtl/>
        </w:rPr>
        <w:t xml:space="preserve"> והתפוררה</w:t>
      </w:r>
      <w:r w:rsidR="00F054DF">
        <w:rPr>
          <w:rFonts w:cs="Times New Roman"/>
          <w:rtl/>
        </w:rPr>
        <w:t>,</w:t>
      </w:r>
      <w:r w:rsidR="009578F3">
        <w:rPr>
          <w:rFonts w:cs="Times New Roman" w:hint="cs"/>
          <w:rtl/>
        </w:rPr>
        <w:t xml:space="preserve"> </w:t>
      </w:r>
      <w:r w:rsidR="00BD54A8">
        <w:rPr>
          <w:rFonts w:cs="Times New Roman" w:hint="cs"/>
          <w:rtl/>
        </w:rPr>
        <w:t xml:space="preserve">קרסה </w:t>
      </w:r>
      <w:r w:rsidR="00B36302" w:rsidRPr="00B36302">
        <w:rPr>
          <w:rFonts w:cs="Times New Roman"/>
          <w:rtl/>
        </w:rPr>
        <w:t>והכזיבה</w:t>
      </w:r>
      <w:r w:rsidR="000A3655">
        <w:rPr>
          <w:rFonts w:cs="Times New Roman" w:hint="cs"/>
          <w:rtl/>
        </w:rPr>
        <w:t>.</w:t>
      </w:r>
      <w:r w:rsidR="009578F3">
        <w:rPr>
          <w:rFonts w:cs="Times New Roman" w:hint="cs"/>
          <w:rtl/>
        </w:rPr>
        <w:t xml:space="preserve"> </w:t>
      </w:r>
      <w:r w:rsidR="008E1D23" w:rsidRPr="000A3655">
        <w:rPr>
          <w:rFonts w:cs="Times New Roman" w:hint="cs"/>
          <w:color w:val="A6A6A6" w:themeColor="background1" w:themeShade="A6"/>
          <w:rtl/>
        </w:rPr>
        <w:t>[</w:t>
      </w:r>
      <w:r w:rsidR="009578F3" w:rsidRPr="000A3655">
        <w:rPr>
          <w:rFonts w:cs="Times New Roman" w:hint="cs"/>
          <w:color w:val="A6A6A6" w:themeColor="background1" w:themeShade="A6"/>
          <w:rtl/>
        </w:rPr>
        <w:t>לכל זוועות העולם</w:t>
      </w:r>
      <w:r w:rsidR="009578F3" w:rsidRPr="000A3655" w:rsidDel="009578F3">
        <w:rPr>
          <w:rFonts w:cs="Times New Roman"/>
          <w:color w:val="A6A6A6" w:themeColor="background1" w:themeShade="A6"/>
          <w:rtl/>
        </w:rPr>
        <w:t xml:space="preserve"> </w:t>
      </w:r>
      <w:r w:rsidR="008E1D23" w:rsidRPr="000A3655">
        <w:rPr>
          <w:rFonts w:cs="Times New Roman" w:hint="cs"/>
          <w:color w:val="A6A6A6" w:themeColor="background1" w:themeShade="A6"/>
          <w:rtl/>
        </w:rPr>
        <w:t xml:space="preserve">/ </w:t>
      </w:r>
      <w:r w:rsidR="004F0090" w:rsidRPr="000A3655">
        <w:rPr>
          <w:rFonts w:cs="Times New Roman" w:hint="cs"/>
          <w:color w:val="A6A6A6" w:themeColor="background1" w:themeShade="A6"/>
          <w:rtl/>
        </w:rPr>
        <w:t>שצמצמו והדירו את נוכחותה וזכויותיה</w:t>
      </w:r>
      <w:r w:rsidR="003673DC" w:rsidRPr="000A3655">
        <w:rPr>
          <w:rFonts w:cs="Times New Roman" w:hint="cs"/>
          <w:color w:val="A6A6A6" w:themeColor="background1" w:themeShade="A6"/>
          <w:rtl/>
        </w:rPr>
        <w:t>.</w:t>
      </w:r>
      <w:r w:rsidR="004F0090" w:rsidRPr="000A3655">
        <w:rPr>
          <w:rFonts w:cs="Times New Roman" w:hint="cs"/>
          <w:color w:val="A6A6A6" w:themeColor="background1" w:themeShade="A6"/>
          <w:rtl/>
        </w:rPr>
        <w:t xml:space="preserve"> </w:t>
      </w:r>
      <w:r w:rsidR="003673DC" w:rsidRPr="000A3655">
        <w:rPr>
          <w:rFonts w:cs="Times New Roman" w:hint="cs"/>
          <w:color w:val="A6A6A6" w:themeColor="background1" w:themeShade="A6"/>
          <w:rtl/>
        </w:rPr>
        <w:t xml:space="preserve">לעד גם </w:t>
      </w:r>
      <w:r w:rsidR="004F0090" w:rsidRPr="000A3655">
        <w:rPr>
          <w:rFonts w:cs="Times New Roman" w:hint="cs"/>
          <w:color w:val="A6A6A6" w:themeColor="background1" w:themeShade="A6"/>
          <w:rtl/>
        </w:rPr>
        <w:t>נגוזה</w:t>
      </w:r>
      <w:r w:rsidR="00F054DF" w:rsidRPr="000A3655">
        <w:rPr>
          <w:rFonts w:cs="Times New Roman"/>
          <w:color w:val="A6A6A6" w:themeColor="background1" w:themeShade="A6"/>
          <w:rtl/>
        </w:rPr>
        <w:t xml:space="preserve"> יכולתו לגרום לה לישון,</w:t>
      </w:r>
      <w:r w:rsidR="00483BB1" w:rsidRPr="000A3655">
        <w:rPr>
          <w:rFonts w:cs="Times New Roman"/>
          <w:color w:val="A6A6A6" w:themeColor="background1" w:themeShade="A6"/>
          <w:rtl/>
        </w:rPr>
        <w:t xml:space="preserve"> הכול </w:t>
      </w:r>
      <w:r w:rsidR="00F054DF" w:rsidRPr="000A3655">
        <w:rPr>
          <w:rFonts w:cs="Times New Roman"/>
          <w:color w:val="A6A6A6" w:themeColor="background1" w:themeShade="A6"/>
          <w:rtl/>
        </w:rPr>
        <w:t>ישוב לקדמותו וביתר שאת, כי עולם מושלם נסדק והתפורר</w:t>
      </w:r>
      <w:r w:rsidR="00EE6C98" w:rsidRPr="000A3655">
        <w:rPr>
          <w:rFonts w:cs="Times New Roman" w:hint="cs"/>
          <w:color w:val="A6A6A6" w:themeColor="background1" w:themeShade="A6"/>
          <w:rtl/>
        </w:rPr>
        <w:t>]</w:t>
      </w:r>
      <w:r w:rsidR="00F054DF">
        <w:rPr>
          <w:rFonts w:cs="Times New Roman"/>
          <w:rtl/>
        </w:rPr>
        <w:t xml:space="preserve"> </w:t>
      </w:r>
    </w:p>
    <w:p w14:paraId="6539BC39" w14:textId="6DAEE18A" w:rsidR="00464BA9" w:rsidRPr="000A3655" w:rsidRDefault="00464BA9" w:rsidP="004F0090">
      <w:pPr>
        <w:rPr>
          <w:rFonts w:cs="Times New Roman"/>
          <w:color w:val="A6A6A6" w:themeColor="background1" w:themeShade="A6"/>
          <w:rtl/>
        </w:rPr>
      </w:pPr>
      <w:r w:rsidRPr="000A3655">
        <w:rPr>
          <w:rFonts w:cs="Times New Roman" w:hint="cs"/>
          <w:color w:val="A6A6A6" w:themeColor="background1" w:themeShade="A6"/>
          <w:rtl/>
        </w:rPr>
        <w:t xml:space="preserve">[התפוררות הסדקות פריצה </w:t>
      </w:r>
    </w:p>
    <w:p w14:paraId="690F61BE" w14:textId="1168DEF8" w:rsidR="00361773" w:rsidRPr="000A3655" w:rsidRDefault="00361773" w:rsidP="004F0090">
      <w:pPr>
        <w:rPr>
          <w:rFonts w:cs="Times New Roman"/>
          <w:color w:val="A6A6A6" w:themeColor="background1" w:themeShade="A6"/>
          <w:rtl/>
        </w:rPr>
      </w:pPr>
      <w:r w:rsidRPr="000A3655">
        <w:rPr>
          <w:rFonts w:cs="Times New Roman" w:hint="cs"/>
          <w:color w:val="A6A6A6" w:themeColor="background1" w:themeShade="A6"/>
          <w:rtl/>
        </w:rPr>
        <w:t>הרוס</w:t>
      </w:r>
    </w:p>
    <w:p w14:paraId="7F3E92DA" w14:textId="6C1FDB4B" w:rsidR="00361773" w:rsidRPr="000A3655" w:rsidRDefault="00361773" w:rsidP="004F0090">
      <w:pPr>
        <w:rPr>
          <w:rFonts w:cs="Times New Roman"/>
          <w:color w:val="A6A6A6" w:themeColor="background1" w:themeShade="A6"/>
          <w:rtl/>
        </w:rPr>
      </w:pPr>
      <w:r w:rsidRPr="000A3655">
        <w:rPr>
          <w:rFonts w:cs="Times New Roman" w:hint="cs"/>
          <w:color w:val="A6A6A6" w:themeColor="background1" w:themeShade="A6"/>
          <w:rtl/>
        </w:rPr>
        <w:t>גמור</w:t>
      </w:r>
    </w:p>
    <w:p w14:paraId="1D2CCD46" w14:textId="4570E1B2" w:rsidR="00361773" w:rsidRPr="000A3655" w:rsidRDefault="00361773" w:rsidP="004F0090">
      <w:pPr>
        <w:rPr>
          <w:rFonts w:cs="Times New Roman"/>
          <w:color w:val="A6A6A6" w:themeColor="background1" w:themeShade="A6"/>
          <w:rtl/>
        </w:rPr>
      </w:pPr>
      <w:r w:rsidRPr="000A3655">
        <w:rPr>
          <w:rFonts w:cs="Times New Roman" w:hint="cs"/>
          <w:color w:val="A6A6A6" w:themeColor="background1" w:themeShade="A6"/>
          <w:rtl/>
        </w:rPr>
        <w:t>חלש</w:t>
      </w:r>
    </w:p>
    <w:p w14:paraId="168F30D9" w14:textId="5412A456" w:rsidR="00DB1A0E" w:rsidRPr="000A3655" w:rsidRDefault="00DB1A0E" w:rsidP="004F0090">
      <w:pPr>
        <w:rPr>
          <w:rFonts w:cs="Times New Roman"/>
          <w:color w:val="A6A6A6" w:themeColor="background1" w:themeShade="A6"/>
          <w:rtl/>
        </w:rPr>
      </w:pPr>
      <w:r w:rsidRPr="000A3655">
        <w:rPr>
          <w:rFonts w:cs="Times New Roman" w:hint="cs"/>
          <w:color w:val="A6A6A6" w:themeColor="background1" w:themeShade="A6"/>
          <w:rtl/>
        </w:rPr>
        <w:t>רתע פחד</w:t>
      </w:r>
    </w:p>
    <w:p w14:paraId="18CA3E2E" w14:textId="16BC171B" w:rsidR="00361773" w:rsidRPr="000A3655" w:rsidRDefault="00361773" w:rsidP="004F0090">
      <w:pPr>
        <w:rPr>
          <w:rFonts w:cs="Times New Roman"/>
          <w:color w:val="A6A6A6" w:themeColor="background1" w:themeShade="A6"/>
          <w:rtl/>
        </w:rPr>
      </w:pPr>
      <w:r w:rsidRPr="000A3655">
        <w:rPr>
          <w:rFonts w:cs="Times New Roman" w:hint="cs"/>
          <w:color w:val="A6A6A6" w:themeColor="background1" w:themeShade="A6"/>
          <w:rtl/>
        </w:rPr>
        <w:t>חסר אונים</w:t>
      </w:r>
    </w:p>
    <w:p w14:paraId="6A0E4331" w14:textId="7F7146DF" w:rsidR="00DB1A0E" w:rsidRPr="000A3655" w:rsidRDefault="00DB1A0E" w:rsidP="004F0090">
      <w:pPr>
        <w:rPr>
          <w:rFonts w:cs="Times New Roman"/>
          <w:color w:val="A6A6A6" w:themeColor="background1" w:themeShade="A6"/>
          <w:rtl/>
        </w:rPr>
      </w:pPr>
      <w:r w:rsidRPr="000A3655">
        <w:rPr>
          <w:rFonts w:cs="Times New Roman" w:hint="cs"/>
          <w:color w:val="A6A6A6" w:themeColor="background1" w:themeShade="A6"/>
          <w:rtl/>
        </w:rPr>
        <w:t>ביטחון</w:t>
      </w:r>
    </w:p>
    <w:p w14:paraId="37B8DDA3" w14:textId="75AD08C6" w:rsidR="00DB1A0E" w:rsidRPr="000A3655" w:rsidRDefault="00DB1A0E" w:rsidP="004F0090">
      <w:pPr>
        <w:rPr>
          <w:rFonts w:cs="Times New Roman"/>
          <w:color w:val="A6A6A6" w:themeColor="background1" w:themeShade="A6"/>
          <w:rtl/>
        </w:rPr>
      </w:pPr>
      <w:r w:rsidRPr="000A3655">
        <w:rPr>
          <w:rFonts w:cs="Times New Roman" w:hint="cs"/>
          <w:color w:val="A6A6A6" w:themeColor="background1" w:themeShade="A6"/>
          <w:rtl/>
        </w:rPr>
        <w:t>קלות</w:t>
      </w:r>
    </w:p>
    <w:p w14:paraId="4310EA7E" w14:textId="6A376443" w:rsidR="00464BA9" w:rsidRPr="000A3655" w:rsidRDefault="00464BA9" w:rsidP="004F0090">
      <w:pPr>
        <w:rPr>
          <w:rFonts w:cs="Times New Roman"/>
          <w:color w:val="A6A6A6" w:themeColor="background1" w:themeShade="A6"/>
          <w:rtl/>
        </w:rPr>
      </w:pPr>
      <w:r w:rsidRPr="000A3655">
        <w:rPr>
          <w:rFonts w:cs="Times New Roman" w:hint="cs"/>
          <w:color w:val="A6A6A6" w:themeColor="background1" w:themeShade="A6"/>
          <w:rtl/>
        </w:rPr>
        <w:lastRenderedPageBreak/>
        <w:t>משבירת האשליה המוזרה שפיתחה ובנתה סביב יכולותיו של אלכס כמה מופרך להאמין שמשהו יוכל להצילה לגונן עליה חומותיו המגנות העבות של אלכס סביבה וסביב כל השרצים השחורים הרוחשים החלקלקים שחדרו בלילות וזחלו עליה ובתוכה הנהר השקט שחצב סביבה לשמור עליה התמלא בוץ והחומה קרסה, לעולם לעולם תהיה פרוצה וללא מגננה]</w:t>
      </w:r>
    </w:p>
    <w:p w14:paraId="5DA63074" w14:textId="6A60FD4B" w:rsidR="004F0090" w:rsidRPr="000A3655" w:rsidRDefault="00B01FFE" w:rsidP="00B00D6D">
      <w:pPr>
        <w:rPr>
          <w:rFonts w:cs="Times New Roman"/>
          <w:color w:val="A6A6A6" w:themeColor="background1" w:themeShade="A6"/>
          <w:rtl/>
        </w:rPr>
      </w:pPr>
      <w:r w:rsidRPr="000A3655">
        <w:rPr>
          <w:rFonts w:cs="Times New Roman" w:hint="cs"/>
          <w:color w:val="A6A6A6" w:themeColor="background1" w:themeShade="A6"/>
          <w:rtl/>
        </w:rPr>
        <w:t>[</w:t>
      </w:r>
      <w:r w:rsidR="004F0090" w:rsidRPr="000A3655">
        <w:rPr>
          <w:rFonts w:cs="Times New Roman"/>
          <w:color w:val="A6A6A6" w:themeColor="background1" w:themeShade="A6"/>
          <w:rtl/>
        </w:rPr>
        <w:t xml:space="preserve">הוא שם לב כנראה לאיזה פירור </w:t>
      </w:r>
      <w:r w:rsidR="00B00D6D" w:rsidRPr="000A3655">
        <w:rPr>
          <w:rFonts w:cs="Times New Roman" w:hint="cs"/>
          <w:color w:val="A6A6A6" w:themeColor="background1" w:themeShade="A6"/>
          <w:rtl/>
        </w:rPr>
        <w:t>שעופף ב</w:t>
      </w:r>
      <w:r w:rsidR="004C59E0" w:rsidRPr="000A3655">
        <w:rPr>
          <w:rFonts w:cs="Times New Roman" w:hint="cs"/>
          <w:color w:val="A6A6A6" w:themeColor="background1" w:themeShade="A6"/>
          <w:rtl/>
        </w:rPr>
        <w:t>אוויר</w:t>
      </w:r>
      <w:r w:rsidR="00B00D6D" w:rsidRPr="000A3655">
        <w:rPr>
          <w:rFonts w:cs="Times New Roman" w:hint="cs"/>
          <w:color w:val="A6A6A6" w:themeColor="background1" w:themeShade="A6"/>
          <w:rtl/>
        </w:rPr>
        <w:t xml:space="preserve"> מאותה</w:t>
      </w:r>
      <w:r w:rsidR="004F0090" w:rsidRPr="000A3655">
        <w:rPr>
          <w:rFonts w:cs="Times New Roman"/>
          <w:color w:val="A6A6A6" w:themeColor="background1" w:themeShade="A6"/>
          <w:rtl/>
        </w:rPr>
        <w:t xml:space="preserve"> התפוררות נוראה, </w:t>
      </w:r>
      <w:r w:rsidR="00B00D6D" w:rsidRPr="000A3655">
        <w:rPr>
          <w:rFonts w:cs="Times New Roman" w:hint="cs"/>
          <w:color w:val="A6A6A6" w:themeColor="background1" w:themeShade="A6"/>
          <w:rtl/>
        </w:rPr>
        <w:t>מקיפת-כל[</w:t>
      </w:r>
      <w:r w:rsidR="004F0090" w:rsidRPr="000A3655">
        <w:rPr>
          <w:color w:val="A6A6A6" w:themeColor="background1" w:themeShade="A6"/>
        </w:rPr>
        <w:t>all-encompassing</w:t>
      </w:r>
      <w:r w:rsidR="00B00D6D" w:rsidRPr="000A3655">
        <w:rPr>
          <w:rFonts w:hint="cs"/>
          <w:color w:val="A6A6A6" w:themeColor="background1" w:themeShade="A6"/>
          <w:rtl/>
        </w:rPr>
        <w:t>]</w:t>
      </w:r>
      <w:r w:rsidR="004F0090" w:rsidRPr="000A3655">
        <w:rPr>
          <w:rFonts w:cs="Times New Roman"/>
          <w:color w:val="A6A6A6" w:themeColor="background1" w:themeShade="A6"/>
          <w:rtl/>
        </w:rPr>
        <w:t xml:space="preserve">, זאת לא </w:t>
      </w:r>
      <w:r w:rsidR="001C5A04" w:rsidRPr="000A3655">
        <w:rPr>
          <w:rFonts w:cs="Times New Roman"/>
          <w:color w:val="A6A6A6" w:themeColor="background1" w:themeShade="A6"/>
          <w:rtl/>
        </w:rPr>
        <w:t>הייתה</w:t>
      </w:r>
      <w:r w:rsidR="004F0090" w:rsidRPr="000A3655">
        <w:rPr>
          <w:rFonts w:cs="Times New Roman"/>
          <w:color w:val="A6A6A6" w:themeColor="background1" w:themeShade="A6"/>
          <w:rtl/>
        </w:rPr>
        <w:t xml:space="preserve"> התפוררות שניתן להסתיר, </w:t>
      </w:r>
      <w:r w:rsidR="004F0090" w:rsidRPr="000A3655">
        <w:rPr>
          <w:rFonts w:cs="Times New Roman" w:hint="cs"/>
          <w:color w:val="A6A6A6" w:themeColor="background1" w:themeShade="A6"/>
          <w:rtl/>
        </w:rPr>
        <w:t>הוא לחש לה מילות ניחומים ריקות, הוא נהג לכנותה יאז ולעיתים ג'אז.</w:t>
      </w:r>
    </w:p>
    <w:p w14:paraId="53CC71EA" w14:textId="22BFB689" w:rsidR="00B01FFE" w:rsidRPr="000A3655" w:rsidRDefault="00B01FFE" w:rsidP="004F0090">
      <w:pPr>
        <w:rPr>
          <w:color w:val="A6A6A6" w:themeColor="background1" w:themeShade="A6"/>
          <w:rtl/>
        </w:rPr>
      </w:pPr>
      <w:r w:rsidRPr="000A3655">
        <w:rPr>
          <w:rFonts w:hint="cs"/>
          <w:color w:val="A6A6A6" w:themeColor="background1" w:themeShade="A6"/>
          <w:rtl/>
        </w:rPr>
        <w:t>]</w:t>
      </w:r>
    </w:p>
    <w:p w14:paraId="4B9DBD70" w14:textId="3425DD67" w:rsidR="004F0090" w:rsidRDefault="004F0090" w:rsidP="004F0090">
      <w:pPr>
        <w:rPr>
          <w:rtl/>
        </w:rPr>
      </w:pPr>
      <w:r>
        <w:rPr>
          <w:rFonts w:hint="cs"/>
          <w:rtl/>
        </w:rPr>
        <w:t xml:space="preserve">"מאוס ודוחה כאן," </w:t>
      </w:r>
      <w:r w:rsidR="00464BA9">
        <w:rPr>
          <w:rFonts w:hint="cs"/>
          <w:rtl/>
        </w:rPr>
        <w:t>הי</w:t>
      </w:r>
      <w:r w:rsidR="008E1D23">
        <w:rPr>
          <w:rFonts w:hint="cs"/>
          <w:rtl/>
        </w:rPr>
        <w:t>י</w:t>
      </w:r>
      <w:r w:rsidR="00464BA9">
        <w:rPr>
          <w:rFonts w:hint="cs"/>
          <w:rtl/>
        </w:rPr>
        <w:t>אוש פרץ ממנה ביבבות</w:t>
      </w:r>
      <w:r w:rsidR="00BB7B0A">
        <w:rPr>
          <w:rFonts w:hint="cs"/>
          <w:rtl/>
        </w:rPr>
        <w:t xml:space="preserve"> והכול </w:t>
      </w:r>
      <w:r w:rsidR="00464BA9">
        <w:rPr>
          <w:rFonts w:hint="cs"/>
          <w:rtl/>
        </w:rPr>
        <w:t>נשבר והתרסק ללא תקנה,</w:t>
      </w:r>
      <w:r w:rsidR="00361773">
        <w:rPr>
          <w:rFonts w:hint="cs"/>
          <w:rtl/>
        </w:rPr>
        <w:t xml:space="preserve"> </w:t>
      </w:r>
      <w:r w:rsidR="008E1D23">
        <w:rPr>
          <w:rFonts w:hint="cs"/>
          <w:rtl/>
        </w:rPr>
        <w:t xml:space="preserve">העולם </w:t>
      </w:r>
      <w:r w:rsidR="00361773">
        <w:rPr>
          <w:rFonts w:hint="cs"/>
          <w:rtl/>
        </w:rPr>
        <w:t>יתנכל לה</w:t>
      </w:r>
      <w:r w:rsidR="00DC5EC4">
        <w:rPr>
          <w:rFonts w:hint="cs"/>
          <w:rtl/>
        </w:rPr>
        <w:t xml:space="preserve"> תמיד</w:t>
      </w:r>
      <w:r w:rsidR="00361773">
        <w:rPr>
          <w:rFonts w:hint="cs"/>
          <w:rtl/>
        </w:rPr>
        <w:t xml:space="preserve"> </w:t>
      </w:r>
      <w:r w:rsidR="00F718DB">
        <w:rPr>
          <w:rFonts w:hint="cs"/>
          <w:rtl/>
        </w:rPr>
        <w:t xml:space="preserve">ויתקוף </w:t>
      </w:r>
      <w:r w:rsidR="00361773">
        <w:rPr>
          <w:rFonts w:hint="cs"/>
          <w:rtl/>
        </w:rPr>
        <w:t>ויכאיב ללא נשוא וללא תקווה</w:t>
      </w:r>
      <w:r>
        <w:rPr>
          <w:rFonts w:hint="cs"/>
          <w:rtl/>
        </w:rPr>
        <w:t>, "בוא נחזור מ</w:t>
      </w:r>
      <w:r w:rsidR="00DC5EC4">
        <w:rPr>
          <w:rFonts w:hint="cs"/>
          <w:rtl/>
        </w:rPr>
        <w:t>ייד</w:t>
      </w:r>
      <w:r>
        <w:rPr>
          <w:rFonts w:hint="cs"/>
          <w:rtl/>
        </w:rPr>
        <w:t xml:space="preserve"> הביתה!"</w:t>
      </w:r>
    </w:p>
    <w:p w14:paraId="7D794FB8" w14:textId="118337DB" w:rsidR="004F0090" w:rsidRDefault="004F0090" w:rsidP="004F0090">
      <w:pPr>
        <w:rPr>
          <w:rtl/>
        </w:rPr>
      </w:pPr>
      <w:r>
        <w:rPr>
          <w:rFonts w:hint="cs"/>
          <w:rtl/>
        </w:rPr>
        <w:t xml:space="preserve">"מה </w:t>
      </w:r>
      <w:r w:rsidR="008E1D23">
        <w:rPr>
          <w:rFonts w:hint="cs"/>
          <w:rtl/>
        </w:rPr>
        <w:t xml:space="preserve">יש </w:t>
      </w:r>
      <w:r w:rsidR="00886FC5">
        <w:rPr>
          <w:rFonts w:hint="cs"/>
          <w:rtl/>
        </w:rPr>
        <w:t>לך</w:t>
      </w:r>
      <w:r>
        <w:rPr>
          <w:rFonts w:hint="cs"/>
          <w:rtl/>
        </w:rPr>
        <w:t>, קטנטונת?" הוא כינה אותה כך אף ש</w:t>
      </w:r>
      <w:r w:rsidR="001C5A04">
        <w:rPr>
          <w:rFonts w:hint="cs"/>
          <w:rtl/>
        </w:rPr>
        <w:t>הייתה</w:t>
      </w:r>
      <w:r>
        <w:rPr>
          <w:rFonts w:hint="cs"/>
          <w:rtl/>
        </w:rPr>
        <w:t xml:space="preserve"> גבוהה ממנו</w:t>
      </w:r>
      <w:r w:rsidR="00464BA9">
        <w:rPr>
          <w:rFonts w:hint="cs"/>
          <w:rtl/>
        </w:rPr>
        <w:t xml:space="preserve"> באופן ניכר</w:t>
      </w:r>
      <w:r w:rsidR="00886FC5">
        <w:rPr>
          <w:rFonts w:hint="cs"/>
          <w:rtl/>
        </w:rPr>
        <w:t>, "מה קרה, יאז?"</w:t>
      </w:r>
    </w:p>
    <w:p w14:paraId="31F44479" w14:textId="7A40D081" w:rsidR="00B00D6D" w:rsidRDefault="00B00D6D" w:rsidP="00B00D6D">
      <w:pPr>
        <w:rPr>
          <w:rtl/>
        </w:rPr>
      </w:pPr>
      <w:r>
        <w:rPr>
          <w:rFonts w:hint="cs"/>
          <w:rtl/>
        </w:rPr>
        <w:t>"איזה גועל. כל העולם הזה איום!</w:t>
      </w:r>
      <w:r w:rsidR="00B01FFE">
        <w:rPr>
          <w:rFonts w:hint="cs"/>
          <w:rtl/>
        </w:rPr>
        <w:t xml:space="preserve"> </w:t>
      </w:r>
      <w:r w:rsidR="00F718DB" w:rsidRPr="00F718DB">
        <w:rPr>
          <w:rFonts w:cs="Times New Roman"/>
          <w:rtl/>
        </w:rPr>
        <w:t>מרושע</w:t>
      </w:r>
      <w:r w:rsidR="00B62DD2" w:rsidRPr="00B62DD2">
        <w:rPr>
          <w:rFonts w:cs="Times New Roman"/>
          <w:rtl/>
        </w:rPr>
        <w:t xml:space="preserve"> ואכזר[מתנכל ומתנכר]</w:t>
      </w:r>
      <w:r w:rsidR="00EE6C98">
        <w:rPr>
          <w:rFonts w:hint="cs"/>
          <w:rtl/>
        </w:rPr>
        <w:t xml:space="preserve"> ו </w:t>
      </w:r>
      <w:r w:rsidR="00EE6C98">
        <w:rPr>
          <w:rtl/>
        </w:rPr>
        <w:t>–</w:t>
      </w:r>
      <w:r w:rsidR="00EE6C98">
        <w:rPr>
          <w:rFonts w:hint="cs"/>
          <w:rtl/>
        </w:rPr>
        <w:t xml:space="preserve"> אין לי מקום בו! אין לי מקום!</w:t>
      </w:r>
      <w:r>
        <w:rPr>
          <w:rFonts w:hint="cs"/>
          <w:rtl/>
        </w:rPr>
        <w:t>"</w:t>
      </w:r>
    </w:p>
    <w:p w14:paraId="02F3AEE7" w14:textId="56417173" w:rsidR="00B00D6D" w:rsidRPr="00B00D6D" w:rsidRDefault="00B00D6D" w:rsidP="00B00D6D">
      <w:pPr>
        <w:rPr>
          <w:rtl/>
        </w:rPr>
      </w:pPr>
      <w:r>
        <w:rPr>
          <w:rFonts w:hint="cs"/>
          <w:rtl/>
        </w:rPr>
        <w:t>"</w:t>
      </w:r>
      <w:r w:rsidRPr="00B00D6D">
        <w:rPr>
          <w:rtl/>
        </w:rPr>
        <w:t xml:space="preserve">מה זה? מה </w:t>
      </w:r>
      <w:r w:rsidR="00886FC5">
        <w:rPr>
          <w:rFonts w:hint="cs"/>
          <w:rtl/>
        </w:rPr>
        <w:t>ראית</w:t>
      </w:r>
      <w:r w:rsidRPr="00B00D6D">
        <w:rPr>
          <w:rtl/>
        </w:rPr>
        <w:t>?</w:t>
      </w:r>
      <w:r>
        <w:rPr>
          <w:rFonts w:hint="cs"/>
          <w:rtl/>
        </w:rPr>
        <w:t>"</w:t>
      </w:r>
    </w:p>
    <w:p w14:paraId="6DA0B4C3" w14:textId="7EE0A803" w:rsidR="00DC5EC4" w:rsidRDefault="00DC5EC4" w:rsidP="00DC5EC4">
      <w:pPr>
        <w:rPr>
          <w:rtl/>
        </w:rPr>
      </w:pPr>
      <w:r>
        <w:rPr>
          <w:rFonts w:cs="Times New Roman"/>
          <w:rtl/>
        </w:rPr>
        <w:t>היא</w:t>
      </w:r>
      <w:r w:rsidR="00B36302">
        <w:rPr>
          <w:rFonts w:cs="Times New Roman" w:hint="cs"/>
          <w:rtl/>
        </w:rPr>
        <w:t xml:space="preserve"> </w:t>
      </w:r>
      <w:r>
        <w:rPr>
          <w:rFonts w:cs="Times New Roman"/>
          <w:rtl/>
        </w:rPr>
        <w:t>סילקה את ידו ה</w:t>
      </w:r>
      <w:r w:rsidR="00B36302">
        <w:rPr>
          <w:rFonts w:cs="Times New Roman" w:hint="cs"/>
          <w:rtl/>
        </w:rPr>
        <w:t>מ</w:t>
      </w:r>
      <w:r>
        <w:rPr>
          <w:rFonts w:cs="Times New Roman"/>
          <w:rtl/>
        </w:rPr>
        <w:t xml:space="preserve">עיקה </w:t>
      </w:r>
      <w:r w:rsidR="00B36302">
        <w:rPr>
          <w:rFonts w:cs="Times New Roman" w:hint="cs"/>
          <w:rtl/>
        </w:rPr>
        <w:t>מ</w:t>
      </w:r>
      <w:r>
        <w:rPr>
          <w:rFonts w:cs="Times New Roman"/>
          <w:rtl/>
        </w:rPr>
        <w:t xml:space="preserve">על גבה הרועד. "הכל </w:t>
      </w:r>
      <w:r w:rsidR="00B36302">
        <w:rPr>
          <w:rFonts w:cs="Times New Roman" w:hint="cs"/>
          <w:rtl/>
        </w:rPr>
        <w:t xml:space="preserve">פה </w:t>
      </w:r>
      <w:r>
        <w:rPr>
          <w:rFonts w:cs="Times New Roman"/>
          <w:rtl/>
        </w:rPr>
        <w:t>שורץ חולדות מטונפות ומגעילות!"</w:t>
      </w:r>
    </w:p>
    <w:p w14:paraId="474ECDD6" w14:textId="0E6EFAE8" w:rsidR="00DC5EC4" w:rsidRDefault="00DC5EC4" w:rsidP="00DC5EC4">
      <w:pPr>
        <w:rPr>
          <w:rFonts w:cs="Times New Roman"/>
          <w:rtl/>
        </w:rPr>
      </w:pPr>
      <w:r>
        <w:rPr>
          <w:rFonts w:cs="Times New Roman"/>
          <w:rtl/>
        </w:rPr>
        <w:t>"איפה?" והוא נפנה למקור הרוע ש</w:t>
      </w:r>
      <w:r w:rsidR="00BD54A8" w:rsidRPr="00BD54A8">
        <w:rPr>
          <w:rFonts w:cs="Times New Roman"/>
          <w:rtl/>
        </w:rPr>
        <w:t>הדיר</w:t>
      </w:r>
      <w:r w:rsidR="00BD54A8">
        <w:rPr>
          <w:rFonts w:cs="Times New Roman" w:hint="cs"/>
          <w:rtl/>
        </w:rPr>
        <w:t xml:space="preserve"> [גרש] </w:t>
      </w:r>
      <w:r>
        <w:rPr>
          <w:rFonts w:cs="Times New Roman"/>
          <w:rtl/>
        </w:rPr>
        <w:t>אותה מהדיונה</w:t>
      </w:r>
      <w:r w:rsidR="00B36302" w:rsidRPr="00B36302">
        <w:rPr>
          <w:rFonts w:cs="Times New Roman"/>
          <w:rtl/>
        </w:rPr>
        <w:t>, נידה אותה</w:t>
      </w:r>
      <w:r>
        <w:rPr>
          <w:rFonts w:cs="Times New Roman"/>
          <w:rtl/>
        </w:rPr>
        <w:t xml:space="preserve"> </w:t>
      </w:r>
      <w:r w:rsidR="00B36302">
        <w:rPr>
          <w:rFonts w:cs="Times New Roman" w:hint="cs"/>
          <w:rtl/>
        </w:rPr>
        <w:t>מ</w:t>
      </w:r>
      <w:r w:rsidR="00B36302" w:rsidRPr="00B36302">
        <w:rPr>
          <w:rFonts w:cs="Times New Roman"/>
          <w:rtl/>
        </w:rPr>
        <w:t>הארץ הזאת</w:t>
      </w:r>
      <w:r>
        <w:rPr>
          <w:rFonts w:cs="Times New Roman"/>
          <w:rtl/>
        </w:rPr>
        <w:t xml:space="preserve"> ומהטבע על כל בריאתו.</w:t>
      </w:r>
    </w:p>
    <w:p w14:paraId="13D75F28" w14:textId="7FFA722A" w:rsidR="004F0090" w:rsidRDefault="004F0090" w:rsidP="00DC5EC4">
      <w:pPr>
        <w:rPr>
          <w:rtl/>
        </w:rPr>
      </w:pPr>
      <w:r>
        <w:rPr>
          <w:rFonts w:hint="cs"/>
          <w:rtl/>
        </w:rPr>
        <w:t>"העולם הזה נוראי! נוראי! איך אפשר לחיות פה בכלל?"</w:t>
      </w:r>
      <w:r w:rsidR="00361773">
        <w:rPr>
          <w:rFonts w:hint="cs"/>
          <w:rtl/>
        </w:rPr>
        <w:t xml:space="preserve"> היא </w:t>
      </w:r>
      <w:r w:rsidR="00B36302" w:rsidRPr="00B36302">
        <w:rPr>
          <w:rFonts w:cs="Times New Roman"/>
          <w:rtl/>
        </w:rPr>
        <w:t>התייפח</w:t>
      </w:r>
      <w:r w:rsidR="00361773">
        <w:rPr>
          <w:rFonts w:hint="cs"/>
          <w:rtl/>
        </w:rPr>
        <w:t>ה, וכוכב אילם נצץ ממעל, חסר אונים.</w:t>
      </w:r>
    </w:p>
    <w:p w14:paraId="486A481D" w14:textId="6AD78C58" w:rsidR="00B00D6D" w:rsidRPr="00B00D6D" w:rsidRDefault="00B01FFE" w:rsidP="00B00D6D">
      <w:pPr>
        <w:rPr>
          <w:rtl/>
        </w:rPr>
      </w:pPr>
      <w:r>
        <w:rPr>
          <w:rFonts w:hint="cs"/>
          <w:rtl/>
        </w:rPr>
        <w:t>[</w:t>
      </w:r>
      <w:r w:rsidR="00B00D6D" w:rsidRPr="00B00D6D">
        <w:rPr>
          <w:rtl/>
        </w:rPr>
        <w:t>זאת חולדה אלכס, חולדה איומה</w:t>
      </w:r>
      <w:r w:rsidR="00B00D6D" w:rsidRPr="00B00D6D">
        <w:rPr>
          <w:rFonts w:hint="cs"/>
          <w:rtl/>
        </w:rPr>
        <w:t xml:space="preserve"> ש-</w:t>
      </w:r>
      <w:r w:rsidR="00B00D6D" w:rsidRPr="00B00D6D">
        <w:t>encroach</w:t>
      </w:r>
      <w:r w:rsidR="00B00D6D" w:rsidRPr="00B00D6D">
        <w:rPr>
          <w:rFonts w:hint="cs"/>
          <w:rtl/>
        </w:rPr>
        <w:t xml:space="preserve"> על המרחב שלנו</w:t>
      </w:r>
      <w:r w:rsidR="00B00D6D" w:rsidRPr="00B00D6D">
        <w:rPr>
          <w:rtl/>
        </w:rPr>
        <w:t>, אל תביט לשם</w:t>
      </w:r>
      <w:r>
        <w:rPr>
          <w:rFonts w:hint="cs"/>
          <w:rtl/>
        </w:rPr>
        <w:t>]</w:t>
      </w:r>
    </w:p>
    <w:p w14:paraId="08FC1F91" w14:textId="771F4EC8" w:rsidR="00334760" w:rsidRPr="000A3655" w:rsidRDefault="00582D76" w:rsidP="008E1D23">
      <w:pPr>
        <w:rPr>
          <w:rFonts w:cs="Times New Roman"/>
          <w:color w:val="A6A6A6" w:themeColor="background1" w:themeShade="A6"/>
          <w:rtl/>
        </w:rPr>
      </w:pPr>
      <w:r w:rsidRPr="00A90CDC">
        <w:rPr>
          <w:rFonts w:cs="Times New Roman"/>
          <w:rtl/>
        </w:rPr>
        <w:t xml:space="preserve">אלכס קם </w:t>
      </w:r>
      <w:r w:rsidRPr="00A90CDC">
        <w:rPr>
          <w:rFonts w:cs="Times New Roman" w:hint="eastAsia"/>
          <w:rtl/>
        </w:rPr>
        <w:t>ו</w:t>
      </w:r>
      <w:r w:rsidRPr="00A90CDC">
        <w:rPr>
          <w:rFonts w:cs="Times New Roman"/>
          <w:rtl/>
        </w:rPr>
        <w:t xml:space="preserve">קרב </w:t>
      </w:r>
      <w:r w:rsidRPr="00A90CDC">
        <w:rPr>
          <w:rFonts w:cs="Times New Roman" w:hint="eastAsia"/>
          <w:rtl/>
        </w:rPr>
        <w:t>ללא</w:t>
      </w:r>
      <w:r w:rsidRPr="00A90CDC">
        <w:rPr>
          <w:rFonts w:cs="Times New Roman"/>
          <w:rtl/>
        </w:rPr>
        <w:t xml:space="preserve"> </w:t>
      </w:r>
      <w:r w:rsidRPr="00A90CDC">
        <w:rPr>
          <w:rFonts w:cs="Times New Roman" w:hint="eastAsia"/>
          <w:rtl/>
        </w:rPr>
        <w:t>מורא</w:t>
      </w:r>
      <w:r w:rsidRPr="00A90CDC">
        <w:rPr>
          <w:rFonts w:cs="Times New Roman"/>
          <w:rtl/>
        </w:rPr>
        <w:t xml:space="preserve"> </w:t>
      </w:r>
      <w:r w:rsidR="008E1D23" w:rsidRPr="000A3655">
        <w:rPr>
          <w:rFonts w:cs="Times New Roman" w:hint="cs"/>
          <w:color w:val="A6A6A6" w:themeColor="background1" w:themeShade="A6"/>
          <w:rtl/>
        </w:rPr>
        <w:t>[</w:t>
      </w:r>
      <w:r w:rsidRPr="000A3655">
        <w:rPr>
          <w:rFonts w:cs="Times New Roman"/>
          <w:color w:val="A6A6A6" w:themeColor="background1" w:themeShade="A6"/>
          <w:rtl/>
        </w:rPr>
        <w:t>ל</w:t>
      </w:r>
      <w:r w:rsidR="00271F95" w:rsidRPr="000A3655">
        <w:rPr>
          <w:rFonts w:cs="Times New Roman" w:hint="eastAsia"/>
          <w:color w:val="A6A6A6" w:themeColor="background1" w:themeShade="A6"/>
          <w:rtl/>
        </w:rPr>
        <w:t>אזור</w:t>
      </w:r>
      <w:r w:rsidRPr="000A3655">
        <w:rPr>
          <w:rFonts w:cs="Times New Roman"/>
          <w:color w:val="A6A6A6" w:themeColor="background1" w:themeShade="A6"/>
          <w:rtl/>
        </w:rPr>
        <w:t xml:space="preserve"> הבלתי-עביר, שבו אפילו ה</w:t>
      </w:r>
      <w:r w:rsidR="004C59E0" w:rsidRPr="000A3655">
        <w:rPr>
          <w:rFonts w:cs="Times New Roman"/>
          <w:color w:val="A6A6A6" w:themeColor="background1" w:themeShade="A6"/>
          <w:rtl/>
        </w:rPr>
        <w:t>אוויר</w:t>
      </w:r>
      <w:r w:rsidRPr="000A3655">
        <w:rPr>
          <w:rFonts w:cs="Times New Roman"/>
          <w:color w:val="A6A6A6" w:themeColor="background1" w:themeShade="A6"/>
          <w:rtl/>
        </w:rPr>
        <w:t xml:space="preserve"> היה נייר זכוכית, </w:t>
      </w:r>
      <w:r w:rsidRPr="000A3655">
        <w:rPr>
          <w:rFonts w:cs="Times New Roman" w:hint="eastAsia"/>
          <w:color w:val="A6A6A6" w:themeColor="background1" w:themeShade="A6"/>
          <w:rtl/>
        </w:rPr>
        <w:t>כאילו</w:t>
      </w:r>
      <w:r w:rsidRPr="000A3655">
        <w:rPr>
          <w:rFonts w:cs="Times New Roman"/>
          <w:color w:val="A6A6A6" w:themeColor="background1" w:themeShade="A6"/>
          <w:rtl/>
        </w:rPr>
        <w:t xml:space="preserve"> לא הדיר אותו איש ולא התנכל לו עולם ומלואו, הטבע על כל בריאתו,</w:t>
      </w:r>
      <w:r w:rsidR="008E1D23" w:rsidRPr="000A3655">
        <w:rPr>
          <w:rFonts w:cs="Times New Roman" w:hint="cs"/>
          <w:color w:val="A6A6A6" w:themeColor="background1" w:themeShade="A6"/>
          <w:rtl/>
        </w:rPr>
        <w:t>]</w:t>
      </w:r>
      <w:r w:rsidR="008E1D23">
        <w:rPr>
          <w:rFonts w:cs="Times New Roman" w:hint="cs"/>
          <w:rtl/>
        </w:rPr>
        <w:t xml:space="preserve"> </w:t>
      </w:r>
      <w:r w:rsidR="00DC5EC4">
        <w:rPr>
          <w:rFonts w:cs="Times New Roman" w:hint="cs"/>
          <w:rtl/>
        </w:rPr>
        <w:t xml:space="preserve">אל השיח </w:t>
      </w:r>
      <w:r w:rsidR="008E1D23">
        <w:rPr>
          <w:rFonts w:cs="Times New Roman" w:hint="cs"/>
          <w:rtl/>
        </w:rPr>
        <w:t>ו</w:t>
      </w:r>
      <w:r w:rsidR="00361773" w:rsidRPr="00A90CDC">
        <w:rPr>
          <w:rFonts w:cs="Times New Roman" w:hint="eastAsia"/>
          <w:rtl/>
        </w:rPr>
        <w:t>יסמין</w:t>
      </w:r>
      <w:r w:rsidR="00361773" w:rsidRPr="00A90CDC">
        <w:rPr>
          <w:rFonts w:cs="Times New Roman"/>
          <w:rtl/>
        </w:rPr>
        <w:t xml:space="preserve"> לא יכלה להביט, עוד רגע </w:t>
      </w:r>
      <w:r w:rsidRPr="00A90CDC">
        <w:rPr>
          <w:rFonts w:cs="Times New Roman" w:hint="eastAsia"/>
          <w:rtl/>
        </w:rPr>
        <w:t>יזנק</w:t>
      </w:r>
      <w:r w:rsidRPr="00A90CDC">
        <w:rPr>
          <w:rFonts w:cs="Times New Roman"/>
          <w:rtl/>
        </w:rPr>
        <w:t xml:space="preserve"> </w:t>
      </w:r>
      <w:r w:rsidR="00337B2F" w:rsidRPr="00A90CDC">
        <w:rPr>
          <w:rFonts w:cs="Times New Roman" w:hint="eastAsia"/>
          <w:rtl/>
        </w:rPr>
        <w:t>עליו</w:t>
      </w:r>
      <w:r w:rsidR="00337B2F" w:rsidRPr="00A90CDC">
        <w:rPr>
          <w:rFonts w:cs="Times New Roman"/>
          <w:rtl/>
        </w:rPr>
        <w:t xml:space="preserve"> </w:t>
      </w:r>
      <w:r w:rsidR="00361773" w:rsidRPr="00A90CDC">
        <w:rPr>
          <w:rFonts w:cs="Times New Roman" w:hint="eastAsia"/>
          <w:rtl/>
        </w:rPr>
        <w:t>ה</w:t>
      </w:r>
      <w:r w:rsidR="00337B2F" w:rsidRPr="00A90CDC">
        <w:rPr>
          <w:rFonts w:cs="Times New Roman" w:hint="eastAsia"/>
          <w:rtl/>
        </w:rPr>
        <w:t>שרץ</w:t>
      </w:r>
      <w:r w:rsidR="00361773" w:rsidRPr="00A90CDC">
        <w:rPr>
          <w:rFonts w:cs="Times New Roman"/>
          <w:rtl/>
        </w:rPr>
        <w:t xml:space="preserve"> וי</w:t>
      </w:r>
      <w:r w:rsidR="00B36302" w:rsidRPr="00B36302">
        <w:rPr>
          <w:rFonts w:cs="Times New Roman"/>
          <w:rtl/>
        </w:rPr>
        <w:t>כהו מכה אחת אפיים!</w:t>
      </w:r>
      <w:r w:rsidR="00361773" w:rsidRPr="00A90CDC">
        <w:rPr>
          <w:rFonts w:cs="Times New Roman"/>
          <w:rtl/>
        </w:rPr>
        <w:t xml:space="preserve"> ימצוץ ממנו את </w:t>
      </w:r>
      <w:r w:rsidR="00BD54A8" w:rsidRPr="00BD54A8">
        <w:rPr>
          <w:rFonts w:cs="Times New Roman"/>
          <w:rtl/>
        </w:rPr>
        <w:t>לשד</w:t>
      </w:r>
      <w:r w:rsidR="00361773" w:rsidRPr="00A90CDC">
        <w:rPr>
          <w:rFonts w:cs="Times New Roman"/>
          <w:rtl/>
        </w:rPr>
        <w:t xml:space="preserve"> החיים,</w:t>
      </w:r>
      <w:r w:rsidR="004F0090" w:rsidRPr="00A90CDC">
        <w:rPr>
          <w:rFonts w:cs="Times New Roman"/>
          <w:rtl/>
        </w:rPr>
        <w:t xml:space="preserve"> </w:t>
      </w:r>
      <w:r w:rsidR="00B36302" w:rsidRPr="00B36302">
        <w:rPr>
          <w:rFonts w:cs="Times New Roman"/>
          <w:rtl/>
        </w:rPr>
        <w:t>יכניענו לעד</w:t>
      </w:r>
      <w:r w:rsidR="00B36302">
        <w:rPr>
          <w:rFonts w:cs="Times New Roman" w:hint="cs"/>
          <w:rtl/>
        </w:rPr>
        <w:t xml:space="preserve">. </w:t>
      </w:r>
      <w:r w:rsidR="00B36302" w:rsidRPr="000A3655">
        <w:rPr>
          <w:rFonts w:cs="Times New Roman" w:hint="cs"/>
          <w:color w:val="A6A6A6" w:themeColor="background1" w:themeShade="A6"/>
          <w:rtl/>
        </w:rPr>
        <w:t>[</w:t>
      </w:r>
      <w:r w:rsidR="00361773" w:rsidRPr="000A3655">
        <w:rPr>
          <w:rFonts w:cs="Times New Roman" w:hint="eastAsia"/>
          <w:color w:val="A6A6A6" w:themeColor="background1" w:themeShade="A6"/>
          <w:rtl/>
        </w:rPr>
        <w:t>ואלכס</w:t>
      </w:r>
      <w:r w:rsidR="00361773" w:rsidRPr="000A3655">
        <w:rPr>
          <w:rFonts w:cs="Times New Roman"/>
          <w:color w:val="A6A6A6" w:themeColor="background1" w:themeShade="A6"/>
          <w:rtl/>
        </w:rPr>
        <w:t xml:space="preserve"> </w:t>
      </w:r>
      <w:r w:rsidR="00D46124" w:rsidRPr="000A3655">
        <w:rPr>
          <w:rFonts w:cs="Times New Roman"/>
          <w:color w:val="A6A6A6" w:themeColor="background1" w:themeShade="A6"/>
          <w:rtl/>
        </w:rPr>
        <w:t>חצה</w:t>
      </w:r>
      <w:r w:rsidR="00337B2F" w:rsidRPr="000A3655">
        <w:rPr>
          <w:rFonts w:cs="Times New Roman"/>
          <w:color w:val="A6A6A6" w:themeColor="background1" w:themeShade="A6"/>
          <w:rtl/>
        </w:rPr>
        <w:t xml:space="preserve"> בקלילות</w:t>
      </w:r>
      <w:r w:rsidR="00D46124" w:rsidRPr="000A3655">
        <w:rPr>
          <w:rFonts w:cs="Times New Roman"/>
          <w:color w:val="A6A6A6" w:themeColor="background1" w:themeShade="A6"/>
          <w:rtl/>
        </w:rPr>
        <w:t xml:space="preserve"> את</w:t>
      </w:r>
      <w:r w:rsidR="00361773" w:rsidRPr="000A3655">
        <w:rPr>
          <w:rFonts w:cs="Times New Roman"/>
          <w:color w:val="A6A6A6" w:themeColor="background1" w:themeShade="A6"/>
          <w:rtl/>
        </w:rPr>
        <w:t xml:space="preserve"> ה</w:t>
      </w:r>
      <w:r w:rsidR="004C59E0" w:rsidRPr="000A3655">
        <w:rPr>
          <w:rFonts w:cs="Times New Roman"/>
          <w:color w:val="A6A6A6" w:themeColor="background1" w:themeShade="A6"/>
          <w:rtl/>
        </w:rPr>
        <w:t>אוויר</w:t>
      </w:r>
      <w:r w:rsidR="00361773" w:rsidRPr="000A3655">
        <w:rPr>
          <w:rFonts w:cs="Times New Roman"/>
          <w:color w:val="A6A6A6" w:themeColor="background1" w:themeShade="A6"/>
          <w:rtl/>
        </w:rPr>
        <w:t xml:space="preserve"> </w:t>
      </w:r>
      <w:r w:rsidR="008E1D23" w:rsidRPr="000A3655">
        <w:rPr>
          <w:rFonts w:cs="Times New Roman" w:hint="cs"/>
          <w:color w:val="A6A6A6" w:themeColor="background1" w:themeShade="A6"/>
          <w:rtl/>
        </w:rPr>
        <w:t>שנדמה כ</w:t>
      </w:r>
      <w:r w:rsidR="00361773" w:rsidRPr="000A3655">
        <w:rPr>
          <w:rFonts w:cs="Times New Roman"/>
          <w:color w:val="A6A6A6" w:themeColor="background1" w:themeShade="A6"/>
          <w:rtl/>
        </w:rPr>
        <w:t>עשוי נייר זכוכית</w:t>
      </w:r>
      <w:r w:rsidR="00337B2F" w:rsidRPr="000A3655">
        <w:rPr>
          <w:rFonts w:cs="Times New Roman"/>
          <w:color w:val="A6A6A6" w:themeColor="background1" w:themeShade="A6"/>
          <w:rtl/>
        </w:rPr>
        <w:t xml:space="preserve">, </w:t>
      </w:r>
      <w:r w:rsidR="00337B2F" w:rsidRPr="000A3655">
        <w:rPr>
          <w:rFonts w:cs="Times New Roman" w:hint="eastAsia"/>
          <w:color w:val="A6A6A6" w:themeColor="background1" w:themeShade="A6"/>
          <w:rtl/>
        </w:rPr>
        <w:t>ו</w:t>
      </w:r>
      <w:r w:rsidR="00337B2F" w:rsidRPr="000A3655">
        <w:rPr>
          <w:rFonts w:cs="Times New Roman"/>
          <w:color w:val="A6A6A6" w:themeColor="background1" w:themeShade="A6"/>
          <w:rtl/>
        </w:rPr>
        <w:t>נייר הזכוכית התפורר לגרגרי חול שהתפזרו ברוח הלילית הרכה</w:t>
      </w:r>
      <w:r w:rsidR="00D46124" w:rsidRPr="000A3655">
        <w:rPr>
          <w:rFonts w:cs="Times New Roman"/>
          <w:color w:val="A6A6A6" w:themeColor="background1" w:themeShade="A6"/>
          <w:rtl/>
        </w:rPr>
        <w:t xml:space="preserve"> </w:t>
      </w:r>
      <w:r w:rsidR="004F0090" w:rsidRPr="000A3655">
        <w:rPr>
          <w:rFonts w:cs="Times New Roman"/>
          <w:color w:val="A6A6A6" w:themeColor="background1" w:themeShade="A6"/>
          <w:rtl/>
        </w:rPr>
        <w:t>ו</w:t>
      </w:r>
      <w:r w:rsidR="00080BB8" w:rsidRPr="000A3655">
        <w:rPr>
          <w:rFonts w:cs="Times New Roman" w:hint="eastAsia"/>
          <w:color w:val="A6A6A6" w:themeColor="background1" w:themeShade="A6"/>
          <w:rtl/>
        </w:rPr>
        <w:t>חדר</w:t>
      </w:r>
      <w:r w:rsidR="00080BB8" w:rsidRPr="000A3655">
        <w:rPr>
          <w:rFonts w:cs="Times New Roman"/>
          <w:color w:val="A6A6A6" w:themeColor="background1" w:themeShade="A6"/>
          <w:rtl/>
        </w:rPr>
        <w:t xml:space="preserve"> </w:t>
      </w:r>
      <w:r w:rsidR="00080BB8" w:rsidRPr="000A3655">
        <w:rPr>
          <w:rFonts w:cs="Times New Roman" w:hint="eastAsia"/>
          <w:color w:val="A6A6A6" w:themeColor="background1" w:themeShade="A6"/>
          <w:rtl/>
        </w:rPr>
        <w:t>פנימה</w:t>
      </w:r>
      <w:r w:rsidR="00337B2F" w:rsidRPr="000A3655">
        <w:rPr>
          <w:rFonts w:cs="Times New Roman"/>
          <w:color w:val="A6A6A6" w:themeColor="background1" w:themeShade="A6"/>
          <w:rtl/>
        </w:rPr>
        <w:t>,</w:t>
      </w:r>
      <w:r w:rsidR="00080BB8" w:rsidRPr="000A3655">
        <w:rPr>
          <w:rFonts w:cs="Times New Roman"/>
          <w:color w:val="A6A6A6" w:themeColor="background1" w:themeShade="A6"/>
          <w:rtl/>
        </w:rPr>
        <w:t xml:space="preserve"> קרוב יותר היכן שה</w:t>
      </w:r>
      <w:r w:rsidR="004C59E0" w:rsidRPr="000A3655">
        <w:rPr>
          <w:rFonts w:cs="Times New Roman"/>
          <w:color w:val="A6A6A6" w:themeColor="background1" w:themeShade="A6"/>
          <w:rtl/>
        </w:rPr>
        <w:t>אוויר</w:t>
      </w:r>
      <w:r w:rsidR="00080BB8" w:rsidRPr="000A3655">
        <w:rPr>
          <w:rFonts w:cs="Times New Roman"/>
          <w:color w:val="A6A6A6" w:themeColor="background1" w:themeShade="A6"/>
          <w:rtl/>
        </w:rPr>
        <w:t xml:space="preserve"> היה</w:t>
      </w:r>
      <w:r w:rsidR="004F0090" w:rsidRPr="000A3655">
        <w:rPr>
          <w:rFonts w:cs="Times New Roman"/>
          <w:color w:val="A6A6A6" w:themeColor="background1" w:themeShade="A6"/>
          <w:rtl/>
        </w:rPr>
        <w:t xml:space="preserve"> מסורים רוטטים </w:t>
      </w:r>
      <w:r w:rsidR="00B00D6D" w:rsidRPr="000A3655">
        <w:rPr>
          <w:rFonts w:cs="Times New Roman"/>
          <w:color w:val="A6A6A6" w:themeColor="background1" w:themeShade="A6"/>
          <w:rtl/>
        </w:rPr>
        <w:t>[</w:t>
      </w:r>
      <w:r w:rsidR="004F0090" w:rsidRPr="000A3655">
        <w:rPr>
          <w:rFonts w:cs="Times New Roman"/>
          <w:color w:val="A6A6A6" w:themeColor="background1" w:themeShade="A6"/>
        </w:rPr>
        <w:t>effortlessly</w:t>
      </w:r>
      <w:r w:rsidR="00B00D6D" w:rsidRPr="000A3655">
        <w:rPr>
          <w:rFonts w:cs="Times New Roman"/>
          <w:color w:val="A6A6A6" w:themeColor="background1" w:themeShade="A6"/>
          <w:rtl/>
        </w:rPr>
        <w:t>]</w:t>
      </w:r>
      <w:r w:rsidR="004F0090" w:rsidRPr="000A3655">
        <w:rPr>
          <w:rFonts w:cs="Times New Roman"/>
          <w:color w:val="A6A6A6" w:themeColor="background1" w:themeShade="A6"/>
          <w:rtl/>
        </w:rPr>
        <w:t xml:space="preserve"> </w:t>
      </w:r>
      <w:r w:rsidR="00B00D6D" w:rsidRPr="000A3655">
        <w:rPr>
          <w:rFonts w:cs="Times New Roman" w:hint="eastAsia"/>
          <w:color w:val="A6A6A6" w:themeColor="background1" w:themeShade="A6"/>
          <w:rtl/>
        </w:rPr>
        <w:t>ו</w:t>
      </w:r>
      <w:r w:rsidR="00B00D6D" w:rsidRPr="000A3655">
        <w:rPr>
          <w:rFonts w:cs="Times New Roman"/>
          <w:color w:val="A6A6A6" w:themeColor="background1" w:themeShade="A6"/>
          <w:rtl/>
        </w:rPr>
        <w:t>המסורים השתתקו ונמוגו</w:t>
      </w:r>
      <w:r w:rsidR="008E1D23" w:rsidRPr="000A3655">
        <w:rPr>
          <w:rFonts w:cs="Times New Roman" w:hint="cs"/>
          <w:color w:val="A6A6A6" w:themeColor="background1" w:themeShade="A6"/>
          <w:rtl/>
        </w:rPr>
        <w:t>]</w:t>
      </w:r>
      <w:r w:rsidR="00B00D6D" w:rsidRPr="000A3655">
        <w:rPr>
          <w:rFonts w:cs="Times New Roman"/>
          <w:color w:val="A6A6A6" w:themeColor="background1" w:themeShade="A6"/>
          <w:rtl/>
        </w:rPr>
        <w:t xml:space="preserve">. </w:t>
      </w:r>
    </w:p>
    <w:p w14:paraId="4B53B858" w14:textId="3AFF15C1" w:rsidR="00334760" w:rsidRPr="00A90CDC" w:rsidRDefault="00334760" w:rsidP="00334760">
      <w:pPr>
        <w:rPr>
          <w:rFonts w:cs="Times New Roman"/>
          <w:rtl/>
        </w:rPr>
      </w:pPr>
      <w:r w:rsidRPr="00A90CDC">
        <w:rPr>
          <w:rFonts w:cs="Times New Roman"/>
          <w:rtl/>
        </w:rPr>
        <w:t>"</w:t>
      </w:r>
      <w:r w:rsidRPr="00A90CDC">
        <w:rPr>
          <w:rFonts w:cs="Times New Roman" w:hint="eastAsia"/>
          <w:rtl/>
        </w:rPr>
        <w:t>אלכס</w:t>
      </w:r>
      <w:r w:rsidR="000A3655">
        <w:rPr>
          <w:rFonts w:cs="Times New Roman" w:hint="cs"/>
          <w:rtl/>
        </w:rPr>
        <w:t>,</w:t>
      </w:r>
      <w:r w:rsidRPr="00A90CDC">
        <w:rPr>
          <w:rFonts w:cs="Times New Roman"/>
          <w:rtl/>
        </w:rPr>
        <w:t xml:space="preserve"> </w:t>
      </w:r>
      <w:r w:rsidRPr="00A90CDC">
        <w:rPr>
          <w:rFonts w:cs="Times New Roman" w:hint="eastAsia"/>
          <w:rtl/>
        </w:rPr>
        <w:t>לא</w:t>
      </w:r>
      <w:r w:rsidRPr="00A90CDC">
        <w:rPr>
          <w:rFonts w:cs="Times New Roman"/>
          <w:rtl/>
        </w:rPr>
        <w:t xml:space="preserve">! </w:t>
      </w:r>
      <w:r w:rsidRPr="00A90CDC">
        <w:rPr>
          <w:rFonts w:cs="Times New Roman" w:hint="eastAsia"/>
          <w:rtl/>
        </w:rPr>
        <w:t>החולדות</w:t>
      </w:r>
      <w:r w:rsidRPr="00A90CDC">
        <w:rPr>
          <w:rFonts w:cs="Times New Roman"/>
          <w:rtl/>
        </w:rPr>
        <w:t xml:space="preserve"> </w:t>
      </w:r>
      <w:r w:rsidR="00DC5EC4" w:rsidRPr="00DC5EC4">
        <w:rPr>
          <w:rFonts w:cs="Times New Roman"/>
          <w:rtl/>
        </w:rPr>
        <w:t>מטונפות!</w:t>
      </w:r>
      <w:r w:rsidR="00337B2F" w:rsidRPr="00A90CDC">
        <w:rPr>
          <w:rFonts w:cs="Times New Roman"/>
          <w:rtl/>
        </w:rPr>
        <w:t xml:space="preserve"> </w:t>
      </w:r>
      <w:r w:rsidRPr="00A90CDC">
        <w:rPr>
          <w:rFonts w:cs="Times New Roman" w:hint="eastAsia"/>
          <w:rtl/>
        </w:rPr>
        <w:t>הן</w:t>
      </w:r>
      <w:r w:rsidRPr="00A90CDC">
        <w:rPr>
          <w:rFonts w:cs="Times New Roman"/>
          <w:rtl/>
        </w:rPr>
        <w:t xml:space="preserve"> </w:t>
      </w:r>
      <w:r w:rsidR="008E1D23">
        <w:rPr>
          <w:rFonts w:cs="Times New Roman" w:hint="cs"/>
          <w:rtl/>
        </w:rPr>
        <w:t>מעבירות</w:t>
      </w:r>
      <w:r w:rsidRPr="00A90CDC">
        <w:rPr>
          <w:rFonts w:cs="Times New Roman"/>
          <w:rtl/>
        </w:rPr>
        <w:t xml:space="preserve"> </w:t>
      </w:r>
      <w:r w:rsidRPr="00A90CDC">
        <w:rPr>
          <w:rFonts w:cs="Times New Roman" w:hint="eastAsia"/>
          <w:rtl/>
        </w:rPr>
        <w:t>מחלות</w:t>
      </w:r>
      <w:r w:rsidRPr="00A90CDC">
        <w:rPr>
          <w:rFonts w:cs="Times New Roman"/>
          <w:rtl/>
        </w:rPr>
        <w:t xml:space="preserve"> </w:t>
      </w:r>
      <w:r w:rsidRPr="00A90CDC">
        <w:rPr>
          <w:rFonts w:cs="Times New Roman" w:hint="eastAsia"/>
          <w:rtl/>
        </w:rPr>
        <w:t>איומות</w:t>
      </w:r>
      <w:r w:rsidRPr="00A90CDC">
        <w:rPr>
          <w:rFonts w:cs="Times New Roman"/>
          <w:rtl/>
        </w:rPr>
        <w:t>!"</w:t>
      </w:r>
      <w:r w:rsidR="00337B2F" w:rsidRPr="00A90CDC">
        <w:rPr>
          <w:rFonts w:cs="Times New Roman"/>
          <w:rtl/>
        </w:rPr>
        <w:t xml:space="preserve"> יסמין עצרה את נשימתה</w:t>
      </w:r>
      <w:r w:rsidR="000A3655">
        <w:rPr>
          <w:rFonts w:cs="Times New Roman" w:hint="cs"/>
          <w:rtl/>
        </w:rPr>
        <w:t>,</w:t>
      </w:r>
      <w:r w:rsidR="00337B2F" w:rsidRPr="00A90CDC">
        <w:rPr>
          <w:rFonts w:cs="Times New Roman"/>
          <w:rtl/>
        </w:rPr>
        <w:t xml:space="preserve"> מוכנה לה</w:t>
      </w:r>
      <w:r w:rsidR="002538F2">
        <w:rPr>
          <w:rFonts w:cs="Times New Roman" w:hint="cs"/>
          <w:rtl/>
        </w:rPr>
        <w:t>י</w:t>
      </w:r>
      <w:r w:rsidR="00337B2F" w:rsidRPr="00A90CDC">
        <w:rPr>
          <w:rFonts w:cs="Times New Roman"/>
          <w:rtl/>
        </w:rPr>
        <w:t>מלט</w:t>
      </w:r>
      <w:r w:rsidR="002538F2">
        <w:rPr>
          <w:rFonts w:cs="Times New Roman" w:hint="cs"/>
          <w:rtl/>
        </w:rPr>
        <w:t>[</w:t>
      </w:r>
      <w:r w:rsidR="00337B2F" w:rsidRPr="00A90CDC">
        <w:rPr>
          <w:rFonts w:cs="Times New Roman"/>
          <w:rtl/>
        </w:rPr>
        <w:t xml:space="preserve"> בהתראה של רגע, קרה נוראה ופראית אפפה א</w:t>
      </w:r>
      <w:r w:rsidR="0070415F" w:rsidRPr="00A90CDC">
        <w:rPr>
          <w:rFonts w:cs="Times New Roman" w:hint="eastAsia"/>
          <w:rtl/>
        </w:rPr>
        <w:t>ו</w:t>
      </w:r>
      <w:r w:rsidR="00337B2F" w:rsidRPr="00A90CDC">
        <w:rPr>
          <w:rFonts w:cs="Times New Roman" w:hint="eastAsia"/>
          <w:rtl/>
        </w:rPr>
        <w:t>תה</w:t>
      </w:r>
      <w:r w:rsidR="002538F2">
        <w:rPr>
          <w:rFonts w:cs="Times New Roman" w:hint="cs"/>
          <w:rtl/>
        </w:rPr>
        <w:t>]</w:t>
      </w:r>
      <w:r w:rsidR="00337B2F" w:rsidRPr="00A90CDC">
        <w:rPr>
          <w:rFonts w:cs="Times New Roman"/>
          <w:rtl/>
        </w:rPr>
        <w:t>.</w:t>
      </w:r>
    </w:p>
    <w:p w14:paraId="65D3EA6C" w14:textId="4A7DF029" w:rsidR="004F0090" w:rsidRPr="00A90CDC" w:rsidRDefault="00DC5EC4" w:rsidP="00D25561">
      <w:pPr>
        <w:rPr>
          <w:rFonts w:cs="Times New Roman"/>
          <w:rtl/>
        </w:rPr>
      </w:pPr>
      <w:r w:rsidRPr="00DC5EC4">
        <w:rPr>
          <w:rFonts w:cs="Times New Roman"/>
          <w:rtl/>
        </w:rPr>
        <w:t xml:space="preserve">"נראה לי שאני אשרוד, יאז," הוא </w:t>
      </w:r>
      <w:r w:rsidR="00171C7B">
        <w:rPr>
          <w:rFonts w:cs="Times New Roman" w:hint="cs"/>
          <w:rtl/>
        </w:rPr>
        <w:t>ה</w:t>
      </w:r>
      <w:r w:rsidRPr="00DC5EC4">
        <w:rPr>
          <w:rFonts w:cs="Times New Roman"/>
          <w:rtl/>
        </w:rPr>
        <w:t>צ</w:t>
      </w:r>
      <w:r w:rsidR="00171C7B">
        <w:rPr>
          <w:rFonts w:cs="Times New Roman" w:hint="cs"/>
          <w:rtl/>
        </w:rPr>
        <w:t>ט</w:t>
      </w:r>
      <w:r w:rsidRPr="00DC5EC4">
        <w:rPr>
          <w:rFonts w:cs="Times New Roman"/>
          <w:rtl/>
        </w:rPr>
        <w:t>חק, נרכן בדרכו החביבה</w:t>
      </w:r>
      <w:r w:rsidR="00877C82">
        <w:rPr>
          <w:rFonts w:cs="Times New Roman" w:hint="cs"/>
          <w:rtl/>
        </w:rPr>
        <w:t>-</w:t>
      </w:r>
      <w:r w:rsidRPr="00DC5EC4">
        <w:rPr>
          <w:rFonts w:cs="Times New Roman"/>
          <w:rtl/>
        </w:rPr>
        <w:t xml:space="preserve">נדיבה </w:t>
      </w:r>
      <w:r w:rsidR="002778F3">
        <w:rPr>
          <w:rFonts w:cs="Times New Roman" w:hint="cs"/>
          <w:rtl/>
        </w:rPr>
        <w:t xml:space="preserve">כפי </w:t>
      </w:r>
      <w:r w:rsidRPr="00DC5EC4">
        <w:rPr>
          <w:rFonts w:cs="Times New Roman"/>
          <w:rtl/>
        </w:rPr>
        <w:t>שנהג עם חיות וילדים. הוא חפן את השרץ בכפותיו והתרומם.</w:t>
      </w:r>
    </w:p>
    <w:p w14:paraId="0DD52501" w14:textId="7B591C56" w:rsidR="00D25561" w:rsidRPr="00A90CDC" w:rsidRDefault="00D25561" w:rsidP="00D25561">
      <w:pPr>
        <w:rPr>
          <w:rFonts w:cs="Times New Roman"/>
          <w:rtl/>
        </w:rPr>
      </w:pPr>
      <w:r w:rsidRPr="00A90CDC">
        <w:rPr>
          <w:rFonts w:cs="Times New Roman"/>
          <w:rtl/>
        </w:rPr>
        <w:t>"</w:t>
      </w:r>
      <w:r w:rsidR="00292F74" w:rsidRPr="00A90CDC">
        <w:rPr>
          <w:rFonts w:cs="Times New Roman" w:hint="eastAsia"/>
          <w:rtl/>
        </w:rPr>
        <w:t>ת</w:t>
      </w:r>
      <w:r w:rsidR="000A3655">
        <w:rPr>
          <w:rFonts w:cs="Times New Roman" w:hint="cs"/>
          <w:rtl/>
        </w:rPr>
        <w:t>י</w:t>
      </w:r>
      <w:r w:rsidR="00292F74" w:rsidRPr="00A90CDC">
        <w:rPr>
          <w:rFonts w:cs="Times New Roman" w:hint="eastAsia"/>
          <w:rtl/>
        </w:rPr>
        <w:t>זהר</w:t>
      </w:r>
      <w:r w:rsidR="00292F74" w:rsidRPr="00A90CDC">
        <w:rPr>
          <w:rFonts w:cs="Times New Roman"/>
          <w:rtl/>
        </w:rPr>
        <w:t xml:space="preserve"> </w:t>
      </w:r>
      <w:r w:rsidR="00337B2F" w:rsidRPr="00A90CDC">
        <w:rPr>
          <w:rFonts w:cs="Times New Roman" w:hint="eastAsia"/>
          <w:rtl/>
        </w:rPr>
        <w:t>אלכס</w:t>
      </w:r>
      <w:r w:rsidR="00337B2F" w:rsidRPr="00A90CDC">
        <w:rPr>
          <w:rFonts w:cs="Times New Roman"/>
          <w:rtl/>
        </w:rPr>
        <w:t>, ת</w:t>
      </w:r>
      <w:r w:rsidR="000A3655">
        <w:rPr>
          <w:rFonts w:cs="Times New Roman" w:hint="cs"/>
          <w:rtl/>
        </w:rPr>
        <w:t>י</w:t>
      </w:r>
      <w:r w:rsidR="00337B2F" w:rsidRPr="00A90CDC">
        <w:rPr>
          <w:rFonts w:cs="Times New Roman"/>
          <w:rtl/>
        </w:rPr>
        <w:t xml:space="preserve">זהר </w:t>
      </w:r>
      <w:r w:rsidR="00292F74" w:rsidRPr="00A90CDC">
        <w:rPr>
          <w:rFonts w:cs="Times New Roman" w:hint="eastAsia"/>
          <w:rtl/>
        </w:rPr>
        <w:t>ש</w:t>
      </w:r>
      <w:r w:rsidR="00337B2F" w:rsidRPr="00A90CDC">
        <w:rPr>
          <w:rFonts w:cs="Times New Roman" w:hint="eastAsia"/>
          <w:rtl/>
        </w:rPr>
        <w:t>החולדה</w:t>
      </w:r>
      <w:r w:rsidR="00337B2F" w:rsidRPr="00A90CDC">
        <w:rPr>
          <w:rFonts w:cs="Times New Roman"/>
          <w:rtl/>
        </w:rPr>
        <w:t xml:space="preserve"> </w:t>
      </w:r>
      <w:r w:rsidR="00292F74" w:rsidRPr="00A90CDC">
        <w:rPr>
          <w:rFonts w:cs="Times New Roman" w:hint="eastAsia"/>
          <w:rtl/>
        </w:rPr>
        <w:t>לא</w:t>
      </w:r>
      <w:r w:rsidR="00292F74" w:rsidRPr="00A90CDC">
        <w:rPr>
          <w:rFonts w:cs="Times New Roman"/>
          <w:rtl/>
        </w:rPr>
        <w:t xml:space="preserve"> </w:t>
      </w:r>
      <w:r w:rsidR="00292F74" w:rsidRPr="00A90CDC">
        <w:rPr>
          <w:rFonts w:cs="Times New Roman" w:hint="eastAsia"/>
          <w:rtl/>
        </w:rPr>
        <w:t>תנשוך</w:t>
      </w:r>
      <w:r w:rsidR="00292F74" w:rsidRPr="00A90CDC">
        <w:rPr>
          <w:rFonts w:cs="Times New Roman"/>
          <w:rtl/>
        </w:rPr>
        <w:t xml:space="preserve"> </w:t>
      </w:r>
      <w:r w:rsidR="00292F74" w:rsidRPr="00A90CDC">
        <w:rPr>
          <w:rFonts w:cs="Times New Roman" w:hint="eastAsia"/>
          <w:rtl/>
        </w:rPr>
        <w:t>אותך</w:t>
      </w:r>
      <w:r w:rsidR="00D46124" w:rsidRPr="00A90CDC">
        <w:rPr>
          <w:rFonts w:cs="Times New Roman"/>
          <w:rtl/>
        </w:rPr>
        <w:t>!</w:t>
      </w:r>
      <w:r w:rsidRPr="00A90CDC">
        <w:rPr>
          <w:rFonts w:cs="Times New Roman"/>
          <w:rtl/>
        </w:rPr>
        <w:t>"</w:t>
      </w:r>
    </w:p>
    <w:p w14:paraId="44F93CD4" w14:textId="2BBB96B4" w:rsidR="004F0090" w:rsidRPr="000A3655" w:rsidRDefault="00D25561" w:rsidP="00D25561">
      <w:pPr>
        <w:rPr>
          <w:rFonts w:cs="Times New Roman"/>
          <w:color w:val="A6A6A6" w:themeColor="background1" w:themeShade="A6"/>
          <w:rtl/>
        </w:rPr>
      </w:pPr>
      <w:r w:rsidRPr="00A90CDC">
        <w:rPr>
          <w:rFonts w:cs="Times New Roman"/>
          <w:rtl/>
        </w:rPr>
        <w:t>"</w:t>
      </w:r>
      <w:r w:rsidR="00292F74" w:rsidRPr="00A90CDC">
        <w:rPr>
          <w:rFonts w:cs="Times New Roman"/>
          <w:rtl/>
        </w:rPr>
        <w:t>זאת לא חולדה יסמיני, אין לה זנב, תראי,</w:t>
      </w:r>
      <w:r w:rsidRPr="00A90CDC">
        <w:rPr>
          <w:rFonts w:cs="Times New Roman"/>
          <w:rtl/>
        </w:rPr>
        <w:t xml:space="preserve">" </w:t>
      </w:r>
      <w:r w:rsidR="00292F74" w:rsidRPr="00A90CDC">
        <w:rPr>
          <w:rFonts w:cs="Times New Roman"/>
          <w:rtl/>
        </w:rPr>
        <w:t xml:space="preserve">החיה הקטנה </w:t>
      </w:r>
      <w:r w:rsidR="009D7547">
        <w:rPr>
          <w:rFonts w:cs="Times New Roman" w:hint="cs"/>
          <w:rtl/>
        </w:rPr>
        <w:t>רעדה</w:t>
      </w:r>
      <w:r w:rsidR="00292F74" w:rsidRPr="00A90CDC">
        <w:rPr>
          <w:rFonts w:cs="Times New Roman"/>
          <w:rtl/>
        </w:rPr>
        <w:t xml:space="preserve"> בכפותיו</w:t>
      </w:r>
      <w:r w:rsidR="00B36302">
        <w:rPr>
          <w:rFonts w:cs="Times New Roman" w:hint="cs"/>
          <w:rtl/>
        </w:rPr>
        <w:t>,</w:t>
      </w:r>
      <w:r w:rsidR="00B36302" w:rsidRPr="00B36302">
        <w:rPr>
          <w:rFonts w:cs="Times New Roman"/>
          <w:rtl/>
        </w:rPr>
        <w:t xml:space="preserve"> מתרגלת למשכנה החדש,</w:t>
      </w:r>
      <w:r w:rsidR="00B36302" w:rsidRPr="00B36302">
        <w:rPr>
          <w:rFonts w:cs="Times New Roman" w:hint="cs"/>
          <w:rtl/>
        </w:rPr>
        <w:t xml:space="preserve"> </w:t>
      </w:r>
      <w:bookmarkStart w:id="374" w:name="_Hlk15904167"/>
      <w:r w:rsidR="006315ED">
        <w:rPr>
          <w:rFonts w:cs="Times New Roman" w:hint="cs"/>
          <w:rtl/>
        </w:rPr>
        <w:t xml:space="preserve">בעוד </w:t>
      </w:r>
      <w:r w:rsidR="006315ED" w:rsidRPr="006315ED">
        <w:rPr>
          <w:rFonts w:cs="Times New Roman"/>
          <w:rtl/>
        </w:rPr>
        <w:t xml:space="preserve">דמעותיה </w:t>
      </w:r>
      <w:r w:rsidR="006315ED">
        <w:rPr>
          <w:rFonts w:cs="Times New Roman" w:hint="cs"/>
          <w:rtl/>
        </w:rPr>
        <w:t xml:space="preserve">של יסמין </w:t>
      </w:r>
      <w:r w:rsidR="006315ED" w:rsidRPr="006315ED">
        <w:rPr>
          <w:rFonts w:cs="Times New Roman"/>
          <w:rtl/>
        </w:rPr>
        <w:t>התאדו ברוח החמה</w:t>
      </w:r>
      <w:bookmarkEnd w:id="374"/>
      <w:r w:rsidR="006315ED" w:rsidRPr="006315ED">
        <w:rPr>
          <w:rFonts w:cs="Times New Roman"/>
          <w:rtl/>
        </w:rPr>
        <w:t>.</w:t>
      </w:r>
      <w:r w:rsidR="006315ED" w:rsidRPr="006315ED">
        <w:rPr>
          <w:rFonts w:cs="Times New Roman" w:hint="cs"/>
          <w:rtl/>
        </w:rPr>
        <w:t xml:space="preserve"> </w:t>
      </w:r>
      <w:r w:rsidR="009D7547" w:rsidRPr="006315ED">
        <w:rPr>
          <w:rFonts w:cs="Times New Roman" w:hint="cs"/>
          <w:color w:val="A6A6A6" w:themeColor="background1" w:themeShade="A6"/>
          <w:rtl/>
        </w:rPr>
        <w:t>[</w:t>
      </w:r>
      <w:r w:rsidR="00292F74" w:rsidRPr="006315ED">
        <w:rPr>
          <w:rFonts w:cs="Times New Roman"/>
          <w:color w:val="A6A6A6" w:themeColor="background1" w:themeShade="A6"/>
          <w:rtl/>
        </w:rPr>
        <w:t xml:space="preserve">, </w:t>
      </w:r>
      <w:r w:rsidR="00292F74" w:rsidRPr="006315ED">
        <w:rPr>
          <w:rFonts w:cs="Times New Roman" w:hint="eastAsia"/>
          <w:color w:val="A6A6A6" w:themeColor="background1" w:themeShade="A6"/>
          <w:rtl/>
        </w:rPr>
        <w:t>דרך</w:t>
      </w:r>
      <w:r w:rsidR="00292F74" w:rsidRPr="006315ED">
        <w:rPr>
          <w:rFonts w:cs="Times New Roman"/>
          <w:color w:val="A6A6A6" w:themeColor="background1" w:themeShade="A6"/>
          <w:rtl/>
        </w:rPr>
        <w:t xml:space="preserve"> </w:t>
      </w:r>
      <w:r w:rsidR="00292F74" w:rsidRPr="006315ED">
        <w:rPr>
          <w:rFonts w:cs="Times New Roman" w:hint="eastAsia"/>
          <w:color w:val="A6A6A6" w:themeColor="background1" w:themeShade="A6"/>
          <w:rtl/>
        </w:rPr>
        <w:t>מה</w:t>
      </w:r>
      <w:r w:rsidR="00292F74" w:rsidRPr="006315ED">
        <w:rPr>
          <w:rFonts w:cs="Times New Roman"/>
          <w:color w:val="A6A6A6" w:themeColor="background1" w:themeShade="A6"/>
          <w:rtl/>
        </w:rPr>
        <w:t xml:space="preserve"> </w:t>
      </w:r>
      <w:r w:rsidR="00292F74" w:rsidRPr="006315ED">
        <w:rPr>
          <w:rFonts w:cs="Times New Roman" w:hint="eastAsia"/>
          <w:color w:val="A6A6A6" w:themeColor="background1" w:themeShade="A6"/>
          <w:rtl/>
        </w:rPr>
        <w:t>שעד</w:t>
      </w:r>
      <w:r w:rsidR="00292F74" w:rsidRPr="006315ED">
        <w:rPr>
          <w:rFonts w:cs="Times New Roman"/>
          <w:color w:val="A6A6A6" w:themeColor="background1" w:themeShade="A6"/>
          <w:rtl/>
        </w:rPr>
        <w:t xml:space="preserve"> </w:t>
      </w:r>
      <w:r w:rsidR="00292F74" w:rsidRPr="006315ED">
        <w:rPr>
          <w:rFonts w:cs="Times New Roman" w:hint="eastAsia"/>
          <w:color w:val="A6A6A6" w:themeColor="background1" w:themeShade="A6"/>
          <w:rtl/>
        </w:rPr>
        <w:t>לפני</w:t>
      </w:r>
      <w:r w:rsidR="00292F74" w:rsidRPr="006315ED">
        <w:rPr>
          <w:rFonts w:cs="Times New Roman"/>
          <w:color w:val="A6A6A6" w:themeColor="background1" w:themeShade="A6"/>
          <w:rtl/>
        </w:rPr>
        <w:t xml:space="preserve"> </w:t>
      </w:r>
      <w:r w:rsidR="00292F74" w:rsidRPr="006315ED">
        <w:rPr>
          <w:rFonts w:cs="Times New Roman" w:hint="eastAsia"/>
          <w:color w:val="A6A6A6" w:themeColor="background1" w:themeShade="A6"/>
          <w:rtl/>
        </w:rPr>
        <w:t>רגע</w:t>
      </w:r>
      <w:r w:rsidR="00292F74" w:rsidRPr="006315ED">
        <w:rPr>
          <w:rFonts w:cs="Times New Roman"/>
          <w:color w:val="A6A6A6" w:themeColor="background1" w:themeShade="A6"/>
          <w:rtl/>
        </w:rPr>
        <w:t xml:space="preserve"> </w:t>
      </w:r>
      <w:r w:rsidR="00292F74" w:rsidRPr="006315ED">
        <w:rPr>
          <w:rFonts w:cs="Times New Roman" w:hint="eastAsia"/>
          <w:color w:val="A6A6A6" w:themeColor="background1" w:themeShade="A6"/>
          <w:rtl/>
        </w:rPr>
        <w:t>היה</w:t>
      </w:r>
      <w:r w:rsidR="00292F74" w:rsidRPr="006315ED">
        <w:rPr>
          <w:rFonts w:cs="Times New Roman"/>
          <w:color w:val="A6A6A6" w:themeColor="background1" w:themeShade="A6"/>
          <w:rtl/>
        </w:rPr>
        <w:t xml:space="preserve"> </w:t>
      </w:r>
      <w:r w:rsidR="00292F74" w:rsidRPr="006315ED">
        <w:rPr>
          <w:rFonts w:cs="Times New Roman" w:hint="eastAsia"/>
          <w:color w:val="A6A6A6" w:themeColor="background1" w:themeShade="A6"/>
          <w:rtl/>
        </w:rPr>
        <w:t>חומות</w:t>
      </w:r>
      <w:r w:rsidR="00292F74" w:rsidRPr="006315ED">
        <w:rPr>
          <w:rFonts w:cs="Times New Roman"/>
          <w:color w:val="A6A6A6" w:themeColor="background1" w:themeShade="A6"/>
          <w:rtl/>
        </w:rPr>
        <w:t xml:space="preserve"> </w:t>
      </w:r>
      <w:r w:rsidR="00292F74" w:rsidRPr="006315ED">
        <w:rPr>
          <w:rFonts w:cs="Times New Roman" w:hint="eastAsia"/>
          <w:color w:val="A6A6A6" w:themeColor="background1" w:themeShade="A6"/>
          <w:rtl/>
        </w:rPr>
        <w:t>בצורות</w:t>
      </w:r>
      <w:r w:rsidR="00292F74" w:rsidRPr="006315ED">
        <w:rPr>
          <w:rFonts w:cs="Times New Roman"/>
          <w:color w:val="A6A6A6" w:themeColor="background1" w:themeShade="A6"/>
          <w:rtl/>
        </w:rPr>
        <w:t xml:space="preserve"> </w:t>
      </w:r>
      <w:r w:rsidR="00292F74" w:rsidRPr="006315ED">
        <w:rPr>
          <w:rFonts w:cs="Times New Roman" w:hint="eastAsia"/>
          <w:color w:val="A6A6A6" w:themeColor="background1" w:themeShade="A6"/>
          <w:rtl/>
        </w:rPr>
        <w:t>של</w:t>
      </w:r>
      <w:r w:rsidR="00292F74" w:rsidRPr="006315ED">
        <w:rPr>
          <w:rFonts w:cs="Times New Roman"/>
          <w:color w:val="A6A6A6" w:themeColor="background1" w:themeShade="A6"/>
          <w:rtl/>
        </w:rPr>
        <w:t xml:space="preserve"> </w:t>
      </w:r>
      <w:r w:rsidR="00292F74" w:rsidRPr="006315ED">
        <w:rPr>
          <w:rFonts w:cs="Times New Roman" w:hint="eastAsia"/>
          <w:color w:val="A6A6A6" w:themeColor="background1" w:themeShade="A6"/>
          <w:rtl/>
        </w:rPr>
        <w:t>מוות</w:t>
      </w:r>
      <w:r w:rsidR="009D7547" w:rsidRPr="006315ED">
        <w:rPr>
          <w:rFonts w:cs="Times New Roman" w:hint="cs"/>
          <w:color w:val="A6A6A6" w:themeColor="background1" w:themeShade="A6"/>
          <w:rtl/>
        </w:rPr>
        <w:t>]</w:t>
      </w:r>
      <w:r w:rsidRPr="00A90CDC">
        <w:rPr>
          <w:rFonts w:cs="Times New Roman"/>
          <w:rtl/>
        </w:rPr>
        <w:t xml:space="preserve"> "</w:t>
      </w:r>
      <w:r w:rsidR="00292F74" w:rsidRPr="00A90CDC">
        <w:rPr>
          <w:rFonts w:cs="Times New Roman"/>
          <w:rtl/>
        </w:rPr>
        <w:t xml:space="preserve">זה קיפוד קטן, </w:t>
      </w:r>
      <w:r w:rsidR="00337B2F" w:rsidRPr="00A90CDC">
        <w:rPr>
          <w:rFonts w:cs="Times New Roman"/>
          <w:rtl/>
        </w:rPr>
        <w:t xml:space="preserve">רק גור קיפודים, </w:t>
      </w:r>
      <w:r w:rsidR="00292F74" w:rsidRPr="00A90CDC">
        <w:rPr>
          <w:rFonts w:cs="Times New Roman"/>
          <w:rtl/>
        </w:rPr>
        <w:t>תראי כמה הוא חמוד.</w:t>
      </w:r>
      <w:r w:rsidRPr="00A90CDC">
        <w:rPr>
          <w:rFonts w:cs="Times New Roman"/>
          <w:rtl/>
        </w:rPr>
        <w:t>"</w:t>
      </w:r>
      <w:r w:rsidR="009D7547" w:rsidRPr="000A3655">
        <w:rPr>
          <w:rFonts w:cs="Times New Roman" w:hint="cs"/>
          <w:color w:val="A6A6A6" w:themeColor="background1" w:themeShade="A6"/>
          <w:rtl/>
        </w:rPr>
        <w:t>[</w:t>
      </w:r>
      <w:r w:rsidR="00292F74" w:rsidRPr="000A3655">
        <w:rPr>
          <w:rFonts w:cs="Times New Roman"/>
          <w:color w:val="A6A6A6" w:themeColor="background1" w:themeShade="A6"/>
          <w:rtl/>
        </w:rPr>
        <w:t xml:space="preserve">– כך עשה האביר, את הנוראה </w:t>
      </w:r>
      <w:r w:rsidR="00292F74" w:rsidRPr="000A3655">
        <w:rPr>
          <w:rFonts w:cs="Times New Roman" w:hint="eastAsia"/>
          <w:color w:val="A6A6A6" w:themeColor="background1" w:themeShade="A6"/>
          <w:rtl/>
        </w:rPr>
        <w:t>ב</w:t>
      </w:r>
      <w:r w:rsidR="00292F74" w:rsidRPr="000A3655">
        <w:rPr>
          <w:rFonts w:cs="Times New Roman"/>
          <w:color w:val="A6A6A6" w:themeColor="background1" w:themeShade="A6"/>
          <w:rtl/>
        </w:rPr>
        <w:t xml:space="preserve">מפלצות הוא הכניע </w:t>
      </w:r>
      <w:r w:rsidR="00292F74" w:rsidRPr="000A3655">
        <w:rPr>
          <w:rFonts w:cs="Times New Roman" w:hint="eastAsia"/>
          <w:color w:val="A6A6A6" w:themeColor="background1" w:themeShade="A6"/>
          <w:rtl/>
        </w:rPr>
        <w:t>למען</w:t>
      </w:r>
      <w:r w:rsidR="00292F74" w:rsidRPr="000A3655">
        <w:rPr>
          <w:rFonts w:cs="Times New Roman"/>
          <w:color w:val="A6A6A6" w:themeColor="background1" w:themeShade="A6"/>
          <w:rtl/>
        </w:rPr>
        <w:t xml:space="preserve"> </w:t>
      </w:r>
      <w:r w:rsidR="00292F74" w:rsidRPr="000A3655">
        <w:rPr>
          <w:rFonts w:cs="Times New Roman" w:hint="eastAsia"/>
          <w:color w:val="A6A6A6" w:themeColor="background1" w:themeShade="A6"/>
          <w:rtl/>
        </w:rPr>
        <w:t>ה</w:t>
      </w:r>
      <w:r w:rsidR="00292F74" w:rsidRPr="000A3655">
        <w:rPr>
          <w:rFonts w:cs="Times New Roman"/>
          <w:color w:val="A6A6A6" w:themeColor="background1" w:themeShade="A6"/>
          <w:rtl/>
        </w:rPr>
        <w:t>נסיכה.</w:t>
      </w:r>
      <w:r w:rsidR="009D7547" w:rsidRPr="000A3655">
        <w:rPr>
          <w:rFonts w:cs="Times New Roman" w:hint="cs"/>
          <w:color w:val="A6A6A6" w:themeColor="background1" w:themeShade="A6"/>
          <w:rtl/>
        </w:rPr>
        <w:t>]</w:t>
      </w:r>
    </w:p>
    <w:p w14:paraId="4D07C1D7" w14:textId="41E399BF" w:rsidR="00DC5EC4" w:rsidRPr="000A3655" w:rsidRDefault="009D7547" w:rsidP="00D25561">
      <w:pPr>
        <w:rPr>
          <w:rFonts w:cs="Times New Roman"/>
          <w:color w:val="A6A6A6" w:themeColor="background1" w:themeShade="A6"/>
          <w:rtl/>
        </w:rPr>
      </w:pPr>
      <w:r w:rsidRPr="000A3655">
        <w:rPr>
          <w:rFonts w:cs="Times New Roman" w:hint="cs"/>
          <w:color w:val="A6A6A6" w:themeColor="background1" w:themeShade="A6"/>
          <w:rtl/>
        </w:rPr>
        <w:t>[</w:t>
      </w:r>
      <w:r w:rsidR="00DB1A0E" w:rsidRPr="000A3655">
        <w:rPr>
          <w:rFonts w:cs="Times New Roman" w:hint="eastAsia"/>
          <w:color w:val="A6A6A6" w:themeColor="background1" w:themeShade="A6"/>
          <w:rtl/>
        </w:rPr>
        <w:t>יבבותיה</w:t>
      </w:r>
      <w:r w:rsidR="00DB1A0E" w:rsidRPr="000A3655">
        <w:rPr>
          <w:rFonts w:cs="Times New Roman"/>
          <w:color w:val="A6A6A6" w:themeColor="background1" w:themeShade="A6"/>
          <w:rtl/>
        </w:rPr>
        <w:t xml:space="preserve"> </w:t>
      </w:r>
      <w:r w:rsidR="00DB1A0E" w:rsidRPr="000A3655">
        <w:rPr>
          <w:rFonts w:cs="Times New Roman" w:hint="eastAsia"/>
          <w:color w:val="A6A6A6" w:themeColor="background1" w:themeShade="A6"/>
          <w:rtl/>
        </w:rPr>
        <w:t>גוועו</w:t>
      </w:r>
      <w:r w:rsidR="00DB1A0E" w:rsidRPr="000A3655">
        <w:rPr>
          <w:rFonts w:cs="Times New Roman"/>
          <w:color w:val="A6A6A6" w:themeColor="background1" w:themeShade="A6"/>
          <w:rtl/>
        </w:rPr>
        <w:t xml:space="preserve"> </w:t>
      </w:r>
      <w:r w:rsidR="00DB1A0E" w:rsidRPr="000A3655">
        <w:rPr>
          <w:rFonts w:cs="Times New Roman" w:hint="eastAsia"/>
          <w:color w:val="A6A6A6" w:themeColor="background1" w:themeShade="A6"/>
          <w:rtl/>
        </w:rPr>
        <w:t>על</w:t>
      </w:r>
      <w:r w:rsidR="00DB1A0E" w:rsidRPr="000A3655">
        <w:rPr>
          <w:rFonts w:cs="Times New Roman"/>
          <w:color w:val="A6A6A6" w:themeColor="background1" w:themeShade="A6"/>
          <w:rtl/>
        </w:rPr>
        <w:t xml:space="preserve"> </w:t>
      </w:r>
      <w:r w:rsidR="00DB1A0E" w:rsidRPr="000A3655">
        <w:rPr>
          <w:rFonts w:cs="Times New Roman" w:hint="eastAsia"/>
          <w:color w:val="A6A6A6" w:themeColor="background1" w:themeShade="A6"/>
          <w:rtl/>
        </w:rPr>
        <w:t>שפתיה</w:t>
      </w:r>
      <w:r w:rsidR="00DB1A0E" w:rsidRPr="000A3655">
        <w:rPr>
          <w:rFonts w:cs="Times New Roman"/>
          <w:color w:val="A6A6A6" w:themeColor="background1" w:themeShade="A6"/>
          <w:rtl/>
        </w:rPr>
        <w:t xml:space="preserve"> ודמעותיה התאדו ברוח החמ</w:t>
      </w:r>
      <w:r w:rsidR="0070415F" w:rsidRPr="000A3655">
        <w:rPr>
          <w:rFonts w:cs="Times New Roman" w:hint="eastAsia"/>
          <w:color w:val="A6A6A6" w:themeColor="background1" w:themeShade="A6"/>
          <w:rtl/>
        </w:rPr>
        <w:t>ה</w:t>
      </w:r>
      <w:r w:rsidR="00DB1A0E" w:rsidRPr="000A3655">
        <w:rPr>
          <w:rFonts w:cs="Times New Roman"/>
          <w:color w:val="A6A6A6" w:themeColor="background1" w:themeShade="A6"/>
          <w:rtl/>
        </w:rPr>
        <w:t>.</w:t>
      </w:r>
      <w:r w:rsidR="006B6AAA" w:rsidRPr="000A3655">
        <w:rPr>
          <w:rFonts w:cs="Times New Roman" w:hint="cs"/>
          <w:color w:val="A6A6A6" w:themeColor="background1" w:themeShade="A6"/>
          <w:rtl/>
        </w:rPr>
        <w:t xml:space="preserve"> </w:t>
      </w:r>
      <w:r w:rsidR="0070415F" w:rsidRPr="000A3655">
        <w:rPr>
          <w:rFonts w:cs="Times New Roman" w:hint="eastAsia"/>
          <w:color w:val="A6A6A6" w:themeColor="background1" w:themeShade="A6"/>
          <w:rtl/>
        </w:rPr>
        <w:t>ה</w:t>
      </w:r>
      <w:r w:rsidR="00DB1A0E" w:rsidRPr="000A3655">
        <w:rPr>
          <w:rFonts w:cs="Times New Roman" w:hint="eastAsia"/>
          <w:color w:val="A6A6A6" w:themeColor="background1" w:themeShade="A6"/>
          <w:rtl/>
        </w:rPr>
        <w:t>וא</w:t>
      </w:r>
      <w:r w:rsidR="00DB1A0E" w:rsidRPr="000A3655">
        <w:rPr>
          <w:rFonts w:cs="Times New Roman"/>
          <w:color w:val="A6A6A6" w:themeColor="background1" w:themeShade="A6"/>
          <w:rtl/>
        </w:rPr>
        <w:t xml:space="preserve"> בא </w:t>
      </w:r>
      <w:r w:rsidR="0070415F" w:rsidRPr="000A3655">
        <w:rPr>
          <w:rFonts w:cs="Times New Roman" w:hint="eastAsia"/>
          <w:color w:val="A6A6A6" w:themeColor="background1" w:themeShade="A6"/>
          <w:rtl/>
        </w:rPr>
        <w:t>אליה</w:t>
      </w:r>
      <w:r w:rsidR="00A21140" w:rsidRPr="000A3655">
        <w:rPr>
          <w:rFonts w:cs="Times New Roman" w:hint="cs"/>
          <w:color w:val="A6A6A6" w:themeColor="background1" w:themeShade="A6"/>
          <w:rtl/>
        </w:rPr>
        <w:t>,</w:t>
      </w:r>
      <w:r w:rsidR="00DB1A0E" w:rsidRPr="000A3655">
        <w:rPr>
          <w:rFonts w:cs="Times New Roman"/>
          <w:color w:val="A6A6A6" w:themeColor="background1" w:themeShade="A6"/>
          <w:rtl/>
        </w:rPr>
        <w:t xml:space="preserve"> </w:t>
      </w:r>
      <w:r w:rsidR="00F97A34" w:rsidRPr="000A3655">
        <w:rPr>
          <w:rFonts w:cs="Times New Roman" w:hint="eastAsia"/>
          <w:color w:val="A6A6A6" w:themeColor="background1" w:themeShade="A6"/>
          <w:rtl/>
        </w:rPr>
        <w:t>כל כך</w:t>
      </w:r>
      <w:r w:rsidR="00DB1A0E" w:rsidRPr="000A3655">
        <w:rPr>
          <w:rFonts w:cs="Times New Roman"/>
          <w:color w:val="A6A6A6" w:themeColor="background1" w:themeShade="A6"/>
          <w:rtl/>
        </w:rPr>
        <w:t xml:space="preserve"> </w:t>
      </w:r>
      <w:r w:rsidR="00DB1A0E" w:rsidRPr="000A3655">
        <w:rPr>
          <w:rFonts w:cs="Times New Roman" w:hint="eastAsia"/>
          <w:color w:val="A6A6A6" w:themeColor="background1" w:themeShade="A6"/>
          <w:rtl/>
        </w:rPr>
        <w:t>חמוד</w:t>
      </w:r>
      <w:r w:rsidR="00DB1A0E" w:rsidRPr="000A3655">
        <w:rPr>
          <w:rFonts w:cs="Times New Roman"/>
          <w:color w:val="A6A6A6" w:themeColor="background1" w:themeShade="A6"/>
          <w:rtl/>
        </w:rPr>
        <w:t xml:space="preserve"> </w:t>
      </w:r>
      <w:r w:rsidR="00DB1A0E" w:rsidRPr="000A3655">
        <w:rPr>
          <w:rFonts w:cs="Times New Roman" w:hint="eastAsia"/>
          <w:color w:val="A6A6A6" w:themeColor="background1" w:themeShade="A6"/>
          <w:rtl/>
        </w:rPr>
        <w:t>ובייתי</w:t>
      </w:r>
      <w:r w:rsidR="00DB1A0E" w:rsidRPr="000A3655">
        <w:rPr>
          <w:rFonts w:cs="Times New Roman"/>
          <w:color w:val="A6A6A6" w:themeColor="background1" w:themeShade="A6"/>
          <w:rtl/>
        </w:rPr>
        <w:t xml:space="preserve"> </w:t>
      </w:r>
      <w:r w:rsidR="00DB1A0E" w:rsidRPr="000A3655">
        <w:rPr>
          <w:rFonts w:cs="Times New Roman"/>
          <w:color w:val="A6A6A6" w:themeColor="background1" w:themeShade="A6"/>
        </w:rPr>
        <w:t>reliable</w:t>
      </w:r>
      <w:r w:rsidR="00DB1A0E" w:rsidRPr="000A3655">
        <w:rPr>
          <w:rFonts w:cs="Times New Roman"/>
          <w:color w:val="A6A6A6" w:themeColor="background1" w:themeShade="A6"/>
          <w:rtl/>
        </w:rPr>
        <w:t>]</w:t>
      </w:r>
      <w:r w:rsidR="00FA32EF" w:rsidRPr="000A3655">
        <w:rPr>
          <w:rFonts w:cs="Times New Roman"/>
          <w:color w:val="A6A6A6" w:themeColor="background1" w:themeShade="A6"/>
          <w:rtl/>
        </w:rPr>
        <w:t xml:space="preserve"> </w:t>
      </w:r>
    </w:p>
    <w:p w14:paraId="54B2A96F" w14:textId="73FD8602" w:rsidR="00DC5EC4" w:rsidRDefault="00DC5EC4" w:rsidP="00D25561">
      <w:pPr>
        <w:rPr>
          <w:rFonts w:cs="Times New Roman"/>
          <w:rtl/>
        </w:rPr>
      </w:pPr>
      <w:r w:rsidRPr="00DC5EC4">
        <w:rPr>
          <w:rFonts w:cs="Times New Roman"/>
          <w:rtl/>
        </w:rPr>
        <w:t>א</w:t>
      </w:r>
      <w:r w:rsidR="006315ED">
        <w:rPr>
          <w:rFonts w:cs="Times New Roman" w:hint="cs"/>
          <w:rtl/>
        </w:rPr>
        <w:t>לכס</w:t>
      </w:r>
      <w:r w:rsidRPr="00DC5EC4">
        <w:rPr>
          <w:rFonts w:cs="Times New Roman"/>
          <w:rtl/>
        </w:rPr>
        <w:t xml:space="preserve"> התיישב לצידה, כאדם </w:t>
      </w:r>
      <w:r w:rsidR="00171C7B">
        <w:rPr>
          <w:rFonts w:cs="Times New Roman" w:hint="cs"/>
          <w:rtl/>
        </w:rPr>
        <w:t>ה</w:t>
      </w:r>
      <w:r w:rsidR="00B36302">
        <w:rPr>
          <w:rFonts w:cs="Times New Roman" w:hint="cs"/>
          <w:rtl/>
        </w:rPr>
        <w:t>שייך</w:t>
      </w:r>
      <w:r w:rsidRPr="00DC5EC4">
        <w:rPr>
          <w:rFonts w:cs="Times New Roman"/>
          <w:rtl/>
        </w:rPr>
        <w:t xml:space="preserve"> </w:t>
      </w:r>
      <w:r w:rsidR="00B36302">
        <w:rPr>
          <w:rFonts w:cs="Times New Roman" w:hint="cs"/>
          <w:rtl/>
        </w:rPr>
        <w:t>ל</w:t>
      </w:r>
      <w:r w:rsidRPr="00DC5EC4">
        <w:rPr>
          <w:rFonts w:cs="Times New Roman"/>
          <w:rtl/>
        </w:rPr>
        <w:t>עולם וי</w:t>
      </w:r>
      <w:r w:rsidR="002778F3">
        <w:rPr>
          <w:rFonts w:cs="Times New Roman" w:hint="cs"/>
          <w:rtl/>
        </w:rPr>
        <w:t>וביל</w:t>
      </w:r>
      <w:r w:rsidRPr="00DC5EC4">
        <w:rPr>
          <w:rFonts w:cs="Times New Roman"/>
          <w:rtl/>
        </w:rPr>
        <w:t xml:space="preserve"> גם אותה לכל פינותיו לאט לאט לפי יכולותיה. הוא י</w:t>
      </w:r>
      <w:r w:rsidR="000A3655">
        <w:rPr>
          <w:rFonts w:cs="Times New Roman" w:hint="cs"/>
          <w:rtl/>
        </w:rPr>
        <w:t>י</w:t>
      </w:r>
      <w:r w:rsidRPr="00DC5EC4">
        <w:rPr>
          <w:rFonts w:cs="Times New Roman"/>
          <w:rtl/>
        </w:rPr>
        <w:t>שא אותה בזרועותיו האיתנות, הוא ישתף אותה בכ</w:t>
      </w:r>
      <w:r w:rsidR="000A3655">
        <w:rPr>
          <w:rFonts w:cs="Times New Roman" w:hint="cs"/>
          <w:rtl/>
        </w:rPr>
        <w:t>ו</w:t>
      </w:r>
      <w:r w:rsidRPr="00DC5EC4">
        <w:rPr>
          <w:rFonts w:cs="Times New Roman"/>
          <w:rtl/>
        </w:rPr>
        <w:t>ל.</w:t>
      </w:r>
    </w:p>
    <w:p w14:paraId="289F63F7" w14:textId="3F8660F3" w:rsidR="004F0090" w:rsidRDefault="00D25561" w:rsidP="00D25561">
      <w:pPr>
        <w:rPr>
          <w:rFonts w:cs="Times New Roman"/>
          <w:rtl/>
        </w:rPr>
      </w:pPr>
      <w:r w:rsidRPr="00A90CDC">
        <w:rPr>
          <w:rFonts w:cs="Times New Roman"/>
          <w:rtl/>
        </w:rPr>
        <w:t xml:space="preserve">גור </w:t>
      </w:r>
      <w:r w:rsidR="00337B2F" w:rsidRPr="00A90CDC">
        <w:rPr>
          <w:rFonts w:cs="Times New Roman" w:hint="eastAsia"/>
          <w:rtl/>
        </w:rPr>
        <w:t>ה</w:t>
      </w:r>
      <w:r w:rsidRPr="00A90CDC">
        <w:rPr>
          <w:rFonts w:cs="Times New Roman"/>
          <w:rtl/>
        </w:rPr>
        <w:t>קיפודים הצחיק אותה באפו המרחרח הארוך,</w:t>
      </w:r>
      <w:r w:rsidR="008B1BD5" w:rsidRPr="00A90CDC">
        <w:rPr>
          <w:rtl/>
        </w:rPr>
        <w:t xml:space="preserve"> הוא נשכב על גבו בתוך כפותיו של אלכס </w:t>
      </w:r>
      <w:r w:rsidR="00DC5EC4">
        <w:rPr>
          <w:rFonts w:hint="cs"/>
          <w:rtl/>
        </w:rPr>
        <w:t>ו</w:t>
      </w:r>
      <w:r w:rsidR="008B1BD5" w:rsidRPr="00A90CDC">
        <w:rPr>
          <w:rtl/>
        </w:rPr>
        <w:t>מתח את רגליו הוורודות ב</w:t>
      </w:r>
      <w:r w:rsidR="004C59E0">
        <w:rPr>
          <w:rtl/>
        </w:rPr>
        <w:t>אוויר</w:t>
      </w:r>
      <w:r w:rsidR="008B1BD5" w:rsidRPr="006315ED">
        <w:rPr>
          <w:color w:val="A6A6A6" w:themeColor="background1" w:themeShade="A6"/>
          <w:rtl/>
        </w:rPr>
        <w:t xml:space="preserve"> </w:t>
      </w:r>
      <w:r w:rsidR="00F93006" w:rsidRPr="006315ED">
        <w:rPr>
          <w:rFonts w:hint="cs"/>
          <w:color w:val="A6A6A6" w:themeColor="background1" w:themeShade="A6"/>
          <w:rtl/>
        </w:rPr>
        <w:t>[</w:t>
      </w:r>
      <w:r w:rsidR="008B1BD5" w:rsidRPr="006315ED">
        <w:rPr>
          <w:color w:val="A6A6A6" w:themeColor="background1" w:themeShade="A6"/>
          <w:rtl/>
        </w:rPr>
        <w:t>והניח אותן שוב על ביטנו החשופה,</w:t>
      </w:r>
      <w:r w:rsidR="00F93006" w:rsidRPr="006315ED">
        <w:rPr>
          <w:rFonts w:hint="cs"/>
          <w:color w:val="A6A6A6" w:themeColor="background1" w:themeShade="A6"/>
          <w:rtl/>
        </w:rPr>
        <w:t>]</w:t>
      </w:r>
      <w:r w:rsidR="008B1BD5" w:rsidRPr="006315ED">
        <w:rPr>
          <w:color w:val="A6A6A6" w:themeColor="background1" w:themeShade="A6"/>
          <w:rtl/>
        </w:rPr>
        <w:t xml:space="preserve"> </w:t>
      </w:r>
      <w:r w:rsidR="008B1BD5" w:rsidRPr="00A90CDC">
        <w:rPr>
          <w:rtl/>
        </w:rPr>
        <w:t xml:space="preserve">כמו תייר </w:t>
      </w:r>
      <w:r w:rsidR="00337B2F" w:rsidRPr="00A90CDC">
        <w:rPr>
          <w:rFonts w:hint="eastAsia"/>
          <w:rtl/>
        </w:rPr>
        <w:t>ה</w:t>
      </w:r>
      <w:r w:rsidR="008B1BD5" w:rsidRPr="00A90CDC">
        <w:rPr>
          <w:rFonts w:hint="eastAsia"/>
          <w:rtl/>
        </w:rPr>
        <w:t>משתרע</w:t>
      </w:r>
      <w:r w:rsidR="008B1BD5" w:rsidRPr="00A90CDC">
        <w:rPr>
          <w:rtl/>
        </w:rPr>
        <w:t xml:space="preserve"> על כורס</w:t>
      </w:r>
      <w:r w:rsidR="00337B2F" w:rsidRPr="00A90CDC">
        <w:rPr>
          <w:rFonts w:hint="eastAsia"/>
          <w:rtl/>
        </w:rPr>
        <w:t>ת</w:t>
      </w:r>
      <w:r w:rsidR="00094343">
        <w:rPr>
          <w:rFonts w:hint="cs"/>
          <w:rtl/>
        </w:rPr>
        <w:t xml:space="preserve"> </w:t>
      </w:r>
      <w:r w:rsidR="00337B2F" w:rsidRPr="00A90CDC">
        <w:rPr>
          <w:rtl/>
        </w:rPr>
        <w:t>שיזוף</w:t>
      </w:r>
      <w:r w:rsidR="008B1BD5" w:rsidRPr="00A90CDC">
        <w:rPr>
          <w:rtl/>
        </w:rPr>
        <w:t>, מתבוסס במשמניו</w:t>
      </w:r>
      <w:r w:rsidR="008B1BD5" w:rsidRPr="00A90CDC">
        <w:rPr>
          <w:rFonts w:cs="Times New Roman"/>
          <w:rtl/>
        </w:rPr>
        <w:t>.</w:t>
      </w:r>
    </w:p>
    <w:p w14:paraId="11B171C9" w14:textId="672FD155" w:rsidR="00B36302" w:rsidRDefault="00B36302" w:rsidP="00D25561">
      <w:pPr>
        <w:rPr>
          <w:rFonts w:cs="Times New Roman"/>
          <w:rtl/>
        </w:rPr>
      </w:pPr>
      <w:r w:rsidRPr="00B36302">
        <w:rPr>
          <w:rFonts w:cs="Times New Roman"/>
          <w:rtl/>
        </w:rPr>
        <w:lastRenderedPageBreak/>
        <w:t xml:space="preserve">כמה נוחות </w:t>
      </w:r>
      <w:r w:rsidR="001C5A04">
        <w:rPr>
          <w:rFonts w:cs="Times New Roman"/>
          <w:rtl/>
        </w:rPr>
        <w:t>הייתה</w:t>
      </w:r>
      <w:r w:rsidRPr="00B36302">
        <w:rPr>
          <w:rFonts w:cs="Times New Roman"/>
          <w:rtl/>
        </w:rPr>
        <w:t xml:space="preserve"> בעולם! כמה שהעולם היה מרוכז בתוך גומה אחת ידידותית ונסתרת, בעיניים שנצצו בחיבה ובחוֹם כשאחז בחיה הזעירה הזאת.</w:t>
      </w:r>
    </w:p>
    <w:p w14:paraId="05CAB122" w14:textId="77777777" w:rsidR="00B00D6D" w:rsidRPr="00B00D6D" w:rsidRDefault="00B00D6D" w:rsidP="00B00D6D">
      <w:pPr>
        <w:rPr>
          <w:rFonts w:cs="Times New Roman"/>
          <w:rtl/>
        </w:rPr>
      </w:pPr>
      <w:r w:rsidRPr="00B00D6D">
        <w:rPr>
          <w:rFonts w:cs="Times New Roman" w:hint="cs"/>
          <w:rtl/>
        </w:rPr>
        <w:t>"רוצה ללטף אותו?"</w:t>
      </w:r>
    </w:p>
    <w:p w14:paraId="4BFA13E2" w14:textId="08354E7C" w:rsidR="00D25561" w:rsidRDefault="00D25561" w:rsidP="00D25561">
      <w:pPr>
        <w:rPr>
          <w:rtl/>
        </w:rPr>
      </w:pPr>
      <w:r>
        <w:rPr>
          <w:rFonts w:hint="cs"/>
          <w:rtl/>
        </w:rPr>
        <w:t xml:space="preserve">"מה </w:t>
      </w:r>
      <w:r w:rsidR="004C59E0">
        <w:rPr>
          <w:rFonts w:hint="cs"/>
          <w:rtl/>
        </w:rPr>
        <w:t>פתאום</w:t>
      </w:r>
      <w:r>
        <w:rPr>
          <w:rFonts w:hint="cs"/>
          <w:rtl/>
        </w:rPr>
        <w:t>, אני לא מוכנה ל</w:t>
      </w:r>
      <w:r w:rsidR="00292F74">
        <w:rPr>
          <w:rFonts w:hint="cs"/>
          <w:rtl/>
        </w:rPr>
        <w:t>הידקר מה</w:t>
      </w:r>
      <w:r>
        <w:rPr>
          <w:rFonts w:hint="cs"/>
          <w:rtl/>
        </w:rPr>
        <w:t>קוצים!"</w:t>
      </w:r>
    </w:p>
    <w:p w14:paraId="53D99739" w14:textId="18A64C6F" w:rsidR="009A4ED2" w:rsidRDefault="009A4ED2" w:rsidP="009A4ED2">
      <w:pPr>
        <w:rPr>
          <w:rtl/>
        </w:rPr>
      </w:pPr>
      <w:r>
        <w:rPr>
          <w:rFonts w:hint="cs"/>
          <w:rtl/>
        </w:rPr>
        <w:t xml:space="preserve">"אלה רק קוצים רכים, כמו </w:t>
      </w:r>
      <w:r w:rsidR="003B2198">
        <w:rPr>
          <w:rFonts w:hint="cs"/>
          <w:rtl/>
        </w:rPr>
        <w:t>שערו</w:t>
      </w:r>
      <w:r>
        <w:rPr>
          <w:rFonts w:hint="cs"/>
          <w:rtl/>
        </w:rPr>
        <w:t>ת של מברשת.</w:t>
      </w:r>
      <w:r w:rsidRPr="009A4ED2">
        <w:rPr>
          <w:rFonts w:hint="cs"/>
          <w:rtl/>
        </w:rPr>
        <w:t xml:space="preserve"> </w:t>
      </w:r>
      <w:r>
        <w:rPr>
          <w:rFonts w:hint="cs"/>
          <w:rtl/>
        </w:rPr>
        <w:t xml:space="preserve">תלטפי עם כיוון הצמיחה." הקיפוד הציץ </w:t>
      </w:r>
      <w:r w:rsidR="00FA32EF">
        <w:rPr>
          <w:rFonts w:hint="cs"/>
          <w:rtl/>
        </w:rPr>
        <w:t>הנה ושמה</w:t>
      </w:r>
      <w:r>
        <w:rPr>
          <w:rFonts w:hint="cs"/>
          <w:rtl/>
        </w:rPr>
        <w:t xml:space="preserve"> והחל </w:t>
      </w:r>
      <w:r w:rsidR="00DC5EC4">
        <w:rPr>
          <w:rFonts w:hint="cs"/>
          <w:rtl/>
        </w:rPr>
        <w:t>מ</w:t>
      </w:r>
      <w:r>
        <w:rPr>
          <w:rFonts w:hint="cs"/>
          <w:rtl/>
        </w:rPr>
        <w:t xml:space="preserve">תרוצץ </w:t>
      </w:r>
      <w:r w:rsidR="008B1BD5">
        <w:rPr>
          <w:rFonts w:hint="cs"/>
          <w:rtl/>
        </w:rPr>
        <w:t>ב</w:t>
      </w:r>
      <w:r>
        <w:rPr>
          <w:rFonts w:hint="cs"/>
          <w:rtl/>
        </w:rPr>
        <w:t>כפות ידיו של אלכס. אבל כשי</w:t>
      </w:r>
      <w:r w:rsidR="00D46124">
        <w:rPr>
          <w:rFonts w:hint="cs"/>
          <w:rtl/>
        </w:rPr>
        <w:t>סמין</w:t>
      </w:r>
      <w:r>
        <w:rPr>
          <w:rFonts w:hint="cs"/>
          <w:rtl/>
        </w:rPr>
        <w:t xml:space="preserve"> ניסתה ללט</w:t>
      </w:r>
      <w:r w:rsidR="00655CFC">
        <w:rPr>
          <w:rFonts w:hint="cs"/>
          <w:rtl/>
        </w:rPr>
        <w:t>פו</w:t>
      </w:r>
      <w:r w:rsidR="009F5180">
        <w:rPr>
          <w:rFonts w:hint="cs"/>
          <w:rtl/>
        </w:rPr>
        <w:t>,</w:t>
      </w:r>
      <w:r w:rsidR="00655CFC">
        <w:rPr>
          <w:rFonts w:hint="cs"/>
          <w:rtl/>
        </w:rPr>
        <w:t xml:space="preserve"> בזהירות</w:t>
      </w:r>
      <w:r w:rsidR="009F5180">
        <w:rPr>
          <w:rFonts w:hint="cs"/>
          <w:rtl/>
        </w:rPr>
        <w:t xml:space="preserve"> </w:t>
      </w:r>
      <w:r w:rsidR="00655CFC">
        <w:rPr>
          <w:rFonts w:hint="cs"/>
          <w:rtl/>
        </w:rPr>
        <w:t>רב</w:t>
      </w:r>
      <w:r w:rsidR="009F5180">
        <w:rPr>
          <w:rFonts w:hint="cs"/>
          <w:rtl/>
        </w:rPr>
        <w:t>ה</w:t>
      </w:r>
      <w:r w:rsidR="00655CFC">
        <w:rPr>
          <w:rFonts w:hint="cs"/>
          <w:rtl/>
        </w:rPr>
        <w:t>,</w:t>
      </w:r>
      <w:r>
        <w:rPr>
          <w:rFonts w:hint="cs"/>
          <w:rtl/>
        </w:rPr>
        <w:t xml:space="preserve"> א</w:t>
      </w:r>
      <w:r w:rsidR="00655CFC">
        <w:rPr>
          <w:rFonts w:hint="cs"/>
          <w:rtl/>
        </w:rPr>
        <w:t>לכס</w:t>
      </w:r>
      <w:r>
        <w:rPr>
          <w:rFonts w:hint="cs"/>
          <w:rtl/>
        </w:rPr>
        <w:t xml:space="preserve"> </w:t>
      </w:r>
      <w:r w:rsidR="00655CFC">
        <w:rPr>
          <w:rFonts w:hint="cs"/>
          <w:rtl/>
        </w:rPr>
        <w:t>אחז ב</w:t>
      </w:r>
      <w:r w:rsidR="009F5180">
        <w:rPr>
          <w:rFonts w:hint="cs"/>
          <w:rtl/>
        </w:rPr>
        <w:t>קיפוד</w:t>
      </w:r>
      <w:r w:rsidR="00655CFC">
        <w:rPr>
          <w:rFonts w:hint="cs"/>
          <w:rtl/>
        </w:rPr>
        <w:t xml:space="preserve"> בבטחה</w:t>
      </w:r>
      <w:r>
        <w:rPr>
          <w:rFonts w:hint="cs"/>
          <w:rtl/>
        </w:rPr>
        <w:t xml:space="preserve"> והיא לא נדקרה בכלל.</w:t>
      </w:r>
    </w:p>
    <w:p w14:paraId="7688596B" w14:textId="24B7704B" w:rsidR="00B00D6D" w:rsidRPr="00094343" w:rsidRDefault="009A4ED2" w:rsidP="00B00D6D">
      <w:pPr>
        <w:rPr>
          <w:rFonts w:cs="Times New Roman"/>
          <w:color w:val="A6A6A6" w:themeColor="background1" w:themeShade="A6"/>
          <w:rtl/>
        </w:rPr>
      </w:pPr>
      <w:r w:rsidRPr="00094343">
        <w:rPr>
          <w:rFonts w:cs="Times New Roman" w:hint="cs"/>
          <w:color w:val="A6A6A6" w:themeColor="background1" w:themeShade="A6"/>
          <w:rtl/>
        </w:rPr>
        <w:t>[</w:t>
      </w:r>
      <w:r w:rsidR="001740A6" w:rsidRPr="00094343">
        <w:rPr>
          <w:rFonts w:cs="Times New Roman" w:hint="cs"/>
          <w:color w:val="A6A6A6" w:themeColor="background1" w:themeShade="A6"/>
          <w:rtl/>
        </w:rPr>
        <w:t xml:space="preserve">וגו' </w:t>
      </w:r>
      <w:r w:rsidR="001740A6" w:rsidRPr="00094343">
        <w:rPr>
          <w:rFonts w:cs="Times New Roman"/>
          <w:color w:val="A6A6A6" w:themeColor="background1" w:themeShade="A6"/>
          <w:rtl/>
        </w:rPr>
        <w:t>ליטפה את גבו שהיה מכוסה ב</w:t>
      </w:r>
      <w:r w:rsidR="003B2198" w:rsidRPr="00094343">
        <w:rPr>
          <w:rFonts w:cs="Times New Roman"/>
          <w:color w:val="A6A6A6" w:themeColor="background1" w:themeShade="A6"/>
          <w:rtl/>
        </w:rPr>
        <w:t>שערו</w:t>
      </w:r>
      <w:r w:rsidR="001740A6" w:rsidRPr="00094343">
        <w:rPr>
          <w:rFonts w:cs="Times New Roman"/>
          <w:color w:val="A6A6A6" w:themeColor="background1" w:themeShade="A6"/>
          <w:rtl/>
        </w:rPr>
        <w:t xml:space="preserve">ת נוקשות ונעימות כמו מברשת של </w:t>
      </w:r>
      <w:r w:rsidR="001740A6" w:rsidRPr="00094343">
        <w:rPr>
          <w:color w:val="A6A6A6" w:themeColor="background1" w:themeShade="A6"/>
        </w:rPr>
        <w:t>no nonsense</w:t>
      </w:r>
      <w:r w:rsidR="001740A6" w:rsidRPr="00094343">
        <w:rPr>
          <w:rFonts w:cs="Times New Roman"/>
          <w:color w:val="A6A6A6" w:themeColor="background1" w:themeShade="A6"/>
          <w:rtl/>
        </w:rPr>
        <w:t xml:space="preserve"> רצינית</w:t>
      </w:r>
      <w:r w:rsidR="001740A6" w:rsidRPr="00094343">
        <w:rPr>
          <w:rFonts w:cs="Times New Roman" w:hint="cs"/>
          <w:color w:val="A6A6A6" w:themeColor="background1" w:themeShade="A6"/>
          <w:rtl/>
        </w:rPr>
        <w:t xml:space="preserve"> / שנועדה להברשות רציניות בלבד</w:t>
      </w:r>
      <w:r w:rsidR="001740A6" w:rsidRPr="00094343">
        <w:rPr>
          <w:rFonts w:cs="Times New Roman"/>
          <w:color w:val="A6A6A6" w:themeColor="background1" w:themeShade="A6"/>
          <w:rtl/>
        </w:rPr>
        <w:t xml:space="preserve">, </w:t>
      </w:r>
      <w:r w:rsidR="001740A6" w:rsidRPr="00094343">
        <w:rPr>
          <w:rFonts w:cs="Times New Roman" w:hint="cs"/>
          <w:color w:val="A6A6A6" w:themeColor="background1" w:themeShade="A6"/>
          <w:rtl/>
        </w:rPr>
        <w:t xml:space="preserve">- היה לה ברור לגמרי שהיא לא תידקר מיצור שאלכס מחזיק </w:t>
      </w:r>
      <w:r w:rsidR="001740A6" w:rsidRPr="00094343">
        <w:rPr>
          <w:rFonts w:cs="Times New Roman"/>
          <w:color w:val="A6A6A6" w:themeColor="background1" w:themeShade="A6"/>
          <w:rtl/>
        </w:rPr>
        <w:t>הוא ריחרח את ידה באפו המוארך והיא צחקה,</w:t>
      </w:r>
    </w:p>
    <w:p w14:paraId="67DB6171" w14:textId="09BC5027" w:rsidR="00D25561" w:rsidRPr="00094343" w:rsidRDefault="00D25561" w:rsidP="00D25561">
      <w:pPr>
        <w:rPr>
          <w:rFonts w:cs="Times New Roman"/>
          <w:color w:val="A6A6A6" w:themeColor="background1" w:themeShade="A6"/>
          <w:rtl/>
        </w:rPr>
      </w:pPr>
      <w:r w:rsidRPr="00094343">
        <w:rPr>
          <w:rFonts w:cs="Times New Roman"/>
          <w:color w:val="A6A6A6" w:themeColor="background1" w:themeShade="A6"/>
          <w:rtl/>
        </w:rPr>
        <w:t xml:space="preserve">היא </w:t>
      </w:r>
      <w:r w:rsidR="001C5A04" w:rsidRPr="00094343">
        <w:rPr>
          <w:rFonts w:cs="Times New Roman"/>
          <w:color w:val="A6A6A6" w:themeColor="background1" w:themeShade="A6"/>
          <w:rtl/>
        </w:rPr>
        <w:t>הייתה</w:t>
      </w:r>
      <w:r w:rsidRPr="00094343">
        <w:rPr>
          <w:rFonts w:cs="Times New Roman"/>
          <w:color w:val="A6A6A6" w:themeColor="background1" w:themeShade="A6"/>
          <w:rtl/>
        </w:rPr>
        <w:t xml:space="preserve"> </w:t>
      </w:r>
      <w:r w:rsidR="00F97A34" w:rsidRPr="00094343">
        <w:rPr>
          <w:rFonts w:cs="Times New Roman"/>
          <w:color w:val="A6A6A6" w:themeColor="background1" w:themeShade="A6"/>
          <w:rtl/>
        </w:rPr>
        <w:t>כל כך</w:t>
      </w:r>
      <w:r w:rsidRPr="00094343">
        <w:rPr>
          <w:rFonts w:cs="Times New Roman"/>
          <w:color w:val="A6A6A6" w:themeColor="background1" w:themeShade="A6"/>
          <w:rtl/>
        </w:rPr>
        <w:t xml:space="preserve"> אסירת תודה לו, עד שכשהציע לה ללטף אותו היא התעלמה מהדרישה שבקולו. היה ברור שלו תסרב יקרה משהו, דבר מה ישבר באהבה שלו אליה ולכן היא נאלצה ללטף, עם כיוון הצמיחה של הקוצים זה לא היה כל- כך נורא, קצת כמו ללטף מברשת, היא ליטפה את היצור שפירפר באימה בלפיתתו ואחר כך נרגע מעט.</w:t>
      </w:r>
    </w:p>
    <w:p w14:paraId="66362AC1" w14:textId="0FEA1E09" w:rsidR="00D25561" w:rsidRPr="00094343" w:rsidRDefault="00D25561" w:rsidP="00D25561">
      <w:pPr>
        <w:rPr>
          <w:rFonts w:cs="Times New Roman"/>
          <w:color w:val="A6A6A6" w:themeColor="background1" w:themeShade="A6"/>
          <w:rtl/>
        </w:rPr>
      </w:pPr>
      <w:r w:rsidRPr="00094343">
        <w:rPr>
          <w:rFonts w:cs="Times New Roman" w:hint="cs"/>
          <w:color w:val="A6A6A6" w:themeColor="background1" w:themeShade="A6"/>
          <w:rtl/>
        </w:rPr>
        <w:t xml:space="preserve">זה היה מדהים עד כמה </w:t>
      </w:r>
      <w:r w:rsidRPr="00094343">
        <w:rPr>
          <w:rFonts w:cs="Times New Roman"/>
          <w:color w:val="A6A6A6" w:themeColor="background1" w:themeShade="A6"/>
        </w:rPr>
        <w:t>in tune</w:t>
      </w:r>
      <w:r w:rsidRPr="00094343">
        <w:rPr>
          <w:rFonts w:cs="Times New Roman" w:hint="cs"/>
          <w:color w:val="A6A6A6" w:themeColor="background1" w:themeShade="A6"/>
          <w:rtl/>
        </w:rPr>
        <w:t xml:space="preserve"> היא </w:t>
      </w:r>
      <w:r w:rsidR="001C5A04" w:rsidRPr="00094343">
        <w:rPr>
          <w:rFonts w:cs="Times New Roman" w:hint="cs"/>
          <w:color w:val="A6A6A6" w:themeColor="background1" w:themeShade="A6"/>
          <w:rtl/>
        </w:rPr>
        <w:t>הייתה</w:t>
      </w:r>
      <w:r w:rsidRPr="00094343">
        <w:rPr>
          <w:rFonts w:cs="Times New Roman" w:hint="cs"/>
          <w:color w:val="A6A6A6" w:themeColor="background1" w:themeShade="A6"/>
          <w:rtl/>
        </w:rPr>
        <w:t xml:space="preserve"> עם הצרכים שלו, עם הדרישות שלו באותו רגע. היא ידעה בדיוק מה הוא דורש ממנה אף כי לא הבינה למה </w:t>
      </w:r>
      <w:r w:rsidRPr="00094343">
        <w:rPr>
          <w:rFonts w:cs="Times New Roman"/>
          <w:color w:val="A6A6A6" w:themeColor="background1" w:themeShade="A6"/>
          <w:rtl/>
        </w:rPr>
        <w:t>–</w:t>
      </w:r>
      <w:r w:rsidRPr="00094343">
        <w:rPr>
          <w:rFonts w:cs="Times New Roman" w:hint="cs"/>
          <w:color w:val="A6A6A6" w:themeColor="background1" w:themeShade="A6"/>
          <w:rtl/>
        </w:rPr>
        <w:t xml:space="preserve"> מעולם לא היה אדם אחר / הבינה על אדם </w:t>
      </w:r>
      <w:r w:rsidR="00F97A34" w:rsidRPr="00094343">
        <w:rPr>
          <w:rFonts w:cs="Times New Roman" w:hint="cs"/>
          <w:color w:val="A6A6A6" w:themeColor="background1" w:themeShade="A6"/>
          <w:rtl/>
        </w:rPr>
        <w:t>כל כך</w:t>
      </w:r>
      <w:r w:rsidRPr="00094343">
        <w:rPr>
          <w:rFonts w:cs="Times New Roman" w:hint="cs"/>
          <w:color w:val="A6A6A6" w:themeColor="background1" w:themeShade="A6"/>
          <w:rtl/>
        </w:rPr>
        <w:t xml:space="preserve"> הרבה ובאופן כה אינטימי כפי שהחלה להבין עליו, ובזמן כה קצר.</w:t>
      </w:r>
    </w:p>
    <w:p w14:paraId="47130DDF" w14:textId="77777777" w:rsidR="001740A6" w:rsidRPr="00094343" w:rsidRDefault="009A4ED2" w:rsidP="00B00D6D">
      <w:pPr>
        <w:rPr>
          <w:rFonts w:cs="Times New Roman"/>
          <w:color w:val="A6A6A6" w:themeColor="background1" w:themeShade="A6"/>
          <w:rtl/>
        </w:rPr>
      </w:pPr>
      <w:r w:rsidRPr="00094343">
        <w:rPr>
          <w:rFonts w:cs="Times New Roman" w:hint="cs"/>
          <w:color w:val="A6A6A6" w:themeColor="background1" w:themeShade="A6"/>
          <w:rtl/>
        </w:rPr>
        <w:t>]</w:t>
      </w:r>
    </w:p>
    <w:p w14:paraId="08EFA157" w14:textId="5D4569C8" w:rsidR="001364FF" w:rsidRDefault="004C59E0" w:rsidP="009A4ED2">
      <w:pPr>
        <w:rPr>
          <w:rtl/>
        </w:rPr>
      </w:pPr>
      <w:r>
        <w:rPr>
          <w:rFonts w:cs="Times New Roman"/>
          <w:rtl/>
        </w:rPr>
        <w:t>פתאום</w:t>
      </w:r>
      <w:r w:rsidR="00D25561">
        <w:rPr>
          <w:rFonts w:cs="Times New Roman"/>
          <w:rtl/>
        </w:rPr>
        <w:t xml:space="preserve"> </w:t>
      </w:r>
      <w:r w:rsidR="00716D82">
        <w:rPr>
          <w:rFonts w:cs="Times New Roman" w:hint="cs"/>
          <w:rtl/>
        </w:rPr>
        <w:t>חשש</w:t>
      </w:r>
      <w:r w:rsidR="00716D82">
        <w:rPr>
          <w:rFonts w:cs="Times New Roman"/>
          <w:rtl/>
        </w:rPr>
        <w:t xml:space="preserve"> </w:t>
      </w:r>
      <w:r w:rsidR="00D25561">
        <w:rPr>
          <w:rFonts w:cs="Times New Roman"/>
          <w:rtl/>
        </w:rPr>
        <w:t>ש</w:t>
      </w:r>
      <w:r w:rsidR="009A4ED2">
        <w:rPr>
          <w:rFonts w:cs="Times New Roman" w:hint="cs"/>
          <w:rtl/>
        </w:rPr>
        <w:t>מא</w:t>
      </w:r>
      <w:r w:rsidR="00D25561">
        <w:rPr>
          <w:rFonts w:cs="Times New Roman"/>
          <w:rtl/>
        </w:rPr>
        <w:t xml:space="preserve"> ידבק</w:t>
      </w:r>
      <w:r w:rsidR="00D25561">
        <w:rPr>
          <w:rFonts w:cs="Times New Roman" w:hint="cs"/>
          <w:rtl/>
        </w:rPr>
        <w:t xml:space="preserve"> </w:t>
      </w:r>
      <w:r w:rsidR="00BD54A8">
        <w:rPr>
          <w:rFonts w:cs="Times New Roman"/>
          <w:rtl/>
        </w:rPr>
        <w:t>ריח</w:t>
      </w:r>
      <w:r w:rsidR="00094343">
        <w:rPr>
          <w:rFonts w:cs="Times New Roman" w:hint="cs"/>
          <w:rtl/>
        </w:rPr>
        <w:t xml:space="preserve"> </w:t>
      </w:r>
      <w:r w:rsidR="00BD54A8">
        <w:rPr>
          <w:rFonts w:cs="Times New Roman"/>
          <w:rtl/>
        </w:rPr>
        <w:t xml:space="preserve">אדם </w:t>
      </w:r>
      <w:r w:rsidR="00D25561">
        <w:rPr>
          <w:rFonts w:cs="Times New Roman"/>
          <w:rtl/>
        </w:rPr>
        <w:t>ב</w:t>
      </w:r>
      <w:r w:rsidR="008B1BD5">
        <w:rPr>
          <w:rFonts w:cs="Times New Roman" w:hint="cs"/>
          <w:rtl/>
        </w:rPr>
        <w:t>גור</w:t>
      </w:r>
      <w:r w:rsidR="00D25561">
        <w:rPr>
          <w:rFonts w:cs="Times New Roman"/>
          <w:rtl/>
        </w:rPr>
        <w:t xml:space="preserve"> ואימו </w:t>
      </w:r>
      <w:r w:rsidR="00D25561">
        <w:rPr>
          <w:rFonts w:cs="Times New Roman" w:hint="cs"/>
          <w:rtl/>
        </w:rPr>
        <w:t xml:space="preserve">תתכחש לו </w:t>
      </w:r>
      <w:r w:rsidR="00D25561">
        <w:rPr>
          <w:rFonts w:cs="Times New Roman"/>
          <w:rtl/>
        </w:rPr>
        <w:t>ו</w:t>
      </w:r>
      <w:r w:rsidR="008B1BD5">
        <w:rPr>
          <w:rFonts w:cs="Times New Roman" w:hint="cs"/>
          <w:rtl/>
        </w:rPr>
        <w:t>תסרב</w:t>
      </w:r>
      <w:r w:rsidR="00D25561">
        <w:rPr>
          <w:rFonts w:cs="Times New Roman"/>
          <w:rtl/>
        </w:rPr>
        <w:t xml:space="preserve"> </w:t>
      </w:r>
      <w:r w:rsidR="008B1BD5">
        <w:rPr>
          <w:rFonts w:cs="Times New Roman" w:hint="cs"/>
          <w:rtl/>
        </w:rPr>
        <w:t>לה</w:t>
      </w:r>
      <w:r w:rsidR="00D25561">
        <w:rPr>
          <w:rFonts w:cs="Times New Roman"/>
          <w:rtl/>
        </w:rPr>
        <w:t>כניס</w:t>
      </w:r>
      <w:r w:rsidR="00D25561">
        <w:rPr>
          <w:rFonts w:cs="Times New Roman" w:hint="cs"/>
          <w:rtl/>
        </w:rPr>
        <w:t>ו</w:t>
      </w:r>
      <w:r w:rsidR="00D25561">
        <w:rPr>
          <w:rFonts w:cs="Times New Roman"/>
          <w:rtl/>
        </w:rPr>
        <w:t xml:space="preserve"> למאורתם</w:t>
      </w:r>
      <w:r w:rsidR="004664B1">
        <w:rPr>
          <w:rFonts w:cs="Times New Roman" w:hint="cs"/>
          <w:rtl/>
        </w:rPr>
        <w:t>.</w:t>
      </w:r>
      <w:r w:rsidR="003B3770" w:rsidRPr="006315ED">
        <w:rPr>
          <w:rFonts w:cs="Times New Roman" w:hint="cs"/>
          <w:color w:val="A6A6A6" w:themeColor="background1" w:themeShade="A6"/>
          <w:rtl/>
        </w:rPr>
        <w:t xml:space="preserve"> </w:t>
      </w:r>
      <w:bookmarkStart w:id="375" w:name="_Hlk503524013"/>
      <w:r w:rsidR="004664B1" w:rsidRPr="006315ED">
        <w:rPr>
          <w:rFonts w:cs="Times New Roman" w:hint="cs"/>
          <w:color w:val="A6A6A6" w:themeColor="background1" w:themeShade="A6"/>
          <w:rtl/>
        </w:rPr>
        <w:t>[</w:t>
      </w:r>
      <w:r w:rsidR="003B3770" w:rsidRPr="006315ED">
        <w:rPr>
          <w:rFonts w:cs="Times New Roman" w:hint="cs"/>
          <w:color w:val="A6A6A6" w:themeColor="background1" w:themeShade="A6"/>
          <w:rtl/>
        </w:rPr>
        <w:t>זה יהיה נורא עבור גור-קיפודים קטנטן וחמוד שכזה,</w:t>
      </w:r>
      <w:r w:rsidR="004664B1" w:rsidRPr="006315ED">
        <w:rPr>
          <w:rFonts w:cs="Times New Roman" w:hint="cs"/>
          <w:color w:val="A6A6A6" w:themeColor="background1" w:themeShade="A6"/>
          <w:rtl/>
        </w:rPr>
        <w:t>]</w:t>
      </w:r>
      <w:r w:rsidR="00D25561" w:rsidRPr="006315ED">
        <w:rPr>
          <w:rFonts w:cs="Times New Roman"/>
          <w:color w:val="A6A6A6" w:themeColor="background1" w:themeShade="A6"/>
          <w:rtl/>
        </w:rPr>
        <w:t xml:space="preserve"> </w:t>
      </w:r>
      <w:bookmarkEnd w:id="375"/>
      <w:r w:rsidR="00DC5EC4" w:rsidRPr="00DC5EC4">
        <w:rPr>
          <w:rFonts w:cs="Times New Roman"/>
          <w:rtl/>
        </w:rPr>
        <w:t xml:space="preserve">מי כאלכס </w:t>
      </w:r>
      <w:r w:rsidR="003A1F20">
        <w:rPr>
          <w:rFonts w:cs="Times New Roman" w:hint="cs"/>
          <w:rtl/>
        </w:rPr>
        <w:t>בקי בסכנות מעין אלו</w:t>
      </w:r>
      <w:r w:rsidR="00DC5EC4" w:rsidRPr="00DC5EC4">
        <w:rPr>
          <w:rFonts w:cs="Times New Roman"/>
          <w:rtl/>
        </w:rPr>
        <w:t xml:space="preserve">! </w:t>
      </w:r>
      <w:r w:rsidR="004664B1">
        <w:rPr>
          <w:rFonts w:cs="Times New Roman" w:hint="cs"/>
          <w:rtl/>
        </w:rPr>
        <w:t>הוא מיהר</w:t>
      </w:r>
      <w:r w:rsidR="00D25561">
        <w:rPr>
          <w:rFonts w:cs="Times New Roman"/>
          <w:rtl/>
        </w:rPr>
        <w:t xml:space="preserve"> </w:t>
      </w:r>
      <w:r w:rsidR="004664B1">
        <w:rPr>
          <w:rFonts w:cs="Times New Roman" w:hint="cs"/>
          <w:rtl/>
        </w:rPr>
        <w:t>ל</w:t>
      </w:r>
      <w:r w:rsidR="00D25561">
        <w:rPr>
          <w:rFonts w:cs="Times New Roman" w:hint="cs"/>
          <w:rtl/>
        </w:rPr>
        <w:t>שחרר</w:t>
      </w:r>
      <w:r w:rsidR="00D25561">
        <w:rPr>
          <w:rFonts w:cs="Times New Roman"/>
          <w:rtl/>
        </w:rPr>
        <w:t xml:space="preserve"> אותו סמוך ל</w:t>
      </w:r>
      <w:r w:rsidR="003E21EF">
        <w:rPr>
          <w:rFonts w:cs="Times New Roman" w:hint="cs"/>
          <w:rtl/>
        </w:rPr>
        <w:t>מקום</w:t>
      </w:r>
      <w:r w:rsidR="00D25561">
        <w:rPr>
          <w:rFonts w:cs="Times New Roman"/>
          <w:rtl/>
        </w:rPr>
        <w:t xml:space="preserve"> ש</w:t>
      </w:r>
      <w:r w:rsidR="004664B1">
        <w:rPr>
          <w:rFonts w:cs="Times New Roman" w:hint="cs"/>
          <w:rtl/>
        </w:rPr>
        <w:t xml:space="preserve">בו </w:t>
      </w:r>
      <w:r w:rsidR="00D25561">
        <w:rPr>
          <w:rFonts w:cs="Times New Roman"/>
          <w:rtl/>
        </w:rPr>
        <w:t xml:space="preserve">הרים אותו, </w:t>
      </w:r>
      <w:r w:rsidR="009A4ED2">
        <w:rPr>
          <w:rFonts w:cs="Times New Roman" w:hint="cs"/>
          <w:rtl/>
        </w:rPr>
        <w:t>ו</w:t>
      </w:r>
      <w:r w:rsidR="00D25561">
        <w:rPr>
          <w:rFonts w:hint="cs"/>
          <w:rtl/>
        </w:rPr>
        <w:t>ה</w:t>
      </w:r>
      <w:r w:rsidR="00DC5EC4">
        <w:rPr>
          <w:rFonts w:hint="cs"/>
          <w:rtl/>
        </w:rPr>
        <w:t>גור</w:t>
      </w:r>
      <w:r w:rsidR="00D25561">
        <w:rPr>
          <w:rFonts w:hint="cs"/>
          <w:rtl/>
        </w:rPr>
        <w:t xml:space="preserve"> נמלט אל אפלת החולות</w:t>
      </w:r>
      <w:r w:rsidR="009A4ED2">
        <w:rPr>
          <w:rFonts w:hint="cs"/>
          <w:rtl/>
        </w:rPr>
        <w:t>.</w:t>
      </w:r>
      <w:r w:rsidR="00D25561">
        <w:rPr>
          <w:rFonts w:hint="cs"/>
          <w:rtl/>
        </w:rPr>
        <w:t xml:space="preserve"> </w:t>
      </w:r>
    </w:p>
    <w:p w14:paraId="48D6F3B6" w14:textId="7E7F4673" w:rsidR="00756774" w:rsidDel="0040037C" w:rsidRDefault="00756774" w:rsidP="00756774">
      <w:pPr>
        <w:rPr>
          <w:rtl/>
        </w:rPr>
      </w:pPr>
      <w:r w:rsidDel="0040037C">
        <w:rPr>
          <w:rFonts w:hint="cs"/>
          <w:rtl/>
        </w:rPr>
        <w:t>כש</w:t>
      </w:r>
      <w:r w:rsidR="00B36302" w:rsidRPr="00B36302">
        <w:rPr>
          <w:rFonts w:cs="Times New Roman"/>
          <w:rtl/>
        </w:rPr>
        <w:t xml:space="preserve">אלכס </w:t>
      </w:r>
      <w:r w:rsidRPr="00CD067C" w:rsidDel="0040037C">
        <w:rPr>
          <w:rtl/>
        </w:rPr>
        <w:t xml:space="preserve">חזר </w:t>
      </w:r>
      <w:r>
        <w:rPr>
          <w:rFonts w:hint="cs"/>
          <w:rtl/>
        </w:rPr>
        <w:t xml:space="preserve">הביתה, </w:t>
      </w:r>
      <w:r w:rsidRPr="00CD067C" w:rsidDel="0040037C">
        <w:rPr>
          <w:rtl/>
        </w:rPr>
        <w:t xml:space="preserve">הדירה </w:t>
      </w:r>
      <w:r w:rsidR="001C5A04">
        <w:rPr>
          <w:rtl/>
        </w:rPr>
        <w:t>הייתה</w:t>
      </w:r>
      <w:r w:rsidRPr="00CD067C" w:rsidDel="0040037C">
        <w:rPr>
          <w:rtl/>
        </w:rPr>
        <w:t xml:space="preserve"> </w:t>
      </w:r>
      <w:r w:rsidDel="0040037C">
        <w:rPr>
          <w:rFonts w:hint="cs"/>
          <w:rtl/>
        </w:rPr>
        <w:t xml:space="preserve">מאובזרת </w:t>
      </w:r>
      <w:r w:rsidRPr="00CD067C" w:rsidDel="0040037C">
        <w:rPr>
          <w:rtl/>
        </w:rPr>
        <w:t>למ</w:t>
      </w:r>
      <w:r w:rsidDel="0040037C">
        <w:rPr>
          <w:rFonts w:hint="cs"/>
          <w:rtl/>
        </w:rPr>
        <w:t>שעי</w:t>
      </w:r>
      <w:r w:rsidR="002B5B2A">
        <w:rPr>
          <w:rFonts w:cs="Times New Roman" w:hint="cs"/>
          <w:rtl/>
        </w:rPr>
        <w:t>.</w:t>
      </w:r>
      <w:r w:rsidR="00BD54A8" w:rsidRPr="00BD54A8">
        <w:rPr>
          <w:rFonts w:cs="Times New Roman"/>
          <w:rtl/>
        </w:rPr>
        <w:t xml:space="preserve"> רהיטים נוספים ומוצרי חשמל </w:t>
      </w:r>
      <w:r w:rsidR="00C40292">
        <w:rPr>
          <w:rFonts w:cs="Times New Roman" w:hint="cs"/>
          <w:rtl/>
        </w:rPr>
        <w:t>ש</w:t>
      </w:r>
      <w:r w:rsidR="00BD54A8" w:rsidRPr="00BD54A8">
        <w:rPr>
          <w:rFonts w:cs="Times New Roman"/>
          <w:rtl/>
        </w:rPr>
        <w:t xml:space="preserve">נרכשו </w:t>
      </w:r>
      <w:r w:rsidR="00171C7B" w:rsidRPr="00171C7B">
        <w:rPr>
          <w:rFonts w:cs="Times New Roman"/>
          <w:rtl/>
        </w:rPr>
        <w:t>יובלו</w:t>
      </w:r>
      <w:r w:rsidR="00BD54A8" w:rsidRPr="00BD54A8">
        <w:rPr>
          <w:rFonts w:cs="Times New Roman"/>
          <w:rtl/>
        </w:rPr>
        <w:t xml:space="preserve"> </w:t>
      </w:r>
      <w:r w:rsidR="002B5B2A">
        <w:rPr>
          <w:rFonts w:cs="Times New Roman" w:hint="cs"/>
          <w:rtl/>
        </w:rPr>
        <w:t xml:space="preserve">לביתם </w:t>
      </w:r>
      <w:r w:rsidR="00BD54A8" w:rsidRPr="00BD54A8">
        <w:rPr>
          <w:rFonts w:cs="Times New Roman"/>
          <w:rtl/>
        </w:rPr>
        <w:t>בימים הקרובים</w:t>
      </w:r>
      <w:r w:rsidRPr="00CD067C" w:rsidDel="0040037C">
        <w:rPr>
          <w:rtl/>
        </w:rPr>
        <w:t xml:space="preserve">. </w:t>
      </w:r>
      <w:r w:rsidR="00BD54A8">
        <w:rPr>
          <w:rFonts w:hint="cs"/>
          <w:rtl/>
        </w:rPr>
        <w:t>אלכס</w:t>
      </w:r>
      <w:r w:rsidRPr="00CD067C" w:rsidDel="0040037C">
        <w:rPr>
          <w:rtl/>
        </w:rPr>
        <w:t xml:space="preserve"> נפרד באדיבות רבה </w:t>
      </w:r>
      <w:r w:rsidR="001364FF">
        <w:rPr>
          <w:rFonts w:hint="cs"/>
          <w:rtl/>
        </w:rPr>
        <w:t>ו</w:t>
      </w:r>
      <w:r w:rsidR="001364FF" w:rsidDel="0040037C">
        <w:rPr>
          <w:rtl/>
        </w:rPr>
        <w:t>בחיוך לבבי</w:t>
      </w:r>
      <w:r w:rsidR="001364FF" w:rsidRPr="00CD067C" w:rsidDel="0040037C">
        <w:rPr>
          <w:rtl/>
        </w:rPr>
        <w:t xml:space="preserve"> </w:t>
      </w:r>
      <w:r w:rsidRPr="00CD067C" w:rsidDel="0040037C">
        <w:rPr>
          <w:rtl/>
        </w:rPr>
        <w:t>מ</w:t>
      </w:r>
      <w:r w:rsidR="009F4714" w:rsidRPr="009F4714">
        <w:rPr>
          <w:rFonts w:cs="Times New Roman"/>
          <w:rtl/>
        </w:rPr>
        <w:t>גברת הופמן</w:t>
      </w:r>
      <w:r w:rsidRPr="00CD067C" w:rsidDel="0040037C">
        <w:rPr>
          <w:rtl/>
        </w:rPr>
        <w:t xml:space="preserve"> ו</w:t>
      </w:r>
      <w:r w:rsidDel="0040037C">
        <w:rPr>
          <w:rtl/>
        </w:rPr>
        <w:t>איחל לה טיסה נעימה.</w:t>
      </w:r>
      <w:r w:rsidR="001364FF">
        <w:rPr>
          <w:rFonts w:hint="cs"/>
          <w:rtl/>
        </w:rPr>
        <w:t xml:space="preserve"> </w:t>
      </w:r>
      <w:r w:rsidR="00716D82">
        <w:rPr>
          <w:rFonts w:hint="cs"/>
          <w:rtl/>
        </w:rPr>
        <w:t>יסמין לא הסכימה לחזור לביתו כל עוד אימו שם, ו</w:t>
      </w:r>
      <w:r w:rsidR="00716D82" w:rsidRPr="00CD067C">
        <w:rPr>
          <w:rtl/>
        </w:rPr>
        <w:t xml:space="preserve">הוא </w:t>
      </w:r>
      <w:r w:rsidR="00716D82">
        <w:rPr>
          <w:rFonts w:hint="cs"/>
          <w:rtl/>
        </w:rPr>
        <w:t>הבטיח שיביא לה את המצעים שלו וי</w:t>
      </w:r>
      <w:r w:rsidR="00094343">
        <w:rPr>
          <w:rFonts w:hint="cs"/>
          <w:rtl/>
        </w:rPr>
        <w:t>י</w:t>
      </w:r>
      <w:r w:rsidR="00716D82">
        <w:rPr>
          <w:rFonts w:hint="cs"/>
          <w:rtl/>
        </w:rPr>
        <w:t>שן איתה בלילה</w:t>
      </w:r>
      <w:r w:rsidR="00716D82" w:rsidRPr="00CD067C">
        <w:rPr>
          <w:rtl/>
        </w:rPr>
        <w:t xml:space="preserve">, יסמין הרי </w:t>
      </w:r>
      <w:r w:rsidR="001C5A04">
        <w:rPr>
          <w:rtl/>
        </w:rPr>
        <w:t>הייתה</w:t>
      </w:r>
      <w:r w:rsidR="00716D82" w:rsidRPr="00CD067C">
        <w:rPr>
          <w:rtl/>
        </w:rPr>
        <w:t xml:space="preserve"> זקוקה למצעים שלו בשביל לה</w:t>
      </w:r>
      <w:r w:rsidR="00716D82">
        <w:rPr>
          <w:rFonts w:hint="cs"/>
          <w:rtl/>
        </w:rPr>
        <w:t>י</w:t>
      </w:r>
      <w:r w:rsidR="00716D82" w:rsidRPr="00CD067C">
        <w:rPr>
          <w:rtl/>
        </w:rPr>
        <w:t>רדם.</w:t>
      </w:r>
    </w:p>
    <w:p w14:paraId="79506B73" w14:textId="793FE0CD" w:rsidR="00756774" w:rsidDel="0040037C" w:rsidRDefault="00756774" w:rsidP="00756774">
      <w:pPr>
        <w:rPr>
          <w:rtl/>
        </w:rPr>
      </w:pPr>
      <w:r w:rsidDel="0040037C">
        <w:rPr>
          <w:rFonts w:hint="cs"/>
          <w:rtl/>
        </w:rPr>
        <w:t xml:space="preserve">"רוצה שאני אקפיץ אותך?" </w:t>
      </w:r>
      <w:r w:rsidR="00EB463F">
        <w:rPr>
          <w:rFonts w:hint="cs"/>
          <w:rtl/>
        </w:rPr>
        <w:t>אימו</w:t>
      </w:r>
      <w:r w:rsidDel="0040037C">
        <w:rPr>
          <w:rFonts w:hint="cs"/>
          <w:rtl/>
        </w:rPr>
        <w:t xml:space="preserve"> הציעה כשארז לעצמו תיק. היא קיוותה שלא יטריח אותה</w:t>
      </w:r>
      <w:r w:rsidR="00094343">
        <w:rPr>
          <w:rFonts w:hint="cs"/>
          <w:rtl/>
        </w:rPr>
        <w:t>,</w:t>
      </w:r>
      <w:r w:rsidDel="0040037C">
        <w:rPr>
          <w:rFonts w:hint="cs"/>
          <w:rtl/>
        </w:rPr>
        <w:t xml:space="preserve"> אבל הרגישה חובה ל</w:t>
      </w:r>
      <w:r w:rsidR="009F5180">
        <w:rPr>
          <w:rFonts w:hint="cs"/>
          <w:rtl/>
        </w:rPr>
        <w:t>הציג</w:t>
      </w:r>
      <w:r w:rsidDel="0040037C">
        <w:rPr>
          <w:rFonts w:hint="cs"/>
          <w:rtl/>
        </w:rPr>
        <w:t xml:space="preserve"> בפניו את האפשרות.</w:t>
      </w:r>
    </w:p>
    <w:p w14:paraId="1D370EEB" w14:textId="77777777" w:rsidR="00756774" w:rsidDel="0040037C" w:rsidRDefault="00756774" w:rsidP="00756774">
      <w:pPr>
        <w:rPr>
          <w:rtl/>
        </w:rPr>
      </w:pPr>
      <w:r w:rsidDel="0040037C">
        <w:rPr>
          <w:rFonts w:hint="cs"/>
          <w:rtl/>
        </w:rPr>
        <w:t>"לא ממש."</w:t>
      </w:r>
    </w:p>
    <w:p w14:paraId="644415D3" w14:textId="0B295795" w:rsidR="00756774" w:rsidRDefault="00716D82" w:rsidP="00756774">
      <w:pPr>
        <w:rPr>
          <w:rtl/>
        </w:rPr>
      </w:pPr>
      <w:r>
        <w:rPr>
          <w:rFonts w:hint="cs"/>
          <w:rtl/>
        </w:rPr>
        <w:t>[</w:t>
      </w:r>
      <w:r w:rsidR="00756774" w:rsidDel="0040037C">
        <w:rPr>
          <w:rFonts w:hint="cs"/>
          <w:rtl/>
        </w:rPr>
        <w:t xml:space="preserve">זה דקר אותה, במובן </w:t>
      </w:r>
      <w:r w:rsidR="0007458E">
        <w:rPr>
          <w:rFonts w:hint="cs"/>
          <w:rtl/>
        </w:rPr>
        <w:t>מסוים</w:t>
      </w:r>
      <w:r w:rsidR="00756774" w:rsidDel="0040037C">
        <w:rPr>
          <w:rFonts w:hint="cs"/>
          <w:rtl/>
        </w:rPr>
        <w:t xml:space="preserve">. </w:t>
      </w:r>
      <w:r w:rsidR="00756774" w:rsidRPr="00CD067C" w:rsidDel="0040037C">
        <w:rPr>
          <w:rtl/>
        </w:rPr>
        <w:t>אבל</w:t>
      </w:r>
      <w:r>
        <w:rPr>
          <w:rFonts w:hint="cs"/>
          <w:rtl/>
        </w:rPr>
        <w:t>]</w:t>
      </w:r>
      <w:r w:rsidR="00756774" w:rsidRPr="00CD067C" w:rsidDel="0040037C">
        <w:rPr>
          <w:rtl/>
        </w:rPr>
        <w:t xml:space="preserve"> היא לא הספיקה לברר לעצמה מדוע נפגעה, הרי הוא אפילו לא עישן הפעם</w:t>
      </w:r>
      <w:r w:rsidR="001364FF">
        <w:rPr>
          <w:rFonts w:hint="cs"/>
          <w:rtl/>
        </w:rPr>
        <w:t xml:space="preserve"> </w:t>
      </w:r>
      <w:r w:rsidR="00643E24" w:rsidRPr="00643E24">
        <w:rPr>
          <w:rFonts w:cs="Times New Roman"/>
          <w:rtl/>
        </w:rPr>
        <w:t>ואף דיבר במבטא הנקי והמשכיל ביותר, ביטא כראוי את כל ה-</w:t>
      </w:r>
      <w:r w:rsidR="00643E24" w:rsidRPr="00643E24">
        <w:t>t</w:t>
      </w:r>
      <w:r w:rsidR="00643E24" w:rsidRPr="00643E24">
        <w:rPr>
          <w:rFonts w:cs="Times New Roman"/>
          <w:rtl/>
        </w:rPr>
        <w:t xml:space="preserve">, </w:t>
      </w:r>
      <w:r w:rsidR="00243062">
        <w:rPr>
          <w:rFonts w:hint="cs"/>
          <w:rtl/>
        </w:rPr>
        <w:t>א</w:t>
      </w:r>
      <w:r w:rsidR="00C40292">
        <w:rPr>
          <w:rFonts w:hint="cs"/>
          <w:rtl/>
        </w:rPr>
        <w:t>בל</w:t>
      </w:r>
      <w:r w:rsidR="00756774" w:rsidRPr="00CD067C" w:rsidDel="0040037C">
        <w:rPr>
          <w:rtl/>
        </w:rPr>
        <w:t xml:space="preserve"> הוא לא נשאר </w:t>
      </w:r>
      <w:r w:rsidR="002B5B2A">
        <w:rPr>
          <w:rFonts w:hint="cs"/>
          <w:rtl/>
        </w:rPr>
        <w:t>די</w:t>
      </w:r>
      <w:r w:rsidR="00756774" w:rsidRPr="00CD067C" w:rsidDel="0040037C">
        <w:rPr>
          <w:rtl/>
        </w:rPr>
        <w:t xml:space="preserve"> זמן</w:t>
      </w:r>
      <w:r w:rsidR="002B5B2A" w:rsidRPr="002B5B2A">
        <w:rPr>
          <w:rFonts w:cs="Times New Roman"/>
          <w:rtl/>
        </w:rPr>
        <w:t xml:space="preserve"> </w:t>
      </w:r>
      <w:r w:rsidR="003D06F8">
        <w:rPr>
          <w:rFonts w:cs="Times New Roman" w:hint="cs"/>
          <w:rtl/>
        </w:rPr>
        <w:t>[</w:t>
      </w:r>
      <w:r w:rsidR="002B5B2A" w:rsidRPr="002B5B2A">
        <w:rPr>
          <w:rFonts w:cs="Times New Roman"/>
          <w:rtl/>
        </w:rPr>
        <w:t>כדי שתוכל ללבן זאת מולו</w:t>
      </w:r>
      <w:r w:rsidR="003D06F8">
        <w:rPr>
          <w:rFonts w:cs="Times New Roman" w:hint="cs"/>
          <w:rtl/>
        </w:rPr>
        <w:t>]</w:t>
      </w:r>
      <w:r w:rsidR="00756774" w:rsidRPr="00CD067C" w:rsidDel="0040037C">
        <w:rPr>
          <w:rtl/>
        </w:rPr>
        <w:t>, אסור שיסמין תתעורר לבדה באמצע הלילה.</w:t>
      </w:r>
    </w:p>
    <w:p w14:paraId="2E3E58DE" w14:textId="77777777" w:rsidR="00175B65" w:rsidRDefault="00175B65" w:rsidP="00175B65">
      <w:pPr>
        <w:rPr>
          <w:rtl/>
        </w:rPr>
      </w:pPr>
    </w:p>
    <w:p w14:paraId="77C46BA6" w14:textId="623C307F" w:rsidR="00175B65" w:rsidRPr="006315ED" w:rsidRDefault="009A4ED2" w:rsidP="009A4ED2">
      <w:pPr>
        <w:rPr>
          <w:color w:val="A6A6A6" w:themeColor="background1" w:themeShade="A6"/>
          <w:rtl/>
        </w:rPr>
      </w:pPr>
      <w:r w:rsidRPr="006315ED">
        <w:rPr>
          <w:rFonts w:cs="Times New Roman" w:hint="cs"/>
          <w:color w:val="A6A6A6" w:themeColor="background1" w:themeShade="A6"/>
          <w:rtl/>
        </w:rPr>
        <w:t>[</w:t>
      </w:r>
      <w:r w:rsidR="00175B65" w:rsidRPr="006315ED">
        <w:rPr>
          <w:rFonts w:cs="Times New Roman"/>
          <w:color w:val="A6A6A6" w:themeColor="background1" w:themeShade="A6"/>
          <w:rtl/>
        </w:rPr>
        <w:t xml:space="preserve">היה חומר </w:t>
      </w:r>
      <w:r w:rsidR="006C3361" w:rsidRPr="006315ED">
        <w:rPr>
          <w:rFonts w:cs="Times New Roman" w:hint="cs"/>
          <w:color w:val="A6A6A6" w:themeColor="background1" w:themeShade="A6"/>
          <w:rtl/>
        </w:rPr>
        <w:t xml:space="preserve">נוסף </w:t>
      </w:r>
      <w:r w:rsidR="00175B65" w:rsidRPr="006315ED">
        <w:rPr>
          <w:rFonts w:cs="Times New Roman"/>
          <w:color w:val="A6A6A6" w:themeColor="background1" w:themeShade="A6"/>
          <w:rtl/>
        </w:rPr>
        <w:t>ש</w:t>
      </w:r>
      <w:r w:rsidR="006C3361" w:rsidRPr="006315ED">
        <w:rPr>
          <w:rFonts w:cs="Times New Roman" w:hint="cs"/>
          <w:color w:val="A6A6A6" w:themeColor="background1" w:themeShade="A6"/>
          <w:rtl/>
        </w:rPr>
        <w:t xml:space="preserve">היא </w:t>
      </w:r>
      <w:r w:rsidR="00175B65" w:rsidRPr="006315ED">
        <w:rPr>
          <w:rFonts w:cs="Times New Roman"/>
          <w:color w:val="A6A6A6" w:themeColor="background1" w:themeShade="A6"/>
          <w:rtl/>
        </w:rPr>
        <w:t>המציאה</w:t>
      </w:r>
      <w:r w:rsidR="006C3361" w:rsidRPr="006315ED">
        <w:rPr>
          <w:rFonts w:cs="Times New Roman" w:hint="cs"/>
          <w:color w:val="A6A6A6" w:themeColor="background1" w:themeShade="A6"/>
          <w:rtl/>
        </w:rPr>
        <w:t xml:space="preserve"> </w:t>
      </w:r>
      <w:r w:rsidR="006C3361" w:rsidRPr="006315ED">
        <w:rPr>
          <w:rFonts w:cs="Times New Roman"/>
          <w:color w:val="A6A6A6" w:themeColor="background1" w:themeShade="A6"/>
          <w:rtl/>
        </w:rPr>
        <w:t>–</w:t>
      </w:r>
      <w:r w:rsidR="006C3361" w:rsidRPr="006315ED">
        <w:rPr>
          <w:rFonts w:cs="Times New Roman" w:hint="cs"/>
          <w:color w:val="A6A6A6" w:themeColor="background1" w:themeShade="A6"/>
          <w:rtl/>
        </w:rPr>
        <w:t xml:space="preserve"> חומר </w:t>
      </w:r>
      <w:r w:rsidR="00175B65" w:rsidRPr="006315ED">
        <w:rPr>
          <w:rFonts w:cs="Times New Roman"/>
          <w:color w:val="A6A6A6" w:themeColor="background1" w:themeShade="A6"/>
          <w:rtl/>
        </w:rPr>
        <w:t xml:space="preserve">עשוי מהעיסה שממנה עשוי </w:t>
      </w:r>
      <w:r w:rsidR="006C3361" w:rsidRPr="006315ED">
        <w:rPr>
          <w:rFonts w:cs="Times New Roman" w:hint="cs"/>
          <w:color w:val="A6A6A6" w:themeColor="background1" w:themeShade="A6"/>
          <w:rtl/>
        </w:rPr>
        <w:t>תוך ה</w:t>
      </w:r>
      <w:r w:rsidR="00175B65" w:rsidRPr="006315ED">
        <w:rPr>
          <w:rFonts w:cs="Times New Roman"/>
          <w:color w:val="A6A6A6" w:themeColor="background1" w:themeShade="A6"/>
          <w:rtl/>
        </w:rPr>
        <w:t>גו</w:t>
      </w:r>
      <w:r w:rsidR="006C3361" w:rsidRPr="006315ED">
        <w:rPr>
          <w:rFonts w:cs="Times New Roman" w:hint="cs"/>
          <w:color w:val="A6A6A6" w:themeColor="background1" w:themeShade="A6"/>
          <w:rtl/>
        </w:rPr>
        <w:t>ף</w:t>
      </w:r>
      <w:r w:rsidR="00175B65" w:rsidRPr="006315ED">
        <w:rPr>
          <w:rFonts w:cs="Times New Roman"/>
          <w:color w:val="A6A6A6" w:themeColor="background1" w:themeShade="A6"/>
          <w:rtl/>
        </w:rPr>
        <w:t xml:space="preserve"> </w:t>
      </w:r>
      <w:r w:rsidR="006C3361" w:rsidRPr="006315ED">
        <w:rPr>
          <w:rFonts w:cs="Times New Roman" w:hint="cs"/>
          <w:color w:val="A6A6A6" w:themeColor="background1" w:themeShade="A6"/>
          <w:rtl/>
        </w:rPr>
        <w:t xml:space="preserve">של </w:t>
      </w:r>
      <w:r w:rsidR="00175B65" w:rsidRPr="006315ED">
        <w:rPr>
          <w:rFonts w:cs="Times New Roman"/>
          <w:color w:val="A6A6A6" w:themeColor="background1" w:themeShade="A6"/>
          <w:rtl/>
        </w:rPr>
        <w:t xml:space="preserve">תולעת, </w:t>
      </w:r>
      <w:r w:rsidR="006C3361" w:rsidRPr="006315ED">
        <w:rPr>
          <w:rFonts w:cs="Times New Roman" w:hint="cs"/>
          <w:color w:val="A6A6A6" w:themeColor="background1" w:themeShade="A6"/>
          <w:rtl/>
        </w:rPr>
        <w:t xml:space="preserve">ושל חלזונות אבל רק לבנים-צהובים רכרוכיים, ושל רימות עוורות </w:t>
      </w:r>
      <w:r w:rsidR="00175B65" w:rsidRPr="006315ED">
        <w:rPr>
          <w:rFonts w:cs="Times New Roman"/>
          <w:color w:val="A6A6A6" w:themeColor="background1" w:themeShade="A6"/>
          <w:rtl/>
        </w:rPr>
        <w:t>וגם</w:t>
      </w:r>
      <w:r w:rsidR="006C3361" w:rsidRPr="006315ED">
        <w:rPr>
          <w:rFonts w:cs="Times New Roman" w:hint="cs"/>
          <w:color w:val="A6A6A6" w:themeColor="background1" w:themeShade="A6"/>
          <w:rtl/>
        </w:rPr>
        <w:t xml:space="preserve"> חומר זה</w:t>
      </w:r>
      <w:r w:rsidR="00175B65" w:rsidRPr="006315ED">
        <w:rPr>
          <w:rFonts w:cs="Times New Roman"/>
          <w:color w:val="A6A6A6" w:themeColor="background1" w:themeShade="A6"/>
          <w:rtl/>
        </w:rPr>
        <w:t xml:space="preserve"> היה מצוי או ליתר דיוק מרוח בשכב</w:t>
      </w:r>
      <w:r w:rsidR="006C3361" w:rsidRPr="006315ED">
        <w:rPr>
          <w:rFonts w:cs="Times New Roman" w:hint="cs"/>
          <w:color w:val="A6A6A6" w:themeColor="background1" w:themeShade="A6"/>
          <w:rtl/>
        </w:rPr>
        <w:t>ות</w:t>
      </w:r>
      <w:r w:rsidR="00175B65" w:rsidRPr="006315ED">
        <w:rPr>
          <w:rFonts w:cs="Times New Roman"/>
          <w:color w:val="A6A6A6" w:themeColor="background1" w:themeShade="A6"/>
          <w:rtl/>
        </w:rPr>
        <w:t xml:space="preserve"> נדיב</w:t>
      </w:r>
      <w:r w:rsidR="006C3361" w:rsidRPr="006315ED">
        <w:rPr>
          <w:rFonts w:cs="Times New Roman" w:hint="cs"/>
          <w:color w:val="A6A6A6" w:themeColor="background1" w:themeShade="A6"/>
          <w:rtl/>
        </w:rPr>
        <w:t>ות</w:t>
      </w:r>
      <w:r w:rsidR="00175B65" w:rsidRPr="006315ED">
        <w:rPr>
          <w:rFonts w:cs="Times New Roman"/>
          <w:color w:val="A6A6A6" w:themeColor="background1" w:themeShade="A6"/>
          <w:rtl/>
        </w:rPr>
        <w:t xml:space="preserve"> על</w:t>
      </w:r>
      <w:r w:rsidR="00B317A3" w:rsidRPr="006315ED">
        <w:rPr>
          <w:rFonts w:cs="Times New Roman" w:hint="cs"/>
          <w:color w:val="A6A6A6" w:themeColor="background1" w:themeShade="A6"/>
          <w:rtl/>
        </w:rPr>
        <w:t xml:space="preserve"> </w:t>
      </w:r>
      <w:r w:rsidR="006C3361" w:rsidRPr="006315ED">
        <w:rPr>
          <w:rFonts w:cs="Times New Roman" w:hint="cs"/>
          <w:color w:val="A6A6A6" w:themeColor="background1" w:themeShade="A6"/>
          <w:rtl/>
        </w:rPr>
        <w:t>גבי</w:t>
      </w:r>
      <w:r w:rsidR="00175B65" w:rsidRPr="006315ED">
        <w:rPr>
          <w:rFonts w:cs="Times New Roman"/>
          <w:color w:val="A6A6A6" w:themeColor="background1" w:themeShade="A6"/>
          <w:rtl/>
        </w:rPr>
        <w:t xml:space="preserve"> חפצים </w:t>
      </w:r>
      <w:r w:rsidR="0007458E" w:rsidRPr="006315ED">
        <w:rPr>
          <w:rFonts w:cs="Times New Roman"/>
          <w:color w:val="A6A6A6" w:themeColor="background1" w:themeShade="A6"/>
          <w:rtl/>
        </w:rPr>
        <w:t>מסוימ</w:t>
      </w:r>
      <w:r w:rsidR="00175B65" w:rsidRPr="006315ED">
        <w:rPr>
          <w:rFonts w:cs="Times New Roman"/>
          <w:color w:val="A6A6A6" w:themeColor="background1" w:themeShade="A6"/>
          <w:rtl/>
        </w:rPr>
        <w:t xml:space="preserve">ים במקרים </w:t>
      </w:r>
      <w:r w:rsidR="0007458E" w:rsidRPr="006315ED">
        <w:rPr>
          <w:rFonts w:cs="Times New Roman"/>
          <w:color w:val="A6A6A6" w:themeColor="background1" w:themeShade="A6"/>
          <w:rtl/>
        </w:rPr>
        <w:t>מסוימ</w:t>
      </w:r>
      <w:r w:rsidR="00175B65" w:rsidRPr="006315ED">
        <w:rPr>
          <w:rFonts w:cs="Times New Roman"/>
          <w:color w:val="A6A6A6" w:themeColor="background1" w:themeShade="A6"/>
          <w:rtl/>
        </w:rPr>
        <w:t>ים</w:t>
      </w:r>
      <w:r w:rsidRPr="006315ED">
        <w:rPr>
          <w:rFonts w:cs="Times New Roman" w:hint="cs"/>
          <w:color w:val="A6A6A6" w:themeColor="background1" w:themeShade="A6"/>
          <w:rtl/>
        </w:rPr>
        <w:t>]</w:t>
      </w:r>
      <w:r w:rsidR="00175B65" w:rsidRPr="006315ED">
        <w:rPr>
          <w:rFonts w:cs="Times New Roman"/>
          <w:color w:val="A6A6A6" w:themeColor="background1" w:themeShade="A6"/>
          <w:rtl/>
        </w:rPr>
        <w:t xml:space="preserve"> </w:t>
      </w:r>
    </w:p>
    <w:p w14:paraId="4562C14E" w14:textId="77777777" w:rsidR="00175B65" w:rsidRPr="006315ED" w:rsidRDefault="00175B65" w:rsidP="00175B65">
      <w:pPr>
        <w:rPr>
          <w:color w:val="A6A6A6" w:themeColor="background1" w:themeShade="A6"/>
          <w:rtl/>
        </w:rPr>
      </w:pPr>
    </w:p>
    <w:p w14:paraId="4F566AA8" w14:textId="61B66038" w:rsidR="004627AB" w:rsidRPr="006315ED" w:rsidRDefault="00D25561" w:rsidP="00250000">
      <w:pPr>
        <w:rPr>
          <w:color w:val="A6A6A6" w:themeColor="background1" w:themeShade="A6"/>
          <w:rtl/>
        </w:rPr>
      </w:pPr>
      <w:r w:rsidRPr="006315ED" w:rsidDel="00D25561">
        <w:rPr>
          <w:rFonts w:hint="cs"/>
          <w:color w:val="A6A6A6" w:themeColor="background1" w:themeShade="A6"/>
          <w:rtl/>
        </w:rPr>
        <w:lastRenderedPageBreak/>
        <w:t xml:space="preserve"> </w:t>
      </w:r>
      <w:r w:rsidR="004E1154" w:rsidRPr="006315ED">
        <w:rPr>
          <w:rFonts w:hint="cs"/>
          <w:color w:val="A6A6A6" w:themeColor="background1" w:themeShade="A6"/>
          <w:rtl/>
        </w:rPr>
        <w:t>[</w:t>
      </w:r>
      <w:r w:rsidR="004627AB" w:rsidRPr="006315ED">
        <w:rPr>
          <w:color w:val="A6A6A6" w:themeColor="background1" w:themeShade="A6"/>
          <w:rtl/>
        </w:rPr>
        <w:t xml:space="preserve">במשך כל שהותה של האם הוא לא הגיע לבית. בבקרים הוא היה הולך לבריכה בקאנטרי שבין הפרדסים ובצהריים היה נוסע לאימון בבריכה בווינגייט. </w:t>
      </w:r>
      <w:r w:rsidR="00EA466E" w:rsidRPr="006315ED">
        <w:rPr>
          <w:rFonts w:hint="cs"/>
          <w:color w:val="A6A6A6" w:themeColor="background1" w:themeShade="A6"/>
          <w:rtl/>
        </w:rPr>
        <w:t xml:space="preserve">[לא </w:t>
      </w:r>
      <w:r w:rsidR="00EA466E" w:rsidRPr="006315ED">
        <w:rPr>
          <w:color w:val="A6A6A6" w:themeColor="background1" w:themeShade="A6"/>
          <w:rtl/>
        </w:rPr>
        <w:t>–</w:t>
      </w:r>
      <w:r w:rsidR="00EA466E" w:rsidRPr="006315ED">
        <w:rPr>
          <w:rFonts w:hint="cs"/>
          <w:color w:val="A6A6A6" w:themeColor="background1" w:themeShade="A6"/>
          <w:rtl/>
        </w:rPr>
        <w:t xml:space="preserve"> גלש על הגלים]</w:t>
      </w:r>
    </w:p>
    <w:p w14:paraId="414690D0" w14:textId="5F3E3E5C" w:rsidR="004627AB" w:rsidRPr="006315ED" w:rsidRDefault="004627AB" w:rsidP="00250000">
      <w:pPr>
        <w:rPr>
          <w:color w:val="A6A6A6" w:themeColor="background1" w:themeShade="A6"/>
          <w:rtl/>
        </w:rPr>
      </w:pPr>
      <w:r w:rsidRPr="006315ED">
        <w:rPr>
          <w:color w:val="A6A6A6" w:themeColor="background1" w:themeShade="A6"/>
          <w:rtl/>
        </w:rPr>
        <w:t xml:space="preserve">בערבים היה </w:t>
      </w:r>
      <w:r w:rsidRPr="006315ED">
        <w:rPr>
          <w:rFonts w:hint="cs"/>
          <w:color w:val="A6A6A6" w:themeColor="background1" w:themeShade="A6"/>
          <w:rtl/>
        </w:rPr>
        <w:t xml:space="preserve">אלכס </w:t>
      </w:r>
      <w:r w:rsidRPr="006315ED">
        <w:rPr>
          <w:color w:val="A6A6A6" w:themeColor="background1" w:themeShade="A6"/>
          <w:rtl/>
        </w:rPr>
        <w:t>מגיע לסער ו</w:t>
      </w:r>
      <w:r w:rsidR="00B50E90" w:rsidRPr="006315ED">
        <w:rPr>
          <w:color w:val="A6A6A6" w:themeColor="background1" w:themeShade="A6"/>
          <w:rtl/>
        </w:rPr>
        <w:t xml:space="preserve">יסמין ואחרי שאימם הלכה לישון </w:t>
      </w:r>
      <w:r w:rsidR="003C135C" w:rsidRPr="006315ED">
        <w:rPr>
          <w:rFonts w:hint="cs"/>
          <w:color w:val="A6A6A6" w:themeColor="background1" w:themeShade="A6"/>
          <w:rtl/>
        </w:rPr>
        <w:t xml:space="preserve">הם </w:t>
      </w:r>
      <w:r w:rsidRPr="006315ED">
        <w:rPr>
          <w:color w:val="A6A6A6" w:themeColor="background1" w:themeShade="A6"/>
          <w:rtl/>
        </w:rPr>
        <w:t xml:space="preserve">היו מארגנים חילופי חדרים, כי יסמין </w:t>
      </w:r>
      <w:r w:rsidR="001C5A04" w:rsidRPr="006315ED">
        <w:rPr>
          <w:rFonts w:hint="cs"/>
          <w:color w:val="A6A6A6" w:themeColor="background1" w:themeShade="A6"/>
          <w:rtl/>
        </w:rPr>
        <w:t>הייתה</w:t>
      </w:r>
      <w:r w:rsidR="00B50E90" w:rsidRPr="006315ED">
        <w:rPr>
          <w:rFonts w:hint="cs"/>
          <w:color w:val="A6A6A6" w:themeColor="background1" w:themeShade="A6"/>
          <w:rtl/>
        </w:rPr>
        <w:t xml:space="preserve"> </w:t>
      </w:r>
      <w:r w:rsidRPr="006315ED">
        <w:rPr>
          <w:color w:val="A6A6A6" w:themeColor="background1" w:themeShade="A6"/>
          <w:rtl/>
        </w:rPr>
        <w:t>יכ</w:t>
      </w:r>
      <w:r w:rsidR="00B50E90" w:rsidRPr="006315ED">
        <w:rPr>
          <w:rFonts w:hint="cs"/>
          <w:color w:val="A6A6A6" w:themeColor="background1" w:themeShade="A6"/>
          <w:rtl/>
        </w:rPr>
        <w:t>ו</w:t>
      </w:r>
      <w:r w:rsidRPr="006315ED">
        <w:rPr>
          <w:color w:val="A6A6A6" w:themeColor="background1" w:themeShade="A6"/>
          <w:rtl/>
        </w:rPr>
        <w:t>לה להרדם בקלות במיטתה כל עוד אלכס חיבק אותה.</w:t>
      </w:r>
      <w:r w:rsidR="004E1154" w:rsidRPr="006315ED">
        <w:rPr>
          <w:rFonts w:hint="cs"/>
          <w:color w:val="A6A6A6" w:themeColor="background1" w:themeShade="A6"/>
          <w:rtl/>
        </w:rPr>
        <w:t>]</w:t>
      </w:r>
    </w:p>
    <w:p w14:paraId="433DFD9F" w14:textId="5BADFCA6" w:rsidR="004627AB" w:rsidDel="0040037C" w:rsidRDefault="004627AB" w:rsidP="00250000">
      <w:pPr>
        <w:rPr>
          <w:rtl/>
        </w:rPr>
      </w:pPr>
    </w:p>
    <w:p w14:paraId="3C37A54A" w14:textId="764DB7B5" w:rsidR="009926B2" w:rsidRPr="00CD067C" w:rsidDel="0040037C" w:rsidRDefault="009926B2" w:rsidP="00250000">
      <w:pPr>
        <w:rPr>
          <w:rtl/>
        </w:rPr>
      </w:pPr>
    </w:p>
    <w:p w14:paraId="3DCCCA45" w14:textId="2C75C9E1" w:rsidR="00293FD3" w:rsidRPr="0044357B" w:rsidRDefault="00B36302" w:rsidP="00D14A18">
      <w:pPr>
        <w:pStyle w:val="Heading2"/>
        <w:rPr>
          <w:rtl/>
        </w:rPr>
      </w:pPr>
      <w:bookmarkStart w:id="376" w:name="_Toc297351106"/>
      <w:bookmarkStart w:id="377" w:name="_Toc322023124"/>
      <w:bookmarkStart w:id="378" w:name="_Toc299174410"/>
      <w:r>
        <w:rPr>
          <w:rFonts w:hint="cs"/>
          <w:rtl/>
        </w:rPr>
        <w:t>לועַ קרוקודיל</w:t>
      </w:r>
      <w:r w:rsidR="00D64869">
        <w:rPr>
          <w:rFonts w:hint="cs"/>
          <w:rtl/>
        </w:rPr>
        <w:t xml:space="preserve"> [בת</w:t>
      </w:r>
      <w:r w:rsidR="009F5FBA">
        <w:rPr>
          <w:rFonts w:hint="cs"/>
          <w:rtl/>
        </w:rPr>
        <w:t>-גל</w:t>
      </w:r>
      <w:r w:rsidR="00D64869">
        <w:rPr>
          <w:rFonts w:hint="cs"/>
          <w:rtl/>
        </w:rPr>
        <w:t xml:space="preserve"> בת</w:t>
      </w:r>
      <w:r w:rsidR="009F5FBA">
        <w:rPr>
          <w:rFonts w:hint="cs"/>
          <w:rtl/>
        </w:rPr>
        <w:t xml:space="preserve"> 6</w:t>
      </w:r>
      <w:r w:rsidR="00D64869">
        <w:rPr>
          <w:rFonts w:hint="cs"/>
          <w:rtl/>
        </w:rPr>
        <w:t>]</w:t>
      </w:r>
    </w:p>
    <w:p w14:paraId="7478905B" w14:textId="765824D8" w:rsidR="00293FD3" w:rsidRPr="00A40501" w:rsidRDefault="0070252D" w:rsidP="00B12884">
      <w:pPr>
        <w:rPr>
          <w:rtl/>
        </w:rPr>
      </w:pPr>
      <w:r>
        <w:rPr>
          <w:rFonts w:hint="cs"/>
          <w:rtl/>
        </w:rPr>
        <w:t>ב</w:t>
      </w:r>
      <w:r w:rsidR="00293FD3" w:rsidRPr="00CD067C">
        <w:rPr>
          <w:rtl/>
        </w:rPr>
        <w:t>אחד מימי החמסין הקש</w:t>
      </w:r>
      <w:r w:rsidR="00643E24">
        <w:rPr>
          <w:rFonts w:hint="cs"/>
          <w:rtl/>
        </w:rPr>
        <w:t>ים</w:t>
      </w:r>
      <w:r w:rsidR="00293FD3" w:rsidRPr="00CD067C">
        <w:rPr>
          <w:rtl/>
        </w:rPr>
        <w:t xml:space="preserve"> ביותר </w:t>
      </w:r>
      <w:r w:rsidR="00293FD3">
        <w:rPr>
          <w:rFonts w:hint="cs"/>
          <w:rtl/>
        </w:rPr>
        <w:t xml:space="preserve">[??בתחילת האביב???] </w:t>
      </w:r>
      <w:r w:rsidR="00293FD3" w:rsidRPr="00CD067C">
        <w:rPr>
          <w:rtl/>
        </w:rPr>
        <w:t>בשלהי הסת</w:t>
      </w:r>
      <w:r w:rsidR="00293FD3">
        <w:rPr>
          <w:rFonts w:hint="cs"/>
          <w:rtl/>
        </w:rPr>
        <w:t>י</w:t>
      </w:r>
      <w:r w:rsidR="00293FD3" w:rsidRPr="00CD067C">
        <w:rPr>
          <w:rtl/>
        </w:rPr>
        <w:t>ו אלכס רץ על ה</w:t>
      </w:r>
      <w:r w:rsidR="00821626">
        <w:rPr>
          <w:rFonts w:hint="cs"/>
          <w:rtl/>
        </w:rPr>
        <w:t xml:space="preserve">הליכון </w:t>
      </w:r>
      <w:r w:rsidR="00293FD3">
        <w:rPr>
          <w:rtl/>
        </w:rPr>
        <w:t>בחדר הכושר הקטן שבמרכז הספורט</w:t>
      </w:r>
      <w:r w:rsidR="00293FD3">
        <w:rPr>
          <w:rFonts w:hint="cs"/>
          <w:rtl/>
        </w:rPr>
        <w:t>.</w:t>
      </w:r>
      <w:r w:rsidR="00293FD3" w:rsidRPr="00CD067C">
        <w:rPr>
          <w:rtl/>
        </w:rPr>
        <w:t xml:space="preserve"> ל</w:t>
      </w:r>
      <w:r w:rsidR="00293FD3" w:rsidRPr="00A40501">
        <w:rPr>
          <w:rtl/>
        </w:rPr>
        <w:t xml:space="preserve">אחר </w:t>
      </w:r>
      <w:r w:rsidR="008901F1">
        <w:rPr>
          <w:rFonts w:hint="cs"/>
          <w:rtl/>
        </w:rPr>
        <w:t>רבע שעה</w:t>
      </w:r>
      <w:r w:rsidR="00293FD3" w:rsidRPr="00A40501">
        <w:rPr>
          <w:rtl/>
        </w:rPr>
        <w:t xml:space="preserve"> הוא סיים את החימום והעלה ל-14 קמ"ש.</w:t>
      </w:r>
    </w:p>
    <w:p w14:paraId="1D600DC2" w14:textId="7BB853D1" w:rsidR="00643E24" w:rsidRDefault="0019741F" w:rsidP="00802BB2">
      <w:pPr>
        <w:rPr>
          <w:rtl/>
        </w:rPr>
      </w:pPr>
      <w:r>
        <w:rPr>
          <w:rtl/>
        </w:rPr>
        <w:t>סוף-סוף</w:t>
      </w:r>
      <w:r w:rsidR="00293FD3" w:rsidRPr="00A40501">
        <w:rPr>
          <w:rtl/>
        </w:rPr>
        <w:t xml:space="preserve"> ה</w:t>
      </w:r>
      <w:r w:rsidR="00293FD3" w:rsidRPr="00A40501">
        <w:rPr>
          <w:rFonts w:hint="cs"/>
          <w:rtl/>
        </w:rPr>
        <w:t xml:space="preserve">עז </w:t>
      </w:r>
      <w:r w:rsidR="00293FD3" w:rsidRPr="00A40501">
        <w:rPr>
          <w:rtl/>
        </w:rPr>
        <w:t>לה</w:t>
      </w:r>
      <w:r w:rsidR="00293FD3" w:rsidRPr="00A40501">
        <w:rPr>
          <w:rFonts w:hint="cs"/>
          <w:rtl/>
        </w:rPr>
        <w:t>מליץ</w:t>
      </w:r>
      <w:r w:rsidR="00293FD3" w:rsidRPr="00A40501">
        <w:rPr>
          <w:rtl/>
        </w:rPr>
        <w:t xml:space="preserve"> </w:t>
      </w:r>
      <w:r w:rsidR="00293FD3" w:rsidRPr="00A40501">
        <w:rPr>
          <w:rFonts w:hint="cs"/>
          <w:rtl/>
        </w:rPr>
        <w:t>ל</w:t>
      </w:r>
      <w:r w:rsidR="00293FD3" w:rsidRPr="00A40501">
        <w:rPr>
          <w:rtl/>
        </w:rPr>
        <w:t xml:space="preserve">מתאמנת במסילה הסמוכה לא לאחוז במעקה. </w:t>
      </w:r>
      <w:r w:rsidR="00F72BBE">
        <w:rPr>
          <w:rFonts w:hint="cs"/>
          <w:rtl/>
        </w:rPr>
        <w:t>[</w:t>
      </w:r>
      <w:r w:rsidR="00293FD3" w:rsidRPr="00A40501">
        <w:rPr>
          <w:rFonts w:hint="cs"/>
          <w:rtl/>
        </w:rPr>
        <w:t xml:space="preserve">לתהייתה </w:t>
      </w:r>
      <w:r w:rsidR="00293FD3" w:rsidRPr="00A40501">
        <w:t>inquiry</w:t>
      </w:r>
      <w:r w:rsidR="00293FD3" w:rsidRPr="00A40501">
        <w:rPr>
          <w:rFonts w:hint="cs"/>
          <w:rtl/>
        </w:rPr>
        <w:t xml:space="preserve"> הוא ענה,</w:t>
      </w:r>
      <w:r w:rsidR="00F72BBE">
        <w:rPr>
          <w:rFonts w:hint="cs"/>
          <w:rtl/>
        </w:rPr>
        <w:t>]</w:t>
      </w:r>
      <w:r w:rsidR="00293FD3" w:rsidRPr="00A40501">
        <w:rPr>
          <w:rFonts w:hint="cs"/>
          <w:rtl/>
        </w:rPr>
        <w:t xml:space="preserve"> </w:t>
      </w:r>
      <w:r w:rsidR="0071521C">
        <w:rPr>
          <w:rFonts w:hint="cs"/>
          <w:rtl/>
        </w:rPr>
        <w:t>"</w:t>
      </w:r>
      <w:r w:rsidR="00293FD3" w:rsidRPr="00A40501">
        <w:rPr>
          <w:rtl/>
        </w:rPr>
        <w:t>כשאת הולכת ברחוב את מחזיקה במשהו?</w:t>
      </w:r>
      <w:r w:rsidR="0071521C">
        <w:rPr>
          <w:rFonts w:hint="cs"/>
          <w:rtl/>
        </w:rPr>
        <w:t>"</w:t>
      </w:r>
      <w:r w:rsidR="00293FD3" w:rsidRPr="00A40501">
        <w:rPr>
          <w:rtl/>
        </w:rPr>
        <w:t xml:space="preserve"> </w:t>
      </w:r>
    </w:p>
    <w:p w14:paraId="5A909D73" w14:textId="77777777" w:rsidR="00643E24" w:rsidRDefault="0071521C" w:rsidP="00802BB2">
      <w:pPr>
        <w:rPr>
          <w:rtl/>
        </w:rPr>
      </w:pPr>
      <w:r>
        <w:rPr>
          <w:rFonts w:hint="cs"/>
          <w:rtl/>
        </w:rPr>
        <w:t>"</w:t>
      </w:r>
      <w:r w:rsidR="004A259C">
        <w:rPr>
          <w:rFonts w:hint="cs"/>
          <w:rtl/>
        </w:rPr>
        <w:t>תלוי,</w:t>
      </w:r>
      <w:r>
        <w:rPr>
          <w:rFonts w:hint="cs"/>
          <w:rtl/>
        </w:rPr>
        <w:t>"</w:t>
      </w:r>
      <w:r w:rsidR="004A259C">
        <w:rPr>
          <w:rFonts w:hint="cs"/>
          <w:rtl/>
        </w:rPr>
        <w:t xml:space="preserve"> </w:t>
      </w:r>
      <w:r w:rsidR="00293FD3" w:rsidRPr="00A40501">
        <w:rPr>
          <w:rtl/>
        </w:rPr>
        <w:t xml:space="preserve">היא </w:t>
      </w:r>
      <w:r w:rsidR="004A259C">
        <w:rPr>
          <w:rFonts w:hint="cs"/>
          <w:rtl/>
        </w:rPr>
        <w:t>ענתה,</w:t>
      </w:r>
      <w:r w:rsidR="00293FD3" w:rsidRPr="00A40501">
        <w:rPr>
          <w:rtl/>
        </w:rPr>
        <w:t xml:space="preserve"> </w:t>
      </w:r>
      <w:r>
        <w:rPr>
          <w:rFonts w:hint="cs"/>
          <w:rtl/>
        </w:rPr>
        <w:t>"</w:t>
      </w:r>
      <w:r w:rsidR="00293FD3" w:rsidRPr="00A40501">
        <w:rPr>
          <w:rtl/>
        </w:rPr>
        <w:t>רק אם הוא חתיך.</w:t>
      </w:r>
      <w:r>
        <w:rPr>
          <w:rFonts w:hint="cs"/>
          <w:rtl/>
        </w:rPr>
        <w:t>"</w:t>
      </w:r>
      <w:r w:rsidR="00293FD3" w:rsidRPr="00A40501">
        <w:rPr>
          <w:rtl/>
        </w:rPr>
        <w:t xml:space="preserve"> היא צחקה </w:t>
      </w:r>
      <w:r w:rsidR="00802BB2">
        <w:rPr>
          <w:rFonts w:hint="cs"/>
          <w:rtl/>
        </w:rPr>
        <w:t>בפראות</w:t>
      </w:r>
      <w:r w:rsidR="00293FD3" w:rsidRPr="00A40501">
        <w:rPr>
          <w:rtl/>
        </w:rPr>
        <w:t xml:space="preserve"> ו</w:t>
      </w:r>
      <w:r w:rsidR="00293FD3" w:rsidRPr="00A40501">
        <w:rPr>
          <w:rFonts w:hint="cs"/>
          <w:rtl/>
        </w:rPr>
        <w:t xml:space="preserve">כך </w:t>
      </w:r>
      <w:r w:rsidR="00293FD3" w:rsidRPr="00A40501">
        <w:rPr>
          <w:rtl/>
        </w:rPr>
        <w:t xml:space="preserve">גם </w:t>
      </w:r>
      <w:r w:rsidR="00293FD3" w:rsidRPr="00A40501">
        <w:rPr>
          <w:rFonts w:hint="cs"/>
          <w:rtl/>
        </w:rPr>
        <w:t>חברתה</w:t>
      </w:r>
      <w:r>
        <w:rPr>
          <w:rFonts w:hint="cs"/>
          <w:rtl/>
        </w:rPr>
        <w:t>[</w:t>
      </w:r>
      <w:r w:rsidR="00293FD3" w:rsidRPr="00A40501">
        <w:rPr>
          <w:rtl/>
        </w:rPr>
        <w:t xml:space="preserve">, שתיהן </w:t>
      </w:r>
      <w:r w:rsidR="00293FD3" w:rsidRPr="00A40501">
        <w:rPr>
          <w:rFonts w:hint="cs"/>
          <w:rtl/>
        </w:rPr>
        <w:t>היו מורות</w:t>
      </w:r>
      <w:r>
        <w:rPr>
          <w:rFonts w:hint="cs"/>
          <w:rtl/>
        </w:rPr>
        <w:t>]</w:t>
      </w:r>
      <w:r w:rsidR="00293FD3" w:rsidRPr="00A40501">
        <w:rPr>
          <w:rtl/>
        </w:rPr>
        <w:t xml:space="preserve">. </w:t>
      </w:r>
    </w:p>
    <w:p w14:paraId="5046E459" w14:textId="291170A2" w:rsidR="00293FD3" w:rsidRPr="00CD067C" w:rsidRDefault="00293FD3" w:rsidP="00802BB2">
      <w:pPr>
        <w:rPr>
          <w:rtl/>
        </w:rPr>
      </w:pPr>
      <w:r w:rsidRPr="00A40501">
        <w:rPr>
          <w:rtl/>
        </w:rPr>
        <w:t xml:space="preserve">אלכס </w:t>
      </w:r>
      <w:r w:rsidR="00802BB2">
        <w:rPr>
          <w:rFonts w:hint="cs"/>
          <w:rtl/>
        </w:rPr>
        <w:t>עטה</w:t>
      </w:r>
      <w:r w:rsidRPr="00A40501">
        <w:rPr>
          <w:rtl/>
        </w:rPr>
        <w:t xml:space="preserve"> </w:t>
      </w:r>
      <w:r w:rsidR="00B36302">
        <w:rPr>
          <w:rFonts w:hint="cs"/>
          <w:rtl/>
        </w:rPr>
        <w:t xml:space="preserve">עליו </w:t>
      </w:r>
      <w:r w:rsidRPr="00A40501">
        <w:rPr>
          <w:rtl/>
        </w:rPr>
        <w:t>את ה</w:t>
      </w:r>
      <w:r w:rsidR="005E3213">
        <w:rPr>
          <w:rtl/>
        </w:rPr>
        <w:t>אוזנ</w:t>
      </w:r>
      <w:r w:rsidRPr="00A40501">
        <w:rPr>
          <w:rtl/>
        </w:rPr>
        <w:t>יות והעלה</w:t>
      </w:r>
      <w:r w:rsidRPr="00CD067C">
        <w:rPr>
          <w:rtl/>
        </w:rPr>
        <w:t xml:space="preserve"> את הווליום למ</w:t>
      </w:r>
      <w:r w:rsidR="00094343">
        <w:rPr>
          <w:rFonts w:hint="cs"/>
          <w:rtl/>
        </w:rPr>
        <w:t>ק</w:t>
      </w:r>
      <w:r w:rsidRPr="00CD067C">
        <w:rPr>
          <w:rtl/>
        </w:rPr>
        <w:t>סימום</w:t>
      </w:r>
      <w:r w:rsidR="001364FF">
        <w:rPr>
          <w:rFonts w:hint="cs"/>
          <w:rtl/>
        </w:rPr>
        <w:t>,</w:t>
      </w:r>
      <w:r w:rsidRPr="00CD067C">
        <w:rPr>
          <w:rtl/>
        </w:rPr>
        <w:t xml:space="preserve"> </w:t>
      </w:r>
      <w:r w:rsidR="001364FF">
        <w:rPr>
          <w:rFonts w:hint="cs"/>
          <w:rtl/>
        </w:rPr>
        <w:t>ו</w:t>
      </w:r>
      <w:r>
        <w:rPr>
          <w:rtl/>
        </w:rPr>
        <w:t>הן המשיכו ל</w:t>
      </w:r>
      <w:r>
        <w:rPr>
          <w:rFonts w:hint="cs"/>
          <w:rtl/>
        </w:rPr>
        <w:t>פסוע</w:t>
      </w:r>
      <w:r w:rsidRPr="00CD067C">
        <w:rPr>
          <w:rtl/>
        </w:rPr>
        <w:t xml:space="preserve"> </w:t>
      </w:r>
      <w:r w:rsidR="00802BB2">
        <w:rPr>
          <w:rFonts w:hint="cs"/>
          <w:rtl/>
        </w:rPr>
        <w:t xml:space="preserve">מתונות </w:t>
      </w:r>
      <w:r w:rsidRPr="00CD067C">
        <w:rPr>
          <w:rtl/>
        </w:rPr>
        <w:t>ב</w:t>
      </w:r>
      <w:r w:rsidR="009043C7">
        <w:rPr>
          <w:rFonts w:hint="cs"/>
          <w:rtl/>
        </w:rPr>
        <w:t>-</w:t>
      </w:r>
      <w:r w:rsidRPr="00CD067C">
        <w:rPr>
          <w:rtl/>
        </w:rPr>
        <w:t xml:space="preserve">5.4 קמ"ש. זה היה החיסרון בריצה </w:t>
      </w:r>
      <w:r w:rsidR="001364FF">
        <w:rPr>
          <w:rFonts w:hint="cs"/>
          <w:rtl/>
        </w:rPr>
        <w:t xml:space="preserve">על </w:t>
      </w:r>
      <w:r w:rsidRPr="00CD067C">
        <w:rPr>
          <w:rtl/>
        </w:rPr>
        <w:t>מסילה – לא ניתן להאיץ ולהיעלם באופק, לה</w:t>
      </w:r>
      <w:r w:rsidR="00643E24" w:rsidRPr="00643E24">
        <w:rPr>
          <w:rFonts w:cs="Times New Roman"/>
          <w:rtl/>
        </w:rPr>
        <w:t>ותיר</w:t>
      </w:r>
      <w:r w:rsidRPr="00CD067C">
        <w:rPr>
          <w:rtl/>
        </w:rPr>
        <w:t xml:space="preserve"> את ה</w:t>
      </w:r>
      <w:r>
        <w:rPr>
          <w:rFonts w:hint="cs"/>
          <w:rtl/>
        </w:rPr>
        <w:t>המונים</w:t>
      </w:r>
      <w:r w:rsidRPr="00CD067C">
        <w:rPr>
          <w:rtl/>
        </w:rPr>
        <w:t xml:space="preserve"> </w:t>
      </w:r>
      <w:r>
        <w:rPr>
          <w:rFonts w:hint="cs"/>
          <w:rtl/>
        </w:rPr>
        <w:t xml:space="preserve">המשתאים [או מתנגדים אבל לא בדיוק מתנגדים] </w:t>
      </w:r>
      <w:r w:rsidRPr="00CD067C">
        <w:rPr>
          <w:rtl/>
        </w:rPr>
        <w:t>אפופי</w:t>
      </w:r>
      <w:r>
        <w:rPr>
          <w:rFonts w:hint="cs"/>
          <w:rtl/>
        </w:rPr>
        <w:t xml:space="preserve"> </w:t>
      </w:r>
      <w:r>
        <w:rPr>
          <w:rtl/>
        </w:rPr>
        <w:t>ענ</w:t>
      </w:r>
      <w:r>
        <w:rPr>
          <w:rFonts w:hint="cs"/>
          <w:rtl/>
        </w:rPr>
        <w:t>ני</w:t>
      </w:r>
      <w:r w:rsidRPr="00CD067C">
        <w:rPr>
          <w:rtl/>
        </w:rPr>
        <w:t xml:space="preserve"> אבק.</w:t>
      </w:r>
    </w:p>
    <w:p w14:paraId="4AB31CBF" w14:textId="6860C111" w:rsidR="00293FD3" w:rsidRPr="00CD067C" w:rsidRDefault="002B5B2A" w:rsidP="009043C7">
      <w:pPr>
        <w:rPr>
          <w:rtl/>
        </w:rPr>
      </w:pPr>
      <w:r>
        <w:rPr>
          <w:rFonts w:hint="cs"/>
          <w:rtl/>
        </w:rPr>
        <w:t>כש</w:t>
      </w:r>
      <w:r w:rsidR="00293FD3" w:rsidRPr="00CD067C">
        <w:rPr>
          <w:rtl/>
        </w:rPr>
        <w:t>הדס וארקדי הופיעו בחדר הכושר</w:t>
      </w:r>
      <w:r>
        <w:rPr>
          <w:rFonts w:hint="cs"/>
          <w:rtl/>
        </w:rPr>
        <w:t>,</w:t>
      </w:r>
      <w:r w:rsidR="00293FD3" w:rsidRPr="00CD067C">
        <w:rPr>
          <w:rtl/>
        </w:rPr>
        <w:t xml:space="preserve"> </w:t>
      </w:r>
      <w:r w:rsidR="00F72BBE">
        <w:rPr>
          <w:rFonts w:hint="cs"/>
          <w:rtl/>
        </w:rPr>
        <w:t>[</w:t>
      </w:r>
      <w:r w:rsidR="00293FD3" w:rsidRPr="00CD067C">
        <w:rPr>
          <w:rtl/>
        </w:rPr>
        <w:t xml:space="preserve">אלכס </w:t>
      </w:r>
      <w:r w:rsidR="009043C7">
        <w:rPr>
          <w:rFonts w:hint="cs"/>
          <w:rtl/>
        </w:rPr>
        <w:t xml:space="preserve">ביצע </w:t>
      </w:r>
      <w:r w:rsidR="00293FD3" w:rsidRPr="00CD067C">
        <w:rPr>
          <w:rtl/>
        </w:rPr>
        <w:t xml:space="preserve">רק </w:t>
      </w:r>
      <w:r w:rsidR="009043C7">
        <w:rPr>
          <w:rFonts w:hint="cs"/>
          <w:rtl/>
        </w:rPr>
        <w:t>גיחות נדירות ביותר</w:t>
      </w:r>
      <w:r w:rsidR="009043C7">
        <w:rPr>
          <w:rtl/>
        </w:rPr>
        <w:t xml:space="preserve"> אל בי</w:t>
      </w:r>
      <w:r w:rsidR="009043C7">
        <w:rPr>
          <w:rFonts w:hint="cs"/>
          <w:rtl/>
        </w:rPr>
        <w:t>ת-הספר,</w:t>
      </w:r>
      <w:r w:rsidR="00293FD3">
        <w:rPr>
          <w:rtl/>
        </w:rPr>
        <w:t xml:space="preserve"> ולכן זו </w:t>
      </w:r>
      <w:r w:rsidR="001C5A04">
        <w:rPr>
          <w:rtl/>
        </w:rPr>
        <w:t>הייתה</w:t>
      </w:r>
      <w:r w:rsidR="00293FD3">
        <w:rPr>
          <w:rtl/>
        </w:rPr>
        <w:t xml:space="preserve"> ה</w:t>
      </w:r>
      <w:r w:rsidR="00293FD3">
        <w:rPr>
          <w:rFonts w:hint="cs"/>
          <w:rtl/>
        </w:rPr>
        <w:t>תקלותו</w:t>
      </w:r>
      <w:r w:rsidR="00293FD3" w:rsidRPr="00CD067C">
        <w:rPr>
          <w:rtl/>
        </w:rPr>
        <w:t xml:space="preserve"> הראשונה בהם מאז שארקדי נעלב.</w:t>
      </w:r>
      <w:r w:rsidR="00F72BBE">
        <w:rPr>
          <w:rFonts w:hint="cs"/>
          <w:rtl/>
        </w:rPr>
        <w:t>]</w:t>
      </w:r>
      <w:r w:rsidR="00293FD3" w:rsidRPr="00CD067C">
        <w:rPr>
          <w:rtl/>
        </w:rPr>
        <w:t xml:space="preserve"> אלכס ניסה להתעלם מנוכחותם, אבל הדס </w:t>
      </w:r>
      <w:r w:rsidR="00821626">
        <w:rPr>
          <w:rFonts w:hint="cs"/>
          <w:rtl/>
        </w:rPr>
        <w:t>ניגשה אליו</w:t>
      </w:r>
      <w:r w:rsidR="00293FD3" w:rsidRPr="00CD067C">
        <w:rPr>
          <w:rtl/>
        </w:rPr>
        <w:t xml:space="preserve"> ו</w:t>
      </w:r>
      <w:r w:rsidR="00BD54A8">
        <w:rPr>
          <w:rFonts w:hint="cs"/>
          <w:rtl/>
        </w:rPr>
        <w:t>גרר</w:t>
      </w:r>
      <w:r w:rsidR="00293FD3" w:rsidRPr="00CD067C">
        <w:rPr>
          <w:rtl/>
        </w:rPr>
        <w:t>ה אחריה את ארקדי.</w:t>
      </w:r>
    </w:p>
    <w:p w14:paraId="60F972F7" w14:textId="3F706AA2" w:rsidR="00293FD3" w:rsidRPr="00CD067C" w:rsidRDefault="00293FD3" w:rsidP="009043C7">
      <w:pPr>
        <w:rPr>
          <w:rtl/>
        </w:rPr>
      </w:pPr>
      <w:r w:rsidRPr="00CD067C">
        <w:rPr>
          <w:rtl/>
        </w:rPr>
        <w:t xml:space="preserve">"נכנסנו להתקרר קצת. </w:t>
      </w:r>
      <w:r w:rsidR="00F97A34">
        <w:rPr>
          <w:rtl/>
        </w:rPr>
        <w:t>כל כך</w:t>
      </w:r>
      <w:r w:rsidRPr="00CD067C">
        <w:rPr>
          <w:rtl/>
        </w:rPr>
        <w:t xml:space="preserve"> חם בחוץ,</w:t>
      </w:r>
      <w:r w:rsidR="000F65BB">
        <w:rPr>
          <w:rFonts w:hint="cs"/>
          <w:rtl/>
        </w:rPr>
        <w:t xml:space="preserve"> כבשן,</w:t>
      </w:r>
      <w:r w:rsidRPr="00CD067C">
        <w:rPr>
          <w:rtl/>
        </w:rPr>
        <w:t xml:space="preserve">" </w:t>
      </w:r>
      <w:r w:rsidR="00BD54A8" w:rsidRPr="00BD54A8">
        <w:rPr>
          <w:rFonts w:cs="Times New Roman"/>
          <w:rtl/>
        </w:rPr>
        <w:t>הדס נופפה בשולי</w:t>
      </w:r>
      <w:r w:rsidR="001364FF">
        <w:rPr>
          <w:rFonts w:hint="cs"/>
          <w:rtl/>
        </w:rPr>
        <w:t xml:space="preserve"> </w:t>
      </w:r>
      <w:r w:rsidR="00B7134D">
        <w:rPr>
          <w:rFonts w:hint="cs"/>
          <w:rtl/>
        </w:rPr>
        <w:t>חולצת</w:t>
      </w:r>
      <w:r w:rsidR="001364FF">
        <w:rPr>
          <w:rFonts w:hint="cs"/>
          <w:rtl/>
        </w:rPr>
        <w:t>ה לאפשר ל</w:t>
      </w:r>
      <w:r w:rsidR="000F65BB">
        <w:rPr>
          <w:rFonts w:hint="cs"/>
          <w:rtl/>
        </w:rPr>
        <w:t>קור לחדור</w:t>
      </w:r>
      <w:r w:rsidRPr="00CD067C">
        <w:rPr>
          <w:rtl/>
        </w:rPr>
        <w:t>. "מזל שיש פה מיזוג."</w:t>
      </w:r>
    </w:p>
    <w:p w14:paraId="5CBC5BA6" w14:textId="3039C985" w:rsidR="00293FD3" w:rsidRPr="00CD067C" w:rsidRDefault="00293FD3" w:rsidP="0071152C">
      <w:pPr>
        <w:rPr>
          <w:rtl/>
        </w:rPr>
      </w:pPr>
      <w:r w:rsidRPr="00CD067C">
        <w:rPr>
          <w:rtl/>
        </w:rPr>
        <w:t xml:space="preserve">אלכס </w:t>
      </w:r>
      <w:r w:rsidR="00F72BBE" w:rsidRPr="00CD067C">
        <w:rPr>
          <w:rtl/>
        </w:rPr>
        <w:t>הסיר את ה</w:t>
      </w:r>
      <w:r w:rsidR="005E3213">
        <w:rPr>
          <w:rtl/>
        </w:rPr>
        <w:t>אוזנ</w:t>
      </w:r>
      <w:r w:rsidR="00F72BBE" w:rsidRPr="00CD067C">
        <w:rPr>
          <w:rtl/>
        </w:rPr>
        <w:t>יות ו</w:t>
      </w:r>
      <w:r w:rsidR="00F72BBE">
        <w:rPr>
          <w:rFonts w:hint="cs"/>
          <w:rtl/>
        </w:rPr>
        <w:t>מחה</w:t>
      </w:r>
      <w:r w:rsidR="00F72BBE" w:rsidRPr="00CD067C">
        <w:rPr>
          <w:rtl/>
        </w:rPr>
        <w:t xml:space="preserve"> את מצחו בשרוול.</w:t>
      </w:r>
      <w:r w:rsidR="00F72BBE">
        <w:rPr>
          <w:rFonts w:hint="cs"/>
          <w:rtl/>
        </w:rPr>
        <w:t>[</w:t>
      </w:r>
      <w:r w:rsidRPr="00CD067C">
        <w:rPr>
          <w:rtl/>
        </w:rPr>
        <w:t xml:space="preserve">ניגב מעט את </w:t>
      </w:r>
      <w:r w:rsidR="00821626">
        <w:rPr>
          <w:rFonts w:hint="cs"/>
          <w:rtl/>
        </w:rPr>
        <w:t>אגלי</w:t>
      </w:r>
      <w:r w:rsidRPr="00CD067C">
        <w:rPr>
          <w:rtl/>
        </w:rPr>
        <w:t xml:space="preserve"> הזיעה מפניו האדומות.</w:t>
      </w:r>
      <w:r w:rsidR="009E4E9D">
        <w:rPr>
          <w:rFonts w:hint="cs"/>
          <w:rtl/>
        </w:rPr>
        <w:t xml:space="preserve"> </w:t>
      </w:r>
      <w:r w:rsidR="009E4E9D" w:rsidRPr="009E4E9D">
        <w:rPr>
          <w:rFonts w:cs="Times New Roman"/>
          <w:rtl/>
        </w:rPr>
        <w:t>הוא לא הוריד מקצב ריצתו.</w:t>
      </w:r>
      <w:r w:rsidR="002B5B2A">
        <w:rPr>
          <w:rFonts w:cs="Times New Roman" w:hint="cs"/>
          <w:rtl/>
        </w:rPr>
        <w:t>]</w:t>
      </w:r>
    </w:p>
    <w:p w14:paraId="4114DB0D" w14:textId="43307E7E" w:rsidR="00293FD3" w:rsidRPr="00CD067C" w:rsidRDefault="00293FD3" w:rsidP="00293FD3">
      <w:pPr>
        <w:rPr>
          <w:rtl/>
        </w:rPr>
      </w:pPr>
      <w:r>
        <w:rPr>
          <w:rtl/>
        </w:rPr>
        <w:t>"</w:t>
      </w:r>
      <w:r>
        <w:rPr>
          <w:rFonts w:hint="cs"/>
          <w:rtl/>
        </w:rPr>
        <w:t>ה</w:t>
      </w:r>
      <w:r w:rsidRPr="00CD067C">
        <w:rPr>
          <w:rtl/>
        </w:rPr>
        <w:t xml:space="preserve">משחק </w:t>
      </w:r>
      <w:r>
        <w:rPr>
          <w:rFonts w:hint="cs"/>
          <w:rtl/>
        </w:rPr>
        <w:t>מתחיל עוד רגע</w:t>
      </w:r>
      <w:r w:rsidRPr="00CD067C">
        <w:rPr>
          <w:rtl/>
        </w:rPr>
        <w:t xml:space="preserve">. </w:t>
      </w:r>
      <w:r>
        <w:rPr>
          <w:rFonts w:hint="cs"/>
          <w:rtl/>
        </w:rPr>
        <w:t>ארקדי בחמיש</w:t>
      </w:r>
      <w:r w:rsidR="00094343">
        <w:rPr>
          <w:rFonts w:hint="cs"/>
          <w:rtl/>
        </w:rPr>
        <w:t>י</w:t>
      </w:r>
      <w:r>
        <w:rPr>
          <w:rFonts w:hint="cs"/>
          <w:rtl/>
        </w:rPr>
        <w:t>יה הפותחת,</w:t>
      </w:r>
      <w:r w:rsidRPr="00CD067C">
        <w:rPr>
          <w:rtl/>
        </w:rPr>
        <w:t xml:space="preserve"> נגד הנבחרת של רחובות." </w:t>
      </w:r>
    </w:p>
    <w:p w14:paraId="58246334" w14:textId="3FCEF30A" w:rsidR="00293FD3" w:rsidRPr="00CD067C" w:rsidRDefault="00D81302" w:rsidP="009043C7">
      <w:pPr>
        <w:rPr>
          <w:rtl/>
        </w:rPr>
      </w:pPr>
      <w:r>
        <w:rPr>
          <w:rFonts w:hint="cs"/>
          <w:rtl/>
        </w:rPr>
        <w:t>[</w:t>
      </w:r>
      <w:r w:rsidR="00293FD3" w:rsidRPr="00CD067C">
        <w:rPr>
          <w:rtl/>
        </w:rPr>
        <w:t>"כן, ראיתי כמה חבר'ה מה</w:t>
      </w:r>
      <w:r w:rsidR="009043C7">
        <w:rPr>
          <w:rFonts w:hint="cs"/>
          <w:rtl/>
        </w:rPr>
        <w:t>שיכבה</w:t>
      </w:r>
      <w:r w:rsidR="00293FD3" w:rsidRPr="00CD067C">
        <w:rPr>
          <w:rtl/>
        </w:rPr>
        <w:t xml:space="preserve"> יוצאים למגרש," אלכס </w:t>
      </w:r>
      <w:r w:rsidR="00293FD3" w:rsidRPr="00B12884">
        <w:rPr>
          <w:highlight w:val="red"/>
          <w:rtl/>
        </w:rPr>
        <w:t>אמר</w:t>
      </w:r>
      <w:r w:rsidR="00293FD3" w:rsidRPr="00CD067C">
        <w:rPr>
          <w:rtl/>
        </w:rPr>
        <w:t>.</w:t>
      </w:r>
      <w:r>
        <w:rPr>
          <w:rFonts w:hint="cs"/>
          <w:rtl/>
        </w:rPr>
        <w:t>]</w:t>
      </w:r>
      <w:r w:rsidR="00293FD3" w:rsidRPr="00CD067C">
        <w:rPr>
          <w:rtl/>
        </w:rPr>
        <w:t xml:space="preserve"> הדופק של</w:t>
      </w:r>
      <w:r w:rsidR="004A259C">
        <w:rPr>
          <w:rFonts w:hint="cs"/>
          <w:rtl/>
        </w:rPr>
        <w:t xml:space="preserve"> אלכס</w:t>
      </w:r>
      <w:r w:rsidR="00293FD3" w:rsidRPr="00CD067C">
        <w:rPr>
          <w:rtl/>
        </w:rPr>
        <w:t xml:space="preserve"> עמד על 164.</w:t>
      </w:r>
    </w:p>
    <w:p w14:paraId="06FEA7CC" w14:textId="77777777" w:rsidR="00293FD3" w:rsidRPr="00CD067C" w:rsidRDefault="00293FD3" w:rsidP="00293FD3">
      <w:pPr>
        <w:rPr>
          <w:rtl/>
        </w:rPr>
      </w:pPr>
      <w:r>
        <w:rPr>
          <w:rtl/>
        </w:rPr>
        <w:t xml:space="preserve">"אתה </w:t>
      </w:r>
      <w:r>
        <w:rPr>
          <w:rFonts w:hint="cs"/>
          <w:rtl/>
        </w:rPr>
        <w:t>אוהב ספורט, לא? גם אתה היית יכול להצטרף לנבחרת,</w:t>
      </w:r>
      <w:r>
        <w:rPr>
          <w:rtl/>
        </w:rPr>
        <w:t xml:space="preserve">" היא </w:t>
      </w:r>
      <w:r w:rsidRPr="00B12884">
        <w:rPr>
          <w:rFonts w:hint="eastAsia"/>
          <w:highlight w:val="red"/>
          <w:rtl/>
        </w:rPr>
        <w:t>הציעה</w:t>
      </w:r>
      <w:r w:rsidRPr="00CD067C">
        <w:rPr>
          <w:rtl/>
        </w:rPr>
        <w:t>.</w:t>
      </w:r>
    </w:p>
    <w:p w14:paraId="7277F1C8" w14:textId="77777777" w:rsidR="00293FD3" w:rsidRPr="00CD067C" w:rsidRDefault="00293FD3" w:rsidP="00293FD3">
      <w:pPr>
        <w:rPr>
          <w:rtl/>
        </w:rPr>
      </w:pPr>
      <w:r w:rsidRPr="00CD067C">
        <w:rPr>
          <w:rtl/>
        </w:rPr>
        <w:t>"בתור מה, בתור הכדור?"</w:t>
      </w:r>
    </w:p>
    <w:p w14:paraId="7E837A17" w14:textId="5908F88B" w:rsidR="00293FD3" w:rsidRDefault="00293FD3" w:rsidP="00821626">
      <w:pPr>
        <w:rPr>
          <w:rtl/>
        </w:rPr>
      </w:pPr>
      <w:r w:rsidRPr="00CD067C">
        <w:rPr>
          <w:rtl/>
        </w:rPr>
        <w:t>היא צחקה</w:t>
      </w:r>
      <w:r w:rsidR="0071521C">
        <w:rPr>
          <w:rFonts w:hint="cs"/>
          <w:rtl/>
        </w:rPr>
        <w:t>,</w:t>
      </w:r>
      <w:r w:rsidR="00FC1FC6">
        <w:rPr>
          <w:rFonts w:hint="cs"/>
          <w:rtl/>
        </w:rPr>
        <w:t>[</w:t>
      </w:r>
      <w:r w:rsidRPr="00CD067C">
        <w:rPr>
          <w:rtl/>
        </w:rPr>
        <w:t xml:space="preserve"> בהיסטריה</w:t>
      </w:r>
      <w:r w:rsidR="00821626">
        <w:rPr>
          <w:rFonts w:hint="cs"/>
          <w:rtl/>
        </w:rPr>
        <w:t>-זוטא</w:t>
      </w:r>
      <w:r w:rsidR="00FC1FC6">
        <w:rPr>
          <w:rFonts w:hint="cs"/>
          <w:rtl/>
        </w:rPr>
        <w:t>]</w:t>
      </w:r>
      <w:r w:rsidRPr="00CD067C">
        <w:rPr>
          <w:rtl/>
        </w:rPr>
        <w:t xml:space="preserve"> "אתה לא עד כדי כך נמוך!"</w:t>
      </w:r>
    </w:p>
    <w:p w14:paraId="14EFCF0D" w14:textId="367185C6" w:rsidR="00293FD3" w:rsidRDefault="00293FD3" w:rsidP="00F81EC3">
      <w:pPr>
        <w:rPr>
          <w:rtl/>
        </w:rPr>
      </w:pPr>
      <w:r>
        <w:rPr>
          <w:rFonts w:hint="cs"/>
          <w:rtl/>
        </w:rPr>
        <w:t xml:space="preserve">"אפילו מנבחרת הכדורגל העיפו את הטמבל הזה," ארקדי </w:t>
      </w:r>
      <w:r w:rsidR="00BD54A8">
        <w:rPr>
          <w:rFonts w:hint="cs"/>
          <w:rtl/>
        </w:rPr>
        <w:t>קנטר [</w:t>
      </w:r>
      <w:r w:rsidR="00B7134D">
        <w:rPr>
          <w:rFonts w:hint="cs"/>
          <w:rtl/>
        </w:rPr>
        <w:t>לעג</w:t>
      </w:r>
      <w:r w:rsidR="00BD54A8">
        <w:rPr>
          <w:rFonts w:hint="cs"/>
          <w:rtl/>
        </w:rPr>
        <w:t xml:space="preserve"> </w:t>
      </w:r>
      <w:r w:rsidR="00C661D5">
        <w:rPr>
          <w:rFonts w:hint="cs"/>
          <w:rtl/>
        </w:rPr>
        <w:t>נחר?]</w:t>
      </w:r>
      <w:r>
        <w:rPr>
          <w:rFonts w:hint="cs"/>
          <w:rtl/>
        </w:rPr>
        <w:t xml:space="preserve">. השמועה </w:t>
      </w:r>
      <w:r w:rsidR="0071521C">
        <w:rPr>
          <w:rFonts w:hint="cs"/>
          <w:rtl/>
        </w:rPr>
        <w:t>דיברה על</w:t>
      </w:r>
      <w:r>
        <w:rPr>
          <w:rFonts w:hint="cs"/>
          <w:rtl/>
        </w:rPr>
        <w:t xml:space="preserve"> תוקפנות יתר אבל איש </w:t>
      </w:r>
      <w:r w:rsidRPr="00B7134D">
        <w:rPr>
          <w:rFonts w:hint="eastAsia"/>
          <w:rtl/>
        </w:rPr>
        <w:t>מהנוגעים</w:t>
      </w:r>
      <w:r w:rsidRPr="00B7134D">
        <w:rPr>
          <w:rtl/>
        </w:rPr>
        <w:t xml:space="preserve"> בדבר לא </w:t>
      </w:r>
      <w:r w:rsidR="000B3718" w:rsidRPr="00B7134D">
        <w:rPr>
          <w:rFonts w:hint="eastAsia"/>
          <w:rtl/>
        </w:rPr>
        <w:t>הרחיב</w:t>
      </w:r>
      <w:r w:rsidRPr="00B7134D">
        <w:rPr>
          <w:rtl/>
        </w:rPr>
        <w:t>,</w:t>
      </w:r>
      <w:r>
        <w:rPr>
          <w:rFonts w:hint="cs"/>
          <w:rtl/>
        </w:rPr>
        <w:t xml:space="preserve"> לא אלכס שהסתובב </w:t>
      </w:r>
      <w:r w:rsidR="009043C7">
        <w:rPr>
          <w:rFonts w:hint="cs"/>
          <w:rtl/>
        </w:rPr>
        <w:t>קרוב ל</w:t>
      </w:r>
      <w:r>
        <w:rPr>
          <w:rFonts w:hint="cs"/>
          <w:rtl/>
        </w:rPr>
        <w:t xml:space="preserve">שבוע עם עין שחורה נפוחה ולא </w:t>
      </w:r>
      <w:r w:rsidR="005D5D5C">
        <w:rPr>
          <w:rFonts w:hint="cs"/>
          <w:rtl/>
        </w:rPr>
        <w:t xml:space="preserve">הבלם הקדמי, </w:t>
      </w:r>
      <w:r w:rsidR="000F65BB">
        <w:rPr>
          <w:rFonts w:hint="cs"/>
          <w:rtl/>
        </w:rPr>
        <w:t>שזכה</w:t>
      </w:r>
      <w:r>
        <w:rPr>
          <w:rFonts w:hint="cs"/>
          <w:rtl/>
        </w:rPr>
        <w:t xml:space="preserve"> </w:t>
      </w:r>
      <w:r w:rsidR="00F81EC3">
        <w:rPr>
          <w:rFonts w:hint="cs"/>
          <w:rtl/>
        </w:rPr>
        <w:t>[</w:t>
      </w:r>
      <w:r w:rsidR="00821626">
        <w:rPr>
          <w:rFonts w:hint="cs"/>
          <w:rtl/>
        </w:rPr>
        <w:t>ש"קיבל" הוענק לו</w:t>
      </w:r>
      <w:r w:rsidR="00F81EC3">
        <w:rPr>
          <w:rFonts w:hint="cs"/>
          <w:rtl/>
        </w:rPr>
        <w:t>]</w:t>
      </w:r>
      <w:r w:rsidR="00821626">
        <w:rPr>
          <w:rFonts w:hint="cs"/>
          <w:rtl/>
        </w:rPr>
        <w:t xml:space="preserve"> </w:t>
      </w:r>
      <w:r w:rsidR="000F65BB">
        <w:rPr>
          <w:rFonts w:hint="cs"/>
          <w:rtl/>
        </w:rPr>
        <w:t>ב</w:t>
      </w:r>
      <w:r>
        <w:rPr>
          <w:rFonts w:hint="cs"/>
          <w:rtl/>
        </w:rPr>
        <w:t>אף שבור.</w:t>
      </w:r>
    </w:p>
    <w:p w14:paraId="5F0FD809" w14:textId="3C25BE91" w:rsidR="000F65BB" w:rsidRDefault="000F65BB" w:rsidP="00F81EC3">
      <w:pPr>
        <w:rPr>
          <w:rtl/>
        </w:rPr>
      </w:pPr>
      <w:r>
        <w:rPr>
          <w:rFonts w:hint="cs"/>
          <w:rtl/>
        </w:rPr>
        <w:t xml:space="preserve">"השעיה זמנית," אלכס </w:t>
      </w:r>
      <w:r w:rsidR="00B7134D">
        <w:rPr>
          <w:rFonts w:hint="cs"/>
          <w:rtl/>
        </w:rPr>
        <w:t>ציטט את המאמן וה</w:t>
      </w:r>
      <w:r w:rsidR="002B5B2A">
        <w:rPr>
          <w:rFonts w:hint="cs"/>
          <w:rtl/>
        </w:rPr>
        <w:t>אט</w:t>
      </w:r>
      <w:r w:rsidR="00B7134D">
        <w:rPr>
          <w:rFonts w:hint="cs"/>
          <w:rtl/>
        </w:rPr>
        <w:t xml:space="preserve"> מעט את קצב הריצה.</w:t>
      </w:r>
    </w:p>
    <w:p w14:paraId="4EE6E197" w14:textId="28C63C86" w:rsidR="00293FD3" w:rsidRPr="00094343" w:rsidRDefault="00293FD3" w:rsidP="00293FD3">
      <w:pPr>
        <w:rPr>
          <w:color w:val="A6A6A6" w:themeColor="background1" w:themeShade="A6"/>
          <w:rtl/>
        </w:rPr>
      </w:pPr>
      <w:r w:rsidRPr="00CD067C">
        <w:rPr>
          <w:rtl/>
        </w:rPr>
        <w:t>"</w:t>
      </w:r>
      <w:r>
        <w:rPr>
          <w:rFonts w:hint="cs"/>
          <w:rtl/>
        </w:rPr>
        <w:t>ו</w:t>
      </w:r>
      <w:r w:rsidRPr="00CD067C">
        <w:rPr>
          <w:rtl/>
        </w:rPr>
        <w:t xml:space="preserve">תראי איזה כפות רגליים ענקיות יש לו," ארקדי </w:t>
      </w:r>
      <w:r w:rsidR="000F65BB">
        <w:rPr>
          <w:rFonts w:hint="cs"/>
          <w:rtl/>
        </w:rPr>
        <w:t xml:space="preserve">הוסיף, </w:t>
      </w:r>
      <w:r w:rsidR="00643E24" w:rsidRPr="00CD067C">
        <w:rPr>
          <w:rtl/>
        </w:rPr>
        <w:t>"כמו ליצן."</w:t>
      </w:r>
      <w:r w:rsidR="00643E24">
        <w:rPr>
          <w:rFonts w:hint="cs"/>
          <w:rtl/>
        </w:rPr>
        <w:t xml:space="preserve"> </w:t>
      </w:r>
      <w:r w:rsidR="0071521C" w:rsidRPr="00094343">
        <w:rPr>
          <w:rFonts w:hint="cs"/>
          <w:color w:val="A6A6A6" w:themeColor="background1" w:themeShade="A6"/>
          <w:rtl/>
        </w:rPr>
        <w:t>[[</w:t>
      </w:r>
      <w:r w:rsidR="00643E24" w:rsidRPr="00094343">
        <w:rPr>
          <w:color w:val="A6A6A6" w:themeColor="background1" w:themeShade="A6"/>
          <w:rtl/>
        </w:rPr>
        <w:t>הוא נועל מידה 46</w:t>
      </w:r>
      <w:r w:rsidR="00643E24" w:rsidRPr="00094343">
        <w:rPr>
          <w:rFonts w:hint="cs"/>
          <w:color w:val="A6A6A6" w:themeColor="background1" w:themeShade="A6"/>
          <w:rtl/>
        </w:rPr>
        <w:t xml:space="preserve">, </w:t>
      </w:r>
      <w:r w:rsidR="000F65BB" w:rsidRPr="00094343">
        <w:rPr>
          <w:rFonts w:hint="cs"/>
          <w:color w:val="A6A6A6" w:themeColor="background1" w:themeShade="A6"/>
          <w:rtl/>
        </w:rPr>
        <w:t>למגינת ליבה של הדס</w:t>
      </w:r>
      <w:r w:rsidRPr="00094343">
        <w:rPr>
          <w:color w:val="A6A6A6" w:themeColor="background1" w:themeShade="A6"/>
          <w:rtl/>
        </w:rPr>
        <w:t>.</w:t>
      </w:r>
      <w:r w:rsidR="000F65BB" w:rsidRPr="00094343">
        <w:rPr>
          <w:rFonts w:hint="cs"/>
          <w:color w:val="A6A6A6" w:themeColor="background1" w:themeShade="A6"/>
          <w:rtl/>
        </w:rPr>
        <w:t xml:space="preserve"> היא לא הבינה מה קורה שם</w:t>
      </w:r>
      <w:r w:rsidR="006709DC" w:rsidRPr="00094343">
        <w:rPr>
          <w:rFonts w:hint="cs"/>
          <w:color w:val="A6A6A6" w:themeColor="background1" w:themeShade="A6"/>
          <w:rtl/>
        </w:rPr>
        <w:t>, מה ארקדי רוצה בכלל</w:t>
      </w:r>
      <w:r w:rsidR="00B7134D" w:rsidRPr="00094343">
        <w:rPr>
          <w:rFonts w:hint="cs"/>
          <w:color w:val="A6A6A6" w:themeColor="background1" w:themeShade="A6"/>
          <w:rtl/>
        </w:rPr>
        <w:t>.</w:t>
      </w:r>
      <w:r w:rsidR="00C6403E" w:rsidRPr="00094343">
        <w:rPr>
          <w:rFonts w:hint="cs"/>
          <w:color w:val="A6A6A6" w:themeColor="background1" w:themeShade="A6"/>
          <w:rtl/>
        </w:rPr>
        <w:t xml:space="preserve"> </w:t>
      </w:r>
      <w:r w:rsidR="006709DC" w:rsidRPr="00094343">
        <w:rPr>
          <w:rFonts w:hint="cs"/>
          <w:color w:val="A6A6A6" w:themeColor="background1" w:themeShade="A6"/>
          <w:rtl/>
        </w:rPr>
        <w:t>מעודה לא שמעה אותו לועג לאיש, בוודאי שלא על מראה חיצוני.</w:t>
      </w:r>
      <w:r w:rsidR="00C6403E" w:rsidRPr="00094343">
        <w:rPr>
          <w:rFonts w:hint="cs"/>
          <w:color w:val="A6A6A6" w:themeColor="background1" w:themeShade="A6"/>
          <w:rtl/>
        </w:rPr>
        <w:t xml:space="preserve"> הוא לא יטפל סתם כך לילד נמוך.</w:t>
      </w:r>
    </w:p>
    <w:p w14:paraId="0A693CB8" w14:textId="34F392EB" w:rsidR="00293FD3" w:rsidRPr="00094343" w:rsidRDefault="00293FD3" w:rsidP="00293FD3">
      <w:pPr>
        <w:rPr>
          <w:color w:val="A6A6A6" w:themeColor="background1" w:themeShade="A6"/>
          <w:rtl/>
        </w:rPr>
      </w:pPr>
      <w:r w:rsidRPr="00094343">
        <w:rPr>
          <w:color w:val="A6A6A6" w:themeColor="background1" w:themeShade="A6"/>
          <w:rtl/>
        </w:rPr>
        <w:lastRenderedPageBreak/>
        <w:t xml:space="preserve">אלכס </w:t>
      </w:r>
      <w:r w:rsidR="006709DC" w:rsidRPr="00094343">
        <w:rPr>
          <w:rFonts w:hint="cs"/>
          <w:color w:val="A6A6A6" w:themeColor="background1" w:themeShade="A6"/>
          <w:rtl/>
        </w:rPr>
        <w:t xml:space="preserve">דווקא לא הבין שעליו להיפגע, הוא </w:t>
      </w:r>
      <w:r w:rsidRPr="00094343">
        <w:rPr>
          <w:color w:val="A6A6A6" w:themeColor="background1" w:themeShade="A6"/>
          <w:rtl/>
        </w:rPr>
        <w:t xml:space="preserve">נאחז בתקווה הקלושה </w:t>
      </w:r>
      <w:r w:rsidRPr="00094343">
        <w:rPr>
          <w:rFonts w:hint="cs"/>
          <w:color w:val="A6A6A6" w:themeColor="background1" w:themeShade="A6"/>
          <w:rtl/>
        </w:rPr>
        <w:t xml:space="preserve">[שהפיחה בו העובדה] </w:t>
      </w:r>
      <w:r w:rsidRPr="00094343">
        <w:rPr>
          <w:color w:val="A6A6A6" w:themeColor="background1" w:themeShade="A6"/>
          <w:rtl/>
        </w:rPr>
        <w:t xml:space="preserve">שארקדי </w:t>
      </w:r>
      <w:r w:rsidR="006709DC" w:rsidRPr="00094343">
        <w:rPr>
          <w:rFonts w:hint="cs"/>
          <w:color w:val="A6A6A6" w:themeColor="background1" w:themeShade="A6"/>
          <w:rtl/>
        </w:rPr>
        <w:t xml:space="preserve">חושב עליו מדי פעם, כי הרי </w:t>
      </w:r>
      <w:r w:rsidRPr="00094343">
        <w:rPr>
          <w:color w:val="A6A6A6" w:themeColor="background1" w:themeShade="A6"/>
          <w:rtl/>
        </w:rPr>
        <w:t>זכר את מידת הנעליים שלו. "אז מה, מארק נועל 47."</w:t>
      </w:r>
    </w:p>
    <w:p w14:paraId="024B10AD" w14:textId="77777777" w:rsidR="00293FD3" w:rsidRPr="00094343" w:rsidRDefault="00293FD3" w:rsidP="00293FD3">
      <w:pPr>
        <w:rPr>
          <w:color w:val="A6A6A6" w:themeColor="background1" w:themeShade="A6"/>
          <w:rtl/>
        </w:rPr>
      </w:pPr>
      <w:r w:rsidRPr="00094343">
        <w:rPr>
          <w:color w:val="A6A6A6" w:themeColor="background1" w:themeShade="A6"/>
          <w:rtl/>
        </w:rPr>
        <w:t>"יופי, אבל הוא כבר כמעט בגובה שלי, בערך חצי מטר מעליך. אז שתוק."</w:t>
      </w:r>
    </w:p>
    <w:p w14:paraId="14CB684F" w14:textId="3CA54728" w:rsidR="00293FD3" w:rsidRPr="00094343" w:rsidRDefault="00293FD3" w:rsidP="00293FD3">
      <w:pPr>
        <w:rPr>
          <w:color w:val="A6A6A6" w:themeColor="background1" w:themeShade="A6"/>
          <w:rtl/>
        </w:rPr>
      </w:pPr>
      <w:r w:rsidRPr="00094343">
        <w:rPr>
          <w:color w:val="A6A6A6" w:themeColor="background1" w:themeShade="A6"/>
          <w:rtl/>
        </w:rPr>
        <w:t xml:space="preserve">אלכס </w:t>
      </w:r>
      <w:r w:rsidR="005D5D5C" w:rsidRPr="00094343">
        <w:rPr>
          <w:rFonts w:hint="cs"/>
          <w:color w:val="A6A6A6" w:themeColor="background1" w:themeShade="A6"/>
          <w:rtl/>
        </w:rPr>
        <w:t>ה</w:t>
      </w:r>
      <w:r w:rsidRPr="00094343">
        <w:rPr>
          <w:color w:val="A6A6A6" w:themeColor="background1" w:themeShade="A6"/>
          <w:rtl/>
        </w:rPr>
        <w:t>ש</w:t>
      </w:r>
      <w:r w:rsidR="005D5D5C" w:rsidRPr="00094343">
        <w:rPr>
          <w:rFonts w:hint="cs"/>
          <w:color w:val="A6A6A6" w:themeColor="background1" w:themeShade="A6"/>
          <w:rtl/>
        </w:rPr>
        <w:t>ת</w:t>
      </w:r>
      <w:r w:rsidRPr="00094343">
        <w:rPr>
          <w:color w:val="A6A6A6" w:themeColor="background1" w:themeShade="A6"/>
          <w:rtl/>
        </w:rPr>
        <w:t xml:space="preserve">תק, </w:t>
      </w:r>
      <w:r w:rsidR="006709DC" w:rsidRPr="00094343">
        <w:rPr>
          <w:rFonts w:hint="cs"/>
          <w:color w:val="A6A6A6" w:themeColor="background1" w:themeShade="A6"/>
          <w:rtl/>
        </w:rPr>
        <w:t>הדס [</w:t>
      </w:r>
      <w:r w:rsidR="006709DC" w:rsidRPr="00094343">
        <w:rPr>
          <w:color w:val="A6A6A6" w:themeColor="background1" w:themeShade="A6"/>
        </w:rPr>
        <w:t>was mortified</w:t>
      </w:r>
      <w:r w:rsidR="006709DC" w:rsidRPr="00094343">
        <w:rPr>
          <w:rFonts w:hint="cs"/>
          <w:color w:val="A6A6A6" w:themeColor="background1" w:themeShade="A6"/>
          <w:rtl/>
        </w:rPr>
        <w:t xml:space="preserve"> התדכדכה עונתה אומללה מבוכה השפלה רצוצה בזיון] </w:t>
      </w:r>
      <w:r w:rsidR="00E23E68" w:rsidRPr="00094343">
        <w:rPr>
          <w:rFonts w:hint="cs"/>
          <w:color w:val="A6A6A6" w:themeColor="background1" w:themeShade="A6"/>
          <w:rtl/>
        </w:rPr>
        <w:t xml:space="preserve">נמלאה מבוכה ודכדוך, </w:t>
      </w:r>
      <w:r w:rsidRPr="00094343">
        <w:rPr>
          <w:color w:val="A6A6A6" w:themeColor="background1" w:themeShade="A6"/>
          <w:rtl/>
        </w:rPr>
        <w:t>אבל זה כנראה לא הספיק לארקדי.</w:t>
      </w:r>
      <w:r w:rsidR="0071521C" w:rsidRPr="00094343">
        <w:rPr>
          <w:rFonts w:hint="cs"/>
          <w:color w:val="A6A6A6" w:themeColor="background1" w:themeShade="A6"/>
          <w:rtl/>
        </w:rPr>
        <w:t>]]</w:t>
      </w:r>
      <w:r w:rsidRPr="00094343">
        <w:rPr>
          <w:color w:val="A6A6A6" w:themeColor="background1" w:themeShade="A6"/>
          <w:rtl/>
        </w:rPr>
        <w:t xml:space="preserve"> </w:t>
      </w:r>
    </w:p>
    <w:p w14:paraId="064D943D" w14:textId="77777777" w:rsidR="00643E24" w:rsidRPr="00094343" w:rsidRDefault="00EC2700" w:rsidP="00293FD3">
      <w:pPr>
        <w:rPr>
          <w:color w:val="A6A6A6" w:themeColor="background1" w:themeShade="A6"/>
          <w:rtl/>
        </w:rPr>
      </w:pPr>
      <w:r w:rsidRPr="00094343">
        <w:rPr>
          <w:rFonts w:hint="cs"/>
          <w:color w:val="A6A6A6" w:themeColor="background1" w:themeShade="A6"/>
          <w:rtl/>
        </w:rPr>
        <w:t xml:space="preserve">[הם לא היו </w:t>
      </w:r>
      <w:r w:rsidR="00C6403E" w:rsidRPr="00094343">
        <w:rPr>
          <w:rFonts w:hint="cs"/>
          <w:color w:val="A6A6A6" w:themeColor="background1" w:themeShade="A6"/>
          <w:rtl/>
        </w:rPr>
        <w:t>זוג חדש</w:t>
      </w:r>
      <w:r w:rsidRPr="00094343">
        <w:rPr>
          <w:rFonts w:hint="cs"/>
          <w:color w:val="A6A6A6" w:themeColor="background1" w:themeShade="A6"/>
          <w:rtl/>
        </w:rPr>
        <w:t xml:space="preserve"> מספיק </w:t>
      </w:r>
      <w:r w:rsidR="00C6403E" w:rsidRPr="00094343">
        <w:rPr>
          <w:rFonts w:hint="cs"/>
          <w:color w:val="A6A6A6" w:themeColor="background1" w:themeShade="A6"/>
          <w:rtl/>
        </w:rPr>
        <w:t>או ותיק מספיק ש</w:t>
      </w:r>
      <w:r w:rsidRPr="00094343">
        <w:rPr>
          <w:rFonts w:hint="cs"/>
          <w:color w:val="A6A6A6" w:themeColor="background1" w:themeShade="A6"/>
          <w:rtl/>
        </w:rPr>
        <w:t xml:space="preserve">יסלחו על הכל, </w:t>
      </w:r>
      <w:r w:rsidR="00C6403E" w:rsidRPr="00094343">
        <w:rPr>
          <w:rFonts w:hint="cs"/>
          <w:color w:val="A6A6A6" w:themeColor="background1" w:themeShade="A6"/>
          <w:rtl/>
        </w:rPr>
        <w:t>אלא בשלב ה[</w:t>
      </w:r>
      <w:r w:rsidR="00C6403E" w:rsidRPr="00094343">
        <w:rPr>
          <w:color w:val="A6A6A6" w:themeColor="background1" w:themeShade="A6"/>
        </w:rPr>
        <w:t>precarious</w:t>
      </w:r>
      <w:r w:rsidR="00C6403E" w:rsidRPr="00094343">
        <w:rPr>
          <w:rFonts w:hint="cs"/>
          <w:color w:val="A6A6A6" w:themeColor="background1" w:themeShade="A6"/>
          <w:rtl/>
        </w:rPr>
        <w:t>] ש</w:t>
      </w:r>
      <w:r w:rsidRPr="00094343">
        <w:rPr>
          <w:rFonts w:hint="cs"/>
          <w:color w:val="A6A6A6" w:themeColor="background1" w:themeShade="A6"/>
          <w:rtl/>
        </w:rPr>
        <w:t>כל דבר היה עילה לפרידה.</w:t>
      </w:r>
      <w:r w:rsidR="00EC36B6" w:rsidRPr="00094343">
        <w:rPr>
          <w:rFonts w:hint="cs"/>
          <w:color w:val="A6A6A6" w:themeColor="background1" w:themeShade="A6"/>
          <w:rtl/>
        </w:rPr>
        <w:t xml:space="preserve"> ואלכס לא היה אחד שלא יגיב באלימות גם לפרובוקציה הקטנה ביותר, את זה כבר כולם ידעו.</w:t>
      </w:r>
      <w:r w:rsidRPr="00094343">
        <w:rPr>
          <w:rFonts w:hint="cs"/>
          <w:color w:val="A6A6A6" w:themeColor="background1" w:themeShade="A6"/>
          <w:rtl/>
        </w:rPr>
        <w:t xml:space="preserve"> ומאז מקרה הסכין בכל מקרה לאלכס אף אחד לא נטפל.</w:t>
      </w:r>
      <w:r w:rsidR="00C6403E" w:rsidRPr="00094343">
        <w:rPr>
          <w:rFonts w:hint="cs"/>
          <w:color w:val="A6A6A6" w:themeColor="background1" w:themeShade="A6"/>
          <w:rtl/>
        </w:rPr>
        <w:t>]</w:t>
      </w:r>
      <w:r w:rsidR="00EC36B6" w:rsidRPr="00094343">
        <w:rPr>
          <w:rFonts w:hint="cs"/>
          <w:color w:val="A6A6A6" w:themeColor="background1" w:themeShade="A6"/>
          <w:rtl/>
        </w:rPr>
        <w:t xml:space="preserve"> </w:t>
      </w:r>
    </w:p>
    <w:p w14:paraId="5A6D5FAA" w14:textId="4AF810D2" w:rsidR="00293FD3" w:rsidRPr="00CD067C" w:rsidRDefault="00293FD3" w:rsidP="00293FD3">
      <w:pPr>
        <w:rPr>
          <w:rtl/>
        </w:rPr>
      </w:pPr>
      <w:r w:rsidRPr="00CD067C">
        <w:rPr>
          <w:rtl/>
        </w:rPr>
        <w:t>"אז אתה לא ב</w:t>
      </w:r>
      <w:r w:rsidR="009043C7">
        <w:rPr>
          <w:rtl/>
        </w:rPr>
        <w:t xml:space="preserve">א יותר ללימודים?" </w:t>
      </w:r>
      <w:r w:rsidR="00643E24" w:rsidRPr="00643E24">
        <w:rPr>
          <w:rFonts w:cs="Times New Roman"/>
          <w:rtl/>
        </w:rPr>
        <w:t>הדס ניסתה לחפות</w:t>
      </w:r>
      <w:r w:rsidRPr="00CD067C">
        <w:rPr>
          <w:rtl/>
        </w:rPr>
        <w:t xml:space="preserve"> על </w:t>
      </w:r>
      <w:r w:rsidR="009043C7">
        <w:rPr>
          <w:rFonts w:hint="cs"/>
          <w:rtl/>
        </w:rPr>
        <w:t>גסותו</w:t>
      </w:r>
      <w:r w:rsidR="00B7134D">
        <w:rPr>
          <w:rFonts w:hint="cs"/>
          <w:rtl/>
        </w:rPr>
        <w:t xml:space="preserve"> חסרת הפשר</w:t>
      </w:r>
      <w:r w:rsidR="0071521C">
        <w:rPr>
          <w:rFonts w:hint="cs"/>
          <w:rtl/>
        </w:rPr>
        <w:t xml:space="preserve"> של ארקדי</w:t>
      </w:r>
      <w:r w:rsidR="005B470E">
        <w:rPr>
          <w:rFonts w:hint="cs"/>
          <w:rtl/>
        </w:rPr>
        <w:t>,</w:t>
      </w:r>
      <w:r w:rsidR="009564E3">
        <w:rPr>
          <w:rFonts w:hint="cs"/>
          <w:rtl/>
        </w:rPr>
        <w:t xml:space="preserve"> </w:t>
      </w:r>
      <w:r w:rsidR="005B470E">
        <w:rPr>
          <w:rFonts w:hint="cs"/>
          <w:rtl/>
        </w:rPr>
        <w:t>על הצורך הכפייתי שלו להשפיל את</w:t>
      </w:r>
      <w:r w:rsidR="00B7134D">
        <w:rPr>
          <w:rFonts w:hint="cs"/>
          <w:rtl/>
        </w:rPr>
        <w:t xml:space="preserve"> אלכס</w:t>
      </w:r>
      <w:r w:rsidRPr="00CD067C">
        <w:rPr>
          <w:rtl/>
        </w:rPr>
        <w:t>.</w:t>
      </w:r>
      <w:r w:rsidR="00D93337" w:rsidRPr="00D93337">
        <w:rPr>
          <w:rFonts w:hint="cs"/>
          <w:rtl/>
        </w:rPr>
        <w:t xml:space="preserve"> </w:t>
      </w:r>
      <w:r w:rsidR="00D93337">
        <w:rPr>
          <w:rFonts w:hint="cs"/>
          <w:rtl/>
        </w:rPr>
        <w:t>ו</w:t>
      </w:r>
      <w:r w:rsidR="004C59E0">
        <w:rPr>
          <w:rFonts w:hint="cs"/>
          <w:rtl/>
        </w:rPr>
        <w:t>פתאום</w:t>
      </w:r>
      <w:r w:rsidR="00D93337">
        <w:rPr>
          <w:rFonts w:hint="cs"/>
          <w:rtl/>
        </w:rPr>
        <w:t xml:space="preserve"> נזכרה: המכות! המכות בילדותם! איך שכחה מכל זה?</w:t>
      </w:r>
    </w:p>
    <w:p w14:paraId="0705365F" w14:textId="77777777" w:rsidR="00643E24" w:rsidRDefault="00293FD3" w:rsidP="00922D4F">
      <w:pPr>
        <w:rPr>
          <w:rtl/>
        </w:rPr>
      </w:pPr>
      <w:r w:rsidRPr="00CD067C">
        <w:rPr>
          <w:rtl/>
        </w:rPr>
        <w:t>"בשביל מה</w:t>
      </w:r>
      <w:r w:rsidR="00B7134D">
        <w:rPr>
          <w:rFonts w:hint="cs"/>
          <w:rtl/>
        </w:rPr>
        <w:t xml:space="preserve"> הוא צריך לימודים</w:t>
      </w:r>
      <w:r w:rsidRPr="00CD067C">
        <w:rPr>
          <w:rtl/>
        </w:rPr>
        <w:t xml:space="preserve">, הוא </w:t>
      </w:r>
      <w:r w:rsidR="00643E24" w:rsidRPr="00643E24">
        <w:rPr>
          <w:rFonts w:cs="Times New Roman"/>
          <w:rtl/>
        </w:rPr>
        <w:t xml:space="preserve">בינכה </w:t>
      </w:r>
      <w:r w:rsidRPr="00CD067C">
        <w:rPr>
          <w:rtl/>
        </w:rPr>
        <w:t>סתום."</w:t>
      </w:r>
      <w:r w:rsidR="0071521C">
        <w:rPr>
          <w:rFonts w:hint="cs"/>
          <w:rtl/>
        </w:rPr>
        <w:t xml:space="preserve"> </w:t>
      </w:r>
    </w:p>
    <w:p w14:paraId="48DD37D2" w14:textId="3005C0FB" w:rsidR="00293FD3" w:rsidRPr="00CD067C" w:rsidRDefault="00293FD3" w:rsidP="00922D4F">
      <w:pPr>
        <w:rPr>
          <w:rtl/>
        </w:rPr>
      </w:pPr>
      <w:r w:rsidRPr="00CD067C">
        <w:rPr>
          <w:rtl/>
        </w:rPr>
        <w:t>כל מה שארקדי אמר היה אמת</w:t>
      </w:r>
      <w:r w:rsidR="00643E24" w:rsidRPr="00643E24">
        <w:rPr>
          <w:rFonts w:cs="Times New Roman"/>
          <w:rtl/>
        </w:rPr>
        <w:t xml:space="preserve"> לאמיתה</w:t>
      </w:r>
      <w:r w:rsidRPr="00CD067C">
        <w:rPr>
          <w:rtl/>
        </w:rPr>
        <w:t xml:space="preserve">, אבל אלכס לא הצליח להבליג. מזל שהזיעה </w:t>
      </w:r>
      <w:r w:rsidR="002B5B2A">
        <w:rPr>
          <w:rFonts w:hint="cs"/>
          <w:rtl/>
        </w:rPr>
        <w:t>כ</w:t>
      </w:r>
      <w:r w:rsidRPr="00CD067C">
        <w:rPr>
          <w:rtl/>
        </w:rPr>
        <w:t>יס</w:t>
      </w:r>
      <w:r w:rsidR="002B5B2A">
        <w:rPr>
          <w:rFonts w:hint="cs"/>
          <w:rtl/>
        </w:rPr>
        <w:t>ת</w:t>
      </w:r>
      <w:r w:rsidRPr="00CD067C">
        <w:rPr>
          <w:rtl/>
        </w:rPr>
        <w:t xml:space="preserve">ה </w:t>
      </w:r>
      <w:r w:rsidR="005D5D5C">
        <w:rPr>
          <w:rFonts w:hint="cs"/>
          <w:rtl/>
        </w:rPr>
        <w:t>על</w:t>
      </w:r>
      <w:r w:rsidR="005D5D5C" w:rsidRPr="00CD067C">
        <w:rPr>
          <w:rtl/>
        </w:rPr>
        <w:t xml:space="preserve"> </w:t>
      </w:r>
      <w:r w:rsidRPr="00CD067C">
        <w:rPr>
          <w:rtl/>
        </w:rPr>
        <w:t xml:space="preserve">הדמעות. "אני לא מאמין שאתה עדיין פגוע ממה שקרה עם יסמין," הוא </w:t>
      </w:r>
      <w:r w:rsidR="00325B2B">
        <w:rPr>
          <w:rFonts w:hint="cs"/>
          <w:highlight w:val="red"/>
          <w:rtl/>
        </w:rPr>
        <w:t>ה</w:t>
      </w:r>
      <w:r w:rsidR="00E14305">
        <w:rPr>
          <w:rFonts w:hint="cs"/>
          <w:highlight w:val="red"/>
          <w:rtl/>
        </w:rPr>
        <w:t>תנשף</w:t>
      </w:r>
      <w:r w:rsidR="00EE6A09">
        <w:rPr>
          <w:rFonts w:hint="cs"/>
          <w:rtl/>
        </w:rPr>
        <w:t>,</w:t>
      </w:r>
      <w:r w:rsidRPr="00CD067C">
        <w:rPr>
          <w:rtl/>
        </w:rPr>
        <w:t xml:space="preserve"> </w:t>
      </w:r>
      <w:r w:rsidR="00E14305">
        <w:rPr>
          <w:rFonts w:hint="cs"/>
          <w:rtl/>
        </w:rPr>
        <w:t>ו</w:t>
      </w:r>
      <w:r w:rsidR="00EE6A09">
        <w:rPr>
          <w:rFonts w:hint="cs"/>
          <w:rtl/>
        </w:rPr>
        <w:t>הרעד בקולו נבלע ב</w:t>
      </w:r>
      <w:r w:rsidR="00EC2700" w:rsidRPr="00325B2B">
        <w:rPr>
          <w:rFonts w:hint="eastAsia"/>
          <w:rtl/>
        </w:rPr>
        <w:t>צעדי</w:t>
      </w:r>
      <w:r w:rsidR="00EE6A09" w:rsidRPr="00325B2B">
        <w:rPr>
          <w:rtl/>
        </w:rPr>
        <w:t xml:space="preserve"> ריצתו</w:t>
      </w:r>
      <w:r w:rsidRPr="00CD067C">
        <w:rPr>
          <w:rtl/>
        </w:rPr>
        <w:t>. "איתך צריך ללכת כמו על קליפות ביצים."</w:t>
      </w:r>
    </w:p>
    <w:p w14:paraId="69B35F69" w14:textId="77777777" w:rsidR="00293FD3" w:rsidRPr="00CD067C" w:rsidRDefault="00293FD3" w:rsidP="00293FD3">
      <w:pPr>
        <w:rPr>
          <w:rtl/>
        </w:rPr>
      </w:pPr>
      <w:r w:rsidRPr="00CD067C">
        <w:rPr>
          <w:rtl/>
        </w:rPr>
        <w:t>"פגוע? ממך? אל תשלה את עצמך."</w:t>
      </w:r>
    </w:p>
    <w:p w14:paraId="21601D1B" w14:textId="14ACDEC6" w:rsidR="00293FD3" w:rsidRPr="00CD067C" w:rsidRDefault="00293FD3" w:rsidP="00293FD3">
      <w:pPr>
        <w:rPr>
          <w:rtl/>
        </w:rPr>
      </w:pPr>
      <w:r w:rsidRPr="00CD067C">
        <w:rPr>
          <w:rtl/>
        </w:rPr>
        <w:t>"אבל לא ביצים של תרנגולת</w:t>
      </w:r>
      <w:r>
        <w:rPr>
          <w:rFonts w:hint="cs"/>
          <w:rtl/>
        </w:rPr>
        <w:t>,</w:t>
      </w:r>
      <w:r w:rsidRPr="00CD067C">
        <w:rPr>
          <w:rtl/>
        </w:rPr>
        <w:t xml:space="preserve"> ביצים של קרוקודיל. ואם נסדקת ביצה, נפער</w:t>
      </w:r>
      <w:r w:rsidR="0071521C">
        <w:rPr>
          <w:rFonts w:hint="cs"/>
          <w:rtl/>
        </w:rPr>
        <w:t xml:space="preserve"> </w:t>
      </w:r>
      <w:r w:rsidRPr="00CD067C">
        <w:rPr>
          <w:rtl/>
        </w:rPr>
        <w:t>לוע</w:t>
      </w:r>
      <w:r w:rsidR="00C40292">
        <w:rPr>
          <w:rFonts w:hint="cs"/>
          <w:rtl/>
        </w:rPr>
        <w:t>ַ</w:t>
      </w:r>
      <w:r w:rsidRPr="00CD067C">
        <w:rPr>
          <w:rtl/>
        </w:rPr>
        <w:t xml:space="preserve"> קרוקודיל והוא</w:t>
      </w:r>
      <w:r w:rsidR="009564E3">
        <w:rPr>
          <w:rtl/>
        </w:rPr>
        <w:t xml:space="preserve"> </w:t>
      </w:r>
      <w:r w:rsidRPr="00CD067C">
        <w:rPr>
          <w:rtl/>
        </w:rPr>
        <w:t>נ</w:t>
      </w:r>
      <w:r w:rsidR="00DA142B">
        <w:rPr>
          <w:rFonts w:hint="cs"/>
          <w:rtl/>
        </w:rPr>
        <w:t>ו</w:t>
      </w:r>
      <w:r w:rsidRPr="00CD067C">
        <w:rPr>
          <w:rtl/>
        </w:rPr>
        <w:t>שך ו</w:t>
      </w:r>
      <w:r w:rsidR="00DA142B">
        <w:rPr>
          <w:rFonts w:hint="cs"/>
          <w:rtl/>
        </w:rPr>
        <w:t>מ</w:t>
      </w:r>
      <w:r w:rsidRPr="00CD067C">
        <w:rPr>
          <w:rtl/>
        </w:rPr>
        <w:t>וריד לך חצי רגל."</w:t>
      </w:r>
    </w:p>
    <w:p w14:paraId="7F49661A" w14:textId="77777777" w:rsidR="00293FD3" w:rsidRPr="00CD067C" w:rsidRDefault="00293FD3" w:rsidP="00293FD3">
      <w:pPr>
        <w:rPr>
          <w:rtl/>
        </w:rPr>
      </w:pPr>
      <w:r w:rsidRPr="00CD067C">
        <w:rPr>
          <w:rtl/>
        </w:rPr>
        <w:t>ארקדי שתק בהפתעה.</w:t>
      </w:r>
    </w:p>
    <w:p w14:paraId="3DDEF6B8" w14:textId="5C7260F9" w:rsidR="00293FD3" w:rsidRPr="00CD067C" w:rsidRDefault="00293FD3" w:rsidP="00C661D5">
      <w:pPr>
        <w:rPr>
          <w:rtl/>
        </w:rPr>
      </w:pPr>
      <w:r w:rsidRPr="00CD067C">
        <w:rPr>
          <w:rtl/>
        </w:rPr>
        <w:t xml:space="preserve">"אבל זה בסדר אם </w:t>
      </w:r>
      <w:r w:rsidR="0071521C">
        <w:rPr>
          <w:rFonts w:hint="cs"/>
          <w:rtl/>
        </w:rPr>
        <w:t xml:space="preserve">אני </w:t>
      </w:r>
      <w:r w:rsidRPr="00CD067C">
        <w:rPr>
          <w:rtl/>
        </w:rPr>
        <w:t>אאבד חצי רגל,</w:t>
      </w:r>
      <w:r w:rsidR="00CF3C5E">
        <w:rPr>
          <w:rFonts w:hint="cs"/>
          <w:rtl/>
        </w:rPr>
        <w:t xml:space="preserve"> </w:t>
      </w:r>
      <w:r w:rsidRPr="00CD067C">
        <w:rPr>
          <w:rtl/>
        </w:rPr>
        <w:t>לפחות יהיו לי כפות רגליים בגודל נורמלי."</w:t>
      </w:r>
    </w:p>
    <w:p w14:paraId="2DABD3AD" w14:textId="7D76097B" w:rsidR="00293FD3" w:rsidRDefault="00293FD3" w:rsidP="009043C7">
      <w:pPr>
        <w:rPr>
          <w:rtl/>
        </w:rPr>
      </w:pPr>
      <w:r w:rsidRPr="00CD067C">
        <w:rPr>
          <w:rtl/>
        </w:rPr>
        <w:t>ארקדי חייך וא</w:t>
      </w:r>
      <w:r w:rsidR="002B5B2A">
        <w:rPr>
          <w:rFonts w:hint="cs"/>
          <w:rtl/>
        </w:rPr>
        <w:t>חריו</w:t>
      </w:r>
      <w:r w:rsidRPr="00CD067C">
        <w:rPr>
          <w:rtl/>
        </w:rPr>
        <w:t xml:space="preserve"> גם אלכס. הוא עטה שוב את ה</w:t>
      </w:r>
      <w:r w:rsidR="005E3213">
        <w:rPr>
          <w:rtl/>
        </w:rPr>
        <w:t>אוזנ</w:t>
      </w:r>
      <w:r w:rsidRPr="00CD067C">
        <w:rPr>
          <w:rtl/>
        </w:rPr>
        <w:t>יות והעלה את מהירותו ל</w:t>
      </w:r>
      <w:r w:rsidR="009043C7">
        <w:rPr>
          <w:rFonts w:hint="cs"/>
          <w:rtl/>
        </w:rPr>
        <w:t>-</w:t>
      </w:r>
      <w:r w:rsidRPr="00CD067C">
        <w:rPr>
          <w:rtl/>
        </w:rPr>
        <w:t>16 קמ"ש, המהירות המ</w:t>
      </w:r>
      <w:r w:rsidR="00094343">
        <w:rPr>
          <w:rFonts w:hint="cs"/>
          <w:rtl/>
        </w:rPr>
        <w:t>ק</w:t>
      </w:r>
      <w:r w:rsidRPr="00CD067C">
        <w:rPr>
          <w:rtl/>
        </w:rPr>
        <w:t>סימלית האפשרית</w:t>
      </w:r>
      <w:r w:rsidR="009043C7">
        <w:rPr>
          <w:rFonts w:hint="cs"/>
          <w:rtl/>
        </w:rPr>
        <w:t>,</w:t>
      </w:r>
      <w:r w:rsidRPr="00CD067C">
        <w:rPr>
          <w:rtl/>
        </w:rPr>
        <w:t xml:space="preserve"> וההליכון רעד באופן בלתי נשלט כ</w:t>
      </w:r>
      <w:r w:rsidR="00643E24">
        <w:rPr>
          <w:rFonts w:hint="cs"/>
          <w:rtl/>
        </w:rPr>
        <w:t>ש</w:t>
      </w:r>
      <w:r w:rsidR="00BD54A8" w:rsidRPr="00BD54A8">
        <w:rPr>
          <w:rFonts w:cs="Times New Roman"/>
          <w:rtl/>
        </w:rPr>
        <w:t>הדס וארקדי</w:t>
      </w:r>
      <w:r w:rsidR="00643E24" w:rsidRPr="00643E24">
        <w:rPr>
          <w:rFonts w:cs="Times New Roman"/>
          <w:rtl/>
        </w:rPr>
        <w:t xml:space="preserve"> נעלמו</w:t>
      </w:r>
      <w:r w:rsidRPr="00CD067C">
        <w:rPr>
          <w:rtl/>
        </w:rPr>
        <w:t xml:space="preserve"> ביציאה לכיוון מגרש הספורט.</w:t>
      </w:r>
    </w:p>
    <w:p w14:paraId="33E45DBA" w14:textId="27B0B9FB" w:rsidR="00293FD3" w:rsidRDefault="00293FD3" w:rsidP="00922D4F">
      <w:r>
        <w:rPr>
          <w:rFonts w:hint="cs"/>
          <w:rtl/>
        </w:rPr>
        <w:t xml:space="preserve">אלכס </w:t>
      </w:r>
      <w:r w:rsidR="005D5D5C">
        <w:rPr>
          <w:rFonts w:hint="cs"/>
          <w:rtl/>
        </w:rPr>
        <w:t>ה</w:t>
      </w:r>
      <w:r w:rsidR="00DA142B">
        <w:rPr>
          <w:rFonts w:hint="cs"/>
          <w:rtl/>
        </w:rPr>
        <w:t>ציץ</w:t>
      </w:r>
      <w:r w:rsidR="005D5D5C">
        <w:rPr>
          <w:rFonts w:hint="cs"/>
          <w:rtl/>
        </w:rPr>
        <w:t xml:space="preserve"> לאצטדיון [?</w:t>
      </w:r>
      <w:r w:rsidR="00922D4F">
        <w:rPr>
          <w:rFonts w:hint="cs"/>
          <w:rtl/>
        </w:rPr>
        <w:t>]</w:t>
      </w:r>
      <w:r>
        <w:rPr>
          <w:rFonts w:hint="cs"/>
          <w:rtl/>
        </w:rPr>
        <w:t xml:space="preserve"> לראות את ארקדי משחק</w:t>
      </w:r>
      <w:r w:rsidR="009E4E9D">
        <w:rPr>
          <w:rFonts w:hint="cs"/>
          <w:rtl/>
        </w:rPr>
        <w:t>,</w:t>
      </w:r>
      <w:r w:rsidR="0071521C">
        <w:rPr>
          <w:rFonts w:hint="cs"/>
          <w:rtl/>
        </w:rPr>
        <w:t xml:space="preserve"> </w:t>
      </w:r>
      <w:r w:rsidR="00B36302" w:rsidRPr="00B36302">
        <w:rPr>
          <w:rFonts w:cs="Times New Roman"/>
          <w:rtl/>
        </w:rPr>
        <w:t>עד לסוף הרבע השלישי כש</w:t>
      </w:r>
      <w:r>
        <w:rPr>
          <w:rFonts w:hint="cs"/>
          <w:rtl/>
        </w:rPr>
        <w:t xml:space="preserve">הורחק </w:t>
      </w:r>
      <w:r w:rsidR="005D5D5C">
        <w:rPr>
          <w:rFonts w:hint="cs"/>
          <w:rtl/>
        </w:rPr>
        <w:t>לאחר</w:t>
      </w:r>
      <w:r>
        <w:rPr>
          <w:rFonts w:hint="cs"/>
          <w:rtl/>
        </w:rPr>
        <w:t xml:space="preserve"> חמש עבירות. המאמן צ</w:t>
      </w:r>
      <w:r w:rsidR="009043C7">
        <w:rPr>
          <w:rFonts w:hint="cs"/>
          <w:rtl/>
        </w:rPr>
        <w:t>עק עליו</w:t>
      </w:r>
      <w:r w:rsidR="00094343">
        <w:rPr>
          <w:rFonts w:hint="cs"/>
          <w:rtl/>
        </w:rPr>
        <w:t>,</w:t>
      </w:r>
      <w:r w:rsidR="009043C7">
        <w:rPr>
          <w:rFonts w:hint="cs"/>
          <w:rtl/>
        </w:rPr>
        <w:t xml:space="preserve"> כי מעולם לא ש</w:t>
      </w:r>
      <w:r w:rsidR="005D5D5C">
        <w:rPr>
          <w:rFonts w:hint="cs"/>
          <w:rtl/>
        </w:rPr>
        <w:t>י</w:t>
      </w:r>
      <w:r w:rsidR="009043C7">
        <w:rPr>
          <w:rFonts w:hint="cs"/>
          <w:rtl/>
        </w:rPr>
        <w:t>חק</w:t>
      </w:r>
      <w:r w:rsidR="00DA142B" w:rsidRPr="00DA142B">
        <w:rPr>
          <w:rFonts w:hint="cs"/>
          <w:rtl/>
        </w:rPr>
        <w:t xml:space="preserve"> </w:t>
      </w:r>
      <w:r w:rsidR="00325B2B">
        <w:rPr>
          <w:rFonts w:hint="cs"/>
          <w:rtl/>
        </w:rPr>
        <w:t xml:space="preserve">באופן כה </w:t>
      </w:r>
      <w:r w:rsidR="00DA142B">
        <w:rPr>
          <w:rFonts w:hint="cs"/>
          <w:rtl/>
        </w:rPr>
        <w:t>אגרסיבי</w:t>
      </w:r>
      <w:r w:rsidR="009043C7">
        <w:rPr>
          <w:rFonts w:hint="cs"/>
          <w:rtl/>
        </w:rPr>
        <w:t xml:space="preserve"> </w:t>
      </w:r>
      <w:r w:rsidR="002B5B2A">
        <w:rPr>
          <w:rFonts w:hint="cs"/>
          <w:rtl/>
        </w:rPr>
        <w:t>[</w:t>
      </w:r>
      <w:r w:rsidRPr="00325B2B">
        <w:rPr>
          <w:rFonts w:hint="cs"/>
          <w:rtl/>
        </w:rPr>
        <w:t xml:space="preserve">ובשל </w:t>
      </w:r>
      <w:r w:rsidRPr="00325B2B">
        <w:rPr>
          <w:rFonts w:hint="eastAsia"/>
          <w:rtl/>
        </w:rPr>
        <w:t>כך</w:t>
      </w:r>
      <w:r>
        <w:rPr>
          <w:rFonts w:hint="cs"/>
          <w:rtl/>
        </w:rPr>
        <w:t xml:space="preserve"> הם איבדו, ללא סיבה, את השחקן הגבוה ביותר שלהם</w:t>
      </w:r>
      <w:r w:rsidR="002B5B2A">
        <w:rPr>
          <w:rFonts w:hint="cs"/>
          <w:rtl/>
        </w:rPr>
        <w:t>]</w:t>
      </w:r>
      <w:r>
        <w:rPr>
          <w:rFonts w:hint="cs"/>
          <w:rtl/>
        </w:rPr>
        <w:t>.</w:t>
      </w:r>
    </w:p>
    <w:p w14:paraId="5AEC8628" w14:textId="1CDEA3DD" w:rsidR="00293FD3" w:rsidRPr="00CD067C" w:rsidRDefault="00293FD3" w:rsidP="00293FD3">
      <w:pPr>
        <w:rPr>
          <w:rtl/>
        </w:rPr>
      </w:pPr>
      <w:r w:rsidRPr="00CD067C">
        <w:rPr>
          <w:rtl/>
        </w:rPr>
        <w:t>"למה היית מרביץ לו כשהיינו ילדים?" הדס שאלה אותו כש</w:t>
      </w:r>
      <w:r>
        <w:rPr>
          <w:rFonts w:hint="cs"/>
          <w:rtl/>
        </w:rPr>
        <w:t>עבר לספסל</w:t>
      </w:r>
      <w:r w:rsidR="0071521C">
        <w:rPr>
          <w:rFonts w:hint="cs"/>
          <w:rtl/>
        </w:rPr>
        <w:t>[</w:t>
      </w:r>
      <w:r w:rsidRPr="00CD067C">
        <w:rPr>
          <w:rtl/>
        </w:rPr>
        <w:t xml:space="preserve">, והיא לא </w:t>
      </w:r>
      <w:r w:rsidR="001C5A04">
        <w:rPr>
          <w:rtl/>
        </w:rPr>
        <w:t>הייתה</w:t>
      </w:r>
      <w:r w:rsidRPr="00CD067C">
        <w:rPr>
          <w:rtl/>
        </w:rPr>
        <w:t xml:space="preserve"> צריכה להסביר על מי הם מדברים</w:t>
      </w:r>
      <w:r w:rsidR="0071521C">
        <w:rPr>
          <w:rFonts w:hint="cs"/>
          <w:rtl/>
        </w:rPr>
        <w:t>]</w:t>
      </w:r>
      <w:r w:rsidRPr="00CD067C">
        <w:rPr>
          <w:rtl/>
        </w:rPr>
        <w:t>.</w:t>
      </w:r>
    </w:p>
    <w:p w14:paraId="3EE3815A" w14:textId="5AC5F331" w:rsidR="00293FD3" w:rsidRPr="00CD067C" w:rsidRDefault="00293FD3" w:rsidP="009F6B7E">
      <w:pPr>
        <w:rPr>
          <w:rtl/>
        </w:rPr>
      </w:pPr>
      <w:r>
        <w:rPr>
          <w:rtl/>
        </w:rPr>
        <w:t>"כי... הוא היה</w:t>
      </w:r>
      <w:r w:rsidRPr="00CD067C">
        <w:rPr>
          <w:rtl/>
        </w:rPr>
        <w:t xml:space="preserve"> יפה</w:t>
      </w:r>
      <w:r>
        <w:rPr>
          <w:rFonts w:hint="cs"/>
          <w:rtl/>
        </w:rPr>
        <w:t xml:space="preserve"> מדי</w:t>
      </w:r>
      <w:r w:rsidRPr="00CD067C">
        <w:rPr>
          <w:rtl/>
        </w:rPr>
        <w:t>," ארקדי ענה.</w:t>
      </w:r>
      <w:r>
        <w:rPr>
          <w:rFonts w:hint="cs"/>
          <w:rtl/>
        </w:rPr>
        <w:t xml:space="preserve"> הוא היה אדום ורטוב, הוא קלע לפחות </w:t>
      </w:r>
      <w:r w:rsidR="009F6B7E">
        <w:rPr>
          <w:rFonts w:hint="cs"/>
          <w:rtl/>
        </w:rPr>
        <w:t>שש</w:t>
      </w:r>
      <w:r>
        <w:rPr>
          <w:rFonts w:hint="cs"/>
          <w:rtl/>
        </w:rPr>
        <w:t xml:space="preserve"> נקודות </w:t>
      </w:r>
      <w:r w:rsidR="00DA142B">
        <w:rPr>
          <w:rFonts w:hint="cs"/>
          <w:rtl/>
        </w:rPr>
        <w:t>כ</w:t>
      </w:r>
      <w:r>
        <w:rPr>
          <w:rFonts w:hint="cs"/>
          <w:rtl/>
        </w:rPr>
        <w:t>שהבחין באלכס לרגע ביציעים העליונים, אבל דחף והפיל שחקן מהקבוצה שלו כשאלכס נעלם.</w:t>
      </w:r>
    </w:p>
    <w:p w14:paraId="0E18A6CB" w14:textId="101DAC9B" w:rsidR="00DA142B" w:rsidRPr="00A90CDC" w:rsidRDefault="00DA142B" w:rsidP="00DA142B">
      <w:pPr>
        <w:rPr>
          <w:rtl/>
        </w:rPr>
      </w:pPr>
      <w:bookmarkStart w:id="379" w:name="_Hlk502392734"/>
      <w:r w:rsidRPr="00A90CDC">
        <w:rPr>
          <w:rtl/>
        </w:rPr>
        <w:t xml:space="preserve">"זה </w:t>
      </w:r>
      <w:r w:rsidRPr="00A90CDC">
        <w:rPr>
          <w:rFonts w:hint="eastAsia"/>
          <w:rtl/>
        </w:rPr>
        <w:t>העיניים</w:t>
      </w:r>
      <w:r w:rsidRPr="00A90CDC">
        <w:rPr>
          <w:rtl/>
        </w:rPr>
        <w:t xml:space="preserve"> </w:t>
      </w:r>
      <w:r w:rsidRPr="00A90CDC">
        <w:rPr>
          <w:rFonts w:hint="eastAsia"/>
          <w:rtl/>
        </w:rPr>
        <w:t>שלו</w:t>
      </w:r>
      <w:r w:rsidRPr="00A90CDC">
        <w:rPr>
          <w:rtl/>
        </w:rPr>
        <w:t>..."</w:t>
      </w:r>
    </w:p>
    <w:p w14:paraId="62C3700E" w14:textId="77777777" w:rsidR="00DA142B" w:rsidRPr="00A90CDC" w:rsidRDefault="00DA142B" w:rsidP="00DA142B">
      <w:pPr>
        <w:rPr>
          <w:rtl/>
        </w:rPr>
      </w:pPr>
      <w:r w:rsidRPr="00A90CDC">
        <w:rPr>
          <w:rtl/>
        </w:rPr>
        <w:t xml:space="preserve">"הריסים </w:t>
      </w:r>
      <w:r w:rsidRPr="00A90CDC">
        <w:rPr>
          <w:rFonts w:hint="eastAsia"/>
          <w:rtl/>
        </w:rPr>
        <w:t>הארוכים</w:t>
      </w:r>
      <w:r w:rsidRPr="00A90CDC">
        <w:rPr>
          <w:rtl/>
        </w:rPr>
        <w:t xml:space="preserve"> </w:t>
      </w:r>
      <w:r w:rsidRPr="00A90CDC">
        <w:rPr>
          <w:rFonts w:hint="eastAsia"/>
          <w:rtl/>
        </w:rPr>
        <w:t>האלה</w:t>
      </w:r>
      <w:r w:rsidRPr="00A90CDC">
        <w:rPr>
          <w:rtl/>
        </w:rPr>
        <w:t xml:space="preserve">. </w:t>
      </w:r>
      <w:r w:rsidRPr="00A90CDC">
        <w:rPr>
          <w:rFonts w:hint="eastAsia"/>
          <w:rtl/>
        </w:rPr>
        <w:t>כמו</w:t>
      </w:r>
      <w:r w:rsidRPr="00A90CDC">
        <w:rPr>
          <w:rtl/>
        </w:rPr>
        <w:t xml:space="preserve"> </w:t>
      </w:r>
      <w:r w:rsidRPr="00A90CDC">
        <w:rPr>
          <w:rFonts w:hint="eastAsia"/>
          <w:rtl/>
        </w:rPr>
        <w:t>של</w:t>
      </w:r>
      <w:r w:rsidRPr="00A90CDC">
        <w:rPr>
          <w:rtl/>
        </w:rPr>
        <w:t xml:space="preserve"> </w:t>
      </w:r>
      <w:r w:rsidRPr="00A90CDC">
        <w:rPr>
          <w:rFonts w:hint="eastAsia"/>
          <w:rtl/>
        </w:rPr>
        <w:t>פרה</w:t>
      </w:r>
      <w:r w:rsidRPr="00A90CDC">
        <w:rPr>
          <w:rtl/>
        </w:rPr>
        <w:t xml:space="preserve">..." </w:t>
      </w:r>
      <w:r w:rsidRPr="00A90CDC">
        <w:rPr>
          <w:rFonts w:hint="eastAsia"/>
          <w:rtl/>
        </w:rPr>
        <w:t>ארקדי</w:t>
      </w:r>
      <w:r w:rsidRPr="00A90CDC">
        <w:rPr>
          <w:rtl/>
        </w:rPr>
        <w:t xml:space="preserve"> </w:t>
      </w:r>
      <w:r w:rsidRPr="00A90CDC">
        <w:rPr>
          <w:rFonts w:hint="eastAsia"/>
          <w:rtl/>
        </w:rPr>
        <w:t>הזדרז</w:t>
      </w:r>
      <w:r w:rsidRPr="00A90CDC">
        <w:rPr>
          <w:rtl/>
        </w:rPr>
        <w:t xml:space="preserve"> </w:t>
      </w:r>
      <w:r w:rsidRPr="00A90CDC">
        <w:rPr>
          <w:rFonts w:hint="eastAsia"/>
          <w:rtl/>
        </w:rPr>
        <w:t>להוסיף</w:t>
      </w:r>
      <w:r w:rsidRPr="00A90CDC">
        <w:rPr>
          <w:rtl/>
        </w:rPr>
        <w:t>.</w:t>
      </w:r>
    </w:p>
    <w:p w14:paraId="38E624D9" w14:textId="770F988E" w:rsidR="00293FD3" w:rsidRPr="00A90CDC" w:rsidRDefault="00293FD3" w:rsidP="00293FD3">
      <w:pPr>
        <w:rPr>
          <w:rtl/>
        </w:rPr>
      </w:pPr>
      <w:r w:rsidRPr="00A90CDC">
        <w:rPr>
          <w:rtl/>
        </w:rPr>
        <w:t>"</w:t>
      </w:r>
      <w:r w:rsidR="00DB3E1B" w:rsidRPr="00A90CDC">
        <w:rPr>
          <w:rFonts w:hint="eastAsia"/>
          <w:rtl/>
        </w:rPr>
        <w:t>יש</w:t>
      </w:r>
      <w:r w:rsidR="00DB3E1B" w:rsidRPr="00A90CDC">
        <w:rPr>
          <w:rtl/>
        </w:rPr>
        <w:t xml:space="preserve"> לו </w:t>
      </w:r>
      <w:r w:rsidR="001442D8" w:rsidRPr="00A90CDC">
        <w:rPr>
          <w:rFonts w:hint="eastAsia"/>
          <w:rtl/>
        </w:rPr>
        <w:t>יופי</w:t>
      </w:r>
      <w:r w:rsidR="00E7020A" w:rsidRPr="00A90CDC">
        <w:rPr>
          <w:rtl/>
        </w:rPr>
        <w:t xml:space="preserve"> כובש</w:t>
      </w:r>
      <w:r w:rsidR="00DA142B" w:rsidRPr="00A90CDC">
        <w:rPr>
          <w:rtl/>
        </w:rPr>
        <w:t>,</w:t>
      </w:r>
      <w:r w:rsidRPr="00A90CDC">
        <w:rPr>
          <w:rtl/>
        </w:rPr>
        <w:t>"</w:t>
      </w:r>
      <w:r w:rsidR="00DA142B" w:rsidRPr="00A90CDC">
        <w:rPr>
          <w:rtl/>
        </w:rPr>
        <w:t xml:space="preserve"> ה</w:t>
      </w:r>
      <w:r w:rsidR="00DA142B" w:rsidRPr="00A90CDC">
        <w:rPr>
          <w:rFonts w:hint="eastAsia"/>
          <w:rtl/>
        </w:rPr>
        <w:t>יא</w:t>
      </w:r>
      <w:r w:rsidR="00DA142B" w:rsidRPr="00A90CDC">
        <w:rPr>
          <w:rtl/>
        </w:rPr>
        <w:t xml:space="preserve"> מלמלה.</w:t>
      </w:r>
    </w:p>
    <w:p w14:paraId="4C38C11F" w14:textId="19FE0292" w:rsidR="001442D8" w:rsidRDefault="001442D8" w:rsidP="00E7020A">
      <w:pPr>
        <w:rPr>
          <w:rtl/>
        </w:rPr>
      </w:pPr>
      <w:r w:rsidRPr="00A90CDC">
        <w:rPr>
          <w:rtl/>
        </w:rPr>
        <w:t xml:space="preserve">"יותר משהוא </w:t>
      </w:r>
      <w:r w:rsidR="00E7020A" w:rsidRPr="00A90CDC">
        <w:rPr>
          <w:rFonts w:hint="eastAsia"/>
          <w:rtl/>
        </w:rPr>
        <w:t>כובש</w:t>
      </w:r>
      <w:r w:rsidRPr="00A90CDC">
        <w:rPr>
          <w:rtl/>
        </w:rPr>
        <w:t xml:space="preserve">, הוא לוכד. </w:t>
      </w:r>
      <w:r w:rsidR="00E7020A" w:rsidRPr="00A90CDC">
        <w:rPr>
          <w:rFonts w:hint="eastAsia"/>
          <w:rtl/>
        </w:rPr>
        <w:t>הוא</w:t>
      </w:r>
      <w:r w:rsidR="00E7020A" w:rsidRPr="00A90CDC">
        <w:rPr>
          <w:rtl/>
        </w:rPr>
        <w:t xml:space="preserve"> שובה, </w:t>
      </w:r>
      <w:r w:rsidRPr="00A90CDC">
        <w:rPr>
          <w:rFonts w:hint="eastAsia"/>
          <w:rtl/>
        </w:rPr>
        <w:t>הוא</w:t>
      </w:r>
      <w:r w:rsidRPr="00A90CDC">
        <w:rPr>
          <w:rtl/>
        </w:rPr>
        <w:t xml:space="preserve"> </w:t>
      </w:r>
      <w:r w:rsidRPr="00A90CDC">
        <w:rPr>
          <w:rFonts w:hint="eastAsia"/>
          <w:rtl/>
        </w:rPr>
        <w:t>משעבד</w:t>
      </w:r>
      <w:r w:rsidRPr="00A90CDC">
        <w:rPr>
          <w:rtl/>
        </w:rPr>
        <w:t xml:space="preserve">!" </w:t>
      </w:r>
      <w:r w:rsidRPr="00A90CDC">
        <w:rPr>
          <w:rFonts w:hint="eastAsia"/>
          <w:rtl/>
        </w:rPr>
        <w:t>אגרופיו</w:t>
      </w:r>
      <w:r w:rsidRPr="00A90CDC">
        <w:rPr>
          <w:rtl/>
        </w:rPr>
        <w:t xml:space="preserve"> </w:t>
      </w:r>
      <w:r w:rsidRPr="00A90CDC">
        <w:rPr>
          <w:rFonts w:hint="eastAsia"/>
          <w:rtl/>
        </w:rPr>
        <w:t>נקפצו</w:t>
      </w:r>
      <w:r w:rsidRPr="00A90CDC">
        <w:rPr>
          <w:rtl/>
        </w:rPr>
        <w:t xml:space="preserve"> </w:t>
      </w:r>
      <w:r w:rsidRPr="00A90CDC">
        <w:rPr>
          <w:rFonts w:hint="eastAsia"/>
          <w:rtl/>
        </w:rPr>
        <w:t>מאליהם</w:t>
      </w:r>
      <w:r w:rsidRPr="00A90CDC">
        <w:rPr>
          <w:rtl/>
        </w:rPr>
        <w:t>.</w:t>
      </w:r>
    </w:p>
    <w:p w14:paraId="44F869BD" w14:textId="77777777" w:rsidR="006C56D0" w:rsidRDefault="006C56D0" w:rsidP="006C56D0">
      <w:r>
        <w:rPr>
          <w:rFonts w:hint="cs"/>
          <w:rtl/>
        </w:rPr>
        <w:t>[</w:t>
      </w:r>
      <w:r>
        <w:t>His presence and striking good looks don’t enchant so much as they ensnare</w:t>
      </w:r>
      <w:r>
        <w:rPr>
          <w:rFonts w:cs="Times New Roman"/>
          <w:rtl/>
        </w:rPr>
        <w:t>.</w:t>
      </w:r>
    </w:p>
    <w:p w14:paraId="757115B4" w14:textId="7AEFB8DD" w:rsidR="006C56D0" w:rsidRDefault="006C56D0" w:rsidP="006C56D0">
      <w:pPr>
        <w:rPr>
          <w:rtl/>
        </w:rPr>
      </w:pPr>
      <w:r>
        <w:rPr>
          <w:rFonts w:cs="Times New Roman"/>
          <w:rtl/>
        </w:rPr>
        <w:t>נכתב על ג'וד לאו - וזה אלכס</w:t>
      </w:r>
      <w:r>
        <w:rPr>
          <w:rFonts w:hint="cs"/>
          <w:rtl/>
        </w:rPr>
        <w:t>]</w:t>
      </w:r>
    </w:p>
    <w:bookmarkEnd w:id="379"/>
    <w:p w14:paraId="2A6CDD9C" w14:textId="77777777" w:rsidR="00293FD3" w:rsidRDefault="00293FD3" w:rsidP="00293FD3">
      <w:pPr>
        <w:rPr>
          <w:rtl/>
        </w:rPr>
      </w:pPr>
    </w:p>
    <w:p w14:paraId="2D7E7C18" w14:textId="0B734226" w:rsidR="00293FD3" w:rsidRDefault="00293FD3" w:rsidP="00291C00">
      <w:pPr>
        <w:rPr>
          <w:rtl/>
        </w:rPr>
      </w:pPr>
      <w:r>
        <w:rPr>
          <w:rFonts w:hint="cs"/>
          <w:rtl/>
        </w:rPr>
        <w:lastRenderedPageBreak/>
        <w:t xml:space="preserve">מארק </w:t>
      </w:r>
      <w:r w:rsidR="00A20E02">
        <w:rPr>
          <w:rFonts w:hint="cs"/>
          <w:rtl/>
        </w:rPr>
        <w:t xml:space="preserve">החליט שמוטב </w:t>
      </w:r>
      <w:r w:rsidR="00D805F8">
        <w:rPr>
          <w:rFonts w:hint="cs"/>
          <w:rtl/>
        </w:rPr>
        <w:t>שיי</w:t>
      </w:r>
      <w:r>
        <w:rPr>
          <w:rFonts w:hint="cs"/>
          <w:rtl/>
        </w:rPr>
        <w:t xml:space="preserve">שאר במעונות גם בסופי שבוע. הוא חבר לסטודנט </w:t>
      </w:r>
      <w:r w:rsidR="009F6B7E">
        <w:rPr>
          <w:rFonts w:hint="cs"/>
          <w:rtl/>
        </w:rPr>
        <w:t>ל</w:t>
      </w:r>
      <w:r w:rsidR="001C5A04">
        <w:rPr>
          <w:rFonts w:hint="cs"/>
          <w:rtl/>
        </w:rPr>
        <w:t>מתמטיקה</w:t>
      </w:r>
      <w:r w:rsidR="009F6B7E">
        <w:rPr>
          <w:rFonts w:hint="cs"/>
          <w:rtl/>
        </w:rPr>
        <w:t xml:space="preserve"> </w:t>
      </w:r>
      <w:r>
        <w:rPr>
          <w:rFonts w:hint="cs"/>
          <w:rtl/>
        </w:rPr>
        <w:t>ש</w:t>
      </w:r>
      <w:r w:rsidR="005D5D5C">
        <w:rPr>
          <w:rFonts w:hint="cs"/>
          <w:rtl/>
        </w:rPr>
        <w:t>עבר</w:t>
      </w:r>
      <w:r w:rsidR="003E2D7E">
        <w:rPr>
          <w:rFonts w:hint="cs"/>
          <w:rtl/>
        </w:rPr>
        <w:t xml:space="preserve"> מהאוניברסיטה הייגלונית </w:t>
      </w:r>
      <w:r w:rsidR="00DB095C">
        <w:rPr>
          <w:rFonts w:hint="cs"/>
          <w:rtl/>
        </w:rPr>
        <w:t>ה</w:t>
      </w:r>
      <w:r w:rsidR="003E2D7E">
        <w:rPr>
          <w:rFonts w:hint="cs"/>
          <w:rtl/>
        </w:rPr>
        <w:t>עתיקה בקרקוב לאוניברסיטה העברית בירושלים</w:t>
      </w:r>
      <w:r>
        <w:rPr>
          <w:rFonts w:hint="cs"/>
          <w:rtl/>
        </w:rPr>
        <w:t>, בעקבות קורס חובה</w:t>
      </w:r>
      <w:r w:rsidR="009F6B7E">
        <w:rPr>
          <w:rFonts w:hint="cs"/>
          <w:rtl/>
        </w:rPr>
        <w:t xml:space="preserve"> </w:t>
      </w:r>
      <w:r>
        <w:rPr>
          <w:rFonts w:hint="cs"/>
          <w:rtl/>
        </w:rPr>
        <w:t xml:space="preserve">על </w:t>
      </w:r>
      <w:r w:rsidR="00DB095C">
        <w:rPr>
          <w:rFonts w:hint="cs"/>
          <w:rtl/>
        </w:rPr>
        <w:t>מעורבות פולין ב</w:t>
      </w:r>
      <w:r>
        <w:rPr>
          <w:rFonts w:hint="cs"/>
          <w:rtl/>
        </w:rPr>
        <w:t>מלחמת העולם ה</w:t>
      </w:r>
      <w:r w:rsidR="003A7E9C">
        <w:rPr>
          <w:rFonts w:hint="cs"/>
          <w:rtl/>
        </w:rPr>
        <w:t>שנייה</w:t>
      </w:r>
      <w:r>
        <w:rPr>
          <w:rFonts w:hint="cs"/>
          <w:rtl/>
        </w:rPr>
        <w:t xml:space="preserve">. </w:t>
      </w:r>
      <w:r w:rsidR="001C2208">
        <w:rPr>
          <w:rFonts w:hint="cs"/>
          <w:rtl/>
        </w:rPr>
        <w:t xml:space="preserve">כמו מרבית הסטודנטים </w:t>
      </w:r>
      <w:r w:rsidR="00C40292">
        <w:rPr>
          <w:rFonts w:hint="cs"/>
          <w:rtl/>
        </w:rPr>
        <w:t xml:space="preserve">גם </w:t>
      </w:r>
      <w:r>
        <w:rPr>
          <w:rFonts w:hint="cs"/>
          <w:rtl/>
        </w:rPr>
        <w:t>הוא היה מבוגר ממארק</w:t>
      </w:r>
      <w:r w:rsidR="00C40292">
        <w:rPr>
          <w:rFonts w:hint="cs"/>
          <w:rtl/>
        </w:rPr>
        <w:t>,</w:t>
      </w:r>
      <w:r>
        <w:rPr>
          <w:rFonts w:hint="cs"/>
          <w:rtl/>
        </w:rPr>
        <w:t xml:space="preserve"> ולעג </w:t>
      </w:r>
      <w:r w:rsidR="001C2208">
        <w:rPr>
          <w:rFonts w:hint="cs"/>
          <w:rtl/>
        </w:rPr>
        <w:t>[</w:t>
      </w:r>
      <w:r>
        <w:rPr>
          <w:rFonts w:hint="cs"/>
          <w:rtl/>
        </w:rPr>
        <w:t>ל</w:t>
      </w:r>
      <w:r w:rsidR="00DB095C">
        <w:rPr>
          <w:rFonts w:hint="cs"/>
          <w:rtl/>
        </w:rPr>
        <w:t xml:space="preserve">ו </w:t>
      </w:r>
      <w:r>
        <w:rPr>
          <w:rFonts w:hint="cs"/>
          <w:rtl/>
        </w:rPr>
        <w:t>ולמה שהחשיב כ</w:t>
      </w:r>
      <w:r w:rsidR="00DB095C">
        <w:rPr>
          <w:rFonts w:hint="cs"/>
          <w:rtl/>
        </w:rPr>
        <w:t>יומר</w:t>
      </w:r>
      <w:r w:rsidR="009867FC">
        <w:rPr>
          <w:rFonts w:hint="cs"/>
          <w:rtl/>
        </w:rPr>
        <w:t>נו</w:t>
      </w:r>
      <w:r w:rsidR="00DB095C">
        <w:rPr>
          <w:rFonts w:hint="cs"/>
          <w:rtl/>
        </w:rPr>
        <w:t>תו המופרכת בנוגע</w:t>
      </w:r>
      <w:r w:rsidR="001C2208">
        <w:rPr>
          <w:rFonts w:hint="cs"/>
          <w:rtl/>
        </w:rPr>
        <w:t>]</w:t>
      </w:r>
      <w:r w:rsidR="00DB095C">
        <w:rPr>
          <w:rFonts w:hint="cs"/>
          <w:rtl/>
        </w:rPr>
        <w:t xml:space="preserve"> </w:t>
      </w:r>
      <w:r w:rsidR="00B36302">
        <w:rPr>
          <w:rFonts w:hint="cs"/>
          <w:rtl/>
        </w:rPr>
        <w:t>ל</w:t>
      </w:r>
      <w:r w:rsidR="00B36302" w:rsidRPr="00B36302">
        <w:rPr>
          <w:rFonts w:cs="Times New Roman"/>
          <w:rtl/>
        </w:rPr>
        <w:t xml:space="preserve">יומרנותו </w:t>
      </w:r>
      <w:r w:rsidR="00D805F8">
        <w:rPr>
          <w:rFonts w:cs="Times New Roman" w:hint="cs"/>
          <w:rtl/>
        </w:rPr>
        <w:t>[</w:t>
      </w:r>
      <w:r w:rsidR="00B36302" w:rsidRPr="00B36302">
        <w:rPr>
          <w:rFonts w:cs="Times New Roman"/>
          <w:rtl/>
        </w:rPr>
        <w:t xml:space="preserve">באשר </w:t>
      </w:r>
      <w:r w:rsidR="00DB095C">
        <w:rPr>
          <w:rFonts w:hint="cs"/>
          <w:rtl/>
        </w:rPr>
        <w:t>ל</w:t>
      </w:r>
      <w:r>
        <w:rPr>
          <w:rFonts w:hint="cs"/>
          <w:rtl/>
        </w:rPr>
        <w:t>הבנתו הנרחבת</w:t>
      </w:r>
      <w:r w:rsidR="00DB095C">
        <w:rPr>
          <w:rFonts w:hint="cs"/>
          <w:rtl/>
        </w:rPr>
        <w:t xml:space="preserve"> כביכול</w:t>
      </w:r>
      <w:r>
        <w:rPr>
          <w:rFonts w:hint="cs"/>
          <w:rtl/>
        </w:rPr>
        <w:t xml:space="preserve"> ב</w:t>
      </w:r>
      <w:r w:rsidR="001C5A04">
        <w:rPr>
          <w:rFonts w:hint="cs"/>
          <w:rtl/>
        </w:rPr>
        <w:t>מתמטיקה</w:t>
      </w:r>
      <w:r w:rsidR="00D805F8">
        <w:rPr>
          <w:rFonts w:hint="cs"/>
          <w:rtl/>
        </w:rPr>
        <w:t>]</w:t>
      </w:r>
      <w:r>
        <w:rPr>
          <w:rFonts w:hint="cs"/>
          <w:rtl/>
        </w:rPr>
        <w:t xml:space="preserve">. לא ניתן להבין באמת כלום, לא עד הסוף, </w:t>
      </w:r>
      <w:r w:rsidR="009F6B7E">
        <w:rPr>
          <w:rFonts w:hint="cs"/>
          <w:rtl/>
        </w:rPr>
        <w:t>טען</w:t>
      </w:r>
      <w:r>
        <w:rPr>
          <w:rFonts w:hint="cs"/>
          <w:rtl/>
        </w:rPr>
        <w:t xml:space="preserve"> לעיתים קרובות.</w:t>
      </w:r>
      <w:r w:rsidR="00D7576E">
        <w:rPr>
          <w:rFonts w:hint="cs"/>
          <w:rtl/>
        </w:rPr>
        <w:t>[</w:t>
      </w:r>
      <w:r>
        <w:rPr>
          <w:rFonts w:hint="cs"/>
          <w:rtl/>
        </w:rPr>
        <w:t xml:space="preserve"> כל המושגים שמ</w:t>
      </w:r>
      <w:r w:rsidR="00DB095C">
        <w:rPr>
          <w:rFonts w:hint="cs"/>
          <w:rtl/>
        </w:rPr>
        <w:t>פוזרים</w:t>
      </w:r>
      <w:r>
        <w:rPr>
          <w:rFonts w:hint="cs"/>
          <w:rtl/>
        </w:rPr>
        <w:t xml:space="preserve"> אצלך בראש, </w:t>
      </w:r>
      <w:r w:rsidR="00DB095C">
        <w:rPr>
          <w:rFonts w:hint="cs"/>
          <w:rtl/>
        </w:rPr>
        <w:t>או (חמור מזה) אלו שמקובעים</w:t>
      </w:r>
      <w:r>
        <w:rPr>
          <w:rFonts w:hint="cs"/>
          <w:rtl/>
        </w:rPr>
        <w:t xml:space="preserve"> במקומם, </w:t>
      </w:r>
      <w:r w:rsidR="005D5D5C">
        <w:rPr>
          <w:rFonts w:hint="cs"/>
          <w:rtl/>
        </w:rPr>
        <w:t xml:space="preserve">נלמדו בנפרד והם עדיין מפורדים עבורך, עמוק בתוכך עדיין לא הצלחת לשלב ביניהם, </w:t>
      </w:r>
      <w:r>
        <w:rPr>
          <w:rFonts w:hint="cs"/>
          <w:rtl/>
        </w:rPr>
        <w:t xml:space="preserve">הם </w:t>
      </w:r>
      <w:r w:rsidR="009867FC">
        <w:rPr>
          <w:rFonts w:hint="cs"/>
          <w:rtl/>
        </w:rPr>
        <w:t>אינם</w:t>
      </w:r>
      <w:r>
        <w:rPr>
          <w:rFonts w:hint="cs"/>
          <w:rtl/>
        </w:rPr>
        <w:t xml:space="preserve"> משתלבים בתחומם ביחס לאחרים</w:t>
      </w:r>
      <w:r w:rsidR="005D5D5C">
        <w:rPr>
          <w:rFonts w:hint="cs"/>
          <w:rtl/>
        </w:rPr>
        <w:t xml:space="preserve"> ו</w:t>
      </w:r>
      <w:r w:rsidR="009867FC">
        <w:rPr>
          <w:rFonts w:hint="cs"/>
          <w:rtl/>
        </w:rPr>
        <w:t>מכאן</w:t>
      </w:r>
      <w:r w:rsidR="00A96DC7">
        <w:rPr>
          <w:rFonts w:hint="cs"/>
          <w:rtl/>
        </w:rPr>
        <w:t xml:space="preserve"> </w:t>
      </w:r>
      <w:r w:rsidR="009867FC">
        <w:rPr>
          <w:rFonts w:hint="cs"/>
          <w:rtl/>
        </w:rPr>
        <w:t>ש</w:t>
      </w:r>
      <w:r w:rsidR="00D7576E">
        <w:rPr>
          <w:rFonts w:hint="cs"/>
          <w:rtl/>
        </w:rPr>
        <w:t>]</w:t>
      </w:r>
      <w:r w:rsidR="0040210A">
        <w:rPr>
          <w:rFonts w:hint="cs"/>
          <w:rtl/>
        </w:rPr>
        <w:t xml:space="preserve"> </w:t>
      </w:r>
      <w:r w:rsidR="009867FC">
        <w:rPr>
          <w:rFonts w:hint="cs"/>
          <w:rtl/>
        </w:rPr>
        <w:t>אי</w:t>
      </w:r>
      <w:r w:rsidR="00113A9F">
        <w:rPr>
          <w:rFonts w:hint="cs"/>
          <w:rtl/>
        </w:rPr>
        <w:t>ן אדם</w:t>
      </w:r>
      <w:r w:rsidR="005D5D5C">
        <w:rPr>
          <w:rFonts w:hint="cs"/>
          <w:rtl/>
        </w:rPr>
        <w:t xml:space="preserve"> מבין את ה</w:t>
      </w:r>
      <w:r w:rsidR="001C5A04">
        <w:rPr>
          <w:rFonts w:hint="cs"/>
          <w:rtl/>
        </w:rPr>
        <w:t>מתמטיקה</w:t>
      </w:r>
      <w:r w:rsidR="005D5D5C">
        <w:rPr>
          <w:rFonts w:hint="cs"/>
          <w:rtl/>
        </w:rPr>
        <w:t>, א</w:t>
      </w:r>
      <w:r w:rsidR="0040210A">
        <w:rPr>
          <w:rFonts w:hint="cs"/>
          <w:rtl/>
        </w:rPr>
        <w:t>לא</w:t>
      </w:r>
      <w:r w:rsidR="005D5D5C">
        <w:rPr>
          <w:rFonts w:hint="cs"/>
          <w:rtl/>
        </w:rPr>
        <w:t xml:space="preserve"> רק קרעים שלה, רק הבלחות מקוטעות</w:t>
      </w:r>
      <w:r>
        <w:rPr>
          <w:rFonts w:hint="cs"/>
          <w:rtl/>
        </w:rPr>
        <w:t>. כמו ש</w:t>
      </w:r>
      <w:r w:rsidR="00DB095C">
        <w:rPr>
          <w:rFonts w:hint="cs"/>
          <w:rtl/>
        </w:rPr>
        <w:t>לא ניתן</w:t>
      </w:r>
      <w:r>
        <w:rPr>
          <w:rFonts w:hint="cs"/>
          <w:rtl/>
        </w:rPr>
        <w:t xml:space="preserve"> להבין </w:t>
      </w:r>
      <w:r w:rsidR="00DB095C">
        <w:rPr>
          <w:rFonts w:hint="cs"/>
          <w:rtl/>
        </w:rPr>
        <w:t xml:space="preserve">את ההיסטוריה הצבאית </w:t>
      </w:r>
      <w:r w:rsidR="001C2208">
        <w:rPr>
          <w:rFonts w:hint="cs"/>
          <w:rtl/>
        </w:rPr>
        <w:t xml:space="preserve">של הרייך השלישי </w:t>
      </w:r>
      <w:r w:rsidR="00DB095C">
        <w:rPr>
          <w:rFonts w:hint="cs"/>
          <w:rtl/>
        </w:rPr>
        <w:t>ללא</w:t>
      </w:r>
      <w:r>
        <w:rPr>
          <w:rFonts w:hint="cs"/>
          <w:rtl/>
        </w:rPr>
        <w:t xml:space="preserve"> ההיסטוריה הפוליטית ו</w:t>
      </w:r>
      <w:r w:rsidR="00DB095C">
        <w:rPr>
          <w:rFonts w:hint="cs"/>
          <w:rtl/>
        </w:rPr>
        <w:t>ללא</w:t>
      </w:r>
      <w:r>
        <w:rPr>
          <w:rFonts w:hint="cs"/>
          <w:rtl/>
        </w:rPr>
        <w:t xml:space="preserve"> ההיסטוריה של הדת</w:t>
      </w:r>
      <w:r w:rsidR="00DB095C">
        <w:rPr>
          <w:rFonts w:hint="cs"/>
          <w:rtl/>
        </w:rPr>
        <w:t>,</w:t>
      </w:r>
      <w:r>
        <w:rPr>
          <w:rFonts w:hint="cs"/>
          <w:rtl/>
        </w:rPr>
        <w:t xml:space="preserve"> </w:t>
      </w:r>
      <w:r w:rsidR="009E4E9D">
        <w:rPr>
          <w:rFonts w:hint="cs"/>
          <w:rtl/>
        </w:rPr>
        <w:t xml:space="preserve">כמו שלא </w:t>
      </w:r>
      <w:r w:rsidR="00BD54A8" w:rsidRPr="00BD54A8">
        <w:rPr>
          <w:rFonts w:cs="Times New Roman"/>
          <w:rtl/>
        </w:rPr>
        <w:t>ניתן להבין</w:t>
      </w:r>
      <w:r w:rsidR="009F6B7E">
        <w:rPr>
          <w:rFonts w:hint="cs"/>
          <w:rtl/>
        </w:rPr>
        <w:t xml:space="preserve"> את</w:t>
      </w:r>
      <w:r w:rsidR="00DB095C">
        <w:rPr>
          <w:rFonts w:hint="cs"/>
          <w:rtl/>
        </w:rPr>
        <w:t xml:space="preserve"> ההיסטוריה של </w:t>
      </w:r>
      <w:r w:rsidR="0040210A">
        <w:rPr>
          <w:rFonts w:hint="cs"/>
          <w:rtl/>
        </w:rPr>
        <w:t>אומה</w:t>
      </w:r>
      <w:r w:rsidR="00DB095C">
        <w:rPr>
          <w:rFonts w:hint="cs"/>
          <w:rtl/>
        </w:rPr>
        <w:t xml:space="preserve"> </w:t>
      </w:r>
      <w:r w:rsidR="00325B2B">
        <w:rPr>
          <w:rFonts w:hint="cs"/>
          <w:rtl/>
        </w:rPr>
        <w:t xml:space="preserve">יחידה </w:t>
      </w:r>
      <w:r w:rsidR="0040210A">
        <w:rPr>
          <w:rFonts w:hint="cs"/>
          <w:rtl/>
        </w:rPr>
        <w:t>בנפרד מהאומות האחרות</w:t>
      </w:r>
      <w:r>
        <w:rPr>
          <w:rFonts w:hint="cs"/>
          <w:rtl/>
        </w:rPr>
        <w:t>. כן, כן</w:t>
      </w:r>
      <w:r w:rsidR="00094343">
        <w:rPr>
          <w:rFonts w:hint="cs"/>
          <w:rtl/>
        </w:rPr>
        <w:t>,</w:t>
      </w:r>
      <w:r>
        <w:rPr>
          <w:rFonts w:hint="cs"/>
          <w:rtl/>
        </w:rPr>
        <w:t xml:space="preserve"> מאר</w:t>
      </w:r>
      <w:r w:rsidR="009F6B7E">
        <w:rPr>
          <w:rFonts w:hint="cs"/>
          <w:rtl/>
        </w:rPr>
        <w:t>ק היה עונה בקוצר רוח, את כל זה אני יודע</w:t>
      </w:r>
      <w:r>
        <w:rPr>
          <w:rFonts w:hint="cs"/>
          <w:rtl/>
        </w:rPr>
        <w:t xml:space="preserve">. אבל את </w:t>
      </w:r>
      <w:r w:rsidR="00094343" w:rsidRPr="00094343">
        <w:rPr>
          <w:rFonts w:cs="Times New Roman"/>
          <w:rtl/>
        </w:rPr>
        <w:t>האינטראקציה</w:t>
      </w:r>
      <w:r>
        <w:rPr>
          <w:rFonts w:hint="cs"/>
          <w:rtl/>
        </w:rPr>
        <w:t xml:space="preserve">, </w:t>
      </w:r>
      <w:r w:rsidR="009F6B7E">
        <w:rPr>
          <w:rFonts w:hint="cs"/>
          <w:rtl/>
        </w:rPr>
        <w:t>הסטודנט ה</w:t>
      </w:r>
      <w:r w:rsidR="00094343">
        <w:rPr>
          <w:rFonts w:hint="cs"/>
          <w:rtl/>
        </w:rPr>
        <w:t>ִ</w:t>
      </w:r>
      <w:r w:rsidR="009F6B7E">
        <w:rPr>
          <w:rFonts w:hint="cs"/>
          <w:rtl/>
        </w:rPr>
        <w:t xml:space="preserve">קשה, זאת </w:t>
      </w:r>
      <w:r>
        <w:rPr>
          <w:rFonts w:hint="cs"/>
          <w:rtl/>
        </w:rPr>
        <w:t>שהביאה לטירוף יעיל ושיטתי שהשתרע על פני שש שנים</w:t>
      </w:r>
      <w:r w:rsidR="00094343">
        <w:rPr>
          <w:rFonts w:hint="cs"/>
          <w:rtl/>
        </w:rPr>
        <w:t>,</w:t>
      </w:r>
      <w:r>
        <w:rPr>
          <w:rFonts w:hint="cs"/>
          <w:rtl/>
        </w:rPr>
        <w:t xml:space="preserve"> אתה </w:t>
      </w:r>
      <w:r w:rsidR="009F6B7E">
        <w:rPr>
          <w:rFonts w:hint="cs"/>
          <w:rtl/>
        </w:rPr>
        <w:t xml:space="preserve">כן </w:t>
      </w:r>
      <w:r>
        <w:rPr>
          <w:rFonts w:hint="cs"/>
          <w:rtl/>
        </w:rPr>
        <w:t xml:space="preserve">מבין? </w:t>
      </w:r>
      <w:r w:rsidR="0040210A">
        <w:rPr>
          <w:rFonts w:hint="cs"/>
          <w:rtl/>
        </w:rPr>
        <w:t>[</w:t>
      </w:r>
      <w:r w:rsidR="00966E1A">
        <w:rPr>
          <w:rFonts w:hint="cs"/>
          <w:rtl/>
        </w:rPr>
        <w:t>אלו</w:t>
      </w:r>
      <w:r>
        <w:rPr>
          <w:rFonts w:hint="cs"/>
          <w:rtl/>
        </w:rPr>
        <w:t xml:space="preserve"> </w:t>
      </w:r>
      <w:r w:rsidR="00484135">
        <w:rPr>
          <w:rFonts w:hint="cs"/>
          <w:rtl/>
        </w:rPr>
        <w:t xml:space="preserve">אינם </w:t>
      </w:r>
      <w:r>
        <w:rPr>
          <w:rFonts w:hint="cs"/>
          <w:rtl/>
        </w:rPr>
        <w:t>מקצועות נפרדים, הם מתחברים ומתמזגים ומובילים [</w:t>
      </w:r>
      <w:r>
        <w:t>give rise</w:t>
      </w:r>
      <w:r>
        <w:rPr>
          <w:rFonts w:hint="cs"/>
          <w:rtl/>
        </w:rPr>
        <w:t>] ל</w:t>
      </w:r>
      <w:r w:rsidR="00291C00">
        <w:rPr>
          <w:rFonts w:hint="cs"/>
          <w:rtl/>
        </w:rPr>
        <w:t>תופעות דנן</w:t>
      </w:r>
      <w:r>
        <w:rPr>
          <w:rFonts w:hint="cs"/>
          <w:rtl/>
        </w:rPr>
        <w:t xml:space="preserve">. </w:t>
      </w:r>
      <w:r w:rsidR="00C661D5">
        <w:rPr>
          <w:rFonts w:hint="cs"/>
          <w:rtl/>
        </w:rPr>
        <w:t>[לא ברור]</w:t>
      </w:r>
      <w:r w:rsidR="0040210A">
        <w:rPr>
          <w:rFonts w:hint="cs"/>
          <w:rtl/>
        </w:rPr>
        <w:t>]</w:t>
      </w:r>
    </w:p>
    <w:p w14:paraId="28886EF7" w14:textId="3F68C696" w:rsidR="0071521C" w:rsidRDefault="00293FD3" w:rsidP="000250F7">
      <w:pPr>
        <w:rPr>
          <w:rtl/>
        </w:rPr>
      </w:pPr>
      <w:r>
        <w:rPr>
          <w:rFonts w:hint="cs"/>
          <w:rtl/>
        </w:rPr>
        <w:t xml:space="preserve">הסטודנט מקרקוב ייסד בפקולטה </w:t>
      </w:r>
      <w:r w:rsidR="00DB095C">
        <w:rPr>
          <w:rFonts w:hint="cs"/>
          <w:rtl/>
        </w:rPr>
        <w:t>ל</w:t>
      </w:r>
      <w:r w:rsidR="001C5A04">
        <w:rPr>
          <w:rFonts w:hint="cs"/>
          <w:rtl/>
        </w:rPr>
        <w:t>מתמטיקה</w:t>
      </w:r>
      <w:r w:rsidR="00DB095C">
        <w:rPr>
          <w:rFonts w:hint="cs"/>
          <w:rtl/>
        </w:rPr>
        <w:t xml:space="preserve"> </w:t>
      </w:r>
      <w:r>
        <w:rPr>
          <w:rFonts w:hint="cs"/>
          <w:rtl/>
        </w:rPr>
        <w:t>מועדון קריא</w:t>
      </w:r>
      <w:r w:rsidR="00113A9F">
        <w:rPr>
          <w:rFonts w:hint="cs"/>
          <w:rtl/>
        </w:rPr>
        <w:t>ת</w:t>
      </w:r>
      <w:r w:rsidR="00B40BDC">
        <w:rPr>
          <w:rFonts w:hint="cs"/>
          <w:rtl/>
        </w:rPr>
        <w:t xml:space="preserve"> </w:t>
      </w:r>
      <w:r>
        <w:rPr>
          <w:rFonts w:hint="cs"/>
          <w:rtl/>
        </w:rPr>
        <w:t>מאמרים</w:t>
      </w:r>
      <w:r w:rsidR="00CE786A">
        <w:rPr>
          <w:rFonts w:hint="cs"/>
          <w:rtl/>
        </w:rPr>
        <w:t>,</w:t>
      </w:r>
      <w:r>
        <w:rPr>
          <w:rFonts w:hint="cs"/>
          <w:rtl/>
        </w:rPr>
        <w:t xml:space="preserve"> והתנדב בארגוני הנצחה</w:t>
      </w:r>
      <w:r w:rsidR="00C661D5">
        <w:rPr>
          <w:rFonts w:hint="cs"/>
          <w:rtl/>
        </w:rPr>
        <w:t xml:space="preserve"> </w:t>
      </w:r>
      <w:r w:rsidR="00291C00">
        <w:rPr>
          <w:rFonts w:hint="cs"/>
          <w:rtl/>
        </w:rPr>
        <w:t xml:space="preserve">שונים </w:t>
      </w:r>
      <w:r w:rsidR="00A96DC7" w:rsidRPr="00430E10">
        <w:rPr>
          <w:rFonts w:hint="cs"/>
          <w:color w:val="A6A6A6" w:themeColor="background1" w:themeShade="A6"/>
          <w:rtl/>
        </w:rPr>
        <w:t>[</w:t>
      </w:r>
      <w:r w:rsidR="00291C00" w:rsidRPr="00430E10">
        <w:rPr>
          <w:color w:val="A6A6A6" w:themeColor="background1" w:themeShade="A6"/>
          <w:rtl/>
        </w:rPr>
        <w:t>–</w:t>
      </w:r>
      <w:r w:rsidR="00291C00" w:rsidRPr="00430E10">
        <w:rPr>
          <w:rFonts w:hint="cs"/>
          <w:color w:val="A6A6A6" w:themeColor="background1" w:themeShade="A6"/>
          <w:rtl/>
        </w:rPr>
        <w:t xml:space="preserve"> קל היה למצא פולנים לשעבר שידעו מהן אותן תופעות דנן וייחלו "לדבר עליהן"</w:t>
      </w:r>
      <w:r w:rsidR="00A96DC7" w:rsidRPr="00430E10">
        <w:rPr>
          <w:rFonts w:hint="cs"/>
          <w:color w:val="A6A6A6" w:themeColor="background1" w:themeShade="A6"/>
          <w:rtl/>
        </w:rPr>
        <w:t xml:space="preserve"> </w:t>
      </w:r>
      <w:r w:rsidR="00A96DC7" w:rsidRPr="00430E10">
        <w:rPr>
          <w:color w:val="A6A6A6" w:themeColor="background1" w:themeShade="A6"/>
          <w:rtl/>
        </w:rPr>
        <w:t>–</w:t>
      </w:r>
      <w:r w:rsidR="00A96DC7" w:rsidRPr="00430E10">
        <w:rPr>
          <w:rFonts w:hint="cs"/>
          <w:color w:val="A6A6A6" w:themeColor="background1" w:themeShade="A6"/>
          <w:rtl/>
        </w:rPr>
        <w:t xml:space="preserve"> </w:t>
      </w:r>
      <w:r w:rsidR="00C661D5" w:rsidRPr="00430E10">
        <w:rPr>
          <w:rFonts w:hint="cs"/>
          <w:color w:val="A6A6A6" w:themeColor="background1" w:themeShade="A6"/>
          <w:rtl/>
        </w:rPr>
        <w:t>של מה???]</w:t>
      </w:r>
      <w:r w:rsidR="00113A9F">
        <w:rPr>
          <w:rFonts w:hint="cs"/>
          <w:rtl/>
        </w:rPr>
        <w:t>.</w:t>
      </w:r>
      <w:r>
        <w:rPr>
          <w:rFonts w:hint="cs"/>
          <w:rtl/>
        </w:rPr>
        <w:t xml:space="preserve"> בסופי שבוע </w:t>
      </w:r>
      <w:r w:rsidR="000250F7">
        <w:rPr>
          <w:rFonts w:hint="cs"/>
          <w:rtl/>
        </w:rPr>
        <w:t>מארק הצטרף אליו לר</w:t>
      </w:r>
      <w:r>
        <w:rPr>
          <w:rFonts w:hint="cs"/>
          <w:rtl/>
        </w:rPr>
        <w:t>כ</w:t>
      </w:r>
      <w:r w:rsidR="000250F7">
        <w:rPr>
          <w:rFonts w:hint="cs"/>
          <w:rtl/>
        </w:rPr>
        <w:t>י</w:t>
      </w:r>
      <w:r>
        <w:rPr>
          <w:rFonts w:hint="cs"/>
          <w:rtl/>
        </w:rPr>
        <w:t>ב</w:t>
      </w:r>
      <w:r w:rsidR="000250F7">
        <w:rPr>
          <w:rFonts w:hint="cs"/>
          <w:rtl/>
        </w:rPr>
        <w:t>ת</w:t>
      </w:r>
      <w:r w:rsidR="00B36302">
        <w:rPr>
          <w:rFonts w:hint="cs"/>
          <w:rtl/>
        </w:rPr>
        <w:t xml:space="preserve"> </w:t>
      </w:r>
      <w:r>
        <w:rPr>
          <w:rFonts w:hint="cs"/>
          <w:rtl/>
        </w:rPr>
        <w:t>אופניים בשבילים מיו</w:t>
      </w:r>
      <w:r w:rsidR="009F6B7E">
        <w:rPr>
          <w:rFonts w:hint="cs"/>
          <w:rtl/>
        </w:rPr>
        <w:t>ערים</w:t>
      </w:r>
      <w:r w:rsidR="00966E1A">
        <w:rPr>
          <w:rFonts w:hint="cs"/>
          <w:rtl/>
        </w:rPr>
        <w:t xml:space="preserve"> בהרי </w:t>
      </w:r>
      <w:r w:rsidR="00700037">
        <w:rPr>
          <w:rFonts w:hint="cs"/>
          <w:rtl/>
        </w:rPr>
        <w:t>ירושלי</w:t>
      </w:r>
      <w:r w:rsidR="00966E1A">
        <w:rPr>
          <w:rFonts w:hint="cs"/>
          <w:rtl/>
        </w:rPr>
        <w:t>ם</w:t>
      </w:r>
      <w:r w:rsidR="009F6B7E">
        <w:rPr>
          <w:rFonts w:hint="cs"/>
          <w:rtl/>
        </w:rPr>
        <w:t xml:space="preserve">. </w:t>
      </w:r>
      <w:r w:rsidR="000250F7" w:rsidRPr="00430E10">
        <w:rPr>
          <w:rFonts w:hint="cs"/>
          <w:color w:val="A6A6A6" w:themeColor="background1" w:themeShade="A6"/>
          <w:rtl/>
        </w:rPr>
        <w:t>[</w:t>
      </w:r>
      <w:r w:rsidR="009F6B7E" w:rsidRPr="00430E10">
        <w:rPr>
          <w:rFonts w:hint="cs"/>
          <w:color w:val="A6A6A6" w:themeColor="background1" w:themeShade="A6"/>
          <w:rtl/>
        </w:rPr>
        <w:t xml:space="preserve">מארק היה מרבה להצטרף לטיולים אלו </w:t>
      </w:r>
      <w:r w:rsidRPr="00430E10">
        <w:rPr>
          <w:rFonts w:hint="cs"/>
          <w:color w:val="A6A6A6" w:themeColor="background1" w:themeShade="A6"/>
          <w:rtl/>
        </w:rPr>
        <w:t>ורק ל</w:t>
      </w:r>
      <w:r w:rsidR="009F6B7E" w:rsidRPr="00430E10">
        <w:rPr>
          <w:rFonts w:hint="cs"/>
          <w:color w:val="A6A6A6" w:themeColor="background1" w:themeShade="A6"/>
          <w:rtl/>
        </w:rPr>
        <w:t xml:space="preserve">עיתים רחוקות </w:t>
      </w:r>
      <w:r w:rsidR="00A20E02" w:rsidRPr="00430E10">
        <w:rPr>
          <w:rFonts w:hint="cs"/>
          <w:color w:val="A6A6A6" w:themeColor="background1" w:themeShade="A6"/>
          <w:rtl/>
        </w:rPr>
        <w:t xml:space="preserve">כשהשבילים כוסו בוץ או כשידידו הקראקובי הוזמן </w:t>
      </w:r>
      <w:r w:rsidR="009F6B7E" w:rsidRPr="00430E10">
        <w:rPr>
          <w:rFonts w:hint="cs"/>
          <w:color w:val="A6A6A6" w:themeColor="background1" w:themeShade="A6"/>
          <w:rtl/>
        </w:rPr>
        <w:t>הופיע בדירה בראשון-לציון</w:t>
      </w:r>
      <w:r w:rsidR="00A20E02" w:rsidRPr="00430E10">
        <w:rPr>
          <w:rFonts w:hint="cs"/>
          <w:color w:val="A6A6A6" w:themeColor="background1" w:themeShade="A6"/>
          <w:rtl/>
        </w:rPr>
        <w:t xml:space="preserve"> </w:t>
      </w:r>
      <w:r w:rsidR="00A20E02" w:rsidRPr="00430E10">
        <w:rPr>
          <w:color w:val="A6A6A6" w:themeColor="background1" w:themeShade="A6"/>
          <w:rtl/>
        </w:rPr>
        <w:t>–</w:t>
      </w:r>
      <w:r w:rsidR="00A20E02" w:rsidRPr="00430E10">
        <w:rPr>
          <w:rFonts w:hint="cs"/>
          <w:color w:val="A6A6A6" w:themeColor="background1" w:themeShade="A6"/>
          <w:rtl/>
        </w:rPr>
        <w:t xml:space="preserve"> מאז ביקורה של האם </w:t>
      </w:r>
      <w:r w:rsidRPr="00430E10">
        <w:rPr>
          <w:rFonts w:hint="cs"/>
          <w:color w:val="A6A6A6" w:themeColor="background1" w:themeShade="A6"/>
          <w:rtl/>
        </w:rPr>
        <w:t xml:space="preserve">בעיקר </w:t>
      </w:r>
      <w:r w:rsidR="009F6B7E" w:rsidRPr="00430E10">
        <w:rPr>
          <w:rFonts w:hint="cs"/>
          <w:color w:val="A6A6A6" w:themeColor="background1" w:themeShade="A6"/>
          <w:rtl/>
        </w:rPr>
        <w:t>כדי</w:t>
      </w:r>
      <w:r w:rsidRPr="00430E10">
        <w:rPr>
          <w:rFonts w:hint="cs"/>
          <w:color w:val="A6A6A6" w:themeColor="background1" w:themeShade="A6"/>
          <w:rtl/>
        </w:rPr>
        <w:t xml:space="preserve"> לישון עד מאוחר בבקרי </w:t>
      </w:r>
      <w:r w:rsidR="00CE786A" w:rsidRPr="00430E10">
        <w:rPr>
          <w:rFonts w:hint="cs"/>
          <w:color w:val="A6A6A6" w:themeColor="background1" w:themeShade="A6"/>
          <w:rtl/>
        </w:rPr>
        <w:t xml:space="preserve">יום </w:t>
      </w:r>
      <w:r w:rsidRPr="00430E10">
        <w:rPr>
          <w:rFonts w:hint="cs"/>
          <w:color w:val="A6A6A6" w:themeColor="background1" w:themeShade="A6"/>
          <w:rtl/>
        </w:rPr>
        <w:t>שבת.</w:t>
      </w:r>
      <w:r w:rsidR="000250F7" w:rsidRPr="00430E10">
        <w:rPr>
          <w:rFonts w:hint="cs"/>
          <w:color w:val="A6A6A6" w:themeColor="background1" w:themeShade="A6"/>
          <w:rtl/>
        </w:rPr>
        <w:t>]</w:t>
      </w:r>
      <w:r w:rsidR="000250F7">
        <w:rPr>
          <w:rFonts w:hint="cs"/>
          <w:rtl/>
        </w:rPr>
        <w:t xml:space="preserve"> </w:t>
      </w:r>
      <w:r w:rsidR="00E231A2">
        <w:rPr>
          <w:rFonts w:hint="cs"/>
          <w:rtl/>
        </w:rPr>
        <w:t xml:space="preserve">אבל </w:t>
      </w:r>
      <w:r w:rsidR="00643E24">
        <w:rPr>
          <w:rFonts w:hint="cs"/>
          <w:rtl/>
        </w:rPr>
        <w:t>הפעם</w:t>
      </w:r>
      <w:r w:rsidR="00A20E02">
        <w:rPr>
          <w:rFonts w:hint="cs"/>
          <w:rtl/>
        </w:rPr>
        <w:t xml:space="preserve"> </w:t>
      </w:r>
      <w:r w:rsidR="0040210A">
        <w:rPr>
          <w:rFonts w:hint="cs"/>
          <w:rtl/>
        </w:rPr>
        <w:t xml:space="preserve">ביטל </w:t>
      </w:r>
      <w:r w:rsidR="00A20E02">
        <w:rPr>
          <w:rFonts w:hint="cs"/>
          <w:rtl/>
        </w:rPr>
        <w:t xml:space="preserve">ידידו הקרקובי את </w:t>
      </w:r>
      <w:r w:rsidR="000250F7">
        <w:rPr>
          <w:rFonts w:hint="cs"/>
          <w:rtl/>
        </w:rPr>
        <w:t>הטיול</w:t>
      </w:r>
      <w:r w:rsidR="00B36302" w:rsidRPr="00B36302">
        <w:rPr>
          <w:rFonts w:cs="Times New Roman"/>
          <w:rtl/>
        </w:rPr>
        <w:t xml:space="preserve"> </w:t>
      </w:r>
      <w:r w:rsidR="00113A9F" w:rsidRPr="00430E10">
        <w:rPr>
          <w:rFonts w:cs="Times New Roman" w:hint="cs"/>
          <w:color w:val="A6A6A6" w:themeColor="background1" w:themeShade="A6"/>
          <w:rtl/>
        </w:rPr>
        <w:t>[</w:t>
      </w:r>
      <w:r w:rsidR="00B36302" w:rsidRPr="00430E10">
        <w:rPr>
          <w:rFonts w:cs="Times New Roman"/>
          <w:color w:val="A6A6A6" w:themeColor="background1" w:themeShade="A6"/>
          <w:rtl/>
        </w:rPr>
        <w:t>–</w:t>
      </w:r>
      <w:r w:rsidR="000250F7" w:rsidRPr="00430E10">
        <w:rPr>
          <w:rFonts w:hint="cs"/>
          <w:color w:val="A6A6A6" w:themeColor="background1" w:themeShade="A6"/>
          <w:rtl/>
        </w:rPr>
        <w:t xml:space="preserve"> הוא הוזמן ל</w:t>
      </w:r>
      <w:r w:rsidR="006B2D14" w:rsidRPr="00430E10">
        <w:rPr>
          <w:rFonts w:hint="cs"/>
          <w:color w:val="A6A6A6" w:themeColor="background1" w:themeShade="A6"/>
          <w:rtl/>
        </w:rPr>
        <w:t xml:space="preserve">עשות </w:t>
      </w:r>
      <w:r w:rsidR="000250F7" w:rsidRPr="00430E10">
        <w:rPr>
          <w:rFonts w:hint="cs"/>
          <w:color w:val="A6A6A6" w:themeColor="background1" w:themeShade="A6"/>
          <w:rtl/>
        </w:rPr>
        <w:t xml:space="preserve">שבָּת </w:t>
      </w:r>
      <w:r w:rsidR="006B2D14" w:rsidRPr="00430E10">
        <w:rPr>
          <w:rFonts w:hint="cs"/>
          <w:color w:val="A6A6A6" w:themeColor="background1" w:themeShade="A6"/>
          <w:rtl/>
        </w:rPr>
        <w:t>ב</w:t>
      </w:r>
      <w:r w:rsidR="000250F7" w:rsidRPr="00430E10">
        <w:rPr>
          <w:rFonts w:hint="cs"/>
          <w:color w:val="A6A6A6" w:themeColor="background1" w:themeShade="A6"/>
          <w:rtl/>
        </w:rPr>
        <w:t>בית</w:t>
      </w:r>
      <w:r w:rsidR="0040210A" w:rsidRPr="00430E10">
        <w:rPr>
          <w:rFonts w:hint="cs"/>
          <w:color w:val="A6A6A6" w:themeColor="background1" w:themeShade="A6"/>
          <w:rtl/>
        </w:rPr>
        <w:t>ו של</w:t>
      </w:r>
      <w:r w:rsidR="000250F7" w:rsidRPr="00430E10">
        <w:rPr>
          <w:rFonts w:hint="cs"/>
          <w:color w:val="A6A6A6" w:themeColor="background1" w:themeShade="A6"/>
          <w:rtl/>
        </w:rPr>
        <w:t xml:space="preserve"> פרופסור</w:t>
      </w:r>
      <w:r w:rsidR="0040210A" w:rsidRPr="00430E10">
        <w:rPr>
          <w:rFonts w:hint="cs"/>
          <w:color w:val="A6A6A6" w:themeColor="background1" w:themeShade="A6"/>
          <w:rtl/>
        </w:rPr>
        <w:t xml:space="preserve"> מ</w:t>
      </w:r>
      <w:r w:rsidR="00243062" w:rsidRPr="00430E10">
        <w:rPr>
          <w:rFonts w:hint="cs"/>
          <w:color w:val="A6A6A6" w:themeColor="background1" w:themeShade="A6"/>
          <w:rtl/>
        </w:rPr>
        <w:t>הפקולטה ל</w:t>
      </w:r>
      <w:r w:rsidR="0040210A" w:rsidRPr="00430E10">
        <w:rPr>
          <w:rFonts w:hint="cs"/>
          <w:color w:val="A6A6A6" w:themeColor="background1" w:themeShade="A6"/>
          <w:rtl/>
        </w:rPr>
        <w:t>מדעי המחשב</w:t>
      </w:r>
      <w:r w:rsidR="000250F7" w:rsidRPr="00430E10">
        <w:rPr>
          <w:rFonts w:hint="cs"/>
          <w:color w:val="A6A6A6" w:themeColor="background1" w:themeShade="A6"/>
          <w:rtl/>
        </w:rPr>
        <w:t xml:space="preserve">, ובכלל השבילים כוסו בוץ לאחר סופת-גשמים נדירה, </w:t>
      </w:r>
      <w:r w:rsidR="00113A9F" w:rsidRPr="00430E10">
        <w:rPr>
          <w:rFonts w:hint="cs"/>
          <w:color w:val="A6A6A6" w:themeColor="background1" w:themeShade="A6"/>
          <w:rtl/>
        </w:rPr>
        <w:t>]</w:t>
      </w:r>
      <w:r w:rsidR="001C2208">
        <w:rPr>
          <w:rFonts w:hint="cs"/>
          <w:rtl/>
        </w:rPr>
        <w:t xml:space="preserve"> </w:t>
      </w:r>
      <w:r w:rsidR="00113A9F">
        <w:rPr>
          <w:rFonts w:hint="cs"/>
          <w:rtl/>
        </w:rPr>
        <w:t>ו</w:t>
      </w:r>
      <w:r w:rsidR="000250F7">
        <w:rPr>
          <w:rFonts w:hint="cs"/>
          <w:rtl/>
        </w:rPr>
        <w:t>מארק נאלץ להתנחם בכך שבראשון</w:t>
      </w:r>
      <w:r w:rsidR="00430E10">
        <w:rPr>
          <w:rFonts w:hint="cs"/>
          <w:rtl/>
        </w:rPr>
        <w:t xml:space="preserve"> </w:t>
      </w:r>
      <w:r w:rsidR="000250F7">
        <w:rPr>
          <w:rFonts w:hint="cs"/>
          <w:rtl/>
        </w:rPr>
        <w:t xml:space="preserve">לציון יוכל </w:t>
      </w:r>
      <w:r w:rsidR="00966E1A">
        <w:rPr>
          <w:rFonts w:hint="cs"/>
          <w:rtl/>
        </w:rPr>
        <w:t>לבלות את בוקר</w:t>
      </w:r>
      <w:r w:rsidR="00643E24">
        <w:rPr>
          <w:rFonts w:hint="cs"/>
          <w:rtl/>
        </w:rPr>
        <w:t xml:space="preserve"> </w:t>
      </w:r>
      <w:r w:rsidR="00BD54A8">
        <w:rPr>
          <w:rFonts w:hint="cs"/>
          <w:rtl/>
        </w:rPr>
        <w:t xml:space="preserve">שבת </w:t>
      </w:r>
      <w:r w:rsidR="00966E1A">
        <w:rPr>
          <w:rFonts w:hint="cs"/>
          <w:rtl/>
        </w:rPr>
        <w:t>בשינה</w:t>
      </w:r>
      <w:r w:rsidR="000250F7">
        <w:rPr>
          <w:rFonts w:hint="cs"/>
          <w:rtl/>
        </w:rPr>
        <w:t xml:space="preserve"> מאוחר</w:t>
      </w:r>
      <w:r w:rsidR="00BD54A8">
        <w:rPr>
          <w:rFonts w:hint="cs"/>
          <w:rtl/>
        </w:rPr>
        <w:t xml:space="preserve">ת </w:t>
      </w:r>
      <w:r w:rsidR="00BD54A8" w:rsidRPr="00430E10">
        <w:rPr>
          <w:rFonts w:cs="Times New Roman"/>
          <w:color w:val="A6A6A6" w:themeColor="background1" w:themeShade="A6"/>
          <w:rtl/>
        </w:rPr>
        <w:t>[כן לקראת שלהי הסמסטר הוא שכח שאהב פעם להתעורר מוקדם ולנצל את שבת ללימודים]</w:t>
      </w:r>
      <w:r w:rsidR="006B6AAA" w:rsidRPr="00430E10">
        <w:rPr>
          <w:rFonts w:cs="Times New Roman"/>
          <w:color w:val="A6A6A6" w:themeColor="background1" w:themeShade="A6"/>
          <w:rtl/>
        </w:rPr>
        <w:t xml:space="preserve"> </w:t>
      </w:r>
      <w:r w:rsidR="007722B5">
        <w:rPr>
          <w:rFonts w:hint="cs"/>
          <w:rtl/>
        </w:rPr>
        <w:t>ואפילו לחסל את הררי הבגדים המלוכלכים:</w:t>
      </w:r>
      <w:r w:rsidR="007722B5" w:rsidRPr="007722B5">
        <w:rPr>
          <w:rFonts w:hint="cs"/>
          <w:rtl/>
        </w:rPr>
        <w:t xml:space="preserve"> </w:t>
      </w:r>
      <w:r w:rsidR="007722B5">
        <w:rPr>
          <w:rFonts w:hint="cs"/>
          <w:rtl/>
        </w:rPr>
        <w:t xml:space="preserve">האם רכשה </w:t>
      </w:r>
      <w:r w:rsidR="009E4E9D">
        <w:rPr>
          <w:rFonts w:hint="cs"/>
          <w:rtl/>
        </w:rPr>
        <w:t xml:space="preserve">עבורם </w:t>
      </w:r>
      <w:r w:rsidR="007722B5">
        <w:rPr>
          <w:rFonts w:hint="cs"/>
          <w:rtl/>
        </w:rPr>
        <w:t>גם מכונת</w:t>
      </w:r>
      <w:r w:rsidR="00430E10">
        <w:rPr>
          <w:rFonts w:hint="cs"/>
          <w:rtl/>
        </w:rPr>
        <w:t xml:space="preserve"> </w:t>
      </w:r>
      <w:r w:rsidR="007722B5">
        <w:rPr>
          <w:rFonts w:hint="cs"/>
          <w:rtl/>
        </w:rPr>
        <w:t xml:space="preserve">כביסה ומייבש, </w:t>
      </w:r>
      <w:r w:rsidR="0071521C">
        <w:rPr>
          <w:rFonts w:hint="cs"/>
          <w:rtl/>
        </w:rPr>
        <w:t>[</w:t>
      </w:r>
      <w:r w:rsidR="007722B5">
        <w:rPr>
          <w:rFonts w:hint="cs"/>
          <w:rtl/>
        </w:rPr>
        <w:t>ואלכס ומארק הסכינו עם גרביים קשים ומסריחים, אולם כשלא ניתן היה עוד להתעלם מהחולצות הלבנות שהאפירו, הדודה הרעיפה על אחייניה כמה הסברים קצרים וקולעים,</w:t>
      </w:r>
      <w:r w:rsidR="0071521C">
        <w:rPr>
          <w:rFonts w:hint="cs"/>
          <w:rtl/>
        </w:rPr>
        <w:t>]</w:t>
      </w:r>
      <w:r w:rsidR="007722B5">
        <w:rPr>
          <w:rFonts w:hint="cs"/>
          <w:rtl/>
        </w:rPr>
        <w:t xml:space="preserve"> ו</w:t>
      </w:r>
      <w:r w:rsidR="0071521C">
        <w:rPr>
          <w:rFonts w:hint="cs"/>
          <w:rtl/>
        </w:rPr>
        <w:t xml:space="preserve">לאחרונה </w:t>
      </w:r>
      <w:r w:rsidR="007722B5">
        <w:rPr>
          <w:rFonts w:hint="cs"/>
          <w:rtl/>
        </w:rPr>
        <w:t>השתכלל</w:t>
      </w:r>
      <w:r w:rsidR="00B36302" w:rsidRPr="00B36302">
        <w:rPr>
          <w:rFonts w:hint="cs"/>
          <w:rtl/>
        </w:rPr>
        <w:t xml:space="preserve"> </w:t>
      </w:r>
      <w:r w:rsidR="00B36302">
        <w:rPr>
          <w:rFonts w:hint="cs"/>
          <w:rtl/>
        </w:rPr>
        <w:t>אלכס</w:t>
      </w:r>
      <w:r w:rsidR="00C90C6C">
        <w:rPr>
          <w:rFonts w:hint="cs"/>
          <w:rtl/>
        </w:rPr>
        <w:t xml:space="preserve"> מאוד </w:t>
      </w:r>
      <w:r w:rsidR="007722B5">
        <w:rPr>
          <w:rFonts w:hint="cs"/>
          <w:rtl/>
        </w:rPr>
        <w:t>במלאכת הכביסה.</w:t>
      </w:r>
    </w:p>
    <w:p w14:paraId="7DC3928D" w14:textId="7C2CA1EF" w:rsidR="00293FD3" w:rsidRDefault="0071521C" w:rsidP="000250F7">
      <w:pPr>
        <w:rPr>
          <w:rtl/>
        </w:rPr>
      </w:pPr>
      <w:r>
        <w:rPr>
          <w:rFonts w:hint="cs"/>
          <w:rtl/>
        </w:rPr>
        <w:t>כש</w:t>
      </w:r>
      <w:r w:rsidR="00293FD3">
        <w:rPr>
          <w:rFonts w:hint="cs"/>
          <w:rtl/>
        </w:rPr>
        <w:t xml:space="preserve">מארק </w:t>
      </w:r>
      <w:r w:rsidR="000250F7">
        <w:rPr>
          <w:rFonts w:hint="cs"/>
          <w:rtl/>
        </w:rPr>
        <w:t>צץ</w:t>
      </w:r>
      <w:r w:rsidR="00293FD3">
        <w:rPr>
          <w:rFonts w:hint="cs"/>
          <w:rtl/>
        </w:rPr>
        <w:t xml:space="preserve"> </w:t>
      </w:r>
      <w:r w:rsidR="003C2E1D">
        <w:rPr>
          <w:rFonts w:hint="cs"/>
          <w:rtl/>
        </w:rPr>
        <w:t>ב</w:t>
      </w:r>
      <w:r w:rsidR="00293FD3">
        <w:rPr>
          <w:rFonts w:hint="cs"/>
          <w:rtl/>
        </w:rPr>
        <w:t>מטבח</w:t>
      </w:r>
      <w:r w:rsidR="009E4E9D" w:rsidRPr="009E4E9D">
        <w:rPr>
          <w:rtl/>
        </w:rPr>
        <w:t xml:space="preserve"> </w:t>
      </w:r>
      <w:r w:rsidR="009E4E9D" w:rsidRPr="009E4E9D">
        <w:rPr>
          <w:rFonts w:cs="Times New Roman"/>
          <w:rtl/>
        </w:rPr>
        <w:t xml:space="preserve">בבוקר שבת </w:t>
      </w:r>
      <w:r w:rsidR="00293FD3">
        <w:rPr>
          <w:rFonts w:hint="cs"/>
          <w:rtl/>
        </w:rPr>
        <w:t>אלכס</w:t>
      </w:r>
      <w:r w:rsidR="009E4E9D">
        <w:rPr>
          <w:rFonts w:hint="cs"/>
          <w:rtl/>
        </w:rPr>
        <w:t xml:space="preserve"> כבר</w:t>
      </w:r>
      <w:r w:rsidR="00293FD3">
        <w:rPr>
          <w:rFonts w:hint="cs"/>
          <w:rtl/>
        </w:rPr>
        <w:t xml:space="preserve"> עמד ליד השיש, שורק בנחת, </w:t>
      </w:r>
      <w:r w:rsidR="00113A9F">
        <w:rPr>
          <w:rFonts w:cs="Times New Roman" w:hint="cs"/>
          <w:rtl/>
        </w:rPr>
        <w:t>ולמולו</w:t>
      </w:r>
      <w:r w:rsidR="009E4E9D" w:rsidRPr="009E4E9D">
        <w:rPr>
          <w:rFonts w:cs="Times New Roman" w:hint="cs"/>
          <w:rtl/>
        </w:rPr>
        <w:t xml:space="preserve"> </w:t>
      </w:r>
      <w:r w:rsidR="00293FD3">
        <w:rPr>
          <w:rFonts w:hint="cs"/>
          <w:rtl/>
        </w:rPr>
        <w:t>שתי צלחות עמוקות שבכל אחת פרוסת חלה עבה מתבוססת בבלילת ביצה.</w:t>
      </w:r>
    </w:p>
    <w:p w14:paraId="52DA2116" w14:textId="47B8C8CC" w:rsidR="00293FD3" w:rsidRDefault="00293FD3" w:rsidP="00A96DC7">
      <w:pPr>
        <w:rPr>
          <w:rtl/>
        </w:rPr>
      </w:pPr>
      <w:r>
        <w:rPr>
          <w:rFonts w:hint="cs"/>
          <w:rtl/>
        </w:rPr>
        <w:t xml:space="preserve">"עוד ניסוי </w:t>
      </w:r>
      <w:r w:rsidR="00CE786A">
        <w:rPr>
          <w:rFonts w:hint="cs"/>
          <w:rtl/>
        </w:rPr>
        <w:t>ב</w:t>
      </w:r>
      <w:r>
        <w:rPr>
          <w:rFonts w:hint="cs"/>
          <w:rtl/>
        </w:rPr>
        <w:t>פודינג</w:t>
      </w:r>
      <w:r w:rsidR="00696969">
        <w:rPr>
          <w:rFonts w:hint="cs"/>
          <w:rtl/>
        </w:rPr>
        <w:t xml:space="preserve"> לחם</w:t>
      </w:r>
      <w:r>
        <w:rPr>
          <w:rFonts w:hint="cs"/>
          <w:rtl/>
        </w:rPr>
        <w:t xml:space="preserve">?" מארק </w:t>
      </w:r>
      <w:r w:rsidR="00A96DC7">
        <w:rPr>
          <w:rFonts w:hint="cs"/>
          <w:rtl/>
        </w:rPr>
        <w:t>ל</w:t>
      </w:r>
      <w:r w:rsidR="0040210A">
        <w:rPr>
          <w:rFonts w:hint="cs"/>
          <w:rtl/>
        </w:rPr>
        <w:t>גל</w:t>
      </w:r>
      <w:r w:rsidR="00A96DC7">
        <w:rPr>
          <w:rFonts w:hint="cs"/>
          <w:rtl/>
        </w:rPr>
        <w:t>ג [</w:t>
      </w:r>
      <w:r w:rsidR="00C661D5">
        <w:rPr>
          <w:rFonts w:hint="cs"/>
          <w:rtl/>
        </w:rPr>
        <w:t>התעניין</w:t>
      </w:r>
      <w:r w:rsidR="006B2D14">
        <w:rPr>
          <w:rFonts w:hint="cs"/>
          <w:rtl/>
        </w:rPr>
        <w:t xml:space="preserve"> לגלג</w:t>
      </w:r>
      <w:r w:rsidR="00A96DC7">
        <w:rPr>
          <w:rFonts w:hint="cs"/>
          <w:rtl/>
        </w:rPr>
        <w:t>]</w:t>
      </w:r>
      <w:r>
        <w:rPr>
          <w:rFonts w:hint="cs"/>
          <w:rtl/>
        </w:rPr>
        <w:t>.</w:t>
      </w:r>
    </w:p>
    <w:p w14:paraId="15341832" w14:textId="194C0EAF" w:rsidR="00293FD3" w:rsidRDefault="00293FD3" w:rsidP="000250F7">
      <w:pPr>
        <w:rPr>
          <w:rtl/>
        </w:rPr>
      </w:pPr>
      <w:r>
        <w:rPr>
          <w:rFonts w:hint="cs"/>
          <w:rtl/>
        </w:rPr>
        <w:t xml:space="preserve">"לא, זה רק לחם מטוגן," אלכס </w:t>
      </w:r>
      <w:r w:rsidR="000250F7">
        <w:rPr>
          <w:rFonts w:hint="cs"/>
          <w:rtl/>
        </w:rPr>
        <w:t>המהם</w:t>
      </w:r>
      <w:r w:rsidR="000A479E">
        <w:rPr>
          <w:rFonts w:hint="cs"/>
          <w:rtl/>
        </w:rPr>
        <w:t xml:space="preserve"> בשלווה</w:t>
      </w:r>
      <w:r>
        <w:rPr>
          <w:rFonts w:hint="cs"/>
          <w:rtl/>
        </w:rPr>
        <w:t xml:space="preserve">. </w:t>
      </w:r>
      <w:r w:rsidR="00987B44">
        <w:rPr>
          <w:rFonts w:hint="cs"/>
          <w:rtl/>
        </w:rPr>
        <w:t>[</w:t>
      </w:r>
      <w:r w:rsidR="00812855" w:rsidRPr="00812855">
        <w:rPr>
          <w:rFonts w:cs="Times New Roman"/>
          <w:rtl/>
        </w:rPr>
        <w:t>המתכון שדימה לימד אותו בהחלט הצליח.</w:t>
      </w:r>
      <w:r w:rsidR="00987B44">
        <w:rPr>
          <w:rFonts w:cs="Times New Roman" w:hint="cs"/>
          <w:rtl/>
        </w:rPr>
        <w:t>]</w:t>
      </w:r>
      <w:r w:rsidR="00812855" w:rsidRPr="00812855">
        <w:rPr>
          <w:rFonts w:cs="Times New Roman"/>
          <w:rtl/>
        </w:rPr>
        <w:t xml:space="preserve"> </w:t>
      </w:r>
      <w:r>
        <w:rPr>
          <w:rFonts w:hint="cs"/>
          <w:rtl/>
        </w:rPr>
        <w:t xml:space="preserve">הוא שלף מהמגירה העליונה צלחת </w:t>
      </w:r>
      <w:r w:rsidR="009F6B7E">
        <w:rPr>
          <w:rFonts w:hint="cs"/>
          <w:rtl/>
        </w:rPr>
        <w:t xml:space="preserve">נקייה </w:t>
      </w:r>
      <w:r>
        <w:rPr>
          <w:rFonts w:hint="cs"/>
          <w:rtl/>
        </w:rPr>
        <w:t xml:space="preserve">ובשוליה </w:t>
      </w:r>
      <w:r w:rsidR="00966E1A">
        <w:rPr>
          <w:rFonts w:hint="cs"/>
          <w:rtl/>
        </w:rPr>
        <w:t>זרה</w:t>
      </w:r>
      <w:r>
        <w:rPr>
          <w:rFonts w:hint="cs"/>
          <w:rtl/>
        </w:rPr>
        <w:t xml:space="preserve"> </w:t>
      </w:r>
      <w:r w:rsidR="00430E10" w:rsidRPr="00430E10">
        <w:rPr>
          <w:rFonts w:cs="Times New Roman"/>
          <w:rtl/>
        </w:rPr>
        <w:t>תלוליות</w:t>
      </w:r>
      <w:r w:rsidR="00430E10" w:rsidRPr="00430E10">
        <w:rPr>
          <w:rFonts w:cs="Times New Roman" w:hint="cs"/>
          <w:rtl/>
        </w:rPr>
        <w:t xml:space="preserve"> </w:t>
      </w:r>
      <w:r w:rsidR="00CE786A">
        <w:rPr>
          <w:rFonts w:hint="cs"/>
          <w:rtl/>
        </w:rPr>
        <w:t>קטנות של סוכר לבן וחום</w:t>
      </w:r>
      <w:r>
        <w:rPr>
          <w:rFonts w:hint="cs"/>
          <w:rtl/>
        </w:rPr>
        <w:t xml:space="preserve"> לסירוגין.</w:t>
      </w:r>
    </w:p>
    <w:p w14:paraId="0A90E96B" w14:textId="64104259" w:rsidR="00293FD3" w:rsidRDefault="00293FD3" w:rsidP="006B2D14">
      <w:pPr>
        <w:rPr>
          <w:rtl/>
        </w:rPr>
      </w:pPr>
      <w:r>
        <w:rPr>
          <w:rFonts w:hint="cs"/>
          <w:rtl/>
        </w:rPr>
        <w:t xml:space="preserve">"לא ביקשתי לחם מטוגן," מארק </w:t>
      </w:r>
      <w:r w:rsidR="006B2D14">
        <w:rPr>
          <w:rFonts w:hint="cs"/>
          <w:rtl/>
        </w:rPr>
        <w:t>ה</w:t>
      </w:r>
      <w:r w:rsidR="00B36302" w:rsidRPr="00B36302">
        <w:rPr>
          <w:rFonts w:cs="Times New Roman"/>
          <w:rtl/>
        </w:rPr>
        <w:t>כריז</w:t>
      </w:r>
      <w:r>
        <w:rPr>
          <w:rFonts w:hint="cs"/>
          <w:rtl/>
        </w:rPr>
        <w:t xml:space="preserve"> ופתח כמה ארונות. </w:t>
      </w:r>
      <w:r w:rsidR="003C2E1D">
        <w:rPr>
          <w:rFonts w:hint="cs"/>
          <w:rtl/>
        </w:rPr>
        <w:t>מאז ביקור אימם</w:t>
      </w:r>
      <w:r w:rsidR="00483BB1">
        <w:rPr>
          <w:rFonts w:hint="cs"/>
          <w:rtl/>
        </w:rPr>
        <w:t xml:space="preserve"> הכול </w:t>
      </w:r>
      <w:r w:rsidR="00C661D5">
        <w:rPr>
          <w:rFonts w:hint="cs"/>
          <w:rtl/>
        </w:rPr>
        <w:t xml:space="preserve">היה </w:t>
      </w:r>
      <w:r>
        <w:rPr>
          <w:rFonts w:hint="cs"/>
          <w:rtl/>
        </w:rPr>
        <w:t>מאורגן ומאובזר</w:t>
      </w:r>
      <w:r w:rsidR="003C2E1D">
        <w:rPr>
          <w:rFonts w:hint="cs"/>
          <w:rtl/>
        </w:rPr>
        <w:t>,</w:t>
      </w:r>
      <w:r>
        <w:rPr>
          <w:rFonts w:hint="cs"/>
          <w:rtl/>
        </w:rPr>
        <w:t xml:space="preserve"> ולרגע שכח מדוע השתדל </w:t>
      </w:r>
      <w:r w:rsidR="00430E10" w:rsidRPr="00430E10">
        <w:rPr>
          <w:rFonts w:cs="Times New Roman"/>
          <w:rtl/>
        </w:rPr>
        <w:t>להימנע משהייה</w:t>
      </w:r>
      <w:r w:rsidR="00643E24">
        <w:rPr>
          <w:rFonts w:hint="cs"/>
          <w:rtl/>
        </w:rPr>
        <w:t xml:space="preserve"> </w:t>
      </w:r>
      <w:r w:rsidR="009E4E9D">
        <w:rPr>
          <w:rFonts w:hint="cs"/>
          <w:rtl/>
        </w:rPr>
        <w:t>ב</w:t>
      </w:r>
      <w:r>
        <w:rPr>
          <w:rFonts w:hint="cs"/>
          <w:rtl/>
        </w:rPr>
        <w:t>דירה בסופי שבוע.</w:t>
      </w:r>
    </w:p>
    <w:p w14:paraId="74576AA3" w14:textId="66207F63" w:rsidR="00293FD3" w:rsidRDefault="00293FD3" w:rsidP="001D18E7">
      <w:pPr>
        <w:rPr>
          <w:rtl/>
        </w:rPr>
      </w:pPr>
      <w:r>
        <w:rPr>
          <w:rFonts w:hint="cs"/>
          <w:rtl/>
        </w:rPr>
        <w:t xml:space="preserve">"זה </w:t>
      </w:r>
      <w:r w:rsidR="001C2208">
        <w:rPr>
          <w:rFonts w:hint="cs"/>
          <w:rtl/>
        </w:rPr>
        <w:t>באמת</w:t>
      </w:r>
      <w:r w:rsidR="001D18E7">
        <w:rPr>
          <w:rFonts w:hint="cs"/>
          <w:rtl/>
        </w:rPr>
        <w:t xml:space="preserve"> </w:t>
      </w:r>
      <w:r>
        <w:rPr>
          <w:rFonts w:hint="cs"/>
          <w:rtl/>
        </w:rPr>
        <w:t>לא בשבילך." ב</w:t>
      </w:r>
      <w:r w:rsidR="0040210A">
        <w:rPr>
          <w:rFonts w:hint="cs"/>
          <w:rtl/>
        </w:rPr>
        <w:t xml:space="preserve">ראש </w:t>
      </w:r>
      <w:r>
        <w:rPr>
          <w:rFonts w:hint="cs"/>
          <w:rtl/>
        </w:rPr>
        <w:t xml:space="preserve">כל </w:t>
      </w:r>
      <w:r w:rsidR="00430E10" w:rsidRPr="00430E10">
        <w:rPr>
          <w:rFonts w:cs="Times New Roman"/>
          <w:rtl/>
        </w:rPr>
        <w:t>תלולית</w:t>
      </w:r>
      <w:r w:rsidR="00430E10" w:rsidRPr="00430E10">
        <w:rPr>
          <w:rFonts w:cs="Times New Roman" w:hint="cs"/>
          <w:rtl/>
        </w:rPr>
        <w:t xml:space="preserve"> </w:t>
      </w:r>
      <w:r>
        <w:rPr>
          <w:rFonts w:hint="cs"/>
          <w:rtl/>
        </w:rPr>
        <w:t>לבנה</w:t>
      </w:r>
      <w:r w:rsidR="000250F7">
        <w:rPr>
          <w:rFonts w:hint="cs"/>
          <w:rtl/>
        </w:rPr>
        <w:t xml:space="preserve"> </w:t>
      </w:r>
      <w:r>
        <w:rPr>
          <w:rFonts w:hint="cs"/>
          <w:rtl/>
        </w:rPr>
        <w:t>אלכס</w:t>
      </w:r>
      <w:r w:rsidR="00B36302" w:rsidRPr="00B36302">
        <w:rPr>
          <w:rFonts w:hint="cs"/>
          <w:rtl/>
        </w:rPr>
        <w:t xml:space="preserve"> </w:t>
      </w:r>
      <w:r w:rsidR="00B36302">
        <w:rPr>
          <w:rFonts w:hint="cs"/>
          <w:rtl/>
        </w:rPr>
        <w:t>זרה</w:t>
      </w:r>
      <w:r>
        <w:rPr>
          <w:rFonts w:hint="cs"/>
          <w:rtl/>
        </w:rPr>
        <w:t xml:space="preserve"> סוכריות קישוט ורודות וב</w:t>
      </w:r>
      <w:r w:rsidR="00BE438E">
        <w:rPr>
          <w:rFonts w:hint="cs"/>
          <w:rtl/>
        </w:rPr>
        <w:t xml:space="preserve">ראש </w:t>
      </w:r>
      <w:r>
        <w:rPr>
          <w:rFonts w:hint="cs"/>
          <w:rtl/>
        </w:rPr>
        <w:t xml:space="preserve">כל </w:t>
      </w:r>
      <w:r w:rsidR="00430E10" w:rsidRPr="00430E10">
        <w:rPr>
          <w:rFonts w:cs="Times New Roman"/>
          <w:rtl/>
        </w:rPr>
        <w:t>תלולית</w:t>
      </w:r>
      <w:r w:rsidR="00430E10" w:rsidRPr="00430E10">
        <w:rPr>
          <w:rFonts w:cs="Times New Roman" w:hint="cs"/>
          <w:rtl/>
        </w:rPr>
        <w:t xml:space="preserve"> </w:t>
      </w:r>
      <w:r>
        <w:rPr>
          <w:rFonts w:hint="cs"/>
          <w:rtl/>
        </w:rPr>
        <w:t xml:space="preserve">חומה </w:t>
      </w:r>
      <w:r>
        <w:rPr>
          <w:rtl/>
        </w:rPr>
        <w:t>–</w:t>
      </w:r>
      <w:r>
        <w:rPr>
          <w:rFonts w:hint="cs"/>
          <w:rtl/>
        </w:rPr>
        <w:t xml:space="preserve"> כסופות.</w:t>
      </w:r>
    </w:p>
    <w:p w14:paraId="58A2D4F7" w14:textId="23E35E04" w:rsidR="00293FD3" w:rsidRDefault="00293FD3" w:rsidP="00293FD3">
      <w:pPr>
        <w:rPr>
          <w:rtl/>
        </w:rPr>
      </w:pPr>
      <w:r>
        <w:rPr>
          <w:rFonts w:hint="cs"/>
          <w:rtl/>
        </w:rPr>
        <w:t>מארק שתק</w:t>
      </w:r>
      <w:r w:rsidR="000A479E">
        <w:rPr>
          <w:rFonts w:hint="cs"/>
          <w:rtl/>
        </w:rPr>
        <w:t>.</w:t>
      </w:r>
      <w:r>
        <w:rPr>
          <w:rFonts w:hint="cs"/>
          <w:rtl/>
        </w:rPr>
        <w:t xml:space="preserve"> מחשבות טר</w:t>
      </w:r>
      <w:r w:rsidR="00040030">
        <w:rPr>
          <w:rFonts w:hint="cs"/>
          <w:rtl/>
        </w:rPr>
        <w:t>א</w:t>
      </w:r>
      <w:r>
        <w:rPr>
          <w:rFonts w:hint="cs"/>
          <w:rtl/>
        </w:rPr>
        <w:t xml:space="preserve">גיות </w:t>
      </w:r>
      <w:r w:rsidR="000A479E">
        <w:rPr>
          <w:rFonts w:hint="cs"/>
          <w:rtl/>
        </w:rPr>
        <w:t>ה</w:t>
      </w:r>
      <w:r>
        <w:rPr>
          <w:rFonts w:hint="cs"/>
          <w:rtl/>
        </w:rPr>
        <w:t>תרוצצו בראשו</w:t>
      </w:r>
      <w:r w:rsidR="001C2208">
        <w:rPr>
          <w:rFonts w:hint="cs"/>
          <w:rtl/>
        </w:rPr>
        <w:t>[</w:t>
      </w:r>
      <w:r>
        <w:rPr>
          <w:rFonts w:hint="cs"/>
          <w:rtl/>
        </w:rPr>
        <w:t xml:space="preserve">, אף אחת </w:t>
      </w:r>
      <w:r w:rsidR="001D18E7">
        <w:rPr>
          <w:rFonts w:hint="cs"/>
          <w:rtl/>
        </w:rPr>
        <w:t xml:space="preserve">מהן </w:t>
      </w:r>
      <w:r>
        <w:rPr>
          <w:rFonts w:hint="cs"/>
          <w:rtl/>
        </w:rPr>
        <w:t>לא נאחזת במשהו</w:t>
      </w:r>
      <w:r w:rsidR="001C2208">
        <w:rPr>
          <w:rFonts w:hint="cs"/>
          <w:rtl/>
        </w:rPr>
        <w:t>]</w:t>
      </w:r>
      <w:r>
        <w:rPr>
          <w:rFonts w:hint="cs"/>
          <w:rtl/>
        </w:rPr>
        <w:t>.</w:t>
      </w:r>
    </w:p>
    <w:p w14:paraId="79D0FB57" w14:textId="5EC02FF5" w:rsidR="00293FD3" w:rsidRDefault="00293FD3" w:rsidP="006B2D14">
      <w:pPr>
        <w:rPr>
          <w:rtl/>
        </w:rPr>
      </w:pPr>
      <w:r>
        <w:rPr>
          <w:rFonts w:hint="cs"/>
          <w:rtl/>
        </w:rPr>
        <w:t xml:space="preserve">"אני אכין לך אם אתה רוצה," אלכס </w:t>
      </w:r>
      <w:r w:rsidR="006B2D14">
        <w:rPr>
          <w:rFonts w:hint="cs"/>
          <w:rtl/>
        </w:rPr>
        <w:t>הציע</w:t>
      </w:r>
      <w:r>
        <w:rPr>
          <w:rFonts w:hint="cs"/>
          <w:rtl/>
        </w:rPr>
        <w:t>. "אבל בלי הסוכריות."</w:t>
      </w:r>
    </w:p>
    <w:p w14:paraId="61474339" w14:textId="6B24B64E" w:rsidR="00293FD3" w:rsidRDefault="00293FD3" w:rsidP="00E015A3">
      <w:pPr>
        <w:rPr>
          <w:rtl/>
        </w:rPr>
      </w:pPr>
      <w:r>
        <w:rPr>
          <w:rFonts w:hint="cs"/>
          <w:rtl/>
        </w:rPr>
        <w:t>מארק היה יכול פשוט לחטוף את הצלחת המקושטת ולשפוך את ת</w:t>
      </w:r>
      <w:r w:rsidR="00430E10">
        <w:rPr>
          <w:rFonts w:hint="cs"/>
          <w:rtl/>
        </w:rPr>
        <w:t>ו</w:t>
      </w:r>
      <w:r>
        <w:rPr>
          <w:rFonts w:hint="cs"/>
          <w:rtl/>
        </w:rPr>
        <w:t>כנה לכיור, להשליכה ל</w:t>
      </w:r>
      <w:r w:rsidR="004C59E0">
        <w:rPr>
          <w:rFonts w:hint="cs"/>
          <w:rtl/>
        </w:rPr>
        <w:t>רצפה</w:t>
      </w:r>
      <w:r w:rsidR="0040210A">
        <w:rPr>
          <w:rFonts w:hint="cs"/>
          <w:rtl/>
        </w:rPr>
        <w:t>.</w:t>
      </w:r>
      <w:r>
        <w:rPr>
          <w:rFonts w:hint="cs"/>
          <w:rtl/>
        </w:rPr>
        <w:t xml:space="preserve"> אבל לא על חשבון </w:t>
      </w:r>
      <w:r w:rsidR="00E015A3">
        <w:rPr>
          <w:rFonts w:hint="cs"/>
          <w:rtl/>
        </w:rPr>
        <w:t>ההנאה של יסמין</w:t>
      </w:r>
      <w:r w:rsidR="001764F4">
        <w:rPr>
          <w:rFonts w:hint="cs"/>
          <w:rtl/>
        </w:rPr>
        <w:t xml:space="preserve"> </w:t>
      </w:r>
      <w:r w:rsidR="001764F4">
        <w:rPr>
          <w:rtl/>
        </w:rPr>
        <w:t>–</w:t>
      </w:r>
      <w:r w:rsidR="00E015A3">
        <w:rPr>
          <w:rFonts w:hint="cs"/>
          <w:rtl/>
        </w:rPr>
        <w:t xml:space="preserve"> לא היה לו דבר להציע לה </w:t>
      </w:r>
      <w:r>
        <w:rPr>
          <w:rFonts w:hint="cs"/>
          <w:rtl/>
        </w:rPr>
        <w:t>בעצמו.</w:t>
      </w:r>
    </w:p>
    <w:p w14:paraId="05EABD0C" w14:textId="77777777" w:rsidR="00293FD3" w:rsidRDefault="00293FD3" w:rsidP="00293FD3">
      <w:pPr>
        <w:rPr>
          <w:rtl/>
        </w:rPr>
      </w:pPr>
    </w:p>
    <w:p w14:paraId="196338F3" w14:textId="526EE223" w:rsidR="00293FD3" w:rsidRPr="0041663C" w:rsidRDefault="00293FD3" w:rsidP="00C661D5">
      <w:pPr>
        <w:rPr>
          <w:rtl/>
        </w:rPr>
      </w:pPr>
      <w:r>
        <w:rPr>
          <w:rFonts w:hint="cs"/>
          <w:rtl/>
        </w:rPr>
        <w:lastRenderedPageBreak/>
        <w:t xml:space="preserve">שום שינוי </w:t>
      </w:r>
      <w:r w:rsidR="00D9206F">
        <w:rPr>
          <w:rFonts w:hint="cs"/>
          <w:rtl/>
        </w:rPr>
        <w:t xml:space="preserve">מוחשי </w:t>
      </w:r>
      <w:r w:rsidR="00CE786A">
        <w:rPr>
          <w:rFonts w:hint="cs"/>
          <w:rtl/>
        </w:rPr>
        <w:t xml:space="preserve">לא חל </w:t>
      </w:r>
      <w:r w:rsidRPr="0041663C">
        <w:rPr>
          <w:rFonts w:hint="cs"/>
          <w:rtl/>
        </w:rPr>
        <w:t>באלכס</w:t>
      </w:r>
      <w:r w:rsidR="00D9206F">
        <w:rPr>
          <w:rFonts w:hint="cs"/>
          <w:rtl/>
        </w:rPr>
        <w:t>,</w:t>
      </w:r>
      <w:r w:rsidRPr="0041663C">
        <w:rPr>
          <w:rFonts w:hint="cs"/>
          <w:rtl/>
        </w:rPr>
        <w:t xml:space="preserve"> </w:t>
      </w:r>
      <w:r w:rsidR="00D9206F">
        <w:rPr>
          <w:rFonts w:hint="cs"/>
          <w:rtl/>
        </w:rPr>
        <w:t xml:space="preserve">לפחות </w:t>
      </w:r>
      <w:r w:rsidR="000250F7">
        <w:rPr>
          <w:rFonts w:hint="cs"/>
          <w:rtl/>
        </w:rPr>
        <w:t xml:space="preserve">לא </w:t>
      </w:r>
      <w:r w:rsidR="00F5492B">
        <w:rPr>
          <w:rFonts w:hint="cs"/>
          <w:rtl/>
        </w:rPr>
        <w:t xml:space="preserve">כזה </w:t>
      </w:r>
      <w:r w:rsidRPr="0041663C">
        <w:rPr>
          <w:rFonts w:hint="cs"/>
          <w:rtl/>
        </w:rPr>
        <w:t xml:space="preserve">שמארק </w:t>
      </w:r>
      <w:r w:rsidR="001764F4">
        <w:rPr>
          <w:rFonts w:hint="cs"/>
          <w:rtl/>
        </w:rPr>
        <w:t>הצליח</w:t>
      </w:r>
      <w:r w:rsidRPr="0041663C">
        <w:rPr>
          <w:rFonts w:hint="cs"/>
          <w:rtl/>
        </w:rPr>
        <w:t xml:space="preserve"> להבחין בו. </w:t>
      </w:r>
      <w:r w:rsidR="00CE786A">
        <w:rPr>
          <w:rFonts w:hint="cs"/>
          <w:rtl/>
        </w:rPr>
        <w:t>מוצאי שבת</w:t>
      </w:r>
      <w:r w:rsidR="001764F4">
        <w:rPr>
          <w:rFonts w:hint="cs"/>
          <w:rtl/>
        </w:rPr>
        <w:t>,</w:t>
      </w:r>
      <w:r w:rsidR="00CE786A">
        <w:rPr>
          <w:rFonts w:hint="cs"/>
          <w:rtl/>
        </w:rPr>
        <w:t xml:space="preserve"> ו</w:t>
      </w:r>
      <w:r w:rsidRPr="0041663C">
        <w:rPr>
          <w:rFonts w:hint="cs"/>
          <w:rtl/>
        </w:rPr>
        <w:t>אלכס</w:t>
      </w:r>
      <w:r w:rsidR="00040030" w:rsidRPr="00040030">
        <w:rPr>
          <w:rFonts w:cs="Times New Roman"/>
          <w:rtl/>
        </w:rPr>
        <w:t xml:space="preserve">, ואלכס – כהרגלו! – רץ </w:t>
      </w:r>
      <w:r w:rsidRPr="0041663C">
        <w:rPr>
          <w:rFonts w:hint="cs"/>
          <w:rtl/>
        </w:rPr>
        <w:t>כמשו</w:t>
      </w:r>
      <w:r w:rsidR="000250F7">
        <w:rPr>
          <w:rFonts w:hint="cs"/>
          <w:rtl/>
        </w:rPr>
        <w:t>גע אחר</w:t>
      </w:r>
      <w:r w:rsidR="0088477A">
        <w:rPr>
          <w:rFonts w:hint="cs"/>
          <w:rtl/>
        </w:rPr>
        <w:t>י</w:t>
      </w:r>
      <w:r w:rsidRPr="0041663C">
        <w:rPr>
          <w:rFonts w:hint="cs"/>
          <w:rtl/>
        </w:rPr>
        <w:t xml:space="preserve"> בת הדודה בת ה</w:t>
      </w:r>
      <w:r w:rsidR="00914E93">
        <w:rPr>
          <w:rFonts w:hint="cs"/>
          <w:rtl/>
        </w:rPr>
        <w:t>ש</w:t>
      </w:r>
      <w:r w:rsidRPr="0041663C">
        <w:rPr>
          <w:rFonts w:hint="cs"/>
          <w:rtl/>
        </w:rPr>
        <w:t>ש שמצווחת בגיל,</w:t>
      </w:r>
      <w:r w:rsidR="00E231A2">
        <w:rPr>
          <w:rFonts w:hint="cs"/>
          <w:rtl/>
        </w:rPr>
        <w:t xml:space="preserve"> </w:t>
      </w:r>
      <w:r w:rsidRPr="0041663C">
        <w:rPr>
          <w:rFonts w:hint="cs"/>
          <w:rtl/>
        </w:rPr>
        <w:t xml:space="preserve">עטוף בטול כחול שנקרא </w:t>
      </w:r>
      <w:r w:rsidR="001764F4">
        <w:rPr>
          <w:rFonts w:hint="cs"/>
          <w:rtl/>
        </w:rPr>
        <w:t>'</w:t>
      </w:r>
      <w:r w:rsidRPr="0041663C">
        <w:rPr>
          <w:rFonts w:hint="cs"/>
          <w:rtl/>
        </w:rPr>
        <w:t>הרפאים של אלכס</w:t>
      </w:r>
      <w:r w:rsidR="000A479E">
        <w:rPr>
          <w:rFonts w:hint="cs"/>
          <w:rtl/>
        </w:rPr>
        <w:t>'</w:t>
      </w:r>
      <w:r w:rsidR="00E231A2">
        <w:rPr>
          <w:rFonts w:hint="cs"/>
          <w:rtl/>
        </w:rPr>
        <w:t>,</w:t>
      </w:r>
      <w:r w:rsidRPr="0041663C">
        <w:rPr>
          <w:rFonts w:hint="cs"/>
          <w:rtl/>
        </w:rPr>
        <w:t xml:space="preserve"> </w:t>
      </w:r>
      <w:r w:rsidR="0088477A">
        <w:rPr>
          <w:rFonts w:hint="cs"/>
          <w:rtl/>
        </w:rPr>
        <w:t xml:space="preserve">בועט </w:t>
      </w:r>
      <w:r w:rsidR="00A66598">
        <w:rPr>
          <w:rFonts w:hint="cs"/>
          <w:rtl/>
        </w:rPr>
        <w:t>לעברה</w:t>
      </w:r>
      <w:r w:rsidRPr="0041663C">
        <w:rPr>
          <w:rFonts w:hint="cs"/>
          <w:rtl/>
        </w:rPr>
        <w:t xml:space="preserve"> מדי פעם בעיטת רפאים.</w:t>
      </w:r>
    </w:p>
    <w:p w14:paraId="0E8C6F9D" w14:textId="48E17631" w:rsidR="00293FD3" w:rsidRDefault="000F0F6C" w:rsidP="00293FD3">
      <w:pPr>
        <w:rPr>
          <w:rtl/>
        </w:rPr>
      </w:pPr>
      <w:r>
        <w:rPr>
          <w:rFonts w:hint="cs"/>
          <w:rtl/>
        </w:rPr>
        <w:t>[</w:t>
      </w:r>
      <w:r w:rsidR="0088477A">
        <w:rPr>
          <w:rFonts w:hint="cs"/>
          <w:rtl/>
        </w:rPr>
        <w:t>כש</w:t>
      </w:r>
      <w:r w:rsidR="00293FD3" w:rsidRPr="0041663C">
        <w:rPr>
          <w:rFonts w:hint="cs"/>
          <w:rtl/>
        </w:rPr>
        <w:t xml:space="preserve">שהיא נתקעת עם מילה </w:t>
      </w:r>
      <w:r w:rsidR="00AC163D">
        <w:rPr>
          <w:rFonts w:hint="cs"/>
          <w:rtl/>
        </w:rPr>
        <w:t xml:space="preserve">שאינה מכירה </w:t>
      </w:r>
      <w:r w:rsidR="00293FD3" w:rsidRPr="0041663C">
        <w:rPr>
          <w:rFonts w:hint="cs"/>
          <w:rtl/>
        </w:rPr>
        <w:t xml:space="preserve">באנגלית היא </w:t>
      </w:r>
      <w:r w:rsidR="00AC163D">
        <w:rPr>
          <w:rFonts w:hint="cs"/>
          <w:rtl/>
        </w:rPr>
        <w:t>"</w:t>
      </w:r>
      <w:r w:rsidR="00293FD3" w:rsidRPr="0041663C">
        <w:rPr>
          <w:rFonts w:hint="cs"/>
          <w:rtl/>
        </w:rPr>
        <w:t>פולטת לקראתו</w:t>
      </w:r>
      <w:r w:rsidR="00AC163D">
        <w:rPr>
          <w:rFonts w:hint="cs"/>
          <w:rtl/>
        </w:rPr>
        <w:t>" מצווחת???</w:t>
      </w:r>
      <w:r w:rsidR="00293FD3" w:rsidRPr="0041663C">
        <w:rPr>
          <w:rFonts w:hint="cs"/>
          <w:rtl/>
        </w:rPr>
        <w:t xml:space="preserve"> "אָשׁוּד!!!" ולשם הסבר ממצה יותר </w:t>
      </w:r>
      <w:r w:rsidR="00293FD3" w:rsidRPr="0041663C">
        <w:rPr>
          <w:rtl/>
        </w:rPr>
        <w:t>–</w:t>
      </w:r>
      <w:r w:rsidR="00293FD3" w:rsidRPr="0041663C">
        <w:rPr>
          <w:rFonts w:hint="cs"/>
          <w:rtl/>
        </w:rPr>
        <w:t xml:space="preserve"> "אָשׁוּד </w:t>
      </w:r>
      <w:r w:rsidR="00293FD3" w:rsidRPr="0041663C">
        <w:rPr>
          <w:rtl/>
        </w:rPr>
        <w:t>–</w:t>
      </w:r>
      <w:r w:rsidR="00293FD3" w:rsidRPr="0041663C">
        <w:rPr>
          <w:rFonts w:hint="cs"/>
          <w:rtl/>
        </w:rPr>
        <w:t xml:space="preserve"> אַשָׁד!!!" היא </w:t>
      </w:r>
      <w:r w:rsidR="001D18E7">
        <w:rPr>
          <w:rFonts w:hint="cs"/>
          <w:rtl/>
        </w:rPr>
        <w:t xml:space="preserve">נורא </w:t>
      </w:r>
      <w:r w:rsidR="00293FD3" w:rsidRPr="0041663C">
        <w:rPr>
          <w:rFonts w:hint="cs"/>
          <w:rtl/>
        </w:rPr>
        <w:t>צמאה אבל בא לה רק בכוס צהובה. אלכס מוצא לה כוס צהובה.</w:t>
      </w:r>
    </w:p>
    <w:p w14:paraId="7E8BA243" w14:textId="77777777" w:rsidR="000F0F6C" w:rsidRDefault="000F0F6C" w:rsidP="000B6130">
      <w:pPr>
        <w:rPr>
          <w:rtl/>
        </w:rPr>
      </w:pPr>
      <w:r>
        <w:rPr>
          <w:rFonts w:hint="cs"/>
          <w:rtl/>
        </w:rPr>
        <w:t>]</w:t>
      </w:r>
    </w:p>
    <w:p w14:paraId="1A162C36" w14:textId="4AF60259" w:rsidR="000B6130" w:rsidRDefault="000B6130" w:rsidP="000B6130">
      <w:pPr>
        <w:rPr>
          <w:rtl/>
        </w:rPr>
      </w:pPr>
      <w:r>
        <w:rPr>
          <w:rFonts w:hint="cs"/>
          <w:rtl/>
        </w:rPr>
        <w:t>מי היה מאמין שלבחור קשוח ולמוד</w:t>
      </w:r>
      <w:r w:rsidR="001764F4">
        <w:rPr>
          <w:rFonts w:hint="cs"/>
          <w:rtl/>
        </w:rPr>
        <w:t xml:space="preserve"> </w:t>
      </w:r>
      <w:r>
        <w:rPr>
          <w:rFonts w:hint="cs"/>
          <w:rtl/>
        </w:rPr>
        <w:t xml:space="preserve">תלאות כאלכס יש סוסון פוני קטני [אולי דובוני] שאהוב עליו. </w:t>
      </w:r>
      <w:r w:rsidR="00E231A2">
        <w:rPr>
          <w:rFonts w:hint="cs"/>
          <w:rtl/>
        </w:rPr>
        <w:t>[</w:t>
      </w:r>
      <w:r>
        <w:rPr>
          <w:rFonts w:hint="cs"/>
          <w:rtl/>
        </w:rPr>
        <w:t xml:space="preserve">ובכל זאת היה לו פוני קטני שאהוב עליו </w:t>
      </w:r>
      <w:r>
        <w:rPr>
          <w:rtl/>
        </w:rPr>
        <w:t>–</w:t>
      </w:r>
      <w:r>
        <w:rPr>
          <w:rFonts w:hint="cs"/>
          <w:rtl/>
        </w:rPr>
        <w:t xml:space="preserve"> או לפחות</w:t>
      </w:r>
      <w:r w:rsidR="00E231A2">
        <w:rPr>
          <w:rFonts w:hint="cs"/>
          <w:rtl/>
        </w:rPr>
        <w:t>]</w:t>
      </w:r>
      <w:r>
        <w:rPr>
          <w:rFonts w:hint="cs"/>
          <w:rtl/>
        </w:rPr>
        <w:t xml:space="preserve"> </w:t>
      </w:r>
      <w:r w:rsidR="00B36302" w:rsidRPr="00B36302">
        <w:rPr>
          <w:rFonts w:cs="Times New Roman"/>
          <w:rtl/>
        </w:rPr>
        <w:t xml:space="preserve">אבל אכן יש לו, </w:t>
      </w:r>
      <w:r>
        <w:rPr>
          <w:rFonts w:hint="cs"/>
          <w:rtl/>
        </w:rPr>
        <w:t xml:space="preserve">כך </w:t>
      </w:r>
      <w:r w:rsidR="00B36302">
        <w:rPr>
          <w:rFonts w:hint="cs"/>
          <w:rtl/>
        </w:rPr>
        <w:t>לפחות</w:t>
      </w:r>
      <w:r>
        <w:rPr>
          <w:rFonts w:hint="cs"/>
          <w:rtl/>
        </w:rPr>
        <w:t xml:space="preserve"> הבטיח </w:t>
      </w:r>
      <w:r w:rsidR="00323D31">
        <w:rPr>
          <w:rFonts w:hint="cs"/>
          <w:rtl/>
        </w:rPr>
        <w:t>ל</w:t>
      </w:r>
      <w:r>
        <w:rPr>
          <w:rFonts w:hint="cs"/>
          <w:rtl/>
        </w:rPr>
        <w:t>בת דודתו הקטנטנה.</w:t>
      </w:r>
    </w:p>
    <w:p w14:paraId="12B7330D" w14:textId="77777777" w:rsidR="00BD54A8" w:rsidRDefault="00E231A2" w:rsidP="000B6130">
      <w:pPr>
        <w:rPr>
          <w:rtl/>
        </w:rPr>
      </w:pPr>
      <w:r>
        <w:rPr>
          <w:rFonts w:hint="cs"/>
          <w:rtl/>
        </w:rPr>
        <w:t>"</w:t>
      </w:r>
      <w:r w:rsidR="000B6130">
        <w:rPr>
          <w:rFonts w:hint="cs"/>
          <w:rtl/>
        </w:rPr>
        <w:t xml:space="preserve">לא, אלכס! זה לא </w:t>
      </w:r>
      <w:r w:rsidR="00B42ED0">
        <w:rPr>
          <w:rFonts w:hint="cs"/>
          <w:rtl/>
        </w:rPr>
        <w:t>פוני</w:t>
      </w:r>
      <w:r w:rsidR="000B6130">
        <w:rPr>
          <w:rFonts w:hint="cs"/>
          <w:rtl/>
        </w:rPr>
        <w:t xml:space="preserve"> קטני, זה דובוני חמודי</w:t>
      </w:r>
      <w:r>
        <w:rPr>
          <w:rFonts w:hint="cs"/>
          <w:rtl/>
        </w:rPr>
        <w:t>,"</w:t>
      </w:r>
      <w:r w:rsidR="000B6130">
        <w:rPr>
          <w:rFonts w:hint="cs"/>
          <w:rtl/>
        </w:rPr>
        <w:t xml:space="preserve"> היא ת</w:t>
      </w:r>
      <w:r w:rsidR="00BE438E">
        <w:rPr>
          <w:rFonts w:hint="cs"/>
          <w:rtl/>
        </w:rPr>
        <w:t>י</w:t>
      </w:r>
      <w:r w:rsidR="000B6130">
        <w:rPr>
          <w:rFonts w:hint="cs"/>
          <w:rtl/>
        </w:rPr>
        <w:t>קנ</w:t>
      </w:r>
      <w:r w:rsidR="00BE438E">
        <w:rPr>
          <w:rFonts w:hint="cs"/>
          <w:rtl/>
        </w:rPr>
        <w:t>ה</w:t>
      </w:r>
      <w:r>
        <w:rPr>
          <w:rFonts w:hint="cs"/>
          <w:rtl/>
        </w:rPr>
        <w:t xml:space="preserve"> בעונג</w:t>
      </w:r>
      <w:r w:rsidR="00B42ED0">
        <w:rPr>
          <w:rFonts w:hint="cs"/>
          <w:rtl/>
        </w:rPr>
        <w:t>.</w:t>
      </w:r>
      <w:r w:rsidR="000B6130">
        <w:rPr>
          <w:rFonts w:hint="cs"/>
          <w:rtl/>
        </w:rPr>
        <w:t xml:space="preserve"> </w:t>
      </w:r>
    </w:p>
    <w:p w14:paraId="4BFAFBF9" w14:textId="5AC4E6DF" w:rsidR="009E4E9D" w:rsidRDefault="00BD54A8" w:rsidP="00BD54A8">
      <w:pPr>
        <w:rPr>
          <w:rFonts w:cs="Times New Roman"/>
          <w:rtl/>
        </w:rPr>
      </w:pPr>
      <w:r>
        <w:rPr>
          <w:rFonts w:cs="Times New Roman"/>
          <w:rtl/>
        </w:rPr>
        <w:t>הוא הניח את דעתה –</w:t>
      </w:r>
      <w:r w:rsidR="000B6130">
        <w:rPr>
          <w:rFonts w:hint="cs"/>
          <w:rtl/>
        </w:rPr>
        <w:t xml:space="preserve"> גם דובוני </w:t>
      </w:r>
      <w:r w:rsidR="000F0F6C">
        <w:rPr>
          <w:rFonts w:hint="cs"/>
          <w:rtl/>
        </w:rPr>
        <w:t>מתוקי</w:t>
      </w:r>
      <w:r w:rsidR="000B6130">
        <w:rPr>
          <w:rFonts w:hint="cs"/>
          <w:rtl/>
        </w:rPr>
        <w:t xml:space="preserve"> </w:t>
      </w:r>
      <w:r>
        <w:rPr>
          <w:rFonts w:hint="cs"/>
          <w:rtl/>
        </w:rPr>
        <w:t>יש</w:t>
      </w:r>
      <w:r w:rsidR="00812855">
        <w:rPr>
          <w:rFonts w:hint="cs"/>
          <w:rtl/>
        </w:rPr>
        <w:t>.</w:t>
      </w:r>
      <w:r w:rsidR="000B6130">
        <w:rPr>
          <w:rFonts w:hint="cs"/>
          <w:rtl/>
        </w:rPr>
        <w:t xml:space="preserve"> היא שנא</w:t>
      </w:r>
      <w:r w:rsidR="00B42ED0">
        <w:rPr>
          <w:rFonts w:hint="cs"/>
          <w:rtl/>
        </w:rPr>
        <w:t>ה</w:t>
      </w:r>
      <w:r w:rsidR="000B6130">
        <w:rPr>
          <w:rFonts w:hint="cs"/>
          <w:rtl/>
        </w:rPr>
        <w:t xml:space="preserve"> ירוק</w:t>
      </w:r>
      <w:r w:rsidR="001764F4">
        <w:rPr>
          <w:rFonts w:hint="cs"/>
          <w:rtl/>
        </w:rPr>
        <w:t>,</w:t>
      </w:r>
      <w:r w:rsidR="000B6130">
        <w:rPr>
          <w:rFonts w:hint="cs"/>
          <w:rtl/>
        </w:rPr>
        <w:t xml:space="preserve"> אז </w:t>
      </w:r>
      <w:r w:rsidR="00B42ED0">
        <w:rPr>
          <w:rFonts w:hint="cs"/>
          <w:rtl/>
        </w:rPr>
        <w:t xml:space="preserve">בכל דבר </w:t>
      </w:r>
      <w:r w:rsidR="000B6130">
        <w:rPr>
          <w:rFonts w:hint="cs"/>
          <w:rtl/>
        </w:rPr>
        <w:t>הוא תמיד בחר את הירוק שהיא לא רצ</w:t>
      </w:r>
      <w:r w:rsidR="00B42ED0">
        <w:rPr>
          <w:rFonts w:hint="cs"/>
          <w:rtl/>
        </w:rPr>
        <w:t>ת</w:t>
      </w:r>
      <w:r w:rsidR="000B6130">
        <w:rPr>
          <w:rFonts w:hint="cs"/>
          <w:rtl/>
        </w:rPr>
        <w:t>ה.</w:t>
      </w:r>
      <w:r w:rsidR="00877C82" w:rsidRPr="00877C82">
        <w:rPr>
          <w:rFonts w:cs="Times New Roman"/>
          <w:rtl/>
        </w:rPr>
        <w:t xml:space="preserve"> </w:t>
      </w:r>
      <w:r w:rsidR="009F4714" w:rsidRPr="009F4714">
        <w:rPr>
          <w:rFonts w:cs="Times New Roman"/>
          <w:rtl/>
        </w:rPr>
        <w:t xml:space="preserve">אבל את ציפורני </w:t>
      </w:r>
      <w:r w:rsidR="00113A9F">
        <w:rPr>
          <w:rFonts w:cs="Times New Roman" w:hint="cs"/>
          <w:rtl/>
        </w:rPr>
        <w:t xml:space="preserve">בהונות </w:t>
      </w:r>
      <w:r w:rsidR="009F4714" w:rsidRPr="009F4714">
        <w:rPr>
          <w:rFonts w:cs="Times New Roman"/>
          <w:rtl/>
        </w:rPr>
        <w:t>רגליו היא החליטה בכל זאת לצבוע בלק ורוד.</w:t>
      </w:r>
    </w:p>
    <w:p w14:paraId="5FAAC31F" w14:textId="4ED9F159" w:rsidR="000B6130" w:rsidRDefault="009E4E9D" w:rsidP="00BD54A8">
      <w:pPr>
        <w:rPr>
          <w:rtl/>
        </w:rPr>
      </w:pPr>
      <w:bookmarkStart w:id="380" w:name="_Hlk535735480"/>
      <w:r>
        <w:rPr>
          <w:rFonts w:cs="Times New Roman" w:hint="cs"/>
          <w:rtl/>
        </w:rPr>
        <w:t xml:space="preserve">נפלא מבינתה איך </w:t>
      </w:r>
      <w:r w:rsidR="00877C82" w:rsidRPr="00877C82">
        <w:rPr>
          <w:rFonts w:cs="Times New Roman"/>
          <w:rtl/>
        </w:rPr>
        <w:t xml:space="preserve">הוריה לא הפנימו </w:t>
      </w:r>
      <w:bookmarkEnd w:id="380"/>
      <w:r w:rsidR="00877C82" w:rsidRPr="00877C82">
        <w:rPr>
          <w:rFonts w:cs="Times New Roman"/>
          <w:rtl/>
        </w:rPr>
        <w:t>כלל יסוד שאלכס הבין היטב – אין מטבח ראוי לשמו אלא אם [אין בו אספקה</w:t>
      </w:r>
      <w:r w:rsidR="006B6AAA">
        <w:rPr>
          <w:rFonts w:cs="Times New Roman"/>
          <w:rtl/>
        </w:rPr>
        <w:t xml:space="preserve"> </w:t>
      </w:r>
      <w:r w:rsidR="00877C82" w:rsidRPr="00877C82">
        <w:rPr>
          <w:rFonts w:cs="Times New Roman"/>
          <w:rtl/>
        </w:rPr>
        <w:t>נכבדת של] הוא מצויד [באופן נדיב ביותר במגוון</w:t>
      </w:r>
      <w:r w:rsidR="00113A9F">
        <w:rPr>
          <w:rFonts w:cs="Times New Roman" w:hint="cs"/>
          <w:rtl/>
        </w:rPr>
        <w:t>]</w:t>
      </w:r>
      <w:r w:rsidR="00877C82" w:rsidRPr="00877C82">
        <w:rPr>
          <w:rFonts w:cs="Times New Roman"/>
          <w:rtl/>
        </w:rPr>
        <w:t xml:space="preserve"> </w:t>
      </w:r>
      <w:r w:rsidR="00113A9F">
        <w:rPr>
          <w:rFonts w:cs="Times New Roman" w:hint="cs"/>
          <w:rtl/>
        </w:rPr>
        <w:t>ב</w:t>
      </w:r>
      <w:r w:rsidR="00877C82" w:rsidRPr="00877C82">
        <w:rPr>
          <w:rFonts w:cs="Times New Roman"/>
          <w:rtl/>
        </w:rPr>
        <w:t>קשיות שתיה בכל הצבעים.</w:t>
      </w:r>
    </w:p>
    <w:p w14:paraId="3CA28964" w14:textId="1F2E6635" w:rsidR="00293FD3" w:rsidRPr="0041663C" w:rsidRDefault="00E231A2" w:rsidP="00CC7DF1">
      <w:pPr>
        <w:rPr>
          <w:rtl/>
        </w:rPr>
      </w:pPr>
      <w:r>
        <w:rPr>
          <w:rFonts w:hint="cs"/>
          <w:rtl/>
        </w:rPr>
        <w:t>"</w:t>
      </w:r>
      <w:r w:rsidR="00293FD3" w:rsidRPr="0041663C">
        <w:rPr>
          <w:rFonts w:hint="cs"/>
          <w:rtl/>
        </w:rPr>
        <w:t>קיש-ק</w:t>
      </w:r>
      <w:r w:rsidR="00293FD3">
        <w:rPr>
          <w:rFonts w:hint="cs"/>
          <w:rtl/>
        </w:rPr>
        <w:t>יש!</w:t>
      </w:r>
      <w:r>
        <w:rPr>
          <w:rFonts w:hint="cs"/>
          <w:rtl/>
        </w:rPr>
        <w:t>"</w:t>
      </w:r>
      <w:r w:rsidR="00293FD3">
        <w:rPr>
          <w:rFonts w:hint="cs"/>
          <w:rtl/>
        </w:rPr>
        <w:t xml:space="preserve"> אלכס </w:t>
      </w:r>
      <w:r w:rsidR="00BE438E">
        <w:rPr>
          <w:rFonts w:hint="cs"/>
          <w:rtl/>
        </w:rPr>
        <w:t>הורה[</w:t>
      </w:r>
      <w:r w:rsidR="00CC7DF1">
        <w:rPr>
          <w:rFonts w:hint="cs"/>
          <w:rtl/>
        </w:rPr>
        <w:t>הורה</w:t>
      </w:r>
      <w:r w:rsidR="00293FD3">
        <w:rPr>
          <w:rFonts w:hint="cs"/>
          <w:rtl/>
        </w:rPr>
        <w:t xml:space="preserve"> </w:t>
      </w:r>
      <w:r w:rsidR="00BE438E">
        <w:rPr>
          <w:rFonts w:hint="cs"/>
          <w:rtl/>
        </w:rPr>
        <w:t xml:space="preserve">סימן] </w:t>
      </w:r>
      <w:r w:rsidR="00293FD3">
        <w:rPr>
          <w:rFonts w:hint="cs"/>
          <w:rtl/>
        </w:rPr>
        <w:t>למארק כש</w:t>
      </w:r>
      <w:r w:rsidR="00812855">
        <w:rPr>
          <w:rFonts w:hint="cs"/>
          <w:rtl/>
        </w:rPr>
        <w:t>נ</w:t>
      </w:r>
      <w:r w:rsidR="00293FD3">
        <w:rPr>
          <w:rFonts w:hint="cs"/>
          <w:rtl/>
        </w:rPr>
        <w:t>תייגע</w:t>
      </w:r>
      <w:r w:rsidR="00293FD3" w:rsidRPr="0041663C">
        <w:rPr>
          <w:rFonts w:hint="cs"/>
          <w:rtl/>
        </w:rPr>
        <w:t xml:space="preserve"> מ</w:t>
      </w:r>
      <w:r w:rsidR="00293FD3">
        <w:rPr>
          <w:rFonts w:hint="cs"/>
          <w:rtl/>
        </w:rPr>
        <w:t xml:space="preserve">סיפוק דרישותיה </w:t>
      </w:r>
      <w:r w:rsidR="001764F4" w:rsidRPr="001764F4">
        <w:rPr>
          <w:rFonts w:cs="Times New Roman"/>
          <w:rtl/>
        </w:rPr>
        <w:t>וזמזומיה</w:t>
      </w:r>
      <w:r w:rsidR="001764F4" w:rsidRPr="001764F4">
        <w:rPr>
          <w:rFonts w:cs="Times New Roman" w:hint="cs"/>
          <w:rtl/>
        </w:rPr>
        <w:t xml:space="preserve"> </w:t>
      </w:r>
      <w:r w:rsidR="00BE438E">
        <w:rPr>
          <w:rFonts w:hint="cs"/>
          <w:rtl/>
        </w:rPr>
        <w:t xml:space="preserve">של בת-גל. </w:t>
      </w:r>
      <w:r w:rsidR="00293FD3">
        <w:rPr>
          <w:rFonts w:hint="cs"/>
          <w:rtl/>
        </w:rPr>
        <w:t xml:space="preserve">[להשביע </w:t>
      </w:r>
      <w:r w:rsidR="00AE2EEB">
        <w:rPr>
          <w:rFonts w:hint="cs"/>
          <w:rtl/>
        </w:rPr>
        <w:t xml:space="preserve">שפעת </w:t>
      </w:r>
      <w:r w:rsidR="00293FD3">
        <w:rPr>
          <w:rFonts w:hint="cs"/>
          <w:rtl/>
        </w:rPr>
        <w:t xml:space="preserve">נחילי דרישותיה </w:t>
      </w:r>
      <w:r w:rsidR="00293FD3" w:rsidRPr="0041663C">
        <w:t>cater to her every need</w:t>
      </w:r>
      <w:r w:rsidR="00293FD3">
        <w:rPr>
          <w:rFonts w:hint="cs"/>
          <w:rtl/>
        </w:rPr>
        <w:t>]</w:t>
      </w:r>
      <w:r w:rsidR="00293FD3" w:rsidRPr="0041663C">
        <w:rPr>
          <w:rFonts w:hint="cs"/>
          <w:rtl/>
        </w:rPr>
        <w:t xml:space="preserve"> </w:t>
      </w:r>
      <w:r>
        <w:rPr>
          <w:rFonts w:hint="cs"/>
          <w:rtl/>
        </w:rPr>
        <w:t>"</w:t>
      </w:r>
      <w:r w:rsidR="00293FD3" w:rsidRPr="0041663C">
        <w:rPr>
          <w:rFonts w:hint="cs"/>
          <w:rtl/>
        </w:rPr>
        <w:t>על הרגליים</w:t>
      </w:r>
      <w:r w:rsidR="00B42ED0">
        <w:rPr>
          <w:rFonts w:hint="cs"/>
          <w:rtl/>
        </w:rPr>
        <w:t>!</w:t>
      </w:r>
      <w:r w:rsidR="00293FD3" w:rsidRPr="0041663C">
        <w:rPr>
          <w:rFonts w:hint="cs"/>
          <w:rtl/>
        </w:rPr>
        <w:t xml:space="preserve"> אחרת אני אבעט בך בעיטת רפאים.</w:t>
      </w:r>
      <w:r>
        <w:rPr>
          <w:rFonts w:hint="cs"/>
          <w:rtl/>
        </w:rPr>
        <w:t>"</w:t>
      </w:r>
    </w:p>
    <w:p w14:paraId="427D9360" w14:textId="0ACD910E" w:rsidR="00293FD3" w:rsidRPr="0041663C" w:rsidRDefault="00CC7DF1" w:rsidP="00293FD3">
      <w:pPr>
        <w:rPr>
          <w:rtl/>
        </w:rPr>
      </w:pPr>
      <w:r>
        <w:rPr>
          <w:rFonts w:hint="cs"/>
          <w:rtl/>
        </w:rPr>
        <w:t>אבל במקום זה, מארק ב</w:t>
      </w:r>
      <w:r w:rsidR="00293FD3" w:rsidRPr="0041663C">
        <w:rPr>
          <w:rFonts w:hint="cs"/>
          <w:rtl/>
        </w:rPr>
        <w:t>עט בו בעיטה חזקה וממשית</w:t>
      </w:r>
      <w:r w:rsidR="00352290">
        <w:rPr>
          <w:rFonts w:hint="cs"/>
          <w:rtl/>
        </w:rPr>
        <w:t xml:space="preserve"> מאוד.</w:t>
      </w:r>
      <w:r w:rsidR="00293FD3" w:rsidRPr="0041663C">
        <w:rPr>
          <w:rFonts w:hint="cs"/>
          <w:rtl/>
        </w:rPr>
        <w:t xml:space="preserve"> </w:t>
      </w:r>
    </w:p>
    <w:p w14:paraId="668B9FBE" w14:textId="161DF8B6" w:rsidR="00293FD3" w:rsidRPr="0041663C" w:rsidRDefault="00293FD3" w:rsidP="00293FD3">
      <w:pPr>
        <w:rPr>
          <w:rtl/>
        </w:rPr>
      </w:pPr>
      <w:r w:rsidRPr="0041663C">
        <w:rPr>
          <w:rFonts w:hint="cs"/>
          <w:rtl/>
        </w:rPr>
        <w:t>"או! אני אפליץ עליך פלוץ רפ</w:t>
      </w:r>
      <w:r w:rsidR="00CC7DF1">
        <w:rPr>
          <w:rFonts w:hint="cs"/>
          <w:rtl/>
        </w:rPr>
        <w:t>אים," אלכס ש</w:t>
      </w:r>
      <w:r w:rsidRPr="0041663C">
        <w:rPr>
          <w:rFonts w:hint="cs"/>
          <w:rtl/>
        </w:rPr>
        <w:t>לף מ</w:t>
      </w:r>
      <w:r w:rsidR="009E4E9D">
        <w:rPr>
          <w:rFonts w:hint="cs"/>
          <w:rtl/>
        </w:rPr>
        <w:t>כיסו ה</w:t>
      </w:r>
      <w:r w:rsidRPr="0041663C">
        <w:rPr>
          <w:rFonts w:hint="cs"/>
          <w:rtl/>
        </w:rPr>
        <w:t xml:space="preserve">אחורי טול </w:t>
      </w:r>
      <w:r w:rsidR="000A479E">
        <w:rPr>
          <w:rFonts w:hint="cs"/>
          <w:rtl/>
        </w:rPr>
        <w:t>לבן</w:t>
      </w:r>
      <w:r w:rsidRPr="0041663C">
        <w:rPr>
          <w:rFonts w:hint="cs"/>
          <w:rtl/>
        </w:rPr>
        <w:t xml:space="preserve"> ארוך</w:t>
      </w:r>
      <w:r w:rsidR="001764F4">
        <w:rPr>
          <w:rFonts w:hint="cs"/>
          <w:rtl/>
        </w:rPr>
        <w:t>-</w:t>
      </w:r>
      <w:r w:rsidRPr="0041663C">
        <w:rPr>
          <w:rFonts w:hint="cs"/>
          <w:rtl/>
        </w:rPr>
        <w:t>ארוך.</w:t>
      </w:r>
    </w:p>
    <w:p w14:paraId="554B465A" w14:textId="1B7B4F34" w:rsidR="00293FD3" w:rsidRDefault="00293FD3" w:rsidP="00293FD3">
      <w:pPr>
        <w:rPr>
          <w:rtl/>
        </w:rPr>
      </w:pPr>
      <w:r w:rsidRPr="0041663C">
        <w:rPr>
          <w:rFonts w:hint="cs"/>
          <w:rtl/>
        </w:rPr>
        <w:t>הוא ממש כהרגלו</w:t>
      </w:r>
      <w:r w:rsidR="00323D31">
        <w:rPr>
          <w:rFonts w:hint="cs"/>
          <w:rtl/>
        </w:rPr>
        <w:t>,</w:t>
      </w:r>
      <w:r w:rsidRPr="0041663C">
        <w:rPr>
          <w:rFonts w:hint="cs"/>
          <w:rtl/>
        </w:rPr>
        <w:t xml:space="preserve"> אלכס</w:t>
      </w:r>
      <w:r w:rsidR="00987B44">
        <w:rPr>
          <w:rFonts w:hint="cs"/>
          <w:rtl/>
        </w:rPr>
        <w:t xml:space="preserve"> זה</w:t>
      </w:r>
      <w:r w:rsidRPr="0041663C">
        <w:rPr>
          <w:rFonts w:hint="cs"/>
          <w:rtl/>
        </w:rPr>
        <w:t xml:space="preserve">, </w:t>
      </w:r>
      <w:r w:rsidR="00E231A2">
        <w:rPr>
          <w:rFonts w:hint="cs"/>
          <w:rtl/>
        </w:rPr>
        <w:t>[</w:t>
      </w:r>
      <w:r w:rsidRPr="0041663C">
        <w:rPr>
          <w:rFonts w:hint="cs"/>
          <w:rtl/>
        </w:rPr>
        <w:t xml:space="preserve">אותו טמבל </w:t>
      </w:r>
      <w:r w:rsidR="00CC7DF1">
        <w:rPr>
          <w:rFonts w:hint="cs"/>
          <w:rtl/>
        </w:rPr>
        <w:t xml:space="preserve">אווילי </w:t>
      </w:r>
      <w:r w:rsidRPr="0041663C">
        <w:rPr>
          <w:rFonts w:hint="cs"/>
          <w:rtl/>
        </w:rPr>
        <w:t>בעל נוכחות פיזית זניחה</w:t>
      </w:r>
      <w:r>
        <w:rPr>
          <w:rFonts w:hint="cs"/>
          <w:rtl/>
        </w:rPr>
        <w:t>,</w:t>
      </w:r>
      <w:r w:rsidRPr="0041663C">
        <w:rPr>
          <w:rFonts w:hint="cs"/>
          <w:rtl/>
        </w:rPr>
        <w:t xml:space="preserve"> </w:t>
      </w:r>
      <w:r w:rsidRPr="0041663C">
        <w:t>negligible</w:t>
      </w:r>
      <w:r w:rsidRPr="0041663C">
        <w:rPr>
          <w:rFonts w:hint="cs"/>
          <w:rtl/>
        </w:rPr>
        <w:t>]</w:t>
      </w:r>
      <w:r w:rsidR="000F0F6C">
        <w:rPr>
          <w:rFonts w:hint="cs"/>
          <w:rtl/>
        </w:rPr>
        <w:t>,</w:t>
      </w:r>
      <w:r>
        <w:rPr>
          <w:rFonts w:hint="cs"/>
          <w:rtl/>
        </w:rPr>
        <w:t xml:space="preserve"> </w:t>
      </w:r>
      <w:r w:rsidR="00CC7DF1">
        <w:rPr>
          <w:rFonts w:hint="cs"/>
          <w:rtl/>
        </w:rPr>
        <w:t>מאותן</w:t>
      </w:r>
      <w:r w:rsidRPr="0041663C">
        <w:rPr>
          <w:rFonts w:hint="cs"/>
          <w:rtl/>
        </w:rPr>
        <w:t xml:space="preserve"> </w:t>
      </w:r>
      <w:r w:rsidR="00CC7DF1">
        <w:rPr>
          <w:rFonts w:hint="cs"/>
          <w:rtl/>
        </w:rPr>
        <w:t>בריות</w:t>
      </w:r>
      <w:r w:rsidRPr="0041663C">
        <w:rPr>
          <w:rFonts w:hint="cs"/>
          <w:rtl/>
        </w:rPr>
        <w:t xml:space="preserve"> </w:t>
      </w:r>
      <w:r w:rsidR="00BD54A8" w:rsidRPr="00BD54A8">
        <w:rPr>
          <w:rFonts w:cs="Times New Roman"/>
          <w:rtl/>
        </w:rPr>
        <w:t xml:space="preserve">זניחות </w:t>
      </w:r>
      <w:r w:rsidRPr="0041663C">
        <w:rPr>
          <w:rFonts w:hint="cs"/>
          <w:rtl/>
        </w:rPr>
        <w:t>שתפקיד</w:t>
      </w:r>
      <w:r w:rsidR="00CC7DF1">
        <w:rPr>
          <w:rFonts w:hint="cs"/>
          <w:rtl/>
        </w:rPr>
        <w:t>ן</w:t>
      </w:r>
      <w:r w:rsidRPr="0041663C">
        <w:rPr>
          <w:rFonts w:hint="cs"/>
          <w:rtl/>
        </w:rPr>
        <w:t xml:space="preserve"> </w:t>
      </w:r>
      <w:r w:rsidR="00B42ED0">
        <w:rPr>
          <w:rFonts w:hint="cs"/>
          <w:rtl/>
        </w:rPr>
        <w:t>ה</w:t>
      </w:r>
      <w:r w:rsidRPr="0041663C">
        <w:rPr>
          <w:rFonts w:hint="cs"/>
          <w:rtl/>
        </w:rPr>
        <w:t>תמצה בטיפול במארק ו</w:t>
      </w:r>
      <w:r w:rsidR="00CC7DF1">
        <w:rPr>
          <w:rFonts w:hint="cs"/>
          <w:rtl/>
        </w:rPr>
        <w:t>ב</w:t>
      </w:r>
      <w:r w:rsidRPr="0041663C">
        <w:rPr>
          <w:rFonts w:hint="cs"/>
          <w:rtl/>
        </w:rPr>
        <w:t xml:space="preserve">השגחה עליו, </w:t>
      </w:r>
      <w:r>
        <w:rPr>
          <w:rFonts w:hint="cs"/>
          <w:rtl/>
        </w:rPr>
        <w:t>[</w:t>
      </w:r>
      <w:r w:rsidRPr="0041663C">
        <w:rPr>
          <w:rFonts w:hint="cs"/>
          <w:rtl/>
        </w:rPr>
        <w:t xml:space="preserve">התעניינות בכל פרטי חייו והגנה עליו </w:t>
      </w:r>
      <w:r>
        <w:rPr>
          <w:rtl/>
        </w:rPr>
        <w:t>–</w:t>
      </w:r>
      <w:r>
        <w:rPr>
          <w:rFonts w:hint="cs"/>
          <w:rtl/>
        </w:rPr>
        <w:t xml:space="preserve"> אני מתקשה להסביר]</w:t>
      </w:r>
      <w:r w:rsidRPr="0041663C">
        <w:rPr>
          <w:rFonts w:hint="cs"/>
          <w:rtl/>
        </w:rPr>
        <w:t xml:space="preserve"> </w:t>
      </w:r>
      <w:r w:rsidR="00E05E18">
        <w:rPr>
          <w:rFonts w:hint="cs"/>
          <w:rtl/>
        </w:rPr>
        <w:t xml:space="preserve">אך </w:t>
      </w:r>
      <w:r w:rsidR="00CC7DF1" w:rsidRPr="0041663C">
        <w:rPr>
          <w:rFonts w:hint="cs"/>
          <w:rtl/>
        </w:rPr>
        <w:t>מאז ש</w:t>
      </w:r>
      <w:r w:rsidR="00B25273">
        <w:rPr>
          <w:rFonts w:hint="cs"/>
          <w:rtl/>
        </w:rPr>
        <w:t>ה</w:t>
      </w:r>
      <w:r w:rsidR="00CC7DF1" w:rsidRPr="0041663C">
        <w:rPr>
          <w:rFonts w:hint="cs"/>
          <w:rtl/>
        </w:rPr>
        <w:t xml:space="preserve">חל לצאת עם יסמין (לא </w:t>
      </w:r>
      <w:r w:rsidR="00C661D5">
        <w:rPr>
          <w:rFonts w:hint="cs"/>
          <w:rtl/>
        </w:rPr>
        <w:t>בדיוק</w:t>
      </w:r>
      <w:r w:rsidR="00C661D5" w:rsidRPr="0041663C">
        <w:rPr>
          <w:rFonts w:hint="cs"/>
          <w:rtl/>
        </w:rPr>
        <w:t xml:space="preserve"> </w:t>
      </w:r>
      <w:r w:rsidR="00CC7DF1" w:rsidRPr="0041663C">
        <w:rPr>
          <w:rFonts w:hint="cs"/>
          <w:rtl/>
        </w:rPr>
        <w:t xml:space="preserve">לצאת, בעיקר להסתגר בחדר שלו, מדי פעם הם </w:t>
      </w:r>
      <w:r w:rsidR="002A34BB">
        <w:rPr>
          <w:rFonts w:hint="cs"/>
          <w:rtl/>
        </w:rPr>
        <w:t>מבליח</w:t>
      </w:r>
      <w:r w:rsidR="00CC7DF1" w:rsidRPr="0041663C">
        <w:rPr>
          <w:rFonts w:hint="cs"/>
          <w:rtl/>
        </w:rPr>
        <w:t>ים משם מצחקקים ומתנוצצים</w:t>
      </w:r>
      <w:r w:rsidR="00CC7DF1">
        <w:rPr>
          <w:rFonts w:hint="cs"/>
          <w:rtl/>
        </w:rPr>
        <w:t xml:space="preserve"> </w:t>
      </w:r>
      <w:r w:rsidR="00040030">
        <w:rPr>
          <w:rFonts w:hint="cs"/>
          <w:rtl/>
        </w:rPr>
        <w:t xml:space="preserve">[מזדהרים] </w:t>
      </w:r>
      <w:r w:rsidR="00CC7DF1">
        <w:rPr>
          <w:rFonts w:hint="cs"/>
          <w:rtl/>
        </w:rPr>
        <w:t>ומסתגרים בחדר ה</w:t>
      </w:r>
      <w:r w:rsidR="00EE0A6E">
        <w:rPr>
          <w:rFonts w:hint="cs"/>
          <w:rtl/>
        </w:rPr>
        <w:t xml:space="preserve">אמבטיה), </w:t>
      </w:r>
      <w:r w:rsidR="00E05E18">
        <w:rPr>
          <w:rFonts w:hint="cs"/>
          <w:rtl/>
        </w:rPr>
        <w:t>[</w:t>
      </w:r>
      <w:r w:rsidR="00EE0A6E">
        <w:rPr>
          <w:rFonts w:hint="cs"/>
          <w:rtl/>
        </w:rPr>
        <w:t>הוא</w:t>
      </w:r>
      <w:r w:rsidR="00CC7DF1">
        <w:rPr>
          <w:rFonts w:hint="cs"/>
          <w:rtl/>
        </w:rPr>
        <w:t xml:space="preserve"> </w:t>
      </w:r>
      <w:bookmarkStart w:id="381" w:name="_Hlk10974475"/>
      <w:r w:rsidR="00CC7DF1">
        <w:rPr>
          <w:rFonts w:hint="cs"/>
          <w:rtl/>
        </w:rPr>
        <w:t>ממשיך להתנהג בבית באותה רוח</w:t>
      </w:r>
      <w:r w:rsidR="001D18E7">
        <w:rPr>
          <w:rFonts w:hint="cs"/>
          <w:rtl/>
        </w:rPr>
        <w:t>-</w:t>
      </w:r>
      <w:r w:rsidR="00CC7DF1">
        <w:rPr>
          <w:rFonts w:hint="cs"/>
          <w:rtl/>
        </w:rPr>
        <w:t>שטות רגילה שלו</w:t>
      </w:r>
      <w:bookmarkEnd w:id="381"/>
      <w:r w:rsidR="00CC7DF1">
        <w:rPr>
          <w:rFonts w:hint="cs"/>
          <w:rtl/>
        </w:rPr>
        <w:t>, אבל מעתה</w:t>
      </w:r>
      <w:r w:rsidR="00E05E18">
        <w:rPr>
          <w:rFonts w:hint="cs"/>
          <w:rtl/>
        </w:rPr>
        <w:t>]</w:t>
      </w:r>
      <w:r w:rsidR="00CC7DF1">
        <w:rPr>
          <w:rFonts w:hint="cs"/>
          <w:rtl/>
        </w:rPr>
        <w:t xml:space="preserve"> נוגהת</w:t>
      </w:r>
      <w:r w:rsidR="00C661D5" w:rsidRPr="00C661D5">
        <w:rPr>
          <w:rFonts w:hint="cs"/>
          <w:rtl/>
        </w:rPr>
        <w:t xml:space="preserve"> </w:t>
      </w:r>
      <w:r w:rsidR="00C661D5">
        <w:rPr>
          <w:rFonts w:hint="cs"/>
          <w:rtl/>
        </w:rPr>
        <w:t>סביבו</w:t>
      </w:r>
      <w:r w:rsidR="00CC7DF1">
        <w:rPr>
          <w:rFonts w:hint="cs"/>
          <w:rtl/>
        </w:rPr>
        <w:t xml:space="preserve"> הילה</w:t>
      </w:r>
      <w:r w:rsidR="00E05E18">
        <w:rPr>
          <w:rFonts w:hint="cs"/>
          <w:rtl/>
        </w:rPr>
        <w:t>.</w:t>
      </w:r>
      <w:r w:rsidR="00CC7DF1">
        <w:rPr>
          <w:rFonts w:hint="cs"/>
          <w:rtl/>
        </w:rPr>
        <w:t xml:space="preserve"> </w:t>
      </w:r>
      <w:r w:rsidR="00E05E18">
        <w:rPr>
          <w:rFonts w:hint="cs"/>
          <w:rtl/>
        </w:rPr>
        <w:t>הוא</w:t>
      </w:r>
      <w:r w:rsidR="00CC7DF1">
        <w:rPr>
          <w:rFonts w:hint="cs"/>
          <w:rtl/>
        </w:rPr>
        <w:t xml:space="preserve"> זה שהוענקה לו יסמין, זאת</w:t>
      </w:r>
      <w:r w:rsidRPr="0041663C">
        <w:rPr>
          <w:rFonts w:hint="cs"/>
          <w:rtl/>
        </w:rPr>
        <w:t xml:space="preserve"> שמא</w:t>
      </w:r>
      <w:r>
        <w:rPr>
          <w:rFonts w:hint="cs"/>
          <w:rtl/>
        </w:rPr>
        <w:t>רק היה מוותר עבור</w:t>
      </w:r>
      <w:r w:rsidR="00CC7DF1">
        <w:rPr>
          <w:rFonts w:hint="cs"/>
          <w:rtl/>
        </w:rPr>
        <w:t>ה</w:t>
      </w:r>
      <w:r>
        <w:rPr>
          <w:rFonts w:hint="cs"/>
          <w:rtl/>
        </w:rPr>
        <w:t xml:space="preserve"> (זה קשה</w:t>
      </w:r>
      <w:r w:rsidR="00C90C6C">
        <w:rPr>
          <w:rFonts w:hint="cs"/>
          <w:rtl/>
        </w:rPr>
        <w:t xml:space="preserve"> מאוד </w:t>
      </w:r>
      <w:r>
        <w:rPr>
          <w:rFonts w:hint="cs"/>
          <w:rtl/>
        </w:rPr>
        <w:t xml:space="preserve">כי הוא זקוק לריכוז שלו, למחשבתו הבהירה, המהירה, </w:t>
      </w:r>
      <w:r w:rsidR="00EE0A6E">
        <w:rPr>
          <w:rFonts w:hint="cs"/>
          <w:rtl/>
        </w:rPr>
        <w:t xml:space="preserve">לרצינות שלו! </w:t>
      </w:r>
      <w:r>
        <w:rPr>
          <w:rFonts w:hint="cs"/>
          <w:rtl/>
        </w:rPr>
        <w:t>אבל כבר גמר אומר בליבו</w:t>
      </w:r>
      <w:r w:rsidRPr="0041663C">
        <w:rPr>
          <w:rFonts w:hint="cs"/>
          <w:rtl/>
        </w:rPr>
        <w:t xml:space="preserve">) על </w:t>
      </w:r>
      <w:r w:rsidR="00EE0A6E">
        <w:rPr>
          <w:rFonts w:hint="cs"/>
          <w:rtl/>
        </w:rPr>
        <w:t>הכ</w:t>
      </w:r>
      <w:r w:rsidR="00E231A2">
        <w:rPr>
          <w:rFonts w:hint="cs"/>
          <w:rtl/>
        </w:rPr>
        <w:t>ו</w:t>
      </w:r>
      <w:r w:rsidR="00EE0A6E">
        <w:rPr>
          <w:rFonts w:hint="cs"/>
          <w:rtl/>
        </w:rPr>
        <w:t>ל</w:t>
      </w:r>
      <w:r w:rsidRPr="0041663C">
        <w:rPr>
          <w:rFonts w:hint="cs"/>
          <w:rtl/>
        </w:rPr>
        <w:t xml:space="preserve"> [על הריכוז שלו, על הרצינות שלו].</w:t>
      </w:r>
    </w:p>
    <w:p w14:paraId="3CD28162" w14:textId="77777777" w:rsidR="00812855" w:rsidRDefault="00812855" w:rsidP="00293FD3">
      <w:pPr>
        <w:rPr>
          <w:rtl/>
        </w:rPr>
      </w:pPr>
    </w:p>
    <w:p w14:paraId="43D6CB6E" w14:textId="4016D6C3" w:rsidR="0047223E" w:rsidRPr="0044357B" w:rsidRDefault="00D91621" w:rsidP="00D14A18">
      <w:pPr>
        <w:pStyle w:val="Heading2"/>
        <w:rPr>
          <w:rtl/>
        </w:rPr>
      </w:pPr>
      <w:bookmarkStart w:id="382" w:name="_Toc408762853"/>
      <w:bookmarkEnd w:id="376"/>
      <w:bookmarkEnd w:id="377"/>
      <w:bookmarkEnd w:id="378"/>
      <w:r>
        <w:rPr>
          <w:rFonts w:hint="cs"/>
          <w:rtl/>
        </w:rPr>
        <w:t>ה</w:t>
      </w:r>
      <w:r w:rsidR="00152650">
        <w:rPr>
          <w:rFonts w:hint="cs"/>
          <w:rtl/>
        </w:rPr>
        <w:t>כוונ</w:t>
      </w:r>
      <w:r>
        <w:rPr>
          <w:rFonts w:hint="cs"/>
          <w:rtl/>
        </w:rPr>
        <w:t>ת הורים מומלצת</w:t>
      </w:r>
      <w:bookmarkEnd w:id="382"/>
      <w:r w:rsidR="00D471AE">
        <w:rPr>
          <w:rFonts w:hint="cs"/>
          <w:rtl/>
        </w:rPr>
        <w:t xml:space="preserve"> [קטקה בת 12]</w:t>
      </w:r>
    </w:p>
    <w:p w14:paraId="2247018C" w14:textId="1F74E09A" w:rsidR="004627AB" w:rsidRDefault="00EE0A6E" w:rsidP="00835DE5">
      <w:pPr>
        <w:rPr>
          <w:rtl/>
        </w:rPr>
      </w:pPr>
      <w:r>
        <w:rPr>
          <w:rtl/>
        </w:rPr>
        <w:t>כשארקדי חזר מקופת</w:t>
      </w:r>
      <w:r>
        <w:rPr>
          <w:rFonts w:hint="cs"/>
          <w:rtl/>
        </w:rPr>
        <w:t>-</w:t>
      </w:r>
      <w:r w:rsidR="00304660">
        <w:rPr>
          <w:rFonts w:hint="cs"/>
          <w:rtl/>
        </w:rPr>
        <w:t>ה</w:t>
      </w:r>
      <w:r w:rsidR="004627AB" w:rsidRPr="00CD067C">
        <w:rPr>
          <w:rtl/>
        </w:rPr>
        <w:t>חולים</w:t>
      </w:r>
      <w:bookmarkStart w:id="383" w:name="_Hlk502351671"/>
      <w:r w:rsidR="00812855">
        <w:rPr>
          <w:rFonts w:hint="cs"/>
          <w:rtl/>
        </w:rPr>
        <w:t>,</w:t>
      </w:r>
      <w:r w:rsidR="00821BBF">
        <w:rPr>
          <w:rFonts w:hint="cs"/>
          <w:rtl/>
        </w:rPr>
        <w:t xml:space="preserve"> </w:t>
      </w:r>
      <w:r w:rsidR="00821BBF" w:rsidRPr="00A90CDC">
        <w:rPr>
          <w:rtl/>
        </w:rPr>
        <w:t xml:space="preserve">אימו </w:t>
      </w:r>
      <w:r w:rsidR="00575586" w:rsidRPr="00A90CDC">
        <w:rPr>
          <w:rFonts w:hint="eastAsia"/>
          <w:rtl/>
        </w:rPr>
        <w:t>החורגת</w:t>
      </w:r>
      <w:r w:rsidR="00575586" w:rsidRPr="00A90CDC">
        <w:rPr>
          <w:rtl/>
        </w:rPr>
        <w:t xml:space="preserve"> </w:t>
      </w:r>
      <w:r w:rsidR="00821BBF" w:rsidRPr="00A90CDC">
        <w:rPr>
          <w:rFonts w:hint="eastAsia"/>
          <w:rtl/>
        </w:rPr>
        <w:t>הלעיטה</w:t>
      </w:r>
      <w:r w:rsidR="00821BBF" w:rsidRPr="00A90CDC">
        <w:rPr>
          <w:rtl/>
        </w:rPr>
        <w:t xml:space="preserve"> אותו ב</w:t>
      </w:r>
      <w:r w:rsidR="00821BBF" w:rsidRPr="00A90CDC">
        <w:rPr>
          <w:rFonts w:hint="eastAsia"/>
          <w:rtl/>
        </w:rPr>
        <w:t>חזרת</w:t>
      </w:r>
      <w:r w:rsidR="00821BBF" w:rsidRPr="00A90CDC">
        <w:rPr>
          <w:rtl/>
        </w:rPr>
        <w:t xml:space="preserve"> </w:t>
      </w:r>
      <w:r w:rsidR="00821BBF" w:rsidRPr="00A90CDC">
        <w:rPr>
          <w:rFonts w:hint="eastAsia"/>
          <w:rtl/>
        </w:rPr>
        <w:t>קצוצה</w:t>
      </w:r>
      <w:r w:rsidR="00BD54A8">
        <w:rPr>
          <w:rFonts w:hint="cs"/>
          <w:rtl/>
        </w:rPr>
        <w:t>,</w:t>
      </w:r>
      <w:r w:rsidR="00821BBF" w:rsidRPr="00A90CDC">
        <w:rPr>
          <w:rtl/>
        </w:rPr>
        <w:t xml:space="preserve"> </w:t>
      </w:r>
      <w:r w:rsidR="00821BBF" w:rsidRPr="00A90CDC">
        <w:rPr>
          <w:rFonts w:hint="eastAsia"/>
          <w:rtl/>
        </w:rPr>
        <w:t>גדשה</w:t>
      </w:r>
      <w:r w:rsidR="00821BBF" w:rsidRPr="00A90CDC">
        <w:rPr>
          <w:rtl/>
        </w:rPr>
        <w:t xml:space="preserve"> </w:t>
      </w:r>
      <w:r w:rsidR="00821BBF" w:rsidRPr="00A90CDC">
        <w:rPr>
          <w:rFonts w:hint="eastAsia"/>
          <w:rtl/>
        </w:rPr>
        <w:t>את</w:t>
      </w:r>
      <w:r w:rsidR="00821BBF" w:rsidRPr="00A90CDC">
        <w:rPr>
          <w:rtl/>
        </w:rPr>
        <w:t xml:space="preserve"> </w:t>
      </w:r>
      <w:r w:rsidR="00821BBF" w:rsidRPr="00A90CDC">
        <w:rPr>
          <w:rFonts w:hint="eastAsia"/>
          <w:rtl/>
        </w:rPr>
        <w:t>גרביו</w:t>
      </w:r>
      <w:r w:rsidR="00821BBF" w:rsidRPr="00A90CDC">
        <w:rPr>
          <w:rtl/>
        </w:rPr>
        <w:t xml:space="preserve"> </w:t>
      </w:r>
      <w:r w:rsidR="00821BBF" w:rsidRPr="00A90CDC">
        <w:rPr>
          <w:rFonts w:hint="eastAsia"/>
          <w:rtl/>
        </w:rPr>
        <w:t>באבקת</w:t>
      </w:r>
      <w:r w:rsidR="00821BBF" w:rsidRPr="00A90CDC">
        <w:rPr>
          <w:rtl/>
        </w:rPr>
        <w:t xml:space="preserve"> </w:t>
      </w:r>
      <w:r w:rsidR="00821BBF" w:rsidRPr="00A90CDC">
        <w:rPr>
          <w:rFonts w:hint="eastAsia"/>
          <w:rtl/>
        </w:rPr>
        <w:t>חרדל</w:t>
      </w:r>
      <w:r w:rsidR="00BD54A8">
        <w:rPr>
          <w:rFonts w:hint="cs"/>
          <w:rtl/>
        </w:rPr>
        <w:t xml:space="preserve"> </w:t>
      </w:r>
      <w:r w:rsidR="00776538">
        <w:rPr>
          <w:rFonts w:hint="cs"/>
          <w:rtl/>
        </w:rPr>
        <w:t>[</w:t>
      </w:r>
      <w:r w:rsidR="00821BBF" w:rsidRPr="00A90CDC">
        <w:rPr>
          <w:rFonts w:hint="eastAsia"/>
          <w:rtl/>
        </w:rPr>
        <w:t>כי</w:t>
      </w:r>
      <w:r w:rsidR="00821BBF" w:rsidRPr="00A90CDC">
        <w:rPr>
          <w:rtl/>
        </w:rPr>
        <w:t xml:space="preserve"> </w:t>
      </w:r>
      <w:r w:rsidR="00821BBF" w:rsidRPr="00A90CDC">
        <w:rPr>
          <w:rFonts w:hint="eastAsia"/>
          <w:rtl/>
        </w:rPr>
        <w:t>סרב</w:t>
      </w:r>
      <w:r w:rsidR="00821BBF" w:rsidRPr="00A90CDC">
        <w:rPr>
          <w:rtl/>
        </w:rPr>
        <w:t xml:space="preserve"> </w:t>
      </w:r>
      <w:r w:rsidR="00821BBF" w:rsidRPr="00A90CDC">
        <w:rPr>
          <w:rFonts w:hint="eastAsia"/>
          <w:rtl/>
        </w:rPr>
        <w:t>ל</w:t>
      </w:r>
      <w:r w:rsidR="00575586" w:rsidRPr="00A90CDC">
        <w:rPr>
          <w:rFonts w:hint="eastAsia"/>
          <w:rtl/>
        </w:rPr>
        <w:t>השרות</w:t>
      </w:r>
      <w:r w:rsidR="00575586" w:rsidRPr="00A90CDC">
        <w:rPr>
          <w:rtl/>
        </w:rPr>
        <w:t xml:space="preserve"> </w:t>
      </w:r>
      <w:r w:rsidR="00575586" w:rsidRPr="00A90CDC">
        <w:rPr>
          <w:rFonts w:hint="eastAsia"/>
          <w:rtl/>
        </w:rPr>
        <w:t>את</w:t>
      </w:r>
      <w:r w:rsidR="00575586" w:rsidRPr="00A90CDC">
        <w:rPr>
          <w:rtl/>
        </w:rPr>
        <w:t xml:space="preserve"> </w:t>
      </w:r>
      <w:r w:rsidR="00575586" w:rsidRPr="00A90CDC">
        <w:rPr>
          <w:rFonts w:hint="eastAsia"/>
          <w:rtl/>
        </w:rPr>
        <w:t>רגליו</w:t>
      </w:r>
      <w:r w:rsidR="00575586" w:rsidRPr="00A90CDC">
        <w:rPr>
          <w:rtl/>
        </w:rPr>
        <w:t xml:space="preserve"> </w:t>
      </w:r>
      <w:r w:rsidR="00575586" w:rsidRPr="00A90CDC">
        <w:rPr>
          <w:rFonts w:hint="eastAsia"/>
          <w:rtl/>
        </w:rPr>
        <w:t>ב</w:t>
      </w:r>
      <w:r w:rsidR="00821BBF" w:rsidRPr="00A90CDC">
        <w:rPr>
          <w:rFonts w:hint="eastAsia"/>
          <w:rtl/>
        </w:rPr>
        <w:t>אמבט</w:t>
      </w:r>
      <w:r w:rsidR="00821BBF">
        <w:rPr>
          <w:rFonts w:hint="cs"/>
          <w:rtl/>
        </w:rPr>
        <w:t xml:space="preserve"> </w:t>
      </w:r>
      <w:r w:rsidR="00B42ED0">
        <w:rPr>
          <w:rFonts w:hint="cs"/>
          <w:rtl/>
        </w:rPr>
        <w:t>משופע</w:t>
      </w:r>
      <w:r w:rsidR="00E75420">
        <w:rPr>
          <w:rFonts w:hint="cs"/>
          <w:rtl/>
        </w:rPr>
        <w:t xml:space="preserve">, </w:t>
      </w:r>
      <w:r w:rsidR="00821BBF">
        <w:rPr>
          <w:rFonts w:hint="cs"/>
          <w:rtl/>
        </w:rPr>
        <w:t>גדוש</w:t>
      </w:r>
      <w:r w:rsidR="00E75420">
        <w:rPr>
          <w:rFonts w:hint="cs"/>
          <w:rtl/>
        </w:rPr>
        <w:t xml:space="preserve">, רוחש, עשיר ב, </w:t>
      </w:r>
      <w:r w:rsidR="00422EA5">
        <w:rPr>
          <w:rFonts w:hint="cs"/>
          <w:rtl/>
        </w:rPr>
        <w:t xml:space="preserve">מרובה, </w:t>
      </w:r>
      <w:r w:rsidR="00422EA5" w:rsidRPr="00A90CDC">
        <w:rPr>
          <w:rFonts w:hint="eastAsia"/>
          <w:rtl/>
        </w:rPr>
        <w:t>רוחש</w:t>
      </w:r>
      <w:r w:rsidR="00422EA5" w:rsidRPr="00A90CDC">
        <w:rPr>
          <w:rtl/>
        </w:rPr>
        <w:t xml:space="preserve"> </w:t>
      </w:r>
      <w:r w:rsidR="00821BBF" w:rsidRPr="00A90CDC">
        <w:rPr>
          <w:rFonts w:hint="eastAsia"/>
          <w:rtl/>
        </w:rPr>
        <w:t>סגולות</w:t>
      </w:r>
      <w:r w:rsidR="00821BBF" w:rsidRPr="00A90CDC">
        <w:rPr>
          <w:rtl/>
        </w:rPr>
        <w:t xml:space="preserve"> צמחיות,</w:t>
      </w:r>
      <w:r w:rsidR="00776538">
        <w:rPr>
          <w:rFonts w:hint="cs"/>
          <w:rtl/>
        </w:rPr>
        <w:t>]</w:t>
      </w:r>
      <w:r w:rsidR="00821BBF" w:rsidRPr="00A90CDC">
        <w:rPr>
          <w:rtl/>
        </w:rPr>
        <w:t xml:space="preserve"> ומרחה </w:t>
      </w:r>
      <w:r w:rsidR="00B36302" w:rsidRPr="00B36302">
        <w:rPr>
          <w:rFonts w:cs="Times New Roman"/>
          <w:rtl/>
        </w:rPr>
        <w:t xml:space="preserve">על חזהו </w:t>
      </w:r>
      <w:r w:rsidR="00821BBF" w:rsidRPr="00A90CDC">
        <w:rPr>
          <w:rtl/>
        </w:rPr>
        <w:t xml:space="preserve">מעט משחה </w:t>
      </w:r>
      <w:r w:rsidR="00821BBF" w:rsidRPr="00A90CDC">
        <w:rPr>
          <w:rFonts w:hint="eastAsia"/>
          <w:rtl/>
        </w:rPr>
        <w:t>ויאטנמית</w:t>
      </w:r>
      <w:r w:rsidR="00821BBF" w:rsidRPr="00A90CDC">
        <w:rPr>
          <w:rtl/>
        </w:rPr>
        <w:t xml:space="preserve"> הנקראת זְוֶוזְדוֹצְ'קָה [ניקוד? </w:t>
      </w:r>
      <w:r w:rsidR="00821BBF" w:rsidRPr="00A90CDC">
        <w:t>Zvezdochka</w:t>
      </w:r>
      <w:r w:rsidR="00821BBF" w:rsidRPr="00A90CDC">
        <w:rPr>
          <w:rtl/>
        </w:rPr>
        <w:t xml:space="preserve">] </w:t>
      </w:r>
      <w:r w:rsidR="00821BBF" w:rsidRPr="00A90CDC">
        <w:rPr>
          <w:rFonts w:hint="eastAsia"/>
          <w:rtl/>
        </w:rPr>
        <w:t>לפתיחת</w:t>
      </w:r>
      <w:r w:rsidR="00821BBF" w:rsidRPr="00A90CDC">
        <w:rPr>
          <w:rtl/>
        </w:rPr>
        <w:t xml:space="preserve"> </w:t>
      </w:r>
      <w:r w:rsidR="00821BBF" w:rsidRPr="00A90CDC">
        <w:rPr>
          <w:rFonts w:hint="eastAsia"/>
          <w:rtl/>
        </w:rPr>
        <w:t>הסינוסים</w:t>
      </w:r>
      <w:bookmarkEnd w:id="383"/>
      <w:r w:rsidR="00812855">
        <w:rPr>
          <w:rFonts w:hint="cs"/>
          <w:rtl/>
        </w:rPr>
        <w:t>.</w:t>
      </w:r>
      <w:r w:rsidR="004627AB" w:rsidRPr="00CD067C">
        <w:rPr>
          <w:rtl/>
        </w:rPr>
        <w:t xml:space="preserve"> </w:t>
      </w:r>
      <w:r w:rsidR="00812855" w:rsidRPr="00812855">
        <w:rPr>
          <w:rFonts w:cs="Times New Roman"/>
          <w:rtl/>
        </w:rPr>
        <w:t>כשהניחה לו</w:t>
      </w:r>
      <w:r w:rsidR="00B36302" w:rsidRPr="00B36302">
        <w:rPr>
          <w:rFonts w:cs="Times New Roman"/>
          <w:rtl/>
        </w:rPr>
        <w:t xml:space="preserve"> </w:t>
      </w:r>
      <w:r w:rsidR="00B32D93">
        <w:rPr>
          <w:rFonts w:cs="Times New Roman" w:hint="cs"/>
          <w:rtl/>
        </w:rPr>
        <w:t>לב</w:t>
      </w:r>
      <w:r w:rsidR="0019741F">
        <w:rPr>
          <w:rFonts w:cs="Times New Roman"/>
          <w:rtl/>
        </w:rPr>
        <w:t>סוף</w:t>
      </w:r>
      <w:r w:rsidR="00812855">
        <w:rPr>
          <w:rFonts w:cs="Times New Roman" w:hint="cs"/>
          <w:rtl/>
        </w:rPr>
        <w:t>,</w:t>
      </w:r>
      <w:r w:rsidR="004627AB" w:rsidRPr="00CD067C">
        <w:rPr>
          <w:rtl/>
        </w:rPr>
        <w:t xml:space="preserve"> נשכב לבד במיט</w:t>
      </w:r>
      <w:r w:rsidR="00B50E90">
        <w:rPr>
          <w:rFonts w:hint="cs"/>
          <w:rtl/>
        </w:rPr>
        <w:t>תו</w:t>
      </w:r>
      <w:r w:rsidR="004627AB" w:rsidRPr="00CD067C">
        <w:rPr>
          <w:rtl/>
        </w:rPr>
        <w:t xml:space="preserve"> וחשב רק </w:t>
      </w:r>
      <w:r w:rsidR="004B2DE4">
        <w:rPr>
          <w:rtl/>
        </w:rPr>
        <w:t>על אדם אחד. מפרקיו כאבו בשל חו</w:t>
      </w:r>
      <w:r w:rsidR="004B2DE4">
        <w:rPr>
          <w:rFonts w:hint="cs"/>
          <w:rtl/>
        </w:rPr>
        <w:t>מו</w:t>
      </w:r>
      <w:r w:rsidR="004627AB" w:rsidRPr="00CD067C">
        <w:rPr>
          <w:rtl/>
        </w:rPr>
        <w:t xml:space="preserve"> הגבוה, </w:t>
      </w:r>
      <w:r w:rsidR="0097258F">
        <w:rPr>
          <w:rFonts w:hint="cs"/>
          <w:rtl/>
        </w:rPr>
        <w:t>ו</w:t>
      </w:r>
      <w:r w:rsidR="004627AB" w:rsidRPr="00CD067C">
        <w:rPr>
          <w:rtl/>
        </w:rPr>
        <w:t xml:space="preserve">מדי פעם נאנח, אבל </w:t>
      </w:r>
      <w:r w:rsidR="00956815">
        <w:rPr>
          <w:rFonts w:hint="cs"/>
          <w:rtl/>
        </w:rPr>
        <w:t xml:space="preserve">רק </w:t>
      </w:r>
      <w:r w:rsidR="004627AB" w:rsidRPr="00CD067C">
        <w:rPr>
          <w:rtl/>
        </w:rPr>
        <w:t xml:space="preserve">בשקט </w:t>
      </w:r>
      <w:r w:rsidR="000F0F6C">
        <w:rPr>
          <w:rFonts w:hint="cs"/>
          <w:rtl/>
        </w:rPr>
        <w:t>כדי</w:t>
      </w:r>
      <w:r w:rsidR="004627AB" w:rsidRPr="00CD067C">
        <w:rPr>
          <w:rtl/>
        </w:rPr>
        <w:t xml:space="preserve"> שאימו החורגת לא </w:t>
      </w:r>
      <w:r w:rsidR="00AD7FEF">
        <w:rPr>
          <w:rFonts w:hint="cs"/>
          <w:rtl/>
        </w:rPr>
        <w:t>תראה בכך</w:t>
      </w:r>
      <w:r w:rsidR="0097258F">
        <w:rPr>
          <w:rFonts w:hint="cs"/>
          <w:rtl/>
        </w:rPr>
        <w:t xml:space="preserve"> </w:t>
      </w:r>
      <w:r w:rsidR="00113A9F">
        <w:rPr>
          <w:rFonts w:hint="cs"/>
          <w:rtl/>
        </w:rPr>
        <w:t>אמתלה</w:t>
      </w:r>
      <w:r w:rsidR="00D764E8">
        <w:rPr>
          <w:rFonts w:hint="cs"/>
          <w:rtl/>
        </w:rPr>
        <w:t xml:space="preserve"> </w:t>
      </w:r>
      <w:r w:rsidR="004627AB" w:rsidRPr="00CD067C">
        <w:rPr>
          <w:rtl/>
        </w:rPr>
        <w:t>לה</w:t>
      </w:r>
      <w:r w:rsidR="00B32D93">
        <w:rPr>
          <w:rFonts w:hint="cs"/>
          <w:rtl/>
        </w:rPr>
        <w:t>י</w:t>
      </w:r>
      <w:r w:rsidR="004627AB" w:rsidRPr="00CD067C">
        <w:rPr>
          <w:rtl/>
        </w:rPr>
        <w:t>כנס</w:t>
      </w:r>
      <w:r w:rsidR="00AD7FEF">
        <w:rPr>
          <w:rFonts w:hint="cs"/>
          <w:rtl/>
        </w:rPr>
        <w:t xml:space="preserve"> לחדרו</w:t>
      </w:r>
      <w:r w:rsidR="004627AB" w:rsidRPr="00CD067C">
        <w:rPr>
          <w:rtl/>
        </w:rPr>
        <w:t>.</w:t>
      </w:r>
      <w:r w:rsidR="00F54AEB">
        <w:rPr>
          <w:rFonts w:hint="cs"/>
          <w:rtl/>
        </w:rPr>
        <w:t xml:space="preserve"> </w:t>
      </w:r>
    </w:p>
    <w:p w14:paraId="04953847" w14:textId="4CD196EB" w:rsidR="00A40935" w:rsidRPr="00CD067C" w:rsidRDefault="00A40935" w:rsidP="00D764E8">
      <w:pPr>
        <w:rPr>
          <w:rtl/>
        </w:rPr>
      </w:pPr>
      <w:r>
        <w:rPr>
          <w:rFonts w:hint="cs"/>
          <w:rtl/>
        </w:rPr>
        <w:t>[</w:t>
      </w:r>
      <w:r w:rsidRPr="00A40935">
        <w:t>https://understandrussia.com/home-remedies-2</w:t>
      </w:r>
      <w:r w:rsidRPr="00A40935">
        <w:rPr>
          <w:rFonts w:cs="Times New Roman"/>
          <w:rtl/>
        </w:rPr>
        <w:t>/</w:t>
      </w:r>
      <w:r>
        <w:rPr>
          <w:rFonts w:hint="cs"/>
          <w:rtl/>
        </w:rPr>
        <w:t>]</w:t>
      </w:r>
    </w:p>
    <w:p w14:paraId="19130F62" w14:textId="5BA66456" w:rsidR="004627AB" w:rsidRPr="00CD067C" w:rsidRDefault="004627AB" w:rsidP="00250000">
      <w:pPr>
        <w:rPr>
          <w:rtl/>
        </w:rPr>
      </w:pPr>
      <w:r w:rsidRPr="00CD067C">
        <w:rPr>
          <w:rtl/>
        </w:rPr>
        <w:t xml:space="preserve">הוא שפך קפליות אקמול שתוקפן פג על השמיכה, </w:t>
      </w:r>
      <w:r w:rsidR="0097258F">
        <w:rPr>
          <w:rFonts w:hint="cs"/>
          <w:rtl/>
        </w:rPr>
        <w:t>ו</w:t>
      </w:r>
      <w:r w:rsidRPr="00CD067C">
        <w:rPr>
          <w:rtl/>
        </w:rPr>
        <w:t>תקע את אצבעו ביניהן</w:t>
      </w:r>
      <w:r w:rsidR="00956815">
        <w:rPr>
          <w:rFonts w:hint="cs"/>
          <w:rtl/>
        </w:rPr>
        <w:t>.</w:t>
      </w:r>
      <w:r w:rsidRPr="00CD067C">
        <w:rPr>
          <w:rtl/>
        </w:rPr>
        <w:t xml:space="preserve"> הן הקישו </w:t>
      </w:r>
      <w:r w:rsidR="000D326C">
        <w:rPr>
          <w:rFonts w:hint="cs"/>
          <w:rtl/>
        </w:rPr>
        <w:t xml:space="preserve">בקרקוש נעים </w:t>
      </w:r>
      <w:r w:rsidRPr="00CD067C">
        <w:rPr>
          <w:rtl/>
        </w:rPr>
        <w:t>אחת על ה</w:t>
      </w:r>
      <w:r w:rsidR="003A7E9C">
        <w:rPr>
          <w:rtl/>
        </w:rPr>
        <w:t>שנייה</w:t>
      </w:r>
      <w:r w:rsidRPr="00CD067C">
        <w:rPr>
          <w:rtl/>
        </w:rPr>
        <w:t xml:space="preserve"> קליק</w:t>
      </w:r>
      <w:r w:rsidR="00B32D93">
        <w:rPr>
          <w:rFonts w:hint="cs"/>
          <w:rtl/>
        </w:rPr>
        <w:t>-</w:t>
      </w:r>
      <w:r w:rsidRPr="00CD067C">
        <w:rPr>
          <w:rtl/>
        </w:rPr>
        <w:t>קליק, לבנות וזעירות כמו דגיגים ש</w:t>
      </w:r>
      <w:r w:rsidR="00956815" w:rsidRPr="00CD067C">
        <w:rPr>
          <w:rtl/>
        </w:rPr>
        <w:t xml:space="preserve">זה עתה </w:t>
      </w:r>
      <w:r w:rsidRPr="00CD067C">
        <w:rPr>
          <w:rtl/>
        </w:rPr>
        <w:t xml:space="preserve">בקעו מביצה, </w:t>
      </w:r>
      <w:r w:rsidR="00AD7FEF">
        <w:rPr>
          <w:rFonts w:hint="cs"/>
          <w:rtl/>
        </w:rPr>
        <w:t>קליק</w:t>
      </w:r>
      <w:r w:rsidR="00113A9F">
        <w:rPr>
          <w:rFonts w:hint="cs"/>
          <w:rtl/>
        </w:rPr>
        <w:t>.</w:t>
      </w:r>
      <w:r w:rsidR="00AD7FEF">
        <w:rPr>
          <w:rFonts w:hint="cs"/>
          <w:rtl/>
        </w:rPr>
        <w:t>[</w:t>
      </w:r>
      <w:r w:rsidRPr="00CD067C">
        <w:rPr>
          <w:rtl/>
        </w:rPr>
        <w:t>שיני הטורף האיומות שלהן עדיין קטנ</w:t>
      </w:r>
      <w:r w:rsidR="0088170F">
        <w:rPr>
          <w:rFonts w:hint="cs"/>
          <w:rtl/>
        </w:rPr>
        <w:t>טנ</w:t>
      </w:r>
      <w:r w:rsidRPr="00CD067C">
        <w:rPr>
          <w:rtl/>
        </w:rPr>
        <w:t>ות ומעוגלות.</w:t>
      </w:r>
      <w:r w:rsidR="00AD7FEF">
        <w:rPr>
          <w:rFonts w:hint="cs"/>
          <w:rtl/>
        </w:rPr>
        <w:t>]</w:t>
      </w:r>
    </w:p>
    <w:p w14:paraId="7C2CF4B8" w14:textId="77777777" w:rsidR="009A42D2" w:rsidRDefault="004627AB" w:rsidP="00250000">
      <w:pPr>
        <w:rPr>
          <w:rtl/>
        </w:rPr>
      </w:pPr>
      <w:r w:rsidRPr="00CD067C">
        <w:rPr>
          <w:rtl/>
        </w:rPr>
        <w:lastRenderedPageBreak/>
        <w:t xml:space="preserve">לפתע ובאופן בלתי צפוי – אלכס הגיע! </w:t>
      </w:r>
    </w:p>
    <w:p w14:paraId="36AF3FE8" w14:textId="77777777" w:rsidR="009A42D2" w:rsidRDefault="004627AB" w:rsidP="00250000">
      <w:pPr>
        <w:rPr>
          <w:rtl/>
        </w:rPr>
      </w:pPr>
      <w:r w:rsidRPr="00CD067C">
        <w:rPr>
          <w:rtl/>
        </w:rPr>
        <w:t xml:space="preserve">ארקדי התעורר לחיים חדשים. </w:t>
      </w:r>
    </w:p>
    <w:p w14:paraId="5B751BE5" w14:textId="77777777" w:rsidR="009A42D2" w:rsidRDefault="004627AB" w:rsidP="00250000">
      <w:pPr>
        <w:rPr>
          <w:rtl/>
        </w:rPr>
      </w:pPr>
      <w:r w:rsidRPr="00CD067C">
        <w:rPr>
          <w:rtl/>
        </w:rPr>
        <w:t>אלכס הגיע לביקור ומסר לארקדי את השיעורים!</w:t>
      </w:r>
      <w:bookmarkStart w:id="384" w:name="_Hlk502351783"/>
      <w:r w:rsidR="00EE5CB1">
        <w:rPr>
          <w:rFonts w:hint="cs"/>
          <w:rtl/>
        </w:rPr>
        <w:t xml:space="preserve"> </w:t>
      </w:r>
    </w:p>
    <w:p w14:paraId="0B41ECEF" w14:textId="7C3369F7" w:rsidR="004627AB" w:rsidRPr="00CD067C" w:rsidRDefault="00EE5CB1" w:rsidP="00250000">
      <w:pPr>
        <w:rPr>
          <w:rtl/>
        </w:rPr>
      </w:pPr>
      <w:r>
        <w:rPr>
          <w:rFonts w:hint="cs"/>
          <w:rtl/>
        </w:rPr>
        <w:t xml:space="preserve">החדר היה </w:t>
      </w:r>
      <w:r w:rsidR="00812855">
        <w:rPr>
          <w:rFonts w:hint="cs"/>
          <w:rtl/>
        </w:rPr>
        <w:t>אפוף</w:t>
      </w:r>
      <w:r>
        <w:rPr>
          <w:rFonts w:hint="cs"/>
          <w:rtl/>
        </w:rPr>
        <w:t xml:space="preserve"> ריח חריף של שום</w:t>
      </w:r>
      <w:r w:rsidR="007C4C5F">
        <w:rPr>
          <w:rFonts w:hint="cs"/>
          <w:rtl/>
        </w:rPr>
        <w:t xml:space="preserve"> שהאם החורגת פרסה </w:t>
      </w:r>
      <w:r w:rsidR="00956815">
        <w:rPr>
          <w:rFonts w:hint="cs"/>
          <w:rtl/>
        </w:rPr>
        <w:t xml:space="preserve">שם </w:t>
      </w:r>
      <w:r w:rsidR="007C4C5F">
        <w:rPr>
          <w:rFonts w:hint="cs"/>
          <w:rtl/>
        </w:rPr>
        <w:t>למען פעול</w:t>
      </w:r>
      <w:r w:rsidR="00B42ED0">
        <w:rPr>
          <w:rFonts w:hint="cs"/>
          <w:rtl/>
        </w:rPr>
        <w:t>תם</w:t>
      </w:r>
      <w:r w:rsidR="007C4C5F">
        <w:rPr>
          <w:rFonts w:hint="cs"/>
          <w:rtl/>
        </w:rPr>
        <w:t xml:space="preserve"> המיטיבה של האדים</w:t>
      </w:r>
      <w:r>
        <w:rPr>
          <w:rFonts w:hint="cs"/>
          <w:rtl/>
        </w:rPr>
        <w:t xml:space="preserve">, אבל אלכס לא </w:t>
      </w:r>
      <w:r w:rsidR="00B42ED0">
        <w:rPr>
          <w:rFonts w:hint="cs"/>
          <w:rtl/>
        </w:rPr>
        <w:t>העיר</w:t>
      </w:r>
      <w:r>
        <w:rPr>
          <w:rFonts w:hint="cs"/>
          <w:rtl/>
        </w:rPr>
        <w:t xml:space="preserve"> דבר, ורק מדי פעם מחה את עיניו </w:t>
      </w:r>
      <w:r w:rsidR="007C4C5F">
        <w:rPr>
          <w:rFonts w:hint="cs"/>
          <w:rtl/>
        </w:rPr>
        <w:t>שהאד</w:t>
      </w:r>
      <w:r w:rsidR="00812855">
        <w:rPr>
          <w:rFonts w:hint="cs"/>
          <w:rtl/>
        </w:rPr>
        <w:t>ימו</w:t>
      </w:r>
      <w:r w:rsidR="007C4C5F">
        <w:rPr>
          <w:rFonts w:hint="cs"/>
          <w:rtl/>
        </w:rPr>
        <w:t xml:space="preserve"> בשל החריפות.</w:t>
      </w:r>
      <w:bookmarkEnd w:id="384"/>
      <w:r w:rsidR="004627AB" w:rsidRPr="00CD067C">
        <w:rPr>
          <w:rtl/>
        </w:rPr>
        <w:t xml:space="preserve"> </w:t>
      </w:r>
    </w:p>
    <w:p w14:paraId="7B2B477D" w14:textId="77777777" w:rsidR="004627AB" w:rsidRPr="00CD067C" w:rsidRDefault="00EE0A6E" w:rsidP="00250000">
      <w:pPr>
        <w:rPr>
          <w:rtl/>
        </w:rPr>
      </w:pPr>
      <w:r>
        <w:rPr>
          <w:rtl/>
        </w:rPr>
        <w:t>"היית היום בבית</w:t>
      </w:r>
      <w:r>
        <w:rPr>
          <w:rFonts w:hint="cs"/>
          <w:rtl/>
        </w:rPr>
        <w:t>-</w:t>
      </w:r>
      <w:r w:rsidR="004627AB" w:rsidRPr="00CD067C">
        <w:rPr>
          <w:rtl/>
        </w:rPr>
        <w:t>ספר?</w:t>
      </w:r>
      <w:r w:rsidR="001538FF">
        <w:rPr>
          <w:rFonts w:hint="cs"/>
          <w:rtl/>
        </w:rPr>
        <w:t xml:space="preserve"> אימון נבחרת?</w:t>
      </w:r>
      <w:r w:rsidR="004627AB" w:rsidRPr="00CD067C">
        <w:rPr>
          <w:rtl/>
        </w:rPr>
        <w:t>"</w:t>
      </w:r>
    </w:p>
    <w:p w14:paraId="46628F3B" w14:textId="196414D5" w:rsidR="004627AB" w:rsidRPr="00CD067C" w:rsidRDefault="001538FF" w:rsidP="00C15E49">
      <w:pPr>
        <w:rPr>
          <w:rtl/>
        </w:rPr>
      </w:pPr>
      <w:r>
        <w:rPr>
          <w:rFonts w:hint="cs"/>
          <w:rtl/>
        </w:rPr>
        <w:t>"אה, לא זה</w:t>
      </w:r>
      <w:r w:rsidR="004627AB" w:rsidRPr="00CD067C">
        <w:rPr>
          <w:rtl/>
        </w:rPr>
        <w:t>.</w:t>
      </w:r>
      <w:r>
        <w:rPr>
          <w:rFonts w:hint="cs"/>
          <w:rtl/>
        </w:rPr>
        <w:t>" אלכס הורחק</w:t>
      </w:r>
      <w:r w:rsidR="00EE0A6E">
        <w:rPr>
          <w:rFonts w:hint="cs"/>
          <w:rtl/>
        </w:rPr>
        <w:t xml:space="preserve"> </w:t>
      </w:r>
      <w:r w:rsidR="00EE0A6E">
        <w:rPr>
          <w:rtl/>
        </w:rPr>
        <w:t>–</w:t>
      </w:r>
      <w:r>
        <w:rPr>
          <w:rFonts w:hint="cs"/>
          <w:rtl/>
        </w:rPr>
        <w:t xml:space="preserve"> והפעם לצמיתות </w:t>
      </w:r>
      <w:r w:rsidR="00EE0A6E">
        <w:rPr>
          <w:rtl/>
        </w:rPr>
        <w:t>–</w:t>
      </w:r>
      <w:r w:rsidR="00EE0A6E">
        <w:rPr>
          <w:rFonts w:hint="cs"/>
          <w:rtl/>
        </w:rPr>
        <w:t xml:space="preserve"> </w:t>
      </w:r>
      <w:r>
        <w:rPr>
          <w:rFonts w:hint="cs"/>
          <w:rtl/>
        </w:rPr>
        <w:t>מנבחרת הכדורגל של בי</w:t>
      </w:r>
      <w:r w:rsidR="00EE0A6E">
        <w:rPr>
          <w:rFonts w:hint="cs"/>
          <w:rtl/>
        </w:rPr>
        <w:t>ת-הספר</w:t>
      </w:r>
      <w:r>
        <w:rPr>
          <w:rFonts w:hint="cs"/>
          <w:rtl/>
        </w:rPr>
        <w:t>. התירוץ הישן</w:t>
      </w:r>
      <w:r w:rsidR="00EE0A6E">
        <w:rPr>
          <w:rFonts w:hint="cs"/>
          <w:rtl/>
        </w:rPr>
        <w:t xml:space="preserve"> </w:t>
      </w:r>
      <w:r w:rsidR="00EE0A6E">
        <w:rPr>
          <w:rtl/>
        </w:rPr>
        <w:t>–</w:t>
      </w:r>
      <w:r>
        <w:rPr>
          <w:rFonts w:hint="cs"/>
          <w:rtl/>
        </w:rPr>
        <w:t xml:space="preserve"> </w:t>
      </w:r>
      <w:r w:rsidR="00812855" w:rsidRPr="00812855">
        <w:rPr>
          <w:rFonts w:cs="Times New Roman"/>
          <w:rtl/>
        </w:rPr>
        <w:t>קשיי</w:t>
      </w:r>
      <w:r w:rsidR="00EE0A6E">
        <w:rPr>
          <w:rFonts w:hint="cs"/>
          <w:rtl/>
        </w:rPr>
        <w:t xml:space="preserve"> הסתגלות לחוקים השונים מ</w:t>
      </w:r>
      <w:r w:rsidR="00001DF2">
        <w:rPr>
          <w:rFonts w:hint="cs"/>
          <w:rtl/>
        </w:rPr>
        <w:t xml:space="preserve">אלו </w:t>
      </w:r>
      <w:r w:rsidR="00C15E49">
        <w:rPr>
          <w:rFonts w:hint="cs"/>
          <w:rtl/>
        </w:rPr>
        <w:t xml:space="preserve">הנהוגים </w:t>
      </w:r>
      <w:r w:rsidR="00EE0A6E">
        <w:rPr>
          <w:rFonts w:hint="cs"/>
          <w:rtl/>
        </w:rPr>
        <w:t xml:space="preserve">ברוגבי </w:t>
      </w:r>
      <w:r w:rsidR="00EE0A6E">
        <w:rPr>
          <w:rtl/>
        </w:rPr>
        <w:t>–</w:t>
      </w:r>
      <w:r w:rsidR="00EE0A6E">
        <w:rPr>
          <w:rFonts w:hint="cs"/>
          <w:rtl/>
        </w:rPr>
        <w:t xml:space="preserve"> </w:t>
      </w:r>
      <w:r w:rsidR="00B36302" w:rsidRPr="00B36302">
        <w:rPr>
          <w:rFonts w:cs="Times New Roman"/>
          <w:rtl/>
        </w:rPr>
        <w:t>נדחה</w:t>
      </w:r>
      <w:r>
        <w:rPr>
          <w:rFonts w:hint="cs"/>
          <w:rtl/>
        </w:rPr>
        <w:t xml:space="preserve"> לאחר ההתראה השלישית. </w:t>
      </w:r>
      <w:r w:rsidR="004627AB" w:rsidRPr="00CD067C">
        <w:rPr>
          <w:rtl/>
        </w:rPr>
        <w:t xml:space="preserve">"היה לי </w:t>
      </w:r>
      <w:r>
        <w:rPr>
          <w:rFonts w:hint="cs"/>
          <w:rtl/>
        </w:rPr>
        <w:t xml:space="preserve">היום </w:t>
      </w:r>
      <w:r w:rsidR="004627AB" w:rsidRPr="00CD067C">
        <w:rPr>
          <w:rtl/>
        </w:rPr>
        <w:t>תגבור בעברית."</w:t>
      </w:r>
    </w:p>
    <w:p w14:paraId="4E1D97FC" w14:textId="576E25E5" w:rsidR="004627AB" w:rsidRPr="00CD067C" w:rsidRDefault="00F03BDF" w:rsidP="00DD11D5">
      <w:pPr>
        <w:rPr>
          <w:rtl/>
        </w:rPr>
      </w:pPr>
      <w:r>
        <w:rPr>
          <w:rFonts w:hint="cs"/>
          <w:rtl/>
        </w:rPr>
        <w:t xml:space="preserve">הרשימות </w:t>
      </w:r>
      <w:r w:rsidR="00DD11D5">
        <w:rPr>
          <w:rFonts w:hint="cs"/>
          <w:rtl/>
        </w:rPr>
        <w:t>היו בכתב ידה של</w:t>
      </w:r>
      <w:r>
        <w:rPr>
          <w:rFonts w:hint="cs"/>
          <w:rtl/>
        </w:rPr>
        <w:t xml:space="preserve"> הדס</w:t>
      </w:r>
      <w:r w:rsidR="00AE2EEB">
        <w:rPr>
          <w:rFonts w:hint="cs"/>
          <w:rtl/>
        </w:rPr>
        <w:t>,</w:t>
      </w:r>
      <w:r>
        <w:rPr>
          <w:rFonts w:hint="cs"/>
          <w:rtl/>
        </w:rPr>
        <w:t xml:space="preserve"> שלא הסכימה לבקר</w:t>
      </w:r>
      <w:r w:rsidR="00B42ED0">
        <w:rPr>
          <w:rFonts w:hint="cs"/>
          <w:rtl/>
        </w:rPr>
        <w:t xml:space="preserve"> </w:t>
      </w:r>
      <w:r w:rsidR="00AD7FEF">
        <w:rPr>
          <w:rFonts w:hint="cs"/>
          <w:rtl/>
        </w:rPr>
        <w:t>את ארקדי</w:t>
      </w:r>
      <w:r>
        <w:rPr>
          <w:rFonts w:hint="cs"/>
          <w:rtl/>
        </w:rPr>
        <w:t xml:space="preserve"> במצבו המ</w:t>
      </w:r>
      <w:r w:rsidR="00BD54A8">
        <w:rPr>
          <w:rFonts w:hint="cs"/>
          <w:rtl/>
        </w:rPr>
        <w:t>י</w:t>
      </w:r>
      <w:r>
        <w:rPr>
          <w:rFonts w:hint="cs"/>
          <w:rtl/>
        </w:rPr>
        <w:t>דבק. דף מהשיעור ב</w:t>
      </w:r>
      <w:r w:rsidR="000B586A">
        <w:rPr>
          <w:rFonts w:hint="cs"/>
          <w:rtl/>
        </w:rPr>
        <w:t>פיזיק</w:t>
      </w:r>
      <w:r>
        <w:rPr>
          <w:rFonts w:hint="cs"/>
          <w:rtl/>
        </w:rPr>
        <w:t>ה, בכ</w:t>
      </w:r>
      <w:r w:rsidR="004627AB" w:rsidRPr="00CD067C">
        <w:rPr>
          <w:rtl/>
        </w:rPr>
        <w:t xml:space="preserve">תב </w:t>
      </w:r>
      <w:r w:rsidR="000D326C">
        <w:rPr>
          <w:rFonts w:hint="cs"/>
          <w:rtl/>
        </w:rPr>
        <w:t xml:space="preserve">יד </w:t>
      </w:r>
      <w:r>
        <w:rPr>
          <w:rtl/>
        </w:rPr>
        <w:t>עקום</w:t>
      </w:r>
      <w:r w:rsidR="004B2DE4">
        <w:rPr>
          <w:rtl/>
        </w:rPr>
        <w:t xml:space="preserve"> </w:t>
      </w:r>
      <w:r>
        <w:rPr>
          <w:rFonts w:hint="cs"/>
          <w:rtl/>
        </w:rPr>
        <w:t>ו</w:t>
      </w:r>
      <w:r w:rsidR="004B2DE4">
        <w:rPr>
          <w:rFonts w:hint="cs"/>
          <w:rtl/>
        </w:rPr>
        <w:t>אינספור</w:t>
      </w:r>
      <w:r>
        <w:rPr>
          <w:rtl/>
        </w:rPr>
        <w:t xml:space="preserve"> שגיאות כתיב</w:t>
      </w:r>
      <w:r w:rsidR="00B32D93">
        <w:rPr>
          <w:rFonts w:hint="cs"/>
          <w:rtl/>
        </w:rPr>
        <w:t>,</w:t>
      </w:r>
      <w:r>
        <w:rPr>
          <w:rtl/>
        </w:rPr>
        <w:t xml:space="preserve"> העל</w:t>
      </w:r>
      <w:r>
        <w:rPr>
          <w:rFonts w:hint="cs"/>
          <w:rtl/>
        </w:rPr>
        <w:t>ה</w:t>
      </w:r>
      <w:r w:rsidR="004627AB" w:rsidRPr="00CD067C">
        <w:rPr>
          <w:rtl/>
        </w:rPr>
        <w:t xml:space="preserve"> חיוך על שפתיו.</w:t>
      </w:r>
    </w:p>
    <w:p w14:paraId="605C784F" w14:textId="0C3A6909" w:rsidR="004627AB" w:rsidRDefault="00AE2EEB" w:rsidP="001D18E7">
      <w:pPr>
        <w:rPr>
          <w:rtl/>
        </w:rPr>
      </w:pPr>
      <w:r>
        <w:rPr>
          <w:rtl/>
        </w:rPr>
        <w:t>"אני</w:t>
      </w:r>
      <w:r w:rsidR="00AD7FEF">
        <w:rPr>
          <w:rFonts w:hint="cs"/>
          <w:rtl/>
        </w:rPr>
        <w:t xml:space="preserve"> </w:t>
      </w:r>
      <w:r w:rsidR="00293679">
        <w:rPr>
          <w:rFonts w:hint="cs"/>
          <w:rtl/>
        </w:rPr>
        <w:t>תכף</w:t>
      </w:r>
      <w:r>
        <w:rPr>
          <w:rtl/>
        </w:rPr>
        <w:t xml:space="preserve"> צריך ללכת</w:t>
      </w:r>
      <w:r w:rsidR="00B32D93">
        <w:rPr>
          <w:rFonts w:hint="cs"/>
          <w:rtl/>
        </w:rPr>
        <w:t>,</w:t>
      </w:r>
      <w:r>
        <w:rPr>
          <w:rFonts w:hint="cs"/>
          <w:rtl/>
        </w:rPr>
        <w:t>" אלכס א</w:t>
      </w:r>
      <w:r w:rsidR="00001DF2">
        <w:rPr>
          <w:rFonts w:hint="cs"/>
          <w:rtl/>
        </w:rPr>
        <w:t>רגן לעצמו פתח</w:t>
      </w:r>
      <w:r w:rsidR="00B32D93">
        <w:rPr>
          <w:rFonts w:hint="cs"/>
          <w:rtl/>
        </w:rPr>
        <w:t xml:space="preserve"> </w:t>
      </w:r>
      <w:r w:rsidR="00001DF2">
        <w:rPr>
          <w:rFonts w:hint="cs"/>
          <w:rtl/>
        </w:rPr>
        <w:t>מילוט</w:t>
      </w:r>
      <w:r w:rsidR="00304660">
        <w:rPr>
          <w:rFonts w:hint="cs"/>
          <w:rtl/>
        </w:rPr>
        <w:t xml:space="preserve"> </w:t>
      </w:r>
      <w:r w:rsidR="00304660">
        <w:rPr>
          <w:rtl/>
        </w:rPr>
        <w:t>–</w:t>
      </w:r>
      <w:r w:rsidR="004627AB" w:rsidRPr="00CD067C">
        <w:rPr>
          <w:rtl/>
        </w:rPr>
        <w:t xml:space="preserve"> </w:t>
      </w:r>
      <w:r w:rsidR="001D18E7">
        <w:rPr>
          <w:rFonts w:hint="cs"/>
          <w:rtl/>
        </w:rPr>
        <w:t xml:space="preserve">מחילתו של </w:t>
      </w:r>
      <w:r w:rsidR="003E1BEA">
        <w:rPr>
          <w:rFonts w:hint="cs"/>
          <w:rtl/>
        </w:rPr>
        <w:t xml:space="preserve">ארקדי עדיין לא </w:t>
      </w:r>
      <w:r w:rsidR="001D18E7">
        <w:rPr>
          <w:rFonts w:hint="cs"/>
          <w:rtl/>
        </w:rPr>
        <w:t>הוענקה</w:t>
      </w:r>
      <w:r w:rsidR="003E1BEA">
        <w:rPr>
          <w:rFonts w:hint="cs"/>
          <w:rtl/>
        </w:rPr>
        <w:t xml:space="preserve"> לו באופן רשמי. </w:t>
      </w:r>
      <w:r>
        <w:rPr>
          <w:rFonts w:hint="cs"/>
          <w:rtl/>
        </w:rPr>
        <w:t>"</w:t>
      </w:r>
      <w:r w:rsidR="004627AB" w:rsidRPr="00CD067C">
        <w:rPr>
          <w:rtl/>
        </w:rPr>
        <w:t>יש לי שיעור עזר."</w:t>
      </w:r>
      <w:r w:rsidR="00F03BDF">
        <w:rPr>
          <w:rFonts w:hint="cs"/>
          <w:rtl/>
        </w:rPr>
        <w:t xml:space="preserve"> </w:t>
      </w:r>
      <w:r w:rsidRPr="003E1BEA">
        <w:rPr>
          <w:rFonts w:hint="cs"/>
          <w:rtl/>
        </w:rPr>
        <w:t>[</w:t>
      </w:r>
      <w:r w:rsidR="00F03BDF" w:rsidRPr="003E1BEA">
        <w:rPr>
          <w:rFonts w:hint="cs"/>
          <w:rtl/>
        </w:rPr>
        <w:t xml:space="preserve">אלכס הקצה זמן מוגבל לביקור </w:t>
      </w:r>
      <w:r w:rsidR="00293FD3" w:rsidRPr="003E1BEA">
        <w:rPr>
          <w:rFonts w:hint="cs"/>
          <w:rtl/>
        </w:rPr>
        <w:t xml:space="preserve">בשביל למנוע כל אי נעימות שארקדי הבלתי צפוי עלול </w:t>
      </w:r>
      <w:r w:rsidRPr="003E1BEA">
        <w:rPr>
          <w:rFonts w:hint="cs"/>
          <w:rtl/>
        </w:rPr>
        <w:t>לחולל [</w:t>
      </w:r>
      <w:r w:rsidR="00293FD3" w:rsidRPr="003E1BEA">
        <w:rPr>
          <w:rFonts w:hint="cs"/>
          <w:rtl/>
        </w:rPr>
        <w:t xml:space="preserve">לגרום לייצר]. </w:t>
      </w:r>
      <w:r w:rsidR="00F03BDF" w:rsidRPr="003E1BEA">
        <w:rPr>
          <w:rFonts w:hint="cs"/>
          <w:rtl/>
        </w:rPr>
        <w:t>מאחר ויחסו של ארקדי אליו ביניהם מאז המריבה חשש מתגובתו של ארקדי לביקור [ההפתעתי, ללא הודעה מוקדמת] ליתר ביטחון ומכיוון שלא ידע כיצד ארקדי יקבל את פניו כי היחסים ביניהם מאז המריבה לא היו ברורים.</w:t>
      </w:r>
      <w:r w:rsidRPr="003E1BEA">
        <w:rPr>
          <w:rFonts w:hint="cs"/>
          <w:rtl/>
        </w:rPr>
        <w:t>הוא חשש מתגובתו של ארקדי מאז אותו שש עשרה.]</w:t>
      </w:r>
    </w:p>
    <w:p w14:paraId="56805FC4" w14:textId="110633EC" w:rsidR="00D3771C" w:rsidRDefault="00D3771C" w:rsidP="00001DF2">
      <w:pPr>
        <w:rPr>
          <w:rtl/>
        </w:rPr>
      </w:pPr>
      <w:r>
        <w:rPr>
          <w:rFonts w:hint="cs"/>
          <w:rtl/>
        </w:rPr>
        <w:t xml:space="preserve">[יש לי פה הלצה </w:t>
      </w:r>
      <w:r w:rsidR="0007458E">
        <w:rPr>
          <w:rFonts w:hint="cs"/>
          <w:rtl/>
        </w:rPr>
        <w:t>מסוימ</w:t>
      </w:r>
      <w:r>
        <w:rPr>
          <w:rFonts w:hint="cs"/>
          <w:rtl/>
        </w:rPr>
        <w:t>ת שאני לא יודעת איך לנסח</w:t>
      </w:r>
      <w:r w:rsidR="00166430">
        <w:rPr>
          <w:rFonts w:hint="cs"/>
          <w:rtl/>
        </w:rPr>
        <w:t>, זה די צולע כרגע</w:t>
      </w:r>
      <w:r>
        <w:rPr>
          <w:rFonts w:hint="cs"/>
          <w:rtl/>
        </w:rPr>
        <w:t>:</w:t>
      </w:r>
      <w:r w:rsidR="00166430">
        <w:rPr>
          <w:rFonts w:hint="cs"/>
          <w:rtl/>
        </w:rPr>
        <w:t>]</w:t>
      </w:r>
    </w:p>
    <w:p w14:paraId="15E6BFB7" w14:textId="700AA2CB" w:rsidR="00560013" w:rsidRDefault="00166430" w:rsidP="00560013">
      <w:pPr>
        <w:rPr>
          <w:rFonts w:cs="Times New Roman"/>
          <w:rtl/>
        </w:rPr>
      </w:pPr>
      <w:r>
        <w:rPr>
          <w:rFonts w:cs="Times New Roman" w:hint="cs"/>
          <w:rtl/>
        </w:rPr>
        <w:t>אלכס ס</w:t>
      </w:r>
      <w:r w:rsidR="00C661D5">
        <w:rPr>
          <w:rFonts w:cs="Times New Roman" w:hint="cs"/>
          <w:rtl/>
        </w:rPr>
        <w:t xml:space="preserve">יפר על </w:t>
      </w:r>
      <w:r w:rsidR="00560013">
        <w:rPr>
          <w:rFonts w:cs="Times New Roman" w:hint="cs"/>
          <w:rtl/>
        </w:rPr>
        <w:t>קצין שהגיע באותו יום להרצות על צו ראשון והליך הגיוס ליחידות קרביות.</w:t>
      </w:r>
    </w:p>
    <w:p w14:paraId="50559D55" w14:textId="77777777" w:rsidR="00560013" w:rsidRDefault="00560013" w:rsidP="00560013">
      <w:pPr>
        <w:rPr>
          <w:rFonts w:cs="Times New Roman"/>
          <w:rtl/>
        </w:rPr>
      </w:pPr>
      <w:r>
        <w:rPr>
          <w:rFonts w:cs="Times New Roman" w:hint="cs"/>
          <w:rtl/>
        </w:rPr>
        <w:t>"שמעתי מספיק על הצבא," ארקדי רטן.</w:t>
      </w:r>
    </w:p>
    <w:p w14:paraId="2943D9C1" w14:textId="3C11A9DB" w:rsidR="00922179" w:rsidRDefault="00560013" w:rsidP="00812855">
      <w:pPr>
        <w:rPr>
          <w:rFonts w:cs="Times New Roman"/>
          <w:rtl/>
        </w:rPr>
      </w:pPr>
      <w:r>
        <w:rPr>
          <w:rFonts w:cs="Times New Roman" w:hint="cs"/>
          <w:rtl/>
        </w:rPr>
        <w:t>"יש אנשים שלוקחים את המדינה כמובן מאליו, ויש כאלו שבאו לתרום!"</w:t>
      </w:r>
      <w:r w:rsidR="00812855">
        <w:rPr>
          <w:rFonts w:cs="Times New Roman" w:hint="cs"/>
          <w:rtl/>
        </w:rPr>
        <w:t xml:space="preserve"> </w:t>
      </w:r>
      <w:r w:rsidR="00922179">
        <w:rPr>
          <w:rFonts w:cs="Times New Roman" w:hint="cs"/>
          <w:rtl/>
        </w:rPr>
        <w:t xml:space="preserve">אלכס הוסיף </w:t>
      </w:r>
      <w:r w:rsidR="00812855" w:rsidRPr="00812855">
        <w:rPr>
          <w:rFonts w:cs="Times New Roman"/>
          <w:rtl/>
        </w:rPr>
        <w:t>כהנה וכהנה מכמנים</w:t>
      </w:r>
      <w:r w:rsidR="00922179">
        <w:rPr>
          <w:rFonts w:cs="Times New Roman" w:hint="cs"/>
          <w:rtl/>
        </w:rPr>
        <w:t xml:space="preserve"> </w:t>
      </w:r>
      <w:r w:rsidR="0097258F">
        <w:rPr>
          <w:rFonts w:cs="Times New Roman" w:hint="cs"/>
          <w:rtl/>
        </w:rPr>
        <w:t xml:space="preserve">על </w:t>
      </w:r>
      <w:r w:rsidR="00922179">
        <w:rPr>
          <w:rFonts w:cs="Times New Roman" w:hint="cs"/>
          <w:rtl/>
        </w:rPr>
        <w:t xml:space="preserve">אודות </w:t>
      </w:r>
      <w:r w:rsidR="00AD7FEF">
        <w:rPr>
          <w:rFonts w:cs="Times New Roman" w:hint="cs"/>
          <w:rtl/>
        </w:rPr>
        <w:t>מ</w:t>
      </w:r>
      <w:r w:rsidR="00922179">
        <w:rPr>
          <w:rFonts w:cs="Times New Roman" w:hint="cs"/>
          <w:rtl/>
        </w:rPr>
        <w:t>נהיגות ולקיחת אחריות</w:t>
      </w:r>
      <w:r w:rsidR="008115DA" w:rsidRPr="008115DA">
        <w:rPr>
          <w:rFonts w:cs="Times New Roman"/>
          <w:rtl/>
        </w:rPr>
        <w:t xml:space="preserve"> וחובת הציות</w:t>
      </w:r>
      <w:r w:rsidR="00AD7FEF">
        <w:rPr>
          <w:rFonts w:cs="Times New Roman" w:hint="cs"/>
          <w:rtl/>
        </w:rPr>
        <w:t>.</w:t>
      </w:r>
    </w:p>
    <w:p w14:paraId="2B0579D6" w14:textId="15563F19" w:rsidR="00560013" w:rsidRDefault="00560013" w:rsidP="00560013">
      <w:pPr>
        <w:rPr>
          <w:rFonts w:cs="Times New Roman"/>
          <w:rtl/>
        </w:rPr>
      </w:pPr>
      <w:r>
        <w:rPr>
          <w:rFonts w:cs="Times New Roman" w:hint="cs"/>
          <w:rtl/>
        </w:rPr>
        <w:t xml:space="preserve">"אתה האדם הקלאסי שיוקסם </w:t>
      </w:r>
      <w:r w:rsidR="008115DA" w:rsidRPr="008115DA">
        <w:rPr>
          <w:rFonts w:cs="Times New Roman"/>
          <w:rtl/>
        </w:rPr>
        <w:t xml:space="preserve">ממעשיות </w:t>
      </w:r>
      <w:r w:rsidR="00304660">
        <w:rPr>
          <w:rFonts w:cs="Times New Roman" w:hint="cs"/>
          <w:rtl/>
        </w:rPr>
        <w:t>ש</w:t>
      </w:r>
      <w:r w:rsidR="008115DA" w:rsidRPr="008115DA">
        <w:rPr>
          <w:rFonts w:cs="Times New Roman"/>
          <w:rtl/>
        </w:rPr>
        <w:t xml:space="preserve">ל </w:t>
      </w:r>
      <w:r>
        <w:rPr>
          <w:rFonts w:cs="Times New Roman" w:hint="cs"/>
          <w:rtl/>
        </w:rPr>
        <w:t>הסתערות עם נשק ואפוד מלא על גבעות טרשים שכוחות</w:t>
      </w:r>
      <w:r w:rsidR="00B32D93">
        <w:rPr>
          <w:rFonts w:cs="Times New Roman" w:hint="cs"/>
          <w:rtl/>
        </w:rPr>
        <w:t xml:space="preserve"> </w:t>
      </w:r>
      <w:r>
        <w:rPr>
          <w:rFonts w:cs="Times New Roman" w:hint="cs"/>
          <w:rtl/>
        </w:rPr>
        <w:t>אל</w:t>
      </w:r>
      <w:r w:rsidR="008115DA" w:rsidRPr="008115DA">
        <w:rPr>
          <w:rFonts w:cs="Times New Roman"/>
          <w:rtl/>
        </w:rPr>
        <w:t xml:space="preserve">, </w:t>
      </w:r>
      <w:r w:rsidR="000201BF">
        <w:rPr>
          <w:rFonts w:cs="Times New Roman" w:hint="cs"/>
          <w:rtl/>
        </w:rPr>
        <w:t>סיפורי</w:t>
      </w:r>
      <w:r w:rsidR="00B32D93">
        <w:rPr>
          <w:rFonts w:cs="Times New Roman" w:hint="cs"/>
          <w:rtl/>
        </w:rPr>
        <w:t xml:space="preserve"> </w:t>
      </w:r>
      <w:r w:rsidR="000201BF">
        <w:rPr>
          <w:rFonts w:cs="Times New Roman" w:hint="cs"/>
          <w:rtl/>
        </w:rPr>
        <w:t xml:space="preserve">בדים </w:t>
      </w:r>
      <w:r w:rsidR="008115DA" w:rsidRPr="008115DA">
        <w:rPr>
          <w:rFonts w:cs="Times New Roman"/>
          <w:rtl/>
        </w:rPr>
        <w:t>שמאדירים את ההרפתקה ומסתירים את הסכנות</w:t>
      </w:r>
      <w:r>
        <w:rPr>
          <w:rFonts w:cs="Times New Roman" w:hint="cs"/>
          <w:rtl/>
        </w:rPr>
        <w:t>."</w:t>
      </w:r>
    </w:p>
    <w:p w14:paraId="0C1FCD7A" w14:textId="325C87EA" w:rsidR="00166430" w:rsidRDefault="000201BF" w:rsidP="00922179">
      <w:pPr>
        <w:rPr>
          <w:rFonts w:cs="Times New Roman"/>
          <w:rtl/>
        </w:rPr>
      </w:pPr>
      <w:r w:rsidRPr="000201BF">
        <w:rPr>
          <w:rFonts w:cs="Times New Roman"/>
          <w:rtl/>
        </w:rPr>
        <w:t xml:space="preserve">דווקא את הסכנה לא היה שום צורך להסתיר מפני אלכס. </w:t>
      </w:r>
      <w:r>
        <w:rPr>
          <w:rFonts w:cs="Times New Roman" w:hint="cs"/>
          <w:rtl/>
        </w:rPr>
        <w:t>[</w:t>
      </w:r>
      <w:r w:rsidR="008115DA" w:rsidRPr="008115DA">
        <w:rPr>
          <w:rFonts w:cs="Times New Roman"/>
          <w:rtl/>
        </w:rPr>
        <w:t xml:space="preserve">"לא, מה </w:t>
      </w:r>
      <w:r w:rsidR="004C59E0">
        <w:rPr>
          <w:rFonts w:cs="Times New Roman"/>
          <w:rtl/>
        </w:rPr>
        <w:t>פתאום</w:t>
      </w:r>
      <w:r w:rsidR="008115DA" w:rsidRPr="008115DA">
        <w:rPr>
          <w:rFonts w:cs="Times New Roman"/>
          <w:rtl/>
        </w:rPr>
        <w:t>..." לא היה שום צורך להסתיר את הסכנה מפני אלכס.</w:t>
      </w:r>
      <w:r>
        <w:rPr>
          <w:rFonts w:cs="Times New Roman" w:hint="cs"/>
          <w:rtl/>
        </w:rPr>
        <w:t>]</w:t>
      </w:r>
      <w:r w:rsidR="008115DA" w:rsidRPr="008115DA">
        <w:rPr>
          <w:rFonts w:cs="Times New Roman"/>
          <w:rtl/>
        </w:rPr>
        <w:t xml:space="preserve"> "</w:t>
      </w:r>
      <w:r w:rsidR="00560013">
        <w:rPr>
          <w:rFonts w:cs="Times New Roman" w:hint="cs"/>
          <w:rtl/>
        </w:rPr>
        <w:t xml:space="preserve">אני לא מצליח להסביר. </w:t>
      </w:r>
      <w:r w:rsidR="00BB3F64">
        <w:rPr>
          <w:rFonts w:cs="Times New Roman" w:hint="cs"/>
          <w:rtl/>
        </w:rPr>
        <w:t>היית צריך להיות שם</w:t>
      </w:r>
      <w:r w:rsidR="00560013">
        <w:rPr>
          <w:rFonts w:cs="Times New Roman" w:hint="cs"/>
          <w:rtl/>
        </w:rPr>
        <w:t xml:space="preserve"> בעצמך </w:t>
      </w:r>
      <w:r w:rsidR="00560013">
        <w:rPr>
          <w:rFonts w:cs="Times New Roman"/>
          <w:rtl/>
        </w:rPr>
        <w:t>–</w:t>
      </w:r>
      <w:r w:rsidR="00560013">
        <w:rPr>
          <w:rFonts w:cs="Times New Roman" w:hint="cs"/>
          <w:rtl/>
        </w:rPr>
        <w:t xml:space="preserve"> הרצאה כזאת אסור לפספס."</w:t>
      </w:r>
    </w:p>
    <w:p w14:paraId="3B1A86C8" w14:textId="15552CB6" w:rsidR="00D3771C" w:rsidRDefault="00166430" w:rsidP="00BB3F64">
      <w:pPr>
        <w:rPr>
          <w:rFonts w:cs="Times New Roman"/>
          <w:rtl/>
        </w:rPr>
      </w:pPr>
      <w:r>
        <w:rPr>
          <w:rFonts w:cs="Times New Roman" w:hint="cs"/>
          <w:rtl/>
        </w:rPr>
        <w:t>"</w:t>
      </w:r>
      <w:r w:rsidR="00BB3F64">
        <w:rPr>
          <w:rFonts w:cs="Times New Roman" w:hint="cs"/>
          <w:rtl/>
        </w:rPr>
        <w:t>אני</w:t>
      </w:r>
      <w:r w:rsidR="00560013">
        <w:rPr>
          <w:rFonts w:cs="Times New Roman" w:hint="cs"/>
          <w:rtl/>
        </w:rPr>
        <w:t xml:space="preserve"> ממש חולה</w:t>
      </w:r>
      <w:r w:rsidR="00812855" w:rsidRPr="00812855">
        <w:rPr>
          <w:rFonts w:cs="Times New Roman"/>
          <w:rtl/>
        </w:rPr>
        <w:t>, אלכס</w:t>
      </w:r>
      <w:r w:rsidR="00560013">
        <w:rPr>
          <w:rFonts w:cs="Times New Roman" w:hint="cs"/>
          <w:rtl/>
        </w:rPr>
        <w:t xml:space="preserve">. </w:t>
      </w:r>
      <w:r w:rsidR="00D3771C">
        <w:rPr>
          <w:rFonts w:cs="Times New Roman"/>
          <w:rtl/>
        </w:rPr>
        <w:t>יועיל אם אמנה את ייסורי</w:t>
      </w:r>
      <w:r w:rsidR="00B32D93">
        <w:rPr>
          <w:rFonts w:cs="Times New Roman" w:hint="cs"/>
          <w:rtl/>
        </w:rPr>
        <w:t>י</w:t>
      </w:r>
      <w:r w:rsidR="00D3771C">
        <w:rPr>
          <w:rFonts w:cs="Times New Roman"/>
          <w:rtl/>
        </w:rPr>
        <w:t>?</w:t>
      </w:r>
      <w:r>
        <w:rPr>
          <w:rFonts w:cs="Times New Roman" w:hint="cs"/>
          <w:rtl/>
        </w:rPr>
        <w:t>"</w:t>
      </w:r>
    </w:p>
    <w:p w14:paraId="480C22CE" w14:textId="60F9EBD9" w:rsidR="00D3771C" w:rsidRPr="001764F4" w:rsidRDefault="00812855" w:rsidP="00776538">
      <w:pPr>
        <w:rPr>
          <w:color w:val="A6A6A6" w:themeColor="background1" w:themeShade="A6"/>
          <w:rtl/>
        </w:rPr>
      </w:pPr>
      <w:r w:rsidRPr="00812855">
        <w:rPr>
          <w:rFonts w:cs="Times New Roman"/>
          <w:rtl/>
        </w:rPr>
        <w:t>מובן שאלכס לא הכיר את המילה 'ייסורי</w:t>
      </w:r>
      <w:r w:rsidR="00B32D93">
        <w:rPr>
          <w:rFonts w:cs="Times New Roman" w:hint="cs"/>
          <w:rtl/>
        </w:rPr>
        <w:t>י</w:t>
      </w:r>
      <w:r w:rsidRPr="00812855">
        <w:rPr>
          <w:rFonts w:cs="Times New Roman"/>
          <w:rtl/>
        </w:rPr>
        <w:t xml:space="preserve">', וגם בקשר ל'אמנה' לא היה משוכנע, ו'יועיל' היה רעוע </w:t>
      </w:r>
      <w:r>
        <w:rPr>
          <w:rFonts w:cs="Times New Roman" w:hint="cs"/>
          <w:rtl/>
        </w:rPr>
        <w:t>[</w:t>
      </w:r>
      <w:r>
        <w:rPr>
          <w:rFonts w:cs="Times New Roman"/>
        </w:rPr>
        <w:t>shaky</w:t>
      </w:r>
      <w:r>
        <w:rPr>
          <w:rFonts w:cs="Times New Roman" w:hint="cs"/>
          <w:rtl/>
        </w:rPr>
        <w:t xml:space="preserve">] </w:t>
      </w:r>
      <w:r w:rsidRPr="00812855">
        <w:rPr>
          <w:rFonts w:cs="Times New Roman"/>
          <w:rtl/>
        </w:rPr>
        <w:t xml:space="preserve">כשלעצמו, ותוך כדי </w:t>
      </w:r>
      <w:r w:rsidR="00B36302" w:rsidRPr="00B36302">
        <w:rPr>
          <w:rFonts w:cs="Times New Roman"/>
          <w:rtl/>
        </w:rPr>
        <w:t>ביאוריו</w:t>
      </w:r>
      <w:r w:rsidR="00B36302">
        <w:rPr>
          <w:rFonts w:cs="Times New Roman" w:hint="cs"/>
          <w:rtl/>
        </w:rPr>
        <w:t xml:space="preserve"> </w:t>
      </w:r>
      <w:r w:rsidRPr="00812855">
        <w:rPr>
          <w:rFonts w:cs="Times New Roman"/>
          <w:rtl/>
        </w:rPr>
        <w:t>ארקדי השתעל קשות.</w:t>
      </w:r>
      <w:r w:rsidR="0097258F">
        <w:rPr>
          <w:rFonts w:cs="Times New Roman" w:hint="cs"/>
          <w:rtl/>
        </w:rPr>
        <w:t xml:space="preserve"> </w:t>
      </w:r>
      <w:r w:rsidR="00776538" w:rsidRPr="001764F4">
        <w:rPr>
          <w:rFonts w:cs="Times New Roman" w:hint="cs"/>
          <w:color w:val="A6A6A6" w:themeColor="background1" w:themeShade="A6"/>
          <w:rtl/>
        </w:rPr>
        <w:t>[[</w:t>
      </w:r>
      <w:r w:rsidR="00E431EB" w:rsidRPr="001764F4">
        <w:rPr>
          <w:rFonts w:cs="Times New Roman" w:hint="cs"/>
          <w:color w:val="A6A6A6" w:themeColor="background1" w:themeShade="A6"/>
          <w:rtl/>
        </w:rPr>
        <w:t>ו</w:t>
      </w:r>
      <w:r w:rsidR="00F321EC" w:rsidRPr="001764F4">
        <w:rPr>
          <w:rFonts w:cs="Times New Roman" w:hint="cs"/>
          <w:color w:val="A6A6A6" w:themeColor="background1" w:themeShade="A6"/>
          <w:rtl/>
        </w:rPr>
        <w:t>מכיוון שהעריך</w:t>
      </w:r>
      <w:r w:rsidR="00E431EB" w:rsidRPr="001764F4">
        <w:rPr>
          <w:rFonts w:cs="Times New Roman" w:hint="cs"/>
          <w:color w:val="A6A6A6" w:themeColor="background1" w:themeShade="A6"/>
          <w:rtl/>
        </w:rPr>
        <w:t xml:space="preserve"> </w:t>
      </w:r>
      <w:r w:rsidR="00F321EC" w:rsidRPr="001764F4">
        <w:rPr>
          <w:rFonts w:cs="Times New Roman" w:hint="cs"/>
          <w:color w:val="A6A6A6" w:themeColor="background1" w:themeShade="A6"/>
          <w:rtl/>
        </w:rPr>
        <w:t xml:space="preserve">כי </w:t>
      </w:r>
      <w:r w:rsidR="00E431EB" w:rsidRPr="001764F4">
        <w:rPr>
          <w:rFonts w:cs="Times New Roman" w:hint="cs"/>
          <w:color w:val="A6A6A6" w:themeColor="background1" w:themeShade="A6"/>
          <w:rtl/>
        </w:rPr>
        <w:t xml:space="preserve">אלכס לא יתעניין </w:t>
      </w:r>
      <w:r w:rsidR="00F321EC" w:rsidRPr="001764F4">
        <w:rPr>
          <w:rFonts w:cs="Times New Roman" w:hint="cs"/>
          <w:color w:val="A6A6A6" w:themeColor="background1" w:themeShade="A6"/>
          <w:rtl/>
        </w:rPr>
        <w:t>ב</w:t>
      </w:r>
      <w:r w:rsidR="00E431EB" w:rsidRPr="001764F4">
        <w:rPr>
          <w:rFonts w:cs="Times New Roman" w:hint="cs"/>
          <w:color w:val="A6A6A6" w:themeColor="background1" w:themeShade="A6"/>
          <w:rtl/>
        </w:rPr>
        <w:t>מיוחד בהאזנה לייסוריו</w:t>
      </w:r>
      <w:r w:rsidR="00F321EC" w:rsidRPr="001764F4">
        <w:rPr>
          <w:rFonts w:cs="Times New Roman" w:hint="cs"/>
          <w:color w:val="A6A6A6" w:themeColor="background1" w:themeShade="A6"/>
          <w:rtl/>
        </w:rPr>
        <w:t>, עבר לנושא אחר</w:t>
      </w:r>
      <w:r w:rsidR="00922179" w:rsidRPr="001764F4">
        <w:rPr>
          <w:rFonts w:cs="Times New Roman" w:hint="cs"/>
          <w:color w:val="A6A6A6" w:themeColor="background1" w:themeShade="A6"/>
          <w:rtl/>
        </w:rPr>
        <w:t>.</w:t>
      </w:r>
      <w:r w:rsidR="00327985" w:rsidRPr="001764F4">
        <w:rPr>
          <w:rFonts w:cs="Times New Roman" w:hint="cs"/>
          <w:color w:val="A6A6A6" w:themeColor="background1" w:themeShade="A6"/>
          <w:rtl/>
        </w:rPr>
        <w:t xml:space="preserve"> </w:t>
      </w:r>
      <w:r w:rsidR="00166430" w:rsidRPr="001764F4">
        <w:rPr>
          <w:rFonts w:cs="Times New Roman" w:hint="cs"/>
          <w:color w:val="A6A6A6" w:themeColor="background1" w:themeShade="A6"/>
          <w:rtl/>
        </w:rPr>
        <w:t>"</w:t>
      </w:r>
      <w:r w:rsidR="00922179" w:rsidRPr="001764F4">
        <w:rPr>
          <w:rFonts w:cs="Times New Roman" w:hint="cs"/>
          <w:color w:val="A6A6A6" w:themeColor="background1" w:themeShade="A6"/>
          <w:rtl/>
        </w:rPr>
        <w:t xml:space="preserve">ובכן, בנוגע לייסוריך, </w:t>
      </w:r>
      <w:r w:rsidR="00D3771C" w:rsidRPr="001764F4">
        <w:rPr>
          <w:rFonts w:cs="Times New Roman"/>
          <w:color w:val="A6A6A6" w:themeColor="background1" w:themeShade="A6"/>
          <w:rtl/>
        </w:rPr>
        <w:t>לא בטוח, אבל אם זה יועיל לך אני מוכן לשמוע.</w:t>
      </w:r>
      <w:r w:rsidR="00166430" w:rsidRPr="001764F4">
        <w:rPr>
          <w:rFonts w:cs="Times New Roman" w:hint="cs"/>
          <w:color w:val="A6A6A6" w:themeColor="background1" w:themeShade="A6"/>
          <w:rtl/>
        </w:rPr>
        <w:t>"</w:t>
      </w:r>
    </w:p>
    <w:p w14:paraId="14A01440" w14:textId="77777777" w:rsidR="00D3771C" w:rsidRPr="001764F4" w:rsidRDefault="00D3771C" w:rsidP="00104882">
      <w:pPr>
        <w:rPr>
          <w:color w:val="A6A6A6" w:themeColor="background1" w:themeShade="A6"/>
          <w:rtl/>
        </w:rPr>
      </w:pPr>
      <w:r w:rsidRPr="001764F4">
        <w:rPr>
          <w:rFonts w:cs="Times New Roman" w:hint="cs"/>
          <w:color w:val="A6A6A6" w:themeColor="background1" w:themeShade="A6"/>
          <w:rtl/>
        </w:rPr>
        <w:t>"</w:t>
      </w:r>
      <w:r w:rsidR="00104882" w:rsidRPr="001764F4">
        <w:rPr>
          <w:rFonts w:cs="Times New Roman"/>
          <w:color w:val="A6A6A6" w:themeColor="background1" w:themeShade="A6"/>
          <w:rtl/>
        </w:rPr>
        <w:t>חה חה</w:t>
      </w:r>
      <w:r w:rsidR="0097258F" w:rsidRPr="001764F4">
        <w:rPr>
          <w:rFonts w:cs="Times New Roman" w:hint="cs"/>
          <w:color w:val="A6A6A6" w:themeColor="background1" w:themeShade="A6"/>
          <w:rtl/>
        </w:rPr>
        <w:t xml:space="preserve"> ייסורי רבים מספור</w:t>
      </w:r>
      <w:r w:rsidR="00104882" w:rsidRPr="001764F4">
        <w:rPr>
          <w:rFonts w:cs="Times New Roman"/>
          <w:color w:val="A6A6A6" w:themeColor="background1" w:themeShade="A6"/>
          <w:rtl/>
        </w:rPr>
        <w:t>. ת</w:t>
      </w:r>
      <w:r w:rsidR="00104882" w:rsidRPr="001764F4">
        <w:rPr>
          <w:rFonts w:cs="Times New Roman" w:hint="cs"/>
          <w:color w:val="A6A6A6" w:themeColor="background1" w:themeShade="A6"/>
          <w:rtl/>
        </w:rPr>
        <w:t>קרא</w:t>
      </w:r>
      <w:r w:rsidRPr="001764F4">
        <w:rPr>
          <w:rFonts w:cs="Times New Roman"/>
          <w:color w:val="A6A6A6" w:themeColor="background1" w:themeShade="A6"/>
          <w:rtl/>
        </w:rPr>
        <w:t xml:space="preserve"> ב</w:t>
      </w:r>
      <w:r w:rsidRPr="001764F4">
        <w:rPr>
          <w:rFonts w:cs="Times New Roman" w:hint="cs"/>
          <w:color w:val="A6A6A6" w:themeColor="background1" w:themeShade="A6"/>
          <w:rtl/>
        </w:rPr>
        <w:t>אינציקלופדי</w:t>
      </w:r>
      <w:r w:rsidRPr="001764F4">
        <w:rPr>
          <w:rFonts w:cs="Times New Roman"/>
          <w:color w:val="A6A6A6" w:themeColor="background1" w:themeShade="A6"/>
          <w:rtl/>
        </w:rPr>
        <w:t>ה</w:t>
      </w:r>
      <w:r w:rsidRPr="001764F4">
        <w:rPr>
          <w:rFonts w:cs="Times New Roman" w:hint="cs"/>
          <w:color w:val="A6A6A6" w:themeColor="background1" w:themeShade="A6"/>
          <w:rtl/>
        </w:rPr>
        <w:t xml:space="preserve"> </w:t>
      </w:r>
      <w:r w:rsidR="00104882" w:rsidRPr="001764F4">
        <w:rPr>
          <w:rFonts w:cs="Times New Roman" w:hint="cs"/>
          <w:color w:val="A6A6A6" w:themeColor="background1" w:themeShade="A6"/>
          <w:rtl/>
        </w:rPr>
        <w:t>את ה</w:t>
      </w:r>
      <w:r w:rsidRPr="001764F4">
        <w:rPr>
          <w:rFonts w:cs="Times New Roman"/>
          <w:color w:val="A6A6A6" w:themeColor="background1" w:themeShade="A6"/>
          <w:rtl/>
        </w:rPr>
        <w:t>ערך העוסק בגריאטריה מתקדמת ותבין.</w:t>
      </w:r>
      <w:r w:rsidRPr="001764F4">
        <w:rPr>
          <w:rFonts w:ascii="Segoe UI Symbol" w:hAnsi="Segoe UI Symbol" w:cs="Segoe UI Symbol" w:hint="cs"/>
          <w:color w:val="A6A6A6" w:themeColor="background1" w:themeShade="A6"/>
          <w:rtl/>
        </w:rPr>
        <w:t>"</w:t>
      </w:r>
    </w:p>
    <w:p w14:paraId="53512764" w14:textId="77777777" w:rsidR="00BB3F64" w:rsidRPr="001764F4" w:rsidRDefault="00D3771C" w:rsidP="00166430">
      <w:pPr>
        <w:rPr>
          <w:rFonts w:cs="Times New Roman"/>
          <w:color w:val="A6A6A6" w:themeColor="background1" w:themeShade="A6"/>
          <w:rtl/>
        </w:rPr>
      </w:pPr>
      <w:r w:rsidRPr="001764F4">
        <w:rPr>
          <w:rFonts w:cs="Times New Roman" w:hint="cs"/>
          <w:color w:val="A6A6A6" w:themeColor="background1" w:themeShade="A6"/>
          <w:rtl/>
        </w:rPr>
        <w:t>"</w:t>
      </w:r>
      <w:r w:rsidRPr="001764F4">
        <w:rPr>
          <w:rFonts w:cs="Times New Roman"/>
          <w:color w:val="A6A6A6" w:themeColor="background1" w:themeShade="A6"/>
          <w:rtl/>
        </w:rPr>
        <w:t>קצת מוקדם לגריאטריה, לא?</w:t>
      </w:r>
      <w:r w:rsidRPr="001764F4">
        <w:rPr>
          <w:rFonts w:cs="Times New Roman" w:hint="cs"/>
          <w:color w:val="A6A6A6" w:themeColor="background1" w:themeShade="A6"/>
          <w:rtl/>
        </w:rPr>
        <w:t>"</w:t>
      </w:r>
    </w:p>
    <w:p w14:paraId="11269F6A" w14:textId="5828A9A5" w:rsidR="004627AB" w:rsidRPr="001764F4" w:rsidRDefault="00166430" w:rsidP="00BB3F64">
      <w:pPr>
        <w:rPr>
          <w:color w:val="A6A6A6" w:themeColor="background1" w:themeShade="A6"/>
          <w:rtl/>
        </w:rPr>
      </w:pPr>
      <w:r w:rsidRPr="001764F4">
        <w:rPr>
          <w:rFonts w:cs="Times New Roman" w:hint="cs"/>
          <w:color w:val="A6A6A6" w:themeColor="background1" w:themeShade="A6"/>
          <w:rtl/>
        </w:rPr>
        <w:t>"</w:t>
      </w:r>
      <w:r w:rsidRPr="001764F4">
        <w:rPr>
          <w:rFonts w:cs="Times New Roman"/>
          <w:color w:val="A6A6A6" w:themeColor="background1" w:themeShade="A6"/>
          <w:rtl/>
        </w:rPr>
        <w:t>כנראה אני מקדי</w:t>
      </w:r>
      <w:r w:rsidRPr="001764F4">
        <w:rPr>
          <w:rFonts w:cs="Times New Roman" w:hint="cs"/>
          <w:color w:val="A6A6A6" w:themeColor="background1" w:themeShade="A6"/>
          <w:rtl/>
        </w:rPr>
        <w:t>ם</w:t>
      </w:r>
      <w:r w:rsidRPr="001764F4">
        <w:rPr>
          <w:rFonts w:cs="Times New Roman"/>
          <w:color w:val="A6A6A6" w:themeColor="background1" w:themeShade="A6"/>
          <w:rtl/>
        </w:rPr>
        <w:t xml:space="preserve"> את זמני</w:t>
      </w:r>
      <w:r w:rsidRPr="001764F4">
        <w:rPr>
          <w:rFonts w:cs="Times New Roman" w:hint="cs"/>
          <w:color w:val="A6A6A6" w:themeColor="background1" w:themeShade="A6"/>
          <w:rtl/>
        </w:rPr>
        <w:t xml:space="preserve">," ארקדי ענה, ומעודד מתגובתו המשועשעת של אלכס המשיך, </w:t>
      </w:r>
      <w:r w:rsidR="004627AB" w:rsidRPr="001764F4">
        <w:rPr>
          <w:color w:val="A6A6A6" w:themeColor="background1" w:themeShade="A6"/>
          <w:rtl/>
        </w:rPr>
        <w:t>"</w:t>
      </w:r>
      <w:r w:rsidR="00327985" w:rsidRPr="001764F4">
        <w:rPr>
          <w:rFonts w:hint="cs"/>
          <w:color w:val="A6A6A6" w:themeColor="background1" w:themeShade="A6"/>
          <w:rtl/>
        </w:rPr>
        <w:t>ו</w:t>
      </w:r>
      <w:r w:rsidR="004627AB" w:rsidRPr="001764F4">
        <w:rPr>
          <w:color w:val="A6A6A6" w:themeColor="background1" w:themeShade="A6"/>
          <w:rtl/>
        </w:rPr>
        <w:t>על סכר הובר</w:t>
      </w:r>
      <w:r w:rsidR="00BB3F64" w:rsidRPr="001764F4">
        <w:rPr>
          <w:color w:val="A6A6A6" w:themeColor="background1" w:themeShade="A6"/>
          <w:rtl/>
        </w:rPr>
        <w:t xml:space="preserve"> שמעת</w:t>
      </w:r>
      <w:r w:rsidR="004627AB" w:rsidRPr="001764F4">
        <w:rPr>
          <w:color w:val="A6A6A6" w:themeColor="background1" w:themeShade="A6"/>
          <w:rtl/>
        </w:rPr>
        <w:t>?"</w:t>
      </w:r>
    </w:p>
    <w:p w14:paraId="11BE553E" w14:textId="77777777" w:rsidR="004627AB" w:rsidRPr="001764F4" w:rsidRDefault="004627AB" w:rsidP="00250000">
      <w:pPr>
        <w:rPr>
          <w:color w:val="A6A6A6" w:themeColor="background1" w:themeShade="A6"/>
          <w:rtl/>
        </w:rPr>
      </w:pPr>
      <w:r w:rsidRPr="001764F4">
        <w:rPr>
          <w:color w:val="A6A6A6" w:themeColor="background1" w:themeShade="A6"/>
          <w:rtl/>
        </w:rPr>
        <w:t>"לא ממש."</w:t>
      </w:r>
    </w:p>
    <w:p w14:paraId="4DD8D3AF" w14:textId="487DD262" w:rsidR="004627AB" w:rsidRPr="001764F4" w:rsidRDefault="004627AB" w:rsidP="00250000">
      <w:pPr>
        <w:rPr>
          <w:color w:val="A6A6A6" w:themeColor="background1" w:themeShade="A6"/>
          <w:rtl/>
        </w:rPr>
      </w:pPr>
      <w:r w:rsidRPr="001764F4">
        <w:rPr>
          <w:color w:val="A6A6A6" w:themeColor="background1" w:themeShade="A6"/>
          <w:rtl/>
        </w:rPr>
        <w:t>"סכר הובר, על הגבול בין אריזונה לנבדה נחשב לאחד משבעת הפלאים ההנדסיים של העולם."</w:t>
      </w:r>
    </w:p>
    <w:p w14:paraId="123DC834" w14:textId="34218925" w:rsidR="004627AB" w:rsidRPr="001764F4" w:rsidRDefault="004627AB" w:rsidP="00250000">
      <w:pPr>
        <w:rPr>
          <w:color w:val="A6A6A6" w:themeColor="background1" w:themeShade="A6"/>
          <w:rtl/>
        </w:rPr>
      </w:pPr>
      <w:r w:rsidRPr="001764F4">
        <w:rPr>
          <w:color w:val="A6A6A6" w:themeColor="background1" w:themeShade="A6"/>
          <w:rtl/>
        </w:rPr>
        <w:t xml:space="preserve">"מדהים." אלכס </w:t>
      </w:r>
      <w:r w:rsidR="006D4DBD" w:rsidRPr="001764F4">
        <w:rPr>
          <w:rFonts w:hint="cs"/>
          <w:color w:val="A6A6A6" w:themeColor="background1" w:themeShade="A6"/>
          <w:rtl/>
        </w:rPr>
        <w:t xml:space="preserve">שחש כי מועד הביקור תם, </w:t>
      </w:r>
      <w:r w:rsidR="00E431EB" w:rsidRPr="001764F4">
        <w:rPr>
          <w:rFonts w:hint="cs"/>
          <w:color w:val="A6A6A6" w:themeColor="background1" w:themeShade="A6"/>
          <w:rtl/>
        </w:rPr>
        <w:t>[</w:t>
      </w:r>
      <w:r w:rsidR="006D4DBD" w:rsidRPr="001764F4">
        <w:rPr>
          <w:rFonts w:hint="cs"/>
          <w:color w:val="A6A6A6" w:themeColor="background1" w:themeShade="A6"/>
          <w:rtl/>
        </w:rPr>
        <w:t xml:space="preserve">וכדאי לסיים </w:t>
      </w:r>
      <w:r w:rsidR="006D4DBD" w:rsidRPr="001764F4">
        <w:rPr>
          <w:color w:val="A6A6A6" w:themeColor="background1" w:themeShade="A6"/>
        </w:rPr>
        <w:t>on a high note</w:t>
      </w:r>
      <w:r w:rsidR="006D4DBD" w:rsidRPr="001764F4">
        <w:rPr>
          <w:rFonts w:hint="cs"/>
          <w:color w:val="A6A6A6" w:themeColor="background1" w:themeShade="A6"/>
          <w:rtl/>
        </w:rPr>
        <w:t>,</w:t>
      </w:r>
      <w:r w:rsidR="00E431EB" w:rsidRPr="001764F4">
        <w:rPr>
          <w:rFonts w:hint="cs"/>
          <w:color w:val="A6A6A6" w:themeColor="background1" w:themeShade="A6"/>
          <w:rtl/>
        </w:rPr>
        <w:t>]</w:t>
      </w:r>
      <w:r w:rsidR="006D4DBD" w:rsidRPr="001764F4">
        <w:rPr>
          <w:rFonts w:hint="cs"/>
          <w:color w:val="A6A6A6" w:themeColor="background1" w:themeShade="A6"/>
          <w:rtl/>
        </w:rPr>
        <w:t xml:space="preserve"> </w:t>
      </w:r>
      <w:r w:rsidRPr="001764F4">
        <w:rPr>
          <w:color w:val="A6A6A6" w:themeColor="background1" w:themeShade="A6"/>
          <w:rtl/>
        </w:rPr>
        <w:t>קם ללכת.</w:t>
      </w:r>
    </w:p>
    <w:p w14:paraId="67362E62" w14:textId="1DFCE6ED" w:rsidR="004627AB" w:rsidRPr="001764F4" w:rsidRDefault="004627AB" w:rsidP="006D4DBD">
      <w:pPr>
        <w:rPr>
          <w:color w:val="A6A6A6" w:themeColor="background1" w:themeShade="A6"/>
          <w:rtl/>
        </w:rPr>
      </w:pPr>
      <w:r w:rsidRPr="001764F4">
        <w:rPr>
          <w:color w:val="A6A6A6" w:themeColor="background1" w:themeShade="A6"/>
          <w:rtl/>
        </w:rPr>
        <w:lastRenderedPageBreak/>
        <w:t>"אתה יכול לשער כמה מ</w:t>
      </w:r>
      <w:r w:rsidR="004B2DE4" w:rsidRPr="001764F4">
        <w:rPr>
          <w:rFonts w:hint="cs"/>
          <w:color w:val="A6A6A6" w:themeColor="background1" w:themeShade="A6"/>
          <w:rtl/>
        </w:rPr>
        <w:t>טרים רבועיים</w:t>
      </w:r>
      <w:r w:rsidRPr="001764F4">
        <w:rPr>
          <w:color w:val="A6A6A6" w:themeColor="background1" w:themeShade="A6"/>
          <w:rtl/>
        </w:rPr>
        <w:t xml:space="preserve"> </w:t>
      </w:r>
      <w:r w:rsidR="004B2DE4" w:rsidRPr="001764F4">
        <w:rPr>
          <w:rFonts w:hint="cs"/>
          <w:color w:val="A6A6A6" w:themeColor="background1" w:themeShade="A6"/>
          <w:rtl/>
        </w:rPr>
        <w:t xml:space="preserve">של </w:t>
      </w:r>
      <w:r w:rsidRPr="001764F4">
        <w:rPr>
          <w:color w:val="A6A6A6" w:themeColor="background1" w:themeShade="A6"/>
          <w:rtl/>
        </w:rPr>
        <w:t xml:space="preserve">מים </w:t>
      </w:r>
      <w:r w:rsidR="006D4DBD" w:rsidRPr="001764F4">
        <w:rPr>
          <w:color w:val="A6A6A6" w:themeColor="background1" w:themeShade="A6"/>
          <w:rtl/>
        </w:rPr>
        <w:t xml:space="preserve">חוסם </w:t>
      </w:r>
      <w:r w:rsidRPr="001764F4">
        <w:rPr>
          <w:color w:val="A6A6A6" w:themeColor="background1" w:themeShade="A6"/>
          <w:rtl/>
        </w:rPr>
        <w:t>סכר הובר בדקה?"</w:t>
      </w:r>
    </w:p>
    <w:p w14:paraId="249E47FC" w14:textId="317CA6A7" w:rsidR="004627AB" w:rsidRPr="001764F4" w:rsidRDefault="004627AB" w:rsidP="00250000">
      <w:pPr>
        <w:rPr>
          <w:color w:val="A6A6A6" w:themeColor="background1" w:themeShade="A6"/>
          <w:rtl/>
        </w:rPr>
      </w:pPr>
      <w:r w:rsidRPr="001764F4">
        <w:rPr>
          <w:color w:val="A6A6A6" w:themeColor="background1" w:themeShade="A6"/>
          <w:rtl/>
        </w:rPr>
        <w:t>"בטח מליונים."</w:t>
      </w:r>
      <w:r w:rsidR="00001DF2" w:rsidRPr="001764F4">
        <w:rPr>
          <w:rFonts w:hint="cs"/>
          <w:color w:val="A6A6A6" w:themeColor="background1" w:themeShade="A6"/>
          <w:rtl/>
        </w:rPr>
        <w:t xml:space="preserve"> כל עוד זה לא ש</w:t>
      </w:r>
      <w:r w:rsidR="00327985" w:rsidRPr="001764F4">
        <w:rPr>
          <w:rFonts w:hint="cs"/>
          <w:color w:val="A6A6A6" w:themeColor="background1" w:themeShade="A6"/>
          <w:rtl/>
        </w:rPr>
        <w:t>י</w:t>
      </w:r>
      <w:r w:rsidR="00001DF2" w:rsidRPr="001764F4">
        <w:rPr>
          <w:rFonts w:hint="cs"/>
          <w:color w:val="A6A6A6" w:themeColor="background1" w:themeShade="A6"/>
          <w:rtl/>
        </w:rPr>
        <w:t>ש</w:t>
      </w:r>
      <w:r w:rsidR="00327985" w:rsidRPr="001764F4">
        <w:rPr>
          <w:rFonts w:hint="cs"/>
          <w:color w:val="A6A6A6" w:themeColor="background1" w:themeShade="A6"/>
          <w:rtl/>
        </w:rPr>
        <w:t>ה</w:t>
      </w:r>
      <w:r w:rsidR="00001DF2" w:rsidRPr="001764F4">
        <w:rPr>
          <w:rFonts w:hint="cs"/>
          <w:color w:val="A6A6A6" w:themeColor="background1" w:themeShade="A6"/>
          <w:rtl/>
        </w:rPr>
        <w:t>-</w:t>
      </w:r>
      <w:r w:rsidR="003E1BEA" w:rsidRPr="001764F4">
        <w:rPr>
          <w:rFonts w:hint="cs"/>
          <w:color w:val="A6A6A6" w:themeColor="background1" w:themeShade="A6"/>
          <w:rtl/>
        </w:rPr>
        <w:t>עשר, הוא חש בטוח.</w:t>
      </w:r>
    </w:p>
    <w:p w14:paraId="673C54FA" w14:textId="16122B70" w:rsidR="004627AB" w:rsidRPr="001764F4" w:rsidRDefault="004627AB" w:rsidP="003E1BEA">
      <w:pPr>
        <w:rPr>
          <w:color w:val="A6A6A6" w:themeColor="background1" w:themeShade="A6"/>
          <w:rtl/>
        </w:rPr>
      </w:pPr>
      <w:r w:rsidRPr="001764F4">
        <w:rPr>
          <w:color w:val="A6A6A6" w:themeColor="background1" w:themeShade="A6"/>
          <w:rtl/>
        </w:rPr>
        <w:t>"ועדיין כושר החסימה שלו פחות משל האדם הממוצע המ</w:t>
      </w:r>
      <w:r w:rsidR="00F321EC" w:rsidRPr="001764F4">
        <w:rPr>
          <w:rFonts w:hint="cs"/>
          <w:color w:val="A6A6A6" w:themeColor="background1" w:themeShade="A6"/>
          <w:rtl/>
        </w:rPr>
        <w:t>מתין</w:t>
      </w:r>
      <w:r w:rsidRPr="001764F4">
        <w:rPr>
          <w:color w:val="A6A6A6" w:themeColor="background1" w:themeShade="A6"/>
          <w:rtl/>
        </w:rPr>
        <w:t xml:space="preserve"> בתור לקופת חולים."</w:t>
      </w:r>
    </w:p>
    <w:p w14:paraId="1094F123" w14:textId="33280575" w:rsidR="004627AB" w:rsidRPr="001764F4" w:rsidRDefault="004627AB" w:rsidP="00250000">
      <w:pPr>
        <w:rPr>
          <w:color w:val="A6A6A6" w:themeColor="background1" w:themeShade="A6"/>
          <w:rtl/>
        </w:rPr>
      </w:pPr>
      <w:r w:rsidRPr="001764F4">
        <w:rPr>
          <w:color w:val="A6A6A6" w:themeColor="background1" w:themeShade="A6"/>
          <w:rtl/>
        </w:rPr>
        <w:t xml:space="preserve">אלכס צחק. "וואו! </w:t>
      </w:r>
      <w:r w:rsidR="00E431EB" w:rsidRPr="001764F4">
        <w:rPr>
          <w:rFonts w:hint="cs"/>
          <w:color w:val="A6A6A6" w:themeColor="background1" w:themeShade="A6"/>
          <w:rtl/>
        </w:rPr>
        <w:t xml:space="preserve">איזו </w:t>
      </w:r>
      <w:r w:rsidR="001124DD" w:rsidRPr="001764F4">
        <w:rPr>
          <w:rFonts w:hint="cs"/>
          <w:color w:val="A6A6A6" w:themeColor="background1" w:themeShade="A6"/>
          <w:rtl/>
        </w:rPr>
        <w:t>הלצה</w:t>
      </w:r>
      <w:r w:rsidR="001124DD" w:rsidRPr="001764F4">
        <w:rPr>
          <w:color w:val="A6A6A6" w:themeColor="background1" w:themeShade="A6"/>
          <w:rtl/>
        </w:rPr>
        <w:t xml:space="preserve"> </w:t>
      </w:r>
      <w:r w:rsidRPr="001764F4">
        <w:rPr>
          <w:color w:val="A6A6A6" w:themeColor="background1" w:themeShade="A6"/>
          <w:rtl/>
        </w:rPr>
        <w:t>מושקעת!"</w:t>
      </w:r>
      <w:r w:rsidR="001124DD" w:rsidRPr="001764F4">
        <w:rPr>
          <w:rFonts w:hint="cs"/>
          <w:color w:val="A6A6A6" w:themeColor="background1" w:themeShade="A6"/>
          <w:rtl/>
        </w:rPr>
        <w:t xml:space="preserve"> </w:t>
      </w:r>
      <w:r w:rsidR="001C5A04" w:rsidRPr="001764F4">
        <w:rPr>
          <w:rFonts w:cs="Times New Roman"/>
          <w:color w:val="A6A6A6" w:themeColor="background1" w:themeShade="A6"/>
          <w:rtl/>
        </w:rPr>
        <w:t>הייתה</w:t>
      </w:r>
      <w:r w:rsidR="001124DD" w:rsidRPr="001764F4">
        <w:rPr>
          <w:rFonts w:cs="Times New Roman" w:hint="cs"/>
          <w:color w:val="A6A6A6" w:themeColor="background1" w:themeShade="A6"/>
          <w:rtl/>
        </w:rPr>
        <w:t xml:space="preserve"> </w:t>
      </w:r>
      <w:r w:rsidR="001124DD" w:rsidRPr="001764F4">
        <w:rPr>
          <w:rFonts w:cs="Times New Roman"/>
          <w:color w:val="A6A6A6" w:themeColor="background1" w:themeShade="A6"/>
          <w:rtl/>
        </w:rPr>
        <w:t>לארקדי נטייה להשתמש במליצות ולשלבן בשיחה רגילה כלאחר-יד, ואלכס</w:t>
      </w:r>
      <w:r w:rsidR="00F321EC" w:rsidRPr="001764F4">
        <w:rPr>
          <w:rFonts w:cs="Times New Roman" w:hint="cs"/>
          <w:color w:val="A6A6A6" w:themeColor="background1" w:themeShade="A6"/>
          <w:rtl/>
        </w:rPr>
        <w:t>,</w:t>
      </w:r>
      <w:r w:rsidR="001124DD" w:rsidRPr="001764F4">
        <w:rPr>
          <w:rFonts w:cs="Times New Roman"/>
          <w:color w:val="A6A6A6" w:themeColor="background1" w:themeShade="A6"/>
          <w:rtl/>
        </w:rPr>
        <w:t xml:space="preserve"> </w:t>
      </w:r>
      <w:r w:rsidR="000974E0" w:rsidRPr="001764F4">
        <w:rPr>
          <w:rFonts w:cs="Times New Roman" w:hint="cs"/>
          <w:color w:val="A6A6A6" w:themeColor="background1" w:themeShade="A6"/>
          <w:rtl/>
        </w:rPr>
        <w:t>אשר</w:t>
      </w:r>
      <w:r w:rsidR="000974E0" w:rsidRPr="001764F4">
        <w:rPr>
          <w:rFonts w:cs="Times New Roman"/>
          <w:color w:val="A6A6A6" w:themeColor="background1" w:themeShade="A6"/>
          <w:rtl/>
        </w:rPr>
        <w:t xml:space="preserve"> בשפות בהן לא שלט</w:t>
      </w:r>
      <w:r w:rsidR="000974E0" w:rsidRPr="001764F4">
        <w:rPr>
          <w:rFonts w:cs="Times New Roman" w:hint="cs"/>
          <w:color w:val="A6A6A6" w:themeColor="background1" w:themeShade="A6"/>
          <w:rtl/>
        </w:rPr>
        <w:t>,</w:t>
      </w:r>
      <w:r w:rsidR="000974E0" w:rsidRPr="001764F4">
        <w:rPr>
          <w:rFonts w:cs="Times New Roman"/>
          <w:color w:val="A6A6A6" w:themeColor="background1" w:themeShade="A6"/>
          <w:rtl/>
        </w:rPr>
        <w:t xml:space="preserve"> </w:t>
      </w:r>
      <w:r w:rsidR="001124DD" w:rsidRPr="001764F4">
        <w:rPr>
          <w:rFonts w:cs="Times New Roman"/>
          <w:color w:val="A6A6A6" w:themeColor="background1" w:themeShade="A6"/>
          <w:rtl/>
        </w:rPr>
        <w:t>היה רגיל לחקות את דיבורם של הקרובים אליו, מיהר ונדבק אף הוא בהרגל זה.</w:t>
      </w:r>
    </w:p>
    <w:p w14:paraId="3CF377EC" w14:textId="77777777" w:rsidR="004627AB" w:rsidRPr="001764F4" w:rsidRDefault="004627AB" w:rsidP="00250000">
      <w:pPr>
        <w:rPr>
          <w:color w:val="A6A6A6" w:themeColor="background1" w:themeShade="A6"/>
          <w:rtl/>
        </w:rPr>
      </w:pPr>
      <w:r w:rsidRPr="001764F4">
        <w:rPr>
          <w:color w:val="A6A6A6" w:themeColor="background1" w:themeShade="A6"/>
          <w:rtl/>
        </w:rPr>
        <w:t>"היה לי הרבה זמן לעבד אותה כשחיכיתי בתור."</w:t>
      </w:r>
    </w:p>
    <w:p w14:paraId="6EFA41E8" w14:textId="0191627C" w:rsidR="004627AB" w:rsidRPr="001764F4" w:rsidRDefault="00776538" w:rsidP="00250000">
      <w:pPr>
        <w:rPr>
          <w:color w:val="A6A6A6" w:themeColor="background1" w:themeShade="A6"/>
          <w:rtl/>
        </w:rPr>
      </w:pPr>
      <w:r w:rsidRPr="001764F4">
        <w:rPr>
          <w:rFonts w:hint="cs"/>
          <w:color w:val="A6A6A6" w:themeColor="background1" w:themeShade="A6"/>
          <w:rtl/>
        </w:rPr>
        <w:t xml:space="preserve">]] </w:t>
      </w:r>
    </w:p>
    <w:p w14:paraId="11BF5772" w14:textId="6EACDA78" w:rsidR="004627AB" w:rsidRPr="00CD067C" w:rsidRDefault="004627AB" w:rsidP="006D4DBD">
      <w:pPr>
        <w:rPr>
          <w:rtl/>
        </w:rPr>
      </w:pPr>
      <w:r w:rsidRPr="00CD067C">
        <w:rPr>
          <w:rtl/>
        </w:rPr>
        <w:t>"אתה זוכר את התקליט הזה שהיה לך פעם," אלכס</w:t>
      </w:r>
      <w:r w:rsidR="00B40BDC">
        <w:rPr>
          <w:rFonts w:hint="cs"/>
          <w:rtl/>
        </w:rPr>
        <w:t xml:space="preserve"> </w:t>
      </w:r>
      <w:r w:rsidR="005B470E">
        <w:rPr>
          <w:rFonts w:hint="cs"/>
          <w:rtl/>
        </w:rPr>
        <w:t xml:space="preserve">אמר </w:t>
      </w:r>
      <w:r w:rsidR="00A32C04" w:rsidRPr="00A32C04">
        <w:rPr>
          <w:rFonts w:cs="Times New Roman"/>
          <w:rtl/>
        </w:rPr>
        <w:t>כשעמד לצאת</w:t>
      </w:r>
      <w:r w:rsidR="00001DF2">
        <w:rPr>
          <w:rFonts w:hint="cs"/>
          <w:rtl/>
        </w:rPr>
        <w:t>,</w:t>
      </w:r>
      <w:r w:rsidRPr="00CD067C">
        <w:rPr>
          <w:rtl/>
        </w:rPr>
        <w:t xml:space="preserve"> "התקליט שהשמעת לי כשהיינו ילדים?"</w:t>
      </w:r>
    </w:p>
    <w:p w14:paraId="748A751F" w14:textId="34B83D99" w:rsidR="004627AB" w:rsidRPr="00CD067C" w:rsidRDefault="004627AB" w:rsidP="00250000">
      <w:pPr>
        <w:rPr>
          <w:rtl/>
        </w:rPr>
      </w:pPr>
      <w:r w:rsidRPr="00CD067C">
        <w:rPr>
          <w:rtl/>
        </w:rPr>
        <w:t>"</w:t>
      </w:r>
      <w:r w:rsidRPr="00CD067C">
        <w:rPr>
          <w:rFonts w:hint="cs"/>
          <w:rtl/>
        </w:rPr>
        <w:t>זה שקיבלתי מהאחות בבית</w:t>
      </w:r>
      <w:r w:rsidR="00B32D93">
        <w:rPr>
          <w:rFonts w:hint="cs"/>
          <w:rtl/>
        </w:rPr>
        <w:t>-</w:t>
      </w:r>
      <w:r w:rsidRPr="00CD067C">
        <w:rPr>
          <w:rFonts w:hint="cs"/>
          <w:rtl/>
        </w:rPr>
        <w:t>החולים?</w:t>
      </w:r>
      <w:r w:rsidRPr="00CD067C">
        <w:rPr>
          <w:rtl/>
        </w:rPr>
        <w:t>"</w:t>
      </w:r>
    </w:p>
    <w:p w14:paraId="7EBC15C0" w14:textId="45A2A405" w:rsidR="004627AB" w:rsidRDefault="004627AB" w:rsidP="003E1BEA">
      <w:pPr>
        <w:rPr>
          <w:rtl/>
        </w:rPr>
      </w:pPr>
      <w:r w:rsidRPr="00CD067C">
        <w:rPr>
          <w:rtl/>
        </w:rPr>
        <w:t>"כמה</w:t>
      </w:r>
      <w:r w:rsidR="003E1BEA">
        <w:rPr>
          <w:rtl/>
        </w:rPr>
        <w:t xml:space="preserve"> שירים </w:t>
      </w:r>
      <w:r w:rsidR="00F321EC">
        <w:rPr>
          <w:rFonts w:hint="cs"/>
          <w:rtl/>
        </w:rPr>
        <w:t xml:space="preserve">מהתקליט </w:t>
      </w:r>
      <w:r w:rsidR="003E1BEA">
        <w:rPr>
          <w:rtl/>
        </w:rPr>
        <w:t>מתנגנים לי ב</w:t>
      </w:r>
      <w:r w:rsidR="00A32C04">
        <w:rPr>
          <w:rFonts w:hint="cs"/>
          <w:rtl/>
        </w:rPr>
        <w:t>ראש</w:t>
      </w:r>
      <w:r w:rsidR="003E1BEA">
        <w:rPr>
          <w:rtl/>
        </w:rPr>
        <w:t>.</w:t>
      </w:r>
      <w:r w:rsidRPr="00CD067C">
        <w:rPr>
          <w:rtl/>
        </w:rPr>
        <w:t>"</w:t>
      </w:r>
    </w:p>
    <w:p w14:paraId="25F46575" w14:textId="72616FCE" w:rsidR="004627AB" w:rsidRDefault="006D4DBD" w:rsidP="00A22D51">
      <w:pPr>
        <w:rPr>
          <w:rtl/>
        </w:rPr>
      </w:pPr>
      <w:r>
        <w:rPr>
          <w:rFonts w:hint="cs"/>
          <w:rtl/>
        </w:rPr>
        <w:t>"מאז?</w:t>
      </w:r>
      <w:r w:rsidR="00A22D51">
        <w:rPr>
          <w:rFonts w:hint="cs"/>
          <w:rtl/>
        </w:rPr>
        <w:t xml:space="preserve"> </w:t>
      </w:r>
      <w:r w:rsidR="004627AB" w:rsidRPr="00CD067C">
        <w:rPr>
          <w:rtl/>
        </w:rPr>
        <w:t>אבל חשבתי שלא אהבת אותו</w:t>
      </w:r>
      <w:r w:rsidR="00776538">
        <w:rPr>
          <w:rFonts w:hint="cs"/>
          <w:rtl/>
        </w:rPr>
        <w:t>.</w:t>
      </w:r>
      <w:r w:rsidR="004627AB" w:rsidRPr="00CD067C">
        <w:rPr>
          <w:rtl/>
        </w:rPr>
        <w:t>"</w:t>
      </w:r>
    </w:p>
    <w:p w14:paraId="2BE4FD3E" w14:textId="77777777" w:rsidR="00164887" w:rsidRDefault="00164887" w:rsidP="00250000">
      <w:pPr>
        <w:rPr>
          <w:rtl/>
        </w:rPr>
      </w:pPr>
      <w:r>
        <w:rPr>
          <w:rFonts w:hint="cs"/>
          <w:rtl/>
        </w:rPr>
        <w:t>"אהבתי. לא הבנתי בדיוק את כל המילים אבל אהבתי."</w:t>
      </w:r>
    </w:p>
    <w:p w14:paraId="0AD3EECC" w14:textId="02FF072B" w:rsidR="00164887" w:rsidRPr="00CD067C" w:rsidRDefault="00164887" w:rsidP="00250000">
      <w:pPr>
        <w:rPr>
          <w:rtl/>
        </w:rPr>
      </w:pPr>
      <w:r>
        <w:rPr>
          <w:rFonts w:hint="cs"/>
          <w:rtl/>
        </w:rPr>
        <w:t>"תקשיב, אתה יכול לה</w:t>
      </w:r>
      <w:r w:rsidR="00B32D93">
        <w:rPr>
          <w:rFonts w:hint="cs"/>
          <w:rtl/>
        </w:rPr>
        <w:t>י</w:t>
      </w:r>
      <w:r>
        <w:rPr>
          <w:rFonts w:hint="cs"/>
          <w:rtl/>
        </w:rPr>
        <w:t xml:space="preserve">שאר </w:t>
      </w:r>
      <w:r w:rsidR="00304660">
        <w:rPr>
          <w:rFonts w:hint="cs"/>
          <w:rtl/>
        </w:rPr>
        <w:t>עד מתי</w:t>
      </w:r>
      <w:r>
        <w:rPr>
          <w:rFonts w:hint="cs"/>
          <w:rtl/>
        </w:rPr>
        <w:t xml:space="preserve"> שבא לך." כמה מהר </w:t>
      </w:r>
      <w:r w:rsidR="00812855" w:rsidRPr="00812855">
        <w:rPr>
          <w:rFonts w:cs="Times New Roman"/>
          <w:rtl/>
        </w:rPr>
        <w:t xml:space="preserve">נפער </w:t>
      </w:r>
      <w:r w:rsidR="009A42D2">
        <w:rPr>
          <w:rFonts w:cs="Times New Roman" w:hint="cs"/>
          <w:rtl/>
        </w:rPr>
        <w:t xml:space="preserve">מחדש </w:t>
      </w:r>
      <w:r w:rsidR="00812855" w:rsidRPr="00812855">
        <w:rPr>
          <w:rFonts w:cs="Times New Roman"/>
          <w:rtl/>
        </w:rPr>
        <w:t xml:space="preserve">הצורך שלו באלכס, </w:t>
      </w:r>
      <w:r w:rsidR="00A32C04">
        <w:rPr>
          <w:rFonts w:cs="Times New Roman" w:hint="cs"/>
          <w:rtl/>
        </w:rPr>
        <w:t>[</w:t>
      </w:r>
      <w:r w:rsidR="008115DA" w:rsidRPr="008115DA">
        <w:rPr>
          <w:rFonts w:cs="Times New Roman"/>
          <w:rtl/>
        </w:rPr>
        <w:t>אשר</w:t>
      </w:r>
      <w:r w:rsidR="00812855" w:rsidRPr="00812855">
        <w:rPr>
          <w:rFonts w:cs="Times New Roman"/>
          <w:rtl/>
        </w:rPr>
        <w:t xml:space="preserve"> ברבות השנים</w:t>
      </w:r>
      <w:r w:rsidR="008115DA">
        <w:rPr>
          <w:rFonts w:cs="Times New Roman" w:hint="cs"/>
          <w:rtl/>
        </w:rPr>
        <w:t xml:space="preserve"> </w:t>
      </w:r>
      <w:r w:rsidR="008115DA" w:rsidRPr="00812855">
        <w:rPr>
          <w:rFonts w:cs="Times New Roman"/>
          <w:rtl/>
        </w:rPr>
        <w:t>נחסם</w:t>
      </w:r>
      <w:r w:rsidR="00812855" w:rsidRPr="00812855">
        <w:rPr>
          <w:rFonts w:cs="Times New Roman"/>
          <w:rtl/>
        </w:rPr>
        <w:t xml:space="preserve"> בשכבות של טיט וגבבה.</w:t>
      </w:r>
      <w:r w:rsidR="00812855" w:rsidRPr="00812855">
        <w:rPr>
          <w:rFonts w:cs="Times New Roman" w:hint="cs"/>
          <w:rtl/>
        </w:rPr>
        <w:t xml:space="preserve"> </w:t>
      </w:r>
      <w:r>
        <w:rPr>
          <w:rFonts w:hint="cs"/>
          <w:rtl/>
        </w:rPr>
        <w:t>התחרט על ההתעללות באלכס! זה צולע נורא אבל הכוונה ברורה</w:t>
      </w:r>
      <w:r w:rsidR="00327985">
        <w:rPr>
          <w:rFonts w:hint="cs"/>
          <w:rtl/>
        </w:rPr>
        <w:t>.</w:t>
      </w:r>
      <w:r w:rsidR="00E716A6">
        <w:rPr>
          <w:rFonts w:hint="cs"/>
          <w:rtl/>
        </w:rPr>
        <w:t xml:space="preserve"> החמלה אליו חנקה אותו.</w:t>
      </w:r>
      <w:bookmarkStart w:id="385" w:name="_Hlk502386832"/>
      <w:r w:rsidR="00327985">
        <w:rPr>
          <w:rFonts w:hint="cs"/>
          <w:rtl/>
        </w:rPr>
        <w:t>]</w:t>
      </w:r>
      <w:r w:rsidR="00A22D51">
        <w:rPr>
          <w:rFonts w:hint="cs"/>
          <w:rtl/>
        </w:rPr>
        <w:t xml:space="preserve"> "אל תלך עדיין</w:t>
      </w:r>
      <w:r w:rsidR="00812855" w:rsidRPr="00812855">
        <w:rPr>
          <w:rFonts w:cs="Times New Roman"/>
          <w:rtl/>
        </w:rPr>
        <w:t>, סאשה</w:t>
      </w:r>
      <w:r w:rsidR="00A22D51">
        <w:rPr>
          <w:rFonts w:hint="cs"/>
          <w:rtl/>
        </w:rPr>
        <w:t>."</w:t>
      </w:r>
      <w:bookmarkEnd w:id="385"/>
    </w:p>
    <w:p w14:paraId="5B014809" w14:textId="277D9D80" w:rsidR="004627AB" w:rsidRPr="00CD067C" w:rsidRDefault="004627AB" w:rsidP="00A22D51">
      <w:pPr>
        <w:rPr>
          <w:rtl/>
        </w:rPr>
      </w:pPr>
      <w:r w:rsidRPr="00CD067C">
        <w:rPr>
          <w:rtl/>
        </w:rPr>
        <w:t xml:space="preserve">אלכס </w:t>
      </w:r>
      <w:r w:rsidR="00910BA8">
        <w:rPr>
          <w:rFonts w:hint="cs"/>
          <w:rtl/>
        </w:rPr>
        <w:t xml:space="preserve">חזר </w:t>
      </w:r>
      <w:r w:rsidR="005B470E">
        <w:rPr>
          <w:rFonts w:hint="cs"/>
          <w:rtl/>
        </w:rPr>
        <w:t>ו</w:t>
      </w:r>
      <w:r w:rsidRPr="00CD067C">
        <w:rPr>
          <w:rtl/>
        </w:rPr>
        <w:t>התיישב על מיט</w:t>
      </w:r>
      <w:r w:rsidR="00327985">
        <w:rPr>
          <w:rFonts w:hint="cs"/>
          <w:rtl/>
        </w:rPr>
        <w:t>תו</w:t>
      </w:r>
      <w:r w:rsidRPr="00CD067C">
        <w:rPr>
          <w:rtl/>
        </w:rPr>
        <w:t xml:space="preserve"> של ארקדי. הקפליות התפזרו לכל עבר. </w:t>
      </w:r>
      <w:r w:rsidR="00A22D51" w:rsidRPr="00CE03C4">
        <w:rPr>
          <w:rtl/>
        </w:rPr>
        <w:t>"</w:t>
      </w:r>
      <w:r w:rsidR="00A22D51" w:rsidRPr="00CE03C4">
        <w:rPr>
          <w:rFonts w:hint="cs"/>
          <w:rtl/>
        </w:rPr>
        <w:t>קיוויתי שנוכל</w:t>
      </w:r>
      <w:r w:rsidR="00A22D51" w:rsidRPr="00CE03C4">
        <w:rPr>
          <w:rtl/>
        </w:rPr>
        <w:t xml:space="preserve"> לשמוע </w:t>
      </w:r>
      <w:r w:rsidR="00A22D51" w:rsidRPr="00CE03C4">
        <w:rPr>
          <w:rFonts w:hint="cs"/>
          <w:rtl/>
        </w:rPr>
        <w:t>את התקליט הזה</w:t>
      </w:r>
      <w:r w:rsidR="00A22D51" w:rsidRPr="00CE03C4">
        <w:rPr>
          <w:rtl/>
        </w:rPr>
        <w:t xml:space="preserve"> שוב."</w:t>
      </w:r>
    </w:p>
    <w:p w14:paraId="5B356167" w14:textId="45A23262" w:rsidR="004627AB" w:rsidRPr="00CD067C" w:rsidRDefault="004627AB" w:rsidP="00250000">
      <w:pPr>
        <w:rPr>
          <w:rtl/>
        </w:rPr>
      </w:pPr>
      <w:r w:rsidRPr="00CD067C">
        <w:rPr>
          <w:rtl/>
        </w:rPr>
        <w:t>ארקדי פרץ בהתקף שיעול נוסף. הוא בלע סירופ נגד שיעול ו</w:t>
      </w:r>
      <w:r w:rsidR="00B36302" w:rsidRPr="00B36302">
        <w:rPr>
          <w:rFonts w:cs="Times New Roman"/>
          <w:rtl/>
        </w:rPr>
        <w:t>ה</w:t>
      </w:r>
      <w:r w:rsidR="009A42D2">
        <w:rPr>
          <w:rFonts w:cs="Times New Roman" w:hint="cs"/>
          <w:rtl/>
        </w:rPr>
        <w:t>בה</w:t>
      </w:r>
      <w:r w:rsidR="00B36302" w:rsidRPr="00B36302">
        <w:rPr>
          <w:rFonts w:cs="Times New Roman"/>
          <w:rtl/>
        </w:rPr>
        <w:t>יר</w:t>
      </w:r>
      <w:r w:rsidRPr="00CD067C">
        <w:rPr>
          <w:rtl/>
        </w:rPr>
        <w:t xml:space="preserve"> לאלכס: "רוביטוסין, המרענן הרשמי של החורף."</w:t>
      </w:r>
    </w:p>
    <w:p w14:paraId="29E687FB" w14:textId="5F26746F" w:rsidR="004627AB" w:rsidRPr="00CD067C" w:rsidRDefault="004627AB" w:rsidP="00250000">
      <w:pPr>
        <w:rPr>
          <w:rtl/>
        </w:rPr>
      </w:pPr>
      <w:r w:rsidRPr="00CD067C">
        <w:rPr>
          <w:rtl/>
        </w:rPr>
        <w:t>"בוא נראה</w:t>
      </w:r>
      <w:r w:rsidR="00001DF2">
        <w:rPr>
          <w:rtl/>
        </w:rPr>
        <w:t xml:space="preserve"> למה אתה מקשיב </w:t>
      </w:r>
      <w:r w:rsidR="00F06A3F">
        <w:rPr>
          <w:rtl/>
        </w:rPr>
        <w:t>עכשיו</w:t>
      </w:r>
      <w:r w:rsidR="00001DF2">
        <w:rPr>
          <w:rtl/>
        </w:rPr>
        <w:t xml:space="preserve">," אלכס </w:t>
      </w:r>
      <w:r w:rsidRPr="00CD067C">
        <w:rPr>
          <w:rtl/>
        </w:rPr>
        <w:t>הדליק את הסטריאו.</w:t>
      </w:r>
    </w:p>
    <w:p w14:paraId="0BFB80AD" w14:textId="0C22383A" w:rsidR="004627AB" w:rsidRPr="00CD067C" w:rsidRDefault="004627AB" w:rsidP="003E1BEA">
      <w:pPr>
        <w:rPr>
          <w:rtl/>
        </w:rPr>
      </w:pPr>
      <w:r w:rsidRPr="00CD067C">
        <w:rPr>
          <w:rtl/>
        </w:rPr>
        <w:t>"הדס בחרה את זה," ארקדי הסמיק אבל חיוכו הכבוש של אלכס קומם אותו</w:t>
      </w:r>
      <w:r w:rsidR="003E1BEA">
        <w:rPr>
          <w:rtl/>
        </w:rPr>
        <w:t>. "</w:t>
      </w:r>
      <w:r w:rsidR="00776538">
        <w:rPr>
          <w:rFonts w:hint="cs"/>
          <w:rtl/>
        </w:rPr>
        <w:t>[</w:t>
      </w:r>
      <w:r w:rsidR="003E1BEA">
        <w:rPr>
          <w:rtl/>
        </w:rPr>
        <w:t xml:space="preserve">אני לא יודע למה אתה לא </w:t>
      </w:r>
      <w:r w:rsidRPr="00CD067C">
        <w:rPr>
          <w:rtl/>
        </w:rPr>
        <w:t>מעריך את</w:t>
      </w:r>
      <w:r w:rsidR="00F03BDF">
        <w:rPr>
          <w:rFonts w:hint="cs"/>
          <w:rtl/>
        </w:rPr>
        <w:t xml:space="preserve"> הסיגנון הזה</w:t>
      </w:r>
      <w:r w:rsidR="00FD4074">
        <w:rPr>
          <w:rFonts w:hint="cs"/>
          <w:rtl/>
        </w:rPr>
        <w:t>,</w:t>
      </w:r>
      <w:r w:rsidRPr="00CD067C">
        <w:rPr>
          <w:rtl/>
        </w:rPr>
        <w:t xml:space="preserve"> סיימון וגרפונקל. אתה פשוט לא אוהב שירים עם טקטסט משמעותי.</w:t>
      </w:r>
      <w:r w:rsidR="00A22D51">
        <w:rPr>
          <w:rFonts w:hint="cs"/>
          <w:rtl/>
        </w:rPr>
        <w:t>]</w:t>
      </w:r>
      <w:r w:rsidRPr="00CD067C">
        <w:rPr>
          <w:rtl/>
        </w:rPr>
        <w:t xml:space="preserve"> אתה </w:t>
      </w:r>
      <w:r w:rsidR="00776538">
        <w:rPr>
          <w:rFonts w:hint="cs"/>
          <w:rtl/>
        </w:rPr>
        <w:t xml:space="preserve">במילא </w:t>
      </w:r>
      <w:r w:rsidRPr="00CD067C">
        <w:rPr>
          <w:rtl/>
        </w:rPr>
        <w:t>אוהב רק נהמות."</w:t>
      </w:r>
    </w:p>
    <w:p w14:paraId="4A84342E" w14:textId="77777777" w:rsidR="004627AB" w:rsidRPr="00CD067C" w:rsidRDefault="00001DF2" w:rsidP="00250000">
      <w:pPr>
        <w:rPr>
          <w:rtl/>
        </w:rPr>
      </w:pPr>
      <w:r>
        <w:rPr>
          <w:rtl/>
        </w:rPr>
        <w:t>"רק נהמות?"</w:t>
      </w:r>
    </w:p>
    <w:p w14:paraId="4CD29F8D" w14:textId="77777777" w:rsidR="004627AB" w:rsidRPr="00CD067C" w:rsidRDefault="004627AB" w:rsidP="00250000">
      <w:pPr>
        <w:rPr>
          <w:rtl/>
        </w:rPr>
      </w:pPr>
      <w:r w:rsidRPr="00CD067C">
        <w:rPr>
          <w:rtl/>
        </w:rPr>
        <w:t>"נהמות, כמו של חיה."</w:t>
      </w:r>
    </w:p>
    <w:p w14:paraId="473FD211" w14:textId="77777777" w:rsidR="004627AB" w:rsidRPr="00CD067C" w:rsidRDefault="004627AB" w:rsidP="00250000">
      <w:pPr>
        <w:rPr>
          <w:rtl/>
        </w:rPr>
      </w:pPr>
      <w:r w:rsidRPr="00CD067C">
        <w:rPr>
          <w:rtl/>
        </w:rPr>
        <w:t xml:space="preserve">"מה </w:t>
      </w:r>
      <w:r w:rsidRPr="00CD067C">
        <w:rPr>
          <w:rFonts w:hint="cs"/>
          <w:rtl/>
        </w:rPr>
        <w:t>חיה</w:t>
      </w:r>
      <w:r w:rsidRPr="00CD067C">
        <w:rPr>
          <w:rtl/>
        </w:rPr>
        <w:t xml:space="preserve"> עושה</w:t>
      </w:r>
      <w:r w:rsidRPr="00CD067C">
        <w:rPr>
          <w:rFonts w:hint="cs"/>
          <w:rtl/>
        </w:rPr>
        <w:t xml:space="preserve"> כשלא טוב לה</w:t>
      </w:r>
      <w:r w:rsidRPr="00CD067C">
        <w:rPr>
          <w:rtl/>
        </w:rPr>
        <w:t>?"</w:t>
      </w:r>
    </w:p>
    <w:p w14:paraId="766ABAF4" w14:textId="77777777" w:rsidR="004627AB" w:rsidRPr="00CD067C" w:rsidRDefault="004627AB" w:rsidP="00250000">
      <w:pPr>
        <w:rPr>
          <w:rtl/>
        </w:rPr>
      </w:pPr>
      <w:r w:rsidRPr="00CD067C">
        <w:rPr>
          <w:rtl/>
        </w:rPr>
        <w:t>"היא... מה היא עושה? מנסה לשנות את מצבה?" ארקדי היסס.</w:t>
      </w:r>
    </w:p>
    <w:p w14:paraId="7793083E" w14:textId="6378FFDB" w:rsidR="00F03BDF" w:rsidRDefault="004627AB" w:rsidP="00250000">
      <w:pPr>
        <w:rPr>
          <w:rtl/>
        </w:rPr>
      </w:pPr>
      <w:r w:rsidRPr="00CD067C">
        <w:rPr>
          <w:rtl/>
        </w:rPr>
        <w:t>"כשלחיה לא טוב היא נוהמת</w:t>
      </w:r>
      <w:r w:rsidR="00776538">
        <w:rPr>
          <w:rFonts w:hint="cs"/>
          <w:rtl/>
        </w:rPr>
        <w:t>.</w:t>
      </w:r>
      <w:r w:rsidRPr="00CD067C">
        <w:rPr>
          <w:rtl/>
        </w:rPr>
        <w:t xml:space="preserve"> היא </w:t>
      </w:r>
      <w:r w:rsidR="00FD4074">
        <w:rPr>
          <w:rFonts w:hint="cs"/>
          <w:rtl/>
        </w:rPr>
        <w:t>מייללת</w:t>
      </w:r>
      <w:r w:rsidRPr="00CD067C">
        <w:rPr>
          <w:rtl/>
        </w:rPr>
        <w:t>.</w:t>
      </w:r>
      <w:r w:rsidR="00F03BDF">
        <w:rPr>
          <w:rFonts w:hint="cs"/>
          <w:rtl/>
        </w:rPr>
        <w:t>"</w:t>
      </w:r>
    </w:p>
    <w:p w14:paraId="5EB0180D" w14:textId="5781C231" w:rsidR="00CF3ABB" w:rsidRDefault="00F03BDF" w:rsidP="00F03BDF">
      <w:pPr>
        <w:rPr>
          <w:rtl/>
        </w:rPr>
      </w:pPr>
      <w:r>
        <w:rPr>
          <w:rFonts w:hint="cs"/>
          <w:rtl/>
        </w:rPr>
        <w:t>"אם היא עז</w:t>
      </w:r>
      <w:r w:rsidR="004627AB" w:rsidRPr="00CD067C">
        <w:rPr>
          <w:rtl/>
        </w:rPr>
        <w:t xml:space="preserve"> היא </w:t>
      </w:r>
      <w:r w:rsidR="00A22D51">
        <w:rPr>
          <w:rFonts w:hint="cs"/>
          <w:rtl/>
        </w:rPr>
        <w:t>פ</w:t>
      </w:r>
      <w:r w:rsidR="004627AB" w:rsidRPr="00CD067C">
        <w:rPr>
          <w:rtl/>
        </w:rPr>
        <w:t>ועה</w:t>
      </w:r>
      <w:r>
        <w:rPr>
          <w:rFonts w:hint="cs"/>
          <w:rtl/>
        </w:rPr>
        <w:t>. לידיעתך."</w:t>
      </w:r>
    </w:p>
    <w:p w14:paraId="2497895C" w14:textId="7198ADE9" w:rsidR="004627AB" w:rsidRPr="00CD067C" w:rsidRDefault="00CF3ABB" w:rsidP="00CF3ABB">
      <w:pPr>
        <w:rPr>
          <w:rtl/>
        </w:rPr>
      </w:pPr>
      <w:r>
        <w:rPr>
          <w:rFonts w:hint="cs"/>
          <w:rtl/>
        </w:rPr>
        <w:t>"</w:t>
      </w:r>
      <w:r w:rsidR="00FD4074">
        <w:rPr>
          <w:rFonts w:hint="cs"/>
          <w:rtl/>
        </w:rPr>
        <w:t xml:space="preserve">עז? </w:t>
      </w:r>
      <w:r w:rsidR="00776538">
        <w:rPr>
          <w:rFonts w:hint="cs"/>
          <w:rtl/>
        </w:rPr>
        <w:t xml:space="preserve">אולי. </w:t>
      </w:r>
      <w:r w:rsidR="00A22D51">
        <w:rPr>
          <w:rFonts w:hint="cs"/>
          <w:rtl/>
        </w:rPr>
        <w:t>אבל חיית</w:t>
      </w:r>
      <w:r w:rsidR="00B32D93">
        <w:rPr>
          <w:rFonts w:hint="cs"/>
          <w:rtl/>
        </w:rPr>
        <w:t xml:space="preserve"> </w:t>
      </w:r>
      <w:r w:rsidR="00A22D51">
        <w:rPr>
          <w:rFonts w:hint="cs"/>
          <w:rtl/>
        </w:rPr>
        <w:t xml:space="preserve">טרף </w:t>
      </w:r>
      <w:r w:rsidR="00FD4074">
        <w:rPr>
          <w:rFonts w:hint="cs"/>
          <w:rtl/>
        </w:rPr>
        <w:t>שואגת</w:t>
      </w:r>
      <w:r w:rsidR="004627AB" w:rsidRPr="00CD067C">
        <w:rPr>
          <w:rtl/>
        </w:rPr>
        <w:t xml:space="preserve">. היא לא שרה </w:t>
      </w:r>
      <w:r w:rsidR="00EB27A7">
        <w:rPr>
          <w:rFonts w:hint="cs"/>
          <w:rtl/>
        </w:rPr>
        <w:t>כמו שהמורה לספרות אוהבת</w:t>
      </w:r>
      <w:r w:rsidR="00EB27A7" w:rsidRPr="00CD067C">
        <w:rPr>
          <w:rtl/>
        </w:rPr>
        <w:t xml:space="preserve"> </w:t>
      </w:r>
      <w:r w:rsidR="004627AB" w:rsidRPr="00CD067C">
        <w:rPr>
          <w:rtl/>
        </w:rPr>
        <w:t>בדימו</w:t>
      </w:r>
      <w:r>
        <w:rPr>
          <w:rtl/>
        </w:rPr>
        <w:t>יים קולעים</w:t>
      </w:r>
      <w:r w:rsidR="004627AB" w:rsidRPr="00CD067C">
        <w:rPr>
          <w:rtl/>
        </w:rPr>
        <w:t xml:space="preserve">. היא </w:t>
      </w:r>
      <w:r>
        <w:rPr>
          <w:rFonts w:hint="cs"/>
          <w:rtl/>
        </w:rPr>
        <w:t>רועמת</w:t>
      </w:r>
      <w:r w:rsidR="004627AB" w:rsidRPr="00CD067C">
        <w:rPr>
          <w:rtl/>
        </w:rPr>
        <w:t>, היא רותחת!"</w:t>
      </w:r>
    </w:p>
    <w:p w14:paraId="647D51B5" w14:textId="083499F9" w:rsidR="004627AB" w:rsidRDefault="004627AB" w:rsidP="00250000">
      <w:pPr>
        <w:rPr>
          <w:rtl/>
        </w:rPr>
      </w:pPr>
      <w:r w:rsidRPr="00CD067C">
        <w:rPr>
          <w:rtl/>
        </w:rPr>
        <w:t xml:space="preserve">"אלכס, אין לך בלעדיות על טעם </w:t>
      </w:r>
      <w:r w:rsidR="004147AD">
        <w:rPr>
          <w:rtl/>
        </w:rPr>
        <w:t>מוזיק</w:t>
      </w:r>
      <w:r w:rsidRPr="00CD067C">
        <w:rPr>
          <w:rtl/>
        </w:rPr>
        <w:t>לי טוב.</w:t>
      </w:r>
      <w:r w:rsidR="00327985">
        <w:rPr>
          <w:rFonts w:hint="cs"/>
          <w:rtl/>
        </w:rPr>
        <w:t xml:space="preserve"> וחוץ מזה, יש כאן אפילו שיר שאתה אהבת.</w:t>
      </w:r>
      <w:r w:rsidRPr="00CD067C">
        <w:rPr>
          <w:rtl/>
        </w:rPr>
        <w:t>"</w:t>
      </w:r>
    </w:p>
    <w:p w14:paraId="65AA2147" w14:textId="7A73C2B9" w:rsidR="00327985" w:rsidRPr="00CD067C" w:rsidRDefault="00327985" w:rsidP="00250000">
      <w:pPr>
        <w:rPr>
          <w:rtl/>
        </w:rPr>
      </w:pPr>
      <w:r>
        <w:rPr>
          <w:rFonts w:hint="cs"/>
          <w:rtl/>
        </w:rPr>
        <w:t>"אח, אבל רק כשהרו</w:t>
      </w:r>
      <w:r w:rsidR="00B32D93">
        <w:rPr>
          <w:rFonts w:hint="cs"/>
          <w:rtl/>
        </w:rPr>
        <w:t>ֹ</w:t>
      </w:r>
      <w:r>
        <w:rPr>
          <w:rFonts w:hint="cs"/>
          <w:rtl/>
        </w:rPr>
        <w:t>זס שרו אותו."</w:t>
      </w:r>
    </w:p>
    <w:p w14:paraId="36B46AF1" w14:textId="3ADE80B1" w:rsidR="004627AB" w:rsidRDefault="004627AB" w:rsidP="00173636">
      <w:pPr>
        <w:rPr>
          <w:rtl/>
        </w:rPr>
      </w:pPr>
      <w:r w:rsidRPr="00CD067C">
        <w:rPr>
          <w:rtl/>
        </w:rPr>
        <w:t>א</w:t>
      </w:r>
      <w:r w:rsidR="00CF3ABB">
        <w:rPr>
          <w:rFonts w:hint="cs"/>
          <w:rtl/>
        </w:rPr>
        <w:t>ימו</w:t>
      </w:r>
      <w:r w:rsidRPr="00CD067C">
        <w:rPr>
          <w:rtl/>
        </w:rPr>
        <w:t xml:space="preserve"> החורגת של ארקדי הזמינה את אלכס ל</w:t>
      </w:r>
      <w:r w:rsidR="003354C7">
        <w:rPr>
          <w:rFonts w:hint="cs"/>
          <w:rtl/>
        </w:rPr>
        <w:t>ה</w:t>
      </w:r>
      <w:r w:rsidR="00B32D93">
        <w:rPr>
          <w:rFonts w:hint="cs"/>
          <w:rtl/>
        </w:rPr>
        <w:t>י</w:t>
      </w:r>
      <w:r w:rsidR="003354C7">
        <w:rPr>
          <w:rFonts w:hint="cs"/>
          <w:rtl/>
        </w:rPr>
        <w:t>שאר ל</w:t>
      </w:r>
      <w:r w:rsidRPr="00CD067C">
        <w:rPr>
          <w:rtl/>
        </w:rPr>
        <w:t>ארוחת ערב. הוא התקשר לבטל את שיעור העזר ו</w:t>
      </w:r>
      <w:r w:rsidR="00173636">
        <w:rPr>
          <w:rFonts w:hint="cs"/>
          <w:rtl/>
        </w:rPr>
        <w:t>הביא לארקדי חבילת טישו חדשה מ</w:t>
      </w:r>
      <w:r w:rsidRPr="00CD067C">
        <w:rPr>
          <w:rtl/>
        </w:rPr>
        <w:t>חדר האמבטיה</w:t>
      </w:r>
      <w:bookmarkStart w:id="386" w:name="_Hlk502353339"/>
      <w:r w:rsidR="00C022CA">
        <w:rPr>
          <w:rFonts w:hint="cs"/>
          <w:rtl/>
        </w:rPr>
        <w:t>,</w:t>
      </w:r>
      <w:r w:rsidR="00776A1B">
        <w:rPr>
          <w:rFonts w:hint="cs"/>
          <w:rtl/>
        </w:rPr>
        <w:t xml:space="preserve"> זה שבו </w:t>
      </w:r>
      <w:r w:rsidR="00327985">
        <w:rPr>
          <w:rFonts w:hint="cs"/>
          <w:rtl/>
        </w:rPr>
        <w:t xml:space="preserve">לפני </w:t>
      </w:r>
      <w:r w:rsidR="00776A1B">
        <w:rPr>
          <w:rFonts w:hint="cs"/>
          <w:rtl/>
        </w:rPr>
        <w:t>שנים ניטלו ממנו סממני נזירותו</w:t>
      </w:r>
      <w:bookmarkEnd w:id="386"/>
      <w:r w:rsidRPr="00CD067C">
        <w:rPr>
          <w:rtl/>
        </w:rPr>
        <w:t xml:space="preserve">. גיגית פלסטיק כחולה בפינה הפיצה ריחות חזקים של אקונומיקה ובתוכה היו </w:t>
      </w:r>
      <w:r w:rsidR="00812855" w:rsidRPr="00812855">
        <w:rPr>
          <w:rFonts w:cs="Times New Roman"/>
          <w:rtl/>
        </w:rPr>
        <w:t xml:space="preserve">משוקעים </w:t>
      </w:r>
      <w:r w:rsidRPr="00CD067C">
        <w:rPr>
          <w:rtl/>
        </w:rPr>
        <w:t>מסרקי פלסטיק, שיניהם לבנות מקשקשים ולכלוך.</w:t>
      </w:r>
      <w:bookmarkStart w:id="387" w:name="_Hlk502353403"/>
    </w:p>
    <w:p w14:paraId="35599285" w14:textId="63EC4D06" w:rsidR="008F2511" w:rsidRPr="00CD067C" w:rsidRDefault="005F6E2E" w:rsidP="00173636">
      <w:pPr>
        <w:rPr>
          <w:rtl/>
        </w:rPr>
      </w:pPr>
      <w:r>
        <w:rPr>
          <w:rFonts w:hint="eastAsia"/>
          <w:rtl/>
        </w:rPr>
        <w:lastRenderedPageBreak/>
        <w:t>קטקה</w:t>
      </w:r>
      <w:r w:rsidR="008F2511" w:rsidRPr="00A90CDC">
        <w:rPr>
          <w:rtl/>
        </w:rPr>
        <w:t xml:space="preserve"> </w:t>
      </w:r>
      <w:r w:rsidR="008F2511" w:rsidRPr="00A90CDC">
        <w:rPr>
          <w:rFonts w:hint="eastAsia"/>
          <w:rtl/>
        </w:rPr>
        <w:t>הגיחה</w:t>
      </w:r>
      <w:r w:rsidR="008F2511" w:rsidRPr="00A90CDC">
        <w:rPr>
          <w:rtl/>
        </w:rPr>
        <w:t xml:space="preserve"> </w:t>
      </w:r>
      <w:r w:rsidR="008F2511" w:rsidRPr="00A90CDC">
        <w:rPr>
          <w:rFonts w:hint="eastAsia"/>
          <w:rtl/>
        </w:rPr>
        <w:t>מחדרה</w:t>
      </w:r>
      <w:r w:rsidR="00FD4074" w:rsidRPr="00A90CDC">
        <w:rPr>
          <w:rtl/>
        </w:rPr>
        <w:t>.</w:t>
      </w:r>
      <w:r w:rsidR="008F2511" w:rsidRPr="001764F4">
        <w:rPr>
          <w:color w:val="A6A6A6" w:themeColor="background1" w:themeShade="A6"/>
          <w:rtl/>
        </w:rPr>
        <w:t xml:space="preserve"> </w:t>
      </w:r>
      <w:r w:rsidR="008115DA" w:rsidRPr="001764F4">
        <w:rPr>
          <w:rFonts w:hint="cs"/>
          <w:color w:val="A6A6A6" w:themeColor="background1" w:themeShade="A6"/>
          <w:rtl/>
        </w:rPr>
        <w:t>[</w:t>
      </w:r>
      <w:r w:rsidR="008F2511" w:rsidRPr="001764F4">
        <w:rPr>
          <w:color w:val="A6A6A6" w:themeColor="background1" w:themeShade="A6"/>
          <w:rtl/>
        </w:rPr>
        <w:t>כבר מזמן ויתרה על שתי צמותיה לטובת קוקו חמור-סבר.</w:t>
      </w:r>
      <w:r w:rsidR="008115DA" w:rsidRPr="001764F4">
        <w:rPr>
          <w:rFonts w:hint="cs"/>
          <w:color w:val="A6A6A6" w:themeColor="background1" w:themeShade="A6"/>
          <w:rtl/>
        </w:rPr>
        <w:t>]</w:t>
      </w:r>
      <w:r w:rsidR="008F2511" w:rsidRPr="00A90CDC">
        <w:rPr>
          <w:rtl/>
        </w:rPr>
        <w:t xml:space="preserve"> היא </w:t>
      </w:r>
      <w:r w:rsidR="001C5A04">
        <w:rPr>
          <w:rtl/>
        </w:rPr>
        <w:t>הייתה</w:t>
      </w:r>
      <w:r w:rsidR="008F2511" w:rsidRPr="00A90CDC">
        <w:rPr>
          <w:rtl/>
        </w:rPr>
        <w:t xml:space="preserve"> רק בת </w:t>
      </w:r>
      <w:r w:rsidR="00EB27A7" w:rsidRPr="00A90CDC">
        <w:rPr>
          <w:rFonts w:hint="eastAsia"/>
          <w:rtl/>
        </w:rPr>
        <w:t>שתים</w:t>
      </w:r>
      <w:r w:rsidR="00EB27A7" w:rsidRPr="00A90CDC">
        <w:rPr>
          <w:rtl/>
        </w:rPr>
        <w:t>-עשרה</w:t>
      </w:r>
      <w:r w:rsidR="00B32D93">
        <w:rPr>
          <w:rFonts w:hint="cs"/>
          <w:rtl/>
        </w:rPr>
        <w:t>,</w:t>
      </w:r>
      <w:r w:rsidR="008F2511" w:rsidRPr="00A90CDC">
        <w:rPr>
          <w:rtl/>
        </w:rPr>
        <w:t xml:space="preserve"> ו</w:t>
      </w:r>
      <w:r w:rsidR="00812855">
        <w:rPr>
          <w:rFonts w:hint="cs"/>
          <w:rtl/>
        </w:rPr>
        <w:t>א</w:t>
      </w:r>
      <w:r w:rsidR="008F2511" w:rsidRPr="00A90CDC">
        <w:rPr>
          <w:rtl/>
        </w:rPr>
        <w:t xml:space="preserve">ף </w:t>
      </w:r>
      <w:r w:rsidR="00776538">
        <w:rPr>
          <w:rFonts w:hint="cs"/>
          <w:rtl/>
        </w:rPr>
        <w:t>[</w:t>
      </w:r>
      <w:r w:rsidR="008F2511" w:rsidRPr="00A90CDC">
        <w:rPr>
          <w:rtl/>
        </w:rPr>
        <w:t>חוסר יהדותה המשווע, לפחות</w:t>
      </w:r>
      <w:r w:rsidR="00776538">
        <w:rPr>
          <w:rFonts w:hint="cs"/>
          <w:rtl/>
        </w:rPr>
        <w:t>]</w:t>
      </w:r>
      <w:r w:rsidR="008F2511" w:rsidRPr="00A90CDC">
        <w:rPr>
          <w:rtl/>
        </w:rPr>
        <w:t xml:space="preserve"> </w:t>
      </w:r>
      <w:r w:rsidR="00776538">
        <w:rPr>
          <w:rFonts w:hint="cs"/>
          <w:rtl/>
        </w:rPr>
        <w:t>ש</w:t>
      </w:r>
      <w:r w:rsidR="00297D38">
        <w:rPr>
          <w:rtl/>
        </w:rPr>
        <w:t>על פ</w:t>
      </w:r>
      <w:r w:rsidR="00EB27A7" w:rsidRPr="00A90CDC">
        <w:rPr>
          <w:rtl/>
        </w:rPr>
        <w:t>י</w:t>
      </w:r>
      <w:r w:rsidR="008F2511" w:rsidRPr="00A90CDC">
        <w:rPr>
          <w:rtl/>
        </w:rPr>
        <w:t xml:space="preserve"> המועצה הדתית ראשל"צ</w:t>
      </w:r>
      <w:r w:rsidR="00776538">
        <w:rPr>
          <w:rFonts w:hint="cs"/>
          <w:rtl/>
        </w:rPr>
        <w:t xml:space="preserve"> לא </w:t>
      </w:r>
      <w:r w:rsidR="001C5A04">
        <w:rPr>
          <w:rFonts w:hint="cs"/>
          <w:rtl/>
        </w:rPr>
        <w:t>הייתה</w:t>
      </w:r>
      <w:r w:rsidR="00776538">
        <w:rPr>
          <w:rFonts w:hint="cs"/>
          <w:rtl/>
        </w:rPr>
        <w:t xml:space="preserve"> יהודייה</w:t>
      </w:r>
      <w:r w:rsidR="00776A1B" w:rsidRPr="00A90CDC">
        <w:rPr>
          <w:rtl/>
        </w:rPr>
        <w:t>,</w:t>
      </w:r>
      <w:r w:rsidR="008F2511" w:rsidRPr="00A90CDC">
        <w:rPr>
          <w:rtl/>
        </w:rPr>
        <w:t xml:space="preserve"> חגגו לה בת</w:t>
      </w:r>
      <w:r w:rsidR="00B32D93">
        <w:rPr>
          <w:rFonts w:hint="cs"/>
          <w:rtl/>
        </w:rPr>
        <w:t xml:space="preserve"> </w:t>
      </w:r>
      <w:r w:rsidR="008F2511" w:rsidRPr="00A90CDC">
        <w:rPr>
          <w:rtl/>
        </w:rPr>
        <w:t xml:space="preserve">מצווה בקיץ. </w:t>
      </w:r>
      <w:r w:rsidR="00FD4074" w:rsidRPr="00A90CDC">
        <w:rPr>
          <w:rFonts w:hint="eastAsia"/>
          <w:rtl/>
        </w:rPr>
        <w:t>חרף</w:t>
      </w:r>
      <w:r w:rsidR="008F2511" w:rsidRPr="00A90CDC">
        <w:rPr>
          <w:rtl/>
        </w:rPr>
        <w:t xml:space="preserve"> גילה הצעיר ה</w:t>
      </w:r>
      <w:r w:rsidR="00776538">
        <w:rPr>
          <w:rFonts w:hint="cs"/>
          <w:rtl/>
        </w:rPr>
        <w:t>ציבה לעצמה</w:t>
      </w:r>
      <w:r w:rsidR="00776A1B" w:rsidRPr="00A90CDC">
        <w:rPr>
          <w:rtl/>
        </w:rPr>
        <w:t xml:space="preserve"> </w:t>
      </w:r>
      <w:r w:rsidR="00776A1B" w:rsidRPr="00A90CDC">
        <w:rPr>
          <w:rFonts w:hint="eastAsia"/>
          <w:rtl/>
        </w:rPr>
        <w:t>מטרת</w:t>
      </w:r>
      <w:r w:rsidR="00B32D93">
        <w:rPr>
          <w:rFonts w:hint="cs"/>
          <w:rtl/>
        </w:rPr>
        <w:t xml:space="preserve"> </w:t>
      </w:r>
      <w:r w:rsidR="00776A1B" w:rsidRPr="00A90CDC">
        <w:rPr>
          <w:rtl/>
        </w:rPr>
        <w:t xml:space="preserve">חיים </w:t>
      </w:r>
      <w:r w:rsidR="00776A1B" w:rsidRPr="00A90CDC">
        <w:rPr>
          <w:rFonts w:hint="eastAsia"/>
          <w:rtl/>
        </w:rPr>
        <w:t>ברורה</w:t>
      </w:r>
      <w:r w:rsidR="00776A1B" w:rsidRPr="00A90CDC">
        <w:rPr>
          <w:rtl/>
        </w:rPr>
        <w:t xml:space="preserve">: </w:t>
      </w:r>
      <w:r w:rsidR="00776A1B" w:rsidRPr="00A90CDC">
        <w:rPr>
          <w:rFonts w:hint="eastAsia"/>
          <w:rtl/>
        </w:rPr>
        <w:t>ב</w:t>
      </w:r>
      <w:r w:rsidR="008F2511" w:rsidRPr="00A90CDC">
        <w:rPr>
          <w:rFonts w:hint="eastAsia"/>
          <w:rtl/>
        </w:rPr>
        <w:t>כוונ</w:t>
      </w:r>
      <w:r w:rsidR="00776A1B" w:rsidRPr="00A90CDC">
        <w:rPr>
          <w:rFonts w:hint="eastAsia"/>
          <w:rtl/>
        </w:rPr>
        <w:t>ת</w:t>
      </w:r>
      <w:r w:rsidR="008F2511" w:rsidRPr="00A90CDC">
        <w:rPr>
          <w:rFonts w:hint="eastAsia"/>
          <w:rtl/>
        </w:rPr>
        <w:t>ה</w:t>
      </w:r>
      <w:r w:rsidR="008F2511" w:rsidRPr="00A90CDC">
        <w:rPr>
          <w:rtl/>
        </w:rPr>
        <w:t xml:space="preserve"> </w:t>
      </w:r>
      <w:r w:rsidR="00776A1B" w:rsidRPr="00A90CDC">
        <w:rPr>
          <w:rFonts w:hint="eastAsia"/>
          <w:rtl/>
        </w:rPr>
        <w:t>היה</w:t>
      </w:r>
      <w:r w:rsidR="00776A1B" w:rsidRPr="00A90CDC">
        <w:rPr>
          <w:rtl/>
        </w:rPr>
        <w:t xml:space="preserve"> </w:t>
      </w:r>
      <w:r w:rsidR="008F2511" w:rsidRPr="00A90CDC">
        <w:rPr>
          <w:rFonts w:hint="eastAsia"/>
          <w:rtl/>
        </w:rPr>
        <w:t>לרפא</w:t>
      </w:r>
      <w:r w:rsidR="008F2511" w:rsidRPr="00A90CDC">
        <w:rPr>
          <w:rtl/>
        </w:rPr>
        <w:t xml:space="preserve"> את העולם. ארקדי התרתח</w:t>
      </w:r>
      <w:r w:rsidR="00A32C04">
        <w:rPr>
          <w:rFonts w:hint="cs"/>
          <w:rtl/>
        </w:rPr>
        <w:t>,</w:t>
      </w:r>
      <w:r w:rsidR="008F2511" w:rsidRPr="00A90CDC">
        <w:rPr>
          <w:rtl/>
        </w:rPr>
        <w:t xml:space="preserve"> כי</w:t>
      </w:r>
      <w:r w:rsidR="008F2511" w:rsidRPr="001764F4">
        <w:rPr>
          <w:color w:val="A6A6A6" w:themeColor="background1" w:themeShade="A6"/>
          <w:rtl/>
        </w:rPr>
        <w:t xml:space="preserve"> </w:t>
      </w:r>
      <w:r w:rsidR="00776538" w:rsidRPr="001764F4">
        <w:rPr>
          <w:rFonts w:hint="cs"/>
          <w:color w:val="A6A6A6" w:themeColor="background1" w:themeShade="A6"/>
          <w:rtl/>
        </w:rPr>
        <w:t>[</w:t>
      </w:r>
      <w:r w:rsidR="00776A1B" w:rsidRPr="001764F4">
        <w:rPr>
          <w:rFonts w:hint="eastAsia"/>
          <w:color w:val="A6A6A6" w:themeColor="background1" w:themeShade="A6"/>
          <w:rtl/>
        </w:rPr>
        <w:t>בעצם</w:t>
      </w:r>
      <w:r w:rsidR="00776A1B" w:rsidRPr="001764F4">
        <w:rPr>
          <w:color w:val="A6A6A6" w:themeColor="background1" w:themeShade="A6"/>
          <w:rtl/>
        </w:rPr>
        <w:t xml:space="preserve"> </w:t>
      </w:r>
      <w:r w:rsidR="008F2511" w:rsidRPr="001764F4">
        <w:rPr>
          <w:rFonts w:hint="eastAsia"/>
          <w:color w:val="A6A6A6" w:themeColor="background1" w:themeShade="A6"/>
          <w:rtl/>
        </w:rPr>
        <w:t>הוא</w:t>
      </w:r>
      <w:r w:rsidR="008F2511" w:rsidRPr="001764F4">
        <w:rPr>
          <w:color w:val="A6A6A6" w:themeColor="background1" w:themeShade="A6"/>
          <w:rtl/>
        </w:rPr>
        <w:t xml:space="preserve"> </w:t>
      </w:r>
      <w:r w:rsidR="00776A1B" w:rsidRPr="001764F4">
        <w:rPr>
          <w:rFonts w:hint="eastAsia"/>
          <w:color w:val="A6A6A6" w:themeColor="background1" w:themeShade="A6"/>
          <w:rtl/>
        </w:rPr>
        <w:t>עצמו</w:t>
      </w:r>
      <w:r w:rsidR="00776A1B" w:rsidRPr="001764F4">
        <w:rPr>
          <w:color w:val="A6A6A6" w:themeColor="background1" w:themeShade="A6"/>
          <w:rtl/>
        </w:rPr>
        <w:t xml:space="preserve"> </w:t>
      </w:r>
      <w:r w:rsidR="008F2511" w:rsidRPr="001764F4">
        <w:rPr>
          <w:color w:val="A6A6A6" w:themeColor="background1" w:themeShade="A6"/>
          <w:rtl/>
        </w:rPr>
        <w:t>(כך התברר לו)</w:t>
      </w:r>
      <w:r w:rsidR="00776538" w:rsidRPr="001764F4">
        <w:rPr>
          <w:rFonts w:hint="cs"/>
          <w:color w:val="A6A6A6" w:themeColor="background1" w:themeShade="A6"/>
          <w:rtl/>
        </w:rPr>
        <w:t>]</w:t>
      </w:r>
      <w:r w:rsidR="008F2511" w:rsidRPr="00A90CDC">
        <w:rPr>
          <w:rtl/>
        </w:rPr>
        <w:t xml:space="preserve"> </w:t>
      </w:r>
      <w:r w:rsidR="00776538" w:rsidRPr="00A90CDC">
        <w:rPr>
          <w:rFonts w:hint="eastAsia"/>
          <w:rtl/>
        </w:rPr>
        <w:t>מוטב</w:t>
      </w:r>
      <w:r w:rsidR="00776538" w:rsidRPr="00A90CDC">
        <w:rPr>
          <w:rtl/>
        </w:rPr>
        <w:t xml:space="preserve"> </w:t>
      </w:r>
      <w:r w:rsidR="00B36302">
        <w:rPr>
          <w:rFonts w:hint="cs"/>
          <w:rtl/>
        </w:rPr>
        <w:t>ל</w:t>
      </w:r>
      <w:r w:rsidR="00776A1B" w:rsidRPr="00A90CDC">
        <w:rPr>
          <w:rFonts w:hint="eastAsia"/>
          <w:rtl/>
        </w:rPr>
        <w:t>מלאכת</w:t>
      </w:r>
      <w:r w:rsidR="00776A1B" w:rsidRPr="00A90CDC">
        <w:rPr>
          <w:rtl/>
        </w:rPr>
        <w:t xml:space="preserve"> </w:t>
      </w:r>
      <w:r w:rsidR="00776A1B" w:rsidRPr="00A90CDC">
        <w:rPr>
          <w:rFonts w:hint="eastAsia"/>
          <w:rtl/>
        </w:rPr>
        <w:t>ריפוי</w:t>
      </w:r>
      <w:r w:rsidR="00776A1B" w:rsidRPr="00A90CDC">
        <w:rPr>
          <w:rtl/>
        </w:rPr>
        <w:t xml:space="preserve"> </w:t>
      </w:r>
      <w:r w:rsidR="00776A1B" w:rsidRPr="00A90CDC">
        <w:rPr>
          <w:rFonts w:hint="eastAsia"/>
          <w:rtl/>
        </w:rPr>
        <w:t>העולם</w:t>
      </w:r>
      <w:r w:rsidR="00776A1B" w:rsidRPr="00A90CDC">
        <w:rPr>
          <w:rtl/>
        </w:rPr>
        <w:t xml:space="preserve"> </w:t>
      </w:r>
      <w:r w:rsidR="00B36302">
        <w:rPr>
          <w:rFonts w:hint="cs"/>
          <w:rtl/>
        </w:rPr>
        <w:t>ש</w:t>
      </w:r>
      <w:r w:rsidR="00776A1B" w:rsidRPr="00A90CDC">
        <w:rPr>
          <w:rFonts w:hint="eastAsia"/>
          <w:rtl/>
        </w:rPr>
        <w:t>תיפול</w:t>
      </w:r>
      <w:r w:rsidR="00776A1B" w:rsidRPr="00A90CDC">
        <w:rPr>
          <w:rtl/>
        </w:rPr>
        <w:t xml:space="preserve"> </w:t>
      </w:r>
      <w:r w:rsidR="00776A1B" w:rsidRPr="00A90CDC">
        <w:rPr>
          <w:rFonts w:hint="eastAsia"/>
          <w:rtl/>
        </w:rPr>
        <w:t>עליו</w:t>
      </w:r>
      <w:r w:rsidR="008F2511" w:rsidRPr="00A90CDC">
        <w:rPr>
          <w:rtl/>
        </w:rPr>
        <w:t xml:space="preserve">, </w:t>
      </w:r>
      <w:r w:rsidR="00776A1B" w:rsidRPr="00A90CDC">
        <w:rPr>
          <w:rFonts w:hint="eastAsia"/>
          <w:rtl/>
        </w:rPr>
        <w:t>ואיתה</w:t>
      </w:r>
      <w:r w:rsidR="00776A1B" w:rsidRPr="00A90CDC">
        <w:rPr>
          <w:rtl/>
        </w:rPr>
        <w:t xml:space="preserve"> </w:t>
      </w:r>
      <w:r w:rsidR="00776A1B" w:rsidRPr="00A90CDC">
        <w:rPr>
          <w:rFonts w:hint="eastAsia"/>
          <w:rtl/>
        </w:rPr>
        <w:t>גם</w:t>
      </w:r>
      <w:r w:rsidR="00776A1B" w:rsidRPr="00A90CDC">
        <w:rPr>
          <w:rtl/>
        </w:rPr>
        <w:t xml:space="preserve"> </w:t>
      </w:r>
      <w:r w:rsidR="00776A1B" w:rsidRPr="00A90CDC">
        <w:rPr>
          <w:rFonts w:hint="eastAsia"/>
          <w:rtl/>
        </w:rPr>
        <w:t>התהילה</w:t>
      </w:r>
      <w:r w:rsidR="00776A1B" w:rsidRPr="00A90CDC">
        <w:rPr>
          <w:rtl/>
        </w:rPr>
        <w:t xml:space="preserve"> </w:t>
      </w:r>
      <w:r w:rsidR="00776A1B" w:rsidRPr="00A90CDC">
        <w:rPr>
          <w:rFonts w:hint="eastAsia"/>
          <w:rtl/>
        </w:rPr>
        <w:t>הבלתי</w:t>
      </w:r>
      <w:r w:rsidR="00776A1B" w:rsidRPr="00A90CDC">
        <w:rPr>
          <w:rtl/>
        </w:rPr>
        <w:t xml:space="preserve"> </w:t>
      </w:r>
      <w:r w:rsidR="00776A1B" w:rsidRPr="00A90CDC">
        <w:rPr>
          <w:rFonts w:hint="eastAsia"/>
          <w:rtl/>
        </w:rPr>
        <w:t>נמנעת</w:t>
      </w:r>
      <w:r w:rsidR="00776A1B" w:rsidRPr="00A90CDC">
        <w:rPr>
          <w:rtl/>
        </w:rPr>
        <w:t xml:space="preserve">. </w:t>
      </w:r>
      <w:r w:rsidR="00776A1B" w:rsidRPr="00A90CDC">
        <w:rPr>
          <w:rFonts w:hint="eastAsia"/>
          <w:rtl/>
        </w:rPr>
        <w:t>העובדה</w:t>
      </w:r>
      <w:r w:rsidR="00776A1B" w:rsidRPr="00A90CDC">
        <w:rPr>
          <w:rtl/>
        </w:rPr>
        <w:t xml:space="preserve"> </w:t>
      </w:r>
      <w:r w:rsidR="00776A1B" w:rsidRPr="00A90CDC">
        <w:rPr>
          <w:rFonts w:hint="eastAsia"/>
          <w:rtl/>
        </w:rPr>
        <w:t>שתחלואי</w:t>
      </w:r>
      <w:r w:rsidR="008F2511" w:rsidRPr="00A90CDC">
        <w:rPr>
          <w:rtl/>
        </w:rPr>
        <w:t xml:space="preserve"> העולם יכלו </w:t>
      </w:r>
      <w:r w:rsidR="00776A1B" w:rsidRPr="00A90CDC">
        <w:rPr>
          <w:rFonts w:hint="eastAsia"/>
          <w:rtl/>
        </w:rPr>
        <w:t>בקלות</w:t>
      </w:r>
      <w:r w:rsidR="00776A1B" w:rsidRPr="00A90CDC">
        <w:rPr>
          <w:rtl/>
        </w:rPr>
        <w:t xml:space="preserve"> </w:t>
      </w:r>
      <w:r w:rsidR="008F2511" w:rsidRPr="00A90CDC">
        <w:rPr>
          <w:rFonts w:hint="eastAsia"/>
          <w:rtl/>
        </w:rPr>
        <w:t>להספיק</w:t>
      </w:r>
      <w:r w:rsidR="008F2511" w:rsidRPr="00A90CDC">
        <w:rPr>
          <w:rtl/>
        </w:rPr>
        <w:t xml:space="preserve"> לשניהם </w:t>
      </w:r>
      <w:r w:rsidR="00776A1B" w:rsidRPr="00A90CDC">
        <w:rPr>
          <w:rFonts w:hint="eastAsia"/>
          <w:rtl/>
        </w:rPr>
        <w:t>ועוד</w:t>
      </w:r>
      <w:r w:rsidR="00776A1B" w:rsidRPr="00A90CDC">
        <w:rPr>
          <w:rtl/>
        </w:rPr>
        <w:t xml:space="preserve"> להותיר כמות בלתי מבוטלת לכל מי ש</w:t>
      </w:r>
      <w:r w:rsidR="00B32D93">
        <w:rPr>
          <w:rFonts w:hint="cs"/>
          <w:rtl/>
        </w:rPr>
        <w:t>י</w:t>
      </w:r>
      <w:r w:rsidR="00776A1B" w:rsidRPr="00A90CDC">
        <w:rPr>
          <w:rtl/>
        </w:rPr>
        <w:t>י</w:t>
      </w:r>
      <w:r w:rsidR="00812855" w:rsidRPr="00812855">
        <w:rPr>
          <w:rFonts w:cs="Times New Roman"/>
          <w:rtl/>
        </w:rPr>
        <w:t>אות</w:t>
      </w:r>
      <w:r w:rsidR="00776A1B" w:rsidRPr="00A90CDC">
        <w:rPr>
          <w:rtl/>
        </w:rPr>
        <w:t xml:space="preserve"> לתת שכם</w:t>
      </w:r>
      <w:r w:rsidR="00776538">
        <w:rPr>
          <w:rFonts w:hint="cs"/>
          <w:rtl/>
        </w:rPr>
        <w:t>,</w:t>
      </w:r>
      <w:r w:rsidR="00776A1B" w:rsidRPr="00A90CDC">
        <w:rPr>
          <w:rtl/>
        </w:rPr>
        <w:t xml:space="preserve"> </w:t>
      </w:r>
      <w:r w:rsidR="008F2511" w:rsidRPr="00A90CDC">
        <w:rPr>
          <w:rFonts w:hint="eastAsia"/>
          <w:rtl/>
        </w:rPr>
        <w:t>לא</w:t>
      </w:r>
      <w:r w:rsidR="008F2511" w:rsidRPr="00A90CDC">
        <w:rPr>
          <w:rtl/>
        </w:rPr>
        <w:t xml:space="preserve"> </w:t>
      </w:r>
      <w:r w:rsidR="008F2511" w:rsidRPr="00A90CDC">
        <w:rPr>
          <w:rFonts w:hint="eastAsia"/>
          <w:rtl/>
        </w:rPr>
        <w:t>הפחיתה</w:t>
      </w:r>
      <w:r w:rsidR="008F2511" w:rsidRPr="00A90CDC">
        <w:rPr>
          <w:rtl/>
        </w:rPr>
        <w:t xml:space="preserve"> </w:t>
      </w:r>
      <w:r w:rsidR="008F2511" w:rsidRPr="00A90CDC">
        <w:rPr>
          <w:rFonts w:hint="eastAsia"/>
          <w:rtl/>
        </w:rPr>
        <w:t>מכעסו</w:t>
      </w:r>
      <w:r w:rsidR="008F2511" w:rsidRPr="00A90CDC">
        <w:rPr>
          <w:rtl/>
        </w:rPr>
        <w:t xml:space="preserve"> </w:t>
      </w:r>
      <w:r w:rsidR="008F2511" w:rsidRPr="00A90CDC">
        <w:rPr>
          <w:rFonts w:hint="eastAsia"/>
          <w:rtl/>
        </w:rPr>
        <w:t>כהוא</w:t>
      </w:r>
      <w:r w:rsidR="008F2511" w:rsidRPr="00A90CDC">
        <w:rPr>
          <w:rtl/>
        </w:rPr>
        <w:t xml:space="preserve"> </w:t>
      </w:r>
      <w:r w:rsidR="008F2511" w:rsidRPr="00A90CDC">
        <w:rPr>
          <w:rFonts w:hint="eastAsia"/>
          <w:rtl/>
        </w:rPr>
        <w:t>זה</w:t>
      </w:r>
      <w:r w:rsidR="008F2511" w:rsidRPr="00A90CDC">
        <w:rPr>
          <w:rtl/>
        </w:rPr>
        <w:t>.</w:t>
      </w:r>
      <w:r w:rsidR="00776A1B" w:rsidRPr="00A90CDC">
        <w:rPr>
          <w:rtl/>
        </w:rPr>
        <w:t xml:space="preserve"> </w:t>
      </w:r>
      <w:r>
        <w:rPr>
          <w:rFonts w:cs="Times New Roman"/>
          <w:rtl/>
        </w:rPr>
        <w:t>קטקה</w:t>
      </w:r>
      <w:r w:rsidR="00776A1B" w:rsidRPr="00A90CDC">
        <w:rPr>
          <w:rtl/>
        </w:rPr>
        <w:t xml:space="preserve"> לעומתו </w:t>
      </w:r>
      <w:r w:rsidR="00A90088" w:rsidRPr="00A90CDC">
        <w:rPr>
          <w:rFonts w:hint="eastAsia"/>
          <w:rtl/>
        </w:rPr>
        <w:t>ישבה</w:t>
      </w:r>
      <w:r w:rsidR="00A90088" w:rsidRPr="00A90CDC">
        <w:rPr>
          <w:rtl/>
        </w:rPr>
        <w:t xml:space="preserve"> </w:t>
      </w:r>
      <w:r w:rsidR="00A90088" w:rsidRPr="00A90CDC">
        <w:rPr>
          <w:rFonts w:hint="eastAsia"/>
          <w:rtl/>
        </w:rPr>
        <w:t>לשולחן</w:t>
      </w:r>
      <w:r w:rsidR="00A90088" w:rsidRPr="00A90CDC">
        <w:rPr>
          <w:rtl/>
        </w:rPr>
        <w:t xml:space="preserve"> </w:t>
      </w:r>
      <w:r w:rsidR="00A90088" w:rsidRPr="00A90CDC">
        <w:rPr>
          <w:rFonts w:hint="eastAsia"/>
          <w:rtl/>
        </w:rPr>
        <w:t>ב</w:t>
      </w:r>
      <w:r w:rsidR="00B36302" w:rsidRPr="00B36302">
        <w:rPr>
          <w:rFonts w:cs="Times New Roman"/>
          <w:rtl/>
        </w:rPr>
        <w:t>שלווה</w:t>
      </w:r>
      <w:r w:rsidR="00A90088" w:rsidRPr="00A90CDC">
        <w:rPr>
          <w:rtl/>
        </w:rPr>
        <w:t xml:space="preserve"> </w:t>
      </w:r>
      <w:r w:rsidR="00A90088" w:rsidRPr="00A90CDC">
        <w:rPr>
          <w:rFonts w:hint="eastAsia"/>
          <w:rtl/>
        </w:rPr>
        <w:t>ו</w:t>
      </w:r>
      <w:r w:rsidR="00776A1B" w:rsidRPr="00A90CDC">
        <w:rPr>
          <w:rFonts w:hint="eastAsia"/>
          <w:rtl/>
        </w:rPr>
        <w:t>אכלה</w:t>
      </w:r>
      <w:r w:rsidR="00776A1B" w:rsidRPr="00A90CDC">
        <w:rPr>
          <w:rtl/>
        </w:rPr>
        <w:t xml:space="preserve"> </w:t>
      </w:r>
      <w:r w:rsidR="00776A1B" w:rsidRPr="00A90CDC">
        <w:rPr>
          <w:rFonts w:hint="eastAsia"/>
          <w:rtl/>
        </w:rPr>
        <w:t>ב</w:t>
      </w:r>
      <w:r w:rsidR="00B36302">
        <w:rPr>
          <w:rFonts w:hint="cs"/>
          <w:rtl/>
        </w:rPr>
        <w:t>נח</w:t>
      </w:r>
      <w:r w:rsidR="00776A1B" w:rsidRPr="00A90CDC">
        <w:rPr>
          <w:rFonts w:hint="eastAsia"/>
          <w:rtl/>
        </w:rPr>
        <w:t>ת</w:t>
      </w:r>
      <w:r w:rsidR="00776A1B" w:rsidRPr="00A90CDC">
        <w:rPr>
          <w:rtl/>
        </w:rPr>
        <w:t xml:space="preserve">, </w:t>
      </w:r>
      <w:r w:rsidR="00776538">
        <w:rPr>
          <w:rFonts w:hint="cs"/>
          <w:rtl/>
        </w:rPr>
        <w:t>אדישה ל</w:t>
      </w:r>
      <w:r w:rsidR="00776A1B" w:rsidRPr="00A90CDC">
        <w:rPr>
          <w:rFonts w:hint="eastAsia"/>
          <w:rtl/>
        </w:rPr>
        <w:t>מבטי</w:t>
      </w:r>
      <w:r w:rsidR="00776A1B" w:rsidRPr="00A90CDC">
        <w:rPr>
          <w:rtl/>
        </w:rPr>
        <w:t xml:space="preserve"> </w:t>
      </w:r>
      <w:r w:rsidR="00776A1B" w:rsidRPr="00A90CDC">
        <w:rPr>
          <w:rFonts w:hint="eastAsia"/>
          <w:rtl/>
        </w:rPr>
        <w:t>החרון</w:t>
      </w:r>
      <w:r w:rsidR="00776A1B" w:rsidRPr="00A90CDC">
        <w:rPr>
          <w:rtl/>
        </w:rPr>
        <w:t xml:space="preserve"> </w:t>
      </w:r>
      <w:r w:rsidR="00776A1B" w:rsidRPr="00A90CDC">
        <w:rPr>
          <w:rFonts w:hint="eastAsia"/>
          <w:rtl/>
        </w:rPr>
        <w:t>הנוקבים</w:t>
      </w:r>
      <w:r w:rsidR="00776A1B" w:rsidRPr="00A90CDC">
        <w:rPr>
          <w:rtl/>
        </w:rPr>
        <w:t xml:space="preserve"> </w:t>
      </w:r>
      <w:r w:rsidR="00776A1B" w:rsidRPr="00A90CDC">
        <w:rPr>
          <w:rFonts w:hint="eastAsia"/>
          <w:rtl/>
        </w:rPr>
        <w:t>שחורר</w:t>
      </w:r>
      <w:r w:rsidR="00776A1B" w:rsidRPr="00A90CDC">
        <w:rPr>
          <w:rtl/>
        </w:rPr>
        <w:t xml:space="preserve"> </w:t>
      </w:r>
      <w:r w:rsidR="00776A1B" w:rsidRPr="00A90CDC">
        <w:rPr>
          <w:rFonts w:hint="eastAsia"/>
          <w:rtl/>
        </w:rPr>
        <w:t>בה</w:t>
      </w:r>
      <w:r w:rsidR="00776A1B" w:rsidRPr="00A90CDC">
        <w:rPr>
          <w:rtl/>
        </w:rPr>
        <w:t>.</w:t>
      </w:r>
      <w:r w:rsidR="00B40BDC">
        <w:rPr>
          <w:rFonts w:hint="cs"/>
          <w:rtl/>
        </w:rPr>
        <w:t xml:space="preserve"> </w:t>
      </w:r>
      <w:bookmarkEnd w:id="387"/>
    </w:p>
    <w:p w14:paraId="42775F64" w14:textId="013FA105" w:rsidR="004627AB" w:rsidRDefault="00FD4074" w:rsidP="00E716A6">
      <w:pPr>
        <w:rPr>
          <w:rtl/>
        </w:rPr>
      </w:pPr>
      <w:r>
        <w:rPr>
          <w:rFonts w:hint="cs"/>
          <w:rtl/>
        </w:rPr>
        <w:t>ואילו עבור</w:t>
      </w:r>
      <w:r w:rsidR="009E4E9D" w:rsidRPr="009E4E9D">
        <w:rPr>
          <w:rtl/>
        </w:rPr>
        <w:t xml:space="preserve"> </w:t>
      </w:r>
      <w:r w:rsidR="009E4E9D" w:rsidRPr="00CD067C">
        <w:rPr>
          <w:rtl/>
        </w:rPr>
        <w:t>אימו החורגת של ארקדי</w:t>
      </w:r>
      <w:r>
        <w:rPr>
          <w:rFonts w:hint="cs"/>
          <w:rtl/>
        </w:rPr>
        <w:t>,</w:t>
      </w:r>
      <w:r w:rsidRPr="00CD067C">
        <w:rPr>
          <w:rtl/>
        </w:rPr>
        <w:t xml:space="preserve"> </w:t>
      </w:r>
      <w:r>
        <w:rPr>
          <w:rFonts w:hint="cs"/>
          <w:rtl/>
        </w:rPr>
        <w:t xml:space="preserve">לא </w:t>
      </w:r>
      <w:r w:rsidR="00B36302" w:rsidRPr="00B36302">
        <w:rPr>
          <w:rFonts w:cs="Times New Roman"/>
          <w:rtl/>
        </w:rPr>
        <w:t>שלווה</w:t>
      </w:r>
      <w:r w:rsidR="00B36302">
        <w:rPr>
          <w:rFonts w:cs="Times New Roman" w:hint="cs"/>
          <w:rtl/>
        </w:rPr>
        <w:t xml:space="preserve"> </w:t>
      </w:r>
      <w:r w:rsidR="00B17C56" w:rsidRPr="00B17C56">
        <w:rPr>
          <w:rFonts w:cs="Times New Roman"/>
          <w:rtl/>
        </w:rPr>
        <w:t>ולא נחת</w:t>
      </w:r>
      <w:r>
        <w:rPr>
          <w:rFonts w:hint="cs"/>
          <w:rtl/>
        </w:rPr>
        <w:t xml:space="preserve"> </w:t>
      </w:r>
      <w:r w:rsidR="004627AB" w:rsidRPr="00CD067C">
        <w:rPr>
          <w:rtl/>
        </w:rPr>
        <w:t>בזמן הארוחה</w:t>
      </w:r>
      <w:r>
        <w:rPr>
          <w:rFonts w:hint="cs"/>
          <w:rtl/>
        </w:rPr>
        <w:t>.</w:t>
      </w:r>
      <w:r w:rsidR="004627AB" w:rsidRPr="00CD067C">
        <w:rPr>
          <w:rtl/>
        </w:rPr>
        <w:t xml:space="preserve"> </w:t>
      </w:r>
      <w:r w:rsidR="00B32D93" w:rsidRPr="00B32D93">
        <w:rPr>
          <w:rFonts w:cs="Times New Roman"/>
          <w:rtl/>
        </w:rPr>
        <w:t xml:space="preserve">נדז'דה </w:t>
      </w:r>
      <w:r w:rsidR="009E4E9D">
        <w:rPr>
          <w:rFonts w:hint="cs"/>
          <w:rtl/>
        </w:rPr>
        <w:t xml:space="preserve">סמיונובנה </w:t>
      </w:r>
      <w:r w:rsidR="004E0022">
        <w:rPr>
          <w:rFonts w:hint="cs"/>
          <w:rtl/>
        </w:rPr>
        <w:t>לא חדלה</w:t>
      </w:r>
      <w:r w:rsidR="004627AB" w:rsidRPr="00CD067C">
        <w:rPr>
          <w:rtl/>
        </w:rPr>
        <w:t xml:space="preserve"> </w:t>
      </w:r>
      <w:r w:rsidR="00D05900">
        <w:rPr>
          <w:rFonts w:hint="cs"/>
          <w:rtl/>
        </w:rPr>
        <w:t>לזנק על</w:t>
      </w:r>
      <w:r w:rsidR="004627AB" w:rsidRPr="00CD067C">
        <w:rPr>
          <w:rtl/>
        </w:rPr>
        <w:t xml:space="preserve"> רגליה </w:t>
      </w:r>
      <w:r w:rsidR="00173636">
        <w:rPr>
          <w:rFonts w:hint="cs"/>
          <w:rtl/>
        </w:rPr>
        <w:t xml:space="preserve">הנפוחות, </w:t>
      </w:r>
      <w:r w:rsidR="004B1D95">
        <w:rPr>
          <w:rFonts w:hint="cs"/>
          <w:rtl/>
        </w:rPr>
        <w:t>[</w:t>
      </w:r>
      <w:r w:rsidR="004627AB" w:rsidRPr="00CD067C">
        <w:rPr>
          <w:rtl/>
        </w:rPr>
        <w:t>להגיש</w:t>
      </w:r>
      <w:r w:rsidR="00F57F30">
        <w:rPr>
          <w:rFonts w:hint="cs"/>
          <w:rtl/>
        </w:rPr>
        <w:t xml:space="preserve"> וכתם צהוב מתפשט על חולצת השיפון שלה</w:t>
      </w:r>
      <w:r w:rsidR="004627AB" w:rsidRPr="00CD067C">
        <w:rPr>
          <w:rtl/>
        </w:rPr>
        <w:t>,</w:t>
      </w:r>
      <w:r w:rsidR="004B1D95">
        <w:rPr>
          <w:rFonts w:hint="cs"/>
          <w:rtl/>
        </w:rPr>
        <w:t>]</w:t>
      </w:r>
      <w:r w:rsidR="004627AB" w:rsidRPr="00CD067C">
        <w:rPr>
          <w:rtl/>
        </w:rPr>
        <w:t xml:space="preserve"> </w:t>
      </w:r>
      <w:r w:rsidR="00D05900">
        <w:rPr>
          <w:rFonts w:hint="cs"/>
          <w:rtl/>
        </w:rPr>
        <w:t xml:space="preserve">להסיר </w:t>
      </w:r>
      <w:r w:rsidR="000951B6">
        <w:rPr>
          <w:rFonts w:hint="cs"/>
          <w:rtl/>
        </w:rPr>
        <w:t xml:space="preserve">מהשולחן </w:t>
      </w:r>
      <w:r w:rsidR="00D05900">
        <w:rPr>
          <w:rFonts w:hint="cs"/>
          <w:rtl/>
        </w:rPr>
        <w:t xml:space="preserve">את סלט הצלפים, </w:t>
      </w:r>
      <w:r w:rsidR="004627AB" w:rsidRPr="00CD067C">
        <w:rPr>
          <w:rtl/>
        </w:rPr>
        <w:t>לה</w:t>
      </w:r>
      <w:r w:rsidR="004B1D95">
        <w:rPr>
          <w:rFonts w:hint="cs"/>
          <w:rtl/>
        </w:rPr>
        <w:t>גיש</w:t>
      </w:r>
      <w:r w:rsidR="00F57F30">
        <w:rPr>
          <w:rFonts w:hint="cs"/>
          <w:rtl/>
        </w:rPr>
        <w:t xml:space="preserve"> </w:t>
      </w:r>
      <w:r w:rsidR="004B1D95">
        <w:rPr>
          <w:rFonts w:hint="cs"/>
          <w:rtl/>
        </w:rPr>
        <w:t>את הבף</w:t>
      </w:r>
      <w:r w:rsidR="00B32D93">
        <w:rPr>
          <w:rFonts w:hint="cs"/>
          <w:rtl/>
        </w:rPr>
        <w:t xml:space="preserve"> </w:t>
      </w:r>
      <w:r w:rsidR="004B1D95">
        <w:rPr>
          <w:rFonts w:hint="cs"/>
          <w:rtl/>
        </w:rPr>
        <w:t>סטרוגנוף</w:t>
      </w:r>
      <w:r w:rsidR="004627AB" w:rsidRPr="00CD067C">
        <w:rPr>
          <w:rtl/>
        </w:rPr>
        <w:t>,</w:t>
      </w:r>
      <w:r w:rsidR="00CE57B2">
        <w:rPr>
          <w:rFonts w:hint="cs"/>
          <w:rtl/>
        </w:rPr>
        <w:t xml:space="preserve"> </w:t>
      </w:r>
      <w:r w:rsidR="00D05900" w:rsidRPr="00CD067C">
        <w:rPr>
          <w:rtl/>
        </w:rPr>
        <w:t>לבחוש</w:t>
      </w:r>
      <w:r w:rsidR="00D05900">
        <w:rPr>
          <w:rFonts w:hint="cs"/>
          <w:rtl/>
        </w:rPr>
        <w:t xml:space="preserve"> במצמוצי שפתיים, </w:t>
      </w:r>
      <w:r w:rsidR="003E1BEA">
        <w:rPr>
          <w:rtl/>
        </w:rPr>
        <w:t>ל</w:t>
      </w:r>
      <w:r>
        <w:rPr>
          <w:rFonts w:hint="cs"/>
          <w:rtl/>
        </w:rPr>
        <w:t>הספיג</w:t>
      </w:r>
      <w:r w:rsidR="004627AB" w:rsidRPr="00CD067C">
        <w:rPr>
          <w:rtl/>
        </w:rPr>
        <w:t xml:space="preserve"> </w:t>
      </w:r>
      <w:r w:rsidR="00F57F30">
        <w:rPr>
          <w:rFonts w:hint="cs"/>
          <w:rtl/>
        </w:rPr>
        <w:t>במטלית שטופה</w:t>
      </w:r>
      <w:r w:rsidR="00CE57B2">
        <w:rPr>
          <w:rFonts w:hint="cs"/>
          <w:rtl/>
        </w:rPr>
        <w:t xml:space="preserve">. הדברים הגיעו לידי כך שאף ארקדי </w:t>
      </w:r>
      <w:r w:rsidR="003E1BEA">
        <w:rPr>
          <w:rFonts w:hint="cs"/>
          <w:rtl/>
        </w:rPr>
        <w:t>נמלא מבוכה</w:t>
      </w:r>
      <w:r w:rsidR="00CE57B2">
        <w:rPr>
          <w:rFonts w:hint="cs"/>
          <w:rtl/>
        </w:rPr>
        <w:t xml:space="preserve"> </w:t>
      </w:r>
      <w:r w:rsidR="00CE57B2">
        <w:rPr>
          <w:rtl/>
        </w:rPr>
        <w:t>–</w:t>
      </w:r>
      <w:r w:rsidR="00CE57B2">
        <w:rPr>
          <w:rFonts w:hint="cs"/>
          <w:rtl/>
        </w:rPr>
        <w:t xml:space="preserve"> הרי </w:t>
      </w:r>
      <w:r w:rsidR="00D05900">
        <w:rPr>
          <w:rFonts w:hint="cs"/>
          <w:rtl/>
        </w:rPr>
        <w:t>ככלות</w:t>
      </w:r>
      <w:r w:rsidR="00483BB1">
        <w:rPr>
          <w:rFonts w:hint="cs"/>
          <w:rtl/>
        </w:rPr>
        <w:t xml:space="preserve"> הכול </w:t>
      </w:r>
      <w:r w:rsidR="001F265E">
        <w:rPr>
          <w:rFonts w:hint="cs"/>
          <w:rtl/>
        </w:rPr>
        <w:t xml:space="preserve">זה רק אלכס פה, </w:t>
      </w:r>
      <w:r w:rsidR="00CE57B2">
        <w:rPr>
          <w:rFonts w:hint="cs"/>
          <w:rtl/>
        </w:rPr>
        <w:t>לא את מזכיר</w:t>
      </w:r>
      <w:r w:rsidR="001764F4">
        <w:rPr>
          <w:rFonts w:hint="cs"/>
          <w:rtl/>
        </w:rPr>
        <w:t xml:space="preserve"> </w:t>
      </w:r>
      <w:r w:rsidR="00CE57B2">
        <w:rPr>
          <w:rFonts w:hint="cs"/>
          <w:rtl/>
        </w:rPr>
        <w:t>ועד</w:t>
      </w:r>
      <w:r w:rsidR="001764F4">
        <w:rPr>
          <w:rFonts w:hint="cs"/>
          <w:rtl/>
        </w:rPr>
        <w:t xml:space="preserve"> </w:t>
      </w:r>
      <w:r w:rsidR="00CE57B2">
        <w:rPr>
          <w:rFonts w:hint="cs"/>
          <w:rtl/>
        </w:rPr>
        <w:t xml:space="preserve">הקומסומול היא מארחת. ואילו היא בשלה, </w:t>
      </w:r>
      <w:r w:rsidR="00776538">
        <w:rPr>
          <w:rFonts w:hint="cs"/>
          <w:rtl/>
        </w:rPr>
        <w:t>"</w:t>
      </w:r>
      <w:r w:rsidR="004B1D95">
        <w:rPr>
          <w:rFonts w:hint="cs"/>
          <w:rtl/>
        </w:rPr>
        <w:t xml:space="preserve">הרי </w:t>
      </w:r>
      <w:r w:rsidR="00F57F30">
        <w:rPr>
          <w:rFonts w:hint="cs"/>
          <w:rtl/>
        </w:rPr>
        <w:t>צריך ללעוס משהו</w:t>
      </w:r>
      <w:r w:rsidR="00776538">
        <w:rPr>
          <w:rFonts w:hint="cs"/>
          <w:rtl/>
        </w:rPr>
        <w:t>,"</w:t>
      </w:r>
      <w:r w:rsidR="00F57F30">
        <w:rPr>
          <w:rFonts w:hint="cs"/>
          <w:rtl/>
        </w:rPr>
        <w:t xml:space="preserve"> אמרה </w:t>
      </w:r>
      <w:r w:rsidR="003E1BEA">
        <w:rPr>
          <w:rFonts w:hint="cs"/>
          <w:rtl/>
        </w:rPr>
        <w:t>בעיניה הלחות והציעה</w:t>
      </w:r>
      <w:r w:rsidR="000B2DE3">
        <w:rPr>
          <w:rFonts w:hint="cs"/>
          <w:rtl/>
        </w:rPr>
        <w:t xml:space="preserve"> לאלכס</w:t>
      </w:r>
      <w:r w:rsidR="00F57F30">
        <w:rPr>
          <w:rFonts w:hint="cs"/>
          <w:rtl/>
        </w:rPr>
        <w:t xml:space="preserve"> </w:t>
      </w:r>
      <w:r w:rsidR="004B1D95">
        <w:rPr>
          <w:rFonts w:hint="cs"/>
          <w:rtl/>
        </w:rPr>
        <w:t>מנת עטינים ברוטב חום</w:t>
      </w:r>
      <w:bookmarkStart w:id="388" w:name="_Hlk529460012"/>
      <w:r w:rsidR="00A72ABE">
        <w:rPr>
          <w:rFonts w:hint="cs"/>
          <w:rtl/>
        </w:rPr>
        <w:t>, ו</w:t>
      </w:r>
      <w:r w:rsidR="00E24D0E">
        <w:rPr>
          <w:rFonts w:hint="cs"/>
          <w:rtl/>
        </w:rPr>
        <w:t xml:space="preserve">דווקא </w:t>
      </w:r>
      <w:r w:rsidR="00A72ABE">
        <w:rPr>
          <w:rFonts w:hint="cs"/>
          <w:rtl/>
        </w:rPr>
        <w:t>מכיוון שהשתדלה לעשות</w:t>
      </w:r>
      <w:r w:rsidR="00483BB1">
        <w:rPr>
          <w:rFonts w:hint="cs"/>
          <w:rtl/>
        </w:rPr>
        <w:t xml:space="preserve"> הכול </w:t>
      </w:r>
      <w:r w:rsidR="00A72ABE">
        <w:rPr>
          <w:rFonts w:hint="cs"/>
          <w:rtl/>
        </w:rPr>
        <w:t>ברוב הדר,</w:t>
      </w:r>
      <w:r w:rsidR="004B1D95">
        <w:rPr>
          <w:rFonts w:hint="cs"/>
          <w:rtl/>
        </w:rPr>
        <w:t xml:space="preserve"> </w:t>
      </w:r>
      <w:r w:rsidR="00A72ABE">
        <w:rPr>
          <w:rFonts w:hint="cs"/>
          <w:rtl/>
        </w:rPr>
        <w:t xml:space="preserve">דבקה </w:t>
      </w:r>
      <w:r w:rsidR="00956BBD">
        <w:rPr>
          <w:rFonts w:hint="cs"/>
          <w:rtl/>
        </w:rPr>
        <w:t>חולצת השיפון הוורודה שלה לקפלי גופה.</w:t>
      </w:r>
      <w:bookmarkEnd w:id="388"/>
      <w:r w:rsidR="00956BBD">
        <w:rPr>
          <w:rFonts w:hint="cs"/>
          <w:rtl/>
        </w:rPr>
        <w:t xml:space="preserve"> </w:t>
      </w:r>
      <w:r w:rsidR="00015A1D">
        <w:rPr>
          <w:rFonts w:hint="cs"/>
          <w:rtl/>
        </w:rPr>
        <w:t>א</w:t>
      </w:r>
      <w:r w:rsidR="00956BBD">
        <w:rPr>
          <w:rFonts w:hint="cs"/>
          <w:rtl/>
        </w:rPr>
        <w:t>לכס</w:t>
      </w:r>
      <w:r w:rsidR="00015A1D">
        <w:rPr>
          <w:rFonts w:hint="cs"/>
          <w:rtl/>
        </w:rPr>
        <w:t xml:space="preserve"> </w:t>
      </w:r>
      <w:r w:rsidR="00173636">
        <w:rPr>
          <w:rFonts w:hint="cs"/>
          <w:rtl/>
        </w:rPr>
        <w:t xml:space="preserve">היה משוכנע </w:t>
      </w:r>
      <w:r w:rsidR="00B52397">
        <w:rPr>
          <w:rFonts w:hint="cs"/>
          <w:rtl/>
        </w:rPr>
        <w:t>שב</w:t>
      </w:r>
      <w:r w:rsidR="00F37FBF">
        <w:rPr>
          <w:rFonts w:hint="cs"/>
          <w:rtl/>
        </w:rPr>
        <w:t xml:space="preserve">יכולתו </w:t>
      </w:r>
      <w:r w:rsidR="00173636">
        <w:rPr>
          <w:rFonts w:hint="cs"/>
          <w:rtl/>
        </w:rPr>
        <w:t>לגרום לאנשים</w:t>
      </w:r>
      <w:r w:rsidR="00B52397">
        <w:rPr>
          <w:rFonts w:hint="cs"/>
          <w:rtl/>
        </w:rPr>
        <w:t xml:space="preserve"> </w:t>
      </w:r>
      <w:r w:rsidR="00173636">
        <w:rPr>
          <w:rFonts w:hint="cs"/>
          <w:rtl/>
        </w:rPr>
        <w:t>לחוש נינוחים בחברתו</w:t>
      </w:r>
      <w:r w:rsidR="00B52397">
        <w:rPr>
          <w:rFonts w:hint="cs"/>
          <w:rtl/>
        </w:rPr>
        <w:t>,</w:t>
      </w:r>
      <w:r w:rsidR="00173636">
        <w:rPr>
          <w:rFonts w:hint="cs"/>
          <w:rtl/>
        </w:rPr>
        <w:t xml:space="preserve"> אבל </w:t>
      </w:r>
      <w:r w:rsidR="00776538">
        <w:rPr>
          <w:rFonts w:hint="cs"/>
          <w:rtl/>
        </w:rPr>
        <w:t xml:space="preserve">אף </w:t>
      </w:r>
      <w:r w:rsidR="00173636">
        <w:rPr>
          <w:rFonts w:hint="cs"/>
          <w:rtl/>
        </w:rPr>
        <w:t>ש</w:t>
      </w:r>
      <w:r w:rsidR="00015A1D">
        <w:rPr>
          <w:rFonts w:hint="cs"/>
          <w:rtl/>
        </w:rPr>
        <w:t>הצליח</w:t>
      </w:r>
      <w:r>
        <w:rPr>
          <w:rFonts w:hint="cs"/>
          <w:rtl/>
        </w:rPr>
        <w:t xml:space="preserve"> לדעתו</w:t>
      </w:r>
      <w:r w:rsidR="00015A1D">
        <w:rPr>
          <w:rFonts w:hint="cs"/>
          <w:rtl/>
        </w:rPr>
        <w:t xml:space="preserve"> להתעלם </w:t>
      </w:r>
      <w:r w:rsidR="00B17C56" w:rsidRPr="00B17C56">
        <w:rPr>
          <w:rFonts w:cs="Times New Roman"/>
          <w:rtl/>
        </w:rPr>
        <w:t>באבירות</w:t>
      </w:r>
      <w:r w:rsidR="00B17C56">
        <w:rPr>
          <w:rFonts w:cs="Times New Roman" w:hint="cs"/>
          <w:rtl/>
        </w:rPr>
        <w:t xml:space="preserve"> </w:t>
      </w:r>
      <w:r w:rsidR="00015A1D">
        <w:rPr>
          <w:rFonts w:hint="cs"/>
          <w:rtl/>
        </w:rPr>
        <w:t xml:space="preserve">מהסדק בכוס </w:t>
      </w:r>
      <w:r w:rsidR="008525E8">
        <w:rPr>
          <w:rFonts w:hint="cs"/>
          <w:rtl/>
        </w:rPr>
        <w:t>הזכוכית</w:t>
      </w:r>
      <w:r w:rsidR="00173636">
        <w:rPr>
          <w:rFonts w:hint="cs"/>
          <w:rtl/>
        </w:rPr>
        <w:t>,</w:t>
      </w:r>
      <w:r w:rsidR="00015A1D">
        <w:rPr>
          <w:rFonts w:hint="cs"/>
          <w:rtl/>
        </w:rPr>
        <w:t xml:space="preserve"> היא חטפה א</w:t>
      </w:r>
      <w:r w:rsidR="00173636">
        <w:rPr>
          <w:rFonts w:hint="cs"/>
          <w:rtl/>
        </w:rPr>
        <w:t>ו</w:t>
      </w:r>
      <w:r w:rsidR="00015A1D">
        <w:rPr>
          <w:rFonts w:hint="cs"/>
          <w:rtl/>
        </w:rPr>
        <w:t>ת</w:t>
      </w:r>
      <w:r w:rsidR="00173636">
        <w:rPr>
          <w:rFonts w:hint="cs"/>
          <w:rtl/>
        </w:rPr>
        <w:t>ה</w:t>
      </w:r>
      <w:r w:rsidR="00015A1D">
        <w:rPr>
          <w:rFonts w:hint="cs"/>
          <w:rtl/>
        </w:rPr>
        <w:t xml:space="preserve"> מידו ו</w:t>
      </w:r>
      <w:r w:rsidR="00E716A6">
        <w:rPr>
          <w:rFonts w:hint="cs"/>
          <w:rtl/>
        </w:rPr>
        <w:t>זינקה</w:t>
      </w:r>
      <w:r w:rsidR="006B6AAA">
        <w:rPr>
          <w:rFonts w:hint="cs"/>
          <w:rtl/>
        </w:rPr>
        <w:t xml:space="preserve"> </w:t>
      </w:r>
      <w:r w:rsidR="008525E8">
        <w:rPr>
          <w:rFonts w:hint="cs"/>
          <w:rtl/>
        </w:rPr>
        <w:t>לה</w:t>
      </w:r>
      <w:r w:rsidR="00173636">
        <w:rPr>
          <w:rFonts w:hint="cs"/>
          <w:rtl/>
        </w:rPr>
        <w:t>חלי</w:t>
      </w:r>
      <w:r w:rsidR="00B52397">
        <w:rPr>
          <w:rFonts w:hint="cs"/>
          <w:rtl/>
        </w:rPr>
        <w:t>פה</w:t>
      </w:r>
      <w:r w:rsidR="00173636">
        <w:rPr>
          <w:rFonts w:hint="cs"/>
          <w:rtl/>
        </w:rPr>
        <w:t xml:space="preserve"> </w:t>
      </w:r>
      <w:r w:rsidR="008525E8">
        <w:rPr>
          <w:rFonts w:hint="cs"/>
          <w:rtl/>
        </w:rPr>
        <w:t>ב</w:t>
      </w:r>
      <w:r w:rsidR="00015A1D">
        <w:rPr>
          <w:rFonts w:hint="cs"/>
          <w:rtl/>
        </w:rPr>
        <w:t>חדשה.</w:t>
      </w:r>
      <w:ins w:id="389" w:author="Carmit" w:date="2018-11-07T12:22:00Z">
        <w:r w:rsidR="00A72ABE" w:rsidRPr="00A72ABE">
          <w:rPr>
            <w:rFonts w:cs="Times New Roman"/>
            <w:rtl/>
          </w:rPr>
          <w:t xml:space="preserve"> </w:t>
        </w:r>
        <w:commentRangeStart w:id="390"/>
        <w:r w:rsidR="00A72ABE">
          <w:rPr>
            <w:rFonts w:cs="Times New Roman" w:hint="cs"/>
            <w:rtl/>
          </w:rPr>
          <w:t>היה שם הרבה יותר</w:t>
        </w:r>
      </w:ins>
      <w:commentRangeEnd w:id="390"/>
      <w:ins w:id="391" w:author="Carmit" w:date="2018-11-07T12:25:00Z">
        <w:r w:rsidR="00565FFF">
          <w:rPr>
            <w:rStyle w:val="CommentReference"/>
            <w:rtl/>
          </w:rPr>
          <w:commentReference w:id="390"/>
        </w:r>
      </w:ins>
      <w:ins w:id="392" w:author="Carmit" w:date="2018-11-07T12:22:00Z">
        <w:r w:rsidR="00A72ABE">
          <w:rPr>
            <w:rFonts w:cs="Times New Roman" w:hint="cs"/>
            <w:rtl/>
          </w:rPr>
          <w:t xml:space="preserve"> </w:t>
        </w:r>
      </w:ins>
      <w:ins w:id="393" w:author="Carmit" w:date="2018-11-07T12:27:00Z">
        <w:r w:rsidR="00565FFF">
          <w:rPr>
            <w:rFonts w:cs="Times New Roman" w:hint="cs"/>
            <w:rtl/>
          </w:rPr>
          <w:t xml:space="preserve">/ היא ידעה שגם הוא עולה חדש ולכן </w:t>
        </w:r>
      </w:ins>
      <w:ins w:id="394" w:author="Carmit" w:date="2018-11-07T12:22:00Z">
        <w:r w:rsidR="00A72ABE">
          <w:rPr>
            <w:rFonts w:cs="Times New Roman" w:hint="cs"/>
            <w:rtl/>
          </w:rPr>
          <w:t>מ</w:t>
        </w:r>
        <w:r w:rsidR="00A72ABE" w:rsidRPr="00F6670B">
          <w:rPr>
            <w:rFonts w:cs="Times New Roman"/>
            <w:rtl/>
          </w:rPr>
          <w:t>ה</w:t>
        </w:r>
        <w:r w:rsidR="00A72ABE">
          <w:rPr>
            <w:rFonts w:cs="Times New Roman" w:hint="cs"/>
            <w:rtl/>
          </w:rPr>
          <w:t>חשש</w:t>
        </w:r>
        <w:r w:rsidR="00A72ABE" w:rsidRPr="00F6670B">
          <w:rPr>
            <w:rFonts w:cs="Times New Roman"/>
            <w:rtl/>
          </w:rPr>
          <w:t xml:space="preserve"> הקבוע </w:t>
        </w:r>
        <w:r w:rsidR="00A72ABE">
          <w:rPr>
            <w:rFonts w:cs="Times New Roman" w:hint="cs"/>
            <w:rtl/>
          </w:rPr>
          <w:t xml:space="preserve">של העולה החדש </w:t>
        </w:r>
        <w:r w:rsidR="00A72ABE" w:rsidRPr="00F6670B">
          <w:rPr>
            <w:rFonts w:cs="Times New Roman"/>
            <w:rtl/>
          </w:rPr>
          <w:t>מכך שי</w:t>
        </w:r>
        <w:r w:rsidR="00A72ABE">
          <w:rPr>
            <w:rFonts w:cs="Times New Roman" w:hint="cs"/>
            <w:rtl/>
          </w:rPr>
          <w:t>פנו אליו</w:t>
        </w:r>
        <w:r w:rsidR="00A72ABE" w:rsidRPr="00F6670B">
          <w:rPr>
            <w:rFonts w:cs="Times New Roman"/>
            <w:rtl/>
          </w:rPr>
          <w:t xml:space="preserve"> </w:t>
        </w:r>
        <w:r w:rsidR="00A72ABE">
          <w:rPr>
            <w:rFonts w:cs="Times New Roman" w:hint="cs"/>
            <w:rtl/>
          </w:rPr>
          <w:t>ב</w:t>
        </w:r>
        <w:r w:rsidR="00A72ABE" w:rsidRPr="00F6670B">
          <w:rPr>
            <w:rFonts w:cs="Times New Roman"/>
            <w:rtl/>
          </w:rPr>
          <w:t xml:space="preserve">משפט בעברית שלא </w:t>
        </w:r>
        <w:r w:rsidR="00A72ABE">
          <w:rPr>
            <w:rFonts w:cs="Times New Roman" w:hint="cs"/>
            <w:rtl/>
          </w:rPr>
          <w:t>י</w:t>
        </w:r>
        <w:r w:rsidR="00A72ABE" w:rsidRPr="00F6670B">
          <w:rPr>
            <w:rFonts w:cs="Times New Roman"/>
            <w:rtl/>
          </w:rPr>
          <w:t>בין.</w:t>
        </w:r>
      </w:ins>
    </w:p>
    <w:p w14:paraId="15F076B7" w14:textId="4DBC6B57" w:rsidR="00841951" w:rsidRPr="00A90CDC" w:rsidRDefault="000951B6" w:rsidP="00841951">
      <w:pPr>
        <w:rPr>
          <w:rtl/>
        </w:rPr>
      </w:pPr>
      <w:r w:rsidRPr="00A90CDC">
        <w:rPr>
          <w:rFonts w:cs="Times New Roman"/>
          <w:rtl/>
        </w:rPr>
        <w:t>"</w:t>
      </w:r>
      <w:r w:rsidR="00841951" w:rsidRPr="00A90CDC">
        <w:rPr>
          <w:rFonts w:cs="Times New Roman"/>
          <w:rtl/>
        </w:rPr>
        <w:t xml:space="preserve">שוב הכנת </w:t>
      </w:r>
      <w:r w:rsidRPr="00A90CDC">
        <w:rPr>
          <w:rFonts w:cs="Times New Roman"/>
          <w:rtl/>
        </w:rPr>
        <w:t>טו</w:t>
      </w:r>
      <w:r w:rsidRPr="00A90CDC">
        <w:rPr>
          <w:rFonts w:cs="Times New Roman" w:hint="eastAsia"/>
          <w:rtl/>
        </w:rPr>
        <w:t>ּ</w:t>
      </w:r>
      <w:r w:rsidRPr="00A90CDC">
        <w:rPr>
          <w:rFonts w:cs="Times New Roman"/>
          <w:rtl/>
        </w:rPr>
        <w:t>ש</w:t>
      </w:r>
      <w:r w:rsidRPr="00A90CDC">
        <w:rPr>
          <w:rFonts w:cs="Times New Roman" w:hint="eastAsia"/>
          <w:rtl/>
        </w:rPr>
        <w:t>ְׁ</w:t>
      </w:r>
      <w:r w:rsidRPr="00A90CDC">
        <w:rPr>
          <w:rFonts w:cs="Times New Roman"/>
          <w:rtl/>
        </w:rPr>
        <w:t>יו</w:t>
      </w:r>
      <w:r w:rsidRPr="00A90CDC">
        <w:rPr>
          <w:rFonts w:cs="Times New Roman" w:hint="eastAsia"/>
          <w:rtl/>
        </w:rPr>
        <w:t>ֹ</w:t>
      </w:r>
      <w:r w:rsidRPr="00A90CDC">
        <w:rPr>
          <w:rFonts w:cs="Times New Roman"/>
          <w:rtl/>
        </w:rPr>
        <w:t>נ</w:t>
      </w:r>
      <w:r w:rsidR="00780EE3" w:rsidRPr="00A90CDC">
        <w:rPr>
          <w:rFonts w:cs="Times New Roman" w:hint="eastAsia"/>
          <w:rtl/>
        </w:rPr>
        <w:t>ָי</w:t>
      </w:r>
      <w:r w:rsidRPr="00A90CDC">
        <w:rPr>
          <w:rFonts w:cs="Times New Roman" w:hint="eastAsia"/>
          <w:rtl/>
        </w:rPr>
        <w:t>ָ</w:t>
      </w:r>
      <w:r w:rsidRPr="00A90CDC">
        <w:rPr>
          <w:rFonts w:cs="Times New Roman"/>
          <w:rtl/>
        </w:rPr>
        <w:t>ה ק</w:t>
      </w:r>
      <w:r w:rsidRPr="00A90CDC">
        <w:rPr>
          <w:rFonts w:cs="Times New Roman" w:hint="eastAsia"/>
          <w:rtl/>
        </w:rPr>
        <w:t>ָ</w:t>
      </w:r>
      <w:r w:rsidRPr="00A90CDC">
        <w:rPr>
          <w:rFonts w:cs="Times New Roman"/>
          <w:rtl/>
        </w:rPr>
        <w:t>פ</w:t>
      </w:r>
      <w:r w:rsidRPr="00A90CDC">
        <w:rPr>
          <w:rFonts w:cs="Times New Roman" w:hint="eastAsia"/>
          <w:rtl/>
        </w:rPr>
        <w:t>ּ</w:t>
      </w:r>
      <w:r w:rsidRPr="00A90CDC">
        <w:rPr>
          <w:rFonts w:cs="Times New Roman"/>
          <w:rtl/>
        </w:rPr>
        <w:t>ו</w:t>
      </w:r>
      <w:r w:rsidRPr="00A90CDC">
        <w:rPr>
          <w:rFonts w:cs="Times New Roman" w:hint="eastAsia"/>
          <w:rtl/>
        </w:rPr>
        <w:t>ּ</w:t>
      </w:r>
      <w:r w:rsidRPr="00A90CDC">
        <w:rPr>
          <w:rFonts w:cs="Times New Roman"/>
          <w:rtl/>
        </w:rPr>
        <w:t>ס</w:t>
      </w:r>
      <w:r w:rsidRPr="00A90CDC">
        <w:rPr>
          <w:rFonts w:cs="Times New Roman" w:hint="eastAsia"/>
          <w:rtl/>
        </w:rPr>
        <w:t>ְ</w:t>
      </w:r>
      <w:r w:rsidRPr="00A90CDC">
        <w:rPr>
          <w:rFonts w:cs="Times New Roman"/>
          <w:rtl/>
        </w:rPr>
        <w:t>ט</w:t>
      </w:r>
      <w:r w:rsidRPr="00A90CDC">
        <w:rPr>
          <w:rFonts w:cs="Times New Roman" w:hint="eastAsia"/>
          <w:rtl/>
        </w:rPr>
        <w:t>ָ</w:t>
      </w:r>
      <w:r w:rsidRPr="00A90CDC">
        <w:rPr>
          <w:rFonts w:cs="Times New Roman"/>
          <w:rtl/>
        </w:rPr>
        <w:t>ה</w:t>
      </w:r>
      <w:r w:rsidR="00841951" w:rsidRPr="00A90CDC">
        <w:rPr>
          <w:rFonts w:cs="Times New Roman"/>
          <w:rtl/>
        </w:rPr>
        <w:t xml:space="preserve"> </w:t>
      </w:r>
      <w:r w:rsidR="00B24EBF" w:rsidRPr="00A90CDC">
        <w:rPr>
          <w:rFonts w:cs="Times New Roman"/>
          <w:rtl/>
        </w:rPr>
        <w:t>[</w:t>
      </w:r>
      <w:r w:rsidR="000F0F6C" w:rsidRPr="00A90CDC">
        <w:rPr>
          <w:rFonts w:cs="Times New Roman"/>
        </w:rPr>
        <w:t>braised cabbage (tushyonaya kapusta)</w:t>
      </w:r>
      <w:r w:rsidR="000F0F6C" w:rsidRPr="00A90CDC">
        <w:rPr>
          <w:rFonts w:cs="Times New Roman"/>
          <w:rtl/>
        </w:rPr>
        <w:t>]</w:t>
      </w:r>
      <w:r w:rsidR="00841951" w:rsidRPr="00A90CDC">
        <w:rPr>
          <w:rFonts w:cs="Times New Roman"/>
          <w:rtl/>
        </w:rPr>
        <w:t xml:space="preserve"> בלי סלק</w:t>
      </w:r>
      <w:r w:rsidRPr="00A90CDC">
        <w:rPr>
          <w:rFonts w:cs="Times New Roman"/>
          <w:rtl/>
        </w:rPr>
        <w:t>?"</w:t>
      </w:r>
      <w:r w:rsidR="00841951" w:rsidRPr="00A90CDC">
        <w:rPr>
          <w:rFonts w:cs="Times New Roman"/>
          <w:rtl/>
        </w:rPr>
        <w:t xml:space="preserve"> ארקדי רטן</w:t>
      </w:r>
      <w:r w:rsidR="00B32D93">
        <w:rPr>
          <w:rFonts w:cs="Times New Roman" w:hint="cs"/>
          <w:rtl/>
        </w:rPr>
        <w:t>,</w:t>
      </w:r>
      <w:r w:rsidR="00841951" w:rsidRPr="00A90CDC">
        <w:rPr>
          <w:rFonts w:cs="Times New Roman"/>
          <w:rtl/>
        </w:rPr>
        <w:t xml:space="preserve"> מקרקש </w:t>
      </w:r>
      <w:r w:rsidR="00661A98">
        <w:rPr>
          <w:rFonts w:cs="Times New Roman" w:hint="cs"/>
          <w:rtl/>
        </w:rPr>
        <w:t>ב</w:t>
      </w:r>
      <w:r w:rsidR="00841951" w:rsidRPr="00A90CDC">
        <w:rPr>
          <w:rFonts w:cs="Times New Roman"/>
          <w:rtl/>
        </w:rPr>
        <w:t>מ</w:t>
      </w:r>
      <w:r w:rsidR="00EB27A7" w:rsidRPr="00A90CDC">
        <w:rPr>
          <w:rFonts w:cs="Times New Roman" w:hint="eastAsia"/>
          <w:rtl/>
        </w:rPr>
        <w:t>ז</w:t>
      </w:r>
      <w:r w:rsidR="00841951" w:rsidRPr="00A90CDC">
        <w:rPr>
          <w:rFonts w:cs="Times New Roman"/>
          <w:rtl/>
        </w:rPr>
        <w:t>לגו ב</w:t>
      </w:r>
      <w:r w:rsidR="00661A98">
        <w:rPr>
          <w:rFonts w:cs="Times New Roman" w:hint="cs"/>
          <w:rtl/>
        </w:rPr>
        <w:t>קרקעית</w:t>
      </w:r>
      <w:r w:rsidR="00841951" w:rsidRPr="00A90CDC">
        <w:rPr>
          <w:rFonts w:cs="Times New Roman"/>
          <w:rtl/>
        </w:rPr>
        <w:t xml:space="preserve"> הצלחת המהבילה.</w:t>
      </w:r>
    </w:p>
    <w:p w14:paraId="4507048D" w14:textId="13BE9C85" w:rsidR="00841951" w:rsidRPr="00A90CDC" w:rsidRDefault="000951B6" w:rsidP="00841951">
      <w:pPr>
        <w:rPr>
          <w:rtl/>
        </w:rPr>
      </w:pPr>
      <w:r w:rsidRPr="00A90CDC">
        <w:rPr>
          <w:rFonts w:cs="Times New Roman"/>
          <w:rtl/>
        </w:rPr>
        <w:t>"</w:t>
      </w:r>
      <w:r w:rsidR="00841951" w:rsidRPr="00A90CDC">
        <w:rPr>
          <w:rFonts w:cs="Times New Roman"/>
          <w:rtl/>
        </w:rPr>
        <w:t>נו מילא, סלק, סלק, מה זה הסלק הזה שלך?</w:t>
      </w:r>
      <w:r w:rsidRPr="00A90CDC">
        <w:rPr>
          <w:rFonts w:cs="Times New Roman"/>
          <w:rtl/>
        </w:rPr>
        <w:t xml:space="preserve">" חוץ מאימו המנוחה של ארקדי, היא לא הכירה איש שבישל </w:t>
      </w:r>
      <w:r w:rsidR="00321654" w:rsidRPr="00A90CDC">
        <w:rPr>
          <w:rFonts w:cs="Times New Roman" w:hint="eastAsia"/>
          <w:rtl/>
        </w:rPr>
        <w:t>סלק</w:t>
      </w:r>
      <w:r w:rsidR="00321654" w:rsidRPr="00A90CDC">
        <w:rPr>
          <w:rFonts w:cs="Times New Roman"/>
          <w:rtl/>
        </w:rPr>
        <w:t xml:space="preserve"> </w:t>
      </w:r>
      <w:r w:rsidR="00B17C56">
        <w:rPr>
          <w:rFonts w:cs="Times New Roman" w:hint="cs"/>
          <w:rtl/>
        </w:rPr>
        <w:t>עם</w:t>
      </w:r>
      <w:r w:rsidR="00321654" w:rsidRPr="00A90CDC">
        <w:rPr>
          <w:rFonts w:cs="Times New Roman"/>
          <w:rtl/>
        </w:rPr>
        <w:t xml:space="preserve"> </w:t>
      </w:r>
      <w:r w:rsidR="00321654" w:rsidRPr="00A90CDC">
        <w:rPr>
          <w:rFonts w:cs="Times New Roman" w:hint="eastAsia"/>
          <w:rtl/>
        </w:rPr>
        <w:t>ה</w:t>
      </w:r>
      <w:r w:rsidRPr="00A90CDC">
        <w:rPr>
          <w:rFonts w:cs="Times New Roman" w:hint="eastAsia"/>
          <w:rtl/>
        </w:rPr>
        <w:t>כרוב</w:t>
      </w:r>
      <w:r w:rsidRPr="00A90CDC">
        <w:rPr>
          <w:rFonts w:cs="Times New Roman"/>
          <w:rtl/>
        </w:rPr>
        <w:t xml:space="preserve"> </w:t>
      </w:r>
      <w:r w:rsidRPr="00A90CDC">
        <w:rPr>
          <w:rFonts w:cs="Times New Roman" w:hint="eastAsia"/>
          <w:rtl/>
        </w:rPr>
        <w:t>ברוטב</w:t>
      </w:r>
      <w:r w:rsidRPr="00A90CDC">
        <w:rPr>
          <w:rFonts w:cs="Times New Roman"/>
          <w:rtl/>
        </w:rPr>
        <w:t xml:space="preserve"> </w:t>
      </w:r>
      <w:r w:rsidRPr="00A90CDC">
        <w:rPr>
          <w:rFonts w:cs="Times New Roman" w:hint="eastAsia"/>
          <w:rtl/>
        </w:rPr>
        <w:t>עגבניות</w:t>
      </w:r>
      <w:r w:rsidRPr="00A90CDC">
        <w:rPr>
          <w:rFonts w:cs="Times New Roman"/>
          <w:rtl/>
        </w:rPr>
        <w:t>.</w:t>
      </w:r>
    </w:p>
    <w:p w14:paraId="157DCD01" w14:textId="14B33E1D" w:rsidR="00841951" w:rsidRDefault="00841951" w:rsidP="00841951">
      <w:pPr>
        <w:rPr>
          <w:rFonts w:cs="Times New Roman"/>
          <w:rtl/>
        </w:rPr>
      </w:pPr>
      <w:r w:rsidRPr="00A90CDC">
        <w:rPr>
          <w:rFonts w:cs="Times New Roman"/>
          <w:rtl/>
        </w:rPr>
        <w:t xml:space="preserve">ארקדי הסמיק </w:t>
      </w:r>
      <w:r w:rsidR="00B17C56">
        <w:rPr>
          <w:rFonts w:cs="Times New Roman" w:hint="cs"/>
          <w:rtl/>
        </w:rPr>
        <w:t>מ</w:t>
      </w:r>
      <w:r w:rsidRPr="00A90CDC">
        <w:rPr>
          <w:rFonts w:cs="Times New Roman"/>
          <w:rtl/>
        </w:rPr>
        <w:t>ש</w:t>
      </w:r>
      <w:r w:rsidR="000951B6" w:rsidRPr="00A90CDC">
        <w:rPr>
          <w:rFonts w:cs="Times New Roman" w:hint="eastAsia"/>
          <w:rtl/>
        </w:rPr>
        <w:t>נוכח</w:t>
      </w:r>
      <w:r w:rsidR="000951B6" w:rsidRPr="00A90CDC">
        <w:rPr>
          <w:rFonts w:cs="Times New Roman"/>
          <w:rtl/>
        </w:rPr>
        <w:t xml:space="preserve"> </w:t>
      </w:r>
      <w:r w:rsidR="007A45A0">
        <w:rPr>
          <w:rFonts w:cs="Times New Roman" w:hint="cs"/>
          <w:rtl/>
        </w:rPr>
        <w:t xml:space="preserve">לדעת </w:t>
      </w:r>
      <w:r w:rsidR="000951B6" w:rsidRPr="00A90CDC">
        <w:rPr>
          <w:rFonts w:cs="Times New Roman" w:hint="eastAsia"/>
          <w:rtl/>
        </w:rPr>
        <w:t>כי</w:t>
      </w:r>
      <w:r w:rsidR="000951B6" w:rsidRPr="00A90CDC">
        <w:rPr>
          <w:rFonts w:cs="Times New Roman"/>
          <w:rtl/>
        </w:rPr>
        <w:t xml:space="preserve"> </w:t>
      </w:r>
      <w:r w:rsidR="000951B6" w:rsidRPr="00A90CDC">
        <w:rPr>
          <w:rFonts w:cs="Times New Roman" w:hint="eastAsia"/>
          <w:rtl/>
        </w:rPr>
        <w:t>דיבר</w:t>
      </w:r>
      <w:r w:rsidR="000951B6" w:rsidRPr="00A90CDC">
        <w:rPr>
          <w:rFonts w:cs="Times New Roman"/>
          <w:rtl/>
        </w:rPr>
        <w:t xml:space="preserve"> </w:t>
      </w:r>
      <w:r w:rsidR="000951B6" w:rsidRPr="00A90CDC">
        <w:rPr>
          <w:rFonts w:cs="Times New Roman" w:hint="eastAsia"/>
          <w:rtl/>
        </w:rPr>
        <w:t>ברוסית</w:t>
      </w:r>
      <w:r w:rsidR="000951B6" w:rsidRPr="00A90CDC">
        <w:rPr>
          <w:rFonts w:cs="Times New Roman"/>
          <w:rtl/>
        </w:rPr>
        <w:t xml:space="preserve"> </w:t>
      </w:r>
      <w:r w:rsidR="00B36302">
        <w:rPr>
          <w:rFonts w:cs="Times New Roman" w:hint="cs"/>
          <w:rtl/>
        </w:rPr>
        <w:t>ל</w:t>
      </w:r>
      <w:r w:rsidR="000951B6" w:rsidRPr="00A90CDC">
        <w:rPr>
          <w:rFonts w:cs="Times New Roman" w:hint="eastAsia"/>
          <w:rtl/>
        </w:rPr>
        <w:t>פני</w:t>
      </w:r>
      <w:r w:rsidR="000951B6" w:rsidRPr="00A90CDC">
        <w:rPr>
          <w:rFonts w:cs="Times New Roman"/>
          <w:rtl/>
        </w:rPr>
        <w:t xml:space="preserve"> </w:t>
      </w:r>
      <w:r w:rsidR="000951B6" w:rsidRPr="00A90CDC">
        <w:rPr>
          <w:rFonts w:cs="Times New Roman" w:hint="eastAsia"/>
          <w:rtl/>
        </w:rPr>
        <w:t>אלכס</w:t>
      </w:r>
      <w:r w:rsidRPr="00A90CDC">
        <w:rPr>
          <w:rFonts w:cs="Times New Roman"/>
          <w:rtl/>
        </w:rPr>
        <w:t>, וכאילו כדי לכפר על כך הוא חזר</w:t>
      </w:r>
      <w:r w:rsidR="009E4E9D" w:rsidRPr="009E4E9D">
        <w:rPr>
          <w:rtl/>
        </w:rPr>
        <w:t xml:space="preserve"> </w:t>
      </w:r>
      <w:r w:rsidR="009E4E9D" w:rsidRPr="009E4E9D">
        <w:rPr>
          <w:rFonts w:cs="Times New Roman"/>
          <w:rtl/>
        </w:rPr>
        <w:t>לטרוניותיו</w:t>
      </w:r>
      <w:r w:rsidR="009E4E9D">
        <w:rPr>
          <w:rFonts w:cs="Times New Roman" w:hint="cs"/>
          <w:rtl/>
        </w:rPr>
        <w:t>, אבל</w:t>
      </w:r>
      <w:r w:rsidRPr="00A90CDC">
        <w:rPr>
          <w:rFonts w:cs="Times New Roman"/>
          <w:rtl/>
        </w:rPr>
        <w:t xml:space="preserve"> בעברית</w:t>
      </w:r>
      <w:r w:rsidR="009E4E9D">
        <w:rPr>
          <w:rFonts w:cs="Times New Roman" w:hint="cs"/>
          <w:rtl/>
        </w:rPr>
        <w:t xml:space="preserve"> הפעם</w:t>
      </w:r>
      <w:r w:rsidRPr="00A90CDC">
        <w:rPr>
          <w:rFonts w:cs="Times New Roman"/>
          <w:rtl/>
        </w:rPr>
        <w:t xml:space="preserve"> </w:t>
      </w:r>
      <w:r w:rsidR="000F0F6C" w:rsidRPr="00A90CDC">
        <w:rPr>
          <w:rFonts w:cs="Times New Roman"/>
          <w:rtl/>
        </w:rPr>
        <w:t>–</w:t>
      </w:r>
      <w:r w:rsidRPr="00A90CDC">
        <w:rPr>
          <w:rFonts w:cs="Times New Roman"/>
          <w:rtl/>
        </w:rPr>
        <w:t xml:space="preserve"> </w:t>
      </w:r>
      <w:r w:rsidR="000951B6" w:rsidRPr="00A90CDC">
        <w:rPr>
          <w:rFonts w:cs="Times New Roman"/>
          <w:rtl/>
        </w:rPr>
        <w:t>"</w:t>
      </w:r>
      <w:r w:rsidRPr="00A90CDC">
        <w:rPr>
          <w:rFonts w:cs="Times New Roman"/>
          <w:rtl/>
        </w:rPr>
        <w:t>וגם בלי גזר?</w:t>
      </w:r>
      <w:r w:rsidR="000951B6" w:rsidRPr="00A90CDC">
        <w:rPr>
          <w:rFonts w:cs="Times New Roman"/>
          <w:rtl/>
        </w:rPr>
        <w:t>"</w:t>
      </w:r>
    </w:p>
    <w:p w14:paraId="32B91124" w14:textId="0B7A150A" w:rsidR="000951B6" w:rsidRDefault="000951B6" w:rsidP="00841951">
      <w:pPr>
        <w:rPr>
          <w:rtl/>
        </w:rPr>
      </w:pPr>
      <w:r>
        <w:rPr>
          <w:rFonts w:hint="cs"/>
          <w:rtl/>
        </w:rPr>
        <w:t>[</w:t>
      </w:r>
      <w:hyperlink r:id="rId249" w:history="1">
        <w:r w:rsidRPr="000951B6">
          <w:rPr>
            <w:rStyle w:val="Hyperlink"/>
            <w:rFonts w:hint="cs"/>
            <w:rtl/>
          </w:rPr>
          <w:t xml:space="preserve">תבשיל </w:t>
        </w:r>
      </w:hyperlink>
      <w:hyperlink r:id="rId250" w:history="1">
        <w:r w:rsidRPr="00780EE3">
          <w:rPr>
            <w:rStyle w:val="Hyperlink"/>
            <w:rFonts w:hint="cs"/>
            <w:rtl/>
          </w:rPr>
          <w:t xml:space="preserve">כרוב </w:t>
        </w:r>
      </w:hyperlink>
      <w:hyperlink r:id="rId251" w:history="1">
        <w:r w:rsidRPr="000951B6">
          <w:rPr>
            <w:rStyle w:val="Hyperlink"/>
            <w:rFonts w:hint="cs"/>
            <w:rtl/>
          </w:rPr>
          <w:t>רוסי</w:t>
        </w:r>
      </w:hyperlink>
      <w:r w:rsidR="00780EE3">
        <w:rPr>
          <w:rFonts w:hint="cs"/>
          <w:rtl/>
        </w:rPr>
        <w:t xml:space="preserve"> </w:t>
      </w:r>
      <w:r w:rsidR="00780EE3" w:rsidRPr="00780EE3">
        <w:t>тушеная капуста</w:t>
      </w:r>
      <w:r w:rsidR="00780EE3">
        <w:rPr>
          <w:rFonts w:hint="cs"/>
          <w:rtl/>
        </w:rPr>
        <w:t xml:space="preserve"> </w:t>
      </w:r>
      <w:r w:rsidR="00780EE3" w:rsidRPr="00780EE3">
        <w:t>tushenaya kapusta</w:t>
      </w:r>
      <w:r>
        <w:rPr>
          <w:rFonts w:hint="cs"/>
          <w:rtl/>
        </w:rPr>
        <w:t>]</w:t>
      </w:r>
    </w:p>
    <w:p w14:paraId="78934FDF" w14:textId="72C281FF" w:rsidR="006F2CF7" w:rsidRDefault="006F2CF7" w:rsidP="00B52397">
      <w:pPr>
        <w:rPr>
          <w:rtl/>
        </w:rPr>
      </w:pPr>
      <w:r>
        <w:rPr>
          <w:rFonts w:hint="cs"/>
          <w:rtl/>
        </w:rPr>
        <w:t>[פה אני כותבת מה היא חשבה, וזה קשה לי]</w:t>
      </w:r>
    </w:p>
    <w:p w14:paraId="0929FC9E" w14:textId="1E59B1F9" w:rsidR="009E4E9D" w:rsidRDefault="002F3AA7" w:rsidP="00BD7FAB">
      <w:pPr>
        <w:rPr>
          <w:rFonts w:cs="Times New Roman"/>
          <w:rtl/>
        </w:rPr>
      </w:pPr>
      <w:r>
        <w:rPr>
          <w:rFonts w:hint="cs"/>
          <w:rtl/>
        </w:rPr>
        <w:t xml:space="preserve">במקצועה </w:t>
      </w:r>
      <w:r w:rsidR="00C53E1D">
        <w:rPr>
          <w:rFonts w:hint="cs"/>
          <w:rtl/>
        </w:rPr>
        <w:t>בברית</w:t>
      </w:r>
      <w:r w:rsidR="007A45A0">
        <w:rPr>
          <w:rFonts w:hint="cs"/>
          <w:rtl/>
        </w:rPr>
        <w:t>-</w:t>
      </w:r>
      <w:r w:rsidR="00C53E1D">
        <w:rPr>
          <w:rFonts w:hint="cs"/>
          <w:rtl/>
        </w:rPr>
        <w:t xml:space="preserve">המועצות </w:t>
      </w:r>
      <w:r w:rsidR="001C5A04">
        <w:rPr>
          <w:rFonts w:hint="cs"/>
          <w:rtl/>
        </w:rPr>
        <w:t>הייתה</w:t>
      </w:r>
      <w:r>
        <w:rPr>
          <w:rFonts w:hint="cs"/>
          <w:rtl/>
        </w:rPr>
        <w:t xml:space="preserve"> </w:t>
      </w:r>
      <w:r w:rsidR="00B32D93" w:rsidRPr="00B32D93">
        <w:rPr>
          <w:rFonts w:cs="Times New Roman"/>
          <w:rtl/>
        </w:rPr>
        <w:t xml:space="preserve">נדז'דה </w:t>
      </w:r>
      <w:r w:rsidR="006E46D9">
        <w:rPr>
          <w:rFonts w:hint="cs"/>
          <w:rtl/>
        </w:rPr>
        <w:t>סמיונובנה</w:t>
      </w:r>
      <w:r w:rsidR="00F1596F">
        <w:rPr>
          <w:rFonts w:hint="cs"/>
          <w:rtl/>
        </w:rPr>
        <w:t xml:space="preserve"> </w:t>
      </w:r>
      <w:r>
        <w:rPr>
          <w:rFonts w:hint="cs"/>
          <w:rtl/>
        </w:rPr>
        <w:t>מתרגמת מצרפתית</w:t>
      </w:r>
      <w:r w:rsidR="00B17C56">
        <w:rPr>
          <w:rFonts w:hint="cs"/>
          <w:rtl/>
        </w:rPr>
        <w:t>,</w:t>
      </w:r>
      <w:r>
        <w:rPr>
          <w:rFonts w:hint="cs"/>
          <w:rtl/>
        </w:rPr>
        <w:t xml:space="preserve"> וגם האנגלית לא </w:t>
      </w:r>
      <w:r w:rsidR="001C5A04">
        <w:rPr>
          <w:rFonts w:hint="cs"/>
          <w:rtl/>
        </w:rPr>
        <w:t>הייתה</w:t>
      </w:r>
      <w:r>
        <w:rPr>
          <w:rFonts w:hint="cs"/>
          <w:rtl/>
        </w:rPr>
        <w:t xml:space="preserve"> זרה לה, ובכלל החשיבה עצמה כבעלת נטייה לשפות</w:t>
      </w:r>
      <w:r w:rsidR="00C53E1D">
        <w:rPr>
          <w:rFonts w:hint="cs"/>
          <w:rtl/>
        </w:rPr>
        <w:t xml:space="preserve">, לכן </w:t>
      </w:r>
      <w:r>
        <w:rPr>
          <w:rFonts w:hint="cs"/>
          <w:rtl/>
        </w:rPr>
        <w:t>אילצה את עצמה להתגבר מהר מה</w:t>
      </w:r>
      <w:r w:rsidR="00B17C56">
        <w:rPr>
          <w:rFonts w:hint="cs"/>
          <w:rtl/>
        </w:rPr>
        <w:t>מקובל</w:t>
      </w:r>
      <w:r>
        <w:rPr>
          <w:rFonts w:hint="cs"/>
          <w:rtl/>
        </w:rPr>
        <w:t xml:space="preserve"> על הקשיים שהשפה העברית </w:t>
      </w:r>
      <w:r w:rsidR="00C53E1D">
        <w:rPr>
          <w:rFonts w:hint="cs"/>
          <w:rtl/>
        </w:rPr>
        <w:t>[</w:t>
      </w:r>
      <w:r>
        <w:rPr>
          <w:rFonts w:hint="cs"/>
          <w:rtl/>
        </w:rPr>
        <w:t>טורחת ו</w:t>
      </w:r>
      <w:r w:rsidR="00C53E1D">
        <w:rPr>
          <w:rFonts w:hint="cs"/>
          <w:rtl/>
        </w:rPr>
        <w:t>]</w:t>
      </w:r>
      <w:r>
        <w:rPr>
          <w:rFonts w:hint="cs"/>
          <w:rtl/>
        </w:rPr>
        <w:t xml:space="preserve">מעמידה בפני כל </w:t>
      </w:r>
      <w:r w:rsidR="00C53E1D">
        <w:rPr>
          <w:rFonts w:hint="cs"/>
          <w:rtl/>
        </w:rPr>
        <w:t>מי ש</w:t>
      </w:r>
      <w:r>
        <w:rPr>
          <w:rFonts w:hint="cs"/>
          <w:rtl/>
        </w:rPr>
        <w:t>חפץ להכירה, ו</w:t>
      </w:r>
      <w:r w:rsidR="00B17C56">
        <w:rPr>
          <w:rFonts w:hint="cs"/>
          <w:rtl/>
        </w:rPr>
        <w:t>בכל</w:t>
      </w:r>
      <w:r>
        <w:rPr>
          <w:rFonts w:hint="cs"/>
          <w:rtl/>
        </w:rPr>
        <w:t xml:space="preserve"> זאת מול</w:t>
      </w:r>
      <w:r w:rsidR="007473F3">
        <w:rPr>
          <w:rFonts w:hint="cs"/>
          <w:rtl/>
        </w:rPr>
        <w:t xml:space="preserve"> חבר</w:t>
      </w:r>
      <w:r>
        <w:rPr>
          <w:rFonts w:hint="cs"/>
          <w:rtl/>
        </w:rPr>
        <w:t>ו</w:t>
      </w:r>
      <w:r w:rsidR="007473F3">
        <w:rPr>
          <w:rFonts w:hint="cs"/>
          <w:rtl/>
        </w:rPr>
        <w:t xml:space="preserve"> של ארקדי</w:t>
      </w:r>
      <w:r>
        <w:rPr>
          <w:rFonts w:hint="cs"/>
          <w:rtl/>
        </w:rPr>
        <w:t xml:space="preserve"> חשה כבדת</w:t>
      </w:r>
      <w:r w:rsidR="007A45A0">
        <w:rPr>
          <w:rFonts w:hint="cs"/>
          <w:rtl/>
        </w:rPr>
        <w:t xml:space="preserve"> </w:t>
      </w:r>
      <w:r>
        <w:rPr>
          <w:rFonts w:hint="cs"/>
          <w:rtl/>
        </w:rPr>
        <w:t xml:space="preserve">לשון ונבוכה. </w:t>
      </w:r>
      <w:r w:rsidR="00E63B90" w:rsidRPr="00A90CDC">
        <w:rPr>
          <w:rFonts w:hint="eastAsia"/>
          <w:rtl/>
        </w:rPr>
        <w:t>מ</w:t>
      </w:r>
      <w:r w:rsidR="00E63B90" w:rsidRPr="00A90CDC">
        <w:rPr>
          <w:rFonts w:cs="Times New Roman" w:hint="eastAsia"/>
          <w:rtl/>
        </w:rPr>
        <w:t>ארקדי</w:t>
      </w:r>
      <w:r w:rsidR="00E63B90" w:rsidRPr="00A90CDC">
        <w:rPr>
          <w:rFonts w:cs="Times New Roman"/>
          <w:rtl/>
        </w:rPr>
        <w:t xml:space="preserve"> </w:t>
      </w:r>
      <w:r w:rsidR="00E63B90" w:rsidRPr="00A90CDC">
        <w:rPr>
          <w:rFonts w:cs="Times New Roman" w:hint="eastAsia"/>
          <w:rtl/>
        </w:rPr>
        <w:t>הבינה</w:t>
      </w:r>
      <w:r w:rsidR="00E63B90" w:rsidRPr="00A90CDC">
        <w:rPr>
          <w:rFonts w:cs="Times New Roman"/>
          <w:rtl/>
        </w:rPr>
        <w:t xml:space="preserve"> </w:t>
      </w:r>
      <w:r w:rsidR="00E63B90" w:rsidRPr="00A90CDC">
        <w:rPr>
          <w:rFonts w:cs="Times New Roman" w:hint="eastAsia"/>
          <w:rtl/>
        </w:rPr>
        <w:t>שאלכס</w:t>
      </w:r>
      <w:r w:rsidR="00E63B90" w:rsidRPr="00A90CDC">
        <w:rPr>
          <w:rFonts w:cs="Times New Roman"/>
          <w:rtl/>
        </w:rPr>
        <w:t xml:space="preserve"> </w:t>
      </w:r>
      <w:r w:rsidR="00B17C56" w:rsidRPr="00B17C56">
        <w:rPr>
          <w:rFonts w:cs="Times New Roman"/>
          <w:rtl/>
        </w:rPr>
        <w:t>הו</w:t>
      </w:r>
      <w:r w:rsidR="007A45A0">
        <w:rPr>
          <w:rFonts w:cs="Times New Roman" w:hint="cs"/>
          <w:rtl/>
        </w:rPr>
        <w:t>א</w:t>
      </w:r>
      <w:r w:rsidR="00B17C56" w:rsidRPr="00B17C56">
        <w:rPr>
          <w:rFonts w:cs="Times New Roman"/>
          <w:rtl/>
        </w:rPr>
        <w:t xml:space="preserve"> </w:t>
      </w:r>
      <w:r w:rsidR="00E63B90" w:rsidRPr="00A90CDC">
        <w:rPr>
          <w:rFonts w:cs="Times New Roman" w:hint="eastAsia"/>
          <w:rtl/>
        </w:rPr>
        <w:t>תלמיד</w:t>
      </w:r>
      <w:r w:rsidR="00E63B90" w:rsidRPr="00A90CDC">
        <w:rPr>
          <w:rFonts w:cs="Times New Roman"/>
          <w:rtl/>
        </w:rPr>
        <w:t xml:space="preserve"> </w:t>
      </w:r>
      <w:r w:rsidR="00E63B90" w:rsidRPr="00A90CDC">
        <w:rPr>
          <w:rFonts w:cs="Times New Roman" w:hint="eastAsia"/>
          <w:rtl/>
        </w:rPr>
        <w:t>גרוע</w:t>
      </w:r>
      <w:r w:rsidR="00E63B90" w:rsidRPr="00A90CDC">
        <w:rPr>
          <w:rFonts w:cs="Times New Roman"/>
          <w:rtl/>
        </w:rPr>
        <w:t xml:space="preserve">, </w:t>
      </w:r>
      <w:r w:rsidR="00E63B90" w:rsidRPr="00A90CDC">
        <w:rPr>
          <w:rFonts w:cs="Times New Roman" w:hint="eastAsia"/>
          <w:rtl/>
        </w:rPr>
        <w:t>ו</w:t>
      </w:r>
      <w:r w:rsidR="00C53E1D">
        <w:rPr>
          <w:rFonts w:cs="Times New Roman" w:hint="cs"/>
          <w:rtl/>
        </w:rPr>
        <w:t xml:space="preserve">לפיכך </w:t>
      </w:r>
      <w:r w:rsidR="00E63B90" w:rsidRPr="00A90CDC">
        <w:rPr>
          <w:rFonts w:cs="Times New Roman" w:hint="eastAsia"/>
          <w:rtl/>
        </w:rPr>
        <w:t>השתדלה</w:t>
      </w:r>
      <w:r w:rsidR="00E63B90" w:rsidRPr="00A90CDC">
        <w:rPr>
          <w:rFonts w:cs="Times New Roman"/>
          <w:rtl/>
        </w:rPr>
        <w:t xml:space="preserve"> </w:t>
      </w:r>
      <w:r w:rsidR="00E63B90" w:rsidRPr="00A90CDC">
        <w:rPr>
          <w:rFonts w:cs="Times New Roman" w:hint="eastAsia"/>
          <w:rtl/>
        </w:rPr>
        <w:t>להתייחס</w:t>
      </w:r>
      <w:r w:rsidR="00E63B90" w:rsidRPr="00A90CDC">
        <w:rPr>
          <w:rFonts w:cs="Times New Roman"/>
          <w:rtl/>
        </w:rPr>
        <w:t xml:space="preserve"> </w:t>
      </w:r>
      <w:r w:rsidR="00E63B90" w:rsidRPr="00A90CDC">
        <w:rPr>
          <w:rFonts w:cs="Times New Roman" w:hint="eastAsia"/>
          <w:rtl/>
        </w:rPr>
        <w:t>אליו</w:t>
      </w:r>
      <w:r w:rsidR="00E63B90" w:rsidRPr="00A90CDC">
        <w:rPr>
          <w:rFonts w:cs="Times New Roman"/>
          <w:rtl/>
        </w:rPr>
        <w:t xml:space="preserve"> </w:t>
      </w:r>
      <w:r w:rsidR="00E63B90" w:rsidRPr="00A90CDC">
        <w:rPr>
          <w:rFonts w:cs="Times New Roman" w:hint="eastAsia"/>
          <w:rtl/>
        </w:rPr>
        <w:t>כאל</w:t>
      </w:r>
      <w:r w:rsidR="00E63B90" w:rsidRPr="00A90CDC">
        <w:rPr>
          <w:rFonts w:cs="Times New Roman"/>
          <w:rtl/>
        </w:rPr>
        <w:t xml:space="preserve"> </w:t>
      </w:r>
      <w:r w:rsidR="00B17C56" w:rsidRPr="00B17C56">
        <w:rPr>
          <w:rFonts w:cs="Times New Roman"/>
          <w:rtl/>
        </w:rPr>
        <w:t xml:space="preserve">טמבל קטן, </w:t>
      </w:r>
      <w:r w:rsidR="00E63B90" w:rsidRPr="00A90CDC">
        <w:rPr>
          <w:rFonts w:cs="Times New Roman" w:hint="eastAsia"/>
          <w:rtl/>
        </w:rPr>
        <w:t>נבער</w:t>
      </w:r>
      <w:r w:rsidR="00E63B90" w:rsidRPr="00A90CDC">
        <w:rPr>
          <w:rFonts w:cs="Times New Roman"/>
          <w:rtl/>
        </w:rPr>
        <w:t xml:space="preserve"> </w:t>
      </w:r>
      <w:r w:rsidR="00E63B90" w:rsidRPr="00A90CDC">
        <w:rPr>
          <w:rFonts w:cs="Times New Roman" w:hint="eastAsia"/>
          <w:rtl/>
        </w:rPr>
        <w:t>מדעת</w:t>
      </w:r>
      <w:r w:rsidR="00B36302">
        <w:rPr>
          <w:rFonts w:cs="Times New Roman" w:hint="cs"/>
          <w:rtl/>
        </w:rPr>
        <w:t>,</w:t>
      </w:r>
      <w:r w:rsidR="00E63B90" w:rsidRPr="00A90CDC">
        <w:rPr>
          <w:rFonts w:cs="Times New Roman"/>
          <w:rtl/>
        </w:rPr>
        <w:t xml:space="preserve"> אבל ללא הצלחה. </w:t>
      </w:r>
      <w:r w:rsidR="00F14BE0" w:rsidRPr="00A90CDC">
        <w:rPr>
          <w:rFonts w:hint="eastAsia"/>
          <w:rtl/>
        </w:rPr>
        <w:t>זה</w:t>
      </w:r>
      <w:r w:rsidR="00F14BE0" w:rsidRPr="00A90CDC">
        <w:rPr>
          <w:rtl/>
        </w:rPr>
        <w:t xml:space="preserve"> שנים </w:t>
      </w:r>
      <w:r w:rsidR="00F14BE0" w:rsidRPr="00A90CDC">
        <w:rPr>
          <w:rFonts w:hint="eastAsia"/>
          <w:rtl/>
        </w:rPr>
        <w:t>ידעה</w:t>
      </w:r>
      <w:r w:rsidR="00F14BE0" w:rsidRPr="00A90CDC">
        <w:rPr>
          <w:rtl/>
        </w:rPr>
        <w:t xml:space="preserve"> </w:t>
      </w:r>
      <w:r w:rsidR="00F14BE0" w:rsidRPr="00A90CDC">
        <w:rPr>
          <w:rFonts w:hint="eastAsia"/>
          <w:rtl/>
        </w:rPr>
        <w:t>עד</w:t>
      </w:r>
      <w:r w:rsidR="00F14BE0" w:rsidRPr="00A90CDC">
        <w:rPr>
          <w:rtl/>
        </w:rPr>
        <w:t xml:space="preserve"> </w:t>
      </w:r>
      <w:r w:rsidR="00F14BE0" w:rsidRPr="00A90CDC">
        <w:rPr>
          <w:rFonts w:hint="eastAsia"/>
          <w:rtl/>
        </w:rPr>
        <w:t>כמה</w:t>
      </w:r>
      <w:r w:rsidR="00F14BE0" w:rsidRPr="00A90CDC">
        <w:rPr>
          <w:rtl/>
        </w:rPr>
        <w:t xml:space="preserve"> </w:t>
      </w:r>
      <w:r w:rsidR="009E4E9D">
        <w:rPr>
          <w:rFonts w:hint="cs"/>
          <w:rtl/>
        </w:rPr>
        <w:t>הוא</w:t>
      </w:r>
      <w:r w:rsidR="00F14BE0" w:rsidRPr="00A90CDC">
        <w:rPr>
          <w:rtl/>
        </w:rPr>
        <w:t xml:space="preserve"> </w:t>
      </w:r>
      <w:r w:rsidR="00F14BE0" w:rsidRPr="00A90CDC">
        <w:rPr>
          <w:rFonts w:hint="eastAsia"/>
          <w:rtl/>
        </w:rPr>
        <w:t>חשוב</w:t>
      </w:r>
      <w:r w:rsidR="00F14BE0" w:rsidRPr="00A90CDC">
        <w:rPr>
          <w:rtl/>
        </w:rPr>
        <w:t xml:space="preserve"> </w:t>
      </w:r>
      <w:r w:rsidR="00F14BE0" w:rsidRPr="00A90CDC">
        <w:rPr>
          <w:rFonts w:hint="eastAsia"/>
          <w:rtl/>
        </w:rPr>
        <w:t>ל</w:t>
      </w:r>
      <w:r w:rsidR="009E4E9D">
        <w:rPr>
          <w:rFonts w:hint="cs"/>
          <w:rtl/>
        </w:rPr>
        <w:t>ארקדי</w:t>
      </w:r>
      <w:r w:rsidR="009D5852">
        <w:rPr>
          <w:rFonts w:hint="cs"/>
          <w:rtl/>
        </w:rPr>
        <w:t>,</w:t>
      </w:r>
      <w:r w:rsidR="00F14BE0" w:rsidRPr="00A90CDC">
        <w:rPr>
          <w:rtl/>
        </w:rPr>
        <w:t xml:space="preserve"> </w:t>
      </w:r>
      <w:r w:rsidR="00E63B90" w:rsidRPr="00A90CDC">
        <w:rPr>
          <w:rFonts w:hint="eastAsia"/>
          <w:rtl/>
        </w:rPr>
        <w:t>וכש</w:t>
      </w:r>
      <w:r w:rsidR="009E4E9D">
        <w:rPr>
          <w:rFonts w:hint="cs"/>
          <w:rtl/>
        </w:rPr>
        <w:t xml:space="preserve">אלכס </w:t>
      </w:r>
      <w:r w:rsidR="00E63B90" w:rsidRPr="00A90CDC">
        <w:rPr>
          <w:rFonts w:hint="eastAsia"/>
          <w:rtl/>
        </w:rPr>
        <w:t>חייך</w:t>
      </w:r>
      <w:r w:rsidR="00E63B90" w:rsidRPr="00A90CDC">
        <w:rPr>
          <w:rtl/>
        </w:rPr>
        <w:t xml:space="preserve"> אליה </w:t>
      </w:r>
      <w:r w:rsidR="009E4E9D">
        <w:rPr>
          <w:rFonts w:hint="cs"/>
          <w:rtl/>
        </w:rPr>
        <w:t xml:space="preserve">את </w:t>
      </w:r>
      <w:r w:rsidR="00E63B90" w:rsidRPr="00A90CDC">
        <w:rPr>
          <w:rtl/>
        </w:rPr>
        <w:t xml:space="preserve">אחד מחיוכיו הפתוחים, </w:t>
      </w:r>
      <w:r w:rsidR="00E474F5" w:rsidRPr="00A90CDC">
        <w:rPr>
          <w:rFonts w:hint="eastAsia"/>
          <w:rtl/>
        </w:rPr>
        <w:t>הלבביים</w:t>
      </w:r>
      <w:r w:rsidR="00D9664D">
        <w:rPr>
          <w:rFonts w:hint="cs"/>
          <w:rtl/>
        </w:rPr>
        <w:t>,</w:t>
      </w:r>
      <w:r w:rsidR="00E474F5" w:rsidRPr="00A90CDC">
        <w:rPr>
          <w:rtl/>
        </w:rPr>
        <w:t xml:space="preserve"> </w:t>
      </w:r>
      <w:r w:rsidR="00E63B90" w:rsidRPr="00A90CDC">
        <w:rPr>
          <w:rFonts w:hint="eastAsia"/>
          <w:rtl/>
        </w:rPr>
        <w:t>היא</w:t>
      </w:r>
      <w:r w:rsidR="00E63B90" w:rsidRPr="00A90CDC">
        <w:rPr>
          <w:rtl/>
        </w:rPr>
        <w:t xml:space="preserve"> חשה אחריות לחיוכיו הבאים. </w:t>
      </w:r>
      <w:r w:rsidR="00B17C56" w:rsidRPr="00B17C56">
        <w:rPr>
          <w:rFonts w:cs="Times New Roman"/>
          <w:rtl/>
        </w:rPr>
        <w:t xml:space="preserve">אולי בשל </w:t>
      </w:r>
      <w:r w:rsidRPr="00A90CDC">
        <w:rPr>
          <w:rtl/>
        </w:rPr>
        <w:t xml:space="preserve">הלסת </w:t>
      </w:r>
      <w:r w:rsidR="00E63B90" w:rsidRPr="00A90CDC">
        <w:rPr>
          <w:rFonts w:hint="eastAsia"/>
          <w:rtl/>
        </w:rPr>
        <w:t>ה</w:t>
      </w:r>
      <w:r w:rsidR="00B17C56" w:rsidRPr="00B17C56">
        <w:rPr>
          <w:rFonts w:cs="Times New Roman"/>
          <w:rtl/>
        </w:rPr>
        <w:t>חזקה</w:t>
      </w:r>
      <w:r w:rsidR="00E63B90" w:rsidRPr="00A90CDC">
        <w:rPr>
          <w:rtl/>
        </w:rPr>
        <w:t xml:space="preserve"> </w:t>
      </w:r>
      <w:r w:rsidRPr="00A90CDC">
        <w:rPr>
          <w:rFonts w:hint="eastAsia"/>
          <w:rtl/>
        </w:rPr>
        <w:t>שלו</w:t>
      </w:r>
      <w:r w:rsidRPr="00A90CDC">
        <w:rPr>
          <w:rtl/>
        </w:rPr>
        <w:t xml:space="preserve"> </w:t>
      </w:r>
      <w:r w:rsidR="009E4E9D">
        <w:rPr>
          <w:rFonts w:hint="cs"/>
          <w:rtl/>
        </w:rPr>
        <w:t>ו</w:t>
      </w:r>
      <w:r w:rsidRPr="00A90CDC">
        <w:rPr>
          <w:rFonts w:hint="eastAsia"/>
          <w:rtl/>
        </w:rPr>
        <w:t>מצח</w:t>
      </w:r>
      <w:r w:rsidR="00E63B90" w:rsidRPr="00A90CDC">
        <w:rPr>
          <w:rFonts w:hint="eastAsia"/>
          <w:rtl/>
        </w:rPr>
        <w:t>ו</w:t>
      </w:r>
      <w:r w:rsidRPr="00A90CDC">
        <w:rPr>
          <w:rtl/>
        </w:rPr>
        <w:t xml:space="preserve"> הבולט[</w:t>
      </w:r>
      <w:r w:rsidRPr="00A90CDC">
        <w:t>brow</w:t>
      </w:r>
      <w:r w:rsidRPr="00A90CDC">
        <w:rPr>
          <w:rtl/>
        </w:rPr>
        <w:t>]</w:t>
      </w:r>
      <w:r w:rsidR="00E63B90" w:rsidRPr="00A90CDC">
        <w:rPr>
          <w:rtl/>
        </w:rPr>
        <w:t>,</w:t>
      </w:r>
      <w:r w:rsidRPr="00A90CDC">
        <w:rPr>
          <w:rtl/>
        </w:rPr>
        <w:t xml:space="preserve"> </w:t>
      </w:r>
      <w:r w:rsidR="009E4E9D">
        <w:rPr>
          <w:rFonts w:hint="cs"/>
          <w:rtl/>
        </w:rPr>
        <w:t>או</w:t>
      </w:r>
      <w:r w:rsidR="00F14BE0" w:rsidRPr="00A90CDC">
        <w:rPr>
          <w:rtl/>
        </w:rPr>
        <w:t xml:space="preserve"> </w:t>
      </w:r>
      <w:r w:rsidR="00B17C56">
        <w:rPr>
          <w:rFonts w:hint="cs"/>
          <w:rtl/>
        </w:rPr>
        <w:t xml:space="preserve">בשל </w:t>
      </w:r>
      <w:r w:rsidRPr="00A90CDC">
        <w:rPr>
          <w:rFonts w:hint="eastAsia"/>
          <w:rtl/>
        </w:rPr>
        <w:t>טון</w:t>
      </w:r>
      <w:r w:rsidRPr="00A90CDC">
        <w:rPr>
          <w:rtl/>
        </w:rPr>
        <w:t xml:space="preserve"> </w:t>
      </w:r>
      <w:r w:rsidRPr="00A90CDC">
        <w:rPr>
          <w:rFonts w:hint="eastAsia"/>
          <w:rtl/>
        </w:rPr>
        <w:t>הדיבור</w:t>
      </w:r>
      <w:r w:rsidRPr="00A90CDC">
        <w:rPr>
          <w:rtl/>
        </w:rPr>
        <w:t xml:space="preserve"> </w:t>
      </w:r>
      <w:r w:rsidRPr="00A90CDC">
        <w:rPr>
          <w:rFonts w:hint="eastAsia"/>
          <w:rtl/>
        </w:rPr>
        <w:t>ה</w:t>
      </w:r>
      <w:r w:rsidR="001F265E" w:rsidRPr="00A90CDC">
        <w:rPr>
          <w:rFonts w:hint="eastAsia"/>
          <w:rtl/>
        </w:rPr>
        <w:t>תקיף</w:t>
      </w:r>
      <w:r w:rsidRPr="00A90CDC">
        <w:rPr>
          <w:rtl/>
        </w:rPr>
        <w:t xml:space="preserve">, </w:t>
      </w:r>
      <w:r w:rsidR="00E63B90" w:rsidRPr="00A90CDC">
        <w:rPr>
          <w:rFonts w:cs="Times New Roman"/>
          <w:rtl/>
        </w:rPr>
        <w:t xml:space="preserve">הבעת פניו </w:t>
      </w:r>
      <w:r w:rsidR="00E63B90" w:rsidRPr="00A90CDC">
        <w:rPr>
          <w:rFonts w:cs="Times New Roman" w:hint="eastAsia"/>
          <w:rtl/>
        </w:rPr>
        <w:t>העלתה</w:t>
      </w:r>
      <w:r w:rsidR="00E63B90" w:rsidRPr="00A90CDC">
        <w:rPr>
          <w:rFonts w:cs="Times New Roman"/>
          <w:rtl/>
        </w:rPr>
        <w:t xml:space="preserve"> </w:t>
      </w:r>
      <w:r w:rsidR="00B17C56">
        <w:rPr>
          <w:rFonts w:cs="Times New Roman" w:hint="cs"/>
          <w:rtl/>
        </w:rPr>
        <w:t>ב</w:t>
      </w:r>
      <w:r w:rsidR="00E63B90" w:rsidRPr="00A90CDC">
        <w:rPr>
          <w:rFonts w:cs="Times New Roman" w:hint="eastAsia"/>
          <w:rtl/>
        </w:rPr>
        <w:t>ליבה</w:t>
      </w:r>
      <w:r w:rsidR="00E63B90" w:rsidRPr="00A90CDC">
        <w:rPr>
          <w:rFonts w:cs="Times New Roman"/>
          <w:rtl/>
        </w:rPr>
        <w:t xml:space="preserve"> את </w:t>
      </w:r>
      <w:r w:rsidR="00E63B90" w:rsidRPr="00A90CDC">
        <w:rPr>
          <w:rFonts w:cs="Times New Roman" w:hint="eastAsia"/>
          <w:rtl/>
        </w:rPr>
        <w:t>מבעו</w:t>
      </w:r>
      <w:r w:rsidR="00E63B90" w:rsidRPr="00A90CDC">
        <w:rPr>
          <w:rFonts w:cs="Times New Roman"/>
          <w:rtl/>
        </w:rPr>
        <w:t xml:space="preserve"> </w:t>
      </w:r>
      <w:r w:rsidR="00B17C56" w:rsidRPr="00B17C56">
        <w:rPr>
          <w:rFonts w:cs="Times New Roman"/>
          <w:rtl/>
        </w:rPr>
        <w:t xml:space="preserve">הדרוך, </w:t>
      </w:r>
      <w:r w:rsidR="00E63B90" w:rsidRPr="00A90CDC">
        <w:rPr>
          <w:rFonts w:cs="Times New Roman" w:hint="eastAsia"/>
          <w:rtl/>
        </w:rPr>
        <w:t>מלא</w:t>
      </w:r>
      <w:r w:rsidR="00E63B90" w:rsidRPr="00A90CDC">
        <w:rPr>
          <w:rFonts w:cs="Times New Roman"/>
          <w:rtl/>
        </w:rPr>
        <w:t xml:space="preserve"> </w:t>
      </w:r>
      <w:r w:rsidR="00E63B90" w:rsidRPr="00A90CDC">
        <w:rPr>
          <w:rFonts w:cs="Times New Roman" w:hint="eastAsia"/>
          <w:rtl/>
        </w:rPr>
        <w:t>העוצמה</w:t>
      </w:r>
      <w:r w:rsidR="009D5852">
        <w:rPr>
          <w:rFonts w:cs="Times New Roman" w:hint="cs"/>
          <w:rtl/>
        </w:rPr>
        <w:t xml:space="preserve">, </w:t>
      </w:r>
      <w:r w:rsidR="007A45A0">
        <w:rPr>
          <w:rFonts w:cs="Times New Roman" w:hint="cs"/>
          <w:rtl/>
        </w:rPr>
        <w:t>[</w:t>
      </w:r>
      <w:r w:rsidR="00E63B90" w:rsidRPr="00A90CDC">
        <w:rPr>
          <w:rFonts w:cs="Times New Roman" w:hint="eastAsia"/>
          <w:rtl/>
        </w:rPr>
        <w:t>ה</w:t>
      </w:r>
      <w:r w:rsidR="00E63B90" w:rsidRPr="00A90CDC">
        <w:rPr>
          <w:rFonts w:cs="Times New Roman"/>
          <w:rtl/>
        </w:rPr>
        <w:t xml:space="preserve">שלווה </w:t>
      </w:r>
      <w:r w:rsidR="00E63B90" w:rsidRPr="00A90CDC">
        <w:rPr>
          <w:rFonts w:cs="Times New Roman" w:hint="eastAsia"/>
          <w:rtl/>
        </w:rPr>
        <w:t>באופן</w:t>
      </w:r>
      <w:r w:rsidR="00E63B90" w:rsidRPr="00A90CDC">
        <w:rPr>
          <w:rFonts w:cs="Times New Roman"/>
          <w:rtl/>
        </w:rPr>
        <w:t xml:space="preserve"> </w:t>
      </w:r>
      <w:r w:rsidR="00E63B90" w:rsidRPr="00A90CDC">
        <w:rPr>
          <w:rFonts w:cs="Times New Roman" w:hint="eastAsia"/>
          <w:rtl/>
        </w:rPr>
        <w:t>חגיגי</w:t>
      </w:r>
      <w:r w:rsidR="00E63B90" w:rsidRPr="00A90CDC">
        <w:rPr>
          <w:rFonts w:cs="Times New Roman"/>
          <w:rtl/>
        </w:rPr>
        <w:t xml:space="preserve"> </w:t>
      </w:r>
      <w:r w:rsidR="00E63B90" w:rsidRPr="00A90CDC">
        <w:rPr>
          <w:rFonts w:cs="Times New Roman" w:hint="eastAsia"/>
          <w:rtl/>
        </w:rPr>
        <w:t>כמעט</w:t>
      </w:r>
      <w:r w:rsidR="00E63B90" w:rsidRPr="00A90CDC">
        <w:rPr>
          <w:rFonts w:cs="Times New Roman"/>
          <w:rtl/>
        </w:rPr>
        <w:t>,</w:t>
      </w:r>
      <w:r w:rsidR="009D5852">
        <w:rPr>
          <w:rFonts w:cs="Times New Roman" w:hint="cs"/>
          <w:rtl/>
        </w:rPr>
        <w:t>]</w:t>
      </w:r>
      <w:r w:rsidR="00E63B90" w:rsidRPr="00A90CDC">
        <w:rPr>
          <w:rFonts w:cs="Times New Roman"/>
          <w:rtl/>
        </w:rPr>
        <w:t xml:space="preserve"> </w:t>
      </w:r>
      <w:r w:rsidR="00E63B90" w:rsidRPr="00A90CDC">
        <w:rPr>
          <w:rFonts w:cs="Times New Roman" w:hint="eastAsia"/>
          <w:rtl/>
        </w:rPr>
        <w:t>של</w:t>
      </w:r>
      <w:r w:rsidR="00E63B90" w:rsidRPr="00A90CDC">
        <w:rPr>
          <w:rFonts w:cs="Times New Roman"/>
          <w:rtl/>
        </w:rPr>
        <w:t xml:space="preserve"> </w:t>
      </w:r>
      <w:r w:rsidR="00E63B90" w:rsidRPr="00A90CDC">
        <w:rPr>
          <w:rFonts w:cs="Times New Roman" w:hint="eastAsia"/>
          <w:rtl/>
        </w:rPr>
        <w:t>מצביא</w:t>
      </w:r>
      <w:r w:rsidR="00E63B90" w:rsidRPr="00A90CDC">
        <w:rPr>
          <w:rFonts w:cs="Times New Roman"/>
          <w:rtl/>
        </w:rPr>
        <w:t xml:space="preserve"> </w:t>
      </w:r>
      <w:r w:rsidR="00E63B90" w:rsidRPr="00A90CDC">
        <w:rPr>
          <w:rFonts w:cs="Times New Roman" w:hint="eastAsia"/>
          <w:rtl/>
        </w:rPr>
        <w:t>דגול</w:t>
      </w:r>
      <w:r w:rsidR="00E63B90" w:rsidRPr="00A90CDC">
        <w:rPr>
          <w:rFonts w:cs="Times New Roman"/>
          <w:rtl/>
        </w:rPr>
        <w:t>.</w:t>
      </w:r>
      <w:r w:rsidR="00E63B90">
        <w:rPr>
          <w:rFonts w:cs="Times New Roman" w:hint="cs"/>
          <w:rtl/>
        </w:rPr>
        <w:t xml:space="preserve"> </w:t>
      </w:r>
    </w:p>
    <w:p w14:paraId="4F5E1AB1" w14:textId="03AC20D7" w:rsidR="00F6670B" w:rsidRDefault="002F3AA7" w:rsidP="00BD7FAB">
      <w:pPr>
        <w:rPr>
          <w:rtl/>
        </w:rPr>
      </w:pPr>
      <w:r>
        <w:rPr>
          <w:rFonts w:hint="cs"/>
          <w:rtl/>
        </w:rPr>
        <w:t xml:space="preserve">עלול </w:t>
      </w:r>
      <w:r w:rsidR="007473F3">
        <w:rPr>
          <w:rFonts w:hint="cs"/>
          <w:rtl/>
        </w:rPr>
        <w:t>הי</w:t>
      </w:r>
      <w:r w:rsidR="00E63B90">
        <w:rPr>
          <w:rFonts w:hint="cs"/>
          <w:rtl/>
        </w:rPr>
        <w:t>ה</w:t>
      </w:r>
      <w:r w:rsidR="007473F3">
        <w:rPr>
          <w:rFonts w:hint="cs"/>
          <w:rtl/>
        </w:rPr>
        <w:t xml:space="preserve"> </w:t>
      </w:r>
      <w:r>
        <w:rPr>
          <w:rFonts w:hint="cs"/>
          <w:rtl/>
        </w:rPr>
        <w:t>ל</w:t>
      </w:r>
      <w:r w:rsidR="00E63B90">
        <w:rPr>
          <w:rFonts w:hint="cs"/>
          <w:rtl/>
        </w:rPr>
        <w:t>שאלהּ דבר מה</w:t>
      </w:r>
      <w:r w:rsidR="00D9664D">
        <w:rPr>
          <w:rFonts w:hint="cs"/>
          <w:rtl/>
        </w:rPr>
        <w:t>,</w:t>
      </w:r>
      <w:r>
        <w:rPr>
          <w:rFonts w:hint="cs"/>
          <w:rtl/>
        </w:rPr>
        <w:t xml:space="preserve"> ש</w:t>
      </w:r>
      <w:r w:rsidR="00E63B90">
        <w:rPr>
          <w:rFonts w:hint="cs"/>
          <w:rtl/>
        </w:rPr>
        <w:t xml:space="preserve">אף </w:t>
      </w:r>
      <w:r>
        <w:rPr>
          <w:rFonts w:hint="cs"/>
          <w:rtl/>
        </w:rPr>
        <w:t>בגילה המתקדם לא ת</w:t>
      </w:r>
      <w:r w:rsidR="00E63B90">
        <w:rPr>
          <w:rFonts w:hint="cs"/>
          <w:rtl/>
        </w:rPr>
        <w:t>מצא לו תשובה</w:t>
      </w:r>
      <w:r>
        <w:rPr>
          <w:rFonts w:hint="cs"/>
          <w:rtl/>
        </w:rPr>
        <w:t xml:space="preserve">. </w:t>
      </w:r>
    </w:p>
    <w:p w14:paraId="381493D7" w14:textId="310CCAE0" w:rsidR="009E43EC" w:rsidRDefault="003B4926" w:rsidP="00E63B90">
      <w:pPr>
        <w:rPr>
          <w:rtl/>
        </w:rPr>
      </w:pPr>
      <w:r>
        <w:rPr>
          <w:rFonts w:hint="cs"/>
          <w:rtl/>
        </w:rPr>
        <w:t>[</w:t>
      </w:r>
    </w:p>
    <w:p w14:paraId="758E16F0" w14:textId="5B6B8586" w:rsidR="003B4926" w:rsidRDefault="003B4926" w:rsidP="0033151A">
      <w:pPr>
        <w:bidi w:val="0"/>
      </w:pPr>
      <w:r>
        <w:t>His expression recalls the grandly calm, immovable power of Napoleon's face</w:t>
      </w:r>
      <w:r>
        <w:rPr>
          <w:rFonts w:cs="Times New Roman"/>
          <w:rtl/>
        </w:rPr>
        <w:t>.</w:t>
      </w:r>
    </w:p>
    <w:p w14:paraId="02E2E8FE" w14:textId="50F43169" w:rsidR="003B4926" w:rsidRDefault="009E43EC" w:rsidP="0033151A">
      <w:pPr>
        <w:bidi w:val="0"/>
        <w:rPr>
          <w:rtl/>
        </w:rPr>
      </w:pPr>
      <w:r>
        <w:t>The woman in white p</w:t>
      </w:r>
      <w:r w:rsidR="003B4926">
        <w:t>. 221</w:t>
      </w:r>
    </w:p>
    <w:p w14:paraId="58531B5E" w14:textId="074DB780" w:rsidR="003B4926" w:rsidRDefault="003B4926" w:rsidP="00BD7FAB">
      <w:pPr>
        <w:rPr>
          <w:rtl/>
        </w:rPr>
      </w:pPr>
      <w:r>
        <w:rPr>
          <w:rFonts w:hint="cs"/>
          <w:rtl/>
        </w:rPr>
        <w:t>]</w:t>
      </w:r>
    </w:p>
    <w:p w14:paraId="3837780A" w14:textId="2ACCF604" w:rsidR="002F3AA7" w:rsidRDefault="002F3AA7" w:rsidP="002F3AA7">
      <w:pPr>
        <w:rPr>
          <w:rFonts w:cs="Times New Roman"/>
          <w:rtl/>
        </w:rPr>
      </w:pPr>
      <w:r>
        <w:rPr>
          <w:rFonts w:cs="Times New Roman"/>
          <w:rtl/>
        </w:rPr>
        <w:lastRenderedPageBreak/>
        <w:t xml:space="preserve">היא פגשה אנשים מסוג זה פעמים מעטות בחייה וקיוותה לא לפגוש כאלו </w:t>
      </w:r>
      <w:r w:rsidR="00751B80">
        <w:rPr>
          <w:rFonts w:cs="Times New Roman" w:hint="cs"/>
          <w:rtl/>
        </w:rPr>
        <w:t>עוד</w:t>
      </w:r>
      <w:r>
        <w:rPr>
          <w:rFonts w:cs="Times New Roman"/>
          <w:rtl/>
        </w:rPr>
        <w:t xml:space="preserve"> לעולם.</w:t>
      </w:r>
    </w:p>
    <w:p w14:paraId="2A738F97" w14:textId="7D749458" w:rsidR="009C0003" w:rsidRDefault="008828C2" w:rsidP="002F3AA7">
      <w:pPr>
        <w:rPr>
          <w:rtl/>
        </w:rPr>
      </w:pPr>
      <w:bookmarkStart w:id="395" w:name="_Hlk502353462"/>
      <w:r w:rsidRPr="00A90CDC">
        <w:rPr>
          <w:rFonts w:cs="Times New Roman" w:hint="eastAsia"/>
          <w:rtl/>
        </w:rPr>
        <w:t>אלכס</w:t>
      </w:r>
      <w:r w:rsidR="009C0003" w:rsidRPr="00A90CDC">
        <w:rPr>
          <w:rFonts w:cs="Times New Roman"/>
          <w:rtl/>
        </w:rPr>
        <w:t xml:space="preserve"> ניסה לבזוק מעט מלח על האוכל שלו, </w:t>
      </w:r>
      <w:r w:rsidRPr="00A90CDC">
        <w:rPr>
          <w:rFonts w:cs="Times New Roman"/>
          <w:rtl/>
        </w:rPr>
        <w:t>לה</w:t>
      </w:r>
      <w:r w:rsidR="00661A98">
        <w:rPr>
          <w:rFonts w:cs="Times New Roman" w:hint="cs"/>
          <w:rtl/>
        </w:rPr>
        <w:t>י</w:t>
      </w:r>
      <w:r w:rsidRPr="00A90CDC">
        <w:rPr>
          <w:rFonts w:cs="Times New Roman"/>
          <w:rtl/>
        </w:rPr>
        <w:t>מלט ממבטיה</w:t>
      </w:r>
      <w:r w:rsidR="00D9664D">
        <w:rPr>
          <w:rFonts w:cs="Times New Roman" w:hint="cs"/>
          <w:rtl/>
        </w:rPr>
        <w:t>,</w:t>
      </w:r>
      <w:r w:rsidRPr="00A90CDC">
        <w:rPr>
          <w:rFonts w:cs="Times New Roman"/>
          <w:rtl/>
        </w:rPr>
        <w:t xml:space="preserve"> </w:t>
      </w:r>
      <w:r w:rsidR="009C0003" w:rsidRPr="00A90CDC">
        <w:rPr>
          <w:rFonts w:cs="Times New Roman"/>
          <w:rtl/>
        </w:rPr>
        <w:t xml:space="preserve">אבל </w:t>
      </w:r>
      <w:r w:rsidR="00661A98">
        <w:rPr>
          <w:rFonts w:cs="Times New Roman" w:hint="cs"/>
          <w:rtl/>
        </w:rPr>
        <w:t>[</w:t>
      </w:r>
      <w:r w:rsidR="009C0003" w:rsidRPr="00A90CDC">
        <w:rPr>
          <w:rFonts w:cs="Times New Roman"/>
          <w:rtl/>
        </w:rPr>
        <w:t>אביו של ארקדי השתמש במלחיה על תבשילים מהבילים, ו</w:t>
      </w:r>
      <w:r w:rsidR="00661A98">
        <w:rPr>
          <w:rFonts w:cs="Times New Roman" w:hint="cs"/>
          <w:rtl/>
        </w:rPr>
        <w:t>]</w:t>
      </w:r>
      <w:r w:rsidR="009C0003" w:rsidRPr="00A90CDC">
        <w:rPr>
          <w:rFonts w:cs="Times New Roman"/>
          <w:rtl/>
        </w:rPr>
        <w:t>המלח היה גושי ותקוע.</w:t>
      </w:r>
    </w:p>
    <w:bookmarkEnd w:id="395"/>
    <w:p w14:paraId="2E8B4DD2" w14:textId="0F0215C2" w:rsidR="002F3AA7" w:rsidRDefault="006F2CF7" w:rsidP="002F3AA7">
      <w:pPr>
        <w:rPr>
          <w:rtl/>
        </w:rPr>
      </w:pPr>
      <w:r>
        <w:rPr>
          <w:rFonts w:hint="cs"/>
          <w:rtl/>
        </w:rPr>
        <w:t>מתי הוא ילך</w:t>
      </w:r>
      <w:r w:rsidR="00E63B90">
        <w:rPr>
          <w:rFonts w:hint="cs"/>
          <w:rtl/>
        </w:rPr>
        <w:t xml:space="preserve"> כבר</w:t>
      </w:r>
      <w:r>
        <w:rPr>
          <w:rFonts w:hint="cs"/>
          <w:rtl/>
        </w:rPr>
        <w:t>, היא חשבה וחשה כבולה במקום צר מדי.</w:t>
      </w:r>
      <w:r w:rsidR="00C42915">
        <w:rPr>
          <w:rFonts w:hint="cs"/>
          <w:rtl/>
        </w:rPr>
        <w:t xml:space="preserve"> </w:t>
      </w:r>
      <w:r w:rsidR="002F3AA7">
        <w:rPr>
          <w:rFonts w:hint="cs"/>
          <w:rtl/>
        </w:rPr>
        <w:t>היא תכננה</w:t>
      </w:r>
      <w:r w:rsidR="002F3AA7" w:rsidRPr="002F3AA7">
        <w:rPr>
          <w:rFonts w:hint="cs"/>
          <w:rtl/>
        </w:rPr>
        <w:t xml:space="preserve"> לכבס את החז</w:t>
      </w:r>
      <w:r w:rsidR="007A45A0">
        <w:rPr>
          <w:rFonts w:hint="cs"/>
          <w:rtl/>
        </w:rPr>
        <w:t>י</w:t>
      </w:r>
      <w:r w:rsidR="002F3AA7" w:rsidRPr="002F3AA7">
        <w:rPr>
          <w:rFonts w:hint="cs"/>
          <w:rtl/>
        </w:rPr>
        <w:t>יה בכיור ולהעמיד</w:t>
      </w:r>
      <w:r w:rsidR="002F3AA7">
        <w:rPr>
          <w:rFonts w:hint="cs"/>
          <w:rtl/>
        </w:rPr>
        <w:t>ה</w:t>
      </w:r>
      <w:r w:rsidR="007A45A0">
        <w:rPr>
          <w:rFonts w:hint="cs"/>
          <w:rtl/>
        </w:rPr>
        <w:t xml:space="preserve"> </w:t>
      </w:r>
      <w:r w:rsidR="002F3AA7" w:rsidRPr="002F3AA7">
        <w:rPr>
          <w:rFonts w:hint="cs"/>
          <w:rtl/>
        </w:rPr>
        <w:t>לייבוש</w:t>
      </w:r>
      <w:r w:rsidR="007A45A0">
        <w:rPr>
          <w:rFonts w:hint="cs"/>
          <w:rtl/>
        </w:rPr>
        <w:t>,</w:t>
      </w:r>
      <w:r w:rsidR="002F3AA7" w:rsidRPr="002F3AA7">
        <w:rPr>
          <w:rFonts w:hint="cs"/>
          <w:rtl/>
        </w:rPr>
        <w:t xml:space="preserve"> אבל </w:t>
      </w:r>
      <w:r w:rsidR="00D9664D">
        <w:rPr>
          <w:rFonts w:hint="cs"/>
          <w:rtl/>
        </w:rPr>
        <w:t xml:space="preserve">זאת </w:t>
      </w:r>
      <w:r w:rsidR="002F3AA7" w:rsidRPr="002F3AA7">
        <w:rPr>
          <w:rFonts w:hint="cs"/>
          <w:rtl/>
        </w:rPr>
        <w:t>לא ניתן לעשות כשהוא שם.</w:t>
      </w:r>
    </w:p>
    <w:p w14:paraId="0AC3B592" w14:textId="0C885072" w:rsidR="00943C81" w:rsidRDefault="007473F3" w:rsidP="00BD7FAB">
      <w:pPr>
        <w:rPr>
          <w:rtl/>
        </w:rPr>
      </w:pPr>
      <w:r>
        <w:rPr>
          <w:rFonts w:hint="cs"/>
          <w:rtl/>
        </w:rPr>
        <w:t>[</w:t>
      </w:r>
      <w:r w:rsidR="00E716A6">
        <w:rPr>
          <w:rFonts w:hint="cs"/>
          <w:rtl/>
        </w:rPr>
        <w:t>גם לו</w:t>
      </w:r>
      <w:r w:rsidR="00C42915">
        <w:rPr>
          <w:rFonts w:hint="cs"/>
          <w:rtl/>
        </w:rPr>
        <w:t xml:space="preserve"> </w:t>
      </w:r>
      <w:r w:rsidR="00E716A6">
        <w:rPr>
          <w:rFonts w:hint="cs"/>
          <w:rtl/>
        </w:rPr>
        <w:t>י</w:t>
      </w:r>
      <w:r w:rsidR="00C42915">
        <w:rPr>
          <w:rFonts w:hint="cs"/>
          <w:rtl/>
        </w:rPr>
        <w:t xml:space="preserve">שאר אצלם עוד שעה, עוד שעות רבות, עד אמצע הלילה איש לא ידאג לו, איש לא יידע. </w:t>
      </w:r>
      <w:r w:rsidR="00943C81">
        <w:rPr>
          <w:rFonts w:hint="cs"/>
          <w:rtl/>
        </w:rPr>
        <w:t>[</w:t>
      </w:r>
      <w:r w:rsidR="00C42915">
        <w:rPr>
          <w:rFonts w:hint="cs"/>
          <w:rtl/>
        </w:rPr>
        <w:t xml:space="preserve">זאת </w:t>
      </w:r>
      <w:r w:rsidR="001C5A04">
        <w:rPr>
          <w:rFonts w:hint="cs"/>
          <w:rtl/>
        </w:rPr>
        <w:t>הייתה</w:t>
      </w:r>
      <w:r w:rsidR="00C42915">
        <w:rPr>
          <w:rFonts w:hint="cs"/>
          <w:rtl/>
        </w:rPr>
        <w:t xml:space="preserve"> הקלה מבחינתה </w:t>
      </w:r>
      <w:r w:rsidR="00F1758E">
        <w:rPr>
          <w:rFonts w:hint="cs"/>
          <w:rtl/>
        </w:rPr>
        <w:t>כשהבינה שיש לו שיעור פרטי, וזמנו מוגבל אבל ליבה צנח כשביטל אותו.</w:t>
      </w:r>
      <w:r w:rsidR="00943C81">
        <w:rPr>
          <w:rFonts w:hint="cs"/>
          <w:rtl/>
        </w:rPr>
        <w:t>]</w:t>
      </w:r>
      <w:r w:rsidR="00BD7FAB" w:rsidRPr="00BD7FAB">
        <w:rPr>
          <w:rFonts w:hint="cs"/>
          <w:rtl/>
        </w:rPr>
        <w:t xml:space="preserve"> </w:t>
      </w:r>
      <w:r w:rsidR="00BD7FAB">
        <w:rPr>
          <w:rFonts w:hint="cs"/>
          <w:rtl/>
        </w:rPr>
        <w:t>מי לקח אותו לרופא שיניים, מי כיבס את בגדיו. לבדו בדירה דומה</w:t>
      </w:r>
      <w:r w:rsidR="00C90C6C">
        <w:rPr>
          <w:rFonts w:hint="cs"/>
          <w:rtl/>
        </w:rPr>
        <w:t xml:space="preserve"> מאוד </w:t>
      </w:r>
      <w:r w:rsidR="00BD7FAB">
        <w:rPr>
          <w:rFonts w:hint="cs"/>
          <w:rtl/>
        </w:rPr>
        <w:t>לזאת אבל מן הסתם עירומה מכל אותם חפצים שמבוגרים מלקטים סביבם, אחראי לאח קטן.</w:t>
      </w:r>
      <w:r w:rsidR="00F1758E">
        <w:rPr>
          <w:rFonts w:hint="cs"/>
          <w:rtl/>
        </w:rPr>
        <w:t xml:space="preserve">כל מופע, כל קונצרט שתזמין אותו הוא יבוא, לא יהיה </w:t>
      </w:r>
      <w:r w:rsidR="00BD7FAB">
        <w:rPr>
          <w:rFonts w:hint="cs"/>
          <w:rtl/>
        </w:rPr>
        <w:t>עליו</w:t>
      </w:r>
      <w:r w:rsidR="00F1758E">
        <w:rPr>
          <w:rFonts w:hint="cs"/>
          <w:rtl/>
        </w:rPr>
        <w:t xml:space="preserve"> ל</w:t>
      </w:r>
      <w:r w:rsidR="00943C81">
        <w:rPr>
          <w:rFonts w:hint="cs"/>
          <w:rtl/>
        </w:rPr>
        <w:t>בקש רשות</w:t>
      </w:r>
      <w:r w:rsidR="00F1758E">
        <w:rPr>
          <w:rFonts w:hint="cs"/>
          <w:rtl/>
        </w:rPr>
        <w:t xml:space="preserve"> </w:t>
      </w:r>
      <w:r w:rsidR="00943C81">
        <w:rPr>
          <w:rFonts w:hint="cs"/>
          <w:rtl/>
        </w:rPr>
        <w:t>מ</w:t>
      </w:r>
      <w:r w:rsidR="00F1758E">
        <w:rPr>
          <w:rFonts w:hint="cs"/>
          <w:rtl/>
        </w:rPr>
        <w:t xml:space="preserve">איש, כל בילוי יהיה מקובל עליו. </w:t>
      </w:r>
      <w:r w:rsidR="00BD7FAB">
        <w:rPr>
          <w:rFonts w:hint="cs"/>
          <w:rtl/>
        </w:rPr>
        <w:t xml:space="preserve">היה </w:t>
      </w:r>
      <w:r w:rsidR="00910BA8">
        <w:rPr>
          <w:rFonts w:hint="cs"/>
          <w:rtl/>
        </w:rPr>
        <w:t>הקו</w:t>
      </w:r>
      <w:r w:rsidR="00F1758E">
        <w:rPr>
          <w:rFonts w:hint="cs"/>
          <w:rtl/>
        </w:rPr>
        <w:t>נצרט המיוחד באדיבות השגרירות האוסטרית ב</w:t>
      </w:r>
      <w:r w:rsidR="00BD7FAB">
        <w:rPr>
          <w:rFonts w:hint="cs"/>
          <w:rtl/>
        </w:rPr>
        <w:t>בית</w:t>
      </w:r>
      <w:r w:rsidR="00F1758E">
        <w:rPr>
          <w:rFonts w:hint="cs"/>
          <w:rtl/>
        </w:rPr>
        <w:t xml:space="preserve"> התרבות</w:t>
      </w:r>
      <w:r w:rsidR="00BD7FAB">
        <w:rPr>
          <w:rFonts w:hint="cs"/>
          <w:rtl/>
        </w:rPr>
        <w:t>,</w:t>
      </w:r>
      <w:r w:rsidR="00F1758E">
        <w:rPr>
          <w:rFonts w:hint="cs"/>
          <w:rtl/>
        </w:rPr>
        <w:t xml:space="preserve"> הכרטיסים היו אפילו בכלל לא יקרים, </w:t>
      </w:r>
      <w:r w:rsidR="00910BA8">
        <w:rPr>
          <w:rFonts w:hint="cs"/>
          <w:rtl/>
        </w:rPr>
        <w:t>פסנתר וכינור</w:t>
      </w:r>
      <w:r w:rsidR="00F1758E">
        <w:rPr>
          <w:rFonts w:hint="cs"/>
          <w:rtl/>
        </w:rPr>
        <w:t xml:space="preserve"> ומצו-סופרן עם שירים של שוברט</w:t>
      </w:r>
      <w:r w:rsidR="00BD7FAB">
        <w:rPr>
          <w:rFonts w:hint="cs"/>
          <w:rtl/>
        </w:rPr>
        <w:t>.</w:t>
      </w:r>
      <w:r w:rsidR="00F1758E">
        <w:rPr>
          <w:rFonts w:hint="cs"/>
          <w:rtl/>
        </w:rPr>
        <w:t xml:space="preserve"> והוא יבוא</w:t>
      </w:r>
      <w:r w:rsidR="00BD7FAB">
        <w:rPr>
          <w:rFonts w:hint="cs"/>
          <w:rtl/>
        </w:rPr>
        <w:t>,</w:t>
      </w:r>
      <w:r w:rsidR="00F1758E">
        <w:rPr>
          <w:rFonts w:hint="cs"/>
          <w:rtl/>
        </w:rPr>
        <w:t xml:space="preserve"> היא ידעה שהוא יבוא. </w:t>
      </w:r>
      <w:r w:rsidR="00910BA8">
        <w:rPr>
          <w:rFonts w:hint="cs"/>
          <w:rtl/>
        </w:rPr>
        <w:t xml:space="preserve">הזמינות </w:t>
      </w:r>
      <w:r w:rsidR="00BD7FAB">
        <w:rPr>
          <w:rFonts w:hint="cs"/>
          <w:rtl/>
        </w:rPr>
        <w:t xml:space="preserve">שלו </w:t>
      </w:r>
      <w:r w:rsidR="001C5A04">
        <w:rPr>
          <w:rFonts w:hint="cs"/>
          <w:rtl/>
        </w:rPr>
        <w:t>הייתה</w:t>
      </w:r>
      <w:r w:rsidR="00BD7FAB">
        <w:rPr>
          <w:rFonts w:hint="cs"/>
          <w:rtl/>
        </w:rPr>
        <w:t xml:space="preserve"> </w:t>
      </w:r>
      <w:r w:rsidR="00910BA8">
        <w:rPr>
          <w:rFonts w:hint="cs"/>
          <w:rtl/>
        </w:rPr>
        <w:t>אינסופית</w:t>
      </w:r>
      <w:r w:rsidR="00BD7FAB">
        <w:rPr>
          <w:rFonts w:hint="cs"/>
          <w:rtl/>
        </w:rPr>
        <w:t>,</w:t>
      </w:r>
      <w:r w:rsidR="00910BA8">
        <w:rPr>
          <w:rFonts w:hint="cs"/>
          <w:rtl/>
        </w:rPr>
        <w:t xml:space="preserve"> </w:t>
      </w:r>
      <w:r w:rsidR="00F1758E">
        <w:rPr>
          <w:rFonts w:hint="cs"/>
          <w:rtl/>
        </w:rPr>
        <w:t xml:space="preserve">וחוסר הגבולות </w:t>
      </w:r>
      <w:r w:rsidR="00BD7FAB">
        <w:rPr>
          <w:rtl/>
        </w:rPr>
        <w:t>–</w:t>
      </w:r>
      <w:r w:rsidR="00BD7FAB">
        <w:rPr>
          <w:rFonts w:hint="cs"/>
          <w:rtl/>
        </w:rPr>
        <w:t xml:space="preserve"> </w:t>
      </w:r>
      <w:r w:rsidR="00F1758E">
        <w:rPr>
          <w:rFonts w:hint="cs"/>
          <w:rtl/>
        </w:rPr>
        <w:t xml:space="preserve">מוחלט. </w:t>
      </w:r>
    </w:p>
    <w:p w14:paraId="32944F3A" w14:textId="77777777" w:rsidR="007473F3" w:rsidRDefault="007473F3" w:rsidP="00BD7FAB">
      <w:pPr>
        <w:rPr>
          <w:rtl/>
        </w:rPr>
      </w:pPr>
      <w:r>
        <w:rPr>
          <w:rFonts w:hint="cs"/>
          <w:rtl/>
        </w:rPr>
        <w:t>]</w:t>
      </w:r>
    </w:p>
    <w:p w14:paraId="11195D4F" w14:textId="2DA27922" w:rsidR="00BD7FAB" w:rsidRDefault="00BD7FAB" w:rsidP="00BD7FAB">
      <w:pPr>
        <w:rPr>
          <w:rtl/>
        </w:rPr>
      </w:pPr>
      <w:r w:rsidRPr="001774F8">
        <w:rPr>
          <w:rFonts w:hint="cs"/>
          <w:rtl/>
        </w:rPr>
        <w:t xml:space="preserve">היא </w:t>
      </w:r>
      <w:r w:rsidR="007473F3">
        <w:rPr>
          <w:rFonts w:hint="cs"/>
          <w:rtl/>
        </w:rPr>
        <w:t>זכרה</w:t>
      </w:r>
      <w:r w:rsidRPr="001774F8">
        <w:rPr>
          <w:rFonts w:hint="cs"/>
          <w:rtl/>
        </w:rPr>
        <w:t xml:space="preserve"> אותו </w:t>
      </w:r>
      <w:r w:rsidR="007473F3">
        <w:rPr>
          <w:rFonts w:hint="cs"/>
          <w:rtl/>
        </w:rPr>
        <w:t>עוד כ</w:t>
      </w:r>
      <w:r w:rsidRPr="001774F8">
        <w:rPr>
          <w:rFonts w:hint="cs"/>
          <w:rtl/>
        </w:rPr>
        <w:t xml:space="preserve">ילד </w:t>
      </w:r>
      <w:r>
        <w:rPr>
          <w:rFonts w:hint="cs"/>
          <w:rtl/>
        </w:rPr>
        <w:t>ש</w:t>
      </w:r>
      <w:r w:rsidRPr="001774F8">
        <w:rPr>
          <w:rFonts w:hint="cs"/>
          <w:rtl/>
        </w:rPr>
        <w:t xml:space="preserve">גופו חבול תדיר </w:t>
      </w:r>
      <w:r>
        <w:rPr>
          <w:rFonts w:hint="cs"/>
          <w:rtl/>
        </w:rPr>
        <w:t xml:space="preserve">ונפשו </w:t>
      </w:r>
      <w:r w:rsidRPr="001774F8">
        <w:rPr>
          <w:rFonts w:hint="cs"/>
          <w:rtl/>
        </w:rPr>
        <w:t>מופקר</w:t>
      </w:r>
      <w:r>
        <w:rPr>
          <w:rFonts w:hint="cs"/>
          <w:rtl/>
        </w:rPr>
        <w:t>ת</w:t>
      </w:r>
      <w:r w:rsidR="007473F3">
        <w:rPr>
          <w:rFonts w:hint="cs"/>
          <w:rtl/>
        </w:rPr>
        <w:t>.</w:t>
      </w:r>
      <w:r>
        <w:rPr>
          <w:rFonts w:hint="cs"/>
          <w:rtl/>
        </w:rPr>
        <w:t xml:space="preserve"> </w:t>
      </w:r>
      <w:r w:rsidR="009D5852">
        <w:rPr>
          <w:rFonts w:hint="cs"/>
          <w:rtl/>
        </w:rPr>
        <w:t>[</w:t>
      </w:r>
      <w:r w:rsidRPr="00FB2C2C">
        <w:rPr>
          <w:rFonts w:cs="Times New Roman"/>
          <w:rtl/>
        </w:rPr>
        <w:t>בעיניה</w:t>
      </w:r>
      <w:r>
        <w:rPr>
          <w:rFonts w:cs="Times New Roman" w:hint="cs"/>
          <w:rtl/>
        </w:rPr>
        <w:t xml:space="preserve"> היה אלכס</w:t>
      </w:r>
      <w:r>
        <w:rPr>
          <w:rFonts w:cs="Times New Roman"/>
          <w:rtl/>
        </w:rPr>
        <w:t xml:space="preserve"> נטוש מארקדי, א</w:t>
      </w:r>
      <w:r>
        <w:rPr>
          <w:rFonts w:cs="Times New Roman" w:hint="cs"/>
          <w:rtl/>
        </w:rPr>
        <w:t>ף על פי</w:t>
      </w:r>
      <w:r w:rsidRPr="00FB2C2C">
        <w:rPr>
          <w:rFonts w:cs="Times New Roman"/>
          <w:rtl/>
        </w:rPr>
        <w:t xml:space="preserve"> שאימו של ארקדי לעולם לא תשוב ואילו הוריו של אלכס עדיין הילכו </w:t>
      </w:r>
      <w:r>
        <w:rPr>
          <w:rFonts w:cs="Times New Roman" w:hint="cs"/>
          <w:rtl/>
        </w:rPr>
        <w:t xml:space="preserve">היכנשהו </w:t>
      </w:r>
      <w:r w:rsidRPr="00FB2C2C">
        <w:rPr>
          <w:rFonts w:cs="Times New Roman"/>
          <w:rtl/>
        </w:rPr>
        <w:t>על פני הא</w:t>
      </w:r>
      <w:r w:rsidRPr="00FB2C2C">
        <w:rPr>
          <w:rFonts w:cs="Times New Roman" w:hint="cs"/>
          <w:rtl/>
        </w:rPr>
        <w:t>דמה</w:t>
      </w:r>
      <w:r w:rsidRPr="00FB2C2C">
        <w:rPr>
          <w:rFonts w:cs="Times New Roman"/>
          <w:rtl/>
        </w:rPr>
        <w:t>.</w:t>
      </w:r>
      <w:r w:rsidR="009D5852">
        <w:rPr>
          <w:rFonts w:cs="Times New Roman" w:hint="cs"/>
          <w:rtl/>
        </w:rPr>
        <w:t>]</w:t>
      </w:r>
      <w:r>
        <w:rPr>
          <w:rFonts w:cs="Times New Roman" w:hint="cs"/>
          <w:rtl/>
        </w:rPr>
        <w:t xml:space="preserve"> </w:t>
      </w:r>
      <w:r>
        <w:rPr>
          <w:rFonts w:hint="cs"/>
          <w:rtl/>
        </w:rPr>
        <w:t>גם עתה</w:t>
      </w:r>
      <w:r w:rsidR="007A45A0">
        <w:rPr>
          <w:rFonts w:hint="cs"/>
          <w:rtl/>
        </w:rPr>
        <w:t>,</w:t>
      </w:r>
      <w:r>
        <w:rPr>
          <w:rFonts w:hint="cs"/>
          <w:rtl/>
        </w:rPr>
        <w:t xml:space="preserve"> </w:t>
      </w:r>
      <w:r w:rsidRPr="001774F8">
        <w:rPr>
          <w:rFonts w:hint="cs"/>
          <w:rtl/>
        </w:rPr>
        <w:t>בדירה הצוננת על תריסיה הרופפים</w:t>
      </w:r>
      <w:r w:rsidR="007A45A0">
        <w:rPr>
          <w:rFonts w:hint="cs"/>
          <w:rtl/>
        </w:rPr>
        <w:t>,</w:t>
      </w:r>
      <w:r w:rsidRPr="001774F8">
        <w:rPr>
          <w:rFonts w:hint="cs"/>
          <w:rtl/>
        </w:rPr>
        <w:t xml:space="preserve"> הוא ישב בחולצה קצרה, </w:t>
      </w:r>
      <w:r w:rsidR="00993913">
        <w:rPr>
          <w:rFonts w:hint="cs"/>
          <w:rtl/>
        </w:rPr>
        <w:t>[</w:t>
      </w:r>
      <w:r w:rsidRPr="001774F8">
        <w:rPr>
          <w:rFonts w:hint="cs"/>
          <w:rtl/>
        </w:rPr>
        <w:t>היה לו איזה סווצ'רט שהסיר מזמן</w:t>
      </w:r>
      <w:r>
        <w:rPr>
          <w:rFonts w:hint="cs"/>
          <w:rtl/>
        </w:rPr>
        <w:t>, ומי יודע מתי הספיקה קומתו לצמוח ולעבור אותה,</w:t>
      </w:r>
      <w:r w:rsidR="00D9664D">
        <w:rPr>
          <w:rFonts w:hint="cs"/>
          <w:rtl/>
        </w:rPr>
        <w:t>] והיא,</w:t>
      </w:r>
      <w:r>
        <w:rPr>
          <w:rFonts w:hint="cs"/>
          <w:rtl/>
        </w:rPr>
        <w:t xml:space="preserve"> איך </w:t>
      </w:r>
      <w:r w:rsidR="00A306FC">
        <w:rPr>
          <w:rFonts w:hint="cs"/>
          <w:rtl/>
        </w:rPr>
        <w:t>כילתה</w:t>
      </w:r>
      <w:r w:rsidR="001F265E">
        <w:rPr>
          <w:rFonts w:hint="cs"/>
          <w:rtl/>
        </w:rPr>
        <w:t xml:space="preserve"> </w:t>
      </w:r>
      <w:r>
        <w:rPr>
          <w:rFonts w:hint="cs"/>
          <w:rtl/>
        </w:rPr>
        <w:t xml:space="preserve">היא בשנים אלו </w:t>
      </w:r>
      <w:r w:rsidR="00A306FC">
        <w:rPr>
          <w:rFonts w:hint="cs"/>
          <w:rtl/>
        </w:rPr>
        <w:t xml:space="preserve">את זמנה לריק </w:t>
      </w:r>
      <w:r w:rsidR="00F14BE0">
        <w:rPr>
          <w:rFonts w:hint="cs"/>
          <w:rtl/>
        </w:rPr>
        <w:t xml:space="preserve">בשעה </w:t>
      </w:r>
      <w:r>
        <w:rPr>
          <w:rFonts w:hint="cs"/>
          <w:rtl/>
        </w:rPr>
        <w:t>ש</w:t>
      </w:r>
      <w:r w:rsidR="001F265E">
        <w:rPr>
          <w:rFonts w:hint="cs"/>
          <w:rtl/>
        </w:rPr>
        <w:t xml:space="preserve">אלכס </w:t>
      </w:r>
      <w:r>
        <w:rPr>
          <w:rFonts w:hint="cs"/>
          <w:rtl/>
        </w:rPr>
        <w:t xml:space="preserve">צמח לו בחשאי. </w:t>
      </w:r>
    </w:p>
    <w:p w14:paraId="151D6D2E" w14:textId="5F0CF9C6" w:rsidR="00FC6FE7" w:rsidRDefault="00D9664D" w:rsidP="00FC6FE7">
      <w:pPr>
        <w:rPr>
          <w:rFonts w:cs="Times New Roman"/>
          <w:rtl/>
        </w:rPr>
      </w:pPr>
      <w:r>
        <w:rPr>
          <w:rFonts w:cs="Times New Roman" w:hint="cs"/>
          <w:rtl/>
        </w:rPr>
        <w:t>[</w:t>
      </w:r>
      <w:r w:rsidR="00FC6FE7">
        <w:rPr>
          <w:rFonts w:cs="Times New Roman" w:hint="cs"/>
          <w:rtl/>
        </w:rPr>
        <w:t>היא חשה, אוי היא חשה שאינה ראויה לחברתו, ו</w:t>
      </w:r>
      <w:r>
        <w:rPr>
          <w:rFonts w:cs="Times New Roman" w:hint="cs"/>
          <w:rtl/>
        </w:rPr>
        <w:t>]</w:t>
      </w:r>
      <w:r w:rsidR="00FC6FE7">
        <w:rPr>
          <w:rFonts w:cs="Times New Roman" w:hint="cs"/>
          <w:rtl/>
        </w:rPr>
        <w:t>בשר הדג המעושן במיונז החליק נכלם על לשונה.</w:t>
      </w:r>
    </w:p>
    <w:p w14:paraId="2E7D3398" w14:textId="1C796296" w:rsidR="00FB2C2C" w:rsidRDefault="00FB2C2C" w:rsidP="00FB2C2C">
      <w:pPr>
        <w:rPr>
          <w:rFonts w:cs="Times New Roman"/>
          <w:rtl/>
        </w:rPr>
      </w:pPr>
      <w:r>
        <w:rPr>
          <w:rFonts w:cs="Times New Roman" w:hint="cs"/>
          <w:rtl/>
        </w:rPr>
        <w:t xml:space="preserve">[במשך כל שנות חייו וגם שנים ארוכות לפני כן, היא </w:t>
      </w:r>
      <w:r w:rsidR="001C5A04">
        <w:rPr>
          <w:rFonts w:cs="Times New Roman" w:hint="cs"/>
          <w:rtl/>
        </w:rPr>
        <w:t>הייתה</w:t>
      </w:r>
      <w:r>
        <w:rPr>
          <w:rFonts w:cs="Times New Roman" w:hint="cs"/>
          <w:rtl/>
        </w:rPr>
        <w:t xml:space="preserve"> לבדה רוב הזמן, ואם לא לבד </w:t>
      </w:r>
      <w:r>
        <w:rPr>
          <w:rFonts w:cs="Times New Roman"/>
          <w:rtl/>
        </w:rPr>
        <w:t>–</w:t>
      </w:r>
      <w:r>
        <w:rPr>
          <w:rFonts w:cs="Times New Roman" w:hint="cs"/>
          <w:rtl/>
        </w:rPr>
        <w:t xml:space="preserve"> אזי מבודדת. ולכן, כשדיברו איתה, פנו אליה, זה תמיד לווה מבחינתה בהתרגשות </w:t>
      </w:r>
      <w:r w:rsidR="0007458E">
        <w:rPr>
          <w:rFonts w:cs="Times New Roman" w:hint="cs"/>
          <w:rtl/>
        </w:rPr>
        <w:t>מסוימ</w:t>
      </w:r>
      <w:r>
        <w:rPr>
          <w:rFonts w:cs="Times New Roman" w:hint="cs"/>
          <w:rtl/>
        </w:rPr>
        <w:t>ת, רק שלא תגמר האינטרקציה ואילו הוא התייחס לכל אינטרקציה בשוויון נפש, וזה לעומת ההתרגשות שלה החריף ביתר שאת את חוסר-הנוחות שחשה בנוכחותו,</w:t>
      </w:r>
    </w:p>
    <w:p w14:paraId="1431298F" w14:textId="2C7D8D8F" w:rsidR="0053095E" w:rsidRDefault="0053095E" w:rsidP="002745A1">
      <w:pPr>
        <w:rPr>
          <w:rFonts w:cs="Times New Roman"/>
          <w:rtl/>
        </w:rPr>
      </w:pPr>
      <w:r>
        <w:rPr>
          <w:rFonts w:cs="Times New Roman" w:hint="cs"/>
          <w:rtl/>
        </w:rPr>
        <w:t xml:space="preserve">היו כמה טעמים לכך שהיא </w:t>
      </w:r>
      <w:r w:rsidR="001C5A04">
        <w:rPr>
          <w:rFonts w:cs="Times New Roman" w:hint="cs"/>
          <w:rtl/>
        </w:rPr>
        <w:t>הייתה</w:t>
      </w:r>
      <w:r>
        <w:rPr>
          <w:rFonts w:cs="Times New Roman" w:hint="cs"/>
          <w:rtl/>
        </w:rPr>
        <w:t xml:space="preserve"> בלחץ:</w:t>
      </w:r>
    </w:p>
    <w:p w14:paraId="3D141689" w14:textId="5E40494A" w:rsidR="0053095E" w:rsidRDefault="0053095E" w:rsidP="002745A1">
      <w:pPr>
        <w:rPr>
          <w:rFonts w:cs="Times New Roman"/>
          <w:rtl/>
        </w:rPr>
      </w:pPr>
      <w:r>
        <w:rPr>
          <w:rFonts w:cs="Times New Roman" w:hint="cs"/>
          <w:rtl/>
        </w:rPr>
        <w:t>היא ידעה שהוא מדבר איתה רק כי היא קשורה לארקדי ולא בשל שום דבר שהיא עשצתה או ש</w:t>
      </w:r>
      <w:r w:rsidR="001C5A04">
        <w:rPr>
          <w:rFonts w:cs="Times New Roman" w:hint="cs"/>
          <w:rtl/>
        </w:rPr>
        <w:t>הייתה</w:t>
      </w:r>
      <w:r>
        <w:rPr>
          <w:rFonts w:cs="Times New Roman" w:hint="cs"/>
          <w:rtl/>
        </w:rPr>
        <w:t xml:space="preserve"> ראויה לחברתו.</w:t>
      </w:r>
    </w:p>
    <w:p w14:paraId="46B15977" w14:textId="0257C1E5" w:rsidR="00FC6FE7" w:rsidRDefault="00FC6FE7" w:rsidP="002745A1">
      <w:pPr>
        <w:rPr>
          <w:rFonts w:cs="Times New Roman"/>
          <w:rtl/>
        </w:rPr>
      </w:pPr>
      <w:r>
        <w:rPr>
          <w:rFonts w:cs="Times New Roman" w:hint="cs"/>
          <w:rtl/>
        </w:rPr>
        <w:t>]</w:t>
      </w:r>
    </w:p>
    <w:p w14:paraId="15C9956F" w14:textId="782D6309" w:rsidR="009E4E9D" w:rsidRDefault="00B17C56" w:rsidP="002745A1">
      <w:pPr>
        <w:rPr>
          <w:rFonts w:cs="Times New Roman"/>
          <w:rtl/>
        </w:rPr>
      </w:pPr>
      <w:r w:rsidRPr="00B17C56">
        <w:rPr>
          <w:rFonts w:cs="Times New Roman"/>
          <w:rtl/>
        </w:rPr>
        <w:t>הארוחה הסתיימה ו</w:t>
      </w:r>
      <w:r w:rsidR="005F6E2E">
        <w:rPr>
          <w:rFonts w:cs="Times New Roman"/>
          <w:rtl/>
        </w:rPr>
        <w:t>קטקה</w:t>
      </w:r>
      <w:r w:rsidRPr="00B17C56">
        <w:rPr>
          <w:rFonts w:cs="Times New Roman"/>
          <w:rtl/>
        </w:rPr>
        <w:t xml:space="preserve"> שבה לחדרה לשקוד על לימודיה. לכבודו של אלכס צפו איתו ארקדי ואימו החורגת בערוץ הבידור של ה-</w:t>
      </w:r>
      <w:r w:rsidRPr="00B17C56">
        <w:t>BBC</w:t>
      </w:r>
      <w:r w:rsidRPr="00B17C56">
        <w:rPr>
          <w:rFonts w:cs="Times New Roman"/>
          <w:rtl/>
        </w:rPr>
        <w:t xml:space="preserve">. פרק ישן של </w:t>
      </w:r>
      <w:r w:rsidR="007A45A0">
        <w:rPr>
          <w:rFonts w:cs="Times New Roman" w:hint="cs"/>
          <w:rtl/>
        </w:rPr>
        <w:t>'</w:t>
      </w:r>
      <w:r w:rsidRPr="00B17C56">
        <w:rPr>
          <w:rFonts w:cs="Times New Roman"/>
          <w:rtl/>
        </w:rPr>
        <w:t>ד"ר הוּ</w:t>
      </w:r>
      <w:r w:rsidR="007A45A0">
        <w:rPr>
          <w:rFonts w:cs="Times New Roman" w:hint="cs"/>
          <w:rtl/>
        </w:rPr>
        <w:t>'</w:t>
      </w:r>
      <w:r w:rsidRPr="00B17C56">
        <w:rPr>
          <w:rFonts w:cs="Times New Roman"/>
          <w:rtl/>
        </w:rPr>
        <w:t xml:space="preserve"> </w:t>
      </w:r>
      <w:r w:rsidR="009E4E9D" w:rsidRPr="00B17C56">
        <w:rPr>
          <w:rFonts w:cs="Times New Roman"/>
          <w:rtl/>
        </w:rPr>
        <w:t>שודר</w:t>
      </w:r>
      <w:r w:rsidR="009E4E9D">
        <w:rPr>
          <w:rFonts w:cs="Times New Roman" w:hint="cs"/>
          <w:rtl/>
        </w:rPr>
        <w:t>,</w:t>
      </w:r>
      <w:r w:rsidR="009E4E9D" w:rsidRPr="00B17C56">
        <w:rPr>
          <w:rFonts w:cs="Times New Roman"/>
          <w:rtl/>
        </w:rPr>
        <w:t xml:space="preserve"> </w:t>
      </w:r>
      <w:r w:rsidRPr="00B17C56">
        <w:rPr>
          <w:rFonts w:cs="Times New Roman"/>
          <w:rtl/>
        </w:rPr>
        <w:t>וארקדי השתדל בכל מאודו ל</w:t>
      </w:r>
      <w:r w:rsidR="007A45A0">
        <w:rPr>
          <w:rFonts w:cs="Times New Roman" w:hint="cs"/>
          <w:rtl/>
        </w:rPr>
        <w:t>י</w:t>
      </w:r>
      <w:r w:rsidRPr="00B17C56">
        <w:rPr>
          <w:rFonts w:cs="Times New Roman"/>
          <w:rtl/>
        </w:rPr>
        <w:t>הנות מהצפייה על אף החוסר המשווע באפקטים מיוחדים</w:t>
      </w:r>
      <w:r w:rsidR="009E4E9D">
        <w:rPr>
          <w:rFonts w:cs="Times New Roman" w:hint="cs"/>
          <w:rtl/>
        </w:rPr>
        <w:t>.</w:t>
      </w:r>
      <w:r w:rsidRPr="00B17C56">
        <w:rPr>
          <w:rFonts w:cs="Times New Roman"/>
          <w:rtl/>
        </w:rPr>
        <w:t xml:space="preserve"> אלכס סיפר בשבחיה של הטארדיס</w:t>
      </w:r>
      <w:r w:rsidR="008115DA">
        <w:rPr>
          <w:rFonts w:cs="Times New Roman" w:hint="cs"/>
          <w:rtl/>
        </w:rPr>
        <w:t xml:space="preserve"> </w:t>
      </w:r>
      <w:r w:rsidR="007A45A0">
        <w:rPr>
          <w:rFonts w:cs="Times New Roman" w:hint="cs"/>
          <w:rtl/>
        </w:rPr>
        <w:t>ה</w:t>
      </w:r>
      <w:r w:rsidRPr="00B17C56">
        <w:rPr>
          <w:rFonts w:cs="Times New Roman"/>
          <w:rtl/>
        </w:rPr>
        <w:t>גדולה בהרבה מבפנים מאשר מבחוץ, ויש בה בריכה וספרי</w:t>
      </w:r>
      <w:r w:rsidR="007A45A0">
        <w:rPr>
          <w:rFonts w:cs="Times New Roman" w:hint="cs"/>
          <w:rtl/>
        </w:rPr>
        <w:t>י</w:t>
      </w:r>
      <w:r w:rsidRPr="00B17C56">
        <w:rPr>
          <w:rFonts w:cs="Times New Roman"/>
          <w:rtl/>
        </w:rPr>
        <w:t>ה וכל מה שצריך, עד שהפרק הסתיים והוקרנה שקופית אזהרה לפני השידור הבא – '</w:t>
      </w:r>
      <w:r w:rsidR="00C45B28">
        <w:rPr>
          <w:rFonts w:cs="Times New Roman"/>
          <w:rtl/>
        </w:rPr>
        <w:t>תוכני</w:t>
      </w:r>
      <w:r w:rsidRPr="00B17C56">
        <w:rPr>
          <w:rFonts w:cs="Times New Roman"/>
          <w:rtl/>
        </w:rPr>
        <w:t xml:space="preserve">ת זו מכילה תכנים בעלי אופי מדכדך, הכוונת הורים מומלצת'. </w:t>
      </w:r>
    </w:p>
    <w:p w14:paraId="7BB63213" w14:textId="61EB30E8" w:rsidR="00B17C56" w:rsidRPr="00CD067C" w:rsidRDefault="00B17C56" w:rsidP="002745A1">
      <w:pPr>
        <w:rPr>
          <w:rtl/>
        </w:rPr>
      </w:pPr>
      <w:r w:rsidRPr="00B17C56">
        <w:rPr>
          <w:rFonts w:cs="Times New Roman"/>
          <w:rtl/>
        </w:rPr>
        <w:t xml:space="preserve">אלכס </w:t>
      </w:r>
      <w:r w:rsidR="00987B44" w:rsidRPr="00987B44">
        <w:rPr>
          <w:rFonts w:cs="Times New Roman"/>
          <w:rtl/>
        </w:rPr>
        <w:t xml:space="preserve">אלכס הכריז על שביעות רצונו המלאה מכך </w:t>
      </w:r>
      <w:r w:rsidR="006D5510" w:rsidRPr="006D5510">
        <w:rPr>
          <w:rFonts w:cs="Times New Roman"/>
          <w:rtl/>
        </w:rPr>
        <w:t>שנֵטֶל [ניקוד בדוק]</w:t>
      </w:r>
      <w:r w:rsidRPr="00B17C56">
        <w:rPr>
          <w:rFonts w:cs="Times New Roman"/>
          <w:rtl/>
        </w:rPr>
        <w:t xml:space="preserve"> </w:t>
      </w:r>
      <w:r w:rsidR="0088395B">
        <w:rPr>
          <w:rFonts w:cs="Times New Roman" w:hint="cs"/>
          <w:rtl/>
        </w:rPr>
        <w:t>ה</w:t>
      </w:r>
      <w:r w:rsidRPr="00B17C56">
        <w:rPr>
          <w:rFonts w:cs="Times New Roman"/>
          <w:rtl/>
        </w:rPr>
        <w:t>שגחת הורים לא רבץ עליו</w:t>
      </w:r>
      <w:r w:rsidR="008115DA" w:rsidRPr="008115DA">
        <w:rPr>
          <w:rFonts w:cs="Times New Roman"/>
          <w:rtl/>
        </w:rPr>
        <w:t>, גם אם בהנהלת ה-</w:t>
      </w:r>
      <w:r w:rsidR="008115DA" w:rsidRPr="008115DA">
        <w:rPr>
          <w:rFonts w:cs="Times New Roman"/>
        </w:rPr>
        <w:t>BBC</w:t>
      </w:r>
      <w:r w:rsidR="008115DA" w:rsidRPr="008115DA">
        <w:rPr>
          <w:rFonts w:cs="Times New Roman"/>
          <w:rtl/>
        </w:rPr>
        <w:t xml:space="preserve"> היו </w:t>
      </w:r>
      <w:r w:rsidR="007A45A0">
        <w:rPr>
          <w:rFonts w:cs="Times New Roman" w:hint="cs"/>
          <w:rtl/>
        </w:rPr>
        <w:t>ש</w:t>
      </w:r>
      <w:r w:rsidR="008115DA" w:rsidRPr="008115DA">
        <w:rPr>
          <w:rFonts w:cs="Times New Roman"/>
          <w:rtl/>
        </w:rPr>
        <w:t>סבר</w:t>
      </w:r>
      <w:r w:rsidR="007A45A0">
        <w:rPr>
          <w:rFonts w:cs="Times New Roman" w:hint="cs"/>
          <w:rtl/>
        </w:rPr>
        <w:t>ו</w:t>
      </w:r>
      <w:r w:rsidR="008115DA" w:rsidRPr="008115DA">
        <w:rPr>
          <w:rFonts w:cs="Times New Roman"/>
          <w:rtl/>
        </w:rPr>
        <w:t xml:space="preserve"> שיש צורך בכך</w:t>
      </w:r>
      <w:r w:rsidRPr="00B17C56">
        <w:rPr>
          <w:rFonts w:cs="Times New Roman"/>
          <w:rtl/>
        </w:rPr>
        <w:t>. הוא יכ</w:t>
      </w:r>
      <w:r w:rsidR="007A45A0">
        <w:rPr>
          <w:rFonts w:cs="Times New Roman" w:hint="cs"/>
          <w:rtl/>
        </w:rPr>
        <w:t>ו</w:t>
      </w:r>
      <w:r w:rsidRPr="00B17C56">
        <w:rPr>
          <w:rFonts w:cs="Times New Roman"/>
          <w:rtl/>
        </w:rPr>
        <w:t>ל לצפות בכל התכנים המדכדכים שה-</w:t>
      </w:r>
      <w:r w:rsidRPr="00B17C56">
        <w:t>BBC</w:t>
      </w:r>
      <w:r w:rsidRPr="00B17C56">
        <w:rPr>
          <w:rFonts w:cs="Times New Roman"/>
          <w:rtl/>
        </w:rPr>
        <w:t xml:space="preserve"> ישליך לעברו, רמיזות בְּזוּיוֹת על בעיות בתפקוד</w:t>
      </w:r>
      <w:r w:rsidR="009E4E9D">
        <w:rPr>
          <w:rFonts w:cs="Times New Roman" w:hint="cs"/>
          <w:rtl/>
        </w:rPr>
        <w:t>,</w:t>
      </w:r>
      <w:r w:rsidRPr="00B17C56">
        <w:rPr>
          <w:rFonts w:cs="Times New Roman"/>
          <w:rtl/>
        </w:rPr>
        <w:t xml:space="preserve"> עליבות חיי הנישואין, </w:t>
      </w:r>
      <w:r w:rsidR="009E4E9D" w:rsidRPr="009E4E9D">
        <w:rPr>
          <w:rFonts w:cs="Times New Roman"/>
          <w:rtl/>
        </w:rPr>
        <w:t xml:space="preserve">מעשי פשע נתעבים, </w:t>
      </w:r>
      <w:r w:rsidRPr="00B17C56">
        <w:rPr>
          <w:rFonts w:cs="Times New Roman"/>
          <w:rtl/>
        </w:rPr>
        <w:t>הכל.</w:t>
      </w:r>
    </w:p>
    <w:p w14:paraId="1CC1FFF3" w14:textId="4A988B77" w:rsidR="0083695A" w:rsidRDefault="00B17C56" w:rsidP="00F81EC3">
      <w:pPr>
        <w:rPr>
          <w:rtl/>
        </w:rPr>
      </w:pPr>
      <w:r>
        <w:rPr>
          <w:rFonts w:hint="cs"/>
          <w:rtl/>
        </w:rPr>
        <w:t>[[</w:t>
      </w:r>
      <w:r w:rsidR="0083695A">
        <w:rPr>
          <w:rFonts w:hint="cs"/>
          <w:rtl/>
        </w:rPr>
        <w:t>ל</w:t>
      </w:r>
      <w:r w:rsidR="004627AB" w:rsidRPr="00CD067C">
        <w:rPr>
          <w:rtl/>
        </w:rPr>
        <w:t>אחר הארוחה</w:t>
      </w:r>
      <w:bookmarkStart w:id="396" w:name="_Hlk502353509"/>
      <w:r w:rsidR="004627AB" w:rsidRPr="00CD067C">
        <w:rPr>
          <w:rtl/>
        </w:rPr>
        <w:t xml:space="preserve"> </w:t>
      </w:r>
      <w:r w:rsidR="005F6E2E">
        <w:rPr>
          <w:rFonts w:hint="cs"/>
          <w:rtl/>
        </w:rPr>
        <w:t>קטקה</w:t>
      </w:r>
      <w:r w:rsidR="008F2511">
        <w:rPr>
          <w:rFonts w:hint="cs"/>
          <w:rtl/>
        </w:rPr>
        <w:t xml:space="preserve"> </w:t>
      </w:r>
      <w:r w:rsidR="00E607A8">
        <w:rPr>
          <w:rFonts w:hint="cs"/>
          <w:rtl/>
        </w:rPr>
        <w:t>שב</w:t>
      </w:r>
      <w:r w:rsidR="008F2511">
        <w:rPr>
          <w:rFonts w:hint="cs"/>
          <w:rtl/>
        </w:rPr>
        <w:t xml:space="preserve">ה לחדרה לשקוד על לימודיה, </w:t>
      </w:r>
      <w:bookmarkEnd w:id="396"/>
      <w:r w:rsidR="0083695A">
        <w:rPr>
          <w:rFonts w:hint="cs"/>
          <w:rtl/>
        </w:rPr>
        <w:t>ולכבוד</w:t>
      </w:r>
      <w:r w:rsidR="00B52397">
        <w:rPr>
          <w:rFonts w:hint="cs"/>
          <w:rtl/>
        </w:rPr>
        <w:t>ו של</w:t>
      </w:r>
      <w:r w:rsidR="0083695A">
        <w:rPr>
          <w:rFonts w:hint="cs"/>
          <w:rtl/>
        </w:rPr>
        <w:t xml:space="preserve"> אלכס</w:t>
      </w:r>
      <w:bookmarkStart w:id="397" w:name="_Hlk502353547"/>
      <w:r w:rsidR="0083695A">
        <w:rPr>
          <w:rFonts w:hint="cs"/>
          <w:rtl/>
        </w:rPr>
        <w:t xml:space="preserve"> </w:t>
      </w:r>
      <w:r w:rsidR="00F14BE0">
        <w:rPr>
          <w:rFonts w:hint="cs"/>
          <w:rtl/>
        </w:rPr>
        <w:t xml:space="preserve">צפו איתו </w:t>
      </w:r>
      <w:r w:rsidR="008F2511">
        <w:rPr>
          <w:rFonts w:hint="cs"/>
          <w:rtl/>
        </w:rPr>
        <w:t>ארקדי ואימו החורגת</w:t>
      </w:r>
      <w:r w:rsidR="008525E8">
        <w:rPr>
          <w:rFonts w:hint="cs"/>
          <w:rtl/>
        </w:rPr>
        <w:t xml:space="preserve"> </w:t>
      </w:r>
      <w:bookmarkEnd w:id="397"/>
      <w:r w:rsidR="008525E8">
        <w:rPr>
          <w:rFonts w:hint="cs"/>
          <w:rtl/>
        </w:rPr>
        <w:t>בערוץ הבידור של ה</w:t>
      </w:r>
      <w:r w:rsidR="00720293">
        <w:rPr>
          <w:rFonts w:hint="cs"/>
          <w:rtl/>
        </w:rPr>
        <w:t>-</w:t>
      </w:r>
      <w:r w:rsidR="00720293">
        <w:t>BBC</w:t>
      </w:r>
      <w:r w:rsidR="008525E8">
        <w:rPr>
          <w:rFonts w:hint="cs"/>
          <w:rtl/>
        </w:rPr>
        <w:t>.</w:t>
      </w:r>
      <w:r w:rsidR="0083695A">
        <w:rPr>
          <w:rFonts w:hint="cs"/>
          <w:rtl/>
        </w:rPr>
        <w:t xml:space="preserve"> פרק ישן של ד"ר הו</w:t>
      </w:r>
      <w:r w:rsidR="00F14B88">
        <w:rPr>
          <w:rFonts w:hint="cs"/>
          <w:rtl/>
        </w:rPr>
        <w:t>ּ</w:t>
      </w:r>
      <w:r w:rsidR="0083695A">
        <w:rPr>
          <w:rFonts w:hint="cs"/>
          <w:rtl/>
        </w:rPr>
        <w:t xml:space="preserve"> </w:t>
      </w:r>
      <w:r w:rsidR="008525E8">
        <w:rPr>
          <w:rFonts w:hint="cs"/>
          <w:rtl/>
        </w:rPr>
        <w:t xml:space="preserve">שודר </w:t>
      </w:r>
      <w:r w:rsidR="007B5783">
        <w:rPr>
          <w:rFonts w:hint="cs"/>
          <w:rtl/>
        </w:rPr>
        <w:t>וארקדי ה</w:t>
      </w:r>
      <w:r w:rsidR="00D33A04">
        <w:rPr>
          <w:rFonts w:hint="cs"/>
          <w:rtl/>
        </w:rPr>
        <w:t>ופתע</w:t>
      </w:r>
      <w:r w:rsidR="007B5783">
        <w:rPr>
          <w:rFonts w:hint="cs"/>
          <w:rtl/>
        </w:rPr>
        <w:t xml:space="preserve"> </w:t>
      </w:r>
      <w:r w:rsidR="00D33A04">
        <w:rPr>
          <w:rFonts w:hint="cs"/>
          <w:rtl/>
        </w:rPr>
        <w:t>והת</w:t>
      </w:r>
      <w:r w:rsidR="007B5783">
        <w:rPr>
          <w:rFonts w:hint="cs"/>
          <w:rtl/>
        </w:rPr>
        <w:t>אכזב מ</w:t>
      </w:r>
      <w:r w:rsidR="00D33A04">
        <w:rPr>
          <w:rFonts w:hint="cs"/>
          <w:rtl/>
        </w:rPr>
        <w:t>ה</w:t>
      </w:r>
      <w:r w:rsidR="00A306FC">
        <w:rPr>
          <w:rFonts w:hint="cs"/>
          <w:rtl/>
        </w:rPr>
        <w:t xml:space="preserve">חוסר </w:t>
      </w:r>
      <w:r w:rsidR="00D33A04">
        <w:rPr>
          <w:rFonts w:hint="cs"/>
          <w:rtl/>
        </w:rPr>
        <w:t>ה</w:t>
      </w:r>
      <w:r w:rsidR="00A306FC">
        <w:rPr>
          <w:rFonts w:hint="cs"/>
          <w:rtl/>
        </w:rPr>
        <w:t>משווע</w:t>
      </w:r>
      <w:r w:rsidR="00661A98">
        <w:rPr>
          <w:rFonts w:hint="cs"/>
          <w:rtl/>
        </w:rPr>
        <w:t xml:space="preserve"> ב</w:t>
      </w:r>
      <w:r w:rsidR="007B5783">
        <w:rPr>
          <w:rFonts w:hint="cs"/>
          <w:rtl/>
        </w:rPr>
        <w:t xml:space="preserve">אפקטים מיוחדים, אבל אלכס הסביר </w:t>
      </w:r>
      <w:r w:rsidR="00661A98">
        <w:rPr>
          <w:rFonts w:hint="cs"/>
          <w:rtl/>
        </w:rPr>
        <w:t>[</w:t>
      </w:r>
      <w:r w:rsidR="007B5783">
        <w:rPr>
          <w:rFonts w:hint="cs"/>
          <w:rtl/>
        </w:rPr>
        <w:t>בפנים חמורות-סבר שדווקא חסכונות מעין אלו אפשרו להפקה</w:t>
      </w:r>
      <w:r w:rsidR="00661A98">
        <w:rPr>
          <w:rFonts w:hint="cs"/>
          <w:rtl/>
        </w:rPr>
        <w:t>]</w:t>
      </w:r>
      <w:r w:rsidR="007B5783">
        <w:rPr>
          <w:rFonts w:hint="cs"/>
          <w:rtl/>
        </w:rPr>
        <w:t xml:space="preserve"> </w:t>
      </w:r>
      <w:r w:rsidR="00661A98">
        <w:rPr>
          <w:rFonts w:hint="cs"/>
          <w:rtl/>
        </w:rPr>
        <w:t xml:space="preserve">שכך אפשר </w:t>
      </w:r>
      <w:r w:rsidR="007B5783">
        <w:rPr>
          <w:rFonts w:hint="cs"/>
          <w:rtl/>
        </w:rPr>
        <w:t>להתמקד בסיפור</w:t>
      </w:r>
      <w:r w:rsidR="00661A98">
        <w:rPr>
          <w:rFonts w:hint="cs"/>
          <w:rtl/>
        </w:rPr>
        <w:t>.</w:t>
      </w:r>
      <w:r w:rsidR="007B5783">
        <w:rPr>
          <w:rFonts w:hint="cs"/>
          <w:rtl/>
        </w:rPr>
        <w:t xml:space="preserve"> </w:t>
      </w:r>
      <w:r w:rsidR="00A306FC">
        <w:rPr>
          <w:rFonts w:hint="cs"/>
          <w:rtl/>
        </w:rPr>
        <w:t>[</w:t>
      </w:r>
      <w:r w:rsidR="007B5783">
        <w:rPr>
          <w:rFonts w:hint="cs"/>
          <w:rtl/>
        </w:rPr>
        <w:t>וב</w:t>
      </w:r>
      <w:r w:rsidR="009C77BC">
        <w:rPr>
          <w:rFonts w:hint="cs"/>
          <w:rtl/>
        </w:rPr>
        <w:t xml:space="preserve">תפאורה של כל </w:t>
      </w:r>
      <w:r w:rsidR="009C77BC">
        <w:rPr>
          <w:rFonts w:hint="cs"/>
          <w:rtl/>
        </w:rPr>
        <w:lastRenderedPageBreak/>
        <w:t>פרק</w:t>
      </w:r>
      <w:r w:rsidR="007B5783">
        <w:rPr>
          <w:rFonts w:hint="cs"/>
          <w:rtl/>
        </w:rPr>
        <w:t xml:space="preserve"> </w:t>
      </w:r>
      <w:r w:rsidR="00E716A6">
        <w:rPr>
          <w:rFonts w:hint="cs"/>
          <w:rtl/>
        </w:rPr>
        <w:t xml:space="preserve">באופן ספציפי וגו' </w:t>
      </w:r>
      <w:r w:rsidR="0083695A">
        <w:rPr>
          <w:rFonts w:hint="cs"/>
          <w:rtl/>
        </w:rPr>
        <w:t>ו</w:t>
      </w:r>
      <w:r w:rsidR="009C77BC">
        <w:rPr>
          <w:rFonts w:hint="cs"/>
          <w:rtl/>
        </w:rPr>
        <w:t>בכלל הטארדיס</w:t>
      </w:r>
      <w:r w:rsidR="00F6191C">
        <w:rPr>
          <w:rFonts w:hint="cs"/>
          <w:rtl/>
        </w:rPr>
        <w:t>, ו</w:t>
      </w:r>
      <w:r w:rsidR="00A95A77">
        <w:rPr>
          <w:rFonts w:hint="cs"/>
          <w:rtl/>
        </w:rPr>
        <w:t>הגדיל לשבח את</w:t>
      </w:r>
      <w:r w:rsidR="009C77BC">
        <w:rPr>
          <w:rFonts w:hint="cs"/>
          <w:rtl/>
        </w:rPr>
        <w:t xml:space="preserve"> </w:t>
      </w:r>
      <w:r w:rsidR="00F6191C">
        <w:rPr>
          <w:rFonts w:hint="cs"/>
          <w:rtl/>
        </w:rPr>
        <w:t>עמיד</w:t>
      </w:r>
      <w:r w:rsidR="00A95A77">
        <w:rPr>
          <w:rFonts w:hint="cs"/>
          <w:rtl/>
        </w:rPr>
        <w:t>ות</w:t>
      </w:r>
      <w:r w:rsidR="00F6191C">
        <w:rPr>
          <w:rFonts w:hint="cs"/>
          <w:rtl/>
        </w:rPr>
        <w:t xml:space="preserve">ה בפני </w:t>
      </w:r>
      <w:r w:rsidR="009C77BC">
        <w:rPr>
          <w:rFonts w:hint="cs"/>
          <w:rtl/>
        </w:rPr>
        <w:t>חומצות וחום גבוה ו</w:t>
      </w:r>
      <w:r w:rsidR="00F6191C">
        <w:rPr>
          <w:rFonts w:hint="cs"/>
          <w:rtl/>
        </w:rPr>
        <w:t>מתקפות טילים</w:t>
      </w:r>
      <w:r w:rsidR="00104882">
        <w:rPr>
          <w:rFonts w:hint="cs"/>
          <w:rtl/>
        </w:rPr>
        <w:t xml:space="preserve"> וה</w:t>
      </w:r>
      <w:r w:rsidR="005C651A">
        <w:rPr>
          <w:rFonts w:hint="cs"/>
          <w:rtl/>
        </w:rPr>
        <w:t>רבה</w:t>
      </w:r>
      <w:r w:rsidR="00897BEB">
        <w:rPr>
          <w:rFonts w:hint="cs"/>
          <w:rtl/>
        </w:rPr>
        <w:t xml:space="preserve"> פרטים גם</w:t>
      </w:r>
      <w:r w:rsidR="00A306FC">
        <w:rPr>
          <w:rFonts w:hint="cs"/>
          <w:rtl/>
        </w:rPr>
        <w:t>]</w:t>
      </w:r>
      <w:r w:rsidR="00897BEB">
        <w:rPr>
          <w:rFonts w:hint="cs"/>
          <w:rtl/>
        </w:rPr>
        <w:t xml:space="preserve"> כשהפרק הסתיים</w:t>
      </w:r>
      <w:r w:rsidR="00A306FC">
        <w:rPr>
          <w:rFonts w:hint="cs"/>
          <w:rtl/>
        </w:rPr>
        <w:t xml:space="preserve"> סיפר קצת בשבחיה של הטארדיס</w:t>
      </w:r>
      <w:r w:rsidR="00661A98">
        <w:rPr>
          <w:rFonts w:hint="cs"/>
          <w:rtl/>
        </w:rPr>
        <w:t>,</w:t>
      </w:r>
      <w:r w:rsidR="00A306FC">
        <w:rPr>
          <w:rFonts w:hint="cs"/>
          <w:rtl/>
        </w:rPr>
        <w:t xml:space="preserve"> </w:t>
      </w:r>
      <w:r w:rsidR="00661A98">
        <w:rPr>
          <w:rFonts w:hint="cs"/>
          <w:rtl/>
        </w:rPr>
        <w:t>ה</w:t>
      </w:r>
      <w:r w:rsidR="00A306FC">
        <w:rPr>
          <w:rFonts w:hint="cs"/>
          <w:rtl/>
        </w:rPr>
        <w:t xml:space="preserve">גדולה בהרבה מבפנים מאשר מבחוץ, </w:t>
      </w:r>
      <w:r w:rsidR="00661A98">
        <w:rPr>
          <w:rFonts w:hint="cs"/>
          <w:rtl/>
        </w:rPr>
        <w:t>ו</w:t>
      </w:r>
      <w:r w:rsidR="00B36302" w:rsidRPr="00B36302">
        <w:rPr>
          <w:rFonts w:cs="Times New Roman"/>
          <w:rtl/>
        </w:rPr>
        <w:t xml:space="preserve">אשר </w:t>
      </w:r>
      <w:r w:rsidR="00661A98">
        <w:rPr>
          <w:rFonts w:hint="cs"/>
          <w:rtl/>
        </w:rPr>
        <w:t>יש בה</w:t>
      </w:r>
      <w:r w:rsidR="00A306FC">
        <w:rPr>
          <w:rFonts w:hint="cs"/>
          <w:rtl/>
        </w:rPr>
        <w:t xml:space="preserve"> בריכה וספריה וכל מה שצריך</w:t>
      </w:r>
      <w:r w:rsidR="00104882">
        <w:rPr>
          <w:rFonts w:hint="cs"/>
          <w:rtl/>
        </w:rPr>
        <w:t>,</w:t>
      </w:r>
      <w:r w:rsidR="00F6191C">
        <w:rPr>
          <w:rFonts w:hint="cs"/>
          <w:rtl/>
        </w:rPr>
        <w:t xml:space="preserve"> עד</w:t>
      </w:r>
      <w:r w:rsidR="00720293">
        <w:rPr>
          <w:rFonts w:hint="cs"/>
          <w:rtl/>
        </w:rPr>
        <w:t xml:space="preserve"> </w:t>
      </w:r>
      <w:r w:rsidR="00F14B88">
        <w:rPr>
          <w:rFonts w:hint="cs"/>
          <w:rtl/>
        </w:rPr>
        <w:t>שקטע לפתע את דבריו כ</w:t>
      </w:r>
      <w:r w:rsidR="00104882">
        <w:rPr>
          <w:rFonts w:hint="cs"/>
          <w:rtl/>
        </w:rPr>
        <w:t xml:space="preserve">ששודרה </w:t>
      </w:r>
      <w:r w:rsidR="00897BEB">
        <w:rPr>
          <w:rFonts w:hint="cs"/>
          <w:rtl/>
        </w:rPr>
        <w:t xml:space="preserve">שקופית </w:t>
      </w:r>
      <w:r w:rsidR="00720293">
        <w:rPr>
          <w:rFonts w:hint="cs"/>
          <w:rtl/>
        </w:rPr>
        <w:t xml:space="preserve">אזהרה לפני </w:t>
      </w:r>
      <w:r w:rsidR="00104882">
        <w:rPr>
          <w:rFonts w:hint="cs"/>
          <w:rtl/>
        </w:rPr>
        <w:t>ה</w:t>
      </w:r>
      <w:r w:rsidR="004421E7">
        <w:rPr>
          <w:rFonts w:hint="cs"/>
          <w:rtl/>
        </w:rPr>
        <w:t>שידור</w:t>
      </w:r>
      <w:r w:rsidR="00720293" w:rsidRPr="004421E7">
        <w:rPr>
          <w:rFonts w:hint="cs"/>
          <w:rtl/>
        </w:rPr>
        <w:t xml:space="preserve"> הבא</w:t>
      </w:r>
      <w:r w:rsidR="0083695A" w:rsidRPr="004421E7">
        <w:rPr>
          <w:rFonts w:hint="cs"/>
          <w:rtl/>
        </w:rPr>
        <w:t xml:space="preserve"> </w:t>
      </w:r>
      <w:r w:rsidR="0083695A" w:rsidRPr="004421E7">
        <w:rPr>
          <w:rtl/>
        </w:rPr>
        <w:t>–</w:t>
      </w:r>
      <w:r w:rsidR="0083695A" w:rsidRPr="004421E7">
        <w:rPr>
          <w:rFonts w:hint="cs"/>
          <w:rtl/>
        </w:rPr>
        <w:t xml:space="preserve"> </w:t>
      </w:r>
      <w:r w:rsidR="00661A98">
        <w:rPr>
          <w:rFonts w:hint="cs"/>
          <w:rtl/>
        </w:rPr>
        <w:t>'</w:t>
      </w:r>
      <w:r w:rsidR="00C45B28">
        <w:rPr>
          <w:rFonts w:hint="eastAsia"/>
          <w:rtl/>
        </w:rPr>
        <w:t>תוכני</w:t>
      </w:r>
      <w:r w:rsidR="0083695A" w:rsidRPr="0033151A">
        <w:rPr>
          <w:rFonts w:hint="eastAsia"/>
          <w:rtl/>
        </w:rPr>
        <w:t>ת</w:t>
      </w:r>
      <w:r w:rsidR="0083695A" w:rsidRPr="004421E7">
        <w:rPr>
          <w:rFonts w:hint="cs"/>
          <w:rtl/>
        </w:rPr>
        <w:t xml:space="preserve"> זו מכיל</w:t>
      </w:r>
      <w:r w:rsidR="0083695A">
        <w:rPr>
          <w:rFonts w:hint="cs"/>
          <w:rtl/>
        </w:rPr>
        <w:t xml:space="preserve">ה תכנים </w:t>
      </w:r>
      <w:r w:rsidR="00381173">
        <w:rPr>
          <w:rFonts w:hint="cs"/>
          <w:rtl/>
        </w:rPr>
        <w:t xml:space="preserve">בעלי אופי </w:t>
      </w:r>
      <w:r w:rsidR="008525E8">
        <w:rPr>
          <w:rFonts w:hint="cs"/>
          <w:rtl/>
        </w:rPr>
        <w:t>מדכדך</w:t>
      </w:r>
      <w:r w:rsidR="0083695A">
        <w:rPr>
          <w:rFonts w:hint="cs"/>
          <w:rtl/>
        </w:rPr>
        <w:t>, ה</w:t>
      </w:r>
      <w:r w:rsidR="00381173">
        <w:rPr>
          <w:rFonts w:hint="cs"/>
          <w:rtl/>
        </w:rPr>
        <w:t>כוונ</w:t>
      </w:r>
      <w:r w:rsidR="0083695A">
        <w:rPr>
          <w:rFonts w:hint="cs"/>
          <w:rtl/>
        </w:rPr>
        <w:t>ת הורים מומלצת</w:t>
      </w:r>
      <w:r w:rsidR="00661A98">
        <w:rPr>
          <w:rFonts w:hint="cs"/>
          <w:rtl/>
        </w:rPr>
        <w:t>'</w:t>
      </w:r>
      <w:r w:rsidR="0083695A">
        <w:rPr>
          <w:rFonts w:hint="cs"/>
          <w:rtl/>
        </w:rPr>
        <w:t xml:space="preserve">. </w:t>
      </w:r>
      <w:r w:rsidR="008525E8">
        <w:rPr>
          <w:rFonts w:hint="cs"/>
          <w:rtl/>
        </w:rPr>
        <w:t>[</w:t>
      </w:r>
      <w:r w:rsidR="0025173E">
        <w:t>This programme contains scenes of a distressful nature, parental guidance is advised</w:t>
      </w:r>
      <w:r w:rsidR="0025173E">
        <w:rPr>
          <w:rFonts w:hint="cs"/>
          <w:rtl/>
        </w:rPr>
        <w:t>.</w:t>
      </w:r>
      <w:r w:rsidR="008525E8">
        <w:rPr>
          <w:rFonts w:hint="cs"/>
          <w:rtl/>
        </w:rPr>
        <w:t>]</w:t>
      </w:r>
      <w:r w:rsidR="0025173E">
        <w:rPr>
          <w:rFonts w:hint="cs"/>
          <w:rtl/>
        </w:rPr>
        <w:t xml:space="preserve"> </w:t>
      </w:r>
      <w:r w:rsidR="009C77BC">
        <w:rPr>
          <w:rFonts w:hint="cs"/>
          <w:rtl/>
        </w:rPr>
        <w:t>ו</w:t>
      </w:r>
      <w:r w:rsidR="0083695A">
        <w:rPr>
          <w:rFonts w:hint="cs"/>
          <w:rtl/>
        </w:rPr>
        <w:t xml:space="preserve">אלכס דווקא </w:t>
      </w:r>
      <w:r w:rsidR="001774F8">
        <w:rPr>
          <w:rFonts w:hint="cs"/>
          <w:rtl/>
        </w:rPr>
        <w:t xml:space="preserve">שמח </w:t>
      </w:r>
      <w:r w:rsidR="0083695A">
        <w:rPr>
          <w:rFonts w:hint="cs"/>
          <w:rtl/>
        </w:rPr>
        <w:t>על ש</w:t>
      </w:r>
      <w:r w:rsidR="00F57F30">
        <w:rPr>
          <w:rFonts w:hint="cs"/>
          <w:rtl/>
        </w:rPr>
        <w:t xml:space="preserve">שום </w:t>
      </w:r>
      <w:r w:rsidR="001774F8">
        <w:rPr>
          <w:rFonts w:hint="cs"/>
          <w:rtl/>
        </w:rPr>
        <w:t>נטל</w:t>
      </w:r>
      <w:r w:rsidR="00897BEB">
        <w:rPr>
          <w:rFonts w:hint="cs"/>
          <w:rtl/>
        </w:rPr>
        <w:t xml:space="preserve"> </w:t>
      </w:r>
      <w:r w:rsidR="0083695A">
        <w:rPr>
          <w:rFonts w:hint="cs"/>
          <w:rtl/>
        </w:rPr>
        <w:t>של השגחת הורים</w:t>
      </w:r>
      <w:r w:rsidR="00F57F30">
        <w:rPr>
          <w:rFonts w:hint="cs"/>
          <w:rtl/>
        </w:rPr>
        <w:t xml:space="preserve"> </w:t>
      </w:r>
      <w:r w:rsidR="00E474F5">
        <w:rPr>
          <w:rFonts w:hint="cs"/>
          <w:rtl/>
        </w:rPr>
        <w:t>לא</w:t>
      </w:r>
      <w:r w:rsidR="00F57F30">
        <w:rPr>
          <w:rFonts w:hint="cs"/>
          <w:rtl/>
        </w:rPr>
        <w:t xml:space="preserve"> רבץ עליו</w:t>
      </w:r>
      <w:r w:rsidR="00B36302" w:rsidRPr="00B36302">
        <w:rPr>
          <w:rFonts w:cs="Times New Roman"/>
          <w:rtl/>
        </w:rPr>
        <w:t>, גם אם בהנהלת ה-</w:t>
      </w:r>
      <w:r w:rsidR="00B36302" w:rsidRPr="00B36302">
        <w:t>BBC</w:t>
      </w:r>
      <w:r w:rsidR="00B36302" w:rsidRPr="00B36302">
        <w:rPr>
          <w:rFonts w:cs="Times New Roman"/>
          <w:rtl/>
        </w:rPr>
        <w:t xml:space="preserve"> סבורים שיש צורך בכך.</w:t>
      </w:r>
      <w:r w:rsidR="00720293">
        <w:rPr>
          <w:rFonts w:hint="cs"/>
          <w:rtl/>
        </w:rPr>
        <w:t xml:space="preserve"> הוא יכל לצפות בכל</w:t>
      </w:r>
      <w:r w:rsidR="0083695A">
        <w:rPr>
          <w:rFonts w:hint="cs"/>
          <w:rtl/>
        </w:rPr>
        <w:t xml:space="preserve"> </w:t>
      </w:r>
      <w:r w:rsidR="005C651A">
        <w:rPr>
          <w:rFonts w:hint="cs"/>
          <w:rtl/>
        </w:rPr>
        <w:t>ה</w:t>
      </w:r>
      <w:r w:rsidR="0083695A">
        <w:rPr>
          <w:rFonts w:hint="cs"/>
          <w:rtl/>
        </w:rPr>
        <w:t xml:space="preserve">תכנים </w:t>
      </w:r>
      <w:r w:rsidR="005C651A">
        <w:rPr>
          <w:rFonts w:hint="cs"/>
          <w:rtl/>
        </w:rPr>
        <w:t>ה</w:t>
      </w:r>
      <w:r w:rsidR="008525E8">
        <w:rPr>
          <w:rFonts w:hint="cs"/>
          <w:rtl/>
        </w:rPr>
        <w:t>מדכדכים</w:t>
      </w:r>
      <w:r w:rsidR="0083695A">
        <w:rPr>
          <w:rFonts w:hint="cs"/>
          <w:rtl/>
        </w:rPr>
        <w:t xml:space="preserve"> שה</w:t>
      </w:r>
      <w:r w:rsidR="00720293">
        <w:rPr>
          <w:rFonts w:hint="cs"/>
          <w:rtl/>
        </w:rPr>
        <w:t>-</w:t>
      </w:r>
      <w:r w:rsidR="00720293">
        <w:t>BBC</w:t>
      </w:r>
      <w:r w:rsidR="00720293">
        <w:rPr>
          <w:rFonts w:hint="cs"/>
          <w:rtl/>
        </w:rPr>
        <w:t xml:space="preserve"> י</w:t>
      </w:r>
      <w:r w:rsidR="0083695A">
        <w:rPr>
          <w:rFonts w:hint="cs"/>
          <w:rtl/>
        </w:rPr>
        <w:t xml:space="preserve">שליך לעברו, </w:t>
      </w:r>
      <w:r w:rsidR="00661A98">
        <w:rPr>
          <w:rFonts w:hint="cs"/>
          <w:rtl/>
        </w:rPr>
        <w:t>[</w:t>
      </w:r>
      <w:r w:rsidR="0083695A">
        <w:rPr>
          <w:rFonts w:hint="cs"/>
          <w:rtl/>
        </w:rPr>
        <w:t xml:space="preserve">טינופת </w:t>
      </w:r>
      <w:r w:rsidR="00720293">
        <w:rPr>
          <w:rFonts w:hint="cs"/>
          <w:rtl/>
        </w:rPr>
        <w:t xml:space="preserve">חייהם </w:t>
      </w:r>
      <w:r w:rsidR="0083695A">
        <w:rPr>
          <w:rFonts w:hint="cs"/>
          <w:rtl/>
        </w:rPr>
        <w:t xml:space="preserve">של </w:t>
      </w:r>
      <w:r w:rsidR="008525E8">
        <w:rPr>
          <w:rFonts w:hint="cs"/>
          <w:rtl/>
        </w:rPr>
        <w:t>אנשים</w:t>
      </w:r>
      <w:r w:rsidR="00720293">
        <w:rPr>
          <w:rFonts w:hint="cs"/>
          <w:rtl/>
        </w:rPr>
        <w:t xml:space="preserve"> </w:t>
      </w:r>
      <w:r w:rsidR="009C77BC">
        <w:rPr>
          <w:rFonts w:hint="cs"/>
          <w:rtl/>
        </w:rPr>
        <w:t>מרופטים</w:t>
      </w:r>
      <w:r w:rsidR="008525E8">
        <w:rPr>
          <w:rFonts w:hint="cs"/>
          <w:rtl/>
        </w:rPr>
        <w:t>,</w:t>
      </w:r>
      <w:r w:rsidR="00661A98">
        <w:rPr>
          <w:rFonts w:hint="cs"/>
          <w:rtl/>
        </w:rPr>
        <w:t>]</w:t>
      </w:r>
      <w:r w:rsidR="008525E8">
        <w:rPr>
          <w:rFonts w:hint="cs"/>
          <w:rtl/>
        </w:rPr>
        <w:t xml:space="preserve"> </w:t>
      </w:r>
      <w:r w:rsidR="0083695A">
        <w:rPr>
          <w:rFonts w:hint="cs"/>
          <w:rtl/>
        </w:rPr>
        <w:t xml:space="preserve">רמיזות </w:t>
      </w:r>
      <w:r w:rsidR="004421E7">
        <w:rPr>
          <w:rFonts w:hint="cs"/>
          <w:rtl/>
        </w:rPr>
        <w:t xml:space="preserve">בזויות </w:t>
      </w:r>
      <w:r w:rsidR="0083695A">
        <w:rPr>
          <w:rFonts w:hint="cs"/>
          <w:rtl/>
        </w:rPr>
        <w:t>על בעיות בתיפקוד ו</w:t>
      </w:r>
      <w:r w:rsidR="004421E7">
        <w:rPr>
          <w:rFonts w:hint="cs"/>
          <w:rtl/>
        </w:rPr>
        <w:t>עליבות חיי</w:t>
      </w:r>
      <w:r w:rsidR="0083695A">
        <w:rPr>
          <w:rFonts w:hint="cs"/>
          <w:rtl/>
        </w:rPr>
        <w:t xml:space="preserve"> </w:t>
      </w:r>
      <w:r w:rsidR="004421E7">
        <w:rPr>
          <w:rFonts w:hint="cs"/>
          <w:rtl/>
        </w:rPr>
        <w:t>ה</w:t>
      </w:r>
      <w:r w:rsidR="0083695A">
        <w:rPr>
          <w:rFonts w:hint="cs"/>
          <w:rtl/>
        </w:rPr>
        <w:t xml:space="preserve">נישואין, הכל. </w:t>
      </w:r>
      <w:r w:rsidR="00661A98">
        <w:rPr>
          <w:rFonts w:hint="cs"/>
          <w:rtl/>
        </w:rPr>
        <w:t>[[</w:t>
      </w:r>
      <w:r w:rsidR="0083695A">
        <w:rPr>
          <w:rFonts w:hint="cs"/>
          <w:rtl/>
        </w:rPr>
        <w:t>ארקדי התכוון לשאול אותו עוד על תהליך ה</w:t>
      </w:r>
      <w:r w:rsidR="008525E8">
        <w:rPr>
          <w:rFonts w:hint="cs"/>
          <w:rtl/>
        </w:rPr>
        <w:t>רגנרציה</w:t>
      </w:r>
      <w:r w:rsidR="0083695A">
        <w:rPr>
          <w:rFonts w:hint="cs"/>
          <w:rtl/>
        </w:rPr>
        <w:t xml:space="preserve"> של דוקט</w:t>
      </w:r>
      <w:r w:rsidR="00AE67F7">
        <w:rPr>
          <w:rFonts w:hint="cs"/>
          <w:rtl/>
        </w:rPr>
        <w:t>ור הו</w:t>
      </w:r>
      <w:r w:rsidR="00F14B88">
        <w:rPr>
          <w:rFonts w:hint="cs"/>
          <w:rtl/>
        </w:rPr>
        <w:t>ּ</w:t>
      </w:r>
      <w:r w:rsidR="00AE67F7">
        <w:rPr>
          <w:rFonts w:hint="cs"/>
          <w:rtl/>
        </w:rPr>
        <w:t xml:space="preserve"> אבל ויתר </w:t>
      </w:r>
      <w:r w:rsidR="004421E7">
        <w:rPr>
          <w:rFonts w:hint="cs"/>
          <w:rtl/>
        </w:rPr>
        <w:t xml:space="preserve">כשגם </w:t>
      </w:r>
      <w:r w:rsidR="00AE67F7">
        <w:rPr>
          <w:rFonts w:hint="cs"/>
          <w:rtl/>
        </w:rPr>
        <w:t xml:space="preserve">לאחר כמה </w:t>
      </w:r>
      <w:r w:rsidR="004D7433">
        <w:rPr>
          <w:rFonts w:hint="cs"/>
          <w:rtl/>
        </w:rPr>
        <w:t>ניסיונ</w:t>
      </w:r>
      <w:r w:rsidR="00AE67F7">
        <w:rPr>
          <w:rFonts w:hint="cs"/>
          <w:rtl/>
        </w:rPr>
        <w:t>ות</w:t>
      </w:r>
      <w:r w:rsidR="004421E7">
        <w:rPr>
          <w:rFonts w:hint="cs"/>
          <w:rtl/>
        </w:rPr>
        <w:t xml:space="preserve"> אלכס לא ענה</w:t>
      </w:r>
      <w:r w:rsidR="00AE67F7">
        <w:rPr>
          <w:rFonts w:hint="cs"/>
          <w:rtl/>
        </w:rPr>
        <w:t>.</w:t>
      </w:r>
      <w:r w:rsidR="0083695A">
        <w:rPr>
          <w:rFonts w:hint="cs"/>
          <w:rtl/>
        </w:rPr>
        <w:t xml:space="preserve"> </w:t>
      </w:r>
      <w:r w:rsidR="00AE67F7">
        <w:rPr>
          <w:rFonts w:hint="cs"/>
          <w:rtl/>
        </w:rPr>
        <w:t>הוא מוכרח להתאמץ להכיר את אלכס בשביל</w:t>
      </w:r>
      <w:r w:rsidR="0083695A">
        <w:rPr>
          <w:rFonts w:hint="cs"/>
          <w:rtl/>
        </w:rPr>
        <w:t xml:space="preserve"> </w:t>
      </w:r>
      <w:r w:rsidR="00956BBD">
        <w:rPr>
          <w:rFonts w:hint="cs"/>
          <w:rtl/>
        </w:rPr>
        <w:t>שי</w:t>
      </w:r>
      <w:r w:rsidR="00720293">
        <w:rPr>
          <w:rFonts w:hint="cs"/>
          <w:rtl/>
        </w:rPr>
        <w:t>דע כיצד</w:t>
      </w:r>
      <w:r w:rsidR="0083695A">
        <w:rPr>
          <w:rFonts w:hint="cs"/>
          <w:rtl/>
        </w:rPr>
        <w:t xml:space="preserve"> לנחם אותו</w:t>
      </w:r>
      <w:r w:rsidR="00AE67F7">
        <w:rPr>
          <w:rFonts w:hint="cs"/>
          <w:rtl/>
        </w:rPr>
        <w:t>, בפעם הבאה</w:t>
      </w:r>
      <w:r w:rsidR="00720293">
        <w:rPr>
          <w:rFonts w:hint="cs"/>
          <w:rtl/>
        </w:rPr>
        <w:t xml:space="preserve"> </w:t>
      </w:r>
      <w:r w:rsidR="0083695A">
        <w:rPr>
          <w:rFonts w:hint="cs"/>
          <w:rtl/>
        </w:rPr>
        <w:t xml:space="preserve">אני מנסה להגיד שאלכס </w:t>
      </w:r>
      <w:r w:rsidR="004C59E0">
        <w:rPr>
          <w:rFonts w:hint="cs"/>
          <w:rtl/>
        </w:rPr>
        <w:t>פתאום</w:t>
      </w:r>
      <w:r w:rsidR="0083695A">
        <w:rPr>
          <w:rFonts w:hint="cs"/>
          <w:rtl/>
        </w:rPr>
        <w:t xml:space="preserve"> נורא </w:t>
      </w:r>
      <w:r w:rsidR="00AE67F7">
        <w:rPr>
          <w:rFonts w:hint="cs"/>
          <w:rtl/>
        </w:rPr>
        <w:t>עצוב כי אין לו הורה שישגיח עליו</w:t>
      </w:r>
      <w:r w:rsidR="0025173E">
        <w:rPr>
          <w:rFonts w:hint="cs"/>
          <w:rtl/>
        </w:rPr>
        <w:t xml:space="preserve"> / לחילופין שואל את אלכס מה קרה</w:t>
      </w:r>
      <w:r w:rsidR="00720293">
        <w:rPr>
          <w:rFonts w:hint="cs"/>
          <w:rtl/>
        </w:rPr>
        <w:t>.</w:t>
      </w:r>
    </w:p>
    <w:p w14:paraId="128533F8" w14:textId="77777777" w:rsidR="00B17C56" w:rsidRDefault="00B17C56" w:rsidP="00720293">
      <w:pPr>
        <w:rPr>
          <w:rtl/>
        </w:rPr>
      </w:pPr>
      <w:r>
        <w:rPr>
          <w:rFonts w:hint="cs"/>
          <w:rtl/>
        </w:rPr>
        <w:t>]]</w:t>
      </w:r>
    </w:p>
    <w:p w14:paraId="5984DF53" w14:textId="77FBD0C6" w:rsidR="00AA7CF0" w:rsidRDefault="00AA7CF0" w:rsidP="00720293">
      <w:pPr>
        <w:rPr>
          <w:rtl/>
        </w:rPr>
      </w:pPr>
      <w:r>
        <w:rPr>
          <w:rFonts w:hint="cs"/>
          <w:rtl/>
        </w:rPr>
        <w:t>[</w:t>
      </w:r>
      <w:r w:rsidRPr="00AA7CF0">
        <w:t>https://en.wikipedia.org/wiki/TARDIS</w:t>
      </w:r>
      <w:r>
        <w:rPr>
          <w:rFonts w:hint="cs"/>
          <w:rtl/>
        </w:rPr>
        <w:t>]</w:t>
      </w:r>
    </w:p>
    <w:p w14:paraId="59784905" w14:textId="3F5D48BD" w:rsidR="0025173E" w:rsidRDefault="00661A98" w:rsidP="00720293">
      <w:pPr>
        <w:rPr>
          <w:rtl/>
        </w:rPr>
      </w:pPr>
      <w:r>
        <w:rPr>
          <w:rFonts w:hint="cs"/>
          <w:rtl/>
        </w:rPr>
        <w:t>[</w:t>
      </w:r>
      <w:r w:rsidR="0025173E">
        <w:rPr>
          <w:rFonts w:hint="cs"/>
          <w:rtl/>
        </w:rPr>
        <w:t>"אז לעיתים יש צורך בהכוונה הורית</w:t>
      </w:r>
      <w:r w:rsidR="00720293">
        <w:rPr>
          <w:rFonts w:hint="cs"/>
          <w:rtl/>
        </w:rPr>
        <w:t>,"</w:t>
      </w:r>
      <w:r w:rsidR="00911B5B">
        <w:rPr>
          <w:rFonts w:hint="cs"/>
          <w:rtl/>
        </w:rPr>
        <w:t xml:space="preserve"> צהל</w:t>
      </w:r>
      <w:r w:rsidR="00720293">
        <w:rPr>
          <w:rFonts w:hint="cs"/>
          <w:rtl/>
        </w:rPr>
        <w:t xml:space="preserve"> אלכס בעליצות כפויה</w:t>
      </w:r>
      <w:r w:rsidR="00F14B88">
        <w:rPr>
          <w:rFonts w:hint="cs"/>
          <w:rtl/>
        </w:rPr>
        <w:t xml:space="preserve"> והפעם באמת התכונן ללכת</w:t>
      </w:r>
      <w:r w:rsidR="00720293">
        <w:rPr>
          <w:rFonts w:hint="cs"/>
          <w:rtl/>
        </w:rPr>
        <w:t>,</w:t>
      </w:r>
      <w:r w:rsidR="0025173E">
        <w:rPr>
          <w:rFonts w:hint="cs"/>
          <w:rtl/>
        </w:rPr>
        <w:t xml:space="preserve"> </w:t>
      </w:r>
      <w:r w:rsidR="00720293">
        <w:rPr>
          <w:rFonts w:hint="cs"/>
          <w:rtl/>
        </w:rPr>
        <w:t>"</w:t>
      </w:r>
      <w:r w:rsidR="0025173E">
        <w:rPr>
          <w:rFonts w:hint="cs"/>
          <w:rtl/>
        </w:rPr>
        <w:t>אני לא סתם מדמיין."</w:t>
      </w:r>
      <w:r>
        <w:rPr>
          <w:rFonts w:hint="cs"/>
          <w:rtl/>
        </w:rPr>
        <w:t>]</w:t>
      </w:r>
    </w:p>
    <w:p w14:paraId="769624CC" w14:textId="749AA67B" w:rsidR="004627AB" w:rsidRPr="00661A98" w:rsidRDefault="005C651A" w:rsidP="00956BBD">
      <w:pPr>
        <w:rPr>
          <w:rtl/>
        </w:rPr>
      </w:pPr>
      <w:r>
        <w:rPr>
          <w:rFonts w:hint="cs"/>
          <w:rtl/>
        </w:rPr>
        <w:t>[</w:t>
      </w:r>
      <w:r w:rsidR="00956BBD">
        <w:rPr>
          <w:rFonts w:hint="cs"/>
          <w:rtl/>
        </w:rPr>
        <w:t>"ייתכן</w:t>
      </w:r>
      <w:r w:rsidR="00381173">
        <w:rPr>
          <w:rFonts w:hint="cs"/>
          <w:rtl/>
        </w:rPr>
        <w:t xml:space="preserve">," </w:t>
      </w:r>
      <w:r w:rsidR="001774F8">
        <w:rPr>
          <w:rFonts w:hint="cs"/>
          <w:rtl/>
        </w:rPr>
        <w:t xml:space="preserve">שקל? </w:t>
      </w:r>
      <w:r w:rsidR="00381173">
        <w:rPr>
          <w:rFonts w:hint="cs"/>
          <w:rtl/>
        </w:rPr>
        <w:t>ארק</w:t>
      </w:r>
      <w:r w:rsidR="00381173" w:rsidRPr="00661A98">
        <w:rPr>
          <w:rFonts w:hint="cs"/>
          <w:rtl/>
        </w:rPr>
        <w:t xml:space="preserve">די </w:t>
      </w:r>
      <w:r w:rsidR="00381173" w:rsidRPr="00661A98">
        <w:rPr>
          <w:rFonts w:hint="eastAsia"/>
          <w:rtl/>
        </w:rPr>
        <w:t>אמר</w:t>
      </w:r>
      <w:r w:rsidR="00911B5B" w:rsidRPr="00661A98">
        <w:rPr>
          <w:rFonts w:hint="cs"/>
          <w:rtl/>
        </w:rPr>
        <w:t xml:space="preserve"> בכובד ראש וגו' וחומרה</w:t>
      </w:r>
      <w:r w:rsidR="00381173" w:rsidRPr="00661A98">
        <w:rPr>
          <w:rFonts w:hint="cs"/>
          <w:rtl/>
        </w:rPr>
        <w:t>. "א</w:t>
      </w:r>
      <w:r w:rsidR="00956BBD" w:rsidRPr="00661A98">
        <w:rPr>
          <w:rFonts w:hint="cs"/>
          <w:rtl/>
        </w:rPr>
        <w:t>בל בוודאי</w:t>
      </w:r>
      <w:r w:rsidR="00381173" w:rsidRPr="00661A98">
        <w:rPr>
          <w:rFonts w:hint="cs"/>
          <w:rtl/>
        </w:rPr>
        <w:t xml:space="preserve"> לא כל </w:t>
      </w:r>
      <w:r w:rsidR="00720293" w:rsidRPr="00661A98">
        <w:rPr>
          <w:rFonts w:hint="cs"/>
          <w:rtl/>
        </w:rPr>
        <w:t xml:space="preserve">סוג של </w:t>
      </w:r>
      <w:r w:rsidR="00381173" w:rsidRPr="00661A98">
        <w:rPr>
          <w:rFonts w:hint="cs"/>
          <w:rtl/>
        </w:rPr>
        <w:t>הכוונה הורית."</w:t>
      </w:r>
      <w:r w:rsidR="0083695A" w:rsidRPr="00661A98">
        <w:rPr>
          <w:rFonts w:hint="cs"/>
          <w:rtl/>
        </w:rPr>
        <w:t xml:space="preserve"> ה</w:t>
      </w:r>
      <w:r w:rsidR="00381173" w:rsidRPr="00661A98">
        <w:rPr>
          <w:rFonts w:hint="cs"/>
          <w:rtl/>
        </w:rPr>
        <w:t>וא</w:t>
      </w:r>
      <w:r w:rsidR="0083695A" w:rsidRPr="00661A98">
        <w:rPr>
          <w:rFonts w:hint="cs"/>
          <w:rtl/>
        </w:rPr>
        <w:t xml:space="preserve"> העביר לערוץ אחר, ל</w:t>
      </w:r>
      <w:r w:rsidR="0083695A" w:rsidRPr="00661A98">
        <w:rPr>
          <w:rtl/>
        </w:rPr>
        <w:t>סיטקום אמריקאי</w:t>
      </w:r>
      <w:r w:rsidR="00381173" w:rsidRPr="00661A98">
        <w:rPr>
          <w:rFonts w:hint="cs"/>
          <w:rtl/>
        </w:rPr>
        <w:t xml:space="preserve"> נח ובטוח</w:t>
      </w:r>
      <w:r w:rsidR="004627AB" w:rsidRPr="00661A98">
        <w:rPr>
          <w:rtl/>
        </w:rPr>
        <w:t>.</w:t>
      </w:r>
    </w:p>
    <w:p w14:paraId="790E9A18" w14:textId="77777777" w:rsidR="00381173" w:rsidRPr="00661A98" w:rsidRDefault="00381173" w:rsidP="00250000">
      <w:pPr>
        <w:rPr>
          <w:rtl/>
        </w:rPr>
      </w:pPr>
      <w:r w:rsidRPr="00661A98">
        <w:rPr>
          <w:rFonts w:hint="cs"/>
          <w:rtl/>
        </w:rPr>
        <w:t>"אולי</w:t>
      </w:r>
      <w:r w:rsidR="0077163E" w:rsidRPr="00661A98">
        <w:rPr>
          <w:rFonts w:hint="cs"/>
          <w:rtl/>
        </w:rPr>
        <w:t xml:space="preserve"> אני לא אדע במשך שנים רבות </w:t>
      </w:r>
      <w:r w:rsidRPr="00661A98">
        <w:rPr>
          <w:rFonts w:hint="cs"/>
          <w:rtl/>
        </w:rPr>
        <w:t>שזה מה שהיה חסר לי תמיד."</w:t>
      </w:r>
    </w:p>
    <w:p w14:paraId="403A91D1" w14:textId="3203B079" w:rsidR="00381173" w:rsidRPr="00661A98" w:rsidRDefault="00381173" w:rsidP="00911B5B">
      <w:pPr>
        <w:rPr>
          <w:rtl/>
        </w:rPr>
      </w:pPr>
      <w:r w:rsidRPr="00661A98">
        <w:rPr>
          <w:rFonts w:hint="cs"/>
          <w:rtl/>
        </w:rPr>
        <w:t xml:space="preserve">"זה </w:t>
      </w:r>
      <w:r w:rsidR="00911B5B" w:rsidRPr="00661A98">
        <w:rPr>
          <w:rFonts w:hint="cs"/>
          <w:rtl/>
        </w:rPr>
        <w:t xml:space="preserve">לעולם </w:t>
      </w:r>
      <w:r w:rsidRPr="00661A98">
        <w:rPr>
          <w:rFonts w:hint="cs"/>
          <w:rtl/>
        </w:rPr>
        <w:t xml:space="preserve">לא </w:t>
      </w:r>
      <w:r w:rsidR="00911B5B" w:rsidRPr="00661A98">
        <w:rPr>
          <w:rFonts w:hint="cs"/>
          <w:rtl/>
        </w:rPr>
        <w:t xml:space="preserve">יהיה </w:t>
      </w:r>
      <w:r w:rsidRPr="00661A98">
        <w:rPr>
          <w:rFonts w:hint="cs"/>
          <w:rtl/>
        </w:rPr>
        <w:t xml:space="preserve">מה </w:t>
      </w:r>
      <w:r w:rsidR="00911B5B" w:rsidRPr="00661A98">
        <w:rPr>
          <w:rFonts w:hint="cs"/>
          <w:rtl/>
        </w:rPr>
        <w:t>ש</w:t>
      </w:r>
      <w:r w:rsidRPr="00661A98">
        <w:rPr>
          <w:rFonts w:hint="cs"/>
          <w:rtl/>
        </w:rPr>
        <w:t xml:space="preserve">חסר לך. תהיה בטוח שלא." וארקדי הגביר את </w:t>
      </w:r>
      <w:r w:rsidR="00720293" w:rsidRPr="00661A98">
        <w:rPr>
          <w:rFonts w:hint="cs"/>
          <w:rtl/>
        </w:rPr>
        <w:t xml:space="preserve">פס-הקול עם </w:t>
      </w:r>
      <w:r w:rsidRPr="00661A98">
        <w:rPr>
          <w:rFonts w:hint="cs"/>
          <w:rtl/>
        </w:rPr>
        <w:t>הצחוקים המודבקים.</w:t>
      </w:r>
    </w:p>
    <w:p w14:paraId="21F8C596" w14:textId="53DF3722" w:rsidR="004627AB" w:rsidRPr="00661A98" w:rsidRDefault="004627AB" w:rsidP="001774F8">
      <w:pPr>
        <w:rPr>
          <w:rtl/>
        </w:rPr>
      </w:pPr>
      <w:r w:rsidRPr="00661A98">
        <w:rPr>
          <w:rtl/>
        </w:rPr>
        <w:t>"שמת לב איך בסדרות האמריקאיות ה</w:t>
      </w:r>
      <w:r w:rsidR="009C77BC" w:rsidRPr="00661A98">
        <w:rPr>
          <w:rtl/>
        </w:rPr>
        <w:t xml:space="preserve">הורים </w:t>
      </w:r>
      <w:r w:rsidR="001774F8" w:rsidRPr="00661A98">
        <w:rPr>
          <w:rtl/>
        </w:rPr>
        <w:t xml:space="preserve">תמיד </w:t>
      </w:r>
      <w:r w:rsidR="009C77BC" w:rsidRPr="00661A98">
        <w:rPr>
          <w:rtl/>
        </w:rPr>
        <w:t>גבוהים</w:t>
      </w:r>
      <w:r w:rsidR="00911B5B" w:rsidRPr="00661A98">
        <w:rPr>
          <w:rtl/>
        </w:rPr>
        <w:t xml:space="preserve"> יותר</w:t>
      </w:r>
      <w:r w:rsidR="009C77BC" w:rsidRPr="00661A98">
        <w:rPr>
          <w:rtl/>
        </w:rPr>
        <w:t xml:space="preserve"> מהילדים?" </w:t>
      </w:r>
      <w:r w:rsidRPr="00661A98">
        <w:rPr>
          <w:rtl/>
        </w:rPr>
        <w:t>אלכס</w:t>
      </w:r>
      <w:r w:rsidR="009C77BC" w:rsidRPr="00661A98">
        <w:rPr>
          <w:rFonts w:hint="cs"/>
          <w:rtl/>
        </w:rPr>
        <w:t xml:space="preserve"> העיר </w:t>
      </w:r>
      <w:r w:rsidR="00A95A77" w:rsidRPr="00661A98">
        <w:rPr>
          <w:rFonts w:hint="cs"/>
          <w:rtl/>
        </w:rPr>
        <w:t>כ</w:t>
      </w:r>
      <w:r w:rsidR="009C77BC" w:rsidRPr="00661A98">
        <w:rPr>
          <w:rFonts w:hint="cs"/>
          <w:rtl/>
        </w:rPr>
        <w:t>שהפרק הסתיים</w:t>
      </w:r>
      <w:r w:rsidRPr="00661A98">
        <w:rPr>
          <w:rtl/>
        </w:rPr>
        <w:t>. "במציאות זה כמעט תמיד להיפך. חוץ מאשר במקרה שלי אולי."</w:t>
      </w:r>
    </w:p>
    <w:p w14:paraId="5FC0C9FB" w14:textId="77777777" w:rsidR="004627AB" w:rsidRPr="00661A98" w:rsidRDefault="004627AB" w:rsidP="00250000">
      <w:pPr>
        <w:rPr>
          <w:rtl/>
        </w:rPr>
      </w:pPr>
      <w:r w:rsidRPr="00661A98">
        <w:rPr>
          <w:rtl/>
        </w:rPr>
        <w:t>"אז מה? נראה לך שהם מנסים לשדר לנו איזשהם מסרים תת הכרתיים?"</w:t>
      </w:r>
    </w:p>
    <w:p w14:paraId="02118EC2" w14:textId="77777777" w:rsidR="004627AB" w:rsidRPr="00661A98" w:rsidRDefault="004627AB" w:rsidP="00250000">
      <w:pPr>
        <w:rPr>
          <w:rtl/>
        </w:rPr>
      </w:pPr>
      <w:r w:rsidRPr="00661A98">
        <w:rPr>
          <w:rtl/>
        </w:rPr>
        <w:t>"ברור!"</w:t>
      </w:r>
    </w:p>
    <w:p w14:paraId="769E6384" w14:textId="77777777" w:rsidR="004627AB" w:rsidRPr="00661A98" w:rsidRDefault="004627AB" w:rsidP="00250000">
      <w:pPr>
        <w:rPr>
          <w:rtl/>
        </w:rPr>
      </w:pPr>
      <w:r w:rsidRPr="00661A98">
        <w:rPr>
          <w:rtl/>
        </w:rPr>
        <w:t>ארקדי צחק. "נו, ומהם המסרים?"</w:t>
      </w:r>
    </w:p>
    <w:p w14:paraId="355CC441" w14:textId="40433EB8" w:rsidR="004627AB" w:rsidRPr="00661A98" w:rsidRDefault="004627AB" w:rsidP="001774F8">
      <w:pPr>
        <w:rPr>
          <w:rtl/>
        </w:rPr>
      </w:pPr>
      <w:r w:rsidRPr="00661A98">
        <w:rPr>
          <w:rtl/>
        </w:rPr>
        <w:t xml:space="preserve">"מסרים ריאקציונרים כמובן, על כיבוד יציבות </w:t>
      </w:r>
      <w:r w:rsidR="00E91E24" w:rsidRPr="00661A98">
        <w:rPr>
          <w:rtl/>
        </w:rPr>
        <w:t>התא המשפחתי</w:t>
      </w:r>
      <w:r w:rsidR="00E91E24" w:rsidRPr="00661A98">
        <w:rPr>
          <w:rFonts w:hint="cs"/>
          <w:rtl/>
        </w:rPr>
        <w:t xml:space="preserve"> תוך</w:t>
      </w:r>
      <w:r w:rsidRPr="00661A98">
        <w:rPr>
          <w:rtl/>
        </w:rPr>
        <w:t xml:space="preserve"> קיבוע הסמכותיות ההורית</w:t>
      </w:r>
      <w:r w:rsidR="00E91E24" w:rsidRPr="00661A98">
        <w:rPr>
          <w:rFonts w:hint="cs"/>
          <w:rtl/>
        </w:rPr>
        <w:t>,</w:t>
      </w:r>
      <w:r w:rsidRPr="00661A98">
        <w:rPr>
          <w:rtl/>
        </w:rPr>
        <w:t xml:space="preserve"> </w:t>
      </w:r>
      <w:r w:rsidR="001774F8" w:rsidRPr="00661A98">
        <w:rPr>
          <w:rFonts w:hint="cs"/>
          <w:rtl/>
        </w:rPr>
        <w:t>והנצחת ה</w:t>
      </w:r>
      <w:r w:rsidR="00911B5B" w:rsidRPr="00661A98">
        <w:rPr>
          <w:rFonts w:hint="cs"/>
          <w:rtl/>
        </w:rPr>
        <w:t xml:space="preserve">מיתוס </w:t>
      </w:r>
      <w:r w:rsidR="001774F8" w:rsidRPr="00661A98">
        <w:rPr>
          <w:rFonts w:hint="cs"/>
          <w:rtl/>
        </w:rPr>
        <w:t>[</w:t>
      </w:r>
      <w:r w:rsidR="001774F8" w:rsidRPr="00661A98">
        <w:t>perpetuate the myth</w:t>
      </w:r>
      <w:r w:rsidR="001774F8" w:rsidRPr="00661A98">
        <w:rPr>
          <w:rFonts w:hint="cs"/>
          <w:rtl/>
        </w:rPr>
        <w:t xml:space="preserve">] </w:t>
      </w:r>
      <w:r w:rsidR="00E91E24" w:rsidRPr="00661A98">
        <w:rPr>
          <w:rFonts w:hint="cs"/>
          <w:rtl/>
        </w:rPr>
        <w:t xml:space="preserve">כי </w:t>
      </w:r>
      <w:r w:rsidRPr="00661A98">
        <w:rPr>
          <w:rtl/>
        </w:rPr>
        <w:t>ההורים באמת כן יודעים</w:t>
      </w:r>
      <w:r w:rsidR="00483BB1">
        <w:rPr>
          <w:rtl/>
        </w:rPr>
        <w:t xml:space="preserve"> הכול </w:t>
      </w:r>
      <w:r w:rsidRPr="00661A98">
        <w:rPr>
          <w:rtl/>
        </w:rPr>
        <w:t>ומגינים עלינו וטובתנו חשובה להם מעל הכל."</w:t>
      </w:r>
    </w:p>
    <w:p w14:paraId="42E1C169" w14:textId="77777777" w:rsidR="004627AB" w:rsidRPr="00661A98" w:rsidRDefault="004627AB" w:rsidP="00250000">
      <w:pPr>
        <w:rPr>
          <w:rtl/>
        </w:rPr>
      </w:pPr>
      <w:r w:rsidRPr="00661A98">
        <w:rPr>
          <w:rtl/>
        </w:rPr>
        <w:t xml:space="preserve">ארקדי </w:t>
      </w:r>
      <w:r w:rsidR="00B2598C" w:rsidRPr="00661A98">
        <w:rPr>
          <w:rFonts w:hint="cs"/>
          <w:rtl/>
        </w:rPr>
        <w:t xml:space="preserve">ציין לעצמו לחפש את הריקציונרים האלו במילון ובתוך כך </w:t>
      </w:r>
      <w:r w:rsidR="00E91E24" w:rsidRPr="00661A98">
        <w:rPr>
          <w:rFonts w:hint="cs"/>
          <w:rtl/>
        </w:rPr>
        <w:t>המשיך ל</w:t>
      </w:r>
      <w:r w:rsidRPr="00661A98">
        <w:rPr>
          <w:rtl/>
        </w:rPr>
        <w:t>צח</w:t>
      </w:r>
      <w:r w:rsidR="00E91E24" w:rsidRPr="00661A98">
        <w:rPr>
          <w:rFonts w:hint="cs"/>
          <w:rtl/>
        </w:rPr>
        <w:t>ו</w:t>
      </w:r>
      <w:r w:rsidRPr="00661A98">
        <w:rPr>
          <w:rtl/>
        </w:rPr>
        <w:t>ק. "אם היית מתבטא ככה בשיעורי חיבור</w:t>
      </w:r>
      <w:r w:rsidR="00A95A77" w:rsidRPr="00661A98">
        <w:rPr>
          <w:rFonts w:hint="cs"/>
          <w:rtl/>
        </w:rPr>
        <w:t>,</w:t>
      </w:r>
      <w:r w:rsidRPr="00661A98">
        <w:rPr>
          <w:rtl/>
        </w:rPr>
        <w:t xml:space="preserve"> כבר </w:t>
      </w:r>
      <w:r w:rsidR="00A95A77" w:rsidRPr="00661A98">
        <w:rPr>
          <w:rFonts w:hint="cs"/>
          <w:rtl/>
        </w:rPr>
        <w:t xml:space="preserve">מזמן </w:t>
      </w:r>
      <w:r w:rsidRPr="00661A98">
        <w:rPr>
          <w:rtl/>
        </w:rPr>
        <w:t xml:space="preserve">היית עובר את המקצוע </w:t>
      </w:r>
      <w:r w:rsidRPr="00661A98">
        <w:rPr>
          <w:rFonts w:hint="cs"/>
          <w:rtl/>
        </w:rPr>
        <w:t xml:space="preserve">הארור </w:t>
      </w:r>
      <w:r w:rsidRPr="00661A98">
        <w:rPr>
          <w:rtl/>
        </w:rPr>
        <w:t>הזה."</w:t>
      </w:r>
    </w:p>
    <w:p w14:paraId="69C5C424" w14:textId="41724A7F" w:rsidR="004627AB" w:rsidRPr="00661A98" w:rsidRDefault="004627AB" w:rsidP="00250000">
      <w:pPr>
        <w:rPr>
          <w:rtl/>
        </w:rPr>
      </w:pPr>
      <w:r w:rsidRPr="00661A98">
        <w:rPr>
          <w:rtl/>
        </w:rPr>
        <w:t xml:space="preserve">האם החורגת מעולם לא ראתה את ארקדי צוחק </w:t>
      </w:r>
      <w:r w:rsidR="00F97A34">
        <w:rPr>
          <w:rtl/>
        </w:rPr>
        <w:t>כל כך</w:t>
      </w:r>
      <w:r w:rsidRPr="00661A98">
        <w:rPr>
          <w:rtl/>
        </w:rPr>
        <w:t xml:space="preserve"> הרבה.</w:t>
      </w:r>
    </w:p>
    <w:p w14:paraId="6302819A" w14:textId="4DF0F6CB" w:rsidR="004627AB" w:rsidRPr="00661A98" w:rsidRDefault="004627AB" w:rsidP="00661A98">
      <w:pPr>
        <w:rPr>
          <w:rtl/>
        </w:rPr>
      </w:pPr>
      <w:r w:rsidRPr="00661A98">
        <w:rPr>
          <w:rtl/>
        </w:rPr>
        <w:t>"ראית את הסרט קזבלנקה</w:t>
      </w:r>
      <w:r w:rsidR="004421E7" w:rsidRPr="00661A98">
        <w:rPr>
          <w:rFonts w:hint="cs"/>
          <w:rtl/>
        </w:rPr>
        <w:t>, אלכס</w:t>
      </w:r>
      <w:r w:rsidRPr="00661A98">
        <w:rPr>
          <w:rtl/>
        </w:rPr>
        <w:t>?" ארקדי שאל</w:t>
      </w:r>
      <w:r w:rsidR="00F14B88" w:rsidRPr="00661A98">
        <w:rPr>
          <w:rFonts w:hint="cs"/>
          <w:rtl/>
        </w:rPr>
        <w:t xml:space="preserve"> לפני שנפרדו</w:t>
      </w:r>
      <w:r w:rsidRPr="00661A98">
        <w:rPr>
          <w:rtl/>
        </w:rPr>
        <w:t>. הדס חיבבה סרטים ישנים. "שידרו אותו אתמול ב</w:t>
      </w:r>
      <w:r w:rsidR="00C45B28">
        <w:rPr>
          <w:rtl/>
        </w:rPr>
        <w:t>טלוויז</w:t>
      </w:r>
      <w:r w:rsidRPr="00661A98">
        <w:rPr>
          <w:rtl/>
        </w:rPr>
        <w:t>יה."</w:t>
      </w:r>
    </w:p>
    <w:p w14:paraId="7232D9B1" w14:textId="082AA031" w:rsidR="004627AB" w:rsidRPr="00CD067C" w:rsidRDefault="0077163E" w:rsidP="00911B5B">
      <w:pPr>
        <w:rPr>
          <w:rtl/>
        </w:rPr>
      </w:pPr>
      <w:r w:rsidRPr="00661A98">
        <w:rPr>
          <w:rtl/>
        </w:rPr>
        <w:t xml:space="preserve">"אין לנו </w:t>
      </w:r>
      <w:r w:rsidR="00C45B28">
        <w:rPr>
          <w:rtl/>
        </w:rPr>
        <w:t>טלוויז</w:t>
      </w:r>
      <w:r w:rsidRPr="00661A98">
        <w:rPr>
          <w:rtl/>
        </w:rPr>
        <w:t>יה</w:t>
      </w:r>
      <w:r w:rsidRPr="00661A98">
        <w:rPr>
          <w:rFonts w:hint="cs"/>
          <w:rtl/>
        </w:rPr>
        <w:t>,</w:t>
      </w:r>
      <w:r w:rsidR="004627AB" w:rsidRPr="00661A98">
        <w:rPr>
          <w:rtl/>
        </w:rPr>
        <w:t xml:space="preserve"> </w:t>
      </w:r>
      <w:r w:rsidRPr="00661A98">
        <w:rPr>
          <w:rFonts w:hint="cs"/>
          <w:rtl/>
        </w:rPr>
        <w:t xml:space="preserve">אבל </w:t>
      </w:r>
      <w:r w:rsidR="004627AB" w:rsidRPr="00661A98">
        <w:rPr>
          <w:rtl/>
        </w:rPr>
        <w:t xml:space="preserve">ראיתי אותו </w:t>
      </w:r>
      <w:r w:rsidR="00581B23" w:rsidRPr="00661A98">
        <w:rPr>
          <w:rFonts w:hint="cs"/>
          <w:rtl/>
        </w:rPr>
        <w:t>פעם</w:t>
      </w:r>
      <w:r w:rsidR="004627AB" w:rsidRPr="00CD067C">
        <w:rPr>
          <w:rtl/>
        </w:rPr>
        <w:t xml:space="preserve">, </w:t>
      </w:r>
      <w:r w:rsidR="00CE19EB">
        <w:rPr>
          <w:rFonts w:hint="cs"/>
          <w:rtl/>
        </w:rPr>
        <w:t>מזמן</w:t>
      </w:r>
      <w:r w:rsidR="004627AB" w:rsidRPr="00CD067C">
        <w:rPr>
          <w:rtl/>
        </w:rPr>
        <w:t>."</w:t>
      </w:r>
    </w:p>
    <w:p w14:paraId="23D658F5" w14:textId="2E6A37BC" w:rsidR="004627AB" w:rsidRDefault="004627AB" w:rsidP="00CE19EB">
      <w:pPr>
        <w:rPr>
          <w:rtl/>
        </w:rPr>
      </w:pPr>
      <w:r w:rsidRPr="00CD067C">
        <w:rPr>
          <w:rtl/>
        </w:rPr>
        <w:t>"אתה זוכר את הגרמנים בתחילת הסרט? אל</w:t>
      </w:r>
      <w:r w:rsidR="00F14B88">
        <w:rPr>
          <w:rFonts w:hint="cs"/>
          <w:rtl/>
        </w:rPr>
        <w:t>ו</w:t>
      </w:r>
      <w:r w:rsidRPr="00CD067C">
        <w:rPr>
          <w:rtl/>
        </w:rPr>
        <w:t xml:space="preserve"> שרוצים להגר לא</w:t>
      </w:r>
      <w:r w:rsidR="00E91E24">
        <w:rPr>
          <w:rFonts w:hint="cs"/>
          <w:rtl/>
        </w:rPr>
        <w:t>מריקה</w:t>
      </w:r>
      <w:r w:rsidRPr="00CD067C">
        <w:rPr>
          <w:rtl/>
        </w:rPr>
        <w:t xml:space="preserve">? </w:t>
      </w:r>
      <w:r w:rsidRPr="00CD067C">
        <w:t>What clock? Five clock! Such much?</w:t>
      </w:r>
      <w:r w:rsidR="0077163E">
        <w:rPr>
          <w:rtl/>
        </w:rPr>
        <w:t xml:space="preserve">" ארקדי </w:t>
      </w:r>
      <w:r w:rsidRPr="00CD067C">
        <w:rPr>
          <w:rtl/>
        </w:rPr>
        <w:t xml:space="preserve">ידע שאלכס </w:t>
      </w:r>
      <w:r w:rsidR="00CE19EB">
        <w:rPr>
          <w:rFonts w:hint="cs"/>
          <w:rtl/>
        </w:rPr>
        <w:t xml:space="preserve">מצא </w:t>
      </w:r>
      <w:r w:rsidRPr="00CD067C">
        <w:rPr>
          <w:rtl/>
        </w:rPr>
        <w:t>שגיאות באנגלית</w:t>
      </w:r>
      <w:r w:rsidR="00CE19EB">
        <w:rPr>
          <w:rFonts w:hint="cs"/>
          <w:rtl/>
        </w:rPr>
        <w:t xml:space="preserve"> מבדחות</w:t>
      </w:r>
      <w:r w:rsidR="00E82545">
        <w:rPr>
          <w:rFonts w:hint="cs"/>
          <w:rtl/>
        </w:rPr>
        <w:t xml:space="preserve">, בעיקר </w:t>
      </w:r>
      <w:r w:rsidR="00E82545">
        <w:t>sixteen</w:t>
      </w:r>
      <w:r w:rsidRPr="00CD067C">
        <w:rPr>
          <w:rtl/>
        </w:rPr>
        <w:t>. "</w:t>
      </w:r>
      <w:r w:rsidRPr="00CD067C">
        <w:t>Such much?</w:t>
      </w:r>
      <w:r w:rsidRPr="00CD067C">
        <w:rPr>
          <w:rtl/>
        </w:rPr>
        <w:t>"</w:t>
      </w:r>
    </w:p>
    <w:p w14:paraId="3BE8E065" w14:textId="5C374FEE" w:rsidR="00661A98" w:rsidRDefault="00661A98" w:rsidP="00CE19EB">
      <w:pPr>
        <w:rPr>
          <w:rtl/>
        </w:rPr>
      </w:pPr>
      <w:r>
        <w:rPr>
          <w:rFonts w:hint="cs"/>
          <w:rtl/>
        </w:rPr>
        <w:t>]]</w:t>
      </w:r>
    </w:p>
    <w:p w14:paraId="10FACCC3" w14:textId="0DD598A9" w:rsidR="00F14B88" w:rsidRDefault="004627AB" w:rsidP="005103C9">
      <w:pPr>
        <w:rPr>
          <w:rtl/>
        </w:rPr>
      </w:pPr>
      <w:r w:rsidRPr="00CD067C">
        <w:rPr>
          <w:rtl/>
        </w:rPr>
        <w:t xml:space="preserve">כשחזר הביתה, מצא פתק מוצמד לדלת: </w:t>
      </w:r>
      <w:r w:rsidR="007A45A0">
        <w:rPr>
          <w:rFonts w:hint="cs"/>
          <w:rtl/>
        </w:rPr>
        <w:t>'</w:t>
      </w:r>
      <w:r w:rsidRPr="00CD067C">
        <w:rPr>
          <w:rtl/>
        </w:rPr>
        <w:t>אני בדירה ממול. מחכה לך.</w:t>
      </w:r>
      <w:r w:rsidR="007A45A0">
        <w:rPr>
          <w:rFonts w:hint="cs"/>
          <w:rtl/>
        </w:rPr>
        <w:t>'</w:t>
      </w:r>
      <w:r w:rsidRPr="00CD067C">
        <w:rPr>
          <w:rtl/>
        </w:rPr>
        <w:t xml:space="preserve"> </w:t>
      </w:r>
    </w:p>
    <w:p w14:paraId="3AF5C7B1" w14:textId="584B7C06" w:rsidR="00B17C56" w:rsidRDefault="005C651A" w:rsidP="005103C9">
      <w:pPr>
        <w:rPr>
          <w:rtl/>
        </w:rPr>
      </w:pPr>
      <w:r>
        <w:rPr>
          <w:rFonts w:hint="cs"/>
          <w:rtl/>
        </w:rPr>
        <w:lastRenderedPageBreak/>
        <w:t>ב</w:t>
      </w:r>
      <w:r w:rsidR="004627AB" w:rsidRPr="00CD067C">
        <w:rPr>
          <w:rtl/>
        </w:rPr>
        <w:t xml:space="preserve">דירת הדודה, יסמין ישבה בפינת הסלון, </w:t>
      </w:r>
      <w:r w:rsidR="008115DA">
        <w:rPr>
          <w:rFonts w:hint="cs"/>
          <w:rtl/>
        </w:rPr>
        <w:t>[</w:t>
      </w:r>
      <w:r w:rsidR="00922255">
        <w:rPr>
          <w:rFonts w:hint="cs"/>
          <w:rtl/>
        </w:rPr>
        <w:t>שערה</w:t>
      </w:r>
      <w:r w:rsidR="005103C9">
        <w:rPr>
          <w:rFonts w:hint="cs"/>
          <w:rtl/>
        </w:rPr>
        <w:t xml:space="preserve"> </w:t>
      </w:r>
      <w:r w:rsidR="00661A98">
        <w:rPr>
          <w:rFonts w:hint="cs"/>
          <w:rtl/>
        </w:rPr>
        <w:t>עשוי</w:t>
      </w:r>
      <w:r w:rsidR="005103C9">
        <w:rPr>
          <w:rFonts w:hint="cs"/>
          <w:rtl/>
        </w:rPr>
        <w:t xml:space="preserve"> בצמה מסובכת שחברה קלעה לה </w:t>
      </w:r>
      <w:r w:rsidR="005103C9">
        <w:rPr>
          <w:rFonts w:cs="Times New Roman"/>
          <w:rtl/>
        </w:rPr>
        <w:t>ב</w:t>
      </w:r>
      <w:r w:rsidR="005103C9" w:rsidRPr="005103C9">
        <w:rPr>
          <w:rFonts w:cs="Times New Roman"/>
          <w:rtl/>
        </w:rPr>
        <w:t xml:space="preserve">טקס </w:t>
      </w:r>
      <w:r w:rsidR="005103C9">
        <w:rPr>
          <w:rFonts w:cs="Times New Roman" w:hint="cs"/>
          <w:rtl/>
        </w:rPr>
        <w:t xml:space="preserve">הדלקת נרות חנוכה </w:t>
      </w:r>
      <w:r w:rsidR="003018C8">
        <w:rPr>
          <w:rFonts w:cs="Times New Roman" w:hint="cs"/>
          <w:rtl/>
        </w:rPr>
        <w:t>ב</w:t>
      </w:r>
      <w:r w:rsidR="005103C9">
        <w:rPr>
          <w:rFonts w:cs="Times New Roman" w:hint="cs"/>
          <w:rtl/>
        </w:rPr>
        <w:t xml:space="preserve">אותו בוקר </w:t>
      </w:r>
      <w:r w:rsidR="005103C9" w:rsidRPr="005103C9">
        <w:rPr>
          <w:rFonts w:cs="Times New Roman"/>
          <w:rtl/>
        </w:rPr>
        <w:t>ב</w:t>
      </w:r>
      <w:r w:rsidR="002E35AE">
        <w:rPr>
          <w:rFonts w:cs="Times New Roman"/>
          <w:rtl/>
        </w:rPr>
        <w:t>בית-הספר</w:t>
      </w:r>
      <w:r w:rsidR="004627AB" w:rsidRPr="00CD067C">
        <w:rPr>
          <w:rtl/>
        </w:rPr>
        <w:t>.</w:t>
      </w:r>
      <w:r w:rsidR="008115DA">
        <w:rPr>
          <w:rFonts w:hint="cs"/>
          <w:rtl/>
        </w:rPr>
        <w:t>]</w:t>
      </w:r>
      <w:r w:rsidR="004627AB" w:rsidRPr="00CD067C">
        <w:rPr>
          <w:rtl/>
        </w:rPr>
        <w:t xml:space="preserve"> </w:t>
      </w:r>
      <w:bookmarkStart w:id="398" w:name="_Hlk502390882"/>
      <w:r w:rsidR="00B36302" w:rsidRPr="00B36302">
        <w:rPr>
          <w:rFonts w:cs="Times New Roman"/>
          <w:rtl/>
        </w:rPr>
        <w:t>ה</w:t>
      </w:r>
      <w:r w:rsidR="00C45B28">
        <w:rPr>
          <w:rFonts w:cs="Times New Roman"/>
          <w:rtl/>
        </w:rPr>
        <w:t>טלוויז</w:t>
      </w:r>
      <w:r w:rsidR="00B36302" w:rsidRPr="00B36302">
        <w:rPr>
          <w:rFonts w:cs="Times New Roman"/>
          <w:rtl/>
        </w:rPr>
        <w:t>יה פעלה בקולי קולות ו</w:t>
      </w:r>
      <w:r w:rsidR="0038661F" w:rsidRPr="00A90CDC">
        <w:rPr>
          <w:rFonts w:hint="eastAsia"/>
          <w:rtl/>
        </w:rPr>
        <w:t>על</w:t>
      </w:r>
      <w:r w:rsidR="0038661F" w:rsidRPr="00A90CDC">
        <w:rPr>
          <w:rtl/>
        </w:rPr>
        <w:t xml:space="preserve"> השולחן </w:t>
      </w:r>
      <w:r w:rsidR="00042532" w:rsidRPr="00A90CDC">
        <w:rPr>
          <w:rFonts w:hint="eastAsia"/>
          <w:rtl/>
        </w:rPr>
        <w:t>הנמוך</w:t>
      </w:r>
      <w:r w:rsidR="00042532" w:rsidRPr="00A90CDC">
        <w:rPr>
          <w:rtl/>
        </w:rPr>
        <w:t xml:space="preserve"> </w:t>
      </w:r>
      <w:r w:rsidR="0038661F" w:rsidRPr="00A90CDC">
        <w:rPr>
          <w:rFonts w:hint="eastAsia"/>
          <w:rtl/>
        </w:rPr>
        <w:t>ה</w:t>
      </w:r>
      <w:r w:rsidR="00042532" w:rsidRPr="00A90CDC">
        <w:rPr>
          <w:rFonts w:hint="eastAsia"/>
          <w:rtl/>
        </w:rPr>
        <w:t>שחירו</w:t>
      </w:r>
      <w:r w:rsidR="0038661F" w:rsidRPr="00A90CDC">
        <w:rPr>
          <w:rtl/>
        </w:rPr>
        <w:t xml:space="preserve"> </w:t>
      </w:r>
      <w:r w:rsidR="00042532" w:rsidRPr="00A90CDC">
        <w:rPr>
          <w:rFonts w:hint="eastAsia"/>
          <w:rtl/>
        </w:rPr>
        <w:t>פ</w:t>
      </w:r>
      <w:r w:rsidR="0038661F" w:rsidRPr="00A90CDC">
        <w:rPr>
          <w:rFonts w:hint="eastAsia"/>
          <w:rtl/>
        </w:rPr>
        <w:t>ירות</w:t>
      </w:r>
      <w:r w:rsidR="0038661F" w:rsidRPr="00A90CDC">
        <w:rPr>
          <w:rtl/>
        </w:rPr>
        <w:t xml:space="preserve"> </w:t>
      </w:r>
      <w:r w:rsidR="00042532" w:rsidRPr="00A90CDC">
        <w:rPr>
          <w:rFonts w:hint="eastAsia"/>
          <w:rtl/>
        </w:rPr>
        <w:t>חתוכים</w:t>
      </w:r>
      <w:r w:rsidR="00042532" w:rsidRPr="00A90CDC">
        <w:rPr>
          <w:rtl/>
        </w:rPr>
        <w:t xml:space="preserve"> שהדודה </w:t>
      </w:r>
      <w:r w:rsidR="00F14B88" w:rsidRPr="00A90CDC">
        <w:rPr>
          <w:rFonts w:hint="eastAsia"/>
          <w:rtl/>
        </w:rPr>
        <w:t>נהגה</w:t>
      </w:r>
      <w:r w:rsidR="00042532" w:rsidRPr="00A90CDC">
        <w:rPr>
          <w:rtl/>
        </w:rPr>
        <w:t xml:space="preserve"> </w:t>
      </w:r>
      <w:r w:rsidR="00F14B88" w:rsidRPr="00A90CDC">
        <w:rPr>
          <w:rFonts w:hint="eastAsia"/>
          <w:rtl/>
        </w:rPr>
        <w:t>לה</w:t>
      </w:r>
      <w:r w:rsidR="00042532" w:rsidRPr="00A90CDC">
        <w:rPr>
          <w:rFonts w:hint="eastAsia"/>
          <w:rtl/>
        </w:rPr>
        <w:t>כי</w:t>
      </w:r>
      <w:r w:rsidR="00F14B88" w:rsidRPr="00A90CDC">
        <w:rPr>
          <w:rFonts w:hint="eastAsia"/>
          <w:rtl/>
        </w:rPr>
        <w:t>ן</w:t>
      </w:r>
      <w:r w:rsidR="00FB1164" w:rsidRPr="00A90CDC">
        <w:rPr>
          <w:rtl/>
        </w:rPr>
        <w:t xml:space="preserve"> </w:t>
      </w:r>
      <w:r w:rsidR="00042532" w:rsidRPr="00A90CDC">
        <w:rPr>
          <w:rtl/>
        </w:rPr>
        <w:t>לפני ש</w:t>
      </w:r>
      <w:r w:rsidR="003018C8" w:rsidRPr="00A90CDC">
        <w:rPr>
          <w:rFonts w:hint="eastAsia"/>
          <w:rtl/>
        </w:rPr>
        <w:t>יצאה</w:t>
      </w:r>
      <w:r w:rsidR="00042532" w:rsidRPr="00A90CDC">
        <w:rPr>
          <w:rtl/>
        </w:rPr>
        <w:t xml:space="preserve"> </w:t>
      </w:r>
      <w:r w:rsidR="00FB1164" w:rsidRPr="00A90CDC">
        <w:rPr>
          <w:rFonts w:hint="eastAsia"/>
          <w:rtl/>
        </w:rPr>
        <w:t>ב</w:t>
      </w:r>
      <w:r w:rsidR="00E607A8" w:rsidRPr="00A90CDC">
        <w:rPr>
          <w:rFonts w:hint="eastAsia"/>
          <w:rtl/>
        </w:rPr>
        <w:t>ערב</w:t>
      </w:r>
      <w:r w:rsidR="003018C8" w:rsidRPr="00A90CDC">
        <w:rPr>
          <w:rFonts w:hint="eastAsia"/>
          <w:rtl/>
        </w:rPr>
        <w:t>י</w:t>
      </w:r>
      <w:r w:rsidR="00FB1164" w:rsidRPr="00A90CDC">
        <w:rPr>
          <w:rtl/>
        </w:rPr>
        <w:t xml:space="preserve"> </w:t>
      </w:r>
      <w:r w:rsidR="00E474F5" w:rsidRPr="00A90CDC">
        <w:rPr>
          <w:rFonts w:hint="eastAsia"/>
          <w:rtl/>
        </w:rPr>
        <w:t>ה</w:t>
      </w:r>
      <w:r w:rsidR="00FB1164" w:rsidRPr="00A90CDC">
        <w:rPr>
          <w:rFonts w:hint="eastAsia"/>
          <w:rtl/>
        </w:rPr>
        <w:t>קונצרט</w:t>
      </w:r>
      <w:r w:rsidR="00B17C56">
        <w:rPr>
          <w:rFonts w:hint="cs"/>
          <w:rtl/>
        </w:rPr>
        <w:t>.</w:t>
      </w:r>
    </w:p>
    <w:p w14:paraId="168DAC16" w14:textId="417EF590" w:rsidR="00B17C56" w:rsidRDefault="00042532" w:rsidP="005103C9">
      <w:pPr>
        <w:rPr>
          <w:rtl/>
        </w:rPr>
      </w:pPr>
      <w:r w:rsidRPr="00A90CDC">
        <w:rPr>
          <w:rFonts w:hint="eastAsia"/>
          <w:rtl/>
        </w:rPr>
        <w:t>בת</w:t>
      </w:r>
      <w:r w:rsidRPr="00A90CDC">
        <w:rPr>
          <w:rtl/>
        </w:rPr>
        <w:t xml:space="preserve">-חן </w:t>
      </w:r>
      <w:r w:rsidR="00C40292" w:rsidRPr="00C40292">
        <w:rPr>
          <w:rFonts w:cs="Times New Roman"/>
          <w:rtl/>
        </w:rPr>
        <w:t>התנפלה עליו</w:t>
      </w:r>
      <w:r w:rsidRPr="00A90CDC">
        <w:rPr>
          <w:rtl/>
        </w:rPr>
        <w:t xml:space="preserve"> </w:t>
      </w:r>
      <w:r w:rsidR="00661A98">
        <w:rPr>
          <w:rFonts w:hint="cs"/>
          <w:rtl/>
        </w:rPr>
        <w:t>[</w:t>
      </w:r>
      <w:r w:rsidRPr="00A90CDC">
        <w:rPr>
          <w:rtl/>
        </w:rPr>
        <w:t xml:space="preserve">– היא שבה לדבר באנגלית רק מאז שהדודה ביקשה </w:t>
      </w:r>
      <w:r w:rsidR="007B472E" w:rsidRPr="00A90CDC">
        <w:rPr>
          <w:rFonts w:hint="eastAsia"/>
          <w:rtl/>
        </w:rPr>
        <w:t>מ</w:t>
      </w:r>
      <w:r w:rsidR="00E23174" w:rsidRPr="00A90CDC">
        <w:rPr>
          <w:rFonts w:hint="eastAsia"/>
          <w:rtl/>
        </w:rPr>
        <w:t>אלכס</w:t>
      </w:r>
      <w:r w:rsidR="00E23174" w:rsidRPr="00A90CDC">
        <w:rPr>
          <w:rtl/>
        </w:rPr>
        <w:t xml:space="preserve"> </w:t>
      </w:r>
      <w:r w:rsidR="007B472E" w:rsidRPr="00A90CDC">
        <w:rPr>
          <w:rFonts w:hint="eastAsia"/>
          <w:rtl/>
        </w:rPr>
        <w:t>ש</w:t>
      </w:r>
      <w:r w:rsidRPr="00A90CDC">
        <w:rPr>
          <w:rFonts w:hint="eastAsia"/>
          <w:rtl/>
        </w:rPr>
        <w:t>יעזור</w:t>
      </w:r>
      <w:r w:rsidRPr="00A90CDC">
        <w:rPr>
          <w:rtl/>
        </w:rPr>
        <w:t xml:space="preserve"> </w:t>
      </w:r>
      <w:r w:rsidRPr="00A90CDC">
        <w:rPr>
          <w:rFonts w:hint="eastAsia"/>
          <w:rtl/>
        </w:rPr>
        <w:t>לה</w:t>
      </w:r>
      <w:r w:rsidRPr="00A90CDC">
        <w:rPr>
          <w:rtl/>
        </w:rPr>
        <w:t xml:space="preserve"> </w:t>
      </w:r>
      <w:r w:rsidRPr="00A90CDC">
        <w:rPr>
          <w:rFonts w:hint="eastAsia"/>
          <w:rtl/>
        </w:rPr>
        <w:t>ב</w:t>
      </w:r>
      <w:r w:rsidR="00F14B88" w:rsidRPr="00A90CDC">
        <w:rPr>
          <w:rFonts w:hint="eastAsia"/>
          <w:rtl/>
        </w:rPr>
        <w:t>כך</w:t>
      </w:r>
      <w:r w:rsidR="00E23174" w:rsidRPr="00A90CDC">
        <w:rPr>
          <w:rtl/>
        </w:rPr>
        <w:t>,</w:t>
      </w:r>
      <w:r w:rsidRPr="00A90CDC">
        <w:rPr>
          <w:rtl/>
        </w:rPr>
        <w:t xml:space="preserve"> </w:t>
      </w:r>
      <w:r w:rsidR="00E23174" w:rsidRPr="00A90CDC">
        <w:rPr>
          <w:rFonts w:hint="eastAsia"/>
          <w:rtl/>
        </w:rPr>
        <w:t>ושי</w:t>
      </w:r>
      <w:r w:rsidRPr="00A90CDC">
        <w:rPr>
          <w:rFonts w:hint="eastAsia"/>
          <w:rtl/>
        </w:rPr>
        <w:t>סרב</w:t>
      </w:r>
      <w:r w:rsidRPr="00A90CDC">
        <w:rPr>
          <w:rtl/>
        </w:rPr>
        <w:t xml:space="preserve"> לדבר איתה בכל שפה אחרת</w:t>
      </w:r>
      <w:r w:rsidR="00661A98">
        <w:rPr>
          <w:rFonts w:hint="cs"/>
          <w:rtl/>
        </w:rPr>
        <w:t>]</w:t>
      </w:r>
      <w:r w:rsidRPr="00A90CDC">
        <w:rPr>
          <w:rtl/>
        </w:rPr>
        <w:t xml:space="preserve">. </w:t>
      </w:r>
      <w:r w:rsidR="00E23174" w:rsidRPr="00A90CDC">
        <w:rPr>
          <w:rtl/>
        </w:rPr>
        <w:t>"</w:t>
      </w:r>
      <w:r w:rsidRPr="00A90CDC">
        <w:rPr>
          <w:rFonts w:hint="eastAsia"/>
          <w:rtl/>
        </w:rPr>
        <w:t>תראה</w:t>
      </w:r>
      <w:r w:rsidRPr="00A90CDC">
        <w:rPr>
          <w:rtl/>
        </w:rPr>
        <w:t xml:space="preserve"> </w:t>
      </w:r>
      <w:r w:rsidRPr="00A90CDC">
        <w:rPr>
          <w:rFonts w:hint="eastAsia"/>
          <w:rtl/>
        </w:rPr>
        <w:t>מה</w:t>
      </w:r>
      <w:r w:rsidRPr="00A90CDC">
        <w:rPr>
          <w:rtl/>
        </w:rPr>
        <w:t xml:space="preserve"> </w:t>
      </w:r>
      <w:r w:rsidRPr="00A90CDC">
        <w:rPr>
          <w:rFonts w:hint="eastAsia"/>
          <w:rtl/>
        </w:rPr>
        <w:t>עשיתי</w:t>
      </w:r>
      <w:r w:rsidRPr="00A90CDC">
        <w:rPr>
          <w:rtl/>
        </w:rPr>
        <w:t>!</w:t>
      </w:r>
      <w:r w:rsidR="00E23174" w:rsidRPr="00A90CDC">
        <w:rPr>
          <w:rtl/>
        </w:rPr>
        <w:t>"</w:t>
      </w:r>
      <w:r w:rsidRPr="00A90CDC">
        <w:rPr>
          <w:rtl/>
        </w:rPr>
        <w:t xml:space="preserve"> היא </w:t>
      </w:r>
      <w:r w:rsidR="00B17C56" w:rsidRPr="00B17C56">
        <w:rPr>
          <w:rFonts w:cs="Times New Roman"/>
          <w:rtl/>
        </w:rPr>
        <w:t>הושיט</w:t>
      </w:r>
      <w:r w:rsidR="00B94D51" w:rsidRPr="00A90CDC">
        <w:rPr>
          <w:rFonts w:hint="eastAsia"/>
          <w:rtl/>
        </w:rPr>
        <w:t>ה</w:t>
      </w:r>
      <w:r w:rsidR="00B94D51" w:rsidRPr="00A90CDC">
        <w:rPr>
          <w:rtl/>
        </w:rPr>
        <w:t xml:space="preserve"> </w:t>
      </w:r>
      <w:r w:rsidR="00B17C56">
        <w:rPr>
          <w:rFonts w:hint="cs"/>
          <w:rtl/>
        </w:rPr>
        <w:t xml:space="preserve">לו </w:t>
      </w:r>
      <w:r w:rsidRPr="00A90CDC">
        <w:rPr>
          <w:rFonts w:hint="eastAsia"/>
          <w:rtl/>
        </w:rPr>
        <w:t>ציור</w:t>
      </w:r>
      <w:r w:rsidRPr="00A90CDC">
        <w:rPr>
          <w:rtl/>
        </w:rPr>
        <w:t xml:space="preserve"> חדש של דמות</w:t>
      </w:r>
      <w:r w:rsidR="007A45A0">
        <w:rPr>
          <w:rFonts w:hint="cs"/>
          <w:rtl/>
        </w:rPr>
        <w:t xml:space="preserve"> </w:t>
      </w:r>
      <w:r w:rsidRPr="00A90CDC">
        <w:rPr>
          <w:rtl/>
        </w:rPr>
        <w:t xml:space="preserve">אנימה </w:t>
      </w:r>
      <w:r w:rsidR="00A82829">
        <w:rPr>
          <w:rFonts w:hint="cs"/>
          <w:rtl/>
        </w:rPr>
        <w:t>[</w:t>
      </w:r>
      <w:r w:rsidRPr="00A90CDC">
        <w:rPr>
          <w:rtl/>
        </w:rPr>
        <w:t>בסגנון שהמציאה, ריבועי מעט</w:t>
      </w:r>
      <w:r w:rsidR="00A82829">
        <w:rPr>
          <w:rFonts w:hint="cs"/>
          <w:rtl/>
        </w:rPr>
        <w:t>]</w:t>
      </w:r>
      <w:r w:rsidRPr="00A90CDC">
        <w:rPr>
          <w:rtl/>
        </w:rPr>
        <w:t xml:space="preserve">. </w:t>
      </w:r>
      <w:r w:rsidR="00E23174" w:rsidRPr="00A90CDC">
        <w:rPr>
          <w:rFonts w:hint="eastAsia"/>
          <w:rtl/>
        </w:rPr>
        <w:t>הוא</w:t>
      </w:r>
      <w:r w:rsidR="00E23174" w:rsidRPr="00A90CDC">
        <w:rPr>
          <w:rtl/>
        </w:rPr>
        <w:t xml:space="preserve"> </w:t>
      </w:r>
      <w:r w:rsidR="00E23174" w:rsidRPr="00A90CDC">
        <w:rPr>
          <w:rFonts w:hint="eastAsia"/>
          <w:rtl/>
        </w:rPr>
        <w:t>הבטיח</w:t>
      </w:r>
      <w:r w:rsidR="00E23174" w:rsidRPr="00A90CDC">
        <w:rPr>
          <w:rtl/>
        </w:rPr>
        <w:t xml:space="preserve"> </w:t>
      </w:r>
      <w:r w:rsidR="00E23174" w:rsidRPr="00A90CDC">
        <w:rPr>
          <w:rFonts w:hint="eastAsia"/>
          <w:rtl/>
        </w:rPr>
        <w:t>שי</w:t>
      </w:r>
      <w:r w:rsidR="007B472E" w:rsidRPr="00A90CDC">
        <w:rPr>
          <w:rFonts w:hint="eastAsia"/>
          <w:rtl/>
        </w:rPr>
        <w:t>צייר</w:t>
      </w:r>
      <w:r w:rsidR="007B472E" w:rsidRPr="00A90CDC">
        <w:rPr>
          <w:rtl/>
        </w:rPr>
        <w:t xml:space="preserve"> </w:t>
      </w:r>
      <w:r w:rsidR="007B472E" w:rsidRPr="00A90CDC">
        <w:rPr>
          <w:rFonts w:hint="eastAsia"/>
          <w:rtl/>
        </w:rPr>
        <w:t>עבורה</w:t>
      </w:r>
      <w:r w:rsidR="007B472E" w:rsidRPr="00A90CDC">
        <w:rPr>
          <w:rtl/>
        </w:rPr>
        <w:t xml:space="preserve"> </w:t>
      </w:r>
      <w:r w:rsidR="007B472E" w:rsidRPr="00A90CDC">
        <w:rPr>
          <w:rFonts w:hint="eastAsia"/>
          <w:rtl/>
        </w:rPr>
        <w:t>את</w:t>
      </w:r>
      <w:r w:rsidR="007B472E" w:rsidRPr="00A90CDC">
        <w:rPr>
          <w:rtl/>
        </w:rPr>
        <w:t xml:space="preserve"> </w:t>
      </w:r>
      <w:r w:rsidR="007B472E" w:rsidRPr="00A90CDC">
        <w:rPr>
          <w:rFonts w:hint="eastAsia"/>
          <w:rtl/>
        </w:rPr>
        <w:t>חברהּ</w:t>
      </w:r>
      <w:r w:rsidR="007B472E" w:rsidRPr="00A90CDC">
        <w:rPr>
          <w:rtl/>
        </w:rPr>
        <w:t xml:space="preserve"> </w:t>
      </w:r>
      <w:r w:rsidR="007B472E" w:rsidRPr="00A90CDC">
        <w:rPr>
          <w:rFonts w:hint="eastAsia"/>
          <w:rtl/>
        </w:rPr>
        <w:t>הטוב</w:t>
      </w:r>
      <w:r w:rsidR="007B472E" w:rsidRPr="00A90CDC">
        <w:rPr>
          <w:rtl/>
        </w:rPr>
        <w:t xml:space="preserve"> </w:t>
      </w:r>
      <w:r w:rsidR="007B472E" w:rsidRPr="00A90CDC">
        <w:rPr>
          <w:rFonts w:hint="eastAsia"/>
          <w:rtl/>
        </w:rPr>
        <w:t>של</w:t>
      </w:r>
      <w:r w:rsidR="007B472E" w:rsidRPr="00A90CDC">
        <w:rPr>
          <w:rtl/>
        </w:rPr>
        <w:t xml:space="preserve"> </w:t>
      </w:r>
      <w:r w:rsidR="007B472E" w:rsidRPr="00A90CDC">
        <w:rPr>
          <w:rFonts w:hint="eastAsia"/>
          <w:rtl/>
        </w:rPr>
        <w:t>הדמות</w:t>
      </w:r>
      <w:r w:rsidR="00E23174" w:rsidRPr="00A90CDC">
        <w:rPr>
          <w:rtl/>
        </w:rPr>
        <w:t xml:space="preserve">, אבל לא </w:t>
      </w:r>
      <w:r w:rsidR="00E474F5" w:rsidRPr="00A90CDC">
        <w:rPr>
          <w:rFonts w:hint="eastAsia"/>
          <w:rtl/>
        </w:rPr>
        <w:t>כעת</w:t>
      </w:r>
      <w:r w:rsidR="00E474F5" w:rsidRPr="00A90CDC">
        <w:rPr>
          <w:rtl/>
        </w:rPr>
        <w:t>.</w:t>
      </w:r>
      <w:r w:rsidR="00E23174" w:rsidRPr="00A90CDC">
        <w:rPr>
          <w:rtl/>
        </w:rPr>
        <w:t xml:space="preserve"> </w:t>
      </w:r>
    </w:p>
    <w:p w14:paraId="711F7A01" w14:textId="3E9F6AF5" w:rsidR="004627AB" w:rsidRPr="00A90CDC" w:rsidRDefault="00E91E24" w:rsidP="005103C9">
      <w:pPr>
        <w:rPr>
          <w:rtl/>
        </w:rPr>
      </w:pPr>
      <w:r w:rsidRPr="00A90CDC">
        <w:rPr>
          <w:rFonts w:hint="eastAsia"/>
          <w:rtl/>
        </w:rPr>
        <w:t>הדוד</w:t>
      </w:r>
      <w:r w:rsidRPr="00A90CDC">
        <w:rPr>
          <w:rtl/>
        </w:rPr>
        <w:t xml:space="preserve"> </w:t>
      </w:r>
      <w:r w:rsidR="00D9664D">
        <w:rPr>
          <w:rFonts w:hint="cs"/>
          <w:rtl/>
        </w:rPr>
        <w:t>רחץ</w:t>
      </w:r>
      <w:r w:rsidRPr="00A90CDC">
        <w:rPr>
          <w:rtl/>
        </w:rPr>
        <w:t xml:space="preserve"> ב</w:t>
      </w:r>
      <w:r w:rsidR="00B36302">
        <w:rPr>
          <w:rFonts w:hint="cs"/>
          <w:rtl/>
        </w:rPr>
        <w:t>חדר ה</w:t>
      </w:r>
      <w:r w:rsidRPr="00A90CDC">
        <w:rPr>
          <w:rtl/>
        </w:rPr>
        <w:t xml:space="preserve">אמבטיה </w:t>
      </w:r>
      <w:r w:rsidR="00D9664D">
        <w:rPr>
          <w:rFonts w:hint="cs"/>
          <w:rtl/>
        </w:rPr>
        <w:t>את</w:t>
      </w:r>
      <w:r w:rsidRPr="00A90CDC">
        <w:rPr>
          <w:rtl/>
        </w:rPr>
        <w:t xml:space="preserve"> </w:t>
      </w:r>
      <w:r w:rsidR="00911B5B" w:rsidRPr="00A90CDC">
        <w:rPr>
          <w:rFonts w:hint="eastAsia"/>
          <w:rtl/>
        </w:rPr>
        <w:t>בת</w:t>
      </w:r>
      <w:r w:rsidR="00042532" w:rsidRPr="00A90CDC">
        <w:rPr>
          <w:rtl/>
        </w:rPr>
        <w:t>-</w:t>
      </w:r>
      <w:r w:rsidR="00C955F6" w:rsidRPr="00A90CDC">
        <w:rPr>
          <w:rFonts w:hint="eastAsia"/>
          <w:rtl/>
        </w:rPr>
        <w:t>גל</w:t>
      </w:r>
      <w:r w:rsidRPr="00A90CDC">
        <w:rPr>
          <w:rtl/>
        </w:rPr>
        <w:t xml:space="preserve"> הקטנה ו</w:t>
      </w:r>
      <w:r w:rsidR="00B94D51" w:rsidRPr="00A90CDC">
        <w:rPr>
          <w:rFonts w:hint="eastAsia"/>
          <w:rtl/>
        </w:rPr>
        <w:t>אלכס</w:t>
      </w:r>
      <w:r w:rsidR="00B94D51" w:rsidRPr="00A90CDC">
        <w:rPr>
          <w:rtl/>
        </w:rPr>
        <w:t xml:space="preserve"> </w:t>
      </w:r>
      <w:r w:rsidRPr="00A90CDC">
        <w:rPr>
          <w:rFonts w:hint="eastAsia"/>
          <w:rtl/>
        </w:rPr>
        <w:t>יצא</w:t>
      </w:r>
      <w:r w:rsidR="00043B91" w:rsidRPr="00A90CDC">
        <w:rPr>
          <w:rtl/>
        </w:rPr>
        <w:t xml:space="preserve"> עם יסמין</w:t>
      </w:r>
      <w:r w:rsidRPr="00A90CDC">
        <w:rPr>
          <w:rtl/>
        </w:rPr>
        <w:t xml:space="preserve"> בלי לה</w:t>
      </w:r>
      <w:r w:rsidR="007A45A0">
        <w:rPr>
          <w:rFonts w:hint="cs"/>
          <w:rtl/>
        </w:rPr>
        <w:t>י</w:t>
      </w:r>
      <w:r w:rsidRPr="00A90CDC">
        <w:rPr>
          <w:rtl/>
        </w:rPr>
        <w:t>פרד מאיש</w:t>
      </w:r>
      <w:r w:rsidR="004627AB" w:rsidRPr="00A90CDC">
        <w:rPr>
          <w:rtl/>
        </w:rPr>
        <w:t>.</w:t>
      </w:r>
    </w:p>
    <w:p w14:paraId="5F9871BF" w14:textId="3D2B9E57" w:rsidR="004627AB" w:rsidRPr="00A90CDC" w:rsidRDefault="00A82829" w:rsidP="00E607A8">
      <w:pPr>
        <w:rPr>
          <w:rtl/>
        </w:rPr>
      </w:pPr>
      <w:bookmarkStart w:id="399" w:name="_Hlk502353749"/>
      <w:bookmarkEnd w:id="398"/>
      <w:r>
        <w:rPr>
          <w:rFonts w:cs="Times New Roman" w:hint="cs"/>
          <w:rtl/>
        </w:rPr>
        <w:t>"</w:t>
      </w:r>
      <w:r w:rsidR="00593F16" w:rsidRPr="00A90CDC">
        <w:rPr>
          <w:rFonts w:cs="Times New Roman" w:hint="eastAsia"/>
          <w:rtl/>
        </w:rPr>
        <w:t>ארקדי</w:t>
      </w:r>
      <w:r w:rsidR="00593F16" w:rsidRPr="00A90CDC">
        <w:rPr>
          <w:rFonts w:cs="Times New Roman"/>
          <w:rtl/>
        </w:rPr>
        <w:t xml:space="preserve"> </w:t>
      </w:r>
      <w:r w:rsidR="00593F16" w:rsidRPr="00A90CDC">
        <w:rPr>
          <w:rFonts w:cs="Times New Roman" w:hint="eastAsia"/>
          <w:rtl/>
        </w:rPr>
        <w:t>חולה</w:t>
      </w:r>
      <w:r w:rsidR="00E23174" w:rsidRPr="00A90CDC">
        <w:rPr>
          <w:rFonts w:cs="Times New Roman"/>
          <w:rtl/>
        </w:rPr>
        <w:t>,</w:t>
      </w:r>
      <w:r>
        <w:rPr>
          <w:rFonts w:cs="Times New Roman" w:hint="cs"/>
          <w:rtl/>
        </w:rPr>
        <w:t>"</w:t>
      </w:r>
      <w:r w:rsidR="00E23174" w:rsidRPr="00A90CDC">
        <w:rPr>
          <w:rFonts w:cs="Times New Roman"/>
          <w:rtl/>
        </w:rPr>
        <w:t xml:space="preserve"> אלכס אמר ליסמי</w:t>
      </w:r>
      <w:r w:rsidR="00E23174" w:rsidRPr="00A90CDC">
        <w:rPr>
          <w:rFonts w:cs="Times New Roman" w:hint="eastAsia"/>
          <w:rtl/>
        </w:rPr>
        <w:t>ן</w:t>
      </w:r>
      <w:r w:rsidR="007A45A0">
        <w:rPr>
          <w:rFonts w:cs="Times New Roman" w:hint="cs"/>
          <w:rtl/>
        </w:rPr>
        <w:t>.</w:t>
      </w:r>
      <w:r w:rsidR="00593F16" w:rsidRPr="00A90CDC">
        <w:rPr>
          <w:rFonts w:cs="Times New Roman"/>
          <w:rtl/>
        </w:rPr>
        <w:t xml:space="preserve"> </w:t>
      </w:r>
      <w:r w:rsidR="00E23174" w:rsidRPr="00A90CDC">
        <w:rPr>
          <w:rFonts w:cs="Times New Roman" w:hint="eastAsia"/>
          <w:rtl/>
        </w:rPr>
        <w:t>הוא</w:t>
      </w:r>
      <w:r w:rsidR="00593F16" w:rsidRPr="00A90CDC">
        <w:rPr>
          <w:rFonts w:cs="Times New Roman"/>
          <w:rtl/>
        </w:rPr>
        <w:t xml:space="preserve"> </w:t>
      </w:r>
      <w:r w:rsidR="00593F16" w:rsidRPr="00A90CDC">
        <w:rPr>
          <w:rFonts w:cs="Times New Roman" w:hint="eastAsia"/>
          <w:rtl/>
        </w:rPr>
        <w:t>השתמש</w:t>
      </w:r>
      <w:r w:rsidR="00593F16" w:rsidRPr="00A90CDC">
        <w:rPr>
          <w:rFonts w:cs="Times New Roman"/>
          <w:rtl/>
        </w:rPr>
        <w:t xml:space="preserve"> באחד </w:t>
      </w:r>
      <w:r w:rsidR="00593F16" w:rsidRPr="00A90CDC">
        <w:rPr>
          <w:rFonts w:cs="Times New Roman" w:hint="eastAsia"/>
          <w:rtl/>
        </w:rPr>
        <w:t>הביטויים</w:t>
      </w:r>
      <w:r w:rsidR="00593F16" w:rsidRPr="00A90CDC">
        <w:rPr>
          <w:rFonts w:cs="Times New Roman"/>
          <w:rtl/>
        </w:rPr>
        <w:t xml:space="preserve"> </w:t>
      </w:r>
      <w:r w:rsidR="00593F16" w:rsidRPr="00A90CDC">
        <w:rPr>
          <w:rFonts w:cs="Times New Roman" w:hint="eastAsia"/>
          <w:rtl/>
        </w:rPr>
        <w:t>שהצחיק</w:t>
      </w:r>
      <w:r w:rsidR="00E23174" w:rsidRPr="00A90CDC">
        <w:rPr>
          <w:rFonts w:cs="Times New Roman" w:hint="eastAsia"/>
          <w:rtl/>
        </w:rPr>
        <w:t>ו</w:t>
      </w:r>
      <w:r w:rsidR="00593F16" w:rsidRPr="00A90CDC">
        <w:rPr>
          <w:rFonts w:cs="Times New Roman"/>
          <w:rtl/>
        </w:rPr>
        <w:t xml:space="preserve"> אותה</w:t>
      </w:r>
      <w:r w:rsidR="00C90C6C">
        <w:rPr>
          <w:rFonts w:cs="Times New Roman"/>
          <w:rtl/>
        </w:rPr>
        <w:t xml:space="preserve"> מאוד </w:t>
      </w:r>
      <w:r w:rsidR="007B472E" w:rsidRPr="00A90CDC">
        <w:rPr>
          <w:rFonts w:cs="Times New Roman" w:hint="eastAsia"/>
          <w:rtl/>
        </w:rPr>
        <w:t>בעבר</w:t>
      </w:r>
      <w:r w:rsidR="00593F16" w:rsidRPr="00A90CDC">
        <w:rPr>
          <w:rFonts w:cs="Times New Roman"/>
          <w:rtl/>
        </w:rPr>
        <w:t xml:space="preserve">, </w:t>
      </w:r>
      <w:r w:rsidR="007A45A0">
        <w:rPr>
          <w:rFonts w:cs="Times New Roman" w:hint="cs"/>
          <w:rtl/>
        </w:rPr>
        <w:t>'</w:t>
      </w:r>
      <w:r w:rsidR="00593F16" w:rsidRPr="00A90CDC">
        <w:t>He is poorly</w:t>
      </w:r>
      <w:r w:rsidR="007A45A0">
        <w:rPr>
          <w:rFonts w:hint="cs"/>
          <w:rtl/>
        </w:rPr>
        <w:t>'</w:t>
      </w:r>
      <w:r w:rsidR="00593F16" w:rsidRPr="00A90CDC">
        <w:rPr>
          <w:rFonts w:cs="Times New Roman"/>
          <w:rtl/>
        </w:rPr>
        <w:t xml:space="preserve">, </w:t>
      </w:r>
      <w:r w:rsidR="00593F16" w:rsidRPr="00A90CDC">
        <w:rPr>
          <w:rFonts w:cs="Times New Roman" w:hint="eastAsia"/>
          <w:rtl/>
        </w:rPr>
        <w:t>אבל</w:t>
      </w:r>
      <w:r w:rsidR="00593F16" w:rsidRPr="00A90CDC">
        <w:rPr>
          <w:rFonts w:cs="Times New Roman"/>
          <w:rtl/>
        </w:rPr>
        <w:t xml:space="preserve"> </w:t>
      </w:r>
      <w:r w:rsidR="00593F16" w:rsidRPr="00A90CDC">
        <w:rPr>
          <w:rFonts w:cs="Times New Roman" w:hint="eastAsia"/>
          <w:rtl/>
        </w:rPr>
        <w:t>הפעם</w:t>
      </w:r>
      <w:r w:rsidR="007A45A0">
        <w:rPr>
          <w:rFonts w:cs="Times New Roman" w:hint="cs"/>
          <w:rtl/>
        </w:rPr>
        <w:t xml:space="preserve"> היא</w:t>
      </w:r>
      <w:r w:rsidR="00593F16" w:rsidRPr="00A90CDC">
        <w:rPr>
          <w:rFonts w:cs="Times New Roman"/>
          <w:rtl/>
        </w:rPr>
        <w:t xml:space="preserve"> </w:t>
      </w:r>
      <w:r w:rsidR="00593F16" w:rsidRPr="00A90CDC">
        <w:rPr>
          <w:rFonts w:cs="Times New Roman" w:hint="eastAsia"/>
          <w:rtl/>
        </w:rPr>
        <w:t>אפילו</w:t>
      </w:r>
      <w:r w:rsidR="00593F16" w:rsidRPr="00A90CDC">
        <w:rPr>
          <w:rFonts w:cs="Times New Roman"/>
          <w:rtl/>
        </w:rPr>
        <w:t xml:space="preserve"> </w:t>
      </w:r>
      <w:r w:rsidR="00593F16" w:rsidRPr="00A90CDC">
        <w:rPr>
          <w:rFonts w:cs="Times New Roman" w:hint="eastAsia"/>
          <w:rtl/>
        </w:rPr>
        <w:t>לא</w:t>
      </w:r>
      <w:r w:rsidR="00593F16" w:rsidRPr="00A90CDC">
        <w:rPr>
          <w:rFonts w:cs="Times New Roman"/>
          <w:rtl/>
        </w:rPr>
        <w:t xml:space="preserve"> </w:t>
      </w:r>
      <w:r w:rsidR="00593F16" w:rsidRPr="00A90CDC">
        <w:rPr>
          <w:rFonts w:cs="Times New Roman" w:hint="eastAsia"/>
          <w:rtl/>
        </w:rPr>
        <w:t>חייכה</w:t>
      </w:r>
      <w:r w:rsidR="00593F16" w:rsidRPr="00A90CDC">
        <w:rPr>
          <w:rFonts w:cs="Times New Roman"/>
          <w:rtl/>
        </w:rPr>
        <w:t>.</w:t>
      </w:r>
      <w:bookmarkEnd w:id="399"/>
      <w:r w:rsidR="00E607A8" w:rsidRPr="00A90CDC">
        <w:rPr>
          <w:rFonts w:cs="Times New Roman"/>
          <w:rtl/>
        </w:rPr>
        <w:t xml:space="preserve"> </w:t>
      </w:r>
      <w:r w:rsidR="004627AB" w:rsidRPr="00A90CDC">
        <w:rPr>
          <w:rtl/>
        </w:rPr>
        <w:t>ה</w:t>
      </w:r>
      <w:r w:rsidR="001774F8" w:rsidRPr="00A90CDC">
        <w:rPr>
          <w:rFonts w:hint="eastAsia"/>
          <w:rtl/>
        </w:rPr>
        <w:t>יא</w:t>
      </w:r>
      <w:r w:rsidR="001774F8" w:rsidRPr="00A90CDC">
        <w:rPr>
          <w:rtl/>
        </w:rPr>
        <w:t xml:space="preserve"> </w:t>
      </w:r>
      <w:r w:rsidR="001774F8" w:rsidRPr="00A90CDC">
        <w:rPr>
          <w:rFonts w:hint="eastAsia"/>
          <w:rtl/>
        </w:rPr>
        <w:t>עמדה</w:t>
      </w:r>
      <w:r w:rsidR="001774F8" w:rsidRPr="00A90CDC">
        <w:rPr>
          <w:rtl/>
        </w:rPr>
        <w:t xml:space="preserve"> </w:t>
      </w:r>
      <w:r w:rsidR="001774F8" w:rsidRPr="00A90CDC">
        <w:rPr>
          <w:rFonts w:hint="eastAsia"/>
          <w:rtl/>
        </w:rPr>
        <w:t>מולו</w:t>
      </w:r>
      <w:r w:rsidR="004627AB" w:rsidRPr="00A90CDC">
        <w:rPr>
          <w:rtl/>
        </w:rPr>
        <w:t xml:space="preserve"> בחדר המדרגות</w:t>
      </w:r>
      <w:r w:rsidR="001774F8" w:rsidRPr="00A90CDC">
        <w:rPr>
          <w:rtl/>
        </w:rPr>
        <w:t xml:space="preserve">, </w:t>
      </w:r>
      <w:r w:rsidR="001774F8" w:rsidRPr="00A90CDC">
        <w:rPr>
          <w:rFonts w:hint="eastAsia"/>
          <w:rtl/>
        </w:rPr>
        <w:t>כאילו</w:t>
      </w:r>
      <w:r w:rsidR="001774F8" w:rsidRPr="00A90CDC">
        <w:rPr>
          <w:rtl/>
        </w:rPr>
        <w:t xml:space="preserve"> </w:t>
      </w:r>
      <w:r w:rsidR="001774F8" w:rsidRPr="00A90CDC">
        <w:rPr>
          <w:rFonts w:hint="eastAsia"/>
          <w:rtl/>
        </w:rPr>
        <w:t>הליכתה</w:t>
      </w:r>
      <w:r w:rsidR="001774F8" w:rsidRPr="00A90CDC">
        <w:rPr>
          <w:rtl/>
        </w:rPr>
        <w:t xml:space="preserve"> </w:t>
      </w:r>
      <w:r w:rsidR="001774F8" w:rsidRPr="00A90CDC">
        <w:rPr>
          <w:rFonts w:hint="eastAsia"/>
          <w:rtl/>
        </w:rPr>
        <w:t>בעקבותיו</w:t>
      </w:r>
      <w:r w:rsidR="001774F8" w:rsidRPr="00A90CDC">
        <w:rPr>
          <w:rtl/>
        </w:rPr>
        <w:t xml:space="preserve"> </w:t>
      </w:r>
      <w:r w:rsidR="001774F8" w:rsidRPr="00A90CDC">
        <w:rPr>
          <w:rFonts w:hint="eastAsia"/>
          <w:rtl/>
        </w:rPr>
        <w:t>לא</w:t>
      </w:r>
      <w:r w:rsidR="001774F8" w:rsidRPr="00A90CDC">
        <w:rPr>
          <w:rtl/>
        </w:rPr>
        <w:t xml:space="preserve"> </w:t>
      </w:r>
      <w:r w:rsidR="001C5A04">
        <w:rPr>
          <w:rFonts w:hint="eastAsia"/>
          <w:rtl/>
        </w:rPr>
        <w:t>הייתה</w:t>
      </w:r>
      <w:r w:rsidR="001774F8" w:rsidRPr="00A90CDC">
        <w:rPr>
          <w:rtl/>
        </w:rPr>
        <w:t xml:space="preserve"> </w:t>
      </w:r>
      <w:r w:rsidR="001774F8" w:rsidRPr="00A90CDC">
        <w:rPr>
          <w:rFonts w:hint="eastAsia"/>
          <w:rtl/>
        </w:rPr>
        <w:t>מובטחת</w:t>
      </w:r>
      <w:r w:rsidR="004627AB" w:rsidRPr="00A90CDC">
        <w:rPr>
          <w:rtl/>
        </w:rPr>
        <w:t>. "היית</w:t>
      </w:r>
      <w:r w:rsidR="00E607A8" w:rsidRPr="00A90CDC">
        <w:rPr>
          <w:rtl/>
        </w:rPr>
        <w:t xml:space="preserve"> אצלו כל הערב</w:t>
      </w:r>
      <w:r w:rsidR="004627AB" w:rsidRPr="00A90CDC">
        <w:rPr>
          <w:rtl/>
        </w:rPr>
        <w:t>?" היא לא רצתה לחקור, היא לא רצתה להאשים, אבל לא הצליחה להתגבר על עצמה.</w:t>
      </w:r>
    </w:p>
    <w:p w14:paraId="7650901D" w14:textId="75004141" w:rsidR="004627AB" w:rsidRPr="00CD067C" w:rsidRDefault="000C5FC6" w:rsidP="001774F8">
      <w:pPr>
        <w:rPr>
          <w:rtl/>
        </w:rPr>
      </w:pPr>
      <w:r w:rsidRPr="000C5FC6">
        <w:rPr>
          <w:rFonts w:cs="Times New Roman"/>
          <w:rtl/>
        </w:rPr>
        <w:t>אלכס</w:t>
      </w:r>
      <w:r w:rsidR="009E4E9D" w:rsidRPr="009E4E9D">
        <w:rPr>
          <w:rFonts w:cs="Times New Roman"/>
          <w:rtl/>
        </w:rPr>
        <w:t xml:space="preserve"> </w:t>
      </w:r>
      <w:r w:rsidR="009E4E9D" w:rsidRPr="000C5FC6">
        <w:rPr>
          <w:rFonts w:cs="Times New Roman"/>
          <w:rtl/>
        </w:rPr>
        <w:t>הביט</w:t>
      </w:r>
      <w:r w:rsidRPr="000C5FC6">
        <w:rPr>
          <w:rFonts w:cs="Times New Roman"/>
          <w:rtl/>
        </w:rPr>
        <w:t xml:space="preserve"> </w:t>
      </w:r>
      <w:r w:rsidR="009E4E9D" w:rsidRPr="000C5FC6">
        <w:rPr>
          <w:rFonts w:cs="Times New Roman"/>
          <w:rtl/>
        </w:rPr>
        <w:t xml:space="preserve">נדהם </w:t>
      </w:r>
      <w:r w:rsidRPr="000C5FC6">
        <w:rPr>
          <w:rFonts w:cs="Times New Roman"/>
          <w:rtl/>
        </w:rPr>
        <w:t>בדמעותיה</w:t>
      </w:r>
      <w:r w:rsidR="007A45A0">
        <w:rPr>
          <w:rFonts w:cs="Times New Roman" w:hint="cs"/>
          <w:rtl/>
        </w:rPr>
        <w:t>.</w:t>
      </w:r>
      <w:r w:rsidRPr="000C5FC6">
        <w:rPr>
          <w:rFonts w:cs="Times New Roman"/>
          <w:rtl/>
        </w:rPr>
        <w:t xml:space="preserve"> הואטרוּשקה, החמה עדיין, שאימו החורגת של ארקדי תחבה לידו כשנפרד מהם </w:t>
      </w:r>
      <w:r w:rsidR="007A45A0">
        <w:rPr>
          <w:rFonts w:cs="Times New Roman" w:hint="cs"/>
          <w:rtl/>
        </w:rPr>
        <w:t>ה</w:t>
      </w:r>
      <w:r w:rsidRPr="000C5FC6">
        <w:rPr>
          <w:rFonts w:cs="Times New Roman"/>
          <w:rtl/>
        </w:rPr>
        <w:t>תפורר</w:t>
      </w:r>
      <w:r w:rsidR="007A45A0">
        <w:rPr>
          <w:rFonts w:cs="Times New Roman" w:hint="cs"/>
          <w:rtl/>
        </w:rPr>
        <w:t>ה</w:t>
      </w:r>
      <w:r w:rsidRPr="000C5FC6">
        <w:rPr>
          <w:rFonts w:cs="Times New Roman"/>
          <w:rtl/>
        </w:rPr>
        <w:t xml:space="preserve"> בידו</w:t>
      </w:r>
      <w:r w:rsidR="004627AB" w:rsidRPr="00A90CDC">
        <w:rPr>
          <w:rtl/>
        </w:rPr>
        <w:t>.</w:t>
      </w:r>
      <w:r w:rsidR="004627AB" w:rsidRPr="00CD067C">
        <w:rPr>
          <w:rtl/>
        </w:rPr>
        <w:t xml:space="preserve"> "אני מצטער," הוא ליטף את </w:t>
      </w:r>
      <w:r w:rsidR="00922255">
        <w:rPr>
          <w:rtl/>
        </w:rPr>
        <w:t>שערה</w:t>
      </w:r>
      <w:r w:rsidR="004627AB" w:rsidRPr="00CD067C">
        <w:rPr>
          <w:rtl/>
        </w:rPr>
        <w:t>, "זה לא יקרה יותר."</w:t>
      </w:r>
    </w:p>
    <w:p w14:paraId="0BB59FAD" w14:textId="7AA2402B" w:rsidR="004627AB" w:rsidRDefault="004627AB" w:rsidP="00250000">
      <w:pPr>
        <w:rPr>
          <w:rtl/>
        </w:rPr>
      </w:pPr>
      <w:r w:rsidRPr="00CD067C">
        <w:rPr>
          <w:rtl/>
        </w:rPr>
        <w:t xml:space="preserve">אבל </w:t>
      </w:r>
      <w:r w:rsidR="00B17C56">
        <w:rPr>
          <w:rFonts w:hint="cs"/>
          <w:rtl/>
        </w:rPr>
        <w:t>[</w:t>
      </w:r>
      <w:r w:rsidRPr="00CD067C">
        <w:rPr>
          <w:rtl/>
        </w:rPr>
        <w:t>לא היה עוד דבר לעשות</w:t>
      </w:r>
      <w:r w:rsidR="00E91E24">
        <w:rPr>
          <w:rFonts w:hint="cs"/>
          <w:rtl/>
        </w:rPr>
        <w:t>ו</w:t>
      </w:r>
      <w:r w:rsidRPr="00CD067C">
        <w:rPr>
          <w:rtl/>
        </w:rPr>
        <w:t>.</w:t>
      </w:r>
      <w:r w:rsidR="00B17C56">
        <w:rPr>
          <w:rFonts w:hint="cs"/>
          <w:rtl/>
        </w:rPr>
        <w:t>]</w:t>
      </w:r>
      <w:r w:rsidR="00483BB1">
        <w:rPr>
          <w:rtl/>
        </w:rPr>
        <w:t xml:space="preserve"> הכול </w:t>
      </w:r>
      <w:r w:rsidRPr="00CD067C">
        <w:rPr>
          <w:rtl/>
        </w:rPr>
        <w:t xml:space="preserve">כבר </w:t>
      </w:r>
      <w:r w:rsidR="006316C7">
        <w:rPr>
          <w:rFonts w:hint="cs"/>
          <w:rtl/>
        </w:rPr>
        <w:t>קרה</w:t>
      </w:r>
      <w:r w:rsidRPr="00CD067C">
        <w:rPr>
          <w:rtl/>
        </w:rPr>
        <w:t>,</w:t>
      </w:r>
      <w:r w:rsidR="00483BB1">
        <w:rPr>
          <w:rtl/>
        </w:rPr>
        <w:t xml:space="preserve"> הכול </w:t>
      </w:r>
      <w:r w:rsidRPr="00CD067C">
        <w:rPr>
          <w:rtl/>
        </w:rPr>
        <w:t>נחתם.</w:t>
      </w:r>
    </w:p>
    <w:p w14:paraId="51BB5C21" w14:textId="329B332B" w:rsidR="00114C7E" w:rsidRDefault="006F51B0" w:rsidP="00250000">
      <w:pPr>
        <w:rPr>
          <w:rtl/>
        </w:rPr>
      </w:pPr>
      <w:r>
        <w:rPr>
          <w:rFonts w:hint="cs"/>
          <w:rtl/>
        </w:rPr>
        <w:t>[</w:t>
      </w:r>
      <w:hyperlink r:id="rId252" w:history="1">
        <w:r w:rsidRPr="006F51B0">
          <w:rPr>
            <w:rStyle w:val="Hyperlink"/>
            <w:rFonts w:hint="cs"/>
            <w:rtl/>
          </w:rPr>
          <w:t>ו</w:t>
        </w:r>
        <w:r w:rsidR="00C43B67">
          <w:rPr>
            <w:rStyle w:val="Hyperlink"/>
            <w:rFonts w:hint="cs"/>
            <w:rtl/>
          </w:rPr>
          <w:t>א</w:t>
        </w:r>
        <w:r w:rsidRPr="006F51B0">
          <w:rPr>
            <w:rStyle w:val="Hyperlink"/>
            <w:rFonts w:hint="cs"/>
            <w:rtl/>
          </w:rPr>
          <w:t>טרושקה</w:t>
        </w:r>
      </w:hyperlink>
      <w:r>
        <w:rPr>
          <w:rFonts w:hint="cs"/>
          <w:rtl/>
        </w:rPr>
        <w:t>]</w:t>
      </w:r>
    </w:p>
    <w:p w14:paraId="1BCA453E" w14:textId="77777777" w:rsidR="00114C7E" w:rsidRDefault="00114C7E" w:rsidP="00250000">
      <w:pPr>
        <w:rPr>
          <w:rtl/>
        </w:rPr>
      </w:pPr>
      <w:r>
        <w:rPr>
          <w:rFonts w:hint="cs"/>
          <w:rtl/>
        </w:rPr>
        <w:t>[צריך שארקדי יתייחס למוט / ליבה עינבר פנימי שנמצא בתוך אלכס....]</w:t>
      </w:r>
    </w:p>
    <w:p w14:paraId="3E434A98" w14:textId="77777777" w:rsidR="00880BF6" w:rsidRDefault="00880BF6" w:rsidP="00880BF6">
      <w:pPr>
        <w:rPr>
          <w:rtl/>
        </w:rPr>
      </w:pPr>
    </w:p>
    <w:p w14:paraId="369186CE" w14:textId="77777777" w:rsidR="008B552F" w:rsidRPr="0044357B" w:rsidRDefault="008B552F" w:rsidP="00D14A18">
      <w:pPr>
        <w:pStyle w:val="Heading2"/>
        <w:rPr>
          <w:rtl/>
        </w:rPr>
      </w:pPr>
      <w:bookmarkStart w:id="400" w:name="_Toc297351113"/>
      <w:bookmarkStart w:id="401" w:name="_Toc322023131"/>
      <w:bookmarkStart w:id="402" w:name="_Toc299174417"/>
      <w:bookmarkStart w:id="403" w:name="_Toc408762856"/>
      <w:r w:rsidRPr="0044357B">
        <w:rPr>
          <w:rtl/>
        </w:rPr>
        <w:t>נחל אלכסנדר</w:t>
      </w:r>
      <w:bookmarkEnd w:id="400"/>
      <w:bookmarkEnd w:id="401"/>
      <w:bookmarkEnd w:id="402"/>
      <w:bookmarkEnd w:id="403"/>
    </w:p>
    <w:p w14:paraId="5A3B79B7" w14:textId="6B23F4F2" w:rsidR="008D116C" w:rsidRDefault="008D116C" w:rsidP="005D08C4">
      <w:pPr>
        <w:rPr>
          <w:rtl/>
        </w:rPr>
      </w:pPr>
      <w:r>
        <w:rPr>
          <w:rFonts w:hint="cs"/>
          <w:rtl/>
        </w:rPr>
        <w:t xml:space="preserve">[סתם מעין </w:t>
      </w:r>
      <w:r>
        <w:t>insight</w:t>
      </w:r>
      <w:r>
        <w:rPr>
          <w:rFonts w:hint="cs"/>
          <w:rtl/>
        </w:rPr>
        <w:t xml:space="preserve"> </w:t>
      </w:r>
      <w:r>
        <w:rPr>
          <w:rtl/>
        </w:rPr>
        <w:t>–</w:t>
      </w:r>
      <w:r>
        <w:rPr>
          <w:rFonts w:hint="cs"/>
          <w:rtl/>
        </w:rPr>
        <w:t xml:space="preserve"> זה נחל אלכסנדר, כלומר יש נחל שאלכס חולק איתו את שמו, וארקדי מפחד מנחל או נהר] </w:t>
      </w:r>
    </w:p>
    <w:p w14:paraId="07ED61A9" w14:textId="1615B7DE" w:rsidR="008B552F" w:rsidRDefault="008B552F" w:rsidP="005D08C4">
      <w:pPr>
        <w:rPr>
          <w:rtl/>
        </w:rPr>
      </w:pPr>
      <w:r>
        <w:rPr>
          <w:rFonts w:hint="cs"/>
          <w:rtl/>
        </w:rPr>
        <w:t>[</w:t>
      </w:r>
      <w:r w:rsidR="00DD6BB7" w:rsidRPr="00DD6BB7">
        <w:rPr>
          <w:rFonts w:cs="Times New Roman"/>
          <w:rtl/>
        </w:rPr>
        <w:t>נחל אלכסנדר - זה היה אירוע שקט לפני ההמולה והבלגנים של מסיבת ההפתעה שאירגנו לו בשכבה בלילה... יסמין לא אירגנה דבר חוץ מההגעה לשם באוטובוס, חצי שעה לאחר שארקדי והדס יגיעו לשם ויסדרו את שולחן ההפתעה.</w:t>
      </w:r>
      <w:r>
        <w:rPr>
          <w:rFonts w:hint="cs"/>
          <w:rtl/>
        </w:rPr>
        <w:t>]</w:t>
      </w:r>
    </w:p>
    <w:p w14:paraId="38C8352F" w14:textId="74FA4732" w:rsidR="008B552F" w:rsidRPr="00CD067C" w:rsidRDefault="00B53B52" w:rsidP="005D08C4">
      <w:pPr>
        <w:rPr>
          <w:rtl/>
        </w:rPr>
      </w:pPr>
      <w:r>
        <w:rPr>
          <w:rtl/>
        </w:rPr>
        <w:t>אלכס נולד ב</w:t>
      </w:r>
      <w:r>
        <w:rPr>
          <w:rFonts w:hint="cs"/>
          <w:rtl/>
        </w:rPr>
        <w:t>לילה הארוך</w:t>
      </w:r>
      <w:r w:rsidR="008B552F" w:rsidRPr="00CD067C">
        <w:rPr>
          <w:rtl/>
        </w:rPr>
        <w:t xml:space="preserve"> ביותר בשנה. לכבוד יום הולדתו הש</w:t>
      </w:r>
      <w:r w:rsidR="00EE553A">
        <w:rPr>
          <w:rFonts w:hint="cs"/>
          <w:rtl/>
        </w:rPr>
        <w:t>ישה-</w:t>
      </w:r>
      <w:r w:rsidR="008B552F" w:rsidRPr="00CD067C">
        <w:rPr>
          <w:rtl/>
        </w:rPr>
        <w:t>עש</w:t>
      </w:r>
      <w:r w:rsidR="00EE553A">
        <w:rPr>
          <w:rFonts w:hint="cs"/>
          <w:rtl/>
        </w:rPr>
        <w:t>ר</w:t>
      </w:r>
      <w:r w:rsidR="008B552F" w:rsidRPr="00CD067C">
        <w:rPr>
          <w:rtl/>
        </w:rPr>
        <w:t>, יסמין</w:t>
      </w:r>
      <w:r w:rsidR="00B57D94">
        <w:rPr>
          <w:rFonts w:hint="cs"/>
          <w:rtl/>
        </w:rPr>
        <w:t xml:space="preserve"> </w:t>
      </w:r>
      <w:r w:rsidR="00B57D94" w:rsidRPr="00B57D94">
        <w:rPr>
          <w:rFonts w:cs="Times New Roman"/>
          <w:rtl/>
        </w:rPr>
        <w:t>הזמינה אותו</w:t>
      </w:r>
      <w:r w:rsidR="008B552F" w:rsidRPr="00CD067C">
        <w:rPr>
          <w:rtl/>
        </w:rPr>
        <w:t xml:space="preserve"> </w:t>
      </w:r>
      <w:r w:rsidR="00B57D94">
        <w:rPr>
          <w:rFonts w:hint="cs"/>
          <w:rtl/>
        </w:rPr>
        <w:t>[</w:t>
      </w:r>
      <w:r w:rsidR="005D08C4">
        <w:rPr>
          <w:rFonts w:hint="cs"/>
          <w:rtl/>
        </w:rPr>
        <w:t xml:space="preserve">אירגנה </w:t>
      </w:r>
      <w:r w:rsidR="00091A81">
        <w:rPr>
          <w:rFonts w:hint="cs"/>
          <w:rtl/>
        </w:rPr>
        <w:t xml:space="preserve">הציעה / </w:t>
      </w:r>
      <w:r w:rsidR="008B552F" w:rsidRPr="00CD067C">
        <w:rPr>
          <w:rtl/>
        </w:rPr>
        <w:t>לקחה אותו באוטובוס</w:t>
      </w:r>
      <w:r w:rsidR="005D08C4">
        <w:rPr>
          <w:rFonts w:hint="cs"/>
          <w:rtl/>
        </w:rPr>
        <w:t xml:space="preserve"> ]</w:t>
      </w:r>
      <w:r w:rsidR="008B552F" w:rsidRPr="00CD067C">
        <w:rPr>
          <w:rtl/>
        </w:rPr>
        <w:t xml:space="preserve"> </w:t>
      </w:r>
      <w:r w:rsidR="00B57D94">
        <w:rPr>
          <w:rFonts w:hint="cs"/>
          <w:rtl/>
        </w:rPr>
        <w:t>ל</w:t>
      </w:r>
      <w:r w:rsidR="008B552F" w:rsidRPr="00CD067C">
        <w:rPr>
          <w:rtl/>
        </w:rPr>
        <w:t xml:space="preserve">טיול </w:t>
      </w:r>
      <w:r w:rsidR="00B57D94">
        <w:rPr>
          <w:rFonts w:hint="cs"/>
          <w:rtl/>
        </w:rPr>
        <w:t>ב</w:t>
      </w:r>
      <w:r w:rsidR="008B552F" w:rsidRPr="00CD067C">
        <w:rPr>
          <w:rtl/>
        </w:rPr>
        <w:t>נחל אלכסנדר.</w:t>
      </w:r>
      <w:bookmarkStart w:id="404" w:name="_Hlk502560911"/>
      <w:r w:rsidR="001956FE">
        <w:rPr>
          <w:rFonts w:hint="cs"/>
          <w:rtl/>
        </w:rPr>
        <w:t xml:space="preserve"> </w:t>
      </w:r>
      <w:r w:rsidR="00B57D94" w:rsidRPr="00B57D94">
        <w:rPr>
          <w:rFonts w:cs="Times New Roman"/>
          <w:rtl/>
        </w:rPr>
        <w:t xml:space="preserve">האוטובוס מנתניה הוריד אותם </w:t>
      </w:r>
      <w:r w:rsidR="00EE553A">
        <w:rPr>
          <w:rFonts w:cs="Times New Roman" w:hint="cs"/>
          <w:rtl/>
        </w:rPr>
        <w:t>ב</w:t>
      </w:r>
      <w:r w:rsidR="00B57D94" w:rsidRPr="00B57D94">
        <w:rPr>
          <w:rFonts w:cs="Times New Roman"/>
          <w:rtl/>
        </w:rPr>
        <w:t>מרחק הליכה קצר מ</w:t>
      </w:r>
      <w:r w:rsidR="00D9664D">
        <w:rPr>
          <w:rFonts w:cs="Times New Roman" w:hint="cs"/>
          <w:rtl/>
        </w:rPr>
        <w:t>הנחל</w:t>
      </w:r>
      <w:r w:rsidR="00B57D94" w:rsidRPr="00B57D94">
        <w:rPr>
          <w:rFonts w:cs="Times New Roman"/>
          <w:rtl/>
        </w:rPr>
        <w:t xml:space="preserve">. </w:t>
      </w:r>
      <w:r w:rsidR="00B57D94">
        <w:rPr>
          <w:rFonts w:hint="cs"/>
          <w:rtl/>
        </w:rPr>
        <w:t>[</w:t>
      </w:r>
      <w:r w:rsidR="001956FE" w:rsidRPr="00A90CDC">
        <w:rPr>
          <w:rFonts w:hint="eastAsia"/>
          <w:rtl/>
        </w:rPr>
        <w:t>הם</w:t>
      </w:r>
      <w:r w:rsidR="001956FE" w:rsidRPr="00A90CDC">
        <w:rPr>
          <w:rtl/>
        </w:rPr>
        <w:t xml:space="preserve"> נסעו באוטובוס </w:t>
      </w:r>
      <w:r w:rsidR="0087710F" w:rsidRPr="00A90CDC">
        <w:rPr>
          <w:rFonts w:hint="eastAsia"/>
          <w:rtl/>
        </w:rPr>
        <w:t>והחליפו</w:t>
      </w:r>
      <w:r w:rsidR="0087710F" w:rsidRPr="00A90CDC">
        <w:rPr>
          <w:rtl/>
        </w:rPr>
        <w:t xml:space="preserve"> </w:t>
      </w:r>
      <w:r w:rsidR="0087710F" w:rsidRPr="00A90CDC">
        <w:rPr>
          <w:rFonts w:hint="eastAsia"/>
          <w:rtl/>
        </w:rPr>
        <w:t>קו</w:t>
      </w:r>
      <w:r w:rsidR="001956FE" w:rsidRPr="00A90CDC">
        <w:rPr>
          <w:rtl/>
        </w:rPr>
        <w:t xml:space="preserve"> </w:t>
      </w:r>
      <w:r w:rsidR="0087710F" w:rsidRPr="00A90CDC">
        <w:rPr>
          <w:rFonts w:hint="eastAsia"/>
          <w:rtl/>
        </w:rPr>
        <w:t>ב</w:t>
      </w:r>
      <w:r w:rsidR="001956FE" w:rsidRPr="00A90CDC">
        <w:rPr>
          <w:rFonts w:hint="eastAsia"/>
          <w:rtl/>
        </w:rPr>
        <w:t>נתניה</w:t>
      </w:r>
      <w:r w:rsidR="0087710F" w:rsidRPr="00A90CDC">
        <w:rPr>
          <w:rtl/>
        </w:rPr>
        <w:t xml:space="preserve">, </w:t>
      </w:r>
      <w:r w:rsidR="00450886" w:rsidRPr="00A90CDC">
        <w:rPr>
          <w:rFonts w:hint="eastAsia"/>
          <w:rtl/>
        </w:rPr>
        <w:t>ועד</w:t>
      </w:r>
      <w:r w:rsidR="00450886" w:rsidRPr="00A90CDC">
        <w:rPr>
          <w:rtl/>
        </w:rPr>
        <w:t xml:space="preserve"> </w:t>
      </w:r>
      <w:r w:rsidR="00450886" w:rsidRPr="00A90CDC">
        <w:rPr>
          <w:rFonts w:hint="eastAsia"/>
          <w:rtl/>
        </w:rPr>
        <w:t>שהגיעו</w:t>
      </w:r>
      <w:r w:rsidR="00211BAE" w:rsidRPr="00A90CDC">
        <w:rPr>
          <w:rtl/>
        </w:rPr>
        <w:t xml:space="preserve"> לשמורה</w:t>
      </w:r>
      <w:r w:rsidR="00450886" w:rsidRPr="00A90CDC">
        <w:rPr>
          <w:rtl/>
        </w:rPr>
        <w:t xml:space="preserve"> סיכמו ש'אלכס' הוא השם הנ</w:t>
      </w:r>
      <w:r w:rsidR="00765757">
        <w:rPr>
          <w:rFonts w:hint="cs"/>
          <w:rtl/>
        </w:rPr>
        <w:t>ו</w:t>
      </w:r>
      <w:r w:rsidR="00450886" w:rsidRPr="00A90CDC">
        <w:rPr>
          <w:rtl/>
        </w:rPr>
        <w:t xml:space="preserve">ח ביותר </w:t>
      </w:r>
      <w:r w:rsidR="002368CB" w:rsidRPr="00A90CDC">
        <w:rPr>
          <w:rFonts w:hint="eastAsia"/>
          <w:rtl/>
        </w:rPr>
        <w:t>ליום</w:t>
      </w:r>
      <w:r w:rsidR="002368CB" w:rsidRPr="00A90CDC">
        <w:rPr>
          <w:rtl/>
        </w:rPr>
        <w:t xml:space="preserve"> הולדת </w:t>
      </w:r>
      <w:r w:rsidR="00765757">
        <w:rPr>
          <w:rFonts w:hint="cs"/>
          <w:rtl/>
        </w:rPr>
        <w:t xml:space="preserve">המתקיים בנחל </w:t>
      </w:r>
      <w:r w:rsidR="00262E8F">
        <w:rPr>
          <w:rFonts w:hint="cs"/>
          <w:rtl/>
        </w:rPr>
        <w:t>ששמו כשמך</w:t>
      </w:r>
      <w:r w:rsidR="002368CB" w:rsidRPr="00A90CDC">
        <w:rPr>
          <w:rtl/>
        </w:rPr>
        <w:t xml:space="preserve">, </w:t>
      </w:r>
      <w:r w:rsidR="00450886" w:rsidRPr="00A90CDC">
        <w:rPr>
          <w:rFonts w:hint="eastAsia"/>
          <w:rtl/>
        </w:rPr>
        <w:t>חוץ</w:t>
      </w:r>
      <w:r w:rsidR="00450886" w:rsidRPr="00A90CDC">
        <w:rPr>
          <w:rtl/>
        </w:rPr>
        <w:t xml:space="preserve"> מאשר אולי </w:t>
      </w:r>
      <w:r w:rsidR="007B472E" w:rsidRPr="00A90CDC">
        <w:rPr>
          <w:rtl/>
        </w:rPr>
        <w:t>'</w:t>
      </w:r>
      <w:r w:rsidR="007B472E" w:rsidRPr="00A90CDC">
        <w:rPr>
          <w:rFonts w:hint="eastAsia"/>
          <w:rtl/>
        </w:rPr>
        <w:t>ירקון</w:t>
      </w:r>
      <w:r w:rsidR="007B472E" w:rsidRPr="00A90CDC">
        <w:rPr>
          <w:rtl/>
        </w:rPr>
        <w:t>' או 'פולג' ('</w:t>
      </w:r>
      <w:r w:rsidR="007B472E" w:rsidRPr="00A90CDC">
        <w:rPr>
          <w:rFonts w:cs="Times New Roman"/>
          <w:rtl/>
        </w:rPr>
        <w:t>שׂוֹרֵק</w:t>
      </w:r>
      <w:r w:rsidR="007B472E" w:rsidRPr="00A90CDC">
        <w:rPr>
          <w:rtl/>
        </w:rPr>
        <w:t xml:space="preserve">' </w:t>
      </w:r>
      <w:r w:rsidR="007B472E" w:rsidRPr="00A90CDC">
        <w:rPr>
          <w:rFonts w:hint="eastAsia"/>
          <w:rtl/>
        </w:rPr>
        <w:t>הוא</w:t>
      </w:r>
      <w:r w:rsidR="007B472E" w:rsidRPr="00A90CDC">
        <w:rPr>
          <w:rtl/>
        </w:rPr>
        <w:t xml:space="preserve"> </w:t>
      </w:r>
      <w:r w:rsidR="007B472E" w:rsidRPr="00A90CDC">
        <w:rPr>
          <w:rFonts w:hint="eastAsia"/>
          <w:rtl/>
        </w:rPr>
        <w:t>שם</w:t>
      </w:r>
      <w:r w:rsidR="007B472E" w:rsidRPr="00A90CDC">
        <w:rPr>
          <w:rtl/>
        </w:rPr>
        <w:t xml:space="preserve"> </w:t>
      </w:r>
      <w:r w:rsidR="007B472E" w:rsidRPr="00A90CDC">
        <w:rPr>
          <w:rFonts w:hint="eastAsia"/>
          <w:rtl/>
        </w:rPr>
        <w:t>מטופש</w:t>
      </w:r>
      <w:r w:rsidR="007844D6" w:rsidRPr="00A90CDC">
        <w:rPr>
          <w:rtl/>
        </w:rPr>
        <w:t xml:space="preserve"> לבן</w:t>
      </w:r>
      <w:r w:rsidR="007B472E" w:rsidRPr="00A90CDC">
        <w:rPr>
          <w:rtl/>
        </w:rPr>
        <w:t xml:space="preserve">), </w:t>
      </w:r>
      <w:r w:rsidR="007B472E" w:rsidRPr="00A90CDC">
        <w:rPr>
          <w:rFonts w:hint="eastAsia"/>
          <w:rtl/>
        </w:rPr>
        <w:t>אבל</w:t>
      </w:r>
      <w:r w:rsidR="007B472E" w:rsidRPr="00A90CDC">
        <w:rPr>
          <w:rtl/>
        </w:rPr>
        <w:t xml:space="preserve"> </w:t>
      </w:r>
      <w:r w:rsidR="007B472E" w:rsidRPr="00A90CDC">
        <w:rPr>
          <w:rFonts w:hint="eastAsia"/>
          <w:rtl/>
        </w:rPr>
        <w:t>ממש</w:t>
      </w:r>
      <w:r w:rsidR="007B472E" w:rsidRPr="00A90CDC">
        <w:rPr>
          <w:rtl/>
        </w:rPr>
        <w:t xml:space="preserve"> </w:t>
      </w:r>
      <w:r w:rsidR="007B472E" w:rsidRPr="00A90CDC">
        <w:rPr>
          <w:rFonts w:hint="eastAsia"/>
          <w:rtl/>
        </w:rPr>
        <w:t>מזל</w:t>
      </w:r>
      <w:r w:rsidR="007B472E" w:rsidRPr="00A90CDC">
        <w:rPr>
          <w:rtl/>
        </w:rPr>
        <w:t xml:space="preserve"> </w:t>
      </w:r>
      <w:r w:rsidR="007B472E" w:rsidRPr="00A90CDC">
        <w:rPr>
          <w:rFonts w:hint="eastAsia"/>
          <w:rtl/>
        </w:rPr>
        <w:t>שלא</w:t>
      </w:r>
      <w:r w:rsidR="007B472E" w:rsidRPr="00A90CDC">
        <w:rPr>
          <w:rtl/>
        </w:rPr>
        <w:t xml:space="preserve"> </w:t>
      </w:r>
      <w:r w:rsidR="007B472E" w:rsidRPr="00A90CDC">
        <w:rPr>
          <w:rFonts w:hint="eastAsia"/>
          <w:rtl/>
        </w:rPr>
        <w:t>קוראים</w:t>
      </w:r>
      <w:r w:rsidR="007B472E" w:rsidRPr="00A90CDC">
        <w:rPr>
          <w:rtl/>
        </w:rPr>
        <w:t xml:space="preserve"> </w:t>
      </w:r>
      <w:r w:rsidR="007B472E" w:rsidRPr="00A90CDC">
        <w:rPr>
          <w:rFonts w:hint="eastAsia"/>
          <w:rtl/>
        </w:rPr>
        <w:t>לו</w:t>
      </w:r>
      <w:r w:rsidR="007B472E" w:rsidRPr="00A90CDC">
        <w:rPr>
          <w:rtl/>
        </w:rPr>
        <w:t xml:space="preserve"> '</w:t>
      </w:r>
      <w:r w:rsidR="007B472E" w:rsidRPr="00A90CDC">
        <w:rPr>
          <w:rFonts w:cs="Times New Roman"/>
          <w:rtl/>
        </w:rPr>
        <w:t>שְׂנִיר'</w:t>
      </w:r>
      <w:r w:rsidR="00450886">
        <w:rPr>
          <w:rFonts w:hint="cs"/>
          <w:rtl/>
        </w:rPr>
        <w:t>.</w:t>
      </w:r>
      <w:bookmarkEnd w:id="404"/>
      <w:r w:rsidR="00B57D94">
        <w:rPr>
          <w:rFonts w:hint="cs"/>
          <w:rtl/>
        </w:rPr>
        <w:t>]</w:t>
      </w:r>
    </w:p>
    <w:p w14:paraId="34CEC8F8" w14:textId="5CE22FE7" w:rsidR="00B17D2D" w:rsidRDefault="008B552F" w:rsidP="00AB60CF">
      <w:pPr>
        <w:rPr>
          <w:rtl/>
        </w:rPr>
      </w:pPr>
      <w:r w:rsidRPr="00CD067C">
        <w:rPr>
          <w:rtl/>
        </w:rPr>
        <w:t xml:space="preserve">הם </w:t>
      </w:r>
      <w:r w:rsidR="009A42D2">
        <w:rPr>
          <w:rFonts w:hint="cs"/>
          <w:rtl/>
        </w:rPr>
        <w:t>שוטטו</w:t>
      </w:r>
      <w:r w:rsidRPr="00CD067C">
        <w:rPr>
          <w:rtl/>
        </w:rPr>
        <w:t xml:space="preserve"> בין סביונים זעירים ושיחי רותם שפרחו בלבן, </w:t>
      </w:r>
      <w:r w:rsidR="00BF08CC">
        <w:rPr>
          <w:rFonts w:hint="cs"/>
          <w:rtl/>
        </w:rPr>
        <w:t>העיפו זרעי חבצלת ב</w:t>
      </w:r>
      <w:r w:rsidR="004C59E0">
        <w:rPr>
          <w:rFonts w:hint="cs"/>
          <w:rtl/>
        </w:rPr>
        <w:t>אוויר</w:t>
      </w:r>
      <w:r w:rsidR="00BF08CC">
        <w:rPr>
          <w:rFonts w:hint="cs"/>
          <w:rtl/>
        </w:rPr>
        <w:t xml:space="preserve">. </w:t>
      </w:r>
      <w:r w:rsidRPr="00CD067C">
        <w:rPr>
          <w:rtl/>
        </w:rPr>
        <w:t>אלכס מצא צב ו</w:t>
      </w:r>
      <w:r w:rsidR="00B17D2D">
        <w:rPr>
          <w:rFonts w:hint="cs"/>
          <w:rtl/>
        </w:rPr>
        <w:t xml:space="preserve">גם </w:t>
      </w:r>
      <w:r w:rsidRPr="00CD067C">
        <w:rPr>
          <w:rtl/>
        </w:rPr>
        <w:t>שתי מחטים של ד</w:t>
      </w:r>
      <w:r w:rsidR="00D9664D">
        <w:rPr>
          <w:rFonts w:hint="cs"/>
          <w:rtl/>
        </w:rPr>
        <w:t>ו</w:t>
      </w:r>
      <w:r w:rsidRPr="00CD067C">
        <w:rPr>
          <w:rtl/>
        </w:rPr>
        <w:t>רבן</w:t>
      </w:r>
      <w:r w:rsidR="00C40292">
        <w:rPr>
          <w:rFonts w:hint="cs"/>
          <w:rtl/>
        </w:rPr>
        <w:t>.</w:t>
      </w:r>
      <w:r>
        <w:rPr>
          <w:rFonts w:hint="cs"/>
          <w:rtl/>
        </w:rPr>
        <w:t xml:space="preserve"> </w:t>
      </w:r>
      <w:r w:rsidR="00B53B52">
        <w:rPr>
          <w:rFonts w:hint="cs"/>
          <w:rtl/>
        </w:rPr>
        <w:t xml:space="preserve">את האחת הוא </w:t>
      </w:r>
      <w:r>
        <w:rPr>
          <w:rFonts w:hint="cs"/>
          <w:rtl/>
        </w:rPr>
        <w:t>נ</w:t>
      </w:r>
      <w:r w:rsidR="00B53B52">
        <w:rPr>
          <w:rFonts w:hint="cs"/>
          <w:rtl/>
        </w:rPr>
        <w:t xml:space="preserve">יקב </w:t>
      </w:r>
      <w:r w:rsidR="00212054">
        <w:rPr>
          <w:rFonts w:hint="cs"/>
          <w:rtl/>
        </w:rPr>
        <w:t>ב</w:t>
      </w:r>
      <w:r>
        <w:rPr>
          <w:rFonts w:hint="cs"/>
          <w:rtl/>
        </w:rPr>
        <w:t>ט</w:t>
      </w:r>
      <w:r w:rsidR="00B17D2D">
        <w:rPr>
          <w:rFonts w:hint="cs"/>
          <w:rtl/>
        </w:rPr>
        <w:t>י</w:t>
      </w:r>
      <w:r>
        <w:rPr>
          <w:rFonts w:hint="cs"/>
          <w:rtl/>
        </w:rPr>
        <w:t xml:space="preserve">שרט שלו, </w:t>
      </w:r>
      <w:r w:rsidR="00B53B52">
        <w:rPr>
          <w:rFonts w:hint="cs"/>
          <w:rtl/>
        </w:rPr>
        <w:t>[</w:t>
      </w:r>
      <w:r>
        <w:rPr>
          <w:rFonts w:hint="cs"/>
          <w:rtl/>
        </w:rPr>
        <w:t>/ החדיר לסווטשירט שלו מחורר אותו פנימה והחוצה יוצר בו 4 חורים במרחקים שווים לייד החזה,</w:t>
      </w:r>
      <w:r w:rsidR="00B53B52">
        <w:rPr>
          <w:rFonts w:hint="cs"/>
          <w:rtl/>
        </w:rPr>
        <w:t>]</w:t>
      </w:r>
      <w:r>
        <w:rPr>
          <w:rFonts w:hint="cs"/>
          <w:rtl/>
        </w:rPr>
        <w:t xml:space="preserve"> </w:t>
      </w:r>
      <w:r w:rsidRPr="00CD067C">
        <w:rPr>
          <w:rtl/>
        </w:rPr>
        <w:t>ו</w:t>
      </w:r>
      <w:r>
        <w:rPr>
          <w:rFonts w:hint="cs"/>
          <w:rtl/>
        </w:rPr>
        <w:t>יסמין</w:t>
      </w:r>
      <w:r w:rsidRPr="00CD067C">
        <w:rPr>
          <w:rtl/>
        </w:rPr>
        <w:t xml:space="preserve"> </w:t>
      </w:r>
      <w:r w:rsidR="002368CB">
        <w:rPr>
          <w:rFonts w:hint="cs"/>
          <w:rtl/>
        </w:rPr>
        <w:t xml:space="preserve">תקעה את </w:t>
      </w:r>
      <w:r w:rsidR="00B17D2D">
        <w:rPr>
          <w:rFonts w:hint="cs"/>
          <w:rtl/>
        </w:rPr>
        <w:t xml:space="preserve">המחט </w:t>
      </w:r>
      <w:r w:rsidR="002368CB">
        <w:rPr>
          <w:rFonts w:hint="cs"/>
          <w:rtl/>
        </w:rPr>
        <w:t>השנ</w:t>
      </w:r>
      <w:r w:rsidR="00EE553A">
        <w:rPr>
          <w:rFonts w:hint="cs"/>
          <w:rtl/>
        </w:rPr>
        <w:t>י</w:t>
      </w:r>
      <w:r w:rsidR="002368CB">
        <w:rPr>
          <w:rFonts w:hint="cs"/>
          <w:rtl/>
        </w:rPr>
        <w:t xml:space="preserve">יה בשערה </w:t>
      </w:r>
      <w:r w:rsidR="007844D6">
        <w:rPr>
          <w:rFonts w:hint="cs"/>
          <w:rtl/>
        </w:rPr>
        <w:t xml:space="preserve">הארוך </w:t>
      </w:r>
      <w:r w:rsidR="002368CB">
        <w:rPr>
          <w:rFonts w:hint="cs"/>
          <w:rtl/>
        </w:rPr>
        <w:t>ש</w:t>
      </w:r>
      <w:r w:rsidRPr="00CD067C">
        <w:rPr>
          <w:rtl/>
        </w:rPr>
        <w:t>גלגלה מאחורי ע</w:t>
      </w:r>
      <w:r w:rsidR="00EE553A">
        <w:rPr>
          <w:rFonts w:hint="cs"/>
          <w:rtl/>
        </w:rPr>
        <w:t>ו</w:t>
      </w:r>
      <w:r w:rsidRPr="00CD067C">
        <w:rPr>
          <w:rtl/>
        </w:rPr>
        <w:t>רפה</w:t>
      </w:r>
      <w:r w:rsidR="00091A81">
        <w:rPr>
          <w:rFonts w:hint="cs"/>
          <w:rtl/>
        </w:rPr>
        <w:t xml:space="preserve">, </w:t>
      </w:r>
      <w:r w:rsidR="002368CB">
        <w:rPr>
          <w:rFonts w:hint="cs"/>
          <w:rtl/>
        </w:rPr>
        <w:t xml:space="preserve">לאחר </w:t>
      </w:r>
      <w:r>
        <w:rPr>
          <w:rFonts w:hint="cs"/>
          <w:rtl/>
        </w:rPr>
        <w:t>ש</w:t>
      </w:r>
      <w:r w:rsidR="00B53B52">
        <w:rPr>
          <w:rFonts w:hint="cs"/>
          <w:rtl/>
        </w:rPr>
        <w:t xml:space="preserve">אלכס </w:t>
      </w:r>
      <w:r>
        <w:rPr>
          <w:rFonts w:hint="cs"/>
          <w:rtl/>
        </w:rPr>
        <w:t xml:space="preserve">ניקה </w:t>
      </w:r>
      <w:r w:rsidR="002368CB">
        <w:rPr>
          <w:rFonts w:hint="cs"/>
          <w:rtl/>
        </w:rPr>
        <w:t xml:space="preserve">אותה </w:t>
      </w:r>
      <w:r w:rsidR="006654D2">
        <w:rPr>
          <w:rFonts w:hint="cs"/>
          <w:rtl/>
        </w:rPr>
        <w:t>[</w:t>
      </w:r>
      <w:r>
        <w:rPr>
          <w:rFonts w:hint="cs"/>
          <w:rtl/>
        </w:rPr>
        <w:t>ברוק ושפשף</w:t>
      </w:r>
      <w:r w:rsidR="006654D2">
        <w:rPr>
          <w:rFonts w:hint="cs"/>
          <w:rtl/>
        </w:rPr>
        <w:t>]</w:t>
      </w:r>
      <w:r>
        <w:rPr>
          <w:rFonts w:hint="cs"/>
          <w:rtl/>
        </w:rPr>
        <w:t xml:space="preserve"> בשולי חולצתו</w:t>
      </w:r>
      <w:r w:rsidRPr="00CD067C">
        <w:rPr>
          <w:rtl/>
        </w:rPr>
        <w:t xml:space="preserve">. בין </w:t>
      </w:r>
      <w:r>
        <w:rPr>
          <w:rtl/>
        </w:rPr>
        <w:t xml:space="preserve">עשבים </w:t>
      </w:r>
      <w:r w:rsidRPr="00CD067C">
        <w:rPr>
          <w:rtl/>
        </w:rPr>
        <w:t>נמוכים סמוך למצבורי רקפות</w:t>
      </w:r>
      <w:r w:rsidR="00165AA1">
        <w:rPr>
          <w:rFonts w:hint="cs"/>
          <w:rtl/>
        </w:rPr>
        <w:t>,</w:t>
      </w:r>
      <w:r w:rsidRPr="00CD067C">
        <w:rPr>
          <w:rtl/>
        </w:rPr>
        <w:t xml:space="preserve"> הוא תפס חיפושית שחורה שה</w:t>
      </w:r>
      <w:r w:rsidR="00262E8F">
        <w:rPr>
          <w:rFonts w:hint="cs"/>
          <w:rtl/>
        </w:rPr>
        <w:t>תיז</w:t>
      </w:r>
      <w:r w:rsidRPr="00CD067C">
        <w:rPr>
          <w:rtl/>
        </w:rPr>
        <w:t xml:space="preserve">ה על אצבעותיו סילונים </w:t>
      </w:r>
      <w:r>
        <w:rPr>
          <w:rtl/>
        </w:rPr>
        <w:t>של נוזל מצחין. יסמין צחקה כש</w:t>
      </w:r>
      <w:r w:rsidRPr="00CD067C">
        <w:rPr>
          <w:rtl/>
        </w:rPr>
        <w:t>העווה את פרצופו בגועל</w:t>
      </w:r>
      <w:r w:rsidR="00091A81">
        <w:rPr>
          <w:rFonts w:hint="cs"/>
          <w:rtl/>
        </w:rPr>
        <w:t xml:space="preserve"> </w:t>
      </w:r>
      <w:r w:rsidR="00091A81" w:rsidRPr="00CD067C">
        <w:rPr>
          <w:rtl/>
        </w:rPr>
        <w:t>עבורה</w:t>
      </w:r>
      <w:r w:rsidR="00091A81">
        <w:rPr>
          <w:rtl/>
        </w:rPr>
        <w:t>, ו</w:t>
      </w:r>
      <w:r w:rsidR="00EE553A">
        <w:rPr>
          <w:rtl/>
        </w:rPr>
        <w:t>אחר כך</w:t>
      </w:r>
      <w:r w:rsidRPr="00CD067C">
        <w:rPr>
          <w:rtl/>
        </w:rPr>
        <w:t xml:space="preserve"> עזרה לו לשפשף את ידיו בעלים של תורמוס ושל לענה ואזוב</w:t>
      </w:r>
      <w:r w:rsidR="00091A81">
        <w:rPr>
          <w:rFonts w:hint="cs"/>
          <w:rtl/>
        </w:rPr>
        <w:t>,</w:t>
      </w:r>
      <w:r w:rsidRPr="00CD067C">
        <w:rPr>
          <w:rtl/>
        </w:rPr>
        <w:t xml:space="preserve"> </w:t>
      </w:r>
      <w:r>
        <w:rPr>
          <w:rtl/>
        </w:rPr>
        <w:t>לה</w:t>
      </w:r>
      <w:r w:rsidR="002368CB">
        <w:rPr>
          <w:rFonts w:hint="cs"/>
          <w:rtl/>
        </w:rPr>
        <w:t>רחיק</w:t>
      </w:r>
      <w:r>
        <w:rPr>
          <w:rtl/>
        </w:rPr>
        <w:t xml:space="preserve"> את הסירחון. </w:t>
      </w:r>
      <w:r w:rsidR="00262E8F">
        <w:rPr>
          <w:rFonts w:hint="cs"/>
          <w:rtl/>
        </w:rPr>
        <w:t>מ</w:t>
      </w:r>
      <w:r>
        <w:rPr>
          <w:rtl/>
        </w:rPr>
        <w:t xml:space="preserve">פסגת </w:t>
      </w:r>
      <w:r w:rsidR="00262E8F">
        <w:rPr>
          <w:rFonts w:hint="cs"/>
          <w:rtl/>
        </w:rPr>
        <w:t>ה</w:t>
      </w:r>
      <w:r w:rsidRPr="00CD067C">
        <w:rPr>
          <w:rtl/>
        </w:rPr>
        <w:t>גבעה הים נראה כחול וקרוב, ומעברה השני שדה הוריק מאחורי חורשת אקליפטוסים</w:t>
      </w:r>
      <w:r w:rsidR="00091A81">
        <w:rPr>
          <w:rFonts w:hint="cs"/>
          <w:rtl/>
        </w:rPr>
        <w:t>.</w:t>
      </w:r>
      <w:r w:rsidRPr="00CD067C">
        <w:rPr>
          <w:rtl/>
        </w:rPr>
        <w:t xml:space="preserve"> יום החורף </w:t>
      </w:r>
      <w:r w:rsidR="00262E8F">
        <w:rPr>
          <w:rFonts w:hint="cs"/>
          <w:rtl/>
        </w:rPr>
        <w:t>הלך ו</w:t>
      </w:r>
      <w:r w:rsidRPr="00CD067C">
        <w:rPr>
          <w:rtl/>
        </w:rPr>
        <w:t xml:space="preserve">התחמם. </w:t>
      </w:r>
    </w:p>
    <w:p w14:paraId="64BEBB2B" w14:textId="3ACFD758" w:rsidR="00B17D2D" w:rsidRDefault="008B552F" w:rsidP="00AB60CF">
      <w:pPr>
        <w:rPr>
          <w:rFonts w:cs="Times New Roman"/>
          <w:rtl/>
        </w:rPr>
      </w:pPr>
      <w:r w:rsidRPr="00CD067C">
        <w:rPr>
          <w:rtl/>
        </w:rPr>
        <w:t>הם עברו בחורבות בית מכס הרוס והגיעו ל</w:t>
      </w:r>
      <w:r w:rsidRPr="00A90CDC">
        <w:rPr>
          <w:rtl/>
        </w:rPr>
        <w:t xml:space="preserve">בור מים ישן שהפך </w:t>
      </w:r>
      <w:r w:rsidR="000B130B" w:rsidRPr="00A90CDC">
        <w:rPr>
          <w:rFonts w:hint="cs"/>
          <w:rtl/>
        </w:rPr>
        <w:t>זה מ</w:t>
      </w:r>
      <w:r w:rsidRPr="00A90CDC">
        <w:rPr>
          <w:rtl/>
        </w:rPr>
        <w:t>כבר למערת כורכר</w:t>
      </w:r>
      <w:r w:rsidRPr="00A90CDC">
        <w:rPr>
          <w:rFonts w:hint="cs"/>
          <w:rtl/>
        </w:rPr>
        <w:t>,</w:t>
      </w:r>
      <w:r w:rsidRPr="00A90CDC">
        <w:rPr>
          <w:rtl/>
        </w:rPr>
        <w:t xml:space="preserve"> </w:t>
      </w:r>
      <w:r w:rsidRPr="00A90CDC">
        <w:rPr>
          <w:rFonts w:hint="cs"/>
          <w:rtl/>
        </w:rPr>
        <w:t>ו</w:t>
      </w:r>
      <w:r w:rsidR="00B17D2D">
        <w:rPr>
          <w:rFonts w:hint="cs"/>
          <w:rtl/>
        </w:rPr>
        <w:t>שם</w:t>
      </w:r>
      <w:r w:rsidRPr="00A90CDC">
        <w:rPr>
          <w:rtl/>
        </w:rPr>
        <w:t xml:space="preserve"> המתי</w:t>
      </w:r>
      <w:r w:rsidR="00B17D2D">
        <w:rPr>
          <w:rFonts w:hint="cs"/>
          <w:rtl/>
        </w:rPr>
        <w:t>ן</w:t>
      </w:r>
      <w:r w:rsidRPr="00A90CDC">
        <w:rPr>
          <w:rtl/>
        </w:rPr>
        <w:t xml:space="preserve"> להם שולחן עם מפה לבנה ושני </w:t>
      </w:r>
      <w:r w:rsidR="000965A1">
        <w:rPr>
          <w:rtl/>
        </w:rPr>
        <w:t>כיסא</w:t>
      </w:r>
      <w:r w:rsidRPr="00A90CDC">
        <w:rPr>
          <w:rtl/>
        </w:rPr>
        <w:t>ות, ויין ותותים ו</w:t>
      </w:r>
      <w:r w:rsidR="00B57D94">
        <w:rPr>
          <w:rFonts w:hint="cs"/>
          <w:rtl/>
        </w:rPr>
        <w:t xml:space="preserve">גם </w:t>
      </w:r>
      <w:r w:rsidRPr="00A90CDC">
        <w:rPr>
          <w:rtl/>
        </w:rPr>
        <w:t>עוג</w:t>
      </w:r>
      <w:r w:rsidR="002368CB" w:rsidRPr="00A90CDC">
        <w:rPr>
          <w:rFonts w:hint="cs"/>
          <w:rtl/>
        </w:rPr>
        <w:t>ת באטנברג</w:t>
      </w:r>
      <w:r w:rsidRPr="00A90CDC">
        <w:rPr>
          <w:rtl/>
        </w:rPr>
        <w:t>. יסמין ס</w:t>
      </w:r>
      <w:r w:rsidR="00EE553A">
        <w:rPr>
          <w:rFonts w:hint="cs"/>
          <w:rtl/>
        </w:rPr>
        <w:t>י</w:t>
      </w:r>
      <w:r w:rsidRPr="00A90CDC">
        <w:rPr>
          <w:rtl/>
        </w:rPr>
        <w:t>רבה לספר מי הכין את כל זה</w:t>
      </w:r>
      <w:r w:rsidR="00091A81" w:rsidRPr="00A90CDC">
        <w:rPr>
          <w:rFonts w:hint="cs"/>
          <w:rtl/>
        </w:rPr>
        <w:t>,</w:t>
      </w:r>
      <w:r w:rsidRPr="00A90CDC">
        <w:rPr>
          <w:rFonts w:hint="cs"/>
          <w:rtl/>
        </w:rPr>
        <w:t xml:space="preserve"> </w:t>
      </w:r>
      <w:r w:rsidR="00B57D94">
        <w:rPr>
          <w:rFonts w:hint="cs"/>
          <w:rtl/>
        </w:rPr>
        <w:t xml:space="preserve">אך </w:t>
      </w:r>
      <w:r w:rsidRPr="00A90CDC">
        <w:rPr>
          <w:rFonts w:hint="cs"/>
          <w:rtl/>
        </w:rPr>
        <w:t>אלכס</w:t>
      </w:r>
      <w:r w:rsidR="00B53B52" w:rsidRPr="00A90CDC">
        <w:rPr>
          <w:rtl/>
        </w:rPr>
        <w:t xml:space="preserve"> </w:t>
      </w:r>
      <w:r w:rsidR="005E6E9D" w:rsidRPr="00A90CDC">
        <w:rPr>
          <w:rFonts w:hint="cs"/>
          <w:rtl/>
        </w:rPr>
        <w:t>ניחש ו</w:t>
      </w:r>
      <w:r w:rsidR="00B53B52" w:rsidRPr="00A90CDC">
        <w:rPr>
          <w:rtl/>
        </w:rPr>
        <w:t xml:space="preserve">התקשר </w:t>
      </w:r>
      <w:r w:rsidR="00B53B52" w:rsidRPr="00A90CDC">
        <w:rPr>
          <w:rtl/>
        </w:rPr>
        <w:lastRenderedPageBreak/>
        <w:t>לארקדי</w:t>
      </w:r>
      <w:r w:rsidR="00B57D94">
        <w:rPr>
          <w:rFonts w:hint="cs"/>
          <w:rtl/>
        </w:rPr>
        <w:t>,</w:t>
      </w:r>
      <w:r w:rsidR="007844D6" w:rsidRPr="00A90CDC">
        <w:rPr>
          <w:rFonts w:hint="cs"/>
          <w:rtl/>
        </w:rPr>
        <w:t xml:space="preserve"> </w:t>
      </w:r>
      <w:r w:rsidR="007844D6" w:rsidRPr="00A90CDC">
        <w:rPr>
          <w:rFonts w:hint="eastAsia"/>
          <w:rtl/>
        </w:rPr>
        <w:t>וכ</w:t>
      </w:r>
      <w:r w:rsidR="00B57D94">
        <w:rPr>
          <w:rFonts w:hint="cs"/>
          <w:rtl/>
        </w:rPr>
        <w:t>ש</w:t>
      </w:r>
      <w:r w:rsidR="007844D6" w:rsidRPr="00A90CDC">
        <w:rPr>
          <w:rtl/>
        </w:rPr>
        <w:t xml:space="preserve">גילה אותו </w:t>
      </w:r>
      <w:r w:rsidR="00B57D94" w:rsidRPr="00B57D94">
        <w:rPr>
          <w:rFonts w:cs="Times New Roman"/>
          <w:rtl/>
        </w:rPr>
        <w:t>מסתתר עם</w:t>
      </w:r>
      <w:r w:rsidR="007844D6" w:rsidRPr="00A90CDC">
        <w:rPr>
          <w:rtl/>
        </w:rPr>
        <w:t xml:space="preserve"> הדס </w:t>
      </w:r>
      <w:r w:rsidR="007844D6" w:rsidRPr="00A90CDC">
        <w:rPr>
          <w:rFonts w:hint="eastAsia"/>
          <w:rtl/>
        </w:rPr>
        <w:t>במ</w:t>
      </w:r>
      <w:r w:rsidR="00262E8F">
        <w:rPr>
          <w:rFonts w:hint="cs"/>
          <w:rtl/>
        </w:rPr>
        <w:t>עבה</w:t>
      </w:r>
      <w:r w:rsidR="007844D6" w:rsidRPr="00A90CDC">
        <w:rPr>
          <w:rtl/>
        </w:rPr>
        <w:t xml:space="preserve"> </w:t>
      </w:r>
      <w:r w:rsidR="007844D6" w:rsidRPr="00A90CDC">
        <w:rPr>
          <w:rFonts w:hint="eastAsia"/>
          <w:rtl/>
        </w:rPr>
        <w:t>שיטה</w:t>
      </w:r>
      <w:r w:rsidR="007844D6" w:rsidRPr="00A90CDC">
        <w:rPr>
          <w:rtl/>
        </w:rPr>
        <w:t xml:space="preserve"> </w:t>
      </w:r>
      <w:r w:rsidR="007844D6" w:rsidRPr="00A90CDC">
        <w:rPr>
          <w:rFonts w:hint="eastAsia"/>
          <w:rtl/>
        </w:rPr>
        <w:t>מכחילה</w:t>
      </w:r>
      <w:r w:rsidR="007844D6" w:rsidRPr="00A90CDC">
        <w:rPr>
          <w:rtl/>
        </w:rPr>
        <w:t xml:space="preserve"> הזמין אותם </w:t>
      </w:r>
      <w:r w:rsidR="00F61BE3" w:rsidRPr="00A90CDC">
        <w:rPr>
          <w:rFonts w:hint="eastAsia"/>
          <w:rtl/>
        </w:rPr>
        <w:t>פנימה</w:t>
      </w:r>
      <w:r w:rsidR="00F61BE3" w:rsidRPr="00A90CDC">
        <w:rPr>
          <w:rtl/>
        </w:rPr>
        <w:t xml:space="preserve"> למערה</w:t>
      </w:r>
      <w:r w:rsidR="00262E8F">
        <w:rPr>
          <w:rFonts w:hint="cs"/>
          <w:rtl/>
        </w:rPr>
        <w:t>,</w:t>
      </w:r>
      <w:r w:rsidR="00F61BE3" w:rsidRPr="00A90CDC">
        <w:rPr>
          <w:rtl/>
        </w:rPr>
        <w:t xml:space="preserve"> </w:t>
      </w:r>
      <w:r w:rsidR="008965ED" w:rsidRPr="00A90CDC">
        <w:rPr>
          <w:rFonts w:hint="eastAsia"/>
          <w:rtl/>
        </w:rPr>
        <w:t>ווידא</w:t>
      </w:r>
      <w:r w:rsidR="008965ED" w:rsidRPr="00A90CDC">
        <w:rPr>
          <w:rtl/>
        </w:rPr>
        <w:t xml:space="preserve"> </w:t>
      </w:r>
      <w:r w:rsidR="00F61BE3" w:rsidRPr="00A90CDC">
        <w:rPr>
          <w:rFonts w:hint="eastAsia"/>
          <w:rtl/>
        </w:rPr>
        <w:t>שיבואו</w:t>
      </w:r>
      <w:r w:rsidR="00F61BE3" w:rsidRPr="00A90CDC">
        <w:rPr>
          <w:rtl/>
        </w:rPr>
        <w:t xml:space="preserve"> </w:t>
      </w:r>
      <w:r w:rsidR="00F61BE3" w:rsidRPr="00A90CDC">
        <w:rPr>
          <w:rFonts w:hint="eastAsia"/>
          <w:rtl/>
        </w:rPr>
        <w:t>גם</w:t>
      </w:r>
      <w:r w:rsidR="00F61BE3" w:rsidRPr="00A90CDC">
        <w:rPr>
          <w:rtl/>
        </w:rPr>
        <w:t xml:space="preserve"> </w:t>
      </w:r>
      <w:r w:rsidR="00F61BE3" w:rsidRPr="00A90CDC">
        <w:rPr>
          <w:rFonts w:hint="eastAsia"/>
          <w:rtl/>
        </w:rPr>
        <w:t>בערב</w:t>
      </w:r>
      <w:r w:rsidR="00B17D2D">
        <w:rPr>
          <w:rFonts w:hint="cs"/>
          <w:rtl/>
        </w:rPr>
        <w:t xml:space="preserve">. </w:t>
      </w:r>
      <w:r w:rsidR="00F61BE3" w:rsidRPr="00A90CDC">
        <w:rPr>
          <w:rtl/>
        </w:rPr>
        <w:t xml:space="preserve">[שלא </w:t>
      </w:r>
      <w:r w:rsidR="00F61BE3" w:rsidRPr="00A90CDC">
        <w:rPr>
          <w:rFonts w:hint="eastAsia"/>
          <w:rtl/>
        </w:rPr>
        <w:t>יראו</w:t>
      </w:r>
      <w:r w:rsidR="00F61BE3" w:rsidRPr="00A90CDC">
        <w:rPr>
          <w:rtl/>
        </w:rPr>
        <w:t xml:space="preserve"> </w:t>
      </w:r>
      <w:r w:rsidR="00F61BE3" w:rsidRPr="00A90CDC">
        <w:rPr>
          <w:rFonts w:hint="eastAsia"/>
          <w:rtl/>
        </w:rPr>
        <w:t>את</w:t>
      </w:r>
      <w:r w:rsidR="00F61BE3" w:rsidRPr="00A90CDC">
        <w:rPr>
          <w:rtl/>
        </w:rPr>
        <w:t xml:space="preserve"> </w:t>
      </w:r>
      <w:r w:rsidR="00F61BE3" w:rsidRPr="00A90CDC">
        <w:rPr>
          <w:rFonts w:hint="eastAsia"/>
          <w:rtl/>
        </w:rPr>
        <w:t>זה</w:t>
      </w:r>
      <w:r w:rsidR="00F61BE3" w:rsidRPr="00A90CDC">
        <w:rPr>
          <w:rtl/>
        </w:rPr>
        <w:t xml:space="preserve"> </w:t>
      </w:r>
      <w:r w:rsidR="00F61BE3" w:rsidRPr="00A90CDC">
        <w:rPr>
          <w:rFonts w:hint="eastAsia"/>
          <w:rtl/>
        </w:rPr>
        <w:t>המסיבה</w:t>
      </w:r>
      <w:r w:rsidR="00F61BE3" w:rsidRPr="00A90CDC">
        <w:rPr>
          <w:rtl/>
        </w:rPr>
        <w:t xml:space="preserve"> </w:t>
      </w:r>
      <w:r w:rsidR="00F61BE3" w:rsidRPr="00A90CDC">
        <w:rPr>
          <w:rFonts w:hint="eastAsia"/>
          <w:rtl/>
        </w:rPr>
        <w:t>הקטנה</w:t>
      </w:r>
      <w:r w:rsidR="00F61BE3" w:rsidRPr="00A90CDC">
        <w:rPr>
          <w:rtl/>
        </w:rPr>
        <w:t xml:space="preserve"> </w:t>
      </w:r>
      <w:r w:rsidR="00F61BE3" w:rsidRPr="00A90CDC">
        <w:rPr>
          <w:rFonts w:hint="eastAsia"/>
          <w:rtl/>
        </w:rPr>
        <w:t>הזאת</w:t>
      </w:r>
      <w:r w:rsidR="00F61BE3" w:rsidRPr="00A90CDC">
        <w:rPr>
          <w:rtl/>
        </w:rPr>
        <w:t xml:space="preserve"> </w:t>
      </w:r>
      <w:r w:rsidR="00F61BE3" w:rsidRPr="00A90CDC">
        <w:rPr>
          <w:rFonts w:hint="eastAsia"/>
          <w:rtl/>
        </w:rPr>
        <w:t>כפטור</w:t>
      </w:r>
      <w:r w:rsidR="00F61BE3" w:rsidRPr="00A90CDC">
        <w:rPr>
          <w:rtl/>
        </w:rPr>
        <w:t xml:space="preserve"> </w:t>
      </w:r>
      <w:r w:rsidR="00F61BE3" w:rsidRPr="00A90CDC">
        <w:rPr>
          <w:rFonts w:hint="eastAsia"/>
          <w:rtl/>
        </w:rPr>
        <w:t>במקום</w:t>
      </w:r>
      <w:r w:rsidR="00F61BE3" w:rsidRPr="00A90CDC">
        <w:rPr>
          <w:rtl/>
        </w:rPr>
        <w:t xml:space="preserve"> </w:t>
      </w:r>
      <w:r w:rsidR="00F61BE3" w:rsidRPr="00A90CDC">
        <w:rPr>
          <w:rFonts w:hint="eastAsia"/>
          <w:rtl/>
        </w:rPr>
        <w:t>הערב</w:t>
      </w:r>
      <w:r w:rsidR="00F61BE3" w:rsidRPr="00A90CDC">
        <w:rPr>
          <w:rtl/>
        </w:rPr>
        <w:t>]</w:t>
      </w:r>
      <w:r w:rsidR="005E6E9D" w:rsidRPr="00A90CDC">
        <w:rPr>
          <w:rtl/>
        </w:rPr>
        <w:t xml:space="preserve"> </w:t>
      </w:r>
      <w:r w:rsidR="00262E8F">
        <w:rPr>
          <w:rFonts w:hint="cs"/>
          <w:rtl/>
        </w:rPr>
        <w:t>"</w:t>
      </w:r>
      <w:r w:rsidR="005E6E9D" w:rsidRPr="00A90CDC">
        <w:rPr>
          <w:rtl/>
        </w:rPr>
        <w:t xml:space="preserve">כולם יהיו </w:t>
      </w:r>
      <w:r w:rsidR="005E6E9D" w:rsidRPr="00A90CDC">
        <w:rPr>
          <w:rFonts w:hint="eastAsia"/>
          <w:rtl/>
        </w:rPr>
        <w:t>שם</w:t>
      </w:r>
      <w:r w:rsidR="00262E8F">
        <w:rPr>
          <w:rFonts w:hint="cs"/>
          <w:rtl/>
        </w:rPr>
        <w:t>,"</w:t>
      </w:r>
      <w:r w:rsidR="005E6E9D" w:rsidRPr="00A90CDC">
        <w:rPr>
          <w:rtl/>
        </w:rPr>
        <w:t xml:space="preserve"> </w:t>
      </w:r>
      <w:r w:rsidR="005E6E9D" w:rsidRPr="00A90CDC">
        <w:rPr>
          <w:rFonts w:hint="eastAsia"/>
          <w:rtl/>
        </w:rPr>
        <w:t>אלכס</w:t>
      </w:r>
      <w:r w:rsidR="005E6E9D" w:rsidRPr="00A90CDC">
        <w:rPr>
          <w:rtl/>
        </w:rPr>
        <w:t xml:space="preserve"> </w:t>
      </w:r>
      <w:r w:rsidR="005E6E9D" w:rsidRPr="00A90CDC">
        <w:rPr>
          <w:rFonts w:hint="eastAsia"/>
          <w:rtl/>
        </w:rPr>
        <w:t>הזכיר</w:t>
      </w:r>
      <w:r w:rsidR="005E6E9D" w:rsidRPr="00A90CDC">
        <w:rPr>
          <w:rtl/>
        </w:rPr>
        <w:t xml:space="preserve"> </w:t>
      </w:r>
      <w:r w:rsidR="005E6E9D" w:rsidRPr="00A90CDC">
        <w:rPr>
          <w:rFonts w:hint="eastAsia"/>
          <w:rtl/>
        </w:rPr>
        <w:t>להם</w:t>
      </w:r>
      <w:r w:rsidR="002D5608" w:rsidRPr="00A90CDC">
        <w:rPr>
          <w:rtl/>
        </w:rPr>
        <w:t xml:space="preserve"> כששלף מ</w:t>
      </w:r>
      <w:r w:rsidR="00F61BE3" w:rsidRPr="00A90CDC">
        <w:rPr>
          <w:rFonts w:hint="eastAsia"/>
          <w:rtl/>
        </w:rPr>
        <w:t>בגדו</w:t>
      </w:r>
      <w:r w:rsidR="002D5608" w:rsidRPr="00A90CDC">
        <w:rPr>
          <w:rtl/>
        </w:rPr>
        <w:t xml:space="preserve"> את מחט הד</w:t>
      </w:r>
      <w:r w:rsidR="00262E8F">
        <w:rPr>
          <w:rFonts w:hint="cs"/>
          <w:rtl/>
        </w:rPr>
        <w:t>ו</w:t>
      </w:r>
      <w:r w:rsidR="002D5608" w:rsidRPr="00A90CDC">
        <w:rPr>
          <w:rtl/>
        </w:rPr>
        <w:t>רבן השנ</w:t>
      </w:r>
      <w:r w:rsidR="00EE553A">
        <w:rPr>
          <w:rFonts w:hint="cs"/>
          <w:rtl/>
        </w:rPr>
        <w:t>י</w:t>
      </w:r>
      <w:r w:rsidR="002D5608" w:rsidRPr="00A90CDC">
        <w:rPr>
          <w:rtl/>
        </w:rPr>
        <w:t xml:space="preserve">יה </w:t>
      </w:r>
      <w:r w:rsidR="009A42D2" w:rsidRPr="009A42D2">
        <w:rPr>
          <w:rFonts w:cs="Times New Roman"/>
          <w:rtl/>
        </w:rPr>
        <w:t xml:space="preserve">ונתן </w:t>
      </w:r>
      <w:r w:rsidR="00EE553A">
        <w:rPr>
          <w:rFonts w:cs="Times New Roman" w:hint="cs"/>
          <w:rtl/>
        </w:rPr>
        <w:t xml:space="preserve">אותה </w:t>
      </w:r>
      <w:r w:rsidR="009A42D2" w:rsidRPr="009A42D2">
        <w:rPr>
          <w:rFonts w:cs="Times New Roman"/>
          <w:rtl/>
        </w:rPr>
        <w:t>להדס לתקוע בשערה</w:t>
      </w:r>
      <w:r w:rsidR="005E6E9D" w:rsidRPr="00A90CDC">
        <w:rPr>
          <w:rtl/>
        </w:rPr>
        <w:t>.</w:t>
      </w:r>
      <w:r w:rsidR="00493AD6" w:rsidRPr="00A90CDC">
        <w:rPr>
          <w:rFonts w:cs="Times New Roman"/>
          <w:rtl/>
        </w:rPr>
        <w:t xml:space="preserve"> </w:t>
      </w:r>
      <w:r w:rsidR="005E6E9D" w:rsidRPr="00A90CDC">
        <w:rPr>
          <w:rFonts w:cs="Times New Roman" w:hint="eastAsia"/>
          <w:rtl/>
        </w:rPr>
        <w:t>ברור</w:t>
      </w:r>
      <w:r w:rsidR="005E6E9D" w:rsidRPr="00A90CDC">
        <w:rPr>
          <w:rFonts w:cs="Times New Roman"/>
          <w:rtl/>
        </w:rPr>
        <w:t xml:space="preserve"> </w:t>
      </w:r>
      <w:r w:rsidR="005E6E9D" w:rsidRPr="00A90CDC">
        <w:rPr>
          <w:rFonts w:cs="Times New Roman" w:hint="eastAsia"/>
          <w:rtl/>
        </w:rPr>
        <w:t>ש</w:t>
      </w:r>
      <w:r w:rsidR="00F61BE3" w:rsidRPr="00A90CDC">
        <w:rPr>
          <w:rFonts w:cs="Times New Roman" w:hint="eastAsia"/>
          <w:rtl/>
        </w:rPr>
        <w:t>י</w:t>
      </w:r>
      <w:r w:rsidR="005E6E9D" w:rsidRPr="00A90CDC">
        <w:rPr>
          <w:rFonts w:cs="Times New Roman" w:hint="eastAsia"/>
          <w:rtl/>
        </w:rPr>
        <w:t>גיע</w:t>
      </w:r>
      <w:r w:rsidR="00F61BE3" w:rsidRPr="00A90CDC">
        <w:rPr>
          <w:rFonts w:cs="Times New Roman" w:hint="eastAsia"/>
          <w:rtl/>
        </w:rPr>
        <w:t>ו</w:t>
      </w:r>
      <w:r w:rsidR="005E6E9D" w:rsidRPr="00A90CDC">
        <w:rPr>
          <w:rFonts w:cs="Times New Roman"/>
          <w:rtl/>
        </w:rPr>
        <w:t xml:space="preserve">, </w:t>
      </w:r>
      <w:r w:rsidR="005E6E9D" w:rsidRPr="00A90CDC">
        <w:rPr>
          <w:rFonts w:cs="Times New Roman" w:hint="eastAsia"/>
          <w:rtl/>
        </w:rPr>
        <w:t>ארקדי</w:t>
      </w:r>
      <w:r w:rsidR="005E6E9D" w:rsidRPr="00A90CDC">
        <w:rPr>
          <w:rFonts w:cs="Times New Roman"/>
          <w:rtl/>
        </w:rPr>
        <w:t xml:space="preserve"> אפילו החליף </w:t>
      </w:r>
      <w:r w:rsidR="005E6E9D" w:rsidRPr="00A90CDC">
        <w:rPr>
          <w:rFonts w:cs="Times New Roman" w:hint="eastAsia"/>
          <w:rtl/>
        </w:rPr>
        <w:t>משמרות</w:t>
      </w:r>
      <w:r w:rsidR="005E6E9D" w:rsidRPr="00A90CDC">
        <w:rPr>
          <w:rFonts w:cs="Times New Roman"/>
          <w:rtl/>
        </w:rPr>
        <w:t xml:space="preserve"> במד"א </w:t>
      </w:r>
      <w:r w:rsidR="00F61BE3" w:rsidRPr="00A90CDC">
        <w:rPr>
          <w:rFonts w:cs="Times New Roman" w:hint="eastAsia"/>
          <w:rtl/>
        </w:rPr>
        <w:t>לשם</w:t>
      </w:r>
      <w:r w:rsidR="00F61BE3" w:rsidRPr="00A90CDC">
        <w:rPr>
          <w:rFonts w:cs="Times New Roman"/>
          <w:rtl/>
        </w:rPr>
        <w:t xml:space="preserve"> </w:t>
      </w:r>
      <w:r w:rsidR="00F61BE3" w:rsidRPr="00A90CDC">
        <w:rPr>
          <w:rFonts w:cs="Times New Roman" w:hint="eastAsia"/>
          <w:rtl/>
        </w:rPr>
        <w:t>כך</w:t>
      </w:r>
      <w:r w:rsidR="005E6E9D" w:rsidRPr="00A90CDC">
        <w:rPr>
          <w:rFonts w:cs="Times New Roman"/>
          <w:rtl/>
        </w:rPr>
        <w:t xml:space="preserve">, </w:t>
      </w:r>
      <w:r w:rsidR="00F61BE3" w:rsidRPr="00A90CDC">
        <w:rPr>
          <w:rFonts w:cs="Times New Roman" w:hint="eastAsia"/>
          <w:rtl/>
        </w:rPr>
        <w:t>הפיקניק</w:t>
      </w:r>
      <w:r w:rsidR="00F61BE3" w:rsidRPr="00A90CDC">
        <w:rPr>
          <w:rFonts w:cs="Times New Roman"/>
          <w:rtl/>
        </w:rPr>
        <w:t xml:space="preserve"> </w:t>
      </w:r>
      <w:r w:rsidR="00F61BE3" w:rsidRPr="00A90CDC">
        <w:rPr>
          <w:rFonts w:cs="Times New Roman" w:hint="eastAsia"/>
          <w:rtl/>
        </w:rPr>
        <w:t>בנחל</w:t>
      </w:r>
      <w:r w:rsidR="00F61BE3" w:rsidRPr="00A90CDC">
        <w:rPr>
          <w:rFonts w:cs="Times New Roman"/>
          <w:rtl/>
        </w:rPr>
        <w:t xml:space="preserve"> היה </w:t>
      </w:r>
      <w:r w:rsidR="005E6E9D" w:rsidRPr="00A90CDC">
        <w:rPr>
          <w:rFonts w:cs="Times New Roman" w:hint="eastAsia"/>
          <w:rtl/>
        </w:rPr>
        <w:t>רק</w:t>
      </w:r>
      <w:r w:rsidR="00493AD6" w:rsidRPr="00A90CDC">
        <w:rPr>
          <w:rFonts w:cs="Times New Roman"/>
          <w:rtl/>
        </w:rPr>
        <w:t xml:space="preserve"> </w:t>
      </w:r>
      <w:r w:rsidR="000C5FC6" w:rsidRPr="000C5FC6">
        <w:rPr>
          <w:rFonts w:cs="Times New Roman"/>
          <w:rtl/>
        </w:rPr>
        <w:t>מסיבה קטנה</w:t>
      </w:r>
      <w:r w:rsidR="009A42D2">
        <w:rPr>
          <w:rFonts w:cs="Times New Roman" w:hint="cs"/>
          <w:rtl/>
        </w:rPr>
        <w:t>,</w:t>
      </w:r>
      <w:r w:rsidR="000C5FC6" w:rsidRPr="000C5FC6">
        <w:rPr>
          <w:rFonts w:cs="Times New Roman"/>
          <w:rtl/>
        </w:rPr>
        <w:t xml:space="preserve"> </w:t>
      </w:r>
      <w:r w:rsidR="009A42D2" w:rsidRPr="00A90CDC">
        <w:rPr>
          <w:rFonts w:cs="Times New Roman" w:hint="eastAsia"/>
          <w:rtl/>
        </w:rPr>
        <w:t>הפתעה</w:t>
      </w:r>
      <w:r w:rsidR="009A42D2" w:rsidRPr="00A90CDC">
        <w:rPr>
          <w:rFonts w:cs="Times New Roman"/>
          <w:rtl/>
        </w:rPr>
        <w:t xml:space="preserve"> </w:t>
      </w:r>
      <w:r w:rsidR="009A42D2" w:rsidRPr="00A90CDC">
        <w:rPr>
          <w:rFonts w:cs="Times New Roman" w:hint="eastAsia"/>
          <w:rtl/>
        </w:rPr>
        <w:t>משלושתם</w:t>
      </w:r>
      <w:r w:rsidR="009A42D2" w:rsidRPr="000C5FC6">
        <w:rPr>
          <w:rFonts w:cs="Times New Roman"/>
          <w:rtl/>
        </w:rPr>
        <w:t xml:space="preserve"> </w:t>
      </w:r>
      <w:r w:rsidR="000C5FC6" w:rsidRPr="000C5FC6">
        <w:rPr>
          <w:rFonts w:cs="Times New Roman"/>
          <w:rtl/>
        </w:rPr>
        <w:t>טרום המסיבה הגדולה</w:t>
      </w:r>
      <w:r w:rsidR="00262E8F">
        <w:rPr>
          <w:rFonts w:cs="Times New Roman" w:hint="cs"/>
          <w:rtl/>
        </w:rPr>
        <w:t>.</w:t>
      </w:r>
      <w:r w:rsidR="008965ED" w:rsidRPr="00A90CDC">
        <w:rPr>
          <w:rFonts w:cs="Times New Roman"/>
          <w:rtl/>
        </w:rPr>
        <w:t xml:space="preserve"> </w:t>
      </w:r>
      <w:r w:rsidR="00B17D2D">
        <w:rPr>
          <w:rFonts w:cs="Times New Roman" w:hint="cs"/>
          <w:rtl/>
        </w:rPr>
        <w:t>[</w:t>
      </w:r>
      <w:r w:rsidR="008965ED" w:rsidRPr="00A90CDC">
        <w:rPr>
          <w:rFonts w:cs="Times New Roman" w:hint="eastAsia"/>
          <w:rtl/>
        </w:rPr>
        <w:t>רק</w:t>
      </w:r>
      <w:r w:rsidR="008965ED" w:rsidRPr="00A90CDC">
        <w:rPr>
          <w:rFonts w:cs="Times New Roman"/>
          <w:rtl/>
        </w:rPr>
        <w:t xml:space="preserve"> </w:t>
      </w:r>
      <w:r w:rsidR="008965ED" w:rsidRPr="00A90CDC">
        <w:rPr>
          <w:rFonts w:cs="Times New Roman" w:hint="eastAsia"/>
          <w:rtl/>
        </w:rPr>
        <w:t>יסמין</w:t>
      </w:r>
      <w:r w:rsidR="008965ED" w:rsidRPr="00A90CDC">
        <w:rPr>
          <w:rFonts w:cs="Times New Roman"/>
          <w:rtl/>
        </w:rPr>
        <w:t xml:space="preserve"> </w:t>
      </w:r>
      <w:r w:rsidR="001C5A04">
        <w:rPr>
          <w:rFonts w:cs="Times New Roman" w:hint="eastAsia"/>
          <w:rtl/>
        </w:rPr>
        <w:t>הייתה</w:t>
      </w:r>
      <w:r w:rsidR="008965ED" w:rsidRPr="00A90CDC">
        <w:rPr>
          <w:rFonts w:cs="Times New Roman"/>
          <w:rtl/>
        </w:rPr>
        <w:t xml:space="preserve"> </w:t>
      </w:r>
      <w:r w:rsidR="008965ED" w:rsidRPr="00A90CDC">
        <w:rPr>
          <w:rFonts w:cs="Times New Roman" w:hint="eastAsia"/>
          <w:rtl/>
        </w:rPr>
        <w:t>אמורה</w:t>
      </w:r>
      <w:r w:rsidR="008965ED" w:rsidRPr="00A90CDC">
        <w:rPr>
          <w:rFonts w:cs="Times New Roman"/>
          <w:rtl/>
        </w:rPr>
        <w:t xml:space="preserve"> </w:t>
      </w:r>
      <w:r w:rsidR="008965ED" w:rsidRPr="00A90CDC">
        <w:rPr>
          <w:rFonts w:cs="Times New Roman" w:hint="eastAsia"/>
          <w:rtl/>
        </w:rPr>
        <w:t>להשתתף</w:t>
      </w:r>
      <w:r w:rsidR="008965ED" w:rsidRPr="00A90CDC">
        <w:rPr>
          <w:rFonts w:cs="Times New Roman"/>
          <w:rtl/>
        </w:rPr>
        <w:t>, וארקדי וה</w:t>
      </w:r>
      <w:r w:rsidR="008965ED" w:rsidRPr="00A90CDC">
        <w:rPr>
          <w:rFonts w:cs="Times New Roman" w:hint="eastAsia"/>
          <w:rtl/>
        </w:rPr>
        <w:t>דס</w:t>
      </w:r>
      <w:r w:rsidR="008965ED" w:rsidRPr="00A90CDC">
        <w:rPr>
          <w:rFonts w:cs="Times New Roman"/>
          <w:rtl/>
        </w:rPr>
        <w:t xml:space="preserve"> </w:t>
      </w:r>
      <w:r w:rsidR="00F61BE3" w:rsidRPr="00A90CDC">
        <w:rPr>
          <w:rFonts w:cs="Times New Roman" w:hint="eastAsia"/>
          <w:rtl/>
        </w:rPr>
        <w:t>התכוונו</w:t>
      </w:r>
      <w:r w:rsidR="00F61BE3" w:rsidRPr="00A90CDC">
        <w:rPr>
          <w:rFonts w:cs="Times New Roman"/>
          <w:rtl/>
        </w:rPr>
        <w:t xml:space="preserve"> להסתתר </w:t>
      </w:r>
      <w:r w:rsidR="008965ED" w:rsidRPr="00A90CDC">
        <w:rPr>
          <w:rFonts w:cs="Times New Roman" w:hint="eastAsia"/>
          <w:rtl/>
        </w:rPr>
        <w:t>בין</w:t>
      </w:r>
      <w:r w:rsidR="008965ED" w:rsidRPr="00A90CDC">
        <w:rPr>
          <w:rFonts w:cs="Times New Roman"/>
          <w:rtl/>
        </w:rPr>
        <w:t xml:space="preserve"> השיחים </w:t>
      </w:r>
      <w:r w:rsidR="00F61BE3" w:rsidRPr="00A90CDC">
        <w:rPr>
          <w:rFonts w:cs="Times New Roman" w:hint="eastAsia"/>
          <w:rtl/>
        </w:rPr>
        <w:t>ולבסוף</w:t>
      </w:r>
      <w:r w:rsidR="00F61BE3" w:rsidRPr="00A90CDC">
        <w:rPr>
          <w:rFonts w:cs="Times New Roman"/>
          <w:rtl/>
        </w:rPr>
        <w:t xml:space="preserve"> לארוז הכל, </w:t>
      </w:r>
      <w:r w:rsidR="00493AD6" w:rsidRPr="00A90CDC">
        <w:rPr>
          <w:rFonts w:cs="Times New Roman"/>
          <w:rtl/>
        </w:rPr>
        <w:t xml:space="preserve">אבל </w:t>
      </w:r>
      <w:r w:rsidR="001B768B">
        <w:rPr>
          <w:rFonts w:cs="Times New Roman" w:hint="cs"/>
          <w:rtl/>
        </w:rPr>
        <w:t>הדס הסכימה לבסוף עם ארקדי שהמסיבה לא תהרס אם יצטרפו</w:t>
      </w:r>
      <w:r w:rsidR="00493AD6" w:rsidRPr="00A90CDC">
        <w:rPr>
          <w:rFonts w:cs="Times New Roman"/>
          <w:rtl/>
        </w:rPr>
        <w:t>.</w:t>
      </w:r>
      <w:r w:rsidR="00B17D2D">
        <w:rPr>
          <w:rFonts w:cs="Times New Roman" w:hint="cs"/>
          <w:rtl/>
        </w:rPr>
        <w:t>]</w:t>
      </w:r>
      <w:r w:rsidR="009564E3">
        <w:rPr>
          <w:rFonts w:cs="Times New Roman" w:hint="cs"/>
          <w:rtl/>
        </w:rPr>
        <w:t xml:space="preserve"> </w:t>
      </w:r>
    </w:p>
    <w:p w14:paraId="592E4F54" w14:textId="2C6AC68B" w:rsidR="00DE7540" w:rsidRDefault="002D5608" w:rsidP="00AB60CF">
      <w:pPr>
        <w:rPr>
          <w:rtl/>
        </w:rPr>
      </w:pPr>
      <w:r>
        <w:rPr>
          <w:rFonts w:hint="cs"/>
          <w:rtl/>
        </w:rPr>
        <w:t xml:space="preserve">יסמין והדס </w:t>
      </w:r>
      <w:r w:rsidR="00091A81">
        <w:rPr>
          <w:rtl/>
        </w:rPr>
        <w:t>ישבו על ה</w:t>
      </w:r>
      <w:r w:rsidR="000965A1">
        <w:rPr>
          <w:rtl/>
        </w:rPr>
        <w:t>כיסא</w:t>
      </w:r>
      <w:r w:rsidR="00091A81">
        <w:rPr>
          <w:rtl/>
        </w:rPr>
        <w:t>ות, ה</w:t>
      </w:r>
      <w:r w:rsidR="00091A81">
        <w:rPr>
          <w:rFonts w:hint="cs"/>
          <w:rtl/>
        </w:rPr>
        <w:t>בנים למרגלותיהן</w:t>
      </w:r>
      <w:r w:rsidR="008B552F" w:rsidRPr="00CD067C">
        <w:rPr>
          <w:rtl/>
        </w:rPr>
        <w:t xml:space="preserve"> על ה</w:t>
      </w:r>
      <w:r w:rsidR="00EE553A">
        <w:rPr>
          <w:rFonts w:hint="cs"/>
          <w:rtl/>
        </w:rPr>
        <w:t>קרקע</w:t>
      </w:r>
      <w:r w:rsidR="008B552F" w:rsidRPr="00CD067C">
        <w:rPr>
          <w:rtl/>
        </w:rPr>
        <w:t xml:space="preserve"> החולית</w:t>
      </w:r>
      <w:r w:rsidR="00C40292">
        <w:rPr>
          <w:rFonts w:hint="cs"/>
          <w:rtl/>
        </w:rPr>
        <w:t>.</w:t>
      </w:r>
      <w:r w:rsidR="008B552F" w:rsidRPr="00CD067C">
        <w:rPr>
          <w:rtl/>
        </w:rPr>
        <w:t xml:space="preserve"> ה</w:t>
      </w:r>
      <w:r w:rsidR="00091A81">
        <w:rPr>
          <w:rFonts w:hint="cs"/>
          <w:rtl/>
        </w:rPr>
        <w:t>ן שתו</w:t>
      </w:r>
      <w:r w:rsidR="008B552F" w:rsidRPr="00CD067C">
        <w:rPr>
          <w:rtl/>
        </w:rPr>
        <w:t xml:space="preserve"> יין </w:t>
      </w:r>
      <w:r w:rsidR="00091A81">
        <w:rPr>
          <w:rFonts w:hint="cs"/>
          <w:rtl/>
        </w:rPr>
        <w:t>מ</w:t>
      </w:r>
      <w:r>
        <w:rPr>
          <w:rFonts w:hint="cs"/>
          <w:rtl/>
        </w:rPr>
        <w:t xml:space="preserve">שני </w:t>
      </w:r>
      <w:r w:rsidR="00091A81">
        <w:rPr>
          <w:rFonts w:hint="cs"/>
          <w:rtl/>
        </w:rPr>
        <w:t>ה</w:t>
      </w:r>
      <w:r w:rsidR="008B552F" w:rsidRPr="00CD067C">
        <w:rPr>
          <w:rFonts w:hint="cs"/>
          <w:rtl/>
        </w:rPr>
        <w:t>גביעים</w:t>
      </w:r>
      <w:r w:rsidR="00091A81">
        <w:rPr>
          <w:rtl/>
        </w:rPr>
        <w:t xml:space="preserve">, ארקדי שתה </w:t>
      </w:r>
      <w:r w:rsidR="00091A81">
        <w:rPr>
          <w:rFonts w:hint="cs"/>
          <w:rtl/>
        </w:rPr>
        <w:t>מעט</w:t>
      </w:r>
      <w:r w:rsidR="008B552F" w:rsidRPr="00CD067C">
        <w:rPr>
          <w:rtl/>
        </w:rPr>
        <w:t xml:space="preserve"> </w:t>
      </w:r>
      <w:r w:rsidR="009A42D2" w:rsidRPr="009A42D2">
        <w:rPr>
          <w:rFonts w:cs="Times New Roman"/>
          <w:rtl/>
        </w:rPr>
        <w:t xml:space="preserve">ישירות </w:t>
      </w:r>
      <w:r w:rsidR="00091A81">
        <w:rPr>
          <w:rtl/>
        </w:rPr>
        <w:t>מהבקבוק ו</w:t>
      </w:r>
      <w:r w:rsidR="00091A81">
        <w:rPr>
          <w:rFonts w:hint="cs"/>
          <w:rtl/>
        </w:rPr>
        <w:t>על</w:t>
      </w:r>
      <w:r w:rsidR="00091A81">
        <w:rPr>
          <w:rtl/>
        </w:rPr>
        <w:t xml:space="preserve"> שאר</w:t>
      </w:r>
      <w:r w:rsidR="00EA047A">
        <w:rPr>
          <w:rFonts w:hint="cs"/>
          <w:rtl/>
        </w:rPr>
        <w:t>ית</w:t>
      </w:r>
      <w:r w:rsidR="008B552F" w:rsidRPr="00CD067C">
        <w:rPr>
          <w:rtl/>
        </w:rPr>
        <w:t xml:space="preserve"> </w:t>
      </w:r>
      <w:r w:rsidR="000B130B">
        <w:rPr>
          <w:rFonts w:hint="cs"/>
          <w:rtl/>
        </w:rPr>
        <w:t xml:space="preserve">היין </w:t>
      </w:r>
      <w:r w:rsidR="008B552F" w:rsidRPr="00CD067C">
        <w:rPr>
          <w:rtl/>
        </w:rPr>
        <w:t xml:space="preserve">אלכס </w:t>
      </w:r>
      <w:r w:rsidR="00091A81">
        <w:rPr>
          <w:rFonts w:hint="cs"/>
          <w:rtl/>
        </w:rPr>
        <w:t xml:space="preserve">התגבר </w:t>
      </w:r>
      <w:r w:rsidR="003A7AEA">
        <w:rPr>
          <w:rFonts w:hint="cs"/>
          <w:rtl/>
        </w:rPr>
        <w:t>ללא קושי</w:t>
      </w:r>
      <w:r w:rsidR="008B552F" w:rsidRPr="00CD067C">
        <w:rPr>
          <w:rtl/>
        </w:rPr>
        <w:t xml:space="preserve">. </w:t>
      </w:r>
      <w:r w:rsidR="00091A81">
        <w:rPr>
          <w:rFonts w:hint="cs"/>
          <w:rtl/>
        </w:rPr>
        <w:t>ל</w:t>
      </w:r>
      <w:r w:rsidR="00091A81">
        <w:rPr>
          <w:rtl/>
        </w:rPr>
        <w:t>אחר</w:t>
      </w:r>
      <w:r w:rsidR="008B552F" w:rsidRPr="00CD067C">
        <w:rPr>
          <w:rtl/>
        </w:rPr>
        <w:t xml:space="preserve"> ה</w:t>
      </w:r>
      <w:r w:rsidR="000B130B">
        <w:rPr>
          <w:rFonts w:hint="cs"/>
          <w:rtl/>
        </w:rPr>
        <w:t>עוגה, והתותים (</w:t>
      </w:r>
      <w:r w:rsidR="00EA047A">
        <w:rPr>
          <w:rFonts w:hint="cs"/>
          <w:rtl/>
        </w:rPr>
        <w:t>לאכול תותים</w:t>
      </w:r>
      <w:r w:rsidR="000B130B">
        <w:rPr>
          <w:rFonts w:hint="cs"/>
          <w:rtl/>
        </w:rPr>
        <w:t xml:space="preserve"> עם אלכס</w:t>
      </w:r>
      <w:r w:rsidRPr="002D5608">
        <w:rPr>
          <w:rFonts w:hint="cs"/>
          <w:rtl/>
        </w:rPr>
        <w:t xml:space="preserve"> </w:t>
      </w:r>
      <w:r>
        <w:rPr>
          <w:rFonts w:hint="cs"/>
          <w:rtl/>
        </w:rPr>
        <w:t>זה נפלא</w:t>
      </w:r>
      <w:r w:rsidR="000B130B">
        <w:rPr>
          <w:rFonts w:hint="cs"/>
          <w:rtl/>
        </w:rPr>
        <w:t>, יסמין גילתה בהפתעה</w:t>
      </w:r>
      <w:r w:rsidR="00EE553A">
        <w:rPr>
          <w:rFonts w:hint="cs"/>
          <w:rtl/>
        </w:rPr>
        <w:t>,</w:t>
      </w:r>
      <w:r w:rsidR="000B130B">
        <w:rPr>
          <w:rFonts w:hint="cs"/>
          <w:rtl/>
        </w:rPr>
        <w:t xml:space="preserve"> והד</w:t>
      </w:r>
      <w:r w:rsidR="00EA047A">
        <w:rPr>
          <w:rFonts w:hint="cs"/>
          <w:rtl/>
        </w:rPr>
        <w:t xml:space="preserve">ס וארקדי כמעט </w:t>
      </w:r>
      <w:r w:rsidR="00EA047A" w:rsidRPr="003A7AEA">
        <w:rPr>
          <w:rFonts w:hint="eastAsia"/>
          <w:rtl/>
        </w:rPr>
        <w:t>הצליחו</w:t>
      </w:r>
      <w:r w:rsidR="00EA047A">
        <w:rPr>
          <w:rFonts w:hint="cs"/>
          <w:rtl/>
        </w:rPr>
        <w:t xml:space="preserve"> </w:t>
      </w:r>
      <w:r w:rsidR="000B130B">
        <w:rPr>
          <w:rFonts w:hint="cs"/>
          <w:rtl/>
        </w:rPr>
        <w:t>לא ללטוש עיניים)</w:t>
      </w:r>
      <w:r w:rsidR="00DE7540">
        <w:rPr>
          <w:rFonts w:hint="cs"/>
          <w:rtl/>
        </w:rPr>
        <w:t>,</w:t>
      </w:r>
      <w:r w:rsidR="008B552F" w:rsidRPr="00CD067C">
        <w:rPr>
          <w:rtl/>
        </w:rPr>
        <w:t xml:space="preserve"> </w:t>
      </w:r>
      <w:r w:rsidR="00993913">
        <w:rPr>
          <w:rFonts w:hint="cs"/>
          <w:rtl/>
        </w:rPr>
        <w:t>[</w:t>
      </w:r>
      <w:r w:rsidR="008B552F" w:rsidRPr="00CD067C">
        <w:rPr>
          <w:rtl/>
        </w:rPr>
        <w:t>הם פינו</w:t>
      </w:r>
      <w:r w:rsidR="00483BB1">
        <w:rPr>
          <w:rtl/>
        </w:rPr>
        <w:t xml:space="preserve"> הכול </w:t>
      </w:r>
      <w:r w:rsidR="008B552F" w:rsidRPr="00CD067C">
        <w:rPr>
          <w:rtl/>
        </w:rPr>
        <w:t>לאוטו של הוריה של הדס שחנה קרוב לכביש (לארקדי כבר היה רשיון נהיגה),</w:t>
      </w:r>
      <w:r w:rsidR="00212054">
        <w:rPr>
          <w:rFonts w:hint="cs"/>
          <w:rtl/>
        </w:rPr>
        <w:t>]</w:t>
      </w:r>
      <w:r w:rsidR="008B552F" w:rsidRPr="00CD067C">
        <w:rPr>
          <w:rtl/>
        </w:rPr>
        <w:t xml:space="preserve"> אלכס מצא בתא המטען</w:t>
      </w:r>
      <w:r w:rsidR="00DE7540" w:rsidRPr="00DE7540">
        <w:rPr>
          <w:rFonts w:cs="Times New Roman"/>
          <w:rtl/>
        </w:rPr>
        <w:t xml:space="preserve"> </w:t>
      </w:r>
      <w:r w:rsidR="00993913">
        <w:rPr>
          <w:rFonts w:hint="cs"/>
          <w:rtl/>
        </w:rPr>
        <w:t xml:space="preserve">במכונית הוריה של הדס </w:t>
      </w:r>
      <w:r w:rsidR="008B552F" w:rsidRPr="00CD067C">
        <w:rPr>
          <w:rtl/>
        </w:rPr>
        <w:t>כמה עפיפונים להרכבה שנ</w:t>
      </w:r>
      <w:r w:rsidR="008B552F">
        <w:rPr>
          <w:rFonts w:hint="cs"/>
          <w:rtl/>
        </w:rPr>
        <w:t>ותרו</w:t>
      </w:r>
      <w:r w:rsidR="008B552F" w:rsidRPr="00CD067C">
        <w:rPr>
          <w:rtl/>
        </w:rPr>
        <w:t xml:space="preserve"> כהפתעות מיום ההולדת של אחיה הקטן. </w:t>
      </w:r>
      <w:r w:rsidR="0088395B">
        <w:rPr>
          <w:rFonts w:hint="cs"/>
          <w:rtl/>
        </w:rPr>
        <w:t>[</w:t>
      </w:r>
      <w:r w:rsidR="00C07F4F">
        <w:rPr>
          <w:rFonts w:hint="cs"/>
          <w:rtl/>
        </w:rPr>
        <w:t xml:space="preserve">הוא </w:t>
      </w:r>
      <w:r w:rsidR="008B552F" w:rsidRPr="00CD067C">
        <w:rPr>
          <w:rtl/>
        </w:rPr>
        <w:t>לקח שני עפיפונים ו</w:t>
      </w:r>
      <w:r w:rsidR="0088395B">
        <w:rPr>
          <w:rFonts w:hint="cs"/>
          <w:rtl/>
        </w:rPr>
        <w:t>]</w:t>
      </w:r>
      <w:r w:rsidR="008B552F" w:rsidRPr="00CD067C">
        <w:rPr>
          <w:rtl/>
        </w:rPr>
        <w:t xml:space="preserve">הם </w:t>
      </w:r>
      <w:r>
        <w:rPr>
          <w:rFonts w:hint="cs"/>
          <w:rtl/>
        </w:rPr>
        <w:t>המשיכו</w:t>
      </w:r>
      <w:r w:rsidR="008B552F" w:rsidRPr="00CD067C">
        <w:rPr>
          <w:rtl/>
        </w:rPr>
        <w:t xml:space="preserve"> </w:t>
      </w:r>
      <w:r w:rsidR="00EE553A">
        <w:rPr>
          <w:rFonts w:hint="cs"/>
          <w:rtl/>
        </w:rPr>
        <w:t xml:space="preserve">ללכת </w:t>
      </w:r>
      <w:r w:rsidR="008B552F" w:rsidRPr="00CD067C">
        <w:rPr>
          <w:rtl/>
        </w:rPr>
        <w:t xml:space="preserve">לאורך הנחל מתחת לגשרים של כביש החוף </w:t>
      </w:r>
      <w:r w:rsidR="009A42D2">
        <w:rPr>
          <w:rFonts w:hint="cs"/>
          <w:rtl/>
        </w:rPr>
        <w:t xml:space="preserve">והלאה </w:t>
      </w:r>
      <w:bookmarkStart w:id="405" w:name="_Hlk535734901"/>
      <w:r w:rsidR="008B552F" w:rsidRPr="00CD067C">
        <w:rPr>
          <w:rtl/>
        </w:rPr>
        <w:t xml:space="preserve">עד לשפך </w:t>
      </w:r>
      <w:r>
        <w:rPr>
          <w:rFonts w:hint="cs"/>
          <w:rtl/>
        </w:rPr>
        <w:t>על שפת ה</w:t>
      </w:r>
      <w:r w:rsidR="008B552F" w:rsidRPr="00CD067C">
        <w:rPr>
          <w:rtl/>
        </w:rPr>
        <w:t>ים</w:t>
      </w:r>
      <w:bookmarkEnd w:id="405"/>
      <w:r w:rsidR="008B552F" w:rsidRPr="00CD067C">
        <w:rPr>
          <w:rtl/>
        </w:rPr>
        <w:t xml:space="preserve">. אלכס הרכיב </w:t>
      </w:r>
      <w:r w:rsidR="00EA047A">
        <w:rPr>
          <w:rFonts w:hint="cs"/>
          <w:rtl/>
        </w:rPr>
        <w:t>את אחד ה</w:t>
      </w:r>
      <w:r w:rsidR="008B552F" w:rsidRPr="00CD067C">
        <w:rPr>
          <w:rtl/>
        </w:rPr>
        <w:t>עפיפו</w:t>
      </w:r>
      <w:r w:rsidR="00EA047A">
        <w:rPr>
          <w:rFonts w:hint="cs"/>
          <w:rtl/>
        </w:rPr>
        <w:t>נים</w:t>
      </w:r>
      <w:r w:rsidR="008B552F" w:rsidRPr="00CD067C">
        <w:rPr>
          <w:rtl/>
        </w:rPr>
        <w:t xml:space="preserve"> ונתן אותו להדס שהטיסה אותו בקלות ברוח החזקה. העפיפון </w:t>
      </w:r>
      <w:r w:rsidR="00993913">
        <w:rPr>
          <w:rFonts w:hint="cs"/>
          <w:rtl/>
        </w:rPr>
        <w:t>היה</w:t>
      </w:r>
      <w:r w:rsidR="008B552F" w:rsidRPr="00CD067C">
        <w:rPr>
          <w:rtl/>
        </w:rPr>
        <w:t xml:space="preserve"> יציב לגמרי בשמי</w:t>
      </w:r>
      <w:r w:rsidR="00EE553A">
        <w:rPr>
          <w:rFonts w:hint="cs"/>
          <w:rtl/>
        </w:rPr>
        <w:t>י</w:t>
      </w:r>
      <w:r w:rsidR="008B552F" w:rsidRPr="00CD067C">
        <w:rPr>
          <w:rtl/>
        </w:rPr>
        <w:t xml:space="preserve">ם הכחולים, רק זנבו הארוך </w:t>
      </w:r>
      <w:r w:rsidR="00B57D94">
        <w:rPr>
          <w:rFonts w:hint="cs"/>
          <w:rtl/>
        </w:rPr>
        <w:t>ה</w:t>
      </w:r>
      <w:r w:rsidR="008B552F" w:rsidRPr="00CD067C">
        <w:rPr>
          <w:rtl/>
        </w:rPr>
        <w:t xml:space="preserve">סתלסל ברוח. ארקדי חיבר את העפיפון השני וניסה להטיס </w:t>
      </w:r>
      <w:r>
        <w:rPr>
          <w:rFonts w:hint="cs"/>
          <w:rtl/>
        </w:rPr>
        <w:t xml:space="preserve">גם </w:t>
      </w:r>
      <w:r w:rsidR="008B552F" w:rsidRPr="00CD067C">
        <w:rPr>
          <w:rtl/>
        </w:rPr>
        <w:t>אותו</w:t>
      </w:r>
      <w:r w:rsidR="00635FC3">
        <w:rPr>
          <w:rFonts w:hint="cs"/>
          <w:rtl/>
        </w:rPr>
        <w:t>,</w:t>
      </w:r>
      <w:r w:rsidR="008B552F" w:rsidRPr="00CD067C">
        <w:rPr>
          <w:rtl/>
        </w:rPr>
        <w:t xml:space="preserve"> אבל העפיפון </w:t>
      </w:r>
      <w:r w:rsidR="00EA047A">
        <w:rPr>
          <w:rFonts w:hint="cs"/>
          <w:rtl/>
        </w:rPr>
        <w:t>הסתחרר</w:t>
      </w:r>
      <w:r w:rsidR="008B552F" w:rsidRPr="00CD067C">
        <w:rPr>
          <w:rtl/>
        </w:rPr>
        <w:t xml:space="preserve"> כשיכור.</w:t>
      </w:r>
    </w:p>
    <w:p w14:paraId="620B9BB1" w14:textId="77777777" w:rsidR="00DE7540" w:rsidRDefault="008B552F" w:rsidP="00AB60CF">
      <w:pPr>
        <w:rPr>
          <w:rtl/>
        </w:rPr>
      </w:pPr>
      <w:r w:rsidRPr="00CD067C">
        <w:rPr>
          <w:rtl/>
        </w:rPr>
        <w:t xml:space="preserve">"העפיפון מנסה להגיד לך משהו, העפיפון מנסה להגיד לך משהו!" אלכס </w:t>
      </w:r>
      <w:r w:rsidR="00A43BAC" w:rsidRPr="00CF7DD5">
        <w:rPr>
          <w:rFonts w:hint="eastAsia"/>
          <w:highlight w:val="red"/>
          <w:rtl/>
        </w:rPr>
        <w:t>קרא</w:t>
      </w:r>
      <w:r w:rsidR="00C07F4F">
        <w:rPr>
          <w:rFonts w:hint="cs"/>
          <w:rtl/>
        </w:rPr>
        <w:t xml:space="preserve"> </w:t>
      </w:r>
      <w:r w:rsidR="008965ED">
        <w:rPr>
          <w:rFonts w:hint="cs"/>
          <w:rtl/>
        </w:rPr>
        <w:t xml:space="preserve">לו </w:t>
      </w:r>
      <w:r w:rsidR="00C07F4F">
        <w:rPr>
          <w:rFonts w:hint="cs"/>
          <w:rtl/>
        </w:rPr>
        <w:t>בקול מעל הרוח</w:t>
      </w:r>
      <w:r w:rsidRPr="00CD067C">
        <w:rPr>
          <w:rtl/>
        </w:rPr>
        <w:t xml:space="preserve">. </w:t>
      </w:r>
    </w:p>
    <w:p w14:paraId="0602DD86" w14:textId="77777777" w:rsidR="00DE7540" w:rsidRDefault="008B552F" w:rsidP="00AB60CF">
      <w:pPr>
        <w:rPr>
          <w:rtl/>
        </w:rPr>
      </w:pPr>
      <w:r w:rsidRPr="00CD067C">
        <w:rPr>
          <w:rtl/>
        </w:rPr>
        <w:t xml:space="preserve">"באיזו שפה?" ארקדי </w:t>
      </w:r>
      <w:r w:rsidR="00091A81" w:rsidRPr="003A7AEA">
        <w:rPr>
          <w:rFonts w:hint="eastAsia"/>
          <w:highlight w:val="red"/>
          <w:rtl/>
        </w:rPr>
        <w:t>שאל</w:t>
      </w:r>
      <w:r w:rsidR="00091A81">
        <w:rPr>
          <w:rFonts w:hint="cs"/>
          <w:rtl/>
        </w:rPr>
        <w:t xml:space="preserve"> </w:t>
      </w:r>
      <w:r w:rsidRPr="00CD067C">
        <w:rPr>
          <w:rtl/>
        </w:rPr>
        <w:t>והם התפוצצו</w:t>
      </w:r>
      <w:r w:rsidR="00091A81">
        <w:rPr>
          <w:rtl/>
        </w:rPr>
        <w:t xml:space="preserve"> מצחוק. </w:t>
      </w:r>
    </w:p>
    <w:p w14:paraId="457C5F4A" w14:textId="1EE7F904" w:rsidR="008B552F" w:rsidRPr="00CD067C" w:rsidRDefault="00091A81" w:rsidP="00AB60CF">
      <w:pPr>
        <w:rPr>
          <w:rtl/>
        </w:rPr>
      </w:pPr>
      <w:r>
        <w:rPr>
          <w:rtl/>
        </w:rPr>
        <w:t>אלכס משך אליו את העפיפו</w:t>
      </w:r>
      <w:r>
        <w:rPr>
          <w:rFonts w:hint="cs"/>
          <w:rtl/>
        </w:rPr>
        <w:t>ן</w:t>
      </w:r>
      <w:r w:rsidR="008B552F" w:rsidRPr="00CD067C">
        <w:rPr>
          <w:rtl/>
        </w:rPr>
        <w:t xml:space="preserve"> והסיט את נקודת המפגש של שתי צלעות העץ הגמישות </w:t>
      </w:r>
      <w:r w:rsidR="000C5FC6">
        <w:rPr>
          <w:rFonts w:hint="cs"/>
          <w:rtl/>
        </w:rPr>
        <w:t>[</w:t>
      </w:r>
      <w:r w:rsidR="008B552F" w:rsidRPr="00CD067C">
        <w:rPr>
          <w:rtl/>
        </w:rPr>
        <w:t xml:space="preserve">לשווי משקל </w:t>
      </w:r>
      <w:r w:rsidR="00DE7540">
        <w:rPr>
          <w:rFonts w:hint="cs"/>
          <w:rtl/>
        </w:rPr>
        <w:t>מתאים</w:t>
      </w:r>
      <w:r w:rsidR="008B552F" w:rsidRPr="00CD067C">
        <w:rPr>
          <w:rtl/>
        </w:rPr>
        <w:t xml:space="preserve"> יותר</w:t>
      </w:r>
      <w:r w:rsidR="000C5FC6">
        <w:rPr>
          <w:rFonts w:hint="cs"/>
          <w:rtl/>
        </w:rPr>
        <w:t>]</w:t>
      </w:r>
      <w:r w:rsidR="008B552F" w:rsidRPr="00CD067C">
        <w:rPr>
          <w:rtl/>
        </w:rPr>
        <w:t xml:space="preserve">. ארקדי שחרר את העפיפון </w:t>
      </w:r>
      <w:r w:rsidR="00276365">
        <w:rPr>
          <w:rFonts w:hint="cs"/>
          <w:rtl/>
        </w:rPr>
        <w:t>א</w:t>
      </w:r>
      <w:r w:rsidR="008B552F" w:rsidRPr="00CD067C">
        <w:rPr>
          <w:rtl/>
        </w:rPr>
        <w:t>ל</w:t>
      </w:r>
      <w:r w:rsidR="00B53B52">
        <w:rPr>
          <w:rFonts w:hint="cs"/>
          <w:rtl/>
        </w:rPr>
        <w:t xml:space="preserve"> ה</w:t>
      </w:r>
      <w:r w:rsidR="008B552F" w:rsidRPr="00CD067C">
        <w:rPr>
          <w:rtl/>
        </w:rPr>
        <w:t>רוח והפעם ה</w:t>
      </w:r>
      <w:r w:rsidR="00A43BAC">
        <w:rPr>
          <w:rFonts w:hint="cs"/>
          <w:rtl/>
        </w:rPr>
        <w:t>וא</w:t>
      </w:r>
      <w:r w:rsidR="008B552F" w:rsidRPr="00CD067C">
        <w:rPr>
          <w:rtl/>
        </w:rPr>
        <w:t xml:space="preserve"> שט יציב </w:t>
      </w:r>
      <w:r w:rsidR="00276365">
        <w:rPr>
          <w:rFonts w:hint="cs"/>
          <w:rtl/>
        </w:rPr>
        <w:t>בשמיים</w:t>
      </w:r>
      <w:r w:rsidR="00635FC3">
        <w:rPr>
          <w:rFonts w:hint="cs"/>
          <w:rtl/>
        </w:rPr>
        <w:t>,</w:t>
      </w:r>
      <w:r w:rsidR="00276365">
        <w:rPr>
          <w:rFonts w:hint="cs"/>
          <w:rtl/>
        </w:rPr>
        <w:t xml:space="preserve"> </w:t>
      </w:r>
      <w:r w:rsidR="00993913">
        <w:rPr>
          <w:rFonts w:hint="cs"/>
          <w:rtl/>
        </w:rPr>
        <w:t>[</w:t>
      </w:r>
      <w:r w:rsidR="00AB60CF">
        <w:rPr>
          <w:rFonts w:hint="cs"/>
          <w:rtl/>
        </w:rPr>
        <w:t xml:space="preserve">ליסמין היה חמים ונח כשלבשה את הסווטשירט של </w:t>
      </w:r>
      <w:r w:rsidR="00C52F09">
        <w:rPr>
          <w:rtl/>
        </w:rPr>
        <w:t>אלכס</w:t>
      </w:r>
      <w:r w:rsidR="00993913">
        <w:rPr>
          <w:rFonts w:hint="cs"/>
          <w:rtl/>
        </w:rPr>
        <w:t>]</w:t>
      </w:r>
      <w:r w:rsidR="00C52F09">
        <w:rPr>
          <w:rtl/>
        </w:rPr>
        <w:t xml:space="preserve"> </w:t>
      </w:r>
      <w:r w:rsidR="00AB60CF">
        <w:rPr>
          <w:rFonts w:hint="cs"/>
          <w:rtl/>
        </w:rPr>
        <w:t xml:space="preserve">ובינתיים </w:t>
      </w:r>
      <w:r w:rsidR="00993913">
        <w:rPr>
          <w:rFonts w:hint="cs"/>
          <w:rtl/>
        </w:rPr>
        <w:t>אלכס</w:t>
      </w:r>
      <w:r w:rsidR="00AB60CF">
        <w:rPr>
          <w:rFonts w:hint="cs"/>
          <w:rtl/>
        </w:rPr>
        <w:t xml:space="preserve"> </w:t>
      </w:r>
      <w:r w:rsidR="00C52F09">
        <w:rPr>
          <w:rFonts w:hint="cs"/>
          <w:rtl/>
        </w:rPr>
        <w:t>שעשע</w:t>
      </w:r>
      <w:r w:rsidR="008B552F" w:rsidRPr="00CD067C">
        <w:rPr>
          <w:rtl/>
        </w:rPr>
        <w:t xml:space="preserve"> את</w:t>
      </w:r>
      <w:r w:rsidR="00993913">
        <w:rPr>
          <w:rFonts w:hint="cs"/>
          <w:rtl/>
        </w:rPr>
        <w:t xml:space="preserve"> יסמין</w:t>
      </w:r>
      <w:r w:rsidR="008B552F" w:rsidRPr="00CD067C">
        <w:rPr>
          <w:rtl/>
        </w:rPr>
        <w:t xml:space="preserve"> בהליכה על הידיים. הוא נופף ברגליו המונ</w:t>
      </w:r>
      <w:r w:rsidR="00B53B52">
        <w:rPr>
          <w:rtl/>
        </w:rPr>
        <w:t>פות ב</w:t>
      </w:r>
      <w:r w:rsidR="004C59E0">
        <w:rPr>
          <w:rtl/>
        </w:rPr>
        <w:t>אוויר</w:t>
      </w:r>
      <w:r w:rsidR="00B53B52">
        <w:rPr>
          <w:rtl/>
        </w:rPr>
        <w:t xml:space="preserve"> והתקדם אליה על ידיו, </w:t>
      </w:r>
      <w:r w:rsidR="000C5FC6">
        <w:rPr>
          <w:rFonts w:hint="cs"/>
          <w:rtl/>
        </w:rPr>
        <w:t>ו</w:t>
      </w:r>
      <w:r w:rsidR="008B552F" w:rsidRPr="00CD067C">
        <w:rPr>
          <w:rtl/>
        </w:rPr>
        <w:t>חולצ</w:t>
      </w:r>
      <w:r w:rsidR="00B53B52">
        <w:rPr>
          <w:rFonts w:hint="cs"/>
          <w:rtl/>
        </w:rPr>
        <w:t>תו</w:t>
      </w:r>
      <w:r w:rsidR="00B53B52">
        <w:rPr>
          <w:rtl/>
        </w:rPr>
        <w:t xml:space="preserve"> הקצרה</w:t>
      </w:r>
      <w:r w:rsidR="008B552F" w:rsidRPr="00CD067C">
        <w:rPr>
          <w:rtl/>
        </w:rPr>
        <w:t xml:space="preserve"> </w:t>
      </w:r>
      <w:r w:rsidR="00B57D94">
        <w:rPr>
          <w:rFonts w:hint="cs"/>
          <w:rtl/>
        </w:rPr>
        <w:t>ה</w:t>
      </w:r>
      <w:r w:rsidR="008B552F" w:rsidRPr="00CD067C">
        <w:rPr>
          <w:rtl/>
        </w:rPr>
        <w:t>חליקה על גופו וחשפ</w:t>
      </w:r>
      <w:r w:rsidR="00B57D94">
        <w:rPr>
          <w:rFonts w:hint="cs"/>
          <w:rtl/>
        </w:rPr>
        <w:t>ה</w:t>
      </w:r>
      <w:r w:rsidR="008B552F" w:rsidRPr="00CD067C">
        <w:rPr>
          <w:rtl/>
        </w:rPr>
        <w:t xml:space="preserve"> את בטנו. </w:t>
      </w:r>
    </w:p>
    <w:p w14:paraId="4127BEAF" w14:textId="7C665361" w:rsidR="008B552F" w:rsidRPr="00CD067C" w:rsidRDefault="00091A81" w:rsidP="00B57D94">
      <w:pPr>
        <w:rPr>
          <w:rtl/>
        </w:rPr>
      </w:pPr>
      <w:r>
        <w:rPr>
          <w:rtl/>
        </w:rPr>
        <w:t>ה</w:t>
      </w:r>
      <w:r w:rsidR="00276365">
        <w:rPr>
          <w:rFonts w:hint="cs"/>
          <w:rtl/>
        </w:rPr>
        <w:t>ם</w:t>
      </w:r>
      <w:r>
        <w:rPr>
          <w:rtl/>
        </w:rPr>
        <w:t xml:space="preserve"> טייל</w:t>
      </w:r>
      <w:r w:rsidR="00276365">
        <w:rPr>
          <w:rFonts w:hint="cs"/>
          <w:rtl/>
        </w:rPr>
        <w:t>ו</w:t>
      </w:r>
      <w:r w:rsidR="008B552F" w:rsidRPr="00CD067C">
        <w:rPr>
          <w:rtl/>
        </w:rPr>
        <w:t xml:space="preserve"> </w:t>
      </w:r>
      <w:r w:rsidR="00C52F09">
        <w:rPr>
          <w:rFonts w:hint="cs"/>
          <w:rtl/>
        </w:rPr>
        <w:t xml:space="preserve">אל </w:t>
      </w:r>
      <w:r w:rsidR="008B552F" w:rsidRPr="00CD067C">
        <w:rPr>
          <w:rtl/>
        </w:rPr>
        <w:t>מאחורי דיונה נטושה</w:t>
      </w:r>
      <w:r w:rsidR="00A21140">
        <w:rPr>
          <w:rFonts w:hint="cs"/>
          <w:rtl/>
        </w:rPr>
        <w:t>,</w:t>
      </w:r>
      <w:r w:rsidR="00DE7540" w:rsidRPr="00DE7540">
        <w:rPr>
          <w:rFonts w:cs="Times New Roman"/>
          <w:rtl/>
        </w:rPr>
        <w:t xml:space="preserve"> בין חלוקי נחל </w:t>
      </w:r>
      <w:r w:rsidR="00635FC3" w:rsidRPr="009A42D2">
        <w:rPr>
          <w:rFonts w:cs="Times New Roman"/>
          <w:rtl/>
        </w:rPr>
        <w:t>וורדרדים</w:t>
      </w:r>
      <w:r w:rsidR="00635FC3">
        <w:rPr>
          <w:rFonts w:cs="Times New Roman" w:hint="cs"/>
          <w:rtl/>
        </w:rPr>
        <w:t xml:space="preserve"> ו</w:t>
      </w:r>
      <w:r w:rsidR="00DE7540" w:rsidRPr="00DE7540">
        <w:rPr>
          <w:rFonts w:cs="Times New Roman"/>
          <w:rtl/>
        </w:rPr>
        <w:t>סגלגלים ואפרפרים</w:t>
      </w:r>
      <w:r w:rsidR="00635FC3">
        <w:rPr>
          <w:rFonts w:cs="Times New Roman" w:hint="cs"/>
          <w:rtl/>
        </w:rPr>
        <w:t>,</w:t>
      </w:r>
      <w:r w:rsidR="00DE7540" w:rsidRPr="00DE7540">
        <w:rPr>
          <w:rFonts w:cs="Times New Roman"/>
          <w:rtl/>
        </w:rPr>
        <w:t xml:space="preserve"> </w:t>
      </w:r>
      <w:r w:rsidR="00B57D94">
        <w:rPr>
          <w:rFonts w:cs="Times New Roman" w:hint="cs"/>
          <w:rtl/>
        </w:rPr>
        <w:t>[</w:t>
      </w:r>
      <w:r w:rsidR="00DE7540" w:rsidRPr="00DE7540">
        <w:rPr>
          <w:rFonts w:cs="Times New Roman"/>
          <w:rtl/>
        </w:rPr>
        <w:t>וכתמתמים, כן – וגם ווורדרדים. מלובבים וחביבים</w:t>
      </w:r>
      <w:r w:rsidR="008B552F" w:rsidRPr="00CD067C">
        <w:rPr>
          <w:rtl/>
        </w:rPr>
        <w:t>. על החול בין חלוקי הנחל הסגלגלים ו</w:t>
      </w:r>
      <w:r w:rsidR="00C52F09">
        <w:rPr>
          <w:rtl/>
        </w:rPr>
        <w:t xml:space="preserve">האפרפרים והכתמתמים והוורדרדים, </w:t>
      </w:r>
      <w:r w:rsidR="008B552F" w:rsidRPr="00CD067C">
        <w:rPr>
          <w:rtl/>
        </w:rPr>
        <w:t>נישקוקים ולטיפטופים וזהבהובים, וזנב</w:t>
      </w:r>
      <w:r w:rsidR="00C52F09">
        <w:rPr>
          <w:rtl/>
        </w:rPr>
        <w:t xml:space="preserve">נבות העפיפונים המתנופפים ברוח, </w:t>
      </w:r>
      <w:r w:rsidR="008B552F" w:rsidRPr="00CD067C">
        <w:rPr>
          <w:rtl/>
        </w:rPr>
        <w:t>מרקדים ומקפצים בעליצות ב</w:t>
      </w:r>
      <w:r w:rsidR="00EE553A">
        <w:rPr>
          <w:rtl/>
        </w:rPr>
        <w:t>שמיים</w:t>
      </w:r>
      <w:r w:rsidR="008B552F" w:rsidRPr="00CD067C">
        <w:rPr>
          <w:rtl/>
        </w:rPr>
        <w:t xml:space="preserve"> </w:t>
      </w:r>
      <w:r w:rsidR="00C52F09">
        <w:rPr>
          <w:rFonts w:hint="cs"/>
          <w:rtl/>
        </w:rPr>
        <w:t>ו</w:t>
      </w:r>
      <w:r w:rsidR="008B552F" w:rsidRPr="00CD067C">
        <w:rPr>
          <w:rtl/>
        </w:rPr>
        <w:t>מלווים את נשימותיהם.</w:t>
      </w:r>
      <w:r w:rsidR="00276365">
        <w:rPr>
          <w:rFonts w:hint="cs"/>
          <w:rtl/>
        </w:rPr>
        <w:t xml:space="preserve">] </w:t>
      </w:r>
      <w:r w:rsidR="00B57D94">
        <w:rPr>
          <w:rFonts w:hint="cs"/>
          <w:rtl/>
        </w:rPr>
        <w:t>ו</w:t>
      </w:r>
      <w:r w:rsidR="008B552F" w:rsidRPr="00CD067C">
        <w:rPr>
          <w:rtl/>
        </w:rPr>
        <w:t>ארקדי והדס ישבו סמוך לשפך הנהר וה</w:t>
      </w:r>
      <w:r w:rsidR="00A43BAC">
        <w:rPr>
          <w:rFonts w:hint="cs"/>
          <w:rtl/>
        </w:rPr>
        <w:t>תבוננ</w:t>
      </w:r>
      <w:r w:rsidR="008B552F" w:rsidRPr="00CD067C">
        <w:rPr>
          <w:rtl/>
        </w:rPr>
        <w:t xml:space="preserve">ו </w:t>
      </w:r>
      <w:r w:rsidR="00A43BAC">
        <w:rPr>
          <w:rFonts w:hint="cs"/>
          <w:rtl/>
        </w:rPr>
        <w:t>ב</w:t>
      </w:r>
      <w:r w:rsidR="008B552F" w:rsidRPr="00CD067C">
        <w:rPr>
          <w:rtl/>
        </w:rPr>
        <w:t xml:space="preserve">גלי הים שפלשו </w:t>
      </w:r>
      <w:r w:rsidR="00276365">
        <w:rPr>
          <w:rFonts w:hint="cs"/>
          <w:rtl/>
        </w:rPr>
        <w:t>א</w:t>
      </w:r>
      <w:r w:rsidR="008B552F" w:rsidRPr="00CD067C">
        <w:rPr>
          <w:rtl/>
        </w:rPr>
        <w:t>ל הנחל</w:t>
      </w:r>
      <w:r w:rsidR="00993913">
        <w:rPr>
          <w:rFonts w:hint="cs"/>
          <w:rtl/>
        </w:rPr>
        <w:t xml:space="preserve"> [</w:t>
      </w:r>
      <w:r w:rsidR="008B552F" w:rsidRPr="00CD067C">
        <w:rPr>
          <w:rtl/>
        </w:rPr>
        <w:t>, ול</w:t>
      </w:r>
      <w:r w:rsidR="00C52F09">
        <w:rPr>
          <w:rFonts w:hint="cs"/>
          <w:rtl/>
        </w:rPr>
        <w:t>עיתי</w:t>
      </w:r>
      <w:r w:rsidR="008B552F" w:rsidRPr="00CD067C">
        <w:rPr>
          <w:rtl/>
        </w:rPr>
        <w:t xml:space="preserve">ם זרימת הנחל </w:t>
      </w:r>
      <w:r w:rsidR="001C5A04">
        <w:rPr>
          <w:rtl/>
        </w:rPr>
        <w:t>הייתה</w:t>
      </w:r>
      <w:r w:rsidR="008B552F" w:rsidRPr="00CD067C">
        <w:rPr>
          <w:rtl/>
        </w:rPr>
        <w:t xml:space="preserve"> מתגברת והודפת את גלי הים בחזרה</w:t>
      </w:r>
      <w:r w:rsidR="003A7AEA">
        <w:rPr>
          <w:rFonts w:hint="cs"/>
          <w:rtl/>
        </w:rPr>
        <w:t>,</w:t>
      </w:r>
      <w:r w:rsidR="00C07F4F">
        <w:rPr>
          <w:rFonts w:hint="cs"/>
          <w:rtl/>
        </w:rPr>
        <w:t xml:space="preserve"> החוצה והלאה</w:t>
      </w:r>
      <w:r w:rsidR="00993913">
        <w:rPr>
          <w:rFonts w:hint="cs"/>
          <w:rtl/>
        </w:rPr>
        <w:t>]</w:t>
      </w:r>
      <w:r w:rsidR="008B552F" w:rsidRPr="00CD067C">
        <w:rPr>
          <w:rtl/>
        </w:rPr>
        <w:t>. ארקדי בעט ב</w:t>
      </w:r>
      <w:r w:rsidR="00276365">
        <w:rPr>
          <w:rFonts w:hint="cs"/>
          <w:rtl/>
        </w:rPr>
        <w:t>גדת</w:t>
      </w:r>
      <w:r w:rsidR="008B552F" w:rsidRPr="00CD067C">
        <w:rPr>
          <w:rtl/>
        </w:rPr>
        <w:t xml:space="preserve"> הנחל החולית, </w:t>
      </w:r>
      <w:r w:rsidR="001F7DB2">
        <w:rPr>
          <w:rtl/>
        </w:rPr>
        <w:t>מדרדר ערימ</w:t>
      </w:r>
      <w:r w:rsidR="001F7DB2">
        <w:rPr>
          <w:rFonts w:hint="cs"/>
          <w:rtl/>
        </w:rPr>
        <w:t>ות</w:t>
      </w:r>
      <w:r w:rsidR="008B552F">
        <w:rPr>
          <w:rtl/>
        </w:rPr>
        <w:t xml:space="preserve"> חול על ענפים </w:t>
      </w:r>
      <w:r w:rsidR="008B552F" w:rsidRPr="00CD067C">
        <w:rPr>
          <w:rtl/>
        </w:rPr>
        <w:t xml:space="preserve">יבשים שנסחפו עם הזרם. </w:t>
      </w:r>
    </w:p>
    <w:p w14:paraId="04700225" w14:textId="5107E32C" w:rsidR="008B552F" w:rsidRDefault="00DE7540" w:rsidP="003A7AEA">
      <w:pPr>
        <w:rPr>
          <w:rtl/>
        </w:rPr>
      </w:pPr>
      <w:r w:rsidRPr="00DE7540">
        <w:rPr>
          <w:rFonts w:cs="Times New Roman"/>
          <w:rtl/>
        </w:rPr>
        <w:t>כשחזרו, נחבאה</w:t>
      </w:r>
      <w:r w:rsidR="00635FC3" w:rsidRPr="00635FC3">
        <w:rPr>
          <w:rFonts w:cs="Times New Roman"/>
          <w:rtl/>
        </w:rPr>
        <w:t xml:space="preserve"> </w:t>
      </w:r>
      <w:r w:rsidR="00635FC3" w:rsidRPr="00DE7540">
        <w:rPr>
          <w:rFonts w:cs="Times New Roman"/>
          <w:rtl/>
        </w:rPr>
        <w:t>השמש</w:t>
      </w:r>
      <w:r w:rsidRPr="00DE7540">
        <w:rPr>
          <w:rFonts w:cs="Times New Roman"/>
          <w:rtl/>
        </w:rPr>
        <w:t xml:space="preserve"> מאחורי ענן, היום הקצר </w:t>
      </w:r>
      <w:r w:rsidR="009A42D2" w:rsidRPr="009A42D2">
        <w:rPr>
          <w:rFonts w:cs="Times New Roman"/>
          <w:rtl/>
        </w:rPr>
        <w:t xml:space="preserve">ביותר בשנה </w:t>
      </w:r>
      <w:r w:rsidRPr="00DE7540">
        <w:rPr>
          <w:rFonts w:cs="Times New Roman"/>
          <w:rtl/>
        </w:rPr>
        <w:t>הפך סגרירי. יסמין אחזה את קוץ הד</w:t>
      </w:r>
      <w:r w:rsidR="00212054">
        <w:rPr>
          <w:rFonts w:cs="Times New Roman" w:hint="cs"/>
          <w:rtl/>
        </w:rPr>
        <w:t>ו</w:t>
      </w:r>
      <w:r w:rsidRPr="00DE7540">
        <w:rPr>
          <w:rFonts w:cs="Times New Roman"/>
          <w:rtl/>
        </w:rPr>
        <w:t>רבן בידה ומחתה את החול מברכיה. ארקדי חש אל אלכס, ניער את החול מגבו ומשערו, ועזר לו לסוכך על להבת המצית מהרוח העזה. "לחתוך לך קצת גומא?"</w:t>
      </w:r>
    </w:p>
    <w:p w14:paraId="580EEE34" w14:textId="77777777" w:rsidR="008B552F" w:rsidRDefault="008B552F" w:rsidP="008B552F">
      <w:pPr>
        <w:rPr>
          <w:rtl/>
        </w:rPr>
      </w:pPr>
      <w:r>
        <w:rPr>
          <w:rFonts w:hint="cs"/>
          <w:rtl/>
        </w:rPr>
        <w:t>"מה זה גומא?"</w:t>
      </w:r>
    </w:p>
    <w:p w14:paraId="4FD51389" w14:textId="12C3F11C" w:rsidR="008B552F" w:rsidRDefault="008B552F" w:rsidP="008B552F">
      <w:pPr>
        <w:rPr>
          <w:rtl/>
        </w:rPr>
      </w:pPr>
      <w:r>
        <w:rPr>
          <w:rFonts w:hint="cs"/>
          <w:rtl/>
        </w:rPr>
        <w:t xml:space="preserve">"הצמחים האלה, שם. נו, זה מה שהתיבה של משה </w:t>
      </w:r>
      <w:r w:rsidR="001C5A04">
        <w:rPr>
          <w:rFonts w:hint="cs"/>
          <w:rtl/>
        </w:rPr>
        <w:t>הייתה</w:t>
      </w:r>
      <w:r>
        <w:rPr>
          <w:rFonts w:hint="cs"/>
          <w:rtl/>
        </w:rPr>
        <w:t xml:space="preserve"> עשויה ממנו."</w:t>
      </w:r>
    </w:p>
    <w:p w14:paraId="3C5B5605" w14:textId="77777777" w:rsidR="008B552F" w:rsidRDefault="008B552F" w:rsidP="008B552F">
      <w:pPr>
        <w:rPr>
          <w:rtl/>
        </w:rPr>
      </w:pPr>
      <w:r>
        <w:rPr>
          <w:rFonts w:hint="cs"/>
          <w:rtl/>
        </w:rPr>
        <w:t>"מי זה מוישה?"</w:t>
      </w:r>
    </w:p>
    <w:p w14:paraId="16FFE332" w14:textId="087576CE" w:rsidR="008B552F" w:rsidRPr="00CD067C" w:rsidRDefault="00C52F09" w:rsidP="0002714D">
      <w:pPr>
        <w:rPr>
          <w:rtl/>
        </w:rPr>
      </w:pPr>
      <w:r>
        <w:rPr>
          <w:rFonts w:hint="cs"/>
          <w:rtl/>
        </w:rPr>
        <w:t>קל מדי לצחוק על אלכס</w:t>
      </w:r>
      <w:r w:rsidR="00534739">
        <w:rPr>
          <w:rFonts w:hint="cs"/>
          <w:rtl/>
        </w:rPr>
        <w:t>,</w:t>
      </w:r>
      <w:r>
        <w:rPr>
          <w:rFonts w:hint="cs"/>
          <w:rtl/>
        </w:rPr>
        <w:t xml:space="preserve"> אבל </w:t>
      </w:r>
      <w:r w:rsidR="0002714D">
        <w:rPr>
          <w:rFonts w:hint="cs"/>
          <w:rtl/>
        </w:rPr>
        <w:t>לשם מה?</w:t>
      </w:r>
      <w:r>
        <w:rPr>
          <w:rFonts w:hint="cs"/>
          <w:rtl/>
        </w:rPr>
        <w:t xml:space="preserve"> </w:t>
      </w:r>
      <w:r w:rsidR="0002714D">
        <w:rPr>
          <w:rFonts w:hint="cs"/>
          <w:rtl/>
        </w:rPr>
        <w:t>[</w:t>
      </w:r>
      <w:r>
        <w:rPr>
          <w:rFonts w:hint="cs"/>
          <w:rtl/>
        </w:rPr>
        <w:t>חסר טעם.</w:t>
      </w:r>
      <w:r w:rsidR="008B552F">
        <w:rPr>
          <w:rFonts w:hint="cs"/>
          <w:rtl/>
        </w:rPr>
        <w:t xml:space="preserve"> </w:t>
      </w:r>
      <w:r w:rsidR="0002714D">
        <w:rPr>
          <w:rFonts w:hint="cs"/>
          <w:rtl/>
        </w:rPr>
        <w:t xml:space="preserve">סתם משעמם אדיש </w:t>
      </w:r>
      <w:r w:rsidR="008B552F">
        <w:t>realizes</w:t>
      </w:r>
      <w:r w:rsidR="008B552F">
        <w:rPr>
          <w:rFonts w:hint="cs"/>
          <w:rtl/>
        </w:rPr>
        <w:t xml:space="preserve"> שזה גם </w:t>
      </w:r>
      <w:r w:rsidR="008B552F">
        <w:t>pointless</w:t>
      </w:r>
      <w:r>
        <w:rPr>
          <w:rFonts w:hint="cs"/>
          <w:rtl/>
        </w:rPr>
        <w:t>]</w:t>
      </w:r>
    </w:p>
    <w:p w14:paraId="71BBC5C9" w14:textId="107636E0" w:rsidR="008B552F" w:rsidRDefault="008B552F" w:rsidP="00C07F4F">
      <w:pPr>
        <w:rPr>
          <w:rtl/>
        </w:rPr>
      </w:pPr>
      <w:r w:rsidRPr="00CD067C">
        <w:rPr>
          <w:rtl/>
        </w:rPr>
        <w:t xml:space="preserve">ארבעתם ישבו על שפת הנחל והתחרו בקליעת חלוקי נחל </w:t>
      </w:r>
      <w:r w:rsidR="00276365">
        <w:rPr>
          <w:rFonts w:hint="cs"/>
          <w:rtl/>
        </w:rPr>
        <w:t>א</w:t>
      </w:r>
      <w:r w:rsidRPr="00CD067C">
        <w:rPr>
          <w:rtl/>
        </w:rPr>
        <w:t>ל צמיג ישן</w:t>
      </w:r>
      <w:r>
        <w:rPr>
          <w:rFonts w:hint="cs"/>
          <w:rtl/>
        </w:rPr>
        <w:t xml:space="preserve"> שהיה</w:t>
      </w:r>
      <w:r w:rsidRPr="00CD067C">
        <w:rPr>
          <w:rtl/>
        </w:rPr>
        <w:t xml:space="preserve"> תקוע במי</w:t>
      </w:r>
      <w:r w:rsidR="00C07F4F">
        <w:rPr>
          <w:rFonts w:hint="cs"/>
          <w:rtl/>
        </w:rPr>
        <w:t>ם</w:t>
      </w:r>
      <w:r w:rsidRPr="00CD067C">
        <w:rPr>
          <w:rtl/>
        </w:rPr>
        <w:t xml:space="preserve"> הרדודים</w:t>
      </w:r>
      <w:r w:rsidR="00276365">
        <w:rPr>
          <w:rFonts w:hint="cs"/>
          <w:rtl/>
        </w:rPr>
        <w:t>,</w:t>
      </w:r>
      <w:r w:rsidRPr="00CD067C">
        <w:rPr>
          <w:rtl/>
        </w:rPr>
        <w:t xml:space="preserve"> אבל ראשו של אלכס הסתחרר מהיין וכושר הקליעה שלו התדרדר לגמרי. הוא נשכב על הקרקע החולית ו</w:t>
      </w:r>
      <w:r w:rsidR="0002714D">
        <w:rPr>
          <w:rFonts w:hint="cs"/>
          <w:rtl/>
        </w:rPr>
        <w:t xml:space="preserve">ארקדי עשה כמוהו, עד שהעפיפון </w:t>
      </w:r>
      <w:r w:rsidRPr="00CD067C">
        <w:rPr>
          <w:rFonts w:hint="cs"/>
          <w:rtl/>
        </w:rPr>
        <w:t xml:space="preserve">נשמט מידו </w:t>
      </w:r>
      <w:r w:rsidR="0002714D">
        <w:rPr>
          <w:rFonts w:hint="cs"/>
          <w:rtl/>
        </w:rPr>
        <w:t>ו</w:t>
      </w:r>
      <w:r w:rsidRPr="00CD067C">
        <w:rPr>
          <w:rFonts w:hint="cs"/>
          <w:rtl/>
        </w:rPr>
        <w:t>נעלם ב</w:t>
      </w:r>
      <w:r w:rsidR="00A43BAC">
        <w:rPr>
          <w:rFonts w:hint="cs"/>
          <w:rtl/>
        </w:rPr>
        <w:t xml:space="preserve">רום </w:t>
      </w:r>
      <w:r w:rsidR="00C07F4F">
        <w:rPr>
          <w:rFonts w:hint="cs"/>
          <w:rtl/>
        </w:rPr>
        <w:t>ה</w:t>
      </w:r>
      <w:r w:rsidRPr="00CD067C">
        <w:rPr>
          <w:rFonts w:hint="cs"/>
          <w:rtl/>
        </w:rPr>
        <w:t>שמי</w:t>
      </w:r>
      <w:r w:rsidR="00A43BAC">
        <w:rPr>
          <w:rFonts w:hint="cs"/>
          <w:rtl/>
        </w:rPr>
        <w:t>י</w:t>
      </w:r>
      <w:r w:rsidRPr="00CD067C">
        <w:rPr>
          <w:rFonts w:hint="cs"/>
          <w:rtl/>
        </w:rPr>
        <w:t>ם</w:t>
      </w:r>
      <w:r w:rsidRPr="00CD067C">
        <w:rPr>
          <w:rtl/>
        </w:rPr>
        <w:t xml:space="preserve">. </w:t>
      </w:r>
    </w:p>
    <w:p w14:paraId="4B9F9AF1" w14:textId="77777777" w:rsidR="0002714D" w:rsidRDefault="0002714D" w:rsidP="008B552F">
      <w:pPr>
        <w:rPr>
          <w:rtl/>
        </w:rPr>
      </w:pPr>
    </w:p>
    <w:p w14:paraId="7D25BBF1" w14:textId="03786069" w:rsidR="00DB7A59" w:rsidRDefault="005B185A" w:rsidP="00D14A18">
      <w:pPr>
        <w:pStyle w:val="Heading2"/>
        <w:rPr>
          <w:rtl/>
        </w:rPr>
      </w:pPr>
      <w:r>
        <w:rPr>
          <w:rFonts w:hint="cs"/>
          <w:rtl/>
        </w:rPr>
        <w:t>חורים קטנים</w:t>
      </w:r>
    </w:p>
    <w:p w14:paraId="4E88AEA9" w14:textId="21F94581" w:rsidR="00DE7540" w:rsidRDefault="001F5796" w:rsidP="00257ADE">
      <w:pPr>
        <w:rPr>
          <w:rFonts w:cs="Times New Roman"/>
          <w:rtl/>
        </w:rPr>
      </w:pPr>
      <w:r>
        <w:rPr>
          <w:rFonts w:cs="Times New Roman"/>
          <w:rtl/>
        </w:rPr>
        <w:t xml:space="preserve">יסמין עברה לגור אצל אלכס. </w:t>
      </w:r>
      <w:r w:rsidR="002C6384">
        <w:rPr>
          <w:rFonts w:cs="Times New Roman" w:hint="cs"/>
          <w:rtl/>
        </w:rPr>
        <w:t>בין</w:t>
      </w:r>
      <w:r w:rsidR="002C6384">
        <w:rPr>
          <w:rFonts w:cs="Times New Roman"/>
          <w:rtl/>
        </w:rPr>
        <w:t xml:space="preserve"> </w:t>
      </w:r>
      <w:r w:rsidR="00C07F4F">
        <w:rPr>
          <w:rFonts w:cs="Times New Roman" w:hint="cs"/>
          <w:rtl/>
        </w:rPr>
        <w:t>[</w:t>
      </w:r>
      <w:r>
        <w:rPr>
          <w:rFonts w:cs="Times New Roman"/>
          <w:rtl/>
        </w:rPr>
        <w:t>דגל אנגליה שאלכס קנה באחד ממשחקי הנבחרת בוומבלי,</w:t>
      </w:r>
      <w:r w:rsidR="006F44D6">
        <w:rPr>
          <w:rFonts w:cs="Times New Roman" w:hint="cs"/>
          <w:rtl/>
        </w:rPr>
        <w:t xml:space="preserve"> /</w:t>
      </w:r>
      <w:r w:rsidR="00C07F4F">
        <w:rPr>
          <w:rFonts w:cs="Times New Roman" w:hint="cs"/>
          <w:rtl/>
        </w:rPr>
        <w:t>]</w:t>
      </w:r>
      <w:r w:rsidR="006F44D6">
        <w:rPr>
          <w:rFonts w:cs="Times New Roman" w:hint="cs"/>
          <w:rtl/>
        </w:rPr>
        <w:t xml:space="preserve"> דגל אדום עם </w:t>
      </w:r>
      <w:r w:rsidR="002E6A73">
        <w:rPr>
          <w:rFonts w:cs="Times New Roman" w:hint="cs"/>
          <w:rtl/>
        </w:rPr>
        <w:t xml:space="preserve">ציור של </w:t>
      </w:r>
      <w:r w:rsidR="006F44D6">
        <w:rPr>
          <w:rFonts w:cs="Times New Roman" w:hint="cs"/>
          <w:rtl/>
        </w:rPr>
        <w:t>תות</w:t>
      </w:r>
      <w:r w:rsidR="002C6384">
        <w:rPr>
          <w:rFonts w:cs="Times New Roman" w:hint="cs"/>
          <w:rtl/>
        </w:rPr>
        <w:t>ח</w:t>
      </w:r>
      <w:r w:rsidR="006F44D6">
        <w:rPr>
          <w:rFonts w:cs="Times New Roman" w:hint="cs"/>
          <w:rtl/>
        </w:rPr>
        <w:t xml:space="preserve"> זה</w:t>
      </w:r>
      <w:r w:rsidR="002C6384">
        <w:rPr>
          <w:rFonts w:cs="Times New Roman" w:hint="cs"/>
          <w:rtl/>
        </w:rPr>
        <w:t>ו</w:t>
      </w:r>
      <w:r w:rsidR="006F44D6">
        <w:rPr>
          <w:rFonts w:cs="Times New Roman" w:hint="cs"/>
          <w:rtl/>
        </w:rPr>
        <w:t>ב וה</w:t>
      </w:r>
      <w:r w:rsidR="009B768F">
        <w:rPr>
          <w:rFonts w:cs="Times New Roman" w:hint="cs"/>
          <w:rtl/>
        </w:rPr>
        <w:t>מילה</w:t>
      </w:r>
      <w:r w:rsidR="006F44D6">
        <w:rPr>
          <w:rFonts w:cs="Times New Roman" w:hint="cs"/>
          <w:rtl/>
        </w:rPr>
        <w:t xml:space="preserve"> 'תחמושת' מעליו</w:t>
      </w:r>
      <w:r w:rsidR="002C6384">
        <w:rPr>
          <w:rFonts w:cs="Times New Roman" w:hint="cs"/>
          <w:rtl/>
        </w:rPr>
        <w:t xml:space="preserve"> [</w:t>
      </w:r>
      <w:r w:rsidR="002C6384">
        <w:rPr>
          <w:rFonts w:cs="Times New Roman"/>
        </w:rPr>
        <w:t>Arsenal</w:t>
      </w:r>
      <w:r w:rsidR="002C6384">
        <w:rPr>
          <w:rFonts w:cs="Times New Roman" w:hint="cs"/>
          <w:rtl/>
        </w:rPr>
        <w:t>]</w:t>
      </w:r>
      <w:r w:rsidR="006F44D6">
        <w:rPr>
          <w:rFonts w:cs="Times New Roman" w:hint="cs"/>
          <w:rtl/>
        </w:rPr>
        <w:t>,</w:t>
      </w:r>
      <w:r>
        <w:rPr>
          <w:rFonts w:cs="Times New Roman"/>
          <w:rtl/>
        </w:rPr>
        <w:t xml:space="preserve"> </w:t>
      </w:r>
      <w:r w:rsidR="002C6384">
        <w:rPr>
          <w:rFonts w:cs="Times New Roman" w:hint="cs"/>
          <w:rtl/>
        </w:rPr>
        <w:t>לבין</w:t>
      </w:r>
      <w:r w:rsidR="006F44D6">
        <w:rPr>
          <w:rFonts w:cs="Times New Roman" w:hint="cs"/>
          <w:rtl/>
        </w:rPr>
        <w:t xml:space="preserve"> דגל לבן </w:t>
      </w:r>
      <w:r w:rsidR="00ED0E6C">
        <w:rPr>
          <w:rFonts w:cs="Times New Roman" w:hint="cs"/>
          <w:rtl/>
        </w:rPr>
        <w:t xml:space="preserve">עם </w:t>
      </w:r>
      <w:r w:rsidR="006F44D6">
        <w:rPr>
          <w:rFonts w:cs="Times New Roman" w:hint="cs"/>
          <w:rtl/>
        </w:rPr>
        <w:t>צלב אדום</w:t>
      </w:r>
      <w:r w:rsidR="00ED0E6C">
        <w:rPr>
          <w:rFonts w:cs="Times New Roman" w:hint="cs"/>
          <w:rtl/>
        </w:rPr>
        <w:t>,</w:t>
      </w:r>
      <w:r w:rsidR="006F44D6">
        <w:rPr>
          <w:rFonts w:cs="Times New Roman" w:hint="cs"/>
          <w:rtl/>
        </w:rPr>
        <w:t xml:space="preserve"> וורד</w:t>
      </w:r>
      <w:r w:rsidR="00B40BDC">
        <w:rPr>
          <w:rFonts w:cs="Times New Roman" w:hint="cs"/>
          <w:rtl/>
        </w:rPr>
        <w:t xml:space="preserve"> </w:t>
      </w:r>
      <w:r w:rsidR="006F44D6">
        <w:rPr>
          <w:rFonts w:cs="Times New Roman" w:hint="cs"/>
          <w:rtl/>
        </w:rPr>
        <w:t xml:space="preserve">יפהפה בטבורו, </w:t>
      </w:r>
      <w:r w:rsidR="002E6A73">
        <w:rPr>
          <w:rFonts w:cs="Times New Roman" w:hint="cs"/>
          <w:rtl/>
        </w:rPr>
        <w:t>[</w:t>
      </w:r>
      <w:r w:rsidR="006F44D6">
        <w:rPr>
          <w:rFonts w:cs="Times New Roman" w:hint="cs"/>
          <w:rtl/>
        </w:rPr>
        <w:t xml:space="preserve">ושני עלי-גביע ירוקים </w:t>
      </w:r>
      <w:r w:rsidR="00257ADE">
        <w:rPr>
          <w:rFonts w:cs="Times New Roman" w:hint="cs"/>
          <w:rtl/>
        </w:rPr>
        <w:t>(</w:t>
      </w:r>
      <w:r w:rsidR="006F44D6">
        <w:rPr>
          <w:rFonts w:cs="Times New Roman" w:hint="cs"/>
          <w:rtl/>
        </w:rPr>
        <w:t>שהתברר כדגל הנבחרת האנגלית ברוגבי</w:t>
      </w:r>
      <w:r w:rsidR="00257ADE">
        <w:rPr>
          <w:rFonts w:cs="Times New Roman" w:hint="cs"/>
          <w:rtl/>
        </w:rPr>
        <w:t>)</w:t>
      </w:r>
      <w:r w:rsidR="009B768F">
        <w:rPr>
          <w:rFonts w:cs="Times New Roman" w:hint="cs"/>
          <w:rtl/>
        </w:rPr>
        <w:t>]</w:t>
      </w:r>
      <w:r w:rsidR="006F44D6">
        <w:rPr>
          <w:rFonts w:cs="Times New Roman" w:hint="cs"/>
          <w:rtl/>
        </w:rPr>
        <w:t xml:space="preserve">, </w:t>
      </w:r>
      <w:r>
        <w:rPr>
          <w:rFonts w:cs="Times New Roman"/>
          <w:rtl/>
        </w:rPr>
        <w:t xml:space="preserve">היא תלתה פוסטר של זוג נאהבים בחורשה בשלכת. </w:t>
      </w:r>
      <w:r w:rsidR="00DE7540" w:rsidRPr="00DE7540">
        <w:rPr>
          <w:rFonts w:cs="Times New Roman"/>
          <w:rtl/>
        </w:rPr>
        <w:t xml:space="preserve">יסמין הביאה איתה </w:t>
      </w:r>
      <w:r w:rsidR="00212054">
        <w:rPr>
          <w:rFonts w:cs="Times New Roman" w:hint="cs"/>
          <w:rtl/>
        </w:rPr>
        <w:t>גם</w:t>
      </w:r>
      <w:r w:rsidR="00DE7540" w:rsidRPr="00DE7540">
        <w:rPr>
          <w:rFonts w:cs="Times New Roman"/>
          <w:rtl/>
        </w:rPr>
        <w:t xml:space="preserve"> את החתולה האפורה שלה</w:t>
      </w:r>
      <w:r w:rsidR="00304660">
        <w:rPr>
          <w:rFonts w:cs="Times New Roman" w:hint="cs"/>
          <w:rtl/>
        </w:rPr>
        <w:t>,</w:t>
      </w:r>
      <w:r w:rsidR="00DE7540" w:rsidRPr="00DE7540">
        <w:rPr>
          <w:rFonts w:cs="Times New Roman"/>
          <w:rtl/>
        </w:rPr>
        <w:t xml:space="preserve"> ועוד חתול ג'ינג'י אלכס ויסמין אימצו, כי אלכס רצה כלב, וברונו לא היה בנמצא.</w:t>
      </w:r>
    </w:p>
    <w:p w14:paraId="3D4E38B8" w14:textId="55B724C3" w:rsidR="00DE7540" w:rsidRPr="00DE7540" w:rsidRDefault="00DE7540" w:rsidP="00DE7540">
      <w:pPr>
        <w:rPr>
          <w:rFonts w:cs="Times New Roman"/>
          <w:rtl/>
        </w:rPr>
      </w:pPr>
      <w:r w:rsidRPr="00DE7540">
        <w:rPr>
          <w:rFonts w:cs="Times New Roman"/>
          <w:rtl/>
        </w:rPr>
        <w:t>יסמין העניקה ל</w:t>
      </w:r>
      <w:r>
        <w:rPr>
          <w:rFonts w:cs="Times New Roman" w:hint="cs"/>
          <w:rtl/>
        </w:rPr>
        <w:t>שני ה</w:t>
      </w:r>
      <w:r w:rsidRPr="00DE7540">
        <w:rPr>
          <w:rFonts w:cs="Times New Roman"/>
          <w:rtl/>
        </w:rPr>
        <w:t xml:space="preserve">חתולים שמות נאים, שנבחרו בשיקול דעת ובכובד ראש, אבל בת הדודה של אלכס קראה להם </w:t>
      </w:r>
      <w:r w:rsidR="00040030" w:rsidRPr="00040030">
        <w:rPr>
          <w:rFonts w:cs="Times New Roman"/>
          <w:rtl/>
        </w:rPr>
        <w:t>מוּצי ומִצמוּצי</w:t>
      </w:r>
      <w:r w:rsidRPr="00DE7540">
        <w:rPr>
          <w:rFonts w:cs="Times New Roman"/>
          <w:rtl/>
        </w:rPr>
        <w:t xml:space="preserve"> ואלכס דבק בשמות </w:t>
      </w:r>
      <w:r w:rsidR="00635FC3">
        <w:rPr>
          <w:rFonts w:cs="Times New Roman" w:hint="cs"/>
          <w:rtl/>
        </w:rPr>
        <w:t>ה</w:t>
      </w:r>
      <w:r w:rsidRPr="00DE7540">
        <w:rPr>
          <w:rFonts w:cs="Times New Roman"/>
          <w:rtl/>
        </w:rPr>
        <w:t>אלו וכך כולם.</w:t>
      </w:r>
    </w:p>
    <w:p w14:paraId="242A0D88" w14:textId="79D344E9" w:rsidR="00DE7540" w:rsidRPr="00DE7540" w:rsidRDefault="00DE7540" w:rsidP="00DE7540">
      <w:pPr>
        <w:rPr>
          <w:rFonts w:cs="Times New Roman"/>
          <w:rtl/>
        </w:rPr>
      </w:pPr>
      <w:r w:rsidRPr="00DE7540">
        <w:rPr>
          <w:rFonts w:cs="Times New Roman"/>
          <w:rtl/>
        </w:rPr>
        <w:t>ה</w:t>
      </w:r>
      <w:r w:rsidR="000C5FC6">
        <w:rPr>
          <w:rFonts w:cs="Times New Roman" w:hint="cs"/>
          <w:rtl/>
        </w:rPr>
        <w:t>חתולי</w:t>
      </w:r>
      <w:r w:rsidRPr="00DE7540">
        <w:rPr>
          <w:rFonts w:cs="Times New Roman"/>
          <w:rtl/>
        </w:rPr>
        <w:t>ם אהבו להתנמנם בחיקו של אלכס</w:t>
      </w:r>
      <w:r>
        <w:rPr>
          <w:rFonts w:cs="Times New Roman" w:hint="cs"/>
          <w:rtl/>
        </w:rPr>
        <w:t>.</w:t>
      </w:r>
      <w:r w:rsidRPr="00DE7540">
        <w:rPr>
          <w:rFonts w:cs="Times New Roman"/>
          <w:rtl/>
        </w:rPr>
        <w:t xml:space="preserve"> יסמין </w:t>
      </w:r>
      <w:r>
        <w:rPr>
          <w:rFonts w:cs="Times New Roman" w:hint="cs"/>
          <w:rtl/>
        </w:rPr>
        <w:t>גררה</w:t>
      </w:r>
      <w:r w:rsidRPr="00DE7540">
        <w:rPr>
          <w:rFonts w:cs="Times New Roman"/>
          <w:rtl/>
        </w:rPr>
        <w:t xml:space="preserve"> </w:t>
      </w:r>
      <w:r>
        <w:rPr>
          <w:rFonts w:cs="Times New Roman" w:hint="cs"/>
          <w:rtl/>
        </w:rPr>
        <w:t>[</w:t>
      </w:r>
      <w:r w:rsidRPr="00DE7540">
        <w:rPr>
          <w:rFonts w:cs="Times New Roman"/>
          <w:rtl/>
        </w:rPr>
        <w:t>משכה לוקחת גוררת סוחבת] א</w:t>
      </w:r>
      <w:r w:rsidR="000C5FC6">
        <w:rPr>
          <w:rFonts w:cs="Times New Roman" w:hint="cs"/>
          <w:rtl/>
        </w:rPr>
        <w:t>ות</w:t>
      </w:r>
      <w:r w:rsidRPr="00DE7540">
        <w:rPr>
          <w:rFonts w:cs="Times New Roman"/>
          <w:rtl/>
        </w:rPr>
        <w:t>ם אל זרועותיה לחיבוק והם חמק</w:t>
      </w:r>
      <w:r w:rsidR="000C5FC6">
        <w:rPr>
          <w:rFonts w:cs="Times New Roman" w:hint="cs"/>
          <w:rtl/>
        </w:rPr>
        <w:t>ו</w:t>
      </w:r>
      <w:r w:rsidRPr="00DE7540">
        <w:rPr>
          <w:rFonts w:cs="Times New Roman"/>
          <w:rtl/>
        </w:rPr>
        <w:t xml:space="preserve"> מאחיזתה </w:t>
      </w:r>
      <w:r w:rsidR="000C5FC6" w:rsidRPr="000C5FC6">
        <w:rPr>
          <w:rFonts w:cs="Times New Roman"/>
          <w:rtl/>
        </w:rPr>
        <w:t xml:space="preserve">וטיפסו </w:t>
      </w:r>
      <w:r w:rsidRPr="00DE7540">
        <w:rPr>
          <w:rFonts w:cs="Times New Roman"/>
          <w:rtl/>
        </w:rPr>
        <w:t xml:space="preserve">בחזרה עליו, רק עליו. [ומדי פעם הוא מעיף / הסיר אותם ממנו (אבל רק בעדינות לפי יכלתם, הוא נכנע לגורלו היה </w:t>
      </w:r>
      <w:r w:rsidRPr="00DE7540">
        <w:rPr>
          <w:rFonts w:cs="Times New Roman"/>
        </w:rPr>
        <w:t>resigned</w:t>
      </w:r>
      <w:r w:rsidRPr="00DE7540">
        <w:rPr>
          <w:rFonts w:cs="Times New Roman"/>
          <w:rtl/>
        </w:rPr>
        <w:t xml:space="preserve"> לכך והפסיק להיאבק בשריטות ובנשיכות), הם נרדמו שרועים על ראשו בלילה.] לפעמים, כשה</w:t>
      </w:r>
      <w:r>
        <w:rPr>
          <w:rFonts w:cs="Times New Roman" w:hint="cs"/>
          <w:rtl/>
        </w:rPr>
        <w:t>תבונן</w:t>
      </w:r>
      <w:r w:rsidRPr="00DE7540">
        <w:rPr>
          <w:rFonts w:cs="Times New Roman"/>
          <w:rtl/>
        </w:rPr>
        <w:t xml:space="preserve"> בהם משוטטים על שיש המטבח בזנב מורם או כשמילא את הצלוחיות שלהם בקוטג' וטונה היה מחייך</w:t>
      </w:r>
      <w:r>
        <w:rPr>
          <w:rFonts w:cs="Times New Roman" w:hint="cs"/>
          <w:rtl/>
        </w:rPr>
        <w:t>.</w:t>
      </w:r>
      <w:r w:rsidRPr="00DE7540">
        <w:rPr>
          <w:rFonts w:cs="Times New Roman"/>
          <w:rtl/>
        </w:rPr>
        <w:t xml:space="preserve"> יסמין לא ידעה שבאותם רגעים דמיין את ברונו טורף אותם ומותיר מהם רק קרעים מדממים של פרווה.</w:t>
      </w:r>
    </w:p>
    <w:p w14:paraId="7C55D85E" w14:textId="77777777" w:rsidR="00DE7540" w:rsidRPr="00DE7540" w:rsidRDefault="00DE7540" w:rsidP="00DE7540">
      <w:pPr>
        <w:rPr>
          <w:rFonts w:cs="Times New Roman"/>
          <w:rtl/>
        </w:rPr>
      </w:pPr>
      <w:r w:rsidRPr="00DE7540">
        <w:rPr>
          <w:rFonts w:cs="Times New Roman"/>
          <w:rtl/>
        </w:rPr>
        <w:t xml:space="preserve">[החתולים היו עצלים ואדישים והוא שנא את האדישות שלהם. הוא נהג להשכיב את מיצמוצי על הרצפה ולסובב אותו, </w:t>
      </w:r>
      <w:r w:rsidRPr="00DE7540">
        <w:rPr>
          <w:rFonts w:cs="Times New Roman"/>
        </w:rPr>
        <w:t>rotating it</w:t>
      </w:r>
      <w:r w:rsidRPr="00DE7540">
        <w:rPr>
          <w:rFonts w:cs="Times New Roman"/>
          <w:rtl/>
        </w:rPr>
        <w:t xml:space="preserve"> ולעיתים אפילו שלושה סיבובים לא הספיקו לגרום לחתול לקוּץ בַּעינוי ולהתרומם על רגליו].</w:t>
      </w:r>
    </w:p>
    <w:p w14:paraId="007424F7" w14:textId="2252F62A" w:rsidR="00DE7540" w:rsidRDefault="00DE7540" w:rsidP="00DE7540">
      <w:pPr>
        <w:rPr>
          <w:rFonts w:cs="Times New Roman"/>
          <w:rtl/>
        </w:rPr>
      </w:pPr>
      <w:r w:rsidRPr="00DE7540">
        <w:rPr>
          <w:rFonts w:cs="Times New Roman"/>
          <w:rtl/>
        </w:rPr>
        <w:t>[יסמין צחקה, היא לא הבינה עד כמה אדישותם ועצלותם האנוכית הגעילו אותו.]</w:t>
      </w:r>
    </w:p>
    <w:p w14:paraId="44500F95" w14:textId="13CB7867" w:rsidR="00B57D94" w:rsidRDefault="00DE7540" w:rsidP="00DE7540">
      <w:pPr>
        <w:rPr>
          <w:rFonts w:cs="Times New Roman"/>
          <w:rtl/>
        </w:rPr>
      </w:pPr>
      <w:bookmarkStart w:id="406" w:name="_Hlk502564888"/>
      <w:r w:rsidRPr="00DE7540">
        <w:rPr>
          <w:rFonts w:cs="Times New Roman"/>
          <w:rtl/>
        </w:rPr>
        <w:t xml:space="preserve">אלכס נהג ללוותה אל בית-הספר אבל </w:t>
      </w:r>
      <w:r w:rsidR="00304660">
        <w:rPr>
          <w:rFonts w:cs="Times New Roman" w:hint="cs"/>
          <w:rtl/>
        </w:rPr>
        <w:t xml:space="preserve">רק </w:t>
      </w:r>
      <w:r w:rsidRPr="00DE7540">
        <w:rPr>
          <w:rFonts w:cs="Times New Roman"/>
          <w:rtl/>
        </w:rPr>
        <w:t>ל</w:t>
      </w:r>
      <w:r w:rsidR="00B57D94" w:rsidRPr="00B57D94">
        <w:rPr>
          <w:rFonts w:cs="Times New Roman"/>
          <w:rtl/>
        </w:rPr>
        <w:t>עיתים רחוקות</w:t>
      </w:r>
      <w:r w:rsidRPr="00DE7540">
        <w:rPr>
          <w:rFonts w:cs="Times New Roman"/>
          <w:rtl/>
        </w:rPr>
        <w:t xml:space="preserve"> נכנס איתה לשם, </w:t>
      </w:r>
      <w:r w:rsidR="00B57D94">
        <w:rPr>
          <w:rFonts w:cs="Times New Roman" w:hint="cs"/>
          <w:rtl/>
        </w:rPr>
        <w:t>ו</w:t>
      </w:r>
      <w:r w:rsidRPr="00DE7540">
        <w:rPr>
          <w:rFonts w:cs="Times New Roman"/>
          <w:rtl/>
        </w:rPr>
        <w:t>השקיע את זמנו ומרצו ב</w:t>
      </w:r>
      <w:r w:rsidR="000E616A" w:rsidRPr="000E616A">
        <w:rPr>
          <w:rFonts w:cs="Times New Roman"/>
          <w:rtl/>
        </w:rPr>
        <w:t>אימוני</w:t>
      </w:r>
      <w:r w:rsidR="000E616A">
        <w:rPr>
          <w:rFonts w:cs="Times New Roman" w:hint="cs"/>
          <w:rtl/>
        </w:rPr>
        <w:t xml:space="preserve"> </w:t>
      </w:r>
      <w:r w:rsidR="00C90C6C">
        <w:rPr>
          <w:rFonts w:cs="Times New Roman"/>
          <w:rtl/>
        </w:rPr>
        <w:t>שחייה</w:t>
      </w:r>
      <w:r w:rsidRPr="00DE7540">
        <w:rPr>
          <w:rFonts w:cs="Times New Roman"/>
          <w:rtl/>
        </w:rPr>
        <w:t>, כי הצטרף לקבוצת כדור</w:t>
      </w:r>
      <w:r w:rsidR="00635FC3">
        <w:rPr>
          <w:rFonts w:cs="Times New Roman" w:hint="cs"/>
          <w:rtl/>
        </w:rPr>
        <w:t xml:space="preserve"> </w:t>
      </w:r>
      <w:r w:rsidRPr="00DE7540">
        <w:rPr>
          <w:rFonts w:cs="Times New Roman"/>
          <w:rtl/>
        </w:rPr>
        <w:t xml:space="preserve">מים ונכנס לנבחרת. </w:t>
      </w:r>
      <w:r w:rsidR="009A42D2" w:rsidRPr="009A42D2">
        <w:rPr>
          <w:rFonts w:cs="Times New Roman"/>
          <w:rtl/>
        </w:rPr>
        <w:t xml:space="preserve">מאורע זה </w:t>
      </w:r>
      <w:r w:rsidRPr="00DE7540">
        <w:rPr>
          <w:rFonts w:cs="Times New Roman"/>
          <w:rtl/>
        </w:rPr>
        <w:t>לפחות</w:t>
      </w:r>
      <w:r w:rsidR="00B57D94" w:rsidRPr="00DE7540">
        <w:rPr>
          <w:rFonts w:cs="Times New Roman"/>
          <w:rtl/>
        </w:rPr>
        <w:t xml:space="preserve"> </w:t>
      </w:r>
      <w:r w:rsidR="00304660">
        <w:rPr>
          <w:rFonts w:cs="Times New Roman" w:hint="cs"/>
          <w:rtl/>
        </w:rPr>
        <w:t>היה</w:t>
      </w:r>
      <w:r w:rsidRPr="00DE7540">
        <w:rPr>
          <w:rFonts w:cs="Times New Roman"/>
          <w:rtl/>
        </w:rPr>
        <w:t xml:space="preserve"> ממעשיה [</w:t>
      </w:r>
      <w:r w:rsidRPr="00DE7540">
        <w:rPr>
          <w:rFonts w:cs="Times New Roman"/>
        </w:rPr>
        <w:t>a product of</w:t>
      </w:r>
      <w:r w:rsidRPr="00DE7540">
        <w:rPr>
          <w:rFonts w:cs="Times New Roman"/>
          <w:rtl/>
        </w:rPr>
        <w:t>] של היועצת, ש</w:t>
      </w:r>
      <w:r w:rsidR="009A42D2" w:rsidRPr="009A42D2">
        <w:rPr>
          <w:rFonts w:cs="Times New Roman"/>
          <w:rtl/>
        </w:rPr>
        <w:t>יזמ</w:t>
      </w:r>
      <w:r w:rsidRPr="00DE7540">
        <w:rPr>
          <w:rFonts w:cs="Times New Roman"/>
          <w:rtl/>
        </w:rPr>
        <w:t>ה פגישת פיוס בין אלכס ל</w:t>
      </w:r>
      <w:r w:rsidR="00B57D94" w:rsidRPr="00B57D94">
        <w:rPr>
          <w:rFonts w:cs="Times New Roman"/>
          <w:rtl/>
        </w:rPr>
        <w:t>בין ה</w:t>
      </w:r>
      <w:r w:rsidRPr="00DE7540">
        <w:rPr>
          <w:rFonts w:cs="Times New Roman"/>
          <w:rtl/>
        </w:rPr>
        <w:t>נער שבור</w:t>
      </w:r>
      <w:r w:rsidR="00635FC3">
        <w:rPr>
          <w:rFonts w:cs="Times New Roman" w:hint="cs"/>
          <w:rtl/>
        </w:rPr>
        <w:t xml:space="preserve"> </w:t>
      </w:r>
      <w:r w:rsidRPr="00DE7540">
        <w:rPr>
          <w:rFonts w:cs="Times New Roman"/>
          <w:rtl/>
        </w:rPr>
        <w:t>הברך</w:t>
      </w:r>
      <w:r w:rsidR="009A42D2">
        <w:rPr>
          <w:rFonts w:cs="Times New Roman" w:hint="cs"/>
          <w:rtl/>
        </w:rPr>
        <w:t xml:space="preserve">. </w:t>
      </w:r>
      <w:r w:rsidR="009A42D2" w:rsidRPr="009A42D2">
        <w:rPr>
          <w:rFonts w:cs="Times New Roman"/>
          <w:rtl/>
        </w:rPr>
        <w:t>הפגישה נקבעה</w:t>
      </w:r>
      <w:r w:rsidRPr="00DE7540">
        <w:rPr>
          <w:rFonts w:cs="Times New Roman"/>
          <w:rtl/>
        </w:rPr>
        <w:t xml:space="preserve"> </w:t>
      </w:r>
      <w:r w:rsidR="00B57D94">
        <w:rPr>
          <w:rFonts w:cs="Times New Roman" w:hint="cs"/>
          <w:rtl/>
        </w:rPr>
        <w:t xml:space="preserve">מייד </w:t>
      </w:r>
      <w:r w:rsidRPr="00DE7540">
        <w:rPr>
          <w:rFonts w:cs="Times New Roman"/>
          <w:rtl/>
        </w:rPr>
        <w:t xml:space="preserve">לאחר אחד מאימוני </w:t>
      </w:r>
      <w:r w:rsidR="000E616A" w:rsidRPr="000E616A">
        <w:rPr>
          <w:rFonts w:cs="Times New Roman"/>
          <w:rtl/>
        </w:rPr>
        <w:t xml:space="preserve">השחייה השיקומית שלו, </w:t>
      </w:r>
      <w:r w:rsidR="009A42D2">
        <w:rPr>
          <w:rFonts w:cs="Times New Roman" w:hint="cs"/>
          <w:rtl/>
        </w:rPr>
        <w:t xml:space="preserve">כדי </w:t>
      </w:r>
      <w:r w:rsidRPr="00DE7540">
        <w:rPr>
          <w:rFonts w:cs="Times New Roman"/>
          <w:rtl/>
        </w:rPr>
        <w:t xml:space="preserve">שאלכס </w:t>
      </w:r>
      <w:r w:rsidRPr="00F348CB">
        <w:rPr>
          <w:rFonts w:cs="Times New Roman"/>
          <w:highlight w:val="green"/>
          <w:rtl/>
        </w:rPr>
        <w:t>י</w:t>
      </w:r>
      <w:r w:rsidR="00635FC3">
        <w:rPr>
          <w:rFonts w:cs="Times New Roman" w:hint="cs"/>
          <w:highlight w:val="green"/>
          <w:rtl/>
        </w:rPr>
        <w:t>י</w:t>
      </w:r>
      <w:r w:rsidRPr="00F348CB">
        <w:rPr>
          <w:rFonts w:cs="Times New Roman"/>
          <w:highlight w:val="green"/>
          <w:rtl/>
        </w:rPr>
        <w:t>ווכח</w:t>
      </w:r>
      <w:r w:rsidRPr="00DE7540">
        <w:rPr>
          <w:rFonts w:cs="Times New Roman"/>
          <w:rtl/>
        </w:rPr>
        <w:t xml:space="preserve"> </w:t>
      </w:r>
      <w:r w:rsidR="00B57D94">
        <w:rPr>
          <w:rFonts w:cs="Times New Roman" w:hint="cs"/>
          <w:rtl/>
        </w:rPr>
        <w:t>ב</w:t>
      </w:r>
      <w:r w:rsidRPr="00DE7540">
        <w:rPr>
          <w:rFonts w:cs="Times New Roman"/>
          <w:rtl/>
        </w:rPr>
        <w:t>עבודת הפרך שנדרשה לתיקון ההרס שגרם בהרף</w:t>
      </w:r>
      <w:r w:rsidR="00635FC3">
        <w:rPr>
          <w:rFonts w:cs="Times New Roman" w:hint="cs"/>
          <w:rtl/>
        </w:rPr>
        <w:t xml:space="preserve"> </w:t>
      </w:r>
      <w:r w:rsidRPr="00DE7540">
        <w:rPr>
          <w:rFonts w:cs="Times New Roman"/>
          <w:rtl/>
        </w:rPr>
        <w:t xml:space="preserve">עין מעשהו האלים, ויתמלא חרטה. </w:t>
      </w:r>
    </w:p>
    <w:p w14:paraId="548AEE2D" w14:textId="4574E353" w:rsidR="0042736E" w:rsidRDefault="00DE7540" w:rsidP="00DE7540">
      <w:pPr>
        <w:rPr>
          <w:rFonts w:cs="Times New Roman"/>
          <w:rtl/>
        </w:rPr>
      </w:pPr>
      <w:r w:rsidRPr="00DE7540">
        <w:rPr>
          <w:rFonts w:cs="Times New Roman"/>
          <w:rtl/>
        </w:rPr>
        <w:t>ואולם בתום אותו אימון</w:t>
      </w:r>
      <w:r w:rsidR="009A42D2" w:rsidRPr="009A42D2">
        <w:rPr>
          <w:rFonts w:cs="Times New Roman"/>
          <w:rtl/>
        </w:rPr>
        <w:t xml:space="preserve"> שיקומי</w:t>
      </w:r>
      <w:r w:rsidRPr="00DE7540">
        <w:rPr>
          <w:rFonts w:cs="Times New Roman"/>
          <w:rtl/>
        </w:rPr>
        <w:t xml:space="preserve"> נכנסו לבריכה נערים מנבחרת כדור</w:t>
      </w:r>
      <w:r w:rsidR="00635FC3">
        <w:rPr>
          <w:rFonts w:cs="Times New Roman" w:hint="cs"/>
          <w:rtl/>
        </w:rPr>
        <w:t xml:space="preserve"> </w:t>
      </w:r>
      <w:r w:rsidRPr="00DE7540">
        <w:rPr>
          <w:rFonts w:cs="Times New Roman"/>
          <w:rtl/>
        </w:rPr>
        <w:t>מים, ואלכס איבד כל עניין ביועצות ובברכיים שבורות ובדברי פיוסין.</w:t>
      </w:r>
      <w:r w:rsidR="00483BB1">
        <w:rPr>
          <w:rFonts w:cs="Times New Roman"/>
          <w:rtl/>
        </w:rPr>
        <w:t xml:space="preserve"> הכול </w:t>
      </w:r>
      <w:r w:rsidRPr="00DE7540">
        <w:rPr>
          <w:rFonts w:cs="Times New Roman"/>
          <w:rtl/>
        </w:rPr>
        <w:t>פעל באותו אחר</w:t>
      </w:r>
      <w:r w:rsidR="00635FC3">
        <w:rPr>
          <w:rFonts w:cs="Times New Roman" w:hint="cs"/>
          <w:rtl/>
        </w:rPr>
        <w:t xml:space="preserve"> </w:t>
      </w:r>
      <w:r w:rsidRPr="00DE7540">
        <w:rPr>
          <w:rFonts w:cs="Times New Roman"/>
          <w:rtl/>
        </w:rPr>
        <w:t>צהריים לטובתו – הוא כבר לבש בגד</w:t>
      </w:r>
      <w:r w:rsidR="002D72BA">
        <w:rPr>
          <w:rFonts w:cs="Times New Roman" w:hint="cs"/>
          <w:rtl/>
        </w:rPr>
        <w:t xml:space="preserve"> </w:t>
      </w:r>
      <w:r w:rsidRPr="00DE7540">
        <w:rPr>
          <w:rFonts w:cs="Times New Roman"/>
          <w:rtl/>
        </w:rPr>
        <w:t>ים מתחת לבגד</w:t>
      </w:r>
      <w:r w:rsidR="000E616A">
        <w:rPr>
          <w:rFonts w:cs="Times New Roman" w:hint="cs"/>
          <w:rtl/>
        </w:rPr>
        <w:t>יו</w:t>
      </w:r>
      <w:r w:rsidRPr="00DE7540">
        <w:rPr>
          <w:rFonts w:cs="Times New Roman"/>
          <w:rtl/>
        </w:rPr>
        <w:t xml:space="preserve"> כי הגיע לשם ישירות מהים, וגופו כבר היה מחומם כי בזמן שהמתין לבעל הברך המשתקמת, </w:t>
      </w:r>
      <w:r w:rsidR="009A42D2" w:rsidRPr="009A42D2">
        <w:rPr>
          <w:rFonts w:cs="Times New Roman"/>
          <w:rtl/>
        </w:rPr>
        <w:t>ה</w:t>
      </w:r>
      <w:r w:rsidR="00EA766A">
        <w:rPr>
          <w:rFonts w:cs="Times New Roman" w:hint="cs"/>
          <w:rtl/>
        </w:rPr>
        <w:t>תאמן</w:t>
      </w:r>
      <w:r w:rsidR="009A42D2" w:rsidRPr="009A42D2">
        <w:rPr>
          <w:rFonts w:cs="Times New Roman"/>
          <w:rtl/>
        </w:rPr>
        <w:t xml:space="preserve"> </w:t>
      </w:r>
      <w:r w:rsidR="00EA766A">
        <w:rPr>
          <w:rFonts w:cs="Times New Roman" w:hint="cs"/>
          <w:rtl/>
        </w:rPr>
        <w:t>ב</w:t>
      </w:r>
      <w:r w:rsidRPr="00DE7540">
        <w:rPr>
          <w:rFonts w:cs="Times New Roman"/>
          <w:rtl/>
        </w:rPr>
        <w:t>מתקני</w:t>
      </w:r>
      <w:r w:rsidR="002D72BA">
        <w:rPr>
          <w:rFonts w:cs="Times New Roman" w:hint="cs"/>
          <w:rtl/>
        </w:rPr>
        <w:t xml:space="preserve"> </w:t>
      </w:r>
      <w:r w:rsidR="009A42D2">
        <w:rPr>
          <w:rFonts w:cs="Times New Roman" w:hint="cs"/>
          <w:rtl/>
        </w:rPr>
        <w:t>ה</w:t>
      </w:r>
      <w:r w:rsidRPr="00DE7540">
        <w:rPr>
          <w:rFonts w:cs="Times New Roman"/>
          <w:rtl/>
        </w:rPr>
        <w:t xml:space="preserve">שעשועים </w:t>
      </w:r>
      <w:r w:rsidR="002D72BA">
        <w:rPr>
          <w:rFonts w:cs="Times New Roman" w:hint="cs"/>
          <w:rtl/>
        </w:rPr>
        <w:t>ש</w:t>
      </w:r>
      <w:r w:rsidRPr="00DE7540">
        <w:rPr>
          <w:rFonts w:cs="Times New Roman"/>
          <w:rtl/>
        </w:rPr>
        <w:t xml:space="preserve">בפינת </w:t>
      </w:r>
      <w:r w:rsidR="00EA766A">
        <w:rPr>
          <w:rFonts w:cs="Times New Roman" w:hint="cs"/>
          <w:rtl/>
        </w:rPr>
        <w:t>ה</w:t>
      </w:r>
      <w:r w:rsidRPr="00DE7540">
        <w:rPr>
          <w:rFonts w:cs="Times New Roman"/>
          <w:rtl/>
        </w:rPr>
        <w:t xml:space="preserve">ילדים </w:t>
      </w:r>
      <w:r w:rsidR="00EA766A">
        <w:rPr>
          <w:rFonts w:cs="Times New Roman" w:hint="cs"/>
          <w:rtl/>
        </w:rPr>
        <w:t>כב</w:t>
      </w:r>
      <w:r w:rsidRPr="00DE7540">
        <w:rPr>
          <w:rFonts w:cs="Times New Roman"/>
          <w:rtl/>
        </w:rPr>
        <w:t>חדר</w:t>
      </w:r>
      <w:r w:rsidR="002D72BA">
        <w:rPr>
          <w:rFonts w:cs="Times New Roman" w:hint="cs"/>
          <w:rtl/>
        </w:rPr>
        <w:t xml:space="preserve"> </w:t>
      </w:r>
      <w:r w:rsidRPr="00DE7540">
        <w:rPr>
          <w:rFonts w:cs="Times New Roman"/>
          <w:rtl/>
        </w:rPr>
        <w:t xml:space="preserve">כושר לעת מצוא. כל מבט חטוף </w:t>
      </w:r>
      <w:r w:rsidR="009A42D2" w:rsidRPr="009A42D2">
        <w:rPr>
          <w:rFonts w:cs="Times New Roman"/>
          <w:rtl/>
        </w:rPr>
        <w:t xml:space="preserve">שהגניב </w:t>
      </w:r>
      <w:r w:rsidR="00B57D94" w:rsidRPr="00B57D94">
        <w:rPr>
          <w:rFonts w:cs="Times New Roman"/>
          <w:rtl/>
        </w:rPr>
        <w:t xml:space="preserve">לעבר </w:t>
      </w:r>
      <w:r w:rsidR="00B57D94">
        <w:rPr>
          <w:rFonts w:cs="Times New Roman" w:hint="cs"/>
          <w:rtl/>
        </w:rPr>
        <w:t>ה</w:t>
      </w:r>
      <w:r w:rsidRPr="00DE7540">
        <w:rPr>
          <w:rFonts w:cs="Times New Roman"/>
          <w:rtl/>
        </w:rPr>
        <w:t>בריכה האולימפית, הטובה, רחבת</w:t>
      </w:r>
      <w:r w:rsidR="002D72BA">
        <w:rPr>
          <w:rFonts w:cs="Times New Roman" w:hint="cs"/>
          <w:rtl/>
        </w:rPr>
        <w:t xml:space="preserve"> </w:t>
      </w:r>
      <w:r w:rsidRPr="00DE7540">
        <w:rPr>
          <w:rFonts w:cs="Times New Roman"/>
          <w:rtl/>
        </w:rPr>
        <w:t>הידיים, המחיש לו עד כמה התגעגע. אבל דבר לא התחבב עליו כמו המאמן</w:t>
      </w:r>
      <w:r w:rsidR="009A42D2" w:rsidRPr="009A42D2">
        <w:rPr>
          <w:rFonts w:cs="Times New Roman"/>
          <w:rtl/>
        </w:rPr>
        <w:t xml:space="preserve"> </w:t>
      </w:r>
      <w:r w:rsidR="009A42D2">
        <w:rPr>
          <w:rFonts w:cs="Times New Roman" w:hint="cs"/>
          <w:rtl/>
        </w:rPr>
        <w:t xml:space="preserve">הסובייטי </w:t>
      </w:r>
      <w:r w:rsidR="009A42D2" w:rsidRPr="009A42D2">
        <w:rPr>
          <w:rFonts w:cs="Times New Roman"/>
          <w:rtl/>
        </w:rPr>
        <w:t>של נבחרת הכדור</w:t>
      </w:r>
      <w:r w:rsidR="00765C05">
        <w:rPr>
          <w:rFonts w:cs="Times New Roman" w:hint="cs"/>
          <w:rtl/>
        </w:rPr>
        <w:t xml:space="preserve"> </w:t>
      </w:r>
      <w:r w:rsidR="009A42D2" w:rsidRPr="009A42D2">
        <w:rPr>
          <w:rFonts w:cs="Times New Roman"/>
          <w:rtl/>
        </w:rPr>
        <w:t>מים</w:t>
      </w:r>
      <w:r w:rsidRPr="00DE7540">
        <w:rPr>
          <w:rFonts w:cs="Times New Roman"/>
          <w:rtl/>
        </w:rPr>
        <w:t>, קודר</w:t>
      </w:r>
      <w:r w:rsidR="00E63E29">
        <w:rPr>
          <w:rFonts w:cs="Times New Roman" w:hint="cs"/>
          <w:rtl/>
        </w:rPr>
        <w:t xml:space="preserve"> </w:t>
      </w:r>
      <w:r w:rsidRPr="00DE7540">
        <w:rPr>
          <w:rFonts w:cs="Times New Roman"/>
          <w:rtl/>
        </w:rPr>
        <w:t>פנים וחסר סבלנות לכל חריגה במשמעת [ועגמומי], ועוזר</w:t>
      </w:r>
      <w:r w:rsidR="00EA766A">
        <w:rPr>
          <w:rFonts w:cs="Times New Roman" w:hint="cs"/>
          <w:rtl/>
        </w:rPr>
        <w:t>ת</w:t>
      </w:r>
      <w:r w:rsidR="000E616A" w:rsidRPr="000E616A">
        <w:rPr>
          <w:rFonts w:cs="Times New Roman"/>
          <w:rtl/>
        </w:rPr>
        <w:t>-המאמן</w:t>
      </w:r>
      <w:r w:rsidR="00EA766A">
        <w:rPr>
          <w:rFonts w:cs="Times New Roman" w:hint="cs"/>
          <w:rtl/>
        </w:rPr>
        <w:t>,</w:t>
      </w:r>
      <w:r w:rsidRPr="00DE7540">
        <w:rPr>
          <w:rFonts w:cs="Times New Roman"/>
          <w:rtl/>
        </w:rPr>
        <w:t xml:space="preserve"> לא אחר</w:t>
      </w:r>
      <w:r w:rsidR="00EA766A">
        <w:rPr>
          <w:rFonts w:cs="Times New Roman" w:hint="cs"/>
          <w:rtl/>
        </w:rPr>
        <w:t>ת</w:t>
      </w:r>
      <w:r w:rsidRPr="00DE7540">
        <w:rPr>
          <w:rFonts w:cs="Times New Roman"/>
          <w:rtl/>
        </w:rPr>
        <w:t xml:space="preserve"> מאשר אשתו, קודרת וחמורת</w:t>
      </w:r>
      <w:r w:rsidR="00765C05">
        <w:rPr>
          <w:rFonts w:cs="Times New Roman" w:hint="cs"/>
          <w:rtl/>
        </w:rPr>
        <w:t xml:space="preserve"> </w:t>
      </w:r>
      <w:r w:rsidRPr="00DE7540">
        <w:rPr>
          <w:rFonts w:cs="Times New Roman"/>
          <w:rtl/>
        </w:rPr>
        <w:t>סבר כמותו. [ומאמן הנבחרת היה ובעל מבטא רוסי כה כבד עד כי אלכס חיבב אותו מייד. הוא היה אדם קודר, דבר שנראה לאלכס כיתרון עצום וכתכונה המעולה ביותר למאמן.... והכי חשוב – לא היה שום עוזר מאמן אלא שתי עוזרות – אישתו של המאמן וביתו.] אלכס</w:t>
      </w:r>
      <w:r w:rsidR="00B57D94">
        <w:rPr>
          <w:rFonts w:cs="Times New Roman" w:hint="cs"/>
          <w:rtl/>
        </w:rPr>
        <w:t>,</w:t>
      </w:r>
      <w:r w:rsidRPr="00DE7540">
        <w:rPr>
          <w:rFonts w:cs="Times New Roman"/>
          <w:rtl/>
        </w:rPr>
        <w:t xml:space="preserve"> ש</w:t>
      </w:r>
      <w:r w:rsidR="00B57D94">
        <w:rPr>
          <w:rFonts w:cs="Times New Roman" w:hint="cs"/>
          <w:rtl/>
        </w:rPr>
        <w:t>י</w:t>
      </w:r>
      <w:r w:rsidRPr="00DE7540">
        <w:rPr>
          <w:rFonts w:cs="Times New Roman"/>
          <w:rtl/>
        </w:rPr>
        <w:t>כ</w:t>
      </w:r>
      <w:r w:rsidR="00B57D94">
        <w:rPr>
          <w:rFonts w:cs="Times New Roman" w:hint="cs"/>
          <w:rtl/>
        </w:rPr>
        <w:t>ו</w:t>
      </w:r>
      <w:r w:rsidRPr="00DE7540">
        <w:rPr>
          <w:rFonts w:cs="Times New Roman"/>
          <w:rtl/>
        </w:rPr>
        <w:t>ר [</w:t>
      </w:r>
      <w:r w:rsidRPr="00DE7540">
        <w:rPr>
          <w:rFonts w:cs="Times New Roman"/>
        </w:rPr>
        <w:t>intoxicated</w:t>
      </w:r>
      <w:r w:rsidRPr="00DE7540">
        <w:rPr>
          <w:rFonts w:cs="Times New Roman"/>
          <w:rtl/>
        </w:rPr>
        <w:t>] מאדי הכלור</w:t>
      </w:r>
      <w:r w:rsidR="00B57D94">
        <w:rPr>
          <w:rFonts w:cs="Times New Roman" w:hint="cs"/>
          <w:rtl/>
        </w:rPr>
        <w:t>,</w:t>
      </w:r>
      <w:r w:rsidRPr="00DE7540">
        <w:rPr>
          <w:rFonts w:cs="Times New Roman"/>
          <w:rtl/>
        </w:rPr>
        <w:t xml:space="preserve"> התחנן שי</w:t>
      </w:r>
      <w:r w:rsidR="000E616A" w:rsidRPr="000E616A">
        <w:rPr>
          <w:rFonts w:cs="Times New Roman"/>
          <w:rtl/>
        </w:rPr>
        <w:t>אפשר</w:t>
      </w:r>
      <w:r w:rsidR="00B57D94">
        <w:rPr>
          <w:rFonts w:cs="Times New Roman" w:hint="cs"/>
          <w:rtl/>
        </w:rPr>
        <w:t>ו</w:t>
      </w:r>
      <w:r w:rsidRPr="00DE7540">
        <w:rPr>
          <w:rFonts w:cs="Times New Roman"/>
          <w:rtl/>
        </w:rPr>
        <w:t xml:space="preserve"> לו להתאמן עם הקבוצה, לפחות במהלך החימום והיועצת שזכתה לחזות </w:t>
      </w:r>
      <w:r w:rsidR="00F065F1">
        <w:rPr>
          <w:rFonts w:cs="Times New Roman"/>
          <w:rtl/>
        </w:rPr>
        <w:t>סוף-סוף</w:t>
      </w:r>
      <w:r w:rsidRPr="00DE7540">
        <w:rPr>
          <w:rFonts w:cs="Times New Roman"/>
          <w:rtl/>
        </w:rPr>
        <w:t xml:space="preserve"> באלכס כשמשהו חשוב לו, דיברה בלשון מבוגרים ומחנכים עם </w:t>
      </w:r>
      <w:r w:rsidR="00F97A34">
        <w:rPr>
          <w:rFonts w:cs="Times New Roman"/>
          <w:rtl/>
        </w:rPr>
        <w:t>כל כך</w:t>
      </w:r>
      <w:r w:rsidRPr="00DE7540">
        <w:rPr>
          <w:rFonts w:cs="Times New Roman"/>
          <w:rtl/>
        </w:rPr>
        <w:t xml:space="preserve"> הרבה ח' ור' גרוניות </w:t>
      </w:r>
      <w:r w:rsidR="00126A0B">
        <w:rPr>
          <w:rFonts w:cs="Times New Roman" w:hint="cs"/>
          <w:rtl/>
        </w:rPr>
        <w:t xml:space="preserve">עד </w:t>
      </w:r>
      <w:r w:rsidRPr="00DE7540">
        <w:rPr>
          <w:rFonts w:cs="Times New Roman"/>
          <w:rtl/>
        </w:rPr>
        <w:t xml:space="preserve">שהמאמן </w:t>
      </w:r>
      <w:r w:rsidR="00B57D94" w:rsidRPr="00B57D94">
        <w:rPr>
          <w:rFonts w:cs="Times New Roman"/>
          <w:rtl/>
        </w:rPr>
        <w:t xml:space="preserve">ועוזרתו </w:t>
      </w:r>
      <w:r w:rsidRPr="00DE7540">
        <w:rPr>
          <w:rFonts w:cs="Times New Roman"/>
          <w:rtl/>
        </w:rPr>
        <w:t>נעתר</w:t>
      </w:r>
      <w:r w:rsidR="00B57D94">
        <w:rPr>
          <w:rFonts w:cs="Times New Roman" w:hint="cs"/>
          <w:rtl/>
        </w:rPr>
        <w:t>ו</w:t>
      </w:r>
      <w:r w:rsidRPr="00DE7540">
        <w:rPr>
          <w:rFonts w:cs="Times New Roman"/>
          <w:rtl/>
        </w:rPr>
        <w:t xml:space="preserve"> ולאחר כמה אימונים התקבל לקבוצת הנבחרת ובתנאי שלא יריח</w:t>
      </w:r>
      <w:r w:rsidR="00B57D94">
        <w:rPr>
          <w:rFonts w:cs="Times New Roman" w:hint="cs"/>
          <w:rtl/>
        </w:rPr>
        <w:t>ו</w:t>
      </w:r>
      <w:r w:rsidRPr="00DE7540">
        <w:rPr>
          <w:rFonts w:cs="Times New Roman"/>
          <w:rtl/>
        </w:rPr>
        <w:t xml:space="preserve"> עליו יותר סיגריות.</w:t>
      </w:r>
    </w:p>
    <w:bookmarkEnd w:id="406"/>
    <w:p w14:paraId="0596BB00" w14:textId="77777777" w:rsidR="00641C98" w:rsidRDefault="00641C98" w:rsidP="00641C98">
      <w:pPr>
        <w:rPr>
          <w:rtl/>
        </w:rPr>
      </w:pPr>
    </w:p>
    <w:p w14:paraId="0290AC98" w14:textId="56977B83" w:rsidR="004627AB" w:rsidRDefault="004627AB" w:rsidP="00461245">
      <w:pPr>
        <w:rPr>
          <w:rtl/>
        </w:rPr>
      </w:pPr>
      <w:r w:rsidRPr="00CD067C">
        <w:rPr>
          <w:rtl/>
        </w:rPr>
        <w:lastRenderedPageBreak/>
        <w:t>חברות</w:t>
      </w:r>
      <w:r w:rsidR="006971CA">
        <w:rPr>
          <w:rFonts w:hint="cs"/>
          <w:rtl/>
        </w:rPr>
        <w:t>יה</w:t>
      </w:r>
      <w:r w:rsidRPr="00CD067C">
        <w:rPr>
          <w:rtl/>
        </w:rPr>
        <w:t xml:space="preserve"> של</w:t>
      </w:r>
      <w:r w:rsidR="009565A9">
        <w:rPr>
          <w:rFonts w:hint="cs"/>
          <w:rtl/>
        </w:rPr>
        <w:t xml:space="preserve"> יסמין ה</w:t>
      </w:r>
      <w:r w:rsidR="00D56201">
        <w:rPr>
          <w:rFonts w:hint="cs"/>
          <w:rtl/>
        </w:rPr>
        <w:t>רבו לה</w:t>
      </w:r>
      <w:r w:rsidR="009565A9">
        <w:rPr>
          <w:rFonts w:hint="cs"/>
          <w:rtl/>
        </w:rPr>
        <w:t>ופיע בביתם,</w:t>
      </w:r>
      <w:r w:rsidR="00994860">
        <w:rPr>
          <w:rtl/>
        </w:rPr>
        <w:t xml:space="preserve"> </w:t>
      </w:r>
      <w:r w:rsidR="00030D69">
        <w:rPr>
          <w:rFonts w:hint="cs"/>
          <w:rtl/>
        </w:rPr>
        <w:t>[</w:t>
      </w:r>
      <w:r w:rsidR="00994860">
        <w:rPr>
          <w:rtl/>
        </w:rPr>
        <w:t xml:space="preserve">מצחקקות </w:t>
      </w:r>
      <w:r w:rsidR="00994860">
        <w:rPr>
          <w:rFonts w:hint="cs"/>
          <w:rtl/>
        </w:rPr>
        <w:t>ב</w:t>
      </w:r>
      <w:r w:rsidRPr="00CD067C">
        <w:rPr>
          <w:rtl/>
        </w:rPr>
        <w:t>שיערן הארוך</w:t>
      </w:r>
      <w:r w:rsidR="00030D69">
        <w:rPr>
          <w:rFonts w:hint="cs"/>
          <w:rtl/>
        </w:rPr>
        <w:t>]</w:t>
      </w:r>
      <w:r w:rsidRPr="00CD067C">
        <w:rPr>
          <w:rtl/>
        </w:rPr>
        <w:t xml:space="preserve"> והוא היה </w:t>
      </w:r>
      <w:r w:rsidR="0088395B">
        <w:rPr>
          <w:rFonts w:hint="cs"/>
          <w:rtl/>
        </w:rPr>
        <w:t>[</w:t>
      </w:r>
      <w:r w:rsidRPr="00CD067C">
        <w:rPr>
          <w:rtl/>
        </w:rPr>
        <w:t>נורא</w:t>
      </w:r>
      <w:r w:rsidR="0088395B">
        <w:rPr>
          <w:rFonts w:hint="cs"/>
          <w:rtl/>
        </w:rPr>
        <w:t>]</w:t>
      </w:r>
      <w:r w:rsidRPr="00CD067C">
        <w:rPr>
          <w:rtl/>
        </w:rPr>
        <w:t xml:space="preserve"> מנומס לכולן אבל אותה הוא אהב. היא ה</w:t>
      </w:r>
      <w:r w:rsidRPr="00CD067C">
        <w:rPr>
          <w:rFonts w:hint="cs"/>
          <w:rtl/>
        </w:rPr>
        <w:t xml:space="preserve">זמינה עוד ועוד חברות רק </w:t>
      </w:r>
      <w:r w:rsidR="00635FC3">
        <w:rPr>
          <w:rFonts w:hint="cs"/>
          <w:rtl/>
        </w:rPr>
        <w:t>כדי</w:t>
      </w:r>
      <w:r w:rsidRPr="00CD067C">
        <w:rPr>
          <w:rFonts w:hint="cs"/>
          <w:rtl/>
        </w:rPr>
        <w:t xml:space="preserve"> </w:t>
      </w:r>
      <w:r w:rsidR="008345A7" w:rsidRPr="00F348CB">
        <w:rPr>
          <w:rFonts w:hint="cs"/>
          <w:highlight w:val="green"/>
          <w:rtl/>
        </w:rPr>
        <w:t>לה</w:t>
      </w:r>
      <w:r w:rsidR="00635FC3">
        <w:rPr>
          <w:rFonts w:hint="cs"/>
          <w:highlight w:val="green"/>
          <w:rtl/>
        </w:rPr>
        <w:t>י</w:t>
      </w:r>
      <w:r w:rsidR="008345A7" w:rsidRPr="00F348CB">
        <w:rPr>
          <w:rFonts w:hint="cs"/>
          <w:highlight w:val="green"/>
          <w:rtl/>
        </w:rPr>
        <w:t>ווכח</w:t>
      </w:r>
      <w:r w:rsidR="008345A7">
        <w:rPr>
          <w:rFonts w:hint="cs"/>
          <w:rtl/>
        </w:rPr>
        <w:t xml:space="preserve"> </w:t>
      </w:r>
      <w:r w:rsidRPr="00CD067C">
        <w:rPr>
          <w:rtl/>
        </w:rPr>
        <w:t>בחביבות</w:t>
      </w:r>
      <w:r w:rsidR="0058465D">
        <w:rPr>
          <w:rFonts w:hint="cs"/>
          <w:rtl/>
        </w:rPr>
        <w:t>ו</w:t>
      </w:r>
      <w:r w:rsidRPr="00CD067C">
        <w:rPr>
          <w:rtl/>
        </w:rPr>
        <w:t xml:space="preserve"> </w:t>
      </w:r>
      <w:r w:rsidR="00844655">
        <w:rPr>
          <w:rFonts w:hint="cs"/>
          <w:rtl/>
        </w:rPr>
        <w:t>ה</w:t>
      </w:r>
      <w:r w:rsidRPr="00CD067C">
        <w:rPr>
          <w:rtl/>
        </w:rPr>
        <w:t>מסויגת</w:t>
      </w:r>
      <w:r w:rsidR="00ED6DCB">
        <w:rPr>
          <w:rFonts w:hint="cs"/>
          <w:rtl/>
        </w:rPr>
        <w:t xml:space="preserve"> כלפיהן</w:t>
      </w:r>
      <w:r w:rsidR="00934345">
        <w:rPr>
          <w:rFonts w:hint="cs"/>
          <w:rtl/>
        </w:rPr>
        <w:t>[</w:t>
      </w:r>
      <w:r w:rsidRPr="00CD067C">
        <w:rPr>
          <w:rtl/>
        </w:rPr>
        <w:t xml:space="preserve">, </w:t>
      </w:r>
      <w:r w:rsidR="00461245">
        <w:rPr>
          <w:rFonts w:hint="cs"/>
          <w:rtl/>
        </w:rPr>
        <w:t>ל</w:t>
      </w:r>
      <w:r w:rsidR="0058465D">
        <w:rPr>
          <w:rFonts w:hint="cs"/>
          <w:rtl/>
        </w:rPr>
        <w:t>ה</w:t>
      </w:r>
      <w:r w:rsidR="00461245">
        <w:rPr>
          <w:rFonts w:hint="cs"/>
          <w:rtl/>
        </w:rPr>
        <w:t>ש</w:t>
      </w:r>
      <w:r w:rsidR="0058465D">
        <w:rPr>
          <w:rFonts w:hint="cs"/>
          <w:rtl/>
        </w:rPr>
        <w:t>ת</w:t>
      </w:r>
      <w:r w:rsidR="00461245">
        <w:rPr>
          <w:rFonts w:hint="cs"/>
          <w:rtl/>
        </w:rPr>
        <w:t xml:space="preserve">כנע </w:t>
      </w:r>
      <w:r w:rsidR="0058465D">
        <w:rPr>
          <w:rFonts w:hint="cs"/>
          <w:rtl/>
        </w:rPr>
        <w:t>מחדש</w:t>
      </w:r>
      <w:r w:rsidR="00461245">
        <w:rPr>
          <w:rFonts w:hint="cs"/>
          <w:rtl/>
        </w:rPr>
        <w:t xml:space="preserve"> ש</w:t>
      </w:r>
      <w:r w:rsidRPr="00CD067C">
        <w:rPr>
          <w:rtl/>
        </w:rPr>
        <w:t>אותה הוא א</w:t>
      </w:r>
      <w:r w:rsidR="00D56201">
        <w:rPr>
          <w:rFonts w:hint="cs"/>
          <w:rtl/>
        </w:rPr>
        <w:t>ו</w:t>
      </w:r>
      <w:r w:rsidRPr="00CD067C">
        <w:rPr>
          <w:rtl/>
        </w:rPr>
        <w:t>הב</w:t>
      </w:r>
      <w:r w:rsidR="00934345">
        <w:rPr>
          <w:rFonts w:hint="cs"/>
          <w:rtl/>
        </w:rPr>
        <w:t>]</w:t>
      </w:r>
      <w:r w:rsidRPr="00CD067C">
        <w:rPr>
          <w:rtl/>
        </w:rPr>
        <w:t>.</w:t>
      </w:r>
    </w:p>
    <w:p w14:paraId="099DB8A7" w14:textId="4EBE8EC1" w:rsidR="0036632F" w:rsidRDefault="00BB6E81" w:rsidP="002536EA">
      <w:pPr>
        <w:rPr>
          <w:rtl/>
        </w:rPr>
      </w:pPr>
      <w:r>
        <w:rPr>
          <w:rFonts w:hint="cs"/>
          <w:rtl/>
        </w:rPr>
        <w:t>הנימוס שלו היה</w:t>
      </w:r>
      <w:r w:rsidR="0036632F">
        <w:rPr>
          <w:rFonts w:hint="cs"/>
          <w:rtl/>
        </w:rPr>
        <w:t xml:space="preserve"> יוצא דופן בקנה מידה ישראלי, </w:t>
      </w:r>
      <w:r w:rsidR="00294899">
        <w:rPr>
          <w:rFonts w:hint="cs"/>
          <w:rtl/>
        </w:rPr>
        <w:t>[</w:t>
      </w:r>
      <w:r w:rsidR="0036632F">
        <w:rPr>
          <w:rFonts w:hint="cs"/>
          <w:rtl/>
        </w:rPr>
        <w:t>וברגיל נימוס זה נלעג בעיניים ישראליות ומצביע על הנקודה ה</w:t>
      </w:r>
      <w:r w:rsidR="00B833EF">
        <w:rPr>
          <w:rFonts w:hint="cs"/>
          <w:rtl/>
        </w:rPr>
        <w:t>מדויק</w:t>
      </w:r>
      <w:r w:rsidR="0036632F">
        <w:rPr>
          <w:rFonts w:hint="cs"/>
          <w:rtl/>
        </w:rPr>
        <w:t>ת שבה ניתן לתקוף. אבל לא כאן,</w:t>
      </w:r>
      <w:r w:rsidR="00294899">
        <w:rPr>
          <w:rFonts w:hint="cs"/>
          <w:rtl/>
        </w:rPr>
        <w:t>]</w:t>
      </w:r>
      <w:r w:rsidR="005B4D83">
        <w:rPr>
          <w:rFonts w:hint="cs"/>
          <w:rtl/>
        </w:rPr>
        <w:t xml:space="preserve"> </w:t>
      </w:r>
      <w:r w:rsidR="00693A35">
        <w:rPr>
          <w:rFonts w:hint="cs"/>
          <w:rtl/>
        </w:rPr>
        <w:t>אבל במקום בוז</w:t>
      </w:r>
      <w:r w:rsidR="00B57D94" w:rsidRPr="00B57D94">
        <w:rPr>
          <w:rFonts w:cs="Times New Roman"/>
          <w:rtl/>
        </w:rPr>
        <w:t xml:space="preserve"> </w:t>
      </w:r>
      <w:r w:rsidR="00934345">
        <w:rPr>
          <w:rFonts w:cs="Times New Roman" w:hint="cs"/>
          <w:rtl/>
        </w:rPr>
        <w:t>הוא</w:t>
      </w:r>
      <w:r w:rsidR="00693A35">
        <w:rPr>
          <w:rFonts w:hint="cs"/>
          <w:rtl/>
        </w:rPr>
        <w:t xml:space="preserve"> עורר חרדה עמומה, </w:t>
      </w:r>
      <w:r w:rsidR="0036632F">
        <w:rPr>
          <w:rFonts w:hint="cs"/>
          <w:rtl/>
        </w:rPr>
        <w:t xml:space="preserve">כי אל הנימוס </w:t>
      </w:r>
      <w:r w:rsidR="002C23EA">
        <w:rPr>
          <w:rFonts w:hint="cs"/>
          <w:rtl/>
        </w:rPr>
        <w:t>ה</w:t>
      </w:r>
      <w:r w:rsidR="0036632F">
        <w:rPr>
          <w:rFonts w:hint="cs"/>
          <w:rtl/>
        </w:rPr>
        <w:t>צטרפ</w:t>
      </w:r>
      <w:r w:rsidR="002C23EA">
        <w:rPr>
          <w:rFonts w:hint="cs"/>
          <w:rtl/>
        </w:rPr>
        <w:t>ה</w:t>
      </w:r>
      <w:r w:rsidR="0036632F">
        <w:rPr>
          <w:rFonts w:hint="cs"/>
          <w:rtl/>
        </w:rPr>
        <w:t xml:space="preserve"> אדישות. הוא לא </w:t>
      </w:r>
      <w:r>
        <w:rPr>
          <w:rFonts w:hint="cs"/>
          <w:rtl/>
        </w:rPr>
        <w:t>ה</w:t>
      </w:r>
      <w:r w:rsidR="0036632F">
        <w:rPr>
          <w:rFonts w:hint="cs"/>
          <w:rtl/>
        </w:rPr>
        <w:t>תבלבל לעיתים קרובות בשמות</w:t>
      </w:r>
      <w:r w:rsidR="00B57D94">
        <w:rPr>
          <w:rFonts w:hint="cs"/>
          <w:rtl/>
        </w:rPr>
        <w:t>י</w:t>
      </w:r>
      <w:r w:rsidR="0036632F">
        <w:rPr>
          <w:rFonts w:hint="cs"/>
          <w:rtl/>
        </w:rPr>
        <w:t>הן, אבל</w:t>
      </w:r>
      <w:r w:rsidR="00030D69">
        <w:rPr>
          <w:rFonts w:hint="cs"/>
          <w:rtl/>
        </w:rPr>
        <w:t xml:space="preserve"> אפילו</w:t>
      </w:r>
      <w:r w:rsidR="0036632F">
        <w:rPr>
          <w:rFonts w:hint="cs"/>
          <w:rtl/>
        </w:rPr>
        <w:t xml:space="preserve"> </w:t>
      </w:r>
      <w:r w:rsidR="00030D69">
        <w:rPr>
          <w:rFonts w:hint="cs"/>
          <w:rtl/>
        </w:rPr>
        <w:t>ב</w:t>
      </w:r>
      <w:r w:rsidR="0036632F">
        <w:rPr>
          <w:rFonts w:hint="cs"/>
          <w:rtl/>
        </w:rPr>
        <w:t>אדיבותו ה</w:t>
      </w:r>
      <w:r w:rsidR="00323201">
        <w:rPr>
          <w:rFonts w:hint="cs"/>
          <w:rtl/>
        </w:rPr>
        <w:t>כפוי</w:t>
      </w:r>
      <w:r w:rsidR="0036632F">
        <w:rPr>
          <w:rFonts w:hint="cs"/>
          <w:rtl/>
        </w:rPr>
        <w:t xml:space="preserve">ה </w:t>
      </w:r>
      <w:r>
        <w:rPr>
          <w:rFonts w:hint="cs"/>
          <w:rtl/>
        </w:rPr>
        <w:t xml:space="preserve">לא היה </w:t>
      </w:r>
      <w:r w:rsidR="00030D69">
        <w:rPr>
          <w:rFonts w:hint="cs"/>
          <w:rtl/>
        </w:rPr>
        <w:t>כדי</w:t>
      </w:r>
      <w:r w:rsidR="0036632F" w:rsidRPr="002E40D7">
        <w:rPr>
          <w:rFonts w:hint="cs"/>
          <w:rtl/>
        </w:rPr>
        <w:t xml:space="preserve"> </w:t>
      </w:r>
      <w:r w:rsidR="002E40D7">
        <w:rPr>
          <w:rFonts w:hint="cs"/>
          <w:rtl/>
        </w:rPr>
        <w:t>ל</w:t>
      </w:r>
      <w:r w:rsidR="002E40D7">
        <w:rPr>
          <w:rFonts w:hint="eastAsia"/>
          <w:rtl/>
        </w:rPr>
        <w:t>כס</w:t>
      </w:r>
      <w:r w:rsidR="002E40D7">
        <w:rPr>
          <w:rFonts w:hint="cs"/>
          <w:rtl/>
        </w:rPr>
        <w:t>ות</w:t>
      </w:r>
      <w:r w:rsidR="0036632F" w:rsidRPr="002E40D7">
        <w:rPr>
          <w:rtl/>
        </w:rPr>
        <w:t xml:space="preserve"> </w:t>
      </w:r>
      <w:r w:rsidR="0036632F" w:rsidRPr="002E40D7">
        <w:rPr>
          <w:rFonts w:hint="eastAsia"/>
          <w:rtl/>
        </w:rPr>
        <w:t>באופן</w:t>
      </w:r>
      <w:r w:rsidR="0036632F" w:rsidRPr="002E40D7">
        <w:rPr>
          <w:rtl/>
        </w:rPr>
        <w:t xml:space="preserve"> </w:t>
      </w:r>
      <w:r w:rsidR="0036632F" w:rsidRPr="002E40D7">
        <w:rPr>
          <w:rFonts w:hint="eastAsia"/>
          <w:rtl/>
        </w:rPr>
        <w:t>מושלם</w:t>
      </w:r>
      <w:r w:rsidR="0036632F" w:rsidRPr="002E40D7">
        <w:rPr>
          <w:rtl/>
        </w:rPr>
        <w:t xml:space="preserve"> </w:t>
      </w:r>
      <w:r w:rsidR="0036632F" w:rsidRPr="002E40D7">
        <w:rPr>
          <w:rFonts w:hint="eastAsia"/>
          <w:rtl/>
        </w:rPr>
        <w:t>על</w:t>
      </w:r>
      <w:r w:rsidR="0036632F" w:rsidRPr="002E40D7">
        <w:rPr>
          <w:rtl/>
        </w:rPr>
        <w:t xml:space="preserve"> </w:t>
      </w:r>
      <w:r w:rsidR="0036632F" w:rsidRPr="002E40D7">
        <w:rPr>
          <w:rFonts w:hint="eastAsia"/>
          <w:rtl/>
        </w:rPr>
        <w:t>קוצר</w:t>
      </w:r>
      <w:r w:rsidR="00C75AE4">
        <w:rPr>
          <w:rFonts w:hint="cs"/>
          <w:rtl/>
        </w:rPr>
        <w:t xml:space="preserve"> </w:t>
      </w:r>
      <w:r w:rsidR="0036632F" w:rsidRPr="002E40D7">
        <w:rPr>
          <w:rtl/>
        </w:rPr>
        <w:t>רוחו</w:t>
      </w:r>
      <w:r w:rsidR="009A42D2">
        <w:rPr>
          <w:rFonts w:hint="cs"/>
          <w:rtl/>
        </w:rPr>
        <w:t>[</w:t>
      </w:r>
      <w:r w:rsidR="002536EA" w:rsidRPr="002536EA">
        <w:rPr>
          <w:rFonts w:cs="Times New Roman"/>
          <w:rtl/>
        </w:rPr>
        <w:t>, וככל שהתעלם מהן כן הגבירו את פרצי צחוקן המתחנחן והתקפי התפעלות מזוייפת</w:t>
      </w:r>
      <w:r w:rsidR="009A42D2">
        <w:rPr>
          <w:rFonts w:cs="Times New Roman" w:hint="cs"/>
          <w:rtl/>
        </w:rPr>
        <w:t>]</w:t>
      </w:r>
      <w:r w:rsidR="002536EA" w:rsidRPr="002536EA">
        <w:rPr>
          <w:rFonts w:cs="Times New Roman"/>
          <w:rtl/>
        </w:rPr>
        <w:t>.</w:t>
      </w:r>
      <w:r w:rsidR="0036632F" w:rsidRPr="002E40D7">
        <w:rPr>
          <w:rFonts w:hint="cs"/>
          <w:rtl/>
        </w:rPr>
        <w:t xml:space="preserve"> אח</w:t>
      </w:r>
      <w:r w:rsidR="0036632F">
        <w:rPr>
          <w:rFonts w:hint="cs"/>
          <w:rtl/>
        </w:rPr>
        <w:t xml:space="preserve">ת מהן </w:t>
      </w:r>
      <w:r w:rsidR="0036632F">
        <w:rPr>
          <w:rtl/>
        </w:rPr>
        <w:t>–</w:t>
      </w:r>
      <w:r w:rsidR="0036632F">
        <w:rPr>
          <w:rFonts w:hint="cs"/>
          <w:rtl/>
        </w:rPr>
        <w:t xml:space="preserve"> נגה או שמא מאיה, נועה ולא מן הנמנע אפילו גאיה</w:t>
      </w:r>
      <w:r w:rsidR="00693A35">
        <w:rPr>
          <w:rFonts w:hint="cs"/>
          <w:rtl/>
        </w:rPr>
        <w:t xml:space="preserve"> [</w:t>
      </w:r>
      <w:r w:rsidR="0036632F">
        <w:rPr>
          <w:rFonts w:hint="cs"/>
          <w:rtl/>
        </w:rPr>
        <w:t>, ליה, נעם, שחר גל</w:t>
      </w:r>
      <w:r w:rsidR="00693A35">
        <w:rPr>
          <w:rFonts w:hint="cs"/>
          <w:rtl/>
        </w:rPr>
        <w:t>]</w:t>
      </w:r>
      <w:r w:rsidR="0036632F">
        <w:rPr>
          <w:rFonts w:hint="cs"/>
          <w:rtl/>
        </w:rPr>
        <w:t xml:space="preserve"> </w:t>
      </w:r>
      <w:r w:rsidR="0036632F">
        <w:rPr>
          <w:rtl/>
        </w:rPr>
        <w:t>–</w:t>
      </w:r>
      <w:r w:rsidR="0036632F">
        <w:rPr>
          <w:rFonts w:hint="cs"/>
          <w:rtl/>
        </w:rPr>
        <w:t xml:space="preserve"> </w:t>
      </w:r>
      <w:r w:rsidR="002C23EA">
        <w:rPr>
          <w:rFonts w:hint="cs"/>
          <w:rtl/>
        </w:rPr>
        <w:t>נהגה ל</w:t>
      </w:r>
      <w:r>
        <w:rPr>
          <w:rFonts w:hint="cs"/>
          <w:rtl/>
        </w:rPr>
        <w:t>ה</w:t>
      </w:r>
      <w:r w:rsidR="0036632F">
        <w:rPr>
          <w:rFonts w:hint="cs"/>
          <w:rtl/>
        </w:rPr>
        <w:t xml:space="preserve">תקרב </w:t>
      </w:r>
      <w:r w:rsidR="00693A35">
        <w:rPr>
          <w:rFonts w:hint="cs"/>
          <w:rtl/>
        </w:rPr>
        <w:t xml:space="preserve">אליו </w:t>
      </w:r>
      <w:r w:rsidR="0036632F">
        <w:rPr>
          <w:rFonts w:hint="cs"/>
          <w:rtl/>
        </w:rPr>
        <w:t>יתר על המידה כש</w:t>
      </w:r>
      <w:r w:rsidR="00693A35">
        <w:rPr>
          <w:rFonts w:hint="cs"/>
          <w:rtl/>
        </w:rPr>
        <w:t xml:space="preserve">דיברה איתו[ </w:t>
      </w:r>
      <w:r w:rsidR="002C23EA">
        <w:rPr>
          <w:rFonts w:hint="cs"/>
          <w:rtl/>
        </w:rPr>
        <w:t>פנתה אליו</w:t>
      </w:r>
      <w:r w:rsidR="0036632F">
        <w:rPr>
          <w:rFonts w:hint="cs"/>
          <w:rtl/>
        </w:rPr>
        <w:t>, היא</w:t>
      </w:r>
      <w:r w:rsidR="0036632F" w:rsidRPr="002F0169">
        <w:rPr>
          <w:rFonts w:hint="cs"/>
          <w:rtl/>
        </w:rPr>
        <w:t xml:space="preserve"> </w:t>
      </w:r>
      <w:r w:rsidR="0036632F">
        <w:rPr>
          <w:rFonts w:hint="cs"/>
          <w:rtl/>
        </w:rPr>
        <w:t>נגע</w:t>
      </w:r>
      <w:r>
        <w:rPr>
          <w:rFonts w:hint="cs"/>
          <w:rtl/>
        </w:rPr>
        <w:t>ה</w:t>
      </w:r>
      <w:r w:rsidR="0036632F">
        <w:rPr>
          <w:rFonts w:hint="cs"/>
          <w:rtl/>
        </w:rPr>
        <w:t xml:space="preserve"> בזרועו והיא יודעת שהשיער שלה נורא חלק ומבריק, היא השקיעה בפן</w:t>
      </w:r>
      <w:r>
        <w:rPr>
          <w:rFonts w:hint="cs"/>
          <w:rtl/>
        </w:rPr>
        <w:t>]</w:t>
      </w:r>
      <w:r w:rsidR="0036632F">
        <w:rPr>
          <w:rFonts w:hint="cs"/>
          <w:rtl/>
        </w:rPr>
        <w:t xml:space="preserve">. עיניו </w:t>
      </w:r>
      <w:r>
        <w:rPr>
          <w:rFonts w:hint="cs"/>
          <w:rtl/>
        </w:rPr>
        <w:t>ה</w:t>
      </w:r>
      <w:r w:rsidR="0036632F">
        <w:rPr>
          <w:rFonts w:hint="cs"/>
          <w:rtl/>
        </w:rPr>
        <w:t>ופנו אליה באיפוק סבלני [???]</w:t>
      </w:r>
      <w:r w:rsidR="00030D69">
        <w:rPr>
          <w:rFonts w:hint="cs"/>
          <w:rtl/>
        </w:rPr>
        <w:t xml:space="preserve"> כ</w:t>
      </w:r>
      <w:r w:rsidR="0036632F">
        <w:rPr>
          <w:rFonts w:hint="cs"/>
          <w:rtl/>
        </w:rPr>
        <w:t>שגוללה בפניו אחד מסיפוריה</w:t>
      </w:r>
      <w:r w:rsidR="00496910">
        <w:rPr>
          <w:rFonts w:hint="cs"/>
          <w:rtl/>
        </w:rPr>
        <w:t xml:space="preserve"> </w:t>
      </w:r>
      <w:r w:rsidR="0088395B">
        <w:rPr>
          <w:rFonts w:hint="cs"/>
          <w:rtl/>
        </w:rPr>
        <w:t>[</w:t>
      </w:r>
      <w:r w:rsidR="0036632F">
        <w:rPr>
          <w:rFonts w:hint="cs"/>
          <w:rtl/>
        </w:rPr>
        <w:t>היוקרתיים ביותר</w:t>
      </w:r>
      <w:r w:rsidR="0088395B">
        <w:rPr>
          <w:rFonts w:hint="cs"/>
          <w:rtl/>
        </w:rPr>
        <w:t>]</w:t>
      </w:r>
      <w:r w:rsidR="00294899">
        <w:rPr>
          <w:rFonts w:hint="cs"/>
          <w:rtl/>
        </w:rPr>
        <w:t>,</w:t>
      </w:r>
      <w:r w:rsidR="0036632F">
        <w:rPr>
          <w:rFonts w:hint="cs"/>
          <w:rtl/>
        </w:rPr>
        <w:t xml:space="preserve"> </w:t>
      </w:r>
      <w:r w:rsidR="002536EA">
        <w:rPr>
          <w:rFonts w:hint="cs"/>
          <w:rtl/>
        </w:rPr>
        <w:t>ו</w:t>
      </w:r>
      <w:r w:rsidR="0036632F">
        <w:rPr>
          <w:rFonts w:hint="cs"/>
          <w:rtl/>
        </w:rPr>
        <w:t xml:space="preserve">ברגע שעצרה לשם האפקט הדרמטי, </w:t>
      </w:r>
      <w:r w:rsidR="00496910">
        <w:rPr>
          <w:rFonts w:hint="cs"/>
          <w:rtl/>
        </w:rPr>
        <w:t>שב ו</w:t>
      </w:r>
      <w:r w:rsidR="0036632F">
        <w:rPr>
          <w:rFonts w:hint="cs"/>
          <w:rtl/>
        </w:rPr>
        <w:t>עטה על עצמו את הא</w:t>
      </w:r>
      <w:r w:rsidR="00C75AE4">
        <w:rPr>
          <w:rFonts w:hint="cs"/>
          <w:rtl/>
        </w:rPr>
        <w:t>ו</w:t>
      </w:r>
      <w:r w:rsidR="0036632F">
        <w:rPr>
          <w:rFonts w:hint="cs"/>
          <w:rtl/>
        </w:rPr>
        <w:t xml:space="preserve">זניות. </w:t>
      </w:r>
      <w:r w:rsidR="0058465D" w:rsidRPr="0058465D">
        <w:rPr>
          <w:rFonts w:cs="Times New Roman"/>
          <w:rtl/>
        </w:rPr>
        <w:t xml:space="preserve">אבל </w:t>
      </w:r>
      <w:r w:rsidR="00934345">
        <w:rPr>
          <w:rFonts w:cs="Times New Roman" w:hint="cs"/>
          <w:rtl/>
        </w:rPr>
        <w:t>כש</w:t>
      </w:r>
      <w:r w:rsidR="0058465D" w:rsidRPr="0058465D">
        <w:rPr>
          <w:rFonts w:cs="Times New Roman"/>
          <w:rtl/>
        </w:rPr>
        <w:t>יסמין אומרת לו, בוא אלכס, הוא כבר טס אליה. הוא רץ, הוא מתייצב.</w:t>
      </w:r>
    </w:p>
    <w:p w14:paraId="033A028A" w14:textId="02C19E10" w:rsidR="009F1F1B" w:rsidRDefault="009F1F1B" w:rsidP="00250000">
      <w:pPr>
        <w:rPr>
          <w:rtl/>
        </w:rPr>
      </w:pPr>
      <w:r>
        <w:rPr>
          <w:rFonts w:hint="cs"/>
          <w:rtl/>
        </w:rPr>
        <w:t xml:space="preserve">[נוכח אדיבותו המעושה של קרל, שלא היטיב לכסות על קוצר-רוחו </w:t>
      </w:r>
      <w:r>
        <w:rPr>
          <w:rtl/>
        </w:rPr>
        <w:t>–</w:t>
      </w:r>
      <w:r>
        <w:rPr>
          <w:rFonts w:hint="cs"/>
          <w:rtl/>
        </w:rPr>
        <w:t xml:space="preserve"> קרל מברסט עמ' 232]</w:t>
      </w:r>
    </w:p>
    <w:p w14:paraId="638007E7" w14:textId="78389326" w:rsidR="00F31B71" w:rsidRDefault="00F31B71" w:rsidP="0027737E">
      <w:pPr>
        <w:rPr>
          <w:rtl/>
        </w:rPr>
      </w:pPr>
      <w:r>
        <w:rPr>
          <w:rFonts w:hint="cs"/>
          <w:rtl/>
        </w:rPr>
        <w:t xml:space="preserve">החברות הגיעו להסריט </w:t>
      </w:r>
      <w:r w:rsidR="009F68AB">
        <w:rPr>
          <w:rFonts w:hint="cs"/>
          <w:rtl/>
        </w:rPr>
        <w:t>את עצמן אופות</w:t>
      </w:r>
      <w:r w:rsidR="00F11E4A">
        <w:rPr>
          <w:rFonts w:hint="cs"/>
          <w:rtl/>
        </w:rPr>
        <w:t xml:space="preserve"> </w:t>
      </w:r>
      <w:r w:rsidR="0027737E">
        <w:rPr>
          <w:rFonts w:hint="cs"/>
          <w:rtl/>
        </w:rPr>
        <w:t>בסבוסה</w:t>
      </w:r>
      <w:r>
        <w:rPr>
          <w:rFonts w:hint="cs"/>
          <w:rtl/>
        </w:rPr>
        <w:t>, עבור שיעורי</w:t>
      </w:r>
      <w:r w:rsidR="00C75AE4">
        <w:rPr>
          <w:rFonts w:hint="cs"/>
          <w:rtl/>
        </w:rPr>
        <w:t xml:space="preserve"> </w:t>
      </w:r>
      <w:r>
        <w:rPr>
          <w:rFonts w:hint="cs"/>
          <w:rtl/>
        </w:rPr>
        <w:t>הבית</w:t>
      </w:r>
      <w:r w:rsidR="0027737E">
        <w:rPr>
          <w:rFonts w:hint="cs"/>
          <w:rtl/>
        </w:rPr>
        <w:t xml:space="preserve"> בערבית</w:t>
      </w:r>
      <w:r>
        <w:rPr>
          <w:rFonts w:hint="cs"/>
          <w:rtl/>
        </w:rPr>
        <w:t>.</w:t>
      </w:r>
    </w:p>
    <w:p w14:paraId="41BC1A5B" w14:textId="688B4F84" w:rsidR="00745575" w:rsidRDefault="0058465D" w:rsidP="00796B52">
      <w:pPr>
        <w:rPr>
          <w:rtl/>
        </w:rPr>
      </w:pPr>
      <w:r w:rsidRPr="0058465D">
        <w:rPr>
          <w:rFonts w:cs="Times New Roman"/>
          <w:rtl/>
        </w:rPr>
        <w:t>סער הוזעק בדחיפות להביא שתי שקיות סוכר</w:t>
      </w:r>
      <w:r w:rsidR="00C75AE4">
        <w:rPr>
          <w:rFonts w:cs="Times New Roman" w:hint="cs"/>
          <w:rtl/>
        </w:rPr>
        <w:t xml:space="preserve"> </w:t>
      </w:r>
      <w:r w:rsidRPr="0058465D">
        <w:rPr>
          <w:rFonts w:cs="Times New Roman"/>
          <w:rtl/>
        </w:rPr>
        <w:t xml:space="preserve">וניל, אך התבלבל והביא אבקת סוכר. הבנות התדיינו </w:t>
      </w:r>
      <w:r w:rsidR="000E616A" w:rsidRPr="000E616A">
        <w:rPr>
          <w:rFonts w:cs="Times New Roman"/>
          <w:rtl/>
        </w:rPr>
        <w:t>ביניהן ה</w:t>
      </w:r>
      <w:r w:rsidRPr="0058465D">
        <w:rPr>
          <w:rFonts w:cs="Times New Roman"/>
          <w:rtl/>
        </w:rPr>
        <w:t xml:space="preserve">אם זהו תחליף ראוי, ובינתיים נטל אליו </w:t>
      </w:r>
      <w:r w:rsidR="00B57D94" w:rsidRPr="0058465D">
        <w:rPr>
          <w:rFonts w:cs="Times New Roman"/>
          <w:rtl/>
        </w:rPr>
        <w:t xml:space="preserve">סער </w:t>
      </w:r>
      <w:r w:rsidRPr="0058465D">
        <w:rPr>
          <w:rFonts w:cs="Times New Roman"/>
          <w:rtl/>
        </w:rPr>
        <w:t xml:space="preserve">את </w:t>
      </w:r>
      <w:r w:rsidR="00040030" w:rsidRPr="00040030">
        <w:rPr>
          <w:rFonts w:cs="Times New Roman"/>
          <w:rtl/>
        </w:rPr>
        <w:t xml:space="preserve">מִצמוּצִי </w:t>
      </w:r>
      <w:r w:rsidRPr="0058465D">
        <w:rPr>
          <w:rFonts w:cs="Times New Roman"/>
          <w:rtl/>
        </w:rPr>
        <w:t>כפוית הטובה</w:t>
      </w:r>
      <w:r w:rsidR="0088395B">
        <w:rPr>
          <w:rFonts w:cs="Times New Roman" w:hint="cs"/>
          <w:rtl/>
        </w:rPr>
        <w:t xml:space="preserve">, </w:t>
      </w:r>
      <w:r w:rsidR="00C75AE4">
        <w:rPr>
          <w:rFonts w:cs="Times New Roman" w:hint="cs"/>
          <w:rtl/>
        </w:rPr>
        <w:t>ש</w:t>
      </w:r>
      <w:r w:rsidR="0088395B" w:rsidRPr="0088395B">
        <w:rPr>
          <w:rFonts w:cs="Times New Roman"/>
          <w:rtl/>
        </w:rPr>
        <w:t>אותה גידל מאז ימיה כגורה</w:t>
      </w:r>
      <w:r w:rsidR="0088395B">
        <w:rPr>
          <w:rFonts w:cs="Times New Roman" w:hint="cs"/>
          <w:rtl/>
        </w:rPr>
        <w:t>,</w:t>
      </w:r>
      <w:r w:rsidRPr="0058465D">
        <w:rPr>
          <w:rFonts w:cs="Times New Roman"/>
          <w:rtl/>
        </w:rPr>
        <w:t xml:space="preserve"> </w:t>
      </w:r>
      <w:r w:rsidR="00934345">
        <w:rPr>
          <w:rFonts w:cs="Times New Roman" w:hint="cs"/>
          <w:rtl/>
        </w:rPr>
        <w:t>[</w:t>
      </w:r>
      <w:r w:rsidRPr="0058465D">
        <w:rPr>
          <w:rFonts w:cs="Times New Roman"/>
          <w:rtl/>
        </w:rPr>
        <w:t>ממשכן-הקבע שלה בחיקו של אלכס</w:t>
      </w:r>
      <w:r w:rsidR="00934345">
        <w:rPr>
          <w:rFonts w:cs="Times New Roman" w:hint="cs"/>
          <w:rtl/>
        </w:rPr>
        <w:t>]</w:t>
      </w:r>
      <w:r w:rsidRPr="0058465D">
        <w:rPr>
          <w:rFonts w:cs="Times New Roman"/>
          <w:rtl/>
        </w:rPr>
        <w:t xml:space="preserve"> והצמיד אותה חזק לחזהו. החתולה האפורה </w:t>
      </w:r>
      <w:r w:rsidR="001C5A04">
        <w:rPr>
          <w:rFonts w:cs="Times New Roman"/>
          <w:rtl/>
        </w:rPr>
        <w:t>הייתה</w:t>
      </w:r>
      <w:r w:rsidRPr="0058465D">
        <w:rPr>
          <w:rFonts w:cs="Times New Roman"/>
          <w:rtl/>
        </w:rPr>
        <w:t xml:space="preserve"> כפותה באחיזתו כבול עץ, ממתינה לשעת הכושר לה</w:t>
      </w:r>
      <w:r w:rsidR="00C75AE4">
        <w:rPr>
          <w:rFonts w:cs="Times New Roman" w:hint="cs"/>
          <w:rtl/>
        </w:rPr>
        <w:t>י</w:t>
      </w:r>
      <w:r w:rsidRPr="0058465D">
        <w:rPr>
          <w:rFonts w:cs="Times New Roman"/>
          <w:rtl/>
        </w:rPr>
        <w:t>מלט חזרה אל מקומה המועדף</w:t>
      </w:r>
      <w:r w:rsidR="00934345">
        <w:rPr>
          <w:rFonts w:cs="Times New Roman" w:hint="cs"/>
          <w:rtl/>
        </w:rPr>
        <w:t>,</w:t>
      </w:r>
      <w:r w:rsidRPr="0058465D">
        <w:rPr>
          <w:rFonts w:cs="Times New Roman"/>
          <w:rtl/>
        </w:rPr>
        <w:t xml:space="preserve"> אצל אלכס</w:t>
      </w:r>
      <w:r w:rsidR="00FD6E32">
        <w:rPr>
          <w:rFonts w:cs="Times New Roman" w:hint="cs"/>
          <w:rtl/>
        </w:rPr>
        <w:t xml:space="preserve"> [מ</w:t>
      </w:r>
      <w:r w:rsidRPr="0058465D">
        <w:rPr>
          <w:rFonts w:cs="Times New Roman"/>
          <w:rtl/>
        </w:rPr>
        <w:t>תנכרת לסער שחלק עימה קורת-גג מאז ימיה כגורה</w:t>
      </w:r>
      <w:r w:rsidR="00FD6E32">
        <w:rPr>
          <w:rFonts w:cs="Times New Roman" w:hint="cs"/>
          <w:rtl/>
        </w:rPr>
        <w:t>]</w:t>
      </w:r>
      <w:r w:rsidRPr="0058465D">
        <w:rPr>
          <w:rFonts w:cs="Times New Roman"/>
          <w:rtl/>
        </w:rPr>
        <w:t>.</w:t>
      </w:r>
      <w:r w:rsidR="006B6AAA">
        <w:rPr>
          <w:rFonts w:cs="Times New Roman"/>
          <w:rtl/>
        </w:rPr>
        <w:t xml:space="preserve"> </w:t>
      </w:r>
    </w:p>
    <w:p w14:paraId="684BE767" w14:textId="2189ED96" w:rsidR="00D56201" w:rsidRDefault="00745575" w:rsidP="00461245">
      <w:pPr>
        <w:rPr>
          <w:rtl/>
        </w:rPr>
      </w:pPr>
      <w:r>
        <w:rPr>
          <w:rFonts w:hint="cs"/>
          <w:rtl/>
        </w:rPr>
        <w:t>סער התנדב להסריט את</w:t>
      </w:r>
      <w:r w:rsidR="006971CA">
        <w:rPr>
          <w:rFonts w:hint="cs"/>
          <w:rtl/>
        </w:rPr>
        <w:t xml:space="preserve"> </w:t>
      </w:r>
      <w:r w:rsidR="002C23EA">
        <w:rPr>
          <w:rFonts w:hint="cs"/>
          <w:rtl/>
        </w:rPr>
        <w:t xml:space="preserve">תהליך </w:t>
      </w:r>
      <w:r>
        <w:rPr>
          <w:rFonts w:hint="cs"/>
          <w:rtl/>
        </w:rPr>
        <w:t>האפ</w:t>
      </w:r>
      <w:r w:rsidR="00C75AE4">
        <w:rPr>
          <w:rFonts w:hint="cs"/>
          <w:rtl/>
        </w:rPr>
        <w:t>י</w:t>
      </w:r>
      <w:r>
        <w:rPr>
          <w:rFonts w:hint="cs"/>
          <w:rtl/>
        </w:rPr>
        <w:t>יה</w:t>
      </w:r>
      <w:r w:rsidR="006971CA">
        <w:rPr>
          <w:rFonts w:hint="cs"/>
          <w:rtl/>
        </w:rPr>
        <w:t>.</w:t>
      </w:r>
      <w:r w:rsidR="00430ABD">
        <w:rPr>
          <w:rFonts w:hint="cs"/>
          <w:rtl/>
        </w:rPr>
        <w:t xml:space="preserve"> </w:t>
      </w:r>
      <w:r>
        <w:rPr>
          <w:rFonts w:hint="cs"/>
          <w:rtl/>
        </w:rPr>
        <w:t xml:space="preserve">הוא חש זנוח מאז שיסמין עזבה </w:t>
      </w:r>
      <w:r w:rsidR="00B8704C">
        <w:rPr>
          <w:rFonts w:hint="cs"/>
          <w:rtl/>
        </w:rPr>
        <w:t xml:space="preserve">את </w:t>
      </w:r>
      <w:r w:rsidR="00BB6E81">
        <w:rPr>
          <w:rFonts w:hint="cs"/>
          <w:rtl/>
        </w:rPr>
        <w:t>ה</w:t>
      </w:r>
      <w:r w:rsidR="00B8704C">
        <w:rPr>
          <w:rFonts w:hint="cs"/>
          <w:rtl/>
        </w:rPr>
        <w:t xml:space="preserve">בית </w:t>
      </w:r>
      <w:r>
        <w:rPr>
          <w:rFonts w:hint="cs"/>
          <w:rtl/>
        </w:rPr>
        <w:t>וחברותיה הפסיקו ל</w:t>
      </w:r>
      <w:r w:rsidR="002C23EA">
        <w:rPr>
          <w:rFonts w:hint="cs"/>
          <w:rtl/>
        </w:rPr>
        <w:t>בקר שם</w:t>
      </w:r>
      <w:r w:rsidR="009C4A57">
        <w:rPr>
          <w:rFonts w:hint="cs"/>
          <w:rtl/>
        </w:rPr>
        <w:t>.</w:t>
      </w:r>
      <w:r>
        <w:rPr>
          <w:rFonts w:hint="cs"/>
          <w:rtl/>
        </w:rPr>
        <w:t xml:space="preserve"> </w:t>
      </w:r>
      <w:r w:rsidR="00461245">
        <w:rPr>
          <w:rFonts w:hint="cs"/>
          <w:rtl/>
        </w:rPr>
        <w:t>סער, בעל החיוך הכובש</w:t>
      </w:r>
      <w:r w:rsidR="0058465D" w:rsidRPr="0058465D">
        <w:rPr>
          <w:rFonts w:cs="Times New Roman"/>
          <w:rtl/>
        </w:rPr>
        <w:t xml:space="preserve"> לא פחות מזה של אחותו התאומה</w:t>
      </w:r>
      <w:r w:rsidR="00461245">
        <w:rPr>
          <w:rFonts w:hint="cs"/>
          <w:rtl/>
        </w:rPr>
        <w:t xml:space="preserve">, </w:t>
      </w:r>
      <w:r w:rsidR="00B57D94">
        <w:rPr>
          <w:rFonts w:hint="cs"/>
          <w:rtl/>
        </w:rPr>
        <w:t xml:space="preserve">היה </w:t>
      </w:r>
      <w:r w:rsidR="00461245">
        <w:rPr>
          <w:rFonts w:hint="cs"/>
          <w:rtl/>
        </w:rPr>
        <w:t>מאז ומתמיד</w:t>
      </w:r>
      <w:r w:rsidR="0058465D" w:rsidRPr="0058465D">
        <w:rPr>
          <w:rFonts w:hint="cs"/>
          <w:rtl/>
        </w:rPr>
        <w:t xml:space="preserve"> </w:t>
      </w:r>
      <w:r w:rsidR="00461245">
        <w:rPr>
          <w:rFonts w:hint="cs"/>
          <w:rtl/>
        </w:rPr>
        <w:t>מועדף על חברותיה של יסמין ולכן לא הבין מדוע</w:t>
      </w:r>
      <w:r w:rsidR="00430ABD">
        <w:rPr>
          <w:rFonts w:hint="cs"/>
          <w:rtl/>
        </w:rPr>
        <w:t xml:space="preserve"> </w:t>
      </w:r>
      <w:r>
        <w:rPr>
          <w:rFonts w:hint="cs"/>
          <w:rtl/>
        </w:rPr>
        <w:t xml:space="preserve">החברות </w:t>
      </w:r>
      <w:r w:rsidR="00430ABD">
        <w:rPr>
          <w:rFonts w:hint="cs"/>
          <w:rtl/>
        </w:rPr>
        <w:t>מצא</w:t>
      </w:r>
      <w:r>
        <w:rPr>
          <w:rFonts w:hint="cs"/>
          <w:rtl/>
        </w:rPr>
        <w:t xml:space="preserve">ו </w:t>
      </w:r>
      <w:r w:rsidR="00430ABD">
        <w:rPr>
          <w:rFonts w:hint="cs"/>
          <w:rtl/>
        </w:rPr>
        <w:t>תירו</w:t>
      </w:r>
      <w:r>
        <w:rPr>
          <w:rFonts w:hint="cs"/>
          <w:rtl/>
        </w:rPr>
        <w:t>צים</w:t>
      </w:r>
      <w:r w:rsidR="00430ABD">
        <w:rPr>
          <w:rFonts w:hint="cs"/>
          <w:rtl/>
        </w:rPr>
        <w:t xml:space="preserve"> לחמוק לסלון </w:t>
      </w:r>
      <w:r w:rsidR="002C23EA">
        <w:rPr>
          <w:rFonts w:hint="cs"/>
          <w:rtl/>
        </w:rPr>
        <w:t>ו</w:t>
      </w:r>
      <w:r w:rsidR="00430ABD">
        <w:rPr>
          <w:rFonts w:hint="cs"/>
          <w:rtl/>
        </w:rPr>
        <w:t>להטריד את אלכס.</w:t>
      </w:r>
    </w:p>
    <w:p w14:paraId="180F41D2" w14:textId="436C6204" w:rsidR="00430ABD" w:rsidRDefault="00B90700" w:rsidP="00461245">
      <w:pPr>
        <w:rPr>
          <w:rtl/>
        </w:rPr>
      </w:pPr>
      <w:r>
        <w:rPr>
          <w:rFonts w:hint="cs"/>
          <w:rtl/>
        </w:rPr>
        <w:t xml:space="preserve">"איזה חתול </w:t>
      </w:r>
      <w:r w:rsidR="00430ABD">
        <w:rPr>
          <w:rFonts w:hint="cs"/>
          <w:rtl/>
        </w:rPr>
        <w:t>מקסים</w:t>
      </w:r>
      <w:r>
        <w:rPr>
          <w:rFonts w:hint="cs"/>
          <w:rtl/>
        </w:rPr>
        <w:t xml:space="preserve">! אפשר?" אחת החברות </w:t>
      </w:r>
      <w:r w:rsidR="00430ABD">
        <w:rPr>
          <w:rFonts w:hint="cs"/>
          <w:rtl/>
        </w:rPr>
        <w:t>גאלה את אלכס מ</w:t>
      </w:r>
      <w:r w:rsidR="004919CE">
        <w:rPr>
          <w:rFonts w:hint="cs"/>
          <w:rtl/>
        </w:rPr>
        <w:t>עולו</w:t>
      </w:r>
      <w:r w:rsidR="00430ABD">
        <w:rPr>
          <w:rFonts w:hint="cs"/>
          <w:rtl/>
        </w:rPr>
        <w:t xml:space="preserve"> של מוצי</w:t>
      </w:r>
      <w:r w:rsidR="006971CA">
        <w:rPr>
          <w:rFonts w:hint="cs"/>
          <w:rtl/>
        </w:rPr>
        <w:t>,</w:t>
      </w:r>
      <w:r w:rsidR="00430ABD">
        <w:rPr>
          <w:rFonts w:hint="cs"/>
          <w:rtl/>
        </w:rPr>
        <w:t xml:space="preserve"> </w:t>
      </w:r>
      <w:r w:rsidR="00AA2249">
        <w:rPr>
          <w:rFonts w:hint="cs"/>
          <w:rtl/>
        </w:rPr>
        <w:t>ש</w:t>
      </w:r>
      <w:r w:rsidR="00430ABD">
        <w:rPr>
          <w:rFonts w:hint="cs"/>
          <w:rtl/>
        </w:rPr>
        <w:t>התנמנם ב</w:t>
      </w:r>
      <w:r w:rsidR="00730E26">
        <w:rPr>
          <w:rFonts w:hint="cs"/>
          <w:rtl/>
        </w:rPr>
        <w:t>חיקו</w:t>
      </w:r>
      <w:r w:rsidR="00430ABD">
        <w:rPr>
          <w:rFonts w:hint="cs"/>
          <w:rtl/>
        </w:rPr>
        <w:t xml:space="preserve"> </w:t>
      </w:r>
      <w:r w:rsidR="00033354">
        <w:rPr>
          <w:rFonts w:hint="cs"/>
          <w:rtl/>
        </w:rPr>
        <w:t xml:space="preserve">לצידה של מצמוצי, </w:t>
      </w:r>
      <w:r w:rsidR="00430ABD">
        <w:rPr>
          <w:rFonts w:hint="cs"/>
          <w:rtl/>
        </w:rPr>
        <w:t>ומרגע ש</w:t>
      </w:r>
      <w:r>
        <w:rPr>
          <w:rFonts w:hint="cs"/>
          <w:rtl/>
        </w:rPr>
        <w:t>הו</w:t>
      </w:r>
      <w:r w:rsidR="00430ABD">
        <w:rPr>
          <w:rFonts w:hint="cs"/>
          <w:rtl/>
        </w:rPr>
        <w:t>פרע ממקומו הקבוע החל להשתולל וליילל. "רוצה להשתתף בסרט שלנו, חתול חמוד?"</w:t>
      </w:r>
    </w:p>
    <w:p w14:paraId="1C5CC193" w14:textId="3443BEE3" w:rsidR="00E47B26" w:rsidRPr="00E47B26" w:rsidRDefault="002E40D7" w:rsidP="00E47B26">
      <w:pPr>
        <w:rPr>
          <w:rtl/>
        </w:rPr>
      </w:pPr>
      <w:r>
        <w:rPr>
          <w:rFonts w:cs="Times New Roman" w:hint="cs"/>
          <w:rtl/>
        </w:rPr>
        <w:t>[</w:t>
      </w:r>
      <w:r w:rsidR="00E47B26" w:rsidRPr="00E47B26">
        <w:rPr>
          <w:rFonts w:cs="Times New Roman"/>
          <w:rtl/>
        </w:rPr>
        <w:t>החברות של יסמין בכיתה י' - שי ושחר, נעם ונעה נגה. אח</w:t>
      </w:r>
      <w:r w:rsidR="00035117">
        <w:rPr>
          <w:rFonts w:cs="Times New Roman" w:hint="cs"/>
          <w:rtl/>
        </w:rPr>
        <w:t>"</w:t>
      </w:r>
      <w:r w:rsidR="00E47B26" w:rsidRPr="00E47B26">
        <w:rPr>
          <w:rFonts w:cs="Times New Roman"/>
          <w:rtl/>
        </w:rPr>
        <w:t xml:space="preserve">כ - שי או שחר, נעם או שמא נגה </w:t>
      </w:r>
      <w:r w:rsidR="00693A35">
        <w:rPr>
          <w:rFonts w:cs="Times New Roman"/>
          <w:rtl/>
        </w:rPr>
        <w:t>–</w:t>
      </w:r>
      <w:r w:rsidR="00E47B26" w:rsidRPr="00E47B26">
        <w:rPr>
          <w:rFonts w:cs="Times New Roman"/>
          <w:rtl/>
        </w:rPr>
        <w:t xml:space="preserve"> היא זאת שבאה לדבר איתו.</w:t>
      </w:r>
    </w:p>
    <w:p w14:paraId="2D7AE54B" w14:textId="540B6349" w:rsidR="00E47B26" w:rsidRPr="00E47B26" w:rsidRDefault="002E40D7" w:rsidP="004919CE">
      <w:pPr>
        <w:rPr>
          <w:rtl/>
        </w:rPr>
      </w:pPr>
      <w:r>
        <w:rPr>
          <w:rFonts w:hint="cs"/>
          <w:rtl/>
        </w:rPr>
        <w:t>]</w:t>
      </w:r>
    </w:p>
    <w:p w14:paraId="5EBB2D42" w14:textId="550D9076" w:rsidR="00B90700" w:rsidRDefault="00430ABD" w:rsidP="00FD504E">
      <w:pPr>
        <w:rPr>
          <w:rtl/>
        </w:rPr>
      </w:pPr>
      <w:r>
        <w:rPr>
          <w:rFonts w:hint="cs"/>
          <w:rtl/>
        </w:rPr>
        <w:t>אלכס הגביר את העוצמה בא</w:t>
      </w:r>
      <w:r w:rsidR="00C75AE4">
        <w:rPr>
          <w:rFonts w:hint="cs"/>
          <w:rtl/>
        </w:rPr>
        <w:t>ו</w:t>
      </w:r>
      <w:r>
        <w:rPr>
          <w:rFonts w:hint="cs"/>
          <w:rtl/>
        </w:rPr>
        <w:t>זניות ו</w:t>
      </w:r>
      <w:r w:rsidR="00FD504E">
        <w:rPr>
          <w:rFonts w:hint="cs"/>
          <w:rtl/>
        </w:rPr>
        <w:t>שקע מחדש</w:t>
      </w:r>
      <w:r>
        <w:rPr>
          <w:rFonts w:hint="cs"/>
          <w:rtl/>
        </w:rPr>
        <w:t xml:space="preserve"> בניתוח המשחק העלוב </w:t>
      </w:r>
      <w:r w:rsidR="002C23EA">
        <w:rPr>
          <w:rFonts w:hint="cs"/>
          <w:rtl/>
        </w:rPr>
        <w:t xml:space="preserve">של ארסנל </w:t>
      </w:r>
      <w:r>
        <w:rPr>
          <w:rFonts w:hint="cs"/>
          <w:rtl/>
        </w:rPr>
        <w:t>מול ריאל</w:t>
      </w:r>
      <w:r w:rsidR="00195702" w:rsidRPr="00195702">
        <w:rPr>
          <w:rFonts w:cs="Times New Roman"/>
          <w:rtl/>
        </w:rPr>
        <w:t xml:space="preserve">, באתר של </w:t>
      </w:r>
      <w:r w:rsidR="00C75AE4">
        <w:rPr>
          <w:rFonts w:cs="Times New Roman" w:hint="cs"/>
          <w:rtl/>
        </w:rPr>
        <w:t>'</w:t>
      </w:r>
      <w:r w:rsidR="00195702" w:rsidRPr="00195702">
        <w:rPr>
          <w:rFonts w:cs="Times New Roman"/>
          <w:rtl/>
        </w:rPr>
        <w:t>הגארדיאן</w:t>
      </w:r>
      <w:r w:rsidR="00C75AE4">
        <w:rPr>
          <w:rFonts w:cs="Times New Roman" w:hint="cs"/>
          <w:rtl/>
        </w:rPr>
        <w:t>'</w:t>
      </w:r>
      <w:r>
        <w:rPr>
          <w:rFonts w:hint="cs"/>
          <w:rtl/>
        </w:rPr>
        <w:t>.</w:t>
      </w:r>
      <w:r w:rsidR="00B90700">
        <w:rPr>
          <w:rFonts w:hint="cs"/>
          <w:rtl/>
        </w:rPr>
        <w:t xml:space="preserve"> </w:t>
      </w:r>
    </w:p>
    <w:p w14:paraId="2A0DD4B6" w14:textId="635BC0EE" w:rsidR="00584C4B" w:rsidRDefault="00584C4B" w:rsidP="00796B52">
      <w:pPr>
        <w:rPr>
          <w:rtl/>
        </w:rPr>
      </w:pPr>
      <w:r>
        <w:rPr>
          <w:rFonts w:hint="cs"/>
          <w:rtl/>
        </w:rPr>
        <w:t>החתול השני נשכב על גבו, מתמתח ומיילל.</w:t>
      </w:r>
    </w:p>
    <w:p w14:paraId="6FA6089B" w14:textId="77777777" w:rsidR="00584C4B" w:rsidRDefault="00584C4B" w:rsidP="001F0B06">
      <w:pPr>
        <w:rPr>
          <w:rtl/>
        </w:rPr>
      </w:pPr>
      <w:r>
        <w:rPr>
          <w:rFonts w:hint="cs"/>
          <w:rtl/>
        </w:rPr>
        <w:t>"מה הוא רוצה?"</w:t>
      </w:r>
    </w:p>
    <w:p w14:paraId="4FA50EE1" w14:textId="2936DE9F" w:rsidR="00584C4B" w:rsidRDefault="00584C4B" w:rsidP="001F0B06">
      <w:pPr>
        <w:rPr>
          <w:rtl/>
        </w:rPr>
      </w:pPr>
      <w:r>
        <w:rPr>
          <w:rFonts w:hint="cs"/>
          <w:rtl/>
        </w:rPr>
        <w:t>"הוא מחכה שאלכס ילטף אותו. רק ככה הוא נרדם</w:t>
      </w:r>
      <w:r w:rsidR="002C23EA">
        <w:rPr>
          <w:rFonts w:hint="cs"/>
          <w:rtl/>
        </w:rPr>
        <w:t xml:space="preserve"> </w:t>
      </w:r>
      <w:r w:rsidR="002C23EA">
        <w:rPr>
          <w:rtl/>
        </w:rPr>
        <w:t>–</w:t>
      </w:r>
      <w:r w:rsidR="002C23EA">
        <w:rPr>
          <w:rFonts w:hint="cs"/>
          <w:rtl/>
        </w:rPr>
        <w:t xml:space="preserve"> כמה שניות מספיקות לו</w:t>
      </w:r>
      <w:r>
        <w:rPr>
          <w:rFonts w:hint="cs"/>
          <w:rtl/>
        </w:rPr>
        <w:t>."</w:t>
      </w:r>
    </w:p>
    <w:p w14:paraId="3BA6DD3F" w14:textId="243B5F8F" w:rsidR="00584C4B" w:rsidRDefault="00584C4B" w:rsidP="001F0B06">
      <w:pPr>
        <w:rPr>
          <w:rtl/>
        </w:rPr>
      </w:pPr>
      <w:r>
        <w:rPr>
          <w:rFonts w:hint="cs"/>
          <w:rtl/>
        </w:rPr>
        <w:t xml:space="preserve">הן </w:t>
      </w:r>
      <w:r w:rsidR="002C23EA">
        <w:rPr>
          <w:rFonts w:hint="cs"/>
          <w:rtl/>
        </w:rPr>
        <w:t>שידלו את אלכס</w:t>
      </w:r>
      <w:r>
        <w:rPr>
          <w:rFonts w:hint="cs"/>
          <w:rtl/>
        </w:rPr>
        <w:t xml:space="preserve"> </w:t>
      </w:r>
      <w:r w:rsidR="00E90F96">
        <w:rPr>
          <w:rFonts w:hint="cs"/>
          <w:rtl/>
        </w:rPr>
        <w:t>שי</w:t>
      </w:r>
      <w:r>
        <w:rPr>
          <w:rFonts w:hint="cs"/>
          <w:rtl/>
        </w:rPr>
        <w:t>רא</w:t>
      </w:r>
      <w:r w:rsidR="00E90F96">
        <w:rPr>
          <w:rFonts w:hint="cs"/>
          <w:rtl/>
        </w:rPr>
        <w:t>ה</w:t>
      </w:r>
      <w:r>
        <w:rPr>
          <w:rFonts w:hint="cs"/>
          <w:rtl/>
        </w:rPr>
        <w:t xml:space="preserve"> להן</w:t>
      </w:r>
      <w:r w:rsidR="002C23EA">
        <w:rPr>
          <w:rFonts w:hint="cs"/>
          <w:rtl/>
        </w:rPr>
        <w:t>,</w:t>
      </w:r>
      <w:r>
        <w:rPr>
          <w:rFonts w:hint="cs"/>
          <w:rtl/>
        </w:rPr>
        <w:t xml:space="preserve"> הוא ממש עייף, תעזור לו.</w:t>
      </w:r>
    </w:p>
    <w:p w14:paraId="2B98162D" w14:textId="18990560" w:rsidR="00584C4B" w:rsidRDefault="00584C4B" w:rsidP="001F0B06">
      <w:pPr>
        <w:rPr>
          <w:rtl/>
        </w:rPr>
      </w:pPr>
      <w:r>
        <w:rPr>
          <w:rFonts w:hint="cs"/>
          <w:rtl/>
        </w:rPr>
        <w:t>החתול עצם את עיניו בעונג, ו</w:t>
      </w:r>
      <w:r w:rsidR="002C23EA">
        <w:rPr>
          <w:rFonts w:hint="cs"/>
          <w:rtl/>
        </w:rPr>
        <w:t xml:space="preserve">אכן </w:t>
      </w:r>
      <w:r>
        <w:rPr>
          <w:rFonts w:hint="cs"/>
          <w:rtl/>
        </w:rPr>
        <w:t xml:space="preserve">תוך </w:t>
      </w:r>
      <w:r w:rsidR="002C23EA">
        <w:rPr>
          <w:rFonts w:hint="cs"/>
          <w:rtl/>
        </w:rPr>
        <w:t>כמה ליטופים</w:t>
      </w:r>
      <w:r>
        <w:rPr>
          <w:rFonts w:hint="cs"/>
          <w:rtl/>
        </w:rPr>
        <w:t xml:space="preserve"> גופו </w:t>
      </w:r>
      <w:r w:rsidR="00AA2249">
        <w:rPr>
          <w:rFonts w:hint="cs"/>
          <w:rtl/>
        </w:rPr>
        <w:t>נ</w:t>
      </w:r>
      <w:r>
        <w:rPr>
          <w:rFonts w:hint="cs"/>
          <w:rtl/>
        </w:rPr>
        <w:t>רפה והוא נרדם.</w:t>
      </w:r>
    </w:p>
    <w:p w14:paraId="700E3864" w14:textId="6C4B1C0D" w:rsidR="000F0320" w:rsidRDefault="0076072C" w:rsidP="000F0320">
      <w:pPr>
        <w:rPr>
          <w:rtl/>
        </w:rPr>
      </w:pPr>
      <w:r>
        <w:rPr>
          <w:rFonts w:hint="cs"/>
          <w:rtl/>
        </w:rPr>
        <w:t xml:space="preserve">מוצי </w:t>
      </w:r>
      <w:r w:rsidR="00693A35">
        <w:rPr>
          <w:rFonts w:hint="cs"/>
          <w:rtl/>
        </w:rPr>
        <w:t>נחלץ</w:t>
      </w:r>
      <w:r w:rsidR="000F0320">
        <w:rPr>
          <w:rFonts w:hint="cs"/>
          <w:rtl/>
        </w:rPr>
        <w:t xml:space="preserve"> מאחיזתה של החברה</w:t>
      </w:r>
      <w:r w:rsidR="00E90F96">
        <w:rPr>
          <w:rFonts w:hint="cs"/>
          <w:rtl/>
        </w:rPr>
        <w:t xml:space="preserve"> </w:t>
      </w:r>
      <w:r w:rsidR="000F0320">
        <w:rPr>
          <w:rFonts w:hint="cs"/>
          <w:rtl/>
        </w:rPr>
        <w:t xml:space="preserve">וחזר להתרפק על אלכס, נועץ את עצמו חזק </w:t>
      </w:r>
      <w:r w:rsidR="00195702">
        <w:rPr>
          <w:rFonts w:hint="cs"/>
          <w:rtl/>
        </w:rPr>
        <w:t>אליו</w:t>
      </w:r>
      <w:r w:rsidR="000F0320">
        <w:rPr>
          <w:rFonts w:hint="cs"/>
          <w:rtl/>
        </w:rPr>
        <w:t>.</w:t>
      </w:r>
    </w:p>
    <w:p w14:paraId="6C9656DA" w14:textId="14E8D672" w:rsidR="000F0320" w:rsidRDefault="000F0320" w:rsidP="000F0320">
      <w:pPr>
        <w:rPr>
          <w:rtl/>
        </w:rPr>
      </w:pPr>
      <w:r>
        <w:rPr>
          <w:rFonts w:hint="cs"/>
          <w:rtl/>
        </w:rPr>
        <w:t>"אוי חתול טיפש," אלכס סטר לו ברכּוּת והחתול הרפה, מותיר חורים קטנים בחולצתו.</w:t>
      </w:r>
    </w:p>
    <w:p w14:paraId="5E8ED338" w14:textId="44D9CCDC" w:rsidR="000F0320" w:rsidRDefault="000F0320" w:rsidP="000F0320">
      <w:pPr>
        <w:rPr>
          <w:rtl/>
        </w:rPr>
      </w:pPr>
      <w:r>
        <w:rPr>
          <w:rFonts w:hint="cs"/>
          <w:rtl/>
        </w:rPr>
        <w:lastRenderedPageBreak/>
        <w:t xml:space="preserve">"יכולת </w:t>
      </w:r>
      <w:r w:rsidR="00990488">
        <w:rPr>
          <w:rFonts w:hint="cs"/>
          <w:rtl/>
        </w:rPr>
        <w:t>להשתתף בסרט ו</w:t>
      </w:r>
      <w:r>
        <w:rPr>
          <w:rFonts w:hint="cs"/>
          <w:rtl/>
        </w:rPr>
        <w:t xml:space="preserve">להיות חתול מפורסם!" החברה נזפה, </w:t>
      </w:r>
      <w:r w:rsidR="00990488">
        <w:rPr>
          <w:rFonts w:hint="cs"/>
          <w:rtl/>
        </w:rPr>
        <w:t>[</w:t>
      </w:r>
      <w:r>
        <w:rPr>
          <w:rFonts w:hint="cs"/>
          <w:rtl/>
        </w:rPr>
        <w:t xml:space="preserve">"אם היית מתנהג כמו שצריך בסרט שלנו, </w:t>
      </w:r>
      <w:r w:rsidR="00E90F96">
        <w:rPr>
          <w:rFonts w:hint="cs"/>
          <w:rtl/>
        </w:rPr>
        <w:t>היית מ</w:t>
      </w:r>
      <w:r>
        <w:rPr>
          <w:rFonts w:hint="cs"/>
          <w:rtl/>
        </w:rPr>
        <w:t>תקדם לתפקיד ראשי בשובר הקופות ההוליוודי הבא."</w:t>
      </w:r>
      <w:r w:rsidR="00990488">
        <w:rPr>
          <w:rFonts w:hint="cs"/>
          <w:rtl/>
        </w:rPr>
        <w:t>]</w:t>
      </w:r>
      <w:r>
        <w:rPr>
          <w:rFonts w:hint="cs"/>
          <w:rtl/>
        </w:rPr>
        <w:t xml:space="preserve"> אבל הוא רק ליקק את שפמו ועצם את עיניו. </w:t>
      </w:r>
      <w:r w:rsidR="00FA5935">
        <w:rPr>
          <w:rFonts w:hint="cs"/>
          <w:rtl/>
        </w:rPr>
        <w:t>[</w:t>
      </w:r>
      <w:r>
        <w:rPr>
          <w:rFonts w:hint="cs"/>
          <w:rtl/>
        </w:rPr>
        <w:t xml:space="preserve">כנראה גם היא עצמה לא </w:t>
      </w:r>
      <w:r w:rsidR="001C5A04">
        <w:rPr>
          <w:rFonts w:hint="cs"/>
          <w:rtl/>
        </w:rPr>
        <w:t>הייתה</w:t>
      </w:r>
      <w:r>
        <w:rPr>
          <w:rFonts w:hint="cs"/>
          <w:rtl/>
        </w:rPr>
        <w:t xml:space="preserve"> תאבת-פירסום, כי רק בעל כורחה חזרה להסרט</w:t>
      </w:r>
      <w:r w:rsidR="00E90F96">
        <w:rPr>
          <w:rFonts w:hint="cs"/>
          <w:rtl/>
        </w:rPr>
        <w:t>ת האפייה</w:t>
      </w:r>
      <w:r>
        <w:rPr>
          <w:rFonts w:hint="cs"/>
          <w:rtl/>
        </w:rPr>
        <w:t xml:space="preserve"> במטבח.</w:t>
      </w:r>
      <w:r w:rsidR="00FA5935">
        <w:rPr>
          <w:rFonts w:hint="cs"/>
          <w:rtl/>
        </w:rPr>
        <w:t>]</w:t>
      </w:r>
    </w:p>
    <w:p w14:paraId="04977A2B" w14:textId="29E94928" w:rsidR="004C1330" w:rsidRDefault="0078414C" w:rsidP="002E40D7">
      <w:pPr>
        <w:rPr>
          <w:rtl/>
        </w:rPr>
      </w:pPr>
      <w:r>
        <w:rPr>
          <w:rFonts w:hint="cs"/>
          <w:rtl/>
        </w:rPr>
        <w:t>"איך אני יכול לעזור לך?" אלכס</w:t>
      </w:r>
      <w:r w:rsidR="004C1330">
        <w:rPr>
          <w:rFonts w:hint="cs"/>
          <w:rtl/>
        </w:rPr>
        <w:t xml:space="preserve"> </w:t>
      </w:r>
      <w:r w:rsidR="00E90F96">
        <w:rPr>
          <w:rFonts w:hint="cs"/>
          <w:rtl/>
        </w:rPr>
        <w:t>נפנה</w:t>
      </w:r>
      <w:r w:rsidR="004C1330">
        <w:rPr>
          <w:rFonts w:hint="cs"/>
          <w:rtl/>
        </w:rPr>
        <w:t xml:space="preserve"> </w:t>
      </w:r>
      <w:r w:rsidR="002A053C">
        <w:rPr>
          <w:rFonts w:hint="cs"/>
          <w:rtl/>
        </w:rPr>
        <w:t>לאחת החברות שעמדה ל</w:t>
      </w:r>
      <w:r w:rsidR="000A0651">
        <w:rPr>
          <w:rFonts w:hint="cs"/>
          <w:rtl/>
        </w:rPr>
        <w:t>צידו</w:t>
      </w:r>
      <w:r w:rsidR="002A053C">
        <w:rPr>
          <w:rFonts w:hint="cs"/>
          <w:rtl/>
        </w:rPr>
        <w:t xml:space="preserve"> במשך דקות ארוכות. הוא הסיר [</w:t>
      </w:r>
      <w:r w:rsidR="002A053C">
        <w:t>reluctantly</w:t>
      </w:r>
      <w:r w:rsidR="002A053C">
        <w:rPr>
          <w:rFonts w:hint="cs"/>
          <w:rtl/>
        </w:rPr>
        <w:t>] בא</w:t>
      </w:r>
      <w:r w:rsidR="00FD504E">
        <w:rPr>
          <w:rFonts w:hint="cs"/>
          <w:rtl/>
        </w:rPr>
        <w:t>נחה</w:t>
      </w:r>
      <w:r w:rsidR="002A053C">
        <w:rPr>
          <w:rFonts w:hint="cs"/>
          <w:rtl/>
        </w:rPr>
        <w:t xml:space="preserve"> את האוזניות</w:t>
      </w:r>
      <w:r w:rsidR="00F11E4A">
        <w:rPr>
          <w:rFonts w:hint="cs"/>
          <w:rtl/>
        </w:rPr>
        <w:t>, כו</w:t>
      </w:r>
      <w:r w:rsidR="002E40D7" w:rsidRPr="002E40D7">
        <w:rPr>
          <w:rFonts w:hint="cs"/>
          <w:rtl/>
        </w:rPr>
        <w:t xml:space="preserve">בש </w:t>
      </w:r>
      <w:r w:rsidR="00195702">
        <w:rPr>
          <w:rFonts w:hint="cs"/>
          <w:rtl/>
        </w:rPr>
        <w:t xml:space="preserve">בנימוס </w:t>
      </w:r>
      <w:r w:rsidR="002E40D7" w:rsidRPr="002E40D7">
        <w:rPr>
          <w:rFonts w:hint="cs"/>
          <w:rtl/>
        </w:rPr>
        <w:t>את</w:t>
      </w:r>
      <w:r w:rsidR="00F11E4A" w:rsidRPr="002E40D7">
        <w:rPr>
          <w:rtl/>
        </w:rPr>
        <w:t xml:space="preserve"> </w:t>
      </w:r>
      <w:r w:rsidR="002E40D7">
        <w:rPr>
          <w:rFonts w:hint="cs"/>
          <w:rtl/>
        </w:rPr>
        <w:t>חוסר סבלנותו</w:t>
      </w:r>
      <w:r w:rsidR="002A053C">
        <w:rPr>
          <w:rFonts w:hint="cs"/>
          <w:rtl/>
        </w:rPr>
        <w:t>.</w:t>
      </w:r>
    </w:p>
    <w:p w14:paraId="4236717A" w14:textId="77777777" w:rsidR="009565A9" w:rsidRDefault="009565A9" w:rsidP="009565A9">
      <w:pPr>
        <w:rPr>
          <w:rtl/>
        </w:rPr>
      </w:pPr>
      <w:r>
        <w:rPr>
          <w:rFonts w:hint="cs"/>
          <w:rtl/>
        </w:rPr>
        <w:t>"אפשר לבקש ממך משהו?"</w:t>
      </w:r>
    </w:p>
    <w:p w14:paraId="3DAC3574" w14:textId="77777777" w:rsidR="009565A9" w:rsidRDefault="009565A9" w:rsidP="009565A9">
      <w:pPr>
        <w:rPr>
          <w:rtl/>
        </w:rPr>
      </w:pPr>
      <w:r>
        <w:rPr>
          <w:rFonts w:hint="cs"/>
          <w:rtl/>
        </w:rPr>
        <w:t>"כן, בהחלט."</w:t>
      </w:r>
    </w:p>
    <w:p w14:paraId="128B7EB5" w14:textId="77777777" w:rsidR="002A053C" w:rsidRDefault="00B81335" w:rsidP="00F11E4A">
      <w:pPr>
        <w:rPr>
          <w:rtl/>
        </w:rPr>
      </w:pPr>
      <w:r>
        <w:rPr>
          <w:rFonts w:hint="cs"/>
          <w:rtl/>
        </w:rPr>
        <w:t xml:space="preserve">היא </w:t>
      </w:r>
      <w:r w:rsidR="00F11E4A">
        <w:rPr>
          <w:rFonts w:hint="cs"/>
          <w:rtl/>
        </w:rPr>
        <w:t>ה</w:t>
      </w:r>
      <w:r>
        <w:rPr>
          <w:rFonts w:hint="cs"/>
          <w:rtl/>
        </w:rPr>
        <w:t>ושיטה לו צנצנת סגורה.</w:t>
      </w:r>
    </w:p>
    <w:p w14:paraId="6F37806E" w14:textId="48EFAAEF" w:rsidR="002A053C" w:rsidRDefault="002A053C" w:rsidP="001C4BF3">
      <w:pPr>
        <w:rPr>
          <w:rtl/>
        </w:rPr>
      </w:pPr>
      <w:r>
        <w:rPr>
          <w:rFonts w:hint="cs"/>
          <w:rtl/>
        </w:rPr>
        <w:t>בעו</w:t>
      </w:r>
      <w:r w:rsidR="00F11E4A">
        <w:rPr>
          <w:rFonts w:hint="cs"/>
          <w:rtl/>
        </w:rPr>
        <w:t>ד סיגריה בוערת תקועה בפיו הוא פ</w:t>
      </w:r>
      <w:r w:rsidR="002D6576">
        <w:rPr>
          <w:rFonts w:hint="cs"/>
          <w:rtl/>
        </w:rPr>
        <w:t>תח עבורה</w:t>
      </w:r>
      <w:r>
        <w:rPr>
          <w:rFonts w:hint="cs"/>
          <w:rtl/>
        </w:rPr>
        <w:t xml:space="preserve"> את הצנצנת</w:t>
      </w:r>
      <w:r w:rsidR="001C4BF3">
        <w:rPr>
          <w:rFonts w:hint="cs"/>
          <w:rtl/>
        </w:rPr>
        <w:t xml:space="preserve"> וחזר לאוזניות:</w:t>
      </w:r>
      <w:r w:rsidR="00467CCE">
        <w:rPr>
          <w:rFonts w:hint="cs"/>
          <w:rtl/>
        </w:rPr>
        <w:t xml:space="preserve"> כל מה שראסל אמר לו על הדיסק האחרון של </w:t>
      </w:r>
      <w:r w:rsidR="00E067DE" w:rsidRPr="00E067DE">
        <w:rPr>
          <w:rFonts w:cs="Times New Roman"/>
          <w:rtl/>
        </w:rPr>
        <w:t>מָאסִיב אָטָאק</w:t>
      </w:r>
      <w:r w:rsidR="00467CCE">
        <w:rPr>
          <w:rFonts w:hint="cs"/>
          <w:rtl/>
        </w:rPr>
        <w:t xml:space="preserve"> היה נכון.</w:t>
      </w:r>
    </w:p>
    <w:p w14:paraId="11E57691" w14:textId="3F3D7837" w:rsidR="005B516C" w:rsidRDefault="009C615D" w:rsidP="001C4BF3">
      <w:pPr>
        <w:rPr>
          <w:rtl/>
        </w:rPr>
      </w:pPr>
      <w:r>
        <w:rPr>
          <w:rFonts w:hint="cs"/>
          <w:rtl/>
        </w:rPr>
        <w:t>[</w:t>
      </w:r>
      <w:r w:rsidRPr="009C615D">
        <w:t>https://en.wikipedia.org/wiki/1998_in_British_music</w:t>
      </w:r>
    </w:p>
    <w:p w14:paraId="34399A2B" w14:textId="210A8E99" w:rsidR="009C615D" w:rsidRDefault="00EE3076" w:rsidP="001C4BF3">
      <w:pPr>
        <w:rPr>
          <w:rtl/>
        </w:rPr>
      </w:pPr>
      <w:hyperlink r:id="rId253" w:history="1">
        <w:r w:rsidR="009C615D" w:rsidRPr="000A318D">
          <w:rPr>
            <w:rStyle w:val="Hyperlink"/>
          </w:rPr>
          <w:t>https://pitchfork.com/features/lists-and-guides/the-50-best-albums-of-1998/?page=5</w:t>
        </w:r>
      </w:hyperlink>
    </w:p>
    <w:p w14:paraId="4164A8EE" w14:textId="77777777" w:rsidR="00A90CDC" w:rsidRDefault="009C615D" w:rsidP="005B516C">
      <w:pPr>
        <w:rPr>
          <w:rtl/>
        </w:rPr>
      </w:pPr>
      <w:r>
        <w:rPr>
          <w:rFonts w:hint="cs"/>
          <w:rtl/>
        </w:rPr>
        <w:t>]</w:t>
      </w:r>
    </w:p>
    <w:p w14:paraId="2F3BC6CB" w14:textId="429AA2CF" w:rsidR="007E3078" w:rsidRDefault="00E90F96" w:rsidP="005B516C">
      <w:pPr>
        <w:rPr>
          <w:rtl/>
        </w:rPr>
      </w:pPr>
      <w:r>
        <w:rPr>
          <w:rFonts w:hint="cs"/>
          <w:rtl/>
        </w:rPr>
        <w:t>[</w:t>
      </w:r>
    </w:p>
    <w:p w14:paraId="23462E6B" w14:textId="2265CD9B" w:rsidR="007E3078" w:rsidRDefault="007E3078" w:rsidP="005B516C">
      <w:pPr>
        <w:rPr>
          <w:rtl/>
        </w:rPr>
      </w:pPr>
      <w:r>
        <w:rPr>
          <w:rFonts w:hint="cs"/>
          <w:rtl/>
        </w:rPr>
        <w:t xml:space="preserve">יסמין </w:t>
      </w:r>
      <w:r>
        <w:rPr>
          <w:rtl/>
        </w:rPr>
        <w:t>–</w:t>
      </w:r>
      <w:r>
        <w:rPr>
          <w:rFonts w:hint="cs"/>
          <w:rtl/>
        </w:rPr>
        <w:t xml:space="preserve"> אני מרחמת על ריצ'ארד ה-</w:t>
      </w:r>
      <w:r>
        <w:rPr>
          <w:rFonts w:hint="cs"/>
        </w:rPr>
        <w:t>III</w:t>
      </w:r>
      <w:r>
        <w:rPr>
          <w:rFonts w:hint="cs"/>
          <w:rtl/>
        </w:rPr>
        <w:t xml:space="preserve">, איך ש[לבדוק...] </w:t>
      </w:r>
      <w:r>
        <w:rPr>
          <w:rtl/>
        </w:rPr>
        <w:t>–</w:t>
      </w:r>
      <w:r>
        <w:rPr>
          <w:rFonts w:hint="cs"/>
          <w:rtl/>
        </w:rPr>
        <w:t xml:space="preserve"> אולי סאקורה אומרת את זה.</w:t>
      </w:r>
    </w:p>
    <w:p w14:paraId="368D716D" w14:textId="1B602BBE" w:rsidR="007E3078" w:rsidRDefault="007E3078" w:rsidP="005B516C">
      <w:pPr>
        <w:rPr>
          <w:rtl/>
        </w:rPr>
      </w:pPr>
      <w:r>
        <w:rPr>
          <w:rFonts w:hint="cs"/>
          <w:rtl/>
        </w:rPr>
        <w:t xml:space="preserve">אלכס </w:t>
      </w:r>
      <w:r>
        <w:rPr>
          <w:rtl/>
        </w:rPr>
        <w:t>–</w:t>
      </w:r>
      <w:r>
        <w:rPr>
          <w:rFonts w:hint="cs"/>
          <w:rtl/>
        </w:rPr>
        <w:t xml:space="preserve"> את יודעת שהוא היה אחיו של המלך, והיו עוד 2 יורשי עצר, נסיכים לפניו ב-</w:t>
      </w:r>
      <w:r>
        <w:t>claim to the throne</w:t>
      </w:r>
      <w:r>
        <w:rPr>
          <w:rFonts w:hint="cs"/>
          <w:rtl/>
        </w:rPr>
        <w:t>, בני 9 ו-11, והוא אסר אותם באחד המגדלים במצודה של לונדון, בטענה שהם אינם צאצאים חוקיים.</w:t>
      </w:r>
    </w:p>
    <w:p w14:paraId="705F8437" w14:textId="62242FE9" w:rsidR="007E3078" w:rsidRDefault="007E3078" w:rsidP="005B516C">
      <w:pPr>
        <w:rPr>
          <w:rtl/>
        </w:rPr>
      </w:pPr>
      <w:r>
        <w:rPr>
          <w:rFonts w:hint="cs"/>
          <w:rtl/>
        </w:rPr>
        <w:t xml:space="preserve">יסמין </w:t>
      </w:r>
      <w:r>
        <w:rPr>
          <w:rtl/>
        </w:rPr>
        <w:t>–</w:t>
      </w:r>
      <w:r>
        <w:rPr>
          <w:rFonts w:hint="cs"/>
          <w:rtl/>
        </w:rPr>
        <w:t xml:space="preserve"> מה קרה להם?</w:t>
      </w:r>
    </w:p>
    <w:p w14:paraId="214ED670" w14:textId="5D51552B" w:rsidR="007E3078" w:rsidRDefault="007E3078" w:rsidP="005B516C">
      <w:pPr>
        <w:rPr>
          <w:rtl/>
        </w:rPr>
      </w:pPr>
      <w:r>
        <w:rPr>
          <w:rFonts w:hint="cs"/>
          <w:rtl/>
        </w:rPr>
        <w:t xml:space="preserve">אלכס </w:t>
      </w:r>
      <w:r>
        <w:rPr>
          <w:rtl/>
        </w:rPr>
        <w:t>–</w:t>
      </w:r>
      <w:r>
        <w:rPr>
          <w:rFonts w:hint="cs"/>
          <w:rtl/>
        </w:rPr>
        <w:t xml:space="preserve"> איש אינו יודע, אבל 200 שנה אח"כ מצאו שני שלדים של ילדים רכים באותו מגדל.</w:t>
      </w:r>
    </w:p>
    <w:p w14:paraId="143D46FD" w14:textId="02FE1524" w:rsidR="00FE195F" w:rsidRDefault="00E90F96" w:rsidP="005B516C">
      <w:pPr>
        <w:rPr>
          <w:rtl/>
        </w:rPr>
      </w:pPr>
      <w:r>
        <w:rPr>
          <w:rFonts w:hint="cs"/>
          <w:rtl/>
        </w:rPr>
        <w:t>]</w:t>
      </w:r>
    </w:p>
    <w:p w14:paraId="3F46F92B" w14:textId="77777777" w:rsidR="00033354" w:rsidRDefault="00033354" w:rsidP="00250000">
      <w:pPr>
        <w:rPr>
          <w:rtl/>
        </w:rPr>
      </w:pPr>
    </w:p>
    <w:p w14:paraId="20D1AE2E" w14:textId="77777777" w:rsidR="001C4BF3" w:rsidRPr="0044357B" w:rsidRDefault="001C4BF3" w:rsidP="00D14A18">
      <w:pPr>
        <w:pStyle w:val="Heading2"/>
        <w:rPr>
          <w:rtl/>
        </w:rPr>
      </w:pPr>
      <w:bookmarkStart w:id="407" w:name="_Toc408762855"/>
      <w:bookmarkStart w:id="408" w:name="_Toc408762859"/>
      <w:r>
        <w:rPr>
          <w:rFonts w:hint="cs"/>
          <w:rtl/>
        </w:rPr>
        <w:t>פארק שעשועים לציפורים</w:t>
      </w:r>
      <w:bookmarkEnd w:id="407"/>
    </w:p>
    <w:p w14:paraId="1F961A19" w14:textId="77777777" w:rsidR="00CE72A0" w:rsidRDefault="001C4C0F" w:rsidP="001C4BF3">
      <w:pPr>
        <w:rPr>
          <w:rtl/>
        </w:rPr>
      </w:pPr>
      <w:r>
        <w:rPr>
          <w:rFonts w:hint="cs"/>
          <w:rtl/>
        </w:rPr>
        <w:t>[</w:t>
      </w:r>
      <w:r w:rsidR="001C4BF3">
        <w:rPr>
          <w:rFonts w:hint="cs"/>
          <w:rtl/>
        </w:rPr>
        <w:t>הסטודנט מקראקוב נסע להתארח אצל חבר ו</w:t>
      </w:r>
      <w:r w:rsidR="001C4BF3" w:rsidRPr="00CD067C">
        <w:rPr>
          <w:rtl/>
        </w:rPr>
        <w:t>מארק ייעד את כל סוף השבוע ללימודים מעמיקים</w:t>
      </w:r>
      <w:r w:rsidR="001C4BF3">
        <w:rPr>
          <w:rFonts w:hint="cs"/>
          <w:rtl/>
        </w:rPr>
        <w:t>,</w:t>
      </w:r>
      <w:r w:rsidR="001C4BF3">
        <w:rPr>
          <w:rtl/>
        </w:rPr>
        <w:t xml:space="preserve"> אבל</w:t>
      </w:r>
      <w:r>
        <w:rPr>
          <w:rFonts w:hint="cs"/>
          <w:rtl/>
        </w:rPr>
        <w:t>]</w:t>
      </w:r>
      <w:r w:rsidR="001C4BF3">
        <w:rPr>
          <w:rtl/>
        </w:rPr>
        <w:t xml:space="preserve"> </w:t>
      </w:r>
    </w:p>
    <w:p w14:paraId="2713E019" w14:textId="25D624CC" w:rsidR="001C4BF3" w:rsidRPr="00CD067C" w:rsidRDefault="001C4BF3" w:rsidP="001C4BF3">
      <w:pPr>
        <w:rPr>
          <w:rtl/>
        </w:rPr>
      </w:pPr>
      <w:r>
        <w:rPr>
          <w:rtl/>
        </w:rPr>
        <w:t>כבר ב</w:t>
      </w:r>
      <w:r w:rsidR="00B96B12">
        <w:rPr>
          <w:rFonts w:hint="cs"/>
          <w:rtl/>
        </w:rPr>
        <w:t xml:space="preserve">צהרי </w:t>
      </w:r>
      <w:r>
        <w:rPr>
          <w:rtl/>
        </w:rPr>
        <w:t>יום שישי</w:t>
      </w:r>
      <w:r w:rsidRPr="00CD067C">
        <w:rPr>
          <w:rtl/>
        </w:rPr>
        <w:t xml:space="preserve"> נמלא </w:t>
      </w:r>
      <w:r w:rsidR="001C4C0F">
        <w:rPr>
          <w:rFonts w:hint="cs"/>
          <w:rtl/>
        </w:rPr>
        <w:t xml:space="preserve">מארק </w:t>
      </w:r>
      <w:r w:rsidRPr="00CD067C">
        <w:rPr>
          <w:rFonts w:hint="cs"/>
          <w:rtl/>
        </w:rPr>
        <w:t>תחו</w:t>
      </w:r>
      <w:r w:rsidRPr="00CD067C">
        <w:rPr>
          <w:rtl/>
        </w:rPr>
        <w:t>שה רעה</w:t>
      </w:r>
      <w:r w:rsidR="00CE72A0">
        <w:rPr>
          <w:rFonts w:hint="cs"/>
          <w:rtl/>
        </w:rPr>
        <w:t xml:space="preserve">. </w:t>
      </w:r>
      <w:r w:rsidRPr="00CD067C">
        <w:rPr>
          <w:rtl/>
        </w:rPr>
        <w:t xml:space="preserve">בוקר שלם </w:t>
      </w:r>
      <w:r w:rsidR="00CE72A0">
        <w:rPr>
          <w:rFonts w:hint="cs"/>
          <w:rtl/>
        </w:rPr>
        <w:t xml:space="preserve">עבר </w:t>
      </w:r>
      <w:r w:rsidRPr="00CD067C">
        <w:rPr>
          <w:rtl/>
        </w:rPr>
        <w:t>ו</w:t>
      </w:r>
      <w:r w:rsidR="00CE72A0">
        <w:rPr>
          <w:rFonts w:hint="cs"/>
          <w:rtl/>
        </w:rPr>
        <w:t xml:space="preserve">הוא </w:t>
      </w:r>
      <w:r>
        <w:rPr>
          <w:rFonts w:hint="cs"/>
          <w:rtl/>
        </w:rPr>
        <w:t xml:space="preserve">עדיין </w:t>
      </w:r>
      <w:r w:rsidRPr="00CD067C">
        <w:rPr>
          <w:rtl/>
        </w:rPr>
        <w:t xml:space="preserve">לא </w:t>
      </w:r>
      <w:r w:rsidR="00B57D94" w:rsidRPr="00B57D94">
        <w:rPr>
          <w:rFonts w:cs="Times New Roman"/>
          <w:rtl/>
        </w:rPr>
        <w:t>הגיע לשום הישג</w:t>
      </w:r>
      <w:r>
        <w:rPr>
          <w:rFonts w:hint="cs"/>
          <w:rtl/>
        </w:rPr>
        <w:t>,</w:t>
      </w:r>
      <w:r w:rsidRPr="00CD067C">
        <w:rPr>
          <w:rFonts w:hint="cs"/>
          <w:rtl/>
        </w:rPr>
        <w:t xml:space="preserve"> </w:t>
      </w:r>
      <w:r w:rsidR="001C4C0F">
        <w:rPr>
          <w:rFonts w:hint="cs"/>
          <w:rtl/>
        </w:rPr>
        <w:t>רק</w:t>
      </w:r>
      <w:r w:rsidRPr="00CD067C">
        <w:rPr>
          <w:rFonts w:hint="cs"/>
          <w:rtl/>
        </w:rPr>
        <w:t xml:space="preserve"> בהה מיואש</w:t>
      </w:r>
      <w:r w:rsidRPr="00CD067C">
        <w:rPr>
          <w:rtl/>
        </w:rPr>
        <w:t xml:space="preserve"> בחלקת האדמה השרופה מחומצת מחטי אורן</w:t>
      </w:r>
      <w:r>
        <w:rPr>
          <w:rFonts w:hint="cs"/>
          <w:rtl/>
        </w:rPr>
        <w:t>,</w:t>
      </w:r>
      <w:r w:rsidRPr="00CD067C">
        <w:rPr>
          <w:rtl/>
        </w:rPr>
        <w:t xml:space="preserve"> שנשקפה מחלון חדרו במעונות.</w:t>
      </w:r>
    </w:p>
    <w:p w14:paraId="7468034F" w14:textId="0952AE62" w:rsidR="00ED0E6C" w:rsidRDefault="001C4BF3" w:rsidP="006A2FE2">
      <w:pPr>
        <w:rPr>
          <w:rtl/>
        </w:rPr>
      </w:pPr>
      <w:r w:rsidRPr="00CD067C">
        <w:rPr>
          <w:rtl/>
        </w:rPr>
        <w:t xml:space="preserve">במשך השבוע היה </w:t>
      </w:r>
      <w:r>
        <w:rPr>
          <w:rFonts w:hint="cs"/>
          <w:rtl/>
        </w:rPr>
        <w:t xml:space="preserve">שקוע </w:t>
      </w:r>
      <w:r w:rsidR="00195702" w:rsidRPr="00195702">
        <w:rPr>
          <w:rFonts w:cs="Times New Roman"/>
          <w:rtl/>
        </w:rPr>
        <w:t>בהרצאות ו</w:t>
      </w:r>
      <w:r>
        <w:rPr>
          <w:rtl/>
        </w:rPr>
        <w:t>במ</w:t>
      </w:r>
      <w:r w:rsidR="00C75AE4">
        <w:rPr>
          <w:rFonts w:hint="cs"/>
          <w:rtl/>
        </w:rPr>
        <w:t>י</w:t>
      </w:r>
      <w:r>
        <w:rPr>
          <w:rtl/>
        </w:rPr>
        <w:t xml:space="preserve">רוץ </w:t>
      </w:r>
      <w:r w:rsidR="00195702">
        <w:rPr>
          <w:rFonts w:hint="cs"/>
          <w:rtl/>
        </w:rPr>
        <w:t>ל</w:t>
      </w:r>
      <w:r w:rsidRPr="00CD067C">
        <w:rPr>
          <w:rtl/>
        </w:rPr>
        <w:t>פתרון תרגילים</w:t>
      </w:r>
      <w:r w:rsidR="00C75AE4">
        <w:rPr>
          <w:rFonts w:hint="cs"/>
          <w:rtl/>
        </w:rPr>
        <w:t>,</w:t>
      </w:r>
      <w:r w:rsidRPr="00CD067C">
        <w:rPr>
          <w:rtl/>
        </w:rPr>
        <w:t xml:space="preserve"> והוא </w:t>
      </w:r>
      <w:r w:rsidR="00CE72A0">
        <w:rPr>
          <w:rFonts w:hint="cs"/>
          <w:rtl/>
        </w:rPr>
        <w:t>חיכ</w:t>
      </w:r>
      <w:r w:rsidRPr="00CD067C">
        <w:rPr>
          <w:rtl/>
        </w:rPr>
        <w:t>ה בכ</w:t>
      </w:r>
      <w:r w:rsidR="00C75AE4">
        <w:rPr>
          <w:rFonts w:hint="cs"/>
          <w:rtl/>
        </w:rPr>
        <w:t>י</w:t>
      </w:r>
      <w:r w:rsidRPr="00CD067C">
        <w:rPr>
          <w:rtl/>
        </w:rPr>
        <w:t>ליון עיניים לסוף השבוע</w:t>
      </w:r>
      <w:r w:rsidR="00CE72A0">
        <w:rPr>
          <w:rFonts w:hint="cs"/>
          <w:rtl/>
        </w:rPr>
        <w:t xml:space="preserve">, אז יוכל </w:t>
      </w:r>
      <w:r w:rsidR="00CE72A0" w:rsidRPr="00CD067C">
        <w:rPr>
          <w:rtl/>
        </w:rPr>
        <w:t>להעמ</w:t>
      </w:r>
      <w:r w:rsidR="00CE72A0">
        <w:rPr>
          <w:rFonts w:hint="cs"/>
          <w:rtl/>
        </w:rPr>
        <w:t>י</w:t>
      </w:r>
      <w:r w:rsidR="00CE72A0" w:rsidRPr="00CD067C">
        <w:rPr>
          <w:rtl/>
        </w:rPr>
        <w:t>ק בחומר</w:t>
      </w:r>
      <w:r w:rsidRPr="00CD067C">
        <w:rPr>
          <w:rtl/>
        </w:rPr>
        <w:t xml:space="preserve">. הוא </w:t>
      </w:r>
      <w:r w:rsidR="00796B52">
        <w:rPr>
          <w:rFonts w:hint="cs"/>
          <w:rtl/>
        </w:rPr>
        <w:t>שאל</w:t>
      </w:r>
      <w:r w:rsidRPr="00CD067C">
        <w:rPr>
          <w:rtl/>
        </w:rPr>
        <w:t xml:space="preserve"> בספרי</w:t>
      </w:r>
      <w:r w:rsidR="00C75AE4">
        <w:rPr>
          <w:rFonts w:hint="cs"/>
          <w:rtl/>
        </w:rPr>
        <w:t>י</w:t>
      </w:r>
      <w:r w:rsidRPr="00CD067C">
        <w:rPr>
          <w:rtl/>
        </w:rPr>
        <w:t xml:space="preserve">ה ספר על חיי המתמטיקאים, </w:t>
      </w:r>
      <w:r>
        <w:rPr>
          <w:rFonts w:hint="cs"/>
          <w:rtl/>
        </w:rPr>
        <w:t>ספר ע</w:t>
      </w:r>
      <w:r w:rsidRPr="00CD067C">
        <w:rPr>
          <w:rtl/>
        </w:rPr>
        <w:t xml:space="preserve">ל משפט </w:t>
      </w:r>
      <w:r w:rsidR="00C75AE4" w:rsidRPr="00C75AE4">
        <w:rPr>
          <w:rFonts w:cs="Times New Roman"/>
          <w:rtl/>
        </w:rPr>
        <w:t xml:space="preserve">גֶדֶל </w:t>
      </w:r>
      <w:r w:rsidRPr="00CD067C">
        <w:rPr>
          <w:rtl/>
        </w:rPr>
        <w:t>ו</w:t>
      </w:r>
      <w:r w:rsidR="001C4C0F">
        <w:rPr>
          <w:rFonts w:hint="cs"/>
          <w:rtl/>
        </w:rPr>
        <w:t>את</w:t>
      </w:r>
      <w:r w:rsidRPr="00CD067C">
        <w:rPr>
          <w:rtl/>
        </w:rPr>
        <w:t xml:space="preserve"> המבוא </w:t>
      </w:r>
      <w:r>
        <w:rPr>
          <w:rFonts w:hint="cs"/>
          <w:rtl/>
        </w:rPr>
        <w:t>ה</w:t>
      </w:r>
      <w:r w:rsidRPr="00CD067C">
        <w:rPr>
          <w:rtl/>
        </w:rPr>
        <w:t>פופולרי לתורת העל</w:t>
      </w:r>
      <w:r>
        <w:rPr>
          <w:rFonts w:hint="cs"/>
          <w:rtl/>
        </w:rPr>
        <w:t>-</w:t>
      </w:r>
      <w:r w:rsidRPr="00CD067C">
        <w:rPr>
          <w:rtl/>
        </w:rPr>
        <w:t>מ</w:t>
      </w:r>
      <w:r>
        <w:rPr>
          <w:rtl/>
        </w:rPr>
        <w:t>יתר</w:t>
      </w:r>
      <w:r w:rsidRPr="00CD067C">
        <w:rPr>
          <w:rtl/>
        </w:rPr>
        <w:t>,</w:t>
      </w:r>
      <w:r w:rsidR="00483BB1">
        <w:rPr>
          <w:rtl/>
        </w:rPr>
        <w:t xml:space="preserve"> הכול </w:t>
      </w:r>
      <w:r w:rsidRPr="00CD067C">
        <w:rPr>
          <w:rtl/>
        </w:rPr>
        <w:t xml:space="preserve">פשוט ונגיש. ובכל זאת, שעת הצהריים הגיעה ומצאה אותו בוהה, ראשו </w:t>
      </w:r>
      <w:r w:rsidR="00195702" w:rsidRPr="00195702">
        <w:rPr>
          <w:rFonts w:cs="Times New Roman"/>
          <w:rtl/>
        </w:rPr>
        <w:t>גדוש</w:t>
      </w:r>
      <w:r w:rsidR="00195702">
        <w:rPr>
          <w:rFonts w:cs="Times New Roman" w:hint="cs"/>
          <w:rtl/>
        </w:rPr>
        <w:t xml:space="preserve"> </w:t>
      </w:r>
      <w:r w:rsidRPr="00CD067C">
        <w:rPr>
          <w:rtl/>
        </w:rPr>
        <w:t xml:space="preserve">מחשבות כבדות. </w:t>
      </w:r>
    </w:p>
    <w:p w14:paraId="4088DA33" w14:textId="2FD32812" w:rsidR="001C4BF3" w:rsidRPr="00CD067C" w:rsidRDefault="001C4BF3" w:rsidP="006A2FE2">
      <w:pPr>
        <w:rPr>
          <w:rtl/>
        </w:rPr>
      </w:pPr>
      <w:r w:rsidRPr="00CD067C">
        <w:rPr>
          <w:rtl/>
        </w:rPr>
        <w:t>השאלות באלקטרומגנטיות ב</w:t>
      </w:r>
      <w:r w:rsidR="00902F74">
        <w:rPr>
          <w:rFonts w:hint="cs"/>
          <w:rtl/>
        </w:rPr>
        <w:t>בחינת ה</w:t>
      </w:r>
      <w:r>
        <w:rPr>
          <w:rFonts w:hint="cs"/>
          <w:rtl/>
        </w:rPr>
        <w:t>-</w:t>
      </w:r>
      <w:r w:rsidR="00696969">
        <w:t>A</w:t>
      </w:r>
      <w:r w:rsidR="00696969">
        <w:noBreakHyphen/>
        <w:t>level</w:t>
      </w:r>
      <w:r w:rsidRPr="00CD067C">
        <w:rPr>
          <w:rtl/>
        </w:rPr>
        <w:t xml:space="preserve"> בפי</w:t>
      </w:r>
      <w:r w:rsidR="00C75AE4">
        <w:rPr>
          <w:rFonts w:hint="cs"/>
          <w:rtl/>
        </w:rPr>
        <w:t>ז</w:t>
      </w:r>
      <w:r w:rsidRPr="00CD067C">
        <w:rPr>
          <w:rtl/>
        </w:rPr>
        <w:t>יקה התחילו ב</w:t>
      </w:r>
      <w:r w:rsidR="00CE72A0">
        <w:rPr>
          <w:rFonts w:hint="cs"/>
          <w:rtl/>
        </w:rPr>
        <w:t>'</w:t>
      </w:r>
      <w:r w:rsidRPr="00CD067C">
        <w:rPr>
          <w:rtl/>
        </w:rPr>
        <w:t xml:space="preserve">יהי </w:t>
      </w:r>
      <w:r w:rsidRPr="00CD067C">
        <w:t>S</w:t>
      </w:r>
      <w:r w:rsidRPr="00CD067C">
        <w:rPr>
          <w:rtl/>
        </w:rPr>
        <w:t xml:space="preserve"> משטח טעון אינסופי</w:t>
      </w:r>
      <w:r w:rsidR="00CE72A0">
        <w:rPr>
          <w:rFonts w:hint="cs"/>
          <w:rtl/>
        </w:rPr>
        <w:t>'</w:t>
      </w:r>
      <w:r w:rsidR="00FD6E32">
        <w:rPr>
          <w:rFonts w:hint="cs"/>
          <w:rtl/>
        </w:rPr>
        <w:t>,</w:t>
      </w:r>
      <w:r w:rsidRPr="00CD067C">
        <w:rPr>
          <w:rtl/>
        </w:rPr>
        <w:t xml:space="preserve"> והוא ידע שהמשטח האינסופי הזה </w:t>
      </w:r>
      <w:r w:rsidR="00B96B12">
        <w:rPr>
          <w:rFonts w:hint="cs"/>
          <w:rtl/>
        </w:rPr>
        <w:t>אינו אלא</w:t>
      </w:r>
      <w:r w:rsidRPr="00CD067C">
        <w:rPr>
          <w:rFonts w:hint="cs"/>
          <w:rtl/>
        </w:rPr>
        <w:t xml:space="preserve"> מבנה תיאורטי שמאפשר להתעלם מתנאי שפה</w:t>
      </w:r>
      <w:r w:rsidRPr="00CD067C">
        <w:rPr>
          <w:rtl/>
        </w:rPr>
        <w:t>. ו</w:t>
      </w:r>
      <w:r w:rsidR="00B57D94" w:rsidRPr="00B57D94">
        <w:rPr>
          <w:rFonts w:cs="Times New Roman"/>
          <w:rtl/>
        </w:rPr>
        <w:t xml:space="preserve">בכל זאת </w:t>
      </w:r>
      <w:r w:rsidR="00F06A3F">
        <w:rPr>
          <w:rtl/>
        </w:rPr>
        <w:t>עכשיו</w:t>
      </w:r>
      <w:r w:rsidRPr="00CD067C">
        <w:rPr>
          <w:rtl/>
        </w:rPr>
        <w:t xml:space="preserve"> נדמה היה </w:t>
      </w:r>
      <w:r w:rsidR="00B96B12">
        <w:rPr>
          <w:rFonts w:hint="cs"/>
          <w:rtl/>
        </w:rPr>
        <w:t xml:space="preserve">לו </w:t>
      </w:r>
      <w:r w:rsidRPr="00CD067C">
        <w:rPr>
          <w:rtl/>
        </w:rPr>
        <w:t>ש</w:t>
      </w:r>
      <w:r w:rsidR="00D539F4">
        <w:rPr>
          <w:rFonts w:hint="cs"/>
          <w:rtl/>
        </w:rPr>
        <w:t>בתוך מוחו</w:t>
      </w:r>
      <w:r w:rsidR="00C479CE">
        <w:rPr>
          <w:rFonts w:hint="cs"/>
          <w:rtl/>
        </w:rPr>
        <w:t>,</w:t>
      </w:r>
      <w:r w:rsidR="009564E3">
        <w:rPr>
          <w:rFonts w:hint="cs"/>
          <w:rtl/>
        </w:rPr>
        <w:t xml:space="preserve"> </w:t>
      </w:r>
      <w:r w:rsidRPr="00CD067C">
        <w:rPr>
          <w:rtl/>
        </w:rPr>
        <w:t>ימינה ושמאלה, מזרחה ומערבה</w:t>
      </w:r>
      <w:r w:rsidR="00ED477C">
        <w:rPr>
          <w:rFonts w:hint="cs"/>
          <w:rtl/>
        </w:rPr>
        <w:t>,</w:t>
      </w:r>
      <w:r w:rsidR="009564E3">
        <w:rPr>
          <w:rtl/>
        </w:rPr>
        <w:t xml:space="preserve"> </w:t>
      </w:r>
      <w:r w:rsidRPr="00CD067C">
        <w:rPr>
          <w:rtl/>
        </w:rPr>
        <w:t xml:space="preserve">לא היה </w:t>
      </w:r>
      <w:r>
        <w:rPr>
          <w:rFonts w:hint="cs"/>
          <w:rtl/>
        </w:rPr>
        <w:t>דבר</w:t>
      </w:r>
      <w:r w:rsidRPr="00CD067C">
        <w:rPr>
          <w:rtl/>
        </w:rPr>
        <w:t xml:space="preserve"> חוץ ממשטח אינסופי טעון מחשבות </w:t>
      </w:r>
      <w:r w:rsidR="008F65CB">
        <w:rPr>
          <w:rFonts w:hint="cs"/>
          <w:rtl/>
        </w:rPr>
        <w:t>בלתי</w:t>
      </w:r>
      <w:r w:rsidR="00ED477C">
        <w:rPr>
          <w:rFonts w:hint="cs"/>
          <w:rtl/>
        </w:rPr>
        <w:t xml:space="preserve"> </w:t>
      </w:r>
      <w:r w:rsidRPr="00CD067C">
        <w:rPr>
          <w:rtl/>
        </w:rPr>
        <w:t>ממוקדות וחסרות מילים. כך עבר ב</w:t>
      </w:r>
      <w:r>
        <w:rPr>
          <w:rtl/>
        </w:rPr>
        <w:t>וקר שלם</w:t>
      </w:r>
      <w:r w:rsidRPr="00CD067C">
        <w:rPr>
          <w:rtl/>
        </w:rPr>
        <w:t>.</w:t>
      </w:r>
    </w:p>
    <w:p w14:paraId="5D27BC6E" w14:textId="450D50D6" w:rsidR="001C4BF3" w:rsidRPr="00CD067C" w:rsidRDefault="007D3D42" w:rsidP="001C4BF3">
      <w:pPr>
        <w:rPr>
          <w:rtl/>
        </w:rPr>
      </w:pPr>
      <w:r>
        <w:rPr>
          <w:rFonts w:hint="cs"/>
          <w:rtl/>
        </w:rPr>
        <w:lastRenderedPageBreak/>
        <w:t>[</w:t>
      </w:r>
      <w:r w:rsidR="001C4BF3" w:rsidRPr="00CD067C">
        <w:rPr>
          <w:rtl/>
        </w:rPr>
        <w:t>הוא נחפז לקפטריה לפני שתסגר והספיק לאכול ואפילו לקנות שתי מנות נוספות לסוף השבוע. אבל לאחר שהכניס את החמגשיות למקרר האישי שלו במטבח הקומתי</w:t>
      </w:r>
      <w:r w:rsidR="001C4BF3">
        <w:rPr>
          <w:rFonts w:hint="cs"/>
          <w:rtl/>
        </w:rPr>
        <w:t>,</w:t>
      </w:r>
      <w:r w:rsidR="001C4BF3" w:rsidRPr="00CD067C">
        <w:rPr>
          <w:rtl/>
        </w:rPr>
        <w:t xml:space="preserve"> </w:t>
      </w:r>
      <w:r w:rsidR="001C4BF3">
        <w:rPr>
          <w:rFonts w:hint="cs"/>
          <w:rtl/>
        </w:rPr>
        <w:t xml:space="preserve">הוא </w:t>
      </w:r>
      <w:r w:rsidR="001C4BF3" w:rsidRPr="00CD067C">
        <w:rPr>
          <w:rtl/>
        </w:rPr>
        <w:t xml:space="preserve">לא הצליח להביא </w:t>
      </w:r>
      <w:r w:rsidR="001C4BF3">
        <w:rPr>
          <w:rFonts w:hint="cs"/>
          <w:rtl/>
        </w:rPr>
        <w:t xml:space="preserve">את </w:t>
      </w:r>
      <w:r w:rsidR="001C4BF3" w:rsidRPr="00CD067C">
        <w:rPr>
          <w:rtl/>
        </w:rPr>
        <w:t>עצמו להכנס לחדר.</w:t>
      </w:r>
      <w:r>
        <w:rPr>
          <w:rFonts w:hint="cs"/>
          <w:rtl/>
        </w:rPr>
        <w:t>]</w:t>
      </w:r>
    </w:p>
    <w:p w14:paraId="5874A2FF" w14:textId="017B90E5" w:rsidR="001C4BF3" w:rsidRPr="00CD067C" w:rsidRDefault="001C4BF3" w:rsidP="00277121">
      <w:pPr>
        <w:rPr>
          <w:rtl/>
        </w:rPr>
      </w:pPr>
      <w:r w:rsidRPr="00CD067C">
        <w:rPr>
          <w:rtl/>
        </w:rPr>
        <w:t>הספרי</w:t>
      </w:r>
      <w:r w:rsidR="00ED477C">
        <w:rPr>
          <w:rFonts w:hint="cs"/>
          <w:rtl/>
        </w:rPr>
        <w:t>י</w:t>
      </w:r>
      <w:r w:rsidRPr="00CD067C">
        <w:rPr>
          <w:rtl/>
        </w:rPr>
        <w:t xml:space="preserve">ה כבר </w:t>
      </w:r>
      <w:r w:rsidR="008F65CB">
        <w:rPr>
          <w:rFonts w:hint="cs"/>
          <w:rtl/>
        </w:rPr>
        <w:t>נ</w:t>
      </w:r>
      <w:r w:rsidRPr="00CD067C">
        <w:rPr>
          <w:rtl/>
        </w:rPr>
        <w:t>סגרה</w:t>
      </w:r>
      <w:r>
        <w:rPr>
          <w:rFonts w:hint="cs"/>
          <w:rtl/>
        </w:rPr>
        <w:t>,</w:t>
      </w:r>
      <w:r w:rsidRPr="00CD067C">
        <w:rPr>
          <w:rtl/>
        </w:rPr>
        <w:t xml:space="preserve"> </w:t>
      </w:r>
      <w:r w:rsidR="00D539F4">
        <w:rPr>
          <w:rFonts w:hint="cs"/>
          <w:rtl/>
        </w:rPr>
        <w:t>ו</w:t>
      </w:r>
      <w:r w:rsidRPr="00CD067C">
        <w:rPr>
          <w:rtl/>
        </w:rPr>
        <w:t xml:space="preserve">הוא שוטט </w:t>
      </w:r>
      <w:r>
        <w:rPr>
          <w:rtl/>
        </w:rPr>
        <w:t>בקמפוס רחב</w:t>
      </w:r>
      <w:r w:rsidR="00696969">
        <w:rPr>
          <w:rFonts w:hint="cs"/>
          <w:rtl/>
        </w:rPr>
        <w:t xml:space="preserve"> </w:t>
      </w:r>
      <w:r w:rsidRPr="00CD067C">
        <w:rPr>
          <w:rtl/>
        </w:rPr>
        <w:t>הידיים</w:t>
      </w:r>
      <w:r w:rsidR="00696969">
        <w:rPr>
          <w:rFonts w:hint="cs"/>
          <w:rtl/>
        </w:rPr>
        <w:t>,</w:t>
      </w:r>
      <w:r w:rsidRPr="00CD067C">
        <w:rPr>
          <w:rtl/>
        </w:rPr>
        <w:t xml:space="preserve"> מדמה בליבו שה</w:t>
      </w:r>
      <w:r w:rsidR="00C05601">
        <w:rPr>
          <w:rFonts w:hint="cs"/>
          <w:rtl/>
        </w:rPr>
        <w:t>וא</w:t>
      </w:r>
      <w:r w:rsidRPr="00CD067C">
        <w:rPr>
          <w:rtl/>
        </w:rPr>
        <w:t xml:space="preserve"> </w:t>
      </w:r>
      <w:r w:rsidR="00C05601">
        <w:rPr>
          <w:rtl/>
        </w:rPr>
        <w:t>מתמט</w:t>
      </w:r>
      <w:r w:rsidR="00C05601">
        <w:rPr>
          <w:rFonts w:hint="cs"/>
          <w:rtl/>
        </w:rPr>
        <w:t>י</w:t>
      </w:r>
      <w:r w:rsidRPr="00CD067C">
        <w:rPr>
          <w:rtl/>
        </w:rPr>
        <w:t>קאי דגול שהוגה בבעיה סבוכה</w:t>
      </w:r>
      <w:r w:rsidR="00CE72A0">
        <w:rPr>
          <w:rFonts w:hint="cs"/>
          <w:rtl/>
        </w:rPr>
        <w:t>.</w:t>
      </w:r>
      <w:r w:rsidRPr="00040030">
        <w:rPr>
          <w:color w:val="A6A6A6" w:themeColor="background1" w:themeShade="A6"/>
          <w:rtl/>
        </w:rPr>
        <w:t xml:space="preserve"> </w:t>
      </w:r>
      <w:r w:rsidR="007D3D42" w:rsidRPr="00040030">
        <w:rPr>
          <w:rFonts w:hint="cs"/>
          <w:color w:val="A6A6A6" w:themeColor="background1" w:themeShade="A6"/>
          <w:rtl/>
        </w:rPr>
        <w:t>[</w:t>
      </w:r>
      <w:r w:rsidRPr="00040030">
        <w:rPr>
          <w:color w:val="A6A6A6" w:themeColor="background1" w:themeShade="A6"/>
          <w:rtl/>
        </w:rPr>
        <w:t>הוא לא היה מסוגל להת</w:t>
      </w:r>
      <w:r w:rsidRPr="00040030">
        <w:rPr>
          <w:rFonts w:hint="cs"/>
          <w:color w:val="A6A6A6" w:themeColor="background1" w:themeShade="A6"/>
          <w:rtl/>
        </w:rPr>
        <w:t>מודד כרגע עם</w:t>
      </w:r>
      <w:r w:rsidRPr="00040030">
        <w:rPr>
          <w:color w:val="A6A6A6" w:themeColor="background1" w:themeShade="A6"/>
          <w:rtl/>
        </w:rPr>
        <w:t xml:space="preserve"> שום בעיה עמוקה וסבוכה ב</w:t>
      </w:r>
      <w:r w:rsidR="001C5A04" w:rsidRPr="00040030">
        <w:rPr>
          <w:color w:val="A6A6A6" w:themeColor="background1" w:themeShade="A6"/>
          <w:rtl/>
        </w:rPr>
        <w:t>מתמטיקה</w:t>
      </w:r>
      <w:r w:rsidRPr="00040030">
        <w:rPr>
          <w:rFonts w:hint="cs"/>
          <w:color w:val="A6A6A6" w:themeColor="background1" w:themeShade="A6"/>
          <w:rtl/>
        </w:rPr>
        <w:t>.</w:t>
      </w:r>
      <w:r w:rsidRPr="00040030">
        <w:rPr>
          <w:color w:val="A6A6A6" w:themeColor="background1" w:themeShade="A6"/>
          <w:rtl/>
        </w:rPr>
        <w:t xml:space="preserve"> הוא לא הבין דבר, זה היה רחוק וזה היה עמוק וזה היה בפנים אבל מה זה היה?</w:t>
      </w:r>
      <w:r w:rsidR="007D3D42" w:rsidRPr="00040030">
        <w:rPr>
          <w:rFonts w:hint="cs"/>
          <w:color w:val="A6A6A6" w:themeColor="background1" w:themeShade="A6"/>
          <w:rtl/>
        </w:rPr>
        <w:t>]</w:t>
      </w:r>
      <w:r w:rsidRPr="00CD067C">
        <w:rPr>
          <w:rtl/>
        </w:rPr>
        <w:t xml:space="preserve"> </w:t>
      </w:r>
      <w:r w:rsidR="00195702" w:rsidRPr="00195702">
        <w:rPr>
          <w:rFonts w:cs="Times New Roman"/>
          <w:rtl/>
        </w:rPr>
        <w:t>לפתע חש ברוח המקפיאה ששרקה סביבו, ובכך שהיה הנפש החיה היחידה ששוטטה בחוץ</w:t>
      </w:r>
      <w:r w:rsidR="0088395B" w:rsidRPr="00040030">
        <w:rPr>
          <w:rFonts w:cs="Times New Roman" w:hint="cs"/>
          <w:rtl/>
        </w:rPr>
        <w:t>[</w:t>
      </w:r>
      <w:r w:rsidR="00195702" w:rsidRPr="00040030">
        <w:rPr>
          <w:rFonts w:cs="Times New Roman"/>
          <w:rtl/>
        </w:rPr>
        <w:t xml:space="preserve">, וגם את תכונותיהם של מונים מדידים לא הבין לאשורן, בפרט לא את המשפט האימתני </w:t>
      </w:r>
      <w:r w:rsidR="00ED0E6C" w:rsidRPr="00040030">
        <w:rPr>
          <w:rFonts w:cs="Times New Roman" w:hint="cs"/>
          <w:rtl/>
        </w:rPr>
        <w:t>על</w:t>
      </w:r>
      <w:r w:rsidR="00B57D94" w:rsidRPr="00040030">
        <w:rPr>
          <w:rFonts w:cs="Times New Roman"/>
          <w:rtl/>
        </w:rPr>
        <w:t xml:space="preserve"> סדר מיטשל </w:t>
      </w:r>
      <w:r w:rsidR="00195702" w:rsidRPr="00040030">
        <w:rPr>
          <w:rFonts w:cs="Times New Roman"/>
          <w:rtl/>
        </w:rPr>
        <w:t>שהוכח בשיעור האחרון, כ</w:t>
      </w:r>
      <w:r w:rsidR="00B57D94" w:rsidRPr="00040030">
        <w:rPr>
          <w:rFonts w:cs="Times New Roman" w:hint="cs"/>
          <w:rtl/>
        </w:rPr>
        <w:t>א</w:t>
      </w:r>
      <w:r w:rsidR="00195702" w:rsidRPr="00040030">
        <w:rPr>
          <w:rFonts w:cs="Times New Roman"/>
          <w:rtl/>
        </w:rPr>
        <w:t>ש</w:t>
      </w:r>
      <w:r w:rsidR="00B57D94" w:rsidRPr="00040030">
        <w:rPr>
          <w:rFonts w:cs="Times New Roman" w:hint="cs"/>
          <w:rtl/>
        </w:rPr>
        <w:t xml:space="preserve">ר </w:t>
      </w:r>
      <w:r w:rsidR="00ED0E6C" w:rsidRPr="00040030">
        <w:rPr>
          <w:rFonts w:cs="Times New Roman"/>
          <w:rtl/>
        </w:rPr>
        <w:t xml:space="preserve">במקום להיות מרוכז, שוב נדדו </w:t>
      </w:r>
      <w:r w:rsidR="00195702" w:rsidRPr="00040030">
        <w:rPr>
          <w:rFonts w:cs="Times New Roman"/>
          <w:rtl/>
        </w:rPr>
        <w:t>מחשבותיו</w:t>
      </w:r>
      <w:r w:rsidR="00ED0E6C" w:rsidRPr="00040030">
        <w:rPr>
          <w:rFonts w:cs="Times New Roman" w:hint="cs"/>
          <w:rtl/>
        </w:rPr>
        <w:t>,</w:t>
      </w:r>
      <w:r w:rsidR="00195702" w:rsidRPr="00040030">
        <w:rPr>
          <w:rFonts w:cs="Times New Roman"/>
          <w:rtl/>
        </w:rPr>
        <w:t xml:space="preserve"> </w:t>
      </w:r>
      <w:r w:rsidR="00B57D94" w:rsidRPr="00040030">
        <w:rPr>
          <w:rFonts w:cs="Times New Roman"/>
          <w:rtl/>
        </w:rPr>
        <w:t>בלא שהצליח לשלוט ב</w:t>
      </w:r>
      <w:r w:rsidR="000E616A" w:rsidRPr="00040030">
        <w:rPr>
          <w:rFonts w:cs="Times New Roman" w:hint="cs"/>
          <w:rtl/>
        </w:rPr>
        <w:t>הן</w:t>
      </w:r>
      <w:r w:rsidR="00ED0E6C" w:rsidRPr="00040030">
        <w:rPr>
          <w:rFonts w:cs="Times New Roman" w:hint="cs"/>
          <w:rtl/>
        </w:rPr>
        <w:t>,</w:t>
      </w:r>
      <w:r w:rsidR="00B57D94" w:rsidRPr="00040030">
        <w:rPr>
          <w:rFonts w:cs="Times New Roman"/>
          <w:rtl/>
        </w:rPr>
        <w:t xml:space="preserve"> </w:t>
      </w:r>
      <w:r w:rsidR="00B57D94" w:rsidRPr="00040030">
        <w:rPr>
          <w:rFonts w:cs="Times New Roman" w:hint="cs"/>
          <w:rtl/>
        </w:rPr>
        <w:t>א</w:t>
      </w:r>
      <w:r w:rsidR="007A7CD3" w:rsidRPr="00040030">
        <w:rPr>
          <w:rFonts w:cs="Times New Roman"/>
          <w:rtl/>
        </w:rPr>
        <w:t>ל</w:t>
      </w:r>
      <w:r w:rsidR="00B57D94" w:rsidRPr="00040030">
        <w:rPr>
          <w:rFonts w:cs="Times New Roman" w:hint="cs"/>
          <w:rtl/>
        </w:rPr>
        <w:t xml:space="preserve"> </w:t>
      </w:r>
      <w:r w:rsidR="007A7CD3" w:rsidRPr="00040030">
        <w:rPr>
          <w:rFonts w:cs="Times New Roman"/>
          <w:rtl/>
        </w:rPr>
        <w:t>כף יד רכה שכאילו הושרתה בתמציות שנמזגו מבקבוקוני בדולח</w:t>
      </w:r>
      <w:r w:rsidR="0088395B" w:rsidRPr="00040030">
        <w:rPr>
          <w:rFonts w:cs="Times New Roman" w:hint="cs"/>
          <w:rtl/>
        </w:rPr>
        <w:t>]</w:t>
      </w:r>
      <w:r w:rsidR="007A7CD3" w:rsidRPr="007A7CD3">
        <w:rPr>
          <w:rFonts w:cs="Times New Roman"/>
          <w:rtl/>
        </w:rPr>
        <w:t>.</w:t>
      </w:r>
      <w:r w:rsidR="00195702" w:rsidRPr="00195702">
        <w:rPr>
          <w:rFonts w:cs="Times New Roman"/>
          <w:rtl/>
        </w:rPr>
        <w:t xml:space="preserve"> </w:t>
      </w:r>
      <w:r w:rsidR="00040030">
        <w:rPr>
          <w:rFonts w:cs="Times New Roman" w:hint="cs"/>
          <w:rtl/>
        </w:rPr>
        <w:t xml:space="preserve">הוא הרגיש </w:t>
      </w:r>
      <w:r w:rsidR="00ED0E6C" w:rsidRPr="00ED0E6C">
        <w:rPr>
          <w:rFonts w:cs="Times New Roman"/>
          <w:rtl/>
        </w:rPr>
        <w:t>מכורסם</w:t>
      </w:r>
      <w:r w:rsidR="00ED0E6C">
        <w:rPr>
          <w:rFonts w:cs="Times New Roman" w:hint="cs"/>
          <w:rtl/>
        </w:rPr>
        <w:t xml:space="preserve"> </w:t>
      </w:r>
      <w:r w:rsidR="00B57D94" w:rsidRPr="00B57D94">
        <w:rPr>
          <w:rFonts w:cs="Times New Roman"/>
          <w:rtl/>
        </w:rPr>
        <w:t>ומיואש</w:t>
      </w:r>
      <w:r w:rsidR="00040030">
        <w:rPr>
          <w:rFonts w:cs="Times New Roman" w:hint="cs"/>
          <w:rtl/>
        </w:rPr>
        <w:t>,</w:t>
      </w:r>
      <w:r w:rsidR="00195702" w:rsidRPr="00195702">
        <w:rPr>
          <w:rFonts w:cs="Times New Roman"/>
          <w:rtl/>
        </w:rPr>
        <w:t xml:space="preserve"> והאוטובוס האחרון לראשון כבר יצא.</w:t>
      </w:r>
    </w:p>
    <w:p w14:paraId="0D9E0514" w14:textId="77777777" w:rsidR="001C4BF3" w:rsidRPr="00CD067C" w:rsidRDefault="001C4BF3" w:rsidP="001C4BF3">
      <w:pPr>
        <w:rPr>
          <w:rtl/>
        </w:rPr>
      </w:pPr>
      <w:r w:rsidRPr="00CD067C">
        <w:rPr>
          <w:rtl/>
        </w:rPr>
        <w:t>האחרון לראשון, אבל הוא לא חייך אפילו. הוא התקשר לאלכס.</w:t>
      </w:r>
    </w:p>
    <w:p w14:paraId="3506AA8D" w14:textId="07C737DB" w:rsidR="0060449C" w:rsidRDefault="001C4BF3" w:rsidP="008F65CB">
      <w:pPr>
        <w:rPr>
          <w:rtl/>
        </w:rPr>
      </w:pPr>
      <w:r w:rsidRPr="00CD067C">
        <w:rPr>
          <w:rtl/>
        </w:rPr>
        <w:t xml:space="preserve">"אין סיכוי שאני אבקש מהם את זה," אלכס </w:t>
      </w:r>
      <w:r w:rsidR="008F65CB">
        <w:rPr>
          <w:rFonts w:hint="cs"/>
          <w:rtl/>
        </w:rPr>
        <w:t xml:space="preserve">הכריז </w:t>
      </w:r>
      <w:r w:rsidR="007B3A14">
        <w:rPr>
          <w:rFonts w:hint="cs"/>
          <w:rtl/>
        </w:rPr>
        <w:t xml:space="preserve">בנימה </w:t>
      </w:r>
      <w:r w:rsidR="00B479D5">
        <w:rPr>
          <w:rFonts w:hint="cs"/>
          <w:rtl/>
        </w:rPr>
        <w:t>פסקנית</w:t>
      </w:r>
      <w:r w:rsidR="008F65CB">
        <w:rPr>
          <w:rFonts w:hint="cs"/>
          <w:rtl/>
        </w:rPr>
        <w:t>[</w:t>
      </w:r>
      <w:r w:rsidR="005B10BE">
        <w:rPr>
          <w:rFonts w:hint="cs"/>
          <w:rtl/>
        </w:rPr>
        <w:t xml:space="preserve">בחגיגיות </w:t>
      </w:r>
      <w:r w:rsidR="008F65CB">
        <w:rPr>
          <w:rFonts w:hint="cs"/>
          <w:rtl/>
        </w:rPr>
        <w:t>הצהיר בפניו]</w:t>
      </w:r>
      <w:r w:rsidRPr="00CD067C">
        <w:rPr>
          <w:rtl/>
        </w:rPr>
        <w:t>. "אם אתה רוצה שהם יסיעו אותך הביתה תתקשר לדוד</w:t>
      </w:r>
      <w:r w:rsidR="00D539F4">
        <w:rPr>
          <w:rFonts w:hint="cs"/>
          <w:rtl/>
        </w:rPr>
        <w:t>ים</w:t>
      </w:r>
      <w:r w:rsidRPr="00CD067C">
        <w:rPr>
          <w:rtl/>
        </w:rPr>
        <w:t xml:space="preserve"> בעצמך."</w:t>
      </w:r>
      <w:r w:rsidR="004112CD">
        <w:rPr>
          <w:rFonts w:hint="cs"/>
          <w:rtl/>
        </w:rPr>
        <w:t xml:space="preserve"> </w:t>
      </w:r>
    </w:p>
    <w:p w14:paraId="02358E16" w14:textId="5111DAE0" w:rsidR="001C4BF3" w:rsidRPr="00CD067C" w:rsidRDefault="004112CD" w:rsidP="008F65CB">
      <w:pPr>
        <w:rPr>
          <w:rtl/>
        </w:rPr>
      </w:pPr>
      <w:r>
        <w:rPr>
          <w:rFonts w:hint="cs"/>
          <w:rtl/>
        </w:rPr>
        <w:t>מארק רתח.</w:t>
      </w:r>
    </w:p>
    <w:p w14:paraId="6EA28F4F" w14:textId="77777777" w:rsidR="004112CD" w:rsidRDefault="004112CD" w:rsidP="008F65CB">
      <w:pPr>
        <w:rPr>
          <w:rtl/>
        </w:rPr>
      </w:pPr>
      <w:r>
        <w:rPr>
          <w:rFonts w:hint="cs"/>
          <w:rtl/>
        </w:rPr>
        <w:t>[</w:t>
      </w:r>
      <w:r w:rsidR="001C4BF3" w:rsidRPr="00CD067C">
        <w:rPr>
          <w:rtl/>
        </w:rPr>
        <w:t>מארק רתח אבל היה לו מספיק כסף למונית</w:t>
      </w:r>
      <w:r w:rsidR="001C4BF3">
        <w:rPr>
          <w:rFonts w:hint="cs"/>
          <w:rtl/>
        </w:rPr>
        <w:t xml:space="preserve"> שירות</w:t>
      </w:r>
      <w:r w:rsidR="001C4BF3" w:rsidRPr="00CD067C">
        <w:rPr>
          <w:rtl/>
        </w:rPr>
        <w:t xml:space="preserve">. הוא </w:t>
      </w:r>
      <w:r w:rsidR="008F65CB">
        <w:rPr>
          <w:rFonts w:hint="cs"/>
          <w:rtl/>
        </w:rPr>
        <w:t>התנהל</w:t>
      </w:r>
      <w:r w:rsidR="008F65CB" w:rsidRPr="00CD067C">
        <w:rPr>
          <w:rtl/>
        </w:rPr>
        <w:t xml:space="preserve"> </w:t>
      </w:r>
      <w:r w:rsidR="001C4BF3" w:rsidRPr="00CD067C">
        <w:rPr>
          <w:rtl/>
        </w:rPr>
        <w:t>לאיטו לתחנה המרכזית.</w:t>
      </w:r>
      <w:r>
        <w:rPr>
          <w:rFonts w:hint="cs"/>
          <w:rtl/>
        </w:rPr>
        <w:t>]</w:t>
      </w:r>
    </w:p>
    <w:p w14:paraId="5B988FD9" w14:textId="72CE375E" w:rsidR="001C4BF3" w:rsidRPr="00CD067C" w:rsidRDefault="001C4BF3" w:rsidP="008F65CB">
      <w:pPr>
        <w:rPr>
          <w:rtl/>
        </w:rPr>
      </w:pPr>
      <w:r w:rsidRPr="00CD067C">
        <w:rPr>
          <w:rtl/>
        </w:rPr>
        <w:t>הוא לא היה מי שחשב שהוא</w:t>
      </w:r>
      <w:r w:rsidR="00F96B9D">
        <w:rPr>
          <w:rFonts w:hint="cs"/>
          <w:rtl/>
        </w:rPr>
        <w:t>.</w:t>
      </w:r>
      <w:r w:rsidRPr="00CD067C">
        <w:rPr>
          <w:rtl/>
        </w:rPr>
        <w:t xml:space="preserve"> </w:t>
      </w:r>
      <w:r w:rsidR="00402F83" w:rsidRPr="00CD067C">
        <w:rPr>
          <w:rtl/>
        </w:rPr>
        <w:t xml:space="preserve">לא </w:t>
      </w:r>
      <w:r w:rsidRPr="00CD067C">
        <w:rPr>
          <w:rtl/>
        </w:rPr>
        <w:t>הוא יחרוך את היקום</w:t>
      </w:r>
      <w:r w:rsidR="000E616A">
        <w:rPr>
          <w:rFonts w:hint="cs"/>
          <w:rtl/>
        </w:rPr>
        <w:t>!</w:t>
      </w:r>
      <w:r w:rsidRPr="00CD067C">
        <w:rPr>
          <w:rtl/>
        </w:rPr>
        <w:t xml:space="preserve"> </w:t>
      </w:r>
      <w:r>
        <w:rPr>
          <w:rFonts w:hint="cs"/>
          <w:rtl/>
        </w:rPr>
        <w:t xml:space="preserve">הוא לא היה </w:t>
      </w:r>
      <w:r w:rsidR="00B57D94" w:rsidRPr="00B57D94">
        <w:rPr>
          <w:rFonts w:cs="Times New Roman"/>
          <w:rtl/>
        </w:rPr>
        <w:t>העילוי</w:t>
      </w:r>
      <w:r>
        <w:rPr>
          <w:rFonts w:hint="cs"/>
          <w:rtl/>
        </w:rPr>
        <w:t xml:space="preserve"> שדימה בליבו</w:t>
      </w:r>
      <w:r w:rsidR="00D539F4">
        <w:rPr>
          <w:rFonts w:hint="cs"/>
          <w:rtl/>
        </w:rPr>
        <w:t>.</w:t>
      </w:r>
      <w:r>
        <w:rPr>
          <w:rFonts w:hint="cs"/>
          <w:rtl/>
        </w:rPr>
        <w:t xml:space="preserve"> </w:t>
      </w:r>
      <w:r w:rsidR="005C43E2" w:rsidRPr="00CD067C">
        <w:rPr>
          <w:rtl/>
        </w:rPr>
        <w:t xml:space="preserve">שני סטודנטים צעירים ממנו </w:t>
      </w:r>
      <w:r w:rsidRPr="00CD067C">
        <w:rPr>
          <w:rtl/>
        </w:rPr>
        <w:t xml:space="preserve">למדו </w:t>
      </w:r>
      <w:r w:rsidR="00D539F4" w:rsidRPr="00CD067C">
        <w:rPr>
          <w:rtl/>
        </w:rPr>
        <w:t xml:space="preserve">איתו </w:t>
      </w:r>
      <w:r w:rsidRPr="00CD067C">
        <w:rPr>
          <w:rtl/>
        </w:rPr>
        <w:t xml:space="preserve">ועוד ארבעה </w:t>
      </w:r>
      <w:r w:rsidR="005B10BE">
        <w:rPr>
          <w:rFonts w:hint="cs"/>
          <w:rtl/>
        </w:rPr>
        <w:t xml:space="preserve">היו </w:t>
      </w:r>
      <w:r w:rsidRPr="00CD067C">
        <w:rPr>
          <w:rtl/>
        </w:rPr>
        <w:t xml:space="preserve">בגילו. ואף אחד מהם לא </w:t>
      </w:r>
      <w:r w:rsidR="000E616A" w:rsidRPr="000E616A">
        <w:rPr>
          <w:rFonts w:cs="Times New Roman"/>
          <w:rtl/>
        </w:rPr>
        <w:t>נאלץ להתמודד כמוהו</w:t>
      </w:r>
      <w:r w:rsidR="00ED0E6C" w:rsidRPr="00ED0E6C">
        <w:rPr>
          <w:rFonts w:cs="Times New Roman"/>
          <w:rtl/>
        </w:rPr>
        <w:t xml:space="preserve"> </w:t>
      </w:r>
      <w:r w:rsidR="002B6E6B" w:rsidRPr="002B6E6B">
        <w:rPr>
          <w:rFonts w:cs="Times New Roman"/>
          <w:rtl/>
        </w:rPr>
        <w:t>עם העברית, בהתגוששויות שסופן המר ידוע מראש</w:t>
      </w:r>
      <w:r w:rsidRPr="00CD067C">
        <w:rPr>
          <w:rtl/>
        </w:rPr>
        <w:t xml:space="preserve">. </w:t>
      </w:r>
      <w:r w:rsidR="00951E81">
        <w:rPr>
          <w:rFonts w:hint="cs"/>
          <w:rtl/>
        </w:rPr>
        <w:t>'</w:t>
      </w:r>
      <w:r w:rsidRPr="00CD067C">
        <w:rPr>
          <w:rtl/>
        </w:rPr>
        <w:t>גבול</w:t>
      </w:r>
      <w:r w:rsidR="00951E81">
        <w:rPr>
          <w:rFonts w:hint="cs"/>
          <w:rtl/>
        </w:rPr>
        <w:t>'</w:t>
      </w:r>
      <w:r w:rsidRPr="00CD067C">
        <w:rPr>
          <w:rtl/>
        </w:rPr>
        <w:t xml:space="preserve">, </w:t>
      </w:r>
      <w:r w:rsidR="00951E81">
        <w:rPr>
          <w:rFonts w:hint="cs"/>
          <w:rtl/>
        </w:rPr>
        <w:t>'</w:t>
      </w:r>
      <w:r w:rsidRPr="00CD067C">
        <w:rPr>
          <w:rtl/>
        </w:rPr>
        <w:t>שואף</w:t>
      </w:r>
      <w:r w:rsidR="00951E81">
        <w:rPr>
          <w:rFonts w:hint="cs"/>
          <w:rtl/>
        </w:rPr>
        <w:t>'</w:t>
      </w:r>
      <w:r w:rsidRPr="00CD067C">
        <w:rPr>
          <w:rtl/>
        </w:rPr>
        <w:t xml:space="preserve">, </w:t>
      </w:r>
      <w:r w:rsidR="00951E81">
        <w:rPr>
          <w:rFonts w:hint="cs"/>
          <w:rtl/>
        </w:rPr>
        <w:t>'</w:t>
      </w:r>
      <w:r w:rsidRPr="00CD067C">
        <w:rPr>
          <w:rtl/>
        </w:rPr>
        <w:t>סכום</w:t>
      </w:r>
      <w:r w:rsidR="00951E81">
        <w:rPr>
          <w:rFonts w:hint="cs"/>
          <w:rtl/>
        </w:rPr>
        <w:t>'</w:t>
      </w:r>
      <w:r w:rsidRPr="00CD067C">
        <w:rPr>
          <w:rtl/>
        </w:rPr>
        <w:t xml:space="preserve"> – מה </w:t>
      </w:r>
      <w:r w:rsidR="0060449C">
        <w:rPr>
          <w:rFonts w:hint="cs"/>
          <w:rtl/>
        </w:rPr>
        <w:t xml:space="preserve">הן </w:t>
      </w:r>
      <w:r w:rsidR="009F1DDB">
        <w:rPr>
          <w:rFonts w:hint="cs"/>
          <w:rtl/>
        </w:rPr>
        <w:t>ה</w:t>
      </w:r>
      <w:r w:rsidR="0060449C">
        <w:rPr>
          <w:rFonts w:hint="cs"/>
          <w:rtl/>
        </w:rPr>
        <w:t xml:space="preserve">מילים </w:t>
      </w:r>
      <w:r w:rsidR="009F1DDB">
        <w:rPr>
          <w:rFonts w:hint="cs"/>
          <w:rtl/>
        </w:rPr>
        <w:t>ה</w:t>
      </w:r>
      <w:r w:rsidR="0060449C">
        <w:rPr>
          <w:rFonts w:hint="cs"/>
          <w:rtl/>
        </w:rPr>
        <w:t>אל</w:t>
      </w:r>
      <w:r w:rsidR="009F1DDB">
        <w:rPr>
          <w:rFonts w:hint="cs"/>
          <w:rtl/>
        </w:rPr>
        <w:t>ו</w:t>
      </w:r>
      <w:r w:rsidR="006B6AAA">
        <w:rPr>
          <w:rFonts w:hint="cs"/>
          <w:rtl/>
        </w:rPr>
        <w:t xml:space="preserve"> </w:t>
      </w:r>
      <w:r w:rsidRPr="00CD067C">
        <w:rPr>
          <w:rtl/>
        </w:rPr>
        <w:t xml:space="preserve">בכלל? רק </w:t>
      </w:r>
      <w:r w:rsidR="0060449C" w:rsidRPr="0060449C">
        <w:rPr>
          <w:rFonts w:cs="Times New Roman"/>
          <w:rtl/>
        </w:rPr>
        <w:t>טרחנויות מאומצות</w:t>
      </w:r>
      <w:r>
        <w:rPr>
          <w:rtl/>
        </w:rPr>
        <w:t xml:space="preserve"> </w:t>
      </w:r>
      <w:r w:rsidR="004112CD">
        <w:rPr>
          <w:rFonts w:hint="cs"/>
          <w:rtl/>
        </w:rPr>
        <w:t>ש</w:t>
      </w:r>
      <w:r w:rsidR="0060449C">
        <w:rPr>
          <w:rFonts w:hint="cs"/>
          <w:rtl/>
        </w:rPr>
        <w:t xml:space="preserve">כיסו </w:t>
      </w:r>
      <w:r w:rsidR="009F1DDB">
        <w:rPr>
          <w:rFonts w:hint="cs"/>
          <w:rtl/>
        </w:rPr>
        <w:t>על</w:t>
      </w:r>
      <w:r w:rsidRPr="00CD067C">
        <w:rPr>
          <w:rtl/>
        </w:rPr>
        <w:t xml:space="preserve"> המילים האמיתיות</w:t>
      </w:r>
      <w:r w:rsidRPr="00CD067C">
        <w:rPr>
          <w:rFonts w:hint="cs"/>
          <w:rtl/>
        </w:rPr>
        <w:t xml:space="preserve">, </w:t>
      </w:r>
      <w:r w:rsidR="00ED0E6C" w:rsidRPr="00ED0E6C">
        <w:rPr>
          <w:rFonts w:cs="Times New Roman"/>
          <w:rtl/>
        </w:rPr>
        <w:t>הטבעיות</w:t>
      </w:r>
      <w:r w:rsidRPr="00CD067C">
        <w:rPr>
          <w:rtl/>
        </w:rPr>
        <w:t xml:space="preserve">. </w:t>
      </w:r>
      <w:r w:rsidR="00EB463F">
        <w:rPr>
          <w:rFonts w:hint="cs"/>
          <w:rtl/>
        </w:rPr>
        <w:t>ו</w:t>
      </w:r>
      <w:r w:rsidRPr="00CD067C">
        <w:rPr>
          <w:rtl/>
        </w:rPr>
        <w:t xml:space="preserve">המושגים </w:t>
      </w:r>
      <w:r>
        <w:rPr>
          <w:rFonts w:hint="cs"/>
          <w:rtl/>
        </w:rPr>
        <w:t>המוכרים הפכו ל</w:t>
      </w:r>
      <w:r w:rsidRPr="00CD067C">
        <w:rPr>
          <w:rtl/>
        </w:rPr>
        <w:t>דהויים ויגעים</w:t>
      </w:r>
      <w:r>
        <w:rPr>
          <w:rFonts w:hint="cs"/>
          <w:rtl/>
        </w:rPr>
        <w:t xml:space="preserve"> כשנאמרו בעברית</w:t>
      </w:r>
      <w:r w:rsidRPr="00CD067C">
        <w:rPr>
          <w:rtl/>
        </w:rPr>
        <w:t xml:space="preserve"> – סימטריה, וקטור, דטרמיננטה. כשהמרצה אמר בשבוע הראשון </w:t>
      </w:r>
      <w:r w:rsidR="00B479D5" w:rsidRPr="00B479D5">
        <w:rPr>
          <w:rFonts w:cs="Times New Roman"/>
          <w:rtl/>
        </w:rPr>
        <w:t>'סְקָלָר'</w:t>
      </w:r>
      <w:r w:rsidR="00B479D5">
        <w:rPr>
          <w:rFonts w:cs="Times New Roman" w:hint="cs"/>
          <w:rtl/>
        </w:rPr>
        <w:t xml:space="preserve"> </w:t>
      </w:r>
      <w:r w:rsidR="00040030" w:rsidRPr="00040030">
        <w:rPr>
          <w:rFonts w:cs="Times New Roman"/>
          <w:rtl/>
        </w:rPr>
        <w:t xml:space="preserve">במלרע </w:t>
      </w:r>
      <w:r w:rsidRPr="00CD067C">
        <w:rPr>
          <w:rtl/>
        </w:rPr>
        <w:t>ובמבטא הונגרי</w:t>
      </w:r>
      <w:r w:rsidR="008F65CB">
        <w:rPr>
          <w:rFonts w:hint="cs"/>
          <w:rtl/>
        </w:rPr>
        <w:t>,</w:t>
      </w:r>
      <w:r w:rsidRPr="00CD067C">
        <w:rPr>
          <w:rtl/>
        </w:rPr>
        <w:t xml:space="preserve"> מארק כמעט השתנק. </w:t>
      </w:r>
    </w:p>
    <w:p w14:paraId="06D357F9" w14:textId="240C85E8" w:rsidR="001C4BF3" w:rsidRPr="001764F4" w:rsidRDefault="001C4BF3" w:rsidP="001C4BF3">
      <w:pPr>
        <w:rPr>
          <w:color w:val="A6A6A6" w:themeColor="background1" w:themeShade="A6"/>
          <w:rtl/>
        </w:rPr>
      </w:pPr>
      <w:r w:rsidRPr="00CD067C">
        <w:rPr>
          <w:rtl/>
        </w:rPr>
        <w:t xml:space="preserve">הוא </w:t>
      </w:r>
      <w:r w:rsidR="0060449C">
        <w:rPr>
          <w:rFonts w:hint="cs"/>
          <w:rtl/>
        </w:rPr>
        <w:t>מיהר</w:t>
      </w:r>
      <w:r w:rsidR="00DE0A94">
        <w:rPr>
          <w:rFonts w:hint="cs"/>
          <w:rtl/>
        </w:rPr>
        <w:t xml:space="preserve"> לתחנה המרכזית</w:t>
      </w:r>
      <w:r w:rsidR="00C80C50">
        <w:rPr>
          <w:rFonts w:hint="cs"/>
          <w:rtl/>
        </w:rPr>
        <w:t>,</w:t>
      </w:r>
      <w:r w:rsidR="00DE0A94">
        <w:rPr>
          <w:rFonts w:hint="cs"/>
          <w:rtl/>
        </w:rPr>
        <w:t xml:space="preserve"> </w:t>
      </w:r>
      <w:r w:rsidR="004112CD">
        <w:rPr>
          <w:rFonts w:hint="cs"/>
          <w:rtl/>
        </w:rPr>
        <w:t>[</w:t>
      </w:r>
      <w:r w:rsidR="00C80C50">
        <w:rPr>
          <w:rFonts w:hint="cs"/>
          <w:rtl/>
        </w:rPr>
        <w:t>פן</w:t>
      </w:r>
      <w:r w:rsidR="00DE0A94">
        <w:rPr>
          <w:rFonts w:hint="cs"/>
          <w:rtl/>
        </w:rPr>
        <w:t xml:space="preserve"> </w:t>
      </w:r>
      <w:r w:rsidR="00C80C50">
        <w:rPr>
          <w:rFonts w:hint="cs"/>
          <w:rtl/>
        </w:rPr>
        <w:t>י</w:t>
      </w:r>
      <w:r w:rsidR="00DE0A94">
        <w:rPr>
          <w:rFonts w:hint="cs"/>
          <w:rtl/>
        </w:rPr>
        <w:t>אחר את ההסעה האחרונה לפני כניסת השבת,</w:t>
      </w:r>
      <w:r w:rsidR="004112CD">
        <w:rPr>
          <w:rFonts w:hint="cs"/>
          <w:rtl/>
        </w:rPr>
        <w:t>]</w:t>
      </w:r>
      <w:r w:rsidRPr="00CD067C">
        <w:rPr>
          <w:rtl/>
        </w:rPr>
        <w:t xml:space="preserve"> </w:t>
      </w:r>
      <w:r w:rsidR="00ED0E6C" w:rsidRPr="00ED0E6C">
        <w:rPr>
          <w:rFonts w:cs="Times New Roman"/>
          <w:rtl/>
        </w:rPr>
        <w:t>ומכיוון ש</w:t>
      </w:r>
      <w:r w:rsidR="00C80C50">
        <w:rPr>
          <w:rFonts w:hint="cs"/>
          <w:rtl/>
        </w:rPr>
        <w:t xml:space="preserve">לא </w:t>
      </w:r>
      <w:r w:rsidR="009F1DDB" w:rsidRPr="009F1DDB">
        <w:rPr>
          <w:rFonts w:cs="Times New Roman"/>
          <w:rtl/>
        </w:rPr>
        <w:t>עז להסתכן</w:t>
      </w:r>
      <w:r w:rsidR="00C80C50">
        <w:rPr>
          <w:rFonts w:hint="cs"/>
          <w:rtl/>
        </w:rPr>
        <w:t xml:space="preserve"> </w:t>
      </w:r>
      <w:r w:rsidR="000E616A" w:rsidRPr="000E616A">
        <w:rPr>
          <w:rFonts w:cs="Times New Roman"/>
          <w:rtl/>
        </w:rPr>
        <w:t>עם תזמוני כניסת השבת</w:t>
      </w:r>
      <w:r w:rsidR="00ED0E6C">
        <w:rPr>
          <w:rFonts w:cs="Times New Roman" w:hint="cs"/>
          <w:rtl/>
        </w:rPr>
        <w:t>,</w:t>
      </w:r>
      <w:r w:rsidR="000E616A" w:rsidRPr="000E616A">
        <w:rPr>
          <w:rFonts w:cs="Times New Roman"/>
          <w:rtl/>
        </w:rPr>
        <w:t xml:space="preserve"> </w:t>
      </w:r>
      <w:r w:rsidR="00ED0E6C">
        <w:rPr>
          <w:rFonts w:cs="Times New Roman" w:hint="cs"/>
          <w:rtl/>
        </w:rPr>
        <w:t>לא שב</w:t>
      </w:r>
      <w:r w:rsidR="00C80C50">
        <w:rPr>
          <w:rFonts w:hint="cs"/>
          <w:rtl/>
        </w:rPr>
        <w:t xml:space="preserve"> </w:t>
      </w:r>
      <w:r w:rsidR="009F1DDB">
        <w:rPr>
          <w:rFonts w:hint="cs"/>
          <w:rtl/>
        </w:rPr>
        <w:t xml:space="preserve">למעונות </w:t>
      </w:r>
      <w:r w:rsidR="00ED0E6C" w:rsidRPr="00ED0E6C">
        <w:rPr>
          <w:rFonts w:cs="Times New Roman"/>
          <w:rtl/>
        </w:rPr>
        <w:t>לקחת את</w:t>
      </w:r>
      <w:r>
        <w:rPr>
          <w:rtl/>
        </w:rPr>
        <w:t xml:space="preserve"> המחשב הנייד ו</w:t>
      </w:r>
      <w:r w:rsidRPr="00CD067C">
        <w:rPr>
          <w:rtl/>
        </w:rPr>
        <w:t>ספרי הלימוד</w:t>
      </w:r>
      <w:r w:rsidR="00C80C50">
        <w:rPr>
          <w:rFonts w:hint="cs"/>
          <w:rtl/>
        </w:rPr>
        <w:t>,</w:t>
      </w:r>
      <w:r w:rsidRPr="00CD067C">
        <w:rPr>
          <w:rtl/>
        </w:rPr>
        <w:t xml:space="preserve"> </w:t>
      </w:r>
      <w:r w:rsidR="00F96B9D">
        <w:rPr>
          <w:rFonts w:hint="cs"/>
          <w:rtl/>
        </w:rPr>
        <w:t>אלא</w:t>
      </w:r>
      <w:r w:rsidRPr="00CD067C">
        <w:rPr>
          <w:rtl/>
        </w:rPr>
        <w:t xml:space="preserve"> </w:t>
      </w:r>
      <w:r>
        <w:rPr>
          <w:rFonts w:hint="cs"/>
          <w:rtl/>
        </w:rPr>
        <w:t>ישב בסבלנות ב</w:t>
      </w:r>
      <w:r w:rsidRPr="00CD067C">
        <w:rPr>
          <w:rtl/>
        </w:rPr>
        <w:t>מונית השירות</w:t>
      </w:r>
      <w:r>
        <w:rPr>
          <w:rFonts w:hint="cs"/>
          <w:rtl/>
        </w:rPr>
        <w:t xml:space="preserve"> וחיכה שתתמלא</w:t>
      </w:r>
      <w:r w:rsidRPr="00CD067C">
        <w:rPr>
          <w:rtl/>
        </w:rPr>
        <w:t xml:space="preserve">. אלכס </w:t>
      </w:r>
      <w:r w:rsidR="008F65CB">
        <w:rPr>
          <w:rFonts w:hint="cs"/>
          <w:rtl/>
        </w:rPr>
        <w:t>י</w:t>
      </w:r>
      <w:r w:rsidRPr="00CD067C">
        <w:rPr>
          <w:rtl/>
        </w:rPr>
        <w:t xml:space="preserve">יאלץ להרשות לו להשתמש במחשב שלו. </w:t>
      </w:r>
      <w:r w:rsidR="0088395B" w:rsidRPr="001764F4">
        <w:rPr>
          <w:rFonts w:hint="cs"/>
          <w:color w:val="A6A6A6" w:themeColor="background1" w:themeShade="A6"/>
          <w:rtl/>
        </w:rPr>
        <w:t>[</w:t>
      </w:r>
      <w:r w:rsidRPr="001764F4">
        <w:rPr>
          <w:color w:val="A6A6A6" w:themeColor="background1" w:themeShade="A6"/>
          <w:rtl/>
        </w:rPr>
        <w:t>היו כמה אתרים מעניינים עם הרצאות שעקב אחריהן,</w:t>
      </w:r>
      <w:r w:rsidR="009564E3" w:rsidRPr="001764F4">
        <w:rPr>
          <w:color w:val="A6A6A6" w:themeColor="background1" w:themeShade="A6"/>
          <w:rtl/>
        </w:rPr>
        <w:t xml:space="preserve"> </w:t>
      </w:r>
      <w:r w:rsidRPr="001764F4">
        <w:rPr>
          <w:color w:val="A6A6A6" w:themeColor="background1" w:themeShade="A6"/>
          <w:rtl/>
        </w:rPr>
        <w:t xml:space="preserve">כמה </w:t>
      </w:r>
      <w:r w:rsidRPr="001764F4">
        <w:rPr>
          <w:rFonts w:hint="cs"/>
          <w:color w:val="A6A6A6" w:themeColor="background1" w:themeShade="A6"/>
          <w:rtl/>
        </w:rPr>
        <w:t xml:space="preserve">קבוצות דיון ופורומים בהם היה פעיל אם כי </w:t>
      </w:r>
      <w:r w:rsidRPr="001764F4">
        <w:rPr>
          <w:color w:val="A6A6A6" w:themeColor="background1" w:themeShade="A6"/>
          <w:rtl/>
        </w:rPr>
        <w:t xml:space="preserve">מזה שבועות לא </w:t>
      </w:r>
      <w:r w:rsidRPr="001764F4">
        <w:rPr>
          <w:rFonts w:hint="cs"/>
          <w:color w:val="A6A6A6" w:themeColor="background1" w:themeShade="A6"/>
          <w:rtl/>
        </w:rPr>
        <w:t xml:space="preserve">טרח להגיב, </w:t>
      </w:r>
      <w:r w:rsidR="00C80C50" w:rsidRPr="001764F4">
        <w:rPr>
          <w:rFonts w:hint="cs"/>
          <w:color w:val="A6A6A6" w:themeColor="background1" w:themeShade="A6"/>
          <w:rtl/>
        </w:rPr>
        <w:t>חרף</w:t>
      </w:r>
      <w:r w:rsidRPr="001764F4">
        <w:rPr>
          <w:color w:val="A6A6A6" w:themeColor="background1" w:themeShade="A6"/>
          <w:rtl/>
        </w:rPr>
        <w:t xml:space="preserve"> </w:t>
      </w:r>
      <w:r w:rsidRPr="001764F4">
        <w:rPr>
          <w:rFonts w:hint="cs"/>
          <w:color w:val="A6A6A6" w:themeColor="background1" w:themeShade="A6"/>
          <w:rtl/>
        </w:rPr>
        <w:t xml:space="preserve">פניות מפורשות </w:t>
      </w:r>
      <w:r w:rsidRPr="001764F4">
        <w:rPr>
          <w:color w:val="A6A6A6" w:themeColor="background1" w:themeShade="A6"/>
          <w:rtl/>
        </w:rPr>
        <w:t>מקוראים מאוכזבים.</w:t>
      </w:r>
      <w:r w:rsidR="0088395B" w:rsidRPr="001764F4">
        <w:rPr>
          <w:rFonts w:hint="cs"/>
          <w:color w:val="A6A6A6" w:themeColor="background1" w:themeShade="A6"/>
          <w:rtl/>
        </w:rPr>
        <w:t>]</w:t>
      </w:r>
    </w:p>
    <w:p w14:paraId="74E2914B" w14:textId="7813CA8A" w:rsidR="001C4BF3" w:rsidRDefault="00ED0E6C" w:rsidP="001C4BF3">
      <w:pPr>
        <w:rPr>
          <w:rtl/>
        </w:rPr>
      </w:pPr>
      <w:r w:rsidRPr="00ED0E6C">
        <w:rPr>
          <w:rFonts w:cs="Times New Roman"/>
          <w:rtl/>
        </w:rPr>
        <w:t>מהתחנה המרכזית בראשון</w:t>
      </w:r>
      <w:r w:rsidR="001C4BF3">
        <w:rPr>
          <w:rFonts w:hint="cs"/>
          <w:rtl/>
        </w:rPr>
        <w:t xml:space="preserve"> הוא </w:t>
      </w:r>
      <w:r w:rsidR="00283C47">
        <w:rPr>
          <w:rFonts w:hint="cs"/>
          <w:rtl/>
        </w:rPr>
        <w:t>פסע</w:t>
      </w:r>
      <w:r w:rsidR="001C4BF3" w:rsidRPr="00CD067C">
        <w:rPr>
          <w:rtl/>
        </w:rPr>
        <w:t xml:space="preserve"> בצעדים כבדים אל הבית </w:t>
      </w:r>
      <w:r w:rsidR="001C4BF3">
        <w:rPr>
          <w:rFonts w:hint="cs"/>
          <w:rtl/>
        </w:rPr>
        <w:t>ו</w:t>
      </w:r>
      <w:r w:rsidR="001C4BF3" w:rsidRPr="00CD067C">
        <w:rPr>
          <w:rtl/>
        </w:rPr>
        <w:t>אפילו הפצעון האדמדם הכואב שצ</w:t>
      </w:r>
      <w:r w:rsidR="008F65CB">
        <w:rPr>
          <w:rFonts w:hint="cs"/>
          <w:rtl/>
        </w:rPr>
        <w:t>י</w:t>
      </w:r>
      <w:r w:rsidR="001C4BF3" w:rsidRPr="00CD067C">
        <w:rPr>
          <w:rtl/>
        </w:rPr>
        <w:t xml:space="preserve">מח </w:t>
      </w:r>
      <w:r w:rsidR="008F65CB">
        <w:rPr>
          <w:rFonts w:hint="cs"/>
          <w:rtl/>
        </w:rPr>
        <w:t xml:space="preserve">קוממיות </w:t>
      </w:r>
      <w:r w:rsidR="001C4BF3" w:rsidRPr="00CD067C">
        <w:rPr>
          <w:rtl/>
        </w:rPr>
        <w:t>על סנטרו לא שינה דבר וחצי דבר בעיניו.</w:t>
      </w:r>
    </w:p>
    <w:p w14:paraId="32ECE009" w14:textId="3BC1E969" w:rsidR="001C4BF3" w:rsidRPr="001764F4" w:rsidRDefault="007D3D42" w:rsidP="001C4BF3">
      <w:pPr>
        <w:rPr>
          <w:color w:val="A6A6A6" w:themeColor="background1" w:themeShade="A6"/>
          <w:rtl/>
        </w:rPr>
      </w:pPr>
      <w:r w:rsidRPr="001764F4">
        <w:rPr>
          <w:rFonts w:hint="cs"/>
          <w:color w:val="A6A6A6" w:themeColor="background1" w:themeShade="A6"/>
          <w:rtl/>
        </w:rPr>
        <w:t>[</w:t>
      </w:r>
      <w:r w:rsidR="001C4BF3" w:rsidRPr="001764F4">
        <w:rPr>
          <w:rFonts w:hint="cs"/>
          <w:color w:val="A6A6A6" w:themeColor="background1" w:themeShade="A6"/>
          <w:rtl/>
        </w:rPr>
        <w:t>במדרגות בכניסה לבניין היו ריחות נהדרים של בישולים ואף</w:t>
      </w:r>
      <w:r w:rsidR="00297D38" w:rsidRPr="001764F4">
        <w:rPr>
          <w:rFonts w:hint="cs"/>
          <w:color w:val="A6A6A6" w:themeColor="background1" w:themeShade="A6"/>
          <w:rtl/>
        </w:rPr>
        <w:t xml:space="preserve"> </w:t>
      </w:r>
      <w:r w:rsidR="001C4BF3" w:rsidRPr="001764F4">
        <w:rPr>
          <w:rFonts w:hint="cs"/>
          <w:color w:val="A6A6A6" w:themeColor="background1" w:themeShade="A6"/>
          <w:rtl/>
        </w:rPr>
        <w:t>על</w:t>
      </w:r>
      <w:r w:rsidR="00297D38" w:rsidRPr="001764F4">
        <w:rPr>
          <w:rFonts w:hint="cs"/>
          <w:color w:val="A6A6A6" w:themeColor="background1" w:themeShade="A6"/>
          <w:rtl/>
        </w:rPr>
        <w:t xml:space="preserve"> </w:t>
      </w:r>
      <w:r w:rsidR="001C4BF3" w:rsidRPr="001764F4">
        <w:rPr>
          <w:rFonts w:hint="cs"/>
          <w:color w:val="A6A6A6" w:themeColor="background1" w:themeShade="A6"/>
          <w:rtl/>
        </w:rPr>
        <w:t xml:space="preserve">פי שלא היה שום סיכוי, הוא בכל זאת קיווה </w:t>
      </w:r>
      <w:r w:rsidR="008F65CB" w:rsidRPr="001764F4">
        <w:rPr>
          <w:rFonts w:hint="cs"/>
          <w:color w:val="A6A6A6" w:themeColor="background1" w:themeShade="A6"/>
          <w:rtl/>
        </w:rPr>
        <w:t xml:space="preserve">לשווא </w:t>
      </w:r>
      <w:r w:rsidR="001C4BF3" w:rsidRPr="001764F4">
        <w:rPr>
          <w:rFonts w:hint="cs"/>
          <w:color w:val="A6A6A6" w:themeColor="background1" w:themeShade="A6"/>
          <w:rtl/>
        </w:rPr>
        <w:t>שמישהו כן בישל להם משהו.</w:t>
      </w:r>
      <w:r w:rsidRPr="001764F4">
        <w:rPr>
          <w:rFonts w:hint="cs"/>
          <w:color w:val="A6A6A6" w:themeColor="background1" w:themeShade="A6"/>
          <w:rtl/>
        </w:rPr>
        <w:t>]</w:t>
      </w:r>
    </w:p>
    <w:p w14:paraId="445B816D" w14:textId="5372C29A" w:rsidR="001C4BF3" w:rsidRPr="001764F4" w:rsidRDefault="001C4BF3" w:rsidP="00016040">
      <w:pPr>
        <w:rPr>
          <w:color w:val="A6A6A6" w:themeColor="background1" w:themeShade="A6"/>
          <w:rtl/>
        </w:rPr>
      </w:pPr>
      <w:r w:rsidRPr="00CD067C">
        <w:rPr>
          <w:rtl/>
        </w:rPr>
        <w:t xml:space="preserve">עוד בחדר המדרגות </w:t>
      </w:r>
      <w:r w:rsidR="008F65CB">
        <w:rPr>
          <w:rFonts w:hint="cs"/>
          <w:rtl/>
        </w:rPr>
        <w:t>חש</w:t>
      </w:r>
      <w:r w:rsidRPr="00CD067C">
        <w:rPr>
          <w:rtl/>
        </w:rPr>
        <w:t xml:space="preserve"> </w:t>
      </w:r>
      <w:r w:rsidR="008F65CB">
        <w:rPr>
          <w:rFonts w:hint="cs"/>
          <w:rtl/>
        </w:rPr>
        <w:t>ב</w:t>
      </w:r>
      <w:r w:rsidRPr="00CD067C">
        <w:rPr>
          <w:rtl/>
        </w:rPr>
        <w:t xml:space="preserve">קירות </w:t>
      </w:r>
      <w:r w:rsidR="008F65CB">
        <w:rPr>
          <w:rFonts w:hint="cs"/>
          <w:rtl/>
        </w:rPr>
        <w:t>ה</w:t>
      </w:r>
      <w:r w:rsidRPr="00CD067C">
        <w:rPr>
          <w:rtl/>
        </w:rPr>
        <w:t>רועדים בבסים נמוכים</w:t>
      </w:r>
      <w:r w:rsidR="00016040">
        <w:rPr>
          <w:rFonts w:hint="cs"/>
          <w:rtl/>
        </w:rPr>
        <w:t>,</w:t>
      </w:r>
      <w:r w:rsidRPr="00CD067C">
        <w:rPr>
          <w:rtl/>
        </w:rPr>
        <w:t xml:space="preserve"> </w:t>
      </w:r>
      <w:r w:rsidR="005B532F">
        <w:rPr>
          <w:rFonts w:hint="cs"/>
          <w:rtl/>
        </w:rPr>
        <w:t xml:space="preserve">מאוסים, </w:t>
      </w:r>
      <w:r w:rsidRPr="00CD067C">
        <w:rPr>
          <w:rtl/>
        </w:rPr>
        <w:t>ו</w:t>
      </w:r>
      <w:r w:rsidR="008F65CB">
        <w:rPr>
          <w:rFonts w:hint="cs"/>
          <w:rtl/>
        </w:rPr>
        <w:t>מ</w:t>
      </w:r>
      <w:r w:rsidRPr="00CD067C">
        <w:rPr>
          <w:rtl/>
        </w:rPr>
        <w:t>שנכנס לדירה החשוכה</w:t>
      </w:r>
      <w:r w:rsidR="00DE0A94">
        <w:rPr>
          <w:rFonts w:hint="cs"/>
          <w:rtl/>
        </w:rPr>
        <w:t>,</w:t>
      </w:r>
      <w:r w:rsidRPr="00CD067C">
        <w:rPr>
          <w:rtl/>
        </w:rPr>
        <w:t xml:space="preserve"> ה</w:t>
      </w:r>
      <w:r w:rsidR="001C5A04">
        <w:rPr>
          <w:rtl/>
        </w:rPr>
        <w:t>מוזיקה</w:t>
      </w:r>
      <w:r w:rsidRPr="00CD067C">
        <w:rPr>
          <w:rtl/>
        </w:rPr>
        <w:t xml:space="preserve"> </w:t>
      </w:r>
      <w:r w:rsidR="0060449C">
        <w:rPr>
          <w:rFonts w:hint="cs"/>
          <w:rtl/>
        </w:rPr>
        <w:t>פעמה</w:t>
      </w:r>
      <w:r w:rsidRPr="00CD067C">
        <w:rPr>
          <w:rtl/>
        </w:rPr>
        <w:t xml:space="preserve"> </w:t>
      </w:r>
      <w:r w:rsidR="007D616E">
        <w:rPr>
          <w:rFonts w:hint="cs"/>
          <w:rtl/>
        </w:rPr>
        <w:t>בתוך</w:t>
      </w:r>
      <w:r w:rsidRPr="00CD067C">
        <w:rPr>
          <w:rtl/>
        </w:rPr>
        <w:t xml:space="preserve"> גופו.</w:t>
      </w:r>
      <w:r w:rsidR="0060449C">
        <w:rPr>
          <w:rFonts w:hint="cs"/>
          <w:rtl/>
        </w:rPr>
        <w:t xml:space="preserve"> </w:t>
      </w:r>
      <w:r>
        <w:rPr>
          <w:rFonts w:hint="cs"/>
          <w:rtl/>
        </w:rPr>
        <w:t>הבסים תמיד הצליחו לחדור</w:t>
      </w:r>
      <w:r w:rsidR="007D616E" w:rsidRPr="007D616E">
        <w:rPr>
          <w:rFonts w:hint="cs"/>
          <w:rtl/>
        </w:rPr>
        <w:t xml:space="preserve"> </w:t>
      </w:r>
      <w:r w:rsidR="007D616E">
        <w:rPr>
          <w:rFonts w:hint="cs"/>
          <w:rtl/>
        </w:rPr>
        <w:t>פנימה</w:t>
      </w:r>
      <w:r w:rsidR="0060449C">
        <w:rPr>
          <w:rFonts w:hint="cs"/>
          <w:rtl/>
        </w:rPr>
        <w:t>,</w:t>
      </w:r>
      <w:r>
        <w:rPr>
          <w:rFonts w:hint="cs"/>
          <w:rtl/>
        </w:rPr>
        <w:t xml:space="preserve"> למצ</w:t>
      </w:r>
      <w:r w:rsidR="005B532F">
        <w:rPr>
          <w:rFonts w:hint="cs"/>
          <w:rtl/>
        </w:rPr>
        <w:t>ו</w:t>
      </w:r>
      <w:r>
        <w:rPr>
          <w:rFonts w:hint="cs"/>
          <w:rtl/>
        </w:rPr>
        <w:t>א את מקומם בחללי הגולגולת שלו</w:t>
      </w:r>
      <w:r w:rsidR="00B40BDC">
        <w:rPr>
          <w:rFonts w:hint="cs"/>
          <w:rtl/>
        </w:rPr>
        <w:t xml:space="preserve"> </w:t>
      </w:r>
      <w:r w:rsidR="007D616E">
        <w:rPr>
          <w:rFonts w:hint="cs"/>
          <w:rtl/>
        </w:rPr>
        <w:t>ו</w:t>
      </w:r>
      <w:r>
        <w:rPr>
          <w:rFonts w:hint="cs"/>
          <w:rtl/>
        </w:rPr>
        <w:t>להסתנן</w:t>
      </w:r>
      <w:r w:rsidR="00DE0A94">
        <w:rPr>
          <w:rFonts w:hint="cs"/>
          <w:rtl/>
        </w:rPr>
        <w:t xml:space="preserve"> למחשבותיו</w:t>
      </w:r>
      <w:r>
        <w:rPr>
          <w:rFonts w:hint="cs"/>
          <w:rtl/>
        </w:rPr>
        <w:t xml:space="preserve"> [</w:t>
      </w:r>
      <w:r w:rsidRPr="001764F4">
        <w:rPr>
          <w:rFonts w:hint="cs"/>
          <w:color w:val="A6A6A6" w:themeColor="background1" w:themeShade="A6"/>
          <w:rtl/>
        </w:rPr>
        <w:t xml:space="preserve">"להתפלח", </w:t>
      </w:r>
      <w:r w:rsidR="007D616E" w:rsidRPr="001764F4">
        <w:rPr>
          <w:rFonts w:hint="cs"/>
          <w:color w:val="A6A6A6" w:themeColor="background1" w:themeShade="A6"/>
          <w:rtl/>
        </w:rPr>
        <w:t xml:space="preserve">הם </w:t>
      </w:r>
      <w:r w:rsidR="0020565F" w:rsidRPr="001764F4">
        <w:rPr>
          <w:rFonts w:hint="cs"/>
          <w:color w:val="A6A6A6" w:themeColor="background1" w:themeShade="A6"/>
          <w:rtl/>
        </w:rPr>
        <w:t xml:space="preserve">בטשו </w:t>
      </w:r>
      <w:r w:rsidR="005B532F" w:rsidRPr="001764F4">
        <w:rPr>
          <w:rFonts w:hint="cs"/>
          <w:color w:val="A6A6A6" w:themeColor="background1" w:themeShade="A6"/>
          <w:rtl/>
        </w:rPr>
        <w:t xml:space="preserve">/ </w:t>
      </w:r>
      <w:r w:rsidR="0020565F" w:rsidRPr="001764F4">
        <w:rPr>
          <w:rFonts w:hint="cs"/>
          <w:color w:val="A6A6A6" w:themeColor="background1" w:themeShade="A6"/>
          <w:rtl/>
        </w:rPr>
        <w:t xml:space="preserve">לוחץ דוחף בוטש מיידה </w:t>
      </w:r>
      <w:r w:rsidR="00ED0E6C" w:rsidRPr="001764F4">
        <w:rPr>
          <w:rFonts w:cs="Times New Roman"/>
          <w:color w:val="A6A6A6" w:themeColor="background1" w:themeShade="A6"/>
          <w:rtl/>
        </w:rPr>
        <w:t>כהרגלם אך לא מצאו למי להציק</w:t>
      </w:r>
      <w:r w:rsidRPr="001764F4">
        <w:rPr>
          <w:rFonts w:hint="cs"/>
          <w:color w:val="A6A6A6" w:themeColor="background1" w:themeShade="A6"/>
          <w:rtl/>
        </w:rPr>
        <w:t>,</w:t>
      </w:r>
      <w:r w:rsidR="005B532F" w:rsidRPr="001764F4">
        <w:rPr>
          <w:rFonts w:hint="cs"/>
          <w:color w:val="A6A6A6" w:themeColor="background1" w:themeShade="A6"/>
          <w:rtl/>
        </w:rPr>
        <w:t>]</w:t>
      </w:r>
      <w:r w:rsidRPr="001764F4">
        <w:rPr>
          <w:rFonts w:hint="cs"/>
          <w:color w:val="A6A6A6" w:themeColor="background1" w:themeShade="A6"/>
          <w:rtl/>
        </w:rPr>
        <w:t xml:space="preserve"> </w:t>
      </w:r>
      <w:r w:rsidR="005B532F">
        <w:rPr>
          <w:rFonts w:hint="cs"/>
          <w:rtl/>
        </w:rPr>
        <w:t xml:space="preserve">אבל </w:t>
      </w:r>
      <w:r>
        <w:rPr>
          <w:rFonts w:hint="cs"/>
          <w:rtl/>
        </w:rPr>
        <w:t xml:space="preserve">במוחו דאוּ </w:t>
      </w:r>
      <w:r w:rsidR="000E616A">
        <w:rPr>
          <w:rFonts w:hint="cs"/>
          <w:rtl/>
        </w:rPr>
        <w:t xml:space="preserve">רק </w:t>
      </w:r>
      <w:r>
        <w:rPr>
          <w:rFonts w:hint="cs"/>
          <w:rtl/>
        </w:rPr>
        <w:t>גושים אפורים חסרי צורה, חלקלקים וקרים</w:t>
      </w:r>
      <w:r w:rsidR="00DE0A94">
        <w:rPr>
          <w:rFonts w:hint="cs"/>
          <w:rtl/>
        </w:rPr>
        <w:t>.</w:t>
      </w:r>
      <w:r w:rsidR="00B40BDC">
        <w:rPr>
          <w:rFonts w:hint="cs"/>
          <w:rtl/>
        </w:rPr>
        <w:t xml:space="preserve"> </w:t>
      </w:r>
      <w:r w:rsidR="00DE0A94">
        <w:rPr>
          <w:rFonts w:hint="cs"/>
          <w:rtl/>
        </w:rPr>
        <w:t>אלכס הזה</w:t>
      </w:r>
      <w:r>
        <w:rPr>
          <w:rFonts w:hint="cs"/>
          <w:rtl/>
        </w:rPr>
        <w:t xml:space="preserve">, </w:t>
      </w:r>
      <w:r w:rsidR="007D616E">
        <w:rPr>
          <w:rFonts w:hint="cs"/>
          <w:rtl/>
        </w:rPr>
        <w:t>האפיקורס, מארק</w:t>
      </w:r>
      <w:r>
        <w:rPr>
          <w:rtl/>
        </w:rPr>
        <w:t xml:space="preserve"> יהרוג א</w:t>
      </w:r>
      <w:r>
        <w:rPr>
          <w:rFonts w:hint="cs"/>
          <w:rtl/>
        </w:rPr>
        <w:t>ותו</w:t>
      </w:r>
      <w:r w:rsidRPr="00CD067C">
        <w:rPr>
          <w:rtl/>
        </w:rPr>
        <w:t xml:space="preserve">, מול ביתם </w:t>
      </w:r>
      <w:r w:rsidR="008F65CB">
        <w:rPr>
          <w:rFonts w:hint="cs"/>
          <w:rtl/>
        </w:rPr>
        <w:t>נמצא</w:t>
      </w:r>
      <w:r w:rsidR="008F65CB" w:rsidRPr="00CD067C">
        <w:rPr>
          <w:rtl/>
        </w:rPr>
        <w:t xml:space="preserve"> </w:t>
      </w:r>
      <w:r w:rsidRPr="00CD067C">
        <w:rPr>
          <w:rtl/>
        </w:rPr>
        <w:t>בית</w:t>
      </w:r>
      <w:r>
        <w:rPr>
          <w:rFonts w:hint="cs"/>
          <w:rtl/>
        </w:rPr>
        <w:t>-</w:t>
      </w:r>
      <w:r w:rsidRPr="00CD067C">
        <w:rPr>
          <w:rtl/>
        </w:rPr>
        <w:t>כנסת של חב"ד</w:t>
      </w:r>
      <w:r w:rsidR="008F65CB">
        <w:rPr>
          <w:rFonts w:hint="cs"/>
          <w:rtl/>
        </w:rPr>
        <w:t xml:space="preserve"> והשבת נכנסת</w:t>
      </w:r>
      <w:r w:rsidRPr="00CD067C">
        <w:rPr>
          <w:rtl/>
        </w:rPr>
        <w:t xml:space="preserve">, מה בדיוק </w:t>
      </w:r>
      <w:r>
        <w:rPr>
          <w:rFonts w:hint="cs"/>
          <w:rtl/>
        </w:rPr>
        <w:t xml:space="preserve">הוא </w:t>
      </w:r>
      <w:r>
        <w:rPr>
          <w:rtl/>
        </w:rPr>
        <w:t>ח</w:t>
      </w:r>
      <w:r w:rsidR="0060449C">
        <w:rPr>
          <w:rFonts w:hint="cs"/>
          <w:rtl/>
        </w:rPr>
        <w:t>ו</w:t>
      </w:r>
      <w:r>
        <w:rPr>
          <w:rtl/>
        </w:rPr>
        <w:t>שב לעצמו</w:t>
      </w:r>
      <w:r>
        <w:rPr>
          <w:rFonts w:hint="cs"/>
          <w:rtl/>
        </w:rPr>
        <w:t>.</w:t>
      </w:r>
      <w:r w:rsidRPr="00CD067C">
        <w:rPr>
          <w:rtl/>
        </w:rPr>
        <w:t xml:space="preserve"> </w:t>
      </w:r>
      <w:r w:rsidR="0060449C">
        <w:rPr>
          <w:rFonts w:hint="cs"/>
          <w:rtl/>
        </w:rPr>
        <w:t>מארק</w:t>
      </w:r>
      <w:r>
        <w:rPr>
          <w:rFonts w:hint="cs"/>
          <w:rtl/>
        </w:rPr>
        <w:t xml:space="preserve"> פרץ ל</w:t>
      </w:r>
      <w:r w:rsidR="00016040">
        <w:rPr>
          <w:rFonts w:hint="cs"/>
          <w:rtl/>
        </w:rPr>
        <w:t xml:space="preserve">סלון </w:t>
      </w:r>
      <w:r w:rsidR="004112CD">
        <w:rPr>
          <w:rFonts w:hint="cs"/>
          <w:rtl/>
        </w:rPr>
        <w:t>ש</w:t>
      </w:r>
      <w:r w:rsidR="00DE0A94">
        <w:rPr>
          <w:rFonts w:hint="cs"/>
          <w:rtl/>
        </w:rPr>
        <w:t xml:space="preserve">תריסיו היו מוגפים, ובאפלולית הצליח בקושי להבחין </w:t>
      </w:r>
      <w:r w:rsidR="00016040">
        <w:rPr>
          <w:rFonts w:hint="cs"/>
          <w:rtl/>
        </w:rPr>
        <w:t>ב</w:t>
      </w:r>
      <w:r w:rsidR="00DE0A94">
        <w:rPr>
          <w:rFonts w:hint="cs"/>
          <w:rtl/>
        </w:rPr>
        <w:t xml:space="preserve">המוני </w:t>
      </w:r>
      <w:r w:rsidRPr="00CD067C">
        <w:rPr>
          <w:rtl/>
        </w:rPr>
        <w:t>תיכוניסטים</w:t>
      </w:r>
      <w:r w:rsidR="00BA330A">
        <w:rPr>
          <w:rFonts w:hint="cs"/>
          <w:rtl/>
        </w:rPr>
        <w:t xml:space="preserve"> </w:t>
      </w:r>
      <w:r w:rsidR="00DE0A94">
        <w:rPr>
          <w:rFonts w:hint="cs"/>
          <w:rtl/>
        </w:rPr>
        <w:t xml:space="preserve">בשלבים שונים של </w:t>
      </w:r>
      <w:r w:rsidR="00BA330A">
        <w:rPr>
          <w:rFonts w:hint="cs"/>
          <w:rtl/>
        </w:rPr>
        <w:t>פיכחון</w:t>
      </w:r>
      <w:r w:rsidR="00DE0A94">
        <w:rPr>
          <w:rFonts w:hint="cs"/>
          <w:rtl/>
        </w:rPr>
        <w:t>[</w:t>
      </w:r>
      <w:r w:rsidR="00DE0A94">
        <w:t>sobriety</w:t>
      </w:r>
      <w:r w:rsidR="00DE0A94">
        <w:rPr>
          <w:rFonts w:hint="cs"/>
          <w:rtl/>
        </w:rPr>
        <w:t>]</w:t>
      </w:r>
      <w:r w:rsidRPr="00CD067C">
        <w:rPr>
          <w:rtl/>
        </w:rPr>
        <w:t>,</w:t>
      </w:r>
      <w:r w:rsidR="00BA330A">
        <w:rPr>
          <w:rFonts w:hint="cs"/>
          <w:rtl/>
        </w:rPr>
        <w:t xml:space="preserve"> חלקם רוקדים ואחרים שרועים על הספה והרצפה</w:t>
      </w:r>
      <w:r w:rsidR="007D616E">
        <w:rPr>
          <w:rFonts w:hint="cs"/>
          <w:rtl/>
        </w:rPr>
        <w:t xml:space="preserve"> </w:t>
      </w:r>
      <w:r w:rsidR="00BA330A">
        <w:rPr>
          <w:rFonts w:hint="cs"/>
          <w:rtl/>
        </w:rPr>
        <w:t>בין</w:t>
      </w:r>
      <w:r w:rsidRPr="00CD067C">
        <w:rPr>
          <w:rtl/>
        </w:rPr>
        <w:t xml:space="preserve"> אינספור צלחות </w:t>
      </w:r>
      <w:r w:rsidR="007D616E">
        <w:rPr>
          <w:rFonts w:hint="cs"/>
          <w:rtl/>
        </w:rPr>
        <w:t xml:space="preserve">וכוסות </w:t>
      </w:r>
      <w:r w:rsidRPr="00CD067C">
        <w:rPr>
          <w:rtl/>
        </w:rPr>
        <w:t xml:space="preserve">חד פעמיות ושברי חטיפים. </w:t>
      </w:r>
      <w:r w:rsidR="007D616E">
        <w:rPr>
          <w:rFonts w:hint="cs"/>
          <w:rtl/>
        </w:rPr>
        <w:t xml:space="preserve">פחיות, </w:t>
      </w:r>
      <w:r w:rsidRPr="00CD067C">
        <w:rPr>
          <w:rtl/>
        </w:rPr>
        <w:t xml:space="preserve">בקבוקי </w:t>
      </w:r>
      <w:r>
        <w:rPr>
          <w:rFonts w:hint="cs"/>
          <w:rtl/>
        </w:rPr>
        <w:t>פלסטיק וזכוכית</w:t>
      </w:r>
      <w:r w:rsidRPr="00CD067C">
        <w:rPr>
          <w:rtl/>
        </w:rPr>
        <w:t xml:space="preserve"> מילאו כל פינה.</w:t>
      </w:r>
      <w:r w:rsidR="00BA330A">
        <w:rPr>
          <w:rFonts w:hint="cs"/>
          <w:rtl/>
        </w:rPr>
        <w:t xml:space="preserve"> הנער שאלכס שבר את ברכו קיפץ בהתלהבות</w:t>
      </w:r>
      <w:r w:rsidR="00283C47">
        <w:rPr>
          <w:rFonts w:hint="cs"/>
          <w:rtl/>
        </w:rPr>
        <w:t xml:space="preserve"> עם ה</w:t>
      </w:r>
      <w:r w:rsidR="001C5A04">
        <w:rPr>
          <w:rFonts w:hint="cs"/>
          <w:rtl/>
        </w:rPr>
        <w:t>מוזיקה</w:t>
      </w:r>
      <w:r w:rsidR="00BA330A">
        <w:rPr>
          <w:rFonts w:hint="cs"/>
          <w:rtl/>
        </w:rPr>
        <w:t xml:space="preserve">, מארק זיהה אותו על אף </w:t>
      </w:r>
      <w:r w:rsidR="0060449C" w:rsidRPr="0060449C">
        <w:rPr>
          <w:rFonts w:cs="Times New Roman"/>
          <w:rtl/>
        </w:rPr>
        <w:t>האיפור המוזר</w:t>
      </w:r>
      <w:r w:rsidR="00ED0E6C">
        <w:rPr>
          <w:rFonts w:cs="Times New Roman" w:hint="cs"/>
          <w:rtl/>
        </w:rPr>
        <w:t xml:space="preserve"> המרוח</w:t>
      </w:r>
      <w:r w:rsidR="0060449C" w:rsidRPr="0060449C">
        <w:rPr>
          <w:rFonts w:cs="Times New Roman"/>
          <w:rtl/>
        </w:rPr>
        <w:t xml:space="preserve"> </w:t>
      </w:r>
      <w:r w:rsidR="009F1DDB">
        <w:rPr>
          <w:rFonts w:cs="Times New Roman" w:hint="cs"/>
          <w:rtl/>
        </w:rPr>
        <w:t>על</w:t>
      </w:r>
      <w:r w:rsidR="00BA330A">
        <w:rPr>
          <w:rFonts w:hint="cs"/>
          <w:rtl/>
        </w:rPr>
        <w:t xml:space="preserve"> פניו</w:t>
      </w:r>
      <w:r w:rsidR="00283C47">
        <w:rPr>
          <w:rFonts w:hint="cs"/>
          <w:rtl/>
        </w:rPr>
        <w:t xml:space="preserve"> </w:t>
      </w:r>
      <w:r w:rsidR="00283C47">
        <w:rPr>
          <w:rtl/>
        </w:rPr>
        <w:t>–</w:t>
      </w:r>
      <w:r w:rsidR="00283C47">
        <w:rPr>
          <w:rFonts w:hint="cs"/>
          <w:rtl/>
        </w:rPr>
        <w:t xml:space="preserve"> אה, כנראה פורים!</w:t>
      </w:r>
      <w:r w:rsidR="00BA330A">
        <w:rPr>
          <w:rFonts w:hint="cs"/>
          <w:rtl/>
        </w:rPr>
        <w:t xml:space="preserve"> בכל אופן, מן הסתם עתידו</w:t>
      </w:r>
      <w:r w:rsidR="005B532F" w:rsidRPr="005B532F">
        <w:rPr>
          <w:rtl/>
        </w:rPr>
        <w:t xml:space="preserve"> </w:t>
      </w:r>
      <w:r w:rsidR="005B532F" w:rsidRPr="005B532F">
        <w:rPr>
          <w:rFonts w:cs="Times New Roman"/>
          <w:rtl/>
        </w:rPr>
        <w:t>של הנער</w:t>
      </w:r>
      <w:r w:rsidR="00BA330A">
        <w:rPr>
          <w:rFonts w:hint="cs"/>
          <w:rtl/>
        </w:rPr>
        <w:t xml:space="preserve"> </w:t>
      </w:r>
      <w:r w:rsidR="000E616A" w:rsidRPr="000E616A">
        <w:rPr>
          <w:rFonts w:cs="Times New Roman"/>
          <w:rtl/>
        </w:rPr>
        <w:t>כצנחן</w:t>
      </w:r>
      <w:r w:rsidR="00BA330A">
        <w:rPr>
          <w:rFonts w:hint="cs"/>
          <w:rtl/>
        </w:rPr>
        <w:t xml:space="preserve"> לא </w:t>
      </w:r>
      <w:r w:rsidR="00FD6E32">
        <w:rPr>
          <w:rFonts w:hint="cs"/>
          <w:rtl/>
        </w:rPr>
        <w:t xml:space="preserve">היה </w:t>
      </w:r>
      <w:r w:rsidR="00BA330A">
        <w:rPr>
          <w:rFonts w:hint="cs"/>
          <w:rtl/>
        </w:rPr>
        <w:t xml:space="preserve">אבוד ככלות </w:t>
      </w:r>
      <w:r w:rsidR="00BA330A">
        <w:rPr>
          <w:rFonts w:hint="cs"/>
          <w:rtl/>
        </w:rPr>
        <w:lastRenderedPageBreak/>
        <w:t>הכל.</w:t>
      </w:r>
      <w:r w:rsidRPr="00CD067C">
        <w:rPr>
          <w:rtl/>
        </w:rPr>
        <w:t xml:space="preserve"> </w:t>
      </w:r>
      <w:r w:rsidR="007D3D42" w:rsidRPr="001764F4">
        <w:rPr>
          <w:rFonts w:hint="cs"/>
          <w:color w:val="A6A6A6" w:themeColor="background1" w:themeShade="A6"/>
          <w:rtl/>
        </w:rPr>
        <w:t>[</w:t>
      </w:r>
      <w:r w:rsidR="00297D38" w:rsidRPr="001764F4">
        <w:rPr>
          <w:rFonts w:hint="cs"/>
          <w:color w:val="A6A6A6" w:themeColor="background1" w:themeShade="A6"/>
          <w:rtl/>
        </w:rPr>
        <w:t>על פ</w:t>
      </w:r>
      <w:r w:rsidR="008F65CB" w:rsidRPr="001764F4">
        <w:rPr>
          <w:rFonts w:hint="cs"/>
          <w:color w:val="A6A6A6" w:themeColor="background1" w:themeShade="A6"/>
          <w:rtl/>
        </w:rPr>
        <w:t xml:space="preserve">י </w:t>
      </w:r>
      <w:r w:rsidRPr="001764F4">
        <w:rPr>
          <w:color w:val="A6A6A6" w:themeColor="background1" w:themeShade="A6"/>
          <w:rtl/>
        </w:rPr>
        <w:t>האור שבקע מהמטבח הוא זיהה את הנער שחתך את אלכס בתחילת השנה</w:t>
      </w:r>
      <w:r w:rsidRPr="001764F4">
        <w:rPr>
          <w:rFonts w:hint="cs"/>
          <w:color w:val="A6A6A6" w:themeColor="background1" w:themeShade="A6"/>
          <w:rtl/>
        </w:rPr>
        <w:t xml:space="preserve"> מקפץ עם איזו בת בשיער מתנפ</w:t>
      </w:r>
      <w:r w:rsidR="00310E87" w:rsidRPr="001764F4">
        <w:rPr>
          <w:rFonts w:hint="cs"/>
          <w:color w:val="A6A6A6" w:themeColor="background1" w:themeShade="A6"/>
          <w:rtl/>
        </w:rPr>
        <w:t>נ</w:t>
      </w:r>
      <w:r w:rsidRPr="001764F4">
        <w:rPr>
          <w:rFonts w:hint="cs"/>
          <w:color w:val="A6A6A6" w:themeColor="background1" w:themeShade="A6"/>
          <w:rtl/>
        </w:rPr>
        <w:t>ף.</w:t>
      </w:r>
      <w:r w:rsidR="007D3D42" w:rsidRPr="001764F4">
        <w:rPr>
          <w:rFonts w:hint="cs"/>
          <w:color w:val="A6A6A6" w:themeColor="background1" w:themeShade="A6"/>
          <w:rtl/>
        </w:rPr>
        <w:t>]</w:t>
      </w:r>
      <w:r w:rsidRPr="001764F4">
        <w:rPr>
          <w:color w:val="A6A6A6" w:themeColor="background1" w:themeShade="A6"/>
          <w:rtl/>
        </w:rPr>
        <w:t xml:space="preserve"> </w:t>
      </w:r>
      <w:r w:rsidR="00181A7C" w:rsidRPr="001764F4">
        <w:rPr>
          <w:rFonts w:hint="cs"/>
          <w:color w:val="A6A6A6" w:themeColor="background1" w:themeShade="A6"/>
          <w:rtl/>
        </w:rPr>
        <w:t>[</w:t>
      </w:r>
      <w:r w:rsidR="00BA330A" w:rsidRPr="001764F4">
        <w:rPr>
          <w:rFonts w:hint="cs"/>
          <w:color w:val="A6A6A6" w:themeColor="background1" w:themeShade="A6"/>
          <w:rtl/>
        </w:rPr>
        <w:t xml:space="preserve">דלת חדרו של אלכס </w:t>
      </w:r>
      <w:r w:rsidR="001C5A04" w:rsidRPr="001764F4">
        <w:rPr>
          <w:rFonts w:hint="cs"/>
          <w:color w:val="A6A6A6" w:themeColor="background1" w:themeShade="A6"/>
          <w:rtl/>
        </w:rPr>
        <w:t>הייתה</w:t>
      </w:r>
      <w:r w:rsidR="00BA330A" w:rsidRPr="001764F4">
        <w:rPr>
          <w:rFonts w:hint="cs"/>
          <w:color w:val="A6A6A6" w:themeColor="background1" w:themeShade="A6"/>
          <w:rtl/>
        </w:rPr>
        <w:t xml:space="preserve"> פתוחה מארק </w:t>
      </w:r>
      <w:r w:rsidR="00F805EB" w:rsidRPr="001764F4">
        <w:rPr>
          <w:rFonts w:hint="cs"/>
          <w:color w:val="A6A6A6" w:themeColor="background1" w:themeShade="A6"/>
          <w:rtl/>
        </w:rPr>
        <w:t>הוא נכנס</w:t>
      </w:r>
      <w:r w:rsidRPr="001764F4">
        <w:rPr>
          <w:color w:val="A6A6A6" w:themeColor="background1" w:themeShade="A6"/>
          <w:rtl/>
        </w:rPr>
        <w:t xml:space="preserve"> ל</w:t>
      </w:r>
      <w:r w:rsidRPr="001764F4">
        <w:rPr>
          <w:rFonts w:hint="cs"/>
          <w:color w:val="A6A6A6" w:themeColor="background1" w:themeShade="A6"/>
          <w:rtl/>
        </w:rPr>
        <w:t>מטבח המו</w:t>
      </w:r>
      <w:r w:rsidRPr="001764F4">
        <w:rPr>
          <w:color w:val="A6A6A6" w:themeColor="background1" w:themeShade="A6"/>
          <w:rtl/>
        </w:rPr>
        <w:t>אר.</w:t>
      </w:r>
      <w:r w:rsidR="00181A7C" w:rsidRPr="001764F4">
        <w:rPr>
          <w:rFonts w:hint="cs"/>
          <w:color w:val="A6A6A6" w:themeColor="background1" w:themeShade="A6"/>
          <w:rtl/>
        </w:rPr>
        <w:t>]</w:t>
      </w:r>
    </w:p>
    <w:p w14:paraId="0581095E" w14:textId="2640EA1B" w:rsidR="001C4BF3" w:rsidRPr="00CD067C" w:rsidRDefault="001C4BF3" w:rsidP="001C4BF3">
      <w:pPr>
        <w:rPr>
          <w:rtl/>
        </w:rPr>
      </w:pPr>
      <w:r w:rsidRPr="00CD067C">
        <w:rPr>
          <w:rtl/>
        </w:rPr>
        <w:t>אל</w:t>
      </w:r>
      <w:r>
        <w:rPr>
          <w:rtl/>
        </w:rPr>
        <w:t>כס ישב בנחת על השיש</w:t>
      </w:r>
      <w:r w:rsidR="005B532F" w:rsidRPr="005B532F">
        <w:rPr>
          <w:rFonts w:hint="cs"/>
          <w:rtl/>
        </w:rPr>
        <w:t xml:space="preserve"> </w:t>
      </w:r>
      <w:r w:rsidR="005B532F">
        <w:rPr>
          <w:rFonts w:hint="cs"/>
          <w:rtl/>
        </w:rPr>
        <w:t>במטבח</w:t>
      </w:r>
      <w:r>
        <w:rPr>
          <w:rtl/>
        </w:rPr>
        <w:t xml:space="preserve">, </w:t>
      </w:r>
      <w:r w:rsidR="00504F3D">
        <w:rPr>
          <w:rFonts w:hint="cs"/>
          <w:rtl/>
        </w:rPr>
        <w:t>בחיקו חתול ו</w:t>
      </w:r>
      <w:r>
        <w:rPr>
          <w:rtl/>
        </w:rPr>
        <w:t>סביבו</w:t>
      </w:r>
      <w:r w:rsidRPr="00CD067C">
        <w:rPr>
          <w:rtl/>
        </w:rPr>
        <w:t xml:space="preserve"> תפוזים </w:t>
      </w:r>
      <w:r w:rsidR="00F857DD">
        <w:rPr>
          <w:rFonts w:hint="cs"/>
          <w:rtl/>
        </w:rPr>
        <w:t xml:space="preserve">חצויים </w:t>
      </w:r>
      <w:r w:rsidRPr="00CD067C">
        <w:rPr>
          <w:rtl/>
        </w:rPr>
        <w:t xml:space="preserve">וקליפות. בידו </w:t>
      </w:r>
      <w:r w:rsidR="001C5A04">
        <w:rPr>
          <w:rtl/>
        </w:rPr>
        <w:t>הייתה</w:t>
      </w:r>
      <w:r w:rsidRPr="00CD067C">
        <w:rPr>
          <w:rtl/>
        </w:rPr>
        <w:t xml:space="preserve"> מסחטת פלסטיק והוא שלה באצבע</w:t>
      </w:r>
      <w:r w:rsidRPr="00CD067C">
        <w:rPr>
          <w:rFonts w:hint="cs"/>
          <w:rtl/>
        </w:rPr>
        <w:t xml:space="preserve">ו </w:t>
      </w:r>
      <w:r>
        <w:rPr>
          <w:rFonts w:hint="cs"/>
          <w:rtl/>
        </w:rPr>
        <w:t>מוך</w:t>
      </w:r>
      <w:r w:rsidRPr="00CD067C">
        <w:rPr>
          <w:rFonts w:hint="cs"/>
          <w:rtl/>
        </w:rPr>
        <w:t xml:space="preserve"> תפוז</w:t>
      </w:r>
      <w:r>
        <w:rPr>
          <w:rFonts w:hint="cs"/>
          <w:rtl/>
        </w:rPr>
        <w:t>ים</w:t>
      </w:r>
      <w:r w:rsidRPr="00CD067C">
        <w:rPr>
          <w:rFonts w:hint="cs"/>
          <w:rtl/>
        </w:rPr>
        <w:t xml:space="preserve"> </w:t>
      </w:r>
      <w:r w:rsidRPr="00CD067C">
        <w:rPr>
          <w:rtl/>
        </w:rPr>
        <w:t xml:space="preserve">מהמסננת והערה </w:t>
      </w:r>
      <w:r w:rsidR="0060449C">
        <w:rPr>
          <w:rFonts w:hint="cs"/>
          <w:rtl/>
        </w:rPr>
        <w:t>ל</w:t>
      </w:r>
      <w:r w:rsidRPr="00CD067C">
        <w:rPr>
          <w:rtl/>
        </w:rPr>
        <w:t>פיו. ארקדי י</w:t>
      </w:r>
      <w:r>
        <w:rPr>
          <w:rtl/>
        </w:rPr>
        <w:t>שב אל השולחן</w:t>
      </w:r>
      <w:r w:rsidR="004112CD">
        <w:rPr>
          <w:rFonts w:hint="cs"/>
          <w:rtl/>
        </w:rPr>
        <w:t>,</w:t>
      </w:r>
      <w:r>
        <w:rPr>
          <w:rtl/>
        </w:rPr>
        <w:t xml:space="preserve"> מול כוס מיץ תפוזים</w:t>
      </w:r>
      <w:r>
        <w:rPr>
          <w:rFonts w:hint="cs"/>
          <w:rtl/>
        </w:rPr>
        <w:t>, עוסק בקיפולי פיסת נייר כסף שפירק מחפיסת סיגריות ריקה.</w:t>
      </w:r>
    </w:p>
    <w:p w14:paraId="42511BA9" w14:textId="353A6BBB" w:rsidR="001C4BF3" w:rsidRPr="00CD067C" w:rsidRDefault="001C4BF3" w:rsidP="001C4BF3">
      <w:pPr>
        <w:rPr>
          <w:rtl/>
        </w:rPr>
      </w:pPr>
      <w:r w:rsidRPr="00CD067C">
        <w:rPr>
          <w:rtl/>
        </w:rPr>
        <w:t xml:space="preserve">"איפה </w:t>
      </w:r>
      <w:r w:rsidR="00F857DD">
        <w:rPr>
          <w:rFonts w:hint="cs"/>
          <w:rtl/>
        </w:rPr>
        <w:t>יסמין</w:t>
      </w:r>
      <w:r w:rsidRPr="00CD067C">
        <w:rPr>
          <w:rtl/>
        </w:rPr>
        <w:t xml:space="preserve">?" מארק </w:t>
      </w:r>
      <w:r w:rsidR="0060449C">
        <w:rPr>
          <w:rFonts w:cs="Times New Roman" w:hint="cs"/>
          <w:rtl/>
        </w:rPr>
        <w:t>דרש</w:t>
      </w:r>
      <w:r w:rsidR="00626F38" w:rsidRPr="00626F38">
        <w:rPr>
          <w:rFonts w:cs="Times New Roman"/>
          <w:rtl/>
        </w:rPr>
        <w:t>.</w:t>
      </w:r>
    </w:p>
    <w:p w14:paraId="3C9F0B4B" w14:textId="77777777" w:rsidR="001C4BF3" w:rsidRPr="00CD067C" w:rsidRDefault="001C4BF3" w:rsidP="001C4BF3">
      <w:pPr>
        <w:rPr>
          <w:rtl/>
        </w:rPr>
      </w:pPr>
      <w:r>
        <w:rPr>
          <w:rtl/>
        </w:rPr>
        <w:t>"אנחנו פה באמצע אם לא אכפת לך</w:t>
      </w:r>
      <w:r>
        <w:rPr>
          <w:rFonts w:hint="cs"/>
          <w:rtl/>
        </w:rPr>
        <w:t>,</w:t>
      </w:r>
      <w:r w:rsidRPr="00CD067C">
        <w:rPr>
          <w:rtl/>
        </w:rPr>
        <w:t>"</w:t>
      </w:r>
      <w:r>
        <w:rPr>
          <w:rFonts w:hint="cs"/>
          <w:rtl/>
        </w:rPr>
        <w:t xml:space="preserve"> אלכס ענה בעברית.</w:t>
      </w:r>
    </w:p>
    <w:p w14:paraId="3C81217A" w14:textId="71613EF2" w:rsidR="001C4BF3" w:rsidRPr="00CD067C" w:rsidRDefault="001C4BF3" w:rsidP="001C4BF3">
      <w:pPr>
        <w:rPr>
          <w:rtl/>
        </w:rPr>
      </w:pPr>
      <w:r w:rsidRPr="00CD067C">
        <w:rPr>
          <w:rtl/>
        </w:rPr>
        <w:t>"</w:t>
      </w:r>
      <w:r>
        <w:rPr>
          <w:rtl/>
        </w:rPr>
        <w:t xml:space="preserve">ממש לא אכפת לי. מי </w:t>
      </w:r>
      <w:r w:rsidRPr="00CD067C">
        <w:rPr>
          <w:rtl/>
        </w:rPr>
        <w:t>כל אלה שבסלון?"</w:t>
      </w:r>
    </w:p>
    <w:p w14:paraId="40EE0802" w14:textId="77777777" w:rsidR="001C4BF3" w:rsidRPr="00CD067C" w:rsidRDefault="001C4BF3" w:rsidP="001C4BF3">
      <w:pPr>
        <w:rPr>
          <w:rtl/>
        </w:rPr>
      </w:pPr>
      <w:r w:rsidRPr="00CD067C">
        <w:rPr>
          <w:rtl/>
        </w:rPr>
        <w:t>"חברים שלי."</w:t>
      </w:r>
    </w:p>
    <w:p w14:paraId="06B60188" w14:textId="77777777" w:rsidR="001C4BF3" w:rsidRPr="00CD067C" w:rsidRDefault="001C4BF3" w:rsidP="001C4BF3">
      <w:pPr>
        <w:rPr>
          <w:rtl/>
        </w:rPr>
      </w:pPr>
      <w:r w:rsidRPr="00CD067C">
        <w:rPr>
          <w:rtl/>
        </w:rPr>
        <w:t>"הם הורסים את הבית."</w:t>
      </w:r>
    </w:p>
    <w:p w14:paraId="0F6578DB" w14:textId="3D1BEF95" w:rsidR="001C4BF3" w:rsidRPr="00CD067C" w:rsidRDefault="001C4BF3" w:rsidP="001C4BF3">
      <w:pPr>
        <w:rPr>
          <w:rtl/>
        </w:rPr>
      </w:pPr>
      <w:r w:rsidRPr="00CD067C">
        <w:rPr>
          <w:rtl/>
        </w:rPr>
        <w:t>"</w:t>
      </w:r>
      <w:bookmarkStart w:id="409" w:name="_Hlk15835369"/>
      <w:r w:rsidRPr="00CD067C">
        <w:rPr>
          <w:rtl/>
        </w:rPr>
        <w:t>מה הם הורסים בדיוק?</w:t>
      </w:r>
      <w:bookmarkEnd w:id="409"/>
      <w:r w:rsidRPr="00CD067C">
        <w:rPr>
          <w:rtl/>
        </w:rPr>
        <w:t xml:space="preserve"> אין פה מה להרוס."</w:t>
      </w:r>
    </w:p>
    <w:p w14:paraId="42DA10BF" w14:textId="77777777" w:rsidR="001C4BF3" w:rsidRPr="00CD067C" w:rsidRDefault="001C4BF3" w:rsidP="001C4BF3">
      <w:pPr>
        <w:rPr>
          <w:rtl/>
        </w:rPr>
      </w:pPr>
      <w:r w:rsidRPr="00CD067C">
        <w:rPr>
          <w:rtl/>
        </w:rPr>
        <w:t>"אבל הם מרעישים."</w:t>
      </w:r>
    </w:p>
    <w:p w14:paraId="42C14927" w14:textId="45DF0649" w:rsidR="001C4BF3" w:rsidRPr="001764F4" w:rsidRDefault="007D3D42" w:rsidP="001C4BF3">
      <w:pPr>
        <w:rPr>
          <w:color w:val="A6A6A6" w:themeColor="background1" w:themeShade="A6"/>
          <w:rtl/>
        </w:rPr>
      </w:pPr>
      <w:r w:rsidRPr="001764F4">
        <w:rPr>
          <w:rFonts w:hint="cs"/>
          <w:color w:val="A6A6A6" w:themeColor="background1" w:themeShade="A6"/>
          <w:rtl/>
        </w:rPr>
        <w:t>[</w:t>
      </w:r>
      <w:r w:rsidR="001C4BF3" w:rsidRPr="001764F4">
        <w:rPr>
          <w:color w:val="A6A6A6" w:themeColor="background1" w:themeShade="A6"/>
          <w:rtl/>
        </w:rPr>
        <w:t xml:space="preserve">"סגרתי את </w:t>
      </w:r>
      <w:r w:rsidR="001C4BF3" w:rsidRPr="001764F4">
        <w:rPr>
          <w:rFonts w:hint="cs"/>
          <w:color w:val="A6A6A6" w:themeColor="background1" w:themeShade="A6"/>
          <w:rtl/>
        </w:rPr>
        <w:t xml:space="preserve">כל </w:t>
      </w:r>
      <w:r w:rsidR="001C4BF3" w:rsidRPr="001764F4">
        <w:rPr>
          <w:color w:val="A6A6A6" w:themeColor="background1" w:themeShade="A6"/>
          <w:rtl/>
        </w:rPr>
        <w:t>החלונות.</w:t>
      </w:r>
      <w:r w:rsidR="00EF522D" w:rsidRPr="001764F4">
        <w:rPr>
          <w:rFonts w:hint="cs"/>
          <w:color w:val="A6A6A6" w:themeColor="background1" w:themeShade="A6"/>
          <w:rtl/>
        </w:rPr>
        <w:t xml:space="preserve"> והתריסים.</w:t>
      </w:r>
      <w:r w:rsidR="001C4BF3" w:rsidRPr="001764F4">
        <w:rPr>
          <w:color w:val="A6A6A6" w:themeColor="background1" w:themeShade="A6"/>
          <w:rtl/>
        </w:rPr>
        <w:t>"</w:t>
      </w:r>
    </w:p>
    <w:p w14:paraId="0C2027E0" w14:textId="1CEB6E96" w:rsidR="001C4BF3" w:rsidRPr="001764F4" w:rsidRDefault="001C4BF3" w:rsidP="001C4BF3">
      <w:pPr>
        <w:rPr>
          <w:color w:val="A6A6A6" w:themeColor="background1" w:themeShade="A6"/>
          <w:rtl/>
        </w:rPr>
      </w:pPr>
      <w:r w:rsidRPr="001764F4">
        <w:rPr>
          <w:color w:val="A6A6A6" w:themeColor="background1" w:themeShade="A6"/>
          <w:rtl/>
        </w:rPr>
        <w:t>"ממתי הם כאן?"</w:t>
      </w:r>
      <w:r w:rsidR="007D3D42" w:rsidRPr="001764F4">
        <w:rPr>
          <w:rFonts w:hint="cs"/>
          <w:color w:val="A6A6A6" w:themeColor="background1" w:themeShade="A6"/>
          <w:rtl/>
        </w:rPr>
        <w:t>]</w:t>
      </w:r>
    </w:p>
    <w:p w14:paraId="48A67386" w14:textId="28DBF983" w:rsidR="001C4BF3" w:rsidRPr="00CD067C" w:rsidRDefault="001C4BF3" w:rsidP="00504F3D">
      <w:pPr>
        <w:rPr>
          <w:rtl/>
        </w:rPr>
      </w:pPr>
      <w:r w:rsidRPr="00CD067C">
        <w:rPr>
          <w:rtl/>
        </w:rPr>
        <w:t>"אולי תפסיק לנדנד כבר</w:t>
      </w:r>
      <w:r w:rsidR="00504F3D">
        <w:rPr>
          <w:rFonts w:hint="cs"/>
          <w:rtl/>
        </w:rPr>
        <w:t xml:space="preserve">," </w:t>
      </w:r>
      <w:r w:rsidR="0060449C" w:rsidRPr="0060449C">
        <w:rPr>
          <w:rFonts w:cs="Times New Roman"/>
          <w:rtl/>
        </w:rPr>
        <w:t>אלכס</w:t>
      </w:r>
      <w:r w:rsidR="0060449C" w:rsidRPr="0060449C">
        <w:rPr>
          <w:rFonts w:cs="Times New Roman" w:hint="cs"/>
          <w:rtl/>
        </w:rPr>
        <w:t xml:space="preserve"> </w:t>
      </w:r>
      <w:r w:rsidR="00504F3D">
        <w:rPr>
          <w:rFonts w:hint="cs"/>
          <w:rtl/>
        </w:rPr>
        <w:t>ליטף את החתול בהיסח</w:t>
      </w:r>
      <w:r w:rsidR="00947A7F">
        <w:rPr>
          <w:rFonts w:hint="cs"/>
          <w:rtl/>
        </w:rPr>
        <w:t xml:space="preserve"> ה</w:t>
      </w:r>
      <w:r w:rsidR="00504F3D">
        <w:rPr>
          <w:rFonts w:hint="cs"/>
          <w:rtl/>
        </w:rPr>
        <w:t>דעת.</w:t>
      </w:r>
      <w:r w:rsidRPr="00CD067C">
        <w:rPr>
          <w:rtl/>
        </w:rPr>
        <w:t xml:space="preserve"> </w:t>
      </w:r>
      <w:r w:rsidR="00504F3D">
        <w:rPr>
          <w:rFonts w:hint="cs"/>
          <w:rtl/>
        </w:rPr>
        <w:t>"</w:t>
      </w:r>
      <w:r w:rsidRPr="00CD067C">
        <w:rPr>
          <w:rtl/>
        </w:rPr>
        <w:t>למה חזרת בכלל?"</w:t>
      </w:r>
    </w:p>
    <w:p w14:paraId="34AAA988" w14:textId="77777777" w:rsidR="001C4BF3" w:rsidRDefault="001C4BF3" w:rsidP="001C4BF3">
      <w:pPr>
        <w:rPr>
          <w:rtl/>
        </w:rPr>
      </w:pPr>
      <w:r w:rsidRPr="00CD067C">
        <w:rPr>
          <w:rtl/>
        </w:rPr>
        <w:t>"</w:t>
      </w:r>
      <w:r w:rsidRPr="00CD067C">
        <w:rPr>
          <w:rFonts w:hint="cs"/>
          <w:rtl/>
        </w:rPr>
        <w:t>חשבתי שאולי תזדקק לי בסוף השבוע,</w:t>
      </w:r>
      <w:r>
        <w:rPr>
          <w:rtl/>
        </w:rPr>
        <w:t xml:space="preserve">" מארק </w:t>
      </w:r>
      <w:r>
        <w:rPr>
          <w:rFonts w:hint="cs"/>
          <w:rtl/>
        </w:rPr>
        <w:t>היתמם</w:t>
      </w:r>
      <w:r w:rsidRPr="00CD067C">
        <w:rPr>
          <w:rtl/>
        </w:rPr>
        <w:t>.</w:t>
      </w:r>
    </w:p>
    <w:p w14:paraId="123695AF" w14:textId="3668A2D6" w:rsidR="001C4BF3" w:rsidRDefault="001C4BF3" w:rsidP="00D933C2">
      <w:pPr>
        <w:rPr>
          <w:rtl/>
        </w:rPr>
      </w:pPr>
      <w:r>
        <w:rPr>
          <w:rFonts w:hint="cs"/>
          <w:rtl/>
        </w:rPr>
        <w:t xml:space="preserve">"אני אזדקק לך?" זאת </w:t>
      </w:r>
      <w:r w:rsidR="001C5A04">
        <w:rPr>
          <w:rFonts w:hint="cs"/>
          <w:rtl/>
        </w:rPr>
        <w:t>הייתה</w:t>
      </w:r>
      <w:r>
        <w:rPr>
          <w:rFonts w:hint="cs"/>
          <w:rtl/>
        </w:rPr>
        <w:t xml:space="preserve"> מילה מצחיקה ו</w:t>
      </w:r>
      <w:r w:rsidR="00D933C2">
        <w:rPr>
          <w:rFonts w:hint="cs"/>
          <w:rtl/>
        </w:rPr>
        <w:t>אלכס</w:t>
      </w:r>
      <w:r>
        <w:rPr>
          <w:rFonts w:hint="cs"/>
          <w:rtl/>
        </w:rPr>
        <w:t xml:space="preserve"> ביטא אותה לראשונה בחייו, ובכלל </w:t>
      </w:r>
      <w:r w:rsidR="00EF522D">
        <w:rPr>
          <w:rFonts w:hint="cs"/>
          <w:rtl/>
        </w:rPr>
        <w:t xml:space="preserve">מצב רוחו היה מרומם; </w:t>
      </w:r>
      <w:r>
        <w:rPr>
          <w:rFonts w:hint="cs"/>
          <w:rtl/>
        </w:rPr>
        <w:t>כ</w:t>
      </w:r>
      <w:r w:rsidR="00947A7F">
        <w:rPr>
          <w:rFonts w:hint="cs"/>
          <w:rtl/>
        </w:rPr>
        <w:t>י</w:t>
      </w:r>
      <w:r>
        <w:rPr>
          <w:rFonts w:hint="cs"/>
          <w:rtl/>
        </w:rPr>
        <w:t>שלונותיו הרבים בלימודים פרחו מז</w:t>
      </w:r>
      <w:r w:rsidR="00947A7F">
        <w:rPr>
          <w:rFonts w:hint="cs"/>
          <w:rtl/>
        </w:rPr>
        <w:t>י</w:t>
      </w:r>
      <w:r>
        <w:rPr>
          <w:rFonts w:hint="cs"/>
          <w:rtl/>
        </w:rPr>
        <w:t>כרונו.</w:t>
      </w:r>
    </w:p>
    <w:p w14:paraId="531914CB" w14:textId="4E196663" w:rsidR="001C4BF3" w:rsidRPr="00CD067C" w:rsidRDefault="0060449C" w:rsidP="00EF522D">
      <w:pPr>
        <w:rPr>
          <w:rtl/>
        </w:rPr>
      </w:pPr>
      <w:r w:rsidRPr="0060449C">
        <w:rPr>
          <w:rFonts w:cs="Times New Roman"/>
          <w:rtl/>
        </w:rPr>
        <w:t xml:space="preserve">"אז לא תזדקק, לא צריך," מארק רטן </w:t>
      </w:r>
      <w:r w:rsidRPr="0060449C">
        <w:rPr>
          <w:rFonts w:cs="Times New Roman"/>
          <w:highlight w:val="green"/>
          <w:rtl/>
        </w:rPr>
        <w:t>בזעף</w:t>
      </w:r>
      <w:r w:rsidRPr="0060449C">
        <w:rPr>
          <w:rFonts w:cs="Times New Roman"/>
          <w:rtl/>
        </w:rPr>
        <w:t xml:space="preserve">. "אפשר לחשוב שזה </w:t>
      </w:r>
      <w:r w:rsidR="00F97A34">
        <w:rPr>
          <w:rFonts w:cs="Times New Roman"/>
          <w:rtl/>
        </w:rPr>
        <w:t>כל כך</w:t>
      </w:r>
      <w:r w:rsidRPr="0060449C">
        <w:rPr>
          <w:rFonts w:cs="Times New Roman"/>
          <w:rtl/>
        </w:rPr>
        <w:t xml:space="preserve"> כיף להחדיר למ</w:t>
      </w:r>
      <w:r w:rsidR="00947A7F">
        <w:rPr>
          <w:rFonts w:cs="Times New Roman" w:hint="cs"/>
          <w:rtl/>
        </w:rPr>
        <w:t>ו</w:t>
      </w:r>
      <w:r w:rsidRPr="0060449C">
        <w:rPr>
          <w:rFonts w:cs="Times New Roman"/>
          <w:rtl/>
        </w:rPr>
        <w:t>ח האטום שלך אינטגרלים של פונקציות טריגונומטריות."</w:t>
      </w:r>
    </w:p>
    <w:p w14:paraId="043F8EC2" w14:textId="3F79B4D0" w:rsidR="001C4BF3" w:rsidRDefault="001C4BF3" w:rsidP="001C4BF3">
      <w:pPr>
        <w:rPr>
          <w:rtl/>
        </w:rPr>
      </w:pPr>
      <w:r w:rsidRPr="00CD067C">
        <w:rPr>
          <w:rtl/>
        </w:rPr>
        <w:t>"</w:t>
      </w:r>
      <w:r>
        <w:rPr>
          <w:rFonts w:hint="cs"/>
          <w:rtl/>
        </w:rPr>
        <w:t>או,</w:t>
      </w:r>
      <w:r w:rsidR="004112CD">
        <w:rPr>
          <w:rFonts w:hint="cs"/>
          <w:rtl/>
        </w:rPr>
        <w:t xml:space="preserve"> </w:t>
      </w:r>
      <w:r>
        <w:rPr>
          <w:rFonts w:hint="cs"/>
          <w:rtl/>
        </w:rPr>
        <w:t xml:space="preserve">אל תיעלב. </w:t>
      </w:r>
      <w:r w:rsidR="00F857DD">
        <w:rPr>
          <w:rFonts w:hint="cs"/>
          <w:rtl/>
        </w:rPr>
        <w:t xml:space="preserve">אם רק בשביל זה באת אז... אז </w:t>
      </w:r>
      <w:r>
        <w:rPr>
          <w:rFonts w:hint="cs"/>
          <w:rtl/>
        </w:rPr>
        <w:t>מחר תוכל להחדיר לתוכי כמה משוואות טריגונומטריות שתרצה. נו</w:t>
      </w:r>
      <w:r w:rsidR="00947A7F">
        <w:rPr>
          <w:rFonts w:hint="cs"/>
          <w:rtl/>
        </w:rPr>
        <w:t>,</w:t>
      </w:r>
      <w:r>
        <w:rPr>
          <w:rFonts w:hint="cs"/>
          <w:rtl/>
        </w:rPr>
        <w:t xml:space="preserve"> אולי תוכל לעזור לנו פה במשהו. </w:t>
      </w:r>
      <w:r>
        <w:rPr>
          <w:rtl/>
        </w:rPr>
        <w:t xml:space="preserve">אתה זוכר את המתקנים </w:t>
      </w:r>
      <w:r>
        <w:rPr>
          <w:rFonts w:hint="cs"/>
          <w:rtl/>
        </w:rPr>
        <w:t>בת'ורפ פארק</w:t>
      </w:r>
      <w:r w:rsidRPr="00CD067C">
        <w:rPr>
          <w:rtl/>
        </w:rPr>
        <w:t xml:space="preserve">, </w:t>
      </w:r>
      <w:r>
        <w:rPr>
          <w:rFonts w:hint="cs"/>
          <w:rtl/>
        </w:rPr>
        <w:t>נכון?"</w:t>
      </w:r>
    </w:p>
    <w:p w14:paraId="1554683E" w14:textId="7D3D7262" w:rsidR="001C4BF3" w:rsidRDefault="001C4BF3" w:rsidP="001C4BF3">
      <w:pPr>
        <w:rPr>
          <w:rtl/>
        </w:rPr>
      </w:pPr>
      <w:r>
        <w:rPr>
          <w:rFonts w:hint="cs"/>
          <w:rtl/>
        </w:rPr>
        <w:t>"לא בטוח שחקקתי א</w:t>
      </w:r>
      <w:r w:rsidR="004112CD">
        <w:rPr>
          <w:rFonts w:hint="cs"/>
          <w:rtl/>
        </w:rPr>
        <w:t>ו</w:t>
      </w:r>
      <w:r>
        <w:rPr>
          <w:rFonts w:hint="cs"/>
          <w:rtl/>
        </w:rPr>
        <w:t>תם על לוח ליבי."</w:t>
      </w:r>
    </w:p>
    <w:p w14:paraId="622FDC1A" w14:textId="77777777" w:rsidR="001C4BF3" w:rsidRPr="00CD067C" w:rsidRDefault="001C4BF3" w:rsidP="001C4BF3">
      <w:pPr>
        <w:rPr>
          <w:rtl/>
        </w:rPr>
      </w:pPr>
      <w:r>
        <w:rPr>
          <w:rFonts w:hint="cs"/>
          <w:rtl/>
        </w:rPr>
        <w:t>"</w:t>
      </w:r>
      <w:r w:rsidRPr="00CD067C">
        <w:rPr>
          <w:rtl/>
        </w:rPr>
        <w:t xml:space="preserve">יש </w:t>
      </w:r>
      <w:r>
        <w:rPr>
          <w:rFonts w:hint="cs"/>
          <w:rtl/>
        </w:rPr>
        <w:t xml:space="preserve">שם </w:t>
      </w:r>
      <w:r w:rsidRPr="00CD067C">
        <w:rPr>
          <w:rtl/>
        </w:rPr>
        <w:t>איזה מתקן שאפשר לעניין בו ציפורים?"</w:t>
      </w:r>
    </w:p>
    <w:p w14:paraId="611BB985" w14:textId="77777777" w:rsidR="001C4BF3" w:rsidRPr="00CD067C" w:rsidRDefault="001C4BF3" w:rsidP="001C4BF3">
      <w:pPr>
        <w:rPr>
          <w:rtl/>
        </w:rPr>
      </w:pPr>
      <w:r w:rsidRPr="00CD067C">
        <w:rPr>
          <w:rtl/>
        </w:rPr>
        <w:t>"מה? על מה אתה מדבר?"</w:t>
      </w:r>
    </w:p>
    <w:p w14:paraId="7FA9089E" w14:textId="101F001E" w:rsidR="001C4BF3" w:rsidRPr="00CD067C" w:rsidRDefault="001C4BF3" w:rsidP="001C4BF3">
      <w:pPr>
        <w:rPr>
          <w:rtl/>
        </w:rPr>
      </w:pPr>
      <w:r w:rsidRPr="00CD067C">
        <w:rPr>
          <w:rtl/>
        </w:rPr>
        <w:t>"</w:t>
      </w:r>
      <w:r w:rsidR="007D3D42" w:rsidRPr="001764F4">
        <w:rPr>
          <w:rFonts w:hint="cs"/>
          <w:color w:val="A6A6A6" w:themeColor="background1" w:themeShade="A6"/>
          <w:rtl/>
        </w:rPr>
        <w:t>[</w:t>
      </w:r>
      <w:r w:rsidRPr="001764F4">
        <w:rPr>
          <w:rFonts w:hint="cs"/>
          <w:color w:val="A6A6A6" w:themeColor="background1" w:themeShade="A6"/>
          <w:rtl/>
        </w:rPr>
        <w:t>או באלטון טאוורס. אבל שם לא היית אף פעם, נכון?</w:t>
      </w:r>
      <w:r w:rsidR="007D3D42" w:rsidRPr="001764F4">
        <w:rPr>
          <w:rFonts w:hint="cs"/>
          <w:color w:val="A6A6A6" w:themeColor="background1" w:themeShade="A6"/>
          <w:rtl/>
        </w:rPr>
        <w:t>]</w:t>
      </w:r>
      <w:r w:rsidRPr="001764F4">
        <w:rPr>
          <w:rFonts w:hint="cs"/>
          <w:color w:val="A6A6A6" w:themeColor="background1" w:themeShade="A6"/>
          <w:rtl/>
        </w:rPr>
        <w:t xml:space="preserve"> </w:t>
      </w:r>
      <w:r w:rsidRPr="00CD067C">
        <w:rPr>
          <w:rtl/>
        </w:rPr>
        <w:t>אנחנו רוצים לדע</w:t>
      </w:r>
      <w:r>
        <w:rPr>
          <w:rtl/>
        </w:rPr>
        <w:t>ת אי</w:t>
      </w:r>
      <w:r w:rsidR="00D84741">
        <w:rPr>
          <w:rFonts w:hint="cs"/>
          <w:rtl/>
        </w:rPr>
        <w:t>לו</w:t>
      </w:r>
      <w:r>
        <w:rPr>
          <w:rtl/>
        </w:rPr>
        <w:t xml:space="preserve"> מתקנים אפשר</w:t>
      </w:r>
      <w:r w:rsidR="0020565F">
        <w:rPr>
          <w:rFonts w:hint="cs"/>
          <w:rtl/>
        </w:rPr>
        <w:t xml:space="preserve"> לש</w:t>
      </w:r>
      <w:r w:rsidR="00556ACB">
        <w:rPr>
          <w:rFonts w:hint="cs"/>
          <w:rtl/>
        </w:rPr>
        <w:t>ים</w:t>
      </w:r>
      <w:r>
        <w:rPr>
          <w:rFonts w:hint="cs"/>
          <w:rtl/>
        </w:rPr>
        <w:t xml:space="preserve"> </w:t>
      </w:r>
      <w:r w:rsidRPr="001764F4">
        <w:rPr>
          <w:rFonts w:hint="cs"/>
          <w:color w:val="A6A6A6" w:themeColor="background1" w:themeShade="A6"/>
          <w:rtl/>
        </w:rPr>
        <w:t>[</w:t>
      </w:r>
      <w:r w:rsidR="008631AD" w:rsidRPr="001764F4">
        <w:rPr>
          <w:rFonts w:hint="cs"/>
          <w:color w:val="A6A6A6" w:themeColor="background1" w:themeShade="A6"/>
          <w:rtl/>
        </w:rPr>
        <w:t xml:space="preserve">להעמיד </w:t>
      </w:r>
      <w:r w:rsidRPr="001764F4">
        <w:rPr>
          <w:rFonts w:hint="cs"/>
          <w:color w:val="A6A6A6" w:themeColor="background1" w:themeShade="A6"/>
          <w:rtl/>
        </w:rPr>
        <w:t>לקבוע להושיב לארגן לשים]</w:t>
      </w:r>
      <w:r w:rsidRPr="001764F4">
        <w:rPr>
          <w:color w:val="A6A6A6" w:themeColor="background1" w:themeShade="A6"/>
          <w:rtl/>
        </w:rPr>
        <w:t xml:space="preserve"> </w:t>
      </w:r>
      <w:r>
        <w:rPr>
          <w:rFonts w:hint="cs"/>
          <w:rtl/>
        </w:rPr>
        <w:t>ב</w:t>
      </w:r>
      <w:r w:rsidRPr="00CD067C">
        <w:rPr>
          <w:rtl/>
        </w:rPr>
        <w:t>פארק</w:t>
      </w:r>
      <w:r>
        <w:rPr>
          <w:rFonts w:hint="cs"/>
          <w:rtl/>
        </w:rPr>
        <w:t xml:space="preserve"> שעשועים</w:t>
      </w:r>
      <w:r w:rsidRPr="00CD067C">
        <w:rPr>
          <w:rtl/>
        </w:rPr>
        <w:t xml:space="preserve"> </w:t>
      </w:r>
      <w:r w:rsidR="00F857DD">
        <w:rPr>
          <w:rFonts w:hint="cs"/>
          <w:rtl/>
        </w:rPr>
        <w:t>ל</w:t>
      </w:r>
      <w:r w:rsidRPr="00CD067C">
        <w:rPr>
          <w:rtl/>
        </w:rPr>
        <w:t>ציפורים</w:t>
      </w:r>
      <w:r>
        <w:rPr>
          <w:rFonts w:hint="cs"/>
          <w:rtl/>
        </w:rPr>
        <w:t>.</w:t>
      </w:r>
      <w:r w:rsidRPr="00CD067C">
        <w:rPr>
          <w:rtl/>
        </w:rPr>
        <w:t xml:space="preserve"> </w:t>
      </w:r>
      <w:r>
        <w:rPr>
          <w:rtl/>
        </w:rPr>
        <w:t>המתקנים שמ</w:t>
      </w:r>
      <w:r>
        <w:rPr>
          <w:rFonts w:hint="cs"/>
          <w:rtl/>
        </w:rPr>
        <w:t>טיס</w:t>
      </w:r>
      <w:r w:rsidRPr="00CD067C">
        <w:rPr>
          <w:rtl/>
        </w:rPr>
        <w:t xml:space="preserve">ים אותך, זורקים אותך ומסובבים אותך – אני </w:t>
      </w:r>
      <w:r w:rsidR="008631AD">
        <w:rPr>
          <w:rFonts w:hint="cs"/>
          <w:rtl/>
        </w:rPr>
        <w:t>טוען</w:t>
      </w:r>
      <w:r w:rsidRPr="00CD067C">
        <w:rPr>
          <w:rtl/>
        </w:rPr>
        <w:t xml:space="preserve"> שציפור </w:t>
      </w:r>
      <w:r w:rsidR="004112CD">
        <w:rPr>
          <w:rFonts w:hint="cs"/>
          <w:rtl/>
        </w:rPr>
        <w:t>לא צריכה</w:t>
      </w:r>
      <w:r w:rsidRPr="00CD067C">
        <w:rPr>
          <w:rtl/>
        </w:rPr>
        <w:t xml:space="preserve"> מתקנים </w:t>
      </w:r>
      <w:r w:rsidR="004112CD">
        <w:rPr>
          <w:rFonts w:hint="cs"/>
          <w:rtl/>
        </w:rPr>
        <w:t>כ</w:t>
      </w:r>
      <w:r w:rsidRPr="00CD067C">
        <w:rPr>
          <w:rtl/>
        </w:rPr>
        <w:t xml:space="preserve">אלה כי היא </w:t>
      </w:r>
      <w:r w:rsidRPr="00CD067C">
        <w:rPr>
          <w:rFonts w:hint="cs"/>
          <w:rtl/>
        </w:rPr>
        <w:t>י</w:t>
      </w:r>
      <w:r>
        <w:rPr>
          <w:rtl/>
        </w:rPr>
        <w:t>כולה לעשות</w:t>
      </w:r>
      <w:r w:rsidR="00483BB1">
        <w:rPr>
          <w:rtl/>
        </w:rPr>
        <w:t xml:space="preserve"> הכול </w:t>
      </w:r>
      <w:r w:rsidRPr="00CD067C">
        <w:rPr>
          <w:rtl/>
        </w:rPr>
        <w:t>לעצמה."</w:t>
      </w:r>
    </w:p>
    <w:p w14:paraId="12BC856B" w14:textId="7C6FD8DE" w:rsidR="001C4BF3" w:rsidRPr="00CD067C" w:rsidRDefault="001C4BF3" w:rsidP="001C4BF3">
      <w:pPr>
        <w:rPr>
          <w:rtl/>
        </w:rPr>
      </w:pPr>
      <w:r w:rsidRPr="00CD067C">
        <w:rPr>
          <w:rtl/>
        </w:rPr>
        <w:t>"אין לי מושג. ואיפה יסמין?"</w:t>
      </w:r>
    </w:p>
    <w:p w14:paraId="655722A0" w14:textId="77777777" w:rsidR="001C4BF3" w:rsidRPr="00CD067C" w:rsidRDefault="001C4BF3" w:rsidP="001C4BF3">
      <w:pPr>
        <w:rPr>
          <w:rtl/>
        </w:rPr>
      </w:pPr>
      <w:r w:rsidRPr="00CD067C">
        <w:rPr>
          <w:rtl/>
        </w:rPr>
        <w:t>"אה... מי?"</w:t>
      </w:r>
    </w:p>
    <w:p w14:paraId="5AD83C46" w14:textId="46B6812A" w:rsidR="001C4BF3" w:rsidRPr="00CD067C" w:rsidRDefault="001C4BF3" w:rsidP="001C4BF3">
      <w:pPr>
        <w:rPr>
          <w:rtl/>
        </w:rPr>
      </w:pPr>
      <w:r w:rsidRPr="00CD067C">
        <w:rPr>
          <w:rtl/>
        </w:rPr>
        <w:t>"אתה יודע, החברה שלך."</w:t>
      </w:r>
    </w:p>
    <w:p w14:paraId="348D35B4" w14:textId="3DFA32B1" w:rsidR="001C4BF3" w:rsidRPr="00CD067C" w:rsidRDefault="001C4BF3" w:rsidP="001C4BF3">
      <w:pPr>
        <w:rPr>
          <w:rtl/>
        </w:rPr>
      </w:pPr>
      <w:r w:rsidRPr="00CD067C">
        <w:rPr>
          <w:rtl/>
        </w:rPr>
        <w:t xml:space="preserve">"היא </w:t>
      </w:r>
      <w:r w:rsidR="001C5A04">
        <w:rPr>
          <w:rtl/>
        </w:rPr>
        <w:t>הייתה</w:t>
      </w:r>
      <w:r w:rsidRPr="00CD067C">
        <w:rPr>
          <w:rtl/>
        </w:rPr>
        <w:t xml:space="preserve"> פה קודם," אלכס </w:t>
      </w:r>
      <w:r w:rsidRPr="002E40D7">
        <w:rPr>
          <w:highlight w:val="red"/>
          <w:rtl/>
        </w:rPr>
        <w:t>אמר</w:t>
      </w:r>
      <w:r w:rsidRPr="00CD067C">
        <w:rPr>
          <w:rtl/>
        </w:rPr>
        <w:t>. "ות</w:t>
      </w:r>
      <w:r>
        <w:rPr>
          <w:rFonts w:hint="cs"/>
          <w:rtl/>
        </w:rPr>
        <w:t>קפיד ל</w:t>
      </w:r>
      <w:r w:rsidRPr="00CD067C">
        <w:rPr>
          <w:rtl/>
        </w:rPr>
        <w:t>דבר בעברית בבקשה. ארקדי פה."</w:t>
      </w:r>
    </w:p>
    <w:p w14:paraId="2851FFED" w14:textId="28491E41" w:rsidR="001C4BF3" w:rsidRPr="00CD067C" w:rsidRDefault="0060449C" w:rsidP="001C4BF3">
      <w:pPr>
        <w:rPr>
          <w:rtl/>
        </w:rPr>
      </w:pPr>
      <w:r w:rsidRPr="0060449C">
        <w:rPr>
          <w:rFonts w:cs="Times New Roman"/>
          <w:rtl/>
        </w:rPr>
        <w:t>כשמארק עמד בדיוק בין שניהם, עלה באפו ריח של בצק. לא ברור מהיכן נבע – איש הרי לא יאפה להם לחם פתא</w:t>
      </w:r>
      <w:r w:rsidR="00F96B9D">
        <w:rPr>
          <w:rFonts w:cs="Times New Roman" w:hint="cs"/>
          <w:rtl/>
        </w:rPr>
        <w:t>ו</w:t>
      </w:r>
      <w:r w:rsidRPr="0060449C">
        <w:rPr>
          <w:rFonts w:cs="Times New Roman"/>
          <w:rtl/>
        </w:rPr>
        <w:t xml:space="preserve">ם, </w:t>
      </w:r>
      <w:r w:rsidR="009F1DDB" w:rsidRPr="009F1DDB">
        <w:rPr>
          <w:rFonts w:cs="Times New Roman"/>
          <w:rtl/>
        </w:rPr>
        <w:t xml:space="preserve">או עוגת שמרים, </w:t>
      </w:r>
      <w:r w:rsidRPr="0060449C">
        <w:rPr>
          <w:rFonts w:cs="Times New Roman"/>
          <w:rtl/>
        </w:rPr>
        <w:t>ובכל זאת הריח בצק. "מה אתה עושה בכלל, אלכס?"</w:t>
      </w:r>
    </w:p>
    <w:p w14:paraId="6CD3F026" w14:textId="77777777" w:rsidR="001C4BF3" w:rsidRPr="00CD067C" w:rsidRDefault="001C4BF3" w:rsidP="001C4BF3">
      <w:pPr>
        <w:rPr>
          <w:rtl/>
        </w:rPr>
      </w:pPr>
      <w:r w:rsidRPr="00CD067C">
        <w:rPr>
          <w:rtl/>
        </w:rPr>
        <w:lastRenderedPageBreak/>
        <w:t xml:space="preserve">"אני סוחט </w:t>
      </w:r>
      <w:r>
        <w:rPr>
          <w:rFonts w:hint="cs"/>
          <w:rtl/>
        </w:rPr>
        <w:t xml:space="preserve">מיץ </w:t>
      </w:r>
      <w:r w:rsidRPr="00CD067C">
        <w:rPr>
          <w:rtl/>
        </w:rPr>
        <w:t>תפוזים. רוצה לשתות קצת?"</w:t>
      </w:r>
    </w:p>
    <w:p w14:paraId="19B0E5D5" w14:textId="7F3C06BC" w:rsidR="001C4BF3" w:rsidRPr="00CD067C" w:rsidRDefault="0020565F" w:rsidP="001C4BF3">
      <w:pPr>
        <w:rPr>
          <w:rtl/>
        </w:rPr>
      </w:pPr>
      <w:bookmarkStart w:id="410" w:name="_Hlk526436991"/>
      <w:r>
        <w:rPr>
          <w:rFonts w:hint="cs"/>
          <w:rtl/>
        </w:rPr>
        <w:t xml:space="preserve">מארק </w:t>
      </w:r>
      <w:r w:rsidR="00B201CA">
        <w:rPr>
          <w:rFonts w:hint="cs"/>
          <w:rtl/>
        </w:rPr>
        <w:t xml:space="preserve">העדיף לוותר </w:t>
      </w:r>
      <w:r w:rsidR="0060449C">
        <w:rPr>
          <w:rFonts w:hint="cs"/>
          <w:rtl/>
        </w:rPr>
        <w:t xml:space="preserve">לעת עתה </w:t>
      </w:r>
      <w:r w:rsidR="00B201CA">
        <w:rPr>
          <w:rFonts w:hint="cs"/>
          <w:rtl/>
        </w:rPr>
        <w:t>על גילויי רוחב</w:t>
      </w:r>
      <w:r w:rsidR="00947A7F">
        <w:rPr>
          <w:rFonts w:hint="cs"/>
          <w:rtl/>
        </w:rPr>
        <w:t xml:space="preserve"> </w:t>
      </w:r>
      <w:r w:rsidR="00B201CA">
        <w:rPr>
          <w:rFonts w:hint="cs"/>
          <w:rtl/>
        </w:rPr>
        <w:t>ליבו של אחיו,.</w:t>
      </w:r>
      <w:bookmarkEnd w:id="410"/>
    </w:p>
    <w:p w14:paraId="326DD1F4" w14:textId="10C390BF" w:rsidR="001C4BF3" w:rsidRPr="00CD067C" w:rsidRDefault="001C4BF3" w:rsidP="001C4BF3">
      <w:pPr>
        <w:rPr>
          <w:rtl/>
        </w:rPr>
      </w:pPr>
      <w:r w:rsidRPr="00CD067C">
        <w:rPr>
          <w:rtl/>
        </w:rPr>
        <w:t>"חבל.</w:t>
      </w:r>
      <w:r w:rsidRPr="00CD067C">
        <w:rPr>
          <w:rFonts w:hint="cs"/>
          <w:rtl/>
        </w:rPr>
        <w:t xml:space="preserve"> </w:t>
      </w:r>
      <w:r w:rsidR="00F857DD">
        <w:rPr>
          <w:rFonts w:hint="cs"/>
          <w:rtl/>
        </w:rPr>
        <w:t>גידי</w:t>
      </w:r>
      <w:r w:rsidR="00F857DD" w:rsidRPr="00CD067C">
        <w:rPr>
          <w:rtl/>
        </w:rPr>
        <w:t xml:space="preserve"> </w:t>
      </w:r>
      <w:r w:rsidRPr="00CD067C">
        <w:rPr>
          <w:rtl/>
        </w:rPr>
        <w:t>הביא המון תפוזים, מהפרדס שלהם בנטעים."</w:t>
      </w:r>
    </w:p>
    <w:p w14:paraId="3A1C529C" w14:textId="39949BE5" w:rsidR="001C4BF3" w:rsidRPr="00CD067C" w:rsidRDefault="001C4BF3" w:rsidP="001C4BF3">
      <w:pPr>
        <w:rPr>
          <w:rtl/>
        </w:rPr>
      </w:pPr>
      <w:r w:rsidRPr="00CD067C">
        <w:rPr>
          <w:rtl/>
        </w:rPr>
        <w:t>"חשבתי ש</w:t>
      </w:r>
      <w:r w:rsidR="00F857DD">
        <w:rPr>
          <w:rFonts w:hint="cs"/>
          <w:rtl/>
        </w:rPr>
        <w:t>גידי</w:t>
      </w:r>
      <w:r w:rsidRPr="00CD067C">
        <w:rPr>
          <w:rFonts w:hint="cs"/>
          <w:rtl/>
        </w:rPr>
        <w:t xml:space="preserve"> </w:t>
      </w:r>
      <w:r>
        <w:rPr>
          <w:rFonts w:hint="cs"/>
          <w:rtl/>
        </w:rPr>
        <w:t>הוא זה ש</w:t>
      </w:r>
      <w:r w:rsidRPr="00CD067C">
        <w:rPr>
          <w:rtl/>
        </w:rPr>
        <w:t>חתך אותך בתחילת השנה."</w:t>
      </w:r>
    </w:p>
    <w:p w14:paraId="0E8F288F" w14:textId="4289A77F" w:rsidR="001C4BF3" w:rsidRDefault="001C4BF3" w:rsidP="001C4BF3">
      <w:pPr>
        <w:rPr>
          <w:rtl/>
        </w:rPr>
      </w:pPr>
      <w:r>
        <w:rPr>
          <w:rFonts w:hint="cs"/>
          <w:rtl/>
        </w:rPr>
        <w:t>(ידעתי! ארקדי אמר לעצמו.)</w:t>
      </w:r>
    </w:p>
    <w:p w14:paraId="7EB38821" w14:textId="731305B4" w:rsidR="001C4BF3" w:rsidRDefault="001C4BF3" w:rsidP="001C4BF3">
      <w:pPr>
        <w:rPr>
          <w:rtl/>
        </w:rPr>
      </w:pPr>
      <w:r w:rsidRPr="00CD067C">
        <w:rPr>
          <w:rtl/>
        </w:rPr>
        <w:t xml:space="preserve">דלת הכניסה </w:t>
      </w:r>
      <w:r>
        <w:rPr>
          <w:rFonts w:hint="cs"/>
          <w:rtl/>
        </w:rPr>
        <w:t xml:space="preserve">של הדירה </w:t>
      </w:r>
      <w:r w:rsidRPr="00CD067C">
        <w:rPr>
          <w:rtl/>
        </w:rPr>
        <w:t xml:space="preserve">נפתחה ונטרקה כמה פעמים, </w:t>
      </w:r>
      <w:r w:rsidR="008631AD">
        <w:rPr>
          <w:rFonts w:hint="cs"/>
          <w:rtl/>
        </w:rPr>
        <w:t>ו</w:t>
      </w:r>
      <w:r w:rsidRPr="00CD067C">
        <w:rPr>
          <w:rtl/>
        </w:rPr>
        <w:t xml:space="preserve">אלכס </w:t>
      </w:r>
      <w:r w:rsidR="00DF74E0">
        <w:rPr>
          <w:rFonts w:hint="cs"/>
          <w:rtl/>
        </w:rPr>
        <w:t>קלע קליפות סחוטות לשק יוטה</w:t>
      </w:r>
      <w:r w:rsidR="00B90AB8">
        <w:rPr>
          <w:rFonts w:hint="cs"/>
          <w:rtl/>
        </w:rPr>
        <w:t>.</w:t>
      </w:r>
      <w:r w:rsidR="00DF74E0">
        <w:rPr>
          <w:rFonts w:hint="cs"/>
          <w:rtl/>
        </w:rPr>
        <w:t xml:space="preserve"> </w:t>
      </w:r>
      <w:r w:rsidR="00B90AB8">
        <w:rPr>
          <w:rFonts w:hint="cs"/>
          <w:rtl/>
        </w:rPr>
        <w:t>[</w:t>
      </w:r>
      <w:r w:rsidR="00DF74E0">
        <w:rPr>
          <w:rFonts w:hint="cs"/>
          <w:rtl/>
        </w:rPr>
        <w:t>שהכיל תפוזים ועתה שימש כפח.</w:t>
      </w:r>
      <w:r w:rsidR="00B90AB8">
        <w:rPr>
          <w:rFonts w:hint="cs"/>
          <w:rtl/>
        </w:rPr>
        <w:t xml:space="preserve"> </w:t>
      </w:r>
      <w:r w:rsidRPr="00CD067C">
        <w:rPr>
          <w:rtl/>
        </w:rPr>
        <w:t xml:space="preserve">סחט עוד ועוד תפוזים שהתגלגלו על הרצפה מקרע בשק יוטה </w:t>
      </w:r>
      <w:r>
        <w:rPr>
          <w:rFonts w:hint="cs"/>
          <w:rtl/>
        </w:rPr>
        <w:t>גדוש, זרוק</w:t>
      </w:r>
      <w:r w:rsidRPr="00CD067C">
        <w:rPr>
          <w:rtl/>
        </w:rPr>
        <w:t xml:space="preserve"> בפינה.</w:t>
      </w:r>
      <w:r w:rsidR="00DF74E0">
        <w:rPr>
          <w:rFonts w:hint="cs"/>
          <w:rtl/>
        </w:rPr>
        <w:t>]</w:t>
      </w:r>
      <w:r w:rsidRPr="00CD067C">
        <w:rPr>
          <w:rtl/>
        </w:rPr>
        <w:t xml:space="preserve"> </w:t>
      </w:r>
      <w:r>
        <w:rPr>
          <w:rFonts w:hint="cs"/>
          <w:rtl/>
        </w:rPr>
        <w:t xml:space="preserve">"בת'ורפ התורים ארוכים נורא," הוא </w:t>
      </w:r>
      <w:r w:rsidRPr="002E40D7">
        <w:rPr>
          <w:rFonts w:hint="eastAsia"/>
          <w:highlight w:val="red"/>
          <w:rtl/>
        </w:rPr>
        <w:t>אמר</w:t>
      </w:r>
      <w:r>
        <w:rPr>
          <w:rFonts w:hint="cs"/>
          <w:rtl/>
        </w:rPr>
        <w:t xml:space="preserve">. "במקומות האחרים אין לי מושג, כי תמיד הייתי שם מחוץ לעונה. והיה קר </w:t>
      </w:r>
      <w:r w:rsidR="0060449C">
        <w:rPr>
          <w:rFonts w:hint="cs"/>
          <w:rtl/>
        </w:rPr>
        <w:t>ו</w:t>
      </w:r>
      <w:r>
        <w:rPr>
          <w:rFonts w:hint="cs"/>
          <w:rtl/>
        </w:rPr>
        <w:t>אתה טס וווששש! והרוח חותכת לך את הפנים. אתה זוכר בברצלונה, מארק?"</w:t>
      </w:r>
    </w:p>
    <w:p w14:paraId="487A48F5" w14:textId="72613A12" w:rsidR="001C4BF3" w:rsidRDefault="001C4BF3" w:rsidP="001C4BF3">
      <w:pPr>
        <w:rPr>
          <w:rtl/>
        </w:rPr>
      </w:pPr>
      <w:r>
        <w:rPr>
          <w:rFonts w:hint="cs"/>
          <w:rtl/>
        </w:rPr>
        <w:t xml:space="preserve">"לא אני לא זוכר. העדפתי ללכת לקונצרטים של </w:t>
      </w:r>
      <w:r w:rsidR="008B1B44">
        <w:rPr>
          <w:rFonts w:hint="cs"/>
          <w:rtl/>
        </w:rPr>
        <w:t>סופי</w:t>
      </w:r>
      <w:r>
        <w:rPr>
          <w:rFonts w:hint="cs"/>
          <w:rtl/>
        </w:rPr>
        <w:t xml:space="preserve"> ותיאו מאשר להיסחב איתך באתרי סקי ורכבות הרים."</w:t>
      </w:r>
    </w:p>
    <w:p w14:paraId="164DB94C" w14:textId="2A239888" w:rsidR="001C4BF3" w:rsidRDefault="001C4BF3" w:rsidP="001C4BF3">
      <w:pPr>
        <w:rPr>
          <w:rtl/>
        </w:rPr>
      </w:pPr>
      <w:r>
        <w:rPr>
          <w:rFonts w:hint="cs"/>
          <w:rtl/>
        </w:rPr>
        <w:t>"איזה צדיק!</w:t>
      </w:r>
      <w:r w:rsidR="00504F3D">
        <w:rPr>
          <w:rFonts w:hint="cs"/>
          <w:rtl/>
        </w:rPr>
        <w:t xml:space="preserve">" הוא הוריד את החתול </w:t>
      </w:r>
      <w:r w:rsidR="00952760">
        <w:rPr>
          <w:rFonts w:hint="cs"/>
          <w:rtl/>
        </w:rPr>
        <w:t>מ</w:t>
      </w:r>
      <w:r w:rsidR="00584BFD">
        <w:rPr>
          <w:rFonts w:hint="cs"/>
          <w:rtl/>
        </w:rPr>
        <w:t xml:space="preserve">חיקו </w:t>
      </w:r>
      <w:r w:rsidR="00504F3D">
        <w:rPr>
          <w:rFonts w:hint="cs"/>
          <w:rtl/>
        </w:rPr>
        <w:t>לשיש</w:t>
      </w:r>
      <w:r w:rsidR="00A96A2D">
        <w:rPr>
          <w:rFonts w:hint="cs"/>
          <w:rtl/>
        </w:rPr>
        <w:t xml:space="preserve"> ו</w:t>
      </w:r>
      <w:r w:rsidR="0060449C" w:rsidRPr="0060449C">
        <w:rPr>
          <w:rFonts w:cs="Times New Roman"/>
          <w:rtl/>
        </w:rPr>
        <w:t>ניתר</w:t>
      </w:r>
      <w:r w:rsidR="00A96A2D">
        <w:rPr>
          <w:rFonts w:hint="cs"/>
          <w:rtl/>
        </w:rPr>
        <w:t xml:space="preserve"> ל</w:t>
      </w:r>
      <w:r w:rsidR="00584BFD">
        <w:rPr>
          <w:rFonts w:hint="cs"/>
          <w:rtl/>
        </w:rPr>
        <w:t>רצפה</w:t>
      </w:r>
      <w:r w:rsidR="00F96B9D">
        <w:rPr>
          <w:rFonts w:hint="cs"/>
          <w:rtl/>
        </w:rPr>
        <w:t>[</w:t>
      </w:r>
      <w:r w:rsidR="00A96A2D">
        <w:rPr>
          <w:rFonts w:hint="cs"/>
          <w:rtl/>
        </w:rPr>
        <w:t>, להמשיך במלאכת הסחיטה</w:t>
      </w:r>
      <w:r w:rsidR="00F96B9D">
        <w:rPr>
          <w:rFonts w:hint="cs"/>
          <w:rtl/>
        </w:rPr>
        <w:t>]</w:t>
      </w:r>
      <w:r w:rsidR="00A96A2D">
        <w:rPr>
          <w:rFonts w:hint="cs"/>
          <w:rtl/>
        </w:rPr>
        <w:t>.</w:t>
      </w:r>
      <w:r>
        <w:rPr>
          <w:rFonts w:hint="cs"/>
          <w:rtl/>
        </w:rPr>
        <w:t xml:space="preserve"> </w:t>
      </w:r>
      <w:r w:rsidR="00F857DD">
        <w:rPr>
          <w:rFonts w:hint="cs"/>
          <w:rtl/>
        </w:rPr>
        <w:t>"אדם קדוש."</w:t>
      </w:r>
      <w:r w:rsidR="00921140">
        <w:rPr>
          <w:rFonts w:hint="cs"/>
          <w:rtl/>
        </w:rPr>
        <w:t>[</w:t>
      </w:r>
      <w:r w:rsidR="00A96A2D">
        <w:rPr>
          <w:rFonts w:hint="cs"/>
          <w:rtl/>
        </w:rPr>
        <w:t>"</w:t>
      </w:r>
      <w:r>
        <w:rPr>
          <w:rFonts w:hint="cs"/>
          <w:rtl/>
        </w:rPr>
        <w:t>איזה מועמד ראוי לפרס נובל לחכמה!"</w:t>
      </w:r>
      <w:r w:rsidR="00921140">
        <w:rPr>
          <w:rFonts w:hint="cs"/>
          <w:rtl/>
        </w:rPr>
        <w:t>]</w:t>
      </w:r>
    </w:p>
    <w:p w14:paraId="3ECA475D" w14:textId="77777777" w:rsidR="001C4BF3" w:rsidRDefault="001C4BF3" w:rsidP="001C4BF3">
      <w:pPr>
        <w:rPr>
          <w:rtl/>
        </w:rPr>
      </w:pPr>
      <w:r>
        <w:rPr>
          <w:rFonts w:hint="cs"/>
          <w:rtl/>
        </w:rPr>
        <w:t xml:space="preserve">ארקדי גיחך. </w:t>
      </w:r>
    </w:p>
    <w:p w14:paraId="7120A1CF" w14:textId="6C64ECE4" w:rsidR="001C4BF3" w:rsidRDefault="001C4BF3" w:rsidP="001C4BF3">
      <w:pPr>
        <w:rPr>
          <w:rtl/>
        </w:rPr>
      </w:pPr>
      <w:r>
        <w:rPr>
          <w:rFonts w:hint="cs"/>
          <w:rtl/>
        </w:rPr>
        <w:t>"</w:t>
      </w:r>
      <w:r w:rsidR="00D14F26">
        <w:rPr>
          <w:rFonts w:hint="cs"/>
          <w:rtl/>
        </w:rPr>
        <w:t xml:space="preserve">הוא מצחיק אותך? </w:t>
      </w:r>
      <w:r>
        <w:rPr>
          <w:rFonts w:hint="cs"/>
          <w:rtl/>
        </w:rPr>
        <w:t>המפגר הזה הפסיד יום לימודים שלם בכיתה ט' בשביל ל</w:t>
      </w:r>
      <w:r w:rsidR="00402F83">
        <w:rPr>
          <w:rFonts w:hint="cs"/>
          <w:rtl/>
        </w:rPr>
        <w:t>חנוך את</w:t>
      </w:r>
      <w:r>
        <w:rPr>
          <w:rFonts w:hint="cs"/>
          <w:rtl/>
        </w:rPr>
        <w:t xml:space="preserve"> הרכבת הזאת, איך קראו לה?"</w:t>
      </w:r>
    </w:p>
    <w:p w14:paraId="0BEC790A" w14:textId="77777777" w:rsidR="001C4BF3" w:rsidRDefault="001C4BF3" w:rsidP="001C4BF3">
      <w:pPr>
        <w:rPr>
          <w:rtl/>
        </w:rPr>
      </w:pPr>
      <w:r>
        <w:rPr>
          <w:rFonts w:hint="cs"/>
          <w:rtl/>
        </w:rPr>
        <w:t>"גם בכיתה י'," אלכס אמר בנחת.</w:t>
      </w:r>
    </w:p>
    <w:p w14:paraId="09EC2B69" w14:textId="77777777" w:rsidR="001C4BF3" w:rsidRDefault="001C4BF3" w:rsidP="001C4BF3">
      <w:pPr>
        <w:rPr>
          <w:rtl/>
        </w:rPr>
      </w:pPr>
      <w:r>
        <w:rPr>
          <w:rFonts w:hint="cs"/>
          <w:rtl/>
        </w:rPr>
        <w:t>["למה לא היית בעונה ה"בוערת" גם בפארקים באירופה?"</w:t>
      </w:r>
    </w:p>
    <w:p w14:paraId="444A0627" w14:textId="3AEA4462" w:rsidR="001C4BF3" w:rsidRDefault="001C4BF3" w:rsidP="001C4BF3">
      <w:pPr>
        <w:rPr>
          <w:rtl/>
        </w:rPr>
      </w:pPr>
      <w:r>
        <w:rPr>
          <w:rFonts w:hint="cs"/>
          <w:rtl/>
        </w:rPr>
        <w:t xml:space="preserve">"כי בקיץ </w:t>
      </w:r>
      <w:r w:rsidR="008B1B44">
        <w:rPr>
          <w:rFonts w:hint="cs"/>
          <w:rtl/>
        </w:rPr>
        <w:t>סופי</w:t>
      </w:r>
      <w:r>
        <w:rPr>
          <w:rFonts w:hint="cs"/>
          <w:rtl/>
        </w:rPr>
        <w:t xml:space="preserve"> </w:t>
      </w:r>
      <w:r w:rsidR="001C5A04">
        <w:rPr>
          <w:rFonts w:hint="cs"/>
          <w:rtl/>
        </w:rPr>
        <w:t>הייתה</w:t>
      </w:r>
      <w:r>
        <w:rPr>
          <w:rFonts w:hint="cs"/>
          <w:rtl/>
        </w:rPr>
        <w:t xml:space="preserve"> טסה עם </w:t>
      </w:r>
      <w:r w:rsidR="00DB4C54">
        <w:rPr>
          <w:rFonts w:hint="cs"/>
          <w:rtl/>
        </w:rPr>
        <w:t>קתרין</w:t>
      </w:r>
      <w:r>
        <w:rPr>
          <w:rFonts w:hint="cs"/>
          <w:rtl/>
        </w:rPr>
        <w:t xml:space="preserve"> לתקופות ארוכות</w:t>
      </w:r>
      <w:r w:rsidR="00352290">
        <w:rPr>
          <w:rFonts w:hint="cs"/>
          <w:rtl/>
        </w:rPr>
        <w:t xml:space="preserve"> מאוד.</w:t>
      </w:r>
      <w:r>
        <w:rPr>
          <w:rFonts w:hint="cs"/>
          <w:rtl/>
        </w:rPr>
        <w:t xml:space="preserve"> ואף אחד לא הצטרף." [אז איך הוא זוכר בזמן קעקוע הדרקון שזה ה</w:t>
      </w:r>
      <w:r>
        <w:t>venue</w:t>
      </w:r>
      <w:r>
        <w:rPr>
          <w:rFonts w:hint="cs"/>
          <w:rtl/>
        </w:rPr>
        <w:t xml:space="preserve"> שגם </w:t>
      </w:r>
      <w:r w:rsidR="008B1B44">
        <w:rPr>
          <w:rFonts w:hint="cs"/>
          <w:rtl/>
        </w:rPr>
        <w:t>סופי</w:t>
      </w:r>
      <w:r>
        <w:rPr>
          <w:rFonts w:hint="cs"/>
          <w:rtl/>
        </w:rPr>
        <w:t xml:space="preserve"> ניגנה בו???]</w:t>
      </w:r>
    </w:p>
    <w:p w14:paraId="66DAEA0C" w14:textId="77777777" w:rsidR="001C4BF3" w:rsidRDefault="001C4BF3" w:rsidP="001C4BF3">
      <w:pPr>
        <w:rPr>
          <w:rtl/>
        </w:rPr>
      </w:pPr>
      <w:r>
        <w:rPr>
          <w:rFonts w:hint="cs"/>
          <w:rtl/>
        </w:rPr>
        <w:t xml:space="preserve">מארק </w:t>
      </w:r>
      <w:r>
        <w:rPr>
          <w:rtl/>
        </w:rPr>
        <w:t>–</w:t>
      </w:r>
      <w:r>
        <w:rPr>
          <w:rFonts w:hint="cs"/>
          <w:rtl/>
        </w:rPr>
        <w:t xml:space="preserve"> "זה היה בקבוצה [???] או משהו."</w:t>
      </w:r>
    </w:p>
    <w:p w14:paraId="7751AD11" w14:textId="700589AD" w:rsidR="001C4BF3" w:rsidRDefault="001C4BF3" w:rsidP="001C4BF3">
      <w:pPr>
        <w:rPr>
          <w:rtl/>
        </w:rPr>
      </w:pPr>
      <w:r>
        <w:rPr>
          <w:rFonts w:hint="cs"/>
          <w:rtl/>
        </w:rPr>
        <w:t xml:space="preserve">אלכס </w:t>
      </w:r>
      <w:r>
        <w:rPr>
          <w:rtl/>
        </w:rPr>
        <w:t>–</w:t>
      </w:r>
      <w:r>
        <w:rPr>
          <w:rFonts w:hint="cs"/>
          <w:rtl/>
        </w:rPr>
        <w:t xml:space="preserve"> "אבל בקיץ הזה היא טסה עם המורה שלה. ו</w:t>
      </w:r>
      <w:r w:rsidR="00DB4C54">
        <w:rPr>
          <w:rFonts w:hint="cs"/>
          <w:rtl/>
        </w:rPr>
        <w:t>קתרין</w:t>
      </w:r>
      <w:r>
        <w:rPr>
          <w:rFonts w:hint="cs"/>
          <w:rtl/>
        </w:rPr>
        <w:t xml:space="preserve"> עם תיאו [???? אין לי מושג איך זה הולך.]</w:t>
      </w:r>
    </w:p>
    <w:p w14:paraId="136955CC" w14:textId="77777777" w:rsidR="001C4BF3" w:rsidRDefault="001C4BF3" w:rsidP="001C4BF3">
      <w:pPr>
        <w:rPr>
          <w:rtl/>
        </w:rPr>
      </w:pPr>
      <w:r>
        <w:rPr>
          <w:rFonts w:hint="cs"/>
          <w:rtl/>
        </w:rPr>
        <w:t>]</w:t>
      </w:r>
    </w:p>
    <w:p w14:paraId="6A150D93" w14:textId="77777777" w:rsidR="00DF74E0" w:rsidRDefault="00921140" w:rsidP="00A27A25">
      <w:pPr>
        <w:rPr>
          <w:rtl/>
        </w:rPr>
      </w:pPr>
      <w:r>
        <w:rPr>
          <w:rFonts w:hint="cs"/>
          <w:rtl/>
        </w:rPr>
        <w:t>[</w:t>
      </w:r>
      <w:r w:rsidR="001C4BF3">
        <w:rPr>
          <w:rFonts w:hint="cs"/>
          <w:rtl/>
        </w:rPr>
        <w:t xml:space="preserve">מארק </w:t>
      </w:r>
      <w:r w:rsidR="00D933C2">
        <w:rPr>
          <w:rFonts w:hint="cs"/>
          <w:rtl/>
        </w:rPr>
        <w:t>נ</w:t>
      </w:r>
      <w:r w:rsidR="001C4BF3">
        <w:rPr>
          <w:rFonts w:hint="cs"/>
          <w:rtl/>
        </w:rPr>
        <w:t xml:space="preserve">עצב </w:t>
      </w:r>
      <w:r w:rsidR="00D933C2">
        <w:rPr>
          <w:rFonts w:hint="cs"/>
          <w:rtl/>
        </w:rPr>
        <w:t>על</w:t>
      </w:r>
      <w:r w:rsidR="001C4BF3">
        <w:rPr>
          <w:rFonts w:hint="cs"/>
          <w:rtl/>
        </w:rPr>
        <w:t xml:space="preserve"> שאלכס זכר לפרטיהן את כל הפניות והסיבובים במתקנים [</w:t>
      </w:r>
      <w:r w:rsidR="001C4BF3">
        <w:t>rides</w:t>
      </w:r>
      <w:r w:rsidR="001C4BF3">
        <w:rPr>
          <w:rFonts w:hint="cs"/>
          <w:rtl/>
        </w:rPr>
        <w:t xml:space="preserve">] אוויליים בפארקי שעשועים ברחבי ארופה ועם זאת גילה עניין כה מועט בתכונותיהן של זויות היקפיות שנשענות על קוטר. [או בפיתרון משוואות פרמטריות, אלו היו הנושאים שמארק תכנן לעבור עליהם בסוף השבוע עם אלכס ואולי להעביר לו מעט מהעונג שחש כשנחשף אליהם לראשונה, עוד לפני שהיה בן 10] [ובעוד נושאים טריביאליים שמארק עדיין זכר שהם בהחלט הנעימו את מחשבותיו, אם כי עוד לפני שהגיע לגיל 10]. [משפט מקורי: </w:t>
      </w:r>
      <w:r w:rsidR="001C4BF3" w:rsidRPr="00CD067C">
        <w:rPr>
          <w:rtl/>
        </w:rPr>
        <w:t>הוא מזג כוס גדולה והגיש למארק ששתה בזעף.</w:t>
      </w:r>
      <w:r w:rsidR="001C4BF3">
        <w:rPr>
          <w:rFonts w:hint="cs"/>
          <w:rtl/>
        </w:rPr>
        <w:t xml:space="preserve">] כשאלכס מזג לו כוס מיץ גדולה, רק לאחר היסוס הוא הואיל לקבל אותה ובכל מקרה </w:t>
      </w:r>
      <w:r w:rsidR="00A27A25">
        <w:rPr>
          <w:rFonts w:hint="cs"/>
          <w:rtl/>
        </w:rPr>
        <w:t>לגם</w:t>
      </w:r>
      <w:r w:rsidR="001C4BF3">
        <w:rPr>
          <w:rFonts w:hint="cs"/>
          <w:rtl/>
        </w:rPr>
        <w:t xml:space="preserve"> </w:t>
      </w:r>
      <w:r w:rsidR="001C4BF3" w:rsidRPr="002E40D7">
        <w:rPr>
          <w:rFonts w:hint="eastAsia"/>
          <w:highlight w:val="green"/>
          <w:rtl/>
        </w:rPr>
        <w:t>בזעף</w:t>
      </w:r>
      <w:r w:rsidR="001C4BF3">
        <w:rPr>
          <w:rFonts w:hint="cs"/>
          <w:rtl/>
        </w:rPr>
        <w:t>.</w:t>
      </w:r>
    </w:p>
    <w:p w14:paraId="4B0D26E2" w14:textId="275B067F" w:rsidR="001C4BF3" w:rsidRPr="00CD067C" w:rsidRDefault="00921140" w:rsidP="00A27A25">
      <w:pPr>
        <w:rPr>
          <w:rtl/>
        </w:rPr>
      </w:pPr>
      <w:r>
        <w:rPr>
          <w:rFonts w:hint="cs"/>
          <w:rtl/>
        </w:rPr>
        <w:t>]</w:t>
      </w:r>
    </w:p>
    <w:p w14:paraId="529999A5" w14:textId="311404E3" w:rsidR="001C4BF3" w:rsidRPr="00CD067C" w:rsidRDefault="001C4BF3" w:rsidP="001C4BF3">
      <w:pPr>
        <w:rPr>
          <w:rtl/>
        </w:rPr>
      </w:pPr>
      <w:r w:rsidRPr="00CD067C">
        <w:rPr>
          <w:rtl/>
        </w:rPr>
        <w:t>"אז מה פתא</w:t>
      </w:r>
      <w:r w:rsidR="000F28A8">
        <w:rPr>
          <w:rFonts w:hint="cs"/>
          <w:rtl/>
        </w:rPr>
        <w:t>ו</w:t>
      </w:r>
      <w:r w:rsidRPr="00CD067C">
        <w:rPr>
          <w:rtl/>
        </w:rPr>
        <w:t xml:space="preserve">ם </w:t>
      </w:r>
      <w:r>
        <w:rPr>
          <w:rFonts w:hint="cs"/>
          <w:rtl/>
        </w:rPr>
        <w:t xml:space="preserve">יש לך </w:t>
      </w:r>
      <w:r w:rsidRPr="00CD067C">
        <w:rPr>
          <w:rtl/>
        </w:rPr>
        <w:t>מסיבה?"</w:t>
      </w:r>
    </w:p>
    <w:p w14:paraId="69A83E35" w14:textId="77777777" w:rsidR="001C4BF3" w:rsidRPr="00CD067C" w:rsidRDefault="001C4BF3" w:rsidP="001C4BF3">
      <w:pPr>
        <w:rPr>
          <w:rtl/>
        </w:rPr>
      </w:pPr>
      <w:r w:rsidRPr="00CD067C">
        <w:rPr>
          <w:rtl/>
        </w:rPr>
        <w:t>"אתה שוב מדבר באנגלית."</w:t>
      </w:r>
    </w:p>
    <w:p w14:paraId="0BF33F7D" w14:textId="77777777" w:rsidR="00A71804" w:rsidRDefault="001C4BF3" w:rsidP="00A71804">
      <w:pPr>
        <w:rPr>
          <w:rtl/>
        </w:rPr>
      </w:pPr>
      <w:r w:rsidRPr="00CD067C">
        <w:rPr>
          <w:rtl/>
        </w:rPr>
        <w:t xml:space="preserve">"למה אתה עורך מסיבה?" מארק </w:t>
      </w:r>
      <w:r w:rsidR="00A71804" w:rsidRPr="00A71804">
        <w:rPr>
          <w:rFonts w:hint="cs"/>
          <w:rtl/>
        </w:rPr>
        <w:t>עבר ל</w:t>
      </w:r>
      <w:r w:rsidRPr="00A71804">
        <w:rPr>
          <w:rtl/>
        </w:rPr>
        <w:t>ע</w:t>
      </w:r>
      <w:r w:rsidRPr="00CD067C">
        <w:rPr>
          <w:rtl/>
        </w:rPr>
        <w:t xml:space="preserve">ברית. </w:t>
      </w:r>
    </w:p>
    <w:p w14:paraId="78DA86A2" w14:textId="22A76C52" w:rsidR="001C4BF3" w:rsidRPr="00CD067C" w:rsidRDefault="001C4BF3" w:rsidP="00A71804">
      <w:pPr>
        <w:rPr>
          <w:rtl/>
        </w:rPr>
      </w:pPr>
      <w:r w:rsidRPr="00CD067C">
        <w:rPr>
          <w:rtl/>
        </w:rPr>
        <w:t>"ארקדי ביקש."</w:t>
      </w:r>
    </w:p>
    <w:p w14:paraId="54160A08" w14:textId="4BFE24B1" w:rsidR="00646BF8" w:rsidRPr="00CD067C" w:rsidRDefault="001C4BF3" w:rsidP="00646BF8">
      <w:pPr>
        <w:rPr>
          <w:rtl/>
        </w:rPr>
      </w:pPr>
      <w:r w:rsidRPr="00CD067C">
        <w:rPr>
          <w:rtl/>
        </w:rPr>
        <w:t>"אני ביקשתי?"</w:t>
      </w:r>
      <w:r w:rsidR="00A71804">
        <w:rPr>
          <w:rFonts w:hint="cs"/>
          <w:rtl/>
        </w:rPr>
        <w:t xml:space="preserve"> ארקדי</w:t>
      </w:r>
      <w:r w:rsidR="00B201CA">
        <w:rPr>
          <w:rFonts w:hint="cs"/>
          <w:rtl/>
        </w:rPr>
        <w:t xml:space="preserve"> נרעש</w:t>
      </w:r>
      <w:r w:rsidR="00A71804">
        <w:rPr>
          <w:rFonts w:hint="cs"/>
          <w:rtl/>
        </w:rPr>
        <w:t>.</w:t>
      </w:r>
      <w:r>
        <w:rPr>
          <w:rFonts w:hint="cs"/>
          <w:rtl/>
        </w:rPr>
        <w:t xml:space="preserve"> </w:t>
      </w:r>
      <w:r w:rsidR="00646BF8">
        <w:rPr>
          <w:rFonts w:hint="cs"/>
          <w:rtl/>
        </w:rPr>
        <w:t>מבטו היה מרותק מבלי משים לשרירי זרועו של אלכס שסחט מיץ. [שריריו מסתובבים סביב העצמות וה-</w:t>
      </w:r>
      <w:r w:rsidR="00646BF8">
        <w:t>ripples</w:t>
      </w:r>
      <w:r w:rsidR="00646BF8">
        <w:rPr>
          <w:rFonts w:hint="cs"/>
          <w:rtl/>
        </w:rPr>
        <w:t xml:space="preserve"> גלים של השרירים המסתובבים שלו בשעה שהוא סוחט נראים דרך העור שלו אע"פ שהוא היה </w:t>
      </w:r>
      <w:r w:rsidR="00646BF8">
        <w:rPr>
          <w:rFonts w:hint="cs"/>
          <w:rtl/>
        </w:rPr>
        <w:lastRenderedPageBreak/>
        <w:t>חזק</w:t>
      </w:r>
      <w:r w:rsidR="00C90C6C">
        <w:rPr>
          <w:rFonts w:hint="cs"/>
          <w:rtl/>
        </w:rPr>
        <w:t xml:space="preserve"> מאוד </w:t>
      </w:r>
      <w:r w:rsidR="00646BF8">
        <w:rPr>
          <w:rFonts w:hint="cs"/>
          <w:rtl/>
        </w:rPr>
        <w:t>מק"מ רבים של חתירה במי כלור הוא כלל לא נדרש להשעין את משקל גופו מעל הפרי הנסחט במהירות,] גופו התחזק</w:t>
      </w:r>
      <w:r w:rsidR="00C90C6C">
        <w:rPr>
          <w:rFonts w:hint="cs"/>
          <w:rtl/>
        </w:rPr>
        <w:t xml:space="preserve"> מאוד </w:t>
      </w:r>
      <w:r w:rsidR="00646BF8">
        <w:rPr>
          <w:rFonts w:hint="cs"/>
          <w:rtl/>
        </w:rPr>
        <w:t xml:space="preserve">לאחרונה, </w:t>
      </w:r>
      <w:r w:rsidR="0060449C">
        <w:rPr>
          <w:rFonts w:hint="cs"/>
          <w:rtl/>
        </w:rPr>
        <w:t>אך</w:t>
      </w:r>
      <w:r w:rsidR="00646BF8">
        <w:rPr>
          <w:rFonts w:hint="cs"/>
          <w:rtl/>
        </w:rPr>
        <w:t xml:space="preserve"> פניו עדיין אמרו רכות ילדים. </w:t>
      </w:r>
      <w:bookmarkStart w:id="411" w:name="_Hlk526437376"/>
      <w:r w:rsidR="00646BF8">
        <w:rPr>
          <w:rFonts w:hint="cs"/>
          <w:rtl/>
        </w:rPr>
        <w:t xml:space="preserve">במקום לחמול על </w:t>
      </w:r>
      <w:r w:rsidR="00646BF8" w:rsidRPr="00646BF8">
        <w:rPr>
          <w:rFonts w:cs="Times New Roman"/>
          <w:rtl/>
        </w:rPr>
        <w:t xml:space="preserve">הזרוע העמלה </w:t>
      </w:r>
      <w:r w:rsidR="00646BF8">
        <w:rPr>
          <w:rFonts w:cs="Times New Roman" w:hint="cs"/>
          <w:rtl/>
        </w:rPr>
        <w:t>הוא</w:t>
      </w:r>
      <w:r w:rsidR="00646BF8" w:rsidRPr="00646BF8">
        <w:rPr>
          <w:rFonts w:cs="Times New Roman"/>
          <w:rtl/>
        </w:rPr>
        <w:t xml:space="preserve"> תבע כוס נוספת.</w:t>
      </w:r>
      <w:r w:rsidR="00646BF8" w:rsidRPr="00646BF8">
        <w:rPr>
          <w:rFonts w:cs="Times New Roman" w:hint="cs"/>
          <w:rtl/>
        </w:rPr>
        <w:t xml:space="preserve"> </w:t>
      </w:r>
      <w:bookmarkEnd w:id="411"/>
      <w:r w:rsidR="00646BF8">
        <w:rPr>
          <w:rFonts w:hint="cs"/>
          <w:rtl/>
        </w:rPr>
        <w:t>[ארקדי "רצה" לעסות ולו מעט את הזרוע העמלה בשביל לרפות את הכאב אבל במקום זאת תבע כוס נוספת.]</w:t>
      </w:r>
    </w:p>
    <w:p w14:paraId="210DC9EB" w14:textId="0A67EFAE" w:rsidR="001C4BF3" w:rsidRPr="00CD067C" w:rsidRDefault="001C4BF3" w:rsidP="001C4BF3">
      <w:pPr>
        <w:rPr>
          <w:rtl/>
        </w:rPr>
      </w:pPr>
      <w:r w:rsidRPr="00CD067C">
        <w:rPr>
          <w:rtl/>
        </w:rPr>
        <w:t>"אז כל הבלגן והלכלוך, זה</w:t>
      </w:r>
      <w:r w:rsidR="00483BB1">
        <w:rPr>
          <w:rtl/>
        </w:rPr>
        <w:t xml:space="preserve"> הכול </w:t>
      </w:r>
      <w:r w:rsidRPr="00CD067C">
        <w:rPr>
          <w:rtl/>
        </w:rPr>
        <w:t>בשביל ארקדי?"</w:t>
      </w:r>
    </w:p>
    <w:p w14:paraId="2907FF6F" w14:textId="77777777" w:rsidR="001C4BF3" w:rsidRDefault="001C4BF3" w:rsidP="001C4BF3">
      <w:pPr>
        <w:rPr>
          <w:rtl/>
        </w:rPr>
      </w:pPr>
      <w:r>
        <w:rPr>
          <w:rFonts w:hint="cs"/>
          <w:rtl/>
        </w:rPr>
        <w:t>"אני אנקה מחר, אל תדאג."</w:t>
      </w:r>
    </w:p>
    <w:p w14:paraId="32DF0E9B" w14:textId="340F3AFC" w:rsidR="001C4BF3" w:rsidRPr="00CD067C" w:rsidRDefault="001C4BF3" w:rsidP="001C4BF3">
      <w:pPr>
        <w:rPr>
          <w:rtl/>
        </w:rPr>
      </w:pPr>
      <w:r w:rsidRPr="00CD067C">
        <w:rPr>
          <w:rtl/>
        </w:rPr>
        <w:t xml:space="preserve">"אני לא מאמין," מארק </w:t>
      </w:r>
      <w:r>
        <w:rPr>
          <w:rFonts w:hint="cs"/>
          <w:rtl/>
        </w:rPr>
        <w:t xml:space="preserve">מלמל. </w:t>
      </w:r>
      <w:r w:rsidR="00646BF8">
        <w:rPr>
          <w:rFonts w:hint="cs"/>
          <w:rtl/>
        </w:rPr>
        <w:t>[</w:t>
      </w:r>
      <w:r w:rsidRPr="00CD067C">
        <w:rPr>
          <w:rtl/>
        </w:rPr>
        <w:t>אלכס נראה פיכח לגמרי ו</w:t>
      </w:r>
      <w:r>
        <w:rPr>
          <w:rFonts w:hint="cs"/>
          <w:rtl/>
        </w:rPr>
        <w:t xml:space="preserve">גם </w:t>
      </w:r>
      <w:r w:rsidRPr="00CD067C">
        <w:rPr>
          <w:rtl/>
        </w:rPr>
        <w:t>זה היה מדהים</w:t>
      </w:r>
      <w:r>
        <w:rPr>
          <w:rFonts w:hint="cs"/>
          <w:rtl/>
        </w:rPr>
        <w:t>,</w:t>
      </w:r>
      <w:r w:rsidRPr="00CD067C">
        <w:rPr>
          <w:rtl/>
        </w:rPr>
        <w:t xml:space="preserve"> בהתח</w:t>
      </w:r>
      <w:r>
        <w:rPr>
          <w:rtl/>
        </w:rPr>
        <w:t>שב בכמויות האלכוהול העצומות</w:t>
      </w:r>
      <w:r w:rsidRPr="00CD067C">
        <w:rPr>
          <w:rtl/>
        </w:rPr>
        <w:t xml:space="preserve"> </w:t>
      </w:r>
      <w:r>
        <w:rPr>
          <w:rFonts w:hint="cs"/>
          <w:rtl/>
        </w:rPr>
        <w:t xml:space="preserve">שהיו </w:t>
      </w:r>
      <w:r w:rsidRPr="00CD067C">
        <w:rPr>
          <w:rtl/>
        </w:rPr>
        <w:t>בהישג יד.</w:t>
      </w:r>
    </w:p>
    <w:p w14:paraId="32401C83" w14:textId="196FC88A" w:rsidR="001C4BF3" w:rsidRPr="00CD067C" w:rsidRDefault="001C4BF3" w:rsidP="001C4BF3">
      <w:pPr>
        <w:rPr>
          <w:rtl/>
        </w:rPr>
      </w:pPr>
      <w:r>
        <w:rPr>
          <w:rtl/>
        </w:rPr>
        <w:t xml:space="preserve">"אני לא מאמין," ארקדי </w:t>
      </w:r>
      <w:r>
        <w:rPr>
          <w:rFonts w:hint="cs"/>
          <w:rtl/>
        </w:rPr>
        <w:t>חזר אחריו</w:t>
      </w:r>
      <w:r w:rsidRPr="00CD067C">
        <w:rPr>
          <w:rtl/>
        </w:rPr>
        <w:t>.</w:t>
      </w:r>
    </w:p>
    <w:p w14:paraId="05B6AE46" w14:textId="63A1B8E3" w:rsidR="00646BF8" w:rsidRDefault="001C4BF3" w:rsidP="001C4BF3">
      <w:pPr>
        <w:rPr>
          <w:rtl/>
        </w:rPr>
      </w:pPr>
      <w:r w:rsidRPr="00CD067C">
        <w:rPr>
          <w:rtl/>
        </w:rPr>
        <w:t xml:space="preserve">"אבל זה ככה," אלכס </w:t>
      </w:r>
      <w:r w:rsidRPr="002E40D7">
        <w:rPr>
          <w:highlight w:val="red"/>
          <w:rtl/>
        </w:rPr>
        <w:t>אמר</w:t>
      </w:r>
      <w:r w:rsidR="00A96A2D">
        <w:rPr>
          <w:rFonts w:hint="cs"/>
          <w:rtl/>
        </w:rPr>
        <w:t>, משתדל לא לעשות תנועות חדות, כי שני החתולים הסתובבו בין רגליו</w:t>
      </w:r>
      <w:r w:rsidRPr="00CD067C">
        <w:rPr>
          <w:rtl/>
        </w:rPr>
        <w:t>.</w:t>
      </w:r>
      <w:r w:rsidR="00646BF8">
        <w:rPr>
          <w:rFonts w:hint="cs"/>
          <w:rtl/>
        </w:rPr>
        <w:t xml:space="preserve"> </w:t>
      </w:r>
      <w:r w:rsidR="00646BF8" w:rsidRPr="00646BF8">
        <w:rPr>
          <w:rFonts w:cs="Times New Roman"/>
          <w:rtl/>
        </w:rPr>
        <w:t>"מסיבת פורים."</w:t>
      </w:r>
      <w:r w:rsidR="00646BF8">
        <w:rPr>
          <w:rFonts w:hint="cs"/>
          <w:rtl/>
        </w:rPr>
        <w:t>]</w:t>
      </w:r>
      <w:r w:rsidR="00584BFD">
        <w:rPr>
          <w:rFonts w:hint="cs"/>
          <w:rtl/>
        </w:rPr>
        <w:t xml:space="preserve"> </w:t>
      </w:r>
    </w:p>
    <w:p w14:paraId="4BBE0AD3" w14:textId="77777777" w:rsidR="00646BF8" w:rsidRDefault="00584BFD" w:rsidP="001C4BF3">
      <w:pPr>
        <w:rPr>
          <w:rtl/>
        </w:rPr>
      </w:pPr>
      <w:r w:rsidRPr="00A90CDC">
        <w:rPr>
          <w:rtl/>
        </w:rPr>
        <w:t xml:space="preserve">"ביום </w:t>
      </w:r>
      <w:r w:rsidRPr="00A90CDC">
        <w:rPr>
          <w:rFonts w:hint="eastAsia"/>
          <w:rtl/>
        </w:rPr>
        <w:t>שישי</w:t>
      </w:r>
      <w:r w:rsidRPr="00A90CDC">
        <w:rPr>
          <w:rtl/>
        </w:rPr>
        <w:t xml:space="preserve"> </w:t>
      </w:r>
      <w:r w:rsidRPr="00A90CDC">
        <w:rPr>
          <w:rFonts w:hint="eastAsia"/>
          <w:rtl/>
        </w:rPr>
        <w:t>אחר</w:t>
      </w:r>
      <w:r w:rsidRPr="00A90CDC">
        <w:rPr>
          <w:rtl/>
        </w:rPr>
        <w:t xml:space="preserve"> </w:t>
      </w:r>
      <w:r w:rsidRPr="00A90CDC">
        <w:rPr>
          <w:rFonts w:hint="eastAsia"/>
          <w:rtl/>
        </w:rPr>
        <w:t>הצהריים</w:t>
      </w:r>
      <w:r w:rsidRPr="00A90CDC">
        <w:rPr>
          <w:rtl/>
        </w:rPr>
        <w:t xml:space="preserve">? </w:t>
      </w:r>
      <w:r w:rsidRPr="00A90CDC">
        <w:rPr>
          <w:rFonts w:hint="eastAsia"/>
          <w:rtl/>
        </w:rPr>
        <w:t>מי</w:t>
      </w:r>
      <w:r w:rsidRPr="00A90CDC">
        <w:rPr>
          <w:rtl/>
        </w:rPr>
        <w:t xml:space="preserve"> </w:t>
      </w:r>
      <w:r w:rsidRPr="00A90CDC">
        <w:rPr>
          <w:rFonts w:hint="eastAsia"/>
          <w:rtl/>
        </w:rPr>
        <w:t>עושה</w:t>
      </w:r>
      <w:r w:rsidRPr="00A90CDC">
        <w:rPr>
          <w:rtl/>
        </w:rPr>
        <w:t xml:space="preserve"> </w:t>
      </w:r>
      <w:r w:rsidRPr="00A90CDC">
        <w:rPr>
          <w:rFonts w:hint="eastAsia"/>
          <w:rtl/>
        </w:rPr>
        <w:t>מסיב</w:t>
      </w:r>
      <w:r w:rsidR="003637F2" w:rsidRPr="00A90CDC">
        <w:rPr>
          <w:rFonts w:hint="eastAsia"/>
          <w:rtl/>
        </w:rPr>
        <w:t>ת</w:t>
      </w:r>
      <w:r w:rsidR="003637F2" w:rsidRPr="00A90CDC">
        <w:rPr>
          <w:rtl/>
        </w:rPr>
        <w:t xml:space="preserve"> </w:t>
      </w:r>
      <w:r w:rsidR="003637F2" w:rsidRPr="00A90CDC">
        <w:rPr>
          <w:rFonts w:hint="eastAsia"/>
          <w:rtl/>
        </w:rPr>
        <w:t>פורים</w:t>
      </w:r>
      <w:r w:rsidRPr="00A90CDC">
        <w:rPr>
          <w:rtl/>
        </w:rPr>
        <w:t xml:space="preserve"> ביום שישי אחר הצהריים?"</w:t>
      </w:r>
    </w:p>
    <w:p w14:paraId="7C6E7D97" w14:textId="2DBD2195" w:rsidR="00584BFD" w:rsidRPr="00A90CDC" w:rsidRDefault="00646BF8" w:rsidP="001C4BF3">
      <w:pPr>
        <w:rPr>
          <w:rtl/>
        </w:rPr>
      </w:pPr>
      <w:r>
        <w:rPr>
          <w:rFonts w:hint="cs"/>
          <w:rtl/>
        </w:rPr>
        <w:t>]</w:t>
      </w:r>
    </w:p>
    <w:p w14:paraId="0F16BAE2" w14:textId="5CD26DA6" w:rsidR="00646BF8" w:rsidRDefault="00646BF8" w:rsidP="001C4BF3">
      <w:pPr>
        <w:rPr>
          <w:rtl/>
        </w:rPr>
      </w:pPr>
      <w:bookmarkStart w:id="412" w:name="_Hlk526437534"/>
      <w:r w:rsidRPr="00646BF8">
        <w:rPr>
          <w:rFonts w:cs="Times New Roman"/>
          <w:rtl/>
        </w:rPr>
        <w:t>"ז</w:t>
      </w:r>
      <w:r w:rsidR="005B532F">
        <w:rPr>
          <w:rFonts w:cs="Times New Roman" w:hint="cs"/>
          <w:rtl/>
        </w:rPr>
        <w:t>את</w:t>
      </w:r>
      <w:r w:rsidRPr="00646BF8">
        <w:rPr>
          <w:rFonts w:cs="Times New Roman"/>
          <w:rtl/>
        </w:rPr>
        <w:t xml:space="preserve"> רק מסיבת פורים."</w:t>
      </w:r>
      <w:bookmarkEnd w:id="412"/>
      <w:r>
        <w:rPr>
          <w:rFonts w:cs="Times New Roman" w:hint="cs"/>
          <w:rtl/>
        </w:rPr>
        <w:t xml:space="preserve"> </w:t>
      </w:r>
      <w:r w:rsidR="003E41AC" w:rsidRPr="00A90CDC">
        <w:rPr>
          <w:rFonts w:hint="eastAsia"/>
          <w:rtl/>
        </w:rPr>
        <w:t>אלכס</w:t>
      </w:r>
      <w:r w:rsidR="003E41AC" w:rsidRPr="00A90CDC">
        <w:rPr>
          <w:rtl/>
        </w:rPr>
        <w:t xml:space="preserve"> </w:t>
      </w:r>
      <w:r w:rsidR="0060449C" w:rsidRPr="0060449C">
        <w:rPr>
          <w:rFonts w:cs="Times New Roman"/>
          <w:rtl/>
        </w:rPr>
        <w:t>כנראה לא היה כה פיכח כפי שנראה</w:t>
      </w:r>
      <w:r w:rsidR="00402F83">
        <w:rPr>
          <w:rFonts w:cs="Times New Roman" w:hint="cs"/>
          <w:rtl/>
        </w:rPr>
        <w:t>.</w:t>
      </w:r>
      <w:r w:rsidR="0060449C" w:rsidRPr="0060449C">
        <w:rPr>
          <w:rFonts w:cs="Times New Roman"/>
          <w:rtl/>
        </w:rPr>
        <w:t xml:space="preserve"> </w:t>
      </w:r>
      <w:r w:rsidR="000F28A8">
        <w:rPr>
          <w:rFonts w:cs="Times New Roman" w:hint="cs"/>
          <w:rtl/>
        </w:rPr>
        <w:t>[</w:t>
      </w:r>
      <w:r w:rsidR="0060449C" w:rsidRPr="0060449C">
        <w:rPr>
          <w:rFonts w:cs="Times New Roman"/>
          <w:rtl/>
        </w:rPr>
        <w:t xml:space="preserve">הוא </w:t>
      </w:r>
      <w:r w:rsidR="003E41AC" w:rsidRPr="00A90CDC">
        <w:rPr>
          <w:rtl/>
        </w:rPr>
        <w:t xml:space="preserve">היה </w:t>
      </w:r>
      <w:r>
        <w:rPr>
          <w:rFonts w:hint="cs"/>
          <w:rtl/>
        </w:rPr>
        <w:t>משוכנע</w:t>
      </w:r>
      <w:r w:rsidR="003E41AC" w:rsidRPr="00A90CDC">
        <w:rPr>
          <w:rtl/>
        </w:rPr>
        <w:t xml:space="preserve"> שעדיין </w:t>
      </w:r>
      <w:r w:rsidR="007C0CFA" w:rsidRPr="00A90CDC">
        <w:rPr>
          <w:rFonts w:hint="eastAsia"/>
          <w:rtl/>
        </w:rPr>
        <w:t>שישי</w:t>
      </w:r>
      <w:r w:rsidR="003E41AC" w:rsidRPr="00A90CDC">
        <w:rPr>
          <w:rtl/>
        </w:rPr>
        <w:t xml:space="preserve"> בבוקר לכל המאוחר</w:t>
      </w:r>
      <w:r w:rsidR="000E616A" w:rsidRPr="000E616A">
        <w:rPr>
          <w:rFonts w:cs="Times New Roman"/>
          <w:rtl/>
        </w:rPr>
        <w:t>, ומן הסתם כשמארק התקשר בנוגע לטרמפ מ</w:t>
      </w:r>
      <w:r w:rsidR="00700037">
        <w:rPr>
          <w:rFonts w:cs="Times New Roman"/>
          <w:rtl/>
        </w:rPr>
        <w:t>ירושלי</w:t>
      </w:r>
      <w:r w:rsidR="000E616A" w:rsidRPr="000E616A">
        <w:rPr>
          <w:rFonts w:cs="Times New Roman"/>
          <w:rtl/>
        </w:rPr>
        <w:t>ם לא העז להכנס לדודים לבקש, שלא יבחינו במצבו</w:t>
      </w:r>
      <w:r w:rsidR="003E41AC" w:rsidRPr="00A90CDC">
        <w:rPr>
          <w:rtl/>
        </w:rPr>
        <w:t>.</w:t>
      </w:r>
      <w:r w:rsidR="000F28A8">
        <w:rPr>
          <w:rFonts w:hint="cs"/>
          <w:rtl/>
        </w:rPr>
        <w:t>]</w:t>
      </w:r>
      <w:r w:rsidR="003E41AC" w:rsidRPr="00A90CDC">
        <w:rPr>
          <w:rtl/>
        </w:rPr>
        <w:t xml:space="preserve"> </w:t>
      </w:r>
      <w:r w:rsidR="0060449C" w:rsidRPr="0060449C">
        <w:rPr>
          <w:rFonts w:cs="Times New Roman"/>
          <w:rtl/>
        </w:rPr>
        <w:t>למארק התברר מדבריו ש</w:t>
      </w:r>
      <w:r w:rsidR="003E41AC" w:rsidRPr="00A90CDC">
        <w:rPr>
          <w:rFonts w:hint="eastAsia"/>
          <w:rtl/>
        </w:rPr>
        <w:t>המסיבה</w:t>
      </w:r>
      <w:r w:rsidR="003E41AC" w:rsidRPr="00A90CDC">
        <w:rPr>
          <w:rtl/>
        </w:rPr>
        <w:t xml:space="preserve"> </w:t>
      </w:r>
      <w:r w:rsidR="003E41AC" w:rsidRPr="00A90CDC">
        <w:rPr>
          <w:rFonts w:hint="eastAsia"/>
          <w:rtl/>
        </w:rPr>
        <w:t>החלה</w:t>
      </w:r>
      <w:r w:rsidR="003E41AC" w:rsidRPr="00A90CDC">
        <w:rPr>
          <w:rtl/>
        </w:rPr>
        <w:t xml:space="preserve"> </w:t>
      </w:r>
      <w:r w:rsidR="003E41AC" w:rsidRPr="00A90CDC">
        <w:rPr>
          <w:rFonts w:hint="eastAsia"/>
          <w:rtl/>
        </w:rPr>
        <w:t>בערב</w:t>
      </w:r>
      <w:r w:rsidR="003E41AC" w:rsidRPr="00A90CDC">
        <w:rPr>
          <w:rtl/>
        </w:rPr>
        <w:t xml:space="preserve"> </w:t>
      </w:r>
      <w:r w:rsidR="00947A7F">
        <w:rPr>
          <w:rFonts w:hint="cs"/>
          <w:rtl/>
        </w:rPr>
        <w:t>הקודם</w:t>
      </w:r>
      <w:r w:rsidR="003E41AC" w:rsidRPr="00A90CDC">
        <w:rPr>
          <w:rtl/>
        </w:rPr>
        <w:t xml:space="preserve">, </w:t>
      </w:r>
      <w:r w:rsidR="003E41AC" w:rsidRPr="00A90CDC">
        <w:rPr>
          <w:rFonts w:hint="eastAsia"/>
          <w:rtl/>
        </w:rPr>
        <w:t>וכבר</w:t>
      </w:r>
      <w:r w:rsidR="003E41AC" w:rsidRPr="00A90CDC">
        <w:rPr>
          <w:rtl/>
        </w:rPr>
        <w:t xml:space="preserve"> </w:t>
      </w:r>
      <w:r w:rsidR="003E41AC" w:rsidRPr="00A90CDC">
        <w:rPr>
          <w:rFonts w:hint="eastAsia"/>
          <w:rtl/>
        </w:rPr>
        <w:t>שינתה</w:t>
      </w:r>
      <w:r w:rsidR="003E41AC" w:rsidRPr="00A90CDC">
        <w:rPr>
          <w:rtl/>
        </w:rPr>
        <w:t xml:space="preserve"> </w:t>
      </w:r>
      <w:r w:rsidR="003E41AC" w:rsidRPr="00A90CDC">
        <w:rPr>
          <w:rFonts w:hint="eastAsia"/>
          <w:rtl/>
        </w:rPr>
        <w:t>את</w:t>
      </w:r>
      <w:r w:rsidR="003E41AC" w:rsidRPr="00A90CDC">
        <w:rPr>
          <w:rtl/>
        </w:rPr>
        <w:t xml:space="preserve"> פניה כמה פעמים</w:t>
      </w:r>
      <w:r>
        <w:rPr>
          <w:rFonts w:hint="cs"/>
          <w:rtl/>
        </w:rPr>
        <w:t>.</w:t>
      </w:r>
    </w:p>
    <w:p w14:paraId="4AD1D588" w14:textId="7A4A9EC7" w:rsidR="00646BF8" w:rsidRDefault="00646BF8" w:rsidP="001C4BF3">
      <w:pPr>
        <w:rPr>
          <w:rtl/>
        </w:rPr>
      </w:pPr>
      <w:r>
        <w:rPr>
          <w:rFonts w:hint="cs"/>
          <w:rtl/>
        </w:rPr>
        <w:t>[</w:t>
      </w:r>
    </w:p>
    <w:p w14:paraId="3BEFB2CF" w14:textId="75F82F2E" w:rsidR="00584BFD" w:rsidRPr="00A90CDC" w:rsidRDefault="003E41AC" w:rsidP="001C4BF3">
      <w:pPr>
        <w:rPr>
          <w:rtl/>
        </w:rPr>
      </w:pPr>
      <w:r w:rsidRPr="00A90CDC">
        <w:rPr>
          <w:rtl/>
        </w:rPr>
        <w:t>אם כי לא מאלכוהול</w:t>
      </w:r>
      <w:r w:rsidR="00DF74E0" w:rsidRPr="00A90CDC">
        <w:rPr>
          <w:rtl/>
        </w:rPr>
        <w:t>.</w:t>
      </w:r>
      <w:r w:rsidRPr="00A90CDC">
        <w:rPr>
          <w:rtl/>
        </w:rPr>
        <w:t xml:space="preserve"> </w:t>
      </w:r>
      <w:r w:rsidRPr="00A90CDC">
        <w:rPr>
          <w:rFonts w:hint="eastAsia"/>
          <w:rtl/>
        </w:rPr>
        <w:t>ועוד</w:t>
      </w:r>
      <w:r w:rsidRPr="00A90CDC">
        <w:rPr>
          <w:rtl/>
        </w:rPr>
        <w:t xml:space="preserve"> </w:t>
      </w:r>
      <w:r w:rsidR="00DF74E0" w:rsidRPr="00A90CDC">
        <w:rPr>
          <w:rFonts w:hint="eastAsia"/>
          <w:rtl/>
        </w:rPr>
        <w:t>הודעה</w:t>
      </w:r>
      <w:r w:rsidRPr="00A90CDC">
        <w:rPr>
          <w:rtl/>
        </w:rPr>
        <w:t xml:space="preserve"> שאלכס כמעט שכח</w:t>
      </w:r>
      <w:r w:rsidR="00DF74E0" w:rsidRPr="00A90CDC">
        <w:rPr>
          <w:rtl/>
        </w:rPr>
        <w:t xml:space="preserve"> למסור</w:t>
      </w:r>
      <w:r w:rsidRPr="00A90CDC">
        <w:rPr>
          <w:rtl/>
        </w:rPr>
        <w:t xml:space="preserve"> –</w:t>
      </w:r>
      <w:r w:rsidR="00C90C6C">
        <w:rPr>
          <w:rtl/>
        </w:rPr>
        <w:t xml:space="preserve"> מאוד </w:t>
      </w:r>
      <w:r w:rsidRPr="00A90CDC">
        <w:rPr>
          <w:rFonts w:hint="eastAsia"/>
          <w:rtl/>
        </w:rPr>
        <w:t>לא</w:t>
      </w:r>
      <w:r w:rsidRPr="00A90CDC">
        <w:rPr>
          <w:rtl/>
        </w:rPr>
        <w:t xml:space="preserve"> מומלץ שמארק יכנס למיטתו לפני שיחליף מצעים. [</w:t>
      </w:r>
      <w:r w:rsidRPr="00A90CDC">
        <w:rPr>
          <w:rFonts w:hint="eastAsia"/>
          <w:rtl/>
        </w:rPr>
        <w:t>ומארק</w:t>
      </w:r>
      <w:r w:rsidRPr="00A90CDC">
        <w:rPr>
          <w:rtl/>
        </w:rPr>
        <w:t xml:space="preserve"> </w:t>
      </w:r>
      <w:r w:rsidRPr="00A90CDC">
        <w:t>is cordially urged</w:t>
      </w:r>
      <w:r w:rsidRPr="00A90CDC">
        <w:rPr>
          <w:rtl/>
        </w:rPr>
        <w:t xml:space="preserve"> להחליף את המצעים שלו לאלתר.] אבל מה בדיוק התרחש שם, הוא סרב </w:t>
      </w:r>
      <w:r w:rsidRPr="00A90CDC">
        <w:rPr>
          <w:rFonts w:hint="eastAsia"/>
          <w:rtl/>
        </w:rPr>
        <w:t>ל</w:t>
      </w:r>
      <w:r w:rsidR="00DF74E0" w:rsidRPr="00A90CDC">
        <w:rPr>
          <w:rFonts w:hint="eastAsia"/>
          <w:rtl/>
        </w:rPr>
        <w:t>גלות</w:t>
      </w:r>
      <w:r w:rsidRPr="00A90CDC">
        <w:rPr>
          <w:rtl/>
        </w:rPr>
        <w:t>.</w:t>
      </w:r>
    </w:p>
    <w:p w14:paraId="0D4A6FB2" w14:textId="3FF5E045" w:rsidR="007C0CFA" w:rsidRPr="00A90CDC" w:rsidRDefault="007C0CFA" w:rsidP="007C0CFA">
      <w:pPr>
        <w:rPr>
          <w:rtl/>
        </w:rPr>
      </w:pPr>
      <w:r w:rsidRPr="00A90CDC">
        <w:rPr>
          <w:rFonts w:cs="Times New Roman"/>
          <w:rtl/>
        </w:rPr>
        <w:t xml:space="preserve">ארקדי, </w:t>
      </w:r>
      <w:r w:rsidRPr="00A90CDC">
        <w:rPr>
          <w:rFonts w:cs="Times New Roman" w:hint="eastAsia"/>
          <w:rtl/>
        </w:rPr>
        <w:t>שכבר</w:t>
      </w:r>
      <w:r w:rsidRPr="00A90CDC">
        <w:rPr>
          <w:rFonts w:cs="Times New Roman"/>
          <w:rtl/>
        </w:rPr>
        <w:t xml:space="preserve"> </w:t>
      </w:r>
      <w:r w:rsidRPr="00A90CDC">
        <w:rPr>
          <w:rFonts w:cs="Times New Roman" w:hint="eastAsia"/>
          <w:rtl/>
        </w:rPr>
        <w:t>הספיק</w:t>
      </w:r>
      <w:r w:rsidRPr="00A90CDC">
        <w:rPr>
          <w:rFonts w:cs="Times New Roman"/>
          <w:rtl/>
        </w:rPr>
        <w:t xml:space="preserve"> </w:t>
      </w:r>
      <w:r w:rsidRPr="00A90CDC">
        <w:rPr>
          <w:rFonts w:cs="Times New Roman" w:hint="eastAsia"/>
          <w:rtl/>
        </w:rPr>
        <w:t>לחזור</w:t>
      </w:r>
      <w:r w:rsidRPr="00A90CDC">
        <w:rPr>
          <w:rFonts w:cs="Times New Roman"/>
          <w:rtl/>
        </w:rPr>
        <w:t xml:space="preserve"> </w:t>
      </w:r>
      <w:r w:rsidRPr="00A90CDC">
        <w:rPr>
          <w:rFonts w:cs="Times New Roman" w:hint="eastAsia"/>
          <w:rtl/>
        </w:rPr>
        <w:t>לביתו</w:t>
      </w:r>
      <w:r w:rsidRPr="00A90CDC">
        <w:rPr>
          <w:rFonts w:cs="Times New Roman"/>
          <w:rtl/>
        </w:rPr>
        <w:t xml:space="preserve"> </w:t>
      </w:r>
      <w:r w:rsidRPr="00A90CDC">
        <w:rPr>
          <w:rFonts w:cs="Times New Roman" w:hint="eastAsia"/>
          <w:rtl/>
        </w:rPr>
        <w:t>לישון</w:t>
      </w:r>
      <w:r w:rsidRPr="00A90CDC">
        <w:rPr>
          <w:rFonts w:cs="Times New Roman"/>
          <w:rtl/>
        </w:rPr>
        <w:t xml:space="preserve"> </w:t>
      </w:r>
      <w:r w:rsidRPr="00A90CDC">
        <w:rPr>
          <w:rFonts w:cs="Times New Roman" w:hint="eastAsia"/>
          <w:rtl/>
        </w:rPr>
        <w:t>קצת</w:t>
      </w:r>
      <w:r w:rsidRPr="00A90CDC">
        <w:rPr>
          <w:rFonts w:cs="Times New Roman"/>
          <w:rtl/>
        </w:rPr>
        <w:t xml:space="preserve"> </w:t>
      </w:r>
      <w:r w:rsidRPr="00A90CDC">
        <w:rPr>
          <w:rFonts w:cs="Times New Roman" w:hint="eastAsia"/>
          <w:rtl/>
        </w:rPr>
        <w:t>וחזר</w:t>
      </w:r>
      <w:r w:rsidRPr="00A90CDC">
        <w:rPr>
          <w:rFonts w:cs="Times New Roman"/>
          <w:rtl/>
        </w:rPr>
        <w:t xml:space="preserve"> </w:t>
      </w:r>
      <w:r w:rsidRPr="00A90CDC">
        <w:rPr>
          <w:rFonts w:cs="Times New Roman" w:hint="eastAsia"/>
          <w:rtl/>
        </w:rPr>
        <w:t>למסיבה</w:t>
      </w:r>
      <w:r w:rsidRPr="00A90CDC">
        <w:rPr>
          <w:rFonts w:cs="Times New Roman"/>
          <w:rtl/>
        </w:rPr>
        <w:t xml:space="preserve"> </w:t>
      </w:r>
      <w:r w:rsidRPr="00A90CDC">
        <w:rPr>
          <w:rFonts w:cs="Times New Roman" w:hint="eastAsia"/>
          <w:rtl/>
        </w:rPr>
        <w:t>לפני</w:t>
      </w:r>
      <w:r w:rsidRPr="00A90CDC">
        <w:rPr>
          <w:rFonts w:cs="Times New Roman"/>
          <w:rtl/>
        </w:rPr>
        <w:t xml:space="preserve"> </w:t>
      </w:r>
      <w:r w:rsidRPr="00A90CDC">
        <w:rPr>
          <w:rFonts w:cs="Times New Roman" w:hint="eastAsia"/>
          <w:rtl/>
        </w:rPr>
        <w:t>שעה</w:t>
      </w:r>
      <w:r w:rsidRPr="00A90CDC">
        <w:rPr>
          <w:rFonts w:cs="Times New Roman"/>
          <w:rtl/>
        </w:rPr>
        <w:t xml:space="preserve"> </w:t>
      </w:r>
      <w:r w:rsidRPr="00A90CDC">
        <w:rPr>
          <w:rFonts w:cs="Times New Roman" w:hint="eastAsia"/>
          <w:rtl/>
        </w:rPr>
        <w:t>קלה</w:t>
      </w:r>
      <w:r w:rsidRPr="00A90CDC">
        <w:rPr>
          <w:rFonts w:cs="Times New Roman"/>
          <w:rtl/>
        </w:rPr>
        <w:t xml:space="preserve">, הביא </w:t>
      </w:r>
      <w:r w:rsidRPr="00A90CDC">
        <w:rPr>
          <w:rFonts w:cs="Times New Roman" w:hint="eastAsia"/>
          <w:rtl/>
        </w:rPr>
        <w:t>איתו</w:t>
      </w:r>
      <w:r w:rsidRPr="00A90CDC">
        <w:rPr>
          <w:rFonts w:cs="Times New Roman"/>
          <w:rtl/>
        </w:rPr>
        <w:t xml:space="preserve"> מאפים תוצרת בית. אלכס לא </w:t>
      </w:r>
      <w:r w:rsidRPr="00A90CDC">
        <w:rPr>
          <w:rFonts w:cs="Times New Roman" w:hint="eastAsia"/>
          <w:rtl/>
        </w:rPr>
        <w:t>ה</w:t>
      </w:r>
      <w:r w:rsidRPr="00A90CDC">
        <w:rPr>
          <w:rFonts w:cs="Times New Roman"/>
          <w:rtl/>
        </w:rPr>
        <w:t>בין מהם הפרורים הלבנים, האם גבינה או מעין סוג של אורז. ארקדי</w:t>
      </w:r>
      <w:r w:rsidR="004F07F8" w:rsidRPr="00A90CDC">
        <w:rPr>
          <w:rFonts w:cs="Times New Roman"/>
          <w:rtl/>
        </w:rPr>
        <w:t xml:space="preserve"> שבעצמו לא ידע</w:t>
      </w:r>
      <w:r w:rsidRPr="00A90CDC">
        <w:rPr>
          <w:rFonts w:cs="Times New Roman"/>
          <w:rtl/>
        </w:rPr>
        <w:t xml:space="preserve"> אמר</w:t>
      </w:r>
      <w:r w:rsidR="004F07F8" w:rsidRPr="00A90CDC">
        <w:rPr>
          <w:rFonts w:cs="Times New Roman"/>
          <w:rtl/>
        </w:rPr>
        <w:t>,</w:t>
      </w:r>
      <w:r w:rsidRPr="00A90CDC">
        <w:rPr>
          <w:rFonts w:cs="Times New Roman"/>
          <w:rtl/>
        </w:rPr>
        <w:t xml:space="preserve"> על החיים ועל המוות. תחשוב ש</w:t>
      </w:r>
      <w:r w:rsidR="003637F2" w:rsidRPr="00A90CDC">
        <w:rPr>
          <w:rFonts w:cs="Times New Roman" w:hint="eastAsia"/>
          <w:rtl/>
        </w:rPr>
        <w:t>אלו</w:t>
      </w:r>
      <w:r w:rsidRPr="00A90CDC">
        <w:rPr>
          <w:rFonts w:cs="Times New Roman"/>
          <w:rtl/>
        </w:rPr>
        <w:t xml:space="preserve"> מנות קרב בצבא, משטר צבאי, אין ברירה, ואלכס חייך ונגס בזהיר</w:t>
      </w:r>
      <w:r w:rsidRPr="00A90CDC">
        <w:rPr>
          <w:rFonts w:cs="Times New Roman" w:hint="eastAsia"/>
          <w:rtl/>
        </w:rPr>
        <w:t>ו</w:t>
      </w:r>
      <w:r w:rsidRPr="00A90CDC">
        <w:rPr>
          <w:rFonts w:cs="Times New Roman"/>
          <w:rtl/>
        </w:rPr>
        <w:t>ת. דווקא לא רע</w:t>
      </w:r>
      <w:r w:rsidR="004F07F8" w:rsidRPr="00A90CDC">
        <w:rPr>
          <w:rFonts w:cs="Times New Roman"/>
          <w:rtl/>
        </w:rPr>
        <w:t xml:space="preserve">, </w:t>
      </w:r>
      <w:r w:rsidR="004F07F8" w:rsidRPr="00A90CDC">
        <w:rPr>
          <w:rFonts w:cs="Times New Roman" w:hint="eastAsia"/>
          <w:rtl/>
        </w:rPr>
        <w:t>הוא</w:t>
      </w:r>
      <w:r w:rsidR="004F07F8" w:rsidRPr="00A90CDC">
        <w:rPr>
          <w:rFonts w:cs="Times New Roman"/>
          <w:rtl/>
        </w:rPr>
        <w:t xml:space="preserve"> </w:t>
      </w:r>
      <w:r w:rsidR="004F07F8" w:rsidRPr="00A90CDC">
        <w:rPr>
          <w:rFonts w:cs="Times New Roman" w:hint="eastAsia"/>
          <w:rtl/>
        </w:rPr>
        <w:t>אישר</w:t>
      </w:r>
      <w:r w:rsidRPr="00A90CDC">
        <w:rPr>
          <w:rFonts w:cs="Times New Roman"/>
          <w:rtl/>
        </w:rPr>
        <w:t xml:space="preserve">. ארקדי </w:t>
      </w:r>
      <w:r w:rsidR="003637F2" w:rsidRPr="00A90CDC">
        <w:rPr>
          <w:rFonts w:cs="Times New Roman" w:hint="eastAsia"/>
          <w:rtl/>
        </w:rPr>
        <w:t>היה</w:t>
      </w:r>
      <w:r w:rsidR="003637F2" w:rsidRPr="00A90CDC">
        <w:rPr>
          <w:rFonts w:cs="Times New Roman"/>
          <w:rtl/>
        </w:rPr>
        <w:t xml:space="preserve"> </w:t>
      </w:r>
      <w:r w:rsidRPr="00A90CDC">
        <w:rPr>
          <w:rFonts w:cs="Times New Roman"/>
          <w:rtl/>
        </w:rPr>
        <w:t>מאושר!</w:t>
      </w:r>
    </w:p>
    <w:p w14:paraId="5169B9A4" w14:textId="77777777" w:rsidR="00646BF8" w:rsidRDefault="003E41AC" w:rsidP="006E152E">
      <w:pPr>
        <w:rPr>
          <w:rtl/>
        </w:rPr>
      </w:pPr>
      <w:r w:rsidRPr="00A90CDC">
        <w:rPr>
          <w:rFonts w:hint="eastAsia"/>
          <w:rtl/>
        </w:rPr>
        <w:t>אלכס</w:t>
      </w:r>
      <w:r w:rsidRPr="00A90CDC">
        <w:rPr>
          <w:rtl/>
        </w:rPr>
        <w:t xml:space="preserve"> </w:t>
      </w:r>
      <w:r w:rsidRPr="00A90CDC">
        <w:rPr>
          <w:rFonts w:hint="eastAsia"/>
          <w:rtl/>
        </w:rPr>
        <w:t>חזר</w:t>
      </w:r>
      <w:r w:rsidRPr="00A90CDC">
        <w:rPr>
          <w:rtl/>
        </w:rPr>
        <w:t xml:space="preserve"> </w:t>
      </w:r>
      <w:r w:rsidRPr="00A90CDC">
        <w:rPr>
          <w:rFonts w:hint="eastAsia"/>
          <w:rtl/>
        </w:rPr>
        <w:t>לתאר</w:t>
      </w:r>
      <w:r w:rsidRPr="00A90CDC">
        <w:rPr>
          <w:rtl/>
        </w:rPr>
        <w:t xml:space="preserve"> </w:t>
      </w:r>
      <w:r w:rsidRPr="00A90CDC">
        <w:rPr>
          <w:rFonts w:hint="eastAsia"/>
          <w:rtl/>
        </w:rPr>
        <w:t>מתקן</w:t>
      </w:r>
      <w:r w:rsidRPr="00A90CDC">
        <w:rPr>
          <w:rtl/>
        </w:rPr>
        <w:t xml:space="preserve"> </w:t>
      </w:r>
      <w:r w:rsidRPr="00A90CDC">
        <w:rPr>
          <w:rFonts w:hint="eastAsia"/>
          <w:rtl/>
        </w:rPr>
        <w:t>זה</w:t>
      </w:r>
      <w:r w:rsidRPr="00A90CDC">
        <w:rPr>
          <w:rtl/>
        </w:rPr>
        <w:t xml:space="preserve"> </w:t>
      </w:r>
      <w:r w:rsidRPr="00A90CDC">
        <w:rPr>
          <w:rFonts w:hint="eastAsia"/>
          <w:rtl/>
        </w:rPr>
        <w:t>או</w:t>
      </w:r>
      <w:r w:rsidRPr="00A90CDC">
        <w:rPr>
          <w:rtl/>
        </w:rPr>
        <w:t xml:space="preserve"> </w:t>
      </w:r>
      <w:r w:rsidRPr="00A90CDC">
        <w:rPr>
          <w:rFonts w:hint="eastAsia"/>
          <w:rtl/>
        </w:rPr>
        <w:t>אחר</w:t>
      </w:r>
      <w:r w:rsidRPr="00A90CDC">
        <w:rPr>
          <w:rtl/>
        </w:rPr>
        <w:t>.</w:t>
      </w:r>
      <w:r w:rsidR="006E152E" w:rsidRPr="00A90CDC">
        <w:rPr>
          <w:rtl/>
        </w:rPr>
        <w:t xml:space="preserve"> גם </w:t>
      </w:r>
      <w:r w:rsidR="006E152E" w:rsidRPr="00A90CDC">
        <w:rPr>
          <w:rFonts w:hint="eastAsia"/>
          <w:rtl/>
        </w:rPr>
        <w:t>על</w:t>
      </w:r>
      <w:r w:rsidR="006E152E" w:rsidRPr="00A90CDC">
        <w:rPr>
          <w:rtl/>
        </w:rPr>
        <w:t xml:space="preserve"> </w:t>
      </w:r>
      <w:r w:rsidR="006E152E" w:rsidRPr="00A90CDC">
        <w:rPr>
          <w:rFonts w:hint="eastAsia"/>
          <w:rtl/>
        </w:rPr>
        <w:t>יפן</w:t>
      </w:r>
      <w:r w:rsidR="006E152E" w:rsidRPr="00A90CDC">
        <w:rPr>
          <w:rtl/>
        </w:rPr>
        <w:t xml:space="preserve"> היה לו מה לאמר</w:t>
      </w:r>
      <w:r w:rsidR="00DF74E0" w:rsidRPr="00A90CDC">
        <w:rPr>
          <w:rtl/>
        </w:rPr>
        <w:t>,</w:t>
      </w:r>
      <w:r w:rsidR="006E152E" w:rsidRPr="00A90CDC">
        <w:rPr>
          <w:rtl/>
        </w:rPr>
        <w:t xml:space="preserve"> הוא ביקר עם הכיתה של סאקורה</w:t>
      </w:r>
      <w:r w:rsidR="00E941A6" w:rsidRPr="00A90CDC">
        <w:rPr>
          <w:rtl/>
        </w:rPr>
        <w:t xml:space="preserve"> אבל</w:t>
      </w:r>
      <w:r w:rsidR="006E152E" w:rsidRPr="00A90CDC">
        <w:rPr>
          <w:rtl/>
        </w:rPr>
        <w:t xml:space="preserve"> לא בפארק הטוב ביותר. </w:t>
      </w:r>
    </w:p>
    <w:p w14:paraId="5D115D71" w14:textId="77777777" w:rsidR="00646BF8" w:rsidRDefault="00646BF8" w:rsidP="006E152E">
      <w:pPr>
        <w:rPr>
          <w:rtl/>
        </w:rPr>
      </w:pPr>
      <w:r>
        <w:rPr>
          <w:rFonts w:hint="cs"/>
          <w:rtl/>
        </w:rPr>
        <w:t>]</w:t>
      </w:r>
    </w:p>
    <w:p w14:paraId="2C2F9B12" w14:textId="4EAD3EC7" w:rsidR="006E152E" w:rsidRPr="00A90CDC" w:rsidRDefault="006E152E" w:rsidP="006E152E">
      <w:pPr>
        <w:rPr>
          <w:rtl/>
        </w:rPr>
      </w:pPr>
      <w:r w:rsidRPr="00A90CDC">
        <w:rPr>
          <w:rtl/>
        </w:rPr>
        <w:t xml:space="preserve">ארקדי ניסה לתאר ללא הצלחה את המתקנים </w:t>
      </w:r>
      <w:r w:rsidR="00E941A6" w:rsidRPr="00A90CDC">
        <w:rPr>
          <w:rFonts w:hint="eastAsia"/>
          <w:rtl/>
        </w:rPr>
        <w:t>ב</w:t>
      </w:r>
      <w:r w:rsidRPr="00A90CDC">
        <w:rPr>
          <w:rFonts w:hint="eastAsia"/>
          <w:rtl/>
        </w:rPr>
        <w:t>פארק</w:t>
      </w:r>
      <w:r w:rsidRPr="00A90CDC">
        <w:rPr>
          <w:rtl/>
        </w:rPr>
        <w:t xml:space="preserve"> שעשועים </w:t>
      </w:r>
      <w:r w:rsidR="00C80A1C">
        <w:rPr>
          <w:rFonts w:hint="cs"/>
          <w:rtl/>
        </w:rPr>
        <w:t>סמוך</w:t>
      </w:r>
      <w:r w:rsidRPr="00A90CDC">
        <w:rPr>
          <w:rtl/>
        </w:rPr>
        <w:t xml:space="preserve"> </w:t>
      </w:r>
      <w:r w:rsidRPr="00A90CDC">
        <w:rPr>
          <w:rFonts w:hint="eastAsia"/>
          <w:rtl/>
        </w:rPr>
        <w:t>ללוס</w:t>
      </w:r>
      <w:r w:rsidRPr="00A90CDC">
        <w:rPr>
          <w:rtl/>
        </w:rPr>
        <w:t xml:space="preserve"> </w:t>
      </w:r>
      <w:r w:rsidRPr="00A90CDC">
        <w:rPr>
          <w:rFonts w:hint="eastAsia"/>
          <w:rtl/>
        </w:rPr>
        <w:t>אנג</w:t>
      </w:r>
      <w:r w:rsidRPr="00A90CDC">
        <w:rPr>
          <w:rtl/>
        </w:rPr>
        <w:t>'לס</w:t>
      </w:r>
      <w:r w:rsidR="00ED0E6C">
        <w:rPr>
          <w:rFonts w:hint="cs"/>
          <w:rtl/>
        </w:rPr>
        <w:t>,</w:t>
      </w:r>
      <w:r w:rsidRPr="00A90CDC">
        <w:rPr>
          <w:rtl/>
        </w:rPr>
        <w:t xml:space="preserve"> </w:t>
      </w:r>
      <w:r w:rsidRPr="00A90CDC">
        <w:rPr>
          <w:rFonts w:hint="eastAsia"/>
          <w:rtl/>
        </w:rPr>
        <w:t>שביקר</w:t>
      </w:r>
      <w:r w:rsidRPr="00A90CDC">
        <w:rPr>
          <w:rtl/>
        </w:rPr>
        <w:t xml:space="preserve"> </w:t>
      </w:r>
      <w:r w:rsidRPr="00A90CDC">
        <w:rPr>
          <w:rFonts w:hint="eastAsia"/>
          <w:rtl/>
        </w:rPr>
        <w:t>בו</w:t>
      </w:r>
      <w:r w:rsidRPr="00A90CDC">
        <w:rPr>
          <w:rtl/>
        </w:rPr>
        <w:t xml:space="preserve"> </w:t>
      </w:r>
      <w:r w:rsidRPr="00A90CDC">
        <w:rPr>
          <w:rFonts w:hint="eastAsia"/>
          <w:rtl/>
        </w:rPr>
        <w:t>בירח</w:t>
      </w:r>
      <w:r w:rsidRPr="00A90CDC">
        <w:rPr>
          <w:rtl/>
        </w:rPr>
        <w:t xml:space="preserve"> הדבש של אביו עם</w:t>
      </w:r>
      <w:r w:rsidR="009564E3" w:rsidRPr="00A90CDC">
        <w:rPr>
          <w:rtl/>
        </w:rPr>
        <w:t xml:space="preserve"> </w:t>
      </w:r>
      <w:r w:rsidR="00947A7F" w:rsidRPr="00947A7F">
        <w:rPr>
          <w:rFonts w:cs="Times New Roman"/>
          <w:rtl/>
        </w:rPr>
        <w:t xml:space="preserve">נדז'דה </w:t>
      </w:r>
      <w:r w:rsidR="006E46D9">
        <w:rPr>
          <w:rtl/>
        </w:rPr>
        <w:t>סמיונובנה</w:t>
      </w:r>
      <w:r w:rsidR="00783CC0">
        <w:rPr>
          <w:rFonts w:hint="cs"/>
          <w:rtl/>
        </w:rPr>
        <w:t xml:space="preserve"> [</w:t>
      </w:r>
      <w:r w:rsidR="00783CC0" w:rsidRPr="00783CC0">
        <w:rPr>
          <w:rFonts w:cs="Times New Roman"/>
          <w:rtl/>
        </w:rPr>
        <w:t>הלזה</w:t>
      </w:r>
      <w:r w:rsidR="00783CC0">
        <w:rPr>
          <w:rFonts w:hint="cs"/>
          <w:rtl/>
        </w:rPr>
        <w:t>]</w:t>
      </w:r>
      <w:r w:rsidRPr="00A90CDC">
        <w:rPr>
          <w:rtl/>
        </w:rPr>
        <w:t xml:space="preserve">. </w:t>
      </w:r>
      <w:r w:rsidRPr="00A90CDC">
        <w:rPr>
          <w:rFonts w:hint="eastAsia"/>
          <w:rtl/>
        </w:rPr>
        <w:t>הוא</w:t>
      </w:r>
      <w:r w:rsidRPr="00A90CDC">
        <w:rPr>
          <w:rtl/>
        </w:rPr>
        <w:t xml:space="preserve"> </w:t>
      </w:r>
      <w:r w:rsidRPr="00A90CDC">
        <w:rPr>
          <w:rFonts w:hint="eastAsia"/>
          <w:rtl/>
        </w:rPr>
        <w:t>נאלץ</w:t>
      </w:r>
      <w:r w:rsidRPr="00A90CDC">
        <w:rPr>
          <w:rtl/>
        </w:rPr>
        <w:t xml:space="preserve"> </w:t>
      </w:r>
      <w:r w:rsidRPr="00A90CDC">
        <w:rPr>
          <w:rFonts w:hint="eastAsia"/>
          <w:rtl/>
        </w:rPr>
        <w:t>ל</w:t>
      </w:r>
      <w:r w:rsidR="003637F2" w:rsidRPr="00A90CDC">
        <w:rPr>
          <w:rFonts w:hint="eastAsia"/>
          <w:rtl/>
        </w:rPr>
        <w:t>הת</w:t>
      </w:r>
      <w:r w:rsidRPr="00A90CDC">
        <w:rPr>
          <w:rFonts w:hint="eastAsia"/>
          <w:rtl/>
        </w:rPr>
        <w:t>לוות</w:t>
      </w:r>
      <w:r w:rsidRPr="00A90CDC">
        <w:rPr>
          <w:rtl/>
        </w:rPr>
        <w:t xml:space="preserve"> </w:t>
      </w:r>
      <w:r w:rsidR="003637F2" w:rsidRPr="00A90CDC">
        <w:rPr>
          <w:rtl/>
        </w:rPr>
        <w:t>[</w:t>
      </w:r>
      <w:r w:rsidRPr="00A90CDC">
        <w:rPr>
          <w:rFonts w:hint="eastAsia"/>
          <w:rtl/>
        </w:rPr>
        <w:t>לחבור</w:t>
      </w:r>
      <w:r w:rsidRPr="00A90CDC">
        <w:rPr>
          <w:rtl/>
        </w:rPr>
        <w:t xml:space="preserve"> / </w:t>
      </w:r>
      <w:r w:rsidRPr="00A90CDC">
        <w:rPr>
          <w:rFonts w:hint="eastAsia"/>
          <w:rtl/>
        </w:rPr>
        <w:t>להצטוות</w:t>
      </w:r>
      <w:r w:rsidRPr="00A90CDC">
        <w:rPr>
          <w:rtl/>
        </w:rPr>
        <w:t xml:space="preserve"> ???</w:t>
      </w:r>
      <w:r w:rsidR="003637F2" w:rsidRPr="00A90CDC">
        <w:rPr>
          <w:rtl/>
        </w:rPr>
        <w:t>]</w:t>
      </w:r>
      <w:r w:rsidRPr="00A90CDC">
        <w:rPr>
          <w:rtl/>
        </w:rPr>
        <w:t xml:space="preserve"> </w:t>
      </w:r>
      <w:r w:rsidR="00947A7F" w:rsidRPr="00947A7F">
        <w:rPr>
          <w:rFonts w:cs="Times New Roman"/>
          <w:rtl/>
        </w:rPr>
        <w:t>לקטקה</w:t>
      </w:r>
      <w:r w:rsidR="00947A7F" w:rsidRPr="00947A7F">
        <w:rPr>
          <w:rFonts w:cs="Times New Roman" w:hint="cs"/>
          <w:rtl/>
        </w:rPr>
        <w:t xml:space="preserve"> </w:t>
      </w:r>
      <w:r w:rsidR="00783CC0">
        <w:rPr>
          <w:rFonts w:cs="Times New Roman" w:hint="cs"/>
          <w:rtl/>
        </w:rPr>
        <w:t>[</w:t>
      </w:r>
      <w:r w:rsidR="00783CC0" w:rsidRPr="00783CC0">
        <w:rPr>
          <w:rFonts w:cs="Times New Roman"/>
          <w:rtl/>
        </w:rPr>
        <w:t>הלזה לא פחות מאימהּ</w:t>
      </w:r>
      <w:r w:rsidR="00783CC0">
        <w:rPr>
          <w:rFonts w:cs="Times New Roman" w:hint="cs"/>
          <w:rtl/>
        </w:rPr>
        <w:t>]</w:t>
      </w:r>
      <w:r w:rsidRPr="00A90CDC">
        <w:rPr>
          <w:rtl/>
        </w:rPr>
        <w:t xml:space="preserve">, ולכן (וזאת הסיבה היחידה!) </w:t>
      </w:r>
      <w:r w:rsidRPr="00A90CDC">
        <w:rPr>
          <w:rFonts w:hint="eastAsia"/>
          <w:rtl/>
        </w:rPr>
        <w:t>לא</w:t>
      </w:r>
      <w:r w:rsidRPr="00A90CDC">
        <w:rPr>
          <w:rtl/>
        </w:rPr>
        <w:t xml:space="preserve"> </w:t>
      </w:r>
      <w:r w:rsidRPr="00A90CDC">
        <w:rPr>
          <w:rFonts w:hint="eastAsia"/>
          <w:rtl/>
        </w:rPr>
        <w:t>עלה</w:t>
      </w:r>
      <w:r w:rsidRPr="00A90CDC">
        <w:rPr>
          <w:rtl/>
        </w:rPr>
        <w:t xml:space="preserve"> </w:t>
      </w:r>
      <w:r w:rsidRPr="00A90CDC">
        <w:rPr>
          <w:rFonts w:hint="eastAsia"/>
          <w:rtl/>
        </w:rPr>
        <w:t>על</w:t>
      </w:r>
      <w:r w:rsidRPr="00A90CDC">
        <w:rPr>
          <w:rtl/>
        </w:rPr>
        <w:t xml:space="preserve"> </w:t>
      </w:r>
      <w:r w:rsidRPr="00A90CDC">
        <w:rPr>
          <w:rFonts w:hint="eastAsia"/>
          <w:rtl/>
        </w:rPr>
        <w:t>אף</w:t>
      </w:r>
      <w:r w:rsidRPr="00A90CDC">
        <w:rPr>
          <w:rtl/>
        </w:rPr>
        <w:t xml:space="preserve"> </w:t>
      </w:r>
      <w:r w:rsidRPr="00A90CDC">
        <w:rPr>
          <w:rFonts w:hint="eastAsia"/>
          <w:rtl/>
        </w:rPr>
        <w:t>אחד</w:t>
      </w:r>
      <w:r w:rsidRPr="00A90CDC">
        <w:rPr>
          <w:rtl/>
        </w:rPr>
        <w:t xml:space="preserve"> </w:t>
      </w:r>
      <w:r w:rsidRPr="00A90CDC">
        <w:rPr>
          <w:rFonts w:hint="eastAsia"/>
          <w:rtl/>
        </w:rPr>
        <w:t>מהמתקנים</w:t>
      </w:r>
      <w:r w:rsidRPr="00A90CDC">
        <w:rPr>
          <w:rtl/>
        </w:rPr>
        <w:t xml:space="preserve"> </w:t>
      </w:r>
      <w:r w:rsidRPr="00A90CDC">
        <w:rPr>
          <w:rFonts w:hint="eastAsia"/>
          <w:rtl/>
        </w:rPr>
        <w:t>המפחידים</w:t>
      </w:r>
      <w:r w:rsidR="00871634">
        <w:rPr>
          <w:rFonts w:hint="cs"/>
          <w:rtl/>
        </w:rPr>
        <w:t>.</w:t>
      </w:r>
      <w:r w:rsidRPr="00A90CDC">
        <w:rPr>
          <w:rtl/>
        </w:rPr>
        <w:t xml:space="preserve"> </w:t>
      </w:r>
      <w:r w:rsidRPr="00A90CDC">
        <w:rPr>
          <w:rFonts w:hint="eastAsia"/>
          <w:rtl/>
        </w:rPr>
        <w:t>אבל</w:t>
      </w:r>
      <w:r w:rsidRPr="00A90CDC">
        <w:rPr>
          <w:rtl/>
        </w:rPr>
        <w:t xml:space="preserve"> </w:t>
      </w:r>
      <w:r w:rsidRPr="00A90CDC">
        <w:rPr>
          <w:rFonts w:hint="eastAsia"/>
          <w:rtl/>
        </w:rPr>
        <w:t>הוא</w:t>
      </w:r>
      <w:r w:rsidRPr="00A90CDC">
        <w:rPr>
          <w:rtl/>
        </w:rPr>
        <w:t xml:space="preserve"> </w:t>
      </w:r>
      <w:r w:rsidRPr="00A90CDC">
        <w:rPr>
          <w:rFonts w:hint="eastAsia"/>
          <w:rtl/>
        </w:rPr>
        <w:t>בהחלט</w:t>
      </w:r>
      <w:r w:rsidRPr="00A90CDC">
        <w:rPr>
          <w:rtl/>
        </w:rPr>
        <w:t xml:space="preserve"> </w:t>
      </w:r>
      <w:r w:rsidRPr="00A90CDC">
        <w:rPr>
          <w:rFonts w:hint="eastAsia"/>
          <w:rtl/>
        </w:rPr>
        <w:t>ח</w:t>
      </w:r>
      <w:r w:rsidR="003637F2" w:rsidRPr="00A90CDC">
        <w:rPr>
          <w:rFonts w:hint="eastAsia"/>
          <w:rtl/>
        </w:rPr>
        <w:t>קק</w:t>
      </w:r>
      <w:r w:rsidR="00871634">
        <w:rPr>
          <w:rFonts w:hint="cs"/>
          <w:rtl/>
        </w:rPr>
        <w:t xml:space="preserve"> אות</w:t>
      </w:r>
      <w:r w:rsidRPr="00A90CDC">
        <w:rPr>
          <w:rFonts w:hint="eastAsia"/>
          <w:rtl/>
        </w:rPr>
        <w:t>ם</w:t>
      </w:r>
      <w:r w:rsidRPr="00A90CDC">
        <w:rPr>
          <w:rtl/>
        </w:rPr>
        <w:t xml:space="preserve"> </w:t>
      </w:r>
      <w:r w:rsidRPr="00A90CDC">
        <w:rPr>
          <w:rFonts w:hint="eastAsia"/>
          <w:rtl/>
        </w:rPr>
        <w:t>בז</w:t>
      </w:r>
      <w:r w:rsidR="00947A7F">
        <w:rPr>
          <w:rFonts w:hint="cs"/>
          <w:rtl/>
        </w:rPr>
        <w:t>י</w:t>
      </w:r>
      <w:r w:rsidRPr="00A90CDC">
        <w:rPr>
          <w:rFonts w:hint="eastAsia"/>
          <w:rtl/>
        </w:rPr>
        <w:t>כרונו</w:t>
      </w:r>
      <w:r w:rsidRPr="00A90CDC">
        <w:rPr>
          <w:rtl/>
        </w:rPr>
        <w:t xml:space="preserve">, </w:t>
      </w:r>
      <w:r w:rsidR="0060449C" w:rsidRPr="0060449C">
        <w:rPr>
          <w:rFonts w:cs="Times New Roman"/>
          <w:rtl/>
        </w:rPr>
        <w:t>בעיקר אחד</w:t>
      </w:r>
      <w:r w:rsidR="007C0CFA" w:rsidRPr="00A90CDC">
        <w:rPr>
          <w:rtl/>
        </w:rPr>
        <w:t xml:space="preserve"> </w:t>
      </w:r>
      <w:r w:rsidR="000F28A8">
        <w:rPr>
          <w:rFonts w:hint="cs"/>
          <w:rtl/>
        </w:rPr>
        <w:t xml:space="preserve">מהם, </w:t>
      </w:r>
      <w:r w:rsidR="007C0CFA" w:rsidRPr="00A90CDC">
        <w:rPr>
          <w:rFonts w:hint="eastAsia"/>
          <w:rtl/>
        </w:rPr>
        <w:t>שלדעתו</w:t>
      </w:r>
      <w:r w:rsidR="007C0CFA" w:rsidRPr="00A90CDC">
        <w:rPr>
          <w:rtl/>
        </w:rPr>
        <w:t xml:space="preserve"> </w:t>
      </w:r>
      <w:r w:rsidR="007C0CFA" w:rsidRPr="00A90CDC">
        <w:rPr>
          <w:rFonts w:hint="eastAsia"/>
          <w:rtl/>
        </w:rPr>
        <w:t>היה</w:t>
      </w:r>
      <w:r w:rsidR="007C0CFA" w:rsidRPr="00A90CDC">
        <w:rPr>
          <w:rtl/>
        </w:rPr>
        <w:t xml:space="preserve"> </w:t>
      </w:r>
      <w:r w:rsidR="007C0CFA" w:rsidRPr="00A90CDC">
        <w:rPr>
          <w:rFonts w:hint="eastAsia"/>
          <w:rtl/>
        </w:rPr>
        <w:t>יכול</w:t>
      </w:r>
      <w:r w:rsidR="007C0CFA" w:rsidRPr="00A90CDC">
        <w:rPr>
          <w:rtl/>
        </w:rPr>
        <w:t xml:space="preserve"> </w:t>
      </w:r>
      <w:r w:rsidR="007C0CFA" w:rsidRPr="00A90CDC">
        <w:rPr>
          <w:rFonts w:hint="eastAsia"/>
          <w:rtl/>
        </w:rPr>
        <w:t>להתאים</w:t>
      </w:r>
      <w:r w:rsidR="007C0CFA" w:rsidRPr="00A90CDC">
        <w:rPr>
          <w:rtl/>
        </w:rPr>
        <w:t xml:space="preserve"> </w:t>
      </w:r>
      <w:r w:rsidR="007C0CFA" w:rsidRPr="00A90CDC">
        <w:rPr>
          <w:rFonts w:hint="eastAsia"/>
          <w:rtl/>
        </w:rPr>
        <w:t>ביותר</w:t>
      </w:r>
      <w:r w:rsidR="007C0CFA" w:rsidRPr="00A90CDC">
        <w:rPr>
          <w:rtl/>
        </w:rPr>
        <w:t xml:space="preserve"> </w:t>
      </w:r>
      <w:r w:rsidR="007C0CFA" w:rsidRPr="00A90CDC">
        <w:rPr>
          <w:rFonts w:hint="eastAsia"/>
          <w:rtl/>
        </w:rPr>
        <w:t>לציפורים</w:t>
      </w:r>
      <w:r w:rsidR="00E941A6" w:rsidRPr="00A90CDC">
        <w:rPr>
          <w:rtl/>
        </w:rPr>
        <w:t>.</w:t>
      </w:r>
      <w:r w:rsidR="007C0CFA" w:rsidRPr="00A90CDC">
        <w:rPr>
          <w:rtl/>
        </w:rPr>
        <w:t xml:space="preserve"> </w:t>
      </w:r>
      <w:r w:rsidR="0060449C">
        <w:rPr>
          <w:rFonts w:hint="cs"/>
          <w:rtl/>
        </w:rPr>
        <w:t>[</w:t>
      </w:r>
      <w:r w:rsidR="007C0CFA" w:rsidRPr="00A90CDC">
        <w:rPr>
          <w:rtl/>
        </w:rPr>
        <w:t>ל</w:t>
      </w:r>
      <w:r w:rsidR="007C0CFA" w:rsidRPr="00A90CDC">
        <w:rPr>
          <w:rFonts w:hint="eastAsia"/>
          <w:rtl/>
        </w:rPr>
        <w:t>אלכס</w:t>
      </w:r>
      <w:r w:rsidR="007C0CFA" w:rsidRPr="00A90CDC">
        <w:rPr>
          <w:rtl/>
        </w:rPr>
        <w:t xml:space="preserve"> זה נשמע ממש </w:t>
      </w:r>
      <w:r w:rsidR="007C0CFA" w:rsidRPr="00A90CDC">
        <w:rPr>
          <w:rFonts w:hint="eastAsia"/>
          <w:rtl/>
        </w:rPr>
        <w:t>כמו</w:t>
      </w:r>
      <w:r w:rsidR="007C0CFA" w:rsidRPr="00A90CDC">
        <w:rPr>
          <w:rtl/>
        </w:rPr>
        <w:t xml:space="preserve"> </w:t>
      </w:r>
      <w:r w:rsidR="007C0CFA" w:rsidRPr="00A90CDC">
        <w:rPr>
          <w:rFonts w:hint="eastAsia"/>
          <w:rtl/>
        </w:rPr>
        <w:t>מגלשה</w:t>
      </w:r>
      <w:r w:rsidR="007C0CFA" w:rsidRPr="00A90CDC">
        <w:rPr>
          <w:rtl/>
        </w:rPr>
        <w:t xml:space="preserve"> </w:t>
      </w:r>
      <w:r w:rsidR="007C0CFA" w:rsidRPr="00A90CDC">
        <w:rPr>
          <w:rFonts w:hint="eastAsia"/>
          <w:rtl/>
        </w:rPr>
        <w:t>אבל</w:t>
      </w:r>
      <w:r w:rsidR="007C0CFA" w:rsidRPr="00A90CDC">
        <w:rPr>
          <w:rtl/>
        </w:rPr>
        <w:t xml:space="preserve"> </w:t>
      </w:r>
      <w:r w:rsidR="007C0CFA" w:rsidRPr="00A90CDC">
        <w:rPr>
          <w:rFonts w:hint="eastAsia"/>
          <w:rtl/>
        </w:rPr>
        <w:t>ארקדי</w:t>
      </w:r>
      <w:r w:rsidR="007C0CFA" w:rsidRPr="00A90CDC">
        <w:rPr>
          <w:rtl/>
        </w:rPr>
        <w:t xml:space="preserve"> </w:t>
      </w:r>
      <w:r w:rsidR="007C0CFA" w:rsidRPr="00A90CDC">
        <w:rPr>
          <w:rFonts w:hint="eastAsia"/>
          <w:rtl/>
        </w:rPr>
        <w:t>התעקש</w:t>
      </w:r>
      <w:r w:rsidR="007C0CFA" w:rsidRPr="00A90CDC">
        <w:rPr>
          <w:rtl/>
        </w:rPr>
        <w:t xml:space="preserve">, </w:t>
      </w:r>
      <w:r w:rsidR="007C0CFA" w:rsidRPr="00A90CDC">
        <w:rPr>
          <w:rFonts w:hint="eastAsia"/>
          <w:rtl/>
        </w:rPr>
        <w:t>הוא</w:t>
      </w:r>
      <w:r w:rsidR="007C0CFA" w:rsidRPr="00A90CDC">
        <w:rPr>
          <w:rtl/>
        </w:rPr>
        <w:t xml:space="preserve"> </w:t>
      </w:r>
      <w:r w:rsidR="007C0CFA" w:rsidRPr="00A90CDC">
        <w:rPr>
          <w:rFonts w:hint="eastAsia"/>
          <w:rtl/>
        </w:rPr>
        <w:t>שתה</w:t>
      </w:r>
      <w:r w:rsidR="007C0CFA" w:rsidRPr="00A90CDC">
        <w:rPr>
          <w:rtl/>
        </w:rPr>
        <w:t xml:space="preserve"> </w:t>
      </w:r>
      <w:r w:rsidR="007C0CFA" w:rsidRPr="00A90CDC">
        <w:rPr>
          <w:rFonts w:hint="eastAsia"/>
          <w:rtl/>
        </w:rPr>
        <w:t>מהר</w:t>
      </w:r>
      <w:r w:rsidR="007C0CFA" w:rsidRPr="00A90CDC">
        <w:rPr>
          <w:rtl/>
        </w:rPr>
        <w:t xml:space="preserve"> </w:t>
      </w:r>
      <w:r w:rsidR="007C0CFA" w:rsidRPr="00A90CDC">
        <w:rPr>
          <w:rFonts w:hint="eastAsia"/>
          <w:rtl/>
        </w:rPr>
        <w:t>מדי</w:t>
      </w:r>
      <w:r w:rsidR="007C0CFA" w:rsidRPr="00A90CDC">
        <w:rPr>
          <w:rtl/>
        </w:rPr>
        <w:t xml:space="preserve"> </w:t>
      </w:r>
      <w:r w:rsidR="007C0CFA" w:rsidRPr="00A90CDC">
        <w:rPr>
          <w:rFonts w:hint="eastAsia"/>
          <w:rtl/>
        </w:rPr>
        <w:t>את</w:t>
      </w:r>
      <w:r w:rsidR="007C0CFA" w:rsidRPr="00A90CDC">
        <w:rPr>
          <w:rtl/>
        </w:rPr>
        <w:t xml:space="preserve"> </w:t>
      </w:r>
      <w:r w:rsidR="007C0CFA" w:rsidRPr="00A90CDC">
        <w:rPr>
          <w:rFonts w:hint="eastAsia"/>
          <w:rtl/>
        </w:rPr>
        <w:t>המיץ</w:t>
      </w:r>
      <w:r w:rsidR="007C0CFA" w:rsidRPr="00A90CDC">
        <w:rPr>
          <w:rtl/>
        </w:rPr>
        <w:t xml:space="preserve"> </w:t>
      </w:r>
      <w:r w:rsidR="007C0CFA" w:rsidRPr="00A90CDC">
        <w:rPr>
          <w:rFonts w:hint="eastAsia"/>
          <w:rtl/>
        </w:rPr>
        <w:t>שאלכס</w:t>
      </w:r>
      <w:r w:rsidR="007C0CFA" w:rsidRPr="00A90CDC">
        <w:rPr>
          <w:rtl/>
        </w:rPr>
        <w:t xml:space="preserve"> </w:t>
      </w:r>
      <w:r w:rsidR="007C0CFA" w:rsidRPr="00A90CDC">
        <w:rPr>
          <w:rFonts w:hint="eastAsia"/>
          <w:rtl/>
        </w:rPr>
        <w:t>סחט</w:t>
      </w:r>
      <w:r w:rsidR="007C0CFA" w:rsidRPr="00A90CDC">
        <w:rPr>
          <w:rtl/>
        </w:rPr>
        <w:t xml:space="preserve"> </w:t>
      </w:r>
      <w:r w:rsidR="007C0CFA" w:rsidRPr="00A90CDC">
        <w:rPr>
          <w:rFonts w:hint="eastAsia"/>
          <w:rtl/>
        </w:rPr>
        <w:t>עבורו</w:t>
      </w:r>
      <w:r w:rsidR="007C0CFA" w:rsidRPr="00A90CDC">
        <w:rPr>
          <w:rtl/>
        </w:rPr>
        <w:t xml:space="preserve"> </w:t>
      </w:r>
      <w:r w:rsidR="007C0CFA" w:rsidRPr="00A90CDC">
        <w:rPr>
          <w:rFonts w:hint="eastAsia"/>
          <w:rtl/>
        </w:rPr>
        <w:t>והשתנק</w:t>
      </w:r>
      <w:r w:rsidR="007C0CFA" w:rsidRPr="00A90CDC">
        <w:rPr>
          <w:rtl/>
        </w:rPr>
        <w:t xml:space="preserve">, </w:t>
      </w:r>
      <w:r w:rsidR="00871634">
        <w:rPr>
          <w:rFonts w:hint="cs"/>
          <w:rtl/>
        </w:rPr>
        <w:t>"</w:t>
      </w:r>
      <w:r w:rsidRPr="00A90CDC">
        <w:rPr>
          <w:rFonts w:cs="Times New Roman"/>
          <w:rtl/>
        </w:rPr>
        <w:t>ז</w:t>
      </w:r>
      <w:r w:rsidR="00E941A6" w:rsidRPr="00A90CDC">
        <w:rPr>
          <w:rFonts w:cs="Times New Roman" w:hint="eastAsia"/>
          <w:rtl/>
        </w:rPr>
        <w:t>את</w:t>
      </w:r>
      <w:r w:rsidRPr="00A90CDC">
        <w:rPr>
          <w:rFonts w:cs="Times New Roman"/>
          <w:rtl/>
        </w:rPr>
        <w:t xml:space="preserve"> לא ממש מגלשה, ז</w:t>
      </w:r>
      <w:r w:rsidR="00E941A6" w:rsidRPr="00A90CDC">
        <w:rPr>
          <w:rFonts w:cs="Times New Roman" w:hint="eastAsia"/>
          <w:rtl/>
        </w:rPr>
        <w:t>את</w:t>
      </w:r>
      <w:r w:rsidRPr="00A90CDC">
        <w:rPr>
          <w:rFonts w:cs="Times New Roman"/>
          <w:rtl/>
        </w:rPr>
        <w:t>..</w:t>
      </w:r>
      <w:r w:rsidR="00871634">
        <w:rPr>
          <w:rFonts w:cs="Times New Roman" w:hint="cs"/>
          <w:rtl/>
        </w:rPr>
        <w:t>."</w:t>
      </w:r>
    </w:p>
    <w:p w14:paraId="5A4CAD6A" w14:textId="6583594F" w:rsidR="003E41AC" w:rsidRPr="00CD067C" w:rsidRDefault="00871634" w:rsidP="004F07F8">
      <w:pPr>
        <w:rPr>
          <w:rtl/>
        </w:rPr>
      </w:pPr>
      <w:r>
        <w:rPr>
          <w:rFonts w:cs="Times New Roman" w:hint="cs"/>
          <w:rtl/>
        </w:rPr>
        <w:t>"</w:t>
      </w:r>
      <w:r w:rsidR="007C0CFA" w:rsidRPr="00A90CDC">
        <w:rPr>
          <w:rFonts w:cs="Times New Roman"/>
          <w:rtl/>
        </w:rPr>
        <w:t>ז</w:t>
      </w:r>
      <w:r w:rsidR="00E941A6" w:rsidRPr="00A90CDC">
        <w:rPr>
          <w:rFonts w:cs="Times New Roman" w:hint="eastAsia"/>
          <w:rtl/>
        </w:rPr>
        <w:t>את</w:t>
      </w:r>
      <w:r w:rsidR="007C0CFA" w:rsidRPr="00A90CDC">
        <w:rPr>
          <w:rFonts w:cs="Times New Roman"/>
          <w:rtl/>
        </w:rPr>
        <w:t xml:space="preserve"> דרך חיים,</w:t>
      </w:r>
      <w:r>
        <w:rPr>
          <w:rFonts w:cs="Times New Roman" w:hint="cs"/>
          <w:rtl/>
        </w:rPr>
        <w:t>"</w:t>
      </w:r>
      <w:r w:rsidR="007C0CFA" w:rsidRPr="00A90CDC">
        <w:rPr>
          <w:rFonts w:cs="Times New Roman"/>
          <w:rtl/>
        </w:rPr>
        <w:t xml:space="preserve"> אלכס </w:t>
      </w:r>
      <w:r w:rsidR="007C0CFA" w:rsidRPr="00A90CDC">
        <w:rPr>
          <w:rFonts w:cs="Times New Roman" w:hint="eastAsia"/>
          <w:rtl/>
        </w:rPr>
        <w:t>ה</w:t>
      </w:r>
      <w:r w:rsidR="006E152E" w:rsidRPr="00A90CDC">
        <w:rPr>
          <w:rFonts w:cs="Times New Roman"/>
          <w:rtl/>
        </w:rPr>
        <w:t>שלים.</w:t>
      </w:r>
      <w:r w:rsidR="0060449C">
        <w:rPr>
          <w:rFonts w:cs="Times New Roman" w:hint="cs"/>
          <w:rtl/>
        </w:rPr>
        <w:t>]</w:t>
      </w:r>
    </w:p>
    <w:p w14:paraId="739E6A9B" w14:textId="7939E96B" w:rsidR="001C4BF3" w:rsidRDefault="001C4BF3" w:rsidP="001C4BF3">
      <w:pPr>
        <w:rPr>
          <w:rtl/>
        </w:rPr>
      </w:pPr>
      <w:r w:rsidRPr="00CD067C">
        <w:rPr>
          <w:rtl/>
        </w:rPr>
        <w:t>"אתה יודע ש</w:t>
      </w:r>
      <w:r>
        <w:rPr>
          <w:rFonts w:hint="cs"/>
          <w:rtl/>
        </w:rPr>
        <w:t xml:space="preserve">עד </w:t>
      </w:r>
      <w:r w:rsidR="00ED0E6C">
        <w:rPr>
          <w:rFonts w:hint="cs"/>
          <w:rtl/>
        </w:rPr>
        <w:t>כיתה ט'</w:t>
      </w:r>
      <w:r>
        <w:rPr>
          <w:rFonts w:hint="cs"/>
          <w:rtl/>
        </w:rPr>
        <w:t xml:space="preserve"> </w:t>
      </w:r>
      <w:r w:rsidRPr="00CD067C">
        <w:rPr>
          <w:rtl/>
        </w:rPr>
        <w:t xml:space="preserve">אלכס לא </w:t>
      </w:r>
      <w:r>
        <w:rPr>
          <w:rFonts w:hint="cs"/>
          <w:rtl/>
        </w:rPr>
        <w:t xml:space="preserve">היה </w:t>
      </w:r>
      <w:r w:rsidRPr="00CD067C">
        <w:rPr>
          <w:rtl/>
        </w:rPr>
        <w:t>יכ</w:t>
      </w:r>
      <w:r>
        <w:rPr>
          <w:rFonts w:hint="cs"/>
          <w:rtl/>
        </w:rPr>
        <w:t>ו</w:t>
      </w:r>
      <w:r>
        <w:rPr>
          <w:rtl/>
        </w:rPr>
        <w:t xml:space="preserve">ל לעלות על מתקנים </w:t>
      </w:r>
      <w:r>
        <w:rPr>
          <w:rFonts w:hint="cs"/>
          <w:rtl/>
        </w:rPr>
        <w:t>שמוגבלים מ</w:t>
      </w:r>
      <w:r>
        <w:rPr>
          <w:rtl/>
        </w:rPr>
        <w:t>גי</w:t>
      </w:r>
      <w:r>
        <w:rPr>
          <w:rFonts w:hint="cs"/>
          <w:rtl/>
        </w:rPr>
        <w:t xml:space="preserve">ל </w:t>
      </w:r>
      <w:r w:rsidR="0060449C" w:rsidRPr="0060449C">
        <w:rPr>
          <w:rFonts w:cs="Times New Roman"/>
          <w:rtl/>
        </w:rPr>
        <w:t>שתים</w:t>
      </w:r>
      <w:r>
        <w:rPr>
          <w:rFonts w:hint="cs"/>
          <w:rtl/>
        </w:rPr>
        <w:t>-עשרה,</w:t>
      </w:r>
      <w:r w:rsidRPr="00CD067C">
        <w:rPr>
          <w:rtl/>
        </w:rPr>
        <w:t xml:space="preserve"> כי הוא לא עבר א</w:t>
      </w:r>
      <w:r>
        <w:rPr>
          <w:rtl/>
        </w:rPr>
        <w:t xml:space="preserve">ת הגובה המינימלי?" </w:t>
      </w:r>
      <w:r w:rsidR="00871634">
        <w:rPr>
          <w:rFonts w:hint="cs"/>
          <w:rtl/>
        </w:rPr>
        <w:t>[</w:t>
      </w:r>
      <w:r>
        <w:rPr>
          <w:rtl/>
        </w:rPr>
        <w:t>מארק</w:t>
      </w:r>
      <w:r w:rsidR="009564E3">
        <w:rPr>
          <w:rtl/>
        </w:rPr>
        <w:t xml:space="preserve"> </w:t>
      </w:r>
      <w:r w:rsidR="0002336D">
        <w:rPr>
          <w:rFonts w:hint="cs"/>
          <w:rtl/>
        </w:rPr>
        <w:t>כעס</w:t>
      </w:r>
      <w:r w:rsidR="00E26151">
        <w:rPr>
          <w:rFonts w:hint="cs"/>
          <w:rtl/>
        </w:rPr>
        <w:t xml:space="preserve"> </w:t>
      </w:r>
      <w:r w:rsidR="0002336D">
        <w:rPr>
          <w:rFonts w:hint="cs"/>
          <w:rtl/>
        </w:rPr>
        <w:t>בנוגע</w:t>
      </w:r>
      <w:r w:rsidR="00E26151">
        <w:rPr>
          <w:rFonts w:hint="cs"/>
          <w:rtl/>
        </w:rPr>
        <w:t xml:space="preserve"> </w:t>
      </w:r>
      <w:r w:rsidR="0002336D">
        <w:rPr>
          <w:rFonts w:hint="cs"/>
          <w:rtl/>
        </w:rPr>
        <w:t>ל</w:t>
      </w:r>
      <w:r w:rsidR="00E26151">
        <w:rPr>
          <w:rFonts w:hint="cs"/>
          <w:rtl/>
        </w:rPr>
        <w:t xml:space="preserve">מצעים, </w:t>
      </w:r>
      <w:r w:rsidR="0002336D">
        <w:rPr>
          <w:rFonts w:hint="cs"/>
          <w:rtl/>
        </w:rPr>
        <w:t>ול</w:t>
      </w:r>
      <w:r w:rsidR="00E26151">
        <w:rPr>
          <w:rFonts w:hint="cs"/>
          <w:rtl/>
        </w:rPr>
        <w:t xml:space="preserve">כך שאלכס הרשה </w:t>
      </w:r>
      <w:r w:rsidR="0002336D">
        <w:rPr>
          <w:rFonts w:hint="cs"/>
          <w:rtl/>
        </w:rPr>
        <w:t>למישהו זר (סביר יותר להניח ש</w:t>
      </w:r>
      <w:r w:rsidR="00E26151">
        <w:rPr>
          <w:rFonts w:hint="cs"/>
          <w:rtl/>
        </w:rPr>
        <w:t xml:space="preserve">למישהם </w:t>
      </w:r>
      <w:r w:rsidR="0002336D">
        <w:rPr>
          <w:rFonts w:hint="cs"/>
          <w:rtl/>
        </w:rPr>
        <w:t xml:space="preserve">זרים </w:t>
      </w:r>
      <w:r w:rsidR="0002336D">
        <w:rPr>
          <w:rtl/>
        </w:rPr>
        <w:t>–</w:t>
      </w:r>
      <w:r w:rsidR="0002336D">
        <w:rPr>
          <w:rFonts w:hint="cs"/>
          <w:rtl/>
        </w:rPr>
        <w:t xml:space="preserve"> דבר מרתיח כשלעצמו) </w:t>
      </w:r>
      <w:r w:rsidR="00E26151">
        <w:rPr>
          <w:rFonts w:hint="cs"/>
          <w:rtl/>
        </w:rPr>
        <w:t>להכנס למיטתו.</w:t>
      </w:r>
      <w:r w:rsidR="00871634">
        <w:rPr>
          <w:rFonts w:hint="cs"/>
          <w:rtl/>
        </w:rPr>
        <w:t>]</w:t>
      </w:r>
      <w:r w:rsidR="009564E3">
        <w:rPr>
          <w:rFonts w:hint="cs"/>
          <w:rtl/>
        </w:rPr>
        <w:t xml:space="preserve"> </w:t>
      </w:r>
    </w:p>
    <w:p w14:paraId="1F6CB971" w14:textId="3A6ED7D7" w:rsidR="001C4BF3" w:rsidRDefault="001C4BF3" w:rsidP="001C4BF3">
      <w:pPr>
        <w:rPr>
          <w:rtl/>
        </w:rPr>
      </w:pPr>
      <w:r>
        <w:rPr>
          <w:rFonts w:hint="cs"/>
          <w:rtl/>
        </w:rPr>
        <w:t xml:space="preserve">"ואתה לא יכולת לעלות עליהם כי פחדת," אלכס </w:t>
      </w:r>
      <w:r w:rsidR="0002336D">
        <w:rPr>
          <w:rFonts w:hint="cs"/>
          <w:rtl/>
        </w:rPr>
        <w:t>אמר בטון מבודח</w:t>
      </w:r>
      <w:r>
        <w:rPr>
          <w:rFonts w:hint="cs"/>
          <w:rtl/>
        </w:rPr>
        <w:t>. "ומה אתה מגדל על הסנטר שלך?"</w:t>
      </w:r>
    </w:p>
    <w:p w14:paraId="2912E4B7" w14:textId="674E270A" w:rsidR="001C4BF3" w:rsidRDefault="001C4BF3" w:rsidP="00251BBF">
      <w:pPr>
        <w:rPr>
          <w:rtl/>
        </w:rPr>
      </w:pPr>
      <w:r>
        <w:rPr>
          <w:rFonts w:hint="cs"/>
          <w:rtl/>
        </w:rPr>
        <w:t>"מה?" מארק שפשף את סנטר</w:t>
      </w:r>
      <w:r w:rsidR="00251BBF">
        <w:rPr>
          <w:rFonts w:hint="cs"/>
          <w:rtl/>
        </w:rPr>
        <w:t>ו</w:t>
      </w:r>
      <w:r>
        <w:rPr>
          <w:rFonts w:hint="cs"/>
          <w:rtl/>
        </w:rPr>
        <w:t>.</w:t>
      </w:r>
    </w:p>
    <w:p w14:paraId="54DD10F4" w14:textId="73C66840" w:rsidR="001C4BF3" w:rsidRDefault="001C4BF3" w:rsidP="001C4BF3">
      <w:pPr>
        <w:rPr>
          <w:rtl/>
        </w:rPr>
      </w:pPr>
      <w:r>
        <w:rPr>
          <w:rFonts w:hint="cs"/>
          <w:rtl/>
        </w:rPr>
        <w:lastRenderedPageBreak/>
        <w:t>"איזה הר אדום אתה מצמח לך, עם אגם צהוב בפסגה."</w:t>
      </w:r>
    </w:p>
    <w:p w14:paraId="3FE03DA1" w14:textId="5B1BC6E7" w:rsidR="001C4BF3" w:rsidRDefault="001C4BF3" w:rsidP="00F81EC3">
      <w:pPr>
        <w:rPr>
          <w:rtl/>
        </w:rPr>
      </w:pPr>
      <w:r>
        <w:rPr>
          <w:rFonts w:hint="cs"/>
          <w:rtl/>
        </w:rPr>
        <w:t xml:space="preserve">מארק הסמיק. </w:t>
      </w:r>
      <w:r w:rsidR="00921140">
        <w:rPr>
          <w:rFonts w:hint="cs"/>
          <w:rtl/>
        </w:rPr>
        <w:t>[</w:t>
      </w:r>
      <w:r>
        <w:rPr>
          <w:rFonts w:hint="cs"/>
          <w:rtl/>
        </w:rPr>
        <w:t xml:space="preserve">הוא לא היה צריך </w:t>
      </w:r>
      <w:r w:rsidR="00F81EC3">
        <w:rPr>
          <w:rFonts w:hint="cs"/>
          <w:rtl/>
        </w:rPr>
        <w:t>[</w:t>
      </w:r>
      <w:r w:rsidR="00FA2B9F">
        <w:rPr>
          <w:rFonts w:hint="cs"/>
          <w:rtl/>
        </w:rPr>
        <w:t xml:space="preserve">הוא היה אמור פחות / משהו אחר... / הוא מוכרח </w:t>
      </w:r>
      <w:r w:rsidR="00251BBF">
        <w:rPr>
          <w:rFonts w:hint="cs"/>
          <w:rtl/>
        </w:rPr>
        <w:t>לא היה עליו</w:t>
      </w:r>
      <w:r w:rsidR="00F81EC3">
        <w:rPr>
          <w:rFonts w:hint="cs"/>
          <w:rtl/>
        </w:rPr>
        <w:t xml:space="preserve">] </w:t>
      </w:r>
      <w:r>
        <w:rPr>
          <w:rFonts w:hint="cs"/>
          <w:rtl/>
        </w:rPr>
        <w:t xml:space="preserve">להגות ביסמין </w:t>
      </w:r>
      <w:r w:rsidR="00F97A34">
        <w:rPr>
          <w:rFonts w:hint="cs"/>
          <w:rtl/>
        </w:rPr>
        <w:t>כל כך</w:t>
      </w:r>
      <w:r>
        <w:rPr>
          <w:rFonts w:hint="cs"/>
          <w:rtl/>
        </w:rPr>
        <w:t xml:space="preserve"> הרבה בלילות.</w:t>
      </w:r>
      <w:r w:rsidR="00921140">
        <w:rPr>
          <w:rFonts w:hint="cs"/>
          <w:rtl/>
        </w:rPr>
        <w:t>]</w:t>
      </w:r>
      <w:r>
        <w:rPr>
          <w:rFonts w:hint="cs"/>
          <w:rtl/>
        </w:rPr>
        <w:t xml:space="preserve"> "</w:t>
      </w:r>
      <w:r w:rsidR="00FA2B9F">
        <w:rPr>
          <w:rFonts w:hint="cs"/>
          <w:rtl/>
        </w:rPr>
        <w:t xml:space="preserve">הפצעים האלה </w:t>
      </w:r>
      <w:r>
        <w:rPr>
          <w:rFonts w:hint="cs"/>
          <w:rtl/>
        </w:rPr>
        <w:t>זה חלק מההתבגרות</w:t>
      </w:r>
      <w:r w:rsidR="00FA2B9F">
        <w:rPr>
          <w:rFonts w:hint="cs"/>
          <w:rtl/>
        </w:rPr>
        <w:t>,</w:t>
      </w:r>
      <w:r>
        <w:rPr>
          <w:rFonts w:hint="cs"/>
          <w:rtl/>
        </w:rPr>
        <w:t xml:space="preserve"> אלכס</w:t>
      </w:r>
      <w:r w:rsidR="0002336D">
        <w:rPr>
          <w:rFonts w:hint="cs"/>
          <w:rtl/>
        </w:rPr>
        <w:t>.</w:t>
      </w:r>
      <w:r>
        <w:rPr>
          <w:rFonts w:hint="cs"/>
          <w:rtl/>
        </w:rPr>
        <w:t>"</w:t>
      </w:r>
    </w:p>
    <w:p w14:paraId="18A90CED" w14:textId="77777777" w:rsidR="001C4BF3" w:rsidRDefault="001C4BF3" w:rsidP="001C4BF3">
      <w:pPr>
        <w:rPr>
          <w:rtl/>
        </w:rPr>
      </w:pPr>
      <w:r>
        <w:rPr>
          <w:rFonts w:hint="cs"/>
          <w:rtl/>
        </w:rPr>
        <w:t>"לא שלי."</w:t>
      </w:r>
    </w:p>
    <w:p w14:paraId="2861A5DC" w14:textId="77777777" w:rsidR="001C4BF3" w:rsidRDefault="001C4BF3" w:rsidP="001C4BF3">
      <w:pPr>
        <w:rPr>
          <w:rtl/>
        </w:rPr>
      </w:pPr>
      <w:r>
        <w:rPr>
          <w:rFonts w:hint="cs"/>
          <w:rtl/>
        </w:rPr>
        <w:t>"כי אתה נשאר אינפנטילי."</w:t>
      </w:r>
    </w:p>
    <w:p w14:paraId="292EDF9E" w14:textId="79176338" w:rsidR="001C4BF3" w:rsidRDefault="00326B4A" w:rsidP="00A52016">
      <w:pPr>
        <w:rPr>
          <w:rtl/>
        </w:rPr>
      </w:pPr>
      <w:r>
        <w:rPr>
          <w:rFonts w:hint="cs"/>
          <w:rtl/>
        </w:rPr>
        <w:t xml:space="preserve">אלכס </w:t>
      </w:r>
      <w:r w:rsidR="0060449C">
        <w:rPr>
          <w:rFonts w:hint="cs"/>
          <w:rtl/>
        </w:rPr>
        <w:t>זקר</w:t>
      </w:r>
      <w:r>
        <w:rPr>
          <w:rFonts w:hint="cs"/>
          <w:rtl/>
        </w:rPr>
        <w:t xml:space="preserve"> את גבותיו באופן בלתי מורגש כמעט</w:t>
      </w:r>
      <w:r w:rsidR="000257E6">
        <w:rPr>
          <w:rFonts w:hint="cs"/>
          <w:rtl/>
        </w:rPr>
        <w:t>,</w:t>
      </w:r>
      <w:r>
        <w:rPr>
          <w:rFonts w:hint="cs"/>
          <w:rtl/>
        </w:rPr>
        <w:t xml:space="preserve"> לאמ</w:t>
      </w:r>
      <w:r w:rsidR="009F1DDB">
        <w:rPr>
          <w:rFonts w:hint="cs"/>
          <w:rtl/>
        </w:rPr>
        <w:t>ו</w:t>
      </w:r>
      <w:r>
        <w:rPr>
          <w:rFonts w:hint="cs"/>
          <w:rtl/>
        </w:rPr>
        <w:t xml:space="preserve">ר </w:t>
      </w:r>
      <w:r>
        <w:rPr>
          <w:rtl/>
        </w:rPr>
        <w:t>–</w:t>
      </w:r>
      <w:r>
        <w:rPr>
          <w:rFonts w:hint="cs"/>
          <w:rtl/>
        </w:rPr>
        <w:t xml:space="preserve"> </w:t>
      </w:r>
      <w:r w:rsidR="000257E6">
        <w:rPr>
          <w:rFonts w:hint="cs"/>
          <w:rtl/>
        </w:rPr>
        <w:t>[</w:t>
      </w:r>
      <w:r>
        <w:rPr>
          <w:rFonts w:hint="cs"/>
          <w:rtl/>
        </w:rPr>
        <w:t xml:space="preserve">האר </w:t>
      </w:r>
      <w:r w:rsidR="003637F2">
        <w:rPr>
          <w:rFonts w:hint="cs"/>
          <w:rtl/>
        </w:rPr>
        <w:t>בטובך</w:t>
      </w:r>
      <w:r>
        <w:rPr>
          <w:rFonts w:hint="cs"/>
          <w:rtl/>
        </w:rPr>
        <w:t xml:space="preserve"> עיני</w:t>
      </w:r>
      <w:r w:rsidR="000257E6">
        <w:rPr>
          <w:rFonts w:hint="cs"/>
          <w:rtl/>
        </w:rPr>
        <w:t>]</w:t>
      </w:r>
      <w:r>
        <w:rPr>
          <w:rFonts w:hint="cs"/>
          <w:rtl/>
        </w:rPr>
        <w:t xml:space="preserve"> </w:t>
      </w:r>
      <w:r w:rsidR="008310D3">
        <w:rPr>
          <w:rFonts w:hint="cs"/>
          <w:rtl/>
        </w:rPr>
        <w:t xml:space="preserve">הואל </w:t>
      </w:r>
      <w:r w:rsidR="003637F2">
        <w:rPr>
          <w:rFonts w:hint="cs"/>
          <w:rtl/>
        </w:rPr>
        <w:t xml:space="preserve">נא </w:t>
      </w:r>
      <w:r w:rsidR="008310D3">
        <w:rPr>
          <w:rFonts w:hint="cs"/>
          <w:rtl/>
        </w:rPr>
        <w:t xml:space="preserve">ללמדני </w:t>
      </w:r>
      <w:r w:rsidR="000257E6">
        <w:rPr>
          <w:rFonts w:hint="cs"/>
          <w:rtl/>
        </w:rPr>
        <w:t xml:space="preserve">אחי היקר </w:t>
      </w:r>
      <w:r>
        <w:rPr>
          <w:rFonts w:hint="cs"/>
          <w:rtl/>
        </w:rPr>
        <w:t xml:space="preserve">מה חסר </w:t>
      </w:r>
      <w:r w:rsidR="00B432E8">
        <w:rPr>
          <w:rFonts w:hint="cs"/>
          <w:rtl/>
        </w:rPr>
        <w:t xml:space="preserve">לי </w:t>
      </w:r>
      <w:r>
        <w:rPr>
          <w:rFonts w:hint="cs"/>
          <w:rtl/>
        </w:rPr>
        <w:t>בהתבגרותי חוץ מ</w:t>
      </w:r>
      <w:r w:rsidR="009F1DDB">
        <w:rPr>
          <w:rFonts w:hint="cs"/>
          <w:rtl/>
        </w:rPr>
        <w:t xml:space="preserve">אשר </w:t>
      </w:r>
      <w:r w:rsidR="000E616A" w:rsidRPr="000E616A">
        <w:rPr>
          <w:rFonts w:cs="Times New Roman"/>
          <w:rtl/>
        </w:rPr>
        <w:t xml:space="preserve">רכס של </w:t>
      </w:r>
      <w:r>
        <w:rPr>
          <w:rFonts w:hint="cs"/>
          <w:rtl/>
        </w:rPr>
        <w:t>הרים אדומים על סנטרי</w:t>
      </w:r>
      <w:r w:rsidR="004E13A5">
        <w:rPr>
          <w:rFonts w:hint="cs"/>
          <w:rtl/>
        </w:rPr>
        <w:t>[</w:t>
      </w:r>
      <w:r>
        <w:rPr>
          <w:rFonts w:hint="cs"/>
          <w:rtl/>
        </w:rPr>
        <w:t xml:space="preserve">, </w:t>
      </w:r>
      <w:r w:rsidR="002B37A2">
        <w:rPr>
          <w:rFonts w:hint="cs"/>
          <w:rtl/>
        </w:rPr>
        <w:t>בעלי</w:t>
      </w:r>
      <w:r>
        <w:rPr>
          <w:rFonts w:hint="cs"/>
          <w:rtl/>
        </w:rPr>
        <w:t xml:space="preserve"> הפרשות זיהומיות בפסגתם</w:t>
      </w:r>
      <w:r w:rsidR="004E13A5">
        <w:rPr>
          <w:rFonts w:hint="cs"/>
          <w:rtl/>
        </w:rPr>
        <w:t>]</w:t>
      </w:r>
      <w:r>
        <w:rPr>
          <w:rFonts w:hint="cs"/>
          <w:rtl/>
        </w:rPr>
        <w:t>.</w:t>
      </w:r>
      <w:r w:rsidR="00513F55" w:rsidRPr="00513F55">
        <w:rPr>
          <w:rFonts w:hint="cs"/>
          <w:rtl/>
        </w:rPr>
        <w:t xml:space="preserve"> </w:t>
      </w:r>
      <w:r w:rsidR="008310D3">
        <w:rPr>
          <w:rFonts w:hint="cs"/>
          <w:rtl/>
        </w:rPr>
        <w:t xml:space="preserve">אבל </w:t>
      </w:r>
      <w:r w:rsidR="00776192" w:rsidRPr="00776192">
        <w:rPr>
          <w:rFonts w:cs="Times New Roman"/>
          <w:rtl/>
        </w:rPr>
        <w:t xml:space="preserve">תבוסתו של מארק </w:t>
      </w:r>
      <w:r w:rsidR="001C5A04">
        <w:rPr>
          <w:rFonts w:cs="Times New Roman"/>
          <w:rtl/>
        </w:rPr>
        <w:t>הייתה</w:t>
      </w:r>
      <w:r w:rsidR="00776192" w:rsidRPr="00776192">
        <w:rPr>
          <w:rFonts w:cs="Times New Roman"/>
          <w:rtl/>
        </w:rPr>
        <w:t xml:space="preserve"> כה ברורה ש</w:t>
      </w:r>
      <w:r w:rsidR="00F10FEC">
        <w:rPr>
          <w:rFonts w:cs="Times New Roman" w:hint="cs"/>
          <w:rtl/>
        </w:rPr>
        <w:t xml:space="preserve">הוא </w:t>
      </w:r>
      <w:r w:rsidR="00776192" w:rsidRPr="00776192">
        <w:rPr>
          <w:rFonts w:cs="Times New Roman"/>
          <w:rtl/>
        </w:rPr>
        <w:t>לא חש צורך להוסיף</w:t>
      </w:r>
      <w:r w:rsidR="008310D3">
        <w:rPr>
          <w:rFonts w:hint="cs"/>
          <w:rtl/>
        </w:rPr>
        <w:t xml:space="preserve"> דבר,</w:t>
      </w:r>
      <w:r w:rsidR="00513F55">
        <w:rPr>
          <w:rFonts w:hint="cs"/>
          <w:rtl/>
        </w:rPr>
        <w:t xml:space="preserve"> ומארק לא היה </w:t>
      </w:r>
      <w:r w:rsidR="00ED0E6C">
        <w:rPr>
          <w:rFonts w:hint="cs"/>
          <w:rtl/>
        </w:rPr>
        <w:t>מסוגל</w:t>
      </w:r>
      <w:r w:rsidR="00513F55">
        <w:rPr>
          <w:rFonts w:hint="cs"/>
          <w:rtl/>
        </w:rPr>
        <w:t xml:space="preserve"> להניח לכך.</w:t>
      </w:r>
      <w:r w:rsidR="00A52016">
        <w:rPr>
          <w:rFonts w:hint="cs"/>
          <w:rtl/>
        </w:rPr>
        <w:t xml:space="preserve"> </w:t>
      </w:r>
      <w:r w:rsidR="001C4BF3">
        <w:rPr>
          <w:rFonts w:hint="cs"/>
          <w:rtl/>
        </w:rPr>
        <w:t>"תדע לך שזה חלק מההתבגרות, דבר שאתה לעולם לא תבין בו, זה השכל שלי שמתפרץ החוצה!"</w:t>
      </w:r>
      <w:bookmarkStart w:id="413" w:name="_Hlk502575714"/>
      <w:r w:rsidR="009F5452">
        <w:rPr>
          <w:rFonts w:hint="cs"/>
          <w:rtl/>
        </w:rPr>
        <w:t xml:space="preserve"> </w:t>
      </w:r>
      <w:bookmarkEnd w:id="413"/>
    </w:p>
    <w:p w14:paraId="0A734D45" w14:textId="01165B66" w:rsidR="001C4BF3" w:rsidRDefault="001C4BF3" w:rsidP="000257E6">
      <w:pPr>
        <w:rPr>
          <w:rtl/>
        </w:rPr>
      </w:pPr>
      <w:r>
        <w:rPr>
          <w:rFonts w:hint="cs"/>
          <w:rtl/>
        </w:rPr>
        <w:t xml:space="preserve">"מה?" אלכס </w:t>
      </w:r>
      <w:r w:rsidRPr="002E40D7">
        <w:rPr>
          <w:rFonts w:hint="eastAsia"/>
          <w:highlight w:val="red"/>
          <w:rtl/>
        </w:rPr>
        <w:t>צחק</w:t>
      </w:r>
      <w:r>
        <w:rPr>
          <w:rFonts w:hint="cs"/>
          <w:rtl/>
        </w:rPr>
        <w:t>. "לא ידעתי שהשכל שלך עשוי ממוגלה!</w:t>
      </w:r>
      <w:r w:rsidR="000257E6">
        <w:rPr>
          <w:rFonts w:hint="cs"/>
          <w:rtl/>
        </w:rPr>
        <w:t xml:space="preserve"> </w:t>
      </w:r>
      <w:r>
        <w:rPr>
          <w:rFonts w:hint="cs"/>
          <w:rtl/>
        </w:rPr>
        <w:t>רק תוודא שיסמין לא תראה אותך ככה</w:t>
      </w:r>
      <w:r w:rsidR="008A04F3">
        <w:rPr>
          <w:rFonts w:hint="cs"/>
          <w:rtl/>
        </w:rPr>
        <w:t>.</w:t>
      </w:r>
      <w:r>
        <w:rPr>
          <w:rFonts w:hint="cs"/>
          <w:rtl/>
        </w:rPr>
        <w:t>"</w:t>
      </w:r>
    </w:p>
    <w:p w14:paraId="5D51B71E" w14:textId="25F4BFAC" w:rsidR="000257E6" w:rsidRDefault="000257E6" w:rsidP="00513F55">
      <w:pPr>
        <w:rPr>
          <w:rtl/>
        </w:rPr>
      </w:pPr>
      <w:r w:rsidRPr="000257E6">
        <w:rPr>
          <w:rFonts w:hint="cs"/>
          <w:rtl/>
        </w:rPr>
        <w:t>[</w:t>
      </w:r>
      <w:r w:rsidRPr="000257E6">
        <w:rPr>
          <w:rFonts w:hint="eastAsia"/>
          <w:rtl/>
        </w:rPr>
        <w:t>הוא</w:t>
      </w:r>
      <w:r w:rsidRPr="000257E6">
        <w:rPr>
          <w:rtl/>
        </w:rPr>
        <w:t xml:space="preserve"> כבר מזמן לא נפגע מרמיזות בנוגע לכך </w:t>
      </w:r>
      <w:r w:rsidRPr="000257E6">
        <w:rPr>
          <w:rFonts w:hint="eastAsia"/>
          <w:rtl/>
        </w:rPr>
        <w:t>שלא</w:t>
      </w:r>
      <w:r w:rsidRPr="000257E6">
        <w:rPr>
          <w:rtl/>
        </w:rPr>
        <w:t xml:space="preserve"> </w:t>
      </w:r>
      <w:r w:rsidR="001C5A04">
        <w:rPr>
          <w:rtl/>
        </w:rPr>
        <w:t>הייתה</w:t>
      </w:r>
      <w:r w:rsidRPr="000257E6">
        <w:rPr>
          <w:rtl/>
        </w:rPr>
        <w:t xml:space="preserve"> </w:t>
      </w:r>
      <w:r w:rsidRPr="000257E6">
        <w:rPr>
          <w:rFonts w:cs="Times New Roman" w:hint="eastAsia"/>
          <w:rtl/>
        </w:rPr>
        <w:t>לו</w:t>
      </w:r>
      <w:r w:rsidRPr="000257E6">
        <w:rPr>
          <w:rFonts w:cs="Times New Roman"/>
          <w:rtl/>
        </w:rPr>
        <w:t xml:space="preserve"> כמות מספקת של שכל שימלא את כל גולגלת</w:t>
      </w:r>
      <w:r w:rsidRPr="000257E6">
        <w:rPr>
          <w:rFonts w:cs="Times New Roman" w:hint="eastAsia"/>
          <w:rtl/>
        </w:rPr>
        <w:t>ו</w:t>
      </w:r>
      <w:r w:rsidRPr="000257E6">
        <w:rPr>
          <w:rFonts w:cs="Times New Roman"/>
          <w:rtl/>
        </w:rPr>
        <w:t xml:space="preserve">, לא כל שכן </w:t>
      </w:r>
      <w:r w:rsidRPr="000257E6">
        <w:rPr>
          <w:rFonts w:cs="Times New Roman" w:hint="cs"/>
          <w:rtl/>
        </w:rPr>
        <w:t>ש</w:t>
      </w:r>
      <w:r w:rsidRPr="000257E6">
        <w:rPr>
          <w:rFonts w:cs="Times New Roman"/>
          <w:rtl/>
        </w:rPr>
        <w:t>יפרוץ בתור גבשושיות לבנבנות על פני</w:t>
      </w:r>
      <w:r w:rsidRPr="000257E6">
        <w:rPr>
          <w:rFonts w:cs="Times New Roman" w:hint="cs"/>
          <w:rtl/>
        </w:rPr>
        <w:t>ו</w:t>
      </w:r>
      <w:r w:rsidRPr="000257E6">
        <w:rPr>
          <w:rFonts w:cs="Times New Roman"/>
          <w:rtl/>
        </w:rPr>
        <w:t>.</w:t>
      </w:r>
      <w:r w:rsidRPr="000257E6">
        <w:rPr>
          <w:rFonts w:cs="Times New Roman" w:hint="cs"/>
          <w:rtl/>
        </w:rPr>
        <w:t xml:space="preserve"> </w:t>
      </w:r>
      <w:r w:rsidRPr="000257E6">
        <w:rPr>
          <w:rFonts w:hint="cs"/>
          <w:rtl/>
        </w:rPr>
        <w:t>מארק כמובן לא המציא את ההלצה על השכל בו ברגע אלא תכנן אותה מראש, מתוך צפיה ברורה שאלכס יעיר על הפצעון, ובכל זאת הופתע מתוקפנותו</w:t>
      </w:r>
      <w:r w:rsidR="00495419">
        <w:rPr>
          <w:rFonts w:hint="cs"/>
          <w:rtl/>
        </w:rPr>
        <w:t>.</w:t>
      </w:r>
      <w:r w:rsidRPr="000257E6">
        <w:rPr>
          <w:rFonts w:hint="cs"/>
          <w:rtl/>
        </w:rPr>
        <w:t xml:space="preserve"> וסתם מול הארקדי הזה? לשם מה?]</w:t>
      </w:r>
    </w:p>
    <w:p w14:paraId="57A454E4" w14:textId="23CCD1C2" w:rsidR="00687557" w:rsidRDefault="00687557" w:rsidP="00513F55">
      <w:pPr>
        <w:rPr>
          <w:rtl/>
        </w:rPr>
      </w:pPr>
      <w:r>
        <w:rPr>
          <w:rFonts w:hint="cs"/>
          <w:rtl/>
        </w:rPr>
        <w:t>[</w:t>
      </w:r>
      <w:r w:rsidR="00513F55">
        <w:rPr>
          <w:rFonts w:hint="cs"/>
          <w:rtl/>
        </w:rPr>
        <w:t xml:space="preserve">זאת </w:t>
      </w:r>
      <w:r w:rsidR="001C5A04">
        <w:rPr>
          <w:rFonts w:hint="cs"/>
          <w:rtl/>
        </w:rPr>
        <w:t>הייתה</w:t>
      </w:r>
      <w:r w:rsidR="00513F55">
        <w:rPr>
          <w:rFonts w:hint="cs"/>
          <w:rtl/>
        </w:rPr>
        <w:t xml:space="preserve"> אשמתו</w:t>
      </w:r>
      <w:r w:rsidR="008310D3">
        <w:rPr>
          <w:rFonts w:hint="cs"/>
          <w:rtl/>
        </w:rPr>
        <w:t xml:space="preserve"> של מארק</w:t>
      </w:r>
      <w:r w:rsidR="00513F55">
        <w:rPr>
          <w:rFonts w:hint="cs"/>
          <w:rtl/>
        </w:rPr>
        <w:t xml:space="preserve">, כי החליט לתקוף עד שאלכס יאבד את רחמיו </w:t>
      </w:r>
      <w:r w:rsidR="00513F55">
        <w:rPr>
          <w:rtl/>
        </w:rPr>
        <w:t>–</w:t>
      </w:r>
      <w:r w:rsidR="00513F55">
        <w:rPr>
          <w:rFonts w:hint="cs"/>
          <w:rtl/>
        </w:rPr>
        <w:t xml:space="preserve"> הוא היה מוכרח לקבל פעם אחת את מלא מנת האכזריות, לאמוד את שיעורה ה</w:t>
      </w:r>
      <w:r w:rsidR="00B833EF">
        <w:rPr>
          <w:rFonts w:hint="cs"/>
          <w:rtl/>
        </w:rPr>
        <w:t>מדויק</w:t>
      </w:r>
      <w:r w:rsidR="00513F55">
        <w:rPr>
          <w:rFonts w:hint="cs"/>
          <w:rtl/>
        </w:rPr>
        <w:t xml:space="preserve"> של הכלימה העומדת בפניו... אם כי אלכס שדבר לא נסתר מעיניו,</w:t>
      </w:r>
      <w:r>
        <w:rPr>
          <w:rFonts w:hint="cs"/>
          <w:rtl/>
        </w:rPr>
        <w:t>]</w:t>
      </w:r>
      <w:r w:rsidR="00513F55">
        <w:rPr>
          <w:rFonts w:hint="cs"/>
          <w:rtl/>
        </w:rPr>
        <w:t xml:space="preserve"> </w:t>
      </w:r>
    </w:p>
    <w:p w14:paraId="1F7EEFC0" w14:textId="611EA3A5" w:rsidR="002B37A2" w:rsidRDefault="004E1733" w:rsidP="00513F55">
      <w:pPr>
        <w:rPr>
          <w:rtl/>
        </w:rPr>
      </w:pPr>
      <w:bookmarkStart w:id="414" w:name="_Hlk529460157"/>
      <w:r>
        <w:rPr>
          <w:rFonts w:hint="cs"/>
          <w:rtl/>
        </w:rPr>
        <w:t>מארק הכיר את</w:t>
      </w:r>
      <w:r w:rsidR="00513F55">
        <w:rPr>
          <w:rFonts w:hint="cs"/>
          <w:rtl/>
        </w:rPr>
        <w:t xml:space="preserve"> התקפותיו האכזריות, והסתכן ביודעין</w:t>
      </w:r>
      <w:bookmarkEnd w:id="414"/>
      <w:r w:rsidR="00513F55">
        <w:rPr>
          <w:rFonts w:hint="cs"/>
          <w:rtl/>
        </w:rPr>
        <w:t>. וכעת</w:t>
      </w:r>
      <w:r w:rsidR="001C4BF3">
        <w:rPr>
          <w:rFonts w:hint="cs"/>
          <w:rtl/>
        </w:rPr>
        <w:t xml:space="preserve"> לא היה מסוגל לשאת את מבט</w:t>
      </w:r>
      <w:r w:rsidR="002B37A2">
        <w:rPr>
          <w:rFonts w:hint="cs"/>
          <w:rtl/>
        </w:rPr>
        <w:t>ו</w:t>
      </w:r>
      <w:r w:rsidR="001C4BF3">
        <w:rPr>
          <w:rFonts w:hint="cs"/>
          <w:rtl/>
        </w:rPr>
        <w:t xml:space="preserve"> המופתע ש</w:t>
      </w:r>
      <w:r w:rsidR="002B37A2">
        <w:rPr>
          <w:rFonts w:hint="cs"/>
          <w:rtl/>
        </w:rPr>
        <w:t xml:space="preserve">ל </w:t>
      </w:r>
      <w:r w:rsidR="001C4BF3">
        <w:rPr>
          <w:rFonts w:hint="cs"/>
          <w:rtl/>
        </w:rPr>
        <w:t xml:space="preserve">ארקדי, </w:t>
      </w:r>
      <w:r w:rsidR="000F28A8">
        <w:rPr>
          <w:rFonts w:hint="cs"/>
          <w:rtl/>
        </w:rPr>
        <w:t>שהתחלף ב</w:t>
      </w:r>
      <w:r w:rsidR="001C4BF3">
        <w:rPr>
          <w:rFonts w:hint="cs"/>
          <w:rtl/>
        </w:rPr>
        <w:t xml:space="preserve">הבנה. כמובן, זה ברור, וכי מי לא ירצה </w:t>
      </w:r>
      <w:r w:rsidR="00251BBF">
        <w:rPr>
          <w:rFonts w:hint="cs"/>
          <w:rtl/>
        </w:rPr>
        <w:t>ב</w:t>
      </w:r>
      <w:r w:rsidR="001C4BF3">
        <w:rPr>
          <w:rFonts w:hint="cs"/>
          <w:rtl/>
        </w:rPr>
        <w:t>יסמין? אפילו ה</w:t>
      </w:r>
      <w:r w:rsidR="00C90C6C">
        <w:rPr>
          <w:rFonts w:hint="cs"/>
          <w:rtl/>
        </w:rPr>
        <w:t>מתמטיק</w:t>
      </w:r>
      <w:r w:rsidR="001C4BF3">
        <w:rPr>
          <w:rFonts w:hint="cs"/>
          <w:rtl/>
        </w:rPr>
        <w:t>אי שאין לו ולא כלום עם הבלי העולם הזה</w:t>
      </w:r>
      <w:r w:rsidR="009F1DDB">
        <w:rPr>
          <w:rFonts w:hint="cs"/>
          <w:rtl/>
        </w:rPr>
        <w:t>,</w:t>
      </w:r>
      <w:r w:rsidR="001C4BF3">
        <w:rPr>
          <w:rFonts w:hint="cs"/>
          <w:rtl/>
        </w:rPr>
        <w:t xml:space="preserve"> אנושיותו התגלתה </w:t>
      </w:r>
      <w:r w:rsidR="00326B4A">
        <w:rPr>
          <w:rFonts w:hint="cs"/>
          <w:rtl/>
        </w:rPr>
        <w:t>כעת</w:t>
      </w:r>
      <w:r w:rsidR="004E13A5">
        <w:rPr>
          <w:rFonts w:hint="cs"/>
          <w:rtl/>
        </w:rPr>
        <w:t xml:space="preserve"> </w:t>
      </w:r>
      <w:r w:rsidR="00513F55">
        <w:rPr>
          <w:rFonts w:hint="cs"/>
          <w:rtl/>
        </w:rPr>
        <w:t>במל</w:t>
      </w:r>
      <w:r w:rsidR="002B660F">
        <w:rPr>
          <w:rFonts w:hint="cs"/>
          <w:rtl/>
        </w:rPr>
        <w:t>ו</w:t>
      </w:r>
      <w:r w:rsidR="00513F55">
        <w:rPr>
          <w:rFonts w:hint="cs"/>
          <w:rtl/>
        </w:rPr>
        <w:t>א</w:t>
      </w:r>
      <w:r w:rsidR="001C4BF3">
        <w:rPr>
          <w:rFonts w:hint="cs"/>
          <w:rtl/>
        </w:rPr>
        <w:t xml:space="preserve"> עליבותה.</w:t>
      </w:r>
    </w:p>
    <w:p w14:paraId="456479E7" w14:textId="69B45077" w:rsidR="002B37A2" w:rsidRDefault="002B37A2" w:rsidP="002B37A2">
      <w:pPr>
        <w:rPr>
          <w:rtl/>
        </w:rPr>
      </w:pPr>
      <w:r>
        <w:rPr>
          <w:rFonts w:hint="cs"/>
          <w:rtl/>
        </w:rPr>
        <w:t>"</w:t>
      </w:r>
      <w:r w:rsidR="008A04F3">
        <w:rPr>
          <w:rFonts w:hint="cs"/>
          <w:rtl/>
        </w:rPr>
        <w:t xml:space="preserve">אלכס, </w:t>
      </w:r>
      <w:r>
        <w:rPr>
          <w:rFonts w:hint="cs"/>
          <w:rtl/>
        </w:rPr>
        <w:t xml:space="preserve">אתה אמור לקוות שהיא </w:t>
      </w:r>
      <w:r w:rsidR="00FD6E32">
        <w:rPr>
          <w:rFonts w:hint="cs"/>
          <w:rtl/>
        </w:rPr>
        <w:t xml:space="preserve">כן </w:t>
      </w:r>
      <w:r>
        <w:rPr>
          <w:rFonts w:hint="cs"/>
          <w:rtl/>
        </w:rPr>
        <w:t>תראה אותו ככה," ארקדי העיר.</w:t>
      </w:r>
    </w:p>
    <w:p w14:paraId="0468074B" w14:textId="54C5059F" w:rsidR="001C4BF3" w:rsidRDefault="002B37A2" w:rsidP="002B37A2">
      <w:pPr>
        <w:rPr>
          <w:rtl/>
        </w:rPr>
      </w:pPr>
      <w:r>
        <w:rPr>
          <w:rFonts w:hint="cs"/>
          <w:rtl/>
        </w:rPr>
        <w:t xml:space="preserve">"למה לי?" </w:t>
      </w:r>
      <w:r w:rsidR="00877802">
        <w:rPr>
          <w:rFonts w:hint="cs"/>
          <w:rtl/>
        </w:rPr>
        <w:t xml:space="preserve">הוא אמר באדישות, </w:t>
      </w:r>
      <w:r w:rsidR="0088395B">
        <w:rPr>
          <w:rFonts w:hint="cs"/>
          <w:rtl/>
        </w:rPr>
        <w:t xml:space="preserve">כי </w:t>
      </w:r>
      <w:r w:rsidR="00877802">
        <w:rPr>
          <w:rFonts w:hint="cs"/>
          <w:rtl/>
        </w:rPr>
        <w:t xml:space="preserve">יסמין </w:t>
      </w:r>
      <w:r w:rsidR="001C5A04">
        <w:rPr>
          <w:rFonts w:hint="cs"/>
          <w:rtl/>
        </w:rPr>
        <w:t>הייתה</w:t>
      </w:r>
      <w:r w:rsidR="00877802">
        <w:rPr>
          <w:rFonts w:hint="cs"/>
          <w:rtl/>
        </w:rPr>
        <w:t xml:space="preserve"> </w:t>
      </w:r>
      <w:r w:rsidR="000F28A8">
        <w:rPr>
          <w:rFonts w:hint="cs"/>
          <w:rtl/>
        </w:rPr>
        <w:t>באמת שלו</w:t>
      </w:r>
      <w:r w:rsidR="0088395B" w:rsidRPr="0088395B">
        <w:rPr>
          <w:rFonts w:cs="Times New Roman"/>
          <w:rtl/>
        </w:rPr>
        <w:t>, הם לא שיערו עד כמה</w:t>
      </w:r>
      <w:r w:rsidR="000F28A8">
        <w:rPr>
          <w:rFonts w:hint="cs"/>
          <w:rtl/>
        </w:rPr>
        <w:t>.</w:t>
      </w:r>
      <w:r w:rsidR="00877802">
        <w:rPr>
          <w:rFonts w:hint="cs"/>
          <w:rtl/>
        </w:rPr>
        <w:t>[</w:t>
      </w:r>
      <w:r w:rsidR="00AB6BCD">
        <w:rPr>
          <w:rFonts w:hint="cs"/>
          <w:rtl/>
        </w:rPr>
        <w:t>אדישות</w:t>
      </w:r>
      <w:r>
        <w:rPr>
          <w:rFonts w:hint="cs"/>
          <w:rtl/>
        </w:rPr>
        <w:t xml:space="preserve">ו נבעה מתוך שכנוע בכך שהיא שלו לגמרי </w:t>
      </w:r>
      <w:r>
        <w:rPr>
          <w:rtl/>
        </w:rPr>
        <w:t>–</w:t>
      </w:r>
      <w:r>
        <w:rPr>
          <w:rFonts w:hint="cs"/>
          <w:rtl/>
        </w:rPr>
        <w:t xml:space="preserve"> באמת שלו, </w:t>
      </w:r>
      <w:r w:rsidR="009F1DDB">
        <w:rPr>
          <w:rFonts w:cs="Times New Roman" w:hint="cs"/>
          <w:rtl/>
        </w:rPr>
        <w:t xml:space="preserve">רק </w:t>
      </w:r>
      <w:r w:rsidR="00776192" w:rsidRPr="00776192">
        <w:rPr>
          <w:rFonts w:cs="Times New Roman"/>
          <w:rtl/>
        </w:rPr>
        <w:t>הוא ידע בדיוק עד כמה, ולעולם לא יסגיר את סודותיו המתוקים</w:t>
      </w:r>
      <w:r w:rsidR="00841ACE">
        <w:rPr>
          <w:rFonts w:cs="Times New Roman" w:hint="cs"/>
          <w:rtl/>
        </w:rPr>
        <w:t>.</w:t>
      </w:r>
      <w:r w:rsidR="000F28A8">
        <w:rPr>
          <w:rFonts w:cs="Times New Roman" w:hint="cs"/>
          <w:rtl/>
        </w:rPr>
        <w:t xml:space="preserve"> </w:t>
      </w:r>
      <w:r>
        <w:rPr>
          <w:rFonts w:hint="cs"/>
          <w:rtl/>
        </w:rPr>
        <w:t>באופן שהדס לעולם לא תהיה של ארקדי. ואולי מתוך אצילותו, וארקדי העריץ את חוסר ההיסטריה והקנאה שלו.</w:t>
      </w:r>
      <w:r w:rsidR="004E13A5">
        <w:rPr>
          <w:rFonts w:hint="cs"/>
          <w:rtl/>
        </w:rPr>
        <w:t>]</w:t>
      </w:r>
      <w:r>
        <w:rPr>
          <w:rFonts w:hint="cs"/>
          <w:rtl/>
        </w:rPr>
        <w:t xml:space="preserve"> </w:t>
      </w:r>
      <w:r w:rsidR="001C4BF3">
        <w:rPr>
          <w:rFonts w:hint="cs"/>
          <w:rtl/>
        </w:rPr>
        <w:t xml:space="preserve">[וגו' במשפט שאלכס פלט ללא מאמץ. האכזריות שלו, כשהשתמש בה </w:t>
      </w:r>
      <w:r w:rsidR="001C5A04">
        <w:rPr>
          <w:rFonts w:hint="cs"/>
          <w:rtl/>
        </w:rPr>
        <w:t>הייתה</w:t>
      </w:r>
      <w:r w:rsidR="001C4BF3">
        <w:rPr>
          <w:rFonts w:hint="cs"/>
          <w:rtl/>
        </w:rPr>
        <w:t xml:space="preserve"> איומה.]</w:t>
      </w:r>
    </w:p>
    <w:p w14:paraId="5F8926AD" w14:textId="77777777" w:rsidR="002D23A8" w:rsidRDefault="001C4BF3" w:rsidP="001C4BF3">
      <w:pPr>
        <w:rPr>
          <w:rtl/>
        </w:rPr>
      </w:pPr>
      <w:r>
        <w:rPr>
          <w:rFonts w:hint="cs"/>
          <w:rtl/>
        </w:rPr>
        <w:t>[</w:t>
      </w:r>
    </w:p>
    <w:p w14:paraId="25EC76B4" w14:textId="4D8418D3" w:rsidR="001C4BF3" w:rsidRDefault="001C4BF3" w:rsidP="001C4BF3">
      <w:pPr>
        <w:rPr>
          <w:rtl/>
        </w:rPr>
      </w:pPr>
      <w:r>
        <w:rPr>
          <w:rFonts w:hint="cs"/>
          <w:rtl/>
        </w:rPr>
        <w:t>חריפה ו</w:t>
      </w:r>
      <w:r w:rsidR="00F97A34">
        <w:rPr>
          <w:rFonts w:hint="cs"/>
          <w:rtl/>
        </w:rPr>
        <w:t>כל כך</w:t>
      </w:r>
      <w:r>
        <w:rPr>
          <w:rFonts w:hint="cs"/>
          <w:rtl/>
        </w:rPr>
        <w:t xml:space="preserve"> אכזרית עד כי אפילו למארק היה ברור שמתקפה כה מאומצת, כה מועצמת איננה אלא מגננה מוסווית היטב והוא לא הבין ממי אלכס מתגונן עד שראה את המבט שתלה בארקדי.</w:t>
      </w:r>
      <w:bookmarkStart w:id="415" w:name="_Hlk502575894"/>
    </w:p>
    <w:p w14:paraId="105C7187" w14:textId="5F074CB8" w:rsidR="008A04F3" w:rsidRDefault="008A04F3" w:rsidP="008A04F3">
      <w:pPr>
        <w:rPr>
          <w:rFonts w:cs="Times New Roman"/>
          <w:rtl/>
        </w:rPr>
      </w:pPr>
      <w:r>
        <w:rPr>
          <w:rFonts w:cs="Times New Roman" w:hint="cs"/>
          <w:rtl/>
        </w:rPr>
        <w:t>"ואתה אלכס," מארק אמר ב</w:t>
      </w:r>
      <w:r w:rsidR="003637F2">
        <w:rPr>
          <w:rFonts w:cs="Times New Roman" w:hint="cs"/>
          <w:rtl/>
        </w:rPr>
        <w:t>מבוכה</w:t>
      </w:r>
      <w:r>
        <w:rPr>
          <w:rFonts w:cs="Times New Roman" w:hint="cs"/>
          <w:rtl/>
        </w:rPr>
        <w:t>.</w:t>
      </w:r>
    </w:p>
    <w:p w14:paraId="457C0D5A" w14:textId="77777777" w:rsidR="008A04F3" w:rsidRDefault="008A04F3" w:rsidP="008A04F3">
      <w:pPr>
        <w:rPr>
          <w:rFonts w:cs="Times New Roman"/>
          <w:rtl/>
        </w:rPr>
      </w:pPr>
      <w:r>
        <w:rPr>
          <w:rFonts w:cs="Times New Roman" w:hint="cs"/>
          <w:rtl/>
        </w:rPr>
        <w:t>"כן?"</w:t>
      </w:r>
    </w:p>
    <w:p w14:paraId="43191035" w14:textId="77777777" w:rsidR="008A04F3" w:rsidRPr="006004B3" w:rsidRDefault="008A04F3" w:rsidP="008A04F3">
      <w:pPr>
        <w:rPr>
          <w:rFonts w:cs="Times New Roman"/>
          <w:rtl/>
        </w:rPr>
      </w:pPr>
      <w:r>
        <w:rPr>
          <w:rFonts w:cs="Times New Roman" w:hint="cs"/>
          <w:rtl/>
        </w:rPr>
        <w:t xml:space="preserve">"אה... אתה לא </w:t>
      </w:r>
      <w:r>
        <w:rPr>
          <w:rFonts w:cs="Times New Roman"/>
          <w:rtl/>
        </w:rPr>
        <w:t>רוצה לגימת תפוזים מרעננת?</w:t>
      </w:r>
      <w:r>
        <w:rPr>
          <w:rFonts w:cs="Times New Roman" w:hint="cs"/>
          <w:rtl/>
        </w:rPr>
        <w:t>"</w:t>
      </w:r>
    </w:p>
    <w:p w14:paraId="338FAB47" w14:textId="77777777" w:rsidR="008A04F3" w:rsidRDefault="008A04F3" w:rsidP="008A04F3">
      <w:pPr>
        <w:rPr>
          <w:rtl/>
        </w:rPr>
      </w:pPr>
      <w:r>
        <w:rPr>
          <w:rFonts w:cs="Times New Roman" w:hint="cs"/>
          <w:rtl/>
        </w:rPr>
        <w:t>"</w:t>
      </w:r>
      <w:r>
        <w:rPr>
          <w:rFonts w:cs="Times New Roman"/>
          <w:rtl/>
        </w:rPr>
        <w:t>לא</w:t>
      </w:r>
      <w:r>
        <w:rPr>
          <w:rFonts w:cs="Times New Roman" w:hint="cs"/>
          <w:rtl/>
        </w:rPr>
        <w:t>."</w:t>
      </w:r>
    </w:p>
    <w:p w14:paraId="29AA9D75" w14:textId="77777777" w:rsidR="008A04F3" w:rsidRDefault="008A04F3" w:rsidP="008A04F3">
      <w:pPr>
        <w:rPr>
          <w:rtl/>
        </w:rPr>
      </w:pPr>
      <w:r>
        <w:rPr>
          <w:rFonts w:cs="Times New Roman" w:hint="cs"/>
          <w:rtl/>
        </w:rPr>
        <w:t>"</w:t>
      </w:r>
      <w:r>
        <w:rPr>
          <w:rFonts w:cs="Times New Roman"/>
          <w:rtl/>
        </w:rPr>
        <w:t>למה לא?</w:t>
      </w:r>
      <w:r>
        <w:rPr>
          <w:rFonts w:cs="Times New Roman" w:hint="cs"/>
          <w:rtl/>
        </w:rPr>
        <w:t>"</w:t>
      </w:r>
    </w:p>
    <w:p w14:paraId="1167631B" w14:textId="77777777" w:rsidR="008A04F3" w:rsidRDefault="008A04F3" w:rsidP="008A04F3">
      <w:pPr>
        <w:rPr>
          <w:rtl/>
        </w:rPr>
      </w:pPr>
      <w:r>
        <w:rPr>
          <w:rFonts w:cs="Times New Roman" w:hint="cs"/>
          <w:rtl/>
        </w:rPr>
        <w:t>"</w:t>
      </w:r>
      <w:r>
        <w:rPr>
          <w:rFonts w:cs="Times New Roman"/>
          <w:rtl/>
        </w:rPr>
        <w:t>התרעננתי קודם... באופן עצמוני.</w:t>
      </w:r>
      <w:r>
        <w:rPr>
          <w:rFonts w:cs="Times New Roman" w:hint="cs"/>
          <w:rtl/>
        </w:rPr>
        <w:t>"</w:t>
      </w:r>
    </w:p>
    <w:p w14:paraId="4651AEDE" w14:textId="3A8818EC" w:rsidR="008A04F3" w:rsidRDefault="008A04F3" w:rsidP="008A04F3">
      <w:pPr>
        <w:rPr>
          <w:rtl/>
        </w:rPr>
      </w:pPr>
      <w:r>
        <w:rPr>
          <w:rFonts w:cs="Times New Roman" w:hint="cs"/>
          <w:rtl/>
        </w:rPr>
        <w:t xml:space="preserve">ארקדי פרץ בצחוק </w:t>
      </w:r>
      <w:r>
        <w:rPr>
          <w:rFonts w:cs="Times New Roman"/>
          <w:rtl/>
        </w:rPr>
        <w:t xml:space="preserve">– המיץ </w:t>
      </w:r>
      <w:r w:rsidR="003637F2">
        <w:rPr>
          <w:rFonts w:cs="Times New Roman" w:hint="cs"/>
          <w:rtl/>
        </w:rPr>
        <w:t xml:space="preserve">השפריץ </w:t>
      </w:r>
      <w:r>
        <w:rPr>
          <w:rFonts w:cs="Times New Roman"/>
          <w:rtl/>
        </w:rPr>
        <w:t>מ</w:t>
      </w:r>
      <w:r w:rsidR="003637F2">
        <w:rPr>
          <w:rFonts w:cs="Times New Roman" w:hint="cs"/>
          <w:rtl/>
        </w:rPr>
        <w:t>נחיריו</w:t>
      </w:r>
      <w:r>
        <w:rPr>
          <w:rFonts w:cs="Times New Roman"/>
          <w:rtl/>
        </w:rPr>
        <w:t xml:space="preserve"> כשפרץ בצחוק.</w:t>
      </w:r>
    </w:p>
    <w:p w14:paraId="46AE4CFF" w14:textId="77777777" w:rsidR="008A04F3" w:rsidRDefault="008A04F3" w:rsidP="008A04F3">
      <w:pPr>
        <w:rPr>
          <w:rFonts w:cs="Times New Roman"/>
          <w:rtl/>
        </w:rPr>
      </w:pPr>
      <w:r>
        <w:rPr>
          <w:rFonts w:cs="Times New Roman" w:hint="cs"/>
          <w:rtl/>
        </w:rPr>
        <w:t>"אין מילה כזאת, אלכס."</w:t>
      </w:r>
    </w:p>
    <w:p w14:paraId="27CC9E04" w14:textId="77777777" w:rsidR="008A04F3" w:rsidRDefault="008A04F3" w:rsidP="008A04F3">
      <w:pPr>
        <w:rPr>
          <w:rFonts w:cs="Times New Roman"/>
          <w:rtl/>
        </w:rPr>
      </w:pPr>
      <w:r>
        <w:rPr>
          <w:rFonts w:cs="Times New Roman" w:hint="cs"/>
          <w:rtl/>
        </w:rPr>
        <w:lastRenderedPageBreak/>
        <w:t>"אם אין, איך זה שאתה מבין אותי?"</w:t>
      </w:r>
    </w:p>
    <w:p w14:paraId="510DE799" w14:textId="2CDC18EB" w:rsidR="00916ED8" w:rsidRPr="00022EA3" w:rsidRDefault="008A04F3" w:rsidP="00916ED8">
      <w:pPr>
        <w:rPr>
          <w:rFonts w:cs="Times New Roman"/>
        </w:rPr>
      </w:pPr>
      <w:r w:rsidRPr="00022EA3">
        <w:rPr>
          <w:rFonts w:cs="Times New Roman"/>
          <w:rtl/>
        </w:rPr>
        <w:t>[המושג עצמוני בקשר לאריאל שרון נטבע ב-2006]</w:t>
      </w:r>
    </w:p>
    <w:p w14:paraId="205ECBEF" w14:textId="07277FB1" w:rsidR="00873A0A" w:rsidRPr="00022EA3" w:rsidRDefault="00873A0A" w:rsidP="00873A0A">
      <w:pPr>
        <w:rPr>
          <w:rtl/>
        </w:rPr>
      </w:pPr>
      <w:r w:rsidRPr="00022EA3">
        <w:rPr>
          <w:rFonts w:hint="eastAsia"/>
          <w:rtl/>
        </w:rPr>
        <w:t>למען</w:t>
      </w:r>
      <w:r w:rsidRPr="00022EA3">
        <w:rPr>
          <w:rtl/>
        </w:rPr>
        <w:t xml:space="preserve"> האמת, ארקדי </w:t>
      </w:r>
      <w:r w:rsidR="00E26151" w:rsidRPr="00022EA3">
        <w:rPr>
          <w:rFonts w:hint="eastAsia"/>
          <w:rtl/>
        </w:rPr>
        <w:t>חזר</w:t>
      </w:r>
      <w:r w:rsidR="00E26151" w:rsidRPr="00022EA3">
        <w:rPr>
          <w:rtl/>
        </w:rPr>
        <w:t xml:space="preserve"> </w:t>
      </w:r>
      <w:r w:rsidR="00E26151" w:rsidRPr="00022EA3">
        <w:rPr>
          <w:rFonts w:hint="eastAsia"/>
          <w:rtl/>
        </w:rPr>
        <w:t>ל</w:t>
      </w:r>
      <w:r w:rsidR="008A04F3" w:rsidRPr="00022EA3">
        <w:rPr>
          <w:rFonts w:hint="eastAsia"/>
          <w:rtl/>
        </w:rPr>
        <w:t>ביתו</w:t>
      </w:r>
      <w:r w:rsidR="008A04F3" w:rsidRPr="00022EA3">
        <w:rPr>
          <w:rtl/>
        </w:rPr>
        <w:t xml:space="preserve"> </w:t>
      </w:r>
      <w:r w:rsidR="008A04F3" w:rsidRPr="00022EA3">
        <w:rPr>
          <w:rFonts w:hint="eastAsia"/>
          <w:rtl/>
        </w:rPr>
        <w:t>של</w:t>
      </w:r>
      <w:r w:rsidR="008A04F3" w:rsidRPr="00022EA3">
        <w:rPr>
          <w:rtl/>
        </w:rPr>
        <w:t xml:space="preserve"> </w:t>
      </w:r>
      <w:r w:rsidR="008A04F3" w:rsidRPr="00022EA3">
        <w:rPr>
          <w:rFonts w:hint="eastAsia"/>
          <w:rtl/>
        </w:rPr>
        <w:t>אלכס</w:t>
      </w:r>
      <w:r w:rsidR="008A04F3" w:rsidRPr="00022EA3">
        <w:rPr>
          <w:rtl/>
        </w:rPr>
        <w:t xml:space="preserve">, </w:t>
      </w:r>
      <w:r w:rsidR="00E26151" w:rsidRPr="00022EA3">
        <w:rPr>
          <w:rFonts w:hint="eastAsia"/>
          <w:rtl/>
        </w:rPr>
        <w:t>כלל</w:t>
      </w:r>
      <w:r w:rsidR="00E26151" w:rsidRPr="00022EA3">
        <w:rPr>
          <w:rtl/>
        </w:rPr>
        <w:t xml:space="preserve"> לא </w:t>
      </w:r>
      <w:r w:rsidR="008A04F3" w:rsidRPr="00022EA3">
        <w:rPr>
          <w:rFonts w:hint="eastAsia"/>
          <w:rtl/>
        </w:rPr>
        <w:t>מודע</w:t>
      </w:r>
      <w:r w:rsidR="008A04F3" w:rsidRPr="00022EA3">
        <w:rPr>
          <w:rtl/>
        </w:rPr>
        <w:t xml:space="preserve"> </w:t>
      </w:r>
      <w:r w:rsidR="008A04F3" w:rsidRPr="00022EA3">
        <w:rPr>
          <w:rFonts w:hint="eastAsia"/>
          <w:rtl/>
        </w:rPr>
        <w:t>לכך</w:t>
      </w:r>
      <w:r w:rsidR="00E26151" w:rsidRPr="00022EA3">
        <w:rPr>
          <w:rtl/>
        </w:rPr>
        <w:t xml:space="preserve"> שה</w:t>
      </w:r>
      <w:r w:rsidR="008A04F3" w:rsidRPr="00022EA3">
        <w:rPr>
          <w:rFonts w:hint="eastAsia"/>
          <w:rtl/>
        </w:rPr>
        <w:t>מסיבה</w:t>
      </w:r>
      <w:r w:rsidR="00E26151" w:rsidRPr="00022EA3">
        <w:rPr>
          <w:rtl/>
        </w:rPr>
        <w:t xml:space="preserve"> נמשכת, רק</w:t>
      </w:r>
      <w:r w:rsidRPr="00022EA3">
        <w:rPr>
          <w:rtl/>
        </w:rPr>
        <w:t xml:space="preserve"> כדי לנסות לשכנע</w:t>
      </w:r>
      <w:r w:rsidR="003637F2" w:rsidRPr="00022EA3">
        <w:rPr>
          <w:rFonts w:hint="eastAsia"/>
          <w:rtl/>
        </w:rPr>
        <w:t>ו</w:t>
      </w:r>
      <w:r w:rsidRPr="00022EA3">
        <w:rPr>
          <w:rtl/>
        </w:rPr>
        <w:t xml:space="preserve"> להצטרף למסע הכיתתי לפולין. </w:t>
      </w:r>
      <w:r w:rsidR="00E26151" w:rsidRPr="00022EA3">
        <w:rPr>
          <w:rFonts w:hint="eastAsia"/>
          <w:rtl/>
        </w:rPr>
        <w:t>אלכס</w:t>
      </w:r>
      <w:r w:rsidR="00E26151" w:rsidRPr="00022EA3">
        <w:rPr>
          <w:rtl/>
        </w:rPr>
        <w:t xml:space="preserve"> </w:t>
      </w:r>
      <w:r w:rsidR="00E26151" w:rsidRPr="00022EA3">
        <w:rPr>
          <w:rFonts w:hint="eastAsia"/>
          <w:rtl/>
        </w:rPr>
        <w:t>כבר</w:t>
      </w:r>
      <w:r w:rsidR="00E26151" w:rsidRPr="00022EA3">
        <w:rPr>
          <w:rtl/>
        </w:rPr>
        <w:t xml:space="preserve"> </w:t>
      </w:r>
      <w:r w:rsidR="00E26151" w:rsidRPr="00022EA3">
        <w:rPr>
          <w:rFonts w:hint="eastAsia"/>
          <w:rtl/>
        </w:rPr>
        <w:t>הסביר</w:t>
      </w:r>
      <w:r w:rsidR="00E26151" w:rsidRPr="00022EA3">
        <w:rPr>
          <w:rtl/>
        </w:rPr>
        <w:t xml:space="preserve"> </w:t>
      </w:r>
      <w:r w:rsidR="00E26151" w:rsidRPr="00022EA3">
        <w:rPr>
          <w:rFonts w:hint="eastAsia"/>
          <w:rtl/>
        </w:rPr>
        <w:t>שביקר</w:t>
      </w:r>
      <w:r w:rsidR="00E26151" w:rsidRPr="00022EA3">
        <w:rPr>
          <w:rtl/>
        </w:rPr>
        <w:t xml:space="preserve"> </w:t>
      </w:r>
      <w:r w:rsidR="00E26151" w:rsidRPr="00022EA3">
        <w:rPr>
          <w:rFonts w:hint="eastAsia"/>
          <w:rtl/>
        </w:rPr>
        <w:t>בשלל</w:t>
      </w:r>
      <w:r w:rsidR="00E26151" w:rsidRPr="00022EA3">
        <w:rPr>
          <w:rtl/>
        </w:rPr>
        <w:t xml:space="preserve"> </w:t>
      </w:r>
      <w:r w:rsidR="00E26151" w:rsidRPr="00022EA3">
        <w:rPr>
          <w:rFonts w:hint="eastAsia"/>
          <w:rtl/>
        </w:rPr>
        <w:t>מחנות</w:t>
      </w:r>
      <w:r w:rsidR="00E26151" w:rsidRPr="00022EA3">
        <w:rPr>
          <w:rtl/>
        </w:rPr>
        <w:t xml:space="preserve"> </w:t>
      </w:r>
      <w:r w:rsidR="00E26151" w:rsidRPr="00022EA3">
        <w:rPr>
          <w:rFonts w:hint="eastAsia"/>
          <w:rtl/>
        </w:rPr>
        <w:t>השמדה</w:t>
      </w:r>
      <w:r w:rsidR="00E26151" w:rsidRPr="00022EA3">
        <w:rPr>
          <w:rtl/>
        </w:rPr>
        <w:t xml:space="preserve"> </w:t>
      </w:r>
      <w:r w:rsidR="00E26151" w:rsidRPr="00022EA3">
        <w:rPr>
          <w:rFonts w:hint="eastAsia"/>
          <w:rtl/>
        </w:rPr>
        <w:t>ש</w:t>
      </w:r>
      <w:r w:rsidR="008A04F3" w:rsidRPr="00022EA3">
        <w:rPr>
          <w:rFonts w:hint="eastAsia"/>
          <w:rtl/>
        </w:rPr>
        <w:t>שכנו</w:t>
      </w:r>
      <w:r w:rsidR="008A04F3" w:rsidRPr="00022EA3">
        <w:rPr>
          <w:rtl/>
        </w:rPr>
        <w:t xml:space="preserve"> בקרבת </w:t>
      </w:r>
      <w:r w:rsidR="00E26151" w:rsidRPr="00022EA3">
        <w:rPr>
          <w:rFonts w:hint="eastAsia"/>
          <w:rtl/>
        </w:rPr>
        <w:t>מרכזי</w:t>
      </w:r>
      <w:r w:rsidR="00E26151" w:rsidRPr="00022EA3">
        <w:rPr>
          <w:rtl/>
        </w:rPr>
        <w:t xml:space="preserve"> </w:t>
      </w:r>
      <w:r w:rsidR="00E26151" w:rsidRPr="00022EA3">
        <w:rPr>
          <w:rFonts w:hint="eastAsia"/>
          <w:rtl/>
        </w:rPr>
        <w:t>תרבות</w:t>
      </w:r>
      <w:r w:rsidR="00E26151" w:rsidRPr="00022EA3">
        <w:rPr>
          <w:rtl/>
        </w:rPr>
        <w:t xml:space="preserve"> </w:t>
      </w:r>
      <w:r w:rsidR="00E26151" w:rsidRPr="00022EA3">
        <w:rPr>
          <w:rFonts w:hint="eastAsia"/>
          <w:rtl/>
        </w:rPr>
        <w:t>וקונצרטים</w:t>
      </w:r>
      <w:r w:rsidR="00E26151" w:rsidRPr="00022EA3">
        <w:rPr>
          <w:rtl/>
        </w:rPr>
        <w:t xml:space="preserve">, </w:t>
      </w:r>
      <w:r w:rsidR="00E26151" w:rsidRPr="00022EA3">
        <w:rPr>
          <w:rFonts w:hint="eastAsia"/>
          <w:rtl/>
        </w:rPr>
        <w:t>ובכל</w:t>
      </w:r>
      <w:r w:rsidR="00E26151" w:rsidRPr="00022EA3">
        <w:rPr>
          <w:rtl/>
        </w:rPr>
        <w:t xml:space="preserve"> </w:t>
      </w:r>
      <w:r w:rsidR="00E26151" w:rsidRPr="00022EA3">
        <w:rPr>
          <w:rFonts w:hint="eastAsia"/>
          <w:rtl/>
        </w:rPr>
        <w:t>מקרה</w:t>
      </w:r>
      <w:r w:rsidR="00E26151" w:rsidRPr="00022EA3">
        <w:rPr>
          <w:rtl/>
        </w:rPr>
        <w:t xml:space="preserve"> </w:t>
      </w:r>
      <w:r w:rsidR="00E26151" w:rsidRPr="00022EA3">
        <w:rPr>
          <w:rFonts w:hint="eastAsia"/>
          <w:rtl/>
        </w:rPr>
        <w:t>לא</w:t>
      </w:r>
      <w:r w:rsidR="00E26151" w:rsidRPr="00022EA3">
        <w:rPr>
          <w:rtl/>
        </w:rPr>
        <w:t xml:space="preserve"> </w:t>
      </w:r>
      <w:r w:rsidR="00E26151" w:rsidRPr="00022EA3">
        <w:rPr>
          <w:rFonts w:hint="eastAsia"/>
          <w:rtl/>
        </w:rPr>
        <w:t>ישאיר</w:t>
      </w:r>
      <w:r w:rsidR="00E26151" w:rsidRPr="00022EA3">
        <w:rPr>
          <w:rtl/>
        </w:rPr>
        <w:t xml:space="preserve"> </w:t>
      </w:r>
      <w:r w:rsidR="00E26151" w:rsidRPr="00022EA3">
        <w:rPr>
          <w:rFonts w:hint="eastAsia"/>
          <w:rtl/>
        </w:rPr>
        <w:t>את</w:t>
      </w:r>
      <w:r w:rsidR="00E26151" w:rsidRPr="00022EA3">
        <w:rPr>
          <w:rtl/>
        </w:rPr>
        <w:t xml:space="preserve"> </w:t>
      </w:r>
      <w:r w:rsidR="00E26151" w:rsidRPr="00022EA3">
        <w:rPr>
          <w:rFonts w:hint="eastAsia"/>
          <w:rtl/>
        </w:rPr>
        <w:t>יסמין</w:t>
      </w:r>
      <w:r w:rsidR="00E26151" w:rsidRPr="00022EA3">
        <w:rPr>
          <w:rtl/>
        </w:rPr>
        <w:t xml:space="preserve"> </w:t>
      </w:r>
      <w:r w:rsidR="00E26151" w:rsidRPr="00022EA3">
        <w:rPr>
          <w:rFonts w:hint="eastAsia"/>
          <w:rtl/>
        </w:rPr>
        <w:t>לבדה</w:t>
      </w:r>
      <w:r w:rsidR="00E26151" w:rsidRPr="00022EA3">
        <w:rPr>
          <w:rtl/>
        </w:rPr>
        <w:t xml:space="preserve"> </w:t>
      </w:r>
      <w:r w:rsidR="00E26151" w:rsidRPr="00022EA3">
        <w:rPr>
          <w:rFonts w:hint="eastAsia"/>
          <w:rtl/>
        </w:rPr>
        <w:t>שבוע</w:t>
      </w:r>
      <w:r w:rsidR="00E26151" w:rsidRPr="00022EA3">
        <w:rPr>
          <w:rtl/>
        </w:rPr>
        <w:t xml:space="preserve">, </w:t>
      </w:r>
      <w:r w:rsidR="00E26151" w:rsidRPr="00022EA3">
        <w:rPr>
          <w:rFonts w:hint="eastAsia"/>
          <w:rtl/>
        </w:rPr>
        <w:t>אבל</w:t>
      </w:r>
      <w:r w:rsidR="00E26151" w:rsidRPr="00022EA3">
        <w:rPr>
          <w:rtl/>
        </w:rPr>
        <w:t xml:space="preserve"> </w:t>
      </w:r>
      <w:r w:rsidR="00E26151" w:rsidRPr="00022EA3">
        <w:rPr>
          <w:rFonts w:hint="eastAsia"/>
          <w:rtl/>
        </w:rPr>
        <w:t>ארקדי</w:t>
      </w:r>
      <w:r w:rsidR="00E26151" w:rsidRPr="00022EA3">
        <w:rPr>
          <w:rtl/>
        </w:rPr>
        <w:t xml:space="preserve"> בכל זאת</w:t>
      </w:r>
      <w:r w:rsidRPr="00022EA3">
        <w:rPr>
          <w:rtl/>
        </w:rPr>
        <w:t xml:space="preserve"> הביא </w:t>
      </w:r>
      <w:r w:rsidRPr="00022EA3">
        <w:rPr>
          <w:rFonts w:hint="eastAsia"/>
          <w:rtl/>
        </w:rPr>
        <w:t>טופס</w:t>
      </w:r>
      <w:r w:rsidR="003637F2" w:rsidRPr="00022EA3">
        <w:rPr>
          <w:rFonts w:hint="eastAsia"/>
          <w:rtl/>
        </w:rPr>
        <w:t>י</w:t>
      </w:r>
      <w:r w:rsidRPr="00022EA3">
        <w:rPr>
          <w:rtl/>
        </w:rPr>
        <w:t xml:space="preserve"> </w:t>
      </w:r>
      <w:r w:rsidRPr="00022EA3">
        <w:rPr>
          <w:rFonts w:hint="eastAsia"/>
          <w:rtl/>
        </w:rPr>
        <w:t>הרשמה</w:t>
      </w:r>
      <w:r w:rsidR="00E26151" w:rsidRPr="00022EA3">
        <w:rPr>
          <w:rtl/>
        </w:rPr>
        <w:t xml:space="preserve"> עבורו</w:t>
      </w:r>
      <w:r w:rsidRPr="00022EA3">
        <w:rPr>
          <w:rtl/>
        </w:rPr>
        <w:t xml:space="preserve">, והקריא לו </w:t>
      </w:r>
      <w:r w:rsidR="004E13A5" w:rsidRPr="00022EA3">
        <w:rPr>
          <w:rFonts w:hint="eastAsia"/>
          <w:rtl/>
        </w:rPr>
        <w:t>את</w:t>
      </w:r>
      <w:r w:rsidR="004E13A5" w:rsidRPr="00022EA3">
        <w:rPr>
          <w:rtl/>
        </w:rPr>
        <w:t xml:space="preserve"> </w:t>
      </w:r>
      <w:r w:rsidR="004E13A5" w:rsidRPr="00022EA3">
        <w:rPr>
          <w:rFonts w:hint="eastAsia"/>
          <w:rtl/>
        </w:rPr>
        <w:t>אפשרויות</w:t>
      </w:r>
      <w:r w:rsidR="004E13A5" w:rsidRPr="00022EA3">
        <w:rPr>
          <w:rtl/>
        </w:rPr>
        <w:t xml:space="preserve"> </w:t>
      </w:r>
      <w:r w:rsidR="004E13A5" w:rsidRPr="00022EA3">
        <w:rPr>
          <w:rFonts w:hint="eastAsia"/>
          <w:rtl/>
        </w:rPr>
        <w:t>הבחירה</w:t>
      </w:r>
      <w:r w:rsidR="004E13A5" w:rsidRPr="00022EA3">
        <w:rPr>
          <w:rtl/>
        </w:rPr>
        <w:t xml:space="preserve"> </w:t>
      </w:r>
      <w:r w:rsidR="004E13A5" w:rsidRPr="00022EA3">
        <w:rPr>
          <w:rFonts w:hint="eastAsia"/>
          <w:rtl/>
        </w:rPr>
        <w:t>ב</w:t>
      </w:r>
      <w:r w:rsidRPr="00022EA3">
        <w:rPr>
          <w:rFonts w:cs="Times New Roman"/>
          <w:rtl/>
        </w:rPr>
        <w:t xml:space="preserve">אוכל במהלך המסע </w:t>
      </w:r>
      <w:r w:rsidR="004E13A5" w:rsidRPr="00022EA3">
        <w:rPr>
          <w:rFonts w:cs="Times New Roman"/>
          <w:rtl/>
        </w:rPr>
        <w:t>–</w:t>
      </w:r>
      <w:r w:rsidRPr="00022EA3">
        <w:rPr>
          <w:rFonts w:cs="Times New Roman"/>
          <w:rtl/>
        </w:rPr>
        <w:t xml:space="preserve"> רגיל, צמחוני, טבעוני</w:t>
      </w:r>
      <w:r w:rsidR="00963798" w:rsidRPr="00022EA3">
        <w:rPr>
          <w:rFonts w:cs="Times New Roman"/>
          <w:rtl/>
        </w:rPr>
        <w:t xml:space="preserve">, </w:t>
      </w:r>
      <w:r w:rsidR="00963798" w:rsidRPr="00022EA3">
        <w:rPr>
          <w:rFonts w:cs="Times New Roman" w:hint="eastAsia"/>
          <w:rtl/>
        </w:rPr>
        <w:t>כשר</w:t>
      </w:r>
      <w:r w:rsidR="00963798" w:rsidRPr="00022EA3">
        <w:rPr>
          <w:rFonts w:cs="Times New Roman"/>
          <w:rtl/>
        </w:rPr>
        <w:t xml:space="preserve"> </w:t>
      </w:r>
      <w:r w:rsidR="00963798" w:rsidRPr="00022EA3">
        <w:rPr>
          <w:rFonts w:cs="Times New Roman" w:hint="eastAsia"/>
          <w:rtl/>
        </w:rPr>
        <w:t>למהדרין</w:t>
      </w:r>
      <w:r w:rsidR="00963798" w:rsidRPr="00022EA3">
        <w:rPr>
          <w:rFonts w:cs="Times New Roman"/>
          <w:rtl/>
        </w:rPr>
        <w:t>,</w:t>
      </w:r>
      <w:r w:rsidR="00B40BDC" w:rsidRPr="00022EA3">
        <w:rPr>
          <w:rFonts w:cs="Times New Roman"/>
          <w:rtl/>
        </w:rPr>
        <w:t xml:space="preserve"> </w:t>
      </w:r>
      <w:r w:rsidRPr="00022EA3">
        <w:rPr>
          <w:rFonts w:cs="Times New Roman"/>
          <w:rtl/>
        </w:rPr>
        <w:t>או כשר</w:t>
      </w:r>
      <w:r w:rsidR="00963798" w:rsidRPr="00022EA3">
        <w:rPr>
          <w:rFonts w:cs="Times New Roman"/>
          <w:rtl/>
        </w:rPr>
        <w:t xml:space="preserve"> לא בושל בשבת</w:t>
      </w:r>
      <w:r w:rsidRPr="00022EA3">
        <w:rPr>
          <w:rFonts w:cs="Times New Roman"/>
          <w:rtl/>
        </w:rPr>
        <w:t>?</w:t>
      </w:r>
    </w:p>
    <w:p w14:paraId="7B92A28A" w14:textId="020C3A90" w:rsidR="001C4BF3" w:rsidRDefault="004E13A5" w:rsidP="00A71804">
      <w:pPr>
        <w:rPr>
          <w:rFonts w:cs="Times New Roman"/>
          <w:rtl/>
        </w:rPr>
      </w:pPr>
      <w:r w:rsidRPr="00022EA3">
        <w:rPr>
          <w:rFonts w:cs="Times New Roman"/>
          <w:rtl/>
        </w:rPr>
        <w:t>"</w:t>
      </w:r>
      <w:r w:rsidR="00E26151" w:rsidRPr="00022EA3">
        <w:rPr>
          <w:rFonts w:cs="Times New Roman" w:hint="eastAsia"/>
          <w:rtl/>
        </w:rPr>
        <w:t>הייתי</w:t>
      </w:r>
      <w:r w:rsidR="00E26151" w:rsidRPr="00022EA3">
        <w:rPr>
          <w:rFonts w:cs="Times New Roman"/>
          <w:rtl/>
        </w:rPr>
        <w:t xml:space="preserve"> </w:t>
      </w:r>
      <w:r w:rsidR="00E26151" w:rsidRPr="00022EA3">
        <w:rPr>
          <w:rFonts w:cs="Times New Roman" w:hint="eastAsia"/>
          <w:rtl/>
        </w:rPr>
        <w:t>מ</w:t>
      </w:r>
      <w:r w:rsidR="00873A0A" w:rsidRPr="00022EA3">
        <w:rPr>
          <w:rFonts w:cs="Times New Roman"/>
          <w:rtl/>
        </w:rPr>
        <w:t xml:space="preserve">בקש בלי אוכל בכלל, כדי להזדהות עם ה </w:t>
      </w:r>
      <w:r w:rsidRPr="00022EA3">
        <w:rPr>
          <w:rFonts w:cs="Times New Roman"/>
          <w:rtl/>
        </w:rPr>
        <w:t>–"</w:t>
      </w:r>
      <w:bookmarkEnd w:id="415"/>
    </w:p>
    <w:p w14:paraId="2A2F597D" w14:textId="15058AC8" w:rsidR="00687557" w:rsidRDefault="00687557" w:rsidP="00A71804">
      <w:pPr>
        <w:rPr>
          <w:rFonts w:cs="Times New Roman"/>
          <w:rtl/>
        </w:rPr>
      </w:pPr>
    </w:p>
    <w:p w14:paraId="6208D22E" w14:textId="77777777" w:rsidR="009F0E62" w:rsidRPr="009F0E62" w:rsidRDefault="009F0E62" w:rsidP="009F0E62">
      <w:pPr>
        <w:rPr>
          <w:rFonts w:cs="Times New Roman"/>
          <w:rtl/>
        </w:rPr>
      </w:pPr>
    </w:p>
    <w:p w14:paraId="07741717" w14:textId="77777777" w:rsidR="009F0E62" w:rsidRPr="009F0E62" w:rsidRDefault="009F0E62" w:rsidP="009F0E62">
      <w:pPr>
        <w:rPr>
          <w:rFonts w:cs="Times New Roman"/>
        </w:rPr>
      </w:pPr>
      <w:r w:rsidRPr="009F0E62">
        <w:rPr>
          <w:rFonts w:cs="Times New Roman"/>
        </w:rPr>
        <w:t>For set we can consider Georg Cantor's mature definition of set in "Beiträge zur Begründung der transfiniten Mengenlehre", Mathematische Annalen (1895-97, Engl.transl.1915 - Dover reprint), §1, page 85</w:t>
      </w:r>
      <w:r w:rsidRPr="009F0E62">
        <w:rPr>
          <w:rFonts w:cs="Times New Roman"/>
          <w:rtl/>
        </w:rPr>
        <w:t xml:space="preserve"> :</w:t>
      </w:r>
    </w:p>
    <w:p w14:paraId="0BA681CF" w14:textId="77777777" w:rsidR="009F0E62" w:rsidRPr="009F0E62" w:rsidRDefault="009F0E62" w:rsidP="009F0E62">
      <w:pPr>
        <w:rPr>
          <w:rFonts w:cs="Times New Roman"/>
        </w:rPr>
      </w:pPr>
      <w:r w:rsidRPr="009F0E62">
        <w:rPr>
          <w:rFonts w:cs="Times New Roman"/>
        </w:rPr>
        <w:t>By an "aggregate" (Menge) we are to understand any collection into a whole (Zusammenfassung zu einem Ganzen) M of definite and separate objects m of our intuition or our thought. These objects are called the "elements" of M</w:t>
      </w:r>
      <w:r w:rsidRPr="009F0E62">
        <w:rPr>
          <w:rFonts w:cs="Times New Roman"/>
          <w:rtl/>
        </w:rPr>
        <w:t>.</w:t>
      </w:r>
    </w:p>
    <w:p w14:paraId="0DCE9B5F" w14:textId="77777777" w:rsidR="009F0E62" w:rsidRPr="009F0E62" w:rsidRDefault="009F0E62" w:rsidP="009F0E62">
      <w:pPr>
        <w:rPr>
          <w:rFonts w:cs="Times New Roman"/>
        </w:rPr>
      </w:pPr>
      <w:r w:rsidRPr="009F0E62">
        <w:rPr>
          <w:rFonts w:cs="Times New Roman"/>
        </w:rPr>
        <w:t>Compare it with a modern textbook on set theory : Nicolas Bourbaki, Elements of Mathematics : Theory of sets (1968 - 1st French ed : 1939-57), page 65</w:t>
      </w:r>
      <w:r w:rsidRPr="009F0E62">
        <w:rPr>
          <w:rFonts w:cs="Times New Roman"/>
          <w:rtl/>
        </w:rPr>
        <w:t xml:space="preserve"> :</w:t>
      </w:r>
    </w:p>
    <w:p w14:paraId="4A2B55B1" w14:textId="77777777" w:rsidR="009F0E62" w:rsidRPr="009F0E62" w:rsidRDefault="009F0E62" w:rsidP="009F0E62">
      <w:pPr>
        <w:rPr>
          <w:rFonts w:cs="Times New Roman"/>
        </w:rPr>
      </w:pPr>
      <w:r w:rsidRPr="009F0E62">
        <w:rPr>
          <w:rFonts w:cs="Times New Roman"/>
        </w:rPr>
        <w:t>From a "naive" point of view, many mathematical entities can be considered as collections or "sets" of objects. We do not seek to formalize this notion, and in the formalistic interpretation of what follows, the word "set" is to be considered as strictly synonymous with "term". In particular, phrases such as "let X be a set" are, in principle, quite superfluous, since every letter is a term. Such phrases are introduced only to assist the intuitive interpretation of the text</w:t>
      </w:r>
      <w:r w:rsidRPr="009F0E62">
        <w:rPr>
          <w:rFonts w:cs="Times New Roman"/>
          <w:rtl/>
        </w:rPr>
        <w:t>.</w:t>
      </w:r>
    </w:p>
    <w:p w14:paraId="7B833A65" w14:textId="68F6D794" w:rsidR="009F0E62" w:rsidRPr="009F0E62" w:rsidRDefault="009F0E62" w:rsidP="009F0E62">
      <w:pPr>
        <w:rPr>
          <w:rFonts w:cs="Times New Roman"/>
        </w:rPr>
      </w:pPr>
      <w:r w:rsidRPr="009F0E62">
        <w:rPr>
          <w:rFonts w:cs="Times New Roman"/>
        </w:rPr>
        <w:t>Unter einer “Menge” verstehen wir jede Zusammenfassung M von bestimmten wohlunterschiedenen Objekten m unsrer Anschauung oder unseres Denkens (welche die “Elemente” von M genannt werden) zu einem Ganzen. [By a “set”, I conceive any union M of definite, well discriminated objects m of our imagination or our thought (which are called the “elements” of M) into a whole.</w:t>
      </w:r>
      <w:r w:rsidR="006B6AAA">
        <w:rPr>
          <w:rFonts w:cs="Times New Roman"/>
          <w:rtl/>
        </w:rPr>
        <w:t xml:space="preserve"> </w:t>
      </w:r>
    </w:p>
    <w:p w14:paraId="74641F63" w14:textId="1EAAB876" w:rsidR="009F0E62" w:rsidRPr="009F0E62" w:rsidRDefault="009F0E62" w:rsidP="009F0E62">
      <w:pPr>
        <w:rPr>
          <w:rFonts w:cs="Times New Roman"/>
          <w:rtl/>
        </w:rPr>
      </w:pPr>
      <w:r w:rsidRPr="009F0E62">
        <w:rPr>
          <w:rFonts w:cs="Times New Roman"/>
          <w:rtl/>
        </w:rPr>
        <w:t xml:space="preserve">מתוך מסמך </w:t>
      </w:r>
      <w:r w:rsidRPr="009F0E62">
        <w:rPr>
          <w:rFonts w:cs="Times New Roman"/>
        </w:rPr>
        <w:t>pdf</w:t>
      </w:r>
      <w:r w:rsidRPr="009F0E62">
        <w:rPr>
          <w:rFonts w:cs="Times New Roman"/>
          <w:rtl/>
        </w:rPr>
        <w:t xml:space="preserve"> שהורדתי</w:t>
      </w:r>
    </w:p>
    <w:p w14:paraId="40150BFB" w14:textId="77777777" w:rsidR="009F0E62" w:rsidRPr="009F0E62" w:rsidRDefault="009F0E62" w:rsidP="009F0E62">
      <w:pPr>
        <w:rPr>
          <w:rFonts w:cs="Times New Roman"/>
        </w:rPr>
      </w:pPr>
      <w:r w:rsidRPr="009F0E62">
        <w:rPr>
          <w:rFonts w:cs="Times New Roman"/>
        </w:rPr>
        <w:t>In "naive" set theory, sets are collections of things. In "axiomatic" set theory, sets are whatever satifies the axioms</w:t>
      </w:r>
      <w:r w:rsidRPr="009F0E62">
        <w:rPr>
          <w:rFonts w:cs="Times New Roman"/>
          <w:rtl/>
        </w:rPr>
        <w:t>.</w:t>
      </w:r>
    </w:p>
    <w:p w14:paraId="02796F22" w14:textId="3F407537" w:rsidR="009F0E62" w:rsidRDefault="009F0E62" w:rsidP="009F0E62">
      <w:pPr>
        <w:rPr>
          <w:rFonts w:cs="Times New Roman"/>
          <w:rtl/>
        </w:rPr>
      </w:pPr>
      <w:r>
        <w:rPr>
          <w:rFonts w:cs="Times New Roman" w:hint="cs"/>
          <w:rtl/>
        </w:rPr>
        <w:t>]</w:t>
      </w:r>
    </w:p>
    <w:p w14:paraId="7FE87379" w14:textId="5033CBC0" w:rsidR="00A71804" w:rsidRDefault="00A71804" w:rsidP="00A71804">
      <w:pPr>
        <w:rPr>
          <w:rtl/>
        </w:rPr>
      </w:pPr>
      <w:r>
        <w:rPr>
          <w:rFonts w:cs="Times New Roman"/>
          <w:rtl/>
        </w:rPr>
        <w:t xml:space="preserve">"מה בכלל אתה מקפל שם ארקדי?" </w:t>
      </w:r>
      <w:r w:rsidR="007A7CD3" w:rsidRPr="007A7CD3">
        <w:rPr>
          <w:rFonts w:cs="Times New Roman"/>
          <w:rtl/>
        </w:rPr>
        <w:t xml:space="preserve">מארק </w:t>
      </w:r>
      <w:r w:rsidR="009F1DDB" w:rsidRPr="009F1DDB">
        <w:rPr>
          <w:rFonts w:cs="Times New Roman"/>
          <w:rtl/>
        </w:rPr>
        <w:t>התפרץ</w:t>
      </w:r>
      <w:r w:rsidR="007A7CD3" w:rsidRPr="007A7CD3">
        <w:rPr>
          <w:rFonts w:cs="Times New Roman"/>
          <w:rtl/>
        </w:rPr>
        <w:t>, לפני ש</w:t>
      </w:r>
      <w:r w:rsidR="00402F83">
        <w:rPr>
          <w:rFonts w:cs="Times New Roman" w:hint="cs"/>
          <w:rtl/>
        </w:rPr>
        <w:t>הער</w:t>
      </w:r>
      <w:r w:rsidR="007A7CD3" w:rsidRPr="007A7CD3">
        <w:rPr>
          <w:rFonts w:cs="Times New Roman"/>
          <w:rtl/>
        </w:rPr>
        <w:t>תו של אלכס תקבל מענה</w:t>
      </w:r>
      <w:r w:rsidR="007A7CD3">
        <w:rPr>
          <w:rFonts w:cs="Times New Roman" w:hint="cs"/>
          <w:rtl/>
        </w:rPr>
        <w:t>.</w:t>
      </w:r>
    </w:p>
    <w:p w14:paraId="43728F74" w14:textId="77777777" w:rsidR="001C4BF3" w:rsidRDefault="001C4BF3" w:rsidP="001C4BF3">
      <w:pPr>
        <w:rPr>
          <w:rtl/>
        </w:rPr>
      </w:pPr>
      <w:r>
        <w:rPr>
          <w:rFonts w:hint="cs"/>
          <w:rtl/>
        </w:rPr>
        <w:t xml:space="preserve">ארקדי העמיד על כף ידו את יצירת כפיו </w:t>
      </w:r>
      <w:r>
        <w:rPr>
          <w:rtl/>
        </w:rPr>
        <w:t>–</w:t>
      </w:r>
      <w:r>
        <w:rPr>
          <w:rFonts w:hint="cs"/>
          <w:rtl/>
        </w:rPr>
        <w:t xml:space="preserve"> בריית אוריגמי זערורית, כסופה ונוצצת.</w:t>
      </w:r>
    </w:p>
    <w:p w14:paraId="1CF630C8" w14:textId="6F78EB99" w:rsidR="001C4BF3" w:rsidRDefault="001C4BF3" w:rsidP="001C4BF3">
      <w:pPr>
        <w:rPr>
          <w:rtl/>
        </w:rPr>
      </w:pPr>
      <w:r>
        <w:rPr>
          <w:rFonts w:hint="cs"/>
          <w:rtl/>
        </w:rPr>
        <w:t>"</w:t>
      </w:r>
      <w:r w:rsidR="00776192">
        <w:rPr>
          <w:rFonts w:hint="cs"/>
          <w:rtl/>
        </w:rPr>
        <w:t>זאת</w:t>
      </w:r>
      <w:r>
        <w:rPr>
          <w:rFonts w:hint="cs"/>
          <w:rtl/>
        </w:rPr>
        <w:t xml:space="preserve"> ציפור?" אלכס</w:t>
      </w:r>
      <w:r w:rsidR="009564E3">
        <w:rPr>
          <w:rFonts w:hint="cs"/>
          <w:rtl/>
        </w:rPr>
        <w:t xml:space="preserve"> </w:t>
      </w:r>
      <w:r>
        <w:rPr>
          <w:rFonts w:hint="cs"/>
          <w:rtl/>
        </w:rPr>
        <w:t>מעולם לא ראה ציפור בעל</w:t>
      </w:r>
      <w:r w:rsidR="002B660F">
        <w:rPr>
          <w:rFonts w:hint="cs"/>
          <w:rtl/>
        </w:rPr>
        <w:t>ת</w:t>
      </w:r>
      <w:r>
        <w:rPr>
          <w:rFonts w:hint="cs"/>
          <w:rtl/>
        </w:rPr>
        <w:t xml:space="preserve"> זנב כה ארוך ומשונן, </w:t>
      </w:r>
      <w:r w:rsidR="009F1DDB">
        <w:rPr>
          <w:rFonts w:hint="cs"/>
          <w:rtl/>
        </w:rPr>
        <w:t>ו</w:t>
      </w:r>
      <w:r>
        <w:rPr>
          <w:rFonts w:hint="cs"/>
          <w:rtl/>
        </w:rPr>
        <w:t>מוטת כנפיים כה חדה.</w:t>
      </w:r>
    </w:p>
    <w:p w14:paraId="2BBA21C1" w14:textId="3829BA26" w:rsidR="001C4BF3" w:rsidRDefault="001C4BF3" w:rsidP="001C4BF3">
      <w:pPr>
        <w:rPr>
          <w:rtl/>
        </w:rPr>
      </w:pPr>
      <w:r>
        <w:rPr>
          <w:rFonts w:hint="cs"/>
          <w:rtl/>
        </w:rPr>
        <w:lastRenderedPageBreak/>
        <w:t xml:space="preserve">"זה דרקון," ארקדי </w:t>
      </w:r>
      <w:r w:rsidR="00687557">
        <w:rPr>
          <w:rFonts w:hint="cs"/>
          <w:rtl/>
        </w:rPr>
        <w:t>הסביר</w:t>
      </w:r>
      <w:r>
        <w:rPr>
          <w:rFonts w:hint="cs"/>
          <w:rtl/>
        </w:rPr>
        <w:t>.</w:t>
      </w:r>
    </w:p>
    <w:p w14:paraId="1EADAC54" w14:textId="50982057" w:rsidR="001C4BF3" w:rsidRDefault="001C4BF3" w:rsidP="001C4BF3">
      <w:pPr>
        <w:rPr>
          <w:rtl/>
        </w:rPr>
      </w:pPr>
      <w:r>
        <w:rPr>
          <w:rFonts w:hint="cs"/>
          <w:rtl/>
        </w:rPr>
        <w:t>[מארק התגאה באובייקטביות שלו, ברציונליות שלו, בהיותו כן לגמרי עם עצמו. ואלה התכונות בהן השתמש בבואו לנתח כל תופעה אלא שכאן זה לא פעל. כי בכנות, בשיא האובייקטביות, מתבונן מבחוץ, לו היה עליו לבחור, היה אומר שארקדי אמור לחוש קירבה יותר למארק: מבחינה חיצונית, שניהם היו בערך באותו גודל, אלכס היה היוצא דופן. ומבחינה פנימית, שניהם התעניינו בלימודים ובהעמקה, בשונה</w:t>
      </w:r>
      <w:r w:rsidR="00C90C6C">
        <w:rPr>
          <w:rFonts w:hint="cs"/>
          <w:rtl/>
        </w:rPr>
        <w:t xml:space="preserve"> מאוד </w:t>
      </w:r>
      <w:r>
        <w:rPr>
          <w:rFonts w:hint="cs"/>
          <w:rtl/>
        </w:rPr>
        <w:t>מאלכס. וזה לא היה כך בכלל.</w:t>
      </w:r>
    </w:p>
    <w:p w14:paraId="07B8C35F" w14:textId="77777777" w:rsidR="001C4BF3" w:rsidRPr="00CD067C" w:rsidRDefault="001C4BF3" w:rsidP="001C4BF3">
      <w:pPr>
        <w:rPr>
          <w:rtl/>
        </w:rPr>
      </w:pPr>
      <w:r>
        <w:rPr>
          <w:rFonts w:hint="cs"/>
          <w:rtl/>
        </w:rPr>
        <w:t>ארקדי, (מסרב בכל תוקף לביקוריהן של כל המחשבות, כל הרעיונות, שאיכלסו את הכרך הסואן שמארק בנה ותיפעל עבורן), עלה בנכונות וללא היסוס על שרטון בחופי אותו אי פרטי ומבודד שבו אלכס היה נטוש כבר שנים, מתוך ידיעה ברורה שדבר לא יפגע בו שם, גם לא אלכס עצמו, גם אם ארקדי יצמח עשרות פצעונים אדמומיים ודלקתיים כאלה. [מה?? כלום מזה לא ברור. זה מסובך מדי]</w:t>
      </w:r>
    </w:p>
    <w:p w14:paraId="562BD778" w14:textId="77777777" w:rsidR="001C4BF3" w:rsidRDefault="001C4BF3" w:rsidP="001C4BF3">
      <w:pPr>
        <w:rPr>
          <w:rtl/>
        </w:rPr>
      </w:pPr>
      <w:r>
        <w:rPr>
          <w:rFonts w:hint="cs"/>
          <w:rtl/>
        </w:rPr>
        <w:t>]</w:t>
      </w:r>
    </w:p>
    <w:p w14:paraId="6AF60D21" w14:textId="612F64CB" w:rsidR="001C4BF3" w:rsidRDefault="001C4BF3" w:rsidP="001C4BF3">
      <w:pPr>
        <w:rPr>
          <w:rtl/>
        </w:rPr>
      </w:pPr>
      <w:r>
        <w:rPr>
          <w:rFonts w:hint="cs"/>
          <w:rtl/>
        </w:rPr>
        <w:t xml:space="preserve">"הוא זעיר </w:t>
      </w:r>
      <w:r w:rsidR="00F97A34">
        <w:rPr>
          <w:rFonts w:hint="cs"/>
          <w:rtl/>
        </w:rPr>
        <w:t>כל כך</w:t>
      </w:r>
      <w:r>
        <w:rPr>
          <w:rFonts w:hint="cs"/>
          <w:rtl/>
        </w:rPr>
        <w:t>. לא הצלחת למצ</w:t>
      </w:r>
      <w:r w:rsidR="00687557">
        <w:rPr>
          <w:rFonts w:hint="cs"/>
          <w:rtl/>
        </w:rPr>
        <w:t>ו</w:t>
      </w:r>
      <w:r>
        <w:rPr>
          <w:rFonts w:hint="cs"/>
          <w:rtl/>
        </w:rPr>
        <w:t>א נייר יותר גדול?"</w:t>
      </w:r>
    </w:p>
    <w:p w14:paraId="7C629276" w14:textId="77777777" w:rsidR="001C4BF3" w:rsidRDefault="001C4BF3" w:rsidP="001C4BF3">
      <w:pPr>
        <w:rPr>
          <w:rtl/>
        </w:rPr>
      </w:pPr>
      <w:r>
        <w:rPr>
          <w:rFonts w:hint="cs"/>
          <w:rtl/>
        </w:rPr>
        <w:t>"לא חיפשתי."</w:t>
      </w:r>
    </w:p>
    <w:p w14:paraId="6C99B339" w14:textId="095EAA52" w:rsidR="001C4BF3" w:rsidRDefault="001C4BF3" w:rsidP="002E40D7">
      <w:pPr>
        <w:rPr>
          <w:rtl/>
        </w:rPr>
      </w:pPr>
      <w:r>
        <w:rPr>
          <w:rFonts w:hint="cs"/>
          <w:rtl/>
        </w:rPr>
        <w:t>"יש בדירה המון ניירות צבעוניים</w:t>
      </w:r>
      <w:r w:rsidR="000E616A">
        <w:rPr>
          <w:rFonts w:hint="cs"/>
          <w:rtl/>
        </w:rPr>
        <w:t xml:space="preserve"> </w:t>
      </w:r>
      <w:r>
        <w:rPr>
          <w:rFonts w:hint="cs"/>
          <w:rtl/>
        </w:rPr>
        <w:t xml:space="preserve">שאלכס </w:t>
      </w:r>
      <w:r w:rsidR="009F1DDB" w:rsidRPr="009F1DDB">
        <w:rPr>
          <w:rFonts w:cs="Times New Roman"/>
          <w:rtl/>
        </w:rPr>
        <w:t>משתמש בהם כשהוא מבלה</w:t>
      </w:r>
      <w:r>
        <w:rPr>
          <w:rFonts w:hint="cs"/>
          <w:rtl/>
        </w:rPr>
        <w:t xml:space="preserve"> עם הבת דודה שלנו</w:t>
      </w:r>
      <w:r w:rsidR="000E616A" w:rsidRPr="000E616A">
        <w:rPr>
          <w:rFonts w:cs="Times New Roman"/>
          <w:rtl/>
        </w:rPr>
        <w:t>," מארק הציע ברוחב</w:t>
      </w:r>
      <w:r w:rsidR="002B660F">
        <w:rPr>
          <w:rFonts w:cs="Times New Roman" w:hint="cs"/>
          <w:rtl/>
        </w:rPr>
        <w:t xml:space="preserve"> </w:t>
      </w:r>
      <w:r w:rsidR="000E616A" w:rsidRPr="000E616A">
        <w:rPr>
          <w:rFonts w:cs="Times New Roman"/>
          <w:rtl/>
        </w:rPr>
        <w:t>לב</w:t>
      </w:r>
      <w:r>
        <w:rPr>
          <w:rFonts w:hint="cs"/>
          <w:rtl/>
        </w:rPr>
        <w:t xml:space="preserve">. </w:t>
      </w:r>
      <w:r w:rsidR="000E616A">
        <w:rPr>
          <w:rFonts w:hint="cs"/>
          <w:rtl/>
        </w:rPr>
        <w:t>"</w:t>
      </w:r>
      <w:r>
        <w:rPr>
          <w:rFonts w:hint="cs"/>
          <w:rtl/>
        </w:rPr>
        <w:t>יש גם חוברות צביעה של נסיכות, אם אתה מעוניין."</w:t>
      </w:r>
    </w:p>
    <w:p w14:paraId="5F7D835F" w14:textId="665D0213" w:rsidR="001C4BF3" w:rsidRDefault="001C4BF3" w:rsidP="001C4BF3">
      <w:pPr>
        <w:rPr>
          <w:rtl/>
        </w:rPr>
      </w:pPr>
      <w:r>
        <w:rPr>
          <w:rFonts w:hint="cs"/>
          <w:rtl/>
        </w:rPr>
        <w:t xml:space="preserve">"אולי בפעם </w:t>
      </w:r>
      <w:r w:rsidR="00887107">
        <w:rPr>
          <w:rFonts w:hint="cs"/>
          <w:rtl/>
        </w:rPr>
        <w:t>אחרת</w:t>
      </w:r>
      <w:r w:rsidR="006004B3">
        <w:rPr>
          <w:rFonts w:hint="cs"/>
          <w:rtl/>
        </w:rPr>
        <w:t>.</w:t>
      </w:r>
      <w:r>
        <w:rPr>
          <w:rFonts w:hint="cs"/>
          <w:rtl/>
        </w:rPr>
        <w:t>"</w:t>
      </w:r>
      <w:r w:rsidR="006004B3">
        <w:rPr>
          <w:rFonts w:hint="cs"/>
          <w:rtl/>
        </w:rPr>
        <w:t xml:space="preserve"> </w:t>
      </w:r>
      <w:bookmarkStart w:id="416" w:name="_Hlk502576337"/>
      <w:r w:rsidR="00687557">
        <w:rPr>
          <w:rFonts w:hint="cs"/>
          <w:rtl/>
        </w:rPr>
        <w:t>[</w:t>
      </w:r>
      <w:r w:rsidR="006004B3" w:rsidRPr="00022EA3">
        <w:rPr>
          <w:rFonts w:hint="eastAsia"/>
          <w:rtl/>
        </w:rPr>
        <w:t>ארקדי</w:t>
      </w:r>
      <w:r w:rsidR="006004B3" w:rsidRPr="00022EA3">
        <w:rPr>
          <w:rtl/>
        </w:rPr>
        <w:t xml:space="preserve"> כלל לא נעלב – עלה בדעתו </w:t>
      </w:r>
      <w:r w:rsidR="008A04F3" w:rsidRPr="00022EA3">
        <w:rPr>
          <w:rFonts w:hint="eastAsia"/>
          <w:rtl/>
        </w:rPr>
        <w:t>הרעיון</w:t>
      </w:r>
      <w:r w:rsidR="008A04F3" w:rsidRPr="00022EA3">
        <w:rPr>
          <w:rtl/>
        </w:rPr>
        <w:t xml:space="preserve"> </w:t>
      </w:r>
      <w:r w:rsidR="006004B3" w:rsidRPr="00022EA3">
        <w:rPr>
          <w:rFonts w:hint="eastAsia"/>
          <w:rtl/>
        </w:rPr>
        <w:t>להביא</w:t>
      </w:r>
      <w:r w:rsidR="006004B3" w:rsidRPr="00022EA3">
        <w:rPr>
          <w:rtl/>
        </w:rPr>
        <w:t xml:space="preserve"> את </w:t>
      </w:r>
      <w:r w:rsidR="005F6E2E">
        <w:rPr>
          <w:rtl/>
        </w:rPr>
        <w:t>קטקה</w:t>
      </w:r>
      <w:r w:rsidR="006004B3" w:rsidRPr="00022EA3">
        <w:rPr>
          <w:rtl/>
        </w:rPr>
        <w:t xml:space="preserve"> </w:t>
      </w:r>
      <w:r w:rsidR="008A04F3" w:rsidRPr="00022EA3">
        <w:rPr>
          <w:rFonts w:hint="eastAsia"/>
          <w:rtl/>
        </w:rPr>
        <w:t>א</w:t>
      </w:r>
      <w:r w:rsidR="006004B3" w:rsidRPr="00022EA3">
        <w:rPr>
          <w:rFonts w:hint="eastAsia"/>
          <w:rtl/>
        </w:rPr>
        <w:t>ל</w:t>
      </w:r>
      <w:r w:rsidR="008A04F3" w:rsidRPr="00022EA3">
        <w:rPr>
          <w:rtl/>
        </w:rPr>
        <w:t xml:space="preserve"> </w:t>
      </w:r>
      <w:r w:rsidR="006004B3" w:rsidRPr="00022EA3">
        <w:rPr>
          <w:rFonts w:hint="eastAsia"/>
          <w:rtl/>
        </w:rPr>
        <w:t>אלכס</w:t>
      </w:r>
      <w:r w:rsidR="006004B3" w:rsidRPr="00022EA3">
        <w:rPr>
          <w:rtl/>
        </w:rPr>
        <w:t xml:space="preserve"> </w:t>
      </w:r>
      <w:r w:rsidR="006004B3" w:rsidRPr="00022EA3">
        <w:rPr>
          <w:rFonts w:hint="eastAsia"/>
          <w:rtl/>
        </w:rPr>
        <w:t>בשעות</w:t>
      </w:r>
      <w:r w:rsidR="006004B3" w:rsidRPr="00022EA3">
        <w:rPr>
          <w:rtl/>
        </w:rPr>
        <w:t xml:space="preserve"> </w:t>
      </w:r>
      <w:r w:rsidR="006004B3" w:rsidRPr="00022EA3">
        <w:rPr>
          <w:rFonts w:hint="eastAsia"/>
          <w:rtl/>
        </w:rPr>
        <w:t>הארוכות</w:t>
      </w:r>
      <w:r w:rsidR="006004B3" w:rsidRPr="00022EA3">
        <w:rPr>
          <w:rtl/>
        </w:rPr>
        <w:t xml:space="preserve"> </w:t>
      </w:r>
      <w:r w:rsidR="006004B3" w:rsidRPr="00022EA3">
        <w:rPr>
          <w:rFonts w:hint="eastAsia"/>
          <w:rtl/>
        </w:rPr>
        <w:t>בהן</w:t>
      </w:r>
      <w:r w:rsidR="006004B3" w:rsidRPr="00022EA3">
        <w:rPr>
          <w:rtl/>
        </w:rPr>
        <w:t xml:space="preserve"> </w:t>
      </w:r>
      <w:r w:rsidR="006004B3" w:rsidRPr="00022EA3">
        <w:rPr>
          <w:rFonts w:hint="eastAsia"/>
          <w:rtl/>
        </w:rPr>
        <w:t>הוטל</w:t>
      </w:r>
      <w:r w:rsidR="006004B3" w:rsidRPr="00022EA3">
        <w:rPr>
          <w:rtl/>
        </w:rPr>
        <w:t xml:space="preserve"> </w:t>
      </w:r>
      <w:r w:rsidR="006004B3" w:rsidRPr="00022EA3">
        <w:rPr>
          <w:rFonts w:hint="eastAsia"/>
          <w:rtl/>
        </w:rPr>
        <w:t>עליו</w:t>
      </w:r>
      <w:r w:rsidR="006004B3" w:rsidRPr="00022EA3">
        <w:rPr>
          <w:rtl/>
        </w:rPr>
        <w:t xml:space="preserve"> </w:t>
      </w:r>
      <w:r w:rsidR="006004B3" w:rsidRPr="00022EA3">
        <w:rPr>
          <w:rFonts w:hint="eastAsia"/>
          <w:rtl/>
        </w:rPr>
        <w:t>לשמור</w:t>
      </w:r>
      <w:r w:rsidR="006004B3" w:rsidRPr="00022EA3">
        <w:rPr>
          <w:rtl/>
        </w:rPr>
        <w:t xml:space="preserve"> </w:t>
      </w:r>
      <w:r w:rsidR="006004B3" w:rsidRPr="00022EA3">
        <w:rPr>
          <w:rFonts w:hint="eastAsia"/>
          <w:rtl/>
        </w:rPr>
        <w:t>עליה</w:t>
      </w:r>
      <w:r w:rsidR="006004B3" w:rsidRPr="00022EA3">
        <w:rPr>
          <w:rtl/>
        </w:rPr>
        <w:t>.</w:t>
      </w:r>
      <w:r w:rsidR="006004B3">
        <w:rPr>
          <w:rFonts w:hint="cs"/>
          <w:rtl/>
        </w:rPr>
        <w:t xml:space="preserve"> </w:t>
      </w:r>
      <w:r w:rsidR="00687557">
        <w:rPr>
          <w:rFonts w:hint="cs"/>
          <w:rtl/>
        </w:rPr>
        <w:t>]</w:t>
      </w:r>
    </w:p>
    <w:bookmarkEnd w:id="416"/>
    <w:p w14:paraId="6D25C27A" w14:textId="56E817A8" w:rsidR="001C4BF3" w:rsidRDefault="001C4BF3" w:rsidP="003153F6">
      <w:pPr>
        <w:rPr>
          <w:rtl/>
        </w:rPr>
      </w:pPr>
      <w:r>
        <w:rPr>
          <w:rFonts w:hint="cs"/>
          <w:rtl/>
        </w:rPr>
        <w:t>"כבר גמרנו עם הנסיכות," אלכס עדכן, "</w:t>
      </w:r>
      <w:r w:rsidR="00F06A3F">
        <w:rPr>
          <w:rFonts w:hint="cs"/>
          <w:rtl/>
        </w:rPr>
        <w:t>עכשיו</w:t>
      </w:r>
      <w:r>
        <w:rPr>
          <w:rFonts w:hint="cs"/>
          <w:rtl/>
        </w:rPr>
        <w:t xml:space="preserve"> זה </w:t>
      </w:r>
      <w:r w:rsidR="00776192" w:rsidRPr="00776192">
        <w:rPr>
          <w:rFonts w:cs="Times New Roman"/>
          <w:rtl/>
        </w:rPr>
        <w:t>סוסי פוני</w:t>
      </w:r>
      <w:r>
        <w:rPr>
          <w:rFonts w:hint="cs"/>
          <w:rtl/>
        </w:rPr>
        <w:t>. גם פינגווינים הולך חזק."</w:t>
      </w:r>
      <w:r w:rsidR="003153F6">
        <w:rPr>
          <w:rFonts w:hint="cs"/>
          <w:rtl/>
        </w:rPr>
        <w:t xml:space="preserve"> הוא הרים</w:t>
      </w:r>
      <w:r w:rsidR="000A7777">
        <w:rPr>
          <w:rFonts w:hint="cs"/>
          <w:rtl/>
        </w:rPr>
        <w:t xml:space="preserve"> את ה</w:t>
      </w:r>
      <w:r w:rsidR="008A04F3">
        <w:rPr>
          <w:rFonts w:hint="cs"/>
          <w:rtl/>
        </w:rPr>
        <w:t>יצירה שארקדי עמל עליה</w:t>
      </w:r>
      <w:r w:rsidR="000A7777">
        <w:rPr>
          <w:rFonts w:hint="cs"/>
          <w:rtl/>
        </w:rPr>
        <w:t xml:space="preserve"> </w:t>
      </w:r>
      <w:r w:rsidR="000A7777">
        <w:rPr>
          <w:rtl/>
        </w:rPr>
        <w:t>–</w:t>
      </w:r>
      <w:r w:rsidR="000A7777">
        <w:rPr>
          <w:rFonts w:hint="cs"/>
          <w:rtl/>
        </w:rPr>
        <w:t xml:space="preserve"> הדרקון נרטב מעט ממיץ תפוזים, אבל עדיין זהר בקיפוליו הרבים. "איך עשית </w:t>
      </w:r>
      <w:r w:rsidR="003153F6">
        <w:rPr>
          <w:rFonts w:hint="cs"/>
          <w:rtl/>
        </w:rPr>
        <w:t>כזה דבר קטן ומדויק</w:t>
      </w:r>
      <w:r w:rsidR="002B660F">
        <w:rPr>
          <w:rFonts w:hint="cs"/>
          <w:rtl/>
        </w:rPr>
        <w:t>?</w:t>
      </w:r>
      <w:r w:rsidR="000A7777">
        <w:rPr>
          <w:rFonts w:hint="cs"/>
          <w:rtl/>
        </w:rPr>
        <w:t xml:space="preserve"> </w:t>
      </w:r>
      <w:r w:rsidR="003153F6">
        <w:rPr>
          <w:rFonts w:hint="cs"/>
          <w:rtl/>
        </w:rPr>
        <w:t>יש לך א</w:t>
      </w:r>
      <w:r w:rsidR="000A7777">
        <w:rPr>
          <w:rFonts w:hint="cs"/>
          <w:rtl/>
        </w:rPr>
        <w:t>צבעות של מנתח."</w:t>
      </w:r>
    </w:p>
    <w:p w14:paraId="11165467" w14:textId="05D36A53" w:rsidR="003153F6" w:rsidRDefault="000A7777" w:rsidP="001C4BF3">
      <w:pPr>
        <w:rPr>
          <w:rtl/>
        </w:rPr>
      </w:pPr>
      <w:r>
        <w:rPr>
          <w:rFonts w:hint="cs"/>
          <w:rtl/>
        </w:rPr>
        <w:t xml:space="preserve">ארקדי הסמיק, </w:t>
      </w:r>
      <w:r w:rsidR="003153F6">
        <w:rPr>
          <w:rFonts w:hint="cs"/>
          <w:rtl/>
        </w:rPr>
        <w:t>"זה כלום."</w:t>
      </w:r>
    </w:p>
    <w:p w14:paraId="1296B2E1" w14:textId="16A4F830" w:rsidR="003153F6" w:rsidRDefault="009F4714" w:rsidP="001C4BF3">
      <w:pPr>
        <w:rPr>
          <w:rtl/>
        </w:rPr>
      </w:pPr>
      <w:r>
        <w:rPr>
          <w:rFonts w:hint="cs"/>
          <w:rtl/>
        </w:rPr>
        <w:t>[</w:t>
      </w:r>
      <w:r w:rsidR="003153F6">
        <w:rPr>
          <w:rFonts w:hint="cs"/>
          <w:rtl/>
        </w:rPr>
        <w:t>"מה כלום? תן לראות."</w:t>
      </w:r>
    </w:p>
    <w:p w14:paraId="67EFC4BB" w14:textId="77777777" w:rsidR="003153F6" w:rsidRDefault="003153F6" w:rsidP="001C4BF3">
      <w:pPr>
        <w:rPr>
          <w:rtl/>
        </w:rPr>
      </w:pPr>
      <w:r>
        <w:rPr>
          <w:rFonts w:hint="cs"/>
          <w:rtl/>
        </w:rPr>
        <w:t>"לראות?"</w:t>
      </w:r>
    </w:p>
    <w:p w14:paraId="730853CD" w14:textId="77777777" w:rsidR="003153F6" w:rsidRDefault="003153F6" w:rsidP="001C4BF3">
      <w:pPr>
        <w:rPr>
          <w:rtl/>
        </w:rPr>
      </w:pPr>
      <w:r>
        <w:rPr>
          <w:rFonts w:hint="cs"/>
          <w:rtl/>
        </w:rPr>
        <w:t>"את האצבעות שלך, תן לראות."</w:t>
      </w:r>
    </w:p>
    <w:p w14:paraId="3AFBE64D" w14:textId="76B4EA94" w:rsidR="003153F6" w:rsidRDefault="003153F6" w:rsidP="003153F6">
      <w:pPr>
        <w:rPr>
          <w:rtl/>
        </w:rPr>
      </w:pPr>
      <w:r>
        <w:rPr>
          <w:rFonts w:hint="cs"/>
          <w:rtl/>
        </w:rPr>
        <w:t>"מה פתא</w:t>
      </w:r>
      <w:r w:rsidR="00687557">
        <w:rPr>
          <w:rFonts w:hint="cs"/>
          <w:rtl/>
        </w:rPr>
        <w:t>ו</w:t>
      </w:r>
      <w:r>
        <w:rPr>
          <w:rFonts w:hint="cs"/>
          <w:rtl/>
        </w:rPr>
        <w:t>ם..." ארקדי מחה אבל פרש את כף ידו לצד ידו של אלכס על השיש.</w:t>
      </w:r>
    </w:p>
    <w:p w14:paraId="36DB0A31" w14:textId="728381A1" w:rsidR="009F4714" w:rsidRDefault="00B317A3" w:rsidP="003153F6">
      <w:pPr>
        <w:rPr>
          <w:rtl/>
        </w:rPr>
      </w:pPr>
      <w:r>
        <w:rPr>
          <w:rFonts w:hint="cs"/>
          <w:rtl/>
        </w:rPr>
        <w:t>על אף</w:t>
      </w:r>
      <w:r w:rsidR="003153F6">
        <w:rPr>
          <w:rFonts w:hint="cs"/>
          <w:rtl/>
        </w:rPr>
        <w:t xml:space="preserve"> הפרשי הגבהים ביניהם, כ</w:t>
      </w:r>
      <w:r w:rsidR="00FC1A79">
        <w:rPr>
          <w:rFonts w:hint="cs"/>
          <w:rtl/>
        </w:rPr>
        <w:t>פות</w:t>
      </w:r>
      <w:r w:rsidR="003153F6">
        <w:rPr>
          <w:rFonts w:hint="cs"/>
          <w:rtl/>
        </w:rPr>
        <w:t xml:space="preserve"> יד</w:t>
      </w:r>
      <w:r w:rsidR="00FC1A79">
        <w:rPr>
          <w:rFonts w:hint="cs"/>
          <w:rtl/>
        </w:rPr>
        <w:t>יהם</w:t>
      </w:r>
      <w:r w:rsidR="003153F6">
        <w:rPr>
          <w:rFonts w:hint="cs"/>
          <w:rtl/>
        </w:rPr>
        <w:t xml:space="preserve"> של אלכס ושל ארקדי היו כמעט זהות בגדלן.</w:t>
      </w:r>
      <w:r w:rsidR="009F4714">
        <w:rPr>
          <w:rFonts w:hint="cs"/>
          <w:rtl/>
        </w:rPr>
        <w:t>]</w:t>
      </w:r>
      <w:r w:rsidR="003153F6">
        <w:rPr>
          <w:rFonts w:hint="cs"/>
          <w:rtl/>
        </w:rPr>
        <w:t xml:space="preserve"> </w:t>
      </w:r>
    </w:p>
    <w:p w14:paraId="0487CBA2" w14:textId="6C409345" w:rsidR="003153F6" w:rsidRDefault="009F4714" w:rsidP="003153F6">
      <w:pPr>
        <w:rPr>
          <w:rtl/>
        </w:rPr>
      </w:pPr>
      <w:r w:rsidRPr="009F4714">
        <w:rPr>
          <w:rFonts w:cs="Times New Roman"/>
          <w:rtl/>
        </w:rPr>
        <w:t xml:space="preserve">אלכס הבחין </w:t>
      </w:r>
      <w:r w:rsidR="00402F83">
        <w:rPr>
          <w:rFonts w:cs="Times New Roman" w:hint="cs"/>
          <w:rtl/>
        </w:rPr>
        <w:t>רק</w:t>
      </w:r>
      <w:r w:rsidRPr="009F4714">
        <w:rPr>
          <w:rFonts w:cs="Times New Roman"/>
          <w:rtl/>
        </w:rPr>
        <w:t xml:space="preserve"> </w:t>
      </w:r>
      <w:r w:rsidR="00402F83">
        <w:rPr>
          <w:rFonts w:cs="Times New Roman" w:hint="cs"/>
          <w:rtl/>
        </w:rPr>
        <w:t>ב</w:t>
      </w:r>
      <w:r w:rsidRPr="009F4714">
        <w:rPr>
          <w:rFonts w:cs="Times New Roman"/>
          <w:rtl/>
        </w:rPr>
        <w:t>אותו רגע</w:t>
      </w:r>
      <w:r w:rsidR="009534BD">
        <w:rPr>
          <w:rFonts w:cs="Times New Roman" w:hint="cs"/>
          <w:rtl/>
        </w:rPr>
        <w:t xml:space="preserve"> ש</w:t>
      </w:r>
      <w:r w:rsidR="003153F6">
        <w:rPr>
          <w:rFonts w:hint="cs"/>
          <w:rtl/>
        </w:rPr>
        <w:t xml:space="preserve">ציפורניו של ארקדי </w:t>
      </w:r>
      <w:r w:rsidR="009534BD">
        <w:rPr>
          <w:rFonts w:hint="cs"/>
          <w:rtl/>
        </w:rPr>
        <w:t xml:space="preserve">היו </w:t>
      </w:r>
      <w:r w:rsidR="003153F6">
        <w:rPr>
          <w:rFonts w:hint="cs"/>
          <w:rtl/>
        </w:rPr>
        <w:t xml:space="preserve">בעלות צורה </w:t>
      </w:r>
      <w:r w:rsidRPr="009F4714">
        <w:rPr>
          <w:rFonts w:cs="Times New Roman"/>
          <w:rtl/>
        </w:rPr>
        <w:t>כמעט זהה לאלו שלו</w:t>
      </w:r>
      <w:r>
        <w:rPr>
          <w:rFonts w:cs="Times New Roman" w:hint="cs"/>
          <w:rtl/>
        </w:rPr>
        <w:t>.</w:t>
      </w:r>
      <w:r w:rsidR="00986DD2" w:rsidRPr="00986DD2">
        <w:rPr>
          <w:rFonts w:cs="Times New Roman"/>
          <w:rtl/>
        </w:rPr>
        <w:t xml:space="preserve"> </w:t>
      </w:r>
      <w:r>
        <w:rPr>
          <w:rFonts w:cs="Times New Roman" w:hint="cs"/>
          <w:rtl/>
        </w:rPr>
        <w:t xml:space="preserve">הוא </w:t>
      </w:r>
      <w:r w:rsidR="009F1DDB">
        <w:rPr>
          <w:rFonts w:cs="Times New Roman" w:hint="cs"/>
          <w:rtl/>
        </w:rPr>
        <w:t xml:space="preserve">מייד </w:t>
      </w:r>
      <w:r w:rsidR="00986DD2" w:rsidRPr="00986DD2">
        <w:rPr>
          <w:rFonts w:cs="Times New Roman"/>
          <w:rtl/>
        </w:rPr>
        <w:t xml:space="preserve">מצא בהן את ידידותיו, </w:t>
      </w:r>
      <w:r w:rsidR="000F28A8">
        <w:rPr>
          <w:rFonts w:cs="Times New Roman" w:hint="cs"/>
          <w:rtl/>
        </w:rPr>
        <w:t>[</w:t>
      </w:r>
      <w:r w:rsidR="00986DD2" w:rsidRPr="00986DD2">
        <w:rPr>
          <w:rFonts w:cs="Times New Roman"/>
          <w:rtl/>
        </w:rPr>
        <w:t>בלתי צפויות אמנם ובכל זאת</w:t>
      </w:r>
      <w:r w:rsidR="000F28A8">
        <w:rPr>
          <w:rFonts w:cs="Times New Roman" w:hint="cs"/>
          <w:rtl/>
        </w:rPr>
        <w:t>]</w:t>
      </w:r>
      <w:r w:rsidR="00986DD2" w:rsidRPr="00986DD2">
        <w:rPr>
          <w:rFonts w:cs="Times New Roman"/>
          <w:rtl/>
        </w:rPr>
        <w:t xml:space="preserve"> </w:t>
      </w:r>
      <w:r w:rsidR="000F28A8">
        <w:rPr>
          <w:rFonts w:cs="Times New Roman" w:hint="cs"/>
          <w:rtl/>
        </w:rPr>
        <w:t>ו</w:t>
      </w:r>
      <w:r w:rsidR="000E616A">
        <w:rPr>
          <w:rFonts w:cs="Times New Roman" w:hint="cs"/>
          <w:rtl/>
        </w:rPr>
        <w:t>מ</w:t>
      </w:r>
      <w:r w:rsidR="009F1DDB" w:rsidRPr="009F1DDB">
        <w:rPr>
          <w:rFonts w:cs="Times New Roman"/>
          <w:rtl/>
        </w:rPr>
        <w:t xml:space="preserve">שראה אותן </w:t>
      </w:r>
      <w:r>
        <w:rPr>
          <w:rFonts w:cs="Times New Roman" w:hint="cs"/>
          <w:rtl/>
        </w:rPr>
        <w:t>[</w:t>
      </w:r>
      <w:r w:rsidR="00986DD2" w:rsidRPr="00986DD2">
        <w:rPr>
          <w:rFonts w:cs="Times New Roman"/>
          <w:rtl/>
        </w:rPr>
        <w:t>הגה אליהן חיבה מופלגת</w:t>
      </w:r>
      <w:r w:rsidR="00A25001">
        <w:rPr>
          <w:rFonts w:hint="cs"/>
          <w:rtl/>
        </w:rPr>
        <w:t>.</w:t>
      </w:r>
      <w:r>
        <w:rPr>
          <w:rFonts w:hint="cs"/>
          <w:rtl/>
        </w:rPr>
        <w:t>]</w:t>
      </w:r>
      <w:r w:rsidRPr="009F4714">
        <w:rPr>
          <w:rtl/>
        </w:rPr>
        <w:t xml:space="preserve"> </w:t>
      </w:r>
      <w:r w:rsidR="00402F83" w:rsidRPr="00402F83">
        <w:rPr>
          <w:rFonts w:cs="Times New Roman"/>
          <w:rtl/>
        </w:rPr>
        <w:t>ידע שלא ירחק היום וי</w:t>
      </w:r>
      <w:r w:rsidRPr="009F4714">
        <w:rPr>
          <w:rFonts w:cs="Times New Roman"/>
          <w:rtl/>
        </w:rPr>
        <w:t xml:space="preserve">תפוגג </w:t>
      </w:r>
      <w:r w:rsidR="00402F83">
        <w:rPr>
          <w:rFonts w:cs="Times New Roman" w:hint="cs"/>
          <w:rtl/>
        </w:rPr>
        <w:t>[</w:t>
      </w:r>
      <w:r w:rsidR="009534BD">
        <w:rPr>
          <w:rFonts w:cs="Times New Roman" w:hint="cs"/>
          <w:rtl/>
        </w:rPr>
        <w:t xml:space="preserve">לדידו </w:t>
      </w:r>
      <w:r w:rsidRPr="009F4714">
        <w:rPr>
          <w:rFonts w:cs="Times New Roman"/>
          <w:rtl/>
        </w:rPr>
        <w:t>לגביו לדידו עבורו מבחינתו מצידו לגביו/ הפסיק להיות מוטרד / הפסיק לקדוח בו / לתת תשומת לב ל]האיסור על השימוש ב'אחי' ו</w:t>
      </w:r>
      <w:r w:rsidR="00402F83" w:rsidRPr="00402F83">
        <w:rPr>
          <w:rFonts w:cs="Times New Roman"/>
          <w:rtl/>
        </w:rPr>
        <w:t xml:space="preserve">עימו </w:t>
      </w:r>
      <w:r w:rsidR="00FD6E32">
        <w:rPr>
          <w:rFonts w:cs="Times New Roman" w:hint="cs"/>
          <w:rtl/>
        </w:rPr>
        <w:t xml:space="preserve">אולי </w:t>
      </w:r>
      <w:r w:rsidR="00E351CE">
        <w:rPr>
          <w:rFonts w:cs="Times New Roman" w:hint="cs"/>
          <w:rtl/>
        </w:rPr>
        <w:t>יפוגו</w:t>
      </w:r>
      <w:r w:rsidR="00402F83" w:rsidRPr="00402F83">
        <w:rPr>
          <w:rFonts w:cs="Times New Roman"/>
          <w:rtl/>
        </w:rPr>
        <w:t xml:space="preserve"> </w:t>
      </w:r>
      <w:r w:rsidRPr="009F4714">
        <w:rPr>
          <w:rFonts w:cs="Times New Roman"/>
          <w:rtl/>
        </w:rPr>
        <w:t>סייגים</w:t>
      </w:r>
      <w:r w:rsidR="00FD6E32">
        <w:rPr>
          <w:rFonts w:cs="Times New Roman" w:hint="cs"/>
          <w:rtl/>
        </w:rPr>
        <w:t xml:space="preserve"> נוספים</w:t>
      </w:r>
      <w:r w:rsidRPr="009F4714">
        <w:rPr>
          <w:rFonts w:cs="Times New Roman"/>
          <w:rtl/>
        </w:rPr>
        <w:t>.</w:t>
      </w:r>
      <w:r w:rsidR="006B6AAA">
        <w:rPr>
          <w:rFonts w:cs="Times New Roman"/>
          <w:rtl/>
        </w:rPr>
        <w:t xml:space="preserve"> </w:t>
      </w:r>
      <w:r w:rsidR="00402F83" w:rsidRPr="00402F83">
        <w:rPr>
          <w:rFonts w:cs="Times New Roman"/>
          <w:rtl/>
        </w:rPr>
        <w:t xml:space="preserve">ולעת עתה, </w:t>
      </w:r>
      <w:r w:rsidRPr="009F4714">
        <w:rPr>
          <w:rFonts w:cs="Times New Roman"/>
          <w:rtl/>
        </w:rPr>
        <w:t>בכל אשר יקרה, היו לו אצל ארקדי ידידות.</w:t>
      </w:r>
    </w:p>
    <w:p w14:paraId="5CDF0E88" w14:textId="151EBE2E" w:rsidR="00A25001" w:rsidRDefault="00A25001" w:rsidP="003153F6">
      <w:pPr>
        <w:rPr>
          <w:rtl/>
        </w:rPr>
      </w:pPr>
      <w:r>
        <w:rPr>
          <w:rFonts w:hint="cs"/>
          <w:rtl/>
        </w:rPr>
        <w:t xml:space="preserve">"טוב אלכס </w:t>
      </w:r>
      <w:r w:rsidR="00687557">
        <w:rPr>
          <w:rFonts w:hint="cs"/>
          <w:rtl/>
        </w:rPr>
        <w:t>[</w:t>
      </w:r>
      <w:r>
        <w:rPr>
          <w:rFonts w:hint="cs"/>
          <w:rtl/>
        </w:rPr>
        <w:t>אז אם תואיל בטובך</w:t>
      </w:r>
      <w:r w:rsidR="00687557">
        <w:rPr>
          <w:rFonts w:hint="cs"/>
          <w:rtl/>
        </w:rPr>
        <w:t>]</w:t>
      </w:r>
      <w:r>
        <w:rPr>
          <w:rFonts w:hint="cs"/>
          <w:rtl/>
        </w:rPr>
        <w:t xml:space="preserve">, אני </w:t>
      </w:r>
      <w:r w:rsidR="00986DD2">
        <w:rPr>
          <w:rFonts w:hint="cs"/>
          <w:rtl/>
        </w:rPr>
        <w:t>מ</w:t>
      </w:r>
      <w:r>
        <w:rPr>
          <w:rFonts w:hint="cs"/>
          <w:rtl/>
        </w:rPr>
        <w:t>שתלט על המחשב</w:t>
      </w:r>
      <w:r w:rsidR="008A04F3">
        <w:rPr>
          <w:rFonts w:hint="cs"/>
          <w:rtl/>
        </w:rPr>
        <w:t xml:space="preserve"> שלך</w:t>
      </w:r>
      <w:r>
        <w:rPr>
          <w:rFonts w:hint="cs"/>
          <w:rtl/>
        </w:rPr>
        <w:t xml:space="preserve"> בסוף השבוע הזה," מארק אמר באנגלית, ואלכס לא תיקן אותו.</w:t>
      </w:r>
    </w:p>
    <w:p w14:paraId="5CA2C2E5" w14:textId="6B78F453" w:rsidR="001C4BF3" w:rsidRPr="00CD067C" w:rsidRDefault="00986DD2" w:rsidP="001C4BF3">
      <w:pPr>
        <w:rPr>
          <w:rtl/>
        </w:rPr>
      </w:pPr>
      <w:r w:rsidRPr="00986DD2">
        <w:rPr>
          <w:rFonts w:cs="Times New Roman"/>
          <w:rtl/>
        </w:rPr>
        <w:t xml:space="preserve">ארקדי </w:t>
      </w:r>
      <w:r w:rsidR="009534BD" w:rsidRPr="009534BD">
        <w:rPr>
          <w:rFonts w:cs="Times New Roman"/>
          <w:rtl/>
        </w:rPr>
        <w:t>הסתיר את ידיו בכיסיו, מאחורי גבו, מסביב לכוס המיץ הסחוט, היכן ש</w:t>
      </w:r>
      <w:r w:rsidR="00E351CE">
        <w:rPr>
          <w:rFonts w:cs="Times New Roman" w:hint="cs"/>
          <w:rtl/>
        </w:rPr>
        <w:t xml:space="preserve">רק </w:t>
      </w:r>
      <w:r w:rsidR="009534BD" w:rsidRPr="009534BD">
        <w:rPr>
          <w:rFonts w:cs="Times New Roman"/>
          <w:rtl/>
        </w:rPr>
        <w:t>ניתן היה</w:t>
      </w:r>
      <w:r w:rsidRPr="00986DD2">
        <w:rPr>
          <w:rFonts w:cs="Times New Roman"/>
          <w:rtl/>
        </w:rPr>
        <w:t>. "אז איך באוניברסיטה, מארק?"</w:t>
      </w:r>
    </w:p>
    <w:p w14:paraId="6B1BBFB4" w14:textId="3D3250C2" w:rsidR="001C4BF3" w:rsidRPr="00CD067C" w:rsidRDefault="001C4BF3" w:rsidP="001C4BF3">
      <w:pPr>
        <w:rPr>
          <w:rtl/>
        </w:rPr>
      </w:pPr>
      <w:r w:rsidRPr="00CD067C">
        <w:rPr>
          <w:rtl/>
        </w:rPr>
        <w:t>"למה, אלכס אמר לך משהו?"</w:t>
      </w:r>
    </w:p>
    <w:p w14:paraId="2296478A" w14:textId="77777777" w:rsidR="001C4BF3" w:rsidRDefault="00A96A2D" w:rsidP="00A96A2D">
      <w:pPr>
        <w:rPr>
          <w:rtl/>
        </w:rPr>
      </w:pPr>
      <w:r>
        <w:rPr>
          <w:rFonts w:hint="cs"/>
          <w:rtl/>
        </w:rPr>
        <w:lastRenderedPageBreak/>
        <w:t>[</w:t>
      </w:r>
      <w:r w:rsidR="001C4BF3" w:rsidRPr="00CD067C">
        <w:rPr>
          <w:rtl/>
        </w:rPr>
        <w:t>"אתה כזה מעניין שנדבר עליך כשאתה לא פה," אלכס אמר.</w:t>
      </w:r>
      <w:r>
        <w:rPr>
          <w:rFonts w:hint="cs"/>
          <w:rtl/>
        </w:rPr>
        <w:t>]</w:t>
      </w:r>
    </w:p>
    <w:p w14:paraId="7A434961" w14:textId="39D96B08" w:rsidR="00C22FE4" w:rsidRDefault="00C22FE4" w:rsidP="00A96A2D">
      <w:pPr>
        <w:rPr>
          <w:rtl/>
        </w:rPr>
      </w:pPr>
      <w:r>
        <w:rPr>
          <w:rFonts w:hint="cs"/>
          <w:rtl/>
        </w:rPr>
        <w:t>"</w:t>
      </w:r>
      <w:r w:rsidR="00ED0E6C">
        <w:rPr>
          <w:rFonts w:hint="cs"/>
          <w:rtl/>
        </w:rPr>
        <w:t xml:space="preserve">כמובן, </w:t>
      </w:r>
      <w:r>
        <w:rPr>
          <w:rFonts w:hint="cs"/>
          <w:rtl/>
        </w:rPr>
        <w:t>אנחנו כל הזמן מדברים רק עליך."</w:t>
      </w:r>
    </w:p>
    <w:p w14:paraId="0262FCB0" w14:textId="4BB44BF8" w:rsidR="00C22FE4" w:rsidRPr="00CD067C" w:rsidRDefault="00C22FE4" w:rsidP="00A96A2D">
      <w:pPr>
        <w:rPr>
          <w:rtl/>
        </w:rPr>
      </w:pPr>
      <w:r>
        <w:rPr>
          <w:rFonts w:hint="cs"/>
          <w:rtl/>
        </w:rPr>
        <w:t xml:space="preserve">מארק היה </w:t>
      </w:r>
      <w:r w:rsidR="00653166">
        <w:rPr>
          <w:rFonts w:hint="cs"/>
          <w:rtl/>
        </w:rPr>
        <w:t>מסוג האנשים ש</w:t>
      </w:r>
      <w:r w:rsidR="00061324">
        <w:rPr>
          <w:rFonts w:hint="cs"/>
          <w:rtl/>
        </w:rPr>
        <w:t>מסוגל</w:t>
      </w:r>
      <w:r w:rsidR="00653166">
        <w:rPr>
          <w:rFonts w:hint="cs"/>
          <w:rtl/>
        </w:rPr>
        <w:t xml:space="preserve">ים להאמין </w:t>
      </w:r>
      <w:r w:rsidR="00687557">
        <w:rPr>
          <w:rFonts w:hint="cs"/>
          <w:rtl/>
        </w:rPr>
        <w:t>לזה</w:t>
      </w:r>
      <w:r w:rsidR="00061324">
        <w:rPr>
          <w:rFonts w:hint="cs"/>
          <w:rtl/>
        </w:rPr>
        <w:t>.</w:t>
      </w:r>
    </w:p>
    <w:p w14:paraId="2A849586" w14:textId="5D38E1EB" w:rsidR="001C4BF3" w:rsidRPr="00CD067C" w:rsidRDefault="001C4BF3" w:rsidP="00061324">
      <w:pPr>
        <w:rPr>
          <w:rtl/>
        </w:rPr>
      </w:pPr>
      <w:r>
        <w:rPr>
          <w:rtl/>
        </w:rPr>
        <w:t>"</w:t>
      </w:r>
      <w:r>
        <w:rPr>
          <w:rFonts w:hint="cs"/>
          <w:rtl/>
        </w:rPr>
        <w:t xml:space="preserve">גם </w:t>
      </w:r>
      <w:r>
        <w:rPr>
          <w:rtl/>
        </w:rPr>
        <w:t>אני</w:t>
      </w:r>
      <w:r w:rsidRPr="00CD067C">
        <w:rPr>
          <w:rtl/>
        </w:rPr>
        <w:t xml:space="preserve"> ר</w:t>
      </w:r>
      <w:r w:rsidR="00986DD2">
        <w:rPr>
          <w:rFonts w:hint="cs"/>
          <w:rtl/>
        </w:rPr>
        <w:t>ו</w:t>
      </w:r>
      <w:r w:rsidRPr="00CD067C">
        <w:rPr>
          <w:rtl/>
        </w:rPr>
        <w:t>צה ללמוד באוניברסיטה. כלומר, בעתודה, אחרי התיכון</w:t>
      </w:r>
      <w:r w:rsidR="000E616A">
        <w:rPr>
          <w:rFonts w:hint="cs"/>
          <w:rtl/>
        </w:rPr>
        <w:t>.</w:t>
      </w:r>
      <w:r w:rsidRPr="00CD067C">
        <w:rPr>
          <w:rtl/>
        </w:rPr>
        <w:t xml:space="preserve">" ארקדי </w:t>
      </w:r>
      <w:r w:rsidR="000E616A">
        <w:rPr>
          <w:rFonts w:hint="cs"/>
          <w:rtl/>
        </w:rPr>
        <w:t>[</w:t>
      </w:r>
      <w:r w:rsidR="000A7777">
        <w:rPr>
          <w:rFonts w:hint="cs"/>
          <w:rtl/>
        </w:rPr>
        <w:t>התוודה</w:t>
      </w:r>
      <w:r w:rsidRPr="00CD067C">
        <w:rPr>
          <w:rtl/>
        </w:rPr>
        <w:t>.</w:t>
      </w:r>
      <w:r w:rsidR="008A64B1">
        <w:rPr>
          <w:rFonts w:hint="cs"/>
          <w:rtl/>
        </w:rPr>
        <w:t xml:space="preserve"> </w:t>
      </w:r>
      <w:r w:rsidR="008A64B1" w:rsidRPr="00022EA3">
        <w:rPr>
          <w:rFonts w:hint="eastAsia"/>
          <w:rtl/>
        </w:rPr>
        <w:t>הוא</w:t>
      </w:r>
      <w:r w:rsidR="008A64B1" w:rsidRPr="00022EA3">
        <w:rPr>
          <w:rtl/>
        </w:rPr>
        <w:t xml:space="preserve"> </w:t>
      </w:r>
      <w:r w:rsidR="008A64B1" w:rsidRPr="00022EA3">
        <w:rPr>
          <w:rFonts w:hint="eastAsia"/>
          <w:rtl/>
        </w:rPr>
        <w:t>כבר</w:t>
      </w:r>
      <w:r w:rsidR="008A64B1" w:rsidRPr="00022EA3">
        <w:rPr>
          <w:rtl/>
        </w:rPr>
        <w:t xml:space="preserve"> </w:t>
      </w:r>
      <w:r w:rsidR="008A64B1" w:rsidRPr="00022EA3">
        <w:rPr>
          <w:rFonts w:hint="eastAsia"/>
          <w:rtl/>
        </w:rPr>
        <w:t>קיבל</w:t>
      </w:r>
      <w:r w:rsidR="008A64B1" w:rsidRPr="00022EA3">
        <w:rPr>
          <w:rtl/>
        </w:rPr>
        <w:t xml:space="preserve"> צו ראשון, ולאחרונה נקבעו לו </w:t>
      </w:r>
      <w:r w:rsidR="008A64B1" w:rsidRPr="00022EA3">
        <w:rPr>
          <w:rFonts w:hint="eastAsia"/>
          <w:rtl/>
        </w:rPr>
        <w:t>גם</w:t>
      </w:r>
      <w:r w:rsidR="008A64B1" w:rsidRPr="00022EA3">
        <w:rPr>
          <w:rtl/>
        </w:rPr>
        <w:t xml:space="preserve"> </w:t>
      </w:r>
      <w:r w:rsidR="008A64B1" w:rsidRPr="00022EA3">
        <w:rPr>
          <w:rFonts w:hint="eastAsia"/>
          <w:rtl/>
        </w:rPr>
        <w:t>הקב</w:t>
      </w:r>
      <w:r w:rsidR="008A64B1" w:rsidRPr="00022EA3">
        <w:rPr>
          <w:rtl/>
        </w:rPr>
        <w:t xml:space="preserve">"א </w:t>
      </w:r>
      <w:r w:rsidR="008A64B1" w:rsidRPr="00022EA3">
        <w:rPr>
          <w:rFonts w:hint="eastAsia"/>
          <w:rtl/>
        </w:rPr>
        <w:t>והדפ</w:t>
      </w:r>
      <w:r w:rsidR="008A64B1" w:rsidRPr="00022EA3">
        <w:rPr>
          <w:rtl/>
        </w:rPr>
        <w:t xml:space="preserve">"ר </w:t>
      </w:r>
      <w:r w:rsidR="008A64B1" w:rsidRPr="00022EA3">
        <w:rPr>
          <w:rFonts w:hint="eastAsia"/>
          <w:rtl/>
        </w:rPr>
        <w:t>והפרופיל</w:t>
      </w:r>
      <w:r w:rsidR="008A64B1" w:rsidRPr="00022EA3">
        <w:rPr>
          <w:rtl/>
        </w:rPr>
        <w:t xml:space="preserve"> </w:t>
      </w:r>
      <w:r w:rsidR="008A64B1" w:rsidRPr="00022EA3">
        <w:rPr>
          <w:rFonts w:hint="eastAsia"/>
          <w:rtl/>
        </w:rPr>
        <w:t>הרפואי</w:t>
      </w:r>
      <w:r w:rsidR="008A64B1" w:rsidRPr="00022EA3">
        <w:rPr>
          <w:rtl/>
        </w:rPr>
        <w:t xml:space="preserve">, </w:t>
      </w:r>
      <w:r w:rsidR="008A64B1" w:rsidRPr="00022EA3">
        <w:rPr>
          <w:rFonts w:hint="eastAsia"/>
          <w:rtl/>
        </w:rPr>
        <w:t>וכבר</w:t>
      </w:r>
      <w:r w:rsidR="008A64B1" w:rsidRPr="00022EA3">
        <w:rPr>
          <w:rtl/>
        </w:rPr>
        <w:t xml:space="preserve"> </w:t>
      </w:r>
      <w:r w:rsidR="008A64B1" w:rsidRPr="00022EA3">
        <w:rPr>
          <w:rFonts w:hint="eastAsia"/>
          <w:rtl/>
        </w:rPr>
        <w:t>קיבל</w:t>
      </w:r>
      <w:r w:rsidR="008A64B1" w:rsidRPr="00022EA3">
        <w:rPr>
          <w:rtl/>
        </w:rPr>
        <w:t xml:space="preserve"> </w:t>
      </w:r>
      <w:r w:rsidR="008A64B1" w:rsidRPr="00022EA3">
        <w:rPr>
          <w:rFonts w:hint="eastAsia"/>
          <w:rtl/>
        </w:rPr>
        <w:t>מהסמלת</w:t>
      </w:r>
      <w:r w:rsidR="008A64B1" w:rsidRPr="00022EA3">
        <w:rPr>
          <w:rtl/>
        </w:rPr>
        <w:t xml:space="preserve"> בלשכת הגיוס </w:t>
      </w:r>
      <w:r w:rsidR="008A64B1" w:rsidRPr="00022EA3">
        <w:rPr>
          <w:rFonts w:hint="eastAsia"/>
          <w:rtl/>
        </w:rPr>
        <w:t>היתר</w:t>
      </w:r>
      <w:r w:rsidR="008A64B1" w:rsidRPr="00022EA3">
        <w:rPr>
          <w:rtl/>
        </w:rPr>
        <w:t xml:space="preserve"> מיוחד </w:t>
      </w:r>
      <w:r w:rsidR="008A64B1" w:rsidRPr="00022EA3">
        <w:rPr>
          <w:rFonts w:hint="eastAsia"/>
          <w:rtl/>
        </w:rPr>
        <w:t>שסווג</w:t>
      </w:r>
      <w:r w:rsidR="008A64B1" w:rsidRPr="00022EA3">
        <w:rPr>
          <w:rtl/>
        </w:rPr>
        <w:t xml:space="preserve"> בלמ"ס </w:t>
      </w:r>
      <w:r w:rsidR="008A64B1" w:rsidRPr="00022EA3">
        <w:rPr>
          <w:rFonts w:hint="eastAsia"/>
          <w:rtl/>
        </w:rPr>
        <w:t>לדחיית</w:t>
      </w:r>
      <w:r w:rsidR="008A64B1" w:rsidRPr="00022EA3">
        <w:rPr>
          <w:rtl/>
        </w:rPr>
        <w:t xml:space="preserve"> שירות </w:t>
      </w:r>
      <w:r w:rsidR="008A64B1" w:rsidRPr="00022EA3">
        <w:rPr>
          <w:rFonts w:hint="eastAsia"/>
          <w:rtl/>
        </w:rPr>
        <w:t>כדי</w:t>
      </w:r>
      <w:r w:rsidR="008A64B1" w:rsidRPr="00022EA3">
        <w:rPr>
          <w:rtl/>
        </w:rPr>
        <w:t xml:space="preserve"> להשלים את חוק לימודיו</w:t>
      </w:r>
      <w:r w:rsidR="00BC2D44" w:rsidRPr="00022EA3">
        <w:rPr>
          <w:rtl/>
        </w:rPr>
        <w:t xml:space="preserve"> בתיכון</w:t>
      </w:r>
      <w:r w:rsidR="008A64B1" w:rsidRPr="00022EA3">
        <w:rPr>
          <w:rtl/>
        </w:rPr>
        <w:t xml:space="preserve">, וכל זה, </w:t>
      </w:r>
      <w:r w:rsidR="008A64B1" w:rsidRPr="00022EA3">
        <w:rPr>
          <w:rFonts w:hint="eastAsia"/>
          <w:rtl/>
        </w:rPr>
        <w:t>שנה</w:t>
      </w:r>
      <w:r w:rsidR="008A64B1" w:rsidRPr="00022EA3">
        <w:rPr>
          <w:rtl/>
        </w:rPr>
        <w:t xml:space="preserve"> </w:t>
      </w:r>
      <w:r w:rsidR="008A64B1" w:rsidRPr="00022EA3">
        <w:rPr>
          <w:rFonts w:hint="eastAsia"/>
          <w:rtl/>
        </w:rPr>
        <w:t>לפני</w:t>
      </w:r>
      <w:r w:rsidR="008A64B1" w:rsidRPr="00022EA3">
        <w:rPr>
          <w:rtl/>
        </w:rPr>
        <w:t xml:space="preserve"> </w:t>
      </w:r>
      <w:r w:rsidR="008A64B1" w:rsidRPr="00022EA3">
        <w:rPr>
          <w:rFonts w:hint="eastAsia"/>
          <w:rtl/>
        </w:rPr>
        <w:t>כל</w:t>
      </w:r>
      <w:r w:rsidR="008A64B1" w:rsidRPr="00022EA3">
        <w:rPr>
          <w:rtl/>
        </w:rPr>
        <w:t xml:space="preserve"> </w:t>
      </w:r>
      <w:r w:rsidR="008A64B1" w:rsidRPr="00022EA3">
        <w:rPr>
          <w:rFonts w:hint="eastAsia"/>
          <w:rtl/>
        </w:rPr>
        <w:t>חבריו</w:t>
      </w:r>
      <w:r w:rsidR="008A64B1" w:rsidRPr="00022EA3">
        <w:rPr>
          <w:rtl/>
        </w:rPr>
        <w:t xml:space="preserve">, </w:t>
      </w:r>
      <w:r w:rsidR="008A64B1" w:rsidRPr="00022EA3">
        <w:rPr>
          <w:rFonts w:hint="eastAsia"/>
          <w:rtl/>
        </w:rPr>
        <w:t>הבהיל</w:t>
      </w:r>
      <w:r w:rsidR="008A64B1" w:rsidRPr="00022EA3">
        <w:rPr>
          <w:rtl/>
        </w:rPr>
        <w:t xml:space="preserve"> אותו</w:t>
      </w:r>
      <w:r w:rsidR="00352290">
        <w:rPr>
          <w:rtl/>
        </w:rPr>
        <w:t xml:space="preserve"> מאוד.</w:t>
      </w:r>
      <w:r w:rsidR="00FA5935">
        <w:rPr>
          <w:rFonts w:hint="cs"/>
          <w:rtl/>
        </w:rPr>
        <w:t>]</w:t>
      </w:r>
      <w:r w:rsidR="008A64B1" w:rsidRPr="00022EA3">
        <w:rPr>
          <w:rtl/>
        </w:rPr>
        <w:t xml:space="preserve"> </w:t>
      </w:r>
      <w:r w:rsidR="008A64B1" w:rsidRPr="00022EA3">
        <w:rPr>
          <w:rFonts w:hint="eastAsia"/>
          <w:rtl/>
        </w:rPr>
        <w:t>חיפש</w:t>
      </w:r>
      <w:r w:rsidR="008A64B1" w:rsidRPr="00022EA3">
        <w:rPr>
          <w:rtl/>
        </w:rPr>
        <w:t xml:space="preserve"> </w:t>
      </w:r>
      <w:r w:rsidR="008A64B1" w:rsidRPr="00022EA3">
        <w:rPr>
          <w:rFonts w:hint="eastAsia"/>
          <w:rtl/>
        </w:rPr>
        <w:t>דרכים</w:t>
      </w:r>
      <w:r w:rsidR="008A64B1" w:rsidRPr="00022EA3">
        <w:rPr>
          <w:rtl/>
        </w:rPr>
        <w:t xml:space="preserve"> לדחות את הגיוס</w:t>
      </w:r>
      <w:r w:rsidR="00E941A6" w:rsidRPr="00022EA3">
        <w:rPr>
          <w:rtl/>
        </w:rPr>
        <w:t xml:space="preserve"> </w:t>
      </w:r>
      <w:r w:rsidR="009534BD" w:rsidRPr="009534BD">
        <w:rPr>
          <w:rFonts w:cs="Times New Roman"/>
          <w:rtl/>
        </w:rPr>
        <w:t xml:space="preserve">המאיים </w:t>
      </w:r>
      <w:r w:rsidR="00E941A6" w:rsidRPr="00022EA3">
        <w:rPr>
          <w:rtl/>
        </w:rPr>
        <w:t>עד</w:t>
      </w:r>
      <w:r w:rsidR="008A64B1" w:rsidRPr="00022EA3">
        <w:rPr>
          <w:rtl/>
        </w:rPr>
        <w:t xml:space="preserve"> כמה שניתן.</w:t>
      </w:r>
      <w:r w:rsidR="008A64B1">
        <w:rPr>
          <w:rFonts w:hint="cs"/>
          <w:rtl/>
        </w:rPr>
        <w:t xml:space="preserve"> </w:t>
      </w:r>
    </w:p>
    <w:p w14:paraId="3B690841" w14:textId="4E458829" w:rsidR="001C4BF3" w:rsidRDefault="001C4BF3" w:rsidP="002E40D7">
      <w:pPr>
        <w:rPr>
          <w:rtl/>
        </w:rPr>
      </w:pPr>
      <w:r w:rsidRPr="00CD067C">
        <w:rPr>
          <w:rtl/>
        </w:rPr>
        <w:t>"</w:t>
      </w:r>
      <w:r w:rsidR="001C5A04">
        <w:rPr>
          <w:rtl/>
        </w:rPr>
        <w:t>מתמטיקה</w:t>
      </w:r>
      <w:r w:rsidRPr="00CD067C">
        <w:rPr>
          <w:rtl/>
        </w:rPr>
        <w:t xml:space="preserve"> זה</w:t>
      </w:r>
      <w:r>
        <w:rPr>
          <w:rtl/>
        </w:rPr>
        <w:t xml:space="preserve"> מקצוע קשה</w:t>
      </w:r>
      <w:r>
        <w:rPr>
          <w:rFonts w:hint="cs"/>
          <w:rtl/>
        </w:rPr>
        <w:t xml:space="preserve"> מדי בשבילך</w:t>
      </w:r>
      <w:r>
        <w:rPr>
          <w:rtl/>
        </w:rPr>
        <w:t xml:space="preserve">," מארק </w:t>
      </w:r>
      <w:r w:rsidR="00877802">
        <w:rPr>
          <w:rFonts w:hint="cs"/>
          <w:rtl/>
        </w:rPr>
        <w:t>העיר</w:t>
      </w:r>
      <w:r w:rsidR="008A64B1">
        <w:rPr>
          <w:rFonts w:hint="cs"/>
          <w:rtl/>
        </w:rPr>
        <w:t xml:space="preserve"> באצילות אופיינית</w:t>
      </w:r>
      <w:r>
        <w:rPr>
          <w:rtl/>
        </w:rPr>
        <w:t>. לולא היה כ</w:t>
      </w:r>
      <w:r>
        <w:rPr>
          <w:rFonts w:hint="cs"/>
          <w:rtl/>
        </w:rPr>
        <w:t>ה</w:t>
      </w:r>
      <w:r>
        <w:rPr>
          <w:rtl/>
        </w:rPr>
        <w:t xml:space="preserve"> גדול</w:t>
      </w:r>
      <w:r>
        <w:rPr>
          <w:rFonts w:hint="cs"/>
          <w:rtl/>
        </w:rPr>
        <w:t xml:space="preserve"> ורחב,</w:t>
      </w:r>
      <w:r w:rsidRPr="00CD067C">
        <w:rPr>
          <w:rtl/>
        </w:rPr>
        <w:t xml:space="preserve"> </w:t>
      </w:r>
      <w:r w:rsidR="000E616A" w:rsidRPr="000E616A">
        <w:rPr>
          <w:rFonts w:cs="Times New Roman"/>
          <w:rtl/>
        </w:rPr>
        <w:t xml:space="preserve">בוודאי </w:t>
      </w:r>
      <w:r w:rsidRPr="00CD067C">
        <w:rPr>
          <w:rtl/>
        </w:rPr>
        <w:t>היה</w:t>
      </w:r>
      <w:r w:rsidR="00FA5935" w:rsidRPr="00FA5935">
        <w:rPr>
          <w:rFonts w:hint="cs"/>
          <w:rtl/>
        </w:rPr>
        <w:t xml:space="preserve"> </w:t>
      </w:r>
      <w:r>
        <w:rPr>
          <w:rFonts w:hint="cs"/>
          <w:rtl/>
        </w:rPr>
        <w:t>חוטף</w:t>
      </w:r>
      <w:r w:rsidR="00FA5935">
        <w:rPr>
          <w:rFonts w:hint="cs"/>
          <w:rtl/>
        </w:rPr>
        <w:t xml:space="preserve"> </w:t>
      </w:r>
      <w:r w:rsidR="000E616A" w:rsidRPr="000E616A">
        <w:rPr>
          <w:rFonts w:cs="Times New Roman"/>
          <w:rtl/>
        </w:rPr>
        <w:t xml:space="preserve">לא מעט </w:t>
      </w:r>
      <w:r w:rsidRPr="00CD067C">
        <w:rPr>
          <w:rtl/>
        </w:rPr>
        <w:t>מכות</w:t>
      </w:r>
      <w:r w:rsidR="00900074">
        <w:rPr>
          <w:rFonts w:hint="cs"/>
          <w:rtl/>
        </w:rPr>
        <w:t xml:space="preserve"> בילדותו[</w:t>
      </w:r>
      <w:r w:rsidR="009F1DDB">
        <w:rPr>
          <w:rFonts w:hint="cs"/>
          <w:rtl/>
        </w:rPr>
        <w:t>,</w:t>
      </w:r>
      <w:r w:rsidRPr="00CD067C">
        <w:rPr>
          <w:rtl/>
        </w:rPr>
        <w:t xml:space="preserve"> </w:t>
      </w:r>
      <w:r w:rsidR="009F1DDB" w:rsidRPr="009F1DDB">
        <w:rPr>
          <w:rFonts w:cs="Times New Roman"/>
          <w:rtl/>
        </w:rPr>
        <w:t>דבר שלא בהכרח היה מזיק לו במיוחד</w:t>
      </w:r>
      <w:r w:rsidR="00900074">
        <w:rPr>
          <w:rFonts w:cs="Times New Roman" w:hint="cs"/>
          <w:rtl/>
        </w:rPr>
        <w:t>]</w:t>
      </w:r>
      <w:r w:rsidRPr="00CD067C">
        <w:rPr>
          <w:rtl/>
        </w:rPr>
        <w:t xml:space="preserve">. </w:t>
      </w:r>
      <w:r w:rsidR="00900074">
        <w:rPr>
          <w:rFonts w:hint="cs"/>
          <w:rtl/>
        </w:rPr>
        <w:t>לזכותו</w:t>
      </w:r>
      <w:r w:rsidR="002B660F">
        <w:rPr>
          <w:rFonts w:hint="cs"/>
          <w:rtl/>
        </w:rPr>
        <w:t xml:space="preserve"> ייאמר</w:t>
      </w:r>
      <w:r w:rsidR="00653166">
        <w:rPr>
          <w:rFonts w:hint="cs"/>
          <w:rtl/>
        </w:rPr>
        <w:t xml:space="preserve"> </w:t>
      </w:r>
      <w:r w:rsidR="002B660F">
        <w:rPr>
          <w:rFonts w:hint="cs"/>
          <w:rtl/>
        </w:rPr>
        <w:t>ש</w:t>
      </w:r>
      <w:r w:rsidR="00653166">
        <w:rPr>
          <w:rFonts w:hint="cs"/>
          <w:rtl/>
        </w:rPr>
        <w:t xml:space="preserve">האמין בלב שלם שהיטיב עם ארקדי </w:t>
      </w:r>
      <w:r w:rsidR="000C2EEE">
        <w:rPr>
          <w:rFonts w:hint="cs"/>
          <w:rtl/>
        </w:rPr>
        <w:t>[</w:t>
      </w:r>
      <w:r w:rsidR="00653166">
        <w:rPr>
          <w:rFonts w:hint="cs"/>
          <w:rtl/>
        </w:rPr>
        <w:t>כש</w:t>
      </w:r>
      <w:r w:rsidR="00791429">
        <w:rPr>
          <w:rFonts w:hint="cs"/>
          <w:rtl/>
        </w:rPr>
        <w:t>ניפץ את</w:t>
      </w:r>
      <w:r w:rsidR="00780D91">
        <w:rPr>
          <w:rFonts w:hint="cs"/>
          <w:rtl/>
        </w:rPr>
        <w:t xml:space="preserve"> כל </w:t>
      </w:r>
      <w:r w:rsidR="00791429">
        <w:rPr>
          <w:rFonts w:hint="cs"/>
          <w:rtl/>
        </w:rPr>
        <w:t>חלומותיו</w:t>
      </w:r>
      <w:r w:rsidR="00780D91">
        <w:rPr>
          <w:rFonts w:hint="cs"/>
          <w:rtl/>
        </w:rPr>
        <w:t xml:space="preserve"> בבת אחת</w:t>
      </w:r>
      <w:r w:rsidR="00791429">
        <w:rPr>
          <w:rFonts w:hint="cs"/>
          <w:rtl/>
        </w:rPr>
        <w:t>,</w:t>
      </w:r>
      <w:r w:rsidR="00780D91">
        <w:rPr>
          <w:rFonts w:hint="cs"/>
          <w:rtl/>
        </w:rPr>
        <w:t xml:space="preserve"> אולי באופן כואב אבל </w:t>
      </w:r>
      <w:r w:rsidR="00791429">
        <w:rPr>
          <w:rFonts w:hint="cs"/>
          <w:rtl/>
        </w:rPr>
        <w:t>תוך ש</w:t>
      </w:r>
      <w:r w:rsidR="000C2EEE">
        <w:rPr>
          <w:rFonts w:hint="cs"/>
          <w:rtl/>
        </w:rPr>
        <w:t>]ו</w:t>
      </w:r>
      <w:r w:rsidR="00653166">
        <w:rPr>
          <w:rFonts w:hint="cs"/>
          <w:rtl/>
        </w:rPr>
        <w:t xml:space="preserve">חסך ממנו שנים של סבל במקצוע לא </w:t>
      </w:r>
      <w:r w:rsidR="00986DD2">
        <w:rPr>
          <w:rFonts w:hint="cs"/>
          <w:rtl/>
        </w:rPr>
        <w:t>מ</w:t>
      </w:r>
      <w:r w:rsidR="00653166">
        <w:rPr>
          <w:rFonts w:hint="cs"/>
          <w:rtl/>
        </w:rPr>
        <w:t xml:space="preserve">תאים. </w:t>
      </w:r>
      <w:r>
        <w:rPr>
          <w:rFonts w:hint="cs"/>
          <w:rtl/>
        </w:rPr>
        <w:t>[</w:t>
      </w:r>
      <w:r w:rsidRPr="00CD067C">
        <w:rPr>
          <w:rtl/>
        </w:rPr>
        <w:t>אבל הוא היה גדול ורחב ומכיוון שאיש לא העז להתעסק איתו, יהירותו צמחה</w:t>
      </w:r>
      <w:r>
        <w:rPr>
          <w:rFonts w:hint="cs"/>
          <w:rtl/>
        </w:rPr>
        <w:t xml:space="preserve"> [</w:t>
      </w:r>
      <w:r>
        <w:t>unchecked</w:t>
      </w:r>
      <w:r w:rsidRPr="00CD067C">
        <w:rPr>
          <w:rtl/>
        </w:rPr>
        <w:t xml:space="preserve"> </w:t>
      </w:r>
      <w:r>
        <w:rPr>
          <w:rFonts w:hint="cs"/>
          <w:rtl/>
        </w:rPr>
        <w:t xml:space="preserve">/] </w:t>
      </w:r>
      <w:r w:rsidRPr="00CD067C">
        <w:rPr>
          <w:rtl/>
        </w:rPr>
        <w:t>ל</w:t>
      </w:r>
      <w:r w:rsidR="00D54C3E">
        <w:rPr>
          <w:rtl/>
        </w:rPr>
        <w:t>ממד</w:t>
      </w:r>
      <w:r w:rsidRPr="00CD067C">
        <w:rPr>
          <w:rtl/>
        </w:rPr>
        <w:t xml:space="preserve">ים </w:t>
      </w:r>
      <w:r>
        <w:rPr>
          <w:rFonts w:hint="cs"/>
          <w:rtl/>
        </w:rPr>
        <w:t>בלתי</w:t>
      </w:r>
      <w:r w:rsidRPr="00CD067C">
        <w:rPr>
          <w:rtl/>
        </w:rPr>
        <w:t xml:space="preserve"> נעימים.</w:t>
      </w:r>
      <w:r>
        <w:rPr>
          <w:rFonts w:hint="cs"/>
          <w:rtl/>
        </w:rPr>
        <w:t>]</w:t>
      </w:r>
      <w:r w:rsidRPr="00CD067C">
        <w:rPr>
          <w:rtl/>
        </w:rPr>
        <w:t xml:space="preserve"> "רק המבריקים ביותר מצליחים ב</w:t>
      </w:r>
      <w:r w:rsidR="001C5A04">
        <w:rPr>
          <w:rtl/>
        </w:rPr>
        <w:t>מתמטיקה</w:t>
      </w:r>
      <w:r w:rsidRPr="00CD067C">
        <w:rPr>
          <w:rtl/>
        </w:rPr>
        <w:t>."</w:t>
      </w:r>
      <w:r>
        <w:rPr>
          <w:rFonts w:hint="cs"/>
          <w:rtl/>
        </w:rPr>
        <w:t xml:space="preserve"> </w:t>
      </w:r>
    </w:p>
    <w:p w14:paraId="476E7689" w14:textId="441D0902" w:rsidR="001C4BF3" w:rsidRDefault="001C4BF3" w:rsidP="00653166">
      <w:pPr>
        <w:rPr>
          <w:rtl/>
        </w:rPr>
      </w:pPr>
      <w:r>
        <w:rPr>
          <w:rFonts w:hint="cs"/>
          <w:rtl/>
        </w:rPr>
        <w:t>[מהמעט שמארק הצליח לחלץ מאלכס הוא הבין שארקדי</w:t>
      </w:r>
      <w:r w:rsidR="00C90C6C">
        <w:rPr>
          <w:rFonts w:hint="cs"/>
          <w:rtl/>
        </w:rPr>
        <w:t xml:space="preserve"> מאוד </w:t>
      </w:r>
      <w:r>
        <w:rPr>
          <w:rFonts w:hint="cs"/>
          <w:rtl/>
        </w:rPr>
        <w:t xml:space="preserve">רגיש וציפה (וקיווה) שארקדי יפרוץ בבכי או לפחות </w:t>
      </w:r>
      <w:r>
        <w:t>will storm out</w:t>
      </w:r>
      <w:r>
        <w:rPr>
          <w:rFonts w:hint="cs"/>
          <w:rtl/>
        </w:rPr>
        <w:t xml:space="preserve"> מהדירה ב</w:t>
      </w:r>
      <w:r>
        <w:t>indignation</w:t>
      </w:r>
      <w:r>
        <w:rPr>
          <w:rFonts w:hint="cs"/>
          <w:rtl/>
        </w:rPr>
        <w:t xml:space="preserve"> לשמע מילותיו [</w:t>
      </w:r>
      <w:r>
        <w:rPr>
          <w:rtl/>
        </w:rPr>
        <w:t>–</w:t>
      </w:r>
      <w:r>
        <w:rPr>
          <w:rFonts w:hint="cs"/>
          <w:rtl/>
        </w:rPr>
        <w:t xml:space="preserve"> שהיו מבחינתו האמת לאמיתה ועם זאת נחשבו לעלבון בקרב פוקדי הקניונים וצופי הטליזיה. העלבון באמת לא היה מוצדק (כלומר, מארק דיבר אמת ולא היה מוצדק להעל מדבריו) </w:t>
      </w:r>
      <w:r>
        <w:rPr>
          <w:rtl/>
        </w:rPr>
        <w:t>–</w:t>
      </w:r>
      <w:r>
        <w:rPr>
          <w:rFonts w:hint="cs"/>
          <w:rtl/>
        </w:rPr>
        <w:t xml:space="preserve"> בשעה שמארק פיענח את ____ הם ____.]ולא היה מוצדק להעלב מדבריו, </w:t>
      </w:r>
    </w:p>
    <w:p w14:paraId="73C64633" w14:textId="77777777" w:rsidR="001C4BF3" w:rsidRPr="00CD067C" w:rsidRDefault="001C4BF3" w:rsidP="001C4BF3">
      <w:pPr>
        <w:rPr>
          <w:rtl/>
        </w:rPr>
      </w:pPr>
      <w:r>
        <w:rPr>
          <w:rFonts w:hint="cs"/>
          <w:rtl/>
        </w:rPr>
        <w:t>]</w:t>
      </w:r>
    </w:p>
    <w:p w14:paraId="188009F7" w14:textId="0F151490" w:rsidR="001C4BF3" w:rsidRPr="00CD067C" w:rsidRDefault="00986DD2" w:rsidP="00653166">
      <w:pPr>
        <w:rPr>
          <w:rtl/>
        </w:rPr>
      </w:pPr>
      <w:r>
        <w:rPr>
          <w:rFonts w:hint="cs"/>
          <w:rtl/>
        </w:rPr>
        <w:t>[</w:t>
      </w:r>
      <w:r w:rsidR="001C4BF3">
        <w:rPr>
          <w:rFonts w:hint="cs"/>
          <w:rtl/>
        </w:rPr>
        <w:t xml:space="preserve">אבל ארקדי </w:t>
      </w:r>
      <w:r w:rsidR="00653166">
        <w:rPr>
          <w:rFonts w:hint="cs"/>
          <w:rtl/>
        </w:rPr>
        <w:t xml:space="preserve">לא הביע כל </w:t>
      </w:r>
      <w:r w:rsidR="00A46C54">
        <w:rPr>
          <w:rFonts w:hint="cs"/>
          <w:rtl/>
        </w:rPr>
        <w:t>כוונה</w:t>
      </w:r>
      <w:r w:rsidR="00653166">
        <w:rPr>
          <w:rFonts w:hint="cs"/>
          <w:rtl/>
        </w:rPr>
        <w:t xml:space="preserve"> ל</w:t>
      </w:r>
      <w:r w:rsidR="000C2EEE">
        <w:rPr>
          <w:rFonts w:hint="cs"/>
          <w:rtl/>
        </w:rPr>
        <w:t>שעוט</w:t>
      </w:r>
      <w:r w:rsidR="00653166">
        <w:rPr>
          <w:rFonts w:hint="cs"/>
          <w:rtl/>
        </w:rPr>
        <w:t xml:space="preserve"> החוצה בטריקת דלת, כפי שמארק </w:t>
      </w:r>
      <w:r w:rsidR="000C2EEE">
        <w:rPr>
          <w:rFonts w:hint="cs"/>
          <w:rtl/>
        </w:rPr>
        <w:t xml:space="preserve">ציפה, </w:t>
      </w:r>
      <w:r w:rsidR="00653166">
        <w:rPr>
          <w:rFonts w:hint="cs"/>
          <w:rtl/>
        </w:rPr>
        <w:t xml:space="preserve">היה מצפה מהמעט שהצליח לחלץ </w:t>
      </w:r>
      <w:r w:rsidR="00791429">
        <w:rPr>
          <w:rFonts w:hint="cs"/>
          <w:rtl/>
        </w:rPr>
        <w:t xml:space="preserve">לגבי אופיו </w:t>
      </w:r>
      <w:r w:rsidR="00653166">
        <w:rPr>
          <w:rFonts w:hint="cs"/>
          <w:rtl/>
        </w:rPr>
        <w:t xml:space="preserve">מאלכס, ואפילו </w:t>
      </w:r>
      <w:r w:rsidR="001C4BF3">
        <w:rPr>
          <w:rFonts w:hint="cs"/>
          <w:rtl/>
        </w:rPr>
        <w:t xml:space="preserve">לא </w:t>
      </w:r>
      <w:r w:rsidR="00653166">
        <w:rPr>
          <w:rFonts w:hint="cs"/>
          <w:rtl/>
        </w:rPr>
        <w:t>נעלב</w:t>
      </w:r>
      <w:r w:rsidR="001C4BF3">
        <w:rPr>
          <w:rFonts w:hint="cs"/>
          <w:rtl/>
        </w:rPr>
        <w:t>.</w:t>
      </w:r>
      <w:r>
        <w:rPr>
          <w:rFonts w:hint="cs"/>
          <w:rtl/>
        </w:rPr>
        <w:t>]</w:t>
      </w:r>
      <w:r w:rsidR="001C4BF3">
        <w:rPr>
          <w:rFonts w:hint="cs"/>
          <w:rtl/>
        </w:rPr>
        <w:t xml:space="preserve"> </w:t>
      </w:r>
      <w:r w:rsidR="001C4BF3" w:rsidRPr="00CD067C">
        <w:rPr>
          <w:rtl/>
        </w:rPr>
        <w:t xml:space="preserve">"אני </w:t>
      </w:r>
      <w:r>
        <w:rPr>
          <w:rFonts w:hint="cs"/>
          <w:rtl/>
        </w:rPr>
        <w:t xml:space="preserve">בכלל </w:t>
      </w:r>
      <w:r w:rsidR="001C4BF3">
        <w:rPr>
          <w:rtl/>
        </w:rPr>
        <w:t>רוצה ללמוד</w:t>
      </w:r>
      <w:r w:rsidR="001C4BF3" w:rsidRPr="00CD067C">
        <w:rPr>
          <w:rtl/>
        </w:rPr>
        <w:t xml:space="preserve"> רפואה."</w:t>
      </w:r>
    </w:p>
    <w:p w14:paraId="030B10E4" w14:textId="198CF797" w:rsidR="001C4BF3" w:rsidRPr="00CD067C" w:rsidRDefault="001C4BF3" w:rsidP="001C4BF3">
      <w:pPr>
        <w:rPr>
          <w:rtl/>
        </w:rPr>
      </w:pPr>
      <w:r w:rsidRPr="00CD067C">
        <w:rPr>
          <w:rtl/>
        </w:rPr>
        <w:t xml:space="preserve">"רפואה!! זה מדהים!!" </w:t>
      </w:r>
      <w:r w:rsidR="00FA5935">
        <w:rPr>
          <w:rFonts w:hint="cs"/>
          <w:rtl/>
        </w:rPr>
        <w:t xml:space="preserve">ציפת </w:t>
      </w:r>
      <w:r w:rsidRPr="00CD067C">
        <w:rPr>
          <w:rtl/>
        </w:rPr>
        <w:t>תפוזים</w:t>
      </w:r>
      <w:r w:rsidRPr="00CD067C">
        <w:rPr>
          <w:rFonts w:hint="cs"/>
          <w:rtl/>
        </w:rPr>
        <w:t xml:space="preserve"> </w:t>
      </w:r>
      <w:r w:rsidR="00986DD2">
        <w:rPr>
          <w:rFonts w:hint="cs"/>
          <w:rtl/>
        </w:rPr>
        <w:t xml:space="preserve">שאלכס </w:t>
      </w:r>
      <w:r w:rsidRPr="00CD067C">
        <w:rPr>
          <w:rFonts w:hint="cs"/>
          <w:rtl/>
        </w:rPr>
        <w:t>ג</w:t>
      </w:r>
      <w:r w:rsidR="00986DD2">
        <w:rPr>
          <w:rFonts w:hint="cs"/>
          <w:rtl/>
        </w:rPr>
        <w:t>י</w:t>
      </w:r>
      <w:r w:rsidRPr="00CD067C">
        <w:rPr>
          <w:rFonts w:hint="cs"/>
          <w:rtl/>
        </w:rPr>
        <w:t>בב</w:t>
      </w:r>
      <w:r w:rsidRPr="00CD067C">
        <w:rPr>
          <w:rtl/>
        </w:rPr>
        <w:t xml:space="preserve"> על אצבעו החליק</w:t>
      </w:r>
      <w:r w:rsidR="00FA5935">
        <w:rPr>
          <w:rFonts w:hint="cs"/>
          <w:rtl/>
        </w:rPr>
        <w:t>ה</w:t>
      </w:r>
      <w:r w:rsidRPr="00CD067C">
        <w:rPr>
          <w:rtl/>
        </w:rPr>
        <w:t xml:space="preserve"> לרצפה. "תהיה רופא?"</w:t>
      </w:r>
    </w:p>
    <w:p w14:paraId="5A93AB3B" w14:textId="54191A80" w:rsidR="001C4BF3" w:rsidRPr="00CD067C" w:rsidRDefault="001C4BF3" w:rsidP="00061324">
      <w:pPr>
        <w:rPr>
          <w:rtl/>
        </w:rPr>
      </w:pPr>
      <w:r>
        <w:rPr>
          <w:rtl/>
        </w:rPr>
        <w:t>"אה,"</w:t>
      </w:r>
      <w:r w:rsidRPr="00CD067C">
        <w:rPr>
          <w:rtl/>
        </w:rPr>
        <w:t xml:space="preserve"> מארק </w:t>
      </w:r>
      <w:r w:rsidR="00061324">
        <w:rPr>
          <w:rFonts w:hint="cs"/>
          <w:rtl/>
        </w:rPr>
        <w:t xml:space="preserve">נשף </w:t>
      </w:r>
      <w:r w:rsidRPr="00CD067C">
        <w:rPr>
          <w:rtl/>
        </w:rPr>
        <w:t>בביטול. "זה הרבה פחות קשה מ</w:t>
      </w:r>
      <w:r w:rsidR="001C5A04">
        <w:rPr>
          <w:rtl/>
        </w:rPr>
        <w:t>מתמטיקה</w:t>
      </w:r>
      <w:r w:rsidRPr="00CD067C">
        <w:rPr>
          <w:rtl/>
        </w:rPr>
        <w:t>."</w:t>
      </w:r>
    </w:p>
    <w:p w14:paraId="6E1CDD4F" w14:textId="0230FC69" w:rsidR="001C4BF3" w:rsidRDefault="001C4BF3" w:rsidP="001C4BF3">
      <w:pPr>
        <w:rPr>
          <w:rtl/>
        </w:rPr>
      </w:pPr>
      <w:r w:rsidRPr="00CD067C">
        <w:rPr>
          <w:rtl/>
        </w:rPr>
        <w:t>אבל לארקדי</w:t>
      </w:r>
      <w:r w:rsidR="00061324">
        <w:rPr>
          <w:rFonts w:hint="cs"/>
          <w:rtl/>
        </w:rPr>
        <w:t xml:space="preserve"> כל</w:t>
      </w:r>
      <w:r w:rsidRPr="00CD067C">
        <w:rPr>
          <w:rtl/>
        </w:rPr>
        <w:t xml:space="preserve"> זה לא שינה. </w:t>
      </w:r>
      <w:r w:rsidR="00C45B28">
        <w:rPr>
          <w:rtl/>
        </w:rPr>
        <w:t>תוכני</w:t>
      </w:r>
      <w:r w:rsidRPr="00CD067C">
        <w:rPr>
          <w:rtl/>
        </w:rPr>
        <w:t xml:space="preserve">ות </w:t>
      </w:r>
      <w:r w:rsidRPr="00CD067C">
        <w:rPr>
          <w:rFonts w:hint="cs"/>
          <w:rtl/>
        </w:rPr>
        <w:t>בוסריות</w:t>
      </w:r>
      <w:r w:rsidRPr="00CD067C">
        <w:rPr>
          <w:rtl/>
        </w:rPr>
        <w:t xml:space="preserve"> </w:t>
      </w:r>
      <w:r w:rsidR="00986DD2" w:rsidRPr="00986DD2">
        <w:rPr>
          <w:rFonts w:cs="Times New Roman"/>
          <w:rtl/>
        </w:rPr>
        <w:t>ומהוססות שהתלבט בהן</w:t>
      </w:r>
      <w:r w:rsidRPr="00CD067C">
        <w:rPr>
          <w:rtl/>
        </w:rPr>
        <w:t xml:space="preserve"> </w:t>
      </w:r>
      <w:r>
        <w:rPr>
          <w:rtl/>
        </w:rPr>
        <w:t>התגבשו</w:t>
      </w:r>
      <w:r w:rsidR="00ED0E6C" w:rsidRPr="00ED0E6C">
        <w:rPr>
          <w:rtl/>
        </w:rPr>
        <w:t xml:space="preserve"> </w:t>
      </w:r>
      <w:r w:rsidR="00ED0E6C" w:rsidRPr="00ED0E6C">
        <w:rPr>
          <w:rFonts w:cs="Times New Roman"/>
          <w:rtl/>
        </w:rPr>
        <w:t>לכדי מעשה</w:t>
      </w:r>
      <w:r>
        <w:rPr>
          <w:rtl/>
        </w:rPr>
        <w:t xml:space="preserve"> תחת מ</w:t>
      </w:r>
      <w:r>
        <w:rPr>
          <w:rFonts w:hint="cs"/>
          <w:rtl/>
        </w:rPr>
        <w:t>בטו המת</w:t>
      </w:r>
      <w:r>
        <w:rPr>
          <w:rtl/>
        </w:rPr>
        <w:t>פעל</w:t>
      </w:r>
      <w:r w:rsidRPr="00CD067C">
        <w:rPr>
          <w:rtl/>
        </w:rPr>
        <w:t xml:space="preserve"> של חברו הטוב ביותר. </w:t>
      </w:r>
    </w:p>
    <w:p w14:paraId="17C5FEFC" w14:textId="45616781" w:rsidR="002E40D7" w:rsidRDefault="00FA19A0" w:rsidP="001C4BF3">
      <w:pPr>
        <w:rPr>
          <w:rtl/>
        </w:rPr>
      </w:pPr>
      <w:r>
        <w:rPr>
          <w:rFonts w:hint="cs"/>
          <w:rtl/>
        </w:rPr>
        <w:t>בטרם [</w:t>
      </w:r>
      <w:r w:rsidR="00061324">
        <w:rPr>
          <w:rFonts w:hint="cs"/>
          <w:rtl/>
        </w:rPr>
        <w:t>הספיק ל</w:t>
      </w:r>
      <w:r w:rsidR="001C4BF3">
        <w:rPr>
          <w:rFonts w:hint="cs"/>
          <w:rtl/>
        </w:rPr>
        <w:t>פר</w:t>
      </w:r>
      <w:r w:rsidR="00061324">
        <w:rPr>
          <w:rFonts w:hint="cs"/>
          <w:rtl/>
        </w:rPr>
        <w:t>ו</w:t>
      </w:r>
      <w:r w:rsidR="001C4BF3">
        <w:rPr>
          <w:rFonts w:hint="cs"/>
          <w:rtl/>
        </w:rPr>
        <w:t>ש</w:t>
      </w:r>
      <w:r w:rsidR="00061324">
        <w:rPr>
          <w:rFonts w:hint="cs"/>
          <w:rtl/>
        </w:rPr>
        <w:t xml:space="preserve"> באופן רישמי</w:t>
      </w:r>
      <w:r>
        <w:rPr>
          <w:rFonts w:hint="cs"/>
          <w:rtl/>
        </w:rPr>
        <w:t>]פרש</w:t>
      </w:r>
      <w:r w:rsidR="001C4BF3">
        <w:rPr>
          <w:rFonts w:hint="cs"/>
          <w:rtl/>
        </w:rPr>
        <w:t xml:space="preserve"> </w:t>
      </w:r>
      <w:r w:rsidR="002B660F">
        <w:rPr>
          <w:rFonts w:hint="cs"/>
          <w:rtl/>
        </w:rPr>
        <w:t xml:space="preserve">מארק </w:t>
      </w:r>
      <w:r w:rsidR="001C4BF3">
        <w:rPr>
          <w:rFonts w:hint="cs"/>
          <w:rtl/>
        </w:rPr>
        <w:t>לחדרו</w:t>
      </w:r>
      <w:r w:rsidR="00061324">
        <w:rPr>
          <w:rFonts w:hint="cs"/>
          <w:rtl/>
        </w:rPr>
        <w:t>,</w:t>
      </w:r>
      <w:r w:rsidR="00251D02">
        <w:rPr>
          <w:rFonts w:hint="cs"/>
          <w:rtl/>
        </w:rPr>
        <w:t xml:space="preserve"> </w:t>
      </w:r>
      <w:r w:rsidR="00D83BE6">
        <w:rPr>
          <w:rFonts w:hint="cs"/>
          <w:rtl/>
        </w:rPr>
        <w:t>[</w:t>
      </w:r>
      <w:r w:rsidR="00251D02">
        <w:rPr>
          <w:rFonts w:hint="cs"/>
          <w:rtl/>
        </w:rPr>
        <w:t>ל</w:t>
      </w:r>
      <w:r w:rsidR="00791429">
        <w:rPr>
          <w:rFonts w:hint="cs"/>
          <w:rtl/>
        </w:rPr>
        <w:t>אמוד</w:t>
      </w:r>
      <w:r w:rsidR="00251D02">
        <w:rPr>
          <w:rFonts w:hint="cs"/>
          <w:rtl/>
        </w:rPr>
        <w:t xml:space="preserve"> את </w:t>
      </w:r>
      <w:r w:rsidR="00D54C3E">
        <w:rPr>
          <w:rFonts w:hint="cs"/>
          <w:rtl/>
        </w:rPr>
        <w:t>ממד</w:t>
      </w:r>
      <w:r w:rsidR="009050C1">
        <w:rPr>
          <w:rFonts w:hint="cs"/>
          <w:rtl/>
        </w:rPr>
        <w:t>י הטינופת,</w:t>
      </w:r>
      <w:r w:rsidR="001C4BF3">
        <w:rPr>
          <w:rFonts w:hint="cs"/>
          <w:rtl/>
        </w:rPr>
        <w:t xml:space="preserve"> אלכס, שלפי מיטב הבנתו</w:t>
      </w:r>
      <w:r w:rsidR="009564E3">
        <w:rPr>
          <w:rFonts w:hint="cs"/>
          <w:rtl/>
        </w:rPr>
        <w:t xml:space="preserve"> </w:t>
      </w:r>
      <w:r w:rsidR="00061324">
        <w:rPr>
          <w:rFonts w:hint="cs"/>
          <w:rtl/>
        </w:rPr>
        <w:t xml:space="preserve">הקדיש </w:t>
      </w:r>
      <w:r w:rsidR="001C4BF3">
        <w:rPr>
          <w:rFonts w:hint="cs"/>
          <w:rtl/>
        </w:rPr>
        <w:t>לארקדי די והותר מתשומת ליבו,</w:t>
      </w:r>
      <w:r w:rsidR="00D83BE6">
        <w:rPr>
          <w:rFonts w:hint="cs"/>
          <w:rtl/>
        </w:rPr>
        <w:t>]אלכס</w:t>
      </w:r>
      <w:r w:rsidR="001C4BF3">
        <w:rPr>
          <w:rFonts w:hint="cs"/>
          <w:rtl/>
        </w:rPr>
        <w:t xml:space="preserve"> כבר היה חצי שיכור וניסה ללמד את </w:t>
      </w:r>
      <w:r w:rsidR="00EB59DF">
        <w:rPr>
          <w:rFonts w:hint="cs"/>
          <w:rtl/>
        </w:rPr>
        <w:t>גידי</w:t>
      </w:r>
      <w:r w:rsidR="001C4BF3">
        <w:rPr>
          <w:rFonts w:hint="cs"/>
          <w:rtl/>
        </w:rPr>
        <w:t xml:space="preserve"> </w:t>
      </w:r>
      <w:r w:rsidR="00D83BE6">
        <w:rPr>
          <w:rFonts w:hint="cs"/>
          <w:rtl/>
        </w:rPr>
        <w:t>[</w:t>
      </w:r>
      <w:r w:rsidR="001C4BF3">
        <w:rPr>
          <w:rFonts w:hint="cs"/>
          <w:rtl/>
        </w:rPr>
        <w:t>מנטעים</w:t>
      </w:r>
      <w:r w:rsidR="00D83BE6">
        <w:rPr>
          <w:rFonts w:hint="cs"/>
          <w:rtl/>
        </w:rPr>
        <w:t>]</w:t>
      </w:r>
      <w:r w:rsidR="001C4BF3">
        <w:rPr>
          <w:rFonts w:hint="cs"/>
          <w:rtl/>
        </w:rPr>
        <w:t xml:space="preserve"> מה שנשמע כמו שיר מלחים ישן. </w:t>
      </w:r>
    </w:p>
    <w:p w14:paraId="64631F9A" w14:textId="21D3C245" w:rsidR="001C4BF3" w:rsidRDefault="001C4BF3" w:rsidP="001C4BF3">
      <w:pPr>
        <w:rPr>
          <w:rtl/>
        </w:rPr>
      </w:pPr>
      <w:r>
        <w:rPr>
          <w:rFonts w:hint="cs"/>
          <w:rtl/>
        </w:rPr>
        <w:t>[אלכס היה גאה בעצמו על יכולתו לשתות רק עד שהבחילה מופיעה ולא מעבר אליה כשכבר לא ניתן לעמוד בה. הוא גאה ביכולת הזאת שלו לשלוט בעצמו ולהפסיק לפני שהבחילה בלתי נסבלת וחייבים להקיא. הוא מתגאה ביכולת שלו להיות בהכרה ולא לאבד את עצמו בתוך השכרות, הוא גאה בכך שהוא בשליטה ולא מגיע כ"כ רחוק.</w:t>
      </w:r>
    </w:p>
    <w:p w14:paraId="49C0332F" w14:textId="7A33E17F" w:rsidR="001C4BF3" w:rsidRDefault="001C4BF3" w:rsidP="001C4BF3">
      <w:pPr>
        <w:rPr>
          <w:rtl/>
        </w:rPr>
      </w:pPr>
      <w:r>
        <w:rPr>
          <w:rFonts w:hint="cs"/>
          <w:rtl/>
        </w:rPr>
        <w:t xml:space="preserve">(רק דבר אחד פעוט הוא לא לקח בחשבון בתוך כל השתפכות הגאווה העצמית שלו </w:t>
      </w:r>
      <w:r>
        <w:rPr>
          <w:rtl/>
        </w:rPr>
        <w:t>–</w:t>
      </w:r>
      <w:r>
        <w:rPr>
          <w:rFonts w:hint="cs"/>
          <w:rtl/>
        </w:rPr>
        <w:t xml:space="preserve"> הוא עדיין לא בן 16.)</w:t>
      </w:r>
    </w:p>
    <w:p w14:paraId="6D785C8D" w14:textId="77777777" w:rsidR="001C4BF3" w:rsidRDefault="001C4BF3" w:rsidP="001C4BF3">
      <w:pPr>
        <w:rPr>
          <w:rtl/>
        </w:rPr>
      </w:pPr>
      <w:r>
        <w:rPr>
          <w:rFonts w:hint="cs"/>
          <w:rtl/>
        </w:rPr>
        <w:t>]</w:t>
      </w:r>
    </w:p>
    <w:p w14:paraId="3D837C31" w14:textId="76732A38" w:rsidR="001C4BF3" w:rsidRDefault="001C4BF3" w:rsidP="001C4BF3">
      <w:pPr>
        <w:rPr>
          <w:rtl/>
        </w:rPr>
      </w:pPr>
      <w:r>
        <w:rPr>
          <w:rFonts w:hint="cs"/>
          <w:rtl/>
        </w:rPr>
        <w:t xml:space="preserve">גם ארקדי היה רוצה ללמוד שיר מלחים ישן, </w:t>
      </w:r>
      <w:r w:rsidR="00D83BE6">
        <w:rPr>
          <w:rFonts w:hint="cs"/>
          <w:rtl/>
        </w:rPr>
        <w:t>[</w:t>
      </w:r>
      <w:r>
        <w:rPr>
          <w:rFonts w:hint="cs"/>
          <w:rtl/>
        </w:rPr>
        <w:t xml:space="preserve">לא היה דבר שהיה מעדיף </w:t>
      </w:r>
      <w:r w:rsidR="00D83BE6">
        <w:rPr>
          <w:rFonts w:hint="cs"/>
          <w:rtl/>
        </w:rPr>
        <w:t xml:space="preserve">/ </w:t>
      </w:r>
      <w:r>
        <w:rPr>
          <w:rFonts w:hint="cs"/>
          <w:rtl/>
        </w:rPr>
        <w:t>מבכר ללמוד, אבל ויתר על כך,</w:t>
      </w:r>
      <w:r w:rsidR="00D83BE6">
        <w:rPr>
          <w:rFonts w:hint="cs"/>
          <w:rtl/>
        </w:rPr>
        <w:t>] אבל</w:t>
      </w:r>
      <w:r>
        <w:rPr>
          <w:rFonts w:hint="cs"/>
          <w:rtl/>
        </w:rPr>
        <w:t xml:space="preserve"> הוא ידע מתי אלכס מיצה את העניין שלו בו ולא ה</w:t>
      </w:r>
      <w:r w:rsidR="00D83BE6">
        <w:rPr>
          <w:rFonts w:hint="cs"/>
          <w:rtl/>
        </w:rPr>
        <w:t>תכוון</w:t>
      </w:r>
      <w:r>
        <w:rPr>
          <w:rFonts w:hint="cs"/>
          <w:rtl/>
        </w:rPr>
        <w:t xml:space="preserve"> לה</w:t>
      </w:r>
      <w:r w:rsidR="00D83BE6">
        <w:rPr>
          <w:rFonts w:hint="cs"/>
          <w:rtl/>
        </w:rPr>
        <w:t>י</w:t>
      </w:r>
      <w:r>
        <w:rPr>
          <w:rFonts w:hint="cs"/>
          <w:rtl/>
        </w:rPr>
        <w:t xml:space="preserve">שאר אף לא רגע אחד </w:t>
      </w:r>
      <w:r w:rsidR="009050C1">
        <w:rPr>
          <w:rFonts w:hint="cs"/>
          <w:rtl/>
        </w:rPr>
        <w:t>מעבר</w:t>
      </w:r>
      <w:r>
        <w:rPr>
          <w:rFonts w:hint="cs"/>
          <w:rtl/>
        </w:rPr>
        <w:t xml:space="preserve"> </w:t>
      </w:r>
      <w:r w:rsidR="009050C1">
        <w:rPr>
          <w:rFonts w:hint="cs"/>
          <w:rtl/>
        </w:rPr>
        <w:t>ל</w:t>
      </w:r>
      <w:r>
        <w:rPr>
          <w:rFonts w:hint="cs"/>
          <w:rtl/>
        </w:rPr>
        <w:t>כך</w:t>
      </w:r>
      <w:r w:rsidR="002B660F">
        <w:rPr>
          <w:rFonts w:hint="cs"/>
          <w:rtl/>
        </w:rPr>
        <w:t>.</w:t>
      </w:r>
      <w:r>
        <w:rPr>
          <w:rFonts w:hint="cs"/>
          <w:rtl/>
        </w:rPr>
        <w:t xml:space="preserve"> [</w:t>
      </w:r>
      <w:r>
        <w:rPr>
          <w:rtl/>
        </w:rPr>
        <w:t>–</w:t>
      </w:r>
      <w:r>
        <w:rPr>
          <w:rFonts w:hint="cs"/>
          <w:rtl/>
        </w:rPr>
        <w:t xml:space="preserve"> הסימן שנוכחותו בבית הסתימה היה חזק ו] הוא לא יעמוד בחיוך המנומס והמאופק שאלכס ישגר אליו, [לאחר שמיצה את העניין שלו בו וכו' </w:t>
      </w:r>
      <w:r>
        <w:rPr>
          <w:rtl/>
        </w:rPr>
        <w:t>–</w:t>
      </w:r>
      <w:r>
        <w:rPr>
          <w:rFonts w:hint="cs"/>
          <w:rtl/>
        </w:rPr>
        <w:t xml:space="preserve"> להסביר טוב יותר] לכן הכריח את עצמו לעזוב</w:t>
      </w:r>
      <w:r w:rsidR="004E13A5">
        <w:rPr>
          <w:rFonts w:hint="cs"/>
          <w:rtl/>
        </w:rPr>
        <w:t>[</w:t>
      </w:r>
      <w:r>
        <w:rPr>
          <w:rFonts w:hint="cs"/>
          <w:rtl/>
        </w:rPr>
        <w:t xml:space="preserve">, לא לפני שערם </w:t>
      </w:r>
      <w:r w:rsidR="00061324">
        <w:rPr>
          <w:rFonts w:hint="cs"/>
          <w:rtl/>
        </w:rPr>
        <w:t xml:space="preserve">מפה ומשם </w:t>
      </w:r>
      <w:r>
        <w:rPr>
          <w:rFonts w:hint="cs"/>
          <w:rtl/>
        </w:rPr>
        <w:t>מקערות החטיפים לתוך כוס פלסטיק, צידה לדרך</w:t>
      </w:r>
      <w:r w:rsidR="004E13A5">
        <w:rPr>
          <w:rFonts w:hint="cs"/>
          <w:rtl/>
        </w:rPr>
        <w:t>]</w:t>
      </w:r>
      <w:r>
        <w:rPr>
          <w:rFonts w:hint="cs"/>
          <w:rtl/>
        </w:rPr>
        <w:t>.</w:t>
      </w:r>
    </w:p>
    <w:p w14:paraId="26C0032F" w14:textId="77777777" w:rsidR="00D83BE6" w:rsidRDefault="00D83BE6" w:rsidP="00061324">
      <w:pPr>
        <w:rPr>
          <w:rtl/>
        </w:rPr>
      </w:pPr>
    </w:p>
    <w:p w14:paraId="78403E16" w14:textId="562743E7" w:rsidR="001C4BF3" w:rsidRPr="00CD067C" w:rsidRDefault="00D83BE6" w:rsidP="00061324">
      <w:pPr>
        <w:rPr>
          <w:rtl/>
        </w:rPr>
      </w:pPr>
      <w:r>
        <w:rPr>
          <w:rFonts w:hint="cs"/>
          <w:rtl/>
        </w:rPr>
        <w:t>[</w:t>
      </w:r>
      <w:r w:rsidR="001C4BF3" w:rsidRPr="00CD067C">
        <w:rPr>
          <w:rtl/>
        </w:rPr>
        <w:t>הוא הלך הביתה מאושר</w:t>
      </w:r>
      <w:r w:rsidR="00061324">
        <w:rPr>
          <w:rFonts w:hint="cs"/>
          <w:rtl/>
        </w:rPr>
        <w:t>.</w:t>
      </w:r>
      <w:r w:rsidR="001C4BF3">
        <w:rPr>
          <w:rFonts w:hint="cs"/>
          <w:rtl/>
        </w:rPr>
        <w:t xml:space="preserve"> הוא ידע שפארק השעשועים הכי שווה בעולם נקרא על ש</w:t>
      </w:r>
      <w:r w:rsidR="00061324">
        <w:rPr>
          <w:rFonts w:hint="cs"/>
          <w:rtl/>
        </w:rPr>
        <w:t>מו של</w:t>
      </w:r>
      <w:r w:rsidR="001C4BF3">
        <w:rPr>
          <w:rFonts w:hint="cs"/>
          <w:rtl/>
        </w:rPr>
        <w:t xml:space="preserve"> מישהו שהוא לא מכיר</w:t>
      </w:r>
      <w:r w:rsidR="004E13A5">
        <w:rPr>
          <w:rFonts w:hint="cs"/>
          <w:rtl/>
        </w:rPr>
        <w:t>,</w:t>
      </w:r>
      <w:r w:rsidR="001C4BF3">
        <w:rPr>
          <w:rFonts w:hint="cs"/>
          <w:rtl/>
        </w:rPr>
        <w:t xml:space="preserve"> בארץ שהוא לא זוכר, אבל יש שם רכבת הרים עם שבעה לופים וזה הכי כיף שאפשר,</w:t>
      </w:r>
      <w:r w:rsidR="001C4BF3" w:rsidRPr="00CD067C">
        <w:rPr>
          <w:rtl/>
        </w:rPr>
        <w:t xml:space="preserve"> </w:t>
      </w:r>
      <w:r w:rsidR="001C4BF3" w:rsidRPr="00022EA3">
        <w:rPr>
          <w:rtl/>
        </w:rPr>
        <w:t>ועוד לפני ש</w:t>
      </w:r>
      <w:r w:rsidR="009050C1" w:rsidRPr="00022EA3">
        <w:rPr>
          <w:rFonts w:hint="cs"/>
          <w:rtl/>
        </w:rPr>
        <w:t xml:space="preserve">הוטלה עליו מלאכת ההשגחה על </w:t>
      </w:r>
      <w:r w:rsidR="005F6E2E">
        <w:rPr>
          <w:rFonts w:hint="cs"/>
          <w:rtl/>
        </w:rPr>
        <w:t>קטקה</w:t>
      </w:r>
      <w:r w:rsidR="009050C1" w:rsidRPr="00022EA3">
        <w:rPr>
          <w:rFonts w:hint="cs"/>
          <w:rtl/>
        </w:rPr>
        <w:t xml:space="preserve"> (לאחרונה היא לא ניאותה לשום שעשוע חוץ ממשחקי שח-מט או הקראה של </w:t>
      </w:r>
      <w:r w:rsidR="00E25914" w:rsidRPr="00022EA3">
        <w:rPr>
          <w:rFonts w:hint="cs"/>
          <w:rtl/>
        </w:rPr>
        <w:t>גארי פוטר</w:t>
      </w:r>
      <w:r w:rsidR="009050C1" w:rsidRPr="00022EA3">
        <w:rPr>
          <w:rFonts w:hint="cs"/>
          <w:rtl/>
        </w:rPr>
        <w:t xml:space="preserve"> ב</w:t>
      </w:r>
      <w:r w:rsidR="00E25914" w:rsidRPr="00022EA3">
        <w:rPr>
          <w:rFonts w:hint="cs"/>
          <w:rtl/>
        </w:rPr>
        <w:t>תרגום</w:t>
      </w:r>
      <w:r w:rsidR="009050C1" w:rsidRPr="00022EA3">
        <w:rPr>
          <w:rFonts w:hint="cs"/>
          <w:rtl/>
        </w:rPr>
        <w:t xml:space="preserve"> </w:t>
      </w:r>
      <w:r w:rsidR="00E25914" w:rsidRPr="00022EA3">
        <w:rPr>
          <w:rFonts w:hint="cs"/>
          <w:rtl/>
        </w:rPr>
        <w:t>ל</w:t>
      </w:r>
      <w:r w:rsidR="009050C1" w:rsidRPr="00022EA3">
        <w:rPr>
          <w:rFonts w:hint="cs"/>
          <w:rtl/>
        </w:rPr>
        <w:t>רוסי</w:t>
      </w:r>
      <w:r w:rsidR="00E25914" w:rsidRPr="00022EA3">
        <w:rPr>
          <w:rFonts w:hint="cs"/>
          <w:rtl/>
        </w:rPr>
        <w:t>ת</w:t>
      </w:r>
      <w:r w:rsidR="009050C1" w:rsidRPr="00022EA3">
        <w:rPr>
          <w:rFonts w:hint="cs"/>
          <w:rtl/>
        </w:rPr>
        <w:t>)</w:t>
      </w:r>
      <w:r w:rsidR="001C4BF3" w:rsidRPr="00022EA3">
        <w:rPr>
          <w:rtl/>
        </w:rPr>
        <w:t xml:space="preserve"> אלכס כבר היה שרוע בין נערים אחרים וחטיפים מפוררים וכוסות פלסטיק מעוכות, שיכור לגמרי, בקבוק וודקה אחוז בידיו הרפות, מעט מהנוזל נשפך מדי פעם לרצפה כששינה את תנוחתו.</w:t>
      </w:r>
      <w:ins w:id="417" w:author="Carmit Sahar" w:date="2018-04-20T20:19:00Z">
        <w:r w:rsidR="006871B2">
          <w:rPr>
            <w:rFonts w:hint="cs"/>
            <w:rtl/>
          </w:rPr>
          <w:t xml:space="preserve"> </w:t>
        </w:r>
        <w:r w:rsidR="006871B2" w:rsidRPr="006871B2">
          <w:rPr>
            <w:rFonts w:cs="Times New Roman"/>
            <w:rtl/>
          </w:rPr>
          <w:t>במסיבת פורים כולם כבר שוכבים על הרצפה כי הם מתים מעייפות</w:t>
        </w:r>
      </w:ins>
    </w:p>
    <w:p w14:paraId="74C981FB" w14:textId="2D39DCF1" w:rsidR="001C4BF3" w:rsidRDefault="001C4BF3" w:rsidP="00D83BE6">
      <w:pPr>
        <w:rPr>
          <w:rtl/>
        </w:rPr>
      </w:pPr>
      <w:r w:rsidRPr="00CD067C">
        <w:rPr>
          <w:rtl/>
        </w:rPr>
        <w:t>ומארק חיפש את יסמין. היא תבין אותו, היא תבין שהוא באמת משתדל</w:t>
      </w:r>
      <w:r>
        <w:rPr>
          <w:rFonts w:hint="cs"/>
          <w:rtl/>
        </w:rPr>
        <w:t>,</w:t>
      </w:r>
      <w:r w:rsidRPr="00CD067C">
        <w:rPr>
          <w:rtl/>
        </w:rPr>
        <w:t xml:space="preserve"> אבל </w:t>
      </w:r>
      <w:r>
        <w:rPr>
          <w:rFonts w:hint="cs"/>
          <w:rtl/>
        </w:rPr>
        <w:t xml:space="preserve">[מה זה קשור לכך שהו מחפש את יסמין??? </w:t>
      </w:r>
      <w:r>
        <w:rPr>
          <w:rtl/>
        </w:rPr>
        <w:t>–</w:t>
      </w:r>
      <w:r>
        <w:rPr>
          <w:rFonts w:hint="cs"/>
          <w:rtl/>
        </w:rPr>
        <w:t xml:space="preserve"> אולי כי קודם צריך לפתור את התהומות ורק אח"כ להתפנות ליסמין] </w:t>
      </w:r>
      <w:r w:rsidRPr="00CD067C">
        <w:rPr>
          <w:rtl/>
        </w:rPr>
        <w:t>בין טורים אינסופיים ללוגיקה לאלגברה לינארית יש תהום פעורה וב</w:t>
      </w:r>
      <w:r w:rsidR="001C5A04">
        <w:rPr>
          <w:rtl/>
        </w:rPr>
        <w:t>מתמטיקה</w:t>
      </w:r>
      <w:r w:rsidRPr="00CD067C">
        <w:rPr>
          <w:rtl/>
        </w:rPr>
        <w:t xml:space="preserve"> שהוא ייחל לה, אותה </w:t>
      </w:r>
      <w:r w:rsidR="001C5A04">
        <w:rPr>
          <w:rtl/>
        </w:rPr>
        <w:t>מתמטיקה</w:t>
      </w:r>
      <w:r w:rsidRPr="00CD067C">
        <w:rPr>
          <w:rtl/>
        </w:rPr>
        <w:t xml:space="preserve"> יפה ומושלמת שהוא קיווה אליה, שתהיה שונה בתכלית מחיי היומיום שלו, לא היה מקום לתהומות.</w:t>
      </w:r>
    </w:p>
    <w:p w14:paraId="33D8A9F4" w14:textId="77777777" w:rsidR="001C4BF3" w:rsidRDefault="001C4BF3" w:rsidP="001C4BF3">
      <w:pPr>
        <w:rPr>
          <w:rtl/>
        </w:rPr>
      </w:pPr>
      <w:r>
        <w:rPr>
          <w:rFonts w:hint="cs"/>
          <w:rtl/>
        </w:rPr>
        <w:t xml:space="preserve">עוד משהו </w:t>
      </w:r>
      <w:r>
        <w:rPr>
          <w:rtl/>
        </w:rPr>
        <w:t>–</w:t>
      </w:r>
      <w:r>
        <w:rPr>
          <w:rFonts w:hint="cs"/>
          <w:rtl/>
        </w:rPr>
        <w:t xml:space="preserve"> אלכס היה מיואש מהתפקיד שקיבל לטפל במארק שכל פעם מתגלות בו תכונות חינניות חדשות כמו </w:t>
      </w:r>
      <w:r>
        <w:rPr>
          <w:rtl/>
        </w:rPr>
        <w:t>–</w:t>
      </w:r>
      <w:r>
        <w:rPr>
          <w:rFonts w:hint="cs"/>
          <w:rtl/>
        </w:rPr>
        <w:t xml:space="preserve"> הוא לא שובר ביצים. זה מגעיל אותו. הוא לעולם לא יעשה זאת.</w:t>
      </w:r>
    </w:p>
    <w:p w14:paraId="19FCC717" w14:textId="29C389BF" w:rsidR="001C4BF3" w:rsidRDefault="001C4BF3" w:rsidP="001C4BF3">
      <w:pPr>
        <w:rPr>
          <w:rtl/>
        </w:rPr>
      </w:pPr>
      <w:r>
        <w:rPr>
          <w:rFonts w:hint="cs"/>
          <w:rtl/>
        </w:rPr>
        <w:t>כ"כ קל לאלכס</w:t>
      </w:r>
      <w:r w:rsidR="00C13510">
        <w:rPr>
          <w:rFonts w:hint="cs"/>
          <w:rtl/>
        </w:rPr>
        <w:t xml:space="preserve"> לספר דבר כזה ליסמין בהמשך הדרך</w:t>
      </w:r>
      <w:r>
        <w:rPr>
          <w:rFonts w:hint="cs"/>
          <w:rtl/>
        </w:rPr>
        <w:t>, בשביל שתבין לא על הביצים באופן ספציפי אלא כסימפטום לחיים משותפים, שבהם יהיו דברים רבים שיהיה צריך שמישהו יבצע, והוא לא יעשה את זה, הוא יסרב ובזאת זה יסתיים מבחינתו.</w:t>
      </w:r>
    </w:p>
    <w:p w14:paraId="116E81D8" w14:textId="77777777" w:rsidR="001C4BF3" w:rsidRDefault="001C4BF3" w:rsidP="001C4BF3">
      <w:pPr>
        <w:rPr>
          <w:rtl/>
        </w:rPr>
      </w:pPr>
      <w:r>
        <w:rPr>
          <w:rFonts w:hint="cs"/>
          <w:rtl/>
        </w:rPr>
        <w:t>]</w:t>
      </w:r>
    </w:p>
    <w:bookmarkEnd w:id="408"/>
    <w:p w14:paraId="7117316E" w14:textId="77777777" w:rsidR="006B4322" w:rsidRDefault="006B4322" w:rsidP="00A96A2D">
      <w:pPr>
        <w:rPr>
          <w:rFonts w:cs="Times New Roman"/>
          <w:highlight w:val="magenta"/>
        </w:rPr>
      </w:pPr>
    </w:p>
    <w:p w14:paraId="21D04771" w14:textId="6C413E45" w:rsidR="0047223E" w:rsidRPr="0044357B" w:rsidRDefault="004E13A5" w:rsidP="00D14A18">
      <w:pPr>
        <w:pStyle w:val="Heading2"/>
        <w:rPr>
          <w:rtl/>
        </w:rPr>
      </w:pPr>
      <w:r>
        <w:rPr>
          <w:rFonts w:hint="cs"/>
          <w:rtl/>
        </w:rPr>
        <w:t>מקום מפואר</w:t>
      </w:r>
    </w:p>
    <w:p w14:paraId="73924D85" w14:textId="3B278F52" w:rsidR="00B62BD3" w:rsidRDefault="00CF1338" w:rsidP="00AD669C">
      <w:pPr>
        <w:rPr>
          <w:rtl/>
        </w:rPr>
      </w:pPr>
      <w:r>
        <w:rPr>
          <w:rFonts w:hint="cs"/>
          <w:rtl/>
        </w:rPr>
        <w:t>ל</w:t>
      </w:r>
      <w:r w:rsidR="004D6672">
        <w:rPr>
          <w:rFonts w:hint="cs"/>
          <w:rtl/>
        </w:rPr>
        <w:t>כבוד יום הולד</w:t>
      </w:r>
      <w:r w:rsidR="004D6672" w:rsidRPr="00AD669C">
        <w:rPr>
          <w:rFonts w:hint="cs"/>
          <w:rtl/>
        </w:rPr>
        <w:t xml:space="preserve">תו </w:t>
      </w:r>
      <w:r w:rsidR="00291EB2">
        <w:rPr>
          <w:rFonts w:hint="cs"/>
          <w:rtl/>
        </w:rPr>
        <w:t>השמונה-עשר</w:t>
      </w:r>
      <w:r w:rsidR="00FC60E9">
        <w:rPr>
          <w:rFonts w:hint="cs"/>
          <w:rtl/>
        </w:rPr>
        <w:t xml:space="preserve"> </w:t>
      </w:r>
      <w:r w:rsidR="004D6672" w:rsidRPr="00AD669C">
        <w:rPr>
          <w:rFonts w:hint="cs"/>
          <w:rtl/>
        </w:rPr>
        <w:t>של ארקדי</w:t>
      </w:r>
      <w:r w:rsidR="002C15ED" w:rsidRPr="002C15ED">
        <w:rPr>
          <w:rFonts w:cs="Times New Roman"/>
          <w:rtl/>
        </w:rPr>
        <w:t xml:space="preserve"> נקבעה יציאה ברב</w:t>
      </w:r>
      <w:r w:rsidR="00900074">
        <w:rPr>
          <w:rFonts w:cs="Times New Roman" w:hint="cs"/>
          <w:rtl/>
        </w:rPr>
        <w:t>י</w:t>
      </w:r>
      <w:r w:rsidR="002C15ED" w:rsidRPr="002C15ED">
        <w:rPr>
          <w:rFonts w:cs="Times New Roman"/>
          <w:rtl/>
        </w:rPr>
        <w:t>עי</w:t>
      </w:r>
      <w:r w:rsidR="002B660F">
        <w:rPr>
          <w:rFonts w:cs="Times New Roman" w:hint="cs"/>
          <w:rtl/>
        </w:rPr>
        <w:t>י</w:t>
      </w:r>
      <w:r w:rsidR="002C15ED" w:rsidRPr="002C15ED">
        <w:rPr>
          <w:rFonts w:cs="Times New Roman"/>
          <w:rtl/>
        </w:rPr>
        <w:t>ה</w:t>
      </w:r>
      <w:r w:rsidR="00963EB0">
        <w:rPr>
          <w:rFonts w:hint="cs"/>
          <w:rtl/>
        </w:rPr>
        <w:t>.</w:t>
      </w:r>
      <w:r w:rsidR="004627AB" w:rsidRPr="00AD669C">
        <w:rPr>
          <w:rFonts w:hint="cs"/>
          <w:rtl/>
        </w:rPr>
        <w:t xml:space="preserve"> </w:t>
      </w:r>
      <w:r w:rsidR="00551D78" w:rsidRPr="00AD669C">
        <w:rPr>
          <w:rtl/>
        </w:rPr>
        <w:t xml:space="preserve">אלכס ויסמין </w:t>
      </w:r>
      <w:r w:rsidR="00DE2B9D">
        <w:rPr>
          <w:rFonts w:hint="cs"/>
          <w:rtl/>
        </w:rPr>
        <w:t>ש</w:t>
      </w:r>
      <w:r w:rsidR="00551D78" w:rsidRPr="00AD669C">
        <w:rPr>
          <w:rtl/>
        </w:rPr>
        <w:t>הגיעו מוקדם</w:t>
      </w:r>
      <w:r w:rsidR="00551D78" w:rsidRPr="00AD669C">
        <w:rPr>
          <w:rFonts w:hint="cs"/>
          <w:rtl/>
        </w:rPr>
        <w:t xml:space="preserve"> </w:t>
      </w:r>
      <w:r w:rsidR="00DE2B9D">
        <w:rPr>
          <w:rFonts w:hint="cs"/>
          <w:rtl/>
        </w:rPr>
        <w:t>המתינו</w:t>
      </w:r>
      <w:r w:rsidR="00551D78" w:rsidRPr="00AD669C">
        <w:rPr>
          <w:rtl/>
        </w:rPr>
        <w:t xml:space="preserve"> </w:t>
      </w:r>
      <w:r w:rsidR="00551D78" w:rsidRPr="00AD669C">
        <w:rPr>
          <w:rFonts w:hint="cs"/>
          <w:rtl/>
        </w:rPr>
        <w:t xml:space="preserve">על ספת קטיפה </w:t>
      </w:r>
      <w:r w:rsidR="00551D78" w:rsidRPr="00AD669C">
        <w:rPr>
          <w:rtl/>
        </w:rPr>
        <w:t>בכניסה</w:t>
      </w:r>
      <w:r w:rsidR="00551D78" w:rsidRPr="00AD669C">
        <w:rPr>
          <w:rFonts w:hint="cs"/>
          <w:rtl/>
        </w:rPr>
        <w:t>.</w:t>
      </w:r>
      <w:r w:rsidR="00551D78" w:rsidRPr="00AD669C">
        <w:rPr>
          <w:rtl/>
        </w:rPr>
        <w:t xml:space="preserve"> </w:t>
      </w:r>
    </w:p>
    <w:p w14:paraId="4E5184E7" w14:textId="77776359" w:rsidR="00551D78" w:rsidRDefault="002B660F" w:rsidP="00AD669C">
      <w:pPr>
        <w:rPr>
          <w:rtl/>
        </w:rPr>
      </w:pPr>
      <w:r>
        <w:rPr>
          <w:rFonts w:hint="cs"/>
          <w:rtl/>
        </w:rPr>
        <w:t>לב</w:t>
      </w:r>
      <w:r w:rsidR="00F065F1">
        <w:rPr>
          <w:rtl/>
        </w:rPr>
        <w:t>סוף</w:t>
      </w:r>
      <w:r w:rsidR="00551D78" w:rsidRPr="00AD669C">
        <w:rPr>
          <w:rtl/>
        </w:rPr>
        <w:t xml:space="preserve"> </w:t>
      </w:r>
      <w:r w:rsidR="00986DD2" w:rsidRPr="00986DD2">
        <w:rPr>
          <w:rFonts w:cs="Times New Roman"/>
          <w:rtl/>
        </w:rPr>
        <w:t>הופיעו חתן יום ההולדת וחברתו</w:t>
      </w:r>
      <w:r w:rsidR="00551D78" w:rsidRPr="00AD669C">
        <w:rPr>
          <w:rFonts w:hint="cs"/>
          <w:rtl/>
        </w:rPr>
        <w:t>.</w:t>
      </w:r>
      <w:r w:rsidR="00551D78" w:rsidRPr="00AD669C">
        <w:rPr>
          <w:rtl/>
        </w:rPr>
        <w:t xml:space="preserve"> ארקדי </w:t>
      </w:r>
      <w:r w:rsidR="00291EB2">
        <w:rPr>
          <w:rFonts w:hint="cs"/>
          <w:rtl/>
        </w:rPr>
        <w:t>בהה</w:t>
      </w:r>
      <w:r w:rsidR="00551D78" w:rsidRPr="00AD669C">
        <w:rPr>
          <w:rtl/>
        </w:rPr>
        <w:t xml:space="preserve"> בסנ</w:t>
      </w:r>
      <w:r w:rsidR="00551D78" w:rsidRPr="00CD067C">
        <w:rPr>
          <w:rtl/>
        </w:rPr>
        <w:t>דל</w:t>
      </w:r>
      <w:r w:rsidR="00AD669C">
        <w:rPr>
          <w:rFonts w:hint="cs"/>
          <w:rtl/>
        </w:rPr>
        <w:t>ה</w:t>
      </w:r>
      <w:r w:rsidR="00551D78" w:rsidRPr="00CD067C">
        <w:rPr>
          <w:rtl/>
        </w:rPr>
        <w:t xml:space="preserve"> הכסוף של יסמין, שהשתלשל מכף רגלה והתנועע </w:t>
      </w:r>
      <w:r w:rsidR="00AD669C">
        <w:rPr>
          <w:rFonts w:hint="cs"/>
          <w:rtl/>
        </w:rPr>
        <w:t>כש</w:t>
      </w:r>
      <w:r w:rsidR="00AD669C">
        <w:rPr>
          <w:rtl/>
        </w:rPr>
        <w:t>נדנדה את רגלה ה</w:t>
      </w:r>
      <w:r w:rsidR="00AD669C">
        <w:rPr>
          <w:rFonts w:hint="cs"/>
          <w:rtl/>
        </w:rPr>
        <w:t>נחה</w:t>
      </w:r>
      <w:r w:rsidR="00551D78" w:rsidRPr="00CD067C">
        <w:rPr>
          <w:rtl/>
        </w:rPr>
        <w:t xml:space="preserve"> על </w:t>
      </w:r>
      <w:r w:rsidR="00AD669C">
        <w:rPr>
          <w:rFonts w:hint="cs"/>
          <w:rtl/>
        </w:rPr>
        <w:t>ירכו</w:t>
      </w:r>
      <w:r w:rsidR="00551D78" w:rsidRPr="00CD067C">
        <w:rPr>
          <w:rtl/>
        </w:rPr>
        <w:t xml:space="preserve"> של אלכס. </w:t>
      </w:r>
      <w:r w:rsidR="00DE2B9D">
        <w:rPr>
          <w:rFonts w:hint="cs"/>
          <w:rtl/>
        </w:rPr>
        <w:t>[</w:t>
      </w:r>
      <w:r w:rsidR="00551D78" w:rsidRPr="00CD067C">
        <w:rPr>
          <w:rtl/>
        </w:rPr>
        <w:t xml:space="preserve">ארקדי נעץ בה </w:t>
      </w:r>
      <w:r w:rsidR="00551D78" w:rsidRPr="00CD067C">
        <w:rPr>
          <w:rFonts w:hint="cs"/>
          <w:rtl/>
        </w:rPr>
        <w:t>מבט חודר</w:t>
      </w:r>
      <w:r w:rsidR="00AD669C">
        <w:rPr>
          <w:rFonts w:hint="cs"/>
          <w:rtl/>
        </w:rPr>
        <w:t>,</w:t>
      </w:r>
      <w:r w:rsidR="00551D78" w:rsidRPr="00CD067C">
        <w:rPr>
          <w:rtl/>
        </w:rPr>
        <w:t xml:space="preserve"> לא מודע לשיחה המתנהלת, עד שיסמין הבחינה בכך וה</w:t>
      </w:r>
      <w:r w:rsidR="00AD669C">
        <w:rPr>
          <w:rFonts w:hint="cs"/>
          <w:rtl/>
        </w:rPr>
        <w:t>תרוממה לגשת לשולחנם</w:t>
      </w:r>
      <w:r w:rsidR="00551D78" w:rsidRPr="00CD067C">
        <w:rPr>
          <w:rtl/>
        </w:rPr>
        <w:t>.</w:t>
      </w:r>
      <w:r w:rsidR="00D17FA1">
        <w:rPr>
          <w:rFonts w:hint="cs"/>
          <w:rtl/>
        </w:rPr>
        <w:t xml:space="preserve"> [זה די גרוע]</w:t>
      </w:r>
      <w:r w:rsidR="00DE2B9D">
        <w:rPr>
          <w:rFonts w:hint="cs"/>
          <w:rtl/>
        </w:rPr>
        <w:t>]</w:t>
      </w:r>
    </w:p>
    <w:p w14:paraId="0D83E103" w14:textId="29EB76DC" w:rsidR="00003D44" w:rsidRPr="00022EA3" w:rsidRDefault="00003D44" w:rsidP="00AD669C">
      <w:pPr>
        <w:rPr>
          <w:rtl/>
        </w:rPr>
      </w:pPr>
      <w:r w:rsidRPr="00022EA3">
        <w:rPr>
          <w:rtl/>
        </w:rPr>
        <w:t>"מה</w:t>
      </w:r>
      <w:r w:rsidR="007F39C7">
        <w:rPr>
          <w:rFonts w:hint="cs"/>
          <w:rtl/>
        </w:rPr>
        <w:t>,</w:t>
      </w:r>
      <w:r w:rsidRPr="00022EA3">
        <w:rPr>
          <w:rtl/>
        </w:rPr>
        <w:t xml:space="preserve"> אתם לא נכנסים?</w:t>
      </w:r>
      <w:r w:rsidR="00986DD2" w:rsidRPr="00986DD2">
        <w:rPr>
          <w:rFonts w:cs="Times New Roman"/>
          <w:rtl/>
        </w:rPr>
        <w:t>" הדס קנטרה, "</w:t>
      </w:r>
      <w:r w:rsidRPr="00022EA3">
        <w:rPr>
          <w:rtl/>
        </w:rPr>
        <w:t xml:space="preserve">זה </w:t>
      </w:r>
      <w:r w:rsidRPr="00022EA3">
        <w:rPr>
          <w:rFonts w:hint="eastAsia"/>
          <w:rtl/>
        </w:rPr>
        <w:t>מקום</w:t>
      </w:r>
      <w:r w:rsidRPr="00022EA3">
        <w:rPr>
          <w:rtl/>
        </w:rPr>
        <w:t xml:space="preserve"> </w:t>
      </w:r>
      <w:r w:rsidRPr="00022EA3">
        <w:rPr>
          <w:rFonts w:hint="eastAsia"/>
          <w:rtl/>
        </w:rPr>
        <w:t>מפואר</w:t>
      </w:r>
      <w:r w:rsidRPr="00022EA3">
        <w:rPr>
          <w:rtl/>
        </w:rPr>
        <w:t xml:space="preserve"> </w:t>
      </w:r>
      <w:r w:rsidRPr="00022EA3">
        <w:rPr>
          <w:rFonts w:hint="eastAsia"/>
          <w:rtl/>
        </w:rPr>
        <w:t>מדי</w:t>
      </w:r>
      <w:r w:rsidRPr="00022EA3">
        <w:rPr>
          <w:rtl/>
        </w:rPr>
        <w:t xml:space="preserve"> </w:t>
      </w:r>
      <w:r w:rsidRPr="00022EA3">
        <w:rPr>
          <w:rFonts w:hint="eastAsia"/>
          <w:rtl/>
        </w:rPr>
        <w:t>בשבילך</w:t>
      </w:r>
      <w:r w:rsidRPr="00022EA3">
        <w:rPr>
          <w:rtl/>
        </w:rPr>
        <w:t xml:space="preserve">, </w:t>
      </w:r>
      <w:r w:rsidRPr="00022EA3">
        <w:rPr>
          <w:rFonts w:hint="eastAsia"/>
          <w:rtl/>
        </w:rPr>
        <w:t>אלכס</w:t>
      </w:r>
      <w:r w:rsidRPr="00022EA3">
        <w:rPr>
          <w:rtl/>
        </w:rPr>
        <w:t>?"</w:t>
      </w:r>
    </w:p>
    <w:p w14:paraId="680C0D96" w14:textId="113A445E" w:rsidR="00641B1B" w:rsidRDefault="00872995" w:rsidP="00641B1B">
      <w:pPr>
        <w:rPr>
          <w:rtl/>
        </w:rPr>
      </w:pPr>
      <w:r>
        <w:rPr>
          <w:rFonts w:cs="Times New Roman"/>
          <w:rtl/>
        </w:rPr>
        <w:t xml:space="preserve">זה </w:t>
      </w:r>
      <w:r w:rsidR="00641B1B">
        <w:rPr>
          <w:rFonts w:cs="Times New Roman"/>
          <w:rtl/>
        </w:rPr>
        <w:t>אכן היה מקום מפואר מדי עבור</w:t>
      </w:r>
      <w:r w:rsidR="002C15ED">
        <w:rPr>
          <w:rFonts w:cs="Times New Roman" w:hint="cs"/>
          <w:rtl/>
        </w:rPr>
        <w:t>ו</w:t>
      </w:r>
      <w:r w:rsidRPr="00872995">
        <w:rPr>
          <w:rFonts w:cs="Times New Roman"/>
          <w:rtl/>
        </w:rPr>
        <w:t xml:space="preserve"> –</w:t>
      </w:r>
      <w:r w:rsidR="00641B1B">
        <w:rPr>
          <w:rFonts w:cs="Times New Roman"/>
          <w:rtl/>
        </w:rPr>
        <w:t xml:space="preserve"> לאחר התייעצות ארוכה עם המלצר הוא סבר שהזמין חזה עוף </w:t>
      </w:r>
      <w:r w:rsidR="002C15ED">
        <w:rPr>
          <w:rFonts w:cs="Times New Roman" w:hint="cs"/>
          <w:rtl/>
        </w:rPr>
        <w:t>ב</w:t>
      </w:r>
      <w:r w:rsidR="00641B1B">
        <w:rPr>
          <w:rFonts w:cs="Times New Roman"/>
          <w:rtl/>
        </w:rPr>
        <w:t xml:space="preserve">כרובית אבל קיבל קציפה אוורירית שנזלה בפיו במרקם רירי. הוא ביקש רוטב עגבניות, להטביע בתוכו את המנה </w:t>
      </w:r>
      <w:r w:rsidR="00402F83" w:rsidRPr="00402F83">
        <w:rPr>
          <w:rFonts w:cs="Times New Roman"/>
          <w:rtl/>
        </w:rPr>
        <w:t>המהודרת</w:t>
      </w:r>
      <w:r w:rsidR="002B660F">
        <w:rPr>
          <w:rFonts w:cs="Times New Roman" w:hint="cs"/>
          <w:rtl/>
        </w:rPr>
        <w:t>,</w:t>
      </w:r>
      <w:r w:rsidR="00641B1B">
        <w:rPr>
          <w:rFonts w:cs="Times New Roman"/>
          <w:rtl/>
        </w:rPr>
        <w:t xml:space="preserve"> ורק לאחר התדיינות לא פחות ארוכה עם </w:t>
      </w:r>
      <w:r w:rsidR="00B62BD3">
        <w:rPr>
          <w:rFonts w:cs="Times New Roman" w:hint="cs"/>
          <w:rtl/>
        </w:rPr>
        <w:t xml:space="preserve">אתו </w:t>
      </w:r>
      <w:r w:rsidR="00641B1B">
        <w:rPr>
          <w:rFonts w:cs="Times New Roman"/>
          <w:rtl/>
        </w:rPr>
        <w:t>מלצר התברר שה-</w:t>
      </w:r>
      <w:r w:rsidR="00641B1B">
        <w:t>tomato sauce</w:t>
      </w:r>
      <w:r w:rsidR="00641B1B">
        <w:rPr>
          <w:rFonts w:cs="Times New Roman"/>
          <w:rtl/>
        </w:rPr>
        <w:t xml:space="preserve"> שאלכס ביקש אינו אלא קטשופ.</w:t>
      </w:r>
    </w:p>
    <w:p w14:paraId="010F2B1B" w14:textId="057042C8" w:rsidR="009534BD" w:rsidRDefault="00641B1B" w:rsidP="009534BD">
      <w:pPr>
        <w:rPr>
          <w:rtl/>
        </w:rPr>
      </w:pPr>
      <w:r>
        <w:rPr>
          <w:rFonts w:cs="Times New Roman"/>
          <w:rtl/>
        </w:rPr>
        <w:t>אלכס כלל לא הוטרד מ</w:t>
      </w:r>
      <w:r w:rsidR="002C15ED" w:rsidRPr="002C15ED">
        <w:rPr>
          <w:rFonts w:cs="Times New Roman"/>
          <w:rtl/>
        </w:rPr>
        <w:t>הבלבול</w:t>
      </w:r>
      <w:r>
        <w:rPr>
          <w:rFonts w:cs="Times New Roman"/>
          <w:rtl/>
        </w:rPr>
        <w:t>, כבר</w:t>
      </w:r>
      <w:r w:rsidR="00872995">
        <w:rPr>
          <w:rFonts w:cs="Times New Roman" w:hint="cs"/>
          <w:rtl/>
        </w:rPr>
        <w:t xml:space="preserve"> </w:t>
      </w:r>
      <w:r w:rsidR="00FA19A0">
        <w:rPr>
          <w:rFonts w:cs="Times New Roman" w:hint="cs"/>
          <w:rtl/>
        </w:rPr>
        <w:t>בילדותו</w:t>
      </w:r>
      <w:r w:rsidR="00872995" w:rsidRPr="00872995">
        <w:rPr>
          <w:rFonts w:cs="Times New Roman"/>
          <w:rtl/>
        </w:rPr>
        <w:t xml:space="preserve"> גילה את [</w:t>
      </w:r>
      <w:r w:rsidR="00872995">
        <w:rPr>
          <w:rFonts w:cs="Times New Roman"/>
          <w:rtl/>
        </w:rPr>
        <w:t>חוסר הטעם שבלעג</w:t>
      </w:r>
      <w:r w:rsidR="00872995" w:rsidRPr="00872995">
        <w:rPr>
          <w:rFonts w:cs="Times New Roman"/>
          <w:rtl/>
        </w:rPr>
        <w:t xml:space="preserve"> שבלגלוג / התיפלות בערות סכלות ריקנות אוויליות כסילות בורות שבהלעגה לעיגה] </w:t>
      </w:r>
      <w:r w:rsidR="00402F83">
        <w:rPr>
          <w:rFonts w:cs="Times New Roman" w:hint="cs"/>
          <w:rtl/>
        </w:rPr>
        <w:t>ה</w:t>
      </w:r>
      <w:r w:rsidR="00872995" w:rsidRPr="00872995">
        <w:rPr>
          <w:rFonts w:cs="Times New Roman"/>
          <w:rtl/>
        </w:rPr>
        <w:t>אוויליות שבלעג</w:t>
      </w:r>
      <w:r>
        <w:rPr>
          <w:rFonts w:cs="Times New Roman"/>
          <w:rtl/>
        </w:rPr>
        <w:t xml:space="preserve"> </w:t>
      </w:r>
      <w:r w:rsidR="00B62BD3">
        <w:rPr>
          <w:rFonts w:cs="Times New Roman" w:hint="cs"/>
          <w:rtl/>
        </w:rPr>
        <w:t>ל</w:t>
      </w:r>
      <w:r>
        <w:rPr>
          <w:rFonts w:cs="Times New Roman"/>
          <w:rtl/>
        </w:rPr>
        <w:t xml:space="preserve">מנהגים </w:t>
      </w:r>
      <w:r w:rsidR="002C15ED" w:rsidRPr="002C15ED">
        <w:rPr>
          <w:rFonts w:cs="Times New Roman"/>
          <w:rtl/>
        </w:rPr>
        <w:t>נ</w:t>
      </w:r>
      <w:r w:rsidR="002B660F">
        <w:rPr>
          <w:rFonts w:cs="Times New Roman" w:hint="cs"/>
          <w:rtl/>
        </w:rPr>
        <w:t>ו</w:t>
      </w:r>
      <w:r w:rsidR="002C15ED" w:rsidRPr="002C15ED">
        <w:rPr>
          <w:rFonts w:cs="Times New Roman"/>
          <w:rtl/>
        </w:rPr>
        <w:t>כרי</w:t>
      </w:r>
      <w:r>
        <w:rPr>
          <w:rFonts w:cs="Times New Roman"/>
          <w:rtl/>
        </w:rPr>
        <w:t xml:space="preserve">ים או </w:t>
      </w:r>
      <w:r w:rsidR="002C15ED">
        <w:rPr>
          <w:rFonts w:cs="Times New Roman" w:hint="cs"/>
          <w:rtl/>
        </w:rPr>
        <w:t>ו</w:t>
      </w:r>
      <w:r>
        <w:rPr>
          <w:rFonts w:cs="Times New Roman"/>
          <w:rtl/>
        </w:rPr>
        <w:t xml:space="preserve">שפות </w:t>
      </w:r>
      <w:r w:rsidR="002C15ED">
        <w:rPr>
          <w:rFonts w:cs="Times New Roman" w:hint="cs"/>
          <w:rtl/>
        </w:rPr>
        <w:t>ז</w:t>
      </w:r>
      <w:r>
        <w:rPr>
          <w:rFonts w:cs="Times New Roman"/>
          <w:rtl/>
        </w:rPr>
        <w:t xml:space="preserve">רות, </w:t>
      </w:r>
      <w:r w:rsidRPr="00641B1B">
        <w:rPr>
          <w:rFonts w:cs="Times New Roman"/>
          <w:rtl/>
        </w:rPr>
        <w:t xml:space="preserve">[בגיחוך שדובר אנגלית יכול למצא במילה הגרמנית ל'לנסוע' </w:t>
      </w:r>
      <w:r w:rsidRPr="00641B1B">
        <w:rPr>
          <w:rFonts w:cs="Times New Roman"/>
        </w:rPr>
        <w:t>Fahrt</w:t>
      </w:r>
      <w:r w:rsidRPr="00641B1B">
        <w:rPr>
          <w:rFonts w:cs="Times New Roman"/>
          <w:rtl/>
        </w:rPr>
        <w:t xml:space="preserve"> או דובר עברית במילה הגרמנית ל'להיות' </w:t>
      </w:r>
      <w:r w:rsidRPr="00641B1B">
        <w:rPr>
          <w:rFonts w:cs="Times New Roman"/>
        </w:rPr>
        <w:t>sein</w:t>
      </w:r>
      <w:r w:rsidRPr="00641B1B">
        <w:rPr>
          <w:rFonts w:cs="Times New Roman"/>
          <w:rtl/>
        </w:rPr>
        <w:t>.]</w:t>
      </w:r>
      <w:r>
        <w:rPr>
          <w:rFonts w:cs="Times New Roman" w:hint="cs"/>
          <w:rtl/>
        </w:rPr>
        <w:t xml:space="preserve"> </w:t>
      </w:r>
      <w:r>
        <w:rPr>
          <w:rFonts w:cs="Times New Roman"/>
          <w:rtl/>
        </w:rPr>
        <w:t>אבל לא כן הדס. לאחרונה</w:t>
      </w:r>
      <w:r w:rsidR="00003D44" w:rsidRPr="00022EA3">
        <w:rPr>
          <w:rtl/>
        </w:rPr>
        <w:t xml:space="preserve"> החליטה ש</w:t>
      </w:r>
      <w:r w:rsidR="00003D44" w:rsidRPr="00022EA3">
        <w:rPr>
          <w:rFonts w:hint="eastAsia"/>
          <w:rtl/>
        </w:rPr>
        <w:t>עליה</w:t>
      </w:r>
      <w:r w:rsidR="00003D44" w:rsidRPr="00022EA3">
        <w:rPr>
          <w:rtl/>
        </w:rPr>
        <w:t xml:space="preserve"> </w:t>
      </w:r>
      <w:r w:rsidR="00003D44" w:rsidRPr="00022EA3">
        <w:rPr>
          <w:rFonts w:hint="eastAsia"/>
          <w:rtl/>
        </w:rPr>
        <w:t>ל</w:t>
      </w:r>
      <w:r w:rsidR="007F39C7">
        <w:rPr>
          <w:rFonts w:hint="cs"/>
          <w:rtl/>
        </w:rPr>
        <w:t xml:space="preserve">למוד </w:t>
      </w:r>
      <w:r w:rsidR="002C15ED" w:rsidRPr="002C15ED">
        <w:rPr>
          <w:rFonts w:cs="Times New Roman"/>
          <w:rtl/>
        </w:rPr>
        <w:t>את שפת אימו של</w:t>
      </w:r>
      <w:r w:rsidR="00003D44" w:rsidRPr="00022EA3">
        <w:rPr>
          <w:rtl/>
        </w:rPr>
        <w:t xml:space="preserve"> חבר</w:t>
      </w:r>
      <w:r w:rsidR="002C15ED">
        <w:rPr>
          <w:rFonts w:hint="cs"/>
          <w:rtl/>
        </w:rPr>
        <w:t>הּ</w:t>
      </w:r>
      <w:r w:rsidR="00003D44" w:rsidRPr="00022EA3">
        <w:rPr>
          <w:rtl/>
        </w:rPr>
        <w:t xml:space="preserve"> </w:t>
      </w:r>
      <w:r w:rsidR="002C15ED" w:rsidRPr="002C15ED">
        <w:rPr>
          <w:rFonts w:cs="Times New Roman"/>
          <w:rtl/>
        </w:rPr>
        <w:t xml:space="preserve">להעמיק את הקשר ביניהם, </w:t>
      </w:r>
      <w:r w:rsidR="00FA5935">
        <w:rPr>
          <w:rFonts w:hint="cs"/>
          <w:rtl/>
        </w:rPr>
        <w:t>[</w:t>
      </w:r>
      <w:r w:rsidR="00003D44" w:rsidRPr="00022EA3">
        <w:rPr>
          <w:rtl/>
        </w:rPr>
        <w:t xml:space="preserve">שלא היה למרבה הצער יליד הארץ ולכן </w:t>
      </w:r>
      <w:r w:rsidR="00C772C1" w:rsidRPr="00022EA3">
        <w:rPr>
          <w:rFonts w:hint="eastAsia"/>
          <w:rtl/>
        </w:rPr>
        <w:t>מועמס</w:t>
      </w:r>
      <w:r w:rsidR="00FA5935">
        <w:rPr>
          <w:rFonts w:hint="cs"/>
          <w:rtl/>
        </w:rPr>
        <w:t xml:space="preserve"> </w:t>
      </w:r>
      <w:r w:rsidR="00003D44" w:rsidRPr="00022EA3">
        <w:t>burdened</w:t>
      </w:r>
      <w:r w:rsidR="00003D44" w:rsidRPr="00022EA3">
        <w:rPr>
          <w:rtl/>
        </w:rPr>
        <w:t xml:space="preserve"> בכמה נדבכי זרות, </w:t>
      </w:r>
      <w:r w:rsidR="00C772C1" w:rsidRPr="00022EA3">
        <w:rPr>
          <w:rFonts w:hint="eastAsia"/>
          <w:rtl/>
        </w:rPr>
        <w:t>ו</w:t>
      </w:r>
      <w:r w:rsidR="00A3172F" w:rsidRPr="00022EA3">
        <w:rPr>
          <w:rFonts w:hint="eastAsia"/>
          <w:rtl/>
        </w:rPr>
        <w:t>ההבנה</w:t>
      </w:r>
      <w:r w:rsidR="00A3172F" w:rsidRPr="00022EA3">
        <w:rPr>
          <w:rtl/>
        </w:rPr>
        <w:t xml:space="preserve"> העמוקה </w:t>
      </w:r>
      <w:r w:rsidR="00791429" w:rsidRPr="00022EA3">
        <w:rPr>
          <w:rFonts w:hint="eastAsia"/>
          <w:rtl/>
        </w:rPr>
        <w:t>ב</w:t>
      </w:r>
      <w:r w:rsidR="00A3172F" w:rsidRPr="00022EA3">
        <w:rPr>
          <w:rFonts w:hint="eastAsia"/>
          <w:rtl/>
        </w:rPr>
        <w:t>יותר</w:t>
      </w:r>
      <w:r w:rsidR="00C772C1" w:rsidRPr="00022EA3">
        <w:rPr>
          <w:rtl/>
        </w:rPr>
        <w:t xml:space="preserve"> ת</w:t>
      </w:r>
      <w:r w:rsidR="000C20E8" w:rsidRPr="00022EA3">
        <w:rPr>
          <w:rFonts w:hint="eastAsia"/>
          <w:rtl/>
        </w:rPr>
        <w:t>תחולל</w:t>
      </w:r>
      <w:r w:rsidR="000C20E8" w:rsidRPr="00022EA3">
        <w:rPr>
          <w:rtl/>
        </w:rPr>
        <w:t xml:space="preserve"> </w:t>
      </w:r>
      <w:r w:rsidR="000C20E8" w:rsidRPr="00022EA3">
        <w:rPr>
          <w:rFonts w:hint="eastAsia"/>
          <w:rtl/>
        </w:rPr>
        <w:t>תוך</w:t>
      </w:r>
      <w:r w:rsidR="00C772C1" w:rsidRPr="00022EA3">
        <w:rPr>
          <w:rtl/>
        </w:rPr>
        <w:t>-</w:t>
      </w:r>
      <w:r w:rsidR="000C20E8" w:rsidRPr="00022EA3">
        <w:rPr>
          <w:rFonts w:hint="eastAsia"/>
          <w:rtl/>
        </w:rPr>
        <w:t>כ</w:t>
      </w:r>
      <w:r w:rsidR="00C772C1" w:rsidRPr="00022EA3">
        <w:rPr>
          <w:rFonts w:hint="eastAsia"/>
          <w:rtl/>
        </w:rPr>
        <w:t>די</w:t>
      </w:r>
      <w:r w:rsidR="00C772C1" w:rsidRPr="00022EA3">
        <w:rPr>
          <w:rtl/>
        </w:rPr>
        <w:t xml:space="preserve"> </w:t>
      </w:r>
      <w:r w:rsidR="00003D44" w:rsidRPr="00022EA3">
        <w:rPr>
          <w:rFonts w:hint="eastAsia"/>
          <w:rtl/>
        </w:rPr>
        <w:t>ל</w:t>
      </w:r>
      <w:r w:rsidR="00C772C1" w:rsidRPr="00022EA3">
        <w:rPr>
          <w:rFonts w:hint="eastAsia"/>
          <w:rtl/>
        </w:rPr>
        <w:t>י</w:t>
      </w:r>
      <w:r w:rsidR="00003D44" w:rsidRPr="00022EA3">
        <w:rPr>
          <w:rFonts w:hint="eastAsia"/>
          <w:rtl/>
        </w:rPr>
        <w:t>מוד</w:t>
      </w:r>
      <w:r w:rsidR="00003D44" w:rsidRPr="00022EA3">
        <w:rPr>
          <w:rtl/>
        </w:rPr>
        <w:t xml:space="preserve"> שפת אימו.</w:t>
      </w:r>
      <w:r w:rsidR="00FA5935">
        <w:rPr>
          <w:rFonts w:hint="cs"/>
          <w:rtl/>
        </w:rPr>
        <w:t>]</w:t>
      </w:r>
      <w:r w:rsidR="00003D44" w:rsidRPr="00022EA3">
        <w:rPr>
          <w:rtl/>
        </w:rPr>
        <w:t xml:space="preserve"> אבל רוסית, התברר לה מייד, </w:t>
      </w:r>
      <w:r w:rsidR="00003D44" w:rsidRPr="00022EA3">
        <w:rPr>
          <w:rtl/>
        </w:rPr>
        <w:lastRenderedPageBreak/>
        <w:t xml:space="preserve">שפה קשה </w:t>
      </w:r>
      <w:r w:rsidR="00B62BD3">
        <w:rPr>
          <w:rFonts w:hint="cs"/>
          <w:rtl/>
        </w:rPr>
        <w:t xml:space="preserve">היא </w:t>
      </w:r>
      <w:r w:rsidR="00A3172F" w:rsidRPr="00022EA3">
        <w:rPr>
          <w:rtl/>
        </w:rPr>
        <w:t>עד אימה</w:t>
      </w:r>
      <w:r w:rsidR="00877802">
        <w:rPr>
          <w:rFonts w:hint="cs"/>
          <w:rtl/>
        </w:rPr>
        <w:t xml:space="preserve"> [</w:t>
      </w:r>
      <w:r w:rsidR="00A3172F" w:rsidRPr="00022EA3">
        <w:rPr>
          <w:rtl/>
        </w:rPr>
        <w:t xml:space="preserve">, </w:t>
      </w:r>
      <w:r w:rsidR="00003D44" w:rsidRPr="00022EA3">
        <w:rPr>
          <w:rFonts w:hint="eastAsia"/>
          <w:rtl/>
        </w:rPr>
        <w:t>והיא</w:t>
      </w:r>
      <w:r w:rsidR="00003D44" w:rsidRPr="00022EA3">
        <w:rPr>
          <w:rtl/>
        </w:rPr>
        <w:t xml:space="preserve"> </w:t>
      </w:r>
      <w:r w:rsidR="00003D44" w:rsidRPr="00022EA3">
        <w:rPr>
          <w:rFonts w:hint="eastAsia"/>
          <w:rtl/>
        </w:rPr>
        <w:t>נהגה</w:t>
      </w:r>
      <w:r w:rsidR="00003D44" w:rsidRPr="00022EA3">
        <w:rPr>
          <w:rtl/>
        </w:rPr>
        <w:t xml:space="preserve"> </w:t>
      </w:r>
      <w:r w:rsidR="00003D44" w:rsidRPr="00022EA3">
        <w:rPr>
          <w:rFonts w:hint="eastAsia"/>
          <w:rtl/>
        </w:rPr>
        <w:t>לעקוץ</w:t>
      </w:r>
      <w:r w:rsidR="00003D44" w:rsidRPr="00022EA3">
        <w:rPr>
          <w:rtl/>
        </w:rPr>
        <w:t xml:space="preserve"> </w:t>
      </w:r>
      <w:r w:rsidR="00003D44" w:rsidRPr="00022EA3">
        <w:rPr>
          <w:rFonts w:hint="eastAsia"/>
          <w:rtl/>
        </w:rPr>
        <w:t>את</w:t>
      </w:r>
      <w:r w:rsidR="00003D44" w:rsidRPr="00022EA3">
        <w:rPr>
          <w:rtl/>
        </w:rPr>
        <w:t xml:space="preserve"> </w:t>
      </w:r>
      <w:r w:rsidR="00003D44" w:rsidRPr="00022EA3">
        <w:rPr>
          <w:rFonts w:hint="eastAsia"/>
          <w:rtl/>
        </w:rPr>
        <w:t>ארקדי</w:t>
      </w:r>
      <w:r w:rsidR="00003D44" w:rsidRPr="00022EA3">
        <w:rPr>
          <w:rtl/>
        </w:rPr>
        <w:t xml:space="preserve"> </w:t>
      </w:r>
      <w:r w:rsidR="00003D44" w:rsidRPr="00022EA3">
        <w:rPr>
          <w:rFonts w:hint="eastAsia"/>
          <w:rtl/>
        </w:rPr>
        <w:t>ולא</w:t>
      </w:r>
      <w:r w:rsidR="00003D44" w:rsidRPr="00022EA3">
        <w:rPr>
          <w:rtl/>
        </w:rPr>
        <w:t xml:space="preserve"> </w:t>
      </w:r>
      <w:r w:rsidR="00003D44" w:rsidRPr="00022EA3">
        <w:rPr>
          <w:rFonts w:hint="eastAsia"/>
          <w:rtl/>
        </w:rPr>
        <w:t>באופן</w:t>
      </w:r>
      <w:r w:rsidR="00003D44" w:rsidRPr="00022EA3">
        <w:rPr>
          <w:rtl/>
        </w:rPr>
        <w:t xml:space="preserve"> </w:t>
      </w:r>
      <w:r w:rsidR="00003D44" w:rsidRPr="00022EA3">
        <w:rPr>
          <w:rFonts w:hint="eastAsia"/>
          <w:rtl/>
        </w:rPr>
        <w:t>החמוד</w:t>
      </w:r>
      <w:r w:rsidR="00003D44" w:rsidRPr="00022EA3">
        <w:rPr>
          <w:rtl/>
        </w:rPr>
        <w:t xml:space="preserve"> </w:t>
      </w:r>
      <w:r w:rsidR="00003D44" w:rsidRPr="00022EA3">
        <w:rPr>
          <w:rFonts w:hint="eastAsia"/>
          <w:rtl/>
        </w:rPr>
        <w:t>וטוב</w:t>
      </w:r>
      <w:r w:rsidR="00003D44" w:rsidRPr="00022EA3">
        <w:rPr>
          <w:rtl/>
        </w:rPr>
        <w:t xml:space="preserve"> </w:t>
      </w:r>
      <w:r w:rsidR="00003D44" w:rsidRPr="00022EA3">
        <w:rPr>
          <w:rFonts w:hint="eastAsia"/>
          <w:rtl/>
        </w:rPr>
        <w:t>הלב</w:t>
      </w:r>
      <w:r w:rsidR="00003D44" w:rsidRPr="00022EA3">
        <w:rPr>
          <w:rtl/>
        </w:rPr>
        <w:t xml:space="preserve"> </w:t>
      </w:r>
      <w:r w:rsidR="00003D44" w:rsidRPr="00022EA3">
        <w:rPr>
          <w:rFonts w:hint="eastAsia"/>
          <w:rtl/>
        </w:rPr>
        <w:t>ביותר</w:t>
      </w:r>
      <w:r w:rsidR="00003D44" w:rsidRPr="00022EA3">
        <w:rPr>
          <w:rtl/>
        </w:rPr>
        <w:t xml:space="preserve"> </w:t>
      </w:r>
      <w:r w:rsidR="00003D44" w:rsidRPr="00022EA3">
        <w:rPr>
          <w:rFonts w:hint="eastAsia"/>
          <w:rtl/>
        </w:rPr>
        <w:t>שניתן</w:t>
      </w:r>
      <w:r w:rsidR="00003D44" w:rsidRPr="00022EA3">
        <w:rPr>
          <w:rtl/>
        </w:rPr>
        <w:t xml:space="preserve"> </w:t>
      </w:r>
      <w:r w:rsidR="00003D44" w:rsidRPr="00022EA3">
        <w:rPr>
          <w:rFonts w:hint="eastAsia"/>
          <w:rtl/>
        </w:rPr>
        <w:t>להעלות</w:t>
      </w:r>
      <w:r w:rsidR="00003D44" w:rsidRPr="00022EA3">
        <w:rPr>
          <w:rtl/>
        </w:rPr>
        <w:t xml:space="preserve"> </w:t>
      </w:r>
      <w:r w:rsidR="00003D44" w:rsidRPr="00022EA3">
        <w:rPr>
          <w:rFonts w:hint="eastAsia"/>
          <w:rtl/>
        </w:rPr>
        <w:t>על</w:t>
      </w:r>
      <w:r w:rsidR="00003D44" w:rsidRPr="00022EA3">
        <w:rPr>
          <w:rtl/>
        </w:rPr>
        <w:t xml:space="preserve"> </w:t>
      </w:r>
      <w:r w:rsidR="00003D44" w:rsidRPr="00022EA3">
        <w:rPr>
          <w:rFonts w:hint="eastAsia"/>
          <w:rtl/>
        </w:rPr>
        <w:t>הדעת</w:t>
      </w:r>
      <w:r w:rsidR="00877802">
        <w:rPr>
          <w:rFonts w:hint="cs"/>
          <w:rtl/>
        </w:rPr>
        <w:t>]</w:t>
      </w:r>
      <w:r w:rsidR="00003D44" w:rsidRPr="00022EA3">
        <w:rPr>
          <w:rtl/>
        </w:rPr>
        <w:t xml:space="preserve">. </w:t>
      </w:r>
      <w:r w:rsidR="00FA5935">
        <w:rPr>
          <w:rFonts w:hint="cs"/>
          <w:rtl/>
        </w:rPr>
        <w:t>"</w:t>
      </w:r>
      <w:r w:rsidR="00003D44" w:rsidRPr="00022EA3">
        <w:rPr>
          <w:rFonts w:hint="eastAsia"/>
          <w:rtl/>
        </w:rPr>
        <w:t>המילים</w:t>
      </w:r>
      <w:r w:rsidR="00003D44" w:rsidRPr="00022EA3">
        <w:rPr>
          <w:rtl/>
        </w:rPr>
        <w:t xml:space="preserve"> </w:t>
      </w:r>
      <w:r w:rsidR="00003D44" w:rsidRPr="00022EA3">
        <w:rPr>
          <w:rFonts w:hint="eastAsia"/>
          <w:rtl/>
        </w:rPr>
        <w:t>ברוסית</w:t>
      </w:r>
      <w:r w:rsidR="00003D44" w:rsidRPr="00022EA3">
        <w:rPr>
          <w:rtl/>
        </w:rPr>
        <w:t xml:space="preserve"> </w:t>
      </w:r>
      <w:r w:rsidR="00003D44" w:rsidRPr="00022EA3">
        <w:rPr>
          <w:rFonts w:hint="eastAsia"/>
          <w:rtl/>
        </w:rPr>
        <w:t>ארוכות</w:t>
      </w:r>
      <w:r w:rsidR="00003D44" w:rsidRPr="00022EA3">
        <w:rPr>
          <w:rtl/>
        </w:rPr>
        <w:t>!</w:t>
      </w:r>
      <w:r w:rsidR="00FA5935">
        <w:rPr>
          <w:rFonts w:hint="cs"/>
          <w:rtl/>
        </w:rPr>
        <w:t>"</w:t>
      </w:r>
      <w:r w:rsidR="00003D44" w:rsidRPr="00022EA3">
        <w:rPr>
          <w:rtl/>
        </w:rPr>
        <w:t xml:space="preserve"> </w:t>
      </w:r>
      <w:r w:rsidR="00003D44" w:rsidRPr="00022EA3">
        <w:rPr>
          <w:rFonts w:hint="eastAsia"/>
          <w:rtl/>
        </w:rPr>
        <w:t>היא</w:t>
      </w:r>
      <w:r w:rsidR="00003D44" w:rsidRPr="00022EA3">
        <w:rPr>
          <w:rtl/>
        </w:rPr>
        <w:t xml:space="preserve"> </w:t>
      </w:r>
      <w:r>
        <w:rPr>
          <w:rFonts w:hint="cs"/>
          <w:rtl/>
        </w:rPr>
        <w:t>נהגה לה</w:t>
      </w:r>
      <w:r w:rsidR="00003D44" w:rsidRPr="00022EA3">
        <w:rPr>
          <w:rFonts w:hint="eastAsia"/>
          <w:rtl/>
        </w:rPr>
        <w:t>תלונ</w:t>
      </w:r>
      <w:r>
        <w:rPr>
          <w:rFonts w:hint="cs"/>
          <w:rtl/>
        </w:rPr>
        <w:t>ן</w:t>
      </w:r>
      <w:r w:rsidR="002B660F">
        <w:rPr>
          <w:rFonts w:hint="cs"/>
          <w:rtl/>
        </w:rPr>
        <w:t>,</w:t>
      </w:r>
      <w:r w:rsidR="00003D44" w:rsidRPr="00022EA3">
        <w:rPr>
          <w:rtl/>
        </w:rPr>
        <w:t xml:space="preserve"> </w:t>
      </w:r>
      <w:r w:rsidR="00003D44" w:rsidRPr="00022EA3">
        <w:rPr>
          <w:rFonts w:hint="eastAsia"/>
          <w:rtl/>
        </w:rPr>
        <w:t>וארקדי</w:t>
      </w:r>
      <w:r w:rsidR="00003D44" w:rsidRPr="00022EA3">
        <w:rPr>
          <w:rtl/>
        </w:rPr>
        <w:t xml:space="preserve"> </w:t>
      </w:r>
      <w:r w:rsidR="00003D44" w:rsidRPr="00022EA3">
        <w:rPr>
          <w:rFonts w:hint="eastAsia"/>
          <w:rtl/>
        </w:rPr>
        <w:t>התקפל</w:t>
      </w:r>
      <w:r w:rsidR="00003D44" w:rsidRPr="00022EA3">
        <w:rPr>
          <w:rtl/>
        </w:rPr>
        <w:t xml:space="preserve"> </w:t>
      </w:r>
      <w:r w:rsidR="00003D44" w:rsidRPr="00022EA3">
        <w:rPr>
          <w:rFonts w:hint="eastAsia"/>
          <w:rtl/>
        </w:rPr>
        <w:t>כאילו</w:t>
      </w:r>
      <w:r w:rsidR="00003D44" w:rsidRPr="00022EA3">
        <w:rPr>
          <w:rtl/>
        </w:rPr>
        <w:t xml:space="preserve"> </w:t>
      </w:r>
      <w:r w:rsidR="00003D44" w:rsidRPr="00022EA3">
        <w:rPr>
          <w:rFonts w:hint="eastAsia"/>
          <w:rtl/>
        </w:rPr>
        <w:t>חטף</w:t>
      </w:r>
      <w:r w:rsidR="00003D44" w:rsidRPr="00022EA3">
        <w:rPr>
          <w:rtl/>
        </w:rPr>
        <w:t xml:space="preserve"> </w:t>
      </w:r>
      <w:r w:rsidR="00003D44" w:rsidRPr="00022EA3">
        <w:rPr>
          <w:rFonts w:hint="eastAsia"/>
          <w:rtl/>
        </w:rPr>
        <w:t>חץ</w:t>
      </w:r>
      <w:r w:rsidR="00003D44" w:rsidRPr="00022EA3">
        <w:rPr>
          <w:rtl/>
        </w:rPr>
        <w:t xml:space="preserve"> </w:t>
      </w:r>
      <w:r w:rsidR="00003D44" w:rsidRPr="00022EA3">
        <w:rPr>
          <w:rFonts w:hint="eastAsia"/>
          <w:rtl/>
        </w:rPr>
        <w:t>רעיל</w:t>
      </w:r>
      <w:r w:rsidR="00003D44" w:rsidRPr="00022EA3">
        <w:rPr>
          <w:rtl/>
        </w:rPr>
        <w:t xml:space="preserve"> </w:t>
      </w:r>
      <w:r w:rsidR="00003D44" w:rsidRPr="00022EA3">
        <w:rPr>
          <w:rFonts w:hint="eastAsia"/>
          <w:rtl/>
        </w:rPr>
        <w:t>בבטן</w:t>
      </w:r>
      <w:r w:rsidR="00003D44" w:rsidRPr="00022EA3">
        <w:rPr>
          <w:rtl/>
        </w:rPr>
        <w:t xml:space="preserve"> </w:t>
      </w:r>
      <w:r w:rsidR="00003D44" w:rsidRPr="00022EA3">
        <w:rPr>
          <w:rFonts w:hint="eastAsia"/>
          <w:rtl/>
        </w:rPr>
        <w:t>מתוקף</w:t>
      </w:r>
      <w:r w:rsidR="00003D44" w:rsidRPr="00022EA3">
        <w:rPr>
          <w:rtl/>
        </w:rPr>
        <w:t xml:space="preserve"> </w:t>
      </w:r>
      <w:r w:rsidR="00003D44" w:rsidRPr="00022EA3">
        <w:rPr>
          <w:rFonts w:hint="eastAsia"/>
          <w:rtl/>
        </w:rPr>
        <w:t>היותו</w:t>
      </w:r>
      <w:r w:rsidR="00003D44" w:rsidRPr="00022EA3">
        <w:rPr>
          <w:rtl/>
        </w:rPr>
        <w:t xml:space="preserve"> </w:t>
      </w:r>
      <w:r w:rsidR="00003D44" w:rsidRPr="00022EA3">
        <w:rPr>
          <w:rFonts w:hint="eastAsia"/>
          <w:rtl/>
        </w:rPr>
        <w:t>האחראי</w:t>
      </w:r>
      <w:r w:rsidR="00003D44" w:rsidRPr="00022EA3">
        <w:rPr>
          <w:rtl/>
        </w:rPr>
        <w:t xml:space="preserve"> </w:t>
      </w:r>
      <w:r w:rsidR="00003D44" w:rsidRPr="00022EA3">
        <w:rPr>
          <w:rFonts w:hint="eastAsia"/>
          <w:rtl/>
        </w:rPr>
        <w:t>הבלעדי</w:t>
      </w:r>
      <w:r w:rsidR="00003D44" w:rsidRPr="00022EA3">
        <w:rPr>
          <w:rtl/>
        </w:rPr>
        <w:t xml:space="preserve"> </w:t>
      </w:r>
      <w:r w:rsidR="00003D44" w:rsidRPr="00022EA3">
        <w:rPr>
          <w:rFonts w:hint="eastAsia"/>
          <w:rtl/>
        </w:rPr>
        <w:t>למבנה</w:t>
      </w:r>
      <w:r w:rsidR="00003D44" w:rsidRPr="00022EA3">
        <w:rPr>
          <w:rtl/>
        </w:rPr>
        <w:t xml:space="preserve"> </w:t>
      </w:r>
      <w:r w:rsidR="00003D44" w:rsidRPr="00022EA3">
        <w:rPr>
          <w:rFonts w:hint="eastAsia"/>
          <w:rtl/>
        </w:rPr>
        <w:t>השפה</w:t>
      </w:r>
      <w:r w:rsidR="00003D44" w:rsidRPr="00022EA3">
        <w:rPr>
          <w:rtl/>
        </w:rPr>
        <w:t xml:space="preserve"> </w:t>
      </w:r>
      <w:r w:rsidR="00003D44" w:rsidRPr="00022EA3">
        <w:rPr>
          <w:rFonts w:hint="eastAsia"/>
          <w:rtl/>
        </w:rPr>
        <w:t>הרוסית</w:t>
      </w:r>
      <w:r w:rsidR="00A3172F" w:rsidRPr="00022EA3">
        <w:rPr>
          <w:rtl/>
        </w:rPr>
        <w:t xml:space="preserve"> ו</w:t>
      </w:r>
      <w:r w:rsidR="002C15ED">
        <w:rPr>
          <w:rFonts w:hint="cs"/>
          <w:rtl/>
        </w:rPr>
        <w:t>ל</w:t>
      </w:r>
      <w:r w:rsidR="00A3172F" w:rsidRPr="00022EA3">
        <w:rPr>
          <w:rtl/>
        </w:rPr>
        <w:t>אוצר מילותיה</w:t>
      </w:r>
      <w:r w:rsidR="00003D44" w:rsidRPr="00022EA3">
        <w:rPr>
          <w:rtl/>
        </w:rPr>
        <w:t xml:space="preserve">, והאשם העיקרי </w:t>
      </w:r>
      <w:r w:rsidR="002C15ED">
        <w:rPr>
          <w:rFonts w:hint="cs"/>
          <w:rtl/>
        </w:rPr>
        <w:t>ב</w:t>
      </w:r>
      <w:r w:rsidR="00003D44" w:rsidRPr="00022EA3">
        <w:rPr>
          <w:rFonts w:hint="eastAsia"/>
          <w:rtl/>
        </w:rPr>
        <w:t>כך</w:t>
      </w:r>
      <w:r w:rsidR="00003D44" w:rsidRPr="00022EA3">
        <w:rPr>
          <w:rtl/>
        </w:rPr>
        <w:t xml:space="preserve"> </w:t>
      </w:r>
      <w:r w:rsidR="00003D44" w:rsidRPr="00022EA3">
        <w:rPr>
          <w:rFonts w:hint="eastAsia"/>
          <w:rtl/>
        </w:rPr>
        <w:t>שאבות</w:t>
      </w:r>
      <w:r w:rsidR="00003D44" w:rsidRPr="00022EA3">
        <w:rPr>
          <w:rtl/>
        </w:rPr>
        <w:t xml:space="preserve"> </w:t>
      </w:r>
      <w:r w:rsidR="00003D44" w:rsidRPr="00022EA3">
        <w:rPr>
          <w:rFonts w:hint="eastAsia"/>
          <w:rtl/>
        </w:rPr>
        <w:t>השפה</w:t>
      </w:r>
      <w:r w:rsidR="00003D44" w:rsidRPr="00022EA3">
        <w:rPr>
          <w:rtl/>
        </w:rPr>
        <w:t xml:space="preserve"> </w:t>
      </w:r>
      <w:r w:rsidR="00003D44" w:rsidRPr="00022EA3">
        <w:rPr>
          <w:rFonts w:hint="eastAsia"/>
          <w:rtl/>
        </w:rPr>
        <w:t>נזקקו</w:t>
      </w:r>
      <w:r w:rsidR="00003D44" w:rsidRPr="00022EA3">
        <w:rPr>
          <w:rtl/>
        </w:rPr>
        <w:t xml:space="preserve"> </w:t>
      </w:r>
      <w:r w:rsidR="00003D44" w:rsidRPr="00022EA3">
        <w:rPr>
          <w:rFonts w:hint="eastAsia"/>
          <w:rtl/>
        </w:rPr>
        <w:t>ל</w:t>
      </w:r>
      <w:r w:rsidR="00A3172F" w:rsidRPr="00022EA3">
        <w:rPr>
          <w:rFonts w:hint="eastAsia"/>
          <w:rtl/>
        </w:rPr>
        <w:t>עיתים</w:t>
      </w:r>
      <w:r w:rsidR="00A3172F" w:rsidRPr="00022EA3">
        <w:rPr>
          <w:rtl/>
        </w:rPr>
        <w:t xml:space="preserve"> </w:t>
      </w:r>
      <w:r w:rsidR="00A3172F" w:rsidRPr="00022EA3">
        <w:rPr>
          <w:rFonts w:hint="eastAsia"/>
          <w:rtl/>
        </w:rPr>
        <w:t>ל</w:t>
      </w:r>
      <w:r w:rsidR="00003D44" w:rsidRPr="00022EA3">
        <w:rPr>
          <w:rFonts w:hint="eastAsia"/>
          <w:rtl/>
        </w:rPr>
        <w:t>הברות</w:t>
      </w:r>
      <w:r w:rsidR="00003D44" w:rsidRPr="00022EA3">
        <w:rPr>
          <w:rtl/>
        </w:rPr>
        <w:t xml:space="preserve"> </w:t>
      </w:r>
      <w:r w:rsidR="00003D44" w:rsidRPr="00022EA3">
        <w:rPr>
          <w:rFonts w:hint="eastAsia"/>
          <w:rtl/>
        </w:rPr>
        <w:t>רבות</w:t>
      </w:r>
      <w:r w:rsidR="00003D44" w:rsidRPr="00022EA3">
        <w:rPr>
          <w:rtl/>
        </w:rPr>
        <w:t xml:space="preserve"> </w:t>
      </w:r>
      <w:r w:rsidR="00003D44" w:rsidRPr="00022EA3">
        <w:rPr>
          <w:rFonts w:hint="eastAsia"/>
          <w:rtl/>
        </w:rPr>
        <w:t>כדי</w:t>
      </w:r>
      <w:r w:rsidR="00003D44" w:rsidRPr="00022EA3">
        <w:rPr>
          <w:rtl/>
        </w:rPr>
        <w:t xml:space="preserve"> </w:t>
      </w:r>
      <w:r w:rsidR="00003D44" w:rsidRPr="00022EA3">
        <w:rPr>
          <w:rFonts w:hint="eastAsia"/>
          <w:rtl/>
        </w:rPr>
        <w:t>לבטא</w:t>
      </w:r>
      <w:r w:rsidR="00003D44" w:rsidRPr="00022EA3">
        <w:rPr>
          <w:rtl/>
        </w:rPr>
        <w:t xml:space="preserve"> </w:t>
      </w:r>
      <w:r w:rsidR="00003D44" w:rsidRPr="00022EA3">
        <w:rPr>
          <w:rFonts w:hint="eastAsia"/>
          <w:rtl/>
        </w:rPr>
        <w:t>את</w:t>
      </w:r>
      <w:r w:rsidR="00003D44" w:rsidRPr="00022EA3">
        <w:rPr>
          <w:rtl/>
        </w:rPr>
        <w:t xml:space="preserve"> </w:t>
      </w:r>
      <w:r w:rsidR="00003D44" w:rsidRPr="00022EA3">
        <w:rPr>
          <w:rFonts w:hint="eastAsia"/>
          <w:rtl/>
        </w:rPr>
        <w:t>מחשבותיהם</w:t>
      </w:r>
      <w:r w:rsidR="00003D44" w:rsidRPr="00022EA3">
        <w:rPr>
          <w:rtl/>
        </w:rPr>
        <w:t>.</w:t>
      </w:r>
      <w:r w:rsidR="009534BD" w:rsidRPr="009534BD">
        <w:rPr>
          <w:rtl/>
        </w:rPr>
        <w:t xml:space="preserve"> </w:t>
      </w:r>
    </w:p>
    <w:p w14:paraId="3DF556A4" w14:textId="032C1CF1" w:rsidR="009534BD" w:rsidRDefault="009534BD" w:rsidP="009534BD">
      <w:pPr>
        <w:rPr>
          <w:rtl/>
        </w:rPr>
      </w:pPr>
      <w:r>
        <w:rPr>
          <w:rFonts w:cs="Times New Roman"/>
          <w:rtl/>
        </w:rPr>
        <w:t xml:space="preserve">[אלכס עצמו היה מעדיף ששפתו הראשונה לא </w:t>
      </w:r>
      <w:r w:rsidR="001C5A04">
        <w:rPr>
          <w:rFonts w:cs="Times New Roman"/>
          <w:rtl/>
        </w:rPr>
        <w:t>הייתה</w:t>
      </w:r>
      <w:r>
        <w:rPr>
          <w:rFonts w:cs="Times New Roman"/>
          <w:rtl/>
        </w:rPr>
        <w:t xml:space="preserve"> אנגלית – הרי אנגלית כל אחד לומד, מתישהו. לו היה יכול לבחור, היה מעדיף רוסית, או כל אחת אחרת משפות ה</w:t>
      </w:r>
      <w:r w:rsidR="004D3146">
        <w:rPr>
          <w:rFonts w:cs="Times New Roman" w:hint="cs"/>
          <w:rtl/>
        </w:rPr>
        <w:t>ו</w:t>
      </w:r>
      <w:r>
        <w:rPr>
          <w:rFonts w:cs="Times New Roman"/>
          <w:rtl/>
        </w:rPr>
        <w:t xml:space="preserve">דו-אירופאיות קשות, שכשאימו </w:t>
      </w:r>
      <w:r w:rsidR="001C5A04">
        <w:rPr>
          <w:rFonts w:cs="Times New Roman"/>
          <w:rtl/>
        </w:rPr>
        <w:t>הייתה</w:t>
      </w:r>
      <w:r>
        <w:rPr>
          <w:rFonts w:cs="Times New Roman"/>
          <w:rtl/>
        </w:rPr>
        <w:t xml:space="preserve"> מסבירה את כללי הדקדוק שלהם היה מוחו משתתק לאחר כמה דקות. כמה נפלא להיות אדם שכללים כה מסובכים טבועים בו כבר בטבעיות.</w:t>
      </w:r>
    </w:p>
    <w:p w14:paraId="58549E73" w14:textId="0809B563" w:rsidR="00FA5935" w:rsidRPr="00022EA3" w:rsidRDefault="009534BD" w:rsidP="009534BD">
      <w:pPr>
        <w:rPr>
          <w:rtl/>
        </w:rPr>
      </w:pPr>
      <w:r>
        <w:rPr>
          <w:rFonts w:cs="Times New Roman"/>
          <w:rtl/>
        </w:rPr>
        <w:t>כן, בהחלט רוסית.]</w:t>
      </w:r>
    </w:p>
    <w:p w14:paraId="04AF32DE" w14:textId="4A4CD0F4" w:rsidR="00C772C1" w:rsidRPr="00022EA3" w:rsidRDefault="00641B1B" w:rsidP="00003D44">
      <w:pPr>
        <w:rPr>
          <w:rtl/>
        </w:rPr>
      </w:pPr>
      <w:r w:rsidRPr="00641B1B">
        <w:rPr>
          <w:rFonts w:cs="Times New Roman"/>
          <w:rtl/>
        </w:rPr>
        <w:t xml:space="preserve">גם כעת, </w:t>
      </w:r>
      <w:r w:rsidR="00B62BD3">
        <w:rPr>
          <w:rFonts w:cs="Times New Roman" w:hint="cs"/>
          <w:rtl/>
        </w:rPr>
        <w:t>טרם</w:t>
      </w:r>
      <w:r w:rsidRPr="00641B1B">
        <w:rPr>
          <w:rFonts w:cs="Times New Roman"/>
          <w:rtl/>
        </w:rPr>
        <w:t xml:space="preserve"> </w:t>
      </w:r>
      <w:r w:rsidR="00872995" w:rsidRPr="00872995">
        <w:rPr>
          <w:rFonts w:cs="Times New Roman"/>
          <w:rtl/>
        </w:rPr>
        <w:t>סיימו את</w:t>
      </w:r>
      <w:r w:rsidR="00872995">
        <w:rPr>
          <w:rFonts w:cs="Times New Roman" w:hint="cs"/>
          <w:rtl/>
        </w:rPr>
        <w:t xml:space="preserve"> </w:t>
      </w:r>
      <w:r w:rsidRPr="00641B1B">
        <w:rPr>
          <w:rFonts w:cs="Times New Roman"/>
          <w:rtl/>
        </w:rPr>
        <w:t xml:space="preserve">המנות </w:t>
      </w:r>
      <w:r w:rsidR="00C772C1" w:rsidRPr="00022EA3">
        <w:rPr>
          <w:rtl/>
        </w:rPr>
        <w:t xml:space="preserve">וכבר חלקה </w:t>
      </w:r>
      <w:r w:rsidR="00C772C1" w:rsidRPr="00022EA3">
        <w:rPr>
          <w:rFonts w:hint="eastAsia"/>
          <w:rtl/>
        </w:rPr>
        <w:t>עימם</w:t>
      </w:r>
      <w:r w:rsidR="00C772C1" w:rsidRPr="00022EA3">
        <w:rPr>
          <w:rtl/>
        </w:rPr>
        <w:t xml:space="preserve"> </w:t>
      </w:r>
      <w:r w:rsidR="00D2643F">
        <w:rPr>
          <w:rFonts w:hint="cs"/>
          <w:rtl/>
        </w:rPr>
        <w:t xml:space="preserve">הדס </w:t>
      </w:r>
      <w:r w:rsidR="00C772C1" w:rsidRPr="00022EA3">
        <w:rPr>
          <w:rFonts w:hint="eastAsia"/>
          <w:rtl/>
        </w:rPr>
        <w:t>כמה</w:t>
      </w:r>
      <w:r w:rsidR="00C772C1" w:rsidRPr="00022EA3">
        <w:rPr>
          <w:rtl/>
        </w:rPr>
        <w:t xml:space="preserve"> </w:t>
      </w:r>
      <w:r w:rsidR="00C772C1" w:rsidRPr="00022EA3">
        <w:rPr>
          <w:rFonts w:hint="eastAsia"/>
          <w:rtl/>
        </w:rPr>
        <w:t>דוגמאות</w:t>
      </w:r>
      <w:r w:rsidR="002B660F">
        <w:rPr>
          <w:rFonts w:hint="cs"/>
          <w:rtl/>
        </w:rPr>
        <w:t>.</w:t>
      </w:r>
      <w:r w:rsidR="00C772C1" w:rsidRPr="00022EA3">
        <w:rPr>
          <w:rtl/>
        </w:rPr>
        <w:t xml:space="preserve"> </w:t>
      </w:r>
      <w:r w:rsidR="00D2643F">
        <w:rPr>
          <w:rFonts w:hint="cs"/>
          <w:rtl/>
        </w:rPr>
        <w:t>"</w:t>
      </w:r>
      <w:r w:rsidR="00C772C1" w:rsidRPr="00022EA3">
        <w:rPr>
          <w:rtl/>
        </w:rPr>
        <w:t>איך אומרים אוכל ברוסית</w:t>
      </w:r>
      <w:r w:rsidR="0016172A">
        <w:rPr>
          <w:rFonts w:hint="cs"/>
          <w:rtl/>
        </w:rPr>
        <w:t>,</w:t>
      </w:r>
      <w:r w:rsidR="00C772C1" w:rsidRPr="00022EA3">
        <w:rPr>
          <w:rtl/>
        </w:rPr>
        <w:t xml:space="preserve"> ארקדי?</w:t>
      </w:r>
      <w:r w:rsidR="00D2643F">
        <w:rPr>
          <w:rFonts w:hint="cs"/>
          <w:rtl/>
        </w:rPr>
        <w:t>"</w:t>
      </w:r>
      <w:r w:rsidR="00C772C1" w:rsidRPr="00022EA3">
        <w:rPr>
          <w:rtl/>
        </w:rPr>
        <w:t xml:space="preserve"> ה</w:t>
      </w:r>
      <w:r w:rsidR="00C772C1" w:rsidRPr="00022EA3">
        <w:rPr>
          <w:rFonts w:hint="eastAsia"/>
          <w:rtl/>
        </w:rPr>
        <w:t>וא</w:t>
      </w:r>
      <w:r w:rsidR="00C772C1" w:rsidRPr="00022EA3">
        <w:rPr>
          <w:rtl/>
        </w:rPr>
        <w:t xml:space="preserve"> </w:t>
      </w:r>
      <w:r w:rsidR="000C20E8" w:rsidRPr="00022EA3">
        <w:rPr>
          <w:rFonts w:hint="eastAsia"/>
          <w:rtl/>
        </w:rPr>
        <w:t>ענה</w:t>
      </w:r>
      <w:r w:rsidR="0016172A">
        <w:rPr>
          <w:rFonts w:hint="cs"/>
          <w:rtl/>
        </w:rPr>
        <w:t>,</w:t>
      </w:r>
      <w:r w:rsidR="00C772C1" w:rsidRPr="00022EA3">
        <w:rPr>
          <w:rtl/>
        </w:rPr>
        <w:t xml:space="preserve"> אבל היא ביטלה את דבריו כי הכירה מילה ארוכה בהרבה, </w:t>
      </w:r>
      <w:r w:rsidR="00C772C1" w:rsidRPr="00022EA3">
        <w:t>продовольствие</w:t>
      </w:r>
      <w:r w:rsidR="00C772C1" w:rsidRPr="00022EA3">
        <w:rPr>
          <w:rtl/>
        </w:rPr>
        <w:t xml:space="preserve">. </w:t>
      </w:r>
      <w:r w:rsidR="00A3172F" w:rsidRPr="00022EA3">
        <w:rPr>
          <w:rFonts w:hint="eastAsia"/>
          <w:rtl/>
        </w:rPr>
        <w:t>וזה</w:t>
      </w:r>
      <w:r w:rsidR="00A3172F" w:rsidRPr="00022EA3">
        <w:rPr>
          <w:rtl/>
        </w:rPr>
        <w:t xml:space="preserve"> לא הסוף, הדוגמאות רבות מספור, הנה</w:t>
      </w:r>
      <w:r w:rsidR="009564E3" w:rsidRPr="00022EA3">
        <w:rPr>
          <w:rtl/>
        </w:rPr>
        <w:t xml:space="preserve"> </w:t>
      </w:r>
      <w:r w:rsidR="00C772C1" w:rsidRPr="00022EA3">
        <w:rPr>
          <w:rtl/>
        </w:rPr>
        <w:t>המילה הפשוטה</w:t>
      </w:r>
      <w:r w:rsidR="009564E3" w:rsidRPr="00022EA3">
        <w:rPr>
          <w:rtl/>
        </w:rPr>
        <w:t xml:space="preserve"> </w:t>
      </w:r>
      <w:r w:rsidR="00C772C1" w:rsidRPr="00022EA3">
        <w:rPr>
          <w:rtl/>
        </w:rPr>
        <w:t>'איש'</w:t>
      </w:r>
      <w:r w:rsidR="00A3172F" w:rsidRPr="00022EA3">
        <w:rPr>
          <w:rtl/>
        </w:rPr>
        <w:t>,</w:t>
      </w:r>
      <w:r w:rsidR="00C772C1" w:rsidRPr="00022EA3">
        <w:rPr>
          <w:rtl/>
        </w:rPr>
        <w:t xml:space="preserve"> </w:t>
      </w:r>
      <w:r w:rsidR="00C772C1" w:rsidRPr="00022EA3">
        <w:t>человек</w:t>
      </w:r>
      <w:r w:rsidR="0016172A">
        <w:rPr>
          <w:rFonts w:hint="cs"/>
          <w:rtl/>
        </w:rPr>
        <w:t>,</w:t>
      </w:r>
      <w:r w:rsidR="00C772C1" w:rsidRPr="00022EA3">
        <w:rPr>
          <w:rtl/>
        </w:rPr>
        <w:t xml:space="preserve"> נדרשות לה </w:t>
      </w:r>
      <w:r w:rsidR="00A3172F" w:rsidRPr="00022EA3">
        <w:rPr>
          <w:rFonts w:hint="eastAsia"/>
          <w:rtl/>
        </w:rPr>
        <w:t>ברוסית</w:t>
      </w:r>
      <w:r w:rsidR="00A3172F" w:rsidRPr="00022EA3">
        <w:rPr>
          <w:rtl/>
        </w:rPr>
        <w:t xml:space="preserve"> </w:t>
      </w:r>
      <w:r w:rsidR="00C772C1" w:rsidRPr="00022EA3">
        <w:rPr>
          <w:rFonts w:hint="eastAsia"/>
          <w:rtl/>
        </w:rPr>
        <w:t>שלוש</w:t>
      </w:r>
      <w:r w:rsidR="00C772C1" w:rsidRPr="00022EA3">
        <w:rPr>
          <w:rtl/>
        </w:rPr>
        <w:t xml:space="preserve"> </w:t>
      </w:r>
      <w:r w:rsidR="00C772C1" w:rsidRPr="00022EA3">
        <w:rPr>
          <w:rFonts w:hint="eastAsia"/>
          <w:rtl/>
        </w:rPr>
        <w:t>הברות</w:t>
      </w:r>
      <w:r w:rsidR="00C772C1" w:rsidRPr="00022EA3">
        <w:rPr>
          <w:rtl/>
        </w:rPr>
        <w:t xml:space="preserve"> </w:t>
      </w:r>
      <w:r w:rsidR="00C772C1" w:rsidRPr="00022EA3">
        <w:rPr>
          <w:rFonts w:hint="eastAsia"/>
          <w:rtl/>
        </w:rPr>
        <w:t>תמימות</w:t>
      </w:r>
      <w:r w:rsidR="00C772C1" w:rsidRPr="00022EA3">
        <w:rPr>
          <w:rtl/>
        </w:rPr>
        <w:t xml:space="preserve">! </w:t>
      </w:r>
    </w:p>
    <w:p w14:paraId="243D526A" w14:textId="55A13DC8" w:rsidR="00D2643F" w:rsidRDefault="00D2643F" w:rsidP="00181A7C">
      <w:pPr>
        <w:rPr>
          <w:rtl/>
        </w:rPr>
      </w:pPr>
      <w:r>
        <w:rPr>
          <w:rFonts w:hint="cs"/>
          <w:rtl/>
        </w:rPr>
        <w:t>[</w:t>
      </w:r>
      <w:r w:rsidR="00003D44" w:rsidRPr="00022EA3">
        <w:rPr>
          <w:rFonts w:hint="eastAsia"/>
          <w:rtl/>
        </w:rPr>
        <w:t>אלכס</w:t>
      </w:r>
      <w:r w:rsidR="00003D44" w:rsidRPr="00022EA3">
        <w:rPr>
          <w:rtl/>
        </w:rPr>
        <w:t xml:space="preserve"> תרם לשיחה מחרוזת מילים </w:t>
      </w:r>
      <w:r w:rsidR="000C20E8" w:rsidRPr="00022EA3">
        <w:rPr>
          <w:rFonts w:hint="eastAsia"/>
          <w:rtl/>
        </w:rPr>
        <w:t>בעברית</w:t>
      </w:r>
      <w:r w:rsidR="000C20E8" w:rsidRPr="00022EA3">
        <w:rPr>
          <w:rtl/>
        </w:rPr>
        <w:t xml:space="preserve"> ואנגלית </w:t>
      </w:r>
      <w:r w:rsidR="00003D44" w:rsidRPr="00022EA3">
        <w:rPr>
          <w:rFonts w:hint="eastAsia"/>
          <w:rtl/>
        </w:rPr>
        <w:t>ש</w:t>
      </w:r>
      <w:r w:rsidR="001C5A04">
        <w:rPr>
          <w:rFonts w:hint="eastAsia"/>
          <w:rtl/>
        </w:rPr>
        <w:t>הייתה</w:t>
      </w:r>
      <w:r w:rsidR="00A3172F" w:rsidRPr="00022EA3">
        <w:rPr>
          <w:rtl/>
        </w:rPr>
        <w:t xml:space="preserve"> לדעתו</w:t>
      </w:r>
      <w:r w:rsidR="00003D44" w:rsidRPr="00022EA3">
        <w:rPr>
          <w:rtl/>
        </w:rPr>
        <w:t xml:space="preserve"> משעשעת ביותר: </w:t>
      </w:r>
      <w:r w:rsidR="00003D44" w:rsidRPr="00022EA3">
        <w:t>She</w:t>
      </w:r>
      <w:r w:rsidR="00003D44" w:rsidRPr="00022EA3">
        <w:rPr>
          <w:rtl/>
        </w:rPr>
        <w:t xml:space="preserve"> זה בעברית היא, אבל </w:t>
      </w:r>
      <w:r w:rsidR="00003D44" w:rsidRPr="00022EA3">
        <w:t>he</w:t>
      </w:r>
      <w:r w:rsidR="00003D44" w:rsidRPr="00022EA3">
        <w:rPr>
          <w:rtl/>
        </w:rPr>
        <w:t xml:space="preserve"> זה הוא ו-</w:t>
      </w:r>
      <w:r w:rsidR="00003D44" w:rsidRPr="00022EA3">
        <w:t>who</w:t>
      </w:r>
      <w:r w:rsidR="00003D44" w:rsidRPr="00022EA3">
        <w:rPr>
          <w:rtl/>
        </w:rPr>
        <w:t xml:space="preserve"> זה מי, אלא ש-</w:t>
      </w:r>
      <w:r w:rsidR="00003D44" w:rsidRPr="00022EA3">
        <w:t>me</w:t>
      </w:r>
      <w:r w:rsidR="00003D44" w:rsidRPr="00022EA3">
        <w:rPr>
          <w:rtl/>
        </w:rPr>
        <w:t xml:space="preserve"> זה אני! איש לא צחק, פניה של הדס האדימו מכעס כנראה מפני שהיה ברור שגם בויכוח זה אלכס לא יצדד בה</w:t>
      </w:r>
      <w:r w:rsidR="00001178" w:rsidRPr="00022EA3">
        <w:rPr>
          <w:rtl/>
        </w:rPr>
        <w:t xml:space="preserve"> – היא כבר לא </w:t>
      </w:r>
      <w:r w:rsidR="001C5A04">
        <w:rPr>
          <w:rtl/>
        </w:rPr>
        <w:t>הייתה</w:t>
      </w:r>
      <w:r w:rsidR="00001178" w:rsidRPr="00022EA3">
        <w:rPr>
          <w:rtl/>
        </w:rPr>
        <w:t xml:space="preserve"> </w:t>
      </w:r>
      <w:r w:rsidR="00181A7C" w:rsidRPr="00022EA3">
        <w:rPr>
          <w:rFonts w:hint="eastAsia"/>
          <w:rtl/>
        </w:rPr>
        <w:t>משוכנעת</w:t>
      </w:r>
      <w:r w:rsidR="00001178" w:rsidRPr="00022EA3">
        <w:rPr>
          <w:rtl/>
        </w:rPr>
        <w:t xml:space="preserve"> ש</w:t>
      </w:r>
      <w:r w:rsidR="00181A7C" w:rsidRPr="00022EA3">
        <w:rPr>
          <w:rFonts w:hint="eastAsia"/>
          <w:rtl/>
        </w:rPr>
        <w:t>חשה</w:t>
      </w:r>
      <w:r w:rsidR="00181A7C" w:rsidRPr="00022EA3">
        <w:rPr>
          <w:rtl/>
        </w:rPr>
        <w:t xml:space="preserve"> </w:t>
      </w:r>
      <w:r w:rsidR="00001178" w:rsidRPr="00022EA3">
        <w:rPr>
          <w:rFonts w:hint="eastAsia"/>
          <w:rtl/>
        </w:rPr>
        <w:t>שמחה</w:t>
      </w:r>
      <w:r w:rsidR="00001178" w:rsidRPr="00022EA3">
        <w:rPr>
          <w:rtl/>
        </w:rPr>
        <w:t xml:space="preserve"> </w:t>
      </w:r>
      <w:r w:rsidR="00181A7C" w:rsidRPr="00022EA3">
        <w:rPr>
          <w:rFonts w:hint="eastAsia"/>
          <w:rtl/>
        </w:rPr>
        <w:t>או</w:t>
      </w:r>
      <w:r w:rsidR="00181A7C" w:rsidRPr="00022EA3">
        <w:rPr>
          <w:rtl/>
        </w:rPr>
        <w:t xml:space="preserve"> הקלה </w:t>
      </w:r>
      <w:r w:rsidR="00001178" w:rsidRPr="00022EA3">
        <w:rPr>
          <w:rFonts w:hint="eastAsia"/>
          <w:rtl/>
        </w:rPr>
        <w:t>על</w:t>
      </w:r>
      <w:r w:rsidR="00001178" w:rsidRPr="00022EA3">
        <w:rPr>
          <w:rtl/>
        </w:rPr>
        <w:t xml:space="preserve"> שאלכס </w:t>
      </w:r>
      <w:r w:rsidR="00181A7C" w:rsidRPr="00022EA3">
        <w:rPr>
          <w:rFonts w:hint="eastAsia"/>
          <w:rtl/>
        </w:rPr>
        <w:t>אינו</w:t>
      </w:r>
      <w:r w:rsidR="00001178" w:rsidRPr="00022EA3">
        <w:rPr>
          <w:rtl/>
        </w:rPr>
        <w:t xml:space="preserve"> מביך אותה בהצהרת אהבה נואשת ונצחית</w:t>
      </w:r>
      <w:r w:rsidR="00003D44" w:rsidRPr="00022EA3">
        <w:rPr>
          <w:rtl/>
        </w:rPr>
        <w:t>,</w:t>
      </w:r>
      <w:r>
        <w:rPr>
          <w:rFonts w:hint="cs"/>
          <w:rtl/>
        </w:rPr>
        <w:t>]</w:t>
      </w:r>
      <w:r w:rsidR="00003D44" w:rsidRPr="00022EA3">
        <w:rPr>
          <w:rtl/>
        </w:rPr>
        <w:t xml:space="preserve"> </w:t>
      </w:r>
    </w:p>
    <w:p w14:paraId="250D9A1A" w14:textId="045EAA6B" w:rsidR="002C15ED" w:rsidRDefault="00FA19A0" w:rsidP="00181A7C">
      <w:pPr>
        <w:rPr>
          <w:rFonts w:cs="Times New Roman"/>
          <w:rtl/>
        </w:rPr>
      </w:pPr>
      <w:r w:rsidRPr="00FA19A0">
        <w:rPr>
          <w:rFonts w:cs="Times New Roman"/>
          <w:rtl/>
        </w:rPr>
        <w:t>אלכס היה עד לכלימתו ו</w:t>
      </w:r>
      <w:r w:rsidR="00003D44" w:rsidRPr="00022EA3">
        <w:rPr>
          <w:rtl/>
        </w:rPr>
        <w:t xml:space="preserve">ארקדי החוויר מבושה. </w:t>
      </w:r>
      <w:r>
        <w:rPr>
          <w:rFonts w:hint="cs"/>
          <w:rtl/>
        </w:rPr>
        <w:t>הוא</w:t>
      </w:r>
      <w:r w:rsidR="00641B1B" w:rsidRPr="00022EA3">
        <w:rPr>
          <w:rFonts w:cs="Times New Roman"/>
          <w:rtl/>
        </w:rPr>
        <w:t xml:space="preserve"> </w:t>
      </w:r>
      <w:r w:rsidR="00641B1B">
        <w:rPr>
          <w:rFonts w:cs="Times New Roman" w:hint="cs"/>
          <w:rtl/>
        </w:rPr>
        <w:t>[</w:t>
      </w:r>
      <w:r w:rsidR="00641B1B" w:rsidRPr="00022EA3">
        <w:rPr>
          <w:rFonts w:cs="Times New Roman"/>
          <w:rtl/>
        </w:rPr>
        <w:t xml:space="preserve">חש השפלה איומה </w:t>
      </w:r>
      <w:r w:rsidR="00641B1B" w:rsidRPr="00022EA3">
        <w:rPr>
          <w:rFonts w:cs="Times New Roman" w:hint="eastAsia"/>
          <w:rtl/>
        </w:rPr>
        <w:t>ולא</w:t>
      </w:r>
      <w:r w:rsidR="00641B1B" w:rsidRPr="00022EA3">
        <w:rPr>
          <w:rFonts w:cs="Times New Roman"/>
          <w:rtl/>
        </w:rPr>
        <w:t xml:space="preserve"> הבין את </w:t>
      </w:r>
      <w:r w:rsidR="00641B1B" w:rsidRPr="00022EA3">
        <w:rPr>
          <w:rFonts w:cs="Times New Roman" w:hint="eastAsia"/>
          <w:rtl/>
        </w:rPr>
        <w:t>תעוזתו</w:t>
      </w:r>
      <w:r w:rsidR="00641B1B" w:rsidRPr="00022EA3">
        <w:rPr>
          <w:rFonts w:cs="Times New Roman"/>
          <w:rtl/>
        </w:rPr>
        <w:t xml:space="preserve"> </w:t>
      </w:r>
      <w:r w:rsidR="00641B1B" w:rsidRPr="00022EA3">
        <w:rPr>
          <w:rFonts w:cs="Times New Roman" w:hint="eastAsia"/>
          <w:rtl/>
        </w:rPr>
        <w:t>של</w:t>
      </w:r>
      <w:r w:rsidR="00641B1B" w:rsidRPr="00022EA3">
        <w:rPr>
          <w:rFonts w:cs="Times New Roman"/>
          <w:rtl/>
        </w:rPr>
        <w:t xml:space="preserve"> אלכס </w:t>
      </w:r>
      <w:r w:rsidR="00641B1B" w:rsidRPr="00022EA3">
        <w:rPr>
          <w:rFonts w:cs="Times New Roman" w:hint="eastAsia"/>
          <w:rtl/>
        </w:rPr>
        <w:t>בהמשך</w:t>
      </w:r>
      <w:r w:rsidR="00641B1B" w:rsidRPr="00022EA3">
        <w:rPr>
          <w:rFonts w:cs="Times New Roman"/>
          <w:rtl/>
        </w:rPr>
        <w:t xml:space="preserve"> </w:t>
      </w:r>
      <w:r w:rsidR="00641B1B" w:rsidRPr="00022EA3">
        <w:rPr>
          <w:rFonts w:cs="Times New Roman" w:hint="eastAsia"/>
          <w:rtl/>
        </w:rPr>
        <w:t>הוויכוח</w:t>
      </w:r>
      <w:r w:rsidR="00641B1B" w:rsidRPr="00022EA3">
        <w:rPr>
          <w:rFonts w:cs="Times New Roman"/>
          <w:rtl/>
        </w:rPr>
        <w:t>. הוא</w:t>
      </w:r>
      <w:r w:rsidR="00641B1B">
        <w:rPr>
          <w:rFonts w:cs="Times New Roman" w:hint="cs"/>
          <w:rtl/>
        </w:rPr>
        <w:t>]</w:t>
      </w:r>
      <w:r w:rsidR="00641B1B" w:rsidRPr="00022EA3">
        <w:rPr>
          <w:rFonts w:cs="Times New Roman"/>
          <w:rtl/>
        </w:rPr>
        <w:t xml:space="preserve"> חש את הרוסית כ</w:t>
      </w:r>
      <w:r w:rsidR="00641B1B" w:rsidRPr="00022EA3">
        <w:rPr>
          <w:rFonts w:cs="Times New Roman" w:hint="eastAsia"/>
          <w:rtl/>
        </w:rPr>
        <w:t>משא</w:t>
      </w:r>
      <w:r w:rsidR="00641B1B" w:rsidRPr="00022EA3">
        <w:rPr>
          <w:rFonts w:cs="Times New Roman"/>
          <w:rtl/>
        </w:rPr>
        <w:t xml:space="preserve"> </w:t>
      </w:r>
      <w:r w:rsidR="00B62BD3">
        <w:rPr>
          <w:rFonts w:cs="Times New Roman" w:hint="cs"/>
          <w:rtl/>
        </w:rPr>
        <w:t>מע</w:t>
      </w:r>
      <w:r w:rsidR="00641B1B" w:rsidRPr="00022EA3">
        <w:rPr>
          <w:rFonts w:cs="Times New Roman"/>
          <w:rtl/>
        </w:rPr>
        <w:t xml:space="preserve">יק </w:t>
      </w:r>
      <w:r w:rsidR="00641B1B" w:rsidRPr="00022EA3">
        <w:rPr>
          <w:rFonts w:cs="Times New Roman" w:hint="eastAsia"/>
          <w:rtl/>
        </w:rPr>
        <w:t>וממיט</w:t>
      </w:r>
      <w:r w:rsidR="00641B1B" w:rsidRPr="00022EA3">
        <w:rPr>
          <w:rFonts w:cs="Times New Roman"/>
          <w:rtl/>
        </w:rPr>
        <w:t xml:space="preserve"> </w:t>
      </w:r>
      <w:r w:rsidR="00641B1B" w:rsidRPr="00022EA3">
        <w:rPr>
          <w:rFonts w:cs="Times New Roman" w:hint="eastAsia"/>
          <w:rtl/>
        </w:rPr>
        <w:t>קלון</w:t>
      </w:r>
      <w:r w:rsidR="00641B1B" w:rsidRPr="00022EA3">
        <w:rPr>
          <w:rFonts w:cs="Times New Roman"/>
          <w:rtl/>
        </w:rPr>
        <w:t xml:space="preserve"> שנגזר עליו לגרור </w:t>
      </w:r>
      <w:r w:rsidR="00641B1B" w:rsidRPr="00022EA3">
        <w:rPr>
          <w:rFonts w:cs="Times New Roman" w:hint="eastAsia"/>
          <w:rtl/>
        </w:rPr>
        <w:t>עימו</w:t>
      </w:r>
      <w:r w:rsidR="00641B1B" w:rsidRPr="00022EA3">
        <w:rPr>
          <w:rFonts w:cs="Times New Roman"/>
          <w:rtl/>
        </w:rPr>
        <w:t xml:space="preserve"> </w:t>
      </w:r>
      <w:r w:rsidR="00641B1B" w:rsidRPr="00022EA3">
        <w:rPr>
          <w:rFonts w:cs="Times New Roman" w:hint="eastAsia"/>
          <w:rtl/>
        </w:rPr>
        <w:t>במשעולי</w:t>
      </w:r>
      <w:r w:rsidR="00641B1B" w:rsidRPr="00022EA3">
        <w:rPr>
          <w:rFonts w:cs="Times New Roman"/>
          <w:rtl/>
        </w:rPr>
        <w:t xml:space="preserve"> </w:t>
      </w:r>
      <w:r w:rsidR="00641B1B" w:rsidRPr="00022EA3">
        <w:rPr>
          <w:rFonts w:cs="Times New Roman" w:hint="eastAsia"/>
          <w:rtl/>
        </w:rPr>
        <w:t>חייו</w:t>
      </w:r>
      <w:r w:rsidR="00641B1B" w:rsidRPr="00022EA3">
        <w:rPr>
          <w:rFonts w:cs="Times New Roman"/>
          <w:rtl/>
        </w:rPr>
        <w:t xml:space="preserve"> </w:t>
      </w:r>
      <w:r w:rsidR="00641B1B" w:rsidRPr="00022EA3">
        <w:rPr>
          <w:rFonts w:cs="Times New Roman" w:hint="eastAsia"/>
          <w:rtl/>
        </w:rPr>
        <w:t>ולנסות</w:t>
      </w:r>
      <w:r w:rsidR="00641B1B" w:rsidRPr="00022EA3">
        <w:rPr>
          <w:rFonts w:cs="Times New Roman"/>
          <w:rtl/>
        </w:rPr>
        <w:t xml:space="preserve"> </w:t>
      </w:r>
      <w:r w:rsidR="00641B1B" w:rsidRPr="00022EA3">
        <w:rPr>
          <w:rFonts w:cs="Times New Roman" w:hint="eastAsia"/>
          <w:rtl/>
        </w:rPr>
        <w:t>לה</w:t>
      </w:r>
      <w:r w:rsidR="002C15ED">
        <w:rPr>
          <w:rFonts w:cs="Times New Roman" w:hint="cs"/>
          <w:rtl/>
        </w:rPr>
        <w:t>צניע</w:t>
      </w:r>
      <w:r w:rsidR="00641B1B" w:rsidRPr="00022EA3">
        <w:rPr>
          <w:rFonts w:cs="Times New Roman"/>
          <w:rtl/>
        </w:rPr>
        <w:t xml:space="preserve"> </w:t>
      </w:r>
      <w:r w:rsidR="00641B1B" w:rsidRPr="00022EA3">
        <w:rPr>
          <w:rFonts w:cs="Times New Roman" w:hint="eastAsia"/>
          <w:rtl/>
        </w:rPr>
        <w:t>כמיטב</w:t>
      </w:r>
      <w:r w:rsidR="00641B1B" w:rsidRPr="00022EA3">
        <w:rPr>
          <w:rFonts w:cs="Times New Roman"/>
          <w:rtl/>
        </w:rPr>
        <w:t xml:space="preserve"> </w:t>
      </w:r>
      <w:r w:rsidR="00641B1B" w:rsidRPr="00022EA3">
        <w:rPr>
          <w:rFonts w:cs="Times New Roman" w:hint="eastAsia"/>
          <w:rtl/>
        </w:rPr>
        <w:t>יכלתו</w:t>
      </w:r>
      <w:r w:rsidR="00641B1B" w:rsidRPr="00022EA3">
        <w:rPr>
          <w:rFonts w:cs="Times New Roman"/>
          <w:rtl/>
        </w:rPr>
        <w:t xml:space="preserve">. </w:t>
      </w:r>
    </w:p>
    <w:p w14:paraId="39947AA8" w14:textId="0F1E01CE" w:rsidR="00974E68" w:rsidRDefault="00641B1B" w:rsidP="00F96B9D">
      <w:pPr>
        <w:rPr>
          <w:rtl/>
        </w:rPr>
      </w:pPr>
      <w:r w:rsidRPr="00022EA3">
        <w:rPr>
          <w:rFonts w:cs="Times New Roman" w:hint="eastAsia"/>
          <w:rtl/>
        </w:rPr>
        <w:t>אבל</w:t>
      </w:r>
      <w:r w:rsidRPr="00022EA3">
        <w:rPr>
          <w:rFonts w:cs="Times New Roman"/>
          <w:rtl/>
        </w:rPr>
        <w:t xml:space="preserve"> </w:t>
      </w:r>
      <w:r w:rsidRPr="00022EA3">
        <w:rPr>
          <w:rFonts w:cs="Times New Roman" w:hint="eastAsia"/>
          <w:rtl/>
        </w:rPr>
        <w:t>אלכס</w:t>
      </w:r>
      <w:r w:rsidRPr="00022EA3">
        <w:rPr>
          <w:rFonts w:cs="Times New Roman"/>
          <w:rtl/>
        </w:rPr>
        <w:t xml:space="preserve"> לגלג על הדס! </w:t>
      </w:r>
      <w:r w:rsidR="009F2A1A">
        <w:rPr>
          <w:rFonts w:cs="Times New Roman" w:hint="cs"/>
          <w:rtl/>
        </w:rPr>
        <w:t>[</w:t>
      </w:r>
      <w:r w:rsidRPr="00641B1B">
        <w:rPr>
          <w:rFonts w:cs="Times New Roman"/>
          <w:rtl/>
        </w:rPr>
        <w:t>אלכס, אף שהיה שמח להיות גיבור-על, מעולם לא רצה לרכוש לעצמו נמסיס, אויב</w:t>
      </w:r>
      <w:r w:rsidR="00B62BD3" w:rsidRPr="00B62BD3">
        <w:rPr>
          <w:rFonts w:cs="Times New Roman"/>
          <w:rtl/>
        </w:rPr>
        <w:t>-נפש</w:t>
      </w:r>
      <w:r w:rsidRPr="00641B1B">
        <w:rPr>
          <w:rFonts w:cs="Times New Roman"/>
          <w:rtl/>
        </w:rPr>
        <w:t xml:space="preserve"> שישנא אותו באופן אישי ועמוק, אבל</w:t>
      </w:r>
      <w:r w:rsidR="00F96B9D">
        <w:rPr>
          <w:rFonts w:cs="Times New Roman" w:hint="cs"/>
          <w:rtl/>
        </w:rPr>
        <w:t>]</w:t>
      </w:r>
      <w:r w:rsidRPr="00641B1B">
        <w:rPr>
          <w:rFonts w:cs="Times New Roman"/>
          <w:rtl/>
        </w:rPr>
        <w:t xml:space="preserve"> </w:t>
      </w:r>
      <w:r w:rsidR="00594B7B" w:rsidRPr="00022EA3">
        <w:rPr>
          <w:rFonts w:cs="Times New Roman" w:hint="eastAsia"/>
          <w:rtl/>
        </w:rPr>
        <w:t>כש</w:t>
      </w:r>
      <w:r w:rsidR="00594B7B" w:rsidRPr="00022EA3">
        <w:rPr>
          <w:rFonts w:cs="Times New Roman"/>
          <w:rtl/>
        </w:rPr>
        <w:t xml:space="preserve">המשיכה </w:t>
      </w:r>
      <w:r w:rsidR="00A410F3" w:rsidRPr="00022EA3">
        <w:rPr>
          <w:rFonts w:cs="Times New Roman" w:hint="eastAsia"/>
          <w:rtl/>
        </w:rPr>
        <w:t>להעלות</w:t>
      </w:r>
      <w:r w:rsidR="00A410F3" w:rsidRPr="00022EA3">
        <w:rPr>
          <w:rFonts w:cs="Times New Roman"/>
          <w:rtl/>
        </w:rPr>
        <w:t xml:space="preserve"> </w:t>
      </w:r>
      <w:r w:rsidR="00594B7B" w:rsidRPr="00022EA3">
        <w:rPr>
          <w:rFonts w:cs="Times New Roman" w:hint="eastAsia"/>
          <w:rtl/>
        </w:rPr>
        <w:t>דוגמאות</w:t>
      </w:r>
      <w:r w:rsidR="00594B7B" w:rsidRPr="00022EA3">
        <w:rPr>
          <w:rFonts w:cs="Times New Roman"/>
          <w:rtl/>
        </w:rPr>
        <w:t xml:space="preserve"> למילים ארוכות </w:t>
      </w:r>
      <w:r w:rsidRPr="00641B1B">
        <w:rPr>
          <w:rFonts w:cs="Times New Roman"/>
          <w:rtl/>
        </w:rPr>
        <w:t xml:space="preserve">הוא </w:t>
      </w:r>
      <w:r w:rsidR="00FA19A0">
        <w:rPr>
          <w:rFonts w:cs="Times New Roman" w:hint="cs"/>
          <w:rtl/>
        </w:rPr>
        <w:t xml:space="preserve">שאל </w:t>
      </w:r>
      <w:r w:rsidR="00594B7B" w:rsidRPr="00022EA3">
        <w:rPr>
          <w:rFonts w:cs="Times New Roman" w:hint="eastAsia"/>
          <w:rtl/>
        </w:rPr>
        <w:t>אם</w:t>
      </w:r>
      <w:r w:rsidR="00594B7B" w:rsidRPr="00022EA3">
        <w:rPr>
          <w:rFonts w:cs="Times New Roman"/>
          <w:rtl/>
        </w:rPr>
        <w:t xml:space="preserve"> </w:t>
      </w:r>
      <w:r w:rsidR="00594B7B" w:rsidRPr="00022EA3">
        <w:rPr>
          <w:rFonts w:cs="Times New Roman" w:hint="eastAsia"/>
          <w:rtl/>
        </w:rPr>
        <w:t>פגשה</w:t>
      </w:r>
      <w:r w:rsidR="00974E68" w:rsidRPr="00022EA3">
        <w:rPr>
          <w:rFonts w:cs="Times New Roman"/>
          <w:rtl/>
        </w:rPr>
        <w:t xml:space="preserve"> רוסי שלא </w:t>
      </w:r>
      <w:r w:rsidR="000C20E8" w:rsidRPr="00022EA3">
        <w:rPr>
          <w:rFonts w:cs="Times New Roman" w:hint="eastAsia"/>
          <w:rtl/>
        </w:rPr>
        <w:t>סיים</w:t>
      </w:r>
      <w:r w:rsidR="000C20E8" w:rsidRPr="00022EA3">
        <w:rPr>
          <w:rFonts w:cs="Times New Roman"/>
          <w:rtl/>
        </w:rPr>
        <w:t xml:space="preserve"> </w:t>
      </w:r>
      <w:r w:rsidR="000C20E8" w:rsidRPr="00022EA3">
        <w:rPr>
          <w:rFonts w:cs="Times New Roman" w:hint="eastAsia"/>
          <w:rtl/>
        </w:rPr>
        <w:t>את</w:t>
      </w:r>
      <w:r w:rsidR="00974E68" w:rsidRPr="00022EA3">
        <w:rPr>
          <w:rFonts w:cs="Times New Roman"/>
          <w:rtl/>
        </w:rPr>
        <w:t xml:space="preserve"> </w:t>
      </w:r>
      <w:r w:rsidR="000C20E8" w:rsidRPr="00022EA3">
        <w:rPr>
          <w:rFonts w:cs="Times New Roman" w:hint="eastAsia"/>
          <w:rtl/>
        </w:rPr>
        <w:t>דבריו</w:t>
      </w:r>
      <w:r w:rsidR="00974E68" w:rsidRPr="00022EA3">
        <w:rPr>
          <w:rFonts w:cs="Times New Roman"/>
          <w:rtl/>
        </w:rPr>
        <w:t xml:space="preserve"> </w:t>
      </w:r>
      <w:r w:rsidRPr="00641B1B">
        <w:rPr>
          <w:rFonts w:cs="Times New Roman"/>
          <w:rtl/>
        </w:rPr>
        <w:t xml:space="preserve">כי </w:t>
      </w:r>
      <w:r w:rsidR="002C15ED">
        <w:rPr>
          <w:rFonts w:cs="Times New Roman" w:hint="cs"/>
          <w:rtl/>
        </w:rPr>
        <w:t>חלף</w:t>
      </w:r>
      <w:r w:rsidRPr="00641B1B">
        <w:rPr>
          <w:rFonts w:cs="Times New Roman"/>
          <w:rtl/>
        </w:rPr>
        <w:t xml:space="preserve"> הזמן</w:t>
      </w:r>
      <w:r w:rsidR="002C15ED">
        <w:rPr>
          <w:rFonts w:cs="Times New Roman" w:hint="cs"/>
          <w:rtl/>
        </w:rPr>
        <w:t>.</w:t>
      </w:r>
      <w:r w:rsidRPr="00641B1B">
        <w:rPr>
          <w:rFonts w:cs="Times New Roman"/>
          <w:rtl/>
        </w:rPr>
        <w:t xml:space="preserve"> האם </w:t>
      </w:r>
      <w:r w:rsidR="00B62BD3" w:rsidRPr="00B62BD3">
        <w:rPr>
          <w:rFonts w:cs="Times New Roman"/>
          <w:rtl/>
        </w:rPr>
        <w:t>נאלצים הרוסים להמשיך</w:t>
      </w:r>
      <w:r w:rsidRPr="00641B1B">
        <w:rPr>
          <w:rFonts w:cs="Times New Roman"/>
          <w:rtl/>
        </w:rPr>
        <w:t xml:space="preserve"> לדבר עד אמצע הלילה כי המילים ארוכות מדי והם לא מספיקים?</w:t>
      </w:r>
      <w:r>
        <w:rPr>
          <w:rFonts w:cs="Times New Roman" w:hint="cs"/>
          <w:rtl/>
        </w:rPr>
        <w:t xml:space="preserve"> הם כנראה</w:t>
      </w:r>
      <w:r w:rsidR="00974E68" w:rsidRPr="00022EA3">
        <w:rPr>
          <w:rFonts w:cs="Times New Roman"/>
          <w:rtl/>
        </w:rPr>
        <w:t xml:space="preserve"> </w:t>
      </w:r>
      <w:r w:rsidR="008C3F62" w:rsidRPr="00022EA3">
        <w:rPr>
          <w:rFonts w:cs="Times New Roman" w:hint="eastAsia"/>
          <w:rtl/>
        </w:rPr>
        <w:t>משתה</w:t>
      </w:r>
      <w:r w:rsidR="00974E68" w:rsidRPr="00022EA3">
        <w:rPr>
          <w:rFonts w:cs="Times New Roman"/>
          <w:rtl/>
        </w:rPr>
        <w:t xml:space="preserve">ים </w:t>
      </w:r>
      <w:r w:rsidR="00DF2F77" w:rsidRPr="00022EA3">
        <w:rPr>
          <w:rFonts w:cs="Times New Roman"/>
          <w:rtl/>
        </w:rPr>
        <w:t>[</w:t>
      </w:r>
      <w:r w:rsidR="00974E68" w:rsidRPr="00022EA3">
        <w:rPr>
          <w:rFonts w:cs="Times New Roman"/>
          <w:rtl/>
        </w:rPr>
        <w:t>ועדיין מסיימים בזריזות את דבריהם, כי מילותיהם ארוכות ובעוד שכל האחרים כבר גמרו את דבריהם, הרוסים עדיין אומרים שהמרק של ארוחת הצהריים היה מלוח מדי וממשיכים לדבריהם על ארוחת הערב...</w:t>
      </w:r>
      <w:r w:rsidR="001731A7" w:rsidRPr="00022EA3">
        <w:rPr>
          <w:rFonts w:cs="Times New Roman"/>
          <w:rtl/>
        </w:rPr>
        <w:t xml:space="preserve"> </w:t>
      </w:r>
      <w:r w:rsidR="00974E68" w:rsidRPr="00022EA3">
        <w:rPr>
          <w:rFonts w:cs="Times New Roman"/>
          <w:rtl/>
        </w:rPr>
        <w:t>הם עומדים</w:t>
      </w:r>
      <w:r w:rsidR="00DF2F77" w:rsidRPr="00022EA3">
        <w:rPr>
          <w:rFonts w:cs="Times New Roman"/>
          <w:rtl/>
        </w:rPr>
        <w:t>]</w:t>
      </w:r>
      <w:r w:rsidR="00974E68" w:rsidRPr="00022EA3">
        <w:rPr>
          <w:rFonts w:cs="Times New Roman"/>
          <w:rtl/>
        </w:rPr>
        <w:t xml:space="preserve"> מחוץ לדלת ביתם, </w:t>
      </w:r>
      <w:r w:rsidR="00974E68" w:rsidRPr="00022EA3">
        <w:rPr>
          <w:rFonts w:cs="Times New Roman" w:hint="eastAsia"/>
          <w:rtl/>
        </w:rPr>
        <w:t>כבר</w:t>
      </w:r>
      <w:r w:rsidR="00974E68" w:rsidRPr="00022EA3">
        <w:rPr>
          <w:rFonts w:cs="Times New Roman"/>
          <w:rtl/>
        </w:rPr>
        <w:t xml:space="preserve"> מאוחר ושמש הקיץ יורדת על הסטפה הרוסית, והם עדיין לא נכנסים </w:t>
      </w:r>
      <w:r w:rsidR="001731A7" w:rsidRPr="00022EA3">
        <w:rPr>
          <w:rFonts w:cs="Times New Roman" w:hint="eastAsia"/>
          <w:rtl/>
        </w:rPr>
        <w:t>לביתם</w:t>
      </w:r>
      <w:r w:rsidR="00974E68" w:rsidRPr="00022EA3">
        <w:rPr>
          <w:rFonts w:cs="Times New Roman"/>
          <w:rtl/>
        </w:rPr>
        <w:t xml:space="preserve"> </w:t>
      </w:r>
      <w:r w:rsidR="002C15ED">
        <w:rPr>
          <w:rFonts w:cs="Times New Roman" w:hint="cs"/>
          <w:rtl/>
        </w:rPr>
        <w:t>[</w:t>
      </w:r>
      <w:r w:rsidR="00974E68" w:rsidRPr="00022EA3">
        <w:rPr>
          <w:rFonts w:cs="Times New Roman"/>
          <w:rtl/>
        </w:rPr>
        <w:t>בעת שהגרמנים, האיטלקים והפיני</w:t>
      </w:r>
      <w:r w:rsidR="00974E68" w:rsidRPr="00022EA3">
        <w:rPr>
          <w:rFonts w:cs="Times New Roman" w:hint="eastAsia"/>
          <w:rtl/>
        </w:rPr>
        <w:t>ם</w:t>
      </w:r>
      <w:r w:rsidR="00974E68" w:rsidRPr="00022EA3">
        <w:rPr>
          <w:rFonts w:cs="Times New Roman"/>
          <w:rtl/>
        </w:rPr>
        <w:t xml:space="preserve"> כבר סיימ</w:t>
      </w:r>
      <w:r w:rsidR="008C3F62" w:rsidRPr="00022EA3">
        <w:rPr>
          <w:rFonts w:cs="Times New Roman" w:hint="eastAsia"/>
          <w:rtl/>
        </w:rPr>
        <w:t>ו</w:t>
      </w:r>
      <w:r w:rsidR="00974E68" w:rsidRPr="00022EA3">
        <w:rPr>
          <w:rFonts w:cs="Times New Roman"/>
          <w:rtl/>
        </w:rPr>
        <w:t xml:space="preserve"> את סעודתם,</w:t>
      </w:r>
      <w:r w:rsidR="002C15ED">
        <w:rPr>
          <w:rFonts w:cs="Times New Roman" w:hint="cs"/>
          <w:rtl/>
        </w:rPr>
        <w:t>]</w:t>
      </w:r>
      <w:r w:rsidR="00974E68" w:rsidRPr="00022EA3">
        <w:rPr>
          <w:rFonts w:cs="Times New Roman"/>
          <w:rtl/>
        </w:rPr>
        <w:t xml:space="preserve"> ובפיהם </w:t>
      </w:r>
      <w:r w:rsidR="00872995" w:rsidRPr="00872995">
        <w:rPr>
          <w:rFonts w:cs="Times New Roman"/>
          <w:rtl/>
        </w:rPr>
        <w:t>ממשיכות להתגלגל</w:t>
      </w:r>
      <w:r w:rsidR="00974E68" w:rsidRPr="00022EA3">
        <w:rPr>
          <w:rFonts w:cs="Times New Roman"/>
          <w:rtl/>
        </w:rPr>
        <w:t xml:space="preserve"> ההברות הבלתי נגמרו</w:t>
      </w:r>
      <w:r w:rsidR="00974E68" w:rsidRPr="00022EA3">
        <w:rPr>
          <w:rFonts w:cs="Times New Roman" w:hint="eastAsia"/>
          <w:rtl/>
        </w:rPr>
        <w:t>ת</w:t>
      </w:r>
      <w:r w:rsidR="00974E68" w:rsidRPr="00022EA3">
        <w:rPr>
          <w:rFonts w:cs="Times New Roman"/>
          <w:rtl/>
        </w:rPr>
        <w:t xml:space="preserve"> של מילותיהם הארוכות...</w:t>
      </w:r>
    </w:p>
    <w:p w14:paraId="7AB3D375" w14:textId="77777777" w:rsidR="00974E68" w:rsidRDefault="00974E68" w:rsidP="00974E68">
      <w:pPr>
        <w:rPr>
          <w:rtl/>
        </w:rPr>
      </w:pPr>
    </w:p>
    <w:p w14:paraId="5ED887E8" w14:textId="77777777" w:rsidR="00974E68" w:rsidRDefault="00974E68" w:rsidP="00A57271">
      <w:pPr>
        <w:rPr>
          <w:rtl/>
        </w:rPr>
      </w:pPr>
    </w:p>
    <w:p w14:paraId="6E3C911C" w14:textId="7BB5E931" w:rsidR="00A57271" w:rsidRDefault="00A57271" w:rsidP="00A57271">
      <w:pPr>
        <w:rPr>
          <w:rtl/>
        </w:rPr>
      </w:pPr>
      <w:r>
        <w:rPr>
          <w:rFonts w:hint="cs"/>
          <w:rtl/>
        </w:rPr>
        <w:t>[</w:t>
      </w:r>
    </w:p>
    <w:p w14:paraId="0A2E0980" w14:textId="14FCB648" w:rsidR="00FC60E9" w:rsidRDefault="00FC60E9" w:rsidP="00FC60E9">
      <w:pPr>
        <w:rPr>
          <w:rtl/>
        </w:rPr>
      </w:pPr>
      <w:r>
        <w:rPr>
          <w:rFonts w:cs="Times New Roman"/>
          <w:rtl/>
        </w:rPr>
        <w:t>פלוצים ונודים ושאר מני נפיחות משעשעות ומעוררות צהלה בשפה אחת הינן בשפה אחרת נסיעות ב'אסקורט' המקרטעת והמאובקת של אביו, משעממות וחסרות ייחוד. מגיל צעיר הוא לא צחק משפות ומשמות ומהרגע שיצא מ</w:t>
      </w:r>
      <w:r w:rsidR="002E35AE">
        <w:rPr>
          <w:rFonts w:cs="Times New Roman"/>
          <w:rtl/>
        </w:rPr>
        <w:t>בית-הספר</w:t>
      </w:r>
      <w:r>
        <w:rPr>
          <w:rFonts w:cs="Times New Roman"/>
          <w:rtl/>
        </w:rPr>
        <w:t xml:space="preserve"> היהודי והגיע ל</w:t>
      </w:r>
      <w:r w:rsidR="002E35AE">
        <w:rPr>
          <w:rFonts w:cs="Times New Roman"/>
          <w:rtl/>
        </w:rPr>
        <w:t>בית-ספר</w:t>
      </w:r>
      <w:r>
        <w:rPr>
          <w:rFonts w:cs="Times New Roman"/>
          <w:rtl/>
        </w:rPr>
        <w:t xml:space="preserve"> לונדוני רגיל גם לא התפלא יותר מכל מני הבדלים תרבותיים וגו'...</w:t>
      </w:r>
    </w:p>
    <w:p w14:paraId="232F30B8" w14:textId="77777777" w:rsidR="00FC60E9" w:rsidRDefault="00FC60E9" w:rsidP="00FC60E9">
      <w:pPr>
        <w:rPr>
          <w:rtl/>
        </w:rPr>
      </w:pPr>
      <w:r>
        <w:rPr>
          <w:rFonts w:cs="Times New Roman"/>
          <w:rtl/>
        </w:rPr>
        <w:t>[</w:t>
      </w:r>
      <w:r>
        <w:t>https://classics.honestjohn.co.uk/top-10s/top-10-selling-cars-of-the-1990s/?image=1</w:t>
      </w:r>
      <w:r>
        <w:rPr>
          <w:rFonts w:cs="Times New Roman"/>
          <w:rtl/>
        </w:rPr>
        <w:t>]</w:t>
      </w:r>
    </w:p>
    <w:p w14:paraId="646CC5AE" w14:textId="77777777" w:rsidR="00FC60E9" w:rsidRDefault="00FC60E9" w:rsidP="00FC60E9">
      <w:pPr>
        <w:rPr>
          <w:rtl/>
        </w:rPr>
      </w:pPr>
      <w:r>
        <w:rPr>
          <w:rFonts w:hint="cs"/>
          <w:rtl/>
        </w:rPr>
        <w:t>לא חלפו ימים רבים והעקיצות בנושא חזרו ונשנו.</w:t>
      </w:r>
    </w:p>
    <w:p w14:paraId="3BE87EF3" w14:textId="0085774B" w:rsidR="00FC60E9" w:rsidRDefault="00FC60E9" w:rsidP="00FC60E9">
      <w:pPr>
        <w:rPr>
          <w:rtl/>
        </w:rPr>
      </w:pPr>
      <w:r>
        <w:rPr>
          <w:rFonts w:hint="cs"/>
          <w:rtl/>
        </w:rPr>
        <w:t xml:space="preserve">והדס לא הגבילה את עצמה לזוטות כמו המילה 'טוב' </w:t>
      </w:r>
      <w:r w:rsidRPr="0002537B">
        <w:t>хорошо</w:t>
      </w:r>
      <w:r>
        <w:rPr>
          <w:rFonts w:hint="cs"/>
          <w:rtl/>
        </w:rPr>
        <w:t xml:space="preserve"> או 'איש' </w:t>
      </w:r>
      <w:r w:rsidRPr="0002537B">
        <w:t>человек</w:t>
      </w:r>
      <w:r>
        <w:rPr>
          <w:rFonts w:hint="cs"/>
          <w:rtl/>
        </w:rPr>
        <w:t xml:space="preserve"> שברוסית נדרשות להן שלוש הברות או אפילו מילה פשוטה כמו 'כמה' שברוסית </w:t>
      </w:r>
      <w:r w:rsidRPr="0002537B">
        <w:t>некоторый</w:t>
      </w:r>
      <w:r>
        <w:rPr>
          <w:rFonts w:hint="cs"/>
          <w:rtl/>
        </w:rPr>
        <w:t xml:space="preserve"> אורכה ארבע הברות אלא למשל 'אוכל' שברוסית (אויה, ארקדי </w:t>
      </w:r>
      <w:r>
        <w:rPr>
          <w:rFonts w:hint="cs"/>
          <w:rtl/>
        </w:rPr>
        <w:lastRenderedPageBreak/>
        <w:t xml:space="preserve">הצטנף באימה בפינתו) זה לא אחר מאשר </w:t>
      </w:r>
      <w:r w:rsidRPr="009A42F4">
        <w:t>продовольственный</w:t>
      </w:r>
      <w:r>
        <w:rPr>
          <w:rFonts w:hint="cs"/>
          <w:rtl/>
        </w:rPr>
        <w:t xml:space="preserve">, וארקדי מחה כי יש מילים קצרות בהרבה ל'אוכל', וכך הדיון היה מתדרדר, הדס </w:t>
      </w:r>
      <w:r w:rsidR="001C5A04">
        <w:rPr>
          <w:rFonts w:hint="cs"/>
          <w:rtl/>
        </w:rPr>
        <w:t>הייתה</w:t>
      </w:r>
      <w:r>
        <w:rPr>
          <w:rFonts w:hint="cs"/>
          <w:rtl/>
        </w:rPr>
        <w:t xml:space="preserve"> מוצאת במילונים את המילים הארוכות ביותר שהשפה הרוסית </w:t>
      </w:r>
      <w:r w:rsidR="001C5A04">
        <w:rPr>
          <w:rFonts w:hint="cs"/>
          <w:rtl/>
        </w:rPr>
        <w:t>הייתה</w:t>
      </w:r>
      <w:r>
        <w:rPr>
          <w:rFonts w:hint="cs"/>
          <w:rtl/>
        </w:rPr>
        <w:t xml:space="preserve"> משופעת בהן, למשל להפסיק זה </w:t>
      </w:r>
      <w:r w:rsidRPr="00183DF2">
        <w:t>приостанавливаться</w:t>
      </w:r>
      <w:r>
        <w:rPr>
          <w:rFonts w:hint="cs"/>
          <w:rtl/>
        </w:rPr>
        <w:t xml:space="preserve">, וארקדי היה מתפתל ומוחה, זה לא בדיוק 'לעצור', אבל זה לא עזר לו במקרה זה כי המילה הקצרה שהציע </w:t>
      </w:r>
      <w:r w:rsidR="001C5A04">
        <w:rPr>
          <w:rFonts w:hint="cs"/>
          <w:rtl/>
        </w:rPr>
        <w:t>הייתה</w:t>
      </w:r>
      <w:r>
        <w:rPr>
          <w:rFonts w:hint="cs"/>
          <w:rtl/>
        </w:rPr>
        <w:t xml:space="preserve"> </w:t>
      </w:r>
      <w:r w:rsidRPr="00F14139">
        <w:t>остановиться</w:t>
      </w:r>
      <w:r w:rsidRPr="00F14139">
        <w:rPr>
          <w:rFonts w:cs="Times New Roman" w:hint="cs"/>
          <w:rtl/>
        </w:rPr>
        <w:t xml:space="preserve"> </w:t>
      </w:r>
      <w:r>
        <w:rPr>
          <w:rFonts w:cs="Times New Roman" w:hint="cs"/>
          <w:rtl/>
        </w:rPr>
        <w:t>שאינה קצרה במיוחד, ובכלל</w:t>
      </w:r>
      <w:r>
        <w:rPr>
          <w:rFonts w:hint="cs"/>
          <w:rtl/>
        </w:rPr>
        <w:t xml:space="preserve"> היא כבר </w:t>
      </w:r>
      <w:r w:rsidR="001C5A04">
        <w:rPr>
          <w:rFonts w:hint="cs"/>
          <w:rtl/>
        </w:rPr>
        <w:t>הייתה</w:t>
      </w:r>
      <w:r>
        <w:rPr>
          <w:rFonts w:hint="cs"/>
          <w:rtl/>
        </w:rPr>
        <w:t xml:space="preserve"> מוכנה עם טיעון-נגד, כי כמובן חיפשה את משמעות המילה הארוכה שלה במילון, אז מה, למה העם הרוסי נזקק ל</w:t>
      </w:r>
      <w:r w:rsidR="00F97A34">
        <w:rPr>
          <w:rFonts w:hint="cs"/>
          <w:rtl/>
        </w:rPr>
        <w:t>כל כך</w:t>
      </w:r>
      <w:r>
        <w:rPr>
          <w:rFonts w:hint="cs"/>
          <w:rtl/>
        </w:rPr>
        <w:t xml:space="preserve"> הרבה הברות בשביל לאמר 'להשעות'? ואם טען נגדה שיש מילה קצרה יותר ל'לעצור', זה רק דירבן אותה למצא מילה אחרת. מה עם 'לשפר', </w:t>
      </w:r>
      <w:r w:rsidRPr="00F14139">
        <w:t>совершенствование</w:t>
      </w:r>
      <w:r>
        <w:rPr>
          <w:rFonts w:hint="cs"/>
          <w:rtl/>
        </w:rPr>
        <w:t xml:space="preserve">? או </w:t>
      </w:r>
    </w:p>
    <w:p w14:paraId="615B08D7" w14:textId="77777777" w:rsidR="00FC60E9" w:rsidRDefault="00FC60E9" w:rsidP="00FC60E9">
      <w:pPr>
        <w:rPr>
          <w:rtl/>
        </w:rPr>
      </w:pPr>
      <w:r>
        <w:rPr>
          <w:rFonts w:hint="cs"/>
          <w:rtl/>
        </w:rPr>
        <w:t>[</w:t>
      </w:r>
      <w:r w:rsidRPr="00183DF2">
        <w:t>http://masterrussian.com/vocabulary/most_common_words_5.htm</w:t>
      </w:r>
    </w:p>
    <w:p w14:paraId="7C6F14C4" w14:textId="77777777" w:rsidR="00FC60E9" w:rsidRDefault="00FC60E9" w:rsidP="00FC60E9">
      <w:pPr>
        <w:rPr>
          <w:rtl/>
        </w:rPr>
      </w:pPr>
      <w:r w:rsidRPr="00183DF2">
        <w:t>https://amp.reddit.com/r/russian/comments/4tht2t/common_russian_words_that_are_very_long</w:t>
      </w:r>
      <w:r w:rsidRPr="00183DF2">
        <w:rPr>
          <w:rFonts w:cs="Times New Roman"/>
          <w:rtl/>
        </w:rPr>
        <w:t>/</w:t>
      </w:r>
    </w:p>
    <w:p w14:paraId="4C7C9C49" w14:textId="77777777" w:rsidR="00FC60E9" w:rsidRDefault="00FC60E9" w:rsidP="00FC60E9">
      <w:pPr>
        <w:rPr>
          <w:rtl/>
        </w:rPr>
      </w:pPr>
      <w:r>
        <w:rPr>
          <w:rFonts w:hint="cs"/>
          <w:rtl/>
        </w:rPr>
        <w:t>]</w:t>
      </w:r>
    </w:p>
    <w:p w14:paraId="63848ABD" w14:textId="77777777" w:rsidR="00FC60E9" w:rsidRDefault="00FC60E9" w:rsidP="00FC60E9">
      <w:pPr>
        <w:rPr>
          <w:rtl/>
        </w:rPr>
      </w:pPr>
      <w:r>
        <w:rPr>
          <w:rFonts w:hint="cs"/>
          <w:rtl/>
        </w:rPr>
        <w:t xml:space="preserve">יום אחד, בעת ויכוח כזה, אלכס התערב. הוא ידע שאסור אבל ארקדי היה מובס מולה באופן מוחלט. </w:t>
      </w:r>
    </w:p>
    <w:p w14:paraId="6ECB55EA" w14:textId="77777777" w:rsidR="00FC60E9" w:rsidRDefault="00FC60E9" w:rsidP="00FC60E9">
      <w:pPr>
        <w:rPr>
          <w:rtl/>
        </w:rPr>
      </w:pPr>
      <w:r>
        <w:rPr>
          <w:rFonts w:hint="cs"/>
          <w:rtl/>
        </w:rPr>
        <w:t>אלכס כבר מגיל ילדות ידע שאין לצחוק על שפות אחרות. או שהוא כבר מיצה את הלצחוק על שפות אחרות בגיל צעיר ולא נזקק לזה יותר.</w:t>
      </w:r>
    </w:p>
    <w:p w14:paraId="09ABE95F" w14:textId="77777777" w:rsidR="00FC60E9" w:rsidRDefault="00FC60E9" w:rsidP="00FC60E9">
      <w:pPr>
        <w:rPr>
          <w:rtl/>
        </w:rPr>
      </w:pPr>
      <w:r>
        <w:rPr>
          <w:rFonts w:hint="cs"/>
          <w:rtl/>
        </w:rPr>
        <w:t xml:space="preserve">למשל המילה הגרמנית ל'לנסוע' </w:t>
      </w:r>
      <w:r>
        <w:t>Fahrt</w:t>
      </w:r>
      <w:r>
        <w:rPr>
          <w:rFonts w:hint="cs"/>
          <w:rtl/>
        </w:rPr>
        <w:t xml:space="preserve"> היא אחת המילים המצחיקות ביותר עבור ילד אנגלי בן שלוש. 'להיות' בגרמנית </w:t>
      </w:r>
      <w:r>
        <w:t>sein</w:t>
      </w:r>
      <w:r>
        <w:rPr>
          <w:rFonts w:hint="cs"/>
          <w:rtl/>
        </w:rPr>
        <w:t xml:space="preserve"> היא מילה מטילת מבוכה על ילד ישראלי בן שש. ובקצרה </w:t>
      </w:r>
      <w:r>
        <w:rPr>
          <w:rtl/>
        </w:rPr>
        <w:t>–</w:t>
      </w:r>
      <w:r>
        <w:rPr>
          <w:rFonts w:hint="cs"/>
          <w:rtl/>
        </w:rPr>
        <w:t xml:space="preserve"> אלכס איבד את ה'נטייה הטבעית' לצחוק ממילים, שמות, מנהגים וגו' שנראים מצחיק בתרבות אחת וטבעיים בתרבות אחרת.</w:t>
      </w:r>
    </w:p>
    <w:p w14:paraId="2324A2A0" w14:textId="77777777" w:rsidR="00FC60E9" w:rsidRDefault="00FC60E9" w:rsidP="00FC60E9">
      <w:pPr>
        <w:rPr>
          <w:rtl/>
        </w:rPr>
      </w:pPr>
      <w:r>
        <w:rPr>
          <w:rFonts w:cs="Times New Roman"/>
          <w:rtl/>
        </w:rPr>
        <w:t>הדס טוענת שכל מילה ברוסית היא נורא ארוכה. למשל - טוב זה חרשו, הברה אחת הופכת ל-3. ו---[עוד דוגמה]</w:t>
      </w:r>
    </w:p>
    <w:p w14:paraId="4F7FA80B" w14:textId="14B7CEE4" w:rsidR="00FC60E9" w:rsidRDefault="00FC60E9" w:rsidP="00FC60E9">
      <w:pPr>
        <w:rPr>
          <w:rFonts w:cs="Times New Roman"/>
          <w:rtl/>
        </w:rPr>
      </w:pPr>
      <w:r>
        <w:rPr>
          <w:rFonts w:cs="Times New Roman"/>
          <w:rtl/>
        </w:rPr>
        <w:t xml:space="preserve">ארקדי </w:t>
      </w:r>
      <w:r>
        <w:t>is mortified by this criticism</w:t>
      </w:r>
      <w:r>
        <w:rPr>
          <w:rFonts w:hint="cs"/>
          <w:rtl/>
        </w:rPr>
        <w:t xml:space="preserve"> </w:t>
      </w:r>
      <w:r>
        <w:rPr>
          <w:rFonts w:cs="Times New Roman"/>
          <w:rtl/>
        </w:rPr>
        <w:t xml:space="preserve">אבל אלכס אומר - מעולם לא ראיתי רוסי שלא אמר את כל מה שהיה לו להגיד בגלל שהזמן נגמר, ויש </w:t>
      </w:r>
      <w:r w:rsidR="00F06A3F">
        <w:rPr>
          <w:rFonts w:cs="Times New Roman"/>
          <w:rtl/>
        </w:rPr>
        <w:t>עכשיו</w:t>
      </w:r>
      <w:r>
        <w:rPr>
          <w:rFonts w:cs="Times New Roman"/>
          <w:rtl/>
        </w:rPr>
        <w:t xml:space="preserve"> רוסים שמדברים עד אמצע הלילה כי המילים ארוכות מדי וה</w:t>
      </w:r>
      <w:r>
        <w:rPr>
          <w:rFonts w:cs="Times New Roman" w:hint="cs"/>
          <w:rtl/>
        </w:rPr>
        <w:t>ם</w:t>
      </w:r>
      <w:r>
        <w:rPr>
          <w:rFonts w:cs="Times New Roman"/>
          <w:rtl/>
        </w:rPr>
        <w:t xml:space="preserve"> לא מספיקים.</w:t>
      </w:r>
    </w:p>
    <w:p w14:paraId="6F5E989E" w14:textId="77777777" w:rsidR="00FC60E9" w:rsidRDefault="00FC60E9" w:rsidP="00FC60E9">
      <w:pPr>
        <w:rPr>
          <w:rtl/>
        </w:rPr>
      </w:pPr>
      <w:r>
        <w:rPr>
          <w:rFonts w:cs="Times New Roman"/>
          <w:rtl/>
        </w:rPr>
        <w:t>ממש, הוא ליגלג, כל לילה, אחרי שכל בני ה</w:t>
      </w:r>
      <w:r>
        <w:rPr>
          <w:rFonts w:cs="Times New Roman" w:hint="cs"/>
          <w:rtl/>
        </w:rPr>
        <w:t>א</w:t>
      </w:r>
      <w:r>
        <w:rPr>
          <w:rFonts w:cs="Times New Roman"/>
          <w:rtl/>
        </w:rPr>
        <w:t>ומות האחרות כבר הלכו לישון, עומדים הרוסים ועדיין מסיימים בזריזות את דבריהם, כי מילותיהם ארוכות ובעוד שכל האחרים כבר גמרו את דבריהם, הרוסים עדיין אומרים שהמרק של ארוחת הצהריים היה מלוח מדי וממשיכים לדבריהם על ארוחת הערב...</w:t>
      </w:r>
    </w:p>
    <w:p w14:paraId="1B11D173" w14:textId="77777777" w:rsidR="00FC60E9" w:rsidRDefault="00FC60E9" w:rsidP="00FC60E9">
      <w:pPr>
        <w:rPr>
          <w:rtl/>
        </w:rPr>
      </w:pPr>
      <w:r>
        <w:rPr>
          <w:rFonts w:cs="Times New Roman"/>
          <w:rtl/>
        </w:rPr>
        <w:t xml:space="preserve">הם עומדים מחוץ לדלת ביתם לעת ערב, </w:t>
      </w:r>
      <w:r>
        <w:rPr>
          <w:rFonts w:cs="Times New Roman" w:hint="cs"/>
          <w:rtl/>
        </w:rPr>
        <w:t xml:space="preserve">כבר מאוחר ושמש הקיץ יורדת בעדנה על הסטפה הרוסית, והם </w:t>
      </w:r>
      <w:r>
        <w:rPr>
          <w:rFonts w:cs="Times New Roman"/>
          <w:rtl/>
        </w:rPr>
        <w:t>עדיין לא נכנסים הביתה בעת שהגרמנים, האיטלקים והפיני</w:t>
      </w:r>
      <w:r>
        <w:rPr>
          <w:rFonts w:cs="Times New Roman" w:hint="cs"/>
          <w:rtl/>
        </w:rPr>
        <w:t>ם</w:t>
      </w:r>
      <w:r>
        <w:rPr>
          <w:rFonts w:cs="Times New Roman"/>
          <w:rtl/>
        </w:rPr>
        <w:t xml:space="preserve"> כבר מסיימים את סעודתם, ובפיהם</w:t>
      </w:r>
      <w:r>
        <w:rPr>
          <w:rFonts w:cs="Times New Roman" w:hint="cs"/>
          <w:rtl/>
        </w:rPr>
        <w:t xml:space="preserve"> של הרוסים</w:t>
      </w:r>
      <w:r>
        <w:rPr>
          <w:rFonts w:cs="Times New Roman"/>
          <w:rtl/>
        </w:rPr>
        <w:t xml:space="preserve"> עדי</w:t>
      </w:r>
      <w:r>
        <w:rPr>
          <w:rFonts w:cs="Times New Roman" w:hint="cs"/>
          <w:rtl/>
        </w:rPr>
        <w:t>י</w:t>
      </w:r>
      <w:r>
        <w:rPr>
          <w:rFonts w:cs="Times New Roman"/>
          <w:rtl/>
        </w:rPr>
        <w:t>ן מתגלגלות ההברות הבלתי נגמרו</w:t>
      </w:r>
      <w:r>
        <w:rPr>
          <w:rFonts w:cs="Times New Roman" w:hint="cs"/>
          <w:rtl/>
        </w:rPr>
        <w:t>ת</w:t>
      </w:r>
      <w:r>
        <w:rPr>
          <w:rFonts w:cs="Times New Roman"/>
          <w:rtl/>
        </w:rPr>
        <w:t xml:space="preserve"> של מילותיהם הארוכות.....</w:t>
      </w:r>
    </w:p>
    <w:p w14:paraId="3F1E492E" w14:textId="137C4B91" w:rsidR="00FC60E9" w:rsidRDefault="00A57271" w:rsidP="00250000">
      <w:pPr>
        <w:rPr>
          <w:rtl/>
        </w:rPr>
      </w:pPr>
      <w:r>
        <w:rPr>
          <w:rFonts w:hint="cs"/>
          <w:rtl/>
        </w:rPr>
        <w:t>]</w:t>
      </w:r>
    </w:p>
    <w:p w14:paraId="4EB9BFCE" w14:textId="77777777" w:rsidR="00641B1B" w:rsidRDefault="00641B1B" w:rsidP="00203921">
      <w:pPr>
        <w:rPr>
          <w:rtl/>
        </w:rPr>
      </w:pPr>
    </w:p>
    <w:p w14:paraId="491A6E82" w14:textId="5A00B5D7" w:rsidR="00DE2B9D" w:rsidRDefault="00F96B9D" w:rsidP="00203921">
      <w:pPr>
        <w:rPr>
          <w:rtl/>
        </w:rPr>
      </w:pPr>
      <w:r w:rsidRPr="00F96B9D">
        <w:rPr>
          <w:rFonts w:cs="Times New Roman"/>
          <w:rtl/>
        </w:rPr>
        <w:t>ארקדי לא העלה על דעתו שעולה חדש יכול למצא בקרבו את עזות המצח ללגלג על ישראלית, כשברור שהיא צודקת, מתוקף ישראליותה</w:t>
      </w:r>
      <w:r>
        <w:rPr>
          <w:rFonts w:cs="Times New Roman" w:hint="cs"/>
          <w:rtl/>
        </w:rPr>
        <w:t>, והוא</w:t>
      </w:r>
      <w:r w:rsidR="004627AB" w:rsidRPr="00CD067C">
        <w:rPr>
          <w:rtl/>
        </w:rPr>
        <w:t xml:space="preserve"> צחק יותר מ</w:t>
      </w:r>
      <w:r w:rsidR="009F2A1A">
        <w:rPr>
          <w:rFonts w:hint="cs"/>
          <w:rtl/>
        </w:rPr>
        <w:t>די</w:t>
      </w:r>
      <w:r>
        <w:rPr>
          <w:rFonts w:hint="cs"/>
          <w:rtl/>
        </w:rPr>
        <w:t>.</w:t>
      </w:r>
      <w:r w:rsidR="009F2A1A">
        <w:rPr>
          <w:rFonts w:hint="cs"/>
          <w:rtl/>
        </w:rPr>
        <w:t xml:space="preserve"> </w:t>
      </w:r>
      <w:r>
        <w:rPr>
          <w:rFonts w:hint="cs"/>
          <w:rtl/>
        </w:rPr>
        <w:t>ו</w:t>
      </w:r>
      <w:r w:rsidR="004627AB" w:rsidRPr="00CD067C">
        <w:rPr>
          <w:rFonts w:hint="cs"/>
          <w:rtl/>
        </w:rPr>
        <w:t xml:space="preserve">כשהחברות שלהם הלכו </w:t>
      </w:r>
      <w:r w:rsidR="00203921">
        <w:rPr>
          <w:rFonts w:hint="cs"/>
          <w:rtl/>
        </w:rPr>
        <w:t xml:space="preserve">ביחד </w:t>
      </w:r>
      <w:r w:rsidR="004627AB" w:rsidRPr="00CD067C">
        <w:rPr>
          <w:rFonts w:hint="cs"/>
          <w:rtl/>
        </w:rPr>
        <w:t>לשרותים,</w:t>
      </w:r>
      <w:r w:rsidR="004627AB" w:rsidRPr="00CD067C">
        <w:rPr>
          <w:rtl/>
        </w:rPr>
        <w:t xml:space="preserve"> </w:t>
      </w:r>
      <w:r w:rsidR="00641B1B">
        <w:rPr>
          <w:rFonts w:hint="cs"/>
          <w:rtl/>
        </w:rPr>
        <w:t>תקעה שורש בראשו המחשבה העיקשת ש</w:t>
      </w:r>
      <w:r w:rsidR="00641B1B" w:rsidRPr="00CD067C">
        <w:rPr>
          <w:rtl/>
        </w:rPr>
        <w:t>שני חברים</w:t>
      </w:r>
      <w:r w:rsidR="00641B1B">
        <w:rPr>
          <w:rFonts w:hint="cs"/>
          <w:rtl/>
        </w:rPr>
        <w:t>, אלכס וארקדי כאלה,</w:t>
      </w:r>
      <w:r w:rsidR="00641B1B" w:rsidRPr="00CD067C">
        <w:rPr>
          <w:rtl/>
        </w:rPr>
        <w:t xml:space="preserve"> יכולים לצאת סתם בערב לאכול משהו, אבל לא במקום כה מפוא</w:t>
      </w:r>
      <w:r w:rsidR="00641B1B">
        <w:rPr>
          <w:rtl/>
        </w:rPr>
        <w:t xml:space="preserve">ר. למקום כזה יוצאים רק עם </w:t>
      </w:r>
      <w:r w:rsidR="00641B1B">
        <w:rPr>
          <w:rFonts w:hint="cs"/>
          <w:rtl/>
        </w:rPr>
        <w:t>בנות הזוג</w:t>
      </w:r>
      <w:r w:rsidR="00641B1B">
        <w:rPr>
          <w:rtl/>
        </w:rPr>
        <w:t>.</w:t>
      </w:r>
    </w:p>
    <w:p w14:paraId="1A9C9681" w14:textId="3ACF7A7A" w:rsidR="001F15AC" w:rsidRDefault="00DE2B9D" w:rsidP="00203921">
      <w:pPr>
        <w:rPr>
          <w:rtl/>
        </w:rPr>
      </w:pPr>
      <w:r>
        <w:rPr>
          <w:rFonts w:hint="cs"/>
          <w:rtl/>
        </w:rPr>
        <w:t>[</w:t>
      </w:r>
      <w:r w:rsidR="004627AB" w:rsidRPr="00CD067C">
        <w:rPr>
          <w:rtl/>
        </w:rPr>
        <w:t>אפשר היה לרגע ל</w:t>
      </w:r>
      <w:r w:rsidR="004645E6">
        <w:rPr>
          <w:rFonts w:hint="cs"/>
          <w:rtl/>
        </w:rPr>
        <w:t>חשוב</w:t>
      </w:r>
      <w:r w:rsidR="004627AB" w:rsidRPr="00CD067C">
        <w:rPr>
          <w:rtl/>
        </w:rPr>
        <w:t xml:space="preserve"> שארקדי ואלכס יצאו ביחד.</w:t>
      </w:r>
      <w:r w:rsidR="00051084">
        <w:rPr>
          <w:rFonts w:hint="cs"/>
          <w:rtl/>
        </w:rPr>
        <w:t xml:space="preserve"> </w:t>
      </w:r>
      <w:r w:rsidR="001F15AC">
        <w:rPr>
          <w:rFonts w:hint="cs"/>
          <w:rtl/>
        </w:rPr>
        <w:t>וארקדי לא התאפק ואיכשהו נפלט מפיו, לגמרי בניגוד לרצונו, שנראה לו שהיחסים שלו עם הדס עלו על שרטון.</w:t>
      </w:r>
    </w:p>
    <w:p w14:paraId="0446860B" w14:textId="77777777" w:rsidR="00051084" w:rsidRDefault="00051084" w:rsidP="00203921">
      <w:pPr>
        <w:rPr>
          <w:rtl/>
        </w:rPr>
      </w:pPr>
      <w:r>
        <w:rPr>
          <w:rFonts w:hint="cs"/>
          <w:rtl/>
        </w:rPr>
        <w:lastRenderedPageBreak/>
        <w:t xml:space="preserve">"זאת טעות," אלכס </w:t>
      </w:r>
      <w:r w:rsidR="00203921">
        <w:rPr>
          <w:rFonts w:hint="cs"/>
          <w:rtl/>
        </w:rPr>
        <w:t>שטח משנתו</w:t>
      </w:r>
      <w:r w:rsidR="001F15AC">
        <w:rPr>
          <w:rFonts w:hint="cs"/>
          <w:rtl/>
        </w:rPr>
        <w:t xml:space="preserve"> ברצינות תהומית</w:t>
      </w:r>
      <w:r>
        <w:rPr>
          <w:rFonts w:hint="cs"/>
          <w:rtl/>
        </w:rPr>
        <w:t>. "לא משנה עד כמה זה נראה לך</w:t>
      </w:r>
      <w:r w:rsidR="00203921">
        <w:rPr>
          <w:rFonts w:hint="cs"/>
          <w:rtl/>
        </w:rPr>
        <w:t xml:space="preserve"> כרגע</w:t>
      </w:r>
      <w:r>
        <w:rPr>
          <w:rFonts w:hint="cs"/>
          <w:rtl/>
        </w:rPr>
        <w:t xml:space="preserve"> מיוחד ויפה. </w:t>
      </w:r>
      <w:r w:rsidR="004B6D36">
        <w:rPr>
          <w:rFonts w:hint="cs"/>
          <w:rtl/>
        </w:rPr>
        <w:t xml:space="preserve">אישית </w:t>
      </w:r>
      <w:r>
        <w:rPr>
          <w:rFonts w:hint="cs"/>
          <w:rtl/>
        </w:rPr>
        <w:t>הייתי נמנע מלהעלות סרטון מהסוג הזה לאינטרנט."</w:t>
      </w:r>
    </w:p>
    <w:p w14:paraId="258C3965" w14:textId="750470A7" w:rsidR="00DE2B9D" w:rsidRDefault="004B6D36" w:rsidP="00551D78">
      <w:pPr>
        <w:rPr>
          <w:rtl/>
        </w:rPr>
      </w:pPr>
      <w:r>
        <w:rPr>
          <w:rFonts w:hint="cs"/>
          <w:rtl/>
        </w:rPr>
        <w:t xml:space="preserve">ארקדי ופליטת הפה שלו ניצלו. אבל מי שלא הצליחה למלט את עצמה ולהשתחרר </w:t>
      </w:r>
      <w:r w:rsidR="001C5A04">
        <w:rPr>
          <w:rFonts w:hint="cs"/>
          <w:rtl/>
        </w:rPr>
        <w:t>הייתה</w:t>
      </w:r>
      <w:r w:rsidR="00DE2B9D">
        <w:rPr>
          <w:rFonts w:hint="cs"/>
          <w:rtl/>
        </w:rPr>
        <w:t>]</w:t>
      </w:r>
      <w:r>
        <w:rPr>
          <w:rFonts w:hint="cs"/>
          <w:rtl/>
        </w:rPr>
        <w:t xml:space="preserve"> </w:t>
      </w:r>
    </w:p>
    <w:p w14:paraId="209109CC" w14:textId="554EC32E" w:rsidR="0047223E" w:rsidRDefault="0047223E" w:rsidP="00551D78">
      <w:pPr>
        <w:rPr>
          <w:rtl/>
        </w:rPr>
      </w:pPr>
    </w:p>
    <w:p w14:paraId="5D55490C" w14:textId="21EA1426" w:rsidR="00CF7786" w:rsidRDefault="00CF7786" w:rsidP="00E1763B">
      <w:pPr>
        <w:rPr>
          <w:rFonts w:cs="Times New Roman"/>
          <w:rtl/>
        </w:rPr>
      </w:pPr>
    </w:p>
    <w:p w14:paraId="7C120E7A" w14:textId="30B1F365" w:rsidR="0090270C" w:rsidRPr="00022EA3" w:rsidRDefault="0090270C" w:rsidP="00E1763B">
      <w:pPr>
        <w:rPr>
          <w:rFonts w:cs="Times New Roman"/>
          <w:rtl/>
        </w:rPr>
      </w:pPr>
      <w:r w:rsidRPr="00022EA3">
        <w:rPr>
          <w:rFonts w:cs="Times New Roman" w:hint="eastAsia"/>
          <w:rtl/>
        </w:rPr>
        <w:t>על</w:t>
      </w:r>
      <w:r w:rsidRPr="00022EA3">
        <w:rPr>
          <w:rFonts w:cs="Times New Roman"/>
          <w:rtl/>
        </w:rPr>
        <w:t xml:space="preserve"> </w:t>
      </w:r>
      <w:r w:rsidRPr="00022EA3">
        <w:rPr>
          <w:rFonts w:cs="Times New Roman" w:hint="eastAsia"/>
          <w:rtl/>
        </w:rPr>
        <w:t>ארקדי</w:t>
      </w:r>
      <w:r w:rsidRPr="00022EA3">
        <w:rPr>
          <w:rFonts w:cs="Times New Roman"/>
          <w:rtl/>
        </w:rPr>
        <w:t xml:space="preserve"> </w:t>
      </w:r>
      <w:r w:rsidRPr="00022EA3">
        <w:rPr>
          <w:rFonts w:cs="Times New Roman" w:hint="eastAsia"/>
          <w:rtl/>
        </w:rPr>
        <w:t>הוטל</w:t>
      </w:r>
      <w:r w:rsidR="00C368A0" w:rsidRPr="00022EA3">
        <w:rPr>
          <w:rFonts w:cs="Times New Roman"/>
          <w:rtl/>
        </w:rPr>
        <w:t xml:space="preserve"> לשעשע את </w:t>
      </w:r>
      <w:r w:rsidR="0016172A" w:rsidRPr="0016172A">
        <w:rPr>
          <w:rFonts w:cs="Times New Roman"/>
          <w:rtl/>
        </w:rPr>
        <w:t>קטקה</w:t>
      </w:r>
      <w:r w:rsidR="007F39C7">
        <w:rPr>
          <w:rFonts w:cs="Times New Roman" w:hint="cs"/>
          <w:rtl/>
        </w:rPr>
        <w:t xml:space="preserve">, </w:t>
      </w:r>
      <w:r w:rsidR="00C368A0" w:rsidRPr="00022EA3">
        <w:rPr>
          <w:rFonts w:cs="Times New Roman"/>
          <w:rtl/>
        </w:rPr>
        <w:t xml:space="preserve">אחותו החורגת, </w:t>
      </w:r>
      <w:r w:rsidR="00C368A0" w:rsidRPr="00022EA3">
        <w:rPr>
          <w:rFonts w:cs="Times New Roman" w:hint="eastAsia"/>
          <w:rtl/>
        </w:rPr>
        <w:t>ואצל</w:t>
      </w:r>
      <w:r w:rsidR="00C368A0" w:rsidRPr="00022EA3">
        <w:rPr>
          <w:rFonts w:cs="Times New Roman"/>
          <w:rtl/>
        </w:rPr>
        <w:t xml:space="preserve"> </w:t>
      </w:r>
      <w:r w:rsidR="00C368A0" w:rsidRPr="00022EA3">
        <w:rPr>
          <w:rFonts w:cs="Times New Roman" w:hint="eastAsia"/>
          <w:rtl/>
        </w:rPr>
        <w:t>מי</w:t>
      </w:r>
      <w:r w:rsidR="00C368A0" w:rsidRPr="00022EA3">
        <w:rPr>
          <w:rFonts w:cs="Times New Roman"/>
          <w:rtl/>
        </w:rPr>
        <w:t xml:space="preserve"> </w:t>
      </w:r>
      <w:r w:rsidR="00C368A0" w:rsidRPr="00022EA3">
        <w:rPr>
          <w:rFonts w:cs="Times New Roman" w:hint="eastAsia"/>
          <w:rtl/>
        </w:rPr>
        <w:t>לא</w:t>
      </w:r>
      <w:r w:rsidR="00C368A0" w:rsidRPr="00022EA3">
        <w:rPr>
          <w:rFonts w:cs="Times New Roman"/>
          <w:rtl/>
        </w:rPr>
        <w:t xml:space="preserve"> </w:t>
      </w:r>
      <w:r w:rsidR="00C368A0" w:rsidRPr="00022EA3">
        <w:rPr>
          <w:rFonts w:cs="Times New Roman" w:hint="eastAsia"/>
          <w:rtl/>
        </w:rPr>
        <w:t>יימתח</w:t>
      </w:r>
      <w:r w:rsidR="007F39C7" w:rsidRPr="007F39C7">
        <w:rPr>
          <w:rFonts w:cs="Times New Roman" w:hint="eastAsia"/>
          <w:rtl/>
        </w:rPr>
        <w:t xml:space="preserve"> </w:t>
      </w:r>
      <w:r w:rsidR="007F39C7" w:rsidRPr="00022EA3">
        <w:rPr>
          <w:rFonts w:cs="Times New Roman" w:hint="eastAsia"/>
          <w:rtl/>
        </w:rPr>
        <w:t>הזמן</w:t>
      </w:r>
      <w:r w:rsidR="00C368A0" w:rsidRPr="00022EA3">
        <w:rPr>
          <w:rFonts w:cs="Times New Roman"/>
          <w:rtl/>
        </w:rPr>
        <w:t xml:space="preserve"> </w:t>
      </w:r>
      <w:r w:rsidR="00C368A0" w:rsidRPr="00022EA3">
        <w:rPr>
          <w:rFonts w:cs="Times New Roman" w:hint="eastAsia"/>
          <w:rtl/>
        </w:rPr>
        <w:t>עד</w:t>
      </w:r>
      <w:r w:rsidR="00C368A0" w:rsidRPr="00022EA3">
        <w:rPr>
          <w:rFonts w:cs="Times New Roman"/>
          <w:rtl/>
        </w:rPr>
        <w:t xml:space="preserve"> </w:t>
      </w:r>
      <w:r w:rsidR="00C368A0" w:rsidRPr="00022EA3">
        <w:rPr>
          <w:rFonts w:cs="Times New Roman" w:hint="eastAsia"/>
          <w:rtl/>
        </w:rPr>
        <w:t>כלות</w:t>
      </w:r>
      <w:r w:rsidR="00C368A0" w:rsidRPr="00022EA3">
        <w:rPr>
          <w:rFonts w:cs="Times New Roman"/>
          <w:rtl/>
        </w:rPr>
        <w:t xml:space="preserve"> </w:t>
      </w:r>
      <w:r w:rsidR="00C368A0" w:rsidRPr="00022EA3">
        <w:rPr>
          <w:rFonts w:cs="Times New Roman" w:hint="eastAsia"/>
          <w:rtl/>
        </w:rPr>
        <w:t>עם</w:t>
      </w:r>
      <w:r w:rsidR="00C368A0" w:rsidRPr="00022EA3">
        <w:rPr>
          <w:rFonts w:cs="Times New Roman"/>
          <w:rtl/>
        </w:rPr>
        <w:t xml:space="preserve"> </w:t>
      </w:r>
      <w:r w:rsidR="00C368A0" w:rsidRPr="00022EA3">
        <w:rPr>
          <w:rFonts w:cs="Times New Roman" w:hint="eastAsia"/>
          <w:rtl/>
        </w:rPr>
        <w:t>הילדה</w:t>
      </w:r>
      <w:r w:rsidR="00C368A0" w:rsidRPr="00022EA3">
        <w:rPr>
          <w:rFonts w:cs="Times New Roman"/>
          <w:rtl/>
        </w:rPr>
        <w:t xml:space="preserve"> </w:t>
      </w:r>
      <w:r w:rsidR="00C368A0" w:rsidRPr="00022EA3">
        <w:rPr>
          <w:rFonts w:cs="Times New Roman" w:hint="eastAsia"/>
          <w:rtl/>
        </w:rPr>
        <w:t>המשעממת</w:t>
      </w:r>
      <w:r w:rsidR="00C368A0" w:rsidRPr="00022EA3">
        <w:rPr>
          <w:rFonts w:cs="Times New Roman"/>
          <w:rtl/>
        </w:rPr>
        <w:t xml:space="preserve"> </w:t>
      </w:r>
      <w:r w:rsidR="00C368A0" w:rsidRPr="00022EA3">
        <w:rPr>
          <w:rFonts w:cs="Times New Roman" w:hint="eastAsia"/>
          <w:rtl/>
        </w:rPr>
        <w:t>והטרחנית</w:t>
      </w:r>
      <w:r w:rsidR="00C368A0" w:rsidRPr="00022EA3">
        <w:rPr>
          <w:rFonts w:cs="Times New Roman"/>
          <w:rtl/>
        </w:rPr>
        <w:t xml:space="preserve"> </w:t>
      </w:r>
      <w:r w:rsidR="00C368A0" w:rsidRPr="00022EA3">
        <w:rPr>
          <w:rFonts w:cs="Times New Roman" w:hint="eastAsia"/>
          <w:rtl/>
        </w:rPr>
        <w:t>הזאת</w:t>
      </w:r>
      <w:r w:rsidR="00C368A0" w:rsidRPr="00022EA3">
        <w:rPr>
          <w:rFonts w:cs="Times New Roman"/>
          <w:rtl/>
        </w:rPr>
        <w:t xml:space="preserve">? </w:t>
      </w:r>
      <w:r w:rsidR="00C368A0" w:rsidRPr="00022EA3">
        <w:rPr>
          <w:rFonts w:cs="Times New Roman" w:hint="eastAsia"/>
          <w:rtl/>
        </w:rPr>
        <w:t>אצל</w:t>
      </w:r>
      <w:r w:rsidR="00C368A0" w:rsidRPr="00022EA3">
        <w:rPr>
          <w:rFonts w:cs="Times New Roman"/>
          <w:rtl/>
        </w:rPr>
        <w:t xml:space="preserve"> </w:t>
      </w:r>
      <w:r w:rsidR="00C368A0" w:rsidRPr="00022EA3">
        <w:rPr>
          <w:rFonts w:cs="Times New Roman" w:hint="eastAsia"/>
          <w:rtl/>
        </w:rPr>
        <w:t>אלכס</w:t>
      </w:r>
      <w:r w:rsidR="00C368A0" w:rsidRPr="00022EA3">
        <w:rPr>
          <w:rFonts w:cs="Times New Roman"/>
          <w:rtl/>
        </w:rPr>
        <w:t xml:space="preserve"> </w:t>
      </w:r>
      <w:r w:rsidR="00C368A0" w:rsidRPr="00022EA3">
        <w:rPr>
          <w:rFonts w:cs="Times New Roman" w:hint="eastAsia"/>
          <w:rtl/>
        </w:rPr>
        <w:t>כמובן</w:t>
      </w:r>
      <w:r w:rsidR="00C368A0" w:rsidRPr="00022EA3">
        <w:rPr>
          <w:rFonts w:cs="Times New Roman"/>
          <w:rtl/>
        </w:rPr>
        <w:t>.</w:t>
      </w:r>
    </w:p>
    <w:p w14:paraId="72B80090" w14:textId="6E214C35" w:rsidR="00D87F87" w:rsidRPr="00022EA3" w:rsidRDefault="007F39C7" w:rsidP="00D87F87">
      <w:pPr>
        <w:rPr>
          <w:rFonts w:cs="Times New Roman"/>
          <w:rtl/>
        </w:rPr>
      </w:pPr>
      <w:r>
        <w:rPr>
          <w:rFonts w:cs="Times New Roman" w:hint="cs"/>
          <w:rtl/>
        </w:rPr>
        <w:t xml:space="preserve">את </w:t>
      </w:r>
      <w:r w:rsidR="008F23AE" w:rsidRPr="00022EA3">
        <w:rPr>
          <w:rFonts w:cs="Times New Roman"/>
          <w:rtl/>
        </w:rPr>
        <w:t>רוב זמ</w:t>
      </w:r>
      <w:r w:rsidR="008F23AE" w:rsidRPr="00022EA3">
        <w:rPr>
          <w:rFonts w:cs="Times New Roman" w:hint="eastAsia"/>
          <w:rtl/>
        </w:rPr>
        <w:t>נה</w:t>
      </w:r>
      <w:r w:rsidR="008F23AE" w:rsidRPr="00022EA3">
        <w:rPr>
          <w:rFonts w:cs="Times New Roman"/>
          <w:rtl/>
        </w:rPr>
        <w:t xml:space="preserve"> </w:t>
      </w:r>
      <w:r w:rsidR="008F23AE" w:rsidRPr="00022EA3">
        <w:rPr>
          <w:rFonts w:cs="Times New Roman" w:hint="eastAsia"/>
          <w:rtl/>
        </w:rPr>
        <w:t>הפנוי</w:t>
      </w:r>
      <w:r w:rsidR="00D87F87" w:rsidRPr="00022EA3">
        <w:rPr>
          <w:rFonts w:cs="Times New Roman"/>
          <w:rtl/>
        </w:rPr>
        <w:t xml:space="preserve"> </w:t>
      </w:r>
      <w:r w:rsidR="00DF2F77" w:rsidRPr="00022EA3">
        <w:rPr>
          <w:rFonts w:cs="Times New Roman" w:hint="eastAsia"/>
          <w:rtl/>
        </w:rPr>
        <w:t>כילתה</w:t>
      </w:r>
      <w:r w:rsidR="00D87F87" w:rsidRPr="00022EA3">
        <w:rPr>
          <w:rFonts w:cs="Times New Roman"/>
          <w:rtl/>
        </w:rPr>
        <w:t xml:space="preserve"> </w:t>
      </w:r>
      <w:r w:rsidR="0016172A" w:rsidRPr="0016172A">
        <w:rPr>
          <w:rFonts w:cs="Times New Roman"/>
          <w:rtl/>
        </w:rPr>
        <w:t xml:space="preserve">קטקה </w:t>
      </w:r>
      <w:r w:rsidR="00D87F87" w:rsidRPr="00022EA3">
        <w:rPr>
          <w:rFonts w:cs="Times New Roman"/>
          <w:rtl/>
        </w:rPr>
        <w:t xml:space="preserve">בהשתלמויות חינוכיות ובסדנאות יומיות במוזיאון, בקורסים ובחוגים </w:t>
      </w:r>
      <w:r w:rsidR="008F23AE" w:rsidRPr="00022EA3">
        <w:rPr>
          <w:rFonts w:cs="Times New Roman"/>
          <w:rtl/>
        </w:rPr>
        <w:t>–</w:t>
      </w:r>
      <w:r w:rsidR="00D87F87" w:rsidRPr="00022EA3">
        <w:rPr>
          <w:rFonts w:cs="Times New Roman"/>
          <w:rtl/>
        </w:rPr>
        <w:t xml:space="preserve"> אותם חוגים </w:t>
      </w:r>
      <w:r w:rsidR="0016172A">
        <w:rPr>
          <w:rFonts w:cs="Times New Roman" w:hint="cs"/>
          <w:rtl/>
        </w:rPr>
        <w:t>ש</w:t>
      </w:r>
      <w:r w:rsidR="00D87F87" w:rsidRPr="00022EA3">
        <w:rPr>
          <w:rFonts w:cs="Times New Roman"/>
          <w:rtl/>
        </w:rPr>
        <w:t>מהם נחלץ ארקדי</w:t>
      </w:r>
      <w:r w:rsidR="000B1720" w:rsidRPr="00022EA3">
        <w:rPr>
          <w:rFonts w:cs="Times New Roman"/>
          <w:rtl/>
        </w:rPr>
        <w:t xml:space="preserve"> </w:t>
      </w:r>
      <w:r w:rsidR="00D87F87" w:rsidRPr="00022EA3">
        <w:rPr>
          <w:rFonts w:cs="Times New Roman"/>
          <w:rtl/>
        </w:rPr>
        <w:t>בזכות</w:t>
      </w:r>
      <w:r w:rsidR="008F23AE" w:rsidRPr="00022EA3">
        <w:rPr>
          <w:rFonts w:cs="Times New Roman"/>
          <w:rtl/>
        </w:rPr>
        <w:t xml:space="preserve"> </w:t>
      </w:r>
      <w:r w:rsidR="000B1720" w:rsidRPr="00022EA3">
        <w:rPr>
          <w:rFonts w:cs="Times New Roman" w:hint="eastAsia"/>
          <w:rtl/>
        </w:rPr>
        <w:t>התדרדרות</w:t>
      </w:r>
      <w:r w:rsidR="000B1720" w:rsidRPr="00022EA3">
        <w:rPr>
          <w:rFonts w:cs="Times New Roman"/>
          <w:rtl/>
        </w:rPr>
        <w:t xml:space="preserve"> </w:t>
      </w:r>
      <w:r w:rsidR="008F23AE" w:rsidRPr="00022EA3">
        <w:rPr>
          <w:rFonts w:cs="Times New Roman"/>
          <w:rtl/>
        </w:rPr>
        <w:t>מחלתה ו</w:t>
      </w:r>
      <w:r w:rsidR="000B1720" w:rsidRPr="00022EA3">
        <w:rPr>
          <w:rFonts w:cs="Times New Roman" w:hint="eastAsia"/>
          <w:rtl/>
        </w:rPr>
        <w:t>לבסוף</w:t>
      </w:r>
      <w:r w:rsidR="000B1720" w:rsidRPr="00022EA3">
        <w:rPr>
          <w:rFonts w:cs="Times New Roman"/>
          <w:rtl/>
        </w:rPr>
        <w:t xml:space="preserve"> </w:t>
      </w:r>
      <w:r w:rsidR="008F23AE" w:rsidRPr="00022EA3">
        <w:rPr>
          <w:rFonts w:cs="Times New Roman"/>
          <w:rtl/>
        </w:rPr>
        <w:t xml:space="preserve">מותה של אימו. כעת </w:t>
      </w:r>
      <w:r w:rsidR="001C5A04">
        <w:rPr>
          <w:rFonts w:cs="Times New Roman"/>
          <w:rtl/>
        </w:rPr>
        <w:t>הייתה</w:t>
      </w:r>
      <w:r w:rsidR="008F23AE" w:rsidRPr="00022EA3">
        <w:rPr>
          <w:rFonts w:cs="Times New Roman"/>
          <w:rtl/>
        </w:rPr>
        <w:t xml:space="preserve"> </w:t>
      </w:r>
      <w:r w:rsidR="00D87F87" w:rsidRPr="00022EA3">
        <w:rPr>
          <w:rFonts w:cs="Times New Roman"/>
          <w:rtl/>
        </w:rPr>
        <w:t>אחות</w:t>
      </w:r>
      <w:r w:rsidR="008F23AE" w:rsidRPr="00022EA3">
        <w:rPr>
          <w:rFonts w:cs="Times New Roman" w:hint="eastAsia"/>
          <w:rtl/>
        </w:rPr>
        <w:t>ו</w:t>
      </w:r>
      <w:r w:rsidR="00D87F87" w:rsidRPr="00022EA3">
        <w:rPr>
          <w:rFonts w:cs="Times New Roman"/>
          <w:rtl/>
        </w:rPr>
        <w:t xml:space="preserve"> החורגת הזאת יושבת על קצה הספה המרוטה </w:t>
      </w:r>
      <w:r w:rsidR="00641B1B" w:rsidRPr="00641B1B">
        <w:rPr>
          <w:rFonts w:cs="Times New Roman"/>
          <w:rtl/>
        </w:rPr>
        <w:t>בסלון הממוזג אצל אלכס</w:t>
      </w:r>
      <w:r w:rsidR="008F23AE" w:rsidRPr="00022EA3">
        <w:rPr>
          <w:rFonts w:cs="Times New Roman"/>
          <w:rtl/>
        </w:rPr>
        <w:t xml:space="preserve">, </w:t>
      </w:r>
      <w:r w:rsidR="0016172A" w:rsidRPr="00022EA3">
        <w:rPr>
          <w:rFonts w:cs="Times New Roman"/>
          <w:rtl/>
        </w:rPr>
        <w:t xml:space="preserve">לרגליה </w:t>
      </w:r>
      <w:r w:rsidR="008F23AE" w:rsidRPr="00022EA3">
        <w:rPr>
          <w:rFonts w:cs="Times New Roman"/>
          <w:rtl/>
        </w:rPr>
        <w:t>גרביים לבנ</w:t>
      </w:r>
      <w:r w:rsidR="0016172A">
        <w:rPr>
          <w:rFonts w:cs="Times New Roman" w:hint="cs"/>
          <w:rtl/>
        </w:rPr>
        <w:t>ים</w:t>
      </w:r>
      <w:r w:rsidR="008F23AE" w:rsidRPr="00022EA3">
        <w:rPr>
          <w:rFonts w:cs="Times New Roman"/>
          <w:rtl/>
        </w:rPr>
        <w:t xml:space="preserve"> </w:t>
      </w:r>
      <w:r w:rsidR="008F23AE" w:rsidRPr="00022EA3">
        <w:rPr>
          <w:rFonts w:cs="Times New Roman" w:hint="eastAsia"/>
          <w:rtl/>
        </w:rPr>
        <w:t>ו</w:t>
      </w:r>
      <w:r w:rsidR="00D87F87" w:rsidRPr="00022EA3">
        <w:rPr>
          <w:rFonts w:cs="Times New Roman"/>
          <w:rtl/>
        </w:rPr>
        <w:t>סנדלים, חולצתה</w:t>
      </w:r>
      <w:r w:rsidR="008F23AE" w:rsidRPr="00022EA3">
        <w:rPr>
          <w:rFonts w:cs="Times New Roman"/>
          <w:rtl/>
        </w:rPr>
        <w:t xml:space="preserve"> המגוהצת למשעי ת</w:t>
      </w:r>
      <w:r w:rsidR="00641B1B">
        <w:rPr>
          <w:rFonts w:cs="Times New Roman" w:hint="cs"/>
          <w:rtl/>
        </w:rPr>
        <w:t>חוב</w:t>
      </w:r>
      <w:r w:rsidR="008F23AE" w:rsidRPr="00022EA3">
        <w:rPr>
          <w:rFonts w:cs="Times New Roman"/>
          <w:rtl/>
        </w:rPr>
        <w:t>ה בתוך מכנסי</w:t>
      </w:r>
      <w:r w:rsidR="008F23AE" w:rsidRPr="00022EA3">
        <w:rPr>
          <w:rFonts w:cs="Times New Roman" w:hint="eastAsia"/>
          <w:rtl/>
        </w:rPr>
        <w:t>ים</w:t>
      </w:r>
      <w:r w:rsidR="00D87F87" w:rsidRPr="00022EA3">
        <w:rPr>
          <w:rFonts w:cs="Times New Roman"/>
          <w:rtl/>
        </w:rPr>
        <w:t xml:space="preserve"> קצר</w:t>
      </w:r>
      <w:r>
        <w:rPr>
          <w:rFonts w:cs="Times New Roman" w:hint="cs"/>
          <w:rtl/>
        </w:rPr>
        <w:t>ים</w:t>
      </w:r>
      <w:r w:rsidR="00D87F87" w:rsidRPr="00022EA3">
        <w:rPr>
          <w:rFonts w:cs="Times New Roman"/>
          <w:rtl/>
        </w:rPr>
        <w:t xml:space="preserve"> </w:t>
      </w:r>
      <w:r w:rsidR="00641B1B">
        <w:rPr>
          <w:rFonts w:cs="Times New Roman" w:hint="cs"/>
          <w:rtl/>
        </w:rPr>
        <w:t>בעלי</w:t>
      </w:r>
      <w:r w:rsidR="000B1720" w:rsidRPr="00022EA3">
        <w:rPr>
          <w:rFonts w:cs="Times New Roman"/>
          <w:rtl/>
        </w:rPr>
        <w:t xml:space="preserve"> </w:t>
      </w:r>
      <w:r w:rsidR="00D87F87" w:rsidRPr="00022EA3">
        <w:rPr>
          <w:rFonts w:cs="Times New Roman"/>
          <w:rtl/>
        </w:rPr>
        <w:t>חגורת עור אדומה</w:t>
      </w:r>
      <w:r w:rsidR="00641B1B">
        <w:rPr>
          <w:rFonts w:cs="Times New Roman" w:hint="cs"/>
          <w:rtl/>
        </w:rPr>
        <w:t>,</w:t>
      </w:r>
      <w:r w:rsidR="00D87F87" w:rsidRPr="00022EA3">
        <w:rPr>
          <w:rFonts w:cs="Times New Roman"/>
          <w:rtl/>
        </w:rPr>
        <w:t xml:space="preserve"> ו</w:t>
      </w:r>
      <w:r w:rsidR="00922255">
        <w:rPr>
          <w:rFonts w:cs="Times New Roman"/>
          <w:rtl/>
        </w:rPr>
        <w:t>שערה</w:t>
      </w:r>
      <w:r w:rsidR="00D87F87" w:rsidRPr="00022EA3">
        <w:rPr>
          <w:rFonts w:cs="Times New Roman"/>
          <w:rtl/>
        </w:rPr>
        <w:t xml:space="preserve"> עשוי </w:t>
      </w:r>
      <w:r w:rsidR="00B62BD3">
        <w:rPr>
          <w:rFonts w:cs="Times New Roman" w:hint="cs"/>
          <w:rtl/>
        </w:rPr>
        <w:t xml:space="preserve">כרגיל </w:t>
      </w:r>
      <w:r w:rsidR="00D87F87" w:rsidRPr="00022EA3">
        <w:rPr>
          <w:rFonts w:cs="Times New Roman"/>
          <w:rtl/>
        </w:rPr>
        <w:t>בשתי צמות עבותות</w:t>
      </w:r>
      <w:r w:rsidR="00B62BD3">
        <w:rPr>
          <w:rFonts w:cs="Times New Roman" w:hint="cs"/>
          <w:rtl/>
        </w:rPr>
        <w:t xml:space="preserve"> [</w:t>
      </w:r>
      <w:r w:rsidR="002C15ED" w:rsidRPr="002C15ED">
        <w:rPr>
          <w:rFonts w:cs="Times New Roman"/>
          <w:rtl/>
        </w:rPr>
        <w:t>, שחזרה לאחרונה לרכוש להן חיבה</w:t>
      </w:r>
      <w:r w:rsidR="00DF2F77" w:rsidRPr="00022EA3">
        <w:rPr>
          <w:rFonts w:cs="Times New Roman"/>
          <w:rtl/>
        </w:rPr>
        <w:t xml:space="preserve"> ששוב נטתה להן חסד לאחר שכמה שנים דבקה בקוקו</w:t>
      </w:r>
      <w:r>
        <w:rPr>
          <w:rFonts w:cs="Times New Roman" w:hint="cs"/>
          <w:rtl/>
        </w:rPr>
        <w:t>]</w:t>
      </w:r>
      <w:r w:rsidR="00D87F87" w:rsidRPr="00022EA3">
        <w:rPr>
          <w:rFonts w:cs="Times New Roman"/>
          <w:rtl/>
        </w:rPr>
        <w:t xml:space="preserve">. היא </w:t>
      </w:r>
      <w:r w:rsidR="00641B1B">
        <w:rPr>
          <w:rFonts w:cs="Times New Roman" w:hint="cs"/>
          <w:rtl/>
        </w:rPr>
        <w:t>דפדפ</w:t>
      </w:r>
      <w:r w:rsidR="00DF2F77" w:rsidRPr="00022EA3">
        <w:rPr>
          <w:rFonts w:cs="Times New Roman" w:hint="eastAsia"/>
          <w:rtl/>
        </w:rPr>
        <w:t>ה</w:t>
      </w:r>
      <w:r w:rsidR="00D87F87" w:rsidRPr="00022EA3">
        <w:rPr>
          <w:rFonts w:cs="Times New Roman"/>
          <w:rtl/>
        </w:rPr>
        <w:t xml:space="preserve"> בעניין רב במחברת האזרחות של אלכס</w:t>
      </w:r>
      <w:r w:rsidR="008F23AE" w:rsidRPr="00022EA3">
        <w:rPr>
          <w:rFonts w:cs="Times New Roman"/>
          <w:rtl/>
        </w:rPr>
        <w:t xml:space="preserve"> שמצאה זרוקה אי</w:t>
      </w:r>
      <w:r w:rsidR="0016172A">
        <w:rPr>
          <w:rFonts w:cs="Times New Roman" w:hint="cs"/>
          <w:rtl/>
        </w:rPr>
        <w:t xml:space="preserve"> </w:t>
      </w:r>
      <w:r w:rsidR="008F23AE" w:rsidRPr="00022EA3">
        <w:rPr>
          <w:rFonts w:cs="Times New Roman"/>
          <w:rtl/>
        </w:rPr>
        <w:t>שם</w:t>
      </w:r>
      <w:r w:rsidR="00D87F87" w:rsidRPr="00022EA3">
        <w:rPr>
          <w:rFonts w:cs="Times New Roman"/>
          <w:rtl/>
        </w:rPr>
        <w:t>.</w:t>
      </w:r>
    </w:p>
    <w:p w14:paraId="343B5A24" w14:textId="0E75916E" w:rsidR="00CA4172" w:rsidRDefault="00985ACD" w:rsidP="00042A38">
      <w:pPr>
        <w:rPr>
          <w:rtl/>
        </w:rPr>
      </w:pPr>
      <w:r w:rsidRPr="00022EA3">
        <w:rPr>
          <w:rFonts w:hint="eastAsia"/>
          <w:rtl/>
        </w:rPr>
        <w:t>שתי</w:t>
      </w:r>
      <w:r w:rsidRPr="00022EA3">
        <w:rPr>
          <w:rtl/>
        </w:rPr>
        <w:t xml:space="preserve"> </w:t>
      </w:r>
      <w:r w:rsidRPr="00022EA3">
        <w:rPr>
          <w:rFonts w:hint="eastAsia"/>
          <w:rtl/>
        </w:rPr>
        <w:t>בנות</w:t>
      </w:r>
      <w:r w:rsidRPr="00022EA3">
        <w:rPr>
          <w:rtl/>
        </w:rPr>
        <w:t xml:space="preserve"> </w:t>
      </w:r>
      <w:r w:rsidRPr="00022EA3">
        <w:rPr>
          <w:rFonts w:hint="eastAsia"/>
          <w:rtl/>
        </w:rPr>
        <w:t>מכיתה</w:t>
      </w:r>
      <w:r w:rsidRPr="00022EA3">
        <w:rPr>
          <w:rtl/>
        </w:rPr>
        <w:t xml:space="preserve"> </w:t>
      </w:r>
      <w:r w:rsidRPr="00022EA3">
        <w:rPr>
          <w:rFonts w:hint="eastAsia"/>
          <w:rtl/>
        </w:rPr>
        <w:t>י</w:t>
      </w:r>
      <w:r w:rsidRPr="00022EA3">
        <w:rPr>
          <w:rtl/>
        </w:rPr>
        <w:t>"ב</w:t>
      </w:r>
      <w:r w:rsidR="00D6321E" w:rsidRPr="00022EA3">
        <w:rPr>
          <w:rtl/>
        </w:rPr>
        <w:t xml:space="preserve"> הגיעו</w:t>
      </w:r>
      <w:r w:rsidR="007F39C7">
        <w:rPr>
          <w:rFonts w:hint="cs"/>
          <w:rtl/>
        </w:rPr>
        <w:t xml:space="preserve"> </w:t>
      </w:r>
      <w:r w:rsidR="00D6321E" w:rsidRPr="00022EA3">
        <w:rPr>
          <w:rtl/>
        </w:rPr>
        <w:t>ל</w:t>
      </w:r>
      <w:r w:rsidR="00641B1B">
        <w:rPr>
          <w:rFonts w:hint="cs"/>
          <w:rtl/>
        </w:rPr>
        <w:t>עזור</w:t>
      </w:r>
      <w:r w:rsidR="00D6321E" w:rsidRPr="00022EA3">
        <w:rPr>
          <w:rtl/>
        </w:rPr>
        <w:t xml:space="preserve"> לאלכס </w:t>
      </w:r>
      <w:r w:rsidR="00CA4172">
        <w:rPr>
          <w:rFonts w:hint="cs"/>
          <w:rtl/>
        </w:rPr>
        <w:t>בלימודים</w:t>
      </w:r>
      <w:r w:rsidR="001B69F6">
        <w:rPr>
          <w:rFonts w:hint="cs"/>
          <w:rtl/>
        </w:rPr>
        <w:t>,</w:t>
      </w:r>
      <w:r w:rsidR="001B69F6" w:rsidRPr="001B69F6">
        <w:rPr>
          <w:rFonts w:hint="eastAsia"/>
          <w:rtl/>
        </w:rPr>
        <w:t xml:space="preserve"> </w:t>
      </w:r>
      <w:r w:rsidR="007F39C7">
        <w:rPr>
          <w:rFonts w:hint="cs"/>
          <w:rtl/>
        </w:rPr>
        <w:t>[</w:t>
      </w:r>
      <w:r w:rsidR="00D6321E" w:rsidRPr="00022EA3">
        <w:rPr>
          <w:rtl/>
        </w:rPr>
        <w:t>,</w:t>
      </w:r>
      <w:r w:rsidRPr="00022EA3">
        <w:rPr>
          <w:rtl/>
        </w:rPr>
        <w:t xml:space="preserve"> </w:t>
      </w:r>
      <w:r w:rsidR="00D6321E" w:rsidRPr="00022EA3">
        <w:rPr>
          <w:rFonts w:hint="eastAsia"/>
          <w:rtl/>
        </w:rPr>
        <w:t>ו</w:t>
      </w:r>
      <w:r w:rsidRPr="00022EA3">
        <w:rPr>
          <w:rFonts w:hint="eastAsia"/>
          <w:rtl/>
        </w:rPr>
        <w:t>עיתותיהן</w:t>
      </w:r>
      <w:r w:rsidRPr="00022EA3">
        <w:rPr>
          <w:rtl/>
        </w:rPr>
        <w:t xml:space="preserve"> </w:t>
      </w:r>
      <w:r w:rsidRPr="00022EA3">
        <w:rPr>
          <w:rFonts w:hint="eastAsia"/>
          <w:rtl/>
        </w:rPr>
        <w:t>בידיהן</w:t>
      </w:r>
      <w:r w:rsidRPr="00022EA3">
        <w:rPr>
          <w:rtl/>
        </w:rPr>
        <w:t xml:space="preserve"> </w:t>
      </w:r>
      <w:r w:rsidRPr="00022EA3">
        <w:rPr>
          <w:rFonts w:hint="eastAsia"/>
          <w:rtl/>
        </w:rPr>
        <w:t>כי</w:t>
      </w:r>
      <w:r w:rsidRPr="00022EA3">
        <w:rPr>
          <w:rtl/>
        </w:rPr>
        <w:t xml:space="preserve"> </w:t>
      </w:r>
      <w:r w:rsidRPr="00022EA3">
        <w:rPr>
          <w:rFonts w:hint="eastAsia"/>
          <w:rtl/>
        </w:rPr>
        <w:t>סיימו</w:t>
      </w:r>
      <w:r w:rsidRPr="00022EA3">
        <w:rPr>
          <w:rtl/>
        </w:rPr>
        <w:t xml:space="preserve"> </w:t>
      </w:r>
      <w:r w:rsidRPr="00022EA3">
        <w:rPr>
          <w:rFonts w:hint="eastAsia"/>
          <w:rtl/>
        </w:rPr>
        <w:t>ז</w:t>
      </w:r>
      <w:r w:rsidR="008752D5" w:rsidRPr="00022EA3">
        <w:rPr>
          <w:rFonts w:hint="eastAsia"/>
          <w:rtl/>
        </w:rPr>
        <w:t>ה</w:t>
      </w:r>
      <w:r w:rsidRPr="00022EA3">
        <w:rPr>
          <w:rtl/>
        </w:rPr>
        <w:t xml:space="preserve"> מ</w:t>
      </w:r>
      <w:r w:rsidR="00D6321E" w:rsidRPr="00022EA3">
        <w:rPr>
          <w:rFonts w:hint="eastAsia"/>
          <w:rtl/>
        </w:rPr>
        <w:t>כבר</w:t>
      </w:r>
      <w:r w:rsidRPr="00022EA3">
        <w:rPr>
          <w:rtl/>
        </w:rPr>
        <w:t xml:space="preserve"> את רוב בחינות הבגרות</w:t>
      </w:r>
      <w:r w:rsidR="007F39C7">
        <w:rPr>
          <w:rFonts w:hint="cs"/>
          <w:rtl/>
        </w:rPr>
        <w:t>]</w:t>
      </w:r>
      <w:r w:rsidR="008752D5" w:rsidRPr="00022EA3">
        <w:rPr>
          <w:rtl/>
        </w:rPr>
        <w:t>.</w:t>
      </w:r>
      <w:r w:rsidR="007F39C7">
        <w:rPr>
          <w:rFonts w:hint="cs"/>
          <w:rtl/>
        </w:rPr>
        <w:t xml:space="preserve"> </w:t>
      </w:r>
      <w:r w:rsidR="00CA4172">
        <w:rPr>
          <w:rFonts w:hint="cs"/>
          <w:rtl/>
        </w:rPr>
        <w:t>עד שיתפנה</w:t>
      </w:r>
      <w:r w:rsidR="008752D5" w:rsidRPr="00022EA3">
        <w:rPr>
          <w:rtl/>
        </w:rPr>
        <w:t xml:space="preserve"> </w:t>
      </w:r>
      <w:r w:rsidR="00B62BD3" w:rsidRPr="00B62BD3">
        <w:rPr>
          <w:rFonts w:cs="Times New Roman"/>
          <w:rtl/>
        </w:rPr>
        <w:t>אלי</w:t>
      </w:r>
      <w:r w:rsidR="008752D5" w:rsidRPr="00022EA3">
        <w:rPr>
          <w:rFonts w:hint="eastAsia"/>
          <w:rtl/>
        </w:rPr>
        <w:t>הן</w:t>
      </w:r>
      <w:r w:rsidR="00B62BD3">
        <w:rPr>
          <w:rFonts w:hint="cs"/>
          <w:rtl/>
        </w:rPr>
        <w:t>,</w:t>
      </w:r>
      <w:r w:rsidR="008752D5" w:rsidRPr="00022EA3">
        <w:rPr>
          <w:rtl/>
        </w:rPr>
        <w:t xml:space="preserve"> </w:t>
      </w:r>
      <w:r w:rsidR="008752D5" w:rsidRPr="00022EA3">
        <w:rPr>
          <w:rFonts w:hint="eastAsia"/>
          <w:rtl/>
        </w:rPr>
        <w:t>עשו</w:t>
      </w:r>
      <w:r w:rsidR="008752D5" w:rsidRPr="00022EA3">
        <w:rPr>
          <w:rtl/>
        </w:rPr>
        <w:t xml:space="preserve"> </w:t>
      </w:r>
      <w:r w:rsidR="008752D5" w:rsidRPr="00022EA3">
        <w:rPr>
          <w:rFonts w:hint="eastAsia"/>
          <w:rtl/>
        </w:rPr>
        <w:t>ל</w:t>
      </w:r>
      <w:r w:rsidR="007F39C7">
        <w:rPr>
          <w:rFonts w:hint="cs"/>
          <w:rtl/>
        </w:rPr>
        <w:t xml:space="preserve">בנות הדודות </w:t>
      </w:r>
      <w:r w:rsidR="008752D5" w:rsidRPr="00022EA3">
        <w:rPr>
          <w:rFonts w:hint="eastAsia"/>
          <w:rtl/>
        </w:rPr>
        <w:t>בת</w:t>
      </w:r>
      <w:r w:rsidR="008752D5" w:rsidRPr="00022EA3">
        <w:rPr>
          <w:rtl/>
        </w:rPr>
        <w:t>-</w:t>
      </w:r>
      <w:r w:rsidR="008752D5" w:rsidRPr="00022EA3">
        <w:rPr>
          <w:rFonts w:hint="eastAsia"/>
          <w:rtl/>
        </w:rPr>
        <w:t>חן</w:t>
      </w:r>
      <w:r w:rsidR="008752D5" w:rsidRPr="00022EA3">
        <w:rPr>
          <w:rtl/>
        </w:rPr>
        <w:t xml:space="preserve"> </w:t>
      </w:r>
      <w:r w:rsidR="008752D5" w:rsidRPr="00022EA3">
        <w:rPr>
          <w:rFonts w:hint="eastAsia"/>
          <w:rtl/>
        </w:rPr>
        <w:t>ובת</w:t>
      </w:r>
      <w:r w:rsidR="008752D5" w:rsidRPr="00022EA3">
        <w:rPr>
          <w:rtl/>
        </w:rPr>
        <w:t>-</w:t>
      </w:r>
      <w:r w:rsidR="00D6321E" w:rsidRPr="00022EA3">
        <w:rPr>
          <w:rFonts w:hint="eastAsia"/>
          <w:rtl/>
        </w:rPr>
        <w:t>אל</w:t>
      </w:r>
      <w:r w:rsidR="008752D5" w:rsidRPr="00022EA3">
        <w:rPr>
          <w:rtl/>
        </w:rPr>
        <w:t xml:space="preserve"> </w:t>
      </w:r>
      <w:r w:rsidR="00D6321E" w:rsidRPr="00022EA3">
        <w:rPr>
          <w:rtl/>
        </w:rPr>
        <w:t>[</w:t>
      </w:r>
      <w:r w:rsidR="008752D5" w:rsidRPr="00022EA3">
        <w:rPr>
          <w:rFonts w:hint="eastAsia"/>
          <w:rtl/>
        </w:rPr>
        <w:t>טרנספורמציה</w:t>
      </w:r>
      <w:r w:rsidR="008752D5" w:rsidRPr="00022EA3">
        <w:rPr>
          <w:rtl/>
        </w:rPr>
        <w:t xml:space="preserve"> </w:t>
      </w:r>
      <w:r w:rsidR="008752D5" w:rsidRPr="00022EA3">
        <w:rPr>
          <w:rFonts w:hint="eastAsia"/>
          <w:rtl/>
        </w:rPr>
        <w:t>מייקאובר</w:t>
      </w:r>
      <w:r w:rsidR="00D6321E" w:rsidRPr="00022EA3">
        <w:rPr>
          <w:rtl/>
        </w:rPr>
        <w:t>]</w:t>
      </w:r>
      <w:r w:rsidR="008752D5" w:rsidRPr="00022EA3">
        <w:rPr>
          <w:rtl/>
        </w:rPr>
        <w:t xml:space="preserve"> מהפך. מאז הצהריים </w:t>
      </w:r>
      <w:r w:rsidR="00DF2F77" w:rsidRPr="00022EA3">
        <w:rPr>
          <w:rFonts w:hint="eastAsia"/>
          <w:rtl/>
        </w:rPr>
        <w:t>בילו</w:t>
      </w:r>
      <w:r w:rsidR="00DF2F77" w:rsidRPr="00022EA3">
        <w:rPr>
          <w:rtl/>
        </w:rPr>
        <w:t xml:space="preserve"> </w:t>
      </w:r>
      <w:r w:rsidR="008752D5" w:rsidRPr="00022EA3">
        <w:rPr>
          <w:rFonts w:hint="eastAsia"/>
          <w:rtl/>
        </w:rPr>
        <w:t>בפן</w:t>
      </w:r>
      <w:r w:rsidR="008752D5" w:rsidRPr="00022EA3">
        <w:rPr>
          <w:rtl/>
        </w:rPr>
        <w:t xml:space="preserve"> </w:t>
      </w:r>
      <w:r w:rsidR="008752D5" w:rsidRPr="00022EA3">
        <w:rPr>
          <w:rFonts w:hint="eastAsia"/>
          <w:rtl/>
        </w:rPr>
        <w:t>וג</w:t>
      </w:r>
      <w:r w:rsidR="008752D5" w:rsidRPr="00022EA3">
        <w:rPr>
          <w:rtl/>
        </w:rPr>
        <w:t xml:space="preserve">'ל </w:t>
      </w:r>
      <w:r w:rsidR="008752D5" w:rsidRPr="00022EA3">
        <w:rPr>
          <w:rFonts w:hint="eastAsia"/>
          <w:rtl/>
        </w:rPr>
        <w:t>ולק</w:t>
      </w:r>
      <w:r w:rsidR="008752D5" w:rsidRPr="00022EA3">
        <w:rPr>
          <w:rtl/>
        </w:rPr>
        <w:t xml:space="preserve"> </w:t>
      </w:r>
      <w:r w:rsidR="000B1720" w:rsidRPr="00022EA3">
        <w:rPr>
          <w:rFonts w:hint="eastAsia"/>
          <w:rtl/>
        </w:rPr>
        <w:t>וצלליות</w:t>
      </w:r>
      <w:r w:rsidR="000B1720" w:rsidRPr="00022EA3">
        <w:rPr>
          <w:rtl/>
        </w:rPr>
        <w:t xml:space="preserve"> וסמקים </w:t>
      </w:r>
      <w:r w:rsidR="008752D5" w:rsidRPr="00022EA3">
        <w:rPr>
          <w:rFonts w:hint="eastAsia"/>
          <w:rtl/>
        </w:rPr>
        <w:t>וקליעות</w:t>
      </w:r>
      <w:r w:rsidR="008752D5" w:rsidRPr="00022EA3">
        <w:rPr>
          <w:rtl/>
        </w:rPr>
        <w:t xml:space="preserve"> </w:t>
      </w:r>
      <w:r w:rsidR="008752D5" w:rsidRPr="00022EA3">
        <w:rPr>
          <w:rFonts w:hint="eastAsia"/>
          <w:rtl/>
        </w:rPr>
        <w:t>מסובכות</w:t>
      </w:r>
      <w:r w:rsidR="008752D5" w:rsidRPr="00022EA3">
        <w:rPr>
          <w:rtl/>
        </w:rPr>
        <w:t xml:space="preserve"> בשיער. </w:t>
      </w:r>
    </w:p>
    <w:p w14:paraId="60FB87F1" w14:textId="3306F56D" w:rsidR="00042A38" w:rsidRDefault="008752D5" w:rsidP="00042A38">
      <w:pPr>
        <w:rPr>
          <w:rFonts w:cs="Times New Roman"/>
          <w:rtl/>
        </w:rPr>
      </w:pPr>
      <w:r w:rsidRPr="00022EA3">
        <w:rPr>
          <w:rtl/>
        </w:rPr>
        <w:t>אלכס</w:t>
      </w:r>
      <w:r w:rsidR="00042A38">
        <w:rPr>
          <w:rFonts w:hint="cs"/>
          <w:rtl/>
        </w:rPr>
        <w:t xml:space="preserve"> היה</w:t>
      </w:r>
      <w:r w:rsidRPr="00022EA3">
        <w:rPr>
          <w:rtl/>
        </w:rPr>
        <w:t xml:space="preserve"> לרוב </w:t>
      </w:r>
      <w:r w:rsidR="00042A38">
        <w:rPr>
          <w:rFonts w:hint="cs"/>
          <w:rtl/>
        </w:rPr>
        <w:t>[</w:t>
      </w:r>
      <w:r w:rsidR="00DF2F77" w:rsidRPr="00022EA3">
        <w:rPr>
          <w:rFonts w:hint="eastAsia"/>
          <w:rtl/>
        </w:rPr>
        <w:t>נוח</w:t>
      </w:r>
      <w:r w:rsidR="00DF2F77" w:rsidRPr="00022EA3">
        <w:rPr>
          <w:rtl/>
        </w:rPr>
        <w:t xml:space="preserve"> </w:t>
      </w:r>
      <w:r w:rsidR="00DF2F77" w:rsidRPr="00022EA3">
        <w:rPr>
          <w:rFonts w:hint="eastAsia"/>
          <w:rtl/>
        </w:rPr>
        <w:t>לבריות</w:t>
      </w:r>
      <w:r w:rsidRPr="00022EA3">
        <w:rPr>
          <w:rtl/>
        </w:rPr>
        <w:t xml:space="preserve"> </w:t>
      </w:r>
      <w:r w:rsidRPr="00022EA3">
        <w:t>easygoing</w:t>
      </w:r>
      <w:r w:rsidR="000B1720" w:rsidRPr="00022EA3">
        <w:rPr>
          <w:rtl/>
        </w:rPr>
        <w:t xml:space="preserve"> קליל, זורם, נוח לבריות]</w:t>
      </w:r>
      <w:r w:rsidRPr="00022EA3">
        <w:rPr>
          <w:rtl/>
        </w:rPr>
        <w:t xml:space="preserve"> </w:t>
      </w:r>
      <w:r w:rsidRPr="00022EA3">
        <w:rPr>
          <w:rFonts w:hint="eastAsia"/>
          <w:rtl/>
        </w:rPr>
        <w:t>אדיש</w:t>
      </w:r>
      <w:r w:rsidRPr="00022EA3">
        <w:rPr>
          <w:rtl/>
        </w:rPr>
        <w:t xml:space="preserve"> </w:t>
      </w:r>
      <w:r w:rsidRPr="00022EA3">
        <w:rPr>
          <w:rFonts w:hint="eastAsia"/>
          <w:rtl/>
        </w:rPr>
        <w:t>לבלגן</w:t>
      </w:r>
      <w:r w:rsidRPr="00022EA3">
        <w:rPr>
          <w:rtl/>
        </w:rPr>
        <w:t xml:space="preserve"> </w:t>
      </w:r>
      <w:r w:rsidRPr="00022EA3">
        <w:rPr>
          <w:rFonts w:hint="eastAsia"/>
          <w:rtl/>
        </w:rPr>
        <w:t>ש</w:t>
      </w:r>
      <w:r w:rsidR="000B1720" w:rsidRPr="00022EA3">
        <w:rPr>
          <w:rFonts w:hint="eastAsia"/>
          <w:rtl/>
        </w:rPr>
        <w:t>שרר</w:t>
      </w:r>
      <w:r w:rsidRPr="00022EA3">
        <w:rPr>
          <w:rtl/>
        </w:rPr>
        <w:t xml:space="preserve"> בבית, למהומה, </w:t>
      </w:r>
      <w:r w:rsidR="00042A38">
        <w:rPr>
          <w:rFonts w:hint="cs"/>
          <w:rtl/>
        </w:rPr>
        <w:t>[</w:t>
      </w:r>
      <w:r w:rsidRPr="00022EA3">
        <w:rPr>
          <w:rtl/>
        </w:rPr>
        <w:t xml:space="preserve">לאנשים שנכנסים בלי רשות </w:t>
      </w:r>
      <w:r w:rsidRPr="00022EA3">
        <w:rPr>
          <w:rFonts w:hint="eastAsia"/>
          <w:rtl/>
        </w:rPr>
        <w:t>לחדר</w:t>
      </w:r>
      <w:r w:rsidR="000B1720" w:rsidRPr="00022EA3">
        <w:rPr>
          <w:rFonts w:hint="eastAsia"/>
          <w:rtl/>
        </w:rPr>
        <w:t>ו</w:t>
      </w:r>
      <w:r w:rsidRPr="00022EA3">
        <w:rPr>
          <w:rtl/>
        </w:rPr>
        <w:t xml:space="preserve"> ומרחרחים ומחטטים.</w:t>
      </w:r>
      <w:r w:rsidR="00042A38">
        <w:rPr>
          <w:rFonts w:hint="cs"/>
          <w:rtl/>
        </w:rPr>
        <w:t>]</w:t>
      </w:r>
      <w:r w:rsidRPr="00022EA3">
        <w:rPr>
          <w:rtl/>
        </w:rPr>
        <w:t xml:space="preserve"> </w:t>
      </w:r>
      <w:r w:rsidR="00733EF8" w:rsidRPr="00022EA3">
        <w:rPr>
          <w:rFonts w:hint="eastAsia"/>
          <w:rtl/>
        </w:rPr>
        <w:t>אבל</w:t>
      </w:r>
      <w:r w:rsidR="00733EF8" w:rsidRPr="00022EA3">
        <w:rPr>
          <w:rtl/>
        </w:rPr>
        <w:t xml:space="preserve"> </w:t>
      </w:r>
      <w:r w:rsidR="00733EF8" w:rsidRPr="00022EA3">
        <w:rPr>
          <w:rFonts w:hint="eastAsia"/>
          <w:rtl/>
        </w:rPr>
        <w:t>כשאחת</w:t>
      </w:r>
      <w:r w:rsidR="00733EF8" w:rsidRPr="00022EA3">
        <w:rPr>
          <w:rtl/>
        </w:rPr>
        <w:t xml:space="preserve"> </w:t>
      </w:r>
      <w:r w:rsidR="00D6321E" w:rsidRPr="00022EA3">
        <w:rPr>
          <w:rFonts w:hint="eastAsia"/>
          <w:rtl/>
        </w:rPr>
        <w:t>ה</w:t>
      </w:r>
      <w:r w:rsidR="00733EF8" w:rsidRPr="00022EA3">
        <w:rPr>
          <w:rFonts w:hint="eastAsia"/>
          <w:rtl/>
        </w:rPr>
        <w:t>בנות</w:t>
      </w:r>
      <w:r w:rsidR="00733EF8" w:rsidRPr="00022EA3">
        <w:rPr>
          <w:rtl/>
        </w:rPr>
        <w:t xml:space="preserve"> הציעה לעשות מהפך גם </w:t>
      </w:r>
      <w:r w:rsidR="0016172A">
        <w:rPr>
          <w:rFonts w:hint="cs"/>
          <w:rtl/>
        </w:rPr>
        <w:t>ל</w:t>
      </w:r>
      <w:r w:rsidR="0016172A" w:rsidRPr="0016172A">
        <w:rPr>
          <w:rFonts w:cs="Times New Roman"/>
          <w:rtl/>
        </w:rPr>
        <w:t>קטקה</w:t>
      </w:r>
      <w:r w:rsidR="0016172A" w:rsidRPr="0016172A">
        <w:rPr>
          <w:rFonts w:cs="Times New Roman" w:hint="eastAsia"/>
          <w:rtl/>
        </w:rPr>
        <w:t xml:space="preserve"> </w:t>
      </w:r>
      <w:r w:rsidR="00733EF8" w:rsidRPr="00022EA3">
        <w:rPr>
          <w:rFonts w:hint="eastAsia"/>
          <w:rtl/>
        </w:rPr>
        <w:t>התנגד</w:t>
      </w:r>
      <w:r w:rsidR="00733EF8" w:rsidRPr="00022EA3">
        <w:rPr>
          <w:rtl/>
        </w:rPr>
        <w:t xml:space="preserve"> </w:t>
      </w:r>
      <w:r w:rsidR="00402F83">
        <w:rPr>
          <w:rFonts w:hint="cs"/>
          <w:rtl/>
        </w:rPr>
        <w:t xml:space="preserve">לכך </w:t>
      </w:r>
      <w:r w:rsidR="00733EF8" w:rsidRPr="00022EA3">
        <w:rPr>
          <w:rtl/>
        </w:rPr>
        <w:t>באופן נחרץ</w:t>
      </w:r>
      <w:r w:rsidR="00271403">
        <w:rPr>
          <w:rFonts w:hint="cs"/>
          <w:rtl/>
        </w:rPr>
        <w:t>[</w:t>
      </w:r>
      <w:r w:rsidR="00733EF8" w:rsidRPr="00022EA3">
        <w:rPr>
          <w:rtl/>
        </w:rPr>
        <w:t xml:space="preserve">, אף </w:t>
      </w:r>
      <w:r w:rsidR="00733EF8" w:rsidRPr="00022EA3">
        <w:rPr>
          <w:rFonts w:hint="eastAsia"/>
          <w:rtl/>
        </w:rPr>
        <w:t>שארקדי</w:t>
      </w:r>
      <w:r w:rsidR="00733EF8" w:rsidRPr="00022EA3">
        <w:rPr>
          <w:rtl/>
        </w:rPr>
        <w:t xml:space="preserve"> </w:t>
      </w:r>
      <w:r w:rsidR="00733EF8" w:rsidRPr="00022EA3">
        <w:rPr>
          <w:rFonts w:hint="eastAsia"/>
          <w:rtl/>
        </w:rPr>
        <w:t>הסתקרן</w:t>
      </w:r>
      <w:r w:rsidR="00733EF8" w:rsidRPr="00022EA3">
        <w:rPr>
          <w:rtl/>
        </w:rPr>
        <w:t xml:space="preserve"> </w:t>
      </w:r>
      <w:r w:rsidR="00733EF8" w:rsidRPr="00022EA3">
        <w:rPr>
          <w:rFonts w:hint="eastAsia"/>
          <w:rtl/>
        </w:rPr>
        <w:t>לראות</w:t>
      </w:r>
      <w:r w:rsidR="001B69F6">
        <w:rPr>
          <w:rFonts w:hint="cs"/>
          <w:rtl/>
        </w:rPr>
        <w:t>הּ</w:t>
      </w:r>
      <w:r w:rsidR="00733EF8" w:rsidRPr="00022EA3">
        <w:rPr>
          <w:rtl/>
        </w:rPr>
        <w:t xml:space="preserve"> בשיער פזור ו</w:t>
      </w:r>
      <w:r w:rsidR="00332B5E" w:rsidRPr="00022EA3">
        <w:rPr>
          <w:rFonts w:hint="eastAsia"/>
          <w:rtl/>
        </w:rPr>
        <w:t>מעוצב</w:t>
      </w:r>
      <w:r w:rsidR="00271403">
        <w:rPr>
          <w:rFonts w:hint="cs"/>
          <w:rtl/>
        </w:rPr>
        <w:t>]</w:t>
      </w:r>
      <w:r w:rsidR="00733EF8" w:rsidRPr="00022EA3">
        <w:rPr>
          <w:rtl/>
        </w:rPr>
        <w:t>.</w:t>
      </w:r>
      <w:bookmarkStart w:id="418" w:name="_Hlk526440393"/>
      <w:r w:rsidR="00042A38" w:rsidRPr="00042A38">
        <w:rPr>
          <w:rtl/>
        </w:rPr>
        <w:t xml:space="preserve"> </w:t>
      </w:r>
      <w:r w:rsidR="00042A38" w:rsidRPr="00042A38">
        <w:rPr>
          <w:rFonts w:cs="Times New Roman"/>
          <w:rtl/>
        </w:rPr>
        <w:t xml:space="preserve">את </w:t>
      </w:r>
      <w:r w:rsidR="00190C71">
        <w:rPr>
          <w:rFonts w:cs="Times New Roman"/>
          <w:rtl/>
        </w:rPr>
        <w:t>ט</w:t>
      </w:r>
      <w:r w:rsidR="00402F83">
        <w:rPr>
          <w:rFonts w:cs="Times New Roman" w:hint="cs"/>
          <w:rtl/>
        </w:rPr>
        <w:t>ִ</w:t>
      </w:r>
      <w:r w:rsidR="00190C71">
        <w:rPr>
          <w:rFonts w:cs="Times New Roman"/>
          <w:rtl/>
        </w:rPr>
        <w:t>ינ</w:t>
      </w:r>
      <w:r w:rsidR="00402F83">
        <w:rPr>
          <w:rFonts w:cs="Times New Roman" w:hint="cs"/>
          <w:rtl/>
        </w:rPr>
        <w:t>ְ</w:t>
      </w:r>
      <w:r w:rsidR="00190C71">
        <w:rPr>
          <w:rFonts w:cs="Times New Roman"/>
          <w:rtl/>
        </w:rPr>
        <w:t>ק</w:t>
      </w:r>
      <w:r w:rsidR="00402F83">
        <w:rPr>
          <w:rFonts w:cs="Times New Roman" w:hint="cs"/>
          <w:rtl/>
        </w:rPr>
        <w:t>ָ</w:t>
      </w:r>
      <w:r w:rsidR="00190C71">
        <w:rPr>
          <w:rFonts w:cs="Times New Roman"/>
          <w:rtl/>
        </w:rPr>
        <w:t>ה</w:t>
      </w:r>
      <w:r w:rsidR="00402F83">
        <w:rPr>
          <w:rFonts w:cs="Times New Roman" w:hint="cs"/>
          <w:rtl/>
        </w:rPr>
        <w:t xml:space="preserve"> </w:t>
      </w:r>
      <w:r w:rsidR="00042A38" w:rsidRPr="00042A38">
        <w:rPr>
          <w:rFonts w:cs="Times New Roman"/>
          <w:rtl/>
        </w:rPr>
        <w:t>אלכס לא הרשה להן לשנות – הוא החל לכנותה כך מאז ש</w:t>
      </w:r>
      <w:r w:rsidR="002C15ED" w:rsidRPr="002C15ED">
        <w:rPr>
          <w:rFonts w:cs="Times New Roman"/>
          <w:rtl/>
        </w:rPr>
        <w:t>דימה הסביר</w:t>
      </w:r>
      <w:r w:rsidR="00042A38" w:rsidRPr="00042A38">
        <w:rPr>
          <w:rFonts w:cs="Times New Roman"/>
          <w:rtl/>
        </w:rPr>
        <w:t xml:space="preserve"> שהשם '</w:t>
      </w:r>
      <w:r w:rsidR="0016172A" w:rsidRPr="0016172A">
        <w:rPr>
          <w:rFonts w:cs="Times New Roman"/>
          <w:rtl/>
        </w:rPr>
        <w:t>קטקה</w:t>
      </w:r>
      <w:r w:rsidR="00042A38" w:rsidRPr="00042A38">
        <w:rPr>
          <w:rFonts w:cs="Times New Roman"/>
          <w:rtl/>
        </w:rPr>
        <w:t>' לא מבטא חיבה אלא קוצר</w:t>
      </w:r>
      <w:r w:rsidR="0016172A">
        <w:rPr>
          <w:rFonts w:cs="Times New Roman" w:hint="cs"/>
          <w:rtl/>
        </w:rPr>
        <w:t xml:space="preserve"> </w:t>
      </w:r>
      <w:r w:rsidR="00042A38" w:rsidRPr="00042A38">
        <w:rPr>
          <w:rFonts w:cs="Times New Roman"/>
          <w:rtl/>
        </w:rPr>
        <w:t xml:space="preserve">רוח דווקא. ובכן </w:t>
      </w:r>
      <w:r w:rsidR="00190C71">
        <w:rPr>
          <w:rFonts w:cs="Times New Roman"/>
          <w:rtl/>
        </w:rPr>
        <w:t>טינקה</w:t>
      </w:r>
      <w:r w:rsidR="00042A38" w:rsidRPr="00042A38">
        <w:rPr>
          <w:rFonts w:cs="Times New Roman"/>
          <w:rtl/>
        </w:rPr>
        <w:t xml:space="preserve"> לא תעבור מהפך, היא נשארת כמו</w:t>
      </w:r>
      <w:r w:rsidR="00CA4172">
        <w:rPr>
          <w:rFonts w:cs="Times New Roman" w:hint="cs"/>
          <w:rtl/>
        </w:rPr>
        <w:t>ת</w:t>
      </w:r>
      <w:r w:rsidR="00042A38" w:rsidRPr="00042A38">
        <w:rPr>
          <w:rFonts w:cs="Times New Roman"/>
          <w:rtl/>
        </w:rPr>
        <w:t xml:space="preserve"> שהיא.</w:t>
      </w:r>
    </w:p>
    <w:p w14:paraId="5330170F" w14:textId="4E6B3F05" w:rsidR="00042A38" w:rsidRDefault="00F9605D" w:rsidP="00042A38">
      <w:pPr>
        <w:rPr>
          <w:rFonts w:cs="Times New Roman"/>
          <w:rtl/>
        </w:rPr>
      </w:pPr>
      <w:r>
        <w:rPr>
          <w:rFonts w:cs="Times New Roman" w:hint="cs"/>
          <w:rtl/>
        </w:rPr>
        <w:t>[</w:t>
      </w:r>
    </w:p>
    <w:p w14:paraId="19726D84" w14:textId="6453C46A" w:rsidR="009D5396" w:rsidRDefault="009D5396" w:rsidP="00042A38">
      <w:pPr>
        <w:rPr>
          <w:rFonts w:cs="Times New Roman"/>
          <w:rtl/>
        </w:rPr>
      </w:pPr>
      <w:r w:rsidRPr="009D5396">
        <w:rPr>
          <w:rFonts w:cs="Times New Roman"/>
          <w:rtl/>
        </w:rPr>
        <w:t>קאטֶנקָה</w:t>
      </w:r>
      <w:bookmarkEnd w:id="418"/>
      <w:r w:rsidRPr="009D5396">
        <w:rPr>
          <w:rFonts w:cs="Times New Roman"/>
          <w:rtl/>
        </w:rPr>
        <w:t xml:space="preserve"> - ניקוד בדוק </w:t>
      </w:r>
      <w:r>
        <w:rPr>
          <w:rFonts w:cs="Times New Roman" w:hint="cs"/>
          <w:rtl/>
        </w:rPr>
        <w:t xml:space="preserve">מתוך סיפורים מהפרובינציה </w:t>
      </w:r>
      <w:r w:rsidRPr="009D5396">
        <w:rPr>
          <w:rFonts w:cs="Times New Roman"/>
          <w:rtl/>
        </w:rPr>
        <w:t xml:space="preserve">עמ' 56 או </w:t>
      </w:r>
      <w:r w:rsidR="00190C71">
        <w:rPr>
          <w:rFonts w:cs="Times New Roman"/>
          <w:rtl/>
        </w:rPr>
        <w:t>טינקה</w:t>
      </w:r>
    </w:p>
    <w:p w14:paraId="0AAAD391" w14:textId="1935DABD" w:rsidR="009D5396" w:rsidRDefault="009D5396" w:rsidP="009D5396">
      <w:pPr>
        <w:rPr>
          <w:rtl/>
        </w:rPr>
      </w:pPr>
      <w:r>
        <w:rPr>
          <w:rFonts w:cs="Times New Roman"/>
          <w:rtl/>
        </w:rPr>
        <w:t>הוא גם הפסיק לכנות</w:t>
      </w:r>
      <w:bookmarkStart w:id="419" w:name="_Hlk526442283"/>
      <w:r>
        <w:rPr>
          <w:rFonts w:cs="Times New Roman"/>
          <w:rtl/>
        </w:rPr>
        <w:t>הּ קטקה, מאז שהתברר לו (מדימה דווקא) שזהו כינוי שמבטא קוצר-רוח ו... ולא במובן הטוב דווקא.</w:t>
      </w:r>
      <w:bookmarkEnd w:id="419"/>
    </w:p>
    <w:p w14:paraId="0814DE04" w14:textId="7BB8A2E4" w:rsidR="009D5396" w:rsidRDefault="009D5396" w:rsidP="009D5396">
      <w:pPr>
        <w:rPr>
          <w:rFonts w:cs="Times New Roman"/>
          <w:rtl/>
        </w:rPr>
      </w:pPr>
      <w:r>
        <w:rPr>
          <w:rFonts w:cs="Times New Roman"/>
          <w:rtl/>
        </w:rPr>
        <w:t>-זה קורה כשאומרים שהוא לא הרשה לעשות לה מייקאובר</w:t>
      </w:r>
    </w:p>
    <w:p w14:paraId="754E03D4" w14:textId="08F8C2EB" w:rsidR="009D5396" w:rsidRDefault="009D5396" w:rsidP="009D5396">
      <w:pPr>
        <w:rPr>
          <w:rtl/>
        </w:rPr>
      </w:pPr>
      <w:r w:rsidRPr="009D5396">
        <w:rPr>
          <w:rFonts w:cs="Times New Roman"/>
          <w:rtl/>
        </w:rPr>
        <w:t>להזכיר שקטקה זה שם מכוער שנובע מקוצר רוח איתה</w:t>
      </w:r>
    </w:p>
    <w:p w14:paraId="14AFA145" w14:textId="7B1F16A7" w:rsidR="009D5396" w:rsidRDefault="00872294" w:rsidP="00872294">
      <w:pPr>
        <w:bidi w:val="0"/>
        <w:rPr>
          <w:rtl/>
        </w:rPr>
      </w:pPr>
      <w:r w:rsidRPr="00872294">
        <w:t>The derogatory one, in this case "Kat'ka" (basically "This Kate chick"). Used when you're being insulting or for nonchalant familiarity, whether in actual display thereof or to take someone who obviously doesn't apply down a notch or two. Except in some contexts this form isn't offensive (most often, if the person who accepts it is trying to present herself as simple, down-to-earth person). Or sometimes Russians use this form when talking about themselves, ironically</w:t>
      </w:r>
      <w:r w:rsidRPr="00872294">
        <w:rPr>
          <w:rFonts w:cs="Times New Roman"/>
          <w:rtl/>
        </w:rPr>
        <w:t>.</w:t>
      </w:r>
    </w:p>
    <w:p w14:paraId="03EE2665" w14:textId="261BF6DE" w:rsidR="00985ACD" w:rsidRPr="00022EA3" w:rsidRDefault="008752D5" w:rsidP="00D87F87">
      <w:pPr>
        <w:rPr>
          <w:rtl/>
        </w:rPr>
      </w:pPr>
      <w:r w:rsidRPr="00022EA3">
        <w:rPr>
          <w:rFonts w:hint="eastAsia"/>
          <w:rtl/>
        </w:rPr>
        <w:t>כרגע</w:t>
      </w:r>
      <w:r w:rsidRPr="00022EA3">
        <w:rPr>
          <w:rtl/>
        </w:rPr>
        <w:t xml:space="preserve"> </w:t>
      </w:r>
      <w:r w:rsidRPr="00022EA3">
        <w:rPr>
          <w:rFonts w:hint="eastAsia"/>
          <w:rtl/>
        </w:rPr>
        <w:t>א</w:t>
      </w:r>
      <w:r w:rsidR="00733EF8" w:rsidRPr="00022EA3">
        <w:rPr>
          <w:rFonts w:hint="eastAsia"/>
          <w:rtl/>
        </w:rPr>
        <w:t>לכס</w:t>
      </w:r>
      <w:r w:rsidRPr="00022EA3">
        <w:rPr>
          <w:rtl/>
        </w:rPr>
        <w:t xml:space="preserve"> מתאמן </w:t>
      </w:r>
      <w:r w:rsidR="000B1720" w:rsidRPr="00022EA3">
        <w:rPr>
          <w:rtl/>
        </w:rPr>
        <w:t xml:space="preserve">[מתעסק עסוק] </w:t>
      </w:r>
      <w:r w:rsidRPr="00022EA3">
        <w:rPr>
          <w:rFonts w:hint="eastAsia"/>
          <w:rtl/>
        </w:rPr>
        <w:t>בלחתוך</w:t>
      </w:r>
      <w:r w:rsidRPr="00022EA3">
        <w:rPr>
          <w:rtl/>
        </w:rPr>
        <w:t xml:space="preserve"> </w:t>
      </w:r>
      <w:r w:rsidRPr="00022EA3">
        <w:rPr>
          <w:rFonts w:hint="eastAsia"/>
          <w:rtl/>
        </w:rPr>
        <w:t>אננס</w:t>
      </w:r>
      <w:r w:rsidRPr="00022EA3">
        <w:rPr>
          <w:rtl/>
        </w:rPr>
        <w:t xml:space="preserve">, </w:t>
      </w:r>
      <w:r w:rsidRPr="00022EA3">
        <w:rPr>
          <w:rFonts w:hint="eastAsia"/>
          <w:rtl/>
        </w:rPr>
        <w:t>הסכין</w:t>
      </w:r>
      <w:r w:rsidRPr="00022EA3">
        <w:rPr>
          <w:rtl/>
        </w:rPr>
        <w:t xml:space="preserve"> </w:t>
      </w:r>
      <w:r w:rsidRPr="00022EA3">
        <w:rPr>
          <w:rFonts w:hint="eastAsia"/>
          <w:rtl/>
        </w:rPr>
        <w:t>המשוננת</w:t>
      </w:r>
      <w:r w:rsidRPr="00022EA3">
        <w:rPr>
          <w:rtl/>
        </w:rPr>
        <w:t xml:space="preserve"> </w:t>
      </w:r>
      <w:r w:rsidRPr="00022EA3">
        <w:rPr>
          <w:rFonts w:hint="eastAsia"/>
          <w:rtl/>
        </w:rPr>
        <w:t>לא</w:t>
      </w:r>
      <w:r w:rsidRPr="00022EA3">
        <w:rPr>
          <w:rtl/>
        </w:rPr>
        <w:t xml:space="preserve"> </w:t>
      </w:r>
      <w:r w:rsidRPr="00022EA3">
        <w:rPr>
          <w:rFonts w:hint="eastAsia"/>
          <w:rtl/>
        </w:rPr>
        <w:t>טובה</w:t>
      </w:r>
      <w:r w:rsidRPr="00022EA3">
        <w:rPr>
          <w:rtl/>
        </w:rPr>
        <w:t xml:space="preserve"> </w:t>
      </w:r>
      <w:r w:rsidRPr="00022EA3">
        <w:rPr>
          <w:rFonts w:hint="eastAsia"/>
          <w:rtl/>
        </w:rPr>
        <w:t>לעניין</w:t>
      </w:r>
      <w:r w:rsidRPr="00022EA3">
        <w:rPr>
          <w:rtl/>
        </w:rPr>
        <w:t xml:space="preserve">, </w:t>
      </w:r>
      <w:r w:rsidRPr="00022EA3">
        <w:rPr>
          <w:rFonts w:hint="eastAsia"/>
          <w:rtl/>
        </w:rPr>
        <w:t>דווקא</w:t>
      </w:r>
      <w:r w:rsidRPr="00022EA3">
        <w:rPr>
          <w:rtl/>
        </w:rPr>
        <w:t xml:space="preserve"> </w:t>
      </w:r>
      <w:r w:rsidRPr="00022EA3">
        <w:rPr>
          <w:rFonts w:hint="eastAsia"/>
          <w:rtl/>
        </w:rPr>
        <w:t>הסכין</w:t>
      </w:r>
      <w:r w:rsidRPr="00022EA3">
        <w:rPr>
          <w:rtl/>
        </w:rPr>
        <w:t xml:space="preserve"> </w:t>
      </w:r>
      <w:r w:rsidRPr="00022EA3">
        <w:rPr>
          <w:rFonts w:hint="eastAsia"/>
          <w:rtl/>
        </w:rPr>
        <w:t>עם</w:t>
      </w:r>
      <w:r w:rsidRPr="00022EA3">
        <w:rPr>
          <w:rtl/>
        </w:rPr>
        <w:t xml:space="preserve"> </w:t>
      </w:r>
      <w:r w:rsidRPr="00022EA3">
        <w:rPr>
          <w:rFonts w:hint="eastAsia"/>
          <w:rtl/>
        </w:rPr>
        <w:t>הלהב</w:t>
      </w:r>
      <w:r w:rsidRPr="00022EA3">
        <w:rPr>
          <w:rtl/>
        </w:rPr>
        <w:t xml:space="preserve"> </w:t>
      </w:r>
      <w:r w:rsidRPr="00022EA3">
        <w:rPr>
          <w:rFonts w:hint="eastAsia"/>
          <w:rtl/>
        </w:rPr>
        <w:t>החלק</w:t>
      </w:r>
      <w:r w:rsidRPr="00022EA3">
        <w:rPr>
          <w:rtl/>
        </w:rPr>
        <w:t xml:space="preserve">, </w:t>
      </w:r>
      <w:r w:rsidRPr="00022EA3">
        <w:rPr>
          <w:rFonts w:hint="eastAsia"/>
          <w:rtl/>
        </w:rPr>
        <w:t>ש</w:t>
      </w:r>
      <w:r w:rsidR="00DF2F77" w:rsidRPr="00022EA3">
        <w:rPr>
          <w:rFonts w:hint="eastAsia"/>
          <w:rtl/>
        </w:rPr>
        <w:t>שוייף</w:t>
      </w:r>
      <w:r w:rsidR="00DF2F77" w:rsidRPr="00022EA3">
        <w:rPr>
          <w:rtl/>
        </w:rPr>
        <w:t xml:space="preserve"> </w:t>
      </w:r>
      <w:r w:rsidR="00D71D65" w:rsidRPr="00022EA3">
        <w:rPr>
          <w:rFonts w:hint="eastAsia"/>
          <w:rtl/>
        </w:rPr>
        <w:t>מסתמן</w:t>
      </w:r>
      <w:r w:rsidR="00D71D65" w:rsidRPr="00022EA3">
        <w:rPr>
          <w:rtl/>
        </w:rPr>
        <w:t xml:space="preserve"> </w:t>
      </w:r>
      <w:r w:rsidR="00DF2F77" w:rsidRPr="00022EA3">
        <w:rPr>
          <w:rFonts w:hint="eastAsia"/>
          <w:rtl/>
        </w:rPr>
        <w:t>בלייזר</w:t>
      </w:r>
      <w:r w:rsidRPr="00022EA3">
        <w:rPr>
          <w:rtl/>
        </w:rPr>
        <w:t xml:space="preserve">, מתאימה יותר. </w:t>
      </w:r>
      <w:r w:rsidRPr="00022EA3">
        <w:rPr>
          <w:rFonts w:hint="eastAsia"/>
          <w:rtl/>
        </w:rPr>
        <w:t>הוא</w:t>
      </w:r>
      <w:r w:rsidRPr="00022EA3">
        <w:rPr>
          <w:rtl/>
        </w:rPr>
        <w:t xml:space="preserve"> </w:t>
      </w:r>
      <w:r w:rsidRPr="00022EA3">
        <w:rPr>
          <w:rFonts w:hint="eastAsia"/>
          <w:rtl/>
        </w:rPr>
        <w:t>נדקר</w:t>
      </w:r>
      <w:r w:rsidRPr="00022EA3">
        <w:rPr>
          <w:rtl/>
        </w:rPr>
        <w:t xml:space="preserve"> </w:t>
      </w:r>
      <w:r w:rsidRPr="00022EA3">
        <w:rPr>
          <w:rFonts w:hint="eastAsia"/>
          <w:rtl/>
        </w:rPr>
        <w:t>כדבעי</w:t>
      </w:r>
      <w:r w:rsidRPr="00022EA3">
        <w:rPr>
          <w:rtl/>
        </w:rPr>
        <w:t xml:space="preserve"> </w:t>
      </w:r>
      <w:r w:rsidRPr="00022EA3">
        <w:rPr>
          <w:rFonts w:hint="eastAsia"/>
          <w:rtl/>
        </w:rPr>
        <w:t>מקליפת</w:t>
      </w:r>
      <w:r w:rsidRPr="00022EA3">
        <w:rPr>
          <w:rtl/>
        </w:rPr>
        <w:t xml:space="preserve"> </w:t>
      </w:r>
      <w:r w:rsidRPr="00022EA3">
        <w:rPr>
          <w:rFonts w:hint="eastAsia"/>
          <w:rtl/>
        </w:rPr>
        <w:t>האננס</w:t>
      </w:r>
      <w:r w:rsidRPr="00022EA3">
        <w:rPr>
          <w:rtl/>
        </w:rPr>
        <w:t xml:space="preserve">, </w:t>
      </w:r>
      <w:r w:rsidRPr="00022EA3">
        <w:rPr>
          <w:rFonts w:hint="eastAsia"/>
          <w:rtl/>
        </w:rPr>
        <w:t>אבל</w:t>
      </w:r>
      <w:r w:rsidRPr="00022EA3">
        <w:rPr>
          <w:rtl/>
        </w:rPr>
        <w:t xml:space="preserve"> </w:t>
      </w:r>
      <w:r w:rsidR="00F065F1">
        <w:rPr>
          <w:rFonts w:hint="eastAsia"/>
          <w:rtl/>
        </w:rPr>
        <w:t>סוף-סוף</w:t>
      </w:r>
      <w:r w:rsidRPr="00022EA3">
        <w:rPr>
          <w:rtl/>
        </w:rPr>
        <w:t xml:space="preserve"> </w:t>
      </w:r>
      <w:r w:rsidRPr="00022EA3">
        <w:rPr>
          <w:rFonts w:hint="eastAsia"/>
          <w:rtl/>
        </w:rPr>
        <w:t>הצליח</w:t>
      </w:r>
      <w:r w:rsidRPr="00022EA3">
        <w:rPr>
          <w:rtl/>
        </w:rPr>
        <w:t xml:space="preserve"> </w:t>
      </w:r>
      <w:r w:rsidRPr="00022EA3">
        <w:rPr>
          <w:rFonts w:hint="eastAsia"/>
          <w:rtl/>
        </w:rPr>
        <w:t>ל</w:t>
      </w:r>
      <w:r w:rsidR="00D71D65" w:rsidRPr="00022EA3">
        <w:rPr>
          <w:rFonts w:hint="eastAsia"/>
          <w:rtl/>
        </w:rPr>
        <w:t>פתח</w:t>
      </w:r>
      <w:r w:rsidRPr="00022EA3">
        <w:rPr>
          <w:rtl/>
        </w:rPr>
        <w:t xml:space="preserve"> איזו שיטה ו</w:t>
      </w:r>
      <w:r w:rsidR="00F06A3F">
        <w:rPr>
          <w:rtl/>
        </w:rPr>
        <w:t>עכשיו</w:t>
      </w:r>
      <w:r w:rsidRPr="00022EA3">
        <w:rPr>
          <w:rtl/>
        </w:rPr>
        <w:t xml:space="preserve"> </w:t>
      </w:r>
      <w:r w:rsidR="00D71D65" w:rsidRPr="00022EA3">
        <w:rPr>
          <w:rFonts w:hint="eastAsia"/>
          <w:rtl/>
        </w:rPr>
        <w:t>ניצבת</w:t>
      </w:r>
      <w:r w:rsidRPr="00022EA3">
        <w:rPr>
          <w:rtl/>
        </w:rPr>
        <w:t xml:space="preserve"> </w:t>
      </w:r>
      <w:r w:rsidRPr="00022EA3">
        <w:rPr>
          <w:rFonts w:hint="eastAsia"/>
          <w:rtl/>
        </w:rPr>
        <w:t>במרכז</w:t>
      </w:r>
      <w:r w:rsidRPr="00022EA3">
        <w:rPr>
          <w:rtl/>
        </w:rPr>
        <w:t xml:space="preserve"> </w:t>
      </w:r>
      <w:r w:rsidRPr="00022EA3">
        <w:rPr>
          <w:rFonts w:hint="eastAsia"/>
          <w:rtl/>
        </w:rPr>
        <w:t>ש</w:t>
      </w:r>
      <w:r w:rsidR="00332B5E" w:rsidRPr="00022EA3">
        <w:rPr>
          <w:rFonts w:hint="eastAsia"/>
          <w:rtl/>
        </w:rPr>
        <w:t>רפרף</w:t>
      </w:r>
      <w:r w:rsidRPr="00022EA3">
        <w:rPr>
          <w:rtl/>
        </w:rPr>
        <w:t xml:space="preserve"> פורמייקה </w:t>
      </w:r>
      <w:r w:rsidR="00D71D65" w:rsidRPr="00022EA3">
        <w:rPr>
          <w:rFonts w:hint="eastAsia"/>
          <w:rtl/>
        </w:rPr>
        <w:t>מתקלף</w:t>
      </w:r>
      <w:r w:rsidRPr="00022EA3">
        <w:rPr>
          <w:rtl/>
        </w:rPr>
        <w:t xml:space="preserve"> בסלון </w:t>
      </w:r>
      <w:r w:rsidRPr="00022EA3">
        <w:rPr>
          <w:rFonts w:hint="eastAsia"/>
          <w:rtl/>
        </w:rPr>
        <w:t>קערת</w:t>
      </w:r>
      <w:r w:rsidRPr="00022EA3">
        <w:rPr>
          <w:rtl/>
        </w:rPr>
        <w:t xml:space="preserve"> </w:t>
      </w:r>
      <w:r w:rsidRPr="00022EA3">
        <w:rPr>
          <w:rFonts w:hint="eastAsia"/>
          <w:rtl/>
        </w:rPr>
        <w:t>אננס</w:t>
      </w:r>
      <w:r w:rsidRPr="00022EA3">
        <w:rPr>
          <w:rtl/>
        </w:rPr>
        <w:t xml:space="preserve"> </w:t>
      </w:r>
      <w:r w:rsidRPr="00022EA3">
        <w:rPr>
          <w:rFonts w:hint="eastAsia"/>
          <w:rtl/>
        </w:rPr>
        <w:t>עם</w:t>
      </w:r>
      <w:r w:rsidRPr="00022EA3">
        <w:rPr>
          <w:rtl/>
        </w:rPr>
        <w:t xml:space="preserve"> </w:t>
      </w:r>
      <w:r w:rsidRPr="00022EA3">
        <w:rPr>
          <w:rFonts w:hint="eastAsia"/>
          <w:rtl/>
        </w:rPr>
        <w:t>המון</w:t>
      </w:r>
      <w:r w:rsidRPr="00022EA3">
        <w:rPr>
          <w:rtl/>
        </w:rPr>
        <w:t xml:space="preserve"> </w:t>
      </w:r>
      <w:r w:rsidRPr="00022EA3">
        <w:rPr>
          <w:rFonts w:hint="eastAsia"/>
          <w:rtl/>
        </w:rPr>
        <w:t>מקלות</w:t>
      </w:r>
      <w:r w:rsidRPr="00022EA3">
        <w:rPr>
          <w:rtl/>
        </w:rPr>
        <w:t xml:space="preserve"> </w:t>
      </w:r>
      <w:r w:rsidRPr="00022EA3">
        <w:rPr>
          <w:rFonts w:hint="eastAsia"/>
          <w:rtl/>
        </w:rPr>
        <w:t>פלסטיק</w:t>
      </w:r>
      <w:r w:rsidRPr="00022EA3">
        <w:rPr>
          <w:rtl/>
        </w:rPr>
        <w:t xml:space="preserve"> </w:t>
      </w:r>
      <w:r w:rsidRPr="00022EA3">
        <w:rPr>
          <w:rFonts w:hint="eastAsia"/>
          <w:rtl/>
        </w:rPr>
        <w:t>צבעוניים</w:t>
      </w:r>
      <w:r w:rsidRPr="00022EA3">
        <w:rPr>
          <w:rtl/>
        </w:rPr>
        <w:t xml:space="preserve"> </w:t>
      </w:r>
      <w:r w:rsidRPr="00022EA3">
        <w:rPr>
          <w:rFonts w:hint="eastAsia"/>
          <w:rtl/>
        </w:rPr>
        <w:t>ששייכים</w:t>
      </w:r>
      <w:r w:rsidRPr="00022EA3">
        <w:rPr>
          <w:rtl/>
        </w:rPr>
        <w:t xml:space="preserve"> </w:t>
      </w:r>
      <w:r w:rsidRPr="00022EA3">
        <w:rPr>
          <w:rFonts w:hint="eastAsia"/>
          <w:rtl/>
        </w:rPr>
        <w:t>למשקאות</w:t>
      </w:r>
      <w:r w:rsidRPr="00022EA3">
        <w:rPr>
          <w:rtl/>
        </w:rPr>
        <w:t xml:space="preserve"> </w:t>
      </w:r>
      <w:r w:rsidRPr="00022EA3">
        <w:rPr>
          <w:rFonts w:hint="eastAsia"/>
          <w:rtl/>
        </w:rPr>
        <w:t>קוקטייל</w:t>
      </w:r>
      <w:r w:rsidRPr="00022EA3">
        <w:rPr>
          <w:rtl/>
        </w:rPr>
        <w:t xml:space="preserve">. </w:t>
      </w:r>
    </w:p>
    <w:p w14:paraId="5ABEE7EE" w14:textId="429C8D60" w:rsidR="00BE132A" w:rsidRDefault="00BE132A" w:rsidP="00D87F87">
      <w:pPr>
        <w:rPr>
          <w:rtl/>
        </w:rPr>
      </w:pPr>
      <w:r>
        <w:rPr>
          <w:rFonts w:hint="cs"/>
          <w:rtl/>
        </w:rPr>
        <w:lastRenderedPageBreak/>
        <w:t>]</w:t>
      </w:r>
    </w:p>
    <w:p w14:paraId="5E6CD831" w14:textId="4BEEE503" w:rsidR="00EC1389" w:rsidRPr="00022EA3" w:rsidRDefault="008752D5" w:rsidP="002C15ED">
      <w:pPr>
        <w:rPr>
          <w:rtl/>
        </w:rPr>
      </w:pPr>
      <w:r w:rsidRPr="00022EA3">
        <w:rPr>
          <w:rFonts w:hint="eastAsia"/>
          <w:rtl/>
        </w:rPr>
        <w:t>בת</w:t>
      </w:r>
      <w:r w:rsidRPr="00022EA3">
        <w:rPr>
          <w:rtl/>
        </w:rPr>
        <w:t>-</w:t>
      </w:r>
      <w:r w:rsidR="00332B5E" w:rsidRPr="00022EA3">
        <w:rPr>
          <w:rFonts w:hint="eastAsia"/>
          <w:rtl/>
        </w:rPr>
        <w:t>א</w:t>
      </w:r>
      <w:r w:rsidRPr="00022EA3">
        <w:rPr>
          <w:rFonts w:hint="eastAsia"/>
          <w:rtl/>
        </w:rPr>
        <w:t>ל</w:t>
      </w:r>
      <w:r w:rsidRPr="00022EA3">
        <w:rPr>
          <w:rtl/>
        </w:rPr>
        <w:t xml:space="preserve"> </w:t>
      </w:r>
      <w:r w:rsidRPr="00022EA3">
        <w:rPr>
          <w:rFonts w:hint="eastAsia"/>
          <w:rtl/>
        </w:rPr>
        <w:t>ובת</w:t>
      </w:r>
      <w:r w:rsidRPr="00022EA3">
        <w:rPr>
          <w:rtl/>
        </w:rPr>
        <w:t xml:space="preserve">-חן </w:t>
      </w:r>
      <w:r w:rsidRPr="00022EA3">
        <w:rPr>
          <w:rFonts w:hint="eastAsia"/>
          <w:rtl/>
        </w:rPr>
        <w:t>נאלצו</w:t>
      </w:r>
      <w:r w:rsidRPr="00022EA3">
        <w:rPr>
          <w:rtl/>
        </w:rPr>
        <w:t xml:space="preserve"> </w:t>
      </w:r>
      <w:r w:rsidRPr="00022EA3">
        <w:rPr>
          <w:rFonts w:hint="eastAsia"/>
          <w:rtl/>
        </w:rPr>
        <w:t>ל</w:t>
      </w:r>
      <w:r w:rsidR="00D71D65" w:rsidRPr="00022EA3">
        <w:rPr>
          <w:rFonts w:hint="eastAsia"/>
          <w:rtl/>
        </w:rPr>
        <w:t>נטוש</w:t>
      </w:r>
      <w:r w:rsidRPr="00022EA3">
        <w:rPr>
          <w:rtl/>
        </w:rPr>
        <w:t xml:space="preserve"> ב</w:t>
      </w:r>
      <w:r w:rsidR="00D71D65" w:rsidRPr="00022EA3">
        <w:rPr>
          <w:rFonts w:hint="eastAsia"/>
          <w:rtl/>
        </w:rPr>
        <w:t>ע</w:t>
      </w:r>
      <w:r w:rsidR="00332B5E" w:rsidRPr="00022EA3">
        <w:rPr>
          <w:rFonts w:hint="eastAsia"/>
          <w:rtl/>
        </w:rPr>
        <w:t>י</w:t>
      </w:r>
      <w:r w:rsidR="00D71D65" w:rsidRPr="00022EA3">
        <w:rPr>
          <w:rFonts w:hint="eastAsia"/>
          <w:rtl/>
        </w:rPr>
        <w:t>צומה</w:t>
      </w:r>
      <w:r w:rsidR="00D71D65" w:rsidRPr="00022EA3">
        <w:rPr>
          <w:rtl/>
        </w:rPr>
        <w:t xml:space="preserve"> </w:t>
      </w:r>
      <w:r w:rsidR="00D71D65" w:rsidRPr="00022EA3">
        <w:rPr>
          <w:rFonts w:hint="eastAsia"/>
          <w:rtl/>
        </w:rPr>
        <w:t>של</w:t>
      </w:r>
      <w:r w:rsidRPr="00022EA3">
        <w:rPr>
          <w:rtl/>
        </w:rPr>
        <w:t xml:space="preserve"> ההתרחשות, כי א</w:t>
      </w:r>
      <w:r w:rsidR="0016172A">
        <w:rPr>
          <w:rFonts w:hint="cs"/>
          <w:rtl/>
        </w:rPr>
        <w:t>י</w:t>
      </w:r>
      <w:r w:rsidRPr="00022EA3">
        <w:rPr>
          <w:rtl/>
        </w:rPr>
        <w:t>מן לקח</w:t>
      </w:r>
      <w:r w:rsidR="00D71D65" w:rsidRPr="00022EA3">
        <w:rPr>
          <w:rFonts w:hint="eastAsia"/>
          <w:rtl/>
        </w:rPr>
        <w:t>ה</w:t>
      </w:r>
      <w:r w:rsidRPr="00022EA3">
        <w:rPr>
          <w:rtl/>
        </w:rPr>
        <w:t xml:space="preserve"> אותן </w:t>
      </w:r>
      <w:r w:rsidR="00271403" w:rsidRPr="00022EA3">
        <w:rPr>
          <w:rtl/>
        </w:rPr>
        <w:t xml:space="preserve">לקונצרט </w:t>
      </w:r>
      <w:r w:rsidR="00271403">
        <w:rPr>
          <w:rFonts w:hint="cs"/>
          <w:rtl/>
        </w:rPr>
        <w:t>ב</w:t>
      </w:r>
      <w:r w:rsidRPr="00022EA3">
        <w:rPr>
          <w:rtl/>
        </w:rPr>
        <w:t xml:space="preserve">ירושלים. </w:t>
      </w:r>
      <w:r w:rsidR="00BE132A">
        <w:rPr>
          <w:rFonts w:hint="cs"/>
          <w:rtl/>
        </w:rPr>
        <w:t>[</w:t>
      </w:r>
      <w:r w:rsidR="00EC1389" w:rsidRPr="00022EA3">
        <w:rPr>
          <w:rFonts w:hint="eastAsia"/>
          <w:rtl/>
        </w:rPr>
        <w:t>כל</w:t>
      </w:r>
      <w:r w:rsidR="00EC1389" w:rsidRPr="00022EA3">
        <w:rPr>
          <w:rtl/>
        </w:rPr>
        <w:t xml:space="preserve"> עוד </w:t>
      </w:r>
      <w:r w:rsidR="00332B5E" w:rsidRPr="00022EA3">
        <w:rPr>
          <w:rFonts w:hint="eastAsia"/>
          <w:rtl/>
        </w:rPr>
        <w:t>יש</w:t>
      </w:r>
      <w:r w:rsidR="00332B5E" w:rsidRPr="00022EA3">
        <w:rPr>
          <w:rtl/>
        </w:rPr>
        <w:t xml:space="preserve"> </w:t>
      </w:r>
      <w:r w:rsidR="00332B5E" w:rsidRPr="00022EA3">
        <w:rPr>
          <w:rFonts w:hint="eastAsia"/>
          <w:rtl/>
        </w:rPr>
        <w:t>ילדים</w:t>
      </w:r>
      <w:r w:rsidR="00332B5E" w:rsidRPr="00022EA3">
        <w:rPr>
          <w:rtl/>
        </w:rPr>
        <w:t xml:space="preserve"> </w:t>
      </w:r>
      <w:r w:rsidR="00332B5E" w:rsidRPr="00022EA3">
        <w:rPr>
          <w:rFonts w:hint="eastAsia"/>
          <w:rtl/>
        </w:rPr>
        <w:t>בבית</w:t>
      </w:r>
      <w:r w:rsidR="00EC1389" w:rsidRPr="00022EA3">
        <w:rPr>
          <w:rtl/>
        </w:rPr>
        <w:t xml:space="preserve"> הוא לא מעשן – הוא</w:t>
      </w:r>
      <w:r w:rsidR="00BE132A">
        <w:rPr>
          <w:rFonts w:hint="cs"/>
          <w:rtl/>
        </w:rPr>
        <w:t>]אלכס</w:t>
      </w:r>
      <w:r w:rsidR="00EC1389" w:rsidRPr="00022EA3">
        <w:rPr>
          <w:rtl/>
        </w:rPr>
        <w:t xml:space="preserve"> ירד </w:t>
      </w:r>
      <w:r w:rsidR="009F37D4" w:rsidRPr="009F37D4">
        <w:rPr>
          <w:rFonts w:cs="Times New Roman"/>
          <w:rtl/>
        </w:rPr>
        <w:t>איתן</w:t>
      </w:r>
      <w:r w:rsidR="00EC1389" w:rsidRPr="00022EA3">
        <w:rPr>
          <w:rtl/>
        </w:rPr>
        <w:t xml:space="preserve"> </w:t>
      </w:r>
      <w:r w:rsidR="00EC1389" w:rsidRPr="00022EA3">
        <w:rPr>
          <w:rFonts w:hint="eastAsia"/>
          <w:rtl/>
        </w:rPr>
        <w:t>למטה</w:t>
      </w:r>
      <w:r w:rsidR="005227B3" w:rsidRPr="00022EA3">
        <w:rPr>
          <w:rtl/>
        </w:rPr>
        <w:t xml:space="preserve">, </w:t>
      </w:r>
      <w:r w:rsidR="009F37D4">
        <w:rPr>
          <w:rFonts w:hint="cs"/>
          <w:rtl/>
        </w:rPr>
        <w:t>[</w:t>
      </w:r>
      <w:r w:rsidR="005227B3" w:rsidRPr="00022EA3">
        <w:rPr>
          <w:rFonts w:hint="eastAsia"/>
          <w:rtl/>
        </w:rPr>
        <w:t>בשביל</w:t>
      </w:r>
      <w:r w:rsidR="00EC1389" w:rsidRPr="00022EA3">
        <w:rPr>
          <w:rtl/>
        </w:rPr>
        <w:t xml:space="preserve"> </w:t>
      </w:r>
      <w:r w:rsidR="005227B3" w:rsidRPr="00022EA3">
        <w:rPr>
          <w:rFonts w:hint="eastAsia"/>
          <w:rtl/>
        </w:rPr>
        <w:t>ל</w:t>
      </w:r>
      <w:r w:rsidR="00EC1389" w:rsidRPr="00022EA3">
        <w:rPr>
          <w:rFonts w:hint="eastAsia"/>
          <w:rtl/>
        </w:rPr>
        <w:t>עשן</w:t>
      </w:r>
      <w:r w:rsidR="00EC1389" w:rsidRPr="00022EA3">
        <w:rPr>
          <w:rtl/>
        </w:rPr>
        <w:t xml:space="preserve"> </w:t>
      </w:r>
      <w:r w:rsidR="00EC1389" w:rsidRPr="00022EA3">
        <w:rPr>
          <w:rFonts w:hint="eastAsia"/>
          <w:rtl/>
        </w:rPr>
        <w:t>ברחוב</w:t>
      </w:r>
      <w:r w:rsidR="009F37D4" w:rsidRPr="009F37D4">
        <w:rPr>
          <w:rFonts w:cs="Times New Roman"/>
          <w:rtl/>
        </w:rPr>
        <w:t>/ הרחק מריאותיה של טינקה</w:t>
      </w:r>
      <w:r w:rsidR="009F37D4">
        <w:rPr>
          <w:rFonts w:hint="cs"/>
          <w:rtl/>
        </w:rPr>
        <w:t>]</w:t>
      </w:r>
      <w:r w:rsidR="009F37D4" w:rsidRPr="009F37D4">
        <w:rPr>
          <w:rtl/>
        </w:rPr>
        <w:t xml:space="preserve"> </w:t>
      </w:r>
      <w:r w:rsidR="009F37D4" w:rsidRPr="009F37D4">
        <w:rPr>
          <w:rFonts w:cs="Times New Roman"/>
          <w:rtl/>
        </w:rPr>
        <w:t xml:space="preserve">כי לא עישן בדירה כשטינקה </w:t>
      </w:r>
      <w:r w:rsidR="001C5A04">
        <w:rPr>
          <w:rFonts w:cs="Times New Roman"/>
          <w:rtl/>
        </w:rPr>
        <w:t>הייתה</w:t>
      </w:r>
      <w:r w:rsidR="009F37D4" w:rsidRPr="009F37D4">
        <w:rPr>
          <w:rFonts w:cs="Times New Roman"/>
          <w:rtl/>
        </w:rPr>
        <w:t xml:space="preserve"> שם</w:t>
      </w:r>
      <w:r w:rsidR="00042A38">
        <w:rPr>
          <w:rFonts w:hint="cs"/>
          <w:rtl/>
        </w:rPr>
        <w:t>, ו</w:t>
      </w:r>
      <w:r w:rsidR="005227B3" w:rsidRPr="00022EA3">
        <w:rPr>
          <w:rFonts w:hint="eastAsia"/>
          <w:rtl/>
        </w:rPr>
        <w:t>אחת</w:t>
      </w:r>
      <w:r w:rsidR="005227B3" w:rsidRPr="00022EA3">
        <w:rPr>
          <w:rtl/>
        </w:rPr>
        <w:t xml:space="preserve"> מבנות הי"ב ירדה איתו</w:t>
      </w:r>
      <w:r w:rsidR="00271403">
        <w:rPr>
          <w:rFonts w:hint="cs"/>
          <w:rtl/>
        </w:rPr>
        <w:t>.</w:t>
      </w:r>
      <w:r w:rsidR="005227B3" w:rsidRPr="00022EA3">
        <w:rPr>
          <w:rtl/>
        </w:rPr>
        <w:t xml:space="preserve"> </w:t>
      </w:r>
      <w:r w:rsidR="00271403">
        <w:rPr>
          <w:rFonts w:hint="cs"/>
          <w:rtl/>
        </w:rPr>
        <w:t>[</w:t>
      </w:r>
      <w:r w:rsidR="005227B3" w:rsidRPr="00022EA3">
        <w:rPr>
          <w:rtl/>
        </w:rPr>
        <w:t>כביכול לעשן גם היא</w:t>
      </w:r>
      <w:r w:rsidR="00BE132A">
        <w:rPr>
          <w:rFonts w:hint="cs"/>
          <w:rtl/>
        </w:rPr>
        <w:t>.</w:t>
      </w:r>
      <w:r w:rsidR="005227B3" w:rsidRPr="00022EA3">
        <w:rPr>
          <w:rtl/>
        </w:rPr>
        <w:t xml:space="preserve"> ויסמין </w:t>
      </w:r>
      <w:r w:rsidR="005227B3" w:rsidRPr="00022EA3">
        <w:rPr>
          <w:rFonts w:hint="eastAsia"/>
          <w:rtl/>
        </w:rPr>
        <w:t>החליטה</w:t>
      </w:r>
      <w:r w:rsidR="005227B3" w:rsidRPr="00022EA3">
        <w:rPr>
          <w:rtl/>
        </w:rPr>
        <w:t xml:space="preserve"> </w:t>
      </w:r>
      <w:r w:rsidR="005227B3" w:rsidRPr="00022EA3">
        <w:rPr>
          <w:rFonts w:hint="eastAsia"/>
          <w:rtl/>
        </w:rPr>
        <w:t>שגם</w:t>
      </w:r>
      <w:r w:rsidR="005227B3" w:rsidRPr="00022EA3">
        <w:rPr>
          <w:rtl/>
        </w:rPr>
        <w:t xml:space="preserve"> </w:t>
      </w:r>
      <w:r w:rsidR="005227B3" w:rsidRPr="00022EA3">
        <w:rPr>
          <w:rFonts w:hint="eastAsia"/>
          <w:rtl/>
        </w:rPr>
        <w:t>היא</w:t>
      </w:r>
      <w:r w:rsidR="005227B3" w:rsidRPr="00022EA3">
        <w:rPr>
          <w:rtl/>
        </w:rPr>
        <w:t xml:space="preserve"> </w:t>
      </w:r>
      <w:r w:rsidR="005227B3" w:rsidRPr="00022EA3">
        <w:rPr>
          <w:rFonts w:hint="eastAsia"/>
          <w:rtl/>
        </w:rPr>
        <w:t>תרד</w:t>
      </w:r>
      <w:r w:rsidR="005227B3" w:rsidRPr="00022EA3">
        <w:rPr>
          <w:rtl/>
        </w:rPr>
        <w:t xml:space="preserve">, </w:t>
      </w:r>
      <w:r w:rsidR="005227B3" w:rsidRPr="00022EA3">
        <w:rPr>
          <w:rFonts w:hint="eastAsia"/>
          <w:rtl/>
        </w:rPr>
        <w:t>לא</w:t>
      </w:r>
      <w:r w:rsidR="005227B3" w:rsidRPr="00022EA3">
        <w:rPr>
          <w:rtl/>
        </w:rPr>
        <w:t xml:space="preserve"> </w:t>
      </w:r>
      <w:r w:rsidR="005227B3" w:rsidRPr="00022EA3">
        <w:rPr>
          <w:rFonts w:hint="eastAsia"/>
          <w:rtl/>
        </w:rPr>
        <w:t>ידעה</w:t>
      </w:r>
      <w:r w:rsidR="005227B3" w:rsidRPr="00022EA3">
        <w:rPr>
          <w:rtl/>
        </w:rPr>
        <w:t xml:space="preserve"> </w:t>
      </w:r>
      <w:r w:rsidR="005227B3" w:rsidRPr="00022EA3">
        <w:rPr>
          <w:rFonts w:hint="eastAsia"/>
          <w:rtl/>
        </w:rPr>
        <w:t>למה</w:t>
      </w:r>
      <w:r w:rsidR="00D71D65" w:rsidRPr="00022EA3">
        <w:rPr>
          <w:rtl/>
        </w:rPr>
        <w:t xml:space="preserve"> </w:t>
      </w:r>
      <w:r w:rsidR="00D71D65" w:rsidRPr="00022EA3">
        <w:rPr>
          <w:rFonts w:hint="eastAsia"/>
          <w:rtl/>
        </w:rPr>
        <w:t>ו</w:t>
      </w:r>
      <w:r w:rsidR="00D71D65" w:rsidRPr="00022EA3">
        <w:rPr>
          <w:rFonts w:cs="Times New Roman"/>
          <w:rtl/>
        </w:rPr>
        <w:t xml:space="preserve">הוא הביט בה </w:t>
      </w:r>
      <w:r w:rsidR="00D71D65" w:rsidRPr="00022EA3">
        <w:rPr>
          <w:rFonts w:cs="Times New Roman" w:hint="eastAsia"/>
          <w:rtl/>
        </w:rPr>
        <w:t>במבט</w:t>
      </w:r>
      <w:r w:rsidR="00D71D65" w:rsidRPr="00022EA3">
        <w:rPr>
          <w:rFonts w:cs="Times New Roman"/>
          <w:rtl/>
        </w:rPr>
        <w:t xml:space="preserve"> כה </w:t>
      </w:r>
      <w:r w:rsidR="00733EF8" w:rsidRPr="00022EA3">
        <w:rPr>
          <w:rFonts w:cs="Times New Roman" w:hint="eastAsia"/>
          <w:rtl/>
        </w:rPr>
        <w:t>משתומם</w:t>
      </w:r>
      <w:r w:rsidR="00BE132A">
        <w:rPr>
          <w:rFonts w:cs="Times New Roman" w:hint="cs"/>
          <w:rtl/>
        </w:rPr>
        <w:t xml:space="preserve"> </w:t>
      </w:r>
      <w:r w:rsidR="00D71D65" w:rsidRPr="00022EA3">
        <w:t>inquisitively</w:t>
      </w:r>
      <w:r w:rsidR="00BE132A">
        <w:rPr>
          <w:rFonts w:hint="cs"/>
          <w:rtl/>
        </w:rPr>
        <w:t xml:space="preserve"> </w:t>
      </w:r>
      <w:r w:rsidR="00733EF8" w:rsidRPr="00022EA3">
        <w:rPr>
          <w:rFonts w:hint="eastAsia"/>
          <w:rtl/>
        </w:rPr>
        <w:t>עד</w:t>
      </w:r>
      <w:r w:rsidR="00733EF8" w:rsidRPr="00022EA3">
        <w:rPr>
          <w:rtl/>
        </w:rPr>
        <w:t xml:space="preserve"> </w:t>
      </w:r>
      <w:r w:rsidR="00733EF8" w:rsidRPr="00022EA3">
        <w:rPr>
          <w:rFonts w:hint="eastAsia"/>
          <w:rtl/>
        </w:rPr>
        <w:t>כי</w:t>
      </w:r>
      <w:r w:rsidR="005227B3" w:rsidRPr="00022EA3">
        <w:rPr>
          <w:rtl/>
        </w:rPr>
        <w:t xml:space="preserve"> מרוב בלבול ומבוכה הצטרפה לדודה ולבנות הדודות ונסעה </w:t>
      </w:r>
      <w:r w:rsidR="004204F2" w:rsidRPr="00022EA3">
        <w:rPr>
          <w:rFonts w:hint="eastAsia"/>
          <w:rtl/>
        </w:rPr>
        <w:t>איתן</w:t>
      </w:r>
      <w:r w:rsidR="004204F2" w:rsidRPr="00022EA3">
        <w:rPr>
          <w:rtl/>
        </w:rPr>
        <w:t xml:space="preserve"> </w:t>
      </w:r>
      <w:r w:rsidR="005227B3" w:rsidRPr="00022EA3">
        <w:rPr>
          <w:rFonts w:hint="eastAsia"/>
          <w:rtl/>
        </w:rPr>
        <w:t>לקונצרט</w:t>
      </w:r>
      <w:r w:rsidR="005227B3" w:rsidRPr="00022EA3">
        <w:rPr>
          <w:rtl/>
        </w:rPr>
        <w:t>.</w:t>
      </w:r>
      <w:r w:rsidR="00BE132A">
        <w:rPr>
          <w:rFonts w:hint="cs"/>
          <w:rtl/>
        </w:rPr>
        <w:t xml:space="preserve"> </w:t>
      </w:r>
      <w:r w:rsidR="004204F2" w:rsidRPr="00022EA3">
        <w:rPr>
          <w:rFonts w:hint="eastAsia"/>
          <w:rtl/>
        </w:rPr>
        <w:t>אותה</w:t>
      </w:r>
      <w:r w:rsidR="004204F2" w:rsidRPr="00022EA3">
        <w:rPr>
          <w:rtl/>
        </w:rPr>
        <w:t xml:space="preserve"> בת מכיתה י"ב לא פיללה לזמן בפרטיות איתו ועתה משהגיע </w:t>
      </w:r>
      <w:r w:rsidR="005227B3" w:rsidRPr="00022EA3">
        <w:rPr>
          <w:rFonts w:hint="eastAsia"/>
          <w:rtl/>
        </w:rPr>
        <w:t>לא</w:t>
      </w:r>
      <w:r w:rsidR="005227B3" w:rsidRPr="00022EA3">
        <w:rPr>
          <w:rtl/>
        </w:rPr>
        <w:t xml:space="preserve"> ידעה מה </w:t>
      </w:r>
      <w:r w:rsidR="00106A3F" w:rsidRPr="00022EA3">
        <w:rPr>
          <w:rFonts w:hint="eastAsia"/>
          <w:rtl/>
        </w:rPr>
        <w:t>תאמר</w:t>
      </w:r>
      <w:r w:rsidR="005227B3" w:rsidRPr="00022EA3">
        <w:rPr>
          <w:rtl/>
        </w:rPr>
        <w:t>,</w:t>
      </w:r>
      <w:r w:rsidR="00BE132A">
        <w:rPr>
          <w:rFonts w:hint="cs"/>
          <w:rtl/>
        </w:rPr>
        <w:t>]</w:t>
      </w:r>
      <w:r w:rsidR="005227B3" w:rsidRPr="00022EA3">
        <w:rPr>
          <w:rtl/>
        </w:rPr>
        <w:t xml:space="preserve"> היא נחנקה </w:t>
      </w:r>
      <w:r w:rsidR="0016172A">
        <w:rPr>
          <w:rFonts w:hint="cs"/>
          <w:rtl/>
        </w:rPr>
        <w:t>מ</w:t>
      </w:r>
      <w:r w:rsidR="005227B3" w:rsidRPr="00022EA3">
        <w:rPr>
          <w:rtl/>
        </w:rPr>
        <w:t xml:space="preserve">הסיגריה שנתן לה, </w:t>
      </w:r>
      <w:r w:rsidR="004204F2" w:rsidRPr="00022EA3">
        <w:rPr>
          <w:rFonts w:hint="eastAsia"/>
          <w:rtl/>
        </w:rPr>
        <w:t>וככל</w:t>
      </w:r>
      <w:r w:rsidR="004204F2" w:rsidRPr="00022EA3">
        <w:rPr>
          <w:rtl/>
        </w:rPr>
        <w:t xml:space="preserve"> שניסתה לנתב את השיחה לא הצליחה להבין אם הוא זוכר את מה שקרה ביניהם בתחילת השנה. </w:t>
      </w:r>
      <w:r w:rsidR="00042A38">
        <w:rPr>
          <w:rFonts w:hint="cs"/>
          <w:rtl/>
        </w:rPr>
        <w:t>[</w:t>
      </w:r>
      <w:r w:rsidR="004204F2" w:rsidRPr="00022EA3">
        <w:rPr>
          <w:rtl/>
        </w:rPr>
        <w:t xml:space="preserve">לבסוף התייאשה </w:t>
      </w:r>
      <w:r w:rsidR="004204F2" w:rsidRPr="00022EA3">
        <w:rPr>
          <w:rFonts w:hint="eastAsia"/>
          <w:rtl/>
        </w:rPr>
        <w:t>וניסתה</w:t>
      </w:r>
      <w:r w:rsidR="004204F2" w:rsidRPr="00022EA3">
        <w:rPr>
          <w:rtl/>
        </w:rPr>
        <w:t xml:space="preserve"> לשכנע אותו לאפשר שינוי כלשהו בסיגנונה של </w:t>
      </w:r>
      <w:r w:rsidR="005F6E2E">
        <w:rPr>
          <w:rtl/>
        </w:rPr>
        <w:t>קטקה</w:t>
      </w:r>
      <w:r w:rsidR="004204F2" w:rsidRPr="00022EA3">
        <w:rPr>
          <w:rtl/>
        </w:rPr>
        <w:t xml:space="preserve">, ולא </w:t>
      </w:r>
      <w:r w:rsidR="004204F2" w:rsidRPr="00022EA3">
        <w:rPr>
          <w:rFonts w:hint="eastAsia"/>
          <w:rtl/>
        </w:rPr>
        <w:t>ירדה</w:t>
      </w:r>
      <w:r w:rsidR="004204F2" w:rsidRPr="00022EA3">
        <w:rPr>
          <w:rtl/>
        </w:rPr>
        <w:t xml:space="preserve"> </w:t>
      </w:r>
      <w:r w:rsidR="004204F2" w:rsidRPr="00022EA3">
        <w:rPr>
          <w:rFonts w:hint="eastAsia"/>
          <w:rtl/>
        </w:rPr>
        <w:t>לשורש</w:t>
      </w:r>
      <w:r w:rsidR="004204F2" w:rsidRPr="00022EA3">
        <w:rPr>
          <w:rtl/>
        </w:rPr>
        <w:t xml:space="preserve"> </w:t>
      </w:r>
      <w:r w:rsidR="004204F2" w:rsidRPr="00022EA3">
        <w:rPr>
          <w:rFonts w:hint="eastAsia"/>
          <w:rtl/>
        </w:rPr>
        <w:t>התנגדותו</w:t>
      </w:r>
      <w:r w:rsidR="004204F2" w:rsidRPr="00022EA3">
        <w:rPr>
          <w:rtl/>
        </w:rPr>
        <w:t xml:space="preserve"> הנחרצת.</w:t>
      </w:r>
      <w:r w:rsidR="005227B3" w:rsidRPr="00022EA3">
        <w:rPr>
          <w:rtl/>
        </w:rPr>
        <w:t xml:space="preserve"> </w:t>
      </w:r>
      <w:r w:rsidR="00042A38">
        <w:rPr>
          <w:rFonts w:hint="cs"/>
          <w:rtl/>
        </w:rPr>
        <w:t>]</w:t>
      </w:r>
    </w:p>
    <w:p w14:paraId="1ABB124C" w14:textId="20E32FE5" w:rsidR="004B3D68" w:rsidRDefault="00D71D65" w:rsidP="004B3D68">
      <w:pPr>
        <w:rPr>
          <w:rtl/>
        </w:rPr>
      </w:pPr>
      <w:r w:rsidRPr="00022EA3">
        <w:rPr>
          <w:rFonts w:hint="eastAsia"/>
          <w:rtl/>
        </w:rPr>
        <w:t>כש</w:t>
      </w:r>
      <w:r w:rsidR="005227B3" w:rsidRPr="00022EA3">
        <w:rPr>
          <w:rFonts w:hint="eastAsia"/>
          <w:rtl/>
        </w:rPr>
        <w:t>המורה</w:t>
      </w:r>
      <w:r w:rsidR="005227B3" w:rsidRPr="00022EA3">
        <w:rPr>
          <w:rtl/>
        </w:rPr>
        <w:t xml:space="preserve"> </w:t>
      </w:r>
      <w:r w:rsidR="005227B3" w:rsidRPr="00022EA3">
        <w:rPr>
          <w:rFonts w:hint="eastAsia"/>
          <w:rtl/>
        </w:rPr>
        <w:t>הפרטית</w:t>
      </w:r>
      <w:r w:rsidR="005227B3" w:rsidRPr="00022EA3">
        <w:rPr>
          <w:rtl/>
        </w:rPr>
        <w:t xml:space="preserve"> </w:t>
      </w:r>
      <w:r w:rsidR="005227B3" w:rsidRPr="00022EA3">
        <w:rPr>
          <w:rFonts w:hint="eastAsia"/>
          <w:rtl/>
        </w:rPr>
        <w:t>של</w:t>
      </w:r>
      <w:r w:rsidR="005227B3" w:rsidRPr="00022EA3">
        <w:rPr>
          <w:rtl/>
        </w:rPr>
        <w:t xml:space="preserve"> </w:t>
      </w:r>
      <w:r w:rsidR="005227B3" w:rsidRPr="00022EA3">
        <w:rPr>
          <w:rFonts w:hint="eastAsia"/>
          <w:rtl/>
        </w:rPr>
        <w:t>אלכס</w:t>
      </w:r>
      <w:r w:rsidR="005227B3" w:rsidRPr="00022EA3">
        <w:rPr>
          <w:rtl/>
        </w:rPr>
        <w:t xml:space="preserve"> </w:t>
      </w:r>
      <w:r w:rsidR="005227B3" w:rsidRPr="00022EA3">
        <w:rPr>
          <w:rFonts w:hint="eastAsia"/>
          <w:rtl/>
        </w:rPr>
        <w:t>הגיעה</w:t>
      </w:r>
      <w:r w:rsidR="00B62BD3">
        <w:rPr>
          <w:rFonts w:hint="cs"/>
          <w:rtl/>
        </w:rPr>
        <w:t>,</w:t>
      </w:r>
      <w:r w:rsidR="005227B3" w:rsidRPr="00022EA3">
        <w:rPr>
          <w:rtl/>
        </w:rPr>
        <w:t xml:space="preserve"> </w:t>
      </w:r>
      <w:r w:rsidR="005227B3" w:rsidRPr="00022EA3">
        <w:rPr>
          <w:rFonts w:hint="eastAsia"/>
          <w:rtl/>
        </w:rPr>
        <w:t>בנות</w:t>
      </w:r>
      <w:r w:rsidR="005227B3" w:rsidRPr="00022EA3">
        <w:rPr>
          <w:rtl/>
        </w:rPr>
        <w:t xml:space="preserve"> </w:t>
      </w:r>
      <w:r w:rsidR="005227B3" w:rsidRPr="00022EA3">
        <w:rPr>
          <w:rFonts w:hint="eastAsia"/>
          <w:rtl/>
        </w:rPr>
        <w:t>ה</w:t>
      </w:r>
      <w:r w:rsidR="005227B3" w:rsidRPr="00022EA3">
        <w:rPr>
          <w:rtl/>
        </w:rPr>
        <w:t xml:space="preserve">י"ב </w:t>
      </w:r>
      <w:r w:rsidR="005227B3" w:rsidRPr="00022EA3">
        <w:rPr>
          <w:rFonts w:hint="eastAsia"/>
          <w:rtl/>
        </w:rPr>
        <w:t>הלכו</w:t>
      </w:r>
      <w:r w:rsidR="005227B3" w:rsidRPr="00022EA3">
        <w:rPr>
          <w:rtl/>
        </w:rPr>
        <w:t xml:space="preserve"> </w:t>
      </w:r>
      <w:r w:rsidR="005227B3" w:rsidRPr="00022EA3">
        <w:rPr>
          <w:rFonts w:hint="eastAsia"/>
          <w:rtl/>
        </w:rPr>
        <w:t>להן</w:t>
      </w:r>
      <w:r w:rsidR="005227B3" w:rsidRPr="00022EA3">
        <w:rPr>
          <w:rtl/>
        </w:rPr>
        <w:t>.</w:t>
      </w:r>
      <w:r w:rsidR="004B3D68">
        <w:rPr>
          <w:rFonts w:hint="cs"/>
          <w:rtl/>
        </w:rPr>
        <w:t xml:space="preserve"> </w:t>
      </w:r>
      <w:bookmarkStart w:id="420" w:name="_Hlk526443390"/>
      <w:r w:rsidR="00190C71">
        <w:rPr>
          <w:rFonts w:cs="Times New Roman" w:hint="cs"/>
          <w:rtl/>
        </w:rPr>
        <w:t>טינקה</w:t>
      </w:r>
      <w:r w:rsidR="004B3D68">
        <w:rPr>
          <w:rFonts w:cs="Times New Roman" w:hint="cs"/>
          <w:rtl/>
        </w:rPr>
        <w:t xml:space="preserve"> התאכזבה </w:t>
      </w:r>
      <w:r w:rsidR="00271403">
        <w:rPr>
          <w:rFonts w:cs="Times New Roman" w:hint="cs"/>
          <w:rtl/>
        </w:rPr>
        <w:t>[</w:t>
      </w:r>
      <w:r w:rsidR="004B3D68">
        <w:rPr>
          <w:rFonts w:cs="Times New Roman" w:hint="cs"/>
          <w:rtl/>
        </w:rPr>
        <w:t>מכך שעתה יהיה אלכס עסוק,</w:t>
      </w:r>
      <w:r w:rsidR="00271403">
        <w:rPr>
          <w:rFonts w:cs="Times New Roman" w:hint="cs"/>
          <w:rtl/>
        </w:rPr>
        <w:t>]</w:t>
      </w:r>
      <w:r w:rsidR="004B3D68">
        <w:rPr>
          <w:rFonts w:cs="Times New Roman" w:hint="cs"/>
          <w:rtl/>
        </w:rPr>
        <w:t xml:space="preserve"> ולא הבינה מה צורך לו </w:t>
      </w:r>
      <w:r w:rsidR="009F37D4">
        <w:rPr>
          <w:rFonts w:cs="Times New Roman" w:hint="cs"/>
          <w:rtl/>
        </w:rPr>
        <w:t>ל</w:t>
      </w:r>
      <w:r w:rsidR="009F37D4" w:rsidRPr="009F37D4">
        <w:rPr>
          <w:rFonts w:cs="Times New Roman"/>
          <w:rtl/>
        </w:rPr>
        <w:t>נער מבריק שכמות</w:t>
      </w:r>
      <w:r w:rsidR="009F37D4">
        <w:rPr>
          <w:rFonts w:cs="Times New Roman" w:hint="cs"/>
          <w:rtl/>
        </w:rPr>
        <w:t xml:space="preserve">ו </w:t>
      </w:r>
      <w:r w:rsidR="004B3D68">
        <w:rPr>
          <w:rFonts w:cs="Times New Roman" w:hint="cs"/>
          <w:rtl/>
        </w:rPr>
        <w:t xml:space="preserve">בשיעור פרטי </w:t>
      </w:r>
      <w:r w:rsidR="00B33630">
        <w:rPr>
          <w:rFonts w:cs="Times New Roman" w:hint="cs"/>
          <w:rtl/>
        </w:rPr>
        <w:t>[</w:t>
      </w:r>
      <w:r w:rsidR="004B3D68">
        <w:rPr>
          <w:rFonts w:cs="Times New Roman"/>
          <w:rtl/>
        </w:rPr>
        <w:t>–</w:t>
      </w:r>
      <w:r w:rsidR="004B3D68">
        <w:rPr>
          <w:rFonts w:cs="Times New Roman" w:hint="cs"/>
          <w:rtl/>
        </w:rPr>
        <w:t xml:space="preserve"> בוודאי </w:t>
      </w:r>
      <w:r w:rsidR="009B0F3F" w:rsidRPr="009B0F3F">
        <w:rPr>
          <w:rFonts w:cs="Times New Roman"/>
          <w:rtl/>
        </w:rPr>
        <w:t>ברצונו להשתלם ולרכוש לו מקצוע יוקרתי, קריירה</w:t>
      </w:r>
      <w:r w:rsidR="009B0F3F">
        <w:rPr>
          <w:rFonts w:cs="Times New Roman" w:hint="cs"/>
          <w:rtl/>
        </w:rPr>
        <w:t xml:space="preserve"> מזהירה</w:t>
      </w:r>
      <w:r w:rsidR="00B33630">
        <w:rPr>
          <w:rFonts w:cs="Times New Roman" w:hint="cs"/>
          <w:rtl/>
        </w:rPr>
        <w:t>]</w:t>
      </w:r>
      <w:r w:rsidR="004B3D68">
        <w:rPr>
          <w:rFonts w:cs="Times New Roman" w:hint="cs"/>
          <w:rtl/>
        </w:rPr>
        <w:t>. "במה תעבוד</w:t>
      </w:r>
      <w:r w:rsidR="0016172A">
        <w:rPr>
          <w:rFonts w:cs="Times New Roman" w:hint="cs"/>
          <w:rtl/>
        </w:rPr>
        <w:t>,</w:t>
      </w:r>
      <w:r w:rsidR="00D22FA3">
        <w:rPr>
          <w:rFonts w:cs="Times New Roman" w:hint="cs"/>
          <w:rtl/>
        </w:rPr>
        <w:t xml:space="preserve"> סאשה</w:t>
      </w:r>
      <w:r w:rsidR="0016172A">
        <w:rPr>
          <w:rFonts w:cs="Times New Roman" w:hint="cs"/>
          <w:rtl/>
        </w:rPr>
        <w:t>,</w:t>
      </w:r>
      <w:r w:rsidR="004B3D68">
        <w:rPr>
          <w:rFonts w:cs="Times New Roman" w:hint="cs"/>
          <w:rtl/>
        </w:rPr>
        <w:t xml:space="preserve"> כשתהיה בן שלושים ושלוש?"</w:t>
      </w:r>
    </w:p>
    <w:p w14:paraId="0BE76273" w14:textId="0E9E236A" w:rsidR="004B3D68" w:rsidRDefault="004B3D68" w:rsidP="004B3D68">
      <w:pPr>
        <w:rPr>
          <w:rtl/>
        </w:rPr>
      </w:pPr>
      <w:r>
        <w:rPr>
          <w:rFonts w:cs="Times New Roman" w:hint="cs"/>
          <w:rtl/>
        </w:rPr>
        <w:t>"אני לא יודע</w:t>
      </w:r>
      <w:r w:rsidR="0016172A">
        <w:rPr>
          <w:rFonts w:cs="Times New Roman" w:hint="cs"/>
          <w:rtl/>
        </w:rPr>
        <w:t>,</w:t>
      </w:r>
      <w:r>
        <w:rPr>
          <w:rFonts w:cs="Times New Roman" w:hint="cs"/>
          <w:rtl/>
        </w:rPr>
        <w:t xml:space="preserve"> </w:t>
      </w:r>
      <w:r w:rsidR="00190C71">
        <w:rPr>
          <w:rFonts w:cs="Times New Roman"/>
          <w:rtl/>
        </w:rPr>
        <w:t>טינקה</w:t>
      </w:r>
      <w:r w:rsidR="0016172A">
        <w:rPr>
          <w:rFonts w:cs="Times New Roman" w:hint="cs"/>
          <w:rtl/>
        </w:rPr>
        <w:t>.</w:t>
      </w:r>
      <w:r w:rsidRPr="004B3D68">
        <w:rPr>
          <w:rFonts w:cs="Times New Roman"/>
          <w:rtl/>
        </w:rPr>
        <w:t xml:space="preserve"> </w:t>
      </w:r>
      <w:r>
        <w:rPr>
          <w:rFonts w:cs="Times New Roman"/>
          <w:rtl/>
        </w:rPr>
        <w:t>במה את עבדת כשהיית בת</w:t>
      </w:r>
      <w:r>
        <w:rPr>
          <w:rFonts w:cs="Times New Roman" w:hint="cs"/>
          <w:rtl/>
        </w:rPr>
        <w:t xml:space="preserve"> שלוש</w:t>
      </w:r>
      <w:r>
        <w:rPr>
          <w:rFonts w:cs="Times New Roman"/>
          <w:rtl/>
        </w:rPr>
        <w:t>?</w:t>
      </w:r>
      <w:r>
        <w:rPr>
          <w:rFonts w:cs="Times New Roman" w:hint="cs"/>
          <w:rtl/>
        </w:rPr>
        <w:t>"</w:t>
      </w:r>
    </w:p>
    <w:p w14:paraId="46B88F52" w14:textId="28AC9BFC" w:rsidR="004B3D68" w:rsidRDefault="004B3D68" w:rsidP="004B3D68">
      <w:pPr>
        <w:rPr>
          <w:rtl/>
        </w:rPr>
      </w:pPr>
      <w:r>
        <w:rPr>
          <w:rFonts w:cs="Times New Roman" w:hint="cs"/>
          <w:rtl/>
        </w:rPr>
        <w:t>היא הרהרה רק מעט. "</w:t>
      </w:r>
      <w:r>
        <w:rPr>
          <w:rFonts w:cs="Times New Roman"/>
          <w:rtl/>
        </w:rPr>
        <w:t>בלצעוק</w:t>
      </w:r>
      <w:r>
        <w:rPr>
          <w:rFonts w:cs="Times New Roman" w:hint="cs"/>
          <w:rtl/>
        </w:rPr>
        <w:t>!"</w:t>
      </w:r>
    </w:p>
    <w:p w14:paraId="7FCE739C" w14:textId="40396F5F" w:rsidR="005227B3" w:rsidRPr="00022EA3" w:rsidRDefault="004B3D68" w:rsidP="004B3D68">
      <w:pPr>
        <w:rPr>
          <w:rtl/>
        </w:rPr>
      </w:pPr>
      <w:r>
        <w:rPr>
          <w:rFonts w:cs="Times New Roman" w:hint="cs"/>
          <w:rtl/>
        </w:rPr>
        <w:t>"</w:t>
      </w:r>
      <w:r>
        <w:rPr>
          <w:rFonts w:cs="Times New Roman"/>
          <w:rtl/>
        </w:rPr>
        <w:t>נראה לי שאת עדיין עובדת בזה במשרה מלאה</w:t>
      </w:r>
      <w:r>
        <w:rPr>
          <w:rFonts w:cs="Times New Roman" w:hint="cs"/>
          <w:rtl/>
        </w:rPr>
        <w:t>," ארקדי רטן.</w:t>
      </w:r>
    </w:p>
    <w:bookmarkEnd w:id="420"/>
    <w:p w14:paraId="5FB88F37" w14:textId="4456DDF2" w:rsidR="00BE132A" w:rsidRDefault="005227B3" w:rsidP="00A92E27">
      <w:pPr>
        <w:rPr>
          <w:rtl/>
        </w:rPr>
      </w:pPr>
      <w:r w:rsidRPr="00022EA3">
        <w:rPr>
          <w:rtl/>
        </w:rPr>
        <w:t>[</w:t>
      </w:r>
      <w:r w:rsidRPr="00022EA3">
        <w:rPr>
          <w:rFonts w:hint="eastAsia"/>
          <w:rtl/>
        </w:rPr>
        <w:t>אף</w:t>
      </w:r>
      <w:r w:rsidRPr="00022EA3">
        <w:rPr>
          <w:rtl/>
        </w:rPr>
        <w:t xml:space="preserve"> </w:t>
      </w:r>
      <w:r w:rsidRPr="00022EA3">
        <w:rPr>
          <w:rFonts w:hint="eastAsia"/>
          <w:rtl/>
        </w:rPr>
        <w:t>ש</w:t>
      </w:r>
      <w:r w:rsidR="00CF7786" w:rsidRPr="00022EA3">
        <w:rPr>
          <w:rFonts w:hint="eastAsia"/>
          <w:rtl/>
        </w:rPr>
        <w:t>בנות</w:t>
      </w:r>
      <w:r w:rsidR="00CF7786" w:rsidRPr="00022EA3">
        <w:rPr>
          <w:rtl/>
        </w:rPr>
        <w:t>-</w:t>
      </w:r>
      <w:r w:rsidR="00CF7786" w:rsidRPr="00022EA3">
        <w:rPr>
          <w:rFonts w:hint="eastAsia"/>
          <w:rtl/>
        </w:rPr>
        <w:t>הדודות</w:t>
      </w:r>
      <w:r w:rsidR="00CF7786" w:rsidRPr="00022EA3">
        <w:rPr>
          <w:rtl/>
        </w:rPr>
        <w:t xml:space="preserve"> </w:t>
      </w:r>
      <w:r w:rsidR="00CF7786" w:rsidRPr="00022EA3">
        <w:rPr>
          <w:rFonts w:hint="eastAsia"/>
          <w:rtl/>
        </w:rPr>
        <w:t>של</w:t>
      </w:r>
      <w:r w:rsidR="00CF7786" w:rsidRPr="00022EA3">
        <w:rPr>
          <w:rtl/>
        </w:rPr>
        <w:t xml:space="preserve"> </w:t>
      </w:r>
      <w:r w:rsidR="00CF7786" w:rsidRPr="00022EA3">
        <w:rPr>
          <w:rFonts w:hint="eastAsia"/>
          <w:rtl/>
        </w:rPr>
        <w:t>אלכס</w:t>
      </w:r>
      <w:r w:rsidR="00CF7786" w:rsidRPr="00022EA3">
        <w:rPr>
          <w:rtl/>
        </w:rPr>
        <w:t xml:space="preserve"> </w:t>
      </w:r>
      <w:r w:rsidR="00CF7786" w:rsidRPr="00022EA3">
        <w:rPr>
          <w:rFonts w:hint="eastAsia"/>
          <w:rtl/>
        </w:rPr>
        <w:t>הקרובות</w:t>
      </w:r>
      <w:r w:rsidR="00CF7786" w:rsidRPr="00022EA3">
        <w:rPr>
          <w:rtl/>
        </w:rPr>
        <w:t xml:space="preserve"> </w:t>
      </w:r>
      <w:r w:rsidR="00CF7786" w:rsidRPr="00022EA3">
        <w:rPr>
          <w:rFonts w:hint="eastAsia"/>
          <w:rtl/>
        </w:rPr>
        <w:t>ל</w:t>
      </w:r>
      <w:r w:rsidR="005F6E2E">
        <w:rPr>
          <w:rFonts w:hint="eastAsia"/>
          <w:rtl/>
        </w:rPr>
        <w:t>קטקה</w:t>
      </w:r>
      <w:r w:rsidR="00CF7786" w:rsidRPr="00022EA3">
        <w:rPr>
          <w:rtl/>
        </w:rPr>
        <w:t xml:space="preserve"> </w:t>
      </w:r>
      <w:r w:rsidR="00CF7786" w:rsidRPr="00022EA3">
        <w:rPr>
          <w:rFonts w:hint="eastAsia"/>
          <w:rtl/>
        </w:rPr>
        <w:t>בגיל</w:t>
      </w:r>
      <w:r w:rsidR="008F23AE" w:rsidRPr="00022EA3">
        <w:rPr>
          <w:rFonts w:hint="eastAsia"/>
          <w:rtl/>
        </w:rPr>
        <w:t>ן</w:t>
      </w:r>
      <w:r w:rsidR="00CF7786" w:rsidRPr="00022EA3">
        <w:rPr>
          <w:rtl/>
        </w:rPr>
        <w:t xml:space="preserve"> נסעו עם אימן לירושלים</w:t>
      </w:r>
      <w:r w:rsidRPr="00022EA3">
        <w:rPr>
          <w:rtl/>
        </w:rPr>
        <w:t xml:space="preserve">] </w:t>
      </w:r>
    </w:p>
    <w:p w14:paraId="1C673E9C" w14:textId="0460A74D" w:rsidR="00BE132A" w:rsidRDefault="009B0F3F" w:rsidP="00A92E27">
      <w:pPr>
        <w:rPr>
          <w:rtl/>
        </w:rPr>
      </w:pPr>
      <w:r w:rsidRPr="009B0F3F">
        <w:rPr>
          <w:rFonts w:cs="Times New Roman"/>
          <w:rtl/>
        </w:rPr>
        <w:t xml:space="preserve">הם נאלצו להמתין עד שיסתיים השיעור הפרטי ובכל זאת הזמן אצל אלכס אץ לו בנעימים. היא </w:t>
      </w:r>
      <w:r w:rsidR="00B62BD3" w:rsidRPr="00B62BD3">
        <w:rPr>
          <w:rFonts w:cs="Times New Roman"/>
          <w:rtl/>
        </w:rPr>
        <w:t>נעתרה</w:t>
      </w:r>
      <w:r w:rsidRPr="009B0F3F">
        <w:rPr>
          <w:rFonts w:cs="Times New Roman"/>
          <w:rtl/>
        </w:rPr>
        <w:t xml:space="preserve"> לארקדי </w:t>
      </w:r>
      <w:r w:rsidR="00B62BD3">
        <w:rPr>
          <w:rFonts w:cs="Times New Roman" w:hint="cs"/>
          <w:rtl/>
        </w:rPr>
        <w:t>ש</w:t>
      </w:r>
      <w:r w:rsidR="00402F83" w:rsidRPr="00402F83">
        <w:rPr>
          <w:rFonts w:cs="Times New Roman"/>
          <w:rtl/>
        </w:rPr>
        <w:t>ביקש לה</w:t>
      </w:r>
      <w:r w:rsidRPr="009B0F3F">
        <w:rPr>
          <w:rFonts w:cs="Times New Roman"/>
          <w:rtl/>
        </w:rPr>
        <w:t>קריא לה את</w:t>
      </w:r>
      <w:r w:rsidR="006B6AAA">
        <w:rPr>
          <w:rFonts w:cs="Times New Roman"/>
          <w:rtl/>
        </w:rPr>
        <w:t xml:space="preserve"> </w:t>
      </w:r>
      <w:r w:rsidRPr="009B0F3F">
        <w:rPr>
          <w:rFonts w:cs="Times New Roman"/>
          <w:rtl/>
        </w:rPr>
        <w:t>גארי פוטר בתרגום לרוסית.</w:t>
      </w:r>
      <w:r w:rsidR="00C368A0" w:rsidRPr="00022EA3">
        <w:rPr>
          <w:rtl/>
        </w:rPr>
        <w:t xml:space="preserve"> </w:t>
      </w:r>
    </w:p>
    <w:p w14:paraId="5DE09D93" w14:textId="3931C020" w:rsidR="00D87F87" w:rsidRPr="00022EA3" w:rsidRDefault="00BE132A" w:rsidP="00A92E27">
      <w:pPr>
        <w:rPr>
          <w:rtl/>
        </w:rPr>
      </w:pPr>
      <w:r>
        <w:rPr>
          <w:rFonts w:hint="cs"/>
          <w:rtl/>
        </w:rPr>
        <w:t>[</w:t>
      </w:r>
      <w:r w:rsidR="00C368A0" w:rsidRPr="00022EA3">
        <w:rPr>
          <w:rtl/>
        </w:rPr>
        <w:t xml:space="preserve">ארקדי חש מעין בגידה, כי הוא </w:t>
      </w:r>
      <w:r w:rsidR="00E51AE9" w:rsidRPr="00022EA3">
        <w:rPr>
          <w:rFonts w:hint="eastAsia"/>
          <w:rtl/>
        </w:rPr>
        <w:t>עצמו</w:t>
      </w:r>
      <w:r w:rsidR="00E51AE9" w:rsidRPr="00022EA3">
        <w:rPr>
          <w:rtl/>
        </w:rPr>
        <w:t xml:space="preserve"> </w:t>
      </w:r>
      <w:r w:rsidR="00E51AE9" w:rsidRPr="00022EA3">
        <w:rPr>
          <w:rFonts w:hint="eastAsia"/>
          <w:rtl/>
        </w:rPr>
        <w:t>ה</w:t>
      </w:r>
      <w:r w:rsidR="00C368A0" w:rsidRPr="00022EA3">
        <w:rPr>
          <w:rFonts w:hint="eastAsia"/>
          <w:rtl/>
        </w:rPr>
        <w:t>שקיע</w:t>
      </w:r>
      <w:r w:rsidR="00C368A0" w:rsidRPr="00022EA3">
        <w:rPr>
          <w:rtl/>
        </w:rPr>
        <w:t xml:space="preserve"> </w:t>
      </w:r>
      <w:r w:rsidR="00C368A0" w:rsidRPr="00022EA3">
        <w:rPr>
          <w:rFonts w:hint="eastAsia"/>
          <w:rtl/>
        </w:rPr>
        <w:t>שעות</w:t>
      </w:r>
      <w:r w:rsidR="00C368A0" w:rsidRPr="00022EA3">
        <w:rPr>
          <w:rtl/>
        </w:rPr>
        <w:t xml:space="preserve"> </w:t>
      </w:r>
      <w:r w:rsidR="00C368A0" w:rsidRPr="00022EA3">
        <w:rPr>
          <w:rFonts w:hint="eastAsia"/>
          <w:rtl/>
        </w:rPr>
        <w:t>רבות</w:t>
      </w:r>
      <w:r w:rsidR="00E51AE9" w:rsidRPr="00022EA3">
        <w:rPr>
          <w:rtl/>
        </w:rPr>
        <w:t xml:space="preserve"> </w:t>
      </w:r>
      <w:r w:rsidR="00E51AE9" w:rsidRPr="00022EA3">
        <w:rPr>
          <w:rFonts w:hint="eastAsia"/>
          <w:rtl/>
        </w:rPr>
        <w:t>עם</w:t>
      </w:r>
      <w:r w:rsidR="00E51AE9" w:rsidRPr="00022EA3">
        <w:rPr>
          <w:rtl/>
        </w:rPr>
        <w:t xml:space="preserve"> אלכס </w:t>
      </w:r>
      <w:r w:rsidR="00106A3F" w:rsidRPr="00022EA3">
        <w:rPr>
          <w:rFonts w:hint="eastAsia"/>
          <w:rtl/>
        </w:rPr>
        <w:t>בשינון</w:t>
      </w:r>
      <w:r w:rsidR="00E51AE9" w:rsidRPr="00022EA3">
        <w:rPr>
          <w:rtl/>
        </w:rPr>
        <w:t xml:space="preserve"> </w:t>
      </w:r>
      <w:r w:rsidR="00E51AE9" w:rsidRPr="00022EA3">
        <w:rPr>
          <w:rFonts w:hint="eastAsia"/>
          <w:rtl/>
        </w:rPr>
        <w:t>עקרונות</w:t>
      </w:r>
      <w:r w:rsidR="00E51AE9" w:rsidRPr="00022EA3">
        <w:rPr>
          <w:rtl/>
        </w:rPr>
        <w:t xml:space="preserve"> </w:t>
      </w:r>
      <w:r w:rsidR="00E51AE9" w:rsidRPr="00022EA3">
        <w:rPr>
          <w:rFonts w:hint="eastAsia"/>
          <w:rtl/>
        </w:rPr>
        <w:t>הדמוקרטיה</w:t>
      </w:r>
      <w:r w:rsidR="00E51AE9" w:rsidRPr="00022EA3">
        <w:rPr>
          <w:rtl/>
        </w:rPr>
        <w:t xml:space="preserve">, </w:t>
      </w:r>
      <w:r w:rsidR="00E51AE9" w:rsidRPr="00022EA3">
        <w:rPr>
          <w:rFonts w:hint="eastAsia"/>
          <w:rtl/>
        </w:rPr>
        <w:t>הפלורליזם</w:t>
      </w:r>
      <w:r w:rsidR="00E51AE9" w:rsidRPr="00022EA3">
        <w:rPr>
          <w:rtl/>
        </w:rPr>
        <w:t xml:space="preserve"> </w:t>
      </w:r>
      <w:r w:rsidR="00E51AE9" w:rsidRPr="00022EA3">
        <w:rPr>
          <w:rFonts w:hint="eastAsia"/>
          <w:rtl/>
        </w:rPr>
        <w:t>והסובלנות</w:t>
      </w:r>
      <w:r w:rsidR="00C368A0" w:rsidRPr="00022EA3">
        <w:rPr>
          <w:rtl/>
        </w:rPr>
        <w:t xml:space="preserve">, אבל לא יכול </w:t>
      </w:r>
      <w:r w:rsidR="00E51AE9" w:rsidRPr="00022EA3">
        <w:rPr>
          <w:rFonts w:hint="eastAsia"/>
          <w:rtl/>
        </w:rPr>
        <w:t>היה</w:t>
      </w:r>
      <w:r w:rsidR="00E51AE9" w:rsidRPr="00022EA3">
        <w:rPr>
          <w:rtl/>
        </w:rPr>
        <w:t xml:space="preserve"> </w:t>
      </w:r>
      <w:r w:rsidR="00C368A0" w:rsidRPr="00022EA3">
        <w:rPr>
          <w:rFonts w:hint="eastAsia"/>
          <w:rtl/>
        </w:rPr>
        <w:t>שלא</w:t>
      </w:r>
      <w:r w:rsidR="00C368A0" w:rsidRPr="00022EA3">
        <w:rPr>
          <w:rtl/>
        </w:rPr>
        <w:t xml:space="preserve"> להעריך את המורה המסורה </w:t>
      </w:r>
      <w:r w:rsidR="00EE7FC1" w:rsidRPr="00022EA3">
        <w:rPr>
          <w:rFonts w:hint="eastAsia"/>
          <w:rtl/>
        </w:rPr>
        <w:t>ש</w:t>
      </w:r>
      <w:r w:rsidR="00E51AE9" w:rsidRPr="00022EA3">
        <w:rPr>
          <w:rFonts w:hint="eastAsia"/>
          <w:rtl/>
        </w:rPr>
        <w:t>הקשיבה</w:t>
      </w:r>
      <w:r w:rsidR="00C368A0" w:rsidRPr="00022EA3">
        <w:rPr>
          <w:rtl/>
        </w:rPr>
        <w:t xml:space="preserve"> ברצינות </w:t>
      </w:r>
      <w:r w:rsidR="007B4EDB" w:rsidRPr="00022EA3">
        <w:rPr>
          <w:rFonts w:hint="eastAsia"/>
          <w:rtl/>
        </w:rPr>
        <w:t>ל</w:t>
      </w:r>
      <w:r w:rsidR="00C368A0" w:rsidRPr="00022EA3">
        <w:rPr>
          <w:rFonts w:hint="eastAsia"/>
          <w:rtl/>
        </w:rPr>
        <w:t>ט</w:t>
      </w:r>
      <w:r w:rsidR="007B4EDB" w:rsidRPr="00022EA3">
        <w:rPr>
          <w:rFonts w:hint="eastAsia"/>
          <w:rtl/>
        </w:rPr>
        <w:t>רוניותיו</w:t>
      </w:r>
      <w:r w:rsidR="00C368A0" w:rsidRPr="00022EA3">
        <w:rPr>
          <w:rtl/>
        </w:rPr>
        <w:t xml:space="preserve"> לגבי העברית המע</w:t>
      </w:r>
      <w:r w:rsidR="00C368A0" w:rsidRPr="00022EA3">
        <w:rPr>
          <w:rFonts w:hint="eastAsia"/>
          <w:rtl/>
        </w:rPr>
        <w:t>ושה</w:t>
      </w:r>
      <w:r w:rsidR="008544F2" w:rsidRPr="00022EA3">
        <w:rPr>
          <w:rtl/>
        </w:rPr>
        <w:t xml:space="preserve"> והמלאכותית</w:t>
      </w:r>
      <w:r w:rsidR="00C368A0" w:rsidRPr="00022EA3">
        <w:rPr>
          <w:rtl/>
        </w:rPr>
        <w:t xml:space="preserve"> </w:t>
      </w:r>
      <w:r w:rsidR="00C368A0" w:rsidRPr="00022EA3">
        <w:rPr>
          <w:rFonts w:hint="eastAsia"/>
          <w:rtl/>
        </w:rPr>
        <w:t>בספר</w:t>
      </w:r>
      <w:r w:rsidR="00C368A0" w:rsidRPr="00022EA3">
        <w:rPr>
          <w:rtl/>
        </w:rPr>
        <w:t xml:space="preserve"> </w:t>
      </w:r>
      <w:r w:rsidR="00C368A0" w:rsidRPr="00022EA3">
        <w:rPr>
          <w:rFonts w:hint="eastAsia"/>
          <w:rtl/>
        </w:rPr>
        <w:t>האזרחות</w:t>
      </w:r>
      <w:r w:rsidR="00C368A0" w:rsidRPr="00022EA3">
        <w:rPr>
          <w:rtl/>
        </w:rPr>
        <w:t xml:space="preserve">. </w:t>
      </w:r>
      <w:r w:rsidR="00C368A0" w:rsidRPr="00022EA3">
        <w:rPr>
          <w:rFonts w:hint="eastAsia"/>
          <w:rtl/>
        </w:rPr>
        <w:t>לא</w:t>
      </w:r>
      <w:r w:rsidR="00C368A0" w:rsidRPr="00022EA3">
        <w:rPr>
          <w:rtl/>
        </w:rPr>
        <w:t xml:space="preserve"> </w:t>
      </w:r>
      <w:r w:rsidR="00C368A0" w:rsidRPr="00022EA3">
        <w:rPr>
          <w:rFonts w:hint="eastAsia"/>
          <w:rtl/>
        </w:rPr>
        <w:t>זו</w:t>
      </w:r>
      <w:r w:rsidR="00C368A0" w:rsidRPr="00022EA3">
        <w:rPr>
          <w:rtl/>
        </w:rPr>
        <w:t xml:space="preserve"> </w:t>
      </w:r>
      <w:r w:rsidR="00C368A0" w:rsidRPr="00022EA3">
        <w:rPr>
          <w:rFonts w:hint="eastAsia"/>
          <w:rtl/>
        </w:rPr>
        <w:t>אף</w:t>
      </w:r>
      <w:r w:rsidR="00C368A0" w:rsidRPr="00022EA3">
        <w:rPr>
          <w:rtl/>
        </w:rPr>
        <w:t xml:space="preserve"> </w:t>
      </w:r>
      <w:r w:rsidR="00C368A0" w:rsidRPr="00022EA3">
        <w:rPr>
          <w:rFonts w:hint="eastAsia"/>
          <w:rtl/>
        </w:rPr>
        <w:t>זו</w:t>
      </w:r>
      <w:r w:rsidR="00C368A0" w:rsidRPr="00022EA3">
        <w:rPr>
          <w:rtl/>
        </w:rPr>
        <w:t>? באמת? כש</w:t>
      </w:r>
      <w:r w:rsidR="008F23AE" w:rsidRPr="00022EA3">
        <w:rPr>
          <w:rFonts w:hint="eastAsia"/>
          <w:rtl/>
        </w:rPr>
        <w:t>קיימות</w:t>
      </w:r>
      <w:r w:rsidR="008F23AE" w:rsidRPr="00022EA3">
        <w:rPr>
          <w:rtl/>
        </w:rPr>
        <w:t xml:space="preserve"> </w:t>
      </w:r>
      <w:r w:rsidR="008F23AE" w:rsidRPr="00022EA3">
        <w:rPr>
          <w:rFonts w:hint="eastAsia"/>
          <w:rtl/>
        </w:rPr>
        <w:t>חלופות</w:t>
      </w:r>
      <w:r w:rsidR="008F23AE" w:rsidRPr="00022EA3">
        <w:rPr>
          <w:rtl/>
        </w:rPr>
        <w:t xml:space="preserve"> </w:t>
      </w:r>
      <w:r w:rsidR="00F97A34">
        <w:rPr>
          <w:rFonts w:hint="eastAsia"/>
          <w:rtl/>
        </w:rPr>
        <w:t>כל כך</w:t>
      </w:r>
      <w:r w:rsidR="008F23AE" w:rsidRPr="00022EA3">
        <w:rPr>
          <w:rtl/>
        </w:rPr>
        <w:t xml:space="preserve"> </w:t>
      </w:r>
      <w:r w:rsidR="008F23AE" w:rsidRPr="00022EA3">
        <w:rPr>
          <w:rFonts w:hint="eastAsia"/>
          <w:rtl/>
        </w:rPr>
        <w:t>פשוטות</w:t>
      </w:r>
      <w:r w:rsidR="008F23AE" w:rsidRPr="00022EA3">
        <w:rPr>
          <w:rtl/>
        </w:rPr>
        <w:t>!</w:t>
      </w:r>
      <w:r w:rsidR="00A92E27" w:rsidRPr="00022EA3">
        <w:rPr>
          <w:rtl/>
        </w:rPr>
        <w:t xml:space="preserve"> מניה ובה? </w:t>
      </w:r>
      <w:r w:rsidR="00A92E27" w:rsidRPr="00022EA3">
        <w:rPr>
          <w:rFonts w:hint="eastAsia"/>
          <w:rtl/>
        </w:rPr>
        <w:t>ככה</w:t>
      </w:r>
      <w:r w:rsidR="00A92E27" w:rsidRPr="00022EA3">
        <w:rPr>
          <w:rtl/>
        </w:rPr>
        <w:t xml:space="preserve"> סתם? </w:t>
      </w:r>
      <w:r w:rsidR="00D87F87" w:rsidRPr="00022EA3">
        <w:rPr>
          <w:rFonts w:cs="Times New Roman"/>
          <w:rtl/>
        </w:rPr>
        <w:t>מניה ובה? מניה ובה???</w:t>
      </w:r>
    </w:p>
    <w:p w14:paraId="4D734081" w14:textId="77777777" w:rsidR="00BE132A" w:rsidRDefault="00D87F87" w:rsidP="00D87F87">
      <w:pPr>
        <w:rPr>
          <w:rFonts w:cs="Times New Roman"/>
          <w:rtl/>
        </w:rPr>
      </w:pPr>
      <w:r w:rsidRPr="00022EA3">
        <w:rPr>
          <w:rFonts w:cs="Times New Roman"/>
          <w:rtl/>
        </w:rPr>
        <w:t>מי הוא אותו מניה ואיה הוא אותו בה, שיתכבדו ויעמדו מול אלכס ויחטפו מנחת זרועו.</w:t>
      </w:r>
    </w:p>
    <w:p w14:paraId="1BF96651" w14:textId="612AAF6A" w:rsidR="00A92E27" w:rsidRPr="00022EA3" w:rsidRDefault="00A92E27" w:rsidP="00A92E27">
      <w:pPr>
        <w:rPr>
          <w:rtl/>
        </w:rPr>
      </w:pPr>
      <w:r w:rsidRPr="00022EA3">
        <w:rPr>
          <w:rFonts w:hint="eastAsia"/>
          <w:rtl/>
        </w:rPr>
        <w:t>מי</w:t>
      </w:r>
      <w:r w:rsidR="008544F2" w:rsidRPr="00022EA3">
        <w:rPr>
          <w:rtl/>
        </w:rPr>
        <w:t xml:space="preserve"> זה</w:t>
      </w:r>
      <w:r w:rsidRPr="00022EA3">
        <w:rPr>
          <w:rtl/>
        </w:rPr>
        <w:t xml:space="preserve"> החליט לתקוע את זה בתוך טקסט אינסו</w:t>
      </w:r>
      <w:r w:rsidRPr="00022EA3">
        <w:rPr>
          <w:rFonts w:hint="eastAsia"/>
          <w:rtl/>
        </w:rPr>
        <w:t>פי</w:t>
      </w:r>
      <w:r w:rsidRPr="00022EA3">
        <w:rPr>
          <w:rtl/>
        </w:rPr>
        <w:t xml:space="preserve"> על ---, אלכס התעניין בחרון-אף, וברגש של עלבון אישי. </w:t>
      </w:r>
      <w:r w:rsidRPr="00022EA3">
        <w:rPr>
          <w:rFonts w:hint="eastAsia"/>
          <w:rtl/>
        </w:rPr>
        <w:t>ומהו</w:t>
      </w:r>
      <w:r w:rsidRPr="00022EA3">
        <w:rPr>
          <w:rtl/>
        </w:rPr>
        <w:t xml:space="preserve"> </w:t>
      </w:r>
      <w:r w:rsidRPr="00022EA3">
        <w:rPr>
          <w:rFonts w:hint="eastAsia"/>
          <w:rtl/>
        </w:rPr>
        <w:t>אותו</w:t>
      </w:r>
      <w:r w:rsidRPr="00022EA3">
        <w:rPr>
          <w:rtl/>
        </w:rPr>
        <w:t xml:space="preserve"> </w:t>
      </w:r>
      <w:r w:rsidRPr="00022EA3">
        <w:rPr>
          <w:rFonts w:hint="eastAsia"/>
          <w:rtl/>
        </w:rPr>
        <w:t>אלטנוילנד</w:t>
      </w:r>
      <w:r w:rsidRPr="00022EA3">
        <w:rPr>
          <w:rtl/>
        </w:rPr>
        <w:t xml:space="preserve"> </w:t>
      </w:r>
      <w:r w:rsidRPr="00022EA3">
        <w:rPr>
          <w:rFonts w:hint="eastAsia"/>
          <w:rtl/>
        </w:rPr>
        <w:t>לבנימין</w:t>
      </w:r>
      <w:r w:rsidRPr="00022EA3">
        <w:rPr>
          <w:rtl/>
        </w:rPr>
        <w:t xml:space="preserve"> </w:t>
      </w:r>
      <w:r w:rsidRPr="00022EA3">
        <w:rPr>
          <w:rFonts w:hint="eastAsia"/>
          <w:rtl/>
        </w:rPr>
        <w:t>זאב</w:t>
      </w:r>
      <w:r w:rsidRPr="00022EA3">
        <w:rPr>
          <w:rtl/>
        </w:rPr>
        <w:t xml:space="preserve"> </w:t>
      </w:r>
      <w:r w:rsidRPr="00022EA3">
        <w:rPr>
          <w:rFonts w:hint="eastAsia"/>
          <w:rtl/>
        </w:rPr>
        <w:t>הרצל</w:t>
      </w:r>
      <w:r w:rsidRPr="00022EA3">
        <w:rPr>
          <w:rtl/>
        </w:rPr>
        <w:t xml:space="preserve">? </w:t>
      </w:r>
      <w:r w:rsidRPr="00022EA3">
        <w:rPr>
          <w:rFonts w:hint="eastAsia"/>
          <w:rtl/>
        </w:rPr>
        <w:t>מדוע</w:t>
      </w:r>
      <w:r w:rsidRPr="00022EA3">
        <w:rPr>
          <w:rtl/>
        </w:rPr>
        <w:t xml:space="preserve"> </w:t>
      </w:r>
      <w:r w:rsidRPr="00022EA3">
        <w:rPr>
          <w:rFonts w:hint="eastAsia"/>
          <w:rtl/>
        </w:rPr>
        <w:t>להרצל</w:t>
      </w:r>
      <w:r w:rsidRPr="00022EA3">
        <w:rPr>
          <w:rtl/>
        </w:rPr>
        <w:t xml:space="preserve"> </w:t>
      </w:r>
      <w:r w:rsidRPr="00022EA3">
        <w:rPr>
          <w:rFonts w:hint="eastAsia"/>
          <w:rtl/>
        </w:rPr>
        <w:t>ולא</w:t>
      </w:r>
      <w:r w:rsidRPr="00022EA3">
        <w:rPr>
          <w:rtl/>
        </w:rPr>
        <w:t xml:space="preserve"> </w:t>
      </w:r>
      <w:r w:rsidRPr="00022EA3">
        <w:rPr>
          <w:rFonts w:hint="eastAsia"/>
          <w:rtl/>
        </w:rPr>
        <w:t>למשל</w:t>
      </w:r>
      <w:r w:rsidRPr="00022EA3">
        <w:rPr>
          <w:rtl/>
        </w:rPr>
        <w:t xml:space="preserve"> </w:t>
      </w:r>
      <w:r w:rsidRPr="00022EA3">
        <w:rPr>
          <w:rFonts w:hint="eastAsia"/>
          <w:rtl/>
        </w:rPr>
        <w:t>מאת</w:t>
      </w:r>
      <w:r w:rsidRPr="00022EA3">
        <w:rPr>
          <w:rtl/>
        </w:rPr>
        <w:t xml:space="preserve"> </w:t>
      </w:r>
      <w:r w:rsidRPr="00022EA3">
        <w:rPr>
          <w:rFonts w:hint="eastAsia"/>
          <w:rtl/>
        </w:rPr>
        <w:t>הרצל</w:t>
      </w:r>
      <w:r w:rsidRPr="00022EA3">
        <w:rPr>
          <w:rtl/>
        </w:rPr>
        <w:t>?</w:t>
      </w:r>
      <w:r w:rsidR="00C368A0" w:rsidRPr="00022EA3">
        <w:rPr>
          <w:rtl/>
        </w:rPr>
        <w:t xml:space="preserve"> </w:t>
      </w:r>
      <w:r w:rsidRPr="00022EA3">
        <w:rPr>
          <w:rFonts w:cs="Times New Roman"/>
          <w:rtl/>
        </w:rPr>
        <w:t>למה לא מאת? ל</w:t>
      </w:r>
      <w:r w:rsidRPr="00022EA3">
        <w:rPr>
          <w:rFonts w:cs="Times New Roman" w:hint="eastAsia"/>
          <w:rtl/>
        </w:rPr>
        <w:t>הרצל</w:t>
      </w:r>
      <w:r w:rsidRPr="00022EA3">
        <w:rPr>
          <w:rFonts w:cs="Times New Roman"/>
          <w:rtl/>
        </w:rPr>
        <w:t xml:space="preserve"> משמעו – </w:t>
      </w:r>
      <w:r w:rsidRPr="00022EA3">
        <w:rPr>
          <w:rFonts w:cs="Times New Roman" w:hint="eastAsia"/>
          <w:rtl/>
        </w:rPr>
        <w:t>הרצל</w:t>
      </w:r>
      <w:r w:rsidRPr="00022EA3">
        <w:rPr>
          <w:rFonts w:cs="Times New Roman"/>
          <w:rtl/>
        </w:rPr>
        <w:t xml:space="preserve"> </w:t>
      </w:r>
      <w:r w:rsidRPr="00022EA3">
        <w:rPr>
          <w:rFonts w:cs="Times New Roman" w:hint="eastAsia"/>
          <w:rtl/>
        </w:rPr>
        <w:t>קיבל</w:t>
      </w:r>
      <w:r w:rsidRPr="00022EA3">
        <w:rPr>
          <w:rFonts w:cs="Times New Roman"/>
          <w:rtl/>
        </w:rPr>
        <w:t xml:space="preserve"> </w:t>
      </w:r>
      <w:r w:rsidRPr="00022EA3">
        <w:rPr>
          <w:rFonts w:cs="Times New Roman" w:hint="eastAsia"/>
          <w:rtl/>
        </w:rPr>
        <w:t>ממישהו</w:t>
      </w:r>
      <w:r w:rsidRPr="00022EA3">
        <w:rPr>
          <w:rFonts w:cs="Times New Roman"/>
          <w:rtl/>
        </w:rPr>
        <w:t xml:space="preserve"> אבל זה בדיוק להיפך, </w:t>
      </w:r>
      <w:r w:rsidRPr="00022EA3">
        <w:rPr>
          <w:rFonts w:cs="Times New Roman" w:hint="eastAsia"/>
          <w:rtl/>
        </w:rPr>
        <w:t>הרצל</w:t>
      </w:r>
      <w:r w:rsidRPr="00022EA3">
        <w:rPr>
          <w:rFonts w:cs="Times New Roman"/>
          <w:rtl/>
        </w:rPr>
        <w:t xml:space="preserve"> נתן לנו. רק ה', או מלכת המוזה, יכולים לאמר, ל</w:t>
      </w:r>
      <w:r w:rsidRPr="00022EA3">
        <w:rPr>
          <w:rFonts w:cs="Times New Roman" w:hint="eastAsia"/>
          <w:rtl/>
        </w:rPr>
        <w:t>הרצל</w:t>
      </w:r>
      <w:r w:rsidRPr="00022EA3">
        <w:rPr>
          <w:rFonts w:cs="Times New Roman"/>
          <w:rtl/>
        </w:rPr>
        <w:t>, כי הם היחידים שאולי נתנו לו את מה שצריך בשביל ליצור, או אישתו שבישלה לו ארוחות צהריים והקפידה לשמור על השקט.</w:t>
      </w:r>
    </w:p>
    <w:p w14:paraId="22DA2C28" w14:textId="77777777" w:rsidR="00EE7FC1" w:rsidRPr="00022EA3" w:rsidRDefault="00EE7FC1" w:rsidP="00E1763B">
      <w:pPr>
        <w:rPr>
          <w:rtl/>
        </w:rPr>
      </w:pPr>
      <w:r w:rsidRPr="00022EA3">
        <w:rPr>
          <w:rtl/>
        </w:rPr>
        <w:t>]</w:t>
      </w:r>
    </w:p>
    <w:p w14:paraId="6CFD8BD4" w14:textId="42AD1B35" w:rsidR="00C368A0" w:rsidRPr="00022EA3" w:rsidRDefault="009B0F3F" w:rsidP="00E1763B">
      <w:pPr>
        <w:rPr>
          <w:rtl/>
        </w:rPr>
      </w:pPr>
      <w:r w:rsidRPr="009B0F3F">
        <w:rPr>
          <w:rFonts w:cs="Times New Roman"/>
          <w:rtl/>
        </w:rPr>
        <w:t xml:space="preserve">כשהשיעור של אלכס נגמר </w:t>
      </w:r>
      <w:r w:rsidR="00190C71">
        <w:rPr>
          <w:rFonts w:cs="Times New Roman"/>
          <w:rtl/>
        </w:rPr>
        <w:t>טינקה</w:t>
      </w:r>
      <w:r w:rsidR="00DE3F20" w:rsidRPr="00DE3F20">
        <w:rPr>
          <w:rFonts w:cs="Times New Roman"/>
          <w:rtl/>
        </w:rPr>
        <w:t xml:space="preserve"> </w:t>
      </w:r>
      <w:r w:rsidR="00EE7FC1" w:rsidRPr="00022EA3">
        <w:rPr>
          <w:rFonts w:hint="eastAsia"/>
          <w:rtl/>
        </w:rPr>
        <w:t>הודיעה</w:t>
      </w:r>
      <w:r w:rsidR="00582304" w:rsidRPr="00022EA3">
        <w:rPr>
          <w:rtl/>
        </w:rPr>
        <w:t xml:space="preserve"> </w:t>
      </w:r>
      <w:r w:rsidR="009F37D4">
        <w:rPr>
          <w:rFonts w:hint="cs"/>
          <w:rtl/>
        </w:rPr>
        <w:t>[</w:t>
      </w:r>
      <w:r w:rsidR="00582304" w:rsidRPr="00022EA3">
        <w:rPr>
          <w:rtl/>
        </w:rPr>
        <w:t>בישרה</w:t>
      </w:r>
      <w:r w:rsidR="00EE7FC1" w:rsidRPr="00022EA3">
        <w:rPr>
          <w:rtl/>
        </w:rPr>
        <w:t xml:space="preserve"> </w:t>
      </w:r>
      <w:r w:rsidR="00582304" w:rsidRPr="00022EA3">
        <w:rPr>
          <w:rFonts w:hint="eastAsia"/>
          <w:rtl/>
        </w:rPr>
        <w:t>הכריזה</w:t>
      </w:r>
      <w:r w:rsidR="009F37D4">
        <w:rPr>
          <w:rFonts w:hint="cs"/>
          <w:rtl/>
        </w:rPr>
        <w:t>]</w:t>
      </w:r>
      <w:r w:rsidR="00582304" w:rsidRPr="00022EA3">
        <w:rPr>
          <w:rtl/>
        </w:rPr>
        <w:t xml:space="preserve"> </w:t>
      </w:r>
      <w:r w:rsidR="00EE7FC1" w:rsidRPr="00022EA3">
        <w:rPr>
          <w:rFonts w:hint="eastAsia"/>
          <w:rtl/>
        </w:rPr>
        <w:t>ש</w:t>
      </w:r>
      <w:r w:rsidR="00582304" w:rsidRPr="00022EA3">
        <w:rPr>
          <w:rFonts w:hint="eastAsia"/>
          <w:rtl/>
        </w:rPr>
        <w:t>אינה</w:t>
      </w:r>
      <w:r w:rsidR="00C368A0" w:rsidRPr="00022EA3">
        <w:rPr>
          <w:rtl/>
        </w:rPr>
        <w:t xml:space="preserve"> מרגישה את המזגן.</w:t>
      </w:r>
    </w:p>
    <w:p w14:paraId="63E43939" w14:textId="5AC72976" w:rsidR="00D87F87" w:rsidRPr="00022EA3" w:rsidRDefault="00C368A0" w:rsidP="00D87F87">
      <w:pPr>
        <w:rPr>
          <w:rtl/>
        </w:rPr>
      </w:pPr>
      <w:r w:rsidRPr="00022EA3">
        <w:rPr>
          <w:rtl/>
        </w:rPr>
        <w:t>"</w:t>
      </w:r>
      <w:r w:rsidR="00A92E27" w:rsidRPr="00022EA3">
        <w:rPr>
          <w:rFonts w:cs="Times New Roman"/>
          <w:rtl/>
        </w:rPr>
        <w:t>לא משנה שאת לא מרגיש</w:t>
      </w:r>
      <w:r w:rsidR="00A92E27" w:rsidRPr="00022EA3">
        <w:rPr>
          <w:rFonts w:cs="Times New Roman" w:hint="eastAsia"/>
          <w:rtl/>
        </w:rPr>
        <w:t>ה</w:t>
      </w:r>
      <w:r w:rsidR="00A92E27" w:rsidRPr="00022EA3">
        <w:rPr>
          <w:rFonts w:cs="Times New Roman"/>
          <w:rtl/>
        </w:rPr>
        <w:t xml:space="preserve"> את המזגן, כל </w:t>
      </w:r>
      <w:r w:rsidR="00A92E27" w:rsidRPr="00022EA3">
        <w:rPr>
          <w:rFonts w:cs="Times New Roman" w:hint="eastAsia"/>
          <w:rtl/>
        </w:rPr>
        <w:t>ע</w:t>
      </w:r>
      <w:r w:rsidR="00A92E27" w:rsidRPr="00022EA3">
        <w:rPr>
          <w:rFonts w:cs="Times New Roman"/>
          <w:rtl/>
        </w:rPr>
        <w:t xml:space="preserve">וד הוא מרגיש אותך," אלכס </w:t>
      </w:r>
      <w:r w:rsidR="00582304" w:rsidRPr="00022EA3">
        <w:rPr>
          <w:rFonts w:cs="Times New Roman" w:hint="eastAsia"/>
          <w:rtl/>
        </w:rPr>
        <w:t>השיב</w:t>
      </w:r>
      <w:r w:rsidR="00582304" w:rsidRPr="00022EA3">
        <w:rPr>
          <w:rFonts w:cs="Times New Roman"/>
          <w:rtl/>
        </w:rPr>
        <w:t>,</w:t>
      </w:r>
      <w:r w:rsidR="00A92E27" w:rsidRPr="00022EA3">
        <w:rPr>
          <w:rFonts w:cs="Times New Roman"/>
          <w:rtl/>
        </w:rPr>
        <w:t xml:space="preserve"> </w:t>
      </w:r>
      <w:r w:rsidR="0016172A">
        <w:rPr>
          <w:rFonts w:cs="Times New Roman" w:hint="cs"/>
          <w:rtl/>
        </w:rPr>
        <w:t>[</w:t>
      </w:r>
      <w:r w:rsidR="00A92E27" w:rsidRPr="00022EA3">
        <w:rPr>
          <w:rFonts w:cs="Times New Roman"/>
          <w:rtl/>
        </w:rPr>
        <w:t xml:space="preserve">מעודד מכך שהביס את המורה והשיעור </w:t>
      </w:r>
      <w:r w:rsidR="00BB0039" w:rsidRPr="00022EA3">
        <w:rPr>
          <w:rFonts w:cs="Times New Roman" w:hint="eastAsia"/>
          <w:rtl/>
        </w:rPr>
        <w:t>עמד</w:t>
      </w:r>
      <w:r w:rsidR="00BB0039" w:rsidRPr="00022EA3">
        <w:rPr>
          <w:rFonts w:cs="Times New Roman"/>
          <w:rtl/>
        </w:rPr>
        <w:t xml:space="preserve"> להסתיים,</w:t>
      </w:r>
      <w:r w:rsidR="00BE132A">
        <w:rPr>
          <w:rFonts w:cs="Times New Roman" w:hint="cs"/>
          <w:rtl/>
        </w:rPr>
        <w:t>]</w:t>
      </w:r>
      <w:r w:rsidR="00BB0039" w:rsidRPr="00022EA3">
        <w:rPr>
          <w:rFonts w:cs="Times New Roman"/>
          <w:rtl/>
        </w:rPr>
        <w:t xml:space="preserve"> </w:t>
      </w:r>
      <w:r w:rsidR="00BB0039" w:rsidRPr="00022EA3">
        <w:rPr>
          <w:rFonts w:cs="Times New Roman" w:hint="eastAsia"/>
          <w:rtl/>
        </w:rPr>
        <w:t>ו</w:t>
      </w:r>
      <w:r w:rsidR="00EE7FC1" w:rsidRPr="00022EA3">
        <w:rPr>
          <w:rFonts w:cs="Times New Roman"/>
          <w:rtl/>
        </w:rPr>
        <w:t xml:space="preserve">לא </w:t>
      </w:r>
      <w:r w:rsidR="00EE7FC1" w:rsidRPr="00022EA3">
        <w:rPr>
          <w:rFonts w:cs="Times New Roman" w:hint="eastAsia"/>
          <w:rtl/>
        </w:rPr>
        <w:t>ה</w:t>
      </w:r>
      <w:r w:rsidR="00A92E27" w:rsidRPr="00022EA3">
        <w:rPr>
          <w:rFonts w:cs="Times New Roman" w:hint="eastAsia"/>
          <w:rtl/>
        </w:rPr>
        <w:t>וטרד</w:t>
      </w:r>
      <w:r w:rsidR="00A92E27" w:rsidRPr="00022EA3">
        <w:rPr>
          <w:rFonts w:cs="Times New Roman"/>
          <w:rtl/>
        </w:rPr>
        <w:t xml:space="preserve"> </w:t>
      </w:r>
      <w:r w:rsidR="00A92E27" w:rsidRPr="00022EA3">
        <w:rPr>
          <w:rFonts w:cs="Times New Roman" w:hint="eastAsia"/>
          <w:rtl/>
        </w:rPr>
        <w:t>מ</w:t>
      </w:r>
      <w:r w:rsidR="00DE2B9D" w:rsidRPr="00022EA3">
        <w:rPr>
          <w:rFonts w:cs="Times New Roman" w:hint="eastAsia"/>
          <w:rtl/>
        </w:rPr>
        <w:t>כך</w:t>
      </w:r>
      <w:r w:rsidR="00A92E27" w:rsidRPr="00022EA3">
        <w:rPr>
          <w:rFonts w:cs="Times New Roman"/>
          <w:rtl/>
        </w:rPr>
        <w:t xml:space="preserve"> שלא הבינה</w:t>
      </w:r>
      <w:r w:rsidR="00BB0039" w:rsidRPr="00022EA3">
        <w:rPr>
          <w:rFonts w:cs="Times New Roman"/>
          <w:rtl/>
        </w:rPr>
        <w:t xml:space="preserve"> את ההלצה – היא עוד תבין, לאחר שיחה או שתיים עם היועצת</w:t>
      </w:r>
      <w:r w:rsidR="00A92E27" w:rsidRPr="00022EA3">
        <w:rPr>
          <w:rFonts w:cs="Times New Roman"/>
          <w:rtl/>
        </w:rPr>
        <w:t>.</w:t>
      </w:r>
      <w:r w:rsidR="00D87F87" w:rsidRPr="00022EA3">
        <w:rPr>
          <w:rFonts w:cs="Times New Roman"/>
          <w:rtl/>
        </w:rPr>
        <w:t xml:space="preserve"> באותו מעמד תתבשר מן הסתם כי</w:t>
      </w:r>
      <w:r w:rsidR="00091684" w:rsidRPr="00022EA3">
        <w:rPr>
          <w:rFonts w:cs="Times New Roman"/>
          <w:rtl/>
        </w:rPr>
        <w:t xml:space="preserve"> אצלנו</w:t>
      </w:r>
      <w:r w:rsidR="00D87F87" w:rsidRPr="00022EA3">
        <w:rPr>
          <w:rFonts w:cs="Times New Roman"/>
          <w:rtl/>
        </w:rPr>
        <w:t xml:space="preserve"> </w:t>
      </w:r>
      <w:r w:rsidR="00FC60E9" w:rsidRPr="00022EA3">
        <w:rPr>
          <w:rFonts w:cs="Times New Roman" w:hint="eastAsia"/>
          <w:rtl/>
        </w:rPr>
        <w:t>כל</w:t>
      </w:r>
      <w:r w:rsidR="00FC60E9" w:rsidRPr="00022EA3">
        <w:rPr>
          <w:rFonts w:cs="Times New Roman"/>
          <w:rtl/>
        </w:rPr>
        <w:t xml:space="preserve"> </w:t>
      </w:r>
      <w:r w:rsidR="00FC60E9" w:rsidRPr="00022EA3">
        <w:rPr>
          <w:rFonts w:cs="Times New Roman" w:hint="eastAsia"/>
          <w:rtl/>
        </w:rPr>
        <w:t>אחד</w:t>
      </w:r>
      <w:r w:rsidR="00FC60E9" w:rsidRPr="00022EA3">
        <w:rPr>
          <w:rFonts w:cs="Times New Roman"/>
          <w:rtl/>
        </w:rPr>
        <w:t xml:space="preserve"> </w:t>
      </w:r>
      <w:r w:rsidR="00FC60E9" w:rsidRPr="00022EA3">
        <w:rPr>
          <w:rFonts w:cs="Times New Roman" w:hint="eastAsia"/>
          <w:rtl/>
        </w:rPr>
        <w:t>יחיד</w:t>
      </w:r>
      <w:r w:rsidR="00FC60E9" w:rsidRPr="00022EA3">
        <w:rPr>
          <w:rFonts w:cs="Times New Roman"/>
          <w:rtl/>
        </w:rPr>
        <w:t xml:space="preserve"> </w:t>
      </w:r>
      <w:r w:rsidR="00FC60E9" w:rsidRPr="00022EA3">
        <w:rPr>
          <w:rFonts w:cs="Times New Roman" w:hint="eastAsia"/>
          <w:rtl/>
        </w:rPr>
        <w:t>ומיוחד</w:t>
      </w:r>
      <w:r w:rsidR="00D87F87" w:rsidRPr="00022EA3">
        <w:rPr>
          <w:rFonts w:cs="Times New Roman"/>
          <w:rtl/>
        </w:rPr>
        <w:t>, וכי מים שקטים חודרים עמוק. אבל מבט חטוף בפניה [השקטים] הראה לו כי היא יודעת</w:t>
      </w:r>
      <w:r w:rsidR="00483BB1">
        <w:rPr>
          <w:rFonts w:cs="Times New Roman"/>
          <w:rtl/>
        </w:rPr>
        <w:t xml:space="preserve"> הכול </w:t>
      </w:r>
      <w:r w:rsidR="00D87F87" w:rsidRPr="00022EA3">
        <w:rPr>
          <w:rFonts w:cs="Times New Roman"/>
          <w:rtl/>
        </w:rPr>
        <w:t>על מים שקטים.</w:t>
      </w:r>
    </w:p>
    <w:p w14:paraId="5CDD7376" w14:textId="6C3D2C38" w:rsidR="00C368A0" w:rsidRPr="00022EA3" w:rsidRDefault="00BE132A" w:rsidP="00E1763B">
      <w:pPr>
        <w:rPr>
          <w:rFonts w:cs="Times New Roman"/>
          <w:rtl/>
        </w:rPr>
      </w:pPr>
      <w:r>
        <w:rPr>
          <w:rFonts w:cs="Times New Roman" w:hint="cs"/>
          <w:rtl/>
        </w:rPr>
        <w:t>[</w:t>
      </w:r>
      <w:r w:rsidR="00F065F1">
        <w:rPr>
          <w:rFonts w:cs="Times New Roman" w:hint="eastAsia"/>
          <w:rtl/>
        </w:rPr>
        <w:t>סוף-סוף</w:t>
      </w:r>
      <w:r w:rsidR="00E51AE9" w:rsidRPr="00022EA3">
        <w:rPr>
          <w:rFonts w:cs="Times New Roman"/>
          <w:rtl/>
        </w:rPr>
        <w:t xml:space="preserve"> </w:t>
      </w:r>
      <w:r w:rsidR="00582304" w:rsidRPr="00022EA3">
        <w:rPr>
          <w:rFonts w:cs="Times New Roman" w:hint="eastAsia"/>
          <w:rtl/>
        </w:rPr>
        <w:t>הסתיים</w:t>
      </w:r>
      <w:r w:rsidR="00582304" w:rsidRPr="00022EA3">
        <w:rPr>
          <w:rFonts w:cs="Times New Roman"/>
          <w:rtl/>
        </w:rPr>
        <w:t xml:space="preserve"> </w:t>
      </w:r>
      <w:r w:rsidR="00E51AE9" w:rsidRPr="00022EA3">
        <w:rPr>
          <w:rFonts w:cs="Times New Roman" w:hint="eastAsia"/>
          <w:rtl/>
        </w:rPr>
        <w:t>השיעור</w:t>
      </w:r>
      <w:r w:rsidR="00E51AE9" w:rsidRPr="00022EA3">
        <w:rPr>
          <w:rFonts w:cs="Times New Roman"/>
          <w:rtl/>
        </w:rPr>
        <w:t xml:space="preserve"> והמורה הלכה. </w:t>
      </w:r>
      <w:r w:rsidR="00E51AE9" w:rsidRPr="00022EA3">
        <w:rPr>
          <w:rFonts w:cs="Times New Roman" w:hint="eastAsia"/>
          <w:rtl/>
        </w:rPr>
        <w:t>ארקדי</w:t>
      </w:r>
      <w:r w:rsidR="00E51AE9" w:rsidRPr="00022EA3">
        <w:rPr>
          <w:rFonts w:cs="Times New Roman"/>
          <w:rtl/>
        </w:rPr>
        <w:t xml:space="preserve"> </w:t>
      </w:r>
      <w:r w:rsidR="008F23AE" w:rsidRPr="00022EA3">
        <w:rPr>
          <w:rFonts w:cs="Times New Roman" w:hint="eastAsia"/>
          <w:rtl/>
        </w:rPr>
        <w:t>התכוון</w:t>
      </w:r>
      <w:r w:rsidR="008F23AE" w:rsidRPr="00022EA3">
        <w:rPr>
          <w:rFonts w:cs="Times New Roman"/>
          <w:rtl/>
        </w:rPr>
        <w:t xml:space="preserve"> </w:t>
      </w:r>
      <w:r w:rsidR="008F23AE" w:rsidRPr="00022EA3">
        <w:rPr>
          <w:rFonts w:cs="Times New Roman" w:hint="eastAsia"/>
          <w:rtl/>
        </w:rPr>
        <w:t>ל</w:t>
      </w:r>
      <w:r w:rsidR="00E51AE9" w:rsidRPr="00022EA3">
        <w:rPr>
          <w:rFonts w:cs="Times New Roman" w:hint="eastAsia"/>
          <w:rtl/>
        </w:rPr>
        <w:t>הוכיח</w:t>
      </w:r>
      <w:r w:rsidR="00E51AE9" w:rsidRPr="00022EA3">
        <w:rPr>
          <w:rFonts w:cs="Times New Roman"/>
          <w:rtl/>
        </w:rPr>
        <w:t xml:space="preserve"> </w:t>
      </w:r>
      <w:r w:rsidR="00E51AE9" w:rsidRPr="00022EA3">
        <w:rPr>
          <w:rFonts w:cs="Times New Roman" w:hint="eastAsia"/>
          <w:rtl/>
        </w:rPr>
        <w:t>את</w:t>
      </w:r>
      <w:r w:rsidR="00E51AE9" w:rsidRPr="00022EA3">
        <w:rPr>
          <w:rFonts w:cs="Times New Roman"/>
          <w:rtl/>
        </w:rPr>
        <w:t xml:space="preserve"> </w:t>
      </w:r>
      <w:r w:rsidR="00E51AE9" w:rsidRPr="00022EA3">
        <w:rPr>
          <w:rFonts w:cs="Times New Roman" w:hint="eastAsia"/>
          <w:rtl/>
        </w:rPr>
        <w:t>אלכס</w:t>
      </w:r>
      <w:r w:rsidR="00E51AE9" w:rsidRPr="00022EA3">
        <w:rPr>
          <w:rFonts w:cs="Times New Roman"/>
          <w:rtl/>
        </w:rPr>
        <w:t xml:space="preserve"> </w:t>
      </w:r>
      <w:r w:rsidR="00E51AE9" w:rsidRPr="00022EA3">
        <w:rPr>
          <w:rFonts w:cs="Times New Roman" w:hint="eastAsia"/>
          <w:rtl/>
        </w:rPr>
        <w:t>על</w:t>
      </w:r>
      <w:r w:rsidR="00E51AE9" w:rsidRPr="00022EA3">
        <w:rPr>
          <w:rFonts w:cs="Times New Roman"/>
          <w:rtl/>
        </w:rPr>
        <w:t xml:space="preserve"> </w:t>
      </w:r>
      <w:r w:rsidR="00E51AE9" w:rsidRPr="00022EA3">
        <w:rPr>
          <w:rFonts w:cs="Times New Roman" w:hint="eastAsia"/>
          <w:rtl/>
        </w:rPr>
        <w:t>כי</w:t>
      </w:r>
      <w:r w:rsidR="00E51AE9" w:rsidRPr="00022EA3">
        <w:rPr>
          <w:rFonts w:cs="Times New Roman"/>
          <w:rtl/>
        </w:rPr>
        <w:t xml:space="preserve"> </w:t>
      </w:r>
      <w:r w:rsidR="00E51AE9" w:rsidRPr="00022EA3">
        <w:rPr>
          <w:rFonts w:cs="Times New Roman" w:hint="eastAsia"/>
          <w:rtl/>
        </w:rPr>
        <w:t>בזבז</w:t>
      </w:r>
      <w:r w:rsidR="00E51AE9" w:rsidRPr="00022EA3">
        <w:rPr>
          <w:rFonts w:cs="Times New Roman"/>
          <w:rtl/>
        </w:rPr>
        <w:t xml:space="preserve"> </w:t>
      </w:r>
      <w:r w:rsidR="00E51AE9" w:rsidRPr="00022EA3">
        <w:rPr>
          <w:rFonts w:cs="Times New Roman" w:hint="eastAsia"/>
          <w:rtl/>
        </w:rPr>
        <w:t>את</w:t>
      </w:r>
      <w:r w:rsidR="00E51AE9" w:rsidRPr="00022EA3">
        <w:rPr>
          <w:rFonts w:cs="Times New Roman"/>
          <w:rtl/>
        </w:rPr>
        <w:t xml:space="preserve"> </w:t>
      </w:r>
      <w:r w:rsidR="00E51AE9" w:rsidRPr="00022EA3">
        <w:rPr>
          <w:rFonts w:cs="Times New Roman" w:hint="eastAsia"/>
          <w:rtl/>
        </w:rPr>
        <w:t>ה</w:t>
      </w:r>
      <w:r w:rsidR="00582304" w:rsidRPr="00022EA3">
        <w:rPr>
          <w:rFonts w:cs="Times New Roman" w:hint="eastAsia"/>
          <w:rtl/>
        </w:rPr>
        <w:t>זמן</w:t>
      </w:r>
      <w:r w:rsidR="00E51AE9" w:rsidRPr="00022EA3">
        <w:rPr>
          <w:rFonts w:cs="Times New Roman"/>
          <w:rtl/>
        </w:rPr>
        <w:t xml:space="preserve"> על הבנת ה</w:t>
      </w:r>
      <w:r w:rsidR="008F23AE" w:rsidRPr="00022EA3">
        <w:rPr>
          <w:rFonts w:cs="Times New Roman" w:hint="eastAsia"/>
          <w:rtl/>
        </w:rPr>
        <w:t>שפה</w:t>
      </w:r>
      <w:r w:rsidR="00E51AE9" w:rsidRPr="00022EA3">
        <w:rPr>
          <w:rFonts w:cs="Times New Roman"/>
          <w:rtl/>
        </w:rPr>
        <w:t xml:space="preserve"> ולא ע</w:t>
      </w:r>
      <w:r w:rsidR="00E51AE9" w:rsidRPr="0016172A">
        <w:rPr>
          <w:rFonts w:cs="Times New Roman"/>
          <w:rtl/>
        </w:rPr>
        <w:t>ל</w:t>
      </w:r>
      <w:r w:rsidR="009564E3" w:rsidRPr="0016172A">
        <w:rPr>
          <w:rFonts w:cs="Times New Roman"/>
          <w:rtl/>
        </w:rPr>
        <w:t xml:space="preserve"> </w:t>
      </w:r>
      <w:r w:rsidR="00582304" w:rsidRPr="0016172A">
        <w:rPr>
          <w:rFonts w:cs="Times New Roman" w:hint="eastAsia"/>
          <w:rtl/>
        </w:rPr>
        <w:t>יסודות</w:t>
      </w:r>
      <w:r w:rsidR="00582304" w:rsidRPr="0016172A">
        <w:rPr>
          <w:rFonts w:cs="Times New Roman"/>
          <w:rtl/>
        </w:rPr>
        <w:t xml:space="preserve"> </w:t>
      </w:r>
      <w:r w:rsidR="00E51AE9" w:rsidRPr="0016172A">
        <w:rPr>
          <w:rFonts w:cs="Times New Roman" w:hint="eastAsia"/>
          <w:rtl/>
        </w:rPr>
        <w:t>הא</w:t>
      </w:r>
      <w:r w:rsidR="00E51AE9" w:rsidRPr="00022EA3">
        <w:rPr>
          <w:rFonts w:cs="Times New Roman" w:hint="eastAsia"/>
          <w:rtl/>
        </w:rPr>
        <w:t>זרחות</w:t>
      </w:r>
      <w:r w:rsidR="00E51AE9" w:rsidRPr="00022EA3">
        <w:rPr>
          <w:rFonts w:cs="Times New Roman"/>
          <w:rtl/>
        </w:rPr>
        <w:t xml:space="preserve"> </w:t>
      </w:r>
      <w:r w:rsidR="00E51AE9" w:rsidRPr="00022EA3">
        <w:rPr>
          <w:rFonts w:cs="Times New Roman" w:hint="eastAsia"/>
          <w:rtl/>
        </w:rPr>
        <w:t>וגרורותיה</w:t>
      </w:r>
      <w:r w:rsidR="00E51AE9" w:rsidRPr="00022EA3">
        <w:rPr>
          <w:rFonts w:cs="Times New Roman"/>
          <w:rtl/>
        </w:rPr>
        <w:t>.</w:t>
      </w:r>
    </w:p>
    <w:p w14:paraId="22B8F160" w14:textId="16C1F5A8" w:rsidR="00BE132A" w:rsidRDefault="00BE132A" w:rsidP="00E1763B">
      <w:pPr>
        <w:rPr>
          <w:rtl/>
        </w:rPr>
      </w:pPr>
      <w:r>
        <w:rPr>
          <w:rFonts w:hint="cs"/>
          <w:rtl/>
        </w:rPr>
        <w:lastRenderedPageBreak/>
        <w:t>]</w:t>
      </w:r>
    </w:p>
    <w:p w14:paraId="6D109E8A" w14:textId="37C7437D" w:rsidR="00CF7786" w:rsidRPr="00022EA3" w:rsidRDefault="008F23AE" w:rsidP="00E1763B">
      <w:pPr>
        <w:rPr>
          <w:rtl/>
        </w:rPr>
      </w:pPr>
      <w:r w:rsidRPr="00022EA3">
        <w:rPr>
          <w:rtl/>
        </w:rPr>
        <w:t xml:space="preserve">"אז מתי הטוסט שלי מוכן?" </w:t>
      </w:r>
      <w:r w:rsidR="009F37D4" w:rsidRPr="00022EA3">
        <w:rPr>
          <w:rtl/>
        </w:rPr>
        <w:t xml:space="preserve">צפצפה </w:t>
      </w:r>
      <w:r w:rsidR="00190C71">
        <w:rPr>
          <w:rFonts w:cs="Times New Roman"/>
          <w:rtl/>
        </w:rPr>
        <w:t>טינקה</w:t>
      </w:r>
      <w:r w:rsidR="00DE3F20" w:rsidRPr="00DE3F20">
        <w:rPr>
          <w:rFonts w:cs="Times New Roman"/>
          <w:rtl/>
        </w:rPr>
        <w:t xml:space="preserve"> </w:t>
      </w:r>
      <w:r w:rsidRPr="00022EA3">
        <w:rPr>
          <w:rFonts w:hint="eastAsia"/>
          <w:rtl/>
        </w:rPr>
        <w:t>כ</w:t>
      </w:r>
      <w:r w:rsidR="009B0F3F">
        <w:rPr>
          <w:rFonts w:hint="cs"/>
          <w:rtl/>
        </w:rPr>
        <w:t>ש</w:t>
      </w:r>
      <w:r w:rsidR="00CF7786" w:rsidRPr="00022EA3">
        <w:rPr>
          <w:rtl/>
        </w:rPr>
        <w:t xml:space="preserve">סיימה לצבוע במחברת האזרחות של אלכס שורת לוחמים </w:t>
      </w:r>
      <w:r w:rsidRPr="00022EA3">
        <w:rPr>
          <w:rtl/>
        </w:rPr>
        <w:t>[</w:t>
      </w:r>
      <w:r w:rsidR="00CF7786" w:rsidRPr="00022EA3">
        <w:t>grim-faced</w:t>
      </w:r>
      <w:r w:rsidRPr="00022EA3">
        <w:rPr>
          <w:rtl/>
        </w:rPr>
        <w:t>]</w:t>
      </w:r>
      <w:r w:rsidR="00CF7786" w:rsidRPr="00022EA3">
        <w:rPr>
          <w:rtl/>
        </w:rPr>
        <w:t xml:space="preserve"> עט</w:t>
      </w:r>
      <w:r w:rsidRPr="00022EA3">
        <w:rPr>
          <w:rFonts w:hint="eastAsia"/>
          <w:rtl/>
        </w:rPr>
        <w:t>ויי</w:t>
      </w:r>
      <w:r w:rsidR="0016172A">
        <w:rPr>
          <w:rFonts w:hint="cs"/>
          <w:rtl/>
        </w:rPr>
        <w:t xml:space="preserve"> </w:t>
      </w:r>
      <w:r w:rsidRPr="00022EA3">
        <w:rPr>
          <w:rtl/>
        </w:rPr>
        <w:t xml:space="preserve">גלימות </w:t>
      </w:r>
      <w:r w:rsidRPr="00022EA3">
        <w:rPr>
          <w:rFonts w:hint="eastAsia"/>
          <w:rtl/>
        </w:rPr>
        <w:t>ומניפי</w:t>
      </w:r>
      <w:r w:rsidR="0016172A">
        <w:rPr>
          <w:rFonts w:hint="cs"/>
          <w:rtl/>
        </w:rPr>
        <w:t xml:space="preserve"> </w:t>
      </w:r>
      <w:r w:rsidRPr="00022EA3">
        <w:rPr>
          <w:rtl/>
        </w:rPr>
        <w:t xml:space="preserve">ניסים </w:t>
      </w:r>
      <w:r w:rsidRPr="00022EA3">
        <w:rPr>
          <w:rFonts w:hint="eastAsia"/>
          <w:rtl/>
        </w:rPr>
        <w:t>שצעדו</w:t>
      </w:r>
      <w:r w:rsidRPr="00022EA3">
        <w:rPr>
          <w:rtl/>
        </w:rPr>
        <w:t xml:space="preserve"> היישר לתוך </w:t>
      </w:r>
      <w:r w:rsidRPr="00022EA3">
        <w:rPr>
          <w:rFonts w:hint="eastAsia"/>
          <w:rtl/>
        </w:rPr>
        <w:t>עקרון</w:t>
      </w:r>
      <w:r w:rsidRPr="00022EA3">
        <w:rPr>
          <w:rtl/>
        </w:rPr>
        <w:t xml:space="preserve"> </w:t>
      </w:r>
      <w:r w:rsidRPr="00022EA3">
        <w:rPr>
          <w:rFonts w:hint="eastAsia"/>
          <w:rtl/>
        </w:rPr>
        <w:t>הלאומיות</w:t>
      </w:r>
      <w:r w:rsidRPr="00022EA3">
        <w:rPr>
          <w:rtl/>
        </w:rPr>
        <w:t xml:space="preserve"> </w:t>
      </w:r>
      <w:r w:rsidRPr="00022EA3">
        <w:rPr>
          <w:rFonts w:hint="eastAsia"/>
          <w:rtl/>
        </w:rPr>
        <w:t>ומעמדם</w:t>
      </w:r>
      <w:r w:rsidRPr="00022EA3">
        <w:rPr>
          <w:rtl/>
        </w:rPr>
        <w:t xml:space="preserve"> </w:t>
      </w:r>
      <w:r w:rsidRPr="00022EA3">
        <w:rPr>
          <w:rFonts w:hint="eastAsia"/>
          <w:rtl/>
        </w:rPr>
        <w:t>של</w:t>
      </w:r>
      <w:r w:rsidRPr="00022EA3">
        <w:rPr>
          <w:rtl/>
        </w:rPr>
        <w:t xml:space="preserve"> </w:t>
      </w:r>
      <w:r w:rsidRPr="00022EA3">
        <w:rPr>
          <w:rFonts w:hint="eastAsia"/>
          <w:rtl/>
        </w:rPr>
        <w:t>מיעוטים</w:t>
      </w:r>
      <w:r w:rsidRPr="00022EA3">
        <w:rPr>
          <w:rtl/>
        </w:rPr>
        <w:t xml:space="preserve"> </w:t>
      </w:r>
      <w:r w:rsidRPr="00022EA3">
        <w:rPr>
          <w:rFonts w:hint="eastAsia"/>
          <w:rtl/>
        </w:rPr>
        <w:t>לאומיים</w:t>
      </w:r>
      <w:r w:rsidRPr="00022EA3">
        <w:rPr>
          <w:rtl/>
        </w:rPr>
        <w:t xml:space="preserve"> </w:t>
      </w:r>
      <w:r w:rsidRPr="00022EA3">
        <w:rPr>
          <w:rFonts w:hint="eastAsia"/>
          <w:rtl/>
        </w:rPr>
        <w:t>בישראל</w:t>
      </w:r>
      <w:r w:rsidRPr="00022EA3">
        <w:rPr>
          <w:rtl/>
        </w:rPr>
        <w:t>.</w:t>
      </w:r>
    </w:p>
    <w:p w14:paraId="3DB9DFB3" w14:textId="5C4AA418" w:rsidR="00CF7786" w:rsidRPr="00022EA3" w:rsidRDefault="00CF7786" w:rsidP="00E1763B">
      <w:pPr>
        <w:rPr>
          <w:rtl/>
        </w:rPr>
      </w:pPr>
      <w:r w:rsidRPr="00022EA3">
        <w:rPr>
          <w:rtl/>
        </w:rPr>
        <w:t>"</w:t>
      </w:r>
      <w:r w:rsidRPr="00022EA3">
        <w:rPr>
          <w:rFonts w:hint="eastAsia"/>
          <w:rtl/>
        </w:rPr>
        <w:t>תשאלי</w:t>
      </w:r>
      <w:r w:rsidRPr="00022EA3">
        <w:rPr>
          <w:rtl/>
        </w:rPr>
        <w:t xml:space="preserve"> </w:t>
      </w:r>
      <w:r w:rsidRPr="00022EA3">
        <w:rPr>
          <w:rFonts w:hint="eastAsia"/>
          <w:rtl/>
        </w:rPr>
        <w:t>את</w:t>
      </w:r>
      <w:r w:rsidRPr="00022EA3">
        <w:rPr>
          <w:rtl/>
        </w:rPr>
        <w:t xml:space="preserve"> </w:t>
      </w:r>
      <w:r w:rsidRPr="00022EA3">
        <w:rPr>
          <w:rFonts w:hint="eastAsia"/>
          <w:rtl/>
        </w:rPr>
        <w:t>הטוסט</w:t>
      </w:r>
      <w:r w:rsidRPr="00022EA3">
        <w:rPr>
          <w:rtl/>
        </w:rPr>
        <w:t xml:space="preserve">, </w:t>
      </w:r>
      <w:r w:rsidRPr="00022EA3">
        <w:rPr>
          <w:rFonts w:hint="eastAsia"/>
          <w:rtl/>
        </w:rPr>
        <w:t>אל</w:t>
      </w:r>
      <w:r w:rsidRPr="00022EA3">
        <w:rPr>
          <w:rtl/>
        </w:rPr>
        <w:t xml:space="preserve"> </w:t>
      </w:r>
      <w:r w:rsidRPr="00022EA3">
        <w:rPr>
          <w:rFonts w:hint="eastAsia"/>
          <w:rtl/>
        </w:rPr>
        <w:t>תשאלי</w:t>
      </w:r>
      <w:r w:rsidRPr="00022EA3">
        <w:rPr>
          <w:rtl/>
        </w:rPr>
        <w:t xml:space="preserve"> </w:t>
      </w:r>
      <w:r w:rsidRPr="00022EA3">
        <w:rPr>
          <w:rFonts w:hint="eastAsia"/>
          <w:rtl/>
        </w:rPr>
        <w:t>אותי</w:t>
      </w:r>
      <w:r w:rsidRPr="00022EA3">
        <w:rPr>
          <w:rtl/>
        </w:rPr>
        <w:t>."</w:t>
      </w:r>
    </w:p>
    <w:p w14:paraId="79B6B9C6" w14:textId="4ED60C33" w:rsidR="00CF7786" w:rsidRPr="00022EA3" w:rsidRDefault="00CF7786" w:rsidP="00E1763B">
      <w:pPr>
        <w:rPr>
          <w:rtl/>
        </w:rPr>
      </w:pPr>
      <w:r w:rsidRPr="00022EA3">
        <w:rPr>
          <w:rFonts w:hint="eastAsia"/>
          <w:rtl/>
        </w:rPr>
        <w:t>היא</w:t>
      </w:r>
      <w:r w:rsidRPr="00022EA3">
        <w:rPr>
          <w:rtl/>
        </w:rPr>
        <w:t xml:space="preserve"> </w:t>
      </w:r>
      <w:r w:rsidRPr="00022EA3">
        <w:rPr>
          <w:rFonts w:hint="eastAsia"/>
          <w:rtl/>
        </w:rPr>
        <w:t>צחקה</w:t>
      </w:r>
      <w:r w:rsidRPr="00022EA3">
        <w:rPr>
          <w:rtl/>
        </w:rPr>
        <w:t xml:space="preserve">. "טוסט, </w:t>
      </w:r>
      <w:r w:rsidRPr="00022EA3">
        <w:rPr>
          <w:rFonts w:hint="eastAsia"/>
          <w:rtl/>
        </w:rPr>
        <w:t>מתי</w:t>
      </w:r>
      <w:r w:rsidRPr="00022EA3">
        <w:rPr>
          <w:rtl/>
        </w:rPr>
        <w:t xml:space="preserve"> </w:t>
      </w:r>
      <w:r w:rsidRPr="00022EA3">
        <w:rPr>
          <w:rFonts w:hint="eastAsia"/>
          <w:rtl/>
        </w:rPr>
        <w:t>תהיה</w:t>
      </w:r>
      <w:r w:rsidRPr="00022EA3">
        <w:rPr>
          <w:rtl/>
        </w:rPr>
        <w:t xml:space="preserve"> </w:t>
      </w:r>
      <w:r w:rsidRPr="00022EA3">
        <w:rPr>
          <w:rFonts w:hint="eastAsia"/>
          <w:rtl/>
        </w:rPr>
        <w:t>מוכן</w:t>
      </w:r>
      <w:r w:rsidR="00D2643F">
        <w:rPr>
          <w:rFonts w:hint="cs"/>
          <w:rtl/>
        </w:rPr>
        <w:t>?</w:t>
      </w:r>
      <w:r w:rsidRPr="00022EA3">
        <w:rPr>
          <w:rtl/>
        </w:rPr>
        <w:t>"</w:t>
      </w:r>
    </w:p>
    <w:p w14:paraId="35BF4ED3" w14:textId="22EE6C8B" w:rsidR="00CF7786" w:rsidRPr="00022EA3" w:rsidRDefault="00CF7786" w:rsidP="00E1763B">
      <w:pPr>
        <w:rPr>
          <w:rtl/>
        </w:rPr>
      </w:pPr>
      <w:r w:rsidRPr="00022EA3">
        <w:rPr>
          <w:rtl/>
        </w:rPr>
        <w:t xml:space="preserve">"זאת </w:t>
      </w:r>
      <w:r w:rsidRPr="00022EA3">
        <w:rPr>
          <w:rFonts w:hint="eastAsia"/>
          <w:rtl/>
        </w:rPr>
        <w:t>ממש</w:t>
      </w:r>
      <w:r w:rsidRPr="00022EA3">
        <w:rPr>
          <w:rtl/>
        </w:rPr>
        <w:t xml:space="preserve"> </w:t>
      </w:r>
      <w:r w:rsidRPr="00022EA3">
        <w:rPr>
          <w:rFonts w:hint="eastAsia"/>
          <w:rtl/>
        </w:rPr>
        <w:t>בעיה</w:t>
      </w:r>
      <w:r w:rsidRPr="00022EA3">
        <w:rPr>
          <w:rtl/>
        </w:rPr>
        <w:t xml:space="preserve">," </w:t>
      </w:r>
      <w:r w:rsidRPr="00022EA3">
        <w:rPr>
          <w:rFonts w:hint="eastAsia"/>
          <w:rtl/>
        </w:rPr>
        <w:t>אלכס</w:t>
      </w:r>
      <w:r w:rsidRPr="00022EA3">
        <w:rPr>
          <w:rtl/>
        </w:rPr>
        <w:t xml:space="preserve"> </w:t>
      </w:r>
      <w:r w:rsidRPr="00022EA3">
        <w:rPr>
          <w:rFonts w:hint="eastAsia"/>
          <w:rtl/>
        </w:rPr>
        <w:t>ענה</w:t>
      </w:r>
      <w:r w:rsidRPr="00022EA3">
        <w:rPr>
          <w:rtl/>
        </w:rPr>
        <w:t xml:space="preserve"> </w:t>
      </w:r>
      <w:r w:rsidRPr="00022EA3">
        <w:rPr>
          <w:rFonts w:hint="eastAsia"/>
          <w:rtl/>
        </w:rPr>
        <w:t>בקול</w:t>
      </w:r>
      <w:r w:rsidRPr="00022EA3">
        <w:rPr>
          <w:rtl/>
        </w:rPr>
        <w:t xml:space="preserve"> </w:t>
      </w:r>
      <w:r w:rsidRPr="00022EA3">
        <w:rPr>
          <w:rFonts w:hint="eastAsia"/>
          <w:rtl/>
        </w:rPr>
        <w:t>גבוה</w:t>
      </w:r>
      <w:r w:rsidRPr="00022EA3">
        <w:rPr>
          <w:rtl/>
        </w:rPr>
        <w:t xml:space="preserve"> </w:t>
      </w:r>
      <w:r w:rsidRPr="00022EA3">
        <w:rPr>
          <w:rFonts w:hint="eastAsia"/>
          <w:rtl/>
        </w:rPr>
        <w:t>הטיפוסי</w:t>
      </w:r>
      <w:r w:rsidRPr="00022EA3">
        <w:rPr>
          <w:rtl/>
        </w:rPr>
        <w:t xml:space="preserve"> </w:t>
      </w:r>
      <w:r w:rsidRPr="00022EA3">
        <w:rPr>
          <w:rFonts w:hint="eastAsia"/>
          <w:rtl/>
        </w:rPr>
        <w:t>לטוסטים</w:t>
      </w:r>
      <w:r w:rsidRPr="00022EA3">
        <w:rPr>
          <w:rtl/>
        </w:rPr>
        <w:t xml:space="preserve"> </w:t>
      </w:r>
      <w:r w:rsidRPr="00022EA3">
        <w:rPr>
          <w:rFonts w:hint="eastAsia"/>
          <w:rtl/>
        </w:rPr>
        <w:t>באשר</w:t>
      </w:r>
      <w:r w:rsidRPr="00022EA3">
        <w:rPr>
          <w:rtl/>
        </w:rPr>
        <w:t xml:space="preserve"> </w:t>
      </w:r>
      <w:r w:rsidRPr="00022EA3">
        <w:rPr>
          <w:rFonts w:hint="eastAsia"/>
          <w:rtl/>
        </w:rPr>
        <w:t>הם</w:t>
      </w:r>
      <w:r w:rsidRPr="00022EA3">
        <w:rPr>
          <w:rtl/>
        </w:rPr>
        <w:t>. "</w:t>
      </w:r>
      <w:r w:rsidRPr="00022EA3">
        <w:rPr>
          <w:rFonts w:hint="eastAsia"/>
          <w:rtl/>
        </w:rPr>
        <w:t>אלכס</w:t>
      </w:r>
      <w:r w:rsidRPr="00022EA3">
        <w:rPr>
          <w:rtl/>
        </w:rPr>
        <w:t xml:space="preserve"> </w:t>
      </w:r>
      <w:r w:rsidRPr="00022EA3">
        <w:rPr>
          <w:rFonts w:hint="eastAsia"/>
          <w:rtl/>
        </w:rPr>
        <w:t>עדיין</w:t>
      </w:r>
      <w:r w:rsidRPr="00022EA3">
        <w:rPr>
          <w:rtl/>
        </w:rPr>
        <w:t xml:space="preserve"> </w:t>
      </w:r>
      <w:r w:rsidRPr="00022EA3">
        <w:rPr>
          <w:rFonts w:hint="eastAsia"/>
          <w:rtl/>
        </w:rPr>
        <w:t>לא</w:t>
      </w:r>
      <w:r w:rsidRPr="00022EA3">
        <w:rPr>
          <w:rtl/>
        </w:rPr>
        <w:t xml:space="preserve"> </w:t>
      </w:r>
      <w:r w:rsidRPr="00022EA3">
        <w:rPr>
          <w:rFonts w:hint="eastAsia"/>
          <w:rtl/>
        </w:rPr>
        <w:t>הכניס</w:t>
      </w:r>
      <w:r w:rsidRPr="00022EA3">
        <w:rPr>
          <w:rtl/>
        </w:rPr>
        <w:t xml:space="preserve"> </w:t>
      </w:r>
      <w:r w:rsidRPr="00022EA3">
        <w:rPr>
          <w:rFonts w:hint="eastAsia"/>
          <w:rtl/>
        </w:rPr>
        <w:t>אותי</w:t>
      </w:r>
      <w:r w:rsidRPr="00022EA3">
        <w:rPr>
          <w:rtl/>
        </w:rPr>
        <w:t xml:space="preserve"> </w:t>
      </w:r>
      <w:r w:rsidRPr="00022EA3">
        <w:rPr>
          <w:rFonts w:hint="eastAsia"/>
          <w:rtl/>
        </w:rPr>
        <w:t>לטוסטר</w:t>
      </w:r>
      <w:r w:rsidRPr="00022EA3">
        <w:rPr>
          <w:rtl/>
        </w:rPr>
        <w:t>.</w:t>
      </w:r>
      <w:r w:rsidR="003D2D6E" w:rsidRPr="00022EA3">
        <w:rPr>
          <w:rtl/>
        </w:rPr>
        <w:t xml:space="preserve"> אולי תבקשי ממנו.</w:t>
      </w:r>
      <w:r w:rsidRPr="00022EA3">
        <w:rPr>
          <w:rtl/>
        </w:rPr>
        <w:t>"</w:t>
      </w:r>
    </w:p>
    <w:p w14:paraId="2FC6DDC0" w14:textId="3E53C0AF" w:rsidR="003D2D6E" w:rsidRPr="00022EA3" w:rsidRDefault="003D2D6E" w:rsidP="00E1763B">
      <w:pPr>
        <w:rPr>
          <w:rtl/>
        </w:rPr>
      </w:pPr>
      <w:r w:rsidRPr="00022EA3">
        <w:rPr>
          <w:rFonts w:hint="eastAsia"/>
          <w:rtl/>
        </w:rPr>
        <w:t>היא</w:t>
      </w:r>
      <w:r w:rsidRPr="00022EA3">
        <w:rPr>
          <w:rtl/>
        </w:rPr>
        <w:t xml:space="preserve"> צחקה וביקשה, ואלכס התקומם – איזו חוצפה! </w:t>
      </w:r>
      <w:r w:rsidRPr="00022EA3">
        <w:rPr>
          <w:rFonts w:hint="eastAsia"/>
          <w:rtl/>
        </w:rPr>
        <w:t>מה</w:t>
      </w:r>
      <w:r w:rsidRPr="00022EA3">
        <w:rPr>
          <w:rtl/>
        </w:rPr>
        <w:t xml:space="preserve"> </w:t>
      </w:r>
      <w:r w:rsidRPr="00022EA3">
        <w:rPr>
          <w:rFonts w:hint="eastAsia"/>
          <w:rtl/>
        </w:rPr>
        <w:t>עוד</w:t>
      </w:r>
      <w:r w:rsidRPr="00022EA3">
        <w:rPr>
          <w:rtl/>
        </w:rPr>
        <w:t xml:space="preserve"> </w:t>
      </w:r>
      <w:r w:rsidRPr="00022EA3">
        <w:rPr>
          <w:rFonts w:hint="eastAsia"/>
          <w:rtl/>
        </w:rPr>
        <w:t>י</w:t>
      </w:r>
      <w:r w:rsidR="002C15ED">
        <w:rPr>
          <w:rFonts w:hint="cs"/>
          <w:rtl/>
        </w:rPr>
        <w:t>דרוש</w:t>
      </w:r>
      <w:r w:rsidR="00D2643F">
        <w:rPr>
          <w:rFonts w:hint="cs"/>
          <w:rtl/>
        </w:rPr>
        <w:t xml:space="preserve"> הטוסט</w:t>
      </w:r>
      <w:r w:rsidRPr="00022EA3">
        <w:rPr>
          <w:rtl/>
        </w:rPr>
        <w:t xml:space="preserve">? </w:t>
      </w:r>
      <w:r w:rsidRPr="00022EA3">
        <w:rPr>
          <w:rFonts w:hint="eastAsia"/>
          <w:rtl/>
        </w:rPr>
        <w:t>אולי</w:t>
      </w:r>
      <w:r w:rsidRPr="00022EA3">
        <w:rPr>
          <w:rtl/>
        </w:rPr>
        <w:t xml:space="preserve"> </w:t>
      </w:r>
      <w:r w:rsidRPr="00022EA3">
        <w:rPr>
          <w:rFonts w:hint="eastAsia"/>
          <w:rtl/>
        </w:rPr>
        <w:t>ש</w:t>
      </w:r>
      <w:r w:rsidR="0016172A">
        <w:rPr>
          <w:rFonts w:hint="cs"/>
          <w:rtl/>
        </w:rPr>
        <w:t>י</w:t>
      </w:r>
      <w:r w:rsidRPr="00022EA3">
        <w:rPr>
          <w:rFonts w:hint="eastAsia"/>
          <w:rtl/>
        </w:rPr>
        <w:t>יקחו</w:t>
      </w:r>
      <w:r w:rsidRPr="00022EA3">
        <w:rPr>
          <w:rtl/>
        </w:rPr>
        <w:t xml:space="preserve"> </w:t>
      </w:r>
      <w:r w:rsidRPr="00022EA3">
        <w:rPr>
          <w:rFonts w:hint="eastAsia"/>
          <w:rtl/>
        </w:rPr>
        <w:t>אותו</w:t>
      </w:r>
      <w:r w:rsidRPr="00022EA3">
        <w:rPr>
          <w:rtl/>
        </w:rPr>
        <w:t xml:space="preserve"> </w:t>
      </w:r>
      <w:r w:rsidRPr="00022EA3">
        <w:rPr>
          <w:rFonts w:hint="eastAsia"/>
          <w:rtl/>
        </w:rPr>
        <w:t>לפיקניק</w:t>
      </w:r>
      <w:r w:rsidRPr="00022EA3">
        <w:rPr>
          <w:rtl/>
        </w:rPr>
        <w:t>?</w:t>
      </w:r>
    </w:p>
    <w:p w14:paraId="6EB6638D" w14:textId="1B3F3D79" w:rsidR="003D2D6E" w:rsidRDefault="00190C71" w:rsidP="00E1763B">
      <w:pPr>
        <w:rPr>
          <w:rtl/>
        </w:rPr>
      </w:pPr>
      <w:r>
        <w:rPr>
          <w:rFonts w:cs="Times New Roman"/>
          <w:rtl/>
        </w:rPr>
        <w:t>טינקה</w:t>
      </w:r>
      <w:r w:rsidR="00DE3F20" w:rsidRPr="00DE3F20">
        <w:rPr>
          <w:rFonts w:cs="Times New Roman" w:hint="eastAsia"/>
          <w:rtl/>
        </w:rPr>
        <w:t xml:space="preserve"> </w:t>
      </w:r>
      <w:r w:rsidR="003D2D6E" w:rsidRPr="00022EA3">
        <w:rPr>
          <w:rFonts w:hint="eastAsia"/>
          <w:rtl/>
        </w:rPr>
        <w:t>צחקה</w:t>
      </w:r>
      <w:r w:rsidR="003D2D6E" w:rsidRPr="00022EA3">
        <w:rPr>
          <w:rtl/>
        </w:rPr>
        <w:t xml:space="preserve"> </w:t>
      </w:r>
      <w:r w:rsidR="003D2D6E" w:rsidRPr="00022EA3">
        <w:rPr>
          <w:rFonts w:hint="eastAsia"/>
          <w:rtl/>
        </w:rPr>
        <w:t>ו</w:t>
      </w:r>
      <w:r w:rsidR="00E51AE9" w:rsidRPr="00022EA3">
        <w:rPr>
          <w:rFonts w:hint="eastAsia"/>
          <w:rtl/>
        </w:rPr>
        <w:t>הבטיחה</w:t>
      </w:r>
      <w:r w:rsidR="00E51AE9" w:rsidRPr="00022EA3">
        <w:rPr>
          <w:rtl/>
        </w:rPr>
        <w:t xml:space="preserve"> </w:t>
      </w:r>
      <w:r w:rsidR="00E51AE9" w:rsidRPr="00022EA3">
        <w:rPr>
          <w:rFonts w:hint="eastAsia"/>
          <w:rtl/>
        </w:rPr>
        <w:t>לו</w:t>
      </w:r>
      <w:r w:rsidR="00E51AE9" w:rsidRPr="00022EA3">
        <w:rPr>
          <w:rtl/>
        </w:rPr>
        <w:t xml:space="preserve"> [</w:t>
      </w:r>
      <w:r w:rsidR="003D2D6E" w:rsidRPr="00022EA3">
        <w:t>reassured him</w:t>
      </w:r>
      <w:r w:rsidR="00E51AE9" w:rsidRPr="00022EA3">
        <w:rPr>
          <w:rtl/>
        </w:rPr>
        <w:t>]</w:t>
      </w:r>
      <w:r w:rsidR="003D2D6E" w:rsidRPr="00022EA3">
        <w:rPr>
          <w:rtl/>
        </w:rPr>
        <w:t xml:space="preserve"> ש</w:t>
      </w:r>
      <w:r w:rsidR="00F06A3F">
        <w:rPr>
          <w:rFonts w:hint="cs"/>
          <w:rtl/>
        </w:rPr>
        <w:t>עכשיו</w:t>
      </w:r>
      <w:r w:rsidR="00BB0039" w:rsidRPr="00022EA3">
        <w:rPr>
          <w:rtl/>
        </w:rPr>
        <w:t xml:space="preserve"> </w:t>
      </w:r>
      <w:r w:rsidR="003D2D6E" w:rsidRPr="00022EA3">
        <w:rPr>
          <w:rFonts w:hint="eastAsia"/>
          <w:rtl/>
        </w:rPr>
        <w:t>י</w:t>
      </w:r>
      <w:r w:rsidR="002C15ED">
        <w:rPr>
          <w:rFonts w:hint="cs"/>
          <w:rtl/>
        </w:rPr>
        <w:t>דרוש</w:t>
      </w:r>
      <w:r w:rsidR="003D2D6E" w:rsidRPr="00022EA3">
        <w:rPr>
          <w:rtl/>
        </w:rPr>
        <w:t xml:space="preserve"> </w:t>
      </w:r>
      <w:r w:rsidR="009F37D4" w:rsidRPr="009F37D4">
        <w:rPr>
          <w:rFonts w:cs="Times New Roman"/>
          <w:rtl/>
        </w:rPr>
        <w:t xml:space="preserve">הטוסט </w:t>
      </w:r>
      <w:r w:rsidR="003D2D6E" w:rsidRPr="00022EA3">
        <w:rPr>
          <w:rtl/>
        </w:rPr>
        <w:t xml:space="preserve">רק להיות בבטנהּ. </w:t>
      </w:r>
      <w:r w:rsidR="003D2D6E" w:rsidRPr="00022EA3">
        <w:rPr>
          <w:rFonts w:hint="eastAsia"/>
          <w:rtl/>
        </w:rPr>
        <w:t>לכך</w:t>
      </w:r>
      <w:r w:rsidR="003D2D6E" w:rsidRPr="00022EA3">
        <w:rPr>
          <w:rtl/>
        </w:rPr>
        <w:t xml:space="preserve"> </w:t>
      </w:r>
      <w:r w:rsidR="003D2D6E" w:rsidRPr="00022EA3">
        <w:rPr>
          <w:rFonts w:hint="eastAsia"/>
          <w:rtl/>
        </w:rPr>
        <w:t>אלכס</w:t>
      </w:r>
      <w:r w:rsidR="003D2D6E" w:rsidRPr="00022EA3">
        <w:rPr>
          <w:rtl/>
        </w:rPr>
        <w:t xml:space="preserve"> </w:t>
      </w:r>
      <w:r w:rsidR="003D2D6E" w:rsidRPr="00022EA3">
        <w:rPr>
          <w:rFonts w:hint="eastAsia"/>
          <w:rtl/>
        </w:rPr>
        <w:t>הסכים</w:t>
      </w:r>
      <w:r w:rsidR="003D2D6E" w:rsidRPr="00022EA3">
        <w:rPr>
          <w:rtl/>
        </w:rPr>
        <w:t xml:space="preserve">, </w:t>
      </w:r>
      <w:r w:rsidR="003D2D6E" w:rsidRPr="00022EA3">
        <w:rPr>
          <w:rFonts w:hint="eastAsia"/>
          <w:rtl/>
        </w:rPr>
        <w:t>וזינק</w:t>
      </w:r>
      <w:r w:rsidR="003D2D6E" w:rsidRPr="00022EA3">
        <w:rPr>
          <w:rtl/>
        </w:rPr>
        <w:t xml:space="preserve"> </w:t>
      </w:r>
      <w:r w:rsidR="003D2D6E" w:rsidRPr="00022EA3">
        <w:rPr>
          <w:rFonts w:hint="eastAsia"/>
          <w:rtl/>
        </w:rPr>
        <w:t>ממקומו</w:t>
      </w:r>
      <w:r w:rsidR="003D2D6E" w:rsidRPr="00022EA3">
        <w:rPr>
          <w:rtl/>
        </w:rPr>
        <w:t xml:space="preserve"> </w:t>
      </w:r>
      <w:r w:rsidR="003D2D6E" w:rsidRPr="00022EA3">
        <w:rPr>
          <w:rFonts w:hint="eastAsia"/>
          <w:rtl/>
        </w:rPr>
        <w:t>להכין</w:t>
      </w:r>
      <w:r w:rsidR="003D2D6E" w:rsidRPr="00022EA3">
        <w:rPr>
          <w:rtl/>
        </w:rPr>
        <w:t xml:space="preserve"> </w:t>
      </w:r>
      <w:r w:rsidR="003D2D6E" w:rsidRPr="00022EA3">
        <w:rPr>
          <w:rFonts w:hint="eastAsia"/>
          <w:rtl/>
        </w:rPr>
        <w:t>לה</w:t>
      </w:r>
      <w:r w:rsidR="003D2D6E" w:rsidRPr="00022EA3">
        <w:rPr>
          <w:rtl/>
        </w:rPr>
        <w:t xml:space="preserve"> </w:t>
      </w:r>
      <w:r w:rsidR="003D2D6E" w:rsidRPr="00022EA3">
        <w:rPr>
          <w:rFonts w:hint="eastAsia"/>
          <w:rtl/>
        </w:rPr>
        <w:t>טוסט</w:t>
      </w:r>
      <w:r w:rsidR="003D2D6E" w:rsidRPr="00022EA3">
        <w:rPr>
          <w:rtl/>
        </w:rPr>
        <w:t>.</w:t>
      </w:r>
    </w:p>
    <w:p w14:paraId="34E73599" w14:textId="77777777" w:rsidR="00E710B7" w:rsidRDefault="00E710B7" w:rsidP="00551D78">
      <w:pPr>
        <w:rPr>
          <w:rtl/>
        </w:rPr>
      </w:pPr>
    </w:p>
    <w:p w14:paraId="4CB69863" w14:textId="7F972CC7" w:rsidR="00E710B7" w:rsidRDefault="00DE2B9D" w:rsidP="00E710B7">
      <w:pPr>
        <w:rPr>
          <w:rtl/>
        </w:rPr>
      </w:pPr>
      <w:r>
        <w:rPr>
          <w:rFonts w:cs="Times New Roman" w:hint="cs"/>
          <w:rtl/>
        </w:rPr>
        <w:t>[</w:t>
      </w:r>
      <w:r w:rsidR="00E710B7">
        <w:rPr>
          <w:rFonts w:cs="Times New Roman"/>
          <w:rtl/>
        </w:rPr>
        <w:t xml:space="preserve">היא אומרת לו - </w:t>
      </w:r>
      <w:r w:rsidR="00E710B7">
        <w:t>Shall we take a stroll down the mall</w:t>
      </w:r>
      <w:r w:rsidR="00E710B7">
        <w:rPr>
          <w:rFonts w:cs="Times New Roman"/>
          <w:rtl/>
        </w:rPr>
        <w:t>?</w:t>
      </w:r>
    </w:p>
    <w:p w14:paraId="24FFF6AA" w14:textId="5472C6BD" w:rsidR="00E710B7" w:rsidRDefault="00E710B7" w:rsidP="00E710B7">
      <w:pPr>
        <w:rPr>
          <w:rFonts w:cs="Times New Roman"/>
          <w:rtl/>
        </w:rPr>
      </w:pPr>
      <w:r>
        <w:rPr>
          <w:rFonts w:cs="Times New Roman"/>
          <w:rtl/>
        </w:rPr>
        <w:t xml:space="preserve">הוא שואל איפה, היא אומרת - הדרך לארמון בקינגהאם, והוא אומר אה. כשהיא חוזרת על כך עם מארק, הוא אומר, את מתכוונת </w:t>
      </w:r>
      <w:r>
        <w:t>a strall</w:t>
      </w:r>
      <w:r>
        <w:rPr>
          <w:rFonts w:cs="Times New Roman"/>
          <w:rtl/>
        </w:rPr>
        <w:t xml:space="preserve"> והיא מתביישת שאלכס לא תיקן אותה.</w:t>
      </w:r>
    </w:p>
    <w:p w14:paraId="523F1ADF" w14:textId="3466AF30" w:rsidR="00DE2B9D" w:rsidRDefault="00DE2B9D" w:rsidP="00E710B7">
      <w:pPr>
        <w:rPr>
          <w:rFonts w:cs="Times New Roman"/>
          <w:rtl/>
        </w:rPr>
      </w:pPr>
      <w:r>
        <w:rPr>
          <w:rFonts w:cs="Times New Roman" w:hint="cs"/>
          <w:rtl/>
        </w:rPr>
        <w:t>]</w:t>
      </w:r>
    </w:p>
    <w:p w14:paraId="047E67CF" w14:textId="77777777" w:rsidR="00E710B7" w:rsidRDefault="00E710B7" w:rsidP="00E710B7">
      <w:pPr>
        <w:rPr>
          <w:rtl/>
        </w:rPr>
      </w:pPr>
    </w:p>
    <w:p w14:paraId="77319A9E" w14:textId="0E50D074" w:rsidR="0047223E" w:rsidRPr="0044357B" w:rsidRDefault="00704FD5" w:rsidP="00704FD5">
      <w:pPr>
        <w:pStyle w:val="Heading2"/>
        <w:rPr>
          <w:rtl/>
        </w:rPr>
      </w:pPr>
      <w:r>
        <w:rPr>
          <w:rFonts w:hint="cs"/>
          <w:rtl/>
        </w:rPr>
        <w:t>להקיז את דמם</w:t>
      </w:r>
      <w:r w:rsidR="0070130A">
        <w:rPr>
          <w:rFonts w:hint="cs"/>
          <w:rtl/>
        </w:rPr>
        <w:t xml:space="preserve"> [סופי בת 20]</w:t>
      </w:r>
    </w:p>
    <w:p w14:paraId="6B1F7C42" w14:textId="3DE4F58A" w:rsidR="005B73C0" w:rsidRDefault="004627AB" w:rsidP="00664294">
      <w:pPr>
        <w:rPr>
          <w:rtl/>
        </w:rPr>
      </w:pPr>
      <w:r w:rsidRPr="00CD067C">
        <w:rPr>
          <w:rtl/>
        </w:rPr>
        <w:t xml:space="preserve">בקיץ </w:t>
      </w:r>
      <w:r w:rsidR="00A5505C" w:rsidRPr="00CD067C">
        <w:rPr>
          <w:rtl/>
        </w:rPr>
        <w:t xml:space="preserve">הוזמן </w:t>
      </w:r>
      <w:r w:rsidRPr="00CD067C">
        <w:rPr>
          <w:rtl/>
        </w:rPr>
        <w:t xml:space="preserve">מארק </w:t>
      </w:r>
      <w:r w:rsidR="00B33630">
        <w:rPr>
          <w:rFonts w:hint="cs"/>
          <w:rtl/>
        </w:rPr>
        <w:t>[</w:t>
      </w:r>
      <w:r w:rsidR="000655BB">
        <w:rPr>
          <w:rtl/>
        </w:rPr>
        <w:t>על ידי</w:t>
      </w:r>
      <w:r w:rsidRPr="00CD067C">
        <w:rPr>
          <w:rtl/>
        </w:rPr>
        <w:t xml:space="preserve"> אחד הפרופסורים</w:t>
      </w:r>
      <w:r w:rsidR="00B33630">
        <w:rPr>
          <w:rFonts w:hint="cs"/>
          <w:rtl/>
        </w:rPr>
        <w:t>]</w:t>
      </w:r>
      <w:r w:rsidRPr="00CD067C">
        <w:rPr>
          <w:rtl/>
        </w:rPr>
        <w:t xml:space="preserve"> </w:t>
      </w:r>
      <w:r w:rsidR="00B33630">
        <w:rPr>
          <w:rFonts w:hint="cs"/>
          <w:rtl/>
        </w:rPr>
        <w:t>ל</w:t>
      </w:r>
      <w:r w:rsidRPr="00CD067C">
        <w:rPr>
          <w:rtl/>
        </w:rPr>
        <w:t>מכון ל</w:t>
      </w:r>
      <w:r w:rsidR="006A1F47">
        <w:rPr>
          <w:rFonts w:hint="cs"/>
          <w:rtl/>
        </w:rPr>
        <w:t>אינטליגנציה מלאכותית בפקולטה למדעי המחשב</w:t>
      </w:r>
      <w:r w:rsidRPr="00CD067C">
        <w:rPr>
          <w:rtl/>
        </w:rPr>
        <w:t xml:space="preserve"> בס</w:t>
      </w:r>
      <w:r w:rsidR="006A1F47">
        <w:rPr>
          <w:rFonts w:hint="cs"/>
          <w:rtl/>
        </w:rPr>
        <w:t>טנפורד</w:t>
      </w:r>
      <w:r w:rsidR="00B33630">
        <w:rPr>
          <w:rFonts w:hint="cs"/>
          <w:rtl/>
        </w:rPr>
        <w:t>.</w:t>
      </w:r>
      <w:bookmarkStart w:id="421" w:name="_Hlk502427941"/>
      <w:r w:rsidR="00664294">
        <w:rPr>
          <w:rFonts w:hint="cs"/>
          <w:rtl/>
        </w:rPr>
        <w:t xml:space="preserve"> דווקא מכיוון שלא </w:t>
      </w:r>
      <w:r w:rsidR="00B62BD3">
        <w:rPr>
          <w:rFonts w:hint="cs"/>
          <w:rtl/>
        </w:rPr>
        <w:t>התכוון</w:t>
      </w:r>
      <w:r w:rsidR="00664294">
        <w:rPr>
          <w:rFonts w:hint="cs"/>
          <w:rtl/>
        </w:rPr>
        <w:t xml:space="preserve"> להתמחות בנושא כה </w:t>
      </w:r>
      <w:r w:rsidR="00795007">
        <w:rPr>
          <w:rFonts w:hint="cs"/>
          <w:rtl/>
        </w:rPr>
        <w:t>יישומי</w:t>
      </w:r>
      <w:r w:rsidR="00B33630">
        <w:rPr>
          <w:rFonts w:hint="cs"/>
          <w:rtl/>
        </w:rPr>
        <w:t>,</w:t>
      </w:r>
      <w:r w:rsidR="00664294">
        <w:rPr>
          <w:rFonts w:hint="cs"/>
          <w:rtl/>
        </w:rPr>
        <w:t xml:space="preserve"> </w:t>
      </w:r>
      <w:r w:rsidR="0016172A">
        <w:rPr>
          <w:rFonts w:hint="cs"/>
          <w:rtl/>
        </w:rPr>
        <w:t xml:space="preserve">הוא </w:t>
      </w:r>
      <w:r w:rsidR="00664294">
        <w:rPr>
          <w:rFonts w:hint="cs"/>
          <w:rtl/>
        </w:rPr>
        <w:t xml:space="preserve">התרצה </w:t>
      </w:r>
      <w:r w:rsidR="00B62BD3" w:rsidRPr="00B62BD3">
        <w:rPr>
          <w:rFonts w:cs="Times New Roman"/>
          <w:rtl/>
        </w:rPr>
        <w:t xml:space="preserve">מארק </w:t>
      </w:r>
      <w:r w:rsidR="00664294">
        <w:rPr>
          <w:rFonts w:hint="cs"/>
          <w:rtl/>
        </w:rPr>
        <w:t>להקדיש לו תשומת לב בעודו סטודנט</w:t>
      </w:r>
      <w:bookmarkEnd w:id="421"/>
      <w:r w:rsidR="00B62BD3">
        <w:rPr>
          <w:rFonts w:hint="cs"/>
          <w:rtl/>
        </w:rPr>
        <w:t>.</w:t>
      </w:r>
      <w:r w:rsidRPr="00CD067C">
        <w:rPr>
          <w:rtl/>
        </w:rPr>
        <w:t xml:space="preserve"> אלכס </w:t>
      </w:r>
      <w:r w:rsidR="007C2EBC">
        <w:rPr>
          <w:rFonts w:hint="cs"/>
          <w:rtl/>
        </w:rPr>
        <w:t>התלווה</w:t>
      </w:r>
      <w:r w:rsidR="002C5C8E">
        <w:rPr>
          <w:rtl/>
        </w:rPr>
        <w:t xml:space="preserve"> </w:t>
      </w:r>
      <w:r w:rsidR="007C2EBC">
        <w:rPr>
          <w:rFonts w:hint="cs"/>
          <w:rtl/>
        </w:rPr>
        <w:t>ל</w:t>
      </w:r>
      <w:r w:rsidR="002C5C8E">
        <w:rPr>
          <w:rtl/>
        </w:rPr>
        <w:t>יסמין וסער ל</w:t>
      </w:r>
      <w:r w:rsidR="007C2EBC">
        <w:rPr>
          <w:rFonts w:hint="cs"/>
          <w:rtl/>
        </w:rPr>
        <w:t>ב</w:t>
      </w:r>
      <w:r w:rsidR="005B73C0">
        <w:rPr>
          <w:rFonts w:hint="cs"/>
          <w:rtl/>
        </w:rPr>
        <w:t>י</w:t>
      </w:r>
      <w:r w:rsidR="007C2EBC">
        <w:rPr>
          <w:rFonts w:hint="cs"/>
          <w:rtl/>
        </w:rPr>
        <w:t>ק</w:t>
      </w:r>
      <w:r w:rsidR="005B73C0">
        <w:rPr>
          <w:rFonts w:hint="cs"/>
          <w:rtl/>
        </w:rPr>
        <w:t>ו</w:t>
      </w:r>
      <w:r w:rsidR="007C2EBC">
        <w:rPr>
          <w:rFonts w:hint="cs"/>
          <w:rtl/>
        </w:rPr>
        <w:t>ר א</w:t>
      </w:r>
      <w:r w:rsidR="005B73C0">
        <w:rPr>
          <w:rFonts w:hint="cs"/>
          <w:rtl/>
        </w:rPr>
        <w:t>צל</w:t>
      </w:r>
      <w:r w:rsidR="007C2EBC">
        <w:rPr>
          <w:rFonts w:hint="cs"/>
          <w:rtl/>
        </w:rPr>
        <w:t xml:space="preserve"> </w:t>
      </w:r>
      <w:r w:rsidR="002C5C8E">
        <w:rPr>
          <w:rtl/>
        </w:rPr>
        <w:t>אב</w:t>
      </w:r>
      <w:r w:rsidR="002541BD">
        <w:rPr>
          <w:rFonts w:hint="cs"/>
          <w:rtl/>
        </w:rPr>
        <w:t>י</w:t>
      </w:r>
      <w:r w:rsidR="002C5C8E">
        <w:rPr>
          <w:rtl/>
        </w:rPr>
        <w:t>הם בקנד</w:t>
      </w:r>
      <w:r w:rsidR="004D6672">
        <w:rPr>
          <w:rFonts w:hint="cs"/>
          <w:rtl/>
        </w:rPr>
        <w:t>ה</w:t>
      </w:r>
      <w:r w:rsidR="002C5C8E">
        <w:rPr>
          <w:rFonts w:hint="cs"/>
          <w:rtl/>
        </w:rPr>
        <w:t xml:space="preserve"> </w:t>
      </w:r>
      <w:r w:rsidR="00402F83">
        <w:rPr>
          <w:rFonts w:hint="cs"/>
          <w:rtl/>
        </w:rPr>
        <w:t>ו</w:t>
      </w:r>
      <w:r w:rsidR="003918B7" w:rsidRPr="00CD067C">
        <w:rPr>
          <w:rtl/>
        </w:rPr>
        <w:t>בדרך</w:t>
      </w:r>
      <w:r w:rsidR="003918B7">
        <w:rPr>
          <w:rFonts w:hint="cs"/>
          <w:rtl/>
        </w:rPr>
        <w:t xml:space="preserve"> </w:t>
      </w:r>
      <w:r w:rsidR="001731A7">
        <w:rPr>
          <w:rFonts w:hint="cs"/>
          <w:rtl/>
        </w:rPr>
        <w:t>עצרו</w:t>
      </w:r>
      <w:r w:rsidR="00C746D6">
        <w:rPr>
          <w:rFonts w:hint="cs"/>
          <w:rtl/>
        </w:rPr>
        <w:t xml:space="preserve"> </w:t>
      </w:r>
      <w:r w:rsidR="00B34945">
        <w:rPr>
          <w:rFonts w:hint="cs"/>
          <w:rtl/>
        </w:rPr>
        <w:t xml:space="preserve">כולם </w:t>
      </w:r>
      <w:r w:rsidR="005B73C0" w:rsidRPr="005B73C0">
        <w:rPr>
          <w:rFonts w:cs="Times New Roman"/>
          <w:rtl/>
        </w:rPr>
        <w:t>באנגליה</w:t>
      </w:r>
      <w:r w:rsidR="005B73C0">
        <w:rPr>
          <w:rFonts w:hint="cs"/>
          <w:rtl/>
        </w:rPr>
        <w:t>.</w:t>
      </w:r>
      <w:r w:rsidR="003918B7">
        <w:rPr>
          <w:rFonts w:hint="cs"/>
          <w:rtl/>
        </w:rPr>
        <w:t xml:space="preserve"> </w:t>
      </w:r>
      <w:r w:rsidR="00B34945">
        <w:rPr>
          <w:rFonts w:hint="cs"/>
          <w:rtl/>
        </w:rPr>
        <w:t>האם</w:t>
      </w:r>
      <w:r w:rsidR="003918B7">
        <w:rPr>
          <w:rFonts w:hint="cs"/>
          <w:rtl/>
        </w:rPr>
        <w:t xml:space="preserve"> </w:t>
      </w:r>
      <w:r w:rsidR="00B34945">
        <w:rPr>
          <w:rFonts w:hint="cs"/>
          <w:rtl/>
        </w:rPr>
        <w:t>ו</w:t>
      </w:r>
      <w:r w:rsidR="007C2EBC">
        <w:rPr>
          <w:rFonts w:hint="cs"/>
          <w:rtl/>
        </w:rPr>
        <w:t xml:space="preserve">תיאו </w:t>
      </w:r>
      <w:r w:rsidR="00B34945">
        <w:rPr>
          <w:rFonts w:hint="cs"/>
          <w:rtl/>
        </w:rPr>
        <w:t>שה</w:t>
      </w:r>
      <w:r w:rsidR="003918B7">
        <w:rPr>
          <w:rFonts w:hint="cs"/>
          <w:rtl/>
        </w:rPr>
        <w:t>ו בסיבוב קונצרטים אי</w:t>
      </w:r>
      <w:r w:rsidR="0016172A">
        <w:rPr>
          <w:rFonts w:hint="cs"/>
          <w:rtl/>
        </w:rPr>
        <w:t xml:space="preserve"> </w:t>
      </w:r>
      <w:r w:rsidR="003918B7">
        <w:rPr>
          <w:rFonts w:hint="cs"/>
          <w:rtl/>
        </w:rPr>
        <w:t>שם בעולם</w:t>
      </w:r>
      <w:r w:rsidR="007C2EBC">
        <w:rPr>
          <w:rFonts w:hint="cs"/>
          <w:rtl/>
        </w:rPr>
        <w:t xml:space="preserve"> ורק אביהם</w:t>
      </w:r>
      <w:r w:rsidR="001839CF" w:rsidRPr="001839CF">
        <w:rPr>
          <w:rtl/>
        </w:rPr>
        <w:t xml:space="preserve"> </w:t>
      </w:r>
      <w:r w:rsidR="001839CF" w:rsidRPr="001839CF">
        <w:rPr>
          <w:rFonts w:cs="Times New Roman"/>
          <w:rtl/>
        </w:rPr>
        <w:t>וסופי</w:t>
      </w:r>
      <w:r w:rsidR="007C2EBC">
        <w:rPr>
          <w:rFonts w:hint="cs"/>
          <w:rtl/>
        </w:rPr>
        <w:t xml:space="preserve"> הי</w:t>
      </w:r>
      <w:r w:rsidR="001839CF">
        <w:rPr>
          <w:rFonts w:hint="cs"/>
          <w:rtl/>
        </w:rPr>
        <w:t>ו</w:t>
      </w:r>
      <w:r w:rsidR="007C2EBC">
        <w:rPr>
          <w:rFonts w:hint="cs"/>
          <w:rtl/>
        </w:rPr>
        <w:t xml:space="preserve"> בבית</w:t>
      </w:r>
      <w:r w:rsidR="003918B7">
        <w:rPr>
          <w:rFonts w:hint="cs"/>
          <w:rtl/>
        </w:rPr>
        <w:t>.</w:t>
      </w:r>
      <w:r w:rsidR="003918B7">
        <w:rPr>
          <w:rtl/>
        </w:rPr>
        <w:t xml:space="preserve"> </w:t>
      </w:r>
    </w:p>
    <w:p w14:paraId="4505927D" w14:textId="71F1FA62" w:rsidR="004627AB" w:rsidRDefault="003918B7" w:rsidP="00664294">
      <w:pPr>
        <w:rPr>
          <w:rtl/>
        </w:rPr>
      </w:pPr>
      <w:r>
        <w:rPr>
          <w:rFonts w:hint="cs"/>
          <w:rtl/>
        </w:rPr>
        <w:t>באותו ביקור</w:t>
      </w:r>
      <w:r w:rsidRPr="00CD067C">
        <w:rPr>
          <w:rtl/>
        </w:rPr>
        <w:t xml:space="preserve"> </w:t>
      </w:r>
      <w:r w:rsidR="00A7323B" w:rsidRPr="00CD067C">
        <w:rPr>
          <w:rtl/>
        </w:rPr>
        <w:t xml:space="preserve">פגשה </w:t>
      </w:r>
      <w:r w:rsidR="004627AB" w:rsidRPr="00CD067C">
        <w:rPr>
          <w:rtl/>
        </w:rPr>
        <w:t>יסמין בסאקורה.</w:t>
      </w:r>
    </w:p>
    <w:p w14:paraId="01D19F41" w14:textId="5B0A2168" w:rsidR="004627AB" w:rsidRDefault="00A509E9" w:rsidP="00B72C2B">
      <w:pPr>
        <w:rPr>
          <w:rtl/>
        </w:rPr>
      </w:pPr>
      <w:r>
        <w:rPr>
          <w:rFonts w:hint="cs"/>
          <w:rtl/>
        </w:rPr>
        <w:t>ל</w:t>
      </w:r>
      <w:r w:rsidR="00A8155C" w:rsidRPr="00F922D2">
        <w:rPr>
          <w:rtl/>
        </w:rPr>
        <w:t>ראשונה</w:t>
      </w:r>
      <w:r>
        <w:rPr>
          <w:rFonts w:hint="cs"/>
          <w:rtl/>
        </w:rPr>
        <w:t xml:space="preserve"> חזתה</w:t>
      </w:r>
      <w:r w:rsidR="00A8155C" w:rsidRPr="00F922D2">
        <w:rPr>
          <w:rtl/>
        </w:rPr>
        <w:t xml:space="preserve"> שסאקורה </w:t>
      </w:r>
      <w:r w:rsidR="00A7323B" w:rsidRPr="00F922D2">
        <w:rPr>
          <w:rFonts w:hint="eastAsia"/>
          <w:rtl/>
        </w:rPr>
        <w:t>במל</w:t>
      </w:r>
      <w:r w:rsidR="007C2EBC">
        <w:rPr>
          <w:rFonts w:hint="cs"/>
          <w:rtl/>
        </w:rPr>
        <w:t>ו</w:t>
      </w:r>
      <w:r w:rsidR="00A7323B" w:rsidRPr="00F922D2">
        <w:rPr>
          <w:rFonts w:hint="eastAsia"/>
          <w:rtl/>
        </w:rPr>
        <w:t>א</w:t>
      </w:r>
      <w:r w:rsidR="00A7323B" w:rsidRPr="00F922D2">
        <w:rPr>
          <w:rtl/>
        </w:rPr>
        <w:t xml:space="preserve"> תפארתו </w:t>
      </w:r>
      <w:r w:rsidR="001731A7">
        <w:rPr>
          <w:rFonts w:hint="cs"/>
          <w:rtl/>
        </w:rPr>
        <w:t>של</w:t>
      </w:r>
      <w:r w:rsidR="00A8155C" w:rsidRPr="00F922D2">
        <w:rPr>
          <w:rtl/>
        </w:rPr>
        <w:t xml:space="preserve"> </w:t>
      </w:r>
      <w:r w:rsidR="00A8155C" w:rsidRPr="00F922D2">
        <w:rPr>
          <w:rFonts w:hint="eastAsia"/>
          <w:rtl/>
        </w:rPr>
        <w:t>הדרקון</w:t>
      </w:r>
      <w:r w:rsidR="00A8155C" w:rsidRPr="00F922D2">
        <w:rPr>
          <w:rtl/>
        </w:rPr>
        <w:t xml:space="preserve"> </w:t>
      </w:r>
      <w:r w:rsidR="00A8155C" w:rsidRPr="00F922D2">
        <w:rPr>
          <w:rFonts w:hint="eastAsia"/>
          <w:rtl/>
        </w:rPr>
        <w:t>על</w:t>
      </w:r>
      <w:r w:rsidR="00A8155C" w:rsidRPr="00F922D2">
        <w:rPr>
          <w:rtl/>
        </w:rPr>
        <w:t xml:space="preserve"> </w:t>
      </w:r>
      <w:r w:rsidR="00A8155C" w:rsidRPr="00F922D2">
        <w:rPr>
          <w:rFonts w:hint="eastAsia"/>
          <w:rtl/>
        </w:rPr>
        <w:t>זרועו</w:t>
      </w:r>
      <w:r w:rsidR="00A8155C" w:rsidRPr="00F922D2">
        <w:rPr>
          <w:rtl/>
        </w:rPr>
        <w:t xml:space="preserve"> </w:t>
      </w:r>
      <w:r w:rsidR="00A8155C" w:rsidRPr="00F922D2">
        <w:rPr>
          <w:rFonts w:hint="eastAsia"/>
          <w:rtl/>
        </w:rPr>
        <w:t>של</w:t>
      </w:r>
      <w:r w:rsidR="00A8155C" w:rsidRPr="00F922D2">
        <w:rPr>
          <w:rtl/>
        </w:rPr>
        <w:t xml:space="preserve"> </w:t>
      </w:r>
      <w:r w:rsidR="00A8155C" w:rsidRPr="00F922D2">
        <w:rPr>
          <w:rFonts w:hint="eastAsia"/>
          <w:rtl/>
        </w:rPr>
        <w:t>אלכס</w:t>
      </w:r>
      <w:r w:rsidR="00A8155C" w:rsidRPr="00F922D2">
        <w:rPr>
          <w:rtl/>
        </w:rPr>
        <w:t xml:space="preserve">, </w:t>
      </w:r>
      <w:r w:rsidR="00A8155C" w:rsidRPr="00F922D2">
        <w:rPr>
          <w:rFonts w:hint="eastAsia"/>
          <w:rtl/>
        </w:rPr>
        <w:t>והיא</w:t>
      </w:r>
      <w:r w:rsidR="00A8155C" w:rsidRPr="00F922D2">
        <w:rPr>
          <w:rtl/>
        </w:rPr>
        <w:t xml:space="preserve"> </w:t>
      </w:r>
      <w:r w:rsidR="00A8155C" w:rsidRPr="00F922D2">
        <w:rPr>
          <w:rFonts w:hint="eastAsia"/>
          <w:rtl/>
        </w:rPr>
        <w:t>הסתייגה</w:t>
      </w:r>
      <w:r w:rsidR="00A8155C" w:rsidRPr="00F922D2">
        <w:rPr>
          <w:rtl/>
        </w:rPr>
        <w:t xml:space="preserve"> </w:t>
      </w:r>
      <w:r w:rsidR="00A8155C" w:rsidRPr="00F922D2">
        <w:rPr>
          <w:rFonts w:hint="eastAsia"/>
          <w:rtl/>
        </w:rPr>
        <w:t>ממחוות</w:t>
      </w:r>
      <w:r w:rsidR="00A8155C" w:rsidRPr="00F922D2">
        <w:rPr>
          <w:rtl/>
        </w:rPr>
        <w:t xml:space="preserve"> </w:t>
      </w:r>
      <w:r w:rsidR="00A8155C" w:rsidRPr="00F922D2">
        <w:rPr>
          <w:rFonts w:hint="eastAsia"/>
          <w:rtl/>
        </w:rPr>
        <w:t>הי</w:t>
      </w:r>
      <w:r w:rsidR="0016172A">
        <w:rPr>
          <w:rFonts w:hint="cs"/>
          <w:rtl/>
        </w:rPr>
        <w:t>י</w:t>
      </w:r>
      <w:r w:rsidR="00A8155C" w:rsidRPr="00F922D2">
        <w:rPr>
          <w:rFonts w:hint="eastAsia"/>
          <w:rtl/>
        </w:rPr>
        <w:t>אוש</w:t>
      </w:r>
      <w:r w:rsidR="00A8155C" w:rsidRPr="00F922D2">
        <w:rPr>
          <w:rtl/>
        </w:rPr>
        <w:t xml:space="preserve"> </w:t>
      </w:r>
      <w:r w:rsidR="00A8155C" w:rsidRPr="00F922D2">
        <w:rPr>
          <w:rFonts w:hint="eastAsia"/>
          <w:rtl/>
        </w:rPr>
        <w:t>הזאת</w:t>
      </w:r>
      <w:r w:rsidR="00A8155C" w:rsidRPr="00F922D2">
        <w:rPr>
          <w:rtl/>
        </w:rPr>
        <w:t xml:space="preserve"> </w:t>
      </w:r>
      <w:r w:rsidR="00A8155C" w:rsidRPr="00F922D2">
        <w:rPr>
          <w:rFonts w:hint="eastAsia"/>
          <w:rtl/>
        </w:rPr>
        <w:t>ומרעמתה</w:t>
      </w:r>
      <w:r w:rsidR="00A8155C" w:rsidRPr="00F922D2">
        <w:rPr>
          <w:rtl/>
        </w:rPr>
        <w:t xml:space="preserve"> </w:t>
      </w:r>
      <w:r w:rsidR="00A8155C" w:rsidRPr="00F922D2">
        <w:rPr>
          <w:rFonts w:hint="eastAsia"/>
          <w:rtl/>
        </w:rPr>
        <w:t>המתנפנפת</w:t>
      </w:r>
      <w:r w:rsidR="00A8155C" w:rsidRPr="00F922D2">
        <w:rPr>
          <w:rtl/>
        </w:rPr>
        <w:t xml:space="preserve"> </w:t>
      </w:r>
      <w:r w:rsidR="00A8155C" w:rsidRPr="00F922D2">
        <w:rPr>
          <w:rFonts w:hint="eastAsia"/>
          <w:rtl/>
        </w:rPr>
        <w:t>בגוונים</w:t>
      </w:r>
      <w:r w:rsidR="00A8155C" w:rsidRPr="00F922D2">
        <w:rPr>
          <w:rtl/>
        </w:rPr>
        <w:t xml:space="preserve"> </w:t>
      </w:r>
      <w:r w:rsidR="00A8155C" w:rsidRPr="00F922D2">
        <w:rPr>
          <w:rFonts w:hint="eastAsia"/>
          <w:rtl/>
        </w:rPr>
        <w:t>שונים</w:t>
      </w:r>
      <w:r w:rsidR="00A8155C" w:rsidRPr="00F922D2">
        <w:rPr>
          <w:rtl/>
        </w:rPr>
        <w:t xml:space="preserve"> </w:t>
      </w:r>
      <w:r w:rsidR="00A8155C" w:rsidRPr="00F922D2">
        <w:rPr>
          <w:rFonts w:hint="eastAsia"/>
          <w:rtl/>
        </w:rPr>
        <w:t>של</w:t>
      </w:r>
      <w:r w:rsidR="00A8155C" w:rsidRPr="00F922D2">
        <w:rPr>
          <w:rtl/>
        </w:rPr>
        <w:t xml:space="preserve"> </w:t>
      </w:r>
      <w:r w:rsidR="00A8155C" w:rsidRPr="00F922D2">
        <w:rPr>
          <w:rFonts w:hint="eastAsia"/>
          <w:rtl/>
        </w:rPr>
        <w:t>חו</w:t>
      </w:r>
      <w:r w:rsidR="0016172A">
        <w:rPr>
          <w:rFonts w:hint="cs"/>
          <w:rtl/>
        </w:rPr>
        <w:t>ֹ</w:t>
      </w:r>
      <w:r w:rsidR="00A8155C" w:rsidRPr="00F922D2">
        <w:rPr>
          <w:rFonts w:hint="eastAsia"/>
          <w:rtl/>
        </w:rPr>
        <w:t>ם</w:t>
      </w:r>
      <w:r w:rsidR="00A8155C" w:rsidRPr="00F922D2">
        <w:rPr>
          <w:rtl/>
        </w:rPr>
        <w:t xml:space="preserve"> </w:t>
      </w:r>
      <w:r w:rsidR="00A8155C" w:rsidRPr="00F922D2">
        <w:rPr>
          <w:rFonts w:hint="eastAsia"/>
          <w:rtl/>
        </w:rPr>
        <w:t>וכאב</w:t>
      </w:r>
      <w:r w:rsidR="00A8155C" w:rsidRPr="00F922D2">
        <w:rPr>
          <w:rtl/>
        </w:rPr>
        <w:t xml:space="preserve"> </w:t>
      </w:r>
      <w:r w:rsidR="00A8155C" w:rsidRPr="00F922D2">
        <w:rPr>
          <w:rFonts w:hint="eastAsia"/>
          <w:rtl/>
        </w:rPr>
        <w:t>על</w:t>
      </w:r>
      <w:r w:rsidR="00A8155C" w:rsidRPr="00F922D2">
        <w:rPr>
          <w:rtl/>
        </w:rPr>
        <w:t xml:space="preserve"> </w:t>
      </w:r>
      <w:r w:rsidR="00A8155C" w:rsidRPr="00F922D2">
        <w:rPr>
          <w:rFonts w:hint="eastAsia"/>
          <w:rtl/>
        </w:rPr>
        <w:t>זרועו</w:t>
      </w:r>
      <w:r w:rsidR="00A8155C" w:rsidRPr="00F922D2">
        <w:rPr>
          <w:rtl/>
        </w:rPr>
        <w:t xml:space="preserve"> </w:t>
      </w:r>
      <w:r w:rsidR="00A8155C" w:rsidRPr="00F922D2">
        <w:rPr>
          <w:rFonts w:hint="eastAsia"/>
          <w:rtl/>
        </w:rPr>
        <w:t>וחזהו</w:t>
      </w:r>
      <w:r w:rsidR="00A7323B" w:rsidRPr="00F922D2">
        <w:rPr>
          <w:rtl/>
        </w:rPr>
        <w:t>.</w:t>
      </w:r>
      <w:r w:rsidR="00A8155C" w:rsidRPr="00F922D2">
        <w:rPr>
          <w:rtl/>
        </w:rPr>
        <w:t xml:space="preserve"> יסמין חשה שעליה לג</w:t>
      </w:r>
      <w:r w:rsidR="001731A7">
        <w:rPr>
          <w:rFonts w:hint="cs"/>
          <w:rtl/>
        </w:rPr>
        <w:t>ונ</w:t>
      </w:r>
      <w:r w:rsidR="00A8155C" w:rsidRPr="00F922D2">
        <w:rPr>
          <w:rtl/>
        </w:rPr>
        <w:t xml:space="preserve">ן עליו גם </w:t>
      </w:r>
      <w:r w:rsidR="00A8155C" w:rsidRPr="00F922D2">
        <w:rPr>
          <w:rFonts w:hint="eastAsia"/>
          <w:rtl/>
        </w:rPr>
        <w:t>אם</w:t>
      </w:r>
      <w:r w:rsidR="00A8155C" w:rsidRPr="00F922D2">
        <w:rPr>
          <w:rtl/>
        </w:rPr>
        <w:t xml:space="preserve"> לא דרש זאת ממנה, ולא ידעה כיצד. </w:t>
      </w:r>
      <w:r w:rsidR="00A8155C">
        <w:rPr>
          <w:rFonts w:hint="cs"/>
          <w:rtl/>
        </w:rPr>
        <w:t>היא</w:t>
      </w:r>
      <w:r w:rsidR="00A8155C" w:rsidRPr="00CD067C">
        <w:rPr>
          <w:rtl/>
        </w:rPr>
        <w:t xml:space="preserve"> </w:t>
      </w:r>
      <w:r w:rsidR="004627AB" w:rsidRPr="00CD067C">
        <w:rPr>
          <w:rtl/>
        </w:rPr>
        <w:t>רי</w:t>
      </w:r>
      <w:r w:rsidR="002C5C8E">
        <w:rPr>
          <w:rtl/>
        </w:rPr>
        <w:t xml:space="preserve">כזה את כל חושיה </w:t>
      </w:r>
      <w:r w:rsidR="002C5C8E">
        <w:rPr>
          <w:rFonts w:hint="cs"/>
          <w:rtl/>
        </w:rPr>
        <w:t>ב</w:t>
      </w:r>
      <w:r w:rsidR="007C2EBC">
        <w:rPr>
          <w:rFonts w:hint="cs"/>
          <w:rtl/>
        </w:rPr>
        <w:t>סאקורה, ה</w:t>
      </w:r>
      <w:r w:rsidR="004627AB" w:rsidRPr="00CD067C">
        <w:rPr>
          <w:rtl/>
        </w:rPr>
        <w:t>נערה העייפה הזאת, הנערה שהתעייפה מנוכחותו של אלכס</w:t>
      </w:r>
      <w:r w:rsidR="002541BD">
        <w:rPr>
          <w:rFonts w:hint="cs"/>
          <w:rtl/>
        </w:rPr>
        <w:t xml:space="preserve"> דה-לארג' </w:t>
      </w:r>
      <w:r w:rsidR="002541BD">
        <w:rPr>
          <w:rtl/>
        </w:rPr>
        <w:t>–</w:t>
      </w:r>
      <w:r w:rsidR="002C57CB">
        <w:rPr>
          <w:rFonts w:hint="cs"/>
          <w:rtl/>
        </w:rPr>
        <w:t xml:space="preserve"> כך </w:t>
      </w:r>
      <w:r w:rsidR="007C2EBC">
        <w:rPr>
          <w:rFonts w:hint="cs"/>
          <w:rtl/>
        </w:rPr>
        <w:t xml:space="preserve">היא </w:t>
      </w:r>
      <w:r w:rsidR="005F22E4">
        <w:rPr>
          <w:rFonts w:hint="cs"/>
          <w:rtl/>
        </w:rPr>
        <w:t>כ</w:t>
      </w:r>
      <w:r w:rsidR="007C2EBC">
        <w:rPr>
          <w:rFonts w:hint="cs"/>
          <w:rtl/>
        </w:rPr>
        <w:t>י</w:t>
      </w:r>
      <w:r w:rsidR="005F22E4">
        <w:rPr>
          <w:rFonts w:hint="cs"/>
          <w:rtl/>
        </w:rPr>
        <w:t>נתה אותו</w:t>
      </w:r>
      <w:r w:rsidR="002C57CB">
        <w:rPr>
          <w:rFonts w:hint="cs"/>
          <w:rtl/>
        </w:rPr>
        <w:t xml:space="preserve"> </w:t>
      </w:r>
      <w:r w:rsidR="001731A7">
        <w:rPr>
          <w:rFonts w:hint="cs"/>
          <w:rtl/>
        </w:rPr>
        <w:t xml:space="preserve">סאקורה </w:t>
      </w:r>
      <w:r w:rsidR="002C57CB">
        <w:rPr>
          <w:rFonts w:hint="cs"/>
          <w:rtl/>
        </w:rPr>
        <w:t>ו</w:t>
      </w:r>
      <w:r w:rsidR="007C2EBC">
        <w:rPr>
          <w:rFonts w:hint="cs"/>
          <w:rtl/>
        </w:rPr>
        <w:t xml:space="preserve">בכל פעם </w:t>
      </w:r>
      <w:r w:rsidR="002C57CB">
        <w:rPr>
          <w:rFonts w:hint="cs"/>
          <w:rtl/>
        </w:rPr>
        <w:t>היה</w:t>
      </w:r>
      <w:r w:rsidR="005B73C0" w:rsidRPr="005B73C0">
        <w:rPr>
          <w:rFonts w:hint="cs"/>
          <w:rtl/>
        </w:rPr>
        <w:t xml:space="preserve"> </w:t>
      </w:r>
      <w:r w:rsidR="005B73C0">
        <w:rPr>
          <w:rFonts w:hint="cs"/>
          <w:rtl/>
        </w:rPr>
        <w:t>אלכס</w:t>
      </w:r>
      <w:r w:rsidR="002C57CB">
        <w:rPr>
          <w:rFonts w:hint="cs"/>
          <w:rtl/>
        </w:rPr>
        <w:t xml:space="preserve"> מתכווץ ו</w:t>
      </w:r>
      <w:r w:rsidR="005A754C">
        <w:rPr>
          <w:rFonts w:hint="cs"/>
          <w:rtl/>
        </w:rPr>
        <w:t>משת</w:t>
      </w:r>
      <w:r w:rsidR="002C57CB">
        <w:rPr>
          <w:rFonts w:hint="cs"/>
          <w:rtl/>
        </w:rPr>
        <w:t>תק</w:t>
      </w:r>
      <w:r w:rsidR="004627AB" w:rsidRPr="00CD067C">
        <w:rPr>
          <w:rtl/>
        </w:rPr>
        <w:t xml:space="preserve">. </w:t>
      </w:r>
    </w:p>
    <w:p w14:paraId="39294B37" w14:textId="22099C14" w:rsidR="00B72C2B" w:rsidRDefault="00B72C2B" w:rsidP="00B72C2B">
      <w:pPr>
        <w:rPr>
          <w:rFonts w:cs="Times New Roman"/>
          <w:rtl/>
        </w:rPr>
      </w:pPr>
      <w:r>
        <w:rPr>
          <w:rFonts w:cs="Times New Roman" w:hint="cs"/>
          <w:rtl/>
        </w:rPr>
        <w:t>"</w:t>
      </w:r>
      <w:r w:rsidRPr="00EA30B7">
        <w:rPr>
          <w:rFonts w:cs="Times New Roman"/>
          <w:rtl/>
        </w:rPr>
        <w:t xml:space="preserve">אז </w:t>
      </w:r>
      <w:r>
        <w:rPr>
          <w:rFonts w:cs="Times New Roman" w:hint="cs"/>
          <w:rtl/>
        </w:rPr>
        <w:t xml:space="preserve">מה בדבר </w:t>
      </w:r>
      <w:r w:rsidR="0016172A" w:rsidRPr="0016172A">
        <w:rPr>
          <w:rFonts w:cs="Times New Roman"/>
          <w:rtl/>
        </w:rPr>
        <w:t>היָאימָאטוֹ נָדֶשיקוֹ</w:t>
      </w:r>
      <w:r>
        <w:rPr>
          <w:rFonts w:cs="Times New Roman" w:hint="cs"/>
          <w:rtl/>
        </w:rPr>
        <w:t xml:space="preserve">, </w:t>
      </w:r>
      <w:r w:rsidRPr="00EA30B7">
        <w:rPr>
          <w:rFonts w:cs="Times New Roman"/>
          <w:rtl/>
        </w:rPr>
        <w:t xml:space="preserve">את עדיין </w:t>
      </w:r>
      <w:r>
        <w:rPr>
          <w:rFonts w:cs="Times New Roman" w:hint="cs"/>
          <w:rtl/>
        </w:rPr>
        <w:t xml:space="preserve">סורגת?" הוא </w:t>
      </w:r>
      <w:r w:rsidR="001731A7">
        <w:rPr>
          <w:rFonts w:cs="Times New Roman" w:hint="cs"/>
          <w:rtl/>
        </w:rPr>
        <w:t>התעניין</w:t>
      </w:r>
      <w:r>
        <w:rPr>
          <w:rFonts w:cs="Times New Roman" w:hint="cs"/>
          <w:rtl/>
        </w:rPr>
        <w:t xml:space="preserve"> </w:t>
      </w:r>
      <w:r w:rsidRPr="00EA30B7">
        <w:rPr>
          <w:rFonts w:cs="Times New Roman"/>
          <w:rtl/>
        </w:rPr>
        <w:t xml:space="preserve">והיא </w:t>
      </w:r>
      <w:r w:rsidR="007C2EBC">
        <w:rPr>
          <w:rFonts w:cs="Times New Roman" w:hint="cs"/>
          <w:rtl/>
        </w:rPr>
        <w:t>ענתה,</w:t>
      </w:r>
      <w:r w:rsidRPr="00EA30B7">
        <w:rPr>
          <w:rFonts w:cs="Times New Roman"/>
          <w:rtl/>
        </w:rPr>
        <w:t xml:space="preserve"> </w:t>
      </w:r>
      <w:r>
        <w:rPr>
          <w:rFonts w:cs="Times New Roman" w:hint="cs"/>
          <w:rtl/>
        </w:rPr>
        <w:t>"</w:t>
      </w:r>
      <w:r w:rsidRPr="00EA30B7">
        <w:rPr>
          <w:rFonts w:cs="Times New Roman"/>
          <w:rtl/>
        </w:rPr>
        <w:t>לא, זאת סערה שחלפה על פנ</w:t>
      </w:r>
      <w:r w:rsidR="0016172A">
        <w:rPr>
          <w:rFonts w:cs="Times New Roman" w:hint="cs"/>
          <w:rtl/>
        </w:rPr>
        <w:t>י</w:t>
      </w:r>
      <w:r w:rsidRPr="00EA30B7">
        <w:rPr>
          <w:rFonts w:cs="Times New Roman"/>
          <w:rtl/>
        </w:rPr>
        <w:t>י</w:t>
      </w:r>
      <w:r>
        <w:rPr>
          <w:rFonts w:cs="Times New Roman" w:hint="cs"/>
          <w:rtl/>
        </w:rPr>
        <w:t>, אלכס דה-לארג',</w:t>
      </w:r>
      <w:r w:rsidRPr="00EA30B7">
        <w:rPr>
          <w:rFonts w:cs="Times New Roman"/>
          <w:rtl/>
        </w:rPr>
        <w:t xml:space="preserve"> ושרדתי אותה</w:t>
      </w:r>
      <w:r>
        <w:rPr>
          <w:rFonts w:cs="Times New Roman" w:hint="cs"/>
          <w:rtl/>
        </w:rPr>
        <w:t>."</w:t>
      </w:r>
      <w:r w:rsidRPr="00EA30B7">
        <w:rPr>
          <w:rFonts w:cs="Times New Roman"/>
          <w:rtl/>
        </w:rPr>
        <w:t xml:space="preserve"> </w:t>
      </w:r>
      <w:r>
        <w:rPr>
          <w:rFonts w:cs="Times New Roman" w:hint="cs"/>
          <w:rtl/>
        </w:rPr>
        <w:t>[</w:t>
      </w:r>
      <w:r w:rsidRPr="00EA30B7">
        <w:rPr>
          <w:rFonts w:cs="Times New Roman"/>
          <w:rtl/>
        </w:rPr>
        <w:t xml:space="preserve">כלומר היא </w:t>
      </w:r>
      <w:r w:rsidRPr="00EA30B7">
        <w:t>renounces</w:t>
      </w:r>
      <w:r w:rsidRPr="00EA30B7">
        <w:rPr>
          <w:rFonts w:cs="Times New Roman"/>
          <w:rtl/>
        </w:rPr>
        <w:t xml:space="preserve"> מכל וכל את כל הערכים שפעם החזיקה יקרים בזמן האקדמיה</w:t>
      </w:r>
      <w:r>
        <w:rPr>
          <w:rFonts w:cs="Times New Roman" w:hint="cs"/>
          <w:rtl/>
        </w:rPr>
        <w:t xml:space="preserve"> </w:t>
      </w:r>
      <w:r w:rsidR="002F2618">
        <w:rPr>
          <w:rFonts w:cs="Times New Roman"/>
          <w:rtl/>
        </w:rPr>
        <w:t>–</w:t>
      </w:r>
      <w:r>
        <w:rPr>
          <w:rFonts w:cs="Times New Roman" w:hint="cs"/>
          <w:rtl/>
        </w:rPr>
        <w:t xml:space="preserve"> </w:t>
      </w:r>
      <w:r w:rsidRPr="00B72C2B">
        <w:rPr>
          <w:rFonts w:cs="Times New Roman"/>
          <w:rtl/>
        </w:rPr>
        <w:t>הנערה ש</w:t>
      </w:r>
      <w:r>
        <w:rPr>
          <w:rFonts w:cs="Times New Roman" w:hint="cs"/>
          <w:rtl/>
        </w:rPr>
        <w:t>אינה</w:t>
      </w:r>
      <w:r w:rsidRPr="00B72C2B">
        <w:rPr>
          <w:rFonts w:cs="Times New Roman"/>
          <w:rtl/>
        </w:rPr>
        <w:t xml:space="preserve"> נעלבת מדבר, יסמין מוכרחה להשיג, היא חשה שהיא מוכרחה לפתור זאת.</w:t>
      </w:r>
      <w:r w:rsidR="005F22E4">
        <w:rPr>
          <w:rFonts w:cs="Times New Roman" w:hint="cs"/>
          <w:rtl/>
        </w:rPr>
        <w:t>]</w:t>
      </w:r>
    </w:p>
    <w:p w14:paraId="6E1EAF34" w14:textId="0101CDC1" w:rsidR="001731A7" w:rsidRDefault="00B72C2B" w:rsidP="00010A9E">
      <w:pPr>
        <w:rPr>
          <w:rFonts w:cs="Times New Roman"/>
          <w:rtl/>
        </w:rPr>
      </w:pPr>
      <w:r>
        <w:rPr>
          <w:rFonts w:cs="Times New Roman" w:hint="cs"/>
          <w:rtl/>
        </w:rPr>
        <w:t>[</w:t>
      </w:r>
      <w:r w:rsidRPr="000D46B8">
        <w:rPr>
          <w:rFonts w:cs="Times New Roman"/>
        </w:rPr>
        <w:t>http://wasa-bi.com/topics/2588</w:t>
      </w:r>
      <w:r>
        <w:rPr>
          <w:rFonts w:cs="Times New Roman" w:hint="cs"/>
          <w:rtl/>
        </w:rPr>
        <w:t xml:space="preserve"> </w:t>
      </w:r>
      <w:r>
        <w:rPr>
          <w:rFonts w:cs="Times New Roman"/>
          <w:rtl/>
        </w:rPr>
        <w:t>–</w:t>
      </w:r>
      <w:r>
        <w:rPr>
          <w:rFonts w:cs="Times New Roman" w:hint="cs"/>
          <w:rtl/>
        </w:rPr>
        <w:t xml:space="preserve"> סריגה היא תחביב</w:t>
      </w:r>
      <w:r w:rsidR="00C90C6C">
        <w:rPr>
          <w:rFonts w:cs="Times New Roman" w:hint="cs"/>
          <w:rtl/>
        </w:rPr>
        <w:t xml:space="preserve"> מאוד </w:t>
      </w:r>
      <w:r>
        <w:rPr>
          <w:rFonts w:cs="Times New Roman" w:hint="cs"/>
          <w:rtl/>
        </w:rPr>
        <w:t>פופולרי ביפן]</w:t>
      </w:r>
    </w:p>
    <w:p w14:paraId="64F32D52" w14:textId="2A925305" w:rsidR="001731A7" w:rsidRDefault="00B72C2B" w:rsidP="00010A9E">
      <w:pPr>
        <w:rPr>
          <w:rFonts w:cs="Times New Roman"/>
          <w:rtl/>
        </w:rPr>
      </w:pPr>
      <w:r w:rsidRPr="00F922D2">
        <w:rPr>
          <w:rFonts w:cs="Times New Roman"/>
          <w:rtl/>
        </w:rPr>
        <w:t xml:space="preserve">יסמין </w:t>
      </w:r>
      <w:r w:rsidR="004E56CF">
        <w:rPr>
          <w:rFonts w:cs="Times New Roman" w:hint="cs"/>
          <w:rtl/>
        </w:rPr>
        <w:t>תיעב</w:t>
      </w:r>
      <w:r w:rsidRPr="00F922D2">
        <w:rPr>
          <w:rFonts w:cs="Times New Roman"/>
          <w:rtl/>
        </w:rPr>
        <w:t xml:space="preserve">ה את לונדון, אותה ואת </w:t>
      </w:r>
      <w:r w:rsidR="007C2EBC">
        <w:rPr>
          <w:rFonts w:cs="Times New Roman" w:hint="cs"/>
          <w:rtl/>
        </w:rPr>
        <w:t>השמיים שרבצו מעליה כ</w:t>
      </w:r>
      <w:r w:rsidRPr="00F922D2">
        <w:rPr>
          <w:rFonts w:cs="Times New Roman"/>
          <w:rtl/>
        </w:rPr>
        <w:t>בהמה עצומת-</w:t>
      </w:r>
      <w:r w:rsidR="00D54C3E">
        <w:rPr>
          <w:rFonts w:cs="Times New Roman"/>
          <w:rtl/>
        </w:rPr>
        <w:t>ממד</w:t>
      </w:r>
      <w:r w:rsidRPr="00F922D2">
        <w:rPr>
          <w:rFonts w:cs="Times New Roman"/>
          <w:rtl/>
        </w:rPr>
        <w:t>ים</w:t>
      </w:r>
      <w:r>
        <w:rPr>
          <w:rFonts w:cs="Times New Roman"/>
          <w:rtl/>
        </w:rPr>
        <w:t>, קרה ורטובה ועגמומית</w:t>
      </w:r>
      <w:r w:rsidR="007C2EBC">
        <w:rPr>
          <w:rFonts w:cs="Times New Roman" w:hint="cs"/>
          <w:rtl/>
        </w:rPr>
        <w:t>.</w:t>
      </w:r>
      <w:r w:rsidR="001731A7">
        <w:rPr>
          <w:rFonts w:cs="Times New Roman" w:hint="cs"/>
          <w:rtl/>
        </w:rPr>
        <w:t xml:space="preserve"> [ומכל הזר והמוזר</w:t>
      </w:r>
      <w:r>
        <w:rPr>
          <w:rFonts w:cs="Times New Roman"/>
          <w:rtl/>
        </w:rPr>
        <w:t xml:space="preserve">. </w:t>
      </w:r>
      <w:r w:rsidRPr="00F922D2">
        <w:rPr>
          <w:rFonts w:cs="Times New Roman"/>
          <w:rtl/>
        </w:rPr>
        <w:t>חוט-המשיכה להדלקת האור בחדר האמבטיה</w:t>
      </w:r>
      <w:r w:rsidR="0049124B">
        <w:rPr>
          <w:rFonts w:cs="Times New Roman" w:hint="cs"/>
          <w:rtl/>
        </w:rPr>
        <w:t xml:space="preserve"> שנקרא בפיהם </w:t>
      </w:r>
      <w:r w:rsidR="0049124B">
        <w:rPr>
          <w:rFonts w:cs="Times New Roman"/>
        </w:rPr>
        <w:t>bog</w:t>
      </w:r>
      <w:r w:rsidRPr="00F922D2">
        <w:rPr>
          <w:rFonts w:cs="Times New Roman"/>
          <w:rtl/>
        </w:rPr>
        <w:t xml:space="preserve">, הברזים הנפרדים למים חמים וקרים, וגו' – מתוך </w:t>
      </w:r>
      <w:r w:rsidRPr="00F922D2">
        <w:t>Anglophelia</w:t>
      </w:r>
      <w:r w:rsidRPr="00F922D2">
        <w:rPr>
          <w:rFonts w:cs="Times New Roman"/>
          <w:rtl/>
        </w:rPr>
        <w:t>, סדרת סרטונים ביוטיוב</w:t>
      </w:r>
      <w:r w:rsidR="007C2EBC">
        <w:rPr>
          <w:rFonts w:cs="Times New Roman" w:hint="cs"/>
          <w:rtl/>
        </w:rPr>
        <w:t xml:space="preserve">, </w:t>
      </w:r>
      <w:r w:rsidR="001A042B">
        <w:rPr>
          <w:rFonts w:cs="Times New Roman" w:hint="cs"/>
          <w:rtl/>
        </w:rPr>
        <w:t>לא את ארוחת התה של מנחה שחלקו עם סאקורה ו</w:t>
      </w:r>
      <w:r w:rsidR="00010A9E">
        <w:rPr>
          <w:rFonts w:cs="Times New Roman" w:hint="cs"/>
          <w:rtl/>
        </w:rPr>
        <w:t>סיימון</w:t>
      </w:r>
      <w:r w:rsidR="001A042B">
        <w:rPr>
          <w:rFonts w:cs="Times New Roman" w:hint="cs"/>
          <w:rtl/>
        </w:rPr>
        <w:t xml:space="preserve"> באחד מבתי המלון </w:t>
      </w:r>
      <w:r w:rsidR="001A042B">
        <w:rPr>
          <w:rFonts w:cs="Times New Roman" w:hint="cs"/>
          <w:rtl/>
        </w:rPr>
        <w:lastRenderedPageBreak/>
        <w:t xml:space="preserve">המפוארים וכמובן שלא את </w:t>
      </w:r>
      <w:r w:rsidR="001A042B" w:rsidRPr="001A042B">
        <w:rPr>
          <w:rFonts w:cs="Times New Roman"/>
        </w:rPr>
        <w:t>countryside</w:t>
      </w:r>
      <w:r w:rsidR="007C2EBC">
        <w:rPr>
          <w:rFonts w:cs="Times New Roman" w:hint="cs"/>
          <w:rtl/>
        </w:rPr>
        <w:t xml:space="preserve"> </w:t>
      </w:r>
      <w:r w:rsidR="001731A7">
        <w:rPr>
          <w:rFonts w:cs="Times New Roman" w:hint="cs"/>
          <w:rtl/>
        </w:rPr>
        <w:t>אבל עד מהרה</w:t>
      </w:r>
      <w:r>
        <w:rPr>
          <w:rFonts w:cs="Times New Roman" w:hint="cs"/>
          <w:rtl/>
        </w:rPr>
        <w:t xml:space="preserve"> </w:t>
      </w:r>
      <w:r w:rsidR="004D71BB">
        <w:rPr>
          <w:rFonts w:cs="Times New Roman" w:hint="cs"/>
          <w:rtl/>
        </w:rPr>
        <w:t>מצאה</w:t>
      </w:r>
      <w:r w:rsidR="0074235C">
        <w:rPr>
          <w:rFonts w:cs="Times New Roman" w:hint="cs"/>
          <w:rtl/>
        </w:rPr>
        <w:t xml:space="preserve"> כי</w:t>
      </w:r>
      <w:r w:rsidR="007F39C7">
        <w:rPr>
          <w:rFonts w:cs="Times New Roman" w:hint="cs"/>
          <w:rtl/>
        </w:rPr>
        <w:t>] אבל</w:t>
      </w:r>
      <w:r w:rsidR="006B6AAA">
        <w:rPr>
          <w:rFonts w:cs="Times New Roman" w:hint="cs"/>
          <w:rtl/>
        </w:rPr>
        <w:t xml:space="preserve"> </w:t>
      </w:r>
      <w:r w:rsidR="00010A9E">
        <w:rPr>
          <w:rFonts w:cs="Times New Roman" w:hint="cs"/>
          <w:rtl/>
        </w:rPr>
        <w:t>העדפ</w:t>
      </w:r>
      <w:r w:rsidR="00B34945">
        <w:rPr>
          <w:rFonts w:cs="Times New Roman" w:hint="cs"/>
          <w:rtl/>
        </w:rPr>
        <w:t>ה</w:t>
      </w:r>
      <w:r w:rsidR="00010A9E">
        <w:rPr>
          <w:rFonts w:cs="Times New Roman" w:hint="cs"/>
          <w:rtl/>
        </w:rPr>
        <w:t xml:space="preserve"> </w:t>
      </w:r>
      <w:r w:rsidR="001839CF">
        <w:rPr>
          <w:rFonts w:cs="Times New Roman" w:hint="cs"/>
          <w:rtl/>
        </w:rPr>
        <w:t>ל</w:t>
      </w:r>
      <w:r w:rsidR="00010A9E">
        <w:rPr>
          <w:rFonts w:cs="Times New Roman" w:hint="cs"/>
          <w:rtl/>
        </w:rPr>
        <w:t>זנים שונים של תה</w:t>
      </w:r>
      <w:r w:rsidR="00B62BD3" w:rsidRPr="00B62BD3">
        <w:rPr>
          <w:rFonts w:cs="Times New Roman"/>
          <w:rtl/>
        </w:rPr>
        <w:t xml:space="preserve"> </w:t>
      </w:r>
      <w:r w:rsidR="0016172A">
        <w:rPr>
          <w:rFonts w:cs="Times New Roman" w:hint="cs"/>
          <w:rtl/>
        </w:rPr>
        <w:t xml:space="preserve">היא </w:t>
      </w:r>
      <w:r w:rsidR="00B62BD3" w:rsidRPr="00B62BD3">
        <w:rPr>
          <w:rFonts w:cs="Times New Roman"/>
          <w:rtl/>
        </w:rPr>
        <w:t>דווקא פיתחה</w:t>
      </w:r>
      <w:r w:rsidR="00010A9E">
        <w:rPr>
          <w:rFonts w:cs="Times New Roman" w:hint="cs"/>
          <w:rtl/>
        </w:rPr>
        <w:t xml:space="preserve"> </w:t>
      </w:r>
      <w:r w:rsidR="00010A9E">
        <w:rPr>
          <w:rFonts w:cs="Times New Roman"/>
          <w:rtl/>
        </w:rPr>
        <w:t>–</w:t>
      </w:r>
      <w:r w:rsidR="0074235C">
        <w:rPr>
          <w:rFonts w:cs="Times New Roman" w:hint="cs"/>
          <w:rtl/>
        </w:rPr>
        <w:t xml:space="preserve"> </w:t>
      </w:r>
      <w:r w:rsidR="0074235C" w:rsidRPr="0074235C">
        <w:rPr>
          <w:rFonts w:cs="Times New Roman"/>
          <w:rtl/>
        </w:rPr>
        <w:t>דרג'ילינג</w:t>
      </w:r>
      <w:r w:rsidR="0074235C">
        <w:rPr>
          <w:rFonts w:cs="Times New Roman" w:hint="cs"/>
          <w:rtl/>
        </w:rPr>
        <w:t>, ציילון ולפסאנג</w:t>
      </w:r>
      <w:r w:rsidR="001839CF">
        <w:rPr>
          <w:rFonts w:cs="Times New Roman" w:hint="cs"/>
          <w:rtl/>
        </w:rPr>
        <w:t>,</w:t>
      </w:r>
      <w:r w:rsidR="0074235C">
        <w:rPr>
          <w:rFonts w:cs="Times New Roman" w:hint="cs"/>
          <w:rtl/>
        </w:rPr>
        <w:t xml:space="preserve"> [</w:t>
      </w:r>
      <w:r w:rsidR="0074235C">
        <w:rPr>
          <w:rFonts w:cs="Times New Roman"/>
        </w:rPr>
        <w:t>Agatha Christie Bertram’s Hotel</w:t>
      </w:r>
      <w:r w:rsidR="0074235C">
        <w:rPr>
          <w:rFonts w:cs="Times New Roman" w:hint="cs"/>
          <w:rtl/>
        </w:rPr>
        <w:t>] ואפילו טעמה</w:t>
      </w:r>
      <w:r w:rsidR="00B62BD3">
        <w:rPr>
          <w:rFonts w:cs="Times New Roman" w:hint="cs"/>
          <w:rtl/>
        </w:rPr>
        <w:t>ּ</w:t>
      </w:r>
      <w:r w:rsidR="0074235C">
        <w:rPr>
          <w:rFonts w:cs="Times New Roman" w:hint="cs"/>
          <w:rtl/>
        </w:rPr>
        <w:t xml:space="preserve"> של עוגת גרג</w:t>
      </w:r>
      <w:r w:rsidR="0016172A">
        <w:rPr>
          <w:rFonts w:cs="Times New Roman" w:hint="cs"/>
          <w:rtl/>
        </w:rPr>
        <w:t>י</w:t>
      </w:r>
      <w:r w:rsidR="0074235C">
        <w:rPr>
          <w:rFonts w:cs="Times New Roman" w:hint="cs"/>
          <w:rtl/>
        </w:rPr>
        <w:t>רי קימל [</w:t>
      </w:r>
      <w:r w:rsidR="0074235C">
        <w:rPr>
          <w:rFonts w:cs="Times New Roman"/>
        </w:rPr>
        <w:t>seed cake</w:t>
      </w:r>
      <w:r w:rsidR="0074235C">
        <w:rPr>
          <w:rFonts w:cs="Times New Roman" w:hint="cs"/>
          <w:rtl/>
        </w:rPr>
        <w:t xml:space="preserve">] </w:t>
      </w:r>
      <w:r w:rsidR="00A509E9">
        <w:rPr>
          <w:rFonts w:cs="Times New Roman" w:hint="cs"/>
          <w:rtl/>
        </w:rPr>
        <w:t>נ</w:t>
      </w:r>
      <w:r w:rsidR="0074235C">
        <w:rPr>
          <w:rFonts w:cs="Times New Roman" w:hint="cs"/>
          <w:rtl/>
        </w:rPr>
        <w:t xml:space="preserve">תחבב עליה. </w:t>
      </w:r>
      <w:r w:rsidR="002B6E6B" w:rsidRPr="002B6E6B">
        <w:rPr>
          <w:rFonts w:cs="Times New Roman"/>
          <w:rtl/>
        </w:rPr>
        <w:t>רק את ה</w:t>
      </w:r>
      <w:r w:rsidR="00C51519">
        <w:rPr>
          <w:rFonts w:cs="Times New Roman"/>
          <w:rtl/>
        </w:rPr>
        <w:t>אטרי</w:t>
      </w:r>
      <w:r w:rsidR="002B6E6B" w:rsidRPr="002B6E6B">
        <w:rPr>
          <w:rFonts w:cs="Times New Roman"/>
          <w:rtl/>
        </w:rPr>
        <w:t>ות המבחילות מקופסת שימורים שאלכס אכל ככפוי</w:t>
      </w:r>
      <w:r w:rsidR="00C90056">
        <w:rPr>
          <w:rFonts w:cs="Times New Roman" w:hint="cs"/>
          <w:rtl/>
        </w:rPr>
        <w:t xml:space="preserve"> </w:t>
      </w:r>
      <w:r w:rsidR="002B6E6B" w:rsidRPr="002B6E6B">
        <w:rPr>
          <w:rFonts w:cs="Times New Roman"/>
          <w:rtl/>
        </w:rPr>
        <w:t>שד היא לא יכלה להביא את עצמה לטעום.</w:t>
      </w:r>
    </w:p>
    <w:p w14:paraId="5AB8BF11" w14:textId="2000DB57" w:rsidR="0040363D" w:rsidRDefault="0074235C" w:rsidP="00010A9E">
      <w:pPr>
        <w:rPr>
          <w:rFonts w:cs="Times New Roman"/>
          <w:rtl/>
        </w:rPr>
      </w:pPr>
      <w:r>
        <w:rPr>
          <w:rFonts w:cs="Times New Roman" w:hint="cs"/>
          <w:rtl/>
        </w:rPr>
        <w:t xml:space="preserve">טיול </w:t>
      </w:r>
      <w:r w:rsidR="007C2EBC">
        <w:rPr>
          <w:rFonts w:cs="Times New Roman" w:hint="cs"/>
          <w:rtl/>
        </w:rPr>
        <w:t>ה</w:t>
      </w:r>
      <w:r>
        <w:rPr>
          <w:rFonts w:cs="Times New Roman" w:hint="cs"/>
          <w:rtl/>
        </w:rPr>
        <w:t xml:space="preserve">קמפינג </w:t>
      </w:r>
      <w:r w:rsidR="007C2EBC">
        <w:rPr>
          <w:rFonts w:cs="Times New Roman" w:hint="cs"/>
          <w:rtl/>
        </w:rPr>
        <w:t xml:space="preserve">שתכננו </w:t>
      </w:r>
      <w:r>
        <w:rPr>
          <w:rFonts w:cs="Times New Roman" w:hint="cs"/>
          <w:rtl/>
        </w:rPr>
        <w:t>מחוץ ללונדון נדחה מפאת מזג ה</w:t>
      </w:r>
      <w:r w:rsidR="004C59E0">
        <w:rPr>
          <w:rFonts w:cs="Times New Roman" w:hint="cs"/>
          <w:rtl/>
        </w:rPr>
        <w:t>אוויר</w:t>
      </w:r>
      <w:r>
        <w:rPr>
          <w:rFonts w:cs="Times New Roman" w:hint="cs"/>
          <w:rtl/>
        </w:rPr>
        <w:t xml:space="preserve">, </w:t>
      </w:r>
      <w:r w:rsidR="0040363D" w:rsidRPr="0040363D">
        <w:rPr>
          <w:rFonts w:cs="Times New Roman"/>
          <w:rtl/>
        </w:rPr>
        <w:t xml:space="preserve">ובשל פציעתו של אלכס בעת משחק ידידותי שמאמן הרוגבי ארגן – הוא עיקם את קרסולו באופן חריף, כי אצל אלכס אין משחקים ידידותיים. </w:t>
      </w:r>
    </w:p>
    <w:p w14:paraId="656F6EDA" w14:textId="42BE0804" w:rsidR="00FB2745" w:rsidRDefault="00283E32" w:rsidP="00010A9E">
      <w:pPr>
        <w:rPr>
          <w:rtl/>
        </w:rPr>
      </w:pPr>
      <w:r>
        <w:rPr>
          <w:rFonts w:hint="cs"/>
          <w:rtl/>
        </w:rPr>
        <w:t>לאחר סדרת נ</w:t>
      </w:r>
      <w:r w:rsidR="00C90056">
        <w:rPr>
          <w:rFonts w:hint="cs"/>
          <w:rtl/>
        </w:rPr>
        <w:t>י</w:t>
      </w:r>
      <w:r>
        <w:rPr>
          <w:rFonts w:hint="cs"/>
          <w:rtl/>
        </w:rPr>
        <w:t>צחונות מהירה ומזהירה [ללא היסוס] של אלכס ב</w:t>
      </w:r>
      <w:r w:rsidR="00C90056">
        <w:rPr>
          <w:rFonts w:hint="cs"/>
          <w:rtl/>
        </w:rPr>
        <w:t xml:space="preserve">משחק </w:t>
      </w:r>
      <w:r>
        <w:rPr>
          <w:rFonts w:hint="cs"/>
          <w:rtl/>
        </w:rPr>
        <w:t xml:space="preserve">רמז, </w:t>
      </w:r>
      <w:r w:rsidR="00747308">
        <w:rPr>
          <w:rFonts w:hint="cs"/>
          <w:rtl/>
        </w:rPr>
        <w:t xml:space="preserve">הם בילו </w:t>
      </w:r>
      <w:r w:rsidR="00635FC3">
        <w:rPr>
          <w:rFonts w:hint="cs"/>
          <w:rtl/>
        </w:rPr>
        <w:t>אחר צהריים</w:t>
      </w:r>
      <w:r w:rsidR="00747308">
        <w:rPr>
          <w:rFonts w:hint="cs"/>
          <w:rtl/>
        </w:rPr>
        <w:t xml:space="preserve"> גשום </w:t>
      </w:r>
      <w:r w:rsidR="001D4F70">
        <w:rPr>
          <w:rFonts w:hint="cs"/>
          <w:rtl/>
        </w:rPr>
        <w:t>בטורניר ארו</w:t>
      </w:r>
      <w:r>
        <w:rPr>
          <w:rFonts w:hint="cs"/>
          <w:rtl/>
        </w:rPr>
        <w:t>ך</w:t>
      </w:r>
      <w:r w:rsidR="001D4F70">
        <w:rPr>
          <w:rFonts w:hint="cs"/>
          <w:rtl/>
        </w:rPr>
        <w:t xml:space="preserve"> של [</w:t>
      </w:r>
      <w:r w:rsidR="001D4F70">
        <w:t>tournaments</w:t>
      </w:r>
      <w:r w:rsidR="001D4F70">
        <w:rPr>
          <w:rFonts w:hint="cs"/>
          <w:rtl/>
        </w:rPr>
        <w:t>] מונופול ש</w:t>
      </w:r>
      <w:r w:rsidR="00B311F4">
        <w:rPr>
          <w:rFonts w:hint="cs"/>
          <w:rtl/>
        </w:rPr>
        <w:t>יוג'ין כפה עליהם</w:t>
      </w:r>
      <w:r w:rsidR="00B34945">
        <w:rPr>
          <w:rFonts w:hint="cs"/>
          <w:rtl/>
        </w:rPr>
        <w:t>[</w:t>
      </w:r>
      <w:r w:rsidR="00747308">
        <w:rPr>
          <w:rFonts w:hint="cs"/>
          <w:rtl/>
        </w:rPr>
        <w:t xml:space="preserve">, </w:t>
      </w:r>
      <w:r w:rsidR="001D4F70">
        <w:rPr>
          <w:rFonts w:hint="cs"/>
          <w:rtl/>
        </w:rPr>
        <w:t>ו</w:t>
      </w:r>
      <w:r w:rsidR="005B73C0">
        <w:rPr>
          <w:rFonts w:hint="cs"/>
          <w:rtl/>
        </w:rPr>
        <w:t>אלכס</w:t>
      </w:r>
      <w:r w:rsidR="005A754C">
        <w:rPr>
          <w:rFonts w:hint="cs"/>
          <w:rtl/>
        </w:rPr>
        <w:t xml:space="preserve"> </w:t>
      </w:r>
      <w:r w:rsidR="00A7323B">
        <w:rPr>
          <w:rFonts w:hint="cs"/>
          <w:rtl/>
        </w:rPr>
        <w:t xml:space="preserve">נעתר </w:t>
      </w:r>
      <w:r w:rsidR="0040363D">
        <w:rPr>
          <w:rFonts w:hint="cs"/>
          <w:rtl/>
        </w:rPr>
        <w:t xml:space="preserve">לו </w:t>
      </w:r>
      <w:r w:rsidR="00747308">
        <w:rPr>
          <w:rFonts w:hint="cs"/>
          <w:rtl/>
        </w:rPr>
        <w:t>בקלות רבה מדי</w:t>
      </w:r>
      <w:r w:rsidR="00B34945">
        <w:rPr>
          <w:rFonts w:hint="cs"/>
          <w:rtl/>
        </w:rPr>
        <w:t>]</w:t>
      </w:r>
      <w:r w:rsidR="00496035">
        <w:rPr>
          <w:rFonts w:hint="cs"/>
          <w:rtl/>
        </w:rPr>
        <w:t xml:space="preserve">. </w:t>
      </w:r>
      <w:r w:rsidR="005A754C">
        <w:rPr>
          <w:rFonts w:hint="cs"/>
          <w:rtl/>
        </w:rPr>
        <w:t xml:space="preserve">יסמין לא הכירה </w:t>
      </w:r>
      <w:r w:rsidR="004E56CF">
        <w:rPr>
          <w:rFonts w:hint="cs"/>
          <w:rtl/>
        </w:rPr>
        <w:t>אדם</w:t>
      </w:r>
      <w:r w:rsidR="005F22E4">
        <w:rPr>
          <w:rFonts w:hint="cs"/>
          <w:rtl/>
        </w:rPr>
        <w:t xml:space="preserve"> </w:t>
      </w:r>
      <w:r w:rsidR="005A754C">
        <w:rPr>
          <w:rFonts w:hint="cs"/>
          <w:rtl/>
        </w:rPr>
        <w:t>בן</w:t>
      </w:r>
      <w:r w:rsidR="00C90056">
        <w:rPr>
          <w:rFonts w:hint="cs"/>
          <w:rtl/>
        </w:rPr>
        <w:t xml:space="preserve"> </w:t>
      </w:r>
      <w:r w:rsidR="00747308">
        <w:rPr>
          <w:rFonts w:hint="cs"/>
          <w:rtl/>
        </w:rPr>
        <w:t>גילה שעדיין גילה עניין במשחק</w:t>
      </w:r>
      <w:r w:rsidR="005B73C0" w:rsidRPr="005B73C0">
        <w:rPr>
          <w:rFonts w:cs="Times New Roman"/>
          <w:rtl/>
        </w:rPr>
        <w:t>י קופסה</w:t>
      </w:r>
      <w:r w:rsidR="00747308">
        <w:rPr>
          <w:rFonts w:hint="cs"/>
          <w:rtl/>
        </w:rPr>
        <w:t xml:space="preserve"> </w:t>
      </w:r>
      <w:r w:rsidR="00B72C2B">
        <w:rPr>
          <w:rFonts w:hint="cs"/>
          <w:rtl/>
        </w:rPr>
        <w:t>ו</w:t>
      </w:r>
      <w:r w:rsidR="001D4F70">
        <w:rPr>
          <w:rFonts w:hint="cs"/>
          <w:rtl/>
        </w:rPr>
        <w:t>היא ניסתה לשחק כמו מארק, באופן אירוני</w:t>
      </w:r>
      <w:r w:rsidR="005A754C">
        <w:rPr>
          <w:rFonts w:hint="cs"/>
          <w:rtl/>
        </w:rPr>
        <w:t>,</w:t>
      </w:r>
      <w:r w:rsidR="001D4F70">
        <w:rPr>
          <w:rFonts w:hint="cs"/>
          <w:rtl/>
        </w:rPr>
        <w:t xml:space="preserve"> אבל </w:t>
      </w:r>
      <w:r w:rsidR="00B62BD3" w:rsidRPr="00B62BD3">
        <w:rPr>
          <w:rFonts w:cs="Times New Roman"/>
          <w:rtl/>
        </w:rPr>
        <w:t>חדלה מכך</w:t>
      </w:r>
      <w:r w:rsidR="001D4F70">
        <w:rPr>
          <w:rFonts w:hint="cs"/>
          <w:rtl/>
        </w:rPr>
        <w:t xml:space="preserve"> כשאלכס שלח בה </w:t>
      </w:r>
      <w:r w:rsidR="001839CF">
        <w:rPr>
          <w:rFonts w:hint="cs"/>
          <w:rtl/>
        </w:rPr>
        <w:t xml:space="preserve">את </w:t>
      </w:r>
      <w:r w:rsidR="001D4F70">
        <w:rPr>
          <w:rFonts w:hint="cs"/>
          <w:rtl/>
        </w:rPr>
        <w:t>אחד ממבטי התוכחה שלו.</w:t>
      </w:r>
      <w:r w:rsidR="00150C62">
        <w:rPr>
          <w:rFonts w:hint="cs"/>
          <w:rtl/>
        </w:rPr>
        <w:t xml:space="preserve"> סער רכש</w:t>
      </w:r>
      <w:r w:rsidR="008D3566">
        <w:rPr>
          <w:rFonts w:hint="cs"/>
          <w:rtl/>
        </w:rPr>
        <w:t xml:space="preserve"> רחובות לונדוניים ותחנות רכבת</w:t>
      </w:r>
      <w:r w:rsidR="00C90056">
        <w:rPr>
          <w:rFonts w:hint="cs"/>
          <w:rtl/>
        </w:rPr>
        <w:t xml:space="preserve"> </w:t>
      </w:r>
      <w:r w:rsidR="008D3566">
        <w:rPr>
          <w:rFonts w:hint="cs"/>
          <w:rtl/>
        </w:rPr>
        <w:t>תחתית בסערה ויוג'ין</w:t>
      </w:r>
      <w:r w:rsidR="007C2EBC">
        <w:rPr>
          <w:rFonts w:hint="cs"/>
          <w:rtl/>
        </w:rPr>
        <w:t>,</w:t>
      </w:r>
      <w:r w:rsidR="008D3566">
        <w:rPr>
          <w:rFonts w:hint="cs"/>
          <w:rtl/>
        </w:rPr>
        <w:t xml:space="preserve"> שהיה הגזבר</w:t>
      </w:r>
      <w:r w:rsidR="007C2EBC">
        <w:rPr>
          <w:rFonts w:hint="cs"/>
          <w:rtl/>
        </w:rPr>
        <w:t>,</w:t>
      </w:r>
      <w:r w:rsidR="008D3566">
        <w:rPr>
          <w:rFonts w:hint="cs"/>
          <w:rtl/>
        </w:rPr>
        <w:t xml:space="preserve"> חישב בקול את העודף המגיע לו ולא פעם התבלבל.</w:t>
      </w:r>
      <w:r w:rsidR="001D4F70">
        <w:rPr>
          <w:rFonts w:hint="cs"/>
          <w:rtl/>
        </w:rPr>
        <w:t xml:space="preserve"> </w:t>
      </w:r>
      <w:r w:rsidR="00496035">
        <w:rPr>
          <w:rFonts w:hint="cs"/>
          <w:rtl/>
        </w:rPr>
        <w:t>החייל של אלכס ה</w:t>
      </w:r>
      <w:r w:rsidR="005F22E4">
        <w:rPr>
          <w:rFonts w:hint="cs"/>
          <w:rtl/>
        </w:rPr>
        <w:t>יה</w:t>
      </w:r>
      <w:r w:rsidR="00496035">
        <w:rPr>
          <w:rFonts w:hint="cs"/>
          <w:rtl/>
        </w:rPr>
        <w:t xml:space="preserve"> השריף</w:t>
      </w:r>
      <w:r w:rsidR="00FB2745">
        <w:rPr>
          <w:rFonts w:hint="cs"/>
          <w:rtl/>
        </w:rPr>
        <w:t xml:space="preserve"> (מורכב מ</w:t>
      </w:r>
      <w:r w:rsidR="008D5474">
        <w:rPr>
          <w:rFonts w:hint="cs"/>
          <w:rtl/>
        </w:rPr>
        <w:t>ה</w:t>
      </w:r>
      <w:r w:rsidR="00FB2745">
        <w:rPr>
          <w:rFonts w:hint="cs"/>
          <w:rtl/>
        </w:rPr>
        <w:t>אצבעון ועליו המגבעת)</w:t>
      </w:r>
      <w:r w:rsidR="00496035">
        <w:rPr>
          <w:rFonts w:hint="cs"/>
          <w:rtl/>
        </w:rPr>
        <w:t xml:space="preserve"> אבל לאחר שבנה את ביתו השלישי ב</w:t>
      </w:r>
      <w:r w:rsidR="00FB2745">
        <w:rPr>
          <w:rFonts w:hint="cs"/>
          <w:rtl/>
        </w:rPr>
        <w:t>מייפייר</w:t>
      </w:r>
      <w:r w:rsidR="00496035">
        <w:rPr>
          <w:rFonts w:hint="cs"/>
          <w:rtl/>
        </w:rPr>
        <w:t>, הבחין בעיניה ה</w:t>
      </w:r>
      <w:r w:rsidR="00415C04">
        <w:rPr>
          <w:rFonts w:hint="cs"/>
          <w:rtl/>
        </w:rPr>
        <w:t>כבו</w:t>
      </w:r>
      <w:r w:rsidR="007C2EBC">
        <w:rPr>
          <w:rFonts w:hint="cs"/>
          <w:rtl/>
        </w:rPr>
        <w:t>יו</w:t>
      </w:r>
      <w:r w:rsidR="00496035">
        <w:rPr>
          <w:rFonts w:hint="cs"/>
          <w:rtl/>
        </w:rPr>
        <w:t xml:space="preserve">ת </w:t>
      </w:r>
      <w:r w:rsidR="00B422B9">
        <w:rPr>
          <w:rFonts w:hint="cs"/>
          <w:rtl/>
        </w:rPr>
        <w:t xml:space="preserve">[קמלות שוקעות מתרופפות מקדירות </w:t>
      </w:r>
      <w:r w:rsidR="007C593F">
        <w:rPr>
          <w:rFonts w:hint="cs"/>
          <w:rtl/>
        </w:rPr>
        <w:t xml:space="preserve">טרופות </w:t>
      </w:r>
      <w:r w:rsidR="00A7323B">
        <w:rPr>
          <w:rFonts w:hint="cs"/>
          <w:rtl/>
        </w:rPr>
        <w:t xml:space="preserve">מילה אחרת] </w:t>
      </w:r>
      <w:r w:rsidR="00496035">
        <w:rPr>
          <w:rFonts w:hint="cs"/>
          <w:rtl/>
        </w:rPr>
        <w:t>של יסמין ונתן לה</w:t>
      </w:r>
      <w:r w:rsidR="00FB2745">
        <w:rPr>
          <w:rFonts w:hint="cs"/>
          <w:rtl/>
        </w:rPr>
        <w:t xml:space="preserve"> מייד את השריף תמורת המריצה</w:t>
      </w:r>
      <w:r w:rsidR="008D5474">
        <w:rPr>
          <w:rFonts w:hint="cs"/>
          <w:rtl/>
        </w:rPr>
        <w:t xml:space="preserve"> שלה</w:t>
      </w:r>
      <w:r w:rsidR="00496035">
        <w:rPr>
          <w:rFonts w:hint="cs"/>
          <w:rtl/>
        </w:rPr>
        <w:t>. גם יוג'ין היה מ</w:t>
      </w:r>
      <w:r w:rsidR="007C2EBC">
        <w:rPr>
          <w:rFonts w:hint="cs"/>
          <w:rtl/>
        </w:rPr>
        <w:t>חליף</w:t>
      </w:r>
      <w:r w:rsidR="00496035">
        <w:rPr>
          <w:rFonts w:hint="cs"/>
          <w:rtl/>
        </w:rPr>
        <w:t xml:space="preserve"> </w:t>
      </w:r>
      <w:r w:rsidR="005B73C0">
        <w:rPr>
          <w:rFonts w:hint="cs"/>
          <w:rtl/>
        </w:rPr>
        <w:t xml:space="preserve">עימה </w:t>
      </w:r>
      <w:r w:rsidR="00496035">
        <w:rPr>
          <w:rFonts w:hint="cs"/>
          <w:rtl/>
        </w:rPr>
        <w:t>ב</w:t>
      </w:r>
      <w:r w:rsidR="005B73C0">
        <w:rPr>
          <w:rFonts w:hint="cs"/>
          <w:rtl/>
        </w:rPr>
        <w:t>חפץ</w:t>
      </w:r>
      <w:r w:rsidR="00C90056">
        <w:rPr>
          <w:rFonts w:hint="cs"/>
          <w:rtl/>
        </w:rPr>
        <w:t xml:space="preserve"> </w:t>
      </w:r>
      <w:r w:rsidR="005B73C0">
        <w:rPr>
          <w:rFonts w:hint="cs"/>
          <w:rtl/>
        </w:rPr>
        <w:t>לב</w:t>
      </w:r>
      <w:r w:rsidR="00496035">
        <w:rPr>
          <w:rFonts w:hint="cs"/>
          <w:rtl/>
        </w:rPr>
        <w:t xml:space="preserve"> </w:t>
      </w:r>
      <w:r w:rsidR="005B73C0" w:rsidRPr="005B73C0">
        <w:rPr>
          <w:rFonts w:cs="Times New Roman"/>
          <w:rtl/>
        </w:rPr>
        <w:t>חיילים או כל דבר אחר</w:t>
      </w:r>
      <w:r w:rsidR="005B73C0">
        <w:rPr>
          <w:rFonts w:cs="Times New Roman" w:hint="cs"/>
          <w:rtl/>
        </w:rPr>
        <w:t xml:space="preserve"> לו</w:t>
      </w:r>
      <w:r w:rsidR="00704FD5">
        <w:rPr>
          <w:rFonts w:hint="cs"/>
          <w:rtl/>
        </w:rPr>
        <w:t xml:space="preserve"> רק </w:t>
      </w:r>
      <w:r w:rsidR="00B34945">
        <w:rPr>
          <w:rFonts w:cs="Times New Roman" w:hint="cs"/>
          <w:rtl/>
        </w:rPr>
        <w:t>נ</w:t>
      </w:r>
      <w:r w:rsidR="00C90056">
        <w:rPr>
          <w:rFonts w:cs="Times New Roman" w:hint="cs"/>
          <w:rtl/>
        </w:rPr>
        <w:t>י</w:t>
      </w:r>
      <w:r w:rsidR="00B34945">
        <w:rPr>
          <w:rFonts w:cs="Times New Roman" w:hint="cs"/>
          <w:rtl/>
        </w:rPr>
        <w:t>או</w:t>
      </w:r>
      <w:r w:rsidR="00417F54" w:rsidRPr="00417F54">
        <w:rPr>
          <w:rFonts w:cs="Times New Roman"/>
          <w:rtl/>
        </w:rPr>
        <w:t>תה</w:t>
      </w:r>
      <w:r w:rsidR="00417F54" w:rsidRPr="00417F54">
        <w:rPr>
          <w:rFonts w:cs="Times New Roman" w:hint="cs"/>
          <w:rtl/>
        </w:rPr>
        <w:t xml:space="preserve"> </w:t>
      </w:r>
      <w:r w:rsidR="00496035">
        <w:rPr>
          <w:rFonts w:hint="cs"/>
          <w:rtl/>
        </w:rPr>
        <w:t>לחייך.</w:t>
      </w:r>
    </w:p>
    <w:p w14:paraId="7EFC8A3E" w14:textId="77777777" w:rsidR="001F5796" w:rsidRDefault="00FB2745" w:rsidP="00150C62">
      <w:pPr>
        <w:rPr>
          <w:rtl/>
        </w:rPr>
      </w:pPr>
      <w:r>
        <w:rPr>
          <w:rFonts w:hint="cs"/>
          <w:rtl/>
        </w:rPr>
        <w:t>[</w:t>
      </w:r>
      <w:r w:rsidR="008D3566" w:rsidRPr="008D3566">
        <w:t xml:space="preserve">http://monopoly.wikia.com/wiki/List_of_Monopoly_Properties </w:t>
      </w:r>
      <w:hyperlink r:id="rId254" w:anchor="England" w:history="1">
        <w:r w:rsidR="001F5796" w:rsidRPr="00A647F6">
          <w:rPr>
            <w:rStyle w:val="Hyperlink"/>
          </w:rPr>
          <w:t>https://en.wikipedia.org/wiki/List_of_licensed_and_localized_editions_of_Monopoly:_Europe#England</w:t>
        </w:r>
      </w:hyperlink>
      <w:r>
        <w:rPr>
          <w:rFonts w:hint="cs"/>
          <w:rtl/>
        </w:rPr>
        <w:t>]</w:t>
      </w:r>
    </w:p>
    <w:p w14:paraId="1B4A5920" w14:textId="77777777" w:rsidR="00417F54" w:rsidRDefault="00447792" w:rsidP="00A7323B">
      <w:pPr>
        <w:rPr>
          <w:rtl/>
        </w:rPr>
      </w:pPr>
      <w:r>
        <w:rPr>
          <w:rFonts w:hint="cs"/>
          <w:rtl/>
        </w:rPr>
        <w:t xml:space="preserve">מארק עזר לאביו לנקז </w:t>
      </w:r>
      <w:r w:rsidR="005B73C0">
        <w:rPr>
          <w:rFonts w:hint="cs"/>
          <w:rtl/>
        </w:rPr>
        <w:t xml:space="preserve">את </w:t>
      </w:r>
      <w:r>
        <w:rPr>
          <w:rFonts w:hint="cs"/>
          <w:rtl/>
        </w:rPr>
        <w:t>הרדיאטורים ברחבי הבית,</w:t>
      </w:r>
      <w:r w:rsidRPr="00447792">
        <w:rPr>
          <w:rFonts w:hint="cs"/>
          <w:rtl/>
        </w:rPr>
        <w:t xml:space="preserve"> </w:t>
      </w:r>
      <w:r>
        <w:rPr>
          <w:rFonts w:hint="cs"/>
          <w:rtl/>
        </w:rPr>
        <w:t xml:space="preserve">'להקיז את דמם' </w:t>
      </w:r>
      <w:r>
        <w:rPr>
          <w:rtl/>
        </w:rPr>
        <w:t>–</w:t>
      </w:r>
      <w:r>
        <w:rPr>
          <w:rFonts w:hint="cs"/>
          <w:rtl/>
        </w:rPr>
        <w:t xml:space="preserve"> כך הם כינו זאת</w:t>
      </w:r>
      <w:r w:rsidR="00C04975">
        <w:rPr>
          <w:rFonts w:hint="cs"/>
          <w:rtl/>
        </w:rPr>
        <w:t xml:space="preserve">. </w:t>
      </w:r>
    </w:p>
    <w:p w14:paraId="64FC4EBB" w14:textId="77777777" w:rsidR="00417F54" w:rsidRDefault="00A14BC1" w:rsidP="00A7323B">
      <w:pPr>
        <w:rPr>
          <w:rtl/>
        </w:rPr>
      </w:pPr>
      <w:r>
        <w:rPr>
          <w:rFonts w:hint="cs"/>
          <w:rtl/>
        </w:rPr>
        <w:t>יוג'ין לא הפסיק ל</w:t>
      </w:r>
      <w:r w:rsidR="00417F54">
        <w:rPr>
          <w:rFonts w:hint="cs"/>
          <w:rtl/>
        </w:rPr>
        <w:t>צחוק</w:t>
      </w:r>
      <w:r>
        <w:rPr>
          <w:rFonts w:hint="cs"/>
          <w:rtl/>
        </w:rPr>
        <w:t xml:space="preserve"> </w:t>
      </w:r>
      <w:r w:rsidR="00417F54">
        <w:rPr>
          <w:rFonts w:hint="cs"/>
          <w:rtl/>
        </w:rPr>
        <w:t>מ</w:t>
      </w:r>
      <w:r>
        <w:rPr>
          <w:rFonts w:hint="cs"/>
          <w:rtl/>
        </w:rPr>
        <w:t>ההלצה החבוטה</w:t>
      </w:r>
      <w:r w:rsidR="00417F54">
        <w:rPr>
          <w:rFonts w:hint="cs"/>
          <w:rtl/>
        </w:rPr>
        <w:t>.</w:t>
      </w:r>
      <w:r>
        <w:rPr>
          <w:rFonts w:hint="cs"/>
          <w:rtl/>
        </w:rPr>
        <w:t xml:space="preserve"> </w:t>
      </w:r>
      <w:r w:rsidR="00896284">
        <w:rPr>
          <w:rFonts w:hint="cs"/>
          <w:rtl/>
        </w:rPr>
        <w:t>"</w:t>
      </w:r>
      <w:r>
        <w:rPr>
          <w:rFonts w:hint="cs"/>
          <w:rtl/>
        </w:rPr>
        <w:t>מה אתה עושה, מארק?</w:t>
      </w:r>
      <w:r w:rsidR="00896284">
        <w:rPr>
          <w:rFonts w:hint="cs"/>
          <w:rtl/>
        </w:rPr>
        <w:t>"</w:t>
      </w:r>
      <w:r>
        <w:rPr>
          <w:rFonts w:hint="cs"/>
          <w:rtl/>
        </w:rPr>
        <w:t xml:space="preserve"> </w:t>
      </w:r>
    </w:p>
    <w:p w14:paraId="7235EB1E" w14:textId="6DF7452D" w:rsidR="000C07A6" w:rsidRDefault="00A14BC1" w:rsidP="00A7323B">
      <w:pPr>
        <w:rPr>
          <w:rtl/>
        </w:rPr>
      </w:pPr>
      <w:r>
        <w:rPr>
          <w:rFonts w:hint="cs"/>
          <w:rtl/>
        </w:rPr>
        <w:t>ומארק</w:t>
      </w:r>
      <w:r w:rsidR="00C90056">
        <w:rPr>
          <w:rFonts w:hint="cs"/>
          <w:rtl/>
        </w:rPr>
        <w:t>,</w:t>
      </w:r>
      <w:r>
        <w:rPr>
          <w:rFonts w:hint="cs"/>
          <w:rtl/>
        </w:rPr>
        <w:t xml:space="preserve"> ש</w:t>
      </w:r>
      <w:r w:rsidR="00150C62">
        <w:rPr>
          <w:rFonts w:hint="cs"/>
          <w:rtl/>
        </w:rPr>
        <w:t xml:space="preserve">הבדיחה </w:t>
      </w:r>
      <w:r>
        <w:rPr>
          <w:rFonts w:hint="cs"/>
          <w:rtl/>
        </w:rPr>
        <w:t>נמאס</w:t>
      </w:r>
      <w:r w:rsidR="00150C62">
        <w:rPr>
          <w:rFonts w:hint="cs"/>
          <w:rtl/>
        </w:rPr>
        <w:t>ה עליו</w:t>
      </w:r>
      <w:r>
        <w:rPr>
          <w:rFonts w:hint="cs"/>
          <w:rtl/>
        </w:rPr>
        <w:t xml:space="preserve"> </w:t>
      </w:r>
      <w:bookmarkStart w:id="422" w:name="_Hlk529460771"/>
      <w:r>
        <w:rPr>
          <w:rFonts w:hint="cs"/>
          <w:rtl/>
        </w:rPr>
        <w:t xml:space="preserve">(אבל לא הצליח </w:t>
      </w:r>
      <w:r w:rsidR="00896284">
        <w:rPr>
          <w:rFonts w:hint="cs"/>
          <w:rtl/>
        </w:rPr>
        <w:t>להדיר את רגליו מ</w:t>
      </w:r>
      <w:r w:rsidR="00A572BA">
        <w:rPr>
          <w:rFonts w:hint="cs"/>
          <w:rtl/>
        </w:rPr>
        <w:t>קי</w:t>
      </w:r>
      <w:r w:rsidR="00896284">
        <w:rPr>
          <w:rFonts w:hint="cs"/>
          <w:rtl/>
        </w:rPr>
        <w:t>רבתה של יסמין</w:t>
      </w:r>
      <w:r w:rsidR="009274F4">
        <w:rPr>
          <w:rFonts w:hint="cs"/>
          <w:rtl/>
        </w:rPr>
        <w:t>)</w:t>
      </w:r>
      <w:bookmarkEnd w:id="422"/>
      <w:r w:rsidR="00896284">
        <w:rPr>
          <w:rFonts w:hint="cs"/>
          <w:rtl/>
        </w:rPr>
        <w:t xml:space="preserve"> </w:t>
      </w:r>
      <w:r w:rsidR="009274F4">
        <w:rPr>
          <w:rFonts w:hint="cs"/>
          <w:rtl/>
        </w:rPr>
        <w:t>[</w:t>
      </w:r>
      <w:r>
        <w:rPr>
          <w:rFonts w:hint="cs"/>
          <w:rtl/>
        </w:rPr>
        <w:t>להמנע מ</w:t>
      </w:r>
      <w:r w:rsidR="00A62F34">
        <w:rPr>
          <w:rFonts w:hint="cs"/>
          <w:rtl/>
        </w:rPr>
        <w:t>השהייה</w:t>
      </w:r>
      <w:r>
        <w:rPr>
          <w:rFonts w:hint="cs"/>
          <w:rtl/>
        </w:rPr>
        <w:t xml:space="preserve"> באותו חדר שבו יסמין שיחקה עם אלכס ויוג'ין במשחקיהם המטופשים, </w:t>
      </w:r>
      <w:r w:rsidR="00F06A3F">
        <w:rPr>
          <w:rFonts w:hint="cs"/>
          <w:rtl/>
        </w:rPr>
        <w:t>עכשיו</w:t>
      </w:r>
      <w:r>
        <w:rPr>
          <w:rFonts w:hint="cs"/>
          <w:rtl/>
        </w:rPr>
        <w:t xml:space="preserve"> </w:t>
      </w:r>
      <w:r w:rsidR="00A7323B">
        <w:rPr>
          <w:rFonts w:hint="cs"/>
          <w:rtl/>
        </w:rPr>
        <w:t xml:space="preserve">למשל </w:t>
      </w:r>
      <w:r>
        <w:rPr>
          <w:rFonts w:hint="cs"/>
          <w:rtl/>
        </w:rPr>
        <w:t>פתחו בטורניר בּוֹג</w:t>
      </w:r>
      <w:r w:rsidR="003918B7">
        <w:rPr>
          <w:rFonts w:hint="cs"/>
          <w:rtl/>
        </w:rPr>
        <w:t>ְ</w:t>
      </w:r>
      <w:r>
        <w:rPr>
          <w:rFonts w:hint="cs"/>
          <w:rtl/>
        </w:rPr>
        <w:t>ל</w:t>
      </w:r>
      <w:r>
        <w:t xml:space="preserve"> </w:t>
      </w:r>
      <w:r>
        <w:rPr>
          <w:rFonts w:hint="cs"/>
          <w:rtl/>
        </w:rPr>
        <w:t>[</w:t>
      </w:r>
      <w:r>
        <w:t>Boggle</w:t>
      </w:r>
      <w:r>
        <w:rPr>
          <w:rFonts w:hint="cs"/>
          <w:rtl/>
        </w:rPr>
        <w:t>])</w:t>
      </w:r>
      <w:r w:rsidR="0011395A">
        <w:rPr>
          <w:rFonts w:hint="cs"/>
          <w:rtl/>
        </w:rPr>
        <w:t>]</w:t>
      </w:r>
      <w:r>
        <w:rPr>
          <w:rFonts w:hint="cs"/>
          <w:rtl/>
        </w:rPr>
        <w:t xml:space="preserve"> </w:t>
      </w:r>
      <w:r w:rsidR="00896284">
        <w:rPr>
          <w:rFonts w:hint="cs"/>
          <w:rtl/>
        </w:rPr>
        <w:t>ענה,</w:t>
      </w:r>
      <w:r>
        <w:rPr>
          <w:rFonts w:hint="cs"/>
          <w:rtl/>
        </w:rPr>
        <w:t xml:space="preserve"> </w:t>
      </w:r>
      <w:r w:rsidR="00896284">
        <w:rPr>
          <w:rFonts w:hint="cs"/>
          <w:rtl/>
        </w:rPr>
        <w:t>"</w:t>
      </w:r>
      <w:r>
        <w:rPr>
          <w:rFonts w:hint="cs"/>
          <w:rtl/>
        </w:rPr>
        <w:t>עבודות תחזוקה יוג'ין.</w:t>
      </w:r>
      <w:r w:rsidR="00896284">
        <w:rPr>
          <w:rFonts w:hint="cs"/>
          <w:rtl/>
        </w:rPr>
        <w:t>"</w:t>
      </w:r>
      <w:r>
        <w:rPr>
          <w:rFonts w:hint="cs"/>
          <w:rtl/>
        </w:rPr>
        <w:t xml:space="preserve"> </w:t>
      </w:r>
    </w:p>
    <w:p w14:paraId="54D04E98" w14:textId="77777777" w:rsidR="000C07A6" w:rsidRDefault="00896284" w:rsidP="00A7323B">
      <w:pPr>
        <w:rPr>
          <w:rtl/>
        </w:rPr>
      </w:pPr>
      <w:r>
        <w:rPr>
          <w:rFonts w:hint="cs"/>
          <w:rtl/>
        </w:rPr>
        <w:t>"</w:t>
      </w:r>
      <w:r w:rsidR="00A14BC1">
        <w:rPr>
          <w:rFonts w:hint="cs"/>
          <w:rtl/>
        </w:rPr>
        <w:t>אילו עבודות תחזוקה?</w:t>
      </w:r>
      <w:r>
        <w:rPr>
          <w:rFonts w:hint="cs"/>
          <w:rtl/>
        </w:rPr>
        <w:t>"</w:t>
      </w:r>
      <w:r w:rsidR="00A14BC1">
        <w:rPr>
          <w:rFonts w:hint="cs"/>
          <w:rtl/>
        </w:rPr>
        <w:t xml:space="preserve"> </w:t>
      </w:r>
    </w:p>
    <w:p w14:paraId="55379E8A" w14:textId="5E6E84C3" w:rsidR="000C07A6" w:rsidRDefault="00633A05" w:rsidP="001839CF">
      <w:pPr>
        <w:rPr>
          <w:rtl/>
        </w:rPr>
      </w:pPr>
      <w:r>
        <w:rPr>
          <w:rFonts w:hint="cs"/>
          <w:rtl/>
        </w:rPr>
        <w:t>ומארק, בעל כורח</w:t>
      </w:r>
      <w:r w:rsidR="00A14BC1">
        <w:rPr>
          <w:rFonts w:hint="cs"/>
          <w:rtl/>
        </w:rPr>
        <w:t xml:space="preserve">ו </w:t>
      </w:r>
      <w:r w:rsidR="00A14BC1">
        <w:rPr>
          <w:rtl/>
        </w:rPr>
        <w:t>–</w:t>
      </w:r>
      <w:r w:rsidR="00402F83">
        <w:rPr>
          <w:rFonts w:hint="cs"/>
          <w:rtl/>
        </w:rPr>
        <w:t xml:space="preserve"> </w:t>
      </w:r>
      <w:r w:rsidR="00402F83">
        <w:t>“</w:t>
      </w:r>
      <w:r w:rsidR="001839CF" w:rsidRPr="001839CF">
        <w:t>Bleeding radiators.”</w:t>
      </w:r>
      <w:r w:rsidR="00A14BC1">
        <w:rPr>
          <w:rFonts w:hint="cs"/>
          <w:rtl/>
        </w:rPr>
        <w:t xml:space="preserve"> </w:t>
      </w:r>
    </w:p>
    <w:p w14:paraId="5B73C3D2" w14:textId="7E792E9F" w:rsidR="00C04975" w:rsidRDefault="00896284" w:rsidP="00A7323B">
      <w:pPr>
        <w:rPr>
          <w:rtl/>
        </w:rPr>
      </w:pPr>
      <w:r>
        <w:rPr>
          <w:rFonts w:hint="cs"/>
          <w:rtl/>
        </w:rPr>
        <w:t>"</w:t>
      </w:r>
      <w:r w:rsidR="00A14BC1">
        <w:rPr>
          <w:rFonts w:hint="cs"/>
          <w:rtl/>
        </w:rPr>
        <w:t>כן,</w:t>
      </w:r>
      <w:r>
        <w:rPr>
          <w:rFonts w:hint="cs"/>
          <w:rtl/>
        </w:rPr>
        <w:t>"</w:t>
      </w:r>
      <w:r w:rsidR="00A14BC1">
        <w:rPr>
          <w:rFonts w:hint="cs"/>
          <w:rtl/>
        </w:rPr>
        <w:t xml:space="preserve"> יוג'ין</w:t>
      </w:r>
      <w:r w:rsidR="007C593F">
        <w:rPr>
          <w:rFonts w:hint="cs"/>
          <w:rtl/>
        </w:rPr>
        <w:t xml:space="preserve"> ה</w:t>
      </w:r>
      <w:r w:rsidR="00A14BC1">
        <w:rPr>
          <w:rFonts w:hint="cs"/>
          <w:rtl/>
        </w:rPr>
        <w:t xml:space="preserve">סכים בנימת ניצחון, </w:t>
      </w:r>
      <w:r>
        <w:rPr>
          <w:rFonts w:hint="cs"/>
          <w:rtl/>
        </w:rPr>
        <w:t>"</w:t>
      </w:r>
      <w:r w:rsidR="00A14BC1">
        <w:rPr>
          <w:rFonts w:hint="cs"/>
          <w:rtl/>
        </w:rPr>
        <w:t>לעזאזל איתם.</w:t>
      </w:r>
      <w:r>
        <w:rPr>
          <w:rFonts w:hint="cs"/>
          <w:rtl/>
        </w:rPr>
        <w:t>"</w:t>
      </w:r>
    </w:p>
    <w:p w14:paraId="3B960E0C" w14:textId="258F4BD1" w:rsidR="00DE2B9D" w:rsidRDefault="00DE2B9D" w:rsidP="00A7323B">
      <w:pPr>
        <w:rPr>
          <w:rtl/>
        </w:rPr>
      </w:pPr>
      <w:r>
        <w:rPr>
          <w:rFonts w:hint="cs"/>
          <w:rtl/>
        </w:rPr>
        <w:t>[</w:t>
      </w:r>
    </w:p>
    <w:p w14:paraId="79F671DF" w14:textId="0130A427" w:rsidR="00AC763D" w:rsidRDefault="00AC763D" w:rsidP="00A7323B">
      <w:pPr>
        <w:rPr>
          <w:rFonts w:cs="Times New Roman"/>
          <w:rtl/>
        </w:rPr>
      </w:pPr>
      <w:r w:rsidRPr="00AC763D">
        <w:t>It rained a lot that summer. When I think back to it now, my mind fills with water cascading from overflowing drainpipes, the sloshing of waterlogged pavements beneath my feet, and the gush of flooded drains. The pouring rain, that mixed with filth as it ran in streams along the gutters, left grimy, streaky splatters up the backs of my bare legs. My feet were often sodden, a small hole in the leather by the toe of my right shoe an inlet of watery ingress under constant assault</w:t>
      </w:r>
      <w:r w:rsidRPr="00AC763D">
        <w:rPr>
          <w:rFonts w:cs="Times New Roman"/>
          <w:rtl/>
        </w:rPr>
        <w:t>.</w:t>
      </w:r>
    </w:p>
    <w:p w14:paraId="4216293C" w14:textId="0F97904B" w:rsidR="00BE49AC" w:rsidRDefault="00BE49AC" w:rsidP="00A7323B">
      <w:pPr>
        <w:rPr>
          <w:rFonts w:cs="Times New Roman"/>
          <w:rtl/>
        </w:rPr>
      </w:pPr>
      <w:r w:rsidRPr="00BE49AC">
        <w:rPr>
          <w:rFonts w:cs="Times New Roman"/>
        </w:rPr>
        <w:t>rough, cold, grim, wet</w:t>
      </w:r>
      <w:r w:rsidRPr="00BE49AC">
        <w:rPr>
          <w:rFonts w:cs="Times New Roman"/>
          <w:rtl/>
        </w:rPr>
        <w:t>.</w:t>
      </w:r>
    </w:p>
    <w:p w14:paraId="032C23D0" w14:textId="59167DF8" w:rsidR="00C04975" w:rsidRDefault="00DE2B9D" w:rsidP="00C04975">
      <w:pPr>
        <w:rPr>
          <w:rtl/>
        </w:rPr>
      </w:pPr>
      <w:r>
        <w:rPr>
          <w:rFonts w:hint="cs"/>
          <w:rtl/>
        </w:rPr>
        <w:t>]</w:t>
      </w:r>
    </w:p>
    <w:p w14:paraId="4EEB6C42" w14:textId="77777777" w:rsidR="00693BFC" w:rsidRDefault="00693BFC" w:rsidP="00C04975">
      <w:pPr>
        <w:rPr>
          <w:rtl/>
        </w:rPr>
      </w:pPr>
    </w:p>
    <w:p w14:paraId="4F6691D7" w14:textId="203CDEAC" w:rsidR="00AE4E28" w:rsidRDefault="00AE4E28" w:rsidP="00367966">
      <w:pPr>
        <w:rPr>
          <w:rtl/>
        </w:rPr>
      </w:pPr>
      <w:r w:rsidRPr="00CD067C">
        <w:rPr>
          <w:rtl/>
        </w:rPr>
        <w:t xml:space="preserve">ארקדי התעורר באמצע הלילה </w:t>
      </w:r>
      <w:r>
        <w:rPr>
          <w:rFonts w:hint="cs"/>
          <w:rtl/>
        </w:rPr>
        <w:t>כ</w:t>
      </w:r>
      <w:r w:rsidRPr="00CD067C">
        <w:rPr>
          <w:rtl/>
        </w:rPr>
        <w:t>שהדס חזרה ממחנה</w:t>
      </w:r>
      <w:r w:rsidR="00DA5606">
        <w:rPr>
          <w:rFonts w:hint="cs"/>
          <w:rtl/>
        </w:rPr>
        <w:t xml:space="preserve"> ק</w:t>
      </w:r>
      <w:r w:rsidRPr="00CD067C">
        <w:rPr>
          <w:rtl/>
        </w:rPr>
        <w:t>יץ</w:t>
      </w:r>
      <w:r>
        <w:rPr>
          <w:rFonts w:hint="cs"/>
          <w:rtl/>
        </w:rPr>
        <w:t xml:space="preserve"> של </w:t>
      </w:r>
      <w:r w:rsidR="00762AFD">
        <w:rPr>
          <w:rFonts w:hint="cs"/>
          <w:rtl/>
        </w:rPr>
        <w:t>'</w:t>
      </w:r>
      <w:r w:rsidR="00367966">
        <w:rPr>
          <w:rFonts w:hint="cs"/>
          <w:rtl/>
        </w:rPr>
        <w:t>מכבי צעיר</w:t>
      </w:r>
      <w:r w:rsidR="00762AFD">
        <w:rPr>
          <w:rFonts w:hint="cs"/>
          <w:rtl/>
        </w:rPr>
        <w:t>'</w:t>
      </w:r>
      <w:r>
        <w:rPr>
          <w:rFonts w:hint="cs"/>
          <w:rtl/>
        </w:rPr>
        <w:t xml:space="preserve">. </w:t>
      </w:r>
      <w:r w:rsidR="00551D78">
        <w:rPr>
          <w:rtl/>
        </w:rPr>
        <w:t>הוא</w:t>
      </w:r>
      <w:r w:rsidR="00B40BDC">
        <w:rPr>
          <w:rtl/>
        </w:rPr>
        <w:t xml:space="preserve"> </w:t>
      </w:r>
      <w:r w:rsidR="00551D78">
        <w:rPr>
          <w:rFonts w:hint="cs"/>
          <w:rtl/>
        </w:rPr>
        <w:t>נזכר</w:t>
      </w:r>
      <w:r w:rsidRPr="00CD067C">
        <w:rPr>
          <w:rtl/>
        </w:rPr>
        <w:t xml:space="preserve"> </w:t>
      </w:r>
      <w:r w:rsidR="00551D78">
        <w:rPr>
          <w:rFonts w:hint="cs"/>
          <w:rtl/>
        </w:rPr>
        <w:t>ב</w:t>
      </w:r>
      <w:r w:rsidRPr="00CD067C">
        <w:rPr>
          <w:rtl/>
        </w:rPr>
        <w:t>חלום שחלם,</w:t>
      </w:r>
      <w:r w:rsidR="00DE2B9D">
        <w:rPr>
          <w:rFonts w:hint="cs"/>
          <w:rtl/>
        </w:rPr>
        <w:t xml:space="preserve"> צינור</w:t>
      </w:r>
      <w:r w:rsidRPr="00CD067C">
        <w:rPr>
          <w:rtl/>
        </w:rPr>
        <w:t xml:space="preserve"> התפוצץ בדירה </w:t>
      </w:r>
      <w:r w:rsidR="00DA5606">
        <w:rPr>
          <w:rFonts w:hint="cs"/>
          <w:rtl/>
        </w:rPr>
        <w:t>ש</w:t>
      </w:r>
      <w:r w:rsidRPr="00CD067C">
        <w:rPr>
          <w:rtl/>
        </w:rPr>
        <w:t>מעליהם ו</w:t>
      </w:r>
      <w:r w:rsidR="00150C62">
        <w:rPr>
          <w:rFonts w:hint="cs"/>
          <w:rtl/>
        </w:rPr>
        <w:t xml:space="preserve">מים </w:t>
      </w:r>
      <w:r w:rsidRPr="00CD067C">
        <w:rPr>
          <w:rtl/>
        </w:rPr>
        <w:t>טפטפו עליו מהתקרה</w:t>
      </w:r>
      <w:r w:rsidR="00B62BD3">
        <w:rPr>
          <w:rFonts w:hint="cs"/>
          <w:rtl/>
        </w:rPr>
        <w:t>.</w:t>
      </w:r>
      <w:r w:rsidRPr="00CD067C">
        <w:rPr>
          <w:rtl/>
        </w:rPr>
        <w:t xml:space="preserve"> הוא הזיז את רגליו ו</w:t>
      </w:r>
      <w:r w:rsidR="007C593F">
        <w:rPr>
          <w:rFonts w:hint="cs"/>
          <w:rtl/>
        </w:rPr>
        <w:t>חש</w:t>
      </w:r>
      <w:r w:rsidRPr="00CD067C">
        <w:rPr>
          <w:rtl/>
        </w:rPr>
        <w:t xml:space="preserve"> </w:t>
      </w:r>
      <w:r w:rsidR="00DE2B9D">
        <w:rPr>
          <w:rFonts w:hint="cs"/>
          <w:rtl/>
        </w:rPr>
        <w:t>ב</w:t>
      </w:r>
      <w:r w:rsidRPr="00CD067C">
        <w:rPr>
          <w:rtl/>
        </w:rPr>
        <w:t xml:space="preserve">חבילה </w:t>
      </w:r>
      <w:r w:rsidR="00704FD5">
        <w:rPr>
          <w:rFonts w:hint="cs"/>
          <w:rtl/>
        </w:rPr>
        <w:t>מרשרשת</w:t>
      </w:r>
      <w:r w:rsidRPr="00CD067C">
        <w:rPr>
          <w:rtl/>
        </w:rPr>
        <w:t xml:space="preserve"> </w:t>
      </w:r>
      <w:r w:rsidR="001A4642">
        <w:rPr>
          <w:rtl/>
        </w:rPr>
        <w:t>והתרגש</w:t>
      </w:r>
      <w:r w:rsidR="001A4642">
        <w:rPr>
          <w:rFonts w:hint="cs"/>
          <w:rtl/>
        </w:rPr>
        <w:t>.</w:t>
      </w:r>
      <w:r>
        <w:rPr>
          <w:rtl/>
        </w:rPr>
        <w:t xml:space="preserve"> </w:t>
      </w:r>
      <w:r>
        <w:rPr>
          <w:rFonts w:hint="cs"/>
          <w:rtl/>
        </w:rPr>
        <w:t>ז</w:t>
      </w:r>
      <w:r w:rsidR="00704FD5">
        <w:rPr>
          <w:rFonts w:hint="cs"/>
          <w:rtl/>
        </w:rPr>
        <w:t>ו</w:t>
      </w:r>
      <w:r>
        <w:rPr>
          <w:rFonts w:hint="cs"/>
          <w:rtl/>
        </w:rPr>
        <w:t xml:space="preserve"> ב</w:t>
      </w:r>
      <w:r w:rsidRPr="00CD067C">
        <w:rPr>
          <w:rtl/>
        </w:rPr>
        <w:t xml:space="preserve">וודאי מתנה </w:t>
      </w:r>
      <w:r>
        <w:rPr>
          <w:rFonts w:hint="cs"/>
          <w:rtl/>
        </w:rPr>
        <w:t>מהדס</w:t>
      </w:r>
      <w:r w:rsidR="001A4642">
        <w:rPr>
          <w:rFonts w:hint="cs"/>
          <w:rtl/>
        </w:rPr>
        <w:t>,</w:t>
      </w:r>
      <w:r w:rsidRPr="00CD067C">
        <w:rPr>
          <w:rtl/>
        </w:rPr>
        <w:t xml:space="preserve"> </w:t>
      </w:r>
      <w:r w:rsidR="001A4642">
        <w:rPr>
          <w:rFonts w:hint="cs"/>
          <w:rtl/>
        </w:rPr>
        <w:t xml:space="preserve">מן </w:t>
      </w:r>
      <w:r w:rsidR="001A4642">
        <w:rPr>
          <w:rFonts w:hint="cs"/>
          <w:rtl/>
        </w:rPr>
        <w:lastRenderedPageBreak/>
        <w:t>הסתם</w:t>
      </w:r>
      <w:r w:rsidRPr="00CD067C">
        <w:rPr>
          <w:rtl/>
        </w:rPr>
        <w:t xml:space="preserve"> </w:t>
      </w:r>
      <w:r>
        <w:rPr>
          <w:rFonts w:hint="cs"/>
          <w:rtl/>
        </w:rPr>
        <w:t xml:space="preserve">לכבוד </w:t>
      </w:r>
      <w:r w:rsidR="001A4642">
        <w:rPr>
          <w:rFonts w:hint="cs"/>
          <w:rtl/>
        </w:rPr>
        <w:t>הציון המ</w:t>
      </w:r>
      <w:r w:rsidR="00704FD5">
        <w:rPr>
          <w:rFonts w:hint="cs"/>
          <w:rtl/>
        </w:rPr>
        <w:t>ושלם</w:t>
      </w:r>
      <w:r w:rsidR="001A4642">
        <w:rPr>
          <w:rFonts w:hint="cs"/>
          <w:rtl/>
        </w:rPr>
        <w:t xml:space="preserve"> שקיבל</w:t>
      </w:r>
      <w:r>
        <w:rPr>
          <w:rFonts w:hint="cs"/>
          <w:rtl/>
        </w:rPr>
        <w:t xml:space="preserve"> בבחינה הפסיכומטרית</w:t>
      </w:r>
      <w:r w:rsidR="001A4642">
        <w:rPr>
          <w:rFonts w:hint="cs"/>
          <w:rtl/>
        </w:rPr>
        <w:t>.</w:t>
      </w:r>
      <w:r w:rsidRPr="00CD067C">
        <w:rPr>
          <w:rtl/>
        </w:rPr>
        <w:t xml:space="preserve"> הוא </w:t>
      </w:r>
      <w:r w:rsidR="00704FD5">
        <w:rPr>
          <w:rFonts w:hint="cs"/>
          <w:rtl/>
        </w:rPr>
        <w:t>חכך</w:t>
      </w:r>
      <w:r w:rsidRPr="00CD067C">
        <w:rPr>
          <w:rFonts w:hint="cs"/>
          <w:rtl/>
        </w:rPr>
        <w:t xml:space="preserve"> </w:t>
      </w:r>
      <w:r w:rsidR="001839CF">
        <w:rPr>
          <w:rFonts w:hint="cs"/>
          <w:rtl/>
        </w:rPr>
        <w:t>ב</w:t>
      </w:r>
      <w:r w:rsidRPr="00CD067C">
        <w:rPr>
          <w:rFonts w:hint="cs"/>
          <w:rtl/>
        </w:rPr>
        <w:t xml:space="preserve">חבילה </w:t>
      </w:r>
      <w:r>
        <w:rPr>
          <w:rFonts w:hint="cs"/>
          <w:rtl/>
        </w:rPr>
        <w:t>ב</w:t>
      </w:r>
      <w:r w:rsidRPr="00CD067C">
        <w:rPr>
          <w:rtl/>
        </w:rPr>
        <w:t>רגלי</w:t>
      </w:r>
      <w:r w:rsidRPr="00CD067C">
        <w:rPr>
          <w:rFonts w:hint="cs"/>
          <w:rtl/>
        </w:rPr>
        <w:t>ו</w:t>
      </w:r>
      <w:r w:rsidRPr="00CD067C">
        <w:rPr>
          <w:rtl/>
        </w:rPr>
        <w:t xml:space="preserve">, </w:t>
      </w:r>
      <w:r w:rsidR="00704FD5">
        <w:rPr>
          <w:rFonts w:hint="cs"/>
          <w:rtl/>
        </w:rPr>
        <w:t>ו</w:t>
      </w:r>
      <w:r w:rsidRPr="00CD067C">
        <w:rPr>
          <w:rtl/>
        </w:rPr>
        <w:t>לבסוף</w:t>
      </w:r>
      <w:r>
        <w:rPr>
          <w:rtl/>
        </w:rPr>
        <w:t xml:space="preserve"> לא הצליח להתאפק והדליק את האור</w:t>
      </w:r>
      <w:r w:rsidR="005B73C0">
        <w:rPr>
          <w:rFonts w:hint="cs"/>
          <w:rtl/>
        </w:rPr>
        <w:t>:</w:t>
      </w:r>
      <w:r>
        <w:rPr>
          <w:rFonts w:hint="cs"/>
          <w:rtl/>
        </w:rPr>
        <w:t xml:space="preserve"> זאת</w:t>
      </w:r>
      <w:r w:rsidRPr="00CD067C">
        <w:rPr>
          <w:rFonts w:hint="cs"/>
          <w:rtl/>
        </w:rPr>
        <w:t xml:space="preserve"> </w:t>
      </w:r>
      <w:r w:rsidR="001C5A04">
        <w:rPr>
          <w:rFonts w:hint="cs"/>
          <w:rtl/>
        </w:rPr>
        <w:t>הייתה</w:t>
      </w:r>
      <w:r w:rsidRPr="00CD067C">
        <w:rPr>
          <w:rtl/>
        </w:rPr>
        <w:t xml:space="preserve"> </w:t>
      </w:r>
      <w:r w:rsidR="00704FD5">
        <w:rPr>
          <w:rFonts w:hint="cs"/>
          <w:rtl/>
        </w:rPr>
        <w:t>חבילת</w:t>
      </w:r>
      <w:r w:rsidRPr="00CD067C">
        <w:rPr>
          <w:rtl/>
        </w:rPr>
        <w:t xml:space="preserve"> מגבונים לחים שהיא פרקה מהתרמיל שלה.</w:t>
      </w:r>
    </w:p>
    <w:p w14:paraId="2CF5D68D" w14:textId="61F917CB" w:rsidR="00704FD5" w:rsidRDefault="00704FD5" w:rsidP="00704FD5">
      <w:pPr>
        <w:rPr>
          <w:rtl/>
        </w:rPr>
      </w:pPr>
    </w:p>
    <w:p w14:paraId="2B542FD2" w14:textId="4B42A89C" w:rsidR="00B025E5" w:rsidRPr="00022EA3" w:rsidRDefault="005B73C0" w:rsidP="00704FD5">
      <w:pPr>
        <w:rPr>
          <w:rtl/>
        </w:rPr>
      </w:pPr>
      <w:r w:rsidRPr="005B73C0">
        <w:rPr>
          <w:rFonts w:cs="Times New Roman"/>
          <w:rtl/>
        </w:rPr>
        <w:t>כשהגיעו ל</w:t>
      </w:r>
      <w:r w:rsidR="003D770B" w:rsidRPr="00022EA3">
        <w:rPr>
          <w:rFonts w:hint="eastAsia"/>
          <w:rtl/>
        </w:rPr>
        <w:t>קנדה</w:t>
      </w:r>
      <w:r w:rsidR="003D770B" w:rsidRPr="00022EA3">
        <w:rPr>
          <w:rtl/>
        </w:rPr>
        <w:t xml:space="preserve"> </w:t>
      </w:r>
      <w:r w:rsidR="00B62BD3">
        <w:rPr>
          <w:rFonts w:hint="cs"/>
          <w:rtl/>
        </w:rPr>
        <w:t>שהו</w:t>
      </w:r>
      <w:r w:rsidR="00B62BD3" w:rsidRPr="00022EA3">
        <w:rPr>
          <w:rtl/>
        </w:rPr>
        <w:t xml:space="preserve"> </w:t>
      </w:r>
      <w:r w:rsidR="004811B0" w:rsidRPr="00022EA3">
        <w:rPr>
          <w:rFonts w:hint="eastAsia"/>
          <w:rtl/>
        </w:rPr>
        <w:t>יסמין</w:t>
      </w:r>
      <w:r w:rsidR="00995DA6" w:rsidRPr="00022EA3">
        <w:rPr>
          <w:rtl/>
        </w:rPr>
        <w:t>,</w:t>
      </w:r>
      <w:r w:rsidR="004811B0" w:rsidRPr="00022EA3">
        <w:rPr>
          <w:rtl/>
        </w:rPr>
        <w:t xml:space="preserve"> סער </w:t>
      </w:r>
      <w:r w:rsidR="00995DA6" w:rsidRPr="00022EA3">
        <w:rPr>
          <w:rFonts w:hint="eastAsia"/>
          <w:rtl/>
        </w:rPr>
        <w:t>ו</w:t>
      </w:r>
      <w:r w:rsidR="004811B0" w:rsidRPr="00022EA3">
        <w:rPr>
          <w:rFonts w:hint="eastAsia"/>
          <w:rtl/>
        </w:rPr>
        <w:t>אלכס</w:t>
      </w:r>
      <w:r w:rsidR="004811B0" w:rsidRPr="00022EA3">
        <w:rPr>
          <w:rtl/>
        </w:rPr>
        <w:t xml:space="preserve"> </w:t>
      </w:r>
      <w:r w:rsidR="003D770B" w:rsidRPr="00022EA3">
        <w:rPr>
          <w:rFonts w:hint="eastAsia"/>
          <w:rtl/>
        </w:rPr>
        <w:t>אצל</w:t>
      </w:r>
      <w:r w:rsidR="003D770B" w:rsidRPr="00022EA3">
        <w:rPr>
          <w:rtl/>
        </w:rPr>
        <w:t xml:space="preserve"> </w:t>
      </w:r>
      <w:r w:rsidR="003D770B" w:rsidRPr="00022EA3">
        <w:rPr>
          <w:rFonts w:hint="eastAsia"/>
          <w:rtl/>
        </w:rPr>
        <w:t>אביה</w:t>
      </w:r>
      <w:r w:rsidR="00995DA6" w:rsidRPr="00022EA3">
        <w:rPr>
          <w:rFonts w:hint="eastAsia"/>
          <w:rtl/>
        </w:rPr>
        <w:t>ם</w:t>
      </w:r>
      <w:r w:rsidR="00995DA6" w:rsidRPr="00022EA3">
        <w:rPr>
          <w:rtl/>
        </w:rPr>
        <w:t xml:space="preserve"> </w:t>
      </w:r>
      <w:r w:rsidR="00995DA6" w:rsidRPr="00022EA3">
        <w:rPr>
          <w:rFonts w:hint="eastAsia"/>
          <w:rtl/>
        </w:rPr>
        <w:t>של</w:t>
      </w:r>
      <w:r w:rsidR="00995DA6" w:rsidRPr="00022EA3">
        <w:rPr>
          <w:rtl/>
        </w:rPr>
        <w:t xml:space="preserve"> </w:t>
      </w:r>
      <w:r w:rsidR="00995DA6" w:rsidRPr="00022EA3">
        <w:rPr>
          <w:rFonts w:hint="eastAsia"/>
          <w:rtl/>
        </w:rPr>
        <w:t>התאומים</w:t>
      </w:r>
      <w:r w:rsidR="003D770B" w:rsidRPr="00022EA3">
        <w:rPr>
          <w:rtl/>
        </w:rPr>
        <w:t xml:space="preserve"> ואשתו החדשה, בבית עם גינה </w:t>
      </w:r>
      <w:r w:rsidR="000C07A6" w:rsidRPr="000C07A6">
        <w:rPr>
          <w:rFonts w:cs="Times New Roman"/>
          <w:rtl/>
        </w:rPr>
        <w:t>רחבת</w:t>
      </w:r>
      <w:r w:rsidR="00DA5606">
        <w:rPr>
          <w:rFonts w:cs="Times New Roman" w:hint="cs"/>
          <w:rtl/>
        </w:rPr>
        <w:t xml:space="preserve"> </w:t>
      </w:r>
      <w:r w:rsidR="000C07A6" w:rsidRPr="000C07A6">
        <w:rPr>
          <w:rFonts w:cs="Times New Roman"/>
          <w:rtl/>
        </w:rPr>
        <w:t>ידיים</w:t>
      </w:r>
      <w:r w:rsidR="003D770B" w:rsidRPr="00022EA3">
        <w:rPr>
          <w:rtl/>
        </w:rPr>
        <w:t xml:space="preserve"> סמוך למכללה ש</w:t>
      </w:r>
      <w:r w:rsidR="00DA5606">
        <w:rPr>
          <w:rFonts w:hint="cs"/>
          <w:rtl/>
        </w:rPr>
        <w:t>בה</w:t>
      </w:r>
      <w:r w:rsidR="00995DA6" w:rsidRPr="00022EA3">
        <w:rPr>
          <w:rtl/>
        </w:rPr>
        <w:t xml:space="preserve"> </w:t>
      </w:r>
      <w:r w:rsidR="00995DA6" w:rsidRPr="00022EA3">
        <w:rPr>
          <w:rFonts w:hint="eastAsia"/>
          <w:rtl/>
        </w:rPr>
        <w:t>עזר</w:t>
      </w:r>
      <w:r w:rsidR="00995DA6" w:rsidRPr="00022EA3">
        <w:rPr>
          <w:rtl/>
        </w:rPr>
        <w:t xml:space="preserve"> </w:t>
      </w:r>
      <w:r w:rsidR="00995DA6" w:rsidRPr="00022EA3">
        <w:rPr>
          <w:rFonts w:hint="eastAsia"/>
          <w:rtl/>
        </w:rPr>
        <w:t>האב</w:t>
      </w:r>
      <w:r w:rsidR="00995DA6" w:rsidRPr="00022EA3">
        <w:rPr>
          <w:rtl/>
        </w:rPr>
        <w:t xml:space="preserve"> </w:t>
      </w:r>
      <w:r w:rsidR="00995DA6" w:rsidRPr="00022EA3">
        <w:rPr>
          <w:rFonts w:hint="eastAsia"/>
          <w:rtl/>
        </w:rPr>
        <w:t>ל</w:t>
      </w:r>
      <w:r w:rsidR="003D770B" w:rsidRPr="00022EA3">
        <w:rPr>
          <w:rFonts w:hint="eastAsia"/>
          <w:rtl/>
        </w:rPr>
        <w:t>אמן</w:t>
      </w:r>
      <w:r w:rsidR="003D770B" w:rsidRPr="00022EA3">
        <w:rPr>
          <w:rtl/>
        </w:rPr>
        <w:t xml:space="preserve"> </w:t>
      </w:r>
      <w:r w:rsidR="003D770B" w:rsidRPr="00022EA3">
        <w:rPr>
          <w:rFonts w:hint="eastAsia"/>
          <w:rtl/>
        </w:rPr>
        <w:t>את</w:t>
      </w:r>
      <w:r w:rsidR="003D770B" w:rsidRPr="00022EA3">
        <w:rPr>
          <w:rtl/>
        </w:rPr>
        <w:t xml:space="preserve"> </w:t>
      </w:r>
      <w:r w:rsidR="003D770B" w:rsidRPr="00022EA3">
        <w:rPr>
          <w:rFonts w:hint="eastAsia"/>
          <w:rtl/>
        </w:rPr>
        <w:t>נבחרת</w:t>
      </w:r>
      <w:r w:rsidR="003D770B" w:rsidRPr="00022EA3">
        <w:rPr>
          <w:rtl/>
        </w:rPr>
        <w:t xml:space="preserve"> </w:t>
      </w:r>
      <w:r w:rsidR="003D770B" w:rsidRPr="00022EA3">
        <w:rPr>
          <w:rFonts w:hint="eastAsia"/>
          <w:rtl/>
        </w:rPr>
        <w:t>ה</w:t>
      </w:r>
      <w:r w:rsidR="00995DA6" w:rsidRPr="00022EA3">
        <w:rPr>
          <w:rFonts w:hint="eastAsia"/>
          <w:rtl/>
        </w:rPr>
        <w:t>הוקי</w:t>
      </w:r>
      <w:r w:rsidR="00995DA6" w:rsidRPr="00022EA3">
        <w:rPr>
          <w:rtl/>
        </w:rPr>
        <w:t xml:space="preserve"> </w:t>
      </w:r>
      <w:r w:rsidR="00995DA6" w:rsidRPr="00022EA3">
        <w:rPr>
          <w:rFonts w:hint="eastAsia"/>
          <w:rtl/>
        </w:rPr>
        <w:t>קרח</w:t>
      </w:r>
      <w:r w:rsidR="001839CF">
        <w:rPr>
          <w:rFonts w:hint="cs"/>
          <w:rtl/>
        </w:rPr>
        <w:t>.</w:t>
      </w:r>
      <w:r w:rsidR="00D025C6" w:rsidRPr="00022EA3">
        <w:rPr>
          <w:rtl/>
        </w:rPr>
        <w:t xml:space="preserve"> </w:t>
      </w:r>
      <w:r w:rsidR="001C0E18">
        <w:rPr>
          <w:rFonts w:hint="cs"/>
          <w:rtl/>
        </w:rPr>
        <w:t>תפקיד</w:t>
      </w:r>
      <w:r w:rsidR="00D025C6" w:rsidRPr="00022EA3">
        <w:rPr>
          <w:rtl/>
        </w:rPr>
        <w:t xml:space="preserve"> </w:t>
      </w:r>
      <w:r w:rsidR="001839CF">
        <w:rPr>
          <w:rFonts w:hint="cs"/>
          <w:rtl/>
        </w:rPr>
        <w:t xml:space="preserve">זה </w:t>
      </w:r>
      <w:r w:rsidR="00D025C6" w:rsidRPr="00022EA3">
        <w:rPr>
          <w:rFonts w:hint="eastAsia"/>
          <w:rtl/>
        </w:rPr>
        <w:t>ה</w:t>
      </w:r>
      <w:r w:rsidR="00892D05">
        <w:rPr>
          <w:rFonts w:hint="cs"/>
          <w:rtl/>
        </w:rPr>
        <w:t>י</w:t>
      </w:r>
      <w:r w:rsidR="00995DA6" w:rsidRPr="00022EA3">
        <w:rPr>
          <w:rFonts w:hint="eastAsia"/>
          <w:rtl/>
        </w:rPr>
        <w:t>וו</w:t>
      </w:r>
      <w:r w:rsidR="00D025C6" w:rsidRPr="00022EA3">
        <w:rPr>
          <w:rFonts w:hint="eastAsia"/>
          <w:rtl/>
        </w:rPr>
        <w:t>ה</w:t>
      </w:r>
      <w:r w:rsidR="00D025C6" w:rsidRPr="00022EA3">
        <w:rPr>
          <w:rtl/>
        </w:rPr>
        <w:t xml:space="preserve"> ירידה </w:t>
      </w:r>
      <w:r w:rsidR="00995DA6" w:rsidRPr="00022EA3">
        <w:rPr>
          <w:rFonts w:hint="eastAsia"/>
          <w:rtl/>
        </w:rPr>
        <w:t>משמעותית</w:t>
      </w:r>
      <w:r w:rsidR="00995DA6" w:rsidRPr="00022EA3">
        <w:rPr>
          <w:rtl/>
        </w:rPr>
        <w:t xml:space="preserve"> </w:t>
      </w:r>
      <w:r w:rsidR="00B62BD3" w:rsidRPr="00B62BD3">
        <w:rPr>
          <w:rFonts w:cs="Times New Roman"/>
          <w:rtl/>
        </w:rPr>
        <w:t xml:space="preserve">אך בלתי נמנעת </w:t>
      </w:r>
      <w:r w:rsidR="00D025C6" w:rsidRPr="00022EA3">
        <w:rPr>
          <w:rFonts w:hint="eastAsia"/>
          <w:rtl/>
        </w:rPr>
        <w:t>בקריירה</w:t>
      </w:r>
      <w:r w:rsidR="00D025C6" w:rsidRPr="00022EA3">
        <w:rPr>
          <w:rtl/>
        </w:rPr>
        <w:t xml:space="preserve"> שלו, לאחר ה</w:t>
      </w:r>
      <w:r w:rsidR="00D025C6" w:rsidRPr="00022EA3">
        <w:rPr>
          <w:rFonts w:hint="eastAsia"/>
          <w:rtl/>
        </w:rPr>
        <w:t>התמוטטות</w:t>
      </w:r>
      <w:r w:rsidR="005B4D83">
        <w:rPr>
          <w:rtl/>
        </w:rPr>
        <w:t xml:space="preserve"> </w:t>
      </w:r>
      <w:r>
        <w:rPr>
          <w:rFonts w:hint="cs"/>
          <w:rtl/>
        </w:rPr>
        <w:t>[</w:t>
      </w:r>
      <w:r w:rsidR="00D025C6" w:rsidRPr="00022EA3">
        <w:t>breakdown</w:t>
      </w:r>
      <w:r w:rsidR="00D025C6" w:rsidRPr="00022EA3">
        <w:rPr>
          <w:rtl/>
        </w:rPr>
        <w:t xml:space="preserve">] </w:t>
      </w:r>
      <w:r>
        <w:rPr>
          <w:rFonts w:hint="cs"/>
          <w:rtl/>
        </w:rPr>
        <w:t>ש</w:t>
      </w:r>
      <w:r w:rsidR="00D025C6" w:rsidRPr="00022EA3">
        <w:rPr>
          <w:rFonts w:hint="eastAsia"/>
          <w:rtl/>
        </w:rPr>
        <w:t>בעקבות</w:t>
      </w:r>
      <w:r w:rsidR="00D025C6" w:rsidRPr="00022EA3">
        <w:rPr>
          <w:rtl/>
        </w:rPr>
        <w:t xml:space="preserve"> </w:t>
      </w:r>
      <w:r w:rsidR="00D025C6" w:rsidRPr="00022EA3">
        <w:rPr>
          <w:rFonts w:hint="eastAsia"/>
          <w:rtl/>
        </w:rPr>
        <w:t>התפרקו</w:t>
      </w:r>
      <w:r w:rsidR="00995DA6" w:rsidRPr="00022EA3">
        <w:rPr>
          <w:rFonts w:hint="eastAsia"/>
          <w:rtl/>
        </w:rPr>
        <w:t>ת</w:t>
      </w:r>
      <w:r w:rsidR="00D025C6" w:rsidRPr="00022EA3">
        <w:rPr>
          <w:rtl/>
        </w:rPr>
        <w:t xml:space="preserve"> נישואיו</w:t>
      </w:r>
      <w:r w:rsidR="003D770B" w:rsidRPr="00022EA3">
        <w:rPr>
          <w:rtl/>
        </w:rPr>
        <w:t>.</w:t>
      </w:r>
      <w:r w:rsidR="008B7CA9" w:rsidRPr="00022EA3">
        <w:rPr>
          <w:rtl/>
        </w:rPr>
        <w:t xml:space="preserve"> </w:t>
      </w:r>
    </w:p>
    <w:p w14:paraId="19BDDF77" w14:textId="4C69A792" w:rsidR="00D6009F" w:rsidRPr="00022EA3" w:rsidRDefault="00D6009F" w:rsidP="00D6009F">
      <w:pPr>
        <w:rPr>
          <w:rtl/>
        </w:rPr>
      </w:pPr>
      <w:r w:rsidRPr="00022EA3">
        <w:rPr>
          <w:rFonts w:hint="eastAsia"/>
          <w:rtl/>
        </w:rPr>
        <w:t>הבית</w:t>
      </w:r>
      <w:r w:rsidRPr="00022EA3">
        <w:rPr>
          <w:rtl/>
        </w:rPr>
        <w:t xml:space="preserve"> היה מרוחק מהפרוור האמיד של הנישואין הראשונים. הם לא פגשו </w:t>
      </w:r>
      <w:r w:rsidR="00B62BD3">
        <w:rPr>
          <w:rFonts w:hint="cs"/>
          <w:rtl/>
        </w:rPr>
        <w:t>ב</w:t>
      </w:r>
      <w:r w:rsidRPr="00022EA3">
        <w:rPr>
          <w:rtl/>
        </w:rPr>
        <w:t xml:space="preserve">חבריה הקודמים של יסמין והיא לא הזכירה את </w:t>
      </w:r>
      <w:r w:rsidR="00B62BD3">
        <w:rPr>
          <w:rFonts w:hint="cs"/>
          <w:rtl/>
        </w:rPr>
        <w:t>לוק</w:t>
      </w:r>
      <w:r w:rsidR="00DA5606">
        <w:rPr>
          <w:rFonts w:hint="cs"/>
          <w:rtl/>
        </w:rPr>
        <w:t>ס</w:t>
      </w:r>
      <w:r w:rsidRPr="00022EA3">
        <w:rPr>
          <w:rtl/>
        </w:rPr>
        <w:t xml:space="preserve"> אלכסנדר ההוא. היא כלל לא דיברה עליו מאז </w:t>
      </w:r>
      <w:r w:rsidR="00FA7BD0">
        <w:rPr>
          <w:rFonts w:hint="cs"/>
          <w:rtl/>
        </w:rPr>
        <w:t>ה</w:t>
      </w:r>
      <w:r w:rsidRPr="00022EA3">
        <w:rPr>
          <w:rtl/>
        </w:rPr>
        <w:t xml:space="preserve">יום שהזכירה אותו לראשונה, </w:t>
      </w:r>
      <w:r w:rsidR="00B62BD3">
        <w:rPr>
          <w:rFonts w:hint="cs"/>
          <w:rtl/>
        </w:rPr>
        <w:t>[</w:t>
      </w:r>
      <w:r w:rsidR="001B0A10" w:rsidRPr="00022EA3">
        <w:rPr>
          <w:rtl/>
        </w:rPr>
        <w:t xml:space="preserve">חוץ מאשר פעם אחת כשהעירה שג'וליאן הופמן </w:t>
      </w:r>
      <w:r w:rsidR="001B0A10" w:rsidRPr="00022EA3">
        <w:rPr>
          <w:rFonts w:hint="eastAsia"/>
          <w:rtl/>
        </w:rPr>
        <w:t>לא</w:t>
      </w:r>
      <w:r w:rsidR="001B0A10" w:rsidRPr="00022EA3">
        <w:rPr>
          <w:rtl/>
        </w:rPr>
        <w:t xml:space="preserve"> </w:t>
      </w:r>
      <w:r w:rsidR="001B0A10" w:rsidRPr="00022EA3">
        <w:rPr>
          <w:rFonts w:hint="eastAsia"/>
          <w:rtl/>
        </w:rPr>
        <w:t>מצלצל</w:t>
      </w:r>
      <w:r w:rsidR="001B0A10" w:rsidRPr="00022EA3">
        <w:rPr>
          <w:rtl/>
        </w:rPr>
        <w:t xml:space="preserve"> </w:t>
      </w:r>
      <w:r w:rsidR="001B0A10" w:rsidRPr="00022EA3">
        <w:rPr>
          <w:rFonts w:hint="eastAsia"/>
          <w:rtl/>
        </w:rPr>
        <w:t>טוב</w:t>
      </w:r>
      <w:r w:rsidR="001B0A10" w:rsidRPr="00022EA3">
        <w:rPr>
          <w:rtl/>
        </w:rPr>
        <w:t xml:space="preserve">, </w:t>
      </w:r>
      <w:r w:rsidR="001B0A10" w:rsidRPr="00022EA3">
        <w:rPr>
          <w:rFonts w:hint="eastAsia"/>
          <w:rtl/>
        </w:rPr>
        <w:t>והוא</w:t>
      </w:r>
      <w:r w:rsidR="001B0A10" w:rsidRPr="00022EA3">
        <w:rPr>
          <w:rtl/>
        </w:rPr>
        <w:t xml:space="preserve"> </w:t>
      </w:r>
      <w:r w:rsidR="001B0A10" w:rsidRPr="00022EA3">
        <w:rPr>
          <w:rFonts w:hint="eastAsia"/>
          <w:rtl/>
        </w:rPr>
        <w:t>צחק</w:t>
      </w:r>
      <w:r w:rsidR="001B0A10" w:rsidRPr="00022EA3">
        <w:rPr>
          <w:rtl/>
        </w:rPr>
        <w:t xml:space="preserve"> </w:t>
      </w:r>
      <w:r w:rsidR="001B0A10" w:rsidRPr="00022EA3">
        <w:rPr>
          <w:rFonts w:hint="eastAsia"/>
          <w:rtl/>
        </w:rPr>
        <w:t>ואמר</w:t>
      </w:r>
      <w:r w:rsidR="001B0A10" w:rsidRPr="00022EA3">
        <w:rPr>
          <w:rtl/>
        </w:rPr>
        <w:t xml:space="preserve"> </w:t>
      </w:r>
      <w:r w:rsidR="001B0A10" w:rsidRPr="00022EA3">
        <w:rPr>
          <w:rFonts w:hint="eastAsia"/>
          <w:rtl/>
        </w:rPr>
        <w:t>שהשמות</w:t>
      </w:r>
      <w:r w:rsidR="001B0A10" w:rsidRPr="00022EA3">
        <w:rPr>
          <w:rtl/>
        </w:rPr>
        <w:t xml:space="preserve"> </w:t>
      </w:r>
      <w:r w:rsidR="001B0A10" w:rsidRPr="00022EA3">
        <w:rPr>
          <w:rFonts w:hint="eastAsia"/>
          <w:rtl/>
        </w:rPr>
        <w:t>שלהם</w:t>
      </w:r>
      <w:r w:rsidR="001B0A10" w:rsidRPr="00022EA3">
        <w:rPr>
          <w:rtl/>
        </w:rPr>
        <w:t xml:space="preserve"> </w:t>
      </w:r>
      <w:r w:rsidR="001B0A10" w:rsidRPr="00022EA3">
        <w:rPr>
          <w:rFonts w:hint="eastAsia"/>
          <w:rtl/>
        </w:rPr>
        <w:t>קשורים</w:t>
      </w:r>
      <w:r w:rsidR="001B0A10" w:rsidRPr="00022EA3">
        <w:rPr>
          <w:rtl/>
        </w:rPr>
        <w:t xml:space="preserve"> </w:t>
      </w:r>
      <w:r w:rsidR="001B0A10" w:rsidRPr="00022EA3">
        <w:rPr>
          <w:rFonts w:hint="eastAsia"/>
          <w:rtl/>
        </w:rPr>
        <w:t>ל</w:t>
      </w:r>
      <w:r w:rsidR="007F2D53" w:rsidRPr="00022EA3">
        <w:rPr>
          <w:rFonts w:hint="eastAsia"/>
          <w:rtl/>
        </w:rPr>
        <w:t>היררכיה</w:t>
      </w:r>
      <w:r w:rsidR="007F2D53" w:rsidRPr="00022EA3">
        <w:rPr>
          <w:rtl/>
        </w:rPr>
        <w:t xml:space="preserve"> של </w:t>
      </w:r>
      <w:r w:rsidR="001B0A10" w:rsidRPr="00022EA3">
        <w:rPr>
          <w:rFonts w:hint="eastAsia"/>
          <w:rtl/>
        </w:rPr>
        <w:t>הנספים</w:t>
      </w:r>
      <w:r w:rsidR="007F2D53" w:rsidRPr="00022EA3">
        <w:rPr>
          <w:rtl/>
        </w:rPr>
        <w:t xml:space="preserve">, </w:t>
      </w:r>
      <w:r w:rsidR="007F2D53" w:rsidRPr="00022EA3">
        <w:rPr>
          <w:rFonts w:hint="eastAsia"/>
          <w:rtl/>
        </w:rPr>
        <w:t>לא</w:t>
      </w:r>
      <w:r w:rsidR="007F2D53" w:rsidRPr="00022EA3">
        <w:rPr>
          <w:rtl/>
        </w:rPr>
        <w:t xml:space="preserve"> </w:t>
      </w:r>
      <w:r w:rsidR="007F2D53" w:rsidRPr="00022EA3">
        <w:rPr>
          <w:rFonts w:hint="eastAsia"/>
          <w:rtl/>
        </w:rPr>
        <w:t>לצילצולם</w:t>
      </w:r>
      <w:r w:rsidR="007F2D53" w:rsidRPr="00022EA3">
        <w:rPr>
          <w:rtl/>
        </w:rPr>
        <w:t>,</w:t>
      </w:r>
      <w:r w:rsidR="00B62BD3">
        <w:rPr>
          <w:rFonts w:hint="cs"/>
          <w:rtl/>
        </w:rPr>
        <w:t>]</w:t>
      </w:r>
      <w:r w:rsidR="007F2D53" w:rsidRPr="00022EA3">
        <w:rPr>
          <w:rtl/>
        </w:rPr>
        <w:t xml:space="preserve"> ו</w:t>
      </w:r>
      <w:r w:rsidRPr="00022EA3">
        <w:rPr>
          <w:rFonts w:hint="eastAsia"/>
          <w:rtl/>
        </w:rPr>
        <w:t>קיוותה</w:t>
      </w:r>
      <w:r w:rsidRPr="00022EA3">
        <w:rPr>
          <w:rtl/>
        </w:rPr>
        <w:t xml:space="preserve"> </w:t>
      </w:r>
      <w:r w:rsidR="007F2D53" w:rsidRPr="00022EA3">
        <w:rPr>
          <w:rFonts w:hint="eastAsia"/>
          <w:rtl/>
        </w:rPr>
        <w:t>בכל</w:t>
      </w:r>
      <w:r w:rsidR="007F2D53" w:rsidRPr="00022EA3">
        <w:rPr>
          <w:rtl/>
        </w:rPr>
        <w:t xml:space="preserve"> </w:t>
      </w:r>
      <w:r w:rsidR="007F2D53" w:rsidRPr="00022EA3">
        <w:rPr>
          <w:rFonts w:hint="eastAsia"/>
          <w:rtl/>
        </w:rPr>
        <w:t>ליבה</w:t>
      </w:r>
      <w:r w:rsidRPr="00022EA3">
        <w:rPr>
          <w:rtl/>
        </w:rPr>
        <w:t xml:space="preserve"> שאלכס שכח מ</w:t>
      </w:r>
      <w:r w:rsidR="007F2D53" w:rsidRPr="00022EA3">
        <w:rPr>
          <w:rFonts w:hint="eastAsia"/>
          <w:rtl/>
        </w:rPr>
        <w:t>אותו</w:t>
      </w:r>
      <w:r w:rsidR="007F2D53" w:rsidRPr="00022EA3">
        <w:rPr>
          <w:rtl/>
        </w:rPr>
        <w:t xml:space="preserve"> </w:t>
      </w:r>
      <w:r w:rsidR="00B62BD3">
        <w:rPr>
          <w:rFonts w:hint="cs"/>
          <w:rtl/>
        </w:rPr>
        <w:t>חבר</w:t>
      </w:r>
      <w:r w:rsidR="007F2D53" w:rsidRPr="00022EA3">
        <w:rPr>
          <w:rtl/>
        </w:rPr>
        <w:t xml:space="preserve"> </w:t>
      </w:r>
      <w:r w:rsidR="001C0E18">
        <w:rPr>
          <w:rFonts w:hint="cs"/>
          <w:rtl/>
        </w:rPr>
        <w:t>בדיוני</w:t>
      </w:r>
      <w:r w:rsidRPr="00022EA3">
        <w:rPr>
          <w:rtl/>
        </w:rPr>
        <w:t xml:space="preserve">. </w:t>
      </w:r>
    </w:p>
    <w:p w14:paraId="5423F28C" w14:textId="0FD58880" w:rsidR="00B025E5" w:rsidRPr="00022EA3" w:rsidRDefault="00D025C6" w:rsidP="00704FD5">
      <w:pPr>
        <w:rPr>
          <w:rtl/>
        </w:rPr>
      </w:pPr>
      <w:r w:rsidRPr="00022EA3">
        <w:rPr>
          <w:rFonts w:hint="eastAsia"/>
          <w:rtl/>
        </w:rPr>
        <w:t>במשך</w:t>
      </w:r>
      <w:r w:rsidRPr="00022EA3">
        <w:rPr>
          <w:rtl/>
        </w:rPr>
        <w:t xml:space="preserve"> הביקור</w:t>
      </w:r>
      <w:r w:rsidR="00B62BD3">
        <w:rPr>
          <w:rFonts w:hint="cs"/>
          <w:rtl/>
        </w:rPr>
        <w:t>,</w:t>
      </w:r>
      <w:r w:rsidR="004811B0" w:rsidRPr="00022EA3">
        <w:rPr>
          <w:rtl/>
        </w:rPr>
        <w:t xml:space="preserve"> </w:t>
      </w:r>
      <w:r w:rsidR="005B73C0" w:rsidRPr="005B73C0">
        <w:rPr>
          <w:rFonts w:cs="Times New Roman"/>
          <w:rtl/>
        </w:rPr>
        <w:t>אלכס וסער</w:t>
      </w:r>
      <w:r w:rsidR="000C07A6" w:rsidRPr="000C07A6">
        <w:rPr>
          <w:rFonts w:hint="eastAsia"/>
          <w:rtl/>
        </w:rPr>
        <w:t xml:space="preserve"> </w:t>
      </w:r>
      <w:r w:rsidR="000C07A6" w:rsidRPr="00022EA3">
        <w:rPr>
          <w:rFonts w:hint="eastAsia"/>
          <w:rtl/>
        </w:rPr>
        <w:t>השתתפו</w:t>
      </w:r>
      <w:r w:rsidR="005B73C0" w:rsidRPr="005B73C0">
        <w:rPr>
          <w:rFonts w:cs="Times New Roman"/>
          <w:rtl/>
        </w:rPr>
        <w:t xml:space="preserve"> </w:t>
      </w:r>
      <w:r w:rsidRPr="00022EA3">
        <w:rPr>
          <w:rFonts w:hint="eastAsia"/>
          <w:rtl/>
        </w:rPr>
        <w:t>באימוני</w:t>
      </w:r>
      <w:r w:rsidRPr="00022EA3">
        <w:rPr>
          <w:rtl/>
        </w:rPr>
        <w:t xml:space="preserve"> הקיץ של נבחרת ההוקי </w:t>
      </w:r>
      <w:r w:rsidR="00892D05">
        <w:rPr>
          <w:rFonts w:hint="cs"/>
          <w:rtl/>
        </w:rPr>
        <w:t>[</w:t>
      </w:r>
      <w:r w:rsidR="00D97748" w:rsidRPr="00022EA3">
        <w:rPr>
          <w:rFonts w:hint="eastAsia"/>
          <w:rtl/>
        </w:rPr>
        <w:t>אלכס</w:t>
      </w:r>
      <w:r w:rsidRPr="00022EA3">
        <w:rPr>
          <w:rtl/>
        </w:rPr>
        <w:t xml:space="preserve"> ה</w:t>
      </w:r>
      <w:r w:rsidR="00D97748" w:rsidRPr="00022EA3">
        <w:rPr>
          <w:rFonts w:hint="eastAsia"/>
          <w:rtl/>
        </w:rPr>
        <w:t>תאהב</w:t>
      </w:r>
      <w:r w:rsidRPr="00022EA3">
        <w:rPr>
          <w:rtl/>
        </w:rPr>
        <w:t xml:space="preserve"> ב</w:t>
      </w:r>
      <w:r w:rsidR="001C0E18" w:rsidRPr="00022EA3">
        <w:rPr>
          <w:rFonts w:hint="eastAsia"/>
          <w:rtl/>
        </w:rPr>
        <w:t>ספורט</w:t>
      </w:r>
      <w:r w:rsidR="001C0E18" w:rsidRPr="00022EA3">
        <w:rPr>
          <w:rtl/>
        </w:rPr>
        <w:t xml:space="preserve"> </w:t>
      </w:r>
      <w:r w:rsidR="001C0E18">
        <w:rPr>
          <w:rFonts w:hint="cs"/>
          <w:rtl/>
        </w:rPr>
        <w:t>ה</w:t>
      </w:r>
      <w:r w:rsidR="001C0E18" w:rsidRPr="00022EA3">
        <w:rPr>
          <w:rFonts w:hint="eastAsia"/>
          <w:rtl/>
        </w:rPr>
        <w:t>קבוצתי</w:t>
      </w:r>
      <w:r w:rsidR="001C0E18" w:rsidRPr="00022EA3">
        <w:rPr>
          <w:rtl/>
        </w:rPr>
        <w:t xml:space="preserve"> </w:t>
      </w:r>
      <w:r w:rsidR="001C0E18">
        <w:rPr>
          <w:rFonts w:hint="cs"/>
          <w:rtl/>
        </w:rPr>
        <w:t>הזה</w:t>
      </w:r>
      <w:r w:rsidRPr="00022EA3">
        <w:rPr>
          <w:rtl/>
        </w:rPr>
        <w:t xml:space="preserve">, </w:t>
      </w:r>
      <w:r w:rsidRPr="00022EA3">
        <w:rPr>
          <w:rFonts w:hint="eastAsia"/>
          <w:rtl/>
        </w:rPr>
        <w:t>כי</w:t>
      </w:r>
      <w:r w:rsidRPr="00022EA3">
        <w:rPr>
          <w:rtl/>
        </w:rPr>
        <w:t xml:space="preserve"> </w:t>
      </w:r>
      <w:r w:rsidRPr="00022EA3">
        <w:rPr>
          <w:rFonts w:hint="eastAsia"/>
          <w:rtl/>
        </w:rPr>
        <w:t>דרש</w:t>
      </w:r>
      <w:r w:rsidRPr="00022EA3">
        <w:rPr>
          <w:rtl/>
        </w:rPr>
        <w:t xml:space="preserve"> </w:t>
      </w:r>
      <w:r w:rsidRPr="00022EA3">
        <w:rPr>
          <w:rFonts w:hint="eastAsia"/>
          <w:rtl/>
        </w:rPr>
        <w:t>את</w:t>
      </w:r>
      <w:r w:rsidRPr="00022EA3">
        <w:rPr>
          <w:rtl/>
        </w:rPr>
        <w:t xml:space="preserve"> </w:t>
      </w:r>
      <w:r w:rsidRPr="00022EA3">
        <w:rPr>
          <w:rFonts w:hint="eastAsia"/>
          <w:rtl/>
        </w:rPr>
        <w:t>כל</w:t>
      </w:r>
      <w:r w:rsidRPr="00022EA3">
        <w:rPr>
          <w:rtl/>
        </w:rPr>
        <w:t xml:space="preserve"> </w:t>
      </w:r>
      <w:r w:rsidRPr="00022EA3">
        <w:rPr>
          <w:rFonts w:hint="eastAsia"/>
          <w:rtl/>
        </w:rPr>
        <w:t>האגרסיביות</w:t>
      </w:r>
      <w:r w:rsidRPr="00022EA3">
        <w:rPr>
          <w:rtl/>
        </w:rPr>
        <w:t xml:space="preserve"> </w:t>
      </w:r>
      <w:r w:rsidRPr="00022EA3">
        <w:rPr>
          <w:rFonts w:hint="eastAsia"/>
          <w:rtl/>
        </w:rPr>
        <w:t>להוציא</w:t>
      </w:r>
      <w:r w:rsidRPr="00022EA3">
        <w:rPr>
          <w:rtl/>
        </w:rPr>
        <w:t xml:space="preserve"> </w:t>
      </w:r>
      <w:r w:rsidRPr="00022EA3">
        <w:rPr>
          <w:rFonts w:hint="eastAsia"/>
          <w:rtl/>
        </w:rPr>
        <w:t>לשפוך</w:t>
      </w:r>
      <w:r w:rsidRPr="00022EA3">
        <w:rPr>
          <w:rtl/>
        </w:rPr>
        <w:t xml:space="preserve"> </w:t>
      </w:r>
      <w:r w:rsidRPr="00022EA3">
        <w:rPr>
          <w:rFonts w:hint="eastAsia"/>
          <w:rtl/>
        </w:rPr>
        <w:t>וזה</w:t>
      </w:r>
      <w:r w:rsidRPr="00022EA3">
        <w:rPr>
          <w:rtl/>
        </w:rPr>
        <w:t xml:space="preserve"> </w:t>
      </w:r>
      <w:r w:rsidRPr="00022EA3">
        <w:rPr>
          <w:rFonts w:hint="eastAsia"/>
          <w:rtl/>
        </w:rPr>
        <w:t>מה</w:t>
      </w:r>
      <w:r w:rsidRPr="00022EA3">
        <w:rPr>
          <w:rtl/>
        </w:rPr>
        <w:t xml:space="preserve"> </w:t>
      </w:r>
      <w:r w:rsidRPr="00022EA3">
        <w:rPr>
          <w:rFonts w:hint="eastAsia"/>
          <w:rtl/>
        </w:rPr>
        <w:t>שהיה</w:t>
      </w:r>
      <w:r w:rsidRPr="00022EA3">
        <w:rPr>
          <w:rtl/>
        </w:rPr>
        <w:t xml:space="preserve"> </w:t>
      </w:r>
      <w:r w:rsidRPr="00022EA3">
        <w:rPr>
          <w:rFonts w:hint="eastAsia"/>
          <w:rtl/>
        </w:rPr>
        <w:t>לו</w:t>
      </w:r>
      <w:r w:rsidRPr="00022EA3">
        <w:rPr>
          <w:rtl/>
        </w:rPr>
        <w:t>,</w:t>
      </w:r>
      <w:r w:rsidR="000969E5" w:rsidRPr="00022EA3">
        <w:rPr>
          <w:rtl/>
        </w:rPr>
        <w:t>]</w:t>
      </w:r>
      <w:r w:rsidRPr="00022EA3">
        <w:rPr>
          <w:rtl/>
        </w:rPr>
        <w:t xml:space="preserve"> </w:t>
      </w:r>
      <w:r w:rsidR="005B73C0">
        <w:rPr>
          <w:rFonts w:hint="cs"/>
          <w:rtl/>
        </w:rPr>
        <w:t>ו</w:t>
      </w:r>
      <w:r w:rsidR="00892D05">
        <w:rPr>
          <w:rFonts w:hint="cs"/>
          <w:rtl/>
        </w:rPr>
        <w:t>מדי</w:t>
      </w:r>
      <w:r w:rsidR="00760701" w:rsidRPr="00022EA3">
        <w:rPr>
          <w:rtl/>
        </w:rPr>
        <w:t xml:space="preserve"> </w:t>
      </w:r>
      <w:r w:rsidRPr="00022EA3">
        <w:rPr>
          <w:rFonts w:hint="eastAsia"/>
          <w:rtl/>
        </w:rPr>
        <w:t>ליל</w:t>
      </w:r>
      <w:r w:rsidR="00760701" w:rsidRPr="00022EA3">
        <w:rPr>
          <w:rFonts w:hint="eastAsia"/>
          <w:rtl/>
        </w:rPr>
        <w:t>ה</w:t>
      </w:r>
      <w:r w:rsidRPr="00022EA3">
        <w:rPr>
          <w:rtl/>
        </w:rPr>
        <w:t xml:space="preserve"> יסמין מצא</w:t>
      </w:r>
      <w:r w:rsidR="00760701" w:rsidRPr="00022EA3">
        <w:rPr>
          <w:rFonts w:hint="eastAsia"/>
          <w:rtl/>
        </w:rPr>
        <w:t>ה</w:t>
      </w:r>
      <w:r w:rsidRPr="00022EA3">
        <w:rPr>
          <w:rtl/>
        </w:rPr>
        <w:t xml:space="preserve"> חבורות </w:t>
      </w:r>
      <w:r w:rsidR="00760701" w:rsidRPr="00022EA3">
        <w:rPr>
          <w:rFonts w:hint="eastAsia"/>
          <w:rtl/>
        </w:rPr>
        <w:t>סגולות</w:t>
      </w:r>
      <w:r w:rsidR="00760701" w:rsidRPr="00022EA3">
        <w:rPr>
          <w:rtl/>
        </w:rPr>
        <w:t xml:space="preserve"> </w:t>
      </w:r>
      <w:r w:rsidRPr="00022EA3">
        <w:rPr>
          <w:rFonts w:hint="eastAsia"/>
          <w:rtl/>
        </w:rPr>
        <w:t>חדשות</w:t>
      </w:r>
      <w:r w:rsidR="00892D05" w:rsidRPr="00892D05">
        <w:rPr>
          <w:rFonts w:cs="Times New Roman"/>
          <w:rtl/>
        </w:rPr>
        <w:t xml:space="preserve"> על גופו</w:t>
      </w:r>
      <w:r w:rsidR="00760701" w:rsidRPr="00022EA3">
        <w:rPr>
          <w:rtl/>
        </w:rPr>
        <w:t>,</w:t>
      </w:r>
      <w:r w:rsidRPr="00022EA3">
        <w:rPr>
          <w:rtl/>
        </w:rPr>
        <w:t xml:space="preserve"> </w:t>
      </w:r>
      <w:r w:rsidR="000969E5" w:rsidRPr="00022EA3">
        <w:rPr>
          <w:rFonts w:hint="eastAsia"/>
          <w:rtl/>
        </w:rPr>
        <w:t>מזכרת</w:t>
      </w:r>
      <w:r w:rsidR="000969E5" w:rsidRPr="00022EA3">
        <w:rPr>
          <w:rtl/>
        </w:rPr>
        <w:t xml:space="preserve"> </w:t>
      </w:r>
      <w:r w:rsidR="00760701" w:rsidRPr="00022EA3">
        <w:rPr>
          <w:rFonts w:hint="eastAsia"/>
          <w:rtl/>
        </w:rPr>
        <w:t>מ</w:t>
      </w:r>
      <w:r w:rsidR="004E17B9" w:rsidRPr="004E17B9">
        <w:rPr>
          <w:rFonts w:cs="Times New Roman"/>
          <w:rtl/>
        </w:rPr>
        <w:t>תיקולי</w:t>
      </w:r>
      <w:r w:rsidR="00DA5606">
        <w:rPr>
          <w:rFonts w:cs="Times New Roman" w:hint="cs"/>
          <w:rtl/>
        </w:rPr>
        <w:t xml:space="preserve"> </w:t>
      </w:r>
      <w:r w:rsidR="004E17B9" w:rsidRPr="004E17B9">
        <w:rPr>
          <w:rFonts w:cs="Times New Roman"/>
          <w:rtl/>
        </w:rPr>
        <w:t xml:space="preserve">גוף </w:t>
      </w:r>
      <w:r w:rsidR="000655BB">
        <w:rPr>
          <w:rFonts w:cs="Times New Roman"/>
          <w:rtl/>
        </w:rPr>
        <w:t>על ידי</w:t>
      </w:r>
      <w:r w:rsidRPr="00022EA3">
        <w:rPr>
          <w:rtl/>
        </w:rPr>
        <w:t xml:space="preserve"> </w:t>
      </w:r>
      <w:r w:rsidR="00B025E5" w:rsidRPr="00022EA3">
        <w:rPr>
          <w:rFonts w:hint="eastAsia"/>
          <w:rtl/>
        </w:rPr>
        <w:t>שחקנים</w:t>
      </w:r>
      <w:r w:rsidR="00B025E5" w:rsidRPr="00022EA3">
        <w:rPr>
          <w:rtl/>
        </w:rPr>
        <w:t xml:space="preserve"> אחרים</w:t>
      </w:r>
      <w:r w:rsidR="004E17B9">
        <w:rPr>
          <w:rFonts w:hint="cs"/>
          <w:rtl/>
        </w:rPr>
        <w:t xml:space="preserve">, </w:t>
      </w:r>
      <w:r w:rsidR="004E17B9" w:rsidRPr="004E17B9">
        <w:rPr>
          <w:rFonts w:cs="Times New Roman"/>
          <w:rtl/>
        </w:rPr>
        <w:t>הפלתו [השתרעות השתטחות היזרקות הפלתו הטלתו] ל</w:t>
      </w:r>
      <w:r w:rsidRPr="00022EA3">
        <w:rPr>
          <w:rFonts w:hint="eastAsia"/>
          <w:rtl/>
        </w:rPr>
        <w:t>קרח</w:t>
      </w:r>
      <w:r w:rsidRPr="00022EA3">
        <w:rPr>
          <w:rtl/>
        </w:rPr>
        <w:t xml:space="preserve">, </w:t>
      </w:r>
      <w:r w:rsidR="000969E5" w:rsidRPr="00022EA3">
        <w:rPr>
          <w:rFonts w:hint="eastAsia"/>
          <w:rtl/>
        </w:rPr>
        <w:t>פגיעה</w:t>
      </w:r>
      <w:r w:rsidR="000969E5" w:rsidRPr="00022EA3">
        <w:rPr>
          <w:rtl/>
        </w:rPr>
        <w:t xml:space="preserve"> </w:t>
      </w:r>
      <w:r w:rsidR="000969E5" w:rsidRPr="00022EA3">
        <w:rPr>
          <w:rFonts w:hint="eastAsia"/>
          <w:rtl/>
        </w:rPr>
        <w:t>מ</w:t>
      </w:r>
      <w:r w:rsidRPr="00022EA3">
        <w:rPr>
          <w:rFonts w:hint="eastAsia"/>
          <w:rtl/>
        </w:rPr>
        <w:t>מחבט</w:t>
      </w:r>
      <w:r w:rsidRPr="00022EA3">
        <w:rPr>
          <w:rtl/>
        </w:rPr>
        <w:t xml:space="preserve"> תועה </w:t>
      </w:r>
      <w:r w:rsidR="00995DA6" w:rsidRPr="00022EA3">
        <w:rPr>
          <w:rFonts w:hint="eastAsia"/>
          <w:rtl/>
        </w:rPr>
        <w:t>או</w:t>
      </w:r>
      <w:r w:rsidR="00995DA6" w:rsidRPr="00022EA3">
        <w:rPr>
          <w:rtl/>
        </w:rPr>
        <w:t xml:space="preserve"> </w:t>
      </w:r>
      <w:r w:rsidR="000969E5" w:rsidRPr="00022EA3">
        <w:rPr>
          <w:rFonts w:hint="eastAsia"/>
          <w:rtl/>
        </w:rPr>
        <w:t>מה</w:t>
      </w:r>
      <w:r w:rsidR="00995DA6" w:rsidRPr="00022EA3">
        <w:rPr>
          <w:rFonts w:hint="eastAsia"/>
          <w:rtl/>
        </w:rPr>
        <w:t>דיסק</w:t>
      </w:r>
      <w:r w:rsidR="00D97748" w:rsidRPr="00022EA3">
        <w:rPr>
          <w:rFonts w:hint="eastAsia"/>
          <w:rtl/>
        </w:rPr>
        <w:t>ה</w:t>
      </w:r>
      <w:r w:rsidR="00760701" w:rsidRPr="00022EA3">
        <w:rPr>
          <w:rtl/>
        </w:rPr>
        <w:t>.</w:t>
      </w:r>
      <w:r w:rsidRPr="00022EA3">
        <w:rPr>
          <w:rtl/>
        </w:rPr>
        <w:t xml:space="preserve"> הוא היה </w:t>
      </w:r>
      <w:r w:rsidR="00D97748" w:rsidRPr="00022EA3">
        <w:rPr>
          <w:rFonts w:hint="eastAsia"/>
          <w:rtl/>
        </w:rPr>
        <w:t>תוקפני</w:t>
      </w:r>
      <w:r w:rsidRPr="00022EA3">
        <w:rPr>
          <w:rtl/>
        </w:rPr>
        <w:t xml:space="preserve"> </w:t>
      </w:r>
      <w:r w:rsidR="001C0E18">
        <w:rPr>
          <w:rFonts w:hint="cs"/>
          <w:rtl/>
        </w:rPr>
        <w:t>ו</w:t>
      </w:r>
      <w:r w:rsidRPr="00022EA3">
        <w:rPr>
          <w:rtl/>
        </w:rPr>
        <w:t xml:space="preserve">מהיר, </w:t>
      </w:r>
      <w:r w:rsidR="009F2A1A">
        <w:rPr>
          <w:rFonts w:hint="cs"/>
          <w:rtl/>
        </w:rPr>
        <w:t>[</w:t>
      </w:r>
      <w:r w:rsidR="004E17B9" w:rsidRPr="004E17B9">
        <w:rPr>
          <w:rFonts w:cs="Times New Roman"/>
          <w:rtl/>
        </w:rPr>
        <w:t>גם לפני שהנקע בקרסולו החלים לחלוטין,</w:t>
      </w:r>
      <w:r w:rsidR="009F2A1A">
        <w:rPr>
          <w:rFonts w:cs="Times New Roman" w:hint="cs"/>
          <w:rtl/>
        </w:rPr>
        <w:t>]</w:t>
      </w:r>
      <w:r w:rsidR="004E17B9" w:rsidRPr="004E17B9">
        <w:rPr>
          <w:rFonts w:cs="Times New Roman"/>
          <w:rtl/>
        </w:rPr>
        <w:t xml:space="preserve"> </w:t>
      </w:r>
      <w:r w:rsidRPr="00022EA3">
        <w:rPr>
          <w:rtl/>
        </w:rPr>
        <w:t xml:space="preserve">הוא הגיע כהרף עין </w:t>
      </w:r>
      <w:r w:rsidR="001C0E18" w:rsidRPr="00022EA3">
        <w:rPr>
          <w:rtl/>
        </w:rPr>
        <w:t>ל</w:t>
      </w:r>
      <w:r w:rsidR="00271F95">
        <w:rPr>
          <w:rtl/>
        </w:rPr>
        <w:t>אזור</w:t>
      </w:r>
      <w:r w:rsidR="001C0E18" w:rsidRPr="00022EA3">
        <w:rPr>
          <w:rtl/>
        </w:rPr>
        <w:t xml:space="preserve">ים </w:t>
      </w:r>
      <w:r w:rsidR="001C0E18">
        <w:rPr>
          <w:rFonts w:hint="cs"/>
          <w:rtl/>
        </w:rPr>
        <w:t>ה</w:t>
      </w:r>
      <w:r w:rsidR="001C0E18" w:rsidRPr="00022EA3">
        <w:rPr>
          <w:rFonts w:hint="eastAsia"/>
          <w:rtl/>
        </w:rPr>
        <w:t>מסוכנים</w:t>
      </w:r>
      <w:r w:rsidR="00843469" w:rsidRPr="00022EA3">
        <w:rPr>
          <w:rtl/>
        </w:rPr>
        <w:t xml:space="preserve">, אבל לא היה מנוסה </w:t>
      </w:r>
      <w:r w:rsidR="00A6139E" w:rsidRPr="00022EA3">
        <w:rPr>
          <w:rFonts w:hint="eastAsia"/>
          <w:rtl/>
        </w:rPr>
        <w:t>מספיק</w:t>
      </w:r>
      <w:r w:rsidR="00A6139E" w:rsidRPr="00022EA3">
        <w:rPr>
          <w:rtl/>
        </w:rPr>
        <w:t xml:space="preserve"> </w:t>
      </w:r>
      <w:r w:rsidR="001C0E18">
        <w:rPr>
          <w:rFonts w:hint="cs"/>
          <w:rtl/>
        </w:rPr>
        <w:t>[</w:t>
      </w:r>
      <w:r w:rsidR="00A6139E" w:rsidRPr="00022EA3">
        <w:rPr>
          <w:rtl/>
        </w:rPr>
        <w:t>ובעל שליטה עילאית בהחלקה</w:t>
      </w:r>
      <w:r w:rsidR="001C0E18">
        <w:rPr>
          <w:rFonts w:hint="cs"/>
          <w:rtl/>
        </w:rPr>
        <w:t>]</w:t>
      </w:r>
      <w:r w:rsidR="00A6139E" w:rsidRPr="00022EA3">
        <w:rPr>
          <w:rtl/>
        </w:rPr>
        <w:t xml:space="preserve"> </w:t>
      </w:r>
      <w:r w:rsidR="00843469" w:rsidRPr="00022EA3">
        <w:rPr>
          <w:rtl/>
        </w:rPr>
        <w:t xml:space="preserve">להבין איך </w:t>
      </w:r>
      <w:r w:rsidR="00843469" w:rsidRPr="00022EA3">
        <w:rPr>
          <w:rFonts w:hint="eastAsia"/>
          <w:rtl/>
        </w:rPr>
        <w:t>למלט</w:t>
      </w:r>
      <w:r w:rsidR="00843469" w:rsidRPr="00022EA3">
        <w:rPr>
          <w:rtl/>
        </w:rPr>
        <w:t xml:space="preserve"> </w:t>
      </w:r>
      <w:r w:rsidR="00843469" w:rsidRPr="00022EA3">
        <w:rPr>
          <w:rFonts w:hint="eastAsia"/>
          <w:rtl/>
        </w:rPr>
        <w:t>את</w:t>
      </w:r>
      <w:r w:rsidR="00843469" w:rsidRPr="00022EA3">
        <w:rPr>
          <w:rtl/>
        </w:rPr>
        <w:t xml:space="preserve"> </w:t>
      </w:r>
      <w:r w:rsidR="00843469" w:rsidRPr="00022EA3">
        <w:rPr>
          <w:rFonts w:hint="eastAsia"/>
          <w:rtl/>
        </w:rPr>
        <w:t>עצמו</w:t>
      </w:r>
      <w:r w:rsidRPr="00022EA3">
        <w:rPr>
          <w:rtl/>
        </w:rPr>
        <w:t xml:space="preserve">. </w:t>
      </w:r>
    </w:p>
    <w:p w14:paraId="6DD82641" w14:textId="41B0F5DE" w:rsidR="00B62BD3" w:rsidRDefault="00114A63" w:rsidP="00704FD5">
      <w:pPr>
        <w:rPr>
          <w:rtl/>
        </w:rPr>
      </w:pPr>
      <w:r w:rsidRPr="00022EA3">
        <w:rPr>
          <w:rFonts w:hint="eastAsia"/>
          <w:rtl/>
        </w:rPr>
        <w:t>אלכס</w:t>
      </w:r>
      <w:r w:rsidR="0043122A" w:rsidRPr="00022EA3">
        <w:rPr>
          <w:rtl/>
        </w:rPr>
        <w:t xml:space="preserve"> </w:t>
      </w:r>
      <w:r w:rsidR="004E17B9" w:rsidRPr="004E17B9">
        <w:rPr>
          <w:rFonts w:cs="Times New Roman"/>
          <w:rtl/>
        </w:rPr>
        <w:t>נקשר</w:t>
      </w:r>
      <w:r w:rsidR="0043122A" w:rsidRPr="00022EA3">
        <w:rPr>
          <w:rtl/>
        </w:rPr>
        <w:t xml:space="preserve"> מ</w:t>
      </w:r>
      <w:r w:rsidR="004E17B9">
        <w:rPr>
          <w:rFonts w:hint="cs"/>
          <w:rtl/>
        </w:rPr>
        <w:t>ייד</w:t>
      </w:r>
      <w:r w:rsidR="0043122A" w:rsidRPr="00022EA3">
        <w:rPr>
          <w:rtl/>
        </w:rPr>
        <w:t xml:space="preserve"> </w:t>
      </w:r>
      <w:r w:rsidR="000C07A6">
        <w:rPr>
          <w:rFonts w:hint="cs"/>
          <w:rtl/>
        </w:rPr>
        <w:t>ל</w:t>
      </w:r>
      <w:r w:rsidR="0043122A" w:rsidRPr="00022EA3">
        <w:rPr>
          <w:rtl/>
        </w:rPr>
        <w:t>אביה</w:t>
      </w:r>
      <w:r w:rsidR="001C0E18">
        <w:rPr>
          <w:rFonts w:hint="cs"/>
          <w:rtl/>
        </w:rPr>
        <w:t>ם של התאומים.</w:t>
      </w:r>
      <w:r w:rsidR="0043122A" w:rsidRPr="00022EA3">
        <w:rPr>
          <w:rtl/>
        </w:rPr>
        <w:t xml:space="preserve"> </w:t>
      </w:r>
      <w:r w:rsidR="001C0E18">
        <w:rPr>
          <w:rFonts w:hint="cs"/>
          <w:rtl/>
        </w:rPr>
        <w:t xml:space="preserve">הוא </w:t>
      </w:r>
      <w:r w:rsidR="0017159E">
        <w:rPr>
          <w:rFonts w:hint="cs"/>
          <w:rtl/>
        </w:rPr>
        <w:t>ציית לו ללא עוררין</w:t>
      </w:r>
      <w:r w:rsidR="00C50BF6" w:rsidRPr="00022EA3">
        <w:rPr>
          <w:rtl/>
        </w:rPr>
        <w:t xml:space="preserve"> ועד ליום החופשה האחרון כינה אותו 'אדוני'</w:t>
      </w:r>
      <w:r w:rsidR="0017159E">
        <w:rPr>
          <w:rFonts w:hint="cs"/>
          <w:rtl/>
        </w:rPr>
        <w:t>.</w:t>
      </w:r>
      <w:r w:rsidR="00C50BF6" w:rsidRPr="00022EA3">
        <w:rPr>
          <w:rtl/>
        </w:rPr>
        <w:t xml:space="preserve"> </w:t>
      </w:r>
      <w:r w:rsidR="00C50BF6" w:rsidRPr="00022EA3">
        <w:rPr>
          <w:rFonts w:hint="eastAsia"/>
          <w:rtl/>
        </w:rPr>
        <w:t>כש</w:t>
      </w:r>
      <w:r w:rsidR="000C07A6">
        <w:rPr>
          <w:rFonts w:hint="cs"/>
          <w:rtl/>
        </w:rPr>
        <w:t>האב</w:t>
      </w:r>
      <w:r w:rsidR="000C07A6" w:rsidRPr="00022EA3">
        <w:rPr>
          <w:rFonts w:hint="eastAsia"/>
          <w:rtl/>
        </w:rPr>
        <w:t xml:space="preserve"> </w:t>
      </w:r>
      <w:r w:rsidR="00C50BF6" w:rsidRPr="00022EA3">
        <w:rPr>
          <w:rFonts w:hint="eastAsia"/>
          <w:rtl/>
        </w:rPr>
        <w:t>ביק</w:t>
      </w:r>
      <w:r w:rsidR="00995DA6" w:rsidRPr="00022EA3">
        <w:rPr>
          <w:rFonts w:hint="eastAsia"/>
          <w:rtl/>
        </w:rPr>
        <w:t>ש</w:t>
      </w:r>
      <w:r w:rsidR="00C50BF6" w:rsidRPr="00022EA3">
        <w:rPr>
          <w:rtl/>
        </w:rPr>
        <w:t xml:space="preserve"> </w:t>
      </w:r>
      <w:r w:rsidR="0017159E">
        <w:rPr>
          <w:rFonts w:hint="cs"/>
          <w:rtl/>
        </w:rPr>
        <w:t>מאלכס ל</w:t>
      </w:r>
      <w:r w:rsidR="00C50BF6" w:rsidRPr="00022EA3">
        <w:rPr>
          <w:rtl/>
        </w:rPr>
        <w:t>עזור לאשתו החדשה בגינה</w:t>
      </w:r>
      <w:r w:rsidR="005B73C0">
        <w:rPr>
          <w:rFonts w:hint="cs"/>
          <w:rtl/>
        </w:rPr>
        <w:t>,</w:t>
      </w:r>
      <w:r w:rsidR="00C50BF6" w:rsidRPr="00022EA3">
        <w:rPr>
          <w:rtl/>
        </w:rPr>
        <w:t xml:space="preserve"> הוא</w:t>
      </w:r>
      <w:r w:rsidR="00892D05" w:rsidRPr="00892D05">
        <w:rPr>
          <w:rtl/>
        </w:rPr>
        <w:t xml:space="preserve"> </w:t>
      </w:r>
      <w:r w:rsidR="00892D05" w:rsidRPr="00892D05">
        <w:rPr>
          <w:rFonts w:cs="Times New Roman"/>
          <w:rtl/>
        </w:rPr>
        <w:t>התייחס לדבר</w:t>
      </w:r>
      <w:r w:rsidR="00C50BF6" w:rsidRPr="00022EA3">
        <w:rPr>
          <w:rtl/>
        </w:rPr>
        <w:t xml:space="preserve"> כמטלת</w:t>
      </w:r>
      <w:r w:rsidR="00DA5606">
        <w:rPr>
          <w:rFonts w:hint="cs"/>
          <w:rtl/>
        </w:rPr>
        <w:t xml:space="preserve"> </w:t>
      </w:r>
      <w:r w:rsidR="00C50BF6" w:rsidRPr="00022EA3">
        <w:rPr>
          <w:rtl/>
        </w:rPr>
        <w:t>חייו</w:t>
      </w:r>
      <w:r w:rsidR="0017159E">
        <w:rPr>
          <w:rFonts w:hint="cs"/>
          <w:rtl/>
        </w:rPr>
        <w:t xml:space="preserve">. </w:t>
      </w:r>
      <w:r w:rsidR="0017159E" w:rsidRPr="0017159E">
        <w:rPr>
          <w:rFonts w:cs="Times New Roman"/>
          <w:rtl/>
        </w:rPr>
        <w:t xml:space="preserve">היו לה שיטות גידול של </w:t>
      </w:r>
      <w:r w:rsidR="0017159E">
        <w:rPr>
          <w:rFonts w:cs="Times New Roman" w:hint="cs"/>
          <w:rtl/>
        </w:rPr>
        <w:t>'</w:t>
      </w:r>
      <w:r w:rsidR="0017159E" w:rsidRPr="0017159E">
        <w:rPr>
          <w:rFonts w:cs="Times New Roman"/>
          <w:rtl/>
        </w:rPr>
        <w:t>עצלנים שאוהבים גינון</w:t>
      </w:r>
      <w:r w:rsidR="00DA5606">
        <w:rPr>
          <w:rFonts w:cs="Times New Roman" w:hint="cs"/>
          <w:rtl/>
        </w:rPr>
        <w:t>'</w:t>
      </w:r>
      <w:r w:rsidR="0017159E" w:rsidRPr="0017159E">
        <w:rPr>
          <w:rFonts w:cs="Times New Roman"/>
          <w:rtl/>
        </w:rPr>
        <w:t>, כך היא כינתה זאת</w:t>
      </w:r>
      <w:r w:rsidR="00FD6E32">
        <w:rPr>
          <w:rFonts w:cs="Times New Roman" w:hint="cs"/>
          <w:rtl/>
        </w:rPr>
        <w:t xml:space="preserve"> </w:t>
      </w:r>
      <w:r w:rsidR="00FD6E32">
        <w:rPr>
          <w:rFonts w:cs="Times New Roman"/>
          <w:rtl/>
        </w:rPr>
        <w:t>–</w:t>
      </w:r>
      <w:r w:rsidR="0017159E" w:rsidRPr="0017159E">
        <w:rPr>
          <w:rFonts w:cs="Times New Roman"/>
          <w:rtl/>
        </w:rPr>
        <w:t xml:space="preserve"> תפוחי אדמה היא </w:t>
      </w:r>
      <w:r w:rsidR="00275752" w:rsidRPr="00275752">
        <w:rPr>
          <w:rFonts w:cs="Times New Roman"/>
          <w:rtl/>
        </w:rPr>
        <w:t>גידלה לא בתוך הקרקע כי אם מעליה</w:t>
      </w:r>
      <w:r w:rsidR="00B62BD3">
        <w:rPr>
          <w:rFonts w:cs="Times New Roman" w:hint="cs"/>
          <w:rtl/>
        </w:rPr>
        <w:t>,</w:t>
      </w:r>
      <w:r w:rsidR="00275752" w:rsidRPr="00275752">
        <w:rPr>
          <w:rFonts w:cs="Times New Roman"/>
          <w:rtl/>
        </w:rPr>
        <w:t xml:space="preserve"> תחת מצע חציר</w:t>
      </w:r>
      <w:r w:rsidR="00B62BD3">
        <w:rPr>
          <w:rFonts w:cs="Times New Roman" w:hint="cs"/>
          <w:rtl/>
        </w:rPr>
        <w:t>,</w:t>
      </w:r>
      <w:r w:rsidR="00275752" w:rsidRPr="00275752">
        <w:rPr>
          <w:rFonts w:cs="Times New Roman"/>
          <w:rtl/>
        </w:rPr>
        <w:t xml:space="preserve"> ואלכס שלף בקלשון את תפוחי האדמה החדשים שבצבצו במצבורים</w:t>
      </w:r>
      <w:r w:rsidR="0017159E" w:rsidRPr="0017159E">
        <w:rPr>
          <w:rFonts w:cs="Times New Roman"/>
          <w:rtl/>
        </w:rPr>
        <w:t xml:space="preserve"> </w:t>
      </w:r>
      <w:r w:rsidR="0017159E">
        <w:rPr>
          <w:rFonts w:cs="Times New Roman" w:hint="cs"/>
          <w:rtl/>
        </w:rPr>
        <w:t>[</w:t>
      </w:r>
      <w:r w:rsidR="0017159E" w:rsidRPr="0017159E">
        <w:t>clumps</w:t>
      </w:r>
      <w:r w:rsidR="0017159E">
        <w:rPr>
          <w:rFonts w:hint="cs"/>
          <w:rtl/>
        </w:rPr>
        <w:t>].</w:t>
      </w:r>
      <w:r w:rsidR="00C50BF6" w:rsidRPr="00022EA3">
        <w:rPr>
          <w:rtl/>
        </w:rPr>
        <w:t xml:space="preserve"> </w:t>
      </w:r>
      <w:r w:rsidR="00275752" w:rsidRPr="00275752">
        <w:rPr>
          <w:rFonts w:cs="Times New Roman"/>
          <w:rtl/>
        </w:rPr>
        <w:t>משכניהם השיג זרעים וחוטרים לשם העשרת צמחיית הגינה, ובכסף שקיבל מהוריו ע</w:t>
      </w:r>
      <w:r w:rsidR="00760701" w:rsidRPr="00022EA3">
        <w:rPr>
          <w:rtl/>
        </w:rPr>
        <w:t xml:space="preserve">בור החופשה </w:t>
      </w:r>
      <w:r w:rsidR="00C50BF6" w:rsidRPr="00022EA3">
        <w:rPr>
          <w:rFonts w:hint="eastAsia"/>
          <w:rtl/>
        </w:rPr>
        <w:t>קנה</w:t>
      </w:r>
      <w:r w:rsidR="00C50BF6" w:rsidRPr="00022EA3">
        <w:rPr>
          <w:rtl/>
        </w:rPr>
        <w:t xml:space="preserve"> </w:t>
      </w:r>
      <w:r w:rsidR="00C50BF6" w:rsidRPr="00022EA3">
        <w:rPr>
          <w:rFonts w:hint="eastAsia"/>
          <w:rtl/>
        </w:rPr>
        <w:t>שתילים</w:t>
      </w:r>
      <w:r w:rsidR="00C50BF6" w:rsidRPr="00022EA3">
        <w:rPr>
          <w:rtl/>
        </w:rPr>
        <w:t xml:space="preserve"> במשתלה המרוחקת שבעה מייל משם – הם באמת גרו בקצה העולם. </w:t>
      </w:r>
      <w:r w:rsidR="004E17B9">
        <w:rPr>
          <w:rFonts w:hint="cs"/>
          <w:rtl/>
        </w:rPr>
        <w:t>]</w:t>
      </w:r>
      <w:r w:rsidR="00FF6331" w:rsidRPr="00FF6331">
        <w:rPr>
          <w:rFonts w:cs="Times New Roman"/>
          <w:rtl/>
        </w:rPr>
        <w:t>הוא רכב לשם באופניים כמה פעמים, אף שהנקע בקרסולו עדיין לא החלים.</w:t>
      </w:r>
      <w:r w:rsidR="004E17B9">
        <w:rPr>
          <w:rFonts w:cs="Times New Roman" w:hint="cs"/>
          <w:rtl/>
        </w:rPr>
        <w:t>]</w:t>
      </w:r>
    </w:p>
    <w:p w14:paraId="663DDD41" w14:textId="0AC90C45" w:rsidR="00D6009F" w:rsidRDefault="00114A63" w:rsidP="00704FD5">
      <w:pPr>
        <w:rPr>
          <w:rtl/>
        </w:rPr>
      </w:pPr>
      <w:r w:rsidRPr="00022EA3">
        <w:rPr>
          <w:rFonts w:hint="eastAsia"/>
          <w:rtl/>
        </w:rPr>
        <w:t>יסמין</w:t>
      </w:r>
      <w:r w:rsidRPr="00022EA3">
        <w:rPr>
          <w:rtl/>
        </w:rPr>
        <w:t xml:space="preserve"> מעולם לא נתקלה בצייתנות כה נוגעת ללב </w:t>
      </w:r>
      <w:r w:rsidR="0017159E">
        <w:rPr>
          <w:rFonts w:hint="cs"/>
          <w:rtl/>
        </w:rPr>
        <w:t>מצידו</w:t>
      </w:r>
      <w:r w:rsidR="00B62BD3">
        <w:rPr>
          <w:rFonts w:hint="cs"/>
          <w:rtl/>
        </w:rPr>
        <w:t>,</w:t>
      </w:r>
      <w:r w:rsidR="0017159E">
        <w:rPr>
          <w:rFonts w:hint="cs"/>
          <w:rtl/>
        </w:rPr>
        <w:t xml:space="preserve"> </w:t>
      </w:r>
      <w:r w:rsidR="00C50BF6" w:rsidRPr="00022EA3">
        <w:rPr>
          <w:rFonts w:hint="eastAsia"/>
          <w:rtl/>
        </w:rPr>
        <w:t>אבל</w:t>
      </w:r>
      <w:r w:rsidR="00C50BF6" w:rsidRPr="00022EA3">
        <w:rPr>
          <w:rtl/>
        </w:rPr>
        <w:t xml:space="preserve"> אלכס היה מאושר בקיץ הזה, </w:t>
      </w:r>
      <w:r w:rsidR="0017159E">
        <w:rPr>
          <w:rFonts w:hint="cs"/>
          <w:rtl/>
        </w:rPr>
        <w:t>ו</w:t>
      </w:r>
      <w:r w:rsidR="00C50BF6" w:rsidRPr="00022EA3">
        <w:rPr>
          <w:rtl/>
        </w:rPr>
        <w:t xml:space="preserve">יסמין </w:t>
      </w:r>
      <w:r w:rsidR="005B73C0" w:rsidRPr="005B73C0">
        <w:rPr>
          <w:rFonts w:cs="Times New Roman"/>
          <w:rtl/>
        </w:rPr>
        <w:t>ציירה לעצמה אותו ב</w:t>
      </w:r>
      <w:r w:rsidR="00D6009F" w:rsidRPr="00022EA3">
        <w:rPr>
          <w:rFonts w:hint="eastAsia"/>
          <w:rtl/>
        </w:rPr>
        <w:t>דמי</w:t>
      </w:r>
      <w:r w:rsidR="005B73C0">
        <w:rPr>
          <w:rFonts w:hint="cs"/>
          <w:rtl/>
        </w:rPr>
        <w:t>ו</w:t>
      </w:r>
      <w:r w:rsidR="00D6009F" w:rsidRPr="00022EA3">
        <w:rPr>
          <w:rFonts w:hint="eastAsia"/>
          <w:rtl/>
        </w:rPr>
        <w:t>נה</w:t>
      </w:r>
      <w:r w:rsidR="00C50BF6" w:rsidRPr="00022EA3">
        <w:rPr>
          <w:rtl/>
        </w:rPr>
        <w:t xml:space="preserve"> משחק הוקי קרח ועובד ב</w:t>
      </w:r>
      <w:r w:rsidR="00C50BF6" w:rsidRPr="00022EA3">
        <w:rPr>
          <w:rFonts w:hint="eastAsia"/>
          <w:rtl/>
        </w:rPr>
        <w:t>גינון</w:t>
      </w:r>
      <w:r w:rsidR="00C50BF6" w:rsidRPr="00022EA3">
        <w:rPr>
          <w:rtl/>
        </w:rPr>
        <w:t xml:space="preserve"> עד סוף ימי חייו – </w:t>
      </w:r>
      <w:r w:rsidR="00892D05">
        <w:rPr>
          <w:rFonts w:hint="cs"/>
          <w:rtl/>
        </w:rPr>
        <w:t xml:space="preserve">רק </w:t>
      </w:r>
      <w:r w:rsidR="00C50BF6" w:rsidRPr="00022EA3">
        <w:rPr>
          <w:rtl/>
        </w:rPr>
        <w:t>בחורף</w:t>
      </w:r>
      <w:r w:rsidR="00892D05">
        <w:rPr>
          <w:rFonts w:hint="cs"/>
          <w:rtl/>
        </w:rPr>
        <w:t>,</w:t>
      </w:r>
      <w:r w:rsidR="00C50BF6" w:rsidRPr="00022EA3">
        <w:rPr>
          <w:rtl/>
        </w:rPr>
        <w:t xml:space="preserve"> כשהאדמה קופאת</w:t>
      </w:r>
      <w:r w:rsidR="00892D05">
        <w:rPr>
          <w:rFonts w:hint="cs"/>
          <w:rtl/>
        </w:rPr>
        <w:t>,</w:t>
      </w:r>
      <w:r w:rsidR="00C50BF6" w:rsidRPr="00022EA3">
        <w:rPr>
          <w:rtl/>
        </w:rPr>
        <w:t xml:space="preserve"> </w:t>
      </w:r>
      <w:r w:rsidR="003A2239">
        <w:rPr>
          <w:rFonts w:hint="cs"/>
          <w:rtl/>
        </w:rPr>
        <w:t>י</w:t>
      </w:r>
      <w:r w:rsidR="00C50BF6" w:rsidRPr="00022EA3">
        <w:rPr>
          <w:rtl/>
        </w:rPr>
        <w:t>יאלץ למצ</w:t>
      </w:r>
      <w:r w:rsidR="00D6009F" w:rsidRPr="00022EA3">
        <w:rPr>
          <w:rFonts w:hint="eastAsia"/>
          <w:rtl/>
        </w:rPr>
        <w:t>וא</w:t>
      </w:r>
      <w:r w:rsidR="00D6009F" w:rsidRPr="00022EA3">
        <w:rPr>
          <w:rtl/>
        </w:rPr>
        <w:t xml:space="preserve"> </w:t>
      </w:r>
      <w:r w:rsidR="00C50BF6" w:rsidRPr="00022EA3">
        <w:rPr>
          <w:rFonts w:hint="eastAsia"/>
          <w:rtl/>
        </w:rPr>
        <w:t>לעצמו</w:t>
      </w:r>
      <w:r w:rsidR="00C50BF6" w:rsidRPr="00022EA3">
        <w:rPr>
          <w:rtl/>
        </w:rPr>
        <w:t xml:space="preserve"> </w:t>
      </w:r>
      <w:r w:rsidR="00C50BF6" w:rsidRPr="00022EA3">
        <w:rPr>
          <w:rFonts w:hint="eastAsia"/>
          <w:rtl/>
        </w:rPr>
        <w:t>תחביב</w:t>
      </w:r>
      <w:r w:rsidR="00C50BF6" w:rsidRPr="00022EA3">
        <w:rPr>
          <w:rtl/>
        </w:rPr>
        <w:t xml:space="preserve"> </w:t>
      </w:r>
      <w:r w:rsidR="00C50BF6" w:rsidRPr="00022EA3">
        <w:rPr>
          <w:rFonts w:hint="eastAsia"/>
          <w:rtl/>
        </w:rPr>
        <w:t>אחר</w:t>
      </w:r>
      <w:r w:rsidR="00C50BF6" w:rsidRPr="00022EA3">
        <w:rPr>
          <w:rtl/>
        </w:rPr>
        <w:t>.</w:t>
      </w:r>
      <w:r w:rsidR="00C50BF6">
        <w:rPr>
          <w:rFonts w:hint="cs"/>
          <w:rtl/>
        </w:rPr>
        <w:t xml:space="preserve"> </w:t>
      </w:r>
    </w:p>
    <w:p w14:paraId="661580BF" w14:textId="635F231A" w:rsidR="003D770B" w:rsidRDefault="00D97748" w:rsidP="00704FD5">
      <w:pPr>
        <w:rPr>
          <w:rtl/>
        </w:rPr>
      </w:pPr>
      <w:r>
        <w:rPr>
          <w:rFonts w:hint="cs"/>
          <w:rtl/>
        </w:rPr>
        <w:t>[</w:t>
      </w:r>
    </w:p>
    <w:p w14:paraId="53D28319" w14:textId="2A36DFEE" w:rsidR="00D97748" w:rsidRDefault="00EE3076" w:rsidP="00704FD5">
      <w:pPr>
        <w:rPr>
          <w:rtl/>
        </w:rPr>
      </w:pPr>
      <w:hyperlink r:id="rId255" w:history="1">
        <w:r w:rsidR="00D97748" w:rsidRPr="00D97748">
          <w:rPr>
            <w:rStyle w:val="Hyperlink"/>
            <w:rFonts w:hint="cs"/>
            <w:rtl/>
          </w:rPr>
          <w:t>הו</w:t>
        </w:r>
        <w:r w:rsidR="00F13142">
          <w:rPr>
            <w:rStyle w:val="Hyperlink"/>
            <w:rFonts w:hint="cs"/>
            <w:rtl/>
          </w:rPr>
          <w:t xml:space="preserve">קי </w:t>
        </w:r>
        <w:r w:rsidR="00D97748" w:rsidRPr="00D97748">
          <w:rPr>
            <w:rStyle w:val="Hyperlink"/>
            <w:rFonts w:hint="cs"/>
            <w:rtl/>
          </w:rPr>
          <w:t>ק</w:t>
        </w:r>
        <w:r w:rsidR="00F13142">
          <w:rPr>
            <w:rStyle w:val="Hyperlink"/>
            <w:rFonts w:hint="cs"/>
            <w:rtl/>
          </w:rPr>
          <w:t>רח</w:t>
        </w:r>
      </w:hyperlink>
    </w:p>
    <w:p w14:paraId="31CC1B61" w14:textId="04ACF0FA" w:rsidR="00F13142" w:rsidRDefault="00EE3076" w:rsidP="00704FD5">
      <w:pPr>
        <w:rPr>
          <w:rtl/>
        </w:rPr>
      </w:pPr>
      <w:hyperlink r:id="rId256" w:history="1">
        <w:r w:rsidR="00F13142" w:rsidRPr="00F13142">
          <w:rPr>
            <w:rStyle w:val="Hyperlink"/>
            <w:rFonts w:hint="cs"/>
            <w:rtl/>
          </w:rPr>
          <w:t>שחקני הוקי</w:t>
        </w:r>
      </w:hyperlink>
    </w:p>
    <w:p w14:paraId="79A551AD" w14:textId="1F2A4AB6" w:rsidR="00760701" w:rsidRDefault="00EE3076" w:rsidP="00704FD5">
      <w:pPr>
        <w:rPr>
          <w:rtl/>
        </w:rPr>
      </w:pPr>
      <w:hyperlink r:id="rId257" w:history="1">
        <w:r w:rsidR="00760701" w:rsidRPr="00C5047E">
          <w:rPr>
            <w:rStyle w:val="Hyperlink"/>
            <w:rFonts w:hint="cs"/>
            <w:rtl/>
          </w:rPr>
          <w:t>פגיעות הוקי</w:t>
        </w:r>
      </w:hyperlink>
      <w:r w:rsidR="00C5047E">
        <w:rPr>
          <w:rFonts w:hint="cs"/>
          <w:rtl/>
        </w:rPr>
        <w:t xml:space="preserve">, </w:t>
      </w:r>
      <w:hyperlink r:id="rId258" w:history="1">
        <w:r w:rsidR="00C5047E" w:rsidRPr="00C5047E">
          <w:rPr>
            <w:rStyle w:val="Hyperlink"/>
            <w:rFonts w:hint="cs"/>
            <w:rtl/>
          </w:rPr>
          <w:t>פגיעות</w:t>
        </w:r>
      </w:hyperlink>
    </w:p>
    <w:p w14:paraId="72DEDED2" w14:textId="6C7EAD0B" w:rsidR="00D97748" w:rsidRDefault="00D97748" w:rsidP="00704FD5">
      <w:pPr>
        <w:rPr>
          <w:rtl/>
        </w:rPr>
      </w:pPr>
      <w:r>
        <w:rPr>
          <w:rFonts w:hint="cs"/>
          <w:rtl/>
        </w:rPr>
        <w:t>]</w:t>
      </w:r>
    </w:p>
    <w:p w14:paraId="52C17981" w14:textId="77777777" w:rsidR="00D97748" w:rsidRDefault="00D97748" w:rsidP="00704FD5">
      <w:pPr>
        <w:rPr>
          <w:rtl/>
        </w:rPr>
      </w:pPr>
    </w:p>
    <w:p w14:paraId="6E34A9D9" w14:textId="36C9DEA5" w:rsidR="004627AB" w:rsidRPr="00CD067C" w:rsidRDefault="004627AB" w:rsidP="00010A9E">
      <w:pPr>
        <w:rPr>
          <w:rtl/>
        </w:rPr>
      </w:pPr>
      <w:r w:rsidRPr="00CD067C">
        <w:rPr>
          <w:rtl/>
        </w:rPr>
        <w:t>ה</w:t>
      </w:r>
      <w:r w:rsidR="00494DAA">
        <w:rPr>
          <w:rFonts w:hint="cs"/>
          <w:rtl/>
        </w:rPr>
        <w:t>י</w:t>
      </w:r>
      <w:r w:rsidRPr="00CD067C">
        <w:rPr>
          <w:rtl/>
        </w:rPr>
        <w:t xml:space="preserve">עדרו של אלכס </w:t>
      </w:r>
      <w:r w:rsidR="00892D05">
        <w:rPr>
          <w:rFonts w:hint="cs"/>
          <w:rtl/>
        </w:rPr>
        <w:t>ב</w:t>
      </w:r>
      <w:r w:rsidR="001C0E18">
        <w:rPr>
          <w:rFonts w:hint="cs"/>
          <w:rtl/>
        </w:rPr>
        <w:t xml:space="preserve">אותו קיץ </w:t>
      </w:r>
      <w:r w:rsidRPr="00CD067C">
        <w:rPr>
          <w:rtl/>
        </w:rPr>
        <w:t>כלל לא הפריע</w:t>
      </w:r>
      <w:r w:rsidR="001A4642">
        <w:rPr>
          <w:rFonts w:hint="cs"/>
          <w:rtl/>
        </w:rPr>
        <w:t xml:space="preserve"> לארקדי</w:t>
      </w:r>
      <w:r w:rsidR="004645E6">
        <w:rPr>
          <w:rFonts w:hint="cs"/>
          <w:rtl/>
        </w:rPr>
        <w:t>.</w:t>
      </w:r>
      <w:r w:rsidRPr="00CD067C">
        <w:rPr>
          <w:rtl/>
        </w:rPr>
        <w:t xml:space="preserve"> הוא הרי </w:t>
      </w:r>
      <w:r w:rsidR="00693BFC">
        <w:rPr>
          <w:rFonts w:hint="cs"/>
          <w:rtl/>
        </w:rPr>
        <w:t>העביר</w:t>
      </w:r>
      <w:r w:rsidRPr="00CD067C">
        <w:rPr>
          <w:rtl/>
        </w:rPr>
        <w:t xml:space="preserve"> חלק נכבד מחייו בצ</w:t>
      </w:r>
      <w:r w:rsidR="003A2239">
        <w:rPr>
          <w:rFonts w:hint="cs"/>
          <w:rtl/>
        </w:rPr>
        <w:t>י</w:t>
      </w:r>
      <w:r w:rsidRPr="00CD067C">
        <w:rPr>
          <w:rtl/>
        </w:rPr>
        <w:t>פ</w:t>
      </w:r>
      <w:r w:rsidR="003A2239">
        <w:rPr>
          <w:rFonts w:hint="cs"/>
          <w:rtl/>
        </w:rPr>
        <w:t>י</w:t>
      </w:r>
      <w:r w:rsidRPr="00CD067C">
        <w:rPr>
          <w:rtl/>
        </w:rPr>
        <w:t>יה לאלכס ו</w:t>
      </w:r>
      <w:r w:rsidR="00892D05">
        <w:rPr>
          <w:rFonts w:hint="cs"/>
          <w:rtl/>
        </w:rPr>
        <w:t xml:space="preserve">כבר </w:t>
      </w:r>
      <w:r w:rsidRPr="00CD067C">
        <w:rPr>
          <w:rtl/>
        </w:rPr>
        <w:t xml:space="preserve">היה </w:t>
      </w:r>
      <w:r w:rsidR="002C5C8E">
        <w:rPr>
          <w:rFonts w:hint="cs"/>
          <w:rtl/>
        </w:rPr>
        <w:t>מורגל</w:t>
      </w:r>
      <w:r w:rsidR="000F6A81">
        <w:rPr>
          <w:rFonts w:hint="cs"/>
          <w:rtl/>
        </w:rPr>
        <w:t xml:space="preserve"> </w:t>
      </w:r>
      <w:r w:rsidRPr="00CD067C">
        <w:rPr>
          <w:rtl/>
        </w:rPr>
        <w:t xml:space="preserve">בכך. הדס שאלה, "כשיהיו לך ילדים, </w:t>
      </w:r>
      <w:r w:rsidR="001C0E18">
        <w:rPr>
          <w:rFonts w:hint="cs"/>
          <w:rtl/>
        </w:rPr>
        <w:t>מה</w:t>
      </w:r>
      <w:r w:rsidRPr="00CD067C">
        <w:rPr>
          <w:rtl/>
        </w:rPr>
        <w:t xml:space="preserve"> תספר להם על החברו</w:t>
      </w:r>
      <w:r w:rsidR="00693BFC">
        <w:rPr>
          <w:rFonts w:hint="cs"/>
          <w:rtl/>
        </w:rPr>
        <w:t>ּ</w:t>
      </w:r>
      <w:r w:rsidRPr="00CD067C">
        <w:rPr>
          <w:rtl/>
        </w:rPr>
        <w:t>ת שלך עם אלכס?"</w:t>
      </w:r>
    </w:p>
    <w:p w14:paraId="7564E6BC" w14:textId="77777777" w:rsidR="004627AB" w:rsidRPr="00CD067C" w:rsidRDefault="004627AB" w:rsidP="00250000">
      <w:pPr>
        <w:rPr>
          <w:rtl/>
        </w:rPr>
      </w:pPr>
      <w:r w:rsidRPr="00CD067C">
        <w:rPr>
          <w:rtl/>
        </w:rPr>
        <w:t>"א</w:t>
      </w:r>
      <w:r w:rsidRPr="00CD067C">
        <w:rPr>
          <w:rFonts w:hint="cs"/>
          <w:rtl/>
        </w:rPr>
        <w:t>לכס</w:t>
      </w:r>
      <w:r w:rsidRPr="00CD067C">
        <w:rPr>
          <w:rtl/>
        </w:rPr>
        <w:t xml:space="preserve"> יספר להם," ארקדי חייך. הוא עדיין לא הבין.</w:t>
      </w:r>
    </w:p>
    <w:p w14:paraId="3AF4B2B5" w14:textId="77777777" w:rsidR="004627AB" w:rsidRPr="00CD067C" w:rsidRDefault="004627AB" w:rsidP="004D6672">
      <w:pPr>
        <w:rPr>
          <w:rtl/>
        </w:rPr>
      </w:pPr>
      <w:r w:rsidRPr="00CD067C">
        <w:rPr>
          <w:rtl/>
        </w:rPr>
        <w:t>"נניח שהם ישאלו אותך, איך זה היה להיות חבר של אלכס בתיכון, מה תענה להם?"</w:t>
      </w:r>
    </w:p>
    <w:p w14:paraId="58789FB2" w14:textId="47063FC5" w:rsidR="004627AB" w:rsidRPr="00CD067C" w:rsidRDefault="004627AB" w:rsidP="00010A9E">
      <w:pPr>
        <w:rPr>
          <w:rtl/>
        </w:rPr>
      </w:pPr>
      <w:r w:rsidRPr="00CD067C">
        <w:rPr>
          <w:rtl/>
        </w:rPr>
        <w:t>"</w:t>
      </w:r>
      <w:r w:rsidR="001C0E18">
        <w:rPr>
          <w:rFonts w:hint="cs"/>
          <w:rtl/>
        </w:rPr>
        <w:t xml:space="preserve">אני </w:t>
      </w:r>
      <w:r w:rsidR="00010A9E">
        <w:rPr>
          <w:rFonts w:hint="cs"/>
          <w:rtl/>
        </w:rPr>
        <w:t>א</w:t>
      </w:r>
      <w:r w:rsidR="005B73C0">
        <w:rPr>
          <w:rFonts w:hint="cs"/>
          <w:rtl/>
        </w:rPr>
        <w:t>ספ</w:t>
      </w:r>
      <w:r w:rsidR="00010A9E">
        <w:rPr>
          <w:rFonts w:hint="cs"/>
          <w:rtl/>
        </w:rPr>
        <w:t>ר</w:t>
      </w:r>
      <w:r w:rsidRPr="00CD067C">
        <w:rPr>
          <w:rtl/>
        </w:rPr>
        <w:t xml:space="preserve"> שהיינו חברים טובים."</w:t>
      </w:r>
    </w:p>
    <w:p w14:paraId="2693569E" w14:textId="6109F88C" w:rsidR="004627AB" w:rsidRPr="00CD067C" w:rsidRDefault="004627AB" w:rsidP="00250000">
      <w:pPr>
        <w:rPr>
          <w:rtl/>
        </w:rPr>
      </w:pPr>
      <w:r w:rsidRPr="00CD067C">
        <w:rPr>
          <w:rtl/>
        </w:rPr>
        <w:lastRenderedPageBreak/>
        <w:t>"ואם הם ישאלו, איזה מ</w:t>
      </w:r>
      <w:r w:rsidR="001C0E18">
        <w:rPr>
          <w:rFonts w:hint="cs"/>
          <w:rtl/>
        </w:rPr>
        <w:t>י</w:t>
      </w:r>
      <w:r w:rsidRPr="00CD067C">
        <w:rPr>
          <w:rtl/>
        </w:rPr>
        <w:t>ן חברים טובים הייתם, אבא?"</w:t>
      </w:r>
    </w:p>
    <w:p w14:paraId="7D6EB4E6" w14:textId="5B440001" w:rsidR="004627AB" w:rsidRDefault="004627AB" w:rsidP="00010A9E">
      <w:pPr>
        <w:rPr>
          <w:rtl/>
        </w:rPr>
      </w:pPr>
      <w:r w:rsidRPr="00CD067C">
        <w:rPr>
          <w:rtl/>
        </w:rPr>
        <w:t>"אגיד ש... תמיד כשהיינו ביחד היה לנו טוב, וכשלא היינו ביחד לא היה לנו טוב. כאלה חברים טובים היינו."</w:t>
      </w:r>
    </w:p>
    <w:p w14:paraId="0AF8469B" w14:textId="77777777" w:rsidR="006766D1" w:rsidRDefault="006766D1" w:rsidP="00250000">
      <w:pPr>
        <w:rPr>
          <w:rtl/>
        </w:rPr>
      </w:pPr>
    </w:p>
    <w:p w14:paraId="71B97196" w14:textId="05439BCD" w:rsidR="00645FD1" w:rsidRDefault="006766D1" w:rsidP="00645FD1">
      <w:pPr>
        <w:rPr>
          <w:rtl/>
        </w:rPr>
      </w:pPr>
      <w:r>
        <w:rPr>
          <w:rFonts w:hint="cs"/>
          <w:rtl/>
        </w:rPr>
        <w:t>ב</w:t>
      </w:r>
      <w:r w:rsidR="009F58A7">
        <w:rPr>
          <w:rFonts w:hint="cs"/>
          <w:rtl/>
        </w:rPr>
        <w:t xml:space="preserve">דרכם </w:t>
      </w:r>
      <w:r>
        <w:rPr>
          <w:rFonts w:hint="cs"/>
          <w:rtl/>
        </w:rPr>
        <w:t>חזרה מקנדה</w:t>
      </w:r>
      <w:r w:rsidR="002E76F2">
        <w:rPr>
          <w:rFonts w:hint="cs"/>
          <w:rtl/>
        </w:rPr>
        <w:t xml:space="preserve">, </w:t>
      </w:r>
      <w:r w:rsidR="005F22E4">
        <w:rPr>
          <w:rFonts w:hint="cs"/>
          <w:rtl/>
        </w:rPr>
        <w:t>יסמין ואלכס</w:t>
      </w:r>
      <w:r w:rsidR="00704FD5">
        <w:rPr>
          <w:rFonts w:hint="cs"/>
          <w:rtl/>
        </w:rPr>
        <w:t xml:space="preserve"> </w:t>
      </w:r>
      <w:r w:rsidR="00693BFC">
        <w:rPr>
          <w:rFonts w:hint="cs"/>
          <w:rtl/>
        </w:rPr>
        <w:t xml:space="preserve">שוב </w:t>
      </w:r>
      <w:r w:rsidR="00704FD5">
        <w:rPr>
          <w:rFonts w:hint="cs"/>
          <w:rtl/>
        </w:rPr>
        <w:t xml:space="preserve">עצרו בבית הוריו של אלכס, הפעם </w:t>
      </w:r>
      <w:r w:rsidR="002E76F2">
        <w:rPr>
          <w:rFonts w:hint="cs"/>
          <w:rtl/>
        </w:rPr>
        <w:t xml:space="preserve">בעיצומה של תימורת ספרדית </w:t>
      </w:r>
      <w:r w:rsidR="00B93B0D">
        <w:rPr>
          <w:rFonts w:hint="cs"/>
          <w:rtl/>
        </w:rPr>
        <w:t>[</w:t>
      </w:r>
      <w:r w:rsidR="00B93B0D" w:rsidRPr="002E76F2">
        <w:t>https://theconversation.com/explainer-how-spanish-plume-set-off-a-heatwave-in-the-uk-44109</w:t>
      </w:r>
      <w:r w:rsidR="00B93B0D">
        <w:rPr>
          <w:rFonts w:hint="cs"/>
          <w:rtl/>
        </w:rPr>
        <w:t xml:space="preserve">] </w:t>
      </w:r>
      <w:r w:rsidR="002E76F2">
        <w:rPr>
          <w:rFonts w:hint="cs"/>
          <w:rtl/>
        </w:rPr>
        <w:t xml:space="preserve">שהתנשאה מעל לאיים הבריטיים וחנקה אותם בגל חום </w:t>
      </w:r>
      <w:r w:rsidR="003A2239" w:rsidRPr="003A2239">
        <w:rPr>
          <w:rFonts w:cs="Times New Roman"/>
          <w:rtl/>
        </w:rPr>
        <w:t>איבֶּרי</w:t>
      </w:r>
      <w:r w:rsidR="003A2239" w:rsidRPr="003A2239">
        <w:rPr>
          <w:rFonts w:cs="Times New Roman" w:hint="cs"/>
          <w:rtl/>
        </w:rPr>
        <w:t xml:space="preserve"> </w:t>
      </w:r>
      <w:r w:rsidR="00704FD5">
        <w:rPr>
          <w:rFonts w:hint="cs"/>
          <w:rtl/>
        </w:rPr>
        <w:t>יבש.</w:t>
      </w:r>
      <w:r w:rsidR="002E76F2">
        <w:rPr>
          <w:rFonts w:hint="cs"/>
          <w:rtl/>
        </w:rPr>
        <w:t xml:space="preserve"> </w:t>
      </w:r>
    </w:p>
    <w:p w14:paraId="46916BD1" w14:textId="21589B6B" w:rsidR="007C593F" w:rsidRDefault="00275752" w:rsidP="007C593F">
      <w:pPr>
        <w:rPr>
          <w:rtl/>
        </w:rPr>
      </w:pPr>
      <w:r w:rsidRPr="00275752">
        <w:rPr>
          <w:rFonts w:cs="Times New Roman"/>
          <w:rtl/>
        </w:rPr>
        <w:t xml:space="preserve">סער </w:t>
      </w:r>
      <w:r w:rsidR="002B6E6B" w:rsidRPr="002B6E6B">
        <w:rPr>
          <w:rFonts w:cs="Times New Roman"/>
          <w:rtl/>
        </w:rPr>
        <w:t>חזר לישראל כי שנת הלימודים כבר החלה</w:t>
      </w:r>
      <w:r w:rsidRPr="00275752">
        <w:rPr>
          <w:rFonts w:cs="Times New Roman"/>
          <w:rtl/>
        </w:rPr>
        <w:t>, ומארק נשאר בסטנפורד, בקרב קבוצת דוקטורנטים שלקחו</w:t>
      </w:r>
      <w:r w:rsidR="004E17B9">
        <w:rPr>
          <w:rFonts w:cs="Times New Roman" w:hint="cs"/>
          <w:rtl/>
        </w:rPr>
        <w:t xml:space="preserve"> אותו</w:t>
      </w:r>
      <w:r w:rsidRPr="00275752">
        <w:rPr>
          <w:rFonts w:cs="Times New Roman"/>
          <w:rtl/>
        </w:rPr>
        <w:t xml:space="preserve"> תחת חסותם. הוא תרם למחקרם באלגוריתמים של למידה ממוחשבת, בניסוחים </w:t>
      </w:r>
      <w:r w:rsidR="0026467C">
        <w:rPr>
          <w:rFonts w:cs="Times New Roman"/>
          <w:rtl/>
        </w:rPr>
        <w:t>מתמטי</w:t>
      </w:r>
      <w:r w:rsidRPr="00275752">
        <w:rPr>
          <w:rFonts w:cs="Times New Roman"/>
          <w:rtl/>
        </w:rPr>
        <w:t>ים ריגורוזיים ו</w:t>
      </w:r>
      <w:r w:rsidR="003A2239">
        <w:rPr>
          <w:rFonts w:cs="Times New Roman" w:hint="cs"/>
          <w:rtl/>
        </w:rPr>
        <w:t>ב</w:t>
      </w:r>
      <w:r w:rsidRPr="00275752">
        <w:rPr>
          <w:rFonts w:cs="Times New Roman"/>
          <w:rtl/>
        </w:rPr>
        <w:t>הוכחות נכוֹנוּת</w:t>
      </w:r>
      <w:r w:rsidR="004E17B9" w:rsidRPr="004E17B9">
        <w:rPr>
          <w:rFonts w:cs="Times New Roman"/>
          <w:rtl/>
        </w:rPr>
        <w:t xml:space="preserve"> עבור מאמרים שפרסמו</w:t>
      </w:r>
      <w:r w:rsidR="007C593F">
        <w:rPr>
          <w:rFonts w:hint="cs"/>
          <w:rtl/>
        </w:rPr>
        <w:t xml:space="preserve">. </w:t>
      </w:r>
    </w:p>
    <w:p w14:paraId="658E3B6D" w14:textId="70E04442" w:rsidR="00B62BD3" w:rsidRDefault="00892D05" w:rsidP="007C593F">
      <w:pPr>
        <w:rPr>
          <w:rtl/>
        </w:rPr>
      </w:pPr>
      <w:r>
        <w:rPr>
          <w:rFonts w:cs="Times New Roman" w:hint="cs"/>
          <w:rtl/>
        </w:rPr>
        <w:t>[</w:t>
      </w:r>
      <w:r w:rsidR="00B62BD3" w:rsidRPr="00B62BD3">
        <w:rPr>
          <w:rFonts w:cs="Times New Roman"/>
          <w:rtl/>
        </w:rPr>
        <w:t xml:space="preserve">יוג'ין נמנע מלבקר </w:t>
      </w:r>
      <w:r w:rsidR="004E17B9" w:rsidRPr="004E17B9">
        <w:rPr>
          <w:rFonts w:cs="Times New Roman"/>
          <w:rtl/>
        </w:rPr>
        <w:t xml:space="preserve">את אלכס, </w:t>
      </w:r>
      <w:r w:rsidR="00B62BD3" w:rsidRPr="00B62BD3">
        <w:rPr>
          <w:rFonts w:cs="Times New Roman"/>
          <w:rtl/>
        </w:rPr>
        <w:t>מאז שאימו ותיאו שבו ממסע-ההופעות שלהם.</w:t>
      </w:r>
      <w:r>
        <w:rPr>
          <w:rFonts w:cs="Times New Roman" w:hint="cs"/>
          <w:rtl/>
        </w:rPr>
        <w:t>]</w:t>
      </w:r>
    </w:p>
    <w:p w14:paraId="30EE197A" w14:textId="7B072713" w:rsidR="00C524D9" w:rsidRDefault="0055735B" w:rsidP="0073683D">
      <w:pPr>
        <w:rPr>
          <w:rtl/>
        </w:rPr>
      </w:pPr>
      <w:r>
        <w:rPr>
          <w:rFonts w:hint="cs"/>
          <w:rtl/>
        </w:rPr>
        <w:t>[</w:t>
      </w:r>
      <w:r w:rsidR="00CF7211">
        <w:rPr>
          <w:rFonts w:hint="cs"/>
          <w:rtl/>
        </w:rPr>
        <w:t>חוץ מאשר סוף השבוע שהתארחו אצל סבו וסבתו שהתגוררו בבית-אבן עם גינה קדמית פורחת באוקספורד,</w:t>
      </w:r>
      <w:r>
        <w:rPr>
          <w:rFonts w:hint="cs"/>
          <w:rtl/>
        </w:rPr>
        <w:t>]</w:t>
      </w:r>
      <w:r w:rsidR="00CF7211">
        <w:rPr>
          <w:rFonts w:hint="cs"/>
          <w:rtl/>
        </w:rPr>
        <w:t xml:space="preserve"> </w:t>
      </w:r>
      <w:r w:rsidR="00275752" w:rsidRPr="00275752">
        <w:rPr>
          <w:rFonts w:cs="Times New Roman"/>
          <w:rtl/>
        </w:rPr>
        <w:t xml:space="preserve">את רוב זמנה בלונדון </w:t>
      </w:r>
      <w:r w:rsidR="003A2239" w:rsidRPr="00275752">
        <w:rPr>
          <w:rFonts w:cs="Times New Roman"/>
          <w:rtl/>
        </w:rPr>
        <w:t xml:space="preserve">בילתה </w:t>
      </w:r>
      <w:r w:rsidR="00275752" w:rsidRPr="00275752">
        <w:rPr>
          <w:rFonts w:cs="Times New Roman"/>
          <w:rtl/>
        </w:rPr>
        <w:t>יסמין עם חבריו של אלכס, עם ה</w:t>
      </w:r>
      <w:r w:rsidR="004E17B9">
        <w:rPr>
          <w:rFonts w:cs="Times New Roman" w:hint="cs"/>
          <w:rtl/>
        </w:rPr>
        <w:t>בחור</w:t>
      </w:r>
      <w:r w:rsidR="00275752" w:rsidRPr="00275752">
        <w:rPr>
          <w:rFonts w:cs="Times New Roman"/>
          <w:rtl/>
        </w:rPr>
        <w:t xml:space="preserve"> </w:t>
      </w:r>
      <w:r w:rsidR="00B62BD3">
        <w:rPr>
          <w:rFonts w:cs="Times New Roman" w:hint="cs"/>
          <w:rtl/>
        </w:rPr>
        <w:t xml:space="preserve">הפורטוגלי </w:t>
      </w:r>
      <w:r w:rsidR="00275752" w:rsidRPr="00275752">
        <w:rPr>
          <w:rFonts w:cs="Times New Roman"/>
          <w:rtl/>
        </w:rPr>
        <w:t xml:space="preserve">שהתפרץ בשאגה בתחילת כל שיר והבהיל אותה שוב ושוב, </w:t>
      </w:r>
      <w:r w:rsidR="00275752">
        <w:rPr>
          <w:rFonts w:cs="Times New Roman" w:hint="cs"/>
          <w:rtl/>
        </w:rPr>
        <w:t>[</w:t>
      </w:r>
      <w:r w:rsidR="003062E3">
        <w:rPr>
          <w:rFonts w:hint="cs"/>
          <w:rtl/>
        </w:rPr>
        <w:t>ו</w:t>
      </w:r>
      <w:r w:rsidR="00FB3D88">
        <w:rPr>
          <w:rFonts w:hint="cs"/>
          <w:rtl/>
        </w:rPr>
        <w:t>הבנות</w:t>
      </w:r>
      <w:r w:rsidR="00B40BDC">
        <w:rPr>
          <w:rFonts w:hint="cs"/>
          <w:rtl/>
        </w:rPr>
        <w:t xml:space="preserve"> </w:t>
      </w:r>
      <w:r w:rsidR="00AD29B1">
        <w:rPr>
          <w:rFonts w:hint="cs"/>
          <w:rtl/>
        </w:rPr>
        <w:t xml:space="preserve">שרקדו בדיוק </w:t>
      </w:r>
      <w:r w:rsidR="0051618A">
        <w:rPr>
          <w:rFonts w:hint="cs"/>
          <w:rtl/>
        </w:rPr>
        <w:t>כמו בקליפ</w:t>
      </w:r>
      <w:r w:rsidR="00FC2AF7">
        <w:rPr>
          <w:rFonts w:hint="cs"/>
          <w:rtl/>
        </w:rPr>
        <w:t xml:space="preserve"> </w:t>
      </w:r>
      <w:r w:rsidR="00D46899">
        <w:rPr>
          <w:rFonts w:hint="cs"/>
          <w:rtl/>
        </w:rPr>
        <w:t xml:space="preserve">וזיכו </w:t>
      </w:r>
      <w:r w:rsidR="00F057D6">
        <w:rPr>
          <w:rFonts w:hint="cs"/>
          <w:rtl/>
        </w:rPr>
        <w:t>העניקו ל</w:t>
      </w:r>
      <w:r w:rsidR="00D46899">
        <w:rPr>
          <w:rFonts w:hint="cs"/>
          <w:rtl/>
        </w:rPr>
        <w:t xml:space="preserve">כל מי שלא חיבבו בתואר </w:t>
      </w:r>
      <w:r w:rsidR="00D46899">
        <w:t>whinge</w:t>
      </w:r>
      <w:r>
        <w:rPr>
          <w:rFonts w:hint="cs"/>
          <w:rtl/>
        </w:rPr>
        <w:t>]</w:t>
      </w:r>
      <w:r w:rsidR="00D46899">
        <w:rPr>
          <w:rFonts w:hint="cs"/>
          <w:rtl/>
        </w:rPr>
        <w:t xml:space="preserve">, </w:t>
      </w:r>
      <w:r w:rsidR="00FC2AF7">
        <w:rPr>
          <w:rFonts w:hint="cs"/>
          <w:rtl/>
        </w:rPr>
        <w:t xml:space="preserve">והפקיסטנית הקטנטונת </w:t>
      </w:r>
      <w:r>
        <w:rPr>
          <w:rFonts w:hint="cs"/>
          <w:rtl/>
        </w:rPr>
        <w:t>בעלת</w:t>
      </w:r>
      <w:r w:rsidR="00FC2AF7">
        <w:rPr>
          <w:rFonts w:hint="cs"/>
          <w:rtl/>
        </w:rPr>
        <w:t xml:space="preserve"> שער המשי ש</w:t>
      </w:r>
      <w:r w:rsidR="001C5A04">
        <w:rPr>
          <w:rFonts w:hint="cs"/>
          <w:rtl/>
        </w:rPr>
        <w:t>הייתה</w:t>
      </w:r>
      <w:r w:rsidR="00FC2AF7">
        <w:rPr>
          <w:rFonts w:hint="cs"/>
          <w:rtl/>
        </w:rPr>
        <w:t xml:space="preserve"> </w:t>
      </w:r>
      <w:r w:rsidR="00275752" w:rsidRPr="00275752">
        <w:rPr>
          <w:rFonts w:cs="Times New Roman"/>
          <w:rtl/>
        </w:rPr>
        <w:t>שואלת אותה בכל פעם מחדש</w:t>
      </w:r>
      <w:r w:rsidR="003A2239">
        <w:rPr>
          <w:rFonts w:cs="Times New Roman" w:hint="cs"/>
          <w:rtl/>
        </w:rPr>
        <w:t>:</w:t>
      </w:r>
      <w:r w:rsidR="00FC2AF7">
        <w:rPr>
          <w:rFonts w:hint="cs"/>
          <w:rtl/>
        </w:rPr>
        <w:t xml:space="preserve"> </w:t>
      </w:r>
      <w:r>
        <w:rPr>
          <w:rFonts w:hint="cs"/>
          <w:rtl/>
        </w:rPr>
        <w:t>"</w:t>
      </w:r>
      <w:r w:rsidR="00FC2AF7">
        <w:rPr>
          <w:rFonts w:hint="cs"/>
          <w:rtl/>
        </w:rPr>
        <w:t>אז החיים שלך הם סימפוניה מרירה-מתוקה?</w:t>
      </w:r>
      <w:r>
        <w:rPr>
          <w:rFonts w:hint="cs"/>
          <w:rtl/>
        </w:rPr>
        <w:t>"</w:t>
      </w:r>
      <w:r w:rsidR="00AD29B1">
        <w:rPr>
          <w:rFonts w:hint="cs"/>
          <w:rtl/>
        </w:rPr>
        <w:t xml:space="preserve"> </w:t>
      </w:r>
      <w:r w:rsidR="00FC2AF7">
        <w:rPr>
          <w:rFonts w:hint="cs"/>
          <w:rtl/>
        </w:rPr>
        <w:t>[</w:t>
      </w:r>
      <w:r w:rsidR="00FC2AF7">
        <w:t>Bittersweet Symphony by Verve</w:t>
      </w:r>
      <w:r w:rsidR="00FC2AF7">
        <w:rPr>
          <w:rFonts w:hint="cs"/>
          <w:rtl/>
        </w:rPr>
        <w:t xml:space="preserve"> יצא ב-</w:t>
      </w:r>
      <w:r w:rsidR="00FC2AF7" w:rsidRPr="001F5796">
        <w:rPr>
          <w:highlight w:val="blue"/>
          <w:rtl/>
        </w:rPr>
        <w:t>1998</w:t>
      </w:r>
      <w:r w:rsidR="00FC2AF7">
        <w:rPr>
          <w:rFonts w:hint="cs"/>
          <w:rtl/>
        </w:rPr>
        <w:t xml:space="preserve">, אז זאת אינדיקציה חזקה לשנה] </w:t>
      </w:r>
      <w:r w:rsidR="004E17B9" w:rsidRPr="004E17B9">
        <w:rPr>
          <w:rFonts w:cs="Times New Roman"/>
          <w:rtl/>
        </w:rPr>
        <w:t>בתו היחידה של מנהל בית-הספר התחבבה עליה</w:t>
      </w:r>
      <w:r w:rsidR="00E567A7">
        <w:rPr>
          <w:rFonts w:cs="Times New Roman"/>
          <w:rtl/>
        </w:rPr>
        <w:t xml:space="preserve"> מאוד,</w:t>
      </w:r>
      <w:r w:rsidR="004E17B9" w:rsidRPr="004E17B9">
        <w:rPr>
          <w:rFonts w:cs="Times New Roman"/>
          <w:rtl/>
        </w:rPr>
        <w:t xml:space="preserve"> ו</w:t>
      </w:r>
      <w:r w:rsidR="00FB3D88">
        <w:rPr>
          <w:rFonts w:hint="cs"/>
          <w:rtl/>
        </w:rPr>
        <w:t xml:space="preserve">אפילו לאנגלית במבטא </w:t>
      </w:r>
      <w:r w:rsidR="0073683D">
        <w:rPr>
          <w:rFonts w:hint="cs"/>
          <w:rtl/>
        </w:rPr>
        <w:t>ג'מייקני</w:t>
      </w:r>
      <w:r w:rsidR="00FB3D88">
        <w:rPr>
          <w:rFonts w:hint="cs"/>
          <w:rtl/>
        </w:rPr>
        <w:t xml:space="preserve"> </w:t>
      </w:r>
      <w:r w:rsidR="00FC2AF7">
        <w:rPr>
          <w:rFonts w:hint="cs"/>
          <w:rtl/>
        </w:rPr>
        <w:t>יסמין</w:t>
      </w:r>
      <w:r w:rsidR="00FB3D88">
        <w:rPr>
          <w:rFonts w:hint="cs"/>
          <w:rtl/>
        </w:rPr>
        <w:t xml:space="preserve"> ה</w:t>
      </w:r>
      <w:r w:rsidR="0051618A">
        <w:rPr>
          <w:rFonts w:hint="cs"/>
          <w:rtl/>
        </w:rPr>
        <w:t>סתג</w:t>
      </w:r>
      <w:r w:rsidR="00FB3D88">
        <w:rPr>
          <w:rFonts w:hint="cs"/>
          <w:rtl/>
        </w:rPr>
        <w:t>לה</w:t>
      </w:r>
      <w:r w:rsidR="00EB69F0">
        <w:rPr>
          <w:rFonts w:hint="cs"/>
          <w:rtl/>
        </w:rPr>
        <w:t xml:space="preserve"> </w:t>
      </w:r>
      <w:r w:rsidR="007C593F">
        <w:rPr>
          <w:rFonts w:hint="cs"/>
          <w:rtl/>
        </w:rPr>
        <w:t>[</w:t>
      </w:r>
      <w:r w:rsidR="00EB69F0">
        <w:rPr>
          <w:rFonts w:hint="cs"/>
          <w:rtl/>
        </w:rPr>
        <w:t>/ הסכינה</w:t>
      </w:r>
      <w:r w:rsidR="007C593F">
        <w:rPr>
          <w:rFonts w:hint="cs"/>
          <w:rtl/>
        </w:rPr>
        <w:t>]</w:t>
      </w:r>
      <w:r w:rsidR="00FB3D88">
        <w:rPr>
          <w:rFonts w:hint="cs"/>
          <w:rtl/>
        </w:rPr>
        <w:t xml:space="preserve">. </w:t>
      </w:r>
    </w:p>
    <w:p w14:paraId="51313E48" w14:textId="77777777" w:rsidR="004E17B9" w:rsidRDefault="004E17B9" w:rsidP="004E17B9">
      <w:pPr>
        <w:rPr>
          <w:rtl/>
        </w:rPr>
      </w:pPr>
      <w:r>
        <w:rPr>
          <w:rFonts w:cs="Times New Roman"/>
          <w:rtl/>
        </w:rPr>
        <w:t>[חוץ מחבריו לכיתה וחבריו לאימונים היו לו עוד רבים... אקלקטיים]</w:t>
      </w:r>
    </w:p>
    <w:p w14:paraId="1FFDFDB3" w14:textId="692F25A6" w:rsidR="004E17B9" w:rsidRDefault="004E17B9" w:rsidP="004E17B9">
      <w:pPr>
        <w:rPr>
          <w:rtl/>
        </w:rPr>
      </w:pPr>
      <w:r>
        <w:rPr>
          <w:rFonts w:cs="Times New Roman"/>
          <w:rtl/>
        </w:rPr>
        <w:t>[ברטרם, פלומה פאוול, סיימון וויל ראסל]</w:t>
      </w:r>
    </w:p>
    <w:p w14:paraId="395436EF" w14:textId="6FA326D8" w:rsidR="00C524D9" w:rsidRDefault="00D83E83" w:rsidP="007C593F">
      <w:pPr>
        <w:rPr>
          <w:rtl/>
        </w:rPr>
      </w:pPr>
      <w:r>
        <w:rPr>
          <w:rFonts w:hint="cs"/>
          <w:rtl/>
        </w:rPr>
        <w:t xml:space="preserve">אחיו </w:t>
      </w:r>
      <w:r w:rsidR="00682EBE">
        <w:rPr>
          <w:rFonts w:hint="cs"/>
          <w:rtl/>
        </w:rPr>
        <w:t>ה</w:t>
      </w:r>
      <w:r w:rsidR="00682EBE" w:rsidRPr="00682EBE">
        <w:rPr>
          <w:rFonts w:cs="Times New Roman"/>
          <w:rtl/>
        </w:rPr>
        <w:t>בכור</w:t>
      </w:r>
      <w:r w:rsidR="000561AF">
        <w:rPr>
          <w:rFonts w:hint="cs"/>
          <w:rtl/>
        </w:rPr>
        <w:t xml:space="preserve"> </w:t>
      </w:r>
      <w:r>
        <w:rPr>
          <w:rFonts w:hint="cs"/>
          <w:rtl/>
        </w:rPr>
        <w:t xml:space="preserve">של סיימון </w:t>
      </w:r>
      <w:r w:rsidR="000561AF">
        <w:rPr>
          <w:rFonts w:hint="cs"/>
          <w:rtl/>
        </w:rPr>
        <w:t>עבד כמוֹרה לכימיה באקדמיה הבריטית שבפורט</w:t>
      </w:r>
      <w:r w:rsidR="001764F4" w:rsidRPr="001764F4">
        <w:rPr>
          <w:rFonts w:cs="Times New Roman"/>
          <w:rtl/>
        </w:rPr>
        <w:t xml:space="preserve"> אוף ספיין</w:t>
      </w:r>
      <w:r w:rsidR="000561AF">
        <w:rPr>
          <w:rFonts w:hint="cs"/>
          <w:rtl/>
        </w:rPr>
        <w:t xml:space="preserve"> בטרינידד ו</w:t>
      </w:r>
      <w:r>
        <w:rPr>
          <w:rFonts w:hint="cs"/>
          <w:rtl/>
        </w:rPr>
        <w:t>הגיע לחופשת קיץ</w:t>
      </w:r>
      <w:r w:rsidR="000561AF">
        <w:rPr>
          <w:rFonts w:hint="cs"/>
          <w:rtl/>
        </w:rPr>
        <w:t xml:space="preserve"> בלונדון.</w:t>
      </w:r>
      <w:r>
        <w:rPr>
          <w:rFonts w:hint="cs"/>
          <w:rtl/>
        </w:rPr>
        <w:t xml:space="preserve"> </w:t>
      </w:r>
      <w:r w:rsidR="00B62BD3" w:rsidRPr="00B62BD3">
        <w:rPr>
          <w:rFonts w:cs="Times New Roman"/>
          <w:rtl/>
        </w:rPr>
        <w:t xml:space="preserve">כשנחה עליו הרוח, התרצה לתחנוניהם להתלוות אליהם לפאב (המרוחק, כי הקרוב נהרס לטובת קומפלקס נדל"ני חדש). האח היה היחיד מביניהם שהורשה </w:t>
      </w:r>
      <w:r w:rsidR="00297D38">
        <w:rPr>
          <w:rFonts w:cs="Times New Roman"/>
          <w:rtl/>
        </w:rPr>
        <w:t>על פ</w:t>
      </w:r>
      <w:r w:rsidR="00B62BD3" w:rsidRPr="00B62BD3">
        <w:rPr>
          <w:rFonts w:cs="Times New Roman"/>
          <w:rtl/>
        </w:rPr>
        <w:t>י חוק לרכוש אלכוהול – השאר היו צעירים מדי, ורשאים</w:t>
      </w:r>
      <w:r w:rsidR="003532CE">
        <w:rPr>
          <w:rFonts w:hint="cs"/>
          <w:rtl/>
        </w:rPr>
        <w:t xml:space="preserve"> לשתות אך לא לקנות. </w:t>
      </w:r>
      <w:r w:rsidR="000561AF">
        <w:rPr>
          <w:rFonts w:hint="cs"/>
          <w:rtl/>
        </w:rPr>
        <w:t>"</w:t>
      </w:r>
      <w:r w:rsidR="003532CE">
        <w:rPr>
          <w:rFonts w:hint="cs"/>
          <w:rtl/>
        </w:rPr>
        <w:t>ה</w:t>
      </w:r>
      <w:r w:rsidR="00EA2B2B">
        <w:rPr>
          <w:rFonts w:hint="cs"/>
          <w:rtl/>
        </w:rPr>
        <w:t>נשֹים פעמינו</w:t>
      </w:r>
      <w:r w:rsidR="003532CE">
        <w:rPr>
          <w:rFonts w:hint="cs"/>
          <w:rtl/>
        </w:rPr>
        <w:t xml:space="preserve"> </w:t>
      </w:r>
      <w:r w:rsidR="00C524D9">
        <w:rPr>
          <w:rFonts w:hint="cs"/>
          <w:rtl/>
        </w:rPr>
        <w:t>למען התבשמ</w:t>
      </w:r>
      <w:r w:rsidR="003532CE">
        <w:rPr>
          <w:rFonts w:hint="cs"/>
          <w:rtl/>
        </w:rPr>
        <w:t>נו</w:t>
      </w:r>
      <w:r w:rsidR="00C524D9">
        <w:rPr>
          <w:rFonts w:hint="cs"/>
          <w:rtl/>
        </w:rPr>
        <w:t xml:space="preserve"> קלות</w:t>
      </w:r>
      <w:r w:rsidR="000561AF">
        <w:rPr>
          <w:rFonts w:hint="cs"/>
          <w:rtl/>
        </w:rPr>
        <w:t>?"</w:t>
      </w:r>
      <w:r w:rsidR="00C524D9">
        <w:rPr>
          <w:rFonts w:hint="cs"/>
          <w:rtl/>
        </w:rPr>
        <w:t xml:space="preserve"> </w:t>
      </w:r>
      <w:r w:rsidR="003532CE">
        <w:rPr>
          <w:rFonts w:hint="cs"/>
          <w:rtl/>
        </w:rPr>
        <w:t>היה אח</w:t>
      </w:r>
      <w:r w:rsidR="008231F1">
        <w:rPr>
          <w:rFonts w:hint="cs"/>
          <w:rtl/>
        </w:rPr>
        <w:t>יו של סיימון</w:t>
      </w:r>
      <w:r w:rsidR="003532CE">
        <w:rPr>
          <w:rFonts w:hint="cs"/>
          <w:rtl/>
        </w:rPr>
        <w:t xml:space="preserve"> </w:t>
      </w:r>
      <w:r w:rsidR="007C593F">
        <w:rPr>
          <w:rFonts w:hint="cs"/>
          <w:rtl/>
        </w:rPr>
        <w:t xml:space="preserve">מציע </w:t>
      </w:r>
      <w:bookmarkStart w:id="423" w:name="_Hlk526444980"/>
      <w:r w:rsidR="000561AF">
        <w:rPr>
          <w:rFonts w:hint="cs"/>
          <w:rtl/>
        </w:rPr>
        <w:t>במילים מצוחצחות שהביעו היטב משאת</w:t>
      </w:r>
      <w:r w:rsidR="006B2688">
        <w:rPr>
          <w:rFonts w:hint="cs"/>
          <w:rtl/>
        </w:rPr>
        <w:t xml:space="preserve"> </w:t>
      </w:r>
      <w:r w:rsidR="000561AF">
        <w:rPr>
          <w:rFonts w:hint="cs"/>
          <w:rtl/>
        </w:rPr>
        <w:t>נפש נכספת</w:t>
      </w:r>
      <w:r w:rsidR="00F64328">
        <w:rPr>
          <w:rFonts w:hint="cs"/>
          <w:rtl/>
        </w:rPr>
        <w:t xml:space="preserve"> ש</w:t>
      </w:r>
      <w:r w:rsidR="00A96737">
        <w:rPr>
          <w:rFonts w:hint="cs"/>
          <w:rtl/>
        </w:rPr>
        <w:t>נוטה להתעורר בליבו של גולה</w:t>
      </w:r>
      <w:bookmarkEnd w:id="423"/>
      <w:r w:rsidR="000561AF">
        <w:rPr>
          <w:rFonts w:hint="cs"/>
          <w:rtl/>
        </w:rPr>
        <w:t xml:space="preserve"> </w:t>
      </w:r>
      <w:r>
        <w:rPr>
          <w:rFonts w:hint="cs"/>
          <w:rtl/>
        </w:rPr>
        <w:t>[</w:t>
      </w:r>
      <w:r w:rsidR="003532CE">
        <w:rPr>
          <w:rFonts w:hint="cs"/>
          <w:rtl/>
        </w:rPr>
        <w:t>, או ליתר</w:t>
      </w:r>
      <w:r w:rsidR="00C524D9">
        <w:rPr>
          <w:rFonts w:hint="cs"/>
          <w:rtl/>
        </w:rPr>
        <w:t xml:space="preserve"> דיוק </w:t>
      </w:r>
      <w:r w:rsidR="00C524D9">
        <w:t xml:space="preserve">to go get </w:t>
      </w:r>
      <w:r w:rsidR="003532CE">
        <w:t>our</w:t>
      </w:r>
      <w:r w:rsidR="00C524D9">
        <w:t>selves ever so delicately lushed</w:t>
      </w:r>
      <w:r>
        <w:rPr>
          <w:rFonts w:hint="cs"/>
          <w:rtl/>
        </w:rPr>
        <w:t>]</w:t>
      </w:r>
      <w:r w:rsidR="00C524D9">
        <w:rPr>
          <w:rFonts w:hint="cs"/>
          <w:rtl/>
        </w:rPr>
        <w:t xml:space="preserve">. </w:t>
      </w:r>
    </w:p>
    <w:p w14:paraId="176814A0" w14:textId="24F2F3E1" w:rsidR="0051618A" w:rsidRDefault="005F22E4" w:rsidP="008603D3">
      <w:pPr>
        <w:rPr>
          <w:rtl/>
        </w:rPr>
      </w:pPr>
      <w:r>
        <w:rPr>
          <w:rFonts w:hint="cs"/>
          <w:rtl/>
        </w:rPr>
        <w:t xml:space="preserve">ככל שהעמיק הלילה </w:t>
      </w:r>
      <w:r w:rsidR="00C524D9">
        <w:rPr>
          <w:rFonts w:hint="cs"/>
          <w:rtl/>
        </w:rPr>
        <w:t xml:space="preserve">הם היו </w:t>
      </w:r>
      <w:r w:rsidR="000561AF">
        <w:rPr>
          <w:rFonts w:hint="cs"/>
          <w:rtl/>
        </w:rPr>
        <w:t>ל</w:t>
      </w:r>
      <w:r w:rsidR="00C524D9">
        <w:rPr>
          <w:rFonts w:hint="cs"/>
          <w:rtl/>
        </w:rPr>
        <w:t>חבורה קולנית ומצחקקת</w:t>
      </w:r>
      <w:r w:rsidR="00811B03">
        <w:rPr>
          <w:rFonts w:hint="cs"/>
          <w:rtl/>
        </w:rPr>
        <w:t>.</w:t>
      </w:r>
      <w:r w:rsidR="00C524D9">
        <w:rPr>
          <w:rFonts w:hint="cs"/>
          <w:rtl/>
        </w:rPr>
        <w:t xml:space="preserve"> </w:t>
      </w:r>
      <w:r w:rsidR="00F64328">
        <w:rPr>
          <w:rFonts w:hint="cs"/>
          <w:rtl/>
        </w:rPr>
        <w:t>כולם התפעלו מסידורי מגורי</w:t>
      </w:r>
      <w:r w:rsidR="00D22671">
        <w:rPr>
          <w:rFonts w:hint="cs"/>
          <w:rtl/>
        </w:rPr>
        <w:t>הם של יסמין ואלכס בישראל והוא</w:t>
      </w:r>
      <w:r w:rsidR="004E7CD8">
        <w:rPr>
          <w:rFonts w:hint="cs"/>
          <w:rtl/>
        </w:rPr>
        <w:t xml:space="preserve"> </w:t>
      </w:r>
      <w:r w:rsidR="000561AF">
        <w:rPr>
          <w:rFonts w:hint="cs"/>
          <w:rtl/>
        </w:rPr>
        <w:t>הזמין א</w:t>
      </w:r>
      <w:r w:rsidR="00D22671">
        <w:rPr>
          <w:rFonts w:hint="cs"/>
          <w:rtl/>
        </w:rPr>
        <w:t>ו</w:t>
      </w:r>
      <w:r w:rsidR="000561AF">
        <w:rPr>
          <w:rFonts w:hint="cs"/>
          <w:rtl/>
        </w:rPr>
        <w:t>ת</w:t>
      </w:r>
      <w:r w:rsidR="00D22671">
        <w:rPr>
          <w:rFonts w:hint="cs"/>
          <w:rtl/>
        </w:rPr>
        <w:t>ם</w:t>
      </w:r>
      <w:r w:rsidR="000561AF">
        <w:rPr>
          <w:rFonts w:hint="cs"/>
          <w:rtl/>
        </w:rPr>
        <w:t xml:space="preserve"> </w:t>
      </w:r>
      <w:r w:rsidR="004E7CD8">
        <w:rPr>
          <w:rFonts w:hint="cs"/>
          <w:rtl/>
        </w:rPr>
        <w:t>לבקרם</w:t>
      </w:r>
      <w:r w:rsidR="000561AF">
        <w:rPr>
          <w:rFonts w:hint="cs"/>
          <w:rtl/>
        </w:rPr>
        <w:t xml:space="preserve"> </w:t>
      </w:r>
      <w:r w:rsidR="004E7CD8">
        <w:rPr>
          <w:rFonts w:hint="cs"/>
          <w:rtl/>
        </w:rPr>
        <w:t>בכל עת שיחפצו בכך</w:t>
      </w:r>
      <w:r w:rsidR="000561AF">
        <w:rPr>
          <w:rFonts w:hint="cs"/>
          <w:rtl/>
        </w:rPr>
        <w:t xml:space="preserve"> [</w:t>
      </w:r>
      <w:r w:rsidR="002E1567">
        <w:rPr>
          <w:rFonts w:hint="cs"/>
          <w:rtl/>
        </w:rPr>
        <w:t xml:space="preserve">במה שהם כינו </w:t>
      </w:r>
      <w:r w:rsidR="002E1567">
        <w:t>permanent empty</w:t>
      </w:r>
      <w:r w:rsidR="002E1567">
        <w:rPr>
          <w:rFonts w:hint="cs"/>
          <w:rtl/>
        </w:rPr>
        <w:t>, בית שההורים לא נמצאים בו ואפשר לערוך שם מסיבות] (</w:t>
      </w:r>
      <w:r w:rsidR="00D22671">
        <w:rPr>
          <w:rFonts w:hint="cs"/>
          <w:rtl/>
        </w:rPr>
        <w:t xml:space="preserve">הוא </w:t>
      </w:r>
      <w:r w:rsidR="002E1567">
        <w:rPr>
          <w:rFonts w:hint="cs"/>
          <w:rtl/>
        </w:rPr>
        <w:t>לא סיפר</w:t>
      </w:r>
      <w:r w:rsidR="00D22671">
        <w:rPr>
          <w:rFonts w:hint="cs"/>
          <w:rtl/>
        </w:rPr>
        <w:t xml:space="preserve"> דבר</w:t>
      </w:r>
      <w:r w:rsidR="002E1567">
        <w:rPr>
          <w:rFonts w:hint="cs"/>
          <w:rtl/>
        </w:rPr>
        <w:t xml:space="preserve"> </w:t>
      </w:r>
      <w:r w:rsidR="006B2688">
        <w:rPr>
          <w:rFonts w:hint="cs"/>
          <w:rtl/>
        </w:rPr>
        <w:t xml:space="preserve">על </w:t>
      </w:r>
      <w:r w:rsidR="00D22671">
        <w:rPr>
          <w:rFonts w:hint="cs"/>
          <w:rtl/>
        </w:rPr>
        <w:t>אודות</w:t>
      </w:r>
      <w:r w:rsidR="002E1567">
        <w:rPr>
          <w:rFonts w:hint="cs"/>
          <w:rtl/>
        </w:rPr>
        <w:t xml:space="preserve"> ביקורי</w:t>
      </w:r>
      <w:r w:rsidR="00D22671">
        <w:rPr>
          <w:rFonts w:hint="cs"/>
          <w:rtl/>
        </w:rPr>
        <w:t>ה</w:t>
      </w:r>
      <w:r w:rsidR="002E1567">
        <w:rPr>
          <w:rFonts w:hint="cs"/>
          <w:rtl/>
        </w:rPr>
        <w:t xml:space="preserve">ם </w:t>
      </w:r>
      <w:r w:rsidR="00D22671">
        <w:rPr>
          <w:rFonts w:hint="cs"/>
          <w:rtl/>
        </w:rPr>
        <w:t>ה</w:t>
      </w:r>
      <w:r w:rsidR="002E1567">
        <w:rPr>
          <w:rFonts w:hint="cs"/>
          <w:rtl/>
        </w:rPr>
        <w:t>תכופים של העובדת הסוציאלית, של נציג 'נעלה' ושל</w:t>
      </w:r>
      <w:r w:rsidR="00794374">
        <w:rPr>
          <w:rFonts w:hint="cs"/>
          <w:rtl/>
        </w:rPr>
        <w:t xml:space="preserve"> </w:t>
      </w:r>
      <w:r w:rsidR="000D7884">
        <w:rPr>
          <w:rFonts w:hint="cs"/>
          <w:rtl/>
        </w:rPr>
        <w:t>פקידת הסעד</w:t>
      </w:r>
      <w:r w:rsidR="002E1567">
        <w:rPr>
          <w:rFonts w:hint="cs"/>
          <w:rtl/>
        </w:rPr>
        <w:t>)</w:t>
      </w:r>
      <w:r w:rsidR="006B2688">
        <w:rPr>
          <w:rFonts w:hint="cs"/>
          <w:rtl/>
        </w:rPr>
        <w:t>,</w:t>
      </w:r>
      <w:r w:rsidR="002E1567">
        <w:rPr>
          <w:rFonts w:hint="cs"/>
          <w:rtl/>
        </w:rPr>
        <w:t xml:space="preserve"> </w:t>
      </w:r>
      <w:r w:rsidR="00C524D9">
        <w:rPr>
          <w:rFonts w:hint="cs"/>
          <w:rtl/>
        </w:rPr>
        <w:t>ו</w:t>
      </w:r>
      <w:r w:rsidR="004E7CD8">
        <w:rPr>
          <w:rFonts w:hint="cs"/>
          <w:rtl/>
        </w:rPr>
        <w:t xml:space="preserve">עוד לפני שהצליחה </w:t>
      </w:r>
      <w:r w:rsidR="00F64328">
        <w:rPr>
          <w:rFonts w:hint="cs"/>
          <w:rtl/>
        </w:rPr>
        <w:t xml:space="preserve">יסמין </w:t>
      </w:r>
      <w:r w:rsidR="00D22671">
        <w:rPr>
          <w:rFonts w:hint="cs"/>
          <w:rtl/>
        </w:rPr>
        <w:t>ל</w:t>
      </w:r>
      <w:r w:rsidR="00F64328">
        <w:rPr>
          <w:rFonts w:hint="cs"/>
          <w:rtl/>
        </w:rPr>
        <w:t>צטר</w:t>
      </w:r>
      <w:r w:rsidR="00D22671">
        <w:rPr>
          <w:rFonts w:hint="cs"/>
          <w:rtl/>
        </w:rPr>
        <w:t>ף להזמנתו</w:t>
      </w:r>
      <w:r w:rsidR="00F64328">
        <w:rPr>
          <w:rFonts w:hint="cs"/>
          <w:rtl/>
        </w:rPr>
        <w:t xml:space="preserve"> </w:t>
      </w:r>
      <w:r w:rsidR="00D22671">
        <w:rPr>
          <w:rFonts w:hint="cs"/>
          <w:rtl/>
        </w:rPr>
        <w:t>ו</w:t>
      </w:r>
      <w:r w:rsidR="004E7CD8">
        <w:rPr>
          <w:rFonts w:hint="cs"/>
          <w:rtl/>
        </w:rPr>
        <w:t>כבר</w:t>
      </w:r>
      <w:r w:rsidR="006B2688" w:rsidRPr="006B2688">
        <w:rPr>
          <w:rFonts w:hint="cs"/>
          <w:rtl/>
        </w:rPr>
        <w:t xml:space="preserve"> </w:t>
      </w:r>
      <w:r w:rsidR="006B2688">
        <w:rPr>
          <w:rFonts w:hint="cs"/>
          <w:rtl/>
        </w:rPr>
        <w:t>נשלפו</w:t>
      </w:r>
      <w:r w:rsidR="004E7CD8">
        <w:rPr>
          <w:rFonts w:hint="cs"/>
          <w:rtl/>
        </w:rPr>
        <w:t xml:space="preserve"> </w:t>
      </w:r>
      <w:r w:rsidR="00C524D9">
        <w:rPr>
          <w:rFonts w:hint="cs"/>
          <w:rtl/>
        </w:rPr>
        <w:t xml:space="preserve">תמונות של </w:t>
      </w:r>
      <w:r w:rsidR="004E7CD8">
        <w:rPr>
          <w:rFonts w:hint="cs"/>
          <w:rtl/>
        </w:rPr>
        <w:t>נערה</w:t>
      </w:r>
      <w:r w:rsidR="00C524D9">
        <w:rPr>
          <w:rFonts w:hint="cs"/>
          <w:rtl/>
        </w:rPr>
        <w:t xml:space="preserve"> מכיתתם, הולנדית שהיגרה לאינדונזיה ופניה מכוסות נמשים </w:t>
      </w:r>
      <w:r w:rsidR="00682EBE">
        <w:rPr>
          <w:rFonts w:hint="cs"/>
          <w:rtl/>
        </w:rPr>
        <w:t>מחמת עוּזהּ של</w:t>
      </w:r>
      <w:r w:rsidR="00D22671">
        <w:rPr>
          <w:rFonts w:hint="cs"/>
          <w:rtl/>
        </w:rPr>
        <w:t xml:space="preserve"> </w:t>
      </w:r>
      <w:r w:rsidR="00C524D9">
        <w:rPr>
          <w:rFonts w:hint="cs"/>
          <w:rtl/>
        </w:rPr>
        <w:t xml:space="preserve">השמש המשוונית של ג'אווה המערבית. </w:t>
      </w:r>
    </w:p>
    <w:p w14:paraId="19CF7D99" w14:textId="55CEF154" w:rsidR="0051618A" w:rsidRDefault="004E17B9" w:rsidP="0051618A">
      <w:pPr>
        <w:rPr>
          <w:rtl/>
        </w:rPr>
      </w:pPr>
      <w:r w:rsidRPr="004E17B9">
        <w:rPr>
          <w:rFonts w:cs="Times New Roman"/>
          <w:rtl/>
        </w:rPr>
        <w:t xml:space="preserve">הוריו של סיימון נכמרו בהם רחמיהם </w:t>
      </w:r>
      <w:r w:rsidR="00B62BD3" w:rsidRPr="00B62BD3">
        <w:rPr>
          <w:rFonts w:cs="Times New Roman"/>
          <w:rtl/>
        </w:rPr>
        <w:t>מא</w:t>
      </w:r>
      <w:r>
        <w:rPr>
          <w:rFonts w:cs="Times New Roman" w:hint="cs"/>
          <w:rtl/>
        </w:rPr>
        <w:t>ז</w:t>
      </w:r>
      <w:r w:rsidR="00B62BD3" w:rsidRPr="00B62BD3">
        <w:rPr>
          <w:rFonts w:cs="Times New Roman"/>
          <w:rtl/>
        </w:rPr>
        <w:t xml:space="preserve"> </w:t>
      </w:r>
      <w:r>
        <w:rPr>
          <w:rFonts w:cs="Times New Roman" w:hint="cs"/>
          <w:rtl/>
        </w:rPr>
        <w:t>ש</w:t>
      </w:r>
      <w:r w:rsidR="00900074">
        <w:rPr>
          <w:rFonts w:cs="Times New Roman" w:hint="cs"/>
          <w:rtl/>
        </w:rPr>
        <w:t xml:space="preserve">גם </w:t>
      </w:r>
      <w:r w:rsidR="00B62BD3" w:rsidRPr="00B62BD3">
        <w:rPr>
          <w:rFonts w:cs="Times New Roman"/>
          <w:rtl/>
        </w:rPr>
        <w:t xml:space="preserve">חברו הטוב ביותר וגם אחיו עזבו את אנגליה, </w:t>
      </w:r>
      <w:r>
        <w:rPr>
          <w:rFonts w:cs="Times New Roman" w:hint="cs"/>
          <w:rtl/>
        </w:rPr>
        <w:t>ו</w:t>
      </w:r>
      <w:r w:rsidR="006B2688">
        <w:rPr>
          <w:rFonts w:cs="Times New Roman" w:hint="cs"/>
          <w:rtl/>
        </w:rPr>
        <w:t xml:space="preserve">הם </w:t>
      </w:r>
      <w:r w:rsidR="00B62BD3" w:rsidRPr="00B62BD3">
        <w:rPr>
          <w:rFonts w:cs="Times New Roman"/>
          <w:rtl/>
        </w:rPr>
        <w:t xml:space="preserve">נכנעו </w:t>
      </w:r>
      <w:r w:rsidR="00D22671">
        <w:rPr>
          <w:rFonts w:hint="cs"/>
          <w:rtl/>
        </w:rPr>
        <w:t>[</w:t>
      </w:r>
      <w:r w:rsidR="0051618A" w:rsidRPr="00022EA3">
        <w:rPr>
          <w:rtl/>
        </w:rPr>
        <w:t>כך התברר, נעתרו לתחנוניו לרכוש</w:t>
      </w:r>
      <w:r w:rsidR="00D22671">
        <w:rPr>
          <w:rFonts w:hint="cs"/>
          <w:rtl/>
        </w:rPr>
        <w:t>]</w:t>
      </w:r>
      <w:r w:rsidR="009B0F3F" w:rsidRPr="009B0F3F">
        <w:rPr>
          <w:rtl/>
        </w:rPr>
        <w:t xml:space="preserve"> </w:t>
      </w:r>
      <w:r w:rsidR="009B0F3F" w:rsidRPr="009B0F3F">
        <w:rPr>
          <w:rFonts w:cs="Times New Roman"/>
          <w:rtl/>
        </w:rPr>
        <w:t xml:space="preserve">לתחנוניו </w:t>
      </w:r>
      <w:r>
        <w:rPr>
          <w:rFonts w:cs="Times New Roman" w:hint="cs"/>
          <w:rtl/>
        </w:rPr>
        <w:t>ל</w:t>
      </w:r>
      <w:r w:rsidR="00D22671">
        <w:rPr>
          <w:rFonts w:hint="cs"/>
          <w:rtl/>
        </w:rPr>
        <w:t>רכ</w:t>
      </w:r>
      <w:r>
        <w:rPr>
          <w:rFonts w:hint="cs"/>
          <w:rtl/>
        </w:rPr>
        <w:t>ו</w:t>
      </w:r>
      <w:r w:rsidR="00D22671">
        <w:rPr>
          <w:rFonts w:hint="cs"/>
          <w:rtl/>
        </w:rPr>
        <w:t>ש</w:t>
      </w:r>
      <w:r w:rsidR="0051618A" w:rsidRPr="00022EA3">
        <w:rPr>
          <w:rtl/>
        </w:rPr>
        <w:t xml:space="preserve"> </w:t>
      </w:r>
      <w:r w:rsidR="002D119C" w:rsidRPr="00022EA3">
        <w:rPr>
          <w:rFonts w:hint="eastAsia"/>
          <w:rtl/>
        </w:rPr>
        <w:t>לו</w:t>
      </w:r>
      <w:r w:rsidR="002D119C" w:rsidRPr="00022EA3">
        <w:rPr>
          <w:rtl/>
        </w:rPr>
        <w:t xml:space="preserve"> </w:t>
      </w:r>
      <w:r w:rsidR="0051618A" w:rsidRPr="00022EA3">
        <w:rPr>
          <w:rFonts w:hint="eastAsia"/>
          <w:rtl/>
        </w:rPr>
        <w:t>סט</w:t>
      </w:r>
      <w:r w:rsidR="0051618A" w:rsidRPr="00022EA3">
        <w:rPr>
          <w:rtl/>
        </w:rPr>
        <w:t xml:space="preserve"> תופים מפואר</w:t>
      </w:r>
      <w:r w:rsidR="00682EBE">
        <w:rPr>
          <w:rFonts w:hint="cs"/>
          <w:rtl/>
        </w:rPr>
        <w:t>,</w:t>
      </w:r>
      <w:r w:rsidR="0051618A" w:rsidRPr="00022EA3">
        <w:rPr>
          <w:rtl/>
        </w:rPr>
        <w:t xml:space="preserve"> </w:t>
      </w:r>
      <w:r w:rsidR="007F7242">
        <w:rPr>
          <w:rFonts w:hint="cs"/>
          <w:rtl/>
        </w:rPr>
        <w:t>[</w:t>
      </w:r>
      <w:r w:rsidR="0051618A" w:rsidRPr="00022EA3">
        <w:rPr>
          <w:rtl/>
        </w:rPr>
        <w:t xml:space="preserve">לאחר שאיבד שני שלישים מהקמיצה השמאלית שלו, בתאונה שהתרחשה </w:t>
      </w:r>
      <w:r w:rsidR="00F1036C" w:rsidRPr="00022EA3">
        <w:rPr>
          <w:rFonts w:hint="eastAsia"/>
          <w:rtl/>
        </w:rPr>
        <w:t>לאחר</w:t>
      </w:r>
      <w:r w:rsidR="00F1036C" w:rsidRPr="00022EA3">
        <w:rPr>
          <w:rtl/>
        </w:rPr>
        <w:t xml:space="preserve"> </w:t>
      </w:r>
      <w:r w:rsidR="00F1036C" w:rsidRPr="00022EA3">
        <w:rPr>
          <w:rFonts w:hint="eastAsia"/>
          <w:rtl/>
        </w:rPr>
        <w:t>מסיבת</w:t>
      </w:r>
      <w:r w:rsidR="00F1036C" w:rsidRPr="00022EA3">
        <w:rPr>
          <w:rtl/>
        </w:rPr>
        <w:t xml:space="preserve"> </w:t>
      </w:r>
      <w:r w:rsidR="00F1036C" w:rsidRPr="00022EA3">
        <w:rPr>
          <w:rFonts w:hint="eastAsia"/>
          <w:rtl/>
        </w:rPr>
        <w:t>הפרידה</w:t>
      </w:r>
      <w:r w:rsidR="00D22671">
        <w:rPr>
          <w:rFonts w:hint="cs"/>
          <w:rtl/>
        </w:rPr>
        <w:t xml:space="preserve"> </w:t>
      </w:r>
      <w:r w:rsidR="002D119C" w:rsidRPr="00022EA3">
        <w:rPr>
          <w:rFonts w:hint="eastAsia"/>
          <w:rtl/>
        </w:rPr>
        <w:t>מאלכס</w:t>
      </w:r>
      <w:r w:rsidR="00F1036C" w:rsidRPr="00022EA3">
        <w:rPr>
          <w:rtl/>
        </w:rPr>
        <w:t xml:space="preserve"> בשנה הקודמת</w:t>
      </w:r>
      <w:r w:rsidR="002D119C" w:rsidRPr="00022EA3">
        <w:rPr>
          <w:rtl/>
        </w:rPr>
        <w:t>,</w:t>
      </w:r>
      <w:r w:rsidR="0051618A" w:rsidRPr="00022EA3">
        <w:rPr>
          <w:rtl/>
        </w:rPr>
        <w:t xml:space="preserve"> </w:t>
      </w:r>
      <w:r w:rsidR="007F7242">
        <w:rPr>
          <w:rFonts w:hint="cs"/>
          <w:rtl/>
        </w:rPr>
        <w:t xml:space="preserve">/ </w:t>
      </w:r>
      <w:r w:rsidR="0051618A" w:rsidRPr="00022EA3">
        <w:rPr>
          <w:rtl/>
        </w:rPr>
        <w:t>ל</w:t>
      </w:r>
      <w:r w:rsidR="00F1036C" w:rsidRPr="00022EA3">
        <w:rPr>
          <w:rFonts w:hint="eastAsia"/>
          <w:rtl/>
        </w:rPr>
        <w:t>כבוד</w:t>
      </w:r>
      <w:r w:rsidR="0051618A" w:rsidRPr="00022EA3">
        <w:rPr>
          <w:rtl/>
        </w:rPr>
        <w:t xml:space="preserve"> הגלייתו </w:t>
      </w:r>
      <w:r w:rsidR="0051618A" w:rsidRPr="00022EA3">
        <w:rPr>
          <w:rFonts w:hint="eastAsia"/>
          <w:rtl/>
        </w:rPr>
        <w:t>אל</w:t>
      </w:r>
      <w:r w:rsidR="0051618A" w:rsidRPr="00022EA3">
        <w:rPr>
          <w:rtl/>
        </w:rPr>
        <w:t xml:space="preserve"> ארצות החום, </w:t>
      </w:r>
      <w:r w:rsidR="00F1036C" w:rsidRPr="00022EA3">
        <w:rPr>
          <w:rFonts w:hint="eastAsia"/>
          <w:rtl/>
        </w:rPr>
        <w:t>כש</w:t>
      </w:r>
      <w:r w:rsidR="0051618A" w:rsidRPr="00022EA3">
        <w:rPr>
          <w:rFonts w:hint="eastAsia"/>
          <w:rtl/>
        </w:rPr>
        <w:t>ניסה</w:t>
      </w:r>
      <w:r w:rsidR="0051618A" w:rsidRPr="00022EA3">
        <w:rPr>
          <w:rtl/>
        </w:rPr>
        <w:t xml:space="preserve"> </w:t>
      </w:r>
      <w:r w:rsidR="0051618A" w:rsidRPr="00022EA3">
        <w:rPr>
          <w:rFonts w:hint="eastAsia"/>
          <w:rtl/>
        </w:rPr>
        <w:t>סיימון</w:t>
      </w:r>
      <w:r w:rsidR="0051618A" w:rsidRPr="00022EA3">
        <w:rPr>
          <w:rtl/>
        </w:rPr>
        <w:t xml:space="preserve"> </w:t>
      </w:r>
      <w:r w:rsidR="0051618A" w:rsidRPr="00022EA3">
        <w:rPr>
          <w:rFonts w:hint="eastAsia"/>
          <w:rtl/>
        </w:rPr>
        <w:t>משום</w:t>
      </w:r>
      <w:r w:rsidR="0051618A" w:rsidRPr="00022EA3">
        <w:rPr>
          <w:rtl/>
        </w:rPr>
        <w:t xml:space="preserve"> </w:t>
      </w:r>
      <w:r w:rsidR="0051618A" w:rsidRPr="00022EA3">
        <w:rPr>
          <w:rFonts w:hint="eastAsia"/>
          <w:rtl/>
        </w:rPr>
        <w:t>מה</w:t>
      </w:r>
      <w:r w:rsidR="0051618A" w:rsidRPr="00022EA3">
        <w:rPr>
          <w:rtl/>
        </w:rPr>
        <w:t xml:space="preserve"> </w:t>
      </w:r>
      <w:r w:rsidR="0051618A" w:rsidRPr="00022EA3">
        <w:rPr>
          <w:rFonts w:hint="eastAsia"/>
          <w:rtl/>
        </w:rPr>
        <w:t>להרים</w:t>
      </w:r>
      <w:r w:rsidR="0051618A" w:rsidRPr="00022EA3">
        <w:rPr>
          <w:rtl/>
        </w:rPr>
        <w:t xml:space="preserve"> </w:t>
      </w:r>
      <w:r w:rsidR="0051618A" w:rsidRPr="00022EA3">
        <w:rPr>
          <w:rFonts w:hint="eastAsia"/>
          <w:rtl/>
        </w:rPr>
        <w:t>אסלה</w:t>
      </w:r>
      <w:r w:rsidR="0051618A" w:rsidRPr="00022EA3">
        <w:rPr>
          <w:rtl/>
        </w:rPr>
        <w:t xml:space="preserve"> </w:t>
      </w:r>
      <w:r w:rsidR="0051618A" w:rsidRPr="00022EA3">
        <w:rPr>
          <w:rFonts w:hint="eastAsia"/>
          <w:rtl/>
        </w:rPr>
        <w:t>זרוקה</w:t>
      </w:r>
      <w:r w:rsidR="0051618A" w:rsidRPr="00022EA3">
        <w:rPr>
          <w:rtl/>
        </w:rPr>
        <w:t xml:space="preserve"> </w:t>
      </w:r>
      <w:r w:rsidR="0051618A" w:rsidRPr="00022EA3">
        <w:rPr>
          <w:rFonts w:hint="eastAsia"/>
          <w:rtl/>
        </w:rPr>
        <w:t>שמצא</w:t>
      </w:r>
      <w:r w:rsidR="0051618A" w:rsidRPr="00022EA3">
        <w:rPr>
          <w:rtl/>
        </w:rPr>
        <w:t xml:space="preserve"> </w:t>
      </w:r>
      <w:r w:rsidR="0051618A" w:rsidRPr="00022EA3">
        <w:rPr>
          <w:rFonts w:hint="eastAsia"/>
          <w:rtl/>
        </w:rPr>
        <w:t>בשדה</w:t>
      </w:r>
      <w:r w:rsidR="0051618A" w:rsidRPr="00022EA3">
        <w:rPr>
          <w:rtl/>
        </w:rPr>
        <w:t xml:space="preserve"> </w:t>
      </w:r>
      <w:r w:rsidR="0051618A" w:rsidRPr="00022EA3">
        <w:rPr>
          <w:rFonts w:hint="eastAsia"/>
          <w:rtl/>
        </w:rPr>
        <w:t>הנטוש</w:t>
      </w:r>
      <w:r w:rsidR="0051618A" w:rsidRPr="00022EA3">
        <w:rPr>
          <w:rtl/>
        </w:rPr>
        <w:t xml:space="preserve"> </w:t>
      </w:r>
      <w:r w:rsidR="0051618A" w:rsidRPr="00022EA3">
        <w:rPr>
          <w:rFonts w:hint="eastAsia"/>
          <w:rtl/>
        </w:rPr>
        <w:t>מאחורי</w:t>
      </w:r>
      <w:r w:rsidR="0051618A" w:rsidRPr="00022EA3">
        <w:rPr>
          <w:rtl/>
        </w:rPr>
        <w:t xml:space="preserve"> </w:t>
      </w:r>
      <w:r w:rsidR="0051618A" w:rsidRPr="00022EA3">
        <w:rPr>
          <w:rFonts w:hint="eastAsia"/>
          <w:rtl/>
        </w:rPr>
        <w:t>בית</w:t>
      </w:r>
      <w:r w:rsidR="0051618A" w:rsidRPr="00022EA3">
        <w:rPr>
          <w:rtl/>
        </w:rPr>
        <w:t xml:space="preserve">-הספר. </w:t>
      </w:r>
      <w:r w:rsidR="0051618A" w:rsidRPr="00022EA3">
        <w:rPr>
          <w:rFonts w:hint="eastAsia"/>
          <w:rtl/>
        </w:rPr>
        <w:t>אלכס</w:t>
      </w:r>
      <w:r w:rsidR="0051618A" w:rsidRPr="00022EA3">
        <w:rPr>
          <w:rtl/>
        </w:rPr>
        <w:t xml:space="preserve"> </w:t>
      </w:r>
      <w:r w:rsidR="0051618A" w:rsidRPr="00022EA3">
        <w:rPr>
          <w:rFonts w:hint="eastAsia"/>
          <w:rtl/>
        </w:rPr>
        <w:t>היה</w:t>
      </w:r>
      <w:r w:rsidR="0051618A" w:rsidRPr="00022EA3">
        <w:rPr>
          <w:rtl/>
        </w:rPr>
        <w:t xml:space="preserve"> </w:t>
      </w:r>
      <w:r w:rsidR="0051618A" w:rsidRPr="00022EA3">
        <w:rPr>
          <w:rFonts w:hint="eastAsia"/>
          <w:rtl/>
        </w:rPr>
        <w:t>מעודכן</w:t>
      </w:r>
      <w:r w:rsidR="0051618A" w:rsidRPr="00022EA3">
        <w:rPr>
          <w:rtl/>
        </w:rPr>
        <w:t xml:space="preserve"> </w:t>
      </w:r>
      <w:r w:rsidR="0051618A" w:rsidRPr="00022EA3">
        <w:rPr>
          <w:rFonts w:hint="eastAsia"/>
          <w:rtl/>
        </w:rPr>
        <w:t>בכל</w:t>
      </w:r>
      <w:r w:rsidR="0051618A" w:rsidRPr="00022EA3">
        <w:rPr>
          <w:rtl/>
        </w:rPr>
        <w:t xml:space="preserve"> </w:t>
      </w:r>
      <w:r w:rsidR="0051618A" w:rsidRPr="00022EA3">
        <w:rPr>
          <w:rFonts w:hint="eastAsia"/>
          <w:rtl/>
        </w:rPr>
        <w:t>ו</w:t>
      </w:r>
      <w:r w:rsidR="006C7159" w:rsidRPr="00022EA3">
        <w:rPr>
          <w:rFonts w:hint="eastAsia"/>
          <w:rtl/>
        </w:rPr>
        <w:t>כן</w:t>
      </w:r>
      <w:r w:rsidR="0051618A" w:rsidRPr="00022EA3">
        <w:rPr>
          <w:rtl/>
        </w:rPr>
        <w:t xml:space="preserve"> </w:t>
      </w:r>
      <w:r w:rsidR="001C5A04">
        <w:rPr>
          <w:rtl/>
        </w:rPr>
        <w:t>הייתה</w:t>
      </w:r>
      <w:r w:rsidR="0051618A" w:rsidRPr="00022EA3">
        <w:rPr>
          <w:rtl/>
        </w:rPr>
        <w:t xml:space="preserve"> בבעלותו סדרת תצלומים מפוארת (שחסך מיסמין), </w:t>
      </w:r>
      <w:r w:rsidR="003357C8" w:rsidRPr="00022EA3">
        <w:rPr>
          <w:rFonts w:hint="eastAsia"/>
          <w:rtl/>
        </w:rPr>
        <w:t>ש</w:t>
      </w:r>
      <w:r w:rsidR="0051618A" w:rsidRPr="00022EA3">
        <w:rPr>
          <w:rFonts w:hint="eastAsia"/>
          <w:rtl/>
        </w:rPr>
        <w:t>ת</w:t>
      </w:r>
      <w:r w:rsidR="003357C8" w:rsidRPr="00022EA3">
        <w:rPr>
          <w:rFonts w:hint="eastAsia"/>
          <w:rtl/>
        </w:rPr>
        <w:t>י</w:t>
      </w:r>
      <w:r w:rsidR="0051618A" w:rsidRPr="00022EA3">
        <w:rPr>
          <w:rFonts w:hint="eastAsia"/>
          <w:rtl/>
        </w:rPr>
        <w:t>אר</w:t>
      </w:r>
      <w:r w:rsidR="003357C8" w:rsidRPr="00022EA3">
        <w:rPr>
          <w:rFonts w:hint="eastAsia"/>
          <w:rtl/>
        </w:rPr>
        <w:t>ה</w:t>
      </w:r>
      <w:r w:rsidR="0051618A" w:rsidRPr="00022EA3">
        <w:rPr>
          <w:rtl/>
        </w:rPr>
        <w:t xml:space="preserve"> </w:t>
      </w:r>
      <w:r w:rsidR="0051618A" w:rsidRPr="00022EA3">
        <w:t>depict</w:t>
      </w:r>
      <w:r w:rsidR="0051618A" w:rsidRPr="00022EA3">
        <w:rPr>
          <w:rtl/>
        </w:rPr>
        <w:t xml:space="preserve"> </w:t>
      </w:r>
      <w:r w:rsidR="003357C8" w:rsidRPr="00022EA3">
        <w:rPr>
          <w:rFonts w:hint="eastAsia"/>
          <w:rtl/>
        </w:rPr>
        <w:t>את</w:t>
      </w:r>
      <w:r w:rsidR="003357C8" w:rsidRPr="00022EA3">
        <w:rPr>
          <w:rtl/>
        </w:rPr>
        <w:t xml:space="preserve"> </w:t>
      </w:r>
      <w:r w:rsidR="003357C8" w:rsidRPr="00022EA3">
        <w:rPr>
          <w:rFonts w:hint="eastAsia"/>
          <w:rtl/>
        </w:rPr>
        <w:t>הפציעה</w:t>
      </w:r>
      <w:r w:rsidR="003357C8" w:rsidRPr="00022EA3">
        <w:rPr>
          <w:rtl/>
        </w:rPr>
        <w:t xml:space="preserve"> </w:t>
      </w:r>
      <w:r w:rsidR="003357C8" w:rsidRPr="00022EA3">
        <w:rPr>
          <w:rFonts w:hint="eastAsia"/>
          <w:rtl/>
        </w:rPr>
        <w:t>ל</w:t>
      </w:r>
      <w:r w:rsidR="0051618A" w:rsidRPr="00022EA3">
        <w:rPr>
          <w:rFonts w:hint="eastAsia"/>
          <w:rtl/>
        </w:rPr>
        <w:t>שלבי</w:t>
      </w:r>
      <w:r w:rsidR="003357C8" w:rsidRPr="00022EA3">
        <w:rPr>
          <w:rFonts w:hint="eastAsia"/>
          <w:rtl/>
        </w:rPr>
        <w:t>ה</w:t>
      </w:r>
      <w:r w:rsidR="0051618A" w:rsidRPr="00022EA3">
        <w:rPr>
          <w:rtl/>
        </w:rPr>
        <w:t xml:space="preserve"> </w:t>
      </w:r>
      <w:r w:rsidR="003357C8" w:rsidRPr="00022EA3">
        <w:rPr>
          <w:rtl/>
        </w:rPr>
        <w:t xml:space="preserve">בפירוט </w:t>
      </w:r>
      <w:r w:rsidR="003357C8" w:rsidRPr="00022EA3">
        <w:rPr>
          <w:rFonts w:hint="eastAsia"/>
          <w:rtl/>
        </w:rPr>
        <w:t>גרפי</w:t>
      </w:r>
      <w:r w:rsidR="003357C8" w:rsidRPr="00022EA3">
        <w:rPr>
          <w:rtl/>
        </w:rPr>
        <w:t xml:space="preserve"> </w:t>
      </w:r>
      <w:r w:rsidR="003357C8" w:rsidRPr="00022EA3">
        <w:rPr>
          <w:rFonts w:hint="eastAsia"/>
          <w:rtl/>
        </w:rPr>
        <w:t>מעורר</w:t>
      </w:r>
      <w:r w:rsidR="003357C8" w:rsidRPr="00022EA3">
        <w:rPr>
          <w:rtl/>
        </w:rPr>
        <w:t xml:space="preserve"> </w:t>
      </w:r>
      <w:r w:rsidR="003357C8" w:rsidRPr="00022EA3">
        <w:rPr>
          <w:rFonts w:hint="eastAsia"/>
          <w:rtl/>
        </w:rPr>
        <w:t>חלחלה</w:t>
      </w:r>
      <w:r w:rsidR="0051618A" w:rsidRPr="00022EA3">
        <w:rPr>
          <w:rtl/>
        </w:rPr>
        <w:t xml:space="preserve"> – מ</w:t>
      </w:r>
      <w:r w:rsidR="004D7433">
        <w:rPr>
          <w:rtl/>
        </w:rPr>
        <w:t>ניסיונ</w:t>
      </w:r>
      <w:r w:rsidR="0051618A" w:rsidRPr="00022EA3">
        <w:rPr>
          <w:rtl/>
        </w:rPr>
        <w:t>ות כושלים לחיבור החלק שנקטע, דרך דלקות ונמק ולבסוף הגדם בשלבי החלמה שונים, ו</w:t>
      </w:r>
      <w:r w:rsidR="00CF7211" w:rsidRPr="00022EA3">
        <w:rPr>
          <w:rFonts w:hint="eastAsia"/>
          <w:rtl/>
        </w:rPr>
        <w:t>אלכס</w:t>
      </w:r>
      <w:r w:rsidR="0051618A" w:rsidRPr="00022EA3">
        <w:rPr>
          <w:rtl/>
        </w:rPr>
        <w:t xml:space="preserve"> התרשם עד אין קץ מ</w:t>
      </w:r>
      <w:r w:rsidR="003357C8" w:rsidRPr="00022EA3">
        <w:rPr>
          <w:rFonts w:hint="eastAsia"/>
          <w:rtl/>
        </w:rPr>
        <w:t>כף</w:t>
      </w:r>
      <w:r w:rsidR="003357C8" w:rsidRPr="00022EA3">
        <w:rPr>
          <w:rtl/>
        </w:rPr>
        <w:t xml:space="preserve"> </w:t>
      </w:r>
      <w:r w:rsidR="0051618A" w:rsidRPr="00022EA3">
        <w:rPr>
          <w:rFonts w:hint="eastAsia"/>
          <w:rtl/>
        </w:rPr>
        <w:t>היד</w:t>
      </w:r>
      <w:r w:rsidR="0051618A" w:rsidRPr="00022EA3">
        <w:rPr>
          <w:rtl/>
        </w:rPr>
        <w:t xml:space="preserve"> הגידמת </w:t>
      </w:r>
      <w:r w:rsidR="007F7242">
        <w:rPr>
          <w:rFonts w:hint="cs"/>
          <w:rtl/>
        </w:rPr>
        <w:t xml:space="preserve">/ </w:t>
      </w:r>
      <w:r w:rsidR="0051618A" w:rsidRPr="00022EA3">
        <w:rPr>
          <w:rtl/>
        </w:rPr>
        <w:t xml:space="preserve">כשפגש בה </w:t>
      </w:r>
      <w:r w:rsidR="0051618A" w:rsidRPr="00022EA3">
        <w:rPr>
          <w:rtl/>
        </w:rPr>
        <w:lastRenderedPageBreak/>
        <w:t>בחיים האמיתיים ולא פסק להתפעל גם כשהשתדל להצניע זאת</w:t>
      </w:r>
      <w:r w:rsidR="00B62BD3">
        <w:rPr>
          <w:rFonts w:hint="cs"/>
          <w:rtl/>
        </w:rPr>
        <w:t>.</w:t>
      </w:r>
      <w:r w:rsidR="006B6AAA">
        <w:rPr>
          <w:rFonts w:hint="cs"/>
          <w:rtl/>
        </w:rPr>
        <w:t xml:space="preserve"> </w:t>
      </w:r>
      <w:r w:rsidR="009B0F3F">
        <w:rPr>
          <w:rFonts w:cs="Times New Roman" w:hint="cs"/>
          <w:rtl/>
        </w:rPr>
        <w:t>לאחר שג</w:t>
      </w:r>
      <w:r w:rsidR="009B0F3F" w:rsidRPr="009B0F3F">
        <w:rPr>
          <w:rFonts w:cs="Times New Roman"/>
          <w:rtl/>
        </w:rPr>
        <w:t>ם חברו הטוב ביותר וגם אחיו עזבו את אנגליה</w:t>
      </w:r>
      <w:r w:rsidR="0051618A" w:rsidRPr="00022EA3">
        <w:rPr>
          <w:rtl/>
        </w:rPr>
        <w:t xml:space="preserve">. בכל אופן </w:t>
      </w:r>
      <w:r w:rsidR="00B62BD3">
        <w:rPr>
          <w:rFonts w:hint="cs"/>
          <w:rtl/>
        </w:rPr>
        <w:t xml:space="preserve">] </w:t>
      </w:r>
      <w:r w:rsidR="003357C8" w:rsidRPr="00022EA3">
        <w:rPr>
          <w:rFonts w:hint="eastAsia"/>
          <w:rtl/>
        </w:rPr>
        <w:t>כך</w:t>
      </w:r>
      <w:r w:rsidR="003357C8" w:rsidRPr="00022EA3">
        <w:rPr>
          <w:rtl/>
        </w:rPr>
        <w:t xml:space="preserve"> </w:t>
      </w:r>
      <w:r w:rsidR="00BC4488" w:rsidRPr="00BC4488">
        <w:rPr>
          <w:rFonts w:cs="Times New Roman"/>
          <w:rtl/>
        </w:rPr>
        <w:t>זכתה להקתם במתופף</w:t>
      </w:r>
      <w:r w:rsidR="00892D05">
        <w:rPr>
          <w:rFonts w:cs="Times New Roman" w:hint="cs"/>
          <w:rtl/>
        </w:rPr>
        <w:t xml:space="preserve"> </w:t>
      </w:r>
      <w:r w:rsidR="0051618A" w:rsidRPr="00022EA3">
        <w:rPr>
          <w:rtl/>
        </w:rPr>
        <w:t>(שעוד יוסיף וישתפר, לפי הבטחתו המפורשת) ו</w:t>
      </w:r>
      <w:r w:rsidR="00F06A3F">
        <w:rPr>
          <w:rtl/>
        </w:rPr>
        <w:t>עכשיו</w:t>
      </w:r>
      <w:r w:rsidR="0051618A" w:rsidRPr="00022EA3">
        <w:rPr>
          <w:rtl/>
        </w:rPr>
        <w:t xml:space="preserve"> לא נותר אלא להקים את</w:t>
      </w:r>
      <w:bookmarkStart w:id="424" w:name="_Hlk529460887"/>
      <w:r w:rsidR="00DD2980">
        <w:rPr>
          <w:rFonts w:hint="cs"/>
          <w:rtl/>
        </w:rPr>
        <w:t xml:space="preserve"> </w:t>
      </w:r>
      <w:r w:rsidR="005B5AFC">
        <w:rPr>
          <w:rFonts w:hint="cs"/>
          <w:rtl/>
        </w:rPr>
        <w:t>'</w:t>
      </w:r>
      <w:r w:rsidR="001E1EDE">
        <w:rPr>
          <w:rFonts w:hint="cs"/>
          <w:rtl/>
        </w:rPr>
        <w:t>דדקינד</w:t>
      </w:r>
      <w:r w:rsidR="005B5AFC">
        <w:rPr>
          <w:rFonts w:hint="cs"/>
          <w:rtl/>
        </w:rPr>
        <w:t>'</w:t>
      </w:r>
      <w:r w:rsidR="009B0F3F" w:rsidRPr="009B0F3F">
        <w:rPr>
          <w:rFonts w:cs="Times New Roman"/>
          <w:rtl/>
        </w:rPr>
        <w:t xml:space="preserve"> –</w:t>
      </w:r>
      <w:r w:rsidR="0051618A">
        <w:rPr>
          <w:rFonts w:hint="cs"/>
          <w:rtl/>
        </w:rPr>
        <w:t xml:space="preserve"> </w:t>
      </w:r>
      <w:r w:rsidRPr="004E17B9">
        <w:rPr>
          <w:rFonts w:cs="Times New Roman"/>
          <w:rtl/>
        </w:rPr>
        <w:t xml:space="preserve">אלכס בחר את השם הזה </w:t>
      </w:r>
      <w:r w:rsidR="005B5AFC" w:rsidRPr="005B5AFC">
        <w:rPr>
          <w:rFonts w:cs="Times New Roman"/>
          <w:rtl/>
        </w:rPr>
        <w:t>כי הוא היה מצחיק וחמוד</w:t>
      </w:r>
      <w:r w:rsidR="009B0F3F">
        <w:rPr>
          <w:rFonts w:cs="Times New Roman" w:hint="cs"/>
          <w:rtl/>
        </w:rPr>
        <w:t>,</w:t>
      </w:r>
      <w:r w:rsidR="005B5AFC" w:rsidRPr="005B5AFC">
        <w:rPr>
          <w:rFonts w:cs="Times New Roman"/>
          <w:rtl/>
        </w:rPr>
        <w:t xml:space="preserve"> </w:t>
      </w:r>
      <w:r w:rsidR="007F7242" w:rsidRPr="007F7242">
        <w:rPr>
          <w:rFonts w:cs="Times New Roman"/>
          <w:rtl/>
        </w:rPr>
        <w:t>כלומר בדיוק ההפך</w:t>
      </w:r>
      <w:r w:rsidR="005B5AFC" w:rsidRPr="005B5AFC">
        <w:rPr>
          <w:rFonts w:cs="Times New Roman"/>
          <w:rtl/>
        </w:rPr>
        <w:t xml:space="preserve"> </w:t>
      </w:r>
      <w:r w:rsidR="007F7242">
        <w:rPr>
          <w:rFonts w:cs="Times New Roman" w:hint="cs"/>
          <w:rtl/>
        </w:rPr>
        <w:t>מה</w:t>
      </w:r>
      <w:r w:rsidR="001C5A04">
        <w:rPr>
          <w:rFonts w:cs="Times New Roman"/>
          <w:rtl/>
        </w:rPr>
        <w:t>מוזיקה</w:t>
      </w:r>
      <w:r w:rsidR="005B5AFC" w:rsidRPr="005B5AFC">
        <w:rPr>
          <w:rFonts w:cs="Times New Roman"/>
          <w:rtl/>
        </w:rPr>
        <w:t xml:space="preserve"> שעמדו ליצור.</w:t>
      </w:r>
      <w:bookmarkEnd w:id="424"/>
    </w:p>
    <w:p w14:paraId="0C893DD3" w14:textId="752EC0C6" w:rsidR="00B62BD3" w:rsidRDefault="0051618A" w:rsidP="001B4C65">
      <w:pPr>
        <w:rPr>
          <w:rtl/>
        </w:rPr>
      </w:pPr>
      <w:r w:rsidRPr="00022EA3">
        <w:rPr>
          <w:rFonts w:hint="eastAsia"/>
          <w:rtl/>
        </w:rPr>
        <w:t>יסמין</w:t>
      </w:r>
      <w:r w:rsidRPr="00022EA3">
        <w:rPr>
          <w:rtl/>
        </w:rPr>
        <w:t xml:space="preserve"> </w:t>
      </w:r>
      <w:r w:rsidRPr="00022EA3">
        <w:rPr>
          <w:rFonts w:hint="eastAsia"/>
          <w:rtl/>
        </w:rPr>
        <w:t>לא</w:t>
      </w:r>
      <w:r w:rsidRPr="00022EA3">
        <w:rPr>
          <w:rtl/>
        </w:rPr>
        <w:t xml:space="preserve"> </w:t>
      </w:r>
      <w:r w:rsidRPr="00022EA3">
        <w:rPr>
          <w:rFonts w:hint="eastAsia"/>
          <w:rtl/>
        </w:rPr>
        <w:t>הבינה</w:t>
      </w:r>
      <w:r w:rsidRPr="00022EA3">
        <w:rPr>
          <w:rtl/>
        </w:rPr>
        <w:t xml:space="preserve"> </w:t>
      </w:r>
      <w:r w:rsidRPr="00022EA3">
        <w:rPr>
          <w:rFonts w:hint="eastAsia"/>
          <w:rtl/>
        </w:rPr>
        <w:t>מתי</w:t>
      </w:r>
      <w:r w:rsidRPr="00022EA3">
        <w:rPr>
          <w:rtl/>
        </w:rPr>
        <w:t xml:space="preserve"> </w:t>
      </w:r>
      <w:r w:rsidRPr="00022EA3">
        <w:rPr>
          <w:rFonts w:hint="eastAsia"/>
          <w:rtl/>
        </w:rPr>
        <w:t>תכננ</w:t>
      </w:r>
      <w:r w:rsidR="003357C8" w:rsidRPr="00022EA3">
        <w:rPr>
          <w:rFonts w:hint="eastAsia"/>
          <w:rtl/>
        </w:rPr>
        <w:t>ו</w:t>
      </w:r>
      <w:r w:rsidRPr="00022EA3">
        <w:rPr>
          <w:rtl/>
        </w:rPr>
        <w:t xml:space="preserve"> להקים להקה ולהופיע ואילו שירים </w:t>
      </w:r>
      <w:r w:rsidR="003357C8" w:rsidRPr="00022EA3">
        <w:rPr>
          <w:rFonts w:hint="eastAsia"/>
          <w:rtl/>
        </w:rPr>
        <w:t>י</w:t>
      </w:r>
      <w:r w:rsidRPr="00022EA3">
        <w:rPr>
          <w:rFonts w:hint="eastAsia"/>
          <w:rtl/>
        </w:rPr>
        <w:t>כתב</w:t>
      </w:r>
      <w:r w:rsidR="003357C8" w:rsidRPr="00022EA3">
        <w:rPr>
          <w:rFonts w:hint="eastAsia"/>
          <w:rtl/>
        </w:rPr>
        <w:t>ו</w:t>
      </w:r>
      <w:r w:rsidR="00A96737">
        <w:rPr>
          <w:rFonts w:hint="cs"/>
          <w:rtl/>
        </w:rPr>
        <w:t>.</w:t>
      </w:r>
      <w:r w:rsidR="001B4C65" w:rsidRPr="00022EA3">
        <w:rPr>
          <w:rtl/>
        </w:rPr>
        <w:t xml:space="preserve"> </w:t>
      </w:r>
      <w:r w:rsidR="001B4C65" w:rsidRPr="00022EA3">
        <w:rPr>
          <w:rFonts w:hint="eastAsia"/>
          <w:rtl/>
        </w:rPr>
        <w:t>השינויים</w:t>
      </w:r>
      <w:r w:rsidR="001B4C65" w:rsidRPr="00022EA3">
        <w:rPr>
          <w:rtl/>
        </w:rPr>
        <w:t xml:space="preserve"> הקיצוניים במזג ה</w:t>
      </w:r>
      <w:r w:rsidR="004C59E0">
        <w:rPr>
          <w:rtl/>
        </w:rPr>
        <w:t>אוויר</w:t>
      </w:r>
      <w:r w:rsidR="001B4C65" w:rsidRPr="00022EA3">
        <w:rPr>
          <w:rtl/>
        </w:rPr>
        <w:t xml:space="preserve"> </w:t>
      </w:r>
      <w:r w:rsidR="001B4C65" w:rsidRPr="00022EA3">
        <w:rPr>
          <w:rFonts w:hint="eastAsia"/>
          <w:rtl/>
        </w:rPr>
        <w:t>במסעותיהם</w:t>
      </w:r>
      <w:r w:rsidR="001B4C65" w:rsidRPr="00022EA3">
        <w:rPr>
          <w:rtl/>
        </w:rPr>
        <w:t xml:space="preserve"> על פני </w:t>
      </w:r>
      <w:r w:rsidR="001B4C65" w:rsidRPr="00022EA3">
        <w:rPr>
          <w:rFonts w:hint="eastAsia"/>
          <w:rtl/>
        </w:rPr>
        <w:t>חצי</w:t>
      </w:r>
      <w:r w:rsidR="001B4C65" w:rsidRPr="00022EA3">
        <w:rPr>
          <w:rtl/>
        </w:rPr>
        <w:t xml:space="preserve"> </w:t>
      </w:r>
      <w:r w:rsidR="001B4C65" w:rsidRPr="00022EA3">
        <w:rPr>
          <w:rFonts w:hint="eastAsia"/>
          <w:rtl/>
        </w:rPr>
        <w:t>כדור</w:t>
      </w:r>
      <w:r w:rsidR="001B4C65" w:rsidRPr="00022EA3">
        <w:rPr>
          <w:rtl/>
        </w:rPr>
        <w:t xml:space="preserve"> </w:t>
      </w:r>
      <w:r w:rsidR="001B4C65" w:rsidRPr="00022EA3">
        <w:rPr>
          <w:rFonts w:hint="eastAsia"/>
          <w:rtl/>
        </w:rPr>
        <w:t>הארץ</w:t>
      </w:r>
      <w:r w:rsidR="007F7242">
        <w:rPr>
          <w:rFonts w:hint="cs"/>
          <w:rtl/>
        </w:rPr>
        <w:t>,</w:t>
      </w:r>
      <w:r w:rsidR="001B4C65" w:rsidRPr="00022EA3">
        <w:rPr>
          <w:rtl/>
        </w:rPr>
        <w:t xml:space="preserve"> </w:t>
      </w:r>
      <w:r w:rsidR="001B4C65" w:rsidRPr="00022EA3">
        <w:rPr>
          <w:rFonts w:hint="eastAsia"/>
          <w:rtl/>
        </w:rPr>
        <w:t>והטיסות</w:t>
      </w:r>
      <w:r w:rsidR="001B4C65" w:rsidRPr="00022EA3">
        <w:rPr>
          <w:rtl/>
        </w:rPr>
        <w:t xml:space="preserve"> </w:t>
      </w:r>
      <w:r w:rsidR="001B4C65" w:rsidRPr="00022EA3">
        <w:rPr>
          <w:rFonts w:hint="eastAsia"/>
          <w:rtl/>
        </w:rPr>
        <w:t>הארוכות</w:t>
      </w:r>
      <w:r w:rsidR="007F7242">
        <w:rPr>
          <w:rFonts w:hint="cs"/>
          <w:rtl/>
        </w:rPr>
        <w:t>,</w:t>
      </w:r>
      <w:r w:rsidR="001B4C65" w:rsidRPr="00022EA3">
        <w:rPr>
          <w:rtl/>
        </w:rPr>
        <w:t xml:space="preserve"> והיציאות </w:t>
      </w:r>
      <w:r w:rsidR="00C50BF6" w:rsidRPr="00022EA3">
        <w:rPr>
          <w:rFonts w:hint="eastAsia"/>
          <w:rtl/>
        </w:rPr>
        <w:t>התכופות</w:t>
      </w:r>
      <w:r w:rsidR="00C50BF6" w:rsidRPr="00022EA3">
        <w:rPr>
          <w:rtl/>
        </w:rPr>
        <w:t xml:space="preserve"> </w:t>
      </w:r>
      <w:r w:rsidR="001B4C65" w:rsidRPr="00022EA3">
        <w:rPr>
          <w:rFonts w:hint="eastAsia"/>
          <w:rtl/>
        </w:rPr>
        <w:t>עם</w:t>
      </w:r>
      <w:r w:rsidR="001B4C65" w:rsidRPr="00022EA3">
        <w:rPr>
          <w:rtl/>
        </w:rPr>
        <w:t xml:space="preserve"> </w:t>
      </w:r>
      <w:r w:rsidR="001B4C65" w:rsidRPr="00022EA3">
        <w:rPr>
          <w:rFonts w:hint="eastAsia"/>
          <w:rtl/>
        </w:rPr>
        <w:t>חבריו</w:t>
      </w:r>
      <w:r w:rsidR="00D22671">
        <w:rPr>
          <w:rFonts w:hint="cs"/>
          <w:rtl/>
        </w:rPr>
        <w:t xml:space="preserve"> של אלכס</w:t>
      </w:r>
      <w:r w:rsidR="001B4C65" w:rsidRPr="00022EA3">
        <w:rPr>
          <w:rtl/>
        </w:rPr>
        <w:t xml:space="preserve"> </w:t>
      </w:r>
      <w:r w:rsidR="00476E16" w:rsidRPr="00022EA3">
        <w:rPr>
          <w:rtl/>
        </w:rPr>
        <w:t>–</w:t>
      </w:r>
      <w:r w:rsidR="009F2A1A">
        <w:rPr>
          <w:rFonts w:hint="cs"/>
          <w:rtl/>
        </w:rPr>
        <w:t xml:space="preserve"> </w:t>
      </w:r>
      <w:r w:rsidR="00476E16" w:rsidRPr="00022EA3">
        <w:rPr>
          <w:rtl/>
        </w:rPr>
        <w:t>לא היה קונצרט שהחמיצו מאז ש</w:t>
      </w:r>
      <w:r w:rsidR="00476E16" w:rsidRPr="00022EA3">
        <w:rPr>
          <w:rFonts w:hint="eastAsia"/>
          <w:rtl/>
        </w:rPr>
        <w:t>נחתו</w:t>
      </w:r>
      <w:r w:rsidR="00476E16" w:rsidRPr="00022EA3">
        <w:rPr>
          <w:rtl/>
        </w:rPr>
        <w:t xml:space="preserve"> בלונדון, לא </w:t>
      </w:r>
      <w:r w:rsidR="001C5A04">
        <w:rPr>
          <w:rtl/>
        </w:rPr>
        <w:t>הייתה</w:t>
      </w:r>
      <w:r w:rsidR="00476E16" w:rsidRPr="00022EA3">
        <w:rPr>
          <w:rtl/>
        </w:rPr>
        <w:t xml:space="preserve"> להקה </w:t>
      </w:r>
      <w:r w:rsidR="00C50BF6" w:rsidRPr="00022EA3">
        <w:rPr>
          <w:rFonts w:hint="eastAsia"/>
          <w:rtl/>
        </w:rPr>
        <w:t>נידחת</w:t>
      </w:r>
      <w:r w:rsidR="00C50BF6" w:rsidRPr="00022EA3">
        <w:rPr>
          <w:rtl/>
        </w:rPr>
        <w:t xml:space="preserve"> </w:t>
      </w:r>
      <w:r w:rsidR="006C7159" w:rsidRPr="00022EA3">
        <w:rPr>
          <w:rFonts w:hint="eastAsia"/>
          <w:rtl/>
        </w:rPr>
        <w:t>שאת</w:t>
      </w:r>
      <w:r w:rsidR="006C7159" w:rsidRPr="00022EA3">
        <w:rPr>
          <w:rtl/>
        </w:rPr>
        <w:t xml:space="preserve"> </w:t>
      </w:r>
      <w:r w:rsidR="006C7159" w:rsidRPr="00022EA3">
        <w:rPr>
          <w:rFonts w:hint="eastAsia"/>
          <w:rtl/>
        </w:rPr>
        <w:t>הופעותיה</w:t>
      </w:r>
      <w:r w:rsidR="00476E16" w:rsidRPr="00022EA3">
        <w:rPr>
          <w:rtl/>
        </w:rPr>
        <w:t xml:space="preserve"> לא </w:t>
      </w:r>
      <w:r w:rsidR="00476E16" w:rsidRPr="00022EA3">
        <w:rPr>
          <w:rFonts w:hint="eastAsia"/>
          <w:rtl/>
        </w:rPr>
        <w:t>כיבדו</w:t>
      </w:r>
      <w:r w:rsidR="00476E16" w:rsidRPr="00022EA3">
        <w:rPr>
          <w:rtl/>
        </w:rPr>
        <w:t xml:space="preserve"> </w:t>
      </w:r>
      <w:r w:rsidR="00476E16" w:rsidRPr="00022EA3">
        <w:rPr>
          <w:rFonts w:hint="eastAsia"/>
          <w:rtl/>
        </w:rPr>
        <w:t>בנוכחותם</w:t>
      </w:r>
      <w:r w:rsidR="00476E16" w:rsidRPr="00022EA3">
        <w:rPr>
          <w:rtl/>
        </w:rPr>
        <w:t xml:space="preserve"> – </w:t>
      </w:r>
      <w:r w:rsidR="009F2A1A">
        <w:rPr>
          <w:rFonts w:hint="cs"/>
          <w:rtl/>
        </w:rPr>
        <w:t xml:space="preserve">לבטח </w:t>
      </w:r>
      <w:r w:rsidR="001B4C65" w:rsidRPr="00022EA3">
        <w:rPr>
          <w:rFonts w:hint="eastAsia"/>
          <w:rtl/>
        </w:rPr>
        <w:t>יובילו</w:t>
      </w:r>
      <w:r w:rsidR="001B4C65" w:rsidRPr="00022EA3">
        <w:rPr>
          <w:rtl/>
        </w:rPr>
        <w:t xml:space="preserve"> להצטננות </w:t>
      </w:r>
      <w:r w:rsidR="009F2A1A">
        <w:rPr>
          <w:rFonts w:hint="cs"/>
          <w:rtl/>
        </w:rPr>
        <w:t>[</w:t>
      </w:r>
      <w:r w:rsidR="001B4C65" w:rsidRPr="00022EA3">
        <w:rPr>
          <w:rtl/>
        </w:rPr>
        <w:t xml:space="preserve">בלתי נמנעת, היא חשה שכל העמידה הזאת בחוץ, בקור ובגשם בבגדים חשופים ודקים (היא </w:t>
      </w:r>
      <w:r w:rsidR="001C5A04">
        <w:rPr>
          <w:rtl/>
        </w:rPr>
        <w:t>הייתה</w:t>
      </w:r>
      <w:r w:rsidR="001B4C65" w:rsidRPr="00022EA3">
        <w:rPr>
          <w:rtl/>
        </w:rPr>
        <w:t xml:space="preserve"> היחידה מבין הבנות שלא לבשה חצאית מיני בקור העז), </w:t>
      </w:r>
      <w:r w:rsidR="001C5A04">
        <w:rPr>
          <w:rtl/>
        </w:rPr>
        <w:t>הייתה</w:t>
      </w:r>
      <w:r w:rsidR="001B4C65" w:rsidRPr="00022EA3">
        <w:rPr>
          <w:rtl/>
        </w:rPr>
        <w:t xml:space="preserve"> מיותרת לגמרי, וההצטננות לא תאחר לבוא,] אבל לאלכס לא </w:t>
      </w:r>
      <w:r w:rsidR="001C5A04">
        <w:rPr>
          <w:rtl/>
        </w:rPr>
        <w:t>הייתה</w:t>
      </w:r>
      <w:r w:rsidR="001B4C65" w:rsidRPr="00022EA3">
        <w:rPr>
          <w:rtl/>
        </w:rPr>
        <w:t xml:space="preserve"> </w:t>
      </w:r>
      <w:r w:rsidR="001B4C65" w:rsidRPr="00022EA3">
        <w:rPr>
          <w:rFonts w:hint="eastAsia"/>
          <w:rtl/>
        </w:rPr>
        <w:t>ממחטה</w:t>
      </w:r>
      <w:r w:rsidR="001B4C65" w:rsidRPr="00022EA3">
        <w:rPr>
          <w:rtl/>
        </w:rPr>
        <w:t xml:space="preserve"> </w:t>
      </w:r>
      <w:r w:rsidR="001B4C65" w:rsidRPr="00022EA3">
        <w:rPr>
          <w:rFonts w:hint="eastAsia"/>
          <w:rtl/>
        </w:rPr>
        <w:t>עבורה</w:t>
      </w:r>
      <w:r w:rsidR="001B4C65" w:rsidRPr="00022EA3">
        <w:rPr>
          <w:rtl/>
        </w:rPr>
        <w:t xml:space="preserve">. </w:t>
      </w:r>
    </w:p>
    <w:p w14:paraId="3DDED31B" w14:textId="03BCE566" w:rsidR="00B62BD3" w:rsidRDefault="00D22671" w:rsidP="001B4C65">
      <w:pPr>
        <w:rPr>
          <w:rtl/>
        </w:rPr>
      </w:pPr>
      <w:r>
        <w:rPr>
          <w:rFonts w:hint="cs"/>
          <w:rtl/>
        </w:rPr>
        <w:t>"</w:t>
      </w:r>
      <w:r w:rsidR="001B4C65" w:rsidRPr="00022EA3">
        <w:rPr>
          <w:rFonts w:hint="eastAsia"/>
          <w:rtl/>
        </w:rPr>
        <w:t>אתה</w:t>
      </w:r>
      <w:r w:rsidR="001B4C65" w:rsidRPr="00022EA3">
        <w:rPr>
          <w:rtl/>
        </w:rPr>
        <w:t xml:space="preserve"> </w:t>
      </w:r>
      <w:r w:rsidR="001B4C65" w:rsidRPr="00022EA3">
        <w:rPr>
          <w:rFonts w:hint="eastAsia"/>
          <w:rtl/>
        </w:rPr>
        <w:t>תמיד</w:t>
      </w:r>
      <w:r w:rsidR="001B4C65" w:rsidRPr="00022EA3">
        <w:rPr>
          <w:rtl/>
        </w:rPr>
        <w:t xml:space="preserve"> </w:t>
      </w:r>
      <w:r w:rsidR="001B4C65" w:rsidRPr="00022EA3">
        <w:rPr>
          <w:rFonts w:hint="eastAsia"/>
          <w:rtl/>
        </w:rPr>
        <w:t>צריך</w:t>
      </w:r>
      <w:r w:rsidR="001B4C65" w:rsidRPr="00022EA3">
        <w:rPr>
          <w:rtl/>
        </w:rPr>
        <w:t xml:space="preserve"> </w:t>
      </w:r>
      <w:r w:rsidR="001B4C65" w:rsidRPr="00022EA3">
        <w:rPr>
          <w:rFonts w:hint="eastAsia"/>
          <w:rtl/>
        </w:rPr>
        <w:t>שתהיה</w:t>
      </w:r>
      <w:r w:rsidR="001B4C65" w:rsidRPr="00022EA3">
        <w:rPr>
          <w:rtl/>
        </w:rPr>
        <w:t xml:space="preserve"> </w:t>
      </w:r>
      <w:r w:rsidR="001B4C65" w:rsidRPr="00022EA3">
        <w:rPr>
          <w:rFonts w:hint="eastAsia"/>
          <w:rtl/>
        </w:rPr>
        <w:t>איתך</w:t>
      </w:r>
      <w:r w:rsidR="001B4C65" w:rsidRPr="00022EA3">
        <w:rPr>
          <w:rtl/>
        </w:rPr>
        <w:t xml:space="preserve"> </w:t>
      </w:r>
      <w:r w:rsidR="001B4C65" w:rsidRPr="00022EA3">
        <w:rPr>
          <w:rFonts w:hint="eastAsia"/>
          <w:rtl/>
        </w:rPr>
        <w:t>ממחטה</w:t>
      </w:r>
      <w:r w:rsidR="004E17B9">
        <w:rPr>
          <w:rFonts w:hint="cs"/>
          <w:rtl/>
        </w:rPr>
        <w:t>!</w:t>
      </w:r>
      <w:r>
        <w:rPr>
          <w:rFonts w:hint="cs"/>
          <w:rtl/>
        </w:rPr>
        <w:t>"</w:t>
      </w:r>
      <w:r w:rsidR="001B4C65" w:rsidRPr="00022EA3">
        <w:rPr>
          <w:rtl/>
        </w:rPr>
        <w:t xml:space="preserve"> </w:t>
      </w:r>
      <w:r w:rsidR="004E17B9">
        <w:rPr>
          <w:rFonts w:hint="cs"/>
          <w:rtl/>
        </w:rPr>
        <w:t>[</w:t>
      </w:r>
      <w:r w:rsidR="001B4C65" w:rsidRPr="00022EA3">
        <w:rPr>
          <w:rFonts w:hint="eastAsia"/>
          <w:rtl/>
        </w:rPr>
        <w:t>היא</w:t>
      </w:r>
      <w:r w:rsidR="001B4C65" w:rsidRPr="00022EA3">
        <w:rPr>
          <w:rtl/>
        </w:rPr>
        <w:t xml:space="preserve"> </w:t>
      </w:r>
      <w:r w:rsidR="001B4C65" w:rsidRPr="00022EA3">
        <w:rPr>
          <w:rFonts w:hint="eastAsia"/>
          <w:rtl/>
        </w:rPr>
        <w:t>קב</w:t>
      </w:r>
      <w:r w:rsidR="006C7159" w:rsidRPr="00022EA3">
        <w:rPr>
          <w:rFonts w:hint="eastAsia"/>
          <w:rtl/>
        </w:rPr>
        <w:t>ְ</w:t>
      </w:r>
      <w:r w:rsidR="001B4C65" w:rsidRPr="00022EA3">
        <w:rPr>
          <w:rFonts w:hint="eastAsia"/>
          <w:rtl/>
        </w:rPr>
        <w:t>לה</w:t>
      </w:r>
      <w:r w:rsidR="001B4C65" w:rsidRPr="00022EA3">
        <w:rPr>
          <w:rtl/>
        </w:rPr>
        <w:t xml:space="preserve"> </w:t>
      </w:r>
      <w:r w:rsidR="002D119C" w:rsidRPr="00022EA3">
        <w:rPr>
          <w:rFonts w:hint="eastAsia"/>
          <w:rtl/>
        </w:rPr>
        <w:t>מ</w:t>
      </w:r>
      <w:r w:rsidR="001B4C65" w:rsidRPr="00022EA3">
        <w:rPr>
          <w:rFonts w:hint="eastAsia"/>
          <w:rtl/>
        </w:rPr>
        <w:t>חוסר</w:t>
      </w:r>
      <w:r w:rsidR="002D119C" w:rsidRPr="00022EA3">
        <w:rPr>
          <w:rFonts w:hint="eastAsia"/>
          <w:rtl/>
        </w:rPr>
        <w:t>ת</w:t>
      </w:r>
      <w:r w:rsidR="001B4C65" w:rsidRPr="00022EA3">
        <w:rPr>
          <w:rtl/>
        </w:rPr>
        <w:t xml:space="preserve"> כוחות, </w:t>
      </w:r>
      <w:r w:rsidR="001B4C65" w:rsidRPr="00022EA3">
        <w:t>spent</w:t>
      </w:r>
      <w:r w:rsidR="001B4C65" w:rsidRPr="00022EA3">
        <w:rPr>
          <w:rtl/>
        </w:rPr>
        <w:t xml:space="preserve">]. </w:t>
      </w:r>
    </w:p>
    <w:p w14:paraId="2D169820" w14:textId="7F3D7E0B" w:rsidR="007F7242" w:rsidRDefault="001B4C65" w:rsidP="001B4C65">
      <w:pPr>
        <w:rPr>
          <w:rtl/>
        </w:rPr>
      </w:pPr>
      <w:r w:rsidRPr="00022EA3">
        <w:rPr>
          <w:rtl/>
        </w:rPr>
        <w:t xml:space="preserve">הו לא, </w:t>
      </w:r>
      <w:r w:rsidR="00682EBE" w:rsidRPr="00682EBE">
        <w:rPr>
          <w:rFonts w:cs="Times New Roman"/>
          <w:rtl/>
        </w:rPr>
        <w:t>חבריו</w:t>
      </w:r>
      <w:r w:rsidRPr="00022EA3">
        <w:rPr>
          <w:rtl/>
        </w:rPr>
        <w:t xml:space="preserve"> צהלו [כולם ביחד כמקשה אחת מתגלגלים כמו אבטיחים כבדים וחסרי-שיניים], מה שאתה תמיד צריך לקחת איתך זה – איך זה הולך?</w:t>
      </w:r>
      <w:r w:rsidR="00B43EDA">
        <w:rPr>
          <w:rFonts w:hint="cs"/>
          <w:rtl/>
        </w:rPr>
        <w:t xml:space="preserve"> </w:t>
      </w:r>
      <w:bookmarkStart w:id="425" w:name="_Hlk526445815"/>
      <w:r w:rsidR="00B43EDA">
        <w:rPr>
          <w:rFonts w:hint="cs"/>
          <w:rtl/>
        </w:rPr>
        <w:t>אומץ, חירוק</w:t>
      </w:r>
      <w:r w:rsidR="006B2688">
        <w:rPr>
          <w:rFonts w:hint="cs"/>
          <w:rtl/>
        </w:rPr>
        <w:t xml:space="preserve"> </w:t>
      </w:r>
      <w:r w:rsidR="00B43EDA">
        <w:rPr>
          <w:rFonts w:hint="cs"/>
          <w:rtl/>
        </w:rPr>
        <w:t xml:space="preserve">שיניים </w:t>
      </w:r>
      <w:r w:rsidR="00E144D9" w:rsidRPr="00E144D9">
        <w:rPr>
          <w:rFonts w:cs="Times New Roman"/>
          <w:rtl/>
        </w:rPr>
        <w:t>ומודעות עצמית חריפה.</w:t>
      </w:r>
      <w:r w:rsidR="00E144D9" w:rsidRPr="00E144D9">
        <w:rPr>
          <w:rFonts w:cs="Times New Roman" w:hint="cs"/>
          <w:color w:val="A6A6A6" w:themeColor="background1" w:themeShade="A6"/>
          <w:rtl/>
        </w:rPr>
        <w:t>[</w:t>
      </w:r>
      <w:r w:rsidR="00B43EDA" w:rsidRPr="00E144D9">
        <w:rPr>
          <w:rFonts w:hint="cs"/>
          <w:color w:val="A6A6A6" w:themeColor="background1" w:themeShade="A6"/>
          <w:rtl/>
        </w:rPr>
        <w:t xml:space="preserve">וחוש עצמי מפותח </w:t>
      </w:r>
      <w:bookmarkEnd w:id="425"/>
      <w:r w:rsidRPr="00E144D9">
        <w:rPr>
          <w:color w:val="A6A6A6" w:themeColor="background1" w:themeShade="A6"/>
          <w:rtl/>
        </w:rPr>
        <w:t xml:space="preserve"> </w:t>
      </w:r>
      <w:r w:rsidRPr="00E144D9">
        <w:rPr>
          <w:color w:val="A6A6A6" w:themeColor="background1" w:themeShade="A6"/>
        </w:rPr>
        <w:t>pluck, grit and a keen sense of self</w:t>
      </w:r>
      <w:r w:rsidR="00B43EDA" w:rsidRPr="00E144D9">
        <w:rPr>
          <w:rFonts w:hint="cs"/>
          <w:color w:val="A6A6A6" w:themeColor="background1" w:themeShade="A6"/>
          <w:rtl/>
        </w:rPr>
        <w:t>]</w:t>
      </w:r>
      <w:r w:rsidRPr="00022EA3">
        <w:rPr>
          <w:rtl/>
        </w:rPr>
        <w:t xml:space="preserve"> </w:t>
      </w:r>
      <w:r w:rsidRPr="00022EA3">
        <w:rPr>
          <w:rFonts w:hint="eastAsia"/>
          <w:rtl/>
        </w:rPr>
        <w:t>כך</w:t>
      </w:r>
      <w:r w:rsidRPr="00022EA3">
        <w:rPr>
          <w:rtl/>
        </w:rPr>
        <w:t xml:space="preserve"> </w:t>
      </w:r>
      <w:r w:rsidR="007F7242" w:rsidRPr="00022EA3">
        <w:rPr>
          <w:rFonts w:hint="eastAsia"/>
          <w:rtl/>
        </w:rPr>
        <w:t>נהג</w:t>
      </w:r>
      <w:r w:rsidR="007F7242" w:rsidRPr="00022EA3">
        <w:rPr>
          <w:rtl/>
        </w:rPr>
        <w:t xml:space="preserve"> </w:t>
      </w:r>
      <w:r w:rsidRPr="00022EA3">
        <w:rPr>
          <w:rFonts w:hint="eastAsia"/>
          <w:rtl/>
        </w:rPr>
        <w:t>מר</w:t>
      </w:r>
      <w:r w:rsidRPr="00022EA3">
        <w:rPr>
          <w:rtl/>
        </w:rPr>
        <w:t xml:space="preserve"> </w:t>
      </w:r>
      <w:r w:rsidRPr="00022EA3">
        <w:rPr>
          <w:rFonts w:hint="eastAsia"/>
          <w:rtl/>
        </w:rPr>
        <w:t>קלמנסון</w:t>
      </w:r>
      <w:r w:rsidRPr="00022EA3">
        <w:rPr>
          <w:rtl/>
        </w:rPr>
        <w:t xml:space="preserve"> </w:t>
      </w:r>
      <w:r w:rsidRPr="00022EA3">
        <w:rPr>
          <w:rFonts w:hint="eastAsia"/>
          <w:rtl/>
        </w:rPr>
        <w:t>ל</w:t>
      </w:r>
      <w:r w:rsidR="00D22671">
        <w:rPr>
          <w:rFonts w:hint="cs"/>
          <w:rtl/>
        </w:rPr>
        <w:t>ו</w:t>
      </w:r>
      <w:r w:rsidRPr="00022EA3">
        <w:rPr>
          <w:rFonts w:hint="eastAsia"/>
          <w:rtl/>
        </w:rPr>
        <w:t>מר</w:t>
      </w:r>
      <w:r w:rsidRPr="00022EA3">
        <w:rPr>
          <w:rtl/>
        </w:rPr>
        <w:t xml:space="preserve"> </w:t>
      </w:r>
      <w:r w:rsidRPr="00022EA3">
        <w:rPr>
          <w:rFonts w:hint="eastAsia"/>
          <w:rtl/>
        </w:rPr>
        <w:t>ועדיין</w:t>
      </w:r>
      <w:r w:rsidRPr="00022EA3">
        <w:rPr>
          <w:rtl/>
        </w:rPr>
        <w:t xml:space="preserve"> </w:t>
      </w:r>
      <w:r w:rsidR="00D22671">
        <w:rPr>
          <w:rFonts w:hint="cs"/>
          <w:rtl/>
        </w:rPr>
        <w:t>אומר</w:t>
      </w:r>
      <w:r w:rsidRPr="00022EA3">
        <w:rPr>
          <w:rtl/>
        </w:rPr>
        <w:t xml:space="preserve">, </w:t>
      </w:r>
      <w:r w:rsidRPr="00022EA3">
        <w:rPr>
          <w:rFonts w:hint="eastAsia"/>
          <w:rtl/>
        </w:rPr>
        <w:t>הם</w:t>
      </w:r>
      <w:r w:rsidRPr="00022EA3">
        <w:rPr>
          <w:rtl/>
        </w:rPr>
        <w:t xml:space="preserve"> </w:t>
      </w:r>
      <w:r w:rsidRPr="00022EA3">
        <w:rPr>
          <w:rFonts w:hint="eastAsia"/>
          <w:rtl/>
        </w:rPr>
        <w:t>צחקו</w:t>
      </w:r>
      <w:r w:rsidRPr="00022EA3">
        <w:rPr>
          <w:rtl/>
        </w:rPr>
        <w:t xml:space="preserve"> </w:t>
      </w:r>
      <w:r w:rsidRPr="00022EA3">
        <w:rPr>
          <w:rFonts w:hint="eastAsia"/>
          <w:rtl/>
        </w:rPr>
        <w:t>והוא</w:t>
      </w:r>
      <w:r w:rsidRPr="00022EA3">
        <w:rPr>
          <w:rtl/>
        </w:rPr>
        <w:t xml:space="preserve"> </w:t>
      </w:r>
      <w:r w:rsidRPr="00022EA3">
        <w:rPr>
          <w:rFonts w:hint="eastAsia"/>
          <w:rtl/>
        </w:rPr>
        <w:t>איתם</w:t>
      </w:r>
      <w:r w:rsidR="00D22671">
        <w:rPr>
          <w:rFonts w:hint="cs"/>
          <w:rtl/>
        </w:rPr>
        <w:t>.</w:t>
      </w:r>
      <w:r w:rsidRPr="00022EA3">
        <w:rPr>
          <w:rtl/>
        </w:rPr>
        <w:t xml:space="preserve"> </w:t>
      </w:r>
    </w:p>
    <w:p w14:paraId="07520594" w14:textId="5740525C" w:rsidR="007F7242" w:rsidRDefault="0090052F" w:rsidP="001B4C65">
      <w:pPr>
        <w:rPr>
          <w:rtl/>
        </w:rPr>
      </w:pPr>
      <w:r w:rsidRPr="00022EA3">
        <w:rPr>
          <w:rtl/>
        </w:rPr>
        <w:t>אפילו פארנוש</w:t>
      </w:r>
      <w:r w:rsidR="00B70B15">
        <w:rPr>
          <w:rFonts w:hint="cs"/>
          <w:rtl/>
        </w:rPr>
        <w:t>, ש</w:t>
      </w:r>
      <w:r w:rsidR="001C5A04">
        <w:rPr>
          <w:rFonts w:hint="cs"/>
          <w:rtl/>
        </w:rPr>
        <w:t>הייתה</w:t>
      </w:r>
      <w:r w:rsidRPr="00022EA3">
        <w:rPr>
          <w:rtl/>
        </w:rPr>
        <w:t xml:space="preserve"> מבוגרת מהם בשנתיים אבל כרוכה </w:t>
      </w:r>
      <w:r w:rsidRPr="00022EA3">
        <w:rPr>
          <w:rFonts w:hint="eastAsia"/>
          <w:rtl/>
        </w:rPr>
        <w:t>אחרי</w:t>
      </w:r>
      <w:r w:rsidRPr="00022EA3">
        <w:rPr>
          <w:rtl/>
        </w:rPr>
        <w:t xml:space="preserve"> </w:t>
      </w:r>
      <w:r w:rsidRPr="00022EA3">
        <w:rPr>
          <w:rFonts w:hint="eastAsia"/>
          <w:rtl/>
        </w:rPr>
        <w:t>אלכס</w:t>
      </w:r>
      <w:r w:rsidRPr="00022EA3">
        <w:rPr>
          <w:rtl/>
        </w:rPr>
        <w:t xml:space="preserve">, </w:t>
      </w:r>
      <w:r w:rsidRPr="00022EA3">
        <w:rPr>
          <w:rFonts w:hint="eastAsia"/>
          <w:rtl/>
        </w:rPr>
        <w:t>זכרה</w:t>
      </w:r>
      <w:r w:rsidRPr="00022EA3">
        <w:rPr>
          <w:rtl/>
        </w:rPr>
        <w:t xml:space="preserve"> </w:t>
      </w:r>
      <w:r w:rsidRPr="00022EA3">
        <w:rPr>
          <w:rFonts w:hint="eastAsia"/>
          <w:rtl/>
        </w:rPr>
        <w:t>את</w:t>
      </w:r>
      <w:r w:rsidRPr="00022EA3">
        <w:rPr>
          <w:rtl/>
        </w:rPr>
        <w:t xml:space="preserve"> </w:t>
      </w:r>
      <w:r w:rsidRPr="00022EA3">
        <w:rPr>
          <w:rFonts w:hint="eastAsia"/>
          <w:rtl/>
        </w:rPr>
        <w:t>הביטוי</w:t>
      </w:r>
      <w:r w:rsidRPr="00022EA3">
        <w:rPr>
          <w:rtl/>
        </w:rPr>
        <w:t xml:space="preserve">, </w:t>
      </w:r>
      <w:r w:rsidRPr="00022EA3">
        <w:rPr>
          <w:rFonts w:hint="eastAsia"/>
          <w:rtl/>
        </w:rPr>
        <w:t>היא</w:t>
      </w:r>
      <w:r w:rsidRPr="00022EA3">
        <w:rPr>
          <w:rtl/>
        </w:rPr>
        <w:t xml:space="preserve"> </w:t>
      </w:r>
      <w:r w:rsidRPr="00022EA3">
        <w:rPr>
          <w:rFonts w:hint="eastAsia"/>
          <w:rtl/>
        </w:rPr>
        <w:t>ביטאה</w:t>
      </w:r>
      <w:r w:rsidRPr="00022EA3">
        <w:rPr>
          <w:rtl/>
        </w:rPr>
        <w:t xml:space="preserve"> </w:t>
      </w:r>
      <w:r w:rsidRPr="00022EA3">
        <w:rPr>
          <w:rFonts w:hint="eastAsia"/>
          <w:rtl/>
        </w:rPr>
        <w:t>את</w:t>
      </w:r>
      <w:r w:rsidR="00B43EDA">
        <w:rPr>
          <w:rFonts w:hint="cs"/>
          <w:rtl/>
        </w:rPr>
        <w:t xml:space="preserve"> </w:t>
      </w:r>
      <w:bookmarkStart w:id="426" w:name="_Hlk526445842"/>
      <w:r w:rsidR="00B43EDA">
        <w:rPr>
          <w:rFonts w:hint="cs"/>
          <w:rtl/>
        </w:rPr>
        <w:t>ה'חירוק שיניים',</w:t>
      </w:r>
      <w:bookmarkEnd w:id="426"/>
      <w:r w:rsidRPr="00022EA3">
        <w:rPr>
          <w:rtl/>
        </w:rPr>
        <w:t xml:space="preserve"> </w:t>
      </w:r>
      <w:r w:rsidRPr="00022EA3">
        <w:rPr>
          <w:rFonts w:hint="eastAsia"/>
          <w:rtl/>
        </w:rPr>
        <w:t>ה</w:t>
      </w:r>
      <w:r w:rsidRPr="00022EA3">
        <w:rPr>
          <w:rtl/>
        </w:rPr>
        <w:t>'</w:t>
      </w:r>
      <w:r w:rsidRPr="00022EA3">
        <w:t>grit</w:t>
      </w:r>
      <w:r w:rsidRPr="00022EA3">
        <w:rPr>
          <w:rtl/>
        </w:rPr>
        <w:t>'</w:t>
      </w:r>
      <w:r w:rsidR="006B2688">
        <w:rPr>
          <w:rFonts w:hint="cs"/>
          <w:rtl/>
        </w:rPr>
        <w:t>,</w:t>
      </w:r>
      <w:r w:rsidRPr="00022EA3">
        <w:rPr>
          <w:rtl/>
        </w:rPr>
        <w:t xml:space="preserve"> כאילו </w:t>
      </w:r>
      <w:r w:rsidRPr="00022EA3">
        <w:rPr>
          <w:rFonts w:hint="eastAsia"/>
          <w:rtl/>
        </w:rPr>
        <w:t>פרטה</w:t>
      </w:r>
      <w:r w:rsidRPr="00022EA3">
        <w:rPr>
          <w:rtl/>
        </w:rPr>
        <w:t xml:space="preserve"> על מיתר</w:t>
      </w:r>
      <w:r w:rsidR="00B70B15">
        <w:rPr>
          <w:rFonts w:hint="cs"/>
          <w:rtl/>
        </w:rPr>
        <w:t>.[</w:t>
      </w:r>
      <w:r w:rsidRPr="00022EA3">
        <w:rPr>
          <w:rtl/>
        </w:rPr>
        <w:t xml:space="preserve">, </w:t>
      </w:r>
      <w:r w:rsidR="00B7102F" w:rsidRPr="00022EA3">
        <w:rPr>
          <w:rFonts w:hint="eastAsia"/>
          <w:rtl/>
        </w:rPr>
        <w:t>היא</w:t>
      </w:r>
      <w:r w:rsidR="00B7102F" w:rsidRPr="00022EA3">
        <w:rPr>
          <w:rtl/>
        </w:rPr>
        <w:t xml:space="preserve"> </w:t>
      </w:r>
      <w:r w:rsidR="001C5A04">
        <w:rPr>
          <w:rFonts w:hint="eastAsia"/>
          <w:rtl/>
        </w:rPr>
        <w:t>הייתה</w:t>
      </w:r>
      <w:r w:rsidR="00B7102F" w:rsidRPr="00022EA3">
        <w:rPr>
          <w:rtl/>
        </w:rPr>
        <w:t xml:space="preserve"> שמנמנה </w:t>
      </w:r>
      <w:r w:rsidR="008C7A72" w:rsidRPr="00022EA3">
        <w:rPr>
          <w:rFonts w:hint="eastAsia"/>
          <w:rtl/>
        </w:rPr>
        <w:t>והדליקה</w:t>
      </w:r>
      <w:r w:rsidR="008C7A72" w:rsidRPr="00022EA3">
        <w:rPr>
          <w:rtl/>
        </w:rPr>
        <w:t xml:space="preserve"> </w:t>
      </w:r>
      <w:r w:rsidR="008C7A72" w:rsidRPr="00022EA3">
        <w:rPr>
          <w:rFonts w:hint="eastAsia"/>
          <w:rtl/>
        </w:rPr>
        <w:t>לו</w:t>
      </w:r>
      <w:r w:rsidR="008C7A72" w:rsidRPr="00022EA3">
        <w:rPr>
          <w:rtl/>
        </w:rPr>
        <w:t xml:space="preserve"> </w:t>
      </w:r>
      <w:r w:rsidR="008C7A72" w:rsidRPr="00022EA3">
        <w:rPr>
          <w:rFonts w:hint="eastAsia"/>
          <w:rtl/>
        </w:rPr>
        <w:t>את</w:t>
      </w:r>
      <w:r w:rsidR="008C7A72" w:rsidRPr="00022EA3">
        <w:rPr>
          <w:rtl/>
        </w:rPr>
        <w:t xml:space="preserve"> </w:t>
      </w:r>
      <w:r w:rsidR="008C7A72" w:rsidRPr="00022EA3">
        <w:rPr>
          <w:rFonts w:hint="eastAsia"/>
          <w:rtl/>
        </w:rPr>
        <w:t>הסיגריה</w:t>
      </w:r>
      <w:r w:rsidR="008C7A72" w:rsidRPr="00022EA3">
        <w:rPr>
          <w:rtl/>
        </w:rPr>
        <w:t xml:space="preserve"> </w:t>
      </w:r>
      <w:r w:rsidR="008C7A72" w:rsidRPr="00022EA3">
        <w:rPr>
          <w:rFonts w:hint="eastAsia"/>
          <w:rtl/>
        </w:rPr>
        <w:t>הראשונה</w:t>
      </w:r>
      <w:r w:rsidR="008C7A72" w:rsidRPr="00022EA3">
        <w:rPr>
          <w:rtl/>
        </w:rPr>
        <w:t xml:space="preserve"> </w:t>
      </w:r>
      <w:r w:rsidR="008C7A72" w:rsidRPr="00022EA3">
        <w:rPr>
          <w:rFonts w:hint="eastAsia"/>
          <w:rtl/>
        </w:rPr>
        <w:t>שעישן</w:t>
      </w:r>
      <w:r w:rsidR="008C7A72" w:rsidRPr="00022EA3">
        <w:rPr>
          <w:rtl/>
        </w:rPr>
        <w:t xml:space="preserve"> </w:t>
      </w:r>
      <w:r w:rsidR="008C7A72" w:rsidRPr="00022EA3">
        <w:rPr>
          <w:rFonts w:hint="eastAsia"/>
          <w:rtl/>
        </w:rPr>
        <w:t>באותו</w:t>
      </w:r>
      <w:r w:rsidR="008C7A72" w:rsidRPr="00022EA3">
        <w:rPr>
          <w:rtl/>
        </w:rPr>
        <w:t xml:space="preserve"> </w:t>
      </w:r>
      <w:r w:rsidR="008C7A72" w:rsidRPr="00022EA3">
        <w:rPr>
          <w:rFonts w:hint="eastAsia"/>
          <w:rtl/>
        </w:rPr>
        <w:t>קיץ</w:t>
      </w:r>
      <w:r w:rsidR="008C7A72" w:rsidRPr="00022EA3">
        <w:rPr>
          <w:rtl/>
        </w:rPr>
        <w:t>.</w:t>
      </w:r>
      <w:r w:rsidR="00B70B15">
        <w:rPr>
          <w:rFonts w:hint="cs"/>
          <w:rtl/>
        </w:rPr>
        <w:t>]</w:t>
      </w:r>
      <w:r w:rsidR="008C7A72" w:rsidRPr="00022EA3">
        <w:rPr>
          <w:rtl/>
        </w:rPr>
        <w:t xml:space="preserve"> </w:t>
      </w:r>
      <w:r w:rsidR="00B70B15">
        <w:rPr>
          <w:rFonts w:hint="cs"/>
          <w:rtl/>
        </w:rPr>
        <w:t>"</w:t>
      </w:r>
      <w:r w:rsidR="008C7A72" w:rsidRPr="00022EA3">
        <w:rPr>
          <w:rtl/>
        </w:rPr>
        <w:t xml:space="preserve">פעם </w:t>
      </w:r>
      <w:r w:rsidR="002D119C" w:rsidRPr="00022EA3">
        <w:rPr>
          <w:rFonts w:hint="eastAsia"/>
          <w:rtl/>
        </w:rPr>
        <w:t>אלכס</w:t>
      </w:r>
      <w:r w:rsidR="002D119C" w:rsidRPr="00022EA3">
        <w:rPr>
          <w:rtl/>
        </w:rPr>
        <w:t xml:space="preserve"> ואני </w:t>
      </w:r>
      <w:r w:rsidR="002D119C" w:rsidRPr="00022EA3">
        <w:rPr>
          <w:rFonts w:hint="eastAsia"/>
          <w:rtl/>
        </w:rPr>
        <w:t>היינו</w:t>
      </w:r>
      <w:r w:rsidR="008C7A72" w:rsidRPr="00022EA3">
        <w:rPr>
          <w:rtl/>
        </w:rPr>
        <w:t xml:space="preserve"> באותו גובה,</w:t>
      </w:r>
      <w:r w:rsidR="00B70B15">
        <w:rPr>
          <w:rFonts w:hint="cs"/>
          <w:rtl/>
        </w:rPr>
        <w:t>"</w:t>
      </w:r>
      <w:r w:rsidR="008C7A72" w:rsidRPr="00022EA3">
        <w:rPr>
          <w:rtl/>
        </w:rPr>
        <w:t xml:space="preserve"> היא אמרה ליסמין. </w:t>
      </w:r>
    </w:p>
    <w:p w14:paraId="2ED6C90F" w14:textId="4FCE34BF" w:rsidR="001B4C65" w:rsidRDefault="00B70B15" w:rsidP="001B4C65">
      <w:pPr>
        <w:rPr>
          <w:rtl/>
        </w:rPr>
      </w:pPr>
      <w:r>
        <w:rPr>
          <w:rFonts w:hint="cs"/>
          <w:rtl/>
        </w:rPr>
        <w:t>"</w:t>
      </w:r>
      <w:r w:rsidR="008C7A72" w:rsidRPr="00022EA3">
        <w:rPr>
          <w:rtl/>
        </w:rPr>
        <w:t>זה עדיין כך,</w:t>
      </w:r>
      <w:r>
        <w:rPr>
          <w:rFonts w:hint="cs"/>
          <w:rtl/>
        </w:rPr>
        <w:t>"</w:t>
      </w:r>
      <w:r w:rsidR="008C7A72" w:rsidRPr="00022EA3">
        <w:rPr>
          <w:rtl/>
        </w:rPr>
        <w:t xml:space="preserve"> אלכס הזדרז </w:t>
      </w:r>
      <w:r w:rsidR="00682EBE" w:rsidRPr="00682EBE">
        <w:rPr>
          <w:rFonts w:cs="Times New Roman"/>
          <w:rtl/>
        </w:rPr>
        <w:t xml:space="preserve">לפייסהּ </w:t>
      </w:r>
      <w:r w:rsidR="00CE7BC3" w:rsidRPr="00022EA3">
        <w:rPr>
          <w:rtl/>
        </w:rPr>
        <w:t>[</w:t>
      </w:r>
      <w:r w:rsidR="008C7A72" w:rsidRPr="00022EA3">
        <w:rPr>
          <w:rFonts w:hint="eastAsia"/>
          <w:rtl/>
        </w:rPr>
        <w:t>להרגיע</w:t>
      </w:r>
      <w:r w:rsidR="008C7A72" w:rsidRPr="00022EA3">
        <w:rPr>
          <w:rtl/>
        </w:rPr>
        <w:t xml:space="preserve"> </w:t>
      </w:r>
      <w:r w:rsidR="008C7A72" w:rsidRPr="00022EA3">
        <w:rPr>
          <w:rFonts w:hint="eastAsia"/>
          <w:rtl/>
        </w:rPr>
        <w:t>להפיס</w:t>
      </w:r>
      <w:r w:rsidR="008C7A72" w:rsidRPr="00022EA3">
        <w:rPr>
          <w:rtl/>
        </w:rPr>
        <w:t xml:space="preserve">???] </w:t>
      </w:r>
      <w:r w:rsidR="008C7A72" w:rsidRPr="00022EA3">
        <w:rPr>
          <w:rFonts w:hint="eastAsia"/>
          <w:rtl/>
        </w:rPr>
        <w:t>והסמיק</w:t>
      </w:r>
      <w:r w:rsidR="008C7A72" w:rsidRPr="00022EA3">
        <w:rPr>
          <w:rtl/>
        </w:rPr>
        <w:t xml:space="preserve"> </w:t>
      </w:r>
      <w:r w:rsidR="008C7A72" w:rsidRPr="00022EA3">
        <w:rPr>
          <w:rFonts w:hint="eastAsia"/>
          <w:rtl/>
        </w:rPr>
        <w:t>כהוגן</w:t>
      </w:r>
      <w:r w:rsidR="008C7A72" w:rsidRPr="00022EA3">
        <w:rPr>
          <w:rtl/>
        </w:rPr>
        <w:t>.</w:t>
      </w:r>
    </w:p>
    <w:p w14:paraId="74DA589D" w14:textId="77777777" w:rsidR="001B4C65" w:rsidRPr="00E144D9" w:rsidRDefault="001B4C65" w:rsidP="001B4C65">
      <w:pPr>
        <w:rPr>
          <w:color w:val="A6A6A6" w:themeColor="background1" w:themeShade="A6"/>
        </w:rPr>
      </w:pPr>
      <w:r w:rsidRPr="00E144D9">
        <w:rPr>
          <w:rFonts w:hint="cs"/>
          <w:color w:val="A6A6A6" w:themeColor="background1" w:themeShade="A6"/>
          <w:rtl/>
        </w:rPr>
        <w:t>[</w:t>
      </w:r>
      <w:r w:rsidRPr="00E144D9">
        <w:rPr>
          <w:color w:val="A6A6A6" w:themeColor="background1" w:themeShade="A6"/>
        </w:rPr>
        <w:t>You should always carry around with you pluck, grit and a keen sense of self</w:t>
      </w:r>
      <w:r w:rsidRPr="00E144D9">
        <w:rPr>
          <w:rFonts w:cs="Times New Roman"/>
          <w:color w:val="A6A6A6" w:themeColor="background1" w:themeShade="A6"/>
          <w:rtl/>
        </w:rPr>
        <w:t xml:space="preserve"> </w:t>
      </w:r>
    </w:p>
    <w:p w14:paraId="77867D96" w14:textId="77777777" w:rsidR="001B4C65" w:rsidRPr="00E144D9" w:rsidRDefault="001B4C65" w:rsidP="001B4C65">
      <w:pPr>
        <w:rPr>
          <w:color w:val="A6A6A6" w:themeColor="background1" w:themeShade="A6"/>
          <w:rtl/>
        </w:rPr>
      </w:pPr>
      <w:r w:rsidRPr="00E144D9">
        <w:rPr>
          <w:rFonts w:cs="Times New Roman"/>
          <w:color w:val="A6A6A6" w:themeColor="background1" w:themeShade="A6"/>
          <w:rtl/>
        </w:rPr>
        <w:t>אגב זה מפרסומת ברשת</w:t>
      </w:r>
      <w:r w:rsidRPr="00E144D9">
        <w:rPr>
          <w:rFonts w:cs="Times New Roman" w:hint="cs"/>
          <w:color w:val="A6A6A6" w:themeColor="background1" w:themeShade="A6"/>
          <w:rtl/>
        </w:rPr>
        <w:t xml:space="preserve"> אז אולי לשנות את זה קצת]</w:t>
      </w:r>
    </w:p>
    <w:p w14:paraId="4453AEC4" w14:textId="707AF785" w:rsidR="001B4C65" w:rsidRPr="00022EA3" w:rsidRDefault="00682EBE" w:rsidP="001B4C65">
      <w:pPr>
        <w:rPr>
          <w:rtl/>
        </w:rPr>
      </w:pPr>
      <w:r w:rsidRPr="00022EA3">
        <w:rPr>
          <w:rFonts w:hint="eastAsia"/>
          <w:rtl/>
        </w:rPr>
        <w:t>בינתיים</w:t>
      </w:r>
      <w:r w:rsidRPr="00022EA3">
        <w:rPr>
          <w:rtl/>
        </w:rPr>
        <w:t xml:space="preserve"> </w:t>
      </w:r>
      <w:r w:rsidRPr="00022EA3">
        <w:rPr>
          <w:rFonts w:hint="eastAsia"/>
          <w:rtl/>
        </w:rPr>
        <w:t>סאקורה</w:t>
      </w:r>
      <w:r w:rsidRPr="00022EA3">
        <w:rPr>
          <w:rtl/>
        </w:rPr>
        <w:t xml:space="preserve"> </w:t>
      </w:r>
      <w:r w:rsidRPr="00022EA3">
        <w:rPr>
          <w:rFonts w:hint="eastAsia"/>
          <w:rtl/>
        </w:rPr>
        <w:t>הושיטה</w:t>
      </w:r>
      <w:r w:rsidRPr="00022EA3">
        <w:rPr>
          <w:rtl/>
        </w:rPr>
        <w:t xml:space="preserve"> </w:t>
      </w:r>
      <w:r w:rsidRPr="00022EA3">
        <w:rPr>
          <w:rFonts w:hint="eastAsia"/>
          <w:rtl/>
        </w:rPr>
        <w:t>לה</w:t>
      </w:r>
      <w:r w:rsidRPr="00022EA3">
        <w:rPr>
          <w:rtl/>
        </w:rPr>
        <w:t xml:space="preserve"> </w:t>
      </w:r>
      <w:r w:rsidRPr="00022EA3">
        <w:rPr>
          <w:rFonts w:hint="eastAsia"/>
          <w:rtl/>
        </w:rPr>
        <w:t>מפית</w:t>
      </w:r>
      <w:r w:rsidRPr="00022EA3">
        <w:rPr>
          <w:rtl/>
        </w:rPr>
        <w:t xml:space="preserve"> </w:t>
      </w:r>
      <w:r w:rsidRPr="00022EA3">
        <w:rPr>
          <w:rFonts w:hint="eastAsia"/>
          <w:rtl/>
        </w:rPr>
        <w:t>שהשיגה</w:t>
      </w:r>
      <w:r w:rsidRPr="00022EA3">
        <w:rPr>
          <w:rtl/>
        </w:rPr>
        <w:t xml:space="preserve"> </w:t>
      </w:r>
      <w:r w:rsidRPr="00022EA3">
        <w:rPr>
          <w:rFonts w:hint="eastAsia"/>
          <w:rtl/>
        </w:rPr>
        <w:t>מהבר</w:t>
      </w:r>
      <w:r w:rsidRPr="00022EA3">
        <w:rPr>
          <w:rtl/>
        </w:rPr>
        <w:t>.</w:t>
      </w:r>
      <w:r>
        <w:rPr>
          <w:rFonts w:hint="cs"/>
          <w:rtl/>
        </w:rPr>
        <w:t xml:space="preserve"> </w:t>
      </w:r>
      <w:r w:rsidR="007F7242" w:rsidRPr="007F7242">
        <w:rPr>
          <w:rFonts w:cs="Times New Roman"/>
          <w:rtl/>
        </w:rPr>
        <w:t>"</w:t>
      </w:r>
      <w:r w:rsidR="004E17B9" w:rsidRPr="004E17B9">
        <w:rPr>
          <w:rFonts w:cs="Times New Roman"/>
          <w:rtl/>
        </w:rPr>
        <w:t>אני חושבת שגם בשנה הבאה כדאי שנ</w:t>
      </w:r>
      <w:r w:rsidR="00900074">
        <w:rPr>
          <w:rFonts w:cs="Times New Roman" w:hint="cs"/>
          <w:rtl/>
        </w:rPr>
        <w:t>בחר ב</w:t>
      </w:r>
      <w:r w:rsidR="004E17B9" w:rsidRPr="004E17B9">
        <w:rPr>
          <w:rFonts w:cs="Times New Roman"/>
          <w:rtl/>
        </w:rPr>
        <w:t>ספר כמראה</w:t>
      </w:r>
      <w:r w:rsidR="00900074">
        <w:rPr>
          <w:rFonts w:cs="Times New Roman" w:hint="cs"/>
          <w:rtl/>
        </w:rPr>
        <w:t xml:space="preserve"> לחיינו</w:t>
      </w:r>
      <w:r w:rsidR="004E17B9" w:rsidRPr="004E17B9">
        <w:rPr>
          <w:rFonts w:cs="Times New Roman"/>
          <w:rtl/>
        </w:rPr>
        <w:t xml:space="preserve">, אבל הפעם אולי </w:t>
      </w:r>
      <w:r w:rsidR="00892D05">
        <w:rPr>
          <w:rFonts w:cs="Times New Roman" w:hint="cs"/>
          <w:rtl/>
        </w:rPr>
        <w:t xml:space="preserve">נקרא </w:t>
      </w:r>
      <w:r w:rsidR="004E17B9" w:rsidRPr="004E17B9">
        <w:rPr>
          <w:rFonts w:cs="Times New Roman"/>
          <w:rtl/>
        </w:rPr>
        <w:t xml:space="preserve">את ג'ויס? אלכס דה-לארג' קורא ספרים באופן </w:t>
      </w:r>
      <w:r w:rsidR="00F97A34">
        <w:rPr>
          <w:rFonts w:cs="Times New Roman"/>
          <w:rtl/>
        </w:rPr>
        <w:t>כל כך</w:t>
      </w:r>
      <w:r w:rsidR="004E17B9" w:rsidRPr="004E17B9">
        <w:rPr>
          <w:rFonts w:cs="Times New Roman"/>
          <w:rtl/>
        </w:rPr>
        <w:t xml:space="preserve"> שונה ממני... </w:t>
      </w:r>
      <w:r w:rsidR="00DB4A0E" w:rsidRPr="00DB4A0E">
        <w:rPr>
          <w:rFonts w:cs="Times New Roman"/>
          <w:rtl/>
        </w:rPr>
        <w:t xml:space="preserve">ואני טוענת שכל תחום בחיים הוא מבין וזוכר אחרת ממני. </w:t>
      </w:r>
      <w:r w:rsidR="00892D05">
        <w:rPr>
          <w:rFonts w:cs="Times New Roman" w:hint="cs"/>
          <w:rtl/>
        </w:rPr>
        <w:t>הנה</w:t>
      </w:r>
      <w:r w:rsidR="00DB4A0E" w:rsidRPr="00DB4A0E">
        <w:rPr>
          <w:rFonts w:cs="Times New Roman"/>
          <w:rtl/>
        </w:rPr>
        <w:t xml:space="preserve"> אירוע מלפני שנה, למשל – בסוף ה-</w:t>
      </w:r>
      <w:r w:rsidR="00DB4A0E" w:rsidRPr="00DB4A0E">
        <w:rPr>
          <w:rFonts w:cs="Times New Roman"/>
        </w:rPr>
        <w:t>GCSE</w:t>
      </w:r>
      <w:r w:rsidR="00DB4A0E" w:rsidRPr="00DB4A0E">
        <w:rPr>
          <w:rFonts w:cs="Times New Roman"/>
          <w:rtl/>
        </w:rPr>
        <w:t xml:space="preserve"> בלטינית, כשהמורה הזמין אותנו לבית שלו לארוחת ערב</w:t>
      </w:r>
      <w:r w:rsidR="004E17B9" w:rsidRPr="004E17B9">
        <w:rPr>
          <w:rFonts w:cs="Times New Roman"/>
          <w:rtl/>
        </w:rPr>
        <w:t>.</w:t>
      </w:r>
      <w:r w:rsidR="004E17B9">
        <w:rPr>
          <w:rFonts w:cs="Times New Roman" w:hint="cs"/>
          <w:rtl/>
        </w:rPr>
        <w:t>"</w:t>
      </w:r>
    </w:p>
    <w:p w14:paraId="4D45D953" w14:textId="0AE921BA" w:rsidR="001B4C65" w:rsidRDefault="007F7242" w:rsidP="001B4C65">
      <w:pPr>
        <w:rPr>
          <w:rtl/>
        </w:rPr>
      </w:pPr>
      <w:r w:rsidRPr="007F7242">
        <w:rPr>
          <w:rFonts w:cs="Times New Roman"/>
          <w:rtl/>
        </w:rPr>
        <w:t xml:space="preserve">אלכס </w:t>
      </w:r>
      <w:r w:rsidR="004E17B9">
        <w:rPr>
          <w:rFonts w:cs="Times New Roman" w:hint="cs"/>
          <w:rtl/>
        </w:rPr>
        <w:t xml:space="preserve">לא </w:t>
      </w:r>
      <w:r w:rsidRPr="007F7242">
        <w:rPr>
          <w:rFonts w:cs="Times New Roman"/>
          <w:rtl/>
        </w:rPr>
        <w:t xml:space="preserve">זכר על מה נסבה השיחה, גם לא איזה אוכל הוגש, אבל בהחלט </w:t>
      </w:r>
      <w:r w:rsidR="00DB4A0E">
        <w:rPr>
          <w:rFonts w:cs="Times New Roman" w:hint="cs"/>
          <w:rtl/>
        </w:rPr>
        <w:t xml:space="preserve">זכר </w:t>
      </w:r>
      <w:r w:rsidRPr="007F7242">
        <w:rPr>
          <w:rFonts w:cs="Times New Roman"/>
          <w:rtl/>
        </w:rPr>
        <w:t>את שם היקב האיטלקי של היין האדום, ואת ה</w:t>
      </w:r>
      <w:r w:rsidR="001C5A04">
        <w:rPr>
          <w:rFonts w:cs="Times New Roman"/>
          <w:rtl/>
        </w:rPr>
        <w:t>מוזיקה</w:t>
      </w:r>
      <w:r w:rsidRPr="007F7242">
        <w:rPr>
          <w:rFonts w:cs="Times New Roman"/>
          <w:rtl/>
        </w:rPr>
        <w:t xml:space="preserve"> – אוטיס רדינג וג'ורג' בנסון.</w:t>
      </w:r>
      <w:r w:rsidR="0003300D">
        <w:rPr>
          <w:rFonts w:cs="Times New Roman" w:hint="cs"/>
          <w:rtl/>
        </w:rPr>
        <w:t xml:space="preserve"> </w:t>
      </w:r>
      <w:r w:rsidR="0003300D" w:rsidRPr="0003300D">
        <w:rPr>
          <w:rFonts w:cs="Times New Roman"/>
          <w:rtl/>
        </w:rPr>
        <w:t>ו</w:t>
      </w:r>
      <w:r w:rsidR="00921100">
        <w:rPr>
          <w:rFonts w:cs="Times New Roman" w:hint="cs"/>
          <w:rtl/>
        </w:rPr>
        <w:t xml:space="preserve">בתור </w:t>
      </w:r>
      <w:r w:rsidR="0003300D" w:rsidRPr="0003300D">
        <w:rPr>
          <w:rFonts w:cs="Times New Roman"/>
          <w:rtl/>
        </w:rPr>
        <w:t xml:space="preserve">ספר לשנה הבאה הציע את </w:t>
      </w:r>
      <w:r w:rsidR="006B2688">
        <w:rPr>
          <w:rFonts w:cs="Times New Roman" w:hint="cs"/>
          <w:rtl/>
        </w:rPr>
        <w:t>'</w:t>
      </w:r>
      <w:r w:rsidR="0003300D" w:rsidRPr="0003300D">
        <w:rPr>
          <w:rFonts w:cs="Times New Roman"/>
          <w:rtl/>
        </w:rPr>
        <w:t>המלך ליר</w:t>
      </w:r>
      <w:r w:rsidR="006B2688">
        <w:rPr>
          <w:rFonts w:cs="Times New Roman" w:hint="cs"/>
          <w:rtl/>
        </w:rPr>
        <w:t>'</w:t>
      </w:r>
      <w:r w:rsidR="0003300D" w:rsidRPr="0003300D">
        <w:rPr>
          <w:rFonts w:cs="Times New Roman"/>
          <w:rtl/>
        </w:rPr>
        <w:t>.</w:t>
      </w:r>
    </w:p>
    <w:p w14:paraId="2F70E365" w14:textId="68C48163" w:rsidR="00081384" w:rsidRDefault="00C524D9" w:rsidP="008603D3">
      <w:pPr>
        <w:rPr>
          <w:rtl/>
        </w:rPr>
      </w:pPr>
      <w:r>
        <w:rPr>
          <w:rFonts w:hint="cs"/>
          <w:rtl/>
        </w:rPr>
        <w:t xml:space="preserve">אז כזה הוא אלכס, יסמין חשבה </w:t>
      </w:r>
      <w:r w:rsidR="002E1567">
        <w:rPr>
          <w:rFonts w:hint="cs"/>
          <w:rtl/>
        </w:rPr>
        <w:t>בשעות צהריים מוקדמות כש</w:t>
      </w:r>
      <w:r w:rsidR="00794374">
        <w:rPr>
          <w:rFonts w:hint="cs"/>
          <w:rtl/>
        </w:rPr>
        <w:t>חזרו מעוד בילוי</w:t>
      </w:r>
      <w:r w:rsidR="006B2688">
        <w:rPr>
          <w:rFonts w:hint="cs"/>
          <w:rtl/>
        </w:rPr>
        <w:t xml:space="preserve"> </w:t>
      </w:r>
      <w:r w:rsidR="00794374">
        <w:rPr>
          <w:rFonts w:hint="cs"/>
          <w:rtl/>
        </w:rPr>
        <w:t>ליל</w:t>
      </w:r>
      <w:r w:rsidR="007F7242">
        <w:rPr>
          <w:rFonts w:hint="cs"/>
          <w:rtl/>
        </w:rPr>
        <w:t>י</w:t>
      </w:r>
      <w:r w:rsidR="00794374">
        <w:rPr>
          <w:rFonts w:hint="cs"/>
          <w:rtl/>
        </w:rPr>
        <w:t xml:space="preserve"> ש</w:t>
      </w:r>
      <w:r w:rsidR="00811B03">
        <w:rPr>
          <w:rFonts w:hint="cs"/>
          <w:rtl/>
        </w:rPr>
        <w:t>נ</w:t>
      </w:r>
      <w:r w:rsidR="00794374">
        <w:rPr>
          <w:rFonts w:hint="cs"/>
          <w:rtl/>
        </w:rPr>
        <w:t>תארך,</w:t>
      </w:r>
      <w:r w:rsidR="002E1567">
        <w:rPr>
          <w:rFonts w:hint="cs"/>
          <w:rtl/>
        </w:rPr>
        <w:t xml:space="preserve"> </w:t>
      </w:r>
      <w:r>
        <w:rPr>
          <w:rFonts w:hint="cs"/>
          <w:rtl/>
        </w:rPr>
        <w:t xml:space="preserve">ולא הבינה </w:t>
      </w:r>
      <w:r w:rsidR="004E7CD8">
        <w:rPr>
          <w:rFonts w:hint="cs"/>
          <w:rtl/>
        </w:rPr>
        <w:t>כיצד</w:t>
      </w:r>
      <w:r>
        <w:rPr>
          <w:rFonts w:hint="cs"/>
          <w:rtl/>
        </w:rPr>
        <w:t xml:space="preserve"> האמת [הקשורה אליו, מגדיר, מפרש, תוחם, מאפיין עוסק] המאפיינת אותו חומקת מזרועותיה המושטות. </w:t>
      </w:r>
      <w:r w:rsidR="00F919A3">
        <w:rPr>
          <w:rFonts w:hint="cs"/>
          <w:rtl/>
        </w:rPr>
        <w:t>[</w:t>
      </w:r>
      <w:r w:rsidR="00B70B15">
        <w:rPr>
          <w:rFonts w:hint="cs"/>
          <w:rtl/>
        </w:rPr>
        <w:t>היא נ</w:t>
      </w:r>
      <w:r w:rsidR="00177B63">
        <w:rPr>
          <w:rFonts w:hint="cs"/>
          <w:rtl/>
        </w:rPr>
        <w:t>חרד</w:t>
      </w:r>
      <w:r w:rsidR="00B70B15">
        <w:rPr>
          <w:rFonts w:hint="cs"/>
          <w:rtl/>
        </w:rPr>
        <w:t>ה</w:t>
      </w:r>
      <w:r w:rsidR="00177B63">
        <w:rPr>
          <w:rFonts w:hint="cs"/>
          <w:rtl/>
        </w:rPr>
        <w:t xml:space="preserve"> לחשוב</w:t>
      </w:r>
      <w:r w:rsidR="00B70B15">
        <w:rPr>
          <w:rFonts w:hint="cs"/>
          <w:rtl/>
        </w:rPr>
        <w:t xml:space="preserve"> כשהחליטה / שיערה / מילה אחרת / </w:t>
      </w:r>
      <w:r w:rsidR="001C5A04">
        <w:rPr>
          <w:rFonts w:hint="cs"/>
          <w:rtl/>
        </w:rPr>
        <w:t>הייתה</w:t>
      </w:r>
      <w:r w:rsidR="00B70B15">
        <w:rPr>
          <w:rFonts w:hint="cs"/>
          <w:rtl/>
        </w:rPr>
        <w:t xml:space="preserve"> בטוחה </w:t>
      </w:r>
      <w:r w:rsidR="004C59E0">
        <w:rPr>
          <w:rFonts w:hint="cs"/>
          <w:rtl/>
        </w:rPr>
        <w:t>פתאום</w:t>
      </w:r>
      <w:r w:rsidR="006B6AAA">
        <w:rPr>
          <w:rFonts w:hint="cs"/>
          <w:rtl/>
        </w:rPr>
        <w:t xml:space="preserve"> </w:t>
      </w:r>
      <w:bookmarkStart w:id="427" w:name="_Hlk526445939"/>
      <w:r w:rsidR="00B70B15">
        <w:rPr>
          <w:rFonts w:hint="cs"/>
          <w:rtl/>
        </w:rPr>
        <w:t>ההכרה היכתה בה ש</w:t>
      </w:r>
      <w:r w:rsidR="00682EBE">
        <w:rPr>
          <w:rFonts w:hint="cs"/>
          <w:rtl/>
        </w:rPr>
        <w:t xml:space="preserve">] </w:t>
      </w:r>
      <w:r w:rsidR="006B2688">
        <w:rPr>
          <w:rFonts w:hint="cs"/>
          <w:rtl/>
        </w:rPr>
        <w:t xml:space="preserve">הוא </w:t>
      </w:r>
      <w:r w:rsidR="00F919A3">
        <w:rPr>
          <w:rFonts w:hint="cs"/>
          <w:rtl/>
        </w:rPr>
        <w:t>בוודאי</w:t>
      </w:r>
      <w:r w:rsidR="00B70B15">
        <w:rPr>
          <w:rFonts w:hint="cs"/>
          <w:rtl/>
        </w:rPr>
        <w:t xml:space="preserve"> התאכזב</w:t>
      </w:r>
      <w:bookmarkEnd w:id="427"/>
      <w:r w:rsidR="00DB73BB">
        <w:rPr>
          <w:rFonts w:hint="cs"/>
          <w:rtl/>
        </w:rPr>
        <w:t xml:space="preserve"> מ</w:t>
      </w:r>
      <w:r>
        <w:rPr>
          <w:rFonts w:hint="cs"/>
          <w:rtl/>
        </w:rPr>
        <w:t>בית</w:t>
      </w:r>
      <w:r w:rsidR="006B2688">
        <w:rPr>
          <w:rFonts w:hint="cs"/>
          <w:rtl/>
        </w:rPr>
        <w:t xml:space="preserve"> </w:t>
      </w:r>
      <w:r w:rsidR="00CE7BC3">
        <w:rPr>
          <w:rFonts w:hint="cs"/>
          <w:rtl/>
        </w:rPr>
        <w:t>אביה</w:t>
      </w:r>
      <w:r>
        <w:rPr>
          <w:rFonts w:hint="cs"/>
          <w:rtl/>
        </w:rPr>
        <w:t xml:space="preserve"> הלבן והפשוט, שבו</w:t>
      </w:r>
      <w:r w:rsidR="00483BB1">
        <w:rPr>
          <w:rFonts w:hint="cs"/>
          <w:rtl/>
        </w:rPr>
        <w:t xml:space="preserve"> הכול </w:t>
      </w:r>
      <w:r w:rsidR="00D26FE8">
        <w:rPr>
          <w:rFonts w:hint="cs"/>
          <w:rtl/>
        </w:rPr>
        <w:t>גלוי ופרוש כ</w:t>
      </w:r>
      <w:r>
        <w:rPr>
          <w:rFonts w:hint="cs"/>
          <w:rtl/>
        </w:rPr>
        <w:t>מי</w:t>
      </w:r>
      <w:r w:rsidR="006B2688">
        <w:rPr>
          <w:rFonts w:hint="cs"/>
          <w:rtl/>
        </w:rPr>
        <w:t xml:space="preserve"> </w:t>
      </w:r>
      <w:r>
        <w:rPr>
          <w:rFonts w:hint="cs"/>
          <w:rtl/>
        </w:rPr>
        <w:t>האגם השטוחים של עיר</w:t>
      </w:r>
      <w:r w:rsidR="006B2688">
        <w:rPr>
          <w:rFonts w:hint="cs"/>
          <w:rtl/>
        </w:rPr>
        <w:t xml:space="preserve"> </w:t>
      </w:r>
      <w:r>
        <w:rPr>
          <w:rFonts w:hint="cs"/>
          <w:rtl/>
        </w:rPr>
        <w:t>הולדתה, מעורטל ונטול</w:t>
      </w:r>
      <w:r w:rsidR="006B2688">
        <w:rPr>
          <w:rFonts w:hint="cs"/>
          <w:rtl/>
        </w:rPr>
        <w:t xml:space="preserve"> </w:t>
      </w:r>
      <w:r>
        <w:rPr>
          <w:rFonts w:hint="cs"/>
          <w:rtl/>
        </w:rPr>
        <w:t>מסתורין</w:t>
      </w:r>
      <w:r w:rsidR="00B70B15">
        <w:rPr>
          <w:rFonts w:hint="cs"/>
          <w:rtl/>
        </w:rPr>
        <w:t>. [</w:t>
      </w:r>
      <w:r>
        <w:rPr>
          <w:rFonts w:hint="cs"/>
          <w:rtl/>
        </w:rPr>
        <w:t>, וגם לו היה מסתורין כלשהו, לא היה מתעניין בו.</w:t>
      </w:r>
      <w:r w:rsidR="00B70B15">
        <w:rPr>
          <w:rFonts w:hint="cs"/>
          <w:rtl/>
        </w:rPr>
        <w:t>]</w:t>
      </w:r>
    </w:p>
    <w:p w14:paraId="18D066F2" w14:textId="77777777" w:rsidR="00C524D9" w:rsidRDefault="00C524D9" w:rsidP="00C524D9">
      <w:pPr>
        <w:rPr>
          <w:rtl/>
        </w:rPr>
      </w:pPr>
      <w:r>
        <w:rPr>
          <w:rFonts w:hint="cs"/>
          <w:rtl/>
        </w:rPr>
        <w:t>[</w:t>
      </w:r>
      <w:r w:rsidR="00794374" w:rsidRPr="00794374">
        <w:t>http://www.haaretz.co.il/sport/other/1.1612202</w:t>
      </w:r>
    </w:p>
    <w:p w14:paraId="0E0A0FCF" w14:textId="77777777" w:rsidR="00794374" w:rsidRDefault="00794374" w:rsidP="00C524D9">
      <w:pPr>
        <w:rPr>
          <w:rtl/>
        </w:rPr>
      </w:pPr>
      <w:r w:rsidRPr="00794374">
        <w:t>http://www.mastersgames.com/rules/darts-rules.htm</w:t>
      </w:r>
    </w:p>
    <w:p w14:paraId="330D2D06" w14:textId="77777777" w:rsidR="00C524D9" w:rsidRDefault="00C524D9" w:rsidP="00C524D9">
      <w:pPr>
        <w:rPr>
          <w:rtl/>
        </w:rPr>
      </w:pPr>
      <w:r w:rsidRPr="008D5474">
        <w:t>https://www.gov.uk/alcohol-young-people-law</w:t>
      </w:r>
      <w:r>
        <w:rPr>
          <w:rFonts w:hint="cs"/>
          <w:rtl/>
        </w:rPr>
        <w:t xml:space="preserve"> וכן </w:t>
      </w:r>
      <w:r>
        <w:rPr>
          <w:rtl/>
        </w:rPr>
        <w:t>–</w:t>
      </w:r>
      <w:r>
        <w:rPr>
          <w:rFonts w:hint="cs"/>
          <w:rtl/>
        </w:rPr>
        <w:t xml:space="preserve"> </w:t>
      </w:r>
      <w:r>
        <w:t>HeburnS02E02</w:t>
      </w:r>
    </w:p>
    <w:p w14:paraId="1B851B32" w14:textId="77777777" w:rsidR="00C524D9" w:rsidRDefault="00C524D9" w:rsidP="00C524D9">
      <w:pPr>
        <w:rPr>
          <w:rtl/>
        </w:rPr>
      </w:pPr>
      <w:r w:rsidRPr="008C066C">
        <w:t>http://britishacademy.edu.tt/about-ba/welcome-to-british-academy</w:t>
      </w:r>
    </w:p>
    <w:p w14:paraId="5C7102BD" w14:textId="77777777" w:rsidR="00C524D9" w:rsidRDefault="00C524D9" w:rsidP="00C524D9">
      <w:pPr>
        <w:rPr>
          <w:rtl/>
        </w:rPr>
      </w:pPr>
      <w:r w:rsidRPr="001D4F70">
        <w:t>https://en.wikipedia.org/wiki/Indonesia%E2%80%93Netherlands_relations</w:t>
      </w:r>
    </w:p>
    <w:p w14:paraId="7682E1A0" w14:textId="77777777" w:rsidR="00C524D9" w:rsidRDefault="00C524D9" w:rsidP="00C524D9">
      <w:pPr>
        <w:rPr>
          <w:rtl/>
        </w:rPr>
      </w:pPr>
      <w:r w:rsidRPr="00312ADC">
        <w:lastRenderedPageBreak/>
        <w:t>https://en.wikipedia.org/wiki/West_Java</w:t>
      </w:r>
    </w:p>
    <w:p w14:paraId="1616B695" w14:textId="77777777" w:rsidR="00C524D9" w:rsidRDefault="00C524D9" w:rsidP="00C524D9">
      <w:pPr>
        <w:rPr>
          <w:rtl/>
        </w:rPr>
      </w:pPr>
      <w:r>
        <w:rPr>
          <w:rFonts w:hint="cs"/>
          <w:rtl/>
        </w:rPr>
        <w:t>]</w:t>
      </w:r>
    </w:p>
    <w:p w14:paraId="0A668B9A" w14:textId="5895BF87" w:rsidR="002E40D7" w:rsidRDefault="006B2688" w:rsidP="00D852EE">
      <w:pPr>
        <w:rPr>
          <w:rtl/>
        </w:rPr>
      </w:pPr>
      <w:r>
        <w:rPr>
          <w:rFonts w:hint="cs"/>
          <w:rtl/>
        </w:rPr>
        <w:t>"</w:t>
      </w:r>
      <w:r w:rsidR="00FD3103">
        <w:t>Scrumptious little animals</w:t>
      </w:r>
      <w:r w:rsidR="00FD6E32">
        <w:t>,</w:t>
      </w:r>
      <w:r>
        <w:rPr>
          <w:rFonts w:hint="cs"/>
          <w:rtl/>
        </w:rPr>
        <w:t>"</w:t>
      </w:r>
      <w:r w:rsidR="00FD3103">
        <w:rPr>
          <w:rFonts w:hint="cs"/>
          <w:rtl/>
        </w:rPr>
        <w:t xml:space="preserve"> חיווה אלכס דעתו </w:t>
      </w:r>
      <w:r w:rsidR="00FD3103">
        <w:rPr>
          <w:rtl/>
        </w:rPr>
        <w:t>–</w:t>
      </w:r>
      <w:r w:rsidR="00FD3103">
        <w:rPr>
          <w:rFonts w:hint="cs"/>
          <w:rtl/>
        </w:rPr>
        <w:t xml:space="preserve"> לא לגבי יסמין אלא </w:t>
      </w:r>
      <w:r w:rsidR="00383E60">
        <w:rPr>
          <w:rFonts w:hint="cs"/>
          <w:rtl/>
        </w:rPr>
        <w:t xml:space="preserve">לגבי </w:t>
      </w:r>
      <w:r w:rsidR="00FD3103">
        <w:rPr>
          <w:rFonts w:hint="cs"/>
          <w:rtl/>
        </w:rPr>
        <w:t>החוחיות, [</w:t>
      </w:r>
      <w:r w:rsidR="00FD3103">
        <w:t>goldfinch</w:t>
      </w:r>
      <w:r w:rsidR="00FD3103">
        <w:rPr>
          <w:rFonts w:hint="cs"/>
          <w:rtl/>
        </w:rPr>
        <w:t xml:space="preserve"> שנמצא המון בלונדון, לפי ה</w:t>
      </w:r>
      <w:r w:rsidR="00FD3103">
        <w:t>BBC Radio</w:t>
      </w:r>
      <w:r w:rsidR="00FD3103">
        <w:rPr>
          <w:rFonts w:hint="cs"/>
          <w:rtl/>
        </w:rPr>
        <w:t>] [עגולות-בטן / כרסתן עגלגלת, אדומות-פרצוף וצהובות-כנפיים / פרצופן אדום וכנפיהן צהובות] כרסתניות וצהובות</w:t>
      </w:r>
      <w:r>
        <w:rPr>
          <w:rFonts w:hint="cs"/>
          <w:rtl/>
        </w:rPr>
        <w:t xml:space="preserve"> </w:t>
      </w:r>
      <w:r w:rsidR="00FD3103">
        <w:rPr>
          <w:rFonts w:hint="cs"/>
          <w:rtl/>
        </w:rPr>
        <w:t>כנף, בעלות ראש אדום סקרני, שכבשו את ענפי העצים וגדרות הבתים של עיר הולדתו</w:t>
      </w:r>
      <w:r w:rsidR="00177B63">
        <w:rPr>
          <w:rFonts w:hint="cs"/>
          <w:rtl/>
        </w:rPr>
        <w:t>.</w:t>
      </w:r>
      <w:r w:rsidR="00FD3103">
        <w:rPr>
          <w:rFonts w:hint="cs"/>
          <w:rtl/>
        </w:rPr>
        <w:t xml:space="preserve"> </w:t>
      </w:r>
      <w:bookmarkStart w:id="428" w:name="_Hlk526070230"/>
      <w:r w:rsidR="00177B63">
        <w:rPr>
          <w:rFonts w:hint="cs"/>
          <w:rtl/>
        </w:rPr>
        <w:t xml:space="preserve">עד שהכירה את אלכס, היה שם </w:t>
      </w:r>
      <w:r>
        <w:rPr>
          <w:rFonts w:hint="cs"/>
          <w:rtl/>
        </w:rPr>
        <w:t>ה</w:t>
      </w:r>
      <w:r w:rsidR="00177B63">
        <w:rPr>
          <w:rFonts w:hint="cs"/>
          <w:rtl/>
        </w:rPr>
        <w:t xml:space="preserve">תואר </w:t>
      </w:r>
      <w:r>
        <w:rPr>
          <w:rFonts w:hint="cs"/>
          <w:rtl/>
        </w:rPr>
        <w:t>ה</w:t>
      </w:r>
      <w:r w:rsidR="00177B63">
        <w:rPr>
          <w:rFonts w:hint="cs"/>
          <w:rtl/>
        </w:rPr>
        <w:t>זה שייך בעיני</w:t>
      </w:r>
      <w:r w:rsidR="00682EBE">
        <w:rPr>
          <w:rFonts w:hint="cs"/>
          <w:rtl/>
        </w:rPr>
        <w:t xml:space="preserve"> </w:t>
      </w:r>
      <w:r w:rsidR="00682EBE" w:rsidRPr="00682EBE">
        <w:rPr>
          <w:rFonts w:cs="Times New Roman"/>
          <w:rtl/>
        </w:rPr>
        <w:t>יסמין</w:t>
      </w:r>
      <w:r w:rsidR="00177B63">
        <w:rPr>
          <w:rFonts w:hint="cs"/>
          <w:rtl/>
        </w:rPr>
        <w:t xml:space="preserve"> רק </w:t>
      </w:r>
      <w:r w:rsidR="00921100">
        <w:rPr>
          <w:rFonts w:hint="cs"/>
          <w:rtl/>
        </w:rPr>
        <w:t>ל</w:t>
      </w:r>
      <w:r w:rsidR="00177B63">
        <w:rPr>
          <w:rFonts w:hint="cs"/>
          <w:rtl/>
        </w:rPr>
        <w:t xml:space="preserve">מטעמים המעודנים ביותר </w:t>
      </w:r>
      <w:r w:rsidR="00177B63">
        <w:rPr>
          <w:rtl/>
        </w:rPr>
        <w:t>–</w:t>
      </w:r>
      <w:r w:rsidR="00177B63">
        <w:rPr>
          <w:rFonts w:hint="cs"/>
          <w:rtl/>
        </w:rPr>
        <w:t xml:space="preserve"> קציפות דבשיות, מאפים אווריריים</w:t>
      </w:r>
      <w:r>
        <w:rPr>
          <w:rFonts w:hint="cs"/>
          <w:rtl/>
        </w:rPr>
        <w:t xml:space="preserve"> </w:t>
      </w:r>
      <w:r>
        <w:rPr>
          <w:rtl/>
        </w:rPr>
        <w:t>–</w:t>
      </w:r>
      <w:r w:rsidR="00177B63">
        <w:rPr>
          <w:rFonts w:hint="cs"/>
          <w:rtl/>
        </w:rPr>
        <w:t xml:space="preserve"> והיא </w:t>
      </w:r>
      <w:r w:rsidR="007F7242" w:rsidRPr="007F7242">
        <w:rPr>
          <w:rFonts w:cs="Times New Roman"/>
          <w:rtl/>
        </w:rPr>
        <w:t>ה</w:t>
      </w:r>
      <w:r w:rsidR="009B0F3F" w:rsidRPr="009B0F3F">
        <w:rPr>
          <w:rFonts w:cs="Times New Roman"/>
          <w:rtl/>
        </w:rPr>
        <w:t>תמוגגה לא אחת מכך שאלכס</w:t>
      </w:r>
      <w:r w:rsidR="00177B63">
        <w:rPr>
          <w:rFonts w:hint="cs"/>
          <w:rtl/>
        </w:rPr>
        <w:t xml:space="preserve"> </w:t>
      </w:r>
      <w:r w:rsidR="007F7242" w:rsidRPr="007F7242">
        <w:rPr>
          <w:rFonts w:cs="Times New Roman"/>
          <w:rtl/>
        </w:rPr>
        <w:t xml:space="preserve">הכליל אותה </w:t>
      </w:r>
      <w:r w:rsidR="00177B63">
        <w:rPr>
          <w:rFonts w:hint="cs"/>
          <w:rtl/>
        </w:rPr>
        <w:t>בקטגוריה</w:t>
      </w:r>
      <w:r w:rsidR="007F7242">
        <w:rPr>
          <w:rFonts w:hint="cs"/>
          <w:rtl/>
        </w:rPr>
        <w:t xml:space="preserve"> </w:t>
      </w:r>
      <w:r>
        <w:rPr>
          <w:rFonts w:hint="cs"/>
          <w:rtl/>
        </w:rPr>
        <w:t>ה</w:t>
      </w:r>
      <w:r w:rsidR="007F7242">
        <w:rPr>
          <w:rFonts w:hint="cs"/>
          <w:rtl/>
        </w:rPr>
        <w:t>זו</w:t>
      </w:r>
      <w:r w:rsidR="00177B63">
        <w:rPr>
          <w:rFonts w:hint="cs"/>
          <w:rtl/>
        </w:rPr>
        <w:t>. ואילו עתה</w:t>
      </w:r>
      <w:bookmarkEnd w:id="428"/>
      <w:r w:rsidR="00FD3103">
        <w:rPr>
          <w:rFonts w:hint="cs"/>
          <w:rtl/>
        </w:rPr>
        <w:t xml:space="preserve"> </w:t>
      </w:r>
      <w:r w:rsidR="00B62BD3" w:rsidRPr="00B62BD3">
        <w:rPr>
          <w:rFonts w:cs="Times New Roman"/>
          <w:rtl/>
        </w:rPr>
        <w:t xml:space="preserve">הוברר לה </w:t>
      </w:r>
      <w:r w:rsidR="00B62BD3">
        <w:rPr>
          <w:rFonts w:cs="Times New Roman" w:hint="cs"/>
          <w:rtl/>
        </w:rPr>
        <w:t>ש</w:t>
      </w:r>
      <w:r w:rsidR="0003300D">
        <w:rPr>
          <w:rFonts w:cs="Times New Roman" w:hint="cs"/>
          <w:rtl/>
        </w:rPr>
        <w:t xml:space="preserve">היא </w:t>
      </w:r>
      <w:r w:rsidR="00FD3103">
        <w:rPr>
          <w:rFonts w:hint="cs"/>
          <w:rtl/>
        </w:rPr>
        <w:t xml:space="preserve">לא </w:t>
      </w:r>
      <w:r w:rsidR="001C5A04">
        <w:rPr>
          <w:rFonts w:hint="cs"/>
          <w:rtl/>
        </w:rPr>
        <w:t>הייתה</w:t>
      </w:r>
      <w:r w:rsidR="00FD3103">
        <w:rPr>
          <w:rFonts w:hint="cs"/>
          <w:rtl/>
        </w:rPr>
        <w:t xml:space="preserve"> הדבר היחיד בחייו שהיה </w:t>
      </w:r>
      <w:r w:rsidR="00FD3103">
        <w:t>scrumptious</w:t>
      </w:r>
      <w:r w:rsidR="00441A76">
        <w:rPr>
          <w:rFonts w:hint="cs"/>
          <w:rtl/>
        </w:rPr>
        <w:t xml:space="preserve"> </w:t>
      </w:r>
      <w:r w:rsidR="00441A76">
        <w:rPr>
          <w:rtl/>
        </w:rPr>
        <w:t>–</w:t>
      </w:r>
      <w:r w:rsidR="00441A76">
        <w:rPr>
          <w:rFonts w:hint="cs"/>
          <w:rtl/>
        </w:rPr>
        <w:t xml:space="preserve"> </w:t>
      </w:r>
      <w:r>
        <w:rPr>
          <w:rFonts w:hint="cs"/>
          <w:rtl/>
        </w:rPr>
        <w:t xml:space="preserve">אם כי </w:t>
      </w:r>
      <w:r w:rsidR="0003300D">
        <w:rPr>
          <w:rFonts w:hint="cs"/>
          <w:rtl/>
        </w:rPr>
        <w:t>היא</w:t>
      </w:r>
      <w:r w:rsidR="00441A76">
        <w:rPr>
          <w:rFonts w:hint="cs"/>
          <w:rtl/>
        </w:rPr>
        <w:t xml:space="preserve"> עדיין </w:t>
      </w:r>
      <w:r w:rsidR="001C5A04">
        <w:rPr>
          <w:rFonts w:hint="cs"/>
          <w:rtl/>
        </w:rPr>
        <w:t>הייתה</w:t>
      </w:r>
      <w:r w:rsidR="00441A76">
        <w:rPr>
          <w:rFonts w:hint="cs"/>
          <w:rtl/>
        </w:rPr>
        <w:t xml:space="preserve"> ה-</w:t>
      </w:r>
      <w:r w:rsidR="00441A76">
        <w:t>stonking gorgeous</w:t>
      </w:r>
      <w:r w:rsidR="00441A76">
        <w:rPr>
          <w:rFonts w:hint="cs"/>
          <w:rtl/>
        </w:rPr>
        <w:t xml:space="preserve"> היחידה, ובזאת מצאה נחמתה.</w:t>
      </w:r>
      <w:r w:rsidR="00446DC4">
        <w:rPr>
          <w:rFonts w:hint="cs"/>
          <w:rtl/>
        </w:rPr>
        <w:t xml:space="preserve"> </w:t>
      </w:r>
    </w:p>
    <w:p w14:paraId="7B5F5B21" w14:textId="17F2FC58" w:rsidR="005F22E4" w:rsidRDefault="00C524D9" w:rsidP="0051618A">
      <w:pPr>
        <w:rPr>
          <w:rtl/>
        </w:rPr>
      </w:pPr>
      <w:r>
        <w:rPr>
          <w:rFonts w:hint="cs"/>
          <w:rtl/>
        </w:rPr>
        <w:t>בתור ל</w:t>
      </w:r>
      <w:r w:rsidR="006E671F">
        <w:rPr>
          <w:rFonts w:hint="cs"/>
          <w:rtl/>
        </w:rPr>
        <w:t>מועדון באיזלינגטון</w:t>
      </w:r>
      <w:r>
        <w:rPr>
          <w:rFonts w:hint="cs"/>
          <w:rtl/>
        </w:rPr>
        <w:t xml:space="preserve"> </w:t>
      </w:r>
      <w:r w:rsidR="00632BA7">
        <w:rPr>
          <w:rFonts w:hint="cs"/>
          <w:rtl/>
        </w:rPr>
        <w:t xml:space="preserve">הם </w:t>
      </w:r>
      <w:r w:rsidR="00794374">
        <w:rPr>
          <w:rFonts w:hint="cs"/>
          <w:rtl/>
        </w:rPr>
        <w:t>נתקלו</w:t>
      </w:r>
      <w:r w:rsidR="00645FD1">
        <w:rPr>
          <w:rFonts w:hint="cs"/>
          <w:rtl/>
        </w:rPr>
        <w:t xml:space="preserve"> בשועל מרחרח פחית</w:t>
      </w:r>
      <w:r w:rsidR="006B2688">
        <w:rPr>
          <w:rFonts w:hint="cs"/>
          <w:rtl/>
        </w:rPr>
        <w:t xml:space="preserve"> </w:t>
      </w:r>
      <w:r w:rsidR="00645FD1">
        <w:rPr>
          <w:rFonts w:hint="cs"/>
          <w:rtl/>
        </w:rPr>
        <w:t xml:space="preserve">משקה מעוכה. </w:t>
      </w:r>
    </w:p>
    <w:p w14:paraId="7E7B5F5E" w14:textId="7F00C0AE" w:rsidR="00557446" w:rsidRDefault="00557446" w:rsidP="0051618A">
      <w:pPr>
        <w:rPr>
          <w:rtl/>
        </w:rPr>
      </w:pPr>
      <w:r>
        <w:rPr>
          <w:rFonts w:hint="cs"/>
          <w:rtl/>
        </w:rPr>
        <w:t>[</w:t>
      </w:r>
    </w:p>
    <w:p w14:paraId="5AECD55C" w14:textId="200EC32B" w:rsidR="006E671F" w:rsidRDefault="00EE3076" w:rsidP="0051618A">
      <w:pPr>
        <w:rPr>
          <w:rtl/>
        </w:rPr>
      </w:pPr>
      <w:hyperlink r:id="rId259" w:history="1">
        <w:r w:rsidR="006E671F" w:rsidRPr="006E671F">
          <w:rPr>
            <w:rStyle w:val="Hyperlink"/>
            <w:rFonts w:hint="cs"/>
            <w:rtl/>
          </w:rPr>
          <w:t>איזלינגטון</w:t>
        </w:r>
      </w:hyperlink>
    </w:p>
    <w:p w14:paraId="52058933" w14:textId="10912CF0" w:rsidR="00557446" w:rsidRDefault="00EE3076" w:rsidP="0051618A">
      <w:pPr>
        <w:rPr>
          <w:rtl/>
        </w:rPr>
      </w:pPr>
      <w:hyperlink r:id="rId260" w:history="1">
        <w:r w:rsidR="006E671F" w:rsidRPr="006E671F">
          <w:rPr>
            <w:rStyle w:val="Hyperlink"/>
            <w:rFonts w:hint="cs"/>
            <w:rtl/>
          </w:rPr>
          <w:t>מפה של ה</w:t>
        </w:r>
        <w:r w:rsidR="006E671F" w:rsidRPr="006E671F">
          <w:rPr>
            <w:rStyle w:val="Hyperlink"/>
          </w:rPr>
          <w:t>dance clubs</w:t>
        </w:r>
        <w:r w:rsidR="006E671F" w:rsidRPr="006E671F">
          <w:rPr>
            <w:rStyle w:val="Hyperlink"/>
            <w:rFonts w:hint="cs"/>
            <w:rtl/>
          </w:rPr>
          <w:t xml:space="preserve"> בלונדון</w:t>
        </w:r>
      </w:hyperlink>
    </w:p>
    <w:p w14:paraId="2C75B952" w14:textId="42D50C70" w:rsidR="006E671F" w:rsidRDefault="00EE3076" w:rsidP="0051618A">
      <w:pPr>
        <w:rPr>
          <w:rtl/>
        </w:rPr>
      </w:pPr>
      <w:hyperlink r:id="rId261" w:history="1">
        <w:r w:rsidR="006E671F" w:rsidRPr="006E671F">
          <w:rPr>
            <w:rStyle w:val="Hyperlink"/>
            <w:rFonts w:hint="cs"/>
            <w:rtl/>
          </w:rPr>
          <w:t>עוד מפה</w:t>
        </w:r>
      </w:hyperlink>
    </w:p>
    <w:p w14:paraId="2FFD7BFA" w14:textId="2A89F146" w:rsidR="00557446" w:rsidRDefault="00557446" w:rsidP="0051618A">
      <w:pPr>
        <w:rPr>
          <w:rtl/>
        </w:rPr>
      </w:pPr>
      <w:r>
        <w:rPr>
          <w:rFonts w:hint="cs"/>
          <w:rtl/>
        </w:rPr>
        <w:t>]</w:t>
      </w:r>
    </w:p>
    <w:p w14:paraId="193C31AA" w14:textId="638B8AF9" w:rsidR="006C46DD" w:rsidRDefault="005F22E4" w:rsidP="00E96785">
      <w:pPr>
        <w:rPr>
          <w:rtl/>
        </w:rPr>
      </w:pPr>
      <w:r>
        <w:rPr>
          <w:rFonts w:hint="cs"/>
          <w:rtl/>
        </w:rPr>
        <w:t>[</w:t>
      </w:r>
      <w:r w:rsidR="00910950">
        <w:rPr>
          <w:rFonts w:hint="cs"/>
          <w:rtl/>
        </w:rPr>
        <w:t xml:space="preserve">יסמין מאסה בוויכוחים האינסופיים של אלכס על </w:t>
      </w:r>
      <w:r w:rsidR="00CB2112">
        <w:rPr>
          <w:rFonts w:hint="cs"/>
          <w:rtl/>
        </w:rPr>
        <w:t>ו</w:t>
      </w:r>
      <w:r w:rsidR="00910950">
        <w:rPr>
          <w:rFonts w:hint="cs"/>
          <w:rtl/>
        </w:rPr>
        <w:t xml:space="preserve">חבריו </w:t>
      </w:r>
      <w:r w:rsidR="00910950">
        <w:rPr>
          <w:rtl/>
        </w:rPr>
        <w:t>–</w:t>
      </w:r>
      <w:r w:rsidR="00910950">
        <w:rPr>
          <w:rFonts w:hint="cs"/>
          <w:rtl/>
        </w:rPr>
        <w:t xml:space="preserve"> הם רוצים שינגן </w:t>
      </w:r>
      <w:r w:rsidR="003840B4">
        <w:rPr>
          <w:rFonts w:hint="cs"/>
          <w:rtl/>
        </w:rPr>
        <w:t>ב</w:t>
      </w:r>
      <w:r w:rsidR="00910950">
        <w:rPr>
          <w:rFonts w:hint="cs"/>
          <w:rtl/>
        </w:rPr>
        <w:t>קלידים ו</w:t>
      </w:r>
      <w:r w:rsidR="003840B4">
        <w:rPr>
          <w:rFonts w:hint="cs"/>
          <w:rtl/>
        </w:rPr>
        <w:t xml:space="preserve">אילו </w:t>
      </w:r>
      <w:r w:rsidR="00910950">
        <w:rPr>
          <w:rFonts w:hint="cs"/>
          <w:rtl/>
        </w:rPr>
        <w:t xml:space="preserve">הוא </w:t>
      </w:r>
      <w:r w:rsidR="003840B4">
        <w:rPr>
          <w:rFonts w:hint="cs"/>
          <w:rtl/>
        </w:rPr>
        <w:t>גורס כי</w:t>
      </w:r>
      <w:r w:rsidR="00910950">
        <w:rPr>
          <w:rFonts w:hint="cs"/>
          <w:rtl/>
        </w:rPr>
        <w:t xml:space="preserve"> נגני קלידים הם </w:t>
      </w:r>
      <w:r w:rsidR="00910950">
        <w:t>twats</w:t>
      </w:r>
      <w:r w:rsidR="00910950">
        <w:rPr>
          <w:rFonts w:hint="cs"/>
          <w:rtl/>
        </w:rPr>
        <w:t xml:space="preserve"> (מילה שמגעילה את יסמין כש</w:t>
      </w:r>
      <w:r w:rsidR="00B73AE9">
        <w:rPr>
          <w:rFonts w:hint="cs"/>
          <w:rtl/>
        </w:rPr>
        <w:t>אלכס מבטא אותה</w:t>
      </w:r>
      <w:r w:rsidR="00910950">
        <w:rPr>
          <w:rFonts w:hint="cs"/>
          <w:rtl/>
        </w:rPr>
        <w:t xml:space="preserve">) כמו </w:t>
      </w:r>
      <w:r w:rsidR="00910950">
        <w:t>knobhead</w:t>
      </w:r>
      <w:r w:rsidR="00910950">
        <w:rPr>
          <w:rFonts w:hint="cs"/>
          <w:rtl/>
        </w:rPr>
        <w:t xml:space="preserve"> [לבדוק], הוא לא מוכן להיות </w:t>
      </w:r>
      <w:r w:rsidR="00910950">
        <w:t>knobhead</w:t>
      </w:r>
      <w:r w:rsidR="00910950">
        <w:rPr>
          <w:rFonts w:hint="cs"/>
          <w:rtl/>
        </w:rPr>
        <w:t xml:space="preserve">, וגם לא </w:t>
      </w:r>
      <w:r w:rsidR="00910950">
        <w:t>twat</w:t>
      </w:r>
      <w:r w:rsidR="00910950">
        <w:rPr>
          <w:rFonts w:hint="cs"/>
          <w:rtl/>
        </w:rPr>
        <w:t xml:space="preserve">, שני איברים שהשתתפו </w:t>
      </w:r>
      <w:r w:rsidR="007C5267">
        <w:rPr>
          <w:rFonts w:hint="cs"/>
          <w:rtl/>
        </w:rPr>
        <w:t>זמן קצר קודם לכן</w:t>
      </w:r>
      <w:r w:rsidR="004245A1">
        <w:rPr>
          <w:rFonts w:hint="cs"/>
          <w:rtl/>
        </w:rPr>
        <w:t xml:space="preserve"> בפעילות פרטית</w:t>
      </w:r>
      <w:r w:rsidR="007C5267">
        <w:rPr>
          <w:rFonts w:hint="cs"/>
          <w:rtl/>
        </w:rPr>
        <w:t xml:space="preserve"> ביותר</w:t>
      </w:r>
      <w:r w:rsidR="004245A1">
        <w:rPr>
          <w:rFonts w:hint="cs"/>
          <w:rtl/>
        </w:rPr>
        <w:t xml:space="preserve"> ו</w:t>
      </w:r>
      <w:r w:rsidR="007C5267">
        <w:rPr>
          <w:rFonts w:hint="cs"/>
          <w:rtl/>
        </w:rPr>
        <w:t>מוצנעת</w:t>
      </w:r>
      <w:r w:rsidR="004245A1">
        <w:rPr>
          <w:rFonts w:hint="cs"/>
          <w:rtl/>
        </w:rPr>
        <w:t xml:space="preserve"> ו</w:t>
      </w:r>
      <w:r>
        <w:rPr>
          <w:rFonts w:hint="cs"/>
          <w:rtl/>
        </w:rPr>
        <w:t>]</w:t>
      </w:r>
    </w:p>
    <w:p w14:paraId="0B7B1985" w14:textId="5FC7725D" w:rsidR="00E96785" w:rsidRDefault="004245A1" w:rsidP="00E96785">
      <w:pPr>
        <w:rPr>
          <w:rtl/>
        </w:rPr>
      </w:pPr>
      <w:r>
        <w:rPr>
          <w:rFonts w:hint="cs"/>
          <w:rtl/>
        </w:rPr>
        <w:t xml:space="preserve">השועל </w:t>
      </w:r>
      <w:r w:rsidR="007C5267">
        <w:rPr>
          <w:rFonts w:hint="cs"/>
          <w:rtl/>
        </w:rPr>
        <w:t>קרב ורחרח את ידו המושטת של אלכס אבל נסוג כשיסמין [</w:t>
      </w:r>
      <w:r w:rsidR="007C5267">
        <w:t>fidgeted</w:t>
      </w:r>
      <w:r w:rsidR="00B4476F">
        <w:t xml:space="preserve"> involuntarily</w:t>
      </w:r>
      <w:r w:rsidR="00F919A3">
        <w:rPr>
          <w:rFonts w:hint="cs"/>
          <w:rtl/>
        </w:rPr>
        <w:t xml:space="preserve"> </w:t>
      </w:r>
      <w:r w:rsidR="00B4476F">
        <w:rPr>
          <w:rFonts w:hint="cs"/>
          <w:rtl/>
        </w:rPr>
        <w:t>קרטעה למרות רצונה</w:t>
      </w:r>
      <w:r w:rsidR="00F919A3">
        <w:rPr>
          <w:rFonts w:hint="cs"/>
          <w:rtl/>
        </w:rPr>
        <w:t>]</w:t>
      </w:r>
      <w:r w:rsidR="00F919A3" w:rsidRPr="00F919A3">
        <w:rPr>
          <w:rFonts w:hint="cs"/>
          <w:rtl/>
        </w:rPr>
        <w:t xml:space="preserve"> </w:t>
      </w:r>
      <w:r w:rsidR="00F919A3">
        <w:rPr>
          <w:rFonts w:hint="cs"/>
          <w:rtl/>
        </w:rPr>
        <w:t>נרתעה בבהלה,</w:t>
      </w:r>
      <w:r w:rsidR="00B4476F">
        <w:rPr>
          <w:rFonts w:hint="cs"/>
          <w:rtl/>
        </w:rPr>
        <w:t xml:space="preserve"> </w:t>
      </w:r>
      <w:r w:rsidR="007C5267">
        <w:rPr>
          <w:rFonts w:hint="cs"/>
          <w:rtl/>
        </w:rPr>
        <w:t>ו</w:t>
      </w:r>
      <w:r w:rsidR="00186D5B">
        <w:rPr>
          <w:rFonts w:hint="cs"/>
          <w:rtl/>
        </w:rPr>
        <w:t>חזר ל</w:t>
      </w:r>
      <w:r w:rsidR="00383E60">
        <w:rPr>
          <w:rFonts w:hint="cs"/>
          <w:rtl/>
        </w:rPr>
        <w:t>ה</w:t>
      </w:r>
      <w:r w:rsidR="007C5267">
        <w:rPr>
          <w:rFonts w:hint="cs"/>
          <w:rtl/>
        </w:rPr>
        <w:t>ביט בהם ממרחק בטוח</w:t>
      </w:r>
      <w:r w:rsidR="00B73AE9">
        <w:rPr>
          <w:rFonts w:hint="cs"/>
          <w:rtl/>
        </w:rPr>
        <w:t>.</w:t>
      </w:r>
      <w:r>
        <w:rPr>
          <w:rFonts w:hint="cs"/>
          <w:rtl/>
        </w:rPr>
        <w:t xml:space="preserve"> </w:t>
      </w:r>
    </w:p>
    <w:p w14:paraId="1B230C7B" w14:textId="5A068FE1" w:rsidR="006C46DD" w:rsidRPr="00A64692" w:rsidRDefault="006C46DD" w:rsidP="00E96785">
      <w:pPr>
        <w:rPr>
          <w:color w:val="A6A6A6" w:themeColor="background1" w:themeShade="A6"/>
          <w:rtl/>
        </w:rPr>
      </w:pPr>
      <w:r w:rsidRPr="00A64692">
        <w:rPr>
          <w:rFonts w:hint="cs"/>
          <w:color w:val="A6A6A6" w:themeColor="background1" w:themeShade="A6"/>
          <w:rtl/>
        </w:rPr>
        <w:t>[</w:t>
      </w:r>
      <w:r w:rsidR="00E96785" w:rsidRPr="00A64692">
        <w:rPr>
          <w:rFonts w:cs="Times New Roman"/>
          <w:color w:val="A6A6A6" w:themeColor="background1" w:themeShade="A6"/>
          <w:rtl/>
        </w:rPr>
        <w:t xml:space="preserve">והיא </w:t>
      </w:r>
      <w:r w:rsidR="00E96785" w:rsidRPr="00A64692">
        <w:rPr>
          <w:color w:val="A6A6A6" w:themeColor="background1" w:themeShade="A6"/>
        </w:rPr>
        <w:t>mortified</w:t>
      </w:r>
      <w:r w:rsidR="00E96785" w:rsidRPr="00A64692">
        <w:rPr>
          <w:rFonts w:cs="Times New Roman"/>
          <w:color w:val="A6A6A6" w:themeColor="background1" w:themeShade="A6"/>
          <w:rtl/>
        </w:rPr>
        <w:t xml:space="preserve"> שאלכס יכול להיות משהו חוץ ממתיקות טהורה, ומישהי מהנוכחים אולי סאקורה שלא </w:t>
      </w:r>
      <w:r w:rsidR="00E96785" w:rsidRPr="00A64692">
        <w:rPr>
          <w:color w:val="A6A6A6" w:themeColor="background1" w:themeShade="A6"/>
        </w:rPr>
        <w:t>impressed</w:t>
      </w:r>
      <w:r w:rsidR="00E96785" w:rsidRPr="00A64692">
        <w:rPr>
          <w:rFonts w:cs="Times New Roman"/>
          <w:color w:val="A6A6A6" w:themeColor="background1" w:themeShade="A6"/>
          <w:rtl/>
        </w:rPr>
        <w:t xml:space="preserve"> מה</w:t>
      </w:r>
      <w:r w:rsidR="00E96785" w:rsidRPr="00A64692">
        <w:rPr>
          <w:color w:val="A6A6A6" w:themeColor="background1" w:themeShade="A6"/>
        </w:rPr>
        <w:t>childish display</w:t>
      </w:r>
      <w:r w:rsidR="00E96785" w:rsidRPr="00A64692">
        <w:rPr>
          <w:rFonts w:cs="Times New Roman"/>
          <w:color w:val="A6A6A6" w:themeColor="background1" w:themeShade="A6"/>
          <w:rtl/>
        </w:rPr>
        <w:t xml:space="preserve"> נותנת לה ממחטה</w:t>
      </w:r>
      <w:r w:rsidR="00A64692" w:rsidRPr="00A64692">
        <w:rPr>
          <w:rFonts w:cs="Times New Roman" w:hint="cs"/>
          <w:color w:val="A6A6A6" w:themeColor="background1" w:themeShade="A6"/>
          <w:rtl/>
        </w:rPr>
        <w:t xml:space="preserve"> </w:t>
      </w:r>
      <w:r w:rsidR="00B73AE9" w:rsidRPr="00A64692">
        <w:rPr>
          <w:rFonts w:hint="cs"/>
          <w:color w:val="A6A6A6" w:themeColor="background1" w:themeShade="A6"/>
          <w:rtl/>
        </w:rPr>
        <w:t xml:space="preserve">אמנם </w:t>
      </w:r>
      <w:r w:rsidR="00893F2B" w:rsidRPr="00A64692">
        <w:rPr>
          <w:rFonts w:cs="Times New Roman"/>
          <w:color w:val="A6A6A6" w:themeColor="background1" w:themeShade="A6"/>
          <w:rtl/>
        </w:rPr>
        <w:t>אלכס י</w:t>
      </w:r>
      <w:r w:rsidR="00893F2B" w:rsidRPr="00A64692">
        <w:rPr>
          <w:rFonts w:cs="Times New Roman" w:hint="cs"/>
          <w:color w:val="A6A6A6" w:themeColor="background1" w:themeShade="A6"/>
          <w:rtl/>
        </w:rPr>
        <w:t>כול</w:t>
      </w:r>
      <w:r w:rsidR="00893F2B" w:rsidRPr="00A64692">
        <w:rPr>
          <w:rFonts w:cs="Times New Roman"/>
          <w:color w:val="A6A6A6" w:themeColor="background1" w:themeShade="A6"/>
          <w:rtl/>
        </w:rPr>
        <w:t xml:space="preserve"> לנגן כל שיר על קלידים</w:t>
      </w:r>
      <w:r w:rsidR="00893F2B" w:rsidRPr="00A64692">
        <w:rPr>
          <w:rFonts w:cs="Times New Roman" w:hint="cs"/>
          <w:color w:val="A6A6A6" w:themeColor="background1" w:themeShade="A6"/>
          <w:rtl/>
        </w:rPr>
        <w:t xml:space="preserve">, שזאת יכולת </w:t>
      </w:r>
      <w:r w:rsidR="004147AD" w:rsidRPr="00A64692">
        <w:rPr>
          <w:rFonts w:cs="Times New Roman" w:hint="cs"/>
          <w:color w:val="A6A6A6" w:themeColor="background1" w:themeShade="A6"/>
          <w:rtl/>
        </w:rPr>
        <w:t>מוזיק</w:t>
      </w:r>
      <w:r w:rsidR="00893F2B" w:rsidRPr="00A64692">
        <w:rPr>
          <w:rFonts w:cs="Times New Roman" w:hint="cs"/>
          <w:color w:val="A6A6A6" w:themeColor="background1" w:themeShade="A6"/>
          <w:rtl/>
        </w:rPr>
        <w:t xml:space="preserve">לית כלל לא נדירה אבל בכמה רמות מעל יכולותיהם של החברים האחרים בלהקה, שרוצים בעיקר </w:t>
      </w:r>
      <w:r w:rsidR="00E96785" w:rsidRPr="00A64692">
        <w:rPr>
          <w:rFonts w:cs="Times New Roman" w:hint="cs"/>
          <w:color w:val="A6A6A6" w:themeColor="background1" w:themeShade="A6"/>
          <w:rtl/>
        </w:rPr>
        <w:t>ל</w:t>
      </w:r>
      <w:r w:rsidR="00893F2B" w:rsidRPr="00A64692">
        <w:rPr>
          <w:rFonts w:cs="Times New Roman" w:hint="cs"/>
          <w:color w:val="A6A6A6" w:themeColor="background1" w:themeShade="A6"/>
          <w:rtl/>
        </w:rPr>
        <w:t xml:space="preserve">נגן שירים שהם כותבים </w:t>
      </w:r>
      <w:r w:rsidR="00E96785" w:rsidRPr="00A64692">
        <w:rPr>
          <w:rFonts w:cs="Times New Roman" w:hint="cs"/>
          <w:color w:val="A6A6A6" w:themeColor="background1" w:themeShade="A6"/>
          <w:rtl/>
        </w:rPr>
        <w:t xml:space="preserve">בעצמם </w:t>
      </w:r>
      <w:r w:rsidR="00893F2B" w:rsidRPr="00A64692">
        <w:rPr>
          <w:rFonts w:cs="Times New Roman" w:hint="cs"/>
          <w:color w:val="A6A6A6" w:themeColor="background1" w:themeShade="A6"/>
          <w:rtl/>
        </w:rPr>
        <w:t>ו</w:t>
      </w:r>
      <w:r w:rsidR="00B73AE9" w:rsidRPr="00A64692">
        <w:rPr>
          <w:rFonts w:cs="Times New Roman" w:hint="cs"/>
          <w:color w:val="A6A6A6" w:themeColor="background1" w:themeShade="A6"/>
          <w:rtl/>
        </w:rPr>
        <w:t>אילו</w:t>
      </w:r>
      <w:r w:rsidR="00893F2B" w:rsidRPr="00A64692">
        <w:rPr>
          <w:rFonts w:cs="Times New Roman" w:hint="cs"/>
          <w:color w:val="A6A6A6" w:themeColor="background1" w:themeShade="A6"/>
          <w:rtl/>
        </w:rPr>
        <w:t xml:space="preserve"> </w:t>
      </w:r>
      <w:r w:rsidR="004245A1" w:rsidRPr="00A64692">
        <w:rPr>
          <w:rFonts w:hint="cs"/>
          <w:color w:val="A6A6A6" w:themeColor="background1" w:themeShade="A6"/>
          <w:rtl/>
        </w:rPr>
        <w:t>אלכס</w:t>
      </w:r>
      <w:r w:rsidR="00910950" w:rsidRPr="00A64692">
        <w:rPr>
          <w:rFonts w:hint="cs"/>
          <w:color w:val="A6A6A6" w:themeColor="background1" w:themeShade="A6"/>
          <w:rtl/>
        </w:rPr>
        <w:t xml:space="preserve"> מוכן להיות נגן גיטרה </w:t>
      </w:r>
      <w:r w:rsidR="00B4476F" w:rsidRPr="00A64692">
        <w:rPr>
          <w:rFonts w:hint="cs"/>
          <w:color w:val="A6A6A6" w:themeColor="background1" w:themeShade="A6"/>
          <w:rtl/>
        </w:rPr>
        <w:t xml:space="preserve">בלבד, </w:t>
      </w:r>
      <w:r w:rsidR="00910950" w:rsidRPr="00A64692">
        <w:rPr>
          <w:rFonts w:hint="cs"/>
          <w:color w:val="A6A6A6" w:themeColor="background1" w:themeShade="A6"/>
          <w:rtl/>
        </w:rPr>
        <w:t xml:space="preserve">אבל הוא לא </w:t>
      </w:r>
      <w:r w:rsidR="00B73AE9" w:rsidRPr="00A64692">
        <w:rPr>
          <w:rFonts w:hint="cs"/>
          <w:color w:val="A6A6A6" w:themeColor="background1" w:themeShade="A6"/>
          <w:rtl/>
        </w:rPr>
        <w:t>מתאמן מספיק</w:t>
      </w:r>
      <w:r w:rsidR="00D852EE" w:rsidRPr="00A64692">
        <w:rPr>
          <w:rFonts w:hint="cs"/>
          <w:color w:val="A6A6A6" w:themeColor="background1" w:themeShade="A6"/>
          <w:rtl/>
        </w:rPr>
        <w:t xml:space="preserve"> לשם כך</w:t>
      </w:r>
      <w:r w:rsidR="00B4476F" w:rsidRPr="00A64692">
        <w:rPr>
          <w:rFonts w:hint="cs"/>
          <w:color w:val="A6A6A6" w:themeColor="background1" w:themeShade="A6"/>
          <w:rtl/>
        </w:rPr>
        <w:t>.</w:t>
      </w:r>
      <w:r w:rsidR="00910950" w:rsidRPr="00A64692">
        <w:rPr>
          <w:rFonts w:hint="cs"/>
          <w:color w:val="A6A6A6" w:themeColor="background1" w:themeShade="A6"/>
          <w:rtl/>
        </w:rPr>
        <w:t xml:space="preserve"> הוא </w:t>
      </w:r>
      <w:r w:rsidR="00B4476F" w:rsidRPr="00A64692">
        <w:rPr>
          <w:rFonts w:hint="cs"/>
          <w:color w:val="A6A6A6" w:themeColor="background1" w:themeShade="A6"/>
          <w:rtl/>
        </w:rPr>
        <w:t>ניאות</w:t>
      </w:r>
      <w:r w:rsidR="00910950" w:rsidRPr="00A64692">
        <w:rPr>
          <w:rFonts w:hint="cs"/>
          <w:color w:val="A6A6A6" w:themeColor="background1" w:themeShade="A6"/>
          <w:rtl/>
        </w:rPr>
        <w:t xml:space="preserve"> לנגן גיטרת בס אע"פ שגם אז יהיה </w:t>
      </w:r>
      <w:r w:rsidR="00910950" w:rsidRPr="00A64692">
        <w:rPr>
          <w:color w:val="A6A6A6" w:themeColor="background1" w:themeShade="A6"/>
        </w:rPr>
        <w:t>twat</w:t>
      </w:r>
      <w:r w:rsidR="00910950" w:rsidRPr="00A64692">
        <w:rPr>
          <w:rFonts w:hint="cs"/>
          <w:color w:val="A6A6A6" w:themeColor="background1" w:themeShade="A6"/>
          <w:rtl/>
        </w:rPr>
        <w:t>, ו</w:t>
      </w:r>
      <w:r w:rsidRPr="00A64692">
        <w:rPr>
          <w:rFonts w:hint="cs"/>
          <w:color w:val="A6A6A6" w:themeColor="background1" w:themeShade="A6"/>
          <w:rtl/>
        </w:rPr>
        <w:t>]</w:t>
      </w:r>
    </w:p>
    <w:p w14:paraId="320C51D2" w14:textId="0472C7B2" w:rsidR="008A5D3E" w:rsidRDefault="00645FD1" w:rsidP="0085398A">
      <w:pPr>
        <w:rPr>
          <w:highlight w:val="yellow"/>
        </w:rPr>
      </w:pPr>
      <w:r>
        <w:rPr>
          <w:rFonts w:hint="cs"/>
          <w:rtl/>
        </w:rPr>
        <w:t>כשאלכס האכיל את</w:t>
      </w:r>
      <w:r w:rsidR="004245A1">
        <w:rPr>
          <w:rFonts w:hint="cs"/>
          <w:rtl/>
        </w:rPr>
        <w:t xml:space="preserve"> השועל</w:t>
      </w:r>
      <w:r>
        <w:rPr>
          <w:rFonts w:hint="cs"/>
          <w:rtl/>
        </w:rPr>
        <w:t xml:space="preserve"> מכף ידו בכל הנאגטס שנותרו </w:t>
      </w:r>
      <w:r w:rsidR="00794374">
        <w:rPr>
          <w:rFonts w:hint="cs"/>
          <w:rtl/>
        </w:rPr>
        <w:t>ל</w:t>
      </w:r>
      <w:r w:rsidR="009F2A75">
        <w:rPr>
          <w:rFonts w:hint="cs"/>
          <w:rtl/>
        </w:rPr>
        <w:t>ו</w:t>
      </w:r>
      <w:r w:rsidR="00921100">
        <w:rPr>
          <w:rFonts w:hint="cs"/>
          <w:rtl/>
        </w:rPr>
        <w:t>,</w:t>
      </w:r>
      <w:r w:rsidR="00794374">
        <w:rPr>
          <w:rFonts w:hint="cs"/>
          <w:rtl/>
        </w:rPr>
        <w:t xml:space="preserve"> </w:t>
      </w:r>
      <w:r>
        <w:rPr>
          <w:rFonts w:hint="cs"/>
          <w:rtl/>
        </w:rPr>
        <w:t xml:space="preserve">היא </w:t>
      </w:r>
      <w:r w:rsidR="0085398A">
        <w:rPr>
          <w:rFonts w:hint="cs"/>
          <w:rtl/>
        </w:rPr>
        <w:t>רצתה</w:t>
      </w:r>
      <w:r w:rsidR="009F2A75">
        <w:rPr>
          <w:rFonts w:hint="cs"/>
          <w:rtl/>
        </w:rPr>
        <w:t xml:space="preserve"> לה</w:t>
      </w:r>
      <w:r w:rsidR="006B2688">
        <w:rPr>
          <w:rFonts w:hint="cs"/>
          <w:rtl/>
        </w:rPr>
        <w:t>י</w:t>
      </w:r>
      <w:r>
        <w:rPr>
          <w:rFonts w:hint="cs"/>
          <w:rtl/>
        </w:rPr>
        <w:t xml:space="preserve">מלט לבית הוריו </w:t>
      </w:r>
      <w:r w:rsidR="0003300D">
        <w:rPr>
          <w:rFonts w:hint="cs"/>
          <w:rtl/>
        </w:rPr>
        <w:t>[</w:t>
      </w:r>
      <w:r w:rsidR="00182FA1">
        <w:rPr>
          <w:rFonts w:hint="cs"/>
          <w:rtl/>
        </w:rPr>
        <w:t xml:space="preserve">דרך </w:t>
      </w:r>
      <w:r>
        <w:rPr>
          <w:rFonts w:hint="cs"/>
          <w:rtl/>
        </w:rPr>
        <w:t xml:space="preserve">רחובות-ילדותו המתנכרים </w:t>
      </w:r>
      <w:r w:rsidR="002E440F">
        <w:rPr>
          <w:rFonts w:hint="cs"/>
          <w:rtl/>
        </w:rPr>
        <w:t>לה</w:t>
      </w:r>
      <w:r w:rsidR="009F2A75">
        <w:rPr>
          <w:rFonts w:hint="cs"/>
          <w:rtl/>
        </w:rPr>
        <w:t>,</w:t>
      </w:r>
      <w:r w:rsidR="002E440F">
        <w:rPr>
          <w:rFonts w:hint="cs"/>
          <w:rtl/>
        </w:rPr>
        <w:t xml:space="preserve"> </w:t>
      </w:r>
      <w:r>
        <w:rPr>
          <w:rFonts w:hint="cs"/>
          <w:rtl/>
        </w:rPr>
        <w:t>בעודו פוסע בשתיקה לצידה]</w:t>
      </w:r>
      <w:r w:rsidR="005B4D83">
        <w:rPr>
          <w:rFonts w:hint="cs"/>
          <w:rtl/>
        </w:rPr>
        <w:t xml:space="preserve"> </w:t>
      </w:r>
      <w:r w:rsidR="009F2A75" w:rsidRPr="00022EA3">
        <w:rPr>
          <w:rFonts w:hint="eastAsia"/>
          <w:rtl/>
        </w:rPr>
        <w:t>אבל</w:t>
      </w:r>
      <w:r w:rsidR="009F2A75" w:rsidRPr="00022EA3">
        <w:rPr>
          <w:rtl/>
        </w:rPr>
        <w:t xml:space="preserve"> </w:t>
      </w:r>
      <w:r w:rsidR="00682EBE">
        <w:rPr>
          <w:rFonts w:hint="cs"/>
          <w:rtl/>
        </w:rPr>
        <w:t>התגב</w:t>
      </w:r>
      <w:r w:rsidR="009F2A75" w:rsidRPr="00022EA3">
        <w:rPr>
          <w:rFonts w:hint="eastAsia"/>
          <w:rtl/>
        </w:rPr>
        <w:t>רה</w:t>
      </w:r>
      <w:r w:rsidR="009F2A75" w:rsidRPr="00022EA3">
        <w:rPr>
          <w:rtl/>
        </w:rPr>
        <w:t xml:space="preserve">, </w:t>
      </w:r>
      <w:bookmarkStart w:id="429" w:name="_Hlk526446859"/>
      <w:r w:rsidR="009F2A75" w:rsidRPr="00022EA3">
        <w:rPr>
          <w:rFonts w:hint="eastAsia"/>
          <w:rtl/>
        </w:rPr>
        <w:t>היא</w:t>
      </w:r>
      <w:r w:rsidR="009F2A75" w:rsidRPr="00022EA3">
        <w:rPr>
          <w:rtl/>
        </w:rPr>
        <w:t xml:space="preserve"> </w:t>
      </w:r>
      <w:r w:rsidR="005E4890">
        <w:rPr>
          <w:rFonts w:hint="cs"/>
          <w:rtl/>
        </w:rPr>
        <w:t xml:space="preserve">ידעה </w:t>
      </w:r>
      <w:r w:rsidR="00C20061">
        <w:rPr>
          <w:rFonts w:hint="cs"/>
          <w:rtl/>
        </w:rPr>
        <w:t>ש</w:t>
      </w:r>
      <w:r w:rsidR="005E4890">
        <w:rPr>
          <w:rFonts w:hint="cs"/>
          <w:rtl/>
        </w:rPr>
        <w:t>לא לעבור את גבול</w:t>
      </w:r>
      <w:r w:rsidR="00C50E9E">
        <w:rPr>
          <w:rFonts w:hint="cs"/>
          <w:rtl/>
        </w:rPr>
        <w:t>ותיו</w:t>
      </w:r>
      <w:r w:rsidR="005E4890">
        <w:rPr>
          <w:rFonts w:hint="cs"/>
          <w:rtl/>
        </w:rPr>
        <w:t xml:space="preserve"> </w:t>
      </w:r>
      <w:r w:rsidR="00EC1117">
        <w:rPr>
          <w:rFonts w:hint="cs"/>
          <w:rtl/>
        </w:rPr>
        <w:t>[</w:t>
      </w:r>
      <w:r w:rsidR="00C20061">
        <w:rPr>
          <w:rFonts w:hint="cs"/>
          <w:rtl/>
        </w:rPr>
        <w:t>של אלכס בין התבהלות חמודה לבין פ</w:t>
      </w:r>
      <w:r w:rsidR="00682EBE">
        <w:rPr>
          <w:rFonts w:hint="cs"/>
          <w:rtl/>
        </w:rPr>
        <w:t>א</w:t>
      </w:r>
      <w:r w:rsidR="00C20061">
        <w:rPr>
          <w:rFonts w:hint="cs"/>
          <w:rtl/>
        </w:rPr>
        <w:t>ניקה בלתי נסבלת</w:t>
      </w:r>
      <w:bookmarkEnd w:id="429"/>
      <w:r w:rsidR="00C20061">
        <w:rPr>
          <w:rFonts w:hint="cs"/>
          <w:rtl/>
        </w:rPr>
        <w:t xml:space="preserve"> </w:t>
      </w:r>
      <w:r w:rsidR="005E4890">
        <w:rPr>
          <w:rFonts w:hint="cs"/>
          <w:rtl/>
        </w:rPr>
        <w:t>של מה שהוא יכול לסבול ממנה / של להגיע לגבול שהוא יתחיל לחשוב האם הוא מסוגל לסבול את זה ממנה או לא</w:t>
      </w:r>
      <w:r w:rsidR="00C20061">
        <w:rPr>
          <w:rFonts w:hint="cs"/>
          <w:rtl/>
        </w:rPr>
        <w:t>,</w:t>
      </w:r>
      <w:r w:rsidR="0037632D" w:rsidRPr="00022EA3">
        <w:rPr>
          <w:rtl/>
        </w:rPr>
        <w:t xml:space="preserve"> </w:t>
      </w:r>
      <w:r w:rsidR="00C20061">
        <w:rPr>
          <w:rFonts w:hint="cs"/>
          <w:rtl/>
        </w:rPr>
        <w:t>ו</w:t>
      </w:r>
      <w:r w:rsidR="00682EBE">
        <w:rPr>
          <w:rFonts w:hint="cs"/>
          <w:rtl/>
        </w:rPr>
        <w:t xml:space="preserve">גם </w:t>
      </w:r>
      <w:r w:rsidR="0037632D" w:rsidRPr="00022EA3">
        <w:rPr>
          <w:rtl/>
        </w:rPr>
        <w:t xml:space="preserve">תורם </w:t>
      </w:r>
      <w:r w:rsidR="00C50E9E">
        <w:rPr>
          <w:rFonts w:hint="cs"/>
          <w:rtl/>
        </w:rPr>
        <w:t xml:space="preserve">להכנס </w:t>
      </w:r>
      <w:r w:rsidR="0037632D" w:rsidRPr="00022EA3">
        <w:rPr>
          <w:rtl/>
        </w:rPr>
        <w:t>כבר כמעט הגיע</w:t>
      </w:r>
      <w:r w:rsidR="00EC1117">
        <w:rPr>
          <w:rFonts w:hint="cs"/>
          <w:rtl/>
        </w:rPr>
        <w:t>]</w:t>
      </w:r>
      <w:r w:rsidR="00415C04" w:rsidRPr="00022EA3">
        <w:rPr>
          <w:rtl/>
        </w:rPr>
        <w:t>.</w:t>
      </w:r>
    </w:p>
    <w:p w14:paraId="2239BDA0" w14:textId="77777777" w:rsidR="005918ED" w:rsidRDefault="005918ED" w:rsidP="0017175C">
      <w:pPr>
        <w:rPr>
          <w:rtl/>
        </w:rPr>
      </w:pPr>
    </w:p>
    <w:p w14:paraId="751C374B" w14:textId="5D4F0C6A" w:rsidR="00B40D43" w:rsidRDefault="00B40D43" w:rsidP="0017175C">
      <w:pPr>
        <w:rPr>
          <w:rtl/>
        </w:rPr>
      </w:pPr>
      <w:r>
        <w:rPr>
          <w:rFonts w:hint="cs"/>
          <w:rtl/>
        </w:rPr>
        <w:t>[</w:t>
      </w:r>
      <w:r w:rsidR="00DD334F">
        <w:rPr>
          <w:rFonts w:hint="cs"/>
          <w:rtl/>
        </w:rPr>
        <w:t>אלכס</w:t>
      </w:r>
      <w:r w:rsidR="00AF3C90">
        <w:rPr>
          <w:rFonts w:hint="cs"/>
          <w:rtl/>
        </w:rPr>
        <w:t xml:space="preserve"> התהלך חסר-תועלת בבית שנדמה ריק יותר מאז ש</w:t>
      </w:r>
      <w:r w:rsidR="008B1B44">
        <w:rPr>
          <w:rFonts w:hint="cs"/>
          <w:rtl/>
        </w:rPr>
        <w:t>סופי</w:t>
      </w:r>
      <w:r w:rsidR="00AF3C90">
        <w:rPr>
          <w:rFonts w:hint="cs"/>
          <w:rtl/>
        </w:rPr>
        <w:t xml:space="preserve">, שסיימה תואר ראשון בהצטיינות </w:t>
      </w:r>
      <w:r w:rsidR="0017175C">
        <w:rPr>
          <w:rFonts w:hint="cs"/>
          <w:rtl/>
        </w:rPr>
        <w:t xml:space="preserve">אבל </w:t>
      </w:r>
      <w:r w:rsidR="008576E8">
        <w:rPr>
          <w:rFonts w:hint="cs"/>
          <w:rtl/>
        </w:rPr>
        <w:t xml:space="preserve">לא בהצטיינות </w:t>
      </w:r>
      <w:r w:rsidR="00AF3C90">
        <w:rPr>
          <w:rFonts w:hint="cs"/>
          <w:rtl/>
        </w:rPr>
        <w:t>יתירה חזרה מקיימברידג'.</w:t>
      </w:r>
      <w:r>
        <w:rPr>
          <w:rFonts w:hint="cs"/>
          <w:rtl/>
        </w:rPr>
        <w:t>]</w:t>
      </w:r>
    </w:p>
    <w:p w14:paraId="027916E4" w14:textId="025EF023" w:rsidR="000A54C3" w:rsidRDefault="00EC1117" w:rsidP="003714FC">
      <w:pPr>
        <w:widowControl w:val="0"/>
        <w:rPr>
          <w:rtl/>
        </w:rPr>
      </w:pPr>
      <w:r w:rsidRPr="00EC1117">
        <w:rPr>
          <w:rFonts w:cs="Times New Roman"/>
          <w:rtl/>
        </w:rPr>
        <w:t>אימ</w:t>
      </w:r>
      <w:r w:rsidR="002E0AEB">
        <w:rPr>
          <w:rFonts w:cs="Times New Roman" w:hint="cs"/>
          <w:rtl/>
        </w:rPr>
        <w:t>א</w:t>
      </w:r>
      <w:r w:rsidRPr="00EC1117">
        <w:rPr>
          <w:rFonts w:cs="Times New Roman"/>
          <w:rtl/>
        </w:rPr>
        <w:t xml:space="preserve"> ותיאו שבו ממסע</w:t>
      </w:r>
      <w:r w:rsidR="006B2688">
        <w:rPr>
          <w:rFonts w:cs="Times New Roman" w:hint="cs"/>
          <w:rtl/>
        </w:rPr>
        <w:t xml:space="preserve"> </w:t>
      </w:r>
      <w:r w:rsidRPr="00EC1117">
        <w:rPr>
          <w:rFonts w:cs="Times New Roman"/>
          <w:rtl/>
        </w:rPr>
        <w:t>ההופעות שלהם</w:t>
      </w:r>
      <w:r>
        <w:rPr>
          <w:rFonts w:cs="Times New Roman" w:hint="cs"/>
          <w:rtl/>
        </w:rPr>
        <w:t>, ש[</w:t>
      </w:r>
      <w:r w:rsidRPr="00EC1117">
        <w:rPr>
          <w:rFonts w:cs="Times New Roman"/>
          <w:rtl/>
        </w:rPr>
        <w:t xml:space="preserve">. </w:t>
      </w:r>
      <w:r w:rsidR="00D26FE8">
        <w:rPr>
          <w:rFonts w:hint="cs"/>
          <w:rtl/>
        </w:rPr>
        <w:t>סיבוב-</w:t>
      </w:r>
      <w:r w:rsidR="00383E60">
        <w:rPr>
          <w:rFonts w:hint="cs"/>
          <w:rtl/>
        </w:rPr>
        <w:t>ה</w:t>
      </w:r>
      <w:r w:rsidR="00FE175F">
        <w:rPr>
          <w:rFonts w:hint="cs"/>
          <w:rtl/>
        </w:rPr>
        <w:t xml:space="preserve">הופעות </w:t>
      </w:r>
      <w:r w:rsidR="00383E60">
        <w:rPr>
          <w:rFonts w:hint="cs"/>
          <w:rtl/>
        </w:rPr>
        <w:t>הנוכחי של תיאו</w:t>
      </w:r>
      <w:r>
        <w:rPr>
          <w:rFonts w:hint="cs"/>
          <w:rtl/>
        </w:rPr>
        <w:t>]</w:t>
      </w:r>
      <w:r w:rsidR="00383E60">
        <w:rPr>
          <w:rFonts w:hint="cs"/>
          <w:rtl/>
        </w:rPr>
        <w:t xml:space="preserve"> היה </w:t>
      </w:r>
      <w:r w:rsidR="00FE175F">
        <w:rPr>
          <w:rFonts w:hint="cs"/>
          <w:rtl/>
        </w:rPr>
        <w:t>מוצלח</w:t>
      </w:r>
      <w:r w:rsidR="00D26FE8">
        <w:rPr>
          <w:rFonts w:hint="cs"/>
          <w:rtl/>
        </w:rPr>
        <w:t xml:space="preserve"> ביותר, </w:t>
      </w:r>
      <w:r w:rsidR="008C7253">
        <w:rPr>
          <w:rFonts w:hint="cs"/>
          <w:rtl/>
        </w:rPr>
        <w:t>[</w:t>
      </w:r>
      <w:r w:rsidR="00D26FE8">
        <w:rPr>
          <w:rFonts w:hint="cs"/>
          <w:rtl/>
        </w:rPr>
        <w:t>הרבה יותר מ</w:t>
      </w:r>
      <w:r w:rsidR="006C46DD">
        <w:rPr>
          <w:rFonts w:hint="cs"/>
          <w:rtl/>
        </w:rPr>
        <w:t>הופעותיה</w:t>
      </w:r>
      <w:r w:rsidR="00D26FE8">
        <w:rPr>
          <w:rFonts w:hint="cs"/>
          <w:rtl/>
        </w:rPr>
        <w:t xml:space="preserve"> ש</w:t>
      </w:r>
      <w:r w:rsidR="00D852EE">
        <w:rPr>
          <w:rFonts w:hint="cs"/>
          <w:rtl/>
        </w:rPr>
        <w:t xml:space="preserve">ל </w:t>
      </w:r>
      <w:r w:rsidR="008B1B44">
        <w:rPr>
          <w:rFonts w:hint="cs"/>
          <w:rtl/>
        </w:rPr>
        <w:t>סופי</w:t>
      </w:r>
      <w:r w:rsidR="00425FA0">
        <w:rPr>
          <w:rFonts w:hint="cs"/>
          <w:rtl/>
        </w:rPr>
        <w:t xml:space="preserve"> בילדותה</w:t>
      </w:r>
      <w:r w:rsidR="00FE175F">
        <w:rPr>
          <w:rFonts w:hint="cs"/>
          <w:rtl/>
        </w:rPr>
        <w:t>.</w:t>
      </w:r>
      <w:r w:rsidR="008C7253">
        <w:rPr>
          <w:rFonts w:hint="cs"/>
          <w:rtl/>
        </w:rPr>
        <w:t>] ו</w:t>
      </w:r>
      <w:r w:rsidR="00BE2F99">
        <w:rPr>
          <w:rFonts w:hint="cs"/>
          <w:rtl/>
        </w:rPr>
        <w:t xml:space="preserve">כדי לחגוג את הישגו יוצא הדופן, </w:t>
      </w:r>
      <w:r>
        <w:rPr>
          <w:rFonts w:hint="cs"/>
          <w:rtl/>
        </w:rPr>
        <w:t>[</w:t>
      </w:r>
      <w:r w:rsidR="00DB73BB">
        <w:rPr>
          <w:rFonts w:hint="cs"/>
          <w:rtl/>
        </w:rPr>
        <w:t>וכן בחוסר-רצון מופגן</w:t>
      </w:r>
      <w:r w:rsidR="004E081C">
        <w:rPr>
          <w:rFonts w:hint="cs"/>
          <w:rtl/>
        </w:rPr>
        <w:t xml:space="preserve"> </w:t>
      </w:r>
      <w:r w:rsidR="00DB73BB">
        <w:t>begrudgingly</w:t>
      </w:r>
      <w:r w:rsidR="00DB73BB">
        <w:rPr>
          <w:rFonts w:hint="cs"/>
          <w:rtl/>
        </w:rPr>
        <w:t xml:space="preserve"> </w:t>
      </w:r>
      <w:r w:rsidR="000A54C3">
        <w:rPr>
          <w:rFonts w:hint="cs"/>
          <w:rtl/>
        </w:rPr>
        <w:t>גם</w:t>
      </w:r>
      <w:r>
        <w:rPr>
          <w:rFonts w:hint="cs"/>
          <w:rtl/>
        </w:rPr>
        <w:t>]</w:t>
      </w:r>
      <w:r w:rsidR="000A54C3">
        <w:rPr>
          <w:rFonts w:hint="cs"/>
          <w:rtl/>
        </w:rPr>
        <w:t xml:space="preserve"> </w:t>
      </w:r>
      <w:r>
        <w:rPr>
          <w:rFonts w:hint="cs"/>
          <w:rtl/>
        </w:rPr>
        <w:t>ו</w:t>
      </w:r>
      <w:r w:rsidR="00DB73BB">
        <w:rPr>
          <w:rFonts w:hint="cs"/>
          <w:rtl/>
        </w:rPr>
        <w:t xml:space="preserve">לכבוד </w:t>
      </w:r>
      <w:r w:rsidR="00195689">
        <w:rPr>
          <w:rFonts w:hint="cs"/>
          <w:rtl/>
        </w:rPr>
        <w:t>[</w:t>
      </w:r>
      <w:r w:rsidR="003C599B">
        <w:rPr>
          <w:rFonts w:hint="cs"/>
          <w:rtl/>
        </w:rPr>
        <w:t>מעשה</w:t>
      </w:r>
      <w:r w:rsidR="00195689">
        <w:rPr>
          <w:rFonts w:hint="cs"/>
          <w:rtl/>
        </w:rPr>
        <w:t>]</w:t>
      </w:r>
      <w:r w:rsidR="003C599B">
        <w:rPr>
          <w:rFonts w:hint="cs"/>
          <w:rtl/>
        </w:rPr>
        <w:t xml:space="preserve"> </w:t>
      </w:r>
      <w:r w:rsidR="00315F75">
        <w:rPr>
          <w:rFonts w:hint="cs"/>
          <w:rtl/>
        </w:rPr>
        <w:t xml:space="preserve">יום </w:t>
      </w:r>
      <w:r w:rsidR="003C599B">
        <w:rPr>
          <w:rFonts w:hint="cs"/>
          <w:rtl/>
        </w:rPr>
        <w:t>ה</w:t>
      </w:r>
      <w:r w:rsidR="00315F75">
        <w:rPr>
          <w:rFonts w:hint="cs"/>
          <w:rtl/>
        </w:rPr>
        <w:t xml:space="preserve">הולדת העשרים של </w:t>
      </w:r>
      <w:r w:rsidR="008B1B44">
        <w:rPr>
          <w:rFonts w:hint="cs"/>
          <w:rtl/>
        </w:rPr>
        <w:t>סופי</w:t>
      </w:r>
      <w:r w:rsidR="00315F75">
        <w:rPr>
          <w:rFonts w:hint="cs"/>
          <w:rtl/>
        </w:rPr>
        <w:t xml:space="preserve"> [</w:t>
      </w:r>
      <w:r w:rsidR="00315F75">
        <w:t>her 20</w:t>
      </w:r>
      <w:r w:rsidR="00315F75" w:rsidRPr="006A15E1">
        <w:rPr>
          <w:vertAlign w:val="superscript"/>
        </w:rPr>
        <w:t>th</w:t>
      </w:r>
      <w:r w:rsidR="00315F75">
        <w:t xml:space="preserve"> birthday do</w:t>
      </w:r>
      <w:r w:rsidR="00315F75">
        <w:rPr>
          <w:rFonts w:hint="cs"/>
          <w:rtl/>
        </w:rPr>
        <w:t>,</w:t>
      </w:r>
      <w:r w:rsidR="003C599B">
        <w:rPr>
          <w:rFonts w:hint="cs"/>
          <w:rtl/>
        </w:rPr>
        <w:t xml:space="preserve"> </w:t>
      </w:r>
      <w:r w:rsidR="003C599B" w:rsidRPr="00CE03C4">
        <w:rPr>
          <w:rFonts w:hint="cs"/>
          <w:rtl/>
        </w:rPr>
        <w:t>שהתברר ליסמין לאו</w:t>
      </w:r>
      <w:r w:rsidR="003C599B">
        <w:rPr>
          <w:rFonts w:hint="cs"/>
          <w:rtl/>
        </w:rPr>
        <w:t xml:space="preserve"> </w:t>
      </w:r>
      <w:r w:rsidR="003C599B" w:rsidRPr="00CE03C4">
        <w:rPr>
          <w:rFonts w:hint="cs"/>
          <w:rtl/>
        </w:rPr>
        <w:t>דווקא כמעשה בעצם אלא כמסיבה דווקא</w:t>
      </w:r>
      <w:r w:rsidR="005916F4">
        <w:rPr>
          <w:rFonts w:hint="cs"/>
          <w:rtl/>
        </w:rPr>
        <w:t>]</w:t>
      </w:r>
      <w:r w:rsidR="003C599B" w:rsidRPr="00CE03C4">
        <w:rPr>
          <w:rFonts w:hint="cs"/>
          <w:rtl/>
        </w:rPr>
        <w:t>,</w:t>
      </w:r>
      <w:r w:rsidR="00257BD1" w:rsidRPr="00257BD1">
        <w:rPr>
          <w:rFonts w:hint="cs"/>
          <w:rtl/>
        </w:rPr>
        <w:t xml:space="preserve"> </w:t>
      </w:r>
      <w:r w:rsidR="00257BD1">
        <w:rPr>
          <w:rFonts w:hint="cs"/>
          <w:rtl/>
        </w:rPr>
        <w:t>הם יצאו לארוחה משפחתית רבת</w:t>
      </w:r>
      <w:r w:rsidR="006B2688">
        <w:rPr>
          <w:rFonts w:hint="cs"/>
          <w:rtl/>
        </w:rPr>
        <w:t xml:space="preserve"> </w:t>
      </w:r>
      <w:r w:rsidR="00257BD1" w:rsidRPr="00D852EE">
        <w:rPr>
          <w:rFonts w:hint="eastAsia"/>
          <w:rtl/>
        </w:rPr>
        <w:t>משתתפים</w:t>
      </w:r>
      <w:r w:rsidR="000A54C3">
        <w:rPr>
          <w:rFonts w:hint="cs"/>
          <w:rtl/>
        </w:rPr>
        <w:t>.</w:t>
      </w:r>
      <w:ins w:id="430" w:author="Carmit" w:date="2018-09-29T19:01:00Z">
        <w:r w:rsidR="002C35F9">
          <w:rPr>
            <w:rFonts w:hint="cs"/>
            <w:rtl/>
          </w:rPr>
          <w:t xml:space="preserve"> </w:t>
        </w:r>
      </w:ins>
      <w:ins w:id="431" w:author="Carmit" w:date="2018-11-07T14:27:00Z">
        <w:r w:rsidR="000A54C3">
          <w:rPr>
            <w:rFonts w:hint="cs"/>
            <w:rtl/>
          </w:rPr>
          <w:t xml:space="preserve">זה היה </w:t>
        </w:r>
      </w:ins>
      <w:ins w:id="432" w:author="Carmit" w:date="2018-09-29T19:01:00Z">
        <w:r w:rsidR="002C35F9">
          <w:rPr>
            <w:rFonts w:hint="cs"/>
            <w:rtl/>
          </w:rPr>
          <w:t xml:space="preserve">חג שני של </w:t>
        </w:r>
      </w:ins>
      <w:ins w:id="433" w:author="Carmit" w:date="2018-09-29T19:02:00Z">
        <w:r w:rsidR="002C35F9">
          <w:rPr>
            <w:rFonts w:hint="cs"/>
            <w:rtl/>
          </w:rPr>
          <w:t>ראש השנה</w:t>
        </w:r>
      </w:ins>
      <w:r w:rsidR="00315F75">
        <w:rPr>
          <w:rFonts w:hint="cs"/>
          <w:rtl/>
        </w:rPr>
        <w:t>.</w:t>
      </w:r>
      <w:r w:rsidR="002759FA">
        <w:rPr>
          <w:rFonts w:hint="cs"/>
          <w:rtl/>
        </w:rPr>
        <w:t xml:space="preserve"> </w:t>
      </w:r>
    </w:p>
    <w:p w14:paraId="21985412" w14:textId="0877A68F" w:rsidR="00BE2F99" w:rsidRPr="00A64692" w:rsidRDefault="00B05D41" w:rsidP="003714FC">
      <w:pPr>
        <w:widowControl w:val="0"/>
        <w:rPr>
          <w:color w:val="A6A6A6" w:themeColor="background1" w:themeShade="A6"/>
          <w:rtl/>
        </w:rPr>
      </w:pPr>
      <w:r w:rsidRPr="00A64692">
        <w:rPr>
          <w:rFonts w:hint="cs"/>
          <w:color w:val="A6A6A6" w:themeColor="background1" w:themeShade="A6"/>
          <w:rtl/>
        </w:rPr>
        <w:lastRenderedPageBreak/>
        <w:t>[</w:t>
      </w:r>
      <w:r w:rsidR="002759FA" w:rsidRPr="00A64692">
        <w:rPr>
          <w:rFonts w:hint="cs"/>
          <w:color w:val="A6A6A6" w:themeColor="background1" w:themeShade="A6"/>
          <w:rtl/>
        </w:rPr>
        <w:t>סופי הודיעה שלרגל עשרים שנה, היא החליטה לעבור לצימחונות. לא עזרו כל מחאותיה של אימה בדבר הכוחות הגופניים והנפשיים שהיא נדרשת אל</w:t>
      </w:r>
      <w:r w:rsidR="0033105C" w:rsidRPr="00A64692">
        <w:rPr>
          <w:rFonts w:hint="cs"/>
          <w:color w:val="A6A6A6" w:themeColor="background1" w:themeShade="A6"/>
          <w:rtl/>
        </w:rPr>
        <w:t>י</w:t>
      </w:r>
      <w:r w:rsidR="002759FA" w:rsidRPr="00A64692">
        <w:rPr>
          <w:rFonts w:hint="cs"/>
          <w:color w:val="A6A6A6" w:themeColor="background1" w:themeShade="A6"/>
          <w:rtl/>
        </w:rPr>
        <w:t>הם, הערותיו של האב בדבר תאימות אבולוציונית ותמיהותיו של יוג'ין בנוגע ל/ ויוג'ין שתמה מה הם היו עושים לו היו חיים לפני אלפי שנים ו</w:t>
      </w:r>
      <w:r w:rsidR="00060D85" w:rsidRPr="00A64692">
        <w:rPr>
          <w:rFonts w:hint="cs"/>
          <w:color w:val="A6A6A6" w:themeColor="background1" w:themeShade="A6"/>
          <w:rtl/>
        </w:rPr>
        <w:t xml:space="preserve">כל מה שהיה לאכול היה בשר ממותה. בעיני יוג'ין הבסיס לכל החלטה היה איך היו פועלים אבותינו שוכני המערות או היערות, כי לכך נבנינו. </w:t>
      </w:r>
    </w:p>
    <w:p w14:paraId="3AC4DC03" w14:textId="7236D894" w:rsidR="00B05D41" w:rsidRPr="00A64692" w:rsidRDefault="00B05D41" w:rsidP="00B05D41">
      <w:pPr>
        <w:widowControl w:val="0"/>
        <w:rPr>
          <w:color w:val="A6A6A6" w:themeColor="background1" w:themeShade="A6"/>
          <w:rtl/>
        </w:rPr>
      </w:pPr>
      <w:r w:rsidRPr="00A64692">
        <w:rPr>
          <w:rFonts w:hint="cs"/>
          <w:color w:val="A6A6A6" w:themeColor="background1" w:themeShade="A6"/>
          <w:rtl/>
        </w:rPr>
        <w:t xml:space="preserve">עד עתה נסובה השיחה להחלטתם המשותפת של סופי וקולין לעבור לצימחונות, וההודעה המפתיעה גררה בעקבותיה אימרות חדות ובלתי נעימות, דברי ביקורת חורכים, איזו החלטה אדיוטית, </w:t>
      </w:r>
      <w:r w:rsidR="004D7433" w:rsidRPr="00A64692">
        <w:rPr>
          <w:rFonts w:hint="cs"/>
          <w:color w:val="A6A6A6" w:themeColor="background1" w:themeShade="A6"/>
          <w:rtl/>
        </w:rPr>
        <w:t>ניסיון</w:t>
      </w:r>
      <w:r w:rsidRPr="00A64692">
        <w:rPr>
          <w:rFonts w:hint="cs"/>
          <w:color w:val="A6A6A6" w:themeColor="background1" w:themeShade="A6"/>
          <w:rtl/>
        </w:rPr>
        <w:t xml:space="preserve"> מאת אימה של סופי לאומדן </w:t>
      </w:r>
      <w:r w:rsidR="00B833EF" w:rsidRPr="00A64692">
        <w:rPr>
          <w:rFonts w:hint="cs"/>
          <w:color w:val="A6A6A6" w:themeColor="background1" w:themeShade="A6"/>
          <w:rtl/>
        </w:rPr>
        <w:t>מדויק</w:t>
      </w:r>
      <w:r w:rsidRPr="00A64692">
        <w:rPr>
          <w:rFonts w:hint="cs"/>
          <w:color w:val="A6A6A6" w:themeColor="background1" w:themeShade="A6"/>
          <w:rtl/>
        </w:rPr>
        <w:t xml:space="preserve"> של רמת האידיוטיות של ההחלטה, וזה היה </w:t>
      </w:r>
      <w:r w:rsidR="004D7433" w:rsidRPr="00A64692">
        <w:rPr>
          <w:rFonts w:hint="cs"/>
          <w:color w:val="A6A6A6" w:themeColor="background1" w:themeShade="A6"/>
          <w:rtl/>
        </w:rPr>
        <w:t>ניסיון</w:t>
      </w:r>
      <w:r w:rsidRPr="00A64692">
        <w:rPr>
          <w:rFonts w:hint="cs"/>
          <w:color w:val="A6A6A6" w:themeColor="background1" w:themeShade="A6"/>
          <w:rtl/>
        </w:rPr>
        <w:t xml:space="preserve"> נואש להסיט את השיחה למחוזת אחרים, לאחר שנושא הצימחונות מוצה. קולין עשה פרצוף מסכן של תראו איך אני סובל, תשתתפו במר גורלי למה אני מסכים, כמה אני מסכן שאלה הן דרישותיה של בת הזוג שלי, אבל אלכס לא נפל בתעלול בפח בזה.</w:t>
      </w:r>
    </w:p>
    <w:p w14:paraId="2EABE0D3" w14:textId="3B74A383" w:rsidR="00B05D41" w:rsidRPr="00A64692" w:rsidRDefault="00B05D41" w:rsidP="00B05D41">
      <w:pPr>
        <w:widowControl w:val="0"/>
        <w:rPr>
          <w:color w:val="A6A6A6" w:themeColor="background1" w:themeShade="A6"/>
          <w:rtl/>
        </w:rPr>
      </w:pPr>
      <w:r w:rsidRPr="00A64692">
        <w:rPr>
          <w:rFonts w:hint="cs"/>
          <w:color w:val="A6A6A6" w:themeColor="background1" w:themeShade="A6"/>
          <w:rtl/>
        </w:rPr>
        <w:t xml:space="preserve">גם יוג'ין לא הבין זאת וגם אלכס לא. רק יסמין הבינה, החיוך הנבוך והמתייסר של קולין הצימחוני הטירון, </w:t>
      </w:r>
      <w:r w:rsidR="001C5A04" w:rsidRPr="00A64692">
        <w:rPr>
          <w:rFonts w:hint="cs"/>
          <w:color w:val="A6A6A6" w:themeColor="background1" w:themeShade="A6"/>
          <w:rtl/>
        </w:rPr>
        <w:t>הייתה</w:t>
      </w:r>
      <w:r w:rsidRPr="00A64692">
        <w:rPr>
          <w:rFonts w:hint="cs"/>
          <w:color w:val="A6A6A6" w:themeColor="background1" w:themeShade="A6"/>
          <w:rtl/>
        </w:rPr>
        <w:t xml:space="preserve"> בו </w:t>
      </w:r>
      <w:r w:rsidR="00F97A34" w:rsidRPr="00A64692">
        <w:rPr>
          <w:rFonts w:hint="cs"/>
          <w:color w:val="A6A6A6" w:themeColor="background1" w:themeShade="A6"/>
          <w:rtl/>
        </w:rPr>
        <w:t>כל כך</w:t>
      </w:r>
      <w:r w:rsidRPr="00A64692">
        <w:rPr>
          <w:rFonts w:hint="cs"/>
          <w:color w:val="A6A6A6" w:themeColor="background1" w:themeShade="A6"/>
          <w:rtl/>
        </w:rPr>
        <w:t xml:space="preserve"> הרבה גאווה או אהבה לא היו בו ייסורים ומבוכה כלל.</w:t>
      </w:r>
    </w:p>
    <w:p w14:paraId="2D3940CC" w14:textId="5B3C2D8A" w:rsidR="00B05D41" w:rsidRPr="00A64692" w:rsidRDefault="00B05D41" w:rsidP="00B05D41">
      <w:pPr>
        <w:widowControl w:val="0"/>
        <w:rPr>
          <w:color w:val="A6A6A6" w:themeColor="background1" w:themeShade="A6"/>
          <w:rtl/>
        </w:rPr>
      </w:pPr>
      <w:r w:rsidRPr="00A64692">
        <w:rPr>
          <w:rFonts w:hint="cs"/>
          <w:color w:val="A6A6A6" w:themeColor="background1" w:themeShade="A6"/>
          <w:rtl/>
        </w:rPr>
        <w:t>]</w:t>
      </w:r>
    </w:p>
    <w:p w14:paraId="402CB124" w14:textId="576677A4" w:rsidR="0089487E" w:rsidRDefault="00FE175F" w:rsidP="00B05D41">
      <w:pPr>
        <w:widowControl w:val="0"/>
        <w:rPr>
          <w:color w:val="222222"/>
          <w:rtl/>
        </w:rPr>
      </w:pPr>
      <w:r>
        <w:rPr>
          <w:rFonts w:hint="cs"/>
          <w:color w:val="222222"/>
          <w:rtl/>
        </w:rPr>
        <w:t xml:space="preserve">"מה ניגנת, תיאו?" </w:t>
      </w:r>
      <w:r w:rsidR="008B1B44">
        <w:rPr>
          <w:rFonts w:cs="Times New Roman"/>
          <w:color w:val="222222"/>
          <w:rtl/>
        </w:rPr>
        <w:t>סופי</w:t>
      </w:r>
      <w:r w:rsidR="00B05D41" w:rsidRPr="00B05D41">
        <w:rPr>
          <w:rFonts w:cs="Times New Roman"/>
          <w:color w:val="222222"/>
          <w:rtl/>
        </w:rPr>
        <w:t xml:space="preserve"> התעניינה במתק</w:t>
      </w:r>
      <w:r w:rsidR="006B2688">
        <w:rPr>
          <w:rFonts w:cs="Times New Roman" w:hint="cs"/>
          <w:color w:val="222222"/>
          <w:rtl/>
        </w:rPr>
        <w:t xml:space="preserve"> </w:t>
      </w:r>
      <w:r w:rsidR="00B05D41" w:rsidRPr="00B05D41">
        <w:rPr>
          <w:rFonts w:cs="Times New Roman"/>
          <w:color w:val="222222"/>
          <w:rtl/>
        </w:rPr>
        <w:t>שפתיים, כאדם המרוחק אלפי מילין מהמרדף אחר ביצוע</w:t>
      </w:r>
      <w:r w:rsidR="00B62BD3">
        <w:rPr>
          <w:rFonts w:cs="Times New Roman" w:hint="cs"/>
          <w:color w:val="222222"/>
          <w:rtl/>
        </w:rPr>
        <w:t>ים</w:t>
      </w:r>
      <w:r w:rsidR="00B05D41" w:rsidRPr="00B05D41">
        <w:rPr>
          <w:rFonts w:cs="Times New Roman"/>
          <w:color w:val="222222"/>
          <w:rtl/>
        </w:rPr>
        <w:t xml:space="preserve"> מושל</w:t>
      </w:r>
      <w:r w:rsidR="00B62BD3">
        <w:rPr>
          <w:rFonts w:cs="Times New Roman" w:hint="cs"/>
          <w:color w:val="222222"/>
          <w:rtl/>
        </w:rPr>
        <w:t>מי</w:t>
      </w:r>
      <w:r w:rsidR="00B05D41" w:rsidRPr="00B05D41">
        <w:rPr>
          <w:rFonts w:cs="Times New Roman"/>
          <w:color w:val="222222"/>
          <w:rtl/>
        </w:rPr>
        <w:t>ם</w:t>
      </w:r>
      <w:r w:rsidR="00921100">
        <w:rPr>
          <w:rFonts w:cs="Times New Roman" w:hint="cs"/>
          <w:color w:val="222222"/>
          <w:rtl/>
        </w:rPr>
        <w:t>,</w:t>
      </w:r>
      <w:r w:rsidR="00B62BD3">
        <w:rPr>
          <w:rFonts w:cs="Times New Roman" w:hint="cs"/>
          <w:color w:val="222222"/>
          <w:rtl/>
        </w:rPr>
        <w:t xml:space="preserve"> </w:t>
      </w:r>
      <w:r w:rsidR="00B05D41" w:rsidRPr="00B05D41">
        <w:rPr>
          <w:rFonts w:cs="Times New Roman"/>
          <w:color w:val="222222"/>
          <w:rtl/>
        </w:rPr>
        <w:t>[</w:t>
      </w:r>
      <w:r w:rsidR="00B05D41" w:rsidRPr="00B05D41">
        <w:rPr>
          <w:color w:val="222222"/>
        </w:rPr>
        <w:t>impeccable</w:t>
      </w:r>
      <w:r w:rsidR="00B05D41" w:rsidRPr="00B05D41">
        <w:rPr>
          <w:rFonts w:cs="Times New Roman"/>
          <w:color w:val="222222"/>
          <w:rtl/>
        </w:rPr>
        <w:t>] פרשנות אישית</w:t>
      </w:r>
      <w:r w:rsidR="00921100">
        <w:rPr>
          <w:rFonts w:cs="Times New Roman" w:hint="cs"/>
          <w:color w:val="222222"/>
          <w:rtl/>
        </w:rPr>
        <w:t>,</w:t>
      </w:r>
      <w:r w:rsidR="00B05D41" w:rsidRPr="00B05D41">
        <w:rPr>
          <w:rFonts w:cs="Times New Roman"/>
          <w:color w:val="222222"/>
          <w:rtl/>
        </w:rPr>
        <w:t xml:space="preserve"> תשואות ולהטוטי ידיים</w:t>
      </w:r>
      <w:r>
        <w:rPr>
          <w:rFonts w:hint="cs"/>
          <w:color w:val="222222"/>
          <w:rtl/>
        </w:rPr>
        <w:t>.</w:t>
      </w:r>
      <w:r w:rsidR="008F4BB3">
        <w:rPr>
          <w:rFonts w:hint="cs"/>
          <w:color w:val="222222"/>
          <w:rtl/>
        </w:rPr>
        <w:t xml:space="preserve"> </w:t>
      </w:r>
    </w:p>
    <w:p w14:paraId="16DECDD0" w14:textId="52352D87" w:rsidR="005916F4" w:rsidRDefault="00B05D41" w:rsidP="00425FA0">
      <w:pPr>
        <w:widowControl w:val="0"/>
        <w:rPr>
          <w:color w:val="222222"/>
          <w:rtl/>
        </w:rPr>
      </w:pPr>
      <w:r w:rsidRPr="00B05D41">
        <w:rPr>
          <w:rFonts w:cs="Times New Roman"/>
          <w:color w:val="222222"/>
          <w:rtl/>
        </w:rPr>
        <w:t>יסמין הסיטה את פניה מהפנורמה המרהיבה שנשקפה מחלונות המסעדה בקומה העשרים ושמונה של מלון הילטון בפארק ליין</w:t>
      </w:r>
      <w:r w:rsidR="00B62BD3">
        <w:rPr>
          <w:rFonts w:cs="Times New Roman" w:hint="cs"/>
          <w:color w:val="222222"/>
          <w:rtl/>
        </w:rPr>
        <w:t>, מ</w:t>
      </w:r>
      <w:r w:rsidRPr="00B05D41">
        <w:rPr>
          <w:rFonts w:cs="Times New Roman"/>
          <w:color w:val="222222"/>
          <w:rtl/>
        </w:rPr>
        <w:t>צמרות העצים של הייד פארק ו</w:t>
      </w:r>
      <w:r w:rsidR="006B2688">
        <w:rPr>
          <w:rFonts w:cs="Times New Roman" w:hint="cs"/>
          <w:color w:val="222222"/>
          <w:rtl/>
        </w:rPr>
        <w:t>מ</w:t>
      </w:r>
      <w:r w:rsidRPr="00B05D41">
        <w:rPr>
          <w:rFonts w:cs="Times New Roman"/>
          <w:color w:val="222222"/>
          <w:rtl/>
        </w:rPr>
        <w:t xml:space="preserve">בנייני העיר שהחלו מתנצנצים בחשכה הרכה שירדה לאיטה. היה </w:t>
      </w:r>
      <w:r w:rsidR="0003300D">
        <w:rPr>
          <w:rFonts w:cs="Times New Roman" w:hint="cs"/>
          <w:color w:val="222222"/>
          <w:rtl/>
        </w:rPr>
        <w:t xml:space="preserve">עליה </w:t>
      </w:r>
      <w:r w:rsidRPr="00B05D41">
        <w:rPr>
          <w:rFonts w:cs="Times New Roman"/>
          <w:color w:val="222222"/>
          <w:rtl/>
        </w:rPr>
        <w:t>להתמודד עם בעיות השעה, בצורת טונה צהובת</w:t>
      </w:r>
      <w:r w:rsidR="002D1753">
        <w:rPr>
          <w:rFonts w:cs="Times New Roman" w:hint="cs"/>
          <w:color w:val="222222"/>
          <w:rtl/>
        </w:rPr>
        <w:t xml:space="preserve"> </w:t>
      </w:r>
      <w:r w:rsidRPr="00B05D41">
        <w:rPr>
          <w:rFonts w:cs="Times New Roman"/>
          <w:color w:val="222222"/>
          <w:rtl/>
        </w:rPr>
        <w:t xml:space="preserve">סנפיר צרובה, פירה חצילים </w:t>
      </w:r>
      <w:r w:rsidR="00B62BD3">
        <w:rPr>
          <w:rFonts w:cs="Times New Roman" w:hint="cs"/>
          <w:color w:val="222222"/>
          <w:rtl/>
        </w:rPr>
        <w:t>ו</w:t>
      </w:r>
      <w:r w:rsidRPr="00B05D41">
        <w:rPr>
          <w:rFonts w:cs="Times New Roman"/>
          <w:color w:val="222222"/>
          <w:rtl/>
        </w:rPr>
        <w:t xml:space="preserve">שעועית צרפתית </w:t>
      </w:r>
      <w:r w:rsidR="00B62BD3">
        <w:rPr>
          <w:rFonts w:cs="Times New Roman" w:hint="cs"/>
          <w:color w:val="222222"/>
          <w:rtl/>
        </w:rPr>
        <w:t>טבולה ב</w:t>
      </w:r>
      <w:r w:rsidRPr="00B05D41">
        <w:rPr>
          <w:rFonts w:cs="Times New Roman"/>
          <w:color w:val="222222"/>
          <w:rtl/>
        </w:rPr>
        <w:t>וויניגרט סויה</w:t>
      </w:r>
      <w:r w:rsidR="006B6AAA">
        <w:rPr>
          <w:rFonts w:cs="Times New Roman"/>
          <w:color w:val="222222"/>
          <w:rtl/>
        </w:rPr>
        <w:t xml:space="preserve"> </w:t>
      </w:r>
      <w:r w:rsidRPr="00B05D41">
        <w:rPr>
          <w:rFonts w:cs="Times New Roman"/>
          <w:color w:val="222222"/>
          <w:rtl/>
        </w:rPr>
        <w:t>שנקבצו ובאו על צלחתה. איך הכניסה את עצמה לצרות שכאלה?</w:t>
      </w:r>
    </w:p>
    <w:p w14:paraId="1797C3D4" w14:textId="77777777" w:rsidR="005916F4" w:rsidRDefault="005916F4" w:rsidP="00425FA0">
      <w:pPr>
        <w:widowControl w:val="0"/>
        <w:rPr>
          <w:color w:val="222222"/>
          <w:rtl/>
        </w:rPr>
      </w:pPr>
      <w:r>
        <w:rPr>
          <w:rFonts w:hint="cs"/>
          <w:color w:val="222222"/>
          <w:rtl/>
        </w:rPr>
        <w:t>[</w:t>
      </w:r>
    </w:p>
    <w:p w14:paraId="4CBA12DF" w14:textId="344055B6" w:rsidR="00194792" w:rsidRDefault="00194792" w:rsidP="00194792">
      <w:pPr>
        <w:widowControl w:val="0"/>
        <w:rPr>
          <w:rFonts w:cs="Times New Roman"/>
          <w:color w:val="222222"/>
          <w:rtl/>
        </w:rPr>
      </w:pPr>
      <w:r>
        <w:rPr>
          <w:rFonts w:ascii="AvantGardeGothicITCW01B 731069" w:hAnsi="AvantGardeGothicITCW01B 731069"/>
          <w:color w:val="222222"/>
          <w:shd w:val="clear" w:color="auto" w:fill="FFFFFF"/>
        </w:rPr>
        <w:t>Seared loin of yellowfin tuna, aubergine purée, French beans &amp; sweet soy vinaigrette</w:t>
      </w:r>
      <w:r>
        <w:rPr>
          <w:rFonts w:cs="Times New Roman"/>
          <w:color w:val="222222"/>
        </w:rPr>
        <w:t xml:space="preserve"> </w:t>
      </w:r>
    </w:p>
    <w:p w14:paraId="1972C902" w14:textId="77777777" w:rsidR="00194792" w:rsidRDefault="00194792" w:rsidP="00194792">
      <w:pPr>
        <w:widowControl w:val="0"/>
        <w:rPr>
          <w:rFonts w:cs="Times New Roman"/>
          <w:color w:val="222222"/>
          <w:rtl/>
        </w:rPr>
      </w:pPr>
      <w:r w:rsidRPr="00194792">
        <w:rPr>
          <w:rFonts w:cs="Times New Roman"/>
          <w:color w:val="222222"/>
        </w:rPr>
        <w:t>http://www.galvinatwindows.com/restaurant-menus-london/menu-degustation</w:t>
      </w:r>
      <w:r w:rsidRPr="00194792">
        <w:rPr>
          <w:rFonts w:cs="Times New Roman"/>
          <w:color w:val="222222"/>
          <w:rtl/>
        </w:rPr>
        <w:t>/</w:t>
      </w:r>
    </w:p>
    <w:p w14:paraId="63961CF4" w14:textId="77777777" w:rsidR="00883D82" w:rsidRDefault="00EE3076" w:rsidP="00194792">
      <w:pPr>
        <w:widowControl w:val="0"/>
        <w:rPr>
          <w:rFonts w:cs="Times New Roman"/>
          <w:color w:val="222222"/>
          <w:rtl/>
        </w:rPr>
      </w:pPr>
      <w:hyperlink r:id="rId262" w:history="1">
        <w:r w:rsidR="00883D82" w:rsidRPr="00E47DDF">
          <w:rPr>
            <w:rStyle w:val="Hyperlink"/>
            <w:rFonts w:cs="Times New Roman"/>
          </w:rPr>
          <w:t>https://www.google.ie/search?q=the+28th+floor+of+the+Hilton+Hotel+on+Park+Lane</w:t>
        </w:r>
      </w:hyperlink>
    </w:p>
    <w:p w14:paraId="10E1A492" w14:textId="77777777" w:rsidR="00883D82" w:rsidRDefault="00EE3076" w:rsidP="00FE175F">
      <w:pPr>
        <w:widowControl w:val="0"/>
        <w:rPr>
          <w:rFonts w:cs="Times New Roman"/>
          <w:color w:val="222222"/>
          <w:rtl/>
        </w:rPr>
      </w:pPr>
      <w:hyperlink r:id="rId263" w:history="1">
        <w:r w:rsidR="00315F75" w:rsidRPr="00E47DDF">
          <w:rPr>
            <w:rStyle w:val="Hyperlink"/>
            <w:rFonts w:cs="Times New Roman"/>
          </w:rPr>
          <w:t>http://www.galvinatwindows.com</w:t>
        </w:r>
        <w:r w:rsidR="00315F75" w:rsidRPr="00E47DDF">
          <w:rPr>
            <w:rStyle w:val="Hyperlink"/>
            <w:rFonts w:cs="Times New Roman"/>
            <w:rtl/>
          </w:rPr>
          <w:t>/</w:t>
        </w:r>
      </w:hyperlink>
    </w:p>
    <w:p w14:paraId="3B73260B" w14:textId="77777777" w:rsidR="0084473A" w:rsidRDefault="0084473A" w:rsidP="00FE175F">
      <w:pPr>
        <w:widowControl w:val="0"/>
        <w:rPr>
          <w:color w:val="222222"/>
          <w:rtl/>
        </w:rPr>
      </w:pPr>
      <w:r>
        <w:rPr>
          <w:rFonts w:hint="cs"/>
          <w:color w:val="222222"/>
          <w:rtl/>
        </w:rPr>
        <w:t>]</w:t>
      </w:r>
    </w:p>
    <w:p w14:paraId="4B8745E4" w14:textId="41241D43" w:rsidR="00FE175F" w:rsidRDefault="00D26FE8" w:rsidP="00425FA0">
      <w:pPr>
        <w:widowControl w:val="0"/>
        <w:rPr>
          <w:color w:val="222222"/>
          <w:rtl/>
        </w:rPr>
      </w:pPr>
      <w:r>
        <w:rPr>
          <w:rFonts w:hint="cs"/>
          <w:color w:val="222222"/>
          <w:rtl/>
        </w:rPr>
        <w:t>תיאו</w:t>
      </w:r>
      <w:r w:rsidR="00FE175F">
        <w:rPr>
          <w:rFonts w:hint="cs"/>
          <w:color w:val="222222"/>
          <w:rtl/>
        </w:rPr>
        <w:t xml:space="preserve"> מנה את היצירות </w:t>
      </w:r>
      <w:r w:rsidR="00794374">
        <w:rPr>
          <w:rFonts w:hint="cs"/>
          <w:color w:val="222222"/>
          <w:rtl/>
        </w:rPr>
        <w:t>שניגן בהופעותיו</w:t>
      </w:r>
      <w:r w:rsidR="002536EA" w:rsidRPr="002536EA">
        <w:rPr>
          <w:rFonts w:cs="Times New Roman"/>
          <w:color w:val="222222"/>
          <w:rtl/>
        </w:rPr>
        <w:t xml:space="preserve">. הוא ידע שהן </w:t>
      </w:r>
      <w:r w:rsidR="0003300D" w:rsidRPr="0003300D">
        <w:rPr>
          <w:rFonts w:cs="Times New Roman"/>
          <w:color w:val="222222"/>
          <w:rtl/>
        </w:rPr>
        <w:t>חוברו לפני שנות</w:t>
      </w:r>
      <w:r w:rsidR="002D1753">
        <w:rPr>
          <w:rFonts w:cs="Times New Roman" w:hint="cs"/>
          <w:color w:val="222222"/>
          <w:rtl/>
        </w:rPr>
        <w:t xml:space="preserve"> </w:t>
      </w:r>
      <w:r w:rsidR="0003300D" w:rsidRPr="0003300D">
        <w:rPr>
          <w:rFonts w:cs="Times New Roman"/>
          <w:color w:val="222222"/>
          <w:rtl/>
        </w:rPr>
        <w:t>דור</w:t>
      </w:r>
      <w:r w:rsidR="002536EA" w:rsidRPr="002536EA">
        <w:rPr>
          <w:rFonts w:cs="Times New Roman"/>
          <w:color w:val="222222"/>
          <w:rtl/>
        </w:rPr>
        <w:t>, אבל</w:t>
      </w:r>
      <w:r w:rsidR="002940F1">
        <w:rPr>
          <w:rFonts w:hint="cs"/>
          <w:color w:val="222222"/>
          <w:rtl/>
        </w:rPr>
        <w:t xml:space="preserve"> </w:t>
      </w:r>
      <w:r w:rsidR="002940F1" w:rsidRPr="002940F1">
        <w:rPr>
          <w:rFonts w:cs="Times New Roman"/>
          <w:color w:val="222222"/>
          <w:rtl/>
        </w:rPr>
        <w:t xml:space="preserve">הופתע כשאלכס סיפר לו שהן הרבה </w:t>
      </w:r>
      <w:r w:rsidR="0003300D" w:rsidRPr="0003300D">
        <w:rPr>
          <w:rFonts w:cs="Times New Roman"/>
          <w:color w:val="222222"/>
          <w:rtl/>
        </w:rPr>
        <w:t>יותר עתיקות מ</w:t>
      </w:r>
      <w:r w:rsidR="002940F1" w:rsidRPr="002940F1">
        <w:rPr>
          <w:rFonts w:cs="Times New Roman"/>
          <w:color w:val="222222"/>
          <w:rtl/>
        </w:rPr>
        <w:t>סבתא</w:t>
      </w:r>
      <w:r w:rsidR="00FE175F">
        <w:rPr>
          <w:rFonts w:hint="cs"/>
          <w:color w:val="222222"/>
          <w:rtl/>
        </w:rPr>
        <w:t>.</w:t>
      </w:r>
      <w:r w:rsidR="004A4F23">
        <w:rPr>
          <w:rFonts w:hint="cs"/>
          <w:color w:val="222222"/>
          <w:rtl/>
        </w:rPr>
        <w:t xml:space="preserve"> </w:t>
      </w:r>
    </w:p>
    <w:p w14:paraId="32BE0D3A" w14:textId="77777777" w:rsidR="002C7D3D" w:rsidRDefault="00502745" w:rsidP="00502745">
      <w:pPr>
        <w:widowControl w:val="0"/>
        <w:rPr>
          <w:rFonts w:cs="Times New Roman"/>
          <w:color w:val="222222"/>
          <w:rtl/>
        </w:rPr>
      </w:pPr>
      <w:r>
        <w:rPr>
          <w:rFonts w:hint="cs"/>
          <w:color w:val="222222"/>
          <w:rtl/>
        </w:rPr>
        <w:t>[</w:t>
      </w:r>
      <w:r w:rsidRPr="00502745">
        <w:rPr>
          <w:color w:val="222222"/>
        </w:rPr>
        <w:t>https://en.wikipedia.org/wiki/Piano_Sonata_No._8_(Beethoven</w:t>
      </w:r>
      <w:r w:rsidRPr="00502745">
        <w:rPr>
          <w:rFonts w:cs="Times New Roman"/>
          <w:color w:val="222222"/>
          <w:rtl/>
        </w:rPr>
        <w:t>)</w:t>
      </w:r>
    </w:p>
    <w:p w14:paraId="7D1101AB" w14:textId="1334DCB5" w:rsidR="002C7D3D" w:rsidRDefault="002C7D3D" w:rsidP="00502745">
      <w:pPr>
        <w:widowControl w:val="0"/>
        <w:rPr>
          <w:color w:val="222222"/>
          <w:rtl/>
        </w:rPr>
      </w:pPr>
      <w:r w:rsidRPr="002C7D3D">
        <w:rPr>
          <w:color w:val="222222"/>
        </w:rPr>
        <w:t>https://www.crisismagazine.com/2008/the-supremacy-of-classical-music</w:t>
      </w:r>
    </w:p>
    <w:p w14:paraId="1F912A20" w14:textId="400E3B98" w:rsidR="00502745" w:rsidRDefault="00502745" w:rsidP="00502745">
      <w:pPr>
        <w:widowControl w:val="0"/>
        <w:rPr>
          <w:color w:val="222222"/>
          <w:rtl/>
        </w:rPr>
      </w:pPr>
      <w:r>
        <w:rPr>
          <w:rFonts w:hint="cs"/>
          <w:color w:val="222222"/>
          <w:rtl/>
        </w:rPr>
        <w:t>]</w:t>
      </w:r>
    </w:p>
    <w:p w14:paraId="1F09CF7D" w14:textId="1A6AE10D" w:rsidR="00502745" w:rsidRDefault="00FE175F" w:rsidP="00425FA0">
      <w:pPr>
        <w:widowControl w:val="0"/>
        <w:rPr>
          <w:color w:val="222222"/>
          <w:rtl/>
        </w:rPr>
      </w:pPr>
      <w:r>
        <w:rPr>
          <w:rFonts w:hint="cs"/>
          <w:color w:val="222222"/>
          <w:rtl/>
        </w:rPr>
        <w:t>"ה</w:t>
      </w:r>
      <w:r w:rsidR="001C5A04">
        <w:rPr>
          <w:rFonts w:hint="cs"/>
          <w:color w:val="222222"/>
          <w:rtl/>
        </w:rPr>
        <w:t>מוזיקה</w:t>
      </w:r>
      <w:r>
        <w:rPr>
          <w:rFonts w:hint="cs"/>
          <w:color w:val="222222"/>
          <w:rtl/>
        </w:rPr>
        <w:t xml:space="preserve"> הקלאסית</w:t>
      </w:r>
      <w:r w:rsidR="002750DA">
        <w:rPr>
          <w:rFonts w:hint="cs"/>
          <w:color w:val="222222"/>
          <w:rtl/>
        </w:rPr>
        <w:t>, הקורפוס</w:t>
      </w:r>
      <w:r w:rsidR="003549C0">
        <w:rPr>
          <w:rFonts w:hint="cs"/>
          <w:color w:val="222222"/>
          <w:rtl/>
        </w:rPr>
        <w:t>,</w:t>
      </w:r>
      <w:r w:rsidR="002750DA">
        <w:rPr>
          <w:rFonts w:hint="cs"/>
          <w:color w:val="222222"/>
          <w:rtl/>
        </w:rPr>
        <w:t xml:space="preserve"> כפי שנהוג לתפוס אותו," </w:t>
      </w:r>
      <w:r w:rsidR="003840B4">
        <w:rPr>
          <w:rFonts w:hint="cs"/>
          <w:color w:val="222222"/>
          <w:rtl/>
        </w:rPr>
        <w:t>שח</w:t>
      </w:r>
      <w:r w:rsidR="002750DA">
        <w:rPr>
          <w:rFonts w:hint="cs"/>
          <w:color w:val="222222"/>
          <w:rtl/>
        </w:rPr>
        <w:t xml:space="preserve">ה </w:t>
      </w:r>
      <w:r w:rsidR="00B05D41">
        <w:rPr>
          <w:rFonts w:hint="cs"/>
          <w:color w:val="222222"/>
          <w:rtl/>
        </w:rPr>
        <w:t xml:space="preserve">סופי </w:t>
      </w:r>
      <w:r w:rsidR="002750DA">
        <w:rPr>
          <w:rFonts w:hint="cs"/>
          <w:color w:val="222222"/>
          <w:rtl/>
        </w:rPr>
        <w:t>בשפת</w:t>
      </w:r>
      <w:r w:rsidR="002D1753">
        <w:rPr>
          <w:rFonts w:hint="cs"/>
          <w:color w:val="222222"/>
          <w:rtl/>
        </w:rPr>
        <w:t xml:space="preserve"> </w:t>
      </w:r>
      <w:r w:rsidR="002750DA">
        <w:rPr>
          <w:rFonts w:hint="cs"/>
          <w:color w:val="222222"/>
          <w:rtl/>
        </w:rPr>
        <w:t>אקדמיה שחלחלה ל</w:t>
      </w:r>
      <w:r w:rsidR="003549C0">
        <w:rPr>
          <w:rFonts w:hint="cs"/>
          <w:color w:val="222222"/>
          <w:rtl/>
        </w:rPr>
        <w:t>לשונ</w:t>
      </w:r>
      <w:r w:rsidR="0072289A">
        <w:rPr>
          <w:rFonts w:hint="cs"/>
          <w:color w:val="222222"/>
          <w:rtl/>
        </w:rPr>
        <w:t xml:space="preserve">ה מאז </w:t>
      </w:r>
      <w:r w:rsidR="008C7253">
        <w:rPr>
          <w:rFonts w:hint="cs"/>
          <w:color w:val="222222"/>
          <w:rtl/>
        </w:rPr>
        <w:t>ש</w:t>
      </w:r>
      <w:r w:rsidR="0072289A">
        <w:rPr>
          <w:rFonts w:hint="cs"/>
          <w:color w:val="222222"/>
          <w:rtl/>
        </w:rPr>
        <w:t>החלה את לימודיה באוניברסיטה</w:t>
      </w:r>
      <w:r w:rsidR="002750DA">
        <w:rPr>
          <w:rFonts w:hint="cs"/>
          <w:color w:val="222222"/>
          <w:rtl/>
        </w:rPr>
        <w:t>, "</w:t>
      </w:r>
      <w:r w:rsidR="00502745">
        <w:rPr>
          <w:rFonts w:hint="cs"/>
          <w:color w:val="222222"/>
          <w:rtl/>
        </w:rPr>
        <w:t>נכתב כולו במשך תקופה קצרה</w:t>
      </w:r>
      <w:r w:rsidR="003549C0">
        <w:rPr>
          <w:rFonts w:hint="cs"/>
          <w:color w:val="222222"/>
          <w:rtl/>
        </w:rPr>
        <w:t>. זאת</w:t>
      </w:r>
      <w:r w:rsidR="002750DA">
        <w:rPr>
          <w:rFonts w:hint="cs"/>
          <w:color w:val="222222"/>
          <w:rtl/>
        </w:rPr>
        <w:t xml:space="preserve"> </w:t>
      </w:r>
      <w:r w:rsidR="00502745">
        <w:rPr>
          <w:color w:val="222222"/>
          <w:rtl/>
        </w:rPr>
        <w:t>הייתה הארה</w:t>
      </w:r>
      <w:r w:rsidR="002D1753">
        <w:rPr>
          <w:rFonts w:hint="cs"/>
          <w:color w:val="222222"/>
          <w:rtl/>
        </w:rPr>
        <w:t xml:space="preserve"> </w:t>
      </w:r>
      <w:r w:rsidR="002750DA">
        <w:rPr>
          <w:color w:val="222222"/>
          <w:rtl/>
        </w:rPr>
        <w:t xml:space="preserve">קוסמית של </w:t>
      </w:r>
      <w:r w:rsidR="00AF2B64">
        <w:rPr>
          <w:rFonts w:hint="cs"/>
          <w:color w:val="222222"/>
          <w:rtl/>
        </w:rPr>
        <w:t>שלוש-מאות</w:t>
      </w:r>
      <w:r w:rsidR="002750DA">
        <w:rPr>
          <w:rFonts w:hint="cs"/>
          <w:color w:val="222222"/>
          <w:rtl/>
        </w:rPr>
        <w:t xml:space="preserve"> </w:t>
      </w:r>
      <w:r>
        <w:rPr>
          <w:color w:val="222222"/>
          <w:rtl/>
        </w:rPr>
        <w:t>שנה</w:t>
      </w:r>
      <w:r w:rsidR="002750DA">
        <w:rPr>
          <w:rFonts w:hint="cs"/>
          <w:color w:val="222222"/>
          <w:rtl/>
        </w:rPr>
        <w:t>, לא יותר.</w:t>
      </w:r>
      <w:r w:rsidR="00502745">
        <w:rPr>
          <w:rFonts w:hint="cs"/>
          <w:color w:val="222222"/>
          <w:rtl/>
        </w:rPr>
        <w:t>"</w:t>
      </w:r>
    </w:p>
    <w:p w14:paraId="5669BB49" w14:textId="05DC7513" w:rsidR="00D26FE8" w:rsidRDefault="00D26FE8" w:rsidP="00425FA0">
      <w:pPr>
        <w:rPr>
          <w:rtl/>
        </w:rPr>
      </w:pPr>
      <w:r>
        <w:rPr>
          <w:rFonts w:hint="cs"/>
          <w:rtl/>
        </w:rPr>
        <w:t>"מה</w:t>
      </w:r>
      <w:r w:rsidR="00921100">
        <w:rPr>
          <w:rFonts w:hint="cs"/>
          <w:rtl/>
        </w:rPr>
        <w:t xml:space="preserve"> זאת</w:t>
      </w:r>
      <w:r>
        <w:rPr>
          <w:rFonts w:hint="cs"/>
          <w:rtl/>
        </w:rPr>
        <w:t xml:space="preserve"> הארה קוסמית?" </w:t>
      </w:r>
      <w:r w:rsidR="002D1753">
        <w:rPr>
          <w:rFonts w:hint="cs"/>
          <w:highlight w:val="red"/>
          <w:rtl/>
        </w:rPr>
        <w:t>שאל</w:t>
      </w:r>
      <w:r>
        <w:rPr>
          <w:rFonts w:hint="cs"/>
          <w:rtl/>
        </w:rPr>
        <w:t xml:space="preserve"> תיאו, שחש </w:t>
      </w:r>
      <w:r w:rsidR="00967602">
        <w:rPr>
          <w:rFonts w:hint="cs"/>
          <w:rtl/>
        </w:rPr>
        <w:t>אחראי</w:t>
      </w:r>
      <w:r>
        <w:rPr>
          <w:rFonts w:hint="cs"/>
          <w:rtl/>
        </w:rPr>
        <w:t xml:space="preserve"> להבין </w:t>
      </w:r>
      <w:r w:rsidR="00967602">
        <w:rPr>
          <w:rFonts w:hint="cs"/>
          <w:rtl/>
        </w:rPr>
        <w:t xml:space="preserve">כל פן </w:t>
      </w:r>
      <w:r w:rsidR="003840B4">
        <w:rPr>
          <w:rFonts w:hint="cs"/>
          <w:rtl/>
        </w:rPr>
        <w:t>ב</w:t>
      </w:r>
      <w:r w:rsidR="0072289A">
        <w:rPr>
          <w:rFonts w:hint="cs"/>
          <w:rtl/>
        </w:rPr>
        <w:t>אירוע</w:t>
      </w:r>
      <w:r>
        <w:rPr>
          <w:rFonts w:hint="cs"/>
          <w:rtl/>
        </w:rPr>
        <w:t xml:space="preserve"> המתקיי</w:t>
      </w:r>
      <w:r w:rsidR="0072289A">
        <w:rPr>
          <w:rFonts w:hint="cs"/>
          <w:rtl/>
        </w:rPr>
        <w:t>ם</w:t>
      </w:r>
      <w:r>
        <w:rPr>
          <w:rFonts w:hint="cs"/>
          <w:rtl/>
        </w:rPr>
        <w:t xml:space="preserve"> לכבודו.</w:t>
      </w:r>
    </w:p>
    <w:p w14:paraId="3142C74C" w14:textId="77777777" w:rsidR="00D26FE8" w:rsidRDefault="00D26FE8" w:rsidP="00D26FE8">
      <w:pPr>
        <w:rPr>
          <w:rtl/>
        </w:rPr>
      </w:pPr>
      <w:r>
        <w:rPr>
          <w:rFonts w:hint="cs"/>
          <w:rtl/>
        </w:rPr>
        <w:t>[זה מתוך טוקבק לכתבה שהתפרסמה בידיעות:</w:t>
      </w:r>
    </w:p>
    <w:p w14:paraId="69E47809" w14:textId="77777777" w:rsidR="00D26FE8" w:rsidRDefault="00EE3076" w:rsidP="00D26FE8">
      <w:pPr>
        <w:rPr>
          <w:rtl/>
        </w:rPr>
      </w:pPr>
      <w:hyperlink r:id="rId264" w:history="1">
        <w:r w:rsidR="00D26FE8" w:rsidRPr="00E47DDF">
          <w:rPr>
            <w:rStyle w:val="Hyperlink"/>
          </w:rPr>
          <w:t>http://www.ynet.co.il/Ext/App/TalkBack/CdaViewOpenTalkBack/0,11382,L-3712401,00.html</w:t>
        </w:r>
      </w:hyperlink>
    </w:p>
    <w:p w14:paraId="7CDDF1C5" w14:textId="77777777" w:rsidR="00D26FE8" w:rsidRDefault="00D26FE8" w:rsidP="00794374">
      <w:pPr>
        <w:rPr>
          <w:rtl/>
        </w:rPr>
      </w:pPr>
      <w:r w:rsidRPr="00826074">
        <w:lastRenderedPageBreak/>
        <w:t>https://en.wikipedia.org/wiki/Alfred_Schnittke</w:t>
      </w:r>
    </w:p>
    <w:p w14:paraId="6991001C" w14:textId="77777777" w:rsidR="00194792" w:rsidRDefault="00194792" w:rsidP="00D26FE8">
      <w:pPr>
        <w:widowControl w:val="0"/>
        <w:rPr>
          <w:color w:val="222222"/>
          <w:rtl/>
        </w:rPr>
      </w:pPr>
      <w:r>
        <w:rPr>
          <w:rFonts w:hint="cs"/>
          <w:color w:val="222222"/>
          <w:rtl/>
        </w:rPr>
        <w:t>[</w:t>
      </w:r>
      <w:r w:rsidRPr="00194792">
        <w:rPr>
          <w:color w:val="222222"/>
        </w:rPr>
        <w:t>https://en.wikipedia.org/wiki/Dates_of_classical_music_eras</w:t>
      </w:r>
    </w:p>
    <w:p w14:paraId="7ABE2196" w14:textId="77777777" w:rsidR="00194792" w:rsidRDefault="00194792" w:rsidP="00502745">
      <w:pPr>
        <w:widowControl w:val="0"/>
        <w:rPr>
          <w:color w:val="222222"/>
          <w:rtl/>
        </w:rPr>
      </w:pPr>
      <w:r w:rsidRPr="00194792">
        <w:rPr>
          <w:color w:val="222222"/>
        </w:rPr>
        <w:t>https://en.wikipedia.org/wiki/Classical_period_(music</w:t>
      </w:r>
      <w:r w:rsidRPr="00194792">
        <w:rPr>
          <w:rFonts w:cs="Times New Roman"/>
          <w:color w:val="222222"/>
          <w:rtl/>
        </w:rPr>
        <w:t>)</w:t>
      </w:r>
    </w:p>
    <w:p w14:paraId="6B1B7B83" w14:textId="77777777" w:rsidR="00194792" w:rsidRDefault="00194792" w:rsidP="00502745">
      <w:pPr>
        <w:widowControl w:val="0"/>
        <w:rPr>
          <w:color w:val="222222"/>
          <w:rtl/>
        </w:rPr>
      </w:pPr>
      <w:r>
        <w:rPr>
          <w:rFonts w:hint="cs"/>
          <w:color w:val="222222"/>
          <w:rtl/>
        </w:rPr>
        <w:t>]</w:t>
      </w:r>
    </w:p>
    <w:p w14:paraId="185E52E5" w14:textId="6C8F7ECF" w:rsidR="00841966" w:rsidRDefault="00841966" w:rsidP="00425FA0">
      <w:pPr>
        <w:widowControl w:val="0"/>
        <w:rPr>
          <w:color w:val="222222"/>
          <w:rtl/>
        </w:rPr>
      </w:pPr>
      <w:r>
        <w:rPr>
          <w:rFonts w:hint="cs"/>
          <w:color w:val="222222"/>
          <w:rtl/>
        </w:rPr>
        <w:t xml:space="preserve">"אין שום דרך אחרת להסביר את..." </w:t>
      </w:r>
      <w:r w:rsidR="003549C0">
        <w:rPr>
          <w:rFonts w:hint="cs"/>
          <w:color w:val="222222"/>
          <w:rtl/>
        </w:rPr>
        <w:t xml:space="preserve">כאן </w:t>
      </w:r>
      <w:r w:rsidR="001C5A04">
        <w:rPr>
          <w:rFonts w:hint="cs"/>
          <w:color w:val="222222"/>
          <w:rtl/>
        </w:rPr>
        <w:t>הייתה</w:t>
      </w:r>
      <w:r w:rsidR="003549C0">
        <w:rPr>
          <w:rFonts w:hint="cs"/>
          <w:color w:val="222222"/>
          <w:rtl/>
        </w:rPr>
        <w:t xml:space="preserve"> </w:t>
      </w:r>
      <w:r w:rsidR="008B1B44">
        <w:rPr>
          <w:rFonts w:cs="Times New Roman"/>
          <w:color w:val="222222"/>
          <w:rtl/>
        </w:rPr>
        <w:t>סופי</w:t>
      </w:r>
      <w:r w:rsidR="003549C0" w:rsidRPr="003549C0">
        <w:rPr>
          <w:rFonts w:cs="Times New Roman" w:hint="cs"/>
          <w:color w:val="222222"/>
          <w:rtl/>
        </w:rPr>
        <w:t xml:space="preserve"> </w:t>
      </w:r>
      <w:r w:rsidR="00967602">
        <w:rPr>
          <w:rFonts w:hint="cs"/>
          <w:color w:val="222222"/>
          <w:rtl/>
        </w:rPr>
        <w:t>מציינת</w:t>
      </w:r>
      <w:r w:rsidR="003549C0" w:rsidRPr="003549C0">
        <w:rPr>
          <w:rFonts w:hint="cs"/>
          <w:color w:val="222222"/>
          <w:rtl/>
        </w:rPr>
        <w:t xml:space="preserve"> </w:t>
      </w:r>
      <w:r w:rsidR="003549C0">
        <w:rPr>
          <w:rFonts w:hint="cs"/>
          <w:color w:val="222222"/>
          <w:rtl/>
        </w:rPr>
        <w:t>בשמחה</w:t>
      </w:r>
      <w:r w:rsidR="00967602">
        <w:rPr>
          <w:rFonts w:hint="cs"/>
          <w:color w:val="222222"/>
          <w:rtl/>
        </w:rPr>
        <w:t xml:space="preserve"> </w:t>
      </w:r>
      <w:r w:rsidR="002D1753">
        <w:rPr>
          <w:rFonts w:hint="cs"/>
          <w:color w:val="222222"/>
          <w:rtl/>
        </w:rPr>
        <w:t xml:space="preserve">את </w:t>
      </w:r>
      <w:r w:rsidR="00967602">
        <w:rPr>
          <w:rFonts w:hint="cs"/>
          <w:color w:val="222222"/>
          <w:rtl/>
        </w:rPr>
        <w:t>שמו של</w:t>
      </w:r>
      <w:r>
        <w:rPr>
          <w:rFonts w:hint="cs"/>
          <w:color w:val="222222"/>
          <w:rtl/>
        </w:rPr>
        <w:t xml:space="preserve"> מלחין אזוטרי </w:t>
      </w:r>
      <w:r w:rsidR="00967602">
        <w:rPr>
          <w:rFonts w:hint="cs"/>
          <w:color w:val="222222"/>
          <w:rtl/>
        </w:rPr>
        <w:t>אהוב-אקדמיה</w:t>
      </w:r>
      <w:r>
        <w:rPr>
          <w:rFonts w:hint="cs"/>
          <w:color w:val="222222"/>
          <w:rtl/>
        </w:rPr>
        <w:t xml:space="preserve">, אבל </w:t>
      </w:r>
      <w:r w:rsidR="003549C0">
        <w:rPr>
          <w:rFonts w:hint="cs"/>
          <w:color w:val="222222"/>
          <w:rtl/>
        </w:rPr>
        <w:t xml:space="preserve">ככל שניסתה </w:t>
      </w:r>
      <w:r>
        <w:rPr>
          <w:rFonts w:hint="cs"/>
          <w:color w:val="222222"/>
          <w:rtl/>
        </w:rPr>
        <w:t>לא הצליחה למצ</w:t>
      </w:r>
      <w:r w:rsidR="00921100">
        <w:rPr>
          <w:rFonts w:hint="cs"/>
          <w:color w:val="222222"/>
          <w:rtl/>
        </w:rPr>
        <w:t>ו</w:t>
      </w:r>
      <w:r>
        <w:rPr>
          <w:rFonts w:hint="cs"/>
          <w:color w:val="222222"/>
          <w:rtl/>
        </w:rPr>
        <w:t xml:space="preserve">א דוגמה טובה יותר ממוצרט והסונטות </w:t>
      </w:r>
      <w:r w:rsidR="00425FA0">
        <w:rPr>
          <w:rFonts w:hint="cs"/>
          <w:color w:val="222222"/>
          <w:rtl/>
        </w:rPr>
        <w:t xml:space="preserve">שלו </w:t>
      </w:r>
      <w:r>
        <w:rPr>
          <w:rFonts w:hint="cs"/>
          <w:color w:val="222222"/>
          <w:rtl/>
        </w:rPr>
        <w:t xml:space="preserve">לפסנתר, או </w:t>
      </w:r>
      <w:r w:rsidR="00425FA0">
        <w:rPr>
          <w:rFonts w:hint="cs"/>
          <w:color w:val="222222"/>
          <w:rtl/>
        </w:rPr>
        <w:t xml:space="preserve">אלו </w:t>
      </w:r>
      <w:r>
        <w:rPr>
          <w:rFonts w:hint="cs"/>
          <w:color w:val="222222"/>
          <w:rtl/>
        </w:rPr>
        <w:t xml:space="preserve">של בטהובן. "ובעיקר </w:t>
      </w:r>
      <w:r w:rsidR="00A64692" w:rsidRPr="00A64692">
        <w:rPr>
          <w:rFonts w:cs="Times New Roman"/>
          <w:color w:val="222222"/>
          <w:rtl/>
        </w:rPr>
        <w:t xml:space="preserve">אין דרך להסביר </w:t>
      </w:r>
      <w:r>
        <w:rPr>
          <w:rFonts w:hint="cs"/>
          <w:color w:val="222222"/>
          <w:rtl/>
        </w:rPr>
        <w:t>למה היום כבר אין</w:t>
      </w:r>
      <w:r w:rsidR="002940F1" w:rsidRPr="002940F1">
        <w:rPr>
          <w:rFonts w:cs="Times New Roman"/>
          <w:color w:val="222222"/>
          <w:rtl/>
        </w:rPr>
        <w:t xml:space="preserve"> יוצרים בשיעור</w:t>
      </w:r>
      <w:r w:rsidR="00A64692">
        <w:rPr>
          <w:rFonts w:cs="Times New Roman" w:hint="cs"/>
          <w:color w:val="222222"/>
          <w:rtl/>
        </w:rPr>
        <w:t xml:space="preserve"> </w:t>
      </w:r>
      <w:r w:rsidR="002940F1" w:rsidRPr="002940F1">
        <w:rPr>
          <w:rFonts w:cs="Times New Roman"/>
          <w:color w:val="222222"/>
          <w:rtl/>
        </w:rPr>
        <w:t>קומה דומה</w:t>
      </w:r>
      <w:r>
        <w:rPr>
          <w:rFonts w:hint="cs"/>
          <w:color w:val="222222"/>
          <w:rtl/>
        </w:rPr>
        <w:t>."</w:t>
      </w:r>
    </w:p>
    <w:p w14:paraId="759EC9DE" w14:textId="0D0B3638" w:rsidR="00502745" w:rsidRDefault="00502745" w:rsidP="00600ABD">
      <w:pPr>
        <w:widowControl w:val="0"/>
        <w:rPr>
          <w:color w:val="222222"/>
          <w:rtl/>
        </w:rPr>
      </w:pPr>
      <w:r>
        <w:rPr>
          <w:rFonts w:hint="cs"/>
          <w:color w:val="222222"/>
          <w:rtl/>
        </w:rPr>
        <w:t>"ז</w:t>
      </w:r>
      <w:r w:rsidR="00194792">
        <w:rPr>
          <w:rFonts w:hint="cs"/>
          <w:color w:val="222222"/>
          <w:rtl/>
        </w:rPr>
        <w:t>ו</w:t>
      </w:r>
      <w:r>
        <w:rPr>
          <w:rFonts w:hint="cs"/>
          <w:color w:val="222222"/>
          <w:rtl/>
        </w:rPr>
        <w:t xml:space="preserve"> דעה מוכרת,</w:t>
      </w:r>
      <w:r w:rsidR="00794374">
        <w:rPr>
          <w:rFonts w:hint="cs"/>
          <w:color w:val="222222"/>
          <w:rtl/>
        </w:rPr>
        <w:t>" האם קטעה אותה בתוכחה</w:t>
      </w:r>
      <w:r>
        <w:rPr>
          <w:rFonts w:hint="cs"/>
          <w:color w:val="222222"/>
          <w:rtl/>
        </w:rPr>
        <w:t xml:space="preserve">, </w:t>
      </w:r>
      <w:r w:rsidR="00425FA0">
        <w:rPr>
          <w:rFonts w:hint="cs"/>
          <w:color w:val="222222"/>
          <w:rtl/>
        </w:rPr>
        <w:t>פן ייסדק העולם ה</w:t>
      </w:r>
      <w:r w:rsidR="00600ABD">
        <w:rPr>
          <w:rFonts w:hint="cs"/>
          <w:color w:val="222222"/>
          <w:rtl/>
        </w:rPr>
        <w:t xml:space="preserve">מופתי שבנתה סביב תיאו, החיוני להמשך הצלחתו, </w:t>
      </w:r>
      <w:r>
        <w:rPr>
          <w:rFonts w:hint="cs"/>
          <w:color w:val="222222"/>
          <w:rtl/>
        </w:rPr>
        <w:t>"ואין צורך לדון ב</w:t>
      </w:r>
      <w:r w:rsidR="0072289A">
        <w:rPr>
          <w:rFonts w:hint="cs"/>
          <w:color w:val="222222"/>
          <w:rtl/>
        </w:rPr>
        <w:t>כך</w:t>
      </w:r>
      <w:r>
        <w:rPr>
          <w:rFonts w:hint="cs"/>
          <w:color w:val="222222"/>
          <w:rtl/>
        </w:rPr>
        <w:t xml:space="preserve"> כעת."</w:t>
      </w:r>
    </w:p>
    <w:p w14:paraId="67B35011" w14:textId="25D233D7" w:rsidR="00FE175F" w:rsidRDefault="00502745" w:rsidP="00502745">
      <w:pPr>
        <w:widowControl w:val="0"/>
        <w:rPr>
          <w:color w:val="222222"/>
          <w:rtl/>
        </w:rPr>
      </w:pPr>
      <w:r>
        <w:rPr>
          <w:rFonts w:hint="cs"/>
          <w:color w:val="222222"/>
          <w:rtl/>
        </w:rPr>
        <w:t>"את רוצה ל</w:t>
      </w:r>
      <w:r w:rsidR="003549C0">
        <w:rPr>
          <w:rFonts w:hint="cs"/>
          <w:color w:val="222222"/>
          <w:rtl/>
        </w:rPr>
        <w:t>ו</w:t>
      </w:r>
      <w:r>
        <w:rPr>
          <w:rFonts w:hint="cs"/>
          <w:color w:val="222222"/>
          <w:rtl/>
        </w:rPr>
        <w:t xml:space="preserve">מר שאין היום יותר </w:t>
      </w:r>
      <w:r>
        <w:rPr>
          <w:color w:val="222222"/>
          <w:rtl/>
        </w:rPr>
        <w:t>מלחינים</w:t>
      </w:r>
      <w:r>
        <w:rPr>
          <w:rFonts w:hint="cs"/>
          <w:color w:val="222222"/>
          <w:rtl/>
        </w:rPr>
        <w:t>?</w:t>
      </w:r>
      <w:r w:rsidR="00031792">
        <w:rPr>
          <w:rFonts w:hint="cs"/>
          <w:color w:val="222222"/>
          <w:rtl/>
        </w:rPr>
        <w:t xml:space="preserve">" </w:t>
      </w:r>
      <w:r>
        <w:rPr>
          <w:rFonts w:hint="cs"/>
          <w:color w:val="222222"/>
          <w:rtl/>
        </w:rPr>
        <w:t>הקשה</w:t>
      </w:r>
      <w:r w:rsidR="008C7253" w:rsidRPr="008C7253">
        <w:rPr>
          <w:rFonts w:cs="Times New Roman"/>
          <w:color w:val="222222"/>
          <w:rtl/>
        </w:rPr>
        <w:t xml:space="preserve"> הדוד</w:t>
      </w:r>
      <w:r>
        <w:rPr>
          <w:rFonts w:hint="cs"/>
          <w:color w:val="222222"/>
          <w:rtl/>
        </w:rPr>
        <w:t>,</w:t>
      </w:r>
      <w:r w:rsidR="002750DA">
        <w:rPr>
          <w:rFonts w:hint="cs"/>
          <w:color w:val="222222"/>
          <w:rtl/>
        </w:rPr>
        <w:t xml:space="preserve"> </w:t>
      </w:r>
      <w:r>
        <w:rPr>
          <w:rFonts w:hint="cs"/>
          <w:color w:val="222222"/>
          <w:rtl/>
        </w:rPr>
        <w:t>"</w:t>
      </w:r>
      <w:r w:rsidR="00FE175F">
        <w:rPr>
          <w:color w:val="222222"/>
          <w:rtl/>
        </w:rPr>
        <w:t>אין מב</w:t>
      </w:r>
      <w:r w:rsidR="002D1753">
        <w:rPr>
          <w:rFonts w:hint="cs"/>
          <w:color w:val="222222"/>
          <w:rtl/>
        </w:rPr>
        <w:t>ַ</w:t>
      </w:r>
      <w:r w:rsidR="00FE175F">
        <w:rPr>
          <w:color w:val="222222"/>
          <w:rtl/>
        </w:rPr>
        <w:t>צעים גדולים</w:t>
      </w:r>
      <w:r>
        <w:rPr>
          <w:rFonts w:hint="cs"/>
          <w:color w:val="222222"/>
          <w:rtl/>
        </w:rPr>
        <w:t>?</w:t>
      </w:r>
      <w:r w:rsidR="00031792">
        <w:rPr>
          <w:rFonts w:hint="cs"/>
          <w:color w:val="222222"/>
          <w:rtl/>
        </w:rPr>
        <w:t>"</w:t>
      </w:r>
    </w:p>
    <w:p w14:paraId="65139748" w14:textId="61324FD2" w:rsidR="002750DA" w:rsidRDefault="002750DA" w:rsidP="00502745">
      <w:pPr>
        <w:widowControl w:val="0"/>
      </w:pPr>
      <w:r>
        <w:rPr>
          <w:rFonts w:hint="cs"/>
          <w:color w:val="222222"/>
          <w:rtl/>
        </w:rPr>
        <w:t>"</w:t>
      </w:r>
      <w:r w:rsidR="008B1B44">
        <w:rPr>
          <w:rFonts w:hint="cs"/>
          <w:color w:val="222222"/>
          <w:rtl/>
        </w:rPr>
        <w:t>סופי</w:t>
      </w:r>
      <w:r w:rsidR="00502745">
        <w:rPr>
          <w:rFonts w:hint="cs"/>
          <w:color w:val="222222"/>
          <w:rtl/>
        </w:rPr>
        <w:t xml:space="preserve"> היא</w:t>
      </w:r>
      <w:r>
        <w:rPr>
          <w:rFonts w:hint="cs"/>
          <w:color w:val="222222"/>
          <w:rtl/>
        </w:rPr>
        <w:t xml:space="preserve"> מבצעת גדולה," תיאו </w:t>
      </w:r>
      <w:r w:rsidR="00C444CC">
        <w:rPr>
          <w:rFonts w:hint="cs"/>
          <w:color w:val="222222"/>
          <w:highlight w:val="red"/>
          <w:rtl/>
        </w:rPr>
        <w:t>הכריז</w:t>
      </w:r>
      <w:r>
        <w:rPr>
          <w:rFonts w:hint="cs"/>
          <w:color w:val="222222"/>
          <w:rtl/>
        </w:rPr>
        <w:t xml:space="preserve"> בנאמנות.</w:t>
      </w:r>
    </w:p>
    <w:p w14:paraId="3B9F8FB4" w14:textId="28F7BDDD" w:rsidR="00FE175F" w:rsidRDefault="002750DA" w:rsidP="002750DA">
      <w:pPr>
        <w:widowControl w:val="0"/>
        <w:rPr>
          <w:color w:val="222222"/>
          <w:rtl/>
        </w:rPr>
      </w:pPr>
      <w:r>
        <w:rPr>
          <w:rFonts w:hint="cs"/>
          <w:color w:val="222222"/>
          <w:rtl/>
        </w:rPr>
        <w:t>"</w:t>
      </w:r>
      <w:r w:rsidR="00CC6D75">
        <w:rPr>
          <w:rFonts w:hint="cs"/>
          <w:color w:val="222222"/>
          <w:rtl/>
        </w:rPr>
        <w:t>בימ</w:t>
      </w:r>
      <w:r w:rsidR="003549C0">
        <w:rPr>
          <w:rFonts w:hint="cs"/>
          <w:color w:val="222222"/>
          <w:rtl/>
        </w:rPr>
        <w:t>י</w:t>
      </w:r>
      <w:r w:rsidR="00CC6D75">
        <w:rPr>
          <w:rFonts w:hint="cs"/>
          <w:color w:val="222222"/>
          <w:rtl/>
        </w:rPr>
        <w:t xml:space="preserve">נו </w:t>
      </w:r>
      <w:r w:rsidR="0072289A">
        <w:rPr>
          <w:rFonts w:hint="cs"/>
          <w:color w:val="222222"/>
          <w:rtl/>
        </w:rPr>
        <w:t xml:space="preserve">אין שום </w:t>
      </w:r>
      <w:r w:rsidR="00CE7BC3">
        <w:rPr>
          <w:rFonts w:hint="cs"/>
          <w:color w:val="222222"/>
          <w:rtl/>
        </w:rPr>
        <w:t>יתרון</w:t>
      </w:r>
      <w:r w:rsidR="003549C0">
        <w:rPr>
          <w:rFonts w:hint="cs"/>
          <w:color w:val="222222"/>
          <w:rtl/>
        </w:rPr>
        <w:t xml:space="preserve"> </w:t>
      </w:r>
      <w:r w:rsidR="00CE7BC3">
        <w:rPr>
          <w:rFonts w:hint="cs"/>
          <w:color w:val="222222"/>
          <w:rtl/>
        </w:rPr>
        <w:t xml:space="preserve">ביכולת ביצוע </w:t>
      </w:r>
      <w:r w:rsidR="002940F1" w:rsidRPr="002940F1">
        <w:rPr>
          <w:rFonts w:cs="Times New Roman"/>
          <w:color w:val="222222"/>
          <w:rtl/>
        </w:rPr>
        <w:t>מופתית</w:t>
      </w:r>
      <w:r w:rsidR="0072289A">
        <w:rPr>
          <w:rFonts w:hint="cs"/>
          <w:color w:val="222222"/>
          <w:rtl/>
        </w:rPr>
        <w:t xml:space="preserve">. </w:t>
      </w:r>
      <w:r>
        <w:rPr>
          <w:color w:val="222222"/>
          <w:rtl/>
        </w:rPr>
        <w:t xml:space="preserve">גם קהל המאזינים </w:t>
      </w:r>
      <w:r w:rsidR="00FE175F">
        <w:rPr>
          <w:color w:val="222222"/>
          <w:rtl/>
        </w:rPr>
        <w:t xml:space="preserve">מתמעט, </w:t>
      </w:r>
      <w:r>
        <w:rPr>
          <w:color w:val="222222"/>
          <w:rtl/>
        </w:rPr>
        <w:t>רוב</w:t>
      </w:r>
      <w:r>
        <w:rPr>
          <w:rFonts w:hint="cs"/>
          <w:color w:val="222222"/>
          <w:rtl/>
        </w:rPr>
        <w:t>ם</w:t>
      </w:r>
      <w:r w:rsidR="00FE175F">
        <w:rPr>
          <w:color w:val="222222"/>
          <w:rtl/>
        </w:rPr>
        <w:t xml:space="preserve"> זקנים.</w:t>
      </w:r>
      <w:r>
        <w:rPr>
          <w:rFonts w:hint="cs"/>
          <w:color w:val="222222"/>
          <w:rtl/>
        </w:rPr>
        <w:t>"</w:t>
      </w:r>
    </w:p>
    <w:p w14:paraId="7358D177" w14:textId="75F3A018" w:rsidR="002750DA" w:rsidRDefault="002750DA" w:rsidP="00DA118F">
      <w:pPr>
        <w:widowControl w:val="0"/>
        <w:rPr>
          <w:color w:val="222222"/>
          <w:rtl/>
        </w:rPr>
      </w:pPr>
      <w:r>
        <w:rPr>
          <w:rFonts w:hint="cs"/>
          <w:color w:val="222222"/>
          <w:rtl/>
        </w:rPr>
        <w:t xml:space="preserve">"זה מספיק, </w:t>
      </w:r>
      <w:r w:rsidR="008B1B44">
        <w:rPr>
          <w:rFonts w:hint="cs"/>
          <w:color w:val="222222"/>
          <w:rtl/>
        </w:rPr>
        <w:t>סופי</w:t>
      </w:r>
      <w:r>
        <w:rPr>
          <w:rFonts w:hint="cs"/>
          <w:color w:val="222222"/>
          <w:rtl/>
        </w:rPr>
        <w:t xml:space="preserve">!" </w:t>
      </w:r>
      <w:r w:rsidR="00DA118F">
        <w:rPr>
          <w:rFonts w:hint="cs"/>
          <w:color w:val="222222"/>
          <w:rtl/>
        </w:rPr>
        <w:t>צ</w:t>
      </w:r>
      <w:r w:rsidR="003549C0">
        <w:rPr>
          <w:rFonts w:hint="cs"/>
          <w:color w:val="222222"/>
          <w:rtl/>
        </w:rPr>
        <w:t>י</w:t>
      </w:r>
      <w:r w:rsidR="00DA118F">
        <w:rPr>
          <w:rFonts w:hint="cs"/>
          <w:color w:val="222222"/>
          <w:rtl/>
        </w:rPr>
        <w:t xml:space="preserve">וותה </w:t>
      </w:r>
      <w:r>
        <w:rPr>
          <w:rFonts w:hint="cs"/>
          <w:color w:val="222222"/>
          <w:rtl/>
        </w:rPr>
        <w:t>האם.</w:t>
      </w:r>
    </w:p>
    <w:p w14:paraId="3168C3B5" w14:textId="46FEC6ED" w:rsidR="002750DA" w:rsidRDefault="002750DA" w:rsidP="002750DA">
      <w:pPr>
        <w:widowControl w:val="0"/>
      </w:pPr>
      <w:r>
        <w:rPr>
          <w:rFonts w:hint="cs"/>
          <w:color w:val="222222"/>
          <w:rtl/>
        </w:rPr>
        <w:t xml:space="preserve">"וזה גם </w:t>
      </w:r>
      <w:r w:rsidR="003549C0">
        <w:rPr>
          <w:rFonts w:hint="cs"/>
          <w:color w:val="222222"/>
          <w:rtl/>
        </w:rPr>
        <w:t xml:space="preserve">בכלל </w:t>
      </w:r>
      <w:r>
        <w:rPr>
          <w:rFonts w:hint="cs"/>
          <w:color w:val="222222"/>
          <w:rtl/>
        </w:rPr>
        <w:t>לא נכון," תיאו מלמל.</w:t>
      </w:r>
    </w:p>
    <w:p w14:paraId="1B28CBCD" w14:textId="3B3E0834" w:rsidR="00FE175F" w:rsidRDefault="002750DA" w:rsidP="002750DA">
      <w:pPr>
        <w:widowControl w:val="0"/>
      </w:pPr>
      <w:r>
        <w:rPr>
          <w:rFonts w:hint="cs"/>
          <w:color w:val="222222"/>
          <w:rtl/>
        </w:rPr>
        <w:t>"</w:t>
      </w:r>
      <w:r w:rsidR="00FE175F">
        <w:rPr>
          <w:color w:val="222222"/>
          <w:rtl/>
        </w:rPr>
        <w:t xml:space="preserve">פעם </w:t>
      </w:r>
      <w:r w:rsidR="001C5A04">
        <w:rPr>
          <w:rFonts w:cs="Times New Roman"/>
          <w:color w:val="222222"/>
          <w:rtl/>
        </w:rPr>
        <w:t>מוזיקה</w:t>
      </w:r>
      <w:r w:rsidR="00B05D41" w:rsidRPr="00B05D41">
        <w:rPr>
          <w:rFonts w:cs="Times New Roman"/>
          <w:color w:val="222222"/>
          <w:rtl/>
        </w:rPr>
        <w:t xml:space="preserve"> קלאסית תפסה </w:t>
      </w:r>
      <w:r w:rsidR="00FE175F">
        <w:rPr>
          <w:color w:val="222222"/>
          <w:rtl/>
        </w:rPr>
        <w:t>חצי מהמדפים בחנויות התקליטים,</w:t>
      </w:r>
      <w:r>
        <w:rPr>
          <w:rFonts w:hint="cs"/>
          <w:color w:val="222222"/>
          <w:rtl/>
        </w:rPr>
        <w:t xml:space="preserve"> </w:t>
      </w:r>
      <w:r>
        <w:rPr>
          <w:color w:val="222222"/>
          <w:rtl/>
        </w:rPr>
        <w:t>ו</w:t>
      </w:r>
      <w:r w:rsidR="00B05D41">
        <w:rPr>
          <w:rFonts w:hint="cs"/>
          <w:color w:val="222222"/>
          <w:rtl/>
        </w:rPr>
        <w:t xml:space="preserve">אילו </w:t>
      </w:r>
      <w:r>
        <w:rPr>
          <w:color w:val="222222"/>
          <w:rtl/>
        </w:rPr>
        <w:t xml:space="preserve">כיום </w:t>
      </w:r>
      <w:r w:rsidR="008C7253" w:rsidRPr="008C7253">
        <w:rPr>
          <w:rFonts w:cs="Times New Roman"/>
          <w:color w:val="222222"/>
          <w:rtl/>
        </w:rPr>
        <w:t xml:space="preserve">– </w:t>
      </w:r>
      <w:r w:rsidR="00FE175F">
        <w:rPr>
          <w:color w:val="222222"/>
          <w:rtl/>
        </w:rPr>
        <w:t>מדף אחד קטן בפינה.</w:t>
      </w:r>
      <w:r>
        <w:rPr>
          <w:rFonts w:hint="cs"/>
          <w:color w:val="222222"/>
          <w:rtl/>
        </w:rPr>
        <w:t>"</w:t>
      </w:r>
    </w:p>
    <w:p w14:paraId="7FB09461" w14:textId="008B7343" w:rsidR="00A74E28" w:rsidRDefault="00A74E28" w:rsidP="00D46899">
      <w:pPr>
        <w:widowControl w:val="0"/>
        <w:rPr>
          <w:rFonts w:cs="Times New Roman"/>
          <w:color w:val="222222"/>
          <w:rtl/>
        </w:rPr>
      </w:pPr>
      <w:r w:rsidRPr="00A74E28">
        <w:rPr>
          <w:rFonts w:cs="Times New Roman"/>
          <w:color w:val="222222"/>
          <w:rtl/>
        </w:rPr>
        <w:t>קולין חייך [</w:t>
      </w:r>
      <w:r w:rsidRPr="00A74E28">
        <w:rPr>
          <w:color w:val="222222"/>
        </w:rPr>
        <w:t>apologetically</w:t>
      </w:r>
      <w:r w:rsidRPr="00A74E28">
        <w:rPr>
          <w:rFonts w:cs="Times New Roman"/>
          <w:color w:val="222222"/>
          <w:rtl/>
        </w:rPr>
        <w:t xml:space="preserve">] בייאוש מעושה [תראו מה היא גורמת לי לעשות, גם במסעדות פאר אני לא נשבר,] כשהוקנט על שהסתפק במנותיו הצמחוניות, אך גאווה נסתרת פרצה תחת חיוכו – הוא רצה שזה יהיה קשה, קשה </w:t>
      </w:r>
      <w:r w:rsidR="002D1753">
        <w:rPr>
          <w:rFonts w:cs="Times New Roman" w:hint="cs"/>
          <w:color w:val="222222"/>
          <w:rtl/>
        </w:rPr>
        <w:t>ככל ה</w:t>
      </w:r>
      <w:r w:rsidRPr="00A74E28">
        <w:rPr>
          <w:rFonts w:cs="Times New Roman"/>
          <w:color w:val="222222"/>
          <w:rtl/>
        </w:rPr>
        <w:t>אפשר, להתאמץ עד גבולות היכולת עבורה</w:t>
      </w:r>
      <w:r w:rsidR="00DB4A0E">
        <w:rPr>
          <w:rFonts w:cs="Times New Roman" w:hint="cs"/>
          <w:color w:val="222222"/>
          <w:rtl/>
        </w:rPr>
        <w:t>,</w:t>
      </w:r>
      <w:r w:rsidRPr="00A74E28">
        <w:rPr>
          <w:rFonts w:cs="Times New Roman"/>
          <w:color w:val="222222"/>
          <w:rtl/>
        </w:rPr>
        <w:t xml:space="preserve"> והוא עוד יקבל את מבוקשו בשפע. [אני עושה כי אני רוצה זה מעין </w:t>
      </w:r>
      <w:r w:rsidRPr="00A74E28">
        <w:rPr>
          <w:color w:val="222222"/>
        </w:rPr>
        <w:t>badge of honour</w:t>
      </w:r>
      <w:r w:rsidRPr="00A74E28">
        <w:rPr>
          <w:rFonts w:cs="Times New Roman"/>
          <w:color w:val="222222"/>
          <w:rtl/>
        </w:rPr>
        <w:t xml:space="preserve"> שאני מקבל כשאני עושה את זה....]</w:t>
      </w:r>
    </w:p>
    <w:p w14:paraId="071F312C" w14:textId="361B4780" w:rsidR="00FE175F" w:rsidRDefault="00826074" w:rsidP="00D46899">
      <w:pPr>
        <w:widowControl w:val="0"/>
      </w:pPr>
      <w:r>
        <w:rPr>
          <w:rFonts w:hint="cs"/>
          <w:color w:val="222222"/>
          <w:rtl/>
        </w:rPr>
        <w:t>"אז מה את א</w:t>
      </w:r>
      <w:r w:rsidR="00D46899">
        <w:rPr>
          <w:rFonts w:hint="cs"/>
          <w:color w:val="222222"/>
          <w:rtl/>
        </w:rPr>
        <w:t>ו</w:t>
      </w:r>
      <w:r>
        <w:rPr>
          <w:rFonts w:hint="cs"/>
          <w:color w:val="222222"/>
          <w:rtl/>
        </w:rPr>
        <w:t>מר</w:t>
      </w:r>
      <w:r w:rsidR="00D46899">
        <w:rPr>
          <w:rFonts w:hint="cs"/>
          <w:color w:val="222222"/>
          <w:rtl/>
        </w:rPr>
        <w:t>ת?</w:t>
      </w:r>
      <w:r>
        <w:rPr>
          <w:rFonts w:hint="cs"/>
          <w:color w:val="222222"/>
          <w:rtl/>
        </w:rPr>
        <w:t xml:space="preserve"> </w:t>
      </w:r>
      <w:r w:rsidR="00FE175F">
        <w:rPr>
          <w:color w:val="222222"/>
          <w:rtl/>
        </w:rPr>
        <w:t>ה</w:t>
      </w:r>
      <w:r w:rsidR="001C5A04">
        <w:rPr>
          <w:color w:val="222222"/>
          <w:rtl/>
        </w:rPr>
        <w:t>מוזיקה</w:t>
      </w:r>
      <w:r w:rsidR="00FE175F">
        <w:rPr>
          <w:color w:val="222222"/>
          <w:rtl/>
        </w:rPr>
        <w:t xml:space="preserve"> הקל</w:t>
      </w:r>
      <w:r w:rsidR="003549C0">
        <w:rPr>
          <w:rFonts w:hint="cs"/>
          <w:color w:val="222222"/>
          <w:rtl/>
        </w:rPr>
        <w:t>א</w:t>
      </w:r>
      <w:r w:rsidR="00FE175F">
        <w:rPr>
          <w:color w:val="222222"/>
          <w:rtl/>
        </w:rPr>
        <w:t>סית מתה</w:t>
      </w:r>
      <w:r>
        <w:rPr>
          <w:rFonts w:hint="cs"/>
          <w:color w:val="222222"/>
          <w:rtl/>
        </w:rPr>
        <w:t>?</w:t>
      </w:r>
      <w:r w:rsidR="00104A22">
        <w:rPr>
          <w:rFonts w:hint="cs"/>
          <w:color w:val="222222"/>
          <w:rtl/>
        </w:rPr>
        <w:t xml:space="preserve"> [</w:t>
      </w:r>
      <w:r>
        <w:rPr>
          <w:rFonts w:hint="cs"/>
          <w:color w:val="222222"/>
          <w:rtl/>
        </w:rPr>
        <w:t xml:space="preserve">" </w:t>
      </w:r>
      <w:r w:rsidR="00031792">
        <w:rPr>
          <w:rFonts w:hint="cs"/>
          <w:color w:val="222222"/>
          <w:rtl/>
        </w:rPr>
        <w:t>הקשה</w:t>
      </w:r>
      <w:r w:rsidR="0072289A">
        <w:rPr>
          <w:rFonts w:hint="cs"/>
          <w:color w:val="222222"/>
          <w:rtl/>
        </w:rPr>
        <w:t xml:space="preserve"> סבהּ, שנתעצב</w:t>
      </w:r>
      <w:r w:rsidR="00C90C6C">
        <w:rPr>
          <w:rFonts w:hint="cs"/>
          <w:color w:val="222222"/>
          <w:rtl/>
        </w:rPr>
        <w:t xml:space="preserve"> מאוד </w:t>
      </w:r>
      <w:r w:rsidR="0072289A">
        <w:rPr>
          <w:rFonts w:hint="cs"/>
          <w:color w:val="222222"/>
          <w:rtl/>
        </w:rPr>
        <w:t>על כי היחסים בינה לבין קולין כה הפריעו לאימה</w:t>
      </w:r>
      <w:r>
        <w:rPr>
          <w:rFonts w:hint="cs"/>
          <w:color w:val="222222"/>
          <w:rtl/>
        </w:rPr>
        <w:t>.</w:t>
      </w:r>
      <w:r w:rsidR="00AF2B64">
        <w:rPr>
          <w:rFonts w:hint="cs"/>
          <w:color w:val="222222"/>
          <w:rtl/>
        </w:rPr>
        <w:t xml:space="preserve"> </w:t>
      </w:r>
      <w:r w:rsidR="00DF4FB4">
        <w:rPr>
          <w:rFonts w:hint="cs"/>
          <w:color w:val="222222"/>
          <w:rtl/>
        </w:rPr>
        <w:t>"</w:t>
      </w:r>
      <w:r w:rsidR="00104A22">
        <w:rPr>
          <w:rFonts w:hint="cs"/>
          <w:color w:val="222222"/>
          <w:rtl/>
        </w:rPr>
        <w:t xml:space="preserve">] </w:t>
      </w:r>
      <w:r w:rsidR="00031792">
        <w:rPr>
          <w:rFonts w:hint="cs"/>
          <w:color w:val="222222"/>
          <w:rtl/>
        </w:rPr>
        <w:t>ו</w:t>
      </w:r>
      <w:r w:rsidR="00DF4FB4">
        <w:rPr>
          <w:rFonts w:hint="cs"/>
          <w:color w:val="222222"/>
          <w:rtl/>
        </w:rPr>
        <w:t>מה נשאר?"</w:t>
      </w:r>
    </w:p>
    <w:p w14:paraId="52AE1337" w14:textId="5897FAF5" w:rsidR="00FE175F" w:rsidRDefault="00DF4FB4" w:rsidP="00DF4FB4">
      <w:pPr>
        <w:widowControl w:val="0"/>
        <w:rPr>
          <w:color w:val="222222"/>
          <w:rtl/>
        </w:rPr>
      </w:pPr>
      <w:r>
        <w:rPr>
          <w:rFonts w:hint="cs"/>
          <w:color w:val="222222"/>
          <w:rtl/>
        </w:rPr>
        <w:t>"</w:t>
      </w:r>
      <w:r w:rsidR="00FE175F">
        <w:rPr>
          <w:color w:val="222222"/>
          <w:rtl/>
        </w:rPr>
        <w:t xml:space="preserve"> צלילים אלקטרוניים</w:t>
      </w:r>
      <w:r>
        <w:rPr>
          <w:rFonts w:hint="cs"/>
          <w:color w:val="222222"/>
          <w:rtl/>
        </w:rPr>
        <w:t xml:space="preserve"> ויצירות על מחשב. </w:t>
      </w:r>
      <w:r w:rsidR="00FE175F">
        <w:rPr>
          <w:color w:val="222222"/>
          <w:rtl/>
        </w:rPr>
        <w:t xml:space="preserve">או </w:t>
      </w:r>
      <w:r w:rsidR="001C5A04">
        <w:rPr>
          <w:color w:val="222222"/>
          <w:rtl/>
        </w:rPr>
        <w:t>מוזיקה</w:t>
      </w:r>
      <w:r w:rsidR="00FE175F">
        <w:rPr>
          <w:color w:val="222222"/>
          <w:rtl/>
        </w:rPr>
        <w:t xml:space="preserve"> כמו של שניטקה</w:t>
      </w:r>
      <w:r w:rsidR="00826074">
        <w:rPr>
          <w:rFonts w:hint="cs"/>
          <w:color w:val="222222"/>
          <w:rtl/>
        </w:rPr>
        <w:t xml:space="preserve"> עם הטכניקה הפוליסטייליסטית שלו."</w:t>
      </w:r>
    </w:p>
    <w:p w14:paraId="7B240197" w14:textId="2F6341EF" w:rsidR="00031792" w:rsidRDefault="00031792" w:rsidP="00031792">
      <w:pPr>
        <w:widowControl w:val="0"/>
        <w:rPr>
          <w:color w:val="222222"/>
          <w:rtl/>
        </w:rPr>
      </w:pPr>
      <w:r>
        <w:rPr>
          <w:rFonts w:hint="cs"/>
          <w:color w:val="222222"/>
          <w:rtl/>
        </w:rPr>
        <w:t>"ה</w:t>
      </w:r>
      <w:r w:rsidR="001C5A04">
        <w:rPr>
          <w:rFonts w:hint="cs"/>
          <w:color w:val="222222"/>
          <w:rtl/>
        </w:rPr>
        <w:t>מוזיקה</w:t>
      </w:r>
      <w:r>
        <w:rPr>
          <w:rFonts w:hint="cs"/>
          <w:color w:val="222222"/>
          <w:rtl/>
        </w:rPr>
        <w:t xml:space="preserve"> הזאת גם טובה," תיאו אמר בקול קטן</w:t>
      </w:r>
      <w:r w:rsidR="00352290">
        <w:rPr>
          <w:rFonts w:hint="cs"/>
          <w:color w:val="222222"/>
          <w:rtl/>
        </w:rPr>
        <w:t xml:space="preserve"> מאוד.</w:t>
      </w:r>
      <w:r>
        <w:rPr>
          <w:rFonts w:hint="cs"/>
          <w:color w:val="222222"/>
          <w:rtl/>
        </w:rPr>
        <w:t xml:space="preserve"> "לא רק מה שאני מנגן."</w:t>
      </w:r>
    </w:p>
    <w:p w14:paraId="2F5DEB2D" w14:textId="77777777" w:rsidR="00031792" w:rsidRDefault="00031792" w:rsidP="00DF4FB4">
      <w:pPr>
        <w:widowControl w:val="0"/>
        <w:rPr>
          <w:color w:val="222222"/>
          <w:rtl/>
        </w:rPr>
      </w:pPr>
      <w:r>
        <w:rPr>
          <w:rFonts w:hint="cs"/>
          <w:color w:val="222222"/>
          <w:rtl/>
        </w:rPr>
        <w:t>"</w:t>
      </w:r>
      <w:r w:rsidR="00D46899">
        <w:rPr>
          <w:rFonts w:hint="cs"/>
          <w:color w:val="222222"/>
          <w:rtl/>
        </w:rPr>
        <w:t>שניטקה</w:t>
      </w:r>
      <w:r>
        <w:rPr>
          <w:rFonts w:hint="cs"/>
          <w:color w:val="222222"/>
          <w:rtl/>
        </w:rPr>
        <w:t>?</w:t>
      </w:r>
      <w:r w:rsidR="00D46899">
        <w:rPr>
          <w:rFonts w:hint="cs"/>
          <w:color w:val="222222"/>
          <w:rtl/>
        </w:rPr>
        <w:t xml:space="preserve"> מתי שמעת אותו?</w:t>
      </w:r>
      <w:r>
        <w:rPr>
          <w:rFonts w:hint="cs"/>
          <w:color w:val="222222"/>
          <w:rtl/>
        </w:rPr>
        <w:t>"</w:t>
      </w:r>
    </w:p>
    <w:p w14:paraId="4113F7C9" w14:textId="5D8B5DD7" w:rsidR="00031792" w:rsidRDefault="00D46899" w:rsidP="00DA118F">
      <w:pPr>
        <w:widowControl w:val="0"/>
        <w:rPr>
          <w:color w:val="222222"/>
          <w:rtl/>
        </w:rPr>
      </w:pPr>
      <w:r>
        <w:rPr>
          <w:rFonts w:hint="cs"/>
          <w:color w:val="222222"/>
          <w:rtl/>
        </w:rPr>
        <w:t xml:space="preserve">"התכוונתי </w:t>
      </w:r>
      <w:r w:rsidR="003549C0">
        <w:rPr>
          <w:rFonts w:hint="cs"/>
          <w:color w:val="222222"/>
          <w:rtl/>
        </w:rPr>
        <w:t>א</w:t>
      </w:r>
      <w:r>
        <w:rPr>
          <w:rFonts w:hint="cs"/>
          <w:color w:val="222222"/>
          <w:rtl/>
        </w:rPr>
        <w:t>ל</w:t>
      </w:r>
      <w:r w:rsidR="003549C0">
        <w:rPr>
          <w:rFonts w:hint="cs"/>
          <w:color w:val="222222"/>
          <w:rtl/>
        </w:rPr>
        <w:t>י</w:t>
      </w:r>
      <w:r>
        <w:rPr>
          <w:rFonts w:hint="cs"/>
          <w:color w:val="222222"/>
          <w:rtl/>
        </w:rPr>
        <w:t xml:space="preserve">הם," </w:t>
      </w:r>
      <w:r w:rsidR="00031792">
        <w:rPr>
          <w:rFonts w:hint="cs"/>
          <w:color w:val="222222"/>
          <w:rtl/>
        </w:rPr>
        <w:t>הוא הצביע על רב</w:t>
      </w:r>
      <w:r w:rsidR="007E4C0A">
        <w:rPr>
          <w:rFonts w:hint="cs"/>
          <w:color w:val="222222"/>
          <w:rtl/>
        </w:rPr>
        <w:t>י</w:t>
      </w:r>
      <w:r w:rsidR="00031792">
        <w:rPr>
          <w:rFonts w:hint="cs"/>
          <w:color w:val="222222"/>
          <w:rtl/>
        </w:rPr>
        <w:t>עיית ג'אז שניגנה ב</w:t>
      </w:r>
      <w:r w:rsidR="00DA118F">
        <w:rPr>
          <w:rFonts w:hint="cs"/>
          <w:color w:val="222222"/>
          <w:rtl/>
        </w:rPr>
        <w:t>ירכתי המסעדה</w:t>
      </w:r>
      <w:r w:rsidR="00031792">
        <w:rPr>
          <w:rFonts w:hint="cs"/>
          <w:color w:val="222222"/>
          <w:rtl/>
        </w:rPr>
        <w:t>.</w:t>
      </w:r>
    </w:p>
    <w:p w14:paraId="3615BD13" w14:textId="47FF6007" w:rsidR="0089627B" w:rsidRDefault="00D46899" w:rsidP="00DA118F">
      <w:pPr>
        <w:widowControl w:val="0"/>
        <w:rPr>
          <w:color w:val="222222"/>
          <w:rtl/>
        </w:rPr>
      </w:pPr>
      <w:r>
        <w:rPr>
          <w:rFonts w:hint="cs"/>
          <w:color w:val="222222"/>
          <w:rtl/>
        </w:rPr>
        <w:t>"ממש במקרה הם מנגנים את אחת היצירות היותר</w:t>
      </w:r>
      <w:r w:rsidR="001E2BE1">
        <w:rPr>
          <w:rFonts w:hint="cs"/>
          <w:color w:val="222222"/>
          <w:rtl/>
        </w:rPr>
        <w:t>...</w:t>
      </w:r>
      <w:r>
        <w:rPr>
          <w:rFonts w:hint="cs"/>
          <w:color w:val="222222"/>
          <w:rtl/>
        </w:rPr>
        <w:t xml:space="preserve"> "</w:t>
      </w:r>
      <w:r w:rsidR="0089627B">
        <w:rPr>
          <w:rFonts w:hint="cs"/>
          <w:color w:val="222222"/>
          <w:rtl/>
        </w:rPr>
        <w:t xml:space="preserve"> קולין שקל </w:t>
      </w:r>
      <w:r w:rsidR="00923F29">
        <w:rPr>
          <w:rFonts w:hint="cs"/>
          <w:color w:val="222222"/>
          <w:rtl/>
        </w:rPr>
        <w:t>ה</w:t>
      </w:r>
      <w:r w:rsidR="0089627B">
        <w:rPr>
          <w:rFonts w:hint="cs"/>
          <w:color w:val="222222"/>
          <w:rtl/>
        </w:rPr>
        <w:t>אם כבר מ</w:t>
      </w:r>
      <w:r w:rsidR="00DA118F">
        <w:rPr>
          <w:rFonts w:hint="cs"/>
          <w:color w:val="222222"/>
          <w:rtl/>
        </w:rPr>
        <w:t>ו</w:t>
      </w:r>
      <w:r w:rsidR="0089627B">
        <w:rPr>
          <w:rFonts w:hint="cs"/>
          <w:color w:val="222222"/>
          <w:rtl/>
        </w:rPr>
        <w:t>לא</w:t>
      </w:r>
      <w:r w:rsidR="00DA118F">
        <w:rPr>
          <w:rFonts w:hint="cs"/>
          <w:color w:val="222222"/>
          <w:rtl/>
        </w:rPr>
        <w:t>ה</w:t>
      </w:r>
      <w:r w:rsidR="0089627B">
        <w:rPr>
          <w:rFonts w:hint="cs"/>
          <w:color w:val="222222"/>
          <w:rtl/>
        </w:rPr>
        <w:t xml:space="preserve"> מכסת ההתרסות לערב אחד, אם כי לא תמיד צפה מראש איזו מהתבטאויותיו </w:t>
      </w:r>
      <w:r w:rsidR="002940F1" w:rsidRPr="002940F1">
        <w:rPr>
          <w:rFonts w:cs="Times New Roman"/>
          <w:color w:val="222222"/>
          <w:rtl/>
        </w:rPr>
        <w:t xml:space="preserve">בקרב משפחת הופמן </w:t>
      </w:r>
      <w:r w:rsidR="0089627B">
        <w:rPr>
          <w:rFonts w:hint="cs"/>
          <w:color w:val="222222"/>
          <w:rtl/>
        </w:rPr>
        <w:t>תגרור אחריה שרשרת התנצחויות מרירה</w:t>
      </w:r>
      <w:r>
        <w:rPr>
          <w:rFonts w:hint="cs"/>
          <w:color w:val="222222"/>
          <w:rtl/>
        </w:rPr>
        <w:t>.</w:t>
      </w:r>
      <w:r w:rsidR="001E2BE1">
        <w:rPr>
          <w:rFonts w:hint="cs"/>
          <w:color w:val="222222"/>
          <w:rtl/>
        </w:rPr>
        <w:t xml:space="preserve"> "זה רק </w:t>
      </w:r>
      <w:r w:rsidR="001E2BE1" w:rsidRPr="00B509AE">
        <w:rPr>
          <w:color w:val="222222"/>
        </w:rPr>
        <w:t>Freddie Freeloader</w:t>
      </w:r>
      <w:r w:rsidR="001E2BE1">
        <w:rPr>
          <w:rFonts w:hint="cs"/>
          <w:color w:val="222222"/>
          <w:rtl/>
        </w:rPr>
        <w:t xml:space="preserve">, ששימח הרבה יותר אנשים מאשר </w:t>
      </w:r>
      <w:r w:rsidR="001E2BE1">
        <w:rPr>
          <w:color w:val="222222"/>
          <w:rtl/>
        </w:rPr>
        <w:t>–</w:t>
      </w:r>
      <w:r w:rsidR="001E2BE1">
        <w:rPr>
          <w:rFonts w:hint="cs"/>
          <w:color w:val="222222"/>
          <w:rtl/>
        </w:rPr>
        <w:t xml:space="preserve"> "</w:t>
      </w:r>
    </w:p>
    <w:p w14:paraId="7B0360AF" w14:textId="77777777" w:rsidR="00D46899" w:rsidRDefault="001E2BE1" w:rsidP="004F74DA">
      <w:pPr>
        <w:widowControl w:val="0"/>
        <w:rPr>
          <w:color w:val="222222"/>
          <w:rtl/>
        </w:rPr>
      </w:pPr>
      <w:r>
        <w:rPr>
          <w:rFonts w:hint="cs"/>
          <w:color w:val="222222"/>
          <w:rtl/>
        </w:rPr>
        <w:t>[</w:t>
      </w:r>
      <w:r w:rsidRPr="00B509AE">
        <w:rPr>
          <w:color w:val="222222"/>
        </w:rPr>
        <w:t>https://en.wikipedia.org/wiki/Freddie_Freeloader</w:t>
      </w:r>
      <w:r>
        <w:rPr>
          <w:rFonts w:hint="cs"/>
          <w:color w:val="222222"/>
          <w:rtl/>
        </w:rPr>
        <w:t>]</w:t>
      </w:r>
    </w:p>
    <w:p w14:paraId="17D76CD0" w14:textId="3E7618B7" w:rsidR="00E61155" w:rsidRDefault="00E61155" w:rsidP="004F74DA">
      <w:pPr>
        <w:widowControl w:val="0"/>
        <w:rPr>
          <w:color w:val="222222"/>
          <w:rtl/>
        </w:rPr>
      </w:pPr>
      <w:r>
        <w:rPr>
          <w:rFonts w:hint="cs"/>
          <w:color w:val="222222"/>
          <w:rtl/>
        </w:rPr>
        <w:t>[</w:t>
      </w:r>
    </w:p>
    <w:p w14:paraId="7310EB01" w14:textId="77777777" w:rsidR="00E61155" w:rsidRPr="00E61155" w:rsidRDefault="00E61155" w:rsidP="00E61155">
      <w:pPr>
        <w:widowControl w:val="0"/>
        <w:rPr>
          <w:color w:val="222222"/>
        </w:rPr>
      </w:pPr>
      <w:r w:rsidRPr="00E61155">
        <w:rPr>
          <w:color w:val="222222"/>
        </w:rPr>
        <w:t xml:space="preserve">A jazz trio is playing a gig at an upscale nightclub. They play a classic bebop tune at a fleet tempo with grace and ease. Then comes a Wayne Shorter composition filled with mysterious harmonies, poignant melodies, and daring improvisations. Next they present a medley of lesser known Harold Arlen songs that only a connoisseur would recognize, again played with elegant styling and exquisite </w:t>
      </w:r>
      <w:r w:rsidRPr="00E61155">
        <w:rPr>
          <w:color w:val="222222"/>
        </w:rPr>
        <w:lastRenderedPageBreak/>
        <w:t>taste. The whole evening has been one dazzling performance after another</w:t>
      </w:r>
      <w:r w:rsidRPr="00E61155">
        <w:rPr>
          <w:rFonts w:cs="Times New Roman"/>
          <w:color w:val="222222"/>
          <w:rtl/>
        </w:rPr>
        <w:t xml:space="preserve">. </w:t>
      </w:r>
    </w:p>
    <w:p w14:paraId="6B14838A" w14:textId="77777777" w:rsidR="00E61155" w:rsidRPr="00E61155" w:rsidRDefault="00E61155" w:rsidP="00E61155">
      <w:pPr>
        <w:widowControl w:val="0"/>
        <w:rPr>
          <w:color w:val="222222"/>
          <w:rtl/>
        </w:rPr>
      </w:pPr>
    </w:p>
    <w:p w14:paraId="2E9BDC83" w14:textId="0D0740D8" w:rsidR="00E61155" w:rsidRDefault="00E61155" w:rsidP="00E61155">
      <w:pPr>
        <w:widowControl w:val="0"/>
        <w:rPr>
          <w:color w:val="222222"/>
          <w:rtl/>
        </w:rPr>
      </w:pPr>
      <w:r w:rsidRPr="00E61155">
        <w:rPr>
          <w:rFonts w:cs="Times New Roman"/>
          <w:color w:val="222222"/>
          <w:rtl/>
        </w:rPr>
        <w:t>מתוך תשובה ב</w:t>
      </w:r>
      <w:r w:rsidRPr="00E61155">
        <w:rPr>
          <w:color w:val="222222"/>
        </w:rPr>
        <w:t>Quora</w:t>
      </w:r>
    </w:p>
    <w:p w14:paraId="539F0450" w14:textId="1675571E" w:rsidR="00E61155" w:rsidRDefault="00E61155" w:rsidP="004F74DA">
      <w:pPr>
        <w:widowControl w:val="0"/>
        <w:rPr>
          <w:color w:val="222222"/>
          <w:rtl/>
        </w:rPr>
      </w:pPr>
      <w:r>
        <w:rPr>
          <w:rFonts w:hint="cs"/>
          <w:color w:val="222222"/>
          <w:rtl/>
        </w:rPr>
        <w:t>]</w:t>
      </w:r>
    </w:p>
    <w:p w14:paraId="2DE85A0D" w14:textId="13E3061C" w:rsidR="00B05D41" w:rsidRPr="00B05D41" w:rsidRDefault="00031792" w:rsidP="00B05D41">
      <w:pPr>
        <w:widowControl w:val="0"/>
        <w:rPr>
          <w:color w:val="222222"/>
          <w:rtl/>
        </w:rPr>
      </w:pPr>
      <w:r>
        <w:rPr>
          <w:rFonts w:hint="cs"/>
          <w:color w:val="222222"/>
          <w:rtl/>
        </w:rPr>
        <w:t>"</w:t>
      </w:r>
      <w:r w:rsidR="007E4C0A">
        <w:rPr>
          <w:rFonts w:hint="cs"/>
          <w:color w:val="222222"/>
          <w:rtl/>
        </w:rPr>
        <w:t xml:space="preserve">זה </w:t>
      </w:r>
      <w:r w:rsidR="0003300D" w:rsidRPr="0003300D">
        <w:rPr>
          <w:rFonts w:cs="Times New Roman"/>
          <w:color w:val="222222"/>
          <w:rtl/>
        </w:rPr>
        <w:t>כלל אינו</w:t>
      </w:r>
      <w:r w:rsidR="007E4C0A">
        <w:rPr>
          <w:rFonts w:hint="cs"/>
          <w:color w:val="222222"/>
          <w:rtl/>
        </w:rPr>
        <w:t xml:space="preserve"> בר</w:t>
      </w:r>
      <w:r w:rsidR="002D1753">
        <w:rPr>
          <w:rFonts w:hint="cs"/>
          <w:color w:val="222222"/>
          <w:rtl/>
        </w:rPr>
        <w:t xml:space="preserve"> </w:t>
      </w:r>
      <w:r w:rsidR="007E4C0A">
        <w:rPr>
          <w:rFonts w:hint="cs"/>
          <w:color w:val="222222"/>
          <w:rtl/>
        </w:rPr>
        <w:t>השוואה</w:t>
      </w:r>
      <w:r w:rsidR="00D46899">
        <w:rPr>
          <w:rFonts w:hint="cs"/>
          <w:color w:val="222222"/>
          <w:rtl/>
        </w:rPr>
        <w:t xml:space="preserve"> למה שתיאו מנגן</w:t>
      </w:r>
      <w:r w:rsidR="004F74DA">
        <w:rPr>
          <w:rFonts w:hint="cs"/>
          <w:color w:val="222222"/>
          <w:rtl/>
        </w:rPr>
        <w:t>,</w:t>
      </w:r>
      <w:r>
        <w:rPr>
          <w:rFonts w:hint="cs"/>
          <w:color w:val="222222"/>
          <w:rtl/>
        </w:rPr>
        <w:t>"</w:t>
      </w:r>
      <w:r w:rsidR="004F74DA">
        <w:rPr>
          <w:rFonts w:hint="cs"/>
          <w:color w:val="222222"/>
          <w:rtl/>
        </w:rPr>
        <w:t xml:space="preserve"> </w:t>
      </w:r>
      <w:r w:rsidR="003840B4">
        <w:rPr>
          <w:rFonts w:hint="cs"/>
          <w:color w:val="222222"/>
          <w:rtl/>
        </w:rPr>
        <w:t>קטע</w:t>
      </w:r>
      <w:r w:rsidR="004F74DA">
        <w:rPr>
          <w:rFonts w:hint="cs"/>
          <w:color w:val="222222"/>
          <w:rtl/>
        </w:rPr>
        <w:t xml:space="preserve">ה האם </w:t>
      </w:r>
      <w:r w:rsidR="00900074">
        <w:rPr>
          <w:rFonts w:hint="cs"/>
          <w:color w:val="222222"/>
          <w:rtl/>
        </w:rPr>
        <w:t>[</w:t>
      </w:r>
      <w:r w:rsidR="00B05D41" w:rsidRPr="00B05D41">
        <w:rPr>
          <w:rFonts w:cs="Times New Roman"/>
          <w:color w:val="222222"/>
          <w:rtl/>
        </w:rPr>
        <w:t>והשתפכה</w:t>
      </w:r>
      <w:r w:rsidR="00900074">
        <w:rPr>
          <w:rFonts w:cs="Times New Roman" w:hint="cs"/>
          <w:color w:val="222222"/>
          <w:rtl/>
        </w:rPr>
        <w:t>]והמשיכה</w:t>
      </w:r>
      <w:r w:rsidR="00B05D41" w:rsidRPr="00B05D41">
        <w:rPr>
          <w:rFonts w:cs="Times New Roman"/>
          <w:color w:val="222222"/>
          <w:rtl/>
        </w:rPr>
        <w:t xml:space="preserve"> בפרץ </w:t>
      </w:r>
      <w:r w:rsidR="002940F1" w:rsidRPr="002940F1">
        <w:rPr>
          <w:rFonts w:cs="Times New Roman"/>
          <w:color w:val="222222"/>
          <w:rtl/>
        </w:rPr>
        <w:t>שכולו פיוט</w:t>
      </w:r>
      <w:r w:rsidR="00DB4A0E">
        <w:rPr>
          <w:rFonts w:cs="Times New Roman" w:hint="cs"/>
          <w:color w:val="222222"/>
          <w:rtl/>
        </w:rPr>
        <w:t>:</w:t>
      </w:r>
      <w:r w:rsidR="00B05D41" w:rsidRPr="00B05D41">
        <w:rPr>
          <w:rFonts w:cs="Times New Roman"/>
          <w:color w:val="222222"/>
          <w:rtl/>
        </w:rPr>
        <w:t xml:space="preserve"> ה</w:t>
      </w:r>
      <w:r w:rsidR="001C5A04">
        <w:rPr>
          <w:rFonts w:cs="Times New Roman"/>
          <w:color w:val="222222"/>
          <w:rtl/>
        </w:rPr>
        <w:t>מוזיקה</w:t>
      </w:r>
      <w:r w:rsidR="00B05D41" w:rsidRPr="00B05D41">
        <w:rPr>
          <w:rFonts w:cs="Times New Roman"/>
          <w:color w:val="222222"/>
          <w:rtl/>
        </w:rPr>
        <w:t xml:space="preserve"> הקלאסית היא ה</w:t>
      </w:r>
      <w:r w:rsidR="001C5A04">
        <w:rPr>
          <w:rFonts w:cs="Times New Roman"/>
          <w:color w:val="222222"/>
          <w:rtl/>
        </w:rPr>
        <w:t>מוזיקה</w:t>
      </w:r>
      <w:r w:rsidR="00B05D41" w:rsidRPr="00B05D41">
        <w:rPr>
          <w:rFonts w:cs="Times New Roman"/>
          <w:color w:val="222222"/>
          <w:rtl/>
        </w:rPr>
        <w:t xml:space="preserve"> </w:t>
      </w:r>
      <w:r w:rsidR="002940F1" w:rsidRPr="002940F1">
        <w:rPr>
          <w:rFonts w:cs="Times New Roman"/>
          <w:color w:val="222222"/>
          <w:rtl/>
        </w:rPr>
        <w:t>הנבחרת, המוצלחת, הנשגבת ביותר</w:t>
      </w:r>
      <w:r w:rsidR="0003300D" w:rsidRPr="0003300D">
        <w:rPr>
          <w:rFonts w:cs="Times New Roman"/>
          <w:color w:val="222222"/>
          <w:rtl/>
        </w:rPr>
        <w:t xml:space="preserve"> –</w:t>
      </w:r>
      <w:r w:rsidR="002940F1" w:rsidRPr="002940F1">
        <w:rPr>
          <w:rFonts w:cs="Times New Roman"/>
          <w:color w:val="222222"/>
          <w:rtl/>
        </w:rPr>
        <w:t xml:space="preserve"> אין זו העדפה או דעה, אלא טענה </w:t>
      </w:r>
      <w:r w:rsidR="00DB4A0E" w:rsidRPr="00DB4A0E">
        <w:rPr>
          <w:rFonts w:cs="Times New Roman"/>
          <w:color w:val="222222"/>
          <w:rtl/>
        </w:rPr>
        <w:t>שאינה דורשת הוכחה, ו</w:t>
      </w:r>
      <w:r w:rsidR="002940F1" w:rsidRPr="002940F1">
        <w:rPr>
          <w:rFonts w:cs="Times New Roman"/>
          <w:color w:val="222222"/>
          <w:rtl/>
        </w:rPr>
        <w:t>שקולה</w:t>
      </w:r>
      <w:r w:rsidR="00B05D41" w:rsidRPr="00B05D41">
        <w:rPr>
          <w:rFonts w:cs="Times New Roman"/>
          <w:color w:val="222222"/>
          <w:rtl/>
        </w:rPr>
        <w:t xml:space="preserve"> לעובדה שאצילות נעל</w:t>
      </w:r>
      <w:r w:rsidR="008C7253">
        <w:rPr>
          <w:rFonts w:cs="Times New Roman" w:hint="cs"/>
          <w:color w:val="222222"/>
          <w:rtl/>
        </w:rPr>
        <w:t>ה</w:t>
      </w:r>
      <w:r w:rsidR="00B05D41" w:rsidRPr="00B05D41">
        <w:rPr>
          <w:rFonts w:cs="Times New Roman"/>
          <w:color w:val="222222"/>
          <w:rtl/>
        </w:rPr>
        <w:t xml:space="preserve"> על גסות, יופי נעלה על כיעור. </w:t>
      </w:r>
    </w:p>
    <w:p w14:paraId="0958CC4E" w14:textId="391D4266" w:rsidR="00B05D41" w:rsidRDefault="00B05D41" w:rsidP="00B05D41">
      <w:pPr>
        <w:widowControl w:val="0"/>
        <w:rPr>
          <w:rFonts w:cs="Times New Roman"/>
          <w:color w:val="222222"/>
          <w:rtl/>
        </w:rPr>
      </w:pPr>
      <w:r w:rsidRPr="00B05D41">
        <w:rPr>
          <w:rFonts w:cs="Times New Roman"/>
          <w:color w:val="222222"/>
          <w:rtl/>
        </w:rPr>
        <w:t xml:space="preserve">"יופי </w:t>
      </w:r>
      <w:r w:rsidR="008C7253">
        <w:rPr>
          <w:rFonts w:cs="Times New Roman" w:hint="cs"/>
          <w:color w:val="222222"/>
          <w:rtl/>
        </w:rPr>
        <w:t xml:space="preserve">לא </w:t>
      </w:r>
      <w:r w:rsidRPr="00B05D41">
        <w:rPr>
          <w:rFonts w:cs="Times New Roman"/>
          <w:color w:val="222222"/>
          <w:rtl/>
        </w:rPr>
        <w:t>נעלה על כיעור</w:t>
      </w:r>
      <w:r w:rsidR="008C7253">
        <w:rPr>
          <w:rFonts w:cs="Times New Roman" w:hint="cs"/>
          <w:color w:val="222222"/>
          <w:rtl/>
        </w:rPr>
        <w:t>,</w:t>
      </w:r>
      <w:r w:rsidRPr="00B05D41">
        <w:rPr>
          <w:rFonts w:cs="Times New Roman"/>
          <w:color w:val="222222"/>
          <w:rtl/>
        </w:rPr>
        <w:t xml:space="preserve">" </w:t>
      </w:r>
      <w:r w:rsidR="009B0F3F" w:rsidRPr="009B0F3F">
        <w:rPr>
          <w:rFonts w:cs="Times New Roman"/>
          <w:color w:val="222222"/>
          <w:rtl/>
        </w:rPr>
        <w:t xml:space="preserve">אלכס </w:t>
      </w:r>
      <w:r w:rsidR="008C7253" w:rsidRPr="008C7253">
        <w:rPr>
          <w:rFonts w:cs="Times New Roman"/>
          <w:color w:val="222222"/>
          <w:rtl/>
        </w:rPr>
        <w:t>מלמל, אבל הוא ישב רחוק מאימו ובכל מקרה קולו לא נשמע.</w:t>
      </w:r>
      <w:r w:rsidR="002940F1">
        <w:rPr>
          <w:rFonts w:cs="Times New Roman" w:hint="cs"/>
          <w:color w:val="222222"/>
          <w:rtl/>
        </w:rPr>
        <w:t xml:space="preserve"> </w:t>
      </w:r>
      <w:r w:rsidR="002940F1" w:rsidRPr="002940F1">
        <w:rPr>
          <w:rFonts w:cs="Times New Roman"/>
          <w:color w:val="222222"/>
          <w:rtl/>
        </w:rPr>
        <w:t>מארק</w:t>
      </w:r>
      <w:r w:rsidR="002D1753">
        <w:rPr>
          <w:rFonts w:cs="Times New Roman" w:hint="cs"/>
          <w:color w:val="222222"/>
          <w:rtl/>
        </w:rPr>
        <w:t>,</w:t>
      </w:r>
      <w:r w:rsidR="002940F1" w:rsidRPr="002940F1">
        <w:rPr>
          <w:rFonts w:cs="Times New Roman"/>
          <w:color w:val="222222"/>
          <w:rtl/>
        </w:rPr>
        <w:t xml:space="preserve"> שהיה עוזרו הנאמן בנושאי [האחראי הבלעדי על] האמת הצרופה וטיבן של הוכחות</w:t>
      </w:r>
      <w:r w:rsidR="002D1753">
        <w:rPr>
          <w:rFonts w:cs="Times New Roman" w:hint="cs"/>
          <w:color w:val="222222"/>
          <w:rtl/>
        </w:rPr>
        <w:t>,</w:t>
      </w:r>
      <w:r w:rsidR="002940F1" w:rsidRPr="002940F1">
        <w:rPr>
          <w:rFonts w:cs="Times New Roman"/>
          <w:color w:val="222222"/>
          <w:rtl/>
        </w:rPr>
        <w:t xml:space="preserve"> נשאר בסטנפורד, ולבדו </w:t>
      </w:r>
      <w:r w:rsidR="0003300D">
        <w:rPr>
          <w:rFonts w:cs="Times New Roman" w:hint="cs"/>
          <w:color w:val="222222"/>
          <w:rtl/>
        </w:rPr>
        <w:t>חש ש</w:t>
      </w:r>
      <w:r w:rsidR="002940F1" w:rsidRPr="002940F1">
        <w:rPr>
          <w:rFonts w:cs="Times New Roman"/>
          <w:color w:val="222222"/>
          <w:rtl/>
        </w:rPr>
        <w:t xml:space="preserve">לא </w:t>
      </w:r>
      <w:r w:rsidR="0003300D">
        <w:rPr>
          <w:rFonts w:cs="Times New Roman" w:hint="cs"/>
          <w:color w:val="222222"/>
          <w:rtl/>
        </w:rPr>
        <w:t>יוכל</w:t>
      </w:r>
      <w:r w:rsidR="002940F1" w:rsidRPr="002940F1">
        <w:rPr>
          <w:rFonts w:cs="Times New Roman"/>
          <w:color w:val="222222"/>
          <w:rtl/>
        </w:rPr>
        <w:t xml:space="preserve">. </w:t>
      </w:r>
      <w:r w:rsidR="008C7253" w:rsidRPr="008C7253">
        <w:rPr>
          <w:rFonts w:cs="Times New Roman"/>
          <w:color w:val="222222"/>
          <w:rtl/>
        </w:rPr>
        <w:t>[</w:t>
      </w:r>
      <w:r w:rsidR="009B0F3F" w:rsidRPr="009B0F3F">
        <w:rPr>
          <w:rFonts w:cs="Times New Roman"/>
          <w:color w:val="222222"/>
          <w:rtl/>
        </w:rPr>
        <w:t>נזעק. הוא התכוון למחות בלהט ולהוסיף שקביעה מלומדת זו מחייבת עוד כמה תובנות אבל היטב ידע כי בויכוחים משפחתיים מסוג זה קולו [</w:t>
      </w:r>
      <w:r w:rsidR="001C5A04">
        <w:rPr>
          <w:rFonts w:cs="Times New Roman"/>
          <w:color w:val="222222"/>
          <w:rtl/>
        </w:rPr>
        <w:t>הייתה</w:t>
      </w:r>
      <w:r w:rsidR="009B0F3F" w:rsidRPr="009B0F3F">
        <w:rPr>
          <w:rFonts w:cs="Times New Roman"/>
          <w:color w:val="222222"/>
          <w:rtl/>
        </w:rPr>
        <w:t xml:space="preserve"> לצנינים] לא נשמע, ובוטל אם פרץ את חומת ההתעלמות וההשפלה[</w:t>
      </w:r>
      <w:r w:rsidR="009B0F3F" w:rsidRPr="009B0F3F">
        <w:rPr>
          <w:rFonts w:cs="Times New Roman"/>
          <w:color w:val="222222"/>
        </w:rPr>
        <w:t>mortifying</w:t>
      </w:r>
      <w:r w:rsidR="009B0F3F" w:rsidRPr="009B0F3F">
        <w:rPr>
          <w:rFonts w:cs="Times New Roman"/>
          <w:color w:val="222222"/>
          <w:rtl/>
        </w:rPr>
        <w:t>].</w:t>
      </w:r>
      <w:r w:rsidRPr="00B05D41">
        <w:rPr>
          <w:rFonts w:cs="Times New Roman"/>
          <w:color w:val="222222"/>
          <w:rtl/>
        </w:rPr>
        <w:t xml:space="preserve"> </w:t>
      </w:r>
      <w:r w:rsidR="008C7253">
        <w:rPr>
          <w:rFonts w:cs="Times New Roman" w:hint="cs"/>
          <w:color w:val="222222"/>
          <w:rtl/>
        </w:rPr>
        <w:t>]</w:t>
      </w:r>
    </w:p>
    <w:p w14:paraId="58C2C9C6" w14:textId="79CE81A2" w:rsidR="00B05D41" w:rsidRDefault="00B05D41" w:rsidP="00B05D41">
      <w:pPr>
        <w:widowControl w:val="0"/>
        <w:rPr>
          <w:color w:val="222222"/>
          <w:rtl/>
        </w:rPr>
      </w:pPr>
      <w:r>
        <w:rPr>
          <w:rFonts w:hint="cs"/>
          <w:color w:val="222222"/>
          <w:rtl/>
        </w:rPr>
        <w:t>"</w:t>
      </w:r>
      <w:r w:rsidR="00740C83">
        <w:rPr>
          <w:rFonts w:hint="cs"/>
          <w:color w:val="222222"/>
          <w:rtl/>
        </w:rPr>
        <w:t>מעבר לכ</w:t>
      </w:r>
      <w:r w:rsidR="002D1753">
        <w:rPr>
          <w:rFonts w:hint="cs"/>
          <w:color w:val="222222"/>
          <w:rtl/>
        </w:rPr>
        <w:t>ו</w:t>
      </w:r>
      <w:r w:rsidR="00740C83">
        <w:rPr>
          <w:rFonts w:hint="cs"/>
          <w:color w:val="222222"/>
          <w:rtl/>
        </w:rPr>
        <w:t>ל</w:t>
      </w:r>
      <w:r w:rsidR="00001307">
        <w:rPr>
          <w:rFonts w:hint="cs"/>
          <w:color w:val="222222"/>
          <w:rtl/>
        </w:rPr>
        <w:t>,</w:t>
      </w:r>
      <w:r w:rsidRPr="00B05D41">
        <w:rPr>
          <w:rtl/>
        </w:rPr>
        <w:t xml:space="preserve"> </w:t>
      </w:r>
      <w:r w:rsidRPr="00B05D41">
        <w:rPr>
          <w:rFonts w:cs="Times New Roman"/>
          <w:color w:val="222222"/>
          <w:rtl/>
        </w:rPr>
        <w:t>" המשיכה האם,</w:t>
      </w:r>
      <w:r w:rsidR="00001307">
        <w:rPr>
          <w:rFonts w:hint="cs"/>
          <w:color w:val="222222"/>
          <w:rtl/>
        </w:rPr>
        <w:t xml:space="preserve"> </w:t>
      </w:r>
      <w:r>
        <w:rPr>
          <w:rFonts w:hint="cs"/>
          <w:color w:val="222222"/>
          <w:rtl/>
        </w:rPr>
        <w:t>"</w:t>
      </w:r>
      <w:r w:rsidR="00FD3B6E">
        <w:rPr>
          <w:rFonts w:hint="cs"/>
          <w:color w:val="222222"/>
          <w:rtl/>
        </w:rPr>
        <w:t>ל</w:t>
      </w:r>
      <w:r w:rsidR="001C5A04">
        <w:rPr>
          <w:rFonts w:hint="cs"/>
          <w:color w:val="222222"/>
          <w:rtl/>
        </w:rPr>
        <w:t>מוזיקה</w:t>
      </w:r>
      <w:r w:rsidR="00FD3B6E">
        <w:rPr>
          <w:rFonts w:hint="cs"/>
          <w:color w:val="222222"/>
          <w:rtl/>
        </w:rPr>
        <w:t xml:space="preserve"> הפופולרית, המוקלטת, יש </w:t>
      </w:r>
      <w:r w:rsidR="00C51519">
        <w:rPr>
          <w:rFonts w:hint="cs"/>
          <w:color w:val="222222"/>
          <w:rtl/>
        </w:rPr>
        <w:t>גרס</w:t>
      </w:r>
      <w:r w:rsidR="00FD3B6E">
        <w:rPr>
          <w:rFonts w:hint="cs"/>
          <w:color w:val="222222"/>
          <w:rtl/>
        </w:rPr>
        <w:t xml:space="preserve">ה </w:t>
      </w:r>
      <w:r w:rsidR="00170C13">
        <w:rPr>
          <w:rFonts w:hint="cs"/>
          <w:color w:val="222222"/>
          <w:rtl/>
        </w:rPr>
        <w:t>מוחלטת</w:t>
      </w:r>
      <w:r w:rsidR="00FD3B6E">
        <w:rPr>
          <w:rFonts w:hint="cs"/>
          <w:color w:val="222222"/>
          <w:rtl/>
        </w:rPr>
        <w:t>[</w:t>
      </w:r>
      <w:r w:rsidR="00FD3B6E">
        <w:rPr>
          <w:color w:val="222222"/>
        </w:rPr>
        <w:t>definitive version</w:t>
      </w:r>
      <w:r w:rsidR="00FD3B6E">
        <w:rPr>
          <w:rFonts w:hint="cs"/>
          <w:color w:val="222222"/>
          <w:rtl/>
        </w:rPr>
        <w:t>]</w:t>
      </w:r>
      <w:r w:rsidR="002D1753">
        <w:rPr>
          <w:rFonts w:hint="cs"/>
          <w:color w:val="222222"/>
          <w:rtl/>
        </w:rPr>
        <w:t>,</w:t>
      </w:r>
      <w:r w:rsidR="00FD3B6E">
        <w:rPr>
          <w:rFonts w:hint="cs"/>
          <w:color w:val="222222"/>
          <w:rtl/>
        </w:rPr>
        <w:t xml:space="preserve"> ואילו מה</w:t>
      </w:r>
      <w:r w:rsidR="001C5A04">
        <w:rPr>
          <w:rFonts w:hint="cs"/>
          <w:color w:val="222222"/>
          <w:rtl/>
        </w:rPr>
        <w:t>מוזיקה</w:t>
      </w:r>
      <w:r w:rsidR="00FD3B6E">
        <w:rPr>
          <w:rFonts w:hint="cs"/>
          <w:color w:val="222222"/>
          <w:rtl/>
        </w:rPr>
        <w:t xml:space="preserve"> הקלאסית נותרו רק הת</w:t>
      </w:r>
      <w:r w:rsidR="003549C0">
        <w:rPr>
          <w:rFonts w:hint="cs"/>
          <w:color w:val="222222"/>
          <w:rtl/>
        </w:rPr>
        <w:t>ו</w:t>
      </w:r>
      <w:r w:rsidR="00FD3B6E">
        <w:rPr>
          <w:rFonts w:hint="cs"/>
          <w:color w:val="222222"/>
          <w:rtl/>
        </w:rPr>
        <w:t>וים</w:t>
      </w:r>
      <w:r w:rsidR="00D43FF6">
        <w:rPr>
          <w:rFonts w:hint="cs"/>
          <w:color w:val="222222"/>
          <w:rtl/>
        </w:rPr>
        <w:t>,</w:t>
      </w:r>
      <w:r w:rsidR="00FD3B6E">
        <w:rPr>
          <w:rFonts w:hint="cs"/>
          <w:color w:val="222222"/>
          <w:rtl/>
        </w:rPr>
        <w:t xml:space="preserve"> כך שהביצוע פתוח לשפע </w:t>
      </w:r>
      <w:r w:rsidRPr="00B05D41">
        <w:rPr>
          <w:rFonts w:cs="Times New Roman"/>
          <w:color w:val="222222"/>
          <w:rtl/>
        </w:rPr>
        <w:t>פרשנויות ו</w:t>
      </w:r>
      <w:r w:rsidR="00FD3B6E">
        <w:rPr>
          <w:rFonts w:hint="cs"/>
          <w:color w:val="222222"/>
          <w:rtl/>
        </w:rPr>
        <w:t>סגנונות</w:t>
      </w:r>
      <w:r w:rsidR="00170C13">
        <w:rPr>
          <w:rFonts w:hint="cs"/>
          <w:color w:val="222222"/>
          <w:rtl/>
        </w:rPr>
        <w:t>.</w:t>
      </w:r>
      <w:r w:rsidR="004F74DA">
        <w:rPr>
          <w:rFonts w:hint="cs"/>
          <w:color w:val="222222"/>
          <w:rtl/>
        </w:rPr>
        <w:t xml:space="preserve"> </w:t>
      </w:r>
      <w:r w:rsidRPr="00B05D41">
        <w:rPr>
          <w:rFonts w:cs="Times New Roman"/>
          <w:color w:val="222222"/>
          <w:rtl/>
        </w:rPr>
        <w:t>ומשום כך, הביצוע ב</w:t>
      </w:r>
      <w:r w:rsidR="001C5A04">
        <w:rPr>
          <w:rFonts w:cs="Times New Roman"/>
          <w:color w:val="222222"/>
          <w:rtl/>
        </w:rPr>
        <w:t>מוזיקה</w:t>
      </w:r>
      <w:r w:rsidRPr="00B05D41">
        <w:rPr>
          <w:rFonts w:cs="Times New Roman"/>
          <w:color w:val="222222"/>
          <w:rtl/>
        </w:rPr>
        <w:t xml:space="preserve"> קלאסית הוא מעשה אמנותי בעל חשיבות עליונה."</w:t>
      </w:r>
      <w:r>
        <w:rPr>
          <w:rFonts w:cs="Times New Roman" w:hint="cs"/>
          <w:color w:val="222222"/>
          <w:rtl/>
        </w:rPr>
        <w:t xml:space="preserve"> [</w:t>
      </w:r>
      <w:r w:rsidR="001E2BE1">
        <w:rPr>
          <w:rFonts w:hint="cs"/>
          <w:color w:val="222222"/>
          <w:rtl/>
        </w:rPr>
        <w:t>ו</w:t>
      </w:r>
      <w:r w:rsidR="004F74DA">
        <w:rPr>
          <w:rFonts w:hint="cs"/>
          <w:color w:val="222222"/>
          <w:rtl/>
        </w:rPr>
        <w:t xml:space="preserve">תוך </w:t>
      </w:r>
      <w:r w:rsidR="00F76977">
        <w:rPr>
          <w:rFonts w:hint="cs"/>
          <w:color w:val="222222"/>
          <w:rtl/>
        </w:rPr>
        <w:t xml:space="preserve">כדי </w:t>
      </w:r>
      <w:r w:rsidR="00B955C9">
        <w:rPr>
          <w:rFonts w:hint="cs"/>
          <w:color w:val="222222"/>
          <w:rtl/>
        </w:rPr>
        <w:t xml:space="preserve">נשיאת </w:t>
      </w:r>
      <w:r w:rsidR="00F76977">
        <w:rPr>
          <w:rFonts w:hint="cs"/>
          <w:color w:val="222222"/>
          <w:rtl/>
        </w:rPr>
        <w:t>מונולוג מהוקצע זה</w:t>
      </w:r>
      <w:r>
        <w:rPr>
          <w:rFonts w:hint="cs"/>
          <w:color w:val="222222"/>
          <w:rtl/>
        </w:rPr>
        <w:t xml:space="preserve"> </w:t>
      </w:r>
      <w:r w:rsidR="00F76977">
        <w:rPr>
          <w:color w:val="222222"/>
        </w:rPr>
        <w:t>well rehearsed</w:t>
      </w:r>
      <w:r w:rsidR="004F74DA">
        <w:rPr>
          <w:rFonts w:hint="cs"/>
          <w:color w:val="222222"/>
          <w:rtl/>
        </w:rPr>
        <w:t xml:space="preserve"> </w:t>
      </w:r>
      <w:r w:rsidR="00DA118F">
        <w:rPr>
          <w:rFonts w:hint="cs"/>
          <w:color w:val="222222"/>
          <w:rtl/>
        </w:rPr>
        <w:t xml:space="preserve">נמלאה נחישות יתר, </w:t>
      </w:r>
      <w:r w:rsidR="00B317A3">
        <w:rPr>
          <w:rFonts w:hint="cs"/>
          <w:color w:val="222222"/>
          <w:rtl/>
        </w:rPr>
        <w:t>על אף</w:t>
      </w:r>
      <w:r w:rsidR="004F74DA">
        <w:rPr>
          <w:rFonts w:hint="cs"/>
          <w:color w:val="222222"/>
          <w:rtl/>
        </w:rPr>
        <w:t xml:space="preserve"> </w:t>
      </w:r>
      <w:r w:rsidR="00F76977">
        <w:rPr>
          <w:rFonts w:hint="cs"/>
          <w:color w:val="222222"/>
          <w:rtl/>
        </w:rPr>
        <w:t>ה</w:t>
      </w:r>
      <w:r w:rsidR="004F74DA">
        <w:rPr>
          <w:rFonts w:hint="cs"/>
          <w:color w:val="222222"/>
          <w:rtl/>
        </w:rPr>
        <w:t>יאוש</w:t>
      </w:r>
      <w:r w:rsidR="00F76977">
        <w:rPr>
          <w:rFonts w:hint="cs"/>
          <w:color w:val="222222"/>
          <w:rtl/>
        </w:rPr>
        <w:t xml:space="preserve"> המוכר שתקפהּ</w:t>
      </w:r>
      <w:r w:rsidR="004F74DA">
        <w:rPr>
          <w:rFonts w:hint="cs"/>
          <w:color w:val="222222"/>
          <w:rtl/>
        </w:rPr>
        <w:t xml:space="preserve">, כי </w:t>
      </w:r>
      <w:r w:rsidR="00DA118F">
        <w:rPr>
          <w:rFonts w:hint="cs"/>
          <w:color w:val="222222"/>
          <w:rtl/>
        </w:rPr>
        <w:t xml:space="preserve">אמנם </w:t>
      </w:r>
      <w:r w:rsidR="004F74DA">
        <w:rPr>
          <w:rFonts w:hint="cs"/>
          <w:color w:val="222222"/>
          <w:rtl/>
        </w:rPr>
        <w:t>לא חשה את להט ה</w:t>
      </w:r>
      <w:r w:rsidR="00DA118F">
        <w:rPr>
          <w:rFonts w:hint="cs"/>
          <w:color w:val="222222"/>
          <w:rtl/>
        </w:rPr>
        <w:t>עבר</w:t>
      </w:r>
      <w:r w:rsidR="001E2BE1">
        <w:rPr>
          <w:rFonts w:hint="cs"/>
          <w:color w:val="222222"/>
          <w:rtl/>
        </w:rPr>
        <w:t>, את חשיבות</w:t>
      </w:r>
      <w:r w:rsidR="00F76977">
        <w:rPr>
          <w:rFonts w:hint="cs"/>
          <w:color w:val="222222"/>
          <w:rtl/>
        </w:rPr>
        <w:t>ו</w:t>
      </w:r>
      <w:r w:rsidR="001E2BE1">
        <w:rPr>
          <w:rFonts w:hint="cs"/>
          <w:color w:val="222222"/>
          <w:rtl/>
        </w:rPr>
        <w:t xml:space="preserve"> של כל </w:t>
      </w:r>
      <w:r w:rsidR="00F76977">
        <w:rPr>
          <w:rFonts w:hint="cs"/>
          <w:color w:val="222222"/>
          <w:rtl/>
        </w:rPr>
        <w:t>טיעון</w:t>
      </w:r>
      <w:r w:rsidR="001E2BE1">
        <w:rPr>
          <w:rFonts w:hint="cs"/>
          <w:color w:val="222222"/>
          <w:rtl/>
        </w:rPr>
        <w:t xml:space="preserve"> בפני עצמ</w:t>
      </w:r>
      <w:r w:rsidR="00F76977">
        <w:rPr>
          <w:rFonts w:hint="cs"/>
          <w:color w:val="222222"/>
          <w:rtl/>
        </w:rPr>
        <w:t>ו</w:t>
      </w:r>
      <w:r w:rsidR="001E2BE1">
        <w:rPr>
          <w:rFonts w:hint="cs"/>
          <w:color w:val="222222"/>
          <w:rtl/>
        </w:rPr>
        <w:t xml:space="preserve"> וכול</w:t>
      </w:r>
      <w:r w:rsidR="00F76977">
        <w:rPr>
          <w:rFonts w:hint="cs"/>
          <w:color w:val="222222"/>
          <w:rtl/>
        </w:rPr>
        <w:t>ם</w:t>
      </w:r>
      <w:r w:rsidR="001E2BE1">
        <w:rPr>
          <w:rFonts w:hint="cs"/>
          <w:color w:val="222222"/>
          <w:rtl/>
        </w:rPr>
        <w:t xml:space="preserve"> ביחד </w:t>
      </w:r>
      <w:r w:rsidR="00DA118F">
        <w:rPr>
          <w:rFonts w:hint="cs"/>
          <w:color w:val="222222"/>
          <w:rtl/>
        </w:rPr>
        <w:t xml:space="preserve">במקהלה נבונה שלא ניתן להתנגד לה, אלא שהבינה לעומקה את </w:t>
      </w:r>
      <w:r w:rsidR="00F76977">
        <w:rPr>
          <w:rFonts w:hint="cs"/>
          <w:color w:val="222222"/>
          <w:rtl/>
        </w:rPr>
        <w:t xml:space="preserve">הפורענות שגרמו אוזלת ידה וכשלונה </w:t>
      </w:r>
      <w:r w:rsidR="004F74DA">
        <w:rPr>
          <w:rFonts w:hint="cs"/>
          <w:color w:val="222222"/>
          <w:rtl/>
        </w:rPr>
        <w:t>בסיכוך</w:t>
      </w:r>
      <w:r>
        <w:rPr>
          <w:rFonts w:hint="cs"/>
          <w:color w:val="222222"/>
          <w:rtl/>
        </w:rPr>
        <w:t xml:space="preserve">/ </w:t>
      </w:r>
      <w:r w:rsidR="003549C0">
        <w:rPr>
          <w:rFonts w:hint="cs"/>
          <w:color w:val="222222"/>
          <w:rtl/>
        </w:rPr>
        <w:t>שנגרמו משלא הצליחה להגן על</w:t>
      </w:r>
      <w:r w:rsidR="004F74DA">
        <w:rPr>
          <w:rFonts w:hint="cs"/>
          <w:color w:val="222222"/>
          <w:rtl/>
        </w:rPr>
        <w:t xml:space="preserve"> </w:t>
      </w:r>
      <w:r w:rsidR="008B1B44">
        <w:rPr>
          <w:rFonts w:hint="cs"/>
          <w:color w:val="222222"/>
          <w:rtl/>
        </w:rPr>
        <w:t>סופי</w:t>
      </w:r>
      <w:r w:rsidR="004F74DA">
        <w:rPr>
          <w:rFonts w:hint="cs"/>
          <w:color w:val="222222"/>
          <w:rtl/>
        </w:rPr>
        <w:t xml:space="preserve"> מפני העולם, ו</w:t>
      </w:r>
      <w:r w:rsidR="001E2BE1">
        <w:rPr>
          <w:rFonts w:hint="cs"/>
          <w:color w:val="222222"/>
          <w:rtl/>
        </w:rPr>
        <w:t>את התהליך המפרך ש</w:t>
      </w:r>
      <w:r w:rsidR="004F74DA">
        <w:rPr>
          <w:rFonts w:hint="cs"/>
          <w:color w:val="222222"/>
          <w:rtl/>
        </w:rPr>
        <w:t xml:space="preserve">עתה </w:t>
      </w:r>
      <w:r w:rsidR="001E2BE1">
        <w:rPr>
          <w:rFonts w:hint="cs"/>
          <w:color w:val="222222"/>
          <w:rtl/>
        </w:rPr>
        <w:t>עליה לשחזר</w:t>
      </w:r>
      <w:r w:rsidR="004F74DA">
        <w:rPr>
          <w:rFonts w:hint="cs"/>
          <w:color w:val="222222"/>
          <w:rtl/>
        </w:rPr>
        <w:t xml:space="preserve"> צעד אחר צעד</w:t>
      </w:r>
      <w:r w:rsidR="003549C0">
        <w:rPr>
          <w:rFonts w:hint="cs"/>
          <w:color w:val="222222"/>
          <w:rtl/>
        </w:rPr>
        <w:t>,</w:t>
      </w:r>
      <w:r w:rsidR="004F74DA">
        <w:rPr>
          <w:rFonts w:hint="cs"/>
          <w:color w:val="222222"/>
          <w:rtl/>
        </w:rPr>
        <w:t xml:space="preserve"> </w:t>
      </w:r>
      <w:r w:rsidR="00F76977">
        <w:rPr>
          <w:rFonts w:hint="cs"/>
          <w:color w:val="222222"/>
          <w:rtl/>
        </w:rPr>
        <w:t>והפעם בהצלחה</w:t>
      </w:r>
      <w:r w:rsidR="003549C0">
        <w:rPr>
          <w:rFonts w:hint="cs"/>
          <w:color w:val="222222"/>
          <w:rtl/>
        </w:rPr>
        <w:t>,</w:t>
      </w:r>
      <w:r w:rsidR="00F76977">
        <w:rPr>
          <w:rFonts w:hint="cs"/>
          <w:color w:val="222222"/>
          <w:rtl/>
        </w:rPr>
        <w:t xml:space="preserve"> </w:t>
      </w:r>
      <w:r w:rsidR="004F74DA">
        <w:rPr>
          <w:rFonts w:hint="cs"/>
          <w:color w:val="222222"/>
          <w:rtl/>
        </w:rPr>
        <w:t>עם תיאו.</w:t>
      </w:r>
      <w:r>
        <w:rPr>
          <w:rFonts w:hint="cs"/>
          <w:color w:val="222222"/>
          <w:rtl/>
        </w:rPr>
        <w:t>]</w:t>
      </w:r>
    </w:p>
    <w:p w14:paraId="43905758" w14:textId="77777777" w:rsidR="00B05D41" w:rsidRDefault="00B05D41" w:rsidP="00B05D41">
      <w:pPr>
        <w:widowControl w:val="0"/>
        <w:rPr>
          <w:rFonts w:cs="Times New Roman"/>
          <w:color w:val="222222"/>
          <w:rtl/>
        </w:rPr>
      </w:pPr>
      <w:r w:rsidRPr="00B05D41">
        <w:rPr>
          <w:rFonts w:cs="Times New Roman"/>
          <w:color w:val="222222"/>
          <w:rtl/>
        </w:rPr>
        <w:t>[</w:t>
      </w:r>
    </w:p>
    <w:p w14:paraId="0CFCF1B3" w14:textId="2F2BEF84" w:rsidR="00B05D41" w:rsidRPr="00B05D41" w:rsidRDefault="00EE3076" w:rsidP="00B05D41">
      <w:pPr>
        <w:widowControl w:val="0"/>
        <w:rPr>
          <w:color w:val="222222"/>
          <w:rtl/>
        </w:rPr>
      </w:pPr>
      <w:hyperlink r:id="rId265" w:history="1">
        <w:r w:rsidR="00B05D41" w:rsidRPr="00B05D41">
          <w:rPr>
            <w:rStyle w:val="Hyperlink"/>
            <w:rFonts w:cs="Times New Roman" w:hint="cs"/>
            <w:rtl/>
          </w:rPr>
          <w:t>מתוך</w:t>
        </w:r>
      </w:hyperlink>
    </w:p>
    <w:p w14:paraId="5ED1141A" w14:textId="77777777" w:rsidR="00B05D41" w:rsidRPr="00B05D41" w:rsidRDefault="00B05D41" w:rsidP="00B05D41">
      <w:pPr>
        <w:widowControl w:val="0"/>
        <w:rPr>
          <w:color w:val="222222"/>
        </w:rPr>
      </w:pPr>
      <w:r w:rsidRPr="00B05D41">
        <w:rPr>
          <w:color w:val="222222"/>
        </w:rPr>
        <w:t>Classical music is the greatest music. This assertion is not based upon my preference or opinion; it is as much a fact as the statement that the noble is higher than the base, or the beautiful than the ugly</w:t>
      </w:r>
      <w:r w:rsidRPr="00B05D41">
        <w:rPr>
          <w:rFonts w:cs="Times New Roman"/>
          <w:color w:val="222222"/>
          <w:rtl/>
        </w:rPr>
        <w:t>.</w:t>
      </w:r>
    </w:p>
    <w:p w14:paraId="421C5D4E" w14:textId="15FD0C81" w:rsidR="00B05D41" w:rsidRDefault="00B05D41" w:rsidP="00B05D41">
      <w:pPr>
        <w:widowControl w:val="0"/>
        <w:rPr>
          <w:color w:val="222222"/>
          <w:rtl/>
        </w:rPr>
      </w:pPr>
      <w:r w:rsidRPr="00B05D41">
        <w:rPr>
          <w:rFonts w:cs="Times New Roman"/>
          <w:color w:val="222222"/>
          <w:rtl/>
        </w:rPr>
        <w:t>]</w:t>
      </w:r>
    </w:p>
    <w:p w14:paraId="4BA11129" w14:textId="4134E6BE" w:rsidR="00031792" w:rsidRDefault="00031792" w:rsidP="00B05D41">
      <w:pPr>
        <w:widowControl w:val="0"/>
        <w:rPr>
          <w:ins w:id="434" w:author="Carmit Sahar" w:date="2018-05-10T08:47:00Z"/>
          <w:color w:val="222222"/>
          <w:rtl/>
        </w:rPr>
      </w:pPr>
    </w:p>
    <w:p w14:paraId="08295275" w14:textId="344CF725" w:rsidR="002F17C8" w:rsidRDefault="002F17C8" w:rsidP="002F17C8">
      <w:pPr>
        <w:widowControl w:val="0"/>
        <w:rPr>
          <w:ins w:id="435" w:author="Carmit Sahar" w:date="2018-05-10T08:50:00Z"/>
          <w:color w:val="222222"/>
          <w:rtl/>
        </w:rPr>
      </w:pPr>
    </w:p>
    <w:p w14:paraId="07B21977" w14:textId="4E57F2D8" w:rsidR="002F17C8" w:rsidRDefault="002F17C8" w:rsidP="002F17C8">
      <w:pPr>
        <w:widowControl w:val="0"/>
        <w:rPr>
          <w:ins w:id="436" w:author="Carmit Sahar" w:date="2018-05-10T08:52:00Z"/>
          <w:color w:val="222222"/>
          <w:rtl/>
        </w:rPr>
      </w:pPr>
      <w:ins w:id="437" w:author="Carmit Sahar" w:date="2018-05-10T08:50:00Z">
        <w:r>
          <w:rPr>
            <w:rFonts w:hint="cs"/>
            <w:color w:val="222222"/>
            <w:rtl/>
          </w:rPr>
          <w:t xml:space="preserve">בנושא אחר לגמרי </w:t>
        </w:r>
        <w:r>
          <w:rPr>
            <w:color w:val="222222"/>
            <w:rtl/>
          </w:rPr>
          <w:t>–</w:t>
        </w:r>
        <w:r>
          <w:rPr>
            <w:rFonts w:hint="cs"/>
            <w:color w:val="222222"/>
            <w:rtl/>
          </w:rPr>
          <w:t xml:space="preserve"> קולין </w:t>
        </w:r>
      </w:ins>
      <w:ins w:id="438" w:author="Carmit Sahar" w:date="2018-05-10T08:51:00Z">
        <w:r>
          <w:rPr>
            <w:rFonts w:hint="cs"/>
            <w:color w:val="222222"/>
            <w:rtl/>
          </w:rPr>
          <w:t xml:space="preserve">לומד הנדסת חשמל, כבר כמה שנים. בגלל זה סופי החליטה לעבור לקיימברידג' </w:t>
        </w:r>
        <w:r>
          <w:rPr>
            <w:color w:val="222222"/>
            <w:rtl/>
          </w:rPr>
          <w:t>–</w:t>
        </w:r>
        <w:r>
          <w:rPr>
            <w:rFonts w:hint="cs"/>
            <w:color w:val="222222"/>
            <w:rtl/>
          </w:rPr>
          <w:t xml:space="preserve"> בשביל להיות קרובה אליו.</w:t>
        </w:r>
      </w:ins>
    </w:p>
    <w:p w14:paraId="1F0C23A9" w14:textId="48EA890A" w:rsidR="002F17C8" w:rsidRDefault="002F17C8" w:rsidP="002F17C8">
      <w:pPr>
        <w:widowControl w:val="0"/>
        <w:rPr>
          <w:ins w:id="439" w:author="Carmit Sahar" w:date="2018-05-10T08:52:00Z"/>
          <w:color w:val="222222"/>
          <w:rtl/>
        </w:rPr>
      </w:pPr>
      <w:ins w:id="440" w:author="Carmit Sahar" w:date="2018-05-10T08:52:00Z">
        <w:r>
          <w:rPr>
            <w:rFonts w:hint="cs"/>
            <w:color w:val="222222"/>
            <w:rtl/>
          </w:rPr>
          <w:t xml:space="preserve">אבל אלכס שואל </w:t>
        </w:r>
        <w:r>
          <w:rPr>
            <w:color w:val="222222"/>
            <w:rtl/>
          </w:rPr>
          <w:t>–</w:t>
        </w:r>
        <w:r>
          <w:rPr>
            <w:rFonts w:hint="cs"/>
            <w:color w:val="222222"/>
            <w:rtl/>
          </w:rPr>
          <w:t xml:space="preserve"> אתה לא קול מדי בשביל להיות מהנדס אלקטרוניקה?</w:t>
        </w:r>
      </w:ins>
    </w:p>
    <w:p w14:paraId="6898248A" w14:textId="64527C4C" w:rsidR="002F17C8" w:rsidRDefault="002F17C8" w:rsidP="002F17C8">
      <w:pPr>
        <w:widowControl w:val="0"/>
        <w:rPr>
          <w:ins w:id="441" w:author="Carmit Sahar" w:date="2018-05-10T08:48:00Z"/>
          <w:color w:val="222222"/>
          <w:rtl/>
        </w:rPr>
      </w:pPr>
      <w:ins w:id="442" w:author="Carmit Sahar" w:date="2018-05-10T08:52:00Z">
        <w:r>
          <w:rPr>
            <w:rFonts w:hint="cs"/>
            <w:color w:val="222222"/>
            <w:rtl/>
          </w:rPr>
          <w:t xml:space="preserve">קולין </w:t>
        </w:r>
        <w:r>
          <w:rPr>
            <w:color w:val="222222"/>
            <w:rtl/>
          </w:rPr>
          <w:t>–</w:t>
        </w:r>
        <w:r>
          <w:rPr>
            <w:rFonts w:hint="cs"/>
            <w:color w:val="222222"/>
            <w:rtl/>
          </w:rPr>
          <w:t xml:space="preserve"> תתפלא אלכס אבל גם מהנדסי אלקטרוניקה מגיעים בכל מני סוגים. או משהו כזה. וגו'.</w:t>
        </w:r>
      </w:ins>
    </w:p>
    <w:p w14:paraId="1C7EFA3F" w14:textId="7F934BAA" w:rsidR="00FD3B6E" w:rsidRDefault="00FD3B6E" w:rsidP="002F17C8">
      <w:pPr>
        <w:widowControl w:val="0"/>
        <w:rPr>
          <w:color w:val="222222"/>
          <w:rtl/>
        </w:rPr>
      </w:pPr>
      <w:r>
        <w:rPr>
          <w:rFonts w:hint="cs"/>
          <w:color w:val="222222"/>
          <w:rtl/>
        </w:rPr>
        <w:t>[</w:t>
      </w:r>
      <w:r w:rsidRPr="00FD3B6E">
        <w:rPr>
          <w:color w:val="222222"/>
        </w:rPr>
        <w:t>http://www.audiomasterclass.com/why-classical-music-is-superior-to-popular-music-and-always-will-be</w:t>
      </w:r>
    </w:p>
    <w:p w14:paraId="5A8B222E" w14:textId="4D814469" w:rsidR="00665FB0" w:rsidRDefault="00665FB0" w:rsidP="00422155">
      <w:pPr>
        <w:widowControl w:val="0"/>
        <w:rPr>
          <w:color w:val="222222"/>
          <w:rtl/>
        </w:rPr>
      </w:pPr>
      <w:r>
        <w:rPr>
          <w:rFonts w:hint="cs"/>
          <w:color w:val="222222"/>
          <w:rtl/>
        </w:rPr>
        <w:t>משובח</w:t>
      </w:r>
    </w:p>
    <w:p w14:paraId="47BDA238" w14:textId="27FA7E54" w:rsidR="00665FB0" w:rsidRDefault="00665FB0" w:rsidP="004A0DDE">
      <w:pPr>
        <w:widowControl w:val="0"/>
        <w:rPr>
          <w:color w:val="222222"/>
          <w:rtl/>
        </w:rPr>
      </w:pPr>
      <w:r>
        <w:rPr>
          <w:rFonts w:hint="cs"/>
          <w:color w:val="222222"/>
          <w:rtl/>
        </w:rPr>
        <w:t xml:space="preserve">איכות </w:t>
      </w:r>
      <w:r>
        <w:rPr>
          <w:color w:val="222222"/>
          <w:rtl/>
        </w:rPr>
        <w:t>–</w:t>
      </w:r>
      <w:r>
        <w:rPr>
          <w:rFonts w:hint="cs"/>
          <w:color w:val="222222"/>
          <w:rtl/>
        </w:rPr>
        <w:t xml:space="preserve"> סגולה, עידית, גדולה</w:t>
      </w:r>
      <w:r w:rsidR="00FD3B6E">
        <w:rPr>
          <w:rFonts w:hint="cs"/>
          <w:color w:val="222222"/>
          <w:rtl/>
        </w:rPr>
        <w:t xml:space="preserve">, עליונות, </w:t>
      </w:r>
      <w:r w:rsidR="00FD3B6E" w:rsidRPr="002E40D7">
        <w:rPr>
          <w:rFonts w:hint="eastAsia"/>
          <w:color w:val="222222"/>
          <w:highlight w:val="lightGray"/>
          <w:rtl/>
        </w:rPr>
        <w:t>פאר</w:t>
      </w:r>
      <w:r w:rsidR="00FD3B6E">
        <w:rPr>
          <w:rFonts w:hint="cs"/>
          <w:color w:val="222222"/>
          <w:rtl/>
        </w:rPr>
        <w:t>, תפארת, הדר, כבירות, שגב</w:t>
      </w:r>
    </w:p>
    <w:p w14:paraId="04602B54" w14:textId="54C5C566" w:rsidR="00665FB0" w:rsidRDefault="00665FB0" w:rsidP="00422155">
      <w:pPr>
        <w:widowControl w:val="0"/>
        <w:rPr>
          <w:color w:val="222222"/>
          <w:rtl/>
        </w:rPr>
      </w:pPr>
      <w:r w:rsidRPr="002E40D7">
        <w:rPr>
          <w:rFonts w:hint="eastAsia"/>
          <w:color w:val="222222"/>
          <w:highlight w:val="lightGray"/>
          <w:rtl/>
        </w:rPr>
        <w:t>השתכללות</w:t>
      </w:r>
      <w:r>
        <w:rPr>
          <w:rFonts w:hint="cs"/>
          <w:color w:val="222222"/>
          <w:rtl/>
        </w:rPr>
        <w:t xml:space="preserve">, </w:t>
      </w:r>
      <w:r w:rsidRPr="002E40D7">
        <w:rPr>
          <w:rFonts w:hint="eastAsia"/>
          <w:color w:val="222222"/>
          <w:highlight w:val="lightGray"/>
          <w:rtl/>
        </w:rPr>
        <w:t>ליטוש</w:t>
      </w:r>
    </w:p>
    <w:p w14:paraId="4232BBFC" w14:textId="61725676" w:rsidR="00665FB0" w:rsidRDefault="00665FB0" w:rsidP="004A0DDE">
      <w:pPr>
        <w:widowControl w:val="0"/>
        <w:rPr>
          <w:color w:val="222222"/>
          <w:rtl/>
        </w:rPr>
      </w:pPr>
      <w:r>
        <w:rPr>
          <w:rFonts w:hint="cs"/>
          <w:color w:val="222222"/>
          <w:rtl/>
        </w:rPr>
        <w:t xml:space="preserve">טוב </w:t>
      </w:r>
      <w:r w:rsidR="00BC432B" w:rsidRPr="002E40D7">
        <w:rPr>
          <w:rFonts w:hint="eastAsia"/>
          <w:color w:val="222222"/>
          <w:highlight w:val="lightGray"/>
          <w:rtl/>
        </w:rPr>
        <w:t>נעלה</w:t>
      </w:r>
      <w:r w:rsidR="00BC432B">
        <w:rPr>
          <w:rFonts w:hint="cs"/>
          <w:color w:val="222222"/>
          <w:rtl/>
        </w:rPr>
        <w:t xml:space="preserve"> </w:t>
      </w:r>
      <w:r w:rsidR="00BC432B" w:rsidRPr="002E40D7">
        <w:rPr>
          <w:rFonts w:hint="eastAsia"/>
          <w:color w:val="222222"/>
          <w:highlight w:val="lightGray"/>
          <w:rtl/>
        </w:rPr>
        <w:t>עילאי</w:t>
      </w:r>
      <w:r w:rsidR="00BC432B">
        <w:rPr>
          <w:rFonts w:hint="cs"/>
          <w:color w:val="222222"/>
          <w:rtl/>
        </w:rPr>
        <w:t xml:space="preserve"> </w:t>
      </w:r>
    </w:p>
    <w:p w14:paraId="0FC715BE" w14:textId="05A40CFD" w:rsidR="00665FB0" w:rsidRDefault="00665FB0" w:rsidP="004A0DDE">
      <w:pPr>
        <w:widowControl w:val="0"/>
        <w:rPr>
          <w:color w:val="222222"/>
          <w:rtl/>
        </w:rPr>
      </w:pPr>
      <w:r w:rsidRPr="002E40D7">
        <w:rPr>
          <w:rFonts w:hint="eastAsia"/>
          <w:color w:val="222222"/>
          <w:highlight w:val="lightGray"/>
          <w:rtl/>
        </w:rPr>
        <w:lastRenderedPageBreak/>
        <w:t>שלמות</w:t>
      </w:r>
      <w:r>
        <w:rPr>
          <w:rFonts w:hint="cs"/>
          <w:color w:val="222222"/>
          <w:rtl/>
        </w:rPr>
        <w:t xml:space="preserve">, </w:t>
      </w:r>
      <w:r w:rsidRPr="002E40D7">
        <w:rPr>
          <w:rFonts w:hint="eastAsia"/>
          <w:color w:val="222222"/>
          <w:highlight w:val="lightGray"/>
          <w:rtl/>
        </w:rPr>
        <w:t>בשלות</w:t>
      </w:r>
      <w:r>
        <w:rPr>
          <w:rFonts w:hint="cs"/>
          <w:color w:val="222222"/>
          <w:rtl/>
        </w:rPr>
        <w:t xml:space="preserve">, </w:t>
      </w:r>
      <w:r w:rsidRPr="002E40D7">
        <w:rPr>
          <w:rFonts w:hint="eastAsia"/>
          <w:color w:val="222222"/>
          <w:highlight w:val="lightGray"/>
          <w:rtl/>
        </w:rPr>
        <w:t>אצילות</w:t>
      </w:r>
    </w:p>
    <w:p w14:paraId="4B4BFDFB" w14:textId="58750059" w:rsidR="00DA118F" w:rsidRDefault="008B5CDE" w:rsidP="00DA118F">
      <w:pPr>
        <w:widowControl w:val="0"/>
        <w:rPr>
          <w:color w:val="222222"/>
          <w:rtl/>
        </w:rPr>
      </w:pPr>
      <w:r>
        <w:rPr>
          <w:rFonts w:hint="cs"/>
          <w:color w:val="222222"/>
          <w:rtl/>
        </w:rPr>
        <w:t xml:space="preserve">היא נכשלה עם </w:t>
      </w:r>
      <w:r w:rsidR="008B1B44">
        <w:rPr>
          <w:rFonts w:hint="cs"/>
          <w:color w:val="222222"/>
          <w:rtl/>
        </w:rPr>
        <w:t>סופי</w:t>
      </w:r>
      <w:r>
        <w:rPr>
          <w:rFonts w:hint="cs"/>
          <w:color w:val="222222"/>
          <w:rtl/>
        </w:rPr>
        <w:t xml:space="preserve"> אבל היא מצליחה להתגבר על אזלת-ידה כשהיא מדקלמת את המשפטים האלה</w:t>
      </w:r>
      <w:r w:rsidR="00AC22D6">
        <w:rPr>
          <w:rFonts w:hint="cs"/>
          <w:color w:val="222222"/>
          <w:rtl/>
        </w:rPr>
        <w:t>.</w:t>
      </w:r>
    </w:p>
    <w:p w14:paraId="7D1C27D5" w14:textId="0192F2E0" w:rsidR="00295196" w:rsidRDefault="00295196" w:rsidP="004F74DA">
      <w:pPr>
        <w:widowControl w:val="0"/>
        <w:rPr>
          <w:rFonts w:cs="Times New Roman"/>
          <w:color w:val="222222"/>
          <w:rtl/>
        </w:rPr>
      </w:pPr>
      <w:r w:rsidRPr="00295196">
        <w:rPr>
          <w:color w:val="222222"/>
        </w:rPr>
        <w:t>Works of classical repertoire often exhibit complexity in their use of orchestration, counterpoint, harmony, musical development, rhythm, phrasing, texture, and form</w:t>
      </w:r>
      <w:r w:rsidRPr="00295196">
        <w:rPr>
          <w:rFonts w:cs="Times New Roman"/>
          <w:color w:val="222222"/>
          <w:rtl/>
        </w:rPr>
        <w:t>.</w:t>
      </w:r>
    </w:p>
    <w:p w14:paraId="3C3123B2" w14:textId="77777777" w:rsidR="00295196" w:rsidRDefault="00295196" w:rsidP="004F74DA">
      <w:pPr>
        <w:widowControl w:val="0"/>
        <w:rPr>
          <w:rFonts w:cs="Times New Roman"/>
          <w:color w:val="222222"/>
          <w:rtl/>
        </w:rPr>
      </w:pPr>
      <w:r w:rsidRPr="00295196">
        <w:rPr>
          <w:rFonts w:cs="Times New Roman"/>
          <w:color w:val="222222"/>
        </w:rPr>
        <w:t>https://en.wikipedia.org/wiki/Classical_music#Relationship_to_other_music_traditions</w:t>
      </w:r>
    </w:p>
    <w:p w14:paraId="44332D52" w14:textId="77FFE9EC" w:rsidR="00295196" w:rsidRDefault="00295196" w:rsidP="004F74DA">
      <w:pPr>
        <w:widowControl w:val="0"/>
        <w:rPr>
          <w:ins w:id="443" w:author="Carmit" w:date="2018-11-04T15:18:00Z"/>
          <w:color w:val="222222"/>
        </w:rPr>
      </w:pPr>
      <w:r>
        <w:rPr>
          <w:rFonts w:hint="cs"/>
          <w:color w:val="222222"/>
          <w:rtl/>
        </w:rPr>
        <w:t>]</w:t>
      </w:r>
    </w:p>
    <w:p w14:paraId="2FBE069C" w14:textId="28105C86" w:rsidR="00C54675" w:rsidRDefault="00C54675" w:rsidP="004F74DA">
      <w:pPr>
        <w:widowControl w:val="0"/>
        <w:rPr>
          <w:ins w:id="444" w:author="Carmit" w:date="2018-11-04T15:18:00Z"/>
          <w:color w:val="222222"/>
        </w:rPr>
      </w:pPr>
    </w:p>
    <w:p w14:paraId="1B6801FA" w14:textId="77777777" w:rsidR="00C54675" w:rsidRPr="00C54675" w:rsidRDefault="00C54675" w:rsidP="00C54675">
      <w:pPr>
        <w:widowControl w:val="0"/>
        <w:rPr>
          <w:ins w:id="445" w:author="Carmit" w:date="2018-11-04T15:18:00Z"/>
          <w:color w:val="222222"/>
          <w:rtl/>
        </w:rPr>
      </w:pPr>
      <w:ins w:id="446" w:author="Carmit" w:date="2018-11-04T15:18:00Z">
        <w:r w:rsidRPr="00C54675">
          <w:rPr>
            <w:rFonts w:cs="Times New Roman"/>
            <w:color w:val="222222"/>
            <w:rtl/>
          </w:rPr>
          <w:t>את נגד צמחונות?</w:t>
        </w:r>
      </w:ins>
    </w:p>
    <w:p w14:paraId="16BA4FF5" w14:textId="317C4478" w:rsidR="00C54675" w:rsidRDefault="00C54675" w:rsidP="00C54675">
      <w:pPr>
        <w:widowControl w:val="0"/>
        <w:rPr>
          <w:ins w:id="447" w:author="Carmit" w:date="2018-11-04T15:18:00Z"/>
          <w:rFonts w:cs="Times New Roman"/>
          <w:color w:val="222222"/>
        </w:rPr>
      </w:pPr>
      <w:ins w:id="448" w:author="Carmit" w:date="2018-11-04T15:18:00Z">
        <w:r w:rsidRPr="00C54675">
          <w:rPr>
            <w:rFonts w:cs="Times New Roman"/>
            <w:color w:val="222222"/>
            <w:rtl/>
          </w:rPr>
          <w:t>אני לא נגד צמחונות, אני נגד כל יום טירוף אחר.</w:t>
        </w:r>
      </w:ins>
    </w:p>
    <w:p w14:paraId="075B6BFD" w14:textId="594A8BD2" w:rsidR="003D0FA7" w:rsidRDefault="003D0FA7" w:rsidP="00C54675">
      <w:pPr>
        <w:widowControl w:val="0"/>
        <w:rPr>
          <w:ins w:id="449" w:author="Carmit" w:date="2018-11-04T15:18:00Z"/>
          <w:color w:val="222222"/>
        </w:rPr>
      </w:pPr>
    </w:p>
    <w:p w14:paraId="1BE2D900" w14:textId="77777777" w:rsidR="003D0FA7" w:rsidRDefault="003D0FA7" w:rsidP="00C54675">
      <w:pPr>
        <w:widowControl w:val="0"/>
        <w:rPr>
          <w:color w:val="222222"/>
          <w:rtl/>
        </w:rPr>
      </w:pPr>
    </w:p>
    <w:p w14:paraId="666DBBBF" w14:textId="5644ED1D" w:rsidR="0032084B" w:rsidRDefault="008B1B44" w:rsidP="00096C0C">
      <w:pPr>
        <w:widowControl w:val="0"/>
        <w:rPr>
          <w:color w:val="222222"/>
          <w:rtl/>
        </w:rPr>
      </w:pPr>
      <w:r>
        <w:rPr>
          <w:rFonts w:hint="cs"/>
          <w:color w:val="222222"/>
          <w:rtl/>
        </w:rPr>
        <w:t>סופי</w:t>
      </w:r>
      <w:r w:rsidR="00740C83">
        <w:rPr>
          <w:rFonts w:hint="cs"/>
          <w:color w:val="222222"/>
          <w:rtl/>
        </w:rPr>
        <w:t xml:space="preserve"> החווירה</w:t>
      </w:r>
      <w:r w:rsidR="002D1753">
        <w:rPr>
          <w:rFonts w:hint="cs"/>
          <w:color w:val="222222"/>
          <w:rtl/>
        </w:rPr>
        <w:t>,</w:t>
      </w:r>
      <w:r w:rsidR="00740C83">
        <w:rPr>
          <w:rFonts w:hint="cs"/>
          <w:color w:val="222222"/>
          <w:rtl/>
        </w:rPr>
        <w:t xml:space="preserve"> </w:t>
      </w:r>
      <w:r w:rsidR="002940F1" w:rsidRPr="002940F1">
        <w:rPr>
          <w:rFonts w:cs="Times New Roman"/>
          <w:color w:val="222222"/>
          <w:rtl/>
        </w:rPr>
        <w:t xml:space="preserve">כי זו </w:t>
      </w:r>
      <w:r w:rsidR="001C5A04">
        <w:rPr>
          <w:rFonts w:cs="Times New Roman"/>
          <w:color w:val="222222"/>
          <w:rtl/>
        </w:rPr>
        <w:t>הייתה</w:t>
      </w:r>
      <w:r w:rsidR="002940F1" w:rsidRPr="002940F1">
        <w:rPr>
          <w:rFonts w:cs="Times New Roman"/>
          <w:color w:val="222222"/>
          <w:rtl/>
        </w:rPr>
        <w:t xml:space="preserve"> אבן המחלוקת בינה לבין הוריה</w:t>
      </w:r>
      <w:r w:rsidR="00DB4A0E">
        <w:rPr>
          <w:rFonts w:cs="Times New Roman" w:hint="cs"/>
          <w:color w:val="222222"/>
          <w:rtl/>
        </w:rPr>
        <w:t>.</w:t>
      </w:r>
      <w:r w:rsidR="002940F1" w:rsidRPr="002940F1">
        <w:rPr>
          <w:rFonts w:cs="Times New Roman"/>
          <w:color w:val="222222"/>
          <w:rtl/>
        </w:rPr>
        <w:t xml:space="preserve"> </w:t>
      </w:r>
      <w:r w:rsidR="002B6E6B" w:rsidRPr="002B6E6B">
        <w:rPr>
          <w:rFonts w:cs="Times New Roman"/>
          <w:color w:val="222222"/>
          <w:rtl/>
        </w:rPr>
        <w:t>במשך שנים היא עקבה אחר עצתו של קולין – דברי בשפיות, אל תתלהמי ואל תחרגי מגבולות ה</w:t>
      </w:r>
      <w:r w:rsidR="000F796D">
        <w:rPr>
          <w:rFonts w:cs="Times New Roman"/>
          <w:color w:val="222222"/>
          <w:rtl/>
        </w:rPr>
        <w:t>היגיון</w:t>
      </w:r>
      <w:r w:rsidR="000F796D">
        <w:rPr>
          <w:rFonts w:cs="Times New Roman" w:hint="cs"/>
          <w:color w:val="222222"/>
          <w:rtl/>
        </w:rPr>
        <w:t xml:space="preserve"> </w:t>
      </w:r>
      <w:r w:rsidR="000F796D">
        <w:rPr>
          <w:rFonts w:cs="Times New Roman"/>
          <w:color w:val="222222"/>
          <w:rtl/>
        </w:rPr>
        <w:t>–</w:t>
      </w:r>
      <w:r w:rsidR="002B6E6B" w:rsidRPr="002B6E6B">
        <w:rPr>
          <w:rFonts w:cs="Times New Roman"/>
          <w:color w:val="222222"/>
          <w:rtl/>
        </w:rPr>
        <w:t xml:space="preserve"> ו</w:t>
      </w:r>
      <w:r w:rsidR="00DB4A0E" w:rsidRPr="00DB4A0E">
        <w:rPr>
          <w:rFonts w:cs="Times New Roman"/>
          <w:color w:val="222222"/>
          <w:rtl/>
        </w:rPr>
        <w:t>היא אכן הסבירה להם שוב ושוב שאינה</w:t>
      </w:r>
      <w:r w:rsidR="00DB4A0E">
        <w:rPr>
          <w:rFonts w:cs="Times New Roman" w:hint="cs"/>
          <w:color w:val="222222"/>
          <w:rtl/>
        </w:rPr>
        <w:t xml:space="preserve"> </w:t>
      </w:r>
      <w:r w:rsidR="002940F1" w:rsidRPr="002940F1">
        <w:rPr>
          <w:rFonts w:cs="Times New Roman"/>
          <w:color w:val="222222"/>
          <w:rtl/>
        </w:rPr>
        <w:t xml:space="preserve">מסוגלת לעמוד בלחץ </w:t>
      </w:r>
      <w:r w:rsidR="002B6E6B" w:rsidRPr="002B6E6B">
        <w:rPr>
          <w:rFonts w:cs="Times New Roman"/>
          <w:color w:val="222222"/>
          <w:rtl/>
        </w:rPr>
        <w:t xml:space="preserve">הדרישות הגבוהות עד קיצונות שנדרשו ממנה, </w:t>
      </w:r>
      <w:r w:rsidR="002B6E6B">
        <w:rPr>
          <w:rFonts w:cs="Times New Roman" w:hint="cs"/>
          <w:color w:val="222222"/>
          <w:rtl/>
        </w:rPr>
        <w:t>ב</w:t>
      </w:r>
      <w:r w:rsidR="002940F1" w:rsidRPr="002940F1">
        <w:rPr>
          <w:rFonts w:cs="Times New Roman"/>
          <w:color w:val="222222"/>
          <w:rtl/>
        </w:rPr>
        <w:t>שלמות הבלתי מתפשרת, היא לא רצתה בכך יותר</w:t>
      </w:r>
      <w:r w:rsidR="002940F1">
        <w:rPr>
          <w:rFonts w:cs="Times New Roman" w:hint="cs"/>
          <w:color w:val="222222"/>
          <w:rtl/>
        </w:rPr>
        <w:t>,</w:t>
      </w:r>
      <w:r w:rsidR="002940F1" w:rsidRPr="002940F1">
        <w:rPr>
          <w:rFonts w:cs="Times New Roman"/>
          <w:color w:val="222222"/>
          <w:rtl/>
        </w:rPr>
        <w:t xml:space="preserve"> </w:t>
      </w:r>
      <w:r w:rsidR="002B6E6B" w:rsidRPr="002B6E6B">
        <w:rPr>
          <w:rFonts w:cs="Times New Roman"/>
          <w:color w:val="222222"/>
          <w:rtl/>
        </w:rPr>
        <w:t>– האם נימוקים אלו הגיוניים מספיק? הוריה לא סברו כך</w:t>
      </w:r>
      <w:r w:rsidR="002B6E6B">
        <w:rPr>
          <w:rFonts w:cs="Times New Roman" w:hint="cs"/>
          <w:color w:val="222222"/>
          <w:rtl/>
        </w:rPr>
        <w:t>,</w:t>
      </w:r>
      <w:r w:rsidR="002B6E6B" w:rsidRPr="002B6E6B">
        <w:rPr>
          <w:rFonts w:cs="Times New Roman" w:hint="cs"/>
          <w:color w:val="222222"/>
          <w:rtl/>
        </w:rPr>
        <w:t xml:space="preserve"> </w:t>
      </w:r>
      <w:r w:rsidR="00740C83">
        <w:rPr>
          <w:rFonts w:hint="cs"/>
          <w:color w:val="222222"/>
          <w:rtl/>
        </w:rPr>
        <w:t>ו</w:t>
      </w:r>
      <w:r w:rsidR="00DB4A0E" w:rsidRPr="00DB4A0E">
        <w:rPr>
          <w:rFonts w:cs="Times New Roman"/>
          <w:color w:val="222222"/>
          <w:rtl/>
        </w:rPr>
        <w:t xml:space="preserve">כשניצלו עוד הזדמנות לעקוץ, מיהר </w:t>
      </w:r>
      <w:r w:rsidR="00740C83">
        <w:rPr>
          <w:rFonts w:hint="cs"/>
          <w:color w:val="222222"/>
          <w:rtl/>
        </w:rPr>
        <w:t xml:space="preserve">אלכס לעזרתה </w:t>
      </w:r>
      <w:r w:rsidR="00740C83">
        <w:rPr>
          <w:color w:val="222222"/>
          <w:rtl/>
        </w:rPr>
        <w:t>–</w:t>
      </w:r>
      <w:r w:rsidR="00740C83">
        <w:rPr>
          <w:rFonts w:hint="cs"/>
          <w:color w:val="222222"/>
          <w:rtl/>
        </w:rPr>
        <w:t xml:space="preserve"> לא היה מומחה ממנו ל</w:t>
      </w:r>
      <w:r w:rsidR="00963D1B">
        <w:rPr>
          <w:rFonts w:hint="cs"/>
          <w:color w:val="222222"/>
          <w:rtl/>
        </w:rPr>
        <w:t>משוך אליו</w:t>
      </w:r>
      <w:r w:rsidR="00740C83">
        <w:rPr>
          <w:rFonts w:hint="cs"/>
          <w:color w:val="222222"/>
          <w:rtl/>
        </w:rPr>
        <w:t xml:space="preserve"> אש</w:t>
      </w:r>
      <w:r w:rsidR="00963D1B">
        <w:rPr>
          <w:rFonts w:hint="cs"/>
          <w:color w:val="222222"/>
          <w:rtl/>
        </w:rPr>
        <w:t>.</w:t>
      </w:r>
      <w:r w:rsidR="00740C83">
        <w:rPr>
          <w:rFonts w:hint="cs"/>
          <w:color w:val="222222"/>
          <w:rtl/>
        </w:rPr>
        <w:t>[</w:t>
      </w:r>
      <w:r w:rsidR="00740C83">
        <w:rPr>
          <w:color w:val="222222"/>
        </w:rPr>
        <w:t>draw fire</w:t>
      </w:r>
      <w:r w:rsidR="00740C83">
        <w:rPr>
          <w:rFonts w:hint="cs"/>
          <w:color w:val="222222"/>
          <w:rtl/>
        </w:rPr>
        <w:t>]</w:t>
      </w:r>
      <w:r w:rsidR="00096C0C">
        <w:rPr>
          <w:rFonts w:hint="cs"/>
          <w:color w:val="222222"/>
          <w:rtl/>
        </w:rPr>
        <w:t xml:space="preserve"> </w:t>
      </w:r>
      <w:r w:rsidR="00001307">
        <w:rPr>
          <w:rFonts w:hint="cs"/>
          <w:color w:val="222222"/>
          <w:rtl/>
        </w:rPr>
        <w:t>"</w:t>
      </w:r>
      <w:r w:rsidR="0032084B">
        <w:rPr>
          <w:rFonts w:hint="cs"/>
          <w:color w:val="222222"/>
          <w:rtl/>
        </w:rPr>
        <w:t xml:space="preserve">טיעון </w:t>
      </w:r>
      <w:r w:rsidR="00740C83">
        <w:rPr>
          <w:rFonts w:hint="cs"/>
          <w:color w:val="222222"/>
          <w:rtl/>
        </w:rPr>
        <w:t>כללי בדבר עליונות ה</w:t>
      </w:r>
      <w:r w:rsidR="001C5A04">
        <w:rPr>
          <w:rFonts w:hint="cs"/>
          <w:color w:val="222222"/>
          <w:rtl/>
        </w:rPr>
        <w:t>מוזיקה</w:t>
      </w:r>
      <w:r w:rsidR="00740C83">
        <w:rPr>
          <w:rFonts w:hint="cs"/>
          <w:color w:val="222222"/>
          <w:rtl/>
        </w:rPr>
        <w:t xml:space="preserve"> הקלאסית </w:t>
      </w:r>
      <w:r w:rsidR="00001307">
        <w:rPr>
          <w:rFonts w:hint="cs"/>
          <w:color w:val="222222"/>
          <w:rtl/>
        </w:rPr>
        <w:t>לא עושה עימה חסד,</w:t>
      </w:r>
      <w:r w:rsidR="00B05D41" w:rsidRPr="00B05D41">
        <w:rPr>
          <w:rtl/>
        </w:rPr>
        <w:t xml:space="preserve"> </w:t>
      </w:r>
      <w:r w:rsidR="00B05D41" w:rsidRPr="00B05D41">
        <w:rPr>
          <w:rFonts w:cs="Times New Roman"/>
          <w:color w:val="222222"/>
          <w:rtl/>
        </w:rPr>
        <w:t>" הוא פתח בשפה הגבוהה שהוריו נטו לה חיבה מרובה ואשר ידע לחקות בנקל, "</w:t>
      </w:r>
      <w:r w:rsidR="00001307">
        <w:rPr>
          <w:rFonts w:hint="cs"/>
          <w:color w:val="222222"/>
          <w:rtl/>
        </w:rPr>
        <w:t xml:space="preserve">אלא להפך, </w:t>
      </w:r>
      <w:r w:rsidR="0032084B" w:rsidRPr="00C444CC">
        <w:rPr>
          <w:rFonts w:hint="eastAsia"/>
          <w:color w:val="222222"/>
          <w:rtl/>
        </w:rPr>
        <w:t>מעמיס</w:t>
      </w:r>
      <w:r w:rsidR="0032084B">
        <w:rPr>
          <w:rFonts w:hint="cs"/>
          <w:color w:val="222222"/>
          <w:rtl/>
        </w:rPr>
        <w:t xml:space="preserve"> </w:t>
      </w:r>
      <w:r w:rsidR="00740C83">
        <w:rPr>
          <w:rFonts w:hint="cs"/>
          <w:color w:val="222222"/>
          <w:rtl/>
        </w:rPr>
        <w:t xml:space="preserve">על כתפיה </w:t>
      </w:r>
      <w:r w:rsidR="00C444CC">
        <w:rPr>
          <w:rFonts w:hint="cs"/>
          <w:color w:val="222222"/>
          <w:rtl/>
        </w:rPr>
        <w:t>נטל</w:t>
      </w:r>
      <w:r w:rsidR="0032084B">
        <w:rPr>
          <w:rFonts w:hint="cs"/>
          <w:color w:val="222222"/>
          <w:rtl/>
        </w:rPr>
        <w:t xml:space="preserve"> </w:t>
      </w:r>
      <w:r w:rsidR="00740C83">
        <w:rPr>
          <w:rFonts w:hint="cs"/>
          <w:color w:val="222222"/>
          <w:rtl/>
        </w:rPr>
        <w:t>מיותר ו</w:t>
      </w:r>
      <w:r w:rsidR="0032084B">
        <w:rPr>
          <w:rFonts w:hint="cs"/>
          <w:color w:val="222222"/>
          <w:rtl/>
        </w:rPr>
        <w:t>כבד מ</w:t>
      </w:r>
      <w:r w:rsidR="00740C83">
        <w:rPr>
          <w:rFonts w:hint="cs"/>
          <w:color w:val="222222"/>
          <w:rtl/>
        </w:rPr>
        <w:t>די</w:t>
      </w:r>
      <w:r w:rsidR="0032084B">
        <w:rPr>
          <w:rFonts w:hint="cs"/>
          <w:color w:val="222222"/>
          <w:rtl/>
        </w:rPr>
        <w:t>, ו</w:t>
      </w:r>
      <w:r w:rsidR="00001307">
        <w:rPr>
          <w:rFonts w:hint="cs"/>
          <w:color w:val="222222"/>
          <w:rtl/>
        </w:rPr>
        <w:t xml:space="preserve">באופן טבעי </w:t>
      </w:r>
      <w:r w:rsidR="0032084B">
        <w:rPr>
          <w:rFonts w:hint="cs"/>
          <w:color w:val="222222"/>
          <w:rtl/>
        </w:rPr>
        <w:t>נתון תמיד [</w:t>
      </w:r>
      <w:r w:rsidR="0032084B">
        <w:rPr>
          <w:color w:val="222222"/>
        </w:rPr>
        <w:t>to be challenged</w:t>
      </w:r>
      <w:r w:rsidR="0032084B">
        <w:rPr>
          <w:rFonts w:hint="cs"/>
          <w:color w:val="222222"/>
          <w:rtl/>
        </w:rPr>
        <w:t xml:space="preserve"> </w:t>
      </w:r>
      <w:r w:rsidR="00BC432B">
        <w:rPr>
          <w:rFonts w:hint="cs"/>
          <w:color w:val="222222"/>
          <w:rtl/>
        </w:rPr>
        <w:t>עירעור / התרסה / / לאתגר</w:t>
      </w:r>
      <w:r w:rsidR="00001307">
        <w:rPr>
          <w:rFonts w:hint="cs"/>
          <w:color w:val="222222"/>
          <w:rtl/>
        </w:rPr>
        <w:t>]</w:t>
      </w:r>
      <w:r w:rsidR="00001307" w:rsidRPr="00001307">
        <w:rPr>
          <w:rFonts w:hint="cs"/>
          <w:color w:val="222222"/>
          <w:rtl/>
        </w:rPr>
        <w:t xml:space="preserve"> </w:t>
      </w:r>
      <w:r w:rsidR="00001307">
        <w:rPr>
          <w:rFonts w:hint="cs"/>
          <w:color w:val="222222"/>
          <w:rtl/>
        </w:rPr>
        <w:t>לקריאת תיגר."</w:t>
      </w:r>
    </w:p>
    <w:p w14:paraId="72493C52" w14:textId="45FF8DAD" w:rsidR="0032084B" w:rsidRDefault="0032084B" w:rsidP="0032084B">
      <w:pPr>
        <w:widowControl w:val="0"/>
        <w:rPr>
          <w:color w:val="222222"/>
          <w:rtl/>
        </w:rPr>
      </w:pPr>
      <w:r>
        <w:rPr>
          <w:rFonts w:hint="cs"/>
          <w:color w:val="222222"/>
          <w:rtl/>
        </w:rPr>
        <w:t>"סליחה?"</w:t>
      </w:r>
    </w:p>
    <w:p w14:paraId="61B7B05C" w14:textId="6F5C305E" w:rsidR="0032084B" w:rsidRDefault="00001307" w:rsidP="00001307">
      <w:pPr>
        <w:widowControl w:val="0"/>
        <w:rPr>
          <w:color w:val="222222"/>
          <w:rtl/>
        </w:rPr>
      </w:pPr>
      <w:r>
        <w:rPr>
          <w:rFonts w:hint="cs"/>
          <w:color w:val="222222"/>
          <w:rtl/>
        </w:rPr>
        <w:t xml:space="preserve">"קביעה גורפת תאלץ </w:t>
      </w:r>
      <w:r w:rsidR="002D1753">
        <w:rPr>
          <w:rFonts w:hint="cs"/>
          <w:color w:val="222222"/>
          <w:rtl/>
        </w:rPr>
        <w:t>א</w:t>
      </w:r>
      <w:r w:rsidR="002940F1" w:rsidRPr="002940F1">
        <w:rPr>
          <w:rFonts w:cs="Times New Roman"/>
          <w:color w:val="222222"/>
          <w:rtl/>
        </w:rPr>
        <w:t>ת ה</w:t>
      </w:r>
      <w:r w:rsidR="001C5A04">
        <w:rPr>
          <w:rFonts w:cs="Times New Roman"/>
          <w:color w:val="222222"/>
          <w:rtl/>
        </w:rPr>
        <w:t>מוזיקה</w:t>
      </w:r>
      <w:r w:rsidR="002940F1" w:rsidRPr="002940F1">
        <w:rPr>
          <w:rFonts w:cs="Times New Roman"/>
          <w:color w:val="222222"/>
          <w:rtl/>
        </w:rPr>
        <w:t xml:space="preserve"> הקלאסית</w:t>
      </w:r>
      <w:r w:rsidR="0032084B">
        <w:rPr>
          <w:rFonts w:hint="cs"/>
          <w:color w:val="222222"/>
          <w:rtl/>
        </w:rPr>
        <w:t xml:space="preserve"> </w:t>
      </w:r>
      <w:r>
        <w:rPr>
          <w:rFonts w:hint="cs"/>
          <w:color w:val="222222"/>
          <w:rtl/>
        </w:rPr>
        <w:t xml:space="preserve">לעמוד </w:t>
      </w:r>
      <w:r w:rsidR="002940F1">
        <w:rPr>
          <w:rFonts w:hint="cs"/>
          <w:color w:val="222222"/>
          <w:rtl/>
        </w:rPr>
        <w:t xml:space="preserve">לעד </w:t>
      </w:r>
      <w:r w:rsidR="0032084B">
        <w:rPr>
          <w:rFonts w:hint="cs"/>
          <w:color w:val="222222"/>
          <w:rtl/>
        </w:rPr>
        <w:t>במגננה."</w:t>
      </w:r>
    </w:p>
    <w:p w14:paraId="7B5BA800" w14:textId="487CABD8" w:rsidR="00F143F1" w:rsidRPr="00F143F1" w:rsidRDefault="002275D1" w:rsidP="00F143F1">
      <w:pPr>
        <w:widowControl w:val="0"/>
        <w:rPr>
          <w:color w:val="222222"/>
          <w:rtl/>
        </w:rPr>
      </w:pPr>
      <w:r>
        <w:rPr>
          <w:rFonts w:hint="cs"/>
          <w:color w:val="222222"/>
          <w:rtl/>
        </w:rPr>
        <w:t>"</w:t>
      </w:r>
      <w:r w:rsidR="002E5FE7">
        <w:rPr>
          <w:rFonts w:hint="cs"/>
          <w:color w:val="222222"/>
          <w:rtl/>
        </w:rPr>
        <w:t xml:space="preserve">מי צריך מגננה כשיש עובדות! </w:t>
      </w:r>
      <w:r w:rsidR="002940F1" w:rsidRPr="00F143F1">
        <w:rPr>
          <w:rFonts w:cs="Times New Roman"/>
          <w:color w:val="222222"/>
          <w:rtl/>
        </w:rPr>
        <w:t xml:space="preserve">בטבע </w:t>
      </w:r>
      <w:r w:rsidR="00F143F1" w:rsidRPr="00F143F1">
        <w:rPr>
          <w:rFonts w:cs="Times New Roman"/>
          <w:color w:val="222222"/>
          <w:rtl/>
        </w:rPr>
        <w:t xml:space="preserve">יש היררכיה, בכל תחום, ובוודאי שבתחום השֶׁמַע [ניקוד בדוק] – </w:t>
      </w:r>
      <w:r w:rsidR="008C7253" w:rsidRPr="008C7253">
        <w:rPr>
          <w:rFonts w:cs="Times New Roman"/>
          <w:color w:val="222222"/>
          <w:rtl/>
        </w:rPr>
        <w:t xml:space="preserve">בקצה התחתון עומד </w:t>
      </w:r>
      <w:r w:rsidR="00F143F1" w:rsidRPr="00F143F1">
        <w:rPr>
          <w:rFonts w:cs="Times New Roman"/>
          <w:color w:val="222222"/>
          <w:rtl/>
        </w:rPr>
        <w:t>רעש, ובקצה העליון</w:t>
      </w:r>
      <w:r w:rsidR="008C7253">
        <w:rPr>
          <w:rFonts w:cs="Times New Roman" w:hint="cs"/>
          <w:color w:val="222222"/>
          <w:rtl/>
        </w:rPr>
        <w:t xml:space="preserve"> עומד</w:t>
      </w:r>
      <w:r w:rsidR="00F143F1" w:rsidRPr="00F143F1">
        <w:rPr>
          <w:rFonts w:cs="Times New Roman"/>
          <w:color w:val="222222"/>
          <w:rtl/>
        </w:rPr>
        <w:t xml:space="preserve"> הדבר הרחוק ביותר מרעש</w:t>
      </w:r>
      <w:r w:rsidR="008C7253">
        <w:rPr>
          <w:rFonts w:cs="Times New Roman" w:hint="cs"/>
          <w:color w:val="222222"/>
          <w:rtl/>
        </w:rPr>
        <w:t>,</w:t>
      </w:r>
      <w:r w:rsidR="00F143F1" w:rsidRPr="00F143F1">
        <w:rPr>
          <w:rFonts w:cs="Times New Roman"/>
          <w:color w:val="222222"/>
          <w:rtl/>
        </w:rPr>
        <w:t xml:space="preserve"> </w:t>
      </w:r>
      <w:r w:rsidR="008C7253">
        <w:rPr>
          <w:rFonts w:cs="Times New Roman" w:hint="cs"/>
          <w:color w:val="222222"/>
          <w:rtl/>
        </w:rPr>
        <w:t>ו</w:t>
      </w:r>
      <w:r w:rsidR="00F143F1" w:rsidRPr="00F143F1">
        <w:rPr>
          <w:rFonts w:cs="Times New Roman"/>
          <w:color w:val="222222"/>
          <w:rtl/>
        </w:rPr>
        <w:t xml:space="preserve">הוא </w:t>
      </w:r>
      <w:r w:rsidR="008C7253">
        <w:rPr>
          <w:rFonts w:cs="Times New Roman" w:hint="cs"/>
          <w:color w:val="222222"/>
          <w:rtl/>
        </w:rPr>
        <w:t>ה</w:t>
      </w:r>
      <w:r w:rsidR="001C5A04">
        <w:rPr>
          <w:rFonts w:cs="Times New Roman"/>
          <w:color w:val="222222"/>
          <w:rtl/>
        </w:rPr>
        <w:t>מוזיקה</w:t>
      </w:r>
      <w:r w:rsidR="00F143F1" w:rsidRPr="00F143F1">
        <w:rPr>
          <w:rFonts w:cs="Times New Roman"/>
          <w:color w:val="222222"/>
          <w:rtl/>
        </w:rPr>
        <w:t xml:space="preserve"> </w:t>
      </w:r>
      <w:r w:rsidR="008C7253">
        <w:rPr>
          <w:rFonts w:cs="Times New Roman" w:hint="cs"/>
          <w:color w:val="222222"/>
          <w:rtl/>
        </w:rPr>
        <w:t>ה</w:t>
      </w:r>
      <w:r w:rsidR="00F143F1" w:rsidRPr="00F143F1">
        <w:rPr>
          <w:rFonts w:cs="Times New Roman"/>
          <w:color w:val="222222"/>
          <w:rtl/>
        </w:rPr>
        <w:t>קלאסית."</w:t>
      </w:r>
    </w:p>
    <w:p w14:paraId="5E2BD79D" w14:textId="4124D22D" w:rsidR="009B0F3F" w:rsidRPr="009B0F3F" w:rsidRDefault="002940F1" w:rsidP="009B0F3F">
      <w:pPr>
        <w:widowControl w:val="0"/>
        <w:rPr>
          <w:rFonts w:cs="Times New Roman"/>
          <w:color w:val="222222"/>
          <w:rtl/>
        </w:rPr>
      </w:pPr>
      <w:r w:rsidRPr="002940F1">
        <w:rPr>
          <w:rFonts w:cs="Times New Roman"/>
          <w:color w:val="222222"/>
          <w:rtl/>
        </w:rPr>
        <w:t>"</w:t>
      </w:r>
      <w:r w:rsidR="0003300D" w:rsidRPr="0003300D">
        <w:rPr>
          <w:rFonts w:cs="Times New Roman"/>
          <w:color w:val="222222"/>
          <w:rtl/>
        </w:rPr>
        <w:t>כמובן, ללא ספק ההיררכיה ה</w:t>
      </w:r>
      <w:r w:rsidR="00A572BA">
        <w:rPr>
          <w:rFonts w:cs="Times New Roman" w:hint="cs"/>
          <w:color w:val="222222"/>
          <w:rtl/>
        </w:rPr>
        <w:t>י</w:t>
      </w:r>
      <w:r w:rsidR="0003300D" w:rsidRPr="0003300D">
        <w:rPr>
          <w:rFonts w:cs="Times New Roman"/>
          <w:color w:val="222222"/>
          <w:rtl/>
        </w:rPr>
        <w:t xml:space="preserve">נה טיעון </w:t>
      </w:r>
      <w:r w:rsidR="002B6E6B">
        <w:rPr>
          <w:rFonts w:cs="Times New Roman" w:hint="cs"/>
          <w:color w:val="222222"/>
          <w:rtl/>
        </w:rPr>
        <w:t xml:space="preserve">מוחץ </w:t>
      </w:r>
      <w:r w:rsidR="0003300D" w:rsidRPr="0003300D">
        <w:rPr>
          <w:rFonts w:cs="Times New Roman"/>
          <w:color w:val="222222"/>
          <w:rtl/>
        </w:rPr>
        <w:t xml:space="preserve">שאין לעמוד בפניו, </w:t>
      </w:r>
      <w:r w:rsidR="002B6E6B">
        <w:rPr>
          <w:rFonts w:cs="Times New Roman" w:hint="cs"/>
          <w:color w:val="222222"/>
          <w:rtl/>
        </w:rPr>
        <w:t>[</w:t>
      </w:r>
      <w:r w:rsidR="0003300D" w:rsidRPr="0003300D">
        <w:rPr>
          <w:rFonts w:cs="Times New Roman"/>
          <w:color w:val="222222"/>
          <w:rtl/>
        </w:rPr>
        <w:t>כל בור ועם הארצות יווכח בכך על-נקלה לו יחדול מאיוולותו רק לרגע ויתן דעתו</w:t>
      </w:r>
      <w:r w:rsidR="002B6E6B">
        <w:rPr>
          <w:rFonts w:cs="Times New Roman" w:hint="cs"/>
          <w:color w:val="222222"/>
          <w:rtl/>
        </w:rPr>
        <w:t>]</w:t>
      </w:r>
      <w:r w:rsidR="0003300D" w:rsidRPr="0003300D">
        <w:rPr>
          <w:rFonts w:cs="Times New Roman"/>
          <w:color w:val="222222"/>
          <w:rtl/>
        </w:rPr>
        <w:t xml:space="preserve"> </w:t>
      </w:r>
      <w:r w:rsidR="002B6E6B" w:rsidRPr="002B6E6B">
        <w:rPr>
          <w:rFonts w:cs="Times New Roman"/>
          <w:color w:val="222222"/>
          <w:rtl/>
        </w:rPr>
        <w:t>והרשי לי בטובך לפרט כמה מהגורמים להעפלת</w:t>
      </w:r>
      <w:r w:rsidR="00DB4A0E" w:rsidRPr="00DB4A0E">
        <w:rPr>
          <w:rFonts w:cs="Times New Roman"/>
          <w:color w:val="222222"/>
          <w:rtl/>
        </w:rPr>
        <w:t>ן של היצירות הקלאסיות</w:t>
      </w:r>
      <w:r w:rsidR="002B6E6B" w:rsidRPr="002B6E6B">
        <w:rPr>
          <w:rFonts w:cs="Times New Roman"/>
          <w:color w:val="222222"/>
          <w:rtl/>
        </w:rPr>
        <w:t xml:space="preserve"> לרום ההיררכיה –</w:t>
      </w:r>
      <w:r w:rsidR="00DB4A0E">
        <w:rPr>
          <w:rFonts w:cs="Times New Roman" w:hint="cs"/>
          <w:color w:val="222222"/>
          <w:rtl/>
        </w:rPr>
        <w:t xml:space="preserve"> </w:t>
      </w:r>
      <w:r w:rsidR="0003300D" w:rsidRPr="0003300D">
        <w:rPr>
          <w:rFonts w:cs="Times New Roman"/>
          <w:color w:val="222222"/>
          <w:rtl/>
        </w:rPr>
        <w:t>שלמות הפיתוח ה</w:t>
      </w:r>
      <w:r w:rsidR="004147AD">
        <w:rPr>
          <w:rFonts w:cs="Times New Roman"/>
          <w:color w:val="222222"/>
          <w:rtl/>
        </w:rPr>
        <w:t>מוזיק</w:t>
      </w:r>
      <w:r w:rsidR="0003300D" w:rsidRPr="0003300D">
        <w:rPr>
          <w:rFonts w:cs="Times New Roman"/>
          <w:color w:val="222222"/>
          <w:rtl/>
        </w:rPr>
        <w:t>לי, פאר ההרמוניה, מורכבות המקצב שאנו מוצאים בנעלות שביצירות, הלא תסכימי איתי</w:t>
      </w:r>
      <w:r w:rsidRPr="002940F1">
        <w:rPr>
          <w:rFonts w:cs="Times New Roman"/>
          <w:color w:val="222222"/>
          <w:rtl/>
        </w:rPr>
        <w:t>?"</w:t>
      </w:r>
    </w:p>
    <w:p w14:paraId="52FB90A1" w14:textId="14B5FE7B" w:rsidR="009B0F3F" w:rsidRPr="009B0F3F" w:rsidRDefault="002940F1" w:rsidP="009B0F3F">
      <w:pPr>
        <w:widowControl w:val="0"/>
        <w:rPr>
          <w:rFonts w:cs="Times New Roman"/>
          <w:color w:val="222222"/>
          <w:rtl/>
        </w:rPr>
      </w:pPr>
      <w:r w:rsidRPr="002940F1">
        <w:rPr>
          <w:rFonts w:cs="Times New Roman"/>
          <w:color w:val="222222"/>
          <w:rtl/>
        </w:rPr>
        <w:t>לא נותר לה אלא להסכים, אבל נימתו הנמלצת הרתיחה</w:t>
      </w:r>
      <w:r w:rsidR="0034631E">
        <w:rPr>
          <w:rFonts w:cs="Times New Roman" w:hint="cs"/>
          <w:color w:val="222222"/>
          <w:rtl/>
        </w:rPr>
        <w:t xml:space="preserve"> אותה</w:t>
      </w:r>
      <w:r w:rsidRPr="002940F1">
        <w:rPr>
          <w:rFonts w:cs="Times New Roman"/>
          <w:color w:val="222222"/>
          <w:rtl/>
        </w:rPr>
        <w:t xml:space="preserve"> </w:t>
      </w:r>
      <w:r w:rsidR="0034631E">
        <w:rPr>
          <w:rFonts w:cs="Times New Roman" w:hint="cs"/>
          <w:color w:val="222222"/>
          <w:rtl/>
        </w:rPr>
        <w:t>ו</w:t>
      </w:r>
      <w:r w:rsidRPr="002940F1">
        <w:rPr>
          <w:rFonts w:cs="Times New Roman"/>
          <w:color w:val="222222"/>
          <w:rtl/>
        </w:rPr>
        <w:t xml:space="preserve">את </w:t>
      </w:r>
      <w:r w:rsidR="009B0F3F" w:rsidRPr="009B0F3F">
        <w:rPr>
          <w:rFonts w:cs="Times New Roman"/>
          <w:color w:val="222222"/>
          <w:rtl/>
        </w:rPr>
        <w:t>אביו</w:t>
      </w:r>
      <w:r>
        <w:rPr>
          <w:rFonts w:cs="Times New Roman" w:hint="cs"/>
          <w:color w:val="222222"/>
          <w:rtl/>
        </w:rPr>
        <w:t>,</w:t>
      </w:r>
      <w:r w:rsidR="009B0F3F" w:rsidRPr="009B0F3F">
        <w:rPr>
          <w:rFonts w:cs="Times New Roman"/>
          <w:color w:val="222222"/>
          <w:rtl/>
        </w:rPr>
        <w:t xml:space="preserve"> </w:t>
      </w:r>
      <w:r>
        <w:rPr>
          <w:rFonts w:cs="Times New Roman" w:hint="cs"/>
          <w:color w:val="222222"/>
          <w:rtl/>
        </w:rPr>
        <w:t>שׁ</w:t>
      </w:r>
      <w:r w:rsidR="009B0F3F" w:rsidRPr="009B0F3F">
        <w:rPr>
          <w:rFonts w:cs="Times New Roman"/>
          <w:color w:val="222222"/>
          <w:rtl/>
        </w:rPr>
        <w:t>מחה בסערת רגשות ובגרמנית, ואלו היו המילים הראשונות והיחידות</w:t>
      </w:r>
      <w:r w:rsidR="008C7253" w:rsidRPr="008C7253">
        <w:rPr>
          <w:rFonts w:cs="Times New Roman"/>
          <w:color w:val="222222"/>
          <w:rtl/>
        </w:rPr>
        <w:t>, חוץ מהוראות קצרות,</w:t>
      </w:r>
      <w:r w:rsidR="009B0F3F" w:rsidRPr="009B0F3F">
        <w:rPr>
          <w:rFonts w:cs="Times New Roman"/>
          <w:color w:val="222222"/>
          <w:rtl/>
        </w:rPr>
        <w:t xml:space="preserve"> שהפנה [</w:t>
      </w:r>
      <w:r w:rsidR="009B0F3F" w:rsidRPr="009B0F3F">
        <w:rPr>
          <w:rFonts w:cs="Times New Roman"/>
          <w:color w:val="222222"/>
        </w:rPr>
        <w:t>directed</w:t>
      </w:r>
      <w:r w:rsidR="009B0F3F" w:rsidRPr="009B0F3F">
        <w:rPr>
          <w:rFonts w:cs="Times New Roman"/>
          <w:color w:val="222222"/>
          <w:rtl/>
        </w:rPr>
        <w:t>] ישירות אליו במשך כל אותו קיץ.</w:t>
      </w:r>
    </w:p>
    <w:p w14:paraId="17E84E3A" w14:textId="39228CF1" w:rsidR="009B0F3F" w:rsidRPr="009B0F3F" w:rsidRDefault="009B0F3F" w:rsidP="009B0F3F">
      <w:pPr>
        <w:widowControl w:val="0"/>
        <w:rPr>
          <w:rFonts w:cs="Times New Roman"/>
          <w:color w:val="222222"/>
          <w:rtl/>
        </w:rPr>
      </w:pPr>
      <w:r w:rsidRPr="009B0F3F">
        <w:rPr>
          <w:rFonts w:cs="Times New Roman"/>
          <w:color w:val="222222"/>
          <w:rtl/>
        </w:rPr>
        <w:t>"</w:t>
      </w:r>
      <w:r w:rsidR="008C7253" w:rsidRPr="008C7253">
        <w:rPr>
          <w:rFonts w:cs="Times New Roman"/>
          <w:color w:val="222222"/>
          <w:rtl/>
        </w:rPr>
        <w:t xml:space="preserve">חלילה לנו מלשכוח את התזמור העילאי, והקונטרפונקט הבשל," אלכס </w:t>
      </w:r>
      <w:r w:rsidR="00877C82">
        <w:rPr>
          <w:rFonts w:cs="Times New Roman" w:hint="cs"/>
          <w:color w:val="222222"/>
          <w:rtl/>
        </w:rPr>
        <w:t>ענה ל</w:t>
      </w:r>
      <w:r w:rsidR="0003300D">
        <w:rPr>
          <w:rFonts w:cs="Times New Roman" w:hint="cs"/>
          <w:color w:val="222222"/>
          <w:rtl/>
        </w:rPr>
        <w:t>אבי</w:t>
      </w:r>
      <w:r w:rsidR="00877C82">
        <w:rPr>
          <w:rFonts w:cs="Times New Roman" w:hint="cs"/>
          <w:color w:val="222222"/>
          <w:rtl/>
        </w:rPr>
        <w:t>ו</w:t>
      </w:r>
      <w:r w:rsidR="002940F1">
        <w:rPr>
          <w:rFonts w:cs="Times New Roman" w:hint="cs"/>
          <w:color w:val="222222"/>
          <w:rtl/>
        </w:rPr>
        <w:t xml:space="preserve"> </w:t>
      </w:r>
      <w:r w:rsidR="008C7253" w:rsidRPr="008C7253">
        <w:rPr>
          <w:rFonts w:cs="Times New Roman"/>
          <w:color w:val="222222"/>
          <w:rtl/>
        </w:rPr>
        <w:t xml:space="preserve">בגרמנית, </w:t>
      </w:r>
      <w:r w:rsidR="00877C82" w:rsidRPr="00877C82">
        <w:rPr>
          <w:rFonts w:cs="Times New Roman"/>
          <w:color w:val="222222"/>
          <w:rtl/>
        </w:rPr>
        <w:t>וקור רוחו הרתיח לא פחות,</w:t>
      </w:r>
      <w:r w:rsidR="00877C82">
        <w:rPr>
          <w:rFonts w:cs="Times New Roman" w:hint="cs"/>
          <w:color w:val="222222"/>
          <w:rtl/>
        </w:rPr>
        <w:t xml:space="preserve"> </w:t>
      </w:r>
      <w:r w:rsidR="008C7253" w:rsidRPr="008C7253">
        <w:rPr>
          <w:rFonts w:cs="Times New Roman"/>
          <w:color w:val="222222"/>
          <w:rtl/>
        </w:rPr>
        <w:t xml:space="preserve">"כי איך אפשר </w:t>
      </w:r>
      <w:r w:rsidR="0003300D" w:rsidRPr="0003300D">
        <w:rPr>
          <w:rFonts w:cs="Times New Roman"/>
          <w:color w:val="222222"/>
          <w:rtl/>
        </w:rPr>
        <w:t xml:space="preserve">להעז </w:t>
      </w:r>
      <w:r w:rsidR="008C7253" w:rsidRPr="008C7253">
        <w:rPr>
          <w:rFonts w:cs="Times New Roman"/>
          <w:color w:val="222222"/>
          <w:rtl/>
        </w:rPr>
        <w:t xml:space="preserve">להביע רגשות אציליים ושמיימיים ללא הקונטרפונקט הבשל?" </w:t>
      </w:r>
      <w:r w:rsidR="00877C82">
        <w:rPr>
          <w:rFonts w:cs="Times New Roman" w:hint="cs"/>
          <w:color w:val="222222"/>
          <w:rtl/>
        </w:rPr>
        <w:t>[</w:t>
      </w:r>
      <w:r w:rsidR="002940F1" w:rsidRPr="002940F1">
        <w:rPr>
          <w:rFonts w:cs="Times New Roman"/>
          <w:color w:val="222222"/>
          <w:rtl/>
        </w:rPr>
        <w:t>הוא תהה בקול והביע את כל הנאום הזה בגרמנית, כי למרות גערותיו של אביו הוא היה רוצה להמשיך איתו את הדיון,</w:t>
      </w:r>
      <w:r w:rsidR="00921100">
        <w:rPr>
          <w:rFonts w:cs="Times New Roman" w:hint="cs"/>
          <w:color w:val="222222"/>
          <w:rtl/>
        </w:rPr>
        <w:t>]</w:t>
      </w:r>
      <w:r w:rsidR="002940F1" w:rsidRPr="002940F1">
        <w:rPr>
          <w:rFonts w:cs="Times New Roman"/>
          <w:color w:val="222222"/>
          <w:rtl/>
        </w:rPr>
        <w:t xml:space="preserve"> </w:t>
      </w:r>
      <w:r w:rsidR="00AD072C" w:rsidRPr="00AD072C">
        <w:rPr>
          <w:rFonts w:cs="Times New Roman"/>
          <w:color w:val="222222"/>
          <w:rtl/>
        </w:rPr>
        <w:t xml:space="preserve">הוא היה יכול להמשיך בכך </w:t>
      </w:r>
      <w:r w:rsidR="00DB4A0E" w:rsidRPr="00DB4A0E">
        <w:rPr>
          <w:rFonts w:cs="Times New Roman"/>
          <w:color w:val="222222"/>
          <w:rtl/>
        </w:rPr>
        <w:t xml:space="preserve">בקלות, </w:t>
      </w:r>
      <w:r w:rsidR="00921100">
        <w:rPr>
          <w:rFonts w:cs="Times New Roman" w:hint="cs"/>
          <w:color w:val="222222"/>
          <w:rtl/>
        </w:rPr>
        <w:t>[</w:t>
      </w:r>
      <w:r w:rsidR="00DB4A0E" w:rsidRPr="00DB4A0E">
        <w:rPr>
          <w:rFonts w:cs="Times New Roman"/>
          <w:color w:val="222222"/>
          <w:rtl/>
        </w:rPr>
        <w:t>הן סופי הופיעה</w:t>
      </w:r>
      <w:r w:rsidR="00AD072C" w:rsidRPr="00AD072C">
        <w:rPr>
          <w:rFonts w:cs="Times New Roman"/>
          <w:color w:val="222222"/>
          <w:rtl/>
        </w:rPr>
        <w:t xml:space="preserve"> רבות בארצות דוברות גרמנית והוא הקשיב רוב קשב למילים שהתאמצו לשווא לתאר את המנגינה,</w:t>
      </w:r>
      <w:r w:rsidR="00921100">
        <w:rPr>
          <w:rFonts w:cs="Times New Roman" w:hint="cs"/>
          <w:color w:val="222222"/>
          <w:rtl/>
        </w:rPr>
        <w:t>]</w:t>
      </w:r>
      <w:r w:rsidR="00AD072C" w:rsidRPr="00AD072C">
        <w:rPr>
          <w:rFonts w:cs="Times New Roman"/>
          <w:color w:val="222222"/>
          <w:rtl/>
        </w:rPr>
        <w:t xml:space="preserve"> </w:t>
      </w:r>
      <w:r w:rsidR="008C7253" w:rsidRPr="008C7253">
        <w:rPr>
          <w:rFonts w:cs="Times New Roman"/>
          <w:color w:val="222222"/>
          <w:rtl/>
        </w:rPr>
        <w:t xml:space="preserve">אך מכיוון שאיש מחוץ להוריו וסבתו לא הבין את דבריו, חזר לאנגלית, "בל נזנח </w:t>
      </w:r>
      <w:r w:rsidR="00902A30" w:rsidRPr="00902A30">
        <w:rPr>
          <w:rFonts w:cs="Times New Roman"/>
          <w:color w:val="222222"/>
          <w:rtl/>
        </w:rPr>
        <w:t xml:space="preserve">בדִיוּננו </w:t>
      </w:r>
      <w:r w:rsidR="008C7253" w:rsidRPr="008C7253">
        <w:rPr>
          <w:rFonts w:cs="Times New Roman"/>
          <w:color w:val="222222"/>
          <w:rtl/>
        </w:rPr>
        <w:t>גם את הניסוח האצילי, שקיים רק ב</w:t>
      </w:r>
      <w:r w:rsidR="001C5A04">
        <w:rPr>
          <w:rFonts w:cs="Times New Roman"/>
          <w:color w:val="222222"/>
          <w:rtl/>
        </w:rPr>
        <w:t>מוזיקה</w:t>
      </w:r>
      <w:r w:rsidR="008C7253" w:rsidRPr="008C7253">
        <w:rPr>
          <w:rFonts w:cs="Times New Roman"/>
          <w:color w:val="222222"/>
          <w:rtl/>
        </w:rPr>
        <w:t xml:space="preserve"> הקלאסית,</w:t>
      </w:r>
      <w:r w:rsidRPr="009B0F3F">
        <w:rPr>
          <w:rFonts w:cs="Times New Roman"/>
          <w:color w:val="222222"/>
          <w:rtl/>
        </w:rPr>
        <w:t>."</w:t>
      </w:r>
    </w:p>
    <w:p w14:paraId="460DC376" w14:textId="77777777" w:rsidR="009B0F3F" w:rsidRPr="009B0F3F" w:rsidRDefault="009B0F3F" w:rsidP="009B0F3F">
      <w:pPr>
        <w:widowControl w:val="0"/>
        <w:rPr>
          <w:rFonts w:cs="Times New Roman"/>
          <w:color w:val="222222"/>
          <w:rtl/>
        </w:rPr>
      </w:pPr>
      <w:r w:rsidRPr="009B0F3F">
        <w:rPr>
          <w:rFonts w:cs="Times New Roman"/>
          <w:color w:val="222222"/>
          <w:rtl/>
        </w:rPr>
        <w:t>"אל תתחכם, איש צעיר!"</w:t>
      </w:r>
    </w:p>
    <w:p w14:paraId="19106F25" w14:textId="6129DB8B" w:rsidR="009B0F3F" w:rsidRPr="009B0F3F" w:rsidRDefault="009B0F3F" w:rsidP="009B0F3F">
      <w:pPr>
        <w:widowControl w:val="0"/>
        <w:rPr>
          <w:rFonts w:cs="Times New Roman"/>
          <w:color w:val="222222"/>
          <w:rtl/>
        </w:rPr>
      </w:pPr>
      <w:r w:rsidRPr="009B0F3F">
        <w:rPr>
          <w:rFonts w:cs="Times New Roman"/>
          <w:color w:val="222222"/>
          <w:rtl/>
        </w:rPr>
        <w:lastRenderedPageBreak/>
        <w:t>"</w:t>
      </w:r>
      <w:r w:rsidR="008C7253" w:rsidRPr="008C7253">
        <w:rPr>
          <w:rtl/>
        </w:rPr>
        <w:t xml:space="preserve"> </w:t>
      </w:r>
      <w:r w:rsidR="008C7253" w:rsidRPr="008C7253">
        <w:rPr>
          <w:rFonts w:cs="Times New Roman"/>
          <w:color w:val="222222"/>
          <w:rtl/>
        </w:rPr>
        <w:t>נחטא מרו</w:t>
      </w:r>
      <w:r w:rsidR="00902A30">
        <w:rPr>
          <w:rFonts w:cs="Times New Roman" w:hint="cs"/>
          <w:color w:val="222222"/>
          <w:rtl/>
        </w:rPr>
        <w:t>ֹ</w:t>
      </w:r>
      <w:r w:rsidR="008C7253" w:rsidRPr="008C7253">
        <w:rPr>
          <w:rFonts w:cs="Times New Roman"/>
          <w:color w:val="222222"/>
          <w:rtl/>
        </w:rPr>
        <w:t xml:space="preserve">ת לחובתנו אם לא נזכיר גם את </w:t>
      </w:r>
      <w:r w:rsidR="0003300D" w:rsidRPr="0003300D">
        <w:rPr>
          <w:rFonts w:cs="Times New Roman"/>
          <w:color w:val="222222"/>
          <w:rtl/>
        </w:rPr>
        <w:t>המרקם המשוכלל והמבנה המלוטש</w:t>
      </w:r>
      <w:r w:rsidRPr="009B0F3F">
        <w:rPr>
          <w:rFonts w:cs="Times New Roman"/>
          <w:color w:val="222222"/>
          <w:rtl/>
        </w:rPr>
        <w:t>."</w:t>
      </w:r>
    </w:p>
    <w:p w14:paraId="23DC0BE8" w14:textId="5338A653" w:rsidR="009B0F3F" w:rsidRDefault="009B0F3F" w:rsidP="009B0F3F">
      <w:pPr>
        <w:widowControl w:val="0"/>
        <w:rPr>
          <w:rFonts w:cs="Times New Roman"/>
          <w:color w:val="222222"/>
          <w:rtl/>
        </w:rPr>
      </w:pPr>
      <w:r w:rsidRPr="009B0F3F">
        <w:rPr>
          <w:rFonts w:cs="Times New Roman"/>
          <w:color w:val="222222"/>
          <w:rtl/>
        </w:rPr>
        <w:t>יוג'ין צחקק</w:t>
      </w:r>
      <w:r w:rsidR="0003300D" w:rsidRPr="0003300D">
        <w:rPr>
          <w:rFonts w:cs="Times New Roman"/>
          <w:color w:val="222222"/>
          <w:rtl/>
        </w:rPr>
        <w:t>, והסבתא שבה לעטות על עצמה את מבטה האטום כתמיד כשהדירו אותה מן הכלל</w:t>
      </w:r>
      <w:r w:rsidRPr="009B0F3F">
        <w:rPr>
          <w:rFonts w:cs="Times New Roman"/>
          <w:color w:val="222222"/>
          <w:rtl/>
        </w:rPr>
        <w:t>. אבל אלכס הבחין במבטו הנדהם, התועה</w:t>
      </w:r>
      <w:r w:rsidR="002D1753">
        <w:rPr>
          <w:rFonts w:cs="Times New Roman" w:hint="cs"/>
          <w:color w:val="222222"/>
          <w:rtl/>
        </w:rPr>
        <w:t>,</w:t>
      </w:r>
      <w:r w:rsidRPr="009B0F3F">
        <w:rPr>
          <w:rFonts w:cs="Times New Roman"/>
          <w:color w:val="222222"/>
          <w:rtl/>
        </w:rPr>
        <w:t xml:space="preserve"> של תיאו והשתתק מייד.</w:t>
      </w:r>
    </w:p>
    <w:p w14:paraId="1E3CE2E3" w14:textId="3BF83224" w:rsidR="002275D1" w:rsidRDefault="00F143F1" w:rsidP="009B0F3F">
      <w:pPr>
        <w:widowControl w:val="0"/>
        <w:rPr>
          <w:color w:val="222222"/>
          <w:rtl/>
        </w:rPr>
      </w:pPr>
      <w:r w:rsidRPr="00F143F1">
        <w:rPr>
          <w:rFonts w:cs="Times New Roman"/>
          <w:color w:val="222222"/>
          <w:rtl/>
        </w:rPr>
        <w:t>"</w:t>
      </w:r>
      <w:r w:rsidR="002275D1">
        <w:rPr>
          <w:rFonts w:hint="cs"/>
          <w:color w:val="222222"/>
          <w:rtl/>
        </w:rPr>
        <w:t>יצירות קלאסיות</w:t>
      </w:r>
      <w:r w:rsidR="002940F1" w:rsidRPr="002940F1">
        <w:rPr>
          <w:rFonts w:cs="Times New Roman"/>
          <w:color w:val="222222"/>
          <w:rtl/>
        </w:rPr>
        <w:t xml:space="preserve">," אימו </w:t>
      </w:r>
      <w:r w:rsidR="0003300D" w:rsidRPr="0003300D">
        <w:rPr>
          <w:rFonts w:cs="Times New Roman"/>
          <w:color w:val="222222"/>
          <w:rtl/>
        </w:rPr>
        <w:t>נענתה בדְרשה משל עצמה</w:t>
      </w:r>
      <w:r w:rsidR="002940F1" w:rsidRPr="002940F1">
        <w:rPr>
          <w:rFonts w:cs="Times New Roman"/>
          <w:color w:val="222222"/>
          <w:rtl/>
        </w:rPr>
        <w:t>, "</w:t>
      </w:r>
      <w:r w:rsidR="008C7253">
        <w:rPr>
          <w:rFonts w:hint="cs"/>
          <w:color w:val="222222"/>
          <w:rtl/>
        </w:rPr>
        <w:t xml:space="preserve">הן </w:t>
      </w:r>
      <w:r w:rsidR="002E5FE7">
        <w:rPr>
          <w:rFonts w:hint="cs"/>
          <w:color w:val="222222"/>
          <w:rtl/>
        </w:rPr>
        <w:t xml:space="preserve">קשות לנגינה, </w:t>
      </w:r>
      <w:r w:rsidR="004A3AB6">
        <w:rPr>
          <w:rFonts w:hint="cs"/>
          <w:color w:val="222222"/>
          <w:rtl/>
        </w:rPr>
        <w:t>[</w:t>
      </w:r>
      <w:r w:rsidR="002E5FE7">
        <w:rPr>
          <w:rFonts w:hint="cs"/>
          <w:color w:val="222222"/>
          <w:rtl/>
        </w:rPr>
        <w:t xml:space="preserve">הן </w:t>
      </w:r>
      <w:r w:rsidR="002275D1">
        <w:rPr>
          <w:rFonts w:hint="cs"/>
          <w:color w:val="222222"/>
          <w:rtl/>
        </w:rPr>
        <w:t>ארוכות יותר באופן כללי, ולכן</w:t>
      </w:r>
      <w:r w:rsidR="004A3AB6">
        <w:rPr>
          <w:rFonts w:hint="cs"/>
          <w:color w:val="222222"/>
          <w:rtl/>
        </w:rPr>
        <w:t>]</w:t>
      </w:r>
      <w:r w:rsidR="002275D1">
        <w:rPr>
          <w:rFonts w:hint="cs"/>
          <w:color w:val="222222"/>
          <w:rtl/>
        </w:rPr>
        <w:t xml:space="preserve"> </w:t>
      </w:r>
      <w:r w:rsidR="002940F1" w:rsidRPr="002940F1">
        <w:rPr>
          <w:rFonts w:cs="Times New Roman"/>
          <w:color w:val="222222"/>
          <w:rtl/>
        </w:rPr>
        <w:t>וארוכות, ושתי תכונות אלו</w:t>
      </w:r>
      <w:r w:rsidR="002940F1">
        <w:rPr>
          <w:rFonts w:cs="Times New Roman" w:hint="cs"/>
          <w:color w:val="222222"/>
          <w:rtl/>
        </w:rPr>
        <w:t xml:space="preserve"> </w:t>
      </w:r>
      <w:r w:rsidR="00902A30" w:rsidRPr="00902A30">
        <w:rPr>
          <w:rFonts w:cs="Times New Roman"/>
          <w:color w:val="222222"/>
          <w:rtl/>
        </w:rPr>
        <w:t>פותחות פתח</w:t>
      </w:r>
      <w:r w:rsidR="002275D1">
        <w:rPr>
          <w:rFonts w:hint="cs"/>
          <w:color w:val="222222"/>
          <w:rtl/>
        </w:rPr>
        <w:t xml:space="preserve"> </w:t>
      </w:r>
      <w:r w:rsidR="00902A30">
        <w:rPr>
          <w:rFonts w:hint="cs"/>
          <w:color w:val="222222"/>
          <w:rtl/>
        </w:rPr>
        <w:t>ל</w:t>
      </w:r>
      <w:r w:rsidR="002275D1">
        <w:rPr>
          <w:rFonts w:hint="cs"/>
          <w:color w:val="222222"/>
          <w:rtl/>
        </w:rPr>
        <w:t xml:space="preserve">רעיונות </w:t>
      </w:r>
      <w:r w:rsidR="004147AD">
        <w:rPr>
          <w:rFonts w:hint="cs"/>
          <w:color w:val="222222"/>
          <w:rtl/>
        </w:rPr>
        <w:t>מוזיק</w:t>
      </w:r>
      <w:r w:rsidR="002275D1">
        <w:rPr>
          <w:rFonts w:hint="cs"/>
          <w:color w:val="222222"/>
          <w:rtl/>
        </w:rPr>
        <w:t>ליים מורכבים</w:t>
      </w:r>
      <w:r w:rsidR="0003300D">
        <w:rPr>
          <w:rFonts w:hint="cs"/>
          <w:color w:val="222222"/>
          <w:rtl/>
        </w:rPr>
        <w:t>.</w:t>
      </w:r>
      <w:r w:rsidR="00001307">
        <w:rPr>
          <w:rFonts w:hint="cs"/>
          <w:color w:val="222222"/>
          <w:rtl/>
        </w:rPr>
        <w:t xml:space="preserve"> </w:t>
      </w:r>
      <w:r w:rsidR="00DB4A0E" w:rsidRPr="00DB4A0E">
        <w:rPr>
          <w:rFonts w:cs="Times New Roman"/>
          <w:color w:val="222222"/>
          <w:rtl/>
        </w:rPr>
        <w:t xml:space="preserve">יצירות קלאסיות </w:t>
      </w:r>
      <w:r w:rsidR="00473E91">
        <w:rPr>
          <w:rFonts w:hint="cs"/>
          <w:color w:val="222222"/>
          <w:rtl/>
        </w:rPr>
        <w:t xml:space="preserve">הן בפירוש מעניינות יותר, </w:t>
      </w:r>
      <w:r w:rsidR="00001307">
        <w:rPr>
          <w:rFonts w:hint="cs"/>
          <w:color w:val="222222"/>
          <w:rtl/>
        </w:rPr>
        <w:t>ו</w:t>
      </w:r>
      <w:r w:rsidR="00473E91">
        <w:rPr>
          <w:rFonts w:hint="cs"/>
          <w:color w:val="222222"/>
          <w:rtl/>
        </w:rPr>
        <w:t xml:space="preserve">מאפשרות </w:t>
      </w:r>
      <w:r w:rsidR="002275D1">
        <w:rPr>
          <w:rFonts w:hint="cs"/>
          <w:color w:val="222222"/>
          <w:rtl/>
        </w:rPr>
        <w:t>להביע רגשות עמוקים</w:t>
      </w:r>
      <w:r w:rsidR="00690D52">
        <w:rPr>
          <w:rFonts w:hint="cs"/>
          <w:color w:val="222222"/>
          <w:rtl/>
        </w:rPr>
        <w:t>,</w:t>
      </w:r>
      <w:r w:rsidR="006B6AAA">
        <w:rPr>
          <w:rFonts w:hint="cs"/>
          <w:color w:val="222222"/>
          <w:rtl/>
        </w:rPr>
        <w:t xml:space="preserve"> </w:t>
      </w:r>
      <w:r w:rsidRPr="00F143F1">
        <w:rPr>
          <w:rFonts w:cs="Times New Roman"/>
          <w:color w:val="222222"/>
          <w:rtl/>
        </w:rPr>
        <w:t>מ</w:t>
      </w:r>
      <w:r w:rsidR="00902A30">
        <w:rPr>
          <w:rFonts w:cs="Times New Roman" w:hint="cs"/>
          <w:color w:val="222222"/>
          <w:rtl/>
        </w:rPr>
        <w:t>וביל</w:t>
      </w:r>
      <w:r w:rsidRPr="00F143F1">
        <w:rPr>
          <w:rFonts w:cs="Times New Roman"/>
          <w:color w:val="222222"/>
          <w:rtl/>
        </w:rPr>
        <w:t>ות את הנשמה להרמוניה פנימית, מקרבות אותה לקודש, לאמת</w:t>
      </w:r>
      <w:r w:rsidR="002940F1">
        <w:rPr>
          <w:rFonts w:cs="Times New Roman" w:hint="cs"/>
          <w:color w:val="222222"/>
          <w:rtl/>
        </w:rPr>
        <w:t>!</w:t>
      </w:r>
      <w:r w:rsidR="006B6AAA">
        <w:rPr>
          <w:rFonts w:hint="cs"/>
          <w:color w:val="222222"/>
          <w:rtl/>
        </w:rPr>
        <w:t xml:space="preserve"> </w:t>
      </w:r>
      <w:r w:rsidR="002275D1">
        <w:rPr>
          <w:rFonts w:hint="cs"/>
          <w:color w:val="222222"/>
          <w:rtl/>
        </w:rPr>
        <w:t>ו</w:t>
      </w:r>
      <w:r w:rsidR="002940F1" w:rsidRPr="002940F1">
        <w:rPr>
          <w:rFonts w:cs="Times New Roman"/>
          <w:color w:val="222222"/>
          <w:rtl/>
        </w:rPr>
        <w:t xml:space="preserve">במה עוסקת </w:t>
      </w:r>
      <w:r>
        <w:rPr>
          <w:rFonts w:hint="cs"/>
          <w:color w:val="222222"/>
          <w:rtl/>
        </w:rPr>
        <w:t>ה</w:t>
      </w:r>
      <w:r w:rsidR="001C5A04">
        <w:rPr>
          <w:rFonts w:hint="cs"/>
          <w:color w:val="222222"/>
          <w:rtl/>
        </w:rPr>
        <w:t>מוזיקה</w:t>
      </w:r>
      <w:r w:rsidR="002275D1">
        <w:rPr>
          <w:rFonts w:hint="cs"/>
          <w:color w:val="222222"/>
          <w:rtl/>
        </w:rPr>
        <w:t xml:space="preserve"> הפופולרית</w:t>
      </w:r>
      <w:r w:rsidR="002940F1">
        <w:rPr>
          <w:rFonts w:hint="cs"/>
          <w:color w:val="222222"/>
          <w:rtl/>
        </w:rPr>
        <w:t>?</w:t>
      </w:r>
      <w:r w:rsidR="002275D1">
        <w:rPr>
          <w:rFonts w:hint="cs"/>
          <w:color w:val="222222"/>
          <w:rtl/>
        </w:rPr>
        <w:t xml:space="preserve"> </w:t>
      </w:r>
      <w:r>
        <w:rPr>
          <w:rFonts w:hint="cs"/>
          <w:color w:val="222222"/>
          <w:rtl/>
        </w:rPr>
        <w:t>ב</w:t>
      </w:r>
      <w:r w:rsidR="002275D1">
        <w:rPr>
          <w:rFonts w:hint="cs"/>
          <w:color w:val="222222"/>
          <w:rtl/>
        </w:rPr>
        <w:t xml:space="preserve">אהבה, </w:t>
      </w:r>
      <w:r w:rsidR="002940F1">
        <w:rPr>
          <w:rFonts w:hint="cs"/>
          <w:color w:val="222222"/>
          <w:rtl/>
        </w:rPr>
        <w:t>ב</w:t>
      </w:r>
      <w:r w:rsidR="002275D1">
        <w:rPr>
          <w:rFonts w:hint="cs"/>
          <w:color w:val="222222"/>
          <w:rtl/>
        </w:rPr>
        <w:t>שברון</w:t>
      </w:r>
      <w:r w:rsidR="002D1753">
        <w:rPr>
          <w:rFonts w:hint="cs"/>
          <w:color w:val="222222"/>
          <w:rtl/>
        </w:rPr>
        <w:t xml:space="preserve"> </w:t>
      </w:r>
      <w:r w:rsidR="002275D1">
        <w:rPr>
          <w:rFonts w:hint="cs"/>
          <w:color w:val="222222"/>
          <w:rtl/>
        </w:rPr>
        <w:t>לב והז'אנר</w:t>
      </w:r>
      <w:r w:rsidR="008C7253" w:rsidRPr="008C7253">
        <w:rPr>
          <w:rtl/>
        </w:rPr>
        <w:t xml:space="preserve"> </w:t>
      </w:r>
      <w:r w:rsidR="008C7253" w:rsidRPr="008C7253">
        <w:rPr>
          <w:rFonts w:cs="Times New Roman"/>
          <w:color w:val="222222"/>
          <w:rtl/>
        </w:rPr>
        <w:t>החביב</w:t>
      </w:r>
      <w:r w:rsidR="002275D1">
        <w:rPr>
          <w:rFonts w:hint="cs"/>
          <w:color w:val="222222"/>
          <w:rtl/>
        </w:rPr>
        <w:t xml:space="preserve"> הזה </w:t>
      </w:r>
      <w:r w:rsidR="002275D1">
        <w:rPr>
          <w:color w:val="222222"/>
          <w:rtl/>
        </w:rPr>
        <w:t>–</w:t>
      </w:r>
      <w:r w:rsidR="002275D1">
        <w:rPr>
          <w:rFonts w:hint="cs"/>
          <w:color w:val="222222"/>
          <w:rtl/>
        </w:rPr>
        <w:t xml:space="preserve"> בוא נכייף ונשתגע.</w:t>
      </w:r>
      <w:r w:rsidR="00690D52">
        <w:rPr>
          <w:rFonts w:hint="cs"/>
          <w:color w:val="222222"/>
          <w:rtl/>
        </w:rPr>
        <w:t xml:space="preserve"> או נשתגע ונכייף.</w:t>
      </w:r>
      <w:r w:rsidR="002275D1">
        <w:rPr>
          <w:rFonts w:hint="cs"/>
          <w:color w:val="222222"/>
          <w:rtl/>
        </w:rPr>
        <w:t>"</w:t>
      </w:r>
    </w:p>
    <w:p w14:paraId="66FE7E97" w14:textId="22933C89" w:rsidR="002E5FE7" w:rsidRDefault="002E5FE7" w:rsidP="002275D1">
      <w:pPr>
        <w:widowControl w:val="0"/>
        <w:rPr>
          <w:color w:val="222222"/>
          <w:rtl/>
        </w:rPr>
      </w:pPr>
      <w:r>
        <w:rPr>
          <w:rFonts w:hint="cs"/>
          <w:color w:val="222222"/>
          <w:rtl/>
        </w:rPr>
        <w:t>[</w:t>
      </w:r>
      <w:r w:rsidRPr="002E5FE7">
        <w:rPr>
          <w:color w:val="222222"/>
        </w:rPr>
        <w:t>http://www.talkclassical.com/35257-classical-vs-other-popular.html</w:t>
      </w:r>
      <w:r>
        <w:rPr>
          <w:rFonts w:hint="cs"/>
          <w:color w:val="222222"/>
          <w:rtl/>
        </w:rPr>
        <w:t>]</w:t>
      </w:r>
    </w:p>
    <w:p w14:paraId="4B6DAF9F" w14:textId="347A4F63" w:rsidR="002E5FE7" w:rsidRDefault="00F143F1" w:rsidP="00010A9E">
      <w:pPr>
        <w:widowControl w:val="0"/>
        <w:rPr>
          <w:color w:val="222222"/>
          <w:rtl/>
        </w:rPr>
      </w:pPr>
      <w:r w:rsidRPr="00F143F1">
        <w:rPr>
          <w:rFonts w:cs="Times New Roman"/>
          <w:color w:val="222222"/>
          <w:rtl/>
        </w:rPr>
        <w:t>אלכס</w:t>
      </w:r>
      <w:r w:rsidRPr="00F143F1">
        <w:rPr>
          <w:rFonts w:cs="Times New Roman" w:hint="cs"/>
          <w:color w:val="222222"/>
          <w:rtl/>
        </w:rPr>
        <w:t xml:space="preserve"> </w:t>
      </w:r>
      <w:r w:rsidR="002E5FE7">
        <w:rPr>
          <w:rFonts w:hint="cs"/>
          <w:color w:val="222222"/>
          <w:rtl/>
        </w:rPr>
        <w:t>חי</w:t>
      </w:r>
      <w:r w:rsidR="00001307">
        <w:rPr>
          <w:rFonts w:hint="cs"/>
          <w:color w:val="222222"/>
          <w:rtl/>
        </w:rPr>
        <w:t>י</w:t>
      </w:r>
      <w:r w:rsidR="002E5FE7">
        <w:rPr>
          <w:rFonts w:hint="cs"/>
          <w:color w:val="222222"/>
          <w:rtl/>
        </w:rPr>
        <w:t xml:space="preserve">ך </w:t>
      </w:r>
      <w:r w:rsidR="00001307">
        <w:rPr>
          <w:rFonts w:hint="cs"/>
          <w:color w:val="222222"/>
          <w:rtl/>
        </w:rPr>
        <w:t>ב</w:t>
      </w:r>
      <w:r w:rsidR="00206024">
        <w:rPr>
          <w:rFonts w:hint="cs"/>
          <w:color w:val="222222"/>
          <w:rtl/>
        </w:rPr>
        <w:t>סלחנ</w:t>
      </w:r>
      <w:r w:rsidR="00001307">
        <w:rPr>
          <w:rFonts w:hint="cs"/>
          <w:color w:val="222222"/>
          <w:rtl/>
        </w:rPr>
        <w:t>ות</w:t>
      </w:r>
      <w:r w:rsidR="002E5FE7">
        <w:rPr>
          <w:rFonts w:hint="cs"/>
          <w:color w:val="222222"/>
          <w:rtl/>
        </w:rPr>
        <w:t>[</w:t>
      </w:r>
      <w:r w:rsidR="002E5FE7">
        <w:rPr>
          <w:color w:val="222222"/>
        </w:rPr>
        <w:t>condescending</w:t>
      </w:r>
      <w:r w:rsidR="002E5FE7">
        <w:rPr>
          <w:rFonts w:hint="cs"/>
          <w:color w:val="222222"/>
          <w:rtl/>
        </w:rPr>
        <w:t xml:space="preserve">] </w:t>
      </w:r>
      <w:r w:rsidR="00001307">
        <w:rPr>
          <w:rFonts w:hint="cs"/>
          <w:color w:val="222222"/>
          <w:rtl/>
        </w:rPr>
        <w:t>כא</w:t>
      </w:r>
      <w:r w:rsidR="004A3AB6">
        <w:rPr>
          <w:rFonts w:hint="cs"/>
          <w:color w:val="222222"/>
          <w:rtl/>
        </w:rPr>
        <w:t>ו</w:t>
      </w:r>
      <w:r w:rsidR="00001307">
        <w:rPr>
          <w:rFonts w:hint="cs"/>
          <w:color w:val="222222"/>
          <w:rtl/>
        </w:rPr>
        <w:t xml:space="preserve">מר, </w:t>
      </w:r>
      <w:r w:rsidR="004A3AB6">
        <w:rPr>
          <w:rFonts w:hint="cs"/>
          <w:color w:val="222222"/>
          <w:rtl/>
        </w:rPr>
        <w:t>'</w:t>
      </w:r>
      <w:r w:rsidR="00001307">
        <w:rPr>
          <w:rFonts w:hint="cs"/>
          <w:color w:val="222222"/>
          <w:rtl/>
        </w:rPr>
        <w:t xml:space="preserve">הרשי </w:t>
      </w:r>
      <w:r w:rsidR="002B6E6B">
        <w:rPr>
          <w:rFonts w:hint="cs"/>
          <w:color w:val="222222"/>
          <w:rtl/>
        </w:rPr>
        <w:t xml:space="preserve">נא </w:t>
      </w:r>
      <w:r w:rsidR="00001307">
        <w:rPr>
          <w:rFonts w:hint="cs"/>
          <w:color w:val="222222"/>
          <w:rtl/>
        </w:rPr>
        <w:t>לי לתקן אותך עמיתתי המכובדת</w:t>
      </w:r>
      <w:r w:rsidR="00135B31">
        <w:rPr>
          <w:rFonts w:hint="cs"/>
          <w:color w:val="222222"/>
          <w:rtl/>
        </w:rPr>
        <w:t>,</w:t>
      </w:r>
      <w:r w:rsidR="004A3AB6">
        <w:rPr>
          <w:rFonts w:hint="cs"/>
          <w:color w:val="222222"/>
          <w:rtl/>
        </w:rPr>
        <w:t>'</w:t>
      </w:r>
      <w:r w:rsidR="00001307">
        <w:rPr>
          <w:rFonts w:hint="cs"/>
          <w:color w:val="222222"/>
          <w:rtl/>
        </w:rPr>
        <w:t xml:space="preserve"> </w:t>
      </w:r>
      <w:bookmarkStart w:id="450" w:name="_Hlk502434031"/>
      <w:r w:rsidR="00135B31">
        <w:rPr>
          <w:rFonts w:hint="cs"/>
          <w:color w:val="222222"/>
          <w:rtl/>
        </w:rPr>
        <w:t>ו</w:t>
      </w:r>
      <w:r w:rsidR="00010A9E" w:rsidRPr="00022EA3">
        <w:rPr>
          <w:rFonts w:hint="eastAsia"/>
          <w:color w:val="222222"/>
          <w:rtl/>
        </w:rPr>
        <w:t>איש</w:t>
      </w:r>
      <w:r w:rsidR="00010A9E" w:rsidRPr="00022EA3">
        <w:rPr>
          <w:color w:val="222222"/>
          <w:rtl/>
        </w:rPr>
        <w:t xml:space="preserve"> </w:t>
      </w:r>
      <w:r w:rsidR="00010A9E" w:rsidRPr="00022EA3">
        <w:rPr>
          <w:rFonts w:hint="eastAsia"/>
          <w:color w:val="222222"/>
          <w:rtl/>
        </w:rPr>
        <w:t>מהם</w:t>
      </w:r>
      <w:r w:rsidR="00010A9E" w:rsidRPr="00022EA3">
        <w:rPr>
          <w:color w:val="222222"/>
          <w:rtl/>
        </w:rPr>
        <w:t xml:space="preserve"> </w:t>
      </w:r>
      <w:r w:rsidR="00010A9E" w:rsidRPr="00022EA3">
        <w:rPr>
          <w:rFonts w:hint="eastAsia"/>
          <w:color w:val="222222"/>
          <w:rtl/>
        </w:rPr>
        <w:t>לא</w:t>
      </w:r>
      <w:r w:rsidR="00010A9E" w:rsidRPr="00022EA3">
        <w:rPr>
          <w:color w:val="222222"/>
          <w:rtl/>
        </w:rPr>
        <w:t xml:space="preserve"> </w:t>
      </w:r>
      <w:r w:rsidR="00010A9E" w:rsidRPr="00022EA3">
        <w:rPr>
          <w:rFonts w:hint="eastAsia"/>
          <w:color w:val="222222"/>
          <w:rtl/>
        </w:rPr>
        <w:t>שיער</w:t>
      </w:r>
      <w:r w:rsidR="00010A9E" w:rsidRPr="00022EA3">
        <w:rPr>
          <w:color w:val="222222"/>
          <w:rtl/>
        </w:rPr>
        <w:t xml:space="preserve"> </w:t>
      </w:r>
      <w:r w:rsidR="00010A9E" w:rsidRPr="00022EA3">
        <w:rPr>
          <w:rFonts w:hint="eastAsia"/>
          <w:color w:val="222222"/>
          <w:rtl/>
        </w:rPr>
        <w:t>בנפשו</w:t>
      </w:r>
      <w:r w:rsidR="00010A9E" w:rsidRPr="00022EA3">
        <w:rPr>
          <w:color w:val="222222"/>
          <w:rtl/>
        </w:rPr>
        <w:t xml:space="preserve"> </w:t>
      </w:r>
      <w:r w:rsidR="00010A9E" w:rsidRPr="00022EA3">
        <w:rPr>
          <w:rFonts w:hint="eastAsia"/>
          <w:color w:val="222222"/>
          <w:rtl/>
        </w:rPr>
        <w:t>עד</w:t>
      </w:r>
      <w:r w:rsidR="00010A9E" w:rsidRPr="00022EA3">
        <w:rPr>
          <w:color w:val="222222"/>
          <w:rtl/>
        </w:rPr>
        <w:t xml:space="preserve"> </w:t>
      </w:r>
      <w:r w:rsidR="00010A9E" w:rsidRPr="00022EA3">
        <w:rPr>
          <w:rFonts w:hint="eastAsia"/>
          <w:color w:val="222222"/>
          <w:rtl/>
        </w:rPr>
        <w:t>כמה</w:t>
      </w:r>
      <w:r w:rsidR="00B40BDC" w:rsidRPr="00022EA3">
        <w:rPr>
          <w:color w:val="222222"/>
          <w:rtl/>
        </w:rPr>
        <w:t xml:space="preserve"> </w:t>
      </w:r>
      <w:r w:rsidR="00010A9E" w:rsidRPr="00022EA3">
        <w:rPr>
          <w:rFonts w:hint="eastAsia"/>
          <w:color w:val="222222"/>
          <w:rtl/>
        </w:rPr>
        <w:t>התקשה</w:t>
      </w:r>
      <w:r w:rsidR="00010A9E" w:rsidRPr="00022EA3">
        <w:rPr>
          <w:color w:val="222222"/>
          <w:rtl/>
        </w:rPr>
        <w:t xml:space="preserve"> </w:t>
      </w:r>
      <w:r w:rsidR="00010A9E" w:rsidRPr="00022EA3">
        <w:rPr>
          <w:rFonts w:hint="eastAsia"/>
          <w:color w:val="222222"/>
          <w:rtl/>
        </w:rPr>
        <w:t>לשלוט</w:t>
      </w:r>
      <w:r w:rsidR="00010A9E" w:rsidRPr="00022EA3">
        <w:rPr>
          <w:color w:val="222222"/>
          <w:rtl/>
        </w:rPr>
        <w:t xml:space="preserve"> </w:t>
      </w:r>
      <w:r w:rsidR="00010A9E" w:rsidRPr="00022EA3">
        <w:rPr>
          <w:rFonts w:hint="eastAsia"/>
          <w:color w:val="222222"/>
          <w:rtl/>
        </w:rPr>
        <w:t>בקולו</w:t>
      </w:r>
      <w:r w:rsidR="002B6E6B" w:rsidRPr="002B6E6B">
        <w:rPr>
          <w:rtl/>
        </w:rPr>
        <w:t xml:space="preserve"> </w:t>
      </w:r>
      <w:r w:rsidR="002B6E6B" w:rsidRPr="002B6E6B">
        <w:rPr>
          <w:rFonts w:cs="Times New Roman"/>
          <w:color w:val="222222"/>
          <w:rtl/>
        </w:rPr>
        <w:t>כש</w:t>
      </w:r>
      <w:r w:rsidR="00165AA1">
        <w:rPr>
          <w:rFonts w:cs="Times New Roman" w:hint="cs"/>
          <w:color w:val="222222"/>
          <w:rtl/>
        </w:rPr>
        <w:t>ו</w:t>
      </w:r>
      <w:r w:rsidR="00165AA1" w:rsidRPr="00F143F1">
        <w:rPr>
          <w:rFonts w:cs="Times New Roman"/>
          <w:color w:val="222222"/>
          <w:rtl/>
        </w:rPr>
        <w:t>ויתר על כל גינוני האירוניה</w:t>
      </w:r>
      <w:r w:rsidR="00165AA1" w:rsidRPr="002B6E6B">
        <w:rPr>
          <w:rFonts w:cs="Times New Roman"/>
          <w:color w:val="222222"/>
          <w:rtl/>
        </w:rPr>
        <w:t xml:space="preserve"> </w:t>
      </w:r>
      <w:r w:rsidR="00165AA1">
        <w:rPr>
          <w:rFonts w:cs="Times New Roman" w:hint="cs"/>
          <w:color w:val="222222"/>
          <w:rtl/>
        </w:rPr>
        <w:t>ו</w:t>
      </w:r>
      <w:r w:rsidR="002B6E6B" w:rsidRPr="002B6E6B">
        <w:rPr>
          <w:rFonts w:cs="Times New Roman"/>
          <w:color w:val="222222"/>
          <w:rtl/>
        </w:rPr>
        <w:t xml:space="preserve">חשף את אמיתותיו הצרופות </w:t>
      </w:r>
      <w:r w:rsidR="00DB4A0E">
        <w:rPr>
          <w:rFonts w:cs="Times New Roman" w:hint="cs"/>
          <w:color w:val="222222"/>
          <w:rtl/>
        </w:rPr>
        <w:t>בפני</w:t>
      </w:r>
      <w:r w:rsidR="002B6E6B" w:rsidRPr="002B6E6B">
        <w:rPr>
          <w:rFonts w:cs="Times New Roman"/>
          <w:color w:val="222222"/>
          <w:rtl/>
        </w:rPr>
        <w:t xml:space="preserve"> אלו שרק לעיתים רחוקות הקשיבו לו</w:t>
      </w:r>
      <w:r w:rsidR="00165AA1">
        <w:rPr>
          <w:rFonts w:cs="Times New Roman" w:hint="cs"/>
          <w:color w:val="222222"/>
          <w:rtl/>
        </w:rPr>
        <w:t>,</w:t>
      </w:r>
      <w:r w:rsidRPr="00F143F1">
        <w:rPr>
          <w:rFonts w:cs="Times New Roman"/>
          <w:color w:val="222222"/>
          <w:rtl/>
        </w:rPr>
        <w:t xml:space="preserve"> </w:t>
      </w:r>
      <w:r w:rsidR="00135B31">
        <w:rPr>
          <w:rFonts w:hint="cs"/>
          <w:color w:val="222222"/>
          <w:rtl/>
        </w:rPr>
        <w:t>[</w:t>
      </w:r>
      <w:r w:rsidR="00170C13" w:rsidRPr="00022EA3">
        <w:rPr>
          <w:color w:val="222222"/>
          <w:rtl/>
        </w:rPr>
        <w:t xml:space="preserve">והוא ענה בעיקר </w:t>
      </w:r>
      <w:r w:rsidR="00170C13" w:rsidRPr="00022EA3">
        <w:rPr>
          <w:rFonts w:hint="eastAsia"/>
          <w:color w:val="222222"/>
          <w:rtl/>
        </w:rPr>
        <w:t>ל</w:t>
      </w:r>
      <w:r w:rsidR="00010A9E" w:rsidRPr="00022EA3">
        <w:rPr>
          <w:rFonts w:hint="eastAsia"/>
          <w:color w:val="222222"/>
          <w:rtl/>
        </w:rPr>
        <w:t>טיעון</w:t>
      </w:r>
      <w:r w:rsidR="00010A9E" w:rsidRPr="00022EA3">
        <w:rPr>
          <w:color w:val="222222"/>
          <w:rtl/>
        </w:rPr>
        <w:t xml:space="preserve"> הקבוע </w:t>
      </w:r>
      <w:r w:rsidR="00170C13" w:rsidRPr="00022EA3">
        <w:rPr>
          <w:rFonts w:hint="eastAsia"/>
          <w:color w:val="222222"/>
          <w:rtl/>
        </w:rPr>
        <w:t>שלה</w:t>
      </w:r>
      <w:r w:rsidR="00170C13" w:rsidRPr="00022EA3">
        <w:rPr>
          <w:color w:val="222222"/>
          <w:rtl/>
        </w:rPr>
        <w:t xml:space="preserve"> </w:t>
      </w:r>
      <w:r w:rsidR="00010A9E" w:rsidRPr="00022EA3">
        <w:rPr>
          <w:rFonts w:hint="eastAsia"/>
          <w:color w:val="222222"/>
          <w:rtl/>
        </w:rPr>
        <w:t>בדבר</w:t>
      </w:r>
      <w:r w:rsidR="00010A9E" w:rsidRPr="00022EA3">
        <w:rPr>
          <w:color w:val="222222"/>
          <w:rtl/>
        </w:rPr>
        <w:t xml:space="preserve"> היותו של רעש רחוק ביותר מ</w:t>
      </w:r>
      <w:r w:rsidR="001C5A04">
        <w:rPr>
          <w:color w:val="222222"/>
          <w:rtl/>
        </w:rPr>
        <w:t>מוזיקה</w:t>
      </w:r>
      <w:r w:rsidR="00010A9E" w:rsidRPr="00022EA3">
        <w:rPr>
          <w:color w:val="222222"/>
          <w:rtl/>
        </w:rPr>
        <w:t>, או ההיפך מ</w:t>
      </w:r>
      <w:r w:rsidR="001C5A04">
        <w:rPr>
          <w:color w:val="222222"/>
          <w:rtl/>
        </w:rPr>
        <w:t>מוזיקה</w:t>
      </w:r>
      <w:r w:rsidR="00010A9E" w:rsidRPr="00022EA3">
        <w:rPr>
          <w:color w:val="222222"/>
          <w:rtl/>
        </w:rPr>
        <w:t xml:space="preserve">, </w:t>
      </w:r>
      <w:r w:rsidR="00170C13" w:rsidRPr="00022EA3">
        <w:rPr>
          <w:rFonts w:hint="eastAsia"/>
          <w:color w:val="222222"/>
          <w:rtl/>
        </w:rPr>
        <w:t>כלומר</w:t>
      </w:r>
      <w:r w:rsidR="00170C13" w:rsidRPr="00022EA3">
        <w:rPr>
          <w:color w:val="222222"/>
          <w:rtl/>
        </w:rPr>
        <w:t xml:space="preserve"> </w:t>
      </w:r>
      <w:r w:rsidR="00170C13" w:rsidRPr="00022EA3">
        <w:rPr>
          <w:rFonts w:hint="eastAsia"/>
          <w:color w:val="222222"/>
          <w:rtl/>
        </w:rPr>
        <w:t>מ</w:t>
      </w:r>
      <w:r w:rsidR="001C5A04">
        <w:rPr>
          <w:rFonts w:hint="eastAsia"/>
          <w:color w:val="222222"/>
          <w:rtl/>
        </w:rPr>
        <w:t>מוזיקה</w:t>
      </w:r>
      <w:r w:rsidR="00010A9E" w:rsidRPr="00022EA3">
        <w:rPr>
          <w:color w:val="222222"/>
          <w:rtl/>
        </w:rPr>
        <w:t xml:space="preserve"> </w:t>
      </w:r>
      <w:r w:rsidR="00010A9E" w:rsidRPr="00022EA3">
        <w:rPr>
          <w:rFonts w:hint="eastAsia"/>
          <w:color w:val="222222"/>
          <w:rtl/>
        </w:rPr>
        <w:t>קלאסית</w:t>
      </w:r>
      <w:r w:rsidR="00170C13" w:rsidRPr="00022EA3">
        <w:rPr>
          <w:color w:val="222222"/>
          <w:rtl/>
        </w:rPr>
        <w:t>,</w:t>
      </w:r>
      <w:r w:rsidR="00B40BDC" w:rsidRPr="00022EA3">
        <w:rPr>
          <w:color w:val="222222"/>
          <w:rtl/>
        </w:rPr>
        <w:t xml:space="preserve"> </w:t>
      </w:r>
      <w:r w:rsidR="00010A9E" w:rsidRPr="00022EA3">
        <w:rPr>
          <w:rFonts w:hint="eastAsia"/>
          <w:color w:val="222222"/>
          <w:rtl/>
        </w:rPr>
        <w:t>ומצד</w:t>
      </w:r>
      <w:r w:rsidR="00010A9E" w:rsidRPr="00022EA3">
        <w:rPr>
          <w:color w:val="222222"/>
          <w:rtl/>
        </w:rPr>
        <w:t xml:space="preserve"> שני היות </w:t>
      </w:r>
      <w:r w:rsidR="004147AD">
        <w:rPr>
          <w:color w:val="222222"/>
          <w:rtl/>
        </w:rPr>
        <w:t>מוזיק</w:t>
      </w:r>
      <w:r w:rsidR="00010A9E" w:rsidRPr="00022EA3">
        <w:rPr>
          <w:color w:val="222222"/>
          <w:rtl/>
        </w:rPr>
        <w:t xml:space="preserve">ת רוק הדבר הקרוב ביותר לרעש – טיעון שהיה </w:t>
      </w:r>
      <w:r w:rsidR="00C13510" w:rsidRPr="00022EA3">
        <w:rPr>
          <w:color w:val="222222"/>
        </w:rPr>
        <w:t>never failed to bring him to tears</w:t>
      </w:r>
      <w:r w:rsidR="00C13510" w:rsidRPr="00022EA3">
        <w:rPr>
          <w:color w:val="222222"/>
          <w:rtl/>
        </w:rPr>
        <w:t xml:space="preserve"> </w:t>
      </w:r>
      <w:r w:rsidR="00010A9E" w:rsidRPr="00022EA3">
        <w:rPr>
          <w:rFonts w:hint="eastAsia"/>
          <w:color w:val="222222"/>
          <w:rtl/>
        </w:rPr>
        <w:t>מביא</w:t>
      </w:r>
      <w:r w:rsidR="00010A9E" w:rsidRPr="00022EA3">
        <w:rPr>
          <w:color w:val="222222"/>
          <w:rtl/>
        </w:rPr>
        <w:t xml:space="preserve"> </w:t>
      </w:r>
      <w:r w:rsidR="00010A9E" w:rsidRPr="00022EA3">
        <w:rPr>
          <w:rFonts w:hint="eastAsia"/>
          <w:color w:val="222222"/>
          <w:rtl/>
        </w:rPr>
        <w:t>אותו</w:t>
      </w:r>
      <w:r w:rsidR="00C13510" w:rsidRPr="00022EA3">
        <w:rPr>
          <w:color w:val="222222"/>
          <w:rtl/>
        </w:rPr>
        <w:t xml:space="preserve"> למרות רצונו</w:t>
      </w:r>
      <w:r w:rsidR="00010A9E" w:rsidRPr="00022EA3">
        <w:rPr>
          <w:color w:val="222222"/>
          <w:rtl/>
        </w:rPr>
        <w:t xml:space="preserve"> לכדי דמעות</w:t>
      </w:r>
      <w:r w:rsidR="002E5FE7" w:rsidRPr="00022EA3">
        <w:rPr>
          <w:color w:val="222222"/>
          <w:rtl/>
        </w:rPr>
        <w:t>,</w:t>
      </w:r>
      <w:r w:rsidR="00135B31">
        <w:rPr>
          <w:rFonts w:hint="cs"/>
          <w:color w:val="222222"/>
          <w:rtl/>
        </w:rPr>
        <w:t>]</w:t>
      </w:r>
      <w:r w:rsidR="002E5FE7">
        <w:rPr>
          <w:rFonts w:hint="cs"/>
          <w:color w:val="222222"/>
          <w:rtl/>
        </w:rPr>
        <w:t xml:space="preserve"> "</w:t>
      </w:r>
      <w:r w:rsidR="002E0AEB">
        <w:rPr>
          <w:rFonts w:hint="cs"/>
          <w:color w:val="222222"/>
          <w:rtl/>
        </w:rPr>
        <w:t>קתרין</w:t>
      </w:r>
      <w:r w:rsidR="000E4DAB">
        <w:rPr>
          <w:rFonts w:hint="cs"/>
          <w:color w:val="222222"/>
          <w:rtl/>
        </w:rPr>
        <w:t>,</w:t>
      </w:r>
      <w:r w:rsidR="00135B31">
        <w:rPr>
          <w:rFonts w:hint="cs"/>
          <w:color w:val="222222"/>
          <w:rtl/>
        </w:rPr>
        <w:t>"</w:t>
      </w:r>
      <w:r w:rsidR="000E4DAB">
        <w:rPr>
          <w:rFonts w:hint="cs"/>
          <w:color w:val="222222"/>
          <w:rtl/>
        </w:rPr>
        <w:t xml:space="preserve"> </w:t>
      </w:r>
      <w:bookmarkEnd w:id="450"/>
      <w:r w:rsidR="00135B31">
        <w:rPr>
          <w:rFonts w:hint="cs"/>
          <w:color w:val="222222"/>
          <w:rtl/>
        </w:rPr>
        <w:t xml:space="preserve">זאת </w:t>
      </w:r>
      <w:r w:rsidR="001C5A04">
        <w:rPr>
          <w:rFonts w:hint="cs"/>
          <w:color w:val="222222"/>
          <w:rtl/>
        </w:rPr>
        <w:t>הייתה</w:t>
      </w:r>
      <w:r w:rsidR="00135B31">
        <w:rPr>
          <w:rFonts w:hint="cs"/>
          <w:color w:val="222222"/>
          <w:rtl/>
        </w:rPr>
        <w:t xml:space="preserve"> הפעם הראשונה שכינה אותה בשמה הפרטי, "</w:t>
      </w:r>
      <w:r w:rsidR="002E5FE7">
        <w:rPr>
          <w:rFonts w:hint="cs"/>
          <w:color w:val="222222"/>
          <w:rtl/>
        </w:rPr>
        <w:t xml:space="preserve">את משווה את היוצרים </w:t>
      </w:r>
      <w:r w:rsidR="00690D52">
        <w:rPr>
          <w:rFonts w:hint="cs"/>
          <w:color w:val="222222"/>
          <w:rtl/>
        </w:rPr>
        <w:t xml:space="preserve">הקלאסיים </w:t>
      </w:r>
      <w:r w:rsidR="002E5FE7">
        <w:rPr>
          <w:rFonts w:hint="cs"/>
          <w:color w:val="222222"/>
          <w:rtl/>
        </w:rPr>
        <w:t xml:space="preserve">הטובים ביותר </w:t>
      </w:r>
      <w:r w:rsidR="00690D52">
        <w:rPr>
          <w:rFonts w:hint="cs"/>
          <w:color w:val="222222"/>
          <w:rtl/>
        </w:rPr>
        <w:t>אי פעם</w:t>
      </w:r>
      <w:r w:rsidR="002E5FE7">
        <w:rPr>
          <w:rFonts w:hint="cs"/>
          <w:color w:val="222222"/>
          <w:rtl/>
        </w:rPr>
        <w:t xml:space="preserve"> </w:t>
      </w:r>
      <w:r w:rsidR="00474695">
        <w:rPr>
          <w:rFonts w:hint="cs"/>
          <w:color w:val="222222"/>
          <w:rtl/>
        </w:rPr>
        <w:t>ל</w:t>
      </w:r>
      <w:r w:rsidR="002E5FE7">
        <w:rPr>
          <w:rFonts w:hint="cs"/>
          <w:color w:val="222222"/>
          <w:rtl/>
        </w:rPr>
        <w:t xml:space="preserve">כלל היוצרים של היום, וזה לא הוגן. </w:t>
      </w:r>
      <w:r w:rsidR="00C444CC">
        <w:rPr>
          <w:rFonts w:hint="cs"/>
          <w:color w:val="222222"/>
          <w:rtl/>
        </w:rPr>
        <w:t>[</w:t>
      </w:r>
      <w:r w:rsidR="00001307">
        <w:rPr>
          <w:rFonts w:hint="cs"/>
          <w:color w:val="222222"/>
          <w:rtl/>
        </w:rPr>
        <w:t>גם</w:t>
      </w:r>
      <w:r w:rsidR="002E5FE7">
        <w:rPr>
          <w:rFonts w:hint="cs"/>
          <w:color w:val="222222"/>
          <w:rtl/>
        </w:rPr>
        <w:t xml:space="preserve"> </w:t>
      </w:r>
      <w:r w:rsidR="00001307">
        <w:rPr>
          <w:rFonts w:hint="cs"/>
          <w:color w:val="222222"/>
          <w:rtl/>
        </w:rPr>
        <w:t>ב</w:t>
      </w:r>
      <w:r w:rsidR="002E5FE7">
        <w:rPr>
          <w:rFonts w:hint="cs"/>
          <w:color w:val="222222"/>
          <w:rtl/>
        </w:rPr>
        <w:t>רשימ</w:t>
      </w:r>
      <w:r w:rsidR="00566A1E">
        <w:rPr>
          <w:rFonts w:hint="cs"/>
          <w:color w:val="222222"/>
          <w:rtl/>
        </w:rPr>
        <w:t>ו</w:t>
      </w:r>
      <w:r w:rsidR="002E5FE7">
        <w:rPr>
          <w:rFonts w:hint="cs"/>
          <w:color w:val="222222"/>
          <w:rtl/>
        </w:rPr>
        <w:t>ת הס</w:t>
      </w:r>
      <w:r w:rsidR="00474695">
        <w:rPr>
          <w:rFonts w:hint="cs"/>
          <w:color w:val="222222"/>
          <w:rtl/>
        </w:rPr>
        <w:t>ו</w:t>
      </w:r>
      <w:r w:rsidR="002E5FE7">
        <w:rPr>
          <w:rFonts w:hint="cs"/>
          <w:color w:val="222222"/>
          <w:rtl/>
        </w:rPr>
        <w:t xml:space="preserve">פרים הנמכרים ביותר לפני מאה וחמישים שנה </w:t>
      </w:r>
      <w:r w:rsidR="00001307">
        <w:rPr>
          <w:rFonts w:hint="cs"/>
          <w:color w:val="222222"/>
          <w:rtl/>
        </w:rPr>
        <w:t>לא תזהי כמעט א</w:t>
      </w:r>
      <w:r w:rsidR="00474695">
        <w:rPr>
          <w:rFonts w:hint="cs"/>
          <w:color w:val="222222"/>
          <w:rtl/>
        </w:rPr>
        <w:t>יש</w:t>
      </w:r>
      <w:r w:rsidR="002E5FE7">
        <w:rPr>
          <w:rFonts w:hint="cs"/>
          <w:color w:val="222222"/>
          <w:rtl/>
        </w:rPr>
        <w:t>.</w:t>
      </w:r>
      <w:r w:rsidR="00C444CC">
        <w:rPr>
          <w:rFonts w:hint="cs"/>
          <w:color w:val="222222"/>
          <w:rtl/>
        </w:rPr>
        <w:t>]</w:t>
      </w:r>
      <w:r w:rsidR="00473E91">
        <w:rPr>
          <w:rFonts w:hint="cs"/>
          <w:color w:val="222222"/>
          <w:rtl/>
        </w:rPr>
        <w:t xml:space="preserve"> ובכל זאת</w:t>
      </w:r>
      <w:r w:rsidR="00135B31">
        <w:rPr>
          <w:rFonts w:hint="cs"/>
          <w:color w:val="222222"/>
          <w:rtl/>
        </w:rPr>
        <w:t>,</w:t>
      </w:r>
      <w:r w:rsidRPr="00F143F1">
        <w:rPr>
          <w:rFonts w:cs="Times New Roman"/>
          <w:color w:val="222222"/>
          <w:rtl/>
        </w:rPr>
        <w:t xml:space="preserve">" הוא הוסיף </w:t>
      </w:r>
      <w:r w:rsidR="008A1267" w:rsidRPr="008A1267">
        <w:rPr>
          <w:rFonts w:cs="Times New Roman"/>
          <w:color w:val="222222"/>
          <w:rtl/>
        </w:rPr>
        <w:t xml:space="preserve">למרות </w:t>
      </w:r>
      <w:r w:rsidR="002940F1" w:rsidRPr="002940F1">
        <w:rPr>
          <w:rFonts w:cs="Times New Roman"/>
          <w:color w:val="222222"/>
          <w:rtl/>
        </w:rPr>
        <w:t xml:space="preserve">ארשת </w:t>
      </w:r>
      <w:r w:rsidR="008A1267" w:rsidRPr="008A1267">
        <w:rPr>
          <w:rFonts w:cs="Times New Roman"/>
          <w:color w:val="222222"/>
          <w:rtl/>
        </w:rPr>
        <w:t>הזלזול המצמית</w:t>
      </w:r>
      <w:r w:rsidR="002940F1">
        <w:rPr>
          <w:rFonts w:cs="Times New Roman" w:hint="cs"/>
          <w:color w:val="222222"/>
          <w:rtl/>
        </w:rPr>
        <w:t>ה</w:t>
      </w:r>
      <w:r w:rsidR="008A1267" w:rsidRPr="008A1267">
        <w:rPr>
          <w:rFonts w:cs="Times New Roman"/>
          <w:color w:val="222222"/>
          <w:rtl/>
        </w:rPr>
        <w:t xml:space="preserve"> </w:t>
      </w:r>
      <w:r w:rsidR="00165AA1">
        <w:rPr>
          <w:rFonts w:cs="Times New Roman" w:hint="cs"/>
          <w:color w:val="222222"/>
          <w:rtl/>
        </w:rPr>
        <w:t>[</w:t>
      </w:r>
      <w:r w:rsidR="008A1267" w:rsidRPr="008A1267">
        <w:rPr>
          <w:rFonts w:cs="Times New Roman"/>
          <w:color w:val="222222"/>
          <w:rtl/>
        </w:rPr>
        <w:t>המוכר</w:t>
      </w:r>
      <w:r w:rsidR="002940F1">
        <w:rPr>
          <w:rFonts w:cs="Times New Roman" w:hint="cs"/>
          <w:color w:val="222222"/>
          <w:rtl/>
        </w:rPr>
        <w:t>ת</w:t>
      </w:r>
      <w:r w:rsidR="008A1267" w:rsidRPr="008A1267">
        <w:rPr>
          <w:rFonts w:cs="Times New Roman"/>
          <w:color w:val="222222"/>
          <w:rtl/>
        </w:rPr>
        <w:t xml:space="preserve"> עד זרא</w:t>
      </w:r>
      <w:r w:rsidR="00165AA1">
        <w:rPr>
          <w:rFonts w:cs="Times New Roman" w:hint="cs"/>
          <w:color w:val="222222"/>
          <w:rtl/>
        </w:rPr>
        <w:t>]</w:t>
      </w:r>
      <w:r w:rsidR="00AD072C" w:rsidRPr="00AD072C">
        <w:rPr>
          <w:rFonts w:cs="Times New Roman"/>
          <w:color w:val="222222"/>
          <w:rtl/>
        </w:rPr>
        <w:t xml:space="preserve"> </w:t>
      </w:r>
      <w:r w:rsidR="008A1267" w:rsidRPr="008A1267">
        <w:rPr>
          <w:rFonts w:cs="Times New Roman"/>
          <w:color w:val="222222"/>
          <w:rtl/>
        </w:rPr>
        <w:t>שעיק</w:t>
      </w:r>
      <w:r w:rsidR="002940F1">
        <w:rPr>
          <w:rFonts w:cs="Times New Roman" w:hint="cs"/>
          <w:color w:val="222222"/>
          <w:rtl/>
        </w:rPr>
        <w:t>מה</w:t>
      </w:r>
      <w:r w:rsidR="008A1267" w:rsidRPr="008A1267">
        <w:rPr>
          <w:rFonts w:cs="Times New Roman"/>
          <w:color w:val="222222"/>
          <w:rtl/>
        </w:rPr>
        <w:t xml:space="preserve"> את חיוכה המנומס</w:t>
      </w:r>
      <w:r w:rsidR="00165AA1" w:rsidRPr="00165AA1">
        <w:rPr>
          <w:rFonts w:cs="Times New Roman"/>
          <w:color w:val="222222"/>
          <w:rtl/>
        </w:rPr>
        <w:t xml:space="preserve"> </w:t>
      </w:r>
      <w:r w:rsidR="00165AA1">
        <w:rPr>
          <w:rFonts w:cs="Times New Roman" w:hint="cs"/>
          <w:color w:val="222222"/>
          <w:rtl/>
        </w:rPr>
        <w:t>[ו</w:t>
      </w:r>
      <w:r w:rsidR="00165AA1" w:rsidRPr="00AD072C">
        <w:rPr>
          <w:rFonts w:cs="Times New Roman"/>
          <w:color w:val="222222"/>
          <w:rtl/>
        </w:rPr>
        <w:t>זר</w:t>
      </w:r>
      <w:r w:rsidR="00165AA1">
        <w:rPr>
          <w:rFonts w:cs="Times New Roman" w:hint="cs"/>
          <w:color w:val="222222"/>
          <w:rtl/>
        </w:rPr>
        <w:t>ת</w:t>
      </w:r>
      <w:r w:rsidR="00165AA1" w:rsidRPr="00AD072C">
        <w:rPr>
          <w:rFonts w:cs="Times New Roman"/>
          <w:color w:val="222222"/>
          <w:rtl/>
        </w:rPr>
        <w:t>ה נשורת בנקבוביותיו</w:t>
      </w:r>
      <w:r w:rsidR="00165AA1">
        <w:rPr>
          <w:rFonts w:cs="Times New Roman" w:hint="cs"/>
          <w:color w:val="222222"/>
          <w:rtl/>
        </w:rPr>
        <w:t xml:space="preserve"> </w:t>
      </w:r>
      <w:r w:rsidR="00165AA1" w:rsidRPr="00BD586E">
        <w:rPr>
          <w:rFonts w:cs="Times New Roman"/>
          <w:color w:val="222222"/>
          <w:rtl/>
        </w:rPr>
        <w:t>אפרמצמית – אחד מכמה קטעים שכולם באותו נושא]</w:t>
      </w:r>
      <w:r w:rsidRPr="00F143F1">
        <w:rPr>
          <w:rFonts w:cs="Times New Roman"/>
          <w:color w:val="222222"/>
          <w:rtl/>
        </w:rPr>
        <w:t>,</w:t>
      </w:r>
      <w:r w:rsidR="00473E91">
        <w:rPr>
          <w:rFonts w:hint="cs"/>
          <w:color w:val="222222"/>
          <w:rtl/>
        </w:rPr>
        <w:t xml:space="preserve"> </w:t>
      </w:r>
      <w:r>
        <w:rPr>
          <w:rFonts w:hint="cs"/>
          <w:color w:val="222222"/>
          <w:rtl/>
        </w:rPr>
        <w:t>"</w:t>
      </w:r>
      <w:r w:rsidR="00473E91">
        <w:rPr>
          <w:rFonts w:hint="cs"/>
          <w:color w:val="222222"/>
          <w:rtl/>
        </w:rPr>
        <w:t xml:space="preserve">גם </w:t>
      </w:r>
      <w:r w:rsidR="00001307">
        <w:rPr>
          <w:rFonts w:hint="cs"/>
          <w:color w:val="222222"/>
          <w:rtl/>
        </w:rPr>
        <w:t xml:space="preserve">בשפע </w:t>
      </w:r>
      <w:r w:rsidR="00473E91">
        <w:rPr>
          <w:rFonts w:hint="cs"/>
          <w:color w:val="222222"/>
          <w:rtl/>
        </w:rPr>
        <w:t>היצירות</w:t>
      </w:r>
      <w:r w:rsidR="002940F1">
        <w:rPr>
          <w:rFonts w:hint="cs"/>
          <w:color w:val="222222"/>
          <w:rtl/>
        </w:rPr>
        <w:t xml:space="preserve"> של ימ</w:t>
      </w:r>
      <w:r w:rsidR="00A64E47">
        <w:rPr>
          <w:rFonts w:hint="cs"/>
          <w:color w:val="222222"/>
          <w:rtl/>
        </w:rPr>
        <w:t>י</w:t>
      </w:r>
      <w:r w:rsidR="002940F1">
        <w:rPr>
          <w:rFonts w:hint="cs"/>
          <w:color w:val="222222"/>
          <w:rtl/>
        </w:rPr>
        <w:t>נו</w:t>
      </w:r>
      <w:r w:rsidR="00473E91">
        <w:rPr>
          <w:rFonts w:hint="cs"/>
          <w:color w:val="222222"/>
          <w:rtl/>
        </w:rPr>
        <w:t xml:space="preserve"> </w:t>
      </w:r>
      <w:r w:rsidR="0003300D">
        <w:rPr>
          <w:rFonts w:hint="cs"/>
          <w:color w:val="222222"/>
          <w:rtl/>
        </w:rPr>
        <w:t>ניתן למצ</w:t>
      </w:r>
      <w:r w:rsidR="00A64E47">
        <w:rPr>
          <w:rFonts w:hint="cs"/>
          <w:color w:val="222222"/>
          <w:rtl/>
        </w:rPr>
        <w:t>ו</w:t>
      </w:r>
      <w:r w:rsidR="0003300D">
        <w:rPr>
          <w:rFonts w:hint="cs"/>
          <w:color w:val="222222"/>
          <w:rtl/>
        </w:rPr>
        <w:t>א</w:t>
      </w:r>
      <w:r w:rsidR="00001307">
        <w:rPr>
          <w:rFonts w:hint="cs"/>
          <w:color w:val="222222"/>
          <w:rtl/>
        </w:rPr>
        <w:t xml:space="preserve"> </w:t>
      </w:r>
      <w:r w:rsidR="00A64E47">
        <w:rPr>
          <w:rFonts w:hint="cs"/>
          <w:color w:val="222222"/>
          <w:rtl/>
        </w:rPr>
        <w:t xml:space="preserve">את </w:t>
      </w:r>
      <w:r w:rsidR="00001307">
        <w:rPr>
          <w:rFonts w:hint="cs"/>
          <w:color w:val="222222"/>
          <w:rtl/>
        </w:rPr>
        <w:t>אלו</w:t>
      </w:r>
      <w:r w:rsidR="00473E91">
        <w:rPr>
          <w:rFonts w:hint="cs"/>
          <w:color w:val="222222"/>
          <w:rtl/>
        </w:rPr>
        <w:t xml:space="preserve"> </w:t>
      </w:r>
      <w:r w:rsidR="00474695">
        <w:rPr>
          <w:rFonts w:hint="cs"/>
          <w:color w:val="222222"/>
          <w:rtl/>
        </w:rPr>
        <w:t>ה</w:t>
      </w:r>
      <w:r w:rsidR="00473E91">
        <w:rPr>
          <w:rFonts w:hint="cs"/>
          <w:color w:val="222222"/>
          <w:rtl/>
        </w:rPr>
        <w:t xml:space="preserve">מביעות את הרגשות העמוקים </w:t>
      </w:r>
      <w:r w:rsidR="00001307">
        <w:rPr>
          <w:rFonts w:hint="cs"/>
          <w:color w:val="222222"/>
          <w:rtl/>
        </w:rPr>
        <w:t xml:space="preserve">ביותר </w:t>
      </w:r>
      <w:r w:rsidR="00473E91">
        <w:rPr>
          <w:color w:val="222222"/>
          <w:rtl/>
        </w:rPr>
        <w:t>–</w:t>
      </w:r>
      <w:r w:rsidR="00473E91">
        <w:rPr>
          <w:rFonts w:hint="cs"/>
          <w:color w:val="222222"/>
          <w:rtl/>
        </w:rPr>
        <w:t xml:space="preserve"> הרגשות ה</w:t>
      </w:r>
      <w:r w:rsidR="00C444CC">
        <w:rPr>
          <w:rFonts w:hint="cs"/>
          <w:color w:val="222222"/>
          <w:rtl/>
        </w:rPr>
        <w:t>מהותיי</w:t>
      </w:r>
      <w:r w:rsidR="00473E91">
        <w:rPr>
          <w:rFonts w:hint="cs"/>
          <w:color w:val="222222"/>
          <w:rtl/>
        </w:rPr>
        <w:t>ם ו</w:t>
      </w:r>
      <w:r w:rsidR="00474695">
        <w:rPr>
          <w:rFonts w:hint="cs"/>
          <w:color w:val="222222"/>
          <w:rtl/>
        </w:rPr>
        <w:t>ה</w:t>
      </w:r>
      <w:r w:rsidR="00473E91">
        <w:rPr>
          <w:rFonts w:hint="cs"/>
          <w:color w:val="222222"/>
          <w:rtl/>
        </w:rPr>
        <w:t>רלוונטיים למי שחי היום.</w:t>
      </w:r>
      <w:r w:rsidR="008C7253">
        <w:rPr>
          <w:rFonts w:hint="cs"/>
          <w:color w:val="222222"/>
          <w:rtl/>
        </w:rPr>
        <w:t>"</w:t>
      </w:r>
      <w:r w:rsidR="00473E91">
        <w:rPr>
          <w:rFonts w:hint="cs"/>
          <w:color w:val="222222"/>
          <w:rtl/>
        </w:rPr>
        <w:t xml:space="preserve"> </w:t>
      </w:r>
      <w:r w:rsidR="00001307">
        <w:rPr>
          <w:rFonts w:hint="cs"/>
          <w:color w:val="222222"/>
          <w:rtl/>
        </w:rPr>
        <w:t>[</w:t>
      </w:r>
      <w:r w:rsidR="00473E91">
        <w:rPr>
          <w:rFonts w:hint="cs"/>
          <w:color w:val="222222"/>
          <w:rtl/>
        </w:rPr>
        <w:t xml:space="preserve">מעניינות יותר </w:t>
      </w:r>
      <w:r w:rsidR="00473E91">
        <w:rPr>
          <w:color w:val="222222"/>
          <w:rtl/>
        </w:rPr>
        <w:t>–</w:t>
      </w:r>
      <w:r w:rsidR="00473E91">
        <w:rPr>
          <w:rFonts w:hint="cs"/>
          <w:color w:val="222222"/>
          <w:rtl/>
        </w:rPr>
        <w:t xml:space="preserve"> את מי? אולי אנשים מבוגרים עם המון כסף ובלי בעיות בחיים? ובנוגע לקושי</w:t>
      </w:r>
      <w:r w:rsidRPr="00F143F1">
        <w:rPr>
          <w:rFonts w:cs="Times New Roman"/>
          <w:color w:val="222222"/>
          <w:rtl/>
        </w:rPr>
        <w:t xml:space="preserve"> בביצוע</w:t>
      </w:r>
      <w:r w:rsidR="00473E91">
        <w:rPr>
          <w:rFonts w:hint="cs"/>
          <w:color w:val="222222"/>
          <w:rtl/>
        </w:rPr>
        <w:t xml:space="preserve">, </w:t>
      </w:r>
      <w:r w:rsidR="002E5FE7">
        <w:rPr>
          <w:rFonts w:hint="cs"/>
          <w:color w:val="222222"/>
          <w:rtl/>
        </w:rPr>
        <w:t xml:space="preserve">אני יכול </w:t>
      </w:r>
      <w:r w:rsidR="00D43FF6">
        <w:rPr>
          <w:rFonts w:hint="cs"/>
          <w:color w:val="222222"/>
          <w:rtl/>
        </w:rPr>
        <w:t>ב</w:t>
      </w:r>
      <w:r w:rsidR="002E5FE7">
        <w:rPr>
          <w:rFonts w:hint="cs"/>
          <w:color w:val="222222"/>
          <w:rtl/>
        </w:rPr>
        <w:t xml:space="preserve">רגע </w:t>
      </w:r>
      <w:r w:rsidR="00D43FF6">
        <w:rPr>
          <w:rFonts w:hint="cs"/>
          <w:color w:val="222222"/>
          <w:rtl/>
        </w:rPr>
        <w:t xml:space="preserve">זה </w:t>
      </w:r>
      <w:r w:rsidR="002E5FE7">
        <w:rPr>
          <w:rFonts w:hint="cs"/>
          <w:color w:val="222222"/>
          <w:rtl/>
        </w:rPr>
        <w:t xml:space="preserve">לכתוב יצירה בלתי אפשרית לנגינה </w:t>
      </w:r>
      <w:r w:rsidR="002E5FE7">
        <w:rPr>
          <w:color w:val="222222"/>
          <w:rtl/>
        </w:rPr>
        <w:t>–</w:t>
      </w:r>
      <w:r w:rsidR="008C7253">
        <w:rPr>
          <w:rFonts w:hint="cs"/>
          <w:color w:val="222222"/>
          <w:rtl/>
        </w:rPr>
        <w:t xml:space="preserve">" </w:t>
      </w:r>
      <w:r w:rsidR="008A1267" w:rsidRPr="008A1267">
        <w:rPr>
          <w:rFonts w:cs="Times New Roman"/>
          <w:color w:val="222222"/>
          <w:rtl/>
        </w:rPr>
        <w:t>הוא לא רצה להיות המתבגר הזה שמביך את הוריו בפומבי, אבל רק הפעם הרשה לעצמו</w:t>
      </w:r>
      <w:r w:rsidR="008C7253">
        <w:rPr>
          <w:rFonts w:cs="Times New Roman" w:hint="cs"/>
          <w:color w:val="222222"/>
          <w:rtl/>
        </w:rPr>
        <w:t xml:space="preserve">] </w:t>
      </w:r>
      <w:r w:rsidR="002940F1" w:rsidRPr="002940F1">
        <w:rPr>
          <w:rFonts w:cs="Times New Roman"/>
          <w:color w:val="222222"/>
          <w:rtl/>
        </w:rPr>
        <w:t xml:space="preserve">ייתכן שהיא צדקה והוא טעה טעות חריפה, </w:t>
      </w:r>
      <w:r w:rsidR="0003300D">
        <w:rPr>
          <w:rFonts w:cs="Times New Roman" w:hint="cs"/>
          <w:color w:val="222222"/>
          <w:rtl/>
        </w:rPr>
        <w:t>[</w:t>
      </w:r>
      <w:r w:rsidR="002940F1" w:rsidRPr="002940F1">
        <w:rPr>
          <w:rFonts w:cs="Times New Roman"/>
          <w:color w:val="222222"/>
          <w:rtl/>
        </w:rPr>
        <w:t>זה בכלל לא היה משנה</w:t>
      </w:r>
      <w:r w:rsidR="00A35CB7" w:rsidRPr="00A35CB7">
        <w:rPr>
          <w:rFonts w:cs="Times New Roman"/>
          <w:color w:val="222222"/>
          <w:rtl/>
        </w:rPr>
        <w:t xml:space="preserve"> / </w:t>
      </w:r>
      <w:r w:rsidR="0003300D" w:rsidRPr="00A35CB7">
        <w:rPr>
          <w:rFonts w:cs="Times New Roman"/>
          <w:color w:val="222222"/>
          <w:rtl/>
        </w:rPr>
        <w:t>לא זה היה עצם העניין</w:t>
      </w:r>
      <w:r w:rsidR="0003300D">
        <w:rPr>
          <w:rFonts w:cs="Times New Roman" w:hint="cs"/>
          <w:color w:val="222222"/>
          <w:rtl/>
        </w:rPr>
        <w:t>]</w:t>
      </w:r>
      <w:r w:rsidR="0003300D" w:rsidRPr="00A35CB7">
        <w:rPr>
          <w:rFonts w:cs="Times New Roman"/>
          <w:color w:val="222222"/>
          <w:rtl/>
        </w:rPr>
        <w:t xml:space="preserve"> </w:t>
      </w:r>
      <w:r w:rsidR="00A35CB7" w:rsidRPr="00A35CB7">
        <w:rPr>
          <w:rFonts w:cs="Times New Roman"/>
          <w:color w:val="222222"/>
          <w:rtl/>
        </w:rPr>
        <w:t>זה לא העסיק אותו בכלל</w:t>
      </w:r>
      <w:r w:rsidR="002940F1" w:rsidRPr="002940F1">
        <w:rPr>
          <w:rFonts w:cs="Times New Roman"/>
          <w:color w:val="222222"/>
          <w:rtl/>
        </w:rPr>
        <w:t xml:space="preserve">, הוא </w:t>
      </w:r>
      <w:r w:rsidR="008A1267" w:rsidRPr="008A1267">
        <w:rPr>
          <w:rFonts w:cs="Times New Roman"/>
          <w:color w:val="222222"/>
          <w:rtl/>
        </w:rPr>
        <w:t xml:space="preserve">לא </w:t>
      </w:r>
      <w:r w:rsidR="00A35CB7" w:rsidRPr="00A35CB7">
        <w:rPr>
          <w:rFonts w:cs="Times New Roman"/>
          <w:color w:val="222222"/>
          <w:rtl/>
        </w:rPr>
        <w:t>הרשה לעצמו ל</w:t>
      </w:r>
      <w:r w:rsidR="008A1267" w:rsidRPr="008A1267">
        <w:rPr>
          <w:rFonts w:cs="Times New Roman"/>
          <w:color w:val="222222"/>
          <w:rtl/>
        </w:rPr>
        <w:t xml:space="preserve">הפסיק לדבר </w:t>
      </w:r>
      <w:r w:rsidR="00885079">
        <w:rPr>
          <w:rFonts w:cs="Times New Roman" w:hint="cs"/>
          <w:color w:val="222222"/>
          <w:rtl/>
        </w:rPr>
        <w:t>[</w:t>
      </w:r>
      <w:r w:rsidR="008A1267" w:rsidRPr="008A1267">
        <w:rPr>
          <w:rFonts w:cs="Times New Roman"/>
          <w:color w:val="222222"/>
          <w:rtl/>
        </w:rPr>
        <w:t>עד שחזהו הצליח לעלות ויכל אף לרדת</w:t>
      </w:r>
      <w:r w:rsidR="00885079">
        <w:rPr>
          <w:rFonts w:cs="Times New Roman" w:hint="cs"/>
          <w:color w:val="222222"/>
          <w:rtl/>
        </w:rPr>
        <w:t>]</w:t>
      </w:r>
      <w:r w:rsidR="008C7253" w:rsidRPr="008C7253">
        <w:rPr>
          <w:rFonts w:cs="Times New Roman"/>
          <w:color w:val="222222"/>
          <w:rtl/>
        </w:rPr>
        <w:t xml:space="preserve"> חרף צינת החיוך</w:t>
      </w:r>
      <w:r w:rsidR="008A1267" w:rsidRPr="008A1267">
        <w:rPr>
          <w:rFonts w:cs="Times New Roman"/>
          <w:color w:val="222222"/>
          <w:rtl/>
        </w:rPr>
        <w:t xml:space="preserve">, </w:t>
      </w:r>
      <w:r w:rsidR="00885079">
        <w:rPr>
          <w:rFonts w:cs="Times New Roman" w:hint="cs"/>
          <w:color w:val="222222"/>
          <w:rtl/>
        </w:rPr>
        <w:t>[</w:t>
      </w:r>
      <w:r w:rsidR="008A1267" w:rsidRPr="008A1267">
        <w:rPr>
          <w:rFonts w:cs="Times New Roman"/>
          <w:color w:val="222222"/>
          <w:rtl/>
        </w:rPr>
        <w:t xml:space="preserve">עד שהפשירה נשימתו וחזרה אליו </w:t>
      </w:r>
      <w:r w:rsidR="008C7253" w:rsidRPr="008C7253">
        <w:rPr>
          <w:rFonts w:cs="Times New Roman"/>
          <w:color w:val="222222"/>
          <w:rtl/>
        </w:rPr>
        <w:t>גם כשהישיר מבט לאביו</w:t>
      </w:r>
      <w:r w:rsidR="008A1267" w:rsidRPr="008A1267">
        <w:rPr>
          <w:rFonts w:cs="Times New Roman"/>
          <w:color w:val="222222"/>
          <w:rtl/>
        </w:rPr>
        <w:t>,</w:t>
      </w:r>
      <w:r w:rsidR="00885079">
        <w:rPr>
          <w:rFonts w:cs="Times New Roman" w:hint="cs"/>
          <w:color w:val="222222"/>
          <w:rtl/>
        </w:rPr>
        <w:t>]</w:t>
      </w:r>
      <w:r w:rsidR="008A1267" w:rsidRPr="008A1267">
        <w:rPr>
          <w:rFonts w:cs="Times New Roman"/>
          <w:color w:val="222222"/>
          <w:rtl/>
        </w:rPr>
        <w:t xml:space="preserve"> הוא המשיך לדבר עד ששב אליו זכרו של גל המתעבה באוקיינוס, ושדה</w:t>
      </w:r>
      <w:r w:rsidR="002D1753">
        <w:rPr>
          <w:rFonts w:cs="Times New Roman" w:hint="cs"/>
          <w:color w:val="222222"/>
          <w:rtl/>
        </w:rPr>
        <w:t xml:space="preserve"> </w:t>
      </w:r>
      <w:r w:rsidR="008A1267" w:rsidRPr="008A1267">
        <w:rPr>
          <w:rFonts w:cs="Times New Roman"/>
          <w:color w:val="222222"/>
          <w:rtl/>
        </w:rPr>
        <w:t>שלף חרוש בעמק בינות להרים, "</w:t>
      </w:r>
      <w:r w:rsidR="00135B31">
        <w:rPr>
          <w:rFonts w:hint="cs"/>
          <w:color w:val="222222"/>
          <w:rtl/>
        </w:rPr>
        <w:t>ובנוגע ל</w:t>
      </w:r>
      <w:r w:rsidR="002E5FE7">
        <w:rPr>
          <w:rFonts w:hint="cs"/>
          <w:color w:val="222222"/>
          <w:rtl/>
        </w:rPr>
        <w:t>קושי</w:t>
      </w:r>
      <w:r w:rsidR="0003300D">
        <w:rPr>
          <w:rFonts w:hint="cs"/>
          <w:color w:val="222222"/>
          <w:rtl/>
        </w:rPr>
        <w:t xml:space="preserve"> הביצוע</w:t>
      </w:r>
      <w:r w:rsidR="00135B31">
        <w:rPr>
          <w:rFonts w:hint="cs"/>
          <w:color w:val="222222"/>
          <w:rtl/>
        </w:rPr>
        <w:t>, הוא</w:t>
      </w:r>
      <w:r w:rsidR="002E5FE7">
        <w:rPr>
          <w:rFonts w:hint="cs"/>
          <w:color w:val="222222"/>
          <w:rtl/>
        </w:rPr>
        <w:t xml:space="preserve"> </w:t>
      </w:r>
      <w:r w:rsidR="00135B31">
        <w:rPr>
          <w:rFonts w:hint="cs"/>
          <w:color w:val="222222"/>
          <w:rtl/>
        </w:rPr>
        <w:t>לא</w:t>
      </w:r>
      <w:r w:rsidR="002E5FE7">
        <w:rPr>
          <w:rFonts w:hint="cs"/>
          <w:color w:val="222222"/>
          <w:rtl/>
        </w:rPr>
        <w:t xml:space="preserve"> אינדיקציה לכלום, להפך</w:t>
      </w:r>
      <w:r w:rsidR="00001307">
        <w:rPr>
          <w:rFonts w:hint="cs"/>
          <w:color w:val="222222"/>
          <w:rtl/>
        </w:rPr>
        <w:t>,</w:t>
      </w:r>
      <w:r w:rsidR="002E5FE7">
        <w:rPr>
          <w:rFonts w:hint="cs"/>
          <w:color w:val="222222"/>
          <w:rtl/>
        </w:rPr>
        <w:t xml:space="preserve"> לעיתים </w:t>
      </w:r>
      <w:r w:rsidR="008C7253" w:rsidRPr="008C7253">
        <w:rPr>
          <w:rFonts w:cs="Times New Roman"/>
          <w:color w:val="222222"/>
          <w:rtl/>
        </w:rPr>
        <w:t xml:space="preserve">הקושי </w:t>
      </w:r>
      <w:r w:rsidR="00C444CC">
        <w:rPr>
          <w:rFonts w:hint="cs"/>
          <w:color w:val="222222"/>
          <w:rtl/>
        </w:rPr>
        <w:t xml:space="preserve">הוא </w:t>
      </w:r>
      <w:r w:rsidRPr="00F143F1">
        <w:rPr>
          <w:rFonts w:cs="Times New Roman"/>
          <w:color w:val="222222"/>
          <w:rtl/>
        </w:rPr>
        <w:t>חזות הכל, ו</w:t>
      </w:r>
      <w:r w:rsidR="002E5FE7">
        <w:rPr>
          <w:rFonts w:hint="cs"/>
          <w:color w:val="222222"/>
          <w:rtl/>
        </w:rPr>
        <w:t>מ</w:t>
      </w:r>
      <w:r w:rsidR="000E4DAB">
        <w:rPr>
          <w:rFonts w:hint="cs"/>
          <w:color w:val="222222"/>
          <w:rtl/>
        </w:rPr>
        <w:t>סתיר</w:t>
      </w:r>
      <w:r w:rsidR="002E5FE7">
        <w:rPr>
          <w:rFonts w:hint="cs"/>
          <w:color w:val="222222"/>
          <w:rtl/>
        </w:rPr>
        <w:t xml:space="preserve"> את </w:t>
      </w:r>
      <w:r w:rsidR="0034631E">
        <w:rPr>
          <w:rFonts w:hint="cs"/>
          <w:color w:val="222222"/>
          <w:rtl/>
        </w:rPr>
        <w:t>[</w:t>
      </w:r>
      <w:r w:rsidRPr="00F143F1">
        <w:rPr>
          <w:rFonts w:cs="Times New Roman"/>
          <w:color w:val="222222"/>
          <w:rtl/>
        </w:rPr>
        <w:t>ריקנות</w:t>
      </w:r>
      <w:r w:rsidR="0034631E">
        <w:rPr>
          <w:rFonts w:cs="Times New Roman" w:hint="cs"/>
          <w:color w:val="222222"/>
          <w:rtl/>
        </w:rPr>
        <w:t>]שטחיות</w:t>
      </w:r>
      <w:r w:rsidRPr="00F143F1">
        <w:rPr>
          <w:rFonts w:cs="Times New Roman"/>
          <w:color w:val="222222"/>
          <w:rtl/>
        </w:rPr>
        <w:t xml:space="preserve"> האמירה</w:t>
      </w:r>
      <w:r w:rsidR="002E5FE7">
        <w:rPr>
          <w:rFonts w:hint="cs"/>
          <w:color w:val="222222"/>
          <w:rtl/>
        </w:rPr>
        <w:t xml:space="preserve">. </w:t>
      </w:r>
      <w:r w:rsidR="008A1267">
        <w:rPr>
          <w:rFonts w:hint="cs"/>
          <w:color w:val="222222"/>
          <w:rtl/>
        </w:rPr>
        <w:t>האם באמת</w:t>
      </w:r>
      <w:r w:rsidR="004A0DDE">
        <w:rPr>
          <w:rFonts w:hint="cs"/>
          <w:color w:val="222222"/>
          <w:rtl/>
        </w:rPr>
        <w:t xml:space="preserve"> </w:t>
      </w:r>
      <w:r w:rsidR="00001307">
        <w:rPr>
          <w:rFonts w:hint="cs"/>
          <w:color w:val="222222"/>
          <w:rtl/>
        </w:rPr>
        <w:t>יש צורך</w:t>
      </w:r>
      <w:r w:rsidR="004A0DDE">
        <w:rPr>
          <w:rFonts w:hint="cs"/>
          <w:color w:val="222222"/>
          <w:rtl/>
        </w:rPr>
        <w:t xml:space="preserve"> </w:t>
      </w:r>
      <w:r w:rsidR="00001307">
        <w:rPr>
          <w:rFonts w:hint="cs"/>
          <w:color w:val="222222"/>
          <w:rtl/>
        </w:rPr>
        <w:t>בשמונים אנ</w:t>
      </w:r>
      <w:r w:rsidR="004A0DDE">
        <w:rPr>
          <w:rFonts w:hint="cs"/>
          <w:color w:val="222222"/>
          <w:rtl/>
        </w:rPr>
        <w:t>ש</w:t>
      </w:r>
      <w:r w:rsidR="00001307">
        <w:rPr>
          <w:rFonts w:hint="cs"/>
          <w:color w:val="222222"/>
          <w:rtl/>
        </w:rPr>
        <w:t>ים</w:t>
      </w:r>
      <w:r w:rsidR="004A0DDE">
        <w:rPr>
          <w:rFonts w:hint="cs"/>
          <w:color w:val="222222"/>
          <w:rtl/>
        </w:rPr>
        <w:t xml:space="preserve"> שהתאמנו</w:t>
      </w:r>
      <w:r w:rsidR="008A1267">
        <w:rPr>
          <w:rFonts w:hint="cs"/>
          <w:color w:val="222222"/>
          <w:rtl/>
        </w:rPr>
        <w:t xml:space="preserve"> </w:t>
      </w:r>
      <w:r w:rsidR="008A1267" w:rsidRPr="008A1267">
        <w:rPr>
          <w:rFonts w:cs="Times New Roman"/>
          <w:color w:val="222222"/>
          <w:rtl/>
        </w:rPr>
        <w:t>והשתלמו</w:t>
      </w:r>
      <w:r w:rsidR="004A0DDE">
        <w:rPr>
          <w:rFonts w:hint="cs"/>
          <w:color w:val="222222"/>
          <w:rtl/>
        </w:rPr>
        <w:t xml:space="preserve"> כל אחד </w:t>
      </w:r>
      <w:r w:rsidR="00135B31">
        <w:rPr>
          <w:rFonts w:hint="cs"/>
          <w:color w:val="222222"/>
          <w:rtl/>
        </w:rPr>
        <w:t xml:space="preserve">במנשך </w:t>
      </w:r>
      <w:r w:rsidR="004A0DDE">
        <w:rPr>
          <w:rFonts w:hint="cs"/>
          <w:color w:val="222222"/>
          <w:rtl/>
        </w:rPr>
        <w:t xml:space="preserve">שלושים שנה, בשביל להביע רגש </w:t>
      </w:r>
      <w:r w:rsidR="008A1267">
        <w:rPr>
          <w:rFonts w:hint="cs"/>
          <w:color w:val="222222"/>
          <w:rtl/>
        </w:rPr>
        <w:t>י</w:t>
      </w:r>
      <w:r w:rsidR="004A0DDE">
        <w:rPr>
          <w:rFonts w:hint="cs"/>
          <w:color w:val="222222"/>
          <w:rtl/>
        </w:rPr>
        <w:t>ח</w:t>
      </w:r>
      <w:r w:rsidR="008A1267">
        <w:rPr>
          <w:rFonts w:hint="cs"/>
          <w:color w:val="222222"/>
          <w:rtl/>
        </w:rPr>
        <w:t>י</w:t>
      </w:r>
      <w:r w:rsidR="004A0DDE">
        <w:rPr>
          <w:rFonts w:hint="cs"/>
          <w:color w:val="222222"/>
          <w:rtl/>
        </w:rPr>
        <w:t xml:space="preserve">ד? זה מנפח אותו, מפזר אותו, מעמיס ומרתיע. </w:t>
      </w:r>
      <w:r w:rsidR="002E5FE7">
        <w:rPr>
          <w:rFonts w:hint="cs"/>
          <w:color w:val="222222"/>
          <w:rtl/>
        </w:rPr>
        <w:t>האם לא עדי</w:t>
      </w:r>
      <w:r w:rsidR="00135B31">
        <w:rPr>
          <w:rFonts w:hint="cs"/>
          <w:color w:val="222222"/>
          <w:rtl/>
        </w:rPr>
        <w:t>פה</w:t>
      </w:r>
      <w:r w:rsidR="002E5FE7">
        <w:rPr>
          <w:rFonts w:hint="cs"/>
          <w:color w:val="222222"/>
          <w:rtl/>
        </w:rPr>
        <w:t xml:space="preserve"> יצירה פשוטה, ללא סלסול מיותר, שמביעה א</w:t>
      </w:r>
      <w:r w:rsidR="00001307">
        <w:rPr>
          <w:rFonts w:hint="cs"/>
          <w:color w:val="222222"/>
          <w:rtl/>
        </w:rPr>
        <w:t>ות</w:t>
      </w:r>
      <w:r>
        <w:rPr>
          <w:rFonts w:hint="cs"/>
          <w:color w:val="222222"/>
          <w:rtl/>
        </w:rPr>
        <w:t>ו</w:t>
      </w:r>
      <w:r w:rsidR="00001307">
        <w:rPr>
          <w:rFonts w:hint="cs"/>
          <w:color w:val="222222"/>
          <w:rtl/>
        </w:rPr>
        <w:t xml:space="preserve"> רגש בדיוק? </w:t>
      </w:r>
      <w:r w:rsidR="00566A1E">
        <w:rPr>
          <w:rFonts w:hint="cs"/>
          <w:color w:val="222222"/>
          <w:rtl/>
        </w:rPr>
        <w:t xml:space="preserve">לו ניתן היה לזקק את </w:t>
      </w:r>
      <w:r w:rsidR="002E5FE7">
        <w:rPr>
          <w:rFonts w:hint="cs"/>
          <w:color w:val="222222"/>
          <w:rtl/>
        </w:rPr>
        <w:t xml:space="preserve">הרגש </w:t>
      </w:r>
      <w:r w:rsidR="00566A1E">
        <w:rPr>
          <w:rFonts w:hint="cs"/>
          <w:color w:val="222222"/>
          <w:rtl/>
        </w:rPr>
        <w:t>מ</w:t>
      </w:r>
      <w:r w:rsidR="002E5FE7">
        <w:rPr>
          <w:rFonts w:hint="cs"/>
          <w:color w:val="222222"/>
          <w:rtl/>
        </w:rPr>
        <w:t>תוך ה</w:t>
      </w:r>
      <w:r w:rsidR="006D3D07">
        <w:rPr>
          <w:rFonts w:hint="cs"/>
          <w:color w:val="222222"/>
          <w:rtl/>
        </w:rPr>
        <w:t>מבנים</w:t>
      </w:r>
      <w:r w:rsidR="00566A1E">
        <w:rPr>
          <w:rFonts w:hint="cs"/>
          <w:color w:val="222222"/>
          <w:rtl/>
        </w:rPr>
        <w:t xml:space="preserve"> המסובכ</w:t>
      </w:r>
      <w:r w:rsidR="006D3D07">
        <w:rPr>
          <w:rFonts w:hint="cs"/>
          <w:color w:val="222222"/>
          <w:rtl/>
        </w:rPr>
        <w:t>ים</w:t>
      </w:r>
      <w:r w:rsidR="00566A1E">
        <w:rPr>
          <w:rFonts w:hint="cs"/>
          <w:color w:val="222222"/>
          <w:rtl/>
        </w:rPr>
        <w:t xml:space="preserve"> </w:t>
      </w:r>
      <w:r w:rsidR="002E5FE7">
        <w:rPr>
          <w:rFonts w:hint="cs"/>
          <w:color w:val="222222"/>
          <w:rtl/>
        </w:rPr>
        <w:t xml:space="preserve">[קונטרפונקטים והסילסולים ועוד קונסטרוקציות] </w:t>
      </w:r>
      <w:r w:rsidR="004A0DDE">
        <w:rPr>
          <w:rFonts w:hint="cs"/>
          <w:color w:val="222222"/>
          <w:rtl/>
        </w:rPr>
        <w:t xml:space="preserve">והתזמור </w:t>
      </w:r>
      <w:r w:rsidR="002E5FE7">
        <w:rPr>
          <w:rFonts w:hint="cs"/>
          <w:color w:val="222222"/>
          <w:rtl/>
        </w:rPr>
        <w:t xml:space="preserve">לצלילים הטהורים </w:t>
      </w:r>
      <w:r w:rsidR="008C7253">
        <w:rPr>
          <w:rFonts w:hint="cs"/>
          <w:color w:val="222222"/>
          <w:rtl/>
        </w:rPr>
        <w:t>ה</w:t>
      </w:r>
      <w:r w:rsidR="002E5FE7">
        <w:rPr>
          <w:rFonts w:hint="cs"/>
          <w:color w:val="222222"/>
          <w:rtl/>
        </w:rPr>
        <w:t xml:space="preserve">מביעים אותו </w:t>
      </w:r>
      <w:r w:rsidR="002E5FE7">
        <w:rPr>
          <w:color w:val="222222"/>
          <w:rtl/>
        </w:rPr>
        <w:t>–</w:t>
      </w:r>
      <w:r w:rsidR="002E5FE7">
        <w:rPr>
          <w:rFonts w:hint="cs"/>
          <w:color w:val="222222"/>
          <w:rtl/>
        </w:rPr>
        <w:t xml:space="preserve"> האם </w:t>
      </w:r>
      <w:r w:rsidR="00566A1E">
        <w:rPr>
          <w:rFonts w:hint="cs"/>
          <w:color w:val="222222"/>
          <w:rtl/>
        </w:rPr>
        <w:t xml:space="preserve">לא </w:t>
      </w:r>
      <w:r w:rsidR="001C5A04">
        <w:rPr>
          <w:rFonts w:hint="cs"/>
          <w:color w:val="222222"/>
          <w:rtl/>
        </w:rPr>
        <w:t>הייתה</w:t>
      </w:r>
      <w:r w:rsidR="00001307" w:rsidRPr="00001307">
        <w:rPr>
          <w:rFonts w:hint="cs"/>
          <w:color w:val="222222"/>
          <w:rtl/>
        </w:rPr>
        <w:t xml:space="preserve"> </w:t>
      </w:r>
      <w:r w:rsidR="00001307">
        <w:rPr>
          <w:rFonts w:hint="cs"/>
          <w:color w:val="222222"/>
          <w:rtl/>
        </w:rPr>
        <w:t>ז</w:t>
      </w:r>
      <w:r w:rsidR="00474695">
        <w:rPr>
          <w:rFonts w:hint="cs"/>
          <w:color w:val="222222"/>
          <w:rtl/>
        </w:rPr>
        <w:t>ו</w:t>
      </w:r>
      <w:r w:rsidR="00566A1E">
        <w:rPr>
          <w:rFonts w:hint="cs"/>
          <w:color w:val="222222"/>
          <w:rtl/>
        </w:rPr>
        <w:t xml:space="preserve"> </w:t>
      </w:r>
      <w:r w:rsidR="002E5FE7">
        <w:rPr>
          <w:rFonts w:hint="cs"/>
          <w:color w:val="222222"/>
          <w:rtl/>
        </w:rPr>
        <w:t>אמנות</w:t>
      </w:r>
      <w:r w:rsidR="00D43FF6">
        <w:rPr>
          <w:rFonts w:hint="cs"/>
          <w:color w:val="222222"/>
          <w:rtl/>
        </w:rPr>
        <w:t xml:space="preserve"> גבוהה אף יותר</w:t>
      </w:r>
      <w:r w:rsidR="002E5FE7">
        <w:rPr>
          <w:rFonts w:hint="cs"/>
          <w:color w:val="222222"/>
          <w:rtl/>
        </w:rPr>
        <w:t>?"</w:t>
      </w:r>
    </w:p>
    <w:p w14:paraId="2A011775" w14:textId="5B6AE9DB" w:rsidR="002275D1" w:rsidRDefault="002E5FE7" w:rsidP="00690D52">
      <w:pPr>
        <w:widowControl w:val="0"/>
        <w:rPr>
          <w:color w:val="222222"/>
          <w:rtl/>
        </w:rPr>
      </w:pPr>
      <w:r>
        <w:rPr>
          <w:rFonts w:hint="cs"/>
          <w:color w:val="222222"/>
          <w:rtl/>
        </w:rPr>
        <w:t xml:space="preserve">"זה נשמע </w:t>
      </w:r>
      <w:r w:rsidR="00001307">
        <w:rPr>
          <w:rFonts w:hint="cs"/>
          <w:color w:val="222222"/>
          <w:rtl/>
        </w:rPr>
        <w:t>יותר כמו מדע מאשר אמנות,</w:t>
      </w:r>
      <w:r>
        <w:rPr>
          <w:rFonts w:hint="cs"/>
          <w:color w:val="222222"/>
          <w:rtl/>
        </w:rPr>
        <w:t>"</w:t>
      </w:r>
      <w:r w:rsidR="00001307">
        <w:rPr>
          <w:rFonts w:hint="cs"/>
          <w:color w:val="222222"/>
          <w:rtl/>
        </w:rPr>
        <w:t xml:space="preserve"> </w:t>
      </w:r>
      <w:r w:rsidR="00BE2F99">
        <w:rPr>
          <w:rFonts w:hint="cs"/>
          <w:color w:val="222222"/>
          <w:rtl/>
        </w:rPr>
        <w:t>העיר</w:t>
      </w:r>
      <w:r w:rsidR="00DB4A0E">
        <w:rPr>
          <w:rFonts w:hint="cs"/>
          <w:color w:val="222222"/>
          <w:rtl/>
        </w:rPr>
        <w:t>ה אשת</w:t>
      </w:r>
      <w:r w:rsidR="00001307">
        <w:rPr>
          <w:rFonts w:hint="cs"/>
          <w:color w:val="222222"/>
          <w:rtl/>
        </w:rPr>
        <w:t xml:space="preserve"> </w:t>
      </w:r>
      <w:r w:rsidR="008A1267" w:rsidRPr="008A1267">
        <w:rPr>
          <w:rFonts w:cs="Times New Roman"/>
          <w:color w:val="222222"/>
          <w:rtl/>
        </w:rPr>
        <w:t>הדוד</w:t>
      </w:r>
      <w:r w:rsidR="00001307">
        <w:rPr>
          <w:rFonts w:hint="cs"/>
          <w:color w:val="222222"/>
          <w:rtl/>
        </w:rPr>
        <w:t>.</w:t>
      </w:r>
    </w:p>
    <w:p w14:paraId="52D9C750" w14:textId="279C5759" w:rsidR="00135960" w:rsidRDefault="00135960" w:rsidP="002E5FE7">
      <w:pPr>
        <w:widowControl w:val="0"/>
        <w:rPr>
          <w:color w:val="222222"/>
          <w:rtl/>
        </w:rPr>
      </w:pPr>
      <w:r>
        <w:rPr>
          <w:rFonts w:hint="cs"/>
          <w:color w:val="222222"/>
          <w:rtl/>
        </w:rPr>
        <w:t xml:space="preserve">מכיוון שחש שהגדיש את </w:t>
      </w:r>
      <w:r w:rsidR="00170C13">
        <w:rPr>
          <w:rFonts w:hint="cs"/>
          <w:color w:val="222222"/>
          <w:rtl/>
        </w:rPr>
        <w:t>ה</w:t>
      </w:r>
      <w:r w:rsidR="00474695">
        <w:rPr>
          <w:rFonts w:hint="cs"/>
          <w:color w:val="222222"/>
          <w:rtl/>
        </w:rPr>
        <w:t>ס</w:t>
      </w:r>
      <w:r>
        <w:rPr>
          <w:rFonts w:hint="cs"/>
          <w:color w:val="222222"/>
          <w:rtl/>
        </w:rPr>
        <w:t>א</w:t>
      </w:r>
      <w:r w:rsidR="00170C13">
        <w:rPr>
          <w:rFonts w:hint="cs"/>
          <w:color w:val="222222"/>
          <w:rtl/>
        </w:rPr>
        <w:t>ה</w:t>
      </w:r>
      <w:r>
        <w:rPr>
          <w:rFonts w:hint="cs"/>
          <w:color w:val="222222"/>
          <w:rtl/>
        </w:rPr>
        <w:t>[</w:t>
      </w:r>
      <w:r>
        <w:rPr>
          <w:color w:val="222222"/>
        </w:rPr>
        <w:t>contairyness antagonism</w:t>
      </w:r>
      <w:r>
        <w:rPr>
          <w:rFonts w:hint="cs"/>
          <w:color w:val="222222"/>
          <w:rtl/>
        </w:rPr>
        <w:t xml:space="preserve"> איבה ניגוד התנגדות] </w:t>
      </w:r>
      <w:r w:rsidR="00474695">
        <w:rPr>
          <w:rFonts w:hint="cs"/>
          <w:color w:val="222222"/>
          <w:rtl/>
        </w:rPr>
        <w:t xml:space="preserve">דיו </w:t>
      </w:r>
      <w:r>
        <w:rPr>
          <w:rFonts w:hint="cs"/>
          <w:color w:val="222222"/>
          <w:rtl/>
        </w:rPr>
        <w:t xml:space="preserve">לערב אחד, </w:t>
      </w:r>
      <w:r w:rsidR="008A1267" w:rsidRPr="008A1267">
        <w:rPr>
          <w:rFonts w:cs="Times New Roman"/>
          <w:color w:val="222222"/>
          <w:rtl/>
        </w:rPr>
        <w:t xml:space="preserve">ובעיקר שרד לראשונה </w:t>
      </w:r>
      <w:r w:rsidR="008C7253">
        <w:rPr>
          <w:rFonts w:cs="Times New Roman" w:hint="cs"/>
          <w:color w:val="222222"/>
          <w:rtl/>
        </w:rPr>
        <w:t xml:space="preserve">בחייו </w:t>
      </w:r>
      <w:r w:rsidR="008A1267" w:rsidRPr="008A1267">
        <w:rPr>
          <w:rFonts w:cs="Times New Roman"/>
          <w:color w:val="222222"/>
          <w:rtl/>
        </w:rPr>
        <w:t xml:space="preserve">תחת החיוך שתוצאתו הרגילה </w:t>
      </w:r>
      <w:r w:rsidR="008C7253">
        <w:rPr>
          <w:rFonts w:cs="Times New Roman" w:hint="cs"/>
          <w:color w:val="222222"/>
          <w:rtl/>
        </w:rPr>
        <w:t xml:space="preserve">היא </w:t>
      </w:r>
      <w:r w:rsidR="008A1267" w:rsidRPr="008A1267">
        <w:rPr>
          <w:rFonts w:cs="Times New Roman"/>
          <w:color w:val="222222"/>
          <w:rtl/>
        </w:rPr>
        <w:t xml:space="preserve">קטל! שמד! כריתת כל איבר פועם בתוך אלכס, הוא </w:t>
      </w:r>
      <w:r>
        <w:rPr>
          <w:rFonts w:hint="cs"/>
          <w:color w:val="222222"/>
          <w:rtl/>
        </w:rPr>
        <w:t>נ</w:t>
      </w:r>
      <w:r w:rsidR="00F143F1">
        <w:rPr>
          <w:rFonts w:hint="cs"/>
          <w:color w:val="222222"/>
          <w:rtl/>
        </w:rPr>
        <w:t>טש</w:t>
      </w:r>
      <w:r>
        <w:rPr>
          <w:rFonts w:hint="cs"/>
          <w:color w:val="222222"/>
          <w:rtl/>
        </w:rPr>
        <w:t xml:space="preserve"> </w:t>
      </w:r>
      <w:r w:rsidR="00F143F1" w:rsidRPr="00F143F1">
        <w:rPr>
          <w:rFonts w:cs="Times New Roman"/>
          <w:color w:val="222222"/>
          <w:rtl/>
        </w:rPr>
        <w:t xml:space="preserve">את השיחה ונפנה </w:t>
      </w:r>
      <w:r w:rsidR="00F143F1">
        <w:rPr>
          <w:rFonts w:hint="cs"/>
          <w:color w:val="222222"/>
          <w:rtl/>
        </w:rPr>
        <w:t>א</w:t>
      </w:r>
      <w:r>
        <w:rPr>
          <w:rFonts w:hint="cs"/>
          <w:color w:val="222222"/>
          <w:rtl/>
        </w:rPr>
        <w:t>ל</w:t>
      </w:r>
      <w:r w:rsidR="00F143F1">
        <w:rPr>
          <w:rFonts w:hint="cs"/>
          <w:color w:val="222222"/>
          <w:rtl/>
        </w:rPr>
        <w:t xml:space="preserve"> </w:t>
      </w:r>
      <w:r>
        <w:rPr>
          <w:rFonts w:hint="cs"/>
          <w:color w:val="222222"/>
          <w:rtl/>
        </w:rPr>
        <w:t>תיאו</w:t>
      </w:r>
      <w:r w:rsidR="002940F1" w:rsidRPr="002940F1">
        <w:rPr>
          <w:rFonts w:cs="Times New Roman"/>
          <w:color w:val="222222"/>
          <w:rtl/>
        </w:rPr>
        <w:t>, שהיה שרוי גם הוא במאבק, אם כי רק בנעשה על צלחתו</w:t>
      </w:r>
      <w:r w:rsidR="00F143F1">
        <w:rPr>
          <w:rFonts w:hint="cs"/>
          <w:color w:val="222222"/>
          <w:rtl/>
        </w:rPr>
        <w:t>.</w:t>
      </w:r>
    </w:p>
    <w:p w14:paraId="07685BF4" w14:textId="081D62AF" w:rsidR="00480A89" w:rsidRDefault="000728D4" w:rsidP="00135960">
      <w:pPr>
        <w:rPr>
          <w:rtl/>
        </w:rPr>
      </w:pPr>
      <w:r>
        <w:rPr>
          <w:rFonts w:hint="cs"/>
          <w:rtl/>
        </w:rPr>
        <w:t>"</w:t>
      </w:r>
      <w:r w:rsidR="00480A89">
        <w:rPr>
          <w:rFonts w:hint="cs"/>
          <w:rtl/>
        </w:rPr>
        <w:t xml:space="preserve">אלכס, אני רוצה לספר לך סוד. אבל זה סוד שאסור לספר לאף אחד, אפילו אם הוא יבקש ממך, אל תגלה, גם אם הוא יתחנן </w:t>
      </w:r>
      <w:r w:rsidR="0034631E">
        <w:rPr>
          <w:rFonts w:hint="cs"/>
          <w:rtl/>
        </w:rPr>
        <w:t>[</w:t>
      </w:r>
      <w:r w:rsidR="00480A89">
        <w:rPr>
          <w:rFonts w:hint="cs"/>
          <w:rtl/>
        </w:rPr>
        <w:t>בפרצוף הכי חמוד</w:t>
      </w:r>
      <w:r w:rsidR="0034631E">
        <w:rPr>
          <w:rFonts w:hint="cs"/>
          <w:rtl/>
        </w:rPr>
        <w:t>]</w:t>
      </w:r>
      <w:r w:rsidR="00480A89">
        <w:rPr>
          <w:rFonts w:hint="cs"/>
          <w:rtl/>
        </w:rPr>
        <w:t>, בסדר אלכס?</w:t>
      </w:r>
      <w:r>
        <w:rPr>
          <w:rFonts w:hint="cs"/>
          <w:rtl/>
        </w:rPr>
        <w:t>"</w:t>
      </w:r>
    </w:p>
    <w:p w14:paraId="5AC72B12" w14:textId="037F2BB2" w:rsidR="00135960" w:rsidRDefault="00F143F1" w:rsidP="00135960">
      <w:pPr>
        <w:rPr>
          <w:rtl/>
        </w:rPr>
      </w:pPr>
      <w:r w:rsidRPr="00F143F1">
        <w:rPr>
          <w:rFonts w:cs="Times New Roman"/>
          <w:rtl/>
        </w:rPr>
        <w:t>אלכס עזר לו להפריד את החמוציות ועוד משהו ירוק לא ברור מהאורז הפראי שלו</w:t>
      </w:r>
      <w:r w:rsidR="008A1267" w:rsidRPr="008A1267">
        <w:rPr>
          <w:rFonts w:cs="Times New Roman"/>
          <w:rtl/>
        </w:rPr>
        <w:t xml:space="preserve"> והבטיח לא לגלות את הסוד</w:t>
      </w:r>
      <w:r w:rsidRPr="00F143F1">
        <w:rPr>
          <w:rFonts w:cs="Times New Roman"/>
          <w:rtl/>
        </w:rPr>
        <w:t>.</w:t>
      </w:r>
    </w:p>
    <w:p w14:paraId="499C58D0" w14:textId="529FBD49" w:rsidR="00480A89" w:rsidRDefault="00135960" w:rsidP="00135960">
      <w:pPr>
        <w:rPr>
          <w:rtl/>
        </w:rPr>
      </w:pPr>
      <w:r>
        <w:rPr>
          <w:rFonts w:hint="cs"/>
          <w:rtl/>
        </w:rPr>
        <w:lastRenderedPageBreak/>
        <w:t>"</w:t>
      </w:r>
      <w:r w:rsidR="00480A89">
        <w:rPr>
          <w:rFonts w:hint="cs"/>
          <w:rtl/>
        </w:rPr>
        <w:t xml:space="preserve">בטיסה חזרה </w:t>
      </w:r>
      <w:r>
        <w:rPr>
          <w:rFonts w:hint="cs"/>
          <w:rtl/>
        </w:rPr>
        <w:t xml:space="preserve">הביתה, </w:t>
      </w:r>
      <w:r w:rsidR="00480A89">
        <w:rPr>
          <w:rFonts w:hint="cs"/>
          <w:rtl/>
        </w:rPr>
        <w:t>כשישב</w:t>
      </w:r>
      <w:r>
        <w:rPr>
          <w:rFonts w:hint="cs"/>
          <w:rtl/>
        </w:rPr>
        <w:t>תי</w:t>
      </w:r>
      <w:r w:rsidR="00480A89">
        <w:rPr>
          <w:rFonts w:hint="cs"/>
          <w:rtl/>
        </w:rPr>
        <w:t xml:space="preserve"> בין נטשה לאבא שלה</w:t>
      </w:r>
      <w:r w:rsidR="002D1753">
        <w:rPr>
          <w:rFonts w:hint="cs"/>
          <w:rtl/>
        </w:rPr>
        <w:t>,</w:t>
      </w:r>
      <w:r w:rsidR="00480A89">
        <w:rPr>
          <w:rFonts w:hint="cs"/>
          <w:rtl/>
        </w:rPr>
        <w:t xml:space="preserve"> היא סיפרה ל</w:t>
      </w:r>
      <w:r>
        <w:rPr>
          <w:rFonts w:hint="cs"/>
          <w:rtl/>
        </w:rPr>
        <w:t>י</w:t>
      </w:r>
      <w:r w:rsidR="00480A89">
        <w:rPr>
          <w:rFonts w:hint="cs"/>
          <w:rtl/>
        </w:rPr>
        <w:t xml:space="preserve"> שהיא אוהבת אות</w:t>
      </w:r>
      <w:r>
        <w:rPr>
          <w:rFonts w:hint="cs"/>
          <w:rtl/>
        </w:rPr>
        <w:t>י</w:t>
      </w:r>
      <w:r w:rsidR="00480A89">
        <w:rPr>
          <w:rFonts w:hint="cs"/>
          <w:rtl/>
        </w:rPr>
        <w:t>, אבל אסור לגלות! כי זה לא סוד פרטי כמו העלה, כמו עלה'שוש, זה</w:t>
      </w:r>
      <w:r>
        <w:rPr>
          <w:rFonts w:hint="cs"/>
          <w:rtl/>
        </w:rPr>
        <w:t xml:space="preserve"> סוד של נטשה, שהיא אוהבת אותי</w:t>
      </w:r>
      <w:r w:rsidR="00480A89">
        <w:rPr>
          <w:rFonts w:hint="cs"/>
          <w:rtl/>
        </w:rPr>
        <w:t>.</w:t>
      </w:r>
      <w:r>
        <w:rPr>
          <w:rFonts w:hint="cs"/>
          <w:rtl/>
        </w:rPr>
        <w:t>"</w:t>
      </w:r>
      <w:r w:rsidR="00480A89">
        <w:rPr>
          <w:rFonts w:hint="cs"/>
          <w:rtl/>
        </w:rPr>
        <w:t xml:space="preserve"> </w:t>
      </w:r>
    </w:p>
    <w:p w14:paraId="0E07EDBF" w14:textId="5E02AEEE" w:rsidR="00480A89" w:rsidRDefault="00480A89" w:rsidP="00480A89">
      <w:pPr>
        <w:rPr>
          <w:rtl/>
        </w:rPr>
      </w:pPr>
      <w:r>
        <w:rPr>
          <w:rFonts w:hint="cs"/>
          <w:rtl/>
        </w:rPr>
        <w:t>אלכס הבטיח שלא יספר.</w:t>
      </w:r>
    </w:p>
    <w:p w14:paraId="6138651E" w14:textId="2909368C" w:rsidR="00480A89" w:rsidRDefault="000728D4" w:rsidP="00480A89">
      <w:pPr>
        <w:rPr>
          <w:rtl/>
        </w:rPr>
      </w:pPr>
      <w:r>
        <w:rPr>
          <w:rFonts w:hint="cs"/>
          <w:rtl/>
        </w:rPr>
        <w:t>"</w:t>
      </w:r>
      <w:r w:rsidR="00480A89">
        <w:rPr>
          <w:rFonts w:hint="cs"/>
          <w:rtl/>
        </w:rPr>
        <w:t>זה כמו חלום שהתגשם!</w:t>
      </w:r>
      <w:r>
        <w:rPr>
          <w:rFonts w:hint="cs"/>
          <w:rtl/>
        </w:rPr>
        <w:t>"</w:t>
      </w:r>
    </w:p>
    <w:p w14:paraId="4B8C1A99" w14:textId="3CC50D71" w:rsidR="00480A89" w:rsidRDefault="000728D4" w:rsidP="00665FB0">
      <w:pPr>
        <w:rPr>
          <w:rtl/>
        </w:rPr>
      </w:pPr>
      <w:r>
        <w:rPr>
          <w:rFonts w:hint="cs"/>
          <w:rtl/>
        </w:rPr>
        <w:t>"</w:t>
      </w:r>
      <w:r w:rsidR="00480A89">
        <w:rPr>
          <w:rFonts w:hint="cs"/>
          <w:rtl/>
        </w:rPr>
        <w:t xml:space="preserve">מהו </w:t>
      </w:r>
      <w:r>
        <w:rPr>
          <w:rFonts w:hint="cs"/>
          <w:rtl/>
        </w:rPr>
        <w:t>ה</w:t>
      </w:r>
      <w:r w:rsidR="00480A89">
        <w:rPr>
          <w:rFonts w:hint="cs"/>
          <w:rtl/>
        </w:rPr>
        <w:t>חלום שהתגשם?</w:t>
      </w:r>
      <w:r>
        <w:rPr>
          <w:rFonts w:hint="cs"/>
          <w:rtl/>
        </w:rPr>
        <w:t>"</w:t>
      </w:r>
      <w:r w:rsidR="00480A89">
        <w:rPr>
          <w:rFonts w:hint="cs"/>
          <w:rtl/>
        </w:rPr>
        <w:t xml:space="preserve"> אלכס [</w:t>
      </w:r>
      <w:r w:rsidR="00480A89">
        <w:t>with growing concern / alarm</w:t>
      </w:r>
      <w:r w:rsidR="00480A89">
        <w:rPr>
          <w:rFonts w:hint="cs"/>
          <w:rtl/>
        </w:rPr>
        <w:t xml:space="preserve"> </w:t>
      </w:r>
      <w:r w:rsidR="00F143F1">
        <w:rPr>
          <w:rFonts w:hint="cs"/>
          <w:rtl/>
        </w:rPr>
        <w:t>התלהט,</w:t>
      </w:r>
      <w:r w:rsidR="008A1267">
        <w:rPr>
          <w:rFonts w:hint="cs"/>
          <w:rtl/>
        </w:rPr>
        <w:t>]</w:t>
      </w:r>
      <w:r w:rsidR="00F143F1">
        <w:rPr>
          <w:rFonts w:hint="cs"/>
          <w:rtl/>
        </w:rPr>
        <w:t xml:space="preserve"> נ</w:t>
      </w:r>
      <w:r w:rsidR="00665FB0">
        <w:rPr>
          <w:rFonts w:hint="cs"/>
          <w:rtl/>
        </w:rPr>
        <w:t>חרד</w:t>
      </w:r>
      <w:r w:rsidR="008A1267">
        <w:rPr>
          <w:rFonts w:hint="cs"/>
          <w:rtl/>
        </w:rPr>
        <w:t>,</w:t>
      </w:r>
      <w:r w:rsidR="00F143F1">
        <w:rPr>
          <w:rFonts w:hint="cs"/>
          <w:rtl/>
        </w:rPr>
        <w:t xml:space="preserve"> </w:t>
      </w:r>
      <w:r w:rsidR="00F143F1" w:rsidRPr="00F143F1">
        <w:rPr>
          <w:rFonts w:cs="Times New Roman"/>
          <w:rtl/>
        </w:rPr>
        <w:t>הוא ידע כה מעט על תיאו וחלומותיו.</w:t>
      </w:r>
    </w:p>
    <w:p w14:paraId="58E52C3C" w14:textId="6AAF0D97" w:rsidR="00480A89" w:rsidRDefault="00480A89" w:rsidP="00480A89">
      <w:pPr>
        <w:rPr>
          <w:rtl/>
        </w:rPr>
      </w:pPr>
      <w:r>
        <w:rPr>
          <w:rFonts w:hint="cs"/>
          <w:rtl/>
        </w:rPr>
        <w:t>"שישבתי ליד אבא של נטשה."</w:t>
      </w:r>
    </w:p>
    <w:p w14:paraId="6ADECCAA" w14:textId="58A94E5E" w:rsidR="00480A89" w:rsidRDefault="00480A89" w:rsidP="00480A89">
      <w:pPr>
        <w:rPr>
          <w:rtl/>
        </w:rPr>
      </w:pPr>
      <w:r>
        <w:rPr>
          <w:rFonts w:hint="cs"/>
          <w:rtl/>
        </w:rPr>
        <w:t>"ולמה זה חלום שהתגשם, שישבת ליד אבא של נטשה?"</w:t>
      </w:r>
    </w:p>
    <w:p w14:paraId="0EFE91AC" w14:textId="40DE2044" w:rsidR="002A46D4" w:rsidRDefault="00480A89" w:rsidP="00480A89">
      <w:pPr>
        <w:rPr>
          <w:rtl/>
        </w:rPr>
      </w:pPr>
      <w:r>
        <w:rPr>
          <w:rFonts w:hint="cs"/>
          <w:rtl/>
        </w:rPr>
        <w:t>"כי אז אפשר לגעת במעיל שלו, והוא צמרירי ורך..."</w:t>
      </w:r>
    </w:p>
    <w:p w14:paraId="36A6FFDB" w14:textId="42FE266F" w:rsidR="00F143F1" w:rsidRDefault="00AC22D6" w:rsidP="00480A89">
      <w:pPr>
        <w:rPr>
          <w:rtl/>
        </w:rPr>
      </w:pPr>
      <w:r>
        <w:rPr>
          <w:rFonts w:hint="cs"/>
          <w:rtl/>
        </w:rPr>
        <w:t xml:space="preserve">במעמד </w:t>
      </w:r>
      <w:r w:rsidR="002940F1">
        <w:rPr>
          <w:rFonts w:hint="cs"/>
          <w:rtl/>
        </w:rPr>
        <w:t>ה</w:t>
      </w:r>
      <w:r>
        <w:rPr>
          <w:rFonts w:hint="cs"/>
          <w:rtl/>
        </w:rPr>
        <w:t>חגיגי</w:t>
      </w:r>
      <w:r w:rsidR="002940F1">
        <w:rPr>
          <w:rFonts w:hint="cs"/>
          <w:rtl/>
        </w:rPr>
        <w:t xml:space="preserve"> </w:t>
      </w:r>
      <w:r w:rsidR="002940F1" w:rsidRPr="002940F1">
        <w:rPr>
          <w:rFonts w:cs="Times New Roman"/>
          <w:rtl/>
        </w:rPr>
        <w:t>של יום הולדת</w:t>
      </w:r>
      <w:r w:rsidR="00CD0E94">
        <w:rPr>
          <w:rFonts w:cs="Times New Roman" w:hint="cs"/>
          <w:rtl/>
        </w:rPr>
        <w:t>ה</w:t>
      </w:r>
      <w:r w:rsidR="002940F1" w:rsidRPr="002940F1">
        <w:rPr>
          <w:rFonts w:cs="Times New Roman"/>
          <w:rtl/>
        </w:rPr>
        <w:t xml:space="preserve"> </w:t>
      </w:r>
      <w:r w:rsidR="00CD0E94">
        <w:rPr>
          <w:rFonts w:cs="Times New Roman" w:hint="cs"/>
          <w:rtl/>
        </w:rPr>
        <w:t>ה</w:t>
      </w:r>
      <w:r w:rsidR="002940F1" w:rsidRPr="002940F1">
        <w:rPr>
          <w:rFonts w:cs="Times New Roman"/>
          <w:rtl/>
        </w:rPr>
        <w:t>עשרים</w:t>
      </w:r>
      <w:r>
        <w:rPr>
          <w:rFonts w:hint="cs"/>
          <w:rtl/>
        </w:rPr>
        <w:t xml:space="preserve"> העניק </w:t>
      </w:r>
      <w:r w:rsidR="00826074">
        <w:rPr>
          <w:rFonts w:hint="cs"/>
          <w:rtl/>
        </w:rPr>
        <w:t>קולין ל</w:t>
      </w:r>
      <w:r w:rsidR="008B1B44">
        <w:rPr>
          <w:rFonts w:hint="cs"/>
          <w:rtl/>
        </w:rPr>
        <w:t>סופי</w:t>
      </w:r>
      <w:r w:rsidR="00826074">
        <w:rPr>
          <w:rFonts w:hint="cs"/>
          <w:rtl/>
        </w:rPr>
        <w:t xml:space="preserve"> מתנה </w:t>
      </w:r>
      <w:r w:rsidR="00317394">
        <w:rPr>
          <w:rtl/>
        </w:rPr>
        <w:t>–</w:t>
      </w:r>
      <w:r w:rsidR="00A529B5">
        <w:rPr>
          <w:rFonts w:hint="cs"/>
          <w:rtl/>
        </w:rPr>
        <w:t xml:space="preserve"> </w:t>
      </w:r>
      <w:r w:rsidR="00317394">
        <w:rPr>
          <w:rFonts w:hint="cs"/>
          <w:rtl/>
        </w:rPr>
        <w:t>תיבת</w:t>
      </w:r>
      <w:r w:rsidR="002D1753">
        <w:rPr>
          <w:rFonts w:cs="Times New Roman" w:hint="cs"/>
          <w:rtl/>
        </w:rPr>
        <w:t xml:space="preserve"> </w:t>
      </w:r>
      <w:r w:rsidR="00DB4A0E" w:rsidRPr="00DB4A0E">
        <w:rPr>
          <w:rFonts w:cs="Times New Roman"/>
          <w:rtl/>
        </w:rPr>
        <w:t>נגינה</w:t>
      </w:r>
      <w:r w:rsidR="00317394">
        <w:rPr>
          <w:rFonts w:hint="cs"/>
          <w:rtl/>
        </w:rPr>
        <w:t xml:space="preserve"> עתיקה, </w:t>
      </w:r>
      <w:r>
        <w:rPr>
          <w:rFonts w:hint="cs"/>
          <w:rtl/>
        </w:rPr>
        <w:t>מקושטת ב</w:t>
      </w:r>
      <w:r w:rsidR="009B38D3">
        <w:rPr>
          <w:rFonts w:hint="cs"/>
          <w:rtl/>
        </w:rPr>
        <w:t xml:space="preserve">גילופים </w:t>
      </w:r>
      <w:r w:rsidR="00C71E44">
        <w:rPr>
          <w:rFonts w:hint="cs"/>
          <w:rtl/>
        </w:rPr>
        <w:t>ו</w:t>
      </w:r>
      <w:r w:rsidR="009B38D3">
        <w:rPr>
          <w:rFonts w:hint="cs"/>
          <w:rtl/>
        </w:rPr>
        <w:t>צ</w:t>
      </w:r>
      <w:r w:rsidR="00C71E44">
        <w:rPr>
          <w:rFonts w:hint="cs"/>
          <w:rtl/>
        </w:rPr>
        <w:t>יור</w:t>
      </w:r>
      <w:r>
        <w:rPr>
          <w:rFonts w:hint="cs"/>
          <w:rtl/>
        </w:rPr>
        <w:t>ים</w:t>
      </w:r>
      <w:r w:rsidR="00317394">
        <w:rPr>
          <w:rFonts w:hint="cs"/>
          <w:rtl/>
        </w:rPr>
        <w:t xml:space="preserve"> </w:t>
      </w:r>
      <w:r>
        <w:rPr>
          <w:rFonts w:hint="cs"/>
          <w:rtl/>
        </w:rPr>
        <w:t>ש</w:t>
      </w:r>
      <w:r w:rsidR="00F143F1" w:rsidRPr="00F143F1">
        <w:rPr>
          <w:rFonts w:cs="Times New Roman"/>
          <w:rtl/>
        </w:rPr>
        <w:t>עדינות יופיים עדיין ניכר</w:t>
      </w:r>
      <w:r w:rsidR="008C7253">
        <w:rPr>
          <w:rFonts w:cs="Times New Roman" w:hint="cs"/>
          <w:rtl/>
        </w:rPr>
        <w:t>ה</w:t>
      </w:r>
      <w:r w:rsidR="00F143F1" w:rsidRPr="00F143F1">
        <w:rPr>
          <w:rFonts w:cs="Times New Roman"/>
          <w:rtl/>
        </w:rPr>
        <w:t xml:space="preserve"> אף כי</w:t>
      </w:r>
      <w:r w:rsidR="00F143F1">
        <w:rPr>
          <w:rFonts w:cs="Times New Roman" w:hint="cs"/>
          <w:rtl/>
        </w:rPr>
        <w:t xml:space="preserve"> </w:t>
      </w:r>
      <w:r>
        <w:rPr>
          <w:rFonts w:hint="cs"/>
          <w:rtl/>
        </w:rPr>
        <w:t>זוהר גוניהם עומעם ברבות השנים</w:t>
      </w:r>
      <w:r w:rsidR="009B38D3">
        <w:rPr>
          <w:rFonts w:hint="cs"/>
          <w:rtl/>
        </w:rPr>
        <w:t>. בעיקר</w:t>
      </w:r>
      <w:r w:rsidR="00B40BDC">
        <w:rPr>
          <w:rFonts w:hint="cs"/>
          <w:rtl/>
        </w:rPr>
        <w:t xml:space="preserve"> </w:t>
      </w:r>
      <w:r w:rsidR="009B38D3">
        <w:rPr>
          <w:rFonts w:hint="cs"/>
          <w:rtl/>
        </w:rPr>
        <w:t>בלט ביופיו</w:t>
      </w:r>
      <w:r w:rsidR="002E0AEB">
        <w:rPr>
          <w:rFonts w:hint="cs"/>
          <w:rtl/>
        </w:rPr>
        <w:t xml:space="preserve"> על המכסה</w:t>
      </w:r>
      <w:r w:rsidR="009B38D3">
        <w:rPr>
          <w:rFonts w:hint="cs"/>
          <w:rtl/>
        </w:rPr>
        <w:t xml:space="preserve"> תגליף </w:t>
      </w:r>
      <w:r w:rsidR="008A1267" w:rsidRPr="008A1267">
        <w:rPr>
          <w:rFonts w:cs="Times New Roman"/>
          <w:rtl/>
        </w:rPr>
        <w:t xml:space="preserve">של פסנתרנית </w:t>
      </w:r>
      <w:r w:rsidR="00F143F1" w:rsidRPr="00F143F1">
        <w:rPr>
          <w:rFonts w:cs="Times New Roman"/>
          <w:rtl/>
        </w:rPr>
        <w:t xml:space="preserve"> </w:t>
      </w:r>
      <w:r w:rsidR="005478E5">
        <w:rPr>
          <w:rFonts w:hint="cs"/>
          <w:rtl/>
        </w:rPr>
        <w:t>ענוגה</w:t>
      </w:r>
      <w:r w:rsidR="008A1267">
        <w:rPr>
          <w:rFonts w:hint="cs"/>
          <w:rtl/>
        </w:rPr>
        <w:t>,</w:t>
      </w:r>
      <w:r w:rsidR="00F143F1" w:rsidRPr="00C13BF9">
        <w:rPr>
          <w:rFonts w:hint="cs"/>
          <w:color w:val="A6A6A6" w:themeColor="background1" w:themeShade="A6"/>
          <w:rtl/>
        </w:rPr>
        <w:t xml:space="preserve"> </w:t>
      </w:r>
      <w:r w:rsidR="008A1267" w:rsidRPr="00C13BF9">
        <w:rPr>
          <w:rFonts w:hint="cs"/>
          <w:color w:val="A6A6A6" w:themeColor="background1" w:themeShade="A6"/>
          <w:rtl/>
        </w:rPr>
        <w:t>[</w:t>
      </w:r>
      <w:r w:rsidR="00F143F1" w:rsidRPr="00C13BF9">
        <w:rPr>
          <w:rFonts w:hint="cs"/>
          <w:color w:val="A6A6A6" w:themeColor="background1" w:themeShade="A6"/>
          <w:rtl/>
        </w:rPr>
        <w:t>באורח בלתי מצוי</w:t>
      </w:r>
      <w:r w:rsidR="005478E5" w:rsidRPr="00C13BF9">
        <w:rPr>
          <w:rFonts w:hint="cs"/>
          <w:color w:val="A6A6A6" w:themeColor="background1" w:themeShade="A6"/>
          <w:rtl/>
        </w:rPr>
        <w:t>, עד שגם מי שלא בא בסוד מסתרי היופי לא יכול שלא לפלוט אנחה, ולו מרוב השתאות</w:t>
      </w:r>
      <w:bookmarkStart w:id="451" w:name="_Hlk502434195"/>
      <w:r w:rsidR="00170C13" w:rsidRPr="00C13BF9">
        <w:rPr>
          <w:rFonts w:hint="cs"/>
          <w:color w:val="A6A6A6" w:themeColor="background1" w:themeShade="A6"/>
          <w:rtl/>
        </w:rPr>
        <w:t>, כפי שכבר התבטאו גדולי המשוררים לגבי נסיכות בימי קדם</w:t>
      </w:r>
      <w:bookmarkEnd w:id="451"/>
      <w:r w:rsidR="005478E5" w:rsidRPr="00C13BF9">
        <w:rPr>
          <w:rFonts w:hint="cs"/>
          <w:color w:val="A6A6A6" w:themeColor="background1" w:themeShade="A6"/>
          <w:rtl/>
        </w:rPr>
        <w:t xml:space="preserve">. </w:t>
      </w:r>
      <w:r w:rsidR="00317394" w:rsidRPr="00C13BF9">
        <w:rPr>
          <w:rFonts w:hint="cs"/>
          <w:color w:val="A6A6A6" w:themeColor="background1" w:themeShade="A6"/>
          <w:rtl/>
        </w:rPr>
        <w:t>על צווארה</w:t>
      </w:r>
      <w:r w:rsidR="00A4712E" w:rsidRPr="00C13BF9">
        <w:rPr>
          <w:rFonts w:hint="cs"/>
          <w:color w:val="A6A6A6" w:themeColor="background1" w:themeShade="A6"/>
          <w:rtl/>
        </w:rPr>
        <w:t xml:space="preserve"> ה</w:t>
      </w:r>
      <w:r w:rsidR="005478E5" w:rsidRPr="00C13BF9">
        <w:rPr>
          <w:rFonts w:hint="cs"/>
          <w:color w:val="A6A6A6" w:themeColor="background1" w:themeShade="A6"/>
          <w:rtl/>
        </w:rPr>
        <w:t>גמיש</w:t>
      </w:r>
      <w:r w:rsidR="00317394" w:rsidRPr="00C13BF9">
        <w:rPr>
          <w:rFonts w:hint="cs"/>
          <w:color w:val="A6A6A6" w:themeColor="background1" w:themeShade="A6"/>
          <w:rtl/>
        </w:rPr>
        <w:t xml:space="preserve"> הסתלסלה מקלעת-זהב דהה,</w:t>
      </w:r>
      <w:r w:rsidR="008A1267" w:rsidRPr="00C13BF9">
        <w:rPr>
          <w:rFonts w:hint="cs"/>
          <w:color w:val="A6A6A6" w:themeColor="background1" w:themeShade="A6"/>
          <w:rtl/>
        </w:rPr>
        <w:t>]</w:t>
      </w:r>
      <w:r w:rsidR="00317394">
        <w:rPr>
          <w:rFonts w:hint="cs"/>
          <w:rtl/>
        </w:rPr>
        <w:t xml:space="preserve"> </w:t>
      </w:r>
      <w:r w:rsidR="00DC2CC7" w:rsidRPr="00DC2CC7">
        <w:rPr>
          <w:rFonts w:cs="Times New Roman"/>
          <w:rtl/>
        </w:rPr>
        <w:t>לגופה שמלת</w:t>
      </w:r>
      <w:r w:rsidR="002D1753">
        <w:rPr>
          <w:rFonts w:cs="Times New Roman" w:hint="cs"/>
          <w:rtl/>
        </w:rPr>
        <w:t xml:space="preserve"> </w:t>
      </w:r>
      <w:r w:rsidR="00DC2CC7" w:rsidRPr="00DC2CC7">
        <w:rPr>
          <w:rFonts w:cs="Times New Roman"/>
          <w:rtl/>
        </w:rPr>
        <w:t>קיץ מאריג בהיר עשוי קפלים, עם שרוולים פתוחים ומעשה</w:t>
      </w:r>
      <w:r w:rsidR="002D1753">
        <w:rPr>
          <w:rFonts w:cs="Times New Roman" w:hint="cs"/>
          <w:rtl/>
        </w:rPr>
        <w:t xml:space="preserve"> </w:t>
      </w:r>
      <w:r w:rsidR="00DC2CC7" w:rsidRPr="00DC2CC7">
        <w:rPr>
          <w:rFonts w:cs="Times New Roman"/>
          <w:rtl/>
        </w:rPr>
        <w:t>רקמה תכול על החזה</w:t>
      </w:r>
      <w:r w:rsidR="00DC2CC7">
        <w:rPr>
          <w:rFonts w:cs="Times New Roman" w:hint="cs"/>
          <w:rtl/>
        </w:rPr>
        <w:t>,</w:t>
      </w:r>
      <w:r w:rsidR="00317394">
        <w:rPr>
          <w:rFonts w:hint="cs"/>
          <w:rtl/>
        </w:rPr>
        <w:t xml:space="preserve"> </w:t>
      </w:r>
      <w:r w:rsidR="00297D38">
        <w:rPr>
          <w:rFonts w:hint="cs"/>
          <w:rtl/>
        </w:rPr>
        <w:t>על פ</w:t>
      </w:r>
      <w:r w:rsidR="00A4712E">
        <w:rPr>
          <w:rFonts w:hint="cs"/>
          <w:rtl/>
        </w:rPr>
        <w:t xml:space="preserve">י </w:t>
      </w:r>
      <w:r w:rsidR="00317394">
        <w:rPr>
          <w:rFonts w:hint="cs"/>
          <w:rtl/>
        </w:rPr>
        <w:t>כל כללי הטעם הטוב של התקופה שבה נוצרה</w:t>
      </w:r>
      <w:r w:rsidR="008A1267">
        <w:rPr>
          <w:rFonts w:hint="cs"/>
          <w:rtl/>
        </w:rPr>
        <w:t>.</w:t>
      </w:r>
      <w:r w:rsidR="00317394">
        <w:rPr>
          <w:rFonts w:hint="cs"/>
          <w:rtl/>
        </w:rPr>
        <w:t xml:space="preserve"> </w:t>
      </w:r>
      <w:r w:rsidR="00F143F1" w:rsidRPr="0007760D">
        <w:rPr>
          <w:rFonts w:hint="cs"/>
          <w:color w:val="A6A6A6" w:themeColor="background1" w:themeShade="A6"/>
          <w:rtl/>
        </w:rPr>
        <w:t>[</w:t>
      </w:r>
      <w:bookmarkStart w:id="452" w:name="_Hlk532465403"/>
      <w:r w:rsidR="008472D7" w:rsidRPr="0007760D">
        <w:rPr>
          <w:rFonts w:hint="cs"/>
          <w:color w:val="A6A6A6" w:themeColor="background1" w:themeShade="A6"/>
          <w:rtl/>
        </w:rPr>
        <w:t xml:space="preserve">לגופה </w:t>
      </w:r>
      <w:r w:rsidR="00317394" w:rsidRPr="0007760D">
        <w:rPr>
          <w:rFonts w:hint="cs"/>
          <w:color w:val="A6A6A6" w:themeColor="background1" w:themeShade="A6"/>
          <w:rtl/>
        </w:rPr>
        <w:t xml:space="preserve">שמלת-קיץ מאריג </w:t>
      </w:r>
      <w:r w:rsidR="00A4712E" w:rsidRPr="0007760D">
        <w:rPr>
          <w:rFonts w:hint="cs"/>
          <w:color w:val="A6A6A6" w:themeColor="background1" w:themeShade="A6"/>
          <w:rtl/>
        </w:rPr>
        <w:t>בהיר</w:t>
      </w:r>
      <w:r w:rsidR="00317394" w:rsidRPr="0007760D">
        <w:rPr>
          <w:rFonts w:hint="cs"/>
          <w:color w:val="A6A6A6" w:themeColor="background1" w:themeShade="A6"/>
          <w:rtl/>
        </w:rPr>
        <w:t xml:space="preserve"> עשוי קפלים</w:t>
      </w:r>
      <w:r w:rsidR="004A3AB6" w:rsidRPr="0007760D">
        <w:rPr>
          <w:rFonts w:hint="cs"/>
          <w:color w:val="A6A6A6" w:themeColor="background1" w:themeShade="A6"/>
          <w:rtl/>
        </w:rPr>
        <w:t>,</w:t>
      </w:r>
      <w:r w:rsidR="00317394" w:rsidRPr="0007760D">
        <w:rPr>
          <w:rFonts w:hint="cs"/>
          <w:color w:val="A6A6A6" w:themeColor="background1" w:themeShade="A6"/>
          <w:rtl/>
        </w:rPr>
        <w:t xml:space="preserve"> עם</w:t>
      </w:r>
      <w:r w:rsidR="00A4712E" w:rsidRPr="0007760D">
        <w:rPr>
          <w:rFonts w:hint="cs"/>
          <w:color w:val="A6A6A6" w:themeColor="background1" w:themeShade="A6"/>
          <w:rtl/>
        </w:rPr>
        <w:t xml:space="preserve"> שרוולים פתוחים ומעשה-ריקמה תכול</w:t>
      </w:r>
      <w:r w:rsidR="00317394" w:rsidRPr="0007760D">
        <w:rPr>
          <w:rFonts w:hint="cs"/>
          <w:color w:val="A6A6A6" w:themeColor="background1" w:themeShade="A6"/>
          <w:rtl/>
        </w:rPr>
        <w:t xml:space="preserve"> על החזה</w:t>
      </w:r>
      <w:bookmarkEnd w:id="452"/>
      <w:r w:rsidR="00317394" w:rsidRPr="0007760D">
        <w:rPr>
          <w:rFonts w:hint="cs"/>
          <w:color w:val="A6A6A6" w:themeColor="background1" w:themeShade="A6"/>
          <w:rtl/>
        </w:rPr>
        <w:t>.</w:t>
      </w:r>
      <w:r w:rsidR="00F143F1" w:rsidRPr="0007760D">
        <w:rPr>
          <w:rFonts w:hint="cs"/>
          <w:color w:val="A6A6A6" w:themeColor="background1" w:themeShade="A6"/>
          <w:rtl/>
        </w:rPr>
        <w:t>]</w:t>
      </w:r>
      <w:r w:rsidR="00A4712E">
        <w:rPr>
          <w:rFonts w:hint="cs"/>
          <w:rtl/>
        </w:rPr>
        <w:t xml:space="preserve"> </w:t>
      </w:r>
      <w:r w:rsidR="008472D7">
        <w:rPr>
          <w:rFonts w:hint="cs"/>
          <w:rtl/>
        </w:rPr>
        <w:t xml:space="preserve">גופה </w:t>
      </w:r>
      <w:r w:rsidR="008472D7" w:rsidRPr="00C71E44">
        <w:rPr>
          <w:rFonts w:hint="eastAsia"/>
          <w:rtl/>
        </w:rPr>
        <w:t>האצילי</w:t>
      </w:r>
      <w:r w:rsidR="008472D7">
        <w:rPr>
          <w:rFonts w:hint="cs"/>
          <w:rtl/>
        </w:rPr>
        <w:t xml:space="preserve"> היה רכון על פסנתר </w:t>
      </w:r>
      <w:r w:rsidR="00474695">
        <w:rPr>
          <w:rFonts w:hint="cs"/>
          <w:rtl/>
        </w:rPr>
        <w:t xml:space="preserve">כנף </w:t>
      </w:r>
      <w:r w:rsidR="00864E3D">
        <w:rPr>
          <w:rFonts w:hint="cs"/>
          <w:rtl/>
        </w:rPr>
        <w:t xml:space="preserve">ואצבעותיה </w:t>
      </w:r>
      <w:r w:rsidR="00D7466E">
        <w:rPr>
          <w:rFonts w:hint="cs"/>
          <w:rtl/>
        </w:rPr>
        <w:t xml:space="preserve">הדקיקות </w:t>
      </w:r>
      <w:r w:rsidR="00C71E44">
        <w:rPr>
          <w:rFonts w:hint="cs"/>
          <w:rtl/>
        </w:rPr>
        <w:t xml:space="preserve">כמו </w:t>
      </w:r>
      <w:r w:rsidR="00864E3D">
        <w:rPr>
          <w:rFonts w:hint="cs"/>
          <w:rtl/>
        </w:rPr>
        <w:t>ריחפו</w:t>
      </w:r>
      <w:r w:rsidR="009564E3">
        <w:rPr>
          <w:rFonts w:hint="cs"/>
          <w:rtl/>
        </w:rPr>
        <w:t xml:space="preserve"> </w:t>
      </w:r>
      <w:r w:rsidR="00864E3D">
        <w:rPr>
          <w:rFonts w:hint="cs"/>
          <w:rtl/>
        </w:rPr>
        <w:t xml:space="preserve">על הקלידים. </w:t>
      </w:r>
    </w:p>
    <w:p w14:paraId="7A5E6B77" w14:textId="685F9A15" w:rsidR="00315F75" w:rsidRPr="0007760D" w:rsidRDefault="00AF2B64" w:rsidP="00480A89">
      <w:pPr>
        <w:rPr>
          <w:color w:val="A6A6A6" w:themeColor="background1" w:themeShade="A6"/>
          <w:rtl/>
        </w:rPr>
      </w:pPr>
      <w:r w:rsidRPr="0007760D">
        <w:rPr>
          <w:rFonts w:hint="cs"/>
          <w:color w:val="A6A6A6" w:themeColor="background1" w:themeShade="A6"/>
          <w:rtl/>
        </w:rPr>
        <w:t>[הוד מלכות עמ' 208].</w:t>
      </w:r>
    </w:p>
    <w:p w14:paraId="134DBBC7" w14:textId="7AB8B2AB" w:rsidR="00315F75" w:rsidRPr="0007760D" w:rsidRDefault="00315F75" w:rsidP="00315F75">
      <w:pPr>
        <w:rPr>
          <w:color w:val="A6A6A6" w:themeColor="background1" w:themeShade="A6"/>
          <w:rtl/>
        </w:rPr>
      </w:pPr>
      <w:r w:rsidRPr="0007760D">
        <w:rPr>
          <w:rFonts w:hint="cs"/>
          <w:color w:val="A6A6A6" w:themeColor="background1" w:themeShade="A6"/>
          <w:rtl/>
        </w:rPr>
        <w:t>[גיבור דורנו עמ' 100</w:t>
      </w:r>
      <w:r w:rsidR="00170C13" w:rsidRPr="0007760D">
        <w:rPr>
          <w:rFonts w:hint="cs"/>
          <w:color w:val="A6A6A6" w:themeColor="background1" w:themeShade="A6"/>
          <w:rtl/>
        </w:rPr>
        <w:t>, מיכאיל לרמונטוב:</w:t>
      </w:r>
    </w:p>
    <w:p w14:paraId="28298B66" w14:textId="49C6E6A7" w:rsidR="00315F75" w:rsidRPr="0007760D" w:rsidRDefault="00315F75" w:rsidP="00315F75">
      <w:pPr>
        <w:rPr>
          <w:color w:val="A6A6A6" w:themeColor="background1" w:themeShade="A6"/>
          <w:rtl/>
        </w:rPr>
      </w:pPr>
      <w:r w:rsidRPr="0007760D">
        <w:rPr>
          <w:rFonts w:hint="cs"/>
          <w:color w:val="A6A6A6" w:themeColor="background1" w:themeShade="A6"/>
          <w:rtl/>
        </w:rPr>
        <w:t xml:space="preserve">את פניהן לא הצלחתי לראות מתחת לכובעיהן הקטנים, אך לבושן היה מוקפד לעילא, </w:t>
      </w:r>
      <w:r w:rsidR="00297D38" w:rsidRPr="0007760D">
        <w:rPr>
          <w:rFonts w:hint="cs"/>
          <w:color w:val="A6A6A6" w:themeColor="background1" w:themeShade="A6"/>
          <w:rtl/>
        </w:rPr>
        <w:t>על פ</w:t>
      </w:r>
      <w:r w:rsidRPr="0007760D">
        <w:rPr>
          <w:rFonts w:hint="cs"/>
          <w:color w:val="A6A6A6" w:themeColor="background1" w:themeShade="A6"/>
          <w:rtl/>
        </w:rPr>
        <w:t xml:space="preserve">י כל כללי הטעם הטוב: שום דבר מיותר! לגופה של הצעירה </w:t>
      </w:r>
      <w:r w:rsidR="001C5A04" w:rsidRPr="0007760D">
        <w:rPr>
          <w:rFonts w:hint="cs"/>
          <w:color w:val="A6A6A6" w:themeColor="background1" w:themeShade="A6"/>
          <w:rtl/>
        </w:rPr>
        <w:t>הייתה</w:t>
      </w:r>
      <w:r w:rsidRPr="0007760D">
        <w:rPr>
          <w:rFonts w:hint="cs"/>
          <w:color w:val="A6A6A6" w:themeColor="background1" w:themeShade="A6"/>
          <w:rtl/>
        </w:rPr>
        <w:t xml:space="preserve"> שמלה סגורה </w:t>
      </w:r>
      <w:r w:rsidRPr="0007760D">
        <w:rPr>
          <w:color w:val="A6A6A6" w:themeColor="background1" w:themeShade="A6"/>
        </w:rPr>
        <w:t>gris de perles</w:t>
      </w:r>
      <w:r w:rsidRPr="0007760D">
        <w:rPr>
          <w:rFonts w:hint="cs"/>
          <w:color w:val="A6A6A6" w:themeColor="background1" w:themeShade="A6"/>
          <w:rtl/>
        </w:rPr>
        <w:t xml:space="preserve"> [בצבע אפור-פנינה], וצעיף משי קליל התבדר סביב צווארה הגמיש. הנעליים </w:t>
      </w:r>
      <w:r w:rsidRPr="0007760D">
        <w:rPr>
          <w:color w:val="A6A6A6" w:themeColor="background1" w:themeShade="A6"/>
        </w:rPr>
        <w:t>couleur puce</w:t>
      </w:r>
      <w:r w:rsidRPr="0007760D">
        <w:rPr>
          <w:rFonts w:hint="cs"/>
          <w:color w:val="A6A6A6" w:themeColor="background1" w:themeShade="A6"/>
          <w:rtl/>
        </w:rPr>
        <w:t xml:space="preserve"> [כצבע הפרעוש] לפתו את קרסוליה הדקים בחן כה רב, עד שגם מי שלא בא בסוד מסתרי היופי לא יכול שלא לפלוט אנחה, ולו מרוב השתאות. להילוכה הקליל, אך האצילי, היה איזה נופך בתולי-חמקמק מכדי להגדירו, אך ברור לעין.</w:t>
      </w:r>
    </w:p>
    <w:p w14:paraId="5CD5942E" w14:textId="77777777" w:rsidR="00315F75" w:rsidRPr="0007760D" w:rsidRDefault="00315F75" w:rsidP="00315F75">
      <w:pPr>
        <w:rPr>
          <w:color w:val="A6A6A6" w:themeColor="background1" w:themeShade="A6"/>
          <w:rtl/>
        </w:rPr>
      </w:pPr>
      <w:r w:rsidRPr="0007760D">
        <w:rPr>
          <w:rFonts w:hint="cs"/>
          <w:color w:val="A6A6A6" w:themeColor="background1" w:themeShade="A6"/>
          <w:rtl/>
        </w:rPr>
        <w:t xml:space="preserve">-&gt; זאת ביתה של הנסיכה ליגובסקאיה שהגיעה עם אימה למעיינות המרפא ממוסקבה. </w:t>
      </w:r>
    </w:p>
    <w:p w14:paraId="08A29789" w14:textId="102AD7A0" w:rsidR="00315F75" w:rsidRPr="0007760D" w:rsidRDefault="00315F75" w:rsidP="00315F75">
      <w:pPr>
        <w:rPr>
          <w:color w:val="A6A6A6" w:themeColor="background1" w:themeShade="A6"/>
          <w:rtl/>
        </w:rPr>
      </w:pPr>
      <w:r w:rsidRPr="0007760D">
        <w:rPr>
          <w:rFonts w:hint="cs"/>
          <w:color w:val="A6A6A6" w:themeColor="background1" w:themeShade="A6"/>
          <w:rtl/>
        </w:rPr>
        <w:t>]</w:t>
      </w:r>
    </w:p>
    <w:p w14:paraId="569EBEB6" w14:textId="554D5A10" w:rsidR="002A46D4" w:rsidRPr="0007760D" w:rsidRDefault="002A46D4" w:rsidP="00315F75">
      <w:pPr>
        <w:rPr>
          <w:color w:val="A6A6A6" w:themeColor="background1" w:themeShade="A6"/>
          <w:rtl/>
        </w:rPr>
      </w:pPr>
      <w:r w:rsidRPr="0007760D">
        <w:rPr>
          <w:rFonts w:hint="cs"/>
          <w:color w:val="A6A6A6" w:themeColor="background1" w:themeShade="A6"/>
          <w:rtl/>
        </w:rPr>
        <w:t>[טוניקת השָני בגיזרה יוונית משוחררת הוצרה ב</w:t>
      </w:r>
      <w:r w:rsidR="00271F95" w:rsidRPr="0007760D">
        <w:rPr>
          <w:rFonts w:hint="cs"/>
          <w:color w:val="A6A6A6" w:themeColor="background1" w:themeShade="A6"/>
          <w:rtl/>
        </w:rPr>
        <w:t>אזור</w:t>
      </w:r>
      <w:r w:rsidRPr="0007760D">
        <w:rPr>
          <w:rFonts w:hint="cs"/>
          <w:color w:val="A6A6A6" w:themeColor="background1" w:themeShade="A6"/>
          <w:rtl/>
        </w:rPr>
        <w:t xml:space="preserve"> קו המתניים, הודקה שם באבנט-בּרוֹקָד רחב, ומתחתיו </w:t>
      </w:r>
      <w:r w:rsidRPr="0007760D">
        <w:rPr>
          <w:color w:val="A6A6A6" w:themeColor="background1" w:themeShade="A6"/>
          <w:rtl/>
        </w:rPr>
        <w:t>–</w:t>
      </w:r>
      <w:r w:rsidRPr="0007760D">
        <w:rPr>
          <w:rFonts w:hint="cs"/>
          <w:color w:val="A6A6A6" w:themeColor="background1" w:themeShade="A6"/>
          <w:rtl/>
        </w:rPr>
        <w:t xml:space="preserve"> השתפכה כלפי מטה בקפלים משוחררים.</w:t>
      </w:r>
    </w:p>
    <w:p w14:paraId="6C65D980" w14:textId="0DB9990E" w:rsidR="002A46D4" w:rsidRPr="0007760D" w:rsidRDefault="002A46D4" w:rsidP="00315F75">
      <w:pPr>
        <w:rPr>
          <w:color w:val="A6A6A6" w:themeColor="background1" w:themeShade="A6"/>
          <w:rtl/>
        </w:rPr>
      </w:pPr>
      <w:r w:rsidRPr="0007760D">
        <w:rPr>
          <w:rFonts w:cs="Times New Roman"/>
          <w:color w:val="A6A6A6" w:themeColor="background1" w:themeShade="A6"/>
          <w:rtl/>
        </w:rPr>
        <w:t>יועץ ממלכתי עמ 195</w:t>
      </w:r>
    </w:p>
    <w:p w14:paraId="59F398F6" w14:textId="2504D5F2" w:rsidR="002A46D4" w:rsidRPr="0007760D" w:rsidRDefault="002A46D4" w:rsidP="00315F75">
      <w:pPr>
        <w:rPr>
          <w:color w:val="A6A6A6" w:themeColor="background1" w:themeShade="A6"/>
          <w:rtl/>
        </w:rPr>
      </w:pPr>
      <w:r w:rsidRPr="0007760D">
        <w:rPr>
          <w:rFonts w:hint="cs"/>
          <w:color w:val="A6A6A6" w:themeColor="background1" w:themeShade="A6"/>
          <w:rtl/>
        </w:rPr>
        <w:t>]</w:t>
      </w:r>
    </w:p>
    <w:p w14:paraId="609C08AE" w14:textId="4999FE16" w:rsidR="00826074" w:rsidRDefault="0040204C" w:rsidP="00D7466E">
      <w:pPr>
        <w:rPr>
          <w:rtl/>
        </w:rPr>
      </w:pPr>
      <w:r w:rsidRPr="0040204C">
        <w:rPr>
          <w:rFonts w:cs="Times New Roman"/>
          <w:rtl/>
        </w:rPr>
        <w:t xml:space="preserve">זו </w:t>
      </w:r>
      <w:r w:rsidR="001C5A04">
        <w:rPr>
          <w:rFonts w:cs="Times New Roman"/>
          <w:rtl/>
        </w:rPr>
        <w:t>הייתה</w:t>
      </w:r>
      <w:r w:rsidRPr="0040204C">
        <w:rPr>
          <w:rFonts w:cs="Times New Roman"/>
          <w:rtl/>
        </w:rPr>
        <w:t xml:space="preserve"> </w:t>
      </w:r>
      <w:r w:rsidR="00D7466E">
        <w:rPr>
          <w:rFonts w:hint="cs"/>
          <w:rtl/>
        </w:rPr>
        <w:t>המתנה הנפלאה ביותר</w:t>
      </w:r>
      <w:r w:rsidR="004A3AB6">
        <w:rPr>
          <w:rFonts w:hint="cs"/>
          <w:rtl/>
        </w:rPr>
        <w:t xml:space="preserve"> </w:t>
      </w:r>
      <w:r w:rsidRPr="0040204C">
        <w:rPr>
          <w:rFonts w:cs="Times New Roman"/>
          <w:rtl/>
        </w:rPr>
        <w:t>ש</w:t>
      </w:r>
      <w:r w:rsidR="008B1B44">
        <w:rPr>
          <w:rFonts w:cs="Times New Roman"/>
          <w:rtl/>
        </w:rPr>
        <w:t>סופי</w:t>
      </w:r>
      <w:r w:rsidRPr="0040204C">
        <w:rPr>
          <w:rFonts w:cs="Times New Roman"/>
          <w:rtl/>
        </w:rPr>
        <w:t xml:space="preserve"> קיבלה אי פעם, כך הצהירה, ו</w:t>
      </w:r>
      <w:r w:rsidR="002D1753">
        <w:rPr>
          <w:rFonts w:cs="Times New Roman" w:hint="cs"/>
          <w:rtl/>
        </w:rPr>
        <w:t xml:space="preserve">היא </w:t>
      </w:r>
      <w:r w:rsidR="004A3AB6">
        <w:rPr>
          <w:rFonts w:hint="cs"/>
          <w:rtl/>
        </w:rPr>
        <w:t>נועדה</w:t>
      </w:r>
      <w:r w:rsidR="00D7466E">
        <w:rPr>
          <w:rFonts w:hint="cs"/>
          <w:rtl/>
        </w:rPr>
        <w:t xml:space="preserve"> לא רק ל</w:t>
      </w:r>
      <w:r>
        <w:rPr>
          <w:rFonts w:hint="cs"/>
          <w:rtl/>
        </w:rPr>
        <w:t xml:space="preserve">כבוד </w:t>
      </w:r>
      <w:r w:rsidR="00D7466E">
        <w:rPr>
          <w:rFonts w:hint="cs"/>
          <w:rtl/>
        </w:rPr>
        <w:t>יום הולדתה אלא</w:t>
      </w:r>
      <w:r w:rsidR="00A4712E">
        <w:rPr>
          <w:rFonts w:hint="cs"/>
          <w:rtl/>
        </w:rPr>
        <w:t xml:space="preserve"> גם </w:t>
      </w:r>
      <w:r w:rsidR="00826074">
        <w:rPr>
          <w:rFonts w:hint="cs"/>
          <w:rtl/>
        </w:rPr>
        <w:t>ל</w:t>
      </w:r>
      <w:r w:rsidR="00AF2B64">
        <w:rPr>
          <w:rFonts w:hint="cs"/>
          <w:rtl/>
        </w:rPr>
        <w:t>רגל</w:t>
      </w:r>
      <w:r w:rsidR="00826074">
        <w:rPr>
          <w:rFonts w:hint="cs"/>
          <w:rtl/>
        </w:rPr>
        <w:t xml:space="preserve"> סיום שנתה הראשונה באוניברסיטה.</w:t>
      </w:r>
    </w:p>
    <w:p w14:paraId="5D05F7F7" w14:textId="452D16BF" w:rsidR="00826074" w:rsidRDefault="00A4712E" w:rsidP="0017175C">
      <w:pPr>
        <w:rPr>
          <w:rtl/>
        </w:rPr>
      </w:pPr>
      <w:r>
        <w:rPr>
          <w:rFonts w:hint="cs"/>
          <w:rtl/>
        </w:rPr>
        <w:t>"שנתך הראשונה? שנתך היחידה, את מתכוונת</w:t>
      </w:r>
      <w:r w:rsidR="004A3AB6">
        <w:rPr>
          <w:rFonts w:hint="cs"/>
          <w:rtl/>
        </w:rPr>
        <w:t>,</w:t>
      </w:r>
      <w:r w:rsidR="00826074">
        <w:rPr>
          <w:rFonts w:hint="cs"/>
          <w:rtl/>
        </w:rPr>
        <w:t>"</w:t>
      </w:r>
      <w:r w:rsidR="004A3AB6">
        <w:rPr>
          <w:rFonts w:hint="cs"/>
          <w:rtl/>
        </w:rPr>
        <w:t xml:space="preserve"> תיקנה אותה האם.</w:t>
      </w:r>
    </w:p>
    <w:p w14:paraId="4906A921" w14:textId="257A52F4" w:rsidR="00826074" w:rsidRPr="00A572BA" w:rsidRDefault="00AF2B64" w:rsidP="00675C64">
      <w:pPr>
        <w:rPr>
          <w:color w:val="A6A6A6" w:themeColor="background1" w:themeShade="A6"/>
          <w:rtl/>
        </w:rPr>
      </w:pPr>
      <w:r>
        <w:rPr>
          <w:rFonts w:hint="cs"/>
          <w:rtl/>
        </w:rPr>
        <w:t>הו לא, מתברר שגם בשנה הנוכחית</w:t>
      </w:r>
      <w:r w:rsidR="00A4712E">
        <w:rPr>
          <w:rFonts w:hint="cs"/>
          <w:rtl/>
        </w:rPr>
        <w:t xml:space="preserve"> לא נ</w:t>
      </w:r>
      <w:r w:rsidR="0089692E">
        <w:rPr>
          <w:rFonts w:hint="cs"/>
          <w:rtl/>
        </w:rPr>
        <w:t>י</w:t>
      </w:r>
      <w:r w:rsidR="00A4712E">
        <w:rPr>
          <w:rFonts w:hint="cs"/>
          <w:rtl/>
        </w:rPr>
        <w:t xml:space="preserve">גשה </w:t>
      </w:r>
      <w:r w:rsidR="00DC2CC7">
        <w:rPr>
          <w:rFonts w:hint="cs"/>
          <w:rtl/>
        </w:rPr>
        <w:t xml:space="preserve">סופי </w:t>
      </w:r>
      <w:r w:rsidR="00A4712E">
        <w:rPr>
          <w:rFonts w:hint="cs"/>
          <w:rtl/>
        </w:rPr>
        <w:t>למבחני</w:t>
      </w:r>
      <w:r w:rsidR="0089692E">
        <w:rPr>
          <w:rFonts w:hint="cs"/>
          <w:rtl/>
        </w:rPr>
        <w:t xml:space="preserve"> </w:t>
      </w:r>
      <w:r w:rsidR="00826074">
        <w:rPr>
          <w:rFonts w:hint="cs"/>
          <w:rtl/>
        </w:rPr>
        <w:t>קבלה למוסדות האמריקאי</w:t>
      </w:r>
      <w:r w:rsidR="0089692E">
        <w:rPr>
          <w:rFonts w:hint="cs"/>
          <w:rtl/>
        </w:rPr>
        <w:t>י</w:t>
      </w:r>
      <w:r w:rsidR="00826074">
        <w:rPr>
          <w:rFonts w:hint="cs"/>
          <w:rtl/>
        </w:rPr>
        <w:t>ם שאימה תכננה עבורה, ו</w:t>
      </w:r>
      <w:r w:rsidR="0089692E">
        <w:rPr>
          <w:rFonts w:hint="cs"/>
          <w:rtl/>
        </w:rPr>
        <w:t xml:space="preserve">היא </w:t>
      </w:r>
      <w:r w:rsidR="001C5A04">
        <w:rPr>
          <w:rFonts w:hint="cs"/>
          <w:rtl/>
        </w:rPr>
        <w:t>הייתה</w:t>
      </w:r>
      <w:r w:rsidR="00826074">
        <w:rPr>
          <w:rFonts w:hint="cs"/>
          <w:rtl/>
        </w:rPr>
        <w:t xml:space="preserve"> מרו</w:t>
      </w:r>
      <w:r w:rsidR="00A4712E">
        <w:rPr>
          <w:rFonts w:hint="cs"/>
          <w:rtl/>
        </w:rPr>
        <w:t>צה בהחלט מלימודיה בקיימברידג' אף ש</w:t>
      </w:r>
      <w:r w:rsidR="00474695">
        <w:rPr>
          <w:rFonts w:hint="cs"/>
          <w:rtl/>
        </w:rPr>
        <w:t xml:space="preserve">יהיה </w:t>
      </w:r>
      <w:r w:rsidR="00A4712E">
        <w:rPr>
          <w:rFonts w:hint="cs"/>
          <w:rtl/>
        </w:rPr>
        <w:t>עליה</w:t>
      </w:r>
      <w:r w:rsidR="00826074">
        <w:rPr>
          <w:rFonts w:hint="cs"/>
          <w:rtl/>
        </w:rPr>
        <w:t xml:space="preserve"> לחזור על כמה בחינות </w:t>
      </w:r>
      <w:r w:rsidR="00A4712E">
        <w:rPr>
          <w:rFonts w:hint="cs"/>
          <w:rtl/>
        </w:rPr>
        <w:t>כי</w:t>
      </w:r>
      <w:r w:rsidR="00B40BDC">
        <w:rPr>
          <w:rFonts w:hint="cs"/>
          <w:rtl/>
        </w:rPr>
        <w:t xml:space="preserve"> </w:t>
      </w:r>
      <w:r w:rsidR="00826074">
        <w:rPr>
          <w:rFonts w:hint="cs"/>
          <w:rtl/>
        </w:rPr>
        <w:t>היא פשוט לא נ</w:t>
      </w:r>
      <w:r w:rsidR="004A3AB6">
        <w:rPr>
          <w:rFonts w:hint="cs"/>
          <w:rtl/>
        </w:rPr>
        <w:t>י</w:t>
      </w:r>
      <w:r w:rsidR="00826074">
        <w:rPr>
          <w:rFonts w:hint="cs"/>
          <w:rtl/>
        </w:rPr>
        <w:t xml:space="preserve">גשה </w:t>
      </w:r>
      <w:r w:rsidR="00DC2CC7" w:rsidRPr="00DC2CC7">
        <w:rPr>
          <w:rFonts w:cs="Times New Roman"/>
          <w:rtl/>
        </w:rPr>
        <w:t xml:space="preserve">אליהן, </w:t>
      </w:r>
      <w:r w:rsidR="00826074">
        <w:rPr>
          <w:rFonts w:hint="cs"/>
          <w:rtl/>
        </w:rPr>
        <w:t xml:space="preserve">סתם כך, </w:t>
      </w:r>
      <w:r w:rsidR="00F23172">
        <w:rPr>
          <w:rFonts w:hint="cs"/>
          <w:rtl/>
        </w:rPr>
        <w:lastRenderedPageBreak/>
        <w:t xml:space="preserve">אפילו תירוץ מתקבל על </w:t>
      </w:r>
      <w:r w:rsidR="00F23172" w:rsidRPr="002E40D7">
        <w:rPr>
          <w:rFonts w:hint="eastAsia"/>
          <w:highlight w:val="green"/>
          <w:rtl/>
        </w:rPr>
        <w:t>הדעת</w:t>
      </w:r>
      <w:r w:rsidRPr="00AF2B64">
        <w:rPr>
          <w:rFonts w:hint="cs"/>
          <w:rtl/>
        </w:rPr>
        <w:t xml:space="preserve"> </w:t>
      </w:r>
      <w:r w:rsidR="0040204C" w:rsidRPr="0040204C">
        <w:rPr>
          <w:rFonts w:cs="Times New Roman"/>
          <w:rtl/>
        </w:rPr>
        <w:t>לא היה</w:t>
      </w:r>
      <w:r w:rsidR="00675C64">
        <w:rPr>
          <w:rFonts w:hint="cs"/>
          <w:rtl/>
        </w:rPr>
        <w:t xml:space="preserve"> </w:t>
      </w:r>
      <w:r>
        <w:rPr>
          <w:rFonts w:hint="cs"/>
          <w:rtl/>
        </w:rPr>
        <w:t>בפיה</w:t>
      </w:r>
      <w:r w:rsidR="004A3AB6">
        <w:rPr>
          <w:rFonts w:hint="cs"/>
          <w:rtl/>
        </w:rPr>
        <w:t>.</w:t>
      </w:r>
      <w:r w:rsidR="004A3AB6" w:rsidRPr="00A572BA">
        <w:rPr>
          <w:rFonts w:hint="cs"/>
          <w:color w:val="A6A6A6" w:themeColor="background1" w:themeShade="A6"/>
          <w:rtl/>
        </w:rPr>
        <w:t>[</w:t>
      </w:r>
      <w:r w:rsidR="00F23172" w:rsidRPr="00A572BA">
        <w:rPr>
          <w:rFonts w:hint="cs"/>
          <w:color w:val="A6A6A6" w:themeColor="background1" w:themeShade="A6"/>
          <w:rtl/>
        </w:rPr>
        <w:t xml:space="preserve"> </w:t>
      </w:r>
      <w:r w:rsidR="00F23172" w:rsidRPr="00A572BA">
        <w:rPr>
          <w:color w:val="A6A6A6" w:themeColor="background1" w:themeShade="A6"/>
          <w:rtl/>
        </w:rPr>
        <w:t>–</w:t>
      </w:r>
      <w:r w:rsidR="00A53E62" w:rsidRPr="00A572BA">
        <w:rPr>
          <w:rFonts w:hint="cs"/>
          <w:color w:val="A6A6A6" w:themeColor="background1" w:themeShade="A6"/>
          <w:rtl/>
        </w:rPr>
        <w:t xml:space="preserve"> לא, </w:t>
      </w:r>
      <w:r w:rsidR="009754FE" w:rsidRPr="00A572BA">
        <w:rPr>
          <w:rFonts w:hint="cs"/>
          <w:color w:val="A6A6A6" w:themeColor="background1" w:themeShade="A6"/>
          <w:rtl/>
        </w:rPr>
        <w:t xml:space="preserve">אין </w:t>
      </w:r>
      <w:r w:rsidR="009754FE" w:rsidRPr="00A572BA">
        <w:rPr>
          <w:rFonts w:hint="cs"/>
          <w:color w:val="A6A6A6" w:themeColor="background1" w:themeShade="A6"/>
          <w:highlight w:val="green"/>
          <w:rtl/>
        </w:rPr>
        <w:t>בדעתה</w:t>
      </w:r>
      <w:r w:rsidR="00A53E62" w:rsidRPr="00A572BA">
        <w:rPr>
          <w:rFonts w:hint="cs"/>
          <w:color w:val="A6A6A6" w:themeColor="background1" w:themeShade="A6"/>
          <w:rtl/>
        </w:rPr>
        <w:t xml:space="preserve"> לה</w:t>
      </w:r>
      <w:r w:rsidR="00675C64" w:rsidRPr="00A572BA">
        <w:rPr>
          <w:rFonts w:hint="cs"/>
          <w:color w:val="A6A6A6" w:themeColor="background1" w:themeShade="A6"/>
          <w:rtl/>
        </w:rPr>
        <w:t xml:space="preserve">ניח את </w:t>
      </w:r>
      <w:r w:rsidR="00675C64" w:rsidRPr="00A572BA">
        <w:rPr>
          <w:rFonts w:hint="cs"/>
          <w:color w:val="A6A6A6" w:themeColor="background1" w:themeShade="A6"/>
          <w:highlight w:val="green"/>
          <w:rtl/>
        </w:rPr>
        <w:t>דעת</w:t>
      </w:r>
      <w:r w:rsidR="00675C64" w:rsidRPr="00A572BA">
        <w:rPr>
          <w:rFonts w:hint="cs"/>
          <w:color w:val="A6A6A6" w:themeColor="background1" w:themeShade="A6"/>
          <w:rtl/>
        </w:rPr>
        <w:t xml:space="preserve"> המסובים</w:t>
      </w:r>
      <w:r w:rsidR="00F23172" w:rsidRPr="00A572BA">
        <w:rPr>
          <w:rFonts w:hint="cs"/>
          <w:color w:val="A6A6A6" w:themeColor="background1" w:themeShade="A6"/>
          <w:rtl/>
        </w:rPr>
        <w:t xml:space="preserve"> </w:t>
      </w:r>
      <w:r w:rsidR="00A53E62" w:rsidRPr="00A572BA">
        <w:rPr>
          <w:rFonts w:hint="cs"/>
          <w:color w:val="A6A6A6" w:themeColor="background1" w:themeShade="A6"/>
          <w:rtl/>
        </w:rPr>
        <w:t>לנוכח</w:t>
      </w:r>
      <w:r w:rsidR="00F23172" w:rsidRPr="00A572BA">
        <w:rPr>
          <w:rFonts w:hint="cs"/>
          <w:color w:val="A6A6A6" w:themeColor="background1" w:themeShade="A6"/>
          <w:rtl/>
        </w:rPr>
        <w:t xml:space="preserve"> ההתלהמות הכללית המתגעשת ובאה) פשוט לא נגשה לכמה מהן.</w:t>
      </w:r>
      <w:r w:rsidR="00675C64" w:rsidRPr="00A572BA">
        <w:rPr>
          <w:rFonts w:hint="cs"/>
          <w:color w:val="A6A6A6" w:themeColor="background1" w:themeShade="A6"/>
          <w:rtl/>
        </w:rPr>
        <w:t xml:space="preserve"> וכל זה היא מספרת בזחיחות </w:t>
      </w:r>
      <w:r w:rsidR="00675C64" w:rsidRPr="00A572BA">
        <w:rPr>
          <w:rFonts w:hint="cs"/>
          <w:color w:val="A6A6A6" w:themeColor="background1" w:themeShade="A6"/>
          <w:highlight w:val="green"/>
          <w:rtl/>
        </w:rPr>
        <w:t>הדעת</w:t>
      </w:r>
      <w:r w:rsidR="00675C64" w:rsidRPr="00A572BA">
        <w:rPr>
          <w:rFonts w:hint="cs"/>
          <w:color w:val="A6A6A6" w:themeColor="background1" w:themeShade="A6"/>
          <w:rtl/>
        </w:rPr>
        <w:t>...</w:t>
      </w:r>
      <w:r w:rsidR="009754FE" w:rsidRPr="00A572BA">
        <w:rPr>
          <w:rFonts w:hint="cs"/>
          <w:color w:val="A6A6A6" w:themeColor="background1" w:themeShade="A6"/>
          <w:rtl/>
        </w:rPr>
        <w:t xml:space="preserve"> אי אפשר לרדת לסוף </w:t>
      </w:r>
      <w:r w:rsidR="009754FE" w:rsidRPr="00A572BA">
        <w:rPr>
          <w:rFonts w:hint="cs"/>
          <w:color w:val="A6A6A6" w:themeColor="background1" w:themeShade="A6"/>
          <w:highlight w:val="green"/>
          <w:rtl/>
        </w:rPr>
        <w:t>דעתה</w:t>
      </w:r>
      <w:r w:rsidR="009754FE" w:rsidRPr="00A572BA">
        <w:rPr>
          <w:rFonts w:hint="cs"/>
          <w:color w:val="A6A6A6" w:themeColor="background1" w:themeShade="A6"/>
          <w:rtl/>
        </w:rPr>
        <w:t>!</w:t>
      </w:r>
      <w:r w:rsidR="004A3AB6" w:rsidRPr="00A572BA">
        <w:rPr>
          <w:rFonts w:hint="cs"/>
          <w:color w:val="A6A6A6" w:themeColor="background1" w:themeShade="A6"/>
          <w:rtl/>
        </w:rPr>
        <w:t>]</w:t>
      </w:r>
    </w:p>
    <w:p w14:paraId="6C8AAF4A" w14:textId="5DB68B36" w:rsidR="00BD207F" w:rsidRPr="00A572BA" w:rsidRDefault="0040204C" w:rsidP="00A4712E">
      <w:pPr>
        <w:rPr>
          <w:color w:val="A6A6A6" w:themeColor="background1" w:themeShade="A6"/>
          <w:rtl/>
        </w:rPr>
      </w:pPr>
      <w:r w:rsidRPr="00A572BA">
        <w:rPr>
          <w:rFonts w:hint="cs"/>
          <w:color w:val="A6A6A6" w:themeColor="background1" w:themeShade="A6"/>
          <w:rtl/>
        </w:rPr>
        <w:t>[</w:t>
      </w:r>
      <w:r w:rsidR="00BD207F" w:rsidRPr="00A572BA">
        <w:rPr>
          <w:rFonts w:hint="cs"/>
          <w:color w:val="A6A6A6" w:themeColor="background1" w:themeShade="A6"/>
          <w:rtl/>
        </w:rPr>
        <w:t xml:space="preserve">ממש טירוף </w:t>
      </w:r>
      <w:r w:rsidR="00BD207F" w:rsidRPr="00A572BA">
        <w:rPr>
          <w:rFonts w:hint="cs"/>
          <w:color w:val="A6A6A6" w:themeColor="background1" w:themeShade="A6"/>
          <w:highlight w:val="green"/>
          <w:rtl/>
        </w:rPr>
        <w:t>הדעת</w:t>
      </w:r>
      <w:r w:rsidR="00BD207F" w:rsidRPr="00A572BA">
        <w:rPr>
          <w:rFonts w:hint="cs"/>
          <w:color w:val="A6A6A6" w:themeColor="background1" w:themeShade="A6"/>
          <w:rtl/>
        </w:rPr>
        <w:t>!</w:t>
      </w:r>
    </w:p>
    <w:p w14:paraId="7300563F" w14:textId="3F0773D4" w:rsidR="00BD207F" w:rsidRPr="00A572BA" w:rsidRDefault="00D13512" w:rsidP="00D13512">
      <w:pPr>
        <w:rPr>
          <w:color w:val="A6A6A6" w:themeColor="background1" w:themeShade="A6"/>
          <w:rtl/>
        </w:rPr>
      </w:pPr>
      <w:r w:rsidRPr="00A572BA">
        <w:rPr>
          <w:rFonts w:hint="cs"/>
          <w:color w:val="A6A6A6" w:themeColor="background1" w:themeShade="A6"/>
          <w:rtl/>
        </w:rPr>
        <w:t xml:space="preserve">מתוך </w:t>
      </w:r>
      <w:hyperlink r:id="rId266" w:history="1">
        <w:r w:rsidR="00B1573E" w:rsidRPr="00A572BA">
          <w:rPr>
            <w:rStyle w:val="Hyperlink"/>
            <w:color w:val="A6A6A6" w:themeColor="background1" w:themeShade="A6"/>
          </w:rPr>
          <w:t>https://milog.co.il</w:t>
        </w:r>
      </w:hyperlink>
    </w:p>
    <w:p w14:paraId="0AC0558B" w14:textId="4CAAF766" w:rsidR="00BD207F" w:rsidRPr="00A572BA" w:rsidRDefault="00BD207F" w:rsidP="00BD207F">
      <w:pPr>
        <w:rPr>
          <w:color w:val="A6A6A6" w:themeColor="background1" w:themeShade="A6"/>
          <w:rtl/>
        </w:rPr>
      </w:pPr>
      <w:r w:rsidRPr="00A572BA">
        <w:rPr>
          <w:rFonts w:cs="Times New Roman"/>
          <w:color w:val="A6A6A6" w:themeColor="background1" w:themeShade="A6"/>
          <w:rtl/>
        </w:rPr>
        <w:t xml:space="preserve">1.אֵין בְדִעְתוֹ </w:t>
      </w:r>
      <w:r w:rsidR="00675C64" w:rsidRPr="00A572BA">
        <w:rPr>
          <w:rFonts w:ascii="Cambria Math" w:hAnsi="Cambria Math" w:cs="Times New Roman"/>
          <w:color w:val="A6A6A6" w:themeColor="background1" w:themeShade="A6"/>
          <w:rtl/>
        </w:rPr>
        <w:t>–</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אינו</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מתכוון</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עומד</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להימנע</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מ</w:t>
      </w:r>
      <w:r w:rsidR="00675C64" w:rsidRPr="00A572BA">
        <w:rPr>
          <w:rFonts w:ascii="Cambria Math" w:hAnsi="Cambria Math" w:cs="Times New Roman" w:hint="cs"/>
          <w:color w:val="A6A6A6" w:themeColor="background1" w:themeShade="A6"/>
          <w:rtl/>
        </w:rPr>
        <w:t>-</w:t>
      </w:r>
    </w:p>
    <w:p w14:paraId="0F9E65D4" w14:textId="54979AC5" w:rsidR="00BD207F" w:rsidRPr="00A572BA" w:rsidRDefault="00BD207F" w:rsidP="00BD207F">
      <w:pPr>
        <w:rPr>
          <w:color w:val="A6A6A6" w:themeColor="background1" w:themeShade="A6"/>
          <w:rtl/>
        </w:rPr>
      </w:pPr>
      <w:r w:rsidRPr="00A572BA">
        <w:rPr>
          <w:rFonts w:cs="Times New Roman"/>
          <w:color w:val="A6A6A6" w:themeColor="background1" w:themeShade="A6"/>
          <w:rtl/>
        </w:rPr>
        <w:t xml:space="preserve">2.אֵיתָן בְדִעְתוֹ </w:t>
      </w:r>
      <w:r w:rsidR="00675C64" w:rsidRPr="00A572BA">
        <w:rPr>
          <w:rFonts w:ascii="Cambria Math" w:hAnsi="Cambria Math" w:cs="Times New Roman" w:hint="cs"/>
          <w:color w:val="A6A6A6" w:themeColor="background1" w:themeShade="A6"/>
          <w:rtl/>
        </w:rPr>
        <w:t>–</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נֶחְרָץ</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תַּקִּיף</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הֶחְלְטִי</w:t>
      </w:r>
    </w:p>
    <w:p w14:paraId="4AB52F8F" w14:textId="00D67127" w:rsidR="00BD207F" w:rsidRPr="00A572BA" w:rsidRDefault="00BD207F" w:rsidP="00BD207F">
      <w:pPr>
        <w:rPr>
          <w:color w:val="A6A6A6" w:themeColor="background1" w:themeShade="A6"/>
          <w:rtl/>
        </w:rPr>
      </w:pPr>
      <w:r w:rsidRPr="00A572BA">
        <w:rPr>
          <w:rFonts w:cs="Times New Roman"/>
          <w:color w:val="A6A6A6" w:themeColor="background1" w:themeShade="A6"/>
          <w:rtl/>
        </w:rPr>
        <w:t xml:space="preserve">3.בבלי דַּעַת </w:t>
      </w:r>
      <w:r w:rsidR="00675C64" w:rsidRPr="00A572BA">
        <w:rPr>
          <w:rFonts w:ascii="Cambria Math" w:hAnsi="Cambria Math" w:cs="Times New Roman" w:hint="cs"/>
          <w:color w:val="A6A6A6" w:themeColor="background1" w:themeShade="A6"/>
          <w:rtl/>
        </w:rPr>
        <w:t>–</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מבלי</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להתכוון</w:t>
      </w:r>
    </w:p>
    <w:p w14:paraId="23EE6DF9" w14:textId="77504624" w:rsidR="00BD207F" w:rsidRPr="00A572BA" w:rsidRDefault="00BD207F" w:rsidP="00BD207F">
      <w:pPr>
        <w:rPr>
          <w:color w:val="A6A6A6" w:themeColor="background1" w:themeShade="A6"/>
          <w:rtl/>
        </w:rPr>
      </w:pPr>
      <w:r w:rsidRPr="00A572BA">
        <w:rPr>
          <w:rFonts w:cs="Times New Roman"/>
          <w:color w:val="A6A6A6" w:themeColor="background1" w:themeShade="A6"/>
          <w:rtl/>
        </w:rPr>
        <w:t xml:space="preserve">4.בְּדִיחוּת דַּעַת </w:t>
      </w:r>
      <w:r w:rsidR="00675C64" w:rsidRPr="00A572BA">
        <w:rPr>
          <w:rFonts w:ascii="Cambria Math" w:hAnsi="Cambria Math" w:cs="Times New Roman" w:hint="cs"/>
          <w:color w:val="A6A6A6" w:themeColor="background1" w:themeShade="A6"/>
          <w:rtl/>
        </w:rPr>
        <w:t>–</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חוסר</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רצינות</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רוח</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שטות</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וצחוק</w:t>
      </w:r>
    </w:p>
    <w:p w14:paraId="0CFDA7F3" w14:textId="574B44F9" w:rsidR="00BD207F" w:rsidRPr="00A572BA" w:rsidRDefault="00BD207F" w:rsidP="00BD207F">
      <w:pPr>
        <w:rPr>
          <w:color w:val="A6A6A6" w:themeColor="background1" w:themeShade="A6"/>
          <w:rtl/>
        </w:rPr>
      </w:pPr>
      <w:r w:rsidRPr="00A572BA">
        <w:rPr>
          <w:rFonts w:cs="Times New Roman"/>
          <w:color w:val="A6A6A6" w:themeColor="background1" w:themeShade="A6"/>
          <w:rtl/>
        </w:rPr>
        <w:t xml:space="preserve">5.בְּהֶסֵּחַ הַדַּעַת </w:t>
      </w:r>
      <w:r w:rsidR="00675C64" w:rsidRPr="00A572BA">
        <w:rPr>
          <w:rFonts w:ascii="Cambria Math" w:hAnsi="Cambria Math" w:cs="Times New Roman" w:hint="cs"/>
          <w:color w:val="A6A6A6" w:themeColor="background1" w:themeShade="A6"/>
          <w:rtl/>
        </w:rPr>
        <w:t>–</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מבלי</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לשים</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לב</w:t>
      </w:r>
    </w:p>
    <w:p w14:paraId="7A20DB7B" w14:textId="53A5FBE6" w:rsidR="00BD207F" w:rsidRPr="00A572BA" w:rsidRDefault="00BD207F" w:rsidP="00BD207F">
      <w:pPr>
        <w:rPr>
          <w:color w:val="A6A6A6" w:themeColor="background1" w:themeShade="A6"/>
          <w:rtl/>
        </w:rPr>
      </w:pPr>
      <w:r w:rsidRPr="00A572BA">
        <w:rPr>
          <w:rFonts w:cs="Times New Roman"/>
          <w:color w:val="A6A6A6" w:themeColor="background1" w:themeShade="A6"/>
          <w:rtl/>
        </w:rPr>
        <w:t xml:space="preserve">6.בָּר דַּעַת </w:t>
      </w:r>
      <w:r w:rsidR="00675C64" w:rsidRPr="00A572BA">
        <w:rPr>
          <w:rFonts w:ascii="Cambria Math" w:hAnsi="Cambria Math" w:cs="Times New Roman" w:hint="cs"/>
          <w:color w:val="A6A6A6" w:themeColor="background1" w:themeShade="A6"/>
          <w:rtl/>
        </w:rPr>
        <w:t>–</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חָכָם</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נָבוֹן</w:t>
      </w:r>
    </w:p>
    <w:p w14:paraId="59910574" w14:textId="7FB99FED" w:rsidR="00BD207F" w:rsidRPr="00A572BA" w:rsidRDefault="00BD207F" w:rsidP="00BD207F">
      <w:pPr>
        <w:rPr>
          <w:color w:val="A6A6A6" w:themeColor="background1" w:themeShade="A6"/>
          <w:rtl/>
        </w:rPr>
      </w:pPr>
      <w:r w:rsidRPr="00A572BA">
        <w:rPr>
          <w:rFonts w:cs="Times New Roman"/>
          <w:color w:val="A6A6A6" w:themeColor="background1" w:themeShade="A6"/>
          <w:rtl/>
        </w:rPr>
        <w:t xml:space="preserve">7.גִּלּוּי דַּעַת </w:t>
      </w:r>
      <w:r w:rsidR="00675C64" w:rsidRPr="00A572BA">
        <w:rPr>
          <w:rFonts w:ascii="Cambria Math" w:hAnsi="Cambria Math" w:cs="Times New Roman" w:hint="cs"/>
          <w:color w:val="A6A6A6" w:themeColor="background1" w:themeShade="A6"/>
          <w:rtl/>
        </w:rPr>
        <w:t>–</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הצהרה</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ברבים</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של</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אדם</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של</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ארגון</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או</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של</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תנועה</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על</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עק</w:t>
      </w:r>
      <w:r w:rsidRPr="00A572BA">
        <w:rPr>
          <w:rFonts w:cs="Times New Roman"/>
          <w:color w:val="A6A6A6" w:themeColor="background1" w:themeShade="A6"/>
          <w:rtl/>
        </w:rPr>
        <w:t>רונותיהם; מניפסט; מנשר</w:t>
      </w:r>
    </w:p>
    <w:p w14:paraId="2B8B1214" w14:textId="238825B0" w:rsidR="00BD207F" w:rsidRPr="00A572BA" w:rsidRDefault="00BD207F" w:rsidP="00BD207F">
      <w:pPr>
        <w:rPr>
          <w:color w:val="A6A6A6" w:themeColor="background1" w:themeShade="A6"/>
          <w:rtl/>
        </w:rPr>
      </w:pPr>
      <w:r w:rsidRPr="00A572BA">
        <w:rPr>
          <w:rFonts w:cs="Times New Roman"/>
          <w:color w:val="A6A6A6" w:themeColor="background1" w:themeShade="A6"/>
          <w:rtl/>
        </w:rPr>
        <w:t xml:space="preserve">8.גָּמַר בְדִעְתוֹ </w:t>
      </w:r>
      <w:r w:rsidR="00675C64" w:rsidRPr="00A572BA">
        <w:rPr>
          <w:rFonts w:ascii="Cambria Math" w:hAnsi="Cambria Math" w:cs="Times New Roman" w:hint="cs"/>
          <w:color w:val="A6A6A6" w:themeColor="background1" w:themeShade="A6"/>
          <w:rtl/>
        </w:rPr>
        <w:t>–</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הֶחְלִיט</w:t>
      </w:r>
    </w:p>
    <w:p w14:paraId="11414210" w14:textId="4B1FB39E" w:rsidR="00BD207F" w:rsidRPr="00A572BA" w:rsidRDefault="00BD207F" w:rsidP="00BD207F">
      <w:pPr>
        <w:rPr>
          <w:color w:val="A6A6A6" w:themeColor="background1" w:themeShade="A6"/>
          <w:rtl/>
        </w:rPr>
      </w:pPr>
      <w:r w:rsidRPr="00A572BA">
        <w:rPr>
          <w:rFonts w:cs="Times New Roman"/>
          <w:color w:val="A6A6A6" w:themeColor="background1" w:themeShade="A6"/>
          <w:rtl/>
        </w:rPr>
        <w:t>9.</w:t>
      </w:r>
      <w:r w:rsidRPr="00A572BA">
        <w:rPr>
          <w:rFonts w:cs="Times New Roman"/>
          <w:color w:val="A6A6A6" w:themeColor="background1" w:themeShade="A6"/>
          <w:highlight w:val="lightGray"/>
          <w:rtl/>
        </w:rPr>
        <w:t>הָיָה בְדִּעְתּוֹ</w:t>
      </w:r>
      <w:r w:rsidRPr="00A572BA">
        <w:rPr>
          <w:rFonts w:cs="Times New Roman"/>
          <w:color w:val="A6A6A6" w:themeColor="background1" w:themeShade="A6"/>
          <w:rtl/>
        </w:rPr>
        <w:t xml:space="preserve"> </w:t>
      </w:r>
      <w:r w:rsidR="00675C64" w:rsidRPr="00A572BA">
        <w:rPr>
          <w:rFonts w:ascii="Cambria Math" w:hAnsi="Cambria Math" w:cs="Times New Roman" w:hint="cs"/>
          <w:color w:val="A6A6A6" w:themeColor="background1" w:themeShade="A6"/>
          <w:rtl/>
        </w:rPr>
        <w:t>–</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התכוון</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עמד</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שקל</w:t>
      </w:r>
    </w:p>
    <w:p w14:paraId="0F902D84" w14:textId="52E871E9" w:rsidR="00BD207F" w:rsidRPr="00A572BA" w:rsidRDefault="00BD207F" w:rsidP="00BD207F">
      <w:pPr>
        <w:rPr>
          <w:color w:val="A6A6A6" w:themeColor="background1" w:themeShade="A6"/>
          <w:rtl/>
        </w:rPr>
      </w:pPr>
      <w:r w:rsidRPr="00A572BA">
        <w:rPr>
          <w:rFonts w:cs="Times New Roman"/>
          <w:color w:val="A6A6A6" w:themeColor="background1" w:themeShade="A6"/>
          <w:rtl/>
        </w:rPr>
        <w:t>10.</w:t>
      </w:r>
      <w:r w:rsidRPr="00A572BA">
        <w:rPr>
          <w:rFonts w:cs="Times New Roman"/>
          <w:color w:val="A6A6A6" w:themeColor="background1" w:themeShade="A6"/>
          <w:highlight w:val="lightGray"/>
          <w:rtl/>
        </w:rPr>
        <w:t>הסיח אֶת דִּעְתּוֹ</w:t>
      </w:r>
      <w:r w:rsidRPr="00A572BA">
        <w:rPr>
          <w:rFonts w:cs="Times New Roman"/>
          <w:color w:val="A6A6A6" w:themeColor="background1" w:themeShade="A6"/>
          <w:rtl/>
        </w:rPr>
        <w:t xml:space="preserve"> </w:t>
      </w:r>
      <w:r w:rsidR="00675C64" w:rsidRPr="00A572BA">
        <w:rPr>
          <w:rFonts w:ascii="Cambria Math" w:hAnsi="Cambria Math" w:cs="Times New Roman" w:hint="cs"/>
          <w:color w:val="A6A6A6" w:themeColor="background1" w:themeShade="A6"/>
          <w:rtl/>
        </w:rPr>
        <w:t>–</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גרם</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לו</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לשכוח</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משהו</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הוציא</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אותו</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מריכוז</w:t>
      </w:r>
    </w:p>
    <w:p w14:paraId="292EE24B" w14:textId="15B5F144" w:rsidR="00BD207F" w:rsidRPr="00A572BA" w:rsidRDefault="00BD207F" w:rsidP="00BD207F">
      <w:pPr>
        <w:rPr>
          <w:color w:val="A6A6A6" w:themeColor="background1" w:themeShade="A6"/>
          <w:rtl/>
        </w:rPr>
      </w:pPr>
      <w:r w:rsidRPr="00A572BA">
        <w:rPr>
          <w:rFonts w:cs="Times New Roman"/>
          <w:color w:val="A6A6A6" w:themeColor="background1" w:themeShade="A6"/>
          <w:rtl/>
        </w:rPr>
        <w:t>11.</w:t>
      </w:r>
      <w:r w:rsidRPr="00A572BA">
        <w:rPr>
          <w:rFonts w:cs="Times New Roman"/>
          <w:color w:val="A6A6A6" w:themeColor="background1" w:themeShade="A6"/>
          <w:highlight w:val="lightGray"/>
          <w:rtl/>
        </w:rPr>
        <w:t>הִסִּיחַ אֶת הַדַּעַת</w:t>
      </w:r>
      <w:r w:rsidRPr="00A572BA">
        <w:rPr>
          <w:rFonts w:cs="Times New Roman"/>
          <w:color w:val="A6A6A6" w:themeColor="background1" w:themeShade="A6"/>
          <w:rtl/>
        </w:rPr>
        <w:t xml:space="preserve"> </w:t>
      </w:r>
      <w:r w:rsidR="00675C64" w:rsidRPr="00A572BA">
        <w:rPr>
          <w:rFonts w:ascii="Cambria Math" w:hAnsi="Cambria Math" w:cs="Times New Roman" w:hint="cs"/>
          <w:color w:val="A6A6A6" w:themeColor="background1" w:themeShade="A6"/>
          <w:rtl/>
        </w:rPr>
        <w:t>–</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גרם</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לחוסר</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תשומת</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לב</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ולקושי</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להתרכז</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ולהתמקד</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במה</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שחשוב</w:t>
      </w:r>
    </w:p>
    <w:p w14:paraId="06AC19B6" w14:textId="05B626E1" w:rsidR="00BD207F" w:rsidRPr="00A572BA" w:rsidRDefault="00BD207F" w:rsidP="00BD207F">
      <w:pPr>
        <w:rPr>
          <w:color w:val="A6A6A6" w:themeColor="background1" w:themeShade="A6"/>
          <w:rtl/>
        </w:rPr>
      </w:pPr>
      <w:r w:rsidRPr="00A572BA">
        <w:rPr>
          <w:rFonts w:cs="Times New Roman"/>
          <w:color w:val="A6A6A6" w:themeColor="background1" w:themeShade="A6"/>
          <w:rtl/>
        </w:rPr>
        <w:t xml:space="preserve">12.הִתְקָרְרָה דִּעְתּוֹ </w:t>
      </w:r>
      <w:r w:rsidR="00675C64" w:rsidRPr="00A572BA">
        <w:rPr>
          <w:rFonts w:ascii="Cambria Math" w:hAnsi="Cambria Math" w:cs="Times New Roman" w:hint="cs"/>
          <w:color w:val="A6A6A6" w:themeColor="background1" w:themeShade="A6"/>
          <w:rtl/>
        </w:rPr>
        <w:t>–</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נִרְגַּע</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שָׁכַךְ</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שָׁקַט</w:t>
      </w:r>
    </w:p>
    <w:p w14:paraId="7603A1C4" w14:textId="4E59C320" w:rsidR="00BD207F" w:rsidRPr="00A572BA" w:rsidRDefault="00BD207F" w:rsidP="00D13512">
      <w:pPr>
        <w:rPr>
          <w:color w:val="A6A6A6" w:themeColor="background1" w:themeShade="A6"/>
          <w:rtl/>
        </w:rPr>
      </w:pPr>
      <w:r w:rsidRPr="00A572BA">
        <w:rPr>
          <w:rFonts w:cs="Times New Roman"/>
          <w:color w:val="A6A6A6" w:themeColor="background1" w:themeShade="A6"/>
          <w:rtl/>
        </w:rPr>
        <w:t>13.</w:t>
      </w:r>
      <w:r w:rsidRPr="00A572BA">
        <w:rPr>
          <w:rFonts w:cs="Times New Roman"/>
          <w:color w:val="A6A6A6" w:themeColor="background1" w:themeShade="A6"/>
          <w:highlight w:val="lightGray"/>
          <w:rtl/>
        </w:rPr>
        <w:t>זְחִיחוּת דַּעַת</w:t>
      </w:r>
      <w:r w:rsidRPr="00A572BA">
        <w:rPr>
          <w:rFonts w:cs="Times New Roman"/>
          <w:color w:val="A6A6A6" w:themeColor="background1" w:themeShade="A6"/>
          <w:rtl/>
        </w:rPr>
        <w:t xml:space="preserve"> </w:t>
      </w:r>
      <w:r w:rsidR="00675C64" w:rsidRPr="00A572BA">
        <w:rPr>
          <w:rFonts w:ascii="Cambria Math" w:hAnsi="Cambria Math" w:cs="Times New Roman" w:hint="cs"/>
          <w:color w:val="A6A6A6" w:themeColor="background1" w:themeShade="A6"/>
          <w:rtl/>
        </w:rPr>
        <w:t>–</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יהירות</w:t>
      </w:r>
      <w:r w:rsidR="00D13512" w:rsidRPr="00A572BA">
        <w:rPr>
          <w:rFonts w:ascii="Times New Roman" w:hAnsi="Times New Roman" w:cs="Times New Roman" w:hint="cs"/>
          <w:color w:val="A6A6A6" w:themeColor="background1" w:themeShade="A6"/>
          <w:rtl/>
        </w:rPr>
        <w:t>,</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גַּאֲוְתָּנוּת</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שַׁחְצָנוּת</w:t>
      </w:r>
      <w:r w:rsidRPr="00A572BA">
        <w:rPr>
          <w:rFonts w:cs="Times New Roman"/>
          <w:color w:val="A6A6A6" w:themeColor="background1" w:themeShade="A6"/>
          <w:rtl/>
        </w:rPr>
        <w:t xml:space="preserve"> </w:t>
      </w:r>
    </w:p>
    <w:p w14:paraId="0461C089" w14:textId="69BEAE29" w:rsidR="00BD207F" w:rsidRPr="00A572BA" w:rsidRDefault="00BD207F" w:rsidP="00BD207F">
      <w:pPr>
        <w:rPr>
          <w:color w:val="A6A6A6" w:themeColor="background1" w:themeShade="A6"/>
          <w:rtl/>
        </w:rPr>
      </w:pPr>
      <w:r w:rsidRPr="00A572BA">
        <w:rPr>
          <w:rFonts w:cs="Times New Roman"/>
          <w:color w:val="A6A6A6" w:themeColor="background1" w:themeShade="A6"/>
          <w:rtl/>
        </w:rPr>
        <w:t xml:space="preserve">14.חָכַךְ בְדִּעְתּוֹ </w:t>
      </w:r>
      <w:r w:rsidR="00675C64" w:rsidRPr="00A572BA">
        <w:rPr>
          <w:rFonts w:ascii="Cambria Math" w:hAnsi="Cambria Math" w:cs="Times New Roman" w:hint="cs"/>
          <w:color w:val="A6A6A6" w:themeColor="background1" w:themeShade="A6"/>
          <w:rtl/>
        </w:rPr>
        <w:t>–</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הִתְלַבֵּט</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שָׁקַל</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הִתְחַבֵּט</w:t>
      </w:r>
      <w:r w:rsidRPr="00A572BA">
        <w:rPr>
          <w:rFonts w:cs="Times New Roman"/>
          <w:color w:val="A6A6A6" w:themeColor="background1" w:themeShade="A6"/>
          <w:rtl/>
        </w:rPr>
        <w:t>. "</w:t>
      </w:r>
      <w:r w:rsidRPr="00A572BA">
        <w:rPr>
          <w:rFonts w:ascii="Times New Roman" w:hAnsi="Times New Roman" w:cs="Times New Roman" w:hint="cs"/>
          <w:color w:val="A6A6A6" w:themeColor="background1" w:themeShade="A6"/>
          <w:rtl/>
        </w:rPr>
        <w:t>הוא</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חכך</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בדעתו</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אם</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להצטרף</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אליהם</w:t>
      </w:r>
      <w:r w:rsidRPr="00A572BA">
        <w:rPr>
          <w:rFonts w:cs="Times New Roman"/>
          <w:color w:val="A6A6A6" w:themeColor="background1" w:themeShade="A6"/>
          <w:rtl/>
        </w:rPr>
        <w:t>."</w:t>
      </w:r>
    </w:p>
    <w:p w14:paraId="352403A3" w14:textId="64850439" w:rsidR="00BD207F" w:rsidRPr="00A572BA" w:rsidRDefault="00BD207F" w:rsidP="00BD207F">
      <w:pPr>
        <w:rPr>
          <w:color w:val="A6A6A6" w:themeColor="background1" w:themeShade="A6"/>
          <w:rtl/>
        </w:rPr>
      </w:pPr>
      <w:r w:rsidRPr="00A572BA">
        <w:rPr>
          <w:rFonts w:cs="Times New Roman"/>
          <w:color w:val="A6A6A6" w:themeColor="background1" w:themeShade="A6"/>
          <w:rtl/>
        </w:rPr>
        <w:t xml:space="preserve">15.חָסֵר דַּעַת </w:t>
      </w:r>
      <w:r w:rsidR="00675C64" w:rsidRPr="00A572BA">
        <w:rPr>
          <w:rFonts w:ascii="Cambria Math" w:hAnsi="Cambria Math" w:cs="Times New Roman" w:hint="cs"/>
          <w:color w:val="A6A6A6" w:themeColor="background1" w:themeShade="A6"/>
          <w:rtl/>
        </w:rPr>
        <w:t>–</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בּוּר</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וְעַם</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הָאֶרֶץ</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חָסֵר</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הַשְׂכָּלָה</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נִבְעָר</w:t>
      </w:r>
    </w:p>
    <w:p w14:paraId="41AC6313" w14:textId="3CC131E9" w:rsidR="00BD207F" w:rsidRPr="00A572BA" w:rsidRDefault="00BD207F" w:rsidP="00BD207F">
      <w:pPr>
        <w:rPr>
          <w:color w:val="A6A6A6" w:themeColor="background1" w:themeShade="A6"/>
          <w:rtl/>
        </w:rPr>
      </w:pPr>
      <w:r w:rsidRPr="00A572BA">
        <w:rPr>
          <w:rFonts w:cs="Times New Roman"/>
          <w:color w:val="A6A6A6" w:themeColor="background1" w:themeShade="A6"/>
          <w:rtl/>
        </w:rPr>
        <w:t xml:space="preserve">16.חֹסֶר דַּעַת </w:t>
      </w:r>
      <w:r w:rsidR="00675C64" w:rsidRPr="00A572BA">
        <w:rPr>
          <w:rFonts w:ascii="Cambria Math" w:hAnsi="Cambria Math" w:cs="Times New Roman" w:hint="cs"/>
          <w:color w:val="A6A6A6" w:themeColor="background1" w:themeShade="A6"/>
          <w:rtl/>
        </w:rPr>
        <w:t>–</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חֹסֶר</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הַשְׂכָּלָה</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בִּעֲרוּת</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בּוּרוּת</w:t>
      </w:r>
    </w:p>
    <w:p w14:paraId="0D61A819" w14:textId="73AAF388" w:rsidR="00BD207F" w:rsidRPr="00A572BA" w:rsidRDefault="00BD207F" w:rsidP="00BD207F">
      <w:pPr>
        <w:rPr>
          <w:color w:val="A6A6A6" w:themeColor="background1" w:themeShade="A6"/>
          <w:rtl/>
        </w:rPr>
      </w:pPr>
      <w:r w:rsidRPr="00A572BA">
        <w:rPr>
          <w:rFonts w:cs="Times New Roman"/>
          <w:color w:val="A6A6A6" w:themeColor="background1" w:themeShade="A6"/>
          <w:rtl/>
        </w:rPr>
        <w:t>17.</w:t>
      </w:r>
      <w:r w:rsidRPr="00A572BA">
        <w:rPr>
          <w:rFonts w:cs="Times New Roman"/>
          <w:color w:val="A6A6A6" w:themeColor="background1" w:themeShade="A6"/>
          <w:highlight w:val="lightGray"/>
          <w:rtl/>
        </w:rPr>
        <w:t>טֵרוּף הַדַּעַת</w:t>
      </w:r>
      <w:r w:rsidRPr="00A572BA">
        <w:rPr>
          <w:rFonts w:cs="Times New Roman"/>
          <w:color w:val="A6A6A6" w:themeColor="background1" w:themeShade="A6"/>
          <w:rtl/>
        </w:rPr>
        <w:t xml:space="preserve"> </w:t>
      </w:r>
      <w:r w:rsidR="00675C64" w:rsidRPr="00A572BA">
        <w:rPr>
          <w:rFonts w:ascii="Cambria Math" w:hAnsi="Cambria Math" w:cs="Times New Roman" w:hint="cs"/>
          <w:color w:val="A6A6A6" w:themeColor="background1" w:themeShade="A6"/>
          <w:rtl/>
        </w:rPr>
        <w:t>–</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שיגעון</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טירוף</w:t>
      </w:r>
    </w:p>
    <w:p w14:paraId="767A728A" w14:textId="3AEBE138" w:rsidR="00BD207F" w:rsidRPr="00A572BA" w:rsidRDefault="00BD207F" w:rsidP="00BD207F">
      <w:pPr>
        <w:rPr>
          <w:color w:val="A6A6A6" w:themeColor="background1" w:themeShade="A6"/>
          <w:rtl/>
        </w:rPr>
      </w:pPr>
      <w:r w:rsidRPr="00A572BA">
        <w:rPr>
          <w:rFonts w:cs="Times New Roman"/>
          <w:color w:val="A6A6A6" w:themeColor="background1" w:themeShade="A6"/>
          <w:rtl/>
        </w:rPr>
        <w:t xml:space="preserve">18.יָרַד לסוף דִּעְתּוֹ </w:t>
      </w:r>
      <w:r w:rsidR="00675C64" w:rsidRPr="00A572BA">
        <w:rPr>
          <w:rFonts w:ascii="Cambria Math" w:hAnsi="Cambria Math" w:cs="Times New Roman" w:hint="cs"/>
          <w:color w:val="A6A6A6" w:themeColor="background1" w:themeShade="A6"/>
          <w:rtl/>
        </w:rPr>
        <w:t>–</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הבין</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אותו</w:t>
      </w:r>
    </w:p>
    <w:p w14:paraId="5288FF75" w14:textId="5CD7E218" w:rsidR="00BD207F" w:rsidRPr="00A572BA" w:rsidRDefault="00BD207F" w:rsidP="00BD207F">
      <w:pPr>
        <w:rPr>
          <w:color w:val="A6A6A6" w:themeColor="background1" w:themeShade="A6"/>
          <w:rtl/>
        </w:rPr>
      </w:pPr>
      <w:r w:rsidRPr="00A572BA">
        <w:rPr>
          <w:rFonts w:cs="Times New Roman"/>
          <w:color w:val="A6A6A6" w:themeColor="background1" w:themeShade="A6"/>
          <w:rtl/>
        </w:rPr>
        <w:t>19.</w:t>
      </w:r>
      <w:r w:rsidRPr="00A572BA">
        <w:rPr>
          <w:rFonts w:cs="Times New Roman"/>
          <w:color w:val="A6A6A6" w:themeColor="background1" w:themeShade="A6"/>
          <w:highlight w:val="lightGray"/>
          <w:rtl/>
        </w:rPr>
        <w:t>לֹא הֶעֱלָה בָדַּעֲתוֹ</w:t>
      </w:r>
      <w:r w:rsidRPr="00A572BA">
        <w:rPr>
          <w:rFonts w:cs="Times New Roman"/>
          <w:color w:val="A6A6A6" w:themeColor="background1" w:themeShade="A6"/>
          <w:rtl/>
        </w:rPr>
        <w:t xml:space="preserve"> </w:t>
      </w:r>
      <w:r w:rsidR="00675C64" w:rsidRPr="00A572BA">
        <w:rPr>
          <w:rFonts w:ascii="Cambria Math" w:hAnsi="Cambria Math" w:cs="Times New Roman" w:hint="cs"/>
          <w:color w:val="A6A6A6" w:themeColor="background1" w:themeShade="A6"/>
          <w:rtl/>
        </w:rPr>
        <w:t>–</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לא</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האמין</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שהדבר</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אפשרי</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לא</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חשב</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על</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כך</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לא</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דימיין</w:t>
      </w:r>
    </w:p>
    <w:p w14:paraId="6CBD17EC" w14:textId="46B577DF" w:rsidR="00BD207F" w:rsidRPr="00A572BA" w:rsidRDefault="00BD207F" w:rsidP="00BD207F">
      <w:pPr>
        <w:rPr>
          <w:color w:val="A6A6A6" w:themeColor="background1" w:themeShade="A6"/>
          <w:rtl/>
        </w:rPr>
      </w:pPr>
      <w:r w:rsidRPr="00A572BA">
        <w:rPr>
          <w:rFonts w:cs="Times New Roman"/>
          <w:color w:val="A6A6A6" w:themeColor="background1" w:themeShade="A6"/>
          <w:rtl/>
        </w:rPr>
        <w:t xml:space="preserve">20.לעניות דִּעְתִּי </w:t>
      </w:r>
      <w:r w:rsidR="00675C64" w:rsidRPr="00A572BA">
        <w:rPr>
          <w:rFonts w:ascii="Cambria Math" w:hAnsi="Cambria Math" w:cs="Times New Roman" w:hint="cs"/>
          <w:color w:val="A6A6A6" w:themeColor="background1" w:themeShade="A6"/>
          <w:rtl/>
        </w:rPr>
        <w:t>–</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לדעתי</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לטענתי</w:t>
      </w:r>
    </w:p>
    <w:p w14:paraId="2D4BB292" w14:textId="1EAEC847" w:rsidR="00BD207F" w:rsidRPr="00A572BA" w:rsidRDefault="00BD207F" w:rsidP="00BD207F">
      <w:pPr>
        <w:rPr>
          <w:color w:val="A6A6A6" w:themeColor="background1" w:themeShade="A6"/>
          <w:rtl/>
        </w:rPr>
      </w:pPr>
      <w:r w:rsidRPr="00A572BA">
        <w:rPr>
          <w:rFonts w:cs="Times New Roman"/>
          <w:color w:val="A6A6A6" w:themeColor="background1" w:themeShade="A6"/>
          <w:rtl/>
        </w:rPr>
        <w:t xml:space="preserve">21.לפִיו דִּעְתִּי </w:t>
      </w:r>
      <w:r w:rsidR="00675C64" w:rsidRPr="00A572BA">
        <w:rPr>
          <w:rFonts w:ascii="Cambria Math" w:hAnsi="Cambria Math" w:cs="Times New Roman" w:hint="cs"/>
          <w:color w:val="A6A6A6" w:themeColor="background1" w:themeShade="A6"/>
          <w:rtl/>
        </w:rPr>
        <w:t>–</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כך</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אני</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סבור</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לטענתי</w:t>
      </w:r>
    </w:p>
    <w:p w14:paraId="4C0E4C00" w14:textId="4233ADAE" w:rsidR="00BD207F" w:rsidRPr="00A572BA" w:rsidRDefault="00BD207F" w:rsidP="00BD207F">
      <w:pPr>
        <w:rPr>
          <w:color w:val="A6A6A6" w:themeColor="background1" w:themeShade="A6"/>
          <w:rtl/>
        </w:rPr>
      </w:pPr>
      <w:r w:rsidRPr="00A572BA">
        <w:rPr>
          <w:rFonts w:cs="Times New Roman"/>
          <w:color w:val="A6A6A6" w:themeColor="background1" w:themeShade="A6"/>
          <w:rtl/>
        </w:rPr>
        <w:t xml:space="preserve">22.לפִיו עֲנִיּוּת דִּעְתִּי </w:t>
      </w:r>
      <w:r w:rsidR="00675C64" w:rsidRPr="00A572BA">
        <w:rPr>
          <w:rFonts w:ascii="Cambria Math" w:hAnsi="Cambria Math" w:cs="Times New Roman" w:hint="cs"/>
          <w:color w:val="A6A6A6" w:themeColor="background1" w:themeShade="A6"/>
          <w:rtl/>
        </w:rPr>
        <w:t>–</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ביטוי</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המביע</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צניעות</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לפני</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הבעת</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דעה</w:t>
      </w:r>
    </w:p>
    <w:p w14:paraId="5B868858" w14:textId="715F6CE7" w:rsidR="00BD207F" w:rsidRPr="00A572BA" w:rsidRDefault="00BD207F" w:rsidP="00BD207F">
      <w:pPr>
        <w:rPr>
          <w:color w:val="A6A6A6" w:themeColor="background1" w:themeShade="A6"/>
          <w:rtl/>
        </w:rPr>
      </w:pPr>
      <w:r w:rsidRPr="00A572BA">
        <w:rPr>
          <w:rFonts w:cs="Times New Roman"/>
          <w:color w:val="A6A6A6" w:themeColor="background1" w:themeShade="A6"/>
          <w:rtl/>
        </w:rPr>
        <w:t>23.</w:t>
      </w:r>
      <w:r w:rsidRPr="00A572BA">
        <w:rPr>
          <w:rFonts w:cs="Times New Roman"/>
          <w:color w:val="A6A6A6" w:themeColor="background1" w:themeShade="A6"/>
          <w:highlight w:val="lightGray"/>
          <w:rtl/>
        </w:rPr>
        <w:t>מניח אֶת הַדַּעַת</w:t>
      </w:r>
      <w:r w:rsidRPr="00A572BA">
        <w:rPr>
          <w:rFonts w:cs="Times New Roman"/>
          <w:color w:val="A6A6A6" w:themeColor="background1" w:themeShade="A6"/>
          <w:rtl/>
        </w:rPr>
        <w:t xml:space="preserve"> </w:t>
      </w:r>
      <w:r w:rsidR="00675C64" w:rsidRPr="00A572BA">
        <w:rPr>
          <w:rFonts w:ascii="Cambria Math" w:hAnsi="Cambria Math" w:cs="Times New Roman" w:hint="cs"/>
          <w:color w:val="A6A6A6" w:themeColor="background1" w:themeShade="A6"/>
          <w:rtl/>
        </w:rPr>
        <w:t>–</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סָבִיר</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מְמֻצַּע</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בסדר</w:t>
      </w:r>
    </w:p>
    <w:p w14:paraId="53298AD5" w14:textId="1788084A" w:rsidR="00BD207F" w:rsidRPr="00A572BA" w:rsidRDefault="00BD207F" w:rsidP="00BD207F">
      <w:pPr>
        <w:rPr>
          <w:color w:val="A6A6A6" w:themeColor="background1" w:themeShade="A6"/>
          <w:rtl/>
        </w:rPr>
      </w:pPr>
      <w:r w:rsidRPr="00A572BA">
        <w:rPr>
          <w:rFonts w:cs="Times New Roman"/>
          <w:color w:val="A6A6A6" w:themeColor="background1" w:themeShade="A6"/>
          <w:rtl/>
        </w:rPr>
        <w:t>24.נ</w:t>
      </w:r>
      <w:r w:rsidRPr="00A572BA">
        <w:rPr>
          <w:rFonts w:cs="Times New Roman"/>
          <w:color w:val="A6A6A6" w:themeColor="background1" w:themeShade="A6"/>
          <w:highlight w:val="lightGray"/>
          <w:rtl/>
        </w:rPr>
        <w:t>ָחָה דִּעְתּוֹ</w:t>
      </w:r>
      <w:r w:rsidRPr="00A572BA">
        <w:rPr>
          <w:rFonts w:cs="Times New Roman"/>
          <w:color w:val="A6A6A6" w:themeColor="background1" w:themeShade="A6"/>
          <w:rtl/>
        </w:rPr>
        <w:t xml:space="preserve"> </w:t>
      </w:r>
      <w:r w:rsidR="00675C64" w:rsidRPr="00A572BA">
        <w:rPr>
          <w:rFonts w:ascii="Cambria Math" w:hAnsi="Cambria Math" w:cs="Times New Roman" w:hint="cs"/>
          <w:color w:val="A6A6A6" w:themeColor="background1" w:themeShade="A6"/>
          <w:rtl/>
        </w:rPr>
        <w:t>–</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נִרְגַּע</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שָׁכַךְ</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שָׁקַט</w:t>
      </w:r>
    </w:p>
    <w:p w14:paraId="7BBFF8AC" w14:textId="5D0C2717" w:rsidR="00BD207F" w:rsidRPr="00A572BA" w:rsidRDefault="00BD207F" w:rsidP="00BD207F">
      <w:pPr>
        <w:rPr>
          <w:color w:val="A6A6A6" w:themeColor="background1" w:themeShade="A6"/>
          <w:rtl/>
        </w:rPr>
      </w:pPr>
      <w:r w:rsidRPr="00A572BA">
        <w:rPr>
          <w:rFonts w:cs="Times New Roman"/>
          <w:color w:val="A6A6A6" w:themeColor="background1" w:themeShade="A6"/>
          <w:rtl/>
        </w:rPr>
        <w:t>25.</w:t>
      </w:r>
      <w:r w:rsidRPr="00A572BA">
        <w:rPr>
          <w:rFonts w:cs="Times New Roman"/>
          <w:color w:val="A6A6A6" w:themeColor="background1" w:themeShade="A6"/>
          <w:highlight w:val="lightGray"/>
          <w:rtl/>
        </w:rPr>
        <w:t>נִטְרְפָה עֲלָיו דַּעֲתוֹ</w:t>
      </w:r>
      <w:r w:rsidRPr="00A572BA">
        <w:rPr>
          <w:rFonts w:cs="Times New Roman"/>
          <w:color w:val="A6A6A6" w:themeColor="background1" w:themeShade="A6"/>
          <w:rtl/>
        </w:rPr>
        <w:t xml:space="preserve"> </w:t>
      </w:r>
      <w:r w:rsidR="00675C64" w:rsidRPr="00A572BA">
        <w:rPr>
          <w:rFonts w:ascii="Cambria Math" w:hAnsi="Cambria Math" w:cs="Times New Roman" w:hint="cs"/>
          <w:color w:val="A6A6A6" w:themeColor="background1" w:themeShade="A6"/>
          <w:rtl/>
        </w:rPr>
        <w:t>–</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הִשְׁתַּגֵּעַ</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אִבֵּד</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אֶת</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הַשְּׁפִיּוּת</w:t>
      </w:r>
    </w:p>
    <w:p w14:paraId="0EB3E2E3" w14:textId="7BFF466F" w:rsidR="00BD207F" w:rsidRPr="00A572BA" w:rsidRDefault="00BD207F" w:rsidP="00BD207F">
      <w:pPr>
        <w:rPr>
          <w:color w:val="A6A6A6" w:themeColor="background1" w:themeShade="A6"/>
          <w:rtl/>
        </w:rPr>
      </w:pPr>
      <w:r w:rsidRPr="00A572BA">
        <w:rPr>
          <w:rFonts w:cs="Times New Roman"/>
          <w:color w:val="A6A6A6" w:themeColor="background1" w:themeShade="A6"/>
          <w:rtl/>
        </w:rPr>
        <w:t xml:space="preserve">26.נִשְׁתַּבְּשָׁה עֲלָיו דִּעְתּוֹ </w:t>
      </w:r>
      <w:r w:rsidR="00675C64" w:rsidRPr="00A572BA">
        <w:rPr>
          <w:rFonts w:ascii="Cambria Math" w:hAnsi="Cambria Math" w:cs="Times New Roman" w:hint="cs"/>
          <w:color w:val="A6A6A6" w:themeColor="background1" w:themeShade="A6"/>
          <w:rtl/>
        </w:rPr>
        <w:t>–</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הִשְׁתַּגֵּעַ</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אִבֵּד</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אֶת</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הַשְּׁפִיּוּת</w:t>
      </w:r>
    </w:p>
    <w:p w14:paraId="2613D072" w14:textId="68FB468B" w:rsidR="00BD207F" w:rsidRPr="00A572BA" w:rsidRDefault="00BD207F" w:rsidP="00BD207F">
      <w:pPr>
        <w:rPr>
          <w:color w:val="A6A6A6" w:themeColor="background1" w:themeShade="A6"/>
          <w:rtl/>
        </w:rPr>
      </w:pPr>
      <w:r w:rsidRPr="00A572BA">
        <w:rPr>
          <w:rFonts w:cs="Times New Roman"/>
          <w:color w:val="A6A6A6" w:themeColor="background1" w:themeShade="A6"/>
          <w:rtl/>
        </w:rPr>
        <w:t xml:space="preserve">27.סֶקֶר דַּעַת קָהָל </w:t>
      </w:r>
      <w:r w:rsidR="00675C64" w:rsidRPr="00A572BA">
        <w:rPr>
          <w:rFonts w:ascii="Cambria Math" w:hAnsi="Cambria Math" w:cs="Times New Roman" w:hint="cs"/>
          <w:color w:val="A6A6A6" w:themeColor="background1" w:themeShade="A6"/>
          <w:rtl/>
        </w:rPr>
        <w:t>–</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שאלון</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הניתן</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לקבוצת</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מייצגת</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של</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אנשים</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מאוכלוסייה</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כלשהי</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במטרה</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לברר</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את</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התפלגות</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הדעות</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בכלל</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הציבור</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הנבדק</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בסוגיה</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כלשהי</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לעתים</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קרובות</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בתחום</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הפוליטי</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המדיני</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החברתי</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וכד</w:t>
      </w:r>
      <w:r w:rsidRPr="00A572BA">
        <w:rPr>
          <w:rFonts w:cs="Times New Roman"/>
          <w:color w:val="A6A6A6" w:themeColor="background1" w:themeShade="A6"/>
          <w:rtl/>
        </w:rPr>
        <w:t>'</w:t>
      </w:r>
    </w:p>
    <w:p w14:paraId="61305ECF" w14:textId="241E5301" w:rsidR="00BD207F" w:rsidRPr="00A572BA" w:rsidRDefault="00BD207F" w:rsidP="00BD207F">
      <w:pPr>
        <w:rPr>
          <w:color w:val="A6A6A6" w:themeColor="background1" w:themeShade="A6"/>
          <w:rtl/>
        </w:rPr>
      </w:pPr>
      <w:r w:rsidRPr="00A572BA">
        <w:rPr>
          <w:rFonts w:cs="Times New Roman"/>
          <w:color w:val="A6A6A6" w:themeColor="background1" w:themeShade="A6"/>
          <w:rtl/>
        </w:rPr>
        <w:t xml:space="preserve">28.עוֹמֵד עַל דִּעְתּוֹ </w:t>
      </w:r>
      <w:r w:rsidR="00675C64" w:rsidRPr="00A572BA">
        <w:rPr>
          <w:rFonts w:ascii="Cambria Math" w:hAnsi="Cambria Math" w:cs="Times New Roman" w:hint="cs"/>
          <w:color w:val="A6A6A6" w:themeColor="background1" w:themeShade="A6"/>
          <w:rtl/>
        </w:rPr>
        <w:t>–</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לא</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מוותר</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מתעקש</w:t>
      </w:r>
    </w:p>
    <w:p w14:paraId="17B20A49" w14:textId="080C3144" w:rsidR="00BD207F" w:rsidRPr="00A572BA" w:rsidRDefault="00BD207F" w:rsidP="00BD207F">
      <w:pPr>
        <w:rPr>
          <w:color w:val="A6A6A6" w:themeColor="background1" w:themeShade="A6"/>
          <w:rtl/>
        </w:rPr>
      </w:pPr>
      <w:r w:rsidRPr="00A572BA">
        <w:rPr>
          <w:rFonts w:cs="Times New Roman"/>
          <w:color w:val="A6A6A6" w:themeColor="background1" w:themeShade="A6"/>
          <w:rtl/>
        </w:rPr>
        <w:t xml:space="preserve">29.עָמַד עַל דִּעְתּוֹ </w:t>
      </w:r>
      <w:r w:rsidR="00675C64" w:rsidRPr="00A572BA">
        <w:rPr>
          <w:rFonts w:ascii="Cambria Math" w:hAnsi="Cambria Math" w:cs="Times New Roman" w:hint="cs"/>
          <w:color w:val="A6A6A6" w:themeColor="background1" w:themeShade="A6"/>
          <w:rtl/>
        </w:rPr>
        <w:t>–</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סרב</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לוותר</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עמד</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על</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שלו</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התעקש</w:t>
      </w:r>
    </w:p>
    <w:p w14:paraId="24415941" w14:textId="393E2069" w:rsidR="00BD207F" w:rsidRPr="00A572BA" w:rsidRDefault="00BD207F" w:rsidP="00BD207F">
      <w:pPr>
        <w:rPr>
          <w:color w:val="A6A6A6" w:themeColor="background1" w:themeShade="A6"/>
          <w:rtl/>
        </w:rPr>
      </w:pPr>
      <w:r w:rsidRPr="00A572BA">
        <w:rPr>
          <w:rFonts w:cs="Times New Roman"/>
          <w:color w:val="A6A6A6" w:themeColor="background1" w:themeShade="A6"/>
          <w:rtl/>
        </w:rPr>
        <w:lastRenderedPageBreak/>
        <w:t xml:space="preserve">30.פִּזּוּר דַּעַת </w:t>
      </w:r>
      <w:r w:rsidR="00675C64" w:rsidRPr="00A572BA">
        <w:rPr>
          <w:rFonts w:ascii="Cambria Math" w:hAnsi="Cambria Math" w:cs="Times New Roman" w:hint="cs"/>
          <w:color w:val="A6A6A6" w:themeColor="background1" w:themeShade="A6"/>
          <w:rtl/>
        </w:rPr>
        <w:t>–</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חוסר</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ריכוז</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בלבול</w:t>
      </w:r>
    </w:p>
    <w:p w14:paraId="794393C1" w14:textId="5F53D629" w:rsidR="00BD207F" w:rsidRPr="00A572BA" w:rsidRDefault="00BD207F" w:rsidP="00BD207F">
      <w:pPr>
        <w:rPr>
          <w:color w:val="A6A6A6" w:themeColor="background1" w:themeShade="A6"/>
          <w:rtl/>
        </w:rPr>
      </w:pPr>
      <w:r w:rsidRPr="00A572BA">
        <w:rPr>
          <w:rFonts w:cs="Times New Roman"/>
          <w:color w:val="A6A6A6" w:themeColor="background1" w:themeShade="A6"/>
          <w:rtl/>
        </w:rPr>
        <w:t xml:space="preserve">31.שִׁקּוּל דַּעַת </w:t>
      </w:r>
      <w:r w:rsidR="00675C64" w:rsidRPr="00A572BA">
        <w:rPr>
          <w:rFonts w:ascii="Cambria Math" w:hAnsi="Cambria Math" w:cs="Times New Roman" w:hint="cs"/>
          <w:color w:val="A6A6A6" w:themeColor="background1" w:themeShade="A6"/>
          <w:rtl/>
        </w:rPr>
        <w:t>–</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אַחְרָיוּת</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רצינות</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כובד</w:t>
      </w:r>
      <w:r w:rsidRPr="00A572BA">
        <w:rPr>
          <w:rFonts w:cs="Times New Roman"/>
          <w:color w:val="A6A6A6" w:themeColor="background1" w:themeShade="A6"/>
          <w:rtl/>
        </w:rPr>
        <w:t xml:space="preserve"> </w:t>
      </w:r>
      <w:r w:rsidRPr="00A572BA">
        <w:rPr>
          <w:rFonts w:ascii="Times New Roman" w:hAnsi="Times New Roman" w:cs="Times New Roman" w:hint="cs"/>
          <w:color w:val="A6A6A6" w:themeColor="background1" w:themeShade="A6"/>
          <w:rtl/>
        </w:rPr>
        <w:t>ראש</w:t>
      </w:r>
    </w:p>
    <w:p w14:paraId="65E731BE" w14:textId="6EF99E87" w:rsidR="00BD207F" w:rsidRPr="00A572BA" w:rsidRDefault="00BD207F" w:rsidP="00A4712E">
      <w:pPr>
        <w:rPr>
          <w:color w:val="A6A6A6" w:themeColor="background1" w:themeShade="A6"/>
          <w:rtl/>
        </w:rPr>
      </w:pPr>
      <w:r w:rsidRPr="00A572BA">
        <w:rPr>
          <w:rFonts w:hint="cs"/>
          <w:color w:val="A6A6A6" w:themeColor="background1" w:themeShade="A6"/>
          <w:rtl/>
        </w:rPr>
        <w:t>]</w:t>
      </w:r>
    </w:p>
    <w:p w14:paraId="1F932E22" w14:textId="6A386586" w:rsidR="00AF2B64" w:rsidRDefault="00AF2B64" w:rsidP="00FB2702">
      <w:pPr>
        <w:rPr>
          <w:rtl/>
        </w:rPr>
      </w:pPr>
      <w:r>
        <w:rPr>
          <w:rFonts w:hint="cs"/>
          <w:rtl/>
        </w:rPr>
        <w:t xml:space="preserve">לרווחתה של יסמין, </w:t>
      </w:r>
      <w:r w:rsidR="0040204C" w:rsidRPr="0040204C">
        <w:rPr>
          <w:rFonts w:cs="Times New Roman"/>
          <w:rtl/>
        </w:rPr>
        <w:t>זמן קצר לאחר מכן הגיעו לקיצם</w:t>
      </w:r>
      <w:r w:rsidR="0040204C" w:rsidRPr="0040204C">
        <w:rPr>
          <w:rFonts w:cs="Times New Roman" w:hint="cs"/>
          <w:rtl/>
        </w:rPr>
        <w:t xml:space="preserve"> </w:t>
      </w:r>
      <w:r w:rsidR="00A4712E">
        <w:rPr>
          <w:rFonts w:hint="cs"/>
          <w:rtl/>
        </w:rPr>
        <w:t>חבלי</w:t>
      </w:r>
      <w:r w:rsidR="003E6EFD">
        <w:rPr>
          <w:rFonts w:hint="cs"/>
          <w:rtl/>
        </w:rPr>
        <w:t xml:space="preserve"> התמודדותה עם טוּנות זהובות</w:t>
      </w:r>
      <w:r w:rsidR="0089692E">
        <w:rPr>
          <w:rFonts w:hint="cs"/>
          <w:rtl/>
        </w:rPr>
        <w:t xml:space="preserve"> </w:t>
      </w:r>
      <w:r w:rsidR="003E6EFD">
        <w:rPr>
          <w:rFonts w:hint="cs"/>
          <w:rtl/>
        </w:rPr>
        <w:t xml:space="preserve">סנפיר </w:t>
      </w:r>
      <w:r w:rsidR="00114A80">
        <w:rPr>
          <w:rFonts w:hint="cs"/>
          <w:rtl/>
        </w:rPr>
        <w:t>[</w:t>
      </w:r>
      <w:r w:rsidR="00114A80">
        <w:t>prematurely</w:t>
      </w:r>
      <w:r w:rsidR="00114A80">
        <w:rPr>
          <w:rFonts w:hint="cs"/>
          <w:rtl/>
        </w:rPr>
        <w:t>]</w:t>
      </w:r>
      <w:r w:rsidR="0040204C">
        <w:rPr>
          <w:rFonts w:hint="cs"/>
          <w:rtl/>
        </w:rPr>
        <w:t>,</w:t>
      </w:r>
      <w:r w:rsidR="00114A80">
        <w:rPr>
          <w:rFonts w:hint="cs"/>
          <w:rtl/>
        </w:rPr>
        <w:t xml:space="preserve"> </w:t>
      </w:r>
      <w:r w:rsidR="003E6EFD">
        <w:rPr>
          <w:rFonts w:hint="cs"/>
          <w:rtl/>
        </w:rPr>
        <w:t>ו</w:t>
      </w:r>
      <w:r w:rsidR="00DC2CC7" w:rsidRPr="00DC2CC7">
        <w:rPr>
          <w:rFonts w:cs="Times New Roman"/>
          <w:rtl/>
        </w:rPr>
        <w:t xml:space="preserve">בחזרה </w:t>
      </w:r>
      <w:r w:rsidR="003E6EFD">
        <w:rPr>
          <w:rFonts w:hint="cs"/>
          <w:rtl/>
        </w:rPr>
        <w:t>ב</w:t>
      </w:r>
      <w:r w:rsidR="00FB2702">
        <w:rPr>
          <w:rFonts w:hint="cs"/>
          <w:rtl/>
        </w:rPr>
        <w:t xml:space="preserve">מטבח </w:t>
      </w:r>
      <w:r w:rsidR="003E6EFD">
        <w:rPr>
          <w:rFonts w:hint="cs"/>
          <w:rtl/>
        </w:rPr>
        <w:t>בית</w:t>
      </w:r>
      <w:r w:rsidR="00FB2702">
        <w:rPr>
          <w:rFonts w:hint="cs"/>
          <w:rtl/>
        </w:rPr>
        <w:t>ם</w:t>
      </w:r>
      <w:r w:rsidR="003E6EFD">
        <w:rPr>
          <w:rFonts w:hint="cs"/>
          <w:rtl/>
        </w:rPr>
        <w:t xml:space="preserve"> אלכס חימם לה </w:t>
      </w:r>
      <w:r w:rsidR="00A4712E">
        <w:rPr>
          <w:rFonts w:hint="cs"/>
          <w:rtl/>
        </w:rPr>
        <w:t xml:space="preserve">בטוסטר </w:t>
      </w:r>
      <w:r w:rsidR="003E6EFD">
        <w:rPr>
          <w:rFonts w:hint="cs"/>
          <w:rtl/>
        </w:rPr>
        <w:t>קראמפט מהמקפיא, ומרח</w:t>
      </w:r>
      <w:r w:rsidR="0089692E">
        <w:rPr>
          <w:rFonts w:hint="cs"/>
          <w:rtl/>
        </w:rPr>
        <w:t xml:space="preserve"> עלי</w:t>
      </w:r>
      <w:r w:rsidR="002E0AEB">
        <w:rPr>
          <w:rFonts w:hint="cs"/>
          <w:rtl/>
        </w:rPr>
        <w:t>ו</w:t>
      </w:r>
      <w:r w:rsidR="003E6EFD">
        <w:rPr>
          <w:rFonts w:hint="cs"/>
          <w:rtl/>
        </w:rPr>
        <w:t xml:space="preserve"> ב</w:t>
      </w:r>
      <w:r w:rsidR="00D04359">
        <w:rPr>
          <w:rFonts w:hint="cs"/>
          <w:rtl/>
        </w:rPr>
        <w:t xml:space="preserve">נדיבות </w:t>
      </w:r>
      <w:r w:rsidR="003E6EFD">
        <w:rPr>
          <w:rFonts w:hint="cs"/>
          <w:rtl/>
        </w:rPr>
        <w:t>ריב</w:t>
      </w:r>
      <w:r w:rsidR="00D04359">
        <w:rPr>
          <w:rFonts w:hint="cs"/>
          <w:rtl/>
        </w:rPr>
        <w:t>ת דומדמניות</w:t>
      </w:r>
      <w:r w:rsidR="003E6EFD">
        <w:rPr>
          <w:rFonts w:hint="cs"/>
          <w:rtl/>
        </w:rPr>
        <w:t>.</w:t>
      </w:r>
    </w:p>
    <w:p w14:paraId="6C5D8B57" w14:textId="77777777" w:rsidR="009F2F97" w:rsidRDefault="009F2F97" w:rsidP="009F2F97">
      <w:pPr>
        <w:rPr>
          <w:rtl/>
        </w:rPr>
      </w:pPr>
    </w:p>
    <w:p w14:paraId="3569ACB4" w14:textId="3FF1577B" w:rsidR="00F04641" w:rsidRDefault="00AF3C90" w:rsidP="006526B3">
      <w:pPr>
        <w:rPr>
          <w:rtl/>
        </w:rPr>
      </w:pPr>
      <w:r>
        <w:rPr>
          <w:rFonts w:hint="cs"/>
          <w:rtl/>
        </w:rPr>
        <w:t>המטלה הנשגב</w:t>
      </w:r>
      <w:r w:rsidR="00A529B5">
        <w:rPr>
          <w:rFonts w:hint="cs"/>
          <w:rtl/>
        </w:rPr>
        <w:t>ת</w:t>
      </w:r>
      <w:r>
        <w:rPr>
          <w:rFonts w:hint="cs"/>
          <w:rtl/>
        </w:rPr>
        <w:t xml:space="preserve"> ה</w:t>
      </w:r>
      <w:r w:rsidR="00446DC4">
        <w:rPr>
          <w:rFonts w:hint="cs"/>
          <w:rtl/>
        </w:rPr>
        <w:t>נוכחית</w:t>
      </w:r>
      <w:r>
        <w:rPr>
          <w:rFonts w:hint="cs"/>
          <w:rtl/>
        </w:rPr>
        <w:t xml:space="preserve"> שעמדה בפני</w:t>
      </w:r>
      <w:r w:rsidR="003E6EFD">
        <w:rPr>
          <w:rFonts w:hint="cs"/>
          <w:rtl/>
        </w:rPr>
        <w:t xml:space="preserve"> </w:t>
      </w:r>
      <w:r w:rsidR="008B1B44">
        <w:rPr>
          <w:rFonts w:hint="cs"/>
          <w:rtl/>
        </w:rPr>
        <w:t>סופי</w:t>
      </w:r>
      <w:r w:rsidR="003E6EFD">
        <w:rPr>
          <w:rFonts w:hint="cs"/>
          <w:rtl/>
        </w:rPr>
        <w:t xml:space="preserve"> </w:t>
      </w:r>
      <w:r>
        <w:rPr>
          <w:rFonts w:hint="cs"/>
          <w:rtl/>
        </w:rPr>
        <w:t>דרשה אף היא</w:t>
      </w:r>
      <w:r w:rsidR="002F7E43">
        <w:rPr>
          <w:rFonts w:hint="cs"/>
          <w:rtl/>
        </w:rPr>
        <w:t xml:space="preserve"> כקודמותיה</w:t>
      </w:r>
      <w:r>
        <w:rPr>
          <w:rFonts w:hint="cs"/>
          <w:rtl/>
        </w:rPr>
        <w:t xml:space="preserve"> לא פחות מ</w:t>
      </w:r>
      <w:r w:rsidR="00A64E47">
        <w:rPr>
          <w:rFonts w:hint="cs"/>
          <w:rtl/>
        </w:rPr>
        <w:t xml:space="preserve">אשר </w:t>
      </w:r>
      <w:r>
        <w:rPr>
          <w:rFonts w:hint="cs"/>
          <w:rtl/>
        </w:rPr>
        <w:t>התג</w:t>
      </w:r>
      <w:r w:rsidR="002F7E43">
        <w:rPr>
          <w:rFonts w:hint="cs"/>
          <w:rtl/>
        </w:rPr>
        <w:t>ייסות מוחלטת, אבל מאז האטיודים הספורים של ליסט שניאותה לנגן</w:t>
      </w:r>
      <w:r w:rsidR="00132EF0">
        <w:rPr>
          <w:rFonts w:hint="cs"/>
          <w:rtl/>
        </w:rPr>
        <w:t>,</w:t>
      </w:r>
      <w:r w:rsidR="002F7E43">
        <w:rPr>
          <w:rFonts w:hint="cs"/>
          <w:rtl/>
        </w:rPr>
        <w:t xml:space="preserve"> בכבדות </w:t>
      </w:r>
      <w:r w:rsidR="00A529B5">
        <w:rPr>
          <w:rFonts w:hint="cs"/>
          <w:rtl/>
        </w:rPr>
        <w:t>ק</w:t>
      </w:r>
      <w:r w:rsidR="002F7E43">
        <w:rPr>
          <w:rFonts w:hint="cs"/>
          <w:rtl/>
        </w:rPr>
        <w:t>הה</w:t>
      </w:r>
      <w:r w:rsidR="00B955C9">
        <w:rPr>
          <w:rFonts w:hint="cs"/>
          <w:rtl/>
        </w:rPr>
        <w:t>, התעייפה כליל.</w:t>
      </w:r>
    </w:p>
    <w:p w14:paraId="32133A1A" w14:textId="3BF925E2" w:rsidR="001B4A95" w:rsidRDefault="00BE7A6B" w:rsidP="003E6EFD">
      <w:pPr>
        <w:rPr>
          <w:rtl/>
        </w:rPr>
      </w:pPr>
      <w:r>
        <w:rPr>
          <w:rFonts w:hint="cs"/>
          <w:rtl/>
        </w:rPr>
        <w:t xml:space="preserve">"אמרתי </w:t>
      </w:r>
      <w:r w:rsidR="00A529B5">
        <w:rPr>
          <w:rFonts w:hint="cs"/>
          <w:rtl/>
        </w:rPr>
        <w:t xml:space="preserve">לך </w:t>
      </w:r>
      <w:r>
        <w:rPr>
          <w:rFonts w:hint="cs"/>
          <w:rtl/>
        </w:rPr>
        <w:t>שזה מה שיקרה, התזמורת שהקמת בסמסטר ה</w:t>
      </w:r>
      <w:r w:rsidR="003E6EFD">
        <w:rPr>
          <w:rFonts w:hint="cs"/>
          <w:rtl/>
        </w:rPr>
        <w:t>שני</w:t>
      </w:r>
      <w:r>
        <w:rPr>
          <w:rFonts w:hint="cs"/>
          <w:rtl/>
        </w:rPr>
        <w:t>, והחודשים ה</w:t>
      </w:r>
      <w:r w:rsidR="007F67F4">
        <w:rPr>
          <w:rFonts w:hint="cs"/>
          <w:rtl/>
        </w:rPr>
        <w:t>יקרים</w:t>
      </w:r>
      <w:r>
        <w:rPr>
          <w:rFonts w:hint="cs"/>
          <w:rtl/>
        </w:rPr>
        <w:t xml:space="preserve"> ששרפ</w:t>
      </w:r>
      <w:r w:rsidR="007F67F4">
        <w:rPr>
          <w:rFonts w:hint="cs"/>
          <w:rtl/>
        </w:rPr>
        <w:t>ת</w:t>
      </w:r>
      <w:r>
        <w:rPr>
          <w:rFonts w:hint="cs"/>
          <w:rtl/>
        </w:rPr>
        <w:t xml:space="preserve"> על ניצוח, בשביל מה היית צריכה לרוץ לקיימברידג'</w:t>
      </w:r>
      <w:r w:rsidR="00B1573E">
        <w:rPr>
          <w:rFonts w:hint="cs"/>
          <w:rtl/>
        </w:rPr>
        <w:t>?</w:t>
      </w:r>
      <w:r w:rsidR="00B1573E" w:rsidRPr="00B1573E">
        <w:rPr>
          <w:rFonts w:cs="Times New Roman"/>
          <w:rtl/>
        </w:rPr>
        <w:t xml:space="preserve"> </w:t>
      </w:r>
      <w:r w:rsidR="00A529B5">
        <w:rPr>
          <w:rFonts w:cs="Times New Roman" w:hint="cs"/>
          <w:rtl/>
        </w:rPr>
        <w:t xml:space="preserve">כל זה כדי </w:t>
      </w:r>
      <w:r w:rsidR="00B1573E">
        <w:rPr>
          <w:rFonts w:cs="Times New Roman" w:hint="cs"/>
          <w:rtl/>
        </w:rPr>
        <w:t xml:space="preserve">לרדוף </w:t>
      </w:r>
      <w:r w:rsidR="001B4A95">
        <w:rPr>
          <w:rFonts w:hint="cs"/>
          <w:rtl/>
        </w:rPr>
        <w:t xml:space="preserve">אחרי סתם </w:t>
      </w:r>
      <w:r w:rsidR="008C7253" w:rsidRPr="008C7253">
        <w:rPr>
          <w:rFonts w:cs="Times New Roman"/>
          <w:rtl/>
        </w:rPr>
        <w:t>בחור</w:t>
      </w:r>
      <w:r w:rsidR="00CD0E94">
        <w:rPr>
          <w:rFonts w:cs="Times New Roman" w:hint="cs"/>
          <w:rtl/>
        </w:rPr>
        <w:t>,</w:t>
      </w:r>
      <w:r w:rsidR="008C7253" w:rsidRPr="008C7253">
        <w:rPr>
          <w:rFonts w:cs="Times New Roman"/>
          <w:rtl/>
        </w:rPr>
        <w:t xml:space="preserve"> </w:t>
      </w:r>
      <w:r w:rsidR="00DB4A0E">
        <w:rPr>
          <w:rFonts w:hint="cs"/>
          <w:rtl/>
        </w:rPr>
        <w:t>חסר כל ייחוד,</w:t>
      </w:r>
      <w:r w:rsidR="00DB4A0E" w:rsidRPr="008C7253">
        <w:rPr>
          <w:rFonts w:cs="Times New Roman"/>
          <w:rtl/>
        </w:rPr>
        <w:t xml:space="preserve"> </w:t>
      </w:r>
      <w:r w:rsidR="008C7253" w:rsidRPr="008C7253">
        <w:rPr>
          <w:rFonts w:cs="Times New Roman"/>
          <w:rtl/>
        </w:rPr>
        <w:t>שכמוהו</w:t>
      </w:r>
      <w:r w:rsidR="00CD0E94">
        <w:rPr>
          <w:rFonts w:cs="Times New Roman" w:hint="cs"/>
          <w:rtl/>
        </w:rPr>
        <w:t xml:space="preserve"> יש</w:t>
      </w:r>
      <w:r w:rsidR="008C7253" w:rsidRPr="008C7253">
        <w:rPr>
          <w:rFonts w:cs="Times New Roman"/>
          <w:rtl/>
        </w:rPr>
        <w:t xml:space="preserve"> בכל חור</w:t>
      </w:r>
      <w:r>
        <w:rPr>
          <w:rFonts w:hint="cs"/>
          <w:rtl/>
        </w:rPr>
        <w:t>?</w:t>
      </w:r>
      <w:r w:rsidR="001B4A95">
        <w:rPr>
          <w:rFonts w:hint="cs"/>
          <w:rtl/>
        </w:rPr>
        <w:t>"</w:t>
      </w:r>
    </w:p>
    <w:p w14:paraId="26A8C094" w14:textId="77777777" w:rsidR="001B4A95" w:rsidRDefault="001B4A95" w:rsidP="00F04641">
      <w:pPr>
        <w:rPr>
          <w:rtl/>
        </w:rPr>
      </w:pPr>
      <w:r>
        <w:rPr>
          <w:rFonts w:hint="cs"/>
          <w:rtl/>
        </w:rPr>
        <w:t>"</w:t>
      </w:r>
      <w:r w:rsidR="007F67F4">
        <w:rPr>
          <w:rFonts w:hint="cs"/>
          <w:rtl/>
        </w:rPr>
        <w:t>את תפסיקי מייד לדבר עליו ככה</w:t>
      </w:r>
      <w:r>
        <w:rPr>
          <w:rFonts w:hint="cs"/>
          <w:rtl/>
        </w:rPr>
        <w:t>!"</w:t>
      </w:r>
      <w:r w:rsidR="00BE7A6B">
        <w:rPr>
          <w:rFonts w:hint="cs"/>
          <w:rtl/>
        </w:rPr>
        <w:t xml:space="preserve"> </w:t>
      </w:r>
    </w:p>
    <w:p w14:paraId="32F0AC08" w14:textId="071313CF" w:rsidR="00E87509" w:rsidRDefault="001B4A95" w:rsidP="003E6EFD">
      <w:pPr>
        <w:rPr>
          <w:rtl/>
        </w:rPr>
      </w:pPr>
      <w:r>
        <w:rPr>
          <w:rFonts w:hint="cs"/>
          <w:rtl/>
        </w:rPr>
        <w:t>"איך שכחת את</w:t>
      </w:r>
      <w:r w:rsidR="00E87509">
        <w:rPr>
          <w:rFonts w:hint="cs"/>
          <w:rtl/>
        </w:rPr>
        <w:t xml:space="preserve"> הדחף להצטיין</w:t>
      </w:r>
      <w:r w:rsidR="00A529B5">
        <w:rPr>
          <w:rFonts w:hint="cs"/>
          <w:rtl/>
        </w:rPr>
        <w:t>!</w:t>
      </w:r>
      <w:r w:rsidR="00E87509">
        <w:rPr>
          <w:rFonts w:hint="cs"/>
          <w:rtl/>
        </w:rPr>
        <w:t>"</w:t>
      </w:r>
    </w:p>
    <w:p w14:paraId="56048692" w14:textId="2F873252" w:rsidR="00E87509" w:rsidRDefault="00E87509" w:rsidP="00F04641">
      <w:pPr>
        <w:rPr>
          <w:rtl/>
        </w:rPr>
      </w:pPr>
      <w:r>
        <w:rPr>
          <w:rFonts w:hint="cs"/>
          <w:rtl/>
        </w:rPr>
        <w:t xml:space="preserve">"כי הגעתי לנקודה שזה </w:t>
      </w:r>
      <w:r w:rsidR="00A529B5">
        <w:rPr>
          <w:rFonts w:hint="cs"/>
          <w:rtl/>
        </w:rPr>
        <w:t xml:space="preserve">היה </w:t>
      </w:r>
      <w:r>
        <w:rPr>
          <w:rFonts w:hint="cs"/>
          <w:rtl/>
        </w:rPr>
        <w:t>נוירוטי!"</w:t>
      </w:r>
    </w:p>
    <w:p w14:paraId="06AB7CD0" w14:textId="54EBD7B1" w:rsidR="00BE7A6B" w:rsidRDefault="00E87509" w:rsidP="000728D4">
      <w:pPr>
        <w:rPr>
          <w:rtl/>
        </w:rPr>
      </w:pPr>
      <w:r>
        <w:rPr>
          <w:rFonts w:hint="cs"/>
          <w:rtl/>
        </w:rPr>
        <w:t>"נכון, כדי להצליח דרוש דחף שהוא כמעט נוירוטי</w:t>
      </w:r>
      <w:r w:rsidR="0089692E">
        <w:rPr>
          <w:rFonts w:hint="cs"/>
          <w:rtl/>
        </w:rPr>
        <w:t>,</w:t>
      </w:r>
      <w:r>
        <w:rPr>
          <w:rFonts w:hint="cs"/>
          <w:rtl/>
        </w:rPr>
        <w:t xml:space="preserve"> ו</w:t>
      </w:r>
      <w:r w:rsidR="00A529B5">
        <w:rPr>
          <w:rFonts w:hint="cs"/>
          <w:rtl/>
        </w:rPr>
        <w:t xml:space="preserve">את </w:t>
      </w:r>
      <w:r>
        <w:rPr>
          <w:rFonts w:hint="cs"/>
          <w:rtl/>
        </w:rPr>
        <w:t>איבדת אותו</w:t>
      </w:r>
      <w:r w:rsidR="00A529B5">
        <w:rPr>
          <w:rFonts w:hint="cs"/>
          <w:rtl/>
        </w:rPr>
        <w:t>.</w:t>
      </w:r>
      <w:r>
        <w:rPr>
          <w:rFonts w:hint="cs"/>
          <w:rtl/>
        </w:rPr>
        <w:t xml:space="preserve"> </w:t>
      </w:r>
      <w:r w:rsidR="007F67F4">
        <w:rPr>
          <w:rFonts w:hint="cs"/>
          <w:rtl/>
        </w:rPr>
        <w:t xml:space="preserve">כל </w:t>
      </w:r>
      <w:r w:rsidR="000728D4">
        <w:rPr>
          <w:rFonts w:hint="cs"/>
          <w:rtl/>
        </w:rPr>
        <w:t>אפשרויות</w:t>
      </w:r>
      <w:r w:rsidR="007F67F4">
        <w:rPr>
          <w:rFonts w:hint="cs"/>
          <w:rtl/>
        </w:rPr>
        <w:t xml:space="preserve"> </w:t>
      </w:r>
      <w:r w:rsidR="0040204C">
        <w:rPr>
          <w:rFonts w:hint="cs"/>
          <w:rtl/>
        </w:rPr>
        <w:t>ה</w:t>
      </w:r>
      <w:r w:rsidR="007F67F4">
        <w:rPr>
          <w:rFonts w:hint="cs"/>
          <w:rtl/>
        </w:rPr>
        <w:t>עולם היו פתוחות בפנייך ואת ויתרת על הכל</w:t>
      </w:r>
      <w:r w:rsidR="003E6EFD">
        <w:rPr>
          <w:rFonts w:hint="cs"/>
          <w:rtl/>
        </w:rPr>
        <w:t>.</w:t>
      </w:r>
      <w:r w:rsidR="00B1573E">
        <w:rPr>
          <w:rFonts w:hint="cs"/>
          <w:rtl/>
        </w:rPr>
        <w:t xml:space="preserve"> </w:t>
      </w:r>
      <w:r w:rsidR="00E144D9">
        <w:rPr>
          <w:rFonts w:hint="cs"/>
          <w:rtl/>
        </w:rPr>
        <w:t xml:space="preserve">על </w:t>
      </w:r>
      <w:r w:rsidR="00B1573E">
        <w:rPr>
          <w:rFonts w:hint="cs"/>
          <w:rtl/>
        </w:rPr>
        <w:t>הכל!</w:t>
      </w:r>
      <w:r w:rsidR="003E6EFD">
        <w:rPr>
          <w:rFonts w:hint="cs"/>
          <w:rtl/>
        </w:rPr>
        <w:t xml:space="preserve"> </w:t>
      </w:r>
      <w:r w:rsidR="0040204C">
        <w:rPr>
          <w:rFonts w:hint="cs"/>
          <w:rtl/>
        </w:rPr>
        <w:t>א</w:t>
      </w:r>
      <w:r w:rsidR="0040204C" w:rsidRPr="0040204C">
        <w:rPr>
          <w:rFonts w:cs="Times New Roman"/>
          <w:rtl/>
        </w:rPr>
        <w:t>יבדת את שיקול דעתך</w:t>
      </w:r>
      <w:r w:rsidR="000728D4">
        <w:rPr>
          <w:rFonts w:hint="cs"/>
          <w:rtl/>
        </w:rPr>
        <w:t xml:space="preserve">, זאת </w:t>
      </w:r>
      <w:r w:rsidR="003E6EFD">
        <w:rPr>
          <w:rFonts w:hint="cs"/>
          <w:rtl/>
        </w:rPr>
        <w:t>הבעיה שלך.</w:t>
      </w:r>
      <w:r w:rsidR="00BE7A6B">
        <w:rPr>
          <w:rFonts w:hint="cs"/>
          <w:rtl/>
        </w:rPr>
        <w:t>"</w:t>
      </w:r>
    </w:p>
    <w:p w14:paraId="7BDFEF02" w14:textId="62347C63" w:rsidR="00F04641" w:rsidRDefault="00F04641" w:rsidP="00F04641">
      <w:pPr>
        <w:rPr>
          <w:rtl/>
        </w:rPr>
      </w:pPr>
      <w:r>
        <w:rPr>
          <w:rFonts w:hint="cs"/>
          <w:rtl/>
        </w:rPr>
        <w:t xml:space="preserve">"הבעיה שלי </w:t>
      </w:r>
      <w:r w:rsidR="000728D4">
        <w:rPr>
          <w:rFonts w:hint="cs"/>
          <w:rtl/>
        </w:rPr>
        <w:t>היא</w:t>
      </w:r>
      <w:r>
        <w:rPr>
          <w:rFonts w:hint="cs"/>
          <w:rtl/>
        </w:rPr>
        <w:t xml:space="preserve"> יותר מדי שליטה," </w:t>
      </w:r>
      <w:r w:rsidR="008B1B44">
        <w:rPr>
          <w:rFonts w:hint="cs"/>
          <w:rtl/>
        </w:rPr>
        <w:t>סופי</w:t>
      </w:r>
      <w:r>
        <w:rPr>
          <w:rFonts w:hint="cs"/>
          <w:rtl/>
        </w:rPr>
        <w:t xml:space="preserve"> נהמה.</w:t>
      </w:r>
    </w:p>
    <w:p w14:paraId="58E10973" w14:textId="77B080F6" w:rsidR="00F04641" w:rsidRDefault="00F04641" w:rsidP="007F67F4">
      <w:pPr>
        <w:rPr>
          <w:rtl/>
        </w:rPr>
      </w:pPr>
      <w:r>
        <w:rPr>
          <w:rFonts w:hint="cs"/>
          <w:rtl/>
        </w:rPr>
        <w:t>"לא, הבעיה שלך</w:t>
      </w:r>
      <w:r w:rsidR="007F67F4">
        <w:rPr>
          <w:rFonts w:hint="cs"/>
          <w:rtl/>
        </w:rPr>
        <w:t>,"</w:t>
      </w:r>
      <w:r>
        <w:rPr>
          <w:rFonts w:hint="cs"/>
          <w:rtl/>
        </w:rPr>
        <w:t xml:space="preserve"> האם השתדלה </w:t>
      </w:r>
      <w:r w:rsidR="0089692E">
        <w:rPr>
          <w:rFonts w:hint="cs"/>
          <w:rtl/>
        </w:rPr>
        <w:t xml:space="preserve">לדבר </w:t>
      </w:r>
      <w:r>
        <w:rPr>
          <w:rFonts w:hint="cs"/>
          <w:rtl/>
        </w:rPr>
        <w:t>בטון הש</w:t>
      </w:r>
      <w:r w:rsidR="0089692E" w:rsidRPr="0089692E">
        <w:rPr>
          <w:rFonts w:cs="Times New Roman"/>
          <w:rtl/>
        </w:rPr>
        <w:t>לֵו</w:t>
      </w:r>
      <w:r>
        <w:rPr>
          <w:rFonts w:hint="cs"/>
          <w:rtl/>
        </w:rPr>
        <w:t xml:space="preserve"> ביותר שניתן לגייס במקרים מעין אלה</w:t>
      </w:r>
      <w:r w:rsidR="007F67F4">
        <w:rPr>
          <w:rFonts w:hint="cs"/>
          <w:rtl/>
        </w:rPr>
        <w:t>,</w:t>
      </w:r>
      <w:r>
        <w:rPr>
          <w:rFonts w:hint="cs"/>
          <w:rtl/>
        </w:rPr>
        <w:t xml:space="preserve"> </w:t>
      </w:r>
      <w:r w:rsidR="007F67F4">
        <w:rPr>
          <w:rFonts w:hint="cs"/>
          <w:rtl/>
        </w:rPr>
        <w:t>"</w:t>
      </w:r>
      <w:r>
        <w:rPr>
          <w:rFonts w:hint="cs"/>
          <w:rtl/>
        </w:rPr>
        <w:t>היא יותר מדי קולין."</w:t>
      </w:r>
    </w:p>
    <w:p w14:paraId="4C346601" w14:textId="30B0B8D8" w:rsidR="007A71E0" w:rsidRDefault="0040204C" w:rsidP="00300329">
      <w:pPr>
        <w:rPr>
          <w:rtl/>
        </w:rPr>
      </w:pPr>
      <w:r w:rsidRPr="0040204C">
        <w:rPr>
          <w:rFonts w:cs="Times New Roman"/>
          <w:rtl/>
        </w:rPr>
        <w:t xml:space="preserve">בעקבות </w:t>
      </w:r>
      <w:r w:rsidR="0089692E">
        <w:rPr>
          <w:rFonts w:cs="Times New Roman" w:hint="cs"/>
          <w:rtl/>
        </w:rPr>
        <w:t>ה</w:t>
      </w:r>
      <w:r w:rsidR="00E06320" w:rsidRPr="00E06320">
        <w:rPr>
          <w:rFonts w:cs="Times New Roman"/>
          <w:rtl/>
        </w:rPr>
        <w:t xml:space="preserve">דיאגנוזה </w:t>
      </w:r>
      <w:r w:rsidR="0089692E">
        <w:rPr>
          <w:rFonts w:cs="Times New Roman" w:hint="cs"/>
          <w:rtl/>
        </w:rPr>
        <w:t>ה</w:t>
      </w:r>
      <w:r w:rsidR="00E06320" w:rsidRPr="00E06320">
        <w:rPr>
          <w:rFonts w:cs="Times New Roman"/>
          <w:rtl/>
        </w:rPr>
        <w:t>זו</w:t>
      </w:r>
      <w:r w:rsidR="00E06320" w:rsidRPr="00E06320">
        <w:rPr>
          <w:rFonts w:cs="Times New Roman" w:hint="cs"/>
          <w:rtl/>
        </w:rPr>
        <w:t xml:space="preserve"> </w:t>
      </w:r>
      <w:r w:rsidR="0089692E">
        <w:rPr>
          <w:rFonts w:hint="cs"/>
          <w:rtl/>
        </w:rPr>
        <w:t xml:space="preserve">ננעלה </w:t>
      </w:r>
      <w:r w:rsidR="008B1B44">
        <w:rPr>
          <w:rFonts w:hint="cs"/>
          <w:rtl/>
        </w:rPr>
        <w:t>סופי</w:t>
      </w:r>
      <w:r w:rsidR="002F7E43">
        <w:rPr>
          <w:rFonts w:hint="cs"/>
          <w:rtl/>
        </w:rPr>
        <w:t xml:space="preserve"> בחדרה ותחינות</w:t>
      </w:r>
      <w:r w:rsidR="00BF6E56">
        <w:rPr>
          <w:rFonts w:hint="cs"/>
          <w:rtl/>
        </w:rPr>
        <w:t xml:space="preserve"> אימה </w:t>
      </w:r>
      <w:r w:rsidR="002F7E43">
        <w:rPr>
          <w:rFonts w:hint="cs"/>
          <w:rtl/>
        </w:rPr>
        <w:t>נענו</w:t>
      </w:r>
      <w:r w:rsidR="00BF6E56">
        <w:rPr>
          <w:rFonts w:hint="cs"/>
          <w:rtl/>
        </w:rPr>
        <w:t xml:space="preserve"> רק בקולות הטחת חפצים כבדים בתוך החדר, וגרירת רהיטים </w:t>
      </w:r>
      <w:r w:rsidR="002940F1">
        <w:rPr>
          <w:rFonts w:hint="cs"/>
          <w:rtl/>
        </w:rPr>
        <w:t>לצורך [</w:t>
      </w:r>
      <w:r w:rsidR="00BF6E56">
        <w:rPr>
          <w:rFonts w:hint="cs"/>
          <w:rtl/>
        </w:rPr>
        <w:t>ל</w:t>
      </w:r>
      <w:r w:rsidR="00B539E5">
        <w:rPr>
          <w:rFonts w:hint="cs"/>
          <w:rtl/>
        </w:rPr>
        <w:t>ש</w:t>
      </w:r>
      <w:r w:rsidR="000B66DD">
        <w:rPr>
          <w:rFonts w:hint="cs"/>
          <w:rtl/>
        </w:rPr>
        <w:t>ֶׁ</w:t>
      </w:r>
      <w:r w:rsidR="00B539E5">
        <w:rPr>
          <w:rFonts w:hint="cs"/>
          <w:rtl/>
        </w:rPr>
        <w:t>ם</w:t>
      </w:r>
      <w:r w:rsidR="000B66DD">
        <w:rPr>
          <w:rFonts w:hint="cs"/>
          <w:rtl/>
        </w:rPr>
        <w:t xml:space="preserve"> ניקוד]</w:t>
      </w:r>
      <w:r w:rsidR="00B539E5">
        <w:rPr>
          <w:rFonts w:hint="cs"/>
          <w:rtl/>
        </w:rPr>
        <w:t xml:space="preserve"> </w:t>
      </w:r>
      <w:r w:rsidR="00BF6E56">
        <w:rPr>
          <w:rFonts w:hint="cs"/>
          <w:rtl/>
        </w:rPr>
        <w:t>חסימת הדלת מבפנים</w:t>
      </w:r>
      <w:r w:rsidR="002F7E43">
        <w:rPr>
          <w:rFonts w:hint="cs"/>
          <w:rtl/>
        </w:rPr>
        <w:t>.</w:t>
      </w:r>
    </w:p>
    <w:p w14:paraId="47889888" w14:textId="77777777" w:rsidR="00A529B5" w:rsidRDefault="00A529B5" w:rsidP="00300329">
      <w:pPr>
        <w:rPr>
          <w:rtl/>
        </w:rPr>
      </w:pPr>
    </w:p>
    <w:p w14:paraId="113A1D6A" w14:textId="58851F55" w:rsidR="002F7E43" w:rsidRDefault="00BF6E56" w:rsidP="00963D1B">
      <w:pPr>
        <w:rPr>
          <w:rtl/>
        </w:rPr>
      </w:pPr>
      <w:r>
        <w:rPr>
          <w:rFonts w:hint="cs"/>
          <w:rtl/>
        </w:rPr>
        <w:t xml:space="preserve">הזמן הזדחל. עשרות </w:t>
      </w:r>
      <w:r w:rsidR="003E6EFD">
        <w:rPr>
          <w:rFonts w:hint="cs"/>
          <w:rtl/>
        </w:rPr>
        <w:t>האמריק</w:t>
      </w:r>
      <w:r w:rsidR="0089692E">
        <w:rPr>
          <w:rFonts w:hint="cs"/>
          <w:rtl/>
        </w:rPr>
        <w:t>א</w:t>
      </w:r>
      <w:r w:rsidR="003E6EFD">
        <w:rPr>
          <w:rFonts w:hint="cs"/>
          <w:rtl/>
        </w:rPr>
        <w:t>ים, האוקראינים והקוריאנים</w:t>
      </w:r>
      <w:r>
        <w:rPr>
          <w:rFonts w:hint="cs"/>
          <w:rtl/>
        </w:rPr>
        <w:t xml:space="preserve"> שהתכוננו לאותה </w:t>
      </w:r>
      <w:r w:rsidR="000704CC">
        <w:rPr>
          <w:rFonts w:hint="cs"/>
          <w:rtl/>
        </w:rPr>
        <w:t>בחינ</w:t>
      </w:r>
      <w:r w:rsidR="0040204C" w:rsidRPr="0040204C">
        <w:rPr>
          <w:rFonts w:cs="Times New Roman"/>
          <w:rtl/>
        </w:rPr>
        <w:t>ת כניס</w:t>
      </w:r>
      <w:r w:rsidR="000704CC">
        <w:rPr>
          <w:rFonts w:hint="cs"/>
          <w:rtl/>
        </w:rPr>
        <w:t>ה</w:t>
      </w:r>
      <w:r w:rsidR="000704CC" w:rsidRPr="0007760D">
        <w:rPr>
          <w:rFonts w:hint="cs"/>
          <w:color w:val="A6A6A6" w:themeColor="background1" w:themeShade="A6"/>
          <w:rtl/>
        </w:rPr>
        <w:t>[</w:t>
      </w:r>
      <w:r w:rsidRPr="0007760D">
        <w:rPr>
          <w:rFonts w:hint="cs"/>
          <w:color w:val="A6A6A6" w:themeColor="background1" w:themeShade="A6"/>
          <w:rtl/>
        </w:rPr>
        <w:t>מטלה נשגב</w:t>
      </w:r>
      <w:r w:rsidR="006526B3" w:rsidRPr="0007760D">
        <w:rPr>
          <w:rFonts w:hint="cs"/>
          <w:color w:val="A6A6A6" w:themeColor="background1" w:themeShade="A6"/>
          <w:rtl/>
        </w:rPr>
        <w:t>ת</w:t>
      </w:r>
      <w:r w:rsidRPr="0007760D">
        <w:rPr>
          <w:rFonts w:hint="cs"/>
          <w:color w:val="A6A6A6" w:themeColor="background1" w:themeShade="A6"/>
          <w:rtl/>
        </w:rPr>
        <w:t xml:space="preserve"> </w:t>
      </w:r>
      <w:r w:rsidR="00B1573E" w:rsidRPr="0007760D">
        <w:rPr>
          <w:rFonts w:hint="cs"/>
          <w:color w:val="A6A6A6" w:themeColor="background1" w:themeShade="A6"/>
          <w:rtl/>
        </w:rPr>
        <w:t>שנצבה גם בפניה</w:t>
      </w:r>
      <w:r w:rsidR="00726BE5" w:rsidRPr="0007760D">
        <w:rPr>
          <w:rFonts w:hint="cs"/>
          <w:color w:val="A6A6A6" w:themeColor="background1" w:themeShade="A6"/>
          <w:rtl/>
        </w:rPr>
        <w:t xml:space="preserve"> של</w:t>
      </w:r>
      <w:r w:rsidR="00B1573E" w:rsidRPr="0007760D">
        <w:rPr>
          <w:rFonts w:hint="cs"/>
          <w:color w:val="A6A6A6" w:themeColor="background1" w:themeShade="A6"/>
          <w:rtl/>
        </w:rPr>
        <w:t xml:space="preserve"> </w:t>
      </w:r>
      <w:r w:rsidR="008B1B44" w:rsidRPr="0007760D">
        <w:rPr>
          <w:rFonts w:hint="cs"/>
          <w:color w:val="A6A6A6" w:themeColor="background1" w:themeShade="A6"/>
          <w:rtl/>
        </w:rPr>
        <w:t>סופי</w:t>
      </w:r>
      <w:r w:rsidR="000704CC" w:rsidRPr="0007760D">
        <w:rPr>
          <w:rFonts w:hint="cs"/>
          <w:color w:val="A6A6A6" w:themeColor="background1" w:themeShade="A6"/>
          <w:rtl/>
        </w:rPr>
        <w:t>]</w:t>
      </w:r>
      <w:r w:rsidR="00B1573E">
        <w:rPr>
          <w:rFonts w:hint="cs"/>
          <w:rtl/>
        </w:rPr>
        <w:t xml:space="preserve"> </w:t>
      </w:r>
      <w:r>
        <w:rPr>
          <w:rFonts w:hint="cs"/>
          <w:rtl/>
        </w:rPr>
        <w:t xml:space="preserve">כבר סיימו את </w:t>
      </w:r>
      <w:r w:rsidR="00726BE5">
        <w:rPr>
          <w:rFonts w:hint="cs"/>
          <w:rtl/>
        </w:rPr>
        <w:t>נתח</w:t>
      </w:r>
      <w:r w:rsidR="00E24E9D">
        <w:rPr>
          <w:rFonts w:hint="cs"/>
          <w:rtl/>
        </w:rPr>
        <w:t xml:space="preserve"> אימונם</w:t>
      </w:r>
      <w:r>
        <w:rPr>
          <w:rFonts w:hint="cs"/>
          <w:rtl/>
        </w:rPr>
        <w:t xml:space="preserve"> </w:t>
      </w:r>
      <w:r w:rsidR="00E24E9D">
        <w:rPr>
          <w:rFonts w:hint="cs"/>
          <w:rtl/>
        </w:rPr>
        <w:t>היומי</w:t>
      </w:r>
      <w:r w:rsidR="008C7253">
        <w:rPr>
          <w:rFonts w:hint="cs"/>
          <w:rtl/>
        </w:rPr>
        <w:t>,</w:t>
      </w:r>
      <w:r>
        <w:rPr>
          <w:rFonts w:hint="cs"/>
          <w:rtl/>
        </w:rPr>
        <w:t xml:space="preserve"> </w:t>
      </w:r>
      <w:r w:rsidR="00CD2CB8">
        <w:rPr>
          <w:rFonts w:hint="cs"/>
          <w:rtl/>
        </w:rPr>
        <w:t>ו</w:t>
      </w:r>
      <w:r w:rsidR="008C7253" w:rsidRPr="008C7253">
        <w:rPr>
          <w:rFonts w:cs="Times New Roman"/>
          <w:rtl/>
        </w:rPr>
        <w:t>מן הסתם</w:t>
      </w:r>
      <w:r w:rsidR="00CD2CB8">
        <w:rPr>
          <w:rFonts w:hint="cs"/>
          <w:rtl/>
        </w:rPr>
        <w:t xml:space="preserve"> </w:t>
      </w:r>
      <w:r w:rsidR="00B60BA5">
        <w:rPr>
          <w:rFonts w:hint="cs"/>
          <w:rtl/>
        </w:rPr>
        <w:t>נערכו כעת</w:t>
      </w:r>
      <w:r w:rsidR="00CD2CB8">
        <w:rPr>
          <w:rFonts w:hint="cs"/>
          <w:rtl/>
        </w:rPr>
        <w:t xml:space="preserve"> להתכתב</w:t>
      </w:r>
      <w:r w:rsidR="000B66DD">
        <w:rPr>
          <w:rFonts w:hint="cs"/>
          <w:rtl/>
        </w:rPr>
        <w:t>ות נמרצת</w:t>
      </w:r>
      <w:r w:rsidR="00CD2CB8">
        <w:rPr>
          <w:rFonts w:hint="cs"/>
          <w:rtl/>
        </w:rPr>
        <w:t xml:space="preserve"> עם ראשי תזמורות, מנצחים דגולים ופסנתרנים בעלי שם שיקדמו אותם הלאה, </w:t>
      </w:r>
      <w:r w:rsidR="007F67F4">
        <w:rPr>
          <w:rFonts w:hint="cs"/>
          <w:rtl/>
        </w:rPr>
        <w:t xml:space="preserve">במשעול </w:t>
      </w:r>
      <w:r w:rsidR="009B38E5">
        <w:rPr>
          <w:rFonts w:hint="cs"/>
          <w:rtl/>
        </w:rPr>
        <w:t xml:space="preserve">החתחתים </w:t>
      </w:r>
      <w:r w:rsidR="007F67F4">
        <w:rPr>
          <w:rFonts w:hint="cs"/>
          <w:rtl/>
        </w:rPr>
        <w:t>המוביל לתהילת</w:t>
      </w:r>
      <w:r w:rsidR="0089692E">
        <w:rPr>
          <w:rFonts w:hint="cs"/>
          <w:rtl/>
        </w:rPr>
        <w:t xml:space="preserve"> </w:t>
      </w:r>
      <w:r w:rsidR="007F67F4">
        <w:rPr>
          <w:rFonts w:hint="cs"/>
          <w:rtl/>
        </w:rPr>
        <w:t xml:space="preserve">עולם, </w:t>
      </w:r>
      <w:r w:rsidR="00CD2CB8">
        <w:rPr>
          <w:rFonts w:hint="cs"/>
          <w:rtl/>
        </w:rPr>
        <w:t xml:space="preserve">אבל לא </w:t>
      </w:r>
      <w:r w:rsidR="008B1B44">
        <w:rPr>
          <w:rFonts w:hint="cs"/>
          <w:rtl/>
        </w:rPr>
        <w:t>סופי</w:t>
      </w:r>
      <w:r w:rsidR="00A529B5" w:rsidRPr="0007760D">
        <w:rPr>
          <w:rFonts w:hint="cs"/>
          <w:color w:val="A6A6A6" w:themeColor="background1" w:themeShade="A6"/>
          <w:rtl/>
        </w:rPr>
        <w:t>[</w:t>
      </w:r>
      <w:r w:rsidR="009B38E5" w:rsidRPr="0007760D">
        <w:rPr>
          <w:rFonts w:hint="cs"/>
          <w:color w:val="A6A6A6" w:themeColor="background1" w:themeShade="A6"/>
          <w:rtl/>
        </w:rPr>
        <w:t xml:space="preserve">, בעוד הזמן </w:t>
      </w:r>
      <w:r w:rsidR="00726BE5" w:rsidRPr="0007760D">
        <w:rPr>
          <w:rFonts w:hint="cs"/>
          <w:color w:val="A6A6A6" w:themeColor="background1" w:themeShade="A6"/>
          <w:rtl/>
        </w:rPr>
        <w:t>נחפז הלאה בחוסר רחמים</w:t>
      </w:r>
      <w:r w:rsidR="00A529B5" w:rsidRPr="0007760D">
        <w:rPr>
          <w:rFonts w:hint="cs"/>
          <w:color w:val="A6A6A6" w:themeColor="background1" w:themeShade="A6"/>
          <w:rtl/>
        </w:rPr>
        <w:t>]</w:t>
      </w:r>
      <w:r w:rsidR="00A21140">
        <w:rPr>
          <w:rtl/>
        </w:rPr>
        <w:t>,</w:t>
      </w:r>
      <w:r w:rsidR="0040204C" w:rsidRPr="0040204C">
        <w:rPr>
          <w:rFonts w:cs="Times New Roman"/>
          <w:rtl/>
        </w:rPr>
        <w:t xml:space="preserve"> ילדת</w:t>
      </w:r>
      <w:r w:rsidR="0089692E">
        <w:rPr>
          <w:rFonts w:cs="Times New Roman" w:hint="cs"/>
          <w:rtl/>
        </w:rPr>
        <w:t xml:space="preserve"> </w:t>
      </w:r>
      <w:r w:rsidR="0040204C" w:rsidRPr="0040204C">
        <w:rPr>
          <w:rFonts w:cs="Times New Roman"/>
          <w:rtl/>
        </w:rPr>
        <w:t>הפלא לשעבר</w:t>
      </w:r>
      <w:r w:rsidR="00CD2CB8">
        <w:rPr>
          <w:rFonts w:hint="cs"/>
          <w:rtl/>
        </w:rPr>
        <w:t>. אימה</w:t>
      </w:r>
      <w:r w:rsidR="00AE50CA">
        <w:rPr>
          <w:rFonts w:hint="cs"/>
          <w:rtl/>
        </w:rPr>
        <w:t xml:space="preserve"> הכירה ילדי</w:t>
      </w:r>
      <w:r w:rsidR="0089692E">
        <w:rPr>
          <w:rFonts w:hint="cs"/>
          <w:rtl/>
        </w:rPr>
        <w:t xml:space="preserve"> </w:t>
      </w:r>
      <w:r w:rsidR="00AE50CA">
        <w:rPr>
          <w:rFonts w:hint="cs"/>
          <w:rtl/>
        </w:rPr>
        <w:t xml:space="preserve">פלא </w:t>
      </w:r>
      <w:r w:rsidR="003E6EFD">
        <w:rPr>
          <w:rFonts w:hint="cs"/>
          <w:rtl/>
        </w:rPr>
        <w:t>ש</w:t>
      </w:r>
      <w:r w:rsidR="00726BE5">
        <w:rPr>
          <w:rFonts w:hint="cs"/>
          <w:rtl/>
        </w:rPr>
        <w:t>דבר</w:t>
      </w:r>
      <w:r w:rsidR="003E6EFD">
        <w:rPr>
          <w:rFonts w:hint="cs"/>
          <w:rtl/>
        </w:rPr>
        <w:t xml:space="preserve"> לא יצא מהם, בכל אופן לא מה ש</w:t>
      </w:r>
      <w:r w:rsidR="006423D3">
        <w:rPr>
          <w:rFonts w:hint="cs"/>
          <w:rtl/>
        </w:rPr>
        <w:t>נועד לצאת</w:t>
      </w:r>
      <w:r w:rsidR="00B955C9">
        <w:rPr>
          <w:rFonts w:hint="cs"/>
          <w:rtl/>
        </w:rPr>
        <w:t>.</w:t>
      </w:r>
      <w:r w:rsidR="00AE50CA">
        <w:rPr>
          <w:rFonts w:hint="cs"/>
          <w:rtl/>
        </w:rPr>
        <w:t xml:space="preserve"> אם כי אין צורך להכיר המוני ילדי</w:t>
      </w:r>
      <w:r w:rsidR="0089692E">
        <w:rPr>
          <w:rFonts w:hint="cs"/>
          <w:rtl/>
        </w:rPr>
        <w:t xml:space="preserve"> </w:t>
      </w:r>
      <w:r w:rsidR="00AE50CA">
        <w:rPr>
          <w:rFonts w:hint="cs"/>
          <w:rtl/>
        </w:rPr>
        <w:t>פלא אם מכירים אחד, והיא הכירה את קנת'.</w:t>
      </w:r>
    </w:p>
    <w:p w14:paraId="395F3369" w14:textId="2ED1AB5F" w:rsidR="0040204C" w:rsidRDefault="007F67F4" w:rsidP="007A6696">
      <w:pPr>
        <w:rPr>
          <w:rFonts w:cs="Times New Roman"/>
          <w:rtl/>
        </w:rPr>
      </w:pPr>
      <w:r>
        <w:rPr>
          <w:rFonts w:hint="cs"/>
          <w:rtl/>
        </w:rPr>
        <w:t>קנת'</w:t>
      </w:r>
      <w:r w:rsidR="00AE50CA">
        <w:rPr>
          <w:rFonts w:hint="cs"/>
          <w:rtl/>
        </w:rPr>
        <w:t xml:space="preserve"> התחיל </w:t>
      </w:r>
      <w:r w:rsidR="00A529B5">
        <w:rPr>
          <w:rFonts w:hint="cs"/>
          <w:rtl/>
        </w:rPr>
        <w:t xml:space="preserve">את </w:t>
      </w:r>
      <w:r w:rsidR="002940F1" w:rsidRPr="002940F1">
        <w:rPr>
          <w:rFonts w:cs="Times New Roman"/>
          <w:rtl/>
        </w:rPr>
        <w:t xml:space="preserve">לימודי </w:t>
      </w:r>
      <w:r w:rsidR="00A529B5">
        <w:rPr>
          <w:rFonts w:hint="cs"/>
          <w:rtl/>
        </w:rPr>
        <w:t>ה</w:t>
      </w:r>
      <w:r w:rsidR="00AE50CA">
        <w:rPr>
          <w:rFonts w:hint="cs"/>
          <w:rtl/>
        </w:rPr>
        <w:t xml:space="preserve">תואר </w:t>
      </w:r>
      <w:r w:rsidR="00A529B5">
        <w:rPr>
          <w:rFonts w:hint="cs"/>
          <w:rtl/>
        </w:rPr>
        <w:t>ה</w:t>
      </w:r>
      <w:r w:rsidR="00AE50CA">
        <w:rPr>
          <w:rFonts w:hint="cs"/>
          <w:rtl/>
        </w:rPr>
        <w:t>ראשון יחד איתה</w:t>
      </w:r>
      <w:r>
        <w:rPr>
          <w:rFonts w:hint="cs"/>
          <w:rtl/>
        </w:rPr>
        <w:t>, הסטודנט</w:t>
      </w:r>
      <w:r w:rsidR="00AE50CA">
        <w:rPr>
          <w:rFonts w:hint="cs"/>
          <w:rtl/>
        </w:rPr>
        <w:t xml:space="preserve"> </w:t>
      </w:r>
      <w:r>
        <w:rPr>
          <w:rFonts w:hint="cs"/>
          <w:rtl/>
        </w:rPr>
        <w:t>ה</w:t>
      </w:r>
      <w:r w:rsidR="00AE50CA">
        <w:rPr>
          <w:rFonts w:hint="cs"/>
          <w:rtl/>
        </w:rPr>
        <w:t xml:space="preserve">צעיר </w:t>
      </w:r>
      <w:r>
        <w:rPr>
          <w:rFonts w:hint="cs"/>
          <w:rtl/>
        </w:rPr>
        <w:t>ביותר במחזור</w:t>
      </w:r>
      <w:r w:rsidR="006423D3">
        <w:rPr>
          <w:rFonts w:hint="cs"/>
          <w:rtl/>
        </w:rPr>
        <w:t>, ילד</w:t>
      </w:r>
      <w:r w:rsidR="0089692E">
        <w:rPr>
          <w:rFonts w:hint="cs"/>
          <w:rtl/>
        </w:rPr>
        <w:t xml:space="preserve"> </w:t>
      </w:r>
      <w:r w:rsidR="006423D3">
        <w:rPr>
          <w:rFonts w:hint="cs"/>
          <w:rtl/>
        </w:rPr>
        <w:t>פלא של ממש</w:t>
      </w:r>
      <w:r w:rsidR="00AE50CA">
        <w:rPr>
          <w:rFonts w:hint="cs"/>
          <w:rtl/>
        </w:rPr>
        <w:t>. אימו רשמ</w:t>
      </w:r>
      <w:r w:rsidR="0040204C">
        <w:rPr>
          <w:rFonts w:hint="cs"/>
          <w:rtl/>
        </w:rPr>
        <w:t>ה</w:t>
      </w:r>
      <w:r w:rsidR="00AE50CA">
        <w:rPr>
          <w:rFonts w:hint="cs"/>
          <w:rtl/>
        </w:rPr>
        <w:t xml:space="preserve"> אותו בתחילת כל סמסטר לקורסים הנכונים </w:t>
      </w:r>
      <w:r w:rsidR="00CD0E94">
        <w:rPr>
          <w:rFonts w:hint="cs"/>
          <w:rtl/>
        </w:rPr>
        <w:t>ב</w:t>
      </w:r>
      <w:r w:rsidR="00AE50CA">
        <w:rPr>
          <w:rFonts w:hint="cs"/>
          <w:rtl/>
        </w:rPr>
        <w:t>מזכירו</w:t>
      </w:r>
      <w:r w:rsidR="006423D3">
        <w:rPr>
          <w:rFonts w:hint="cs"/>
          <w:rtl/>
        </w:rPr>
        <w:t>ּ</w:t>
      </w:r>
      <w:r w:rsidR="00AE50CA">
        <w:rPr>
          <w:rFonts w:hint="cs"/>
          <w:rtl/>
        </w:rPr>
        <w:t xml:space="preserve">ת, והוא </w:t>
      </w:r>
      <w:r w:rsidR="0040204C">
        <w:rPr>
          <w:rFonts w:hint="cs"/>
          <w:rtl/>
        </w:rPr>
        <w:t>ה</w:t>
      </w:r>
      <w:r w:rsidR="00AE50CA">
        <w:rPr>
          <w:rFonts w:hint="cs"/>
          <w:rtl/>
        </w:rPr>
        <w:t xml:space="preserve">תלווה אליה </w:t>
      </w:r>
      <w:r w:rsidR="00BE248A">
        <w:rPr>
          <w:rFonts w:hint="cs"/>
          <w:rtl/>
        </w:rPr>
        <w:t xml:space="preserve">כשלגופו </w:t>
      </w:r>
      <w:r w:rsidR="005570D2">
        <w:rPr>
          <w:rFonts w:hint="cs"/>
          <w:rtl/>
        </w:rPr>
        <w:t xml:space="preserve">גופייה ונעלי בית, חיוכו הרפה </w:t>
      </w:r>
      <w:r w:rsidR="0040204C" w:rsidRPr="0040204C">
        <w:rPr>
          <w:rFonts w:cs="Times New Roman"/>
          <w:rtl/>
        </w:rPr>
        <w:t>נחבא</w:t>
      </w:r>
      <w:r w:rsidR="0040204C" w:rsidRPr="0040204C">
        <w:rPr>
          <w:rFonts w:cs="Times New Roman" w:hint="cs"/>
          <w:rtl/>
        </w:rPr>
        <w:t xml:space="preserve"> </w:t>
      </w:r>
      <w:r w:rsidR="005570D2">
        <w:rPr>
          <w:rFonts w:hint="cs"/>
          <w:rtl/>
        </w:rPr>
        <w:t>ב</w:t>
      </w:r>
      <w:r w:rsidR="00A53E62">
        <w:rPr>
          <w:rFonts w:hint="cs"/>
          <w:rtl/>
        </w:rPr>
        <w:t xml:space="preserve">תוך </w:t>
      </w:r>
      <w:r w:rsidR="005570D2">
        <w:rPr>
          <w:rFonts w:hint="cs"/>
          <w:rtl/>
        </w:rPr>
        <w:t>זקן דליל ומקורזל</w:t>
      </w:r>
      <w:r w:rsidR="006423D3">
        <w:rPr>
          <w:rFonts w:hint="cs"/>
          <w:rtl/>
        </w:rPr>
        <w:t xml:space="preserve"> שהתעבה אך מעט במרוצת השנים</w:t>
      </w:r>
      <w:r w:rsidR="005570D2">
        <w:rPr>
          <w:rFonts w:hint="cs"/>
          <w:rtl/>
        </w:rPr>
        <w:t>. הוא היה הסטודנט המבריק ביותר ב</w:t>
      </w:r>
      <w:r w:rsidR="006423D3">
        <w:rPr>
          <w:rFonts w:hint="cs"/>
          <w:rtl/>
        </w:rPr>
        <w:t>פקולטה</w:t>
      </w:r>
      <w:r w:rsidR="005570D2">
        <w:rPr>
          <w:rFonts w:hint="cs"/>
          <w:rtl/>
        </w:rPr>
        <w:t xml:space="preserve"> והרבה להתווכח עם המרצים, </w:t>
      </w:r>
      <w:r w:rsidR="006423D3">
        <w:rPr>
          <w:rFonts w:hint="cs"/>
          <w:rtl/>
        </w:rPr>
        <w:t>לדלות מאי</w:t>
      </w:r>
      <w:r w:rsidR="0089692E">
        <w:rPr>
          <w:rFonts w:hint="cs"/>
          <w:rtl/>
        </w:rPr>
        <w:t xml:space="preserve"> </w:t>
      </w:r>
      <w:r w:rsidR="006423D3">
        <w:rPr>
          <w:rFonts w:hint="cs"/>
          <w:rtl/>
        </w:rPr>
        <w:t xml:space="preserve">שם מקורות סתומים בשפה שאיש לא הכיר, להתפלפל ולהתנצח, </w:t>
      </w:r>
      <w:r w:rsidR="005570D2">
        <w:rPr>
          <w:rFonts w:hint="cs"/>
          <w:rtl/>
        </w:rPr>
        <w:t xml:space="preserve">אבל </w:t>
      </w:r>
      <w:r w:rsidR="00132EF0">
        <w:rPr>
          <w:rFonts w:hint="cs"/>
          <w:rtl/>
        </w:rPr>
        <w:t>שנים</w:t>
      </w:r>
      <w:r w:rsidR="005570D2">
        <w:rPr>
          <w:rFonts w:hint="cs"/>
          <w:rtl/>
        </w:rPr>
        <w:t xml:space="preserve"> </w:t>
      </w:r>
      <w:r w:rsidR="000B66DD">
        <w:rPr>
          <w:rFonts w:hint="cs"/>
          <w:rtl/>
        </w:rPr>
        <w:t>ל</w:t>
      </w:r>
      <w:r w:rsidR="005570D2">
        <w:rPr>
          <w:rFonts w:hint="cs"/>
          <w:rtl/>
        </w:rPr>
        <w:t xml:space="preserve">אחר שהיא עצמה הגישה את הדיסרטציה </w:t>
      </w:r>
      <w:r w:rsidR="006423D3">
        <w:rPr>
          <w:rFonts w:hint="cs"/>
          <w:rtl/>
        </w:rPr>
        <w:t xml:space="preserve">שלה </w:t>
      </w:r>
      <w:r w:rsidR="005570D2">
        <w:rPr>
          <w:rFonts w:hint="cs"/>
          <w:rtl/>
        </w:rPr>
        <w:t xml:space="preserve">הוא </w:t>
      </w:r>
      <w:r w:rsidR="000B66DD">
        <w:rPr>
          <w:rFonts w:hint="cs"/>
          <w:rtl/>
        </w:rPr>
        <w:t xml:space="preserve">היה </w:t>
      </w:r>
      <w:r w:rsidR="005570D2">
        <w:rPr>
          <w:rFonts w:hint="cs"/>
          <w:rtl/>
        </w:rPr>
        <w:t>עדיין</w:t>
      </w:r>
      <w:r w:rsidR="00546358" w:rsidRPr="00546358">
        <w:rPr>
          <w:rFonts w:hint="cs"/>
          <w:rtl/>
        </w:rPr>
        <w:t xml:space="preserve"> </w:t>
      </w:r>
      <w:r w:rsidR="002A3F57">
        <w:rPr>
          <w:rFonts w:hint="cs"/>
          <w:rtl/>
        </w:rPr>
        <w:t>מתעמק</w:t>
      </w:r>
      <w:r w:rsidR="009D6795">
        <w:rPr>
          <w:rFonts w:hint="cs"/>
          <w:rtl/>
        </w:rPr>
        <w:t xml:space="preserve"> </w:t>
      </w:r>
      <w:r w:rsidR="002A3F57">
        <w:rPr>
          <w:rFonts w:hint="cs"/>
          <w:rtl/>
        </w:rPr>
        <w:t>ב</w:t>
      </w:r>
      <w:r w:rsidR="009D6795">
        <w:rPr>
          <w:rFonts w:hint="cs"/>
          <w:rtl/>
        </w:rPr>
        <w:t>פן נוסף של שיטת הפעלים הריגוודית [</w:t>
      </w:r>
      <w:r w:rsidR="009D6795" w:rsidRPr="009D6795">
        <w:t>The Rigvedic verbal system</w:t>
      </w:r>
      <w:r w:rsidR="009D6795">
        <w:rPr>
          <w:rFonts w:hint="cs"/>
          <w:rtl/>
        </w:rPr>
        <w:t xml:space="preserve">] </w:t>
      </w:r>
      <w:r w:rsidR="002A3F57">
        <w:rPr>
          <w:rFonts w:hint="cs"/>
          <w:rtl/>
        </w:rPr>
        <w:t>ו</w:t>
      </w:r>
      <w:r w:rsidR="000B66DD">
        <w:rPr>
          <w:rFonts w:hint="cs"/>
          <w:rtl/>
        </w:rPr>
        <w:t>מ</w:t>
      </w:r>
      <w:r w:rsidR="007A6696">
        <w:rPr>
          <w:rFonts w:hint="cs"/>
          <w:rtl/>
        </w:rPr>
        <w:t xml:space="preserve">תפלמס </w:t>
      </w:r>
      <w:r w:rsidR="007A2E02">
        <w:rPr>
          <w:rFonts w:hint="cs"/>
          <w:rtl/>
        </w:rPr>
        <w:t xml:space="preserve">עם </w:t>
      </w:r>
      <w:r w:rsidR="002A3F57">
        <w:rPr>
          <w:rFonts w:hint="cs"/>
          <w:rtl/>
        </w:rPr>
        <w:t>חוקר</w:t>
      </w:r>
      <w:r w:rsidR="005570D2">
        <w:rPr>
          <w:rFonts w:hint="cs"/>
          <w:rtl/>
        </w:rPr>
        <w:t xml:space="preserve"> </w:t>
      </w:r>
      <w:r w:rsidR="006423D3">
        <w:rPr>
          <w:rFonts w:hint="cs"/>
          <w:rtl/>
        </w:rPr>
        <w:t>עלום</w:t>
      </w:r>
      <w:r w:rsidR="0089692E">
        <w:rPr>
          <w:rFonts w:hint="cs"/>
          <w:rtl/>
        </w:rPr>
        <w:t xml:space="preserve"> </w:t>
      </w:r>
      <w:r w:rsidR="006423D3">
        <w:rPr>
          <w:rFonts w:hint="cs"/>
          <w:rtl/>
        </w:rPr>
        <w:t xml:space="preserve">שם </w:t>
      </w:r>
      <w:r w:rsidR="005570D2">
        <w:rPr>
          <w:rFonts w:hint="cs"/>
          <w:rtl/>
        </w:rPr>
        <w:t xml:space="preserve">מאוניברסיטת ליידן </w:t>
      </w:r>
      <w:r w:rsidR="006423D3">
        <w:rPr>
          <w:rFonts w:hint="cs"/>
          <w:rtl/>
        </w:rPr>
        <w:t>[</w:t>
      </w:r>
      <w:r w:rsidR="005570D2">
        <w:rPr>
          <w:rFonts w:hint="cs"/>
          <w:rtl/>
        </w:rPr>
        <w:t>בהולנד</w:t>
      </w:r>
      <w:r w:rsidR="006423D3">
        <w:rPr>
          <w:rFonts w:hint="cs"/>
          <w:rtl/>
        </w:rPr>
        <w:t>]</w:t>
      </w:r>
      <w:r w:rsidR="007A6696">
        <w:rPr>
          <w:rFonts w:hint="cs"/>
          <w:rtl/>
        </w:rPr>
        <w:t xml:space="preserve"> לגבי הרלוונטיות של</w:t>
      </w:r>
      <w:r w:rsidR="00B40BDC">
        <w:rPr>
          <w:rFonts w:hint="cs"/>
          <w:rtl/>
        </w:rPr>
        <w:t xml:space="preserve"> </w:t>
      </w:r>
      <w:r w:rsidR="007A6696">
        <w:rPr>
          <w:rFonts w:hint="cs"/>
          <w:rtl/>
        </w:rPr>
        <w:t>אסמכתאות שונות למאמרו</w:t>
      </w:r>
      <w:r w:rsidR="005570D2">
        <w:rPr>
          <w:rFonts w:hint="cs"/>
          <w:rtl/>
        </w:rPr>
        <w:t>.</w:t>
      </w:r>
      <w:r w:rsidR="009D6795">
        <w:rPr>
          <w:rFonts w:hint="cs"/>
          <w:rtl/>
        </w:rPr>
        <w:t xml:space="preserve"> היא פגש</w:t>
      </w:r>
      <w:r w:rsidR="0040204C">
        <w:rPr>
          <w:rFonts w:hint="cs"/>
          <w:rtl/>
        </w:rPr>
        <w:t>ה</w:t>
      </w:r>
      <w:r w:rsidR="009D6795">
        <w:rPr>
          <w:rFonts w:hint="cs"/>
          <w:rtl/>
        </w:rPr>
        <w:t xml:space="preserve"> </w:t>
      </w:r>
      <w:r w:rsidR="006423D3">
        <w:rPr>
          <w:rFonts w:hint="cs"/>
          <w:rtl/>
        </w:rPr>
        <w:t>ב</w:t>
      </w:r>
      <w:r w:rsidR="00BE248A">
        <w:rPr>
          <w:rFonts w:hint="cs"/>
          <w:rtl/>
        </w:rPr>
        <w:t>קנת'</w:t>
      </w:r>
      <w:r w:rsidR="006423D3">
        <w:rPr>
          <w:rFonts w:hint="cs"/>
          <w:rtl/>
        </w:rPr>
        <w:t xml:space="preserve"> לעיתים</w:t>
      </w:r>
      <w:r w:rsidR="0089692E">
        <w:rPr>
          <w:rFonts w:hint="cs"/>
          <w:rtl/>
        </w:rPr>
        <w:t>,</w:t>
      </w:r>
      <w:r w:rsidR="006423D3">
        <w:rPr>
          <w:rFonts w:hint="cs"/>
          <w:rtl/>
        </w:rPr>
        <w:t xml:space="preserve"> ר</w:t>
      </w:r>
      <w:r w:rsidR="009D6795">
        <w:rPr>
          <w:rFonts w:hint="cs"/>
          <w:rtl/>
        </w:rPr>
        <w:t>כ</w:t>
      </w:r>
      <w:r w:rsidR="006423D3">
        <w:rPr>
          <w:rFonts w:hint="cs"/>
          <w:rtl/>
        </w:rPr>
        <w:t>ו</w:t>
      </w:r>
      <w:r w:rsidR="009D6795">
        <w:rPr>
          <w:rFonts w:hint="cs"/>
          <w:rtl/>
        </w:rPr>
        <w:t>ב על אופניו ב</w:t>
      </w:r>
      <w:r w:rsidR="006423D3">
        <w:rPr>
          <w:rFonts w:hint="cs"/>
          <w:rtl/>
        </w:rPr>
        <w:t>שבילי הקמפוס, שולי מכנסיו אסופים</w:t>
      </w:r>
      <w:r w:rsidR="009D6795">
        <w:rPr>
          <w:rFonts w:hint="cs"/>
          <w:rtl/>
        </w:rPr>
        <w:t xml:space="preserve"> באטבי כביסה, ובימים גשומים במיוחד </w:t>
      </w:r>
      <w:r w:rsidR="009D6795">
        <w:rPr>
          <w:rtl/>
        </w:rPr>
        <w:t>–</w:t>
      </w:r>
      <w:r w:rsidR="009D6795">
        <w:rPr>
          <w:rFonts w:hint="cs"/>
          <w:rtl/>
        </w:rPr>
        <w:t xml:space="preserve"> ז'</w:t>
      </w:r>
      <w:r w:rsidR="00034C5B">
        <w:rPr>
          <w:rFonts w:hint="cs"/>
          <w:rtl/>
        </w:rPr>
        <w:t xml:space="preserve">קט טרנינג </w:t>
      </w:r>
      <w:r w:rsidR="0040204C">
        <w:rPr>
          <w:rFonts w:hint="cs"/>
          <w:rtl/>
        </w:rPr>
        <w:t>מהוה</w:t>
      </w:r>
      <w:r w:rsidR="009D6795">
        <w:rPr>
          <w:rFonts w:hint="cs"/>
          <w:rtl/>
        </w:rPr>
        <w:t xml:space="preserve"> מעל גופייתו.</w:t>
      </w:r>
      <w:r w:rsidR="009C5D05">
        <w:rPr>
          <w:rFonts w:hint="cs"/>
          <w:rtl/>
        </w:rPr>
        <w:t xml:space="preserve"> </w:t>
      </w:r>
      <w:r w:rsidR="00F5162D">
        <w:rPr>
          <w:rFonts w:hint="cs"/>
          <w:rtl/>
        </w:rPr>
        <w:t>מאז שמונתה</w:t>
      </w:r>
      <w:r w:rsidR="009C5D05">
        <w:rPr>
          <w:rFonts w:hint="cs"/>
          <w:rtl/>
        </w:rPr>
        <w:t xml:space="preserve"> </w:t>
      </w:r>
      <w:r w:rsidR="00F5162D">
        <w:rPr>
          <w:rFonts w:hint="cs"/>
          <w:rtl/>
        </w:rPr>
        <w:t>ל</w:t>
      </w:r>
      <w:r w:rsidR="009C5D05">
        <w:rPr>
          <w:rFonts w:hint="cs"/>
          <w:rtl/>
        </w:rPr>
        <w:t xml:space="preserve">פרופסור מן המניין, הוא נכנס ללשכתה מפעם לפעם לדון בסוגיות פונולוגיות </w:t>
      </w:r>
      <w:r w:rsidR="008E126A">
        <w:rPr>
          <w:rFonts w:hint="cs"/>
          <w:rtl/>
        </w:rPr>
        <w:t>א</w:t>
      </w:r>
      <w:r w:rsidR="009C5D05">
        <w:rPr>
          <w:rFonts w:hint="cs"/>
          <w:rtl/>
        </w:rPr>
        <w:t>ו</w:t>
      </w:r>
      <w:r w:rsidR="008E126A">
        <w:rPr>
          <w:rFonts w:hint="cs"/>
          <w:rtl/>
        </w:rPr>
        <w:t xml:space="preserve"> </w:t>
      </w:r>
      <w:r w:rsidR="009C5D05">
        <w:rPr>
          <w:rFonts w:hint="cs"/>
          <w:rtl/>
        </w:rPr>
        <w:t xml:space="preserve">מורפולוגיות </w:t>
      </w:r>
      <w:r w:rsidR="008E126A">
        <w:rPr>
          <w:rFonts w:hint="cs"/>
          <w:rtl/>
        </w:rPr>
        <w:t>ב</w:t>
      </w:r>
      <w:r w:rsidR="008E126A" w:rsidRPr="008E126A">
        <w:rPr>
          <w:rFonts w:cs="Times New Roman"/>
          <w:rtl/>
        </w:rPr>
        <w:t>יוונית</w:t>
      </w:r>
      <w:r w:rsidR="008E126A" w:rsidRPr="008E126A">
        <w:rPr>
          <w:rtl/>
        </w:rPr>
        <w:t xml:space="preserve"> </w:t>
      </w:r>
      <w:r w:rsidR="008E126A">
        <w:rPr>
          <w:rFonts w:cs="Times New Roman"/>
          <w:rtl/>
        </w:rPr>
        <w:t>קוֹינֶה</w:t>
      </w:r>
      <w:r w:rsidR="0089692E">
        <w:rPr>
          <w:rFonts w:cs="Times New Roman" w:hint="cs"/>
          <w:rtl/>
        </w:rPr>
        <w:t>,</w:t>
      </w:r>
      <w:r w:rsidR="008E126A">
        <w:rPr>
          <w:rFonts w:cs="Times New Roman"/>
          <w:rtl/>
        </w:rPr>
        <w:t xml:space="preserve"> </w:t>
      </w:r>
      <w:r w:rsidR="008E126A">
        <w:rPr>
          <w:rFonts w:cs="Times New Roman" w:hint="cs"/>
          <w:rtl/>
        </w:rPr>
        <w:t>והיא אכן דנה, אך בתוככיה נדה בראשה וחשב</w:t>
      </w:r>
      <w:r w:rsidR="00A529B5">
        <w:rPr>
          <w:rFonts w:cs="Times New Roman" w:hint="cs"/>
          <w:rtl/>
        </w:rPr>
        <w:t>ה</w:t>
      </w:r>
      <w:r w:rsidR="008E126A">
        <w:rPr>
          <w:rFonts w:cs="Times New Roman" w:hint="cs"/>
          <w:rtl/>
        </w:rPr>
        <w:t xml:space="preserve"> </w:t>
      </w:r>
      <w:r w:rsidR="008E126A">
        <w:rPr>
          <w:rFonts w:cs="Times New Roman"/>
          <w:rtl/>
        </w:rPr>
        <w:t>–</w:t>
      </w:r>
      <w:r w:rsidR="008E126A">
        <w:rPr>
          <w:rFonts w:cs="Times New Roman" w:hint="cs"/>
          <w:rtl/>
        </w:rPr>
        <w:t xml:space="preserve"> איה</w:t>
      </w:r>
      <w:r w:rsidR="00B955C9">
        <w:rPr>
          <w:rFonts w:cs="Times New Roman" w:hint="cs"/>
          <w:rtl/>
        </w:rPr>
        <w:t xml:space="preserve"> הוא</w:t>
      </w:r>
      <w:r w:rsidR="008E126A">
        <w:rPr>
          <w:rFonts w:cs="Times New Roman" w:hint="cs"/>
          <w:rtl/>
        </w:rPr>
        <w:t xml:space="preserve"> אותו ילד</w:t>
      </w:r>
      <w:r w:rsidR="0089692E">
        <w:rPr>
          <w:rFonts w:cs="Times New Roman" w:hint="cs"/>
          <w:rtl/>
        </w:rPr>
        <w:t xml:space="preserve"> </w:t>
      </w:r>
      <w:r w:rsidR="008E126A">
        <w:rPr>
          <w:rFonts w:cs="Times New Roman" w:hint="cs"/>
          <w:rtl/>
        </w:rPr>
        <w:t>פלא.</w:t>
      </w:r>
      <w:r w:rsidR="00874445">
        <w:rPr>
          <w:rFonts w:cs="Times New Roman" w:hint="cs"/>
          <w:rtl/>
        </w:rPr>
        <w:t xml:space="preserve"> </w:t>
      </w:r>
    </w:p>
    <w:p w14:paraId="7D87384E" w14:textId="7BDA16EA" w:rsidR="00874445" w:rsidRDefault="00BE248A" w:rsidP="007A6696">
      <w:pPr>
        <w:rPr>
          <w:rFonts w:cs="Times New Roman"/>
          <w:rtl/>
        </w:rPr>
      </w:pPr>
      <w:r>
        <w:rPr>
          <w:rFonts w:cs="Times New Roman" w:hint="cs"/>
          <w:rtl/>
        </w:rPr>
        <w:lastRenderedPageBreak/>
        <w:t xml:space="preserve">כעת </w:t>
      </w:r>
      <w:r w:rsidR="007A6696">
        <w:rPr>
          <w:rFonts w:cs="Times New Roman" w:hint="cs"/>
          <w:rtl/>
        </w:rPr>
        <w:t>ניצבה</w:t>
      </w:r>
      <w:r>
        <w:rPr>
          <w:rFonts w:cs="Times New Roman" w:hint="cs"/>
          <w:rtl/>
        </w:rPr>
        <w:t xml:space="preserve"> מאחורי הדלת הטרוקה, מ</w:t>
      </w:r>
      <w:r w:rsidR="0032594A">
        <w:rPr>
          <w:rFonts w:cs="Times New Roman" w:hint="cs"/>
          <w:rtl/>
        </w:rPr>
        <w:t>לטפת</w:t>
      </w:r>
      <w:r>
        <w:rPr>
          <w:rFonts w:cs="Times New Roman" w:hint="cs"/>
          <w:rtl/>
        </w:rPr>
        <w:t xml:space="preserve"> בהיסח</w:t>
      </w:r>
      <w:r w:rsidR="0089692E">
        <w:rPr>
          <w:rFonts w:cs="Times New Roman" w:hint="cs"/>
          <w:rtl/>
        </w:rPr>
        <w:t xml:space="preserve"> ה</w:t>
      </w:r>
      <w:r>
        <w:rPr>
          <w:rFonts w:cs="Times New Roman" w:hint="cs"/>
          <w:rtl/>
        </w:rPr>
        <w:t>דעת</w:t>
      </w:r>
      <w:r w:rsidR="009564E3">
        <w:rPr>
          <w:rFonts w:cs="Times New Roman" w:hint="cs"/>
          <w:rtl/>
        </w:rPr>
        <w:t xml:space="preserve"> </w:t>
      </w:r>
      <w:r>
        <w:rPr>
          <w:rFonts w:cs="Times New Roman" w:hint="cs"/>
          <w:rtl/>
        </w:rPr>
        <w:t xml:space="preserve">מעל שפתה העליונה, </w:t>
      </w:r>
      <w:r w:rsidR="00A529B5">
        <w:rPr>
          <w:rFonts w:cs="Times New Roman" w:hint="cs"/>
          <w:rtl/>
        </w:rPr>
        <w:t xml:space="preserve">שם </w:t>
      </w:r>
      <w:r w:rsidR="002940F1" w:rsidRPr="002940F1">
        <w:rPr>
          <w:rFonts w:cs="Times New Roman"/>
          <w:rtl/>
        </w:rPr>
        <w:t xml:space="preserve">צימחו לאחרונה </w:t>
      </w:r>
      <w:r>
        <w:rPr>
          <w:rFonts w:cs="Times New Roman" w:hint="cs"/>
          <w:rtl/>
        </w:rPr>
        <w:t>כמה זיפים נוקשים.</w:t>
      </w:r>
    </w:p>
    <w:p w14:paraId="47880F82" w14:textId="77777777" w:rsidR="00AE50CA" w:rsidRPr="0007760D" w:rsidRDefault="00874445" w:rsidP="008E126A">
      <w:pPr>
        <w:rPr>
          <w:color w:val="A6A6A6" w:themeColor="background1" w:themeShade="A6"/>
          <w:rtl/>
        </w:rPr>
      </w:pPr>
      <w:r w:rsidRPr="0007760D">
        <w:rPr>
          <w:rFonts w:cs="Times New Roman" w:hint="cs"/>
          <w:color w:val="A6A6A6" w:themeColor="background1" w:themeShade="A6"/>
          <w:rtl/>
        </w:rPr>
        <w:t>[</w:t>
      </w:r>
      <w:r w:rsidRPr="0007760D">
        <w:rPr>
          <w:rFonts w:cs="Times New Roman"/>
          <w:color w:val="A6A6A6" w:themeColor="background1" w:themeShade="A6"/>
        </w:rPr>
        <w:t>https://he.wikipedia.org/wiki/%D7%A7%D7%95%D7%99%D7%A0%D7%94</w:t>
      </w:r>
      <w:r w:rsidRPr="0007760D">
        <w:rPr>
          <w:rFonts w:cs="Times New Roman" w:hint="cs"/>
          <w:color w:val="A6A6A6" w:themeColor="background1" w:themeShade="A6"/>
          <w:rtl/>
        </w:rPr>
        <w:t>]</w:t>
      </w:r>
    </w:p>
    <w:p w14:paraId="49C7BBC7" w14:textId="3DE225D5" w:rsidR="009D6795" w:rsidRDefault="009C5D05" w:rsidP="00FC1747">
      <w:pPr>
        <w:rPr>
          <w:rtl/>
        </w:rPr>
      </w:pPr>
      <w:r>
        <w:rPr>
          <w:rFonts w:hint="cs"/>
          <w:rtl/>
        </w:rPr>
        <w:t>אלכס</w:t>
      </w:r>
      <w:r w:rsidR="008E126A">
        <w:rPr>
          <w:rFonts w:hint="cs"/>
          <w:rtl/>
        </w:rPr>
        <w:t>, שהפלא</w:t>
      </w:r>
      <w:r w:rsidR="00325C21">
        <w:rPr>
          <w:rFonts w:hint="cs"/>
          <w:rtl/>
        </w:rPr>
        <w:t>ות</w:t>
      </w:r>
      <w:r w:rsidR="008E126A">
        <w:rPr>
          <w:rFonts w:hint="cs"/>
          <w:rtl/>
        </w:rPr>
        <w:t xml:space="preserve"> </w:t>
      </w:r>
      <w:r w:rsidR="0089692E">
        <w:rPr>
          <w:rFonts w:hint="cs"/>
          <w:rtl/>
        </w:rPr>
        <w:t xml:space="preserve">שייחל </w:t>
      </w:r>
      <w:r w:rsidR="008E126A">
        <w:rPr>
          <w:rFonts w:hint="cs"/>
          <w:rtl/>
        </w:rPr>
        <w:t>לה</w:t>
      </w:r>
      <w:r w:rsidR="00A529B5">
        <w:rPr>
          <w:rFonts w:hint="cs"/>
          <w:rtl/>
        </w:rPr>
        <w:t>ם</w:t>
      </w:r>
      <w:r w:rsidR="008E126A">
        <w:rPr>
          <w:rFonts w:hint="cs"/>
          <w:rtl/>
        </w:rPr>
        <w:t xml:space="preserve"> בעודו</w:t>
      </w:r>
      <w:r>
        <w:rPr>
          <w:rFonts w:hint="cs"/>
          <w:rtl/>
        </w:rPr>
        <w:t xml:space="preserve"> ילד היו שונ</w:t>
      </w:r>
      <w:r w:rsidR="00B539E5">
        <w:rPr>
          <w:rFonts w:hint="cs"/>
          <w:rtl/>
        </w:rPr>
        <w:t>ים</w:t>
      </w:r>
      <w:r>
        <w:rPr>
          <w:rFonts w:hint="cs"/>
          <w:rtl/>
        </w:rPr>
        <w:t xml:space="preserve"> מהצטיינות ב</w:t>
      </w:r>
      <w:r w:rsidR="008E126A">
        <w:rPr>
          <w:rFonts w:hint="cs"/>
          <w:rtl/>
        </w:rPr>
        <w:t>כל נושא ה</w:t>
      </w:r>
      <w:r>
        <w:rPr>
          <w:rFonts w:hint="cs"/>
          <w:rtl/>
        </w:rPr>
        <w:t>נ</w:t>
      </w:r>
      <w:r w:rsidR="008E126A">
        <w:rPr>
          <w:rFonts w:hint="cs"/>
          <w:rtl/>
        </w:rPr>
        <w:t xml:space="preserve">חקר </w:t>
      </w:r>
      <w:r>
        <w:rPr>
          <w:rFonts w:hint="cs"/>
          <w:rtl/>
        </w:rPr>
        <w:t>במוסדות אקדמי</w:t>
      </w:r>
      <w:r w:rsidR="0089692E">
        <w:rPr>
          <w:rFonts w:hint="cs"/>
          <w:rtl/>
        </w:rPr>
        <w:t>י</w:t>
      </w:r>
      <w:r>
        <w:rPr>
          <w:rFonts w:hint="cs"/>
          <w:rtl/>
        </w:rPr>
        <w:t>ם מובילים</w:t>
      </w:r>
      <w:r w:rsidR="008E126A">
        <w:rPr>
          <w:rFonts w:hint="cs"/>
          <w:rtl/>
        </w:rPr>
        <w:t>, ישב בגינה הקדמית</w:t>
      </w:r>
      <w:r w:rsidR="00BE248A">
        <w:rPr>
          <w:rFonts w:hint="cs"/>
          <w:rtl/>
        </w:rPr>
        <w:t>,</w:t>
      </w:r>
      <w:r w:rsidR="006472DF">
        <w:rPr>
          <w:rFonts w:hint="cs"/>
          <w:rtl/>
        </w:rPr>
        <w:t xml:space="preserve"> </w:t>
      </w:r>
      <w:r w:rsidR="007A6696">
        <w:rPr>
          <w:rFonts w:hint="cs"/>
          <w:rtl/>
        </w:rPr>
        <w:t xml:space="preserve">והחליף מילות פרידה עם </w:t>
      </w:r>
      <w:r w:rsidR="007F54BD">
        <w:rPr>
          <w:rFonts w:hint="cs"/>
          <w:rtl/>
        </w:rPr>
        <w:t>שכני</w:t>
      </w:r>
      <w:r w:rsidR="007A6696">
        <w:rPr>
          <w:rFonts w:hint="cs"/>
          <w:rtl/>
        </w:rPr>
        <w:t>ה</w:t>
      </w:r>
      <w:r w:rsidR="007F54BD">
        <w:rPr>
          <w:rFonts w:hint="cs"/>
          <w:rtl/>
        </w:rPr>
        <w:t>ם</w:t>
      </w:r>
      <w:r w:rsidR="00BE248A">
        <w:rPr>
          <w:rFonts w:hint="cs"/>
          <w:rtl/>
        </w:rPr>
        <w:t xml:space="preserve"> </w:t>
      </w:r>
      <w:r w:rsidR="007A6696">
        <w:rPr>
          <w:rFonts w:hint="cs"/>
          <w:rtl/>
        </w:rPr>
        <w:t xml:space="preserve">מעבר לרחוב </w:t>
      </w:r>
      <w:r w:rsidR="007F54BD">
        <w:rPr>
          <w:rFonts w:hint="cs"/>
          <w:rtl/>
        </w:rPr>
        <w:t xml:space="preserve">שנמלטו </w:t>
      </w:r>
      <w:r w:rsidR="00A529B5">
        <w:rPr>
          <w:rFonts w:hint="cs"/>
          <w:rtl/>
        </w:rPr>
        <w:t>גם הם מהחום ששרר בביתם</w:t>
      </w:r>
      <w:r w:rsidR="00BE248A">
        <w:rPr>
          <w:rFonts w:hint="cs"/>
          <w:rtl/>
        </w:rPr>
        <w:t xml:space="preserve">. </w:t>
      </w:r>
      <w:r w:rsidR="007F54BD">
        <w:rPr>
          <w:rFonts w:hint="cs"/>
          <w:rtl/>
        </w:rPr>
        <w:t>הוא לא פרק את חפצי</w:t>
      </w:r>
      <w:r w:rsidR="00A73C79">
        <w:rPr>
          <w:rFonts w:hint="cs"/>
          <w:rtl/>
        </w:rPr>
        <w:t xml:space="preserve">ו </w:t>
      </w:r>
      <w:r w:rsidR="006472DF">
        <w:rPr>
          <w:rFonts w:hint="cs"/>
          <w:rtl/>
        </w:rPr>
        <w:t xml:space="preserve">כשהגיע ולכן לא נדרש לארוז דבר </w:t>
      </w:r>
      <w:r w:rsidR="00F06A3F">
        <w:rPr>
          <w:rFonts w:hint="cs"/>
          <w:rtl/>
        </w:rPr>
        <w:t>עכשיו</w:t>
      </w:r>
      <w:r w:rsidR="006472DF">
        <w:rPr>
          <w:rFonts w:hint="cs"/>
          <w:rtl/>
        </w:rPr>
        <w:t>,</w:t>
      </w:r>
      <w:r w:rsidR="009A558D">
        <w:rPr>
          <w:rFonts w:hint="cs"/>
          <w:rtl/>
        </w:rPr>
        <w:t xml:space="preserve"> בלילו האחרון לפני השיבה לישראל,</w:t>
      </w:r>
      <w:r w:rsidR="006472DF">
        <w:rPr>
          <w:rFonts w:hint="cs"/>
          <w:rtl/>
        </w:rPr>
        <w:t xml:space="preserve"> </w:t>
      </w:r>
      <w:r w:rsidR="007A6696">
        <w:rPr>
          <w:rFonts w:hint="cs"/>
          <w:rtl/>
        </w:rPr>
        <w:t>וחזר</w:t>
      </w:r>
      <w:r w:rsidR="008E126A">
        <w:rPr>
          <w:rFonts w:hint="cs"/>
          <w:rtl/>
        </w:rPr>
        <w:t xml:space="preserve"> ל</w:t>
      </w:r>
      <w:r w:rsidR="00A73C79">
        <w:rPr>
          <w:rFonts w:hint="cs"/>
          <w:rtl/>
        </w:rPr>
        <w:t>שקוע,</w:t>
      </w:r>
      <w:r w:rsidR="00A73C79" w:rsidRPr="00A73C79">
        <w:rPr>
          <w:rFonts w:hint="cs"/>
          <w:rtl/>
        </w:rPr>
        <w:t xml:space="preserve"> </w:t>
      </w:r>
      <w:r w:rsidR="00A73C79">
        <w:rPr>
          <w:rFonts w:hint="cs"/>
          <w:rtl/>
        </w:rPr>
        <w:t xml:space="preserve">לאור </w:t>
      </w:r>
      <w:r w:rsidR="0040204C" w:rsidRPr="0040204C">
        <w:rPr>
          <w:rFonts w:cs="Times New Roman"/>
          <w:rtl/>
        </w:rPr>
        <w:t>דמדומי</w:t>
      </w:r>
      <w:r w:rsidR="00A73C79">
        <w:rPr>
          <w:rFonts w:hint="cs"/>
          <w:rtl/>
        </w:rPr>
        <w:t xml:space="preserve"> ליל</w:t>
      </w:r>
      <w:r w:rsidR="0089692E">
        <w:rPr>
          <w:rFonts w:hint="cs"/>
          <w:rtl/>
        </w:rPr>
        <w:t xml:space="preserve"> </w:t>
      </w:r>
      <w:r w:rsidR="0040204C">
        <w:rPr>
          <w:rFonts w:hint="cs"/>
          <w:rtl/>
        </w:rPr>
        <w:t>ה</w:t>
      </w:r>
      <w:r w:rsidR="00A73C79">
        <w:rPr>
          <w:rFonts w:hint="cs"/>
          <w:rtl/>
        </w:rPr>
        <w:t xml:space="preserve">קיץ, </w:t>
      </w:r>
      <w:bookmarkStart w:id="453" w:name="_Hlk526506244"/>
      <w:r w:rsidR="00A73C79">
        <w:rPr>
          <w:rFonts w:hint="cs"/>
          <w:rtl/>
        </w:rPr>
        <w:t>ב</w:t>
      </w:r>
      <w:r w:rsidR="00452324">
        <w:rPr>
          <w:rFonts w:hint="cs"/>
          <w:rtl/>
        </w:rPr>
        <w:t>עמודי</w:t>
      </w:r>
      <w:r w:rsidR="0040204C">
        <w:rPr>
          <w:rFonts w:hint="cs"/>
          <w:rtl/>
        </w:rPr>
        <w:t>ו</w:t>
      </w:r>
      <w:r w:rsidR="00452324">
        <w:rPr>
          <w:rFonts w:hint="cs"/>
          <w:rtl/>
        </w:rPr>
        <w:t xml:space="preserve"> האחרונים של ספר</w:t>
      </w:r>
      <w:r w:rsidR="008C7253" w:rsidRPr="008C7253">
        <w:rPr>
          <w:rFonts w:cs="Times New Roman"/>
          <w:rtl/>
        </w:rPr>
        <w:t>ה</w:t>
      </w:r>
      <w:r w:rsidR="00452324">
        <w:rPr>
          <w:rFonts w:hint="cs"/>
          <w:rtl/>
        </w:rPr>
        <w:t xml:space="preserve"> של ג'ורג' אליוט: </w:t>
      </w:r>
      <w:r w:rsidR="00A73C79">
        <w:rPr>
          <w:rFonts w:hint="cs"/>
          <w:rtl/>
        </w:rPr>
        <w:t>מגי טוליבר</w:t>
      </w:r>
      <w:r w:rsidR="00452324">
        <w:rPr>
          <w:rFonts w:hint="cs"/>
          <w:rtl/>
        </w:rPr>
        <w:t xml:space="preserve"> </w:t>
      </w:r>
      <w:r w:rsidR="004F73A7">
        <w:rPr>
          <w:rFonts w:hint="cs"/>
          <w:rtl/>
        </w:rPr>
        <w:t>גמרה אומר לשאת</w:t>
      </w:r>
      <w:r w:rsidR="00483BB1">
        <w:rPr>
          <w:rFonts w:hint="cs"/>
          <w:rtl/>
        </w:rPr>
        <w:t xml:space="preserve"> הכול </w:t>
      </w:r>
      <w:r w:rsidR="004F73A7">
        <w:rPr>
          <w:rFonts w:hint="cs"/>
          <w:rtl/>
        </w:rPr>
        <w:t xml:space="preserve">עד המוות, </w:t>
      </w:r>
      <w:r w:rsidR="00A73C79">
        <w:rPr>
          <w:rFonts w:hint="cs"/>
          <w:rtl/>
        </w:rPr>
        <w:t>בעוד נהר</w:t>
      </w:r>
      <w:r w:rsidR="0089692E">
        <w:rPr>
          <w:rFonts w:hint="cs"/>
          <w:rtl/>
        </w:rPr>
        <w:t xml:space="preserve"> </w:t>
      </w:r>
      <w:r w:rsidR="00A73C79">
        <w:rPr>
          <w:rFonts w:hint="cs"/>
          <w:rtl/>
        </w:rPr>
        <w:t>הפ</w:t>
      </w:r>
      <w:r w:rsidR="00B539E5">
        <w:rPr>
          <w:rFonts w:hint="cs"/>
          <w:rtl/>
        </w:rPr>
        <w:t>ְ</w:t>
      </w:r>
      <w:r w:rsidR="00A73C79">
        <w:rPr>
          <w:rFonts w:hint="cs"/>
          <w:rtl/>
        </w:rPr>
        <w:t>לו</w:t>
      </w:r>
      <w:r w:rsidR="00B539E5">
        <w:rPr>
          <w:rFonts w:hint="cs"/>
          <w:rtl/>
        </w:rPr>
        <w:t>ֹ</w:t>
      </w:r>
      <w:r w:rsidR="00A73C79">
        <w:rPr>
          <w:rFonts w:hint="cs"/>
          <w:rtl/>
        </w:rPr>
        <w:t>ס גואה</w:t>
      </w:r>
      <w:bookmarkEnd w:id="453"/>
      <w:r w:rsidR="009529B9">
        <w:rPr>
          <w:rFonts w:hint="cs"/>
          <w:rtl/>
        </w:rPr>
        <w:t>.</w:t>
      </w:r>
      <w:r w:rsidR="008E126A">
        <w:rPr>
          <w:rFonts w:hint="cs"/>
          <w:rtl/>
        </w:rPr>
        <w:t xml:space="preserve"> </w:t>
      </w:r>
      <w:r w:rsidR="00FC1747">
        <w:rPr>
          <w:rFonts w:hint="cs"/>
          <w:rtl/>
        </w:rPr>
        <w:t xml:space="preserve">בתוך כך </w:t>
      </w:r>
      <w:r w:rsidR="00132EF0">
        <w:rPr>
          <w:rFonts w:hint="cs"/>
          <w:rtl/>
        </w:rPr>
        <w:t xml:space="preserve">שמע </w:t>
      </w:r>
      <w:r w:rsidR="0040204C">
        <w:rPr>
          <w:rFonts w:hint="cs"/>
          <w:rtl/>
        </w:rPr>
        <w:t>את</w:t>
      </w:r>
      <w:r w:rsidR="00FC1747">
        <w:rPr>
          <w:rFonts w:hint="cs"/>
          <w:rtl/>
        </w:rPr>
        <w:t xml:space="preserve"> </w:t>
      </w:r>
      <w:r w:rsidR="00DD334F">
        <w:rPr>
          <w:rFonts w:hint="cs"/>
          <w:rtl/>
        </w:rPr>
        <w:t>מלמוליה</w:t>
      </w:r>
      <w:r w:rsidR="00DE066F">
        <w:rPr>
          <w:rFonts w:hint="cs"/>
          <w:rtl/>
        </w:rPr>
        <w:t xml:space="preserve"> המפציר</w:t>
      </w:r>
      <w:r w:rsidR="00DD334F">
        <w:rPr>
          <w:rFonts w:hint="cs"/>
          <w:rtl/>
        </w:rPr>
        <w:t>ים</w:t>
      </w:r>
      <w:r w:rsidR="00DE066F">
        <w:rPr>
          <w:rFonts w:hint="cs"/>
          <w:rtl/>
        </w:rPr>
        <w:t xml:space="preserve"> </w:t>
      </w:r>
      <w:r w:rsidR="00DD334F">
        <w:rPr>
          <w:rFonts w:hint="cs"/>
          <w:rtl/>
        </w:rPr>
        <w:t>של אימ</w:t>
      </w:r>
      <w:r w:rsidR="00FC1747">
        <w:rPr>
          <w:rFonts w:hint="cs"/>
          <w:rtl/>
        </w:rPr>
        <w:t>ו</w:t>
      </w:r>
      <w:r w:rsidR="00DE066F">
        <w:rPr>
          <w:rFonts w:hint="cs"/>
          <w:rtl/>
        </w:rPr>
        <w:t xml:space="preserve"> </w:t>
      </w:r>
      <w:r w:rsidR="0040204C">
        <w:rPr>
          <w:rFonts w:hint="cs"/>
          <w:rtl/>
        </w:rPr>
        <w:t xml:space="preserve">נקטעים </w:t>
      </w:r>
      <w:r w:rsidR="000655BB">
        <w:rPr>
          <w:rFonts w:hint="cs"/>
          <w:rtl/>
        </w:rPr>
        <w:t>על ידי</w:t>
      </w:r>
      <w:r w:rsidR="00DE066F">
        <w:rPr>
          <w:rFonts w:hint="cs"/>
          <w:rtl/>
        </w:rPr>
        <w:t xml:space="preserve"> </w:t>
      </w:r>
      <w:r w:rsidR="008B1B44">
        <w:rPr>
          <w:rFonts w:hint="cs"/>
          <w:rtl/>
        </w:rPr>
        <w:t>סופי</w:t>
      </w:r>
      <w:r w:rsidR="00DE066F">
        <w:rPr>
          <w:rFonts w:hint="cs"/>
          <w:rtl/>
        </w:rPr>
        <w:t xml:space="preserve"> </w:t>
      </w:r>
      <w:r w:rsidR="00DE066F">
        <w:rPr>
          <w:rtl/>
        </w:rPr>
        <w:t>–</w:t>
      </w:r>
      <w:r w:rsidR="00DE066F">
        <w:rPr>
          <w:rFonts w:hint="cs"/>
          <w:rtl/>
        </w:rPr>
        <w:t xml:space="preserve"> </w:t>
      </w:r>
      <w:r w:rsidR="009529B9">
        <w:rPr>
          <w:rFonts w:hint="cs"/>
          <w:rtl/>
        </w:rPr>
        <w:t>"</w:t>
      </w:r>
      <w:r w:rsidR="00DE066F">
        <w:rPr>
          <w:rFonts w:hint="cs"/>
          <w:rtl/>
        </w:rPr>
        <w:t>את אל תדאגי לי, אני יודעת להסתדר בעצמי</w:t>
      </w:r>
      <w:r w:rsidR="009529B9">
        <w:rPr>
          <w:rFonts w:hint="cs"/>
          <w:rtl/>
        </w:rPr>
        <w:t>.</w:t>
      </w:r>
      <w:r w:rsidR="00DE066F" w:rsidRPr="0007760D">
        <w:rPr>
          <w:rFonts w:hint="cs"/>
          <w:color w:val="A6A6A6" w:themeColor="background1" w:themeShade="A6"/>
          <w:rtl/>
        </w:rPr>
        <w:t xml:space="preserve"> </w:t>
      </w:r>
      <w:r w:rsidR="009529B9" w:rsidRPr="0007760D">
        <w:rPr>
          <w:rFonts w:hint="cs"/>
          <w:color w:val="A6A6A6" w:themeColor="background1" w:themeShade="A6"/>
          <w:rtl/>
        </w:rPr>
        <w:t>[</w:t>
      </w:r>
      <w:r w:rsidR="00DE066F" w:rsidRPr="0007760D">
        <w:rPr>
          <w:rFonts w:hint="cs"/>
          <w:color w:val="A6A6A6" w:themeColor="background1" w:themeShade="A6"/>
          <w:rtl/>
        </w:rPr>
        <w:t>אני מסרבת לשמוע אותך אומרת עוד מילה אחת בנידון את שומעת?</w:t>
      </w:r>
      <w:r w:rsidR="009529B9" w:rsidRPr="0007760D">
        <w:rPr>
          <w:rFonts w:hint="cs"/>
          <w:color w:val="A6A6A6" w:themeColor="background1" w:themeShade="A6"/>
          <w:rtl/>
        </w:rPr>
        <w:t>]</w:t>
      </w:r>
      <w:r w:rsidR="00DE066F">
        <w:rPr>
          <w:rFonts w:hint="cs"/>
          <w:rtl/>
        </w:rPr>
        <w:t xml:space="preserve"> </w:t>
      </w:r>
      <w:r w:rsidR="006C2B36">
        <w:rPr>
          <w:rFonts w:hint="cs"/>
          <w:rtl/>
        </w:rPr>
        <w:t xml:space="preserve">אני גמרתי את השיחה הזאת. </w:t>
      </w:r>
      <w:r w:rsidR="00DE066F">
        <w:rPr>
          <w:rFonts w:hint="cs"/>
          <w:rtl/>
        </w:rPr>
        <w:t>עוד מילה אחת ואני מעיפה עלייך את הדלת.</w:t>
      </w:r>
      <w:r w:rsidR="009529B9">
        <w:rPr>
          <w:rFonts w:hint="cs"/>
          <w:rtl/>
        </w:rPr>
        <w:t>"</w:t>
      </w:r>
    </w:p>
    <w:p w14:paraId="0E7B9B0F" w14:textId="2AC15DB0" w:rsidR="004F73A7" w:rsidRPr="0007760D" w:rsidRDefault="004F73A7" w:rsidP="004F73A7">
      <w:pPr>
        <w:rPr>
          <w:color w:val="A6A6A6" w:themeColor="background1" w:themeShade="A6"/>
          <w:rtl/>
        </w:rPr>
      </w:pPr>
      <w:r w:rsidRPr="0007760D">
        <w:rPr>
          <w:rFonts w:hint="cs"/>
          <w:color w:val="A6A6A6" w:themeColor="background1" w:themeShade="A6"/>
          <w:rtl/>
        </w:rPr>
        <w:t>[</w:t>
      </w:r>
      <w:r w:rsidRPr="0007760D">
        <w:rPr>
          <w:color w:val="A6A6A6" w:themeColor="background1" w:themeShade="A6"/>
        </w:rPr>
        <w:t>http://www.sparknotes.com/lit/millonthefloss/section18/page/2</w:t>
      </w:r>
      <w:r w:rsidRPr="0007760D">
        <w:rPr>
          <w:rFonts w:cs="Times New Roman"/>
          <w:color w:val="A6A6A6" w:themeColor="background1" w:themeShade="A6"/>
          <w:rtl/>
        </w:rPr>
        <w:t>/</w:t>
      </w:r>
      <w:r w:rsidRPr="0007760D">
        <w:rPr>
          <w:rFonts w:hint="cs"/>
          <w:color w:val="A6A6A6" w:themeColor="background1" w:themeShade="A6"/>
          <w:rtl/>
        </w:rPr>
        <w:t>]</w:t>
      </w:r>
    </w:p>
    <w:p w14:paraId="36F85927" w14:textId="38F3BE0E" w:rsidR="00DD334F" w:rsidRDefault="008C7253" w:rsidP="00FC1747">
      <w:pPr>
        <w:rPr>
          <w:rtl/>
        </w:rPr>
      </w:pPr>
      <w:r w:rsidRPr="008C7253">
        <w:rPr>
          <w:rFonts w:cs="Times New Roman"/>
          <w:rtl/>
        </w:rPr>
        <w:t>הוא</w:t>
      </w:r>
      <w:r w:rsidR="00FE220D">
        <w:rPr>
          <w:rFonts w:hint="cs"/>
          <w:rtl/>
        </w:rPr>
        <w:t xml:space="preserve"> </w:t>
      </w:r>
      <w:r w:rsidR="006472DF">
        <w:rPr>
          <w:rFonts w:hint="cs"/>
          <w:rtl/>
        </w:rPr>
        <w:t xml:space="preserve">נכנס </w:t>
      </w:r>
      <w:r w:rsidR="0040204C" w:rsidRPr="0040204C">
        <w:rPr>
          <w:rFonts w:cs="Times New Roman"/>
          <w:rtl/>
        </w:rPr>
        <w:t>פנימה</w:t>
      </w:r>
      <w:r w:rsidR="0040204C">
        <w:rPr>
          <w:rFonts w:cs="Times New Roman" w:hint="cs"/>
          <w:rtl/>
        </w:rPr>
        <w:t xml:space="preserve"> </w:t>
      </w:r>
      <w:r w:rsidR="006472DF">
        <w:rPr>
          <w:rFonts w:hint="cs"/>
          <w:rtl/>
        </w:rPr>
        <w:t>ו</w:t>
      </w:r>
      <w:r w:rsidR="00FE220D">
        <w:rPr>
          <w:rFonts w:hint="cs"/>
          <w:rtl/>
        </w:rPr>
        <w:t xml:space="preserve">עלה שקט ככל שניתן במדרגות </w:t>
      </w:r>
      <w:r w:rsidR="00FC1747">
        <w:rPr>
          <w:rFonts w:hint="cs"/>
          <w:rtl/>
        </w:rPr>
        <w:t>ש</w:t>
      </w:r>
      <w:r w:rsidR="00FE220D">
        <w:rPr>
          <w:rFonts w:hint="cs"/>
          <w:rtl/>
        </w:rPr>
        <w:t>חרקו</w:t>
      </w:r>
      <w:r w:rsidR="00341075">
        <w:rPr>
          <w:rFonts w:hint="cs"/>
          <w:rtl/>
        </w:rPr>
        <w:t xml:space="preserve"> ב</w:t>
      </w:r>
      <w:r w:rsidR="00F03037">
        <w:rPr>
          <w:rFonts w:hint="cs"/>
          <w:rtl/>
        </w:rPr>
        <w:t xml:space="preserve">של </w:t>
      </w:r>
      <w:r w:rsidR="00FC1747">
        <w:rPr>
          <w:rFonts w:hint="cs"/>
          <w:rtl/>
        </w:rPr>
        <w:t xml:space="preserve">גל </w:t>
      </w:r>
      <w:r w:rsidR="00F03037">
        <w:rPr>
          <w:rFonts w:hint="cs"/>
          <w:rtl/>
        </w:rPr>
        <w:t xml:space="preserve">החום </w:t>
      </w:r>
      <w:r w:rsidR="00FC1747">
        <w:rPr>
          <w:rFonts w:hint="cs"/>
          <w:rtl/>
        </w:rPr>
        <w:t>הנדיר</w:t>
      </w:r>
      <w:r w:rsidR="00FE220D">
        <w:rPr>
          <w:rFonts w:hint="cs"/>
          <w:rtl/>
        </w:rPr>
        <w:t xml:space="preserve">. אימו </w:t>
      </w:r>
      <w:r w:rsidR="004F73A7">
        <w:rPr>
          <w:rFonts w:hint="cs"/>
          <w:rtl/>
        </w:rPr>
        <w:t xml:space="preserve">נצמדה לסדק </w:t>
      </w:r>
      <w:r w:rsidR="00FE220D">
        <w:rPr>
          <w:rFonts w:hint="cs"/>
          <w:rtl/>
        </w:rPr>
        <w:t xml:space="preserve">קטן </w:t>
      </w:r>
      <w:r w:rsidR="002940F1" w:rsidRPr="002940F1">
        <w:rPr>
          <w:rFonts w:cs="Times New Roman"/>
          <w:rtl/>
        </w:rPr>
        <w:t>שהצליחה לפ</w:t>
      </w:r>
      <w:r w:rsidR="00E06320">
        <w:rPr>
          <w:rFonts w:cs="Times New Roman" w:hint="cs"/>
          <w:rtl/>
        </w:rPr>
        <w:t>שק</w:t>
      </w:r>
      <w:r w:rsidR="002940F1" w:rsidRPr="002940F1">
        <w:rPr>
          <w:rFonts w:cs="Times New Roman"/>
          <w:rtl/>
        </w:rPr>
        <w:t xml:space="preserve"> </w:t>
      </w:r>
      <w:r w:rsidR="00132EF0">
        <w:rPr>
          <w:rFonts w:hint="cs"/>
          <w:rtl/>
        </w:rPr>
        <w:t>ב</w:t>
      </w:r>
      <w:r w:rsidR="009529B9">
        <w:rPr>
          <w:rFonts w:hint="cs"/>
          <w:rtl/>
        </w:rPr>
        <w:t xml:space="preserve">ין המשקוף </w:t>
      </w:r>
      <w:r w:rsidR="0040204C">
        <w:rPr>
          <w:rFonts w:hint="cs"/>
          <w:rtl/>
        </w:rPr>
        <w:t>ל</w:t>
      </w:r>
      <w:r w:rsidR="00B539E5">
        <w:rPr>
          <w:rFonts w:hint="cs"/>
          <w:rtl/>
        </w:rPr>
        <w:t>דלת</w:t>
      </w:r>
      <w:r w:rsidR="00132EF0">
        <w:rPr>
          <w:rFonts w:hint="cs"/>
          <w:rtl/>
        </w:rPr>
        <w:t xml:space="preserve"> חדרה של </w:t>
      </w:r>
      <w:r w:rsidR="008B1B44">
        <w:rPr>
          <w:rFonts w:hint="cs"/>
          <w:rtl/>
        </w:rPr>
        <w:t>סופי</w:t>
      </w:r>
      <w:r w:rsidR="009529B9">
        <w:rPr>
          <w:rFonts w:hint="cs"/>
          <w:rtl/>
        </w:rPr>
        <w:t>.</w:t>
      </w:r>
      <w:r w:rsidR="00FE220D">
        <w:rPr>
          <w:rFonts w:hint="cs"/>
          <w:rtl/>
        </w:rPr>
        <w:t xml:space="preserve"> </w:t>
      </w:r>
      <w:r w:rsidR="00DD334F">
        <w:rPr>
          <w:rFonts w:hint="cs"/>
          <w:rtl/>
        </w:rPr>
        <w:t>מ</w:t>
      </w:r>
      <w:r w:rsidR="00FE220D">
        <w:rPr>
          <w:rFonts w:hint="cs"/>
          <w:rtl/>
        </w:rPr>
        <w:t>צ</w:t>
      </w:r>
      <w:r w:rsidR="00DD334F">
        <w:rPr>
          <w:rFonts w:hint="cs"/>
          <w:rtl/>
        </w:rPr>
        <w:t>י</w:t>
      </w:r>
      <w:r w:rsidR="00FE220D">
        <w:rPr>
          <w:rFonts w:hint="cs"/>
          <w:rtl/>
        </w:rPr>
        <w:t>ד</w:t>
      </w:r>
      <w:r w:rsidR="00B539E5">
        <w:rPr>
          <w:rFonts w:hint="cs"/>
          <w:rtl/>
        </w:rPr>
        <w:t>ה</w:t>
      </w:r>
      <w:r w:rsidR="00FE220D">
        <w:rPr>
          <w:rFonts w:hint="cs"/>
          <w:rtl/>
        </w:rPr>
        <w:t xml:space="preserve"> השני</w:t>
      </w:r>
      <w:r w:rsidR="00132EF0">
        <w:rPr>
          <w:rFonts w:hint="cs"/>
          <w:rtl/>
        </w:rPr>
        <w:t xml:space="preserve"> </w:t>
      </w:r>
      <w:r w:rsidR="002940F1" w:rsidRPr="002940F1">
        <w:rPr>
          <w:rFonts w:cs="Times New Roman"/>
          <w:rtl/>
        </w:rPr>
        <w:t xml:space="preserve">של הדלת </w:t>
      </w:r>
      <w:r w:rsidR="001C5A04">
        <w:rPr>
          <w:rFonts w:hint="cs"/>
          <w:rtl/>
        </w:rPr>
        <w:t>הייתה</w:t>
      </w:r>
      <w:r w:rsidR="00FE220D">
        <w:rPr>
          <w:rFonts w:hint="cs"/>
          <w:rtl/>
        </w:rPr>
        <w:t xml:space="preserve"> בתה </w:t>
      </w:r>
      <w:r w:rsidR="00DD334F">
        <w:rPr>
          <w:rFonts w:hint="cs"/>
          <w:rtl/>
        </w:rPr>
        <w:t xml:space="preserve">הבכורה </w:t>
      </w:r>
      <w:r w:rsidR="00FE220D">
        <w:rPr>
          <w:rFonts w:hint="cs"/>
          <w:rtl/>
        </w:rPr>
        <w:t>מ</w:t>
      </w:r>
      <w:r w:rsidR="0089692E">
        <w:rPr>
          <w:rFonts w:hint="cs"/>
          <w:rtl/>
        </w:rPr>
        <w:t>ו</w:t>
      </w:r>
      <w:r w:rsidR="0040204C">
        <w:rPr>
          <w:rFonts w:hint="cs"/>
          <w:rtl/>
        </w:rPr>
        <w:t>ג</w:t>
      </w:r>
      <w:r w:rsidR="00FE220D">
        <w:rPr>
          <w:rFonts w:hint="cs"/>
          <w:rtl/>
        </w:rPr>
        <w:t xml:space="preserve">נת </w:t>
      </w:r>
      <w:r w:rsidR="000655BB">
        <w:rPr>
          <w:rFonts w:hint="cs"/>
          <w:rtl/>
        </w:rPr>
        <w:t>על ידי</w:t>
      </w:r>
      <w:r w:rsidR="00FE220D">
        <w:rPr>
          <w:rFonts w:hint="cs"/>
          <w:rtl/>
        </w:rPr>
        <w:t xml:space="preserve"> מיט</w:t>
      </w:r>
      <w:r w:rsidR="00FC1747">
        <w:rPr>
          <w:rFonts w:hint="cs"/>
          <w:rtl/>
        </w:rPr>
        <w:t>ת</w:t>
      </w:r>
      <w:r w:rsidR="00FE220D">
        <w:rPr>
          <w:rFonts w:hint="cs"/>
          <w:rtl/>
        </w:rPr>
        <w:t>ה</w:t>
      </w:r>
      <w:r w:rsidR="00B539E5">
        <w:rPr>
          <w:rFonts w:hint="cs"/>
          <w:rtl/>
        </w:rPr>
        <w:t xml:space="preserve">, </w:t>
      </w:r>
      <w:r w:rsidR="0089692E">
        <w:rPr>
          <w:rFonts w:hint="cs"/>
          <w:rtl/>
        </w:rPr>
        <w:t>ש</w:t>
      </w:r>
      <w:r w:rsidR="009529B9">
        <w:rPr>
          <w:rFonts w:hint="cs"/>
          <w:rtl/>
        </w:rPr>
        <w:t xml:space="preserve">אותה </w:t>
      </w:r>
      <w:r w:rsidR="00B539E5">
        <w:rPr>
          <w:rFonts w:hint="cs"/>
          <w:rtl/>
        </w:rPr>
        <w:t xml:space="preserve">הסיטה </w:t>
      </w:r>
      <w:r w:rsidRPr="008C7253">
        <w:rPr>
          <w:rFonts w:cs="Times New Roman"/>
          <w:rtl/>
        </w:rPr>
        <w:t>אל פתח החדר</w:t>
      </w:r>
      <w:r w:rsidR="0089692E">
        <w:rPr>
          <w:rFonts w:cs="Times New Roman" w:hint="cs"/>
          <w:rtl/>
        </w:rPr>
        <w:t xml:space="preserve"> כדי</w:t>
      </w:r>
      <w:r w:rsidR="002940F1" w:rsidRPr="002940F1">
        <w:rPr>
          <w:rFonts w:cs="Times New Roman"/>
          <w:rtl/>
        </w:rPr>
        <w:t xml:space="preserve"> שתשמש</w:t>
      </w:r>
      <w:r w:rsidRPr="008C7253">
        <w:rPr>
          <w:rFonts w:cs="Times New Roman"/>
          <w:rtl/>
        </w:rPr>
        <w:t xml:space="preserve"> כביצורים</w:t>
      </w:r>
      <w:r w:rsidR="006C2B36">
        <w:rPr>
          <w:rFonts w:hint="cs"/>
          <w:rtl/>
        </w:rPr>
        <w:t xml:space="preserve">. </w:t>
      </w:r>
    </w:p>
    <w:p w14:paraId="70810AAD" w14:textId="08B5CFBF" w:rsidR="00FE220D" w:rsidRDefault="006C2B36" w:rsidP="00DD334F">
      <w:pPr>
        <w:rPr>
          <w:rtl/>
        </w:rPr>
      </w:pPr>
      <w:r>
        <w:rPr>
          <w:rFonts w:hint="cs"/>
          <w:rtl/>
        </w:rPr>
        <w:t>"זאת הישורת האחרונה," הא</w:t>
      </w:r>
      <w:r w:rsidR="00DD334F">
        <w:rPr>
          <w:rFonts w:hint="cs"/>
          <w:rtl/>
        </w:rPr>
        <w:t>ם</w:t>
      </w:r>
      <w:r>
        <w:rPr>
          <w:rFonts w:hint="cs"/>
          <w:rtl/>
        </w:rPr>
        <w:t xml:space="preserve"> מלמלה. </w:t>
      </w:r>
    </w:p>
    <w:p w14:paraId="21838310" w14:textId="2BDFC605" w:rsidR="006C2B36" w:rsidRDefault="006C2B36" w:rsidP="009D6795">
      <w:pPr>
        <w:rPr>
          <w:rtl/>
        </w:rPr>
      </w:pPr>
      <w:r>
        <w:rPr>
          <w:rFonts w:hint="cs"/>
          <w:rtl/>
        </w:rPr>
        <w:t>"זאת אף פעם לא הישורת האחרונה!"</w:t>
      </w:r>
    </w:p>
    <w:p w14:paraId="4D47CC29" w14:textId="1989CB26" w:rsidR="006C2B36" w:rsidRDefault="006C2B36" w:rsidP="009D6795">
      <w:pPr>
        <w:rPr>
          <w:rtl/>
        </w:rPr>
      </w:pPr>
      <w:r>
        <w:rPr>
          <w:rFonts w:hint="cs"/>
          <w:rtl/>
        </w:rPr>
        <w:t xml:space="preserve">"את לא יכולה לוותר </w:t>
      </w:r>
      <w:r w:rsidR="00F06A3F">
        <w:rPr>
          <w:rFonts w:hint="cs"/>
          <w:rtl/>
        </w:rPr>
        <w:t>עכשיו</w:t>
      </w:r>
      <w:r>
        <w:rPr>
          <w:rFonts w:hint="cs"/>
          <w:rtl/>
        </w:rPr>
        <w:t>..."</w:t>
      </w:r>
    </w:p>
    <w:p w14:paraId="56702872" w14:textId="77777777" w:rsidR="006C2B36" w:rsidRDefault="006C2B36" w:rsidP="009D6795">
      <w:pPr>
        <w:rPr>
          <w:rtl/>
        </w:rPr>
      </w:pPr>
      <w:r>
        <w:rPr>
          <w:rFonts w:hint="cs"/>
          <w:rtl/>
        </w:rPr>
        <w:t>"רוצה לראות אותי?"</w:t>
      </w:r>
    </w:p>
    <w:p w14:paraId="27CC784E" w14:textId="77777777" w:rsidR="006C2B36" w:rsidRDefault="006C2B36" w:rsidP="009D6795">
      <w:pPr>
        <w:rPr>
          <w:rtl/>
        </w:rPr>
      </w:pPr>
      <w:r>
        <w:rPr>
          <w:rFonts w:hint="cs"/>
          <w:rtl/>
        </w:rPr>
        <w:t>"לא... בבקשה. זה רק לטובתך..."</w:t>
      </w:r>
    </w:p>
    <w:p w14:paraId="6A300879" w14:textId="3B7725B2" w:rsidR="006C2B36" w:rsidRDefault="006C2B36" w:rsidP="00DD334F">
      <w:pPr>
        <w:rPr>
          <w:rtl/>
        </w:rPr>
      </w:pPr>
      <w:r>
        <w:rPr>
          <w:rFonts w:hint="cs"/>
          <w:rtl/>
        </w:rPr>
        <w:t xml:space="preserve">"ומה הוא עושה כאן? אמרת </w:t>
      </w:r>
      <w:r w:rsidR="0032594A">
        <w:rPr>
          <w:rFonts w:hint="cs"/>
          <w:rtl/>
        </w:rPr>
        <w:t xml:space="preserve">לי </w:t>
      </w:r>
      <w:r>
        <w:rPr>
          <w:rFonts w:hint="cs"/>
          <w:rtl/>
        </w:rPr>
        <w:t>שא</w:t>
      </w:r>
      <w:r w:rsidR="00446DC4">
        <w:rPr>
          <w:rFonts w:hint="cs"/>
          <w:rtl/>
        </w:rPr>
        <w:t>ת פה לבד</w:t>
      </w:r>
      <w:r>
        <w:rPr>
          <w:rFonts w:hint="cs"/>
          <w:rtl/>
        </w:rPr>
        <w:t xml:space="preserve">!" </w:t>
      </w:r>
      <w:r w:rsidR="009529B9">
        <w:rPr>
          <w:rFonts w:hint="cs"/>
          <w:rtl/>
        </w:rPr>
        <w:t>סופי</w:t>
      </w:r>
      <w:r>
        <w:rPr>
          <w:rFonts w:hint="cs"/>
          <w:rtl/>
        </w:rPr>
        <w:t xml:space="preserve"> טרקה בכ</w:t>
      </w:r>
      <w:r w:rsidR="009529B9">
        <w:rPr>
          <w:rFonts w:hint="cs"/>
          <w:rtl/>
        </w:rPr>
        <w:t>ו</w:t>
      </w:r>
      <w:r>
        <w:rPr>
          <w:rFonts w:hint="cs"/>
          <w:rtl/>
        </w:rPr>
        <w:t xml:space="preserve">ח את הדלת </w:t>
      </w:r>
      <w:r w:rsidR="000E4DAB">
        <w:rPr>
          <w:rFonts w:hint="cs"/>
          <w:rtl/>
        </w:rPr>
        <w:t xml:space="preserve">על האם הקפואה ועל אלכס שהופיע </w:t>
      </w:r>
      <w:r w:rsidR="0032594A">
        <w:rPr>
          <w:rFonts w:hint="cs"/>
          <w:rtl/>
        </w:rPr>
        <w:t>מאחוריה</w:t>
      </w:r>
      <w:r w:rsidR="00B539E5">
        <w:rPr>
          <w:rFonts w:hint="cs"/>
          <w:rtl/>
        </w:rPr>
        <w:t>.</w:t>
      </w:r>
      <w:r w:rsidR="000E4DAB">
        <w:rPr>
          <w:rFonts w:hint="cs"/>
          <w:rtl/>
        </w:rPr>
        <w:t xml:space="preserve"> </w:t>
      </w:r>
      <w:r>
        <w:rPr>
          <w:rFonts w:hint="cs"/>
          <w:rtl/>
        </w:rPr>
        <w:t xml:space="preserve">תמונות התנודדו על הקיר </w:t>
      </w:r>
      <w:r w:rsidR="006472DF">
        <w:rPr>
          <w:rFonts w:hint="cs"/>
          <w:rtl/>
        </w:rPr>
        <w:t xml:space="preserve">החיצוני </w:t>
      </w:r>
      <w:r>
        <w:rPr>
          <w:rFonts w:hint="cs"/>
          <w:rtl/>
        </w:rPr>
        <w:t>וכוננית קטנה ח</w:t>
      </w:r>
      <w:r w:rsidR="00034C5B">
        <w:rPr>
          <w:rFonts w:hint="cs"/>
          <w:rtl/>
        </w:rPr>
        <w:t xml:space="preserve">רקה על </w:t>
      </w:r>
      <w:r>
        <w:rPr>
          <w:rFonts w:hint="cs"/>
          <w:rtl/>
        </w:rPr>
        <w:t>מקומה. "</w:t>
      </w:r>
      <w:r w:rsidR="00DD334F">
        <w:rPr>
          <w:rFonts w:hint="cs"/>
          <w:rtl/>
        </w:rPr>
        <w:t xml:space="preserve">ולי את קוראת </w:t>
      </w:r>
      <w:r>
        <w:rPr>
          <w:rFonts w:hint="cs"/>
          <w:rtl/>
        </w:rPr>
        <w:t>שקרנית!</w:t>
      </w:r>
      <w:r w:rsidR="006472DF">
        <w:rPr>
          <w:rFonts w:hint="cs"/>
          <w:rtl/>
        </w:rPr>
        <w:t xml:space="preserve">" </w:t>
      </w:r>
      <w:r w:rsidR="00C02CF3">
        <w:rPr>
          <w:rFonts w:hint="cs"/>
          <w:rtl/>
        </w:rPr>
        <w:t>שאגותיה בקעו</w:t>
      </w:r>
      <w:r w:rsidR="006472DF">
        <w:rPr>
          <w:rFonts w:hint="cs"/>
          <w:rtl/>
        </w:rPr>
        <w:t xml:space="preserve"> מתוך החדר</w:t>
      </w:r>
      <w:r w:rsidR="00C02CF3">
        <w:rPr>
          <w:rFonts w:hint="cs"/>
          <w:rtl/>
        </w:rPr>
        <w:t xml:space="preserve">, </w:t>
      </w:r>
      <w:r w:rsidR="006472DF">
        <w:rPr>
          <w:rFonts w:hint="cs"/>
          <w:rtl/>
        </w:rPr>
        <w:t>"</w:t>
      </w:r>
      <w:r w:rsidR="00DD334F">
        <w:rPr>
          <w:rFonts w:hint="cs"/>
          <w:rtl/>
        </w:rPr>
        <w:t xml:space="preserve">את השקרנית! </w:t>
      </w:r>
      <w:r>
        <w:rPr>
          <w:rFonts w:hint="cs"/>
          <w:rtl/>
        </w:rPr>
        <w:t>עופי לי מהחיים."</w:t>
      </w:r>
    </w:p>
    <w:p w14:paraId="4FC1F661" w14:textId="639F1037" w:rsidR="002B5133" w:rsidRDefault="006C2B36" w:rsidP="00E261FA">
      <w:pPr>
        <w:rPr>
          <w:rtl/>
        </w:rPr>
      </w:pPr>
      <w:r>
        <w:rPr>
          <w:rFonts w:hint="cs"/>
          <w:rtl/>
        </w:rPr>
        <w:t>הם עמדו במסדרון החש</w:t>
      </w:r>
      <w:r w:rsidR="00DB4A0E">
        <w:rPr>
          <w:rFonts w:hint="cs"/>
          <w:rtl/>
        </w:rPr>
        <w:t>ו</w:t>
      </w:r>
      <w:r>
        <w:rPr>
          <w:rFonts w:hint="cs"/>
          <w:rtl/>
        </w:rPr>
        <w:t>ך, אימו שפשפ</w:t>
      </w:r>
      <w:r w:rsidR="000E4DAB">
        <w:rPr>
          <w:rFonts w:hint="cs"/>
          <w:rtl/>
        </w:rPr>
        <w:t>ה</w:t>
      </w:r>
      <w:r>
        <w:rPr>
          <w:rFonts w:hint="cs"/>
          <w:rtl/>
        </w:rPr>
        <w:t xml:space="preserve"> את מצחה </w:t>
      </w:r>
      <w:r w:rsidR="000E4DAB">
        <w:rPr>
          <w:rFonts w:hint="cs"/>
          <w:rtl/>
        </w:rPr>
        <w:t>במקום ש</w:t>
      </w:r>
      <w:r>
        <w:rPr>
          <w:rFonts w:hint="cs"/>
          <w:rtl/>
        </w:rPr>
        <w:t>הדלת פגעה</w:t>
      </w:r>
      <w:r w:rsidR="00C02CF3">
        <w:rPr>
          <w:rFonts w:hint="cs"/>
          <w:rtl/>
        </w:rPr>
        <w:t xml:space="preserve"> בה</w:t>
      </w:r>
      <w:r>
        <w:rPr>
          <w:rFonts w:hint="cs"/>
          <w:rtl/>
        </w:rPr>
        <w:t>.</w:t>
      </w:r>
      <w:r w:rsidR="002B5133" w:rsidRPr="002B5133">
        <w:rPr>
          <w:rFonts w:hint="cs"/>
          <w:rtl/>
        </w:rPr>
        <w:t xml:space="preserve"> </w:t>
      </w:r>
      <w:r w:rsidR="00824E65">
        <w:rPr>
          <w:rFonts w:hint="cs"/>
          <w:rtl/>
        </w:rPr>
        <w:t xml:space="preserve">"שילמנו למורה הפרטי והיא לא הגיעה לשיעורים. </w:t>
      </w:r>
      <w:r w:rsidR="004F73A7">
        <w:rPr>
          <w:rFonts w:hint="cs"/>
          <w:rtl/>
        </w:rPr>
        <w:t xml:space="preserve">שנה שלמה </w:t>
      </w:r>
      <w:r w:rsidR="00824E65">
        <w:rPr>
          <w:rFonts w:hint="cs"/>
          <w:rtl/>
        </w:rPr>
        <w:t>שילמנו והיא לא הגיעה</w:t>
      </w:r>
      <w:r w:rsidR="00B539E5">
        <w:rPr>
          <w:rFonts w:hint="cs"/>
          <w:rtl/>
        </w:rPr>
        <w:t>,</w:t>
      </w:r>
      <w:r w:rsidR="00824E65">
        <w:rPr>
          <w:rFonts w:hint="cs"/>
          <w:rtl/>
        </w:rPr>
        <w:t xml:space="preserve">" </w:t>
      </w:r>
      <w:r w:rsidR="002B5133">
        <w:rPr>
          <w:rFonts w:hint="cs"/>
          <w:rtl/>
        </w:rPr>
        <w:t>הא</w:t>
      </w:r>
      <w:r w:rsidR="00824E65">
        <w:rPr>
          <w:rFonts w:hint="cs"/>
          <w:rtl/>
        </w:rPr>
        <w:t>ם</w:t>
      </w:r>
      <w:r w:rsidR="002B5133">
        <w:rPr>
          <w:rFonts w:hint="cs"/>
          <w:rtl/>
        </w:rPr>
        <w:t xml:space="preserve"> </w:t>
      </w:r>
      <w:r w:rsidR="000E4DAB">
        <w:rPr>
          <w:rFonts w:hint="cs"/>
          <w:rtl/>
        </w:rPr>
        <w:t>לחשה</w:t>
      </w:r>
      <w:r w:rsidR="002B5133">
        <w:rPr>
          <w:rFonts w:hint="cs"/>
          <w:rtl/>
        </w:rPr>
        <w:t xml:space="preserve"> </w:t>
      </w:r>
      <w:r w:rsidR="00E261FA">
        <w:rPr>
          <w:rFonts w:hint="cs"/>
          <w:rtl/>
        </w:rPr>
        <w:t>באפיסת</w:t>
      </w:r>
      <w:r w:rsidR="0089692E">
        <w:rPr>
          <w:rFonts w:hint="cs"/>
          <w:rtl/>
        </w:rPr>
        <w:t xml:space="preserve"> </w:t>
      </w:r>
      <w:r w:rsidR="00E261FA">
        <w:rPr>
          <w:rFonts w:hint="cs"/>
          <w:rtl/>
        </w:rPr>
        <w:t xml:space="preserve">כוחות </w:t>
      </w:r>
      <w:r w:rsidR="002B5133">
        <w:rPr>
          <w:rFonts w:hint="cs"/>
          <w:rtl/>
        </w:rPr>
        <w:t>מול הדלת הטרוקה, [</w:t>
      </w:r>
      <w:r w:rsidR="002B5133">
        <w:t>simmering</w:t>
      </w:r>
      <w:r w:rsidR="00E261FA">
        <w:rPr>
          <w:rFonts w:hint="cs"/>
          <w:rtl/>
        </w:rPr>
        <w:t xml:space="preserve">] </w:t>
      </w:r>
      <w:r w:rsidR="00C02CF3">
        <w:rPr>
          <w:rFonts w:hint="cs"/>
          <w:rtl/>
        </w:rPr>
        <w:t xml:space="preserve">"אתה מבין? רק </w:t>
      </w:r>
      <w:r w:rsidR="00F06A3F">
        <w:rPr>
          <w:rFonts w:hint="cs"/>
          <w:rtl/>
        </w:rPr>
        <w:t>עכשיו</w:t>
      </w:r>
      <w:r w:rsidR="00C02CF3">
        <w:rPr>
          <w:rFonts w:hint="cs"/>
          <w:rtl/>
        </w:rPr>
        <w:t xml:space="preserve"> זה נודע לי." </w:t>
      </w:r>
      <w:r w:rsidR="004B0843">
        <w:rPr>
          <w:rFonts w:hint="cs"/>
          <w:rtl/>
        </w:rPr>
        <w:t>מה</w:t>
      </w:r>
      <w:r w:rsidR="002B5133">
        <w:rPr>
          <w:rFonts w:hint="cs"/>
          <w:rtl/>
        </w:rPr>
        <w:t>ו משפט</w:t>
      </w:r>
      <w:r w:rsidR="0089692E">
        <w:rPr>
          <w:rFonts w:hint="cs"/>
          <w:rtl/>
        </w:rPr>
        <w:t xml:space="preserve"> </w:t>
      </w:r>
      <w:r w:rsidR="004B0843">
        <w:rPr>
          <w:rFonts w:hint="cs"/>
          <w:rtl/>
        </w:rPr>
        <w:t>ה</w:t>
      </w:r>
      <w:r w:rsidR="002B5133">
        <w:rPr>
          <w:rFonts w:hint="cs"/>
          <w:rtl/>
        </w:rPr>
        <w:t>פלא שהיה גורם ל</w:t>
      </w:r>
      <w:r w:rsidR="008B1B44">
        <w:rPr>
          <w:rFonts w:hint="cs"/>
          <w:rtl/>
        </w:rPr>
        <w:t>סופי</w:t>
      </w:r>
      <w:r w:rsidR="002B5133">
        <w:rPr>
          <w:rFonts w:hint="cs"/>
          <w:rtl/>
        </w:rPr>
        <w:t xml:space="preserve"> להתאמץ</w:t>
      </w:r>
      <w:r w:rsidR="004B0843">
        <w:rPr>
          <w:rFonts w:hint="cs"/>
          <w:rtl/>
        </w:rPr>
        <w:t>?</w:t>
      </w:r>
      <w:r w:rsidR="002B5133">
        <w:rPr>
          <w:rFonts w:hint="cs"/>
          <w:rtl/>
        </w:rPr>
        <w:t xml:space="preserve"> </w:t>
      </w:r>
      <w:r w:rsidR="00B133BE">
        <w:rPr>
          <w:rFonts w:hint="cs"/>
          <w:rtl/>
        </w:rPr>
        <w:t>[</w:t>
      </w:r>
      <w:r w:rsidR="002B5133">
        <w:rPr>
          <w:rFonts w:hint="cs"/>
          <w:rtl/>
        </w:rPr>
        <w:t xml:space="preserve">להשתפר </w:t>
      </w:r>
      <w:r w:rsidR="002B5133">
        <w:rPr>
          <w:rtl/>
        </w:rPr>
        <w:t>–</w:t>
      </w:r>
      <w:r w:rsidR="00342E58">
        <w:rPr>
          <w:rFonts w:hint="cs"/>
          <w:rtl/>
        </w:rPr>
        <w:t xml:space="preserve"> </w:t>
      </w:r>
      <w:bookmarkStart w:id="454" w:name="_Hlk526505817"/>
      <w:r w:rsidR="00342E58">
        <w:rPr>
          <w:rFonts w:hint="cs"/>
          <w:rtl/>
        </w:rPr>
        <w:t>הרי לא מופרך לדרוש זאת!</w:t>
      </w:r>
      <w:bookmarkEnd w:id="454"/>
      <w:r w:rsidR="00B133BE">
        <w:rPr>
          <w:rFonts w:hint="cs"/>
          <w:rtl/>
        </w:rPr>
        <w:t>]</w:t>
      </w:r>
      <w:r w:rsidR="002B5133">
        <w:rPr>
          <w:rFonts w:hint="cs"/>
          <w:rtl/>
        </w:rPr>
        <w:t xml:space="preserve"> </w:t>
      </w:r>
      <w:r w:rsidR="008C7253" w:rsidRPr="008C7253">
        <w:rPr>
          <w:rFonts w:cs="Times New Roman"/>
          <w:rtl/>
        </w:rPr>
        <w:t>היא עדיין האמינה שקיים לחש</w:t>
      </w:r>
      <w:r w:rsidR="0089692E">
        <w:rPr>
          <w:rFonts w:cs="Times New Roman" w:hint="cs"/>
          <w:rtl/>
        </w:rPr>
        <w:t xml:space="preserve"> </w:t>
      </w:r>
      <w:r w:rsidR="008C7253" w:rsidRPr="008C7253">
        <w:rPr>
          <w:rFonts w:cs="Times New Roman"/>
          <w:rtl/>
        </w:rPr>
        <w:t>קסם שיפקח את עינ</w:t>
      </w:r>
      <w:r w:rsidR="002940F1">
        <w:rPr>
          <w:rFonts w:cs="Times New Roman" w:hint="cs"/>
          <w:rtl/>
        </w:rPr>
        <w:t>י</w:t>
      </w:r>
      <w:r w:rsidR="008C7253" w:rsidRPr="008C7253">
        <w:rPr>
          <w:rFonts w:cs="Times New Roman"/>
          <w:rtl/>
        </w:rPr>
        <w:t xml:space="preserve"> בתה. </w:t>
      </w:r>
      <w:r w:rsidR="00CD0E94" w:rsidRPr="00CD0E94">
        <w:rPr>
          <w:rFonts w:cs="Times New Roman"/>
          <w:rtl/>
        </w:rPr>
        <w:t xml:space="preserve">היא לא טעתה </w:t>
      </w:r>
      <w:r w:rsidR="00DB4A0E">
        <w:rPr>
          <w:rFonts w:cs="Times New Roman" w:hint="cs"/>
          <w:rtl/>
        </w:rPr>
        <w:t>[</w:t>
      </w:r>
      <w:r w:rsidR="00CD0E94" w:rsidRPr="00CD0E94">
        <w:rPr>
          <w:rFonts w:cs="Times New Roman"/>
          <w:rtl/>
        </w:rPr>
        <w:t>באופן חסר-הלאות</w:t>
      </w:r>
      <w:r w:rsidR="00DB4A0E">
        <w:rPr>
          <w:rFonts w:cs="Times New Roman" w:hint="cs"/>
          <w:rtl/>
        </w:rPr>
        <w:t>]בכך</w:t>
      </w:r>
      <w:r w:rsidR="00CD0E94" w:rsidRPr="00CD0E94">
        <w:rPr>
          <w:rFonts w:cs="Times New Roman"/>
          <w:rtl/>
        </w:rPr>
        <w:t xml:space="preserve"> שדרבנה את סופי, הרי לא </w:t>
      </w:r>
      <w:r w:rsidR="001C5A04">
        <w:rPr>
          <w:rFonts w:cs="Times New Roman"/>
          <w:rtl/>
        </w:rPr>
        <w:t>הייתה</w:t>
      </w:r>
      <w:r w:rsidR="00CD0E94" w:rsidRPr="00CD0E94">
        <w:rPr>
          <w:rFonts w:cs="Times New Roman"/>
          <w:rtl/>
        </w:rPr>
        <w:t xml:space="preserve"> ממלאת את תפקידה כראוי אלמלא </w:t>
      </w:r>
      <w:r w:rsidR="001C5A04">
        <w:rPr>
          <w:rFonts w:cs="Times New Roman"/>
          <w:rtl/>
        </w:rPr>
        <w:t>הייתה</w:t>
      </w:r>
      <w:r w:rsidR="00CD0E94" w:rsidRPr="00CD0E94">
        <w:rPr>
          <w:rFonts w:cs="Times New Roman"/>
          <w:rtl/>
        </w:rPr>
        <w:t xml:space="preserve"> נוהגת כך. </w:t>
      </w:r>
      <w:r w:rsidR="008C7253" w:rsidRPr="008C7253">
        <w:rPr>
          <w:rFonts w:cs="Times New Roman"/>
          <w:rtl/>
        </w:rPr>
        <w:t xml:space="preserve">הן </w:t>
      </w:r>
      <w:r w:rsidR="00452324">
        <w:rPr>
          <w:rFonts w:hint="cs"/>
          <w:rtl/>
        </w:rPr>
        <w:t xml:space="preserve">לו </w:t>
      </w:r>
      <w:r w:rsidR="002B5133">
        <w:rPr>
          <w:rFonts w:hint="cs"/>
          <w:rtl/>
        </w:rPr>
        <w:t xml:space="preserve">היה מתגלה שביב מכישרונה </w:t>
      </w:r>
      <w:r w:rsidR="00452324">
        <w:rPr>
          <w:rFonts w:hint="cs"/>
          <w:rtl/>
        </w:rPr>
        <w:t xml:space="preserve">אצל </w:t>
      </w:r>
      <w:r w:rsidR="002B5133">
        <w:rPr>
          <w:rFonts w:hint="cs"/>
          <w:rtl/>
        </w:rPr>
        <w:t>ילדה שאיתרע מזלה ונולדה באזור</w:t>
      </w:r>
      <w:r w:rsidR="00271F95">
        <w:rPr>
          <w:rFonts w:hint="cs"/>
          <w:rtl/>
        </w:rPr>
        <w:t xml:space="preserve"> </w:t>
      </w:r>
      <w:r w:rsidR="002B5133">
        <w:rPr>
          <w:rFonts w:hint="cs"/>
          <w:rtl/>
        </w:rPr>
        <w:t>ס</w:t>
      </w:r>
      <w:r w:rsidR="0032594A">
        <w:rPr>
          <w:rFonts w:hint="cs"/>
          <w:rtl/>
        </w:rPr>
        <w:t>ְ</w:t>
      </w:r>
      <w:r w:rsidR="002B5133">
        <w:rPr>
          <w:rFonts w:hint="cs"/>
          <w:rtl/>
        </w:rPr>
        <w:t xml:space="preserve">פר זנוח </w:t>
      </w:r>
      <w:r w:rsidR="002B5133">
        <w:rPr>
          <w:rtl/>
        </w:rPr>
        <w:t>–</w:t>
      </w:r>
      <w:r w:rsidR="002B5133">
        <w:rPr>
          <w:rFonts w:hint="cs"/>
          <w:rtl/>
        </w:rPr>
        <w:t xml:space="preserve"> הלא </w:t>
      </w:r>
      <w:r w:rsidR="0089692E">
        <w:rPr>
          <w:rFonts w:hint="cs"/>
          <w:rtl/>
        </w:rPr>
        <w:t xml:space="preserve">אימה </w:t>
      </w:r>
      <w:r w:rsidR="004B0843" w:rsidRPr="004B0843">
        <w:rPr>
          <w:rFonts w:cs="Times New Roman"/>
          <w:rtl/>
        </w:rPr>
        <w:t>הייתה</w:t>
      </w:r>
      <w:r w:rsidR="002B5133">
        <w:rPr>
          <w:rFonts w:hint="cs"/>
          <w:rtl/>
        </w:rPr>
        <w:t xml:space="preserve"> הופכת עולמות</w:t>
      </w:r>
      <w:r w:rsidR="00342E58">
        <w:rPr>
          <w:rFonts w:hint="cs"/>
          <w:rtl/>
        </w:rPr>
        <w:t xml:space="preserve"> </w:t>
      </w:r>
      <w:r w:rsidR="0040204C">
        <w:rPr>
          <w:rFonts w:hint="cs"/>
          <w:rtl/>
        </w:rPr>
        <w:t>ב</w:t>
      </w:r>
      <w:r w:rsidR="00342E58">
        <w:rPr>
          <w:rFonts w:hint="cs"/>
          <w:rtl/>
        </w:rPr>
        <w:t>עבור כ</w:t>
      </w:r>
      <w:r w:rsidR="0089692E">
        <w:rPr>
          <w:rFonts w:hint="cs"/>
          <w:rtl/>
        </w:rPr>
        <w:t>י</w:t>
      </w:r>
      <w:r w:rsidR="00342E58">
        <w:rPr>
          <w:rFonts w:hint="cs"/>
          <w:rtl/>
        </w:rPr>
        <w:t>שרונה</w:t>
      </w:r>
      <w:r w:rsidR="002B5133">
        <w:rPr>
          <w:rFonts w:hint="cs"/>
          <w:rtl/>
        </w:rPr>
        <w:t>,</w:t>
      </w:r>
      <w:r w:rsidR="00342E58">
        <w:rPr>
          <w:rFonts w:hint="cs"/>
          <w:rtl/>
        </w:rPr>
        <w:t xml:space="preserve"> </w:t>
      </w:r>
      <w:bookmarkStart w:id="455" w:name="_Hlk526505901"/>
      <w:r w:rsidR="00342E58">
        <w:rPr>
          <w:rFonts w:hint="cs"/>
          <w:rtl/>
        </w:rPr>
        <w:t>בדיוק כפי שעשתה היא,</w:t>
      </w:r>
      <w:bookmarkEnd w:id="455"/>
      <w:r w:rsidR="002B5133">
        <w:rPr>
          <w:rFonts w:hint="cs"/>
          <w:rtl/>
        </w:rPr>
        <w:t xml:space="preserve"> מבשלת בלילות ומסיעה בימים, מעודדת, וגם נוכח כישלונות </w:t>
      </w:r>
      <w:r w:rsidR="002B5133">
        <w:rPr>
          <w:rtl/>
        </w:rPr>
        <w:t>–</w:t>
      </w:r>
      <w:r w:rsidR="002B5133">
        <w:rPr>
          <w:rFonts w:hint="cs"/>
          <w:rtl/>
        </w:rPr>
        <w:t xml:space="preserve"> מנחמת, </w:t>
      </w:r>
      <w:r w:rsidR="0040204C" w:rsidRPr="0040204C">
        <w:rPr>
          <w:rFonts w:cs="Times New Roman"/>
          <w:rtl/>
        </w:rPr>
        <w:t xml:space="preserve">וילדתה בתמורה </w:t>
      </w:r>
      <w:r w:rsidR="001C5A04">
        <w:rPr>
          <w:rFonts w:cs="Times New Roman"/>
          <w:rtl/>
        </w:rPr>
        <w:t>הייתה</w:t>
      </w:r>
      <w:r w:rsidR="0040204C" w:rsidRPr="0040204C">
        <w:rPr>
          <w:rFonts w:cs="Times New Roman"/>
          <w:rtl/>
        </w:rPr>
        <w:t xml:space="preserve"> מתאמצת, משתפרת, לא נחה עד שתסחט ותכתוש עד דק את אותו </w:t>
      </w:r>
      <w:r w:rsidR="00E261FA">
        <w:rPr>
          <w:rFonts w:hint="cs"/>
          <w:rtl/>
        </w:rPr>
        <w:t>שביב כישרון...</w:t>
      </w:r>
    </w:p>
    <w:p w14:paraId="5F15BAB5" w14:textId="683DEEA3" w:rsidR="00E24E9D" w:rsidRDefault="00E24E9D" w:rsidP="006C2B36">
      <w:pPr>
        <w:rPr>
          <w:rtl/>
        </w:rPr>
      </w:pPr>
      <w:r>
        <w:rPr>
          <w:rFonts w:hint="cs"/>
          <w:rtl/>
        </w:rPr>
        <w:t>"שלא תעזי בחיים שלך יותר לקר</w:t>
      </w:r>
      <w:r w:rsidR="0089692E">
        <w:rPr>
          <w:rFonts w:hint="cs"/>
          <w:rtl/>
        </w:rPr>
        <w:t>ו</w:t>
      </w:r>
      <w:r>
        <w:rPr>
          <w:rFonts w:hint="cs"/>
          <w:rtl/>
        </w:rPr>
        <w:t>א לי שקרנית!"</w:t>
      </w:r>
      <w:r w:rsidRPr="00E24E9D">
        <w:rPr>
          <w:rFonts w:hint="cs"/>
          <w:rtl/>
        </w:rPr>
        <w:t xml:space="preserve"> </w:t>
      </w:r>
      <w:r w:rsidR="006472DF">
        <w:rPr>
          <w:rFonts w:hint="cs"/>
          <w:rtl/>
        </w:rPr>
        <w:t>נשמעה הנהמ</w:t>
      </w:r>
      <w:r>
        <w:rPr>
          <w:rFonts w:hint="cs"/>
          <w:rtl/>
        </w:rPr>
        <w:t>ה מבעד לדלת.</w:t>
      </w:r>
    </w:p>
    <w:p w14:paraId="5FA898EE" w14:textId="54E4100D" w:rsidR="00E24E9D" w:rsidRDefault="00E24E9D" w:rsidP="006472DF">
      <w:pPr>
        <w:rPr>
          <w:rtl/>
        </w:rPr>
      </w:pPr>
      <w:r>
        <w:rPr>
          <w:rFonts w:hint="cs"/>
          <w:rtl/>
        </w:rPr>
        <w:t xml:space="preserve">"לפחות </w:t>
      </w:r>
      <w:r w:rsidR="006472DF">
        <w:rPr>
          <w:rFonts w:hint="cs"/>
          <w:rtl/>
        </w:rPr>
        <w:t xml:space="preserve">'שקרנית' </w:t>
      </w:r>
      <w:r w:rsidR="00C02CF3">
        <w:rPr>
          <w:rFonts w:hint="cs"/>
          <w:rtl/>
        </w:rPr>
        <w:t xml:space="preserve">עדיין </w:t>
      </w:r>
      <w:r w:rsidR="006472DF">
        <w:rPr>
          <w:rFonts w:hint="cs"/>
          <w:rtl/>
        </w:rPr>
        <w:t>נחשב בעיניה</w:t>
      </w:r>
      <w:r>
        <w:rPr>
          <w:rFonts w:hint="cs"/>
          <w:rtl/>
        </w:rPr>
        <w:t xml:space="preserve"> כינוי גנאי</w:t>
      </w:r>
      <w:r w:rsidR="0057432D">
        <w:rPr>
          <w:rFonts w:hint="cs"/>
          <w:rtl/>
        </w:rPr>
        <w:t>,</w:t>
      </w:r>
      <w:r>
        <w:rPr>
          <w:rFonts w:hint="cs"/>
          <w:rtl/>
        </w:rPr>
        <w:t>"</w:t>
      </w:r>
      <w:r w:rsidR="0057432D">
        <w:rPr>
          <w:rFonts w:hint="cs"/>
          <w:rtl/>
        </w:rPr>
        <w:t xml:space="preserve"> מלמלה האם.</w:t>
      </w:r>
    </w:p>
    <w:p w14:paraId="61FFC0DE" w14:textId="473329E6" w:rsidR="00E24E9D" w:rsidRDefault="0057432D" w:rsidP="00C02CF3">
      <w:pPr>
        <w:rPr>
          <w:rtl/>
        </w:rPr>
      </w:pPr>
      <w:r>
        <w:rPr>
          <w:rFonts w:hint="cs"/>
          <w:rtl/>
        </w:rPr>
        <w:t>[</w:t>
      </w:r>
      <w:r w:rsidR="00E24E9D">
        <w:rPr>
          <w:rFonts w:hint="cs"/>
          <w:rtl/>
        </w:rPr>
        <w:t>"שמעתי את זה!!"</w:t>
      </w:r>
      <w:r w:rsidR="00DD334F">
        <w:rPr>
          <w:rFonts w:hint="cs"/>
          <w:rtl/>
        </w:rPr>
        <w:t xml:space="preserve"> </w:t>
      </w:r>
      <w:r w:rsidR="00E261FA">
        <w:rPr>
          <w:rFonts w:hint="cs"/>
          <w:rtl/>
        </w:rPr>
        <w:t xml:space="preserve">נימת-איום נמסכה </w:t>
      </w:r>
      <w:r w:rsidR="00EC4702">
        <w:rPr>
          <w:rFonts w:hint="cs"/>
          <w:rtl/>
        </w:rPr>
        <w:t>ב</w:t>
      </w:r>
      <w:r w:rsidR="001D6DC1">
        <w:rPr>
          <w:rFonts w:hint="cs"/>
          <w:rtl/>
        </w:rPr>
        <w:t xml:space="preserve">קולה </w:t>
      </w:r>
      <w:r>
        <w:rPr>
          <w:rFonts w:hint="cs"/>
          <w:rtl/>
        </w:rPr>
        <w:t xml:space="preserve">/ </w:t>
      </w:r>
      <w:r w:rsidR="001D6DC1">
        <w:rPr>
          <w:rFonts w:hint="cs"/>
          <w:rtl/>
        </w:rPr>
        <w:t>להכרזתה</w:t>
      </w:r>
      <w:r w:rsidR="00E24E9D">
        <w:rPr>
          <w:rFonts w:hint="cs"/>
          <w:rtl/>
        </w:rPr>
        <w:t>.</w:t>
      </w:r>
      <w:r w:rsidR="001D6DC1">
        <w:rPr>
          <w:rFonts w:hint="cs"/>
          <w:rtl/>
        </w:rPr>
        <w:t xml:space="preserve"> </w:t>
      </w:r>
      <w:r w:rsidR="00E24E9D">
        <w:rPr>
          <w:rFonts w:hint="cs"/>
          <w:rtl/>
        </w:rPr>
        <w:t xml:space="preserve">"אני לא </w:t>
      </w:r>
      <w:r w:rsidR="00C02CF3">
        <w:rPr>
          <w:rFonts w:hint="cs"/>
          <w:rtl/>
        </w:rPr>
        <w:t>א</w:t>
      </w:r>
      <w:r w:rsidR="00E24E9D">
        <w:rPr>
          <w:rFonts w:hint="cs"/>
          <w:rtl/>
        </w:rPr>
        <w:t xml:space="preserve">רשה לכם להתלחש עלי </w:t>
      </w:r>
      <w:r w:rsidR="00E24E9D">
        <w:rPr>
          <w:rtl/>
        </w:rPr>
        <w:t>–</w:t>
      </w:r>
      <w:r w:rsidR="00E24E9D">
        <w:rPr>
          <w:rFonts w:hint="cs"/>
          <w:rtl/>
        </w:rPr>
        <w:t xml:space="preserve"> זה נתעב!"</w:t>
      </w:r>
      <w:r>
        <w:rPr>
          <w:rFonts w:hint="cs"/>
          <w:rtl/>
        </w:rPr>
        <w:t>]</w:t>
      </w:r>
    </w:p>
    <w:p w14:paraId="2B96FFC2" w14:textId="3FF28414" w:rsidR="00DD334F" w:rsidRDefault="00E24E9D" w:rsidP="00C02CF3">
      <w:pPr>
        <w:rPr>
          <w:rtl/>
        </w:rPr>
      </w:pPr>
      <w:r>
        <w:rPr>
          <w:rFonts w:hint="cs"/>
          <w:rtl/>
        </w:rPr>
        <w:t>אלכס</w:t>
      </w:r>
      <w:r w:rsidR="00863875">
        <w:rPr>
          <w:rFonts w:hint="cs"/>
          <w:rtl/>
        </w:rPr>
        <w:t xml:space="preserve"> שלף </w:t>
      </w:r>
      <w:r w:rsidR="006C2B36">
        <w:rPr>
          <w:rFonts w:hint="cs"/>
          <w:rtl/>
        </w:rPr>
        <w:t xml:space="preserve">בחשאי </w:t>
      </w:r>
      <w:r w:rsidR="006472DF">
        <w:rPr>
          <w:rFonts w:hint="cs"/>
          <w:rtl/>
        </w:rPr>
        <w:t>תלתל</w:t>
      </w:r>
      <w:r w:rsidR="0089692E">
        <w:rPr>
          <w:rFonts w:hint="cs"/>
          <w:rtl/>
        </w:rPr>
        <w:t xml:space="preserve"> </w:t>
      </w:r>
      <w:r w:rsidR="00863875">
        <w:rPr>
          <w:rFonts w:hint="cs"/>
          <w:rtl/>
        </w:rPr>
        <w:t xml:space="preserve">אבק שחמק </w:t>
      </w:r>
      <w:r w:rsidR="00C3177F">
        <w:rPr>
          <w:rFonts w:hint="cs"/>
          <w:rtl/>
        </w:rPr>
        <w:t xml:space="preserve">אל </w:t>
      </w:r>
      <w:r w:rsidR="00863875">
        <w:rPr>
          <w:rFonts w:hint="cs"/>
          <w:rtl/>
        </w:rPr>
        <w:t>מ</w:t>
      </w:r>
      <w:r w:rsidR="006472DF">
        <w:rPr>
          <w:rFonts w:hint="cs"/>
          <w:rtl/>
        </w:rPr>
        <w:t>תחת</w:t>
      </w:r>
      <w:r w:rsidR="00C02CF3">
        <w:rPr>
          <w:rFonts w:hint="cs"/>
          <w:rtl/>
        </w:rPr>
        <w:t xml:space="preserve"> לרגלי</w:t>
      </w:r>
      <w:r w:rsidR="006472DF">
        <w:rPr>
          <w:rFonts w:hint="cs"/>
          <w:rtl/>
        </w:rPr>
        <w:t xml:space="preserve"> ה</w:t>
      </w:r>
      <w:r w:rsidR="00863875">
        <w:rPr>
          <w:rFonts w:hint="cs"/>
          <w:rtl/>
        </w:rPr>
        <w:t>כוננית</w:t>
      </w:r>
      <w:r w:rsidR="00C3177F">
        <w:rPr>
          <w:rFonts w:hint="cs"/>
          <w:rtl/>
        </w:rPr>
        <w:t xml:space="preserve"> ו</w:t>
      </w:r>
      <w:r w:rsidR="008C7253" w:rsidRPr="008C7253">
        <w:rPr>
          <w:rFonts w:cs="Times New Roman"/>
          <w:rtl/>
        </w:rPr>
        <w:t>נחבא</w:t>
      </w:r>
      <w:r w:rsidR="00C3177F">
        <w:rPr>
          <w:rFonts w:hint="cs"/>
          <w:rtl/>
        </w:rPr>
        <w:t xml:space="preserve"> שם </w:t>
      </w:r>
      <w:r w:rsidR="0057432D">
        <w:rPr>
          <w:rFonts w:hint="cs"/>
          <w:rtl/>
        </w:rPr>
        <w:t>[</w:t>
      </w:r>
      <w:r w:rsidR="00C3177F">
        <w:rPr>
          <w:rFonts w:hint="cs"/>
          <w:rtl/>
        </w:rPr>
        <w:t>עם כל עזובת בית-</w:t>
      </w:r>
      <w:r w:rsidR="001C5A04">
        <w:rPr>
          <w:rFonts w:hint="cs"/>
          <w:rtl/>
        </w:rPr>
        <w:t>אימא</w:t>
      </w:r>
      <w:r w:rsidR="0057432D">
        <w:rPr>
          <w:rFonts w:hint="cs"/>
          <w:rtl/>
        </w:rPr>
        <w:t>]</w:t>
      </w:r>
      <w:r w:rsidR="00863875">
        <w:rPr>
          <w:rFonts w:hint="cs"/>
          <w:rtl/>
        </w:rPr>
        <w:t xml:space="preserve">. </w:t>
      </w:r>
      <w:r w:rsidR="00CD0E94" w:rsidRPr="00CD0E94">
        <w:rPr>
          <w:rFonts w:cs="Times New Roman"/>
          <w:rtl/>
        </w:rPr>
        <w:t xml:space="preserve">זה לא היה רגע נורא </w:t>
      </w:r>
      <w:r w:rsidR="00F97A34">
        <w:rPr>
          <w:rFonts w:cs="Times New Roman"/>
          <w:rtl/>
        </w:rPr>
        <w:t>כל כך</w:t>
      </w:r>
      <w:r w:rsidR="00CD0E94" w:rsidRPr="00CD0E94">
        <w:rPr>
          <w:rFonts w:cs="Times New Roman"/>
          <w:rtl/>
        </w:rPr>
        <w:t xml:space="preserve"> לחיות בו, הן</w:t>
      </w:r>
      <w:r w:rsidR="006B6AAA">
        <w:rPr>
          <w:rFonts w:cs="Times New Roman" w:hint="cs"/>
          <w:rtl/>
        </w:rPr>
        <w:t xml:space="preserve"> </w:t>
      </w:r>
      <w:r w:rsidR="00AF3C90">
        <w:rPr>
          <w:rFonts w:hint="cs"/>
          <w:rtl/>
        </w:rPr>
        <w:t xml:space="preserve">איש מעולם לא הגיע קרוב </w:t>
      </w:r>
      <w:r w:rsidR="00F97A34">
        <w:rPr>
          <w:rFonts w:hint="cs"/>
          <w:rtl/>
        </w:rPr>
        <w:t>כל כך</w:t>
      </w:r>
      <w:r w:rsidR="00AF3C90">
        <w:rPr>
          <w:rFonts w:hint="cs"/>
          <w:rtl/>
        </w:rPr>
        <w:t xml:space="preserve"> כמוהו, באותו רגע, לעתיד</w:t>
      </w:r>
      <w:r w:rsidR="0057432D">
        <w:rPr>
          <w:rFonts w:hint="cs"/>
          <w:rtl/>
        </w:rPr>
        <w:t>.</w:t>
      </w:r>
      <w:r w:rsidR="00CE215E">
        <w:rPr>
          <w:rFonts w:hint="cs"/>
          <w:rtl/>
        </w:rPr>
        <w:t xml:space="preserve"> שום איש, לא גדולי ה</w:t>
      </w:r>
      <w:r w:rsidR="0032594A">
        <w:rPr>
          <w:rFonts w:hint="cs"/>
          <w:rtl/>
        </w:rPr>
        <w:t>מדענים</w:t>
      </w:r>
      <w:r w:rsidR="00CE215E">
        <w:rPr>
          <w:rFonts w:hint="cs"/>
          <w:rtl/>
        </w:rPr>
        <w:t xml:space="preserve">, הפרשנים, </w:t>
      </w:r>
      <w:r w:rsidR="00406CC1">
        <w:rPr>
          <w:rFonts w:hint="cs"/>
          <w:rtl/>
        </w:rPr>
        <w:t>הרבנים</w:t>
      </w:r>
      <w:r w:rsidR="00BD2987">
        <w:rPr>
          <w:rFonts w:hint="cs"/>
          <w:rtl/>
        </w:rPr>
        <w:t>, העסקנים</w:t>
      </w:r>
      <w:r w:rsidR="00AF3C90">
        <w:rPr>
          <w:rFonts w:hint="cs"/>
          <w:rtl/>
        </w:rPr>
        <w:t xml:space="preserve">, </w:t>
      </w:r>
      <w:r w:rsidR="009A088E">
        <w:rPr>
          <w:rFonts w:hint="cs"/>
          <w:rtl/>
        </w:rPr>
        <w:t xml:space="preserve">[הבריונים] </w:t>
      </w:r>
      <w:r w:rsidR="004B0843" w:rsidRPr="004B0843">
        <w:rPr>
          <w:rFonts w:cs="Times New Roman"/>
          <w:rtl/>
        </w:rPr>
        <w:t>אפילו לא גדולי הפסנתרנים</w:t>
      </w:r>
      <w:r w:rsidR="004B0843">
        <w:rPr>
          <w:rFonts w:cs="Times New Roman" w:hint="cs"/>
          <w:rtl/>
        </w:rPr>
        <w:t xml:space="preserve"> </w:t>
      </w:r>
      <w:r w:rsidR="006472DF">
        <w:rPr>
          <w:rFonts w:hint="cs"/>
          <w:rtl/>
        </w:rPr>
        <w:t xml:space="preserve">לא </w:t>
      </w:r>
      <w:r w:rsidR="001D6DC1">
        <w:rPr>
          <w:rFonts w:hint="cs"/>
          <w:rtl/>
        </w:rPr>
        <w:t xml:space="preserve">קרוב </w:t>
      </w:r>
      <w:r w:rsidR="006472DF">
        <w:rPr>
          <w:rFonts w:hint="cs"/>
          <w:rtl/>
        </w:rPr>
        <w:t>כמו</w:t>
      </w:r>
      <w:r w:rsidR="001D6DC1">
        <w:rPr>
          <w:rFonts w:hint="cs"/>
          <w:rtl/>
        </w:rPr>
        <w:t>ת</w:t>
      </w:r>
      <w:r w:rsidR="0057432D">
        <w:rPr>
          <w:rFonts w:hint="cs"/>
          <w:rtl/>
        </w:rPr>
        <w:t xml:space="preserve"> לזמן העתידי</w:t>
      </w:r>
      <w:r w:rsidR="006472DF">
        <w:rPr>
          <w:rFonts w:hint="cs"/>
          <w:rtl/>
        </w:rPr>
        <w:t>ו,</w:t>
      </w:r>
      <w:r w:rsidR="0057432D">
        <w:rPr>
          <w:rFonts w:hint="cs"/>
          <w:rtl/>
        </w:rPr>
        <w:t xml:space="preserve"> </w:t>
      </w:r>
      <w:r w:rsidR="00AF3C90">
        <w:rPr>
          <w:rFonts w:hint="cs"/>
          <w:rtl/>
        </w:rPr>
        <w:t xml:space="preserve">כשחפן את </w:t>
      </w:r>
      <w:r w:rsidR="006472DF">
        <w:rPr>
          <w:rFonts w:hint="cs"/>
          <w:rtl/>
        </w:rPr>
        <w:t>תלתל</w:t>
      </w:r>
      <w:r w:rsidR="0089692E">
        <w:rPr>
          <w:rFonts w:hint="cs"/>
          <w:rtl/>
        </w:rPr>
        <w:t xml:space="preserve"> </w:t>
      </w:r>
      <w:r w:rsidR="00AF3C90">
        <w:rPr>
          <w:rFonts w:hint="cs"/>
          <w:rtl/>
        </w:rPr>
        <w:t xml:space="preserve">האבק </w:t>
      </w:r>
      <w:r w:rsidR="00DD334F">
        <w:rPr>
          <w:rFonts w:hint="cs"/>
          <w:rtl/>
        </w:rPr>
        <w:lastRenderedPageBreak/>
        <w:t xml:space="preserve">באגרופו. הרגע </w:t>
      </w:r>
      <w:r w:rsidR="006472DF">
        <w:rPr>
          <w:rFonts w:hint="cs"/>
          <w:rtl/>
        </w:rPr>
        <w:t>שלא היה כמו</w:t>
      </w:r>
      <w:r w:rsidR="00DB4A0E">
        <w:rPr>
          <w:rFonts w:hint="cs"/>
          <w:rtl/>
        </w:rPr>
        <w:t>ת</w:t>
      </w:r>
      <w:r w:rsidR="006472DF">
        <w:rPr>
          <w:rFonts w:hint="cs"/>
          <w:rtl/>
        </w:rPr>
        <w:t xml:space="preserve">ו מבחינת </w:t>
      </w:r>
      <w:r w:rsidR="0057432D">
        <w:rPr>
          <w:rFonts w:hint="cs"/>
          <w:rtl/>
        </w:rPr>
        <w:t>צמיחה</w:t>
      </w:r>
      <w:r w:rsidR="006472DF">
        <w:rPr>
          <w:rFonts w:hint="cs"/>
          <w:rtl/>
        </w:rPr>
        <w:t xml:space="preserve"> </w:t>
      </w:r>
      <w:r w:rsidR="0057432D">
        <w:rPr>
          <w:rFonts w:hint="cs"/>
          <w:rtl/>
        </w:rPr>
        <w:t>וחדשנות[</w:t>
      </w:r>
      <w:r w:rsidR="00874445">
        <w:rPr>
          <w:rFonts w:hint="cs"/>
          <w:rtl/>
        </w:rPr>
        <w:t>אידאולוגית, טכנולוגית וכלכלית</w:t>
      </w:r>
      <w:r w:rsidR="0057432D">
        <w:rPr>
          <w:rFonts w:hint="cs"/>
          <w:rtl/>
        </w:rPr>
        <w:t>]</w:t>
      </w:r>
      <w:r w:rsidR="00874445">
        <w:rPr>
          <w:rFonts w:hint="cs"/>
          <w:rtl/>
        </w:rPr>
        <w:t>,</w:t>
      </w:r>
      <w:r w:rsidR="006472DF">
        <w:rPr>
          <w:rFonts w:hint="cs"/>
          <w:rtl/>
        </w:rPr>
        <w:t xml:space="preserve"> </w:t>
      </w:r>
      <w:r w:rsidR="001D6DC1">
        <w:rPr>
          <w:rFonts w:hint="cs"/>
          <w:rtl/>
        </w:rPr>
        <w:t xml:space="preserve">אותו רגע </w:t>
      </w:r>
      <w:r w:rsidR="0057432D">
        <w:rPr>
          <w:rFonts w:hint="cs"/>
          <w:rtl/>
        </w:rPr>
        <w:t>ש</w:t>
      </w:r>
      <w:r w:rsidR="00874445">
        <w:rPr>
          <w:rFonts w:hint="cs"/>
          <w:rtl/>
        </w:rPr>
        <w:t xml:space="preserve">בו </w:t>
      </w:r>
      <w:r w:rsidR="004B0843">
        <w:rPr>
          <w:rFonts w:hint="cs"/>
          <w:rtl/>
        </w:rPr>
        <w:t>שלח</w:t>
      </w:r>
      <w:r w:rsidR="00C02CF3">
        <w:rPr>
          <w:rFonts w:hint="cs"/>
          <w:rtl/>
        </w:rPr>
        <w:t xml:space="preserve">ה </w:t>
      </w:r>
      <w:r w:rsidR="00AF3C90">
        <w:rPr>
          <w:rFonts w:hint="cs"/>
          <w:rtl/>
        </w:rPr>
        <w:t>אימו ב</w:t>
      </w:r>
      <w:r w:rsidR="00C02CF3">
        <w:rPr>
          <w:rFonts w:hint="cs"/>
          <w:rtl/>
        </w:rPr>
        <w:t>זעם</w:t>
      </w:r>
      <w:r w:rsidR="00AF3C90">
        <w:rPr>
          <w:rFonts w:hint="cs"/>
          <w:rtl/>
        </w:rPr>
        <w:t xml:space="preserve"> את ידה אל צווארה, </w:t>
      </w:r>
      <w:r w:rsidR="00DD334F">
        <w:rPr>
          <w:rFonts w:hint="cs"/>
          <w:rtl/>
        </w:rPr>
        <w:t>כ</w:t>
      </w:r>
      <w:r w:rsidR="00AF3C90">
        <w:rPr>
          <w:rFonts w:hint="cs"/>
          <w:rtl/>
        </w:rPr>
        <w:t>מנסה</w:t>
      </w:r>
      <w:r w:rsidR="0036145B">
        <w:rPr>
          <w:rFonts w:hint="cs"/>
          <w:rtl/>
        </w:rPr>
        <w:t xml:space="preserve"> להסיר את המלקחיים שחנקו את גרונה, </w:t>
      </w:r>
      <w:r w:rsidR="00AF3C90">
        <w:rPr>
          <w:rFonts w:hint="cs"/>
          <w:rtl/>
        </w:rPr>
        <w:t>שוכחת של</w:t>
      </w:r>
      <w:r w:rsidR="001D6DC1">
        <w:rPr>
          <w:rFonts w:hint="cs"/>
          <w:rtl/>
        </w:rPr>
        <w:t>עולם ל</w:t>
      </w:r>
      <w:r w:rsidR="00AF3C90">
        <w:rPr>
          <w:rFonts w:hint="cs"/>
          <w:rtl/>
        </w:rPr>
        <w:t>א ת</w:t>
      </w:r>
      <w:r w:rsidR="0036145B">
        <w:rPr>
          <w:rFonts w:hint="cs"/>
          <w:rtl/>
        </w:rPr>
        <w:t>גיע עמוק מספיק.</w:t>
      </w:r>
    </w:p>
    <w:p w14:paraId="5ADE79A9" w14:textId="77777777" w:rsidR="00DD334F" w:rsidRDefault="00DD334F" w:rsidP="00DD334F">
      <w:pPr>
        <w:rPr>
          <w:rtl/>
        </w:rPr>
      </w:pPr>
      <w:r>
        <w:rPr>
          <w:rFonts w:hint="cs"/>
          <w:rtl/>
        </w:rPr>
        <w:t>"קר פה," היא אמרה כשהבחינה במבטו.</w:t>
      </w:r>
    </w:p>
    <w:p w14:paraId="23EE2D7A" w14:textId="51E4F72C" w:rsidR="00DD334F" w:rsidRDefault="00DD334F" w:rsidP="00DD334F">
      <w:pPr>
        <w:rPr>
          <w:rtl/>
        </w:rPr>
      </w:pPr>
      <w:r>
        <w:rPr>
          <w:rFonts w:hint="cs"/>
          <w:rtl/>
        </w:rPr>
        <w:t>"דווקא חם."</w:t>
      </w:r>
    </w:p>
    <w:p w14:paraId="03535613" w14:textId="5AED1247" w:rsidR="00DD334F" w:rsidRDefault="00546358" w:rsidP="00DD334F">
      <w:pPr>
        <w:rPr>
          <w:rtl/>
        </w:rPr>
      </w:pPr>
      <w:r>
        <w:rPr>
          <w:rFonts w:hint="cs"/>
          <w:rtl/>
        </w:rPr>
        <w:t>"</w:t>
      </w:r>
      <w:r w:rsidR="00DD334F">
        <w:rPr>
          <w:rFonts w:hint="cs"/>
          <w:rtl/>
        </w:rPr>
        <w:t>כי אתה לבוש</w:t>
      </w:r>
      <w:r w:rsidR="00DB4A0E" w:rsidRPr="00DB4A0E">
        <w:rPr>
          <w:rFonts w:hint="cs"/>
          <w:rtl/>
        </w:rPr>
        <w:t xml:space="preserve"> </w:t>
      </w:r>
      <w:r w:rsidR="00DB4A0E">
        <w:rPr>
          <w:rFonts w:hint="cs"/>
          <w:rtl/>
        </w:rPr>
        <w:t>כולך</w:t>
      </w:r>
      <w:r w:rsidR="00DD334F">
        <w:rPr>
          <w:rFonts w:hint="cs"/>
          <w:rtl/>
        </w:rPr>
        <w:t>. צריך להיות יותר חשוף פה, בשביל להרגיש את הקור."</w:t>
      </w:r>
    </w:p>
    <w:p w14:paraId="2F19C596" w14:textId="1BDF35D0" w:rsidR="006C2B36" w:rsidRDefault="001A5158" w:rsidP="00DD334F">
      <w:pPr>
        <w:rPr>
          <w:rtl/>
        </w:rPr>
      </w:pPr>
      <w:r>
        <w:rPr>
          <w:rFonts w:hint="cs"/>
          <w:rtl/>
        </w:rPr>
        <w:t>אלכס סבר שהו</w:t>
      </w:r>
      <w:r w:rsidR="0057432D">
        <w:rPr>
          <w:rFonts w:hint="cs"/>
          <w:rtl/>
        </w:rPr>
        <w:t>א</w:t>
      </w:r>
      <w:r w:rsidR="00DD334F">
        <w:rPr>
          <w:rFonts w:hint="cs"/>
          <w:rtl/>
        </w:rPr>
        <w:t xml:space="preserve"> חשוף דיו.</w:t>
      </w:r>
      <w:r w:rsidR="00AF3C90">
        <w:rPr>
          <w:rFonts w:hint="cs"/>
          <w:rtl/>
        </w:rPr>
        <w:t xml:space="preserve"> </w:t>
      </w:r>
    </w:p>
    <w:p w14:paraId="0ABDC531" w14:textId="59678D67" w:rsidR="00AF3C90" w:rsidRDefault="00E24E9D" w:rsidP="002B5133">
      <w:pPr>
        <w:rPr>
          <w:rtl/>
        </w:rPr>
      </w:pPr>
      <w:r>
        <w:rPr>
          <w:rFonts w:hint="cs"/>
          <w:rtl/>
        </w:rPr>
        <w:t>"עוד יום עבר, והיא לא התאמנה."</w:t>
      </w:r>
    </w:p>
    <w:p w14:paraId="2D42AE09" w14:textId="226332B4" w:rsidR="001D6DC1" w:rsidRDefault="00822D61" w:rsidP="00C02CF3">
      <w:pPr>
        <w:rPr>
          <w:rtl/>
        </w:rPr>
      </w:pPr>
      <w:r>
        <w:rPr>
          <w:rFonts w:hint="cs"/>
          <w:rtl/>
        </w:rPr>
        <w:t>נהר הפלוס עלה על גדותיו, אבל</w:t>
      </w:r>
      <w:r w:rsidR="007A2E02">
        <w:rPr>
          <w:rFonts w:hint="cs"/>
          <w:rtl/>
        </w:rPr>
        <w:t xml:space="preserve"> </w:t>
      </w:r>
      <w:r>
        <w:rPr>
          <w:rFonts w:hint="cs"/>
          <w:rtl/>
        </w:rPr>
        <w:t>מג</w:t>
      </w:r>
      <w:r w:rsidR="001D6DC1">
        <w:rPr>
          <w:rFonts w:hint="cs"/>
          <w:rtl/>
        </w:rPr>
        <w:t xml:space="preserve">י טוליבר תשחרר </w:t>
      </w:r>
      <w:r w:rsidR="007E2910">
        <w:rPr>
          <w:rFonts w:hint="cs"/>
          <w:rtl/>
        </w:rPr>
        <w:t xml:space="preserve">בקרוב </w:t>
      </w:r>
      <w:r w:rsidR="001D6DC1">
        <w:rPr>
          <w:rFonts w:hint="cs"/>
          <w:rtl/>
        </w:rPr>
        <w:t>שתי סירות</w:t>
      </w:r>
      <w:r w:rsidR="00C02CF3">
        <w:rPr>
          <w:rFonts w:hint="cs"/>
          <w:rtl/>
        </w:rPr>
        <w:t xml:space="preserve"> ותציל את כולם</w:t>
      </w:r>
      <w:r w:rsidR="001D6DC1">
        <w:rPr>
          <w:rFonts w:hint="cs"/>
          <w:rtl/>
        </w:rPr>
        <w:t>.</w:t>
      </w:r>
    </w:p>
    <w:p w14:paraId="721B62D0" w14:textId="13045988" w:rsidR="00F76690" w:rsidRDefault="00F76690" w:rsidP="00874445">
      <w:pPr>
        <w:rPr>
          <w:rtl/>
        </w:rPr>
      </w:pPr>
      <w:r>
        <w:rPr>
          <w:rFonts w:hint="cs"/>
          <w:rtl/>
        </w:rPr>
        <w:t xml:space="preserve">"תראה מה השעה, והיא </w:t>
      </w:r>
      <w:r w:rsidR="004B0843">
        <w:rPr>
          <w:rFonts w:hint="cs"/>
          <w:rtl/>
        </w:rPr>
        <w:t xml:space="preserve">עדיין </w:t>
      </w:r>
      <w:r>
        <w:rPr>
          <w:rFonts w:hint="cs"/>
          <w:rtl/>
        </w:rPr>
        <w:t>לא הלכה לישון!"</w:t>
      </w:r>
      <w:r w:rsidR="004B0843">
        <w:rPr>
          <w:rFonts w:hint="cs"/>
          <w:rtl/>
        </w:rPr>
        <w:t xml:space="preserve"> </w:t>
      </w:r>
      <w:r w:rsidR="004B0843" w:rsidRPr="004B0843">
        <w:rPr>
          <w:rFonts w:cs="Times New Roman"/>
          <w:rtl/>
        </w:rPr>
        <w:t>היא נאנקה</w:t>
      </w:r>
      <w:r w:rsidR="00DB4A0E">
        <w:rPr>
          <w:rFonts w:cs="Times New Roman" w:hint="cs"/>
          <w:rtl/>
        </w:rPr>
        <w:t>.</w:t>
      </w:r>
      <w:r w:rsidR="004B0843" w:rsidRPr="004B0843">
        <w:rPr>
          <w:rFonts w:cs="Times New Roman"/>
          <w:rtl/>
        </w:rPr>
        <w:t xml:space="preserve"> אולי גם תיאו יתגלה כמטלה שמעל לכוחותיה והיא אנוסה לה</w:t>
      </w:r>
      <w:r w:rsidR="0089692E">
        <w:rPr>
          <w:rFonts w:cs="Times New Roman" w:hint="cs"/>
          <w:rtl/>
        </w:rPr>
        <w:t>י</w:t>
      </w:r>
      <w:r w:rsidR="004B0843" w:rsidRPr="004B0843">
        <w:rPr>
          <w:rFonts w:cs="Times New Roman"/>
          <w:rtl/>
        </w:rPr>
        <w:t>כשל גם איתו באופן חר</w:t>
      </w:r>
      <w:r w:rsidR="008C7253">
        <w:rPr>
          <w:rFonts w:cs="Times New Roman" w:hint="cs"/>
          <w:rtl/>
        </w:rPr>
        <w:t>ו</w:t>
      </w:r>
      <w:r w:rsidR="004B0843" w:rsidRPr="004B0843">
        <w:rPr>
          <w:rFonts w:cs="Times New Roman"/>
          <w:rtl/>
        </w:rPr>
        <w:t>ץ.</w:t>
      </w:r>
    </w:p>
    <w:p w14:paraId="1FAAB3B6" w14:textId="2F469D11" w:rsidR="0036145B" w:rsidRDefault="00795D58" w:rsidP="00546358">
      <w:pPr>
        <w:rPr>
          <w:rtl/>
        </w:rPr>
      </w:pPr>
      <w:r>
        <w:rPr>
          <w:rFonts w:hint="cs"/>
          <w:rtl/>
        </w:rPr>
        <w:t xml:space="preserve">"זה לא נורא," אלכס הפציר </w:t>
      </w:r>
      <w:r w:rsidR="004B0843">
        <w:rPr>
          <w:rFonts w:hint="cs"/>
          <w:rtl/>
        </w:rPr>
        <w:t>ב</w:t>
      </w:r>
      <w:r w:rsidR="00546358">
        <w:rPr>
          <w:rFonts w:hint="cs"/>
          <w:rtl/>
        </w:rPr>
        <w:t xml:space="preserve">קול </w:t>
      </w:r>
      <w:r w:rsidR="002940F1">
        <w:rPr>
          <w:rFonts w:hint="cs"/>
          <w:rtl/>
        </w:rPr>
        <w:t>כ</w:t>
      </w:r>
      <w:r w:rsidR="00546358">
        <w:rPr>
          <w:rFonts w:hint="cs"/>
          <w:rtl/>
        </w:rPr>
        <w:t>של</w:t>
      </w:r>
      <w:r w:rsidR="00874445">
        <w:rPr>
          <w:rFonts w:hint="cs"/>
          <w:rtl/>
        </w:rPr>
        <w:t xml:space="preserve"> ישיש</w:t>
      </w:r>
      <w:r>
        <w:rPr>
          <w:rFonts w:hint="cs"/>
          <w:rtl/>
        </w:rPr>
        <w:t>. "זה לא הכי נורא שיכול להיות."</w:t>
      </w:r>
    </w:p>
    <w:p w14:paraId="72BD0131" w14:textId="28EB7293" w:rsidR="00D41D2D" w:rsidRDefault="00034C5B" w:rsidP="00F04530">
      <w:pPr>
        <w:rPr>
          <w:rtl/>
        </w:rPr>
      </w:pPr>
      <w:r>
        <w:rPr>
          <w:rFonts w:hint="cs"/>
          <w:rtl/>
        </w:rPr>
        <w:t xml:space="preserve">בידיים רועדות מכעס </w:t>
      </w:r>
      <w:r w:rsidR="00A47492">
        <w:rPr>
          <w:rFonts w:hint="cs"/>
          <w:rtl/>
        </w:rPr>
        <w:t xml:space="preserve">היא הרימה </w:t>
      </w:r>
      <w:r w:rsidR="00F04530">
        <w:rPr>
          <w:rFonts w:hint="cs"/>
          <w:rtl/>
        </w:rPr>
        <w:t xml:space="preserve">מהכוננית </w:t>
      </w:r>
      <w:r w:rsidR="00874445">
        <w:rPr>
          <w:rFonts w:hint="cs"/>
          <w:rtl/>
        </w:rPr>
        <w:t xml:space="preserve">את </w:t>
      </w:r>
      <w:r w:rsidR="00A47492">
        <w:rPr>
          <w:rFonts w:hint="cs"/>
          <w:rtl/>
        </w:rPr>
        <w:t xml:space="preserve">תיבת </w:t>
      </w:r>
      <w:r w:rsidR="00874445">
        <w:rPr>
          <w:rFonts w:hint="cs"/>
          <w:rtl/>
        </w:rPr>
        <w:t>ה</w:t>
      </w:r>
      <w:r w:rsidR="00A47492">
        <w:rPr>
          <w:rFonts w:hint="cs"/>
          <w:rtl/>
        </w:rPr>
        <w:t xml:space="preserve">עץ </w:t>
      </w:r>
      <w:r w:rsidR="00874445">
        <w:rPr>
          <w:rFonts w:hint="cs"/>
          <w:rtl/>
        </w:rPr>
        <w:t>ה</w:t>
      </w:r>
      <w:r w:rsidR="00C02CF3">
        <w:rPr>
          <w:rFonts w:hint="cs"/>
          <w:rtl/>
        </w:rPr>
        <w:t>עתיקה</w:t>
      </w:r>
      <w:r w:rsidR="00A47492">
        <w:rPr>
          <w:rFonts w:hint="cs"/>
          <w:rtl/>
        </w:rPr>
        <w:t xml:space="preserve"> </w:t>
      </w:r>
      <w:r w:rsidR="00874445">
        <w:rPr>
          <w:rFonts w:hint="cs"/>
          <w:rtl/>
        </w:rPr>
        <w:t xml:space="preserve">של </w:t>
      </w:r>
      <w:r w:rsidR="008B1B44">
        <w:rPr>
          <w:rFonts w:hint="cs"/>
          <w:rtl/>
        </w:rPr>
        <w:t>סופי</w:t>
      </w:r>
      <w:r w:rsidR="00963D1B">
        <w:rPr>
          <w:rFonts w:hint="cs"/>
          <w:rtl/>
        </w:rPr>
        <w:t xml:space="preserve"> </w:t>
      </w:r>
      <w:r w:rsidR="00F04530">
        <w:rPr>
          <w:rtl/>
        </w:rPr>
        <w:t>–</w:t>
      </w:r>
      <w:r w:rsidR="00F04530">
        <w:rPr>
          <w:rFonts w:hint="cs"/>
          <w:rtl/>
        </w:rPr>
        <w:t xml:space="preserve"> יפהפי</w:t>
      </w:r>
      <w:r w:rsidR="0089692E">
        <w:rPr>
          <w:rFonts w:hint="cs"/>
          <w:rtl/>
        </w:rPr>
        <w:t>י</w:t>
      </w:r>
      <w:r w:rsidR="00F04530">
        <w:rPr>
          <w:rFonts w:hint="cs"/>
          <w:rtl/>
        </w:rPr>
        <w:t xml:space="preserve">ה [כמו משהו </w:t>
      </w:r>
      <w:r w:rsidR="00F04530" w:rsidRPr="004342FF">
        <w:rPr>
          <w:rFonts w:hint="eastAsia"/>
          <w:rtl/>
        </w:rPr>
        <w:t>לא</w:t>
      </w:r>
      <w:r w:rsidR="00F04530">
        <w:rPr>
          <w:rFonts w:hint="cs"/>
          <w:rtl/>
        </w:rPr>
        <w:t xml:space="preserve"> נוצץ] חרף השנים הרבות שניכר </w:t>
      </w:r>
      <w:r w:rsidR="00473DDE">
        <w:rPr>
          <w:rFonts w:hint="cs"/>
          <w:rtl/>
        </w:rPr>
        <w:t>כי</w:t>
      </w:r>
      <w:r w:rsidR="00F04530">
        <w:rPr>
          <w:rFonts w:hint="cs"/>
          <w:rtl/>
        </w:rPr>
        <w:t xml:space="preserve"> עברו עליה</w:t>
      </w:r>
      <w:r w:rsidR="001E2F42">
        <w:rPr>
          <w:rFonts w:hint="cs"/>
          <w:rtl/>
        </w:rPr>
        <w:t>.</w:t>
      </w:r>
      <w:r w:rsidR="00A47492">
        <w:rPr>
          <w:rFonts w:hint="cs"/>
          <w:rtl/>
        </w:rPr>
        <w:t xml:space="preserve"> הד עמוק </w:t>
      </w:r>
      <w:r w:rsidR="00874445">
        <w:rPr>
          <w:rFonts w:hint="cs"/>
          <w:rtl/>
        </w:rPr>
        <w:t>[</w:t>
      </w:r>
      <w:r w:rsidR="00A47492">
        <w:t>vibrate</w:t>
      </w:r>
      <w:r w:rsidR="00874445">
        <w:rPr>
          <w:rFonts w:hint="cs"/>
          <w:rtl/>
        </w:rPr>
        <w:t>]</w:t>
      </w:r>
      <w:r w:rsidR="00A47492">
        <w:rPr>
          <w:rFonts w:hint="cs"/>
          <w:rtl/>
        </w:rPr>
        <w:t xml:space="preserve"> </w:t>
      </w:r>
      <w:r w:rsidR="00F04530">
        <w:rPr>
          <w:rFonts w:hint="cs"/>
          <w:rtl/>
        </w:rPr>
        <w:t>הרעיד</w:t>
      </w:r>
      <w:r w:rsidR="00A47492">
        <w:rPr>
          <w:rFonts w:hint="cs"/>
          <w:rtl/>
        </w:rPr>
        <w:t xml:space="preserve"> </w:t>
      </w:r>
      <w:r w:rsidR="00F04530">
        <w:rPr>
          <w:rFonts w:hint="cs"/>
          <w:rtl/>
        </w:rPr>
        <w:t>ב</w:t>
      </w:r>
      <w:r w:rsidR="00A47492">
        <w:rPr>
          <w:rFonts w:hint="cs"/>
          <w:rtl/>
        </w:rPr>
        <w:t>תוכה</w:t>
      </w:r>
      <w:r w:rsidR="00B656F4">
        <w:rPr>
          <w:rFonts w:hint="cs"/>
          <w:rtl/>
        </w:rPr>
        <w:t xml:space="preserve"> מתוך המנגנון ה</w:t>
      </w:r>
      <w:r w:rsidR="00DD1FD3">
        <w:rPr>
          <w:rFonts w:hint="cs"/>
          <w:rtl/>
        </w:rPr>
        <w:t>אכול</w:t>
      </w:r>
      <w:r w:rsidR="00B656F4">
        <w:rPr>
          <w:rFonts w:hint="cs"/>
          <w:rtl/>
        </w:rPr>
        <w:t>, הדומם</w:t>
      </w:r>
      <w:r w:rsidR="00A47492">
        <w:rPr>
          <w:rFonts w:hint="cs"/>
          <w:rtl/>
        </w:rPr>
        <w:t xml:space="preserve">. </w:t>
      </w:r>
      <w:r w:rsidR="00D41D2D">
        <w:rPr>
          <w:rFonts w:hint="cs"/>
          <w:rtl/>
        </w:rPr>
        <w:t>"</w:t>
      </w:r>
      <w:r w:rsidR="00976554">
        <w:rPr>
          <w:rFonts w:hint="cs"/>
          <w:rtl/>
        </w:rPr>
        <w:t>הייתי מעלה את</w:t>
      </w:r>
      <w:r w:rsidR="00D41D2D">
        <w:rPr>
          <w:rFonts w:hint="cs"/>
          <w:rtl/>
        </w:rPr>
        <w:t xml:space="preserve"> </w:t>
      </w:r>
      <w:r w:rsidR="00976554">
        <w:rPr>
          <w:rFonts w:hint="cs"/>
          <w:rtl/>
        </w:rPr>
        <w:t xml:space="preserve">הדבר הזה </w:t>
      </w:r>
      <w:r w:rsidR="00D41D2D">
        <w:rPr>
          <w:rFonts w:hint="cs"/>
          <w:rtl/>
        </w:rPr>
        <w:t>באש."</w:t>
      </w:r>
    </w:p>
    <w:p w14:paraId="57E397DB" w14:textId="72D29F54" w:rsidR="00976554" w:rsidRDefault="00874445" w:rsidP="00F04530">
      <w:pPr>
        <w:rPr>
          <w:rtl/>
        </w:rPr>
      </w:pPr>
      <w:r>
        <w:rPr>
          <w:rFonts w:hint="cs"/>
          <w:rtl/>
        </w:rPr>
        <w:t>"ז</w:t>
      </w:r>
      <w:r w:rsidR="00F04530">
        <w:rPr>
          <w:rFonts w:hint="cs"/>
          <w:rtl/>
        </w:rPr>
        <w:t>את המתנה</w:t>
      </w:r>
      <w:r>
        <w:rPr>
          <w:rFonts w:hint="cs"/>
          <w:rtl/>
        </w:rPr>
        <w:t xml:space="preserve"> </w:t>
      </w:r>
      <w:r w:rsidR="00F04530">
        <w:rPr>
          <w:rFonts w:hint="cs"/>
          <w:rtl/>
        </w:rPr>
        <w:t>ש</w:t>
      </w:r>
      <w:r>
        <w:rPr>
          <w:rFonts w:hint="cs"/>
          <w:rtl/>
        </w:rPr>
        <w:t xml:space="preserve">קיבלה מקולין </w:t>
      </w:r>
      <w:r w:rsidR="001D6DC1">
        <w:rPr>
          <w:rFonts w:hint="cs"/>
          <w:rtl/>
        </w:rPr>
        <w:t>ליום</w:t>
      </w:r>
      <w:r w:rsidR="0089692E">
        <w:rPr>
          <w:rFonts w:hint="cs"/>
          <w:rtl/>
        </w:rPr>
        <w:t xml:space="preserve"> </w:t>
      </w:r>
      <w:r w:rsidR="001D6DC1">
        <w:rPr>
          <w:rFonts w:hint="cs"/>
          <w:rtl/>
        </w:rPr>
        <w:t>ההולדת?</w:t>
      </w:r>
      <w:r w:rsidR="00976554">
        <w:rPr>
          <w:rFonts w:hint="cs"/>
          <w:rtl/>
        </w:rPr>
        <w:t>"</w:t>
      </w:r>
    </w:p>
    <w:p w14:paraId="51458B7E" w14:textId="2891E8BE" w:rsidR="00976554" w:rsidRDefault="00976554" w:rsidP="00034C5B">
      <w:pPr>
        <w:rPr>
          <w:rtl/>
        </w:rPr>
      </w:pPr>
      <w:r>
        <w:rPr>
          <w:rFonts w:hint="cs"/>
          <w:rtl/>
        </w:rPr>
        <w:t>"</w:t>
      </w:r>
      <w:r w:rsidR="00874445">
        <w:rPr>
          <w:rFonts w:hint="cs"/>
          <w:rtl/>
        </w:rPr>
        <w:t xml:space="preserve">הם שניהם זוג שקרנים, חושבים שאני לא יודעת. זאת </w:t>
      </w:r>
      <w:r>
        <w:rPr>
          <w:rFonts w:hint="cs"/>
          <w:rtl/>
        </w:rPr>
        <w:t>מתנת האירוסין של קולין</w:t>
      </w:r>
      <w:r w:rsidR="00766BD1">
        <w:rPr>
          <w:rFonts w:hint="cs"/>
          <w:rtl/>
        </w:rPr>
        <w:t xml:space="preserve">. </w:t>
      </w:r>
      <w:r w:rsidR="00B656F4">
        <w:rPr>
          <w:rFonts w:hint="cs"/>
          <w:rtl/>
        </w:rPr>
        <w:t>אחותך</w:t>
      </w:r>
      <w:r w:rsidR="00766BD1">
        <w:rPr>
          <w:rFonts w:hint="cs"/>
          <w:rtl/>
        </w:rPr>
        <w:t xml:space="preserve"> מעדיפה </w:t>
      </w:r>
      <w:ins w:id="456" w:author="Carmit" w:date="2018-11-07T14:30:00Z">
        <w:r w:rsidR="000A54C3">
          <w:rPr>
            <w:rFonts w:hint="cs"/>
            <w:rtl/>
          </w:rPr>
          <w:t xml:space="preserve">כל דבר, </w:t>
        </w:r>
      </w:ins>
      <w:r w:rsidR="00766BD1">
        <w:rPr>
          <w:rFonts w:hint="cs"/>
          <w:rtl/>
        </w:rPr>
        <w:t xml:space="preserve">להתחתן </w:t>
      </w:r>
      <w:ins w:id="457" w:author="Carmit" w:date="2018-11-07T14:30:00Z">
        <w:r w:rsidR="000A54C3">
          <w:rPr>
            <w:rFonts w:hint="cs"/>
            <w:rtl/>
          </w:rPr>
          <w:t xml:space="preserve">ו... ולהפוך לצימחונית </w:t>
        </w:r>
      </w:ins>
      <w:r w:rsidR="00766BD1">
        <w:rPr>
          <w:rFonts w:hint="cs"/>
          <w:rtl/>
        </w:rPr>
        <w:t>מאשר לה</w:t>
      </w:r>
      <w:r w:rsidR="00B656F4">
        <w:rPr>
          <w:rFonts w:hint="cs"/>
          <w:rtl/>
        </w:rPr>
        <w:t>ת</w:t>
      </w:r>
      <w:r w:rsidR="00766BD1">
        <w:rPr>
          <w:rFonts w:hint="cs"/>
          <w:rtl/>
        </w:rPr>
        <w:t>אמץ ולהתקבל ל</w:t>
      </w:r>
      <w:r w:rsidR="00442A3F" w:rsidRPr="00442A3F">
        <w:rPr>
          <w:rFonts w:cs="Times New Roman"/>
          <w:rtl/>
        </w:rPr>
        <w:t>ג'וליארד</w:t>
      </w:r>
      <w:r w:rsidR="00766BD1">
        <w:rPr>
          <w:rFonts w:hint="cs"/>
          <w:rtl/>
        </w:rPr>
        <w:t>."</w:t>
      </w:r>
    </w:p>
    <w:p w14:paraId="08728187" w14:textId="641A8F24" w:rsidR="00874445" w:rsidRDefault="00F04530" w:rsidP="00123458">
      <w:pPr>
        <w:rPr>
          <w:rtl/>
        </w:rPr>
      </w:pPr>
      <w:r>
        <w:rPr>
          <w:rFonts w:hint="cs"/>
          <w:rtl/>
        </w:rPr>
        <w:t xml:space="preserve">היא </w:t>
      </w:r>
      <w:r w:rsidR="00A47492">
        <w:rPr>
          <w:rFonts w:hint="cs"/>
          <w:rtl/>
        </w:rPr>
        <w:t xml:space="preserve">הניחה את </w:t>
      </w:r>
      <w:r w:rsidR="000D7AAE">
        <w:rPr>
          <w:rFonts w:hint="cs"/>
          <w:rtl/>
        </w:rPr>
        <w:t xml:space="preserve">התיבה </w:t>
      </w:r>
      <w:r w:rsidR="000D7AAE" w:rsidRPr="000D7AAE">
        <w:rPr>
          <w:rFonts w:cs="Times New Roman"/>
          <w:rtl/>
        </w:rPr>
        <w:t>במקומה</w:t>
      </w:r>
      <w:r w:rsidR="00B40BDC">
        <w:rPr>
          <w:rFonts w:hint="cs"/>
          <w:rtl/>
        </w:rPr>
        <w:t xml:space="preserve"> </w:t>
      </w:r>
      <w:r>
        <w:rPr>
          <w:rFonts w:hint="cs"/>
          <w:rtl/>
        </w:rPr>
        <w:t>ו</w:t>
      </w:r>
      <w:r w:rsidR="00874445">
        <w:rPr>
          <w:rFonts w:hint="cs"/>
          <w:rtl/>
        </w:rPr>
        <w:t>אלכס פתח א</w:t>
      </w:r>
      <w:r>
        <w:rPr>
          <w:rFonts w:hint="cs"/>
          <w:rtl/>
        </w:rPr>
        <w:t>ו</w:t>
      </w:r>
      <w:r w:rsidR="00874445">
        <w:rPr>
          <w:rFonts w:hint="cs"/>
          <w:rtl/>
        </w:rPr>
        <w:t>ת</w:t>
      </w:r>
      <w:r>
        <w:rPr>
          <w:rFonts w:hint="cs"/>
          <w:rtl/>
        </w:rPr>
        <w:t>ה</w:t>
      </w:r>
      <w:r w:rsidR="00874445">
        <w:rPr>
          <w:rFonts w:hint="cs"/>
          <w:rtl/>
        </w:rPr>
        <w:t>. דמות</w:t>
      </w:r>
      <w:r>
        <w:rPr>
          <w:rFonts w:hint="cs"/>
          <w:rtl/>
        </w:rPr>
        <w:t>ה המפוסלת בעץ</w:t>
      </w:r>
      <w:r w:rsidR="00874445">
        <w:rPr>
          <w:rFonts w:hint="cs"/>
          <w:rtl/>
        </w:rPr>
        <w:t xml:space="preserve"> של פסנתרנית קטנטונת התרוממה מ</w:t>
      </w:r>
      <w:r w:rsidR="004342FF">
        <w:rPr>
          <w:rFonts w:hint="cs"/>
          <w:rtl/>
        </w:rPr>
        <w:t>ה</w:t>
      </w:r>
      <w:r w:rsidR="00874445">
        <w:rPr>
          <w:rFonts w:hint="cs"/>
          <w:rtl/>
        </w:rPr>
        <w:t>מעמקי</w:t>
      </w:r>
      <w:r w:rsidR="004342FF">
        <w:rPr>
          <w:rFonts w:hint="cs"/>
          <w:rtl/>
        </w:rPr>
        <w:t>ם</w:t>
      </w:r>
      <w:r w:rsidR="00F60F98">
        <w:rPr>
          <w:rFonts w:hint="cs"/>
          <w:rtl/>
        </w:rPr>
        <w:t>,</w:t>
      </w:r>
      <w:r w:rsidR="004342FF">
        <w:rPr>
          <w:rFonts w:hint="cs"/>
          <w:rtl/>
        </w:rPr>
        <w:t xml:space="preserve"> </w:t>
      </w:r>
      <w:r w:rsidR="00F60F98">
        <w:rPr>
          <w:rFonts w:hint="cs"/>
          <w:rtl/>
        </w:rPr>
        <w:t>דהויה ו</w:t>
      </w:r>
      <w:r w:rsidR="000D7AAE">
        <w:rPr>
          <w:rFonts w:hint="cs"/>
          <w:rtl/>
        </w:rPr>
        <w:t>איל</w:t>
      </w:r>
      <w:r w:rsidR="00F60F98">
        <w:rPr>
          <w:rFonts w:hint="cs"/>
          <w:rtl/>
        </w:rPr>
        <w:t>מת</w:t>
      </w:r>
      <w:r w:rsidR="00CD0E94" w:rsidRPr="00CD0E94">
        <w:rPr>
          <w:rFonts w:cs="Times New Roman"/>
          <w:rtl/>
        </w:rPr>
        <w:t>, תאומה של הפסנתרנית המגולפת על המכסה</w:t>
      </w:r>
      <w:r w:rsidR="00F60F98">
        <w:rPr>
          <w:rFonts w:hint="cs"/>
          <w:rtl/>
        </w:rPr>
        <w:t>.</w:t>
      </w:r>
    </w:p>
    <w:p w14:paraId="2BDFD975" w14:textId="59B8FD02" w:rsidR="00766BD1" w:rsidRDefault="00766BD1" w:rsidP="004342FF">
      <w:pPr>
        <w:rPr>
          <w:rtl/>
        </w:rPr>
      </w:pPr>
      <w:r>
        <w:rPr>
          <w:rFonts w:hint="cs"/>
          <w:rtl/>
        </w:rPr>
        <w:t xml:space="preserve">"לא לגעת בזה!" </w:t>
      </w:r>
      <w:r w:rsidR="008B1B44">
        <w:rPr>
          <w:rFonts w:hint="cs"/>
          <w:rtl/>
        </w:rPr>
        <w:t>סופי</w:t>
      </w:r>
      <w:r w:rsidR="00874445">
        <w:rPr>
          <w:rFonts w:hint="cs"/>
          <w:rtl/>
        </w:rPr>
        <w:t xml:space="preserve"> הגיחה מהחדר</w:t>
      </w:r>
      <w:r w:rsidR="001E2F42">
        <w:rPr>
          <w:rFonts w:hint="cs"/>
          <w:rtl/>
        </w:rPr>
        <w:t>,</w:t>
      </w:r>
      <w:r w:rsidR="00874445">
        <w:rPr>
          <w:rFonts w:hint="cs"/>
          <w:rtl/>
        </w:rPr>
        <w:t xml:space="preserve"> </w:t>
      </w:r>
      <w:r>
        <w:rPr>
          <w:rFonts w:hint="cs"/>
          <w:rtl/>
        </w:rPr>
        <w:t>חט</w:t>
      </w:r>
      <w:r w:rsidR="004342FF">
        <w:rPr>
          <w:rFonts w:hint="cs"/>
          <w:rtl/>
        </w:rPr>
        <w:t>פה</w:t>
      </w:r>
      <w:r>
        <w:rPr>
          <w:rFonts w:hint="cs"/>
          <w:rtl/>
        </w:rPr>
        <w:t xml:space="preserve"> את התיבה מ</w:t>
      </w:r>
      <w:r w:rsidR="004342FF">
        <w:rPr>
          <w:rFonts w:hint="cs"/>
          <w:rtl/>
        </w:rPr>
        <w:t>ידיו</w:t>
      </w:r>
      <w:r>
        <w:rPr>
          <w:rFonts w:hint="cs"/>
          <w:rtl/>
        </w:rPr>
        <w:t xml:space="preserve">, ונסגרה </w:t>
      </w:r>
      <w:r w:rsidR="00874445">
        <w:rPr>
          <w:rFonts w:hint="cs"/>
          <w:rtl/>
        </w:rPr>
        <w:t xml:space="preserve">בחדרה </w:t>
      </w:r>
      <w:r>
        <w:rPr>
          <w:rFonts w:hint="cs"/>
          <w:rtl/>
        </w:rPr>
        <w:t>שוב.</w:t>
      </w:r>
    </w:p>
    <w:p w14:paraId="45A626EF" w14:textId="2A8BFEE8" w:rsidR="004342FF" w:rsidRDefault="004342FF" w:rsidP="004342FF">
      <w:pPr>
        <w:rPr>
          <w:rtl/>
        </w:rPr>
      </w:pPr>
      <w:r>
        <w:rPr>
          <w:rFonts w:hint="cs"/>
          <w:rtl/>
        </w:rPr>
        <w:t xml:space="preserve">"מה נעשה </w:t>
      </w:r>
      <w:r w:rsidR="00F06A3F">
        <w:rPr>
          <w:rFonts w:hint="cs"/>
          <w:rtl/>
        </w:rPr>
        <w:t>עכשיו</w:t>
      </w:r>
      <w:r>
        <w:rPr>
          <w:rFonts w:hint="cs"/>
          <w:rtl/>
        </w:rPr>
        <w:t>?" האם לחשה, "מה נעשה?"</w:t>
      </w:r>
    </w:p>
    <w:p w14:paraId="67DE6630" w14:textId="7F2470C5" w:rsidR="007E6CA9" w:rsidRDefault="00DB04BE" w:rsidP="00F04530">
      <w:pPr>
        <w:rPr>
          <w:rtl/>
        </w:rPr>
      </w:pPr>
      <w:r>
        <w:rPr>
          <w:rFonts w:hint="cs"/>
          <w:rtl/>
        </w:rPr>
        <w:t>אלכס ניסה ל</w:t>
      </w:r>
      <w:r w:rsidR="00DB4A0E">
        <w:rPr>
          <w:rFonts w:hint="cs"/>
          <w:rtl/>
        </w:rPr>
        <w:t>פרש מ</w:t>
      </w:r>
      <w:r>
        <w:rPr>
          <w:rFonts w:hint="cs"/>
          <w:rtl/>
        </w:rPr>
        <w:t>ה</w:t>
      </w:r>
      <w:r w:rsidR="008C7253">
        <w:rPr>
          <w:rFonts w:hint="cs"/>
          <w:rtl/>
        </w:rPr>
        <w:t>ו</w:t>
      </w:r>
      <w:r w:rsidR="009529B9">
        <w:rPr>
          <w:rFonts w:hint="cs"/>
          <w:rtl/>
        </w:rPr>
        <w:t xml:space="preserve"> הדבר</w:t>
      </w:r>
      <w:r w:rsidR="00B133BE">
        <w:rPr>
          <w:rFonts w:hint="cs"/>
          <w:rtl/>
        </w:rPr>
        <w:t>[</w:t>
      </w:r>
      <w:r>
        <w:rPr>
          <w:rFonts w:hint="cs"/>
          <w:rtl/>
        </w:rPr>
        <w:t xml:space="preserve">, מתוך </w:t>
      </w:r>
      <w:r w:rsidR="00F04530">
        <w:rPr>
          <w:rFonts w:hint="cs"/>
          <w:rtl/>
        </w:rPr>
        <w:t>השתלשלות</w:t>
      </w:r>
      <w:r>
        <w:rPr>
          <w:rFonts w:hint="cs"/>
          <w:rtl/>
        </w:rPr>
        <w:t xml:space="preserve"> המאורעות</w:t>
      </w:r>
      <w:r w:rsidR="007E2910">
        <w:rPr>
          <w:rFonts w:hint="cs"/>
          <w:rtl/>
        </w:rPr>
        <w:t xml:space="preserve"> האחרונים וגם קודם לכן</w:t>
      </w:r>
      <w:r>
        <w:rPr>
          <w:rFonts w:hint="cs"/>
          <w:rtl/>
        </w:rPr>
        <w:t>,</w:t>
      </w:r>
      <w:r w:rsidR="00B133BE">
        <w:rPr>
          <w:rFonts w:hint="cs"/>
          <w:rtl/>
        </w:rPr>
        <w:t>]</w:t>
      </w:r>
      <w:r>
        <w:rPr>
          <w:rFonts w:hint="cs"/>
          <w:rtl/>
        </w:rPr>
        <w:t xml:space="preserve"> </w:t>
      </w:r>
      <w:r w:rsidR="009529B9">
        <w:rPr>
          <w:rFonts w:hint="cs"/>
          <w:rtl/>
        </w:rPr>
        <w:t>ש</w:t>
      </w:r>
      <w:r>
        <w:rPr>
          <w:rFonts w:hint="cs"/>
          <w:rtl/>
        </w:rPr>
        <w:t>גרם ל</w:t>
      </w:r>
      <w:r w:rsidR="00CA6588">
        <w:rPr>
          <w:rFonts w:hint="cs"/>
          <w:rtl/>
        </w:rPr>
        <w:t>אם</w:t>
      </w:r>
      <w:r>
        <w:rPr>
          <w:rFonts w:hint="cs"/>
          <w:rtl/>
        </w:rPr>
        <w:t xml:space="preserve"> לחשוב שעדיין </w:t>
      </w:r>
      <w:r w:rsidR="00F04530">
        <w:rPr>
          <w:rFonts w:hint="cs"/>
          <w:rtl/>
        </w:rPr>
        <w:t>קיים</w:t>
      </w:r>
      <w:r>
        <w:rPr>
          <w:rFonts w:hint="cs"/>
          <w:rtl/>
        </w:rPr>
        <w:t xml:space="preserve"> דבר שניתן לעשותו</w:t>
      </w:r>
      <w:r w:rsidR="009529B9">
        <w:rPr>
          <w:rFonts w:hint="cs"/>
          <w:rtl/>
        </w:rPr>
        <w:t>.</w:t>
      </w:r>
      <w:r>
        <w:rPr>
          <w:rFonts w:hint="cs"/>
          <w:rtl/>
        </w:rPr>
        <w:t xml:space="preserve"> </w:t>
      </w:r>
      <w:r w:rsidR="007E2910">
        <w:rPr>
          <w:rFonts w:hint="cs"/>
          <w:rtl/>
        </w:rPr>
        <w:t xml:space="preserve">[להגיד משהו לגבי: איך המשפחה הזאת </w:t>
      </w:r>
      <w:r w:rsidR="001C5A04">
        <w:rPr>
          <w:rFonts w:hint="cs"/>
          <w:rtl/>
        </w:rPr>
        <w:t>הייתה</w:t>
      </w:r>
      <w:r w:rsidR="007E2910">
        <w:rPr>
          <w:rFonts w:hint="cs"/>
          <w:rtl/>
        </w:rPr>
        <w:t xml:space="preserve"> נראית ללא </w:t>
      </w:r>
      <w:r w:rsidR="008B1B44">
        <w:rPr>
          <w:rFonts w:hint="cs"/>
          <w:rtl/>
        </w:rPr>
        <w:t>סופי</w:t>
      </w:r>
      <w:r w:rsidR="007E2910">
        <w:rPr>
          <w:rFonts w:hint="cs"/>
          <w:rtl/>
        </w:rPr>
        <w:t xml:space="preserve">... אולי </w:t>
      </w:r>
      <w:r w:rsidR="008B1B44">
        <w:rPr>
          <w:rFonts w:hint="cs"/>
          <w:rtl/>
        </w:rPr>
        <w:t>סופי</w:t>
      </w:r>
      <w:r w:rsidR="007E2910">
        <w:rPr>
          <w:rFonts w:hint="cs"/>
          <w:rtl/>
        </w:rPr>
        <w:t xml:space="preserve"> עצמה חושבת כך ואולי </w:t>
      </w:r>
      <w:r w:rsidR="001C5A04">
        <w:rPr>
          <w:rFonts w:hint="cs"/>
          <w:rtl/>
        </w:rPr>
        <w:t>אימא</w:t>
      </w:r>
      <w:r w:rsidR="007E2910">
        <w:rPr>
          <w:rFonts w:hint="cs"/>
          <w:rtl/>
        </w:rPr>
        <w:t xml:space="preserve"> שלה. בלי </w:t>
      </w:r>
      <w:r w:rsidR="008B1B44">
        <w:rPr>
          <w:rFonts w:hint="cs"/>
          <w:rtl/>
        </w:rPr>
        <w:t>סופי</w:t>
      </w:r>
      <w:r w:rsidR="007E2910">
        <w:rPr>
          <w:rFonts w:hint="cs"/>
          <w:rtl/>
        </w:rPr>
        <w:t xml:space="preserve"> או בלי הכישרון של </w:t>
      </w:r>
      <w:r w:rsidR="008B1B44">
        <w:rPr>
          <w:rFonts w:hint="cs"/>
          <w:rtl/>
        </w:rPr>
        <w:t>סופי</w:t>
      </w:r>
      <w:r w:rsidR="007E2910">
        <w:rPr>
          <w:rFonts w:hint="cs"/>
          <w:rtl/>
        </w:rPr>
        <w:t xml:space="preserve">. ואלכס אומר </w:t>
      </w:r>
      <w:r w:rsidR="007E2910">
        <w:rPr>
          <w:rtl/>
        </w:rPr>
        <w:t>–</w:t>
      </w:r>
      <w:r w:rsidR="007E2910">
        <w:rPr>
          <w:rFonts w:hint="cs"/>
          <w:rtl/>
        </w:rPr>
        <w:t xml:space="preserve"> בלי </w:t>
      </w:r>
      <w:r w:rsidR="008B1B44">
        <w:rPr>
          <w:rFonts w:hint="cs"/>
          <w:rtl/>
        </w:rPr>
        <w:t>סופי</w:t>
      </w:r>
      <w:r w:rsidR="00483BB1">
        <w:rPr>
          <w:rFonts w:hint="cs"/>
          <w:rtl/>
        </w:rPr>
        <w:t xml:space="preserve"> הכול </w:t>
      </w:r>
      <w:r w:rsidR="007E2910">
        <w:rPr>
          <w:rFonts w:hint="cs"/>
          <w:rtl/>
        </w:rPr>
        <w:t>היה מתפרק.</w:t>
      </w:r>
      <w:r w:rsidR="00B656F4">
        <w:rPr>
          <w:rFonts w:hint="cs"/>
          <w:rtl/>
        </w:rPr>
        <w:t>]</w:t>
      </w:r>
    </w:p>
    <w:p w14:paraId="4CCA60C9" w14:textId="418585D6" w:rsidR="007E6CA9" w:rsidRPr="00022EA3" w:rsidRDefault="00B656F4" w:rsidP="00F04530">
      <w:pPr>
        <w:rPr>
          <w:rtl/>
        </w:rPr>
      </w:pPr>
      <w:bookmarkStart w:id="458" w:name="_Hlk502435033"/>
      <w:r w:rsidRPr="00022EA3">
        <w:rPr>
          <w:rtl/>
        </w:rPr>
        <w:t>"</w:t>
      </w:r>
      <w:r w:rsidR="007E6CA9" w:rsidRPr="00022EA3">
        <w:rPr>
          <w:rFonts w:hint="eastAsia"/>
          <w:rtl/>
        </w:rPr>
        <w:t>היא</w:t>
      </w:r>
      <w:r w:rsidR="007E6CA9" w:rsidRPr="00022EA3">
        <w:rPr>
          <w:rtl/>
        </w:rPr>
        <w:t xml:space="preserve"> </w:t>
      </w:r>
      <w:r w:rsidR="007E6CA9" w:rsidRPr="00022EA3">
        <w:rPr>
          <w:rFonts w:hint="eastAsia"/>
          <w:rtl/>
        </w:rPr>
        <w:t>לקחה</w:t>
      </w:r>
      <w:r w:rsidR="007E6CA9" w:rsidRPr="00022EA3">
        <w:rPr>
          <w:rtl/>
        </w:rPr>
        <w:t xml:space="preserve"> </w:t>
      </w:r>
      <w:r w:rsidR="007E6CA9" w:rsidRPr="00022EA3">
        <w:rPr>
          <w:rFonts w:hint="eastAsia"/>
          <w:rtl/>
        </w:rPr>
        <w:t>ממני</w:t>
      </w:r>
      <w:r w:rsidR="007E6CA9" w:rsidRPr="00022EA3">
        <w:rPr>
          <w:rtl/>
        </w:rPr>
        <w:t xml:space="preserve"> </w:t>
      </w:r>
      <w:r w:rsidR="007E6CA9" w:rsidRPr="00022EA3">
        <w:rPr>
          <w:rFonts w:hint="eastAsia"/>
          <w:rtl/>
        </w:rPr>
        <w:t>הכל</w:t>
      </w:r>
      <w:r w:rsidR="007E6CA9" w:rsidRPr="00022EA3">
        <w:rPr>
          <w:rtl/>
        </w:rPr>
        <w:t>...</w:t>
      </w:r>
      <w:r w:rsidRPr="00022EA3">
        <w:rPr>
          <w:rtl/>
        </w:rPr>
        <w:t xml:space="preserve">" </w:t>
      </w:r>
      <w:r w:rsidRPr="00022EA3">
        <w:rPr>
          <w:rFonts w:hint="eastAsia"/>
          <w:rtl/>
        </w:rPr>
        <w:t>האם</w:t>
      </w:r>
      <w:r w:rsidRPr="00022EA3">
        <w:rPr>
          <w:rtl/>
        </w:rPr>
        <w:t xml:space="preserve"> </w:t>
      </w:r>
      <w:r w:rsidR="00B133BE">
        <w:rPr>
          <w:rFonts w:hint="cs"/>
          <w:rtl/>
        </w:rPr>
        <w:t>דיבר</w:t>
      </w:r>
      <w:r w:rsidRPr="00022EA3">
        <w:rPr>
          <w:rFonts w:hint="eastAsia"/>
          <w:rtl/>
        </w:rPr>
        <w:t>ה</w:t>
      </w:r>
      <w:r w:rsidRPr="00022EA3">
        <w:rPr>
          <w:rtl/>
        </w:rPr>
        <w:t xml:space="preserve"> </w:t>
      </w:r>
      <w:r w:rsidRPr="00022EA3">
        <w:rPr>
          <w:rFonts w:hint="eastAsia"/>
          <w:rtl/>
        </w:rPr>
        <w:t>לעצמה</w:t>
      </w:r>
      <w:r w:rsidRPr="00022EA3">
        <w:rPr>
          <w:rtl/>
        </w:rPr>
        <w:t xml:space="preserve">, </w:t>
      </w:r>
      <w:r w:rsidRPr="00022EA3">
        <w:rPr>
          <w:rFonts w:hint="eastAsia"/>
          <w:rtl/>
        </w:rPr>
        <w:t>אבל</w:t>
      </w:r>
      <w:r w:rsidRPr="00022EA3">
        <w:rPr>
          <w:rtl/>
        </w:rPr>
        <w:t xml:space="preserve"> </w:t>
      </w:r>
      <w:r w:rsidRPr="00022EA3">
        <w:rPr>
          <w:rFonts w:hint="eastAsia"/>
          <w:rtl/>
        </w:rPr>
        <w:t>בשקט</w:t>
      </w:r>
      <w:r w:rsidR="009529B9">
        <w:rPr>
          <w:rFonts w:hint="cs"/>
          <w:rtl/>
        </w:rPr>
        <w:t>,</w:t>
      </w:r>
      <w:r w:rsidRPr="00022EA3">
        <w:rPr>
          <w:rtl/>
        </w:rPr>
        <w:t xml:space="preserve"> </w:t>
      </w:r>
      <w:r w:rsidR="00F97C59">
        <w:rPr>
          <w:rFonts w:hint="cs"/>
          <w:rtl/>
        </w:rPr>
        <w:t>ש</w:t>
      </w:r>
      <w:r w:rsidRPr="00022EA3">
        <w:rPr>
          <w:rFonts w:hint="eastAsia"/>
          <w:rtl/>
        </w:rPr>
        <w:t>לא</w:t>
      </w:r>
      <w:r w:rsidRPr="00022EA3">
        <w:rPr>
          <w:rtl/>
        </w:rPr>
        <w:t xml:space="preserve"> </w:t>
      </w:r>
      <w:r w:rsidRPr="00022EA3">
        <w:rPr>
          <w:rFonts w:hint="eastAsia"/>
          <w:rtl/>
        </w:rPr>
        <w:t>ל</w:t>
      </w:r>
      <w:r w:rsidR="009529B9">
        <w:rPr>
          <w:rFonts w:hint="cs"/>
          <w:rtl/>
        </w:rPr>
        <w:t>כסות</w:t>
      </w:r>
      <w:r w:rsidRPr="00022EA3">
        <w:rPr>
          <w:rtl/>
        </w:rPr>
        <w:t xml:space="preserve"> </w:t>
      </w:r>
      <w:r w:rsidRPr="00022EA3">
        <w:rPr>
          <w:rFonts w:hint="eastAsia"/>
          <w:rtl/>
        </w:rPr>
        <w:t>על</w:t>
      </w:r>
      <w:r w:rsidRPr="00022EA3">
        <w:rPr>
          <w:rtl/>
        </w:rPr>
        <w:t xml:space="preserve"> </w:t>
      </w:r>
      <w:r w:rsidRPr="00022EA3">
        <w:rPr>
          <w:rFonts w:hint="eastAsia"/>
          <w:rtl/>
        </w:rPr>
        <w:t>הרשרושים</w:t>
      </w:r>
      <w:r w:rsidRPr="00022EA3">
        <w:rPr>
          <w:rtl/>
        </w:rPr>
        <w:t xml:space="preserve"> </w:t>
      </w:r>
      <w:r w:rsidRPr="00022EA3">
        <w:rPr>
          <w:rFonts w:hint="eastAsia"/>
          <w:rtl/>
        </w:rPr>
        <w:t>הבלתי</w:t>
      </w:r>
      <w:r w:rsidRPr="00022EA3">
        <w:rPr>
          <w:rtl/>
        </w:rPr>
        <w:t xml:space="preserve"> </w:t>
      </w:r>
      <w:r w:rsidRPr="00022EA3">
        <w:rPr>
          <w:rFonts w:hint="eastAsia"/>
          <w:rtl/>
        </w:rPr>
        <w:t>מפוענחים</w:t>
      </w:r>
      <w:r w:rsidRPr="00022EA3">
        <w:rPr>
          <w:rtl/>
        </w:rPr>
        <w:t xml:space="preserve"> </w:t>
      </w:r>
      <w:r w:rsidRPr="00022EA3">
        <w:rPr>
          <w:rFonts w:hint="eastAsia"/>
          <w:rtl/>
        </w:rPr>
        <w:t>שנשמעו</w:t>
      </w:r>
      <w:r w:rsidRPr="00022EA3">
        <w:rPr>
          <w:rtl/>
        </w:rPr>
        <w:t xml:space="preserve"> </w:t>
      </w:r>
      <w:r w:rsidRPr="00022EA3">
        <w:rPr>
          <w:rFonts w:hint="eastAsia"/>
          <w:rtl/>
        </w:rPr>
        <w:t>מבעד</w:t>
      </w:r>
      <w:r w:rsidRPr="00022EA3">
        <w:rPr>
          <w:rtl/>
        </w:rPr>
        <w:t xml:space="preserve"> </w:t>
      </w:r>
      <w:r w:rsidRPr="00022EA3">
        <w:rPr>
          <w:rFonts w:hint="eastAsia"/>
          <w:rtl/>
        </w:rPr>
        <w:t>לדלת</w:t>
      </w:r>
      <w:r w:rsidRPr="00022EA3">
        <w:rPr>
          <w:rtl/>
        </w:rPr>
        <w:t xml:space="preserve"> </w:t>
      </w:r>
      <w:r w:rsidRPr="00022EA3">
        <w:rPr>
          <w:rFonts w:hint="eastAsia"/>
          <w:rtl/>
        </w:rPr>
        <w:t>הטרוקה</w:t>
      </w:r>
      <w:r w:rsidRPr="00022EA3">
        <w:rPr>
          <w:rtl/>
        </w:rPr>
        <w:t xml:space="preserve"> [</w:t>
      </w:r>
      <w:r w:rsidRPr="00022EA3">
        <w:t>slammed shut</w:t>
      </w:r>
      <w:r w:rsidRPr="00022EA3">
        <w:rPr>
          <w:rtl/>
        </w:rPr>
        <w:t>],</w:t>
      </w:r>
      <w:r w:rsidR="007E6CA9" w:rsidRPr="00022EA3">
        <w:rPr>
          <w:rtl/>
        </w:rPr>
        <w:t xml:space="preserve"> </w:t>
      </w:r>
      <w:r w:rsidRPr="00022EA3">
        <w:rPr>
          <w:rtl/>
        </w:rPr>
        <w:t>"</w:t>
      </w:r>
      <w:r w:rsidR="007E6CA9" w:rsidRPr="00022EA3">
        <w:rPr>
          <w:rFonts w:hint="eastAsia"/>
          <w:rtl/>
        </w:rPr>
        <w:t>הכל</w:t>
      </w:r>
      <w:r w:rsidR="007E6CA9" w:rsidRPr="00022EA3">
        <w:rPr>
          <w:rtl/>
        </w:rPr>
        <w:t xml:space="preserve"> </w:t>
      </w:r>
      <w:r w:rsidR="007E6CA9" w:rsidRPr="00022EA3">
        <w:rPr>
          <w:rFonts w:hint="eastAsia"/>
          <w:rtl/>
        </w:rPr>
        <w:t>היא</w:t>
      </w:r>
      <w:r w:rsidR="007E6CA9" w:rsidRPr="00022EA3">
        <w:rPr>
          <w:rtl/>
        </w:rPr>
        <w:t xml:space="preserve"> </w:t>
      </w:r>
      <w:r w:rsidR="007E6CA9" w:rsidRPr="00022EA3">
        <w:rPr>
          <w:rFonts w:hint="eastAsia"/>
          <w:rtl/>
        </w:rPr>
        <w:t>לקחה</w:t>
      </w:r>
      <w:r w:rsidR="007E6CA9" w:rsidRPr="00022EA3">
        <w:rPr>
          <w:rtl/>
        </w:rPr>
        <w:t xml:space="preserve"> </w:t>
      </w:r>
      <w:r w:rsidR="007E6CA9" w:rsidRPr="00022EA3">
        <w:rPr>
          <w:rFonts w:hint="eastAsia"/>
          <w:rtl/>
        </w:rPr>
        <w:t>ממני</w:t>
      </w:r>
      <w:r w:rsidR="007E6CA9" w:rsidRPr="00022EA3">
        <w:rPr>
          <w:rtl/>
        </w:rPr>
        <w:t xml:space="preserve">. </w:t>
      </w:r>
      <w:r w:rsidR="007E6CA9" w:rsidRPr="00022EA3">
        <w:rPr>
          <w:rFonts w:hint="eastAsia"/>
          <w:rtl/>
        </w:rPr>
        <w:t>אין</w:t>
      </w:r>
      <w:r w:rsidR="007E6CA9" w:rsidRPr="00022EA3">
        <w:rPr>
          <w:rtl/>
        </w:rPr>
        <w:t xml:space="preserve"> </w:t>
      </w:r>
      <w:r w:rsidR="007E6CA9" w:rsidRPr="00022EA3">
        <w:rPr>
          <w:rFonts w:hint="eastAsia"/>
          <w:rtl/>
        </w:rPr>
        <w:t>בי</w:t>
      </w:r>
      <w:r w:rsidR="007E6CA9" w:rsidRPr="00022EA3">
        <w:rPr>
          <w:rtl/>
        </w:rPr>
        <w:t xml:space="preserve"> </w:t>
      </w:r>
      <w:r w:rsidR="007E6CA9" w:rsidRPr="00022EA3">
        <w:rPr>
          <w:rFonts w:hint="eastAsia"/>
          <w:rtl/>
        </w:rPr>
        <w:t>כלום</w:t>
      </w:r>
      <w:r w:rsidR="007E6CA9" w:rsidRPr="00022EA3">
        <w:rPr>
          <w:rtl/>
        </w:rPr>
        <w:t xml:space="preserve"> </w:t>
      </w:r>
      <w:r w:rsidR="00F06A3F">
        <w:rPr>
          <w:rFonts w:hint="eastAsia"/>
          <w:rtl/>
        </w:rPr>
        <w:t>עכשיו</w:t>
      </w:r>
      <w:r w:rsidR="007E6CA9" w:rsidRPr="00022EA3">
        <w:rPr>
          <w:rtl/>
        </w:rPr>
        <w:t xml:space="preserve">... </w:t>
      </w:r>
      <w:r w:rsidR="007E6CA9" w:rsidRPr="00022EA3">
        <w:rPr>
          <w:rFonts w:hint="eastAsia"/>
          <w:rtl/>
        </w:rPr>
        <w:t>כל</w:t>
      </w:r>
      <w:r w:rsidR="007E6CA9" w:rsidRPr="00022EA3">
        <w:rPr>
          <w:rtl/>
        </w:rPr>
        <w:t xml:space="preserve"> </w:t>
      </w:r>
      <w:r w:rsidR="007E6CA9" w:rsidRPr="00022EA3">
        <w:rPr>
          <w:rFonts w:hint="eastAsia"/>
          <w:rtl/>
        </w:rPr>
        <w:t>גערה</w:t>
      </w:r>
      <w:r w:rsidR="007E6CA9" w:rsidRPr="00022EA3">
        <w:rPr>
          <w:rtl/>
        </w:rPr>
        <w:t xml:space="preserve"> </w:t>
      </w:r>
      <w:r w:rsidR="007E6CA9" w:rsidRPr="00022EA3">
        <w:rPr>
          <w:rFonts w:hint="eastAsia"/>
          <w:rtl/>
        </w:rPr>
        <w:t>שלה</w:t>
      </w:r>
      <w:r w:rsidR="007E6CA9" w:rsidRPr="00022EA3">
        <w:rPr>
          <w:rtl/>
        </w:rPr>
        <w:t xml:space="preserve"> </w:t>
      </w:r>
      <w:r w:rsidR="007E6CA9" w:rsidRPr="00022EA3">
        <w:rPr>
          <w:rFonts w:hint="eastAsia"/>
          <w:rtl/>
        </w:rPr>
        <w:t>חורכת</w:t>
      </w:r>
      <w:r w:rsidR="007E6CA9" w:rsidRPr="00022EA3">
        <w:rPr>
          <w:rtl/>
        </w:rPr>
        <w:t xml:space="preserve">... </w:t>
      </w:r>
      <w:r w:rsidR="007E6CA9" w:rsidRPr="00022EA3">
        <w:rPr>
          <w:rFonts w:hint="eastAsia"/>
          <w:rtl/>
        </w:rPr>
        <w:t>מקפיאה</w:t>
      </w:r>
      <w:r w:rsidR="007E6CA9" w:rsidRPr="00022EA3">
        <w:rPr>
          <w:rtl/>
        </w:rPr>
        <w:t xml:space="preserve">. </w:t>
      </w:r>
      <w:r w:rsidR="007E6CA9" w:rsidRPr="00022EA3">
        <w:rPr>
          <w:rFonts w:hint="eastAsia"/>
          <w:rtl/>
        </w:rPr>
        <w:t>מאבנת</w:t>
      </w:r>
      <w:r w:rsidR="007E6CA9" w:rsidRPr="00022EA3">
        <w:rPr>
          <w:rtl/>
        </w:rPr>
        <w:t>.</w:t>
      </w:r>
      <w:r w:rsidRPr="00022EA3">
        <w:rPr>
          <w:rtl/>
        </w:rPr>
        <w:t>"</w:t>
      </w:r>
    </w:p>
    <w:p w14:paraId="123078F7" w14:textId="05DFA5F1" w:rsidR="004342FF" w:rsidRPr="0007760D" w:rsidRDefault="00B656F4" w:rsidP="00F04530">
      <w:pPr>
        <w:rPr>
          <w:color w:val="A6A6A6" w:themeColor="background1" w:themeShade="A6"/>
          <w:rtl/>
        </w:rPr>
      </w:pPr>
      <w:r w:rsidRPr="0007760D">
        <w:rPr>
          <w:color w:val="A6A6A6" w:themeColor="background1" w:themeShade="A6"/>
          <w:rtl/>
        </w:rPr>
        <w:t>[</w:t>
      </w:r>
      <w:r w:rsidR="007E6CA9" w:rsidRPr="0007760D">
        <w:rPr>
          <w:rFonts w:hint="eastAsia"/>
          <w:color w:val="A6A6A6" w:themeColor="background1" w:themeShade="A6"/>
          <w:rtl/>
        </w:rPr>
        <w:t>אלכס</w:t>
      </w:r>
      <w:r w:rsidR="007E6CA9" w:rsidRPr="0007760D">
        <w:rPr>
          <w:color w:val="A6A6A6" w:themeColor="background1" w:themeShade="A6"/>
          <w:rtl/>
        </w:rPr>
        <w:t xml:space="preserve"> – היא לקחה ממך דברים ישנים. דברים חדשים היא לא לקחה עדיין, הם </w:t>
      </w:r>
      <w:r w:rsidR="00E96785" w:rsidRPr="0007760D">
        <w:rPr>
          <w:rFonts w:hint="eastAsia"/>
          <w:color w:val="A6A6A6" w:themeColor="background1" w:themeShade="A6"/>
          <w:rtl/>
        </w:rPr>
        <w:t>יבקעו</w:t>
      </w:r>
      <w:r w:rsidR="00E96785" w:rsidRPr="0007760D">
        <w:rPr>
          <w:color w:val="A6A6A6" w:themeColor="background1" w:themeShade="A6"/>
          <w:rtl/>
        </w:rPr>
        <w:t xml:space="preserve"> בתוכך, הם </w:t>
      </w:r>
      <w:r w:rsidR="007E6CA9" w:rsidRPr="0007760D">
        <w:rPr>
          <w:rFonts w:hint="eastAsia"/>
          <w:color w:val="A6A6A6" w:themeColor="background1" w:themeShade="A6"/>
          <w:rtl/>
        </w:rPr>
        <w:t>איתך</w:t>
      </w:r>
      <w:r w:rsidR="007E6CA9" w:rsidRPr="0007760D">
        <w:rPr>
          <w:color w:val="A6A6A6" w:themeColor="background1" w:themeShade="A6"/>
          <w:rtl/>
        </w:rPr>
        <w:t>.</w:t>
      </w:r>
      <w:r w:rsidR="007E2910" w:rsidRPr="0007760D">
        <w:rPr>
          <w:color w:val="A6A6A6" w:themeColor="background1" w:themeShade="A6"/>
          <w:rtl/>
        </w:rPr>
        <w:t>]</w:t>
      </w:r>
    </w:p>
    <w:p w14:paraId="2F82EC66" w14:textId="0C072E50" w:rsidR="00B656F4" w:rsidRPr="00022EA3" w:rsidRDefault="00B656F4" w:rsidP="00DB04BE">
      <w:pPr>
        <w:rPr>
          <w:rtl/>
        </w:rPr>
      </w:pPr>
      <w:r w:rsidRPr="00022EA3">
        <w:rPr>
          <w:rtl/>
        </w:rPr>
        <w:t xml:space="preserve">"עוד </w:t>
      </w:r>
      <w:r w:rsidRPr="00022EA3">
        <w:rPr>
          <w:rFonts w:hint="eastAsia"/>
          <w:rtl/>
        </w:rPr>
        <w:t>יהיו</w:t>
      </w:r>
      <w:r w:rsidRPr="00022EA3">
        <w:rPr>
          <w:rtl/>
        </w:rPr>
        <w:t xml:space="preserve"> </w:t>
      </w:r>
      <w:r w:rsidRPr="00022EA3">
        <w:rPr>
          <w:rFonts w:hint="eastAsia"/>
          <w:rtl/>
        </w:rPr>
        <w:t>דברים</w:t>
      </w:r>
      <w:r w:rsidRPr="00022EA3">
        <w:rPr>
          <w:rtl/>
        </w:rPr>
        <w:t>..."</w:t>
      </w:r>
    </w:p>
    <w:p w14:paraId="0A886F29" w14:textId="1F682F82" w:rsidR="00B656F4" w:rsidRPr="00022EA3" w:rsidRDefault="00B656F4" w:rsidP="00DB04BE">
      <w:pPr>
        <w:rPr>
          <w:rtl/>
        </w:rPr>
      </w:pPr>
      <w:r w:rsidRPr="00022EA3">
        <w:rPr>
          <w:rtl/>
        </w:rPr>
        <w:t xml:space="preserve">"על </w:t>
      </w:r>
      <w:r w:rsidRPr="00022EA3">
        <w:rPr>
          <w:rFonts w:hint="eastAsia"/>
          <w:rtl/>
        </w:rPr>
        <w:t>מה</w:t>
      </w:r>
      <w:r w:rsidRPr="00022EA3">
        <w:rPr>
          <w:rtl/>
        </w:rPr>
        <w:t xml:space="preserve"> </w:t>
      </w:r>
      <w:r w:rsidRPr="00022EA3">
        <w:rPr>
          <w:rFonts w:hint="eastAsia"/>
          <w:rtl/>
        </w:rPr>
        <w:t>אתה</w:t>
      </w:r>
      <w:r w:rsidRPr="00022EA3">
        <w:rPr>
          <w:rtl/>
        </w:rPr>
        <w:t xml:space="preserve"> </w:t>
      </w:r>
      <w:r w:rsidRPr="00022EA3">
        <w:rPr>
          <w:rFonts w:hint="eastAsia"/>
          <w:rtl/>
        </w:rPr>
        <w:t>מדבר</w:t>
      </w:r>
      <w:r w:rsidRPr="00022EA3">
        <w:rPr>
          <w:rtl/>
        </w:rPr>
        <w:t xml:space="preserve"> </w:t>
      </w:r>
      <w:r w:rsidR="00F06A3F">
        <w:rPr>
          <w:rFonts w:hint="eastAsia"/>
          <w:rtl/>
        </w:rPr>
        <w:t>עכשיו</w:t>
      </w:r>
      <w:r w:rsidRPr="00022EA3">
        <w:rPr>
          <w:rtl/>
        </w:rPr>
        <w:t>?"</w:t>
      </w:r>
    </w:p>
    <w:p w14:paraId="2009E6E4" w14:textId="6D000E41" w:rsidR="00B656F4" w:rsidRDefault="00B656F4" w:rsidP="00DB04BE">
      <w:pPr>
        <w:rPr>
          <w:rtl/>
        </w:rPr>
      </w:pPr>
      <w:r w:rsidRPr="00022EA3">
        <w:rPr>
          <w:rtl/>
        </w:rPr>
        <w:t xml:space="preserve">"רק </w:t>
      </w:r>
      <w:r w:rsidRPr="00022EA3">
        <w:rPr>
          <w:rFonts w:hint="eastAsia"/>
          <w:rtl/>
        </w:rPr>
        <w:t>דברים</w:t>
      </w:r>
      <w:r w:rsidRPr="00022EA3">
        <w:rPr>
          <w:rtl/>
        </w:rPr>
        <w:t xml:space="preserve"> </w:t>
      </w:r>
      <w:r w:rsidRPr="00022EA3">
        <w:rPr>
          <w:rFonts w:hint="eastAsia"/>
          <w:rtl/>
        </w:rPr>
        <w:t>ישנים</w:t>
      </w:r>
      <w:r w:rsidRPr="00022EA3">
        <w:rPr>
          <w:rtl/>
        </w:rPr>
        <w:t xml:space="preserve"> </w:t>
      </w:r>
      <w:r w:rsidRPr="00022EA3">
        <w:rPr>
          <w:rFonts w:hint="eastAsia"/>
          <w:rtl/>
        </w:rPr>
        <w:t>היא</w:t>
      </w:r>
      <w:r w:rsidRPr="00022EA3">
        <w:rPr>
          <w:rtl/>
        </w:rPr>
        <w:t xml:space="preserve"> </w:t>
      </w:r>
      <w:r w:rsidRPr="00022EA3">
        <w:rPr>
          <w:rFonts w:hint="eastAsia"/>
          <w:rtl/>
        </w:rPr>
        <w:t>לקחה</w:t>
      </w:r>
      <w:r w:rsidRPr="00022EA3">
        <w:rPr>
          <w:rtl/>
        </w:rPr>
        <w:t xml:space="preserve"> </w:t>
      </w:r>
      <w:r w:rsidRPr="00022EA3">
        <w:rPr>
          <w:rFonts w:hint="eastAsia"/>
          <w:rtl/>
        </w:rPr>
        <w:t>ממך</w:t>
      </w:r>
      <w:r w:rsidRPr="00022EA3">
        <w:rPr>
          <w:rtl/>
        </w:rPr>
        <w:t xml:space="preserve">... </w:t>
      </w:r>
      <w:r w:rsidRPr="00022EA3">
        <w:rPr>
          <w:rFonts w:hint="eastAsia"/>
          <w:rtl/>
        </w:rPr>
        <w:t>עוד</w:t>
      </w:r>
      <w:r w:rsidRPr="00022EA3">
        <w:rPr>
          <w:rtl/>
        </w:rPr>
        <w:t xml:space="preserve"> </w:t>
      </w:r>
      <w:r w:rsidRPr="00022EA3">
        <w:rPr>
          <w:rFonts w:hint="eastAsia"/>
          <w:rtl/>
        </w:rPr>
        <w:t>יהיו</w:t>
      </w:r>
      <w:r w:rsidRPr="00022EA3">
        <w:rPr>
          <w:rtl/>
        </w:rPr>
        <w:t xml:space="preserve"> </w:t>
      </w:r>
      <w:r w:rsidRPr="00022EA3">
        <w:rPr>
          <w:rFonts w:hint="eastAsia"/>
          <w:rtl/>
        </w:rPr>
        <w:t>דברים</w:t>
      </w:r>
      <w:r w:rsidRPr="00022EA3">
        <w:rPr>
          <w:rtl/>
        </w:rPr>
        <w:t xml:space="preserve"> </w:t>
      </w:r>
      <w:r w:rsidRPr="00022EA3">
        <w:rPr>
          <w:rFonts w:hint="eastAsia"/>
          <w:rtl/>
        </w:rPr>
        <w:t>חדשים</w:t>
      </w:r>
      <w:r w:rsidRPr="00022EA3">
        <w:rPr>
          <w:rtl/>
        </w:rPr>
        <w:t xml:space="preserve"> </w:t>
      </w:r>
      <w:r w:rsidRPr="00022EA3">
        <w:rPr>
          <w:rFonts w:hint="eastAsia"/>
          <w:rtl/>
        </w:rPr>
        <w:t>שהיא</w:t>
      </w:r>
      <w:r w:rsidRPr="00022EA3">
        <w:rPr>
          <w:rtl/>
        </w:rPr>
        <w:t xml:space="preserve"> </w:t>
      </w:r>
      <w:r w:rsidRPr="00022EA3">
        <w:rPr>
          <w:rFonts w:hint="eastAsia"/>
          <w:rtl/>
        </w:rPr>
        <w:t>לא</w:t>
      </w:r>
      <w:r w:rsidRPr="00022EA3">
        <w:rPr>
          <w:rtl/>
        </w:rPr>
        <w:t xml:space="preserve"> </w:t>
      </w:r>
      <w:r w:rsidRPr="00022EA3">
        <w:rPr>
          <w:rFonts w:hint="eastAsia"/>
          <w:rtl/>
        </w:rPr>
        <w:t>לקחה</w:t>
      </w:r>
      <w:r w:rsidRPr="00022EA3">
        <w:rPr>
          <w:rtl/>
        </w:rPr>
        <w:t xml:space="preserve"> </w:t>
      </w:r>
      <w:r w:rsidRPr="00022EA3">
        <w:rPr>
          <w:rFonts w:hint="eastAsia"/>
          <w:rtl/>
        </w:rPr>
        <w:t>עדיין</w:t>
      </w:r>
      <w:r w:rsidRPr="00022EA3">
        <w:rPr>
          <w:rtl/>
        </w:rPr>
        <w:t>."</w:t>
      </w:r>
    </w:p>
    <w:p w14:paraId="689D62E9" w14:textId="2A475AEE" w:rsidR="007F54BD" w:rsidRDefault="007F54BD" w:rsidP="00DB04BE">
      <w:pPr>
        <w:rPr>
          <w:rtl/>
        </w:rPr>
      </w:pPr>
      <w:r>
        <w:rPr>
          <w:rFonts w:hint="cs"/>
          <w:rtl/>
        </w:rPr>
        <w:t xml:space="preserve">"אלכס, לך תביא </w:t>
      </w:r>
      <w:r w:rsidR="00DB04BE">
        <w:rPr>
          <w:rFonts w:hint="cs"/>
          <w:rtl/>
        </w:rPr>
        <w:t xml:space="preserve">לי </w:t>
      </w:r>
      <w:r>
        <w:rPr>
          <w:rFonts w:hint="cs"/>
          <w:rtl/>
        </w:rPr>
        <w:t>את הספר,</w:t>
      </w:r>
      <w:r w:rsidR="00B656F4">
        <w:rPr>
          <w:rFonts w:hint="cs"/>
          <w:rtl/>
        </w:rPr>
        <w:t xml:space="preserve"> </w:t>
      </w:r>
      <w:r>
        <w:rPr>
          <w:rFonts w:hint="cs"/>
          <w:rtl/>
        </w:rPr>
        <w:t>הוא מונח ליד המיטה שלי."</w:t>
      </w:r>
    </w:p>
    <w:p w14:paraId="78E873E9" w14:textId="77777777" w:rsidR="007F54BD" w:rsidRDefault="007F54BD" w:rsidP="007F54BD">
      <w:pPr>
        <w:rPr>
          <w:rtl/>
        </w:rPr>
      </w:pPr>
      <w:r>
        <w:rPr>
          <w:rFonts w:hint="cs"/>
          <w:rtl/>
        </w:rPr>
        <w:t>"איזה ספר?"</w:t>
      </w:r>
    </w:p>
    <w:p w14:paraId="08B3A7BC" w14:textId="630F5255" w:rsidR="007F54BD" w:rsidRDefault="007F54BD" w:rsidP="007F54BD">
      <w:pPr>
        <w:rPr>
          <w:rtl/>
        </w:rPr>
      </w:pPr>
      <w:r>
        <w:rPr>
          <w:rFonts w:hint="cs"/>
          <w:rtl/>
        </w:rPr>
        <w:t xml:space="preserve">"הספר </w:t>
      </w:r>
      <w:r w:rsidR="00CA6588">
        <w:rPr>
          <w:rFonts w:hint="cs"/>
          <w:rtl/>
        </w:rPr>
        <w:t xml:space="preserve">הזה </w:t>
      </w:r>
      <w:r>
        <w:rPr>
          <w:rFonts w:hint="cs"/>
          <w:rtl/>
        </w:rPr>
        <w:t xml:space="preserve">שמסביר מה אפשר לעשות </w:t>
      </w:r>
      <w:r w:rsidR="00F06A3F">
        <w:rPr>
          <w:rFonts w:hint="cs"/>
          <w:rtl/>
        </w:rPr>
        <w:t>עכשיו</w:t>
      </w:r>
      <w:r>
        <w:rPr>
          <w:rFonts w:hint="cs"/>
          <w:rtl/>
        </w:rPr>
        <w:t>."</w:t>
      </w:r>
    </w:p>
    <w:bookmarkEnd w:id="458"/>
    <w:p w14:paraId="6F3694F6" w14:textId="37235223" w:rsidR="00D04359" w:rsidRDefault="008C7253" w:rsidP="00DF16E5">
      <w:pPr>
        <w:rPr>
          <w:rtl/>
        </w:rPr>
      </w:pPr>
      <w:r w:rsidRPr="008C7253">
        <w:rPr>
          <w:rFonts w:cs="Times New Roman"/>
          <w:rtl/>
        </w:rPr>
        <w:lastRenderedPageBreak/>
        <w:t xml:space="preserve">בחדרה, הוא סרק את </w:t>
      </w:r>
      <w:r w:rsidR="00E06320" w:rsidRPr="00E06320">
        <w:rPr>
          <w:rFonts w:cs="Times New Roman"/>
          <w:rtl/>
        </w:rPr>
        <w:t>כוננית</w:t>
      </w:r>
      <w:r w:rsidR="00F821D6">
        <w:rPr>
          <w:rFonts w:cs="Times New Roman" w:hint="cs"/>
          <w:rtl/>
        </w:rPr>
        <w:t xml:space="preserve"> </w:t>
      </w:r>
      <w:r w:rsidR="00E06320" w:rsidRPr="00E06320">
        <w:rPr>
          <w:rFonts w:cs="Times New Roman"/>
          <w:rtl/>
        </w:rPr>
        <w:t>הספרים</w:t>
      </w:r>
      <w:r w:rsidR="00CD0E94">
        <w:rPr>
          <w:rFonts w:cs="Times New Roman" w:hint="cs"/>
          <w:rtl/>
        </w:rPr>
        <w:t>,</w:t>
      </w:r>
      <w:r w:rsidR="00E06320" w:rsidRPr="00E06320">
        <w:rPr>
          <w:rFonts w:cs="Times New Roman"/>
          <w:rtl/>
        </w:rPr>
        <w:t xml:space="preserve"> עמוסה </w:t>
      </w:r>
      <w:r w:rsidR="00CD0E94">
        <w:rPr>
          <w:rFonts w:cs="Times New Roman" w:hint="cs"/>
          <w:rtl/>
        </w:rPr>
        <w:t>ב</w:t>
      </w:r>
      <w:r w:rsidR="00E06320" w:rsidRPr="00E06320">
        <w:rPr>
          <w:rFonts w:cs="Times New Roman"/>
          <w:rtl/>
        </w:rPr>
        <w:t>ידידים</w:t>
      </w:r>
      <w:r w:rsidRPr="008C7253">
        <w:rPr>
          <w:rFonts w:cs="Times New Roman"/>
          <w:rtl/>
        </w:rPr>
        <w:t xml:space="preserve"> </w:t>
      </w:r>
      <w:bookmarkStart w:id="459" w:name="_Hlk535733494"/>
      <w:r w:rsidR="00CD0E94">
        <w:rPr>
          <w:rFonts w:cs="Times New Roman" w:hint="cs"/>
          <w:rtl/>
        </w:rPr>
        <w:t xml:space="preserve">שהתוודע אליהם </w:t>
      </w:r>
      <w:r w:rsidRPr="008C7253">
        <w:rPr>
          <w:rFonts w:cs="Times New Roman"/>
          <w:rtl/>
        </w:rPr>
        <w:t xml:space="preserve">עוד </w:t>
      </w:r>
      <w:r w:rsidR="00CD0E94">
        <w:rPr>
          <w:rFonts w:cs="Times New Roman" w:hint="cs"/>
          <w:rtl/>
        </w:rPr>
        <w:t>ב</w:t>
      </w:r>
      <w:bookmarkEnd w:id="459"/>
      <w:r w:rsidRPr="008C7253">
        <w:rPr>
          <w:rFonts w:cs="Times New Roman"/>
          <w:rtl/>
        </w:rPr>
        <w:t xml:space="preserve">ימי ילדותו – </w:t>
      </w:r>
      <w:r w:rsidR="00DB04BE">
        <w:rPr>
          <w:rFonts w:hint="cs"/>
          <w:rtl/>
        </w:rPr>
        <w:t xml:space="preserve">ספרים </w:t>
      </w:r>
      <w:r w:rsidR="00914380">
        <w:rPr>
          <w:rFonts w:hint="cs"/>
          <w:rtl/>
        </w:rPr>
        <w:t>על ס</w:t>
      </w:r>
      <w:r w:rsidR="00914380">
        <w:rPr>
          <w:rFonts w:cs="Times New Roman"/>
          <w:rtl/>
        </w:rPr>
        <w:t>ינכרוניה</w:t>
      </w:r>
      <w:r w:rsidR="00914380">
        <w:rPr>
          <w:rFonts w:hint="cs"/>
          <w:rtl/>
        </w:rPr>
        <w:t xml:space="preserve"> </w:t>
      </w:r>
      <w:r w:rsidR="00914380">
        <w:rPr>
          <w:rFonts w:cs="Times New Roman" w:hint="cs"/>
          <w:rtl/>
        </w:rPr>
        <w:t>ו</w:t>
      </w:r>
      <w:r w:rsidR="00914380">
        <w:rPr>
          <w:rFonts w:cs="Times New Roman"/>
          <w:rtl/>
        </w:rPr>
        <w:t>דיאכרוניה</w:t>
      </w:r>
      <w:r w:rsidR="00914380">
        <w:rPr>
          <w:rFonts w:cs="Times New Roman" w:hint="cs"/>
          <w:rtl/>
        </w:rPr>
        <w:t xml:space="preserve">, </w:t>
      </w:r>
      <w:r w:rsidR="00DB04BE">
        <w:rPr>
          <w:rFonts w:cs="Times New Roman" w:hint="cs"/>
          <w:rtl/>
        </w:rPr>
        <w:t xml:space="preserve">על </w:t>
      </w:r>
      <w:r w:rsidR="00914380">
        <w:rPr>
          <w:rFonts w:cs="Times New Roman"/>
          <w:rtl/>
        </w:rPr>
        <w:t>גנא</w:t>
      </w:r>
      <w:r w:rsidR="00F821D6">
        <w:rPr>
          <w:rFonts w:cs="Times New Roman" w:hint="cs"/>
          <w:rtl/>
        </w:rPr>
        <w:t>ו</w:t>
      </w:r>
      <w:r w:rsidR="00914380">
        <w:rPr>
          <w:rFonts w:cs="Times New Roman"/>
          <w:rtl/>
        </w:rPr>
        <w:t>לוגיה</w:t>
      </w:r>
      <w:r w:rsidR="00914380">
        <w:rPr>
          <w:rFonts w:cs="Times New Roman" w:hint="cs"/>
          <w:rtl/>
        </w:rPr>
        <w:t xml:space="preserve"> וטיפולוגיה,</w:t>
      </w:r>
      <w:r w:rsidR="00914380">
        <w:rPr>
          <w:rFonts w:hint="cs"/>
          <w:rtl/>
        </w:rPr>
        <w:t xml:space="preserve"> </w:t>
      </w:r>
      <w:r w:rsidR="00A76140">
        <w:rPr>
          <w:rFonts w:hint="cs"/>
          <w:rtl/>
        </w:rPr>
        <w:t xml:space="preserve">על </w:t>
      </w:r>
      <w:r w:rsidR="00914380">
        <w:rPr>
          <w:rFonts w:hint="cs"/>
          <w:rtl/>
        </w:rPr>
        <w:t>פסיכו</w:t>
      </w:r>
      <w:r w:rsidR="009529B9">
        <w:rPr>
          <w:rFonts w:hint="cs"/>
          <w:rtl/>
        </w:rPr>
        <w:t>-</w:t>
      </w:r>
      <w:r w:rsidR="00914380">
        <w:rPr>
          <w:rFonts w:hint="cs"/>
          <w:rtl/>
        </w:rPr>
        <w:t>בלשנות ונוירו</w:t>
      </w:r>
      <w:r w:rsidR="009529B9">
        <w:rPr>
          <w:rFonts w:hint="cs"/>
          <w:rtl/>
        </w:rPr>
        <w:t>-</w:t>
      </w:r>
      <w:r w:rsidR="00914380">
        <w:rPr>
          <w:rFonts w:hint="cs"/>
          <w:rtl/>
        </w:rPr>
        <w:t>בלשנות</w:t>
      </w:r>
      <w:r w:rsidR="00CD0E94" w:rsidRPr="00CD0E94">
        <w:rPr>
          <w:rFonts w:cs="Times New Roman"/>
          <w:rtl/>
        </w:rPr>
        <w:t>, מילונים ברבות משפות תבל</w:t>
      </w:r>
      <w:r w:rsidR="00914380">
        <w:rPr>
          <w:rFonts w:hint="cs"/>
          <w:rtl/>
        </w:rPr>
        <w:t xml:space="preserve"> ובעיקר ספרים </w:t>
      </w:r>
      <w:r w:rsidR="00DF16E5">
        <w:rPr>
          <w:rFonts w:hint="cs"/>
          <w:rtl/>
        </w:rPr>
        <w:t xml:space="preserve">שלפי הערכתו </w:t>
      </w:r>
      <w:r w:rsidR="00914380">
        <w:rPr>
          <w:rFonts w:hint="cs"/>
          <w:rtl/>
        </w:rPr>
        <w:t xml:space="preserve">לא תהיה בהם כל תועלת במצב הנוכחי. לבסוף מצא </w:t>
      </w:r>
      <w:r w:rsidR="00EC4702">
        <w:rPr>
          <w:rFonts w:hint="cs"/>
          <w:rtl/>
        </w:rPr>
        <w:t>את</w:t>
      </w:r>
      <w:r w:rsidR="00676A93">
        <w:rPr>
          <w:rFonts w:hint="cs"/>
          <w:rtl/>
        </w:rPr>
        <w:t xml:space="preserve"> </w:t>
      </w:r>
      <w:r w:rsidR="00DB04BE">
        <w:rPr>
          <w:rFonts w:hint="cs"/>
          <w:rtl/>
        </w:rPr>
        <w:t>'</w:t>
      </w:r>
      <w:r w:rsidR="00676A93">
        <w:rPr>
          <w:rFonts w:hint="cs"/>
          <w:rtl/>
        </w:rPr>
        <w:t>העולם כרצון וכדימוי</w:t>
      </w:r>
      <w:r w:rsidR="00DB04BE">
        <w:rPr>
          <w:rFonts w:hint="cs"/>
          <w:rtl/>
        </w:rPr>
        <w:t xml:space="preserve"> </w:t>
      </w:r>
      <w:r w:rsidR="00DB04BE">
        <w:rPr>
          <w:rtl/>
        </w:rPr>
        <w:t>–</w:t>
      </w:r>
      <w:r w:rsidR="00676A93">
        <w:rPr>
          <w:rFonts w:hint="cs"/>
          <w:rtl/>
        </w:rPr>
        <w:t xml:space="preserve"> מהדורה מקוצרת</w:t>
      </w:r>
      <w:r w:rsidR="00DB04BE">
        <w:rPr>
          <w:rFonts w:hint="cs"/>
          <w:rtl/>
        </w:rPr>
        <w:t>'</w:t>
      </w:r>
      <w:r w:rsidR="00914380">
        <w:rPr>
          <w:rFonts w:hint="cs"/>
          <w:rtl/>
        </w:rPr>
        <w:t xml:space="preserve">. </w:t>
      </w:r>
    </w:p>
    <w:p w14:paraId="1BFD8E04" w14:textId="63475AEC" w:rsidR="00D04359" w:rsidRDefault="00914380" w:rsidP="00674549">
      <w:pPr>
        <w:rPr>
          <w:rtl/>
        </w:rPr>
      </w:pPr>
      <w:r>
        <w:rPr>
          <w:rFonts w:hint="cs"/>
          <w:rtl/>
        </w:rPr>
        <w:t>בדרכו חזרה הוא נכנ</w:t>
      </w:r>
      <w:r w:rsidR="002B5133">
        <w:rPr>
          <w:rFonts w:hint="cs"/>
          <w:rtl/>
        </w:rPr>
        <w:t>ס בלאט לחדרו החשוך</w:t>
      </w:r>
      <w:r w:rsidR="002B5133" w:rsidRPr="002F3098">
        <w:rPr>
          <w:rFonts w:hint="cs"/>
          <w:rtl/>
        </w:rPr>
        <w:t xml:space="preserve"> </w:t>
      </w:r>
      <w:r w:rsidR="002B5133">
        <w:rPr>
          <w:rFonts w:hint="cs"/>
          <w:rtl/>
        </w:rPr>
        <w:t xml:space="preserve">של תיאו בקצה המסדרון. החדר היה </w:t>
      </w:r>
      <w:r w:rsidR="00D04359">
        <w:rPr>
          <w:rFonts w:hint="cs"/>
          <w:rtl/>
        </w:rPr>
        <w:t>חם מדי</w:t>
      </w:r>
      <w:r w:rsidR="002B5133">
        <w:rPr>
          <w:rFonts w:hint="cs"/>
          <w:rtl/>
        </w:rPr>
        <w:t xml:space="preserve"> וגופו של העילוי הצעיר, </w:t>
      </w:r>
      <w:r w:rsidR="00AA51B2">
        <w:rPr>
          <w:rFonts w:hint="cs"/>
          <w:rtl/>
        </w:rPr>
        <w:t>ש</w:t>
      </w:r>
      <w:r w:rsidR="002B5133">
        <w:rPr>
          <w:rFonts w:hint="cs"/>
          <w:rtl/>
        </w:rPr>
        <w:t xml:space="preserve">כוסה עד צוואר בשמיכה עבה, עלה וירד עם נשימותיו. אלכס ליטף את פניו </w:t>
      </w:r>
      <w:r w:rsidR="002B5133">
        <w:rPr>
          <w:rtl/>
        </w:rPr>
        <w:t>–</w:t>
      </w:r>
      <w:r w:rsidR="002B5133">
        <w:rPr>
          <w:rFonts w:hint="cs"/>
          <w:rtl/>
        </w:rPr>
        <w:t xml:space="preserve"> הן היו לחות, </w:t>
      </w:r>
      <w:r w:rsidR="00674549">
        <w:rPr>
          <w:rFonts w:hint="cs"/>
          <w:rtl/>
        </w:rPr>
        <w:t>ו</w:t>
      </w:r>
      <w:r w:rsidR="002B5133">
        <w:rPr>
          <w:rFonts w:hint="cs"/>
          <w:rtl/>
        </w:rPr>
        <w:t xml:space="preserve">תלתלי הזהב שתרמו רבות להצלחתו הגורפת בארצות דרום-מזרח אסיה היו דבוקים למצחו. סנטרו היה רטוב, הוא עדיין רייר בשנתו כאילו דבר לא השתנה בשנת היעדרותו של אלכס </w:t>
      </w:r>
      <w:r w:rsidR="002B5133">
        <w:rPr>
          <w:rtl/>
        </w:rPr>
        <w:t>–</w:t>
      </w:r>
      <w:r w:rsidR="002B5133">
        <w:rPr>
          <w:rFonts w:hint="cs"/>
          <w:rtl/>
        </w:rPr>
        <w:t xml:space="preserve"> אף כי אטיודים של צ'רני גזלו זה מכבר את מקומם של ענקים אפריקאים המגיחים מיערות</w:t>
      </w:r>
      <w:r w:rsidR="00F821D6">
        <w:rPr>
          <w:rFonts w:hint="cs"/>
          <w:rtl/>
        </w:rPr>
        <w:t xml:space="preserve"> </w:t>
      </w:r>
      <w:r w:rsidR="002B5133">
        <w:rPr>
          <w:rFonts w:hint="cs"/>
          <w:rtl/>
        </w:rPr>
        <w:t xml:space="preserve">עד. </w:t>
      </w:r>
    </w:p>
    <w:p w14:paraId="693DF19D" w14:textId="50945809" w:rsidR="002B5133" w:rsidRDefault="002B5133" w:rsidP="008A23AA">
      <w:pPr>
        <w:rPr>
          <w:rtl/>
        </w:rPr>
      </w:pPr>
      <w:r>
        <w:rPr>
          <w:rFonts w:hint="cs"/>
          <w:rtl/>
        </w:rPr>
        <w:t xml:space="preserve">כשקולה של אימו </w:t>
      </w:r>
      <w:r w:rsidR="00DD4AA1">
        <w:rPr>
          <w:rFonts w:hint="cs"/>
          <w:rtl/>
        </w:rPr>
        <w:t>פילח</w:t>
      </w:r>
      <w:r w:rsidR="007E2910">
        <w:rPr>
          <w:rFonts w:hint="cs"/>
          <w:rtl/>
        </w:rPr>
        <w:t xml:space="preserve"> </w:t>
      </w:r>
      <w:r w:rsidR="00DF16E5">
        <w:rPr>
          <w:rFonts w:hint="cs"/>
          <w:rtl/>
        </w:rPr>
        <w:t>את</w:t>
      </w:r>
      <w:r>
        <w:rPr>
          <w:rFonts w:hint="cs"/>
          <w:rtl/>
        </w:rPr>
        <w:t xml:space="preserve"> חשכת החדר, הוא מיהר לצאת משם, סוגר אחריו את הדלת</w:t>
      </w:r>
      <w:r w:rsidR="008C7253" w:rsidRPr="008C7253">
        <w:rPr>
          <w:rFonts w:hint="cs"/>
          <w:rtl/>
        </w:rPr>
        <w:t xml:space="preserve"> </w:t>
      </w:r>
      <w:r w:rsidR="008C7253">
        <w:rPr>
          <w:rFonts w:hint="cs"/>
          <w:rtl/>
        </w:rPr>
        <w:t>בלאט</w:t>
      </w:r>
      <w:r>
        <w:rPr>
          <w:rFonts w:hint="cs"/>
          <w:rtl/>
        </w:rPr>
        <w:t>.</w:t>
      </w:r>
    </w:p>
    <w:p w14:paraId="086AFCCA" w14:textId="77777777" w:rsidR="0056416F" w:rsidRPr="0007760D" w:rsidRDefault="0056416F" w:rsidP="00676A93">
      <w:pPr>
        <w:rPr>
          <w:color w:val="A6A6A6" w:themeColor="background1" w:themeShade="A6"/>
          <w:rtl/>
        </w:rPr>
      </w:pPr>
      <w:r w:rsidRPr="0007760D">
        <w:rPr>
          <w:rFonts w:hint="cs"/>
          <w:color w:val="A6A6A6" w:themeColor="background1" w:themeShade="A6"/>
          <w:rtl/>
        </w:rPr>
        <w:t>[</w:t>
      </w:r>
      <w:r w:rsidRPr="0007760D">
        <w:rPr>
          <w:color w:val="A6A6A6" w:themeColor="background1" w:themeShade="A6"/>
        </w:rPr>
        <w:t>https://he.wikipedia.org/wiki/%D7%90%D7%A8%D7%AA%D7%95%D7%A8_%D7%A9%D7%95%D7%A4%D7%A0%D7%94%D7%90%D7%95%D7%90%D7%A8</w:t>
      </w:r>
    </w:p>
    <w:p w14:paraId="0B708251" w14:textId="77777777" w:rsidR="0056416F" w:rsidRPr="0007760D" w:rsidRDefault="00EE3076" w:rsidP="00676A93">
      <w:pPr>
        <w:rPr>
          <w:color w:val="A6A6A6" w:themeColor="background1" w:themeShade="A6"/>
          <w:rtl/>
        </w:rPr>
      </w:pPr>
      <w:hyperlink r:id="rId267" w:history="1">
        <w:r w:rsidR="0056416F" w:rsidRPr="0007760D">
          <w:rPr>
            <w:rStyle w:val="Hyperlink"/>
            <w:color w:val="A6A6A6" w:themeColor="background1" w:themeShade="A6"/>
          </w:rPr>
          <w:t>https://en.wikipedia.org/wiki/The_World_as_Will_and_Representation</w:t>
        </w:r>
      </w:hyperlink>
    </w:p>
    <w:p w14:paraId="764401FD" w14:textId="77777777" w:rsidR="0056416F" w:rsidRDefault="0056416F" w:rsidP="00676A93">
      <w:pPr>
        <w:rPr>
          <w:rtl/>
        </w:rPr>
      </w:pPr>
      <w:r w:rsidRPr="0007760D">
        <w:rPr>
          <w:rFonts w:hint="cs"/>
          <w:color w:val="A6A6A6" w:themeColor="background1" w:themeShade="A6"/>
          <w:rtl/>
        </w:rPr>
        <w:t>]</w:t>
      </w:r>
    </w:p>
    <w:p w14:paraId="2A0D3954" w14:textId="77777777" w:rsidR="002B5133" w:rsidRDefault="002B5133" w:rsidP="002B5133">
      <w:pPr>
        <w:rPr>
          <w:rtl/>
        </w:rPr>
      </w:pPr>
      <w:r>
        <w:rPr>
          <w:rFonts w:hint="cs"/>
          <w:rtl/>
        </w:rPr>
        <w:t>"מה קרה?"</w:t>
      </w:r>
    </w:p>
    <w:p w14:paraId="585D0D14" w14:textId="444E3B27" w:rsidR="00A47492" w:rsidRDefault="00914380" w:rsidP="008A23AA">
      <w:pPr>
        <w:rPr>
          <w:rtl/>
        </w:rPr>
      </w:pPr>
      <w:r>
        <w:rPr>
          <w:rFonts w:hint="cs"/>
          <w:rtl/>
        </w:rPr>
        <w:t>היא חטפה מ</w:t>
      </w:r>
      <w:r w:rsidR="00D04359">
        <w:rPr>
          <w:rFonts w:hint="cs"/>
          <w:rtl/>
        </w:rPr>
        <w:t>ידיו</w:t>
      </w:r>
      <w:r>
        <w:rPr>
          <w:rFonts w:hint="cs"/>
          <w:rtl/>
        </w:rPr>
        <w:t xml:space="preserve"> את הספר. "לא התכוונתי לספר עבורי, </w:t>
      </w:r>
      <w:r w:rsidR="00631F3A">
        <w:rPr>
          <w:rFonts w:hint="cs"/>
          <w:rtl/>
        </w:rPr>
        <w:t>התכוונתי לספר שי</w:t>
      </w:r>
      <w:r w:rsidR="0056416F">
        <w:rPr>
          <w:rFonts w:hint="cs"/>
          <w:rtl/>
        </w:rPr>
        <w:t xml:space="preserve">עזור לי איתה, </w:t>
      </w:r>
      <w:r w:rsidR="007F5AFA">
        <w:rPr>
          <w:rFonts w:hint="cs"/>
          <w:rtl/>
        </w:rPr>
        <w:t xml:space="preserve">עם </w:t>
      </w:r>
      <w:r w:rsidR="004B0843">
        <w:rPr>
          <w:rFonts w:hint="cs"/>
          <w:rtl/>
        </w:rPr>
        <w:t>ה</w:t>
      </w:r>
      <w:r w:rsidR="007F5AFA">
        <w:rPr>
          <w:rFonts w:hint="cs"/>
          <w:rtl/>
        </w:rPr>
        <w:t>מיל</w:t>
      </w:r>
      <w:r w:rsidR="004B0843">
        <w:rPr>
          <w:rFonts w:hint="cs"/>
          <w:rtl/>
        </w:rPr>
        <w:t>ים</w:t>
      </w:r>
      <w:r w:rsidR="00F60F69">
        <w:rPr>
          <w:rFonts w:hint="cs"/>
          <w:rtl/>
        </w:rPr>
        <w:t xml:space="preserve"> </w:t>
      </w:r>
      <w:r w:rsidR="004B0843">
        <w:rPr>
          <w:rFonts w:hint="cs"/>
          <w:rtl/>
        </w:rPr>
        <w:t xml:space="preserve">הנכונות </w:t>
      </w:r>
      <w:r w:rsidR="00D04359">
        <w:rPr>
          <w:rFonts w:hint="cs"/>
          <w:rtl/>
        </w:rPr>
        <w:t>ש</w:t>
      </w:r>
      <w:r w:rsidR="007F5AFA">
        <w:rPr>
          <w:rFonts w:hint="cs"/>
          <w:rtl/>
        </w:rPr>
        <w:t xml:space="preserve">אני צריכה... </w:t>
      </w:r>
      <w:r w:rsidR="00F60F69">
        <w:rPr>
          <w:rFonts w:hint="cs"/>
          <w:rtl/>
        </w:rPr>
        <w:t xml:space="preserve">מילים שיפתרו </w:t>
      </w:r>
      <w:r w:rsidR="004D724F">
        <w:rPr>
          <w:rFonts w:hint="cs"/>
          <w:rtl/>
        </w:rPr>
        <w:t>הכל.</w:t>
      </w:r>
      <w:r w:rsidR="0056416F">
        <w:rPr>
          <w:rFonts w:hint="cs"/>
          <w:rtl/>
        </w:rPr>
        <w:t>" היא דפדפה ב</w:t>
      </w:r>
      <w:r w:rsidR="00176121">
        <w:rPr>
          <w:rFonts w:hint="cs"/>
          <w:rtl/>
        </w:rPr>
        <w:t>עמודים</w:t>
      </w:r>
      <w:r w:rsidR="0056416F">
        <w:rPr>
          <w:rFonts w:hint="cs"/>
          <w:rtl/>
        </w:rPr>
        <w:t xml:space="preserve"> במפח</w:t>
      </w:r>
      <w:r w:rsidR="00F821D6">
        <w:rPr>
          <w:rFonts w:hint="cs"/>
          <w:rtl/>
        </w:rPr>
        <w:t xml:space="preserve"> </w:t>
      </w:r>
      <w:r w:rsidR="0056416F">
        <w:rPr>
          <w:rFonts w:hint="cs"/>
          <w:rtl/>
        </w:rPr>
        <w:t>נפש.</w:t>
      </w:r>
      <w:r w:rsidR="00034C5B">
        <w:rPr>
          <w:rFonts w:hint="cs"/>
          <w:rtl/>
        </w:rPr>
        <w:t xml:space="preserve"> </w:t>
      </w:r>
      <w:r w:rsidR="0056416F">
        <w:rPr>
          <w:rFonts w:hint="cs"/>
          <w:rtl/>
        </w:rPr>
        <w:t>"</w:t>
      </w:r>
      <w:r w:rsidR="00A47492">
        <w:rPr>
          <w:rFonts w:hint="cs"/>
          <w:rtl/>
        </w:rPr>
        <w:t>מחר המ</w:t>
      </w:r>
      <w:r w:rsidR="00D04359">
        <w:rPr>
          <w:rFonts w:hint="cs"/>
          <w:rtl/>
        </w:rPr>
        <w:t xml:space="preserve">בחן הגדול שלה! </w:t>
      </w:r>
      <w:r w:rsidR="00674549">
        <w:rPr>
          <w:rFonts w:hint="cs"/>
          <w:rtl/>
        </w:rPr>
        <w:t>ו</w:t>
      </w:r>
      <w:r w:rsidR="00D04359">
        <w:rPr>
          <w:rFonts w:hint="cs"/>
          <w:rtl/>
        </w:rPr>
        <w:t xml:space="preserve">אפילו שיניים </w:t>
      </w:r>
      <w:r w:rsidR="00A47492">
        <w:rPr>
          <w:rFonts w:hint="cs"/>
          <w:rtl/>
        </w:rPr>
        <w:t>עדיין לא צחצחה."</w:t>
      </w:r>
    </w:p>
    <w:p w14:paraId="04CB8FA3" w14:textId="08402069" w:rsidR="00A47492" w:rsidRDefault="00A47492" w:rsidP="00A47492">
      <w:pPr>
        <w:rPr>
          <w:rtl/>
        </w:rPr>
      </w:pPr>
      <w:r>
        <w:rPr>
          <w:rFonts w:hint="cs"/>
          <w:rtl/>
        </w:rPr>
        <w:t>מלמולים נשמעו מבעד לדלת, וצחוק כבוש.</w:t>
      </w:r>
    </w:p>
    <w:p w14:paraId="10520BC0" w14:textId="1F281C6F" w:rsidR="00034C5B" w:rsidRDefault="00A47492" w:rsidP="00400825">
      <w:pPr>
        <w:rPr>
          <w:rtl/>
        </w:rPr>
      </w:pPr>
      <w:r>
        <w:rPr>
          <w:rFonts w:hint="cs"/>
          <w:rtl/>
        </w:rPr>
        <w:t>"לפעמים היא דופקת בדלתות, דופקת על השולחן, על ה</w:t>
      </w:r>
      <w:r w:rsidR="004B0843">
        <w:rPr>
          <w:rFonts w:hint="cs"/>
          <w:rtl/>
        </w:rPr>
        <w:t>מקלדת</w:t>
      </w:r>
      <w:r>
        <w:rPr>
          <w:rFonts w:hint="cs"/>
          <w:rtl/>
        </w:rPr>
        <w:t>, והלב שלי קופא."</w:t>
      </w:r>
      <w:r w:rsidR="00F60F98">
        <w:rPr>
          <w:rFonts w:hint="cs"/>
          <w:rtl/>
        </w:rPr>
        <w:t xml:space="preserve"> </w:t>
      </w:r>
      <w:r w:rsidR="00400825">
        <w:rPr>
          <w:rFonts w:hint="cs"/>
          <w:rtl/>
        </w:rPr>
        <w:t>הם חשו ב</w:t>
      </w:r>
      <w:r w:rsidR="0025684C">
        <w:rPr>
          <w:rFonts w:hint="cs"/>
          <w:rtl/>
        </w:rPr>
        <w:t xml:space="preserve">כל פסיעה </w:t>
      </w:r>
      <w:r w:rsidR="00473DDE">
        <w:rPr>
          <w:rFonts w:hint="cs"/>
          <w:rtl/>
        </w:rPr>
        <w:t>ו</w:t>
      </w:r>
      <w:r w:rsidR="0025684C">
        <w:rPr>
          <w:rFonts w:hint="cs"/>
          <w:rtl/>
        </w:rPr>
        <w:t xml:space="preserve">תזוזה </w:t>
      </w:r>
      <w:r w:rsidR="00CD0E94">
        <w:rPr>
          <w:rFonts w:hint="cs"/>
          <w:rtl/>
        </w:rPr>
        <w:t>ב</w:t>
      </w:r>
      <w:r w:rsidR="0025684C">
        <w:rPr>
          <w:rFonts w:hint="cs"/>
          <w:rtl/>
        </w:rPr>
        <w:t xml:space="preserve">חדר </w:t>
      </w:r>
      <w:r w:rsidR="0025684C" w:rsidRPr="0007760D">
        <w:rPr>
          <w:rFonts w:hint="cs"/>
          <w:color w:val="A6A6A6" w:themeColor="background1" w:themeShade="A6"/>
          <w:rtl/>
        </w:rPr>
        <w:t>[נשלח אליהם ברעדות / שודר עד]</w:t>
      </w:r>
      <w:r w:rsidR="0025684C">
        <w:rPr>
          <w:rFonts w:hint="cs"/>
          <w:rtl/>
        </w:rPr>
        <w:t xml:space="preserve"> </w:t>
      </w:r>
      <w:r w:rsidR="00822D61">
        <w:rPr>
          <w:rFonts w:hint="cs"/>
          <w:rtl/>
        </w:rPr>
        <w:t>דרך</w:t>
      </w:r>
      <w:r w:rsidR="0025684C">
        <w:rPr>
          <w:rFonts w:hint="cs"/>
          <w:rtl/>
        </w:rPr>
        <w:t xml:space="preserve"> תנודות קרשי הרצפה</w:t>
      </w:r>
      <w:r w:rsidR="00034C5B">
        <w:rPr>
          <w:rFonts w:hint="cs"/>
          <w:rtl/>
        </w:rPr>
        <w:t>. "השקעה אי</w:t>
      </w:r>
      <w:r w:rsidR="004D00FD">
        <w:rPr>
          <w:rFonts w:hint="cs"/>
          <w:rtl/>
        </w:rPr>
        <w:t>נ</w:t>
      </w:r>
      <w:r w:rsidR="00034C5B">
        <w:rPr>
          <w:rFonts w:hint="cs"/>
          <w:rtl/>
        </w:rPr>
        <w:t xml:space="preserve">סופית של כסף, של מאמץ </w:t>
      </w:r>
      <w:r w:rsidR="00034C5B">
        <w:rPr>
          <w:rtl/>
        </w:rPr>
        <w:t>–</w:t>
      </w:r>
      <w:r w:rsidR="00034C5B">
        <w:rPr>
          <w:rFonts w:hint="cs"/>
          <w:rtl/>
        </w:rPr>
        <w:t xml:space="preserve"> לחינם."</w:t>
      </w:r>
    </w:p>
    <w:p w14:paraId="36998CAF" w14:textId="77777777" w:rsidR="00034C5B" w:rsidRDefault="00034C5B" w:rsidP="00A47492">
      <w:pPr>
        <w:rPr>
          <w:rtl/>
        </w:rPr>
      </w:pPr>
      <w:r>
        <w:rPr>
          <w:rFonts w:hint="cs"/>
          <w:rtl/>
        </w:rPr>
        <w:t>"יהיו לה חיים טובים, אני בטוח בכך."</w:t>
      </w:r>
    </w:p>
    <w:p w14:paraId="3BB6D770" w14:textId="77777777" w:rsidR="00F60F98" w:rsidRDefault="00034C5B" w:rsidP="00F60F98">
      <w:pPr>
        <w:rPr>
          <w:rtl/>
        </w:rPr>
      </w:pPr>
      <w:r>
        <w:rPr>
          <w:rFonts w:hint="cs"/>
          <w:rtl/>
        </w:rPr>
        <w:t xml:space="preserve">"אתה לא יודע כלום, </w:t>
      </w:r>
      <w:r w:rsidR="00F60F98">
        <w:rPr>
          <w:rFonts w:hint="cs"/>
          <w:rtl/>
        </w:rPr>
        <w:t xml:space="preserve">אלכס, </w:t>
      </w:r>
      <w:r w:rsidR="00D04359">
        <w:rPr>
          <w:rFonts w:hint="cs"/>
          <w:rtl/>
        </w:rPr>
        <w:t xml:space="preserve">בטח </w:t>
      </w:r>
      <w:r w:rsidR="00F60F98">
        <w:rPr>
          <w:rFonts w:hint="cs"/>
          <w:rtl/>
        </w:rPr>
        <w:t>לא על מה שעוד יקרה לה</w:t>
      </w:r>
      <w:r>
        <w:rPr>
          <w:rFonts w:hint="cs"/>
          <w:rtl/>
        </w:rPr>
        <w:t>.</w:t>
      </w:r>
      <w:r w:rsidR="00F60F98">
        <w:rPr>
          <w:rFonts w:hint="cs"/>
          <w:rtl/>
        </w:rPr>
        <w:t xml:space="preserve"> ומה שקרה לכם בגללה."</w:t>
      </w:r>
    </w:p>
    <w:p w14:paraId="7073B090" w14:textId="77777777" w:rsidR="00F60F98" w:rsidRDefault="00F60F98" w:rsidP="00F60F98">
      <w:pPr>
        <w:rPr>
          <w:rtl/>
        </w:rPr>
      </w:pPr>
      <w:r>
        <w:rPr>
          <w:rFonts w:hint="cs"/>
          <w:rtl/>
        </w:rPr>
        <w:t>"מה קרה לנו?"</w:t>
      </w:r>
    </w:p>
    <w:p w14:paraId="21496C17" w14:textId="6BDAF29B" w:rsidR="00034C5B" w:rsidRDefault="00F60F98" w:rsidP="00060AF8">
      <w:pPr>
        <w:rPr>
          <w:rtl/>
        </w:rPr>
      </w:pPr>
      <w:r>
        <w:rPr>
          <w:rFonts w:hint="cs"/>
          <w:rtl/>
        </w:rPr>
        <w:t>"</w:t>
      </w:r>
      <w:r w:rsidR="00D04359">
        <w:rPr>
          <w:rFonts w:hint="cs"/>
          <w:rtl/>
        </w:rPr>
        <w:t xml:space="preserve">הרי </w:t>
      </w:r>
      <w:r w:rsidR="00034C5B">
        <w:rPr>
          <w:rFonts w:hint="cs"/>
          <w:rtl/>
        </w:rPr>
        <w:t>נאלצנו להוציא</w:t>
      </w:r>
      <w:r>
        <w:rPr>
          <w:rFonts w:hint="cs"/>
          <w:rtl/>
        </w:rPr>
        <w:t xml:space="preserve"> אתכם מ</w:t>
      </w:r>
      <w:r w:rsidR="002E35AE">
        <w:rPr>
          <w:rFonts w:hint="cs"/>
          <w:rtl/>
        </w:rPr>
        <w:t>בית-הספר</w:t>
      </w:r>
      <w:r>
        <w:rPr>
          <w:rFonts w:hint="cs"/>
          <w:rtl/>
        </w:rPr>
        <w:t xml:space="preserve"> היהודי בגלל מסע</w:t>
      </w:r>
      <w:r w:rsidR="00F821D6">
        <w:rPr>
          <w:rFonts w:hint="cs"/>
          <w:rtl/>
        </w:rPr>
        <w:t xml:space="preserve"> </w:t>
      </w:r>
      <w:r>
        <w:rPr>
          <w:rFonts w:hint="cs"/>
          <w:rtl/>
        </w:rPr>
        <w:t>ההופעות הכושל שלה</w:t>
      </w:r>
      <w:r w:rsidR="00034C5B">
        <w:rPr>
          <w:rFonts w:hint="cs"/>
          <w:rtl/>
        </w:rPr>
        <w:t xml:space="preserve"> לצפון</w:t>
      </w:r>
      <w:r w:rsidR="00F821D6">
        <w:rPr>
          <w:rFonts w:hint="cs"/>
          <w:rtl/>
        </w:rPr>
        <w:t xml:space="preserve"> </w:t>
      </w:r>
      <w:r w:rsidR="00034C5B">
        <w:rPr>
          <w:rFonts w:hint="cs"/>
          <w:rtl/>
        </w:rPr>
        <w:t>אמריקה</w:t>
      </w:r>
      <w:r w:rsidR="00D04359">
        <w:rPr>
          <w:rFonts w:hint="cs"/>
          <w:rtl/>
        </w:rPr>
        <w:t>, לא ידעת</w:t>
      </w:r>
      <w:r>
        <w:rPr>
          <w:rFonts w:hint="cs"/>
          <w:rtl/>
        </w:rPr>
        <w:t>? מזל ש</w:t>
      </w:r>
      <w:r w:rsidR="00060AF8">
        <w:rPr>
          <w:rFonts w:hint="cs"/>
          <w:rtl/>
        </w:rPr>
        <w:t xml:space="preserve">חלקנו את </w:t>
      </w:r>
      <w:r w:rsidR="00CA6588">
        <w:rPr>
          <w:rFonts w:hint="cs"/>
          <w:rtl/>
        </w:rPr>
        <w:t>ההוצאות</w:t>
      </w:r>
      <w:r w:rsidR="00060AF8">
        <w:rPr>
          <w:rFonts w:hint="cs"/>
          <w:rtl/>
        </w:rPr>
        <w:t xml:space="preserve"> עם </w:t>
      </w:r>
      <w:r w:rsidR="00034C5B">
        <w:rPr>
          <w:rFonts w:hint="cs"/>
          <w:rtl/>
        </w:rPr>
        <w:t xml:space="preserve">עוד משפחה, אחרת היינו </w:t>
      </w:r>
      <w:r w:rsidR="00CA6588">
        <w:rPr>
          <w:rFonts w:hint="cs"/>
          <w:rtl/>
        </w:rPr>
        <w:t>נאלצ</w:t>
      </w:r>
      <w:r w:rsidR="00034C5B">
        <w:rPr>
          <w:rFonts w:hint="cs"/>
          <w:rtl/>
        </w:rPr>
        <w:t xml:space="preserve">ים למכור </w:t>
      </w:r>
      <w:r w:rsidR="007F5AFA">
        <w:rPr>
          <w:rFonts w:hint="cs"/>
          <w:rtl/>
        </w:rPr>
        <w:t xml:space="preserve">גם </w:t>
      </w:r>
      <w:r w:rsidR="00034C5B">
        <w:rPr>
          <w:rFonts w:hint="cs"/>
          <w:rtl/>
        </w:rPr>
        <w:t>את הבית."</w:t>
      </w:r>
    </w:p>
    <w:p w14:paraId="18C477DD" w14:textId="77777777" w:rsidR="00034C5B" w:rsidRDefault="00034C5B" w:rsidP="007F5AFA">
      <w:pPr>
        <w:rPr>
          <w:rtl/>
        </w:rPr>
      </w:pPr>
      <w:r>
        <w:rPr>
          <w:rFonts w:hint="cs"/>
          <w:rtl/>
        </w:rPr>
        <w:t>"זה לא נורא, הסתדרנו."</w:t>
      </w:r>
    </w:p>
    <w:p w14:paraId="44371407" w14:textId="7201D348" w:rsidR="00034C5B" w:rsidRDefault="00034C5B" w:rsidP="00A47492">
      <w:pPr>
        <w:rPr>
          <w:rtl/>
        </w:rPr>
      </w:pPr>
      <w:r>
        <w:rPr>
          <w:rFonts w:hint="cs"/>
          <w:rtl/>
        </w:rPr>
        <w:t xml:space="preserve">"הסתדרתם! </w:t>
      </w:r>
      <w:r w:rsidR="00F06A3F">
        <w:rPr>
          <w:rFonts w:hint="cs"/>
          <w:rtl/>
        </w:rPr>
        <w:t>עכשיו</w:t>
      </w:r>
      <w:r>
        <w:rPr>
          <w:rFonts w:hint="cs"/>
          <w:rtl/>
        </w:rPr>
        <w:t xml:space="preserve"> זה בסדר, איכשהו." היא נשענה על הקיר, נשמה בכבדות. "כן, </w:t>
      </w:r>
      <w:r w:rsidR="00F06A3F">
        <w:rPr>
          <w:rFonts w:hint="cs"/>
          <w:rtl/>
        </w:rPr>
        <w:t>עכשיו</w:t>
      </w:r>
      <w:r>
        <w:rPr>
          <w:rFonts w:hint="cs"/>
          <w:rtl/>
        </w:rPr>
        <w:t>."</w:t>
      </w:r>
    </w:p>
    <w:p w14:paraId="100839F8" w14:textId="586EB9C5" w:rsidR="00034C5B" w:rsidRDefault="007F5AFA" w:rsidP="00400825">
      <w:pPr>
        <w:rPr>
          <w:rtl/>
        </w:rPr>
      </w:pPr>
      <w:r>
        <w:rPr>
          <w:rFonts w:hint="cs"/>
          <w:rtl/>
        </w:rPr>
        <w:t>אלכס</w:t>
      </w:r>
      <w:r w:rsidR="006A0BD9">
        <w:rPr>
          <w:rFonts w:hint="cs"/>
          <w:rtl/>
        </w:rPr>
        <w:t xml:space="preserve"> נטל את הספר שצנח מידיה לרצפה</w:t>
      </w:r>
      <w:r w:rsidR="00D04359">
        <w:rPr>
          <w:rFonts w:hint="cs"/>
          <w:rtl/>
        </w:rPr>
        <w:t xml:space="preserve"> והניח</w:t>
      </w:r>
      <w:r w:rsidR="00062CEF">
        <w:rPr>
          <w:rFonts w:hint="cs"/>
          <w:rtl/>
        </w:rPr>
        <w:t xml:space="preserve"> אות</w:t>
      </w:r>
      <w:r w:rsidR="00D04359">
        <w:rPr>
          <w:rFonts w:hint="cs"/>
          <w:rtl/>
        </w:rPr>
        <w:t>ו על הכוננית</w:t>
      </w:r>
      <w:r w:rsidR="00EC4702">
        <w:rPr>
          <w:rFonts w:hint="cs"/>
          <w:rtl/>
        </w:rPr>
        <w:t xml:space="preserve"> המתנדנדת</w:t>
      </w:r>
      <w:r w:rsidR="00D04359">
        <w:rPr>
          <w:rFonts w:hint="cs"/>
          <w:rtl/>
        </w:rPr>
        <w:t>, במקום התיבה</w:t>
      </w:r>
      <w:r w:rsidR="006A0BD9">
        <w:rPr>
          <w:rFonts w:hint="cs"/>
          <w:rtl/>
        </w:rPr>
        <w:t>.</w:t>
      </w:r>
      <w:r w:rsidR="00034C5B">
        <w:rPr>
          <w:rFonts w:hint="cs"/>
          <w:rtl/>
        </w:rPr>
        <w:t xml:space="preserve"> כל הדברים שנזקק להם </w:t>
      </w:r>
      <w:r w:rsidR="00034C5B">
        <w:rPr>
          <w:rtl/>
        </w:rPr>
        <w:t>–</w:t>
      </w:r>
      <w:r w:rsidR="00034C5B">
        <w:rPr>
          <w:rFonts w:hint="cs"/>
          <w:rtl/>
        </w:rPr>
        <w:t xml:space="preserve"> אפוטרופוס חוקי, </w:t>
      </w:r>
      <w:r>
        <w:rPr>
          <w:rFonts w:hint="cs"/>
          <w:rtl/>
        </w:rPr>
        <w:t>מורים פרטיים, האמצעים ש</w:t>
      </w:r>
      <w:r w:rsidR="00400825">
        <w:rPr>
          <w:rFonts w:hint="cs"/>
          <w:rtl/>
        </w:rPr>
        <w:t>הסתייע בהם</w:t>
      </w:r>
      <w:r>
        <w:rPr>
          <w:rFonts w:hint="cs"/>
          <w:rtl/>
        </w:rPr>
        <w:t xml:space="preserve"> </w:t>
      </w:r>
      <w:r w:rsidR="00473DDE">
        <w:rPr>
          <w:rFonts w:hint="cs"/>
          <w:rtl/>
        </w:rPr>
        <w:t>[</w:t>
      </w:r>
      <w:r>
        <w:rPr>
          <w:rFonts w:hint="cs"/>
          <w:rtl/>
        </w:rPr>
        <w:t>ל</w:t>
      </w:r>
      <w:r w:rsidR="00034C5B">
        <w:rPr>
          <w:rFonts w:hint="cs"/>
          <w:rtl/>
        </w:rPr>
        <w:t>חמ</w:t>
      </w:r>
      <w:r>
        <w:rPr>
          <w:rFonts w:hint="cs"/>
          <w:rtl/>
        </w:rPr>
        <w:t>ו</w:t>
      </w:r>
      <w:r w:rsidR="00034C5B">
        <w:rPr>
          <w:rFonts w:hint="cs"/>
          <w:rtl/>
        </w:rPr>
        <w:t>ק</w:t>
      </w:r>
      <w:r w:rsidR="00473DDE">
        <w:rPr>
          <w:rFonts w:hint="cs"/>
          <w:rtl/>
        </w:rPr>
        <w:t>] לשרוד את</w:t>
      </w:r>
      <w:r w:rsidR="00034C5B">
        <w:rPr>
          <w:rFonts w:hint="cs"/>
          <w:rtl/>
        </w:rPr>
        <w:t xml:space="preserve"> המציאות, כל התגליות </w:t>
      </w:r>
      <w:r w:rsidR="004B0843">
        <w:rPr>
          <w:rFonts w:hint="cs"/>
          <w:rtl/>
        </w:rPr>
        <w:t>ש</w:t>
      </w:r>
      <w:r w:rsidR="004D00FD">
        <w:rPr>
          <w:rFonts w:hint="cs"/>
          <w:rtl/>
        </w:rPr>
        <w:t xml:space="preserve">נקרו על דרכו </w:t>
      </w:r>
      <w:r w:rsidR="00034C5B">
        <w:rPr>
          <w:rFonts w:hint="cs"/>
          <w:rtl/>
        </w:rPr>
        <w:t xml:space="preserve">ללא </w:t>
      </w:r>
      <w:r w:rsidR="00F60F98">
        <w:rPr>
          <w:rFonts w:hint="cs"/>
          <w:rtl/>
        </w:rPr>
        <w:t>ה</w:t>
      </w:r>
      <w:r w:rsidR="00755653">
        <w:rPr>
          <w:rFonts w:hint="cs"/>
          <w:rtl/>
        </w:rPr>
        <w:t>כוונה</w:t>
      </w:r>
      <w:r w:rsidR="00F60F98">
        <w:rPr>
          <w:rFonts w:hint="cs"/>
          <w:rtl/>
        </w:rPr>
        <w:t xml:space="preserve"> הורית [</w:t>
      </w:r>
      <w:r w:rsidR="00034C5B">
        <w:t>parental guidance</w:t>
      </w:r>
      <w:r w:rsidR="00F60F98">
        <w:rPr>
          <w:rFonts w:hint="cs"/>
          <w:rtl/>
        </w:rPr>
        <w:t>]</w:t>
      </w:r>
      <w:r w:rsidR="00034C5B">
        <w:rPr>
          <w:rFonts w:hint="cs"/>
          <w:rtl/>
        </w:rPr>
        <w:t xml:space="preserve"> כלשהי.</w:t>
      </w:r>
    </w:p>
    <w:p w14:paraId="7531A72A" w14:textId="7AF0AAFD" w:rsidR="004B0843" w:rsidRDefault="00795D58" w:rsidP="00F60F98">
      <w:pPr>
        <w:rPr>
          <w:rtl/>
        </w:rPr>
      </w:pPr>
      <w:r>
        <w:rPr>
          <w:rFonts w:hint="cs"/>
          <w:rtl/>
        </w:rPr>
        <w:t>"לך</w:t>
      </w:r>
      <w:r w:rsidR="004B0843">
        <w:rPr>
          <w:rFonts w:hint="cs"/>
          <w:rtl/>
        </w:rPr>
        <w:t>ָ</w:t>
      </w:r>
      <w:r w:rsidR="00F821D6">
        <w:rPr>
          <w:rFonts w:hint="cs"/>
          <w:rtl/>
        </w:rPr>
        <w:t>,</w:t>
      </w:r>
      <w:r>
        <w:rPr>
          <w:rFonts w:hint="cs"/>
          <w:rtl/>
        </w:rPr>
        <w:t xml:space="preserve"> </w:t>
      </w:r>
      <w:r w:rsidR="0085398A">
        <w:rPr>
          <w:rFonts w:hint="cs"/>
          <w:rtl/>
        </w:rPr>
        <w:t>אלכס</w:t>
      </w:r>
      <w:r w:rsidR="00F821D6">
        <w:rPr>
          <w:rFonts w:hint="cs"/>
          <w:rtl/>
        </w:rPr>
        <w:t>,</w:t>
      </w:r>
      <w:r w:rsidR="0085398A">
        <w:rPr>
          <w:rFonts w:hint="cs"/>
          <w:rtl/>
        </w:rPr>
        <w:t xml:space="preserve"> </w:t>
      </w:r>
      <w:r>
        <w:rPr>
          <w:rFonts w:hint="cs"/>
          <w:rtl/>
        </w:rPr>
        <w:t>מעולם לא הייתי צריכה לדאוג</w:t>
      </w:r>
      <w:r w:rsidR="00EC4702">
        <w:rPr>
          <w:rFonts w:hint="cs"/>
          <w:rtl/>
        </w:rPr>
        <w:t xml:space="preserve">. </w:t>
      </w:r>
      <w:r>
        <w:rPr>
          <w:rFonts w:hint="cs"/>
          <w:rtl/>
        </w:rPr>
        <w:t>זה המזל."</w:t>
      </w:r>
    </w:p>
    <w:p w14:paraId="15DC3714" w14:textId="36EE5CED" w:rsidR="00795D58" w:rsidRDefault="00724A95" w:rsidP="00F60F98">
      <w:pPr>
        <w:rPr>
          <w:rtl/>
        </w:rPr>
      </w:pPr>
      <w:r>
        <w:rPr>
          <w:rFonts w:hint="cs"/>
          <w:rtl/>
        </w:rPr>
        <w:t>תוך ש</w:t>
      </w:r>
      <w:r w:rsidR="000E4DC0">
        <w:rPr>
          <w:rFonts w:hint="cs"/>
          <w:rtl/>
        </w:rPr>
        <w:t>מולל את תלתל האבק</w:t>
      </w:r>
      <w:r w:rsidR="00D04359">
        <w:rPr>
          <w:rFonts w:hint="cs"/>
          <w:rtl/>
        </w:rPr>
        <w:t xml:space="preserve"> ש</w:t>
      </w:r>
      <w:r w:rsidR="00EC4702">
        <w:rPr>
          <w:rFonts w:hint="cs"/>
          <w:rtl/>
        </w:rPr>
        <w:t>חילץ מהעזובה וש</w:t>
      </w:r>
      <w:r w:rsidR="00D04359">
        <w:rPr>
          <w:rFonts w:hint="cs"/>
          <w:rtl/>
        </w:rPr>
        <w:t>היה עדיין טמון בכף ידו</w:t>
      </w:r>
      <w:r w:rsidR="000E4DC0">
        <w:rPr>
          <w:rFonts w:hint="cs"/>
          <w:rtl/>
        </w:rPr>
        <w:t xml:space="preserve">, </w:t>
      </w:r>
      <w:r>
        <w:rPr>
          <w:rFonts w:cs="Times New Roman" w:hint="cs"/>
          <w:rtl/>
        </w:rPr>
        <w:t>הוא</w:t>
      </w:r>
      <w:r w:rsidR="004B0843" w:rsidRPr="004B0843">
        <w:rPr>
          <w:rFonts w:cs="Times New Roman"/>
          <w:rtl/>
        </w:rPr>
        <w:t xml:space="preserve"> </w:t>
      </w:r>
      <w:r w:rsidR="008C7253">
        <w:rPr>
          <w:rFonts w:hint="cs"/>
          <w:rtl/>
        </w:rPr>
        <w:t>ה</w:t>
      </w:r>
      <w:r w:rsidR="0057171D">
        <w:rPr>
          <w:rFonts w:hint="cs"/>
          <w:rtl/>
        </w:rPr>
        <w:t xml:space="preserve">תקדם </w:t>
      </w:r>
      <w:r w:rsidR="000E4DC0">
        <w:rPr>
          <w:rFonts w:hint="cs"/>
          <w:rtl/>
        </w:rPr>
        <w:t>קרוב מכל אדם שחי אי פעם לעידנים חדשים של</w:t>
      </w:r>
      <w:r w:rsidR="00F60F98">
        <w:rPr>
          <w:rFonts w:hint="cs"/>
          <w:rtl/>
        </w:rPr>
        <w:t xml:space="preserve"> עתיד נהדר ונפלא, </w:t>
      </w:r>
      <w:r w:rsidR="00CD0E94" w:rsidRPr="00CD0E94">
        <w:rPr>
          <w:rFonts w:cs="Times New Roman"/>
          <w:rtl/>
        </w:rPr>
        <w:t>[שישא עימו</w:t>
      </w:r>
      <w:r w:rsidR="00CD0E94">
        <w:rPr>
          <w:rFonts w:cs="Times New Roman" w:hint="cs"/>
          <w:rtl/>
        </w:rPr>
        <w:t xml:space="preserve"> </w:t>
      </w:r>
      <w:r w:rsidR="00CD0E94" w:rsidRPr="00CD0E94">
        <w:rPr>
          <w:rFonts w:cs="Times New Roman"/>
          <w:rtl/>
        </w:rPr>
        <w:t>ב</w:t>
      </w:r>
      <w:r w:rsidR="009F130B">
        <w:rPr>
          <w:rFonts w:cs="Times New Roman"/>
          <w:rtl/>
        </w:rPr>
        <w:t>קרבו</w:t>
      </w:r>
      <w:r w:rsidR="00CD0E94" w:rsidRPr="00CD0E94">
        <w:rPr>
          <w:rFonts w:cs="Times New Roman"/>
          <w:rtl/>
        </w:rPr>
        <w:t xml:space="preserve"> / שטומן בחובו? שישא על כנפיו] עתיד של </w:t>
      </w:r>
      <w:r w:rsidR="00F60F98">
        <w:rPr>
          <w:rFonts w:hint="cs"/>
          <w:rtl/>
        </w:rPr>
        <w:t>ק</w:t>
      </w:r>
      <w:r w:rsidR="0035250A">
        <w:rPr>
          <w:rFonts w:hint="cs"/>
          <w:rtl/>
        </w:rPr>
        <w:t>י</w:t>
      </w:r>
      <w:r w:rsidR="00F60F98">
        <w:rPr>
          <w:rFonts w:hint="cs"/>
          <w:rtl/>
        </w:rPr>
        <w:t>דמה חברתית, מדעית</w:t>
      </w:r>
      <w:r w:rsidR="00CD0E94">
        <w:rPr>
          <w:rFonts w:hint="cs"/>
          <w:rtl/>
        </w:rPr>
        <w:t>, טכנולוגית</w:t>
      </w:r>
      <w:r w:rsidR="0085398A">
        <w:rPr>
          <w:rFonts w:hint="cs"/>
          <w:rtl/>
        </w:rPr>
        <w:t>.</w:t>
      </w:r>
      <w:r w:rsidR="00F60F98">
        <w:rPr>
          <w:rFonts w:hint="cs"/>
          <w:rtl/>
        </w:rPr>
        <w:t xml:space="preserve"> </w:t>
      </w:r>
      <w:r w:rsidR="0057171D">
        <w:rPr>
          <w:rFonts w:hint="cs"/>
          <w:rtl/>
        </w:rPr>
        <w:t xml:space="preserve">הוא </w:t>
      </w:r>
      <w:r w:rsidR="00F60F98">
        <w:rPr>
          <w:rFonts w:hint="cs"/>
          <w:rtl/>
        </w:rPr>
        <w:t xml:space="preserve">היה קרוב </w:t>
      </w:r>
      <w:r w:rsidR="00F97A34">
        <w:rPr>
          <w:rFonts w:hint="cs"/>
          <w:rtl/>
        </w:rPr>
        <w:t>כל כך</w:t>
      </w:r>
      <w:r w:rsidR="00F60F98">
        <w:rPr>
          <w:rFonts w:hint="cs"/>
          <w:rtl/>
        </w:rPr>
        <w:t xml:space="preserve"> לעידנים, [לו היה נופל על פניו ללא ספק כבר היה מגיע,] </w:t>
      </w:r>
      <w:r w:rsidR="000E4DC0">
        <w:rPr>
          <w:rFonts w:hint="cs"/>
          <w:rtl/>
        </w:rPr>
        <w:t xml:space="preserve">לפעמים </w:t>
      </w:r>
      <w:r w:rsidR="006B15DF">
        <w:rPr>
          <w:rFonts w:hint="cs"/>
          <w:rtl/>
        </w:rPr>
        <w:t xml:space="preserve">די </w:t>
      </w:r>
      <w:r w:rsidR="00F60F98">
        <w:rPr>
          <w:rFonts w:hint="cs"/>
          <w:rtl/>
        </w:rPr>
        <w:t xml:space="preserve">בכוחה של מחשבה </w:t>
      </w:r>
      <w:r w:rsidR="000E4DC0">
        <w:rPr>
          <w:rFonts w:hint="cs"/>
          <w:rtl/>
        </w:rPr>
        <w:t>ז</w:t>
      </w:r>
      <w:r w:rsidR="00F60F98">
        <w:rPr>
          <w:rFonts w:hint="cs"/>
          <w:rtl/>
        </w:rPr>
        <w:t xml:space="preserve">ו </w:t>
      </w:r>
      <w:r w:rsidR="000E4DC0">
        <w:rPr>
          <w:rFonts w:hint="cs"/>
          <w:rtl/>
        </w:rPr>
        <w:t>לנחם</w:t>
      </w:r>
      <w:r w:rsidR="00F60F98">
        <w:rPr>
          <w:rFonts w:hint="cs"/>
          <w:rtl/>
        </w:rPr>
        <w:t>, אבל</w:t>
      </w:r>
      <w:r w:rsidR="000E4DC0">
        <w:rPr>
          <w:rFonts w:hint="cs"/>
          <w:rtl/>
        </w:rPr>
        <w:t xml:space="preserve"> רק כש</w:t>
      </w:r>
      <w:r w:rsidR="0034631E">
        <w:rPr>
          <w:rFonts w:hint="cs"/>
          <w:rtl/>
        </w:rPr>
        <w:t>הוגים ב</w:t>
      </w:r>
      <w:r w:rsidR="00F60F98">
        <w:rPr>
          <w:rFonts w:hint="cs"/>
          <w:rtl/>
        </w:rPr>
        <w:t>ה מתוך</w:t>
      </w:r>
      <w:r w:rsidR="000E4DC0">
        <w:rPr>
          <w:rFonts w:hint="cs"/>
          <w:rtl/>
        </w:rPr>
        <w:t xml:space="preserve"> מקום עמוק מא</w:t>
      </w:r>
      <w:r w:rsidR="0085398A">
        <w:rPr>
          <w:rFonts w:hint="cs"/>
          <w:rtl/>
        </w:rPr>
        <w:t>ו</w:t>
      </w:r>
      <w:r w:rsidR="000E4DC0">
        <w:rPr>
          <w:rFonts w:hint="cs"/>
          <w:rtl/>
        </w:rPr>
        <w:t xml:space="preserve">ד, </w:t>
      </w:r>
      <w:r w:rsidR="00F60F98">
        <w:rPr>
          <w:rFonts w:hint="cs"/>
          <w:rtl/>
        </w:rPr>
        <w:t>ו</w:t>
      </w:r>
      <w:r w:rsidR="000E4DC0">
        <w:rPr>
          <w:rFonts w:hint="cs"/>
          <w:rtl/>
        </w:rPr>
        <w:t xml:space="preserve">כל המקומות </w:t>
      </w:r>
      <w:r w:rsidR="00F60F98">
        <w:rPr>
          <w:rFonts w:hint="cs"/>
          <w:rtl/>
        </w:rPr>
        <w:t xml:space="preserve">[הפנויים] הזמינים עבורו </w:t>
      </w:r>
      <w:r w:rsidR="000E4DC0">
        <w:rPr>
          <w:rFonts w:hint="cs"/>
          <w:rtl/>
        </w:rPr>
        <w:t xml:space="preserve">היו רדודים </w:t>
      </w:r>
      <w:r w:rsidR="00F97A34">
        <w:rPr>
          <w:rFonts w:hint="cs"/>
          <w:rtl/>
        </w:rPr>
        <w:t>כל כך</w:t>
      </w:r>
      <w:r w:rsidR="000E4DC0">
        <w:rPr>
          <w:rFonts w:hint="cs"/>
          <w:rtl/>
        </w:rPr>
        <w:t>.</w:t>
      </w:r>
    </w:p>
    <w:p w14:paraId="3C39C9B1" w14:textId="14BD32AD" w:rsidR="00795D58" w:rsidRDefault="00795D58" w:rsidP="00AF3C90">
      <w:pPr>
        <w:rPr>
          <w:rtl/>
        </w:rPr>
      </w:pPr>
      <w:r>
        <w:rPr>
          <w:rFonts w:hint="cs"/>
          <w:rtl/>
        </w:rPr>
        <w:lastRenderedPageBreak/>
        <w:t>"</w:t>
      </w:r>
      <w:r w:rsidR="00BB687A">
        <w:rPr>
          <w:rFonts w:hint="cs"/>
          <w:rtl/>
        </w:rPr>
        <w:t>בוא רגע אלי</w:t>
      </w:r>
      <w:r w:rsidR="00F821D6">
        <w:rPr>
          <w:rFonts w:hint="cs"/>
          <w:rtl/>
        </w:rPr>
        <w:t>י</w:t>
      </w:r>
      <w:r>
        <w:rPr>
          <w:rFonts w:hint="cs"/>
          <w:rtl/>
        </w:rPr>
        <w:t>."</w:t>
      </w:r>
    </w:p>
    <w:p w14:paraId="7CD4EBF1" w14:textId="694EB2DD" w:rsidR="009B274C" w:rsidRDefault="00795D58" w:rsidP="0057171D">
      <w:pPr>
        <w:rPr>
          <w:rtl/>
        </w:rPr>
      </w:pPr>
      <w:r>
        <w:rPr>
          <w:rFonts w:hint="cs"/>
          <w:rtl/>
        </w:rPr>
        <w:t>הוא נעמד מולה בצייתנו</w:t>
      </w:r>
      <w:r w:rsidR="00A53E62">
        <w:rPr>
          <w:rFonts w:hint="cs"/>
          <w:rtl/>
        </w:rPr>
        <w:t xml:space="preserve">ת. היא ניסתה לחבק אותו אבל </w:t>
      </w:r>
      <w:r w:rsidR="0038344A">
        <w:rPr>
          <w:rFonts w:hint="cs"/>
          <w:rtl/>
        </w:rPr>
        <w:t>סנטרה נתקל בקודקודו, ו</w:t>
      </w:r>
      <w:r w:rsidR="00A53E62">
        <w:rPr>
          <w:rFonts w:hint="cs"/>
          <w:rtl/>
        </w:rPr>
        <w:t>לסתותיה</w:t>
      </w:r>
      <w:r>
        <w:rPr>
          <w:rFonts w:hint="cs"/>
          <w:rtl/>
        </w:rPr>
        <w:t xml:space="preserve"> נטרקו </w:t>
      </w:r>
      <w:r w:rsidR="00A84D14">
        <w:rPr>
          <w:rFonts w:hint="cs"/>
          <w:rtl/>
        </w:rPr>
        <w:t xml:space="preserve">בנוקשות </w:t>
      </w:r>
      <w:r>
        <w:rPr>
          <w:rFonts w:hint="cs"/>
          <w:rtl/>
        </w:rPr>
        <w:t>על גולגולתו.</w:t>
      </w:r>
    </w:p>
    <w:p w14:paraId="0F6C6574" w14:textId="77777777" w:rsidR="0057171D" w:rsidRDefault="0057171D" w:rsidP="0057171D">
      <w:pPr>
        <w:rPr>
          <w:rtl/>
        </w:rPr>
      </w:pPr>
    </w:p>
    <w:p w14:paraId="02AA6DAF" w14:textId="0FF70075" w:rsidR="005679C5" w:rsidRPr="002E0AEB" w:rsidRDefault="009F58A7" w:rsidP="005679C5">
      <w:pPr>
        <w:rPr>
          <w:rtl/>
        </w:rPr>
      </w:pPr>
      <w:r>
        <w:rPr>
          <w:rFonts w:hint="cs"/>
          <w:rtl/>
        </w:rPr>
        <w:t>יסמין פרשה מכ</w:t>
      </w:r>
      <w:r w:rsidR="00F821D6">
        <w:rPr>
          <w:rFonts w:hint="cs"/>
          <w:rtl/>
        </w:rPr>
        <w:t>ו</w:t>
      </w:r>
      <w:r>
        <w:rPr>
          <w:rFonts w:hint="cs"/>
          <w:rtl/>
        </w:rPr>
        <w:t>ל</w:t>
      </w:r>
      <w:r w:rsidR="004B0843">
        <w:rPr>
          <w:rFonts w:hint="cs"/>
          <w:rtl/>
        </w:rPr>
        <w:t xml:space="preserve"> </w:t>
      </w:r>
      <w:r>
        <w:rPr>
          <w:rFonts w:hint="cs"/>
          <w:rtl/>
        </w:rPr>
        <w:t>וה</w:t>
      </w:r>
      <w:r w:rsidR="00A84D14">
        <w:rPr>
          <w:rFonts w:hint="cs"/>
          <w:rtl/>
        </w:rPr>
        <w:t>סתגר</w:t>
      </w:r>
      <w:r w:rsidR="004B0843">
        <w:rPr>
          <w:rFonts w:hint="cs"/>
          <w:rtl/>
        </w:rPr>
        <w:t>ה</w:t>
      </w:r>
      <w:r w:rsidR="005679C5">
        <w:rPr>
          <w:rFonts w:hint="cs"/>
          <w:rtl/>
        </w:rPr>
        <w:t xml:space="preserve"> לבדה</w:t>
      </w:r>
      <w:r w:rsidR="00A84D14">
        <w:rPr>
          <w:rFonts w:hint="cs"/>
          <w:rtl/>
        </w:rPr>
        <w:t xml:space="preserve"> אצל אלכס בחדרו, </w:t>
      </w:r>
      <w:r w:rsidR="004B0843" w:rsidRPr="004B0843">
        <w:rPr>
          <w:rFonts w:cs="Times New Roman"/>
          <w:rtl/>
        </w:rPr>
        <w:t xml:space="preserve">רק את הקראמפט לקחה איתה. היא העדיפה </w:t>
      </w:r>
      <w:r w:rsidR="00015F3C">
        <w:rPr>
          <w:rFonts w:hint="cs"/>
          <w:rtl/>
        </w:rPr>
        <w:t>לפשפש במגירותיו</w:t>
      </w:r>
      <w:r w:rsidR="0064776A">
        <w:rPr>
          <w:rFonts w:hint="cs"/>
          <w:rtl/>
        </w:rPr>
        <w:t xml:space="preserve"> ללא </w:t>
      </w:r>
      <w:r w:rsidR="004B0843">
        <w:rPr>
          <w:rFonts w:hint="cs"/>
          <w:rtl/>
        </w:rPr>
        <w:t>הפרעות</w:t>
      </w:r>
      <w:r w:rsidR="00015F3C">
        <w:rPr>
          <w:rFonts w:hint="cs"/>
          <w:rtl/>
        </w:rPr>
        <w:t xml:space="preserve">, </w:t>
      </w:r>
      <w:r w:rsidR="00A84D14">
        <w:rPr>
          <w:rFonts w:hint="cs"/>
          <w:rtl/>
        </w:rPr>
        <w:t>להכיר</w:t>
      </w:r>
      <w:r>
        <w:rPr>
          <w:rFonts w:hint="cs"/>
          <w:rtl/>
        </w:rPr>
        <w:t>ו כפי שהיה לפני שהכיר אותה</w:t>
      </w:r>
      <w:r w:rsidR="005679C5">
        <w:rPr>
          <w:rFonts w:hint="cs"/>
          <w:rtl/>
        </w:rPr>
        <w:t>,</w:t>
      </w:r>
      <w:bookmarkStart w:id="460" w:name="_Hlk526005605"/>
      <w:r w:rsidR="0085398A">
        <w:rPr>
          <w:rFonts w:hint="cs"/>
          <w:rtl/>
        </w:rPr>
        <w:t xml:space="preserve"> </w:t>
      </w:r>
      <w:r w:rsidR="005679C5">
        <w:rPr>
          <w:rFonts w:cs="Times New Roman"/>
          <w:rtl/>
        </w:rPr>
        <w:t>לענות את עצמה בקריאת ההתכתבויות המשורבטות בשולי מחברותיו שאת חל</w:t>
      </w:r>
      <w:r w:rsidR="005679C5" w:rsidRPr="002E0AEB">
        <w:rPr>
          <w:rFonts w:cs="Times New Roman"/>
          <w:rtl/>
        </w:rPr>
        <w:t>קן כבר הכירה ב</w:t>
      </w:r>
      <w:r w:rsidR="00297D38" w:rsidRPr="002E0AEB">
        <w:rPr>
          <w:rFonts w:cs="Times New Roman"/>
          <w:rtl/>
        </w:rPr>
        <w:t>על פ</w:t>
      </w:r>
      <w:r w:rsidR="005679C5" w:rsidRPr="002E0AEB">
        <w:rPr>
          <w:rFonts w:cs="Times New Roman"/>
          <w:rtl/>
        </w:rPr>
        <w:t>ה –</w:t>
      </w:r>
    </w:p>
    <w:p w14:paraId="5F3E90D7" w14:textId="77777777" w:rsidR="005679C5" w:rsidRPr="002E0AEB" w:rsidRDefault="005679C5" w:rsidP="005679C5">
      <w:pPr>
        <w:rPr>
          <w:rtl/>
        </w:rPr>
      </w:pPr>
      <w:r w:rsidRPr="002E0AEB">
        <w:rPr>
          <w:rFonts w:cs="Times New Roman"/>
          <w:rtl/>
        </w:rPr>
        <w:t>–</w:t>
      </w:r>
      <w:r w:rsidRPr="002E0AEB">
        <w:rPr>
          <w:rFonts w:cs="Times New Roman"/>
          <w:rtl/>
        </w:rPr>
        <w:tab/>
        <w:t>כבשת את שוק החמידות (בכתב ידו המוכר והאהוב)</w:t>
      </w:r>
    </w:p>
    <w:p w14:paraId="7E475FC5" w14:textId="790224CF" w:rsidR="005679C5" w:rsidRPr="002E0AEB" w:rsidRDefault="005679C5" w:rsidP="005679C5">
      <w:pPr>
        <w:rPr>
          <w:rtl/>
        </w:rPr>
      </w:pPr>
      <w:r w:rsidRPr="002E0AEB">
        <w:rPr>
          <w:rFonts w:cs="Times New Roman"/>
          <w:rtl/>
        </w:rPr>
        <w:t>–</w:t>
      </w:r>
      <w:r w:rsidRPr="002E0AEB">
        <w:rPr>
          <w:rFonts w:cs="Times New Roman"/>
          <w:rtl/>
        </w:rPr>
        <w:tab/>
      </w:r>
      <w:r w:rsidR="0038344A" w:rsidRPr="002E0AEB">
        <w:rPr>
          <w:rFonts w:cs="Times New Roman" w:hint="cs"/>
          <w:rtl/>
        </w:rPr>
        <w:t>זה מה</w:t>
      </w:r>
      <w:r w:rsidRPr="002E0AEB">
        <w:rPr>
          <w:rFonts w:cs="Times New Roman"/>
          <w:rtl/>
        </w:rPr>
        <w:t xml:space="preserve"> </w:t>
      </w:r>
      <w:r w:rsidR="0038344A" w:rsidRPr="002E0AEB">
        <w:rPr>
          <w:rFonts w:cs="Times New Roman" w:hint="cs"/>
          <w:rtl/>
        </w:rPr>
        <w:t>ש</w:t>
      </w:r>
      <w:r w:rsidRPr="002E0AEB">
        <w:rPr>
          <w:rFonts w:cs="Times New Roman"/>
          <w:rtl/>
        </w:rPr>
        <w:t>עשיתי? (בכתב</w:t>
      </w:r>
      <w:r w:rsidR="00F821D6" w:rsidRPr="002E0AEB">
        <w:rPr>
          <w:rFonts w:cs="Times New Roman" w:hint="cs"/>
          <w:rtl/>
        </w:rPr>
        <w:t xml:space="preserve"> </w:t>
      </w:r>
      <w:r w:rsidRPr="002E0AEB">
        <w:rPr>
          <w:rFonts w:cs="Times New Roman"/>
          <w:rtl/>
        </w:rPr>
        <w:t>יד שבוודאי היה יקר</w:t>
      </w:r>
      <w:r w:rsidR="00C90C6C" w:rsidRPr="002E0AEB">
        <w:rPr>
          <w:rFonts w:cs="Times New Roman"/>
          <w:rtl/>
        </w:rPr>
        <w:t xml:space="preserve"> מאוד </w:t>
      </w:r>
      <w:r w:rsidRPr="002E0AEB">
        <w:rPr>
          <w:rFonts w:cs="Times New Roman"/>
          <w:rtl/>
        </w:rPr>
        <w:t>לליבו)</w:t>
      </w:r>
    </w:p>
    <w:p w14:paraId="13320D58" w14:textId="71EEC3F7" w:rsidR="005679C5" w:rsidRPr="002E0AEB" w:rsidRDefault="005679C5" w:rsidP="005679C5">
      <w:pPr>
        <w:rPr>
          <w:rtl/>
        </w:rPr>
      </w:pPr>
      <w:r w:rsidRPr="002E0AEB">
        <w:rPr>
          <w:rFonts w:cs="Times New Roman"/>
          <w:rtl/>
        </w:rPr>
        <w:t>–</w:t>
      </w:r>
      <w:r w:rsidRPr="002E0AEB">
        <w:rPr>
          <w:rFonts w:cs="Times New Roman"/>
          <w:rtl/>
        </w:rPr>
        <w:tab/>
        <w:t>אכן</w:t>
      </w:r>
    </w:p>
    <w:p w14:paraId="0236975A" w14:textId="615123B4" w:rsidR="005679C5" w:rsidRPr="002E0AEB" w:rsidRDefault="005679C5" w:rsidP="005679C5">
      <w:pPr>
        <w:rPr>
          <w:rtl/>
        </w:rPr>
      </w:pPr>
      <w:r w:rsidRPr="002E0AEB">
        <w:rPr>
          <w:rFonts w:cs="Times New Roman"/>
          <w:rtl/>
        </w:rPr>
        <w:t>–</w:t>
      </w:r>
      <w:r w:rsidRPr="002E0AEB">
        <w:rPr>
          <w:rFonts w:cs="Times New Roman"/>
          <w:rtl/>
        </w:rPr>
        <w:tab/>
        <w:t>אני יכולה ל</w:t>
      </w:r>
      <w:r w:rsidR="0038344A" w:rsidRPr="002E0AEB">
        <w:rPr>
          <w:rFonts w:cs="Times New Roman" w:hint="cs"/>
          <w:rtl/>
        </w:rPr>
        <w:t>מוטט</w:t>
      </w:r>
      <w:r w:rsidRPr="002E0AEB">
        <w:rPr>
          <w:rFonts w:cs="Times New Roman"/>
          <w:rtl/>
        </w:rPr>
        <w:t xml:space="preserve"> את שוק החמידות אם אני רוצה? </w:t>
      </w:r>
    </w:p>
    <w:p w14:paraId="03591BE2" w14:textId="77777777" w:rsidR="005679C5" w:rsidRPr="002E0AEB" w:rsidRDefault="005679C5" w:rsidP="005679C5">
      <w:pPr>
        <w:rPr>
          <w:rtl/>
        </w:rPr>
      </w:pPr>
      <w:r w:rsidRPr="002E0AEB">
        <w:rPr>
          <w:rFonts w:cs="Times New Roman"/>
          <w:rtl/>
        </w:rPr>
        <w:t>–</w:t>
      </w:r>
      <w:r w:rsidRPr="002E0AEB">
        <w:rPr>
          <w:rFonts w:cs="Times New Roman"/>
          <w:rtl/>
        </w:rPr>
        <w:tab/>
        <w:t>אבל את לא רוצה</w:t>
      </w:r>
    </w:p>
    <w:p w14:paraId="7E0A7E02" w14:textId="528B5DFD" w:rsidR="005679C5" w:rsidRDefault="005679C5" w:rsidP="005679C5">
      <w:pPr>
        <w:rPr>
          <w:rtl/>
        </w:rPr>
      </w:pPr>
      <w:r w:rsidRPr="002E0AEB">
        <w:rPr>
          <w:rFonts w:cs="Times New Roman"/>
          <w:rtl/>
        </w:rPr>
        <w:t>במחברת ביולוגיה מצאה רישום בעט שחור מאת אלכס שכותרתו – ליבי. זה</w:t>
      </w:r>
      <w:r w:rsidRPr="002E0AEB">
        <w:rPr>
          <w:rFonts w:cs="Times New Roman" w:hint="cs"/>
          <w:rtl/>
        </w:rPr>
        <w:t xml:space="preserve"> היה</w:t>
      </w:r>
      <w:r w:rsidRPr="002E0AEB">
        <w:rPr>
          <w:rFonts w:cs="Times New Roman"/>
          <w:rtl/>
        </w:rPr>
        <w:t xml:space="preserve"> ר</w:t>
      </w:r>
      <w:r w:rsidRPr="002E0AEB">
        <w:rPr>
          <w:rFonts w:cs="Times New Roman" w:hint="cs"/>
          <w:rtl/>
        </w:rPr>
        <w:t>ישום</w:t>
      </w:r>
      <w:r w:rsidRPr="002E0AEB">
        <w:rPr>
          <w:rFonts w:cs="Times New Roman"/>
          <w:rtl/>
        </w:rPr>
        <w:t xml:space="preserve"> </w:t>
      </w:r>
      <w:r w:rsidRPr="002E0AEB">
        <w:rPr>
          <w:rFonts w:cs="Times New Roman" w:hint="cs"/>
          <w:rtl/>
        </w:rPr>
        <w:t xml:space="preserve">מדויק </w:t>
      </w:r>
      <w:r w:rsidRPr="002E0AEB">
        <w:rPr>
          <w:rFonts w:cs="Times New Roman"/>
          <w:rtl/>
        </w:rPr>
        <w:t>של לב, עם עורקים וורידים יוצאים ונכנסים ושתי עליות. את חציו התחתון של הלב תפס חצי כדור אליפטי, שיסמין למדה לזהות ככדור רוגבי. טיפ</w:t>
      </w:r>
      <w:r>
        <w:rPr>
          <w:rFonts w:cs="Times New Roman"/>
          <w:rtl/>
        </w:rPr>
        <w:t>ת</w:t>
      </w:r>
      <w:r w:rsidR="00F821D6">
        <w:rPr>
          <w:rFonts w:cs="Times New Roman" w:hint="cs"/>
          <w:rtl/>
        </w:rPr>
        <w:t xml:space="preserve"> </w:t>
      </w:r>
      <w:r>
        <w:rPr>
          <w:rFonts w:cs="Times New Roman"/>
          <w:rtl/>
        </w:rPr>
        <w:t xml:space="preserve">דם היפר-ריאליסטית זלגה מחציו העליון של הלב אל כדור הרוגבי, ולא נטפה </w:t>
      </w:r>
      <w:r w:rsidR="00F821D6">
        <w:rPr>
          <w:rFonts w:cs="Times New Roman" w:hint="cs"/>
          <w:rtl/>
        </w:rPr>
        <w:t>מ</w:t>
      </w:r>
      <w:r>
        <w:rPr>
          <w:rFonts w:cs="Times New Roman"/>
          <w:rtl/>
        </w:rPr>
        <w:t>עולם.</w:t>
      </w:r>
    </w:p>
    <w:bookmarkEnd w:id="460"/>
    <w:p w14:paraId="4C7CD201" w14:textId="4367BEAB" w:rsidR="009F58A7" w:rsidRDefault="00D04359" w:rsidP="00AB49D2">
      <w:pPr>
        <w:rPr>
          <w:rtl/>
        </w:rPr>
      </w:pPr>
      <w:r w:rsidRPr="0007760D">
        <w:rPr>
          <w:rFonts w:hint="cs"/>
          <w:color w:val="A6A6A6" w:themeColor="background1" w:themeShade="A6"/>
          <w:rtl/>
        </w:rPr>
        <w:t>[</w:t>
      </w:r>
      <w:r w:rsidR="003A1044" w:rsidRPr="0007760D">
        <w:rPr>
          <w:rFonts w:hint="cs"/>
          <w:color w:val="A6A6A6" w:themeColor="background1" w:themeShade="A6"/>
          <w:rtl/>
        </w:rPr>
        <w:t xml:space="preserve">היא הניחה </w:t>
      </w:r>
      <w:r w:rsidR="00C84F51" w:rsidRPr="0007760D">
        <w:rPr>
          <w:rFonts w:hint="cs"/>
          <w:color w:val="A6A6A6" w:themeColor="background1" w:themeShade="A6"/>
          <w:rtl/>
        </w:rPr>
        <w:t xml:space="preserve">את הקראמפט </w:t>
      </w:r>
      <w:r w:rsidRPr="0007760D">
        <w:rPr>
          <w:rFonts w:hint="cs"/>
          <w:color w:val="A6A6A6" w:themeColor="background1" w:themeShade="A6"/>
          <w:rtl/>
        </w:rPr>
        <w:t>ש</w:t>
      </w:r>
      <w:r w:rsidR="00C84F51" w:rsidRPr="0007760D">
        <w:rPr>
          <w:rFonts w:hint="cs"/>
          <w:color w:val="A6A6A6" w:themeColor="background1" w:themeShade="A6"/>
          <w:rtl/>
        </w:rPr>
        <w:t>אלכס חימם לה בטוסטר ו</w:t>
      </w:r>
      <w:r w:rsidR="003A1044" w:rsidRPr="0007760D">
        <w:rPr>
          <w:rFonts w:hint="cs"/>
          <w:color w:val="A6A6A6" w:themeColor="background1" w:themeShade="A6"/>
          <w:rtl/>
        </w:rPr>
        <w:t>מרח בשכבה נדיבה של ריבת ד</w:t>
      </w:r>
      <w:r w:rsidR="00C84F51" w:rsidRPr="0007760D">
        <w:rPr>
          <w:rFonts w:hint="cs"/>
          <w:color w:val="A6A6A6" w:themeColor="background1" w:themeShade="A6"/>
          <w:rtl/>
        </w:rPr>
        <w:t>ו</w:t>
      </w:r>
      <w:r w:rsidR="003A1044" w:rsidRPr="0007760D">
        <w:rPr>
          <w:rFonts w:hint="cs"/>
          <w:color w:val="A6A6A6" w:themeColor="background1" w:themeShade="A6"/>
          <w:rtl/>
        </w:rPr>
        <w:t>מדמניות על שולחנו ו</w:t>
      </w:r>
      <w:r w:rsidRPr="0007760D">
        <w:rPr>
          <w:rFonts w:hint="cs"/>
          <w:color w:val="A6A6A6" w:themeColor="background1" w:themeShade="A6"/>
          <w:rtl/>
        </w:rPr>
        <w:t>]</w:t>
      </w:r>
      <w:r>
        <w:rPr>
          <w:rFonts w:hint="cs"/>
          <w:rtl/>
        </w:rPr>
        <w:t xml:space="preserve"> מה זה? נונצ'קו? ומתחתיו </w:t>
      </w:r>
      <w:r>
        <w:rPr>
          <w:rtl/>
        </w:rPr>
        <w:t>–</w:t>
      </w:r>
    </w:p>
    <w:p w14:paraId="6B915969" w14:textId="55394ECF" w:rsidR="006B15DF" w:rsidRPr="0007760D" w:rsidRDefault="0064776A" w:rsidP="00AF3C90">
      <w:pPr>
        <w:rPr>
          <w:color w:val="A6A6A6" w:themeColor="background1" w:themeShade="A6"/>
          <w:rtl/>
        </w:rPr>
      </w:pPr>
      <w:r w:rsidRPr="0007760D">
        <w:rPr>
          <w:rFonts w:hint="cs"/>
          <w:color w:val="A6A6A6" w:themeColor="background1" w:themeShade="A6"/>
          <w:rtl/>
        </w:rPr>
        <w:t>[</w:t>
      </w:r>
      <w:r w:rsidR="008D7BBF" w:rsidRPr="0007760D">
        <w:rPr>
          <w:color w:val="A6A6A6" w:themeColor="background1" w:themeShade="A6"/>
        </w:rPr>
        <w:t>French</w:t>
      </w:r>
      <w:r w:rsidR="00D02796" w:rsidRPr="0007760D">
        <w:rPr>
          <w:color w:val="A6A6A6" w:themeColor="background1" w:themeShade="A6"/>
        </w:rPr>
        <w:t xml:space="preserve"> Mock</w:t>
      </w:r>
      <w:r w:rsidR="006B15DF" w:rsidRPr="0007760D">
        <w:rPr>
          <w:color w:val="A6A6A6" w:themeColor="background1" w:themeShade="A6"/>
        </w:rPr>
        <w:t xml:space="preserve"> GCSE</w:t>
      </w:r>
    </w:p>
    <w:p w14:paraId="0CB8C39F" w14:textId="16D2B868" w:rsidR="002E40D7" w:rsidRPr="0007760D" w:rsidRDefault="00A53E62" w:rsidP="004A1A07">
      <w:pPr>
        <w:rPr>
          <w:color w:val="A6A6A6" w:themeColor="background1" w:themeShade="A6"/>
          <w:rtl/>
        </w:rPr>
      </w:pPr>
      <w:r w:rsidRPr="0007760D">
        <w:rPr>
          <w:rFonts w:hint="cs"/>
          <w:color w:val="A6A6A6" w:themeColor="background1" w:themeShade="A6"/>
          <w:rtl/>
        </w:rPr>
        <w:t>יסמין ש</w:t>
      </w:r>
      <w:r w:rsidR="009C0D04" w:rsidRPr="0007760D">
        <w:rPr>
          <w:rFonts w:hint="cs"/>
          <w:color w:val="A6A6A6" w:themeColor="background1" w:themeShade="A6"/>
          <w:rtl/>
        </w:rPr>
        <w:t xml:space="preserve">צרפתית </w:t>
      </w:r>
      <w:r w:rsidR="001C5A04" w:rsidRPr="0007760D">
        <w:rPr>
          <w:rFonts w:hint="cs"/>
          <w:color w:val="A6A6A6" w:themeColor="background1" w:themeShade="A6"/>
          <w:rtl/>
        </w:rPr>
        <w:t>הייתה</w:t>
      </w:r>
      <w:r w:rsidR="00AB4EC3" w:rsidRPr="0007760D">
        <w:rPr>
          <w:rFonts w:hint="cs"/>
          <w:color w:val="A6A6A6" w:themeColor="background1" w:themeShade="A6"/>
          <w:rtl/>
        </w:rPr>
        <w:t xml:space="preserve"> שפתה ה</w:t>
      </w:r>
      <w:r w:rsidR="003A7E9C" w:rsidRPr="0007760D">
        <w:rPr>
          <w:rFonts w:hint="cs"/>
          <w:color w:val="A6A6A6" w:themeColor="background1" w:themeShade="A6"/>
          <w:rtl/>
        </w:rPr>
        <w:t>שנייה</w:t>
      </w:r>
      <w:r w:rsidR="00AB4EC3" w:rsidRPr="0007760D">
        <w:rPr>
          <w:rFonts w:hint="cs"/>
          <w:color w:val="A6A6A6" w:themeColor="background1" w:themeShade="A6"/>
          <w:rtl/>
        </w:rPr>
        <w:t>,</w:t>
      </w:r>
      <w:r w:rsidRPr="0007760D">
        <w:rPr>
          <w:rFonts w:hint="cs"/>
          <w:color w:val="A6A6A6" w:themeColor="background1" w:themeShade="A6"/>
          <w:rtl/>
        </w:rPr>
        <w:t xml:space="preserve"> קיוותה לגלותו במערומיו, א</w:t>
      </w:r>
      <w:r w:rsidR="00AB49D2" w:rsidRPr="0007760D">
        <w:rPr>
          <w:rFonts w:hint="cs"/>
          <w:color w:val="A6A6A6" w:themeColor="background1" w:themeShade="A6"/>
          <w:rtl/>
        </w:rPr>
        <w:t>ך למרות</w:t>
      </w:r>
      <w:r w:rsidR="00AB4EC3" w:rsidRPr="0007760D">
        <w:rPr>
          <w:rFonts w:hint="cs"/>
          <w:color w:val="A6A6A6" w:themeColor="background1" w:themeShade="A6"/>
          <w:rtl/>
        </w:rPr>
        <w:t xml:space="preserve"> ש</w:t>
      </w:r>
      <w:r w:rsidR="000A69FE" w:rsidRPr="0007760D">
        <w:rPr>
          <w:rFonts w:hint="cs"/>
          <w:color w:val="A6A6A6" w:themeColor="background1" w:themeShade="A6"/>
          <w:rtl/>
        </w:rPr>
        <w:t xml:space="preserve">עלתה עליו בשפה זו, </w:t>
      </w:r>
      <w:r w:rsidR="00AB49D2" w:rsidRPr="0007760D">
        <w:rPr>
          <w:rFonts w:hint="cs"/>
          <w:color w:val="A6A6A6" w:themeColor="background1" w:themeShade="A6"/>
          <w:rtl/>
        </w:rPr>
        <w:t xml:space="preserve">הבחינה בקלות כי </w:t>
      </w:r>
      <w:r w:rsidR="008D7BBF" w:rsidRPr="0007760D">
        <w:rPr>
          <w:rFonts w:hint="cs"/>
          <w:color w:val="A6A6A6" w:themeColor="background1" w:themeShade="A6"/>
          <w:rtl/>
        </w:rPr>
        <w:t xml:space="preserve">הצרפתית שלו </w:t>
      </w:r>
      <w:r w:rsidR="001C5A04" w:rsidRPr="0007760D">
        <w:rPr>
          <w:rFonts w:hint="cs"/>
          <w:color w:val="A6A6A6" w:themeColor="background1" w:themeShade="A6"/>
          <w:rtl/>
        </w:rPr>
        <w:t>הייתה</w:t>
      </w:r>
      <w:r w:rsidR="008D7BBF" w:rsidRPr="0007760D">
        <w:rPr>
          <w:rFonts w:hint="cs"/>
          <w:color w:val="A6A6A6" w:themeColor="background1" w:themeShade="A6"/>
          <w:rtl/>
        </w:rPr>
        <w:t xml:space="preserve"> </w:t>
      </w:r>
      <w:r w:rsidR="000A69FE" w:rsidRPr="0007760D">
        <w:rPr>
          <w:rFonts w:hint="cs"/>
          <w:color w:val="A6A6A6" w:themeColor="background1" w:themeShade="A6"/>
          <w:rtl/>
        </w:rPr>
        <w:t>יפה ו</w:t>
      </w:r>
      <w:r w:rsidR="00015F3C" w:rsidRPr="0007760D">
        <w:rPr>
          <w:rFonts w:hint="cs"/>
          <w:color w:val="A6A6A6" w:themeColor="background1" w:themeShade="A6"/>
          <w:rtl/>
        </w:rPr>
        <w:t>טבעית.</w:t>
      </w:r>
      <w:r w:rsidR="008D7BBF" w:rsidRPr="0007760D">
        <w:rPr>
          <w:rFonts w:hint="cs"/>
          <w:color w:val="A6A6A6" w:themeColor="background1" w:themeShade="A6"/>
          <w:rtl/>
        </w:rPr>
        <w:t xml:space="preserve"> </w:t>
      </w:r>
      <w:r w:rsidR="009C0D04" w:rsidRPr="0007760D">
        <w:rPr>
          <w:rFonts w:hint="cs"/>
          <w:color w:val="A6A6A6" w:themeColor="background1" w:themeShade="A6"/>
          <w:rtl/>
        </w:rPr>
        <w:t>ה</w:t>
      </w:r>
      <w:r w:rsidR="00D31DF1" w:rsidRPr="0007760D">
        <w:rPr>
          <w:rFonts w:hint="cs"/>
          <w:color w:val="A6A6A6" w:themeColor="background1" w:themeShade="A6"/>
          <w:rtl/>
        </w:rPr>
        <w:t>יא חייכה לעצמה בעליונות כש</w:t>
      </w:r>
      <w:r w:rsidR="00015F3C" w:rsidRPr="0007760D">
        <w:rPr>
          <w:rFonts w:hint="cs"/>
          <w:color w:val="A6A6A6" w:themeColor="background1" w:themeShade="A6"/>
          <w:rtl/>
        </w:rPr>
        <w:t>גילתה</w:t>
      </w:r>
      <w:r w:rsidR="00400825" w:rsidRPr="0007760D">
        <w:rPr>
          <w:rFonts w:hint="cs"/>
          <w:color w:val="A6A6A6" w:themeColor="background1" w:themeShade="A6"/>
          <w:rtl/>
        </w:rPr>
        <w:t xml:space="preserve"> ברשימותיו</w:t>
      </w:r>
      <w:r w:rsidR="00D31DF1" w:rsidRPr="0007760D">
        <w:rPr>
          <w:rFonts w:hint="cs"/>
          <w:color w:val="A6A6A6" w:themeColor="background1" w:themeShade="A6"/>
          <w:rtl/>
        </w:rPr>
        <w:t xml:space="preserve">, לעיתים </w:t>
      </w:r>
      <w:r w:rsidR="00CA61EF" w:rsidRPr="0007760D">
        <w:rPr>
          <w:rFonts w:hint="cs"/>
          <w:color w:val="A6A6A6" w:themeColor="background1" w:themeShade="A6"/>
          <w:rtl/>
        </w:rPr>
        <w:t xml:space="preserve">קרובות </w:t>
      </w:r>
      <w:r w:rsidR="00D31DF1" w:rsidRPr="0007760D">
        <w:rPr>
          <w:rFonts w:hint="cs"/>
          <w:color w:val="A6A6A6" w:themeColor="background1" w:themeShade="A6"/>
          <w:rtl/>
        </w:rPr>
        <w:t>יותר מאשר המורה שלו, שימוש ב-</w:t>
      </w:r>
      <w:r w:rsidR="00D31DF1" w:rsidRPr="0007760D">
        <w:rPr>
          <w:color w:val="A6A6A6" w:themeColor="background1" w:themeShade="A6"/>
        </w:rPr>
        <w:t>faux amis</w:t>
      </w:r>
      <w:r w:rsidR="00D31DF1" w:rsidRPr="0007760D">
        <w:rPr>
          <w:rFonts w:hint="cs"/>
          <w:color w:val="A6A6A6" w:themeColor="background1" w:themeShade="A6"/>
          <w:rtl/>
        </w:rPr>
        <w:t xml:space="preserve">, </w:t>
      </w:r>
      <w:r w:rsidR="00D85A8C" w:rsidRPr="0007760D">
        <w:rPr>
          <w:rFonts w:hint="cs"/>
          <w:color w:val="A6A6A6" w:themeColor="background1" w:themeShade="A6"/>
          <w:rtl/>
        </w:rPr>
        <w:t xml:space="preserve">אותם ידידי-שווא [ידיד-כזב] המשנים את משמעותם במעבר משפה לשפה, </w:t>
      </w:r>
      <w:r w:rsidR="00D31DF1" w:rsidRPr="0007760D">
        <w:rPr>
          <w:rFonts w:hint="cs"/>
          <w:color w:val="A6A6A6" w:themeColor="background1" w:themeShade="A6"/>
          <w:rtl/>
        </w:rPr>
        <w:t xml:space="preserve">אבל </w:t>
      </w:r>
      <w:r w:rsidR="00015F3C" w:rsidRPr="0007760D">
        <w:rPr>
          <w:rFonts w:hint="cs"/>
          <w:color w:val="A6A6A6" w:themeColor="background1" w:themeShade="A6"/>
          <w:rtl/>
        </w:rPr>
        <w:t>הוא לא שגה ב</w:t>
      </w:r>
      <w:r w:rsidR="00B64669" w:rsidRPr="0007760D">
        <w:rPr>
          <w:rFonts w:hint="cs"/>
          <w:color w:val="A6A6A6" w:themeColor="background1" w:themeShade="A6"/>
          <w:rtl/>
        </w:rPr>
        <w:t>התאמת מגדר, ו</w:t>
      </w:r>
      <w:r w:rsidR="00AB4EC3" w:rsidRPr="0007760D">
        <w:rPr>
          <w:rFonts w:hint="cs"/>
          <w:color w:val="A6A6A6" w:themeColor="background1" w:themeShade="A6"/>
          <w:rtl/>
        </w:rPr>
        <w:t>השתמש נכון ב-</w:t>
      </w:r>
      <w:r w:rsidR="00AB4EC3" w:rsidRPr="0007760D">
        <w:rPr>
          <w:color w:val="A6A6A6" w:themeColor="background1" w:themeShade="A6"/>
        </w:rPr>
        <w:t xml:space="preserve"> rédiger</w:t>
      </w:r>
      <w:r w:rsidR="00015F3C" w:rsidRPr="0007760D">
        <w:rPr>
          <w:rFonts w:hint="cs"/>
          <w:color w:val="A6A6A6" w:themeColor="background1" w:themeShade="A6"/>
          <w:rtl/>
        </w:rPr>
        <w:t xml:space="preserve"> </w:t>
      </w:r>
      <w:r w:rsidR="00AB4EC3" w:rsidRPr="0007760D">
        <w:rPr>
          <w:rFonts w:hint="cs"/>
          <w:color w:val="A6A6A6" w:themeColor="background1" w:themeShade="A6"/>
          <w:rtl/>
        </w:rPr>
        <w:t xml:space="preserve">היכן שתלמידים </w:t>
      </w:r>
      <w:r w:rsidR="000A69FE" w:rsidRPr="0007760D">
        <w:rPr>
          <w:rFonts w:hint="cs"/>
          <w:color w:val="A6A6A6" w:themeColor="background1" w:themeShade="A6"/>
          <w:rtl/>
        </w:rPr>
        <w:t>אחרים יעמלו</w:t>
      </w:r>
      <w:r w:rsidR="00AB4EC3" w:rsidRPr="0007760D">
        <w:rPr>
          <w:rFonts w:hint="cs"/>
          <w:color w:val="A6A6A6" w:themeColor="background1" w:themeShade="A6"/>
          <w:rtl/>
        </w:rPr>
        <w:t xml:space="preserve"> להטות את </w:t>
      </w:r>
      <w:r w:rsidR="00AB4EC3" w:rsidRPr="0007760D">
        <w:rPr>
          <w:color w:val="A6A6A6" w:themeColor="background1" w:themeShade="A6"/>
        </w:rPr>
        <w:t>écrire</w:t>
      </w:r>
      <w:r w:rsidR="000A69FE" w:rsidRPr="0007760D">
        <w:rPr>
          <w:rFonts w:hint="cs"/>
          <w:color w:val="A6A6A6" w:themeColor="background1" w:themeShade="A6"/>
          <w:rtl/>
        </w:rPr>
        <w:t>.</w:t>
      </w:r>
    </w:p>
    <w:p w14:paraId="61522B94" w14:textId="27355C24" w:rsidR="00D85A8C" w:rsidRPr="0007760D" w:rsidRDefault="00D85A8C" w:rsidP="004A1A07">
      <w:pPr>
        <w:rPr>
          <w:color w:val="A6A6A6" w:themeColor="background1" w:themeShade="A6"/>
          <w:rtl/>
        </w:rPr>
      </w:pPr>
      <w:r w:rsidRPr="0007760D">
        <w:rPr>
          <w:rFonts w:hint="cs"/>
          <w:color w:val="A6A6A6" w:themeColor="background1" w:themeShade="A6"/>
          <w:rtl/>
        </w:rPr>
        <w:t>[</w:t>
      </w:r>
      <w:r w:rsidRPr="0007760D">
        <w:rPr>
          <w:color w:val="A6A6A6" w:themeColor="background1" w:themeShade="A6"/>
        </w:rPr>
        <w:t>https://en.wikipedia.org/wiki/False_friend</w:t>
      </w:r>
      <w:r w:rsidRPr="0007760D">
        <w:rPr>
          <w:rFonts w:hint="cs"/>
          <w:color w:val="A6A6A6" w:themeColor="background1" w:themeShade="A6"/>
          <w:rtl/>
        </w:rPr>
        <w:t>]</w:t>
      </w:r>
    </w:p>
    <w:p w14:paraId="285EC7A6" w14:textId="77777777" w:rsidR="008D7BBF" w:rsidRPr="0007760D" w:rsidRDefault="00AB4EC3" w:rsidP="00D31DF1">
      <w:pPr>
        <w:rPr>
          <w:color w:val="A6A6A6" w:themeColor="background1" w:themeShade="A6"/>
          <w:rtl/>
        </w:rPr>
      </w:pPr>
      <w:r w:rsidRPr="0007760D">
        <w:rPr>
          <w:rFonts w:hint="cs"/>
          <w:color w:val="A6A6A6" w:themeColor="background1" w:themeShade="A6"/>
          <w:rtl/>
        </w:rPr>
        <w:t>[</w:t>
      </w:r>
      <w:r w:rsidRPr="0007760D">
        <w:rPr>
          <w:color w:val="A6A6A6" w:themeColor="background1" w:themeShade="A6"/>
        </w:rPr>
        <w:t>http://french.about.com/od/lessons/a/overused-french-verbs.htm</w:t>
      </w:r>
      <w:r w:rsidRPr="0007760D">
        <w:rPr>
          <w:rFonts w:hint="cs"/>
          <w:color w:val="A6A6A6" w:themeColor="background1" w:themeShade="A6"/>
          <w:rtl/>
        </w:rPr>
        <w:t>]</w:t>
      </w:r>
    </w:p>
    <w:p w14:paraId="571E00F2" w14:textId="77777777" w:rsidR="00D31DF1" w:rsidRPr="0007760D" w:rsidRDefault="00D31DF1" w:rsidP="00D31DF1">
      <w:pPr>
        <w:rPr>
          <w:color w:val="A6A6A6" w:themeColor="background1" w:themeShade="A6"/>
          <w:rtl/>
        </w:rPr>
      </w:pPr>
      <w:r w:rsidRPr="0007760D">
        <w:rPr>
          <w:rFonts w:hint="cs"/>
          <w:color w:val="A6A6A6" w:themeColor="background1" w:themeShade="A6"/>
          <w:rtl/>
        </w:rPr>
        <w:t>[</w:t>
      </w:r>
      <w:r w:rsidRPr="0007760D">
        <w:rPr>
          <w:color w:val="A6A6A6" w:themeColor="background1" w:themeShade="A6"/>
        </w:rPr>
        <w:t>http://french.about.com/od/vocabulary/a/fauxamis.htm</w:t>
      </w:r>
      <w:r w:rsidRPr="0007760D">
        <w:rPr>
          <w:rFonts w:hint="cs"/>
          <w:color w:val="A6A6A6" w:themeColor="background1" w:themeShade="A6"/>
          <w:rtl/>
        </w:rPr>
        <w:t>]</w:t>
      </w:r>
    </w:p>
    <w:p w14:paraId="3517355B" w14:textId="77777777" w:rsidR="00D31DF1" w:rsidRPr="0007760D" w:rsidRDefault="00D31DF1" w:rsidP="00D31DF1">
      <w:pPr>
        <w:rPr>
          <w:color w:val="A6A6A6" w:themeColor="background1" w:themeShade="A6"/>
          <w:rtl/>
        </w:rPr>
      </w:pPr>
      <w:r w:rsidRPr="0007760D">
        <w:rPr>
          <w:rFonts w:hint="cs"/>
          <w:color w:val="A6A6A6" w:themeColor="background1" w:themeShade="A6"/>
          <w:rtl/>
        </w:rPr>
        <w:t>[</w:t>
      </w:r>
      <w:r w:rsidRPr="0007760D">
        <w:rPr>
          <w:color w:val="A6A6A6" w:themeColor="background1" w:themeShade="A6"/>
        </w:rPr>
        <w:t>http://french.stackexchange.com/questions/11378/similar-words-in-english-and-in-french-and-counterexamples</w:t>
      </w:r>
      <w:r w:rsidRPr="0007760D">
        <w:rPr>
          <w:rFonts w:hint="cs"/>
          <w:color w:val="A6A6A6" w:themeColor="background1" w:themeShade="A6"/>
          <w:rtl/>
        </w:rPr>
        <w:t>]</w:t>
      </w:r>
    </w:p>
    <w:p w14:paraId="5666BE0C" w14:textId="77777777" w:rsidR="00B64669" w:rsidRPr="0007760D" w:rsidRDefault="00B64669" w:rsidP="00D31DF1">
      <w:pPr>
        <w:rPr>
          <w:color w:val="A6A6A6" w:themeColor="background1" w:themeShade="A6"/>
          <w:rtl/>
        </w:rPr>
      </w:pPr>
      <w:r w:rsidRPr="0007760D">
        <w:rPr>
          <w:rFonts w:hint="cs"/>
          <w:color w:val="A6A6A6" w:themeColor="background1" w:themeShade="A6"/>
          <w:rtl/>
        </w:rPr>
        <w:t>[</w:t>
      </w:r>
      <w:r w:rsidRPr="0007760D">
        <w:rPr>
          <w:color w:val="A6A6A6" w:themeColor="background1" w:themeShade="A6"/>
        </w:rPr>
        <w:t>http://french.about.com/library/weekly/bl-agreement.htm</w:t>
      </w:r>
      <w:r w:rsidRPr="0007760D">
        <w:rPr>
          <w:rFonts w:hint="cs"/>
          <w:color w:val="A6A6A6" w:themeColor="background1" w:themeShade="A6"/>
          <w:rtl/>
        </w:rPr>
        <w:t>]</w:t>
      </w:r>
    </w:p>
    <w:p w14:paraId="3E95B1F8" w14:textId="6F42811D" w:rsidR="004A1A07" w:rsidRPr="0007760D" w:rsidRDefault="004A1A07" w:rsidP="00C61A7B">
      <w:pPr>
        <w:rPr>
          <w:color w:val="A6A6A6" w:themeColor="background1" w:themeShade="A6"/>
          <w:rtl/>
        </w:rPr>
      </w:pPr>
      <w:r w:rsidRPr="0007760D">
        <w:rPr>
          <w:rFonts w:hint="cs"/>
          <w:color w:val="A6A6A6" w:themeColor="background1" w:themeShade="A6"/>
          <w:rtl/>
        </w:rPr>
        <w:t>צלילים פתאומיים הבהילו אותה ממעמקי מחשבותיה, מהרדיו-טייפ שהשאילה לו ה</w:t>
      </w:r>
      <w:r w:rsidR="0073683D" w:rsidRPr="0007760D">
        <w:rPr>
          <w:rFonts w:hint="cs"/>
          <w:color w:val="A6A6A6" w:themeColor="background1" w:themeShade="A6"/>
          <w:rtl/>
        </w:rPr>
        <w:t>ניגרית ה</w:t>
      </w:r>
      <w:r w:rsidRPr="0007760D">
        <w:rPr>
          <w:rFonts w:hint="cs"/>
          <w:color w:val="A6A6A6" w:themeColor="background1" w:themeShade="A6"/>
          <w:rtl/>
        </w:rPr>
        <w:t xml:space="preserve">היא </w:t>
      </w:r>
      <w:r w:rsidR="00AB49D2" w:rsidRPr="0007760D">
        <w:rPr>
          <w:rFonts w:hint="cs"/>
          <w:color w:val="A6A6A6" w:themeColor="background1" w:themeShade="A6"/>
          <w:rtl/>
        </w:rPr>
        <w:t>בעלת</w:t>
      </w:r>
      <w:r w:rsidRPr="0007760D">
        <w:rPr>
          <w:rFonts w:hint="cs"/>
          <w:color w:val="A6A6A6" w:themeColor="background1" w:themeShade="A6"/>
          <w:rtl/>
        </w:rPr>
        <w:t xml:space="preserve"> עגילי-חישוק עצומים ועוד עגילים </w:t>
      </w:r>
      <w:r w:rsidR="0073683D" w:rsidRPr="0007760D">
        <w:rPr>
          <w:rFonts w:hint="cs"/>
          <w:color w:val="A6A6A6" w:themeColor="background1" w:themeShade="A6"/>
          <w:rtl/>
        </w:rPr>
        <w:t xml:space="preserve">אחדים </w:t>
      </w:r>
      <w:r w:rsidRPr="0007760D">
        <w:rPr>
          <w:rFonts w:hint="cs"/>
          <w:color w:val="A6A6A6" w:themeColor="background1" w:themeShade="A6"/>
          <w:rtl/>
        </w:rPr>
        <w:t>צמודים לאורכו [</w:t>
      </w:r>
      <w:r w:rsidRPr="0007760D">
        <w:rPr>
          <w:color w:val="A6A6A6" w:themeColor="background1" w:themeShade="A6"/>
        </w:rPr>
        <w:t>along</w:t>
      </w:r>
      <w:r w:rsidRPr="0007760D">
        <w:rPr>
          <w:rFonts w:hint="cs"/>
          <w:color w:val="A6A6A6" w:themeColor="background1" w:themeShade="A6"/>
          <w:rtl/>
        </w:rPr>
        <w:t>] של כל תנוך, כ</w:t>
      </w:r>
      <w:r w:rsidR="00AB49D2" w:rsidRPr="0007760D">
        <w:rPr>
          <w:rFonts w:hint="cs"/>
          <w:color w:val="A6A6A6" w:themeColor="background1" w:themeShade="A6"/>
          <w:rtl/>
        </w:rPr>
        <w:t>די שיוכל</w:t>
      </w:r>
      <w:r w:rsidRPr="0007760D">
        <w:rPr>
          <w:rFonts w:hint="cs"/>
          <w:color w:val="A6A6A6" w:themeColor="background1" w:themeShade="A6"/>
          <w:rtl/>
        </w:rPr>
        <w:t xml:space="preserve"> לשמוע </w:t>
      </w:r>
      <w:r w:rsidR="001C5A04" w:rsidRPr="0007760D">
        <w:rPr>
          <w:rFonts w:hint="cs"/>
          <w:color w:val="A6A6A6" w:themeColor="background1" w:themeShade="A6"/>
          <w:rtl/>
        </w:rPr>
        <w:t>מוזיקה</w:t>
      </w:r>
      <w:r w:rsidRPr="0007760D">
        <w:rPr>
          <w:rFonts w:hint="cs"/>
          <w:color w:val="A6A6A6" w:themeColor="background1" w:themeShade="A6"/>
          <w:rtl/>
        </w:rPr>
        <w:t xml:space="preserve"> בחדר</w:t>
      </w:r>
      <w:r w:rsidR="0073683D" w:rsidRPr="0007760D">
        <w:rPr>
          <w:rFonts w:hint="cs"/>
          <w:color w:val="A6A6A6" w:themeColor="background1" w:themeShade="A6"/>
          <w:rtl/>
        </w:rPr>
        <w:t xml:space="preserve"> </w:t>
      </w:r>
      <w:r w:rsidR="00AB49D2" w:rsidRPr="0007760D">
        <w:rPr>
          <w:rFonts w:hint="cs"/>
          <w:color w:val="A6A6A6" w:themeColor="background1" w:themeShade="A6"/>
          <w:rtl/>
        </w:rPr>
        <w:t xml:space="preserve">שרוב חפצי הנוחות שבו שוגרו </w:t>
      </w:r>
      <w:r w:rsidR="0073683D" w:rsidRPr="0007760D">
        <w:rPr>
          <w:rFonts w:hint="cs"/>
          <w:color w:val="A6A6A6" w:themeColor="background1" w:themeShade="A6"/>
          <w:rtl/>
        </w:rPr>
        <w:t xml:space="preserve">עוד </w:t>
      </w:r>
      <w:r w:rsidR="00AB49D2" w:rsidRPr="0007760D">
        <w:rPr>
          <w:rFonts w:hint="cs"/>
          <w:color w:val="A6A6A6" w:themeColor="background1" w:themeShade="A6"/>
          <w:rtl/>
        </w:rPr>
        <w:t>בקיץ הקודם</w:t>
      </w:r>
      <w:r w:rsidRPr="0007760D">
        <w:rPr>
          <w:rFonts w:hint="cs"/>
          <w:color w:val="A6A6A6" w:themeColor="background1" w:themeShade="A6"/>
          <w:rtl/>
        </w:rPr>
        <w:t xml:space="preserve"> </w:t>
      </w:r>
      <w:r w:rsidR="00AB49D2" w:rsidRPr="0007760D">
        <w:rPr>
          <w:rFonts w:hint="cs"/>
          <w:color w:val="A6A6A6" w:themeColor="background1" w:themeShade="A6"/>
          <w:rtl/>
        </w:rPr>
        <w:t>ל</w:t>
      </w:r>
      <w:r w:rsidRPr="0007760D">
        <w:rPr>
          <w:rFonts w:hint="cs"/>
          <w:color w:val="A6A6A6" w:themeColor="background1" w:themeShade="A6"/>
          <w:rtl/>
        </w:rPr>
        <w:t xml:space="preserve">ישראל. הרדיו-טייפ היה </w:t>
      </w:r>
      <w:r w:rsidR="0073683D" w:rsidRPr="0007760D">
        <w:rPr>
          <w:rFonts w:hint="cs"/>
          <w:color w:val="A6A6A6" w:themeColor="background1" w:themeShade="A6"/>
          <w:rtl/>
        </w:rPr>
        <w:t>מקושט</w:t>
      </w:r>
      <w:r w:rsidRPr="0007760D">
        <w:rPr>
          <w:rFonts w:hint="cs"/>
          <w:color w:val="A6A6A6" w:themeColor="background1" w:themeShade="A6"/>
          <w:rtl/>
        </w:rPr>
        <w:t xml:space="preserve"> במיני אבני-פלסטיק </w:t>
      </w:r>
      <w:r w:rsidR="00171948" w:rsidRPr="0007760D">
        <w:rPr>
          <w:rFonts w:hint="cs"/>
          <w:color w:val="A6A6A6" w:themeColor="background1" w:themeShade="A6"/>
          <w:rtl/>
        </w:rPr>
        <w:t>[</w:t>
      </w:r>
      <w:r w:rsidR="00171948" w:rsidRPr="0007760D">
        <w:rPr>
          <w:color w:val="A6A6A6" w:themeColor="background1" w:themeShade="A6"/>
        </w:rPr>
        <w:t>Rhinestone</w:t>
      </w:r>
      <w:r w:rsidR="00171948" w:rsidRPr="0007760D">
        <w:rPr>
          <w:rFonts w:hint="cs"/>
          <w:color w:val="A6A6A6" w:themeColor="background1" w:themeShade="A6"/>
          <w:rtl/>
        </w:rPr>
        <w:t xml:space="preserve">] </w:t>
      </w:r>
      <w:r w:rsidRPr="0007760D">
        <w:rPr>
          <w:rFonts w:hint="cs"/>
          <w:color w:val="A6A6A6" w:themeColor="background1" w:themeShade="A6"/>
          <w:rtl/>
        </w:rPr>
        <w:t xml:space="preserve">מודבקות בשוליו בצורת פרח ועלים מסולסלים, והיה </w:t>
      </w:r>
      <w:r w:rsidR="0073683D" w:rsidRPr="0007760D">
        <w:rPr>
          <w:rFonts w:hint="cs"/>
          <w:color w:val="A6A6A6" w:themeColor="background1" w:themeShade="A6"/>
          <w:rtl/>
        </w:rPr>
        <w:t>מכוון</w:t>
      </w:r>
      <w:r w:rsidRPr="0007760D">
        <w:rPr>
          <w:rFonts w:hint="cs"/>
          <w:color w:val="A6A6A6" w:themeColor="background1" w:themeShade="A6"/>
          <w:rtl/>
        </w:rPr>
        <w:t xml:space="preserve"> על תחנה </w:t>
      </w:r>
      <w:r w:rsidR="00123322" w:rsidRPr="0007760D">
        <w:rPr>
          <w:rFonts w:hint="cs"/>
          <w:color w:val="A6A6A6" w:themeColor="background1" w:themeShade="A6"/>
          <w:rtl/>
        </w:rPr>
        <w:t>ששידרה</w:t>
      </w:r>
      <w:r w:rsidRPr="0007760D">
        <w:rPr>
          <w:rFonts w:hint="cs"/>
          <w:color w:val="A6A6A6" w:themeColor="background1" w:themeShade="A6"/>
          <w:rtl/>
        </w:rPr>
        <w:t xml:space="preserve"> רק בשעות הערב</w:t>
      </w:r>
      <w:r w:rsidR="005B1B32" w:rsidRPr="0007760D">
        <w:rPr>
          <w:rFonts w:hint="cs"/>
          <w:color w:val="A6A6A6" w:themeColor="background1" w:themeShade="A6"/>
          <w:rtl/>
        </w:rPr>
        <w:t>, ושהם שכחו לכבות כששידוריה הסתיימו ביום הקודם</w:t>
      </w:r>
      <w:r w:rsidRPr="0007760D">
        <w:rPr>
          <w:rFonts w:hint="cs"/>
          <w:color w:val="A6A6A6" w:themeColor="background1" w:themeShade="A6"/>
          <w:rtl/>
        </w:rPr>
        <w:t xml:space="preserve">. </w:t>
      </w:r>
      <w:r w:rsidR="0073683D" w:rsidRPr="0007760D">
        <w:rPr>
          <w:rFonts w:hint="cs"/>
          <w:color w:val="A6A6A6" w:themeColor="background1" w:themeShade="A6"/>
          <w:rtl/>
        </w:rPr>
        <w:t xml:space="preserve">כעת </w:t>
      </w:r>
      <w:r w:rsidR="005B1B32" w:rsidRPr="0007760D">
        <w:rPr>
          <w:rFonts w:hint="cs"/>
          <w:color w:val="A6A6A6" w:themeColor="background1" w:themeShade="A6"/>
          <w:rtl/>
        </w:rPr>
        <w:t xml:space="preserve">השידור </w:t>
      </w:r>
      <w:r w:rsidR="0073683D" w:rsidRPr="0007760D">
        <w:rPr>
          <w:rFonts w:hint="cs"/>
          <w:color w:val="A6A6A6" w:themeColor="background1" w:themeShade="A6"/>
          <w:rtl/>
        </w:rPr>
        <w:t>נפתח לפתע</w:t>
      </w:r>
      <w:r w:rsidR="005B1B32" w:rsidRPr="0007760D">
        <w:rPr>
          <w:rFonts w:hint="cs"/>
          <w:color w:val="A6A6A6" w:themeColor="background1" w:themeShade="A6"/>
          <w:rtl/>
        </w:rPr>
        <w:t xml:space="preserve"> בפיצוץ גיטות ותופים מאותם שירים שהושמעו ללא סוף באותו קיץ </w:t>
      </w:r>
      <w:r w:rsidR="0073683D" w:rsidRPr="0007760D">
        <w:rPr>
          <w:rFonts w:hint="cs"/>
          <w:color w:val="A6A6A6" w:themeColor="background1" w:themeShade="A6"/>
          <w:rtl/>
        </w:rPr>
        <w:t>ולי</w:t>
      </w:r>
      <w:r w:rsidR="005B1B32" w:rsidRPr="0007760D">
        <w:rPr>
          <w:rFonts w:hint="cs"/>
          <w:color w:val="A6A6A6" w:themeColor="background1" w:themeShade="A6"/>
          <w:rtl/>
        </w:rPr>
        <w:t xml:space="preserve">בה </w:t>
      </w:r>
      <w:r w:rsidR="0073683D" w:rsidRPr="0007760D">
        <w:rPr>
          <w:rFonts w:hint="cs"/>
          <w:color w:val="A6A6A6" w:themeColor="background1" w:themeShade="A6"/>
          <w:rtl/>
        </w:rPr>
        <w:t>קפץ בתוכה בבהלה.</w:t>
      </w:r>
      <w:r w:rsidR="00C61A7B" w:rsidRPr="0007760D">
        <w:rPr>
          <w:rFonts w:hint="cs"/>
          <w:color w:val="A6A6A6" w:themeColor="background1" w:themeShade="A6"/>
          <w:rtl/>
        </w:rPr>
        <w:t xml:space="preserve"> </w:t>
      </w:r>
      <w:r w:rsidR="005B1B32" w:rsidRPr="0007760D">
        <w:rPr>
          <w:rFonts w:hint="cs"/>
          <w:color w:val="A6A6A6" w:themeColor="background1" w:themeShade="A6"/>
          <w:rtl/>
        </w:rPr>
        <w:t>היא מיהרה להחליש</w:t>
      </w:r>
      <w:r w:rsidR="00C61A7B" w:rsidRPr="0007760D">
        <w:rPr>
          <w:rFonts w:hint="cs"/>
          <w:color w:val="A6A6A6" w:themeColor="background1" w:themeShade="A6"/>
          <w:rtl/>
        </w:rPr>
        <w:t xml:space="preserve"> וחשבה לכבות, בפעם האחרונה כי</w:t>
      </w:r>
      <w:r w:rsidR="00895401" w:rsidRPr="0007760D">
        <w:rPr>
          <w:rFonts w:hint="cs"/>
          <w:color w:val="A6A6A6" w:themeColor="background1" w:themeShade="A6"/>
          <w:rtl/>
        </w:rPr>
        <w:t xml:space="preserve"> </w:t>
      </w:r>
      <w:r w:rsidR="00C61A7B" w:rsidRPr="0007760D">
        <w:rPr>
          <w:rFonts w:hint="cs"/>
          <w:color w:val="A6A6A6" w:themeColor="background1" w:themeShade="A6"/>
          <w:rtl/>
        </w:rPr>
        <w:t>יותר מאוחר בערב</w:t>
      </w:r>
      <w:r w:rsidR="00895401" w:rsidRPr="0007760D">
        <w:rPr>
          <w:rFonts w:hint="cs"/>
          <w:color w:val="A6A6A6" w:themeColor="background1" w:themeShade="A6"/>
          <w:rtl/>
        </w:rPr>
        <w:t xml:space="preserve"> ייפגשו עם כולם, </w:t>
      </w:r>
      <w:r w:rsidR="00C61A7B" w:rsidRPr="0007760D">
        <w:rPr>
          <w:rFonts w:hint="cs"/>
          <w:color w:val="A6A6A6" w:themeColor="background1" w:themeShade="A6"/>
          <w:rtl/>
        </w:rPr>
        <w:t>ו</w:t>
      </w:r>
      <w:r w:rsidR="00895401" w:rsidRPr="0007760D">
        <w:rPr>
          <w:rFonts w:hint="cs"/>
          <w:color w:val="A6A6A6" w:themeColor="background1" w:themeShade="A6"/>
          <w:rtl/>
        </w:rPr>
        <w:t xml:space="preserve">יחזירו </w:t>
      </w:r>
      <w:r w:rsidR="00C61A7B" w:rsidRPr="0007760D">
        <w:rPr>
          <w:rFonts w:hint="cs"/>
          <w:color w:val="A6A6A6" w:themeColor="background1" w:themeShade="A6"/>
          <w:rtl/>
        </w:rPr>
        <w:t>את הרדיו-טייפ</w:t>
      </w:r>
      <w:r w:rsidR="00895401" w:rsidRPr="0007760D">
        <w:rPr>
          <w:rFonts w:hint="cs"/>
          <w:color w:val="A6A6A6" w:themeColor="background1" w:themeShade="A6"/>
          <w:rtl/>
        </w:rPr>
        <w:t xml:space="preserve">. </w:t>
      </w:r>
    </w:p>
    <w:p w14:paraId="0FD9483F" w14:textId="77777777" w:rsidR="000B6D28" w:rsidRPr="0007760D" w:rsidRDefault="000B6D28" w:rsidP="004A1A07">
      <w:pPr>
        <w:rPr>
          <w:color w:val="A6A6A6" w:themeColor="background1" w:themeShade="A6"/>
        </w:rPr>
      </w:pPr>
      <w:r w:rsidRPr="0007760D">
        <w:rPr>
          <w:rFonts w:hint="cs"/>
          <w:color w:val="A6A6A6" w:themeColor="background1" w:themeShade="A6"/>
          <w:rtl/>
        </w:rPr>
        <w:t xml:space="preserve">[עלה מסולסל: כנראה </w:t>
      </w:r>
      <w:r w:rsidRPr="0007760D">
        <w:rPr>
          <w:color w:val="A6A6A6" w:themeColor="background1" w:themeShade="A6"/>
        </w:rPr>
        <w:t>tendril</w:t>
      </w:r>
    </w:p>
    <w:p w14:paraId="1DB54180" w14:textId="77777777" w:rsidR="00273BA0" w:rsidRPr="0007760D" w:rsidRDefault="00273BA0" w:rsidP="004A1A07">
      <w:pPr>
        <w:rPr>
          <w:color w:val="A6A6A6" w:themeColor="background1" w:themeShade="A6"/>
        </w:rPr>
      </w:pPr>
      <w:r w:rsidRPr="0007760D">
        <w:rPr>
          <w:color w:val="A6A6A6" w:themeColor="background1" w:themeShade="A6"/>
        </w:rPr>
        <w:lastRenderedPageBreak/>
        <w:t>https://en.wikipedia.org/wiki/Arabesque</w:t>
      </w:r>
    </w:p>
    <w:p w14:paraId="4D9E9035" w14:textId="77777777" w:rsidR="000B6D28" w:rsidRPr="0007760D" w:rsidRDefault="000B6D28" w:rsidP="004A1A07">
      <w:pPr>
        <w:rPr>
          <w:color w:val="A6A6A6" w:themeColor="background1" w:themeShade="A6"/>
          <w:rtl/>
        </w:rPr>
      </w:pPr>
      <w:r w:rsidRPr="0007760D">
        <w:rPr>
          <w:color w:val="A6A6A6" w:themeColor="background1" w:themeShade="A6"/>
        </w:rPr>
        <w:t>https://www.google.co.il/search?q=tendril+design&amp;num=100&amp;tbm=isch&amp;tbo=u&amp;source=univ&amp;sa=X&amp;ved=0ahUKEwiiteywobDLAhVKDZoKHe0IDBAQsAQIMw&amp;biw=1455&amp;bih=685&amp;dpr=1.1</w:t>
      </w:r>
      <w:r w:rsidRPr="0007760D">
        <w:rPr>
          <w:rFonts w:hint="cs"/>
          <w:color w:val="A6A6A6" w:themeColor="background1" w:themeShade="A6"/>
          <w:rtl/>
        </w:rPr>
        <w:t>]</w:t>
      </w:r>
    </w:p>
    <w:p w14:paraId="570F30BF" w14:textId="77777777" w:rsidR="004869F5" w:rsidRPr="0007760D" w:rsidRDefault="004A1A07" w:rsidP="00D31DF1">
      <w:pPr>
        <w:rPr>
          <w:rFonts w:cs="Times New Roman"/>
          <w:color w:val="A6A6A6" w:themeColor="background1" w:themeShade="A6"/>
          <w:rtl/>
        </w:rPr>
      </w:pPr>
      <w:r w:rsidRPr="0007760D">
        <w:rPr>
          <w:rFonts w:hint="cs"/>
          <w:color w:val="A6A6A6" w:themeColor="background1" w:themeShade="A6"/>
          <w:rtl/>
        </w:rPr>
        <w:t>[</w:t>
      </w:r>
      <w:r w:rsidRPr="0007760D">
        <w:rPr>
          <w:color w:val="A6A6A6" w:themeColor="background1" w:themeShade="A6"/>
        </w:rPr>
        <w:t>https://en.wikipedia.org/wiki/Radio_X_(United_Kingdom</w:t>
      </w:r>
      <w:r w:rsidRPr="0007760D">
        <w:rPr>
          <w:rFonts w:cs="Times New Roman"/>
          <w:color w:val="A6A6A6" w:themeColor="background1" w:themeShade="A6"/>
          <w:rtl/>
        </w:rPr>
        <w:t>)</w:t>
      </w:r>
      <w:r w:rsidR="004869F5" w:rsidRPr="0007760D">
        <w:rPr>
          <w:rFonts w:cs="Times New Roman" w:hint="cs"/>
          <w:color w:val="A6A6A6" w:themeColor="background1" w:themeShade="A6"/>
          <w:rtl/>
        </w:rPr>
        <w:t xml:space="preserve"> </w:t>
      </w:r>
      <w:r w:rsidR="004869F5" w:rsidRPr="0007760D">
        <w:rPr>
          <w:rFonts w:cs="Times New Roman"/>
          <w:color w:val="A6A6A6" w:themeColor="background1" w:themeShade="A6"/>
          <w:rtl/>
        </w:rPr>
        <w:t>–</w:t>
      </w:r>
      <w:r w:rsidR="004869F5" w:rsidRPr="0007760D">
        <w:rPr>
          <w:rFonts w:cs="Times New Roman" w:hint="cs"/>
          <w:color w:val="A6A6A6" w:themeColor="background1" w:themeShade="A6"/>
          <w:rtl/>
        </w:rPr>
        <w:t xml:space="preserve"> היה </w:t>
      </w:r>
      <w:r w:rsidR="004869F5" w:rsidRPr="0007760D">
        <w:rPr>
          <w:rFonts w:cs="Times New Roman"/>
          <w:color w:val="A6A6A6" w:themeColor="background1" w:themeShade="A6"/>
        </w:rPr>
        <w:t>Xfm London</w:t>
      </w:r>
      <w:r w:rsidR="004869F5" w:rsidRPr="0007760D">
        <w:rPr>
          <w:rFonts w:cs="Times New Roman" w:hint="cs"/>
          <w:color w:val="A6A6A6" w:themeColor="background1" w:themeShade="A6"/>
          <w:rtl/>
        </w:rPr>
        <w:t>:</w:t>
      </w:r>
    </w:p>
    <w:p w14:paraId="7CCDF403" w14:textId="77777777" w:rsidR="004869F5" w:rsidRPr="0007760D" w:rsidRDefault="004869F5" w:rsidP="004869F5">
      <w:pPr>
        <w:rPr>
          <w:rFonts w:cs="Times New Roman"/>
          <w:color w:val="A6A6A6" w:themeColor="background1" w:themeShade="A6"/>
          <w:rtl/>
        </w:rPr>
      </w:pPr>
      <w:r w:rsidRPr="0007760D">
        <w:rPr>
          <w:color w:val="A6A6A6" w:themeColor="background1" w:themeShade="A6"/>
        </w:rPr>
        <w:t>XFM London, has been broadcasting on 104.9 FM in the Greater London area full-time since 1997 (and by Restricted Service Licence from 1992</w:t>
      </w:r>
      <w:r w:rsidRPr="0007760D">
        <w:rPr>
          <w:rFonts w:cs="Times New Roman"/>
          <w:color w:val="A6A6A6" w:themeColor="background1" w:themeShade="A6"/>
          <w:rtl/>
        </w:rPr>
        <w:t>)</w:t>
      </w:r>
    </w:p>
    <w:p w14:paraId="04171520" w14:textId="77777777" w:rsidR="008F650C" w:rsidRPr="0007760D" w:rsidRDefault="00EE3076" w:rsidP="004869F5">
      <w:pPr>
        <w:rPr>
          <w:color w:val="A6A6A6" w:themeColor="background1" w:themeShade="A6"/>
          <w:rtl/>
        </w:rPr>
      </w:pPr>
      <w:hyperlink r:id="rId268" w:history="1">
        <w:r w:rsidR="008F650C" w:rsidRPr="0007760D">
          <w:rPr>
            <w:rStyle w:val="Hyperlink"/>
            <w:color w:val="A6A6A6" w:themeColor="background1" w:themeShade="A6"/>
          </w:rPr>
          <w:t>http://www.theguardian.com/tv-and-radio/2015/sep/08/xfm-rebranding-radio-x-chris-moyles-johnny-vaughan-ricky-wilson</w:t>
        </w:r>
      </w:hyperlink>
    </w:p>
    <w:p w14:paraId="04920DD2" w14:textId="77777777" w:rsidR="004A1A07" w:rsidRPr="0007760D" w:rsidRDefault="008F650C" w:rsidP="004869F5">
      <w:pPr>
        <w:rPr>
          <w:color w:val="A6A6A6" w:themeColor="background1" w:themeShade="A6"/>
          <w:rtl/>
        </w:rPr>
      </w:pPr>
      <w:r w:rsidRPr="0007760D">
        <w:rPr>
          <w:rFonts w:hint="cs"/>
          <w:color w:val="A6A6A6" w:themeColor="background1" w:themeShade="A6"/>
          <w:rtl/>
        </w:rPr>
        <w:t xml:space="preserve">יש עוד תחנת רדיו אלטרנטיבית כנראה: </w:t>
      </w:r>
      <w:r w:rsidRPr="0007760D">
        <w:rPr>
          <w:color w:val="A6A6A6" w:themeColor="background1" w:themeShade="A6"/>
        </w:rPr>
        <w:t>BBC6</w:t>
      </w:r>
      <w:r w:rsidR="0064691F" w:rsidRPr="0007760D">
        <w:rPr>
          <w:rFonts w:hint="cs"/>
          <w:color w:val="A6A6A6" w:themeColor="background1" w:themeShade="A6"/>
          <w:rtl/>
        </w:rPr>
        <w:t xml:space="preserve"> </w:t>
      </w:r>
      <w:r w:rsidR="0064691F" w:rsidRPr="0007760D">
        <w:rPr>
          <w:color w:val="A6A6A6" w:themeColor="background1" w:themeShade="A6"/>
          <w:rtl/>
        </w:rPr>
        <w:t>–</w:t>
      </w:r>
      <w:r w:rsidR="0064691F" w:rsidRPr="0007760D">
        <w:rPr>
          <w:rFonts w:hint="cs"/>
          <w:color w:val="A6A6A6" w:themeColor="background1" w:themeShade="A6"/>
          <w:rtl/>
        </w:rPr>
        <w:t xml:space="preserve"> אבל התחיל רק ב-2002 ורק בשידורים דיגיטליים.</w:t>
      </w:r>
      <w:r w:rsidR="004A1A07" w:rsidRPr="0007760D">
        <w:rPr>
          <w:rFonts w:hint="cs"/>
          <w:color w:val="A6A6A6" w:themeColor="background1" w:themeShade="A6"/>
          <w:rtl/>
        </w:rPr>
        <w:t>]</w:t>
      </w:r>
    </w:p>
    <w:p w14:paraId="7228F6AC" w14:textId="77777777" w:rsidR="004A1A07" w:rsidRPr="0007760D" w:rsidRDefault="004A1A07" w:rsidP="00D31DF1">
      <w:pPr>
        <w:rPr>
          <w:color w:val="A6A6A6" w:themeColor="background1" w:themeShade="A6"/>
          <w:rtl/>
        </w:rPr>
      </w:pPr>
      <w:r w:rsidRPr="0007760D">
        <w:rPr>
          <w:rFonts w:hint="cs"/>
          <w:color w:val="A6A6A6" w:themeColor="background1" w:themeShade="A6"/>
          <w:rtl/>
        </w:rPr>
        <w:t>[</w:t>
      </w:r>
      <w:r w:rsidRPr="0007760D">
        <w:rPr>
          <w:color w:val="A6A6A6" w:themeColor="background1" w:themeShade="A6"/>
        </w:rPr>
        <w:t>https://en.wikipedia.org/wiki/Payment_protection_insurance</w:t>
      </w:r>
      <w:r w:rsidRPr="0007760D">
        <w:rPr>
          <w:rFonts w:hint="cs"/>
          <w:color w:val="A6A6A6" w:themeColor="background1" w:themeShade="A6"/>
          <w:rtl/>
        </w:rPr>
        <w:t>]</w:t>
      </w:r>
    </w:p>
    <w:p w14:paraId="3BC129FC" w14:textId="0E657ED6" w:rsidR="009D05A0" w:rsidRPr="0007760D" w:rsidRDefault="009D05A0" w:rsidP="00D31DF1">
      <w:pPr>
        <w:rPr>
          <w:color w:val="A6A6A6" w:themeColor="background1" w:themeShade="A6"/>
          <w:rtl/>
        </w:rPr>
      </w:pPr>
      <w:r w:rsidRPr="0007760D">
        <w:rPr>
          <w:rFonts w:hint="cs"/>
          <w:color w:val="A6A6A6" w:themeColor="background1" w:themeShade="A6"/>
          <w:rtl/>
        </w:rPr>
        <w:t>[</w:t>
      </w:r>
      <w:r w:rsidRPr="0007760D">
        <w:rPr>
          <w:color w:val="A6A6A6" w:themeColor="background1" w:themeShade="A6"/>
        </w:rPr>
        <w:t>http://www.azlyrics.com/lyrics/pulp/commonpeople.html</w:t>
      </w:r>
      <w:r w:rsidRPr="0007760D">
        <w:rPr>
          <w:rFonts w:hint="cs"/>
          <w:color w:val="A6A6A6" w:themeColor="background1" w:themeShade="A6"/>
          <w:rtl/>
        </w:rPr>
        <w:t xml:space="preserve"> </w:t>
      </w:r>
      <w:r w:rsidRPr="0007760D">
        <w:rPr>
          <w:color w:val="A6A6A6" w:themeColor="background1" w:themeShade="A6"/>
          <w:rtl/>
        </w:rPr>
        <w:t>–</w:t>
      </w:r>
      <w:r w:rsidRPr="0007760D">
        <w:rPr>
          <w:rFonts w:hint="cs"/>
          <w:color w:val="A6A6A6" w:themeColor="background1" w:themeShade="A6"/>
          <w:rtl/>
        </w:rPr>
        <w:t xml:space="preserve"> זה שיר מ-</w:t>
      </w:r>
      <w:r w:rsidRPr="0007760D">
        <w:rPr>
          <w:color w:val="A6A6A6" w:themeColor="background1" w:themeShade="A6"/>
          <w:highlight w:val="darkBlue"/>
          <w:rtl/>
        </w:rPr>
        <w:t>1995</w:t>
      </w:r>
      <w:r w:rsidRPr="0007760D">
        <w:rPr>
          <w:rFonts w:hint="cs"/>
          <w:color w:val="A6A6A6" w:themeColor="background1" w:themeShade="A6"/>
          <w:rtl/>
        </w:rPr>
        <w:t>!!!]</w:t>
      </w:r>
    </w:p>
    <w:p w14:paraId="24767BF8" w14:textId="4CE9095C" w:rsidR="00C61A7B" w:rsidRPr="0007760D" w:rsidRDefault="00C61A7B" w:rsidP="00D31DF1">
      <w:pPr>
        <w:rPr>
          <w:color w:val="A6A6A6" w:themeColor="background1" w:themeShade="A6"/>
        </w:rPr>
      </w:pPr>
      <w:r w:rsidRPr="0007760D">
        <w:rPr>
          <w:rFonts w:hint="cs"/>
          <w:color w:val="A6A6A6" w:themeColor="background1" w:themeShade="A6"/>
          <w:rtl/>
        </w:rPr>
        <w:t>[</w:t>
      </w:r>
      <w:r w:rsidRPr="0007760D">
        <w:rPr>
          <w:color w:val="A6A6A6" w:themeColor="background1" w:themeShade="A6"/>
        </w:rPr>
        <w:t>http://www.azlyrics.com/lyrics/manicstreetpreachers/adesignforlife.html</w:t>
      </w:r>
      <w:r w:rsidRPr="0007760D">
        <w:rPr>
          <w:rFonts w:hint="cs"/>
          <w:color w:val="A6A6A6" w:themeColor="background1" w:themeShade="A6"/>
          <w:rtl/>
        </w:rPr>
        <w:t xml:space="preserve"> </w:t>
      </w:r>
      <w:r w:rsidRPr="0007760D">
        <w:rPr>
          <w:color w:val="A6A6A6" w:themeColor="background1" w:themeShade="A6"/>
          <w:rtl/>
        </w:rPr>
        <w:t>–</w:t>
      </w:r>
      <w:r w:rsidRPr="0007760D">
        <w:rPr>
          <w:rFonts w:hint="cs"/>
          <w:color w:val="A6A6A6" w:themeColor="background1" w:themeShade="A6"/>
          <w:rtl/>
        </w:rPr>
        <w:t xml:space="preserve"> שיר מ-</w:t>
      </w:r>
      <w:r w:rsidRPr="0007760D">
        <w:rPr>
          <w:color w:val="A6A6A6" w:themeColor="background1" w:themeShade="A6"/>
          <w:highlight w:val="darkBlue"/>
          <w:rtl/>
        </w:rPr>
        <w:t>1996</w:t>
      </w:r>
      <w:r w:rsidRPr="0007760D">
        <w:rPr>
          <w:rFonts w:hint="cs"/>
          <w:color w:val="A6A6A6" w:themeColor="background1" w:themeShade="A6"/>
          <w:rtl/>
        </w:rPr>
        <w:t>]</w:t>
      </w:r>
    </w:p>
    <w:p w14:paraId="288C05F8" w14:textId="77777777" w:rsidR="006B15DF" w:rsidRPr="0007760D" w:rsidRDefault="006B15DF" w:rsidP="00AF3C90">
      <w:pPr>
        <w:rPr>
          <w:color w:val="A6A6A6" w:themeColor="background1" w:themeShade="A6"/>
        </w:rPr>
      </w:pPr>
      <w:r w:rsidRPr="0007760D">
        <w:rPr>
          <w:color w:val="A6A6A6" w:themeColor="background1" w:themeShade="A6"/>
        </w:rPr>
        <w:t>Biology</w:t>
      </w:r>
      <w:r w:rsidR="00D02796" w:rsidRPr="0007760D">
        <w:rPr>
          <w:color w:val="A6A6A6" w:themeColor="background1" w:themeShade="A6"/>
        </w:rPr>
        <w:t xml:space="preserve"> Mock</w:t>
      </w:r>
      <w:r w:rsidRPr="0007760D">
        <w:rPr>
          <w:color w:val="A6A6A6" w:themeColor="background1" w:themeShade="A6"/>
        </w:rPr>
        <w:t xml:space="preserve"> GCSE</w:t>
      </w:r>
    </w:p>
    <w:p w14:paraId="1ECDBAB6" w14:textId="139800C8" w:rsidR="006B15DF" w:rsidRPr="0007760D" w:rsidRDefault="00015F3C" w:rsidP="002E40D7">
      <w:pPr>
        <w:rPr>
          <w:color w:val="A6A6A6" w:themeColor="background1" w:themeShade="A6"/>
          <w:rtl/>
        </w:rPr>
      </w:pPr>
      <w:r w:rsidRPr="0007760D">
        <w:rPr>
          <w:rFonts w:hint="cs"/>
          <w:color w:val="A6A6A6" w:themeColor="background1" w:themeShade="A6"/>
          <w:rtl/>
        </w:rPr>
        <w:t>יסמין</w:t>
      </w:r>
      <w:r w:rsidR="006B15DF" w:rsidRPr="0007760D">
        <w:rPr>
          <w:rFonts w:hint="cs"/>
          <w:color w:val="A6A6A6" w:themeColor="background1" w:themeShade="A6"/>
          <w:rtl/>
        </w:rPr>
        <w:t xml:space="preserve"> מתוודעת</w:t>
      </w:r>
      <w:r w:rsidR="000A69FE" w:rsidRPr="0007760D">
        <w:rPr>
          <w:rFonts w:hint="cs"/>
          <w:color w:val="A6A6A6" w:themeColor="background1" w:themeShade="A6"/>
          <w:rtl/>
        </w:rPr>
        <w:t xml:space="preserve"> לראשונה בחייה</w:t>
      </w:r>
      <w:r w:rsidR="006B15DF" w:rsidRPr="0007760D">
        <w:rPr>
          <w:rFonts w:hint="cs"/>
          <w:color w:val="A6A6A6" w:themeColor="background1" w:themeShade="A6"/>
          <w:rtl/>
        </w:rPr>
        <w:t xml:space="preserve">, </w:t>
      </w:r>
      <w:r w:rsidR="00D85A8C" w:rsidRPr="0007760D">
        <w:rPr>
          <w:rFonts w:hint="cs"/>
          <w:color w:val="A6A6A6" w:themeColor="background1" w:themeShade="A6"/>
          <w:rtl/>
        </w:rPr>
        <w:t>[מתוך אגב] באמצעות פיסקה ארוכה</w:t>
      </w:r>
      <w:r w:rsidR="00C90C6C" w:rsidRPr="0007760D">
        <w:rPr>
          <w:rFonts w:hint="cs"/>
          <w:color w:val="A6A6A6" w:themeColor="background1" w:themeShade="A6"/>
          <w:rtl/>
        </w:rPr>
        <w:t xml:space="preserve"> מאוד </w:t>
      </w:r>
      <w:r w:rsidR="00D85A8C" w:rsidRPr="0007760D">
        <w:rPr>
          <w:rFonts w:hint="cs"/>
          <w:color w:val="A6A6A6" w:themeColor="background1" w:themeShade="A6"/>
          <w:rtl/>
        </w:rPr>
        <w:t>כתובה בכתב-</w:t>
      </w:r>
      <w:r w:rsidR="006B15DF" w:rsidRPr="0007760D">
        <w:rPr>
          <w:rFonts w:hint="cs"/>
          <w:color w:val="A6A6A6" w:themeColor="background1" w:themeShade="A6"/>
          <w:rtl/>
        </w:rPr>
        <w:t>ידו של אהובה</w:t>
      </w:r>
      <w:r w:rsidR="002E40D7" w:rsidRPr="0007760D">
        <w:rPr>
          <w:rFonts w:hint="cs"/>
          <w:color w:val="A6A6A6" w:themeColor="background1" w:themeShade="A6"/>
          <w:rtl/>
        </w:rPr>
        <w:t>ּ</w:t>
      </w:r>
      <w:r w:rsidR="006B15DF" w:rsidRPr="0007760D">
        <w:rPr>
          <w:rFonts w:hint="cs"/>
          <w:color w:val="A6A6A6" w:themeColor="background1" w:themeShade="A6"/>
          <w:rtl/>
        </w:rPr>
        <w:t>, ל-</w:t>
      </w:r>
      <w:r w:rsidR="006B15DF" w:rsidRPr="0007760D">
        <w:rPr>
          <w:color w:val="A6A6A6" w:themeColor="background1" w:themeShade="A6"/>
        </w:rPr>
        <w:t>vascular bundles</w:t>
      </w:r>
      <w:r w:rsidR="006B15DF" w:rsidRPr="0007760D">
        <w:rPr>
          <w:rFonts w:hint="cs"/>
          <w:color w:val="A6A6A6" w:themeColor="background1" w:themeShade="A6"/>
          <w:rtl/>
        </w:rPr>
        <w:t>, הזוג הנודע ה-</w:t>
      </w:r>
      <w:r w:rsidR="006B15DF" w:rsidRPr="0007760D">
        <w:rPr>
          <w:color w:val="A6A6A6" w:themeColor="background1" w:themeShade="A6"/>
        </w:rPr>
        <w:t>xylem</w:t>
      </w:r>
      <w:r w:rsidR="000A69FE" w:rsidRPr="0007760D">
        <w:rPr>
          <w:rFonts w:hint="cs"/>
          <w:color w:val="A6A6A6" w:themeColor="background1" w:themeShade="A6"/>
          <w:rtl/>
        </w:rPr>
        <w:t xml:space="preserve"> וידידו</w:t>
      </w:r>
      <w:r w:rsidR="006B15DF" w:rsidRPr="0007760D">
        <w:rPr>
          <w:rFonts w:hint="cs"/>
          <w:color w:val="A6A6A6" w:themeColor="background1" w:themeShade="A6"/>
          <w:rtl/>
        </w:rPr>
        <w:t xml:space="preserve"> הנאמן שלעולם אינו מרחיק נדוד ממנו, ה-</w:t>
      </w:r>
      <w:r w:rsidR="006B15DF" w:rsidRPr="0007760D">
        <w:rPr>
          <w:color w:val="A6A6A6" w:themeColor="background1" w:themeShade="A6"/>
        </w:rPr>
        <w:t>phloem</w:t>
      </w:r>
      <w:r w:rsidR="006B15DF" w:rsidRPr="0007760D">
        <w:rPr>
          <w:rFonts w:hint="cs"/>
          <w:color w:val="A6A6A6" w:themeColor="background1" w:themeShade="A6"/>
          <w:rtl/>
        </w:rPr>
        <w:t>.</w:t>
      </w:r>
    </w:p>
    <w:p w14:paraId="558093C2" w14:textId="0217860F" w:rsidR="00BE67D3" w:rsidRPr="0007760D" w:rsidRDefault="00BE67D3" w:rsidP="005918ED">
      <w:pPr>
        <w:rPr>
          <w:color w:val="A6A6A6" w:themeColor="background1" w:themeShade="A6"/>
          <w:rtl/>
        </w:rPr>
      </w:pPr>
      <w:r w:rsidRPr="0007760D">
        <w:rPr>
          <w:rFonts w:hint="cs"/>
          <w:color w:val="A6A6A6" w:themeColor="background1" w:themeShade="A6"/>
          <w:rtl/>
        </w:rPr>
        <w:t>בצ</w:t>
      </w:r>
      <w:r w:rsidR="006E526C" w:rsidRPr="0007760D">
        <w:rPr>
          <w:rFonts w:hint="cs"/>
          <w:color w:val="A6A6A6" w:themeColor="background1" w:themeShade="A6"/>
          <w:rtl/>
        </w:rPr>
        <w:t>י</w:t>
      </w:r>
      <w:r w:rsidRPr="0007760D">
        <w:rPr>
          <w:rFonts w:hint="cs"/>
          <w:color w:val="A6A6A6" w:themeColor="background1" w:themeShade="A6"/>
          <w:rtl/>
        </w:rPr>
        <w:t>ד</w:t>
      </w:r>
      <w:r w:rsidR="006E526C" w:rsidRPr="0007760D">
        <w:rPr>
          <w:rFonts w:hint="cs"/>
          <w:color w:val="A6A6A6" w:themeColor="background1" w:themeShade="A6"/>
          <w:rtl/>
        </w:rPr>
        <w:t>ה</w:t>
      </w:r>
      <w:r w:rsidRPr="0007760D">
        <w:rPr>
          <w:rFonts w:hint="cs"/>
          <w:color w:val="A6A6A6" w:themeColor="background1" w:themeShade="A6"/>
          <w:rtl/>
        </w:rPr>
        <w:t xml:space="preserve"> השני של טופס הבחינה</w:t>
      </w:r>
      <w:r w:rsidR="002E40D7" w:rsidRPr="0007760D">
        <w:rPr>
          <w:rFonts w:hint="cs"/>
          <w:color w:val="A6A6A6" w:themeColor="background1" w:themeShade="A6"/>
          <w:rtl/>
        </w:rPr>
        <w:t xml:space="preserve"> </w:t>
      </w:r>
    </w:p>
    <w:p w14:paraId="2BDF3275" w14:textId="4CAEE5AE" w:rsidR="00E37B5F" w:rsidRPr="0007760D" w:rsidRDefault="00C61A7B" w:rsidP="00E37B5F">
      <w:pPr>
        <w:rPr>
          <w:color w:val="A6A6A6" w:themeColor="background1" w:themeShade="A6"/>
          <w:rtl/>
        </w:rPr>
      </w:pPr>
      <w:r w:rsidRPr="0007760D">
        <w:rPr>
          <w:rFonts w:hint="cs"/>
          <w:color w:val="A6A6A6" w:themeColor="background1" w:themeShade="A6"/>
          <w:rtl/>
        </w:rPr>
        <w:t xml:space="preserve">היא המתינה עד סוף השיר הסוער, ואז בשקט, אני רוצה לחיות כמו אנשים פשוטים, אני רוצה לעשות מה שאנשים פשוטים עושים, אלא שבבריטניה יסמין כבר ידעה שהאנשים הפשוטים היו העניים ותכונת ה'פשטות' שיסמין ניחנה בה לרוב </w:t>
      </w:r>
      <w:r w:rsidR="001C5A04" w:rsidRPr="0007760D">
        <w:rPr>
          <w:rFonts w:hint="cs"/>
          <w:color w:val="A6A6A6" w:themeColor="background1" w:themeShade="A6"/>
          <w:rtl/>
        </w:rPr>
        <w:t>הייתה</w:t>
      </w:r>
      <w:r w:rsidRPr="0007760D">
        <w:rPr>
          <w:rFonts w:hint="cs"/>
          <w:color w:val="A6A6A6" w:themeColor="background1" w:themeShade="A6"/>
          <w:rtl/>
        </w:rPr>
        <w:t xml:space="preserve"> כאן מילת קוד לכינוי גנאי, ואז שיר אחר בצלילים סוחפים, אנחנו לא מדברים על אהבה, אנחנו רק רוצים להשתכר </w:t>
      </w:r>
      <w:r w:rsidRPr="0007760D">
        <w:rPr>
          <w:color w:val="A6A6A6" w:themeColor="background1" w:themeShade="A6"/>
          <w:rtl/>
        </w:rPr>
        <w:t>–</w:t>
      </w:r>
      <w:r w:rsidRPr="0007760D">
        <w:rPr>
          <w:rFonts w:hint="cs"/>
          <w:color w:val="A6A6A6" w:themeColor="background1" w:themeShade="A6"/>
          <w:rtl/>
        </w:rPr>
        <w:t xml:space="preserve"> בין רצועות השירים היו פרסומות לרוב, למני חפצים או רעיונות שאפילו לא ידעה את משמעותם, הרשמה לנסיעת מבחן בווקסהול, ובדיקות של </w:t>
      </w:r>
      <w:r w:rsidRPr="0007760D">
        <w:rPr>
          <w:color w:val="A6A6A6" w:themeColor="background1" w:themeShade="A6"/>
        </w:rPr>
        <w:t>PPI</w:t>
      </w:r>
      <w:r w:rsidRPr="0007760D">
        <w:rPr>
          <w:rFonts w:hint="cs"/>
          <w:color w:val="A6A6A6" w:themeColor="background1" w:themeShade="A6"/>
          <w:rtl/>
        </w:rPr>
        <w:t xml:space="preserve"> כלשהו, ומשחקי קונסולה </w:t>
      </w:r>
      <w:r w:rsidR="00D03F17" w:rsidRPr="0007760D">
        <w:rPr>
          <w:rFonts w:hint="cs"/>
          <w:color w:val="A6A6A6" w:themeColor="background1" w:themeShade="A6"/>
          <w:rtl/>
        </w:rPr>
        <w:t>[</w:t>
      </w:r>
      <w:r w:rsidR="00D03F17" w:rsidRPr="0007760D">
        <w:rPr>
          <w:color w:val="A6A6A6" w:themeColor="background1" w:themeShade="A6"/>
        </w:rPr>
        <w:t>assorted</w:t>
      </w:r>
      <w:r w:rsidR="00D03F17" w:rsidRPr="0007760D">
        <w:rPr>
          <w:rFonts w:hint="cs"/>
          <w:color w:val="A6A6A6" w:themeColor="background1" w:themeShade="A6"/>
          <w:rtl/>
        </w:rPr>
        <w:t>]</w:t>
      </w:r>
      <w:r w:rsidR="000D2C10" w:rsidRPr="0007760D">
        <w:rPr>
          <w:rFonts w:hint="cs"/>
          <w:color w:val="A6A6A6" w:themeColor="background1" w:themeShade="A6"/>
          <w:rtl/>
        </w:rPr>
        <w:t xml:space="preserve">, </w:t>
      </w:r>
      <w:r w:rsidR="00F23704" w:rsidRPr="0007760D">
        <w:rPr>
          <w:rFonts w:hint="cs"/>
          <w:color w:val="A6A6A6" w:themeColor="background1" w:themeShade="A6"/>
          <w:rtl/>
        </w:rPr>
        <w:t>וביטוח נסיעות לבעלי חיים שמכסה טיפולים וטרינריים עד 3000 פאונד ל</w:t>
      </w:r>
      <w:r w:rsidR="00F23704" w:rsidRPr="0007760D">
        <w:rPr>
          <w:color w:val="A6A6A6" w:themeColor="background1" w:themeShade="A6"/>
        </w:rPr>
        <w:t>condition</w:t>
      </w:r>
      <w:r w:rsidR="00F23704" w:rsidRPr="0007760D">
        <w:rPr>
          <w:rFonts w:hint="cs"/>
          <w:color w:val="A6A6A6" w:themeColor="background1" w:themeShade="A6"/>
          <w:rtl/>
        </w:rPr>
        <w:t xml:space="preserve"> עבור כלבים וחתולים מכל הגזעים אם כי התשלום החדשי לכלב גבוה משמעותית מאשר לחתול, </w:t>
      </w:r>
      <w:r w:rsidR="000D2C10" w:rsidRPr="0007760D">
        <w:rPr>
          <w:rFonts w:hint="cs"/>
          <w:color w:val="A6A6A6" w:themeColor="background1" w:themeShade="A6"/>
          <w:rtl/>
        </w:rPr>
        <w:t>ו</w:t>
      </w:r>
      <w:r w:rsidR="00F23704" w:rsidRPr="0007760D">
        <w:rPr>
          <w:rFonts w:hint="cs"/>
          <w:color w:val="A6A6A6" w:themeColor="background1" w:themeShade="A6"/>
          <w:rtl/>
        </w:rPr>
        <w:t>תסכית</w:t>
      </w:r>
      <w:r w:rsidR="000D2C10" w:rsidRPr="0007760D">
        <w:rPr>
          <w:rFonts w:hint="cs"/>
          <w:color w:val="A6A6A6" w:themeColor="background1" w:themeShade="A6"/>
          <w:rtl/>
        </w:rPr>
        <w:t xml:space="preserve"> קצר ונוגע ללב על בית קר </w:t>
      </w:r>
      <w:r w:rsidR="00F23704" w:rsidRPr="0007760D">
        <w:rPr>
          <w:rFonts w:hint="cs"/>
          <w:color w:val="A6A6A6" w:themeColor="background1" w:themeShade="A6"/>
          <w:rtl/>
        </w:rPr>
        <w:t>ושומם שהשמחה חודרת אליו בעזרת</w:t>
      </w:r>
      <w:r w:rsidR="009564E3" w:rsidRPr="0007760D">
        <w:rPr>
          <w:rFonts w:hint="cs"/>
          <w:color w:val="A6A6A6" w:themeColor="background1" w:themeShade="A6"/>
          <w:rtl/>
        </w:rPr>
        <w:t xml:space="preserve"> </w:t>
      </w:r>
      <w:r w:rsidR="000D2C10" w:rsidRPr="0007760D">
        <w:rPr>
          <w:rFonts w:hint="cs"/>
          <w:color w:val="A6A6A6" w:themeColor="background1" w:themeShade="A6"/>
          <w:rtl/>
        </w:rPr>
        <w:t>השימוש בגז בריטי דווקא</w:t>
      </w:r>
      <w:r w:rsidRPr="0007760D">
        <w:rPr>
          <w:rFonts w:hint="cs"/>
          <w:color w:val="A6A6A6" w:themeColor="background1" w:themeShade="A6"/>
          <w:rtl/>
        </w:rPr>
        <w:t>...</w:t>
      </w:r>
    </w:p>
    <w:p w14:paraId="40B169CB" w14:textId="77777777" w:rsidR="0035601B" w:rsidRPr="0007760D" w:rsidRDefault="000A69FE" w:rsidP="0035601B">
      <w:pPr>
        <w:rPr>
          <w:color w:val="A6A6A6" w:themeColor="background1" w:themeShade="A6"/>
          <w:rtl/>
        </w:rPr>
      </w:pPr>
      <w:r w:rsidRPr="0007760D">
        <w:rPr>
          <w:rFonts w:hint="cs"/>
          <w:color w:val="A6A6A6" w:themeColor="background1" w:themeShade="A6"/>
          <w:rtl/>
        </w:rPr>
        <w:t>[</w:t>
      </w:r>
      <w:r w:rsidR="0035601B" w:rsidRPr="0007760D">
        <w:rPr>
          <w:color w:val="A6A6A6" w:themeColor="background1" w:themeShade="A6"/>
        </w:rPr>
        <w:t xml:space="preserve">English Literature </w:t>
      </w:r>
      <w:r w:rsidR="00D02796" w:rsidRPr="0007760D">
        <w:rPr>
          <w:color w:val="A6A6A6" w:themeColor="background1" w:themeShade="A6"/>
        </w:rPr>
        <w:t xml:space="preserve">Mock </w:t>
      </w:r>
      <w:r w:rsidR="0035601B" w:rsidRPr="0007760D">
        <w:rPr>
          <w:color w:val="A6A6A6" w:themeColor="background1" w:themeShade="A6"/>
        </w:rPr>
        <w:t>GCSE</w:t>
      </w:r>
    </w:p>
    <w:p w14:paraId="7134754C" w14:textId="48F09477" w:rsidR="0035601B" w:rsidRPr="0007760D" w:rsidRDefault="0035601B" w:rsidP="00D02796">
      <w:pPr>
        <w:rPr>
          <w:color w:val="A6A6A6" w:themeColor="background1" w:themeShade="A6"/>
          <w:rtl/>
        </w:rPr>
      </w:pPr>
      <w:r w:rsidRPr="0007760D">
        <w:rPr>
          <w:rFonts w:hint="cs"/>
          <w:color w:val="A6A6A6" w:themeColor="background1" w:themeShade="A6"/>
          <w:rtl/>
        </w:rPr>
        <w:t>אינספור ציטוטים ממקבת, וניתוח עומק של פואמה אפית עלומה ששימעה מעולם לא הגיע ל</w:t>
      </w:r>
      <w:r w:rsidR="005E3213" w:rsidRPr="0007760D">
        <w:rPr>
          <w:rFonts w:hint="cs"/>
          <w:color w:val="A6A6A6" w:themeColor="background1" w:themeShade="A6"/>
          <w:rtl/>
        </w:rPr>
        <w:t>אוזנ</w:t>
      </w:r>
      <w:r w:rsidRPr="0007760D">
        <w:rPr>
          <w:rFonts w:hint="cs"/>
          <w:color w:val="A6A6A6" w:themeColor="background1" w:themeShade="A6"/>
          <w:rtl/>
        </w:rPr>
        <w:t>יה של יסמין בבית סיפרה בקנדה.</w:t>
      </w:r>
      <w:r w:rsidR="000A69FE" w:rsidRPr="0007760D">
        <w:rPr>
          <w:rFonts w:hint="cs"/>
          <w:color w:val="A6A6A6" w:themeColor="background1" w:themeShade="A6"/>
          <w:rtl/>
        </w:rPr>
        <w:t>]</w:t>
      </w:r>
    </w:p>
    <w:p w14:paraId="42A68A8D" w14:textId="77777777" w:rsidR="00E37B5F" w:rsidRPr="0007760D" w:rsidRDefault="0035601B" w:rsidP="0035601B">
      <w:pPr>
        <w:rPr>
          <w:color w:val="A6A6A6" w:themeColor="background1" w:themeShade="A6"/>
          <w:rtl/>
        </w:rPr>
      </w:pPr>
      <w:r w:rsidRPr="0007760D">
        <w:rPr>
          <w:color w:val="A6A6A6" w:themeColor="background1" w:themeShade="A6"/>
        </w:rPr>
        <w:t>English Language</w:t>
      </w:r>
      <w:r w:rsidR="00D02796" w:rsidRPr="0007760D">
        <w:rPr>
          <w:color w:val="A6A6A6" w:themeColor="background1" w:themeShade="A6"/>
        </w:rPr>
        <w:t xml:space="preserve"> Mock</w:t>
      </w:r>
      <w:r w:rsidRPr="0007760D">
        <w:rPr>
          <w:color w:val="A6A6A6" w:themeColor="background1" w:themeShade="A6"/>
        </w:rPr>
        <w:t xml:space="preserve"> GCSE</w:t>
      </w:r>
      <w:r w:rsidRPr="0007760D">
        <w:rPr>
          <w:rFonts w:hint="cs"/>
          <w:color w:val="A6A6A6" w:themeColor="background1" w:themeShade="A6"/>
          <w:rtl/>
        </w:rPr>
        <w:t xml:space="preserve"> </w:t>
      </w:r>
    </w:p>
    <w:p w14:paraId="0CF33080" w14:textId="2A636857" w:rsidR="0064776A" w:rsidRPr="0007760D" w:rsidRDefault="0064776A" w:rsidP="0035601B">
      <w:pPr>
        <w:rPr>
          <w:color w:val="A6A6A6" w:themeColor="background1" w:themeShade="A6"/>
          <w:rtl/>
        </w:rPr>
      </w:pPr>
      <w:r w:rsidRPr="0007760D">
        <w:rPr>
          <w:rFonts w:hint="cs"/>
          <w:color w:val="A6A6A6" w:themeColor="background1" w:themeShade="A6"/>
          <w:rtl/>
        </w:rPr>
        <w:t>]</w:t>
      </w:r>
    </w:p>
    <w:p w14:paraId="0484DBAD" w14:textId="41216EC1" w:rsidR="0035601B" w:rsidRDefault="0064776A" w:rsidP="00724A95">
      <w:pPr>
        <w:ind w:left="720"/>
        <w:rPr>
          <w:rtl/>
        </w:rPr>
      </w:pPr>
      <w:r>
        <w:rPr>
          <w:rFonts w:hint="cs"/>
          <w:rtl/>
        </w:rPr>
        <w:t xml:space="preserve">הכנה לבחינת בגרות בשפה האנגלית, </w:t>
      </w:r>
      <w:r w:rsidR="0035601B">
        <w:rPr>
          <w:rFonts w:hint="cs"/>
          <w:rtl/>
        </w:rPr>
        <w:t xml:space="preserve">יחידה </w:t>
      </w:r>
      <w:r w:rsidR="00E37B5F">
        <w:rPr>
          <w:rFonts w:hint="cs"/>
          <w:rtl/>
        </w:rPr>
        <w:t>2</w:t>
      </w:r>
      <w:r w:rsidR="0035601B">
        <w:rPr>
          <w:rFonts w:hint="cs"/>
          <w:rtl/>
        </w:rPr>
        <w:t xml:space="preserve"> </w:t>
      </w:r>
      <w:r w:rsidR="00FD1BA8">
        <w:rPr>
          <w:rtl/>
        </w:rPr>
        <w:t>–</w:t>
      </w:r>
      <w:r w:rsidR="0035601B">
        <w:rPr>
          <w:rFonts w:hint="cs"/>
          <w:rtl/>
        </w:rPr>
        <w:t xml:space="preserve"> </w:t>
      </w:r>
      <w:r w:rsidR="00FD1BA8">
        <w:rPr>
          <w:rFonts w:hint="cs"/>
          <w:rtl/>
        </w:rPr>
        <w:t>הבנה של טקסטים ספרותיים וכתיבה יצירתית</w:t>
      </w:r>
      <w:r w:rsidR="00D02796">
        <w:rPr>
          <w:rFonts w:hint="cs"/>
          <w:rtl/>
        </w:rPr>
        <w:t>.</w:t>
      </w:r>
    </w:p>
    <w:p w14:paraId="77EC2115" w14:textId="7A661F9A" w:rsidR="00D02796" w:rsidRDefault="00D02796" w:rsidP="00724A95">
      <w:pPr>
        <w:ind w:left="720"/>
        <w:rPr>
          <w:rtl/>
        </w:rPr>
      </w:pPr>
      <w:r>
        <w:rPr>
          <w:rFonts w:hint="cs"/>
          <w:rtl/>
        </w:rPr>
        <w:t>התחל את תשובתך בעמוד חדש.</w:t>
      </w:r>
    </w:p>
    <w:p w14:paraId="38BE2D66" w14:textId="77777777" w:rsidR="00D02796" w:rsidRDefault="00D02796" w:rsidP="00724A95">
      <w:pPr>
        <w:ind w:left="720"/>
        <w:rPr>
          <w:rtl/>
        </w:rPr>
      </w:pPr>
      <w:r>
        <w:rPr>
          <w:rFonts w:hint="cs"/>
          <w:rtl/>
        </w:rPr>
        <w:t xml:space="preserve">כתוב על אחד </w:t>
      </w:r>
      <w:r w:rsidR="000A69FE">
        <w:rPr>
          <w:rFonts w:hint="cs"/>
          <w:rtl/>
        </w:rPr>
        <w:t>מ</w:t>
      </w:r>
      <w:r>
        <w:rPr>
          <w:rFonts w:hint="cs"/>
          <w:rtl/>
        </w:rPr>
        <w:t>הנושאים הבאים.</w:t>
      </w:r>
    </w:p>
    <w:p w14:paraId="72E064D0" w14:textId="75E02DCE" w:rsidR="00D02796" w:rsidRDefault="00D02796" w:rsidP="00724A95">
      <w:pPr>
        <w:ind w:left="720"/>
        <w:rPr>
          <w:rtl/>
        </w:rPr>
      </w:pPr>
      <w:r>
        <w:rPr>
          <w:rFonts w:hint="cs"/>
          <w:rtl/>
        </w:rPr>
        <w:t xml:space="preserve">בראש חיבורך </w:t>
      </w:r>
      <w:r w:rsidR="00D85A8C">
        <w:rPr>
          <w:rFonts w:hint="cs"/>
          <w:rtl/>
        </w:rPr>
        <w:t>ציין</w:t>
      </w:r>
      <w:r>
        <w:rPr>
          <w:rFonts w:hint="cs"/>
          <w:rtl/>
        </w:rPr>
        <w:t xml:space="preserve"> את מספר הנושא </w:t>
      </w:r>
      <w:r w:rsidR="00F821D6">
        <w:rPr>
          <w:rFonts w:hint="cs"/>
          <w:rtl/>
        </w:rPr>
        <w:t>ש</w:t>
      </w:r>
      <w:r>
        <w:rPr>
          <w:rFonts w:hint="cs"/>
          <w:rtl/>
        </w:rPr>
        <w:t>בו בחרת.</w:t>
      </w:r>
    </w:p>
    <w:p w14:paraId="258879B3" w14:textId="4C0C6385" w:rsidR="00D02796" w:rsidRDefault="00D02796" w:rsidP="00724A95">
      <w:pPr>
        <w:ind w:left="720"/>
        <w:rPr>
          <w:rtl/>
        </w:rPr>
      </w:pPr>
      <w:r>
        <w:rPr>
          <w:rFonts w:hint="cs"/>
          <w:rtl/>
        </w:rPr>
        <w:t xml:space="preserve">עליך לכתוב </w:t>
      </w:r>
      <w:r w:rsidR="00EF5DD0">
        <w:rPr>
          <w:rFonts w:hint="cs"/>
          <w:rtl/>
        </w:rPr>
        <w:t>בין 700 ל-1000 מילים. סך הנ</w:t>
      </w:r>
      <w:r w:rsidR="008C7253">
        <w:rPr>
          <w:rFonts w:hint="cs"/>
          <w:rtl/>
        </w:rPr>
        <w:t>י</w:t>
      </w:r>
      <w:r w:rsidR="00EF5DD0">
        <w:rPr>
          <w:rFonts w:hint="cs"/>
          <w:rtl/>
        </w:rPr>
        <w:t xml:space="preserve">קוד עבור חלק זה </w:t>
      </w:r>
      <w:r w:rsidR="00EF5DD0">
        <w:rPr>
          <w:rtl/>
        </w:rPr>
        <w:t>–</w:t>
      </w:r>
      <w:r w:rsidR="00EF5DD0">
        <w:rPr>
          <w:rFonts w:hint="cs"/>
          <w:rtl/>
        </w:rPr>
        <w:t xml:space="preserve"> </w:t>
      </w:r>
      <w:r w:rsidR="00E37B5F">
        <w:rPr>
          <w:rFonts w:hint="cs"/>
          <w:rtl/>
        </w:rPr>
        <w:t>40</w:t>
      </w:r>
      <w:r w:rsidR="00EF5DD0">
        <w:rPr>
          <w:rFonts w:hint="cs"/>
          <w:rtl/>
        </w:rPr>
        <w:t>.</w:t>
      </w:r>
    </w:p>
    <w:p w14:paraId="7FB17E7F" w14:textId="30FA3722" w:rsidR="00D02796" w:rsidRDefault="00D02796" w:rsidP="00D02796">
      <w:pPr>
        <w:rPr>
          <w:rtl/>
        </w:rPr>
      </w:pPr>
      <w:r>
        <w:rPr>
          <w:rFonts w:hint="cs"/>
          <w:rtl/>
        </w:rPr>
        <w:lastRenderedPageBreak/>
        <w:t>[</w:t>
      </w:r>
      <w:r>
        <w:t>Section 2: Creative Writing Begin your answer on a fresh page. Write on one of the following topics. At the head of your essay put the number of the topic you have chosen. You are advised to write between 350 and 500 words. Total marks for this part: 30.</w:t>
      </w:r>
      <w:r>
        <w:rPr>
          <w:rFonts w:hint="cs"/>
          <w:rtl/>
        </w:rPr>
        <w:t>]</w:t>
      </w:r>
    </w:p>
    <w:p w14:paraId="0A21D4D8" w14:textId="77777777" w:rsidR="004B0843" w:rsidRDefault="004B0843" w:rsidP="00D02796">
      <w:pPr>
        <w:rPr>
          <w:rtl/>
        </w:rPr>
      </w:pPr>
    </w:p>
    <w:p w14:paraId="574ED05C" w14:textId="19F35C05" w:rsidR="00D14A18" w:rsidRDefault="00DD1F6E" w:rsidP="001F5796">
      <w:pPr>
        <w:pStyle w:val="Heading2"/>
        <w:rPr>
          <w:rtl/>
        </w:rPr>
      </w:pPr>
      <w:bookmarkStart w:id="461" w:name="_Toc372877167"/>
      <w:r w:rsidRPr="002E40D7">
        <w:rPr>
          <w:rFonts w:hint="eastAsia"/>
          <w:rtl/>
        </w:rPr>
        <w:t>נושא</w:t>
      </w:r>
      <w:r w:rsidRPr="002E40D7">
        <w:rPr>
          <w:rtl/>
        </w:rPr>
        <w:t xml:space="preserve"> </w:t>
      </w:r>
      <w:r w:rsidRPr="002E40D7">
        <w:rPr>
          <w:rFonts w:hint="eastAsia"/>
          <w:rtl/>
        </w:rPr>
        <w:t>מס</w:t>
      </w:r>
      <w:r w:rsidRPr="002E40D7">
        <w:rPr>
          <w:rtl/>
        </w:rPr>
        <w:t>' 3</w:t>
      </w:r>
      <w:r>
        <w:rPr>
          <w:rFonts w:hint="cs"/>
          <w:rtl/>
        </w:rPr>
        <w:t xml:space="preserve"> [</w:t>
      </w:r>
      <w:r w:rsidR="0012783B">
        <w:rPr>
          <w:rFonts w:hint="cs"/>
          <w:rtl/>
        </w:rPr>
        <w:t>התבגרות</w:t>
      </w:r>
      <w:r>
        <w:rPr>
          <w:rFonts w:hint="cs"/>
          <w:rtl/>
        </w:rPr>
        <w:t>]</w:t>
      </w:r>
      <w:bookmarkEnd w:id="461"/>
    </w:p>
    <w:p w14:paraId="7436771D" w14:textId="5C44F9F9" w:rsidR="0062303B" w:rsidRPr="0007760D" w:rsidRDefault="00D85A8C" w:rsidP="007B40A8">
      <w:pPr>
        <w:rPr>
          <w:color w:val="A6A6A6" w:themeColor="background1" w:themeShade="A6"/>
          <w:rtl/>
        </w:rPr>
      </w:pPr>
      <w:r w:rsidRPr="0007760D">
        <w:rPr>
          <w:rFonts w:hint="cs"/>
          <w:color w:val="A6A6A6" w:themeColor="background1" w:themeShade="A6"/>
          <w:rtl/>
        </w:rPr>
        <w:t>[ביידיש כו</w:t>
      </w:r>
      <w:r w:rsidR="00337DB2" w:rsidRPr="0007760D">
        <w:rPr>
          <w:rFonts w:hint="cs"/>
          <w:color w:val="A6A6A6" w:themeColor="background1" w:themeShade="A6"/>
          <w:rtl/>
        </w:rPr>
        <w:t xml:space="preserve">תבים ינגעלע, בעברית </w:t>
      </w:r>
      <w:r w:rsidR="00337DB2" w:rsidRPr="0007760D">
        <w:rPr>
          <w:color w:val="A6A6A6" w:themeColor="background1" w:themeShade="A6"/>
          <w:rtl/>
        </w:rPr>
        <w:t>–</w:t>
      </w:r>
      <w:r w:rsidR="00337DB2" w:rsidRPr="0007760D">
        <w:rPr>
          <w:rFonts w:hint="cs"/>
          <w:color w:val="A6A6A6" w:themeColor="background1" w:themeShade="A6"/>
          <w:rtl/>
        </w:rPr>
        <w:t xml:space="preserve"> אינגלה. למשל</w:t>
      </w:r>
      <w:r w:rsidR="007B40A8" w:rsidRPr="0007760D">
        <w:rPr>
          <w:rFonts w:hint="cs"/>
          <w:color w:val="A6A6A6" w:themeColor="background1" w:themeShade="A6"/>
          <w:rtl/>
        </w:rPr>
        <w:t xml:space="preserve"> </w:t>
      </w:r>
      <w:hyperlink r:id="rId269" w:anchor="v=onepage&amp;q=%D7%90%D7%99%D7%A0%D7%92%D7%9C%D7%94%20%D7%91%D7%99%D7%99%D7%93%D7%99%D7%A9&amp;f=false" w:history="1">
        <w:r w:rsidR="007B40A8" w:rsidRPr="0007760D">
          <w:rPr>
            <w:rStyle w:val="Hyperlink"/>
            <w:rFonts w:hint="cs"/>
            <w:color w:val="A6A6A6" w:themeColor="background1" w:themeShade="A6"/>
            <w:rtl/>
          </w:rPr>
          <w:t>ספר</w:t>
        </w:r>
      </w:hyperlink>
      <w:r w:rsidR="007B40A8" w:rsidRPr="0007760D">
        <w:rPr>
          <w:rFonts w:hint="cs"/>
          <w:color w:val="A6A6A6" w:themeColor="background1" w:themeShade="A6"/>
          <w:rtl/>
        </w:rPr>
        <w:t xml:space="preserve"> </w:t>
      </w:r>
      <w:hyperlink r:id="rId270" w:history="1">
        <w:r w:rsidR="007B40A8" w:rsidRPr="0007760D">
          <w:rPr>
            <w:rStyle w:val="Hyperlink"/>
            <w:rFonts w:hint="cs"/>
            <w:color w:val="A6A6A6" w:themeColor="background1" w:themeShade="A6"/>
            <w:rtl/>
          </w:rPr>
          <w:t>אתר</w:t>
        </w:r>
      </w:hyperlink>
      <w:r w:rsidR="007B40A8" w:rsidRPr="0007760D">
        <w:rPr>
          <w:rFonts w:hint="cs"/>
          <w:color w:val="A6A6A6" w:themeColor="background1" w:themeShade="A6"/>
          <w:rtl/>
        </w:rPr>
        <w:t xml:space="preserve"> </w:t>
      </w:r>
      <w:hyperlink r:id="rId271" w:history="1">
        <w:r w:rsidR="007B40A8" w:rsidRPr="0007760D">
          <w:rPr>
            <w:rStyle w:val="Hyperlink"/>
            <w:rFonts w:hint="cs"/>
            <w:color w:val="A6A6A6" w:themeColor="background1" w:themeShade="A6"/>
            <w:rtl/>
          </w:rPr>
          <w:t>ספר</w:t>
        </w:r>
      </w:hyperlink>
      <w:r w:rsidR="00337DB2" w:rsidRPr="0007760D">
        <w:rPr>
          <w:rFonts w:hint="cs"/>
          <w:color w:val="A6A6A6" w:themeColor="background1" w:themeShade="A6"/>
          <w:rtl/>
        </w:rPr>
        <w:t>]</w:t>
      </w:r>
    </w:p>
    <w:p w14:paraId="4D5BA8CD" w14:textId="0E10F16B" w:rsidR="00CE4A03" w:rsidRPr="0007760D" w:rsidRDefault="0040363D" w:rsidP="00864EE9">
      <w:pPr>
        <w:rPr>
          <w:rtl/>
        </w:rPr>
      </w:pPr>
      <w:r w:rsidRPr="0007760D">
        <w:rPr>
          <w:rFonts w:cs="Times New Roman"/>
          <w:rtl/>
        </w:rPr>
        <w:t>צווארונו של אינגלה נפרם – כנראה כשנהדף על גדר בית-הספר, וחולצתו נקרעה – בוודאי כש</w:t>
      </w:r>
      <w:r w:rsidR="00BC4FEB" w:rsidRPr="0007760D">
        <w:rPr>
          <w:rFonts w:cs="Times New Roman" w:hint="cs"/>
          <w:rtl/>
        </w:rPr>
        <w:t>הושלך</w:t>
      </w:r>
      <w:r w:rsidRPr="0007760D">
        <w:rPr>
          <w:rFonts w:cs="Times New Roman"/>
          <w:rtl/>
        </w:rPr>
        <w:t xml:space="preserve"> למדרכה</w:t>
      </w:r>
      <w:r w:rsidR="00CE4A03" w:rsidRPr="0007760D">
        <w:rPr>
          <w:rFonts w:hint="cs"/>
          <w:rtl/>
        </w:rPr>
        <w:t>.</w:t>
      </w:r>
    </w:p>
    <w:p w14:paraId="0B879D62" w14:textId="6A5340B1" w:rsidR="00A4630F" w:rsidRPr="0007760D" w:rsidRDefault="0040363D" w:rsidP="002C0A4B">
      <w:pPr>
        <w:rPr>
          <w:rtl/>
        </w:rPr>
      </w:pPr>
      <w:bookmarkStart w:id="462" w:name="_Hlk529045092"/>
      <w:r w:rsidRPr="0007760D">
        <w:rPr>
          <w:rFonts w:cs="Times New Roman"/>
          <w:rtl/>
        </w:rPr>
        <w:t xml:space="preserve">אינגלה נכנס הביתה חבוט וחבול, כמאז ומתמיד. הברכיים משופשפות, הציפורניים סדוקות, העניבה סתורה, השרוכים פרומים ומרוחים בבוץ. אבל גם החולצה? </w:t>
      </w:r>
      <w:r w:rsidR="001C5A04" w:rsidRPr="0007760D">
        <w:rPr>
          <w:rFonts w:cs="Times New Roman"/>
          <w:rtl/>
        </w:rPr>
        <w:t>אימא</w:t>
      </w:r>
      <w:r w:rsidRPr="0007760D">
        <w:rPr>
          <w:rFonts w:cs="Times New Roman"/>
          <w:rtl/>
        </w:rPr>
        <w:t xml:space="preserve"> נאנחת. חולצתו הרקומה בחוט ירוק מעשה ידיה, גם היא נקרעה. אוי אינגלה. הוא משתדל לא להירתע כשהיא מורחת נוזלי חיטוי על חבורותיו.</w:t>
      </w:r>
      <w:r w:rsidR="00B05E37" w:rsidRPr="0007760D">
        <w:rPr>
          <w:rFonts w:hint="cs"/>
          <w:rtl/>
        </w:rPr>
        <w:t xml:space="preserve"> </w:t>
      </w:r>
    </w:p>
    <w:p w14:paraId="299BE026" w14:textId="0EF3B0C7" w:rsidR="00FE61DA" w:rsidRPr="0007760D" w:rsidRDefault="0044722A" w:rsidP="00FE61DA">
      <w:pPr>
        <w:rPr>
          <w:rtl/>
        </w:rPr>
      </w:pPr>
      <w:r w:rsidRPr="0007760D">
        <w:rPr>
          <w:rFonts w:cs="Times New Roman"/>
          <w:rtl/>
        </w:rPr>
        <w:t>כשאימו חומקת לבכות בחשאי,</w:t>
      </w:r>
      <w:r w:rsidRPr="0007760D">
        <w:rPr>
          <w:rFonts w:cs="Times New Roman" w:hint="cs"/>
          <w:rtl/>
        </w:rPr>
        <w:t xml:space="preserve"> </w:t>
      </w:r>
      <w:r w:rsidR="0040363D" w:rsidRPr="0007760D">
        <w:rPr>
          <w:rFonts w:cs="Times New Roman"/>
          <w:rtl/>
        </w:rPr>
        <w:t>הוא ממשש אבן שהטמין בכיסו, מאלו שיידו בו שונאיו</w:t>
      </w:r>
      <w:r w:rsidR="00805058" w:rsidRPr="0007760D">
        <w:rPr>
          <w:rFonts w:cs="Times New Roman"/>
          <w:rtl/>
        </w:rPr>
        <w:t>. הוא בוש על כי הרימהּ מהבוץ במנוסתו</w:t>
      </w:r>
      <w:r w:rsidR="00B05E37" w:rsidRPr="0007760D">
        <w:rPr>
          <w:rFonts w:hint="cs"/>
          <w:rtl/>
        </w:rPr>
        <w:t>,</w:t>
      </w:r>
      <w:r w:rsidR="00805058" w:rsidRPr="0007760D">
        <w:rPr>
          <w:rFonts w:hint="cs"/>
          <w:rtl/>
        </w:rPr>
        <w:t xml:space="preserve"> </w:t>
      </w:r>
      <w:r w:rsidRPr="0007760D">
        <w:rPr>
          <w:rFonts w:cs="Times New Roman"/>
          <w:rtl/>
        </w:rPr>
        <w:t xml:space="preserve">הוא עדיין חש בחדות את פגיעתה – במצחו בין שתי עיניו, פועמת. </w:t>
      </w:r>
      <w:r w:rsidR="00511521" w:rsidRPr="0007760D">
        <w:rPr>
          <w:rFonts w:cs="Times New Roman"/>
          <w:rtl/>
        </w:rPr>
        <w:t>ודווקא כשהחליט לאזור אומץ, לדבר עם אויביו ב</w:t>
      </w:r>
      <w:r w:rsidR="000F796D" w:rsidRPr="0007760D">
        <w:rPr>
          <w:rFonts w:cs="Times New Roman"/>
          <w:rtl/>
        </w:rPr>
        <w:t>היגיון</w:t>
      </w:r>
      <w:r w:rsidR="00FE61DA" w:rsidRPr="0007760D">
        <w:rPr>
          <w:rFonts w:cs="Times New Roman"/>
          <w:rtl/>
        </w:rPr>
        <w:t>[</w:t>
      </w:r>
      <w:r w:rsidR="00FE61DA" w:rsidRPr="0007760D">
        <w:t>will reason</w:t>
      </w:r>
      <w:r w:rsidR="00FE61DA" w:rsidRPr="0007760D">
        <w:rPr>
          <w:rFonts w:cs="Times New Roman"/>
          <w:rtl/>
        </w:rPr>
        <w:t>]</w:t>
      </w:r>
      <w:r w:rsidR="00511521" w:rsidRPr="0007760D">
        <w:rPr>
          <w:rFonts w:cs="Times New Roman"/>
          <w:rtl/>
        </w:rPr>
        <w:t>, לברר את סיבת שנאתם</w:t>
      </w:r>
      <w:r w:rsidR="00FE61DA" w:rsidRPr="0007760D">
        <w:rPr>
          <w:rFonts w:cs="Times New Roman" w:hint="cs"/>
          <w:rtl/>
        </w:rPr>
        <w:t xml:space="preserve"> </w:t>
      </w:r>
      <w:r w:rsidRPr="0007760D">
        <w:rPr>
          <w:rFonts w:cs="Times New Roman"/>
          <w:rtl/>
        </w:rPr>
        <w:t xml:space="preserve">– אבן במרכז המצח! </w:t>
      </w:r>
      <w:r w:rsidR="00BC4FEB" w:rsidRPr="0007760D">
        <w:rPr>
          <w:rFonts w:cs="Times New Roman" w:hint="cs"/>
          <w:rtl/>
        </w:rPr>
        <w:t>ו</w:t>
      </w:r>
      <w:r w:rsidRPr="0007760D">
        <w:rPr>
          <w:rFonts w:cs="Times New Roman"/>
          <w:rtl/>
        </w:rPr>
        <w:t>הוא כה מותש,</w:t>
      </w:r>
      <w:r w:rsidR="00FE61DA" w:rsidRPr="0007760D">
        <w:rPr>
          <w:rFonts w:cs="Times New Roman" w:hint="cs"/>
          <w:rtl/>
        </w:rPr>
        <w:t xml:space="preserve"> כה</w:t>
      </w:r>
      <w:r w:rsidRPr="0007760D">
        <w:rPr>
          <w:rFonts w:cs="Times New Roman"/>
          <w:rtl/>
        </w:rPr>
        <w:t xml:space="preserve"> תשוש... </w:t>
      </w:r>
      <w:r w:rsidR="00FE61DA" w:rsidRPr="0007760D">
        <w:rPr>
          <w:rFonts w:cs="Times New Roman"/>
          <w:rtl/>
        </w:rPr>
        <w:t xml:space="preserve">אבן המזקקת את תמצית התיעוב כלפיו, </w:t>
      </w:r>
      <w:r w:rsidRPr="0007760D">
        <w:rPr>
          <w:rFonts w:cs="Times New Roman"/>
          <w:rtl/>
        </w:rPr>
        <w:t>לו יכול</w:t>
      </w:r>
      <w:r w:rsidR="00FE61DA" w:rsidRPr="0007760D">
        <w:rPr>
          <w:rFonts w:cs="Times New Roman"/>
          <w:rtl/>
        </w:rPr>
        <w:t xml:space="preserve"> היה</w:t>
      </w:r>
      <w:r w:rsidRPr="0007760D">
        <w:rPr>
          <w:rFonts w:cs="Times New Roman"/>
          <w:rtl/>
        </w:rPr>
        <w:t xml:space="preserve"> לרסקה! </w:t>
      </w:r>
      <w:r w:rsidR="00BC4FEB" w:rsidRPr="0007760D">
        <w:rPr>
          <w:rFonts w:cs="Times New Roman" w:hint="cs"/>
          <w:rtl/>
        </w:rPr>
        <w:t>[</w:t>
      </w:r>
      <w:r w:rsidRPr="0007760D">
        <w:rPr>
          <w:rFonts w:cs="Times New Roman"/>
          <w:rtl/>
        </w:rPr>
        <w:t>חסר השפעה, חסר נוכחות...</w:t>
      </w:r>
      <w:r w:rsidR="00BC4FEB" w:rsidRPr="0007760D">
        <w:rPr>
          <w:rFonts w:cs="Times New Roman" w:hint="cs"/>
          <w:rtl/>
        </w:rPr>
        <w:t>]</w:t>
      </w:r>
      <w:r w:rsidRPr="0007760D">
        <w:rPr>
          <w:rFonts w:cs="Times New Roman"/>
          <w:rtl/>
        </w:rPr>
        <w:t xml:space="preserve"> לו רק היה יכול לפורר לאבק את האבן הזאת, </w:t>
      </w:r>
      <w:r w:rsidR="00805058" w:rsidRPr="0007760D">
        <w:rPr>
          <w:rFonts w:hint="cs"/>
          <w:rtl/>
        </w:rPr>
        <w:t>[</w:t>
      </w:r>
      <w:r w:rsidR="00F84044" w:rsidRPr="0007760D">
        <w:rPr>
          <w:rFonts w:hint="cs"/>
          <w:rtl/>
        </w:rPr>
        <w:t>נכנע ל</w:t>
      </w:r>
      <w:r w:rsidR="002815F9" w:rsidRPr="0007760D">
        <w:rPr>
          <w:rFonts w:hint="cs"/>
          <w:rtl/>
        </w:rPr>
        <w:t xml:space="preserve">כורח משיכה לשנאה ולתיעוב שהמשליכים חשים כלפיו, </w:t>
      </w:r>
      <w:r w:rsidR="00D07E51" w:rsidRPr="0007760D">
        <w:rPr>
          <w:rFonts w:hint="cs"/>
          <w:rtl/>
        </w:rPr>
        <w:t xml:space="preserve">כי הוא מוכרח לאסוף אל </w:t>
      </w:r>
      <w:r w:rsidR="009F130B" w:rsidRPr="0007760D">
        <w:rPr>
          <w:rFonts w:hint="cs"/>
          <w:rtl/>
        </w:rPr>
        <w:t>קרבו</w:t>
      </w:r>
      <w:r w:rsidR="00D07E51" w:rsidRPr="0007760D">
        <w:rPr>
          <w:rFonts w:hint="cs"/>
          <w:rtl/>
        </w:rPr>
        <w:t xml:space="preserve"> </w:t>
      </w:r>
      <w:r w:rsidR="00B05E37" w:rsidRPr="0007760D">
        <w:rPr>
          <w:rFonts w:hint="cs"/>
          <w:rtl/>
        </w:rPr>
        <w:t>את זיקוק כל התיעוב נגדו,</w:t>
      </w:r>
      <w:r w:rsidR="00E86028" w:rsidRPr="0007760D">
        <w:rPr>
          <w:rFonts w:hint="cs"/>
          <w:rtl/>
        </w:rPr>
        <w:t>]</w:t>
      </w:r>
      <w:r w:rsidR="00805058" w:rsidRPr="0007760D">
        <w:rPr>
          <w:rFonts w:hint="cs"/>
          <w:rtl/>
        </w:rPr>
        <w:t xml:space="preserve"> </w:t>
      </w:r>
      <w:r w:rsidR="00805058" w:rsidRPr="0007760D">
        <w:rPr>
          <w:rFonts w:cs="Times New Roman"/>
          <w:rtl/>
        </w:rPr>
        <w:t>את</w:t>
      </w:r>
      <w:r w:rsidR="00B05E37" w:rsidRPr="0007760D">
        <w:rPr>
          <w:rFonts w:hint="cs"/>
          <w:rtl/>
        </w:rPr>
        <w:t xml:space="preserve"> מוקד הפחד וחוסר האונים</w:t>
      </w:r>
      <w:r w:rsidRPr="0007760D">
        <w:rPr>
          <w:rFonts w:cs="Times New Roman"/>
          <w:rtl/>
        </w:rPr>
        <w:t xml:space="preserve"> – אולי היה מושיע את עצמו, וניצל</w:t>
      </w:r>
      <w:r w:rsidR="00B05E37" w:rsidRPr="0007760D">
        <w:rPr>
          <w:rFonts w:hint="cs"/>
          <w:rtl/>
        </w:rPr>
        <w:t xml:space="preserve">. </w:t>
      </w:r>
    </w:p>
    <w:p w14:paraId="506790A5" w14:textId="63929DD5" w:rsidR="00CE4A03" w:rsidRPr="0007760D" w:rsidRDefault="00FE61DA" w:rsidP="00FE61DA">
      <w:pPr>
        <w:rPr>
          <w:rtl/>
        </w:rPr>
      </w:pPr>
      <w:r w:rsidRPr="0007760D">
        <w:rPr>
          <w:rFonts w:cs="Times New Roman"/>
          <w:rtl/>
        </w:rPr>
        <w:t xml:space="preserve">במקום לרסק </w:t>
      </w:r>
      <w:r w:rsidR="0040363D" w:rsidRPr="0007760D">
        <w:rPr>
          <w:rFonts w:cs="Times New Roman"/>
          <w:rtl/>
        </w:rPr>
        <w:t>הוא שוטף אותה, ואבן ענבר מתגלה, שאריותיו המאובנ</w:t>
      </w:r>
      <w:r w:rsidR="00F821D6" w:rsidRPr="0007760D">
        <w:rPr>
          <w:rFonts w:cs="Times New Roman" w:hint="cs"/>
          <w:rtl/>
        </w:rPr>
        <w:t>ות</w:t>
      </w:r>
      <w:r w:rsidR="0040363D" w:rsidRPr="0007760D">
        <w:rPr>
          <w:rFonts w:cs="Times New Roman"/>
          <w:rtl/>
        </w:rPr>
        <w:t xml:space="preserve"> של עץ קדמון אחד, ובתוכה כלואה לעד שפירית</w:t>
      </w:r>
      <w:r w:rsidR="00B05E37" w:rsidRPr="0007760D">
        <w:rPr>
          <w:rFonts w:hint="cs"/>
          <w:rtl/>
        </w:rPr>
        <w:t>.</w:t>
      </w:r>
      <w:r w:rsidR="00B227D3" w:rsidRPr="0007760D">
        <w:rPr>
          <w:rFonts w:hint="cs"/>
          <w:rtl/>
        </w:rPr>
        <w:t xml:space="preserve"> </w:t>
      </w:r>
    </w:p>
    <w:bookmarkEnd w:id="462"/>
    <w:p w14:paraId="41C4E92F" w14:textId="1D04CDCE" w:rsidR="00FE61DA" w:rsidRPr="0007760D" w:rsidRDefault="00CE4A03" w:rsidP="00C4072F">
      <w:pPr>
        <w:rPr>
          <w:rtl/>
        </w:rPr>
      </w:pPr>
      <w:r w:rsidRPr="0007760D">
        <w:rPr>
          <w:rFonts w:hint="cs"/>
          <w:rtl/>
        </w:rPr>
        <w:t>בלילה</w:t>
      </w:r>
      <w:r w:rsidR="00E86028" w:rsidRPr="0007760D">
        <w:rPr>
          <w:rFonts w:hint="cs"/>
          <w:rtl/>
        </w:rPr>
        <w:t xml:space="preserve"> </w:t>
      </w:r>
      <w:r w:rsidRPr="0007760D">
        <w:rPr>
          <w:rFonts w:hint="cs"/>
          <w:rtl/>
        </w:rPr>
        <w:t>אינגלה</w:t>
      </w:r>
      <w:r w:rsidR="00FE61DA" w:rsidRPr="0007760D">
        <w:rPr>
          <w:rFonts w:hint="cs"/>
          <w:rtl/>
        </w:rPr>
        <w:t xml:space="preserve"> קודח</w:t>
      </w:r>
      <w:r w:rsidRPr="0007760D">
        <w:rPr>
          <w:rFonts w:hint="cs"/>
          <w:rtl/>
        </w:rPr>
        <w:t xml:space="preserve"> תחת שמיכותיו. השיעורים מוכנים בכתב ידו המסודר, מונחים בבטחה ביל</w:t>
      </w:r>
      <w:r w:rsidR="002967DF" w:rsidRPr="0007760D">
        <w:rPr>
          <w:rFonts w:hint="cs"/>
          <w:rtl/>
        </w:rPr>
        <w:t xml:space="preserve">קוט. </w:t>
      </w:r>
      <w:r w:rsidR="009F0039" w:rsidRPr="0007760D">
        <w:rPr>
          <w:rFonts w:hint="cs"/>
          <w:rtl/>
        </w:rPr>
        <w:t>פרטי</w:t>
      </w:r>
      <w:r w:rsidR="00337DB2" w:rsidRPr="0007760D">
        <w:rPr>
          <w:rFonts w:hint="cs"/>
          <w:rtl/>
        </w:rPr>
        <w:t>ה</w:t>
      </w:r>
      <w:r w:rsidR="009F0039" w:rsidRPr="0007760D">
        <w:rPr>
          <w:rFonts w:hint="cs"/>
          <w:rtl/>
        </w:rPr>
        <w:t xml:space="preserve">ם של </w:t>
      </w:r>
      <w:r w:rsidR="002967DF" w:rsidRPr="0007760D">
        <w:rPr>
          <w:rFonts w:hint="cs"/>
          <w:rtl/>
        </w:rPr>
        <w:t>חוזה</w:t>
      </w:r>
      <w:r w:rsidR="00864EE9" w:rsidRPr="0007760D">
        <w:rPr>
          <w:rFonts w:hint="cs"/>
          <w:rtl/>
        </w:rPr>
        <w:t xml:space="preserve"> ורסאי</w:t>
      </w:r>
      <w:r w:rsidR="002967DF" w:rsidRPr="0007760D">
        <w:rPr>
          <w:rFonts w:hint="cs"/>
          <w:rtl/>
        </w:rPr>
        <w:t>, חוזה טריאנון וחוזה סן-ז'רמן</w:t>
      </w:r>
      <w:r w:rsidR="00337DB2" w:rsidRPr="0007760D">
        <w:rPr>
          <w:rFonts w:hint="cs"/>
          <w:rtl/>
        </w:rPr>
        <w:t xml:space="preserve"> המסדירים</w:t>
      </w:r>
      <w:r w:rsidR="002967DF" w:rsidRPr="0007760D">
        <w:rPr>
          <w:rFonts w:hint="cs"/>
          <w:rtl/>
        </w:rPr>
        <w:t xml:space="preserve"> </w:t>
      </w:r>
      <w:r w:rsidR="00C4072F" w:rsidRPr="0007760D">
        <w:rPr>
          <w:rFonts w:hint="cs"/>
          <w:rtl/>
        </w:rPr>
        <w:t xml:space="preserve">את </w:t>
      </w:r>
      <w:r w:rsidR="00805058" w:rsidRPr="0007760D">
        <w:rPr>
          <w:rFonts w:cs="Times New Roman"/>
          <w:rtl/>
        </w:rPr>
        <w:t>תנאי התבוסה,</w:t>
      </w:r>
      <w:r w:rsidR="00805058" w:rsidRPr="0007760D">
        <w:rPr>
          <w:rFonts w:cs="Times New Roman" w:hint="cs"/>
          <w:rtl/>
        </w:rPr>
        <w:t xml:space="preserve"> </w:t>
      </w:r>
      <w:r w:rsidR="00D92694" w:rsidRPr="0007760D">
        <w:rPr>
          <w:rFonts w:hint="cs"/>
          <w:rtl/>
        </w:rPr>
        <w:t>פירוק</w:t>
      </w:r>
      <w:r w:rsidR="00337DB2" w:rsidRPr="0007760D">
        <w:rPr>
          <w:rFonts w:hint="cs"/>
          <w:rtl/>
        </w:rPr>
        <w:t>ן של</w:t>
      </w:r>
      <w:r w:rsidR="00DD1F6E" w:rsidRPr="0007760D">
        <w:rPr>
          <w:rFonts w:hint="cs"/>
          <w:rtl/>
        </w:rPr>
        <w:t xml:space="preserve"> אימפריות עתיקות</w:t>
      </w:r>
      <w:r w:rsidR="00F821D6" w:rsidRPr="0007760D">
        <w:rPr>
          <w:rFonts w:hint="cs"/>
          <w:rtl/>
        </w:rPr>
        <w:t xml:space="preserve"> </w:t>
      </w:r>
      <w:r w:rsidR="00DD1F6E" w:rsidRPr="0007760D">
        <w:rPr>
          <w:rFonts w:hint="cs"/>
          <w:rtl/>
        </w:rPr>
        <w:t xml:space="preserve">יומין, </w:t>
      </w:r>
      <w:r w:rsidR="00805058" w:rsidRPr="0007760D">
        <w:rPr>
          <w:rFonts w:hint="cs"/>
          <w:rtl/>
        </w:rPr>
        <w:t xml:space="preserve">[פיצויים, </w:t>
      </w:r>
      <w:r w:rsidR="002967DF" w:rsidRPr="0007760D">
        <w:rPr>
          <w:rFonts w:hint="cs"/>
          <w:rtl/>
        </w:rPr>
        <w:t>חילופי שטחים</w:t>
      </w:r>
      <w:r w:rsidR="00805058" w:rsidRPr="0007760D">
        <w:rPr>
          <w:rFonts w:hint="cs"/>
          <w:rtl/>
        </w:rPr>
        <w:t>]</w:t>
      </w:r>
      <w:r w:rsidR="002967DF" w:rsidRPr="0007760D">
        <w:rPr>
          <w:rFonts w:hint="cs"/>
          <w:rtl/>
        </w:rPr>
        <w:t xml:space="preserve"> ו</w:t>
      </w:r>
      <w:r w:rsidR="00D92694" w:rsidRPr="0007760D">
        <w:rPr>
          <w:rFonts w:hint="cs"/>
          <w:rtl/>
        </w:rPr>
        <w:t>הגבלת כוח</w:t>
      </w:r>
      <w:r w:rsidR="00337DB2" w:rsidRPr="0007760D">
        <w:rPr>
          <w:rFonts w:hint="cs"/>
          <w:rtl/>
        </w:rPr>
        <w:t>ם</w:t>
      </w:r>
      <w:r w:rsidR="00D92694" w:rsidRPr="0007760D">
        <w:rPr>
          <w:rFonts w:hint="cs"/>
          <w:rtl/>
        </w:rPr>
        <w:t xml:space="preserve"> האדיר</w:t>
      </w:r>
      <w:r w:rsidR="00337DB2" w:rsidRPr="0007760D">
        <w:rPr>
          <w:rFonts w:hint="cs"/>
          <w:rtl/>
        </w:rPr>
        <w:t xml:space="preserve"> </w:t>
      </w:r>
      <w:r w:rsidR="00D92694" w:rsidRPr="0007760D">
        <w:rPr>
          <w:rFonts w:hint="cs"/>
          <w:rtl/>
        </w:rPr>
        <w:t>של צבאות הצד המפסיד</w:t>
      </w:r>
      <w:r w:rsidRPr="0007760D">
        <w:rPr>
          <w:rFonts w:hint="cs"/>
          <w:rtl/>
        </w:rPr>
        <w:t xml:space="preserve"> שוננו </w:t>
      </w:r>
      <w:r w:rsidR="000009A0" w:rsidRPr="0007760D">
        <w:rPr>
          <w:rFonts w:hint="cs"/>
          <w:rtl/>
        </w:rPr>
        <w:t xml:space="preserve">זה מכבר </w:t>
      </w:r>
      <w:r w:rsidRPr="0007760D">
        <w:rPr>
          <w:rFonts w:hint="cs"/>
          <w:rtl/>
        </w:rPr>
        <w:t>לקראת הבחינה.</w:t>
      </w:r>
      <w:r w:rsidR="002E030E" w:rsidRPr="0007760D">
        <w:rPr>
          <w:rFonts w:hint="cs"/>
          <w:rtl/>
        </w:rPr>
        <w:t xml:space="preserve"> </w:t>
      </w:r>
      <w:bookmarkStart w:id="463" w:name="_Hlk529044913"/>
      <w:r w:rsidR="0040363D" w:rsidRPr="0007760D">
        <w:rPr>
          <w:rFonts w:cs="Times New Roman"/>
          <w:rtl/>
        </w:rPr>
        <w:t>כש</w:t>
      </w:r>
      <w:r w:rsidR="001C5A04" w:rsidRPr="0007760D">
        <w:rPr>
          <w:rFonts w:cs="Times New Roman"/>
          <w:rtl/>
        </w:rPr>
        <w:t>אימא</w:t>
      </w:r>
      <w:r w:rsidR="0040363D" w:rsidRPr="0007760D">
        <w:rPr>
          <w:rFonts w:cs="Times New Roman"/>
          <w:rtl/>
        </w:rPr>
        <w:t xml:space="preserve"> נכנסת לכסותו, </w:t>
      </w:r>
      <w:r w:rsidR="00FE61DA" w:rsidRPr="0007760D">
        <w:rPr>
          <w:rFonts w:cs="Times New Roman" w:hint="cs"/>
          <w:rtl/>
        </w:rPr>
        <w:t>[</w:t>
      </w:r>
      <w:r w:rsidR="0040363D" w:rsidRPr="0007760D">
        <w:rPr>
          <w:rFonts w:cs="Times New Roman"/>
          <w:rtl/>
        </w:rPr>
        <w:t>אוי אינגלה</w:t>
      </w:r>
      <w:r w:rsidR="0044722A" w:rsidRPr="0007760D">
        <w:rPr>
          <w:rFonts w:cs="Times New Roman"/>
          <w:rtl/>
        </w:rPr>
        <w:t xml:space="preserve"> ילד טוב שלי</w:t>
      </w:r>
      <w:r w:rsidR="0040363D" w:rsidRPr="0007760D">
        <w:rPr>
          <w:rFonts w:cs="Times New Roman"/>
          <w:rtl/>
        </w:rPr>
        <w:t>,</w:t>
      </w:r>
      <w:r w:rsidR="00FE61DA" w:rsidRPr="0007760D">
        <w:rPr>
          <w:rFonts w:cs="Times New Roman" w:hint="cs"/>
          <w:rtl/>
        </w:rPr>
        <w:t>]</w:t>
      </w:r>
      <w:r w:rsidR="0040363D" w:rsidRPr="0007760D">
        <w:rPr>
          <w:rFonts w:cs="Times New Roman"/>
          <w:rtl/>
        </w:rPr>
        <w:t xml:space="preserve"> הוא לא מזיז את איבריו הרמוסים, את גופו המושפל</w:t>
      </w:r>
      <w:r w:rsidR="00F821D6" w:rsidRPr="0007760D">
        <w:rPr>
          <w:rFonts w:cs="Times New Roman" w:hint="cs"/>
          <w:rtl/>
        </w:rPr>
        <w:t>,</w:t>
      </w:r>
      <w:r w:rsidR="00FE61DA" w:rsidRPr="0007760D">
        <w:rPr>
          <w:rFonts w:cs="Times New Roman" w:hint="cs"/>
          <w:rtl/>
        </w:rPr>
        <w:t xml:space="preserve"> את</w:t>
      </w:r>
      <w:r w:rsidR="0040363D" w:rsidRPr="0007760D">
        <w:rPr>
          <w:rFonts w:cs="Times New Roman"/>
          <w:rtl/>
        </w:rPr>
        <w:t xml:space="preserve"> נפשו הנכלמת. האבן הקדומה חמה בכף ידו</w:t>
      </w:r>
      <w:r w:rsidR="000009A0" w:rsidRPr="0007760D">
        <w:rPr>
          <w:rFonts w:hint="cs"/>
          <w:rtl/>
        </w:rPr>
        <w:t xml:space="preserve">. </w:t>
      </w:r>
      <w:bookmarkEnd w:id="463"/>
      <w:r w:rsidR="007C4D04" w:rsidRPr="0007760D">
        <w:rPr>
          <w:rFonts w:hint="cs"/>
          <w:rtl/>
        </w:rPr>
        <w:t>[</w:t>
      </w:r>
      <w:r w:rsidR="00655169" w:rsidRPr="0007760D">
        <w:rPr>
          <w:rFonts w:hint="cs"/>
          <w:rtl/>
        </w:rPr>
        <w:t>חבוט מבוזה מוכנע רמוס רצוץ שבור</w:t>
      </w:r>
      <w:r w:rsidR="007C4D04" w:rsidRPr="0007760D">
        <w:rPr>
          <w:rFonts w:hint="cs"/>
          <w:rtl/>
        </w:rPr>
        <w:t xml:space="preserve">] </w:t>
      </w:r>
      <w:r w:rsidR="0040363D" w:rsidRPr="0007760D">
        <w:rPr>
          <w:rFonts w:cs="Times New Roman"/>
          <w:rtl/>
        </w:rPr>
        <w:t xml:space="preserve">מה יעשה – </w:t>
      </w:r>
      <w:r w:rsidR="00655169" w:rsidRPr="0007760D">
        <w:rPr>
          <w:rFonts w:hint="cs"/>
          <w:rtl/>
        </w:rPr>
        <w:t xml:space="preserve">הרי </w:t>
      </w:r>
      <w:r w:rsidR="009B2F01" w:rsidRPr="0007760D">
        <w:rPr>
          <w:rFonts w:hint="cs"/>
          <w:rtl/>
        </w:rPr>
        <w:t>אינ</w:t>
      </w:r>
      <w:r w:rsidR="00473DDE" w:rsidRPr="0007760D">
        <w:rPr>
          <w:rFonts w:hint="cs"/>
          <w:rtl/>
        </w:rPr>
        <w:t>נ</w:t>
      </w:r>
      <w:r w:rsidR="009B2F01" w:rsidRPr="0007760D">
        <w:rPr>
          <w:rFonts w:hint="cs"/>
          <w:rtl/>
        </w:rPr>
        <w:t xml:space="preserve">ו לוחם! </w:t>
      </w:r>
    </w:p>
    <w:p w14:paraId="3024F16B" w14:textId="15643EAB" w:rsidR="00D92694" w:rsidRPr="0007760D" w:rsidRDefault="002E030E" w:rsidP="00C4072F">
      <w:pPr>
        <w:rPr>
          <w:rtl/>
        </w:rPr>
      </w:pPr>
      <w:r w:rsidRPr="0007760D">
        <w:rPr>
          <w:rFonts w:hint="cs"/>
          <w:rtl/>
        </w:rPr>
        <w:t>הוא קודח תחת שמיכותיו.</w:t>
      </w:r>
    </w:p>
    <w:p w14:paraId="77162AC2" w14:textId="77777777" w:rsidR="0044722A" w:rsidRPr="0007760D" w:rsidRDefault="009B2F01" w:rsidP="00656FD9">
      <w:pPr>
        <w:rPr>
          <w:rFonts w:cs="Times New Roman"/>
          <w:rtl/>
        </w:rPr>
      </w:pPr>
      <w:r w:rsidRPr="0007760D">
        <w:rPr>
          <w:rFonts w:cs="Times New Roman"/>
          <w:rtl/>
        </w:rPr>
        <w:t>כי לוחם צריך שיהיה קל תנועה וגמיש</w:t>
      </w:r>
      <w:r w:rsidR="00805058" w:rsidRPr="0007760D">
        <w:rPr>
          <w:rFonts w:cs="Times New Roman" w:hint="cs"/>
          <w:rtl/>
        </w:rPr>
        <w:t>,</w:t>
      </w:r>
      <w:r w:rsidRPr="0007760D">
        <w:rPr>
          <w:rFonts w:cs="Times New Roman"/>
          <w:rtl/>
        </w:rPr>
        <w:t xml:space="preserve"> בעל כ</w:t>
      </w:r>
      <w:r w:rsidR="00F878D3" w:rsidRPr="0007760D">
        <w:rPr>
          <w:rFonts w:cs="Times New Roman" w:hint="cs"/>
          <w:rtl/>
        </w:rPr>
        <w:t>ו</w:t>
      </w:r>
      <w:r w:rsidRPr="0007760D">
        <w:rPr>
          <w:rFonts w:cs="Times New Roman"/>
          <w:rtl/>
        </w:rPr>
        <w:t>ח מתפרץ</w:t>
      </w:r>
      <w:r w:rsidRPr="0007760D">
        <w:rPr>
          <w:rFonts w:cs="Times New Roman" w:hint="cs"/>
          <w:rtl/>
        </w:rPr>
        <w:t xml:space="preserve"> וטכניקה מושלמת... לאינגלה יש זעם מתפרץ. האם זה מספיק?</w:t>
      </w:r>
    </w:p>
    <w:p w14:paraId="28BCB4D3" w14:textId="2934AE86" w:rsidR="009B2F01" w:rsidRPr="0007760D" w:rsidRDefault="00805058" w:rsidP="00656FD9">
      <w:pPr>
        <w:rPr>
          <w:rtl/>
        </w:rPr>
      </w:pPr>
      <w:r w:rsidRPr="0007760D">
        <w:rPr>
          <w:rFonts w:cs="Times New Roman" w:hint="cs"/>
          <w:rtl/>
        </w:rPr>
        <w:t xml:space="preserve">האם </w:t>
      </w:r>
      <w:r w:rsidR="009B2F01" w:rsidRPr="0007760D">
        <w:rPr>
          <w:rFonts w:cs="Times New Roman" w:hint="cs"/>
          <w:rtl/>
        </w:rPr>
        <w:t>בלי זה אפשר</w:t>
      </w:r>
      <w:bookmarkStart w:id="464" w:name="_Hlk529044941"/>
      <w:r w:rsidRPr="0007760D">
        <w:rPr>
          <w:rFonts w:cs="Times New Roman" w:hint="cs"/>
          <w:rtl/>
        </w:rPr>
        <w:t>?</w:t>
      </w:r>
      <w:r w:rsidR="00324213" w:rsidRPr="0007760D">
        <w:rPr>
          <w:rFonts w:cs="Times New Roman" w:hint="cs"/>
          <w:rtl/>
        </w:rPr>
        <w:t xml:space="preserve"> הוא ממשש </w:t>
      </w:r>
      <w:r w:rsidR="000009A0" w:rsidRPr="0007760D">
        <w:rPr>
          <w:rFonts w:cs="Times New Roman" w:hint="cs"/>
          <w:rtl/>
        </w:rPr>
        <w:t>את ה</w:t>
      </w:r>
      <w:r w:rsidR="004F2C58" w:rsidRPr="0007760D">
        <w:rPr>
          <w:rFonts w:cs="Times New Roman" w:hint="cs"/>
          <w:rtl/>
        </w:rPr>
        <w:t>ענבר</w:t>
      </w:r>
      <w:r w:rsidR="00324213" w:rsidRPr="0007760D">
        <w:rPr>
          <w:rFonts w:cs="Times New Roman" w:hint="cs"/>
          <w:rtl/>
        </w:rPr>
        <w:t xml:space="preserve">, </w:t>
      </w:r>
      <w:r w:rsidR="000009A0" w:rsidRPr="0007760D">
        <w:rPr>
          <w:rFonts w:cs="Times New Roman" w:hint="cs"/>
          <w:rtl/>
        </w:rPr>
        <w:t>וה</w:t>
      </w:r>
      <w:r w:rsidRPr="0007760D">
        <w:rPr>
          <w:rFonts w:cs="Times New Roman"/>
          <w:rtl/>
        </w:rPr>
        <w:t>שפירי</w:t>
      </w:r>
      <w:r w:rsidR="00324213" w:rsidRPr="0007760D">
        <w:rPr>
          <w:rFonts w:cs="Times New Roman" w:hint="cs"/>
          <w:rtl/>
        </w:rPr>
        <w:t xml:space="preserve">ת </w:t>
      </w:r>
      <w:r w:rsidR="000009A0" w:rsidRPr="0007760D">
        <w:rPr>
          <w:rFonts w:cs="Times New Roman" w:hint="cs"/>
          <w:rtl/>
        </w:rPr>
        <w:t>נוגהת בחשכת החדר</w:t>
      </w:r>
      <w:r w:rsidR="0049095A" w:rsidRPr="0007760D">
        <w:rPr>
          <w:rFonts w:cs="Times New Roman" w:hint="cs"/>
          <w:rtl/>
        </w:rPr>
        <w:t>.</w:t>
      </w:r>
      <w:r w:rsidR="002235C0" w:rsidRPr="0007760D">
        <w:rPr>
          <w:rFonts w:cs="Times New Roman" w:hint="cs"/>
          <w:rtl/>
        </w:rPr>
        <w:t xml:space="preserve"> </w:t>
      </w:r>
      <w:r w:rsidR="004F2C58" w:rsidRPr="0007760D">
        <w:rPr>
          <w:rFonts w:cs="Times New Roman" w:hint="cs"/>
          <w:rtl/>
        </w:rPr>
        <w:t>כנפיה זוהרות באינספור גוונים, רוטטות בחוסר</w:t>
      </w:r>
      <w:r w:rsidR="00F821D6" w:rsidRPr="0007760D">
        <w:rPr>
          <w:rFonts w:cs="Times New Roman" w:hint="cs"/>
          <w:rtl/>
        </w:rPr>
        <w:t xml:space="preserve"> </w:t>
      </w:r>
      <w:r w:rsidR="004F2C58" w:rsidRPr="0007760D">
        <w:rPr>
          <w:rFonts w:cs="Times New Roman" w:hint="cs"/>
          <w:rtl/>
        </w:rPr>
        <w:t>שקט.</w:t>
      </w:r>
    </w:p>
    <w:bookmarkEnd w:id="464"/>
    <w:p w14:paraId="144E69CB" w14:textId="1A8A78E3" w:rsidR="002E030E" w:rsidRPr="0007760D" w:rsidRDefault="00337DB2" w:rsidP="00656FD9">
      <w:pPr>
        <w:rPr>
          <w:rtl/>
        </w:rPr>
      </w:pPr>
      <w:r w:rsidRPr="0007760D">
        <w:rPr>
          <w:rFonts w:hint="cs"/>
          <w:rtl/>
        </w:rPr>
        <w:t xml:space="preserve">לא </w:t>
      </w:r>
      <w:r w:rsidR="00783968" w:rsidRPr="0007760D">
        <w:rPr>
          <w:rFonts w:hint="cs"/>
          <w:rtl/>
        </w:rPr>
        <w:t>כסתות</w:t>
      </w:r>
      <w:r w:rsidRPr="0007760D">
        <w:rPr>
          <w:rFonts w:hint="cs"/>
          <w:rtl/>
        </w:rPr>
        <w:t xml:space="preserve">יה הרכות של אימו </w:t>
      </w:r>
      <w:r w:rsidR="00BB4185" w:rsidRPr="0007760D">
        <w:rPr>
          <w:rFonts w:hint="cs"/>
          <w:rtl/>
        </w:rPr>
        <w:t>יגנו עליו</w:t>
      </w:r>
      <w:r w:rsidRPr="0007760D">
        <w:rPr>
          <w:rFonts w:hint="cs"/>
          <w:rtl/>
        </w:rPr>
        <w:t>[</w:t>
      </w:r>
      <w:r w:rsidR="00D92694" w:rsidRPr="0007760D">
        <w:rPr>
          <w:rFonts w:hint="cs"/>
          <w:rtl/>
        </w:rPr>
        <w:t>אולי דימתה בליבה שהשמיכות יגנו עליו ובעזרתן לא יאונה לו כל רע</w:t>
      </w:r>
      <w:r w:rsidRPr="0007760D">
        <w:rPr>
          <w:rFonts w:hint="cs"/>
          <w:rtl/>
        </w:rPr>
        <w:t>]</w:t>
      </w:r>
      <w:r w:rsidR="00D92694" w:rsidRPr="0007760D">
        <w:rPr>
          <w:rFonts w:hint="cs"/>
          <w:rtl/>
        </w:rPr>
        <w:t xml:space="preserve"> </w:t>
      </w:r>
      <w:r w:rsidR="00D92694" w:rsidRPr="0007760D">
        <w:rPr>
          <w:rtl/>
        </w:rPr>
        <w:t>–</w:t>
      </w:r>
      <w:r w:rsidR="00D92694" w:rsidRPr="0007760D">
        <w:rPr>
          <w:rFonts w:hint="cs"/>
          <w:rtl/>
        </w:rPr>
        <w:t xml:space="preserve"> </w:t>
      </w:r>
      <w:r w:rsidR="0025684C" w:rsidRPr="0007760D">
        <w:rPr>
          <w:rFonts w:hint="cs"/>
          <w:rtl/>
        </w:rPr>
        <w:t xml:space="preserve">אלא </w:t>
      </w:r>
      <w:r w:rsidRPr="0007760D">
        <w:rPr>
          <w:rFonts w:hint="cs"/>
          <w:rtl/>
        </w:rPr>
        <w:t>רק</w:t>
      </w:r>
      <w:r w:rsidR="002E030E" w:rsidRPr="0007760D">
        <w:rPr>
          <w:rFonts w:hint="cs"/>
          <w:rtl/>
        </w:rPr>
        <w:t xml:space="preserve"> אגרוף </w:t>
      </w:r>
      <w:r w:rsidRPr="0007760D">
        <w:rPr>
          <w:rFonts w:hint="cs"/>
          <w:rtl/>
        </w:rPr>
        <w:t xml:space="preserve">אחד שהוא מכיר, </w:t>
      </w:r>
      <w:r w:rsidR="002E030E" w:rsidRPr="0007760D">
        <w:rPr>
          <w:rFonts w:hint="cs"/>
          <w:rtl/>
        </w:rPr>
        <w:t xml:space="preserve">ישר לפנים, </w:t>
      </w:r>
      <w:r w:rsidR="00BF76F7" w:rsidRPr="0007760D">
        <w:rPr>
          <w:rFonts w:cs="Times New Roman"/>
          <w:rtl/>
        </w:rPr>
        <w:t>קִיאַיי</w:t>
      </w:r>
      <w:r w:rsidR="00F941C7" w:rsidRPr="0007760D">
        <w:rPr>
          <w:rFonts w:hint="cs"/>
          <w:rtl/>
        </w:rPr>
        <w:t>!</w:t>
      </w:r>
      <w:r w:rsidR="003F390D" w:rsidRPr="0007760D">
        <w:rPr>
          <w:rFonts w:hint="cs"/>
          <w:rtl/>
        </w:rPr>
        <w:t xml:space="preserve"> </w:t>
      </w:r>
      <w:r w:rsidR="00805058" w:rsidRPr="0007760D">
        <w:rPr>
          <w:rFonts w:cs="Times New Roman"/>
          <w:rtl/>
        </w:rPr>
        <w:t xml:space="preserve">העמק בין </w:t>
      </w:r>
      <w:r w:rsidR="002E030E" w:rsidRPr="0007760D">
        <w:rPr>
          <w:rFonts w:hint="cs"/>
          <w:rtl/>
        </w:rPr>
        <w:t xml:space="preserve">שתי עצמות הפרק </w:t>
      </w:r>
      <w:r w:rsidR="00FE61DA" w:rsidRPr="0007760D">
        <w:rPr>
          <w:rFonts w:hint="cs"/>
          <w:rtl/>
        </w:rPr>
        <w:t>[</w:t>
      </w:r>
      <w:r w:rsidR="002E030E" w:rsidRPr="0007760D">
        <w:rPr>
          <w:rFonts w:hint="cs"/>
          <w:rtl/>
        </w:rPr>
        <w:t xml:space="preserve">הראשונות, </w:t>
      </w:r>
      <w:r w:rsidRPr="0007760D">
        <w:rPr>
          <w:rFonts w:hint="cs"/>
          <w:rtl/>
        </w:rPr>
        <w:t>ש</w:t>
      </w:r>
      <w:r w:rsidR="00E37B5F" w:rsidRPr="0007760D">
        <w:rPr>
          <w:rFonts w:hint="cs"/>
          <w:rtl/>
        </w:rPr>
        <w:t xml:space="preserve">ם </w:t>
      </w:r>
      <w:r w:rsidRPr="0007760D">
        <w:rPr>
          <w:rFonts w:hint="cs"/>
          <w:rtl/>
        </w:rPr>
        <w:t>האצבע המורה והאמה מתחברות ליד.</w:t>
      </w:r>
      <w:r w:rsidR="002E030E" w:rsidRPr="0007760D">
        <w:rPr>
          <w:rFonts w:hint="cs"/>
          <w:rtl/>
        </w:rPr>
        <w:t xml:space="preserve"> </w:t>
      </w:r>
      <w:r w:rsidR="003F390D" w:rsidRPr="0007760D">
        <w:rPr>
          <w:rFonts w:cs="Times New Roman"/>
          <w:rtl/>
        </w:rPr>
        <w:t>סֶי-קֶן (</w:t>
      </w:r>
      <w:r w:rsidR="003F390D" w:rsidRPr="0007760D">
        <w:t>Sei-ken</w:t>
      </w:r>
      <w:r w:rsidR="003F390D" w:rsidRPr="0007760D">
        <w:rPr>
          <w:rFonts w:cs="Times New Roman"/>
          <w:rtl/>
        </w:rPr>
        <w:t>) - העצמות הבולטות בבסיסי האצבע והאמה, ביד מאוגרפת</w:t>
      </w:r>
      <w:r w:rsidR="003F390D" w:rsidRPr="0007760D">
        <w:rPr>
          <w:rFonts w:hint="cs"/>
          <w:rtl/>
        </w:rPr>
        <w:t xml:space="preserve"> </w:t>
      </w:r>
      <w:r w:rsidR="00BF76F7" w:rsidRPr="0007760D">
        <w:rPr>
          <w:rFonts w:hint="cs"/>
          <w:rtl/>
        </w:rPr>
        <w:t xml:space="preserve">העמק </w:t>
      </w:r>
      <w:r w:rsidR="002E030E" w:rsidRPr="0007760D">
        <w:rPr>
          <w:rFonts w:hint="cs"/>
          <w:rtl/>
        </w:rPr>
        <w:t xml:space="preserve">בין </w:t>
      </w:r>
      <w:r w:rsidR="00BF76F7" w:rsidRPr="0007760D">
        <w:rPr>
          <w:rFonts w:hint="cs"/>
          <w:rtl/>
        </w:rPr>
        <w:t>ש</w:t>
      </w:r>
      <w:r w:rsidR="00656FD9" w:rsidRPr="0007760D">
        <w:rPr>
          <w:rFonts w:hint="cs"/>
          <w:rtl/>
        </w:rPr>
        <w:t>נ</w:t>
      </w:r>
      <w:r w:rsidR="00BF76F7" w:rsidRPr="0007760D">
        <w:rPr>
          <w:rFonts w:hint="cs"/>
          <w:rtl/>
        </w:rPr>
        <w:t xml:space="preserve">י </w:t>
      </w:r>
      <w:r w:rsidR="002E030E" w:rsidRPr="0007760D">
        <w:rPr>
          <w:rFonts w:hint="cs"/>
          <w:rtl/>
        </w:rPr>
        <w:t>ה</w:t>
      </w:r>
      <w:r w:rsidR="00656FD9" w:rsidRPr="0007760D">
        <w:rPr>
          <w:rFonts w:hint="cs"/>
          <w:rtl/>
        </w:rPr>
        <w:t>פרקים</w:t>
      </w:r>
      <w:r w:rsidR="00805058" w:rsidRPr="0007760D">
        <w:rPr>
          <w:rFonts w:hint="cs"/>
          <w:rtl/>
        </w:rPr>
        <w:t>]</w:t>
      </w:r>
      <w:r w:rsidR="002E030E" w:rsidRPr="0007760D">
        <w:rPr>
          <w:rFonts w:hint="cs"/>
          <w:rtl/>
        </w:rPr>
        <w:t xml:space="preserve"> </w:t>
      </w:r>
      <w:r w:rsidR="0040363D" w:rsidRPr="0007760D">
        <w:rPr>
          <w:rFonts w:cs="Times New Roman"/>
          <w:rtl/>
        </w:rPr>
        <w:t xml:space="preserve">ביד המאוגרפת </w:t>
      </w:r>
      <w:r w:rsidRPr="0007760D">
        <w:rPr>
          <w:rFonts w:hint="cs"/>
          <w:rtl/>
        </w:rPr>
        <w:t>הו</w:t>
      </w:r>
      <w:r w:rsidR="00696143" w:rsidRPr="0007760D">
        <w:rPr>
          <w:rFonts w:hint="cs"/>
          <w:rtl/>
        </w:rPr>
        <w:t>א</w:t>
      </w:r>
      <w:r w:rsidR="002E030E" w:rsidRPr="0007760D">
        <w:rPr>
          <w:rFonts w:hint="cs"/>
          <w:rtl/>
        </w:rPr>
        <w:t xml:space="preserve"> </w:t>
      </w:r>
      <w:r w:rsidR="003D1347" w:rsidRPr="0007760D">
        <w:rPr>
          <w:rFonts w:hint="cs"/>
          <w:rtl/>
        </w:rPr>
        <w:t>כוונת של רובה</w:t>
      </w:r>
      <w:r w:rsidR="00F821D6" w:rsidRPr="0007760D">
        <w:rPr>
          <w:rFonts w:hint="cs"/>
          <w:rtl/>
        </w:rPr>
        <w:t>,</w:t>
      </w:r>
      <w:r w:rsidR="003D1347" w:rsidRPr="0007760D">
        <w:rPr>
          <w:rFonts w:hint="cs"/>
          <w:rtl/>
        </w:rPr>
        <w:t xml:space="preserve"> מ</w:t>
      </w:r>
      <w:r w:rsidR="00805058" w:rsidRPr="0007760D">
        <w:rPr>
          <w:rFonts w:hint="cs"/>
          <w:rtl/>
        </w:rPr>
        <w:t>טווח</w:t>
      </w:r>
      <w:r w:rsidR="003D1347" w:rsidRPr="0007760D">
        <w:rPr>
          <w:rFonts w:hint="cs"/>
          <w:rtl/>
        </w:rPr>
        <w:t>ת</w:t>
      </w:r>
      <w:r w:rsidR="006B6AAA" w:rsidRPr="0007760D">
        <w:rPr>
          <w:rFonts w:hint="cs"/>
          <w:rtl/>
        </w:rPr>
        <w:t xml:space="preserve"> </w:t>
      </w:r>
      <w:r w:rsidR="00324213" w:rsidRPr="0007760D">
        <w:rPr>
          <w:rFonts w:hint="cs"/>
          <w:rtl/>
        </w:rPr>
        <w:t>ה</w:t>
      </w:r>
      <w:r w:rsidR="00F821D6" w:rsidRPr="0007760D">
        <w:rPr>
          <w:rFonts w:hint="cs"/>
          <w:rtl/>
        </w:rPr>
        <w:t>י</w:t>
      </w:r>
      <w:r w:rsidR="002E030E" w:rsidRPr="0007760D">
        <w:rPr>
          <w:rFonts w:hint="cs"/>
          <w:rtl/>
        </w:rPr>
        <w:t xml:space="preserve">ישר </w:t>
      </w:r>
      <w:r w:rsidR="003D1347" w:rsidRPr="0007760D">
        <w:rPr>
          <w:rFonts w:hint="cs"/>
          <w:rtl/>
        </w:rPr>
        <w:t>א</w:t>
      </w:r>
      <w:r w:rsidR="00F941C7" w:rsidRPr="0007760D">
        <w:rPr>
          <w:rFonts w:hint="cs"/>
          <w:rtl/>
        </w:rPr>
        <w:t>ל פרצופו ה</w:t>
      </w:r>
      <w:r w:rsidR="00783968" w:rsidRPr="0007760D">
        <w:rPr>
          <w:rFonts w:hint="cs"/>
          <w:rtl/>
        </w:rPr>
        <w:t>זחוח</w:t>
      </w:r>
      <w:r w:rsidR="00F941C7" w:rsidRPr="0007760D">
        <w:rPr>
          <w:rFonts w:hint="cs"/>
          <w:rtl/>
        </w:rPr>
        <w:t xml:space="preserve"> של היריב,</w:t>
      </w:r>
      <w:r w:rsidR="002E030E" w:rsidRPr="0007760D">
        <w:rPr>
          <w:rFonts w:hint="cs"/>
          <w:rtl/>
        </w:rPr>
        <w:t xml:space="preserve"> </w:t>
      </w:r>
      <w:r w:rsidR="00F941C7" w:rsidRPr="0007760D">
        <w:rPr>
          <w:rFonts w:hint="cs"/>
          <w:rtl/>
        </w:rPr>
        <w:t xml:space="preserve">ושורש כף היד </w:t>
      </w:r>
      <w:r w:rsidR="009E0E8C" w:rsidRPr="0007760D">
        <w:rPr>
          <w:rFonts w:hint="cs"/>
          <w:rtl/>
        </w:rPr>
        <w:t>קשיח</w:t>
      </w:r>
      <w:r w:rsidR="00F941C7" w:rsidRPr="0007760D">
        <w:rPr>
          <w:rFonts w:hint="cs"/>
          <w:rtl/>
        </w:rPr>
        <w:t xml:space="preserve"> כסלע. רוחו </w:t>
      </w:r>
      <w:r w:rsidR="00FE61DA" w:rsidRPr="0007760D">
        <w:rPr>
          <w:rFonts w:cs="Times New Roman"/>
          <w:rtl/>
        </w:rPr>
        <w:t>של לוחם</w:t>
      </w:r>
      <w:r w:rsidR="00FE61DA" w:rsidRPr="0007760D">
        <w:rPr>
          <w:rFonts w:cs="Times New Roman" w:hint="cs"/>
          <w:rtl/>
        </w:rPr>
        <w:t xml:space="preserve"> </w:t>
      </w:r>
      <w:r w:rsidR="00FE61DA" w:rsidRPr="0007760D">
        <w:rPr>
          <w:rFonts w:cs="Times New Roman"/>
          <w:rtl/>
        </w:rPr>
        <w:t>–</w:t>
      </w:r>
      <w:r w:rsidR="00FE61DA" w:rsidRPr="0007760D">
        <w:rPr>
          <w:rFonts w:cs="Times New Roman" w:hint="cs"/>
          <w:rtl/>
        </w:rPr>
        <w:t xml:space="preserve"> </w:t>
      </w:r>
      <w:r w:rsidR="00BF76F7" w:rsidRPr="0007760D">
        <w:rPr>
          <w:rFonts w:hint="cs"/>
          <w:rtl/>
        </w:rPr>
        <w:t>יציבה, מרוכזת</w:t>
      </w:r>
      <w:r w:rsidR="00F941C7" w:rsidRPr="0007760D">
        <w:rPr>
          <w:rFonts w:hint="cs"/>
          <w:rtl/>
        </w:rPr>
        <w:t xml:space="preserve">; </w:t>
      </w:r>
      <w:r w:rsidR="001C22E4" w:rsidRPr="0007760D">
        <w:rPr>
          <w:rFonts w:hint="cs"/>
          <w:rtl/>
        </w:rPr>
        <w:t>אינגלה קומץ את אגרופו</w:t>
      </w:r>
      <w:r w:rsidR="003F2C70" w:rsidRPr="0007760D">
        <w:rPr>
          <w:rFonts w:hint="cs"/>
          <w:rtl/>
        </w:rPr>
        <w:t xml:space="preserve"> חסר</w:t>
      </w:r>
      <w:r w:rsidR="00F821D6" w:rsidRPr="0007760D">
        <w:rPr>
          <w:rFonts w:hint="cs"/>
          <w:rtl/>
        </w:rPr>
        <w:t xml:space="preserve"> </w:t>
      </w:r>
      <w:r w:rsidR="003F2C70" w:rsidRPr="0007760D">
        <w:rPr>
          <w:rFonts w:hint="cs"/>
          <w:rtl/>
        </w:rPr>
        <w:t>המשקל</w:t>
      </w:r>
      <w:r w:rsidR="001C22E4" w:rsidRPr="0007760D">
        <w:rPr>
          <w:rFonts w:hint="cs"/>
          <w:rtl/>
        </w:rPr>
        <w:t xml:space="preserve"> מתחת לשמיכות.</w:t>
      </w:r>
      <w:r w:rsidR="003F2C70" w:rsidRPr="0007760D">
        <w:rPr>
          <w:rFonts w:hint="cs"/>
          <w:rtl/>
        </w:rPr>
        <w:t xml:space="preserve"> </w:t>
      </w:r>
    </w:p>
    <w:p w14:paraId="7D58028D" w14:textId="0718FA65" w:rsidR="009B2F01" w:rsidRPr="0007760D" w:rsidRDefault="002E2835" w:rsidP="00656FD9">
      <w:pPr>
        <w:rPr>
          <w:rtl/>
        </w:rPr>
      </w:pPr>
      <w:r w:rsidRPr="0007760D">
        <w:rPr>
          <w:rFonts w:hint="eastAsia"/>
          <w:rtl/>
        </w:rPr>
        <w:t>ריכוז</w:t>
      </w:r>
      <w:r w:rsidR="00EE586B" w:rsidRPr="0007760D">
        <w:rPr>
          <w:rtl/>
        </w:rPr>
        <w:t>!</w:t>
      </w:r>
      <w:r w:rsidRPr="0007760D">
        <w:rPr>
          <w:rtl/>
        </w:rPr>
        <w:t xml:space="preserve"> הוא הרי יודע </w:t>
      </w:r>
      <w:r w:rsidR="00805058" w:rsidRPr="0007760D">
        <w:rPr>
          <w:rFonts w:hint="cs"/>
          <w:rtl/>
        </w:rPr>
        <w:t>להיות</w:t>
      </w:r>
      <w:r w:rsidRPr="0007760D">
        <w:rPr>
          <w:rtl/>
        </w:rPr>
        <w:t xml:space="preserve"> </w:t>
      </w:r>
      <w:r w:rsidRPr="0007760D">
        <w:rPr>
          <w:rFonts w:hint="eastAsia"/>
          <w:rtl/>
        </w:rPr>
        <w:t>מ</w:t>
      </w:r>
      <w:r w:rsidR="00EE586B" w:rsidRPr="0007760D">
        <w:rPr>
          <w:rFonts w:hint="eastAsia"/>
          <w:rtl/>
        </w:rPr>
        <w:t>מוקד</w:t>
      </w:r>
      <w:r w:rsidR="00805058" w:rsidRPr="0007760D">
        <w:rPr>
          <w:rFonts w:hint="cs"/>
          <w:rtl/>
        </w:rPr>
        <w:t>:</w:t>
      </w:r>
      <w:r w:rsidRPr="0007760D">
        <w:rPr>
          <w:rtl/>
        </w:rPr>
        <w:t xml:space="preserve"> </w:t>
      </w:r>
      <w:r w:rsidR="0044722A" w:rsidRPr="0007760D">
        <w:rPr>
          <w:rFonts w:cs="Times New Roman"/>
          <w:rtl/>
        </w:rPr>
        <w:t xml:space="preserve">כל מהלומה שספג אי פעם ננעצת עמוק בליבו, מתגלגלת במחשבותיו מבלי שיוכל לעצרה, </w:t>
      </w:r>
      <w:r w:rsidR="0040363D" w:rsidRPr="0007760D">
        <w:rPr>
          <w:rFonts w:cs="Times New Roman"/>
          <w:rtl/>
        </w:rPr>
        <w:t xml:space="preserve">הוא הוגה </w:t>
      </w:r>
      <w:r w:rsidR="0044722A" w:rsidRPr="0007760D">
        <w:rPr>
          <w:rFonts w:cs="Times New Roman"/>
          <w:rtl/>
        </w:rPr>
        <w:t>בה, וביצור</w:t>
      </w:r>
      <w:r w:rsidR="00F821D6" w:rsidRPr="0007760D">
        <w:rPr>
          <w:rFonts w:cs="Times New Roman" w:hint="cs"/>
          <w:rtl/>
        </w:rPr>
        <w:t xml:space="preserve"> </w:t>
      </w:r>
      <w:r w:rsidR="0044722A" w:rsidRPr="0007760D">
        <w:rPr>
          <w:rFonts w:cs="Times New Roman"/>
          <w:rtl/>
        </w:rPr>
        <w:t>הפרא [בריון / חוליגן] ששיגר אותה,</w:t>
      </w:r>
      <w:r w:rsidR="0040363D" w:rsidRPr="0007760D">
        <w:rPr>
          <w:rFonts w:cs="Times New Roman"/>
          <w:rtl/>
        </w:rPr>
        <w:t xml:space="preserve"> אלפי פעמים</w:t>
      </w:r>
      <w:r w:rsidR="0040363D" w:rsidRPr="0007760D">
        <w:rPr>
          <w:rFonts w:cs="Times New Roman" w:hint="cs"/>
          <w:rtl/>
        </w:rPr>
        <w:t>.</w:t>
      </w:r>
      <w:r w:rsidR="0044722A" w:rsidRPr="0007760D">
        <w:rPr>
          <w:rFonts w:cs="Times New Roman" w:hint="cs"/>
          <w:rtl/>
        </w:rPr>
        <w:t xml:space="preserve"> </w:t>
      </w:r>
      <w:r w:rsidR="0044722A" w:rsidRPr="0007760D">
        <w:rPr>
          <w:rFonts w:cs="Times New Roman"/>
          <w:rtl/>
        </w:rPr>
        <w:t xml:space="preserve">הוא מכיר כל </w:t>
      </w:r>
      <w:r w:rsidR="00062CEF" w:rsidRPr="0007760D">
        <w:rPr>
          <w:rFonts w:cs="Times New Roman" w:hint="cs"/>
          <w:rtl/>
        </w:rPr>
        <w:t>אחד מ</w:t>
      </w:r>
      <w:r w:rsidR="0044722A" w:rsidRPr="0007760D">
        <w:rPr>
          <w:rFonts w:cs="Times New Roman"/>
          <w:rtl/>
        </w:rPr>
        <w:t xml:space="preserve">אויביו </w:t>
      </w:r>
      <w:r w:rsidR="00FE61DA" w:rsidRPr="0007760D">
        <w:rPr>
          <w:rFonts w:cs="Times New Roman" w:hint="cs"/>
          <w:rtl/>
        </w:rPr>
        <w:t>[</w:t>
      </w:r>
      <w:r w:rsidR="0044722A" w:rsidRPr="0007760D">
        <w:rPr>
          <w:rFonts w:cs="Times New Roman"/>
          <w:rtl/>
        </w:rPr>
        <w:t xml:space="preserve">ובראשם דאריק </w:t>
      </w:r>
      <w:r w:rsidR="0044722A" w:rsidRPr="0007760D">
        <w:rPr>
          <w:rFonts w:cs="Times New Roman"/>
          <w:rtl/>
        </w:rPr>
        <w:lastRenderedPageBreak/>
        <w:t>האיום שהוא דר-של-קבע במחשבותיו],</w:t>
      </w:r>
      <w:r w:rsidR="006B6AAA" w:rsidRPr="0007760D">
        <w:rPr>
          <w:rFonts w:cs="Times New Roman"/>
          <w:rtl/>
        </w:rPr>
        <w:t xml:space="preserve"> </w:t>
      </w:r>
      <w:r w:rsidRPr="0007760D">
        <w:rPr>
          <w:rtl/>
        </w:rPr>
        <w:t xml:space="preserve">הוא </w:t>
      </w:r>
      <w:r w:rsidR="00805058" w:rsidRPr="0007760D">
        <w:rPr>
          <w:rFonts w:cs="Times New Roman"/>
          <w:rtl/>
        </w:rPr>
        <w:t>צופה</w:t>
      </w:r>
      <w:r w:rsidRPr="0007760D">
        <w:rPr>
          <w:rtl/>
        </w:rPr>
        <w:t xml:space="preserve"> מה יעשה </w:t>
      </w:r>
      <w:r w:rsidR="00062CEF" w:rsidRPr="0007760D">
        <w:rPr>
          <w:rFonts w:hint="cs"/>
          <w:rtl/>
        </w:rPr>
        <w:t>ה</w:t>
      </w:r>
      <w:r w:rsidRPr="0007760D">
        <w:rPr>
          <w:rtl/>
        </w:rPr>
        <w:t xml:space="preserve">יריב עוד לפני שהמכה משולחת. </w:t>
      </w:r>
      <w:r w:rsidRPr="0007760D">
        <w:rPr>
          <w:rFonts w:hint="eastAsia"/>
          <w:rtl/>
        </w:rPr>
        <w:t>הוא</w:t>
      </w:r>
      <w:r w:rsidRPr="0007760D">
        <w:rPr>
          <w:rtl/>
        </w:rPr>
        <w:t xml:space="preserve"> הרי מביט </w:t>
      </w:r>
      <w:r w:rsidR="00EE586B" w:rsidRPr="0007760D">
        <w:rPr>
          <w:rFonts w:hint="eastAsia"/>
          <w:rtl/>
        </w:rPr>
        <w:t>בדריכות</w:t>
      </w:r>
      <w:r w:rsidR="00EE586B" w:rsidRPr="0007760D">
        <w:rPr>
          <w:rtl/>
        </w:rPr>
        <w:t xml:space="preserve"> </w:t>
      </w:r>
      <w:r w:rsidRPr="0007760D">
        <w:rPr>
          <w:rFonts w:hint="eastAsia"/>
          <w:rtl/>
        </w:rPr>
        <w:t>בעיני</w:t>
      </w:r>
      <w:r w:rsidR="00B1690C" w:rsidRPr="0007760D">
        <w:rPr>
          <w:rFonts w:hint="eastAsia"/>
          <w:rtl/>
        </w:rPr>
        <w:t>ו</w:t>
      </w:r>
      <w:r w:rsidRPr="0007760D">
        <w:rPr>
          <w:rtl/>
        </w:rPr>
        <w:t xml:space="preserve">, </w:t>
      </w:r>
      <w:r w:rsidR="00805058" w:rsidRPr="0007760D">
        <w:rPr>
          <w:rFonts w:cs="Times New Roman"/>
          <w:rtl/>
        </w:rPr>
        <w:t xml:space="preserve">משנן כל ניע </w:t>
      </w:r>
      <w:r w:rsidR="00CE2BAD" w:rsidRPr="0007760D">
        <w:rPr>
          <w:rFonts w:hint="eastAsia"/>
          <w:rtl/>
        </w:rPr>
        <w:t>ב</w:t>
      </w:r>
      <w:r w:rsidRPr="0007760D">
        <w:rPr>
          <w:rFonts w:hint="eastAsia"/>
          <w:rtl/>
        </w:rPr>
        <w:t>שרירי</w:t>
      </w:r>
      <w:r w:rsidRPr="0007760D">
        <w:rPr>
          <w:rtl/>
        </w:rPr>
        <w:t xml:space="preserve"> פניו, בצווארו. הוא יודע מה </w:t>
      </w:r>
      <w:r w:rsidR="00EE586B" w:rsidRPr="0007760D">
        <w:rPr>
          <w:rFonts w:hint="eastAsia"/>
          <w:rtl/>
        </w:rPr>
        <w:t>יעשה</w:t>
      </w:r>
      <w:r w:rsidR="00EE586B" w:rsidRPr="0007760D">
        <w:rPr>
          <w:rtl/>
        </w:rPr>
        <w:t xml:space="preserve"> </w:t>
      </w:r>
      <w:r w:rsidRPr="0007760D">
        <w:rPr>
          <w:rFonts w:hint="eastAsia"/>
          <w:rtl/>
        </w:rPr>
        <w:t>היריב</w:t>
      </w:r>
      <w:r w:rsidRPr="0007760D">
        <w:rPr>
          <w:rtl/>
        </w:rPr>
        <w:t>!</w:t>
      </w:r>
    </w:p>
    <w:p w14:paraId="0554EFBB" w14:textId="0D06C12D" w:rsidR="002E2835" w:rsidRPr="0007760D" w:rsidRDefault="002E2835" w:rsidP="00656FD9">
      <w:pPr>
        <w:rPr>
          <w:rtl/>
        </w:rPr>
      </w:pPr>
      <w:r w:rsidRPr="0007760D">
        <w:rPr>
          <w:rtl/>
        </w:rPr>
        <w:t>רו</w:t>
      </w:r>
      <w:r w:rsidRPr="0007760D">
        <w:rPr>
          <w:rFonts w:hint="eastAsia"/>
          <w:rtl/>
        </w:rPr>
        <w:t>עד</w:t>
      </w:r>
      <w:r w:rsidRPr="0007760D">
        <w:rPr>
          <w:rtl/>
        </w:rPr>
        <w:t xml:space="preserve"> </w:t>
      </w:r>
      <w:r w:rsidRPr="0007760D">
        <w:rPr>
          <w:rFonts w:hint="eastAsia"/>
          <w:rtl/>
        </w:rPr>
        <w:t>הוא</w:t>
      </w:r>
      <w:r w:rsidRPr="0007760D">
        <w:rPr>
          <w:rtl/>
        </w:rPr>
        <w:t xml:space="preserve"> </w:t>
      </w:r>
      <w:r w:rsidRPr="0007760D">
        <w:rPr>
          <w:rFonts w:hint="eastAsia"/>
          <w:rtl/>
        </w:rPr>
        <w:t>קם</w:t>
      </w:r>
      <w:r w:rsidRPr="0007760D">
        <w:rPr>
          <w:rtl/>
        </w:rPr>
        <w:t xml:space="preserve"> </w:t>
      </w:r>
      <w:r w:rsidRPr="0007760D">
        <w:rPr>
          <w:rFonts w:hint="eastAsia"/>
          <w:rtl/>
        </w:rPr>
        <w:t>ממיטתו</w:t>
      </w:r>
      <w:r w:rsidR="00805058" w:rsidRPr="0007760D">
        <w:rPr>
          <w:rFonts w:cs="Times New Roman"/>
          <w:rtl/>
        </w:rPr>
        <w:t xml:space="preserve"> החמימה</w:t>
      </w:r>
      <w:r w:rsidRPr="0007760D">
        <w:rPr>
          <w:rtl/>
        </w:rPr>
        <w:t>.</w:t>
      </w:r>
    </w:p>
    <w:p w14:paraId="08567B52" w14:textId="4A06D5CE" w:rsidR="009B2F01" w:rsidRPr="0007760D" w:rsidRDefault="00CE2BAD" w:rsidP="009B2F01">
      <w:pPr>
        <w:rPr>
          <w:rtl/>
        </w:rPr>
      </w:pPr>
      <w:r w:rsidRPr="0007760D">
        <w:rPr>
          <w:rFonts w:hint="cs"/>
          <w:rtl/>
        </w:rPr>
        <w:t>[</w:t>
      </w:r>
      <w:r w:rsidR="002E2835" w:rsidRPr="0007760D">
        <w:rPr>
          <w:rFonts w:hint="cs"/>
          <w:rtl/>
        </w:rPr>
        <w:t>קור רוח, את זה</w:t>
      </w:r>
      <w:r w:rsidR="009564E3" w:rsidRPr="0007760D">
        <w:rPr>
          <w:rFonts w:hint="cs"/>
          <w:rtl/>
        </w:rPr>
        <w:t xml:space="preserve"> </w:t>
      </w:r>
      <w:r w:rsidR="002E2835" w:rsidRPr="0007760D">
        <w:rPr>
          <w:rFonts w:hint="cs"/>
          <w:rtl/>
        </w:rPr>
        <w:t>ומיומנות עילאית</w:t>
      </w:r>
    </w:p>
    <w:p w14:paraId="78C5AC1D" w14:textId="019E595B" w:rsidR="009B2F01" w:rsidRPr="0007760D" w:rsidRDefault="009B2F01" w:rsidP="009B2F01">
      <w:pPr>
        <w:rPr>
          <w:rFonts w:cs="Times New Roman"/>
          <w:rtl/>
        </w:rPr>
      </w:pPr>
      <w:r w:rsidRPr="0007760D">
        <w:rPr>
          <w:rFonts w:cs="Times New Roman" w:hint="cs"/>
          <w:rtl/>
        </w:rPr>
        <w:t>אי אפשר ל</w:t>
      </w:r>
      <w:r w:rsidRPr="0007760D">
        <w:rPr>
          <w:rFonts w:cs="Times New Roman"/>
          <w:rtl/>
        </w:rPr>
        <w:t>דמיי</w:t>
      </w:r>
      <w:r w:rsidRPr="0007760D">
        <w:rPr>
          <w:rFonts w:cs="Times New Roman" w:hint="cs"/>
          <w:rtl/>
        </w:rPr>
        <w:t xml:space="preserve">ן בכלל </w:t>
      </w:r>
      <w:r w:rsidRPr="0007760D">
        <w:rPr>
          <w:rFonts w:cs="Times New Roman"/>
          <w:rtl/>
        </w:rPr>
        <w:t>כמה מרכיבים לוחם טוב צריך</w:t>
      </w:r>
      <w:r w:rsidRPr="0007760D">
        <w:rPr>
          <w:rFonts w:cs="Times New Roman" w:hint="cs"/>
          <w:rtl/>
        </w:rPr>
        <w:t xml:space="preserve"> </w:t>
      </w:r>
      <w:r w:rsidRPr="0007760D">
        <w:rPr>
          <w:rFonts w:cs="Times New Roman"/>
          <w:rtl/>
        </w:rPr>
        <w:t>–</w:t>
      </w:r>
      <w:r w:rsidRPr="0007760D">
        <w:rPr>
          <w:rFonts w:cs="Times New Roman" w:hint="cs"/>
          <w:rtl/>
        </w:rPr>
        <w:t xml:space="preserve"> אבל זה מה שאלכס עושה. </w:t>
      </w:r>
      <w:r w:rsidRPr="0007760D">
        <w:rPr>
          <w:rFonts w:hint="cs"/>
          <w:rtl/>
        </w:rPr>
        <w:t xml:space="preserve">לוחם טוב צריך שיהיה לו </w:t>
      </w:r>
      <w:r w:rsidRPr="0007760D">
        <w:t>focus, commitment and willpower</w:t>
      </w:r>
      <w:r w:rsidRPr="0007760D">
        <w:rPr>
          <w:rFonts w:hint="cs"/>
          <w:rtl/>
        </w:rPr>
        <w:t xml:space="preserve"> ריכוז, מחוייבות, כ</w:t>
      </w:r>
      <w:r w:rsidR="00F878D3" w:rsidRPr="0007760D">
        <w:rPr>
          <w:rFonts w:hint="cs"/>
          <w:rtl/>
        </w:rPr>
        <w:t>ו</w:t>
      </w:r>
      <w:r w:rsidRPr="0007760D">
        <w:rPr>
          <w:rFonts w:hint="cs"/>
          <w:rtl/>
        </w:rPr>
        <w:t xml:space="preserve">ח רצון </w:t>
      </w:r>
      <w:r w:rsidRPr="0007760D">
        <w:rPr>
          <w:rtl/>
        </w:rPr>
        <w:t>–</w:t>
      </w:r>
      <w:r w:rsidRPr="0007760D">
        <w:rPr>
          <w:rFonts w:hint="cs"/>
          <w:rtl/>
        </w:rPr>
        <w:t xml:space="preserve"> ומשלושת אלו היה לאלכס למכביר. </w:t>
      </w:r>
      <w:r w:rsidRPr="0007760D">
        <w:rPr>
          <w:rFonts w:cs="Times New Roman"/>
          <w:rtl/>
        </w:rPr>
        <w:t xml:space="preserve">מאסת שריר </w:t>
      </w:r>
      <w:r w:rsidRPr="0007760D">
        <w:rPr>
          <w:rFonts w:cs="Times New Roman" w:hint="cs"/>
          <w:rtl/>
        </w:rPr>
        <w:t xml:space="preserve">עצומה לא </w:t>
      </w:r>
      <w:r w:rsidR="001C5A04" w:rsidRPr="0007760D">
        <w:rPr>
          <w:rFonts w:cs="Times New Roman" w:hint="cs"/>
          <w:rtl/>
        </w:rPr>
        <w:t>הייתה</w:t>
      </w:r>
      <w:r w:rsidRPr="0007760D">
        <w:rPr>
          <w:rFonts w:cs="Times New Roman" w:hint="cs"/>
          <w:rtl/>
        </w:rPr>
        <w:t xml:space="preserve"> לו, אבל מפתחי גוף מתעייפים</w:t>
      </w:r>
      <w:r w:rsidR="00C90C6C" w:rsidRPr="0007760D">
        <w:rPr>
          <w:rFonts w:cs="Times New Roman" w:hint="cs"/>
          <w:rtl/>
        </w:rPr>
        <w:t xml:space="preserve"> מאוד </w:t>
      </w:r>
      <w:r w:rsidRPr="0007760D">
        <w:rPr>
          <w:rFonts w:cs="Times New Roman" w:hint="cs"/>
          <w:rtl/>
        </w:rPr>
        <w:t>מהר בקרב</w:t>
      </w:r>
      <w:r w:rsidRPr="0007760D">
        <w:rPr>
          <w:rFonts w:cs="Times New Roman"/>
          <w:rtl/>
        </w:rPr>
        <w:t>. לוחם לא צריך שיהיה שריר</w:t>
      </w:r>
      <w:r w:rsidRPr="0007760D">
        <w:rPr>
          <w:rFonts w:cs="Times New Roman" w:hint="cs"/>
          <w:rtl/>
        </w:rPr>
        <w:t>י</w:t>
      </w:r>
      <w:r w:rsidRPr="0007760D">
        <w:rPr>
          <w:rFonts w:cs="Times New Roman"/>
          <w:rtl/>
        </w:rPr>
        <w:t xml:space="preserve"> מדי, </w:t>
      </w:r>
      <w:r w:rsidRPr="0007760D">
        <w:rPr>
          <w:rFonts w:cs="Times New Roman" w:hint="cs"/>
          <w:rtl/>
        </w:rPr>
        <w:t xml:space="preserve">ולא צנום מדי, </w:t>
      </w:r>
      <w:r w:rsidRPr="0007760D">
        <w:rPr>
          <w:rFonts w:cs="Times New Roman"/>
          <w:rtl/>
        </w:rPr>
        <w:t>גם מסת שומן</w:t>
      </w:r>
      <w:r w:rsidRPr="0007760D">
        <w:rPr>
          <w:rFonts w:cs="Times New Roman" w:hint="cs"/>
          <w:rtl/>
        </w:rPr>
        <w:t xml:space="preserve"> </w:t>
      </w:r>
      <w:r w:rsidR="0007458E" w:rsidRPr="0007760D">
        <w:rPr>
          <w:rFonts w:cs="Times New Roman" w:hint="cs"/>
          <w:rtl/>
        </w:rPr>
        <w:t>מסוימ</w:t>
      </w:r>
      <w:r w:rsidRPr="0007760D">
        <w:rPr>
          <w:rFonts w:cs="Times New Roman" w:hint="cs"/>
          <w:rtl/>
        </w:rPr>
        <w:t xml:space="preserve">ת לא מזיקה, לשם </w:t>
      </w:r>
      <w:r w:rsidRPr="0007760D">
        <w:rPr>
          <w:rFonts w:cs="Times New Roman"/>
          <w:rtl/>
        </w:rPr>
        <w:t>יכולת ספיגה</w:t>
      </w:r>
      <w:r w:rsidRPr="0007760D">
        <w:rPr>
          <w:rFonts w:cs="Times New Roman" w:hint="cs"/>
          <w:rtl/>
        </w:rPr>
        <w:t>.</w:t>
      </w:r>
      <w:r w:rsidRPr="0007760D">
        <w:rPr>
          <w:rFonts w:cs="Times New Roman"/>
          <w:rtl/>
        </w:rPr>
        <w:t xml:space="preserve"> </w:t>
      </w:r>
      <w:r w:rsidRPr="0007760D">
        <w:rPr>
          <w:rFonts w:cs="Times New Roman" w:hint="cs"/>
          <w:rtl/>
        </w:rPr>
        <w:t>אבל לא</w:t>
      </w:r>
      <w:r w:rsidRPr="0007760D">
        <w:rPr>
          <w:rFonts w:cs="Times New Roman"/>
          <w:rtl/>
        </w:rPr>
        <w:t xml:space="preserve"> שמן מדי</w:t>
      </w:r>
      <w:r w:rsidRPr="0007760D">
        <w:rPr>
          <w:rFonts w:cs="Times New Roman" w:hint="cs"/>
          <w:rtl/>
        </w:rPr>
        <w:t xml:space="preserve"> </w:t>
      </w:r>
      <w:r w:rsidRPr="0007760D">
        <w:rPr>
          <w:rFonts w:cs="Times New Roman"/>
          <w:rtl/>
        </w:rPr>
        <w:t xml:space="preserve">– </w:t>
      </w:r>
      <w:r w:rsidRPr="0007760D">
        <w:rPr>
          <w:rFonts w:cs="Times New Roman" w:hint="cs"/>
          <w:rtl/>
        </w:rPr>
        <w:t xml:space="preserve">לוחם טוב </w:t>
      </w:r>
      <w:r w:rsidRPr="0007760D">
        <w:rPr>
          <w:rFonts w:cs="Times New Roman"/>
          <w:rtl/>
        </w:rPr>
        <w:t>הוא קליל</w:t>
      </w:r>
      <w:r w:rsidRPr="0007760D">
        <w:rPr>
          <w:rFonts w:cs="Times New Roman" w:hint="cs"/>
          <w:rtl/>
        </w:rPr>
        <w:t xml:space="preserve">, </w:t>
      </w:r>
      <w:r w:rsidRPr="0007760D">
        <w:rPr>
          <w:rFonts w:cs="Times New Roman"/>
          <w:rtl/>
        </w:rPr>
        <w:t>הוא אתלט, הוא גמיש, הוא חזק פי</w:t>
      </w:r>
      <w:r w:rsidR="000F796D" w:rsidRPr="0007760D">
        <w:rPr>
          <w:rFonts w:cs="Times New Roman" w:hint="cs"/>
          <w:rtl/>
        </w:rPr>
        <w:t>ז</w:t>
      </w:r>
      <w:r w:rsidRPr="0007760D">
        <w:rPr>
          <w:rFonts w:cs="Times New Roman"/>
          <w:rtl/>
        </w:rPr>
        <w:t>ית, יש לו כ</w:t>
      </w:r>
      <w:r w:rsidR="00F878D3" w:rsidRPr="0007760D">
        <w:rPr>
          <w:rFonts w:cs="Times New Roman" w:hint="cs"/>
          <w:rtl/>
        </w:rPr>
        <w:t>ו</w:t>
      </w:r>
      <w:r w:rsidRPr="0007760D">
        <w:rPr>
          <w:rFonts w:cs="Times New Roman"/>
          <w:rtl/>
        </w:rPr>
        <w:t>ח מתפרץ</w:t>
      </w:r>
      <w:r w:rsidRPr="0007760D">
        <w:rPr>
          <w:rFonts w:cs="Times New Roman" w:hint="cs"/>
          <w:rtl/>
        </w:rPr>
        <w:t xml:space="preserve"> (לאלכס יש זעם מתפרץ)</w:t>
      </w:r>
      <w:r w:rsidRPr="0007760D">
        <w:rPr>
          <w:rFonts w:cs="Times New Roman"/>
          <w:rtl/>
        </w:rPr>
        <w:t xml:space="preserve">, זה לא </w:t>
      </w:r>
      <w:r w:rsidRPr="0007760D">
        <w:rPr>
          <w:rFonts w:cs="Times New Roman" w:hint="cs"/>
          <w:rtl/>
        </w:rPr>
        <w:t>מסתכם רק ב</w:t>
      </w:r>
      <w:r w:rsidRPr="0007760D">
        <w:rPr>
          <w:rFonts w:cs="Times New Roman"/>
          <w:rtl/>
        </w:rPr>
        <w:t>טכניקה</w:t>
      </w:r>
      <w:r w:rsidRPr="0007760D">
        <w:rPr>
          <w:rFonts w:cs="Times New Roman" w:hint="cs"/>
          <w:rtl/>
        </w:rPr>
        <w:t xml:space="preserve"> מושלמת </w:t>
      </w:r>
      <w:r w:rsidRPr="0007760D">
        <w:rPr>
          <w:rFonts w:cs="Times New Roman"/>
          <w:rtl/>
        </w:rPr>
        <w:t>– אתה בלרינה</w:t>
      </w:r>
      <w:r w:rsidRPr="0007760D">
        <w:rPr>
          <w:rFonts w:cs="Times New Roman" w:hint="cs"/>
          <w:rtl/>
        </w:rPr>
        <w:t>,</w:t>
      </w:r>
      <w:r w:rsidRPr="0007760D">
        <w:rPr>
          <w:rFonts w:cs="Times New Roman"/>
          <w:rtl/>
        </w:rPr>
        <w:t xml:space="preserve"> יופי, אתה יכול לעשות סרטים. אתה לא באמת לוחם</w:t>
      </w:r>
      <w:r w:rsidRPr="0007760D">
        <w:rPr>
          <w:rFonts w:cs="Times New Roman" w:hint="cs"/>
          <w:rtl/>
        </w:rPr>
        <w:t>,</w:t>
      </w:r>
      <w:r w:rsidRPr="0007760D">
        <w:rPr>
          <w:rFonts w:cs="Times New Roman"/>
          <w:rtl/>
        </w:rPr>
        <w:t xml:space="preserve"> </w:t>
      </w:r>
      <w:r w:rsidRPr="0007760D">
        <w:rPr>
          <w:rFonts w:cs="Times New Roman" w:hint="cs"/>
          <w:rtl/>
        </w:rPr>
        <w:t xml:space="preserve">והדוגמאות מוכרות. </w:t>
      </w:r>
      <w:r w:rsidRPr="0007760D">
        <w:rPr>
          <w:rFonts w:cs="Times New Roman"/>
          <w:rtl/>
        </w:rPr>
        <w:t>ואן דאם למד 10 שנים בלט, 3 שנים קראטה – תראו מה יצא.</w:t>
      </w:r>
    </w:p>
    <w:p w14:paraId="5268BEA2" w14:textId="4CA95474" w:rsidR="009B2F01" w:rsidRPr="0007760D" w:rsidRDefault="009B2F01" w:rsidP="009B2F01">
      <w:pPr>
        <w:rPr>
          <w:rtl/>
        </w:rPr>
      </w:pPr>
      <w:r w:rsidRPr="0007760D">
        <w:rPr>
          <w:rFonts w:cs="Times New Roman"/>
          <w:rtl/>
        </w:rPr>
        <w:t>כי לוחם צריך שיהיה קל תנועה וגמיש פיזית ובעל כ</w:t>
      </w:r>
      <w:r w:rsidR="00F878D3" w:rsidRPr="0007760D">
        <w:rPr>
          <w:rFonts w:cs="Times New Roman" w:hint="cs"/>
          <w:rtl/>
        </w:rPr>
        <w:t>ו</w:t>
      </w:r>
      <w:r w:rsidRPr="0007760D">
        <w:rPr>
          <w:rFonts w:cs="Times New Roman"/>
          <w:rtl/>
        </w:rPr>
        <w:t xml:space="preserve">ח מתפרץ, ואלכס </w:t>
      </w:r>
      <w:r w:rsidRPr="0007760D">
        <w:rPr>
          <w:rFonts w:cs="Times New Roman" w:hint="cs"/>
          <w:rtl/>
        </w:rPr>
        <w:t>איננו</w:t>
      </w:r>
      <w:r w:rsidRPr="0007760D">
        <w:rPr>
          <w:rFonts w:cs="Times New Roman"/>
          <w:rtl/>
        </w:rPr>
        <w:t xml:space="preserve"> דבר מ</w:t>
      </w:r>
      <w:r w:rsidRPr="0007760D">
        <w:rPr>
          <w:rFonts w:cs="Times New Roman" w:hint="cs"/>
          <w:rtl/>
        </w:rPr>
        <w:t xml:space="preserve">כל </w:t>
      </w:r>
      <w:r w:rsidRPr="0007760D">
        <w:rPr>
          <w:rFonts w:cs="Times New Roman"/>
          <w:rtl/>
        </w:rPr>
        <w:t>אלו, רק בעל זעם מתפרץ וגו'... אדפטציה של כל תכונה</w:t>
      </w:r>
    </w:p>
    <w:p w14:paraId="46699148" w14:textId="77C9FDCE" w:rsidR="009B2F01" w:rsidRPr="0007760D" w:rsidRDefault="00CE2BAD" w:rsidP="00656FD9">
      <w:pPr>
        <w:rPr>
          <w:rtl/>
        </w:rPr>
      </w:pPr>
      <w:r w:rsidRPr="0007760D">
        <w:rPr>
          <w:rFonts w:hint="cs"/>
          <w:rtl/>
        </w:rPr>
        <w:t>]</w:t>
      </w:r>
    </w:p>
    <w:p w14:paraId="1F3D5502" w14:textId="62E44E77" w:rsidR="00CB12EE" w:rsidRPr="0007760D" w:rsidRDefault="00F82EB5" w:rsidP="005C7F10">
      <w:pPr>
        <w:rPr>
          <w:rtl/>
        </w:rPr>
      </w:pPr>
      <w:r w:rsidRPr="0007760D">
        <w:rPr>
          <w:rFonts w:hint="cs"/>
          <w:rtl/>
        </w:rPr>
        <w:t>ה</w:t>
      </w:r>
      <w:r w:rsidR="00BF76F7" w:rsidRPr="0007760D">
        <w:rPr>
          <w:rFonts w:hint="cs"/>
          <w:rtl/>
        </w:rPr>
        <w:t xml:space="preserve">פיג'מה </w:t>
      </w:r>
      <w:r w:rsidR="0044722A" w:rsidRPr="0007760D">
        <w:rPr>
          <w:rFonts w:cs="Times New Roman"/>
          <w:rtl/>
        </w:rPr>
        <w:t xml:space="preserve">המגוהצת </w:t>
      </w:r>
      <w:r w:rsidRPr="0007760D">
        <w:rPr>
          <w:rFonts w:cs="Times New Roman"/>
          <w:rtl/>
        </w:rPr>
        <w:t>ש</w:t>
      </w:r>
      <w:r w:rsidR="001C5A04" w:rsidRPr="0007760D">
        <w:rPr>
          <w:rFonts w:cs="Times New Roman"/>
          <w:rtl/>
        </w:rPr>
        <w:t>אימא</w:t>
      </w:r>
      <w:r w:rsidRPr="0007760D">
        <w:rPr>
          <w:rFonts w:cs="Times New Roman"/>
          <w:rtl/>
        </w:rPr>
        <w:t xml:space="preserve"> </w:t>
      </w:r>
      <w:r w:rsidR="0044722A" w:rsidRPr="0007760D">
        <w:rPr>
          <w:rFonts w:cs="Times New Roman"/>
          <w:rtl/>
        </w:rPr>
        <w:t>כינה עבורו</w:t>
      </w:r>
      <w:r w:rsidR="0040363D" w:rsidRPr="0007760D">
        <w:rPr>
          <w:rFonts w:cs="Times New Roman"/>
          <w:rtl/>
        </w:rPr>
        <w:t xml:space="preserve"> ללילה </w:t>
      </w:r>
      <w:r w:rsidR="00BF76F7" w:rsidRPr="0007760D">
        <w:rPr>
          <w:rFonts w:hint="cs"/>
          <w:rtl/>
        </w:rPr>
        <w:t>עדין</w:t>
      </w:r>
      <w:r w:rsidR="00CB12EE" w:rsidRPr="0007760D">
        <w:rPr>
          <w:rFonts w:hint="cs"/>
          <w:rtl/>
        </w:rPr>
        <w:t xml:space="preserve"> </w:t>
      </w:r>
      <w:r w:rsidR="00F821D6" w:rsidRPr="0007760D">
        <w:rPr>
          <w:rFonts w:hint="cs"/>
          <w:rtl/>
        </w:rPr>
        <w:t>מ</w:t>
      </w:r>
      <w:r w:rsidR="00BF76F7" w:rsidRPr="0007760D">
        <w:rPr>
          <w:rFonts w:hint="cs"/>
          <w:rtl/>
        </w:rPr>
        <w:t>כסה</w:t>
      </w:r>
      <w:r w:rsidR="00CB12EE" w:rsidRPr="0007760D">
        <w:rPr>
          <w:rFonts w:hint="cs"/>
          <w:rtl/>
        </w:rPr>
        <w:t xml:space="preserve"> את גופו, אבל העור שלו נמס.</w:t>
      </w:r>
    </w:p>
    <w:p w14:paraId="0EF2F36A" w14:textId="024BAB8D" w:rsidR="00564C15" w:rsidRPr="0007760D" w:rsidRDefault="006C77B0" w:rsidP="006E526C">
      <w:pPr>
        <w:rPr>
          <w:rtl/>
        </w:rPr>
      </w:pPr>
      <w:r w:rsidRPr="0007760D">
        <w:rPr>
          <w:rFonts w:hint="cs"/>
          <w:rtl/>
        </w:rPr>
        <w:t xml:space="preserve">בעיטה </w:t>
      </w:r>
      <w:r w:rsidR="00097641" w:rsidRPr="0007760D">
        <w:rPr>
          <w:rFonts w:hint="cs"/>
          <w:rtl/>
        </w:rPr>
        <w:t>לראש</w:t>
      </w:r>
      <w:r w:rsidRPr="0007760D">
        <w:rPr>
          <w:rFonts w:cs="Times New Roman" w:hint="cs"/>
          <w:rtl/>
        </w:rPr>
        <w:t xml:space="preserve"> </w:t>
      </w:r>
      <w:r w:rsidRPr="0007760D">
        <w:rPr>
          <w:rFonts w:hint="cs"/>
          <w:rtl/>
        </w:rPr>
        <w:t>ובעיטה לאגן</w:t>
      </w:r>
      <w:r w:rsidR="00097641" w:rsidRPr="0007760D">
        <w:rPr>
          <w:rFonts w:hint="cs"/>
          <w:rtl/>
        </w:rPr>
        <w:t xml:space="preserve">, </w:t>
      </w:r>
      <w:r w:rsidR="0040363D" w:rsidRPr="0007760D">
        <w:rPr>
          <w:rFonts w:cs="Times New Roman"/>
          <w:rtl/>
        </w:rPr>
        <w:t xml:space="preserve">ואז – </w:t>
      </w:r>
      <w:r w:rsidR="00F82EB5" w:rsidRPr="0007760D">
        <w:rPr>
          <w:rFonts w:cs="Times New Roman"/>
          <w:rtl/>
        </w:rPr>
        <w:t xml:space="preserve">לצלעות! </w:t>
      </w:r>
      <w:r w:rsidRPr="0007760D">
        <w:rPr>
          <w:rFonts w:hint="cs"/>
          <w:rtl/>
        </w:rPr>
        <w:t>בעיטה לפנים הירך</w:t>
      </w:r>
      <w:r w:rsidR="00097641" w:rsidRPr="0007760D">
        <w:rPr>
          <w:rFonts w:hint="cs"/>
          <w:rtl/>
        </w:rPr>
        <w:t>,</w:t>
      </w:r>
      <w:r w:rsidRPr="0007760D">
        <w:rPr>
          <w:rFonts w:hint="cs"/>
          <w:rtl/>
        </w:rPr>
        <w:t xml:space="preserve"> ל</w:t>
      </w:r>
      <w:r w:rsidR="00097641" w:rsidRPr="0007760D">
        <w:rPr>
          <w:rFonts w:hint="cs"/>
          <w:rtl/>
        </w:rPr>
        <w:t>ברך ולשוק</w:t>
      </w:r>
      <w:r w:rsidRPr="0007760D">
        <w:rPr>
          <w:rFonts w:hint="cs"/>
          <w:rtl/>
        </w:rPr>
        <w:t xml:space="preserve"> </w:t>
      </w:r>
      <w:r w:rsidR="00062CEF" w:rsidRPr="0007760D">
        <w:rPr>
          <w:rFonts w:hint="cs"/>
          <w:rtl/>
        </w:rPr>
        <w:t>[</w:t>
      </w:r>
      <w:r w:rsidR="00097641" w:rsidRPr="0007760D">
        <w:rPr>
          <w:rFonts w:cs="Times New Roman"/>
          <w:rtl/>
        </w:rPr>
        <w:t>מיקזוקי מוואשי גרי</w:t>
      </w:r>
      <w:r w:rsidR="00062CEF" w:rsidRPr="0007760D">
        <w:rPr>
          <w:rFonts w:cs="Times New Roman" w:hint="cs"/>
          <w:rtl/>
        </w:rPr>
        <w:t>]</w:t>
      </w:r>
      <w:r w:rsidR="00097641" w:rsidRPr="0007760D">
        <w:rPr>
          <w:rFonts w:cs="Times New Roman" w:hint="cs"/>
          <w:rtl/>
        </w:rPr>
        <w:t xml:space="preserve"> </w:t>
      </w:r>
      <w:r w:rsidR="00097641" w:rsidRPr="0007760D">
        <w:rPr>
          <w:rFonts w:cs="Times New Roman"/>
          <w:rtl/>
        </w:rPr>
        <w:t>–</w:t>
      </w:r>
      <w:r w:rsidR="00097641" w:rsidRPr="0007760D">
        <w:rPr>
          <w:rFonts w:cs="Times New Roman" w:hint="cs"/>
          <w:rtl/>
        </w:rPr>
        <w:t xml:space="preserve"> כמו בסרטים!</w:t>
      </w:r>
      <w:r w:rsidR="00097641" w:rsidRPr="0007760D">
        <w:rPr>
          <w:rFonts w:hint="cs"/>
          <w:rtl/>
        </w:rPr>
        <w:t xml:space="preserve"> </w:t>
      </w:r>
      <w:r w:rsidR="00696143" w:rsidRPr="0007760D">
        <w:rPr>
          <w:rFonts w:hint="cs"/>
          <w:rtl/>
        </w:rPr>
        <w:t>[</w:t>
      </w:r>
      <w:r w:rsidR="00097641" w:rsidRPr="0007760D">
        <w:rPr>
          <w:rFonts w:cs="Times New Roman"/>
          <w:rtl/>
        </w:rPr>
        <w:t>נידאן-גרי</w:t>
      </w:r>
      <w:r w:rsidR="00097641" w:rsidRPr="0007760D">
        <w:rPr>
          <w:rFonts w:cs="Times New Roman" w:hint="cs"/>
          <w:rtl/>
        </w:rPr>
        <w:t xml:space="preserve">, </w:t>
      </w:r>
      <w:r w:rsidR="00500B44" w:rsidRPr="0007760D">
        <w:rPr>
          <w:rFonts w:cs="Times New Roman" w:hint="cs"/>
          <w:rtl/>
        </w:rPr>
        <w:t>לאחר אינספור אימונים מנטליים שכוב במיטתו</w:t>
      </w:r>
      <w:r w:rsidR="00BF76F7" w:rsidRPr="0007760D">
        <w:rPr>
          <w:rFonts w:cs="Times New Roman" w:hint="cs"/>
          <w:rtl/>
        </w:rPr>
        <w:t>] מ</w:t>
      </w:r>
      <w:r w:rsidR="00500B44" w:rsidRPr="0007760D">
        <w:rPr>
          <w:rFonts w:cs="Times New Roman" w:hint="cs"/>
          <w:rtl/>
        </w:rPr>
        <w:t xml:space="preserve">תאמן על השטיח, בחשכה, מדמיין את </w:t>
      </w:r>
      <w:r w:rsidR="00FE61DA" w:rsidRPr="0007760D">
        <w:rPr>
          <w:rFonts w:cs="Times New Roman" w:hint="cs"/>
          <w:rtl/>
        </w:rPr>
        <w:t>הבריון</w:t>
      </w:r>
      <w:r w:rsidR="00500B44" w:rsidRPr="0007760D">
        <w:rPr>
          <w:rFonts w:cs="Times New Roman" w:hint="cs"/>
          <w:rtl/>
        </w:rPr>
        <w:t xml:space="preserve"> מתקרב, </w:t>
      </w:r>
      <w:r w:rsidR="00FE61DA" w:rsidRPr="0007760D">
        <w:rPr>
          <w:rFonts w:cs="Times New Roman" w:hint="cs"/>
          <w:rtl/>
        </w:rPr>
        <w:t>הבריון</w:t>
      </w:r>
      <w:r w:rsidR="00500B44" w:rsidRPr="0007760D">
        <w:rPr>
          <w:rFonts w:cs="Times New Roman" w:hint="cs"/>
          <w:rtl/>
        </w:rPr>
        <w:t xml:space="preserve"> מסתער ואז </w:t>
      </w:r>
      <w:r w:rsidR="00500B44" w:rsidRPr="0007760D">
        <w:rPr>
          <w:rFonts w:cs="Times New Roman"/>
          <w:rtl/>
        </w:rPr>
        <w:t>–</w:t>
      </w:r>
      <w:r w:rsidR="00500B44" w:rsidRPr="0007760D">
        <w:rPr>
          <w:rFonts w:cs="Times New Roman" w:hint="cs"/>
          <w:rtl/>
        </w:rPr>
        <w:t xml:space="preserve"> </w:t>
      </w:r>
      <w:r w:rsidR="00696143" w:rsidRPr="0007760D">
        <w:rPr>
          <w:rFonts w:cs="Times New Roman" w:hint="cs"/>
          <w:rtl/>
        </w:rPr>
        <w:t>[</w:t>
      </w:r>
      <w:r w:rsidR="00500B44" w:rsidRPr="0007760D">
        <w:rPr>
          <w:rFonts w:cs="Times New Roman"/>
          <w:rtl/>
        </w:rPr>
        <w:t>סוֹטוֹ-אוקה</w:t>
      </w:r>
      <w:r w:rsidR="00500B44" w:rsidRPr="0007760D">
        <w:rPr>
          <w:rFonts w:cs="Times New Roman" w:hint="cs"/>
          <w:rtl/>
        </w:rPr>
        <w:t xml:space="preserve"> ומייד אחריה </w:t>
      </w:r>
      <w:r w:rsidR="00500B44" w:rsidRPr="0007760D">
        <w:rPr>
          <w:rFonts w:cs="Times New Roman"/>
          <w:rtl/>
        </w:rPr>
        <w:t>צ'וֹקוֹ-טסוקי</w:t>
      </w:r>
      <w:r w:rsidR="00500B44" w:rsidRPr="0007760D">
        <w:rPr>
          <w:rFonts w:cs="Times New Roman" w:hint="cs"/>
          <w:rtl/>
        </w:rPr>
        <w:t xml:space="preserve">, </w:t>
      </w:r>
      <w:r w:rsidR="00500B44" w:rsidRPr="0007760D">
        <w:rPr>
          <w:rFonts w:cs="Times New Roman"/>
          <w:rtl/>
        </w:rPr>
        <w:t>אַגֶּה-אוקה</w:t>
      </w:r>
      <w:r w:rsidR="00500B44" w:rsidRPr="0007760D">
        <w:rPr>
          <w:rFonts w:cs="Times New Roman" w:hint="cs"/>
          <w:rtl/>
        </w:rPr>
        <w:t xml:space="preserve"> [חסימות] ואז </w:t>
      </w:r>
      <w:r w:rsidR="00500B44" w:rsidRPr="0007760D">
        <w:rPr>
          <w:rFonts w:cs="Times New Roman"/>
          <w:rtl/>
        </w:rPr>
        <w:t>אוּ‏רַ‏א-טסוקי</w:t>
      </w:r>
      <w:r w:rsidR="00696143" w:rsidRPr="0007760D">
        <w:rPr>
          <w:rFonts w:cs="Times New Roman" w:hint="cs"/>
          <w:rtl/>
        </w:rPr>
        <w:t>]</w:t>
      </w:r>
      <w:r w:rsidR="00500B44" w:rsidRPr="0007760D">
        <w:rPr>
          <w:rFonts w:cs="Times New Roman" w:hint="cs"/>
          <w:rtl/>
        </w:rPr>
        <w:t xml:space="preserve"> בום! </w:t>
      </w:r>
      <w:r w:rsidR="00FA74EC" w:rsidRPr="0007760D">
        <w:rPr>
          <w:rFonts w:cs="Times New Roman" w:hint="cs"/>
          <w:rtl/>
        </w:rPr>
        <w:t>[</w:t>
      </w:r>
      <w:r w:rsidR="00564C15" w:rsidRPr="0007760D">
        <w:rPr>
          <w:rFonts w:hint="cs"/>
          <w:rtl/>
        </w:rPr>
        <w:t>את כולן הוא הצליח לשחזר ב</w:t>
      </w:r>
      <w:r w:rsidR="00B833EF" w:rsidRPr="0007760D">
        <w:rPr>
          <w:rFonts w:hint="cs"/>
          <w:rtl/>
        </w:rPr>
        <w:t>מדויק</w:t>
      </w:r>
      <w:r w:rsidR="00564C15" w:rsidRPr="0007760D">
        <w:rPr>
          <w:rFonts w:hint="cs"/>
          <w:rtl/>
        </w:rPr>
        <w:t>,</w:t>
      </w:r>
      <w:r w:rsidR="00FA74EC" w:rsidRPr="0007760D">
        <w:rPr>
          <w:rFonts w:hint="cs"/>
          <w:rtl/>
        </w:rPr>
        <w:t>]</w:t>
      </w:r>
      <w:r w:rsidR="00564C15" w:rsidRPr="0007760D">
        <w:rPr>
          <w:rFonts w:hint="cs"/>
          <w:rtl/>
        </w:rPr>
        <w:t xml:space="preserve"> ומתוך הטכניקה המושלמת </w:t>
      </w:r>
      <w:r w:rsidR="006E526C" w:rsidRPr="0007760D">
        <w:rPr>
          <w:rFonts w:hint="cs"/>
          <w:rtl/>
        </w:rPr>
        <w:t>מ</w:t>
      </w:r>
      <w:r w:rsidR="00564C15" w:rsidRPr="0007760D">
        <w:rPr>
          <w:rFonts w:hint="cs"/>
          <w:rtl/>
        </w:rPr>
        <w:t xml:space="preserve">גיעה התנופה בהצלפה, העוצמה בבעיטה, הסיבוב וההנחתה. </w:t>
      </w:r>
    </w:p>
    <w:p w14:paraId="196D4623" w14:textId="7B32CFF7" w:rsidR="0074187A" w:rsidRPr="0007760D" w:rsidRDefault="0040363D" w:rsidP="00E8289F">
      <w:pPr>
        <w:rPr>
          <w:rtl/>
        </w:rPr>
      </w:pPr>
      <w:r w:rsidRPr="0007760D">
        <w:rPr>
          <w:rFonts w:cs="Times New Roman"/>
          <w:rtl/>
        </w:rPr>
        <w:t>בכל יום פורקים עליו</w:t>
      </w:r>
      <w:r w:rsidR="0044722A" w:rsidRPr="0007760D">
        <w:rPr>
          <w:rFonts w:cs="Times New Roman" w:hint="cs"/>
          <w:rtl/>
        </w:rPr>
        <w:t xml:space="preserve"> </w:t>
      </w:r>
      <w:r w:rsidR="0044722A" w:rsidRPr="0007760D">
        <w:rPr>
          <w:rFonts w:cs="Times New Roman"/>
          <w:rtl/>
        </w:rPr>
        <w:t>הבריונים</w:t>
      </w:r>
      <w:r w:rsidRPr="0007760D">
        <w:rPr>
          <w:rFonts w:cs="Times New Roman"/>
          <w:rtl/>
        </w:rPr>
        <w:t xml:space="preserve"> מכנופייתו של דאריק </w:t>
      </w:r>
      <w:r w:rsidR="00FE61DA" w:rsidRPr="0007760D">
        <w:rPr>
          <w:rFonts w:cs="Times New Roman" w:hint="cs"/>
          <w:rtl/>
        </w:rPr>
        <w:t xml:space="preserve">האיום </w:t>
      </w:r>
      <w:r w:rsidRPr="0007760D">
        <w:rPr>
          <w:rFonts w:cs="Times New Roman"/>
          <w:rtl/>
        </w:rPr>
        <w:t>את זעמם. וכ</w:t>
      </w:r>
      <w:r w:rsidR="0044722A" w:rsidRPr="0007760D">
        <w:rPr>
          <w:rFonts w:cs="Times New Roman" w:hint="cs"/>
          <w:rtl/>
        </w:rPr>
        <w:t>ש</w:t>
      </w:r>
      <w:r w:rsidRPr="0007760D">
        <w:rPr>
          <w:rFonts w:cs="Times New Roman"/>
          <w:rtl/>
        </w:rPr>
        <w:t xml:space="preserve">הוא שב הביתה שוב מוכה, שוב חבול, נכלם ומבוזה, דמעה מתגלגלת על הלחי של </w:t>
      </w:r>
      <w:r w:rsidR="001C5A04" w:rsidRPr="0007760D">
        <w:rPr>
          <w:rFonts w:cs="Times New Roman"/>
          <w:rtl/>
        </w:rPr>
        <w:t>אימא</w:t>
      </w:r>
      <w:r w:rsidRPr="0007760D">
        <w:rPr>
          <w:rFonts w:cs="Times New Roman"/>
          <w:rtl/>
        </w:rPr>
        <w:t xml:space="preserve">, כי </w:t>
      </w:r>
      <w:r w:rsidR="001C5A04" w:rsidRPr="0007760D">
        <w:rPr>
          <w:rFonts w:cs="Times New Roman"/>
          <w:rtl/>
        </w:rPr>
        <w:t>אימא</w:t>
      </w:r>
      <w:r w:rsidRPr="0007760D">
        <w:rPr>
          <w:rFonts w:cs="Times New Roman"/>
          <w:rtl/>
        </w:rPr>
        <w:t xml:space="preserve"> אוהבת את אינגלה</w:t>
      </w:r>
      <w:r w:rsidR="0074187A" w:rsidRPr="0007760D">
        <w:rPr>
          <w:rFonts w:hint="cs"/>
          <w:rtl/>
        </w:rPr>
        <w:t>.</w:t>
      </w:r>
    </w:p>
    <w:p w14:paraId="102862E4" w14:textId="3D2799CA" w:rsidR="006C77B0" w:rsidRPr="0007760D" w:rsidRDefault="00696143" w:rsidP="00097641">
      <w:pPr>
        <w:rPr>
          <w:rtl/>
        </w:rPr>
      </w:pPr>
      <w:r w:rsidRPr="0007760D">
        <w:rPr>
          <w:rFonts w:hint="cs"/>
          <w:rtl/>
        </w:rPr>
        <w:t>[</w:t>
      </w:r>
      <w:r w:rsidR="006C77B0" w:rsidRPr="0007760D">
        <w:rPr>
          <w:rFonts w:hint="cs"/>
          <w:rtl/>
        </w:rPr>
        <w:t>חני</w:t>
      </w:r>
      <w:r w:rsidR="00097641" w:rsidRPr="0007760D">
        <w:rPr>
          <w:rFonts w:hint="cs"/>
          <w:rtl/>
        </w:rPr>
        <w:t>קות ובריחים.</w:t>
      </w:r>
      <w:r w:rsidRPr="0007760D">
        <w:rPr>
          <w:rFonts w:hint="cs"/>
          <w:rtl/>
        </w:rPr>
        <w:t>]</w:t>
      </w:r>
    </w:p>
    <w:p w14:paraId="786684D0" w14:textId="3BC189A9" w:rsidR="0074187A" w:rsidRPr="0007760D" w:rsidRDefault="0040363D" w:rsidP="0025684C">
      <w:pPr>
        <w:rPr>
          <w:rFonts w:cs="Times New Roman"/>
          <w:rtl/>
        </w:rPr>
      </w:pPr>
      <w:r w:rsidRPr="0007760D">
        <w:rPr>
          <w:rFonts w:cs="Times New Roman"/>
          <w:rtl/>
        </w:rPr>
        <w:t>ומדי לילה</w:t>
      </w:r>
      <w:r w:rsidR="00AF4EA1" w:rsidRPr="0007760D">
        <w:rPr>
          <w:rFonts w:cs="Times New Roman" w:hint="cs"/>
          <w:rtl/>
        </w:rPr>
        <w:t>,</w:t>
      </w:r>
      <w:r w:rsidRPr="0007760D">
        <w:rPr>
          <w:rFonts w:cs="Times New Roman"/>
          <w:rtl/>
        </w:rPr>
        <w:t xml:space="preserve"> בחשכה המוחלטת ש</w:t>
      </w:r>
      <w:r w:rsidR="0044722A" w:rsidRPr="0007760D">
        <w:rPr>
          <w:rFonts w:cs="Times New Roman" w:hint="cs"/>
          <w:rtl/>
        </w:rPr>
        <w:t>ב</w:t>
      </w:r>
      <w:r w:rsidRPr="0007760D">
        <w:rPr>
          <w:rFonts w:cs="Times New Roman"/>
          <w:rtl/>
        </w:rPr>
        <w:t>חדרו, רק כנפי השפירית מתנוצצות, ואינגלה, הַאגִ'ימֶה! חסימה עליונה, חסימה תחתונה ואז – אגרוף! בעיטה! זאת לא רק היד, לא רק הרגל</w:t>
      </w:r>
      <w:r w:rsidR="00BC4FEB" w:rsidRPr="0007760D">
        <w:rPr>
          <w:rFonts w:cs="Times New Roman" w:hint="cs"/>
          <w:rtl/>
        </w:rPr>
        <w:t>,</w:t>
      </w:r>
      <w:r w:rsidRPr="0007760D">
        <w:rPr>
          <w:rFonts w:cs="Times New Roman"/>
          <w:rtl/>
        </w:rPr>
        <w:t xml:space="preserve"> זה כל הגוף</w:t>
      </w:r>
      <w:r w:rsidR="00AF4EA1" w:rsidRPr="0007760D">
        <w:rPr>
          <w:rFonts w:cs="Times New Roman" w:hint="cs"/>
          <w:rtl/>
        </w:rPr>
        <w:t>,</w:t>
      </w:r>
      <w:r w:rsidRPr="0007760D">
        <w:rPr>
          <w:rFonts w:cs="Times New Roman"/>
          <w:rtl/>
        </w:rPr>
        <w:t xml:space="preserve"> זה האגן נשלח קדימה בתנופה</w:t>
      </w:r>
      <w:r w:rsidR="00AF4EA1" w:rsidRPr="0007760D">
        <w:rPr>
          <w:rFonts w:cs="Times New Roman" w:hint="cs"/>
          <w:rtl/>
        </w:rPr>
        <w:t>,</w:t>
      </w:r>
      <w:r w:rsidRPr="0007760D">
        <w:rPr>
          <w:rFonts w:cs="Times New Roman"/>
          <w:rtl/>
        </w:rPr>
        <w:t xml:space="preserve"> זה הגוף מסתובב </w:t>
      </w:r>
      <w:r w:rsidR="00FE61DA" w:rsidRPr="0007760D">
        <w:rPr>
          <w:rFonts w:cs="Times New Roman" w:hint="cs"/>
          <w:rtl/>
        </w:rPr>
        <w:t>בהאצ</w:t>
      </w:r>
      <w:r w:rsidRPr="0007760D">
        <w:rPr>
          <w:rFonts w:cs="Times New Roman"/>
          <w:rtl/>
        </w:rPr>
        <w:t>ה</w:t>
      </w:r>
      <w:r w:rsidR="00AF4EA1" w:rsidRPr="0007760D">
        <w:rPr>
          <w:rFonts w:cs="Times New Roman" w:hint="cs"/>
          <w:rtl/>
        </w:rPr>
        <w:t>,</w:t>
      </w:r>
      <w:r w:rsidRPr="0007760D">
        <w:rPr>
          <w:rFonts w:cs="Times New Roman"/>
          <w:rtl/>
        </w:rPr>
        <w:t xml:space="preserve"> זה השיניים נחשפות בשאגה – קִיאַיי! רעם מתגלגל</w:t>
      </w:r>
      <w:r w:rsidR="00FE61DA" w:rsidRPr="0007760D">
        <w:rPr>
          <w:rFonts w:cs="Times New Roman" w:hint="cs"/>
          <w:rtl/>
        </w:rPr>
        <w:t>,</w:t>
      </w:r>
      <w:r w:rsidRPr="0007760D">
        <w:rPr>
          <w:rFonts w:cs="Times New Roman"/>
          <w:rtl/>
        </w:rPr>
        <w:t xml:space="preserve"> </w:t>
      </w:r>
      <w:r w:rsidR="00FE61DA" w:rsidRPr="0007760D">
        <w:rPr>
          <w:rFonts w:cs="Times New Roman"/>
          <w:rtl/>
        </w:rPr>
        <w:t>האנרגיה מתכנסת</w:t>
      </w:r>
      <w:r w:rsidRPr="0007760D">
        <w:rPr>
          <w:rFonts w:cs="Times New Roman"/>
          <w:rtl/>
        </w:rPr>
        <w:t xml:space="preserve"> – הברק מכה, </w:t>
      </w:r>
      <w:r w:rsidR="00FE61DA" w:rsidRPr="0007760D">
        <w:rPr>
          <w:rFonts w:cs="Times New Roman"/>
          <w:rtl/>
        </w:rPr>
        <w:t>הנשימה מתעצמת</w:t>
      </w:r>
      <w:r w:rsidR="00FE61DA" w:rsidRPr="0007760D">
        <w:rPr>
          <w:rFonts w:cs="Times New Roman" w:hint="cs"/>
          <w:rtl/>
        </w:rPr>
        <w:t>:</w:t>
      </w:r>
      <w:r w:rsidR="00FE61DA" w:rsidRPr="0007760D">
        <w:rPr>
          <w:rFonts w:cs="Times New Roman"/>
          <w:rtl/>
        </w:rPr>
        <w:t xml:space="preserve"> </w:t>
      </w:r>
      <w:r w:rsidRPr="0007760D">
        <w:rPr>
          <w:rFonts w:cs="Times New Roman"/>
          <w:rtl/>
        </w:rPr>
        <w:t>רוח</w:t>
      </w:r>
      <w:r w:rsidR="00AF4EA1" w:rsidRPr="0007760D">
        <w:rPr>
          <w:rFonts w:cs="Times New Roman" w:hint="cs"/>
          <w:rtl/>
        </w:rPr>
        <w:t xml:space="preserve"> </w:t>
      </w:r>
      <w:r w:rsidRPr="0007760D">
        <w:rPr>
          <w:rFonts w:cs="Times New Roman"/>
          <w:rtl/>
        </w:rPr>
        <w:t>לחימה ניצתת בקרבו, הגוף שלו הוא שוט, הגוף שלו פטיש</w:t>
      </w:r>
      <w:r w:rsidR="00AF4EA1" w:rsidRPr="0007760D">
        <w:rPr>
          <w:rFonts w:cs="Times New Roman" w:hint="cs"/>
          <w:rtl/>
        </w:rPr>
        <w:t xml:space="preserve"> </w:t>
      </w:r>
      <w:r w:rsidRPr="0007760D">
        <w:rPr>
          <w:rFonts w:cs="Times New Roman"/>
          <w:rtl/>
        </w:rPr>
        <w:t>הריסה, הגוף שלו דורבנות</w:t>
      </w:r>
      <w:r w:rsidR="00AF4EA1" w:rsidRPr="0007760D">
        <w:rPr>
          <w:rFonts w:cs="Times New Roman" w:hint="cs"/>
          <w:rtl/>
        </w:rPr>
        <w:t xml:space="preserve"> </w:t>
      </w:r>
      <w:r w:rsidRPr="0007760D">
        <w:rPr>
          <w:rFonts w:cs="Times New Roman"/>
          <w:rtl/>
        </w:rPr>
        <w:t xml:space="preserve">ברזל, </w:t>
      </w:r>
      <w:r w:rsidR="00FE61DA" w:rsidRPr="0007760D">
        <w:rPr>
          <w:rFonts w:cs="Times New Roman"/>
          <w:rtl/>
        </w:rPr>
        <w:t>הגוף גליוטינה,</w:t>
      </w:r>
      <w:r w:rsidR="00FE61DA" w:rsidRPr="0007760D">
        <w:rPr>
          <w:rFonts w:cs="Times New Roman" w:hint="cs"/>
          <w:rtl/>
        </w:rPr>
        <w:t xml:space="preserve"> </w:t>
      </w:r>
      <w:r w:rsidR="00FE61DA" w:rsidRPr="0007760D">
        <w:rPr>
          <w:rFonts w:cs="Times New Roman"/>
          <w:rtl/>
        </w:rPr>
        <w:t>קִיאַיי!</w:t>
      </w:r>
    </w:p>
    <w:p w14:paraId="1002246A" w14:textId="77777777" w:rsidR="0074187A" w:rsidRPr="0007760D" w:rsidRDefault="0074187A" w:rsidP="0074187A">
      <w:pPr>
        <w:rPr>
          <w:rFonts w:cs="Times New Roman"/>
          <w:rtl/>
        </w:rPr>
      </w:pPr>
      <w:r w:rsidRPr="0007760D">
        <w:rPr>
          <w:rFonts w:cs="Times New Roman" w:hint="cs"/>
          <w:rtl/>
        </w:rPr>
        <w:t>[</w:t>
      </w:r>
      <w:r w:rsidRPr="0007760D">
        <w:rPr>
          <w:rFonts w:cs="Times New Roman"/>
        </w:rPr>
        <w:t>http://www.ikf.org.il/index.php/2014-05-27-14-34-27/69-2014-05-27-11-47-38</w:t>
      </w:r>
    </w:p>
    <w:p w14:paraId="3D3BABEF" w14:textId="77777777" w:rsidR="0074187A" w:rsidRPr="0007760D" w:rsidRDefault="00EE3076" w:rsidP="0074187A">
      <w:pPr>
        <w:rPr>
          <w:rFonts w:cs="Times New Roman"/>
          <w:rtl/>
        </w:rPr>
      </w:pPr>
      <w:hyperlink r:id="rId272" w:history="1">
        <w:r w:rsidR="00BF76F7" w:rsidRPr="0007760D">
          <w:rPr>
            <w:rStyle w:val="Hyperlink"/>
            <w:rFonts w:cs="Times New Roman"/>
          </w:rPr>
          <w:t>http://www.karatebyjesse.com</w:t>
        </w:r>
        <w:r w:rsidR="00BF76F7" w:rsidRPr="0007760D">
          <w:rPr>
            <w:rStyle w:val="Hyperlink"/>
            <w:rFonts w:cs="Times New Roman"/>
            <w:rtl/>
          </w:rPr>
          <w:t>/</w:t>
        </w:r>
      </w:hyperlink>
    </w:p>
    <w:p w14:paraId="353FB6DB" w14:textId="77777777" w:rsidR="00BF76F7" w:rsidRPr="0007760D" w:rsidRDefault="00BF76F7" w:rsidP="0074187A">
      <w:pPr>
        <w:rPr>
          <w:rFonts w:cs="Times New Roman"/>
          <w:rtl/>
        </w:rPr>
      </w:pPr>
      <w:r w:rsidRPr="0007760D">
        <w:rPr>
          <w:rFonts w:cs="Times New Roman"/>
        </w:rPr>
        <w:t>https://he.wikipedia.org/wiki/%D7%A7%D7%A8%D7%90%D7%98%D7%94</w:t>
      </w:r>
    </w:p>
    <w:p w14:paraId="6856D0E3" w14:textId="77777777" w:rsidR="0074187A" w:rsidRPr="0007760D" w:rsidRDefault="0074187A" w:rsidP="0074187A">
      <w:pPr>
        <w:rPr>
          <w:rtl/>
        </w:rPr>
      </w:pPr>
      <w:r w:rsidRPr="0007760D">
        <w:rPr>
          <w:rFonts w:cs="Times New Roman" w:hint="cs"/>
          <w:rtl/>
        </w:rPr>
        <w:t>]</w:t>
      </w:r>
    </w:p>
    <w:p w14:paraId="659892CB" w14:textId="4C82BCEA" w:rsidR="008044B9" w:rsidRPr="0007760D" w:rsidRDefault="00E34BF0" w:rsidP="008044B9">
      <w:pPr>
        <w:rPr>
          <w:rtl/>
        </w:rPr>
      </w:pPr>
      <w:r w:rsidRPr="0007760D">
        <w:rPr>
          <w:rFonts w:hint="cs"/>
          <w:rtl/>
        </w:rPr>
        <w:t>לאחר אינספור לילות כאלה</w:t>
      </w:r>
      <w:r w:rsidR="008B7CF9" w:rsidRPr="0007760D">
        <w:rPr>
          <w:rFonts w:cs="Times New Roman"/>
          <w:rtl/>
        </w:rPr>
        <w:t>, כנפי השפירית בורקות</w:t>
      </w:r>
      <w:r w:rsidRPr="0007760D">
        <w:rPr>
          <w:rFonts w:hint="cs"/>
          <w:rtl/>
        </w:rPr>
        <w:t xml:space="preserve">, </w:t>
      </w:r>
      <w:r w:rsidR="008B7CF9" w:rsidRPr="0007760D">
        <w:rPr>
          <w:rFonts w:cs="Times New Roman"/>
          <w:rtl/>
        </w:rPr>
        <w:t xml:space="preserve">הן רועדות בהתרגשות, </w:t>
      </w:r>
      <w:r w:rsidRPr="0007760D">
        <w:rPr>
          <w:rFonts w:hint="cs"/>
          <w:rtl/>
        </w:rPr>
        <w:t xml:space="preserve">בוקר </w:t>
      </w:r>
      <w:r w:rsidR="00E37B5F" w:rsidRPr="0007760D">
        <w:rPr>
          <w:rFonts w:hint="cs"/>
          <w:rtl/>
        </w:rPr>
        <w:t xml:space="preserve">ההכרעה </w:t>
      </w:r>
      <w:r w:rsidRPr="0007760D">
        <w:rPr>
          <w:rFonts w:hint="cs"/>
          <w:rtl/>
        </w:rPr>
        <w:t xml:space="preserve">מגיע. </w:t>
      </w:r>
    </w:p>
    <w:p w14:paraId="29445907" w14:textId="78692FF1" w:rsidR="00564C15" w:rsidRPr="0007760D" w:rsidRDefault="008044B9" w:rsidP="002E569D">
      <w:pPr>
        <w:rPr>
          <w:rtl/>
        </w:rPr>
      </w:pPr>
      <w:r w:rsidRPr="0007760D">
        <w:rPr>
          <w:rFonts w:hint="cs"/>
          <w:rtl/>
        </w:rPr>
        <w:t xml:space="preserve">מי שחזק </w:t>
      </w:r>
      <w:r w:rsidRPr="0007760D">
        <w:rPr>
          <w:rtl/>
        </w:rPr>
        <w:t>–</w:t>
      </w:r>
      <w:r w:rsidRPr="0007760D">
        <w:rPr>
          <w:rFonts w:hint="cs"/>
          <w:rtl/>
        </w:rPr>
        <w:t xml:space="preserve"> הוא חזק. דאריק ה</w:t>
      </w:r>
      <w:r w:rsidR="00FE61DA" w:rsidRPr="0007760D">
        <w:rPr>
          <w:rFonts w:hint="cs"/>
          <w:rtl/>
        </w:rPr>
        <w:t>וא</w:t>
      </w:r>
      <w:r w:rsidRPr="0007760D">
        <w:rPr>
          <w:rFonts w:hint="cs"/>
          <w:rtl/>
        </w:rPr>
        <w:t xml:space="preserve"> חזק</w:t>
      </w:r>
      <w:r w:rsidR="0074187A" w:rsidRPr="0007760D">
        <w:rPr>
          <w:rFonts w:hint="cs"/>
          <w:rtl/>
        </w:rPr>
        <w:t>.</w:t>
      </w:r>
      <w:r w:rsidRPr="0007760D">
        <w:rPr>
          <w:rFonts w:hint="cs"/>
          <w:rtl/>
        </w:rPr>
        <w:t xml:space="preserve"> </w:t>
      </w:r>
      <w:r w:rsidR="00696143" w:rsidRPr="0007760D">
        <w:rPr>
          <w:rFonts w:hint="cs"/>
          <w:rtl/>
        </w:rPr>
        <w:t>[</w:t>
      </w:r>
      <w:r w:rsidRPr="0007760D">
        <w:rPr>
          <w:rFonts w:hint="cs"/>
          <w:rtl/>
        </w:rPr>
        <w:t xml:space="preserve">כשתהלך ברחוב </w:t>
      </w:r>
      <w:r w:rsidRPr="0007760D">
        <w:rPr>
          <w:rtl/>
        </w:rPr>
        <w:t>–</w:t>
      </w:r>
      <w:r w:rsidRPr="0007760D">
        <w:rPr>
          <w:rFonts w:hint="cs"/>
          <w:rtl/>
        </w:rPr>
        <w:t xml:space="preserve"> כל הרחובות היו פתוחים בפניו, כשהיה שומר על </w:t>
      </w:r>
      <w:r w:rsidR="000C6066" w:rsidRPr="0007760D">
        <w:rPr>
          <w:rFonts w:hint="cs"/>
          <w:rtl/>
        </w:rPr>
        <w:t xml:space="preserve">השטח </w:t>
      </w:r>
      <w:r w:rsidRPr="0007760D">
        <w:rPr>
          <w:rFonts w:hint="cs"/>
          <w:rtl/>
        </w:rPr>
        <w:t xml:space="preserve">שלו בהפסקה </w:t>
      </w:r>
      <w:r w:rsidRPr="0007760D">
        <w:rPr>
          <w:rtl/>
        </w:rPr>
        <w:t>–</w:t>
      </w:r>
      <w:r w:rsidR="00696143" w:rsidRPr="0007760D">
        <w:rPr>
          <w:rFonts w:hint="cs"/>
          <w:rtl/>
        </w:rPr>
        <w:t>]</w:t>
      </w:r>
      <w:r w:rsidR="00D832BE" w:rsidRPr="0007760D">
        <w:rPr>
          <w:rFonts w:hint="cs"/>
          <w:rtl/>
        </w:rPr>
        <w:t xml:space="preserve"> </w:t>
      </w:r>
      <w:r w:rsidRPr="0007760D">
        <w:rPr>
          <w:rFonts w:hint="cs"/>
          <w:rtl/>
        </w:rPr>
        <w:t>רק למתי</w:t>
      </w:r>
      <w:r w:rsidR="00AF4EA1" w:rsidRPr="0007760D">
        <w:rPr>
          <w:rFonts w:hint="cs"/>
          <w:rtl/>
        </w:rPr>
        <w:t xml:space="preserve"> </w:t>
      </w:r>
      <w:r w:rsidRPr="0007760D">
        <w:rPr>
          <w:rFonts w:hint="cs"/>
          <w:rtl/>
        </w:rPr>
        <w:t>מעט, חסונים ושריריים כמו</w:t>
      </w:r>
      <w:r w:rsidR="00110C87" w:rsidRPr="0007760D">
        <w:rPr>
          <w:rFonts w:hint="cs"/>
          <w:rtl/>
        </w:rPr>
        <w:t>ת</w:t>
      </w:r>
      <w:r w:rsidRPr="0007760D">
        <w:rPr>
          <w:rFonts w:hint="cs"/>
          <w:rtl/>
        </w:rPr>
        <w:t>ו, ה</w:t>
      </w:r>
      <w:r w:rsidR="0040363D" w:rsidRPr="0007760D">
        <w:rPr>
          <w:rFonts w:cs="Times New Roman"/>
          <w:rtl/>
        </w:rPr>
        <w:t>וא מ</w:t>
      </w:r>
      <w:r w:rsidRPr="0007760D">
        <w:rPr>
          <w:rFonts w:hint="cs"/>
          <w:rtl/>
        </w:rPr>
        <w:t>רשה להתקרב</w:t>
      </w:r>
      <w:r w:rsidR="00696143" w:rsidRPr="0007760D">
        <w:rPr>
          <w:rFonts w:hint="cs"/>
          <w:rtl/>
        </w:rPr>
        <w:t xml:space="preserve"> אליו</w:t>
      </w:r>
      <w:r w:rsidRPr="0007760D">
        <w:rPr>
          <w:rFonts w:hint="cs"/>
          <w:rtl/>
        </w:rPr>
        <w:t>, לא לאינגלה</w:t>
      </w:r>
      <w:r w:rsidR="005C7F10" w:rsidRPr="0007760D">
        <w:rPr>
          <w:rFonts w:hint="cs"/>
          <w:rtl/>
        </w:rPr>
        <w:t xml:space="preserve"> הפרעושון</w:t>
      </w:r>
      <w:r w:rsidR="00E8289F" w:rsidRPr="0007760D">
        <w:rPr>
          <w:rFonts w:hint="cs"/>
          <w:rtl/>
        </w:rPr>
        <w:t>!</w:t>
      </w:r>
      <w:r w:rsidR="005C7F10" w:rsidRPr="0007760D">
        <w:rPr>
          <w:rFonts w:hint="cs"/>
          <w:rtl/>
        </w:rPr>
        <w:t xml:space="preserve"> </w:t>
      </w:r>
      <w:r w:rsidRPr="0007760D">
        <w:rPr>
          <w:rFonts w:hint="cs"/>
          <w:rtl/>
        </w:rPr>
        <w:t>דאריק</w:t>
      </w:r>
      <w:r w:rsidR="0040363D" w:rsidRPr="0007760D">
        <w:rPr>
          <w:rFonts w:hint="cs"/>
          <w:rtl/>
        </w:rPr>
        <w:t xml:space="preserve"> מ</w:t>
      </w:r>
      <w:r w:rsidR="005C7F10" w:rsidRPr="0007760D">
        <w:rPr>
          <w:rFonts w:hint="cs"/>
          <w:rtl/>
        </w:rPr>
        <w:t>תנשא מ</w:t>
      </w:r>
      <w:r w:rsidR="00110C87" w:rsidRPr="0007760D">
        <w:rPr>
          <w:rFonts w:hint="cs"/>
          <w:rtl/>
        </w:rPr>
        <w:t>ע</w:t>
      </w:r>
      <w:r w:rsidR="005C7F10" w:rsidRPr="0007760D">
        <w:rPr>
          <w:rFonts w:hint="cs"/>
          <w:rtl/>
        </w:rPr>
        <w:t>ל</w:t>
      </w:r>
      <w:r w:rsidR="00110C87" w:rsidRPr="0007760D">
        <w:rPr>
          <w:rFonts w:hint="cs"/>
          <w:rtl/>
        </w:rPr>
        <w:t>י</w:t>
      </w:r>
      <w:r w:rsidR="005C7F10" w:rsidRPr="0007760D">
        <w:rPr>
          <w:rFonts w:hint="cs"/>
          <w:rtl/>
        </w:rPr>
        <w:t>ו,</w:t>
      </w:r>
      <w:r w:rsidR="00E34BF0" w:rsidRPr="0007760D">
        <w:rPr>
          <w:rFonts w:hint="cs"/>
          <w:rtl/>
        </w:rPr>
        <w:t xml:space="preserve"> </w:t>
      </w:r>
      <w:r w:rsidR="000423E0" w:rsidRPr="0007760D">
        <w:rPr>
          <w:rFonts w:hint="cs"/>
          <w:rtl/>
        </w:rPr>
        <w:t>הפעם</w:t>
      </w:r>
      <w:r w:rsidR="00E34BF0" w:rsidRPr="0007760D">
        <w:rPr>
          <w:rFonts w:hint="cs"/>
          <w:rtl/>
        </w:rPr>
        <w:t xml:space="preserve"> לא</w:t>
      </w:r>
      <w:r w:rsidR="00E8289F" w:rsidRPr="0007760D">
        <w:rPr>
          <w:rFonts w:hint="cs"/>
          <w:rtl/>
        </w:rPr>
        <w:t xml:space="preserve"> כמו</w:t>
      </w:r>
      <w:r w:rsidR="00E34BF0" w:rsidRPr="0007760D">
        <w:rPr>
          <w:rFonts w:hint="cs"/>
          <w:rtl/>
        </w:rPr>
        <w:t xml:space="preserve"> ב</w:t>
      </w:r>
      <w:r w:rsidR="00E8289F" w:rsidRPr="0007760D">
        <w:rPr>
          <w:rFonts w:hint="cs"/>
          <w:rtl/>
        </w:rPr>
        <w:t>חש</w:t>
      </w:r>
      <w:r w:rsidR="00E37B5F" w:rsidRPr="0007760D">
        <w:rPr>
          <w:rFonts w:hint="cs"/>
          <w:rtl/>
        </w:rPr>
        <w:t>כת</w:t>
      </w:r>
      <w:r w:rsidR="00E8289F" w:rsidRPr="0007760D">
        <w:rPr>
          <w:rFonts w:hint="cs"/>
          <w:rtl/>
        </w:rPr>
        <w:t xml:space="preserve"> חדרו</w:t>
      </w:r>
      <w:r w:rsidR="00E34BF0" w:rsidRPr="0007760D">
        <w:rPr>
          <w:rFonts w:hint="cs"/>
          <w:rtl/>
        </w:rPr>
        <w:t xml:space="preserve"> </w:t>
      </w:r>
      <w:r w:rsidR="00E8289F" w:rsidRPr="0007760D">
        <w:rPr>
          <w:rFonts w:hint="cs"/>
          <w:rtl/>
        </w:rPr>
        <w:t xml:space="preserve">על </w:t>
      </w:r>
      <w:r w:rsidR="00110C87" w:rsidRPr="0007760D">
        <w:rPr>
          <w:rFonts w:hint="cs"/>
          <w:rtl/>
        </w:rPr>
        <w:t>ה</w:t>
      </w:r>
      <w:r w:rsidR="00E8289F" w:rsidRPr="0007760D">
        <w:rPr>
          <w:rFonts w:hint="cs"/>
          <w:rtl/>
        </w:rPr>
        <w:t xml:space="preserve">מרבד </w:t>
      </w:r>
      <w:r w:rsidR="00110C87" w:rsidRPr="0007760D">
        <w:rPr>
          <w:rFonts w:hint="cs"/>
          <w:rtl/>
        </w:rPr>
        <w:t>ה</w:t>
      </w:r>
      <w:r w:rsidR="00E8289F" w:rsidRPr="0007760D">
        <w:rPr>
          <w:rFonts w:hint="cs"/>
          <w:rtl/>
        </w:rPr>
        <w:t xml:space="preserve">צמרירי, </w:t>
      </w:r>
      <w:r w:rsidR="00C867A9" w:rsidRPr="0007760D">
        <w:rPr>
          <w:rFonts w:hint="cs"/>
          <w:rtl/>
        </w:rPr>
        <w:t xml:space="preserve">היכן שאין </w:t>
      </w:r>
      <w:r w:rsidR="00CB60FB" w:rsidRPr="0007760D">
        <w:rPr>
          <w:rFonts w:hint="cs"/>
          <w:rtl/>
        </w:rPr>
        <w:t>סכנות</w:t>
      </w:r>
      <w:r w:rsidR="00C867A9" w:rsidRPr="0007760D">
        <w:rPr>
          <w:rFonts w:hint="cs"/>
          <w:rtl/>
        </w:rPr>
        <w:t xml:space="preserve"> ו</w:t>
      </w:r>
      <w:r w:rsidR="008D7890" w:rsidRPr="0007760D">
        <w:rPr>
          <w:rFonts w:hint="cs"/>
          <w:rtl/>
        </w:rPr>
        <w:t>על</w:t>
      </w:r>
      <w:r w:rsidR="00C867A9" w:rsidRPr="0007760D">
        <w:rPr>
          <w:rFonts w:hint="cs"/>
          <w:rtl/>
        </w:rPr>
        <w:t xml:space="preserve"> </w:t>
      </w:r>
      <w:r w:rsidR="008D7890" w:rsidRPr="0007760D">
        <w:rPr>
          <w:rFonts w:hint="cs"/>
          <w:rtl/>
        </w:rPr>
        <w:t>טעו</w:t>
      </w:r>
      <w:r w:rsidR="005D1C24" w:rsidRPr="0007760D">
        <w:rPr>
          <w:rFonts w:hint="cs"/>
          <w:rtl/>
        </w:rPr>
        <w:t>יו</w:t>
      </w:r>
      <w:r w:rsidR="008D7890" w:rsidRPr="0007760D">
        <w:rPr>
          <w:rFonts w:hint="cs"/>
          <w:rtl/>
        </w:rPr>
        <w:t>ת לא משלמים</w:t>
      </w:r>
      <w:r w:rsidR="005D1C24" w:rsidRPr="0007760D">
        <w:rPr>
          <w:rFonts w:hint="cs"/>
          <w:rtl/>
        </w:rPr>
        <w:t>.</w:t>
      </w:r>
      <w:r w:rsidR="00E34BF0" w:rsidRPr="0007760D">
        <w:rPr>
          <w:rFonts w:hint="cs"/>
          <w:rtl/>
        </w:rPr>
        <w:t xml:space="preserve"> </w:t>
      </w:r>
      <w:r w:rsidR="00E8289F" w:rsidRPr="0007760D">
        <w:rPr>
          <w:rFonts w:hint="cs"/>
          <w:rtl/>
        </w:rPr>
        <w:t xml:space="preserve">לאור יום </w:t>
      </w:r>
      <w:r w:rsidR="008D7890" w:rsidRPr="0007760D">
        <w:rPr>
          <w:rFonts w:hint="cs"/>
          <w:rtl/>
        </w:rPr>
        <w:t>ב</w:t>
      </w:r>
      <w:r w:rsidR="000C6066" w:rsidRPr="0007760D">
        <w:rPr>
          <w:rFonts w:hint="cs"/>
          <w:rtl/>
        </w:rPr>
        <w:t xml:space="preserve">חצר </w:t>
      </w:r>
      <w:r w:rsidR="002E35AE" w:rsidRPr="0007760D">
        <w:rPr>
          <w:rFonts w:hint="cs"/>
          <w:rtl/>
        </w:rPr>
        <w:t>בית-הספר</w:t>
      </w:r>
      <w:r w:rsidR="00483BB1" w:rsidRPr="0007760D">
        <w:rPr>
          <w:rFonts w:hint="cs"/>
          <w:rtl/>
        </w:rPr>
        <w:t xml:space="preserve"> הכול </w:t>
      </w:r>
      <w:r w:rsidR="00E8289F" w:rsidRPr="0007760D">
        <w:rPr>
          <w:rFonts w:hint="cs"/>
          <w:rtl/>
        </w:rPr>
        <w:t xml:space="preserve">מציאותי </w:t>
      </w:r>
      <w:r w:rsidR="00CB60FB" w:rsidRPr="0007760D">
        <w:rPr>
          <w:rFonts w:hint="cs"/>
          <w:rtl/>
        </w:rPr>
        <w:t>ו</w:t>
      </w:r>
      <w:r w:rsidR="005C7F10" w:rsidRPr="0007760D">
        <w:rPr>
          <w:rFonts w:hint="cs"/>
          <w:rtl/>
        </w:rPr>
        <w:t>דאריק</w:t>
      </w:r>
      <w:r w:rsidR="00E34BF0" w:rsidRPr="0007760D">
        <w:rPr>
          <w:rFonts w:hint="cs"/>
          <w:rtl/>
        </w:rPr>
        <w:t xml:space="preserve"> לוקח </w:t>
      </w:r>
      <w:r w:rsidR="00F57812" w:rsidRPr="0007760D">
        <w:rPr>
          <w:rFonts w:hint="cs"/>
          <w:rtl/>
        </w:rPr>
        <w:t>תנופה ארוכה ו</w:t>
      </w:r>
      <w:r w:rsidR="00A326F4" w:rsidRPr="0007760D">
        <w:rPr>
          <w:rFonts w:hint="cs"/>
          <w:rtl/>
        </w:rPr>
        <w:t>ב</w:t>
      </w:r>
      <w:r w:rsidR="00F57812" w:rsidRPr="0007760D">
        <w:rPr>
          <w:rFonts w:hint="cs"/>
          <w:rtl/>
        </w:rPr>
        <w:t>תוך כך חושף את ג</w:t>
      </w:r>
      <w:r w:rsidR="0012783B" w:rsidRPr="0007760D">
        <w:rPr>
          <w:rFonts w:hint="cs"/>
          <w:rtl/>
        </w:rPr>
        <w:t>ר</w:t>
      </w:r>
      <w:r w:rsidR="00F57812" w:rsidRPr="0007760D">
        <w:rPr>
          <w:rFonts w:hint="cs"/>
          <w:rtl/>
        </w:rPr>
        <w:t>ו</w:t>
      </w:r>
      <w:r w:rsidR="0012783B" w:rsidRPr="0007760D">
        <w:rPr>
          <w:rFonts w:hint="cs"/>
          <w:rtl/>
        </w:rPr>
        <w:t>נ</w:t>
      </w:r>
      <w:r w:rsidR="00F57812" w:rsidRPr="0007760D">
        <w:rPr>
          <w:rFonts w:hint="cs"/>
          <w:rtl/>
        </w:rPr>
        <w:t>ו</w:t>
      </w:r>
      <w:r w:rsidR="00AF4EA1" w:rsidRPr="0007760D">
        <w:rPr>
          <w:rFonts w:hint="cs"/>
          <w:rtl/>
        </w:rPr>
        <w:t>.</w:t>
      </w:r>
      <w:r w:rsidR="00E34BF0" w:rsidRPr="0007760D">
        <w:rPr>
          <w:rFonts w:hint="cs"/>
          <w:rtl/>
        </w:rPr>
        <w:t xml:space="preserve"> </w:t>
      </w:r>
      <w:r w:rsidR="0025684C" w:rsidRPr="0007760D">
        <w:rPr>
          <w:rFonts w:hint="eastAsia"/>
          <w:highlight w:val="cyan"/>
          <w:rtl/>
        </w:rPr>
        <w:t>אינגלה</w:t>
      </w:r>
      <w:r w:rsidR="00E34BF0" w:rsidRPr="0007760D">
        <w:rPr>
          <w:rFonts w:hint="cs"/>
          <w:rtl/>
        </w:rPr>
        <w:t xml:space="preserve"> מחייך ללא רוך</w:t>
      </w:r>
      <w:r w:rsidR="00987E0B" w:rsidRPr="0007760D">
        <w:rPr>
          <w:rFonts w:hint="cs"/>
          <w:rtl/>
        </w:rPr>
        <w:t xml:space="preserve"> </w:t>
      </w:r>
      <w:r w:rsidR="00C867A9" w:rsidRPr="0007760D">
        <w:rPr>
          <w:rFonts w:hint="cs"/>
          <w:rtl/>
        </w:rPr>
        <w:t>ופלומת</w:t>
      </w:r>
      <w:r w:rsidR="00AF4EA1" w:rsidRPr="0007760D">
        <w:rPr>
          <w:rFonts w:hint="cs"/>
          <w:rtl/>
        </w:rPr>
        <w:t xml:space="preserve"> </w:t>
      </w:r>
      <w:r w:rsidR="00C867A9" w:rsidRPr="0007760D">
        <w:rPr>
          <w:rFonts w:hint="cs"/>
          <w:rtl/>
        </w:rPr>
        <w:t xml:space="preserve">אפרוחים נושרת </w:t>
      </w:r>
      <w:r w:rsidR="00C867A9" w:rsidRPr="0007760D">
        <w:rPr>
          <w:rFonts w:hint="cs"/>
          <w:rtl/>
        </w:rPr>
        <w:lastRenderedPageBreak/>
        <w:t xml:space="preserve">משכמותיו, </w:t>
      </w:r>
      <w:r w:rsidR="001D1C88" w:rsidRPr="0007760D">
        <w:rPr>
          <w:rFonts w:hint="cs"/>
          <w:rtl/>
        </w:rPr>
        <w:t>מבטו נוראי והרעד נוטש את שריריו</w:t>
      </w:r>
      <w:r w:rsidR="00AF4EA1" w:rsidRPr="0007760D">
        <w:rPr>
          <w:rFonts w:hint="cs"/>
          <w:rtl/>
        </w:rPr>
        <w:t>.</w:t>
      </w:r>
      <w:r w:rsidR="001D1C88" w:rsidRPr="0007760D">
        <w:rPr>
          <w:rFonts w:hint="cs"/>
          <w:rtl/>
        </w:rPr>
        <w:t xml:space="preserve"> המחיר אכזרי השינוי קטלני הוא נדר הוא מוכן</w:t>
      </w:r>
      <w:r w:rsidR="00724A95" w:rsidRPr="0007760D">
        <w:rPr>
          <w:rFonts w:hint="cs"/>
          <w:rtl/>
        </w:rPr>
        <w:t>.</w:t>
      </w:r>
      <w:r w:rsidR="001D1C88" w:rsidRPr="0007760D">
        <w:rPr>
          <w:rFonts w:hint="cs"/>
          <w:rtl/>
        </w:rPr>
        <w:t xml:space="preserve"> דאריק מ</w:t>
      </w:r>
      <w:r w:rsidR="0012783B" w:rsidRPr="0007760D">
        <w:rPr>
          <w:rFonts w:hint="cs"/>
          <w:rtl/>
        </w:rPr>
        <w:t xml:space="preserve">שלח אליו </w:t>
      </w:r>
      <w:r w:rsidR="007F4FDF" w:rsidRPr="0007760D">
        <w:rPr>
          <w:rFonts w:hint="cs"/>
          <w:rtl/>
        </w:rPr>
        <w:t xml:space="preserve">את </w:t>
      </w:r>
      <w:r w:rsidR="0012783B" w:rsidRPr="0007760D">
        <w:rPr>
          <w:rFonts w:hint="cs"/>
          <w:rtl/>
        </w:rPr>
        <w:t>מהלומתו</w:t>
      </w:r>
      <w:r w:rsidR="001D1C88" w:rsidRPr="0007760D">
        <w:rPr>
          <w:rFonts w:hint="cs"/>
          <w:rtl/>
        </w:rPr>
        <w:t xml:space="preserve"> </w:t>
      </w:r>
      <w:r w:rsidR="000D2402" w:rsidRPr="0007760D">
        <w:rPr>
          <w:rFonts w:hint="cs"/>
          <w:rtl/>
        </w:rPr>
        <w:t>ו</w:t>
      </w:r>
      <w:r w:rsidR="001D1C88" w:rsidRPr="0007760D">
        <w:rPr>
          <w:rFonts w:hint="eastAsia"/>
          <w:highlight w:val="cyan"/>
          <w:rtl/>
        </w:rPr>
        <w:t>אינגלה</w:t>
      </w:r>
      <w:r w:rsidR="00E37B5F" w:rsidRPr="0007760D">
        <w:rPr>
          <w:rFonts w:hint="cs"/>
          <w:highlight w:val="cyan"/>
          <w:rtl/>
        </w:rPr>
        <w:t>/</w:t>
      </w:r>
      <w:r w:rsidR="00684390" w:rsidRPr="0007760D">
        <w:rPr>
          <w:rFonts w:hint="eastAsia"/>
          <w:highlight w:val="cyan"/>
          <w:rtl/>
        </w:rPr>
        <w:t>אכסל</w:t>
      </w:r>
      <w:r w:rsidR="001D1C88" w:rsidRPr="0007760D">
        <w:rPr>
          <w:rFonts w:hint="cs"/>
          <w:rtl/>
        </w:rPr>
        <w:t xml:space="preserve"> </w:t>
      </w:r>
      <w:r w:rsidR="000D2402" w:rsidRPr="0007760D">
        <w:rPr>
          <w:rFonts w:hint="cs"/>
          <w:rtl/>
        </w:rPr>
        <w:t xml:space="preserve">מקשיח </w:t>
      </w:r>
      <w:r w:rsidR="001D1C88" w:rsidRPr="0007760D">
        <w:rPr>
          <w:rFonts w:hint="cs"/>
          <w:rtl/>
        </w:rPr>
        <w:t xml:space="preserve">כחלמיש </w:t>
      </w:r>
      <w:r w:rsidR="005D1C24" w:rsidRPr="0007760D">
        <w:rPr>
          <w:rFonts w:hint="cs"/>
          <w:rtl/>
        </w:rPr>
        <w:t>[</w:t>
      </w:r>
      <w:r w:rsidR="001D1C88" w:rsidRPr="0007760D">
        <w:rPr>
          <w:rtl/>
        </w:rPr>
        <w:t>–</w:t>
      </w:r>
      <w:r w:rsidR="001D1C88" w:rsidRPr="0007760D">
        <w:rPr>
          <w:rFonts w:hint="cs"/>
          <w:rtl/>
        </w:rPr>
        <w:t xml:space="preserve"> זה נס הגבורה, </w:t>
      </w:r>
      <w:r w:rsidR="00CB60FB" w:rsidRPr="0007760D">
        <w:rPr>
          <w:rFonts w:hint="cs"/>
          <w:rtl/>
        </w:rPr>
        <w:t>גברי ואיתן</w:t>
      </w:r>
      <w:r w:rsidR="001D1C88" w:rsidRPr="0007760D">
        <w:rPr>
          <w:rFonts w:hint="cs"/>
          <w:rtl/>
        </w:rPr>
        <w:t xml:space="preserve"> </w:t>
      </w:r>
      <w:r w:rsidR="00CB60FB" w:rsidRPr="0007760D">
        <w:rPr>
          <w:rtl/>
        </w:rPr>
        <w:t>–</w:t>
      </w:r>
      <w:r w:rsidR="001D1C88" w:rsidRPr="0007760D">
        <w:rPr>
          <w:rFonts w:hint="cs"/>
          <w:rtl/>
        </w:rPr>
        <w:t xml:space="preserve"> זה </w:t>
      </w:r>
      <w:r w:rsidR="00CB60FB" w:rsidRPr="0007760D">
        <w:rPr>
          <w:rFonts w:hint="cs"/>
          <w:rtl/>
        </w:rPr>
        <w:t>סוד</w:t>
      </w:r>
      <w:r w:rsidR="001D1C88" w:rsidRPr="0007760D">
        <w:rPr>
          <w:rFonts w:hint="cs"/>
          <w:rtl/>
        </w:rPr>
        <w:t xml:space="preserve"> </w:t>
      </w:r>
      <w:r w:rsidR="00CB60FB" w:rsidRPr="0007760D">
        <w:rPr>
          <w:rFonts w:hint="cs"/>
          <w:rtl/>
        </w:rPr>
        <w:t>תפארה</w:t>
      </w:r>
      <w:r w:rsidR="0012783B" w:rsidRPr="0007760D">
        <w:rPr>
          <w:rFonts w:hint="cs"/>
          <w:rtl/>
        </w:rPr>
        <w:t>,</w:t>
      </w:r>
      <w:r w:rsidR="005D1C24" w:rsidRPr="0007760D">
        <w:rPr>
          <w:rFonts w:hint="cs"/>
          <w:rtl/>
        </w:rPr>
        <w:t>]</w:t>
      </w:r>
      <w:r w:rsidR="001D1C88" w:rsidRPr="0007760D">
        <w:rPr>
          <w:rFonts w:hint="cs"/>
          <w:rtl/>
        </w:rPr>
        <w:t xml:space="preserve"> </w:t>
      </w:r>
      <w:r w:rsidR="00987E0B" w:rsidRPr="0007760D">
        <w:rPr>
          <w:rFonts w:hint="cs"/>
          <w:rtl/>
        </w:rPr>
        <w:t>ו</w:t>
      </w:r>
      <w:r w:rsidR="000C6066" w:rsidRPr="0007760D">
        <w:rPr>
          <w:rFonts w:hint="cs"/>
          <w:rtl/>
        </w:rPr>
        <w:t>אין דבר ב</w:t>
      </w:r>
      <w:r w:rsidR="0012783B" w:rsidRPr="0007760D">
        <w:rPr>
          <w:rFonts w:hint="cs"/>
          <w:rtl/>
        </w:rPr>
        <w:t xml:space="preserve">עולם </w:t>
      </w:r>
      <w:r w:rsidR="000C6066" w:rsidRPr="0007760D">
        <w:rPr>
          <w:rFonts w:hint="cs"/>
          <w:rtl/>
        </w:rPr>
        <w:t>חוץ</w:t>
      </w:r>
      <w:r w:rsidR="0012783B" w:rsidRPr="0007760D">
        <w:rPr>
          <w:rFonts w:hint="cs"/>
          <w:rtl/>
        </w:rPr>
        <w:t xml:space="preserve"> </w:t>
      </w:r>
      <w:r w:rsidR="000C6066" w:rsidRPr="0007760D">
        <w:rPr>
          <w:rFonts w:hint="cs"/>
          <w:rtl/>
        </w:rPr>
        <w:t>מ</w:t>
      </w:r>
      <w:r w:rsidR="0012783B" w:rsidRPr="0007760D">
        <w:rPr>
          <w:rFonts w:hint="cs"/>
          <w:rtl/>
        </w:rPr>
        <w:t xml:space="preserve">כף ידו של אכסל </w:t>
      </w:r>
      <w:r w:rsidR="00110C87" w:rsidRPr="0007760D">
        <w:rPr>
          <w:rFonts w:hint="cs"/>
          <w:rtl/>
        </w:rPr>
        <w:t>ו</w:t>
      </w:r>
      <w:r w:rsidR="0012783B" w:rsidRPr="0007760D">
        <w:rPr>
          <w:rFonts w:hint="cs"/>
          <w:rtl/>
        </w:rPr>
        <w:t xml:space="preserve">הצוואר של דאריק, העולם הוא </w:t>
      </w:r>
      <w:r w:rsidR="00987E0B" w:rsidRPr="0007760D">
        <w:rPr>
          <w:rFonts w:hint="cs"/>
          <w:rtl/>
        </w:rPr>
        <w:t>אגרוף</w:t>
      </w:r>
      <w:r w:rsidR="00AF4EA1" w:rsidRPr="0007760D">
        <w:rPr>
          <w:rFonts w:hint="cs"/>
          <w:rtl/>
        </w:rPr>
        <w:t xml:space="preserve"> </w:t>
      </w:r>
      <w:r w:rsidR="00987E0B" w:rsidRPr="0007760D">
        <w:rPr>
          <w:rFonts w:hint="cs"/>
          <w:rtl/>
        </w:rPr>
        <w:t xml:space="preserve">סכין, </w:t>
      </w:r>
      <w:r w:rsidR="002E569D" w:rsidRPr="0007760D">
        <w:rPr>
          <w:rFonts w:cs="Times New Roman" w:hint="cs"/>
          <w:rtl/>
        </w:rPr>
        <w:t>מכת</w:t>
      </w:r>
      <w:r w:rsidR="00AF4EA1" w:rsidRPr="0007760D">
        <w:rPr>
          <w:rFonts w:cs="Times New Roman" w:hint="cs"/>
          <w:rtl/>
        </w:rPr>
        <w:t xml:space="preserve"> </w:t>
      </w:r>
      <w:r w:rsidR="002E569D" w:rsidRPr="0007760D">
        <w:rPr>
          <w:rFonts w:cs="Times New Roman" w:hint="cs"/>
          <w:rtl/>
        </w:rPr>
        <w:t xml:space="preserve">חנית </w:t>
      </w:r>
      <w:bookmarkStart w:id="465" w:name="_Hlk532128313"/>
      <w:r w:rsidR="002E569D" w:rsidRPr="0007760D">
        <w:rPr>
          <w:rFonts w:cs="Times New Roman" w:hint="cs"/>
          <w:rtl/>
        </w:rPr>
        <w:t>נוּקִיטֶה</w:t>
      </w:r>
      <w:bookmarkEnd w:id="465"/>
      <w:r w:rsidR="00987E0B" w:rsidRPr="0007760D">
        <w:rPr>
          <w:rFonts w:hint="cs"/>
          <w:rtl/>
        </w:rPr>
        <w:t xml:space="preserve"> ישר לגרוגרת. דאריק מפלבל בעיניו, קנה</w:t>
      </w:r>
      <w:r w:rsidR="00AF4EA1" w:rsidRPr="0007760D">
        <w:rPr>
          <w:rFonts w:hint="cs"/>
          <w:rtl/>
        </w:rPr>
        <w:t xml:space="preserve"> </w:t>
      </w:r>
      <w:r w:rsidR="00987E0B" w:rsidRPr="0007760D">
        <w:rPr>
          <w:rFonts w:hint="cs"/>
          <w:rtl/>
        </w:rPr>
        <w:t>הנשימה שלו נמ</w:t>
      </w:r>
      <w:r w:rsidR="0040363D" w:rsidRPr="0007760D">
        <w:rPr>
          <w:rFonts w:hint="cs"/>
          <w:rtl/>
        </w:rPr>
        <w:t>עך</w:t>
      </w:r>
      <w:r w:rsidR="00987E0B" w:rsidRPr="0007760D">
        <w:rPr>
          <w:rFonts w:hint="cs"/>
          <w:rtl/>
        </w:rPr>
        <w:t xml:space="preserve"> מעט, </w:t>
      </w:r>
      <w:r w:rsidRPr="0007760D">
        <w:rPr>
          <w:rFonts w:hint="eastAsia"/>
          <w:highlight w:val="cyan"/>
          <w:rtl/>
        </w:rPr>
        <w:t>ו</w:t>
      </w:r>
      <w:r w:rsidR="00684390" w:rsidRPr="0007760D">
        <w:rPr>
          <w:rFonts w:hint="eastAsia"/>
          <w:highlight w:val="cyan"/>
          <w:rtl/>
        </w:rPr>
        <w:t>אכסל</w:t>
      </w:r>
      <w:r w:rsidRPr="0007760D">
        <w:rPr>
          <w:rFonts w:hint="cs"/>
          <w:rtl/>
        </w:rPr>
        <w:t xml:space="preserve"> צומח. דאריק מסתער בכל גופו ה</w:t>
      </w:r>
      <w:r w:rsidR="005C7F10" w:rsidRPr="0007760D">
        <w:rPr>
          <w:rFonts w:hint="cs"/>
          <w:rtl/>
        </w:rPr>
        <w:t>מגודל</w:t>
      </w:r>
      <w:r w:rsidRPr="0007760D">
        <w:rPr>
          <w:rFonts w:hint="cs"/>
          <w:rtl/>
        </w:rPr>
        <w:t xml:space="preserve">, היעמוד בכך </w:t>
      </w:r>
      <w:r w:rsidR="00684390" w:rsidRPr="0007760D">
        <w:rPr>
          <w:rFonts w:hint="eastAsia"/>
          <w:highlight w:val="cyan"/>
          <w:rtl/>
        </w:rPr>
        <w:t>אכסל</w:t>
      </w:r>
      <w:r w:rsidRPr="0007760D">
        <w:rPr>
          <w:rFonts w:hint="cs"/>
          <w:rtl/>
        </w:rPr>
        <w:t>?</w:t>
      </w:r>
      <w:r w:rsidRPr="0007760D">
        <w:rPr>
          <w:rFonts w:cs="Times New Roman"/>
          <w:rtl/>
        </w:rPr>
        <w:t xml:space="preserve"> </w:t>
      </w:r>
      <w:r w:rsidR="00202F46" w:rsidRPr="0007760D">
        <w:rPr>
          <w:rFonts w:cs="Times New Roman" w:hint="cs"/>
          <w:rtl/>
        </w:rPr>
        <w:t>[</w:t>
      </w:r>
      <w:r w:rsidR="00923D27" w:rsidRPr="0007760D">
        <w:rPr>
          <w:rFonts w:cs="Times New Roman" w:hint="cs"/>
          <w:rtl/>
        </w:rPr>
        <w:t>עזוז</w:t>
      </w:r>
      <w:r w:rsidR="00CB60FB" w:rsidRPr="0007760D">
        <w:rPr>
          <w:rFonts w:cs="Times New Roman" w:hint="cs"/>
          <w:rtl/>
        </w:rPr>
        <w:t xml:space="preserve"> עלומים </w:t>
      </w:r>
      <w:r w:rsidR="00CB60FB" w:rsidRPr="0007760D">
        <w:rPr>
          <w:rFonts w:cs="Times New Roman"/>
          <w:rtl/>
        </w:rPr>
        <w:t>–</w:t>
      </w:r>
      <w:r w:rsidR="00CB60FB" w:rsidRPr="0007760D">
        <w:rPr>
          <w:rFonts w:cs="Times New Roman" w:hint="cs"/>
          <w:rtl/>
        </w:rPr>
        <w:t xml:space="preserve"> מופת התמורה </w:t>
      </w:r>
      <w:r w:rsidR="00AF4E9B" w:rsidRPr="0007760D">
        <w:rPr>
          <w:rFonts w:cs="Times New Roman"/>
          <w:rtl/>
        </w:rPr>
        <w:t>שין-גי-טאי –</w:t>
      </w:r>
      <w:r w:rsidR="00AF4E9B" w:rsidRPr="0007760D">
        <w:rPr>
          <w:rFonts w:cs="Times New Roman" w:hint="cs"/>
          <w:rtl/>
        </w:rPr>
        <w:t xml:space="preserve"> </w:t>
      </w:r>
      <w:r w:rsidR="00AF4E9B" w:rsidRPr="0007760D">
        <w:rPr>
          <w:rFonts w:cs="Times New Roman"/>
          <w:rtl/>
        </w:rPr>
        <w:t>מחשבה</w:t>
      </w:r>
      <w:r w:rsidR="00AF4E9B" w:rsidRPr="0007760D">
        <w:rPr>
          <w:rFonts w:cs="Times New Roman" w:hint="cs"/>
          <w:rtl/>
        </w:rPr>
        <w:t>-</w:t>
      </w:r>
      <w:r w:rsidR="00AF4E9B" w:rsidRPr="0007760D">
        <w:rPr>
          <w:rFonts w:cs="Times New Roman"/>
          <w:rtl/>
        </w:rPr>
        <w:t>טכניקה</w:t>
      </w:r>
      <w:r w:rsidR="00AF4E9B" w:rsidRPr="0007760D">
        <w:rPr>
          <w:rFonts w:cs="Times New Roman" w:hint="cs"/>
          <w:rtl/>
        </w:rPr>
        <w:t>-</w:t>
      </w:r>
      <w:r w:rsidR="00AF4E9B" w:rsidRPr="0007760D">
        <w:rPr>
          <w:rFonts w:cs="Times New Roman"/>
          <w:rtl/>
        </w:rPr>
        <w:t>גוף</w:t>
      </w:r>
      <w:r w:rsidR="00AF4E9B" w:rsidRPr="0007760D">
        <w:rPr>
          <w:rFonts w:cs="Times New Roman" w:hint="cs"/>
          <w:rtl/>
        </w:rPr>
        <w:t>,</w:t>
      </w:r>
      <w:r w:rsidR="00202F46" w:rsidRPr="0007760D">
        <w:rPr>
          <w:rFonts w:cs="Times New Roman" w:hint="cs"/>
          <w:rtl/>
        </w:rPr>
        <w:t>]</w:t>
      </w:r>
      <w:r w:rsidR="00AF4E9B" w:rsidRPr="0007760D">
        <w:rPr>
          <w:rFonts w:cs="Times New Roman" w:hint="cs"/>
          <w:rtl/>
        </w:rPr>
        <w:t xml:space="preserve"> </w:t>
      </w:r>
      <w:r w:rsidR="00AF4EA1" w:rsidRPr="0007760D">
        <w:rPr>
          <w:rFonts w:cs="Times New Roman"/>
          <w:rtl/>
        </w:rPr>
        <w:t>קִיאַיי</w:t>
      </w:r>
      <w:r w:rsidR="0012783B" w:rsidRPr="0007760D">
        <w:rPr>
          <w:rFonts w:cs="Times New Roman" w:hint="cs"/>
          <w:rtl/>
        </w:rPr>
        <w:t>!</w:t>
      </w:r>
      <w:r w:rsidR="00AF4E9B" w:rsidRPr="0007760D">
        <w:rPr>
          <w:rFonts w:cs="Times New Roman"/>
          <w:rtl/>
        </w:rPr>
        <w:t xml:space="preserve"> </w:t>
      </w:r>
      <w:r w:rsidR="00E8289F" w:rsidRPr="0007760D">
        <w:rPr>
          <w:rFonts w:cs="Times New Roman"/>
          <w:rtl/>
        </w:rPr>
        <w:t>–</w:t>
      </w:r>
      <w:r w:rsidR="00E8289F" w:rsidRPr="0007760D">
        <w:rPr>
          <w:rFonts w:cs="Times New Roman" w:hint="cs"/>
          <w:rtl/>
        </w:rPr>
        <w:t xml:space="preserve"> רוח לחימה</w:t>
      </w:r>
      <w:r w:rsidR="0044722A" w:rsidRPr="0007760D">
        <w:rPr>
          <w:rFonts w:cs="Times New Roman"/>
          <w:rtl/>
        </w:rPr>
        <w:t>, חסימה פנימית ופטיש צד-לסת</w:t>
      </w:r>
      <w:r w:rsidR="00E8289F" w:rsidRPr="0007760D">
        <w:rPr>
          <w:rFonts w:cs="Times New Roman" w:hint="cs"/>
          <w:rtl/>
        </w:rPr>
        <w:t xml:space="preserve"> מלווה </w:t>
      </w:r>
      <w:r w:rsidR="0044722A" w:rsidRPr="0007760D">
        <w:rPr>
          <w:rFonts w:cs="Times New Roman" w:hint="cs"/>
          <w:rtl/>
        </w:rPr>
        <w:t>ב</w:t>
      </w:r>
      <w:r w:rsidR="00E34BF0" w:rsidRPr="0007760D">
        <w:rPr>
          <w:rFonts w:hint="cs"/>
          <w:rtl/>
        </w:rPr>
        <w:t>בעיטת עקב מושלמת לחזה</w:t>
      </w:r>
      <w:r w:rsidR="00110C87" w:rsidRPr="0007760D">
        <w:rPr>
          <w:rFonts w:hint="cs"/>
          <w:rtl/>
        </w:rPr>
        <w:t>ו</w:t>
      </w:r>
      <w:r w:rsidR="00E34BF0" w:rsidRPr="0007760D">
        <w:rPr>
          <w:rFonts w:hint="cs"/>
          <w:rtl/>
        </w:rPr>
        <w:t xml:space="preserve"> </w:t>
      </w:r>
      <w:r w:rsidR="00C27D20" w:rsidRPr="0007760D">
        <w:rPr>
          <w:rFonts w:hint="cs"/>
          <w:rtl/>
        </w:rPr>
        <w:t>התחתון</w:t>
      </w:r>
      <w:r w:rsidR="00AF4EA1" w:rsidRPr="0007760D">
        <w:rPr>
          <w:rFonts w:hint="cs"/>
          <w:rtl/>
        </w:rPr>
        <w:t>,</w:t>
      </w:r>
      <w:r w:rsidR="00C27D20" w:rsidRPr="0007760D">
        <w:rPr>
          <w:rFonts w:hint="cs"/>
          <w:rtl/>
        </w:rPr>
        <w:t xml:space="preserve"> </w:t>
      </w:r>
      <w:r w:rsidR="00E34BF0" w:rsidRPr="0007760D">
        <w:rPr>
          <w:rFonts w:hint="cs"/>
          <w:rtl/>
        </w:rPr>
        <w:t>ושלוש הצלעות התחתונות</w:t>
      </w:r>
      <w:r w:rsidR="00202F46" w:rsidRPr="0007760D">
        <w:rPr>
          <w:rFonts w:hint="cs"/>
          <w:rtl/>
        </w:rPr>
        <w:t xml:space="preserve"> של דאריק</w:t>
      </w:r>
      <w:r w:rsidR="00E34BF0" w:rsidRPr="0007760D">
        <w:rPr>
          <w:rFonts w:hint="cs"/>
          <w:rtl/>
        </w:rPr>
        <w:t xml:space="preserve"> </w:t>
      </w:r>
      <w:r w:rsidR="00AF4E9B" w:rsidRPr="0007760D">
        <w:rPr>
          <w:rFonts w:hint="cs"/>
          <w:rtl/>
        </w:rPr>
        <w:t>מתפצחות.</w:t>
      </w:r>
    </w:p>
    <w:p w14:paraId="3E182EDF" w14:textId="4A08B67A" w:rsidR="00D832BE" w:rsidRPr="0007760D" w:rsidRDefault="00D832BE" w:rsidP="006E526C">
      <w:pPr>
        <w:rPr>
          <w:rtl/>
        </w:rPr>
      </w:pPr>
      <w:r w:rsidRPr="0007760D">
        <w:rPr>
          <w:rFonts w:hint="cs"/>
          <w:rtl/>
        </w:rPr>
        <w:t xml:space="preserve">חבריו של דאריק </w:t>
      </w:r>
      <w:r w:rsidR="00FE61DA" w:rsidRPr="0007760D">
        <w:rPr>
          <w:rFonts w:cs="Times New Roman"/>
          <w:rtl/>
        </w:rPr>
        <w:t xml:space="preserve">נדהמים, הם </w:t>
      </w:r>
      <w:r w:rsidRPr="0007760D">
        <w:rPr>
          <w:rFonts w:hint="cs"/>
          <w:rtl/>
        </w:rPr>
        <w:t>נוהמים, הם</w:t>
      </w:r>
      <w:r w:rsidR="005C7F10" w:rsidRPr="0007760D">
        <w:rPr>
          <w:rFonts w:hint="cs"/>
          <w:rtl/>
        </w:rPr>
        <w:t xml:space="preserve"> </w:t>
      </w:r>
      <w:r w:rsidR="000C6066" w:rsidRPr="0007760D">
        <w:rPr>
          <w:rFonts w:hint="cs"/>
          <w:rtl/>
        </w:rPr>
        <w:t>י</w:t>
      </w:r>
      <w:r w:rsidR="005C7F10" w:rsidRPr="0007760D">
        <w:rPr>
          <w:rFonts w:hint="cs"/>
          <w:rtl/>
        </w:rPr>
        <w:t>רסק</w:t>
      </w:r>
      <w:r w:rsidR="000C6066" w:rsidRPr="0007760D">
        <w:rPr>
          <w:rFonts w:hint="cs"/>
          <w:rtl/>
        </w:rPr>
        <w:t>ו</w:t>
      </w:r>
      <w:r w:rsidR="005C7F10" w:rsidRPr="0007760D">
        <w:rPr>
          <w:rFonts w:hint="cs"/>
          <w:rtl/>
        </w:rPr>
        <w:t xml:space="preserve"> לו את הפרצוף, </w:t>
      </w:r>
      <w:r w:rsidR="000C6066" w:rsidRPr="0007760D">
        <w:rPr>
          <w:rFonts w:hint="cs"/>
          <w:rtl/>
        </w:rPr>
        <w:t>י</w:t>
      </w:r>
      <w:r w:rsidR="00202F46" w:rsidRPr="0007760D">
        <w:rPr>
          <w:rFonts w:hint="cs"/>
          <w:rtl/>
        </w:rPr>
        <w:t>פרק</w:t>
      </w:r>
      <w:r w:rsidR="000C6066" w:rsidRPr="0007760D">
        <w:rPr>
          <w:rFonts w:hint="cs"/>
          <w:rtl/>
        </w:rPr>
        <w:t>ו</w:t>
      </w:r>
      <w:r w:rsidR="005C7F10" w:rsidRPr="0007760D">
        <w:rPr>
          <w:rFonts w:hint="cs"/>
          <w:rtl/>
        </w:rPr>
        <w:t xml:space="preserve"> לו את הצורה.</w:t>
      </w:r>
      <w:r w:rsidR="0040363D" w:rsidRPr="0007760D">
        <w:rPr>
          <w:rFonts w:hint="cs"/>
          <w:rtl/>
        </w:rPr>
        <w:t xml:space="preserve"> </w:t>
      </w:r>
      <w:r w:rsidR="000F3510" w:rsidRPr="0007760D">
        <w:rPr>
          <w:rFonts w:hint="cs"/>
          <w:rtl/>
        </w:rPr>
        <w:t xml:space="preserve">אכסל מחייך ללא </w:t>
      </w:r>
      <w:r w:rsidR="0026480C" w:rsidRPr="0007760D">
        <w:rPr>
          <w:rFonts w:hint="cs"/>
          <w:rtl/>
        </w:rPr>
        <w:t>רגש</w:t>
      </w:r>
      <w:r w:rsidR="00110C87" w:rsidRPr="0007760D">
        <w:rPr>
          <w:rFonts w:cs="Times New Roman"/>
          <w:rtl/>
        </w:rPr>
        <w:t>, בכיסו רוטטת שפירית</w:t>
      </w:r>
      <w:r w:rsidR="0026480C" w:rsidRPr="0007760D">
        <w:rPr>
          <w:rFonts w:hint="cs"/>
          <w:rtl/>
        </w:rPr>
        <w:t>.[</w:t>
      </w:r>
      <w:r w:rsidR="00EE586B" w:rsidRPr="0007760D">
        <w:rPr>
          <w:rFonts w:hint="cs"/>
          <w:rtl/>
        </w:rPr>
        <w:t>שמחה</w:t>
      </w:r>
      <w:r w:rsidR="0026480C" w:rsidRPr="0007760D">
        <w:rPr>
          <w:rFonts w:hint="cs"/>
          <w:rtl/>
        </w:rPr>
        <w:t xml:space="preserve"> </w:t>
      </w:r>
      <w:r w:rsidR="000F3510" w:rsidRPr="0007760D">
        <w:t>mirth</w:t>
      </w:r>
      <w:r w:rsidR="000F3510" w:rsidRPr="0007760D">
        <w:rPr>
          <w:rFonts w:hint="cs"/>
          <w:rtl/>
        </w:rPr>
        <w:t xml:space="preserve"> </w:t>
      </w:r>
      <w:r w:rsidR="000F3510" w:rsidRPr="0007760D">
        <w:rPr>
          <w:rtl/>
        </w:rPr>
        <w:t>–</w:t>
      </w:r>
      <w:r w:rsidR="000F3510" w:rsidRPr="0007760D">
        <w:rPr>
          <w:rFonts w:hint="cs"/>
          <w:rtl/>
        </w:rPr>
        <w:t xml:space="preserve"> עליצות??</w:t>
      </w:r>
      <w:r w:rsidR="00937484" w:rsidRPr="0007760D">
        <w:rPr>
          <w:rFonts w:hint="cs"/>
          <w:rtl/>
        </w:rPr>
        <w:t xml:space="preserve"> דם חיים רגש</w:t>
      </w:r>
      <w:r w:rsidR="000F3510" w:rsidRPr="0007760D">
        <w:rPr>
          <w:rFonts w:hint="cs"/>
          <w:rtl/>
        </w:rPr>
        <w:t>]</w:t>
      </w:r>
    </w:p>
    <w:p w14:paraId="40CAE5DF" w14:textId="3C1EC55D" w:rsidR="00987E0B" w:rsidRPr="0007760D" w:rsidRDefault="00AB2E39" w:rsidP="00CB60FB">
      <w:pPr>
        <w:rPr>
          <w:rtl/>
        </w:rPr>
      </w:pPr>
      <w:r w:rsidRPr="0007760D">
        <w:rPr>
          <w:rFonts w:hint="cs"/>
          <w:rtl/>
        </w:rPr>
        <w:t xml:space="preserve">חניקות </w:t>
      </w:r>
      <w:r w:rsidR="004C59E0" w:rsidRPr="0007760D">
        <w:rPr>
          <w:rFonts w:hint="cs"/>
          <w:rtl/>
        </w:rPr>
        <w:t>אוויר</w:t>
      </w:r>
      <w:r w:rsidRPr="0007760D">
        <w:rPr>
          <w:rFonts w:hint="cs"/>
          <w:rtl/>
        </w:rPr>
        <w:t xml:space="preserve"> וחניקות דם.</w:t>
      </w:r>
      <w:r w:rsidR="0074187A" w:rsidRPr="0007760D">
        <w:rPr>
          <w:rFonts w:hint="cs"/>
          <w:rtl/>
        </w:rPr>
        <w:t xml:space="preserve"> </w:t>
      </w:r>
      <w:r w:rsidR="00D05196" w:rsidRPr="0007760D">
        <w:rPr>
          <w:rFonts w:hint="cs"/>
          <w:rtl/>
        </w:rPr>
        <w:t>ברכייה</w:t>
      </w:r>
      <w:r w:rsidR="0074187A" w:rsidRPr="0007760D">
        <w:rPr>
          <w:rFonts w:hint="cs"/>
          <w:rtl/>
        </w:rPr>
        <w:t xml:space="preserve"> ל</w:t>
      </w:r>
      <w:r w:rsidR="00701E17" w:rsidRPr="0007760D">
        <w:rPr>
          <w:rFonts w:hint="cs"/>
          <w:rtl/>
        </w:rPr>
        <w:t>סרעפת</w:t>
      </w:r>
      <w:r w:rsidR="005D1C24" w:rsidRPr="0007760D">
        <w:rPr>
          <w:rFonts w:hint="cs"/>
          <w:rtl/>
        </w:rPr>
        <w:t>.</w:t>
      </w:r>
      <w:r w:rsidR="00CB60FB" w:rsidRPr="0007760D">
        <w:rPr>
          <w:rFonts w:hint="cs"/>
          <w:rtl/>
        </w:rPr>
        <w:t xml:space="preserve"> </w:t>
      </w:r>
      <w:r w:rsidR="005D1C24" w:rsidRPr="0007760D">
        <w:rPr>
          <w:rFonts w:hint="cs"/>
          <w:rtl/>
        </w:rPr>
        <w:t>[</w:t>
      </w:r>
      <w:r w:rsidR="00CB60FB" w:rsidRPr="0007760D">
        <w:rPr>
          <w:rtl/>
        </w:rPr>
        <w:t>–</w:t>
      </w:r>
      <w:r w:rsidR="00203E1F" w:rsidRPr="0007760D">
        <w:rPr>
          <w:rFonts w:hint="cs"/>
          <w:rtl/>
        </w:rPr>
        <w:t xml:space="preserve"> </w:t>
      </w:r>
      <w:r w:rsidR="00CB60FB" w:rsidRPr="0007760D">
        <w:rPr>
          <w:rFonts w:hint="cs"/>
          <w:rtl/>
        </w:rPr>
        <w:t xml:space="preserve">מהירה, </w:t>
      </w:r>
      <w:r w:rsidR="00B833EF" w:rsidRPr="0007760D">
        <w:rPr>
          <w:rFonts w:hint="cs"/>
          <w:rtl/>
        </w:rPr>
        <w:t>מדויק</w:t>
      </w:r>
      <w:r w:rsidR="00CB60FB" w:rsidRPr="0007760D">
        <w:rPr>
          <w:rFonts w:hint="cs"/>
          <w:rtl/>
        </w:rPr>
        <w:t xml:space="preserve">ת, עוצמתית </w:t>
      </w:r>
      <w:r w:rsidR="00CB60FB" w:rsidRPr="0007760D">
        <w:rPr>
          <w:rtl/>
        </w:rPr>
        <w:t>–</w:t>
      </w:r>
      <w:r w:rsidR="005D1C24" w:rsidRPr="0007760D">
        <w:rPr>
          <w:rFonts w:hint="cs"/>
          <w:rtl/>
        </w:rPr>
        <w:t>]</w:t>
      </w:r>
      <w:r w:rsidR="00CB60FB" w:rsidRPr="0007760D">
        <w:rPr>
          <w:rFonts w:hint="cs"/>
          <w:rtl/>
        </w:rPr>
        <w:t xml:space="preserve"> </w:t>
      </w:r>
      <w:r w:rsidR="0074187A" w:rsidRPr="0007760D">
        <w:rPr>
          <w:rFonts w:hint="cs"/>
          <w:rtl/>
        </w:rPr>
        <w:t xml:space="preserve">מרפק לאף. </w:t>
      </w:r>
      <w:r w:rsidR="00FE61DA" w:rsidRPr="0007760D">
        <w:rPr>
          <w:rFonts w:hint="cs"/>
          <w:rtl/>
        </w:rPr>
        <w:t>[</w:t>
      </w:r>
      <w:r w:rsidR="00203E1F" w:rsidRPr="0007760D">
        <w:rPr>
          <w:rFonts w:hint="cs"/>
          <w:rtl/>
        </w:rPr>
        <w:t xml:space="preserve">חניקת </w:t>
      </w:r>
      <w:r w:rsidR="003F5129" w:rsidRPr="0007760D">
        <w:rPr>
          <w:rFonts w:hint="cs"/>
          <w:rtl/>
        </w:rPr>
        <w:t>תלייה</w:t>
      </w:r>
      <w:r w:rsidR="00FE61DA" w:rsidRPr="0007760D">
        <w:rPr>
          <w:rFonts w:hint="cs"/>
          <w:rtl/>
        </w:rPr>
        <w:t>]</w:t>
      </w:r>
      <w:r w:rsidR="00FE61DA" w:rsidRPr="0007760D">
        <w:rPr>
          <w:rtl/>
        </w:rPr>
        <w:t xml:space="preserve"> </w:t>
      </w:r>
      <w:r w:rsidR="00FE61DA" w:rsidRPr="0007760D">
        <w:rPr>
          <w:rFonts w:cs="Times New Roman"/>
          <w:rtl/>
        </w:rPr>
        <w:t>מלקחיים מלובנים</w:t>
      </w:r>
      <w:r w:rsidR="003F5129" w:rsidRPr="0007760D">
        <w:rPr>
          <w:rFonts w:hint="cs"/>
          <w:rtl/>
        </w:rPr>
        <w:t xml:space="preserve">, </w:t>
      </w:r>
      <w:r w:rsidR="00CB60FB" w:rsidRPr="0007760D">
        <w:rPr>
          <w:rFonts w:hint="cs"/>
          <w:rtl/>
        </w:rPr>
        <w:t xml:space="preserve">זה בא בלי לחשוב, זה שועט בתוכו, </w:t>
      </w:r>
      <w:r w:rsidR="0012783B" w:rsidRPr="0007760D">
        <w:rPr>
          <w:rFonts w:hint="cs"/>
          <w:rtl/>
        </w:rPr>
        <w:t>ה</w:t>
      </w:r>
      <w:r w:rsidR="00110C87" w:rsidRPr="0007760D">
        <w:rPr>
          <w:rFonts w:cs="Times New Roman"/>
          <w:rtl/>
        </w:rPr>
        <w:t>חרון</w:t>
      </w:r>
      <w:r w:rsidR="0012783B" w:rsidRPr="0007760D">
        <w:rPr>
          <w:rFonts w:hint="cs"/>
          <w:rtl/>
        </w:rPr>
        <w:t xml:space="preserve"> מתפרץ, </w:t>
      </w:r>
      <w:r w:rsidR="00FE61DA" w:rsidRPr="0007760D">
        <w:rPr>
          <w:rFonts w:hint="cs"/>
          <w:rtl/>
        </w:rPr>
        <w:t>[</w:t>
      </w:r>
      <w:r w:rsidR="00203E1F" w:rsidRPr="0007760D">
        <w:rPr>
          <w:rFonts w:hint="cs"/>
          <w:rtl/>
        </w:rPr>
        <w:t xml:space="preserve">חניקת </w:t>
      </w:r>
      <w:r w:rsidR="003F5129" w:rsidRPr="0007760D">
        <w:rPr>
          <w:rFonts w:hint="cs"/>
          <w:rtl/>
        </w:rPr>
        <w:t>גליוטינה</w:t>
      </w:r>
      <w:r w:rsidR="00FE61DA" w:rsidRPr="0007760D">
        <w:rPr>
          <w:rFonts w:cs="Times New Roman"/>
          <w:rtl/>
        </w:rPr>
        <w:t xml:space="preserve"> התליין מתפעם</w:t>
      </w:r>
      <w:r w:rsidR="00724A95" w:rsidRPr="0007760D">
        <w:rPr>
          <w:rFonts w:cs="Times New Roman" w:hint="cs"/>
          <w:rtl/>
        </w:rPr>
        <w:t>] השור מנגח</w:t>
      </w:r>
      <w:r w:rsidR="00FE61DA" w:rsidRPr="0007760D">
        <w:rPr>
          <w:rFonts w:cs="Times New Roman"/>
          <w:rtl/>
        </w:rPr>
        <w:t>, הקורנס הולם</w:t>
      </w:r>
      <w:r w:rsidR="003F5129" w:rsidRPr="0007760D">
        <w:rPr>
          <w:rFonts w:hint="cs"/>
          <w:rtl/>
        </w:rPr>
        <w:t>.</w:t>
      </w:r>
    </w:p>
    <w:p w14:paraId="42E17314" w14:textId="7CF61235" w:rsidR="00A830EA" w:rsidRPr="0007760D" w:rsidRDefault="00684390" w:rsidP="006E526C">
      <w:pPr>
        <w:rPr>
          <w:rtl/>
        </w:rPr>
      </w:pPr>
      <w:r w:rsidRPr="0007760D">
        <w:rPr>
          <w:rFonts w:hint="eastAsia"/>
          <w:highlight w:val="cyan"/>
          <w:rtl/>
        </w:rPr>
        <w:t>אכסל</w:t>
      </w:r>
      <w:r w:rsidR="0044722A" w:rsidRPr="0007760D">
        <w:rPr>
          <w:rFonts w:hint="cs"/>
          <w:rtl/>
        </w:rPr>
        <w:t xml:space="preserve"> פותח</w:t>
      </w:r>
      <w:r w:rsidR="00203E1F" w:rsidRPr="0007760D">
        <w:rPr>
          <w:rFonts w:hint="cs"/>
          <w:rtl/>
        </w:rPr>
        <w:t xml:space="preserve"> את </w:t>
      </w:r>
      <w:r w:rsidR="00062CEF" w:rsidRPr="0007760D">
        <w:rPr>
          <w:rFonts w:hint="cs"/>
          <w:rtl/>
        </w:rPr>
        <w:t>ה</w:t>
      </w:r>
      <w:r w:rsidR="00A830EA" w:rsidRPr="0007760D">
        <w:rPr>
          <w:rFonts w:hint="cs"/>
          <w:rtl/>
        </w:rPr>
        <w:t xml:space="preserve">דלת </w:t>
      </w:r>
      <w:r w:rsidR="006E526C" w:rsidRPr="0007760D">
        <w:rPr>
          <w:rFonts w:hint="cs"/>
          <w:rtl/>
        </w:rPr>
        <w:t>ש</w:t>
      </w:r>
      <w:r w:rsidR="00203E1F" w:rsidRPr="0007760D">
        <w:rPr>
          <w:rFonts w:hint="cs"/>
          <w:rtl/>
        </w:rPr>
        <w:t>ל</w:t>
      </w:r>
      <w:r w:rsidR="006E526C" w:rsidRPr="0007760D">
        <w:rPr>
          <w:rFonts w:hint="cs"/>
          <w:rtl/>
        </w:rPr>
        <w:t xml:space="preserve"> </w:t>
      </w:r>
      <w:r w:rsidR="00203E1F" w:rsidRPr="0007760D">
        <w:rPr>
          <w:rFonts w:hint="cs"/>
          <w:rtl/>
        </w:rPr>
        <w:t>בית-</w:t>
      </w:r>
      <w:r w:rsidR="001C5A04" w:rsidRPr="0007760D">
        <w:rPr>
          <w:rFonts w:hint="cs"/>
          <w:rtl/>
        </w:rPr>
        <w:t>אימא</w:t>
      </w:r>
      <w:r w:rsidR="0044722A" w:rsidRPr="0007760D">
        <w:rPr>
          <w:rFonts w:hint="cs"/>
          <w:rtl/>
        </w:rPr>
        <w:t>, לראשונה בחייו</w:t>
      </w:r>
      <w:r w:rsidR="00203E1F" w:rsidRPr="0007760D">
        <w:rPr>
          <w:rFonts w:hint="cs"/>
          <w:rtl/>
        </w:rPr>
        <w:t xml:space="preserve"> </w:t>
      </w:r>
      <w:r w:rsidR="00A830EA" w:rsidRPr="0007760D">
        <w:rPr>
          <w:rFonts w:hint="cs"/>
          <w:rtl/>
        </w:rPr>
        <w:t>כמנצח, החב</w:t>
      </w:r>
      <w:r w:rsidR="0012783B" w:rsidRPr="0007760D">
        <w:rPr>
          <w:rFonts w:hint="cs"/>
          <w:rtl/>
        </w:rPr>
        <w:t>ור</w:t>
      </w:r>
      <w:r w:rsidR="00A830EA" w:rsidRPr="0007760D">
        <w:rPr>
          <w:rFonts w:hint="cs"/>
          <w:rtl/>
        </w:rPr>
        <w:t>ות היחידות</w:t>
      </w:r>
      <w:r w:rsidR="00110C87" w:rsidRPr="0007760D">
        <w:rPr>
          <w:rtl/>
        </w:rPr>
        <w:t xml:space="preserve"> </w:t>
      </w:r>
      <w:r w:rsidR="0040363D" w:rsidRPr="0007760D">
        <w:rPr>
          <w:rFonts w:cs="Times New Roman" w:hint="cs"/>
          <w:rtl/>
        </w:rPr>
        <w:t>שספג</w:t>
      </w:r>
      <w:r w:rsidR="00A830EA" w:rsidRPr="0007760D">
        <w:rPr>
          <w:rFonts w:hint="cs"/>
          <w:rtl/>
        </w:rPr>
        <w:t xml:space="preserve"> באגרופיו </w:t>
      </w:r>
      <w:r w:rsidR="00055951" w:rsidRPr="0007760D">
        <w:rPr>
          <w:rFonts w:hint="cs"/>
          <w:rtl/>
        </w:rPr>
        <w:t>בהם</w:t>
      </w:r>
      <w:r w:rsidR="00A830EA" w:rsidRPr="0007760D">
        <w:rPr>
          <w:rFonts w:hint="cs"/>
          <w:rtl/>
        </w:rPr>
        <w:t xml:space="preserve"> </w:t>
      </w:r>
      <w:r w:rsidR="00FE61DA" w:rsidRPr="0007760D">
        <w:rPr>
          <w:rFonts w:hint="cs"/>
          <w:rtl/>
        </w:rPr>
        <w:t>כתש</w:t>
      </w:r>
      <w:r w:rsidR="00A830EA" w:rsidRPr="0007760D">
        <w:rPr>
          <w:rFonts w:hint="cs"/>
          <w:rtl/>
        </w:rPr>
        <w:t xml:space="preserve">, </w:t>
      </w:r>
      <w:r w:rsidR="00203E1F" w:rsidRPr="0007760D">
        <w:rPr>
          <w:rFonts w:hint="cs"/>
          <w:rtl/>
        </w:rPr>
        <w:t xml:space="preserve">בשוקיו </w:t>
      </w:r>
      <w:r w:rsidR="00055951" w:rsidRPr="0007760D">
        <w:rPr>
          <w:rFonts w:hint="cs"/>
          <w:rtl/>
        </w:rPr>
        <w:t>בהם</w:t>
      </w:r>
      <w:r w:rsidR="00203E1F" w:rsidRPr="0007760D">
        <w:rPr>
          <w:rFonts w:hint="cs"/>
          <w:rtl/>
        </w:rPr>
        <w:t xml:space="preserve"> </w:t>
      </w:r>
      <w:r w:rsidR="009E7BF0" w:rsidRPr="0007760D">
        <w:rPr>
          <w:rFonts w:hint="cs"/>
          <w:rtl/>
        </w:rPr>
        <w:t>בטש,</w:t>
      </w:r>
      <w:r w:rsidR="00203E1F" w:rsidRPr="0007760D">
        <w:rPr>
          <w:rFonts w:hint="cs"/>
          <w:rtl/>
        </w:rPr>
        <w:t xml:space="preserve"> </w:t>
      </w:r>
      <w:r w:rsidR="00A830EA" w:rsidRPr="0007760D">
        <w:rPr>
          <w:rFonts w:hint="cs"/>
          <w:rtl/>
        </w:rPr>
        <w:t xml:space="preserve">בעצמות הזרוע </w:t>
      </w:r>
      <w:r w:rsidR="00055951" w:rsidRPr="0007760D">
        <w:rPr>
          <w:rFonts w:hint="cs"/>
          <w:rtl/>
        </w:rPr>
        <w:t>בהן</w:t>
      </w:r>
      <w:r w:rsidR="00A830EA" w:rsidRPr="0007760D">
        <w:rPr>
          <w:rFonts w:hint="cs"/>
          <w:rtl/>
        </w:rPr>
        <w:t xml:space="preserve"> בלם. </w:t>
      </w:r>
      <w:r w:rsidR="009E7BF0" w:rsidRPr="0007760D">
        <w:rPr>
          <w:rFonts w:hint="cs"/>
          <w:rtl/>
        </w:rPr>
        <w:t>ב</w:t>
      </w:r>
      <w:r w:rsidR="00A830EA" w:rsidRPr="0007760D">
        <w:rPr>
          <w:rFonts w:hint="cs"/>
          <w:rtl/>
        </w:rPr>
        <w:t>עומד</w:t>
      </w:r>
      <w:r w:rsidR="009E7BF0" w:rsidRPr="0007760D">
        <w:rPr>
          <w:rFonts w:hint="cs"/>
          <w:rtl/>
        </w:rPr>
        <w:t>ו</w:t>
      </w:r>
      <w:r w:rsidR="00A830EA" w:rsidRPr="0007760D">
        <w:rPr>
          <w:rFonts w:hint="cs"/>
          <w:rtl/>
        </w:rPr>
        <w:t xml:space="preserve"> </w:t>
      </w:r>
      <w:r w:rsidR="000D2402" w:rsidRPr="0007760D">
        <w:rPr>
          <w:rFonts w:hint="cs"/>
          <w:rtl/>
        </w:rPr>
        <w:t>על ה</w:t>
      </w:r>
      <w:r w:rsidR="00A830EA" w:rsidRPr="0007760D">
        <w:rPr>
          <w:rFonts w:hint="cs"/>
          <w:rtl/>
        </w:rPr>
        <w:t>מפתן</w:t>
      </w:r>
      <w:r w:rsidR="00110C87" w:rsidRPr="0007760D">
        <w:rPr>
          <w:rFonts w:hint="cs"/>
          <w:rtl/>
        </w:rPr>
        <w:t>,</w:t>
      </w:r>
      <w:r w:rsidR="00A830EA" w:rsidRPr="0007760D">
        <w:rPr>
          <w:rFonts w:hint="cs"/>
          <w:rtl/>
        </w:rPr>
        <w:t xml:space="preserve"> </w:t>
      </w:r>
      <w:r w:rsidR="00110C87" w:rsidRPr="0007760D">
        <w:rPr>
          <w:rFonts w:hint="cs"/>
          <w:rtl/>
        </w:rPr>
        <w:t>[</w:t>
      </w:r>
      <w:r w:rsidR="00A830EA" w:rsidRPr="0007760D">
        <w:rPr>
          <w:rFonts w:hint="cs"/>
          <w:rtl/>
        </w:rPr>
        <w:t>להחליט מה יהיה</w:t>
      </w:r>
      <w:r w:rsidR="00772B9B" w:rsidRPr="0007760D">
        <w:rPr>
          <w:rFonts w:hint="cs"/>
          <w:rtl/>
        </w:rPr>
        <w:t xml:space="preserve"> </w:t>
      </w:r>
      <w:r w:rsidR="00160771" w:rsidRPr="0007760D">
        <w:rPr>
          <w:rFonts w:hint="cs"/>
          <w:rtl/>
        </w:rPr>
        <w:t>התשלום</w:t>
      </w:r>
      <w:r w:rsidR="00A830EA" w:rsidRPr="0007760D">
        <w:rPr>
          <w:rFonts w:hint="cs"/>
          <w:rtl/>
        </w:rPr>
        <w:t xml:space="preserve">. </w:t>
      </w:r>
      <w:r w:rsidR="00160771" w:rsidRPr="0007760D">
        <w:rPr>
          <w:rFonts w:hint="eastAsia"/>
          <w:rtl/>
        </w:rPr>
        <w:t>אכסל</w:t>
      </w:r>
      <w:r w:rsidR="00160771" w:rsidRPr="0007760D">
        <w:rPr>
          <w:rtl/>
        </w:rPr>
        <w:t xml:space="preserve"> </w:t>
      </w:r>
      <w:r w:rsidR="00623482" w:rsidRPr="0007760D">
        <w:rPr>
          <w:rFonts w:hint="eastAsia"/>
          <w:rtl/>
        </w:rPr>
        <w:t>הצליח</w:t>
      </w:r>
      <w:r w:rsidR="00623482" w:rsidRPr="0007760D">
        <w:rPr>
          <w:rtl/>
        </w:rPr>
        <w:t xml:space="preserve">, </w:t>
      </w:r>
      <w:r w:rsidR="00623482" w:rsidRPr="0007760D">
        <w:rPr>
          <w:rFonts w:hint="eastAsia"/>
          <w:rtl/>
        </w:rPr>
        <w:t>הוא</w:t>
      </w:r>
      <w:r w:rsidR="00160771" w:rsidRPr="0007760D">
        <w:rPr>
          <w:rtl/>
        </w:rPr>
        <w:t xml:space="preserve"> </w:t>
      </w:r>
      <w:r w:rsidR="00160771" w:rsidRPr="0007760D">
        <w:rPr>
          <w:rFonts w:hint="eastAsia"/>
          <w:rtl/>
        </w:rPr>
        <w:t>לוחם</w:t>
      </w:r>
      <w:r w:rsidR="00160771" w:rsidRPr="0007760D">
        <w:rPr>
          <w:rtl/>
        </w:rPr>
        <w:t xml:space="preserve"> מיומן, הוא </w:t>
      </w:r>
      <w:r w:rsidR="001C31A4" w:rsidRPr="0007760D">
        <w:rPr>
          <w:rFonts w:hint="eastAsia"/>
          <w:rtl/>
        </w:rPr>
        <w:t>ח</w:t>
      </w:r>
      <w:r w:rsidR="00160771" w:rsidRPr="0007760D">
        <w:rPr>
          <w:rFonts w:hint="eastAsia"/>
          <w:rtl/>
        </w:rPr>
        <w:t>זק</w:t>
      </w:r>
      <w:r w:rsidR="00160771" w:rsidRPr="0007760D">
        <w:rPr>
          <w:rtl/>
        </w:rPr>
        <w:t xml:space="preserve"> אבל </w:t>
      </w:r>
      <w:r w:rsidR="00772B9B" w:rsidRPr="0007760D">
        <w:rPr>
          <w:rFonts w:hint="eastAsia"/>
          <w:rtl/>
        </w:rPr>
        <w:t>לא</w:t>
      </w:r>
      <w:r w:rsidR="00772B9B" w:rsidRPr="0007760D">
        <w:rPr>
          <w:rtl/>
        </w:rPr>
        <w:t xml:space="preserve"> </w:t>
      </w:r>
      <w:r w:rsidR="00160771" w:rsidRPr="0007760D">
        <w:rPr>
          <w:rFonts w:hint="eastAsia"/>
          <w:rtl/>
        </w:rPr>
        <w:t>מספיק</w:t>
      </w:r>
      <w:r w:rsidR="00160771" w:rsidRPr="0007760D">
        <w:rPr>
          <w:rtl/>
        </w:rPr>
        <w:t xml:space="preserve"> </w:t>
      </w:r>
      <w:r w:rsidR="00160771" w:rsidRPr="0007760D">
        <w:rPr>
          <w:rFonts w:hint="eastAsia"/>
          <w:rtl/>
        </w:rPr>
        <w:t>לא</w:t>
      </w:r>
      <w:r w:rsidR="00160771" w:rsidRPr="0007760D">
        <w:rPr>
          <w:rtl/>
        </w:rPr>
        <w:t xml:space="preserve"> </w:t>
      </w:r>
      <w:r w:rsidR="00160771" w:rsidRPr="0007760D">
        <w:rPr>
          <w:rFonts w:hint="eastAsia"/>
          <w:rtl/>
        </w:rPr>
        <w:t>בעל</w:t>
      </w:r>
      <w:r w:rsidR="00160771" w:rsidRPr="0007760D">
        <w:rPr>
          <w:rtl/>
        </w:rPr>
        <w:t xml:space="preserve"> </w:t>
      </w:r>
      <w:r w:rsidR="00160771" w:rsidRPr="0007760D">
        <w:rPr>
          <w:rFonts w:hint="eastAsia"/>
          <w:rtl/>
        </w:rPr>
        <w:t>ה</w:t>
      </w:r>
      <w:r w:rsidR="007036CC" w:rsidRPr="0007760D">
        <w:rPr>
          <w:rFonts w:hint="eastAsia"/>
          <w:rtl/>
        </w:rPr>
        <w:t>מיומנות</w:t>
      </w:r>
      <w:r w:rsidR="007036CC" w:rsidRPr="0007760D">
        <w:rPr>
          <w:rtl/>
        </w:rPr>
        <w:t xml:space="preserve"> / </w:t>
      </w:r>
      <w:r w:rsidR="007036CC" w:rsidRPr="0007760D">
        <w:rPr>
          <w:rFonts w:hint="eastAsia"/>
          <w:rtl/>
        </w:rPr>
        <w:t>כישורים</w:t>
      </w:r>
      <w:r w:rsidR="00160771" w:rsidRPr="0007760D">
        <w:rPr>
          <w:rtl/>
        </w:rPr>
        <w:t>, בעל הרצון</w:t>
      </w:r>
      <w:r w:rsidR="006B6AAA" w:rsidRPr="0007760D">
        <w:rPr>
          <w:rtl/>
        </w:rPr>
        <w:t xml:space="preserve"> </w:t>
      </w:r>
      <w:r w:rsidR="001C31A4" w:rsidRPr="0007760D">
        <w:rPr>
          <w:rtl/>
        </w:rPr>
        <w:t>בשביל</w:t>
      </w:r>
      <w:r w:rsidR="00110C87" w:rsidRPr="0007760D">
        <w:rPr>
          <w:rFonts w:hint="cs"/>
          <w:rtl/>
        </w:rPr>
        <w:t>]</w:t>
      </w:r>
      <w:r w:rsidR="001C31A4" w:rsidRPr="0007760D">
        <w:rPr>
          <w:rtl/>
        </w:rPr>
        <w:t xml:space="preserve"> </w:t>
      </w:r>
      <w:r w:rsidR="00110C87" w:rsidRPr="0007760D">
        <w:rPr>
          <w:rFonts w:cs="Times New Roman"/>
          <w:rtl/>
        </w:rPr>
        <w:t xml:space="preserve">אכסל </w:t>
      </w:r>
      <w:r w:rsidR="0044722A" w:rsidRPr="0007760D">
        <w:rPr>
          <w:rFonts w:cs="Times New Roman" w:hint="cs"/>
          <w:rtl/>
        </w:rPr>
        <w:t>[</w:t>
      </w:r>
      <w:r w:rsidR="00110C87" w:rsidRPr="0007760D">
        <w:rPr>
          <w:rFonts w:cs="Times New Roman"/>
          <w:rtl/>
        </w:rPr>
        <w:t xml:space="preserve">הגלדיאטור הנועז, האלוף </w:t>
      </w:r>
      <w:r w:rsidR="0040363D" w:rsidRPr="0007760D">
        <w:rPr>
          <w:rFonts w:cs="Times New Roman"/>
          <w:rtl/>
        </w:rPr>
        <w:t>הגיבור</w:t>
      </w:r>
      <w:r w:rsidR="0044722A" w:rsidRPr="0007760D">
        <w:rPr>
          <w:rFonts w:cs="Times New Roman" w:hint="cs"/>
          <w:rtl/>
        </w:rPr>
        <w:t>]הלוחם האמיץ</w:t>
      </w:r>
      <w:r w:rsidR="0040363D" w:rsidRPr="0007760D">
        <w:rPr>
          <w:rFonts w:cs="Times New Roman"/>
          <w:rtl/>
        </w:rPr>
        <w:t xml:space="preserve"> </w:t>
      </w:r>
      <w:r w:rsidR="00110C87" w:rsidRPr="0007760D">
        <w:rPr>
          <w:rFonts w:cs="Times New Roman"/>
          <w:rtl/>
        </w:rPr>
        <w:t xml:space="preserve">אינו מוצא </w:t>
      </w:r>
      <w:r w:rsidR="0044722A" w:rsidRPr="0007760D">
        <w:rPr>
          <w:rFonts w:cs="Times New Roman" w:hint="cs"/>
          <w:rtl/>
        </w:rPr>
        <w:t xml:space="preserve">די </w:t>
      </w:r>
      <w:r w:rsidR="00110C87" w:rsidRPr="0007760D">
        <w:rPr>
          <w:rFonts w:cs="Times New Roman"/>
          <w:rtl/>
        </w:rPr>
        <w:t>עוז בקרבו</w:t>
      </w:r>
      <w:r w:rsidR="00110C87" w:rsidRPr="0007760D">
        <w:rPr>
          <w:rFonts w:cs="Times New Roman" w:hint="eastAsia"/>
          <w:rtl/>
        </w:rPr>
        <w:t xml:space="preserve"> </w:t>
      </w:r>
      <w:r w:rsidR="007036CC" w:rsidRPr="0007760D">
        <w:rPr>
          <w:rFonts w:hint="eastAsia"/>
          <w:rtl/>
        </w:rPr>
        <w:t>ל</w:t>
      </w:r>
      <w:r w:rsidR="00FE61DA" w:rsidRPr="0007760D">
        <w:rPr>
          <w:rFonts w:hint="cs"/>
          <w:rtl/>
        </w:rPr>
        <w:t>השמיד</w:t>
      </w:r>
      <w:r w:rsidR="007036CC" w:rsidRPr="0007760D">
        <w:rPr>
          <w:rtl/>
        </w:rPr>
        <w:t xml:space="preserve"> </w:t>
      </w:r>
      <w:r w:rsidR="007036CC" w:rsidRPr="0007760D">
        <w:rPr>
          <w:rFonts w:hint="eastAsia"/>
          <w:rtl/>
        </w:rPr>
        <w:t>את</w:t>
      </w:r>
      <w:r w:rsidR="007036CC" w:rsidRPr="0007760D">
        <w:rPr>
          <w:rtl/>
        </w:rPr>
        <w:t xml:space="preserve"> </w:t>
      </w:r>
      <w:r w:rsidR="007036CC" w:rsidRPr="0007760D">
        <w:rPr>
          <w:rFonts w:hint="eastAsia"/>
          <w:rtl/>
        </w:rPr>
        <w:t>אינגלה</w:t>
      </w:r>
      <w:r w:rsidR="007049E1" w:rsidRPr="0007760D">
        <w:rPr>
          <w:rFonts w:hint="cs"/>
          <w:rtl/>
        </w:rPr>
        <w:t xml:space="preserve"> </w:t>
      </w:r>
      <w:r w:rsidR="007036CC" w:rsidRPr="0007760D">
        <w:rPr>
          <w:rFonts w:hint="eastAsia"/>
          <w:rtl/>
        </w:rPr>
        <w:t>ש</w:t>
      </w:r>
      <w:r w:rsidR="001C5A04" w:rsidRPr="0007760D">
        <w:rPr>
          <w:rFonts w:hint="eastAsia"/>
          <w:rtl/>
        </w:rPr>
        <w:t>אימא</w:t>
      </w:r>
      <w:r w:rsidR="007036CC" w:rsidRPr="0007760D">
        <w:rPr>
          <w:rtl/>
        </w:rPr>
        <w:t xml:space="preserve"> </w:t>
      </w:r>
      <w:r w:rsidR="007036CC" w:rsidRPr="0007760D">
        <w:rPr>
          <w:rFonts w:hint="eastAsia"/>
          <w:rtl/>
        </w:rPr>
        <w:t>כה</w:t>
      </w:r>
      <w:r w:rsidR="007036CC" w:rsidRPr="0007760D">
        <w:rPr>
          <w:rtl/>
        </w:rPr>
        <w:t xml:space="preserve"> </w:t>
      </w:r>
      <w:r w:rsidR="007036CC" w:rsidRPr="0007760D">
        <w:rPr>
          <w:rFonts w:hint="eastAsia"/>
          <w:rtl/>
        </w:rPr>
        <w:t>אוהבת</w:t>
      </w:r>
      <w:r w:rsidR="001C31A4" w:rsidRPr="0007760D">
        <w:rPr>
          <w:rtl/>
        </w:rPr>
        <w:t>[</w:t>
      </w:r>
      <w:r w:rsidR="007036CC" w:rsidRPr="0007760D">
        <w:rPr>
          <w:rtl/>
        </w:rPr>
        <w:t xml:space="preserve"> / </w:t>
      </w:r>
      <w:r w:rsidR="00772B9B" w:rsidRPr="0007760D">
        <w:rPr>
          <w:rFonts w:hint="eastAsia"/>
          <w:rtl/>
        </w:rPr>
        <w:t>יעלימו</w:t>
      </w:r>
      <w:r w:rsidR="00772B9B" w:rsidRPr="0007760D">
        <w:rPr>
          <w:rtl/>
        </w:rPr>
        <w:t xml:space="preserve">, </w:t>
      </w:r>
      <w:r w:rsidR="00A830EA" w:rsidRPr="0007760D">
        <w:rPr>
          <w:rFonts w:hint="eastAsia"/>
          <w:rtl/>
        </w:rPr>
        <w:t>כי</w:t>
      </w:r>
      <w:r w:rsidR="00A830EA" w:rsidRPr="0007760D">
        <w:rPr>
          <w:rtl/>
        </w:rPr>
        <w:t xml:space="preserve"> </w:t>
      </w:r>
      <w:r w:rsidR="001C5A04" w:rsidRPr="0007760D">
        <w:rPr>
          <w:rFonts w:hint="eastAsia"/>
          <w:rtl/>
        </w:rPr>
        <w:t>אימא</w:t>
      </w:r>
      <w:r w:rsidR="00772B9B" w:rsidRPr="0007760D">
        <w:rPr>
          <w:rtl/>
        </w:rPr>
        <w:t xml:space="preserve"> הרי כה</w:t>
      </w:r>
      <w:r w:rsidR="00A830EA" w:rsidRPr="0007760D">
        <w:rPr>
          <w:rtl/>
        </w:rPr>
        <w:t xml:space="preserve"> אוהבת את אינגלה</w:t>
      </w:r>
      <w:r w:rsidR="001C31A4" w:rsidRPr="0007760D">
        <w:rPr>
          <w:rtl/>
        </w:rPr>
        <w:t>]</w:t>
      </w:r>
      <w:r w:rsidR="00A830EA" w:rsidRPr="0007760D">
        <w:rPr>
          <w:rtl/>
        </w:rPr>
        <w:t>.</w:t>
      </w:r>
      <w:r w:rsidR="0026480C" w:rsidRPr="0007760D">
        <w:rPr>
          <w:rtl/>
        </w:rPr>
        <w:t xml:space="preserve"> </w:t>
      </w:r>
      <w:r w:rsidR="00A830EA" w:rsidRPr="0007760D">
        <w:rPr>
          <w:rFonts w:hint="eastAsia"/>
          <w:rtl/>
        </w:rPr>
        <w:t>הוא</w:t>
      </w:r>
      <w:r w:rsidR="00A830EA" w:rsidRPr="0007760D">
        <w:rPr>
          <w:rtl/>
        </w:rPr>
        <w:t xml:space="preserve"> </w:t>
      </w:r>
      <w:r w:rsidR="007036CC" w:rsidRPr="0007760D">
        <w:rPr>
          <w:rFonts w:hint="eastAsia"/>
          <w:rtl/>
        </w:rPr>
        <w:t>מניח</w:t>
      </w:r>
      <w:r w:rsidR="007036CC" w:rsidRPr="0007760D">
        <w:rPr>
          <w:rtl/>
        </w:rPr>
        <w:t xml:space="preserve"> </w:t>
      </w:r>
      <w:r w:rsidR="007036CC" w:rsidRPr="0007760D">
        <w:rPr>
          <w:rFonts w:hint="eastAsia"/>
          <w:rtl/>
        </w:rPr>
        <w:t>לחולשה</w:t>
      </w:r>
      <w:r w:rsidR="007036CC" w:rsidRPr="0007760D">
        <w:rPr>
          <w:rtl/>
        </w:rPr>
        <w:t xml:space="preserve"> </w:t>
      </w:r>
      <w:r w:rsidR="007036CC" w:rsidRPr="0007760D">
        <w:rPr>
          <w:rFonts w:hint="eastAsia"/>
          <w:rtl/>
        </w:rPr>
        <w:t>להכניעו</w:t>
      </w:r>
      <w:r w:rsidR="007036CC" w:rsidRPr="0007760D">
        <w:rPr>
          <w:rtl/>
        </w:rPr>
        <w:t xml:space="preserve"> </w:t>
      </w:r>
      <w:r w:rsidR="007036CC" w:rsidRPr="0007760D">
        <w:rPr>
          <w:rFonts w:hint="eastAsia"/>
          <w:rtl/>
        </w:rPr>
        <w:t>והיא</w:t>
      </w:r>
      <w:r w:rsidR="007036CC" w:rsidRPr="0007760D">
        <w:rPr>
          <w:rtl/>
        </w:rPr>
        <w:t xml:space="preserve"> </w:t>
      </w:r>
      <w:r w:rsidR="007036CC" w:rsidRPr="0007760D">
        <w:rPr>
          <w:rFonts w:hint="eastAsia"/>
          <w:rtl/>
        </w:rPr>
        <w:t>מסתערת</w:t>
      </w:r>
      <w:r w:rsidR="007036CC" w:rsidRPr="0007760D">
        <w:rPr>
          <w:rtl/>
        </w:rPr>
        <w:t xml:space="preserve"> </w:t>
      </w:r>
      <w:r w:rsidR="007036CC" w:rsidRPr="0007760D">
        <w:rPr>
          <w:rFonts w:hint="eastAsia"/>
          <w:rtl/>
        </w:rPr>
        <w:t>עליו</w:t>
      </w:r>
      <w:r w:rsidR="00462A80" w:rsidRPr="0007760D">
        <w:rPr>
          <w:rFonts w:hint="cs"/>
          <w:rtl/>
        </w:rPr>
        <w:t>,</w:t>
      </w:r>
      <w:r w:rsidR="007036CC" w:rsidRPr="0007760D">
        <w:rPr>
          <w:rtl/>
        </w:rPr>
        <w:t xml:space="preserve"> </w:t>
      </w:r>
      <w:r w:rsidR="00462A80" w:rsidRPr="0007760D">
        <w:rPr>
          <w:rFonts w:hint="cs"/>
          <w:rtl/>
        </w:rPr>
        <w:t>[</w:t>
      </w:r>
      <w:r w:rsidR="007036CC" w:rsidRPr="0007760D">
        <w:rPr>
          <w:rFonts w:hint="eastAsia"/>
          <w:rtl/>
        </w:rPr>
        <w:t>בשצף</w:t>
      </w:r>
      <w:r w:rsidR="007036CC" w:rsidRPr="0007760D">
        <w:rPr>
          <w:rtl/>
        </w:rPr>
        <w:t xml:space="preserve"> </w:t>
      </w:r>
      <w:r w:rsidR="007036CC" w:rsidRPr="0007760D">
        <w:rPr>
          <w:rFonts w:hint="eastAsia"/>
          <w:rtl/>
        </w:rPr>
        <w:t>קצף</w:t>
      </w:r>
      <w:r w:rsidR="007036CC" w:rsidRPr="0007760D">
        <w:rPr>
          <w:rtl/>
        </w:rPr>
        <w:t xml:space="preserve"> </w:t>
      </w:r>
      <w:r w:rsidR="007036CC" w:rsidRPr="0007760D">
        <w:rPr>
          <w:rFonts w:hint="eastAsia"/>
          <w:rtl/>
        </w:rPr>
        <w:t>הא</w:t>
      </w:r>
      <w:r w:rsidR="007036CC" w:rsidRPr="0007760D">
        <w:rPr>
          <w:rtl/>
        </w:rPr>
        <w:t xml:space="preserve"> </w:t>
      </w:r>
      <w:r w:rsidR="007036CC" w:rsidRPr="0007760D">
        <w:rPr>
          <w:rFonts w:hint="eastAsia"/>
          <w:rtl/>
        </w:rPr>
        <w:t>לך</w:t>
      </w:r>
      <w:r w:rsidR="00462A80" w:rsidRPr="0007760D">
        <w:rPr>
          <w:rFonts w:hint="cs"/>
          <w:rtl/>
        </w:rPr>
        <w:t>]</w:t>
      </w:r>
      <w:r w:rsidR="007036CC" w:rsidRPr="0007760D">
        <w:rPr>
          <w:rtl/>
        </w:rPr>
        <w:t xml:space="preserve"> </w:t>
      </w:r>
      <w:r w:rsidR="007036CC" w:rsidRPr="0007760D">
        <w:rPr>
          <w:rFonts w:hint="eastAsia"/>
          <w:rtl/>
        </w:rPr>
        <w:t>מוצצת</w:t>
      </w:r>
      <w:r w:rsidR="007036CC" w:rsidRPr="0007760D">
        <w:rPr>
          <w:rtl/>
        </w:rPr>
        <w:t xml:space="preserve"> את שריריו</w:t>
      </w:r>
      <w:r w:rsidR="00062CEF" w:rsidRPr="0007760D">
        <w:rPr>
          <w:rFonts w:hint="cs"/>
          <w:rtl/>
        </w:rPr>
        <w:t>,</w:t>
      </w:r>
      <w:r w:rsidR="007036CC" w:rsidRPr="0007760D">
        <w:rPr>
          <w:rtl/>
        </w:rPr>
        <w:t xml:space="preserve"> </w:t>
      </w:r>
      <w:r w:rsidR="0044722A" w:rsidRPr="0007760D">
        <w:rPr>
          <w:rFonts w:cs="Times New Roman"/>
          <w:rtl/>
        </w:rPr>
        <w:t>סוחטת</w:t>
      </w:r>
      <w:r w:rsidR="0044722A" w:rsidRPr="0007760D">
        <w:rPr>
          <w:rFonts w:cs="Times New Roman" w:hint="cs"/>
          <w:rtl/>
        </w:rPr>
        <w:t xml:space="preserve"> </w:t>
      </w:r>
      <w:r w:rsidR="00110C87" w:rsidRPr="0007760D">
        <w:rPr>
          <w:rFonts w:hint="cs"/>
          <w:rtl/>
        </w:rPr>
        <w:t xml:space="preserve">את </w:t>
      </w:r>
      <w:r w:rsidR="0040363D" w:rsidRPr="0007760D">
        <w:rPr>
          <w:rFonts w:hint="cs"/>
          <w:rtl/>
        </w:rPr>
        <w:t>ה</w:t>
      </w:r>
      <w:r w:rsidR="007036CC" w:rsidRPr="0007760D">
        <w:rPr>
          <w:rtl/>
        </w:rPr>
        <w:t>עוצמ</w:t>
      </w:r>
      <w:r w:rsidR="0040363D" w:rsidRPr="0007760D">
        <w:rPr>
          <w:rFonts w:hint="cs"/>
          <w:rtl/>
        </w:rPr>
        <w:t>ה</w:t>
      </w:r>
      <w:r w:rsidR="007036CC" w:rsidRPr="0007760D">
        <w:rPr>
          <w:rtl/>
        </w:rPr>
        <w:t xml:space="preserve"> </w:t>
      </w:r>
      <w:r w:rsidR="00110C87" w:rsidRPr="0007760D">
        <w:rPr>
          <w:rFonts w:hint="cs"/>
          <w:rtl/>
        </w:rPr>
        <w:t>ש</w:t>
      </w:r>
      <w:r w:rsidR="007036CC" w:rsidRPr="0007760D">
        <w:rPr>
          <w:rtl/>
        </w:rPr>
        <w:t>נמס</w:t>
      </w:r>
      <w:r w:rsidR="00110C87" w:rsidRPr="0007760D">
        <w:rPr>
          <w:rFonts w:hint="cs"/>
          <w:rtl/>
        </w:rPr>
        <w:t>כה</w:t>
      </w:r>
      <w:r w:rsidR="007036CC" w:rsidRPr="0007760D">
        <w:rPr>
          <w:rtl/>
        </w:rPr>
        <w:t xml:space="preserve"> </w:t>
      </w:r>
      <w:r w:rsidR="00110C87" w:rsidRPr="0007760D">
        <w:rPr>
          <w:rFonts w:hint="cs"/>
          <w:rtl/>
        </w:rPr>
        <w:t>ב</w:t>
      </w:r>
      <w:r w:rsidR="007036CC" w:rsidRPr="0007760D">
        <w:rPr>
          <w:rtl/>
        </w:rPr>
        <w:t xml:space="preserve">גופו </w:t>
      </w:r>
      <w:r w:rsidR="00110C87" w:rsidRPr="0007760D">
        <w:rPr>
          <w:rFonts w:hint="cs"/>
          <w:rtl/>
        </w:rPr>
        <w:t>ו</w:t>
      </w:r>
      <w:r w:rsidR="007036CC" w:rsidRPr="0007760D">
        <w:rPr>
          <w:rtl/>
        </w:rPr>
        <w:t>נמשח</w:t>
      </w:r>
      <w:r w:rsidR="00110C87" w:rsidRPr="0007760D">
        <w:rPr>
          <w:rFonts w:hint="cs"/>
          <w:rtl/>
        </w:rPr>
        <w:t>ה</w:t>
      </w:r>
      <w:r w:rsidR="007036CC" w:rsidRPr="0007760D">
        <w:rPr>
          <w:rtl/>
        </w:rPr>
        <w:t xml:space="preserve"> ב</w:t>
      </w:r>
      <w:r w:rsidR="003B2198" w:rsidRPr="0007760D">
        <w:rPr>
          <w:rtl/>
        </w:rPr>
        <w:t>שערו</w:t>
      </w:r>
      <w:r w:rsidR="007036CC" w:rsidRPr="0007760D">
        <w:rPr>
          <w:rtl/>
        </w:rPr>
        <w:t xml:space="preserve">ת ראשו [כמו מלך שנמשח בשמן – לבדוק] </w:t>
      </w:r>
      <w:r w:rsidR="007036CC" w:rsidRPr="0007760D">
        <w:rPr>
          <w:rFonts w:hint="eastAsia"/>
          <w:rtl/>
        </w:rPr>
        <w:t>כשעמד</w:t>
      </w:r>
      <w:r w:rsidR="007036CC" w:rsidRPr="0007760D">
        <w:rPr>
          <w:rtl/>
        </w:rPr>
        <w:t xml:space="preserve"> מול דאריק</w:t>
      </w:r>
      <w:r w:rsidR="00462A80" w:rsidRPr="0007760D">
        <w:rPr>
          <w:rFonts w:hint="cs"/>
          <w:rtl/>
        </w:rPr>
        <w:t>,</w:t>
      </w:r>
      <w:r w:rsidR="007036CC" w:rsidRPr="0007760D">
        <w:rPr>
          <w:rtl/>
        </w:rPr>
        <w:t xml:space="preserve"> </w:t>
      </w:r>
      <w:r w:rsidR="00462A80" w:rsidRPr="0007760D">
        <w:rPr>
          <w:rFonts w:hint="cs"/>
          <w:rtl/>
        </w:rPr>
        <w:t>[</w:t>
      </w:r>
      <w:r w:rsidR="007036CC" w:rsidRPr="0007760D">
        <w:rPr>
          <w:rtl/>
        </w:rPr>
        <w:t xml:space="preserve">ועוד </w:t>
      </w:r>
      <w:r w:rsidR="007036CC" w:rsidRPr="0007760D">
        <w:rPr>
          <w:rFonts w:hint="eastAsia"/>
          <w:rtl/>
        </w:rPr>
        <w:t>ממשיכה</w:t>
      </w:r>
      <w:r w:rsidR="007036CC" w:rsidRPr="0007760D">
        <w:rPr>
          <w:rtl/>
        </w:rPr>
        <w:t xml:space="preserve"> להחלישו </w:t>
      </w:r>
      <w:r w:rsidR="001C31A4" w:rsidRPr="0007760D">
        <w:rPr>
          <w:rFonts w:hint="eastAsia"/>
          <w:rtl/>
        </w:rPr>
        <w:t>ו</w:t>
      </w:r>
      <w:r w:rsidR="007036CC" w:rsidRPr="0007760D">
        <w:rPr>
          <w:rFonts w:hint="eastAsia"/>
          <w:rtl/>
        </w:rPr>
        <w:t>לגזול</w:t>
      </w:r>
      <w:r w:rsidR="007036CC" w:rsidRPr="0007760D">
        <w:rPr>
          <w:rtl/>
        </w:rPr>
        <w:t xml:space="preserve"> </w:t>
      </w:r>
      <w:r w:rsidR="007036CC" w:rsidRPr="0007760D">
        <w:rPr>
          <w:rFonts w:hint="eastAsia"/>
          <w:rtl/>
        </w:rPr>
        <w:t>מכוחו</w:t>
      </w:r>
      <w:r w:rsidR="007036CC" w:rsidRPr="0007760D">
        <w:rPr>
          <w:rtl/>
        </w:rPr>
        <w:t xml:space="preserve"> </w:t>
      </w:r>
      <w:r w:rsidR="007036CC" w:rsidRPr="0007760D">
        <w:rPr>
          <w:rFonts w:hint="eastAsia"/>
          <w:rtl/>
        </w:rPr>
        <w:t>כמעשרת</w:t>
      </w:r>
      <w:r w:rsidR="001C31A4" w:rsidRPr="0007760D">
        <w:rPr>
          <w:rtl/>
        </w:rPr>
        <w:t>,</w:t>
      </w:r>
      <w:r w:rsidR="007036CC" w:rsidRPr="0007760D">
        <w:rPr>
          <w:rtl/>
        </w:rPr>
        <w:t xml:space="preserve"> </w:t>
      </w:r>
      <w:r w:rsidR="001C31A4" w:rsidRPr="0007760D">
        <w:rPr>
          <w:rFonts w:hint="eastAsia"/>
          <w:rtl/>
        </w:rPr>
        <w:t>מ</w:t>
      </w:r>
      <w:r w:rsidR="007036CC" w:rsidRPr="0007760D">
        <w:rPr>
          <w:rFonts w:hint="eastAsia"/>
          <w:rtl/>
        </w:rPr>
        <w:t>יסים</w:t>
      </w:r>
      <w:r w:rsidR="007036CC" w:rsidRPr="0007760D">
        <w:rPr>
          <w:rtl/>
        </w:rPr>
        <w:t xml:space="preserve"> </w:t>
      </w:r>
      <w:r w:rsidR="007036CC" w:rsidRPr="0007760D">
        <w:rPr>
          <w:rFonts w:hint="eastAsia"/>
          <w:rtl/>
        </w:rPr>
        <w:t>עבור</w:t>
      </w:r>
      <w:r w:rsidR="007036CC" w:rsidRPr="0007760D">
        <w:rPr>
          <w:rtl/>
        </w:rPr>
        <w:t xml:space="preserve"> </w:t>
      </w:r>
      <w:r w:rsidR="007036CC" w:rsidRPr="0007760D">
        <w:rPr>
          <w:rFonts w:hint="eastAsia"/>
          <w:rtl/>
        </w:rPr>
        <w:t>ה</w:t>
      </w:r>
      <w:r w:rsidR="001C31A4" w:rsidRPr="0007760D">
        <w:rPr>
          <w:rFonts w:hint="eastAsia"/>
          <w:rtl/>
        </w:rPr>
        <w:t>ניצחון</w:t>
      </w:r>
      <w:r w:rsidR="007036CC" w:rsidRPr="0007760D">
        <w:rPr>
          <w:rtl/>
        </w:rPr>
        <w:t>...</w:t>
      </w:r>
      <w:r w:rsidR="007036CC" w:rsidRPr="0007760D">
        <w:rPr>
          <w:rFonts w:hint="cs"/>
          <w:rtl/>
        </w:rPr>
        <w:t xml:space="preserve"> אינגלה</w:t>
      </w:r>
      <w:r w:rsidR="00A830EA" w:rsidRPr="0007760D">
        <w:rPr>
          <w:rFonts w:hint="cs"/>
          <w:rtl/>
        </w:rPr>
        <w:t xml:space="preserve"> שולף </w:t>
      </w:r>
      <w:r w:rsidR="00462A80" w:rsidRPr="0007760D">
        <w:rPr>
          <w:rFonts w:hint="cs"/>
          <w:rtl/>
        </w:rPr>
        <w:t xml:space="preserve">ומרכיב </w:t>
      </w:r>
      <w:r w:rsidR="00A830EA" w:rsidRPr="0007760D">
        <w:rPr>
          <w:rFonts w:hint="cs"/>
          <w:rtl/>
        </w:rPr>
        <w:t>את משקפיו ששוב ה</w:t>
      </w:r>
      <w:r w:rsidR="00462A80" w:rsidRPr="0007760D">
        <w:rPr>
          <w:rFonts w:hint="cs"/>
          <w:rtl/>
        </w:rPr>
        <w:t>וא</w:t>
      </w:r>
      <w:r w:rsidR="00A830EA" w:rsidRPr="0007760D">
        <w:rPr>
          <w:rFonts w:hint="cs"/>
          <w:rtl/>
        </w:rPr>
        <w:t xml:space="preserve"> זקוק לה</w:t>
      </w:r>
      <w:r w:rsidR="000D2402" w:rsidRPr="0007760D">
        <w:rPr>
          <w:rFonts w:hint="cs"/>
          <w:rtl/>
        </w:rPr>
        <w:t>ם</w:t>
      </w:r>
      <w:r w:rsidR="00A830EA" w:rsidRPr="0007760D">
        <w:rPr>
          <w:rFonts w:hint="cs"/>
          <w:rtl/>
        </w:rPr>
        <w:t xml:space="preserve">, </w:t>
      </w:r>
      <w:r w:rsidR="009E7BF0" w:rsidRPr="0007760D">
        <w:rPr>
          <w:rFonts w:hint="cs"/>
          <w:rtl/>
        </w:rPr>
        <w:t>חולץ</w:t>
      </w:r>
      <w:r w:rsidR="009E7D36" w:rsidRPr="0007760D">
        <w:rPr>
          <w:rFonts w:hint="cs"/>
          <w:rtl/>
        </w:rPr>
        <w:t xml:space="preserve"> את המשאף ומסדיר </w:t>
      </w:r>
      <w:r w:rsidR="00701E17" w:rsidRPr="0007760D">
        <w:rPr>
          <w:rFonts w:hint="cs"/>
          <w:rtl/>
        </w:rPr>
        <w:t xml:space="preserve">בלחיצה או שתיים </w:t>
      </w:r>
      <w:r w:rsidR="009E7D36" w:rsidRPr="0007760D">
        <w:rPr>
          <w:rFonts w:hint="cs"/>
          <w:rtl/>
        </w:rPr>
        <w:t>את</w:t>
      </w:r>
      <w:r w:rsidR="009E7BF0" w:rsidRPr="0007760D">
        <w:rPr>
          <w:rFonts w:hint="cs"/>
          <w:rtl/>
        </w:rPr>
        <w:t xml:space="preserve"> נשימתו</w:t>
      </w:r>
      <w:r w:rsidR="00110C87" w:rsidRPr="0007760D">
        <w:rPr>
          <w:rFonts w:hint="cs"/>
          <w:rtl/>
        </w:rPr>
        <w:t xml:space="preserve">] </w:t>
      </w:r>
      <w:r w:rsidR="00110C87" w:rsidRPr="0007760D">
        <w:rPr>
          <w:rFonts w:cs="Times New Roman"/>
          <w:rtl/>
        </w:rPr>
        <w:t>וכנפי השפירית כפותות בענבר, דוממות</w:t>
      </w:r>
      <w:r w:rsidR="009E7D36" w:rsidRPr="0007760D">
        <w:rPr>
          <w:rFonts w:hint="cs"/>
          <w:rtl/>
        </w:rPr>
        <w:t>.</w:t>
      </w:r>
    </w:p>
    <w:p w14:paraId="121541BA" w14:textId="77777777" w:rsidR="00110C87" w:rsidRPr="0007760D" w:rsidRDefault="00462A80" w:rsidP="00923D27">
      <w:pPr>
        <w:rPr>
          <w:rtl/>
        </w:rPr>
      </w:pPr>
      <w:r w:rsidRPr="0007760D">
        <w:rPr>
          <w:rFonts w:hint="cs"/>
          <w:rtl/>
        </w:rPr>
        <w:t>[</w:t>
      </w:r>
      <w:r w:rsidR="00701E17" w:rsidRPr="0007760D">
        <w:rPr>
          <w:rFonts w:hint="cs"/>
          <w:rtl/>
        </w:rPr>
        <w:t>אגרוף לכבד, הכבד מתכווץ ומפריש עשרות רעלים לזרם הדם, סנוקרת ל</w:t>
      </w:r>
      <w:r w:rsidR="000D2402" w:rsidRPr="0007760D">
        <w:rPr>
          <w:rFonts w:hint="cs"/>
          <w:rtl/>
        </w:rPr>
        <w:t>לסת</w:t>
      </w:r>
      <w:r w:rsidR="00937484" w:rsidRPr="0007760D">
        <w:rPr>
          <w:rFonts w:hint="cs"/>
          <w:rtl/>
        </w:rPr>
        <w:t>ו של</w:t>
      </w:r>
      <w:r w:rsidR="00701E17" w:rsidRPr="0007760D">
        <w:rPr>
          <w:rFonts w:hint="cs"/>
          <w:rtl/>
        </w:rPr>
        <w:t xml:space="preserve"> האוייב ההלום. </w:t>
      </w:r>
      <w:r w:rsidR="00EF323F" w:rsidRPr="0007760D">
        <w:rPr>
          <w:rFonts w:hint="cs"/>
          <w:rtl/>
        </w:rPr>
        <w:t xml:space="preserve">כלפי חוץ </w:t>
      </w:r>
      <w:r w:rsidR="00D92694" w:rsidRPr="0007760D">
        <w:rPr>
          <w:rFonts w:hint="cs"/>
          <w:rtl/>
        </w:rPr>
        <w:t>ה</w:t>
      </w:r>
      <w:r w:rsidR="00EF323F" w:rsidRPr="0007760D">
        <w:rPr>
          <w:rFonts w:hint="cs"/>
          <w:rtl/>
        </w:rPr>
        <w:t>תחזק</w:t>
      </w:r>
      <w:r w:rsidR="0082391D" w:rsidRPr="0007760D">
        <w:rPr>
          <w:rFonts w:hint="cs"/>
          <w:rtl/>
        </w:rPr>
        <w:t>.</w:t>
      </w:r>
      <w:r w:rsidRPr="0007760D">
        <w:rPr>
          <w:rFonts w:hint="cs"/>
          <w:rtl/>
        </w:rPr>
        <w:t>]</w:t>
      </w:r>
    </w:p>
    <w:p w14:paraId="5E08A2A7" w14:textId="562CA854" w:rsidR="00EF323F" w:rsidRPr="0007760D" w:rsidRDefault="0040363D" w:rsidP="00923D27">
      <w:pPr>
        <w:rPr>
          <w:rtl/>
        </w:rPr>
      </w:pPr>
      <w:r w:rsidRPr="0007760D">
        <w:rPr>
          <w:rFonts w:cs="Times New Roman"/>
          <w:rtl/>
        </w:rPr>
        <w:t>אימו חשה אליו, ראייתו המחודדת שבה ומתערפלת, נשימתו נמחצת בהתקף קצרת, עור</w:t>
      </w:r>
      <w:r w:rsidR="00AF4EA1" w:rsidRPr="0007760D">
        <w:rPr>
          <w:rFonts w:cs="Times New Roman" w:hint="cs"/>
          <w:rtl/>
        </w:rPr>
        <w:t xml:space="preserve"> </w:t>
      </w:r>
      <w:r w:rsidR="0044722A" w:rsidRPr="0007760D">
        <w:rPr>
          <w:rFonts w:cs="Times New Roman" w:hint="cs"/>
          <w:rtl/>
        </w:rPr>
        <w:t xml:space="preserve">גופו מאדים ומצמיח תפרחות </w:t>
      </w:r>
      <w:r w:rsidRPr="0007760D">
        <w:rPr>
          <w:rFonts w:cs="Times New Roman"/>
          <w:rtl/>
        </w:rPr>
        <w:t>אלרג</w:t>
      </w:r>
      <w:r w:rsidR="0044722A" w:rsidRPr="0007760D">
        <w:rPr>
          <w:rFonts w:cs="Times New Roman" w:hint="cs"/>
          <w:rtl/>
        </w:rPr>
        <w:t>נ</w:t>
      </w:r>
      <w:r w:rsidRPr="0007760D">
        <w:rPr>
          <w:rFonts w:cs="Times New Roman"/>
          <w:rtl/>
        </w:rPr>
        <w:t>יות, כיבים דלקתיים שבים א</w:t>
      </w:r>
      <w:r w:rsidR="0044722A" w:rsidRPr="0007760D">
        <w:rPr>
          <w:rFonts w:cs="Times New Roman" w:hint="cs"/>
          <w:rtl/>
        </w:rPr>
        <w:t>ל</w:t>
      </w:r>
      <w:r w:rsidRPr="0007760D">
        <w:rPr>
          <w:rFonts w:cs="Times New Roman"/>
          <w:rtl/>
        </w:rPr>
        <w:t xml:space="preserve"> בני</w:t>
      </w:r>
      <w:r w:rsidR="00AF4EA1" w:rsidRPr="0007760D">
        <w:rPr>
          <w:rFonts w:cs="Times New Roman" w:hint="cs"/>
          <w:rtl/>
        </w:rPr>
        <w:t xml:space="preserve"> </w:t>
      </w:r>
      <w:r w:rsidRPr="0007760D">
        <w:rPr>
          <w:rFonts w:cs="Times New Roman"/>
          <w:rtl/>
        </w:rPr>
        <w:t xml:space="preserve">מעיו, גבו המיושר מתעקם כשאינגלה קורס בזרועותיה. אתה קטנצ'יק אינגלה, חלשלוש. גופו מאמץ את </w:t>
      </w:r>
      <w:r w:rsidR="00724A95" w:rsidRPr="0007760D">
        <w:rPr>
          <w:rFonts w:cs="Times New Roman" w:hint="cs"/>
          <w:rtl/>
        </w:rPr>
        <w:t>[</w:t>
      </w:r>
      <w:r w:rsidRPr="0007760D">
        <w:rPr>
          <w:rFonts w:cs="Times New Roman"/>
          <w:rtl/>
        </w:rPr>
        <w:t>מידת</w:t>
      </w:r>
      <w:r w:rsidR="00724A95" w:rsidRPr="0007760D">
        <w:rPr>
          <w:rFonts w:cs="Times New Roman" w:hint="cs"/>
          <w:rtl/>
        </w:rPr>
        <w:t>]</w:t>
      </w:r>
      <w:r w:rsidRPr="0007760D">
        <w:rPr>
          <w:rFonts w:cs="Times New Roman"/>
          <w:rtl/>
        </w:rPr>
        <w:t xml:space="preserve"> העילפון </w:t>
      </w:r>
      <w:r w:rsidR="00724A95" w:rsidRPr="0007760D">
        <w:rPr>
          <w:rFonts w:cs="Times New Roman" w:hint="cs"/>
          <w:rtl/>
        </w:rPr>
        <w:t>[</w:t>
      </w:r>
      <w:r w:rsidRPr="0007760D">
        <w:rPr>
          <w:rFonts w:cs="Times New Roman"/>
          <w:rtl/>
        </w:rPr>
        <w:t>ה</w:t>
      </w:r>
      <w:r w:rsidR="00B833EF" w:rsidRPr="0007760D">
        <w:rPr>
          <w:rFonts w:cs="Times New Roman"/>
          <w:rtl/>
        </w:rPr>
        <w:t>מדויק</w:t>
      </w:r>
      <w:r w:rsidRPr="0007760D">
        <w:rPr>
          <w:rFonts w:cs="Times New Roman"/>
          <w:rtl/>
        </w:rPr>
        <w:t>ת שתקזז את שיעור התחזקותו</w:t>
      </w:r>
      <w:r w:rsidR="00724A95" w:rsidRPr="0007760D">
        <w:rPr>
          <w:rFonts w:cs="Times New Roman" w:hint="cs"/>
          <w:rtl/>
        </w:rPr>
        <w:t>]</w:t>
      </w:r>
      <w:r w:rsidRPr="0007760D">
        <w:rPr>
          <w:rFonts w:cs="Times New Roman"/>
          <w:rtl/>
        </w:rPr>
        <w:t>, הוא משלם את הקנס ברוחב</w:t>
      </w:r>
      <w:r w:rsidR="00AF4EA1" w:rsidRPr="0007760D">
        <w:rPr>
          <w:rFonts w:cs="Times New Roman" w:hint="cs"/>
          <w:rtl/>
        </w:rPr>
        <w:t xml:space="preserve"> </w:t>
      </w:r>
      <w:r w:rsidRPr="0007760D">
        <w:rPr>
          <w:rFonts w:cs="Times New Roman"/>
          <w:rtl/>
        </w:rPr>
        <w:t xml:space="preserve">לב ונחלש </w:t>
      </w:r>
      <w:r w:rsidR="00724A95" w:rsidRPr="0007760D">
        <w:rPr>
          <w:rFonts w:cs="Times New Roman" w:hint="cs"/>
          <w:rtl/>
        </w:rPr>
        <w:t>[</w:t>
      </w:r>
      <w:r w:rsidRPr="0007760D">
        <w:rPr>
          <w:rFonts w:cs="Times New Roman"/>
          <w:rtl/>
        </w:rPr>
        <w:t>בהתאם</w:t>
      </w:r>
      <w:r w:rsidR="00724A95" w:rsidRPr="0007760D">
        <w:rPr>
          <w:rFonts w:cs="Times New Roman" w:hint="cs"/>
          <w:rtl/>
        </w:rPr>
        <w:t>]</w:t>
      </w:r>
      <w:r w:rsidRPr="0007760D">
        <w:rPr>
          <w:rFonts w:cs="Times New Roman"/>
          <w:rtl/>
        </w:rPr>
        <w:t xml:space="preserve"> בה</w:t>
      </w:r>
      <w:r w:rsidR="00AF4EA1" w:rsidRPr="0007760D">
        <w:rPr>
          <w:rFonts w:cs="Times New Roman" w:hint="cs"/>
          <w:rtl/>
        </w:rPr>
        <w:t>י</w:t>
      </w:r>
      <w:r w:rsidRPr="0007760D">
        <w:rPr>
          <w:rFonts w:cs="Times New Roman"/>
          <w:rtl/>
        </w:rPr>
        <w:t>כנסו פנימה והשפירית חנוטה בכלאה</w:t>
      </w:r>
      <w:r w:rsidR="0082391D" w:rsidRPr="0007760D">
        <w:rPr>
          <w:rFonts w:hint="cs"/>
          <w:rtl/>
        </w:rPr>
        <w:t>.</w:t>
      </w:r>
    </w:p>
    <w:p w14:paraId="664EC87A" w14:textId="422FBB89" w:rsidR="00110C87" w:rsidRPr="0007760D" w:rsidRDefault="007F2D43" w:rsidP="00F84674">
      <w:pPr>
        <w:rPr>
          <w:rFonts w:cs="Times New Roman"/>
          <w:rtl/>
        </w:rPr>
      </w:pPr>
      <w:r w:rsidRPr="0007760D">
        <w:rPr>
          <w:rFonts w:hint="cs"/>
          <w:rtl/>
        </w:rPr>
        <w:t>ו</w:t>
      </w:r>
      <w:r w:rsidR="0082391D" w:rsidRPr="0007760D">
        <w:rPr>
          <w:rFonts w:hint="cs"/>
          <w:rtl/>
        </w:rPr>
        <w:t xml:space="preserve">בחוץ </w:t>
      </w:r>
      <w:r w:rsidR="0082391D" w:rsidRPr="0007760D">
        <w:rPr>
          <w:rtl/>
        </w:rPr>
        <w:t>–</w:t>
      </w:r>
      <w:r w:rsidR="0082391D" w:rsidRPr="0007760D">
        <w:rPr>
          <w:rFonts w:hint="cs"/>
          <w:rtl/>
        </w:rPr>
        <w:t xml:space="preserve"> הללויה. </w:t>
      </w:r>
      <w:r w:rsidR="00462A80" w:rsidRPr="0007760D">
        <w:rPr>
          <w:rFonts w:cs="Times New Roman"/>
          <w:rtl/>
        </w:rPr>
        <w:t>מחוץ לבית הוא אכסל</w:t>
      </w:r>
      <w:r w:rsidR="00462A80" w:rsidRPr="0007760D">
        <w:rPr>
          <w:rFonts w:cs="Times New Roman" w:hint="cs"/>
          <w:rtl/>
        </w:rPr>
        <w:t xml:space="preserve">. </w:t>
      </w:r>
      <w:r w:rsidR="00110C87" w:rsidRPr="0007760D">
        <w:rPr>
          <w:rFonts w:cs="Times New Roman"/>
          <w:rtl/>
        </w:rPr>
        <w:t xml:space="preserve">מייד בהגיחו מבית </w:t>
      </w:r>
      <w:r w:rsidR="001C5A04" w:rsidRPr="0007760D">
        <w:rPr>
          <w:rFonts w:cs="Times New Roman"/>
          <w:rtl/>
        </w:rPr>
        <w:t>אימא</w:t>
      </w:r>
      <w:r w:rsidR="0044722A" w:rsidRPr="0007760D">
        <w:rPr>
          <w:rFonts w:cs="Times New Roman"/>
          <w:rtl/>
        </w:rPr>
        <w:t xml:space="preserve"> אל העולם</w:t>
      </w:r>
      <w:r w:rsidR="00110C87" w:rsidRPr="0007760D">
        <w:rPr>
          <w:rFonts w:cs="Times New Roman"/>
          <w:rtl/>
        </w:rPr>
        <w:t xml:space="preserve">, מתהדקות </w:t>
      </w:r>
      <w:r w:rsidR="001D2A8B" w:rsidRPr="0007760D">
        <w:rPr>
          <w:rFonts w:cs="Times New Roman"/>
          <w:rtl/>
        </w:rPr>
        <w:t xml:space="preserve">חולצותיו על שריריו, </w:t>
      </w:r>
      <w:r w:rsidR="00110C87" w:rsidRPr="0007760D">
        <w:rPr>
          <w:rFonts w:cs="Times New Roman" w:hint="cs"/>
          <w:rtl/>
        </w:rPr>
        <w:t>מ</w:t>
      </w:r>
      <w:r w:rsidR="00110C87" w:rsidRPr="0007760D">
        <w:rPr>
          <w:rFonts w:cs="Times New Roman"/>
          <w:rtl/>
        </w:rPr>
        <w:t xml:space="preserve">תקרזל </w:t>
      </w:r>
      <w:r w:rsidR="003B2198" w:rsidRPr="0007760D">
        <w:rPr>
          <w:rFonts w:cs="Times New Roman"/>
          <w:rtl/>
        </w:rPr>
        <w:t>שערו</w:t>
      </w:r>
      <w:r w:rsidR="001D2A8B" w:rsidRPr="0007760D">
        <w:rPr>
          <w:rFonts w:cs="Times New Roman"/>
          <w:rtl/>
        </w:rPr>
        <w:t xml:space="preserve"> ו</w:t>
      </w:r>
      <w:r w:rsidR="00110C87" w:rsidRPr="0007760D">
        <w:rPr>
          <w:rFonts w:cs="Times New Roman" w:hint="cs"/>
          <w:rtl/>
        </w:rPr>
        <w:t xml:space="preserve">מתעבה </w:t>
      </w:r>
      <w:r w:rsidR="001D2A8B" w:rsidRPr="0007760D">
        <w:rPr>
          <w:rFonts w:cs="Times New Roman"/>
          <w:rtl/>
        </w:rPr>
        <w:t>קולו.</w:t>
      </w:r>
      <w:r w:rsidR="001D2A8B" w:rsidRPr="0007760D">
        <w:rPr>
          <w:rFonts w:cs="Times New Roman" w:hint="cs"/>
          <w:rtl/>
        </w:rPr>
        <w:t xml:space="preserve"> </w:t>
      </w:r>
    </w:p>
    <w:p w14:paraId="0C54B916" w14:textId="32C8F9BF" w:rsidR="00031586" w:rsidRPr="0007760D" w:rsidRDefault="00031586" w:rsidP="00F84674">
      <w:pPr>
        <w:rPr>
          <w:rtl/>
        </w:rPr>
      </w:pPr>
      <w:r w:rsidRPr="0007760D">
        <w:rPr>
          <w:rFonts w:hint="cs"/>
          <w:rtl/>
        </w:rPr>
        <w:t>כל הכיתה פחדה מפניו. כל השכונה פחדה מפניו. שמעו</w:t>
      </w:r>
      <w:r w:rsidR="0082391D" w:rsidRPr="0007760D">
        <w:rPr>
          <w:rFonts w:hint="cs"/>
          <w:rtl/>
        </w:rPr>
        <w:t>ֹ</w:t>
      </w:r>
      <w:r w:rsidRPr="0007760D">
        <w:rPr>
          <w:rFonts w:hint="cs"/>
          <w:rtl/>
        </w:rPr>
        <w:t xml:space="preserve"> יצא </w:t>
      </w:r>
      <w:r w:rsidR="0082391D" w:rsidRPr="0007760D">
        <w:rPr>
          <w:rFonts w:hint="cs"/>
          <w:rtl/>
        </w:rPr>
        <w:t xml:space="preserve">לפניו </w:t>
      </w:r>
      <w:r w:rsidRPr="0007760D">
        <w:rPr>
          <w:rFonts w:hint="cs"/>
          <w:rtl/>
        </w:rPr>
        <w:t xml:space="preserve">בכל העיר כולה </w:t>
      </w:r>
      <w:r w:rsidRPr="0007760D">
        <w:rPr>
          <w:rtl/>
        </w:rPr>
        <w:t>–</w:t>
      </w:r>
      <w:r w:rsidRPr="0007760D">
        <w:rPr>
          <w:rFonts w:hint="cs"/>
          <w:rtl/>
        </w:rPr>
        <w:t xml:space="preserve"> וכולם </w:t>
      </w:r>
      <w:r w:rsidR="006C0CCE" w:rsidRPr="0007760D">
        <w:rPr>
          <w:rFonts w:hint="cs"/>
          <w:rtl/>
        </w:rPr>
        <w:t>התייראו</w:t>
      </w:r>
      <w:r w:rsidRPr="0007760D">
        <w:rPr>
          <w:rFonts w:hint="cs"/>
          <w:rtl/>
        </w:rPr>
        <w:t xml:space="preserve"> </w:t>
      </w:r>
      <w:r w:rsidR="00062CEF" w:rsidRPr="0007760D">
        <w:rPr>
          <w:rFonts w:hint="cs"/>
          <w:rtl/>
        </w:rPr>
        <w:t>מ</w:t>
      </w:r>
      <w:r w:rsidR="00F84674" w:rsidRPr="0007760D">
        <w:rPr>
          <w:rFonts w:hint="cs"/>
          <w:rtl/>
        </w:rPr>
        <w:t>אזכור</w:t>
      </w:r>
      <w:r w:rsidR="006D3B2A" w:rsidRPr="0007760D">
        <w:rPr>
          <w:rFonts w:cs="Times New Roman"/>
          <w:rtl/>
        </w:rPr>
        <w:t xml:space="preserve"> שמ</w:t>
      </w:r>
      <w:r w:rsidR="00F84674" w:rsidRPr="0007760D">
        <w:rPr>
          <w:rFonts w:hint="cs"/>
          <w:rtl/>
        </w:rPr>
        <w:t>ו</w:t>
      </w:r>
      <w:r w:rsidR="00F94E10" w:rsidRPr="0007760D">
        <w:rPr>
          <w:rFonts w:hint="cs"/>
          <w:rtl/>
        </w:rPr>
        <w:t xml:space="preserve">. </w:t>
      </w:r>
      <w:r w:rsidR="00055951" w:rsidRPr="0007760D">
        <w:rPr>
          <w:rFonts w:hint="cs"/>
          <w:rtl/>
        </w:rPr>
        <w:t>[</w:t>
      </w:r>
      <w:r w:rsidRPr="0007760D">
        <w:rPr>
          <w:rFonts w:hint="cs"/>
          <w:rtl/>
        </w:rPr>
        <w:t xml:space="preserve">מבט </w:t>
      </w:r>
      <w:r w:rsidR="00110C87" w:rsidRPr="0007760D">
        <w:rPr>
          <w:rFonts w:hint="cs"/>
          <w:rtl/>
        </w:rPr>
        <w:t>י</w:t>
      </w:r>
      <w:r w:rsidRPr="0007760D">
        <w:rPr>
          <w:rFonts w:hint="cs"/>
          <w:rtl/>
        </w:rPr>
        <w:t>ח</w:t>
      </w:r>
      <w:r w:rsidR="00110C87" w:rsidRPr="0007760D">
        <w:rPr>
          <w:rFonts w:hint="cs"/>
          <w:rtl/>
        </w:rPr>
        <w:t>י</w:t>
      </w:r>
      <w:r w:rsidRPr="0007760D">
        <w:rPr>
          <w:rFonts w:hint="cs"/>
          <w:rtl/>
        </w:rPr>
        <w:t>ד מעיניו</w:t>
      </w:r>
      <w:r w:rsidR="00937484" w:rsidRPr="0007760D">
        <w:rPr>
          <w:rFonts w:hint="cs"/>
          <w:rtl/>
        </w:rPr>
        <w:t xml:space="preserve"> החודרות</w:t>
      </w:r>
      <w:r w:rsidR="008F07AC" w:rsidRPr="0007760D">
        <w:rPr>
          <w:rFonts w:cs="Times New Roman"/>
          <w:rtl/>
        </w:rPr>
        <w:t xml:space="preserve"> הוא כל שנדרש וכבר</w:t>
      </w:r>
      <w:r w:rsidRPr="0007760D">
        <w:rPr>
          <w:rFonts w:hint="cs"/>
          <w:rtl/>
        </w:rPr>
        <w:t xml:space="preserve"> שנרפאו מהאסטיג</w:t>
      </w:r>
      <w:r w:rsidR="00F94E10" w:rsidRPr="0007760D">
        <w:rPr>
          <w:rFonts w:hint="cs"/>
          <w:rtl/>
        </w:rPr>
        <w:t xml:space="preserve">מטיזם </w:t>
      </w:r>
      <w:r w:rsidR="007F2D43" w:rsidRPr="0007760D">
        <w:rPr>
          <w:rFonts w:hint="cs"/>
          <w:rtl/>
        </w:rPr>
        <w:t xml:space="preserve">וקוצר-הרואי </w:t>
      </w:r>
      <w:r w:rsidR="00F94E10" w:rsidRPr="0007760D">
        <w:rPr>
          <w:rFonts w:hint="cs"/>
          <w:rtl/>
        </w:rPr>
        <w:t>של הגוף הבייתי</w:t>
      </w:r>
      <w:r w:rsidR="008D7890" w:rsidRPr="0007760D">
        <w:rPr>
          <w:rFonts w:hint="cs"/>
          <w:rtl/>
        </w:rPr>
        <w:t xml:space="preserve"> </w:t>
      </w:r>
      <w:r w:rsidR="007F2D43" w:rsidRPr="0007760D">
        <w:rPr>
          <w:rtl/>
        </w:rPr>
        <w:t>–</w:t>
      </w:r>
      <w:r w:rsidR="00166ABB" w:rsidRPr="0007760D">
        <w:rPr>
          <w:rFonts w:hint="cs"/>
          <w:rtl/>
        </w:rPr>
        <w:t xml:space="preserve"> </w:t>
      </w:r>
      <w:r w:rsidR="008F07AC" w:rsidRPr="0007760D">
        <w:rPr>
          <w:rFonts w:hint="cs"/>
          <w:rtl/>
        </w:rPr>
        <w:t xml:space="preserve">נסו </w:t>
      </w:r>
      <w:r w:rsidR="008B5B63" w:rsidRPr="0007760D">
        <w:rPr>
          <w:rFonts w:hint="cs"/>
          <w:rtl/>
        </w:rPr>
        <w:t xml:space="preserve">הבריות </w:t>
      </w:r>
      <w:r w:rsidR="008F07AC" w:rsidRPr="0007760D">
        <w:rPr>
          <w:rFonts w:hint="cs"/>
          <w:rtl/>
        </w:rPr>
        <w:t>ו</w:t>
      </w:r>
      <w:r w:rsidR="00FE61DA" w:rsidRPr="0007760D">
        <w:rPr>
          <w:rFonts w:cs="Times New Roman"/>
          <w:rtl/>
        </w:rPr>
        <w:t>עבריינים פורעי חוק, פושעים פראים תוקפנים גברתנים</w:t>
      </w:r>
      <w:r w:rsidR="00B2360B" w:rsidRPr="0007760D">
        <w:rPr>
          <w:rFonts w:cs="Times New Roman" w:hint="cs"/>
          <w:rtl/>
        </w:rPr>
        <w:t xml:space="preserve"> </w:t>
      </w:r>
      <w:r w:rsidR="00B2360B" w:rsidRPr="0007760D">
        <w:rPr>
          <w:rFonts w:cs="Times New Roman"/>
          <w:rtl/>
        </w:rPr>
        <w:t>חוליגנים ושאר בני-בלייעל מנוולים</w:t>
      </w:r>
      <w:r w:rsidRPr="0007760D">
        <w:rPr>
          <w:rFonts w:hint="cs"/>
          <w:rtl/>
        </w:rPr>
        <w:t xml:space="preserve"> </w:t>
      </w:r>
      <w:r w:rsidR="006D3B2A" w:rsidRPr="0007760D">
        <w:rPr>
          <w:rFonts w:cs="Times New Roman"/>
          <w:rtl/>
        </w:rPr>
        <w:t>התרפסו והתחנפו</w:t>
      </w:r>
      <w:r w:rsidR="007F2D43" w:rsidRPr="0007760D">
        <w:rPr>
          <w:rFonts w:hint="cs"/>
          <w:rtl/>
        </w:rPr>
        <w:t xml:space="preserve"> כשלא </w:t>
      </w:r>
      <w:r w:rsidR="00F84674" w:rsidRPr="0007760D">
        <w:rPr>
          <w:rFonts w:hint="cs"/>
          <w:rtl/>
        </w:rPr>
        <w:t>הספיקו לסגת</w:t>
      </w:r>
      <w:r w:rsidR="007F2D43" w:rsidRPr="0007760D">
        <w:rPr>
          <w:rFonts w:hint="cs"/>
          <w:rtl/>
        </w:rPr>
        <w:t xml:space="preserve"> בתבוסה</w:t>
      </w:r>
      <w:r w:rsidRPr="0007760D">
        <w:rPr>
          <w:rFonts w:hint="cs"/>
          <w:rtl/>
        </w:rPr>
        <w:t xml:space="preserve"> </w:t>
      </w:r>
      <w:r w:rsidRPr="0007760D">
        <w:t>to be on their best behaviour</w:t>
      </w:r>
      <w:r w:rsidRPr="0007760D">
        <w:rPr>
          <w:rFonts w:hint="cs"/>
          <w:rtl/>
        </w:rPr>
        <w:t>.</w:t>
      </w:r>
      <w:r w:rsidR="008D7890" w:rsidRPr="0007760D">
        <w:rPr>
          <w:rFonts w:hint="cs"/>
          <w:rtl/>
        </w:rPr>
        <w:t xml:space="preserve"> לא היה עוד צורך במכות.</w:t>
      </w:r>
      <w:r w:rsidR="008F07AC" w:rsidRPr="0007760D">
        <w:rPr>
          <w:rFonts w:hint="cs"/>
          <w:rtl/>
        </w:rPr>
        <w:t>]</w:t>
      </w:r>
    </w:p>
    <w:p w14:paraId="4B30C892" w14:textId="298B595D" w:rsidR="00C27D20" w:rsidRPr="0007760D" w:rsidRDefault="00C27D20" w:rsidP="009A558D">
      <w:pPr>
        <w:rPr>
          <w:rtl/>
        </w:rPr>
      </w:pPr>
      <w:r w:rsidRPr="0007760D">
        <w:rPr>
          <w:rFonts w:hint="cs"/>
          <w:rtl/>
        </w:rPr>
        <w:t xml:space="preserve">[אפיסת כוחות, </w:t>
      </w:r>
      <w:r w:rsidRPr="0007760D">
        <w:rPr>
          <w:rFonts w:hint="eastAsia"/>
          <w:highlight w:val="lightGray"/>
          <w:rtl/>
        </w:rPr>
        <w:t>דילדול</w:t>
      </w:r>
      <w:r w:rsidRPr="0007760D">
        <w:rPr>
          <w:rFonts w:hint="cs"/>
          <w:rtl/>
        </w:rPr>
        <w:t xml:space="preserve">, ליאות, </w:t>
      </w:r>
      <w:r w:rsidRPr="0007760D">
        <w:rPr>
          <w:rFonts w:hint="eastAsia"/>
          <w:highlight w:val="lightGray"/>
          <w:rtl/>
        </w:rPr>
        <w:t>מורך</w:t>
      </w:r>
      <w:r w:rsidRPr="0007760D">
        <w:rPr>
          <w:rFonts w:hint="cs"/>
          <w:rtl/>
        </w:rPr>
        <w:t xml:space="preserve">, נרפות, עייפות, ערפול, עילפון, ריפיון, </w:t>
      </w:r>
      <w:r w:rsidRPr="0007760D">
        <w:rPr>
          <w:rFonts w:hint="eastAsia"/>
          <w:highlight w:val="lightGray"/>
          <w:rtl/>
        </w:rPr>
        <w:t>רפיסות</w:t>
      </w:r>
      <w:r w:rsidRPr="0007760D">
        <w:rPr>
          <w:rFonts w:hint="cs"/>
          <w:rtl/>
        </w:rPr>
        <w:t>, רפיפות, שפל, תשישות]</w:t>
      </w:r>
    </w:p>
    <w:p w14:paraId="294D415B" w14:textId="3760ABE3" w:rsidR="00031586" w:rsidRPr="0007760D" w:rsidRDefault="008F07AC" w:rsidP="00F84674">
      <w:pPr>
        <w:rPr>
          <w:rtl/>
        </w:rPr>
      </w:pPr>
      <w:r w:rsidRPr="0007760D">
        <w:rPr>
          <w:rFonts w:hint="cs"/>
          <w:rtl/>
        </w:rPr>
        <w:t>[</w:t>
      </w:r>
      <w:r w:rsidR="00031586" w:rsidRPr="0007760D">
        <w:rPr>
          <w:rFonts w:hint="cs"/>
          <w:rtl/>
        </w:rPr>
        <w:t xml:space="preserve">הוא לא היה </w:t>
      </w:r>
      <w:r w:rsidR="00F84674" w:rsidRPr="0007760D">
        <w:rPr>
          <w:rFonts w:hint="cs"/>
          <w:rtl/>
        </w:rPr>
        <w:t>מוכרח</w:t>
      </w:r>
      <w:r w:rsidR="00031586" w:rsidRPr="0007760D">
        <w:rPr>
          <w:rFonts w:hint="cs"/>
          <w:rtl/>
        </w:rPr>
        <w:t xml:space="preserve"> להיות חזק יותר.</w:t>
      </w:r>
    </w:p>
    <w:p w14:paraId="13D11B06" w14:textId="3A237F59" w:rsidR="00031586" w:rsidRPr="0007760D" w:rsidRDefault="007F2D43" w:rsidP="007F2D43">
      <w:pPr>
        <w:rPr>
          <w:rtl/>
        </w:rPr>
      </w:pPr>
      <w:r w:rsidRPr="0007760D">
        <w:rPr>
          <w:rFonts w:hint="cs"/>
          <w:rtl/>
        </w:rPr>
        <w:t>ובאמת, היה עליו</w:t>
      </w:r>
      <w:r w:rsidR="00031586" w:rsidRPr="0007760D">
        <w:rPr>
          <w:rFonts w:hint="cs"/>
          <w:rtl/>
        </w:rPr>
        <w:t xml:space="preserve"> להפסיק, כי </w:t>
      </w:r>
      <w:r w:rsidRPr="0007760D">
        <w:rPr>
          <w:rFonts w:hint="cs"/>
          <w:rtl/>
        </w:rPr>
        <w:t xml:space="preserve">החלשותו בבית </w:t>
      </w:r>
      <w:r w:rsidR="001C5A04" w:rsidRPr="0007760D">
        <w:rPr>
          <w:rFonts w:hint="cs"/>
          <w:rtl/>
        </w:rPr>
        <w:t>הייתה</w:t>
      </w:r>
      <w:r w:rsidRPr="0007760D">
        <w:rPr>
          <w:rFonts w:hint="cs"/>
          <w:rtl/>
        </w:rPr>
        <w:t xml:space="preserve"> כתמונת-ראי מעוותת של עצמתו המתגברת, חסרת הגבולות והמשתלהבת שבחוץ.</w:t>
      </w:r>
    </w:p>
    <w:p w14:paraId="58067C49" w14:textId="2A48DEF7" w:rsidR="00031586" w:rsidRPr="0007760D" w:rsidRDefault="00031586" w:rsidP="00031586">
      <w:pPr>
        <w:rPr>
          <w:rtl/>
        </w:rPr>
      </w:pPr>
      <w:r w:rsidRPr="0007760D">
        <w:rPr>
          <w:rFonts w:hint="cs"/>
          <w:rtl/>
        </w:rPr>
        <w:t>הוא לא היה צריך להיות חזק יותר.</w:t>
      </w:r>
      <w:r w:rsidR="00E8091B" w:rsidRPr="0007760D">
        <w:rPr>
          <w:rFonts w:hint="cs"/>
          <w:rtl/>
        </w:rPr>
        <w:t>]</w:t>
      </w:r>
    </w:p>
    <w:p w14:paraId="0BDAE4D3" w14:textId="1DD77DC5" w:rsidR="00031586" w:rsidRPr="0007760D" w:rsidRDefault="008F07AC" w:rsidP="000202EE">
      <w:pPr>
        <w:rPr>
          <w:rtl/>
        </w:rPr>
      </w:pPr>
      <w:r w:rsidRPr="0007760D">
        <w:rPr>
          <w:rFonts w:cs="Times New Roman"/>
          <w:rtl/>
        </w:rPr>
        <w:lastRenderedPageBreak/>
        <w:t>איש לא ידע שכש</w:t>
      </w:r>
      <w:r w:rsidR="006D3B2A" w:rsidRPr="0007760D">
        <w:rPr>
          <w:rFonts w:cs="Times New Roman" w:hint="cs"/>
          <w:rtl/>
        </w:rPr>
        <w:t>נכנס</w:t>
      </w:r>
      <w:r w:rsidR="00031586" w:rsidRPr="0007760D">
        <w:rPr>
          <w:rFonts w:hint="cs"/>
          <w:rtl/>
        </w:rPr>
        <w:t xml:space="preserve"> את מפתן הבית ו</w:t>
      </w:r>
      <w:r w:rsidR="006D3B2A" w:rsidRPr="0007760D">
        <w:rPr>
          <w:rFonts w:hint="cs"/>
          <w:rtl/>
        </w:rPr>
        <w:t>ה</w:t>
      </w:r>
      <w:r w:rsidR="00031586" w:rsidRPr="0007760D">
        <w:rPr>
          <w:rFonts w:hint="cs"/>
          <w:rtl/>
        </w:rPr>
        <w:t xml:space="preserve">תמוטט </w:t>
      </w:r>
      <w:r w:rsidR="00937484" w:rsidRPr="0007760D">
        <w:rPr>
          <w:rFonts w:hint="cs"/>
          <w:rtl/>
        </w:rPr>
        <w:t>לתוך</w:t>
      </w:r>
      <w:r w:rsidR="00031586" w:rsidRPr="0007760D">
        <w:rPr>
          <w:rFonts w:hint="cs"/>
          <w:rtl/>
        </w:rPr>
        <w:t xml:space="preserve"> חיבוקה של אימו, </w:t>
      </w:r>
      <w:r w:rsidRPr="0007760D">
        <w:rPr>
          <w:rFonts w:hint="cs"/>
          <w:rtl/>
        </w:rPr>
        <w:t>[</w:t>
      </w:r>
      <w:r w:rsidR="00031586" w:rsidRPr="0007760D">
        <w:rPr>
          <w:rFonts w:hint="cs"/>
          <w:rtl/>
        </w:rPr>
        <w:t xml:space="preserve">היא </w:t>
      </w:r>
      <w:r w:rsidR="001C5A04" w:rsidRPr="0007760D">
        <w:rPr>
          <w:rFonts w:hint="cs"/>
          <w:rtl/>
        </w:rPr>
        <w:t>הייתה</w:t>
      </w:r>
      <w:r w:rsidR="00031586" w:rsidRPr="0007760D">
        <w:rPr>
          <w:rFonts w:hint="cs"/>
          <w:rtl/>
        </w:rPr>
        <w:t xml:space="preserve"> ג</w:t>
      </w:r>
      <w:r w:rsidR="00F72E1F" w:rsidRPr="0007760D">
        <w:rPr>
          <w:rFonts w:hint="cs"/>
          <w:rtl/>
        </w:rPr>
        <w:t>אה בו</w:t>
      </w:r>
      <w:r w:rsidR="001D2A8B" w:rsidRPr="0007760D">
        <w:rPr>
          <w:rFonts w:hint="cs"/>
          <w:rtl/>
        </w:rPr>
        <w:t>,</w:t>
      </w:r>
      <w:r w:rsidR="00F72E1F" w:rsidRPr="0007760D">
        <w:rPr>
          <w:rFonts w:hint="cs"/>
          <w:rtl/>
        </w:rPr>
        <w:t xml:space="preserve"> היא כבר לא נאנחה אוי אינגלה</w:t>
      </w:r>
      <w:r w:rsidR="007F2D43" w:rsidRPr="0007760D">
        <w:rPr>
          <w:rFonts w:hint="cs"/>
          <w:rtl/>
        </w:rPr>
        <w:t xml:space="preserve"> כשהרכיבה את המשקפיים על עיניו</w:t>
      </w:r>
      <w:r w:rsidR="000E3129" w:rsidRPr="0007760D">
        <w:rPr>
          <w:rFonts w:hint="cs"/>
          <w:rtl/>
        </w:rPr>
        <w:t xml:space="preserve">, </w:t>
      </w:r>
      <w:r w:rsidR="00684390" w:rsidRPr="0007760D">
        <w:rPr>
          <w:rFonts w:hint="cs"/>
          <w:rtl/>
        </w:rPr>
        <w:t>אכסל</w:t>
      </w:r>
      <w:r w:rsidR="00F72E1F" w:rsidRPr="0007760D">
        <w:rPr>
          <w:rFonts w:hint="cs"/>
          <w:rtl/>
        </w:rPr>
        <w:t xml:space="preserve"> היא</w:t>
      </w:r>
      <w:r w:rsidR="009564E3" w:rsidRPr="0007760D">
        <w:rPr>
          <w:rFonts w:hint="cs"/>
          <w:rtl/>
        </w:rPr>
        <w:t xml:space="preserve"> </w:t>
      </w:r>
      <w:r w:rsidR="00F72E1F" w:rsidRPr="0007760D">
        <w:rPr>
          <w:rFonts w:hint="cs"/>
          <w:rtl/>
        </w:rPr>
        <w:t>לחש</w:t>
      </w:r>
      <w:r w:rsidR="00937484" w:rsidRPr="0007760D">
        <w:rPr>
          <w:rFonts w:hint="cs"/>
          <w:rtl/>
        </w:rPr>
        <w:t>ה</w:t>
      </w:r>
      <w:r w:rsidR="00F72E1F" w:rsidRPr="0007760D">
        <w:rPr>
          <w:rFonts w:hint="cs"/>
          <w:rtl/>
        </w:rPr>
        <w:t xml:space="preserve"> ברכות כי זה היה שמו האמיתי, לא עבר זמן וכבר נאלצה להחליף את העדשות במשקפ</w:t>
      </w:r>
      <w:r w:rsidR="003D0999" w:rsidRPr="0007760D">
        <w:rPr>
          <w:rFonts w:hint="cs"/>
          <w:rtl/>
        </w:rPr>
        <w:t xml:space="preserve">יו כי </w:t>
      </w:r>
      <w:r w:rsidR="007F2D43" w:rsidRPr="0007760D">
        <w:rPr>
          <w:rFonts w:hint="cs"/>
          <w:rtl/>
        </w:rPr>
        <w:t xml:space="preserve">ראיית הנץ החדה של </w:t>
      </w:r>
      <w:r w:rsidR="00701E17" w:rsidRPr="0007760D">
        <w:rPr>
          <w:rFonts w:hint="cs"/>
          <w:rtl/>
        </w:rPr>
        <w:t>חיית-</w:t>
      </w:r>
      <w:r w:rsidR="007F2D43" w:rsidRPr="0007760D">
        <w:rPr>
          <w:rFonts w:hint="cs"/>
          <w:rtl/>
        </w:rPr>
        <w:t>הטרף ש</w:t>
      </w:r>
      <w:r w:rsidR="001C31A4" w:rsidRPr="0007760D">
        <w:rPr>
          <w:rFonts w:hint="cs"/>
          <w:rtl/>
        </w:rPr>
        <w:t xml:space="preserve">בורך בה </w:t>
      </w:r>
      <w:r w:rsidR="00937484" w:rsidRPr="0007760D">
        <w:rPr>
          <w:rFonts w:hint="cs"/>
          <w:rtl/>
        </w:rPr>
        <w:t xml:space="preserve">מחוץ לבית </w:t>
      </w:r>
      <w:r w:rsidR="001C5A04" w:rsidRPr="0007760D">
        <w:rPr>
          <w:rFonts w:hint="cs"/>
          <w:rtl/>
        </w:rPr>
        <w:t>אימא</w:t>
      </w:r>
      <w:r w:rsidR="007F2D43" w:rsidRPr="0007760D">
        <w:rPr>
          <w:rFonts w:hint="cs"/>
          <w:rtl/>
        </w:rPr>
        <w:t xml:space="preserve"> היטשטשה והתמסמסה לכתמים אפלוליים</w:t>
      </w:r>
      <w:r w:rsidR="003D0999" w:rsidRPr="0007760D">
        <w:rPr>
          <w:rFonts w:hint="cs"/>
          <w:rtl/>
        </w:rPr>
        <w:t xml:space="preserve"> ברגע שחזר</w:t>
      </w:r>
      <w:r w:rsidRPr="0007760D">
        <w:rPr>
          <w:rFonts w:hint="cs"/>
          <w:rtl/>
        </w:rPr>
        <w:t>.</w:t>
      </w:r>
      <w:r w:rsidR="001D2A8B" w:rsidRPr="0007760D">
        <w:rPr>
          <w:rFonts w:hint="cs"/>
          <w:rtl/>
        </w:rPr>
        <w:t xml:space="preserve"> אך הוא משנכנס הביתה חזר להיות כשהיה,</w:t>
      </w:r>
      <w:r w:rsidRPr="0007760D">
        <w:rPr>
          <w:rFonts w:hint="cs"/>
          <w:rtl/>
        </w:rPr>
        <w:t>] נחלש</w:t>
      </w:r>
      <w:r w:rsidR="001D2A8B" w:rsidRPr="0007760D">
        <w:rPr>
          <w:rFonts w:hint="cs"/>
          <w:rtl/>
        </w:rPr>
        <w:t xml:space="preserve"> </w:t>
      </w:r>
      <w:r w:rsidR="001D2A8B" w:rsidRPr="0007760D">
        <w:rPr>
          <w:rFonts w:cs="Times New Roman"/>
          <w:rtl/>
        </w:rPr>
        <w:t>כשיעור הע</w:t>
      </w:r>
      <w:r w:rsidR="001D2A8B" w:rsidRPr="0007760D">
        <w:rPr>
          <w:rFonts w:cs="Times New Roman" w:hint="cs"/>
          <w:rtl/>
        </w:rPr>
        <w:t>ו</w:t>
      </w:r>
      <w:r w:rsidR="001D2A8B" w:rsidRPr="0007760D">
        <w:rPr>
          <w:rFonts w:cs="Times New Roman"/>
          <w:rtl/>
        </w:rPr>
        <w:t xml:space="preserve">צמה שחוּנן בה </w:t>
      </w:r>
      <w:r w:rsidRPr="0007760D">
        <w:rPr>
          <w:rFonts w:cs="Times New Roman" w:hint="cs"/>
          <w:rtl/>
        </w:rPr>
        <w:t>ב</w:t>
      </w:r>
      <w:r w:rsidR="001D2A8B" w:rsidRPr="0007760D">
        <w:rPr>
          <w:rFonts w:cs="Times New Roman"/>
          <w:rtl/>
        </w:rPr>
        <w:t>חוץ</w:t>
      </w:r>
      <w:r w:rsidR="00055951" w:rsidRPr="0007760D">
        <w:rPr>
          <w:rFonts w:cs="Times New Roman" w:hint="cs"/>
          <w:rtl/>
        </w:rPr>
        <w:t>.</w:t>
      </w:r>
      <w:r w:rsidR="006D3B2A" w:rsidRPr="0007760D">
        <w:rPr>
          <w:rFonts w:cs="Times New Roman"/>
          <w:rtl/>
        </w:rPr>
        <w:t xml:space="preserve"> </w:t>
      </w:r>
      <w:r w:rsidR="00055951" w:rsidRPr="0007760D">
        <w:rPr>
          <w:rFonts w:cs="Times New Roman" w:hint="cs"/>
          <w:rtl/>
        </w:rPr>
        <w:t>[</w:t>
      </w:r>
      <w:r w:rsidR="006D3B2A" w:rsidRPr="0007760D">
        <w:rPr>
          <w:rFonts w:cs="Times New Roman"/>
          <w:rtl/>
        </w:rPr>
        <w:t xml:space="preserve">ועוד מעבר לכך הקנס, עונש, פיצויים </w:t>
      </w:r>
      <w:r w:rsidR="000F1AFD" w:rsidRPr="0007760D">
        <w:rPr>
          <w:rFonts w:cs="Times New Roman"/>
          <w:rtl/>
        </w:rPr>
        <w:t>פיצוי</w:t>
      </w:r>
      <w:r w:rsidR="00055951" w:rsidRPr="0007760D">
        <w:rPr>
          <w:rFonts w:cs="Times New Roman" w:hint="cs"/>
          <w:rtl/>
        </w:rPr>
        <w:t>]</w:t>
      </w:r>
      <w:r w:rsidR="000F1AFD" w:rsidRPr="0007760D">
        <w:rPr>
          <w:rFonts w:cs="Times New Roman"/>
          <w:rtl/>
        </w:rPr>
        <w:t xml:space="preserve"> </w:t>
      </w:r>
      <w:r w:rsidR="00055951" w:rsidRPr="0007760D">
        <w:rPr>
          <w:rFonts w:cs="Times New Roman" w:hint="cs"/>
          <w:rtl/>
        </w:rPr>
        <w:t xml:space="preserve">הוא </w:t>
      </w:r>
      <w:r w:rsidR="00B2360B" w:rsidRPr="0007760D">
        <w:rPr>
          <w:rFonts w:cs="Times New Roman"/>
          <w:rtl/>
        </w:rPr>
        <w:t>שילם ביד רחבה</w:t>
      </w:r>
      <w:r w:rsidR="006D3B2A" w:rsidRPr="0007760D">
        <w:rPr>
          <w:rFonts w:cs="Times New Roman"/>
          <w:rtl/>
        </w:rPr>
        <w:t xml:space="preserve"> על עוצמתו, על התרחקותו</w:t>
      </w:r>
      <w:r w:rsidR="00B2360B" w:rsidRPr="0007760D">
        <w:rPr>
          <w:rFonts w:cs="Times New Roman"/>
          <w:rtl/>
        </w:rPr>
        <w:t xml:space="preserve"> </w:t>
      </w:r>
      <w:r w:rsidR="00062CEF" w:rsidRPr="0007760D">
        <w:rPr>
          <w:rFonts w:cs="Times New Roman" w:hint="cs"/>
          <w:rtl/>
        </w:rPr>
        <w:t>ו</w:t>
      </w:r>
      <w:r w:rsidR="00B2360B" w:rsidRPr="0007760D">
        <w:rPr>
          <w:rFonts w:cs="Times New Roman"/>
          <w:rtl/>
        </w:rPr>
        <w:t>היפרדותו, על גבהות</w:t>
      </w:r>
      <w:r w:rsidR="00AF4EA1" w:rsidRPr="0007760D">
        <w:rPr>
          <w:rFonts w:cs="Times New Roman" w:hint="cs"/>
          <w:rtl/>
        </w:rPr>
        <w:t xml:space="preserve"> </w:t>
      </w:r>
      <w:r w:rsidR="00B2360B" w:rsidRPr="0007760D">
        <w:rPr>
          <w:rFonts w:cs="Times New Roman"/>
          <w:rtl/>
        </w:rPr>
        <w:t>ליבו,</w:t>
      </w:r>
      <w:r w:rsidR="006D3B2A" w:rsidRPr="0007760D">
        <w:rPr>
          <w:rFonts w:cs="Times New Roman"/>
          <w:rtl/>
        </w:rPr>
        <w:t xml:space="preserve"> כמכריז ביתר</w:t>
      </w:r>
      <w:r w:rsidR="00AF4EA1" w:rsidRPr="0007760D">
        <w:rPr>
          <w:rFonts w:cs="Times New Roman" w:hint="cs"/>
          <w:rtl/>
        </w:rPr>
        <w:t xml:space="preserve"> </w:t>
      </w:r>
      <w:r w:rsidR="006D3B2A" w:rsidRPr="0007760D">
        <w:rPr>
          <w:rFonts w:cs="Times New Roman"/>
          <w:rtl/>
        </w:rPr>
        <w:t>שאת, אני אינגלה! ה</w:t>
      </w:r>
      <w:r w:rsidR="0035250A" w:rsidRPr="0007760D">
        <w:rPr>
          <w:rFonts w:cs="Times New Roman" w:hint="cs"/>
          <w:rtl/>
        </w:rPr>
        <w:t>י</w:t>
      </w:r>
      <w:r w:rsidR="006D3B2A" w:rsidRPr="0007760D">
        <w:rPr>
          <w:rFonts w:cs="Times New Roman"/>
          <w:rtl/>
        </w:rPr>
        <w:t>נני</w:t>
      </w:r>
      <w:r w:rsidR="00B2360B" w:rsidRPr="0007760D">
        <w:rPr>
          <w:rFonts w:cs="Times New Roman" w:hint="cs"/>
          <w:rtl/>
        </w:rPr>
        <w:t>,</w:t>
      </w:r>
      <w:r w:rsidR="006D3B2A" w:rsidRPr="0007760D">
        <w:rPr>
          <w:rFonts w:cs="Times New Roman"/>
          <w:rtl/>
        </w:rPr>
        <w:t xml:space="preserve"> </w:t>
      </w:r>
      <w:r w:rsidR="001C5A04" w:rsidRPr="0007760D">
        <w:rPr>
          <w:rFonts w:cs="Times New Roman"/>
          <w:rtl/>
        </w:rPr>
        <w:t>אימא</w:t>
      </w:r>
      <w:r w:rsidR="00B2360B" w:rsidRPr="0007760D">
        <w:rPr>
          <w:rFonts w:cs="Times New Roman" w:hint="cs"/>
          <w:rtl/>
        </w:rPr>
        <w:t>, שלך אנוכי</w:t>
      </w:r>
      <w:r w:rsidR="006D3B2A" w:rsidRPr="0007760D">
        <w:rPr>
          <w:rFonts w:cs="Times New Roman"/>
          <w:rtl/>
        </w:rPr>
        <w:t xml:space="preserve">. </w:t>
      </w:r>
      <w:r w:rsidR="001D2A8B" w:rsidRPr="0007760D">
        <w:rPr>
          <w:rFonts w:cs="Times New Roman"/>
          <w:rtl/>
        </w:rPr>
        <w:t>כל סיב שריר שהוכפל – דולדל בהכנסו הביתה ל</w:t>
      </w:r>
      <w:r w:rsidR="006D3B2A" w:rsidRPr="0007760D">
        <w:rPr>
          <w:rFonts w:cs="Times New Roman"/>
          <w:rtl/>
        </w:rPr>
        <w:t>שליש</w:t>
      </w:r>
      <w:r w:rsidR="001D2A8B" w:rsidRPr="0007760D">
        <w:rPr>
          <w:rFonts w:cs="Times New Roman"/>
          <w:rtl/>
        </w:rPr>
        <w:t xml:space="preserve"> מגודלו, וזה ששולש – קטן ל</w:t>
      </w:r>
      <w:r w:rsidR="006D3B2A" w:rsidRPr="0007760D">
        <w:rPr>
          <w:rFonts w:cs="Times New Roman" w:hint="cs"/>
          <w:rtl/>
        </w:rPr>
        <w:t>רבע</w:t>
      </w:r>
      <w:r w:rsidR="001D2A8B" w:rsidRPr="0007760D">
        <w:rPr>
          <w:rFonts w:cs="Times New Roman"/>
          <w:rtl/>
        </w:rPr>
        <w:t xml:space="preserve"> ברגע שפסע פנימה </w:t>
      </w:r>
      <w:r w:rsidR="000F1AFD" w:rsidRPr="0007760D">
        <w:rPr>
          <w:rFonts w:cs="Times New Roman" w:hint="cs"/>
          <w:rtl/>
        </w:rPr>
        <w:t>[</w:t>
      </w:r>
      <w:r w:rsidR="006D3B2A" w:rsidRPr="0007760D">
        <w:rPr>
          <w:rFonts w:cs="Times New Roman"/>
          <w:rtl/>
        </w:rPr>
        <w:t>ונחלש עוד יותר</w:t>
      </w:r>
      <w:r w:rsidR="001D2A8B" w:rsidRPr="0007760D">
        <w:rPr>
          <w:rFonts w:cs="Times New Roman" w:hint="cs"/>
          <w:rtl/>
        </w:rPr>
        <w:t>.</w:t>
      </w:r>
      <w:r w:rsidR="003D0999" w:rsidRPr="0007760D">
        <w:rPr>
          <w:rFonts w:hint="cs"/>
          <w:rtl/>
        </w:rPr>
        <w:t xml:space="preserve"> </w:t>
      </w:r>
      <w:r w:rsidR="003D1347" w:rsidRPr="0007760D">
        <w:rPr>
          <w:rFonts w:hint="cs"/>
          <w:rtl/>
        </w:rPr>
        <w:t>לא עבר זמן וכבר</w:t>
      </w:r>
      <w:r w:rsidR="00F72E1F" w:rsidRPr="0007760D">
        <w:rPr>
          <w:rFonts w:hint="cs"/>
          <w:rtl/>
        </w:rPr>
        <w:t xml:space="preserve"> התמוטט ביתר </w:t>
      </w:r>
      <w:r w:rsidR="001D2A8B" w:rsidRPr="0007760D">
        <w:rPr>
          <w:rFonts w:hint="cs"/>
          <w:rtl/>
        </w:rPr>
        <w:t>שאת</w:t>
      </w:r>
      <w:r w:rsidR="00F72E1F" w:rsidRPr="0007760D">
        <w:rPr>
          <w:rFonts w:hint="cs"/>
          <w:rtl/>
        </w:rPr>
        <w:t xml:space="preserve"> בחיבוקה של</w:t>
      </w:r>
      <w:r w:rsidR="000F1AFD" w:rsidRPr="0007760D">
        <w:rPr>
          <w:rFonts w:hint="cs"/>
          <w:rtl/>
        </w:rPr>
        <w:t>]</w:t>
      </w:r>
      <w:r w:rsidR="00F72E1F" w:rsidRPr="0007760D">
        <w:rPr>
          <w:rFonts w:hint="cs"/>
          <w:rtl/>
        </w:rPr>
        <w:t xml:space="preserve"> </w:t>
      </w:r>
      <w:r w:rsidR="000F1AFD" w:rsidRPr="0007760D">
        <w:rPr>
          <w:rFonts w:hint="cs"/>
          <w:rtl/>
        </w:rPr>
        <w:t>ו</w:t>
      </w:r>
      <w:r w:rsidR="00F72E1F" w:rsidRPr="0007760D">
        <w:rPr>
          <w:rFonts w:hint="cs"/>
          <w:rtl/>
        </w:rPr>
        <w:t xml:space="preserve">אימו </w:t>
      </w:r>
      <w:r w:rsidR="006D3B2A" w:rsidRPr="0007760D">
        <w:rPr>
          <w:rFonts w:cs="Times New Roman"/>
          <w:rtl/>
        </w:rPr>
        <w:t>מחת</w:t>
      </w:r>
      <w:r w:rsidR="00F72E1F" w:rsidRPr="0007760D">
        <w:rPr>
          <w:rFonts w:hint="cs"/>
          <w:rtl/>
        </w:rPr>
        <w:t xml:space="preserve">ה </w:t>
      </w:r>
      <w:r w:rsidR="000202EE" w:rsidRPr="0007760D">
        <w:rPr>
          <w:rFonts w:hint="cs"/>
          <w:rtl/>
        </w:rPr>
        <w:t>פתותי שלג</w:t>
      </w:r>
      <w:r w:rsidR="00F72E1F" w:rsidRPr="0007760D">
        <w:rPr>
          <w:rFonts w:hint="cs"/>
          <w:rtl/>
        </w:rPr>
        <w:t xml:space="preserve"> מזרועותיו החשופות </w:t>
      </w:r>
      <w:r w:rsidR="00F72E1F" w:rsidRPr="0007760D">
        <w:rPr>
          <w:rtl/>
        </w:rPr>
        <w:t>–</w:t>
      </w:r>
      <w:r w:rsidR="00F72E1F" w:rsidRPr="0007760D">
        <w:rPr>
          <w:rFonts w:hint="cs"/>
          <w:rtl/>
        </w:rPr>
        <w:t xml:space="preserve"> כי מחוץ לבית היה חסין לקור</w:t>
      </w:r>
      <w:r w:rsidR="00062CEF" w:rsidRPr="0007760D">
        <w:rPr>
          <w:rFonts w:hint="cs"/>
          <w:rtl/>
        </w:rPr>
        <w:t>.</w:t>
      </w:r>
      <w:r w:rsidR="00F72E1F" w:rsidRPr="0007760D">
        <w:rPr>
          <w:rFonts w:hint="cs"/>
          <w:rtl/>
        </w:rPr>
        <w:t xml:space="preserve"> </w:t>
      </w:r>
      <w:r w:rsidR="00062CEF" w:rsidRPr="0007760D">
        <w:rPr>
          <w:rFonts w:hint="cs"/>
          <w:rtl/>
        </w:rPr>
        <w:t xml:space="preserve">היא </w:t>
      </w:r>
      <w:r w:rsidR="00F72E1F" w:rsidRPr="0007760D">
        <w:rPr>
          <w:rFonts w:hint="cs"/>
          <w:rtl/>
        </w:rPr>
        <w:t xml:space="preserve">עטפה </w:t>
      </w:r>
      <w:r w:rsidRPr="0007760D">
        <w:rPr>
          <w:rFonts w:cs="Times New Roman"/>
          <w:rtl/>
        </w:rPr>
        <w:t xml:space="preserve">בשמיכה רכה </w:t>
      </w:r>
      <w:r w:rsidR="00F72E1F" w:rsidRPr="0007760D">
        <w:rPr>
          <w:rFonts w:hint="cs"/>
          <w:rtl/>
        </w:rPr>
        <w:t>את גופו הרפוי,</w:t>
      </w:r>
      <w:r w:rsidR="000F1AFD" w:rsidRPr="0007760D">
        <w:rPr>
          <w:rFonts w:hint="cs"/>
          <w:rtl/>
        </w:rPr>
        <w:t xml:space="preserve"> </w:t>
      </w:r>
      <w:r w:rsidR="00F72E1F" w:rsidRPr="0007760D">
        <w:rPr>
          <w:rFonts w:hint="cs"/>
          <w:rtl/>
        </w:rPr>
        <w:t xml:space="preserve">שידלה אותו לשתות מעט מן המעט </w:t>
      </w:r>
      <w:r w:rsidR="00F72E1F" w:rsidRPr="0007760D">
        <w:rPr>
          <w:rtl/>
        </w:rPr>
        <w:t>–</w:t>
      </w:r>
      <w:r w:rsidR="00F72E1F" w:rsidRPr="0007760D">
        <w:rPr>
          <w:rFonts w:hint="cs"/>
          <w:rtl/>
        </w:rPr>
        <w:t xml:space="preserve"> כי כ</w:t>
      </w:r>
      <w:r w:rsidR="003D0999" w:rsidRPr="0007760D">
        <w:rPr>
          <w:rFonts w:hint="cs"/>
          <w:rtl/>
        </w:rPr>
        <w:t xml:space="preserve">כל </w:t>
      </w:r>
      <w:r w:rsidR="00F72E1F" w:rsidRPr="0007760D">
        <w:rPr>
          <w:rFonts w:hint="cs"/>
          <w:rtl/>
        </w:rPr>
        <w:t>ש</w:t>
      </w:r>
      <w:r w:rsidR="009A558D" w:rsidRPr="0007760D">
        <w:rPr>
          <w:rFonts w:hint="cs"/>
          <w:rtl/>
        </w:rPr>
        <w:t xml:space="preserve">התפוגג </w:t>
      </w:r>
      <w:r w:rsidR="00F72E1F" w:rsidRPr="0007760D">
        <w:rPr>
          <w:rFonts w:hint="cs"/>
          <w:rtl/>
        </w:rPr>
        <w:t>כוחו ו</w:t>
      </w:r>
      <w:r w:rsidRPr="0007760D">
        <w:rPr>
          <w:rFonts w:hint="cs"/>
          <w:rtl/>
        </w:rPr>
        <w:t>נ</w:t>
      </w:r>
      <w:r w:rsidR="009A558D" w:rsidRPr="0007760D">
        <w:rPr>
          <w:rFonts w:hint="cs"/>
          <w:rtl/>
        </w:rPr>
        <w:t xml:space="preserve">תמעט </w:t>
      </w:r>
      <w:r w:rsidR="00F72E1F" w:rsidRPr="0007760D">
        <w:rPr>
          <w:rFonts w:hint="cs"/>
          <w:rtl/>
        </w:rPr>
        <w:t>גופו</w:t>
      </w:r>
      <w:r w:rsidR="003D1347" w:rsidRPr="0007760D">
        <w:rPr>
          <w:rFonts w:hint="cs"/>
          <w:rtl/>
        </w:rPr>
        <w:t xml:space="preserve"> [</w:t>
      </w:r>
      <w:r w:rsidR="00F72E1F" w:rsidRPr="0007760D">
        <w:t>deflated</w:t>
      </w:r>
      <w:r w:rsidR="003D1347" w:rsidRPr="0007760D">
        <w:rPr>
          <w:rFonts w:hint="cs"/>
          <w:rtl/>
        </w:rPr>
        <w:t>]</w:t>
      </w:r>
      <w:r w:rsidR="003D0999" w:rsidRPr="0007760D">
        <w:rPr>
          <w:rFonts w:hint="cs"/>
          <w:rtl/>
        </w:rPr>
        <w:t>, כן</w:t>
      </w:r>
      <w:r w:rsidR="00F72E1F" w:rsidRPr="0007760D">
        <w:rPr>
          <w:rFonts w:hint="cs"/>
          <w:rtl/>
        </w:rPr>
        <w:t xml:space="preserve"> אבד</w:t>
      </w:r>
      <w:r w:rsidR="00937484" w:rsidRPr="0007760D">
        <w:rPr>
          <w:rFonts w:hint="cs"/>
          <w:rtl/>
        </w:rPr>
        <w:t>ו</w:t>
      </w:r>
      <w:r w:rsidR="00F72E1F" w:rsidRPr="0007760D">
        <w:rPr>
          <w:rFonts w:hint="cs"/>
          <w:rtl/>
        </w:rPr>
        <w:t xml:space="preserve"> צמאונו ורעבונו</w:t>
      </w:r>
      <w:r w:rsidR="003D0999" w:rsidRPr="0007760D">
        <w:rPr>
          <w:rFonts w:hint="cs"/>
          <w:rtl/>
        </w:rPr>
        <w:t>.</w:t>
      </w:r>
    </w:p>
    <w:p w14:paraId="67892022" w14:textId="33F60263" w:rsidR="00060F9F" w:rsidRPr="0007760D" w:rsidRDefault="003D0999" w:rsidP="008926EB">
      <w:pPr>
        <w:rPr>
          <w:rtl/>
        </w:rPr>
      </w:pPr>
      <w:r w:rsidRPr="0007760D">
        <w:rPr>
          <w:rFonts w:hint="cs"/>
          <w:rtl/>
        </w:rPr>
        <w:t>אולי אחיה כל חיי</w:t>
      </w:r>
      <w:r w:rsidR="00DB50D0" w:rsidRPr="0007760D">
        <w:rPr>
          <w:rFonts w:hint="cs"/>
          <w:rtl/>
        </w:rPr>
        <w:t xml:space="preserve"> בחוץ, </w:t>
      </w:r>
      <w:r w:rsidR="0040363D" w:rsidRPr="0007760D">
        <w:rPr>
          <w:rFonts w:hint="cs"/>
          <w:rtl/>
        </w:rPr>
        <w:t>ה</w:t>
      </w:r>
      <w:r w:rsidR="00DB50D0" w:rsidRPr="0007760D">
        <w:rPr>
          <w:rFonts w:hint="cs"/>
          <w:rtl/>
        </w:rPr>
        <w:t>רהר</w:t>
      </w:r>
      <w:r w:rsidRPr="0007760D">
        <w:rPr>
          <w:rFonts w:hint="cs"/>
          <w:rtl/>
        </w:rPr>
        <w:t xml:space="preserve"> כש</w:t>
      </w:r>
      <w:r w:rsidR="0088000D" w:rsidRPr="0007760D">
        <w:rPr>
          <w:rFonts w:hint="cs"/>
          <w:rtl/>
        </w:rPr>
        <w:t>ה</w:t>
      </w:r>
      <w:r w:rsidR="0051618A" w:rsidRPr="0007760D">
        <w:rPr>
          <w:rFonts w:hint="cs"/>
          <w:rtl/>
        </w:rPr>
        <w:t>עיף</w:t>
      </w:r>
      <w:r w:rsidR="0088000D" w:rsidRPr="0007760D">
        <w:rPr>
          <w:rFonts w:hint="cs"/>
          <w:rtl/>
        </w:rPr>
        <w:t xml:space="preserve"> </w:t>
      </w:r>
      <w:r w:rsidR="0051618A" w:rsidRPr="0007760D">
        <w:rPr>
          <w:rFonts w:hint="cs"/>
          <w:rtl/>
        </w:rPr>
        <w:t>מבט אדיש</w:t>
      </w:r>
      <w:r w:rsidR="0088000D" w:rsidRPr="0007760D">
        <w:rPr>
          <w:rFonts w:hint="cs"/>
          <w:rtl/>
        </w:rPr>
        <w:t xml:space="preserve"> </w:t>
      </w:r>
      <w:r w:rsidR="00937484" w:rsidRPr="0007760D">
        <w:rPr>
          <w:rFonts w:hint="cs"/>
          <w:rtl/>
        </w:rPr>
        <w:t>ב</w:t>
      </w:r>
      <w:r w:rsidR="0088000D" w:rsidRPr="0007760D">
        <w:rPr>
          <w:rFonts w:hint="cs"/>
          <w:rtl/>
        </w:rPr>
        <w:t xml:space="preserve">יריב </w:t>
      </w:r>
      <w:r w:rsidR="00060F9F" w:rsidRPr="0007760D">
        <w:rPr>
          <w:rFonts w:hint="cs"/>
          <w:rtl/>
        </w:rPr>
        <w:t xml:space="preserve">חדש ונלהב, </w:t>
      </w:r>
      <w:r w:rsidR="00A82829" w:rsidRPr="0007760D">
        <w:rPr>
          <w:rFonts w:hint="cs"/>
          <w:rtl/>
        </w:rPr>
        <w:t>[</w:t>
      </w:r>
      <w:r w:rsidR="00060F9F" w:rsidRPr="0007760D">
        <w:rPr>
          <w:rFonts w:hint="cs"/>
          <w:rtl/>
        </w:rPr>
        <w:t>מ</w:t>
      </w:r>
      <w:r w:rsidR="00864EC9" w:rsidRPr="0007760D">
        <w:rPr>
          <w:rFonts w:hint="cs"/>
          <w:rtl/>
        </w:rPr>
        <w:t>בעד</w:t>
      </w:r>
      <w:r w:rsidR="0088000D" w:rsidRPr="0007760D">
        <w:rPr>
          <w:rFonts w:hint="cs"/>
          <w:rtl/>
        </w:rPr>
        <w:t xml:space="preserve"> </w:t>
      </w:r>
      <w:r w:rsidR="00864EC9" w:rsidRPr="0007760D">
        <w:rPr>
          <w:rFonts w:hint="cs"/>
          <w:rtl/>
        </w:rPr>
        <w:t>ל</w:t>
      </w:r>
      <w:r w:rsidR="0088000D" w:rsidRPr="0007760D">
        <w:rPr>
          <w:rFonts w:hint="cs"/>
          <w:rtl/>
        </w:rPr>
        <w:t>שקע שבין שתי עצמות אגרופו</w:t>
      </w:r>
      <w:r w:rsidR="00060F9F" w:rsidRPr="0007760D">
        <w:rPr>
          <w:rFonts w:hint="cs"/>
          <w:rtl/>
        </w:rPr>
        <w:t xml:space="preserve"> השלוח, המכוון ב</w:t>
      </w:r>
      <w:r w:rsidR="00B833EF" w:rsidRPr="0007760D">
        <w:rPr>
          <w:rFonts w:hint="cs"/>
          <w:rtl/>
        </w:rPr>
        <w:t>מדויק</w:t>
      </w:r>
      <w:r w:rsidR="00060F9F" w:rsidRPr="0007760D">
        <w:rPr>
          <w:rFonts w:hint="cs"/>
          <w:rtl/>
        </w:rPr>
        <w:t xml:space="preserve">, אחיה כל חיי מחוץ </w:t>
      </w:r>
      <w:r w:rsidR="003D1347" w:rsidRPr="0007760D">
        <w:rPr>
          <w:rFonts w:hint="cs"/>
          <w:rtl/>
        </w:rPr>
        <w:t xml:space="preserve">לבית אימי </w:t>
      </w:r>
      <w:r w:rsidR="00864EC9" w:rsidRPr="0007760D">
        <w:rPr>
          <w:rFonts w:hint="cs"/>
          <w:rtl/>
        </w:rPr>
        <w:t xml:space="preserve">שם תש כוחי </w:t>
      </w:r>
      <w:r w:rsidR="003D1347" w:rsidRPr="0007760D">
        <w:rPr>
          <w:rtl/>
        </w:rPr>
        <w:t>–</w:t>
      </w:r>
      <w:r w:rsidR="008F07AC" w:rsidRPr="0007760D">
        <w:rPr>
          <w:rFonts w:hint="cs"/>
          <w:rtl/>
        </w:rPr>
        <w:t>]</w:t>
      </w:r>
      <w:r w:rsidR="00B40BDC" w:rsidRPr="0007760D">
        <w:rPr>
          <w:rFonts w:hint="cs"/>
          <w:rtl/>
        </w:rPr>
        <w:t xml:space="preserve"> </w:t>
      </w:r>
      <w:r w:rsidR="0088000D" w:rsidRPr="0007760D">
        <w:rPr>
          <w:rFonts w:hint="cs"/>
          <w:rtl/>
        </w:rPr>
        <w:t>אניח למדענים ליטול דגימות שריר,</w:t>
      </w:r>
      <w:r w:rsidR="00F94E10" w:rsidRPr="0007760D">
        <w:rPr>
          <w:rFonts w:hint="cs"/>
          <w:rtl/>
        </w:rPr>
        <w:t xml:space="preserve"> דגימות דם </w:t>
      </w:r>
      <w:r w:rsidR="0088000D" w:rsidRPr="0007760D">
        <w:rPr>
          <w:rFonts w:hint="cs"/>
          <w:rtl/>
        </w:rPr>
        <w:t xml:space="preserve">ודגימות </w:t>
      </w:r>
      <w:r w:rsidR="003D1347" w:rsidRPr="0007760D">
        <w:rPr>
          <w:rFonts w:hint="cs"/>
          <w:rtl/>
        </w:rPr>
        <w:t>שתן</w:t>
      </w:r>
      <w:r w:rsidR="0088000D" w:rsidRPr="0007760D">
        <w:rPr>
          <w:rFonts w:hint="cs"/>
          <w:rtl/>
        </w:rPr>
        <w:t xml:space="preserve"> </w:t>
      </w:r>
      <w:r w:rsidR="0088000D" w:rsidRPr="0007760D">
        <w:rPr>
          <w:rtl/>
        </w:rPr>
        <w:t>–</w:t>
      </w:r>
      <w:r w:rsidR="0088000D" w:rsidRPr="0007760D">
        <w:rPr>
          <w:rFonts w:hint="cs"/>
          <w:rtl/>
        </w:rPr>
        <w:t xml:space="preserve"> יתקעו מחט ארוכה </w:t>
      </w:r>
      <w:r w:rsidR="009A558D" w:rsidRPr="0007760D">
        <w:rPr>
          <w:rFonts w:hint="cs"/>
          <w:rtl/>
        </w:rPr>
        <w:t>ה</w:t>
      </w:r>
      <w:r w:rsidR="00AF4EA1" w:rsidRPr="0007760D">
        <w:rPr>
          <w:rFonts w:hint="cs"/>
          <w:rtl/>
        </w:rPr>
        <w:t>י</w:t>
      </w:r>
      <w:r w:rsidR="00F94E10" w:rsidRPr="0007760D">
        <w:rPr>
          <w:rFonts w:hint="cs"/>
          <w:rtl/>
        </w:rPr>
        <w:t>ישר אל</w:t>
      </w:r>
      <w:r w:rsidR="00AF4EA1" w:rsidRPr="0007760D">
        <w:rPr>
          <w:rFonts w:hint="cs"/>
          <w:rtl/>
        </w:rPr>
        <w:t xml:space="preserve"> </w:t>
      </w:r>
      <w:r w:rsidR="0040363D" w:rsidRPr="0007760D">
        <w:rPr>
          <w:rFonts w:hint="cs"/>
          <w:rtl/>
        </w:rPr>
        <w:t>תוך</w:t>
      </w:r>
      <w:r w:rsidR="006B6AAA" w:rsidRPr="0007760D">
        <w:rPr>
          <w:rFonts w:hint="cs"/>
          <w:rtl/>
        </w:rPr>
        <w:t xml:space="preserve"> </w:t>
      </w:r>
      <w:r w:rsidR="003D1347" w:rsidRPr="0007760D">
        <w:rPr>
          <w:rFonts w:hint="cs"/>
          <w:rtl/>
        </w:rPr>
        <w:t xml:space="preserve">גלגל </w:t>
      </w:r>
      <w:r w:rsidR="0088000D" w:rsidRPr="0007760D">
        <w:rPr>
          <w:rFonts w:hint="cs"/>
          <w:rtl/>
        </w:rPr>
        <w:t xml:space="preserve">עיני ואני אציע להם </w:t>
      </w:r>
      <w:r w:rsidR="00F94E10" w:rsidRPr="0007760D">
        <w:rPr>
          <w:rFonts w:hint="cs"/>
          <w:rtl/>
        </w:rPr>
        <w:t>להתכבד גם ב</w:t>
      </w:r>
      <w:r w:rsidR="008F07AC" w:rsidRPr="0007760D">
        <w:rPr>
          <w:rFonts w:hint="cs"/>
          <w:rtl/>
        </w:rPr>
        <w:t>נתח</w:t>
      </w:r>
      <w:r w:rsidR="0088000D" w:rsidRPr="0007760D">
        <w:rPr>
          <w:rFonts w:hint="cs"/>
          <w:rtl/>
        </w:rPr>
        <w:t xml:space="preserve"> </w:t>
      </w:r>
      <w:r w:rsidR="00701E17" w:rsidRPr="0007760D">
        <w:rPr>
          <w:rFonts w:hint="cs"/>
          <w:rtl/>
        </w:rPr>
        <w:t>לב</w:t>
      </w:r>
      <w:r w:rsidR="0088000D" w:rsidRPr="0007760D">
        <w:rPr>
          <w:rFonts w:hint="cs"/>
          <w:rtl/>
        </w:rPr>
        <w:t xml:space="preserve"> וריאה</w:t>
      </w:r>
      <w:r w:rsidR="00F94E10" w:rsidRPr="0007760D">
        <w:rPr>
          <w:rFonts w:hint="cs"/>
          <w:rtl/>
        </w:rPr>
        <w:t xml:space="preserve">, </w:t>
      </w:r>
      <w:r w:rsidR="0088000D" w:rsidRPr="0007760D">
        <w:rPr>
          <w:rFonts w:hint="cs"/>
          <w:rtl/>
        </w:rPr>
        <w:t>ואם כבר אז ש</w:t>
      </w:r>
      <w:r w:rsidR="00AF4EA1" w:rsidRPr="0007760D">
        <w:rPr>
          <w:rFonts w:hint="cs"/>
          <w:rtl/>
        </w:rPr>
        <w:t>י</w:t>
      </w:r>
      <w:r w:rsidR="0088000D" w:rsidRPr="0007760D">
        <w:rPr>
          <w:rFonts w:hint="cs"/>
          <w:rtl/>
        </w:rPr>
        <w:t>יטלו גם דגימת עצם</w:t>
      </w:r>
      <w:r w:rsidR="00F94E10" w:rsidRPr="0007760D">
        <w:rPr>
          <w:rFonts w:hint="cs"/>
          <w:rtl/>
        </w:rPr>
        <w:t xml:space="preserve">, יקדחו </w:t>
      </w:r>
      <w:r w:rsidR="00DB50D0" w:rsidRPr="0007760D">
        <w:rPr>
          <w:rFonts w:hint="cs"/>
          <w:rtl/>
        </w:rPr>
        <w:t xml:space="preserve">אל </w:t>
      </w:r>
      <w:r w:rsidR="00F94E10" w:rsidRPr="0007760D">
        <w:rPr>
          <w:rFonts w:hint="cs"/>
          <w:rtl/>
        </w:rPr>
        <w:t>תוך גופי</w:t>
      </w:r>
      <w:r w:rsidR="00A82829" w:rsidRPr="0007760D">
        <w:rPr>
          <w:rFonts w:hint="cs"/>
          <w:rtl/>
        </w:rPr>
        <w:t>,</w:t>
      </w:r>
      <w:r w:rsidR="00F94E10" w:rsidRPr="0007760D">
        <w:rPr>
          <w:rFonts w:hint="cs"/>
          <w:rtl/>
        </w:rPr>
        <w:t xml:space="preserve"> </w:t>
      </w:r>
      <w:r w:rsidR="00A82829" w:rsidRPr="0007760D">
        <w:rPr>
          <w:rFonts w:hint="cs"/>
          <w:rtl/>
        </w:rPr>
        <w:t>[</w:t>
      </w:r>
      <w:r w:rsidR="00F94E10" w:rsidRPr="0007760D">
        <w:rPr>
          <w:rFonts w:hint="cs"/>
          <w:rtl/>
        </w:rPr>
        <w:t>ויקצרו את תאי-</w:t>
      </w:r>
      <w:r w:rsidR="0088000D" w:rsidRPr="0007760D">
        <w:rPr>
          <w:rFonts w:hint="cs"/>
          <w:rtl/>
        </w:rPr>
        <w:t xml:space="preserve">הפלא הצומחים </w:t>
      </w:r>
      <w:r w:rsidR="009A558D" w:rsidRPr="0007760D">
        <w:rPr>
          <w:rFonts w:hint="cs"/>
          <w:rtl/>
        </w:rPr>
        <w:t>[</w:t>
      </w:r>
      <w:r w:rsidR="009A558D" w:rsidRPr="0007760D">
        <w:t>proliferate</w:t>
      </w:r>
      <w:r w:rsidR="009A558D" w:rsidRPr="0007760D">
        <w:rPr>
          <w:rFonts w:hint="cs"/>
          <w:rtl/>
        </w:rPr>
        <w:t xml:space="preserve">] </w:t>
      </w:r>
      <w:r w:rsidR="0088000D" w:rsidRPr="0007760D">
        <w:rPr>
          <w:rFonts w:hint="cs"/>
          <w:rtl/>
        </w:rPr>
        <w:t>בתוכי</w:t>
      </w:r>
      <w:r w:rsidR="00F94E10" w:rsidRPr="0007760D">
        <w:rPr>
          <w:rFonts w:hint="cs"/>
          <w:rtl/>
        </w:rPr>
        <w:t>,</w:t>
      </w:r>
      <w:r w:rsidR="00A82829" w:rsidRPr="0007760D">
        <w:rPr>
          <w:rFonts w:hint="cs"/>
          <w:rtl/>
        </w:rPr>
        <w:t>]</w:t>
      </w:r>
      <w:r w:rsidR="00F94E10" w:rsidRPr="0007760D">
        <w:rPr>
          <w:rFonts w:hint="cs"/>
          <w:rtl/>
        </w:rPr>
        <w:t xml:space="preserve"> י</w:t>
      </w:r>
      <w:r w:rsidR="00DB50D0" w:rsidRPr="0007760D">
        <w:rPr>
          <w:rFonts w:hint="cs"/>
          <w:rtl/>
        </w:rPr>
        <w:t>נתחו</w:t>
      </w:r>
      <w:r w:rsidR="00F94E10" w:rsidRPr="0007760D">
        <w:rPr>
          <w:rFonts w:hint="cs"/>
          <w:rtl/>
        </w:rPr>
        <w:t xml:space="preserve"> ויחכימו</w:t>
      </w:r>
      <w:r w:rsidR="003D1347" w:rsidRPr="0007760D">
        <w:rPr>
          <w:rFonts w:hint="cs"/>
          <w:rtl/>
        </w:rPr>
        <w:t>, י</w:t>
      </w:r>
      <w:r w:rsidR="00DB50D0" w:rsidRPr="0007760D">
        <w:rPr>
          <w:rFonts w:hint="cs"/>
          <w:rtl/>
        </w:rPr>
        <w:t>למדו</w:t>
      </w:r>
      <w:r w:rsidR="00F94E10" w:rsidRPr="0007760D">
        <w:rPr>
          <w:rFonts w:hint="cs"/>
          <w:rtl/>
        </w:rPr>
        <w:t xml:space="preserve"> כל תא וגרעינו</w:t>
      </w:r>
      <w:r w:rsidR="0088000D" w:rsidRPr="0007760D">
        <w:rPr>
          <w:rFonts w:hint="cs"/>
          <w:rtl/>
        </w:rPr>
        <w:t xml:space="preserve">, </w:t>
      </w:r>
      <w:r w:rsidR="008F07AC" w:rsidRPr="0007760D">
        <w:rPr>
          <w:rFonts w:hint="cs"/>
          <w:rtl/>
        </w:rPr>
        <w:t>[</w:t>
      </w:r>
      <w:r w:rsidR="0088000D" w:rsidRPr="0007760D">
        <w:rPr>
          <w:rFonts w:hint="cs"/>
          <w:rtl/>
        </w:rPr>
        <w:t>יתפעלו מאומץ לי</w:t>
      </w:r>
      <w:r w:rsidR="00DB50D0" w:rsidRPr="0007760D">
        <w:rPr>
          <w:rFonts w:hint="cs"/>
          <w:rtl/>
        </w:rPr>
        <w:t>בי, מ</w:t>
      </w:r>
      <w:r w:rsidR="000202EE" w:rsidRPr="0007760D">
        <w:rPr>
          <w:rFonts w:hint="cs"/>
          <w:rtl/>
        </w:rPr>
        <w:t>תעצומות זיכרותי</w:t>
      </w:r>
      <w:r w:rsidR="00DB50D0" w:rsidRPr="0007760D">
        <w:rPr>
          <w:rFonts w:hint="cs"/>
          <w:rtl/>
        </w:rPr>
        <w:t>, כשיחקר</w:t>
      </w:r>
      <w:r w:rsidR="0088000D" w:rsidRPr="0007760D">
        <w:rPr>
          <w:rFonts w:hint="cs"/>
          <w:rtl/>
        </w:rPr>
        <w:t xml:space="preserve">ו </w:t>
      </w:r>
      <w:r w:rsidR="00060F9F" w:rsidRPr="0007760D">
        <w:rPr>
          <w:rFonts w:hint="cs"/>
          <w:rtl/>
        </w:rPr>
        <w:t xml:space="preserve">מתחת למיקרוסקופ </w:t>
      </w:r>
      <w:r w:rsidR="0088000D" w:rsidRPr="0007760D">
        <w:rPr>
          <w:rFonts w:hint="cs"/>
          <w:rtl/>
        </w:rPr>
        <w:t>את צורת התאים</w:t>
      </w:r>
      <w:r w:rsidR="00060F9F" w:rsidRPr="0007760D">
        <w:rPr>
          <w:rFonts w:hint="cs"/>
          <w:rtl/>
        </w:rPr>
        <w:t xml:space="preserve"> שרק אני מסוגל להצמיח</w:t>
      </w:r>
      <w:r w:rsidR="0088000D" w:rsidRPr="0007760D">
        <w:rPr>
          <w:rFonts w:hint="cs"/>
          <w:rtl/>
        </w:rPr>
        <w:t xml:space="preserve">. </w:t>
      </w:r>
      <w:r w:rsidR="00DB14C9" w:rsidRPr="0007760D">
        <w:rPr>
          <w:rFonts w:hint="cs"/>
          <w:rtl/>
        </w:rPr>
        <w:t xml:space="preserve">בעזרת דגימות </w:t>
      </w:r>
      <w:r w:rsidR="00107782" w:rsidRPr="0007760D">
        <w:rPr>
          <w:rFonts w:hint="cs"/>
          <w:rtl/>
        </w:rPr>
        <w:t>מ</w:t>
      </w:r>
      <w:r w:rsidR="00DB14C9" w:rsidRPr="0007760D">
        <w:rPr>
          <w:rFonts w:hint="cs"/>
          <w:rtl/>
        </w:rPr>
        <w:t xml:space="preserve">גופי </w:t>
      </w:r>
      <w:r w:rsidR="001D2A8B" w:rsidRPr="0007760D">
        <w:rPr>
          <w:rFonts w:hint="cs"/>
          <w:rtl/>
        </w:rPr>
        <w:t xml:space="preserve">יוכלו </w:t>
      </w:r>
      <w:r w:rsidR="008F07AC" w:rsidRPr="0007760D">
        <w:rPr>
          <w:rFonts w:hint="cs"/>
          <w:rtl/>
        </w:rPr>
        <w:t>] י</w:t>
      </w:r>
      <w:r w:rsidR="001D2A8B" w:rsidRPr="0007760D">
        <w:rPr>
          <w:rFonts w:hint="cs"/>
          <w:rtl/>
        </w:rPr>
        <w:t>פתח</w:t>
      </w:r>
      <w:r w:rsidR="008F07AC" w:rsidRPr="0007760D">
        <w:rPr>
          <w:rFonts w:hint="cs"/>
          <w:rtl/>
        </w:rPr>
        <w:t>ו</w:t>
      </w:r>
      <w:r w:rsidR="001D2A8B" w:rsidRPr="0007760D">
        <w:rPr>
          <w:rFonts w:hint="cs"/>
          <w:rtl/>
        </w:rPr>
        <w:t xml:space="preserve"> </w:t>
      </w:r>
      <w:r w:rsidR="00060F9F" w:rsidRPr="0007760D">
        <w:rPr>
          <w:rFonts w:hint="cs"/>
          <w:rtl/>
        </w:rPr>
        <w:t xml:space="preserve">נסיוב נגד </w:t>
      </w:r>
      <w:r w:rsidR="008926EB" w:rsidRPr="0007760D">
        <w:rPr>
          <w:rFonts w:hint="cs"/>
          <w:rtl/>
        </w:rPr>
        <w:t>מורך</w:t>
      </w:r>
      <w:r w:rsidR="00AF4EA1" w:rsidRPr="0007760D">
        <w:rPr>
          <w:rFonts w:hint="cs"/>
          <w:rtl/>
        </w:rPr>
        <w:t xml:space="preserve"> </w:t>
      </w:r>
      <w:r w:rsidR="008926EB" w:rsidRPr="0007760D">
        <w:rPr>
          <w:rFonts w:hint="cs"/>
          <w:rtl/>
        </w:rPr>
        <w:t>לב</w:t>
      </w:r>
      <w:r w:rsidR="001D2A8B" w:rsidRPr="0007760D">
        <w:rPr>
          <w:rFonts w:hint="cs"/>
          <w:rtl/>
        </w:rPr>
        <w:t xml:space="preserve"> ופחדנות</w:t>
      </w:r>
      <w:r w:rsidR="00060F9F" w:rsidRPr="0007760D">
        <w:rPr>
          <w:rFonts w:hint="cs"/>
          <w:rtl/>
        </w:rPr>
        <w:t xml:space="preserve">, נגד </w:t>
      </w:r>
      <w:r w:rsidR="008926EB" w:rsidRPr="0007760D">
        <w:rPr>
          <w:rFonts w:hint="cs"/>
          <w:rtl/>
        </w:rPr>
        <w:t>רפיסות</w:t>
      </w:r>
      <w:r w:rsidR="00060F9F" w:rsidRPr="0007760D">
        <w:rPr>
          <w:rFonts w:hint="cs"/>
          <w:rtl/>
        </w:rPr>
        <w:t xml:space="preserve"> וחולי</w:t>
      </w:r>
      <w:r w:rsidR="008F07AC" w:rsidRPr="0007760D">
        <w:rPr>
          <w:rFonts w:hint="cs"/>
          <w:rtl/>
        </w:rPr>
        <w:t>,</w:t>
      </w:r>
      <w:r w:rsidR="00060F9F" w:rsidRPr="0007760D">
        <w:rPr>
          <w:rFonts w:hint="cs"/>
          <w:rtl/>
        </w:rPr>
        <w:t xml:space="preserve"> </w:t>
      </w:r>
      <w:r w:rsidR="0040363D" w:rsidRPr="0007760D">
        <w:rPr>
          <w:rFonts w:hint="cs"/>
          <w:rtl/>
        </w:rPr>
        <w:t>ו</w:t>
      </w:r>
      <w:r w:rsidR="00060F9F" w:rsidRPr="0007760D">
        <w:rPr>
          <w:rFonts w:hint="cs"/>
          <w:rtl/>
        </w:rPr>
        <w:t>יחלקו</w:t>
      </w:r>
      <w:r w:rsidR="0040363D" w:rsidRPr="0007760D">
        <w:rPr>
          <w:rFonts w:hint="cs"/>
          <w:rtl/>
        </w:rPr>
        <w:t>הו</w:t>
      </w:r>
      <w:r w:rsidR="00060F9F" w:rsidRPr="0007760D">
        <w:rPr>
          <w:rFonts w:hint="cs"/>
          <w:rtl/>
        </w:rPr>
        <w:t xml:space="preserve"> חינם לאנושות כולה. </w:t>
      </w:r>
    </w:p>
    <w:p w14:paraId="12A29C02" w14:textId="6C2F0A3B" w:rsidR="00031586" w:rsidRPr="0007760D" w:rsidRDefault="0088000D" w:rsidP="001852A2">
      <w:pPr>
        <w:rPr>
          <w:i/>
          <w:iCs/>
          <w:rtl/>
        </w:rPr>
      </w:pPr>
      <w:r w:rsidRPr="0007760D">
        <w:rPr>
          <w:rFonts w:hint="cs"/>
          <w:rtl/>
        </w:rPr>
        <w:t>ו</w:t>
      </w:r>
      <w:r w:rsidR="003D0999" w:rsidRPr="0007760D">
        <w:rPr>
          <w:rFonts w:hint="cs"/>
          <w:rtl/>
        </w:rPr>
        <w:t>אולי אשב כל ימ</w:t>
      </w:r>
      <w:r w:rsidR="00AF4EA1" w:rsidRPr="0007760D">
        <w:rPr>
          <w:rFonts w:hint="cs"/>
          <w:rtl/>
        </w:rPr>
        <w:t>י</w:t>
      </w:r>
      <w:r w:rsidR="003D0999" w:rsidRPr="0007760D">
        <w:rPr>
          <w:rFonts w:hint="cs"/>
          <w:rtl/>
        </w:rPr>
        <w:t xml:space="preserve">י בבית, הוא הרהר כשאימו </w:t>
      </w:r>
      <w:r w:rsidR="0040363D" w:rsidRPr="0007760D">
        <w:rPr>
          <w:rFonts w:cs="Times New Roman"/>
          <w:rtl/>
        </w:rPr>
        <w:t>אספה</w:t>
      </w:r>
      <w:r w:rsidR="003D0999" w:rsidRPr="0007760D">
        <w:rPr>
          <w:rFonts w:hint="cs"/>
          <w:rtl/>
        </w:rPr>
        <w:t xml:space="preserve"> אותו אליה </w:t>
      </w:r>
      <w:r w:rsidR="001D2A8B" w:rsidRPr="0007760D">
        <w:rPr>
          <w:rFonts w:hint="cs"/>
          <w:rtl/>
        </w:rPr>
        <w:t>על</w:t>
      </w:r>
      <w:r w:rsidR="0013414D" w:rsidRPr="0007760D">
        <w:rPr>
          <w:rFonts w:hint="cs"/>
          <w:rtl/>
        </w:rPr>
        <w:t xml:space="preserve"> </w:t>
      </w:r>
      <w:r w:rsidR="003D0999" w:rsidRPr="0007760D">
        <w:rPr>
          <w:rFonts w:hint="cs"/>
          <w:rtl/>
        </w:rPr>
        <w:t>מפתן</w:t>
      </w:r>
      <w:r w:rsidR="001D2A8B" w:rsidRPr="0007760D">
        <w:rPr>
          <w:rFonts w:hint="cs"/>
          <w:rtl/>
        </w:rPr>
        <w:t xml:space="preserve"> הבית</w:t>
      </w:r>
      <w:r w:rsidRPr="0007760D">
        <w:rPr>
          <w:rFonts w:hint="cs"/>
          <w:rtl/>
        </w:rPr>
        <w:t xml:space="preserve">, </w:t>
      </w:r>
      <w:r w:rsidR="00060F9F" w:rsidRPr="0007760D">
        <w:rPr>
          <w:rFonts w:hint="cs"/>
          <w:rtl/>
        </w:rPr>
        <w:t>מתמוטט</w:t>
      </w:r>
      <w:r w:rsidRPr="0007760D">
        <w:rPr>
          <w:rFonts w:hint="cs"/>
          <w:rtl/>
        </w:rPr>
        <w:t xml:space="preserve"> בכבדות אל תוך חיבוקה, </w:t>
      </w:r>
      <w:r w:rsidR="001D2A8B" w:rsidRPr="0007760D">
        <w:rPr>
          <w:rFonts w:hint="cs"/>
          <w:rtl/>
        </w:rPr>
        <w:t>[</w:t>
      </w:r>
      <w:r w:rsidRPr="0007760D">
        <w:rPr>
          <w:rFonts w:hint="cs"/>
          <w:rtl/>
        </w:rPr>
        <w:t>ורק</w:t>
      </w:r>
      <w:r w:rsidR="00544FBD" w:rsidRPr="0007760D">
        <w:rPr>
          <w:rFonts w:hint="cs"/>
          <w:rtl/>
        </w:rPr>
        <w:t xml:space="preserve"> </w:t>
      </w:r>
      <w:r w:rsidRPr="0007760D">
        <w:rPr>
          <w:rFonts w:hint="cs"/>
          <w:rtl/>
        </w:rPr>
        <w:t>משקל גופו</w:t>
      </w:r>
      <w:r w:rsidR="00060F9F" w:rsidRPr="0007760D">
        <w:rPr>
          <w:rFonts w:hint="cs"/>
          <w:rtl/>
        </w:rPr>
        <w:t xml:space="preserve"> </w:t>
      </w:r>
      <w:r w:rsidR="00AA4EB2" w:rsidRPr="0007760D">
        <w:rPr>
          <w:rFonts w:hint="cs"/>
          <w:rtl/>
        </w:rPr>
        <w:t xml:space="preserve">המצטמצם בעברו את המפתן </w:t>
      </w:r>
      <w:r w:rsidR="00060F9F" w:rsidRPr="0007760D">
        <w:rPr>
          <w:rFonts w:hint="cs"/>
          <w:rtl/>
        </w:rPr>
        <w:t>מונע ממנה ליפול</w:t>
      </w:r>
      <w:r w:rsidRPr="0007760D">
        <w:rPr>
          <w:rFonts w:hint="cs"/>
          <w:rtl/>
        </w:rPr>
        <w:t>.</w:t>
      </w:r>
      <w:r w:rsidR="00782364" w:rsidRPr="0007760D">
        <w:rPr>
          <w:rFonts w:hint="cs"/>
          <w:rtl/>
        </w:rPr>
        <w:t xml:space="preserve"> כל סיב שריר </w:t>
      </w:r>
      <w:r w:rsidR="003D3CDE" w:rsidRPr="0007760D">
        <w:rPr>
          <w:rFonts w:hint="cs"/>
          <w:rtl/>
        </w:rPr>
        <w:t>חוזר לגודלו המקורי ו</w:t>
      </w:r>
      <w:r w:rsidR="0013414D" w:rsidRPr="0007760D">
        <w:rPr>
          <w:rFonts w:hint="cs"/>
          <w:rtl/>
        </w:rPr>
        <w:t>ש</w:t>
      </w:r>
      <w:r w:rsidR="003D3CDE" w:rsidRPr="0007760D">
        <w:rPr>
          <w:rFonts w:hint="cs"/>
          <w:rtl/>
        </w:rPr>
        <w:t>ב ו</w:t>
      </w:r>
      <w:r w:rsidR="00782364" w:rsidRPr="0007760D">
        <w:rPr>
          <w:rFonts w:hint="cs"/>
          <w:rtl/>
        </w:rPr>
        <w:t>מת</w:t>
      </w:r>
      <w:r w:rsidR="001C31A4" w:rsidRPr="0007760D">
        <w:rPr>
          <w:rFonts w:hint="cs"/>
          <w:rtl/>
        </w:rPr>
        <w:t>נוון</w:t>
      </w:r>
      <w:r w:rsidR="00782364" w:rsidRPr="0007760D">
        <w:rPr>
          <w:rFonts w:hint="cs"/>
          <w:rtl/>
        </w:rPr>
        <w:t xml:space="preserve"> ב</w:t>
      </w:r>
      <w:r w:rsidR="00544FBD" w:rsidRPr="0007760D">
        <w:rPr>
          <w:rFonts w:hint="cs"/>
          <w:rtl/>
        </w:rPr>
        <w:t>אותו שיעור</w:t>
      </w:r>
      <w:r w:rsidR="003D3CDE" w:rsidRPr="0007760D">
        <w:rPr>
          <w:rFonts w:hint="cs"/>
          <w:rtl/>
        </w:rPr>
        <w:t xml:space="preserve"> בו התנפח, </w:t>
      </w:r>
      <w:r w:rsidR="008926EB" w:rsidRPr="0007760D">
        <w:rPr>
          <w:rFonts w:hint="cs"/>
          <w:rtl/>
        </w:rPr>
        <w:t>כל עצם מתרופפת ומתפוררת,</w:t>
      </w:r>
      <w:r w:rsidR="001D2A8B" w:rsidRPr="0007760D">
        <w:rPr>
          <w:rFonts w:hint="cs"/>
          <w:rtl/>
        </w:rPr>
        <w:t>]</w:t>
      </w:r>
      <w:r w:rsidR="008926EB" w:rsidRPr="0007760D">
        <w:rPr>
          <w:rFonts w:hint="cs"/>
          <w:rtl/>
        </w:rPr>
        <w:t xml:space="preserve"> </w:t>
      </w:r>
      <w:r w:rsidR="003D3CDE" w:rsidRPr="0007760D">
        <w:rPr>
          <w:rFonts w:hint="cs"/>
          <w:rtl/>
        </w:rPr>
        <w:t>סיבי</w:t>
      </w:r>
      <w:r w:rsidR="0051618A" w:rsidRPr="0007760D">
        <w:rPr>
          <w:rFonts w:hint="cs"/>
          <w:rtl/>
        </w:rPr>
        <w:t xml:space="preserve"> שריריו</w:t>
      </w:r>
      <w:r w:rsidR="003D3CDE" w:rsidRPr="0007760D">
        <w:rPr>
          <w:rFonts w:hint="cs"/>
          <w:rtl/>
        </w:rPr>
        <w:t xml:space="preserve"> </w:t>
      </w:r>
      <w:r w:rsidR="001C31A4" w:rsidRPr="0007760D">
        <w:rPr>
          <w:rFonts w:hint="cs"/>
          <w:rtl/>
        </w:rPr>
        <w:t>מידלדלים</w:t>
      </w:r>
      <w:r w:rsidR="001D2A8B" w:rsidRPr="0007760D">
        <w:rPr>
          <w:rFonts w:hint="cs"/>
          <w:rtl/>
        </w:rPr>
        <w:t xml:space="preserve"> </w:t>
      </w:r>
      <w:r w:rsidR="003D3CDE" w:rsidRPr="0007760D">
        <w:rPr>
          <w:rFonts w:hint="cs"/>
          <w:rtl/>
        </w:rPr>
        <w:t xml:space="preserve">כבר </w:t>
      </w:r>
      <w:r w:rsidR="008926EB" w:rsidRPr="0007760D">
        <w:rPr>
          <w:rFonts w:hint="cs"/>
          <w:rtl/>
        </w:rPr>
        <w:t xml:space="preserve">פי </w:t>
      </w:r>
      <w:r w:rsidR="003D3CDE" w:rsidRPr="0007760D">
        <w:rPr>
          <w:rFonts w:hint="cs"/>
          <w:rtl/>
        </w:rPr>
        <w:t xml:space="preserve">עשרים, הוא בקושי מסוגל לגרור את עצמו במעלה המדרגות </w:t>
      </w:r>
      <w:r w:rsidR="008F07AC" w:rsidRPr="0007760D">
        <w:rPr>
          <w:rFonts w:hint="cs"/>
          <w:rtl/>
        </w:rPr>
        <w:t>א</w:t>
      </w:r>
      <w:r w:rsidR="003D1347" w:rsidRPr="0007760D">
        <w:rPr>
          <w:rFonts w:hint="cs"/>
          <w:rtl/>
        </w:rPr>
        <w:t>ל</w:t>
      </w:r>
      <w:r w:rsidR="008F07AC" w:rsidRPr="0007760D">
        <w:rPr>
          <w:rFonts w:hint="cs"/>
          <w:rtl/>
        </w:rPr>
        <w:t xml:space="preserve"> </w:t>
      </w:r>
      <w:r w:rsidR="006D3B2A" w:rsidRPr="0007760D">
        <w:rPr>
          <w:rFonts w:hint="cs"/>
          <w:rtl/>
        </w:rPr>
        <w:t>חדרו</w:t>
      </w:r>
      <w:r w:rsidR="003D1347" w:rsidRPr="0007760D">
        <w:rPr>
          <w:rFonts w:hint="cs"/>
          <w:rtl/>
        </w:rPr>
        <w:t>,</w:t>
      </w:r>
      <w:r w:rsidR="008926EB" w:rsidRPr="0007760D">
        <w:rPr>
          <w:rFonts w:hint="cs"/>
          <w:rtl/>
        </w:rPr>
        <w:t xml:space="preserve"> פי</w:t>
      </w:r>
      <w:r w:rsidR="003D1347" w:rsidRPr="0007760D">
        <w:rPr>
          <w:rFonts w:hint="cs"/>
          <w:rtl/>
        </w:rPr>
        <w:t xml:space="preserve"> שלושים, </w:t>
      </w:r>
      <w:r w:rsidR="001C5A04" w:rsidRPr="0007760D">
        <w:rPr>
          <w:rFonts w:hint="cs"/>
          <w:rtl/>
        </w:rPr>
        <w:t>אימא</w:t>
      </w:r>
      <w:r w:rsidR="003D1347" w:rsidRPr="0007760D">
        <w:rPr>
          <w:rFonts w:hint="cs"/>
          <w:rtl/>
        </w:rPr>
        <w:t xml:space="preserve"> הורידה את </w:t>
      </w:r>
      <w:r w:rsidR="006D3B2A" w:rsidRPr="0007760D">
        <w:rPr>
          <w:rFonts w:cs="Times New Roman"/>
          <w:rtl/>
        </w:rPr>
        <w:t>יצועו</w:t>
      </w:r>
      <w:r w:rsidR="008926EB" w:rsidRPr="0007760D">
        <w:rPr>
          <w:rFonts w:hint="cs"/>
          <w:rtl/>
        </w:rPr>
        <w:t xml:space="preserve"> מ</w:t>
      </w:r>
      <w:r w:rsidR="006D3B2A" w:rsidRPr="0007760D">
        <w:rPr>
          <w:rFonts w:hint="cs"/>
          <w:rtl/>
        </w:rPr>
        <w:t>ה</w:t>
      </w:r>
      <w:r w:rsidR="008926EB" w:rsidRPr="0007760D">
        <w:rPr>
          <w:rFonts w:hint="cs"/>
          <w:rtl/>
        </w:rPr>
        <w:t>קומה העליונה</w:t>
      </w:r>
      <w:r w:rsidR="003D1347" w:rsidRPr="0007760D">
        <w:rPr>
          <w:rFonts w:hint="cs"/>
          <w:rtl/>
        </w:rPr>
        <w:t xml:space="preserve"> </w:t>
      </w:r>
      <w:r w:rsidR="00701E17" w:rsidRPr="0007760D">
        <w:rPr>
          <w:rFonts w:hint="cs"/>
          <w:rtl/>
        </w:rPr>
        <w:t>והניחה ב</w:t>
      </w:r>
      <w:r w:rsidR="003D3CDE" w:rsidRPr="0007760D">
        <w:rPr>
          <w:rFonts w:hint="cs"/>
          <w:rtl/>
        </w:rPr>
        <w:t xml:space="preserve">סלון, </w:t>
      </w:r>
      <w:r w:rsidR="008926EB" w:rsidRPr="0007760D">
        <w:rPr>
          <w:rFonts w:hint="cs"/>
          <w:rtl/>
        </w:rPr>
        <w:t xml:space="preserve">פי </w:t>
      </w:r>
      <w:r w:rsidR="003D3CDE" w:rsidRPr="0007760D">
        <w:rPr>
          <w:rFonts w:hint="cs"/>
          <w:rtl/>
        </w:rPr>
        <w:t xml:space="preserve">ארבעים, </w:t>
      </w:r>
      <w:r w:rsidR="006D3B2A" w:rsidRPr="0007760D">
        <w:rPr>
          <w:rFonts w:cs="Times New Roman"/>
          <w:rtl/>
        </w:rPr>
        <w:t xml:space="preserve">כבר צעד יחיד אין בכוחו </w:t>
      </w:r>
      <w:r w:rsidR="000F1AFD" w:rsidRPr="0007760D">
        <w:rPr>
          <w:rFonts w:cs="Times New Roman"/>
          <w:rtl/>
        </w:rPr>
        <w:t>לפסוע</w:t>
      </w:r>
      <w:r w:rsidR="006D3B2A" w:rsidRPr="0007760D">
        <w:rPr>
          <w:rFonts w:cs="Times New Roman"/>
          <w:rtl/>
        </w:rPr>
        <w:t xml:space="preserve"> </w:t>
      </w:r>
      <w:r w:rsidR="007F4FDF" w:rsidRPr="0007760D">
        <w:rPr>
          <w:rFonts w:cs="Times New Roman" w:hint="cs"/>
          <w:rtl/>
        </w:rPr>
        <w:t>בבית אימא</w:t>
      </w:r>
      <w:r w:rsidR="00EB463F" w:rsidRPr="0007760D">
        <w:rPr>
          <w:rFonts w:cs="Times New Roman" w:hint="cs"/>
          <w:rtl/>
        </w:rPr>
        <w:t xml:space="preserve"> </w:t>
      </w:r>
      <w:r w:rsidR="006D3B2A" w:rsidRPr="0007760D">
        <w:rPr>
          <w:rFonts w:cs="Times New Roman"/>
          <w:rtl/>
        </w:rPr>
        <w:t>והיא</w:t>
      </w:r>
      <w:r w:rsidR="003D3CDE" w:rsidRPr="0007760D">
        <w:rPr>
          <w:rFonts w:hint="cs"/>
          <w:rtl/>
        </w:rPr>
        <w:t xml:space="preserve"> מקרבת את </w:t>
      </w:r>
      <w:r w:rsidR="006D3B2A" w:rsidRPr="0007760D">
        <w:rPr>
          <w:rFonts w:hint="cs"/>
          <w:rtl/>
        </w:rPr>
        <w:t>יצועו ל</w:t>
      </w:r>
      <w:r w:rsidR="003D3CDE" w:rsidRPr="0007760D">
        <w:rPr>
          <w:rFonts w:hint="cs"/>
          <w:rtl/>
        </w:rPr>
        <w:t xml:space="preserve">כניסה, </w:t>
      </w:r>
      <w:r w:rsidR="008926EB" w:rsidRPr="0007760D">
        <w:rPr>
          <w:rFonts w:hint="cs"/>
          <w:rtl/>
        </w:rPr>
        <w:t xml:space="preserve">פי </w:t>
      </w:r>
      <w:r w:rsidR="003D3CDE" w:rsidRPr="0007760D">
        <w:rPr>
          <w:rFonts w:hint="cs"/>
          <w:rtl/>
        </w:rPr>
        <w:t xml:space="preserve">חמישים, </w:t>
      </w:r>
      <w:r w:rsidR="008F07AC" w:rsidRPr="0007760D">
        <w:rPr>
          <w:rFonts w:cs="Times New Roman"/>
          <w:rtl/>
        </w:rPr>
        <w:t>אין הוא מסוגל עוד ללעוס</w:t>
      </w:r>
      <w:r w:rsidR="001A4F02" w:rsidRPr="0007760D">
        <w:rPr>
          <w:rFonts w:hint="cs"/>
          <w:rtl/>
        </w:rPr>
        <w:t xml:space="preserve"> </w:t>
      </w:r>
      <w:r w:rsidR="008F07AC" w:rsidRPr="0007760D">
        <w:rPr>
          <w:rFonts w:hint="cs"/>
          <w:rtl/>
        </w:rPr>
        <w:t>ו</w:t>
      </w:r>
      <w:r w:rsidR="001A4F02" w:rsidRPr="0007760D">
        <w:rPr>
          <w:rFonts w:hint="cs"/>
          <w:rtl/>
        </w:rPr>
        <w:t>היא משקה אותו טי</w:t>
      </w:r>
      <w:r w:rsidR="003D1347" w:rsidRPr="0007760D">
        <w:rPr>
          <w:rFonts w:hint="cs"/>
          <w:rtl/>
        </w:rPr>
        <w:t>פה אחר טיפה ציר</w:t>
      </w:r>
      <w:r w:rsidR="00282AF5" w:rsidRPr="0007760D">
        <w:rPr>
          <w:rFonts w:hint="cs"/>
          <w:rtl/>
        </w:rPr>
        <w:t xml:space="preserve"> </w:t>
      </w:r>
      <w:r w:rsidR="003D1347" w:rsidRPr="0007760D">
        <w:rPr>
          <w:rFonts w:hint="cs"/>
          <w:rtl/>
        </w:rPr>
        <w:t>בשר</w:t>
      </w:r>
      <w:r w:rsidR="003D3CDE" w:rsidRPr="0007760D">
        <w:rPr>
          <w:rFonts w:hint="cs"/>
          <w:rtl/>
        </w:rPr>
        <w:t xml:space="preserve"> עשיר, </w:t>
      </w:r>
      <w:r w:rsidR="008926EB" w:rsidRPr="0007760D">
        <w:rPr>
          <w:rFonts w:hint="cs"/>
          <w:rtl/>
        </w:rPr>
        <w:t xml:space="preserve">פי </w:t>
      </w:r>
      <w:r w:rsidR="003D3CDE" w:rsidRPr="0007760D">
        <w:rPr>
          <w:rFonts w:hint="cs"/>
          <w:rtl/>
        </w:rPr>
        <w:t>שישים</w:t>
      </w:r>
      <w:r w:rsidR="007F4FDF" w:rsidRPr="0007760D">
        <w:rPr>
          <w:rFonts w:hint="cs"/>
          <w:rtl/>
        </w:rPr>
        <w:t>,</w:t>
      </w:r>
      <w:r w:rsidR="003D3CDE" w:rsidRPr="0007760D">
        <w:rPr>
          <w:rFonts w:hint="cs"/>
          <w:rtl/>
        </w:rPr>
        <w:t xml:space="preserve"> אל תצא אינגלה אל תצא: קולה רועד</w:t>
      </w:r>
      <w:r w:rsidR="007F4FDF" w:rsidRPr="0007760D">
        <w:rPr>
          <w:rFonts w:hint="cs"/>
          <w:rtl/>
        </w:rPr>
        <w:t>,</w:t>
      </w:r>
      <w:r w:rsidR="003D3CDE" w:rsidRPr="0007760D">
        <w:rPr>
          <w:rFonts w:hint="cs"/>
          <w:rtl/>
        </w:rPr>
        <w:t xml:space="preserve"> </w:t>
      </w:r>
      <w:r w:rsidR="008926EB" w:rsidRPr="0007760D">
        <w:rPr>
          <w:rFonts w:hint="cs"/>
          <w:rtl/>
        </w:rPr>
        <w:t xml:space="preserve">פי </w:t>
      </w:r>
      <w:r w:rsidR="003D1347" w:rsidRPr="0007760D">
        <w:rPr>
          <w:rFonts w:hint="cs"/>
          <w:rtl/>
        </w:rPr>
        <w:t>שבעים,</w:t>
      </w:r>
      <w:r w:rsidR="007611B1" w:rsidRPr="0007760D">
        <w:rPr>
          <w:rFonts w:hint="cs"/>
          <w:rtl/>
        </w:rPr>
        <w:t xml:space="preserve"> </w:t>
      </w:r>
      <w:r w:rsidR="00684390" w:rsidRPr="0007760D">
        <w:rPr>
          <w:rFonts w:hint="cs"/>
          <w:rtl/>
        </w:rPr>
        <w:t>אכסל</w:t>
      </w:r>
      <w:r w:rsidR="008F07AC" w:rsidRPr="0007760D">
        <w:rPr>
          <w:rFonts w:cs="Times New Roman"/>
          <w:rtl/>
        </w:rPr>
        <w:t xml:space="preserve"> ה</w:t>
      </w:r>
      <w:r w:rsidR="006D3B2A" w:rsidRPr="0007760D">
        <w:rPr>
          <w:rFonts w:cs="Times New Roman"/>
          <w:rtl/>
        </w:rPr>
        <w:t>אלוף, הגלדיאטור הנועז – בשובו משדה הקרב</w:t>
      </w:r>
      <w:r w:rsidR="008F07AC" w:rsidRPr="0007760D">
        <w:rPr>
          <w:rFonts w:cs="Times New Roman"/>
          <w:rtl/>
        </w:rPr>
        <w:t xml:space="preserve"> האמיץ </w:t>
      </w:r>
      <w:r w:rsidR="007611B1" w:rsidRPr="0007760D">
        <w:rPr>
          <w:rFonts w:hint="cs"/>
          <w:rtl/>
        </w:rPr>
        <w:t>אינו יותר מגל עצמות</w:t>
      </w:r>
      <w:r w:rsidR="00282AF5" w:rsidRPr="0007760D">
        <w:rPr>
          <w:rFonts w:hint="cs"/>
          <w:rtl/>
        </w:rPr>
        <w:t>,</w:t>
      </w:r>
      <w:r w:rsidR="007611B1" w:rsidRPr="0007760D">
        <w:rPr>
          <w:rFonts w:hint="cs"/>
          <w:rtl/>
        </w:rPr>
        <w:t xml:space="preserve"> </w:t>
      </w:r>
      <w:r w:rsidR="008926EB" w:rsidRPr="0007760D">
        <w:rPr>
          <w:rFonts w:hint="cs"/>
          <w:rtl/>
        </w:rPr>
        <w:t xml:space="preserve">פי </w:t>
      </w:r>
      <w:r w:rsidR="007611B1" w:rsidRPr="0007760D">
        <w:rPr>
          <w:rFonts w:hint="cs"/>
          <w:rtl/>
        </w:rPr>
        <w:t>שמונים</w:t>
      </w:r>
      <w:r w:rsidR="003D1347" w:rsidRPr="0007760D">
        <w:rPr>
          <w:rFonts w:hint="cs"/>
          <w:rtl/>
        </w:rPr>
        <w:t>,</w:t>
      </w:r>
      <w:r w:rsidR="007611B1" w:rsidRPr="0007760D">
        <w:rPr>
          <w:rFonts w:hint="cs"/>
          <w:rtl/>
        </w:rPr>
        <w:t xml:space="preserve"> אל ת</w:t>
      </w:r>
      <w:r w:rsidR="001852A2" w:rsidRPr="0007760D">
        <w:rPr>
          <w:rFonts w:hint="cs"/>
          <w:rtl/>
        </w:rPr>
        <w:t>דרוש</w:t>
      </w:r>
      <w:r w:rsidR="007611B1" w:rsidRPr="0007760D">
        <w:rPr>
          <w:rFonts w:hint="cs"/>
          <w:rtl/>
        </w:rPr>
        <w:t xml:space="preserve"> עוד כו</w:t>
      </w:r>
      <w:r w:rsidR="003D1347" w:rsidRPr="0007760D">
        <w:rPr>
          <w:rFonts w:hint="cs"/>
          <w:rtl/>
        </w:rPr>
        <w:t xml:space="preserve">חות, </w:t>
      </w:r>
      <w:r w:rsidR="001852A2" w:rsidRPr="0007760D">
        <w:rPr>
          <w:rFonts w:hint="cs"/>
          <w:rtl/>
        </w:rPr>
        <w:t>אל תבקש</w:t>
      </w:r>
      <w:r w:rsidR="008926EB" w:rsidRPr="0007760D">
        <w:rPr>
          <w:rFonts w:hint="cs"/>
          <w:rtl/>
        </w:rPr>
        <w:t xml:space="preserve"> עוד </w:t>
      </w:r>
      <w:r w:rsidR="001852A2" w:rsidRPr="0007760D">
        <w:rPr>
          <w:rFonts w:hint="cs"/>
          <w:rtl/>
        </w:rPr>
        <w:t xml:space="preserve">גבורות, פי </w:t>
      </w:r>
      <w:r w:rsidR="003D1347" w:rsidRPr="0007760D">
        <w:rPr>
          <w:rFonts w:hint="cs"/>
          <w:rtl/>
        </w:rPr>
        <w:t>תשעים,</w:t>
      </w:r>
      <w:r w:rsidR="007611B1" w:rsidRPr="0007760D">
        <w:rPr>
          <w:rFonts w:hint="cs"/>
          <w:rtl/>
        </w:rPr>
        <w:t xml:space="preserve"> היא</w:t>
      </w:r>
      <w:r w:rsidR="008F07AC" w:rsidRPr="0007760D">
        <w:rPr>
          <w:rFonts w:hint="cs"/>
          <w:rtl/>
        </w:rPr>
        <w:t xml:space="preserve"> </w:t>
      </w:r>
      <w:r w:rsidR="008F07AC" w:rsidRPr="0007760D">
        <w:rPr>
          <w:rFonts w:cs="Times New Roman"/>
          <w:rtl/>
        </w:rPr>
        <w:t>מקללת מר</w:t>
      </w:r>
      <w:r w:rsidR="0040363D" w:rsidRPr="0007760D">
        <w:rPr>
          <w:rFonts w:cs="Times New Roman" w:hint="cs"/>
          <w:rtl/>
        </w:rPr>
        <w:t>ה</w:t>
      </w:r>
      <w:r w:rsidR="007611B1" w:rsidRPr="0007760D">
        <w:rPr>
          <w:rFonts w:hint="cs"/>
          <w:rtl/>
        </w:rPr>
        <w:t xml:space="preserve"> את</w:t>
      </w:r>
      <w:r w:rsidR="001D2A8B" w:rsidRPr="0007760D">
        <w:rPr>
          <w:rFonts w:hint="cs"/>
          <w:rtl/>
        </w:rPr>
        <w:t xml:space="preserve"> [הקיאיי]</w:t>
      </w:r>
      <w:r w:rsidR="007611B1" w:rsidRPr="0007760D">
        <w:rPr>
          <w:rFonts w:hint="cs"/>
          <w:rtl/>
        </w:rPr>
        <w:t xml:space="preserve"> ה</w:t>
      </w:r>
      <w:r w:rsidR="001D2A8B" w:rsidRPr="0007760D">
        <w:rPr>
          <w:rFonts w:hint="cs"/>
          <w:rtl/>
        </w:rPr>
        <w:t>רוח</w:t>
      </w:r>
      <w:r w:rsidR="007611B1" w:rsidRPr="0007760D">
        <w:rPr>
          <w:rFonts w:hint="cs"/>
          <w:rtl/>
        </w:rPr>
        <w:t xml:space="preserve"> שניצת</w:t>
      </w:r>
      <w:r w:rsidR="001D2A8B" w:rsidRPr="0007760D">
        <w:rPr>
          <w:rFonts w:hint="cs"/>
          <w:rtl/>
        </w:rPr>
        <w:t>ה</w:t>
      </w:r>
      <w:r w:rsidR="007611B1" w:rsidRPr="0007760D">
        <w:rPr>
          <w:rFonts w:hint="cs"/>
          <w:rtl/>
        </w:rPr>
        <w:t xml:space="preserve"> בתוכו, </w:t>
      </w:r>
      <w:r w:rsidR="0051618A" w:rsidRPr="0007760D">
        <w:rPr>
          <w:rFonts w:hint="cs"/>
          <w:rtl/>
        </w:rPr>
        <w:t xml:space="preserve">פי </w:t>
      </w:r>
      <w:r w:rsidR="003D1347" w:rsidRPr="0007760D">
        <w:rPr>
          <w:rFonts w:hint="cs"/>
          <w:rtl/>
        </w:rPr>
        <w:t>מאה,</w:t>
      </w:r>
      <w:r w:rsidR="007611B1" w:rsidRPr="0007760D">
        <w:rPr>
          <w:rFonts w:hint="cs"/>
          <w:rtl/>
        </w:rPr>
        <w:t xml:space="preserve"> לא עוד</w:t>
      </w:r>
      <w:r w:rsidR="003D3CDE" w:rsidRPr="0007760D">
        <w:rPr>
          <w:rFonts w:hint="cs"/>
          <w:rtl/>
        </w:rPr>
        <w:t xml:space="preserve"> אינגלה קטן.</w:t>
      </w:r>
    </w:p>
    <w:p w14:paraId="0347C289" w14:textId="1CCE4DE9" w:rsidR="003D1347" w:rsidRDefault="001C31A4" w:rsidP="00322FD3">
      <w:pPr>
        <w:rPr>
          <w:rtl/>
        </w:rPr>
      </w:pPr>
      <w:r>
        <w:rPr>
          <w:rFonts w:hint="cs"/>
          <w:rtl/>
        </w:rPr>
        <w:t xml:space="preserve">[נחלש </w:t>
      </w:r>
      <w:r>
        <w:rPr>
          <w:rtl/>
        </w:rPr>
        <w:t>–</w:t>
      </w:r>
      <w:r>
        <w:rPr>
          <w:rFonts w:hint="cs"/>
          <w:rtl/>
        </w:rPr>
        <w:t xml:space="preserve"> מותש, נהרס נובל נפגם נשחת רופף רפה תשוש]</w:t>
      </w:r>
    </w:p>
    <w:p w14:paraId="3280F61B" w14:textId="77777777" w:rsidR="001C31A4" w:rsidRDefault="001C31A4" w:rsidP="00322FD3">
      <w:pPr>
        <w:rPr>
          <w:rtl/>
        </w:rPr>
      </w:pPr>
    </w:p>
    <w:p w14:paraId="738D3022" w14:textId="52D0689C" w:rsidR="0074639B" w:rsidRDefault="00322FD3" w:rsidP="00964A7C">
      <w:pPr>
        <w:rPr>
          <w:rtl/>
        </w:rPr>
      </w:pPr>
      <w:r>
        <w:rPr>
          <w:rFonts w:hint="cs"/>
          <w:rtl/>
        </w:rPr>
        <w:t xml:space="preserve">אלכס אתה כזה דפוק, יסמין חשבה לעצמה (ולא בפעם הראשונה). </w:t>
      </w:r>
      <w:r w:rsidR="00A830EA" w:rsidRPr="0007760D">
        <w:rPr>
          <w:rFonts w:hint="cs"/>
          <w:color w:val="A6A6A6" w:themeColor="background1" w:themeShade="A6"/>
          <w:rtl/>
        </w:rPr>
        <w:t>[</w:t>
      </w:r>
      <w:r w:rsidRPr="0007760D">
        <w:rPr>
          <w:rFonts w:hint="cs"/>
          <w:color w:val="A6A6A6" w:themeColor="background1" w:themeShade="A6"/>
          <w:rtl/>
        </w:rPr>
        <w:t>אתה יכול פשו</w:t>
      </w:r>
      <w:r w:rsidR="00544FBD" w:rsidRPr="0007760D">
        <w:rPr>
          <w:rFonts w:hint="cs"/>
          <w:color w:val="A6A6A6" w:themeColor="background1" w:themeShade="A6"/>
          <w:rtl/>
        </w:rPr>
        <w:t xml:space="preserve">ט לא לחזור יותר לעולמים לבית </w:t>
      </w:r>
      <w:r w:rsidR="001C5A04" w:rsidRPr="0007760D">
        <w:rPr>
          <w:rFonts w:hint="cs"/>
          <w:color w:val="A6A6A6" w:themeColor="background1" w:themeShade="A6"/>
          <w:rtl/>
        </w:rPr>
        <w:t>אימא</w:t>
      </w:r>
      <w:r w:rsidRPr="0007760D">
        <w:rPr>
          <w:rFonts w:hint="cs"/>
          <w:color w:val="A6A6A6" w:themeColor="background1" w:themeShade="A6"/>
          <w:rtl/>
        </w:rPr>
        <w:t>, ואז לא תמות.</w:t>
      </w:r>
      <w:r w:rsidR="00A830EA" w:rsidRPr="0007760D">
        <w:rPr>
          <w:rFonts w:hint="cs"/>
          <w:color w:val="A6A6A6" w:themeColor="background1" w:themeShade="A6"/>
          <w:rtl/>
        </w:rPr>
        <w:t xml:space="preserve"> הפתרון נראה לה כה קרוב, ואלכס האידיוט לא הושיט את ידו.</w:t>
      </w:r>
      <w:r w:rsidR="0074639B" w:rsidRPr="0007760D">
        <w:rPr>
          <w:rFonts w:hint="cs"/>
          <w:color w:val="A6A6A6" w:themeColor="background1" w:themeShade="A6"/>
          <w:rtl/>
        </w:rPr>
        <w:t xml:space="preserve"> /</w:t>
      </w:r>
      <w:r w:rsidR="00964A7C" w:rsidRPr="0007760D">
        <w:rPr>
          <w:rFonts w:hint="cs"/>
          <w:color w:val="A6A6A6" w:themeColor="background1" w:themeShade="A6"/>
          <w:rtl/>
        </w:rPr>
        <w:t xml:space="preserve"> </w:t>
      </w:r>
      <w:r w:rsidR="00362D74" w:rsidRPr="0007760D">
        <w:rPr>
          <w:rFonts w:hint="cs"/>
          <w:color w:val="A6A6A6" w:themeColor="background1" w:themeShade="A6"/>
          <w:rtl/>
        </w:rPr>
        <w:t>אדיוט אחד / איזה אידיוט אתה, אלכסנדר הופמן, יסמין אמרה לעצמה, אדיוט.</w:t>
      </w:r>
      <w:r w:rsidR="0051618A" w:rsidRPr="0007760D">
        <w:rPr>
          <w:rFonts w:hint="cs"/>
          <w:color w:val="A6A6A6" w:themeColor="background1" w:themeShade="A6"/>
          <w:rtl/>
        </w:rPr>
        <w:t>]</w:t>
      </w:r>
      <w:r w:rsidR="00DB14C9">
        <w:rPr>
          <w:rFonts w:hint="cs"/>
          <w:rtl/>
        </w:rPr>
        <w:t xml:space="preserve"> </w:t>
      </w:r>
      <w:r w:rsidR="00362D74">
        <w:rPr>
          <w:rFonts w:hint="cs"/>
          <w:rtl/>
        </w:rPr>
        <w:t>אני יודעת בדיוק איפה אתה אמור להיות בסוף.</w:t>
      </w:r>
    </w:p>
    <w:p w14:paraId="30006920" w14:textId="5A664C9B" w:rsidR="00D14A18" w:rsidRPr="0007760D" w:rsidRDefault="002627AD" w:rsidP="002F501F">
      <w:pPr>
        <w:rPr>
          <w:color w:val="A6A6A6" w:themeColor="background1" w:themeShade="A6"/>
          <w:rtl/>
        </w:rPr>
      </w:pPr>
      <w:r w:rsidRPr="0007760D">
        <w:rPr>
          <w:rFonts w:hint="cs"/>
          <w:color w:val="A6A6A6" w:themeColor="background1" w:themeShade="A6"/>
          <w:rtl/>
        </w:rPr>
        <w:t>הסוף</w:t>
      </w:r>
    </w:p>
    <w:p w14:paraId="1ACDAC0C" w14:textId="77777777" w:rsidR="00D14A18" w:rsidRPr="0007760D" w:rsidRDefault="00D14A18" w:rsidP="002F501F">
      <w:pPr>
        <w:rPr>
          <w:color w:val="A6A6A6" w:themeColor="background1" w:themeShade="A6"/>
          <w:rtl/>
        </w:rPr>
      </w:pPr>
      <w:r w:rsidRPr="0007760D">
        <w:rPr>
          <w:rFonts w:hint="cs"/>
          <w:color w:val="A6A6A6" w:themeColor="background1" w:themeShade="A6"/>
          <w:rtl/>
        </w:rPr>
        <w:t>[</w:t>
      </w:r>
    </w:p>
    <w:p w14:paraId="5F4DFD68" w14:textId="77777777" w:rsidR="002F501F" w:rsidRPr="0007760D" w:rsidRDefault="002F501F" w:rsidP="002F501F">
      <w:pPr>
        <w:rPr>
          <w:color w:val="A6A6A6" w:themeColor="background1" w:themeShade="A6"/>
          <w:rtl/>
        </w:rPr>
      </w:pPr>
      <w:r w:rsidRPr="0007760D">
        <w:rPr>
          <w:rFonts w:hint="cs"/>
          <w:color w:val="A6A6A6" w:themeColor="background1" w:themeShade="A6"/>
          <w:rtl/>
        </w:rPr>
        <w:t>תיאו ביקש מאלכס שיעזור לו למצא השראה למנגינה על הכנף הנפתחת.</w:t>
      </w:r>
    </w:p>
    <w:p w14:paraId="4DFF6FB3" w14:textId="77777777" w:rsidR="002F501F" w:rsidRPr="0007760D" w:rsidRDefault="002F501F" w:rsidP="002F501F">
      <w:pPr>
        <w:rPr>
          <w:color w:val="A6A6A6" w:themeColor="background1" w:themeShade="A6"/>
          <w:rtl/>
        </w:rPr>
      </w:pPr>
      <w:r w:rsidRPr="0007760D">
        <w:rPr>
          <w:rFonts w:hint="cs"/>
          <w:color w:val="A6A6A6" w:themeColor="background1" w:themeShade="A6"/>
          <w:rtl/>
        </w:rPr>
        <w:t xml:space="preserve">[לחילופין </w:t>
      </w:r>
      <w:r w:rsidRPr="0007760D">
        <w:rPr>
          <w:color w:val="A6A6A6" w:themeColor="background1" w:themeShade="A6"/>
          <w:rtl/>
        </w:rPr>
        <w:t>–</w:t>
      </w:r>
      <w:r w:rsidRPr="0007760D">
        <w:rPr>
          <w:rFonts w:hint="cs"/>
          <w:color w:val="A6A6A6" w:themeColor="background1" w:themeShade="A6"/>
          <w:rtl/>
        </w:rPr>
        <w:t xml:space="preserve"> איילה מוצאת על הלפטופ של אלכס בתקיית </w:t>
      </w:r>
      <w:r w:rsidRPr="0007760D">
        <w:rPr>
          <w:color w:val="A6A6A6" w:themeColor="background1" w:themeShade="A6"/>
        </w:rPr>
        <w:t>backup/kitaYA-YB</w:t>
      </w:r>
      <w:r w:rsidRPr="0007760D">
        <w:rPr>
          <w:rFonts w:hint="cs"/>
          <w:color w:val="A6A6A6" w:themeColor="background1" w:themeShade="A6"/>
          <w:rtl/>
        </w:rPr>
        <w:t xml:space="preserve"> </w:t>
      </w:r>
      <w:r w:rsidRPr="0007760D">
        <w:rPr>
          <w:color w:val="A6A6A6" w:themeColor="background1" w:themeShade="A6"/>
          <w:rtl/>
        </w:rPr>
        <w:t>–</w:t>
      </w:r>
      <w:r w:rsidRPr="0007760D">
        <w:rPr>
          <w:rFonts w:hint="cs"/>
          <w:color w:val="A6A6A6" w:themeColor="background1" w:themeShade="A6"/>
          <w:rtl/>
        </w:rPr>
        <w:t xml:space="preserve"> גיבוי כיתה י"א-י"ב סיפור קצר שהוא כתב בעברית בתור שיעורי בית בשיעור לתיגבור בעברית:]</w:t>
      </w:r>
    </w:p>
    <w:p w14:paraId="5B6CF59A" w14:textId="77777777" w:rsidR="002F501F" w:rsidRPr="0007760D" w:rsidRDefault="002F501F" w:rsidP="002F501F">
      <w:pPr>
        <w:rPr>
          <w:color w:val="A6A6A6" w:themeColor="background1" w:themeShade="A6"/>
          <w:rtl/>
        </w:rPr>
      </w:pPr>
      <w:r w:rsidRPr="0007760D">
        <w:rPr>
          <w:rFonts w:hint="cs"/>
          <w:color w:val="A6A6A6" w:themeColor="background1" w:themeShade="A6"/>
          <w:rtl/>
        </w:rPr>
        <w:t>אלכס כתב לו סיפור:</w:t>
      </w:r>
    </w:p>
    <w:p w14:paraId="7E16EB09" w14:textId="77777777" w:rsidR="002F501F" w:rsidRPr="0007760D" w:rsidRDefault="002F501F" w:rsidP="002F501F">
      <w:pPr>
        <w:rPr>
          <w:color w:val="A6A6A6" w:themeColor="background1" w:themeShade="A6"/>
          <w:rtl/>
        </w:rPr>
      </w:pPr>
      <w:r w:rsidRPr="0007760D">
        <w:rPr>
          <w:rFonts w:hint="cs"/>
          <w:color w:val="A6A6A6" w:themeColor="background1" w:themeShade="A6"/>
          <w:rtl/>
        </w:rPr>
        <w:lastRenderedPageBreak/>
        <w:t xml:space="preserve">זה סיפור על ילד קטן שחוטף מכות מכולם. </w:t>
      </w:r>
    </w:p>
    <w:p w14:paraId="5043AD28" w14:textId="35EDC743" w:rsidR="002F501F" w:rsidRPr="0007760D" w:rsidRDefault="002F501F" w:rsidP="002F501F">
      <w:pPr>
        <w:rPr>
          <w:color w:val="A6A6A6" w:themeColor="background1" w:themeShade="A6"/>
          <w:rtl/>
        </w:rPr>
      </w:pPr>
      <w:r w:rsidRPr="0007760D">
        <w:rPr>
          <w:rFonts w:hint="cs"/>
          <w:color w:val="A6A6A6" w:themeColor="background1" w:themeShade="A6"/>
          <w:rtl/>
        </w:rPr>
        <w:t>הסיפור מתחיל כך: [ברור</w:t>
      </w:r>
      <w:r w:rsidR="00BB7B0A" w:rsidRPr="0007760D">
        <w:rPr>
          <w:rFonts w:hint="cs"/>
          <w:color w:val="A6A6A6" w:themeColor="background1" w:themeShade="A6"/>
          <w:rtl/>
        </w:rPr>
        <w:t xml:space="preserve"> שהכול </w:t>
      </w:r>
      <w:r w:rsidRPr="0007760D">
        <w:rPr>
          <w:rFonts w:hint="cs"/>
          <w:color w:val="A6A6A6" w:themeColor="background1" w:themeShade="A6"/>
          <w:rtl/>
        </w:rPr>
        <w:t>פה מסורבל וגרוע]</w:t>
      </w:r>
    </w:p>
    <w:p w14:paraId="4F56BF28" w14:textId="20F57FC5" w:rsidR="002F501F" w:rsidRPr="0007760D" w:rsidRDefault="002F501F" w:rsidP="002F501F">
      <w:pPr>
        <w:rPr>
          <w:color w:val="A6A6A6" w:themeColor="background1" w:themeShade="A6"/>
          <w:rtl/>
        </w:rPr>
      </w:pPr>
      <w:r w:rsidRPr="0007760D">
        <w:rPr>
          <w:rFonts w:hint="cs"/>
          <w:color w:val="A6A6A6" w:themeColor="background1" w:themeShade="A6"/>
          <w:rtl/>
        </w:rPr>
        <w:t xml:space="preserve">יומיים קודם לכן זה היה הילקוט שלו שהם קרעו והכרטיס המגנטי של קופ"ח שהוא היה צריך לשאת עימו לכל מקום בשל האלרגיות והתקפות האסתמה שהיו עלולות לתקוף ללא הזהרה, הכרטיס שהם שברו לו ואת כל אלו הוא סבל. אבל היום הם גנבו לו את הכסף לתשלומי ביה"ס, כל הכסף נגנב, הוא לא יצא לטיול השנתי, הוא לא יהיה זכאי להכנס לשיעורי תל"נ. אבל זאת לא ההשפלה הגדולה ביותר, הוא חשב כשהעביר את ידו על שפתיו המדממות, איך כסף שבידיו הוא כמו כסף זרוק ברחוב, כמו </w:t>
      </w:r>
      <w:r w:rsidR="004C59E0" w:rsidRPr="0007760D">
        <w:rPr>
          <w:rFonts w:hint="cs"/>
          <w:color w:val="A6A6A6" w:themeColor="background1" w:themeShade="A6"/>
          <w:rtl/>
        </w:rPr>
        <w:t>אוויר</w:t>
      </w:r>
      <w:r w:rsidRPr="0007760D">
        <w:rPr>
          <w:rFonts w:hint="cs"/>
          <w:color w:val="A6A6A6" w:themeColor="background1" w:themeShade="A6"/>
          <w:rtl/>
        </w:rPr>
        <w:t xml:space="preserve"> פורח, אבקת פרחים צהובה שהוא כה אלרגי אליה. ואנדרי [או מישהו שלא מתחיל ב-א'] הילד הגדול מכיתתו. לתאר עד כמה הוא קטן, שברירי ושקוף.</w:t>
      </w:r>
    </w:p>
    <w:p w14:paraId="4DF04363" w14:textId="77777777" w:rsidR="002F501F" w:rsidRPr="0007760D" w:rsidRDefault="002F501F" w:rsidP="002F501F">
      <w:pPr>
        <w:rPr>
          <w:color w:val="A6A6A6" w:themeColor="background1" w:themeShade="A6"/>
          <w:rtl/>
        </w:rPr>
      </w:pPr>
      <w:r w:rsidRPr="0007760D">
        <w:rPr>
          <w:rFonts w:hint="cs"/>
          <w:color w:val="A6A6A6" w:themeColor="background1" w:themeShade="A6"/>
          <w:rtl/>
        </w:rPr>
        <w:t>הוא מתפלל (מבזבז את המילה הלוואי) שיהיה חזק כשיצא החוצה וכך קורה.</w:t>
      </w:r>
    </w:p>
    <w:p w14:paraId="15560F59" w14:textId="7BAD329B" w:rsidR="002F501F" w:rsidRPr="0007760D" w:rsidRDefault="002F501F" w:rsidP="002F501F">
      <w:pPr>
        <w:rPr>
          <w:color w:val="A6A6A6" w:themeColor="background1" w:themeShade="A6"/>
          <w:rtl/>
        </w:rPr>
      </w:pPr>
      <w:r w:rsidRPr="0007760D">
        <w:rPr>
          <w:rFonts w:hint="cs"/>
          <w:color w:val="A6A6A6" w:themeColor="background1" w:themeShade="A6"/>
          <w:rtl/>
        </w:rPr>
        <w:t xml:space="preserve">למחרת </w:t>
      </w:r>
      <w:r w:rsidRPr="0007760D">
        <w:rPr>
          <w:color w:val="A6A6A6" w:themeColor="background1" w:themeShade="A6"/>
          <w:rtl/>
        </w:rPr>
        <w:t>–</w:t>
      </w:r>
      <w:r w:rsidRPr="0007760D">
        <w:rPr>
          <w:rFonts w:hint="cs"/>
          <w:color w:val="A6A6A6" w:themeColor="background1" w:themeShade="A6"/>
          <w:rtl/>
        </w:rPr>
        <w:t xml:space="preserve"> הוא מצליח לברוח מהבריונים שרודפים אחריו והם לא משיגים אותו. הוא שם לב</w:t>
      </w:r>
      <w:r w:rsidR="00BB7B0A" w:rsidRPr="0007760D">
        <w:rPr>
          <w:rFonts w:hint="cs"/>
          <w:color w:val="A6A6A6" w:themeColor="background1" w:themeShade="A6"/>
          <w:rtl/>
        </w:rPr>
        <w:t xml:space="preserve"> שהכול </w:t>
      </w:r>
      <w:r w:rsidRPr="0007760D">
        <w:rPr>
          <w:rFonts w:hint="cs"/>
          <w:color w:val="A6A6A6" w:themeColor="background1" w:themeShade="A6"/>
          <w:rtl/>
        </w:rPr>
        <w:t xml:space="preserve">מטושטש וכשהוא מסיר את המשקפיים הוא </w:t>
      </w:r>
      <w:r w:rsidR="004C59E0" w:rsidRPr="0007760D">
        <w:rPr>
          <w:rFonts w:hint="cs"/>
          <w:color w:val="A6A6A6" w:themeColor="background1" w:themeShade="A6"/>
          <w:rtl/>
        </w:rPr>
        <w:t>פתאום</w:t>
      </w:r>
      <w:r w:rsidRPr="0007760D">
        <w:rPr>
          <w:rFonts w:hint="cs"/>
          <w:color w:val="A6A6A6" w:themeColor="background1" w:themeShade="A6"/>
          <w:rtl/>
        </w:rPr>
        <w:t xml:space="preserve"> רואה</w:t>
      </w:r>
      <w:r w:rsidR="00483BB1" w:rsidRPr="0007760D">
        <w:rPr>
          <w:rFonts w:hint="cs"/>
          <w:color w:val="A6A6A6" w:themeColor="background1" w:themeShade="A6"/>
          <w:rtl/>
        </w:rPr>
        <w:t xml:space="preserve"> הכול </w:t>
      </w:r>
      <w:r w:rsidRPr="0007760D">
        <w:rPr>
          <w:rFonts w:hint="cs"/>
          <w:color w:val="A6A6A6" w:themeColor="background1" w:themeShade="A6"/>
          <w:rtl/>
        </w:rPr>
        <w:t>בהיר וחד. הוא לא זקוק יותר לעדשות מגע בחוץ, אבל בפנים הן לא מספיקות לו יותר והוא עולה ועולה במספרים עד שנזקק למשקפיים. כשהוא עובר את המפתן הראיה שלו שוב מורעת והוא משאיר את המשקפיים בכניסה לבית בשביל שיהיו זמינים עבורו כשהוא נכנס הביתה.</w:t>
      </w:r>
    </w:p>
    <w:p w14:paraId="21978FC4" w14:textId="77777777" w:rsidR="002F501F" w:rsidRPr="0007760D" w:rsidRDefault="002F501F" w:rsidP="002F501F">
      <w:pPr>
        <w:rPr>
          <w:color w:val="A6A6A6" w:themeColor="background1" w:themeShade="A6"/>
          <w:rtl/>
        </w:rPr>
      </w:pPr>
      <w:r w:rsidRPr="0007760D">
        <w:rPr>
          <w:rFonts w:hint="cs"/>
          <w:color w:val="A6A6A6" w:themeColor="background1" w:themeShade="A6"/>
          <w:rtl/>
        </w:rPr>
        <w:t xml:space="preserve">לאחר שבוע </w:t>
      </w:r>
      <w:r w:rsidRPr="0007760D">
        <w:rPr>
          <w:color w:val="A6A6A6" w:themeColor="background1" w:themeShade="A6"/>
          <w:rtl/>
        </w:rPr>
        <w:t>–</w:t>
      </w:r>
      <w:r w:rsidRPr="0007760D">
        <w:rPr>
          <w:rFonts w:hint="cs"/>
          <w:color w:val="A6A6A6" w:themeColor="background1" w:themeShade="A6"/>
          <w:rtl/>
        </w:rPr>
        <w:t xml:space="preserve"> הוא כבר מצליח להרביץ לילדים מהכיתה שלו ולהכניע אותם.</w:t>
      </w:r>
    </w:p>
    <w:p w14:paraId="4E732227" w14:textId="77777777" w:rsidR="002F501F" w:rsidRPr="0007760D" w:rsidRDefault="002F501F" w:rsidP="002F501F">
      <w:pPr>
        <w:rPr>
          <w:color w:val="A6A6A6" w:themeColor="background1" w:themeShade="A6"/>
          <w:rtl/>
        </w:rPr>
      </w:pPr>
      <w:r w:rsidRPr="0007760D">
        <w:rPr>
          <w:rFonts w:hint="cs"/>
          <w:color w:val="A6A6A6" w:themeColor="background1" w:themeShade="A6"/>
          <w:rtl/>
        </w:rPr>
        <w:t xml:space="preserve">לאחר חודש </w:t>
      </w:r>
      <w:r w:rsidRPr="0007760D">
        <w:rPr>
          <w:color w:val="A6A6A6" w:themeColor="background1" w:themeShade="A6"/>
          <w:rtl/>
        </w:rPr>
        <w:t>–</w:t>
      </w:r>
      <w:r w:rsidRPr="0007760D">
        <w:rPr>
          <w:rFonts w:hint="cs"/>
          <w:color w:val="A6A6A6" w:themeColor="background1" w:themeShade="A6"/>
          <w:rtl/>
        </w:rPr>
        <w:t xml:space="preserve"> הוא כבר מכניע את הילדים מהכיתות הגבוהות. אף אחד לא מתעסק איתו.</w:t>
      </w:r>
    </w:p>
    <w:p w14:paraId="31F204BD" w14:textId="77777777" w:rsidR="002F501F" w:rsidRPr="0007760D" w:rsidRDefault="002F501F" w:rsidP="002F501F">
      <w:pPr>
        <w:rPr>
          <w:color w:val="A6A6A6" w:themeColor="background1" w:themeShade="A6"/>
          <w:rtl/>
        </w:rPr>
      </w:pPr>
      <w:r w:rsidRPr="0007760D">
        <w:rPr>
          <w:rFonts w:hint="cs"/>
          <w:color w:val="A6A6A6" w:themeColor="background1" w:themeShade="A6"/>
          <w:rtl/>
        </w:rPr>
        <w:t>לאחר חודש נוסף הוא כבר עוזר למישהי שבריון עצום התעסק איתה ברחוב.</w:t>
      </w:r>
    </w:p>
    <w:p w14:paraId="2CACA6F2" w14:textId="77777777" w:rsidR="002F501F" w:rsidRPr="0007760D" w:rsidRDefault="002F501F" w:rsidP="002F501F">
      <w:pPr>
        <w:rPr>
          <w:color w:val="A6A6A6" w:themeColor="background1" w:themeShade="A6"/>
          <w:rtl/>
        </w:rPr>
      </w:pPr>
      <w:r w:rsidRPr="0007760D">
        <w:rPr>
          <w:rFonts w:hint="cs"/>
          <w:color w:val="A6A6A6" w:themeColor="background1" w:themeShade="A6"/>
          <w:rtl/>
        </w:rPr>
        <w:t>כולם מכבדים אותו, חוששים מפניו ומבקשים את עזרתו. מילד דחוי ובלתי מוצלח הוא הופך לילד מבוקש ופופולרי, שמשתפים אותו בכל מעשי המשובה.</w:t>
      </w:r>
    </w:p>
    <w:p w14:paraId="768D550C" w14:textId="77777777" w:rsidR="002F501F" w:rsidRPr="0007760D" w:rsidRDefault="002F501F" w:rsidP="002F501F">
      <w:pPr>
        <w:rPr>
          <w:color w:val="A6A6A6" w:themeColor="background1" w:themeShade="A6"/>
          <w:rtl/>
        </w:rPr>
      </w:pPr>
      <w:r w:rsidRPr="0007760D">
        <w:rPr>
          <w:rFonts w:hint="cs"/>
          <w:color w:val="A6A6A6" w:themeColor="background1" w:themeShade="A6"/>
          <w:rtl/>
        </w:rPr>
        <w:t>הבעיה היא שבכל ערב כשהוא חוזר הביתה, כל הכוחות עוזבים אותו והוא חוזר להיות חלש כשהיה.</w:t>
      </w:r>
    </w:p>
    <w:p w14:paraId="2704A3F9" w14:textId="2DB390AF" w:rsidR="002F501F" w:rsidRPr="0007760D" w:rsidRDefault="002F501F" w:rsidP="002F501F">
      <w:pPr>
        <w:rPr>
          <w:color w:val="A6A6A6" w:themeColor="background1" w:themeShade="A6"/>
          <w:rtl/>
        </w:rPr>
      </w:pPr>
      <w:r w:rsidRPr="0007760D">
        <w:rPr>
          <w:rFonts w:hint="cs"/>
          <w:color w:val="A6A6A6" w:themeColor="background1" w:themeShade="A6"/>
          <w:rtl/>
        </w:rPr>
        <w:t>בהתחלה זה לא משנה, הוא בקושי מרגיש בכך. הוא חוזר הביתה ועל מפתן הדלת שוב הילקוט כבד כפעם. שוב הראש כואב כשהוא אוכל גלידה. שוב הוא משתעל ועיניו דומעות מקירבה אבק ועקיצות יתוש מתנפחות</w:t>
      </w:r>
      <w:r w:rsidR="00352290" w:rsidRPr="0007760D">
        <w:rPr>
          <w:rFonts w:hint="cs"/>
          <w:color w:val="A6A6A6" w:themeColor="background1" w:themeShade="A6"/>
          <w:rtl/>
        </w:rPr>
        <w:t xml:space="preserve"> מאוד.</w:t>
      </w:r>
      <w:r w:rsidRPr="0007760D">
        <w:rPr>
          <w:rFonts w:hint="cs"/>
          <w:color w:val="A6A6A6" w:themeColor="background1" w:themeShade="A6"/>
          <w:rtl/>
        </w:rPr>
        <w:t xml:space="preserve"> הוא מנסה ללכת לבית סבתו במקום לבית הוריו אבל שם זה אותו דבר וגם (אוי לאותה בושה) בבית חברו החדש, אחד מהבריונים מכיתתו שאימללו אותו באופן האינטנסיבי ביותר [ואולי לא, רק בבית של בני משפחתו הוא נחלש, ולא בבתים של חברים]. הוא נאלץ להתחמק משם לפני שקלונו יתגלה.</w:t>
      </w:r>
    </w:p>
    <w:p w14:paraId="78134F9C" w14:textId="77777777" w:rsidR="002F501F" w:rsidRPr="0007760D" w:rsidRDefault="002F501F" w:rsidP="002F501F">
      <w:pPr>
        <w:rPr>
          <w:color w:val="A6A6A6" w:themeColor="background1" w:themeShade="A6"/>
          <w:rtl/>
        </w:rPr>
      </w:pPr>
      <w:r w:rsidRPr="0007760D">
        <w:rPr>
          <w:rFonts w:hint="cs"/>
          <w:color w:val="A6A6A6" w:themeColor="background1" w:themeShade="A6"/>
          <w:rtl/>
        </w:rPr>
        <w:t xml:space="preserve">אבל ככל שחולף הזמן והוא מתחזק והולך בחוץ, כך הוא מאבד את כוחו ונחלש כשהוא עובר את מפתן הדלת, איבוד הכח עצמו מתיש אותו, זרימת הכח היוצא מכל רקמה בגופו היא כה חזקה עד שהוא נהיה חלש משהיה בסוף הזרימה, שריריו מדולדלים. בהתחלה הוא נח מעט וזה עובר, אבל ככל שהכוחות שהוא מקבל גדולים יותר, כך לאחר מכן הוא תשוש, הוא חייב לנוח זמן ארוך יותר. (בהתחלה כשהכוחות נוטשים אותו, הוא בטוח שלא ישובו. ואכן אם הוא יוצא מהבית שוב באותו היום, הם לא חוזרים, רק ביציאה הראשונה ביממה מהבית. אם הוא יוצא בבוקר וחוזר מייד כי שכח את הכריך של ארוחת 10, הוא לא מקבל כוחות שוב אלא עליו להמשיך את היום מחוסר כוחות </w:t>
      </w:r>
      <w:r w:rsidRPr="0007760D">
        <w:rPr>
          <w:color w:val="A6A6A6" w:themeColor="background1" w:themeShade="A6"/>
        </w:rPr>
        <w:t>extra</w:t>
      </w:r>
      <w:r w:rsidRPr="0007760D">
        <w:rPr>
          <w:rFonts w:hint="cs"/>
          <w:color w:val="A6A6A6" w:themeColor="background1" w:themeShade="A6"/>
          <w:rtl/>
        </w:rPr>
        <w:t xml:space="preserve"> [ואולי לא]).</w:t>
      </w:r>
    </w:p>
    <w:p w14:paraId="17E210CE" w14:textId="0262C4C5" w:rsidR="002F501F" w:rsidRPr="0007760D" w:rsidRDefault="002F501F" w:rsidP="002F501F">
      <w:pPr>
        <w:rPr>
          <w:color w:val="A6A6A6" w:themeColor="background1" w:themeShade="A6"/>
          <w:rtl/>
        </w:rPr>
      </w:pPr>
      <w:r w:rsidRPr="0007760D">
        <w:rPr>
          <w:rFonts w:hint="cs"/>
          <w:color w:val="A6A6A6" w:themeColor="background1" w:themeShade="A6"/>
          <w:rtl/>
        </w:rPr>
        <w:t xml:space="preserve">תפסיק עם זה, אימו ביקשה ושניהם ידעו שאלה מילים ריקות מפני שגם היא נהנתה מכוחו הבלתי ייאמן, הוא סחב עבורה רהיטים כבדים, הוא הביא אותם עד המדרגה של הבית וחסך לה מאות ואלפי ש"ח בהובלה, הוא סחב עבורה את כל הקניות, הוא עזר להעלות ולהוריד את אימה המשותקת יחד עם </w:t>
      </w:r>
      <w:r w:rsidR="000965A1" w:rsidRPr="0007760D">
        <w:rPr>
          <w:rFonts w:hint="cs"/>
          <w:color w:val="A6A6A6" w:themeColor="background1" w:themeShade="A6"/>
          <w:rtl/>
        </w:rPr>
        <w:t>כיסא</w:t>
      </w:r>
      <w:r w:rsidRPr="0007760D">
        <w:rPr>
          <w:rFonts w:hint="cs"/>
          <w:color w:val="A6A6A6" w:themeColor="background1" w:themeShade="A6"/>
          <w:rtl/>
        </w:rPr>
        <w:t xml:space="preserve"> הגלגלים שלה וכך לראשונה מאז השבץ חמש עשרה שנה קודם לכן ניתן היה להסיע אותה לטיולים. (כמובן שניתן היה לעשות זאת ללא עזרתו, אבל לא היה לאף אחד אחר כ</w:t>
      </w:r>
      <w:r w:rsidR="00F878D3" w:rsidRPr="0007760D">
        <w:rPr>
          <w:rFonts w:hint="cs"/>
          <w:color w:val="A6A6A6" w:themeColor="background1" w:themeShade="A6"/>
          <w:rtl/>
        </w:rPr>
        <w:t>ו</w:t>
      </w:r>
      <w:r w:rsidRPr="0007760D">
        <w:rPr>
          <w:rFonts w:hint="cs"/>
          <w:color w:val="A6A6A6" w:themeColor="background1" w:themeShade="A6"/>
          <w:rtl/>
        </w:rPr>
        <w:t xml:space="preserve">ח </w:t>
      </w:r>
      <w:r w:rsidRPr="0007760D">
        <w:rPr>
          <w:rFonts w:hint="cs"/>
          <w:color w:val="A6A6A6" w:themeColor="background1" w:themeShade="A6"/>
          <w:rtl/>
        </w:rPr>
        <w:lastRenderedPageBreak/>
        <w:t>למאמצים אלו.) אבל כשהם נכנסו לבית והסבתא רצתה לחבק אותו ב-</w:t>
      </w:r>
      <w:r w:rsidRPr="0007760D">
        <w:rPr>
          <w:color w:val="A6A6A6" w:themeColor="background1" w:themeShade="A6"/>
        </w:rPr>
        <w:t>gratitude</w:t>
      </w:r>
      <w:r w:rsidRPr="0007760D">
        <w:rPr>
          <w:rFonts w:hint="cs"/>
          <w:color w:val="A6A6A6" w:themeColor="background1" w:themeShade="A6"/>
          <w:rtl/>
        </w:rPr>
        <w:t>, הוא לא הצליח להזיז ולו איבר אחד מהשטיח שעליו השתרע או קרס, ולא ניתן היה לדעת למשך שעות ארוכות מי משותק יותר, הוא או סבתו.</w:t>
      </w:r>
    </w:p>
    <w:p w14:paraId="56AB6F7F" w14:textId="46515731" w:rsidR="002F501F" w:rsidRPr="0007760D" w:rsidRDefault="002F501F" w:rsidP="002F501F">
      <w:pPr>
        <w:rPr>
          <w:color w:val="A6A6A6" w:themeColor="background1" w:themeShade="A6"/>
          <w:rtl/>
        </w:rPr>
      </w:pPr>
      <w:r w:rsidRPr="0007760D">
        <w:rPr>
          <w:rFonts w:hint="cs"/>
          <w:color w:val="A6A6A6" w:themeColor="background1" w:themeShade="A6"/>
          <w:rtl/>
        </w:rPr>
        <w:t xml:space="preserve">לבסוף, כשביקור הסבתא הגיע לקיצו, האם גררה אותה על </w:t>
      </w:r>
      <w:r w:rsidR="000965A1" w:rsidRPr="0007760D">
        <w:rPr>
          <w:rFonts w:hint="cs"/>
          <w:color w:val="A6A6A6" w:themeColor="background1" w:themeShade="A6"/>
          <w:rtl/>
        </w:rPr>
        <w:t>כיסא</w:t>
      </w:r>
      <w:r w:rsidRPr="0007760D">
        <w:rPr>
          <w:rFonts w:hint="cs"/>
          <w:color w:val="A6A6A6" w:themeColor="background1" w:themeShade="A6"/>
          <w:rtl/>
        </w:rPr>
        <w:t xml:space="preserve"> הגלגלים אל מחוץ לבית למדרגה העליונה ואחריה גררה אותו. הוא הוריד אותה בכזאת קלילות את כל המדרגות עד שביל הכניסה שהיא הרגישה ממש כאילו ישבה על כיס </w:t>
      </w:r>
      <w:r w:rsidR="004C59E0" w:rsidRPr="0007760D">
        <w:rPr>
          <w:rFonts w:hint="cs"/>
          <w:color w:val="A6A6A6" w:themeColor="background1" w:themeShade="A6"/>
          <w:rtl/>
        </w:rPr>
        <w:t>אוויר</w:t>
      </w:r>
      <w:r w:rsidRPr="0007760D">
        <w:rPr>
          <w:rFonts w:hint="cs"/>
          <w:color w:val="A6A6A6" w:themeColor="background1" w:themeShade="A6"/>
          <w:rtl/>
        </w:rPr>
        <w:t>.</w:t>
      </w:r>
    </w:p>
    <w:p w14:paraId="09E151FA" w14:textId="77777777" w:rsidR="002F501F" w:rsidRPr="0007760D" w:rsidRDefault="002F501F" w:rsidP="002F501F">
      <w:pPr>
        <w:rPr>
          <w:color w:val="A6A6A6" w:themeColor="background1" w:themeShade="A6"/>
          <w:rtl/>
        </w:rPr>
      </w:pPr>
      <w:r w:rsidRPr="0007760D">
        <w:rPr>
          <w:rFonts w:hint="cs"/>
          <w:color w:val="A6A6A6" w:themeColor="background1" w:themeShade="A6"/>
          <w:rtl/>
        </w:rPr>
        <w:t>ואז הגיע היום שהוא חזר מביה"ס וגם כשהגיע הערב הוא לא הצליח להקים את עצמו, הוא לא הצליח להרים את ראשו מעל מפת השולחן מפלסטיק.</w:t>
      </w:r>
    </w:p>
    <w:p w14:paraId="24129A72" w14:textId="55FE02D7" w:rsidR="002F501F" w:rsidRPr="0007760D" w:rsidRDefault="002F501F" w:rsidP="002F501F">
      <w:pPr>
        <w:rPr>
          <w:color w:val="A6A6A6" w:themeColor="background1" w:themeShade="A6"/>
          <w:rtl/>
        </w:rPr>
      </w:pPr>
      <w:r w:rsidRPr="0007760D">
        <w:rPr>
          <w:rFonts w:hint="cs"/>
          <w:color w:val="A6A6A6" w:themeColor="background1" w:themeShade="A6"/>
          <w:rtl/>
        </w:rPr>
        <w:t xml:space="preserve">תפסיק, </w:t>
      </w:r>
      <w:r w:rsidR="001C5A04" w:rsidRPr="0007760D">
        <w:rPr>
          <w:rFonts w:hint="cs"/>
          <w:color w:val="A6A6A6" w:themeColor="background1" w:themeShade="A6"/>
          <w:rtl/>
        </w:rPr>
        <w:t>אימא</w:t>
      </w:r>
      <w:r w:rsidRPr="0007760D">
        <w:rPr>
          <w:rFonts w:hint="cs"/>
          <w:color w:val="A6A6A6" w:themeColor="background1" w:themeShade="A6"/>
          <w:rtl/>
        </w:rPr>
        <w:t xml:space="preserve"> שלו התחננה, תפסיק לבקש כוחות. הוא הבטיח להפסיק, הוא הבטיח לעשות דבר שאי אפשר וכמובן שלא עשה זאת. הוא ידע שעוד ימים מספר כשיחצה את מפתן הדלת ויכנס הביתה, כוחותיו יזרמו החוצה ממנו ולא ישאר בו דבר / לא יותירו לו את נשמת אפו.</w:t>
      </w:r>
    </w:p>
    <w:p w14:paraId="78BBCAD9" w14:textId="32694DEE" w:rsidR="00D14A18" w:rsidRPr="0007760D" w:rsidRDefault="00D14A18" w:rsidP="00250000">
      <w:pPr>
        <w:rPr>
          <w:color w:val="A6A6A6" w:themeColor="background1" w:themeShade="A6"/>
          <w:rtl/>
        </w:rPr>
      </w:pPr>
      <w:r w:rsidRPr="0007760D">
        <w:rPr>
          <w:rFonts w:hint="cs"/>
          <w:color w:val="A6A6A6" w:themeColor="background1" w:themeShade="A6"/>
          <w:rtl/>
        </w:rPr>
        <w:t>]</w:t>
      </w:r>
    </w:p>
    <w:p w14:paraId="0CDF7A3C" w14:textId="29244899" w:rsidR="003B0E17" w:rsidRDefault="00A21140" w:rsidP="00250000">
      <w:pPr>
        <w:rPr>
          <w:rtl/>
        </w:rPr>
      </w:pPr>
      <w:r>
        <w:rPr>
          <w:rFonts w:hint="cs"/>
          <w:rtl/>
        </w:rPr>
        <w:t xml:space="preserve"> </w:t>
      </w:r>
    </w:p>
    <w:p w14:paraId="76CF86A3" w14:textId="77777777" w:rsidR="003B0E17" w:rsidRDefault="003B0E17" w:rsidP="003B0E17">
      <w:pPr>
        <w:rPr>
          <w:rFonts w:cs="Times New Roman"/>
          <w:rtl/>
        </w:rPr>
      </w:pPr>
    </w:p>
    <w:p w14:paraId="126D0132" w14:textId="77777777" w:rsidR="003B0E17" w:rsidRDefault="003B0E17" w:rsidP="003B0E17">
      <w:pPr>
        <w:rPr>
          <w:rtl/>
        </w:rPr>
      </w:pPr>
    </w:p>
    <w:p w14:paraId="22502D07" w14:textId="797D01D9" w:rsidR="003B0E17" w:rsidRPr="00F97C7D" w:rsidRDefault="003B0E17" w:rsidP="00F97C7D">
      <w:pPr>
        <w:pStyle w:val="Title"/>
        <w:jc w:val="center"/>
        <w:rPr>
          <w:rFonts w:asciiTheme="minorBidi" w:hAnsiTheme="minorBidi" w:cstheme="minorBidi"/>
          <w:b/>
          <w:bCs/>
          <w:color w:val="FF0000"/>
          <w:rtl/>
        </w:rPr>
      </w:pPr>
      <w:r w:rsidRPr="00112AF2">
        <w:rPr>
          <w:rFonts w:asciiTheme="minorBidi" w:hAnsiTheme="minorBidi" w:cstheme="minorBidi"/>
          <w:b/>
          <w:bCs/>
          <w:color w:val="FF0000"/>
          <w:sz w:val="96"/>
          <w:szCs w:val="96"/>
          <w:rtl/>
        </w:rPr>
        <w:t>סוף הספר ה</w:t>
      </w:r>
      <w:r>
        <w:rPr>
          <w:rFonts w:asciiTheme="minorBidi" w:hAnsiTheme="minorBidi" w:cstheme="minorBidi" w:hint="cs"/>
          <w:b/>
          <w:bCs/>
          <w:color w:val="FF0000"/>
          <w:sz w:val="96"/>
          <w:szCs w:val="96"/>
          <w:rtl/>
        </w:rPr>
        <w:t>ראשון</w:t>
      </w:r>
      <w:bookmarkStart w:id="466" w:name="_GoBack"/>
      <w:bookmarkEnd w:id="466"/>
    </w:p>
    <w:sectPr w:rsidR="003B0E17" w:rsidRPr="00F97C7D" w:rsidSect="001245B7">
      <w:footerReference w:type="even" r:id="rId273"/>
      <w:footerReference w:type="default" r:id="rId274"/>
      <w:pgSz w:w="11906" w:h="16838"/>
      <w:pgMar w:top="1440" w:right="1080" w:bottom="1440" w:left="108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90" w:author="Carmit" w:date="2018-11-07T12:25:00Z" w:initials="C">
    <w:p w14:paraId="7A6DFFDC" w14:textId="27195B10" w:rsidR="003024F7" w:rsidRDefault="003024F7">
      <w:pPr>
        <w:pStyle w:val="CommentText"/>
      </w:pPr>
      <w:r>
        <w:rPr>
          <w:rStyle w:val="CommentReference"/>
        </w:rPr>
        <w:annotationRef/>
      </w:r>
      <w:r>
        <w:rPr>
          <w:rFonts w:hint="cs"/>
          <w:rtl/>
        </w:rPr>
        <w:t>לשפר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A6DFFD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A6DFFDC" w16cid:durableId="1F8D58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067066" w14:textId="77777777" w:rsidR="00EE3076" w:rsidRDefault="00EE3076" w:rsidP="00250000">
      <w:r>
        <w:separator/>
      </w:r>
    </w:p>
  </w:endnote>
  <w:endnote w:type="continuationSeparator" w:id="0">
    <w:p w14:paraId="020473FF" w14:textId="77777777" w:rsidR="00EE3076" w:rsidRDefault="00EE3076" w:rsidP="00250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avid">
    <w:panose1 w:val="020E0502060401010101"/>
    <w:charset w:val="00"/>
    <w:family w:val="swiss"/>
    <w:pitch w:val="variable"/>
    <w:sig w:usb0="00000803" w:usb1="00000000" w:usb2="00000000" w:usb3="00000000" w:csb0="00000021" w:csb1="00000000"/>
  </w:font>
  <w:font w:name="Segoe UI Symbol">
    <w:panose1 w:val="020B0502040204020203"/>
    <w:charset w:val="00"/>
    <w:family w:val="swiss"/>
    <w:pitch w:val="variable"/>
    <w:sig w:usb0="800001E3" w:usb1="1200FFEF" w:usb2="00040000" w:usb3="00000000" w:csb0="00000001" w:csb1="00000000"/>
  </w:font>
  <w:font w:name="AvantGardeGothicITCW01B 731069">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7956E1" w14:textId="77777777" w:rsidR="003024F7" w:rsidRDefault="003024F7" w:rsidP="00250000">
    <w:pPr>
      <w:pStyle w:val="Footer"/>
      <w:rPr>
        <w:rStyle w:val="PageNumber"/>
        <w:rtl/>
      </w:rPr>
    </w:pPr>
    <w:r>
      <w:rPr>
        <w:rStyle w:val="PageNumber"/>
        <w:rtl/>
      </w:rPr>
      <w:fldChar w:fldCharType="begin"/>
    </w:r>
    <w:r>
      <w:rPr>
        <w:rStyle w:val="PageNumber"/>
      </w:rPr>
      <w:instrText xml:space="preserve">PAGE  </w:instrText>
    </w:r>
    <w:r>
      <w:rPr>
        <w:rStyle w:val="PageNumber"/>
        <w:rtl/>
      </w:rPr>
      <w:fldChar w:fldCharType="end"/>
    </w:r>
  </w:p>
  <w:p w14:paraId="5D06BA85" w14:textId="77777777" w:rsidR="003024F7" w:rsidRDefault="003024F7" w:rsidP="00250000">
    <w:pPr>
      <w:pStyle w:val="Footer"/>
      <w:rPr>
        <w:rt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8F90CE" w14:textId="76C80867" w:rsidR="003024F7" w:rsidRPr="00CF66D9" w:rsidRDefault="003024F7" w:rsidP="00250000">
    <w:pPr>
      <w:pStyle w:val="Footer"/>
      <w:rPr>
        <w:rStyle w:val="PageNumber"/>
        <w:rtl/>
      </w:rPr>
    </w:pPr>
    <w:r w:rsidRPr="00CF66D9">
      <w:rPr>
        <w:rStyle w:val="PageNumber"/>
        <w:rtl/>
      </w:rPr>
      <w:fldChar w:fldCharType="begin"/>
    </w:r>
    <w:r w:rsidRPr="00CF66D9">
      <w:rPr>
        <w:rStyle w:val="PageNumber"/>
      </w:rPr>
      <w:instrText xml:space="preserve">PAGE  </w:instrText>
    </w:r>
    <w:r w:rsidRPr="00CF66D9">
      <w:rPr>
        <w:rStyle w:val="PageNumber"/>
        <w:rtl/>
      </w:rPr>
      <w:fldChar w:fldCharType="separate"/>
    </w:r>
    <w:r>
      <w:rPr>
        <w:rStyle w:val="PageNumber"/>
        <w:rtl/>
      </w:rPr>
      <w:t>39</w:t>
    </w:r>
    <w:r w:rsidRPr="00CF66D9">
      <w:rPr>
        <w:rStyle w:val="PageNumber"/>
        <w:rtl/>
      </w:rPr>
      <w:fldChar w:fldCharType="end"/>
    </w:r>
  </w:p>
  <w:p w14:paraId="61B2E083" w14:textId="77777777" w:rsidR="003024F7" w:rsidRDefault="003024F7" w:rsidP="00250000">
    <w:pPr>
      <w:pStyle w:val="Footer"/>
      <w:rPr>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A238E1" w14:textId="77777777" w:rsidR="00EE3076" w:rsidRDefault="00EE3076" w:rsidP="00250000">
      <w:r>
        <w:separator/>
      </w:r>
    </w:p>
  </w:footnote>
  <w:footnote w:type="continuationSeparator" w:id="0">
    <w:p w14:paraId="5454CCE6" w14:textId="77777777" w:rsidR="00EE3076" w:rsidRDefault="00EE3076" w:rsidP="00250000">
      <w:r>
        <w:continuationSeparator/>
      </w:r>
    </w:p>
  </w:footnote>
  <w:footnote w:id="1">
    <w:p w14:paraId="5E2447F8" w14:textId="1A234E7C" w:rsidR="003024F7" w:rsidRDefault="003024F7">
      <w:pPr>
        <w:pStyle w:val="FootnoteText"/>
      </w:pPr>
      <w:r>
        <w:rPr>
          <w:rStyle w:val="FootnoteReference"/>
        </w:rPr>
        <w:footnoteRef/>
      </w:r>
      <w:r>
        <w:rPr>
          <w:rtl/>
        </w:rPr>
        <w:t xml:space="preserve"> </w:t>
      </w:r>
      <w:r w:rsidRPr="00984F94">
        <w:rPr>
          <w:rFonts w:cs="Times New Roman"/>
          <w:rtl/>
        </w:rPr>
        <w:t>בקלות – כששוכחים מקיומה של האות צ' ובמקומה משתמשים ב'טס'</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12A4C2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E7AFDB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ECC7E0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280AA4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A244C8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028CAC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C478B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E3ADF3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FFCA54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60C4C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023111"/>
    <w:multiLevelType w:val="hybridMultilevel"/>
    <w:tmpl w:val="C178C9B8"/>
    <w:lvl w:ilvl="0" w:tplc="EA4E67D4">
      <w:start w:val="1"/>
      <w:numFmt w:val="hebrew1"/>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11" w15:restartNumberingAfterBreak="0">
    <w:nsid w:val="068709ED"/>
    <w:multiLevelType w:val="hybridMultilevel"/>
    <w:tmpl w:val="CA86F21A"/>
    <w:lvl w:ilvl="0" w:tplc="53BA5644">
      <w:start w:val="1"/>
      <w:numFmt w:val="decimal"/>
      <w:lvlText w:val="%1."/>
      <w:lvlJc w:val="left"/>
      <w:pPr>
        <w:tabs>
          <w:tab w:val="num" w:pos="870"/>
        </w:tabs>
        <w:ind w:left="870" w:hanging="360"/>
      </w:pPr>
      <w:rPr>
        <w:rFonts w:hint="default"/>
      </w:rPr>
    </w:lvl>
    <w:lvl w:ilvl="1" w:tplc="04090019" w:tentative="1">
      <w:start w:val="1"/>
      <w:numFmt w:val="lowerLetter"/>
      <w:lvlText w:val="%2."/>
      <w:lvlJc w:val="left"/>
      <w:pPr>
        <w:tabs>
          <w:tab w:val="num" w:pos="1590"/>
        </w:tabs>
        <w:ind w:left="1590" w:hanging="360"/>
      </w:pPr>
    </w:lvl>
    <w:lvl w:ilvl="2" w:tplc="0409001B" w:tentative="1">
      <w:start w:val="1"/>
      <w:numFmt w:val="lowerRoman"/>
      <w:lvlText w:val="%3."/>
      <w:lvlJc w:val="right"/>
      <w:pPr>
        <w:tabs>
          <w:tab w:val="num" w:pos="2310"/>
        </w:tabs>
        <w:ind w:left="2310" w:hanging="180"/>
      </w:pPr>
    </w:lvl>
    <w:lvl w:ilvl="3" w:tplc="0409000F" w:tentative="1">
      <w:start w:val="1"/>
      <w:numFmt w:val="decimal"/>
      <w:lvlText w:val="%4."/>
      <w:lvlJc w:val="left"/>
      <w:pPr>
        <w:tabs>
          <w:tab w:val="num" w:pos="3030"/>
        </w:tabs>
        <w:ind w:left="3030" w:hanging="360"/>
      </w:pPr>
    </w:lvl>
    <w:lvl w:ilvl="4" w:tplc="04090019" w:tentative="1">
      <w:start w:val="1"/>
      <w:numFmt w:val="lowerLetter"/>
      <w:lvlText w:val="%5."/>
      <w:lvlJc w:val="left"/>
      <w:pPr>
        <w:tabs>
          <w:tab w:val="num" w:pos="3750"/>
        </w:tabs>
        <w:ind w:left="3750" w:hanging="360"/>
      </w:pPr>
    </w:lvl>
    <w:lvl w:ilvl="5" w:tplc="0409001B" w:tentative="1">
      <w:start w:val="1"/>
      <w:numFmt w:val="lowerRoman"/>
      <w:lvlText w:val="%6."/>
      <w:lvlJc w:val="right"/>
      <w:pPr>
        <w:tabs>
          <w:tab w:val="num" w:pos="4470"/>
        </w:tabs>
        <w:ind w:left="4470" w:hanging="180"/>
      </w:pPr>
    </w:lvl>
    <w:lvl w:ilvl="6" w:tplc="0409000F" w:tentative="1">
      <w:start w:val="1"/>
      <w:numFmt w:val="decimal"/>
      <w:lvlText w:val="%7."/>
      <w:lvlJc w:val="left"/>
      <w:pPr>
        <w:tabs>
          <w:tab w:val="num" w:pos="5190"/>
        </w:tabs>
        <w:ind w:left="5190" w:hanging="360"/>
      </w:pPr>
    </w:lvl>
    <w:lvl w:ilvl="7" w:tplc="04090019" w:tentative="1">
      <w:start w:val="1"/>
      <w:numFmt w:val="lowerLetter"/>
      <w:lvlText w:val="%8."/>
      <w:lvlJc w:val="left"/>
      <w:pPr>
        <w:tabs>
          <w:tab w:val="num" w:pos="5910"/>
        </w:tabs>
        <w:ind w:left="5910" w:hanging="360"/>
      </w:pPr>
    </w:lvl>
    <w:lvl w:ilvl="8" w:tplc="0409001B" w:tentative="1">
      <w:start w:val="1"/>
      <w:numFmt w:val="lowerRoman"/>
      <w:lvlText w:val="%9."/>
      <w:lvlJc w:val="right"/>
      <w:pPr>
        <w:tabs>
          <w:tab w:val="num" w:pos="6630"/>
        </w:tabs>
        <w:ind w:left="6630" w:hanging="180"/>
      </w:pPr>
    </w:lvl>
  </w:abstractNum>
  <w:abstractNum w:abstractNumId="12" w15:restartNumberingAfterBreak="0">
    <w:nsid w:val="09EA111B"/>
    <w:multiLevelType w:val="hybridMultilevel"/>
    <w:tmpl w:val="CB5051CA"/>
    <w:lvl w:ilvl="0" w:tplc="0409000F">
      <w:start w:val="1"/>
      <w:numFmt w:val="decimal"/>
      <w:lvlText w:val="%1."/>
      <w:lvlJc w:val="left"/>
      <w:pPr>
        <w:tabs>
          <w:tab w:val="num" w:pos="1230"/>
        </w:tabs>
        <w:ind w:left="1230" w:hanging="360"/>
      </w:pPr>
    </w:lvl>
    <w:lvl w:ilvl="1" w:tplc="04090019" w:tentative="1">
      <w:start w:val="1"/>
      <w:numFmt w:val="lowerLetter"/>
      <w:lvlText w:val="%2."/>
      <w:lvlJc w:val="left"/>
      <w:pPr>
        <w:tabs>
          <w:tab w:val="num" w:pos="1950"/>
        </w:tabs>
        <w:ind w:left="1950" w:hanging="360"/>
      </w:pPr>
    </w:lvl>
    <w:lvl w:ilvl="2" w:tplc="0409001B" w:tentative="1">
      <w:start w:val="1"/>
      <w:numFmt w:val="lowerRoman"/>
      <w:lvlText w:val="%3."/>
      <w:lvlJc w:val="right"/>
      <w:pPr>
        <w:tabs>
          <w:tab w:val="num" w:pos="2670"/>
        </w:tabs>
        <w:ind w:left="2670" w:hanging="180"/>
      </w:pPr>
    </w:lvl>
    <w:lvl w:ilvl="3" w:tplc="0409000F" w:tentative="1">
      <w:start w:val="1"/>
      <w:numFmt w:val="decimal"/>
      <w:lvlText w:val="%4."/>
      <w:lvlJc w:val="left"/>
      <w:pPr>
        <w:tabs>
          <w:tab w:val="num" w:pos="3390"/>
        </w:tabs>
        <w:ind w:left="3390" w:hanging="360"/>
      </w:pPr>
    </w:lvl>
    <w:lvl w:ilvl="4" w:tplc="04090019" w:tentative="1">
      <w:start w:val="1"/>
      <w:numFmt w:val="lowerLetter"/>
      <w:lvlText w:val="%5."/>
      <w:lvlJc w:val="left"/>
      <w:pPr>
        <w:tabs>
          <w:tab w:val="num" w:pos="4110"/>
        </w:tabs>
        <w:ind w:left="4110" w:hanging="360"/>
      </w:pPr>
    </w:lvl>
    <w:lvl w:ilvl="5" w:tplc="0409001B" w:tentative="1">
      <w:start w:val="1"/>
      <w:numFmt w:val="lowerRoman"/>
      <w:lvlText w:val="%6."/>
      <w:lvlJc w:val="right"/>
      <w:pPr>
        <w:tabs>
          <w:tab w:val="num" w:pos="4830"/>
        </w:tabs>
        <w:ind w:left="4830" w:hanging="180"/>
      </w:pPr>
    </w:lvl>
    <w:lvl w:ilvl="6" w:tplc="0409000F" w:tentative="1">
      <w:start w:val="1"/>
      <w:numFmt w:val="decimal"/>
      <w:lvlText w:val="%7."/>
      <w:lvlJc w:val="left"/>
      <w:pPr>
        <w:tabs>
          <w:tab w:val="num" w:pos="5550"/>
        </w:tabs>
        <w:ind w:left="5550" w:hanging="360"/>
      </w:pPr>
    </w:lvl>
    <w:lvl w:ilvl="7" w:tplc="04090019" w:tentative="1">
      <w:start w:val="1"/>
      <w:numFmt w:val="lowerLetter"/>
      <w:lvlText w:val="%8."/>
      <w:lvlJc w:val="left"/>
      <w:pPr>
        <w:tabs>
          <w:tab w:val="num" w:pos="6270"/>
        </w:tabs>
        <w:ind w:left="6270" w:hanging="360"/>
      </w:pPr>
    </w:lvl>
    <w:lvl w:ilvl="8" w:tplc="0409001B" w:tentative="1">
      <w:start w:val="1"/>
      <w:numFmt w:val="lowerRoman"/>
      <w:lvlText w:val="%9."/>
      <w:lvlJc w:val="right"/>
      <w:pPr>
        <w:tabs>
          <w:tab w:val="num" w:pos="6990"/>
        </w:tabs>
        <w:ind w:left="6990" w:hanging="180"/>
      </w:pPr>
    </w:lvl>
  </w:abstractNum>
  <w:abstractNum w:abstractNumId="13" w15:restartNumberingAfterBreak="0">
    <w:nsid w:val="0F586043"/>
    <w:multiLevelType w:val="hybridMultilevel"/>
    <w:tmpl w:val="4628F1D2"/>
    <w:lvl w:ilvl="0" w:tplc="26C4B35C">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4" w15:restartNumberingAfterBreak="0">
    <w:nsid w:val="104305B7"/>
    <w:multiLevelType w:val="hybridMultilevel"/>
    <w:tmpl w:val="BD2CFB92"/>
    <w:lvl w:ilvl="0" w:tplc="9ADC69D6">
      <w:start w:val="1"/>
      <w:numFmt w:val="decimal"/>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15" w15:restartNumberingAfterBreak="0">
    <w:nsid w:val="160D26E5"/>
    <w:multiLevelType w:val="hybridMultilevel"/>
    <w:tmpl w:val="FD9E192A"/>
    <w:lvl w:ilvl="0" w:tplc="3794780C">
      <w:start w:val="1"/>
      <w:numFmt w:val="decimal"/>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16" w15:restartNumberingAfterBreak="0">
    <w:nsid w:val="1C954621"/>
    <w:multiLevelType w:val="hybridMultilevel"/>
    <w:tmpl w:val="62221786"/>
    <w:lvl w:ilvl="0" w:tplc="DA8853EE">
      <w:start w:val="1"/>
      <w:numFmt w:val="bullet"/>
      <w:lvlText w:val=""/>
      <w:lvlJc w:val="left"/>
      <w:pPr>
        <w:tabs>
          <w:tab w:val="num" w:pos="720"/>
        </w:tabs>
        <w:ind w:left="720" w:hanging="360"/>
      </w:pPr>
      <w:rPr>
        <w:rFonts w:ascii="Symbol" w:hAnsi="Symbol" w:hint="default"/>
        <w:sz w:val="20"/>
      </w:rPr>
    </w:lvl>
    <w:lvl w:ilvl="1" w:tplc="3D8A30D2" w:tentative="1">
      <w:start w:val="1"/>
      <w:numFmt w:val="bullet"/>
      <w:lvlText w:val="o"/>
      <w:lvlJc w:val="left"/>
      <w:pPr>
        <w:tabs>
          <w:tab w:val="num" w:pos="1440"/>
        </w:tabs>
        <w:ind w:left="1440" w:hanging="360"/>
      </w:pPr>
      <w:rPr>
        <w:rFonts w:ascii="Courier New" w:hAnsi="Courier New" w:hint="default"/>
        <w:sz w:val="20"/>
      </w:rPr>
    </w:lvl>
    <w:lvl w:ilvl="2" w:tplc="51129DAE" w:tentative="1">
      <w:start w:val="1"/>
      <w:numFmt w:val="bullet"/>
      <w:lvlText w:val=""/>
      <w:lvlJc w:val="left"/>
      <w:pPr>
        <w:tabs>
          <w:tab w:val="num" w:pos="2160"/>
        </w:tabs>
        <w:ind w:left="2160" w:hanging="360"/>
      </w:pPr>
      <w:rPr>
        <w:rFonts w:ascii="Wingdings" w:hAnsi="Wingdings" w:hint="default"/>
        <w:sz w:val="20"/>
      </w:rPr>
    </w:lvl>
    <w:lvl w:ilvl="3" w:tplc="9C0262C6" w:tentative="1">
      <w:start w:val="1"/>
      <w:numFmt w:val="bullet"/>
      <w:lvlText w:val=""/>
      <w:lvlJc w:val="left"/>
      <w:pPr>
        <w:tabs>
          <w:tab w:val="num" w:pos="2880"/>
        </w:tabs>
        <w:ind w:left="2880" w:hanging="360"/>
      </w:pPr>
      <w:rPr>
        <w:rFonts w:ascii="Wingdings" w:hAnsi="Wingdings" w:hint="default"/>
        <w:sz w:val="20"/>
      </w:rPr>
    </w:lvl>
    <w:lvl w:ilvl="4" w:tplc="E5EE5B6A" w:tentative="1">
      <w:start w:val="1"/>
      <w:numFmt w:val="bullet"/>
      <w:lvlText w:val=""/>
      <w:lvlJc w:val="left"/>
      <w:pPr>
        <w:tabs>
          <w:tab w:val="num" w:pos="3600"/>
        </w:tabs>
        <w:ind w:left="3600" w:hanging="360"/>
      </w:pPr>
      <w:rPr>
        <w:rFonts w:ascii="Wingdings" w:hAnsi="Wingdings" w:hint="default"/>
        <w:sz w:val="20"/>
      </w:rPr>
    </w:lvl>
    <w:lvl w:ilvl="5" w:tplc="7AD80F68" w:tentative="1">
      <w:start w:val="1"/>
      <w:numFmt w:val="bullet"/>
      <w:lvlText w:val=""/>
      <w:lvlJc w:val="left"/>
      <w:pPr>
        <w:tabs>
          <w:tab w:val="num" w:pos="4320"/>
        </w:tabs>
        <w:ind w:left="4320" w:hanging="360"/>
      </w:pPr>
      <w:rPr>
        <w:rFonts w:ascii="Wingdings" w:hAnsi="Wingdings" w:hint="default"/>
        <w:sz w:val="20"/>
      </w:rPr>
    </w:lvl>
    <w:lvl w:ilvl="6" w:tplc="60A405CE" w:tentative="1">
      <w:start w:val="1"/>
      <w:numFmt w:val="bullet"/>
      <w:lvlText w:val=""/>
      <w:lvlJc w:val="left"/>
      <w:pPr>
        <w:tabs>
          <w:tab w:val="num" w:pos="5040"/>
        </w:tabs>
        <w:ind w:left="5040" w:hanging="360"/>
      </w:pPr>
      <w:rPr>
        <w:rFonts w:ascii="Wingdings" w:hAnsi="Wingdings" w:hint="default"/>
        <w:sz w:val="20"/>
      </w:rPr>
    </w:lvl>
    <w:lvl w:ilvl="7" w:tplc="209AFBCA" w:tentative="1">
      <w:start w:val="1"/>
      <w:numFmt w:val="bullet"/>
      <w:lvlText w:val=""/>
      <w:lvlJc w:val="left"/>
      <w:pPr>
        <w:tabs>
          <w:tab w:val="num" w:pos="5760"/>
        </w:tabs>
        <w:ind w:left="5760" w:hanging="360"/>
      </w:pPr>
      <w:rPr>
        <w:rFonts w:ascii="Wingdings" w:hAnsi="Wingdings" w:hint="default"/>
        <w:sz w:val="20"/>
      </w:rPr>
    </w:lvl>
    <w:lvl w:ilvl="8" w:tplc="2E0A9C4A"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6313BC"/>
    <w:multiLevelType w:val="hybridMultilevel"/>
    <w:tmpl w:val="68ECB264"/>
    <w:lvl w:ilvl="0" w:tplc="053E948C">
      <w:start w:val="202"/>
      <w:numFmt w:val="bullet"/>
      <w:lvlText w:val=""/>
      <w:lvlJc w:val="left"/>
      <w:pPr>
        <w:ind w:left="1230" w:hanging="360"/>
      </w:pPr>
      <w:rPr>
        <w:rFonts w:ascii="Wingdings" w:eastAsia="Times New Roman" w:hAnsi="Wingdings" w:cstheme="majorBidi"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18" w15:restartNumberingAfterBreak="0">
    <w:nsid w:val="1D7F41F0"/>
    <w:multiLevelType w:val="hybridMultilevel"/>
    <w:tmpl w:val="9DC0590C"/>
    <w:lvl w:ilvl="0" w:tplc="9196BDC4">
      <w:start w:val="1"/>
      <w:numFmt w:val="bullet"/>
      <w:lvlText w:val=""/>
      <w:lvlJc w:val="left"/>
      <w:pPr>
        <w:tabs>
          <w:tab w:val="num" w:pos="720"/>
        </w:tabs>
        <w:ind w:left="720" w:hanging="360"/>
      </w:pPr>
      <w:rPr>
        <w:rFonts w:ascii="Symbol" w:hAnsi="Symbol" w:hint="default"/>
        <w:sz w:val="20"/>
      </w:rPr>
    </w:lvl>
    <w:lvl w:ilvl="1" w:tplc="BE5A2A56" w:tentative="1">
      <w:start w:val="1"/>
      <w:numFmt w:val="bullet"/>
      <w:lvlText w:val="o"/>
      <w:lvlJc w:val="left"/>
      <w:pPr>
        <w:tabs>
          <w:tab w:val="num" w:pos="1440"/>
        </w:tabs>
        <w:ind w:left="1440" w:hanging="360"/>
      </w:pPr>
      <w:rPr>
        <w:rFonts w:ascii="Courier New" w:hAnsi="Courier New" w:hint="default"/>
        <w:sz w:val="20"/>
      </w:rPr>
    </w:lvl>
    <w:lvl w:ilvl="2" w:tplc="77C4FD10" w:tentative="1">
      <w:start w:val="1"/>
      <w:numFmt w:val="bullet"/>
      <w:lvlText w:val=""/>
      <w:lvlJc w:val="left"/>
      <w:pPr>
        <w:tabs>
          <w:tab w:val="num" w:pos="2160"/>
        </w:tabs>
        <w:ind w:left="2160" w:hanging="360"/>
      </w:pPr>
      <w:rPr>
        <w:rFonts w:ascii="Wingdings" w:hAnsi="Wingdings" w:hint="default"/>
        <w:sz w:val="20"/>
      </w:rPr>
    </w:lvl>
    <w:lvl w:ilvl="3" w:tplc="FC9484FA" w:tentative="1">
      <w:start w:val="1"/>
      <w:numFmt w:val="bullet"/>
      <w:lvlText w:val=""/>
      <w:lvlJc w:val="left"/>
      <w:pPr>
        <w:tabs>
          <w:tab w:val="num" w:pos="2880"/>
        </w:tabs>
        <w:ind w:left="2880" w:hanging="360"/>
      </w:pPr>
      <w:rPr>
        <w:rFonts w:ascii="Wingdings" w:hAnsi="Wingdings" w:hint="default"/>
        <w:sz w:val="20"/>
      </w:rPr>
    </w:lvl>
    <w:lvl w:ilvl="4" w:tplc="F27C22FC" w:tentative="1">
      <w:start w:val="1"/>
      <w:numFmt w:val="bullet"/>
      <w:lvlText w:val=""/>
      <w:lvlJc w:val="left"/>
      <w:pPr>
        <w:tabs>
          <w:tab w:val="num" w:pos="3600"/>
        </w:tabs>
        <w:ind w:left="3600" w:hanging="360"/>
      </w:pPr>
      <w:rPr>
        <w:rFonts w:ascii="Wingdings" w:hAnsi="Wingdings" w:hint="default"/>
        <w:sz w:val="20"/>
      </w:rPr>
    </w:lvl>
    <w:lvl w:ilvl="5" w:tplc="66E6E4DC" w:tentative="1">
      <w:start w:val="1"/>
      <w:numFmt w:val="bullet"/>
      <w:lvlText w:val=""/>
      <w:lvlJc w:val="left"/>
      <w:pPr>
        <w:tabs>
          <w:tab w:val="num" w:pos="4320"/>
        </w:tabs>
        <w:ind w:left="4320" w:hanging="360"/>
      </w:pPr>
      <w:rPr>
        <w:rFonts w:ascii="Wingdings" w:hAnsi="Wingdings" w:hint="default"/>
        <w:sz w:val="20"/>
      </w:rPr>
    </w:lvl>
    <w:lvl w:ilvl="6" w:tplc="8EACECB0" w:tentative="1">
      <w:start w:val="1"/>
      <w:numFmt w:val="bullet"/>
      <w:lvlText w:val=""/>
      <w:lvlJc w:val="left"/>
      <w:pPr>
        <w:tabs>
          <w:tab w:val="num" w:pos="5040"/>
        </w:tabs>
        <w:ind w:left="5040" w:hanging="360"/>
      </w:pPr>
      <w:rPr>
        <w:rFonts w:ascii="Wingdings" w:hAnsi="Wingdings" w:hint="default"/>
        <w:sz w:val="20"/>
      </w:rPr>
    </w:lvl>
    <w:lvl w:ilvl="7" w:tplc="B15C8B02" w:tentative="1">
      <w:start w:val="1"/>
      <w:numFmt w:val="bullet"/>
      <w:lvlText w:val=""/>
      <w:lvlJc w:val="left"/>
      <w:pPr>
        <w:tabs>
          <w:tab w:val="num" w:pos="5760"/>
        </w:tabs>
        <w:ind w:left="5760" w:hanging="360"/>
      </w:pPr>
      <w:rPr>
        <w:rFonts w:ascii="Wingdings" w:hAnsi="Wingdings" w:hint="default"/>
        <w:sz w:val="20"/>
      </w:rPr>
    </w:lvl>
    <w:lvl w:ilvl="8" w:tplc="5EE86DBE"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B277CD"/>
    <w:multiLevelType w:val="hybridMultilevel"/>
    <w:tmpl w:val="5FA25D50"/>
    <w:lvl w:ilvl="0" w:tplc="70E8EFD4">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20" w15:restartNumberingAfterBreak="0">
    <w:nsid w:val="215B5A47"/>
    <w:multiLevelType w:val="hybridMultilevel"/>
    <w:tmpl w:val="7F50B750"/>
    <w:lvl w:ilvl="0" w:tplc="5304102A">
      <w:start w:val="1"/>
      <w:numFmt w:val="hebrew1"/>
      <w:lvlText w:val="%1."/>
      <w:lvlJc w:val="left"/>
      <w:pPr>
        <w:ind w:left="870" w:hanging="360"/>
      </w:pPr>
      <w:rPr>
        <w:rFonts w:hint="default"/>
      </w:rPr>
    </w:lvl>
    <w:lvl w:ilvl="1" w:tplc="04090019">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21" w15:restartNumberingAfterBreak="0">
    <w:nsid w:val="21A90594"/>
    <w:multiLevelType w:val="multilevel"/>
    <w:tmpl w:val="845663B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7E24E44"/>
    <w:multiLevelType w:val="hybridMultilevel"/>
    <w:tmpl w:val="B4F6B910"/>
    <w:lvl w:ilvl="0" w:tplc="04090005">
      <w:start w:val="1"/>
      <w:numFmt w:val="bullet"/>
      <w:lvlText w:val=""/>
      <w:lvlJc w:val="left"/>
      <w:pPr>
        <w:tabs>
          <w:tab w:val="num" w:pos="870"/>
        </w:tabs>
        <w:ind w:left="870" w:hanging="360"/>
      </w:pPr>
      <w:rPr>
        <w:rFonts w:ascii="Wingdings" w:hAnsi="Wingdings" w:hint="default"/>
      </w:rPr>
    </w:lvl>
    <w:lvl w:ilvl="1" w:tplc="04090003" w:tentative="1">
      <w:start w:val="1"/>
      <w:numFmt w:val="bullet"/>
      <w:lvlText w:val="o"/>
      <w:lvlJc w:val="left"/>
      <w:pPr>
        <w:tabs>
          <w:tab w:val="num" w:pos="1590"/>
        </w:tabs>
        <w:ind w:left="1590" w:hanging="360"/>
      </w:pPr>
      <w:rPr>
        <w:rFonts w:ascii="Courier New" w:hAnsi="Courier New" w:cs="Courier New" w:hint="default"/>
      </w:rPr>
    </w:lvl>
    <w:lvl w:ilvl="2" w:tplc="04090005" w:tentative="1">
      <w:start w:val="1"/>
      <w:numFmt w:val="bullet"/>
      <w:lvlText w:val=""/>
      <w:lvlJc w:val="left"/>
      <w:pPr>
        <w:tabs>
          <w:tab w:val="num" w:pos="2310"/>
        </w:tabs>
        <w:ind w:left="2310" w:hanging="360"/>
      </w:pPr>
      <w:rPr>
        <w:rFonts w:ascii="Wingdings" w:hAnsi="Wingdings" w:hint="default"/>
      </w:rPr>
    </w:lvl>
    <w:lvl w:ilvl="3" w:tplc="04090001" w:tentative="1">
      <w:start w:val="1"/>
      <w:numFmt w:val="bullet"/>
      <w:lvlText w:val=""/>
      <w:lvlJc w:val="left"/>
      <w:pPr>
        <w:tabs>
          <w:tab w:val="num" w:pos="3030"/>
        </w:tabs>
        <w:ind w:left="3030" w:hanging="360"/>
      </w:pPr>
      <w:rPr>
        <w:rFonts w:ascii="Symbol" w:hAnsi="Symbol" w:hint="default"/>
      </w:rPr>
    </w:lvl>
    <w:lvl w:ilvl="4" w:tplc="04090003" w:tentative="1">
      <w:start w:val="1"/>
      <w:numFmt w:val="bullet"/>
      <w:lvlText w:val="o"/>
      <w:lvlJc w:val="left"/>
      <w:pPr>
        <w:tabs>
          <w:tab w:val="num" w:pos="3750"/>
        </w:tabs>
        <w:ind w:left="3750" w:hanging="360"/>
      </w:pPr>
      <w:rPr>
        <w:rFonts w:ascii="Courier New" w:hAnsi="Courier New" w:cs="Courier New" w:hint="default"/>
      </w:rPr>
    </w:lvl>
    <w:lvl w:ilvl="5" w:tplc="04090005" w:tentative="1">
      <w:start w:val="1"/>
      <w:numFmt w:val="bullet"/>
      <w:lvlText w:val=""/>
      <w:lvlJc w:val="left"/>
      <w:pPr>
        <w:tabs>
          <w:tab w:val="num" w:pos="4470"/>
        </w:tabs>
        <w:ind w:left="4470" w:hanging="360"/>
      </w:pPr>
      <w:rPr>
        <w:rFonts w:ascii="Wingdings" w:hAnsi="Wingdings" w:hint="default"/>
      </w:rPr>
    </w:lvl>
    <w:lvl w:ilvl="6" w:tplc="04090001" w:tentative="1">
      <w:start w:val="1"/>
      <w:numFmt w:val="bullet"/>
      <w:lvlText w:val=""/>
      <w:lvlJc w:val="left"/>
      <w:pPr>
        <w:tabs>
          <w:tab w:val="num" w:pos="5190"/>
        </w:tabs>
        <w:ind w:left="5190" w:hanging="360"/>
      </w:pPr>
      <w:rPr>
        <w:rFonts w:ascii="Symbol" w:hAnsi="Symbol" w:hint="default"/>
      </w:rPr>
    </w:lvl>
    <w:lvl w:ilvl="7" w:tplc="04090003" w:tentative="1">
      <w:start w:val="1"/>
      <w:numFmt w:val="bullet"/>
      <w:lvlText w:val="o"/>
      <w:lvlJc w:val="left"/>
      <w:pPr>
        <w:tabs>
          <w:tab w:val="num" w:pos="5910"/>
        </w:tabs>
        <w:ind w:left="5910" w:hanging="360"/>
      </w:pPr>
      <w:rPr>
        <w:rFonts w:ascii="Courier New" w:hAnsi="Courier New" w:cs="Courier New" w:hint="default"/>
      </w:rPr>
    </w:lvl>
    <w:lvl w:ilvl="8" w:tplc="04090005" w:tentative="1">
      <w:start w:val="1"/>
      <w:numFmt w:val="bullet"/>
      <w:lvlText w:val=""/>
      <w:lvlJc w:val="left"/>
      <w:pPr>
        <w:tabs>
          <w:tab w:val="num" w:pos="6630"/>
        </w:tabs>
        <w:ind w:left="6630" w:hanging="360"/>
      </w:pPr>
      <w:rPr>
        <w:rFonts w:ascii="Wingdings" w:hAnsi="Wingdings" w:hint="default"/>
      </w:rPr>
    </w:lvl>
  </w:abstractNum>
  <w:abstractNum w:abstractNumId="23" w15:restartNumberingAfterBreak="0">
    <w:nsid w:val="29C51FAD"/>
    <w:multiLevelType w:val="hybridMultilevel"/>
    <w:tmpl w:val="8354D694"/>
    <w:lvl w:ilvl="0" w:tplc="9F26E840">
      <w:start w:val="1"/>
      <w:numFmt w:val="decimal"/>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24" w15:restartNumberingAfterBreak="0">
    <w:nsid w:val="2D5F5E09"/>
    <w:multiLevelType w:val="hybridMultilevel"/>
    <w:tmpl w:val="F3C68252"/>
    <w:lvl w:ilvl="0" w:tplc="EA3A448A">
      <w:start w:val="1"/>
      <w:numFmt w:val="decimal"/>
      <w:lvlText w:val="%1."/>
      <w:lvlJc w:val="left"/>
      <w:pPr>
        <w:tabs>
          <w:tab w:val="num" w:pos="1245"/>
        </w:tabs>
        <w:ind w:left="1245" w:hanging="735"/>
      </w:pPr>
      <w:rPr>
        <w:rFonts w:hint="cs"/>
      </w:rPr>
    </w:lvl>
    <w:lvl w:ilvl="1" w:tplc="04090019" w:tentative="1">
      <w:start w:val="1"/>
      <w:numFmt w:val="lowerLetter"/>
      <w:lvlText w:val="%2."/>
      <w:lvlJc w:val="left"/>
      <w:pPr>
        <w:tabs>
          <w:tab w:val="num" w:pos="1590"/>
        </w:tabs>
        <w:ind w:left="1590" w:hanging="360"/>
      </w:pPr>
    </w:lvl>
    <w:lvl w:ilvl="2" w:tplc="0409001B" w:tentative="1">
      <w:start w:val="1"/>
      <w:numFmt w:val="lowerRoman"/>
      <w:lvlText w:val="%3."/>
      <w:lvlJc w:val="right"/>
      <w:pPr>
        <w:tabs>
          <w:tab w:val="num" w:pos="2310"/>
        </w:tabs>
        <w:ind w:left="2310" w:hanging="180"/>
      </w:pPr>
    </w:lvl>
    <w:lvl w:ilvl="3" w:tplc="0409000F" w:tentative="1">
      <w:start w:val="1"/>
      <w:numFmt w:val="decimal"/>
      <w:lvlText w:val="%4."/>
      <w:lvlJc w:val="left"/>
      <w:pPr>
        <w:tabs>
          <w:tab w:val="num" w:pos="3030"/>
        </w:tabs>
        <w:ind w:left="3030" w:hanging="360"/>
      </w:pPr>
    </w:lvl>
    <w:lvl w:ilvl="4" w:tplc="04090019" w:tentative="1">
      <w:start w:val="1"/>
      <w:numFmt w:val="lowerLetter"/>
      <w:lvlText w:val="%5."/>
      <w:lvlJc w:val="left"/>
      <w:pPr>
        <w:tabs>
          <w:tab w:val="num" w:pos="3750"/>
        </w:tabs>
        <w:ind w:left="3750" w:hanging="360"/>
      </w:pPr>
    </w:lvl>
    <w:lvl w:ilvl="5" w:tplc="0409001B" w:tentative="1">
      <w:start w:val="1"/>
      <w:numFmt w:val="lowerRoman"/>
      <w:lvlText w:val="%6."/>
      <w:lvlJc w:val="right"/>
      <w:pPr>
        <w:tabs>
          <w:tab w:val="num" w:pos="4470"/>
        </w:tabs>
        <w:ind w:left="4470" w:hanging="180"/>
      </w:pPr>
    </w:lvl>
    <w:lvl w:ilvl="6" w:tplc="0409000F" w:tentative="1">
      <w:start w:val="1"/>
      <w:numFmt w:val="decimal"/>
      <w:lvlText w:val="%7."/>
      <w:lvlJc w:val="left"/>
      <w:pPr>
        <w:tabs>
          <w:tab w:val="num" w:pos="5190"/>
        </w:tabs>
        <w:ind w:left="5190" w:hanging="360"/>
      </w:pPr>
    </w:lvl>
    <w:lvl w:ilvl="7" w:tplc="04090019" w:tentative="1">
      <w:start w:val="1"/>
      <w:numFmt w:val="lowerLetter"/>
      <w:lvlText w:val="%8."/>
      <w:lvlJc w:val="left"/>
      <w:pPr>
        <w:tabs>
          <w:tab w:val="num" w:pos="5910"/>
        </w:tabs>
        <w:ind w:left="5910" w:hanging="360"/>
      </w:pPr>
    </w:lvl>
    <w:lvl w:ilvl="8" w:tplc="0409001B" w:tentative="1">
      <w:start w:val="1"/>
      <w:numFmt w:val="lowerRoman"/>
      <w:lvlText w:val="%9."/>
      <w:lvlJc w:val="right"/>
      <w:pPr>
        <w:tabs>
          <w:tab w:val="num" w:pos="6630"/>
        </w:tabs>
        <w:ind w:left="6630" w:hanging="180"/>
      </w:pPr>
    </w:lvl>
  </w:abstractNum>
  <w:abstractNum w:abstractNumId="25" w15:restartNumberingAfterBreak="0">
    <w:nsid w:val="2FAF0805"/>
    <w:multiLevelType w:val="hybridMultilevel"/>
    <w:tmpl w:val="2D66ED8A"/>
    <w:lvl w:ilvl="0" w:tplc="7F1E2928">
      <w:start w:val="1"/>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26" w15:restartNumberingAfterBreak="0">
    <w:nsid w:val="31582A5D"/>
    <w:multiLevelType w:val="hybridMultilevel"/>
    <w:tmpl w:val="FD566012"/>
    <w:lvl w:ilvl="0" w:tplc="0409000F">
      <w:start w:val="1"/>
      <w:numFmt w:val="decimal"/>
      <w:lvlText w:val="%1."/>
      <w:lvlJc w:val="left"/>
      <w:pPr>
        <w:tabs>
          <w:tab w:val="num" w:pos="1230"/>
        </w:tabs>
        <w:ind w:left="1230" w:hanging="360"/>
      </w:pPr>
    </w:lvl>
    <w:lvl w:ilvl="1" w:tplc="04090019">
      <w:start w:val="1"/>
      <w:numFmt w:val="lowerLetter"/>
      <w:lvlText w:val="%2."/>
      <w:lvlJc w:val="left"/>
      <w:pPr>
        <w:tabs>
          <w:tab w:val="num" w:pos="1950"/>
        </w:tabs>
        <w:ind w:left="1950" w:hanging="360"/>
      </w:pPr>
    </w:lvl>
    <w:lvl w:ilvl="2" w:tplc="0409001B">
      <w:start w:val="1"/>
      <w:numFmt w:val="lowerRoman"/>
      <w:lvlText w:val="%3."/>
      <w:lvlJc w:val="right"/>
      <w:pPr>
        <w:tabs>
          <w:tab w:val="num" w:pos="2670"/>
        </w:tabs>
        <w:ind w:left="2670" w:hanging="180"/>
      </w:pPr>
    </w:lvl>
    <w:lvl w:ilvl="3" w:tplc="0409000F" w:tentative="1">
      <w:start w:val="1"/>
      <w:numFmt w:val="decimal"/>
      <w:lvlText w:val="%4."/>
      <w:lvlJc w:val="left"/>
      <w:pPr>
        <w:tabs>
          <w:tab w:val="num" w:pos="3390"/>
        </w:tabs>
        <w:ind w:left="3390" w:hanging="360"/>
      </w:pPr>
    </w:lvl>
    <w:lvl w:ilvl="4" w:tplc="04090019" w:tentative="1">
      <w:start w:val="1"/>
      <w:numFmt w:val="lowerLetter"/>
      <w:lvlText w:val="%5."/>
      <w:lvlJc w:val="left"/>
      <w:pPr>
        <w:tabs>
          <w:tab w:val="num" w:pos="4110"/>
        </w:tabs>
        <w:ind w:left="4110" w:hanging="360"/>
      </w:pPr>
    </w:lvl>
    <w:lvl w:ilvl="5" w:tplc="0409001B" w:tentative="1">
      <w:start w:val="1"/>
      <w:numFmt w:val="lowerRoman"/>
      <w:lvlText w:val="%6."/>
      <w:lvlJc w:val="right"/>
      <w:pPr>
        <w:tabs>
          <w:tab w:val="num" w:pos="4830"/>
        </w:tabs>
        <w:ind w:left="4830" w:hanging="180"/>
      </w:pPr>
    </w:lvl>
    <w:lvl w:ilvl="6" w:tplc="0409000F" w:tentative="1">
      <w:start w:val="1"/>
      <w:numFmt w:val="decimal"/>
      <w:lvlText w:val="%7."/>
      <w:lvlJc w:val="left"/>
      <w:pPr>
        <w:tabs>
          <w:tab w:val="num" w:pos="5550"/>
        </w:tabs>
        <w:ind w:left="5550" w:hanging="360"/>
      </w:pPr>
    </w:lvl>
    <w:lvl w:ilvl="7" w:tplc="04090019" w:tentative="1">
      <w:start w:val="1"/>
      <w:numFmt w:val="lowerLetter"/>
      <w:lvlText w:val="%8."/>
      <w:lvlJc w:val="left"/>
      <w:pPr>
        <w:tabs>
          <w:tab w:val="num" w:pos="6270"/>
        </w:tabs>
        <w:ind w:left="6270" w:hanging="360"/>
      </w:pPr>
    </w:lvl>
    <w:lvl w:ilvl="8" w:tplc="0409001B" w:tentative="1">
      <w:start w:val="1"/>
      <w:numFmt w:val="lowerRoman"/>
      <w:lvlText w:val="%9."/>
      <w:lvlJc w:val="right"/>
      <w:pPr>
        <w:tabs>
          <w:tab w:val="num" w:pos="6990"/>
        </w:tabs>
        <w:ind w:left="6990" w:hanging="180"/>
      </w:pPr>
    </w:lvl>
  </w:abstractNum>
  <w:abstractNum w:abstractNumId="27" w15:restartNumberingAfterBreak="0">
    <w:nsid w:val="33311288"/>
    <w:multiLevelType w:val="hybridMultilevel"/>
    <w:tmpl w:val="32067198"/>
    <w:lvl w:ilvl="0" w:tplc="50309DC0">
      <w:start w:val="1"/>
      <w:numFmt w:val="bullet"/>
      <w:lvlText w:val=""/>
      <w:lvlJc w:val="left"/>
      <w:pPr>
        <w:tabs>
          <w:tab w:val="num" w:pos="720"/>
        </w:tabs>
        <w:ind w:left="720" w:hanging="360"/>
      </w:pPr>
      <w:rPr>
        <w:rFonts w:ascii="Symbol" w:hAnsi="Symbol" w:hint="default"/>
        <w:sz w:val="20"/>
      </w:rPr>
    </w:lvl>
    <w:lvl w:ilvl="1" w:tplc="38CC57EC" w:tentative="1">
      <w:start w:val="1"/>
      <w:numFmt w:val="bullet"/>
      <w:lvlText w:val="o"/>
      <w:lvlJc w:val="left"/>
      <w:pPr>
        <w:tabs>
          <w:tab w:val="num" w:pos="1440"/>
        </w:tabs>
        <w:ind w:left="1440" w:hanging="360"/>
      </w:pPr>
      <w:rPr>
        <w:rFonts w:ascii="Courier New" w:hAnsi="Courier New" w:hint="default"/>
        <w:sz w:val="20"/>
      </w:rPr>
    </w:lvl>
    <w:lvl w:ilvl="2" w:tplc="52A4C274" w:tentative="1">
      <w:start w:val="1"/>
      <w:numFmt w:val="bullet"/>
      <w:lvlText w:val=""/>
      <w:lvlJc w:val="left"/>
      <w:pPr>
        <w:tabs>
          <w:tab w:val="num" w:pos="2160"/>
        </w:tabs>
        <w:ind w:left="2160" w:hanging="360"/>
      </w:pPr>
      <w:rPr>
        <w:rFonts w:ascii="Wingdings" w:hAnsi="Wingdings" w:hint="default"/>
        <w:sz w:val="20"/>
      </w:rPr>
    </w:lvl>
    <w:lvl w:ilvl="3" w:tplc="77D00986" w:tentative="1">
      <w:start w:val="1"/>
      <w:numFmt w:val="bullet"/>
      <w:lvlText w:val=""/>
      <w:lvlJc w:val="left"/>
      <w:pPr>
        <w:tabs>
          <w:tab w:val="num" w:pos="2880"/>
        </w:tabs>
        <w:ind w:left="2880" w:hanging="360"/>
      </w:pPr>
      <w:rPr>
        <w:rFonts w:ascii="Wingdings" w:hAnsi="Wingdings" w:hint="default"/>
        <w:sz w:val="20"/>
      </w:rPr>
    </w:lvl>
    <w:lvl w:ilvl="4" w:tplc="A2DECADE" w:tentative="1">
      <w:start w:val="1"/>
      <w:numFmt w:val="bullet"/>
      <w:lvlText w:val=""/>
      <w:lvlJc w:val="left"/>
      <w:pPr>
        <w:tabs>
          <w:tab w:val="num" w:pos="3600"/>
        </w:tabs>
        <w:ind w:left="3600" w:hanging="360"/>
      </w:pPr>
      <w:rPr>
        <w:rFonts w:ascii="Wingdings" w:hAnsi="Wingdings" w:hint="default"/>
        <w:sz w:val="20"/>
      </w:rPr>
    </w:lvl>
    <w:lvl w:ilvl="5" w:tplc="1DE432C0" w:tentative="1">
      <w:start w:val="1"/>
      <w:numFmt w:val="bullet"/>
      <w:lvlText w:val=""/>
      <w:lvlJc w:val="left"/>
      <w:pPr>
        <w:tabs>
          <w:tab w:val="num" w:pos="4320"/>
        </w:tabs>
        <w:ind w:left="4320" w:hanging="360"/>
      </w:pPr>
      <w:rPr>
        <w:rFonts w:ascii="Wingdings" w:hAnsi="Wingdings" w:hint="default"/>
        <w:sz w:val="20"/>
      </w:rPr>
    </w:lvl>
    <w:lvl w:ilvl="6" w:tplc="6908D8BE" w:tentative="1">
      <w:start w:val="1"/>
      <w:numFmt w:val="bullet"/>
      <w:lvlText w:val=""/>
      <w:lvlJc w:val="left"/>
      <w:pPr>
        <w:tabs>
          <w:tab w:val="num" w:pos="5040"/>
        </w:tabs>
        <w:ind w:left="5040" w:hanging="360"/>
      </w:pPr>
      <w:rPr>
        <w:rFonts w:ascii="Wingdings" w:hAnsi="Wingdings" w:hint="default"/>
        <w:sz w:val="20"/>
      </w:rPr>
    </w:lvl>
    <w:lvl w:ilvl="7" w:tplc="7B588600" w:tentative="1">
      <w:start w:val="1"/>
      <w:numFmt w:val="bullet"/>
      <w:lvlText w:val=""/>
      <w:lvlJc w:val="left"/>
      <w:pPr>
        <w:tabs>
          <w:tab w:val="num" w:pos="5760"/>
        </w:tabs>
        <w:ind w:left="5760" w:hanging="360"/>
      </w:pPr>
      <w:rPr>
        <w:rFonts w:ascii="Wingdings" w:hAnsi="Wingdings" w:hint="default"/>
        <w:sz w:val="20"/>
      </w:rPr>
    </w:lvl>
    <w:lvl w:ilvl="8" w:tplc="119CF004"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4B00AB"/>
    <w:multiLevelType w:val="hybridMultilevel"/>
    <w:tmpl w:val="F0047F9A"/>
    <w:lvl w:ilvl="0" w:tplc="9A1EE9C6">
      <w:start w:val="1"/>
      <w:numFmt w:val="hebrew1"/>
      <w:lvlText w:val="%1."/>
      <w:lvlJc w:val="left"/>
      <w:pPr>
        <w:ind w:left="1230" w:hanging="360"/>
      </w:pPr>
      <w:rPr>
        <w:rFonts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29" w15:restartNumberingAfterBreak="0">
    <w:nsid w:val="340267BB"/>
    <w:multiLevelType w:val="hybridMultilevel"/>
    <w:tmpl w:val="5DE80210"/>
    <w:lvl w:ilvl="0" w:tplc="04090001">
      <w:start w:val="1"/>
      <w:numFmt w:val="bullet"/>
      <w:lvlText w:val=""/>
      <w:lvlJc w:val="left"/>
      <w:pPr>
        <w:ind w:left="1230" w:hanging="360"/>
      </w:pPr>
      <w:rPr>
        <w:rFonts w:ascii="Symbol" w:hAnsi="Symbol"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30" w15:restartNumberingAfterBreak="0">
    <w:nsid w:val="34F31D25"/>
    <w:multiLevelType w:val="hybridMultilevel"/>
    <w:tmpl w:val="E95614E2"/>
    <w:lvl w:ilvl="0" w:tplc="63948084">
      <w:start w:val="1"/>
      <w:numFmt w:val="hebrew1"/>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31" w15:restartNumberingAfterBreak="0">
    <w:nsid w:val="38084378"/>
    <w:multiLevelType w:val="multilevel"/>
    <w:tmpl w:val="6B529C74"/>
    <w:lvl w:ilvl="0">
      <w:start w:val="1"/>
      <w:numFmt w:val="bullet"/>
      <w:lvlText w:val=""/>
      <w:lvlJc w:val="left"/>
      <w:pPr>
        <w:tabs>
          <w:tab w:val="num" w:pos="870"/>
        </w:tabs>
        <w:ind w:left="870" w:hanging="360"/>
      </w:pPr>
      <w:rPr>
        <w:rFonts w:ascii="Symbol" w:hAnsi="Symbol" w:hint="default"/>
      </w:rPr>
    </w:lvl>
    <w:lvl w:ilvl="1">
      <w:start w:val="1"/>
      <w:numFmt w:val="bullet"/>
      <w:lvlText w:val="o"/>
      <w:lvlJc w:val="left"/>
      <w:pPr>
        <w:tabs>
          <w:tab w:val="num" w:pos="1590"/>
        </w:tabs>
        <w:ind w:left="1590" w:hanging="360"/>
      </w:pPr>
      <w:rPr>
        <w:rFonts w:ascii="Courier New" w:hAnsi="Courier New" w:cs="Courier New" w:hint="default"/>
      </w:rPr>
    </w:lvl>
    <w:lvl w:ilvl="2">
      <w:start w:val="1"/>
      <w:numFmt w:val="bullet"/>
      <w:lvlText w:val=""/>
      <w:lvlJc w:val="left"/>
      <w:pPr>
        <w:tabs>
          <w:tab w:val="num" w:pos="2310"/>
        </w:tabs>
        <w:ind w:left="2310" w:hanging="360"/>
      </w:pPr>
      <w:rPr>
        <w:rFonts w:ascii="Wingdings" w:hAnsi="Wingdings" w:hint="default"/>
      </w:rPr>
    </w:lvl>
    <w:lvl w:ilvl="3">
      <w:start w:val="1"/>
      <w:numFmt w:val="bullet"/>
      <w:lvlText w:val=""/>
      <w:lvlJc w:val="left"/>
      <w:pPr>
        <w:tabs>
          <w:tab w:val="num" w:pos="3030"/>
        </w:tabs>
        <w:ind w:left="3030" w:hanging="360"/>
      </w:pPr>
      <w:rPr>
        <w:rFonts w:ascii="Symbol" w:hAnsi="Symbol" w:hint="default"/>
      </w:rPr>
    </w:lvl>
    <w:lvl w:ilvl="4">
      <w:start w:val="1"/>
      <w:numFmt w:val="bullet"/>
      <w:lvlText w:val="o"/>
      <w:lvlJc w:val="left"/>
      <w:pPr>
        <w:tabs>
          <w:tab w:val="num" w:pos="3750"/>
        </w:tabs>
        <w:ind w:left="3750" w:hanging="360"/>
      </w:pPr>
      <w:rPr>
        <w:rFonts w:ascii="Courier New" w:hAnsi="Courier New" w:cs="Courier New" w:hint="default"/>
      </w:rPr>
    </w:lvl>
    <w:lvl w:ilvl="5">
      <w:start w:val="1"/>
      <w:numFmt w:val="bullet"/>
      <w:lvlText w:val=""/>
      <w:lvlJc w:val="left"/>
      <w:pPr>
        <w:tabs>
          <w:tab w:val="num" w:pos="4470"/>
        </w:tabs>
        <w:ind w:left="4470" w:hanging="360"/>
      </w:pPr>
      <w:rPr>
        <w:rFonts w:ascii="Wingdings" w:hAnsi="Wingdings" w:hint="default"/>
      </w:rPr>
    </w:lvl>
    <w:lvl w:ilvl="6">
      <w:start w:val="1"/>
      <w:numFmt w:val="bullet"/>
      <w:lvlText w:val=""/>
      <w:lvlJc w:val="left"/>
      <w:pPr>
        <w:tabs>
          <w:tab w:val="num" w:pos="5190"/>
        </w:tabs>
        <w:ind w:left="5190" w:hanging="360"/>
      </w:pPr>
      <w:rPr>
        <w:rFonts w:ascii="Symbol" w:hAnsi="Symbol" w:hint="default"/>
      </w:rPr>
    </w:lvl>
    <w:lvl w:ilvl="7">
      <w:start w:val="1"/>
      <w:numFmt w:val="bullet"/>
      <w:lvlText w:val="o"/>
      <w:lvlJc w:val="left"/>
      <w:pPr>
        <w:tabs>
          <w:tab w:val="num" w:pos="5910"/>
        </w:tabs>
        <w:ind w:left="5910" w:hanging="360"/>
      </w:pPr>
      <w:rPr>
        <w:rFonts w:ascii="Courier New" w:hAnsi="Courier New" w:cs="Courier New" w:hint="default"/>
      </w:rPr>
    </w:lvl>
    <w:lvl w:ilvl="8">
      <w:start w:val="1"/>
      <w:numFmt w:val="bullet"/>
      <w:lvlText w:val=""/>
      <w:lvlJc w:val="left"/>
      <w:pPr>
        <w:tabs>
          <w:tab w:val="num" w:pos="6630"/>
        </w:tabs>
        <w:ind w:left="6630" w:hanging="360"/>
      </w:pPr>
      <w:rPr>
        <w:rFonts w:ascii="Wingdings" w:hAnsi="Wingdings" w:hint="default"/>
      </w:rPr>
    </w:lvl>
  </w:abstractNum>
  <w:abstractNum w:abstractNumId="32" w15:restartNumberingAfterBreak="0">
    <w:nsid w:val="3A3E2C2A"/>
    <w:multiLevelType w:val="hybridMultilevel"/>
    <w:tmpl w:val="16B47606"/>
    <w:lvl w:ilvl="0" w:tplc="124EA400">
      <w:start w:val="1"/>
      <w:numFmt w:val="decimal"/>
      <w:lvlText w:val="%1."/>
      <w:lvlJc w:val="left"/>
      <w:pPr>
        <w:tabs>
          <w:tab w:val="num" w:pos="1290"/>
        </w:tabs>
        <w:ind w:left="1290" w:hanging="780"/>
      </w:pPr>
      <w:rPr>
        <w:rFonts w:hint="cs"/>
      </w:rPr>
    </w:lvl>
    <w:lvl w:ilvl="1" w:tplc="04090019" w:tentative="1">
      <w:start w:val="1"/>
      <w:numFmt w:val="lowerLetter"/>
      <w:lvlText w:val="%2."/>
      <w:lvlJc w:val="left"/>
      <w:pPr>
        <w:tabs>
          <w:tab w:val="num" w:pos="1590"/>
        </w:tabs>
        <w:ind w:left="1590" w:hanging="360"/>
      </w:pPr>
    </w:lvl>
    <w:lvl w:ilvl="2" w:tplc="0409001B" w:tentative="1">
      <w:start w:val="1"/>
      <w:numFmt w:val="lowerRoman"/>
      <w:lvlText w:val="%3."/>
      <w:lvlJc w:val="right"/>
      <w:pPr>
        <w:tabs>
          <w:tab w:val="num" w:pos="2310"/>
        </w:tabs>
        <w:ind w:left="2310" w:hanging="180"/>
      </w:pPr>
    </w:lvl>
    <w:lvl w:ilvl="3" w:tplc="0409000F" w:tentative="1">
      <w:start w:val="1"/>
      <w:numFmt w:val="decimal"/>
      <w:lvlText w:val="%4."/>
      <w:lvlJc w:val="left"/>
      <w:pPr>
        <w:tabs>
          <w:tab w:val="num" w:pos="3030"/>
        </w:tabs>
        <w:ind w:left="3030" w:hanging="360"/>
      </w:pPr>
    </w:lvl>
    <w:lvl w:ilvl="4" w:tplc="04090019" w:tentative="1">
      <w:start w:val="1"/>
      <w:numFmt w:val="lowerLetter"/>
      <w:lvlText w:val="%5."/>
      <w:lvlJc w:val="left"/>
      <w:pPr>
        <w:tabs>
          <w:tab w:val="num" w:pos="3750"/>
        </w:tabs>
        <w:ind w:left="3750" w:hanging="360"/>
      </w:pPr>
    </w:lvl>
    <w:lvl w:ilvl="5" w:tplc="0409001B" w:tentative="1">
      <w:start w:val="1"/>
      <w:numFmt w:val="lowerRoman"/>
      <w:lvlText w:val="%6."/>
      <w:lvlJc w:val="right"/>
      <w:pPr>
        <w:tabs>
          <w:tab w:val="num" w:pos="4470"/>
        </w:tabs>
        <w:ind w:left="4470" w:hanging="180"/>
      </w:pPr>
    </w:lvl>
    <w:lvl w:ilvl="6" w:tplc="0409000F" w:tentative="1">
      <w:start w:val="1"/>
      <w:numFmt w:val="decimal"/>
      <w:lvlText w:val="%7."/>
      <w:lvlJc w:val="left"/>
      <w:pPr>
        <w:tabs>
          <w:tab w:val="num" w:pos="5190"/>
        </w:tabs>
        <w:ind w:left="5190" w:hanging="360"/>
      </w:pPr>
    </w:lvl>
    <w:lvl w:ilvl="7" w:tplc="04090019" w:tentative="1">
      <w:start w:val="1"/>
      <w:numFmt w:val="lowerLetter"/>
      <w:lvlText w:val="%8."/>
      <w:lvlJc w:val="left"/>
      <w:pPr>
        <w:tabs>
          <w:tab w:val="num" w:pos="5910"/>
        </w:tabs>
        <w:ind w:left="5910" w:hanging="360"/>
      </w:pPr>
    </w:lvl>
    <w:lvl w:ilvl="8" w:tplc="0409001B" w:tentative="1">
      <w:start w:val="1"/>
      <w:numFmt w:val="lowerRoman"/>
      <w:lvlText w:val="%9."/>
      <w:lvlJc w:val="right"/>
      <w:pPr>
        <w:tabs>
          <w:tab w:val="num" w:pos="6630"/>
        </w:tabs>
        <w:ind w:left="6630" w:hanging="180"/>
      </w:pPr>
    </w:lvl>
  </w:abstractNum>
  <w:abstractNum w:abstractNumId="33" w15:restartNumberingAfterBreak="0">
    <w:nsid w:val="3BFE310A"/>
    <w:multiLevelType w:val="hybridMultilevel"/>
    <w:tmpl w:val="1BFAB3AA"/>
    <w:lvl w:ilvl="0" w:tplc="204094E4">
      <w:start w:val="1"/>
      <w:numFmt w:val="bullet"/>
      <w:lvlText w:val=""/>
      <w:lvlJc w:val="left"/>
      <w:pPr>
        <w:tabs>
          <w:tab w:val="num" w:pos="720"/>
        </w:tabs>
        <w:ind w:left="720" w:hanging="360"/>
      </w:pPr>
      <w:rPr>
        <w:rFonts w:ascii="Symbol" w:hAnsi="Symbol" w:hint="default"/>
        <w:sz w:val="20"/>
      </w:rPr>
    </w:lvl>
    <w:lvl w:ilvl="1" w:tplc="6BA0498C" w:tentative="1">
      <w:start w:val="1"/>
      <w:numFmt w:val="bullet"/>
      <w:lvlText w:val="o"/>
      <w:lvlJc w:val="left"/>
      <w:pPr>
        <w:tabs>
          <w:tab w:val="num" w:pos="1440"/>
        </w:tabs>
        <w:ind w:left="1440" w:hanging="360"/>
      </w:pPr>
      <w:rPr>
        <w:rFonts w:ascii="Courier New" w:hAnsi="Courier New" w:hint="default"/>
        <w:sz w:val="20"/>
      </w:rPr>
    </w:lvl>
    <w:lvl w:ilvl="2" w:tplc="D4345B7C" w:tentative="1">
      <w:start w:val="1"/>
      <w:numFmt w:val="bullet"/>
      <w:lvlText w:val=""/>
      <w:lvlJc w:val="left"/>
      <w:pPr>
        <w:tabs>
          <w:tab w:val="num" w:pos="2160"/>
        </w:tabs>
        <w:ind w:left="2160" w:hanging="360"/>
      </w:pPr>
      <w:rPr>
        <w:rFonts w:ascii="Wingdings" w:hAnsi="Wingdings" w:hint="default"/>
        <w:sz w:val="20"/>
      </w:rPr>
    </w:lvl>
    <w:lvl w:ilvl="3" w:tplc="10F267A0" w:tentative="1">
      <w:start w:val="1"/>
      <w:numFmt w:val="bullet"/>
      <w:lvlText w:val=""/>
      <w:lvlJc w:val="left"/>
      <w:pPr>
        <w:tabs>
          <w:tab w:val="num" w:pos="2880"/>
        </w:tabs>
        <w:ind w:left="2880" w:hanging="360"/>
      </w:pPr>
      <w:rPr>
        <w:rFonts w:ascii="Wingdings" w:hAnsi="Wingdings" w:hint="default"/>
        <w:sz w:val="20"/>
      </w:rPr>
    </w:lvl>
    <w:lvl w:ilvl="4" w:tplc="E36093BC" w:tentative="1">
      <w:start w:val="1"/>
      <w:numFmt w:val="bullet"/>
      <w:lvlText w:val=""/>
      <w:lvlJc w:val="left"/>
      <w:pPr>
        <w:tabs>
          <w:tab w:val="num" w:pos="3600"/>
        </w:tabs>
        <w:ind w:left="3600" w:hanging="360"/>
      </w:pPr>
      <w:rPr>
        <w:rFonts w:ascii="Wingdings" w:hAnsi="Wingdings" w:hint="default"/>
        <w:sz w:val="20"/>
      </w:rPr>
    </w:lvl>
    <w:lvl w:ilvl="5" w:tplc="12D288F8" w:tentative="1">
      <w:start w:val="1"/>
      <w:numFmt w:val="bullet"/>
      <w:lvlText w:val=""/>
      <w:lvlJc w:val="left"/>
      <w:pPr>
        <w:tabs>
          <w:tab w:val="num" w:pos="4320"/>
        </w:tabs>
        <w:ind w:left="4320" w:hanging="360"/>
      </w:pPr>
      <w:rPr>
        <w:rFonts w:ascii="Wingdings" w:hAnsi="Wingdings" w:hint="default"/>
        <w:sz w:val="20"/>
      </w:rPr>
    </w:lvl>
    <w:lvl w:ilvl="6" w:tplc="334E8D18" w:tentative="1">
      <w:start w:val="1"/>
      <w:numFmt w:val="bullet"/>
      <w:lvlText w:val=""/>
      <w:lvlJc w:val="left"/>
      <w:pPr>
        <w:tabs>
          <w:tab w:val="num" w:pos="5040"/>
        </w:tabs>
        <w:ind w:left="5040" w:hanging="360"/>
      </w:pPr>
      <w:rPr>
        <w:rFonts w:ascii="Wingdings" w:hAnsi="Wingdings" w:hint="default"/>
        <w:sz w:val="20"/>
      </w:rPr>
    </w:lvl>
    <w:lvl w:ilvl="7" w:tplc="41BC2212" w:tentative="1">
      <w:start w:val="1"/>
      <w:numFmt w:val="bullet"/>
      <w:lvlText w:val=""/>
      <w:lvlJc w:val="left"/>
      <w:pPr>
        <w:tabs>
          <w:tab w:val="num" w:pos="5760"/>
        </w:tabs>
        <w:ind w:left="5760" w:hanging="360"/>
      </w:pPr>
      <w:rPr>
        <w:rFonts w:ascii="Wingdings" w:hAnsi="Wingdings" w:hint="default"/>
        <w:sz w:val="20"/>
      </w:rPr>
    </w:lvl>
    <w:lvl w:ilvl="8" w:tplc="919E031C"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9E370C"/>
    <w:multiLevelType w:val="hybridMultilevel"/>
    <w:tmpl w:val="3866F1C4"/>
    <w:lvl w:ilvl="0" w:tplc="109A40DE">
      <w:start w:val="1"/>
      <w:numFmt w:val="decimal"/>
      <w:lvlText w:val="%1."/>
      <w:lvlJc w:val="left"/>
      <w:pPr>
        <w:ind w:left="1230" w:hanging="360"/>
      </w:pPr>
    </w:lvl>
    <w:lvl w:ilvl="1" w:tplc="04090019" w:tentative="1">
      <w:start w:val="1"/>
      <w:numFmt w:val="lowerLetter"/>
      <w:lvlText w:val="%2."/>
      <w:lvlJc w:val="left"/>
      <w:pPr>
        <w:ind w:left="1950" w:hanging="360"/>
      </w:pPr>
    </w:lvl>
    <w:lvl w:ilvl="2" w:tplc="0409001B" w:tentative="1">
      <w:start w:val="1"/>
      <w:numFmt w:val="lowerRoman"/>
      <w:lvlText w:val="%3."/>
      <w:lvlJc w:val="right"/>
      <w:pPr>
        <w:ind w:left="2670" w:hanging="180"/>
      </w:pPr>
    </w:lvl>
    <w:lvl w:ilvl="3" w:tplc="0409000F" w:tentative="1">
      <w:start w:val="1"/>
      <w:numFmt w:val="decimal"/>
      <w:lvlText w:val="%4."/>
      <w:lvlJc w:val="left"/>
      <w:pPr>
        <w:ind w:left="3390" w:hanging="360"/>
      </w:pPr>
    </w:lvl>
    <w:lvl w:ilvl="4" w:tplc="04090019" w:tentative="1">
      <w:start w:val="1"/>
      <w:numFmt w:val="lowerLetter"/>
      <w:lvlText w:val="%5."/>
      <w:lvlJc w:val="left"/>
      <w:pPr>
        <w:ind w:left="4110" w:hanging="360"/>
      </w:pPr>
    </w:lvl>
    <w:lvl w:ilvl="5" w:tplc="0409001B" w:tentative="1">
      <w:start w:val="1"/>
      <w:numFmt w:val="lowerRoman"/>
      <w:lvlText w:val="%6."/>
      <w:lvlJc w:val="right"/>
      <w:pPr>
        <w:ind w:left="4830" w:hanging="180"/>
      </w:pPr>
    </w:lvl>
    <w:lvl w:ilvl="6" w:tplc="0409000F" w:tentative="1">
      <w:start w:val="1"/>
      <w:numFmt w:val="decimal"/>
      <w:lvlText w:val="%7."/>
      <w:lvlJc w:val="left"/>
      <w:pPr>
        <w:ind w:left="5550" w:hanging="360"/>
      </w:pPr>
    </w:lvl>
    <w:lvl w:ilvl="7" w:tplc="04090019" w:tentative="1">
      <w:start w:val="1"/>
      <w:numFmt w:val="lowerLetter"/>
      <w:lvlText w:val="%8."/>
      <w:lvlJc w:val="left"/>
      <w:pPr>
        <w:ind w:left="6270" w:hanging="360"/>
      </w:pPr>
    </w:lvl>
    <w:lvl w:ilvl="8" w:tplc="0409001B" w:tentative="1">
      <w:start w:val="1"/>
      <w:numFmt w:val="lowerRoman"/>
      <w:lvlText w:val="%9."/>
      <w:lvlJc w:val="right"/>
      <w:pPr>
        <w:ind w:left="6990" w:hanging="180"/>
      </w:pPr>
    </w:lvl>
  </w:abstractNum>
  <w:abstractNum w:abstractNumId="35" w15:restartNumberingAfterBreak="0">
    <w:nsid w:val="443318D0"/>
    <w:multiLevelType w:val="hybridMultilevel"/>
    <w:tmpl w:val="EBFE16E6"/>
    <w:lvl w:ilvl="0" w:tplc="01F21730">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36" w15:restartNumberingAfterBreak="0">
    <w:nsid w:val="47874E44"/>
    <w:multiLevelType w:val="hybridMultilevel"/>
    <w:tmpl w:val="738A0AF0"/>
    <w:lvl w:ilvl="0" w:tplc="E5965802">
      <w:start w:val="1"/>
      <w:numFmt w:val="bullet"/>
      <w:lvlText w:val=""/>
      <w:lvlJc w:val="left"/>
      <w:pPr>
        <w:tabs>
          <w:tab w:val="num" w:pos="720"/>
        </w:tabs>
        <w:ind w:left="720" w:hanging="360"/>
      </w:pPr>
      <w:rPr>
        <w:rFonts w:ascii="Symbol" w:hAnsi="Symbol" w:hint="default"/>
        <w:sz w:val="20"/>
      </w:rPr>
    </w:lvl>
    <w:lvl w:ilvl="1" w:tplc="C4581A76" w:tentative="1">
      <w:start w:val="1"/>
      <w:numFmt w:val="bullet"/>
      <w:lvlText w:val="o"/>
      <w:lvlJc w:val="left"/>
      <w:pPr>
        <w:tabs>
          <w:tab w:val="num" w:pos="1440"/>
        </w:tabs>
        <w:ind w:left="1440" w:hanging="360"/>
      </w:pPr>
      <w:rPr>
        <w:rFonts w:ascii="Courier New" w:hAnsi="Courier New" w:hint="default"/>
        <w:sz w:val="20"/>
      </w:rPr>
    </w:lvl>
    <w:lvl w:ilvl="2" w:tplc="85AA350E" w:tentative="1">
      <w:start w:val="1"/>
      <w:numFmt w:val="bullet"/>
      <w:lvlText w:val=""/>
      <w:lvlJc w:val="left"/>
      <w:pPr>
        <w:tabs>
          <w:tab w:val="num" w:pos="2160"/>
        </w:tabs>
        <w:ind w:left="2160" w:hanging="360"/>
      </w:pPr>
      <w:rPr>
        <w:rFonts w:ascii="Wingdings" w:hAnsi="Wingdings" w:hint="default"/>
        <w:sz w:val="20"/>
      </w:rPr>
    </w:lvl>
    <w:lvl w:ilvl="3" w:tplc="AFFE4498" w:tentative="1">
      <w:start w:val="1"/>
      <w:numFmt w:val="bullet"/>
      <w:lvlText w:val=""/>
      <w:lvlJc w:val="left"/>
      <w:pPr>
        <w:tabs>
          <w:tab w:val="num" w:pos="2880"/>
        </w:tabs>
        <w:ind w:left="2880" w:hanging="360"/>
      </w:pPr>
      <w:rPr>
        <w:rFonts w:ascii="Wingdings" w:hAnsi="Wingdings" w:hint="default"/>
        <w:sz w:val="20"/>
      </w:rPr>
    </w:lvl>
    <w:lvl w:ilvl="4" w:tplc="E50474CA" w:tentative="1">
      <w:start w:val="1"/>
      <w:numFmt w:val="bullet"/>
      <w:lvlText w:val=""/>
      <w:lvlJc w:val="left"/>
      <w:pPr>
        <w:tabs>
          <w:tab w:val="num" w:pos="3600"/>
        </w:tabs>
        <w:ind w:left="3600" w:hanging="360"/>
      </w:pPr>
      <w:rPr>
        <w:rFonts w:ascii="Wingdings" w:hAnsi="Wingdings" w:hint="default"/>
        <w:sz w:val="20"/>
      </w:rPr>
    </w:lvl>
    <w:lvl w:ilvl="5" w:tplc="DFB240AC" w:tentative="1">
      <w:start w:val="1"/>
      <w:numFmt w:val="bullet"/>
      <w:lvlText w:val=""/>
      <w:lvlJc w:val="left"/>
      <w:pPr>
        <w:tabs>
          <w:tab w:val="num" w:pos="4320"/>
        </w:tabs>
        <w:ind w:left="4320" w:hanging="360"/>
      </w:pPr>
      <w:rPr>
        <w:rFonts w:ascii="Wingdings" w:hAnsi="Wingdings" w:hint="default"/>
        <w:sz w:val="20"/>
      </w:rPr>
    </w:lvl>
    <w:lvl w:ilvl="6" w:tplc="91EA4B5E" w:tentative="1">
      <w:start w:val="1"/>
      <w:numFmt w:val="bullet"/>
      <w:lvlText w:val=""/>
      <w:lvlJc w:val="left"/>
      <w:pPr>
        <w:tabs>
          <w:tab w:val="num" w:pos="5040"/>
        </w:tabs>
        <w:ind w:left="5040" w:hanging="360"/>
      </w:pPr>
      <w:rPr>
        <w:rFonts w:ascii="Wingdings" w:hAnsi="Wingdings" w:hint="default"/>
        <w:sz w:val="20"/>
      </w:rPr>
    </w:lvl>
    <w:lvl w:ilvl="7" w:tplc="A47EFAC0" w:tentative="1">
      <w:start w:val="1"/>
      <w:numFmt w:val="bullet"/>
      <w:lvlText w:val=""/>
      <w:lvlJc w:val="left"/>
      <w:pPr>
        <w:tabs>
          <w:tab w:val="num" w:pos="5760"/>
        </w:tabs>
        <w:ind w:left="5760" w:hanging="360"/>
      </w:pPr>
      <w:rPr>
        <w:rFonts w:ascii="Wingdings" w:hAnsi="Wingdings" w:hint="default"/>
        <w:sz w:val="20"/>
      </w:rPr>
    </w:lvl>
    <w:lvl w:ilvl="8" w:tplc="5F6C39FE"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006AEF"/>
    <w:multiLevelType w:val="hybridMultilevel"/>
    <w:tmpl w:val="67C43DC0"/>
    <w:lvl w:ilvl="0" w:tplc="04090001">
      <w:start w:val="1"/>
      <w:numFmt w:val="bullet"/>
      <w:lvlText w:val=""/>
      <w:lvlJc w:val="left"/>
      <w:pPr>
        <w:ind w:left="1230" w:hanging="360"/>
      </w:pPr>
      <w:rPr>
        <w:rFonts w:ascii="Symbol" w:hAnsi="Symbol"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38" w15:restartNumberingAfterBreak="0">
    <w:nsid w:val="4A0310BD"/>
    <w:multiLevelType w:val="hybridMultilevel"/>
    <w:tmpl w:val="9FFE4B4A"/>
    <w:lvl w:ilvl="0" w:tplc="CECCF574">
      <w:start w:val="1"/>
      <w:numFmt w:val="bullet"/>
      <w:lvlText w:val=""/>
      <w:lvlJc w:val="left"/>
      <w:pPr>
        <w:tabs>
          <w:tab w:val="num" w:pos="720"/>
        </w:tabs>
        <w:ind w:left="720" w:hanging="360"/>
      </w:pPr>
      <w:rPr>
        <w:rFonts w:ascii="Symbol" w:hAnsi="Symbol" w:hint="default"/>
        <w:sz w:val="20"/>
      </w:rPr>
    </w:lvl>
    <w:lvl w:ilvl="1" w:tplc="245ADD54" w:tentative="1">
      <w:start w:val="1"/>
      <w:numFmt w:val="bullet"/>
      <w:lvlText w:val="o"/>
      <w:lvlJc w:val="left"/>
      <w:pPr>
        <w:tabs>
          <w:tab w:val="num" w:pos="1440"/>
        </w:tabs>
        <w:ind w:left="1440" w:hanging="360"/>
      </w:pPr>
      <w:rPr>
        <w:rFonts w:ascii="Courier New" w:hAnsi="Courier New" w:hint="default"/>
        <w:sz w:val="20"/>
      </w:rPr>
    </w:lvl>
    <w:lvl w:ilvl="2" w:tplc="94E0FCFA" w:tentative="1">
      <w:start w:val="1"/>
      <w:numFmt w:val="bullet"/>
      <w:lvlText w:val=""/>
      <w:lvlJc w:val="left"/>
      <w:pPr>
        <w:tabs>
          <w:tab w:val="num" w:pos="2160"/>
        </w:tabs>
        <w:ind w:left="2160" w:hanging="360"/>
      </w:pPr>
      <w:rPr>
        <w:rFonts w:ascii="Wingdings" w:hAnsi="Wingdings" w:hint="default"/>
        <w:sz w:val="20"/>
      </w:rPr>
    </w:lvl>
    <w:lvl w:ilvl="3" w:tplc="A7F60010" w:tentative="1">
      <w:start w:val="1"/>
      <w:numFmt w:val="bullet"/>
      <w:lvlText w:val=""/>
      <w:lvlJc w:val="left"/>
      <w:pPr>
        <w:tabs>
          <w:tab w:val="num" w:pos="2880"/>
        </w:tabs>
        <w:ind w:left="2880" w:hanging="360"/>
      </w:pPr>
      <w:rPr>
        <w:rFonts w:ascii="Wingdings" w:hAnsi="Wingdings" w:hint="default"/>
        <w:sz w:val="20"/>
      </w:rPr>
    </w:lvl>
    <w:lvl w:ilvl="4" w:tplc="AA98250A" w:tentative="1">
      <w:start w:val="1"/>
      <w:numFmt w:val="bullet"/>
      <w:lvlText w:val=""/>
      <w:lvlJc w:val="left"/>
      <w:pPr>
        <w:tabs>
          <w:tab w:val="num" w:pos="3600"/>
        </w:tabs>
        <w:ind w:left="3600" w:hanging="360"/>
      </w:pPr>
      <w:rPr>
        <w:rFonts w:ascii="Wingdings" w:hAnsi="Wingdings" w:hint="default"/>
        <w:sz w:val="20"/>
      </w:rPr>
    </w:lvl>
    <w:lvl w:ilvl="5" w:tplc="3E164F92" w:tentative="1">
      <w:start w:val="1"/>
      <w:numFmt w:val="bullet"/>
      <w:lvlText w:val=""/>
      <w:lvlJc w:val="left"/>
      <w:pPr>
        <w:tabs>
          <w:tab w:val="num" w:pos="4320"/>
        </w:tabs>
        <w:ind w:left="4320" w:hanging="360"/>
      </w:pPr>
      <w:rPr>
        <w:rFonts w:ascii="Wingdings" w:hAnsi="Wingdings" w:hint="default"/>
        <w:sz w:val="20"/>
      </w:rPr>
    </w:lvl>
    <w:lvl w:ilvl="6" w:tplc="20D28A5C" w:tentative="1">
      <w:start w:val="1"/>
      <w:numFmt w:val="bullet"/>
      <w:lvlText w:val=""/>
      <w:lvlJc w:val="left"/>
      <w:pPr>
        <w:tabs>
          <w:tab w:val="num" w:pos="5040"/>
        </w:tabs>
        <w:ind w:left="5040" w:hanging="360"/>
      </w:pPr>
      <w:rPr>
        <w:rFonts w:ascii="Wingdings" w:hAnsi="Wingdings" w:hint="default"/>
        <w:sz w:val="20"/>
      </w:rPr>
    </w:lvl>
    <w:lvl w:ilvl="7" w:tplc="7F2C2BDC" w:tentative="1">
      <w:start w:val="1"/>
      <w:numFmt w:val="bullet"/>
      <w:lvlText w:val=""/>
      <w:lvlJc w:val="left"/>
      <w:pPr>
        <w:tabs>
          <w:tab w:val="num" w:pos="5760"/>
        </w:tabs>
        <w:ind w:left="5760" w:hanging="360"/>
      </w:pPr>
      <w:rPr>
        <w:rFonts w:ascii="Wingdings" w:hAnsi="Wingdings" w:hint="default"/>
        <w:sz w:val="20"/>
      </w:rPr>
    </w:lvl>
    <w:lvl w:ilvl="8" w:tplc="EC76ED20"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A553B5"/>
    <w:multiLevelType w:val="hybridMultilevel"/>
    <w:tmpl w:val="22E07246"/>
    <w:lvl w:ilvl="0" w:tplc="44887AD6">
      <w:start w:val="1"/>
      <w:numFmt w:val="bullet"/>
      <w:lvlText w:val=""/>
      <w:lvlJc w:val="left"/>
      <w:pPr>
        <w:tabs>
          <w:tab w:val="num" w:pos="720"/>
        </w:tabs>
        <w:ind w:left="720" w:hanging="360"/>
      </w:pPr>
      <w:rPr>
        <w:rFonts w:ascii="Symbol" w:hAnsi="Symbol" w:hint="default"/>
        <w:sz w:val="20"/>
      </w:rPr>
    </w:lvl>
    <w:lvl w:ilvl="1" w:tplc="CA2215DC" w:tentative="1">
      <w:start w:val="1"/>
      <w:numFmt w:val="bullet"/>
      <w:lvlText w:val="o"/>
      <w:lvlJc w:val="left"/>
      <w:pPr>
        <w:tabs>
          <w:tab w:val="num" w:pos="1440"/>
        </w:tabs>
        <w:ind w:left="1440" w:hanging="360"/>
      </w:pPr>
      <w:rPr>
        <w:rFonts w:ascii="Courier New" w:hAnsi="Courier New" w:hint="default"/>
        <w:sz w:val="20"/>
      </w:rPr>
    </w:lvl>
    <w:lvl w:ilvl="2" w:tplc="1842DF34" w:tentative="1">
      <w:start w:val="1"/>
      <w:numFmt w:val="bullet"/>
      <w:lvlText w:val=""/>
      <w:lvlJc w:val="left"/>
      <w:pPr>
        <w:tabs>
          <w:tab w:val="num" w:pos="2160"/>
        </w:tabs>
        <w:ind w:left="2160" w:hanging="360"/>
      </w:pPr>
      <w:rPr>
        <w:rFonts w:ascii="Wingdings" w:hAnsi="Wingdings" w:hint="default"/>
        <w:sz w:val="20"/>
      </w:rPr>
    </w:lvl>
    <w:lvl w:ilvl="3" w:tplc="7DC6773A" w:tentative="1">
      <w:start w:val="1"/>
      <w:numFmt w:val="bullet"/>
      <w:lvlText w:val=""/>
      <w:lvlJc w:val="left"/>
      <w:pPr>
        <w:tabs>
          <w:tab w:val="num" w:pos="2880"/>
        </w:tabs>
        <w:ind w:left="2880" w:hanging="360"/>
      </w:pPr>
      <w:rPr>
        <w:rFonts w:ascii="Wingdings" w:hAnsi="Wingdings" w:hint="default"/>
        <w:sz w:val="20"/>
      </w:rPr>
    </w:lvl>
    <w:lvl w:ilvl="4" w:tplc="8632CE38" w:tentative="1">
      <w:start w:val="1"/>
      <w:numFmt w:val="bullet"/>
      <w:lvlText w:val=""/>
      <w:lvlJc w:val="left"/>
      <w:pPr>
        <w:tabs>
          <w:tab w:val="num" w:pos="3600"/>
        </w:tabs>
        <w:ind w:left="3600" w:hanging="360"/>
      </w:pPr>
      <w:rPr>
        <w:rFonts w:ascii="Wingdings" w:hAnsi="Wingdings" w:hint="default"/>
        <w:sz w:val="20"/>
      </w:rPr>
    </w:lvl>
    <w:lvl w:ilvl="5" w:tplc="B4D260BE" w:tentative="1">
      <w:start w:val="1"/>
      <w:numFmt w:val="bullet"/>
      <w:lvlText w:val=""/>
      <w:lvlJc w:val="left"/>
      <w:pPr>
        <w:tabs>
          <w:tab w:val="num" w:pos="4320"/>
        </w:tabs>
        <w:ind w:left="4320" w:hanging="360"/>
      </w:pPr>
      <w:rPr>
        <w:rFonts w:ascii="Wingdings" w:hAnsi="Wingdings" w:hint="default"/>
        <w:sz w:val="20"/>
      </w:rPr>
    </w:lvl>
    <w:lvl w:ilvl="6" w:tplc="F3F0014A" w:tentative="1">
      <w:start w:val="1"/>
      <w:numFmt w:val="bullet"/>
      <w:lvlText w:val=""/>
      <w:lvlJc w:val="left"/>
      <w:pPr>
        <w:tabs>
          <w:tab w:val="num" w:pos="5040"/>
        </w:tabs>
        <w:ind w:left="5040" w:hanging="360"/>
      </w:pPr>
      <w:rPr>
        <w:rFonts w:ascii="Wingdings" w:hAnsi="Wingdings" w:hint="default"/>
        <w:sz w:val="20"/>
      </w:rPr>
    </w:lvl>
    <w:lvl w:ilvl="7" w:tplc="C2B66C9E" w:tentative="1">
      <w:start w:val="1"/>
      <w:numFmt w:val="bullet"/>
      <w:lvlText w:val=""/>
      <w:lvlJc w:val="left"/>
      <w:pPr>
        <w:tabs>
          <w:tab w:val="num" w:pos="5760"/>
        </w:tabs>
        <w:ind w:left="5760" w:hanging="360"/>
      </w:pPr>
      <w:rPr>
        <w:rFonts w:ascii="Wingdings" w:hAnsi="Wingdings" w:hint="default"/>
        <w:sz w:val="20"/>
      </w:rPr>
    </w:lvl>
    <w:lvl w:ilvl="8" w:tplc="6666D83C"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7336A2"/>
    <w:multiLevelType w:val="hybridMultilevel"/>
    <w:tmpl w:val="0000570E"/>
    <w:lvl w:ilvl="0" w:tplc="2438D04E">
      <w:start w:val="1"/>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41" w15:restartNumberingAfterBreak="0">
    <w:nsid w:val="511E3A35"/>
    <w:multiLevelType w:val="hybridMultilevel"/>
    <w:tmpl w:val="7E82E068"/>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42" w15:restartNumberingAfterBreak="0">
    <w:nsid w:val="55125085"/>
    <w:multiLevelType w:val="hybridMultilevel"/>
    <w:tmpl w:val="7EB8FAF8"/>
    <w:lvl w:ilvl="0" w:tplc="942E442E">
      <w:start w:val="1"/>
      <w:numFmt w:val="bullet"/>
      <w:lvlText w:val=""/>
      <w:lvlJc w:val="left"/>
      <w:pPr>
        <w:tabs>
          <w:tab w:val="num" w:pos="360"/>
        </w:tabs>
        <w:ind w:left="360" w:hanging="360"/>
      </w:pPr>
      <w:rPr>
        <w:rFonts w:ascii="Symbol" w:hAnsi="Symbol" w:hint="default"/>
        <w:sz w:val="20"/>
      </w:rPr>
    </w:lvl>
    <w:lvl w:ilvl="1" w:tplc="0A36151C" w:tentative="1">
      <w:start w:val="1"/>
      <w:numFmt w:val="bullet"/>
      <w:lvlText w:val="o"/>
      <w:lvlJc w:val="left"/>
      <w:pPr>
        <w:tabs>
          <w:tab w:val="num" w:pos="1080"/>
        </w:tabs>
        <w:ind w:left="1080" w:hanging="360"/>
      </w:pPr>
      <w:rPr>
        <w:rFonts w:ascii="Courier New" w:hAnsi="Courier New" w:hint="default"/>
        <w:sz w:val="20"/>
      </w:rPr>
    </w:lvl>
    <w:lvl w:ilvl="2" w:tplc="3B78D042" w:tentative="1">
      <w:start w:val="1"/>
      <w:numFmt w:val="bullet"/>
      <w:lvlText w:val=""/>
      <w:lvlJc w:val="left"/>
      <w:pPr>
        <w:tabs>
          <w:tab w:val="num" w:pos="1800"/>
        </w:tabs>
        <w:ind w:left="1800" w:hanging="360"/>
      </w:pPr>
      <w:rPr>
        <w:rFonts w:ascii="Wingdings" w:hAnsi="Wingdings" w:hint="default"/>
        <w:sz w:val="20"/>
      </w:rPr>
    </w:lvl>
    <w:lvl w:ilvl="3" w:tplc="15526166" w:tentative="1">
      <w:start w:val="1"/>
      <w:numFmt w:val="bullet"/>
      <w:lvlText w:val=""/>
      <w:lvlJc w:val="left"/>
      <w:pPr>
        <w:tabs>
          <w:tab w:val="num" w:pos="2520"/>
        </w:tabs>
        <w:ind w:left="2520" w:hanging="360"/>
      </w:pPr>
      <w:rPr>
        <w:rFonts w:ascii="Wingdings" w:hAnsi="Wingdings" w:hint="default"/>
        <w:sz w:val="20"/>
      </w:rPr>
    </w:lvl>
    <w:lvl w:ilvl="4" w:tplc="E6445E12" w:tentative="1">
      <w:start w:val="1"/>
      <w:numFmt w:val="bullet"/>
      <w:lvlText w:val=""/>
      <w:lvlJc w:val="left"/>
      <w:pPr>
        <w:tabs>
          <w:tab w:val="num" w:pos="3240"/>
        </w:tabs>
        <w:ind w:left="3240" w:hanging="360"/>
      </w:pPr>
      <w:rPr>
        <w:rFonts w:ascii="Wingdings" w:hAnsi="Wingdings" w:hint="default"/>
        <w:sz w:val="20"/>
      </w:rPr>
    </w:lvl>
    <w:lvl w:ilvl="5" w:tplc="5BBEFCDA" w:tentative="1">
      <w:start w:val="1"/>
      <w:numFmt w:val="bullet"/>
      <w:lvlText w:val=""/>
      <w:lvlJc w:val="left"/>
      <w:pPr>
        <w:tabs>
          <w:tab w:val="num" w:pos="3960"/>
        </w:tabs>
        <w:ind w:left="3960" w:hanging="360"/>
      </w:pPr>
      <w:rPr>
        <w:rFonts w:ascii="Wingdings" w:hAnsi="Wingdings" w:hint="default"/>
        <w:sz w:val="20"/>
      </w:rPr>
    </w:lvl>
    <w:lvl w:ilvl="6" w:tplc="FB84A1D2" w:tentative="1">
      <w:start w:val="1"/>
      <w:numFmt w:val="bullet"/>
      <w:lvlText w:val=""/>
      <w:lvlJc w:val="left"/>
      <w:pPr>
        <w:tabs>
          <w:tab w:val="num" w:pos="4680"/>
        </w:tabs>
        <w:ind w:left="4680" w:hanging="360"/>
      </w:pPr>
      <w:rPr>
        <w:rFonts w:ascii="Wingdings" w:hAnsi="Wingdings" w:hint="default"/>
        <w:sz w:val="20"/>
      </w:rPr>
    </w:lvl>
    <w:lvl w:ilvl="7" w:tplc="88CEA608" w:tentative="1">
      <w:start w:val="1"/>
      <w:numFmt w:val="bullet"/>
      <w:lvlText w:val=""/>
      <w:lvlJc w:val="left"/>
      <w:pPr>
        <w:tabs>
          <w:tab w:val="num" w:pos="5400"/>
        </w:tabs>
        <w:ind w:left="5400" w:hanging="360"/>
      </w:pPr>
      <w:rPr>
        <w:rFonts w:ascii="Wingdings" w:hAnsi="Wingdings" w:hint="default"/>
        <w:sz w:val="20"/>
      </w:rPr>
    </w:lvl>
    <w:lvl w:ilvl="8" w:tplc="14044634"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557A6A1C"/>
    <w:multiLevelType w:val="hybridMultilevel"/>
    <w:tmpl w:val="FB885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60C56C5"/>
    <w:multiLevelType w:val="hybridMultilevel"/>
    <w:tmpl w:val="91DE8B9E"/>
    <w:lvl w:ilvl="0" w:tplc="83305D02">
      <w:start w:val="2"/>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45" w15:restartNumberingAfterBreak="0">
    <w:nsid w:val="56F3785C"/>
    <w:multiLevelType w:val="hybridMultilevel"/>
    <w:tmpl w:val="6B529C74"/>
    <w:lvl w:ilvl="0" w:tplc="04090001">
      <w:start w:val="1"/>
      <w:numFmt w:val="bullet"/>
      <w:lvlText w:val=""/>
      <w:lvlJc w:val="left"/>
      <w:pPr>
        <w:tabs>
          <w:tab w:val="num" w:pos="870"/>
        </w:tabs>
        <w:ind w:left="870" w:hanging="360"/>
      </w:pPr>
      <w:rPr>
        <w:rFonts w:ascii="Symbol" w:hAnsi="Symbol" w:hint="default"/>
      </w:rPr>
    </w:lvl>
    <w:lvl w:ilvl="1" w:tplc="04090003" w:tentative="1">
      <w:start w:val="1"/>
      <w:numFmt w:val="bullet"/>
      <w:lvlText w:val="o"/>
      <w:lvlJc w:val="left"/>
      <w:pPr>
        <w:tabs>
          <w:tab w:val="num" w:pos="1590"/>
        </w:tabs>
        <w:ind w:left="1590" w:hanging="360"/>
      </w:pPr>
      <w:rPr>
        <w:rFonts w:ascii="Courier New" w:hAnsi="Courier New" w:cs="Courier New" w:hint="default"/>
      </w:rPr>
    </w:lvl>
    <w:lvl w:ilvl="2" w:tplc="04090005" w:tentative="1">
      <w:start w:val="1"/>
      <w:numFmt w:val="bullet"/>
      <w:lvlText w:val=""/>
      <w:lvlJc w:val="left"/>
      <w:pPr>
        <w:tabs>
          <w:tab w:val="num" w:pos="2310"/>
        </w:tabs>
        <w:ind w:left="2310" w:hanging="360"/>
      </w:pPr>
      <w:rPr>
        <w:rFonts w:ascii="Wingdings" w:hAnsi="Wingdings" w:hint="default"/>
      </w:rPr>
    </w:lvl>
    <w:lvl w:ilvl="3" w:tplc="04090001" w:tentative="1">
      <w:start w:val="1"/>
      <w:numFmt w:val="bullet"/>
      <w:lvlText w:val=""/>
      <w:lvlJc w:val="left"/>
      <w:pPr>
        <w:tabs>
          <w:tab w:val="num" w:pos="3030"/>
        </w:tabs>
        <w:ind w:left="3030" w:hanging="360"/>
      </w:pPr>
      <w:rPr>
        <w:rFonts w:ascii="Symbol" w:hAnsi="Symbol" w:hint="default"/>
      </w:rPr>
    </w:lvl>
    <w:lvl w:ilvl="4" w:tplc="04090003" w:tentative="1">
      <w:start w:val="1"/>
      <w:numFmt w:val="bullet"/>
      <w:lvlText w:val="o"/>
      <w:lvlJc w:val="left"/>
      <w:pPr>
        <w:tabs>
          <w:tab w:val="num" w:pos="3750"/>
        </w:tabs>
        <w:ind w:left="3750" w:hanging="360"/>
      </w:pPr>
      <w:rPr>
        <w:rFonts w:ascii="Courier New" w:hAnsi="Courier New" w:cs="Courier New" w:hint="default"/>
      </w:rPr>
    </w:lvl>
    <w:lvl w:ilvl="5" w:tplc="04090005" w:tentative="1">
      <w:start w:val="1"/>
      <w:numFmt w:val="bullet"/>
      <w:lvlText w:val=""/>
      <w:lvlJc w:val="left"/>
      <w:pPr>
        <w:tabs>
          <w:tab w:val="num" w:pos="4470"/>
        </w:tabs>
        <w:ind w:left="4470" w:hanging="360"/>
      </w:pPr>
      <w:rPr>
        <w:rFonts w:ascii="Wingdings" w:hAnsi="Wingdings" w:hint="default"/>
      </w:rPr>
    </w:lvl>
    <w:lvl w:ilvl="6" w:tplc="04090001" w:tentative="1">
      <w:start w:val="1"/>
      <w:numFmt w:val="bullet"/>
      <w:lvlText w:val=""/>
      <w:lvlJc w:val="left"/>
      <w:pPr>
        <w:tabs>
          <w:tab w:val="num" w:pos="5190"/>
        </w:tabs>
        <w:ind w:left="5190" w:hanging="360"/>
      </w:pPr>
      <w:rPr>
        <w:rFonts w:ascii="Symbol" w:hAnsi="Symbol" w:hint="default"/>
      </w:rPr>
    </w:lvl>
    <w:lvl w:ilvl="7" w:tplc="04090003" w:tentative="1">
      <w:start w:val="1"/>
      <w:numFmt w:val="bullet"/>
      <w:lvlText w:val="o"/>
      <w:lvlJc w:val="left"/>
      <w:pPr>
        <w:tabs>
          <w:tab w:val="num" w:pos="5910"/>
        </w:tabs>
        <w:ind w:left="5910" w:hanging="360"/>
      </w:pPr>
      <w:rPr>
        <w:rFonts w:ascii="Courier New" w:hAnsi="Courier New" w:cs="Courier New" w:hint="default"/>
      </w:rPr>
    </w:lvl>
    <w:lvl w:ilvl="8" w:tplc="04090005" w:tentative="1">
      <w:start w:val="1"/>
      <w:numFmt w:val="bullet"/>
      <w:lvlText w:val=""/>
      <w:lvlJc w:val="left"/>
      <w:pPr>
        <w:tabs>
          <w:tab w:val="num" w:pos="6630"/>
        </w:tabs>
        <w:ind w:left="6630" w:hanging="360"/>
      </w:pPr>
      <w:rPr>
        <w:rFonts w:ascii="Wingdings" w:hAnsi="Wingdings" w:hint="default"/>
      </w:rPr>
    </w:lvl>
  </w:abstractNum>
  <w:abstractNum w:abstractNumId="46" w15:restartNumberingAfterBreak="0">
    <w:nsid w:val="5A6819C4"/>
    <w:multiLevelType w:val="hybridMultilevel"/>
    <w:tmpl w:val="3CD88168"/>
    <w:lvl w:ilvl="0" w:tplc="F278A98C">
      <w:start w:val="1"/>
      <w:numFmt w:val="bullet"/>
      <w:lvlText w:val=""/>
      <w:lvlJc w:val="left"/>
      <w:pPr>
        <w:tabs>
          <w:tab w:val="num" w:pos="720"/>
        </w:tabs>
        <w:ind w:left="720" w:hanging="360"/>
      </w:pPr>
      <w:rPr>
        <w:rFonts w:ascii="Symbol" w:hAnsi="Symbol" w:hint="default"/>
        <w:sz w:val="20"/>
      </w:rPr>
    </w:lvl>
    <w:lvl w:ilvl="1" w:tplc="EDF0CB8A">
      <w:start w:val="1"/>
      <w:numFmt w:val="bullet"/>
      <w:lvlText w:val="o"/>
      <w:lvlJc w:val="left"/>
      <w:pPr>
        <w:tabs>
          <w:tab w:val="num" w:pos="1440"/>
        </w:tabs>
        <w:ind w:left="1440" w:hanging="360"/>
      </w:pPr>
      <w:rPr>
        <w:rFonts w:ascii="Courier New" w:hAnsi="Courier New" w:hint="default"/>
        <w:sz w:val="20"/>
      </w:rPr>
    </w:lvl>
    <w:lvl w:ilvl="2" w:tplc="2446DB70" w:tentative="1">
      <w:start w:val="1"/>
      <w:numFmt w:val="bullet"/>
      <w:lvlText w:val=""/>
      <w:lvlJc w:val="left"/>
      <w:pPr>
        <w:tabs>
          <w:tab w:val="num" w:pos="2160"/>
        </w:tabs>
        <w:ind w:left="2160" w:hanging="360"/>
      </w:pPr>
      <w:rPr>
        <w:rFonts w:ascii="Wingdings" w:hAnsi="Wingdings" w:hint="default"/>
        <w:sz w:val="20"/>
      </w:rPr>
    </w:lvl>
    <w:lvl w:ilvl="3" w:tplc="D2DCB912" w:tentative="1">
      <w:start w:val="1"/>
      <w:numFmt w:val="bullet"/>
      <w:lvlText w:val=""/>
      <w:lvlJc w:val="left"/>
      <w:pPr>
        <w:tabs>
          <w:tab w:val="num" w:pos="2880"/>
        </w:tabs>
        <w:ind w:left="2880" w:hanging="360"/>
      </w:pPr>
      <w:rPr>
        <w:rFonts w:ascii="Wingdings" w:hAnsi="Wingdings" w:hint="default"/>
        <w:sz w:val="20"/>
      </w:rPr>
    </w:lvl>
    <w:lvl w:ilvl="4" w:tplc="8724E794" w:tentative="1">
      <w:start w:val="1"/>
      <w:numFmt w:val="bullet"/>
      <w:lvlText w:val=""/>
      <w:lvlJc w:val="left"/>
      <w:pPr>
        <w:tabs>
          <w:tab w:val="num" w:pos="3600"/>
        </w:tabs>
        <w:ind w:left="3600" w:hanging="360"/>
      </w:pPr>
      <w:rPr>
        <w:rFonts w:ascii="Wingdings" w:hAnsi="Wingdings" w:hint="default"/>
        <w:sz w:val="20"/>
      </w:rPr>
    </w:lvl>
    <w:lvl w:ilvl="5" w:tplc="A912AF98" w:tentative="1">
      <w:start w:val="1"/>
      <w:numFmt w:val="bullet"/>
      <w:lvlText w:val=""/>
      <w:lvlJc w:val="left"/>
      <w:pPr>
        <w:tabs>
          <w:tab w:val="num" w:pos="4320"/>
        </w:tabs>
        <w:ind w:left="4320" w:hanging="360"/>
      </w:pPr>
      <w:rPr>
        <w:rFonts w:ascii="Wingdings" w:hAnsi="Wingdings" w:hint="default"/>
        <w:sz w:val="20"/>
      </w:rPr>
    </w:lvl>
    <w:lvl w:ilvl="6" w:tplc="C57A79E2" w:tentative="1">
      <w:start w:val="1"/>
      <w:numFmt w:val="bullet"/>
      <w:lvlText w:val=""/>
      <w:lvlJc w:val="left"/>
      <w:pPr>
        <w:tabs>
          <w:tab w:val="num" w:pos="5040"/>
        </w:tabs>
        <w:ind w:left="5040" w:hanging="360"/>
      </w:pPr>
      <w:rPr>
        <w:rFonts w:ascii="Wingdings" w:hAnsi="Wingdings" w:hint="default"/>
        <w:sz w:val="20"/>
      </w:rPr>
    </w:lvl>
    <w:lvl w:ilvl="7" w:tplc="3CAAA75A" w:tentative="1">
      <w:start w:val="1"/>
      <w:numFmt w:val="bullet"/>
      <w:lvlText w:val=""/>
      <w:lvlJc w:val="left"/>
      <w:pPr>
        <w:tabs>
          <w:tab w:val="num" w:pos="5760"/>
        </w:tabs>
        <w:ind w:left="5760" w:hanging="360"/>
      </w:pPr>
      <w:rPr>
        <w:rFonts w:ascii="Wingdings" w:hAnsi="Wingdings" w:hint="default"/>
        <w:sz w:val="20"/>
      </w:rPr>
    </w:lvl>
    <w:lvl w:ilvl="8" w:tplc="C78611F2"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B357BC"/>
    <w:multiLevelType w:val="hybridMultilevel"/>
    <w:tmpl w:val="74207916"/>
    <w:lvl w:ilvl="0" w:tplc="F012764A">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48" w15:restartNumberingAfterBreak="0">
    <w:nsid w:val="5C335E71"/>
    <w:multiLevelType w:val="hybridMultilevel"/>
    <w:tmpl w:val="3B3A7128"/>
    <w:lvl w:ilvl="0" w:tplc="14A2DCE0">
      <w:start w:val="1"/>
      <w:numFmt w:val="decimal"/>
      <w:lvlText w:val="%1."/>
      <w:lvlJc w:val="left"/>
      <w:pPr>
        <w:tabs>
          <w:tab w:val="num" w:pos="870"/>
        </w:tabs>
        <w:ind w:left="870" w:hanging="360"/>
      </w:pPr>
      <w:rPr>
        <w:rFonts w:hint="cs"/>
      </w:rPr>
    </w:lvl>
    <w:lvl w:ilvl="1" w:tplc="04090019" w:tentative="1">
      <w:start w:val="1"/>
      <w:numFmt w:val="lowerLetter"/>
      <w:lvlText w:val="%2."/>
      <w:lvlJc w:val="left"/>
      <w:pPr>
        <w:tabs>
          <w:tab w:val="num" w:pos="1590"/>
        </w:tabs>
        <w:ind w:left="1590" w:hanging="360"/>
      </w:pPr>
    </w:lvl>
    <w:lvl w:ilvl="2" w:tplc="0409001B" w:tentative="1">
      <w:start w:val="1"/>
      <w:numFmt w:val="lowerRoman"/>
      <w:lvlText w:val="%3."/>
      <w:lvlJc w:val="right"/>
      <w:pPr>
        <w:tabs>
          <w:tab w:val="num" w:pos="2310"/>
        </w:tabs>
        <w:ind w:left="2310" w:hanging="180"/>
      </w:pPr>
    </w:lvl>
    <w:lvl w:ilvl="3" w:tplc="0409000F" w:tentative="1">
      <w:start w:val="1"/>
      <w:numFmt w:val="decimal"/>
      <w:lvlText w:val="%4."/>
      <w:lvlJc w:val="left"/>
      <w:pPr>
        <w:tabs>
          <w:tab w:val="num" w:pos="3030"/>
        </w:tabs>
        <w:ind w:left="3030" w:hanging="360"/>
      </w:pPr>
    </w:lvl>
    <w:lvl w:ilvl="4" w:tplc="04090019" w:tentative="1">
      <w:start w:val="1"/>
      <w:numFmt w:val="lowerLetter"/>
      <w:lvlText w:val="%5."/>
      <w:lvlJc w:val="left"/>
      <w:pPr>
        <w:tabs>
          <w:tab w:val="num" w:pos="3750"/>
        </w:tabs>
        <w:ind w:left="3750" w:hanging="360"/>
      </w:pPr>
    </w:lvl>
    <w:lvl w:ilvl="5" w:tplc="0409001B" w:tentative="1">
      <w:start w:val="1"/>
      <w:numFmt w:val="lowerRoman"/>
      <w:lvlText w:val="%6."/>
      <w:lvlJc w:val="right"/>
      <w:pPr>
        <w:tabs>
          <w:tab w:val="num" w:pos="4470"/>
        </w:tabs>
        <w:ind w:left="4470" w:hanging="180"/>
      </w:pPr>
    </w:lvl>
    <w:lvl w:ilvl="6" w:tplc="0409000F" w:tentative="1">
      <w:start w:val="1"/>
      <w:numFmt w:val="decimal"/>
      <w:lvlText w:val="%7."/>
      <w:lvlJc w:val="left"/>
      <w:pPr>
        <w:tabs>
          <w:tab w:val="num" w:pos="5190"/>
        </w:tabs>
        <w:ind w:left="5190" w:hanging="360"/>
      </w:pPr>
    </w:lvl>
    <w:lvl w:ilvl="7" w:tplc="04090019" w:tentative="1">
      <w:start w:val="1"/>
      <w:numFmt w:val="lowerLetter"/>
      <w:lvlText w:val="%8."/>
      <w:lvlJc w:val="left"/>
      <w:pPr>
        <w:tabs>
          <w:tab w:val="num" w:pos="5910"/>
        </w:tabs>
        <w:ind w:left="5910" w:hanging="360"/>
      </w:pPr>
    </w:lvl>
    <w:lvl w:ilvl="8" w:tplc="0409001B" w:tentative="1">
      <w:start w:val="1"/>
      <w:numFmt w:val="lowerRoman"/>
      <w:lvlText w:val="%9."/>
      <w:lvlJc w:val="right"/>
      <w:pPr>
        <w:tabs>
          <w:tab w:val="num" w:pos="6630"/>
        </w:tabs>
        <w:ind w:left="6630" w:hanging="180"/>
      </w:pPr>
    </w:lvl>
  </w:abstractNum>
  <w:abstractNum w:abstractNumId="49" w15:restartNumberingAfterBreak="0">
    <w:nsid w:val="5CAF68D2"/>
    <w:multiLevelType w:val="hybridMultilevel"/>
    <w:tmpl w:val="B45A7B06"/>
    <w:lvl w:ilvl="0" w:tplc="09FE95D6">
      <w:numFmt w:val="bullet"/>
      <w:lvlText w:val="-"/>
      <w:lvlJc w:val="left"/>
      <w:pPr>
        <w:tabs>
          <w:tab w:val="num" w:pos="870"/>
        </w:tabs>
        <w:ind w:left="870" w:hanging="360"/>
      </w:pPr>
      <w:rPr>
        <w:rFonts w:ascii="Times New Roman" w:eastAsia="Times New Roman" w:hAnsi="Times New Roman" w:cs="Narkisim" w:hint="default"/>
      </w:rPr>
    </w:lvl>
    <w:lvl w:ilvl="1" w:tplc="04090003" w:tentative="1">
      <w:start w:val="1"/>
      <w:numFmt w:val="bullet"/>
      <w:lvlText w:val="o"/>
      <w:lvlJc w:val="left"/>
      <w:pPr>
        <w:tabs>
          <w:tab w:val="num" w:pos="1590"/>
        </w:tabs>
        <w:ind w:left="1590" w:hanging="360"/>
      </w:pPr>
      <w:rPr>
        <w:rFonts w:ascii="Courier New" w:hAnsi="Courier New" w:hint="default"/>
      </w:rPr>
    </w:lvl>
    <w:lvl w:ilvl="2" w:tplc="04090005" w:tentative="1">
      <w:start w:val="1"/>
      <w:numFmt w:val="bullet"/>
      <w:lvlText w:val=""/>
      <w:lvlJc w:val="left"/>
      <w:pPr>
        <w:tabs>
          <w:tab w:val="num" w:pos="2310"/>
        </w:tabs>
        <w:ind w:left="2310" w:hanging="360"/>
      </w:pPr>
      <w:rPr>
        <w:rFonts w:ascii="Wingdings" w:hAnsi="Wingdings" w:hint="default"/>
      </w:rPr>
    </w:lvl>
    <w:lvl w:ilvl="3" w:tplc="04090001" w:tentative="1">
      <w:start w:val="1"/>
      <w:numFmt w:val="bullet"/>
      <w:lvlText w:val=""/>
      <w:lvlJc w:val="left"/>
      <w:pPr>
        <w:tabs>
          <w:tab w:val="num" w:pos="3030"/>
        </w:tabs>
        <w:ind w:left="3030" w:hanging="360"/>
      </w:pPr>
      <w:rPr>
        <w:rFonts w:ascii="Symbol" w:hAnsi="Symbol" w:hint="default"/>
      </w:rPr>
    </w:lvl>
    <w:lvl w:ilvl="4" w:tplc="04090003" w:tentative="1">
      <w:start w:val="1"/>
      <w:numFmt w:val="bullet"/>
      <w:lvlText w:val="o"/>
      <w:lvlJc w:val="left"/>
      <w:pPr>
        <w:tabs>
          <w:tab w:val="num" w:pos="3750"/>
        </w:tabs>
        <w:ind w:left="3750" w:hanging="360"/>
      </w:pPr>
      <w:rPr>
        <w:rFonts w:ascii="Courier New" w:hAnsi="Courier New" w:hint="default"/>
      </w:rPr>
    </w:lvl>
    <w:lvl w:ilvl="5" w:tplc="04090005" w:tentative="1">
      <w:start w:val="1"/>
      <w:numFmt w:val="bullet"/>
      <w:lvlText w:val=""/>
      <w:lvlJc w:val="left"/>
      <w:pPr>
        <w:tabs>
          <w:tab w:val="num" w:pos="4470"/>
        </w:tabs>
        <w:ind w:left="4470" w:hanging="360"/>
      </w:pPr>
      <w:rPr>
        <w:rFonts w:ascii="Wingdings" w:hAnsi="Wingdings" w:hint="default"/>
      </w:rPr>
    </w:lvl>
    <w:lvl w:ilvl="6" w:tplc="04090001" w:tentative="1">
      <w:start w:val="1"/>
      <w:numFmt w:val="bullet"/>
      <w:lvlText w:val=""/>
      <w:lvlJc w:val="left"/>
      <w:pPr>
        <w:tabs>
          <w:tab w:val="num" w:pos="5190"/>
        </w:tabs>
        <w:ind w:left="5190" w:hanging="360"/>
      </w:pPr>
      <w:rPr>
        <w:rFonts w:ascii="Symbol" w:hAnsi="Symbol" w:hint="default"/>
      </w:rPr>
    </w:lvl>
    <w:lvl w:ilvl="7" w:tplc="04090003" w:tentative="1">
      <w:start w:val="1"/>
      <w:numFmt w:val="bullet"/>
      <w:lvlText w:val="o"/>
      <w:lvlJc w:val="left"/>
      <w:pPr>
        <w:tabs>
          <w:tab w:val="num" w:pos="5910"/>
        </w:tabs>
        <w:ind w:left="5910" w:hanging="360"/>
      </w:pPr>
      <w:rPr>
        <w:rFonts w:ascii="Courier New" w:hAnsi="Courier New" w:hint="default"/>
      </w:rPr>
    </w:lvl>
    <w:lvl w:ilvl="8" w:tplc="04090005" w:tentative="1">
      <w:start w:val="1"/>
      <w:numFmt w:val="bullet"/>
      <w:lvlText w:val=""/>
      <w:lvlJc w:val="left"/>
      <w:pPr>
        <w:tabs>
          <w:tab w:val="num" w:pos="6630"/>
        </w:tabs>
        <w:ind w:left="6630" w:hanging="360"/>
      </w:pPr>
      <w:rPr>
        <w:rFonts w:ascii="Wingdings" w:hAnsi="Wingdings" w:hint="default"/>
      </w:rPr>
    </w:lvl>
  </w:abstractNum>
  <w:abstractNum w:abstractNumId="50" w15:restartNumberingAfterBreak="0">
    <w:nsid w:val="5FAD3CD7"/>
    <w:multiLevelType w:val="hybridMultilevel"/>
    <w:tmpl w:val="DB0E56E4"/>
    <w:lvl w:ilvl="0" w:tplc="94762196">
      <w:start w:val="1"/>
      <w:numFmt w:val="decimal"/>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51" w15:restartNumberingAfterBreak="0">
    <w:nsid w:val="61555686"/>
    <w:multiLevelType w:val="hybridMultilevel"/>
    <w:tmpl w:val="C5027416"/>
    <w:lvl w:ilvl="0" w:tplc="5DDC212A">
      <w:start w:val="202"/>
      <w:numFmt w:val="bullet"/>
      <w:lvlText w:val=""/>
      <w:lvlJc w:val="left"/>
      <w:pPr>
        <w:ind w:left="870" w:hanging="360"/>
      </w:pPr>
      <w:rPr>
        <w:rFonts w:ascii="Wingdings" w:eastAsia="Times New Roman" w:hAnsi="Wingdings" w:cstheme="majorBidi"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52" w15:restartNumberingAfterBreak="0">
    <w:nsid w:val="65250562"/>
    <w:multiLevelType w:val="hybridMultilevel"/>
    <w:tmpl w:val="DAF20D24"/>
    <w:lvl w:ilvl="0" w:tplc="E08C1BE8">
      <w:numFmt w:val="bullet"/>
      <w:lvlText w:val="-"/>
      <w:lvlJc w:val="left"/>
      <w:pPr>
        <w:ind w:left="930" w:hanging="360"/>
      </w:pPr>
      <w:rPr>
        <w:rFonts w:ascii="Times New Roman" w:eastAsia="Times New Roman" w:hAnsi="Times New Roman" w:cs="Times New Roman"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53" w15:restartNumberingAfterBreak="0">
    <w:nsid w:val="66A45EB6"/>
    <w:multiLevelType w:val="hybridMultilevel"/>
    <w:tmpl w:val="E878D830"/>
    <w:lvl w:ilvl="0" w:tplc="2A3EED1E">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54" w15:restartNumberingAfterBreak="0">
    <w:nsid w:val="689B4A3D"/>
    <w:multiLevelType w:val="hybridMultilevel"/>
    <w:tmpl w:val="8502060E"/>
    <w:lvl w:ilvl="0" w:tplc="C60E7A8A">
      <w:start w:val="1"/>
      <w:numFmt w:val="bullet"/>
      <w:lvlText w:val=""/>
      <w:lvlJc w:val="left"/>
      <w:pPr>
        <w:tabs>
          <w:tab w:val="num" w:pos="720"/>
        </w:tabs>
        <w:ind w:left="720" w:hanging="360"/>
      </w:pPr>
      <w:rPr>
        <w:rFonts w:ascii="Symbol" w:hAnsi="Symbol" w:hint="default"/>
        <w:sz w:val="20"/>
      </w:rPr>
    </w:lvl>
    <w:lvl w:ilvl="1" w:tplc="6FB87592" w:tentative="1">
      <w:start w:val="1"/>
      <w:numFmt w:val="bullet"/>
      <w:lvlText w:val="o"/>
      <w:lvlJc w:val="left"/>
      <w:pPr>
        <w:tabs>
          <w:tab w:val="num" w:pos="1440"/>
        </w:tabs>
        <w:ind w:left="1440" w:hanging="360"/>
      </w:pPr>
      <w:rPr>
        <w:rFonts w:ascii="Courier New" w:hAnsi="Courier New" w:hint="default"/>
        <w:sz w:val="20"/>
      </w:rPr>
    </w:lvl>
    <w:lvl w:ilvl="2" w:tplc="E2CAF0CA" w:tentative="1">
      <w:start w:val="1"/>
      <w:numFmt w:val="bullet"/>
      <w:lvlText w:val=""/>
      <w:lvlJc w:val="left"/>
      <w:pPr>
        <w:tabs>
          <w:tab w:val="num" w:pos="2160"/>
        </w:tabs>
        <w:ind w:left="2160" w:hanging="360"/>
      </w:pPr>
      <w:rPr>
        <w:rFonts w:ascii="Wingdings" w:hAnsi="Wingdings" w:hint="default"/>
        <w:sz w:val="20"/>
      </w:rPr>
    </w:lvl>
    <w:lvl w:ilvl="3" w:tplc="2BE097CC" w:tentative="1">
      <w:start w:val="1"/>
      <w:numFmt w:val="bullet"/>
      <w:lvlText w:val=""/>
      <w:lvlJc w:val="left"/>
      <w:pPr>
        <w:tabs>
          <w:tab w:val="num" w:pos="2880"/>
        </w:tabs>
        <w:ind w:left="2880" w:hanging="360"/>
      </w:pPr>
      <w:rPr>
        <w:rFonts w:ascii="Wingdings" w:hAnsi="Wingdings" w:hint="default"/>
        <w:sz w:val="20"/>
      </w:rPr>
    </w:lvl>
    <w:lvl w:ilvl="4" w:tplc="EFA8B75E" w:tentative="1">
      <w:start w:val="1"/>
      <w:numFmt w:val="bullet"/>
      <w:lvlText w:val=""/>
      <w:lvlJc w:val="left"/>
      <w:pPr>
        <w:tabs>
          <w:tab w:val="num" w:pos="3600"/>
        </w:tabs>
        <w:ind w:left="3600" w:hanging="360"/>
      </w:pPr>
      <w:rPr>
        <w:rFonts w:ascii="Wingdings" w:hAnsi="Wingdings" w:hint="default"/>
        <w:sz w:val="20"/>
      </w:rPr>
    </w:lvl>
    <w:lvl w:ilvl="5" w:tplc="37C016E8" w:tentative="1">
      <w:start w:val="1"/>
      <w:numFmt w:val="bullet"/>
      <w:lvlText w:val=""/>
      <w:lvlJc w:val="left"/>
      <w:pPr>
        <w:tabs>
          <w:tab w:val="num" w:pos="4320"/>
        </w:tabs>
        <w:ind w:left="4320" w:hanging="360"/>
      </w:pPr>
      <w:rPr>
        <w:rFonts w:ascii="Wingdings" w:hAnsi="Wingdings" w:hint="default"/>
        <w:sz w:val="20"/>
      </w:rPr>
    </w:lvl>
    <w:lvl w:ilvl="6" w:tplc="36769C7A" w:tentative="1">
      <w:start w:val="1"/>
      <w:numFmt w:val="bullet"/>
      <w:lvlText w:val=""/>
      <w:lvlJc w:val="left"/>
      <w:pPr>
        <w:tabs>
          <w:tab w:val="num" w:pos="5040"/>
        </w:tabs>
        <w:ind w:left="5040" w:hanging="360"/>
      </w:pPr>
      <w:rPr>
        <w:rFonts w:ascii="Wingdings" w:hAnsi="Wingdings" w:hint="default"/>
        <w:sz w:val="20"/>
      </w:rPr>
    </w:lvl>
    <w:lvl w:ilvl="7" w:tplc="8CA28B1C" w:tentative="1">
      <w:start w:val="1"/>
      <w:numFmt w:val="bullet"/>
      <w:lvlText w:val=""/>
      <w:lvlJc w:val="left"/>
      <w:pPr>
        <w:tabs>
          <w:tab w:val="num" w:pos="5760"/>
        </w:tabs>
        <w:ind w:left="5760" w:hanging="360"/>
      </w:pPr>
      <w:rPr>
        <w:rFonts w:ascii="Wingdings" w:hAnsi="Wingdings" w:hint="default"/>
        <w:sz w:val="20"/>
      </w:rPr>
    </w:lvl>
    <w:lvl w:ilvl="8" w:tplc="209C74C4"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37213F"/>
    <w:multiLevelType w:val="hybridMultilevel"/>
    <w:tmpl w:val="48CAD5B4"/>
    <w:lvl w:ilvl="0" w:tplc="0409000F">
      <w:start w:val="1"/>
      <w:numFmt w:val="decimal"/>
      <w:lvlText w:val="%1."/>
      <w:lvlJc w:val="left"/>
      <w:pPr>
        <w:tabs>
          <w:tab w:val="num" w:pos="1230"/>
        </w:tabs>
        <w:ind w:left="1230" w:hanging="360"/>
      </w:pPr>
    </w:lvl>
    <w:lvl w:ilvl="1" w:tplc="04090019" w:tentative="1">
      <w:start w:val="1"/>
      <w:numFmt w:val="lowerLetter"/>
      <w:lvlText w:val="%2."/>
      <w:lvlJc w:val="left"/>
      <w:pPr>
        <w:tabs>
          <w:tab w:val="num" w:pos="1950"/>
        </w:tabs>
        <w:ind w:left="1950" w:hanging="360"/>
      </w:pPr>
    </w:lvl>
    <w:lvl w:ilvl="2" w:tplc="0409001B" w:tentative="1">
      <w:start w:val="1"/>
      <w:numFmt w:val="lowerRoman"/>
      <w:lvlText w:val="%3."/>
      <w:lvlJc w:val="right"/>
      <w:pPr>
        <w:tabs>
          <w:tab w:val="num" w:pos="2670"/>
        </w:tabs>
        <w:ind w:left="2670" w:hanging="180"/>
      </w:pPr>
    </w:lvl>
    <w:lvl w:ilvl="3" w:tplc="0409000F" w:tentative="1">
      <w:start w:val="1"/>
      <w:numFmt w:val="decimal"/>
      <w:lvlText w:val="%4."/>
      <w:lvlJc w:val="left"/>
      <w:pPr>
        <w:tabs>
          <w:tab w:val="num" w:pos="3390"/>
        </w:tabs>
        <w:ind w:left="3390" w:hanging="360"/>
      </w:pPr>
    </w:lvl>
    <w:lvl w:ilvl="4" w:tplc="04090019" w:tentative="1">
      <w:start w:val="1"/>
      <w:numFmt w:val="lowerLetter"/>
      <w:lvlText w:val="%5."/>
      <w:lvlJc w:val="left"/>
      <w:pPr>
        <w:tabs>
          <w:tab w:val="num" w:pos="4110"/>
        </w:tabs>
        <w:ind w:left="4110" w:hanging="360"/>
      </w:pPr>
    </w:lvl>
    <w:lvl w:ilvl="5" w:tplc="0409001B" w:tentative="1">
      <w:start w:val="1"/>
      <w:numFmt w:val="lowerRoman"/>
      <w:lvlText w:val="%6."/>
      <w:lvlJc w:val="right"/>
      <w:pPr>
        <w:tabs>
          <w:tab w:val="num" w:pos="4830"/>
        </w:tabs>
        <w:ind w:left="4830" w:hanging="180"/>
      </w:pPr>
    </w:lvl>
    <w:lvl w:ilvl="6" w:tplc="0409000F" w:tentative="1">
      <w:start w:val="1"/>
      <w:numFmt w:val="decimal"/>
      <w:lvlText w:val="%7."/>
      <w:lvlJc w:val="left"/>
      <w:pPr>
        <w:tabs>
          <w:tab w:val="num" w:pos="5550"/>
        </w:tabs>
        <w:ind w:left="5550" w:hanging="360"/>
      </w:pPr>
    </w:lvl>
    <w:lvl w:ilvl="7" w:tplc="04090019" w:tentative="1">
      <w:start w:val="1"/>
      <w:numFmt w:val="lowerLetter"/>
      <w:lvlText w:val="%8."/>
      <w:lvlJc w:val="left"/>
      <w:pPr>
        <w:tabs>
          <w:tab w:val="num" w:pos="6270"/>
        </w:tabs>
        <w:ind w:left="6270" w:hanging="360"/>
      </w:pPr>
    </w:lvl>
    <w:lvl w:ilvl="8" w:tplc="0409001B" w:tentative="1">
      <w:start w:val="1"/>
      <w:numFmt w:val="lowerRoman"/>
      <w:lvlText w:val="%9."/>
      <w:lvlJc w:val="right"/>
      <w:pPr>
        <w:tabs>
          <w:tab w:val="num" w:pos="6990"/>
        </w:tabs>
        <w:ind w:left="6990" w:hanging="180"/>
      </w:pPr>
    </w:lvl>
  </w:abstractNum>
  <w:abstractNum w:abstractNumId="56" w15:restartNumberingAfterBreak="0">
    <w:nsid w:val="6B9F7A76"/>
    <w:multiLevelType w:val="hybridMultilevel"/>
    <w:tmpl w:val="DE564490"/>
    <w:lvl w:ilvl="0" w:tplc="9DB6EBA0">
      <w:start w:val="1"/>
      <w:numFmt w:val="decimal"/>
      <w:lvlText w:val="%1."/>
      <w:lvlJc w:val="left"/>
      <w:pPr>
        <w:tabs>
          <w:tab w:val="num" w:pos="1275"/>
        </w:tabs>
        <w:ind w:left="1275" w:hanging="765"/>
      </w:pPr>
      <w:rPr>
        <w:rFonts w:hint="cs"/>
      </w:rPr>
    </w:lvl>
    <w:lvl w:ilvl="1" w:tplc="04090019" w:tentative="1">
      <w:start w:val="1"/>
      <w:numFmt w:val="lowerLetter"/>
      <w:lvlText w:val="%2."/>
      <w:lvlJc w:val="left"/>
      <w:pPr>
        <w:tabs>
          <w:tab w:val="num" w:pos="1590"/>
        </w:tabs>
        <w:ind w:left="1590" w:hanging="360"/>
      </w:pPr>
    </w:lvl>
    <w:lvl w:ilvl="2" w:tplc="0409001B" w:tentative="1">
      <w:start w:val="1"/>
      <w:numFmt w:val="lowerRoman"/>
      <w:lvlText w:val="%3."/>
      <w:lvlJc w:val="right"/>
      <w:pPr>
        <w:tabs>
          <w:tab w:val="num" w:pos="2310"/>
        </w:tabs>
        <w:ind w:left="2310" w:hanging="180"/>
      </w:pPr>
    </w:lvl>
    <w:lvl w:ilvl="3" w:tplc="0409000F" w:tentative="1">
      <w:start w:val="1"/>
      <w:numFmt w:val="decimal"/>
      <w:lvlText w:val="%4."/>
      <w:lvlJc w:val="left"/>
      <w:pPr>
        <w:tabs>
          <w:tab w:val="num" w:pos="3030"/>
        </w:tabs>
        <w:ind w:left="3030" w:hanging="360"/>
      </w:pPr>
    </w:lvl>
    <w:lvl w:ilvl="4" w:tplc="04090019" w:tentative="1">
      <w:start w:val="1"/>
      <w:numFmt w:val="lowerLetter"/>
      <w:lvlText w:val="%5."/>
      <w:lvlJc w:val="left"/>
      <w:pPr>
        <w:tabs>
          <w:tab w:val="num" w:pos="3750"/>
        </w:tabs>
        <w:ind w:left="3750" w:hanging="360"/>
      </w:pPr>
    </w:lvl>
    <w:lvl w:ilvl="5" w:tplc="0409001B" w:tentative="1">
      <w:start w:val="1"/>
      <w:numFmt w:val="lowerRoman"/>
      <w:lvlText w:val="%6."/>
      <w:lvlJc w:val="right"/>
      <w:pPr>
        <w:tabs>
          <w:tab w:val="num" w:pos="4470"/>
        </w:tabs>
        <w:ind w:left="4470" w:hanging="180"/>
      </w:pPr>
    </w:lvl>
    <w:lvl w:ilvl="6" w:tplc="0409000F" w:tentative="1">
      <w:start w:val="1"/>
      <w:numFmt w:val="decimal"/>
      <w:lvlText w:val="%7."/>
      <w:lvlJc w:val="left"/>
      <w:pPr>
        <w:tabs>
          <w:tab w:val="num" w:pos="5190"/>
        </w:tabs>
        <w:ind w:left="5190" w:hanging="360"/>
      </w:pPr>
    </w:lvl>
    <w:lvl w:ilvl="7" w:tplc="04090019" w:tentative="1">
      <w:start w:val="1"/>
      <w:numFmt w:val="lowerLetter"/>
      <w:lvlText w:val="%8."/>
      <w:lvlJc w:val="left"/>
      <w:pPr>
        <w:tabs>
          <w:tab w:val="num" w:pos="5910"/>
        </w:tabs>
        <w:ind w:left="5910" w:hanging="360"/>
      </w:pPr>
    </w:lvl>
    <w:lvl w:ilvl="8" w:tplc="0409001B" w:tentative="1">
      <w:start w:val="1"/>
      <w:numFmt w:val="lowerRoman"/>
      <w:lvlText w:val="%9."/>
      <w:lvlJc w:val="right"/>
      <w:pPr>
        <w:tabs>
          <w:tab w:val="num" w:pos="6630"/>
        </w:tabs>
        <w:ind w:left="6630" w:hanging="180"/>
      </w:pPr>
    </w:lvl>
  </w:abstractNum>
  <w:abstractNum w:abstractNumId="57" w15:restartNumberingAfterBreak="0">
    <w:nsid w:val="730269BF"/>
    <w:multiLevelType w:val="hybridMultilevel"/>
    <w:tmpl w:val="A09294F2"/>
    <w:lvl w:ilvl="0" w:tplc="ABECF062">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58" w15:restartNumberingAfterBreak="0">
    <w:nsid w:val="73391B7B"/>
    <w:multiLevelType w:val="hybridMultilevel"/>
    <w:tmpl w:val="955688DE"/>
    <w:lvl w:ilvl="0" w:tplc="B6820C2E">
      <w:start w:val="1"/>
      <w:numFmt w:val="hebrew1"/>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59" w15:restartNumberingAfterBreak="0">
    <w:nsid w:val="75256EF3"/>
    <w:multiLevelType w:val="hybridMultilevel"/>
    <w:tmpl w:val="75CA48DC"/>
    <w:lvl w:ilvl="0" w:tplc="91563574">
      <w:start w:val="1"/>
      <w:numFmt w:val="bullet"/>
      <w:lvlText w:val=""/>
      <w:lvlJc w:val="left"/>
      <w:pPr>
        <w:tabs>
          <w:tab w:val="num" w:pos="720"/>
        </w:tabs>
        <w:ind w:left="720" w:hanging="360"/>
      </w:pPr>
      <w:rPr>
        <w:rFonts w:ascii="Symbol" w:hAnsi="Symbol" w:hint="default"/>
        <w:sz w:val="20"/>
      </w:rPr>
    </w:lvl>
    <w:lvl w:ilvl="1" w:tplc="FE34DABC" w:tentative="1">
      <w:start w:val="1"/>
      <w:numFmt w:val="bullet"/>
      <w:lvlText w:val="o"/>
      <w:lvlJc w:val="left"/>
      <w:pPr>
        <w:tabs>
          <w:tab w:val="num" w:pos="1440"/>
        </w:tabs>
        <w:ind w:left="1440" w:hanging="360"/>
      </w:pPr>
      <w:rPr>
        <w:rFonts w:ascii="Courier New" w:hAnsi="Courier New" w:hint="default"/>
        <w:sz w:val="20"/>
      </w:rPr>
    </w:lvl>
    <w:lvl w:ilvl="2" w:tplc="05F86B90" w:tentative="1">
      <w:start w:val="1"/>
      <w:numFmt w:val="bullet"/>
      <w:lvlText w:val=""/>
      <w:lvlJc w:val="left"/>
      <w:pPr>
        <w:tabs>
          <w:tab w:val="num" w:pos="2160"/>
        </w:tabs>
        <w:ind w:left="2160" w:hanging="360"/>
      </w:pPr>
      <w:rPr>
        <w:rFonts w:ascii="Wingdings" w:hAnsi="Wingdings" w:hint="default"/>
        <w:sz w:val="20"/>
      </w:rPr>
    </w:lvl>
    <w:lvl w:ilvl="3" w:tplc="F69AF21A" w:tentative="1">
      <w:start w:val="1"/>
      <w:numFmt w:val="bullet"/>
      <w:lvlText w:val=""/>
      <w:lvlJc w:val="left"/>
      <w:pPr>
        <w:tabs>
          <w:tab w:val="num" w:pos="2880"/>
        </w:tabs>
        <w:ind w:left="2880" w:hanging="360"/>
      </w:pPr>
      <w:rPr>
        <w:rFonts w:ascii="Wingdings" w:hAnsi="Wingdings" w:hint="default"/>
        <w:sz w:val="20"/>
      </w:rPr>
    </w:lvl>
    <w:lvl w:ilvl="4" w:tplc="91C831F4" w:tentative="1">
      <w:start w:val="1"/>
      <w:numFmt w:val="bullet"/>
      <w:lvlText w:val=""/>
      <w:lvlJc w:val="left"/>
      <w:pPr>
        <w:tabs>
          <w:tab w:val="num" w:pos="3600"/>
        </w:tabs>
        <w:ind w:left="3600" w:hanging="360"/>
      </w:pPr>
      <w:rPr>
        <w:rFonts w:ascii="Wingdings" w:hAnsi="Wingdings" w:hint="default"/>
        <w:sz w:val="20"/>
      </w:rPr>
    </w:lvl>
    <w:lvl w:ilvl="5" w:tplc="BE8E096E" w:tentative="1">
      <w:start w:val="1"/>
      <w:numFmt w:val="bullet"/>
      <w:lvlText w:val=""/>
      <w:lvlJc w:val="left"/>
      <w:pPr>
        <w:tabs>
          <w:tab w:val="num" w:pos="4320"/>
        </w:tabs>
        <w:ind w:left="4320" w:hanging="360"/>
      </w:pPr>
      <w:rPr>
        <w:rFonts w:ascii="Wingdings" w:hAnsi="Wingdings" w:hint="default"/>
        <w:sz w:val="20"/>
      </w:rPr>
    </w:lvl>
    <w:lvl w:ilvl="6" w:tplc="328211EE" w:tentative="1">
      <w:start w:val="1"/>
      <w:numFmt w:val="bullet"/>
      <w:lvlText w:val=""/>
      <w:lvlJc w:val="left"/>
      <w:pPr>
        <w:tabs>
          <w:tab w:val="num" w:pos="5040"/>
        </w:tabs>
        <w:ind w:left="5040" w:hanging="360"/>
      </w:pPr>
      <w:rPr>
        <w:rFonts w:ascii="Wingdings" w:hAnsi="Wingdings" w:hint="default"/>
        <w:sz w:val="20"/>
      </w:rPr>
    </w:lvl>
    <w:lvl w:ilvl="7" w:tplc="40488C40" w:tentative="1">
      <w:start w:val="1"/>
      <w:numFmt w:val="bullet"/>
      <w:lvlText w:val=""/>
      <w:lvlJc w:val="left"/>
      <w:pPr>
        <w:tabs>
          <w:tab w:val="num" w:pos="5760"/>
        </w:tabs>
        <w:ind w:left="5760" w:hanging="360"/>
      </w:pPr>
      <w:rPr>
        <w:rFonts w:ascii="Wingdings" w:hAnsi="Wingdings" w:hint="default"/>
        <w:sz w:val="20"/>
      </w:rPr>
    </w:lvl>
    <w:lvl w:ilvl="8" w:tplc="EBD6226A"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233543"/>
    <w:multiLevelType w:val="hybridMultilevel"/>
    <w:tmpl w:val="09707F48"/>
    <w:lvl w:ilvl="0" w:tplc="7B3C46F6">
      <w:start w:val="1"/>
      <w:numFmt w:val="bullet"/>
      <w:lvlText w:val=""/>
      <w:lvlJc w:val="left"/>
      <w:pPr>
        <w:tabs>
          <w:tab w:val="num" w:pos="720"/>
        </w:tabs>
        <w:ind w:left="720" w:hanging="360"/>
      </w:pPr>
      <w:rPr>
        <w:rFonts w:ascii="Symbol" w:hAnsi="Symbol" w:hint="default"/>
        <w:sz w:val="20"/>
      </w:rPr>
    </w:lvl>
    <w:lvl w:ilvl="1" w:tplc="DBE2E8B2" w:tentative="1">
      <w:start w:val="1"/>
      <w:numFmt w:val="bullet"/>
      <w:lvlText w:val="o"/>
      <w:lvlJc w:val="left"/>
      <w:pPr>
        <w:tabs>
          <w:tab w:val="num" w:pos="1440"/>
        </w:tabs>
        <w:ind w:left="1440" w:hanging="360"/>
      </w:pPr>
      <w:rPr>
        <w:rFonts w:ascii="Courier New" w:hAnsi="Courier New" w:hint="default"/>
        <w:sz w:val="20"/>
      </w:rPr>
    </w:lvl>
    <w:lvl w:ilvl="2" w:tplc="7F984E7C" w:tentative="1">
      <w:start w:val="1"/>
      <w:numFmt w:val="bullet"/>
      <w:lvlText w:val=""/>
      <w:lvlJc w:val="left"/>
      <w:pPr>
        <w:tabs>
          <w:tab w:val="num" w:pos="2160"/>
        </w:tabs>
        <w:ind w:left="2160" w:hanging="360"/>
      </w:pPr>
      <w:rPr>
        <w:rFonts w:ascii="Wingdings" w:hAnsi="Wingdings" w:hint="default"/>
        <w:sz w:val="20"/>
      </w:rPr>
    </w:lvl>
    <w:lvl w:ilvl="3" w:tplc="7E8C2568" w:tentative="1">
      <w:start w:val="1"/>
      <w:numFmt w:val="bullet"/>
      <w:lvlText w:val=""/>
      <w:lvlJc w:val="left"/>
      <w:pPr>
        <w:tabs>
          <w:tab w:val="num" w:pos="2880"/>
        </w:tabs>
        <w:ind w:left="2880" w:hanging="360"/>
      </w:pPr>
      <w:rPr>
        <w:rFonts w:ascii="Wingdings" w:hAnsi="Wingdings" w:hint="default"/>
        <w:sz w:val="20"/>
      </w:rPr>
    </w:lvl>
    <w:lvl w:ilvl="4" w:tplc="8362B510" w:tentative="1">
      <w:start w:val="1"/>
      <w:numFmt w:val="bullet"/>
      <w:lvlText w:val=""/>
      <w:lvlJc w:val="left"/>
      <w:pPr>
        <w:tabs>
          <w:tab w:val="num" w:pos="3600"/>
        </w:tabs>
        <w:ind w:left="3600" w:hanging="360"/>
      </w:pPr>
      <w:rPr>
        <w:rFonts w:ascii="Wingdings" w:hAnsi="Wingdings" w:hint="default"/>
        <w:sz w:val="20"/>
      </w:rPr>
    </w:lvl>
    <w:lvl w:ilvl="5" w:tplc="C3925F2A" w:tentative="1">
      <w:start w:val="1"/>
      <w:numFmt w:val="bullet"/>
      <w:lvlText w:val=""/>
      <w:lvlJc w:val="left"/>
      <w:pPr>
        <w:tabs>
          <w:tab w:val="num" w:pos="4320"/>
        </w:tabs>
        <w:ind w:left="4320" w:hanging="360"/>
      </w:pPr>
      <w:rPr>
        <w:rFonts w:ascii="Wingdings" w:hAnsi="Wingdings" w:hint="default"/>
        <w:sz w:val="20"/>
      </w:rPr>
    </w:lvl>
    <w:lvl w:ilvl="6" w:tplc="33AE0F88" w:tentative="1">
      <w:start w:val="1"/>
      <w:numFmt w:val="bullet"/>
      <w:lvlText w:val=""/>
      <w:lvlJc w:val="left"/>
      <w:pPr>
        <w:tabs>
          <w:tab w:val="num" w:pos="5040"/>
        </w:tabs>
        <w:ind w:left="5040" w:hanging="360"/>
      </w:pPr>
      <w:rPr>
        <w:rFonts w:ascii="Wingdings" w:hAnsi="Wingdings" w:hint="default"/>
        <w:sz w:val="20"/>
      </w:rPr>
    </w:lvl>
    <w:lvl w:ilvl="7" w:tplc="41221BC6" w:tentative="1">
      <w:start w:val="1"/>
      <w:numFmt w:val="bullet"/>
      <w:lvlText w:val=""/>
      <w:lvlJc w:val="left"/>
      <w:pPr>
        <w:tabs>
          <w:tab w:val="num" w:pos="5760"/>
        </w:tabs>
        <w:ind w:left="5760" w:hanging="360"/>
      </w:pPr>
      <w:rPr>
        <w:rFonts w:ascii="Wingdings" w:hAnsi="Wingdings" w:hint="default"/>
        <w:sz w:val="20"/>
      </w:rPr>
    </w:lvl>
    <w:lvl w:ilvl="8" w:tplc="FD1820FA"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55"/>
  </w:num>
  <w:num w:numId="3">
    <w:abstractNumId w:val="12"/>
  </w:num>
  <w:num w:numId="4">
    <w:abstractNumId w:val="32"/>
  </w:num>
  <w:num w:numId="5">
    <w:abstractNumId w:val="49"/>
  </w:num>
  <w:num w:numId="6">
    <w:abstractNumId w:val="24"/>
  </w:num>
  <w:num w:numId="7">
    <w:abstractNumId w:val="48"/>
  </w:num>
  <w:num w:numId="8">
    <w:abstractNumId w:val="26"/>
  </w:num>
  <w:num w:numId="9">
    <w:abstractNumId w:val="56"/>
  </w:num>
  <w:num w:numId="10">
    <w:abstractNumId w:val="45"/>
  </w:num>
  <w:num w:numId="11">
    <w:abstractNumId w:val="31"/>
  </w:num>
  <w:num w:numId="12">
    <w:abstractNumId w:val="22"/>
  </w:num>
  <w:num w:numId="13">
    <w:abstractNumId w:val="11"/>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36"/>
  </w:num>
  <w:num w:numId="24">
    <w:abstractNumId w:val="16"/>
  </w:num>
  <w:num w:numId="25">
    <w:abstractNumId w:val="18"/>
  </w:num>
  <w:num w:numId="26">
    <w:abstractNumId w:val="38"/>
  </w:num>
  <w:num w:numId="27">
    <w:abstractNumId w:val="42"/>
  </w:num>
  <w:num w:numId="28">
    <w:abstractNumId w:val="39"/>
  </w:num>
  <w:num w:numId="29">
    <w:abstractNumId w:val="60"/>
  </w:num>
  <w:num w:numId="30">
    <w:abstractNumId w:val="27"/>
  </w:num>
  <w:num w:numId="31">
    <w:abstractNumId w:val="33"/>
  </w:num>
  <w:num w:numId="32">
    <w:abstractNumId w:val="46"/>
  </w:num>
  <w:num w:numId="33">
    <w:abstractNumId w:val="54"/>
  </w:num>
  <w:num w:numId="34">
    <w:abstractNumId w:val="59"/>
  </w:num>
  <w:num w:numId="35">
    <w:abstractNumId w:val="13"/>
  </w:num>
  <w:num w:numId="36">
    <w:abstractNumId w:val="50"/>
  </w:num>
  <w:num w:numId="37">
    <w:abstractNumId w:val="14"/>
  </w:num>
  <w:num w:numId="38">
    <w:abstractNumId w:val="20"/>
  </w:num>
  <w:num w:numId="39">
    <w:abstractNumId w:val="10"/>
  </w:num>
  <w:num w:numId="40">
    <w:abstractNumId w:val="41"/>
  </w:num>
  <w:num w:numId="41">
    <w:abstractNumId w:val="34"/>
  </w:num>
  <w:num w:numId="42">
    <w:abstractNumId w:val="21"/>
  </w:num>
  <w:num w:numId="43">
    <w:abstractNumId w:val="29"/>
  </w:num>
  <w:num w:numId="44">
    <w:abstractNumId w:val="21"/>
  </w:num>
  <w:num w:numId="45">
    <w:abstractNumId w:val="15"/>
  </w:num>
  <w:num w:numId="46">
    <w:abstractNumId w:val="23"/>
  </w:num>
  <w:num w:numId="47">
    <w:abstractNumId w:val="53"/>
  </w:num>
  <w:num w:numId="48">
    <w:abstractNumId w:val="57"/>
  </w:num>
  <w:num w:numId="49">
    <w:abstractNumId w:val="51"/>
  </w:num>
  <w:num w:numId="50">
    <w:abstractNumId w:val="17"/>
  </w:num>
  <w:num w:numId="51">
    <w:abstractNumId w:val="30"/>
  </w:num>
  <w:num w:numId="52">
    <w:abstractNumId w:val="47"/>
  </w:num>
  <w:num w:numId="53">
    <w:abstractNumId w:val="58"/>
  </w:num>
  <w:num w:numId="54">
    <w:abstractNumId w:val="35"/>
  </w:num>
  <w:num w:numId="55">
    <w:abstractNumId w:val="19"/>
  </w:num>
  <w:num w:numId="56">
    <w:abstractNumId w:val="43"/>
  </w:num>
  <w:num w:numId="57">
    <w:abstractNumId w:val="25"/>
  </w:num>
  <w:num w:numId="58">
    <w:abstractNumId w:val="40"/>
  </w:num>
  <w:num w:numId="59">
    <w:abstractNumId w:val="44"/>
  </w:num>
  <w:num w:numId="60">
    <w:abstractNumId w:val="52"/>
  </w:num>
  <w:num w:numId="61">
    <w:abstractNumId w:val="37"/>
  </w:num>
  <w:num w:numId="62">
    <w:abstractNumId w:val="28"/>
  </w:num>
  <w:numIdMacAtCleanup w:val="6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armit">
    <w15:presenceInfo w15:providerId="None" w15:userId="Carmit"/>
  </w15:person>
  <w15:person w15:author="Carmit Sahar">
    <w15:presenceInfo w15:providerId="Windows Live" w15:userId="c99dd5d2685ba9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oNotDisplayPageBoundaries/>
  <w:hideGrammaticalErrors/>
  <w:proofState w:spelling="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247"/>
    <w:rsid w:val="00000136"/>
    <w:rsid w:val="00000380"/>
    <w:rsid w:val="00000397"/>
    <w:rsid w:val="00000547"/>
    <w:rsid w:val="0000056A"/>
    <w:rsid w:val="000007E8"/>
    <w:rsid w:val="00000951"/>
    <w:rsid w:val="000009A0"/>
    <w:rsid w:val="00001178"/>
    <w:rsid w:val="000012BB"/>
    <w:rsid w:val="00001307"/>
    <w:rsid w:val="00001345"/>
    <w:rsid w:val="00001508"/>
    <w:rsid w:val="0000165A"/>
    <w:rsid w:val="00001A63"/>
    <w:rsid w:val="00001DF2"/>
    <w:rsid w:val="00001FD4"/>
    <w:rsid w:val="00002411"/>
    <w:rsid w:val="000024A5"/>
    <w:rsid w:val="0000267F"/>
    <w:rsid w:val="00002688"/>
    <w:rsid w:val="000029F5"/>
    <w:rsid w:val="00002A9F"/>
    <w:rsid w:val="00002CD3"/>
    <w:rsid w:val="00002ED9"/>
    <w:rsid w:val="00002FDD"/>
    <w:rsid w:val="00003293"/>
    <w:rsid w:val="00003737"/>
    <w:rsid w:val="00003848"/>
    <w:rsid w:val="00003B8C"/>
    <w:rsid w:val="00003BB3"/>
    <w:rsid w:val="00003C51"/>
    <w:rsid w:val="00003D40"/>
    <w:rsid w:val="00003D44"/>
    <w:rsid w:val="00003E7B"/>
    <w:rsid w:val="00003FBB"/>
    <w:rsid w:val="00003FD3"/>
    <w:rsid w:val="00004537"/>
    <w:rsid w:val="000048BF"/>
    <w:rsid w:val="00004932"/>
    <w:rsid w:val="000049AD"/>
    <w:rsid w:val="00004BD1"/>
    <w:rsid w:val="00004D47"/>
    <w:rsid w:val="0000515F"/>
    <w:rsid w:val="000053F7"/>
    <w:rsid w:val="00005447"/>
    <w:rsid w:val="000058EE"/>
    <w:rsid w:val="00005B40"/>
    <w:rsid w:val="00005B58"/>
    <w:rsid w:val="00005D39"/>
    <w:rsid w:val="00005E74"/>
    <w:rsid w:val="00005FBA"/>
    <w:rsid w:val="000060F6"/>
    <w:rsid w:val="00006128"/>
    <w:rsid w:val="000061A1"/>
    <w:rsid w:val="0000647B"/>
    <w:rsid w:val="0000648B"/>
    <w:rsid w:val="00006818"/>
    <w:rsid w:val="000070E2"/>
    <w:rsid w:val="000101E2"/>
    <w:rsid w:val="000108E2"/>
    <w:rsid w:val="00010A63"/>
    <w:rsid w:val="00010A9E"/>
    <w:rsid w:val="00010B2F"/>
    <w:rsid w:val="00010BF3"/>
    <w:rsid w:val="00010E6A"/>
    <w:rsid w:val="0001170B"/>
    <w:rsid w:val="0001174C"/>
    <w:rsid w:val="0001175B"/>
    <w:rsid w:val="00011833"/>
    <w:rsid w:val="00011A4C"/>
    <w:rsid w:val="00011C4E"/>
    <w:rsid w:val="00011C9B"/>
    <w:rsid w:val="00011D52"/>
    <w:rsid w:val="00012135"/>
    <w:rsid w:val="00012251"/>
    <w:rsid w:val="0001254F"/>
    <w:rsid w:val="00012A14"/>
    <w:rsid w:val="00012C23"/>
    <w:rsid w:val="00012E42"/>
    <w:rsid w:val="00012EF7"/>
    <w:rsid w:val="00013136"/>
    <w:rsid w:val="00013546"/>
    <w:rsid w:val="00013693"/>
    <w:rsid w:val="0001388F"/>
    <w:rsid w:val="00013E04"/>
    <w:rsid w:val="000141BF"/>
    <w:rsid w:val="000149E4"/>
    <w:rsid w:val="00014D93"/>
    <w:rsid w:val="00014E97"/>
    <w:rsid w:val="00015147"/>
    <w:rsid w:val="0001545F"/>
    <w:rsid w:val="000159BE"/>
    <w:rsid w:val="00015A1D"/>
    <w:rsid w:val="00015F3C"/>
    <w:rsid w:val="00015F64"/>
    <w:rsid w:val="00015F80"/>
    <w:rsid w:val="00016040"/>
    <w:rsid w:val="000161CC"/>
    <w:rsid w:val="00016268"/>
    <w:rsid w:val="000167D3"/>
    <w:rsid w:val="00016ABA"/>
    <w:rsid w:val="00016B58"/>
    <w:rsid w:val="00016EE7"/>
    <w:rsid w:val="000172D9"/>
    <w:rsid w:val="00017334"/>
    <w:rsid w:val="000175DA"/>
    <w:rsid w:val="000176BE"/>
    <w:rsid w:val="00017822"/>
    <w:rsid w:val="000178E8"/>
    <w:rsid w:val="00017C35"/>
    <w:rsid w:val="00017C47"/>
    <w:rsid w:val="000201BF"/>
    <w:rsid w:val="000201F1"/>
    <w:rsid w:val="000202EE"/>
    <w:rsid w:val="000203E1"/>
    <w:rsid w:val="0002043E"/>
    <w:rsid w:val="0002063F"/>
    <w:rsid w:val="00020DB8"/>
    <w:rsid w:val="00020E78"/>
    <w:rsid w:val="00020E9B"/>
    <w:rsid w:val="00020F0F"/>
    <w:rsid w:val="00021005"/>
    <w:rsid w:val="00021253"/>
    <w:rsid w:val="000212FB"/>
    <w:rsid w:val="0002133F"/>
    <w:rsid w:val="00021534"/>
    <w:rsid w:val="000215E1"/>
    <w:rsid w:val="00021B35"/>
    <w:rsid w:val="00021D47"/>
    <w:rsid w:val="00021D6F"/>
    <w:rsid w:val="0002219C"/>
    <w:rsid w:val="000223B4"/>
    <w:rsid w:val="000225E2"/>
    <w:rsid w:val="00022843"/>
    <w:rsid w:val="00022A80"/>
    <w:rsid w:val="00022B68"/>
    <w:rsid w:val="00022EA3"/>
    <w:rsid w:val="00023004"/>
    <w:rsid w:val="000230FA"/>
    <w:rsid w:val="000231D0"/>
    <w:rsid w:val="0002325E"/>
    <w:rsid w:val="0002336D"/>
    <w:rsid w:val="0002339A"/>
    <w:rsid w:val="000233FB"/>
    <w:rsid w:val="00023400"/>
    <w:rsid w:val="0002341E"/>
    <w:rsid w:val="000236AE"/>
    <w:rsid w:val="00023D99"/>
    <w:rsid w:val="00023DE6"/>
    <w:rsid w:val="00023F21"/>
    <w:rsid w:val="00024303"/>
    <w:rsid w:val="00024305"/>
    <w:rsid w:val="00024823"/>
    <w:rsid w:val="000248F8"/>
    <w:rsid w:val="00024A84"/>
    <w:rsid w:val="00024B63"/>
    <w:rsid w:val="000250F7"/>
    <w:rsid w:val="00025131"/>
    <w:rsid w:val="000251BF"/>
    <w:rsid w:val="0002537B"/>
    <w:rsid w:val="00025394"/>
    <w:rsid w:val="000253E2"/>
    <w:rsid w:val="000257E6"/>
    <w:rsid w:val="000258AE"/>
    <w:rsid w:val="00025928"/>
    <w:rsid w:val="00025935"/>
    <w:rsid w:val="00025B45"/>
    <w:rsid w:val="00025B68"/>
    <w:rsid w:val="00025DB6"/>
    <w:rsid w:val="00025DCE"/>
    <w:rsid w:val="0002658A"/>
    <w:rsid w:val="000267CC"/>
    <w:rsid w:val="00026896"/>
    <w:rsid w:val="00026B2D"/>
    <w:rsid w:val="00026DCC"/>
    <w:rsid w:val="0002714D"/>
    <w:rsid w:val="00027606"/>
    <w:rsid w:val="000277E3"/>
    <w:rsid w:val="000278B3"/>
    <w:rsid w:val="00027D7D"/>
    <w:rsid w:val="00027E20"/>
    <w:rsid w:val="00027ED3"/>
    <w:rsid w:val="00030078"/>
    <w:rsid w:val="000303ED"/>
    <w:rsid w:val="0003044B"/>
    <w:rsid w:val="000305D4"/>
    <w:rsid w:val="00030801"/>
    <w:rsid w:val="00030A9F"/>
    <w:rsid w:val="00030B54"/>
    <w:rsid w:val="00030D69"/>
    <w:rsid w:val="00031060"/>
    <w:rsid w:val="000311C6"/>
    <w:rsid w:val="00031586"/>
    <w:rsid w:val="00031596"/>
    <w:rsid w:val="000315A7"/>
    <w:rsid w:val="00031792"/>
    <w:rsid w:val="00031A23"/>
    <w:rsid w:val="00031CBC"/>
    <w:rsid w:val="00031DAF"/>
    <w:rsid w:val="00031F03"/>
    <w:rsid w:val="00031F7F"/>
    <w:rsid w:val="000320DF"/>
    <w:rsid w:val="00032494"/>
    <w:rsid w:val="00032C5D"/>
    <w:rsid w:val="0003300D"/>
    <w:rsid w:val="000331A0"/>
    <w:rsid w:val="000332DB"/>
    <w:rsid w:val="00033354"/>
    <w:rsid w:val="0003345C"/>
    <w:rsid w:val="0003358C"/>
    <w:rsid w:val="0003377B"/>
    <w:rsid w:val="0003379F"/>
    <w:rsid w:val="000337BB"/>
    <w:rsid w:val="00033992"/>
    <w:rsid w:val="0003448F"/>
    <w:rsid w:val="000345BB"/>
    <w:rsid w:val="0003476A"/>
    <w:rsid w:val="000347B2"/>
    <w:rsid w:val="000348D1"/>
    <w:rsid w:val="000348E1"/>
    <w:rsid w:val="00034A91"/>
    <w:rsid w:val="00034BF4"/>
    <w:rsid w:val="00034C5B"/>
    <w:rsid w:val="00034CE3"/>
    <w:rsid w:val="00034E2D"/>
    <w:rsid w:val="00034F6E"/>
    <w:rsid w:val="0003510D"/>
    <w:rsid w:val="00035117"/>
    <w:rsid w:val="0003511C"/>
    <w:rsid w:val="000351B8"/>
    <w:rsid w:val="000352F5"/>
    <w:rsid w:val="00035320"/>
    <w:rsid w:val="00035839"/>
    <w:rsid w:val="00035DF9"/>
    <w:rsid w:val="00035FE3"/>
    <w:rsid w:val="00036092"/>
    <w:rsid w:val="000361F2"/>
    <w:rsid w:val="00036937"/>
    <w:rsid w:val="00036ADE"/>
    <w:rsid w:val="00036EFF"/>
    <w:rsid w:val="0003719A"/>
    <w:rsid w:val="0003732F"/>
    <w:rsid w:val="000374B0"/>
    <w:rsid w:val="000374D1"/>
    <w:rsid w:val="00037752"/>
    <w:rsid w:val="00037A6F"/>
    <w:rsid w:val="00037D91"/>
    <w:rsid w:val="00037DA5"/>
    <w:rsid w:val="00037DD1"/>
    <w:rsid w:val="00040030"/>
    <w:rsid w:val="000405D8"/>
    <w:rsid w:val="00040B5E"/>
    <w:rsid w:val="00040BE5"/>
    <w:rsid w:val="00040DA1"/>
    <w:rsid w:val="00041130"/>
    <w:rsid w:val="000412DE"/>
    <w:rsid w:val="000417FD"/>
    <w:rsid w:val="0004182C"/>
    <w:rsid w:val="00041E49"/>
    <w:rsid w:val="00041E5B"/>
    <w:rsid w:val="00041F45"/>
    <w:rsid w:val="000420F3"/>
    <w:rsid w:val="0004213E"/>
    <w:rsid w:val="0004225A"/>
    <w:rsid w:val="000423E0"/>
    <w:rsid w:val="0004247D"/>
    <w:rsid w:val="00042532"/>
    <w:rsid w:val="000427C0"/>
    <w:rsid w:val="00042896"/>
    <w:rsid w:val="00042A38"/>
    <w:rsid w:val="00042D1A"/>
    <w:rsid w:val="00042E08"/>
    <w:rsid w:val="00042F36"/>
    <w:rsid w:val="0004305F"/>
    <w:rsid w:val="000436A2"/>
    <w:rsid w:val="00043726"/>
    <w:rsid w:val="00043B2A"/>
    <w:rsid w:val="00043B91"/>
    <w:rsid w:val="00043D1E"/>
    <w:rsid w:val="00043FB3"/>
    <w:rsid w:val="00044197"/>
    <w:rsid w:val="00044223"/>
    <w:rsid w:val="00044710"/>
    <w:rsid w:val="00044DE6"/>
    <w:rsid w:val="00044E89"/>
    <w:rsid w:val="000452C6"/>
    <w:rsid w:val="000452D8"/>
    <w:rsid w:val="000453AB"/>
    <w:rsid w:val="00045A09"/>
    <w:rsid w:val="00045BA0"/>
    <w:rsid w:val="00045CFD"/>
    <w:rsid w:val="00045DF6"/>
    <w:rsid w:val="00045EA0"/>
    <w:rsid w:val="00046642"/>
    <w:rsid w:val="000466B1"/>
    <w:rsid w:val="00046999"/>
    <w:rsid w:val="00046C94"/>
    <w:rsid w:val="00046ED6"/>
    <w:rsid w:val="00047196"/>
    <w:rsid w:val="000474DA"/>
    <w:rsid w:val="00047A97"/>
    <w:rsid w:val="00047BCB"/>
    <w:rsid w:val="00047CA9"/>
    <w:rsid w:val="000505C9"/>
    <w:rsid w:val="000506AC"/>
    <w:rsid w:val="00050787"/>
    <w:rsid w:val="00050B1F"/>
    <w:rsid w:val="00050C2D"/>
    <w:rsid w:val="00050EB3"/>
    <w:rsid w:val="00051084"/>
    <w:rsid w:val="0005158D"/>
    <w:rsid w:val="000516F2"/>
    <w:rsid w:val="00051A13"/>
    <w:rsid w:val="00051ED0"/>
    <w:rsid w:val="00052001"/>
    <w:rsid w:val="000520F7"/>
    <w:rsid w:val="0005244C"/>
    <w:rsid w:val="000524B3"/>
    <w:rsid w:val="0005255A"/>
    <w:rsid w:val="000525E9"/>
    <w:rsid w:val="0005265B"/>
    <w:rsid w:val="0005290A"/>
    <w:rsid w:val="00052A0D"/>
    <w:rsid w:val="00052B7D"/>
    <w:rsid w:val="00052D8F"/>
    <w:rsid w:val="00052EDD"/>
    <w:rsid w:val="000532B2"/>
    <w:rsid w:val="000533B3"/>
    <w:rsid w:val="0005352C"/>
    <w:rsid w:val="0005372A"/>
    <w:rsid w:val="00053808"/>
    <w:rsid w:val="00053B76"/>
    <w:rsid w:val="00053BFB"/>
    <w:rsid w:val="00053F3D"/>
    <w:rsid w:val="00054437"/>
    <w:rsid w:val="000545EB"/>
    <w:rsid w:val="00054667"/>
    <w:rsid w:val="000547CD"/>
    <w:rsid w:val="00054892"/>
    <w:rsid w:val="000548D5"/>
    <w:rsid w:val="00054A88"/>
    <w:rsid w:val="00054B3A"/>
    <w:rsid w:val="00054EB8"/>
    <w:rsid w:val="00054FDA"/>
    <w:rsid w:val="00055054"/>
    <w:rsid w:val="00055172"/>
    <w:rsid w:val="00055337"/>
    <w:rsid w:val="00055416"/>
    <w:rsid w:val="000557FC"/>
    <w:rsid w:val="00055951"/>
    <w:rsid w:val="00055A37"/>
    <w:rsid w:val="00055E9C"/>
    <w:rsid w:val="00056105"/>
    <w:rsid w:val="000561AF"/>
    <w:rsid w:val="000562C6"/>
    <w:rsid w:val="00056553"/>
    <w:rsid w:val="000565F6"/>
    <w:rsid w:val="00056801"/>
    <w:rsid w:val="0005693D"/>
    <w:rsid w:val="00056A71"/>
    <w:rsid w:val="00056AEB"/>
    <w:rsid w:val="00056CF3"/>
    <w:rsid w:val="00056E48"/>
    <w:rsid w:val="0005737D"/>
    <w:rsid w:val="00057531"/>
    <w:rsid w:val="00057864"/>
    <w:rsid w:val="000579F2"/>
    <w:rsid w:val="00057A47"/>
    <w:rsid w:val="00057C6F"/>
    <w:rsid w:val="0006008B"/>
    <w:rsid w:val="000602A6"/>
    <w:rsid w:val="000603A0"/>
    <w:rsid w:val="000604BB"/>
    <w:rsid w:val="000605BE"/>
    <w:rsid w:val="0006086B"/>
    <w:rsid w:val="0006088F"/>
    <w:rsid w:val="000609C3"/>
    <w:rsid w:val="00060AF8"/>
    <w:rsid w:val="00060B06"/>
    <w:rsid w:val="00060D85"/>
    <w:rsid w:val="00060F9F"/>
    <w:rsid w:val="00061324"/>
    <w:rsid w:val="000615E3"/>
    <w:rsid w:val="000616CE"/>
    <w:rsid w:val="00061726"/>
    <w:rsid w:val="00061731"/>
    <w:rsid w:val="00061911"/>
    <w:rsid w:val="00061B36"/>
    <w:rsid w:val="00061EA3"/>
    <w:rsid w:val="00062045"/>
    <w:rsid w:val="0006221C"/>
    <w:rsid w:val="000624EF"/>
    <w:rsid w:val="00062526"/>
    <w:rsid w:val="0006270D"/>
    <w:rsid w:val="000627E1"/>
    <w:rsid w:val="00062CEF"/>
    <w:rsid w:val="00062E52"/>
    <w:rsid w:val="00063319"/>
    <w:rsid w:val="0006334D"/>
    <w:rsid w:val="00063378"/>
    <w:rsid w:val="0006346C"/>
    <w:rsid w:val="0006387B"/>
    <w:rsid w:val="000638BD"/>
    <w:rsid w:val="00063B62"/>
    <w:rsid w:val="00063CED"/>
    <w:rsid w:val="00064321"/>
    <w:rsid w:val="00064716"/>
    <w:rsid w:val="000655BB"/>
    <w:rsid w:val="00065739"/>
    <w:rsid w:val="000657D9"/>
    <w:rsid w:val="00065A58"/>
    <w:rsid w:val="00065B7F"/>
    <w:rsid w:val="00065BD3"/>
    <w:rsid w:val="00065D63"/>
    <w:rsid w:val="00065EBA"/>
    <w:rsid w:val="00065F30"/>
    <w:rsid w:val="00066058"/>
    <w:rsid w:val="000660A4"/>
    <w:rsid w:val="0006619E"/>
    <w:rsid w:val="00066224"/>
    <w:rsid w:val="00066317"/>
    <w:rsid w:val="000668C1"/>
    <w:rsid w:val="00066954"/>
    <w:rsid w:val="00066956"/>
    <w:rsid w:val="00066BE7"/>
    <w:rsid w:val="00066DDB"/>
    <w:rsid w:val="00067BB3"/>
    <w:rsid w:val="00067BC3"/>
    <w:rsid w:val="00067BEB"/>
    <w:rsid w:val="00067CE0"/>
    <w:rsid w:val="00067D2D"/>
    <w:rsid w:val="0007000C"/>
    <w:rsid w:val="0007006F"/>
    <w:rsid w:val="00070338"/>
    <w:rsid w:val="00070353"/>
    <w:rsid w:val="000704CC"/>
    <w:rsid w:val="00070546"/>
    <w:rsid w:val="00070701"/>
    <w:rsid w:val="00070714"/>
    <w:rsid w:val="00070716"/>
    <w:rsid w:val="00070992"/>
    <w:rsid w:val="00071112"/>
    <w:rsid w:val="00071164"/>
    <w:rsid w:val="0007141A"/>
    <w:rsid w:val="0007213F"/>
    <w:rsid w:val="000723AB"/>
    <w:rsid w:val="000723E8"/>
    <w:rsid w:val="00072718"/>
    <w:rsid w:val="000728D4"/>
    <w:rsid w:val="00072906"/>
    <w:rsid w:val="00072F3C"/>
    <w:rsid w:val="00072F46"/>
    <w:rsid w:val="0007343A"/>
    <w:rsid w:val="00073C9D"/>
    <w:rsid w:val="00074532"/>
    <w:rsid w:val="0007458E"/>
    <w:rsid w:val="00074634"/>
    <w:rsid w:val="0007486C"/>
    <w:rsid w:val="000748F1"/>
    <w:rsid w:val="00074C29"/>
    <w:rsid w:val="00075027"/>
    <w:rsid w:val="00075131"/>
    <w:rsid w:val="00075229"/>
    <w:rsid w:val="000753EA"/>
    <w:rsid w:val="00075485"/>
    <w:rsid w:val="000754CE"/>
    <w:rsid w:val="000755B2"/>
    <w:rsid w:val="00075667"/>
    <w:rsid w:val="000756A6"/>
    <w:rsid w:val="000757FB"/>
    <w:rsid w:val="0007593F"/>
    <w:rsid w:val="00075A9C"/>
    <w:rsid w:val="00075D3A"/>
    <w:rsid w:val="0007605D"/>
    <w:rsid w:val="000760C9"/>
    <w:rsid w:val="000760E9"/>
    <w:rsid w:val="000761B2"/>
    <w:rsid w:val="00076224"/>
    <w:rsid w:val="0007628E"/>
    <w:rsid w:val="00076378"/>
    <w:rsid w:val="00076689"/>
    <w:rsid w:val="0007668F"/>
    <w:rsid w:val="000768BE"/>
    <w:rsid w:val="00076984"/>
    <w:rsid w:val="00076AD6"/>
    <w:rsid w:val="00076FA4"/>
    <w:rsid w:val="000772F8"/>
    <w:rsid w:val="0007731C"/>
    <w:rsid w:val="00077342"/>
    <w:rsid w:val="00077593"/>
    <w:rsid w:val="0007760D"/>
    <w:rsid w:val="0007784F"/>
    <w:rsid w:val="00077AE0"/>
    <w:rsid w:val="00077C8A"/>
    <w:rsid w:val="00077F46"/>
    <w:rsid w:val="00080006"/>
    <w:rsid w:val="00080407"/>
    <w:rsid w:val="0008041B"/>
    <w:rsid w:val="000804EF"/>
    <w:rsid w:val="00080943"/>
    <w:rsid w:val="00080A1A"/>
    <w:rsid w:val="00080B61"/>
    <w:rsid w:val="00080B64"/>
    <w:rsid w:val="00080B9F"/>
    <w:rsid w:val="00080BB8"/>
    <w:rsid w:val="00081384"/>
    <w:rsid w:val="000813CE"/>
    <w:rsid w:val="00081716"/>
    <w:rsid w:val="00081D93"/>
    <w:rsid w:val="00081EFE"/>
    <w:rsid w:val="00082055"/>
    <w:rsid w:val="00082465"/>
    <w:rsid w:val="00082935"/>
    <w:rsid w:val="00082AD7"/>
    <w:rsid w:val="00082C80"/>
    <w:rsid w:val="00082F11"/>
    <w:rsid w:val="00083165"/>
    <w:rsid w:val="000834BB"/>
    <w:rsid w:val="00083527"/>
    <w:rsid w:val="00083FDE"/>
    <w:rsid w:val="00084435"/>
    <w:rsid w:val="00084A8B"/>
    <w:rsid w:val="000854BC"/>
    <w:rsid w:val="00085691"/>
    <w:rsid w:val="0008592D"/>
    <w:rsid w:val="00085D08"/>
    <w:rsid w:val="00085E57"/>
    <w:rsid w:val="00085F10"/>
    <w:rsid w:val="00086860"/>
    <w:rsid w:val="00086D47"/>
    <w:rsid w:val="00086D76"/>
    <w:rsid w:val="00086D90"/>
    <w:rsid w:val="00086D9E"/>
    <w:rsid w:val="000872F4"/>
    <w:rsid w:val="000874A1"/>
    <w:rsid w:val="000874F1"/>
    <w:rsid w:val="0008786A"/>
    <w:rsid w:val="000878BD"/>
    <w:rsid w:val="00087994"/>
    <w:rsid w:val="0009052A"/>
    <w:rsid w:val="000905C1"/>
    <w:rsid w:val="000905E4"/>
    <w:rsid w:val="000908FD"/>
    <w:rsid w:val="00090CD2"/>
    <w:rsid w:val="00090DD6"/>
    <w:rsid w:val="00091684"/>
    <w:rsid w:val="00091A81"/>
    <w:rsid w:val="00091AAB"/>
    <w:rsid w:val="00091B36"/>
    <w:rsid w:val="00091C11"/>
    <w:rsid w:val="00091F8A"/>
    <w:rsid w:val="00092707"/>
    <w:rsid w:val="00092736"/>
    <w:rsid w:val="00092977"/>
    <w:rsid w:val="00092A92"/>
    <w:rsid w:val="00093051"/>
    <w:rsid w:val="0009333E"/>
    <w:rsid w:val="000936BA"/>
    <w:rsid w:val="000938D4"/>
    <w:rsid w:val="00093D6A"/>
    <w:rsid w:val="00093E40"/>
    <w:rsid w:val="000940AE"/>
    <w:rsid w:val="000941F8"/>
    <w:rsid w:val="00094343"/>
    <w:rsid w:val="0009474F"/>
    <w:rsid w:val="00094A9E"/>
    <w:rsid w:val="00094B65"/>
    <w:rsid w:val="00094C6A"/>
    <w:rsid w:val="00094C90"/>
    <w:rsid w:val="00094CF1"/>
    <w:rsid w:val="00094F92"/>
    <w:rsid w:val="00094FA9"/>
    <w:rsid w:val="000951B6"/>
    <w:rsid w:val="000952D4"/>
    <w:rsid w:val="0009530B"/>
    <w:rsid w:val="0009566C"/>
    <w:rsid w:val="00095AF3"/>
    <w:rsid w:val="00095BDD"/>
    <w:rsid w:val="00095F5B"/>
    <w:rsid w:val="0009600B"/>
    <w:rsid w:val="000960E4"/>
    <w:rsid w:val="000965A1"/>
    <w:rsid w:val="000965B5"/>
    <w:rsid w:val="000969E5"/>
    <w:rsid w:val="00096C0C"/>
    <w:rsid w:val="00096F9D"/>
    <w:rsid w:val="00096FFE"/>
    <w:rsid w:val="000970F1"/>
    <w:rsid w:val="0009717A"/>
    <w:rsid w:val="000974E0"/>
    <w:rsid w:val="00097641"/>
    <w:rsid w:val="00097707"/>
    <w:rsid w:val="0009797C"/>
    <w:rsid w:val="00097985"/>
    <w:rsid w:val="000A0041"/>
    <w:rsid w:val="000A02EF"/>
    <w:rsid w:val="000A0562"/>
    <w:rsid w:val="000A0651"/>
    <w:rsid w:val="000A095C"/>
    <w:rsid w:val="000A09FE"/>
    <w:rsid w:val="000A0C4F"/>
    <w:rsid w:val="000A1017"/>
    <w:rsid w:val="000A1F93"/>
    <w:rsid w:val="000A21C0"/>
    <w:rsid w:val="000A23AE"/>
    <w:rsid w:val="000A261C"/>
    <w:rsid w:val="000A2624"/>
    <w:rsid w:val="000A2880"/>
    <w:rsid w:val="000A2A34"/>
    <w:rsid w:val="000A2EDE"/>
    <w:rsid w:val="000A3033"/>
    <w:rsid w:val="000A30CA"/>
    <w:rsid w:val="000A3174"/>
    <w:rsid w:val="000A3655"/>
    <w:rsid w:val="000A381C"/>
    <w:rsid w:val="000A38ED"/>
    <w:rsid w:val="000A395C"/>
    <w:rsid w:val="000A3C05"/>
    <w:rsid w:val="000A3D31"/>
    <w:rsid w:val="000A3DED"/>
    <w:rsid w:val="000A3F1C"/>
    <w:rsid w:val="000A4551"/>
    <w:rsid w:val="000A479E"/>
    <w:rsid w:val="000A4AF3"/>
    <w:rsid w:val="000A4D64"/>
    <w:rsid w:val="000A51C9"/>
    <w:rsid w:val="000A530D"/>
    <w:rsid w:val="000A532D"/>
    <w:rsid w:val="000A538D"/>
    <w:rsid w:val="000A549C"/>
    <w:rsid w:val="000A54C3"/>
    <w:rsid w:val="000A5C0D"/>
    <w:rsid w:val="000A5E4C"/>
    <w:rsid w:val="000A6748"/>
    <w:rsid w:val="000A6836"/>
    <w:rsid w:val="000A69FE"/>
    <w:rsid w:val="000A6BE6"/>
    <w:rsid w:val="000A6DFA"/>
    <w:rsid w:val="000A6ECD"/>
    <w:rsid w:val="000A7298"/>
    <w:rsid w:val="000A75AF"/>
    <w:rsid w:val="000A7777"/>
    <w:rsid w:val="000A79CA"/>
    <w:rsid w:val="000A7BF4"/>
    <w:rsid w:val="000B009C"/>
    <w:rsid w:val="000B012B"/>
    <w:rsid w:val="000B050B"/>
    <w:rsid w:val="000B0582"/>
    <w:rsid w:val="000B0583"/>
    <w:rsid w:val="000B05E3"/>
    <w:rsid w:val="000B06B6"/>
    <w:rsid w:val="000B0870"/>
    <w:rsid w:val="000B0A6F"/>
    <w:rsid w:val="000B0BC2"/>
    <w:rsid w:val="000B0C70"/>
    <w:rsid w:val="000B0EAE"/>
    <w:rsid w:val="000B1245"/>
    <w:rsid w:val="000B1297"/>
    <w:rsid w:val="000B130B"/>
    <w:rsid w:val="000B1720"/>
    <w:rsid w:val="000B1A86"/>
    <w:rsid w:val="000B1A8F"/>
    <w:rsid w:val="000B1BA5"/>
    <w:rsid w:val="000B1C0E"/>
    <w:rsid w:val="000B1CE6"/>
    <w:rsid w:val="000B1DC8"/>
    <w:rsid w:val="000B23E9"/>
    <w:rsid w:val="000B261A"/>
    <w:rsid w:val="000B2770"/>
    <w:rsid w:val="000B2840"/>
    <w:rsid w:val="000B2A5C"/>
    <w:rsid w:val="000B2CB9"/>
    <w:rsid w:val="000B2DE3"/>
    <w:rsid w:val="000B2F42"/>
    <w:rsid w:val="000B319C"/>
    <w:rsid w:val="000B3316"/>
    <w:rsid w:val="000B34C9"/>
    <w:rsid w:val="000B3718"/>
    <w:rsid w:val="000B37D9"/>
    <w:rsid w:val="000B382E"/>
    <w:rsid w:val="000B3870"/>
    <w:rsid w:val="000B396D"/>
    <w:rsid w:val="000B3BDC"/>
    <w:rsid w:val="000B3E53"/>
    <w:rsid w:val="000B3E81"/>
    <w:rsid w:val="000B44CA"/>
    <w:rsid w:val="000B47B3"/>
    <w:rsid w:val="000B4ACE"/>
    <w:rsid w:val="000B4C3F"/>
    <w:rsid w:val="000B4DDA"/>
    <w:rsid w:val="000B53DD"/>
    <w:rsid w:val="000B55F4"/>
    <w:rsid w:val="000B5669"/>
    <w:rsid w:val="000B581C"/>
    <w:rsid w:val="000B586A"/>
    <w:rsid w:val="000B58EF"/>
    <w:rsid w:val="000B597D"/>
    <w:rsid w:val="000B5B25"/>
    <w:rsid w:val="000B5D96"/>
    <w:rsid w:val="000B5FC6"/>
    <w:rsid w:val="000B6130"/>
    <w:rsid w:val="000B661C"/>
    <w:rsid w:val="000B66DD"/>
    <w:rsid w:val="000B696D"/>
    <w:rsid w:val="000B6D28"/>
    <w:rsid w:val="000B6D9D"/>
    <w:rsid w:val="000B6F3E"/>
    <w:rsid w:val="000B7201"/>
    <w:rsid w:val="000B737A"/>
    <w:rsid w:val="000B795C"/>
    <w:rsid w:val="000B7AEF"/>
    <w:rsid w:val="000C05E6"/>
    <w:rsid w:val="000C0766"/>
    <w:rsid w:val="000C07A6"/>
    <w:rsid w:val="000C0CD8"/>
    <w:rsid w:val="000C0F1F"/>
    <w:rsid w:val="000C1005"/>
    <w:rsid w:val="000C1318"/>
    <w:rsid w:val="000C1492"/>
    <w:rsid w:val="000C175A"/>
    <w:rsid w:val="000C194B"/>
    <w:rsid w:val="000C1966"/>
    <w:rsid w:val="000C1988"/>
    <w:rsid w:val="000C1B00"/>
    <w:rsid w:val="000C1DF4"/>
    <w:rsid w:val="000C20E8"/>
    <w:rsid w:val="000C2337"/>
    <w:rsid w:val="000C25EB"/>
    <w:rsid w:val="000C2B3D"/>
    <w:rsid w:val="000C2BFF"/>
    <w:rsid w:val="000C2EEE"/>
    <w:rsid w:val="000C2F39"/>
    <w:rsid w:val="000C3313"/>
    <w:rsid w:val="000C33B2"/>
    <w:rsid w:val="000C33B6"/>
    <w:rsid w:val="000C3483"/>
    <w:rsid w:val="000C34D6"/>
    <w:rsid w:val="000C3871"/>
    <w:rsid w:val="000C3B69"/>
    <w:rsid w:val="000C3BBD"/>
    <w:rsid w:val="000C421D"/>
    <w:rsid w:val="000C44D5"/>
    <w:rsid w:val="000C44FC"/>
    <w:rsid w:val="000C489A"/>
    <w:rsid w:val="000C4C5B"/>
    <w:rsid w:val="000C5112"/>
    <w:rsid w:val="000C5189"/>
    <w:rsid w:val="000C518C"/>
    <w:rsid w:val="000C56B9"/>
    <w:rsid w:val="000C5743"/>
    <w:rsid w:val="000C58BB"/>
    <w:rsid w:val="000C5ADC"/>
    <w:rsid w:val="000C5ADF"/>
    <w:rsid w:val="000C5B48"/>
    <w:rsid w:val="000C5CE1"/>
    <w:rsid w:val="000C5EBC"/>
    <w:rsid w:val="000C5F73"/>
    <w:rsid w:val="000C5FC6"/>
    <w:rsid w:val="000C6066"/>
    <w:rsid w:val="000C62FE"/>
    <w:rsid w:val="000C6499"/>
    <w:rsid w:val="000C6C29"/>
    <w:rsid w:val="000C6FA1"/>
    <w:rsid w:val="000C6FC0"/>
    <w:rsid w:val="000C7389"/>
    <w:rsid w:val="000C74C0"/>
    <w:rsid w:val="000C7592"/>
    <w:rsid w:val="000C767D"/>
    <w:rsid w:val="000C7966"/>
    <w:rsid w:val="000C7A1A"/>
    <w:rsid w:val="000C7F71"/>
    <w:rsid w:val="000D00E0"/>
    <w:rsid w:val="000D03B4"/>
    <w:rsid w:val="000D052B"/>
    <w:rsid w:val="000D05B6"/>
    <w:rsid w:val="000D0B23"/>
    <w:rsid w:val="000D124E"/>
    <w:rsid w:val="000D1283"/>
    <w:rsid w:val="000D14A5"/>
    <w:rsid w:val="000D1516"/>
    <w:rsid w:val="000D1652"/>
    <w:rsid w:val="000D1E7E"/>
    <w:rsid w:val="000D1F74"/>
    <w:rsid w:val="000D2120"/>
    <w:rsid w:val="000D2402"/>
    <w:rsid w:val="000D242E"/>
    <w:rsid w:val="000D280A"/>
    <w:rsid w:val="000D2B89"/>
    <w:rsid w:val="000D2BAB"/>
    <w:rsid w:val="000D2BE1"/>
    <w:rsid w:val="000D2C10"/>
    <w:rsid w:val="000D2FF7"/>
    <w:rsid w:val="000D30BE"/>
    <w:rsid w:val="000D326C"/>
    <w:rsid w:val="000D32F4"/>
    <w:rsid w:val="000D3316"/>
    <w:rsid w:val="000D336C"/>
    <w:rsid w:val="000D3B16"/>
    <w:rsid w:val="000D3E1F"/>
    <w:rsid w:val="000D4053"/>
    <w:rsid w:val="000D4058"/>
    <w:rsid w:val="000D4144"/>
    <w:rsid w:val="000D46B8"/>
    <w:rsid w:val="000D48B7"/>
    <w:rsid w:val="000D4979"/>
    <w:rsid w:val="000D49EF"/>
    <w:rsid w:val="000D4C24"/>
    <w:rsid w:val="000D4C2F"/>
    <w:rsid w:val="000D4E3C"/>
    <w:rsid w:val="000D4E8F"/>
    <w:rsid w:val="000D57FC"/>
    <w:rsid w:val="000D5C2B"/>
    <w:rsid w:val="000D5C8C"/>
    <w:rsid w:val="000D5F7C"/>
    <w:rsid w:val="000D6A0A"/>
    <w:rsid w:val="000D6D4D"/>
    <w:rsid w:val="000D70AC"/>
    <w:rsid w:val="000D7283"/>
    <w:rsid w:val="000D76FD"/>
    <w:rsid w:val="000D786E"/>
    <w:rsid w:val="000D7884"/>
    <w:rsid w:val="000D78F2"/>
    <w:rsid w:val="000D7AAE"/>
    <w:rsid w:val="000E009B"/>
    <w:rsid w:val="000E0441"/>
    <w:rsid w:val="000E0929"/>
    <w:rsid w:val="000E09B1"/>
    <w:rsid w:val="000E0D19"/>
    <w:rsid w:val="000E0D8B"/>
    <w:rsid w:val="000E0E11"/>
    <w:rsid w:val="000E0EE9"/>
    <w:rsid w:val="000E11C6"/>
    <w:rsid w:val="000E137D"/>
    <w:rsid w:val="000E155C"/>
    <w:rsid w:val="000E1708"/>
    <w:rsid w:val="000E17E1"/>
    <w:rsid w:val="000E1BEE"/>
    <w:rsid w:val="000E2A40"/>
    <w:rsid w:val="000E2B8A"/>
    <w:rsid w:val="000E2F64"/>
    <w:rsid w:val="000E3074"/>
    <w:rsid w:val="000E3129"/>
    <w:rsid w:val="000E3157"/>
    <w:rsid w:val="000E3359"/>
    <w:rsid w:val="000E35CC"/>
    <w:rsid w:val="000E380F"/>
    <w:rsid w:val="000E3A00"/>
    <w:rsid w:val="000E3DB8"/>
    <w:rsid w:val="000E3EDA"/>
    <w:rsid w:val="000E3F68"/>
    <w:rsid w:val="000E4111"/>
    <w:rsid w:val="000E4124"/>
    <w:rsid w:val="000E45EA"/>
    <w:rsid w:val="000E47AF"/>
    <w:rsid w:val="000E48EE"/>
    <w:rsid w:val="000E49AA"/>
    <w:rsid w:val="000E4B62"/>
    <w:rsid w:val="000E4BE4"/>
    <w:rsid w:val="000E4C92"/>
    <w:rsid w:val="000E4DAB"/>
    <w:rsid w:val="000E4DC0"/>
    <w:rsid w:val="000E5229"/>
    <w:rsid w:val="000E5677"/>
    <w:rsid w:val="000E5794"/>
    <w:rsid w:val="000E5816"/>
    <w:rsid w:val="000E5C6A"/>
    <w:rsid w:val="000E5D8D"/>
    <w:rsid w:val="000E5E4E"/>
    <w:rsid w:val="000E5FA2"/>
    <w:rsid w:val="000E6038"/>
    <w:rsid w:val="000E616A"/>
    <w:rsid w:val="000E6470"/>
    <w:rsid w:val="000E649A"/>
    <w:rsid w:val="000E68B4"/>
    <w:rsid w:val="000E6BCC"/>
    <w:rsid w:val="000E6C03"/>
    <w:rsid w:val="000E75C3"/>
    <w:rsid w:val="000E78E8"/>
    <w:rsid w:val="000E7D91"/>
    <w:rsid w:val="000E7E6C"/>
    <w:rsid w:val="000E7F57"/>
    <w:rsid w:val="000E7F5B"/>
    <w:rsid w:val="000F00E2"/>
    <w:rsid w:val="000F0320"/>
    <w:rsid w:val="000F0701"/>
    <w:rsid w:val="000F0935"/>
    <w:rsid w:val="000F093E"/>
    <w:rsid w:val="000F0E45"/>
    <w:rsid w:val="000F0F6C"/>
    <w:rsid w:val="000F14B0"/>
    <w:rsid w:val="000F15E0"/>
    <w:rsid w:val="000F1856"/>
    <w:rsid w:val="000F1A87"/>
    <w:rsid w:val="000F1AFD"/>
    <w:rsid w:val="000F1B93"/>
    <w:rsid w:val="000F1C6C"/>
    <w:rsid w:val="000F1F0C"/>
    <w:rsid w:val="000F20F8"/>
    <w:rsid w:val="000F21B9"/>
    <w:rsid w:val="000F23A8"/>
    <w:rsid w:val="000F28A8"/>
    <w:rsid w:val="000F2C43"/>
    <w:rsid w:val="000F2C60"/>
    <w:rsid w:val="000F340A"/>
    <w:rsid w:val="000F347D"/>
    <w:rsid w:val="000F3510"/>
    <w:rsid w:val="000F39C3"/>
    <w:rsid w:val="000F3AFB"/>
    <w:rsid w:val="000F3B24"/>
    <w:rsid w:val="000F3BC5"/>
    <w:rsid w:val="000F4806"/>
    <w:rsid w:val="000F4998"/>
    <w:rsid w:val="000F504E"/>
    <w:rsid w:val="000F50B7"/>
    <w:rsid w:val="000F53F5"/>
    <w:rsid w:val="000F5507"/>
    <w:rsid w:val="000F5509"/>
    <w:rsid w:val="000F5E9A"/>
    <w:rsid w:val="000F608A"/>
    <w:rsid w:val="000F60B7"/>
    <w:rsid w:val="000F62F8"/>
    <w:rsid w:val="000F6406"/>
    <w:rsid w:val="000F65BB"/>
    <w:rsid w:val="000F66D5"/>
    <w:rsid w:val="000F6A3A"/>
    <w:rsid w:val="000F6A81"/>
    <w:rsid w:val="000F6ABE"/>
    <w:rsid w:val="000F6B76"/>
    <w:rsid w:val="000F6D57"/>
    <w:rsid w:val="000F6DD4"/>
    <w:rsid w:val="000F713A"/>
    <w:rsid w:val="000F7570"/>
    <w:rsid w:val="000F7924"/>
    <w:rsid w:val="000F796D"/>
    <w:rsid w:val="000F7B1D"/>
    <w:rsid w:val="000F7CEB"/>
    <w:rsid w:val="000F7D0C"/>
    <w:rsid w:val="000F7D32"/>
    <w:rsid w:val="000F7DA7"/>
    <w:rsid w:val="000F7E32"/>
    <w:rsid w:val="000F7F2C"/>
    <w:rsid w:val="000F7FD9"/>
    <w:rsid w:val="0010033B"/>
    <w:rsid w:val="00100392"/>
    <w:rsid w:val="00100611"/>
    <w:rsid w:val="00100739"/>
    <w:rsid w:val="0010078D"/>
    <w:rsid w:val="001008C5"/>
    <w:rsid w:val="00101389"/>
    <w:rsid w:val="00101772"/>
    <w:rsid w:val="001017A2"/>
    <w:rsid w:val="00101B6A"/>
    <w:rsid w:val="00101C19"/>
    <w:rsid w:val="00101E23"/>
    <w:rsid w:val="00101ED0"/>
    <w:rsid w:val="00102293"/>
    <w:rsid w:val="0010255F"/>
    <w:rsid w:val="001027C3"/>
    <w:rsid w:val="001028B0"/>
    <w:rsid w:val="00102B55"/>
    <w:rsid w:val="00102E4B"/>
    <w:rsid w:val="001032AA"/>
    <w:rsid w:val="001034CF"/>
    <w:rsid w:val="001037E1"/>
    <w:rsid w:val="00103A30"/>
    <w:rsid w:val="00103A7D"/>
    <w:rsid w:val="00103B08"/>
    <w:rsid w:val="00103F0B"/>
    <w:rsid w:val="00103FAB"/>
    <w:rsid w:val="00104355"/>
    <w:rsid w:val="001043B1"/>
    <w:rsid w:val="001044AC"/>
    <w:rsid w:val="00104882"/>
    <w:rsid w:val="00104904"/>
    <w:rsid w:val="00104A22"/>
    <w:rsid w:val="00104D2E"/>
    <w:rsid w:val="00104F44"/>
    <w:rsid w:val="00104F82"/>
    <w:rsid w:val="001050D4"/>
    <w:rsid w:val="00105562"/>
    <w:rsid w:val="001055D4"/>
    <w:rsid w:val="0010566E"/>
    <w:rsid w:val="00105865"/>
    <w:rsid w:val="00105954"/>
    <w:rsid w:val="001059A4"/>
    <w:rsid w:val="001059D1"/>
    <w:rsid w:val="00105EF4"/>
    <w:rsid w:val="00105F1A"/>
    <w:rsid w:val="00105FA6"/>
    <w:rsid w:val="0010601E"/>
    <w:rsid w:val="001060D2"/>
    <w:rsid w:val="001060FF"/>
    <w:rsid w:val="001061A9"/>
    <w:rsid w:val="001067E6"/>
    <w:rsid w:val="00106803"/>
    <w:rsid w:val="001069B1"/>
    <w:rsid w:val="00106A3F"/>
    <w:rsid w:val="00106A74"/>
    <w:rsid w:val="00106D6E"/>
    <w:rsid w:val="00107141"/>
    <w:rsid w:val="0010715A"/>
    <w:rsid w:val="001072F1"/>
    <w:rsid w:val="0010730A"/>
    <w:rsid w:val="00107406"/>
    <w:rsid w:val="0010753D"/>
    <w:rsid w:val="00107782"/>
    <w:rsid w:val="001078F5"/>
    <w:rsid w:val="001079C6"/>
    <w:rsid w:val="00107A11"/>
    <w:rsid w:val="00107C91"/>
    <w:rsid w:val="00107CB3"/>
    <w:rsid w:val="00107D0A"/>
    <w:rsid w:val="00107F1C"/>
    <w:rsid w:val="00110015"/>
    <w:rsid w:val="0011025A"/>
    <w:rsid w:val="00110969"/>
    <w:rsid w:val="00110C87"/>
    <w:rsid w:val="001111E9"/>
    <w:rsid w:val="00111560"/>
    <w:rsid w:val="00111860"/>
    <w:rsid w:val="00111AE7"/>
    <w:rsid w:val="00111BCA"/>
    <w:rsid w:val="00111C5D"/>
    <w:rsid w:val="00111CA5"/>
    <w:rsid w:val="00111D17"/>
    <w:rsid w:val="00111F2F"/>
    <w:rsid w:val="00112158"/>
    <w:rsid w:val="00112482"/>
    <w:rsid w:val="001124DD"/>
    <w:rsid w:val="00112594"/>
    <w:rsid w:val="001125DB"/>
    <w:rsid w:val="0011273C"/>
    <w:rsid w:val="00112AD7"/>
    <w:rsid w:val="00112CC8"/>
    <w:rsid w:val="00112D62"/>
    <w:rsid w:val="00112D6D"/>
    <w:rsid w:val="00112E2A"/>
    <w:rsid w:val="0011313C"/>
    <w:rsid w:val="00113161"/>
    <w:rsid w:val="0011395A"/>
    <w:rsid w:val="00113A9A"/>
    <w:rsid w:val="00113A9F"/>
    <w:rsid w:val="00113C61"/>
    <w:rsid w:val="00113F8F"/>
    <w:rsid w:val="001142F7"/>
    <w:rsid w:val="00114445"/>
    <w:rsid w:val="001145CF"/>
    <w:rsid w:val="0011474F"/>
    <w:rsid w:val="00114A60"/>
    <w:rsid w:val="00114A63"/>
    <w:rsid w:val="00114A80"/>
    <w:rsid w:val="00114C0E"/>
    <w:rsid w:val="00114C7E"/>
    <w:rsid w:val="00114CFE"/>
    <w:rsid w:val="00114E8B"/>
    <w:rsid w:val="00114F7F"/>
    <w:rsid w:val="001153E5"/>
    <w:rsid w:val="00115471"/>
    <w:rsid w:val="001155B2"/>
    <w:rsid w:val="0011565D"/>
    <w:rsid w:val="001159C2"/>
    <w:rsid w:val="0011602E"/>
    <w:rsid w:val="00116230"/>
    <w:rsid w:val="00116341"/>
    <w:rsid w:val="00116406"/>
    <w:rsid w:val="00116B3D"/>
    <w:rsid w:val="00116B5E"/>
    <w:rsid w:val="00116D77"/>
    <w:rsid w:val="00116DCC"/>
    <w:rsid w:val="00116F5C"/>
    <w:rsid w:val="00117332"/>
    <w:rsid w:val="00117937"/>
    <w:rsid w:val="00117993"/>
    <w:rsid w:val="00117B6D"/>
    <w:rsid w:val="001204D3"/>
    <w:rsid w:val="00120735"/>
    <w:rsid w:val="00120741"/>
    <w:rsid w:val="001208E6"/>
    <w:rsid w:val="00120C80"/>
    <w:rsid w:val="00120F37"/>
    <w:rsid w:val="00120FED"/>
    <w:rsid w:val="00121016"/>
    <w:rsid w:val="0012139E"/>
    <w:rsid w:val="001216B9"/>
    <w:rsid w:val="00121F96"/>
    <w:rsid w:val="001223C6"/>
    <w:rsid w:val="0012259B"/>
    <w:rsid w:val="00122682"/>
    <w:rsid w:val="00122787"/>
    <w:rsid w:val="00122CBE"/>
    <w:rsid w:val="00122DD8"/>
    <w:rsid w:val="001231ED"/>
    <w:rsid w:val="00123250"/>
    <w:rsid w:val="00123322"/>
    <w:rsid w:val="00123458"/>
    <w:rsid w:val="00123559"/>
    <w:rsid w:val="0012390D"/>
    <w:rsid w:val="00123B35"/>
    <w:rsid w:val="00123D19"/>
    <w:rsid w:val="00123D9F"/>
    <w:rsid w:val="00123E1B"/>
    <w:rsid w:val="00123EEC"/>
    <w:rsid w:val="00123F2C"/>
    <w:rsid w:val="00124363"/>
    <w:rsid w:val="00124442"/>
    <w:rsid w:val="001245B7"/>
    <w:rsid w:val="0012460B"/>
    <w:rsid w:val="001249E3"/>
    <w:rsid w:val="00125150"/>
    <w:rsid w:val="001252FE"/>
    <w:rsid w:val="0012543C"/>
    <w:rsid w:val="0012553C"/>
    <w:rsid w:val="00125872"/>
    <w:rsid w:val="001258A2"/>
    <w:rsid w:val="001258EF"/>
    <w:rsid w:val="00125E18"/>
    <w:rsid w:val="001264BD"/>
    <w:rsid w:val="0012685C"/>
    <w:rsid w:val="00126A0B"/>
    <w:rsid w:val="00126F79"/>
    <w:rsid w:val="00126F97"/>
    <w:rsid w:val="00127312"/>
    <w:rsid w:val="0012745A"/>
    <w:rsid w:val="001276A7"/>
    <w:rsid w:val="0012783B"/>
    <w:rsid w:val="0012787A"/>
    <w:rsid w:val="00127920"/>
    <w:rsid w:val="00127DB3"/>
    <w:rsid w:val="001302FE"/>
    <w:rsid w:val="00130325"/>
    <w:rsid w:val="001303A8"/>
    <w:rsid w:val="00130574"/>
    <w:rsid w:val="001305F1"/>
    <w:rsid w:val="00130D6C"/>
    <w:rsid w:val="00130D74"/>
    <w:rsid w:val="00130EA6"/>
    <w:rsid w:val="00130F48"/>
    <w:rsid w:val="00131052"/>
    <w:rsid w:val="0013132A"/>
    <w:rsid w:val="0013148D"/>
    <w:rsid w:val="001319CF"/>
    <w:rsid w:val="001319E0"/>
    <w:rsid w:val="001321D4"/>
    <w:rsid w:val="00132253"/>
    <w:rsid w:val="0013244E"/>
    <w:rsid w:val="00132540"/>
    <w:rsid w:val="0013270D"/>
    <w:rsid w:val="001328DE"/>
    <w:rsid w:val="00132965"/>
    <w:rsid w:val="00132B22"/>
    <w:rsid w:val="00132EF0"/>
    <w:rsid w:val="0013314A"/>
    <w:rsid w:val="001335C7"/>
    <w:rsid w:val="00133887"/>
    <w:rsid w:val="00133E14"/>
    <w:rsid w:val="00133EAB"/>
    <w:rsid w:val="0013403F"/>
    <w:rsid w:val="0013414D"/>
    <w:rsid w:val="00134172"/>
    <w:rsid w:val="001341FD"/>
    <w:rsid w:val="00134566"/>
    <w:rsid w:val="001347EC"/>
    <w:rsid w:val="0013499E"/>
    <w:rsid w:val="00134BD9"/>
    <w:rsid w:val="00134C5E"/>
    <w:rsid w:val="00134E83"/>
    <w:rsid w:val="0013510A"/>
    <w:rsid w:val="001357BA"/>
    <w:rsid w:val="00135856"/>
    <w:rsid w:val="0013585B"/>
    <w:rsid w:val="0013587D"/>
    <w:rsid w:val="001358B5"/>
    <w:rsid w:val="00135933"/>
    <w:rsid w:val="00135960"/>
    <w:rsid w:val="0013599E"/>
    <w:rsid w:val="00135B31"/>
    <w:rsid w:val="00135D36"/>
    <w:rsid w:val="0013603D"/>
    <w:rsid w:val="001362DC"/>
    <w:rsid w:val="0013636A"/>
    <w:rsid w:val="001364CF"/>
    <w:rsid w:val="001364FF"/>
    <w:rsid w:val="001369BD"/>
    <w:rsid w:val="00136A18"/>
    <w:rsid w:val="00137354"/>
    <w:rsid w:val="001376C9"/>
    <w:rsid w:val="00137AC5"/>
    <w:rsid w:val="00137F31"/>
    <w:rsid w:val="00137F76"/>
    <w:rsid w:val="001401D1"/>
    <w:rsid w:val="00140530"/>
    <w:rsid w:val="00140B92"/>
    <w:rsid w:val="0014146C"/>
    <w:rsid w:val="00141489"/>
    <w:rsid w:val="00141D55"/>
    <w:rsid w:val="00141D5D"/>
    <w:rsid w:val="00141F74"/>
    <w:rsid w:val="00142002"/>
    <w:rsid w:val="001421B0"/>
    <w:rsid w:val="00142C5C"/>
    <w:rsid w:val="00142D6A"/>
    <w:rsid w:val="00142E17"/>
    <w:rsid w:val="001430BA"/>
    <w:rsid w:val="00143297"/>
    <w:rsid w:val="00143458"/>
    <w:rsid w:val="0014371C"/>
    <w:rsid w:val="00143A94"/>
    <w:rsid w:val="00143C00"/>
    <w:rsid w:val="00143C91"/>
    <w:rsid w:val="00143CAF"/>
    <w:rsid w:val="00143DCC"/>
    <w:rsid w:val="001442D8"/>
    <w:rsid w:val="0014459C"/>
    <w:rsid w:val="001445AB"/>
    <w:rsid w:val="00144762"/>
    <w:rsid w:val="00144767"/>
    <w:rsid w:val="00144855"/>
    <w:rsid w:val="001449A3"/>
    <w:rsid w:val="00144D65"/>
    <w:rsid w:val="00144D85"/>
    <w:rsid w:val="00144DFD"/>
    <w:rsid w:val="00145060"/>
    <w:rsid w:val="00145230"/>
    <w:rsid w:val="001456BD"/>
    <w:rsid w:val="001456D2"/>
    <w:rsid w:val="00145899"/>
    <w:rsid w:val="00145B7F"/>
    <w:rsid w:val="00145D6C"/>
    <w:rsid w:val="00145E24"/>
    <w:rsid w:val="0014623D"/>
    <w:rsid w:val="001465F2"/>
    <w:rsid w:val="0014661F"/>
    <w:rsid w:val="001466E9"/>
    <w:rsid w:val="0014679E"/>
    <w:rsid w:val="00146872"/>
    <w:rsid w:val="00146A6C"/>
    <w:rsid w:val="00146E4D"/>
    <w:rsid w:val="00147021"/>
    <w:rsid w:val="00147065"/>
    <w:rsid w:val="00147131"/>
    <w:rsid w:val="0014715B"/>
    <w:rsid w:val="001478C1"/>
    <w:rsid w:val="00147DFB"/>
    <w:rsid w:val="00147E17"/>
    <w:rsid w:val="00147F01"/>
    <w:rsid w:val="001504F6"/>
    <w:rsid w:val="00150A5A"/>
    <w:rsid w:val="00150C62"/>
    <w:rsid w:val="00150E49"/>
    <w:rsid w:val="0015196B"/>
    <w:rsid w:val="00151B6E"/>
    <w:rsid w:val="00151C28"/>
    <w:rsid w:val="00151E36"/>
    <w:rsid w:val="00152220"/>
    <w:rsid w:val="00152247"/>
    <w:rsid w:val="0015238F"/>
    <w:rsid w:val="001524E0"/>
    <w:rsid w:val="00152650"/>
    <w:rsid w:val="0015281A"/>
    <w:rsid w:val="00152AAE"/>
    <w:rsid w:val="00152B53"/>
    <w:rsid w:val="00152C66"/>
    <w:rsid w:val="00152E9C"/>
    <w:rsid w:val="001531C7"/>
    <w:rsid w:val="0015330E"/>
    <w:rsid w:val="0015355B"/>
    <w:rsid w:val="001538FF"/>
    <w:rsid w:val="00153C66"/>
    <w:rsid w:val="00153D5F"/>
    <w:rsid w:val="001543C3"/>
    <w:rsid w:val="00154ACC"/>
    <w:rsid w:val="00154C0F"/>
    <w:rsid w:val="001553CD"/>
    <w:rsid w:val="001553D3"/>
    <w:rsid w:val="0015578A"/>
    <w:rsid w:val="001559B0"/>
    <w:rsid w:val="001559D4"/>
    <w:rsid w:val="001559DD"/>
    <w:rsid w:val="00155ABF"/>
    <w:rsid w:val="00155F40"/>
    <w:rsid w:val="0015625A"/>
    <w:rsid w:val="0015668C"/>
    <w:rsid w:val="00156C65"/>
    <w:rsid w:val="00156E86"/>
    <w:rsid w:val="001572C5"/>
    <w:rsid w:val="0015735D"/>
    <w:rsid w:val="001573FE"/>
    <w:rsid w:val="00157B7E"/>
    <w:rsid w:val="00157BD1"/>
    <w:rsid w:val="00160413"/>
    <w:rsid w:val="001605BA"/>
    <w:rsid w:val="00160771"/>
    <w:rsid w:val="00160876"/>
    <w:rsid w:val="001609C0"/>
    <w:rsid w:val="00160C32"/>
    <w:rsid w:val="00160D29"/>
    <w:rsid w:val="00161143"/>
    <w:rsid w:val="0016172A"/>
    <w:rsid w:val="00161880"/>
    <w:rsid w:val="00161F4E"/>
    <w:rsid w:val="001622DF"/>
    <w:rsid w:val="001622E6"/>
    <w:rsid w:val="001623A8"/>
    <w:rsid w:val="001623DE"/>
    <w:rsid w:val="00162531"/>
    <w:rsid w:val="0016254E"/>
    <w:rsid w:val="001625F9"/>
    <w:rsid w:val="00162988"/>
    <w:rsid w:val="00162B3F"/>
    <w:rsid w:val="00162CC8"/>
    <w:rsid w:val="00162D49"/>
    <w:rsid w:val="00163369"/>
    <w:rsid w:val="001634D9"/>
    <w:rsid w:val="00163578"/>
    <w:rsid w:val="0016358A"/>
    <w:rsid w:val="00163652"/>
    <w:rsid w:val="00163C50"/>
    <w:rsid w:val="00163C80"/>
    <w:rsid w:val="00163F64"/>
    <w:rsid w:val="00164494"/>
    <w:rsid w:val="00164887"/>
    <w:rsid w:val="00164AB5"/>
    <w:rsid w:val="00164ADE"/>
    <w:rsid w:val="00164D14"/>
    <w:rsid w:val="00164F1D"/>
    <w:rsid w:val="00164F68"/>
    <w:rsid w:val="0016507E"/>
    <w:rsid w:val="00165245"/>
    <w:rsid w:val="00165314"/>
    <w:rsid w:val="00165587"/>
    <w:rsid w:val="00165590"/>
    <w:rsid w:val="00165A21"/>
    <w:rsid w:val="00165AA1"/>
    <w:rsid w:val="00165CDE"/>
    <w:rsid w:val="00165DC0"/>
    <w:rsid w:val="00165E2B"/>
    <w:rsid w:val="00165ED1"/>
    <w:rsid w:val="0016604F"/>
    <w:rsid w:val="00166430"/>
    <w:rsid w:val="001668FB"/>
    <w:rsid w:val="00166ABB"/>
    <w:rsid w:val="00166C2B"/>
    <w:rsid w:val="00166CA0"/>
    <w:rsid w:val="00166D58"/>
    <w:rsid w:val="00166F26"/>
    <w:rsid w:val="001670AB"/>
    <w:rsid w:val="001670E9"/>
    <w:rsid w:val="00167793"/>
    <w:rsid w:val="00167BFD"/>
    <w:rsid w:val="00167E07"/>
    <w:rsid w:val="001700A8"/>
    <w:rsid w:val="001700F7"/>
    <w:rsid w:val="00170186"/>
    <w:rsid w:val="001702EE"/>
    <w:rsid w:val="0017056A"/>
    <w:rsid w:val="001708BD"/>
    <w:rsid w:val="00170C13"/>
    <w:rsid w:val="00170DF9"/>
    <w:rsid w:val="00170E8B"/>
    <w:rsid w:val="0017105E"/>
    <w:rsid w:val="0017111D"/>
    <w:rsid w:val="00171235"/>
    <w:rsid w:val="001712B3"/>
    <w:rsid w:val="001714AC"/>
    <w:rsid w:val="0017159E"/>
    <w:rsid w:val="0017175C"/>
    <w:rsid w:val="0017176B"/>
    <w:rsid w:val="00171948"/>
    <w:rsid w:val="00171C5A"/>
    <w:rsid w:val="00171C7B"/>
    <w:rsid w:val="00171D89"/>
    <w:rsid w:val="001723A1"/>
    <w:rsid w:val="001727FB"/>
    <w:rsid w:val="00172823"/>
    <w:rsid w:val="00172B6C"/>
    <w:rsid w:val="00172D92"/>
    <w:rsid w:val="00172DC8"/>
    <w:rsid w:val="00172EF7"/>
    <w:rsid w:val="0017316C"/>
    <w:rsid w:val="001731A7"/>
    <w:rsid w:val="0017325F"/>
    <w:rsid w:val="00173636"/>
    <w:rsid w:val="00173ED3"/>
    <w:rsid w:val="00173F30"/>
    <w:rsid w:val="001740A6"/>
    <w:rsid w:val="001747FE"/>
    <w:rsid w:val="001748BA"/>
    <w:rsid w:val="00174FF0"/>
    <w:rsid w:val="001750BA"/>
    <w:rsid w:val="001759BD"/>
    <w:rsid w:val="001759D8"/>
    <w:rsid w:val="00175B65"/>
    <w:rsid w:val="00175D42"/>
    <w:rsid w:val="00176121"/>
    <w:rsid w:val="00176398"/>
    <w:rsid w:val="001764F4"/>
    <w:rsid w:val="001766E1"/>
    <w:rsid w:val="00176916"/>
    <w:rsid w:val="00176BBF"/>
    <w:rsid w:val="001774F8"/>
    <w:rsid w:val="00177515"/>
    <w:rsid w:val="00177574"/>
    <w:rsid w:val="00177618"/>
    <w:rsid w:val="00177737"/>
    <w:rsid w:val="001777EB"/>
    <w:rsid w:val="00177B1F"/>
    <w:rsid w:val="00177B63"/>
    <w:rsid w:val="00177BD6"/>
    <w:rsid w:val="00177E65"/>
    <w:rsid w:val="001801CB"/>
    <w:rsid w:val="001808BA"/>
    <w:rsid w:val="0018095A"/>
    <w:rsid w:val="00180A6B"/>
    <w:rsid w:val="00180CDE"/>
    <w:rsid w:val="00180D6C"/>
    <w:rsid w:val="00180E53"/>
    <w:rsid w:val="00180F9B"/>
    <w:rsid w:val="0018122B"/>
    <w:rsid w:val="001815E6"/>
    <w:rsid w:val="00181A7C"/>
    <w:rsid w:val="00181C48"/>
    <w:rsid w:val="0018201D"/>
    <w:rsid w:val="001821EC"/>
    <w:rsid w:val="001824B8"/>
    <w:rsid w:val="0018253D"/>
    <w:rsid w:val="001828FC"/>
    <w:rsid w:val="00182998"/>
    <w:rsid w:val="00182A4D"/>
    <w:rsid w:val="00182FA1"/>
    <w:rsid w:val="0018310D"/>
    <w:rsid w:val="001831F4"/>
    <w:rsid w:val="00183423"/>
    <w:rsid w:val="001836EC"/>
    <w:rsid w:val="00183847"/>
    <w:rsid w:val="001839CF"/>
    <w:rsid w:val="00183B1D"/>
    <w:rsid w:val="00183DF2"/>
    <w:rsid w:val="00183F31"/>
    <w:rsid w:val="001840BF"/>
    <w:rsid w:val="001841FB"/>
    <w:rsid w:val="001850D5"/>
    <w:rsid w:val="001852A2"/>
    <w:rsid w:val="001858F4"/>
    <w:rsid w:val="00185D5F"/>
    <w:rsid w:val="00185E06"/>
    <w:rsid w:val="00185E07"/>
    <w:rsid w:val="00185ED1"/>
    <w:rsid w:val="00185EEF"/>
    <w:rsid w:val="00186022"/>
    <w:rsid w:val="001860F5"/>
    <w:rsid w:val="00186189"/>
    <w:rsid w:val="001865DC"/>
    <w:rsid w:val="00186D5B"/>
    <w:rsid w:val="00187007"/>
    <w:rsid w:val="00187075"/>
    <w:rsid w:val="0018709D"/>
    <w:rsid w:val="001878E3"/>
    <w:rsid w:val="00187C9B"/>
    <w:rsid w:val="0019002E"/>
    <w:rsid w:val="001900AC"/>
    <w:rsid w:val="001906D4"/>
    <w:rsid w:val="00190AB6"/>
    <w:rsid w:val="00190AC4"/>
    <w:rsid w:val="00190B5D"/>
    <w:rsid w:val="00190C46"/>
    <w:rsid w:val="00190C71"/>
    <w:rsid w:val="00190E42"/>
    <w:rsid w:val="00190F82"/>
    <w:rsid w:val="00191024"/>
    <w:rsid w:val="00191200"/>
    <w:rsid w:val="001913E8"/>
    <w:rsid w:val="0019177D"/>
    <w:rsid w:val="00191826"/>
    <w:rsid w:val="001919B7"/>
    <w:rsid w:val="00191AB6"/>
    <w:rsid w:val="00191AC1"/>
    <w:rsid w:val="00192AEB"/>
    <w:rsid w:val="00192BB0"/>
    <w:rsid w:val="00192C6E"/>
    <w:rsid w:val="0019327E"/>
    <w:rsid w:val="00193304"/>
    <w:rsid w:val="001937C0"/>
    <w:rsid w:val="00193850"/>
    <w:rsid w:val="0019396B"/>
    <w:rsid w:val="00193A2C"/>
    <w:rsid w:val="00193DB3"/>
    <w:rsid w:val="00193F64"/>
    <w:rsid w:val="00194218"/>
    <w:rsid w:val="00194792"/>
    <w:rsid w:val="00194A44"/>
    <w:rsid w:val="00194ADB"/>
    <w:rsid w:val="00194C69"/>
    <w:rsid w:val="0019507F"/>
    <w:rsid w:val="0019513F"/>
    <w:rsid w:val="00195356"/>
    <w:rsid w:val="00195383"/>
    <w:rsid w:val="0019539B"/>
    <w:rsid w:val="00195406"/>
    <w:rsid w:val="00195689"/>
    <w:rsid w:val="001956FE"/>
    <w:rsid w:val="00195702"/>
    <w:rsid w:val="00195802"/>
    <w:rsid w:val="00195872"/>
    <w:rsid w:val="0019594C"/>
    <w:rsid w:val="00195E4F"/>
    <w:rsid w:val="00195FAC"/>
    <w:rsid w:val="00196091"/>
    <w:rsid w:val="00196447"/>
    <w:rsid w:val="001967D2"/>
    <w:rsid w:val="00196967"/>
    <w:rsid w:val="00196F2C"/>
    <w:rsid w:val="00197400"/>
    <w:rsid w:val="0019741F"/>
    <w:rsid w:val="00197420"/>
    <w:rsid w:val="001976A2"/>
    <w:rsid w:val="001978C2"/>
    <w:rsid w:val="00197D6F"/>
    <w:rsid w:val="00197E77"/>
    <w:rsid w:val="00197FA6"/>
    <w:rsid w:val="001A02C7"/>
    <w:rsid w:val="001A042B"/>
    <w:rsid w:val="001A0A2A"/>
    <w:rsid w:val="001A0FF0"/>
    <w:rsid w:val="001A11FB"/>
    <w:rsid w:val="001A134A"/>
    <w:rsid w:val="001A15B9"/>
    <w:rsid w:val="001A1722"/>
    <w:rsid w:val="001A24D3"/>
    <w:rsid w:val="001A285F"/>
    <w:rsid w:val="001A2AF0"/>
    <w:rsid w:val="001A2C4B"/>
    <w:rsid w:val="001A306C"/>
    <w:rsid w:val="001A396D"/>
    <w:rsid w:val="001A3AF0"/>
    <w:rsid w:val="001A3D1E"/>
    <w:rsid w:val="001A3EAE"/>
    <w:rsid w:val="001A3ECA"/>
    <w:rsid w:val="001A3FC2"/>
    <w:rsid w:val="001A4642"/>
    <w:rsid w:val="001A46CE"/>
    <w:rsid w:val="001A46FA"/>
    <w:rsid w:val="001A4CB4"/>
    <w:rsid w:val="001A4F02"/>
    <w:rsid w:val="001A5158"/>
    <w:rsid w:val="001A53F9"/>
    <w:rsid w:val="001A5426"/>
    <w:rsid w:val="001A56D6"/>
    <w:rsid w:val="001A57EB"/>
    <w:rsid w:val="001A5C2F"/>
    <w:rsid w:val="001A5FBA"/>
    <w:rsid w:val="001A601F"/>
    <w:rsid w:val="001A6636"/>
    <w:rsid w:val="001A686C"/>
    <w:rsid w:val="001A6A20"/>
    <w:rsid w:val="001A70C7"/>
    <w:rsid w:val="001A71F0"/>
    <w:rsid w:val="001A72C4"/>
    <w:rsid w:val="001A7599"/>
    <w:rsid w:val="001A780C"/>
    <w:rsid w:val="001A7914"/>
    <w:rsid w:val="001A7D9B"/>
    <w:rsid w:val="001A7F1A"/>
    <w:rsid w:val="001B03C4"/>
    <w:rsid w:val="001B0A10"/>
    <w:rsid w:val="001B0B96"/>
    <w:rsid w:val="001B0F40"/>
    <w:rsid w:val="001B0FA3"/>
    <w:rsid w:val="001B1291"/>
    <w:rsid w:val="001B1643"/>
    <w:rsid w:val="001B1675"/>
    <w:rsid w:val="001B16A8"/>
    <w:rsid w:val="001B182A"/>
    <w:rsid w:val="001B1F16"/>
    <w:rsid w:val="001B2088"/>
    <w:rsid w:val="001B20DA"/>
    <w:rsid w:val="001B21F2"/>
    <w:rsid w:val="001B250A"/>
    <w:rsid w:val="001B275A"/>
    <w:rsid w:val="001B2BCF"/>
    <w:rsid w:val="001B2C4C"/>
    <w:rsid w:val="001B2C4E"/>
    <w:rsid w:val="001B2D03"/>
    <w:rsid w:val="001B3210"/>
    <w:rsid w:val="001B34FB"/>
    <w:rsid w:val="001B35C3"/>
    <w:rsid w:val="001B37A4"/>
    <w:rsid w:val="001B399B"/>
    <w:rsid w:val="001B3C55"/>
    <w:rsid w:val="001B4837"/>
    <w:rsid w:val="001B4A21"/>
    <w:rsid w:val="001B4A95"/>
    <w:rsid w:val="001B4C65"/>
    <w:rsid w:val="001B4D17"/>
    <w:rsid w:val="001B4F41"/>
    <w:rsid w:val="001B54DD"/>
    <w:rsid w:val="001B55B2"/>
    <w:rsid w:val="001B582A"/>
    <w:rsid w:val="001B5A0A"/>
    <w:rsid w:val="001B5B5C"/>
    <w:rsid w:val="001B5D55"/>
    <w:rsid w:val="001B5E22"/>
    <w:rsid w:val="001B6561"/>
    <w:rsid w:val="001B67A8"/>
    <w:rsid w:val="001B688C"/>
    <w:rsid w:val="001B69F6"/>
    <w:rsid w:val="001B6B23"/>
    <w:rsid w:val="001B6D3E"/>
    <w:rsid w:val="001B6DCF"/>
    <w:rsid w:val="001B6F28"/>
    <w:rsid w:val="001B6FE4"/>
    <w:rsid w:val="001B7390"/>
    <w:rsid w:val="001B7506"/>
    <w:rsid w:val="001B754E"/>
    <w:rsid w:val="001B768B"/>
    <w:rsid w:val="001B77DB"/>
    <w:rsid w:val="001B77DE"/>
    <w:rsid w:val="001B78EB"/>
    <w:rsid w:val="001B7A03"/>
    <w:rsid w:val="001B7A16"/>
    <w:rsid w:val="001B7A3A"/>
    <w:rsid w:val="001B7DD5"/>
    <w:rsid w:val="001C0AA4"/>
    <w:rsid w:val="001C0D0F"/>
    <w:rsid w:val="001C0D34"/>
    <w:rsid w:val="001C0E18"/>
    <w:rsid w:val="001C109F"/>
    <w:rsid w:val="001C15AA"/>
    <w:rsid w:val="001C17EC"/>
    <w:rsid w:val="001C19C7"/>
    <w:rsid w:val="001C19D3"/>
    <w:rsid w:val="001C1AE9"/>
    <w:rsid w:val="001C1E28"/>
    <w:rsid w:val="001C20C8"/>
    <w:rsid w:val="001C2208"/>
    <w:rsid w:val="001C22E4"/>
    <w:rsid w:val="001C2441"/>
    <w:rsid w:val="001C2737"/>
    <w:rsid w:val="001C293F"/>
    <w:rsid w:val="001C2A10"/>
    <w:rsid w:val="001C2A45"/>
    <w:rsid w:val="001C2C26"/>
    <w:rsid w:val="001C2EFC"/>
    <w:rsid w:val="001C3121"/>
    <w:rsid w:val="001C312D"/>
    <w:rsid w:val="001C31A4"/>
    <w:rsid w:val="001C3245"/>
    <w:rsid w:val="001C32C7"/>
    <w:rsid w:val="001C3520"/>
    <w:rsid w:val="001C3973"/>
    <w:rsid w:val="001C3B2F"/>
    <w:rsid w:val="001C3E01"/>
    <w:rsid w:val="001C3E1B"/>
    <w:rsid w:val="001C3EDE"/>
    <w:rsid w:val="001C3F3A"/>
    <w:rsid w:val="001C4074"/>
    <w:rsid w:val="001C45E8"/>
    <w:rsid w:val="001C4BF3"/>
    <w:rsid w:val="001C4C0F"/>
    <w:rsid w:val="001C4E25"/>
    <w:rsid w:val="001C552D"/>
    <w:rsid w:val="001C5552"/>
    <w:rsid w:val="001C59E7"/>
    <w:rsid w:val="001C5A04"/>
    <w:rsid w:val="001C5B2B"/>
    <w:rsid w:val="001C5F26"/>
    <w:rsid w:val="001C6447"/>
    <w:rsid w:val="001C6947"/>
    <w:rsid w:val="001C69D7"/>
    <w:rsid w:val="001C6B63"/>
    <w:rsid w:val="001C7409"/>
    <w:rsid w:val="001C78FC"/>
    <w:rsid w:val="001C79C6"/>
    <w:rsid w:val="001C7A57"/>
    <w:rsid w:val="001C7AF4"/>
    <w:rsid w:val="001C7C39"/>
    <w:rsid w:val="001D015E"/>
    <w:rsid w:val="001D0226"/>
    <w:rsid w:val="001D05DE"/>
    <w:rsid w:val="001D05F7"/>
    <w:rsid w:val="001D0BE1"/>
    <w:rsid w:val="001D0C7D"/>
    <w:rsid w:val="001D0EC9"/>
    <w:rsid w:val="001D12C6"/>
    <w:rsid w:val="001D183F"/>
    <w:rsid w:val="001D18BC"/>
    <w:rsid w:val="001D18E7"/>
    <w:rsid w:val="001D1BE1"/>
    <w:rsid w:val="001D1C88"/>
    <w:rsid w:val="001D1CD7"/>
    <w:rsid w:val="001D1EFD"/>
    <w:rsid w:val="001D1F48"/>
    <w:rsid w:val="001D2043"/>
    <w:rsid w:val="001D239A"/>
    <w:rsid w:val="001D29F3"/>
    <w:rsid w:val="001D2A8B"/>
    <w:rsid w:val="001D2B69"/>
    <w:rsid w:val="001D2D67"/>
    <w:rsid w:val="001D2FEB"/>
    <w:rsid w:val="001D358E"/>
    <w:rsid w:val="001D36FB"/>
    <w:rsid w:val="001D3700"/>
    <w:rsid w:val="001D447F"/>
    <w:rsid w:val="001D478E"/>
    <w:rsid w:val="001D47B6"/>
    <w:rsid w:val="001D485C"/>
    <w:rsid w:val="001D486D"/>
    <w:rsid w:val="001D4B94"/>
    <w:rsid w:val="001D4C4D"/>
    <w:rsid w:val="001D4CBC"/>
    <w:rsid w:val="001D4F70"/>
    <w:rsid w:val="001D524D"/>
    <w:rsid w:val="001D5AA4"/>
    <w:rsid w:val="001D5B06"/>
    <w:rsid w:val="001D5FB4"/>
    <w:rsid w:val="001D64D8"/>
    <w:rsid w:val="001D699A"/>
    <w:rsid w:val="001D6A57"/>
    <w:rsid w:val="001D6DC1"/>
    <w:rsid w:val="001D6E81"/>
    <w:rsid w:val="001D71DA"/>
    <w:rsid w:val="001D71E7"/>
    <w:rsid w:val="001D7537"/>
    <w:rsid w:val="001D7994"/>
    <w:rsid w:val="001D7D9E"/>
    <w:rsid w:val="001D7F07"/>
    <w:rsid w:val="001D7F44"/>
    <w:rsid w:val="001E0374"/>
    <w:rsid w:val="001E0684"/>
    <w:rsid w:val="001E0CB1"/>
    <w:rsid w:val="001E11F7"/>
    <w:rsid w:val="001E12F7"/>
    <w:rsid w:val="001E1518"/>
    <w:rsid w:val="001E17AF"/>
    <w:rsid w:val="001E18F8"/>
    <w:rsid w:val="001E1B55"/>
    <w:rsid w:val="001E1B62"/>
    <w:rsid w:val="001E1EDE"/>
    <w:rsid w:val="001E1F88"/>
    <w:rsid w:val="001E1F9D"/>
    <w:rsid w:val="001E1FD7"/>
    <w:rsid w:val="001E2387"/>
    <w:rsid w:val="001E24F8"/>
    <w:rsid w:val="001E2559"/>
    <w:rsid w:val="001E27AA"/>
    <w:rsid w:val="001E2ADF"/>
    <w:rsid w:val="001E2BE1"/>
    <w:rsid w:val="001E2BE4"/>
    <w:rsid w:val="001E2F13"/>
    <w:rsid w:val="001E2F42"/>
    <w:rsid w:val="001E31F2"/>
    <w:rsid w:val="001E3321"/>
    <w:rsid w:val="001E3418"/>
    <w:rsid w:val="001E3CCB"/>
    <w:rsid w:val="001E3CE7"/>
    <w:rsid w:val="001E4008"/>
    <w:rsid w:val="001E4092"/>
    <w:rsid w:val="001E4271"/>
    <w:rsid w:val="001E4392"/>
    <w:rsid w:val="001E4A8B"/>
    <w:rsid w:val="001E4D4C"/>
    <w:rsid w:val="001E4D98"/>
    <w:rsid w:val="001E4E12"/>
    <w:rsid w:val="001E4EA1"/>
    <w:rsid w:val="001E4F67"/>
    <w:rsid w:val="001E5B80"/>
    <w:rsid w:val="001E6286"/>
    <w:rsid w:val="001E639E"/>
    <w:rsid w:val="001E6856"/>
    <w:rsid w:val="001E6878"/>
    <w:rsid w:val="001E68AC"/>
    <w:rsid w:val="001E6AD4"/>
    <w:rsid w:val="001E6B03"/>
    <w:rsid w:val="001E6C84"/>
    <w:rsid w:val="001E6CFE"/>
    <w:rsid w:val="001E6EA1"/>
    <w:rsid w:val="001E6F42"/>
    <w:rsid w:val="001E7494"/>
    <w:rsid w:val="001E75AE"/>
    <w:rsid w:val="001E78CE"/>
    <w:rsid w:val="001E7984"/>
    <w:rsid w:val="001E7A3F"/>
    <w:rsid w:val="001E7C46"/>
    <w:rsid w:val="001E7F9F"/>
    <w:rsid w:val="001F0177"/>
    <w:rsid w:val="001F085F"/>
    <w:rsid w:val="001F0879"/>
    <w:rsid w:val="001F0A16"/>
    <w:rsid w:val="001F0B06"/>
    <w:rsid w:val="001F0C2F"/>
    <w:rsid w:val="001F0C3A"/>
    <w:rsid w:val="001F0DD1"/>
    <w:rsid w:val="001F120C"/>
    <w:rsid w:val="001F1543"/>
    <w:rsid w:val="001F15AC"/>
    <w:rsid w:val="001F17D7"/>
    <w:rsid w:val="001F199B"/>
    <w:rsid w:val="001F19F8"/>
    <w:rsid w:val="001F1AC5"/>
    <w:rsid w:val="001F1C90"/>
    <w:rsid w:val="001F1DA3"/>
    <w:rsid w:val="001F22DE"/>
    <w:rsid w:val="001F2380"/>
    <w:rsid w:val="001F243C"/>
    <w:rsid w:val="001F2565"/>
    <w:rsid w:val="001F261B"/>
    <w:rsid w:val="001F265E"/>
    <w:rsid w:val="001F26E0"/>
    <w:rsid w:val="001F27D0"/>
    <w:rsid w:val="001F2AFE"/>
    <w:rsid w:val="001F2B29"/>
    <w:rsid w:val="001F2B92"/>
    <w:rsid w:val="001F2E6B"/>
    <w:rsid w:val="001F2F0E"/>
    <w:rsid w:val="001F38B6"/>
    <w:rsid w:val="001F38E4"/>
    <w:rsid w:val="001F3949"/>
    <w:rsid w:val="001F39B8"/>
    <w:rsid w:val="001F3A21"/>
    <w:rsid w:val="001F3EAB"/>
    <w:rsid w:val="001F3F71"/>
    <w:rsid w:val="001F3FB1"/>
    <w:rsid w:val="001F46E9"/>
    <w:rsid w:val="001F47F5"/>
    <w:rsid w:val="001F4881"/>
    <w:rsid w:val="001F49D2"/>
    <w:rsid w:val="001F4B2A"/>
    <w:rsid w:val="001F4B4D"/>
    <w:rsid w:val="001F4F9E"/>
    <w:rsid w:val="001F50D4"/>
    <w:rsid w:val="001F5372"/>
    <w:rsid w:val="001F5796"/>
    <w:rsid w:val="001F5B10"/>
    <w:rsid w:val="001F6005"/>
    <w:rsid w:val="001F60B9"/>
    <w:rsid w:val="001F62F1"/>
    <w:rsid w:val="001F6993"/>
    <w:rsid w:val="001F6AF3"/>
    <w:rsid w:val="001F7176"/>
    <w:rsid w:val="001F7278"/>
    <w:rsid w:val="001F743E"/>
    <w:rsid w:val="001F75E5"/>
    <w:rsid w:val="001F7749"/>
    <w:rsid w:val="001F793B"/>
    <w:rsid w:val="001F7BA6"/>
    <w:rsid w:val="001F7C90"/>
    <w:rsid w:val="001F7DB2"/>
    <w:rsid w:val="001F7E1A"/>
    <w:rsid w:val="00200326"/>
    <w:rsid w:val="0020033B"/>
    <w:rsid w:val="0020034F"/>
    <w:rsid w:val="0020050B"/>
    <w:rsid w:val="002005FE"/>
    <w:rsid w:val="0020084D"/>
    <w:rsid w:val="0020087C"/>
    <w:rsid w:val="00200A9F"/>
    <w:rsid w:val="00200BF4"/>
    <w:rsid w:val="00200FBA"/>
    <w:rsid w:val="00201022"/>
    <w:rsid w:val="002015A6"/>
    <w:rsid w:val="002015B2"/>
    <w:rsid w:val="00201668"/>
    <w:rsid w:val="00201966"/>
    <w:rsid w:val="002019C9"/>
    <w:rsid w:val="002019D2"/>
    <w:rsid w:val="00201AAD"/>
    <w:rsid w:val="00201E31"/>
    <w:rsid w:val="00201F47"/>
    <w:rsid w:val="00201FE3"/>
    <w:rsid w:val="0020209F"/>
    <w:rsid w:val="00202203"/>
    <w:rsid w:val="002022BB"/>
    <w:rsid w:val="002026F9"/>
    <w:rsid w:val="00202AE0"/>
    <w:rsid w:val="00202B37"/>
    <w:rsid w:val="00202F46"/>
    <w:rsid w:val="00202F8B"/>
    <w:rsid w:val="00203730"/>
    <w:rsid w:val="00203921"/>
    <w:rsid w:val="00203D5B"/>
    <w:rsid w:val="00203E1F"/>
    <w:rsid w:val="00204547"/>
    <w:rsid w:val="002045CB"/>
    <w:rsid w:val="00204723"/>
    <w:rsid w:val="00204948"/>
    <w:rsid w:val="00204A68"/>
    <w:rsid w:val="00204AEF"/>
    <w:rsid w:val="0020565F"/>
    <w:rsid w:val="0020581D"/>
    <w:rsid w:val="002058A7"/>
    <w:rsid w:val="002058F4"/>
    <w:rsid w:val="00205A1D"/>
    <w:rsid w:val="00205AFE"/>
    <w:rsid w:val="00205BE6"/>
    <w:rsid w:val="00206024"/>
    <w:rsid w:val="00206B7A"/>
    <w:rsid w:val="00206F67"/>
    <w:rsid w:val="0020700B"/>
    <w:rsid w:val="002073A0"/>
    <w:rsid w:val="00207469"/>
    <w:rsid w:val="00207ABC"/>
    <w:rsid w:val="00207B04"/>
    <w:rsid w:val="00207F00"/>
    <w:rsid w:val="00210003"/>
    <w:rsid w:val="00210304"/>
    <w:rsid w:val="002103F6"/>
    <w:rsid w:val="00210B69"/>
    <w:rsid w:val="00210B70"/>
    <w:rsid w:val="00210D19"/>
    <w:rsid w:val="00210DA3"/>
    <w:rsid w:val="00210F58"/>
    <w:rsid w:val="002114AA"/>
    <w:rsid w:val="0021155D"/>
    <w:rsid w:val="00211584"/>
    <w:rsid w:val="00211B14"/>
    <w:rsid w:val="00211BAE"/>
    <w:rsid w:val="00211E2D"/>
    <w:rsid w:val="00211F04"/>
    <w:rsid w:val="00212054"/>
    <w:rsid w:val="002121A0"/>
    <w:rsid w:val="002123F1"/>
    <w:rsid w:val="002126EE"/>
    <w:rsid w:val="00212823"/>
    <w:rsid w:val="00212946"/>
    <w:rsid w:val="00212A1F"/>
    <w:rsid w:val="00212C78"/>
    <w:rsid w:val="00213B72"/>
    <w:rsid w:val="00213D7C"/>
    <w:rsid w:val="00214131"/>
    <w:rsid w:val="00214580"/>
    <w:rsid w:val="002145E4"/>
    <w:rsid w:val="002148A0"/>
    <w:rsid w:val="00214D32"/>
    <w:rsid w:val="00214D44"/>
    <w:rsid w:val="00214D62"/>
    <w:rsid w:val="00214F3E"/>
    <w:rsid w:val="00215538"/>
    <w:rsid w:val="0021560B"/>
    <w:rsid w:val="00215775"/>
    <w:rsid w:val="00215A9F"/>
    <w:rsid w:val="00215B49"/>
    <w:rsid w:val="00215B5F"/>
    <w:rsid w:val="00215D2A"/>
    <w:rsid w:val="00215F7F"/>
    <w:rsid w:val="0021617F"/>
    <w:rsid w:val="002161BC"/>
    <w:rsid w:val="0021633C"/>
    <w:rsid w:val="002163AB"/>
    <w:rsid w:val="002165AE"/>
    <w:rsid w:val="002166F7"/>
    <w:rsid w:val="00216706"/>
    <w:rsid w:val="00216984"/>
    <w:rsid w:val="00217024"/>
    <w:rsid w:val="00217160"/>
    <w:rsid w:val="0021721B"/>
    <w:rsid w:val="0021727D"/>
    <w:rsid w:val="00217331"/>
    <w:rsid w:val="002173B4"/>
    <w:rsid w:val="0021748D"/>
    <w:rsid w:val="00217609"/>
    <w:rsid w:val="002177BB"/>
    <w:rsid w:val="0021793D"/>
    <w:rsid w:val="00217D1C"/>
    <w:rsid w:val="00220042"/>
    <w:rsid w:val="002204AD"/>
    <w:rsid w:val="002208B3"/>
    <w:rsid w:val="00220A52"/>
    <w:rsid w:val="00220A58"/>
    <w:rsid w:val="00220BA5"/>
    <w:rsid w:val="00220E2C"/>
    <w:rsid w:val="0022101F"/>
    <w:rsid w:val="00221299"/>
    <w:rsid w:val="0022182A"/>
    <w:rsid w:val="00221C72"/>
    <w:rsid w:val="00221E35"/>
    <w:rsid w:val="00221F76"/>
    <w:rsid w:val="0022222E"/>
    <w:rsid w:val="00222355"/>
    <w:rsid w:val="00222AFB"/>
    <w:rsid w:val="00222D72"/>
    <w:rsid w:val="002233E3"/>
    <w:rsid w:val="00223513"/>
    <w:rsid w:val="00223544"/>
    <w:rsid w:val="002235C0"/>
    <w:rsid w:val="002235F1"/>
    <w:rsid w:val="00223880"/>
    <w:rsid w:val="00223935"/>
    <w:rsid w:val="00223A0A"/>
    <w:rsid w:val="00223B00"/>
    <w:rsid w:val="00223DF4"/>
    <w:rsid w:val="0022454E"/>
    <w:rsid w:val="00224A66"/>
    <w:rsid w:val="00224B6E"/>
    <w:rsid w:val="00224DCD"/>
    <w:rsid w:val="00224F99"/>
    <w:rsid w:val="00224FAB"/>
    <w:rsid w:val="00224FB1"/>
    <w:rsid w:val="00225284"/>
    <w:rsid w:val="002252F8"/>
    <w:rsid w:val="0022548F"/>
    <w:rsid w:val="00226061"/>
    <w:rsid w:val="002262D7"/>
    <w:rsid w:val="00226489"/>
    <w:rsid w:val="00226924"/>
    <w:rsid w:val="00226A7E"/>
    <w:rsid w:val="00226C00"/>
    <w:rsid w:val="00226CA8"/>
    <w:rsid w:val="00226E31"/>
    <w:rsid w:val="00226ED1"/>
    <w:rsid w:val="00226F50"/>
    <w:rsid w:val="002271CA"/>
    <w:rsid w:val="002275D1"/>
    <w:rsid w:val="00227B84"/>
    <w:rsid w:val="00227FFA"/>
    <w:rsid w:val="0023017F"/>
    <w:rsid w:val="00230259"/>
    <w:rsid w:val="002302EC"/>
    <w:rsid w:val="002307C6"/>
    <w:rsid w:val="00230964"/>
    <w:rsid w:val="002309F9"/>
    <w:rsid w:val="00230A61"/>
    <w:rsid w:val="00230E63"/>
    <w:rsid w:val="0023108B"/>
    <w:rsid w:val="002311D1"/>
    <w:rsid w:val="0023133D"/>
    <w:rsid w:val="0023199B"/>
    <w:rsid w:val="00231B54"/>
    <w:rsid w:val="00231C2B"/>
    <w:rsid w:val="00231E44"/>
    <w:rsid w:val="00231F3C"/>
    <w:rsid w:val="00231F4C"/>
    <w:rsid w:val="00231FAE"/>
    <w:rsid w:val="0023209F"/>
    <w:rsid w:val="0023270F"/>
    <w:rsid w:val="002327FF"/>
    <w:rsid w:val="00232D21"/>
    <w:rsid w:val="00232D83"/>
    <w:rsid w:val="0023301E"/>
    <w:rsid w:val="0023351B"/>
    <w:rsid w:val="0023356D"/>
    <w:rsid w:val="00233997"/>
    <w:rsid w:val="00233FB1"/>
    <w:rsid w:val="0023407E"/>
    <w:rsid w:val="0023437C"/>
    <w:rsid w:val="002347CB"/>
    <w:rsid w:val="002347DE"/>
    <w:rsid w:val="00234835"/>
    <w:rsid w:val="002349F1"/>
    <w:rsid w:val="00234BA5"/>
    <w:rsid w:val="00235018"/>
    <w:rsid w:val="00235034"/>
    <w:rsid w:val="0023507C"/>
    <w:rsid w:val="002351FD"/>
    <w:rsid w:val="002352C2"/>
    <w:rsid w:val="00235365"/>
    <w:rsid w:val="0023558D"/>
    <w:rsid w:val="00235804"/>
    <w:rsid w:val="00235AB4"/>
    <w:rsid w:val="00235BEC"/>
    <w:rsid w:val="00235EEC"/>
    <w:rsid w:val="0023626F"/>
    <w:rsid w:val="002363EF"/>
    <w:rsid w:val="002364DF"/>
    <w:rsid w:val="002366C5"/>
    <w:rsid w:val="00236850"/>
    <w:rsid w:val="002368CB"/>
    <w:rsid w:val="00236B01"/>
    <w:rsid w:val="00236BC4"/>
    <w:rsid w:val="00236E3B"/>
    <w:rsid w:val="00236FB2"/>
    <w:rsid w:val="002371D0"/>
    <w:rsid w:val="00237222"/>
    <w:rsid w:val="002376CA"/>
    <w:rsid w:val="002376E1"/>
    <w:rsid w:val="0023798E"/>
    <w:rsid w:val="00237C3B"/>
    <w:rsid w:val="00237DEE"/>
    <w:rsid w:val="00237EF1"/>
    <w:rsid w:val="002400BB"/>
    <w:rsid w:val="0024040B"/>
    <w:rsid w:val="002404D5"/>
    <w:rsid w:val="00240C67"/>
    <w:rsid w:val="00240E49"/>
    <w:rsid w:val="00240FEE"/>
    <w:rsid w:val="002415E4"/>
    <w:rsid w:val="0024163C"/>
    <w:rsid w:val="002417D4"/>
    <w:rsid w:val="00241AB2"/>
    <w:rsid w:val="00241CD0"/>
    <w:rsid w:val="00241D0A"/>
    <w:rsid w:val="00241D9A"/>
    <w:rsid w:val="002428E5"/>
    <w:rsid w:val="00242A53"/>
    <w:rsid w:val="00242B29"/>
    <w:rsid w:val="00242E73"/>
    <w:rsid w:val="00243062"/>
    <w:rsid w:val="00243071"/>
    <w:rsid w:val="00243D77"/>
    <w:rsid w:val="00243DE4"/>
    <w:rsid w:val="00243FFE"/>
    <w:rsid w:val="0024406C"/>
    <w:rsid w:val="002440A7"/>
    <w:rsid w:val="00244660"/>
    <w:rsid w:val="00244835"/>
    <w:rsid w:val="002448EE"/>
    <w:rsid w:val="00244D0C"/>
    <w:rsid w:val="0024518C"/>
    <w:rsid w:val="002452CC"/>
    <w:rsid w:val="00245351"/>
    <w:rsid w:val="00245552"/>
    <w:rsid w:val="00245E06"/>
    <w:rsid w:val="00245F72"/>
    <w:rsid w:val="002460B0"/>
    <w:rsid w:val="00246165"/>
    <w:rsid w:val="002466DC"/>
    <w:rsid w:val="0024674D"/>
    <w:rsid w:val="00246A84"/>
    <w:rsid w:val="00246B18"/>
    <w:rsid w:val="00246B94"/>
    <w:rsid w:val="00247000"/>
    <w:rsid w:val="002476F5"/>
    <w:rsid w:val="00247886"/>
    <w:rsid w:val="002478A6"/>
    <w:rsid w:val="0024791B"/>
    <w:rsid w:val="0024795D"/>
    <w:rsid w:val="00247C0F"/>
    <w:rsid w:val="00247C7A"/>
    <w:rsid w:val="00247F23"/>
    <w:rsid w:val="00250000"/>
    <w:rsid w:val="002501CF"/>
    <w:rsid w:val="00250494"/>
    <w:rsid w:val="0025060A"/>
    <w:rsid w:val="0025071E"/>
    <w:rsid w:val="00250809"/>
    <w:rsid w:val="002508DB"/>
    <w:rsid w:val="002508ED"/>
    <w:rsid w:val="00250A82"/>
    <w:rsid w:val="00250AE9"/>
    <w:rsid w:val="00250C2A"/>
    <w:rsid w:val="00250D4B"/>
    <w:rsid w:val="00250F08"/>
    <w:rsid w:val="0025114F"/>
    <w:rsid w:val="00251327"/>
    <w:rsid w:val="0025134F"/>
    <w:rsid w:val="002514A0"/>
    <w:rsid w:val="0025173E"/>
    <w:rsid w:val="00251971"/>
    <w:rsid w:val="00251BBF"/>
    <w:rsid w:val="00251D02"/>
    <w:rsid w:val="00251D82"/>
    <w:rsid w:val="002521B5"/>
    <w:rsid w:val="0025252B"/>
    <w:rsid w:val="00252742"/>
    <w:rsid w:val="0025284C"/>
    <w:rsid w:val="00252A9A"/>
    <w:rsid w:val="00252FF3"/>
    <w:rsid w:val="00253282"/>
    <w:rsid w:val="002532CD"/>
    <w:rsid w:val="002536EA"/>
    <w:rsid w:val="002538F2"/>
    <w:rsid w:val="00253FB4"/>
    <w:rsid w:val="002541BD"/>
    <w:rsid w:val="002543D7"/>
    <w:rsid w:val="00254448"/>
    <w:rsid w:val="002547E4"/>
    <w:rsid w:val="00254B7B"/>
    <w:rsid w:val="00254BBD"/>
    <w:rsid w:val="002551BD"/>
    <w:rsid w:val="002554F1"/>
    <w:rsid w:val="00255679"/>
    <w:rsid w:val="00256008"/>
    <w:rsid w:val="00256021"/>
    <w:rsid w:val="0025613E"/>
    <w:rsid w:val="00256302"/>
    <w:rsid w:val="002565B1"/>
    <w:rsid w:val="0025684C"/>
    <w:rsid w:val="00256DAC"/>
    <w:rsid w:val="00257252"/>
    <w:rsid w:val="0025775E"/>
    <w:rsid w:val="0025799D"/>
    <w:rsid w:val="00257A84"/>
    <w:rsid w:val="00257ADE"/>
    <w:rsid w:val="00257BD1"/>
    <w:rsid w:val="00257CD1"/>
    <w:rsid w:val="00257CFA"/>
    <w:rsid w:val="00260046"/>
    <w:rsid w:val="00260811"/>
    <w:rsid w:val="00260A60"/>
    <w:rsid w:val="00260BBF"/>
    <w:rsid w:val="00260CF9"/>
    <w:rsid w:val="00260FEE"/>
    <w:rsid w:val="00261180"/>
    <w:rsid w:val="002611BE"/>
    <w:rsid w:val="0026139D"/>
    <w:rsid w:val="002613C3"/>
    <w:rsid w:val="00261B7C"/>
    <w:rsid w:val="00261E68"/>
    <w:rsid w:val="00261F6B"/>
    <w:rsid w:val="00261FC5"/>
    <w:rsid w:val="00262010"/>
    <w:rsid w:val="002621E0"/>
    <w:rsid w:val="00262209"/>
    <w:rsid w:val="0026246E"/>
    <w:rsid w:val="00262503"/>
    <w:rsid w:val="00262611"/>
    <w:rsid w:val="0026277B"/>
    <w:rsid w:val="002627AD"/>
    <w:rsid w:val="00262E8F"/>
    <w:rsid w:val="0026361F"/>
    <w:rsid w:val="002636FF"/>
    <w:rsid w:val="00263781"/>
    <w:rsid w:val="002638E1"/>
    <w:rsid w:val="00263B66"/>
    <w:rsid w:val="00263C14"/>
    <w:rsid w:val="00263CD7"/>
    <w:rsid w:val="00263F25"/>
    <w:rsid w:val="0026467C"/>
    <w:rsid w:val="00264750"/>
    <w:rsid w:val="002647FF"/>
    <w:rsid w:val="0026480C"/>
    <w:rsid w:val="00264D4E"/>
    <w:rsid w:val="00264DCF"/>
    <w:rsid w:val="00264E07"/>
    <w:rsid w:val="00265005"/>
    <w:rsid w:val="00265721"/>
    <w:rsid w:val="002658F3"/>
    <w:rsid w:val="00265971"/>
    <w:rsid w:val="00265EEE"/>
    <w:rsid w:val="00265F9A"/>
    <w:rsid w:val="00266489"/>
    <w:rsid w:val="00266882"/>
    <w:rsid w:val="00266A0B"/>
    <w:rsid w:val="00266A17"/>
    <w:rsid w:val="00266C40"/>
    <w:rsid w:val="00266C8D"/>
    <w:rsid w:val="00267088"/>
    <w:rsid w:val="0026710A"/>
    <w:rsid w:val="0026736C"/>
    <w:rsid w:val="00267520"/>
    <w:rsid w:val="002676C4"/>
    <w:rsid w:val="00267891"/>
    <w:rsid w:val="002679A0"/>
    <w:rsid w:val="00267AA6"/>
    <w:rsid w:val="00270747"/>
    <w:rsid w:val="00270774"/>
    <w:rsid w:val="00270AA0"/>
    <w:rsid w:val="00270F04"/>
    <w:rsid w:val="002710B2"/>
    <w:rsid w:val="00271403"/>
    <w:rsid w:val="002717A4"/>
    <w:rsid w:val="00271919"/>
    <w:rsid w:val="00271B12"/>
    <w:rsid w:val="00271C3B"/>
    <w:rsid w:val="00271C41"/>
    <w:rsid w:val="00271C42"/>
    <w:rsid w:val="00271F6C"/>
    <w:rsid w:val="00271F95"/>
    <w:rsid w:val="00272097"/>
    <w:rsid w:val="002723C3"/>
    <w:rsid w:val="002725A6"/>
    <w:rsid w:val="00272C4A"/>
    <w:rsid w:val="00272CE6"/>
    <w:rsid w:val="0027310E"/>
    <w:rsid w:val="002732EE"/>
    <w:rsid w:val="00273320"/>
    <w:rsid w:val="00273745"/>
    <w:rsid w:val="00273781"/>
    <w:rsid w:val="00273BA0"/>
    <w:rsid w:val="00273CA7"/>
    <w:rsid w:val="00274225"/>
    <w:rsid w:val="002745A1"/>
    <w:rsid w:val="00274B6F"/>
    <w:rsid w:val="00274E04"/>
    <w:rsid w:val="00274F58"/>
    <w:rsid w:val="00274F67"/>
    <w:rsid w:val="00274F72"/>
    <w:rsid w:val="00275058"/>
    <w:rsid w:val="00275064"/>
    <w:rsid w:val="002750DA"/>
    <w:rsid w:val="0027515D"/>
    <w:rsid w:val="00275310"/>
    <w:rsid w:val="00275383"/>
    <w:rsid w:val="002756BA"/>
    <w:rsid w:val="00275752"/>
    <w:rsid w:val="002759FA"/>
    <w:rsid w:val="00275C9F"/>
    <w:rsid w:val="00276126"/>
    <w:rsid w:val="00276365"/>
    <w:rsid w:val="00276555"/>
    <w:rsid w:val="00276780"/>
    <w:rsid w:val="00276881"/>
    <w:rsid w:val="00276DB4"/>
    <w:rsid w:val="00277121"/>
    <w:rsid w:val="002771C9"/>
    <w:rsid w:val="0027737E"/>
    <w:rsid w:val="002775A6"/>
    <w:rsid w:val="002778D9"/>
    <w:rsid w:val="002778F3"/>
    <w:rsid w:val="00277B02"/>
    <w:rsid w:val="00277C2C"/>
    <w:rsid w:val="00277ECE"/>
    <w:rsid w:val="00277FA0"/>
    <w:rsid w:val="002808B2"/>
    <w:rsid w:val="0028095E"/>
    <w:rsid w:val="00280BC1"/>
    <w:rsid w:val="0028107A"/>
    <w:rsid w:val="00281252"/>
    <w:rsid w:val="002815F9"/>
    <w:rsid w:val="002816E3"/>
    <w:rsid w:val="00281749"/>
    <w:rsid w:val="00281B8D"/>
    <w:rsid w:val="00281D1E"/>
    <w:rsid w:val="00281DEE"/>
    <w:rsid w:val="00282064"/>
    <w:rsid w:val="002821B0"/>
    <w:rsid w:val="00282281"/>
    <w:rsid w:val="00282794"/>
    <w:rsid w:val="002828EF"/>
    <w:rsid w:val="0028290E"/>
    <w:rsid w:val="00282941"/>
    <w:rsid w:val="002829C4"/>
    <w:rsid w:val="00282AF5"/>
    <w:rsid w:val="00282C23"/>
    <w:rsid w:val="00282C80"/>
    <w:rsid w:val="00282F11"/>
    <w:rsid w:val="00283109"/>
    <w:rsid w:val="00283429"/>
    <w:rsid w:val="00283634"/>
    <w:rsid w:val="00283859"/>
    <w:rsid w:val="002839A8"/>
    <w:rsid w:val="00283B04"/>
    <w:rsid w:val="00283C47"/>
    <w:rsid w:val="00283C71"/>
    <w:rsid w:val="00283D2F"/>
    <w:rsid w:val="00283D54"/>
    <w:rsid w:val="00283DEF"/>
    <w:rsid w:val="00283E32"/>
    <w:rsid w:val="00283E91"/>
    <w:rsid w:val="00283F71"/>
    <w:rsid w:val="00283F73"/>
    <w:rsid w:val="00283F8B"/>
    <w:rsid w:val="002840F7"/>
    <w:rsid w:val="002844A0"/>
    <w:rsid w:val="002845CA"/>
    <w:rsid w:val="00284959"/>
    <w:rsid w:val="00284F3E"/>
    <w:rsid w:val="0028525B"/>
    <w:rsid w:val="00285520"/>
    <w:rsid w:val="002855BD"/>
    <w:rsid w:val="00285632"/>
    <w:rsid w:val="002857BA"/>
    <w:rsid w:val="002861EE"/>
    <w:rsid w:val="002862F4"/>
    <w:rsid w:val="00286311"/>
    <w:rsid w:val="002863A2"/>
    <w:rsid w:val="002864BB"/>
    <w:rsid w:val="002867A8"/>
    <w:rsid w:val="0028695F"/>
    <w:rsid w:val="00286AF2"/>
    <w:rsid w:val="00286E33"/>
    <w:rsid w:val="00286E6F"/>
    <w:rsid w:val="00287179"/>
    <w:rsid w:val="002872B4"/>
    <w:rsid w:val="002875CE"/>
    <w:rsid w:val="00287671"/>
    <w:rsid w:val="002878C7"/>
    <w:rsid w:val="00290288"/>
    <w:rsid w:val="00290960"/>
    <w:rsid w:val="00290A9E"/>
    <w:rsid w:val="00290B05"/>
    <w:rsid w:val="00290CFA"/>
    <w:rsid w:val="00291094"/>
    <w:rsid w:val="002912AF"/>
    <w:rsid w:val="00291355"/>
    <w:rsid w:val="00291496"/>
    <w:rsid w:val="0029159D"/>
    <w:rsid w:val="002915A7"/>
    <w:rsid w:val="002916F6"/>
    <w:rsid w:val="00291729"/>
    <w:rsid w:val="00291A0B"/>
    <w:rsid w:val="00291A9D"/>
    <w:rsid w:val="00291BA5"/>
    <w:rsid w:val="00291C00"/>
    <w:rsid w:val="00291EA7"/>
    <w:rsid w:val="00291EB2"/>
    <w:rsid w:val="00292131"/>
    <w:rsid w:val="00292168"/>
    <w:rsid w:val="002921C0"/>
    <w:rsid w:val="00292596"/>
    <w:rsid w:val="0029273D"/>
    <w:rsid w:val="00292987"/>
    <w:rsid w:val="00292A58"/>
    <w:rsid w:val="00292F74"/>
    <w:rsid w:val="0029334D"/>
    <w:rsid w:val="002935CE"/>
    <w:rsid w:val="00293679"/>
    <w:rsid w:val="0029367F"/>
    <w:rsid w:val="002937DD"/>
    <w:rsid w:val="00293972"/>
    <w:rsid w:val="00293D9B"/>
    <w:rsid w:val="00293FAA"/>
    <w:rsid w:val="00293FD3"/>
    <w:rsid w:val="002940F1"/>
    <w:rsid w:val="00294489"/>
    <w:rsid w:val="00294737"/>
    <w:rsid w:val="00294899"/>
    <w:rsid w:val="002949AA"/>
    <w:rsid w:val="00294B39"/>
    <w:rsid w:val="00294F8F"/>
    <w:rsid w:val="00295066"/>
    <w:rsid w:val="002950E0"/>
    <w:rsid w:val="00295196"/>
    <w:rsid w:val="0029547E"/>
    <w:rsid w:val="002954AA"/>
    <w:rsid w:val="00296017"/>
    <w:rsid w:val="00296639"/>
    <w:rsid w:val="00296716"/>
    <w:rsid w:val="002967DF"/>
    <w:rsid w:val="002969C8"/>
    <w:rsid w:val="00296FD3"/>
    <w:rsid w:val="00297040"/>
    <w:rsid w:val="00297C45"/>
    <w:rsid w:val="00297D38"/>
    <w:rsid w:val="00297DC8"/>
    <w:rsid w:val="00297E15"/>
    <w:rsid w:val="002A050C"/>
    <w:rsid w:val="002A053C"/>
    <w:rsid w:val="002A0D45"/>
    <w:rsid w:val="002A0E95"/>
    <w:rsid w:val="002A0F85"/>
    <w:rsid w:val="002A127A"/>
    <w:rsid w:val="002A1357"/>
    <w:rsid w:val="002A1396"/>
    <w:rsid w:val="002A1572"/>
    <w:rsid w:val="002A169D"/>
    <w:rsid w:val="002A1BD0"/>
    <w:rsid w:val="002A2096"/>
    <w:rsid w:val="002A210F"/>
    <w:rsid w:val="002A2134"/>
    <w:rsid w:val="002A22F3"/>
    <w:rsid w:val="002A2342"/>
    <w:rsid w:val="002A258B"/>
    <w:rsid w:val="002A26E2"/>
    <w:rsid w:val="002A2741"/>
    <w:rsid w:val="002A2FD5"/>
    <w:rsid w:val="002A330D"/>
    <w:rsid w:val="002A34A6"/>
    <w:rsid w:val="002A34BB"/>
    <w:rsid w:val="002A35DF"/>
    <w:rsid w:val="002A383C"/>
    <w:rsid w:val="002A393A"/>
    <w:rsid w:val="002A3B57"/>
    <w:rsid w:val="002A3F57"/>
    <w:rsid w:val="002A427F"/>
    <w:rsid w:val="002A4460"/>
    <w:rsid w:val="002A46D4"/>
    <w:rsid w:val="002A49F4"/>
    <w:rsid w:val="002A4AEB"/>
    <w:rsid w:val="002A4E57"/>
    <w:rsid w:val="002A5010"/>
    <w:rsid w:val="002A5099"/>
    <w:rsid w:val="002A5186"/>
    <w:rsid w:val="002A54BB"/>
    <w:rsid w:val="002A5591"/>
    <w:rsid w:val="002A5728"/>
    <w:rsid w:val="002A59BE"/>
    <w:rsid w:val="002A5A4D"/>
    <w:rsid w:val="002A5AA9"/>
    <w:rsid w:val="002A5CA4"/>
    <w:rsid w:val="002A5D1D"/>
    <w:rsid w:val="002A62D9"/>
    <w:rsid w:val="002A6395"/>
    <w:rsid w:val="002A63A4"/>
    <w:rsid w:val="002A6405"/>
    <w:rsid w:val="002A6636"/>
    <w:rsid w:val="002A6737"/>
    <w:rsid w:val="002A6842"/>
    <w:rsid w:val="002A6D79"/>
    <w:rsid w:val="002A6DA3"/>
    <w:rsid w:val="002A6FE7"/>
    <w:rsid w:val="002A705D"/>
    <w:rsid w:val="002A7609"/>
    <w:rsid w:val="002A785A"/>
    <w:rsid w:val="002A7A41"/>
    <w:rsid w:val="002A7A84"/>
    <w:rsid w:val="002A7C94"/>
    <w:rsid w:val="002A7E1D"/>
    <w:rsid w:val="002A7FB6"/>
    <w:rsid w:val="002B02A7"/>
    <w:rsid w:val="002B047B"/>
    <w:rsid w:val="002B0ABC"/>
    <w:rsid w:val="002B0CDC"/>
    <w:rsid w:val="002B0DBF"/>
    <w:rsid w:val="002B12B2"/>
    <w:rsid w:val="002B1408"/>
    <w:rsid w:val="002B1A99"/>
    <w:rsid w:val="002B1C9B"/>
    <w:rsid w:val="002B1E26"/>
    <w:rsid w:val="002B2079"/>
    <w:rsid w:val="002B24D3"/>
    <w:rsid w:val="002B2527"/>
    <w:rsid w:val="002B2F97"/>
    <w:rsid w:val="002B2FC4"/>
    <w:rsid w:val="002B2FF3"/>
    <w:rsid w:val="002B37A2"/>
    <w:rsid w:val="002B38B6"/>
    <w:rsid w:val="002B4221"/>
    <w:rsid w:val="002B4509"/>
    <w:rsid w:val="002B4712"/>
    <w:rsid w:val="002B4767"/>
    <w:rsid w:val="002B4800"/>
    <w:rsid w:val="002B4E9F"/>
    <w:rsid w:val="002B5004"/>
    <w:rsid w:val="002B5133"/>
    <w:rsid w:val="002B5230"/>
    <w:rsid w:val="002B5375"/>
    <w:rsid w:val="002B53E3"/>
    <w:rsid w:val="002B57A0"/>
    <w:rsid w:val="002B592C"/>
    <w:rsid w:val="002B5A4A"/>
    <w:rsid w:val="002B5B2A"/>
    <w:rsid w:val="002B5C8F"/>
    <w:rsid w:val="002B5CF4"/>
    <w:rsid w:val="002B5E89"/>
    <w:rsid w:val="002B64D9"/>
    <w:rsid w:val="002B660F"/>
    <w:rsid w:val="002B6616"/>
    <w:rsid w:val="002B6663"/>
    <w:rsid w:val="002B68B6"/>
    <w:rsid w:val="002B695E"/>
    <w:rsid w:val="002B6A97"/>
    <w:rsid w:val="002B6BC6"/>
    <w:rsid w:val="002B6C77"/>
    <w:rsid w:val="002B6CB3"/>
    <w:rsid w:val="002B6E6B"/>
    <w:rsid w:val="002B7661"/>
    <w:rsid w:val="002B7B8B"/>
    <w:rsid w:val="002B7F19"/>
    <w:rsid w:val="002C0047"/>
    <w:rsid w:val="002C0056"/>
    <w:rsid w:val="002C035A"/>
    <w:rsid w:val="002C090C"/>
    <w:rsid w:val="002C090F"/>
    <w:rsid w:val="002C0A0D"/>
    <w:rsid w:val="002C0A4B"/>
    <w:rsid w:val="002C0C04"/>
    <w:rsid w:val="002C0D15"/>
    <w:rsid w:val="002C0E8A"/>
    <w:rsid w:val="002C0F62"/>
    <w:rsid w:val="002C1345"/>
    <w:rsid w:val="002C15ED"/>
    <w:rsid w:val="002C163A"/>
    <w:rsid w:val="002C18A4"/>
    <w:rsid w:val="002C21D1"/>
    <w:rsid w:val="002C232F"/>
    <w:rsid w:val="002C2378"/>
    <w:rsid w:val="002C23EA"/>
    <w:rsid w:val="002C2588"/>
    <w:rsid w:val="002C2926"/>
    <w:rsid w:val="002C296D"/>
    <w:rsid w:val="002C2DB5"/>
    <w:rsid w:val="002C2EFB"/>
    <w:rsid w:val="002C356C"/>
    <w:rsid w:val="002C35F9"/>
    <w:rsid w:val="002C360F"/>
    <w:rsid w:val="002C36E7"/>
    <w:rsid w:val="002C3DA7"/>
    <w:rsid w:val="002C42F5"/>
    <w:rsid w:val="002C4415"/>
    <w:rsid w:val="002C448F"/>
    <w:rsid w:val="002C451D"/>
    <w:rsid w:val="002C4574"/>
    <w:rsid w:val="002C4D30"/>
    <w:rsid w:val="002C5188"/>
    <w:rsid w:val="002C565C"/>
    <w:rsid w:val="002C57CB"/>
    <w:rsid w:val="002C5C8E"/>
    <w:rsid w:val="002C5FB6"/>
    <w:rsid w:val="002C61FA"/>
    <w:rsid w:val="002C6217"/>
    <w:rsid w:val="002C6384"/>
    <w:rsid w:val="002C67F8"/>
    <w:rsid w:val="002C6914"/>
    <w:rsid w:val="002C6A30"/>
    <w:rsid w:val="002C6BC5"/>
    <w:rsid w:val="002C6CD2"/>
    <w:rsid w:val="002C6F4B"/>
    <w:rsid w:val="002C7250"/>
    <w:rsid w:val="002C74D2"/>
    <w:rsid w:val="002C74FB"/>
    <w:rsid w:val="002C76C9"/>
    <w:rsid w:val="002C7D3D"/>
    <w:rsid w:val="002D0309"/>
    <w:rsid w:val="002D0AFC"/>
    <w:rsid w:val="002D0CC9"/>
    <w:rsid w:val="002D104D"/>
    <w:rsid w:val="002D119C"/>
    <w:rsid w:val="002D11C9"/>
    <w:rsid w:val="002D125F"/>
    <w:rsid w:val="002D126C"/>
    <w:rsid w:val="002D1278"/>
    <w:rsid w:val="002D143F"/>
    <w:rsid w:val="002D1753"/>
    <w:rsid w:val="002D1BB5"/>
    <w:rsid w:val="002D216F"/>
    <w:rsid w:val="002D23A8"/>
    <w:rsid w:val="002D252E"/>
    <w:rsid w:val="002D25E4"/>
    <w:rsid w:val="002D2B0B"/>
    <w:rsid w:val="002D2BD9"/>
    <w:rsid w:val="002D2D03"/>
    <w:rsid w:val="002D30E6"/>
    <w:rsid w:val="002D31CF"/>
    <w:rsid w:val="002D31FE"/>
    <w:rsid w:val="002D3231"/>
    <w:rsid w:val="002D3A2E"/>
    <w:rsid w:val="002D3AAB"/>
    <w:rsid w:val="002D3BA1"/>
    <w:rsid w:val="002D3C90"/>
    <w:rsid w:val="002D3E2C"/>
    <w:rsid w:val="002D4370"/>
    <w:rsid w:val="002D4382"/>
    <w:rsid w:val="002D4583"/>
    <w:rsid w:val="002D4616"/>
    <w:rsid w:val="002D4916"/>
    <w:rsid w:val="002D495B"/>
    <w:rsid w:val="002D4BEA"/>
    <w:rsid w:val="002D4D33"/>
    <w:rsid w:val="002D4E2E"/>
    <w:rsid w:val="002D4E3A"/>
    <w:rsid w:val="002D4F74"/>
    <w:rsid w:val="002D51BF"/>
    <w:rsid w:val="002D5608"/>
    <w:rsid w:val="002D567F"/>
    <w:rsid w:val="002D56D3"/>
    <w:rsid w:val="002D5841"/>
    <w:rsid w:val="002D5D0F"/>
    <w:rsid w:val="002D60E6"/>
    <w:rsid w:val="002D6576"/>
    <w:rsid w:val="002D65C2"/>
    <w:rsid w:val="002D6D1D"/>
    <w:rsid w:val="002D704E"/>
    <w:rsid w:val="002D72BA"/>
    <w:rsid w:val="002D748F"/>
    <w:rsid w:val="002D78FA"/>
    <w:rsid w:val="002D7A70"/>
    <w:rsid w:val="002D7C3E"/>
    <w:rsid w:val="002D7D49"/>
    <w:rsid w:val="002D7E70"/>
    <w:rsid w:val="002D7FCD"/>
    <w:rsid w:val="002E01D1"/>
    <w:rsid w:val="002E02E9"/>
    <w:rsid w:val="002E030E"/>
    <w:rsid w:val="002E05AA"/>
    <w:rsid w:val="002E0AEB"/>
    <w:rsid w:val="002E0D38"/>
    <w:rsid w:val="002E0E39"/>
    <w:rsid w:val="002E0E41"/>
    <w:rsid w:val="002E0F82"/>
    <w:rsid w:val="002E0FC9"/>
    <w:rsid w:val="002E1083"/>
    <w:rsid w:val="002E1175"/>
    <w:rsid w:val="002E11F3"/>
    <w:rsid w:val="002E1287"/>
    <w:rsid w:val="002E132E"/>
    <w:rsid w:val="002E13EE"/>
    <w:rsid w:val="002E142C"/>
    <w:rsid w:val="002E1567"/>
    <w:rsid w:val="002E1D9C"/>
    <w:rsid w:val="002E22CA"/>
    <w:rsid w:val="002E24F6"/>
    <w:rsid w:val="002E2835"/>
    <w:rsid w:val="002E291E"/>
    <w:rsid w:val="002E2C26"/>
    <w:rsid w:val="002E2DC6"/>
    <w:rsid w:val="002E2ECF"/>
    <w:rsid w:val="002E2F17"/>
    <w:rsid w:val="002E2F6C"/>
    <w:rsid w:val="002E30DE"/>
    <w:rsid w:val="002E328A"/>
    <w:rsid w:val="002E3307"/>
    <w:rsid w:val="002E35AE"/>
    <w:rsid w:val="002E363E"/>
    <w:rsid w:val="002E3BE4"/>
    <w:rsid w:val="002E3F08"/>
    <w:rsid w:val="002E40D7"/>
    <w:rsid w:val="002E4224"/>
    <w:rsid w:val="002E426A"/>
    <w:rsid w:val="002E440F"/>
    <w:rsid w:val="002E470D"/>
    <w:rsid w:val="002E4933"/>
    <w:rsid w:val="002E4BA0"/>
    <w:rsid w:val="002E4E82"/>
    <w:rsid w:val="002E4FA0"/>
    <w:rsid w:val="002E506A"/>
    <w:rsid w:val="002E51EA"/>
    <w:rsid w:val="002E54C5"/>
    <w:rsid w:val="002E569D"/>
    <w:rsid w:val="002E590E"/>
    <w:rsid w:val="002E5949"/>
    <w:rsid w:val="002E5FE7"/>
    <w:rsid w:val="002E6A73"/>
    <w:rsid w:val="002E6BD1"/>
    <w:rsid w:val="002E76F2"/>
    <w:rsid w:val="002E7B30"/>
    <w:rsid w:val="002E7E4C"/>
    <w:rsid w:val="002E7EDB"/>
    <w:rsid w:val="002F0169"/>
    <w:rsid w:val="002F0235"/>
    <w:rsid w:val="002F026E"/>
    <w:rsid w:val="002F035A"/>
    <w:rsid w:val="002F0662"/>
    <w:rsid w:val="002F0A27"/>
    <w:rsid w:val="002F12EC"/>
    <w:rsid w:val="002F1748"/>
    <w:rsid w:val="002F174E"/>
    <w:rsid w:val="002F178E"/>
    <w:rsid w:val="002F17C8"/>
    <w:rsid w:val="002F18C5"/>
    <w:rsid w:val="002F2618"/>
    <w:rsid w:val="002F261B"/>
    <w:rsid w:val="002F2722"/>
    <w:rsid w:val="002F2DB6"/>
    <w:rsid w:val="002F2EEA"/>
    <w:rsid w:val="002F2F09"/>
    <w:rsid w:val="002F3031"/>
    <w:rsid w:val="002F3098"/>
    <w:rsid w:val="002F3729"/>
    <w:rsid w:val="002F38B5"/>
    <w:rsid w:val="002F38B9"/>
    <w:rsid w:val="002F3AA7"/>
    <w:rsid w:val="002F3B42"/>
    <w:rsid w:val="002F3D0C"/>
    <w:rsid w:val="002F423C"/>
    <w:rsid w:val="002F45AB"/>
    <w:rsid w:val="002F487F"/>
    <w:rsid w:val="002F4B3B"/>
    <w:rsid w:val="002F4E8C"/>
    <w:rsid w:val="002F4EDC"/>
    <w:rsid w:val="002F501F"/>
    <w:rsid w:val="002F5212"/>
    <w:rsid w:val="002F52A7"/>
    <w:rsid w:val="002F55D5"/>
    <w:rsid w:val="002F56A1"/>
    <w:rsid w:val="002F573A"/>
    <w:rsid w:val="002F5EF7"/>
    <w:rsid w:val="002F5FCE"/>
    <w:rsid w:val="002F65F1"/>
    <w:rsid w:val="002F661D"/>
    <w:rsid w:val="002F6953"/>
    <w:rsid w:val="002F6AD4"/>
    <w:rsid w:val="002F6B3D"/>
    <w:rsid w:val="002F6DB0"/>
    <w:rsid w:val="002F6F46"/>
    <w:rsid w:val="002F704E"/>
    <w:rsid w:val="002F70CE"/>
    <w:rsid w:val="002F711F"/>
    <w:rsid w:val="002F7557"/>
    <w:rsid w:val="002F7678"/>
    <w:rsid w:val="002F78FE"/>
    <w:rsid w:val="002F7AED"/>
    <w:rsid w:val="002F7E43"/>
    <w:rsid w:val="002F7FB0"/>
    <w:rsid w:val="0030020F"/>
    <w:rsid w:val="00300329"/>
    <w:rsid w:val="003003F0"/>
    <w:rsid w:val="00300605"/>
    <w:rsid w:val="0030069F"/>
    <w:rsid w:val="003007BE"/>
    <w:rsid w:val="003007CC"/>
    <w:rsid w:val="00300AAD"/>
    <w:rsid w:val="00300B42"/>
    <w:rsid w:val="00300E4F"/>
    <w:rsid w:val="00301449"/>
    <w:rsid w:val="003018C8"/>
    <w:rsid w:val="003021B2"/>
    <w:rsid w:val="003024BF"/>
    <w:rsid w:val="003024F7"/>
    <w:rsid w:val="00302580"/>
    <w:rsid w:val="003026CE"/>
    <w:rsid w:val="0030276B"/>
    <w:rsid w:val="00302797"/>
    <w:rsid w:val="00302831"/>
    <w:rsid w:val="00302E1E"/>
    <w:rsid w:val="00302E5B"/>
    <w:rsid w:val="00302E9B"/>
    <w:rsid w:val="00302EF6"/>
    <w:rsid w:val="0030326C"/>
    <w:rsid w:val="003032B3"/>
    <w:rsid w:val="003033C9"/>
    <w:rsid w:val="00303587"/>
    <w:rsid w:val="00303845"/>
    <w:rsid w:val="00303BE1"/>
    <w:rsid w:val="00304358"/>
    <w:rsid w:val="003045BD"/>
    <w:rsid w:val="00304660"/>
    <w:rsid w:val="003046AB"/>
    <w:rsid w:val="00304838"/>
    <w:rsid w:val="00304A8F"/>
    <w:rsid w:val="00304BBF"/>
    <w:rsid w:val="00304EC5"/>
    <w:rsid w:val="00305028"/>
    <w:rsid w:val="00305B92"/>
    <w:rsid w:val="00305CB5"/>
    <w:rsid w:val="003061FC"/>
    <w:rsid w:val="003062E3"/>
    <w:rsid w:val="00306560"/>
    <w:rsid w:val="00306F3F"/>
    <w:rsid w:val="003071F9"/>
    <w:rsid w:val="00307364"/>
    <w:rsid w:val="00307590"/>
    <w:rsid w:val="00307850"/>
    <w:rsid w:val="00307961"/>
    <w:rsid w:val="0030798B"/>
    <w:rsid w:val="00307CC1"/>
    <w:rsid w:val="00307DB4"/>
    <w:rsid w:val="00307FF2"/>
    <w:rsid w:val="003100CB"/>
    <w:rsid w:val="0031057E"/>
    <w:rsid w:val="003106A9"/>
    <w:rsid w:val="003108C1"/>
    <w:rsid w:val="00310ABA"/>
    <w:rsid w:val="00310E87"/>
    <w:rsid w:val="00311034"/>
    <w:rsid w:val="0031117F"/>
    <w:rsid w:val="003111D1"/>
    <w:rsid w:val="00311338"/>
    <w:rsid w:val="003113DE"/>
    <w:rsid w:val="00311446"/>
    <w:rsid w:val="0031148C"/>
    <w:rsid w:val="003114AB"/>
    <w:rsid w:val="00311609"/>
    <w:rsid w:val="00311754"/>
    <w:rsid w:val="00311814"/>
    <w:rsid w:val="00311931"/>
    <w:rsid w:val="00311E38"/>
    <w:rsid w:val="00311EBC"/>
    <w:rsid w:val="00311F16"/>
    <w:rsid w:val="00312ADC"/>
    <w:rsid w:val="00312E65"/>
    <w:rsid w:val="00312FB3"/>
    <w:rsid w:val="00312FE3"/>
    <w:rsid w:val="003131F1"/>
    <w:rsid w:val="00313441"/>
    <w:rsid w:val="003134CF"/>
    <w:rsid w:val="00313746"/>
    <w:rsid w:val="0031383C"/>
    <w:rsid w:val="00313B6C"/>
    <w:rsid w:val="003141F4"/>
    <w:rsid w:val="00314560"/>
    <w:rsid w:val="0031464C"/>
    <w:rsid w:val="0031479E"/>
    <w:rsid w:val="00314825"/>
    <w:rsid w:val="0031490B"/>
    <w:rsid w:val="00314999"/>
    <w:rsid w:val="00314A3B"/>
    <w:rsid w:val="00314A80"/>
    <w:rsid w:val="00314B2E"/>
    <w:rsid w:val="00314EB6"/>
    <w:rsid w:val="00314F4D"/>
    <w:rsid w:val="00314FB2"/>
    <w:rsid w:val="00315008"/>
    <w:rsid w:val="00315330"/>
    <w:rsid w:val="003153F6"/>
    <w:rsid w:val="0031551B"/>
    <w:rsid w:val="0031591B"/>
    <w:rsid w:val="0031593A"/>
    <w:rsid w:val="00315D57"/>
    <w:rsid w:val="00315F75"/>
    <w:rsid w:val="00316292"/>
    <w:rsid w:val="003162D6"/>
    <w:rsid w:val="00316473"/>
    <w:rsid w:val="0031674E"/>
    <w:rsid w:val="00317394"/>
    <w:rsid w:val="00317572"/>
    <w:rsid w:val="00317748"/>
    <w:rsid w:val="00317CB5"/>
    <w:rsid w:val="00317E5D"/>
    <w:rsid w:val="00317F57"/>
    <w:rsid w:val="00317F9F"/>
    <w:rsid w:val="0032011B"/>
    <w:rsid w:val="00320175"/>
    <w:rsid w:val="003202A3"/>
    <w:rsid w:val="003202D2"/>
    <w:rsid w:val="003205E8"/>
    <w:rsid w:val="0032066F"/>
    <w:rsid w:val="0032084B"/>
    <w:rsid w:val="00320869"/>
    <w:rsid w:val="00320AFD"/>
    <w:rsid w:val="00320FF4"/>
    <w:rsid w:val="003211C2"/>
    <w:rsid w:val="003212E1"/>
    <w:rsid w:val="00321351"/>
    <w:rsid w:val="0032136A"/>
    <w:rsid w:val="003215F7"/>
    <w:rsid w:val="00321654"/>
    <w:rsid w:val="003220AB"/>
    <w:rsid w:val="0032221C"/>
    <w:rsid w:val="00322593"/>
    <w:rsid w:val="003225AF"/>
    <w:rsid w:val="00322957"/>
    <w:rsid w:val="00322B76"/>
    <w:rsid w:val="00322F84"/>
    <w:rsid w:val="00322FD3"/>
    <w:rsid w:val="0032303A"/>
    <w:rsid w:val="00323201"/>
    <w:rsid w:val="00323227"/>
    <w:rsid w:val="00323244"/>
    <w:rsid w:val="0032342C"/>
    <w:rsid w:val="003235D3"/>
    <w:rsid w:val="0032371F"/>
    <w:rsid w:val="00323A14"/>
    <w:rsid w:val="00323BAB"/>
    <w:rsid w:val="00323D31"/>
    <w:rsid w:val="00323E07"/>
    <w:rsid w:val="0032402D"/>
    <w:rsid w:val="00324213"/>
    <w:rsid w:val="00324301"/>
    <w:rsid w:val="0032445D"/>
    <w:rsid w:val="00324536"/>
    <w:rsid w:val="003247F5"/>
    <w:rsid w:val="00324CAF"/>
    <w:rsid w:val="0032511A"/>
    <w:rsid w:val="0032594A"/>
    <w:rsid w:val="00325AF4"/>
    <w:rsid w:val="00325B2B"/>
    <w:rsid w:val="00325C21"/>
    <w:rsid w:val="00325D5C"/>
    <w:rsid w:val="00325E28"/>
    <w:rsid w:val="0032606C"/>
    <w:rsid w:val="0032634B"/>
    <w:rsid w:val="0032635C"/>
    <w:rsid w:val="00326393"/>
    <w:rsid w:val="003269C2"/>
    <w:rsid w:val="00326B4A"/>
    <w:rsid w:val="00326B52"/>
    <w:rsid w:val="00326C78"/>
    <w:rsid w:val="00326CFE"/>
    <w:rsid w:val="00326E47"/>
    <w:rsid w:val="00326FF5"/>
    <w:rsid w:val="00327335"/>
    <w:rsid w:val="00327985"/>
    <w:rsid w:val="00327BC4"/>
    <w:rsid w:val="00330148"/>
    <w:rsid w:val="00330544"/>
    <w:rsid w:val="003307CD"/>
    <w:rsid w:val="0033093F"/>
    <w:rsid w:val="00330C5B"/>
    <w:rsid w:val="0033105C"/>
    <w:rsid w:val="0033151A"/>
    <w:rsid w:val="00331553"/>
    <w:rsid w:val="0033158B"/>
    <w:rsid w:val="00331B07"/>
    <w:rsid w:val="00331B7C"/>
    <w:rsid w:val="00331F6A"/>
    <w:rsid w:val="003323FA"/>
    <w:rsid w:val="003327CC"/>
    <w:rsid w:val="00332B5E"/>
    <w:rsid w:val="00332D6D"/>
    <w:rsid w:val="00332E20"/>
    <w:rsid w:val="0033301A"/>
    <w:rsid w:val="003330FE"/>
    <w:rsid w:val="003335C0"/>
    <w:rsid w:val="0033363B"/>
    <w:rsid w:val="0033372C"/>
    <w:rsid w:val="003338E0"/>
    <w:rsid w:val="00333A6C"/>
    <w:rsid w:val="00333A9D"/>
    <w:rsid w:val="00333BCD"/>
    <w:rsid w:val="00333E77"/>
    <w:rsid w:val="003341FD"/>
    <w:rsid w:val="0033420B"/>
    <w:rsid w:val="003346D0"/>
    <w:rsid w:val="003346FF"/>
    <w:rsid w:val="00334760"/>
    <w:rsid w:val="00334E80"/>
    <w:rsid w:val="00334E84"/>
    <w:rsid w:val="003354C7"/>
    <w:rsid w:val="00335511"/>
    <w:rsid w:val="00335555"/>
    <w:rsid w:val="003357C8"/>
    <w:rsid w:val="00335891"/>
    <w:rsid w:val="00335964"/>
    <w:rsid w:val="003359F8"/>
    <w:rsid w:val="00335E20"/>
    <w:rsid w:val="00335FBE"/>
    <w:rsid w:val="003365BF"/>
    <w:rsid w:val="00336C63"/>
    <w:rsid w:val="00336E7A"/>
    <w:rsid w:val="00336EAD"/>
    <w:rsid w:val="003379C0"/>
    <w:rsid w:val="00337B2F"/>
    <w:rsid w:val="00337C28"/>
    <w:rsid w:val="00337D12"/>
    <w:rsid w:val="00337D4F"/>
    <w:rsid w:val="00337DB2"/>
    <w:rsid w:val="00337E28"/>
    <w:rsid w:val="0034013E"/>
    <w:rsid w:val="003402BA"/>
    <w:rsid w:val="00340572"/>
    <w:rsid w:val="003406F6"/>
    <w:rsid w:val="0034097D"/>
    <w:rsid w:val="00340CDA"/>
    <w:rsid w:val="00340ED5"/>
    <w:rsid w:val="00341075"/>
    <w:rsid w:val="0034113D"/>
    <w:rsid w:val="00341366"/>
    <w:rsid w:val="00341797"/>
    <w:rsid w:val="0034186D"/>
    <w:rsid w:val="003418AB"/>
    <w:rsid w:val="00341B7F"/>
    <w:rsid w:val="003420C9"/>
    <w:rsid w:val="0034257D"/>
    <w:rsid w:val="00342814"/>
    <w:rsid w:val="00342E58"/>
    <w:rsid w:val="00342E94"/>
    <w:rsid w:val="0034309C"/>
    <w:rsid w:val="0034318F"/>
    <w:rsid w:val="00343217"/>
    <w:rsid w:val="0034360E"/>
    <w:rsid w:val="003438E3"/>
    <w:rsid w:val="00343C4C"/>
    <w:rsid w:val="00343D96"/>
    <w:rsid w:val="00343E19"/>
    <w:rsid w:val="00343F9A"/>
    <w:rsid w:val="003440FC"/>
    <w:rsid w:val="003441BC"/>
    <w:rsid w:val="00344675"/>
    <w:rsid w:val="003446EA"/>
    <w:rsid w:val="003448CE"/>
    <w:rsid w:val="00344A3F"/>
    <w:rsid w:val="003450AC"/>
    <w:rsid w:val="00345225"/>
    <w:rsid w:val="0034529D"/>
    <w:rsid w:val="00345BE0"/>
    <w:rsid w:val="00345D99"/>
    <w:rsid w:val="00345E1D"/>
    <w:rsid w:val="00345E33"/>
    <w:rsid w:val="00345FC9"/>
    <w:rsid w:val="0034631E"/>
    <w:rsid w:val="00346720"/>
    <w:rsid w:val="00346866"/>
    <w:rsid w:val="0034731D"/>
    <w:rsid w:val="00347AB5"/>
    <w:rsid w:val="00347CA3"/>
    <w:rsid w:val="00347D75"/>
    <w:rsid w:val="003502A8"/>
    <w:rsid w:val="003504BD"/>
    <w:rsid w:val="0035069A"/>
    <w:rsid w:val="003508D8"/>
    <w:rsid w:val="00350A2E"/>
    <w:rsid w:val="00350C80"/>
    <w:rsid w:val="00350D01"/>
    <w:rsid w:val="0035106D"/>
    <w:rsid w:val="00351174"/>
    <w:rsid w:val="00351188"/>
    <w:rsid w:val="003511D1"/>
    <w:rsid w:val="0035143C"/>
    <w:rsid w:val="003516C0"/>
    <w:rsid w:val="003517B1"/>
    <w:rsid w:val="0035186C"/>
    <w:rsid w:val="0035194C"/>
    <w:rsid w:val="00351B66"/>
    <w:rsid w:val="00351BEC"/>
    <w:rsid w:val="00351DA7"/>
    <w:rsid w:val="0035207B"/>
    <w:rsid w:val="0035209A"/>
    <w:rsid w:val="003521A0"/>
    <w:rsid w:val="00352290"/>
    <w:rsid w:val="00352353"/>
    <w:rsid w:val="00352481"/>
    <w:rsid w:val="0035250A"/>
    <w:rsid w:val="00352863"/>
    <w:rsid w:val="003531A5"/>
    <w:rsid w:val="003532CE"/>
    <w:rsid w:val="00353540"/>
    <w:rsid w:val="0035363B"/>
    <w:rsid w:val="00353790"/>
    <w:rsid w:val="003538BC"/>
    <w:rsid w:val="003538D7"/>
    <w:rsid w:val="00353CAA"/>
    <w:rsid w:val="003540E5"/>
    <w:rsid w:val="0035459D"/>
    <w:rsid w:val="0035460C"/>
    <w:rsid w:val="003549C0"/>
    <w:rsid w:val="0035534B"/>
    <w:rsid w:val="003557CB"/>
    <w:rsid w:val="003559D8"/>
    <w:rsid w:val="00355A37"/>
    <w:rsid w:val="00355B57"/>
    <w:rsid w:val="0035601B"/>
    <w:rsid w:val="00356165"/>
    <w:rsid w:val="003569A5"/>
    <w:rsid w:val="003569B5"/>
    <w:rsid w:val="00356BDF"/>
    <w:rsid w:val="0035715E"/>
    <w:rsid w:val="0035741E"/>
    <w:rsid w:val="00357CBE"/>
    <w:rsid w:val="00357F83"/>
    <w:rsid w:val="00360494"/>
    <w:rsid w:val="0036063D"/>
    <w:rsid w:val="00360765"/>
    <w:rsid w:val="00360D8D"/>
    <w:rsid w:val="00360F11"/>
    <w:rsid w:val="00360F23"/>
    <w:rsid w:val="00360F7C"/>
    <w:rsid w:val="0036145B"/>
    <w:rsid w:val="00361773"/>
    <w:rsid w:val="00361D77"/>
    <w:rsid w:val="00362250"/>
    <w:rsid w:val="0036246B"/>
    <w:rsid w:val="00362898"/>
    <w:rsid w:val="0036296D"/>
    <w:rsid w:val="00362C65"/>
    <w:rsid w:val="00362CE8"/>
    <w:rsid w:val="00362D74"/>
    <w:rsid w:val="003632CC"/>
    <w:rsid w:val="0036331B"/>
    <w:rsid w:val="003635E8"/>
    <w:rsid w:val="00363692"/>
    <w:rsid w:val="003637F2"/>
    <w:rsid w:val="003639F2"/>
    <w:rsid w:val="00363D6D"/>
    <w:rsid w:val="00364408"/>
    <w:rsid w:val="003645AB"/>
    <w:rsid w:val="003645F5"/>
    <w:rsid w:val="00364738"/>
    <w:rsid w:val="0036492D"/>
    <w:rsid w:val="00364A3C"/>
    <w:rsid w:val="00364E52"/>
    <w:rsid w:val="00365290"/>
    <w:rsid w:val="0036552D"/>
    <w:rsid w:val="003658B0"/>
    <w:rsid w:val="0036602B"/>
    <w:rsid w:val="0036620C"/>
    <w:rsid w:val="0036632F"/>
    <w:rsid w:val="00366798"/>
    <w:rsid w:val="0036682D"/>
    <w:rsid w:val="00366A44"/>
    <w:rsid w:val="00366A51"/>
    <w:rsid w:val="0036738C"/>
    <w:rsid w:val="003673DC"/>
    <w:rsid w:val="0036753E"/>
    <w:rsid w:val="0036776B"/>
    <w:rsid w:val="00367966"/>
    <w:rsid w:val="00367E2D"/>
    <w:rsid w:val="00367E50"/>
    <w:rsid w:val="003700BA"/>
    <w:rsid w:val="003702CE"/>
    <w:rsid w:val="0037043F"/>
    <w:rsid w:val="0037057D"/>
    <w:rsid w:val="0037076F"/>
    <w:rsid w:val="003707E7"/>
    <w:rsid w:val="00370DB6"/>
    <w:rsid w:val="00370EE8"/>
    <w:rsid w:val="00370F6F"/>
    <w:rsid w:val="00371140"/>
    <w:rsid w:val="0037117B"/>
    <w:rsid w:val="00371453"/>
    <w:rsid w:val="003714FC"/>
    <w:rsid w:val="00371768"/>
    <w:rsid w:val="00371D1F"/>
    <w:rsid w:val="00371D3E"/>
    <w:rsid w:val="00371EE2"/>
    <w:rsid w:val="00371FF9"/>
    <w:rsid w:val="00372068"/>
    <w:rsid w:val="00372406"/>
    <w:rsid w:val="00372849"/>
    <w:rsid w:val="0037285E"/>
    <w:rsid w:val="00372C72"/>
    <w:rsid w:val="00372DF7"/>
    <w:rsid w:val="00372E2A"/>
    <w:rsid w:val="00373318"/>
    <w:rsid w:val="0037331A"/>
    <w:rsid w:val="00373526"/>
    <w:rsid w:val="0037370A"/>
    <w:rsid w:val="00373B07"/>
    <w:rsid w:val="00373D78"/>
    <w:rsid w:val="0037444C"/>
    <w:rsid w:val="0037471C"/>
    <w:rsid w:val="00374BD6"/>
    <w:rsid w:val="00374DEC"/>
    <w:rsid w:val="00374E16"/>
    <w:rsid w:val="003751A7"/>
    <w:rsid w:val="0037561A"/>
    <w:rsid w:val="0037563D"/>
    <w:rsid w:val="003758AA"/>
    <w:rsid w:val="00375ED1"/>
    <w:rsid w:val="0037632D"/>
    <w:rsid w:val="003764DE"/>
    <w:rsid w:val="00376586"/>
    <w:rsid w:val="003765FF"/>
    <w:rsid w:val="00376983"/>
    <w:rsid w:val="00376E6E"/>
    <w:rsid w:val="003770C0"/>
    <w:rsid w:val="003770DE"/>
    <w:rsid w:val="0037723F"/>
    <w:rsid w:val="00377B4A"/>
    <w:rsid w:val="00377B61"/>
    <w:rsid w:val="003803B2"/>
    <w:rsid w:val="00380940"/>
    <w:rsid w:val="00380D5B"/>
    <w:rsid w:val="00381173"/>
    <w:rsid w:val="00381264"/>
    <w:rsid w:val="003817A9"/>
    <w:rsid w:val="003819B1"/>
    <w:rsid w:val="003819C1"/>
    <w:rsid w:val="00381AEF"/>
    <w:rsid w:val="00381B2E"/>
    <w:rsid w:val="00381BC2"/>
    <w:rsid w:val="00381F68"/>
    <w:rsid w:val="00382232"/>
    <w:rsid w:val="00382660"/>
    <w:rsid w:val="0038283D"/>
    <w:rsid w:val="0038285C"/>
    <w:rsid w:val="00382CB7"/>
    <w:rsid w:val="00382E6F"/>
    <w:rsid w:val="0038314E"/>
    <w:rsid w:val="0038344A"/>
    <w:rsid w:val="0038351F"/>
    <w:rsid w:val="0038352A"/>
    <w:rsid w:val="0038357A"/>
    <w:rsid w:val="003835A9"/>
    <w:rsid w:val="003836EB"/>
    <w:rsid w:val="00383CE1"/>
    <w:rsid w:val="00383E07"/>
    <w:rsid w:val="00383E60"/>
    <w:rsid w:val="003840B4"/>
    <w:rsid w:val="00384763"/>
    <w:rsid w:val="00384840"/>
    <w:rsid w:val="00384B46"/>
    <w:rsid w:val="00384EC3"/>
    <w:rsid w:val="0038543F"/>
    <w:rsid w:val="003855C8"/>
    <w:rsid w:val="00385873"/>
    <w:rsid w:val="00385920"/>
    <w:rsid w:val="00385C88"/>
    <w:rsid w:val="00385FCD"/>
    <w:rsid w:val="0038620D"/>
    <w:rsid w:val="0038661F"/>
    <w:rsid w:val="003866C1"/>
    <w:rsid w:val="00386738"/>
    <w:rsid w:val="003868E0"/>
    <w:rsid w:val="00386AF4"/>
    <w:rsid w:val="0038731D"/>
    <w:rsid w:val="003878F4"/>
    <w:rsid w:val="00387958"/>
    <w:rsid w:val="00387AAB"/>
    <w:rsid w:val="00387BCE"/>
    <w:rsid w:val="00387CED"/>
    <w:rsid w:val="00387D7F"/>
    <w:rsid w:val="00390017"/>
    <w:rsid w:val="0039005E"/>
    <w:rsid w:val="003900F8"/>
    <w:rsid w:val="00390422"/>
    <w:rsid w:val="00390567"/>
    <w:rsid w:val="003905BB"/>
    <w:rsid w:val="003905BF"/>
    <w:rsid w:val="00390863"/>
    <w:rsid w:val="00390D2F"/>
    <w:rsid w:val="00391316"/>
    <w:rsid w:val="00391401"/>
    <w:rsid w:val="003916AE"/>
    <w:rsid w:val="0039176E"/>
    <w:rsid w:val="003918B7"/>
    <w:rsid w:val="0039196F"/>
    <w:rsid w:val="00391BAD"/>
    <w:rsid w:val="00391C63"/>
    <w:rsid w:val="00391CE0"/>
    <w:rsid w:val="003925CE"/>
    <w:rsid w:val="00392E33"/>
    <w:rsid w:val="003930C6"/>
    <w:rsid w:val="00393124"/>
    <w:rsid w:val="00393309"/>
    <w:rsid w:val="003933BB"/>
    <w:rsid w:val="003934BC"/>
    <w:rsid w:val="003935C1"/>
    <w:rsid w:val="0039363C"/>
    <w:rsid w:val="003938FC"/>
    <w:rsid w:val="00393991"/>
    <w:rsid w:val="00393C13"/>
    <w:rsid w:val="00393C9C"/>
    <w:rsid w:val="00393F02"/>
    <w:rsid w:val="003940EA"/>
    <w:rsid w:val="00394420"/>
    <w:rsid w:val="0039450B"/>
    <w:rsid w:val="00394518"/>
    <w:rsid w:val="003945DD"/>
    <w:rsid w:val="00394706"/>
    <w:rsid w:val="003948F3"/>
    <w:rsid w:val="00394979"/>
    <w:rsid w:val="00394A37"/>
    <w:rsid w:val="00394CD3"/>
    <w:rsid w:val="003950CF"/>
    <w:rsid w:val="003953C7"/>
    <w:rsid w:val="00395C40"/>
    <w:rsid w:val="00396093"/>
    <w:rsid w:val="003961B8"/>
    <w:rsid w:val="0039622B"/>
    <w:rsid w:val="003968A8"/>
    <w:rsid w:val="00396A00"/>
    <w:rsid w:val="00396A7E"/>
    <w:rsid w:val="00396AF7"/>
    <w:rsid w:val="003976C4"/>
    <w:rsid w:val="003977D5"/>
    <w:rsid w:val="00397B72"/>
    <w:rsid w:val="00397BD3"/>
    <w:rsid w:val="00397FA9"/>
    <w:rsid w:val="00397FB0"/>
    <w:rsid w:val="003A004F"/>
    <w:rsid w:val="003A06B3"/>
    <w:rsid w:val="003A07C1"/>
    <w:rsid w:val="003A09B7"/>
    <w:rsid w:val="003A0D28"/>
    <w:rsid w:val="003A0F63"/>
    <w:rsid w:val="003A0FCD"/>
    <w:rsid w:val="003A1044"/>
    <w:rsid w:val="003A1054"/>
    <w:rsid w:val="003A1552"/>
    <w:rsid w:val="003A1C28"/>
    <w:rsid w:val="003A1D3A"/>
    <w:rsid w:val="003A1E0B"/>
    <w:rsid w:val="003A1F20"/>
    <w:rsid w:val="003A1F82"/>
    <w:rsid w:val="003A206D"/>
    <w:rsid w:val="003A2239"/>
    <w:rsid w:val="003A2967"/>
    <w:rsid w:val="003A302D"/>
    <w:rsid w:val="003A31B0"/>
    <w:rsid w:val="003A32E0"/>
    <w:rsid w:val="003A3342"/>
    <w:rsid w:val="003A33C2"/>
    <w:rsid w:val="003A3648"/>
    <w:rsid w:val="003A3765"/>
    <w:rsid w:val="003A3B5B"/>
    <w:rsid w:val="003A3BD5"/>
    <w:rsid w:val="003A457C"/>
    <w:rsid w:val="003A470A"/>
    <w:rsid w:val="003A4CAE"/>
    <w:rsid w:val="003A4EC9"/>
    <w:rsid w:val="003A52BB"/>
    <w:rsid w:val="003A5618"/>
    <w:rsid w:val="003A58B7"/>
    <w:rsid w:val="003A5C76"/>
    <w:rsid w:val="003A5FA9"/>
    <w:rsid w:val="003A6674"/>
    <w:rsid w:val="003A6C3E"/>
    <w:rsid w:val="003A6ECE"/>
    <w:rsid w:val="003A722A"/>
    <w:rsid w:val="003A7379"/>
    <w:rsid w:val="003A74C8"/>
    <w:rsid w:val="003A76D3"/>
    <w:rsid w:val="003A7890"/>
    <w:rsid w:val="003A7AB2"/>
    <w:rsid w:val="003A7AE1"/>
    <w:rsid w:val="003A7AEA"/>
    <w:rsid w:val="003A7AFF"/>
    <w:rsid w:val="003A7E9C"/>
    <w:rsid w:val="003B0128"/>
    <w:rsid w:val="003B032C"/>
    <w:rsid w:val="003B04CE"/>
    <w:rsid w:val="003B0612"/>
    <w:rsid w:val="003B0E17"/>
    <w:rsid w:val="003B0E88"/>
    <w:rsid w:val="003B0EB6"/>
    <w:rsid w:val="003B0F93"/>
    <w:rsid w:val="003B1481"/>
    <w:rsid w:val="003B1772"/>
    <w:rsid w:val="003B17AB"/>
    <w:rsid w:val="003B1913"/>
    <w:rsid w:val="003B1E3B"/>
    <w:rsid w:val="003B1EA9"/>
    <w:rsid w:val="003B2198"/>
    <w:rsid w:val="003B2366"/>
    <w:rsid w:val="003B2565"/>
    <w:rsid w:val="003B2606"/>
    <w:rsid w:val="003B297D"/>
    <w:rsid w:val="003B2BDF"/>
    <w:rsid w:val="003B2CB5"/>
    <w:rsid w:val="003B2D13"/>
    <w:rsid w:val="003B2F4B"/>
    <w:rsid w:val="003B30FE"/>
    <w:rsid w:val="003B317C"/>
    <w:rsid w:val="003B3309"/>
    <w:rsid w:val="003B3414"/>
    <w:rsid w:val="003B34A6"/>
    <w:rsid w:val="003B360F"/>
    <w:rsid w:val="003B3770"/>
    <w:rsid w:val="003B398E"/>
    <w:rsid w:val="003B39A9"/>
    <w:rsid w:val="003B3D37"/>
    <w:rsid w:val="003B3E22"/>
    <w:rsid w:val="003B3E2D"/>
    <w:rsid w:val="003B3EB5"/>
    <w:rsid w:val="003B3F0C"/>
    <w:rsid w:val="003B3F4D"/>
    <w:rsid w:val="003B486C"/>
    <w:rsid w:val="003B4926"/>
    <w:rsid w:val="003B4AFA"/>
    <w:rsid w:val="003B4D77"/>
    <w:rsid w:val="003B4E03"/>
    <w:rsid w:val="003B503D"/>
    <w:rsid w:val="003B5064"/>
    <w:rsid w:val="003B5135"/>
    <w:rsid w:val="003B5264"/>
    <w:rsid w:val="003B555B"/>
    <w:rsid w:val="003B58D2"/>
    <w:rsid w:val="003B5B6A"/>
    <w:rsid w:val="003B5D02"/>
    <w:rsid w:val="003B5FA9"/>
    <w:rsid w:val="003B6412"/>
    <w:rsid w:val="003B6639"/>
    <w:rsid w:val="003B6659"/>
    <w:rsid w:val="003B674D"/>
    <w:rsid w:val="003B6959"/>
    <w:rsid w:val="003B71A4"/>
    <w:rsid w:val="003B71BE"/>
    <w:rsid w:val="003B7213"/>
    <w:rsid w:val="003B7AD6"/>
    <w:rsid w:val="003B7C9B"/>
    <w:rsid w:val="003B7DFD"/>
    <w:rsid w:val="003C005B"/>
    <w:rsid w:val="003C08A9"/>
    <w:rsid w:val="003C0E33"/>
    <w:rsid w:val="003C135C"/>
    <w:rsid w:val="003C13CD"/>
    <w:rsid w:val="003C13F7"/>
    <w:rsid w:val="003C1929"/>
    <w:rsid w:val="003C1DB5"/>
    <w:rsid w:val="003C1E5F"/>
    <w:rsid w:val="003C20B3"/>
    <w:rsid w:val="003C23FC"/>
    <w:rsid w:val="003C25C6"/>
    <w:rsid w:val="003C2933"/>
    <w:rsid w:val="003C2CBB"/>
    <w:rsid w:val="003C2E11"/>
    <w:rsid w:val="003C2E1D"/>
    <w:rsid w:val="003C2F58"/>
    <w:rsid w:val="003C2F8E"/>
    <w:rsid w:val="003C34A2"/>
    <w:rsid w:val="003C36FA"/>
    <w:rsid w:val="003C3776"/>
    <w:rsid w:val="003C3B76"/>
    <w:rsid w:val="003C3EBA"/>
    <w:rsid w:val="003C3ECE"/>
    <w:rsid w:val="003C43AD"/>
    <w:rsid w:val="003C457B"/>
    <w:rsid w:val="003C4CD7"/>
    <w:rsid w:val="003C4D4C"/>
    <w:rsid w:val="003C4D53"/>
    <w:rsid w:val="003C532A"/>
    <w:rsid w:val="003C53AA"/>
    <w:rsid w:val="003C5514"/>
    <w:rsid w:val="003C597D"/>
    <w:rsid w:val="003C599B"/>
    <w:rsid w:val="003C5A3E"/>
    <w:rsid w:val="003C5E62"/>
    <w:rsid w:val="003C5F5E"/>
    <w:rsid w:val="003C6453"/>
    <w:rsid w:val="003C653F"/>
    <w:rsid w:val="003C660C"/>
    <w:rsid w:val="003C68C5"/>
    <w:rsid w:val="003C6938"/>
    <w:rsid w:val="003C6A85"/>
    <w:rsid w:val="003C6C85"/>
    <w:rsid w:val="003C6F60"/>
    <w:rsid w:val="003C7089"/>
    <w:rsid w:val="003C7098"/>
    <w:rsid w:val="003C72E8"/>
    <w:rsid w:val="003C73F2"/>
    <w:rsid w:val="003C75C3"/>
    <w:rsid w:val="003C7828"/>
    <w:rsid w:val="003C7919"/>
    <w:rsid w:val="003C7D71"/>
    <w:rsid w:val="003D02A3"/>
    <w:rsid w:val="003D0333"/>
    <w:rsid w:val="003D06F8"/>
    <w:rsid w:val="003D096F"/>
    <w:rsid w:val="003D0999"/>
    <w:rsid w:val="003D0AC1"/>
    <w:rsid w:val="003D0ADD"/>
    <w:rsid w:val="003D0C88"/>
    <w:rsid w:val="003D0EDE"/>
    <w:rsid w:val="003D0FA7"/>
    <w:rsid w:val="003D131D"/>
    <w:rsid w:val="003D1347"/>
    <w:rsid w:val="003D138F"/>
    <w:rsid w:val="003D1516"/>
    <w:rsid w:val="003D16DF"/>
    <w:rsid w:val="003D1AB4"/>
    <w:rsid w:val="003D1ABB"/>
    <w:rsid w:val="003D1C25"/>
    <w:rsid w:val="003D20D1"/>
    <w:rsid w:val="003D2385"/>
    <w:rsid w:val="003D2660"/>
    <w:rsid w:val="003D2789"/>
    <w:rsid w:val="003D2803"/>
    <w:rsid w:val="003D286D"/>
    <w:rsid w:val="003D28D8"/>
    <w:rsid w:val="003D29AE"/>
    <w:rsid w:val="003D2D6E"/>
    <w:rsid w:val="003D2DCC"/>
    <w:rsid w:val="003D2E81"/>
    <w:rsid w:val="003D3179"/>
    <w:rsid w:val="003D318C"/>
    <w:rsid w:val="003D3AF1"/>
    <w:rsid w:val="003D3CDE"/>
    <w:rsid w:val="003D3D7F"/>
    <w:rsid w:val="003D3E12"/>
    <w:rsid w:val="003D3E5A"/>
    <w:rsid w:val="003D3F6D"/>
    <w:rsid w:val="003D40E3"/>
    <w:rsid w:val="003D4536"/>
    <w:rsid w:val="003D481B"/>
    <w:rsid w:val="003D4DAB"/>
    <w:rsid w:val="003D52A8"/>
    <w:rsid w:val="003D52BF"/>
    <w:rsid w:val="003D52E5"/>
    <w:rsid w:val="003D5388"/>
    <w:rsid w:val="003D53CD"/>
    <w:rsid w:val="003D5562"/>
    <w:rsid w:val="003D5772"/>
    <w:rsid w:val="003D5955"/>
    <w:rsid w:val="003D5D55"/>
    <w:rsid w:val="003D5E0E"/>
    <w:rsid w:val="003D5EC8"/>
    <w:rsid w:val="003D5FF5"/>
    <w:rsid w:val="003D62FF"/>
    <w:rsid w:val="003D6510"/>
    <w:rsid w:val="003D6524"/>
    <w:rsid w:val="003D6705"/>
    <w:rsid w:val="003D6ACE"/>
    <w:rsid w:val="003D6D32"/>
    <w:rsid w:val="003D70DB"/>
    <w:rsid w:val="003D770B"/>
    <w:rsid w:val="003D78D0"/>
    <w:rsid w:val="003D7A91"/>
    <w:rsid w:val="003D7B74"/>
    <w:rsid w:val="003D7BC9"/>
    <w:rsid w:val="003D7D86"/>
    <w:rsid w:val="003D7F09"/>
    <w:rsid w:val="003E0286"/>
    <w:rsid w:val="003E0327"/>
    <w:rsid w:val="003E0351"/>
    <w:rsid w:val="003E03D8"/>
    <w:rsid w:val="003E0853"/>
    <w:rsid w:val="003E08F5"/>
    <w:rsid w:val="003E0951"/>
    <w:rsid w:val="003E0B39"/>
    <w:rsid w:val="003E0BEC"/>
    <w:rsid w:val="003E0C59"/>
    <w:rsid w:val="003E0CFA"/>
    <w:rsid w:val="003E0F4F"/>
    <w:rsid w:val="003E16CB"/>
    <w:rsid w:val="003E1927"/>
    <w:rsid w:val="003E1ACD"/>
    <w:rsid w:val="003E1AF8"/>
    <w:rsid w:val="003E1B96"/>
    <w:rsid w:val="003E1BEA"/>
    <w:rsid w:val="003E1C52"/>
    <w:rsid w:val="003E1E39"/>
    <w:rsid w:val="003E21EF"/>
    <w:rsid w:val="003E225A"/>
    <w:rsid w:val="003E2303"/>
    <w:rsid w:val="003E2397"/>
    <w:rsid w:val="003E2412"/>
    <w:rsid w:val="003E292E"/>
    <w:rsid w:val="003E2B19"/>
    <w:rsid w:val="003E2D7E"/>
    <w:rsid w:val="003E2DEA"/>
    <w:rsid w:val="003E2E6C"/>
    <w:rsid w:val="003E2F4B"/>
    <w:rsid w:val="003E2F82"/>
    <w:rsid w:val="003E3079"/>
    <w:rsid w:val="003E312D"/>
    <w:rsid w:val="003E322D"/>
    <w:rsid w:val="003E347B"/>
    <w:rsid w:val="003E34CC"/>
    <w:rsid w:val="003E371D"/>
    <w:rsid w:val="003E37FC"/>
    <w:rsid w:val="003E387B"/>
    <w:rsid w:val="003E3950"/>
    <w:rsid w:val="003E3AD0"/>
    <w:rsid w:val="003E3AF6"/>
    <w:rsid w:val="003E3D90"/>
    <w:rsid w:val="003E41AC"/>
    <w:rsid w:val="003E4296"/>
    <w:rsid w:val="003E4516"/>
    <w:rsid w:val="003E4535"/>
    <w:rsid w:val="003E480E"/>
    <w:rsid w:val="003E48CA"/>
    <w:rsid w:val="003E4907"/>
    <w:rsid w:val="003E4B8C"/>
    <w:rsid w:val="003E4C22"/>
    <w:rsid w:val="003E4E5C"/>
    <w:rsid w:val="003E5229"/>
    <w:rsid w:val="003E550F"/>
    <w:rsid w:val="003E5544"/>
    <w:rsid w:val="003E567D"/>
    <w:rsid w:val="003E585C"/>
    <w:rsid w:val="003E5AA8"/>
    <w:rsid w:val="003E5E58"/>
    <w:rsid w:val="003E6103"/>
    <w:rsid w:val="003E640C"/>
    <w:rsid w:val="003E6659"/>
    <w:rsid w:val="003E6B04"/>
    <w:rsid w:val="003E6C1B"/>
    <w:rsid w:val="003E6EFD"/>
    <w:rsid w:val="003E6EFF"/>
    <w:rsid w:val="003E712F"/>
    <w:rsid w:val="003E72D0"/>
    <w:rsid w:val="003E7791"/>
    <w:rsid w:val="003E77F5"/>
    <w:rsid w:val="003E78FD"/>
    <w:rsid w:val="003E79BE"/>
    <w:rsid w:val="003E7F9F"/>
    <w:rsid w:val="003F01EA"/>
    <w:rsid w:val="003F025D"/>
    <w:rsid w:val="003F047F"/>
    <w:rsid w:val="003F05B4"/>
    <w:rsid w:val="003F08E0"/>
    <w:rsid w:val="003F09F9"/>
    <w:rsid w:val="003F0B7D"/>
    <w:rsid w:val="003F0D44"/>
    <w:rsid w:val="003F0EAF"/>
    <w:rsid w:val="003F0F0E"/>
    <w:rsid w:val="003F0FA6"/>
    <w:rsid w:val="003F1136"/>
    <w:rsid w:val="003F12C8"/>
    <w:rsid w:val="003F13AE"/>
    <w:rsid w:val="003F17FC"/>
    <w:rsid w:val="003F1889"/>
    <w:rsid w:val="003F1913"/>
    <w:rsid w:val="003F2621"/>
    <w:rsid w:val="003F27AD"/>
    <w:rsid w:val="003F28ED"/>
    <w:rsid w:val="003F2930"/>
    <w:rsid w:val="003F29AD"/>
    <w:rsid w:val="003F2C70"/>
    <w:rsid w:val="003F2FC4"/>
    <w:rsid w:val="003F3095"/>
    <w:rsid w:val="003F3331"/>
    <w:rsid w:val="003F33BD"/>
    <w:rsid w:val="003F34F9"/>
    <w:rsid w:val="003F3578"/>
    <w:rsid w:val="003F3620"/>
    <w:rsid w:val="003F38FC"/>
    <w:rsid w:val="003F390D"/>
    <w:rsid w:val="003F3934"/>
    <w:rsid w:val="003F3AA1"/>
    <w:rsid w:val="003F3C7B"/>
    <w:rsid w:val="003F3EEC"/>
    <w:rsid w:val="003F4044"/>
    <w:rsid w:val="003F40BD"/>
    <w:rsid w:val="003F4389"/>
    <w:rsid w:val="003F5009"/>
    <w:rsid w:val="003F5129"/>
    <w:rsid w:val="003F57C7"/>
    <w:rsid w:val="003F57E5"/>
    <w:rsid w:val="003F5A01"/>
    <w:rsid w:val="003F5AC4"/>
    <w:rsid w:val="003F5C67"/>
    <w:rsid w:val="003F5F20"/>
    <w:rsid w:val="003F607D"/>
    <w:rsid w:val="003F61C3"/>
    <w:rsid w:val="003F6260"/>
    <w:rsid w:val="003F6327"/>
    <w:rsid w:val="003F6456"/>
    <w:rsid w:val="003F65A6"/>
    <w:rsid w:val="003F6897"/>
    <w:rsid w:val="003F6944"/>
    <w:rsid w:val="003F6B11"/>
    <w:rsid w:val="003F6B9A"/>
    <w:rsid w:val="003F6C83"/>
    <w:rsid w:val="003F6ED4"/>
    <w:rsid w:val="003F740D"/>
    <w:rsid w:val="003F77CE"/>
    <w:rsid w:val="003F794C"/>
    <w:rsid w:val="003F7D54"/>
    <w:rsid w:val="003F7E2F"/>
    <w:rsid w:val="003F7E9A"/>
    <w:rsid w:val="004002FC"/>
    <w:rsid w:val="0040037C"/>
    <w:rsid w:val="0040038B"/>
    <w:rsid w:val="00400603"/>
    <w:rsid w:val="004007B1"/>
    <w:rsid w:val="0040081C"/>
    <w:rsid w:val="00400825"/>
    <w:rsid w:val="004009E4"/>
    <w:rsid w:val="00400B10"/>
    <w:rsid w:val="00400CC9"/>
    <w:rsid w:val="004010A8"/>
    <w:rsid w:val="00401160"/>
    <w:rsid w:val="00401574"/>
    <w:rsid w:val="004015FC"/>
    <w:rsid w:val="0040183D"/>
    <w:rsid w:val="004019DE"/>
    <w:rsid w:val="00402001"/>
    <w:rsid w:val="0040204C"/>
    <w:rsid w:val="0040210A"/>
    <w:rsid w:val="00402138"/>
    <w:rsid w:val="004023ED"/>
    <w:rsid w:val="00402B1A"/>
    <w:rsid w:val="00402DAB"/>
    <w:rsid w:val="00402EFD"/>
    <w:rsid w:val="00402F83"/>
    <w:rsid w:val="0040301E"/>
    <w:rsid w:val="00403448"/>
    <w:rsid w:val="0040363D"/>
    <w:rsid w:val="004036C1"/>
    <w:rsid w:val="0040388D"/>
    <w:rsid w:val="004039C2"/>
    <w:rsid w:val="004039D0"/>
    <w:rsid w:val="004039E5"/>
    <w:rsid w:val="00403BEA"/>
    <w:rsid w:val="00403D96"/>
    <w:rsid w:val="00403EF7"/>
    <w:rsid w:val="00403FE7"/>
    <w:rsid w:val="004043CB"/>
    <w:rsid w:val="00404435"/>
    <w:rsid w:val="00404528"/>
    <w:rsid w:val="00404753"/>
    <w:rsid w:val="00404A92"/>
    <w:rsid w:val="00404E9F"/>
    <w:rsid w:val="00404FC6"/>
    <w:rsid w:val="004052AE"/>
    <w:rsid w:val="00405423"/>
    <w:rsid w:val="00405BD9"/>
    <w:rsid w:val="00405F0A"/>
    <w:rsid w:val="00406126"/>
    <w:rsid w:val="00406170"/>
    <w:rsid w:val="004061BB"/>
    <w:rsid w:val="0040624A"/>
    <w:rsid w:val="004068C3"/>
    <w:rsid w:val="00406B31"/>
    <w:rsid w:val="00406CC1"/>
    <w:rsid w:val="004074C7"/>
    <w:rsid w:val="00407A4B"/>
    <w:rsid w:val="00407E30"/>
    <w:rsid w:val="00410076"/>
    <w:rsid w:val="00410460"/>
    <w:rsid w:val="00410481"/>
    <w:rsid w:val="00410BD6"/>
    <w:rsid w:val="00410CFB"/>
    <w:rsid w:val="00410F21"/>
    <w:rsid w:val="004112CD"/>
    <w:rsid w:val="004113B2"/>
    <w:rsid w:val="004114DE"/>
    <w:rsid w:val="00411B8D"/>
    <w:rsid w:val="00411C6F"/>
    <w:rsid w:val="00411CFE"/>
    <w:rsid w:val="0041248C"/>
    <w:rsid w:val="004124C8"/>
    <w:rsid w:val="00412625"/>
    <w:rsid w:val="004126B4"/>
    <w:rsid w:val="004127DC"/>
    <w:rsid w:val="00412912"/>
    <w:rsid w:val="00412972"/>
    <w:rsid w:val="00412985"/>
    <w:rsid w:val="00412BA9"/>
    <w:rsid w:val="00412F49"/>
    <w:rsid w:val="004134B1"/>
    <w:rsid w:val="00413743"/>
    <w:rsid w:val="004139A0"/>
    <w:rsid w:val="00413A35"/>
    <w:rsid w:val="00413C10"/>
    <w:rsid w:val="004141DA"/>
    <w:rsid w:val="0041429A"/>
    <w:rsid w:val="004143CF"/>
    <w:rsid w:val="00414410"/>
    <w:rsid w:val="004147AD"/>
    <w:rsid w:val="004147B8"/>
    <w:rsid w:val="004147D9"/>
    <w:rsid w:val="0041490B"/>
    <w:rsid w:val="00414E99"/>
    <w:rsid w:val="00414F70"/>
    <w:rsid w:val="0041556C"/>
    <w:rsid w:val="0041576C"/>
    <w:rsid w:val="00415C04"/>
    <w:rsid w:val="004165DC"/>
    <w:rsid w:val="0041663C"/>
    <w:rsid w:val="00416643"/>
    <w:rsid w:val="004167FC"/>
    <w:rsid w:val="00416857"/>
    <w:rsid w:val="00416931"/>
    <w:rsid w:val="00416982"/>
    <w:rsid w:val="00416EBD"/>
    <w:rsid w:val="00417AA3"/>
    <w:rsid w:val="00417CA6"/>
    <w:rsid w:val="00417F54"/>
    <w:rsid w:val="0042007C"/>
    <w:rsid w:val="00420213"/>
    <w:rsid w:val="004204F2"/>
    <w:rsid w:val="00420563"/>
    <w:rsid w:val="0042064C"/>
    <w:rsid w:val="004206A0"/>
    <w:rsid w:val="004207FB"/>
    <w:rsid w:val="00420FC9"/>
    <w:rsid w:val="00420FF6"/>
    <w:rsid w:val="00421426"/>
    <w:rsid w:val="00421480"/>
    <w:rsid w:val="0042169D"/>
    <w:rsid w:val="00421788"/>
    <w:rsid w:val="004219AB"/>
    <w:rsid w:val="00422155"/>
    <w:rsid w:val="00422449"/>
    <w:rsid w:val="00422E90"/>
    <w:rsid w:val="00422EA5"/>
    <w:rsid w:val="00423198"/>
    <w:rsid w:val="00423578"/>
    <w:rsid w:val="004239A2"/>
    <w:rsid w:val="00423D20"/>
    <w:rsid w:val="00423ECE"/>
    <w:rsid w:val="00423FFD"/>
    <w:rsid w:val="0042434B"/>
    <w:rsid w:val="004245A1"/>
    <w:rsid w:val="00424A8C"/>
    <w:rsid w:val="00424CAF"/>
    <w:rsid w:val="00424EDB"/>
    <w:rsid w:val="00425035"/>
    <w:rsid w:val="004253A8"/>
    <w:rsid w:val="00425FA0"/>
    <w:rsid w:val="00425FA2"/>
    <w:rsid w:val="004266EB"/>
    <w:rsid w:val="00426875"/>
    <w:rsid w:val="00426C3D"/>
    <w:rsid w:val="00426D19"/>
    <w:rsid w:val="00426EBF"/>
    <w:rsid w:val="00426F0F"/>
    <w:rsid w:val="004270BB"/>
    <w:rsid w:val="0042736E"/>
    <w:rsid w:val="004273E1"/>
    <w:rsid w:val="00427630"/>
    <w:rsid w:val="004276FD"/>
    <w:rsid w:val="00427759"/>
    <w:rsid w:val="00427C8D"/>
    <w:rsid w:val="00427DCB"/>
    <w:rsid w:val="004302CC"/>
    <w:rsid w:val="00430333"/>
    <w:rsid w:val="004303F0"/>
    <w:rsid w:val="00430451"/>
    <w:rsid w:val="004307F6"/>
    <w:rsid w:val="004308E4"/>
    <w:rsid w:val="00430ABD"/>
    <w:rsid w:val="00430B3D"/>
    <w:rsid w:val="00430E10"/>
    <w:rsid w:val="00431035"/>
    <w:rsid w:val="0043122A"/>
    <w:rsid w:val="004313BE"/>
    <w:rsid w:val="00431551"/>
    <w:rsid w:val="0043174E"/>
    <w:rsid w:val="00431834"/>
    <w:rsid w:val="004318BF"/>
    <w:rsid w:val="00431A0B"/>
    <w:rsid w:val="00431E97"/>
    <w:rsid w:val="00432325"/>
    <w:rsid w:val="004325CE"/>
    <w:rsid w:val="00432765"/>
    <w:rsid w:val="004328D7"/>
    <w:rsid w:val="00432930"/>
    <w:rsid w:val="00432945"/>
    <w:rsid w:val="00432CF8"/>
    <w:rsid w:val="00432E81"/>
    <w:rsid w:val="00432FC4"/>
    <w:rsid w:val="004330AE"/>
    <w:rsid w:val="00433812"/>
    <w:rsid w:val="0043385F"/>
    <w:rsid w:val="00433982"/>
    <w:rsid w:val="00433EC9"/>
    <w:rsid w:val="00433F85"/>
    <w:rsid w:val="004342AD"/>
    <w:rsid w:val="004342FF"/>
    <w:rsid w:val="00434668"/>
    <w:rsid w:val="00434757"/>
    <w:rsid w:val="0043475C"/>
    <w:rsid w:val="00434CAB"/>
    <w:rsid w:val="00434DC8"/>
    <w:rsid w:val="00434E9C"/>
    <w:rsid w:val="00435351"/>
    <w:rsid w:val="00435451"/>
    <w:rsid w:val="004357FE"/>
    <w:rsid w:val="00435809"/>
    <w:rsid w:val="00435835"/>
    <w:rsid w:val="00435904"/>
    <w:rsid w:val="00436851"/>
    <w:rsid w:val="00436D99"/>
    <w:rsid w:val="00436E16"/>
    <w:rsid w:val="0043747D"/>
    <w:rsid w:val="0043776B"/>
    <w:rsid w:val="00437C35"/>
    <w:rsid w:val="00437D25"/>
    <w:rsid w:val="00437D77"/>
    <w:rsid w:val="00437DDC"/>
    <w:rsid w:val="00437FAD"/>
    <w:rsid w:val="00440225"/>
    <w:rsid w:val="0044032A"/>
    <w:rsid w:val="00440361"/>
    <w:rsid w:val="00440F11"/>
    <w:rsid w:val="00440F63"/>
    <w:rsid w:val="00441146"/>
    <w:rsid w:val="00441843"/>
    <w:rsid w:val="00441915"/>
    <w:rsid w:val="004419AF"/>
    <w:rsid w:val="00441A1D"/>
    <w:rsid w:val="00441A76"/>
    <w:rsid w:val="00441AA0"/>
    <w:rsid w:val="00441D60"/>
    <w:rsid w:val="00441DEC"/>
    <w:rsid w:val="00442068"/>
    <w:rsid w:val="00442192"/>
    <w:rsid w:val="004421E7"/>
    <w:rsid w:val="004422F4"/>
    <w:rsid w:val="00442516"/>
    <w:rsid w:val="0044287C"/>
    <w:rsid w:val="00442948"/>
    <w:rsid w:val="00442989"/>
    <w:rsid w:val="00442A3F"/>
    <w:rsid w:val="00442AAA"/>
    <w:rsid w:val="00442B09"/>
    <w:rsid w:val="00442BF4"/>
    <w:rsid w:val="00442D47"/>
    <w:rsid w:val="00442D84"/>
    <w:rsid w:val="0044317D"/>
    <w:rsid w:val="004433EB"/>
    <w:rsid w:val="0044357B"/>
    <w:rsid w:val="00443829"/>
    <w:rsid w:val="0044392E"/>
    <w:rsid w:val="00443F14"/>
    <w:rsid w:val="00444103"/>
    <w:rsid w:val="00444448"/>
    <w:rsid w:val="004447ED"/>
    <w:rsid w:val="00444C2B"/>
    <w:rsid w:val="00444E50"/>
    <w:rsid w:val="00444FA0"/>
    <w:rsid w:val="004450CC"/>
    <w:rsid w:val="0044522F"/>
    <w:rsid w:val="0044540B"/>
    <w:rsid w:val="00445456"/>
    <w:rsid w:val="0044548C"/>
    <w:rsid w:val="004454FC"/>
    <w:rsid w:val="004455FB"/>
    <w:rsid w:val="00445652"/>
    <w:rsid w:val="00445740"/>
    <w:rsid w:val="00445D94"/>
    <w:rsid w:val="00445DBB"/>
    <w:rsid w:val="00445DEF"/>
    <w:rsid w:val="004460EE"/>
    <w:rsid w:val="00446619"/>
    <w:rsid w:val="00446719"/>
    <w:rsid w:val="0044677D"/>
    <w:rsid w:val="004467C9"/>
    <w:rsid w:val="004468D5"/>
    <w:rsid w:val="00446BD4"/>
    <w:rsid w:val="00446C7D"/>
    <w:rsid w:val="00446D4E"/>
    <w:rsid w:val="00446DC4"/>
    <w:rsid w:val="00446FD2"/>
    <w:rsid w:val="00447174"/>
    <w:rsid w:val="00447194"/>
    <w:rsid w:val="0044722A"/>
    <w:rsid w:val="00447393"/>
    <w:rsid w:val="00447464"/>
    <w:rsid w:val="00447564"/>
    <w:rsid w:val="00447630"/>
    <w:rsid w:val="0044776D"/>
    <w:rsid w:val="00447792"/>
    <w:rsid w:val="004479A7"/>
    <w:rsid w:val="00447A13"/>
    <w:rsid w:val="00447A97"/>
    <w:rsid w:val="00447D79"/>
    <w:rsid w:val="00447EEF"/>
    <w:rsid w:val="004501CC"/>
    <w:rsid w:val="004502F4"/>
    <w:rsid w:val="0045046A"/>
    <w:rsid w:val="00450650"/>
    <w:rsid w:val="00450886"/>
    <w:rsid w:val="00450B24"/>
    <w:rsid w:val="00450C9C"/>
    <w:rsid w:val="00450D67"/>
    <w:rsid w:val="00451111"/>
    <w:rsid w:val="00451225"/>
    <w:rsid w:val="00451471"/>
    <w:rsid w:val="00451500"/>
    <w:rsid w:val="004515B5"/>
    <w:rsid w:val="00451DD8"/>
    <w:rsid w:val="00451FCC"/>
    <w:rsid w:val="00452324"/>
    <w:rsid w:val="00452368"/>
    <w:rsid w:val="00452567"/>
    <w:rsid w:val="00452569"/>
    <w:rsid w:val="00452640"/>
    <w:rsid w:val="004529E1"/>
    <w:rsid w:val="004533D0"/>
    <w:rsid w:val="004536E4"/>
    <w:rsid w:val="00453794"/>
    <w:rsid w:val="00453C6F"/>
    <w:rsid w:val="00453CB8"/>
    <w:rsid w:val="00453DEB"/>
    <w:rsid w:val="00453F40"/>
    <w:rsid w:val="004540B2"/>
    <w:rsid w:val="00454518"/>
    <w:rsid w:val="0045472E"/>
    <w:rsid w:val="004548CD"/>
    <w:rsid w:val="004548FA"/>
    <w:rsid w:val="004549BA"/>
    <w:rsid w:val="00454AEF"/>
    <w:rsid w:val="004551C4"/>
    <w:rsid w:val="004552E3"/>
    <w:rsid w:val="004554E1"/>
    <w:rsid w:val="00455642"/>
    <w:rsid w:val="0045572F"/>
    <w:rsid w:val="004557EA"/>
    <w:rsid w:val="00456055"/>
    <w:rsid w:val="0045606A"/>
    <w:rsid w:val="00456224"/>
    <w:rsid w:val="00456566"/>
    <w:rsid w:val="0045663E"/>
    <w:rsid w:val="004566A7"/>
    <w:rsid w:val="004566CB"/>
    <w:rsid w:val="004566CC"/>
    <w:rsid w:val="00456EC3"/>
    <w:rsid w:val="00456F65"/>
    <w:rsid w:val="00457184"/>
    <w:rsid w:val="004573CB"/>
    <w:rsid w:val="00457573"/>
    <w:rsid w:val="00457638"/>
    <w:rsid w:val="00457898"/>
    <w:rsid w:val="00457984"/>
    <w:rsid w:val="00457C8F"/>
    <w:rsid w:val="00457D60"/>
    <w:rsid w:val="00460308"/>
    <w:rsid w:val="004605D0"/>
    <w:rsid w:val="004607F7"/>
    <w:rsid w:val="004608C6"/>
    <w:rsid w:val="0046095A"/>
    <w:rsid w:val="00460B72"/>
    <w:rsid w:val="00460D05"/>
    <w:rsid w:val="00460F56"/>
    <w:rsid w:val="00461212"/>
    <w:rsid w:val="00461245"/>
    <w:rsid w:val="0046187C"/>
    <w:rsid w:val="004618AC"/>
    <w:rsid w:val="00461BD5"/>
    <w:rsid w:val="00461C5A"/>
    <w:rsid w:val="00461C65"/>
    <w:rsid w:val="00461CA8"/>
    <w:rsid w:val="00461D9C"/>
    <w:rsid w:val="00461EE9"/>
    <w:rsid w:val="00462616"/>
    <w:rsid w:val="00462769"/>
    <w:rsid w:val="004627AB"/>
    <w:rsid w:val="004627F9"/>
    <w:rsid w:val="0046287A"/>
    <w:rsid w:val="00462A80"/>
    <w:rsid w:val="004635F5"/>
    <w:rsid w:val="004639F0"/>
    <w:rsid w:val="00463A57"/>
    <w:rsid w:val="00463B8E"/>
    <w:rsid w:val="004640BA"/>
    <w:rsid w:val="004641E4"/>
    <w:rsid w:val="00464467"/>
    <w:rsid w:val="004644B7"/>
    <w:rsid w:val="004645A9"/>
    <w:rsid w:val="004645E6"/>
    <w:rsid w:val="00464BA9"/>
    <w:rsid w:val="00464C8C"/>
    <w:rsid w:val="0046507A"/>
    <w:rsid w:val="0046599C"/>
    <w:rsid w:val="00465C8F"/>
    <w:rsid w:val="00466423"/>
    <w:rsid w:val="004664B1"/>
    <w:rsid w:val="0046656A"/>
    <w:rsid w:val="0046668F"/>
    <w:rsid w:val="00466734"/>
    <w:rsid w:val="00466783"/>
    <w:rsid w:val="00466959"/>
    <w:rsid w:val="00466CEF"/>
    <w:rsid w:val="00466FDF"/>
    <w:rsid w:val="0046703E"/>
    <w:rsid w:val="00467182"/>
    <w:rsid w:val="0046720C"/>
    <w:rsid w:val="004673E8"/>
    <w:rsid w:val="00467574"/>
    <w:rsid w:val="00467581"/>
    <w:rsid w:val="0046776D"/>
    <w:rsid w:val="004677F0"/>
    <w:rsid w:val="00467C1F"/>
    <w:rsid w:val="00467CCE"/>
    <w:rsid w:val="00467D0B"/>
    <w:rsid w:val="00470A7B"/>
    <w:rsid w:val="0047102A"/>
    <w:rsid w:val="004710D5"/>
    <w:rsid w:val="0047115E"/>
    <w:rsid w:val="00471247"/>
    <w:rsid w:val="00471596"/>
    <w:rsid w:val="004721D2"/>
    <w:rsid w:val="0047223E"/>
    <w:rsid w:val="0047240B"/>
    <w:rsid w:val="00472422"/>
    <w:rsid w:val="004724B1"/>
    <w:rsid w:val="004727DB"/>
    <w:rsid w:val="004727F3"/>
    <w:rsid w:val="0047297E"/>
    <w:rsid w:val="00472B04"/>
    <w:rsid w:val="00472E81"/>
    <w:rsid w:val="00472F35"/>
    <w:rsid w:val="004730AE"/>
    <w:rsid w:val="0047321D"/>
    <w:rsid w:val="004733B3"/>
    <w:rsid w:val="00473CD0"/>
    <w:rsid w:val="00473D21"/>
    <w:rsid w:val="00473DDE"/>
    <w:rsid w:val="00473E27"/>
    <w:rsid w:val="00473E91"/>
    <w:rsid w:val="00474695"/>
    <w:rsid w:val="004747C4"/>
    <w:rsid w:val="00474993"/>
    <w:rsid w:val="00474A14"/>
    <w:rsid w:val="00474AA9"/>
    <w:rsid w:val="00474B15"/>
    <w:rsid w:val="00474C47"/>
    <w:rsid w:val="00474CCA"/>
    <w:rsid w:val="00474EC7"/>
    <w:rsid w:val="00474F30"/>
    <w:rsid w:val="00474F52"/>
    <w:rsid w:val="00475041"/>
    <w:rsid w:val="004750B4"/>
    <w:rsid w:val="004751B2"/>
    <w:rsid w:val="004753A2"/>
    <w:rsid w:val="0047542A"/>
    <w:rsid w:val="004754A4"/>
    <w:rsid w:val="00475627"/>
    <w:rsid w:val="00475A85"/>
    <w:rsid w:val="004760D1"/>
    <w:rsid w:val="004761A2"/>
    <w:rsid w:val="00476565"/>
    <w:rsid w:val="004765C1"/>
    <w:rsid w:val="0047666B"/>
    <w:rsid w:val="00476808"/>
    <w:rsid w:val="00476AD7"/>
    <w:rsid w:val="00476E16"/>
    <w:rsid w:val="00476E9C"/>
    <w:rsid w:val="004775B6"/>
    <w:rsid w:val="00477668"/>
    <w:rsid w:val="00477717"/>
    <w:rsid w:val="004778EE"/>
    <w:rsid w:val="00480003"/>
    <w:rsid w:val="00480085"/>
    <w:rsid w:val="004803DA"/>
    <w:rsid w:val="00480436"/>
    <w:rsid w:val="00480480"/>
    <w:rsid w:val="00480596"/>
    <w:rsid w:val="00480940"/>
    <w:rsid w:val="00480964"/>
    <w:rsid w:val="00480A89"/>
    <w:rsid w:val="00480CA0"/>
    <w:rsid w:val="00480D41"/>
    <w:rsid w:val="00480DBF"/>
    <w:rsid w:val="00480DFD"/>
    <w:rsid w:val="0048100E"/>
    <w:rsid w:val="004811B0"/>
    <w:rsid w:val="0048158A"/>
    <w:rsid w:val="0048172B"/>
    <w:rsid w:val="00481932"/>
    <w:rsid w:val="00481A22"/>
    <w:rsid w:val="00481B9F"/>
    <w:rsid w:val="00481C3E"/>
    <w:rsid w:val="00481C7D"/>
    <w:rsid w:val="00481DF3"/>
    <w:rsid w:val="00481E5F"/>
    <w:rsid w:val="0048206D"/>
    <w:rsid w:val="00482357"/>
    <w:rsid w:val="004827EA"/>
    <w:rsid w:val="00482878"/>
    <w:rsid w:val="0048290F"/>
    <w:rsid w:val="00482CD2"/>
    <w:rsid w:val="00482FA5"/>
    <w:rsid w:val="00483211"/>
    <w:rsid w:val="0048330A"/>
    <w:rsid w:val="00483429"/>
    <w:rsid w:val="00483529"/>
    <w:rsid w:val="004836EC"/>
    <w:rsid w:val="0048389A"/>
    <w:rsid w:val="0048391A"/>
    <w:rsid w:val="00483BB1"/>
    <w:rsid w:val="00483C97"/>
    <w:rsid w:val="00483EBE"/>
    <w:rsid w:val="00483F26"/>
    <w:rsid w:val="0048402A"/>
    <w:rsid w:val="00484135"/>
    <w:rsid w:val="004841CD"/>
    <w:rsid w:val="004842EA"/>
    <w:rsid w:val="00484574"/>
    <w:rsid w:val="004847A9"/>
    <w:rsid w:val="0048494A"/>
    <w:rsid w:val="00484A7A"/>
    <w:rsid w:val="00484ED5"/>
    <w:rsid w:val="004851BE"/>
    <w:rsid w:val="00485403"/>
    <w:rsid w:val="004858E4"/>
    <w:rsid w:val="00485A73"/>
    <w:rsid w:val="00485AA4"/>
    <w:rsid w:val="00485C82"/>
    <w:rsid w:val="00486319"/>
    <w:rsid w:val="0048641D"/>
    <w:rsid w:val="004869F5"/>
    <w:rsid w:val="00486A88"/>
    <w:rsid w:val="00486DBB"/>
    <w:rsid w:val="00486DC7"/>
    <w:rsid w:val="00486E72"/>
    <w:rsid w:val="004870F0"/>
    <w:rsid w:val="004871C2"/>
    <w:rsid w:val="00487207"/>
    <w:rsid w:val="004872B3"/>
    <w:rsid w:val="00487D54"/>
    <w:rsid w:val="00487D56"/>
    <w:rsid w:val="00487D88"/>
    <w:rsid w:val="00490391"/>
    <w:rsid w:val="0049095A"/>
    <w:rsid w:val="00490F77"/>
    <w:rsid w:val="004910AB"/>
    <w:rsid w:val="0049124B"/>
    <w:rsid w:val="004912B8"/>
    <w:rsid w:val="004915E1"/>
    <w:rsid w:val="00491691"/>
    <w:rsid w:val="004919CE"/>
    <w:rsid w:val="00491D17"/>
    <w:rsid w:val="0049258C"/>
    <w:rsid w:val="00492750"/>
    <w:rsid w:val="004929C4"/>
    <w:rsid w:val="00492A4F"/>
    <w:rsid w:val="00492EC0"/>
    <w:rsid w:val="00492FF8"/>
    <w:rsid w:val="00493095"/>
    <w:rsid w:val="004933D2"/>
    <w:rsid w:val="00493AD6"/>
    <w:rsid w:val="00494074"/>
    <w:rsid w:val="0049469B"/>
    <w:rsid w:val="004947D7"/>
    <w:rsid w:val="004948D4"/>
    <w:rsid w:val="00494BB7"/>
    <w:rsid w:val="00494DAA"/>
    <w:rsid w:val="00495419"/>
    <w:rsid w:val="0049548B"/>
    <w:rsid w:val="004958CF"/>
    <w:rsid w:val="00495C06"/>
    <w:rsid w:val="00495C4B"/>
    <w:rsid w:val="00496007"/>
    <w:rsid w:val="00496035"/>
    <w:rsid w:val="004964CA"/>
    <w:rsid w:val="00496677"/>
    <w:rsid w:val="00496910"/>
    <w:rsid w:val="00496A21"/>
    <w:rsid w:val="00496A46"/>
    <w:rsid w:val="00496BE8"/>
    <w:rsid w:val="00496F3A"/>
    <w:rsid w:val="00497395"/>
    <w:rsid w:val="0049755A"/>
    <w:rsid w:val="0049758C"/>
    <w:rsid w:val="00497840"/>
    <w:rsid w:val="00497975"/>
    <w:rsid w:val="00497A15"/>
    <w:rsid w:val="00497A95"/>
    <w:rsid w:val="00497CC1"/>
    <w:rsid w:val="00497FB3"/>
    <w:rsid w:val="004A0059"/>
    <w:rsid w:val="004A0384"/>
    <w:rsid w:val="004A0406"/>
    <w:rsid w:val="004A058B"/>
    <w:rsid w:val="004A0742"/>
    <w:rsid w:val="004A0848"/>
    <w:rsid w:val="004A09B5"/>
    <w:rsid w:val="004A09CF"/>
    <w:rsid w:val="004A0A4B"/>
    <w:rsid w:val="004A0C2B"/>
    <w:rsid w:val="004A0DDE"/>
    <w:rsid w:val="004A0DE4"/>
    <w:rsid w:val="004A0E6A"/>
    <w:rsid w:val="004A1114"/>
    <w:rsid w:val="004A15B9"/>
    <w:rsid w:val="004A19DB"/>
    <w:rsid w:val="004A1A07"/>
    <w:rsid w:val="004A1AD7"/>
    <w:rsid w:val="004A1DEB"/>
    <w:rsid w:val="004A1EE0"/>
    <w:rsid w:val="004A259C"/>
    <w:rsid w:val="004A25E6"/>
    <w:rsid w:val="004A2B23"/>
    <w:rsid w:val="004A2EC3"/>
    <w:rsid w:val="004A38A4"/>
    <w:rsid w:val="004A38DF"/>
    <w:rsid w:val="004A3AB6"/>
    <w:rsid w:val="004A3B1F"/>
    <w:rsid w:val="004A3C25"/>
    <w:rsid w:val="004A3D6C"/>
    <w:rsid w:val="004A3EA6"/>
    <w:rsid w:val="004A425F"/>
    <w:rsid w:val="004A4BA2"/>
    <w:rsid w:val="004A4CE7"/>
    <w:rsid w:val="004A4F23"/>
    <w:rsid w:val="004A4FC7"/>
    <w:rsid w:val="004A56BF"/>
    <w:rsid w:val="004A5B26"/>
    <w:rsid w:val="004A5C30"/>
    <w:rsid w:val="004A5C8F"/>
    <w:rsid w:val="004A5CAA"/>
    <w:rsid w:val="004A5CDD"/>
    <w:rsid w:val="004A607C"/>
    <w:rsid w:val="004A62C7"/>
    <w:rsid w:val="004A62E9"/>
    <w:rsid w:val="004A6DD9"/>
    <w:rsid w:val="004A6E73"/>
    <w:rsid w:val="004A733D"/>
    <w:rsid w:val="004A7724"/>
    <w:rsid w:val="004A77AA"/>
    <w:rsid w:val="004A7BBE"/>
    <w:rsid w:val="004A7E8A"/>
    <w:rsid w:val="004A7ED1"/>
    <w:rsid w:val="004B0010"/>
    <w:rsid w:val="004B0571"/>
    <w:rsid w:val="004B0822"/>
    <w:rsid w:val="004B0843"/>
    <w:rsid w:val="004B0AA3"/>
    <w:rsid w:val="004B13B3"/>
    <w:rsid w:val="004B18E9"/>
    <w:rsid w:val="004B1D79"/>
    <w:rsid w:val="004B1D95"/>
    <w:rsid w:val="004B1F34"/>
    <w:rsid w:val="004B238D"/>
    <w:rsid w:val="004B2576"/>
    <w:rsid w:val="004B2770"/>
    <w:rsid w:val="004B27C9"/>
    <w:rsid w:val="004B2813"/>
    <w:rsid w:val="004B2943"/>
    <w:rsid w:val="004B2CF6"/>
    <w:rsid w:val="004B2DE4"/>
    <w:rsid w:val="004B2F0A"/>
    <w:rsid w:val="004B3176"/>
    <w:rsid w:val="004B3526"/>
    <w:rsid w:val="004B3AEA"/>
    <w:rsid w:val="004B3D68"/>
    <w:rsid w:val="004B459D"/>
    <w:rsid w:val="004B4648"/>
    <w:rsid w:val="004B4682"/>
    <w:rsid w:val="004B47E1"/>
    <w:rsid w:val="004B488C"/>
    <w:rsid w:val="004B4ABB"/>
    <w:rsid w:val="004B4F44"/>
    <w:rsid w:val="004B5098"/>
    <w:rsid w:val="004B5286"/>
    <w:rsid w:val="004B54A3"/>
    <w:rsid w:val="004B57CD"/>
    <w:rsid w:val="004B58F6"/>
    <w:rsid w:val="004B59BC"/>
    <w:rsid w:val="004B5B4A"/>
    <w:rsid w:val="004B5D7F"/>
    <w:rsid w:val="004B6099"/>
    <w:rsid w:val="004B643C"/>
    <w:rsid w:val="004B67DF"/>
    <w:rsid w:val="004B6B96"/>
    <w:rsid w:val="004B6C48"/>
    <w:rsid w:val="004B6D36"/>
    <w:rsid w:val="004B70C2"/>
    <w:rsid w:val="004B71A4"/>
    <w:rsid w:val="004B7202"/>
    <w:rsid w:val="004B746C"/>
    <w:rsid w:val="004B751F"/>
    <w:rsid w:val="004B794D"/>
    <w:rsid w:val="004B79AD"/>
    <w:rsid w:val="004B7C38"/>
    <w:rsid w:val="004C00BD"/>
    <w:rsid w:val="004C0350"/>
    <w:rsid w:val="004C0527"/>
    <w:rsid w:val="004C0660"/>
    <w:rsid w:val="004C0744"/>
    <w:rsid w:val="004C09A3"/>
    <w:rsid w:val="004C0D9A"/>
    <w:rsid w:val="004C0DE7"/>
    <w:rsid w:val="004C0F38"/>
    <w:rsid w:val="004C0F7E"/>
    <w:rsid w:val="004C128C"/>
    <w:rsid w:val="004C1330"/>
    <w:rsid w:val="004C1803"/>
    <w:rsid w:val="004C185F"/>
    <w:rsid w:val="004C1EA1"/>
    <w:rsid w:val="004C207A"/>
    <w:rsid w:val="004C20AA"/>
    <w:rsid w:val="004C2201"/>
    <w:rsid w:val="004C2959"/>
    <w:rsid w:val="004C2AEF"/>
    <w:rsid w:val="004C2BD9"/>
    <w:rsid w:val="004C2D1A"/>
    <w:rsid w:val="004C324F"/>
    <w:rsid w:val="004C349C"/>
    <w:rsid w:val="004C349D"/>
    <w:rsid w:val="004C34D3"/>
    <w:rsid w:val="004C3569"/>
    <w:rsid w:val="004C396B"/>
    <w:rsid w:val="004C3CB7"/>
    <w:rsid w:val="004C3DDF"/>
    <w:rsid w:val="004C3F7C"/>
    <w:rsid w:val="004C406D"/>
    <w:rsid w:val="004C4318"/>
    <w:rsid w:val="004C438D"/>
    <w:rsid w:val="004C4721"/>
    <w:rsid w:val="004C475E"/>
    <w:rsid w:val="004C490F"/>
    <w:rsid w:val="004C49C4"/>
    <w:rsid w:val="004C4A12"/>
    <w:rsid w:val="004C4B29"/>
    <w:rsid w:val="004C4D91"/>
    <w:rsid w:val="004C4E9F"/>
    <w:rsid w:val="004C4F31"/>
    <w:rsid w:val="004C53BD"/>
    <w:rsid w:val="004C54B3"/>
    <w:rsid w:val="004C54B9"/>
    <w:rsid w:val="004C5666"/>
    <w:rsid w:val="004C59E0"/>
    <w:rsid w:val="004C5B65"/>
    <w:rsid w:val="004C5CD1"/>
    <w:rsid w:val="004C5F44"/>
    <w:rsid w:val="004C5F60"/>
    <w:rsid w:val="004C62AF"/>
    <w:rsid w:val="004C63E3"/>
    <w:rsid w:val="004C6819"/>
    <w:rsid w:val="004C693A"/>
    <w:rsid w:val="004C6E36"/>
    <w:rsid w:val="004C6F3A"/>
    <w:rsid w:val="004C6FE0"/>
    <w:rsid w:val="004C70BC"/>
    <w:rsid w:val="004C7211"/>
    <w:rsid w:val="004C758B"/>
    <w:rsid w:val="004C78B2"/>
    <w:rsid w:val="004C792A"/>
    <w:rsid w:val="004C793D"/>
    <w:rsid w:val="004C79CC"/>
    <w:rsid w:val="004C7CA2"/>
    <w:rsid w:val="004C7D44"/>
    <w:rsid w:val="004C7DF9"/>
    <w:rsid w:val="004D00FD"/>
    <w:rsid w:val="004D073E"/>
    <w:rsid w:val="004D08AB"/>
    <w:rsid w:val="004D0B97"/>
    <w:rsid w:val="004D0D80"/>
    <w:rsid w:val="004D0DC7"/>
    <w:rsid w:val="004D108E"/>
    <w:rsid w:val="004D124E"/>
    <w:rsid w:val="004D14F2"/>
    <w:rsid w:val="004D17D3"/>
    <w:rsid w:val="004D1A4C"/>
    <w:rsid w:val="004D1AD6"/>
    <w:rsid w:val="004D1B44"/>
    <w:rsid w:val="004D1C56"/>
    <w:rsid w:val="004D20BA"/>
    <w:rsid w:val="004D23FB"/>
    <w:rsid w:val="004D2697"/>
    <w:rsid w:val="004D2719"/>
    <w:rsid w:val="004D2835"/>
    <w:rsid w:val="004D2A51"/>
    <w:rsid w:val="004D2B1A"/>
    <w:rsid w:val="004D2EC4"/>
    <w:rsid w:val="004D2F17"/>
    <w:rsid w:val="004D3146"/>
    <w:rsid w:val="004D3757"/>
    <w:rsid w:val="004D37E0"/>
    <w:rsid w:val="004D3AD2"/>
    <w:rsid w:val="004D3C42"/>
    <w:rsid w:val="004D3F76"/>
    <w:rsid w:val="004D4043"/>
    <w:rsid w:val="004D41BA"/>
    <w:rsid w:val="004D48AF"/>
    <w:rsid w:val="004D4D86"/>
    <w:rsid w:val="004D5210"/>
    <w:rsid w:val="004D5358"/>
    <w:rsid w:val="004D5420"/>
    <w:rsid w:val="004D543E"/>
    <w:rsid w:val="004D5476"/>
    <w:rsid w:val="004D558F"/>
    <w:rsid w:val="004D55C4"/>
    <w:rsid w:val="004D5C64"/>
    <w:rsid w:val="004D5D67"/>
    <w:rsid w:val="004D5EE0"/>
    <w:rsid w:val="004D60EC"/>
    <w:rsid w:val="004D6672"/>
    <w:rsid w:val="004D6677"/>
    <w:rsid w:val="004D6832"/>
    <w:rsid w:val="004D6B2A"/>
    <w:rsid w:val="004D6C8D"/>
    <w:rsid w:val="004D6CCF"/>
    <w:rsid w:val="004D6FD8"/>
    <w:rsid w:val="004D7008"/>
    <w:rsid w:val="004D71BB"/>
    <w:rsid w:val="004D724F"/>
    <w:rsid w:val="004D7433"/>
    <w:rsid w:val="004D79E2"/>
    <w:rsid w:val="004D7CCD"/>
    <w:rsid w:val="004E0022"/>
    <w:rsid w:val="004E019B"/>
    <w:rsid w:val="004E0209"/>
    <w:rsid w:val="004E0597"/>
    <w:rsid w:val="004E081C"/>
    <w:rsid w:val="004E10DD"/>
    <w:rsid w:val="004E1154"/>
    <w:rsid w:val="004E13A5"/>
    <w:rsid w:val="004E1733"/>
    <w:rsid w:val="004E17B9"/>
    <w:rsid w:val="004E18FD"/>
    <w:rsid w:val="004E1921"/>
    <w:rsid w:val="004E1C7C"/>
    <w:rsid w:val="004E2024"/>
    <w:rsid w:val="004E2386"/>
    <w:rsid w:val="004E2438"/>
    <w:rsid w:val="004E28A7"/>
    <w:rsid w:val="004E2B5E"/>
    <w:rsid w:val="004E2BDB"/>
    <w:rsid w:val="004E2C07"/>
    <w:rsid w:val="004E2C48"/>
    <w:rsid w:val="004E2F0F"/>
    <w:rsid w:val="004E30A1"/>
    <w:rsid w:val="004E38C8"/>
    <w:rsid w:val="004E39D2"/>
    <w:rsid w:val="004E3CF5"/>
    <w:rsid w:val="004E3DA4"/>
    <w:rsid w:val="004E3EC8"/>
    <w:rsid w:val="004E413C"/>
    <w:rsid w:val="004E4399"/>
    <w:rsid w:val="004E465E"/>
    <w:rsid w:val="004E48D4"/>
    <w:rsid w:val="004E4C52"/>
    <w:rsid w:val="004E4C59"/>
    <w:rsid w:val="004E4E6C"/>
    <w:rsid w:val="004E56CF"/>
    <w:rsid w:val="004E5771"/>
    <w:rsid w:val="004E5A1C"/>
    <w:rsid w:val="004E5A86"/>
    <w:rsid w:val="004E60F9"/>
    <w:rsid w:val="004E64DF"/>
    <w:rsid w:val="004E6740"/>
    <w:rsid w:val="004E68B4"/>
    <w:rsid w:val="004E69A4"/>
    <w:rsid w:val="004E6C1A"/>
    <w:rsid w:val="004E6C8E"/>
    <w:rsid w:val="004E6CA8"/>
    <w:rsid w:val="004E6D34"/>
    <w:rsid w:val="004E6E6A"/>
    <w:rsid w:val="004E74E4"/>
    <w:rsid w:val="004E76B9"/>
    <w:rsid w:val="004E7735"/>
    <w:rsid w:val="004E7A00"/>
    <w:rsid w:val="004E7BCC"/>
    <w:rsid w:val="004E7CD8"/>
    <w:rsid w:val="004E7DD4"/>
    <w:rsid w:val="004F0090"/>
    <w:rsid w:val="004F0189"/>
    <w:rsid w:val="004F019A"/>
    <w:rsid w:val="004F02B2"/>
    <w:rsid w:val="004F07F8"/>
    <w:rsid w:val="004F0A83"/>
    <w:rsid w:val="004F0DD7"/>
    <w:rsid w:val="004F0E81"/>
    <w:rsid w:val="004F106B"/>
    <w:rsid w:val="004F152A"/>
    <w:rsid w:val="004F1693"/>
    <w:rsid w:val="004F16EE"/>
    <w:rsid w:val="004F1960"/>
    <w:rsid w:val="004F1A54"/>
    <w:rsid w:val="004F1DCD"/>
    <w:rsid w:val="004F1E3A"/>
    <w:rsid w:val="004F2067"/>
    <w:rsid w:val="004F20D4"/>
    <w:rsid w:val="004F216B"/>
    <w:rsid w:val="004F23FD"/>
    <w:rsid w:val="004F247B"/>
    <w:rsid w:val="004F27C8"/>
    <w:rsid w:val="004F2962"/>
    <w:rsid w:val="004F2C58"/>
    <w:rsid w:val="004F2CA1"/>
    <w:rsid w:val="004F2ED7"/>
    <w:rsid w:val="004F3048"/>
    <w:rsid w:val="004F3414"/>
    <w:rsid w:val="004F3756"/>
    <w:rsid w:val="004F389B"/>
    <w:rsid w:val="004F3A0D"/>
    <w:rsid w:val="004F3D17"/>
    <w:rsid w:val="004F3E2C"/>
    <w:rsid w:val="004F3F3F"/>
    <w:rsid w:val="004F4571"/>
    <w:rsid w:val="004F47AF"/>
    <w:rsid w:val="004F4E48"/>
    <w:rsid w:val="004F4E55"/>
    <w:rsid w:val="004F4E63"/>
    <w:rsid w:val="004F503F"/>
    <w:rsid w:val="004F5170"/>
    <w:rsid w:val="004F5255"/>
    <w:rsid w:val="004F53AF"/>
    <w:rsid w:val="004F5450"/>
    <w:rsid w:val="004F5605"/>
    <w:rsid w:val="004F56BA"/>
    <w:rsid w:val="004F596C"/>
    <w:rsid w:val="004F6067"/>
    <w:rsid w:val="004F6673"/>
    <w:rsid w:val="004F67D7"/>
    <w:rsid w:val="004F680E"/>
    <w:rsid w:val="004F692B"/>
    <w:rsid w:val="004F6EC9"/>
    <w:rsid w:val="004F6F28"/>
    <w:rsid w:val="004F6F5F"/>
    <w:rsid w:val="004F727E"/>
    <w:rsid w:val="004F73A7"/>
    <w:rsid w:val="004F74DA"/>
    <w:rsid w:val="004F7594"/>
    <w:rsid w:val="004F772C"/>
    <w:rsid w:val="004F78E4"/>
    <w:rsid w:val="004F78F4"/>
    <w:rsid w:val="004F7AEF"/>
    <w:rsid w:val="004F7F26"/>
    <w:rsid w:val="004F7FB4"/>
    <w:rsid w:val="0050002A"/>
    <w:rsid w:val="0050035B"/>
    <w:rsid w:val="0050047D"/>
    <w:rsid w:val="005008DE"/>
    <w:rsid w:val="00500B44"/>
    <w:rsid w:val="00500F27"/>
    <w:rsid w:val="00501318"/>
    <w:rsid w:val="00501665"/>
    <w:rsid w:val="00501893"/>
    <w:rsid w:val="00501986"/>
    <w:rsid w:val="00501CBF"/>
    <w:rsid w:val="00502036"/>
    <w:rsid w:val="00502466"/>
    <w:rsid w:val="005025F9"/>
    <w:rsid w:val="00502745"/>
    <w:rsid w:val="005029F8"/>
    <w:rsid w:val="00502DA1"/>
    <w:rsid w:val="0050326F"/>
    <w:rsid w:val="00503335"/>
    <w:rsid w:val="005033F1"/>
    <w:rsid w:val="005034B4"/>
    <w:rsid w:val="00503564"/>
    <w:rsid w:val="00503E48"/>
    <w:rsid w:val="00503E73"/>
    <w:rsid w:val="00503F29"/>
    <w:rsid w:val="005041D1"/>
    <w:rsid w:val="00504BE8"/>
    <w:rsid w:val="00504C79"/>
    <w:rsid w:val="00504D55"/>
    <w:rsid w:val="00504F3D"/>
    <w:rsid w:val="00504F74"/>
    <w:rsid w:val="005050E6"/>
    <w:rsid w:val="005051BD"/>
    <w:rsid w:val="00505567"/>
    <w:rsid w:val="0050556A"/>
    <w:rsid w:val="005055AE"/>
    <w:rsid w:val="005056F7"/>
    <w:rsid w:val="00505EF0"/>
    <w:rsid w:val="0050600C"/>
    <w:rsid w:val="005067F9"/>
    <w:rsid w:val="00506858"/>
    <w:rsid w:val="00506BD8"/>
    <w:rsid w:val="00506CB6"/>
    <w:rsid w:val="00506D6B"/>
    <w:rsid w:val="00506EE7"/>
    <w:rsid w:val="0050701C"/>
    <w:rsid w:val="0050714C"/>
    <w:rsid w:val="005072A8"/>
    <w:rsid w:val="0050739D"/>
    <w:rsid w:val="00507626"/>
    <w:rsid w:val="00507A5C"/>
    <w:rsid w:val="00507B14"/>
    <w:rsid w:val="00507E3C"/>
    <w:rsid w:val="00510129"/>
    <w:rsid w:val="005103C9"/>
    <w:rsid w:val="00510427"/>
    <w:rsid w:val="0051072C"/>
    <w:rsid w:val="005107C8"/>
    <w:rsid w:val="005109CE"/>
    <w:rsid w:val="00510D88"/>
    <w:rsid w:val="00511521"/>
    <w:rsid w:val="00511BFD"/>
    <w:rsid w:val="00511D1D"/>
    <w:rsid w:val="00511F65"/>
    <w:rsid w:val="005121A2"/>
    <w:rsid w:val="0051226F"/>
    <w:rsid w:val="00512478"/>
    <w:rsid w:val="005127D2"/>
    <w:rsid w:val="005128B5"/>
    <w:rsid w:val="0051297A"/>
    <w:rsid w:val="005129A9"/>
    <w:rsid w:val="00512A66"/>
    <w:rsid w:val="0051301D"/>
    <w:rsid w:val="00513098"/>
    <w:rsid w:val="00513366"/>
    <w:rsid w:val="00513F55"/>
    <w:rsid w:val="00513F56"/>
    <w:rsid w:val="0051408A"/>
    <w:rsid w:val="00514BDE"/>
    <w:rsid w:val="00515394"/>
    <w:rsid w:val="005154A3"/>
    <w:rsid w:val="00515586"/>
    <w:rsid w:val="005156F8"/>
    <w:rsid w:val="00515709"/>
    <w:rsid w:val="00515B2B"/>
    <w:rsid w:val="00515D8E"/>
    <w:rsid w:val="00516076"/>
    <w:rsid w:val="0051618A"/>
    <w:rsid w:val="00516350"/>
    <w:rsid w:val="00516461"/>
    <w:rsid w:val="00516467"/>
    <w:rsid w:val="00516474"/>
    <w:rsid w:val="00516630"/>
    <w:rsid w:val="005168CA"/>
    <w:rsid w:val="00516F7C"/>
    <w:rsid w:val="0051702B"/>
    <w:rsid w:val="00517257"/>
    <w:rsid w:val="0051749E"/>
    <w:rsid w:val="0051757E"/>
    <w:rsid w:val="005178FC"/>
    <w:rsid w:val="00517901"/>
    <w:rsid w:val="00517959"/>
    <w:rsid w:val="00517D0A"/>
    <w:rsid w:val="00520300"/>
    <w:rsid w:val="00521193"/>
    <w:rsid w:val="00521357"/>
    <w:rsid w:val="005213D8"/>
    <w:rsid w:val="00521411"/>
    <w:rsid w:val="0052151C"/>
    <w:rsid w:val="0052158C"/>
    <w:rsid w:val="00521730"/>
    <w:rsid w:val="00521776"/>
    <w:rsid w:val="005219F0"/>
    <w:rsid w:val="00521C40"/>
    <w:rsid w:val="00521FAB"/>
    <w:rsid w:val="00522393"/>
    <w:rsid w:val="0052257F"/>
    <w:rsid w:val="005227B3"/>
    <w:rsid w:val="005228F5"/>
    <w:rsid w:val="00522E53"/>
    <w:rsid w:val="0052302B"/>
    <w:rsid w:val="005231EE"/>
    <w:rsid w:val="005232AA"/>
    <w:rsid w:val="005236F2"/>
    <w:rsid w:val="005238A8"/>
    <w:rsid w:val="005238F6"/>
    <w:rsid w:val="00523969"/>
    <w:rsid w:val="00523D17"/>
    <w:rsid w:val="00523FF7"/>
    <w:rsid w:val="00524200"/>
    <w:rsid w:val="0052457C"/>
    <w:rsid w:val="00524C64"/>
    <w:rsid w:val="00524E46"/>
    <w:rsid w:val="00524ECE"/>
    <w:rsid w:val="00524EEB"/>
    <w:rsid w:val="00524F66"/>
    <w:rsid w:val="0052538B"/>
    <w:rsid w:val="005254D5"/>
    <w:rsid w:val="005257B9"/>
    <w:rsid w:val="005257C2"/>
    <w:rsid w:val="0052604C"/>
    <w:rsid w:val="005261EA"/>
    <w:rsid w:val="0052621B"/>
    <w:rsid w:val="0052673D"/>
    <w:rsid w:val="00526A40"/>
    <w:rsid w:val="00526B61"/>
    <w:rsid w:val="00526C28"/>
    <w:rsid w:val="00526C84"/>
    <w:rsid w:val="00527055"/>
    <w:rsid w:val="005271FF"/>
    <w:rsid w:val="0052745C"/>
    <w:rsid w:val="00527466"/>
    <w:rsid w:val="00527A19"/>
    <w:rsid w:val="00527EEF"/>
    <w:rsid w:val="00530605"/>
    <w:rsid w:val="00530815"/>
    <w:rsid w:val="0053095E"/>
    <w:rsid w:val="00530AAE"/>
    <w:rsid w:val="00530BE5"/>
    <w:rsid w:val="00530BFF"/>
    <w:rsid w:val="00530D52"/>
    <w:rsid w:val="00530F1B"/>
    <w:rsid w:val="005311EB"/>
    <w:rsid w:val="00531346"/>
    <w:rsid w:val="005313B1"/>
    <w:rsid w:val="0053177E"/>
    <w:rsid w:val="005317D2"/>
    <w:rsid w:val="00531FD6"/>
    <w:rsid w:val="005324EC"/>
    <w:rsid w:val="005325A3"/>
    <w:rsid w:val="00532871"/>
    <w:rsid w:val="0053313B"/>
    <w:rsid w:val="0053394D"/>
    <w:rsid w:val="00533981"/>
    <w:rsid w:val="00533FF8"/>
    <w:rsid w:val="005340B0"/>
    <w:rsid w:val="005340F2"/>
    <w:rsid w:val="00534102"/>
    <w:rsid w:val="00534213"/>
    <w:rsid w:val="0053454C"/>
    <w:rsid w:val="00534739"/>
    <w:rsid w:val="0053479F"/>
    <w:rsid w:val="005347EB"/>
    <w:rsid w:val="00534C17"/>
    <w:rsid w:val="00534CAB"/>
    <w:rsid w:val="00534DAD"/>
    <w:rsid w:val="0053501B"/>
    <w:rsid w:val="0053532A"/>
    <w:rsid w:val="005353F3"/>
    <w:rsid w:val="00535468"/>
    <w:rsid w:val="00535EF9"/>
    <w:rsid w:val="00535F59"/>
    <w:rsid w:val="00536685"/>
    <w:rsid w:val="00536718"/>
    <w:rsid w:val="005368CD"/>
    <w:rsid w:val="00536B3F"/>
    <w:rsid w:val="00536D98"/>
    <w:rsid w:val="00537722"/>
    <w:rsid w:val="0053775F"/>
    <w:rsid w:val="005379B6"/>
    <w:rsid w:val="005379BB"/>
    <w:rsid w:val="00537B17"/>
    <w:rsid w:val="00537C64"/>
    <w:rsid w:val="00537D53"/>
    <w:rsid w:val="00537EA8"/>
    <w:rsid w:val="00537EC2"/>
    <w:rsid w:val="0054002D"/>
    <w:rsid w:val="005402EF"/>
    <w:rsid w:val="0054044D"/>
    <w:rsid w:val="005404F5"/>
    <w:rsid w:val="00540512"/>
    <w:rsid w:val="00540820"/>
    <w:rsid w:val="00540959"/>
    <w:rsid w:val="00540A8D"/>
    <w:rsid w:val="00540B42"/>
    <w:rsid w:val="00540BDD"/>
    <w:rsid w:val="00541185"/>
    <w:rsid w:val="00541390"/>
    <w:rsid w:val="00541434"/>
    <w:rsid w:val="0054144C"/>
    <w:rsid w:val="00541469"/>
    <w:rsid w:val="00541D34"/>
    <w:rsid w:val="00541DFA"/>
    <w:rsid w:val="00541FE0"/>
    <w:rsid w:val="00542402"/>
    <w:rsid w:val="005425F8"/>
    <w:rsid w:val="005425FB"/>
    <w:rsid w:val="005426A9"/>
    <w:rsid w:val="0054276C"/>
    <w:rsid w:val="0054301F"/>
    <w:rsid w:val="0054306F"/>
    <w:rsid w:val="00543BCA"/>
    <w:rsid w:val="00543C10"/>
    <w:rsid w:val="00543EE1"/>
    <w:rsid w:val="00544119"/>
    <w:rsid w:val="005447AE"/>
    <w:rsid w:val="005448A6"/>
    <w:rsid w:val="005448F2"/>
    <w:rsid w:val="005449ED"/>
    <w:rsid w:val="00544A57"/>
    <w:rsid w:val="00544EB1"/>
    <w:rsid w:val="00544FBD"/>
    <w:rsid w:val="0054502B"/>
    <w:rsid w:val="0054513E"/>
    <w:rsid w:val="00545279"/>
    <w:rsid w:val="00545967"/>
    <w:rsid w:val="0054611A"/>
    <w:rsid w:val="005461B8"/>
    <w:rsid w:val="00546358"/>
    <w:rsid w:val="005463C7"/>
    <w:rsid w:val="005467DB"/>
    <w:rsid w:val="005467E6"/>
    <w:rsid w:val="00546BA7"/>
    <w:rsid w:val="0054723D"/>
    <w:rsid w:val="005475E0"/>
    <w:rsid w:val="005478E5"/>
    <w:rsid w:val="00547904"/>
    <w:rsid w:val="00547BB7"/>
    <w:rsid w:val="0055015A"/>
    <w:rsid w:val="005501E0"/>
    <w:rsid w:val="00550348"/>
    <w:rsid w:val="0055042A"/>
    <w:rsid w:val="00550449"/>
    <w:rsid w:val="005504E9"/>
    <w:rsid w:val="005506D2"/>
    <w:rsid w:val="00550771"/>
    <w:rsid w:val="00550B3B"/>
    <w:rsid w:val="00550CCA"/>
    <w:rsid w:val="005511F7"/>
    <w:rsid w:val="00551295"/>
    <w:rsid w:val="0055133A"/>
    <w:rsid w:val="005516B7"/>
    <w:rsid w:val="005517EB"/>
    <w:rsid w:val="0055180D"/>
    <w:rsid w:val="00551A08"/>
    <w:rsid w:val="00551A4F"/>
    <w:rsid w:val="00551D78"/>
    <w:rsid w:val="0055231A"/>
    <w:rsid w:val="005523A1"/>
    <w:rsid w:val="0055262C"/>
    <w:rsid w:val="0055287C"/>
    <w:rsid w:val="005528CD"/>
    <w:rsid w:val="00552951"/>
    <w:rsid w:val="00552971"/>
    <w:rsid w:val="00553007"/>
    <w:rsid w:val="005530B3"/>
    <w:rsid w:val="00553415"/>
    <w:rsid w:val="00553458"/>
    <w:rsid w:val="0055352F"/>
    <w:rsid w:val="0055354B"/>
    <w:rsid w:val="00553D95"/>
    <w:rsid w:val="00553DDC"/>
    <w:rsid w:val="00554004"/>
    <w:rsid w:val="0055404C"/>
    <w:rsid w:val="005541E6"/>
    <w:rsid w:val="00554381"/>
    <w:rsid w:val="005543BB"/>
    <w:rsid w:val="00554422"/>
    <w:rsid w:val="005545E1"/>
    <w:rsid w:val="00554708"/>
    <w:rsid w:val="0055480C"/>
    <w:rsid w:val="00554A49"/>
    <w:rsid w:val="00554B86"/>
    <w:rsid w:val="00555218"/>
    <w:rsid w:val="005558A8"/>
    <w:rsid w:val="00555B3A"/>
    <w:rsid w:val="00555D3D"/>
    <w:rsid w:val="00555DBE"/>
    <w:rsid w:val="00556158"/>
    <w:rsid w:val="00556179"/>
    <w:rsid w:val="00556343"/>
    <w:rsid w:val="00556429"/>
    <w:rsid w:val="00556648"/>
    <w:rsid w:val="00556998"/>
    <w:rsid w:val="00556ACB"/>
    <w:rsid w:val="00556AD1"/>
    <w:rsid w:val="00556BDF"/>
    <w:rsid w:val="00556D3F"/>
    <w:rsid w:val="00557003"/>
    <w:rsid w:val="005570D2"/>
    <w:rsid w:val="0055735B"/>
    <w:rsid w:val="00557446"/>
    <w:rsid w:val="005576D0"/>
    <w:rsid w:val="005577CC"/>
    <w:rsid w:val="005578B4"/>
    <w:rsid w:val="00557A5F"/>
    <w:rsid w:val="00557D3B"/>
    <w:rsid w:val="00557E82"/>
    <w:rsid w:val="00557FA1"/>
    <w:rsid w:val="00560013"/>
    <w:rsid w:val="00560149"/>
    <w:rsid w:val="005601FF"/>
    <w:rsid w:val="00560737"/>
    <w:rsid w:val="005607D2"/>
    <w:rsid w:val="00560A74"/>
    <w:rsid w:val="00560D3F"/>
    <w:rsid w:val="00560DC7"/>
    <w:rsid w:val="00560F79"/>
    <w:rsid w:val="00561BAD"/>
    <w:rsid w:val="005628E4"/>
    <w:rsid w:val="00562936"/>
    <w:rsid w:val="00562B6C"/>
    <w:rsid w:val="00562F40"/>
    <w:rsid w:val="00563163"/>
    <w:rsid w:val="0056327A"/>
    <w:rsid w:val="0056345C"/>
    <w:rsid w:val="005639E6"/>
    <w:rsid w:val="00563AFA"/>
    <w:rsid w:val="00563D3D"/>
    <w:rsid w:val="00563D54"/>
    <w:rsid w:val="0056416F"/>
    <w:rsid w:val="00564264"/>
    <w:rsid w:val="00564AC2"/>
    <w:rsid w:val="00564B4C"/>
    <w:rsid w:val="00564C15"/>
    <w:rsid w:val="0056542C"/>
    <w:rsid w:val="005654E6"/>
    <w:rsid w:val="00565841"/>
    <w:rsid w:val="00565A8B"/>
    <w:rsid w:val="00565B89"/>
    <w:rsid w:val="00565FFF"/>
    <w:rsid w:val="00566157"/>
    <w:rsid w:val="00566696"/>
    <w:rsid w:val="0056680A"/>
    <w:rsid w:val="00566968"/>
    <w:rsid w:val="00566A1E"/>
    <w:rsid w:val="00566B04"/>
    <w:rsid w:val="00566ED9"/>
    <w:rsid w:val="00566FEA"/>
    <w:rsid w:val="005670D1"/>
    <w:rsid w:val="0056717B"/>
    <w:rsid w:val="0056745F"/>
    <w:rsid w:val="0056758A"/>
    <w:rsid w:val="00567795"/>
    <w:rsid w:val="0056787D"/>
    <w:rsid w:val="005678E2"/>
    <w:rsid w:val="00567936"/>
    <w:rsid w:val="005679C5"/>
    <w:rsid w:val="00567C24"/>
    <w:rsid w:val="00567C27"/>
    <w:rsid w:val="00567E1A"/>
    <w:rsid w:val="0057028B"/>
    <w:rsid w:val="0057031E"/>
    <w:rsid w:val="005703A9"/>
    <w:rsid w:val="005705AD"/>
    <w:rsid w:val="00570665"/>
    <w:rsid w:val="0057096A"/>
    <w:rsid w:val="00570E45"/>
    <w:rsid w:val="00570EB2"/>
    <w:rsid w:val="0057113B"/>
    <w:rsid w:val="00571146"/>
    <w:rsid w:val="005714C7"/>
    <w:rsid w:val="0057171D"/>
    <w:rsid w:val="005717B1"/>
    <w:rsid w:val="00571BB1"/>
    <w:rsid w:val="0057201E"/>
    <w:rsid w:val="0057203F"/>
    <w:rsid w:val="005721FB"/>
    <w:rsid w:val="00572266"/>
    <w:rsid w:val="005722EC"/>
    <w:rsid w:val="00572339"/>
    <w:rsid w:val="00572342"/>
    <w:rsid w:val="00572A93"/>
    <w:rsid w:val="00572AED"/>
    <w:rsid w:val="00572B39"/>
    <w:rsid w:val="00572C78"/>
    <w:rsid w:val="00573027"/>
    <w:rsid w:val="00573303"/>
    <w:rsid w:val="00573408"/>
    <w:rsid w:val="0057356B"/>
    <w:rsid w:val="005738E8"/>
    <w:rsid w:val="00573A98"/>
    <w:rsid w:val="00573AF2"/>
    <w:rsid w:val="00573BB8"/>
    <w:rsid w:val="00573CE5"/>
    <w:rsid w:val="00573F16"/>
    <w:rsid w:val="0057432D"/>
    <w:rsid w:val="00574679"/>
    <w:rsid w:val="00574CEA"/>
    <w:rsid w:val="00575163"/>
    <w:rsid w:val="005751CF"/>
    <w:rsid w:val="00575218"/>
    <w:rsid w:val="00575231"/>
    <w:rsid w:val="0057532F"/>
    <w:rsid w:val="00575586"/>
    <w:rsid w:val="0057573D"/>
    <w:rsid w:val="005757B1"/>
    <w:rsid w:val="00575B5F"/>
    <w:rsid w:val="00576703"/>
    <w:rsid w:val="005767D5"/>
    <w:rsid w:val="00576838"/>
    <w:rsid w:val="005768A0"/>
    <w:rsid w:val="005769C5"/>
    <w:rsid w:val="00576AAD"/>
    <w:rsid w:val="00577672"/>
    <w:rsid w:val="005777B3"/>
    <w:rsid w:val="00577CA4"/>
    <w:rsid w:val="00577DAD"/>
    <w:rsid w:val="00580033"/>
    <w:rsid w:val="005800E4"/>
    <w:rsid w:val="00580134"/>
    <w:rsid w:val="00580187"/>
    <w:rsid w:val="005801DC"/>
    <w:rsid w:val="0058053D"/>
    <w:rsid w:val="0058073B"/>
    <w:rsid w:val="00580939"/>
    <w:rsid w:val="00580A3B"/>
    <w:rsid w:val="00580A51"/>
    <w:rsid w:val="00580C12"/>
    <w:rsid w:val="00580D76"/>
    <w:rsid w:val="00580E57"/>
    <w:rsid w:val="00580E66"/>
    <w:rsid w:val="005811F5"/>
    <w:rsid w:val="0058131B"/>
    <w:rsid w:val="0058132D"/>
    <w:rsid w:val="00581342"/>
    <w:rsid w:val="005815A8"/>
    <w:rsid w:val="005817AE"/>
    <w:rsid w:val="005817AF"/>
    <w:rsid w:val="00581A19"/>
    <w:rsid w:val="00581B23"/>
    <w:rsid w:val="00581EAA"/>
    <w:rsid w:val="00582053"/>
    <w:rsid w:val="0058206E"/>
    <w:rsid w:val="00582087"/>
    <w:rsid w:val="0058224D"/>
    <w:rsid w:val="005822D1"/>
    <w:rsid w:val="00582304"/>
    <w:rsid w:val="005827A8"/>
    <w:rsid w:val="00582D76"/>
    <w:rsid w:val="00582EA9"/>
    <w:rsid w:val="00582F10"/>
    <w:rsid w:val="00583724"/>
    <w:rsid w:val="0058374F"/>
    <w:rsid w:val="00583908"/>
    <w:rsid w:val="00583A5F"/>
    <w:rsid w:val="00583CB5"/>
    <w:rsid w:val="0058400A"/>
    <w:rsid w:val="00584293"/>
    <w:rsid w:val="00584375"/>
    <w:rsid w:val="0058465D"/>
    <w:rsid w:val="005847CD"/>
    <w:rsid w:val="0058499C"/>
    <w:rsid w:val="00584B87"/>
    <w:rsid w:val="00584BFD"/>
    <w:rsid w:val="00584C4B"/>
    <w:rsid w:val="00584C91"/>
    <w:rsid w:val="00584FDD"/>
    <w:rsid w:val="00585180"/>
    <w:rsid w:val="00585741"/>
    <w:rsid w:val="005857B3"/>
    <w:rsid w:val="005859BA"/>
    <w:rsid w:val="005859FF"/>
    <w:rsid w:val="00585CC1"/>
    <w:rsid w:val="00586291"/>
    <w:rsid w:val="00586351"/>
    <w:rsid w:val="005863C1"/>
    <w:rsid w:val="00586F54"/>
    <w:rsid w:val="005870A7"/>
    <w:rsid w:val="005875EF"/>
    <w:rsid w:val="00587627"/>
    <w:rsid w:val="005878DB"/>
    <w:rsid w:val="00587A4D"/>
    <w:rsid w:val="00587E26"/>
    <w:rsid w:val="00590133"/>
    <w:rsid w:val="00590284"/>
    <w:rsid w:val="00590709"/>
    <w:rsid w:val="00590903"/>
    <w:rsid w:val="00590EE4"/>
    <w:rsid w:val="00591082"/>
    <w:rsid w:val="00591254"/>
    <w:rsid w:val="005912D9"/>
    <w:rsid w:val="005915AE"/>
    <w:rsid w:val="005916F4"/>
    <w:rsid w:val="005918ED"/>
    <w:rsid w:val="0059191B"/>
    <w:rsid w:val="00591A41"/>
    <w:rsid w:val="00591ACB"/>
    <w:rsid w:val="00591C8C"/>
    <w:rsid w:val="00591D9C"/>
    <w:rsid w:val="00591DC9"/>
    <w:rsid w:val="00591DFD"/>
    <w:rsid w:val="00591E5B"/>
    <w:rsid w:val="00591F91"/>
    <w:rsid w:val="005922DB"/>
    <w:rsid w:val="005924AB"/>
    <w:rsid w:val="00592625"/>
    <w:rsid w:val="0059277A"/>
    <w:rsid w:val="005929F4"/>
    <w:rsid w:val="00592BDB"/>
    <w:rsid w:val="00592C5B"/>
    <w:rsid w:val="0059304B"/>
    <w:rsid w:val="0059331C"/>
    <w:rsid w:val="005936BA"/>
    <w:rsid w:val="005938F7"/>
    <w:rsid w:val="00593B40"/>
    <w:rsid w:val="00593BAC"/>
    <w:rsid w:val="00593BC8"/>
    <w:rsid w:val="00593F16"/>
    <w:rsid w:val="00594015"/>
    <w:rsid w:val="005946DE"/>
    <w:rsid w:val="005949E9"/>
    <w:rsid w:val="00594B7B"/>
    <w:rsid w:val="00595027"/>
    <w:rsid w:val="00595073"/>
    <w:rsid w:val="0059551E"/>
    <w:rsid w:val="00595636"/>
    <w:rsid w:val="005959AA"/>
    <w:rsid w:val="00595C79"/>
    <w:rsid w:val="00595E7F"/>
    <w:rsid w:val="0059632E"/>
    <w:rsid w:val="005963C7"/>
    <w:rsid w:val="0059641B"/>
    <w:rsid w:val="00596575"/>
    <w:rsid w:val="0059660D"/>
    <w:rsid w:val="00596667"/>
    <w:rsid w:val="00596C1D"/>
    <w:rsid w:val="00596F71"/>
    <w:rsid w:val="005971CD"/>
    <w:rsid w:val="0059730C"/>
    <w:rsid w:val="0059731A"/>
    <w:rsid w:val="00597376"/>
    <w:rsid w:val="00597501"/>
    <w:rsid w:val="00597743"/>
    <w:rsid w:val="00597795"/>
    <w:rsid w:val="005977B8"/>
    <w:rsid w:val="0059780A"/>
    <w:rsid w:val="0059781C"/>
    <w:rsid w:val="0059782D"/>
    <w:rsid w:val="00597ACD"/>
    <w:rsid w:val="00597BFE"/>
    <w:rsid w:val="005A0B25"/>
    <w:rsid w:val="005A0B73"/>
    <w:rsid w:val="005A0F09"/>
    <w:rsid w:val="005A12B9"/>
    <w:rsid w:val="005A14F9"/>
    <w:rsid w:val="005A173C"/>
    <w:rsid w:val="005A1760"/>
    <w:rsid w:val="005A1A5B"/>
    <w:rsid w:val="005A1DCB"/>
    <w:rsid w:val="005A1E5E"/>
    <w:rsid w:val="005A1EFD"/>
    <w:rsid w:val="005A2181"/>
    <w:rsid w:val="005A227D"/>
    <w:rsid w:val="005A24BC"/>
    <w:rsid w:val="005A25B7"/>
    <w:rsid w:val="005A2823"/>
    <w:rsid w:val="005A2858"/>
    <w:rsid w:val="005A2AE9"/>
    <w:rsid w:val="005A2BAF"/>
    <w:rsid w:val="005A2FB9"/>
    <w:rsid w:val="005A323B"/>
    <w:rsid w:val="005A32CF"/>
    <w:rsid w:val="005A3348"/>
    <w:rsid w:val="005A381F"/>
    <w:rsid w:val="005A38B3"/>
    <w:rsid w:val="005A3A5A"/>
    <w:rsid w:val="005A3B66"/>
    <w:rsid w:val="005A3CDA"/>
    <w:rsid w:val="005A3DD9"/>
    <w:rsid w:val="005A40C4"/>
    <w:rsid w:val="005A4230"/>
    <w:rsid w:val="005A4606"/>
    <w:rsid w:val="005A46A5"/>
    <w:rsid w:val="005A4819"/>
    <w:rsid w:val="005A4A30"/>
    <w:rsid w:val="005A4B5D"/>
    <w:rsid w:val="005A4C80"/>
    <w:rsid w:val="005A4FDA"/>
    <w:rsid w:val="005A55B2"/>
    <w:rsid w:val="005A56CB"/>
    <w:rsid w:val="005A5744"/>
    <w:rsid w:val="005A5AEB"/>
    <w:rsid w:val="005A5C18"/>
    <w:rsid w:val="005A637B"/>
    <w:rsid w:val="005A6650"/>
    <w:rsid w:val="005A6677"/>
    <w:rsid w:val="005A685D"/>
    <w:rsid w:val="005A6975"/>
    <w:rsid w:val="005A6A23"/>
    <w:rsid w:val="005A6A61"/>
    <w:rsid w:val="005A6C0D"/>
    <w:rsid w:val="005A6C9B"/>
    <w:rsid w:val="005A7292"/>
    <w:rsid w:val="005A7368"/>
    <w:rsid w:val="005A754C"/>
    <w:rsid w:val="005A764B"/>
    <w:rsid w:val="005A7725"/>
    <w:rsid w:val="005A77FC"/>
    <w:rsid w:val="005A788F"/>
    <w:rsid w:val="005A794B"/>
    <w:rsid w:val="005A7A6C"/>
    <w:rsid w:val="005B0546"/>
    <w:rsid w:val="005B0555"/>
    <w:rsid w:val="005B061F"/>
    <w:rsid w:val="005B0642"/>
    <w:rsid w:val="005B07FD"/>
    <w:rsid w:val="005B09D0"/>
    <w:rsid w:val="005B0AB7"/>
    <w:rsid w:val="005B0F68"/>
    <w:rsid w:val="005B10BE"/>
    <w:rsid w:val="005B1320"/>
    <w:rsid w:val="005B13A2"/>
    <w:rsid w:val="005B14D5"/>
    <w:rsid w:val="005B14F8"/>
    <w:rsid w:val="005B15CC"/>
    <w:rsid w:val="005B185A"/>
    <w:rsid w:val="005B1B32"/>
    <w:rsid w:val="005B1EDD"/>
    <w:rsid w:val="005B22DB"/>
    <w:rsid w:val="005B2C2E"/>
    <w:rsid w:val="005B2CDF"/>
    <w:rsid w:val="005B2E1A"/>
    <w:rsid w:val="005B2EA8"/>
    <w:rsid w:val="005B3073"/>
    <w:rsid w:val="005B358F"/>
    <w:rsid w:val="005B36BE"/>
    <w:rsid w:val="005B3B90"/>
    <w:rsid w:val="005B3C08"/>
    <w:rsid w:val="005B3C47"/>
    <w:rsid w:val="005B419D"/>
    <w:rsid w:val="005B44B7"/>
    <w:rsid w:val="005B44C7"/>
    <w:rsid w:val="005B4507"/>
    <w:rsid w:val="005B470E"/>
    <w:rsid w:val="005B4A40"/>
    <w:rsid w:val="005B4B16"/>
    <w:rsid w:val="005B4D51"/>
    <w:rsid w:val="005B4D83"/>
    <w:rsid w:val="005B5008"/>
    <w:rsid w:val="005B516C"/>
    <w:rsid w:val="005B5200"/>
    <w:rsid w:val="005B532F"/>
    <w:rsid w:val="005B534A"/>
    <w:rsid w:val="005B537C"/>
    <w:rsid w:val="005B5545"/>
    <w:rsid w:val="005B55E5"/>
    <w:rsid w:val="005B597F"/>
    <w:rsid w:val="005B5A29"/>
    <w:rsid w:val="005B5AFC"/>
    <w:rsid w:val="005B5D28"/>
    <w:rsid w:val="005B607A"/>
    <w:rsid w:val="005B6335"/>
    <w:rsid w:val="005B6508"/>
    <w:rsid w:val="005B67E5"/>
    <w:rsid w:val="005B684A"/>
    <w:rsid w:val="005B6A17"/>
    <w:rsid w:val="005B6A89"/>
    <w:rsid w:val="005B6D33"/>
    <w:rsid w:val="005B6D85"/>
    <w:rsid w:val="005B6F9A"/>
    <w:rsid w:val="005B71DC"/>
    <w:rsid w:val="005B73C0"/>
    <w:rsid w:val="005B77B9"/>
    <w:rsid w:val="005B7813"/>
    <w:rsid w:val="005B7C4C"/>
    <w:rsid w:val="005B7DD9"/>
    <w:rsid w:val="005C0158"/>
    <w:rsid w:val="005C02E7"/>
    <w:rsid w:val="005C06C0"/>
    <w:rsid w:val="005C07FD"/>
    <w:rsid w:val="005C0847"/>
    <w:rsid w:val="005C0AC4"/>
    <w:rsid w:val="005C0E26"/>
    <w:rsid w:val="005C0EA3"/>
    <w:rsid w:val="005C0FA4"/>
    <w:rsid w:val="005C157C"/>
    <w:rsid w:val="005C18CD"/>
    <w:rsid w:val="005C1BA1"/>
    <w:rsid w:val="005C2085"/>
    <w:rsid w:val="005C22C7"/>
    <w:rsid w:val="005C2354"/>
    <w:rsid w:val="005C2821"/>
    <w:rsid w:val="005C2A51"/>
    <w:rsid w:val="005C3012"/>
    <w:rsid w:val="005C3271"/>
    <w:rsid w:val="005C3305"/>
    <w:rsid w:val="005C394C"/>
    <w:rsid w:val="005C3991"/>
    <w:rsid w:val="005C39D0"/>
    <w:rsid w:val="005C3A01"/>
    <w:rsid w:val="005C3D36"/>
    <w:rsid w:val="005C3E16"/>
    <w:rsid w:val="005C3FE6"/>
    <w:rsid w:val="005C415F"/>
    <w:rsid w:val="005C4307"/>
    <w:rsid w:val="005C43E2"/>
    <w:rsid w:val="005C4498"/>
    <w:rsid w:val="005C44B4"/>
    <w:rsid w:val="005C4992"/>
    <w:rsid w:val="005C49F4"/>
    <w:rsid w:val="005C4ACF"/>
    <w:rsid w:val="005C4B24"/>
    <w:rsid w:val="005C4C19"/>
    <w:rsid w:val="005C4F94"/>
    <w:rsid w:val="005C517A"/>
    <w:rsid w:val="005C5220"/>
    <w:rsid w:val="005C52C3"/>
    <w:rsid w:val="005C546F"/>
    <w:rsid w:val="005C54F5"/>
    <w:rsid w:val="005C5534"/>
    <w:rsid w:val="005C55E5"/>
    <w:rsid w:val="005C563E"/>
    <w:rsid w:val="005C56A0"/>
    <w:rsid w:val="005C5DDA"/>
    <w:rsid w:val="005C6027"/>
    <w:rsid w:val="005C63E3"/>
    <w:rsid w:val="005C651A"/>
    <w:rsid w:val="005C65E8"/>
    <w:rsid w:val="005C6652"/>
    <w:rsid w:val="005C6770"/>
    <w:rsid w:val="005C69E7"/>
    <w:rsid w:val="005C6DCF"/>
    <w:rsid w:val="005C7234"/>
    <w:rsid w:val="005C7637"/>
    <w:rsid w:val="005C7918"/>
    <w:rsid w:val="005C7A10"/>
    <w:rsid w:val="005C7E31"/>
    <w:rsid w:val="005C7F10"/>
    <w:rsid w:val="005C7F7E"/>
    <w:rsid w:val="005C7FA1"/>
    <w:rsid w:val="005D01BD"/>
    <w:rsid w:val="005D01D5"/>
    <w:rsid w:val="005D0273"/>
    <w:rsid w:val="005D0408"/>
    <w:rsid w:val="005D0551"/>
    <w:rsid w:val="005D080A"/>
    <w:rsid w:val="005D0810"/>
    <w:rsid w:val="005D08B3"/>
    <w:rsid w:val="005D08C4"/>
    <w:rsid w:val="005D0E44"/>
    <w:rsid w:val="005D1127"/>
    <w:rsid w:val="005D129E"/>
    <w:rsid w:val="005D1352"/>
    <w:rsid w:val="005D1518"/>
    <w:rsid w:val="005D15DA"/>
    <w:rsid w:val="005D1929"/>
    <w:rsid w:val="005D1A27"/>
    <w:rsid w:val="005D1C24"/>
    <w:rsid w:val="005D1FB5"/>
    <w:rsid w:val="005D1FDC"/>
    <w:rsid w:val="005D2084"/>
    <w:rsid w:val="005D214A"/>
    <w:rsid w:val="005D2222"/>
    <w:rsid w:val="005D2273"/>
    <w:rsid w:val="005D233A"/>
    <w:rsid w:val="005D2652"/>
    <w:rsid w:val="005D2AFC"/>
    <w:rsid w:val="005D2B24"/>
    <w:rsid w:val="005D2CC4"/>
    <w:rsid w:val="005D2F36"/>
    <w:rsid w:val="005D2F9F"/>
    <w:rsid w:val="005D328E"/>
    <w:rsid w:val="005D351F"/>
    <w:rsid w:val="005D3586"/>
    <w:rsid w:val="005D35DB"/>
    <w:rsid w:val="005D374B"/>
    <w:rsid w:val="005D4104"/>
    <w:rsid w:val="005D457C"/>
    <w:rsid w:val="005D4634"/>
    <w:rsid w:val="005D47BA"/>
    <w:rsid w:val="005D47DA"/>
    <w:rsid w:val="005D4C38"/>
    <w:rsid w:val="005D4C97"/>
    <w:rsid w:val="005D4D43"/>
    <w:rsid w:val="005D50A3"/>
    <w:rsid w:val="005D5260"/>
    <w:rsid w:val="005D53C4"/>
    <w:rsid w:val="005D54EF"/>
    <w:rsid w:val="005D58CA"/>
    <w:rsid w:val="005D59A6"/>
    <w:rsid w:val="005D59D9"/>
    <w:rsid w:val="005D5BC5"/>
    <w:rsid w:val="005D5D5C"/>
    <w:rsid w:val="005D5D82"/>
    <w:rsid w:val="005D5F14"/>
    <w:rsid w:val="005D639D"/>
    <w:rsid w:val="005D660C"/>
    <w:rsid w:val="005D6AD7"/>
    <w:rsid w:val="005D6D97"/>
    <w:rsid w:val="005D7113"/>
    <w:rsid w:val="005D7940"/>
    <w:rsid w:val="005D7A19"/>
    <w:rsid w:val="005D7DCD"/>
    <w:rsid w:val="005D7EDC"/>
    <w:rsid w:val="005E0512"/>
    <w:rsid w:val="005E0591"/>
    <w:rsid w:val="005E05D6"/>
    <w:rsid w:val="005E05EF"/>
    <w:rsid w:val="005E09E2"/>
    <w:rsid w:val="005E0C16"/>
    <w:rsid w:val="005E0CF8"/>
    <w:rsid w:val="005E0E2F"/>
    <w:rsid w:val="005E0F03"/>
    <w:rsid w:val="005E11D6"/>
    <w:rsid w:val="005E11FA"/>
    <w:rsid w:val="005E1250"/>
    <w:rsid w:val="005E1389"/>
    <w:rsid w:val="005E14A7"/>
    <w:rsid w:val="005E17F8"/>
    <w:rsid w:val="005E1819"/>
    <w:rsid w:val="005E1AB1"/>
    <w:rsid w:val="005E1EDF"/>
    <w:rsid w:val="005E1F49"/>
    <w:rsid w:val="005E1F75"/>
    <w:rsid w:val="005E1F9B"/>
    <w:rsid w:val="005E200C"/>
    <w:rsid w:val="005E219D"/>
    <w:rsid w:val="005E238D"/>
    <w:rsid w:val="005E2855"/>
    <w:rsid w:val="005E2C45"/>
    <w:rsid w:val="005E2CCE"/>
    <w:rsid w:val="005E2F6A"/>
    <w:rsid w:val="005E3213"/>
    <w:rsid w:val="005E3501"/>
    <w:rsid w:val="005E3517"/>
    <w:rsid w:val="005E3557"/>
    <w:rsid w:val="005E38CD"/>
    <w:rsid w:val="005E3A41"/>
    <w:rsid w:val="005E3A86"/>
    <w:rsid w:val="005E3C31"/>
    <w:rsid w:val="005E3CD6"/>
    <w:rsid w:val="005E3F8F"/>
    <w:rsid w:val="005E40D5"/>
    <w:rsid w:val="005E40FE"/>
    <w:rsid w:val="005E4118"/>
    <w:rsid w:val="005E45F6"/>
    <w:rsid w:val="005E484E"/>
    <w:rsid w:val="005E4890"/>
    <w:rsid w:val="005E4A86"/>
    <w:rsid w:val="005E4B2F"/>
    <w:rsid w:val="005E4E18"/>
    <w:rsid w:val="005E5296"/>
    <w:rsid w:val="005E57EC"/>
    <w:rsid w:val="005E58B7"/>
    <w:rsid w:val="005E59EF"/>
    <w:rsid w:val="005E5B72"/>
    <w:rsid w:val="005E5C37"/>
    <w:rsid w:val="005E6089"/>
    <w:rsid w:val="005E656F"/>
    <w:rsid w:val="005E666D"/>
    <w:rsid w:val="005E68B4"/>
    <w:rsid w:val="005E68FA"/>
    <w:rsid w:val="005E6A32"/>
    <w:rsid w:val="005E6E9D"/>
    <w:rsid w:val="005E6FEA"/>
    <w:rsid w:val="005E7114"/>
    <w:rsid w:val="005E77EB"/>
    <w:rsid w:val="005E77F2"/>
    <w:rsid w:val="005E793C"/>
    <w:rsid w:val="005E7A69"/>
    <w:rsid w:val="005E7B0E"/>
    <w:rsid w:val="005F013C"/>
    <w:rsid w:val="005F047C"/>
    <w:rsid w:val="005F05C4"/>
    <w:rsid w:val="005F0A76"/>
    <w:rsid w:val="005F0A7D"/>
    <w:rsid w:val="005F0C95"/>
    <w:rsid w:val="005F0DA1"/>
    <w:rsid w:val="005F0EC9"/>
    <w:rsid w:val="005F12BD"/>
    <w:rsid w:val="005F1334"/>
    <w:rsid w:val="005F1362"/>
    <w:rsid w:val="005F19F0"/>
    <w:rsid w:val="005F1B1D"/>
    <w:rsid w:val="005F1B36"/>
    <w:rsid w:val="005F1CA1"/>
    <w:rsid w:val="005F22E4"/>
    <w:rsid w:val="005F2384"/>
    <w:rsid w:val="005F2537"/>
    <w:rsid w:val="005F269C"/>
    <w:rsid w:val="005F26DB"/>
    <w:rsid w:val="005F2B26"/>
    <w:rsid w:val="005F2B85"/>
    <w:rsid w:val="005F2BD3"/>
    <w:rsid w:val="005F3022"/>
    <w:rsid w:val="005F3236"/>
    <w:rsid w:val="005F344C"/>
    <w:rsid w:val="005F36A1"/>
    <w:rsid w:val="005F378A"/>
    <w:rsid w:val="005F37BE"/>
    <w:rsid w:val="005F3AD7"/>
    <w:rsid w:val="005F3B96"/>
    <w:rsid w:val="005F3F58"/>
    <w:rsid w:val="005F3FCD"/>
    <w:rsid w:val="005F411C"/>
    <w:rsid w:val="005F4CA7"/>
    <w:rsid w:val="005F4D3B"/>
    <w:rsid w:val="005F4EAA"/>
    <w:rsid w:val="005F4F6D"/>
    <w:rsid w:val="005F4FEF"/>
    <w:rsid w:val="005F5139"/>
    <w:rsid w:val="005F529C"/>
    <w:rsid w:val="005F564D"/>
    <w:rsid w:val="005F5B70"/>
    <w:rsid w:val="005F5BCE"/>
    <w:rsid w:val="005F5DEE"/>
    <w:rsid w:val="005F5F9B"/>
    <w:rsid w:val="005F631A"/>
    <w:rsid w:val="005F68FD"/>
    <w:rsid w:val="005F6A84"/>
    <w:rsid w:val="005F6B8F"/>
    <w:rsid w:val="005F6E2E"/>
    <w:rsid w:val="005F6EBC"/>
    <w:rsid w:val="005F6EE0"/>
    <w:rsid w:val="005F70B8"/>
    <w:rsid w:val="005F7614"/>
    <w:rsid w:val="005F76FE"/>
    <w:rsid w:val="005F7722"/>
    <w:rsid w:val="005F78A2"/>
    <w:rsid w:val="005F7AD7"/>
    <w:rsid w:val="005F7D11"/>
    <w:rsid w:val="0060041F"/>
    <w:rsid w:val="00600466"/>
    <w:rsid w:val="006004B3"/>
    <w:rsid w:val="00600A04"/>
    <w:rsid w:val="00600ABD"/>
    <w:rsid w:val="00600BB7"/>
    <w:rsid w:val="00600F72"/>
    <w:rsid w:val="00601117"/>
    <w:rsid w:val="0060119E"/>
    <w:rsid w:val="00601259"/>
    <w:rsid w:val="0060136D"/>
    <w:rsid w:val="00602458"/>
    <w:rsid w:val="006026F1"/>
    <w:rsid w:val="0060272F"/>
    <w:rsid w:val="00603344"/>
    <w:rsid w:val="006034E0"/>
    <w:rsid w:val="0060385F"/>
    <w:rsid w:val="00603998"/>
    <w:rsid w:val="006039B5"/>
    <w:rsid w:val="00603A06"/>
    <w:rsid w:val="0060415E"/>
    <w:rsid w:val="0060449C"/>
    <w:rsid w:val="00604898"/>
    <w:rsid w:val="006048F9"/>
    <w:rsid w:val="00604D5C"/>
    <w:rsid w:val="00604EF4"/>
    <w:rsid w:val="00604EF7"/>
    <w:rsid w:val="0060513C"/>
    <w:rsid w:val="0060520B"/>
    <w:rsid w:val="00605421"/>
    <w:rsid w:val="0060553C"/>
    <w:rsid w:val="0060554F"/>
    <w:rsid w:val="006055C8"/>
    <w:rsid w:val="00605992"/>
    <w:rsid w:val="00605A21"/>
    <w:rsid w:val="00605AB7"/>
    <w:rsid w:val="00605B63"/>
    <w:rsid w:val="00605C58"/>
    <w:rsid w:val="0060662E"/>
    <w:rsid w:val="00606668"/>
    <w:rsid w:val="00606B6C"/>
    <w:rsid w:val="00606F73"/>
    <w:rsid w:val="00606FED"/>
    <w:rsid w:val="00607076"/>
    <w:rsid w:val="006070A8"/>
    <w:rsid w:val="00607307"/>
    <w:rsid w:val="00607465"/>
    <w:rsid w:val="006077F8"/>
    <w:rsid w:val="00607935"/>
    <w:rsid w:val="00607C01"/>
    <w:rsid w:val="0061005C"/>
    <w:rsid w:val="00610126"/>
    <w:rsid w:val="00610184"/>
    <w:rsid w:val="00610BC0"/>
    <w:rsid w:val="0061130D"/>
    <w:rsid w:val="00611372"/>
    <w:rsid w:val="0061141A"/>
    <w:rsid w:val="006116F9"/>
    <w:rsid w:val="00611AE2"/>
    <w:rsid w:val="0061212A"/>
    <w:rsid w:val="006125F2"/>
    <w:rsid w:val="00612762"/>
    <w:rsid w:val="00612A64"/>
    <w:rsid w:val="00612B64"/>
    <w:rsid w:val="00612E15"/>
    <w:rsid w:val="00612E46"/>
    <w:rsid w:val="00612E6B"/>
    <w:rsid w:val="00612F37"/>
    <w:rsid w:val="00612FF9"/>
    <w:rsid w:val="00613042"/>
    <w:rsid w:val="0061336D"/>
    <w:rsid w:val="006133AE"/>
    <w:rsid w:val="006135D5"/>
    <w:rsid w:val="0061367F"/>
    <w:rsid w:val="0061371E"/>
    <w:rsid w:val="00613723"/>
    <w:rsid w:val="00613AF4"/>
    <w:rsid w:val="00613B92"/>
    <w:rsid w:val="006140F4"/>
    <w:rsid w:val="006141B9"/>
    <w:rsid w:val="0061451F"/>
    <w:rsid w:val="00614D54"/>
    <w:rsid w:val="00614E45"/>
    <w:rsid w:val="00614E5E"/>
    <w:rsid w:val="00614F3D"/>
    <w:rsid w:val="006155E4"/>
    <w:rsid w:val="006156BB"/>
    <w:rsid w:val="0061593D"/>
    <w:rsid w:val="00615B30"/>
    <w:rsid w:val="00615C5E"/>
    <w:rsid w:val="006160A3"/>
    <w:rsid w:val="006162E9"/>
    <w:rsid w:val="00616346"/>
    <w:rsid w:val="00616509"/>
    <w:rsid w:val="0061699F"/>
    <w:rsid w:val="00617192"/>
    <w:rsid w:val="006171B0"/>
    <w:rsid w:val="006175DF"/>
    <w:rsid w:val="00617B60"/>
    <w:rsid w:val="00617C50"/>
    <w:rsid w:val="00617E28"/>
    <w:rsid w:val="00617F3B"/>
    <w:rsid w:val="0062050B"/>
    <w:rsid w:val="006209FC"/>
    <w:rsid w:val="006214B8"/>
    <w:rsid w:val="00621C01"/>
    <w:rsid w:val="00621D2B"/>
    <w:rsid w:val="00622077"/>
    <w:rsid w:val="00622085"/>
    <w:rsid w:val="00622233"/>
    <w:rsid w:val="00622286"/>
    <w:rsid w:val="00622CF0"/>
    <w:rsid w:val="0062303B"/>
    <w:rsid w:val="006231E4"/>
    <w:rsid w:val="006231FC"/>
    <w:rsid w:val="006232E0"/>
    <w:rsid w:val="00623482"/>
    <w:rsid w:val="006235DB"/>
    <w:rsid w:val="00623A3F"/>
    <w:rsid w:val="00623B67"/>
    <w:rsid w:val="00623BA3"/>
    <w:rsid w:val="0062427B"/>
    <w:rsid w:val="006244E6"/>
    <w:rsid w:val="006247B8"/>
    <w:rsid w:val="00624808"/>
    <w:rsid w:val="00624CA9"/>
    <w:rsid w:val="00624F93"/>
    <w:rsid w:val="00625562"/>
    <w:rsid w:val="006256EB"/>
    <w:rsid w:val="0062591E"/>
    <w:rsid w:val="00625F36"/>
    <w:rsid w:val="0062650A"/>
    <w:rsid w:val="00626572"/>
    <w:rsid w:val="0062663E"/>
    <w:rsid w:val="006266A8"/>
    <w:rsid w:val="00626940"/>
    <w:rsid w:val="00626B37"/>
    <w:rsid w:val="00626D3A"/>
    <w:rsid w:val="00626E50"/>
    <w:rsid w:val="00626F38"/>
    <w:rsid w:val="00626F86"/>
    <w:rsid w:val="0062726A"/>
    <w:rsid w:val="00627454"/>
    <w:rsid w:val="00627487"/>
    <w:rsid w:val="006274BF"/>
    <w:rsid w:val="0062757E"/>
    <w:rsid w:val="006275E2"/>
    <w:rsid w:val="00627608"/>
    <w:rsid w:val="0062768F"/>
    <w:rsid w:val="0062780A"/>
    <w:rsid w:val="00627934"/>
    <w:rsid w:val="00627B26"/>
    <w:rsid w:val="00627C0F"/>
    <w:rsid w:val="00630323"/>
    <w:rsid w:val="00630368"/>
    <w:rsid w:val="0063096B"/>
    <w:rsid w:val="00630C2A"/>
    <w:rsid w:val="00630FF4"/>
    <w:rsid w:val="0063113B"/>
    <w:rsid w:val="006315ED"/>
    <w:rsid w:val="00631689"/>
    <w:rsid w:val="006316C7"/>
    <w:rsid w:val="00631819"/>
    <w:rsid w:val="00631AB6"/>
    <w:rsid w:val="00631F3A"/>
    <w:rsid w:val="00632469"/>
    <w:rsid w:val="0063248B"/>
    <w:rsid w:val="0063272E"/>
    <w:rsid w:val="00632BA7"/>
    <w:rsid w:val="00632EE5"/>
    <w:rsid w:val="00632F09"/>
    <w:rsid w:val="00633155"/>
    <w:rsid w:val="00633372"/>
    <w:rsid w:val="006333FE"/>
    <w:rsid w:val="00633816"/>
    <w:rsid w:val="00633887"/>
    <w:rsid w:val="00633A05"/>
    <w:rsid w:val="00633C61"/>
    <w:rsid w:val="00633E45"/>
    <w:rsid w:val="006340B8"/>
    <w:rsid w:val="006341F8"/>
    <w:rsid w:val="0063423F"/>
    <w:rsid w:val="00634473"/>
    <w:rsid w:val="00634518"/>
    <w:rsid w:val="0063451A"/>
    <w:rsid w:val="0063457F"/>
    <w:rsid w:val="006347A4"/>
    <w:rsid w:val="0063488F"/>
    <w:rsid w:val="006349F3"/>
    <w:rsid w:val="00634B86"/>
    <w:rsid w:val="00634D9C"/>
    <w:rsid w:val="00635486"/>
    <w:rsid w:val="006354EF"/>
    <w:rsid w:val="006356A4"/>
    <w:rsid w:val="0063589E"/>
    <w:rsid w:val="006358DB"/>
    <w:rsid w:val="00635903"/>
    <w:rsid w:val="00635A17"/>
    <w:rsid w:val="00635D97"/>
    <w:rsid w:val="00635F45"/>
    <w:rsid w:val="00635FC3"/>
    <w:rsid w:val="00636175"/>
    <w:rsid w:val="006364C4"/>
    <w:rsid w:val="0063656D"/>
    <w:rsid w:val="00636643"/>
    <w:rsid w:val="0063672F"/>
    <w:rsid w:val="00636751"/>
    <w:rsid w:val="006368A1"/>
    <w:rsid w:val="00636B9F"/>
    <w:rsid w:val="0063732D"/>
    <w:rsid w:val="006374C3"/>
    <w:rsid w:val="0063783C"/>
    <w:rsid w:val="00637841"/>
    <w:rsid w:val="00637A42"/>
    <w:rsid w:val="00637F21"/>
    <w:rsid w:val="00640911"/>
    <w:rsid w:val="00640D58"/>
    <w:rsid w:val="00640D94"/>
    <w:rsid w:val="006412B5"/>
    <w:rsid w:val="006414B8"/>
    <w:rsid w:val="00641763"/>
    <w:rsid w:val="00641B1B"/>
    <w:rsid w:val="00641B8A"/>
    <w:rsid w:val="00641C98"/>
    <w:rsid w:val="00641DDD"/>
    <w:rsid w:val="00641E6F"/>
    <w:rsid w:val="0064219E"/>
    <w:rsid w:val="006423D3"/>
    <w:rsid w:val="00642443"/>
    <w:rsid w:val="006426E4"/>
    <w:rsid w:val="006429B3"/>
    <w:rsid w:val="006429F9"/>
    <w:rsid w:val="00642ADA"/>
    <w:rsid w:val="00642DA3"/>
    <w:rsid w:val="00642E0F"/>
    <w:rsid w:val="00642F4A"/>
    <w:rsid w:val="006432A1"/>
    <w:rsid w:val="006435C9"/>
    <w:rsid w:val="00643759"/>
    <w:rsid w:val="006437B6"/>
    <w:rsid w:val="006439E7"/>
    <w:rsid w:val="00643A31"/>
    <w:rsid w:val="00643C34"/>
    <w:rsid w:val="00643E24"/>
    <w:rsid w:val="00643F79"/>
    <w:rsid w:val="0064412B"/>
    <w:rsid w:val="006441B7"/>
    <w:rsid w:val="006443A2"/>
    <w:rsid w:val="006446C9"/>
    <w:rsid w:val="00644963"/>
    <w:rsid w:val="0064496F"/>
    <w:rsid w:val="006449A7"/>
    <w:rsid w:val="00644ED3"/>
    <w:rsid w:val="00644EDC"/>
    <w:rsid w:val="00644FC8"/>
    <w:rsid w:val="00645010"/>
    <w:rsid w:val="0064534A"/>
    <w:rsid w:val="0064554E"/>
    <w:rsid w:val="00645857"/>
    <w:rsid w:val="00645FD1"/>
    <w:rsid w:val="00646552"/>
    <w:rsid w:val="006468CC"/>
    <w:rsid w:val="0064691F"/>
    <w:rsid w:val="00646BF8"/>
    <w:rsid w:val="006471CE"/>
    <w:rsid w:val="00647274"/>
    <w:rsid w:val="006472DF"/>
    <w:rsid w:val="0064737D"/>
    <w:rsid w:val="0064776A"/>
    <w:rsid w:val="00647ABF"/>
    <w:rsid w:val="00647E99"/>
    <w:rsid w:val="00647EC7"/>
    <w:rsid w:val="00650744"/>
    <w:rsid w:val="00650937"/>
    <w:rsid w:val="00650B0A"/>
    <w:rsid w:val="00650CE9"/>
    <w:rsid w:val="00650F41"/>
    <w:rsid w:val="00650FFA"/>
    <w:rsid w:val="00651193"/>
    <w:rsid w:val="006512C6"/>
    <w:rsid w:val="00651530"/>
    <w:rsid w:val="0065178B"/>
    <w:rsid w:val="00651A20"/>
    <w:rsid w:val="00651AF7"/>
    <w:rsid w:val="00651BE0"/>
    <w:rsid w:val="00652034"/>
    <w:rsid w:val="006520AE"/>
    <w:rsid w:val="006525C6"/>
    <w:rsid w:val="006525EB"/>
    <w:rsid w:val="006526B3"/>
    <w:rsid w:val="0065293E"/>
    <w:rsid w:val="00652ED9"/>
    <w:rsid w:val="00653095"/>
    <w:rsid w:val="0065314A"/>
    <w:rsid w:val="00653166"/>
    <w:rsid w:val="006532A1"/>
    <w:rsid w:val="00653348"/>
    <w:rsid w:val="0065371A"/>
    <w:rsid w:val="006537E3"/>
    <w:rsid w:val="00653A59"/>
    <w:rsid w:val="00653AB8"/>
    <w:rsid w:val="00653BE4"/>
    <w:rsid w:val="00653C26"/>
    <w:rsid w:val="00654519"/>
    <w:rsid w:val="00654562"/>
    <w:rsid w:val="00654AB9"/>
    <w:rsid w:val="00654F58"/>
    <w:rsid w:val="00655169"/>
    <w:rsid w:val="00655196"/>
    <w:rsid w:val="006551C4"/>
    <w:rsid w:val="0065539C"/>
    <w:rsid w:val="0065576C"/>
    <w:rsid w:val="0065578D"/>
    <w:rsid w:val="00655830"/>
    <w:rsid w:val="00655BF9"/>
    <w:rsid w:val="00655CFC"/>
    <w:rsid w:val="00655DA3"/>
    <w:rsid w:val="00655F3A"/>
    <w:rsid w:val="00655F7F"/>
    <w:rsid w:val="006563F8"/>
    <w:rsid w:val="00656515"/>
    <w:rsid w:val="006568BF"/>
    <w:rsid w:val="00656981"/>
    <w:rsid w:val="00656BF9"/>
    <w:rsid w:val="00656CB0"/>
    <w:rsid w:val="00656D28"/>
    <w:rsid w:val="00656F5F"/>
    <w:rsid w:val="00656F93"/>
    <w:rsid w:val="00656FD9"/>
    <w:rsid w:val="00657003"/>
    <w:rsid w:val="00657050"/>
    <w:rsid w:val="0065706A"/>
    <w:rsid w:val="00657844"/>
    <w:rsid w:val="00657A6D"/>
    <w:rsid w:val="00657A97"/>
    <w:rsid w:val="00657AFA"/>
    <w:rsid w:val="00657BFF"/>
    <w:rsid w:val="00657C60"/>
    <w:rsid w:val="00657C9F"/>
    <w:rsid w:val="00657CF9"/>
    <w:rsid w:val="00657EBC"/>
    <w:rsid w:val="00657F6C"/>
    <w:rsid w:val="006600D1"/>
    <w:rsid w:val="006602B5"/>
    <w:rsid w:val="006603B2"/>
    <w:rsid w:val="006604D3"/>
    <w:rsid w:val="006605D1"/>
    <w:rsid w:val="00660634"/>
    <w:rsid w:val="00660C4F"/>
    <w:rsid w:val="00660CEC"/>
    <w:rsid w:val="0066122B"/>
    <w:rsid w:val="00661392"/>
    <w:rsid w:val="00661782"/>
    <w:rsid w:val="00661858"/>
    <w:rsid w:val="00661A98"/>
    <w:rsid w:val="00661DBA"/>
    <w:rsid w:val="00661EFB"/>
    <w:rsid w:val="00662326"/>
    <w:rsid w:val="00662501"/>
    <w:rsid w:val="0066267D"/>
    <w:rsid w:val="006626D3"/>
    <w:rsid w:val="0066325B"/>
    <w:rsid w:val="006633DD"/>
    <w:rsid w:val="00663590"/>
    <w:rsid w:val="00663612"/>
    <w:rsid w:val="006636B8"/>
    <w:rsid w:val="00663809"/>
    <w:rsid w:val="00663BCA"/>
    <w:rsid w:val="00663E57"/>
    <w:rsid w:val="00663E64"/>
    <w:rsid w:val="00663EF0"/>
    <w:rsid w:val="00663FCC"/>
    <w:rsid w:val="00664162"/>
    <w:rsid w:val="00664294"/>
    <w:rsid w:val="00664390"/>
    <w:rsid w:val="006643D1"/>
    <w:rsid w:val="006647D1"/>
    <w:rsid w:val="0066489C"/>
    <w:rsid w:val="00664A95"/>
    <w:rsid w:val="00664BBB"/>
    <w:rsid w:val="006654D2"/>
    <w:rsid w:val="006656EE"/>
    <w:rsid w:val="00665A67"/>
    <w:rsid w:val="00665E34"/>
    <w:rsid w:val="00665EB7"/>
    <w:rsid w:val="00665FB0"/>
    <w:rsid w:val="00666097"/>
    <w:rsid w:val="006661FD"/>
    <w:rsid w:val="00666431"/>
    <w:rsid w:val="006665B1"/>
    <w:rsid w:val="006666C9"/>
    <w:rsid w:val="00666E2B"/>
    <w:rsid w:val="00666F42"/>
    <w:rsid w:val="00667059"/>
    <w:rsid w:val="00667197"/>
    <w:rsid w:val="00667321"/>
    <w:rsid w:val="00667961"/>
    <w:rsid w:val="00667A32"/>
    <w:rsid w:val="00667BF1"/>
    <w:rsid w:val="00667D10"/>
    <w:rsid w:val="00667D78"/>
    <w:rsid w:val="00667E1A"/>
    <w:rsid w:val="00667F2F"/>
    <w:rsid w:val="00667FD4"/>
    <w:rsid w:val="006702BA"/>
    <w:rsid w:val="006705C8"/>
    <w:rsid w:val="00670716"/>
    <w:rsid w:val="0067090F"/>
    <w:rsid w:val="006709DC"/>
    <w:rsid w:val="00670ADC"/>
    <w:rsid w:val="006711FF"/>
    <w:rsid w:val="006714B2"/>
    <w:rsid w:val="00671571"/>
    <w:rsid w:val="006716BA"/>
    <w:rsid w:val="00671D08"/>
    <w:rsid w:val="00671D66"/>
    <w:rsid w:val="00671E56"/>
    <w:rsid w:val="00671E7B"/>
    <w:rsid w:val="00672423"/>
    <w:rsid w:val="00672670"/>
    <w:rsid w:val="00672966"/>
    <w:rsid w:val="006736DB"/>
    <w:rsid w:val="006739EA"/>
    <w:rsid w:val="00673D28"/>
    <w:rsid w:val="00673D8A"/>
    <w:rsid w:val="00673E28"/>
    <w:rsid w:val="006740A8"/>
    <w:rsid w:val="00674220"/>
    <w:rsid w:val="00674227"/>
    <w:rsid w:val="00674495"/>
    <w:rsid w:val="00674549"/>
    <w:rsid w:val="006749CD"/>
    <w:rsid w:val="00674B56"/>
    <w:rsid w:val="00674BB5"/>
    <w:rsid w:val="00674C95"/>
    <w:rsid w:val="00674ECD"/>
    <w:rsid w:val="00675118"/>
    <w:rsid w:val="00675261"/>
    <w:rsid w:val="006752F8"/>
    <w:rsid w:val="00675392"/>
    <w:rsid w:val="006756A4"/>
    <w:rsid w:val="006757CB"/>
    <w:rsid w:val="0067582A"/>
    <w:rsid w:val="00675A54"/>
    <w:rsid w:val="00675C64"/>
    <w:rsid w:val="00675C75"/>
    <w:rsid w:val="00675CE6"/>
    <w:rsid w:val="00675FBA"/>
    <w:rsid w:val="0067613C"/>
    <w:rsid w:val="006761AD"/>
    <w:rsid w:val="006761C1"/>
    <w:rsid w:val="00676656"/>
    <w:rsid w:val="006766D1"/>
    <w:rsid w:val="00676713"/>
    <w:rsid w:val="00676873"/>
    <w:rsid w:val="00676A93"/>
    <w:rsid w:val="00676DF6"/>
    <w:rsid w:val="00676F21"/>
    <w:rsid w:val="00677049"/>
    <w:rsid w:val="00677141"/>
    <w:rsid w:val="0067720D"/>
    <w:rsid w:val="006772E4"/>
    <w:rsid w:val="006777F3"/>
    <w:rsid w:val="00677885"/>
    <w:rsid w:val="0067790D"/>
    <w:rsid w:val="00677FBD"/>
    <w:rsid w:val="006800D5"/>
    <w:rsid w:val="00680CDB"/>
    <w:rsid w:val="00680DA4"/>
    <w:rsid w:val="00681011"/>
    <w:rsid w:val="006810B5"/>
    <w:rsid w:val="00681259"/>
    <w:rsid w:val="006816FF"/>
    <w:rsid w:val="0068186E"/>
    <w:rsid w:val="006819C4"/>
    <w:rsid w:val="006824F9"/>
    <w:rsid w:val="006827C2"/>
    <w:rsid w:val="00682AC9"/>
    <w:rsid w:val="00682D46"/>
    <w:rsid w:val="00682D65"/>
    <w:rsid w:val="00682E33"/>
    <w:rsid w:val="00682EBE"/>
    <w:rsid w:val="006830C9"/>
    <w:rsid w:val="006832E9"/>
    <w:rsid w:val="00683350"/>
    <w:rsid w:val="00683775"/>
    <w:rsid w:val="00683B16"/>
    <w:rsid w:val="00683B22"/>
    <w:rsid w:val="00683D6D"/>
    <w:rsid w:val="006842C1"/>
    <w:rsid w:val="0068435A"/>
    <w:rsid w:val="00684390"/>
    <w:rsid w:val="00684A3C"/>
    <w:rsid w:val="00684C4C"/>
    <w:rsid w:val="00684D58"/>
    <w:rsid w:val="00685377"/>
    <w:rsid w:val="00685583"/>
    <w:rsid w:val="006856E6"/>
    <w:rsid w:val="00685869"/>
    <w:rsid w:val="00685C0C"/>
    <w:rsid w:val="00685E2E"/>
    <w:rsid w:val="00686085"/>
    <w:rsid w:val="0068629F"/>
    <w:rsid w:val="00686323"/>
    <w:rsid w:val="00686542"/>
    <w:rsid w:val="00686E62"/>
    <w:rsid w:val="00686EE7"/>
    <w:rsid w:val="006871B2"/>
    <w:rsid w:val="00687557"/>
    <w:rsid w:val="006878BD"/>
    <w:rsid w:val="0069007A"/>
    <w:rsid w:val="00690290"/>
    <w:rsid w:val="006903E7"/>
    <w:rsid w:val="00690657"/>
    <w:rsid w:val="00690698"/>
    <w:rsid w:val="00690D52"/>
    <w:rsid w:val="00690DFB"/>
    <w:rsid w:val="00690EF9"/>
    <w:rsid w:val="00691947"/>
    <w:rsid w:val="00691BEF"/>
    <w:rsid w:val="00691D95"/>
    <w:rsid w:val="00691E63"/>
    <w:rsid w:val="00691EAB"/>
    <w:rsid w:val="00691FA3"/>
    <w:rsid w:val="0069229B"/>
    <w:rsid w:val="006927E4"/>
    <w:rsid w:val="00692930"/>
    <w:rsid w:val="00692E69"/>
    <w:rsid w:val="00692F7C"/>
    <w:rsid w:val="0069321E"/>
    <w:rsid w:val="006933C0"/>
    <w:rsid w:val="00693A35"/>
    <w:rsid w:val="00693B00"/>
    <w:rsid w:val="00693BFC"/>
    <w:rsid w:val="00693F2C"/>
    <w:rsid w:val="00693F93"/>
    <w:rsid w:val="00693FB9"/>
    <w:rsid w:val="00693FD4"/>
    <w:rsid w:val="0069415A"/>
    <w:rsid w:val="0069468A"/>
    <w:rsid w:val="00694738"/>
    <w:rsid w:val="00694D1B"/>
    <w:rsid w:val="00694E51"/>
    <w:rsid w:val="00694E7E"/>
    <w:rsid w:val="00695167"/>
    <w:rsid w:val="006956D9"/>
    <w:rsid w:val="00695B35"/>
    <w:rsid w:val="00695C43"/>
    <w:rsid w:val="00696011"/>
    <w:rsid w:val="00696143"/>
    <w:rsid w:val="006965BB"/>
    <w:rsid w:val="0069671F"/>
    <w:rsid w:val="0069680F"/>
    <w:rsid w:val="0069690E"/>
    <w:rsid w:val="00696969"/>
    <w:rsid w:val="006969EB"/>
    <w:rsid w:val="00696A37"/>
    <w:rsid w:val="00696B4A"/>
    <w:rsid w:val="00696C54"/>
    <w:rsid w:val="00696CB6"/>
    <w:rsid w:val="00696FE9"/>
    <w:rsid w:val="006971CA"/>
    <w:rsid w:val="006972E5"/>
    <w:rsid w:val="00697420"/>
    <w:rsid w:val="0069752F"/>
    <w:rsid w:val="006975DC"/>
    <w:rsid w:val="0069778B"/>
    <w:rsid w:val="00697799"/>
    <w:rsid w:val="00697886"/>
    <w:rsid w:val="00697A28"/>
    <w:rsid w:val="00697AD2"/>
    <w:rsid w:val="006A0285"/>
    <w:rsid w:val="006A05A0"/>
    <w:rsid w:val="006A08A8"/>
    <w:rsid w:val="006A0A75"/>
    <w:rsid w:val="006A0AAA"/>
    <w:rsid w:val="006A0BD9"/>
    <w:rsid w:val="006A0C67"/>
    <w:rsid w:val="006A11DF"/>
    <w:rsid w:val="006A1496"/>
    <w:rsid w:val="006A14D8"/>
    <w:rsid w:val="006A1540"/>
    <w:rsid w:val="006A1846"/>
    <w:rsid w:val="006A18DE"/>
    <w:rsid w:val="006A1B02"/>
    <w:rsid w:val="006A1BF4"/>
    <w:rsid w:val="006A1F2A"/>
    <w:rsid w:val="006A1F47"/>
    <w:rsid w:val="006A246E"/>
    <w:rsid w:val="006A2631"/>
    <w:rsid w:val="006A298E"/>
    <w:rsid w:val="006A2B31"/>
    <w:rsid w:val="006A2E38"/>
    <w:rsid w:val="006A2F73"/>
    <w:rsid w:val="006A2FE2"/>
    <w:rsid w:val="006A303D"/>
    <w:rsid w:val="006A3503"/>
    <w:rsid w:val="006A35F4"/>
    <w:rsid w:val="006A3948"/>
    <w:rsid w:val="006A3B9D"/>
    <w:rsid w:val="006A3D44"/>
    <w:rsid w:val="006A3D63"/>
    <w:rsid w:val="006A4172"/>
    <w:rsid w:val="006A4209"/>
    <w:rsid w:val="006A4453"/>
    <w:rsid w:val="006A4F33"/>
    <w:rsid w:val="006A50BA"/>
    <w:rsid w:val="006A517B"/>
    <w:rsid w:val="006A53A7"/>
    <w:rsid w:val="006A54F0"/>
    <w:rsid w:val="006A57DA"/>
    <w:rsid w:val="006A5816"/>
    <w:rsid w:val="006A58C3"/>
    <w:rsid w:val="006A5AD8"/>
    <w:rsid w:val="006A5B79"/>
    <w:rsid w:val="006A5CBA"/>
    <w:rsid w:val="006A5E64"/>
    <w:rsid w:val="006A626E"/>
    <w:rsid w:val="006A63A4"/>
    <w:rsid w:val="006A6575"/>
    <w:rsid w:val="006A665B"/>
    <w:rsid w:val="006A690F"/>
    <w:rsid w:val="006A695E"/>
    <w:rsid w:val="006A6972"/>
    <w:rsid w:val="006A6AB6"/>
    <w:rsid w:val="006A6B1D"/>
    <w:rsid w:val="006A6C76"/>
    <w:rsid w:val="006A6D97"/>
    <w:rsid w:val="006A6DCF"/>
    <w:rsid w:val="006A6DDC"/>
    <w:rsid w:val="006A7031"/>
    <w:rsid w:val="006A71E4"/>
    <w:rsid w:val="006A75D4"/>
    <w:rsid w:val="006A75E6"/>
    <w:rsid w:val="006A7720"/>
    <w:rsid w:val="006A787C"/>
    <w:rsid w:val="006A7FEF"/>
    <w:rsid w:val="006B01ED"/>
    <w:rsid w:val="006B0263"/>
    <w:rsid w:val="006B045F"/>
    <w:rsid w:val="006B0483"/>
    <w:rsid w:val="006B0496"/>
    <w:rsid w:val="006B055F"/>
    <w:rsid w:val="006B0584"/>
    <w:rsid w:val="006B0793"/>
    <w:rsid w:val="006B0794"/>
    <w:rsid w:val="006B0A44"/>
    <w:rsid w:val="006B0C64"/>
    <w:rsid w:val="006B0C6C"/>
    <w:rsid w:val="006B118C"/>
    <w:rsid w:val="006B144C"/>
    <w:rsid w:val="006B1567"/>
    <w:rsid w:val="006B15DF"/>
    <w:rsid w:val="006B194A"/>
    <w:rsid w:val="006B1BC1"/>
    <w:rsid w:val="006B1CB3"/>
    <w:rsid w:val="006B1D18"/>
    <w:rsid w:val="006B1FDD"/>
    <w:rsid w:val="006B257D"/>
    <w:rsid w:val="006B2688"/>
    <w:rsid w:val="006B2C80"/>
    <w:rsid w:val="006B2D14"/>
    <w:rsid w:val="006B3182"/>
    <w:rsid w:val="006B31B8"/>
    <w:rsid w:val="006B3656"/>
    <w:rsid w:val="006B3706"/>
    <w:rsid w:val="006B42C9"/>
    <w:rsid w:val="006B4322"/>
    <w:rsid w:val="006B43AC"/>
    <w:rsid w:val="006B4448"/>
    <w:rsid w:val="006B44FA"/>
    <w:rsid w:val="006B458F"/>
    <w:rsid w:val="006B459B"/>
    <w:rsid w:val="006B4FAB"/>
    <w:rsid w:val="006B5587"/>
    <w:rsid w:val="006B5A55"/>
    <w:rsid w:val="006B606B"/>
    <w:rsid w:val="006B6076"/>
    <w:rsid w:val="006B60D2"/>
    <w:rsid w:val="006B6222"/>
    <w:rsid w:val="006B6265"/>
    <w:rsid w:val="006B6369"/>
    <w:rsid w:val="006B699E"/>
    <w:rsid w:val="006B6AAA"/>
    <w:rsid w:val="006B6F39"/>
    <w:rsid w:val="006B7042"/>
    <w:rsid w:val="006B7130"/>
    <w:rsid w:val="006B731C"/>
    <w:rsid w:val="006B7666"/>
    <w:rsid w:val="006B7685"/>
    <w:rsid w:val="006B794D"/>
    <w:rsid w:val="006B7AE1"/>
    <w:rsid w:val="006B7E09"/>
    <w:rsid w:val="006C035E"/>
    <w:rsid w:val="006C059F"/>
    <w:rsid w:val="006C0ADA"/>
    <w:rsid w:val="006C0CCE"/>
    <w:rsid w:val="006C1010"/>
    <w:rsid w:val="006C10A9"/>
    <w:rsid w:val="006C1127"/>
    <w:rsid w:val="006C123E"/>
    <w:rsid w:val="006C13B3"/>
    <w:rsid w:val="006C185E"/>
    <w:rsid w:val="006C1A4F"/>
    <w:rsid w:val="006C1F30"/>
    <w:rsid w:val="006C2050"/>
    <w:rsid w:val="006C2287"/>
    <w:rsid w:val="006C28F8"/>
    <w:rsid w:val="006C2AED"/>
    <w:rsid w:val="006C2B36"/>
    <w:rsid w:val="006C2F19"/>
    <w:rsid w:val="006C308E"/>
    <w:rsid w:val="006C329E"/>
    <w:rsid w:val="006C3361"/>
    <w:rsid w:val="006C33F4"/>
    <w:rsid w:val="006C35F5"/>
    <w:rsid w:val="006C3682"/>
    <w:rsid w:val="006C3889"/>
    <w:rsid w:val="006C3BE2"/>
    <w:rsid w:val="006C3C7D"/>
    <w:rsid w:val="006C4258"/>
    <w:rsid w:val="006C4384"/>
    <w:rsid w:val="006C4431"/>
    <w:rsid w:val="006C46DD"/>
    <w:rsid w:val="006C47CD"/>
    <w:rsid w:val="006C482C"/>
    <w:rsid w:val="006C4A2F"/>
    <w:rsid w:val="006C4B77"/>
    <w:rsid w:val="006C4E9F"/>
    <w:rsid w:val="006C4F2F"/>
    <w:rsid w:val="006C50F8"/>
    <w:rsid w:val="006C51D3"/>
    <w:rsid w:val="006C51DB"/>
    <w:rsid w:val="006C529E"/>
    <w:rsid w:val="006C52C7"/>
    <w:rsid w:val="006C539F"/>
    <w:rsid w:val="006C56D0"/>
    <w:rsid w:val="006C5717"/>
    <w:rsid w:val="006C571D"/>
    <w:rsid w:val="006C575B"/>
    <w:rsid w:val="006C5780"/>
    <w:rsid w:val="006C5838"/>
    <w:rsid w:val="006C5A7C"/>
    <w:rsid w:val="006C5CBA"/>
    <w:rsid w:val="006C6601"/>
    <w:rsid w:val="006C66D6"/>
    <w:rsid w:val="006C67CE"/>
    <w:rsid w:val="006C69EF"/>
    <w:rsid w:val="006C6A64"/>
    <w:rsid w:val="006C6C87"/>
    <w:rsid w:val="006C6CCD"/>
    <w:rsid w:val="006C6D29"/>
    <w:rsid w:val="006C6DB0"/>
    <w:rsid w:val="006C6EF5"/>
    <w:rsid w:val="006C6F42"/>
    <w:rsid w:val="006C7009"/>
    <w:rsid w:val="006C7159"/>
    <w:rsid w:val="006C71F5"/>
    <w:rsid w:val="006C72DA"/>
    <w:rsid w:val="006C77B0"/>
    <w:rsid w:val="006C79A7"/>
    <w:rsid w:val="006C7B79"/>
    <w:rsid w:val="006C7C22"/>
    <w:rsid w:val="006C7D62"/>
    <w:rsid w:val="006C7F82"/>
    <w:rsid w:val="006D008F"/>
    <w:rsid w:val="006D0097"/>
    <w:rsid w:val="006D028B"/>
    <w:rsid w:val="006D041E"/>
    <w:rsid w:val="006D0735"/>
    <w:rsid w:val="006D082F"/>
    <w:rsid w:val="006D0880"/>
    <w:rsid w:val="006D0F5A"/>
    <w:rsid w:val="006D1029"/>
    <w:rsid w:val="006D15DC"/>
    <w:rsid w:val="006D1902"/>
    <w:rsid w:val="006D190B"/>
    <w:rsid w:val="006D193F"/>
    <w:rsid w:val="006D19A7"/>
    <w:rsid w:val="006D1B0D"/>
    <w:rsid w:val="006D1C8D"/>
    <w:rsid w:val="006D21EE"/>
    <w:rsid w:val="006D22AA"/>
    <w:rsid w:val="006D23E0"/>
    <w:rsid w:val="006D270A"/>
    <w:rsid w:val="006D28E0"/>
    <w:rsid w:val="006D2A0F"/>
    <w:rsid w:val="006D30A7"/>
    <w:rsid w:val="006D36DA"/>
    <w:rsid w:val="006D379B"/>
    <w:rsid w:val="006D38E2"/>
    <w:rsid w:val="006D3B2A"/>
    <w:rsid w:val="006D3D07"/>
    <w:rsid w:val="006D40FE"/>
    <w:rsid w:val="006D4225"/>
    <w:rsid w:val="006D4299"/>
    <w:rsid w:val="006D42A5"/>
    <w:rsid w:val="006D436D"/>
    <w:rsid w:val="006D4660"/>
    <w:rsid w:val="006D4DBD"/>
    <w:rsid w:val="006D4DDB"/>
    <w:rsid w:val="006D4F68"/>
    <w:rsid w:val="006D5372"/>
    <w:rsid w:val="006D5510"/>
    <w:rsid w:val="006D55C2"/>
    <w:rsid w:val="006D5881"/>
    <w:rsid w:val="006D58C4"/>
    <w:rsid w:val="006D5A16"/>
    <w:rsid w:val="006D5F1D"/>
    <w:rsid w:val="006D6046"/>
    <w:rsid w:val="006D6063"/>
    <w:rsid w:val="006D619C"/>
    <w:rsid w:val="006D63DA"/>
    <w:rsid w:val="006D69B9"/>
    <w:rsid w:val="006D6EFC"/>
    <w:rsid w:val="006D704D"/>
    <w:rsid w:val="006D708A"/>
    <w:rsid w:val="006D79BB"/>
    <w:rsid w:val="006D7CD9"/>
    <w:rsid w:val="006E0555"/>
    <w:rsid w:val="006E0747"/>
    <w:rsid w:val="006E0B07"/>
    <w:rsid w:val="006E0E9C"/>
    <w:rsid w:val="006E1055"/>
    <w:rsid w:val="006E125A"/>
    <w:rsid w:val="006E12E3"/>
    <w:rsid w:val="006E13AF"/>
    <w:rsid w:val="006E152E"/>
    <w:rsid w:val="006E156C"/>
    <w:rsid w:val="006E18F7"/>
    <w:rsid w:val="006E1C2B"/>
    <w:rsid w:val="006E1F02"/>
    <w:rsid w:val="006E299C"/>
    <w:rsid w:val="006E2D0A"/>
    <w:rsid w:val="006E31EB"/>
    <w:rsid w:val="006E3304"/>
    <w:rsid w:val="006E374B"/>
    <w:rsid w:val="006E3A0F"/>
    <w:rsid w:val="006E3D5A"/>
    <w:rsid w:val="006E3EDD"/>
    <w:rsid w:val="006E4175"/>
    <w:rsid w:val="006E46D9"/>
    <w:rsid w:val="006E493B"/>
    <w:rsid w:val="006E49CF"/>
    <w:rsid w:val="006E4A1F"/>
    <w:rsid w:val="006E4D72"/>
    <w:rsid w:val="006E506F"/>
    <w:rsid w:val="006E526C"/>
    <w:rsid w:val="006E5860"/>
    <w:rsid w:val="006E5AC6"/>
    <w:rsid w:val="006E5B12"/>
    <w:rsid w:val="006E5E30"/>
    <w:rsid w:val="006E5F99"/>
    <w:rsid w:val="006E626D"/>
    <w:rsid w:val="006E671F"/>
    <w:rsid w:val="006E68AF"/>
    <w:rsid w:val="006E6CC5"/>
    <w:rsid w:val="006E7A44"/>
    <w:rsid w:val="006E7C1D"/>
    <w:rsid w:val="006E7C4E"/>
    <w:rsid w:val="006E7C93"/>
    <w:rsid w:val="006E7E8C"/>
    <w:rsid w:val="006F0340"/>
    <w:rsid w:val="006F05D2"/>
    <w:rsid w:val="006F06FC"/>
    <w:rsid w:val="006F095A"/>
    <w:rsid w:val="006F0B0F"/>
    <w:rsid w:val="006F0C02"/>
    <w:rsid w:val="006F0CAE"/>
    <w:rsid w:val="006F0ECB"/>
    <w:rsid w:val="006F0F2A"/>
    <w:rsid w:val="006F11B2"/>
    <w:rsid w:val="006F17CA"/>
    <w:rsid w:val="006F196E"/>
    <w:rsid w:val="006F19F0"/>
    <w:rsid w:val="006F19FE"/>
    <w:rsid w:val="006F1EF3"/>
    <w:rsid w:val="006F1F1D"/>
    <w:rsid w:val="006F203F"/>
    <w:rsid w:val="006F2519"/>
    <w:rsid w:val="006F276C"/>
    <w:rsid w:val="006F28D6"/>
    <w:rsid w:val="006F2CF7"/>
    <w:rsid w:val="006F3490"/>
    <w:rsid w:val="006F35E9"/>
    <w:rsid w:val="006F3803"/>
    <w:rsid w:val="006F3B3D"/>
    <w:rsid w:val="006F3D4E"/>
    <w:rsid w:val="006F44D6"/>
    <w:rsid w:val="006F48DD"/>
    <w:rsid w:val="006F4CD0"/>
    <w:rsid w:val="006F4D05"/>
    <w:rsid w:val="006F51B0"/>
    <w:rsid w:val="006F51DF"/>
    <w:rsid w:val="006F5397"/>
    <w:rsid w:val="006F5476"/>
    <w:rsid w:val="006F55DF"/>
    <w:rsid w:val="006F564E"/>
    <w:rsid w:val="006F578B"/>
    <w:rsid w:val="006F5A96"/>
    <w:rsid w:val="006F5F7B"/>
    <w:rsid w:val="006F61F2"/>
    <w:rsid w:val="006F6418"/>
    <w:rsid w:val="006F6707"/>
    <w:rsid w:val="006F68BA"/>
    <w:rsid w:val="006F6A52"/>
    <w:rsid w:val="006F6B68"/>
    <w:rsid w:val="006F6CF8"/>
    <w:rsid w:val="006F6DAC"/>
    <w:rsid w:val="006F6DD4"/>
    <w:rsid w:val="006F7042"/>
    <w:rsid w:val="006F70A6"/>
    <w:rsid w:val="006F72CE"/>
    <w:rsid w:val="006F738F"/>
    <w:rsid w:val="006F7399"/>
    <w:rsid w:val="006F73FC"/>
    <w:rsid w:val="006F7866"/>
    <w:rsid w:val="006F79EC"/>
    <w:rsid w:val="006F7DDF"/>
    <w:rsid w:val="006F7E6E"/>
    <w:rsid w:val="006F7F70"/>
    <w:rsid w:val="00700037"/>
    <w:rsid w:val="00700295"/>
    <w:rsid w:val="007002EA"/>
    <w:rsid w:val="007007BA"/>
    <w:rsid w:val="00700A16"/>
    <w:rsid w:val="00700A9F"/>
    <w:rsid w:val="0070103D"/>
    <w:rsid w:val="00701071"/>
    <w:rsid w:val="00701208"/>
    <w:rsid w:val="0070130A"/>
    <w:rsid w:val="007013DF"/>
    <w:rsid w:val="00701514"/>
    <w:rsid w:val="00701614"/>
    <w:rsid w:val="0070179F"/>
    <w:rsid w:val="0070184D"/>
    <w:rsid w:val="007018DC"/>
    <w:rsid w:val="00701943"/>
    <w:rsid w:val="00701BF0"/>
    <w:rsid w:val="00701E17"/>
    <w:rsid w:val="00701F49"/>
    <w:rsid w:val="0070206B"/>
    <w:rsid w:val="0070252D"/>
    <w:rsid w:val="007028ED"/>
    <w:rsid w:val="00702C26"/>
    <w:rsid w:val="00702C8E"/>
    <w:rsid w:val="00703647"/>
    <w:rsid w:val="007036CC"/>
    <w:rsid w:val="007037ED"/>
    <w:rsid w:val="0070389A"/>
    <w:rsid w:val="00703989"/>
    <w:rsid w:val="00703BD3"/>
    <w:rsid w:val="00703D3A"/>
    <w:rsid w:val="00704099"/>
    <w:rsid w:val="0070415F"/>
    <w:rsid w:val="007043D9"/>
    <w:rsid w:val="007043F5"/>
    <w:rsid w:val="007049E1"/>
    <w:rsid w:val="00704B54"/>
    <w:rsid w:val="00704D6F"/>
    <w:rsid w:val="00704FD5"/>
    <w:rsid w:val="0070512A"/>
    <w:rsid w:val="00705160"/>
    <w:rsid w:val="0070533A"/>
    <w:rsid w:val="00705772"/>
    <w:rsid w:val="00705B62"/>
    <w:rsid w:val="00705BF3"/>
    <w:rsid w:val="00705C42"/>
    <w:rsid w:val="00705C92"/>
    <w:rsid w:val="00705CC8"/>
    <w:rsid w:val="00705D1D"/>
    <w:rsid w:val="00705EBC"/>
    <w:rsid w:val="00706116"/>
    <w:rsid w:val="00706626"/>
    <w:rsid w:val="0070668A"/>
    <w:rsid w:val="007066A1"/>
    <w:rsid w:val="00706A83"/>
    <w:rsid w:val="00706C9C"/>
    <w:rsid w:val="00706DBB"/>
    <w:rsid w:val="00706DDB"/>
    <w:rsid w:val="007071DD"/>
    <w:rsid w:val="00707302"/>
    <w:rsid w:val="007073C3"/>
    <w:rsid w:val="00707C5C"/>
    <w:rsid w:val="00707F8F"/>
    <w:rsid w:val="007100BE"/>
    <w:rsid w:val="007101FA"/>
    <w:rsid w:val="007105D5"/>
    <w:rsid w:val="007106A5"/>
    <w:rsid w:val="00710D7E"/>
    <w:rsid w:val="00710E3C"/>
    <w:rsid w:val="0071123C"/>
    <w:rsid w:val="00711319"/>
    <w:rsid w:val="0071152C"/>
    <w:rsid w:val="00711F0A"/>
    <w:rsid w:val="00712296"/>
    <w:rsid w:val="007122EF"/>
    <w:rsid w:val="007125BC"/>
    <w:rsid w:val="0071266A"/>
    <w:rsid w:val="007126C0"/>
    <w:rsid w:val="00712EDE"/>
    <w:rsid w:val="00712F55"/>
    <w:rsid w:val="00712F86"/>
    <w:rsid w:val="007130BF"/>
    <w:rsid w:val="0071317E"/>
    <w:rsid w:val="007131FD"/>
    <w:rsid w:val="00713277"/>
    <w:rsid w:val="007134C5"/>
    <w:rsid w:val="007138FC"/>
    <w:rsid w:val="007138FD"/>
    <w:rsid w:val="00713D7C"/>
    <w:rsid w:val="00714178"/>
    <w:rsid w:val="00714330"/>
    <w:rsid w:val="00714915"/>
    <w:rsid w:val="0071521C"/>
    <w:rsid w:val="00715247"/>
    <w:rsid w:val="0071524C"/>
    <w:rsid w:val="00715419"/>
    <w:rsid w:val="007154E7"/>
    <w:rsid w:val="00715799"/>
    <w:rsid w:val="0071583D"/>
    <w:rsid w:val="0071597D"/>
    <w:rsid w:val="00715982"/>
    <w:rsid w:val="00715A95"/>
    <w:rsid w:val="00715BE3"/>
    <w:rsid w:val="00715D9C"/>
    <w:rsid w:val="00715DF5"/>
    <w:rsid w:val="00715F68"/>
    <w:rsid w:val="00715FCD"/>
    <w:rsid w:val="007161D6"/>
    <w:rsid w:val="00716999"/>
    <w:rsid w:val="00716ADC"/>
    <w:rsid w:val="00716D82"/>
    <w:rsid w:val="00716F5E"/>
    <w:rsid w:val="007172D7"/>
    <w:rsid w:val="0071766E"/>
    <w:rsid w:val="00717706"/>
    <w:rsid w:val="00717748"/>
    <w:rsid w:val="00717946"/>
    <w:rsid w:val="00720293"/>
    <w:rsid w:val="00720746"/>
    <w:rsid w:val="00720B8F"/>
    <w:rsid w:val="00720CF3"/>
    <w:rsid w:val="00720F36"/>
    <w:rsid w:val="00721099"/>
    <w:rsid w:val="0072117E"/>
    <w:rsid w:val="007213F4"/>
    <w:rsid w:val="0072165E"/>
    <w:rsid w:val="00721936"/>
    <w:rsid w:val="00721BDA"/>
    <w:rsid w:val="00721F42"/>
    <w:rsid w:val="00722031"/>
    <w:rsid w:val="00722128"/>
    <w:rsid w:val="00722172"/>
    <w:rsid w:val="0072289A"/>
    <w:rsid w:val="00722ABD"/>
    <w:rsid w:val="00722B3B"/>
    <w:rsid w:val="00722E85"/>
    <w:rsid w:val="00722FDD"/>
    <w:rsid w:val="0072325D"/>
    <w:rsid w:val="007239EB"/>
    <w:rsid w:val="007239F1"/>
    <w:rsid w:val="00724020"/>
    <w:rsid w:val="007240FA"/>
    <w:rsid w:val="007242E0"/>
    <w:rsid w:val="00724A95"/>
    <w:rsid w:val="00724BF7"/>
    <w:rsid w:val="00724C8D"/>
    <w:rsid w:val="00725386"/>
    <w:rsid w:val="007254E1"/>
    <w:rsid w:val="007254ED"/>
    <w:rsid w:val="00725B47"/>
    <w:rsid w:val="00725D42"/>
    <w:rsid w:val="00725E9E"/>
    <w:rsid w:val="00725F29"/>
    <w:rsid w:val="00726551"/>
    <w:rsid w:val="007267B1"/>
    <w:rsid w:val="00726B7A"/>
    <w:rsid w:val="00726BE5"/>
    <w:rsid w:val="0072719F"/>
    <w:rsid w:val="007271E6"/>
    <w:rsid w:val="00727285"/>
    <w:rsid w:val="007276E7"/>
    <w:rsid w:val="00727D55"/>
    <w:rsid w:val="00727E0D"/>
    <w:rsid w:val="00727FC2"/>
    <w:rsid w:val="007301FB"/>
    <w:rsid w:val="00730202"/>
    <w:rsid w:val="007304CA"/>
    <w:rsid w:val="0073061A"/>
    <w:rsid w:val="007306BB"/>
    <w:rsid w:val="00730714"/>
    <w:rsid w:val="00730A0C"/>
    <w:rsid w:val="00730D37"/>
    <w:rsid w:val="00730E26"/>
    <w:rsid w:val="00730E84"/>
    <w:rsid w:val="00730F72"/>
    <w:rsid w:val="007312DA"/>
    <w:rsid w:val="00731412"/>
    <w:rsid w:val="007314A6"/>
    <w:rsid w:val="007314B3"/>
    <w:rsid w:val="007314F2"/>
    <w:rsid w:val="00731671"/>
    <w:rsid w:val="00731A2A"/>
    <w:rsid w:val="00731FD9"/>
    <w:rsid w:val="007321AA"/>
    <w:rsid w:val="007323AB"/>
    <w:rsid w:val="007323AF"/>
    <w:rsid w:val="0073242C"/>
    <w:rsid w:val="007324F8"/>
    <w:rsid w:val="00732501"/>
    <w:rsid w:val="007326F7"/>
    <w:rsid w:val="007327B9"/>
    <w:rsid w:val="0073292A"/>
    <w:rsid w:val="00732E6A"/>
    <w:rsid w:val="00733200"/>
    <w:rsid w:val="0073329B"/>
    <w:rsid w:val="007333C7"/>
    <w:rsid w:val="007333F4"/>
    <w:rsid w:val="00733559"/>
    <w:rsid w:val="007335DF"/>
    <w:rsid w:val="00733B22"/>
    <w:rsid w:val="00733C60"/>
    <w:rsid w:val="00733E50"/>
    <w:rsid w:val="00733EF8"/>
    <w:rsid w:val="007341F5"/>
    <w:rsid w:val="00734403"/>
    <w:rsid w:val="00734642"/>
    <w:rsid w:val="007347C3"/>
    <w:rsid w:val="00734906"/>
    <w:rsid w:val="00734FB0"/>
    <w:rsid w:val="0073500C"/>
    <w:rsid w:val="00735218"/>
    <w:rsid w:val="0073556D"/>
    <w:rsid w:val="007356E7"/>
    <w:rsid w:val="007357E0"/>
    <w:rsid w:val="00735A4A"/>
    <w:rsid w:val="00735A80"/>
    <w:rsid w:val="00735BE1"/>
    <w:rsid w:val="00735C82"/>
    <w:rsid w:val="00735D3F"/>
    <w:rsid w:val="0073606A"/>
    <w:rsid w:val="007360DF"/>
    <w:rsid w:val="007363BE"/>
    <w:rsid w:val="0073640A"/>
    <w:rsid w:val="007364E7"/>
    <w:rsid w:val="007365D6"/>
    <w:rsid w:val="0073683D"/>
    <w:rsid w:val="007369B9"/>
    <w:rsid w:val="00736A17"/>
    <w:rsid w:val="00736CF0"/>
    <w:rsid w:val="00736FB8"/>
    <w:rsid w:val="00737076"/>
    <w:rsid w:val="00737B44"/>
    <w:rsid w:val="00737B71"/>
    <w:rsid w:val="00737C8A"/>
    <w:rsid w:val="00737E51"/>
    <w:rsid w:val="0074008A"/>
    <w:rsid w:val="0074027D"/>
    <w:rsid w:val="00740490"/>
    <w:rsid w:val="007405D8"/>
    <w:rsid w:val="007406C1"/>
    <w:rsid w:val="0074080F"/>
    <w:rsid w:val="00740ABA"/>
    <w:rsid w:val="00740C83"/>
    <w:rsid w:val="00740E0F"/>
    <w:rsid w:val="00740E82"/>
    <w:rsid w:val="00740EB8"/>
    <w:rsid w:val="00740F16"/>
    <w:rsid w:val="007413C3"/>
    <w:rsid w:val="00741451"/>
    <w:rsid w:val="007414DB"/>
    <w:rsid w:val="007414E1"/>
    <w:rsid w:val="0074187A"/>
    <w:rsid w:val="00741B1B"/>
    <w:rsid w:val="00742012"/>
    <w:rsid w:val="007421CE"/>
    <w:rsid w:val="00742287"/>
    <w:rsid w:val="0074235C"/>
    <w:rsid w:val="007426DA"/>
    <w:rsid w:val="007427C0"/>
    <w:rsid w:val="00742B33"/>
    <w:rsid w:val="00742E99"/>
    <w:rsid w:val="00742EAE"/>
    <w:rsid w:val="00743191"/>
    <w:rsid w:val="00743531"/>
    <w:rsid w:val="00743587"/>
    <w:rsid w:val="00743808"/>
    <w:rsid w:val="00743AEC"/>
    <w:rsid w:val="00743CE2"/>
    <w:rsid w:val="00743D72"/>
    <w:rsid w:val="007441E1"/>
    <w:rsid w:val="007444AE"/>
    <w:rsid w:val="00744501"/>
    <w:rsid w:val="007445A2"/>
    <w:rsid w:val="007446DD"/>
    <w:rsid w:val="0074488D"/>
    <w:rsid w:val="0074496B"/>
    <w:rsid w:val="00744A5F"/>
    <w:rsid w:val="00744C3D"/>
    <w:rsid w:val="00744CBA"/>
    <w:rsid w:val="00744E50"/>
    <w:rsid w:val="007454C9"/>
    <w:rsid w:val="00745575"/>
    <w:rsid w:val="007455F0"/>
    <w:rsid w:val="00745689"/>
    <w:rsid w:val="00745972"/>
    <w:rsid w:val="007459AD"/>
    <w:rsid w:val="00745D2A"/>
    <w:rsid w:val="00745E31"/>
    <w:rsid w:val="00745E9C"/>
    <w:rsid w:val="00745EF9"/>
    <w:rsid w:val="00745F4B"/>
    <w:rsid w:val="007460DF"/>
    <w:rsid w:val="0074614A"/>
    <w:rsid w:val="0074615A"/>
    <w:rsid w:val="00746394"/>
    <w:rsid w:val="0074639B"/>
    <w:rsid w:val="007465BF"/>
    <w:rsid w:val="007465CD"/>
    <w:rsid w:val="007469B9"/>
    <w:rsid w:val="00747308"/>
    <w:rsid w:val="007473F3"/>
    <w:rsid w:val="0074748D"/>
    <w:rsid w:val="00747777"/>
    <w:rsid w:val="00747826"/>
    <w:rsid w:val="007478C8"/>
    <w:rsid w:val="00747DF4"/>
    <w:rsid w:val="00750092"/>
    <w:rsid w:val="00750291"/>
    <w:rsid w:val="007508C0"/>
    <w:rsid w:val="00750A0D"/>
    <w:rsid w:val="00750E87"/>
    <w:rsid w:val="007515DB"/>
    <w:rsid w:val="00751624"/>
    <w:rsid w:val="00751B80"/>
    <w:rsid w:val="00751BC6"/>
    <w:rsid w:val="00751D34"/>
    <w:rsid w:val="00751F4D"/>
    <w:rsid w:val="00751F69"/>
    <w:rsid w:val="00752247"/>
    <w:rsid w:val="0075241F"/>
    <w:rsid w:val="0075253F"/>
    <w:rsid w:val="007526D7"/>
    <w:rsid w:val="00752AFA"/>
    <w:rsid w:val="00752D73"/>
    <w:rsid w:val="00752E22"/>
    <w:rsid w:val="00753340"/>
    <w:rsid w:val="007534C9"/>
    <w:rsid w:val="0075355E"/>
    <w:rsid w:val="0075390E"/>
    <w:rsid w:val="00753B6E"/>
    <w:rsid w:val="00753C73"/>
    <w:rsid w:val="00753CEB"/>
    <w:rsid w:val="00753D1B"/>
    <w:rsid w:val="00753D25"/>
    <w:rsid w:val="00753EFC"/>
    <w:rsid w:val="0075453C"/>
    <w:rsid w:val="007546BD"/>
    <w:rsid w:val="0075480C"/>
    <w:rsid w:val="007548C7"/>
    <w:rsid w:val="00754B36"/>
    <w:rsid w:val="00754BA5"/>
    <w:rsid w:val="00754EA1"/>
    <w:rsid w:val="007554D1"/>
    <w:rsid w:val="00755653"/>
    <w:rsid w:val="0075576A"/>
    <w:rsid w:val="00755EEF"/>
    <w:rsid w:val="00756010"/>
    <w:rsid w:val="0075610D"/>
    <w:rsid w:val="0075671C"/>
    <w:rsid w:val="00756774"/>
    <w:rsid w:val="00756820"/>
    <w:rsid w:val="00756AA2"/>
    <w:rsid w:val="00756B0A"/>
    <w:rsid w:val="00756EC0"/>
    <w:rsid w:val="00756EE1"/>
    <w:rsid w:val="007571BD"/>
    <w:rsid w:val="007576E3"/>
    <w:rsid w:val="00757819"/>
    <w:rsid w:val="00757B6F"/>
    <w:rsid w:val="00760094"/>
    <w:rsid w:val="00760701"/>
    <w:rsid w:val="0076072C"/>
    <w:rsid w:val="0076076C"/>
    <w:rsid w:val="00760877"/>
    <w:rsid w:val="007608CA"/>
    <w:rsid w:val="00760A22"/>
    <w:rsid w:val="00760B30"/>
    <w:rsid w:val="00760BD3"/>
    <w:rsid w:val="00760CBB"/>
    <w:rsid w:val="00760F70"/>
    <w:rsid w:val="007610C8"/>
    <w:rsid w:val="007611B1"/>
    <w:rsid w:val="00761298"/>
    <w:rsid w:val="007612CC"/>
    <w:rsid w:val="00761307"/>
    <w:rsid w:val="007618AE"/>
    <w:rsid w:val="00761CC1"/>
    <w:rsid w:val="00761D97"/>
    <w:rsid w:val="00761E7E"/>
    <w:rsid w:val="007622E9"/>
    <w:rsid w:val="007625C3"/>
    <w:rsid w:val="007626C5"/>
    <w:rsid w:val="00762822"/>
    <w:rsid w:val="0076295C"/>
    <w:rsid w:val="00762AFD"/>
    <w:rsid w:val="00763351"/>
    <w:rsid w:val="0076335F"/>
    <w:rsid w:val="0076390E"/>
    <w:rsid w:val="00763910"/>
    <w:rsid w:val="00763A87"/>
    <w:rsid w:val="00763AD5"/>
    <w:rsid w:val="00763D87"/>
    <w:rsid w:val="00763F78"/>
    <w:rsid w:val="007641E0"/>
    <w:rsid w:val="00764389"/>
    <w:rsid w:val="007646E3"/>
    <w:rsid w:val="007651DB"/>
    <w:rsid w:val="00765241"/>
    <w:rsid w:val="007652ED"/>
    <w:rsid w:val="007655AB"/>
    <w:rsid w:val="00765757"/>
    <w:rsid w:val="007657C9"/>
    <w:rsid w:val="0076599C"/>
    <w:rsid w:val="00765AB5"/>
    <w:rsid w:val="00765B57"/>
    <w:rsid w:val="00765B6F"/>
    <w:rsid w:val="00765C05"/>
    <w:rsid w:val="00765C52"/>
    <w:rsid w:val="00765C69"/>
    <w:rsid w:val="00765D7D"/>
    <w:rsid w:val="00765E4B"/>
    <w:rsid w:val="007664D9"/>
    <w:rsid w:val="00766663"/>
    <w:rsid w:val="007668E0"/>
    <w:rsid w:val="00766A15"/>
    <w:rsid w:val="00766BD1"/>
    <w:rsid w:val="00766C49"/>
    <w:rsid w:val="00766DCC"/>
    <w:rsid w:val="00766E6D"/>
    <w:rsid w:val="007671AE"/>
    <w:rsid w:val="007672D3"/>
    <w:rsid w:val="00767425"/>
    <w:rsid w:val="007675DF"/>
    <w:rsid w:val="00767CAF"/>
    <w:rsid w:val="00767CCF"/>
    <w:rsid w:val="00767CD5"/>
    <w:rsid w:val="00767D8E"/>
    <w:rsid w:val="0077003D"/>
    <w:rsid w:val="0077050A"/>
    <w:rsid w:val="00770B3E"/>
    <w:rsid w:val="00770E96"/>
    <w:rsid w:val="0077112D"/>
    <w:rsid w:val="007712F4"/>
    <w:rsid w:val="0077151A"/>
    <w:rsid w:val="007715EB"/>
    <w:rsid w:val="0077163E"/>
    <w:rsid w:val="0077176D"/>
    <w:rsid w:val="007717F6"/>
    <w:rsid w:val="00771CCE"/>
    <w:rsid w:val="00771D6C"/>
    <w:rsid w:val="00771EAF"/>
    <w:rsid w:val="00771FB4"/>
    <w:rsid w:val="00772227"/>
    <w:rsid w:val="007722B5"/>
    <w:rsid w:val="0077232A"/>
    <w:rsid w:val="0077263B"/>
    <w:rsid w:val="0077286C"/>
    <w:rsid w:val="00772969"/>
    <w:rsid w:val="007729AE"/>
    <w:rsid w:val="00772A4D"/>
    <w:rsid w:val="00772AB3"/>
    <w:rsid w:val="00772B9B"/>
    <w:rsid w:val="00772E0A"/>
    <w:rsid w:val="007735DD"/>
    <w:rsid w:val="007736C1"/>
    <w:rsid w:val="00773E65"/>
    <w:rsid w:val="0077417A"/>
    <w:rsid w:val="007741EA"/>
    <w:rsid w:val="00774289"/>
    <w:rsid w:val="00774997"/>
    <w:rsid w:val="00774CF8"/>
    <w:rsid w:val="00774FA7"/>
    <w:rsid w:val="00775192"/>
    <w:rsid w:val="007753C8"/>
    <w:rsid w:val="00775514"/>
    <w:rsid w:val="007758EE"/>
    <w:rsid w:val="007759B2"/>
    <w:rsid w:val="00775B27"/>
    <w:rsid w:val="00775D57"/>
    <w:rsid w:val="00775DDD"/>
    <w:rsid w:val="0077604B"/>
    <w:rsid w:val="00776192"/>
    <w:rsid w:val="007762DE"/>
    <w:rsid w:val="007762F1"/>
    <w:rsid w:val="007763D3"/>
    <w:rsid w:val="00776538"/>
    <w:rsid w:val="00776A06"/>
    <w:rsid w:val="00776A1B"/>
    <w:rsid w:val="00776B5E"/>
    <w:rsid w:val="00776E22"/>
    <w:rsid w:val="00776E9C"/>
    <w:rsid w:val="0077715C"/>
    <w:rsid w:val="007772EA"/>
    <w:rsid w:val="0077736A"/>
    <w:rsid w:val="00777370"/>
    <w:rsid w:val="00777589"/>
    <w:rsid w:val="0077763B"/>
    <w:rsid w:val="00777983"/>
    <w:rsid w:val="00777A00"/>
    <w:rsid w:val="00777AF8"/>
    <w:rsid w:val="00777E16"/>
    <w:rsid w:val="00777E47"/>
    <w:rsid w:val="00777E99"/>
    <w:rsid w:val="0078041C"/>
    <w:rsid w:val="00780771"/>
    <w:rsid w:val="00780799"/>
    <w:rsid w:val="00780831"/>
    <w:rsid w:val="00780954"/>
    <w:rsid w:val="00780D91"/>
    <w:rsid w:val="00780EE3"/>
    <w:rsid w:val="0078118D"/>
    <w:rsid w:val="007812A0"/>
    <w:rsid w:val="00781745"/>
    <w:rsid w:val="007817B0"/>
    <w:rsid w:val="007818E5"/>
    <w:rsid w:val="00781968"/>
    <w:rsid w:val="00781C82"/>
    <w:rsid w:val="00781F42"/>
    <w:rsid w:val="00782347"/>
    <w:rsid w:val="00782364"/>
    <w:rsid w:val="007825C3"/>
    <w:rsid w:val="007829A6"/>
    <w:rsid w:val="00782DB8"/>
    <w:rsid w:val="00782E24"/>
    <w:rsid w:val="00782EF7"/>
    <w:rsid w:val="00782F6D"/>
    <w:rsid w:val="00783148"/>
    <w:rsid w:val="007832B0"/>
    <w:rsid w:val="007838A3"/>
    <w:rsid w:val="00783968"/>
    <w:rsid w:val="00783CC0"/>
    <w:rsid w:val="00783ED4"/>
    <w:rsid w:val="00783F84"/>
    <w:rsid w:val="0078414C"/>
    <w:rsid w:val="007841A2"/>
    <w:rsid w:val="0078445D"/>
    <w:rsid w:val="007844D6"/>
    <w:rsid w:val="007845B6"/>
    <w:rsid w:val="007849D6"/>
    <w:rsid w:val="007849E8"/>
    <w:rsid w:val="00784B09"/>
    <w:rsid w:val="00784D0D"/>
    <w:rsid w:val="00784DCE"/>
    <w:rsid w:val="00784EAC"/>
    <w:rsid w:val="00785027"/>
    <w:rsid w:val="007851D1"/>
    <w:rsid w:val="0078531F"/>
    <w:rsid w:val="0078562D"/>
    <w:rsid w:val="00785888"/>
    <w:rsid w:val="00785A68"/>
    <w:rsid w:val="00785B91"/>
    <w:rsid w:val="007863F0"/>
    <w:rsid w:val="00786637"/>
    <w:rsid w:val="0078679E"/>
    <w:rsid w:val="00786B33"/>
    <w:rsid w:val="00786D24"/>
    <w:rsid w:val="00786F41"/>
    <w:rsid w:val="007872E9"/>
    <w:rsid w:val="0078744D"/>
    <w:rsid w:val="00787AD1"/>
    <w:rsid w:val="00787CB2"/>
    <w:rsid w:val="00787E88"/>
    <w:rsid w:val="00790103"/>
    <w:rsid w:val="00790378"/>
    <w:rsid w:val="007903C6"/>
    <w:rsid w:val="007905C7"/>
    <w:rsid w:val="00790AAD"/>
    <w:rsid w:val="00790C37"/>
    <w:rsid w:val="00790C4A"/>
    <w:rsid w:val="00790FCB"/>
    <w:rsid w:val="0079106E"/>
    <w:rsid w:val="00791429"/>
    <w:rsid w:val="00791787"/>
    <w:rsid w:val="00791913"/>
    <w:rsid w:val="00791940"/>
    <w:rsid w:val="00791A90"/>
    <w:rsid w:val="00791B1A"/>
    <w:rsid w:val="00791EA2"/>
    <w:rsid w:val="00792003"/>
    <w:rsid w:val="00792040"/>
    <w:rsid w:val="00792072"/>
    <w:rsid w:val="007920C0"/>
    <w:rsid w:val="007920F3"/>
    <w:rsid w:val="00792206"/>
    <w:rsid w:val="007926BD"/>
    <w:rsid w:val="00792781"/>
    <w:rsid w:val="00792A5E"/>
    <w:rsid w:val="00792EE8"/>
    <w:rsid w:val="007934A9"/>
    <w:rsid w:val="00793725"/>
    <w:rsid w:val="007937F0"/>
    <w:rsid w:val="00793950"/>
    <w:rsid w:val="00793AC9"/>
    <w:rsid w:val="00793E63"/>
    <w:rsid w:val="00793ED9"/>
    <w:rsid w:val="00793F0C"/>
    <w:rsid w:val="007941A7"/>
    <w:rsid w:val="007942AE"/>
    <w:rsid w:val="007942BF"/>
    <w:rsid w:val="00794368"/>
    <w:rsid w:val="00794374"/>
    <w:rsid w:val="00794498"/>
    <w:rsid w:val="00794610"/>
    <w:rsid w:val="00794793"/>
    <w:rsid w:val="0079483C"/>
    <w:rsid w:val="00794B9C"/>
    <w:rsid w:val="00794C60"/>
    <w:rsid w:val="00794C7F"/>
    <w:rsid w:val="00794F4B"/>
    <w:rsid w:val="00795007"/>
    <w:rsid w:val="0079513C"/>
    <w:rsid w:val="00795166"/>
    <w:rsid w:val="00795198"/>
    <w:rsid w:val="007958B3"/>
    <w:rsid w:val="0079590E"/>
    <w:rsid w:val="00795971"/>
    <w:rsid w:val="00795D58"/>
    <w:rsid w:val="00795E5B"/>
    <w:rsid w:val="007965E6"/>
    <w:rsid w:val="00796A02"/>
    <w:rsid w:val="00796A11"/>
    <w:rsid w:val="00796B52"/>
    <w:rsid w:val="00796BA2"/>
    <w:rsid w:val="00796C87"/>
    <w:rsid w:val="00796CEC"/>
    <w:rsid w:val="00796FFB"/>
    <w:rsid w:val="00797589"/>
    <w:rsid w:val="007976E2"/>
    <w:rsid w:val="0079774A"/>
    <w:rsid w:val="00797855"/>
    <w:rsid w:val="0079786B"/>
    <w:rsid w:val="007A00F9"/>
    <w:rsid w:val="007A0183"/>
    <w:rsid w:val="007A03A9"/>
    <w:rsid w:val="007A05DD"/>
    <w:rsid w:val="007A07A7"/>
    <w:rsid w:val="007A07E9"/>
    <w:rsid w:val="007A0B0B"/>
    <w:rsid w:val="007A0B40"/>
    <w:rsid w:val="007A0CBC"/>
    <w:rsid w:val="007A0DF8"/>
    <w:rsid w:val="007A11FA"/>
    <w:rsid w:val="007A1219"/>
    <w:rsid w:val="007A1303"/>
    <w:rsid w:val="007A15F7"/>
    <w:rsid w:val="007A177B"/>
    <w:rsid w:val="007A1D0B"/>
    <w:rsid w:val="007A2075"/>
    <w:rsid w:val="007A2138"/>
    <w:rsid w:val="007A2436"/>
    <w:rsid w:val="007A24E7"/>
    <w:rsid w:val="007A2515"/>
    <w:rsid w:val="007A285D"/>
    <w:rsid w:val="007A288A"/>
    <w:rsid w:val="007A2C2F"/>
    <w:rsid w:val="007A2E02"/>
    <w:rsid w:val="007A2EAF"/>
    <w:rsid w:val="007A308F"/>
    <w:rsid w:val="007A314A"/>
    <w:rsid w:val="007A31D0"/>
    <w:rsid w:val="007A369E"/>
    <w:rsid w:val="007A3A06"/>
    <w:rsid w:val="007A3A37"/>
    <w:rsid w:val="007A3AF3"/>
    <w:rsid w:val="007A3B00"/>
    <w:rsid w:val="007A3DD0"/>
    <w:rsid w:val="007A3FCD"/>
    <w:rsid w:val="007A41CF"/>
    <w:rsid w:val="007A45A0"/>
    <w:rsid w:val="007A4792"/>
    <w:rsid w:val="007A4D7B"/>
    <w:rsid w:val="007A4EB1"/>
    <w:rsid w:val="007A4EFF"/>
    <w:rsid w:val="007A4FD4"/>
    <w:rsid w:val="007A5119"/>
    <w:rsid w:val="007A518E"/>
    <w:rsid w:val="007A568B"/>
    <w:rsid w:val="007A5721"/>
    <w:rsid w:val="007A59C8"/>
    <w:rsid w:val="007A5C4A"/>
    <w:rsid w:val="007A5D9B"/>
    <w:rsid w:val="007A60DF"/>
    <w:rsid w:val="007A6696"/>
    <w:rsid w:val="007A672D"/>
    <w:rsid w:val="007A6853"/>
    <w:rsid w:val="007A6871"/>
    <w:rsid w:val="007A6B09"/>
    <w:rsid w:val="007A6CB4"/>
    <w:rsid w:val="007A6E1A"/>
    <w:rsid w:val="007A71E0"/>
    <w:rsid w:val="007A73CD"/>
    <w:rsid w:val="007A768B"/>
    <w:rsid w:val="007A7BC4"/>
    <w:rsid w:val="007A7BEC"/>
    <w:rsid w:val="007A7C01"/>
    <w:rsid w:val="007A7CD3"/>
    <w:rsid w:val="007A7E62"/>
    <w:rsid w:val="007B0077"/>
    <w:rsid w:val="007B00EF"/>
    <w:rsid w:val="007B00FC"/>
    <w:rsid w:val="007B0159"/>
    <w:rsid w:val="007B01C1"/>
    <w:rsid w:val="007B0301"/>
    <w:rsid w:val="007B0618"/>
    <w:rsid w:val="007B07EF"/>
    <w:rsid w:val="007B081A"/>
    <w:rsid w:val="007B08BF"/>
    <w:rsid w:val="007B0AC6"/>
    <w:rsid w:val="007B0BFD"/>
    <w:rsid w:val="007B1344"/>
    <w:rsid w:val="007B154A"/>
    <w:rsid w:val="007B171E"/>
    <w:rsid w:val="007B1B3A"/>
    <w:rsid w:val="007B1B7A"/>
    <w:rsid w:val="007B1C18"/>
    <w:rsid w:val="007B1DB1"/>
    <w:rsid w:val="007B2501"/>
    <w:rsid w:val="007B2672"/>
    <w:rsid w:val="007B273B"/>
    <w:rsid w:val="007B294D"/>
    <w:rsid w:val="007B3109"/>
    <w:rsid w:val="007B3700"/>
    <w:rsid w:val="007B376C"/>
    <w:rsid w:val="007B37FD"/>
    <w:rsid w:val="007B3A14"/>
    <w:rsid w:val="007B3C00"/>
    <w:rsid w:val="007B3FD5"/>
    <w:rsid w:val="007B40A8"/>
    <w:rsid w:val="007B4110"/>
    <w:rsid w:val="007B41DE"/>
    <w:rsid w:val="007B432D"/>
    <w:rsid w:val="007B472E"/>
    <w:rsid w:val="007B47CC"/>
    <w:rsid w:val="007B4875"/>
    <w:rsid w:val="007B4BAB"/>
    <w:rsid w:val="007B4EDB"/>
    <w:rsid w:val="007B5046"/>
    <w:rsid w:val="007B5682"/>
    <w:rsid w:val="007B5783"/>
    <w:rsid w:val="007B5BCE"/>
    <w:rsid w:val="007B6012"/>
    <w:rsid w:val="007B60EE"/>
    <w:rsid w:val="007B60F4"/>
    <w:rsid w:val="007B61B2"/>
    <w:rsid w:val="007B639C"/>
    <w:rsid w:val="007B6AB4"/>
    <w:rsid w:val="007B6B2E"/>
    <w:rsid w:val="007B6BDF"/>
    <w:rsid w:val="007B6BE4"/>
    <w:rsid w:val="007B6BEA"/>
    <w:rsid w:val="007B6EC7"/>
    <w:rsid w:val="007B72B1"/>
    <w:rsid w:val="007B7B9E"/>
    <w:rsid w:val="007B7BE8"/>
    <w:rsid w:val="007B7EA2"/>
    <w:rsid w:val="007C0375"/>
    <w:rsid w:val="007C046A"/>
    <w:rsid w:val="007C04CA"/>
    <w:rsid w:val="007C0A5B"/>
    <w:rsid w:val="007C0BD2"/>
    <w:rsid w:val="007C0CFA"/>
    <w:rsid w:val="007C0F4D"/>
    <w:rsid w:val="007C12AF"/>
    <w:rsid w:val="007C12DC"/>
    <w:rsid w:val="007C135E"/>
    <w:rsid w:val="007C13F5"/>
    <w:rsid w:val="007C1A8A"/>
    <w:rsid w:val="007C2439"/>
    <w:rsid w:val="007C26D5"/>
    <w:rsid w:val="007C2757"/>
    <w:rsid w:val="007C275A"/>
    <w:rsid w:val="007C2911"/>
    <w:rsid w:val="007C29B3"/>
    <w:rsid w:val="007C2A49"/>
    <w:rsid w:val="007C2DC3"/>
    <w:rsid w:val="007C2EBC"/>
    <w:rsid w:val="007C2F94"/>
    <w:rsid w:val="007C3333"/>
    <w:rsid w:val="007C3367"/>
    <w:rsid w:val="007C3603"/>
    <w:rsid w:val="007C36E1"/>
    <w:rsid w:val="007C3750"/>
    <w:rsid w:val="007C3846"/>
    <w:rsid w:val="007C3928"/>
    <w:rsid w:val="007C3C7E"/>
    <w:rsid w:val="007C3F16"/>
    <w:rsid w:val="007C3F31"/>
    <w:rsid w:val="007C4697"/>
    <w:rsid w:val="007C46A1"/>
    <w:rsid w:val="007C48F8"/>
    <w:rsid w:val="007C4AD4"/>
    <w:rsid w:val="007C4B1E"/>
    <w:rsid w:val="007C4C5F"/>
    <w:rsid w:val="007C4D04"/>
    <w:rsid w:val="007C503C"/>
    <w:rsid w:val="007C5240"/>
    <w:rsid w:val="007C5267"/>
    <w:rsid w:val="007C568F"/>
    <w:rsid w:val="007C57CF"/>
    <w:rsid w:val="007C593F"/>
    <w:rsid w:val="007C59B9"/>
    <w:rsid w:val="007C5E72"/>
    <w:rsid w:val="007C5EE1"/>
    <w:rsid w:val="007C5EF0"/>
    <w:rsid w:val="007C6124"/>
    <w:rsid w:val="007C6153"/>
    <w:rsid w:val="007C616E"/>
    <w:rsid w:val="007C64F6"/>
    <w:rsid w:val="007C6655"/>
    <w:rsid w:val="007C67A1"/>
    <w:rsid w:val="007C6979"/>
    <w:rsid w:val="007C6A54"/>
    <w:rsid w:val="007C6C27"/>
    <w:rsid w:val="007C6C8C"/>
    <w:rsid w:val="007C7022"/>
    <w:rsid w:val="007C72F7"/>
    <w:rsid w:val="007C763C"/>
    <w:rsid w:val="007C788F"/>
    <w:rsid w:val="007C7AAB"/>
    <w:rsid w:val="007C7DAA"/>
    <w:rsid w:val="007D0249"/>
    <w:rsid w:val="007D0487"/>
    <w:rsid w:val="007D05F6"/>
    <w:rsid w:val="007D0621"/>
    <w:rsid w:val="007D0703"/>
    <w:rsid w:val="007D0785"/>
    <w:rsid w:val="007D08A4"/>
    <w:rsid w:val="007D0A3E"/>
    <w:rsid w:val="007D0BD0"/>
    <w:rsid w:val="007D14FD"/>
    <w:rsid w:val="007D1640"/>
    <w:rsid w:val="007D1682"/>
    <w:rsid w:val="007D1755"/>
    <w:rsid w:val="007D1B18"/>
    <w:rsid w:val="007D1D9E"/>
    <w:rsid w:val="007D230F"/>
    <w:rsid w:val="007D2442"/>
    <w:rsid w:val="007D2568"/>
    <w:rsid w:val="007D265B"/>
    <w:rsid w:val="007D2681"/>
    <w:rsid w:val="007D27D1"/>
    <w:rsid w:val="007D2CBF"/>
    <w:rsid w:val="007D2D9D"/>
    <w:rsid w:val="007D2E9A"/>
    <w:rsid w:val="007D315C"/>
    <w:rsid w:val="007D3537"/>
    <w:rsid w:val="007D364D"/>
    <w:rsid w:val="007D3796"/>
    <w:rsid w:val="007D37B3"/>
    <w:rsid w:val="007D3D42"/>
    <w:rsid w:val="007D3F31"/>
    <w:rsid w:val="007D4160"/>
    <w:rsid w:val="007D44CB"/>
    <w:rsid w:val="007D45B7"/>
    <w:rsid w:val="007D45B9"/>
    <w:rsid w:val="007D4641"/>
    <w:rsid w:val="007D49C6"/>
    <w:rsid w:val="007D4A38"/>
    <w:rsid w:val="007D4C93"/>
    <w:rsid w:val="007D4E74"/>
    <w:rsid w:val="007D4F09"/>
    <w:rsid w:val="007D4F51"/>
    <w:rsid w:val="007D4FA6"/>
    <w:rsid w:val="007D532D"/>
    <w:rsid w:val="007D585D"/>
    <w:rsid w:val="007D5BA8"/>
    <w:rsid w:val="007D5C5C"/>
    <w:rsid w:val="007D5E8B"/>
    <w:rsid w:val="007D5ED7"/>
    <w:rsid w:val="007D5FFC"/>
    <w:rsid w:val="007D60EB"/>
    <w:rsid w:val="007D6141"/>
    <w:rsid w:val="007D616E"/>
    <w:rsid w:val="007D63EA"/>
    <w:rsid w:val="007D6743"/>
    <w:rsid w:val="007D6930"/>
    <w:rsid w:val="007D6AA9"/>
    <w:rsid w:val="007D6F51"/>
    <w:rsid w:val="007D7296"/>
    <w:rsid w:val="007D75E1"/>
    <w:rsid w:val="007D7A2A"/>
    <w:rsid w:val="007D7E2D"/>
    <w:rsid w:val="007D7F1B"/>
    <w:rsid w:val="007E040F"/>
    <w:rsid w:val="007E04A2"/>
    <w:rsid w:val="007E04F6"/>
    <w:rsid w:val="007E06CC"/>
    <w:rsid w:val="007E078A"/>
    <w:rsid w:val="007E07C6"/>
    <w:rsid w:val="007E0BF6"/>
    <w:rsid w:val="007E0F56"/>
    <w:rsid w:val="007E0FA4"/>
    <w:rsid w:val="007E13F0"/>
    <w:rsid w:val="007E1553"/>
    <w:rsid w:val="007E183E"/>
    <w:rsid w:val="007E1B2E"/>
    <w:rsid w:val="007E1C53"/>
    <w:rsid w:val="007E1C69"/>
    <w:rsid w:val="007E24CE"/>
    <w:rsid w:val="007E255E"/>
    <w:rsid w:val="007E2910"/>
    <w:rsid w:val="007E2B69"/>
    <w:rsid w:val="007E2B89"/>
    <w:rsid w:val="007E3078"/>
    <w:rsid w:val="007E319F"/>
    <w:rsid w:val="007E3A42"/>
    <w:rsid w:val="007E3A91"/>
    <w:rsid w:val="007E3C2B"/>
    <w:rsid w:val="007E4151"/>
    <w:rsid w:val="007E42DE"/>
    <w:rsid w:val="007E447F"/>
    <w:rsid w:val="007E44B7"/>
    <w:rsid w:val="007E4608"/>
    <w:rsid w:val="007E4613"/>
    <w:rsid w:val="007E4693"/>
    <w:rsid w:val="007E46F3"/>
    <w:rsid w:val="007E47B3"/>
    <w:rsid w:val="007E4A3C"/>
    <w:rsid w:val="007E4C0A"/>
    <w:rsid w:val="007E4D55"/>
    <w:rsid w:val="007E4EF9"/>
    <w:rsid w:val="007E4F37"/>
    <w:rsid w:val="007E5482"/>
    <w:rsid w:val="007E55F1"/>
    <w:rsid w:val="007E5F94"/>
    <w:rsid w:val="007E6967"/>
    <w:rsid w:val="007E6ACB"/>
    <w:rsid w:val="007E6CA9"/>
    <w:rsid w:val="007E6E7F"/>
    <w:rsid w:val="007E6E87"/>
    <w:rsid w:val="007E701B"/>
    <w:rsid w:val="007E732A"/>
    <w:rsid w:val="007E7688"/>
    <w:rsid w:val="007E78E2"/>
    <w:rsid w:val="007E79A7"/>
    <w:rsid w:val="007E7B90"/>
    <w:rsid w:val="007E7E06"/>
    <w:rsid w:val="007E7F1A"/>
    <w:rsid w:val="007F0121"/>
    <w:rsid w:val="007F01C3"/>
    <w:rsid w:val="007F097C"/>
    <w:rsid w:val="007F0B7C"/>
    <w:rsid w:val="007F0EDC"/>
    <w:rsid w:val="007F10C0"/>
    <w:rsid w:val="007F12CC"/>
    <w:rsid w:val="007F136A"/>
    <w:rsid w:val="007F1A0E"/>
    <w:rsid w:val="007F1B8E"/>
    <w:rsid w:val="007F1EE9"/>
    <w:rsid w:val="007F2148"/>
    <w:rsid w:val="007F22BE"/>
    <w:rsid w:val="007F22E6"/>
    <w:rsid w:val="007F23A6"/>
    <w:rsid w:val="007F29F2"/>
    <w:rsid w:val="007F2AA8"/>
    <w:rsid w:val="007F2D43"/>
    <w:rsid w:val="007F2D53"/>
    <w:rsid w:val="007F2D66"/>
    <w:rsid w:val="007F2E47"/>
    <w:rsid w:val="007F2EEA"/>
    <w:rsid w:val="007F3392"/>
    <w:rsid w:val="007F36E0"/>
    <w:rsid w:val="007F3803"/>
    <w:rsid w:val="007F39C7"/>
    <w:rsid w:val="007F3A94"/>
    <w:rsid w:val="007F3B2E"/>
    <w:rsid w:val="007F3E19"/>
    <w:rsid w:val="007F3F31"/>
    <w:rsid w:val="007F3FD3"/>
    <w:rsid w:val="007F418C"/>
    <w:rsid w:val="007F458B"/>
    <w:rsid w:val="007F45E5"/>
    <w:rsid w:val="007F474B"/>
    <w:rsid w:val="007F4A77"/>
    <w:rsid w:val="007F4D74"/>
    <w:rsid w:val="007F4EC3"/>
    <w:rsid w:val="007F4F12"/>
    <w:rsid w:val="007F4FDF"/>
    <w:rsid w:val="007F514B"/>
    <w:rsid w:val="007F54BD"/>
    <w:rsid w:val="007F5AFA"/>
    <w:rsid w:val="007F5C22"/>
    <w:rsid w:val="007F5E70"/>
    <w:rsid w:val="007F5EB7"/>
    <w:rsid w:val="007F6016"/>
    <w:rsid w:val="007F6106"/>
    <w:rsid w:val="007F61A0"/>
    <w:rsid w:val="007F67F4"/>
    <w:rsid w:val="007F6A9C"/>
    <w:rsid w:val="007F6E39"/>
    <w:rsid w:val="007F6E71"/>
    <w:rsid w:val="007F7242"/>
    <w:rsid w:val="007F7DE1"/>
    <w:rsid w:val="007F7EF1"/>
    <w:rsid w:val="0080002D"/>
    <w:rsid w:val="00800366"/>
    <w:rsid w:val="00800535"/>
    <w:rsid w:val="00800616"/>
    <w:rsid w:val="0080082B"/>
    <w:rsid w:val="00800A18"/>
    <w:rsid w:val="00800C75"/>
    <w:rsid w:val="00800DE0"/>
    <w:rsid w:val="00800FF3"/>
    <w:rsid w:val="008011B1"/>
    <w:rsid w:val="00801291"/>
    <w:rsid w:val="00801297"/>
    <w:rsid w:val="00801691"/>
    <w:rsid w:val="00801B33"/>
    <w:rsid w:val="00801B8E"/>
    <w:rsid w:val="00801DF2"/>
    <w:rsid w:val="00801E1C"/>
    <w:rsid w:val="00801FCC"/>
    <w:rsid w:val="0080223C"/>
    <w:rsid w:val="00802873"/>
    <w:rsid w:val="008029AF"/>
    <w:rsid w:val="00802BB2"/>
    <w:rsid w:val="0080333B"/>
    <w:rsid w:val="00803781"/>
    <w:rsid w:val="0080394E"/>
    <w:rsid w:val="00803BAB"/>
    <w:rsid w:val="00803BE9"/>
    <w:rsid w:val="00803E02"/>
    <w:rsid w:val="00803EA1"/>
    <w:rsid w:val="00803FA5"/>
    <w:rsid w:val="00804008"/>
    <w:rsid w:val="008040B2"/>
    <w:rsid w:val="008040CD"/>
    <w:rsid w:val="008042F6"/>
    <w:rsid w:val="00804452"/>
    <w:rsid w:val="008044B9"/>
    <w:rsid w:val="0080464E"/>
    <w:rsid w:val="008048D1"/>
    <w:rsid w:val="0080493A"/>
    <w:rsid w:val="00804B32"/>
    <w:rsid w:val="00804B8B"/>
    <w:rsid w:val="00805058"/>
    <w:rsid w:val="008054DF"/>
    <w:rsid w:val="008058DA"/>
    <w:rsid w:val="00805D41"/>
    <w:rsid w:val="008064A8"/>
    <w:rsid w:val="0080654D"/>
    <w:rsid w:val="00806790"/>
    <w:rsid w:val="00806B19"/>
    <w:rsid w:val="00806C68"/>
    <w:rsid w:val="00806E2D"/>
    <w:rsid w:val="00806F9C"/>
    <w:rsid w:val="0080714F"/>
    <w:rsid w:val="00807403"/>
    <w:rsid w:val="008074CF"/>
    <w:rsid w:val="00807621"/>
    <w:rsid w:val="00807803"/>
    <w:rsid w:val="00807805"/>
    <w:rsid w:val="00807A76"/>
    <w:rsid w:val="00807EFE"/>
    <w:rsid w:val="00807FA6"/>
    <w:rsid w:val="008100B6"/>
    <w:rsid w:val="008107B3"/>
    <w:rsid w:val="00810949"/>
    <w:rsid w:val="00810D79"/>
    <w:rsid w:val="00810FAB"/>
    <w:rsid w:val="008111B1"/>
    <w:rsid w:val="008115DA"/>
    <w:rsid w:val="008116A1"/>
    <w:rsid w:val="00811786"/>
    <w:rsid w:val="00811842"/>
    <w:rsid w:val="00811928"/>
    <w:rsid w:val="00811958"/>
    <w:rsid w:val="00811B03"/>
    <w:rsid w:val="00811B51"/>
    <w:rsid w:val="00811CC0"/>
    <w:rsid w:val="00812137"/>
    <w:rsid w:val="008123D7"/>
    <w:rsid w:val="00812680"/>
    <w:rsid w:val="00812855"/>
    <w:rsid w:val="00812DD3"/>
    <w:rsid w:val="00812E41"/>
    <w:rsid w:val="00813105"/>
    <w:rsid w:val="0081319B"/>
    <w:rsid w:val="008135E3"/>
    <w:rsid w:val="0081364C"/>
    <w:rsid w:val="008138A9"/>
    <w:rsid w:val="00813CFE"/>
    <w:rsid w:val="00813DEF"/>
    <w:rsid w:val="00813F0D"/>
    <w:rsid w:val="00814446"/>
    <w:rsid w:val="008145D2"/>
    <w:rsid w:val="0081469C"/>
    <w:rsid w:val="00814799"/>
    <w:rsid w:val="008147FD"/>
    <w:rsid w:val="00814FE8"/>
    <w:rsid w:val="008150EB"/>
    <w:rsid w:val="008152D7"/>
    <w:rsid w:val="00815394"/>
    <w:rsid w:val="008155DC"/>
    <w:rsid w:val="008155E0"/>
    <w:rsid w:val="008157E2"/>
    <w:rsid w:val="00815821"/>
    <w:rsid w:val="008158D9"/>
    <w:rsid w:val="008159A5"/>
    <w:rsid w:val="00815F7C"/>
    <w:rsid w:val="0081606E"/>
    <w:rsid w:val="00816315"/>
    <w:rsid w:val="0081648E"/>
    <w:rsid w:val="00816946"/>
    <w:rsid w:val="00816C61"/>
    <w:rsid w:val="00816DB7"/>
    <w:rsid w:val="00817375"/>
    <w:rsid w:val="0081775F"/>
    <w:rsid w:val="008179AA"/>
    <w:rsid w:val="00817A61"/>
    <w:rsid w:val="00817B74"/>
    <w:rsid w:val="00817D78"/>
    <w:rsid w:val="00817EA9"/>
    <w:rsid w:val="0082018C"/>
    <w:rsid w:val="0082021B"/>
    <w:rsid w:val="00820298"/>
    <w:rsid w:val="008202B5"/>
    <w:rsid w:val="008206A2"/>
    <w:rsid w:val="008206BD"/>
    <w:rsid w:val="00820B6B"/>
    <w:rsid w:val="00820CF8"/>
    <w:rsid w:val="00820D67"/>
    <w:rsid w:val="008211D9"/>
    <w:rsid w:val="008215A4"/>
    <w:rsid w:val="00821626"/>
    <w:rsid w:val="00821B83"/>
    <w:rsid w:val="00821BBF"/>
    <w:rsid w:val="00821C0C"/>
    <w:rsid w:val="00821EAD"/>
    <w:rsid w:val="0082210D"/>
    <w:rsid w:val="0082241F"/>
    <w:rsid w:val="008229B6"/>
    <w:rsid w:val="00822D61"/>
    <w:rsid w:val="008231BA"/>
    <w:rsid w:val="008231C4"/>
    <w:rsid w:val="008231F1"/>
    <w:rsid w:val="00823367"/>
    <w:rsid w:val="00823528"/>
    <w:rsid w:val="0082391D"/>
    <w:rsid w:val="00823AB0"/>
    <w:rsid w:val="00823BBF"/>
    <w:rsid w:val="00823E28"/>
    <w:rsid w:val="00823FA7"/>
    <w:rsid w:val="00823FBB"/>
    <w:rsid w:val="008242E6"/>
    <w:rsid w:val="0082440C"/>
    <w:rsid w:val="0082458D"/>
    <w:rsid w:val="00824612"/>
    <w:rsid w:val="00824617"/>
    <w:rsid w:val="00824A13"/>
    <w:rsid w:val="00824E65"/>
    <w:rsid w:val="00824EBE"/>
    <w:rsid w:val="00825106"/>
    <w:rsid w:val="0082519C"/>
    <w:rsid w:val="00825203"/>
    <w:rsid w:val="00825D66"/>
    <w:rsid w:val="00826074"/>
    <w:rsid w:val="00826434"/>
    <w:rsid w:val="00826A52"/>
    <w:rsid w:val="00826AD2"/>
    <w:rsid w:val="00826B52"/>
    <w:rsid w:val="00826EE5"/>
    <w:rsid w:val="00826F89"/>
    <w:rsid w:val="00827058"/>
    <w:rsid w:val="0082710A"/>
    <w:rsid w:val="00827115"/>
    <w:rsid w:val="008271A9"/>
    <w:rsid w:val="008271FA"/>
    <w:rsid w:val="00827257"/>
    <w:rsid w:val="008274D5"/>
    <w:rsid w:val="0082776C"/>
    <w:rsid w:val="00827B50"/>
    <w:rsid w:val="00827C6C"/>
    <w:rsid w:val="00830094"/>
    <w:rsid w:val="0083061E"/>
    <w:rsid w:val="008308A2"/>
    <w:rsid w:val="00830B9B"/>
    <w:rsid w:val="00830D3B"/>
    <w:rsid w:val="008310D3"/>
    <w:rsid w:val="008317C9"/>
    <w:rsid w:val="0083196C"/>
    <w:rsid w:val="00831FEE"/>
    <w:rsid w:val="0083205D"/>
    <w:rsid w:val="008320D3"/>
    <w:rsid w:val="008321D7"/>
    <w:rsid w:val="008324F6"/>
    <w:rsid w:val="0083263B"/>
    <w:rsid w:val="0083292F"/>
    <w:rsid w:val="00832981"/>
    <w:rsid w:val="00832BCE"/>
    <w:rsid w:val="00832D6C"/>
    <w:rsid w:val="00832EA1"/>
    <w:rsid w:val="00832F63"/>
    <w:rsid w:val="00833092"/>
    <w:rsid w:val="0083388B"/>
    <w:rsid w:val="00833F8D"/>
    <w:rsid w:val="00834205"/>
    <w:rsid w:val="008344A7"/>
    <w:rsid w:val="008345A7"/>
    <w:rsid w:val="00834600"/>
    <w:rsid w:val="008346E6"/>
    <w:rsid w:val="008348F9"/>
    <w:rsid w:val="00834B0F"/>
    <w:rsid w:val="00834B2B"/>
    <w:rsid w:val="00834D8A"/>
    <w:rsid w:val="00834E16"/>
    <w:rsid w:val="0083519D"/>
    <w:rsid w:val="008351F8"/>
    <w:rsid w:val="00835469"/>
    <w:rsid w:val="00835829"/>
    <w:rsid w:val="00835DE5"/>
    <w:rsid w:val="00835FB2"/>
    <w:rsid w:val="0083623B"/>
    <w:rsid w:val="00836543"/>
    <w:rsid w:val="008366E6"/>
    <w:rsid w:val="008368B9"/>
    <w:rsid w:val="0083695A"/>
    <w:rsid w:val="00836AB4"/>
    <w:rsid w:val="00837113"/>
    <w:rsid w:val="00837193"/>
    <w:rsid w:val="008372AB"/>
    <w:rsid w:val="008376DE"/>
    <w:rsid w:val="00840083"/>
    <w:rsid w:val="00840187"/>
    <w:rsid w:val="00840281"/>
    <w:rsid w:val="008403F1"/>
    <w:rsid w:val="0084048B"/>
    <w:rsid w:val="00840DBF"/>
    <w:rsid w:val="00840E69"/>
    <w:rsid w:val="00840EE3"/>
    <w:rsid w:val="00841220"/>
    <w:rsid w:val="0084172D"/>
    <w:rsid w:val="0084184B"/>
    <w:rsid w:val="00841951"/>
    <w:rsid w:val="00841966"/>
    <w:rsid w:val="00841A14"/>
    <w:rsid w:val="00841ACE"/>
    <w:rsid w:val="00842036"/>
    <w:rsid w:val="00842146"/>
    <w:rsid w:val="00842458"/>
    <w:rsid w:val="008426A2"/>
    <w:rsid w:val="00842F16"/>
    <w:rsid w:val="0084301E"/>
    <w:rsid w:val="008433C6"/>
    <w:rsid w:val="00843454"/>
    <w:rsid w:val="00843469"/>
    <w:rsid w:val="00843519"/>
    <w:rsid w:val="00843747"/>
    <w:rsid w:val="008437E0"/>
    <w:rsid w:val="008439C0"/>
    <w:rsid w:val="00843BC5"/>
    <w:rsid w:val="00843F71"/>
    <w:rsid w:val="008442D7"/>
    <w:rsid w:val="00844655"/>
    <w:rsid w:val="0084473A"/>
    <w:rsid w:val="00844A4E"/>
    <w:rsid w:val="00844EFD"/>
    <w:rsid w:val="008451C9"/>
    <w:rsid w:val="0084522D"/>
    <w:rsid w:val="008455AF"/>
    <w:rsid w:val="00845723"/>
    <w:rsid w:val="008458C0"/>
    <w:rsid w:val="0084593C"/>
    <w:rsid w:val="008459ED"/>
    <w:rsid w:val="00845C33"/>
    <w:rsid w:val="00845E6E"/>
    <w:rsid w:val="00845F4E"/>
    <w:rsid w:val="00846193"/>
    <w:rsid w:val="0084643B"/>
    <w:rsid w:val="00846620"/>
    <w:rsid w:val="008468D9"/>
    <w:rsid w:val="00846C62"/>
    <w:rsid w:val="00846C9A"/>
    <w:rsid w:val="00846D7C"/>
    <w:rsid w:val="00846EDA"/>
    <w:rsid w:val="00846FA7"/>
    <w:rsid w:val="00846FB7"/>
    <w:rsid w:val="00847110"/>
    <w:rsid w:val="008472D7"/>
    <w:rsid w:val="0084745E"/>
    <w:rsid w:val="0084784D"/>
    <w:rsid w:val="008479F7"/>
    <w:rsid w:val="00847A73"/>
    <w:rsid w:val="00847ACB"/>
    <w:rsid w:val="00847B54"/>
    <w:rsid w:val="00847BB9"/>
    <w:rsid w:val="008500A5"/>
    <w:rsid w:val="00850107"/>
    <w:rsid w:val="008501AF"/>
    <w:rsid w:val="0085041B"/>
    <w:rsid w:val="00850C50"/>
    <w:rsid w:val="00850C64"/>
    <w:rsid w:val="00850CD5"/>
    <w:rsid w:val="00850DE7"/>
    <w:rsid w:val="00850E20"/>
    <w:rsid w:val="00850FBA"/>
    <w:rsid w:val="0085121F"/>
    <w:rsid w:val="008513E5"/>
    <w:rsid w:val="00851488"/>
    <w:rsid w:val="008515E5"/>
    <w:rsid w:val="008516B7"/>
    <w:rsid w:val="0085185C"/>
    <w:rsid w:val="008519F7"/>
    <w:rsid w:val="00851A6C"/>
    <w:rsid w:val="00851B24"/>
    <w:rsid w:val="00851C79"/>
    <w:rsid w:val="008520AA"/>
    <w:rsid w:val="008525E8"/>
    <w:rsid w:val="00852605"/>
    <w:rsid w:val="00852786"/>
    <w:rsid w:val="00852798"/>
    <w:rsid w:val="00852916"/>
    <w:rsid w:val="00852A27"/>
    <w:rsid w:val="00852D38"/>
    <w:rsid w:val="00852D4D"/>
    <w:rsid w:val="00853857"/>
    <w:rsid w:val="0085398A"/>
    <w:rsid w:val="00853B06"/>
    <w:rsid w:val="00853C18"/>
    <w:rsid w:val="008544F2"/>
    <w:rsid w:val="00854560"/>
    <w:rsid w:val="00855178"/>
    <w:rsid w:val="00855213"/>
    <w:rsid w:val="0085530E"/>
    <w:rsid w:val="00855310"/>
    <w:rsid w:val="00855595"/>
    <w:rsid w:val="00855749"/>
    <w:rsid w:val="0085586D"/>
    <w:rsid w:val="0085591E"/>
    <w:rsid w:val="00855D34"/>
    <w:rsid w:val="00855E2C"/>
    <w:rsid w:val="00855F4A"/>
    <w:rsid w:val="00856061"/>
    <w:rsid w:val="008562C4"/>
    <w:rsid w:val="0085659F"/>
    <w:rsid w:val="008565A4"/>
    <w:rsid w:val="008569AA"/>
    <w:rsid w:val="0085736B"/>
    <w:rsid w:val="008576E8"/>
    <w:rsid w:val="008578B6"/>
    <w:rsid w:val="00857E08"/>
    <w:rsid w:val="00857F95"/>
    <w:rsid w:val="0086010B"/>
    <w:rsid w:val="0086030C"/>
    <w:rsid w:val="008603D3"/>
    <w:rsid w:val="008606E3"/>
    <w:rsid w:val="008607FC"/>
    <w:rsid w:val="00860C5C"/>
    <w:rsid w:val="00860EA8"/>
    <w:rsid w:val="00860EB3"/>
    <w:rsid w:val="00860EC2"/>
    <w:rsid w:val="00860EE4"/>
    <w:rsid w:val="00860FD9"/>
    <w:rsid w:val="00861200"/>
    <w:rsid w:val="00861465"/>
    <w:rsid w:val="00861CBB"/>
    <w:rsid w:val="00861F3B"/>
    <w:rsid w:val="00861FEB"/>
    <w:rsid w:val="00862179"/>
    <w:rsid w:val="00862381"/>
    <w:rsid w:val="00862565"/>
    <w:rsid w:val="008630F0"/>
    <w:rsid w:val="008631AD"/>
    <w:rsid w:val="0086366E"/>
    <w:rsid w:val="0086367B"/>
    <w:rsid w:val="00863765"/>
    <w:rsid w:val="00863875"/>
    <w:rsid w:val="00863B19"/>
    <w:rsid w:val="00863D76"/>
    <w:rsid w:val="00863F19"/>
    <w:rsid w:val="00863F9A"/>
    <w:rsid w:val="00864E3D"/>
    <w:rsid w:val="00864EC9"/>
    <w:rsid w:val="00864EE9"/>
    <w:rsid w:val="00864FFB"/>
    <w:rsid w:val="00865671"/>
    <w:rsid w:val="00865CEB"/>
    <w:rsid w:val="00865D9E"/>
    <w:rsid w:val="00865E7B"/>
    <w:rsid w:val="00865F67"/>
    <w:rsid w:val="00865F88"/>
    <w:rsid w:val="008660C7"/>
    <w:rsid w:val="0086614F"/>
    <w:rsid w:val="008664EC"/>
    <w:rsid w:val="008668BA"/>
    <w:rsid w:val="00866A38"/>
    <w:rsid w:val="00866AA1"/>
    <w:rsid w:val="00867044"/>
    <w:rsid w:val="00867719"/>
    <w:rsid w:val="008678FD"/>
    <w:rsid w:val="0086790A"/>
    <w:rsid w:val="00867AAD"/>
    <w:rsid w:val="00870479"/>
    <w:rsid w:val="00870AE3"/>
    <w:rsid w:val="00870B32"/>
    <w:rsid w:val="00870E7E"/>
    <w:rsid w:val="008710D3"/>
    <w:rsid w:val="008711E0"/>
    <w:rsid w:val="00871471"/>
    <w:rsid w:val="008715EE"/>
    <w:rsid w:val="00871626"/>
    <w:rsid w:val="00871634"/>
    <w:rsid w:val="008719CE"/>
    <w:rsid w:val="00871CC8"/>
    <w:rsid w:val="00871E01"/>
    <w:rsid w:val="0087224D"/>
    <w:rsid w:val="00872294"/>
    <w:rsid w:val="0087232F"/>
    <w:rsid w:val="0087235D"/>
    <w:rsid w:val="00872782"/>
    <w:rsid w:val="00872829"/>
    <w:rsid w:val="00872995"/>
    <w:rsid w:val="00872A41"/>
    <w:rsid w:val="00872B52"/>
    <w:rsid w:val="00872B59"/>
    <w:rsid w:val="00872CB4"/>
    <w:rsid w:val="0087301F"/>
    <w:rsid w:val="0087306C"/>
    <w:rsid w:val="00873631"/>
    <w:rsid w:val="008739F3"/>
    <w:rsid w:val="00873A0A"/>
    <w:rsid w:val="008740B2"/>
    <w:rsid w:val="00874445"/>
    <w:rsid w:val="008745D5"/>
    <w:rsid w:val="0087467A"/>
    <w:rsid w:val="00874966"/>
    <w:rsid w:val="00874A49"/>
    <w:rsid w:val="00874D26"/>
    <w:rsid w:val="008752D5"/>
    <w:rsid w:val="0087540C"/>
    <w:rsid w:val="0087554E"/>
    <w:rsid w:val="008759C2"/>
    <w:rsid w:val="00876519"/>
    <w:rsid w:val="008770BF"/>
    <w:rsid w:val="008770D4"/>
    <w:rsid w:val="0087710F"/>
    <w:rsid w:val="0087747B"/>
    <w:rsid w:val="00877802"/>
    <w:rsid w:val="00877A7B"/>
    <w:rsid w:val="00877C82"/>
    <w:rsid w:val="00877E12"/>
    <w:rsid w:val="0088000D"/>
    <w:rsid w:val="00880040"/>
    <w:rsid w:val="008803D0"/>
    <w:rsid w:val="00880B01"/>
    <w:rsid w:val="00880BF6"/>
    <w:rsid w:val="00880DE7"/>
    <w:rsid w:val="00881322"/>
    <w:rsid w:val="00881521"/>
    <w:rsid w:val="008815EE"/>
    <w:rsid w:val="0088170F"/>
    <w:rsid w:val="00881863"/>
    <w:rsid w:val="00881C43"/>
    <w:rsid w:val="00881E89"/>
    <w:rsid w:val="00881E92"/>
    <w:rsid w:val="008822CE"/>
    <w:rsid w:val="0088249C"/>
    <w:rsid w:val="00882681"/>
    <w:rsid w:val="008826CC"/>
    <w:rsid w:val="0088278E"/>
    <w:rsid w:val="008828C2"/>
    <w:rsid w:val="00882AB7"/>
    <w:rsid w:val="00882C18"/>
    <w:rsid w:val="00882C65"/>
    <w:rsid w:val="00882CA0"/>
    <w:rsid w:val="00882CD1"/>
    <w:rsid w:val="00882CFD"/>
    <w:rsid w:val="008836C6"/>
    <w:rsid w:val="0088395B"/>
    <w:rsid w:val="008839A5"/>
    <w:rsid w:val="00883D31"/>
    <w:rsid w:val="00883D72"/>
    <w:rsid w:val="00883D82"/>
    <w:rsid w:val="0088418C"/>
    <w:rsid w:val="008841A1"/>
    <w:rsid w:val="00884355"/>
    <w:rsid w:val="0088436F"/>
    <w:rsid w:val="008844E1"/>
    <w:rsid w:val="0088477A"/>
    <w:rsid w:val="008848DF"/>
    <w:rsid w:val="00884942"/>
    <w:rsid w:val="008849CD"/>
    <w:rsid w:val="00884D14"/>
    <w:rsid w:val="00885079"/>
    <w:rsid w:val="008852EB"/>
    <w:rsid w:val="008853E0"/>
    <w:rsid w:val="008856DE"/>
    <w:rsid w:val="008857ED"/>
    <w:rsid w:val="00885D6C"/>
    <w:rsid w:val="008864BD"/>
    <w:rsid w:val="00886A27"/>
    <w:rsid w:val="00886A3C"/>
    <w:rsid w:val="00886E7C"/>
    <w:rsid w:val="00886F66"/>
    <w:rsid w:val="00886FC5"/>
    <w:rsid w:val="00887107"/>
    <w:rsid w:val="0088714A"/>
    <w:rsid w:val="00887200"/>
    <w:rsid w:val="0088722B"/>
    <w:rsid w:val="00887353"/>
    <w:rsid w:val="00887622"/>
    <w:rsid w:val="0088764D"/>
    <w:rsid w:val="00887A14"/>
    <w:rsid w:val="00887A64"/>
    <w:rsid w:val="00887C86"/>
    <w:rsid w:val="008901BC"/>
    <w:rsid w:val="008901F1"/>
    <w:rsid w:val="008902C9"/>
    <w:rsid w:val="008903EE"/>
    <w:rsid w:val="008904EB"/>
    <w:rsid w:val="00890825"/>
    <w:rsid w:val="008908EC"/>
    <w:rsid w:val="008909C0"/>
    <w:rsid w:val="00890AA4"/>
    <w:rsid w:val="00890B60"/>
    <w:rsid w:val="00890C2E"/>
    <w:rsid w:val="00890D07"/>
    <w:rsid w:val="00891201"/>
    <w:rsid w:val="00891A8C"/>
    <w:rsid w:val="00891B84"/>
    <w:rsid w:val="00891EC8"/>
    <w:rsid w:val="0089206E"/>
    <w:rsid w:val="00892202"/>
    <w:rsid w:val="008926EB"/>
    <w:rsid w:val="00892C3F"/>
    <w:rsid w:val="00892D05"/>
    <w:rsid w:val="008930FC"/>
    <w:rsid w:val="008930FD"/>
    <w:rsid w:val="0089361D"/>
    <w:rsid w:val="00893933"/>
    <w:rsid w:val="00893A41"/>
    <w:rsid w:val="00893DD5"/>
    <w:rsid w:val="00893E48"/>
    <w:rsid w:val="00893F2B"/>
    <w:rsid w:val="00893FA0"/>
    <w:rsid w:val="00894268"/>
    <w:rsid w:val="008942B7"/>
    <w:rsid w:val="008942E9"/>
    <w:rsid w:val="0089431B"/>
    <w:rsid w:val="0089487E"/>
    <w:rsid w:val="00894E84"/>
    <w:rsid w:val="00894F78"/>
    <w:rsid w:val="00895401"/>
    <w:rsid w:val="008954E8"/>
    <w:rsid w:val="008954EC"/>
    <w:rsid w:val="00895C1D"/>
    <w:rsid w:val="00895C4B"/>
    <w:rsid w:val="00896051"/>
    <w:rsid w:val="00896152"/>
    <w:rsid w:val="0089627B"/>
    <w:rsid w:val="00896284"/>
    <w:rsid w:val="008962C0"/>
    <w:rsid w:val="008965ED"/>
    <w:rsid w:val="0089692E"/>
    <w:rsid w:val="00896944"/>
    <w:rsid w:val="00896C31"/>
    <w:rsid w:val="00896D7C"/>
    <w:rsid w:val="00896E4E"/>
    <w:rsid w:val="00896EC8"/>
    <w:rsid w:val="00896FFC"/>
    <w:rsid w:val="0089707E"/>
    <w:rsid w:val="008970BD"/>
    <w:rsid w:val="008973AE"/>
    <w:rsid w:val="008976F7"/>
    <w:rsid w:val="008977AD"/>
    <w:rsid w:val="00897995"/>
    <w:rsid w:val="00897A85"/>
    <w:rsid w:val="00897B41"/>
    <w:rsid w:val="00897BDA"/>
    <w:rsid w:val="00897BEB"/>
    <w:rsid w:val="008A0195"/>
    <w:rsid w:val="008A0429"/>
    <w:rsid w:val="008A04F3"/>
    <w:rsid w:val="008A0584"/>
    <w:rsid w:val="008A0FB9"/>
    <w:rsid w:val="008A1267"/>
    <w:rsid w:val="008A1345"/>
    <w:rsid w:val="008A1C5F"/>
    <w:rsid w:val="008A1D14"/>
    <w:rsid w:val="008A23AA"/>
    <w:rsid w:val="008A2811"/>
    <w:rsid w:val="008A2C78"/>
    <w:rsid w:val="008A2CC4"/>
    <w:rsid w:val="008A2CEE"/>
    <w:rsid w:val="008A2E06"/>
    <w:rsid w:val="008A2E5C"/>
    <w:rsid w:val="008A2FDC"/>
    <w:rsid w:val="008A30DA"/>
    <w:rsid w:val="008A3356"/>
    <w:rsid w:val="008A3382"/>
    <w:rsid w:val="008A33C1"/>
    <w:rsid w:val="008A3AF9"/>
    <w:rsid w:val="008A3E12"/>
    <w:rsid w:val="008A4275"/>
    <w:rsid w:val="008A431F"/>
    <w:rsid w:val="008A43B3"/>
    <w:rsid w:val="008A4517"/>
    <w:rsid w:val="008A456F"/>
    <w:rsid w:val="008A467D"/>
    <w:rsid w:val="008A476C"/>
    <w:rsid w:val="008A4E9B"/>
    <w:rsid w:val="008A5468"/>
    <w:rsid w:val="008A5585"/>
    <w:rsid w:val="008A558D"/>
    <w:rsid w:val="008A56DB"/>
    <w:rsid w:val="008A5B43"/>
    <w:rsid w:val="008A5BDC"/>
    <w:rsid w:val="008A5D3E"/>
    <w:rsid w:val="008A5E0E"/>
    <w:rsid w:val="008A6090"/>
    <w:rsid w:val="008A6389"/>
    <w:rsid w:val="008A64B1"/>
    <w:rsid w:val="008A65D8"/>
    <w:rsid w:val="008A6641"/>
    <w:rsid w:val="008A6697"/>
    <w:rsid w:val="008A6CBD"/>
    <w:rsid w:val="008A77A2"/>
    <w:rsid w:val="008A79DF"/>
    <w:rsid w:val="008A7BCC"/>
    <w:rsid w:val="008A7DD8"/>
    <w:rsid w:val="008B001D"/>
    <w:rsid w:val="008B0133"/>
    <w:rsid w:val="008B03E2"/>
    <w:rsid w:val="008B074C"/>
    <w:rsid w:val="008B099B"/>
    <w:rsid w:val="008B0BC3"/>
    <w:rsid w:val="008B1006"/>
    <w:rsid w:val="008B100C"/>
    <w:rsid w:val="008B1105"/>
    <w:rsid w:val="008B12BB"/>
    <w:rsid w:val="008B13CC"/>
    <w:rsid w:val="008B1554"/>
    <w:rsid w:val="008B16B9"/>
    <w:rsid w:val="008B184A"/>
    <w:rsid w:val="008B1B44"/>
    <w:rsid w:val="008B1BAF"/>
    <w:rsid w:val="008B1BD5"/>
    <w:rsid w:val="008B1C83"/>
    <w:rsid w:val="008B1DE5"/>
    <w:rsid w:val="008B1E8A"/>
    <w:rsid w:val="008B1F29"/>
    <w:rsid w:val="008B2309"/>
    <w:rsid w:val="008B2886"/>
    <w:rsid w:val="008B2F5B"/>
    <w:rsid w:val="008B3054"/>
    <w:rsid w:val="008B3209"/>
    <w:rsid w:val="008B35CE"/>
    <w:rsid w:val="008B3884"/>
    <w:rsid w:val="008B392B"/>
    <w:rsid w:val="008B39BC"/>
    <w:rsid w:val="008B3AF6"/>
    <w:rsid w:val="008B3C30"/>
    <w:rsid w:val="008B3E86"/>
    <w:rsid w:val="008B4427"/>
    <w:rsid w:val="008B45F8"/>
    <w:rsid w:val="008B4635"/>
    <w:rsid w:val="008B464A"/>
    <w:rsid w:val="008B468A"/>
    <w:rsid w:val="008B4902"/>
    <w:rsid w:val="008B49D2"/>
    <w:rsid w:val="008B4B27"/>
    <w:rsid w:val="008B4F29"/>
    <w:rsid w:val="008B552F"/>
    <w:rsid w:val="008B58E9"/>
    <w:rsid w:val="008B5939"/>
    <w:rsid w:val="008B593A"/>
    <w:rsid w:val="008B5B63"/>
    <w:rsid w:val="008B5CDE"/>
    <w:rsid w:val="008B5E2C"/>
    <w:rsid w:val="008B6589"/>
    <w:rsid w:val="008B661E"/>
    <w:rsid w:val="008B67B6"/>
    <w:rsid w:val="008B68DE"/>
    <w:rsid w:val="008B7598"/>
    <w:rsid w:val="008B78C9"/>
    <w:rsid w:val="008B78DA"/>
    <w:rsid w:val="008B7981"/>
    <w:rsid w:val="008B79C6"/>
    <w:rsid w:val="008B7C61"/>
    <w:rsid w:val="008B7CA9"/>
    <w:rsid w:val="008B7CF9"/>
    <w:rsid w:val="008B7EB8"/>
    <w:rsid w:val="008B7F14"/>
    <w:rsid w:val="008C0123"/>
    <w:rsid w:val="008C01F0"/>
    <w:rsid w:val="008C043C"/>
    <w:rsid w:val="008C066C"/>
    <w:rsid w:val="008C06D5"/>
    <w:rsid w:val="008C0BE6"/>
    <w:rsid w:val="008C0E07"/>
    <w:rsid w:val="008C0E33"/>
    <w:rsid w:val="008C124B"/>
    <w:rsid w:val="008C13EA"/>
    <w:rsid w:val="008C1447"/>
    <w:rsid w:val="008C148A"/>
    <w:rsid w:val="008C16B3"/>
    <w:rsid w:val="008C19CB"/>
    <w:rsid w:val="008C2360"/>
    <w:rsid w:val="008C25CB"/>
    <w:rsid w:val="008C2732"/>
    <w:rsid w:val="008C28ED"/>
    <w:rsid w:val="008C2920"/>
    <w:rsid w:val="008C2A4D"/>
    <w:rsid w:val="008C2B8F"/>
    <w:rsid w:val="008C2CA5"/>
    <w:rsid w:val="008C31CA"/>
    <w:rsid w:val="008C33DF"/>
    <w:rsid w:val="008C33EE"/>
    <w:rsid w:val="008C3670"/>
    <w:rsid w:val="008C37CD"/>
    <w:rsid w:val="008C3BE6"/>
    <w:rsid w:val="008C3C8B"/>
    <w:rsid w:val="008C3F62"/>
    <w:rsid w:val="008C3FE5"/>
    <w:rsid w:val="008C418C"/>
    <w:rsid w:val="008C4D97"/>
    <w:rsid w:val="008C50EE"/>
    <w:rsid w:val="008C587E"/>
    <w:rsid w:val="008C5B0C"/>
    <w:rsid w:val="008C5E33"/>
    <w:rsid w:val="008C606C"/>
    <w:rsid w:val="008C6C64"/>
    <w:rsid w:val="008C71AD"/>
    <w:rsid w:val="008C7253"/>
    <w:rsid w:val="008C739B"/>
    <w:rsid w:val="008C73BD"/>
    <w:rsid w:val="008C73F5"/>
    <w:rsid w:val="008C76C9"/>
    <w:rsid w:val="008C77BA"/>
    <w:rsid w:val="008C7864"/>
    <w:rsid w:val="008C7942"/>
    <w:rsid w:val="008C7963"/>
    <w:rsid w:val="008C7A72"/>
    <w:rsid w:val="008C7C9F"/>
    <w:rsid w:val="008C7EEF"/>
    <w:rsid w:val="008C7F7D"/>
    <w:rsid w:val="008D01BF"/>
    <w:rsid w:val="008D059B"/>
    <w:rsid w:val="008D0842"/>
    <w:rsid w:val="008D09AA"/>
    <w:rsid w:val="008D0FEF"/>
    <w:rsid w:val="008D102D"/>
    <w:rsid w:val="008D1045"/>
    <w:rsid w:val="008D10B1"/>
    <w:rsid w:val="008D116C"/>
    <w:rsid w:val="008D1313"/>
    <w:rsid w:val="008D16EF"/>
    <w:rsid w:val="008D1D9C"/>
    <w:rsid w:val="008D1E9A"/>
    <w:rsid w:val="008D2192"/>
    <w:rsid w:val="008D21CA"/>
    <w:rsid w:val="008D2400"/>
    <w:rsid w:val="008D2854"/>
    <w:rsid w:val="008D28E6"/>
    <w:rsid w:val="008D294D"/>
    <w:rsid w:val="008D2C86"/>
    <w:rsid w:val="008D2E98"/>
    <w:rsid w:val="008D332E"/>
    <w:rsid w:val="008D3566"/>
    <w:rsid w:val="008D3782"/>
    <w:rsid w:val="008D39CA"/>
    <w:rsid w:val="008D43E7"/>
    <w:rsid w:val="008D446C"/>
    <w:rsid w:val="008D45FA"/>
    <w:rsid w:val="008D473F"/>
    <w:rsid w:val="008D4A05"/>
    <w:rsid w:val="008D4A41"/>
    <w:rsid w:val="008D4C42"/>
    <w:rsid w:val="008D4CF4"/>
    <w:rsid w:val="008D4FD6"/>
    <w:rsid w:val="008D4FF0"/>
    <w:rsid w:val="008D515D"/>
    <w:rsid w:val="008D519A"/>
    <w:rsid w:val="008D5246"/>
    <w:rsid w:val="008D5474"/>
    <w:rsid w:val="008D5832"/>
    <w:rsid w:val="008D59E8"/>
    <w:rsid w:val="008D5B26"/>
    <w:rsid w:val="008D5B4B"/>
    <w:rsid w:val="008D5F1B"/>
    <w:rsid w:val="008D6379"/>
    <w:rsid w:val="008D6552"/>
    <w:rsid w:val="008D673A"/>
    <w:rsid w:val="008D702C"/>
    <w:rsid w:val="008D707C"/>
    <w:rsid w:val="008D7081"/>
    <w:rsid w:val="008D717C"/>
    <w:rsid w:val="008D71DE"/>
    <w:rsid w:val="008D730E"/>
    <w:rsid w:val="008D73D8"/>
    <w:rsid w:val="008D75E0"/>
    <w:rsid w:val="008D766A"/>
    <w:rsid w:val="008D7767"/>
    <w:rsid w:val="008D77BD"/>
    <w:rsid w:val="008D7890"/>
    <w:rsid w:val="008D7BB5"/>
    <w:rsid w:val="008D7BBF"/>
    <w:rsid w:val="008D7BD5"/>
    <w:rsid w:val="008E00E6"/>
    <w:rsid w:val="008E020A"/>
    <w:rsid w:val="008E03E3"/>
    <w:rsid w:val="008E0439"/>
    <w:rsid w:val="008E04A8"/>
    <w:rsid w:val="008E069E"/>
    <w:rsid w:val="008E0AE8"/>
    <w:rsid w:val="008E0C3A"/>
    <w:rsid w:val="008E0CF0"/>
    <w:rsid w:val="008E0DC8"/>
    <w:rsid w:val="008E0E75"/>
    <w:rsid w:val="008E0F7A"/>
    <w:rsid w:val="008E1230"/>
    <w:rsid w:val="008E126A"/>
    <w:rsid w:val="008E13DB"/>
    <w:rsid w:val="008E1550"/>
    <w:rsid w:val="008E1D23"/>
    <w:rsid w:val="008E2037"/>
    <w:rsid w:val="008E2106"/>
    <w:rsid w:val="008E21F8"/>
    <w:rsid w:val="008E238A"/>
    <w:rsid w:val="008E23A6"/>
    <w:rsid w:val="008E28A4"/>
    <w:rsid w:val="008E28C7"/>
    <w:rsid w:val="008E2ABB"/>
    <w:rsid w:val="008E2AE7"/>
    <w:rsid w:val="008E2C2E"/>
    <w:rsid w:val="008E2D93"/>
    <w:rsid w:val="008E2DAE"/>
    <w:rsid w:val="008E2E82"/>
    <w:rsid w:val="008E33EC"/>
    <w:rsid w:val="008E35B2"/>
    <w:rsid w:val="008E3F4A"/>
    <w:rsid w:val="008E41C5"/>
    <w:rsid w:val="008E4352"/>
    <w:rsid w:val="008E494D"/>
    <w:rsid w:val="008E4ABD"/>
    <w:rsid w:val="008E4E77"/>
    <w:rsid w:val="008E4F32"/>
    <w:rsid w:val="008E4F39"/>
    <w:rsid w:val="008E5075"/>
    <w:rsid w:val="008E5130"/>
    <w:rsid w:val="008E51ED"/>
    <w:rsid w:val="008E5605"/>
    <w:rsid w:val="008E570A"/>
    <w:rsid w:val="008E5823"/>
    <w:rsid w:val="008E5B7F"/>
    <w:rsid w:val="008E5DC2"/>
    <w:rsid w:val="008E5EFE"/>
    <w:rsid w:val="008E6128"/>
    <w:rsid w:val="008E6198"/>
    <w:rsid w:val="008E6241"/>
    <w:rsid w:val="008E6323"/>
    <w:rsid w:val="008E67A0"/>
    <w:rsid w:val="008E6888"/>
    <w:rsid w:val="008E68DE"/>
    <w:rsid w:val="008E6BD3"/>
    <w:rsid w:val="008E6DE2"/>
    <w:rsid w:val="008E7270"/>
    <w:rsid w:val="008E79FA"/>
    <w:rsid w:val="008E7AB3"/>
    <w:rsid w:val="008E7C86"/>
    <w:rsid w:val="008E7D05"/>
    <w:rsid w:val="008F00A9"/>
    <w:rsid w:val="008F00B3"/>
    <w:rsid w:val="008F015A"/>
    <w:rsid w:val="008F0526"/>
    <w:rsid w:val="008F07AC"/>
    <w:rsid w:val="008F0C2A"/>
    <w:rsid w:val="008F117C"/>
    <w:rsid w:val="008F1523"/>
    <w:rsid w:val="008F1703"/>
    <w:rsid w:val="008F170D"/>
    <w:rsid w:val="008F1DA7"/>
    <w:rsid w:val="008F1F09"/>
    <w:rsid w:val="008F21DA"/>
    <w:rsid w:val="008F226D"/>
    <w:rsid w:val="008F23AE"/>
    <w:rsid w:val="008F23CF"/>
    <w:rsid w:val="008F2426"/>
    <w:rsid w:val="008F2511"/>
    <w:rsid w:val="008F2794"/>
    <w:rsid w:val="008F2A3A"/>
    <w:rsid w:val="008F2C3F"/>
    <w:rsid w:val="008F2E2A"/>
    <w:rsid w:val="008F3093"/>
    <w:rsid w:val="008F336E"/>
    <w:rsid w:val="008F3FE3"/>
    <w:rsid w:val="008F40A9"/>
    <w:rsid w:val="008F43A4"/>
    <w:rsid w:val="008F4481"/>
    <w:rsid w:val="008F47B7"/>
    <w:rsid w:val="008F4838"/>
    <w:rsid w:val="008F499E"/>
    <w:rsid w:val="008F4BB3"/>
    <w:rsid w:val="008F4D94"/>
    <w:rsid w:val="008F4F4C"/>
    <w:rsid w:val="008F573A"/>
    <w:rsid w:val="008F59DA"/>
    <w:rsid w:val="008F5E3C"/>
    <w:rsid w:val="008F5E78"/>
    <w:rsid w:val="008F5EAA"/>
    <w:rsid w:val="008F5F31"/>
    <w:rsid w:val="008F605C"/>
    <w:rsid w:val="008F61C3"/>
    <w:rsid w:val="008F6270"/>
    <w:rsid w:val="008F650C"/>
    <w:rsid w:val="008F65CB"/>
    <w:rsid w:val="008F661C"/>
    <w:rsid w:val="008F668A"/>
    <w:rsid w:val="008F66F5"/>
    <w:rsid w:val="008F687B"/>
    <w:rsid w:val="008F6DFF"/>
    <w:rsid w:val="008F6F2F"/>
    <w:rsid w:val="008F736C"/>
    <w:rsid w:val="008F7765"/>
    <w:rsid w:val="008F77B8"/>
    <w:rsid w:val="00900058"/>
    <w:rsid w:val="00900074"/>
    <w:rsid w:val="009000A2"/>
    <w:rsid w:val="00900160"/>
    <w:rsid w:val="0090021D"/>
    <w:rsid w:val="00900255"/>
    <w:rsid w:val="0090052F"/>
    <w:rsid w:val="00900B56"/>
    <w:rsid w:val="00900C0A"/>
    <w:rsid w:val="00900CE3"/>
    <w:rsid w:val="009012B7"/>
    <w:rsid w:val="00901345"/>
    <w:rsid w:val="00901385"/>
    <w:rsid w:val="009015AD"/>
    <w:rsid w:val="00901650"/>
    <w:rsid w:val="009017F6"/>
    <w:rsid w:val="00901CDC"/>
    <w:rsid w:val="00902246"/>
    <w:rsid w:val="00902600"/>
    <w:rsid w:val="00902619"/>
    <w:rsid w:val="0090270C"/>
    <w:rsid w:val="0090283D"/>
    <w:rsid w:val="00902A30"/>
    <w:rsid w:val="00902ACD"/>
    <w:rsid w:val="00902B8C"/>
    <w:rsid w:val="00902F74"/>
    <w:rsid w:val="00903041"/>
    <w:rsid w:val="0090315A"/>
    <w:rsid w:val="00903162"/>
    <w:rsid w:val="00903339"/>
    <w:rsid w:val="00903460"/>
    <w:rsid w:val="0090365B"/>
    <w:rsid w:val="009036F4"/>
    <w:rsid w:val="009037A6"/>
    <w:rsid w:val="009037C8"/>
    <w:rsid w:val="0090423B"/>
    <w:rsid w:val="009043C7"/>
    <w:rsid w:val="0090449B"/>
    <w:rsid w:val="00904686"/>
    <w:rsid w:val="0090473F"/>
    <w:rsid w:val="00904869"/>
    <w:rsid w:val="00904937"/>
    <w:rsid w:val="00904B79"/>
    <w:rsid w:val="00904C39"/>
    <w:rsid w:val="00904D43"/>
    <w:rsid w:val="00904E8B"/>
    <w:rsid w:val="009050C1"/>
    <w:rsid w:val="00905175"/>
    <w:rsid w:val="009055A6"/>
    <w:rsid w:val="00905B01"/>
    <w:rsid w:val="00905F11"/>
    <w:rsid w:val="0090628A"/>
    <w:rsid w:val="00906B9D"/>
    <w:rsid w:val="0090744F"/>
    <w:rsid w:val="0090748A"/>
    <w:rsid w:val="00907690"/>
    <w:rsid w:val="009076E0"/>
    <w:rsid w:val="00907EE1"/>
    <w:rsid w:val="00910056"/>
    <w:rsid w:val="00910060"/>
    <w:rsid w:val="009100DA"/>
    <w:rsid w:val="0091021F"/>
    <w:rsid w:val="00910315"/>
    <w:rsid w:val="0091040C"/>
    <w:rsid w:val="0091043C"/>
    <w:rsid w:val="009106A2"/>
    <w:rsid w:val="00910732"/>
    <w:rsid w:val="00910858"/>
    <w:rsid w:val="009108D0"/>
    <w:rsid w:val="009108F0"/>
    <w:rsid w:val="00910950"/>
    <w:rsid w:val="00910A77"/>
    <w:rsid w:val="00910BA8"/>
    <w:rsid w:val="00910BA9"/>
    <w:rsid w:val="00910C4D"/>
    <w:rsid w:val="00910D12"/>
    <w:rsid w:val="00910EE4"/>
    <w:rsid w:val="00910F78"/>
    <w:rsid w:val="009112F9"/>
    <w:rsid w:val="0091139B"/>
    <w:rsid w:val="00911411"/>
    <w:rsid w:val="00911608"/>
    <w:rsid w:val="00911B5B"/>
    <w:rsid w:val="00911C24"/>
    <w:rsid w:val="00911C30"/>
    <w:rsid w:val="00911F75"/>
    <w:rsid w:val="00912285"/>
    <w:rsid w:val="0091247E"/>
    <w:rsid w:val="009124A6"/>
    <w:rsid w:val="009128E2"/>
    <w:rsid w:val="00913053"/>
    <w:rsid w:val="00913295"/>
    <w:rsid w:val="009133F5"/>
    <w:rsid w:val="0091343A"/>
    <w:rsid w:val="0091392D"/>
    <w:rsid w:val="00913BEB"/>
    <w:rsid w:val="00913C61"/>
    <w:rsid w:val="00913CE0"/>
    <w:rsid w:val="00913DF8"/>
    <w:rsid w:val="00913E23"/>
    <w:rsid w:val="00913E61"/>
    <w:rsid w:val="00914380"/>
    <w:rsid w:val="00914506"/>
    <w:rsid w:val="0091474E"/>
    <w:rsid w:val="009148AF"/>
    <w:rsid w:val="00914BA5"/>
    <w:rsid w:val="00914BF3"/>
    <w:rsid w:val="00914E93"/>
    <w:rsid w:val="009153BA"/>
    <w:rsid w:val="0091564A"/>
    <w:rsid w:val="009156D5"/>
    <w:rsid w:val="0091598E"/>
    <w:rsid w:val="00915D4C"/>
    <w:rsid w:val="00915E85"/>
    <w:rsid w:val="00915F56"/>
    <w:rsid w:val="0091624A"/>
    <w:rsid w:val="00916424"/>
    <w:rsid w:val="009164E7"/>
    <w:rsid w:val="0091673F"/>
    <w:rsid w:val="00916CD1"/>
    <w:rsid w:val="00916ED8"/>
    <w:rsid w:val="00917272"/>
    <w:rsid w:val="00917488"/>
    <w:rsid w:val="009174EC"/>
    <w:rsid w:val="0091760B"/>
    <w:rsid w:val="00917962"/>
    <w:rsid w:val="00917A5A"/>
    <w:rsid w:val="00917B8A"/>
    <w:rsid w:val="00917E1D"/>
    <w:rsid w:val="00920313"/>
    <w:rsid w:val="009205C0"/>
    <w:rsid w:val="0092067D"/>
    <w:rsid w:val="00920939"/>
    <w:rsid w:val="00920AE6"/>
    <w:rsid w:val="00920F65"/>
    <w:rsid w:val="0092105B"/>
    <w:rsid w:val="00921100"/>
    <w:rsid w:val="00921140"/>
    <w:rsid w:val="00921219"/>
    <w:rsid w:val="00921969"/>
    <w:rsid w:val="00922179"/>
    <w:rsid w:val="0092222B"/>
    <w:rsid w:val="00922255"/>
    <w:rsid w:val="0092256D"/>
    <w:rsid w:val="009225DA"/>
    <w:rsid w:val="00922977"/>
    <w:rsid w:val="00922A8A"/>
    <w:rsid w:val="00922A9D"/>
    <w:rsid w:val="00922CC9"/>
    <w:rsid w:val="00922D4F"/>
    <w:rsid w:val="00922E12"/>
    <w:rsid w:val="0092318B"/>
    <w:rsid w:val="00923903"/>
    <w:rsid w:val="00923D27"/>
    <w:rsid w:val="00923D5A"/>
    <w:rsid w:val="00923E64"/>
    <w:rsid w:val="00923F29"/>
    <w:rsid w:val="00923F2D"/>
    <w:rsid w:val="00924004"/>
    <w:rsid w:val="009240CB"/>
    <w:rsid w:val="009242CC"/>
    <w:rsid w:val="00924548"/>
    <w:rsid w:val="0092459B"/>
    <w:rsid w:val="00924983"/>
    <w:rsid w:val="00924A10"/>
    <w:rsid w:val="00924DE6"/>
    <w:rsid w:val="00925061"/>
    <w:rsid w:val="0092517E"/>
    <w:rsid w:val="009251BD"/>
    <w:rsid w:val="0092533C"/>
    <w:rsid w:val="00925518"/>
    <w:rsid w:val="0092567C"/>
    <w:rsid w:val="00925854"/>
    <w:rsid w:val="00925B37"/>
    <w:rsid w:val="00925E10"/>
    <w:rsid w:val="00926351"/>
    <w:rsid w:val="009264B0"/>
    <w:rsid w:val="00926695"/>
    <w:rsid w:val="0092683D"/>
    <w:rsid w:val="0092695B"/>
    <w:rsid w:val="00927138"/>
    <w:rsid w:val="009271F0"/>
    <w:rsid w:val="009274F4"/>
    <w:rsid w:val="009277FB"/>
    <w:rsid w:val="00927922"/>
    <w:rsid w:val="009279B9"/>
    <w:rsid w:val="00927BA7"/>
    <w:rsid w:val="00927FC3"/>
    <w:rsid w:val="009300A0"/>
    <w:rsid w:val="00930B6B"/>
    <w:rsid w:val="00930BB1"/>
    <w:rsid w:val="00930DBF"/>
    <w:rsid w:val="00930E66"/>
    <w:rsid w:val="00931468"/>
    <w:rsid w:val="009315DD"/>
    <w:rsid w:val="009319FA"/>
    <w:rsid w:val="00931EFD"/>
    <w:rsid w:val="00931F74"/>
    <w:rsid w:val="0093216D"/>
    <w:rsid w:val="009321D6"/>
    <w:rsid w:val="0093244F"/>
    <w:rsid w:val="0093246E"/>
    <w:rsid w:val="00932958"/>
    <w:rsid w:val="00932AE4"/>
    <w:rsid w:val="00932B64"/>
    <w:rsid w:val="00932C2C"/>
    <w:rsid w:val="00932C75"/>
    <w:rsid w:val="00932D8C"/>
    <w:rsid w:val="0093340E"/>
    <w:rsid w:val="009335EE"/>
    <w:rsid w:val="0093367B"/>
    <w:rsid w:val="00933C38"/>
    <w:rsid w:val="00933D7C"/>
    <w:rsid w:val="00933EB3"/>
    <w:rsid w:val="00934345"/>
    <w:rsid w:val="009343FA"/>
    <w:rsid w:val="00934426"/>
    <w:rsid w:val="00934655"/>
    <w:rsid w:val="009349BB"/>
    <w:rsid w:val="00934A6E"/>
    <w:rsid w:val="00934B98"/>
    <w:rsid w:val="00934CC1"/>
    <w:rsid w:val="00934DD3"/>
    <w:rsid w:val="009350BA"/>
    <w:rsid w:val="00935188"/>
    <w:rsid w:val="0093526B"/>
    <w:rsid w:val="00935B90"/>
    <w:rsid w:val="00935FF9"/>
    <w:rsid w:val="00936102"/>
    <w:rsid w:val="0093624C"/>
    <w:rsid w:val="00936BB0"/>
    <w:rsid w:val="00936F2C"/>
    <w:rsid w:val="00937083"/>
    <w:rsid w:val="009372C3"/>
    <w:rsid w:val="00937484"/>
    <w:rsid w:val="009374C3"/>
    <w:rsid w:val="00937967"/>
    <w:rsid w:val="009379EC"/>
    <w:rsid w:val="00937C58"/>
    <w:rsid w:val="00937D59"/>
    <w:rsid w:val="00937F35"/>
    <w:rsid w:val="0094013E"/>
    <w:rsid w:val="009403D4"/>
    <w:rsid w:val="009404CF"/>
    <w:rsid w:val="009405F2"/>
    <w:rsid w:val="00940BFE"/>
    <w:rsid w:val="00940E47"/>
    <w:rsid w:val="00940EA2"/>
    <w:rsid w:val="00941256"/>
    <w:rsid w:val="009412F6"/>
    <w:rsid w:val="00941455"/>
    <w:rsid w:val="0094196E"/>
    <w:rsid w:val="00941F48"/>
    <w:rsid w:val="00942298"/>
    <w:rsid w:val="00942478"/>
    <w:rsid w:val="009427F7"/>
    <w:rsid w:val="009429B5"/>
    <w:rsid w:val="00942A0F"/>
    <w:rsid w:val="00942CB4"/>
    <w:rsid w:val="00943146"/>
    <w:rsid w:val="00943211"/>
    <w:rsid w:val="0094340E"/>
    <w:rsid w:val="009435B4"/>
    <w:rsid w:val="00943878"/>
    <w:rsid w:val="00943955"/>
    <w:rsid w:val="00943BD6"/>
    <w:rsid w:val="00943C28"/>
    <w:rsid w:val="00943C32"/>
    <w:rsid w:val="00943C81"/>
    <w:rsid w:val="00943E1F"/>
    <w:rsid w:val="0094410B"/>
    <w:rsid w:val="009447C7"/>
    <w:rsid w:val="00944C00"/>
    <w:rsid w:val="00944C53"/>
    <w:rsid w:val="00944F69"/>
    <w:rsid w:val="00945460"/>
    <w:rsid w:val="00945679"/>
    <w:rsid w:val="009458DB"/>
    <w:rsid w:val="0094597D"/>
    <w:rsid w:val="00945BEB"/>
    <w:rsid w:val="0094631E"/>
    <w:rsid w:val="00946654"/>
    <w:rsid w:val="00946685"/>
    <w:rsid w:val="00946DC8"/>
    <w:rsid w:val="00946E0F"/>
    <w:rsid w:val="00946FAA"/>
    <w:rsid w:val="00947631"/>
    <w:rsid w:val="009476C6"/>
    <w:rsid w:val="009476C8"/>
    <w:rsid w:val="00947A7F"/>
    <w:rsid w:val="00947BD4"/>
    <w:rsid w:val="00947FCB"/>
    <w:rsid w:val="009502A2"/>
    <w:rsid w:val="009502DD"/>
    <w:rsid w:val="0095049C"/>
    <w:rsid w:val="00950815"/>
    <w:rsid w:val="00950992"/>
    <w:rsid w:val="00950B7A"/>
    <w:rsid w:val="00950C2B"/>
    <w:rsid w:val="00950F81"/>
    <w:rsid w:val="00950FAF"/>
    <w:rsid w:val="00951147"/>
    <w:rsid w:val="0095117B"/>
    <w:rsid w:val="009512B8"/>
    <w:rsid w:val="0095151E"/>
    <w:rsid w:val="009515D9"/>
    <w:rsid w:val="009516C7"/>
    <w:rsid w:val="0095194A"/>
    <w:rsid w:val="00951E81"/>
    <w:rsid w:val="00952563"/>
    <w:rsid w:val="00952760"/>
    <w:rsid w:val="009528BB"/>
    <w:rsid w:val="009529B9"/>
    <w:rsid w:val="00952C64"/>
    <w:rsid w:val="0095323A"/>
    <w:rsid w:val="00953397"/>
    <w:rsid w:val="009534BD"/>
    <w:rsid w:val="0095395C"/>
    <w:rsid w:val="00953B05"/>
    <w:rsid w:val="00953B66"/>
    <w:rsid w:val="00953ED7"/>
    <w:rsid w:val="00953F0B"/>
    <w:rsid w:val="00953FC2"/>
    <w:rsid w:val="0095439D"/>
    <w:rsid w:val="00954676"/>
    <w:rsid w:val="0095473B"/>
    <w:rsid w:val="00954782"/>
    <w:rsid w:val="00954E10"/>
    <w:rsid w:val="00954E5E"/>
    <w:rsid w:val="00955055"/>
    <w:rsid w:val="009550D2"/>
    <w:rsid w:val="0095516B"/>
    <w:rsid w:val="00955196"/>
    <w:rsid w:val="0095526B"/>
    <w:rsid w:val="00955445"/>
    <w:rsid w:val="009554C6"/>
    <w:rsid w:val="009554D8"/>
    <w:rsid w:val="009558A7"/>
    <w:rsid w:val="00955AD4"/>
    <w:rsid w:val="009563D0"/>
    <w:rsid w:val="009564E3"/>
    <w:rsid w:val="009565A4"/>
    <w:rsid w:val="009565A9"/>
    <w:rsid w:val="00956815"/>
    <w:rsid w:val="0095684D"/>
    <w:rsid w:val="00956916"/>
    <w:rsid w:val="009569D5"/>
    <w:rsid w:val="00956BBD"/>
    <w:rsid w:val="00956CB7"/>
    <w:rsid w:val="00956D80"/>
    <w:rsid w:val="00956E12"/>
    <w:rsid w:val="00956E26"/>
    <w:rsid w:val="00956F13"/>
    <w:rsid w:val="00957121"/>
    <w:rsid w:val="009571A2"/>
    <w:rsid w:val="009578F3"/>
    <w:rsid w:val="00957AC9"/>
    <w:rsid w:val="00957E29"/>
    <w:rsid w:val="00957E76"/>
    <w:rsid w:val="00957EA9"/>
    <w:rsid w:val="009602F3"/>
    <w:rsid w:val="009607EA"/>
    <w:rsid w:val="009608CE"/>
    <w:rsid w:val="00960AF2"/>
    <w:rsid w:val="00960E39"/>
    <w:rsid w:val="009610F1"/>
    <w:rsid w:val="00961323"/>
    <w:rsid w:val="00961502"/>
    <w:rsid w:val="00961963"/>
    <w:rsid w:val="00961A46"/>
    <w:rsid w:val="00961C6E"/>
    <w:rsid w:val="00962138"/>
    <w:rsid w:val="0096219E"/>
    <w:rsid w:val="009621BC"/>
    <w:rsid w:val="009622F9"/>
    <w:rsid w:val="0096265B"/>
    <w:rsid w:val="009626E8"/>
    <w:rsid w:val="0096282A"/>
    <w:rsid w:val="00962B6F"/>
    <w:rsid w:val="00962D65"/>
    <w:rsid w:val="00962EDA"/>
    <w:rsid w:val="00962FC5"/>
    <w:rsid w:val="0096315D"/>
    <w:rsid w:val="00963284"/>
    <w:rsid w:val="00963798"/>
    <w:rsid w:val="009639BC"/>
    <w:rsid w:val="00963C93"/>
    <w:rsid w:val="00963D1B"/>
    <w:rsid w:val="00963EB0"/>
    <w:rsid w:val="00964079"/>
    <w:rsid w:val="00964298"/>
    <w:rsid w:val="009643DE"/>
    <w:rsid w:val="00964A7C"/>
    <w:rsid w:val="00964CAC"/>
    <w:rsid w:val="00964EC2"/>
    <w:rsid w:val="009650B5"/>
    <w:rsid w:val="00965168"/>
    <w:rsid w:val="009651CC"/>
    <w:rsid w:val="009652B5"/>
    <w:rsid w:val="00965502"/>
    <w:rsid w:val="00965514"/>
    <w:rsid w:val="00965946"/>
    <w:rsid w:val="00965B8F"/>
    <w:rsid w:val="00966041"/>
    <w:rsid w:val="00966148"/>
    <w:rsid w:val="009661D5"/>
    <w:rsid w:val="00966647"/>
    <w:rsid w:val="0096664E"/>
    <w:rsid w:val="00966676"/>
    <w:rsid w:val="009668CA"/>
    <w:rsid w:val="00966A1D"/>
    <w:rsid w:val="00966A81"/>
    <w:rsid w:val="00966B7A"/>
    <w:rsid w:val="00966D56"/>
    <w:rsid w:val="00966E1A"/>
    <w:rsid w:val="00966F3C"/>
    <w:rsid w:val="0096709E"/>
    <w:rsid w:val="0096741D"/>
    <w:rsid w:val="00967602"/>
    <w:rsid w:val="00967C1A"/>
    <w:rsid w:val="00970549"/>
    <w:rsid w:val="00970618"/>
    <w:rsid w:val="00970649"/>
    <w:rsid w:val="009709C5"/>
    <w:rsid w:val="00970A11"/>
    <w:rsid w:val="00970A4E"/>
    <w:rsid w:val="00970AEC"/>
    <w:rsid w:val="00970BFB"/>
    <w:rsid w:val="00970C3A"/>
    <w:rsid w:val="00971311"/>
    <w:rsid w:val="009716E5"/>
    <w:rsid w:val="00971840"/>
    <w:rsid w:val="009718E0"/>
    <w:rsid w:val="00971BD6"/>
    <w:rsid w:val="00971CD4"/>
    <w:rsid w:val="00971E23"/>
    <w:rsid w:val="00971E69"/>
    <w:rsid w:val="009720C3"/>
    <w:rsid w:val="00972405"/>
    <w:rsid w:val="00972511"/>
    <w:rsid w:val="0097258F"/>
    <w:rsid w:val="0097268C"/>
    <w:rsid w:val="00972838"/>
    <w:rsid w:val="0097286D"/>
    <w:rsid w:val="00972F7E"/>
    <w:rsid w:val="00972FAE"/>
    <w:rsid w:val="00973341"/>
    <w:rsid w:val="00973387"/>
    <w:rsid w:val="00973441"/>
    <w:rsid w:val="00973459"/>
    <w:rsid w:val="00973933"/>
    <w:rsid w:val="00973983"/>
    <w:rsid w:val="00973B43"/>
    <w:rsid w:val="00973D91"/>
    <w:rsid w:val="00973DF4"/>
    <w:rsid w:val="00973F63"/>
    <w:rsid w:val="00974576"/>
    <w:rsid w:val="00974651"/>
    <w:rsid w:val="009747A8"/>
    <w:rsid w:val="00974C36"/>
    <w:rsid w:val="00974DDC"/>
    <w:rsid w:val="00974E68"/>
    <w:rsid w:val="00974F03"/>
    <w:rsid w:val="00974F9A"/>
    <w:rsid w:val="009750F8"/>
    <w:rsid w:val="0097512D"/>
    <w:rsid w:val="0097517A"/>
    <w:rsid w:val="00975264"/>
    <w:rsid w:val="0097546F"/>
    <w:rsid w:val="0097549D"/>
    <w:rsid w:val="009754FE"/>
    <w:rsid w:val="00975503"/>
    <w:rsid w:val="00975522"/>
    <w:rsid w:val="009757D0"/>
    <w:rsid w:val="00975874"/>
    <w:rsid w:val="00975B3B"/>
    <w:rsid w:val="00975E97"/>
    <w:rsid w:val="00975ED6"/>
    <w:rsid w:val="009760BA"/>
    <w:rsid w:val="009763D5"/>
    <w:rsid w:val="00976554"/>
    <w:rsid w:val="00976D03"/>
    <w:rsid w:val="00976FCA"/>
    <w:rsid w:val="009772E1"/>
    <w:rsid w:val="009778EA"/>
    <w:rsid w:val="00977C05"/>
    <w:rsid w:val="00977D87"/>
    <w:rsid w:val="0098006F"/>
    <w:rsid w:val="009800B3"/>
    <w:rsid w:val="0098087C"/>
    <w:rsid w:val="0098090C"/>
    <w:rsid w:val="00980938"/>
    <w:rsid w:val="00980AD0"/>
    <w:rsid w:val="00980AE0"/>
    <w:rsid w:val="00980AF6"/>
    <w:rsid w:val="009810CD"/>
    <w:rsid w:val="0098135B"/>
    <w:rsid w:val="00981560"/>
    <w:rsid w:val="00981C98"/>
    <w:rsid w:val="00981CC2"/>
    <w:rsid w:val="0098230C"/>
    <w:rsid w:val="00982664"/>
    <w:rsid w:val="00982882"/>
    <w:rsid w:val="009830E0"/>
    <w:rsid w:val="009830E8"/>
    <w:rsid w:val="00983351"/>
    <w:rsid w:val="0098340B"/>
    <w:rsid w:val="0098378D"/>
    <w:rsid w:val="009837E4"/>
    <w:rsid w:val="009837F5"/>
    <w:rsid w:val="00983A5A"/>
    <w:rsid w:val="00983BAF"/>
    <w:rsid w:val="00983F59"/>
    <w:rsid w:val="00984150"/>
    <w:rsid w:val="009841B0"/>
    <w:rsid w:val="00984243"/>
    <w:rsid w:val="00984246"/>
    <w:rsid w:val="0098429D"/>
    <w:rsid w:val="00984943"/>
    <w:rsid w:val="009849F5"/>
    <w:rsid w:val="00984AAC"/>
    <w:rsid w:val="00984AC8"/>
    <w:rsid w:val="00984F94"/>
    <w:rsid w:val="00984FEB"/>
    <w:rsid w:val="009858DA"/>
    <w:rsid w:val="00985928"/>
    <w:rsid w:val="00985ACD"/>
    <w:rsid w:val="00986030"/>
    <w:rsid w:val="009860C1"/>
    <w:rsid w:val="009861EF"/>
    <w:rsid w:val="00986635"/>
    <w:rsid w:val="00986708"/>
    <w:rsid w:val="009867FC"/>
    <w:rsid w:val="00986AFB"/>
    <w:rsid w:val="00986DD2"/>
    <w:rsid w:val="00987A1D"/>
    <w:rsid w:val="00987B44"/>
    <w:rsid w:val="00987C15"/>
    <w:rsid w:val="00987E0B"/>
    <w:rsid w:val="00987FE4"/>
    <w:rsid w:val="009900F8"/>
    <w:rsid w:val="00990151"/>
    <w:rsid w:val="009902F8"/>
    <w:rsid w:val="0099041F"/>
    <w:rsid w:val="00990488"/>
    <w:rsid w:val="009909F4"/>
    <w:rsid w:val="00990C92"/>
    <w:rsid w:val="009913F5"/>
    <w:rsid w:val="009914C1"/>
    <w:rsid w:val="0099169A"/>
    <w:rsid w:val="00991821"/>
    <w:rsid w:val="00991B3D"/>
    <w:rsid w:val="00991B64"/>
    <w:rsid w:val="00991CFF"/>
    <w:rsid w:val="00991F7C"/>
    <w:rsid w:val="00992243"/>
    <w:rsid w:val="0099234B"/>
    <w:rsid w:val="00992463"/>
    <w:rsid w:val="00992483"/>
    <w:rsid w:val="009926B2"/>
    <w:rsid w:val="00992E06"/>
    <w:rsid w:val="00992EA6"/>
    <w:rsid w:val="00992F45"/>
    <w:rsid w:val="00993019"/>
    <w:rsid w:val="009933F4"/>
    <w:rsid w:val="00993765"/>
    <w:rsid w:val="00993856"/>
    <w:rsid w:val="009938E6"/>
    <w:rsid w:val="0099390F"/>
    <w:rsid w:val="00993913"/>
    <w:rsid w:val="00993C24"/>
    <w:rsid w:val="00993C90"/>
    <w:rsid w:val="00994204"/>
    <w:rsid w:val="00994246"/>
    <w:rsid w:val="00994621"/>
    <w:rsid w:val="00994661"/>
    <w:rsid w:val="009946C9"/>
    <w:rsid w:val="00994860"/>
    <w:rsid w:val="00994D68"/>
    <w:rsid w:val="00995195"/>
    <w:rsid w:val="00995210"/>
    <w:rsid w:val="009952F1"/>
    <w:rsid w:val="009954AF"/>
    <w:rsid w:val="009958B6"/>
    <w:rsid w:val="00995B61"/>
    <w:rsid w:val="00995D8F"/>
    <w:rsid w:val="00995DA6"/>
    <w:rsid w:val="00995DD7"/>
    <w:rsid w:val="009963F0"/>
    <w:rsid w:val="009964F3"/>
    <w:rsid w:val="00996623"/>
    <w:rsid w:val="00996A47"/>
    <w:rsid w:val="00996BDE"/>
    <w:rsid w:val="00996BF8"/>
    <w:rsid w:val="00996E78"/>
    <w:rsid w:val="00996ED9"/>
    <w:rsid w:val="00997283"/>
    <w:rsid w:val="00997C14"/>
    <w:rsid w:val="009A00D4"/>
    <w:rsid w:val="009A021D"/>
    <w:rsid w:val="009A027E"/>
    <w:rsid w:val="009A051D"/>
    <w:rsid w:val="009A0842"/>
    <w:rsid w:val="009A088E"/>
    <w:rsid w:val="009A0B5A"/>
    <w:rsid w:val="009A109E"/>
    <w:rsid w:val="009A1196"/>
    <w:rsid w:val="009A161A"/>
    <w:rsid w:val="009A1C00"/>
    <w:rsid w:val="009A1DD0"/>
    <w:rsid w:val="009A1E00"/>
    <w:rsid w:val="009A1F5A"/>
    <w:rsid w:val="009A1FBE"/>
    <w:rsid w:val="009A211D"/>
    <w:rsid w:val="009A26F1"/>
    <w:rsid w:val="009A289F"/>
    <w:rsid w:val="009A2942"/>
    <w:rsid w:val="009A2D10"/>
    <w:rsid w:val="009A2F29"/>
    <w:rsid w:val="009A3F1A"/>
    <w:rsid w:val="009A3F37"/>
    <w:rsid w:val="009A3FA8"/>
    <w:rsid w:val="009A423C"/>
    <w:rsid w:val="009A42D2"/>
    <w:rsid w:val="009A42F4"/>
    <w:rsid w:val="009A4658"/>
    <w:rsid w:val="009A4E20"/>
    <w:rsid w:val="009A4ED2"/>
    <w:rsid w:val="009A5011"/>
    <w:rsid w:val="009A522B"/>
    <w:rsid w:val="009A52E4"/>
    <w:rsid w:val="009A52E6"/>
    <w:rsid w:val="009A5335"/>
    <w:rsid w:val="009A558D"/>
    <w:rsid w:val="009A5741"/>
    <w:rsid w:val="009A5BC5"/>
    <w:rsid w:val="009A6254"/>
    <w:rsid w:val="009A633A"/>
    <w:rsid w:val="009A6973"/>
    <w:rsid w:val="009A6C53"/>
    <w:rsid w:val="009A6E90"/>
    <w:rsid w:val="009A6F45"/>
    <w:rsid w:val="009B0069"/>
    <w:rsid w:val="009B04F3"/>
    <w:rsid w:val="009B05A9"/>
    <w:rsid w:val="009B08EB"/>
    <w:rsid w:val="009B0A8C"/>
    <w:rsid w:val="009B0D1D"/>
    <w:rsid w:val="009B0F3F"/>
    <w:rsid w:val="009B1650"/>
    <w:rsid w:val="009B1722"/>
    <w:rsid w:val="009B1BA6"/>
    <w:rsid w:val="009B1D3B"/>
    <w:rsid w:val="009B1E9E"/>
    <w:rsid w:val="009B1FAE"/>
    <w:rsid w:val="009B1FD1"/>
    <w:rsid w:val="009B20C2"/>
    <w:rsid w:val="009B2300"/>
    <w:rsid w:val="009B2415"/>
    <w:rsid w:val="009B265B"/>
    <w:rsid w:val="009B2709"/>
    <w:rsid w:val="009B274C"/>
    <w:rsid w:val="009B2A6F"/>
    <w:rsid w:val="009B2AA4"/>
    <w:rsid w:val="009B2C78"/>
    <w:rsid w:val="009B2F01"/>
    <w:rsid w:val="009B34A2"/>
    <w:rsid w:val="009B35A5"/>
    <w:rsid w:val="009B364D"/>
    <w:rsid w:val="009B3835"/>
    <w:rsid w:val="009B38D3"/>
    <w:rsid w:val="009B38E5"/>
    <w:rsid w:val="009B3977"/>
    <w:rsid w:val="009B3E9E"/>
    <w:rsid w:val="009B3EBC"/>
    <w:rsid w:val="009B3FF6"/>
    <w:rsid w:val="009B40BE"/>
    <w:rsid w:val="009B4890"/>
    <w:rsid w:val="009B4B44"/>
    <w:rsid w:val="009B4CA2"/>
    <w:rsid w:val="009B50B2"/>
    <w:rsid w:val="009B50DF"/>
    <w:rsid w:val="009B524F"/>
    <w:rsid w:val="009B558A"/>
    <w:rsid w:val="009B559F"/>
    <w:rsid w:val="009B5C19"/>
    <w:rsid w:val="009B5E3A"/>
    <w:rsid w:val="009B63DB"/>
    <w:rsid w:val="009B6C34"/>
    <w:rsid w:val="009B6C61"/>
    <w:rsid w:val="009B6C84"/>
    <w:rsid w:val="009B722A"/>
    <w:rsid w:val="009B74EF"/>
    <w:rsid w:val="009B768F"/>
    <w:rsid w:val="009B76AB"/>
    <w:rsid w:val="009B7ABE"/>
    <w:rsid w:val="009B7EA0"/>
    <w:rsid w:val="009C0003"/>
    <w:rsid w:val="009C0339"/>
    <w:rsid w:val="009C07FF"/>
    <w:rsid w:val="009C0C5C"/>
    <w:rsid w:val="009C0CE0"/>
    <w:rsid w:val="009C0D04"/>
    <w:rsid w:val="009C0D61"/>
    <w:rsid w:val="009C15C6"/>
    <w:rsid w:val="009C1A61"/>
    <w:rsid w:val="009C1C9C"/>
    <w:rsid w:val="009C21FD"/>
    <w:rsid w:val="009C23EE"/>
    <w:rsid w:val="009C28A4"/>
    <w:rsid w:val="009C2921"/>
    <w:rsid w:val="009C29C4"/>
    <w:rsid w:val="009C2A70"/>
    <w:rsid w:val="009C2B58"/>
    <w:rsid w:val="009C2C51"/>
    <w:rsid w:val="009C2CBD"/>
    <w:rsid w:val="009C2EC6"/>
    <w:rsid w:val="009C304D"/>
    <w:rsid w:val="009C320D"/>
    <w:rsid w:val="009C34B9"/>
    <w:rsid w:val="009C36CD"/>
    <w:rsid w:val="009C378A"/>
    <w:rsid w:val="009C396B"/>
    <w:rsid w:val="009C3BF2"/>
    <w:rsid w:val="009C3EB8"/>
    <w:rsid w:val="009C3F9A"/>
    <w:rsid w:val="009C4208"/>
    <w:rsid w:val="009C46C5"/>
    <w:rsid w:val="009C4A47"/>
    <w:rsid w:val="009C4A57"/>
    <w:rsid w:val="009C4BC1"/>
    <w:rsid w:val="009C4F55"/>
    <w:rsid w:val="009C510E"/>
    <w:rsid w:val="009C5120"/>
    <w:rsid w:val="009C56A6"/>
    <w:rsid w:val="009C5712"/>
    <w:rsid w:val="009C5720"/>
    <w:rsid w:val="009C581A"/>
    <w:rsid w:val="009C593B"/>
    <w:rsid w:val="009C5B67"/>
    <w:rsid w:val="009C5D05"/>
    <w:rsid w:val="009C5D8F"/>
    <w:rsid w:val="009C5E89"/>
    <w:rsid w:val="009C6131"/>
    <w:rsid w:val="009C615D"/>
    <w:rsid w:val="009C630C"/>
    <w:rsid w:val="009C6580"/>
    <w:rsid w:val="009C67DF"/>
    <w:rsid w:val="009C6A19"/>
    <w:rsid w:val="009C6EDB"/>
    <w:rsid w:val="009C7057"/>
    <w:rsid w:val="009C7139"/>
    <w:rsid w:val="009C7311"/>
    <w:rsid w:val="009C744F"/>
    <w:rsid w:val="009C75FC"/>
    <w:rsid w:val="009C77BC"/>
    <w:rsid w:val="009C793D"/>
    <w:rsid w:val="009C7989"/>
    <w:rsid w:val="009C7A7A"/>
    <w:rsid w:val="009C7A9A"/>
    <w:rsid w:val="009C7FE0"/>
    <w:rsid w:val="009D0332"/>
    <w:rsid w:val="009D038F"/>
    <w:rsid w:val="009D05A0"/>
    <w:rsid w:val="009D0A50"/>
    <w:rsid w:val="009D0B1C"/>
    <w:rsid w:val="009D0D6C"/>
    <w:rsid w:val="009D0EB2"/>
    <w:rsid w:val="009D0F36"/>
    <w:rsid w:val="009D13D0"/>
    <w:rsid w:val="009D1786"/>
    <w:rsid w:val="009D17E8"/>
    <w:rsid w:val="009D1924"/>
    <w:rsid w:val="009D198A"/>
    <w:rsid w:val="009D1A95"/>
    <w:rsid w:val="009D1E64"/>
    <w:rsid w:val="009D1FA8"/>
    <w:rsid w:val="009D20DE"/>
    <w:rsid w:val="009D20FC"/>
    <w:rsid w:val="009D220C"/>
    <w:rsid w:val="009D26C3"/>
    <w:rsid w:val="009D29E3"/>
    <w:rsid w:val="009D2CB3"/>
    <w:rsid w:val="009D2ED7"/>
    <w:rsid w:val="009D304F"/>
    <w:rsid w:val="009D346A"/>
    <w:rsid w:val="009D37B8"/>
    <w:rsid w:val="009D3DC6"/>
    <w:rsid w:val="009D3DF5"/>
    <w:rsid w:val="009D3E52"/>
    <w:rsid w:val="009D43E8"/>
    <w:rsid w:val="009D4623"/>
    <w:rsid w:val="009D497E"/>
    <w:rsid w:val="009D4CA0"/>
    <w:rsid w:val="009D4F4A"/>
    <w:rsid w:val="009D50FD"/>
    <w:rsid w:val="009D5396"/>
    <w:rsid w:val="009D5451"/>
    <w:rsid w:val="009D5618"/>
    <w:rsid w:val="009D5852"/>
    <w:rsid w:val="009D5912"/>
    <w:rsid w:val="009D5A2F"/>
    <w:rsid w:val="009D5CDA"/>
    <w:rsid w:val="009D62D7"/>
    <w:rsid w:val="009D6795"/>
    <w:rsid w:val="009D68E6"/>
    <w:rsid w:val="009D6EF8"/>
    <w:rsid w:val="009D701B"/>
    <w:rsid w:val="009D734C"/>
    <w:rsid w:val="009D74F0"/>
    <w:rsid w:val="009D7547"/>
    <w:rsid w:val="009D765D"/>
    <w:rsid w:val="009D7AB5"/>
    <w:rsid w:val="009D7B1E"/>
    <w:rsid w:val="009D7D27"/>
    <w:rsid w:val="009E01AF"/>
    <w:rsid w:val="009E0427"/>
    <w:rsid w:val="009E0959"/>
    <w:rsid w:val="009E0965"/>
    <w:rsid w:val="009E0B47"/>
    <w:rsid w:val="009E0BB4"/>
    <w:rsid w:val="009E0E74"/>
    <w:rsid w:val="009E0E8C"/>
    <w:rsid w:val="009E143D"/>
    <w:rsid w:val="009E1823"/>
    <w:rsid w:val="009E23D8"/>
    <w:rsid w:val="009E2567"/>
    <w:rsid w:val="009E25D1"/>
    <w:rsid w:val="009E2656"/>
    <w:rsid w:val="009E2776"/>
    <w:rsid w:val="009E2A2F"/>
    <w:rsid w:val="009E2C04"/>
    <w:rsid w:val="009E2DC3"/>
    <w:rsid w:val="009E3285"/>
    <w:rsid w:val="009E3568"/>
    <w:rsid w:val="009E35AA"/>
    <w:rsid w:val="009E3831"/>
    <w:rsid w:val="009E39AA"/>
    <w:rsid w:val="009E3A43"/>
    <w:rsid w:val="009E3EA6"/>
    <w:rsid w:val="009E3F89"/>
    <w:rsid w:val="009E4114"/>
    <w:rsid w:val="009E4141"/>
    <w:rsid w:val="009E429A"/>
    <w:rsid w:val="009E43EC"/>
    <w:rsid w:val="009E45AB"/>
    <w:rsid w:val="009E4604"/>
    <w:rsid w:val="009E4809"/>
    <w:rsid w:val="009E4AFA"/>
    <w:rsid w:val="009E4E9D"/>
    <w:rsid w:val="009E5421"/>
    <w:rsid w:val="009E5686"/>
    <w:rsid w:val="009E57BC"/>
    <w:rsid w:val="009E57F6"/>
    <w:rsid w:val="009E586F"/>
    <w:rsid w:val="009E5969"/>
    <w:rsid w:val="009E59DF"/>
    <w:rsid w:val="009E5A78"/>
    <w:rsid w:val="009E5C8C"/>
    <w:rsid w:val="009E5CBF"/>
    <w:rsid w:val="009E5D47"/>
    <w:rsid w:val="009E5E38"/>
    <w:rsid w:val="009E6002"/>
    <w:rsid w:val="009E6325"/>
    <w:rsid w:val="009E67B3"/>
    <w:rsid w:val="009E682D"/>
    <w:rsid w:val="009E6E37"/>
    <w:rsid w:val="009E7044"/>
    <w:rsid w:val="009E708C"/>
    <w:rsid w:val="009E71D2"/>
    <w:rsid w:val="009E723D"/>
    <w:rsid w:val="009E726C"/>
    <w:rsid w:val="009E754B"/>
    <w:rsid w:val="009E77A2"/>
    <w:rsid w:val="009E787E"/>
    <w:rsid w:val="009E7880"/>
    <w:rsid w:val="009E78CB"/>
    <w:rsid w:val="009E7A3F"/>
    <w:rsid w:val="009E7B9D"/>
    <w:rsid w:val="009E7BF0"/>
    <w:rsid w:val="009E7C33"/>
    <w:rsid w:val="009E7D36"/>
    <w:rsid w:val="009E7D4C"/>
    <w:rsid w:val="009E7F0E"/>
    <w:rsid w:val="009E7F39"/>
    <w:rsid w:val="009E7FAF"/>
    <w:rsid w:val="009F0039"/>
    <w:rsid w:val="009F024C"/>
    <w:rsid w:val="009F052B"/>
    <w:rsid w:val="009F0859"/>
    <w:rsid w:val="009F0ADF"/>
    <w:rsid w:val="009F0B79"/>
    <w:rsid w:val="009F0B90"/>
    <w:rsid w:val="009F0DC4"/>
    <w:rsid w:val="009F0E62"/>
    <w:rsid w:val="009F0E9E"/>
    <w:rsid w:val="009F100C"/>
    <w:rsid w:val="009F108D"/>
    <w:rsid w:val="009F1123"/>
    <w:rsid w:val="009F130B"/>
    <w:rsid w:val="009F1617"/>
    <w:rsid w:val="009F1623"/>
    <w:rsid w:val="009F1B41"/>
    <w:rsid w:val="009F1DDB"/>
    <w:rsid w:val="009F1E49"/>
    <w:rsid w:val="009F1F1B"/>
    <w:rsid w:val="009F1F89"/>
    <w:rsid w:val="009F2150"/>
    <w:rsid w:val="009F26CE"/>
    <w:rsid w:val="009F296F"/>
    <w:rsid w:val="009F2992"/>
    <w:rsid w:val="009F2A1A"/>
    <w:rsid w:val="009F2A75"/>
    <w:rsid w:val="009F2AA0"/>
    <w:rsid w:val="009F2E12"/>
    <w:rsid w:val="009F2F97"/>
    <w:rsid w:val="009F31F0"/>
    <w:rsid w:val="009F3488"/>
    <w:rsid w:val="009F35AA"/>
    <w:rsid w:val="009F35CD"/>
    <w:rsid w:val="009F37D4"/>
    <w:rsid w:val="009F3E5D"/>
    <w:rsid w:val="009F3EF3"/>
    <w:rsid w:val="009F4714"/>
    <w:rsid w:val="009F47C5"/>
    <w:rsid w:val="009F4809"/>
    <w:rsid w:val="009F483D"/>
    <w:rsid w:val="009F4A38"/>
    <w:rsid w:val="009F4AF3"/>
    <w:rsid w:val="009F4BCA"/>
    <w:rsid w:val="009F4BD5"/>
    <w:rsid w:val="009F4E19"/>
    <w:rsid w:val="009F5158"/>
    <w:rsid w:val="009F5180"/>
    <w:rsid w:val="009F5433"/>
    <w:rsid w:val="009F5452"/>
    <w:rsid w:val="009F5453"/>
    <w:rsid w:val="009F558A"/>
    <w:rsid w:val="009F58A7"/>
    <w:rsid w:val="009F5A83"/>
    <w:rsid w:val="009F5BF6"/>
    <w:rsid w:val="009F5FBA"/>
    <w:rsid w:val="009F6345"/>
    <w:rsid w:val="009F64FE"/>
    <w:rsid w:val="009F65D2"/>
    <w:rsid w:val="009F67B5"/>
    <w:rsid w:val="009F68AB"/>
    <w:rsid w:val="009F6B7E"/>
    <w:rsid w:val="009F6BEB"/>
    <w:rsid w:val="009F6BF3"/>
    <w:rsid w:val="009F6CCC"/>
    <w:rsid w:val="009F6DBA"/>
    <w:rsid w:val="009F7089"/>
    <w:rsid w:val="009F7285"/>
    <w:rsid w:val="009F79F3"/>
    <w:rsid w:val="009F7E97"/>
    <w:rsid w:val="00A00096"/>
    <w:rsid w:val="00A0032A"/>
    <w:rsid w:val="00A00434"/>
    <w:rsid w:val="00A00463"/>
    <w:rsid w:val="00A004EE"/>
    <w:rsid w:val="00A00A1A"/>
    <w:rsid w:val="00A00AE4"/>
    <w:rsid w:val="00A00CA2"/>
    <w:rsid w:val="00A01226"/>
    <w:rsid w:val="00A01705"/>
    <w:rsid w:val="00A018C8"/>
    <w:rsid w:val="00A019F6"/>
    <w:rsid w:val="00A01A88"/>
    <w:rsid w:val="00A01C81"/>
    <w:rsid w:val="00A021C6"/>
    <w:rsid w:val="00A023C6"/>
    <w:rsid w:val="00A025DA"/>
    <w:rsid w:val="00A02704"/>
    <w:rsid w:val="00A0279D"/>
    <w:rsid w:val="00A027F9"/>
    <w:rsid w:val="00A0294C"/>
    <w:rsid w:val="00A02AD0"/>
    <w:rsid w:val="00A02E36"/>
    <w:rsid w:val="00A02FE8"/>
    <w:rsid w:val="00A03082"/>
    <w:rsid w:val="00A03190"/>
    <w:rsid w:val="00A033CB"/>
    <w:rsid w:val="00A034ED"/>
    <w:rsid w:val="00A03724"/>
    <w:rsid w:val="00A037F3"/>
    <w:rsid w:val="00A0392F"/>
    <w:rsid w:val="00A03C63"/>
    <w:rsid w:val="00A04203"/>
    <w:rsid w:val="00A042A2"/>
    <w:rsid w:val="00A042E1"/>
    <w:rsid w:val="00A044A5"/>
    <w:rsid w:val="00A04848"/>
    <w:rsid w:val="00A04ACD"/>
    <w:rsid w:val="00A04AD9"/>
    <w:rsid w:val="00A0518C"/>
    <w:rsid w:val="00A05569"/>
    <w:rsid w:val="00A05612"/>
    <w:rsid w:val="00A057AD"/>
    <w:rsid w:val="00A05B38"/>
    <w:rsid w:val="00A05D25"/>
    <w:rsid w:val="00A05DE3"/>
    <w:rsid w:val="00A05EA3"/>
    <w:rsid w:val="00A05FA6"/>
    <w:rsid w:val="00A061DE"/>
    <w:rsid w:val="00A067DC"/>
    <w:rsid w:val="00A06902"/>
    <w:rsid w:val="00A0698E"/>
    <w:rsid w:val="00A06C1F"/>
    <w:rsid w:val="00A06EA3"/>
    <w:rsid w:val="00A074ED"/>
    <w:rsid w:val="00A076BE"/>
    <w:rsid w:val="00A0787E"/>
    <w:rsid w:val="00A07993"/>
    <w:rsid w:val="00A079B1"/>
    <w:rsid w:val="00A079C1"/>
    <w:rsid w:val="00A07A83"/>
    <w:rsid w:val="00A07B33"/>
    <w:rsid w:val="00A10105"/>
    <w:rsid w:val="00A10138"/>
    <w:rsid w:val="00A101AC"/>
    <w:rsid w:val="00A103EA"/>
    <w:rsid w:val="00A10EC3"/>
    <w:rsid w:val="00A11394"/>
    <w:rsid w:val="00A11435"/>
    <w:rsid w:val="00A11A7B"/>
    <w:rsid w:val="00A11AB3"/>
    <w:rsid w:val="00A11B19"/>
    <w:rsid w:val="00A11C40"/>
    <w:rsid w:val="00A11ECF"/>
    <w:rsid w:val="00A11F5F"/>
    <w:rsid w:val="00A1200D"/>
    <w:rsid w:val="00A1214B"/>
    <w:rsid w:val="00A121BA"/>
    <w:rsid w:val="00A123B5"/>
    <w:rsid w:val="00A13033"/>
    <w:rsid w:val="00A130BA"/>
    <w:rsid w:val="00A13288"/>
    <w:rsid w:val="00A1335B"/>
    <w:rsid w:val="00A133DA"/>
    <w:rsid w:val="00A137E3"/>
    <w:rsid w:val="00A139F0"/>
    <w:rsid w:val="00A13B87"/>
    <w:rsid w:val="00A13F0C"/>
    <w:rsid w:val="00A14046"/>
    <w:rsid w:val="00A14145"/>
    <w:rsid w:val="00A1431D"/>
    <w:rsid w:val="00A143A8"/>
    <w:rsid w:val="00A14AEA"/>
    <w:rsid w:val="00A14B2F"/>
    <w:rsid w:val="00A14BC1"/>
    <w:rsid w:val="00A14DF5"/>
    <w:rsid w:val="00A14EC5"/>
    <w:rsid w:val="00A150AE"/>
    <w:rsid w:val="00A152CD"/>
    <w:rsid w:val="00A1537F"/>
    <w:rsid w:val="00A15653"/>
    <w:rsid w:val="00A15820"/>
    <w:rsid w:val="00A15837"/>
    <w:rsid w:val="00A15AFD"/>
    <w:rsid w:val="00A15B80"/>
    <w:rsid w:val="00A15CB0"/>
    <w:rsid w:val="00A15E33"/>
    <w:rsid w:val="00A1628F"/>
    <w:rsid w:val="00A162A9"/>
    <w:rsid w:val="00A16708"/>
    <w:rsid w:val="00A16D69"/>
    <w:rsid w:val="00A1777B"/>
    <w:rsid w:val="00A17A6E"/>
    <w:rsid w:val="00A17C49"/>
    <w:rsid w:val="00A17D71"/>
    <w:rsid w:val="00A2001B"/>
    <w:rsid w:val="00A20992"/>
    <w:rsid w:val="00A20CD5"/>
    <w:rsid w:val="00A20E02"/>
    <w:rsid w:val="00A20F4C"/>
    <w:rsid w:val="00A2103E"/>
    <w:rsid w:val="00A21140"/>
    <w:rsid w:val="00A21184"/>
    <w:rsid w:val="00A2129B"/>
    <w:rsid w:val="00A2133B"/>
    <w:rsid w:val="00A2133F"/>
    <w:rsid w:val="00A2166B"/>
    <w:rsid w:val="00A21A42"/>
    <w:rsid w:val="00A21C08"/>
    <w:rsid w:val="00A21C16"/>
    <w:rsid w:val="00A21F0D"/>
    <w:rsid w:val="00A22022"/>
    <w:rsid w:val="00A221CB"/>
    <w:rsid w:val="00A22292"/>
    <w:rsid w:val="00A222AB"/>
    <w:rsid w:val="00A225C4"/>
    <w:rsid w:val="00A228F9"/>
    <w:rsid w:val="00A22A77"/>
    <w:rsid w:val="00A22C32"/>
    <w:rsid w:val="00A22D51"/>
    <w:rsid w:val="00A230E2"/>
    <w:rsid w:val="00A23361"/>
    <w:rsid w:val="00A233E7"/>
    <w:rsid w:val="00A23644"/>
    <w:rsid w:val="00A23AAD"/>
    <w:rsid w:val="00A23B32"/>
    <w:rsid w:val="00A23F24"/>
    <w:rsid w:val="00A23F29"/>
    <w:rsid w:val="00A23FB4"/>
    <w:rsid w:val="00A24106"/>
    <w:rsid w:val="00A2435E"/>
    <w:rsid w:val="00A245C1"/>
    <w:rsid w:val="00A24A41"/>
    <w:rsid w:val="00A24B5A"/>
    <w:rsid w:val="00A24D01"/>
    <w:rsid w:val="00A25001"/>
    <w:rsid w:val="00A25461"/>
    <w:rsid w:val="00A2558D"/>
    <w:rsid w:val="00A25DE6"/>
    <w:rsid w:val="00A25F58"/>
    <w:rsid w:val="00A262DE"/>
    <w:rsid w:val="00A2639E"/>
    <w:rsid w:val="00A263BE"/>
    <w:rsid w:val="00A264D1"/>
    <w:rsid w:val="00A268AD"/>
    <w:rsid w:val="00A26920"/>
    <w:rsid w:val="00A26B2C"/>
    <w:rsid w:val="00A26EA2"/>
    <w:rsid w:val="00A271D3"/>
    <w:rsid w:val="00A272C0"/>
    <w:rsid w:val="00A276DA"/>
    <w:rsid w:val="00A27A25"/>
    <w:rsid w:val="00A27B8F"/>
    <w:rsid w:val="00A3004C"/>
    <w:rsid w:val="00A30121"/>
    <w:rsid w:val="00A30382"/>
    <w:rsid w:val="00A30464"/>
    <w:rsid w:val="00A306FC"/>
    <w:rsid w:val="00A31010"/>
    <w:rsid w:val="00A31061"/>
    <w:rsid w:val="00A312F6"/>
    <w:rsid w:val="00A31352"/>
    <w:rsid w:val="00A3135E"/>
    <w:rsid w:val="00A3140B"/>
    <w:rsid w:val="00A314EE"/>
    <w:rsid w:val="00A3172F"/>
    <w:rsid w:val="00A31781"/>
    <w:rsid w:val="00A317D6"/>
    <w:rsid w:val="00A31E81"/>
    <w:rsid w:val="00A31F0C"/>
    <w:rsid w:val="00A32415"/>
    <w:rsid w:val="00A324B2"/>
    <w:rsid w:val="00A32627"/>
    <w:rsid w:val="00A326C1"/>
    <w:rsid w:val="00A326F4"/>
    <w:rsid w:val="00A32806"/>
    <w:rsid w:val="00A32C04"/>
    <w:rsid w:val="00A32C65"/>
    <w:rsid w:val="00A32CB5"/>
    <w:rsid w:val="00A32CFE"/>
    <w:rsid w:val="00A32F44"/>
    <w:rsid w:val="00A3310F"/>
    <w:rsid w:val="00A3329E"/>
    <w:rsid w:val="00A3387A"/>
    <w:rsid w:val="00A33C96"/>
    <w:rsid w:val="00A3415C"/>
    <w:rsid w:val="00A341C7"/>
    <w:rsid w:val="00A34275"/>
    <w:rsid w:val="00A342A7"/>
    <w:rsid w:val="00A34703"/>
    <w:rsid w:val="00A347C1"/>
    <w:rsid w:val="00A3488B"/>
    <w:rsid w:val="00A34AA6"/>
    <w:rsid w:val="00A34B3F"/>
    <w:rsid w:val="00A34D7C"/>
    <w:rsid w:val="00A34E8C"/>
    <w:rsid w:val="00A350FF"/>
    <w:rsid w:val="00A351F2"/>
    <w:rsid w:val="00A352FC"/>
    <w:rsid w:val="00A354C4"/>
    <w:rsid w:val="00A35856"/>
    <w:rsid w:val="00A35B73"/>
    <w:rsid w:val="00A35CB7"/>
    <w:rsid w:val="00A3656F"/>
    <w:rsid w:val="00A36C15"/>
    <w:rsid w:val="00A36E41"/>
    <w:rsid w:val="00A3725D"/>
    <w:rsid w:val="00A379B8"/>
    <w:rsid w:val="00A37A30"/>
    <w:rsid w:val="00A40228"/>
    <w:rsid w:val="00A40501"/>
    <w:rsid w:val="00A4062C"/>
    <w:rsid w:val="00A40935"/>
    <w:rsid w:val="00A40968"/>
    <w:rsid w:val="00A40B7A"/>
    <w:rsid w:val="00A40C9F"/>
    <w:rsid w:val="00A40D13"/>
    <w:rsid w:val="00A410F3"/>
    <w:rsid w:val="00A4128A"/>
    <w:rsid w:val="00A414F6"/>
    <w:rsid w:val="00A414F7"/>
    <w:rsid w:val="00A4155E"/>
    <w:rsid w:val="00A41914"/>
    <w:rsid w:val="00A41CAF"/>
    <w:rsid w:val="00A42102"/>
    <w:rsid w:val="00A421DE"/>
    <w:rsid w:val="00A42363"/>
    <w:rsid w:val="00A42378"/>
    <w:rsid w:val="00A42533"/>
    <w:rsid w:val="00A426DF"/>
    <w:rsid w:val="00A429DE"/>
    <w:rsid w:val="00A42D82"/>
    <w:rsid w:val="00A42F19"/>
    <w:rsid w:val="00A42F5D"/>
    <w:rsid w:val="00A42F69"/>
    <w:rsid w:val="00A4340F"/>
    <w:rsid w:val="00A43B2B"/>
    <w:rsid w:val="00A43BAC"/>
    <w:rsid w:val="00A440A4"/>
    <w:rsid w:val="00A442A2"/>
    <w:rsid w:val="00A442E1"/>
    <w:rsid w:val="00A44465"/>
    <w:rsid w:val="00A4455E"/>
    <w:rsid w:val="00A4467C"/>
    <w:rsid w:val="00A44B07"/>
    <w:rsid w:val="00A44B7F"/>
    <w:rsid w:val="00A44CF9"/>
    <w:rsid w:val="00A4514C"/>
    <w:rsid w:val="00A4523E"/>
    <w:rsid w:val="00A45556"/>
    <w:rsid w:val="00A456DC"/>
    <w:rsid w:val="00A457A0"/>
    <w:rsid w:val="00A45859"/>
    <w:rsid w:val="00A45A3C"/>
    <w:rsid w:val="00A45B20"/>
    <w:rsid w:val="00A45CD6"/>
    <w:rsid w:val="00A45F1B"/>
    <w:rsid w:val="00A4630F"/>
    <w:rsid w:val="00A4659F"/>
    <w:rsid w:val="00A46688"/>
    <w:rsid w:val="00A46A67"/>
    <w:rsid w:val="00A46C54"/>
    <w:rsid w:val="00A46CDC"/>
    <w:rsid w:val="00A46CFD"/>
    <w:rsid w:val="00A46D5E"/>
    <w:rsid w:val="00A46E1C"/>
    <w:rsid w:val="00A4712E"/>
    <w:rsid w:val="00A473D7"/>
    <w:rsid w:val="00A47492"/>
    <w:rsid w:val="00A47496"/>
    <w:rsid w:val="00A477D8"/>
    <w:rsid w:val="00A477DC"/>
    <w:rsid w:val="00A47BE7"/>
    <w:rsid w:val="00A5017E"/>
    <w:rsid w:val="00A502FD"/>
    <w:rsid w:val="00A5031C"/>
    <w:rsid w:val="00A509E9"/>
    <w:rsid w:val="00A50A36"/>
    <w:rsid w:val="00A50C59"/>
    <w:rsid w:val="00A50CFD"/>
    <w:rsid w:val="00A50DA5"/>
    <w:rsid w:val="00A50DDE"/>
    <w:rsid w:val="00A50DF8"/>
    <w:rsid w:val="00A510B1"/>
    <w:rsid w:val="00A51122"/>
    <w:rsid w:val="00A51783"/>
    <w:rsid w:val="00A51B87"/>
    <w:rsid w:val="00A51BC2"/>
    <w:rsid w:val="00A51C22"/>
    <w:rsid w:val="00A51DB8"/>
    <w:rsid w:val="00A51E11"/>
    <w:rsid w:val="00A51E52"/>
    <w:rsid w:val="00A52016"/>
    <w:rsid w:val="00A522C9"/>
    <w:rsid w:val="00A524B9"/>
    <w:rsid w:val="00A52577"/>
    <w:rsid w:val="00A526BD"/>
    <w:rsid w:val="00A526CB"/>
    <w:rsid w:val="00A52822"/>
    <w:rsid w:val="00A529B5"/>
    <w:rsid w:val="00A52AA2"/>
    <w:rsid w:val="00A52F70"/>
    <w:rsid w:val="00A5309D"/>
    <w:rsid w:val="00A5322B"/>
    <w:rsid w:val="00A537C9"/>
    <w:rsid w:val="00A539EA"/>
    <w:rsid w:val="00A53A14"/>
    <w:rsid w:val="00A53D98"/>
    <w:rsid w:val="00A53DAD"/>
    <w:rsid w:val="00A53DEF"/>
    <w:rsid w:val="00A53E62"/>
    <w:rsid w:val="00A53F56"/>
    <w:rsid w:val="00A5404F"/>
    <w:rsid w:val="00A54112"/>
    <w:rsid w:val="00A543D1"/>
    <w:rsid w:val="00A545E2"/>
    <w:rsid w:val="00A54BD2"/>
    <w:rsid w:val="00A54D30"/>
    <w:rsid w:val="00A54E1B"/>
    <w:rsid w:val="00A5502A"/>
    <w:rsid w:val="00A5505C"/>
    <w:rsid w:val="00A55082"/>
    <w:rsid w:val="00A550D0"/>
    <w:rsid w:val="00A5538E"/>
    <w:rsid w:val="00A553F0"/>
    <w:rsid w:val="00A55808"/>
    <w:rsid w:val="00A55CB1"/>
    <w:rsid w:val="00A55E68"/>
    <w:rsid w:val="00A5607B"/>
    <w:rsid w:val="00A5634D"/>
    <w:rsid w:val="00A565FF"/>
    <w:rsid w:val="00A56678"/>
    <w:rsid w:val="00A5697A"/>
    <w:rsid w:val="00A56AEF"/>
    <w:rsid w:val="00A56C0D"/>
    <w:rsid w:val="00A56C30"/>
    <w:rsid w:val="00A56E4D"/>
    <w:rsid w:val="00A56FF6"/>
    <w:rsid w:val="00A57271"/>
    <w:rsid w:val="00A572B0"/>
    <w:rsid w:val="00A572BA"/>
    <w:rsid w:val="00A57498"/>
    <w:rsid w:val="00A575DC"/>
    <w:rsid w:val="00A576F5"/>
    <w:rsid w:val="00A57864"/>
    <w:rsid w:val="00A57942"/>
    <w:rsid w:val="00A57F2F"/>
    <w:rsid w:val="00A600A1"/>
    <w:rsid w:val="00A602E0"/>
    <w:rsid w:val="00A60D7B"/>
    <w:rsid w:val="00A6139E"/>
    <w:rsid w:val="00A618FE"/>
    <w:rsid w:val="00A61A11"/>
    <w:rsid w:val="00A61D04"/>
    <w:rsid w:val="00A61D2A"/>
    <w:rsid w:val="00A62149"/>
    <w:rsid w:val="00A62249"/>
    <w:rsid w:val="00A62285"/>
    <w:rsid w:val="00A62664"/>
    <w:rsid w:val="00A626B5"/>
    <w:rsid w:val="00A6288F"/>
    <w:rsid w:val="00A62C7E"/>
    <w:rsid w:val="00A62D30"/>
    <w:rsid w:val="00A62E57"/>
    <w:rsid w:val="00A62F25"/>
    <w:rsid w:val="00A62F34"/>
    <w:rsid w:val="00A631D8"/>
    <w:rsid w:val="00A63413"/>
    <w:rsid w:val="00A634E6"/>
    <w:rsid w:val="00A63976"/>
    <w:rsid w:val="00A63B96"/>
    <w:rsid w:val="00A63C14"/>
    <w:rsid w:val="00A63E9F"/>
    <w:rsid w:val="00A63ED7"/>
    <w:rsid w:val="00A64157"/>
    <w:rsid w:val="00A645CF"/>
    <w:rsid w:val="00A64692"/>
    <w:rsid w:val="00A64914"/>
    <w:rsid w:val="00A649E3"/>
    <w:rsid w:val="00A64AC4"/>
    <w:rsid w:val="00A64B0A"/>
    <w:rsid w:val="00A64B80"/>
    <w:rsid w:val="00A64CF3"/>
    <w:rsid w:val="00A64E47"/>
    <w:rsid w:val="00A650A0"/>
    <w:rsid w:val="00A65169"/>
    <w:rsid w:val="00A65507"/>
    <w:rsid w:val="00A656B4"/>
    <w:rsid w:val="00A6598D"/>
    <w:rsid w:val="00A65BEA"/>
    <w:rsid w:val="00A65C12"/>
    <w:rsid w:val="00A65C9C"/>
    <w:rsid w:val="00A65E09"/>
    <w:rsid w:val="00A65EA2"/>
    <w:rsid w:val="00A6623F"/>
    <w:rsid w:val="00A66265"/>
    <w:rsid w:val="00A6635C"/>
    <w:rsid w:val="00A6641A"/>
    <w:rsid w:val="00A66582"/>
    <w:rsid w:val="00A66592"/>
    <w:rsid w:val="00A66598"/>
    <w:rsid w:val="00A666FE"/>
    <w:rsid w:val="00A66873"/>
    <w:rsid w:val="00A66ABD"/>
    <w:rsid w:val="00A66D82"/>
    <w:rsid w:val="00A66E94"/>
    <w:rsid w:val="00A672F3"/>
    <w:rsid w:val="00A67362"/>
    <w:rsid w:val="00A674FD"/>
    <w:rsid w:val="00A70549"/>
    <w:rsid w:val="00A70572"/>
    <w:rsid w:val="00A70C95"/>
    <w:rsid w:val="00A70F36"/>
    <w:rsid w:val="00A70F92"/>
    <w:rsid w:val="00A71164"/>
    <w:rsid w:val="00A71537"/>
    <w:rsid w:val="00A71804"/>
    <w:rsid w:val="00A71828"/>
    <w:rsid w:val="00A718A9"/>
    <w:rsid w:val="00A71EE5"/>
    <w:rsid w:val="00A721F1"/>
    <w:rsid w:val="00A723EB"/>
    <w:rsid w:val="00A7295C"/>
    <w:rsid w:val="00A729B1"/>
    <w:rsid w:val="00A72ABE"/>
    <w:rsid w:val="00A72E15"/>
    <w:rsid w:val="00A7302A"/>
    <w:rsid w:val="00A7323B"/>
    <w:rsid w:val="00A734D6"/>
    <w:rsid w:val="00A737E4"/>
    <w:rsid w:val="00A73821"/>
    <w:rsid w:val="00A73941"/>
    <w:rsid w:val="00A73C79"/>
    <w:rsid w:val="00A73D94"/>
    <w:rsid w:val="00A73E24"/>
    <w:rsid w:val="00A73EC5"/>
    <w:rsid w:val="00A73F20"/>
    <w:rsid w:val="00A74107"/>
    <w:rsid w:val="00A7456B"/>
    <w:rsid w:val="00A74999"/>
    <w:rsid w:val="00A74AAC"/>
    <w:rsid w:val="00A74C7F"/>
    <w:rsid w:val="00A74E28"/>
    <w:rsid w:val="00A75113"/>
    <w:rsid w:val="00A75204"/>
    <w:rsid w:val="00A75239"/>
    <w:rsid w:val="00A7525A"/>
    <w:rsid w:val="00A752A0"/>
    <w:rsid w:val="00A7574B"/>
    <w:rsid w:val="00A75CF6"/>
    <w:rsid w:val="00A7600B"/>
    <w:rsid w:val="00A76140"/>
    <w:rsid w:val="00A76361"/>
    <w:rsid w:val="00A76579"/>
    <w:rsid w:val="00A76761"/>
    <w:rsid w:val="00A7696C"/>
    <w:rsid w:val="00A76A1B"/>
    <w:rsid w:val="00A76AB9"/>
    <w:rsid w:val="00A76AE2"/>
    <w:rsid w:val="00A76B65"/>
    <w:rsid w:val="00A77021"/>
    <w:rsid w:val="00A77048"/>
    <w:rsid w:val="00A77170"/>
    <w:rsid w:val="00A7719F"/>
    <w:rsid w:val="00A7725F"/>
    <w:rsid w:val="00A7742D"/>
    <w:rsid w:val="00A7758A"/>
    <w:rsid w:val="00A77758"/>
    <w:rsid w:val="00A7782B"/>
    <w:rsid w:val="00A7789C"/>
    <w:rsid w:val="00A801C3"/>
    <w:rsid w:val="00A802DC"/>
    <w:rsid w:val="00A8039B"/>
    <w:rsid w:val="00A80BC1"/>
    <w:rsid w:val="00A80C5B"/>
    <w:rsid w:val="00A80D91"/>
    <w:rsid w:val="00A8155C"/>
    <w:rsid w:val="00A815D4"/>
    <w:rsid w:val="00A8170E"/>
    <w:rsid w:val="00A818CA"/>
    <w:rsid w:val="00A819A1"/>
    <w:rsid w:val="00A81B42"/>
    <w:rsid w:val="00A81C0B"/>
    <w:rsid w:val="00A82205"/>
    <w:rsid w:val="00A8222B"/>
    <w:rsid w:val="00A822B4"/>
    <w:rsid w:val="00A82514"/>
    <w:rsid w:val="00A82829"/>
    <w:rsid w:val="00A8286A"/>
    <w:rsid w:val="00A828EC"/>
    <w:rsid w:val="00A82B8C"/>
    <w:rsid w:val="00A82C71"/>
    <w:rsid w:val="00A83013"/>
    <w:rsid w:val="00A830C4"/>
    <w:rsid w:val="00A830EA"/>
    <w:rsid w:val="00A83115"/>
    <w:rsid w:val="00A8331B"/>
    <w:rsid w:val="00A833EC"/>
    <w:rsid w:val="00A837FE"/>
    <w:rsid w:val="00A83D14"/>
    <w:rsid w:val="00A83EAB"/>
    <w:rsid w:val="00A8464C"/>
    <w:rsid w:val="00A84741"/>
    <w:rsid w:val="00A8480C"/>
    <w:rsid w:val="00A84839"/>
    <w:rsid w:val="00A848C6"/>
    <w:rsid w:val="00A84A5D"/>
    <w:rsid w:val="00A84D14"/>
    <w:rsid w:val="00A853CF"/>
    <w:rsid w:val="00A85716"/>
    <w:rsid w:val="00A85F5F"/>
    <w:rsid w:val="00A8600F"/>
    <w:rsid w:val="00A8608F"/>
    <w:rsid w:val="00A86097"/>
    <w:rsid w:val="00A86455"/>
    <w:rsid w:val="00A86747"/>
    <w:rsid w:val="00A86749"/>
    <w:rsid w:val="00A86759"/>
    <w:rsid w:val="00A86B47"/>
    <w:rsid w:val="00A86BA4"/>
    <w:rsid w:val="00A8701F"/>
    <w:rsid w:val="00A87425"/>
    <w:rsid w:val="00A8778F"/>
    <w:rsid w:val="00A87B7A"/>
    <w:rsid w:val="00A90088"/>
    <w:rsid w:val="00A90241"/>
    <w:rsid w:val="00A904B0"/>
    <w:rsid w:val="00A9057B"/>
    <w:rsid w:val="00A90827"/>
    <w:rsid w:val="00A908C7"/>
    <w:rsid w:val="00A909EF"/>
    <w:rsid w:val="00A90CDC"/>
    <w:rsid w:val="00A910A1"/>
    <w:rsid w:val="00A914D0"/>
    <w:rsid w:val="00A91611"/>
    <w:rsid w:val="00A91804"/>
    <w:rsid w:val="00A92005"/>
    <w:rsid w:val="00A9209B"/>
    <w:rsid w:val="00A9242C"/>
    <w:rsid w:val="00A92678"/>
    <w:rsid w:val="00A92719"/>
    <w:rsid w:val="00A92753"/>
    <w:rsid w:val="00A9281E"/>
    <w:rsid w:val="00A92E27"/>
    <w:rsid w:val="00A93188"/>
    <w:rsid w:val="00A938A9"/>
    <w:rsid w:val="00A93953"/>
    <w:rsid w:val="00A93AF0"/>
    <w:rsid w:val="00A93B67"/>
    <w:rsid w:val="00A93CAE"/>
    <w:rsid w:val="00A944E6"/>
    <w:rsid w:val="00A94645"/>
    <w:rsid w:val="00A94984"/>
    <w:rsid w:val="00A94E6D"/>
    <w:rsid w:val="00A95088"/>
    <w:rsid w:val="00A9511F"/>
    <w:rsid w:val="00A95235"/>
    <w:rsid w:val="00A95474"/>
    <w:rsid w:val="00A9552B"/>
    <w:rsid w:val="00A95779"/>
    <w:rsid w:val="00A95918"/>
    <w:rsid w:val="00A95A77"/>
    <w:rsid w:val="00A95A81"/>
    <w:rsid w:val="00A95B71"/>
    <w:rsid w:val="00A95E81"/>
    <w:rsid w:val="00A95F33"/>
    <w:rsid w:val="00A9634E"/>
    <w:rsid w:val="00A9640F"/>
    <w:rsid w:val="00A9644B"/>
    <w:rsid w:val="00A96648"/>
    <w:rsid w:val="00A96726"/>
    <w:rsid w:val="00A96737"/>
    <w:rsid w:val="00A96A2D"/>
    <w:rsid w:val="00A96DC7"/>
    <w:rsid w:val="00A96FA9"/>
    <w:rsid w:val="00A97494"/>
    <w:rsid w:val="00A97762"/>
    <w:rsid w:val="00A9785B"/>
    <w:rsid w:val="00A97952"/>
    <w:rsid w:val="00A97B6D"/>
    <w:rsid w:val="00A97FD0"/>
    <w:rsid w:val="00AA0180"/>
    <w:rsid w:val="00AA0423"/>
    <w:rsid w:val="00AA0982"/>
    <w:rsid w:val="00AA0A7D"/>
    <w:rsid w:val="00AA0B6B"/>
    <w:rsid w:val="00AA10E2"/>
    <w:rsid w:val="00AA125B"/>
    <w:rsid w:val="00AA127E"/>
    <w:rsid w:val="00AA13DA"/>
    <w:rsid w:val="00AA145F"/>
    <w:rsid w:val="00AA1623"/>
    <w:rsid w:val="00AA1DF0"/>
    <w:rsid w:val="00AA1F0C"/>
    <w:rsid w:val="00AA2249"/>
    <w:rsid w:val="00AA2493"/>
    <w:rsid w:val="00AA26FE"/>
    <w:rsid w:val="00AA28C4"/>
    <w:rsid w:val="00AA2ABA"/>
    <w:rsid w:val="00AA32D1"/>
    <w:rsid w:val="00AA32DB"/>
    <w:rsid w:val="00AA3339"/>
    <w:rsid w:val="00AA3F1A"/>
    <w:rsid w:val="00AA40FE"/>
    <w:rsid w:val="00AA410D"/>
    <w:rsid w:val="00AA4135"/>
    <w:rsid w:val="00AA41BC"/>
    <w:rsid w:val="00AA46CA"/>
    <w:rsid w:val="00AA49BC"/>
    <w:rsid w:val="00AA4DE6"/>
    <w:rsid w:val="00AA4E27"/>
    <w:rsid w:val="00AA4EB2"/>
    <w:rsid w:val="00AA5130"/>
    <w:rsid w:val="00AA51AF"/>
    <w:rsid w:val="00AA51B2"/>
    <w:rsid w:val="00AA53D9"/>
    <w:rsid w:val="00AA5471"/>
    <w:rsid w:val="00AA55A7"/>
    <w:rsid w:val="00AA56CF"/>
    <w:rsid w:val="00AA5D80"/>
    <w:rsid w:val="00AA5F5D"/>
    <w:rsid w:val="00AA6851"/>
    <w:rsid w:val="00AA68C7"/>
    <w:rsid w:val="00AA69AE"/>
    <w:rsid w:val="00AA69BE"/>
    <w:rsid w:val="00AA69C2"/>
    <w:rsid w:val="00AA725B"/>
    <w:rsid w:val="00AA73A0"/>
    <w:rsid w:val="00AA75DE"/>
    <w:rsid w:val="00AA7810"/>
    <w:rsid w:val="00AA79EA"/>
    <w:rsid w:val="00AA7CF0"/>
    <w:rsid w:val="00AB0086"/>
    <w:rsid w:val="00AB0210"/>
    <w:rsid w:val="00AB052B"/>
    <w:rsid w:val="00AB0806"/>
    <w:rsid w:val="00AB0E91"/>
    <w:rsid w:val="00AB15B1"/>
    <w:rsid w:val="00AB17C6"/>
    <w:rsid w:val="00AB1A21"/>
    <w:rsid w:val="00AB1CD1"/>
    <w:rsid w:val="00AB1DDE"/>
    <w:rsid w:val="00AB1F0A"/>
    <w:rsid w:val="00AB21F0"/>
    <w:rsid w:val="00AB2265"/>
    <w:rsid w:val="00AB23D1"/>
    <w:rsid w:val="00AB25E3"/>
    <w:rsid w:val="00AB281E"/>
    <w:rsid w:val="00AB2E39"/>
    <w:rsid w:val="00AB3210"/>
    <w:rsid w:val="00AB323F"/>
    <w:rsid w:val="00AB3488"/>
    <w:rsid w:val="00AB3678"/>
    <w:rsid w:val="00AB3719"/>
    <w:rsid w:val="00AB393C"/>
    <w:rsid w:val="00AB3A54"/>
    <w:rsid w:val="00AB3C5F"/>
    <w:rsid w:val="00AB3C7D"/>
    <w:rsid w:val="00AB4920"/>
    <w:rsid w:val="00AB49D2"/>
    <w:rsid w:val="00AB4A6D"/>
    <w:rsid w:val="00AB4ADE"/>
    <w:rsid w:val="00AB4B1F"/>
    <w:rsid w:val="00AB4B4E"/>
    <w:rsid w:val="00AB4BD5"/>
    <w:rsid w:val="00AB4DED"/>
    <w:rsid w:val="00AB4EC3"/>
    <w:rsid w:val="00AB5020"/>
    <w:rsid w:val="00AB5218"/>
    <w:rsid w:val="00AB521E"/>
    <w:rsid w:val="00AB5448"/>
    <w:rsid w:val="00AB546A"/>
    <w:rsid w:val="00AB5869"/>
    <w:rsid w:val="00AB5938"/>
    <w:rsid w:val="00AB59B6"/>
    <w:rsid w:val="00AB5A06"/>
    <w:rsid w:val="00AB5ABB"/>
    <w:rsid w:val="00AB5D77"/>
    <w:rsid w:val="00AB5DD8"/>
    <w:rsid w:val="00AB5DDC"/>
    <w:rsid w:val="00AB60CF"/>
    <w:rsid w:val="00AB68C7"/>
    <w:rsid w:val="00AB6989"/>
    <w:rsid w:val="00AB6B03"/>
    <w:rsid w:val="00AB6BC6"/>
    <w:rsid w:val="00AB6BCD"/>
    <w:rsid w:val="00AB6E19"/>
    <w:rsid w:val="00AB6EAD"/>
    <w:rsid w:val="00AB7323"/>
    <w:rsid w:val="00AB7462"/>
    <w:rsid w:val="00AB7642"/>
    <w:rsid w:val="00AB77E3"/>
    <w:rsid w:val="00AB7FA6"/>
    <w:rsid w:val="00AC0148"/>
    <w:rsid w:val="00AC01DF"/>
    <w:rsid w:val="00AC0363"/>
    <w:rsid w:val="00AC06EF"/>
    <w:rsid w:val="00AC0738"/>
    <w:rsid w:val="00AC076C"/>
    <w:rsid w:val="00AC086C"/>
    <w:rsid w:val="00AC0945"/>
    <w:rsid w:val="00AC1126"/>
    <w:rsid w:val="00AC163D"/>
    <w:rsid w:val="00AC16EF"/>
    <w:rsid w:val="00AC1F66"/>
    <w:rsid w:val="00AC1FAD"/>
    <w:rsid w:val="00AC2114"/>
    <w:rsid w:val="00AC22D6"/>
    <w:rsid w:val="00AC25EA"/>
    <w:rsid w:val="00AC27FD"/>
    <w:rsid w:val="00AC2A3E"/>
    <w:rsid w:val="00AC2D90"/>
    <w:rsid w:val="00AC2DA7"/>
    <w:rsid w:val="00AC2F7A"/>
    <w:rsid w:val="00AC2FA1"/>
    <w:rsid w:val="00AC2FF0"/>
    <w:rsid w:val="00AC3127"/>
    <w:rsid w:val="00AC3165"/>
    <w:rsid w:val="00AC32FE"/>
    <w:rsid w:val="00AC3ADB"/>
    <w:rsid w:val="00AC402D"/>
    <w:rsid w:val="00AC40C6"/>
    <w:rsid w:val="00AC43ED"/>
    <w:rsid w:val="00AC46D6"/>
    <w:rsid w:val="00AC4876"/>
    <w:rsid w:val="00AC4CA5"/>
    <w:rsid w:val="00AC4CAF"/>
    <w:rsid w:val="00AC5013"/>
    <w:rsid w:val="00AC52CB"/>
    <w:rsid w:val="00AC53A4"/>
    <w:rsid w:val="00AC5611"/>
    <w:rsid w:val="00AC5703"/>
    <w:rsid w:val="00AC59B8"/>
    <w:rsid w:val="00AC5A2B"/>
    <w:rsid w:val="00AC5B91"/>
    <w:rsid w:val="00AC5F15"/>
    <w:rsid w:val="00AC5FCF"/>
    <w:rsid w:val="00AC606E"/>
    <w:rsid w:val="00AC6380"/>
    <w:rsid w:val="00AC63CD"/>
    <w:rsid w:val="00AC669A"/>
    <w:rsid w:val="00AC6E20"/>
    <w:rsid w:val="00AC7341"/>
    <w:rsid w:val="00AC763D"/>
    <w:rsid w:val="00AC77B6"/>
    <w:rsid w:val="00AC7DBC"/>
    <w:rsid w:val="00AC7E3F"/>
    <w:rsid w:val="00AC7EAE"/>
    <w:rsid w:val="00AD0101"/>
    <w:rsid w:val="00AD0154"/>
    <w:rsid w:val="00AD029D"/>
    <w:rsid w:val="00AD02DA"/>
    <w:rsid w:val="00AD043F"/>
    <w:rsid w:val="00AD05BA"/>
    <w:rsid w:val="00AD061C"/>
    <w:rsid w:val="00AD06A6"/>
    <w:rsid w:val="00AD072C"/>
    <w:rsid w:val="00AD0768"/>
    <w:rsid w:val="00AD08A2"/>
    <w:rsid w:val="00AD0928"/>
    <w:rsid w:val="00AD0AC0"/>
    <w:rsid w:val="00AD1139"/>
    <w:rsid w:val="00AD12F5"/>
    <w:rsid w:val="00AD1509"/>
    <w:rsid w:val="00AD16C0"/>
    <w:rsid w:val="00AD17B3"/>
    <w:rsid w:val="00AD1C10"/>
    <w:rsid w:val="00AD1C81"/>
    <w:rsid w:val="00AD206A"/>
    <w:rsid w:val="00AD22D4"/>
    <w:rsid w:val="00AD2306"/>
    <w:rsid w:val="00AD23E0"/>
    <w:rsid w:val="00AD2456"/>
    <w:rsid w:val="00AD24CA"/>
    <w:rsid w:val="00AD250F"/>
    <w:rsid w:val="00AD27FE"/>
    <w:rsid w:val="00AD29B1"/>
    <w:rsid w:val="00AD2AB9"/>
    <w:rsid w:val="00AD2AD2"/>
    <w:rsid w:val="00AD2EF7"/>
    <w:rsid w:val="00AD31E4"/>
    <w:rsid w:val="00AD3577"/>
    <w:rsid w:val="00AD3842"/>
    <w:rsid w:val="00AD3954"/>
    <w:rsid w:val="00AD3959"/>
    <w:rsid w:val="00AD3B37"/>
    <w:rsid w:val="00AD3FEA"/>
    <w:rsid w:val="00AD40C6"/>
    <w:rsid w:val="00AD419F"/>
    <w:rsid w:val="00AD4294"/>
    <w:rsid w:val="00AD43F4"/>
    <w:rsid w:val="00AD441C"/>
    <w:rsid w:val="00AD46F4"/>
    <w:rsid w:val="00AD47A8"/>
    <w:rsid w:val="00AD4952"/>
    <w:rsid w:val="00AD4B19"/>
    <w:rsid w:val="00AD4EF1"/>
    <w:rsid w:val="00AD5394"/>
    <w:rsid w:val="00AD5481"/>
    <w:rsid w:val="00AD55D6"/>
    <w:rsid w:val="00AD5767"/>
    <w:rsid w:val="00AD57F3"/>
    <w:rsid w:val="00AD5848"/>
    <w:rsid w:val="00AD5849"/>
    <w:rsid w:val="00AD58A3"/>
    <w:rsid w:val="00AD59AF"/>
    <w:rsid w:val="00AD5B70"/>
    <w:rsid w:val="00AD5CB6"/>
    <w:rsid w:val="00AD6118"/>
    <w:rsid w:val="00AD65FD"/>
    <w:rsid w:val="00AD669C"/>
    <w:rsid w:val="00AD6A11"/>
    <w:rsid w:val="00AD6B63"/>
    <w:rsid w:val="00AD6EC3"/>
    <w:rsid w:val="00AD740F"/>
    <w:rsid w:val="00AD74DD"/>
    <w:rsid w:val="00AD74F4"/>
    <w:rsid w:val="00AD758C"/>
    <w:rsid w:val="00AD76CB"/>
    <w:rsid w:val="00AD782F"/>
    <w:rsid w:val="00AD7A80"/>
    <w:rsid w:val="00AD7EE5"/>
    <w:rsid w:val="00AD7F70"/>
    <w:rsid w:val="00AD7FEF"/>
    <w:rsid w:val="00AE02B0"/>
    <w:rsid w:val="00AE0B16"/>
    <w:rsid w:val="00AE0DDD"/>
    <w:rsid w:val="00AE1161"/>
    <w:rsid w:val="00AE1353"/>
    <w:rsid w:val="00AE143E"/>
    <w:rsid w:val="00AE1769"/>
    <w:rsid w:val="00AE18C3"/>
    <w:rsid w:val="00AE1FE7"/>
    <w:rsid w:val="00AE208E"/>
    <w:rsid w:val="00AE2409"/>
    <w:rsid w:val="00AE272D"/>
    <w:rsid w:val="00AE2860"/>
    <w:rsid w:val="00AE296B"/>
    <w:rsid w:val="00AE2A0D"/>
    <w:rsid w:val="00AE2DDA"/>
    <w:rsid w:val="00AE2E2D"/>
    <w:rsid w:val="00AE2EEB"/>
    <w:rsid w:val="00AE2EFB"/>
    <w:rsid w:val="00AE3037"/>
    <w:rsid w:val="00AE318A"/>
    <w:rsid w:val="00AE336D"/>
    <w:rsid w:val="00AE3478"/>
    <w:rsid w:val="00AE34F1"/>
    <w:rsid w:val="00AE373B"/>
    <w:rsid w:val="00AE3BA3"/>
    <w:rsid w:val="00AE3D15"/>
    <w:rsid w:val="00AE41BD"/>
    <w:rsid w:val="00AE4359"/>
    <w:rsid w:val="00AE4377"/>
    <w:rsid w:val="00AE43DF"/>
    <w:rsid w:val="00AE4677"/>
    <w:rsid w:val="00AE480C"/>
    <w:rsid w:val="00AE4A37"/>
    <w:rsid w:val="00AE4E28"/>
    <w:rsid w:val="00AE4FE4"/>
    <w:rsid w:val="00AE50CA"/>
    <w:rsid w:val="00AE558D"/>
    <w:rsid w:val="00AE5679"/>
    <w:rsid w:val="00AE56BC"/>
    <w:rsid w:val="00AE5A61"/>
    <w:rsid w:val="00AE5F39"/>
    <w:rsid w:val="00AE65BA"/>
    <w:rsid w:val="00AE663A"/>
    <w:rsid w:val="00AE67F7"/>
    <w:rsid w:val="00AE6EAE"/>
    <w:rsid w:val="00AE6FD3"/>
    <w:rsid w:val="00AE7695"/>
    <w:rsid w:val="00AE77BF"/>
    <w:rsid w:val="00AE7975"/>
    <w:rsid w:val="00AE7D30"/>
    <w:rsid w:val="00AE7EFF"/>
    <w:rsid w:val="00AF0002"/>
    <w:rsid w:val="00AF027E"/>
    <w:rsid w:val="00AF0299"/>
    <w:rsid w:val="00AF04E2"/>
    <w:rsid w:val="00AF062D"/>
    <w:rsid w:val="00AF074C"/>
    <w:rsid w:val="00AF084F"/>
    <w:rsid w:val="00AF0A3E"/>
    <w:rsid w:val="00AF0AED"/>
    <w:rsid w:val="00AF0F70"/>
    <w:rsid w:val="00AF10C4"/>
    <w:rsid w:val="00AF1A7A"/>
    <w:rsid w:val="00AF20EF"/>
    <w:rsid w:val="00AF2283"/>
    <w:rsid w:val="00AF22CC"/>
    <w:rsid w:val="00AF2431"/>
    <w:rsid w:val="00AF252F"/>
    <w:rsid w:val="00AF271F"/>
    <w:rsid w:val="00AF2AF7"/>
    <w:rsid w:val="00AF2B64"/>
    <w:rsid w:val="00AF2BE0"/>
    <w:rsid w:val="00AF2C38"/>
    <w:rsid w:val="00AF2EF3"/>
    <w:rsid w:val="00AF3260"/>
    <w:rsid w:val="00AF3753"/>
    <w:rsid w:val="00AF375F"/>
    <w:rsid w:val="00AF3C79"/>
    <w:rsid w:val="00AF3C90"/>
    <w:rsid w:val="00AF4831"/>
    <w:rsid w:val="00AF4BA6"/>
    <w:rsid w:val="00AF4E9B"/>
    <w:rsid w:val="00AF4EA1"/>
    <w:rsid w:val="00AF5152"/>
    <w:rsid w:val="00AF5247"/>
    <w:rsid w:val="00AF52EC"/>
    <w:rsid w:val="00AF537D"/>
    <w:rsid w:val="00AF5749"/>
    <w:rsid w:val="00AF5A34"/>
    <w:rsid w:val="00AF5CD0"/>
    <w:rsid w:val="00AF5DF2"/>
    <w:rsid w:val="00AF60E8"/>
    <w:rsid w:val="00AF675F"/>
    <w:rsid w:val="00AF69B7"/>
    <w:rsid w:val="00AF6B8F"/>
    <w:rsid w:val="00AF709F"/>
    <w:rsid w:val="00AF75A1"/>
    <w:rsid w:val="00AF76CE"/>
    <w:rsid w:val="00AF795A"/>
    <w:rsid w:val="00AF7A77"/>
    <w:rsid w:val="00AF7C47"/>
    <w:rsid w:val="00B00326"/>
    <w:rsid w:val="00B0043E"/>
    <w:rsid w:val="00B007D1"/>
    <w:rsid w:val="00B007ED"/>
    <w:rsid w:val="00B008ED"/>
    <w:rsid w:val="00B00D1C"/>
    <w:rsid w:val="00B00D69"/>
    <w:rsid w:val="00B00D6D"/>
    <w:rsid w:val="00B01065"/>
    <w:rsid w:val="00B01325"/>
    <w:rsid w:val="00B01559"/>
    <w:rsid w:val="00B0162E"/>
    <w:rsid w:val="00B0182F"/>
    <w:rsid w:val="00B01884"/>
    <w:rsid w:val="00B0189A"/>
    <w:rsid w:val="00B01B1E"/>
    <w:rsid w:val="00B01B4A"/>
    <w:rsid w:val="00B01FFE"/>
    <w:rsid w:val="00B022FE"/>
    <w:rsid w:val="00B02548"/>
    <w:rsid w:val="00B025E5"/>
    <w:rsid w:val="00B02ACA"/>
    <w:rsid w:val="00B02AE3"/>
    <w:rsid w:val="00B02D68"/>
    <w:rsid w:val="00B02E17"/>
    <w:rsid w:val="00B02E3C"/>
    <w:rsid w:val="00B03268"/>
    <w:rsid w:val="00B03490"/>
    <w:rsid w:val="00B037DA"/>
    <w:rsid w:val="00B03852"/>
    <w:rsid w:val="00B03882"/>
    <w:rsid w:val="00B038B1"/>
    <w:rsid w:val="00B03A66"/>
    <w:rsid w:val="00B03C72"/>
    <w:rsid w:val="00B03D71"/>
    <w:rsid w:val="00B03E6B"/>
    <w:rsid w:val="00B03FB4"/>
    <w:rsid w:val="00B0434C"/>
    <w:rsid w:val="00B0472F"/>
    <w:rsid w:val="00B04E21"/>
    <w:rsid w:val="00B050D2"/>
    <w:rsid w:val="00B050F6"/>
    <w:rsid w:val="00B057D4"/>
    <w:rsid w:val="00B057D5"/>
    <w:rsid w:val="00B05BB7"/>
    <w:rsid w:val="00B05C6B"/>
    <w:rsid w:val="00B05D41"/>
    <w:rsid w:val="00B05E37"/>
    <w:rsid w:val="00B0658A"/>
    <w:rsid w:val="00B06757"/>
    <w:rsid w:val="00B06AF3"/>
    <w:rsid w:val="00B06E22"/>
    <w:rsid w:val="00B070FC"/>
    <w:rsid w:val="00B0722C"/>
    <w:rsid w:val="00B0763B"/>
    <w:rsid w:val="00B07A58"/>
    <w:rsid w:val="00B07C46"/>
    <w:rsid w:val="00B07DA3"/>
    <w:rsid w:val="00B07E01"/>
    <w:rsid w:val="00B07E63"/>
    <w:rsid w:val="00B10ECD"/>
    <w:rsid w:val="00B10F45"/>
    <w:rsid w:val="00B110EE"/>
    <w:rsid w:val="00B116E2"/>
    <w:rsid w:val="00B117F0"/>
    <w:rsid w:val="00B1192D"/>
    <w:rsid w:val="00B1193A"/>
    <w:rsid w:val="00B119C9"/>
    <w:rsid w:val="00B11E38"/>
    <w:rsid w:val="00B11E66"/>
    <w:rsid w:val="00B11EAF"/>
    <w:rsid w:val="00B1239D"/>
    <w:rsid w:val="00B126D7"/>
    <w:rsid w:val="00B127EA"/>
    <w:rsid w:val="00B12884"/>
    <w:rsid w:val="00B12908"/>
    <w:rsid w:val="00B12917"/>
    <w:rsid w:val="00B12AD0"/>
    <w:rsid w:val="00B12C01"/>
    <w:rsid w:val="00B12D2F"/>
    <w:rsid w:val="00B12D3C"/>
    <w:rsid w:val="00B13007"/>
    <w:rsid w:val="00B1319B"/>
    <w:rsid w:val="00B133BE"/>
    <w:rsid w:val="00B136C1"/>
    <w:rsid w:val="00B13705"/>
    <w:rsid w:val="00B13A2C"/>
    <w:rsid w:val="00B13A8F"/>
    <w:rsid w:val="00B13AFC"/>
    <w:rsid w:val="00B13BB0"/>
    <w:rsid w:val="00B13BD4"/>
    <w:rsid w:val="00B13CDE"/>
    <w:rsid w:val="00B13E5C"/>
    <w:rsid w:val="00B13F2A"/>
    <w:rsid w:val="00B1403F"/>
    <w:rsid w:val="00B14701"/>
    <w:rsid w:val="00B14829"/>
    <w:rsid w:val="00B1496C"/>
    <w:rsid w:val="00B14B52"/>
    <w:rsid w:val="00B14CB4"/>
    <w:rsid w:val="00B14E22"/>
    <w:rsid w:val="00B15171"/>
    <w:rsid w:val="00B151B7"/>
    <w:rsid w:val="00B155E1"/>
    <w:rsid w:val="00B1573E"/>
    <w:rsid w:val="00B15D5E"/>
    <w:rsid w:val="00B15E4D"/>
    <w:rsid w:val="00B1646F"/>
    <w:rsid w:val="00B164DD"/>
    <w:rsid w:val="00B1690C"/>
    <w:rsid w:val="00B16A2A"/>
    <w:rsid w:val="00B16BF2"/>
    <w:rsid w:val="00B16C71"/>
    <w:rsid w:val="00B16D24"/>
    <w:rsid w:val="00B16FB6"/>
    <w:rsid w:val="00B1720B"/>
    <w:rsid w:val="00B1735C"/>
    <w:rsid w:val="00B175ED"/>
    <w:rsid w:val="00B17747"/>
    <w:rsid w:val="00B17C56"/>
    <w:rsid w:val="00B17CA0"/>
    <w:rsid w:val="00B17D2D"/>
    <w:rsid w:val="00B17E9C"/>
    <w:rsid w:val="00B17F95"/>
    <w:rsid w:val="00B2008E"/>
    <w:rsid w:val="00B201CA"/>
    <w:rsid w:val="00B2035A"/>
    <w:rsid w:val="00B20966"/>
    <w:rsid w:val="00B20AE1"/>
    <w:rsid w:val="00B20BE3"/>
    <w:rsid w:val="00B20D24"/>
    <w:rsid w:val="00B20D8C"/>
    <w:rsid w:val="00B20E78"/>
    <w:rsid w:val="00B20FEE"/>
    <w:rsid w:val="00B21A27"/>
    <w:rsid w:val="00B21A86"/>
    <w:rsid w:val="00B21E3C"/>
    <w:rsid w:val="00B223A2"/>
    <w:rsid w:val="00B225A1"/>
    <w:rsid w:val="00B227D3"/>
    <w:rsid w:val="00B2297D"/>
    <w:rsid w:val="00B22A1F"/>
    <w:rsid w:val="00B22D99"/>
    <w:rsid w:val="00B22DC6"/>
    <w:rsid w:val="00B23380"/>
    <w:rsid w:val="00B2360B"/>
    <w:rsid w:val="00B23845"/>
    <w:rsid w:val="00B239BB"/>
    <w:rsid w:val="00B23A46"/>
    <w:rsid w:val="00B23A54"/>
    <w:rsid w:val="00B23AEE"/>
    <w:rsid w:val="00B24347"/>
    <w:rsid w:val="00B2450A"/>
    <w:rsid w:val="00B24D0D"/>
    <w:rsid w:val="00B24EBF"/>
    <w:rsid w:val="00B2513E"/>
    <w:rsid w:val="00B25273"/>
    <w:rsid w:val="00B254A6"/>
    <w:rsid w:val="00B255B0"/>
    <w:rsid w:val="00B255B4"/>
    <w:rsid w:val="00B2598C"/>
    <w:rsid w:val="00B26589"/>
    <w:rsid w:val="00B2660A"/>
    <w:rsid w:val="00B2671D"/>
    <w:rsid w:val="00B26939"/>
    <w:rsid w:val="00B26C0B"/>
    <w:rsid w:val="00B26CA0"/>
    <w:rsid w:val="00B270C1"/>
    <w:rsid w:val="00B27514"/>
    <w:rsid w:val="00B275A2"/>
    <w:rsid w:val="00B27E21"/>
    <w:rsid w:val="00B27FE7"/>
    <w:rsid w:val="00B300B8"/>
    <w:rsid w:val="00B306ED"/>
    <w:rsid w:val="00B306F2"/>
    <w:rsid w:val="00B30A22"/>
    <w:rsid w:val="00B311F4"/>
    <w:rsid w:val="00B31273"/>
    <w:rsid w:val="00B31560"/>
    <w:rsid w:val="00B317A3"/>
    <w:rsid w:val="00B3194A"/>
    <w:rsid w:val="00B31E16"/>
    <w:rsid w:val="00B322F6"/>
    <w:rsid w:val="00B326B5"/>
    <w:rsid w:val="00B32D93"/>
    <w:rsid w:val="00B32E43"/>
    <w:rsid w:val="00B33181"/>
    <w:rsid w:val="00B335A6"/>
    <w:rsid w:val="00B33630"/>
    <w:rsid w:val="00B33A44"/>
    <w:rsid w:val="00B33A9B"/>
    <w:rsid w:val="00B33BA2"/>
    <w:rsid w:val="00B33F8E"/>
    <w:rsid w:val="00B342A6"/>
    <w:rsid w:val="00B342DE"/>
    <w:rsid w:val="00B343DF"/>
    <w:rsid w:val="00B34664"/>
    <w:rsid w:val="00B3478E"/>
    <w:rsid w:val="00B34843"/>
    <w:rsid w:val="00B34945"/>
    <w:rsid w:val="00B3499E"/>
    <w:rsid w:val="00B34A3A"/>
    <w:rsid w:val="00B34E09"/>
    <w:rsid w:val="00B34E95"/>
    <w:rsid w:val="00B34F8F"/>
    <w:rsid w:val="00B35436"/>
    <w:rsid w:val="00B3543F"/>
    <w:rsid w:val="00B35600"/>
    <w:rsid w:val="00B356D6"/>
    <w:rsid w:val="00B358CE"/>
    <w:rsid w:val="00B35A16"/>
    <w:rsid w:val="00B35D4D"/>
    <w:rsid w:val="00B36302"/>
    <w:rsid w:val="00B36334"/>
    <w:rsid w:val="00B3635D"/>
    <w:rsid w:val="00B369AC"/>
    <w:rsid w:val="00B36BC2"/>
    <w:rsid w:val="00B36D52"/>
    <w:rsid w:val="00B371E0"/>
    <w:rsid w:val="00B37287"/>
    <w:rsid w:val="00B372A6"/>
    <w:rsid w:val="00B37A00"/>
    <w:rsid w:val="00B37B8F"/>
    <w:rsid w:val="00B37D82"/>
    <w:rsid w:val="00B400CB"/>
    <w:rsid w:val="00B40202"/>
    <w:rsid w:val="00B40224"/>
    <w:rsid w:val="00B40701"/>
    <w:rsid w:val="00B408A4"/>
    <w:rsid w:val="00B40A86"/>
    <w:rsid w:val="00B40BDC"/>
    <w:rsid w:val="00B40CFA"/>
    <w:rsid w:val="00B40D43"/>
    <w:rsid w:val="00B40E40"/>
    <w:rsid w:val="00B40E52"/>
    <w:rsid w:val="00B410A6"/>
    <w:rsid w:val="00B410B6"/>
    <w:rsid w:val="00B41216"/>
    <w:rsid w:val="00B41420"/>
    <w:rsid w:val="00B414CB"/>
    <w:rsid w:val="00B415A6"/>
    <w:rsid w:val="00B41725"/>
    <w:rsid w:val="00B41899"/>
    <w:rsid w:val="00B41A2E"/>
    <w:rsid w:val="00B41B86"/>
    <w:rsid w:val="00B42006"/>
    <w:rsid w:val="00B42036"/>
    <w:rsid w:val="00B420E7"/>
    <w:rsid w:val="00B422B9"/>
    <w:rsid w:val="00B42341"/>
    <w:rsid w:val="00B42611"/>
    <w:rsid w:val="00B42B31"/>
    <w:rsid w:val="00B42B66"/>
    <w:rsid w:val="00B42CA1"/>
    <w:rsid w:val="00B42ED0"/>
    <w:rsid w:val="00B42FD4"/>
    <w:rsid w:val="00B430C9"/>
    <w:rsid w:val="00B431F4"/>
    <w:rsid w:val="00B432E8"/>
    <w:rsid w:val="00B434D1"/>
    <w:rsid w:val="00B436AC"/>
    <w:rsid w:val="00B43E6F"/>
    <w:rsid w:val="00B43EDA"/>
    <w:rsid w:val="00B43F82"/>
    <w:rsid w:val="00B440EF"/>
    <w:rsid w:val="00B44191"/>
    <w:rsid w:val="00B441F6"/>
    <w:rsid w:val="00B44210"/>
    <w:rsid w:val="00B44336"/>
    <w:rsid w:val="00B4468B"/>
    <w:rsid w:val="00B4476F"/>
    <w:rsid w:val="00B447B3"/>
    <w:rsid w:val="00B44A0B"/>
    <w:rsid w:val="00B44B0E"/>
    <w:rsid w:val="00B44D7F"/>
    <w:rsid w:val="00B44E25"/>
    <w:rsid w:val="00B45069"/>
    <w:rsid w:val="00B45236"/>
    <w:rsid w:val="00B453A6"/>
    <w:rsid w:val="00B45DE9"/>
    <w:rsid w:val="00B45F0B"/>
    <w:rsid w:val="00B4610F"/>
    <w:rsid w:val="00B463A0"/>
    <w:rsid w:val="00B4640D"/>
    <w:rsid w:val="00B464EF"/>
    <w:rsid w:val="00B4664E"/>
    <w:rsid w:val="00B467B0"/>
    <w:rsid w:val="00B468BA"/>
    <w:rsid w:val="00B4697C"/>
    <w:rsid w:val="00B47123"/>
    <w:rsid w:val="00B474B3"/>
    <w:rsid w:val="00B474CA"/>
    <w:rsid w:val="00B4750A"/>
    <w:rsid w:val="00B4769A"/>
    <w:rsid w:val="00B479D5"/>
    <w:rsid w:val="00B47CD9"/>
    <w:rsid w:val="00B502B1"/>
    <w:rsid w:val="00B506E1"/>
    <w:rsid w:val="00B50776"/>
    <w:rsid w:val="00B50789"/>
    <w:rsid w:val="00B507D9"/>
    <w:rsid w:val="00B50923"/>
    <w:rsid w:val="00B509AE"/>
    <w:rsid w:val="00B50AB6"/>
    <w:rsid w:val="00B50AD5"/>
    <w:rsid w:val="00B50B68"/>
    <w:rsid w:val="00B50CF6"/>
    <w:rsid w:val="00B50DE0"/>
    <w:rsid w:val="00B50E90"/>
    <w:rsid w:val="00B5157F"/>
    <w:rsid w:val="00B51585"/>
    <w:rsid w:val="00B51700"/>
    <w:rsid w:val="00B51913"/>
    <w:rsid w:val="00B51B0B"/>
    <w:rsid w:val="00B51BA9"/>
    <w:rsid w:val="00B51DAA"/>
    <w:rsid w:val="00B52397"/>
    <w:rsid w:val="00B5259C"/>
    <w:rsid w:val="00B52882"/>
    <w:rsid w:val="00B5296D"/>
    <w:rsid w:val="00B52C2A"/>
    <w:rsid w:val="00B5318B"/>
    <w:rsid w:val="00B53535"/>
    <w:rsid w:val="00B53734"/>
    <w:rsid w:val="00B539E5"/>
    <w:rsid w:val="00B53B52"/>
    <w:rsid w:val="00B53E95"/>
    <w:rsid w:val="00B53F94"/>
    <w:rsid w:val="00B541A2"/>
    <w:rsid w:val="00B5437E"/>
    <w:rsid w:val="00B543C9"/>
    <w:rsid w:val="00B54953"/>
    <w:rsid w:val="00B54C5F"/>
    <w:rsid w:val="00B54F4A"/>
    <w:rsid w:val="00B54F58"/>
    <w:rsid w:val="00B54F77"/>
    <w:rsid w:val="00B54F7A"/>
    <w:rsid w:val="00B54F80"/>
    <w:rsid w:val="00B55277"/>
    <w:rsid w:val="00B552CF"/>
    <w:rsid w:val="00B55502"/>
    <w:rsid w:val="00B55714"/>
    <w:rsid w:val="00B558B8"/>
    <w:rsid w:val="00B55A78"/>
    <w:rsid w:val="00B55B4B"/>
    <w:rsid w:val="00B55D3E"/>
    <w:rsid w:val="00B564E1"/>
    <w:rsid w:val="00B564FF"/>
    <w:rsid w:val="00B56640"/>
    <w:rsid w:val="00B56760"/>
    <w:rsid w:val="00B5705B"/>
    <w:rsid w:val="00B5710C"/>
    <w:rsid w:val="00B57275"/>
    <w:rsid w:val="00B57953"/>
    <w:rsid w:val="00B57D94"/>
    <w:rsid w:val="00B600B6"/>
    <w:rsid w:val="00B602DB"/>
    <w:rsid w:val="00B603A6"/>
    <w:rsid w:val="00B60535"/>
    <w:rsid w:val="00B607E8"/>
    <w:rsid w:val="00B609E7"/>
    <w:rsid w:val="00B60B2F"/>
    <w:rsid w:val="00B60BA5"/>
    <w:rsid w:val="00B60F6C"/>
    <w:rsid w:val="00B60FA8"/>
    <w:rsid w:val="00B611BF"/>
    <w:rsid w:val="00B6136E"/>
    <w:rsid w:val="00B614AE"/>
    <w:rsid w:val="00B61538"/>
    <w:rsid w:val="00B6187F"/>
    <w:rsid w:val="00B61905"/>
    <w:rsid w:val="00B61A39"/>
    <w:rsid w:val="00B61B47"/>
    <w:rsid w:val="00B61DDE"/>
    <w:rsid w:val="00B61EE9"/>
    <w:rsid w:val="00B620F2"/>
    <w:rsid w:val="00B6226E"/>
    <w:rsid w:val="00B628E0"/>
    <w:rsid w:val="00B629BA"/>
    <w:rsid w:val="00B62BD3"/>
    <w:rsid w:val="00B62C5C"/>
    <w:rsid w:val="00B62DD2"/>
    <w:rsid w:val="00B63265"/>
    <w:rsid w:val="00B63518"/>
    <w:rsid w:val="00B6374B"/>
    <w:rsid w:val="00B63834"/>
    <w:rsid w:val="00B6385B"/>
    <w:rsid w:val="00B63B2D"/>
    <w:rsid w:val="00B642CB"/>
    <w:rsid w:val="00B642EB"/>
    <w:rsid w:val="00B643DF"/>
    <w:rsid w:val="00B64490"/>
    <w:rsid w:val="00B64498"/>
    <w:rsid w:val="00B645E1"/>
    <w:rsid w:val="00B64669"/>
    <w:rsid w:val="00B6489F"/>
    <w:rsid w:val="00B64C67"/>
    <w:rsid w:val="00B64D89"/>
    <w:rsid w:val="00B65025"/>
    <w:rsid w:val="00B65398"/>
    <w:rsid w:val="00B656F4"/>
    <w:rsid w:val="00B65914"/>
    <w:rsid w:val="00B65A23"/>
    <w:rsid w:val="00B65C4D"/>
    <w:rsid w:val="00B65C71"/>
    <w:rsid w:val="00B66961"/>
    <w:rsid w:val="00B66BAD"/>
    <w:rsid w:val="00B66DEC"/>
    <w:rsid w:val="00B66DF0"/>
    <w:rsid w:val="00B66F4E"/>
    <w:rsid w:val="00B6711F"/>
    <w:rsid w:val="00B673FE"/>
    <w:rsid w:val="00B67480"/>
    <w:rsid w:val="00B674F4"/>
    <w:rsid w:val="00B6761F"/>
    <w:rsid w:val="00B67ECF"/>
    <w:rsid w:val="00B704CE"/>
    <w:rsid w:val="00B70AC3"/>
    <w:rsid w:val="00B70B15"/>
    <w:rsid w:val="00B70B97"/>
    <w:rsid w:val="00B7102F"/>
    <w:rsid w:val="00B711AB"/>
    <w:rsid w:val="00B71305"/>
    <w:rsid w:val="00B7134D"/>
    <w:rsid w:val="00B71552"/>
    <w:rsid w:val="00B7162E"/>
    <w:rsid w:val="00B716A1"/>
    <w:rsid w:val="00B718A5"/>
    <w:rsid w:val="00B71C33"/>
    <w:rsid w:val="00B71E9E"/>
    <w:rsid w:val="00B71EC9"/>
    <w:rsid w:val="00B72BD4"/>
    <w:rsid w:val="00B72C2B"/>
    <w:rsid w:val="00B72D74"/>
    <w:rsid w:val="00B72E72"/>
    <w:rsid w:val="00B72EA9"/>
    <w:rsid w:val="00B72FE1"/>
    <w:rsid w:val="00B73043"/>
    <w:rsid w:val="00B73217"/>
    <w:rsid w:val="00B7336F"/>
    <w:rsid w:val="00B7358D"/>
    <w:rsid w:val="00B735BE"/>
    <w:rsid w:val="00B736D2"/>
    <w:rsid w:val="00B73AE9"/>
    <w:rsid w:val="00B73B25"/>
    <w:rsid w:val="00B73E89"/>
    <w:rsid w:val="00B7466E"/>
    <w:rsid w:val="00B74673"/>
    <w:rsid w:val="00B74CC4"/>
    <w:rsid w:val="00B74F8F"/>
    <w:rsid w:val="00B74FCC"/>
    <w:rsid w:val="00B752DF"/>
    <w:rsid w:val="00B752EB"/>
    <w:rsid w:val="00B754FA"/>
    <w:rsid w:val="00B75AA7"/>
    <w:rsid w:val="00B75BCE"/>
    <w:rsid w:val="00B75D1C"/>
    <w:rsid w:val="00B75DEC"/>
    <w:rsid w:val="00B76043"/>
    <w:rsid w:val="00B7639A"/>
    <w:rsid w:val="00B76613"/>
    <w:rsid w:val="00B766A6"/>
    <w:rsid w:val="00B766C3"/>
    <w:rsid w:val="00B7685A"/>
    <w:rsid w:val="00B768D3"/>
    <w:rsid w:val="00B771BB"/>
    <w:rsid w:val="00B7756B"/>
    <w:rsid w:val="00B77747"/>
    <w:rsid w:val="00B77C1D"/>
    <w:rsid w:val="00B77C4F"/>
    <w:rsid w:val="00B77F69"/>
    <w:rsid w:val="00B800D4"/>
    <w:rsid w:val="00B801FB"/>
    <w:rsid w:val="00B80336"/>
    <w:rsid w:val="00B80946"/>
    <w:rsid w:val="00B80D8F"/>
    <w:rsid w:val="00B81232"/>
    <w:rsid w:val="00B812C7"/>
    <w:rsid w:val="00B81335"/>
    <w:rsid w:val="00B8135B"/>
    <w:rsid w:val="00B8139D"/>
    <w:rsid w:val="00B814F7"/>
    <w:rsid w:val="00B81501"/>
    <w:rsid w:val="00B817B2"/>
    <w:rsid w:val="00B81959"/>
    <w:rsid w:val="00B81A53"/>
    <w:rsid w:val="00B81B63"/>
    <w:rsid w:val="00B81E41"/>
    <w:rsid w:val="00B82274"/>
    <w:rsid w:val="00B826AF"/>
    <w:rsid w:val="00B8297B"/>
    <w:rsid w:val="00B82992"/>
    <w:rsid w:val="00B82AEB"/>
    <w:rsid w:val="00B82BEF"/>
    <w:rsid w:val="00B82C08"/>
    <w:rsid w:val="00B82C4E"/>
    <w:rsid w:val="00B830E4"/>
    <w:rsid w:val="00B831C5"/>
    <w:rsid w:val="00B833EF"/>
    <w:rsid w:val="00B83503"/>
    <w:rsid w:val="00B83532"/>
    <w:rsid w:val="00B836FC"/>
    <w:rsid w:val="00B8375C"/>
    <w:rsid w:val="00B83767"/>
    <w:rsid w:val="00B84090"/>
    <w:rsid w:val="00B840A0"/>
    <w:rsid w:val="00B84690"/>
    <w:rsid w:val="00B84706"/>
    <w:rsid w:val="00B8478E"/>
    <w:rsid w:val="00B8486D"/>
    <w:rsid w:val="00B84D0E"/>
    <w:rsid w:val="00B84D34"/>
    <w:rsid w:val="00B850F3"/>
    <w:rsid w:val="00B85195"/>
    <w:rsid w:val="00B851B8"/>
    <w:rsid w:val="00B8536D"/>
    <w:rsid w:val="00B857EE"/>
    <w:rsid w:val="00B85A44"/>
    <w:rsid w:val="00B85AD6"/>
    <w:rsid w:val="00B85FFB"/>
    <w:rsid w:val="00B863FC"/>
    <w:rsid w:val="00B868D7"/>
    <w:rsid w:val="00B8695E"/>
    <w:rsid w:val="00B86B26"/>
    <w:rsid w:val="00B8704C"/>
    <w:rsid w:val="00B87156"/>
    <w:rsid w:val="00B8716C"/>
    <w:rsid w:val="00B8726A"/>
    <w:rsid w:val="00B87493"/>
    <w:rsid w:val="00B879CF"/>
    <w:rsid w:val="00B87C0A"/>
    <w:rsid w:val="00B87FD6"/>
    <w:rsid w:val="00B903B0"/>
    <w:rsid w:val="00B9057F"/>
    <w:rsid w:val="00B90700"/>
    <w:rsid w:val="00B907D3"/>
    <w:rsid w:val="00B907EA"/>
    <w:rsid w:val="00B90AB8"/>
    <w:rsid w:val="00B911F0"/>
    <w:rsid w:val="00B91561"/>
    <w:rsid w:val="00B91999"/>
    <w:rsid w:val="00B91D03"/>
    <w:rsid w:val="00B91D97"/>
    <w:rsid w:val="00B91F9F"/>
    <w:rsid w:val="00B923A7"/>
    <w:rsid w:val="00B926D0"/>
    <w:rsid w:val="00B92765"/>
    <w:rsid w:val="00B92A20"/>
    <w:rsid w:val="00B92A6C"/>
    <w:rsid w:val="00B92A92"/>
    <w:rsid w:val="00B92B42"/>
    <w:rsid w:val="00B92DB4"/>
    <w:rsid w:val="00B92E81"/>
    <w:rsid w:val="00B931C3"/>
    <w:rsid w:val="00B934B6"/>
    <w:rsid w:val="00B93505"/>
    <w:rsid w:val="00B93554"/>
    <w:rsid w:val="00B93708"/>
    <w:rsid w:val="00B93881"/>
    <w:rsid w:val="00B93967"/>
    <w:rsid w:val="00B93B0D"/>
    <w:rsid w:val="00B93BDC"/>
    <w:rsid w:val="00B93E49"/>
    <w:rsid w:val="00B94248"/>
    <w:rsid w:val="00B942D7"/>
    <w:rsid w:val="00B943A5"/>
    <w:rsid w:val="00B94941"/>
    <w:rsid w:val="00B9496B"/>
    <w:rsid w:val="00B94BB5"/>
    <w:rsid w:val="00B94BCA"/>
    <w:rsid w:val="00B94D51"/>
    <w:rsid w:val="00B9514D"/>
    <w:rsid w:val="00B95179"/>
    <w:rsid w:val="00B95448"/>
    <w:rsid w:val="00B9551D"/>
    <w:rsid w:val="00B955C9"/>
    <w:rsid w:val="00B9567A"/>
    <w:rsid w:val="00B95989"/>
    <w:rsid w:val="00B95C79"/>
    <w:rsid w:val="00B95E68"/>
    <w:rsid w:val="00B96027"/>
    <w:rsid w:val="00B96491"/>
    <w:rsid w:val="00B96559"/>
    <w:rsid w:val="00B9660B"/>
    <w:rsid w:val="00B9664E"/>
    <w:rsid w:val="00B9699F"/>
    <w:rsid w:val="00B96B12"/>
    <w:rsid w:val="00B96C9C"/>
    <w:rsid w:val="00B96D2F"/>
    <w:rsid w:val="00B96DEB"/>
    <w:rsid w:val="00B96F3D"/>
    <w:rsid w:val="00B96FC6"/>
    <w:rsid w:val="00B96FC7"/>
    <w:rsid w:val="00B97179"/>
    <w:rsid w:val="00B97454"/>
    <w:rsid w:val="00B9764C"/>
    <w:rsid w:val="00B97A59"/>
    <w:rsid w:val="00B97B7D"/>
    <w:rsid w:val="00B97DC2"/>
    <w:rsid w:val="00B97ED1"/>
    <w:rsid w:val="00BA02A5"/>
    <w:rsid w:val="00BA0695"/>
    <w:rsid w:val="00BA0B73"/>
    <w:rsid w:val="00BA0CA7"/>
    <w:rsid w:val="00BA10DC"/>
    <w:rsid w:val="00BA11AF"/>
    <w:rsid w:val="00BA14BF"/>
    <w:rsid w:val="00BA1716"/>
    <w:rsid w:val="00BA1802"/>
    <w:rsid w:val="00BA18FB"/>
    <w:rsid w:val="00BA1CDC"/>
    <w:rsid w:val="00BA24D9"/>
    <w:rsid w:val="00BA259A"/>
    <w:rsid w:val="00BA2802"/>
    <w:rsid w:val="00BA299D"/>
    <w:rsid w:val="00BA2FD6"/>
    <w:rsid w:val="00BA303C"/>
    <w:rsid w:val="00BA330A"/>
    <w:rsid w:val="00BA35F3"/>
    <w:rsid w:val="00BA397E"/>
    <w:rsid w:val="00BA3BAE"/>
    <w:rsid w:val="00BA3BB5"/>
    <w:rsid w:val="00BA3E3B"/>
    <w:rsid w:val="00BA3F99"/>
    <w:rsid w:val="00BA41A9"/>
    <w:rsid w:val="00BA41C1"/>
    <w:rsid w:val="00BA436E"/>
    <w:rsid w:val="00BA4379"/>
    <w:rsid w:val="00BA43D9"/>
    <w:rsid w:val="00BA4492"/>
    <w:rsid w:val="00BA44FD"/>
    <w:rsid w:val="00BA5094"/>
    <w:rsid w:val="00BA5221"/>
    <w:rsid w:val="00BA535B"/>
    <w:rsid w:val="00BA54DA"/>
    <w:rsid w:val="00BA54F6"/>
    <w:rsid w:val="00BA56F3"/>
    <w:rsid w:val="00BA5E0A"/>
    <w:rsid w:val="00BA61C2"/>
    <w:rsid w:val="00BA62B4"/>
    <w:rsid w:val="00BA67B6"/>
    <w:rsid w:val="00BA67F8"/>
    <w:rsid w:val="00BA6824"/>
    <w:rsid w:val="00BA6839"/>
    <w:rsid w:val="00BA6A3E"/>
    <w:rsid w:val="00BA6B13"/>
    <w:rsid w:val="00BA6E48"/>
    <w:rsid w:val="00BA70B2"/>
    <w:rsid w:val="00BA773F"/>
    <w:rsid w:val="00BA7A1E"/>
    <w:rsid w:val="00BA7A99"/>
    <w:rsid w:val="00BA7DFF"/>
    <w:rsid w:val="00BA7E4F"/>
    <w:rsid w:val="00BA7F5D"/>
    <w:rsid w:val="00BB0039"/>
    <w:rsid w:val="00BB0398"/>
    <w:rsid w:val="00BB0758"/>
    <w:rsid w:val="00BB0BDC"/>
    <w:rsid w:val="00BB0F75"/>
    <w:rsid w:val="00BB1638"/>
    <w:rsid w:val="00BB1A54"/>
    <w:rsid w:val="00BB251A"/>
    <w:rsid w:val="00BB28FA"/>
    <w:rsid w:val="00BB2954"/>
    <w:rsid w:val="00BB2D0F"/>
    <w:rsid w:val="00BB2E7C"/>
    <w:rsid w:val="00BB2F49"/>
    <w:rsid w:val="00BB2FEF"/>
    <w:rsid w:val="00BB300A"/>
    <w:rsid w:val="00BB333E"/>
    <w:rsid w:val="00BB3727"/>
    <w:rsid w:val="00BB3AE4"/>
    <w:rsid w:val="00BB3EA5"/>
    <w:rsid w:val="00BB3F1F"/>
    <w:rsid w:val="00BB3F64"/>
    <w:rsid w:val="00BB3FDD"/>
    <w:rsid w:val="00BB4185"/>
    <w:rsid w:val="00BB420E"/>
    <w:rsid w:val="00BB4528"/>
    <w:rsid w:val="00BB4AA5"/>
    <w:rsid w:val="00BB4C7F"/>
    <w:rsid w:val="00BB4F06"/>
    <w:rsid w:val="00BB51D3"/>
    <w:rsid w:val="00BB52CE"/>
    <w:rsid w:val="00BB5559"/>
    <w:rsid w:val="00BB572B"/>
    <w:rsid w:val="00BB584F"/>
    <w:rsid w:val="00BB5C97"/>
    <w:rsid w:val="00BB5EC0"/>
    <w:rsid w:val="00BB5EF3"/>
    <w:rsid w:val="00BB5F4B"/>
    <w:rsid w:val="00BB650A"/>
    <w:rsid w:val="00BB687A"/>
    <w:rsid w:val="00BB6E59"/>
    <w:rsid w:val="00BB6E81"/>
    <w:rsid w:val="00BB77C0"/>
    <w:rsid w:val="00BB7B0A"/>
    <w:rsid w:val="00BC0335"/>
    <w:rsid w:val="00BC0447"/>
    <w:rsid w:val="00BC0AE8"/>
    <w:rsid w:val="00BC0B8E"/>
    <w:rsid w:val="00BC13A3"/>
    <w:rsid w:val="00BC1589"/>
    <w:rsid w:val="00BC15DD"/>
    <w:rsid w:val="00BC17F1"/>
    <w:rsid w:val="00BC1861"/>
    <w:rsid w:val="00BC1894"/>
    <w:rsid w:val="00BC2301"/>
    <w:rsid w:val="00BC23AC"/>
    <w:rsid w:val="00BC23BE"/>
    <w:rsid w:val="00BC242C"/>
    <w:rsid w:val="00BC2578"/>
    <w:rsid w:val="00BC2874"/>
    <w:rsid w:val="00BC2C53"/>
    <w:rsid w:val="00BC2D44"/>
    <w:rsid w:val="00BC2E68"/>
    <w:rsid w:val="00BC33FC"/>
    <w:rsid w:val="00BC3A29"/>
    <w:rsid w:val="00BC3A4A"/>
    <w:rsid w:val="00BC3DED"/>
    <w:rsid w:val="00BC3EB1"/>
    <w:rsid w:val="00BC423F"/>
    <w:rsid w:val="00BC4287"/>
    <w:rsid w:val="00BC432B"/>
    <w:rsid w:val="00BC4346"/>
    <w:rsid w:val="00BC4361"/>
    <w:rsid w:val="00BC4488"/>
    <w:rsid w:val="00BC461F"/>
    <w:rsid w:val="00BC4715"/>
    <w:rsid w:val="00BC47C4"/>
    <w:rsid w:val="00BC4DE6"/>
    <w:rsid w:val="00BC4EB4"/>
    <w:rsid w:val="00BC4FC1"/>
    <w:rsid w:val="00BC4FEB"/>
    <w:rsid w:val="00BC50B1"/>
    <w:rsid w:val="00BC50FA"/>
    <w:rsid w:val="00BC51CD"/>
    <w:rsid w:val="00BC527D"/>
    <w:rsid w:val="00BC58B3"/>
    <w:rsid w:val="00BC597B"/>
    <w:rsid w:val="00BC6398"/>
    <w:rsid w:val="00BC64D0"/>
    <w:rsid w:val="00BC6905"/>
    <w:rsid w:val="00BC6963"/>
    <w:rsid w:val="00BC6F7D"/>
    <w:rsid w:val="00BC7009"/>
    <w:rsid w:val="00BC709B"/>
    <w:rsid w:val="00BC70DB"/>
    <w:rsid w:val="00BC74AD"/>
    <w:rsid w:val="00BC74D1"/>
    <w:rsid w:val="00BC76A7"/>
    <w:rsid w:val="00BC7973"/>
    <w:rsid w:val="00BC7A99"/>
    <w:rsid w:val="00BC7BF1"/>
    <w:rsid w:val="00BC7D5C"/>
    <w:rsid w:val="00BC7F0A"/>
    <w:rsid w:val="00BD00F7"/>
    <w:rsid w:val="00BD01E7"/>
    <w:rsid w:val="00BD047D"/>
    <w:rsid w:val="00BD05ED"/>
    <w:rsid w:val="00BD0738"/>
    <w:rsid w:val="00BD0F77"/>
    <w:rsid w:val="00BD122E"/>
    <w:rsid w:val="00BD165F"/>
    <w:rsid w:val="00BD18F5"/>
    <w:rsid w:val="00BD207F"/>
    <w:rsid w:val="00BD20F0"/>
    <w:rsid w:val="00BD2155"/>
    <w:rsid w:val="00BD2166"/>
    <w:rsid w:val="00BD2599"/>
    <w:rsid w:val="00BD2602"/>
    <w:rsid w:val="00BD264C"/>
    <w:rsid w:val="00BD266F"/>
    <w:rsid w:val="00BD2987"/>
    <w:rsid w:val="00BD2F7A"/>
    <w:rsid w:val="00BD3064"/>
    <w:rsid w:val="00BD358C"/>
    <w:rsid w:val="00BD35B5"/>
    <w:rsid w:val="00BD3CE9"/>
    <w:rsid w:val="00BD4109"/>
    <w:rsid w:val="00BD4310"/>
    <w:rsid w:val="00BD43A4"/>
    <w:rsid w:val="00BD4967"/>
    <w:rsid w:val="00BD4A3F"/>
    <w:rsid w:val="00BD4A94"/>
    <w:rsid w:val="00BD4F00"/>
    <w:rsid w:val="00BD4F62"/>
    <w:rsid w:val="00BD511C"/>
    <w:rsid w:val="00BD54A8"/>
    <w:rsid w:val="00BD56BC"/>
    <w:rsid w:val="00BD586E"/>
    <w:rsid w:val="00BD5C7A"/>
    <w:rsid w:val="00BD5DCD"/>
    <w:rsid w:val="00BD5E08"/>
    <w:rsid w:val="00BD5F35"/>
    <w:rsid w:val="00BD6330"/>
    <w:rsid w:val="00BD6340"/>
    <w:rsid w:val="00BD65D6"/>
    <w:rsid w:val="00BD67BB"/>
    <w:rsid w:val="00BD6841"/>
    <w:rsid w:val="00BD68FC"/>
    <w:rsid w:val="00BD6D42"/>
    <w:rsid w:val="00BD71CE"/>
    <w:rsid w:val="00BD786F"/>
    <w:rsid w:val="00BD7D8C"/>
    <w:rsid w:val="00BD7E8B"/>
    <w:rsid w:val="00BD7FAB"/>
    <w:rsid w:val="00BE0ECE"/>
    <w:rsid w:val="00BE0ED4"/>
    <w:rsid w:val="00BE0F81"/>
    <w:rsid w:val="00BE1027"/>
    <w:rsid w:val="00BE10AB"/>
    <w:rsid w:val="00BE115D"/>
    <w:rsid w:val="00BE132A"/>
    <w:rsid w:val="00BE1366"/>
    <w:rsid w:val="00BE1766"/>
    <w:rsid w:val="00BE17E1"/>
    <w:rsid w:val="00BE1866"/>
    <w:rsid w:val="00BE1B6D"/>
    <w:rsid w:val="00BE1EDC"/>
    <w:rsid w:val="00BE22F8"/>
    <w:rsid w:val="00BE2359"/>
    <w:rsid w:val="00BE248A"/>
    <w:rsid w:val="00BE2F2B"/>
    <w:rsid w:val="00BE2F99"/>
    <w:rsid w:val="00BE319B"/>
    <w:rsid w:val="00BE3490"/>
    <w:rsid w:val="00BE3495"/>
    <w:rsid w:val="00BE3BBA"/>
    <w:rsid w:val="00BE3EA1"/>
    <w:rsid w:val="00BE438E"/>
    <w:rsid w:val="00BE4613"/>
    <w:rsid w:val="00BE4655"/>
    <w:rsid w:val="00BE4677"/>
    <w:rsid w:val="00BE49AC"/>
    <w:rsid w:val="00BE4A8B"/>
    <w:rsid w:val="00BE4B10"/>
    <w:rsid w:val="00BE53C4"/>
    <w:rsid w:val="00BE570D"/>
    <w:rsid w:val="00BE58EB"/>
    <w:rsid w:val="00BE5EB3"/>
    <w:rsid w:val="00BE5EB6"/>
    <w:rsid w:val="00BE6703"/>
    <w:rsid w:val="00BE6755"/>
    <w:rsid w:val="00BE67D3"/>
    <w:rsid w:val="00BE6B98"/>
    <w:rsid w:val="00BE7A48"/>
    <w:rsid w:val="00BE7A6B"/>
    <w:rsid w:val="00BE7E74"/>
    <w:rsid w:val="00BF003F"/>
    <w:rsid w:val="00BF00C7"/>
    <w:rsid w:val="00BF0730"/>
    <w:rsid w:val="00BF07AC"/>
    <w:rsid w:val="00BF0886"/>
    <w:rsid w:val="00BF08CC"/>
    <w:rsid w:val="00BF0911"/>
    <w:rsid w:val="00BF0A7B"/>
    <w:rsid w:val="00BF0AA0"/>
    <w:rsid w:val="00BF1349"/>
    <w:rsid w:val="00BF1778"/>
    <w:rsid w:val="00BF188D"/>
    <w:rsid w:val="00BF18DC"/>
    <w:rsid w:val="00BF19DD"/>
    <w:rsid w:val="00BF20F0"/>
    <w:rsid w:val="00BF271A"/>
    <w:rsid w:val="00BF2955"/>
    <w:rsid w:val="00BF29A5"/>
    <w:rsid w:val="00BF29FA"/>
    <w:rsid w:val="00BF2EFE"/>
    <w:rsid w:val="00BF35C1"/>
    <w:rsid w:val="00BF36F9"/>
    <w:rsid w:val="00BF398E"/>
    <w:rsid w:val="00BF3A0C"/>
    <w:rsid w:val="00BF3EBD"/>
    <w:rsid w:val="00BF3FCE"/>
    <w:rsid w:val="00BF43BE"/>
    <w:rsid w:val="00BF44B1"/>
    <w:rsid w:val="00BF45C6"/>
    <w:rsid w:val="00BF45D2"/>
    <w:rsid w:val="00BF46A0"/>
    <w:rsid w:val="00BF4750"/>
    <w:rsid w:val="00BF4ACE"/>
    <w:rsid w:val="00BF5238"/>
    <w:rsid w:val="00BF52CC"/>
    <w:rsid w:val="00BF5607"/>
    <w:rsid w:val="00BF5675"/>
    <w:rsid w:val="00BF5D88"/>
    <w:rsid w:val="00BF5F47"/>
    <w:rsid w:val="00BF614F"/>
    <w:rsid w:val="00BF6244"/>
    <w:rsid w:val="00BF6893"/>
    <w:rsid w:val="00BF69A6"/>
    <w:rsid w:val="00BF6E56"/>
    <w:rsid w:val="00BF7509"/>
    <w:rsid w:val="00BF76BF"/>
    <w:rsid w:val="00BF76F7"/>
    <w:rsid w:val="00BF78D0"/>
    <w:rsid w:val="00BF7B52"/>
    <w:rsid w:val="00BF7C59"/>
    <w:rsid w:val="00BF7D12"/>
    <w:rsid w:val="00BF7D2B"/>
    <w:rsid w:val="00BF7EBC"/>
    <w:rsid w:val="00BF7F2C"/>
    <w:rsid w:val="00C00044"/>
    <w:rsid w:val="00C000DE"/>
    <w:rsid w:val="00C004A6"/>
    <w:rsid w:val="00C00734"/>
    <w:rsid w:val="00C00A6E"/>
    <w:rsid w:val="00C00E4F"/>
    <w:rsid w:val="00C00FDF"/>
    <w:rsid w:val="00C01583"/>
    <w:rsid w:val="00C019E1"/>
    <w:rsid w:val="00C01DB7"/>
    <w:rsid w:val="00C01F3B"/>
    <w:rsid w:val="00C02225"/>
    <w:rsid w:val="00C0225F"/>
    <w:rsid w:val="00C022CA"/>
    <w:rsid w:val="00C02906"/>
    <w:rsid w:val="00C02B17"/>
    <w:rsid w:val="00C02CF3"/>
    <w:rsid w:val="00C02E25"/>
    <w:rsid w:val="00C03045"/>
    <w:rsid w:val="00C03676"/>
    <w:rsid w:val="00C037E1"/>
    <w:rsid w:val="00C038FE"/>
    <w:rsid w:val="00C039AA"/>
    <w:rsid w:val="00C03F1C"/>
    <w:rsid w:val="00C042FA"/>
    <w:rsid w:val="00C04388"/>
    <w:rsid w:val="00C04975"/>
    <w:rsid w:val="00C04A77"/>
    <w:rsid w:val="00C04DF8"/>
    <w:rsid w:val="00C0510A"/>
    <w:rsid w:val="00C051E0"/>
    <w:rsid w:val="00C0534D"/>
    <w:rsid w:val="00C05601"/>
    <w:rsid w:val="00C056C9"/>
    <w:rsid w:val="00C05742"/>
    <w:rsid w:val="00C0589B"/>
    <w:rsid w:val="00C058A6"/>
    <w:rsid w:val="00C058EF"/>
    <w:rsid w:val="00C05990"/>
    <w:rsid w:val="00C0599D"/>
    <w:rsid w:val="00C05A5F"/>
    <w:rsid w:val="00C05CD8"/>
    <w:rsid w:val="00C05E2B"/>
    <w:rsid w:val="00C06C5E"/>
    <w:rsid w:val="00C06EDC"/>
    <w:rsid w:val="00C07101"/>
    <w:rsid w:val="00C071D7"/>
    <w:rsid w:val="00C073D4"/>
    <w:rsid w:val="00C0754E"/>
    <w:rsid w:val="00C076FC"/>
    <w:rsid w:val="00C078B1"/>
    <w:rsid w:val="00C07E0A"/>
    <w:rsid w:val="00C07E16"/>
    <w:rsid w:val="00C07E2A"/>
    <w:rsid w:val="00C07F4F"/>
    <w:rsid w:val="00C10564"/>
    <w:rsid w:val="00C10646"/>
    <w:rsid w:val="00C10B00"/>
    <w:rsid w:val="00C10C4F"/>
    <w:rsid w:val="00C10E6E"/>
    <w:rsid w:val="00C10E7B"/>
    <w:rsid w:val="00C1152E"/>
    <w:rsid w:val="00C1182F"/>
    <w:rsid w:val="00C11D35"/>
    <w:rsid w:val="00C11D63"/>
    <w:rsid w:val="00C11DE9"/>
    <w:rsid w:val="00C12109"/>
    <w:rsid w:val="00C126BB"/>
    <w:rsid w:val="00C12879"/>
    <w:rsid w:val="00C13365"/>
    <w:rsid w:val="00C13510"/>
    <w:rsid w:val="00C13607"/>
    <w:rsid w:val="00C1376B"/>
    <w:rsid w:val="00C13BF9"/>
    <w:rsid w:val="00C13DAB"/>
    <w:rsid w:val="00C1464B"/>
    <w:rsid w:val="00C1483C"/>
    <w:rsid w:val="00C14A36"/>
    <w:rsid w:val="00C14B12"/>
    <w:rsid w:val="00C14E25"/>
    <w:rsid w:val="00C14F3B"/>
    <w:rsid w:val="00C1503B"/>
    <w:rsid w:val="00C15112"/>
    <w:rsid w:val="00C15247"/>
    <w:rsid w:val="00C1531B"/>
    <w:rsid w:val="00C158AE"/>
    <w:rsid w:val="00C15A5E"/>
    <w:rsid w:val="00C15A95"/>
    <w:rsid w:val="00C15AC9"/>
    <w:rsid w:val="00C15CA6"/>
    <w:rsid w:val="00C15E49"/>
    <w:rsid w:val="00C160F3"/>
    <w:rsid w:val="00C16128"/>
    <w:rsid w:val="00C1622E"/>
    <w:rsid w:val="00C16311"/>
    <w:rsid w:val="00C1673E"/>
    <w:rsid w:val="00C16786"/>
    <w:rsid w:val="00C16966"/>
    <w:rsid w:val="00C16A9F"/>
    <w:rsid w:val="00C16AA3"/>
    <w:rsid w:val="00C16B4E"/>
    <w:rsid w:val="00C16BC2"/>
    <w:rsid w:val="00C16BF0"/>
    <w:rsid w:val="00C16E39"/>
    <w:rsid w:val="00C16FF7"/>
    <w:rsid w:val="00C17235"/>
    <w:rsid w:val="00C172E1"/>
    <w:rsid w:val="00C172FD"/>
    <w:rsid w:val="00C1734D"/>
    <w:rsid w:val="00C17568"/>
    <w:rsid w:val="00C17817"/>
    <w:rsid w:val="00C17AB5"/>
    <w:rsid w:val="00C17AF5"/>
    <w:rsid w:val="00C17BD2"/>
    <w:rsid w:val="00C17C5F"/>
    <w:rsid w:val="00C20044"/>
    <w:rsid w:val="00C20061"/>
    <w:rsid w:val="00C200D6"/>
    <w:rsid w:val="00C2028F"/>
    <w:rsid w:val="00C20B25"/>
    <w:rsid w:val="00C20B5D"/>
    <w:rsid w:val="00C20C9A"/>
    <w:rsid w:val="00C21004"/>
    <w:rsid w:val="00C216B0"/>
    <w:rsid w:val="00C2179C"/>
    <w:rsid w:val="00C21838"/>
    <w:rsid w:val="00C21990"/>
    <w:rsid w:val="00C21B14"/>
    <w:rsid w:val="00C21C02"/>
    <w:rsid w:val="00C21DEB"/>
    <w:rsid w:val="00C21E89"/>
    <w:rsid w:val="00C22028"/>
    <w:rsid w:val="00C22362"/>
    <w:rsid w:val="00C223DD"/>
    <w:rsid w:val="00C22AFD"/>
    <w:rsid w:val="00C22DCA"/>
    <w:rsid w:val="00C22FE4"/>
    <w:rsid w:val="00C23198"/>
    <w:rsid w:val="00C231EC"/>
    <w:rsid w:val="00C234B2"/>
    <w:rsid w:val="00C23722"/>
    <w:rsid w:val="00C23D71"/>
    <w:rsid w:val="00C23DB2"/>
    <w:rsid w:val="00C23E26"/>
    <w:rsid w:val="00C24043"/>
    <w:rsid w:val="00C24301"/>
    <w:rsid w:val="00C24DE0"/>
    <w:rsid w:val="00C25126"/>
    <w:rsid w:val="00C254BA"/>
    <w:rsid w:val="00C25592"/>
    <w:rsid w:val="00C25A87"/>
    <w:rsid w:val="00C25C00"/>
    <w:rsid w:val="00C25D4C"/>
    <w:rsid w:val="00C25E2A"/>
    <w:rsid w:val="00C26172"/>
    <w:rsid w:val="00C26176"/>
    <w:rsid w:val="00C26195"/>
    <w:rsid w:val="00C26767"/>
    <w:rsid w:val="00C26B1D"/>
    <w:rsid w:val="00C26D8D"/>
    <w:rsid w:val="00C26E7A"/>
    <w:rsid w:val="00C26EB8"/>
    <w:rsid w:val="00C26EC9"/>
    <w:rsid w:val="00C2714B"/>
    <w:rsid w:val="00C27232"/>
    <w:rsid w:val="00C2789A"/>
    <w:rsid w:val="00C2798A"/>
    <w:rsid w:val="00C27C62"/>
    <w:rsid w:val="00C27CE4"/>
    <w:rsid w:val="00C27CFA"/>
    <w:rsid w:val="00C27D20"/>
    <w:rsid w:val="00C30141"/>
    <w:rsid w:val="00C30326"/>
    <w:rsid w:val="00C30410"/>
    <w:rsid w:val="00C30E15"/>
    <w:rsid w:val="00C30E6B"/>
    <w:rsid w:val="00C31111"/>
    <w:rsid w:val="00C311EB"/>
    <w:rsid w:val="00C311FC"/>
    <w:rsid w:val="00C312C9"/>
    <w:rsid w:val="00C31416"/>
    <w:rsid w:val="00C3148F"/>
    <w:rsid w:val="00C31564"/>
    <w:rsid w:val="00C3156D"/>
    <w:rsid w:val="00C3177F"/>
    <w:rsid w:val="00C31834"/>
    <w:rsid w:val="00C31886"/>
    <w:rsid w:val="00C328AB"/>
    <w:rsid w:val="00C32DB9"/>
    <w:rsid w:val="00C32DCB"/>
    <w:rsid w:val="00C33267"/>
    <w:rsid w:val="00C332E2"/>
    <w:rsid w:val="00C338A2"/>
    <w:rsid w:val="00C338F8"/>
    <w:rsid w:val="00C33A22"/>
    <w:rsid w:val="00C33CF1"/>
    <w:rsid w:val="00C341E0"/>
    <w:rsid w:val="00C3440A"/>
    <w:rsid w:val="00C34525"/>
    <w:rsid w:val="00C34867"/>
    <w:rsid w:val="00C3487C"/>
    <w:rsid w:val="00C34A3B"/>
    <w:rsid w:val="00C34D89"/>
    <w:rsid w:val="00C34FE1"/>
    <w:rsid w:val="00C351F2"/>
    <w:rsid w:val="00C35476"/>
    <w:rsid w:val="00C35485"/>
    <w:rsid w:val="00C35C44"/>
    <w:rsid w:val="00C35EED"/>
    <w:rsid w:val="00C3641B"/>
    <w:rsid w:val="00C3641D"/>
    <w:rsid w:val="00C36561"/>
    <w:rsid w:val="00C3668F"/>
    <w:rsid w:val="00C368A0"/>
    <w:rsid w:val="00C368A6"/>
    <w:rsid w:val="00C36A1D"/>
    <w:rsid w:val="00C36B69"/>
    <w:rsid w:val="00C36E6D"/>
    <w:rsid w:val="00C37247"/>
    <w:rsid w:val="00C37323"/>
    <w:rsid w:val="00C37D2B"/>
    <w:rsid w:val="00C40067"/>
    <w:rsid w:val="00C40279"/>
    <w:rsid w:val="00C40292"/>
    <w:rsid w:val="00C404A1"/>
    <w:rsid w:val="00C406C3"/>
    <w:rsid w:val="00C4072F"/>
    <w:rsid w:val="00C408C7"/>
    <w:rsid w:val="00C40965"/>
    <w:rsid w:val="00C40DEF"/>
    <w:rsid w:val="00C4104F"/>
    <w:rsid w:val="00C41203"/>
    <w:rsid w:val="00C413D4"/>
    <w:rsid w:val="00C415F8"/>
    <w:rsid w:val="00C416FC"/>
    <w:rsid w:val="00C41B81"/>
    <w:rsid w:val="00C41D92"/>
    <w:rsid w:val="00C42074"/>
    <w:rsid w:val="00C4245D"/>
    <w:rsid w:val="00C426A7"/>
    <w:rsid w:val="00C42915"/>
    <w:rsid w:val="00C42B39"/>
    <w:rsid w:val="00C42CB0"/>
    <w:rsid w:val="00C42E0F"/>
    <w:rsid w:val="00C42EBC"/>
    <w:rsid w:val="00C42FC3"/>
    <w:rsid w:val="00C4311B"/>
    <w:rsid w:val="00C4319A"/>
    <w:rsid w:val="00C431C8"/>
    <w:rsid w:val="00C43389"/>
    <w:rsid w:val="00C437F0"/>
    <w:rsid w:val="00C43910"/>
    <w:rsid w:val="00C43B67"/>
    <w:rsid w:val="00C43F33"/>
    <w:rsid w:val="00C441D0"/>
    <w:rsid w:val="00C444C0"/>
    <w:rsid w:val="00C444CC"/>
    <w:rsid w:val="00C445A6"/>
    <w:rsid w:val="00C4491F"/>
    <w:rsid w:val="00C4499A"/>
    <w:rsid w:val="00C44C4B"/>
    <w:rsid w:val="00C44CC5"/>
    <w:rsid w:val="00C44EC9"/>
    <w:rsid w:val="00C453EA"/>
    <w:rsid w:val="00C45436"/>
    <w:rsid w:val="00C45596"/>
    <w:rsid w:val="00C45B0A"/>
    <w:rsid w:val="00C45B28"/>
    <w:rsid w:val="00C45BA3"/>
    <w:rsid w:val="00C45C9A"/>
    <w:rsid w:val="00C45F83"/>
    <w:rsid w:val="00C46029"/>
    <w:rsid w:val="00C46296"/>
    <w:rsid w:val="00C466BD"/>
    <w:rsid w:val="00C471FF"/>
    <w:rsid w:val="00C475A4"/>
    <w:rsid w:val="00C4780C"/>
    <w:rsid w:val="00C479CE"/>
    <w:rsid w:val="00C47B5A"/>
    <w:rsid w:val="00C47DAC"/>
    <w:rsid w:val="00C47DDD"/>
    <w:rsid w:val="00C5009B"/>
    <w:rsid w:val="00C5047E"/>
    <w:rsid w:val="00C50BF6"/>
    <w:rsid w:val="00C50E9E"/>
    <w:rsid w:val="00C51519"/>
    <w:rsid w:val="00C5178B"/>
    <w:rsid w:val="00C51B40"/>
    <w:rsid w:val="00C51B46"/>
    <w:rsid w:val="00C5216C"/>
    <w:rsid w:val="00C524D9"/>
    <w:rsid w:val="00C529BA"/>
    <w:rsid w:val="00C52A27"/>
    <w:rsid w:val="00C52A6B"/>
    <w:rsid w:val="00C52ED9"/>
    <w:rsid w:val="00C52F09"/>
    <w:rsid w:val="00C53087"/>
    <w:rsid w:val="00C530B8"/>
    <w:rsid w:val="00C533F2"/>
    <w:rsid w:val="00C5365D"/>
    <w:rsid w:val="00C53660"/>
    <w:rsid w:val="00C53D18"/>
    <w:rsid w:val="00C53E14"/>
    <w:rsid w:val="00C53E1D"/>
    <w:rsid w:val="00C53E63"/>
    <w:rsid w:val="00C54232"/>
    <w:rsid w:val="00C543A8"/>
    <w:rsid w:val="00C54675"/>
    <w:rsid w:val="00C548B4"/>
    <w:rsid w:val="00C548E5"/>
    <w:rsid w:val="00C54924"/>
    <w:rsid w:val="00C54ECC"/>
    <w:rsid w:val="00C55367"/>
    <w:rsid w:val="00C55390"/>
    <w:rsid w:val="00C55480"/>
    <w:rsid w:val="00C5582F"/>
    <w:rsid w:val="00C55A6E"/>
    <w:rsid w:val="00C5600A"/>
    <w:rsid w:val="00C560F7"/>
    <w:rsid w:val="00C56306"/>
    <w:rsid w:val="00C563BE"/>
    <w:rsid w:val="00C56492"/>
    <w:rsid w:val="00C56B25"/>
    <w:rsid w:val="00C56C15"/>
    <w:rsid w:val="00C56DCA"/>
    <w:rsid w:val="00C5732A"/>
    <w:rsid w:val="00C577B7"/>
    <w:rsid w:val="00C57895"/>
    <w:rsid w:val="00C57A16"/>
    <w:rsid w:val="00C57BAB"/>
    <w:rsid w:val="00C57D18"/>
    <w:rsid w:val="00C6023A"/>
    <w:rsid w:val="00C60676"/>
    <w:rsid w:val="00C608CF"/>
    <w:rsid w:val="00C609B3"/>
    <w:rsid w:val="00C60D41"/>
    <w:rsid w:val="00C613DA"/>
    <w:rsid w:val="00C6177D"/>
    <w:rsid w:val="00C6190E"/>
    <w:rsid w:val="00C61A7B"/>
    <w:rsid w:val="00C61BF5"/>
    <w:rsid w:val="00C61E00"/>
    <w:rsid w:val="00C61FB3"/>
    <w:rsid w:val="00C6223B"/>
    <w:rsid w:val="00C62D43"/>
    <w:rsid w:val="00C633E0"/>
    <w:rsid w:val="00C63405"/>
    <w:rsid w:val="00C635E4"/>
    <w:rsid w:val="00C639C2"/>
    <w:rsid w:val="00C639E1"/>
    <w:rsid w:val="00C63A12"/>
    <w:rsid w:val="00C63F12"/>
    <w:rsid w:val="00C63F3B"/>
    <w:rsid w:val="00C6403E"/>
    <w:rsid w:val="00C64120"/>
    <w:rsid w:val="00C64158"/>
    <w:rsid w:val="00C64180"/>
    <w:rsid w:val="00C6429A"/>
    <w:rsid w:val="00C6430D"/>
    <w:rsid w:val="00C643D6"/>
    <w:rsid w:val="00C64406"/>
    <w:rsid w:val="00C64442"/>
    <w:rsid w:val="00C6454B"/>
    <w:rsid w:val="00C646B4"/>
    <w:rsid w:val="00C64E47"/>
    <w:rsid w:val="00C64EAD"/>
    <w:rsid w:val="00C64F06"/>
    <w:rsid w:val="00C64F28"/>
    <w:rsid w:val="00C64F86"/>
    <w:rsid w:val="00C6506F"/>
    <w:rsid w:val="00C661D5"/>
    <w:rsid w:val="00C66274"/>
    <w:rsid w:val="00C66415"/>
    <w:rsid w:val="00C6654F"/>
    <w:rsid w:val="00C66CC4"/>
    <w:rsid w:val="00C66D44"/>
    <w:rsid w:val="00C66F17"/>
    <w:rsid w:val="00C66FC7"/>
    <w:rsid w:val="00C6700A"/>
    <w:rsid w:val="00C6725F"/>
    <w:rsid w:val="00C672F4"/>
    <w:rsid w:val="00C672F7"/>
    <w:rsid w:val="00C676D7"/>
    <w:rsid w:val="00C67800"/>
    <w:rsid w:val="00C67866"/>
    <w:rsid w:val="00C678C2"/>
    <w:rsid w:val="00C67A60"/>
    <w:rsid w:val="00C67C0C"/>
    <w:rsid w:val="00C67CF5"/>
    <w:rsid w:val="00C70437"/>
    <w:rsid w:val="00C70486"/>
    <w:rsid w:val="00C70C1D"/>
    <w:rsid w:val="00C70D23"/>
    <w:rsid w:val="00C710FD"/>
    <w:rsid w:val="00C7110D"/>
    <w:rsid w:val="00C71217"/>
    <w:rsid w:val="00C7137B"/>
    <w:rsid w:val="00C7179A"/>
    <w:rsid w:val="00C718B2"/>
    <w:rsid w:val="00C71AE5"/>
    <w:rsid w:val="00C71C3B"/>
    <w:rsid w:val="00C71E44"/>
    <w:rsid w:val="00C720C5"/>
    <w:rsid w:val="00C72448"/>
    <w:rsid w:val="00C72DCF"/>
    <w:rsid w:val="00C72F5C"/>
    <w:rsid w:val="00C731AC"/>
    <w:rsid w:val="00C7359F"/>
    <w:rsid w:val="00C7361E"/>
    <w:rsid w:val="00C73C66"/>
    <w:rsid w:val="00C73EB4"/>
    <w:rsid w:val="00C743D0"/>
    <w:rsid w:val="00C746CC"/>
    <w:rsid w:val="00C746D6"/>
    <w:rsid w:val="00C7486B"/>
    <w:rsid w:val="00C749AC"/>
    <w:rsid w:val="00C74A22"/>
    <w:rsid w:val="00C74A6C"/>
    <w:rsid w:val="00C74BE4"/>
    <w:rsid w:val="00C74D9F"/>
    <w:rsid w:val="00C74F31"/>
    <w:rsid w:val="00C75015"/>
    <w:rsid w:val="00C75AE4"/>
    <w:rsid w:val="00C75C85"/>
    <w:rsid w:val="00C763E8"/>
    <w:rsid w:val="00C76774"/>
    <w:rsid w:val="00C768F0"/>
    <w:rsid w:val="00C76956"/>
    <w:rsid w:val="00C76996"/>
    <w:rsid w:val="00C769A8"/>
    <w:rsid w:val="00C76BD4"/>
    <w:rsid w:val="00C76C98"/>
    <w:rsid w:val="00C76D01"/>
    <w:rsid w:val="00C76D48"/>
    <w:rsid w:val="00C76DA3"/>
    <w:rsid w:val="00C76ED9"/>
    <w:rsid w:val="00C770C2"/>
    <w:rsid w:val="00C772BC"/>
    <w:rsid w:val="00C772C1"/>
    <w:rsid w:val="00C774CC"/>
    <w:rsid w:val="00C775C9"/>
    <w:rsid w:val="00C777A2"/>
    <w:rsid w:val="00C7798C"/>
    <w:rsid w:val="00C77A0F"/>
    <w:rsid w:val="00C80314"/>
    <w:rsid w:val="00C8041B"/>
    <w:rsid w:val="00C8082A"/>
    <w:rsid w:val="00C80A1C"/>
    <w:rsid w:val="00C80C50"/>
    <w:rsid w:val="00C80C88"/>
    <w:rsid w:val="00C80E8A"/>
    <w:rsid w:val="00C81065"/>
    <w:rsid w:val="00C812F6"/>
    <w:rsid w:val="00C813E5"/>
    <w:rsid w:val="00C81536"/>
    <w:rsid w:val="00C81643"/>
    <w:rsid w:val="00C819F8"/>
    <w:rsid w:val="00C81A1E"/>
    <w:rsid w:val="00C81AA1"/>
    <w:rsid w:val="00C81B2A"/>
    <w:rsid w:val="00C81B99"/>
    <w:rsid w:val="00C81CA5"/>
    <w:rsid w:val="00C81D00"/>
    <w:rsid w:val="00C81E34"/>
    <w:rsid w:val="00C81E82"/>
    <w:rsid w:val="00C82095"/>
    <w:rsid w:val="00C822DE"/>
    <w:rsid w:val="00C82357"/>
    <w:rsid w:val="00C8268D"/>
    <w:rsid w:val="00C829C1"/>
    <w:rsid w:val="00C83318"/>
    <w:rsid w:val="00C8337E"/>
    <w:rsid w:val="00C83711"/>
    <w:rsid w:val="00C83811"/>
    <w:rsid w:val="00C83E1F"/>
    <w:rsid w:val="00C83E41"/>
    <w:rsid w:val="00C83FEB"/>
    <w:rsid w:val="00C84271"/>
    <w:rsid w:val="00C8448C"/>
    <w:rsid w:val="00C8452E"/>
    <w:rsid w:val="00C845F6"/>
    <w:rsid w:val="00C8476B"/>
    <w:rsid w:val="00C84C8E"/>
    <w:rsid w:val="00C84F51"/>
    <w:rsid w:val="00C8532F"/>
    <w:rsid w:val="00C85945"/>
    <w:rsid w:val="00C85A5B"/>
    <w:rsid w:val="00C85AC8"/>
    <w:rsid w:val="00C85B26"/>
    <w:rsid w:val="00C85D47"/>
    <w:rsid w:val="00C85E1E"/>
    <w:rsid w:val="00C862BB"/>
    <w:rsid w:val="00C8656F"/>
    <w:rsid w:val="00C86630"/>
    <w:rsid w:val="00C867A9"/>
    <w:rsid w:val="00C867CD"/>
    <w:rsid w:val="00C86978"/>
    <w:rsid w:val="00C86CCF"/>
    <w:rsid w:val="00C86EF7"/>
    <w:rsid w:val="00C871EA"/>
    <w:rsid w:val="00C872C4"/>
    <w:rsid w:val="00C87377"/>
    <w:rsid w:val="00C87380"/>
    <w:rsid w:val="00C8783F"/>
    <w:rsid w:val="00C878E3"/>
    <w:rsid w:val="00C87B5E"/>
    <w:rsid w:val="00C87BB5"/>
    <w:rsid w:val="00C87F21"/>
    <w:rsid w:val="00C90056"/>
    <w:rsid w:val="00C90181"/>
    <w:rsid w:val="00C901DB"/>
    <w:rsid w:val="00C9063C"/>
    <w:rsid w:val="00C906E1"/>
    <w:rsid w:val="00C90B37"/>
    <w:rsid w:val="00C90C6C"/>
    <w:rsid w:val="00C91675"/>
    <w:rsid w:val="00C916D4"/>
    <w:rsid w:val="00C91A6A"/>
    <w:rsid w:val="00C91CBF"/>
    <w:rsid w:val="00C91F52"/>
    <w:rsid w:val="00C91F83"/>
    <w:rsid w:val="00C92334"/>
    <w:rsid w:val="00C924ED"/>
    <w:rsid w:val="00C92699"/>
    <w:rsid w:val="00C92719"/>
    <w:rsid w:val="00C9278F"/>
    <w:rsid w:val="00C92801"/>
    <w:rsid w:val="00C92B06"/>
    <w:rsid w:val="00C9318F"/>
    <w:rsid w:val="00C932D4"/>
    <w:rsid w:val="00C9333D"/>
    <w:rsid w:val="00C93390"/>
    <w:rsid w:val="00C93608"/>
    <w:rsid w:val="00C936F6"/>
    <w:rsid w:val="00C9383C"/>
    <w:rsid w:val="00C938E5"/>
    <w:rsid w:val="00C938ED"/>
    <w:rsid w:val="00C939D5"/>
    <w:rsid w:val="00C93B69"/>
    <w:rsid w:val="00C93BFD"/>
    <w:rsid w:val="00C93EFE"/>
    <w:rsid w:val="00C93FB0"/>
    <w:rsid w:val="00C9400C"/>
    <w:rsid w:val="00C94269"/>
    <w:rsid w:val="00C944C3"/>
    <w:rsid w:val="00C9450B"/>
    <w:rsid w:val="00C945C2"/>
    <w:rsid w:val="00C94772"/>
    <w:rsid w:val="00C947A3"/>
    <w:rsid w:val="00C94EF1"/>
    <w:rsid w:val="00C94F33"/>
    <w:rsid w:val="00C95089"/>
    <w:rsid w:val="00C953C5"/>
    <w:rsid w:val="00C95413"/>
    <w:rsid w:val="00C95527"/>
    <w:rsid w:val="00C955F6"/>
    <w:rsid w:val="00C9589B"/>
    <w:rsid w:val="00C95CBB"/>
    <w:rsid w:val="00C96003"/>
    <w:rsid w:val="00C9609E"/>
    <w:rsid w:val="00C962D0"/>
    <w:rsid w:val="00C9638D"/>
    <w:rsid w:val="00C963FF"/>
    <w:rsid w:val="00C96495"/>
    <w:rsid w:val="00C96666"/>
    <w:rsid w:val="00C968B2"/>
    <w:rsid w:val="00C968C9"/>
    <w:rsid w:val="00C9694B"/>
    <w:rsid w:val="00C96A51"/>
    <w:rsid w:val="00C97645"/>
    <w:rsid w:val="00C976A7"/>
    <w:rsid w:val="00C97D5F"/>
    <w:rsid w:val="00C97EBE"/>
    <w:rsid w:val="00C97EDA"/>
    <w:rsid w:val="00C97F90"/>
    <w:rsid w:val="00CA0407"/>
    <w:rsid w:val="00CA0589"/>
    <w:rsid w:val="00CA05DB"/>
    <w:rsid w:val="00CA0673"/>
    <w:rsid w:val="00CA0F92"/>
    <w:rsid w:val="00CA1198"/>
    <w:rsid w:val="00CA1627"/>
    <w:rsid w:val="00CA19EB"/>
    <w:rsid w:val="00CA1B4F"/>
    <w:rsid w:val="00CA1FF2"/>
    <w:rsid w:val="00CA215E"/>
    <w:rsid w:val="00CA2673"/>
    <w:rsid w:val="00CA2863"/>
    <w:rsid w:val="00CA2B97"/>
    <w:rsid w:val="00CA2CBB"/>
    <w:rsid w:val="00CA2D16"/>
    <w:rsid w:val="00CA2DB7"/>
    <w:rsid w:val="00CA2F88"/>
    <w:rsid w:val="00CA2FDD"/>
    <w:rsid w:val="00CA301E"/>
    <w:rsid w:val="00CA3129"/>
    <w:rsid w:val="00CA32A8"/>
    <w:rsid w:val="00CA34E7"/>
    <w:rsid w:val="00CA3614"/>
    <w:rsid w:val="00CA3AAC"/>
    <w:rsid w:val="00CA3B7B"/>
    <w:rsid w:val="00CA3F15"/>
    <w:rsid w:val="00CA3F3F"/>
    <w:rsid w:val="00CA4172"/>
    <w:rsid w:val="00CA45D3"/>
    <w:rsid w:val="00CA4DEC"/>
    <w:rsid w:val="00CA5334"/>
    <w:rsid w:val="00CA5774"/>
    <w:rsid w:val="00CA5B49"/>
    <w:rsid w:val="00CA5E18"/>
    <w:rsid w:val="00CA5E5F"/>
    <w:rsid w:val="00CA60ED"/>
    <w:rsid w:val="00CA61EF"/>
    <w:rsid w:val="00CA6260"/>
    <w:rsid w:val="00CA62CB"/>
    <w:rsid w:val="00CA62EE"/>
    <w:rsid w:val="00CA634C"/>
    <w:rsid w:val="00CA655C"/>
    <w:rsid w:val="00CA6588"/>
    <w:rsid w:val="00CA65B8"/>
    <w:rsid w:val="00CA661A"/>
    <w:rsid w:val="00CA6723"/>
    <w:rsid w:val="00CA6AEF"/>
    <w:rsid w:val="00CA6DE7"/>
    <w:rsid w:val="00CA6DE9"/>
    <w:rsid w:val="00CA6FD9"/>
    <w:rsid w:val="00CA76FD"/>
    <w:rsid w:val="00CA77B3"/>
    <w:rsid w:val="00CA7804"/>
    <w:rsid w:val="00CA7B1C"/>
    <w:rsid w:val="00CB045B"/>
    <w:rsid w:val="00CB049F"/>
    <w:rsid w:val="00CB05DA"/>
    <w:rsid w:val="00CB0619"/>
    <w:rsid w:val="00CB0B30"/>
    <w:rsid w:val="00CB0BB3"/>
    <w:rsid w:val="00CB0CD4"/>
    <w:rsid w:val="00CB0D3C"/>
    <w:rsid w:val="00CB1236"/>
    <w:rsid w:val="00CB12EE"/>
    <w:rsid w:val="00CB133D"/>
    <w:rsid w:val="00CB13A7"/>
    <w:rsid w:val="00CB13FC"/>
    <w:rsid w:val="00CB14AE"/>
    <w:rsid w:val="00CB15F2"/>
    <w:rsid w:val="00CB181B"/>
    <w:rsid w:val="00CB1838"/>
    <w:rsid w:val="00CB18C7"/>
    <w:rsid w:val="00CB199B"/>
    <w:rsid w:val="00CB2042"/>
    <w:rsid w:val="00CB2112"/>
    <w:rsid w:val="00CB2118"/>
    <w:rsid w:val="00CB23E7"/>
    <w:rsid w:val="00CB2EBC"/>
    <w:rsid w:val="00CB3059"/>
    <w:rsid w:val="00CB3221"/>
    <w:rsid w:val="00CB39BE"/>
    <w:rsid w:val="00CB3A78"/>
    <w:rsid w:val="00CB3B68"/>
    <w:rsid w:val="00CB3F58"/>
    <w:rsid w:val="00CB4148"/>
    <w:rsid w:val="00CB4229"/>
    <w:rsid w:val="00CB440B"/>
    <w:rsid w:val="00CB4526"/>
    <w:rsid w:val="00CB45D3"/>
    <w:rsid w:val="00CB499F"/>
    <w:rsid w:val="00CB4D43"/>
    <w:rsid w:val="00CB55B7"/>
    <w:rsid w:val="00CB55EF"/>
    <w:rsid w:val="00CB55F7"/>
    <w:rsid w:val="00CB56EF"/>
    <w:rsid w:val="00CB576D"/>
    <w:rsid w:val="00CB57FC"/>
    <w:rsid w:val="00CB5B10"/>
    <w:rsid w:val="00CB5C54"/>
    <w:rsid w:val="00CB5E45"/>
    <w:rsid w:val="00CB5E64"/>
    <w:rsid w:val="00CB606B"/>
    <w:rsid w:val="00CB60FB"/>
    <w:rsid w:val="00CB6154"/>
    <w:rsid w:val="00CB6227"/>
    <w:rsid w:val="00CB6613"/>
    <w:rsid w:val="00CB6A83"/>
    <w:rsid w:val="00CB6B04"/>
    <w:rsid w:val="00CB6B84"/>
    <w:rsid w:val="00CB6D47"/>
    <w:rsid w:val="00CB7187"/>
    <w:rsid w:val="00CB73B9"/>
    <w:rsid w:val="00CB7405"/>
    <w:rsid w:val="00CB749E"/>
    <w:rsid w:val="00CB74B1"/>
    <w:rsid w:val="00CB7584"/>
    <w:rsid w:val="00CB771C"/>
    <w:rsid w:val="00CB7748"/>
    <w:rsid w:val="00CB7A5B"/>
    <w:rsid w:val="00CB7A87"/>
    <w:rsid w:val="00CB7CC2"/>
    <w:rsid w:val="00CB7D60"/>
    <w:rsid w:val="00CB7DB1"/>
    <w:rsid w:val="00CB7F4A"/>
    <w:rsid w:val="00CC0018"/>
    <w:rsid w:val="00CC0093"/>
    <w:rsid w:val="00CC045E"/>
    <w:rsid w:val="00CC04AB"/>
    <w:rsid w:val="00CC05B3"/>
    <w:rsid w:val="00CC06ED"/>
    <w:rsid w:val="00CC07E3"/>
    <w:rsid w:val="00CC0ACD"/>
    <w:rsid w:val="00CC0D13"/>
    <w:rsid w:val="00CC0EDF"/>
    <w:rsid w:val="00CC0FA3"/>
    <w:rsid w:val="00CC10C7"/>
    <w:rsid w:val="00CC1649"/>
    <w:rsid w:val="00CC17B9"/>
    <w:rsid w:val="00CC1830"/>
    <w:rsid w:val="00CC1944"/>
    <w:rsid w:val="00CC1AF2"/>
    <w:rsid w:val="00CC1CCE"/>
    <w:rsid w:val="00CC1D69"/>
    <w:rsid w:val="00CC210F"/>
    <w:rsid w:val="00CC212C"/>
    <w:rsid w:val="00CC2156"/>
    <w:rsid w:val="00CC21AA"/>
    <w:rsid w:val="00CC23DD"/>
    <w:rsid w:val="00CC2602"/>
    <w:rsid w:val="00CC2715"/>
    <w:rsid w:val="00CC27D5"/>
    <w:rsid w:val="00CC28ED"/>
    <w:rsid w:val="00CC2B8C"/>
    <w:rsid w:val="00CC37B1"/>
    <w:rsid w:val="00CC37DD"/>
    <w:rsid w:val="00CC39AD"/>
    <w:rsid w:val="00CC3AEA"/>
    <w:rsid w:val="00CC3CCA"/>
    <w:rsid w:val="00CC403D"/>
    <w:rsid w:val="00CC40A9"/>
    <w:rsid w:val="00CC49AF"/>
    <w:rsid w:val="00CC4A51"/>
    <w:rsid w:val="00CC4A6F"/>
    <w:rsid w:val="00CC4AAE"/>
    <w:rsid w:val="00CC4AD9"/>
    <w:rsid w:val="00CC4B55"/>
    <w:rsid w:val="00CC4D4D"/>
    <w:rsid w:val="00CC4D76"/>
    <w:rsid w:val="00CC4E7D"/>
    <w:rsid w:val="00CC4F17"/>
    <w:rsid w:val="00CC55FA"/>
    <w:rsid w:val="00CC579B"/>
    <w:rsid w:val="00CC590D"/>
    <w:rsid w:val="00CC591E"/>
    <w:rsid w:val="00CC660D"/>
    <w:rsid w:val="00CC68C7"/>
    <w:rsid w:val="00CC6AE5"/>
    <w:rsid w:val="00CC6B91"/>
    <w:rsid w:val="00CC6D75"/>
    <w:rsid w:val="00CC6D7D"/>
    <w:rsid w:val="00CC7048"/>
    <w:rsid w:val="00CC7220"/>
    <w:rsid w:val="00CC72D6"/>
    <w:rsid w:val="00CC7572"/>
    <w:rsid w:val="00CC76C2"/>
    <w:rsid w:val="00CC7986"/>
    <w:rsid w:val="00CC7BDC"/>
    <w:rsid w:val="00CC7DF1"/>
    <w:rsid w:val="00CD011D"/>
    <w:rsid w:val="00CD04EC"/>
    <w:rsid w:val="00CD067C"/>
    <w:rsid w:val="00CD0726"/>
    <w:rsid w:val="00CD0C93"/>
    <w:rsid w:val="00CD0D27"/>
    <w:rsid w:val="00CD0E94"/>
    <w:rsid w:val="00CD1288"/>
    <w:rsid w:val="00CD1431"/>
    <w:rsid w:val="00CD1513"/>
    <w:rsid w:val="00CD1AF4"/>
    <w:rsid w:val="00CD1C35"/>
    <w:rsid w:val="00CD1F14"/>
    <w:rsid w:val="00CD2072"/>
    <w:rsid w:val="00CD22D9"/>
    <w:rsid w:val="00CD2A55"/>
    <w:rsid w:val="00CD2AE8"/>
    <w:rsid w:val="00CD2B03"/>
    <w:rsid w:val="00CD2CB8"/>
    <w:rsid w:val="00CD2DE6"/>
    <w:rsid w:val="00CD2DFD"/>
    <w:rsid w:val="00CD2F08"/>
    <w:rsid w:val="00CD3319"/>
    <w:rsid w:val="00CD3661"/>
    <w:rsid w:val="00CD3702"/>
    <w:rsid w:val="00CD397D"/>
    <w:rsid w:val="00CD3A67"/>
    <w:rsid w:val="00CD3A6E"/>
    <w:rsid w:val="00CD3B8A"/>
    <w:rsid w:val="00CD3D78"/>
    <w:rsid w:val="00CD3F8B"/>
    <w:rsid w:val="00CD4687"/>
    <w:rsid w:val="00CD4758"/>
    <w:rsid w:val="00CD48EA"/>
    <w:rsid w:val="00CD4A1F"/>
    <w:rsid w:val="00CD4C64"/>
    <w:rsid w:val="00CD5075"/>
    <w:rsid w:val="00CD5511"/>
    <w:rsid w:val="00CD56CC"/>
    <w:rsid w:val="00CD5704"/>
    <w:rsid w:val="00CD5720"/>
    <w:rsid w:val="00CD58F4"/>
    <w:rsid w:val="00CD59C1"/>
    <w:rsid w:val="00CD5B82"/>
    <w:rsid w:val="00CD5BAA"/>
    <w:rsid w:val="00CD5BE6"/>
    <w:rsid w:val="00CD5FEA"/>
    <w:rsid w:val="00CD6017"/>
    <w:rsid w:val="00CD66AB"/>
    <w:rsid w:val="00CD691E"/>
    <w:rsid w:val="00CD6ADC"/>
    <w:rsid w:val="00CD6CB4"/>
    <w:rsid w:val="00CD6E29"/>
    <w:rsid w:val="00CD775B"/>
    <w:rsid w:val="00CD79FC"/>
    <w:rsid w:val="00CD7D09"/>
    <w:rsid w:val="00CD7D6A"/>
    <w:rsid w:val="00CD7F0B"/>
    <w:rsid w:val="00CE068F"/>
    <w:rsid w:val="00CE09BE"/>
    <w:rsid w:val="00CE09E5"/>
    <w:rsid w:val="00CE11F1"/>
    <w:rsid w:val="00CE179F"/>
    <w:rsid w:val="00CE182D"/>
    <w:rsid w:val="00CE19EB"/>
    <w:rsid w:val="00CE1E1E"/>
    <w:rsid w:val="00CE1ED9"/>
    <w:rsid w:val="00CE215E"/>
    <w:rsid w:val="00CE2334"/>
    <w:rsid w:val="00CE26DC"/>
    <w:rsid w:val="00CE2BAD"/>
    <w:rsid w:val="00CE2D17"/>
    <w:rsid w:val="00CE2D9C"/>
    <w:rsid w:val="00CE3199"/>
    <w:rsid w:val="00CE31AD"/>
    <w:rsid w:val="00CE366D"/>
    <w:rsid w:val="00CE3732"/>
    <w:rsid w:val="00CE3D45"/>
    <w:rsid w:val="00CE3DA5"/>
    <w:rsid w:val="00CE3E5D"/>
    <w:rsid w:val="00CE3FCF"/>
    <w:rsid w:val="00CE4153"/>
    <w:rsid w:val="00CE4A03"/>
    <w:rsid w:val="00CE4D77"/>
    <w:rsid w:val="00CE525D"/>
    <w:rsid w:val="00CE53D4"/>
    <w:rsid w:val="00CE54AC"/>
    <w:rsid w:val="00CE57B2"/>
    <w:rsid w:val="00CE59BE"/>
    <w:rsid w:val="00CE5E32"/>
    <w:rsid w:val="00CE5E62"/>
    <w:rsid w:val="00CE5EE7"/>
    <w:rsid w:val="00CE6337"/>
    <w:rsid w:val="00CE63EE"/>
    <w:rsid w:val="00CE66F0"/>
    <w:rsid w:val="00CE692D"/>
    <w:rsid w:val="00CE69A4"/>
    <w:rsid w:val="00CE6AF5"/>
    <w:rsid w:val="00CE6AF6"/>
    <w:rsid w:val="00CE6CD3"/>
    <w:rsid w:val="00CE6DE6"/>
    <w:rsid w:val="00CE6DFD"/>
    <w:rsid w:val="00CE6EEA"/>
    <w:rsid w:val="00CE72A0"/>
    <w:rsid w:val="00CE75D1"/>
    <w:rsid w:val="00CE76EB"/>
    <w:rsid w:val="00CE786A"/>
    <w:rsid w:val="00CE795E"/>
    <w:rsid w:val="00CE7A9E"/>
    <w:rsid w:val="00CE7BC3"/>
    <w:rsid w:val="00CE7E2D"/>
    <w:rsid w:val="00CE7EB6"/>
    <w:rsid w:val="00CF016E"/>
    <w:rsid w:val="00CF05E7"/>
    <w:rsid w:val="00CF0712"/>
    <w:rsid w:val="00CF0EFA"/>
    <w:rsid w:val="00CF0F43"/>
    <w:rsid w:val="00CF11A9"/>
    <w:rsid w:val="00CF11F5"/>
    <w:rsid w:val="00CF12AD"/>
    <w:rsid w:val="00CF1338"/>
    <w:rsid w:val="00CF15AB"/>
    <w:rsid w:val="00CF15BF"/>
    <w:rsid w:val="00CF1B3A"/>
    <w:rsid w:val="00CF1E29"/>
    <w:rsid w:val="00CF1F93"/>
    <w:rsid w:val="00CF1F97"/>
    <w:rsid w:val="00CF2021"/>
    <w:rsid w:val="00CF224F"/>
    <w:rsid w:val="00CF252A"/>
    <w:rsid w:val="00CF262D"/>
    <w:rsid w:val="00CF28E9"/>
    <w:rsid w:val="00CF2970"/>
    <w:rsid w:val="00CF2A63"/>
    <w:rsid w:val="00CF2E60"/>
    <w:rsid w:val="00CF2EB1"/>
    <w:rsid w:val="00CF310A"/>
    <w:rsid w:val="00CF347D"/>
    <w:rsid w:val="00CF34AD"/>
    <w:rsid w:val="00CF3738"/>
    <w:rsid w:val="00CF3A9C"/>
    <w:rsid w:val="00CF3ABB"/>
    <w:rsid w:val="00CF3C5E"/>
    <w:rsid w:val="00CF3D27"/>
    <w:rsid w:val="00CF4133"/>
    <w:rsid w:val="00CF4140"/>
    <w:rsid w:val="00CF471D"/>
    <w:rsid w:val="00CF4894"/>
    <w:rsid w:val="00CF4909"/>
    <w:rsid w:val="00CF4C5D"/>
    <w:rsid w:val="00CF5007"/>
    <w:rsid w:val="00CF5201"/>
    <w:rsid w:val="00CF5696"/>
    <w:rsid w:val="00CF59D2"/>
    <w:rsid w:val="00CF5AE0"/>
    <w:rsid w:val="00CF63BB"/>
    <w:rsid w:val="00CF65B2"/>
    <w:rsid w:val="00CF65CA"/>
    <w:rsid w:val="00CF66D9"/>
    <w:rsid w:val="00CF673E"/>
    <w:rsid w:val="00CF6940"/>
    <w:rsid w:val="00CF6C67"/>
    <w:rsid w:val="00CF6F80"/>
    <w:rsid w:val="00CF709C"/>
    <w:rsid w:val="00CF71DD"/>
    <w:rsid w:val="00CF7211"/>
    <w:rsid w:val="00CF7520"/>
    <w:rsid w:val="00CF75BB"/>
    <w:rsid w:val="00CF7778"/>
    <w:rsid w:val="00CF7786"/>
    <w:rsid w:val="00CF77CF"/>
    <w:rsid w:val="00CF78D8"/>
    <w:rsid w:val="00CF7B25"/>
    <w:rsid w:val="00CF7DD5"/>
    <w:rsid w:val="00D005A3"/>
    <w:rsid w:val="00D008C0"/>
    <w:rsid w:val="00D0092C"/>
    <w:rsid w:val="00D0096D"/>
    <w:rsid w:val="00D01422"/>
    <w:rsid w:val="00D0174C"/>
    <w:rsid w:val="00D01A78"/>
    <w:rsid w:val="00D01C40"/>
    <w:rsid w:val="00D01C76"/>
    <w:rsid w:val="00D01DD1"/>
    <w:rsid w:val="00D01E58"/>
    <w:rsid w:val="00D02002"/>
    <w:rsid w:val="00D025C6"/>
    <w:rsid w:val="00D02627"/>
    <w:rsid w:val="00D02796"/>
    <w:rsid w:val="00D02997"/>
    <w:rsid w:val="00D02A2D"/>
    <w:rsid w:val="00D02A74"/>
    <w:rsid w:val="00D02C08"/>
    <w:rsid w:val="00D02DAD"/>
    <w:rsid w:val="00D02F71"/>
    <w:rsid w:val="00D031D6"/>
    <w:rsid w:val="00D0394F"/>
    <w:rsid w:val="00D039F2"/>
    <w:rsid w:val="00D03D45"/>
    <w:rsid w:val="00D03D82"/>
    <w:rsid w:val="00D03F17"/>
    <w:rsid w:val="00D0415C"/>
    <w:rsid w:val="00D0415E"/>
    <w:rsid w:val="00D042FE"/>
    <w:rsid w:val="00D04359"/>
    <w:rsid w:val="00D046C9"/>
    <w:rsid w:val="00D046D4"/>
    <w:rsid w:val="00D047EC"/>
    <w:rsid w:val="00D04B7F"/>
    <w:rsid w:val="00D04CF4"/>
    <w:rsid w:val="00D05196"/>
    <w:rsid w:val="00D051D4"/>
    <w:rsid w:val="00D05308"/>
    <w:rsid w:val="00D05570"/>
    <w:rsid w:val="00D055AE"/>
    <w:rsid w:val="00D055FD"/>
    <w:rsid w:val="00D056AB"/>
    <w:rsid w:val="00D05729"/>
    <w:rsid w:val="00D057D7"/>
    <w:rsid w:val="00D05900"/>
    <w:rsid w:val="00D068AE"/>
    <w:rsid w:val="00D068E4"/>
    <w:rsid w:val="00D06CBE"/>
    <w:rsid w:val="00D06D06"/>
    <w:rsid w:val="00D06E4E"/>
    <w:rsid w:val="00D06ED1"/>
    <w:rsid w:val="00D06EF8"/>
    <w:rsid w:val="00D070AB"/>
    <w:rsid w:val="00D07157"/>
    <w:rsid w:val="00D07160"/>
    <w:rsid w:val="00D07713"/>
    <w:rsid w:val="00D07E51"/>
    <w:rsid w:val="00D07ECD"/>
    <w:rsid w:val="00D07F65"/>
    <w:rsid w:val="00D1015B"/>
    <w:rsid w:val="00D102F6"/>
    <w:rsid w:val="00D10C39"/>
    <w:rsid w:val="00D1100D"/>
    <w:rsid w:val="00D112C0"/>
    <w:rsid w:val="00D11545"/>
    <w:rsid w:val="00D11616"/>
    <w:rsid w:val="00D1166D"/>
    <w:rsid w:val="00D116C8"/>
    <w:rsid w:val="00D11789"/>
    <w:rsid w:val="00D11A35"/>
    <w:rsid w:val="00D11CEB"/>
    <w:rsid w:val="00D11EE0"/>
    <w:rsid w:val="00D11F1C"/>
    <w:rsid w:val="00D11F8F"/>
    <w:rsid w:val="00D121C1"/>
    <w:rsid w:val="00D12D55"/>
    <w:rsid w:val="00D1334E"/>
    <w:rsid w:val="00D13439"/>
    <w:rsid w:val="00D13512"/>
    <w:rsid w:val="00D13620"/>
    <w:rsid w:val="00D13641"/>
    <w:rsid w:val="00D1370C"/>
    <w:rsid w:val="00D13B64"/>
    <w:rsid w:val="00D13C30"/>
    <w:rsid w:val="00D14637"/>
    <w:rsid w:val="00D1497D"/>
    <w:rsid w:val="00D14A18"/>
    <w:rsid w:val="00D14F26"/>
    <w:rsid w:val="00D14F6B"/>
    <w:rsid w:val="00D14FCA"/>
    <w:rsid w:val="00D151A5"/>
    <w:rsid w:val="00D15256"/>
    <w:rsid w:val="00D15654"/>
    <w:rsid w:val="00D15663"/>
    <w:rsid w:val="00D159BA"/>
    <w:rsid w:val="00D159CB"/>
    <w:rsid w:val="00D15A48"/>
    <w:rsid w:val="00D15B57"/>
    <w:rsid w:val="00D15B86"/>
    <w:rsid w:val="00D15B91"/>
    <w:rsid w:val="00D165E7"/>
    <w:rsid w:val="00D1685F"/>
    <w:rsid w:val="00D16A5E"/>
    <w:rsid w:val="00D16CA4"/>
    <w:rsid w:val="00D16CA6"/>
    <w:rsid w:val="00D16DD7"/>
    <w:rsid w:val="00D16F0B"/>
    <w:rsid w:val="00D17367"/>
    <w:rsid w:val="00D1745B"/>
    <w:rsid w:val="00D174AF"/>
    <w:rsid w:val="00D17929"/>
    <w:rsid w:val="00D17ACD"/>
    <w:rsid w:val="00D17ADD"/>
    <w:rsid w:val="00D17B21"/>
    <w:rsid w:val="00D17FA1"/>
    <w:rsid w:val="00D204AF"/>
    <w:rsid w:val="00D206E2"/>
    <w:rsid w:val="00D214B0"/>
    <w:rsid w:val="00D21548"/>
    <w:rsid w:val="00D2194A"/>
    <w:rsid w:val="00D21976"/>
    <w:rsid w:val="00D21C6E"/>
    <w:rsid w:val="00D21DCA"/>
    <w:rsid w:val="00D22037"/>
    <w:rsid w:val="00D22368"/>
    <w:rsid w:val="00D22671"/>
    <w:rsid w:val="00D22AD9"/>
    <w:rsid w:val="00D22AEB"/>
    <w:rsid w:val="00D22C40"/>
    <w:rsid w:val="00D22F36"/>
    <w:rsid w:val="00D22FA3"/>
    <w:rsid w:val="00D2328F"/>
    <w:rsid w:val="00D239DC"/>
    <w:rsid w:val="00D23B6B"/>
    <w:rsid w:val="00D23BFD"/>
    <w:rsid w:val="00D245B9"/>
    <w:rsid w:val="00D24744"/>
    <w:rsid w:val="00D24804"/>
    <w:rsid w:val="00D24B2A"/>
    <w:rsid w:val="00D24D4F"/>
    <w:rsid w:val="00D24D69"/>
    <w:rsid w:val="00D24F83"/>
    <w:rsid w:val="00D24FAC"/>
    <w:rsid w:val="00D2505F"/>
    <w:rsid w:val="00D25114"/>
    <w:rsid w:val="00D253BC"/>
    <w:rsid w:val="00D253D6"/>
    <w:rsid w:val="00D25531"/>
    <w:rsid w:val="00D25561"/>
    <w:rsid w:val="00D25945"/>
    <w:rsid w:val="00D259FB"/>
    <w:rsid w:val="00D25D46"/>
    <w:rsid w:val="00D25D52"/>
    <w:rsid w:val="00D25DE5"/>
    <w:rsid w:val="00D26048"/>
    <w:rsid w:val="00D260FC"/>
    <w:rsid w:val="00D2611E"/>
    <w:rsid w:val="00D2616A"/>
    <w:rsid w:val="00D2643F"/>
    <w:rsid w:val="00D26D27"/>
    <w:rsid w:val="00D26D37"/>
    <w:rsid w:val="00D26DED"/>
    <w:rsid w:val="00D26FE8"/>
    <w:rsid w:val="00D27431"/>
    <w:rsid w:val="00D275B1"/>
    <w:rsid w:val="00D275FA"/>
    <w:rsid w:val="00D27618"/>
    <w:rsid w:val="00D27912"/>
    <w:rsid w:val="00D27AA7"/>
    <w:rsid w:val="00D30179"/>
    <w:rsid w:val="00D303A9"/>
    <w:rsid w:val="00D30857"/>
    <w:rsid w:val="00D30948"/>
    <w:rsid w:val="00D30A40"/>
    <w:rsid w:val="00D30E0A"/>
    <w:rsid w:val="00D31138"/>
    <w:rsid w:val="00D31388"/>
    <w:rsid w:val="00D314C2"/>
    <w:rsid w:val="00D31661"/>
    <w:rsid w:val="00D316CC"/>
    <w:rsid w:val="00D3196E"/>
    <w:rsid w:val="00D31A20"/>
    <w:rsid w:val="00D31CAB"/>
    <w:rsid w:val="00D31DF1"/>
    <w:rsid w:val="00D3204F"/>
    <w:rsid w:val="00D32072"/>
    <w:rsid w:val="00D32653"/>
    <w:rsid w:val="00D328BD"/>
    <w:rsid w:val="00D32ABC"/>
    <w:rsid w:val="00D32D69"/>
    <w:rsid w:val="00D32F16"/>
    <w:rsid w:val="00D32FBD"/>
    <w:rsid w:val="00D332F9"/>
    <w:rsid w:val="00D3349A"/>
    <w:rsid w:val="00D337F4"/>
    <w:rsid w:val="00D33A04"/>
    <w:rsid w:val="00D33BC0"/>
    <w:rsid w:val="00D33C81"/>
    <w:rsid w:val="00D34486"/>
    <w:rsid w:val="00D345A6"/>
    <w:rsid w:val="00D34734"/>
    <w:rsid w:val="00D35125"/>
    <w:rsid w:val="00D3580F"/>
    <w:rsid w:val="00D3585C"/>
    <w:rsid w:val="00D35948"/>
    <w:rsid w:val="00D35B9D"/>
    <w:rsid w:val="00D35D6D"/>
    <w:rsid w:val="00D36086"/>
    <w:rsid w:val="00D36442"/>
    <w:rsid w:val="00D3644A"/>
    <w:rsid w:val="00D3704A"/>
    <w:rsid w:val="00D37591"/>
    <w:rsid w:val="00D376A5"/>
    <w:rsid w:val="00D3771C"/>
    <w:rsid w:val="00D377F7"/>
    <w:rsid w:val="00D3791E"/>
    <w:rsid w:val="00D37A72"/>
    <w:rsid w:val="00D37D88"/>
    <w:rsid w:val="00D37E93"/>
    <w:rsid w:val="00D401E3"/>
    <w:rsid w:val="00D40221"/>
    <w:rsid w:val="00D40310"/>
    <w:rsid w:val="00D40533"/>
    <w:rsid w:val="00D4062D"/>
    <w:rsid w:val="00D4068D"/>
    <w:rsid w:val="00D4071D"/>
    <w:rsid w:val="00D412E5"/>
    <w:rsid w:val="00D41764"/>
    <w:rsid w:val="00D41B1D"/>
    <w:rsid w:val="00D41D2D"/>
    <w:rsid w:val="00D41FD6"/>
    <w:rsid w:val="00D420B9"/>
    <w:rsid w:val="00D42302"/>
    <w:rsid w:val="00D425EF"/>
    <w:rsid w:val="00D42B77"/>
    <w:rsid w:val="00D42C39"/>
    <w:rsid w:val="00D42CC2"/>
    <w:rsid w:val="00D42CE2"/>
    <w:rsid w:val="00D430F3"/>
    <w:rsid w:val="00D43115"/>
    <w:rsid w:val="00D43471"/>
    <w:rsid w:val="00D435A8"/>
    <w:rsid w:val="00D435F7"/>
    <w:rsid w:val="00D4368B"/>
    <w:rsid w:val="00D43715"/>
    <w:rsid w:val="00D438B8"/>
    <w:rsid w:val="00D43BFE"/>
    <w:rsid w:val="00D43EC6"/>
    <w:rsid w:val="00D43F96"/>
    <w:rsid w:val="00D43FAF"/>
    <w:rsid w:val="00D43FF6"/>
    <w:rsid w:val="00D44190"/>
    <w:rsid w:val="00D4452B"/>
    <w:rsid w:val="00D445DE"/>
    <w:rsid w:val="00D446A1"/>
    <w:rsid w:val="00D446B6"/>
    <w:rsid w:val="00D4496A"/>
    <w:rsid w:val="00D449F5"/>
    <w:rsid w:val="00D44BEE"/>
    <w:rsid w:val="00D44C85"/>
    <w:rsid w:val="00D44E7E"/>
    <w:rsid w:val="00D44FA0"/>
    <w:rsid w:val="00D44FAE"/>
    <w:rsid w:val="00D4553E"/>
    <w:rsid w:val="00D455C0"/>
    <w:rsid w:val="00D4598E"/>
    <w:rsid w:val="00D45E79"/>
    <w:rsid w:val="00D45F8D"/>
    <w:rsid w:val="00D4602B"/>
    <w:rsid w:val="00D46124"/>
    <w:rsid w:val="00D4614C"/>
    <w:rsid w:val="00D462F7"/>
    <w:rsid w:val="00D46428"/>
    <w:rsid w:val="00D464D4"/>
    <w:rsid w:val="00D46899"/>
    <w:rsid w:val="00D46BA2"/>
    <w:rsid w:val="00D46C9C"/>
    <w:rsid w:val="00D471AE"/>
    <w:rsid w:val="00D47630"/>
    <w:rsid w:val="00D47719"/>
    <w:rsid w:val="00D47B16"/>
    <w:rsid w:val="00D47FCF"/>
    <w:rsid w:val="00D50466"/>
    <w:rsid w:val="00D504CF"/>
    <w:rsid w:val="00D50527"/>
    <w:rsid w:val="00D507BA"/>
    <w:rsid w:val="00D50967"/>
    <w:rsid w:val="00D50A9A"/>
    <w:rsid w:val="00D50B4A"/>
    <w:rsid w:val="00D50BE2"/>
    <w:rsid w:val="00D50C3B"/>
    <w:rsid w:val="00D50E6A"/>
    <w:rsid w:val="00D513F5"/>
    <w:rsid w:val="00D51952"/>
    <w:rsid w:val="00D519A5"/>
    <w:rsid w:val="00D51EC8"/>
    <w:rsid w:val="00D52040"/>
    <w:rsid w:val="00D52061"/>
    <w:rsid w:val="00D5211F"/>
    <w:rsid w:val="00D52164"/>
    <w:rsid w:val="00D525E7"/>
    <w:rsid w:val="00D528C1"/>
    <w:rsid w:val="00D53205"/>
    <w:rsid w:val="00D532C5"/>
    <w:rsid w:val="00D539BC"/>
    <w:rsid w:val="00D539F4"/>
    <w:rsid w:val="00D53BDF"/>
    <w:rsid w:val="00D54660"/>
    <w:rsid w:val="00D54907"/>
    <w:rsid w:val="00D54C3E"/>
    <w:rsid w:val="00D54EF5"/>
    <w:rsid w:val="00D55ACF"/>
    <w:rsid w:val="00D55D6E"/>
    <w:rsid w:val="00D55EEE"/>
    <w:rsid w:val="00D55F16"/>
    <w:rsid w:val="00D56201"/>
    <w:rsid w:val="00D568D1"/>
    <w:rsid w:val="00D569AE"/>
    <w:rsid w:val="00D56ADF"/>
    <w:rsid w:val="00D56B2B"/>
    <w:rsid w:val="00D56FED"/>
    <w:rsid w:val="00D57165"/>
    <w:rsid w:val="00D57517"/>
    <w:rsid w:val="00D57518"/>
    <w:rsid w:val="00D57644"/>
    <w:rsid w:val="00D57783"/>
    <w:rsid w:val="00D57880"/>
    <w:rsid w:val="00D579EB"/>
    <w:rsid w:val="00D57A5B"/>
    <w:rsid w:val="00D57C78"/>
    <w:rsid w:val="00D6009F"/>
    <w:rsid w:val="00D600B0"/>
    <w:rsid w:val="00D601ED"/>
    <w:rsid w:val="00D60351"/>
    <w:rsid w:val="00D609D1"/>
    <w:rsid w:val="00D609ED"/>
    <w:rsid w:val="00D60AB1"/>
    <w:rsid w:val="00D60C00"/>
    <w:rsid w:val="00D60CDC"/>
    <w:rsid w:val="00D614F3"/>
    <w:rsid w:val="00D619FD"/>
    <w:rsid w:val="00D61C3D"/>
    <w:rsid w:val="00D61EA1"/>
    <w:rsid w:val="00D62561"/>
    <w:rsid w:val="00D62AE2"/>
    <w:rsid w:val="00D62D32"/>
    <w:rsid w:val="00D62D3C"/>
    <w:rsid w:val="00D62F07"/>
    <w:rsid w:val="00D6321E"/>
    <w:rsid w:val="00D63345"/>
    <w:rsid w:val="00D63392"/>
    <w:rsid w:val="00D635E3"/>
    <w:rsid w:val="00D63671"/>
    <w:rsid w:val="00D63737"/>
    <w:rsid w:val="00D63CFA"/>
    <w:rsid w:val="00D641B9"/>
    <w:rsid w:val="00D64869"/>
    <w:rsid w:val="00D648E1"/>
    <w:rsid w:val="00D64EEA"/>
    <w:rsid w:val="00D6511A"/>
    <w:rsid w:val="00D65149"/>
    <w:rsid w:val="00D653FC"/>
    <w:rsid w:val="00D65406"/>
    <w:rsid w:val="00D65505"/>
    <w:rsid w:val="00D65535"/>
    <w:rsid w:val="00D65732"/>
    <w:rsid w:val="00D65757"/>
    <w:rsid w:val="00D65B0D"/>
    <w:rsid w:val="00D65C04"/>
    <w:rsid w:val="00D65D2E"/>
    <w:rsid w:val="00D65E17"/>
    <w:rsid w:val="00D65F0B"/>
    <w:rsid w:val="00D660AE"/>
    <w:rsid w:val="00D664FD"/>
    <w:rsid w:val="00D6653B"/>
    <w:rsid w:val="00D66551"/>
    <w:rsid w:val="00D6657E"/>
    <w:rsid w:val="00D66A90"/>
    <w:rsid w:val="00D66C6E"/>
    <w:rsid w:val="00D66E47"/>
    <w:rsid w:val="00D66FBF"/>
    <w:rsid w:val="00D67244"/>
    <w:rsid w:val="00D672E2"/>
    <w:rsid w:val="00D673DA"/>
    <w:rsid w:val="00D673EF"/>
    <w:rsid w:val="00D6741B"/>
    <w:rsid w:val="00D6778B"/>
    <w:rsid w:val="00D67B12"/>
    <w:rsid w:val="00D67B2C"/>
    <w:rsid w:val="00D67E19"/>
    <w:rsid w:val="00D7014A"/>
    <w:rsid w:val="00D7055A"/>
    <w:rsid w:val="00D705D6"/>
    <w:rsid w:val="00D70705"/>
    <w:rsid w:val="00D70A60"/>
    <w:rsid w:val="00D710DC"/>
    <w:rsid w:val="00D7123C"/>
    <w:rsid w:val="00D713F6"/>
    <w:rsid w:val="00D7158F"/>
    <w:rsid w:val="00D719DB"/>
    <w:rsid w:val="00D71C37"/>
    <w:rsid w:val="00D71D65"/>
    <w:rsid w:val="00D720FA"/>
    <w:rsid w:val="00D72528"/>
    <w:rsid w:val="00D72611"/>
    <w:rsid w:val="00D7262F"/>
    <w:rsid w:val="00D72A08"/>
    <w:rsid w:val="00D72AA0"/>
    <w:rsid w:val="00D72BEA"/>
    <w:rsid w:val="00D733D6"/>
    <w:rsid w:val="00D73619"/>
    <w:rsid w:val="00D73830"/>
    <w:rsid w:val="00D738BE"/>
    <w:rsid w:val="00D738F6"/>
    <w:rsid w:val="00D73D69"/>
    <w:rsid w:val="00D741A7"/>
    <w:rsid w:val="00D7466E"/>
    <w:rsid w:val="00D7471F"/>
    <w:rsid w:val="00D74811"/>
    <w:rsid w:val="00D75130"/>
    <w:rsid w:val="00D75362"/>
    <w:rsid w:val="00D753FC"/>
    <w:rsid w:val="00D7547B"/>
    <w:rsid w:val="00D7576E"/>
    <w:rsid w:val="00D75891"/>
    <w:rsid w:val="00D75DD2"/>
    <w:rsid w:val="00D76019"/>
    <w:rsid w:val="00D76031"/>
    <w:rsid w:val="00D76149"/>
    <w:rsid w:val="00D7621E"/>
    <w:rsid w:val="00D764E8"/>
    <w:rsid w:val="00D7660B"/>
    <w:rsid w:val="00D76629"/>
    <w:rsid w:val="00D76CBC"/>
    <w:rsid w:val="00D76D80"/>
    <w:rsid w:val="00D76EE9"/>
    <w:rsid w:val="00D76F72"/>
    <w:rsid w:val="00D76F92"/>
    <w:rsid w:val="00D77101"/>
    <w:rsid w:val="00D77339"/>
    <w:rsid w:val="00D77502"/>
    <w:rsid w:val="00D775FF"/>
    <w:rsid w:val="00D77649"/>
    <w:rsid w:val="00D77699"/>
    <w:rsid w:val="00D778C8"/>
    <w:rsid w:val="00D77EAD"/>
    <w:rsid w:val="00D8011F"/>
    <w:rsid w:val="00D8030E"/>
    <w:rsid w:val="00D804A0"/>
    <w:rsid w:val="00D8059A"/>
    <w:rsid w:val="00D805EE"/>
    <w:rsid w:val="00D805F8"/>
    <w:rsid w:val="00D8074E"/>
    <w:rsid w:val="00D80A59"/>
    <w:rsid w:val="00D80AC9"/>
    <w:rsid w:val="00D80B01"/>
    <w:rsid w:val="00D81152"/>
    <w:rsid w:val="00D81302"/>
    <w:rsid w:val="00D813D2"/>
    <w:rsid w:val="00D81452"/>
    <w:rsid w:val="00D81454"/>
    <w:rsid w:val="00D8151D"/>
    <w:rsid w:val="00D818C5"/>
    <w:rsid w:val="00D818E5"/>
    <w:rsid w:val="00D81B34"/>
    <w:rsid w:val="00D81ED3"/>
    <w:rsid w:val="00D81FEF"/>
    <w:rsid w:val="00D823C5"/>
    <w:rsid w:val="00D824F2"/>
    <w:rsid w:val="00D82559"/>
    <w:rsid w:val="00D82609"/>
    <w:rsid w:val="00D82752"/>
    <w:rsid w:val="00D827C3"/>
    <w:rsid w:val="00D82906"/>
    <w:rsid w:val="00D82915"/>
    <w:rsid w:val="00D8326D"/>
    <w:rsid w:val="00D832BE"/>
    <w:rsid w:val="00D834FB"/>
    <w:rsid w:val="00D83744"/>
    <w:rsid w:val="00D83898"/>
    <w:rsid w:val="00D83BA5"/>
    <w:rsid w:val="00D83BE6"/>
    <w:rsid w:val="00D83D8B"/>
    <w:rsid w:val="00D83E83"/>
    <w:rsid w:val="00D84156"/>
    <w:rsid w:val="00D84640"/>
    <w:rsid w:val="00D84741"/>
    <w:rsid w:val="00D847BF"/>
    <w:rsid w:val="00D8485A"/>
    <w:rsid w:val="00D848B5"/>
    <w:rsid w:val="00D84A08"/>
    <w:rsid w:val="00D8504D"/>
    <w:rsid w:val="00D852EE"/>
    <w:rsid w:val="00D854A4"/>
    <w:rsid w:val="00D854A6"/>
    <w:rsid w:val="00D8562B"/>
    <w:rsid w:val="00D85A8C"/>
    <w:rsid w:val="00D85E01"/>
    <w:rsid w:val="00D86086"/>
    <w:rsid w:val="00D86213"/>
    <w:rsid w:val="00D86222"/>
    <w:rsid w:val="00D862E2"/>
    <w:rsid w:val="00D86367"/>
    <w:rsid w:val="00D86578"/>
    <w:rsid w:val="00D86D29"/>
    <w:rsid w:val="00D86FAB"/>
    <w:rsid w:val="00D86FFC"/>
    <w:rsid w:val="00D870BC"/>
    <w:rsid w:val="00D872D6"/>
    <w:rsid w:val="00D8777C"/>
    <w:rsid w:val="00D87BCF"/>
    <w:rsid w:val="00D87EAF"/>
    <w:rsid w:val="00D87F87"/>
    <w:rsid w:val="00D87FA9"/>
    <w:rsid w:val="00D90100"/>
    <w:rsid w:val="00D902FB"/>
    <w:rsid w:val="00D903CE"/>
    <w:rsid w:val="00D907CD"/>
    <w:rsid w:val="00D90B5F"/>
    <w:rsid w:val="00D90DF8"/>
    <w:rsid w:val="00D90F88"/>
    <w:rsid w:val="00D9117E"/>
    <w:rsid w:val="00D9127E"/>
    <w:rsid w:val="00D91442"/>
    <w:rsid w:val="00D91621"/>
    <w:rsid w:val="00D9198B"/>
    <w:rsid w:val="00D91BB5"/>
    <w:rsid w:val="00D91DA2"/>
    <w:rsid w:val="00D9206F"/>
    <w:rsid w:val="00D921C9"/>
    <w:rsid w:val="00D92272"/>
    <w:rsid w:val="00D9235D"/>
    <w:rsid w:val="00D923C8"/>
    <w:rsid w:val="00D92694"/>
    <w:rsid w:val="00D92C71"/>
    <w:rsid w:val="00D92FBF"/>
    <w:rsid w:val="00D9332A"/>
    <w:rsid w:val="00D93337"/>
    <w:rsid w:val="00D933B2"/>
    <w:rsid w:val="00D933C2"/>
    <w:rsid w:val="00D937D6"/>
    <w:rsid w:val="00D93836"/>
    <w:rsid w:val="00D93D38"/>
    <w:rsid w:val="00D93D9D"/>
    <w:rsid w:val="00D94489"/>
    <w:rsid w:val="00D944B2"/>
    <w:rsid w:val="00D945DB"/>
    <w:rsid w:val="00D946F3"/>
    <w:rsid w:val="00D9473E"/>
    <w:rsid w:val="00D947C0"/>
    <w:rsid w:val="00D94D07"/>
    <w:rsid w:val="00D94D0F"/>
    <w:rsid w:val="00D95062"/>
    <w:rsid w:val="00D952C2"/>
    <w:rsid w:val="00D954FC"/>
    <w:rsid w:val="00D9559C"/>
    <w:rsid w:val="00D956E4"/>
    <w:rsid w:val="00D957B2"/>
    <w:rsid w:val="00D95893"/>
    <w:rsid w:val="00D95F94"/>
    <w:rsid w:val="00D96013"/>
    <w:rsid w:val="00D960F7"/>
    <w:rsid w:val="00D96159"/>
    <w:rsid w:val="00D964D3"/>
    <w:rsid w:val="00D964F9"/>
    <w:rsid w:val="00D964FB"/>
    <w:rsid w:val="00D9664D"/>
    <w:rsid w:val="00D966AB"/>
    <w:rsid w:val="00D968FC"/>
    <w:rsid w:val="00D97093"/>
    <w:rsid w:val="00D97748"/>
    <w:rsid w:val="00D978AD"/>
    <w:rsid w:val="00D9798F"/>
    <w:rsid w:val="00DA01EA"/>
    <w:rsid w:val="00DA0778"/>
    <w:rsid w:val="00DA0A5B"/>
    <w:rsid w:val="00DA0CAF"/>
    <w:rsid w:val="00DA118F"/>
    <w:rsid w:val="00DA1427"/>
    <w:rsid w:val="00DA142B"/>
    <w:rsid w:val="00DA16F1"/>
    <w:rsid w:val="00DA17A8"/>
    <w:rsid w:val="00DA188D"/>
    <w:rsid w:val="00DA18B8"/>
    <w:rsid w:val="00DA1973"/>
    <w:rsid w:val="00DA1A45"/>
    <w:rsid w:val="00DA1C10"/>
    <w:rsid w:val="00DA1D36"/>
    <w:rsid w:val="00DA1DB1"/>
    <w:rsid w:val="00DA1E54"/>
    <w:rsid w:val="00DA209E"/>
    <w:rsid w:val="00DA2261"/>
    <w:rsid w:val="00DA2667"/>
    <w:rsid w:val="00DA2990"/>
    <w:rsid w:val="00DA2C7F"/>
    <w:rsid w:val="00DA2F5D"/>
    <w:rsid w:val="00DA2F9A"/>
    <w:rsid w:val="00DA305D"/>
    <w:rsid w:val="00DA3177"/>
    <w:rsid w:val="00DA322F"/>
    <w:rsid w:val="00DA3241"/>
    <w:rsid w:val="00DA3302"/>
    <w:rsid w:val="00DA38C6"/>
    <w:rsid w:val="00DA3B41"/>
    <w:rsid w:val="00DA3D83"/>
    <w:rsid w:val="00DA3DE1"/>
    <w:rsid w:val="00DA3E92"/>
    <w:rsid w:val="00DA40E0"/>
    <w:rsid w:val="00DA4157"/>
    <w:rsid w:val="00DA42D3"/>
    <w:rsid w:val="00DA4A73"/>
    <w:rsid w:val="00DA4AF3"/>
    <w:rsid w:val="00DA5311"/>
    <w:rsid w:val="00DA5606"/>
    <w:rsid w:val="00DA58A7"/>
    <w:rsid w:val="00DA5B75"/>
    <w:rsid w:val="00DA5EEA"/>
    <w:rsid w:val="00DA5FF2"/>
    <w:rsid w:val="00DA6193"/>
    <w:rsid w:val="00DA61B0"/>
    <w:rsid w:val="00DA6263"/>
    <w:rsid w:val="00DA636D"/>
    <w:rsid w:val="00DA640D"/>
    <w:rsid w:val="00DA6852"/>
    <w:rsid w:val="00DA6C1C"/>
    <w:rsid w:val="00DA6CA8"/>
    <w:rsid w:val="00DA795B"/>
    <w:rsid w:val="00DA7A06"/>
    <w:rsid w:val="00DA7B70"/>
    <w:rsid w:val="00DA7CC6"/>
    <w:rsid w:val="00DA7E1A"/>
    <w:rsid w:val="00DA7EA4"/>
    <w:rsid w:val="00DB027A"/>
    <w:rsid w:val="00DB04BE"/>
    <w:rsid w:val="00DB04D7"/>
    <w:rsid w:val="00DB0651"/>
    <w:rsid w:val="00DB095C"/>
    <w:rsid w:val="00DB09CD"/>
    <w:rsid w:val="00DB0D0A"/>
    <w:rsid w:val="00DB11BD"/>
    <w:rsid w:val="00DB14C9"/>
    <w:rsid w:val="00DB17E6"/>
    <w:rsid w:val="00DB1873"/>
    <w:rsid w:val="00DB1A0E"/>
    <w:rsid w:val="00DB1DFB"/>
    <w:rsid w:val="00DB1E53"/>
    <w:rsid w:val="00DB1EBB"/>
    <w:rsid w:val="00DB2391"/>
    <w:rsid w:val="00DB2629"/>
    <w:rsid w:val="00DB28E7"/>
    <w:rsid w:val="00DB2C8E"/>
    <w:rsid w:val="00DB2F8B"/>
    <w:rsid w:val="00DB3102"/>
    <w:rsid w:val="00DB32F8"/>
    <w:rsid w:val="00DB3533"/>
    <w:rsid w:val="00DB3578"/>
    <w:rsid w:val="00DB35BD"/>
    <w:rsid w:val="00DB3E1B"/>
    <w:rsid w:val="00DB3EA9"/>
    <w:rsid w:val="00DB412A"/>
    <w:rsid w:val="00DB4166"/>
    <w:rsid w:val="00DB43D8"/>
    <w:rsid w:val="00DB4560"/>
    <w:rsid w:val="00DB45C0"/>
    <w:rsid w:val="00DB46BA"/>
    <w:rsid w:val="00DB4765"/>
    <w:rsid w:val="00DB4A0E"/>
    <w:rsid w:val="00DB4C54"/>
    <w:rsid w:val="00DB4D7A"/>
    <w:rsid w:val="00DB4FAB"/>
    <w:rsid w:val="00DB50D0"/>
    <w:rsid w:val="00DB513E"/>
    <w:rsid w:val="00DB54E7"/>
    <w:rsid w:val="00DB54F3"/>
    <w:rsid w:val="00DB56EC"/>
    <w:rsid w:val="00DB5755"/>
    <w:rsid w:val="00DB57F1"/>
    <w:rsid w:val="00DB5BED"/>
    <w:rsid w:val="00DB644A"/>
    <w:rsid w:val="00DB69A4"/>
    <w:rsid w:val="00DB6A60"/>
    <w:rsid w:val="00DB6C9F"/>
    <w:rsid w:val="00DB6ECB"/>
    <w:rsid w:val="00DB6F0C"/>
    <w:rsid w:val="00DB71A4"/>
    <w:rsid w:val="00DB73BB"/>
    <w:rsid w:val="00DB7878"/>
    <w:rsid w:val="00DB78CB"/>
    <w:rsid w:val="00DB79DF"/>
    <w:rsid w:val="00DB7A59"/>
    <w:rsid w:val="00DB7A9A"/>
    <w:rsid w:val="00DB7E1B"/>
    <w:rsid w:val="00DB7F2A"/>
    <w:rsid w:val="00DC0229"/>
    <w:rsid w:val="00DC025D"/>
    <w:rsid w:val="00DC03C5"/>
    <w:rsid w:val="00DC0538"/>
    <w:rsid w:val="00DC0A7A"/>
    <w:rsid w:val="00DC0AE4"/>
    <w:rsid w:val="00DC0B1F"/>
    <w:rsid w:val="00DC0B6A"/>
    <w:rsid w:val="00DC137A"/>
    <w:rsid w:val="00DC1843"/>
    <w:rsid w:val="00DC19FF"/>
    <w:rsid w:val="00DC1B77"/>
    <w:rsid w:val="00DC1C0F"/>
    <w:rsid w:val="00DC208C"/>
    <w:rsid w:val="00DC2BDA"/>
    <w:rsid w:val="00DC2C45"/>
    <w:rsid w:val="00DC2C69"/>
    <w:rsid w:val="00DC2CC7"/>
    <w:rsid w:val="00DC2EC5"/>
    <w:rsid w:val="00DC3700"/>
    <w:rsid w:val="00DC3945"/>
    <w:rsid w:val="00DC39F5"/>
    <w:rsid w:val="00DC3A34"/>
    <w:rsid w:val="00DC3CDC"/>
    <w:rsid w:val="00DC3CDE"/>
    <w:rsid w:val="00DC3F81"/>
    <w:rsid w:val="00DC427E"/>
    <w:rsid w:val="00DC48B3"/>
    <w:rsid w:val="00DC4A88"/>
    <w:rsid w:val="00DC5130"/>
    <w:rsid w:val="00DC575D"/>
    <w:rsid w:val="00DC5B03"/>
    <w:rsid w:val="00DC5C11"/>
    <w:rsid w:val="00DC5C34"/>
    <w:rsid w:val="00DC5DEF"/>
    <w:rsid w:val="00DC5EC4"/>
    <w:rsid w:val="00DC5F41"/>
    <w:rsid w:val="00DC633A"/>
    <w:rsid w:val="00DC66BF"/>
    <w:rsid w:val="00DC6728"/>
    <w:rsid w:val="00DC6AE8"/>
    <w:rsid w:val="00DC6B10"/>
    <w:rsid w:val="00DC6BE2"/>
    <w:rsid w:val="00DC71AD"/>
    <w:rsid w:val="00DC76D7"/>
    <w:rsid w:val="00DC7831"/>
    <w:rsid w:val="00DC7BC8"/>
    <w:rsid w:val="00DC7C08"/>
    <w:rsid w:val="00DC7E62"/>
    <w:rsid w:val="00DC7EF0"/>
    <w:rsid w:val="00DD0B78"/>
    <w:rsid w:val="00DD0E17"/>
    <w:rsid w:val="00DD0EF1"/>
    <w:rsid w:val="00DD11D5"/>
    <w:rsid w:val="00DD120A"/>
    <w:rsid w:val="00DD13E0"/>
    <w:rsid w:val="00DD166D"/>
    <w:rsid w:val="00DD17BD"/>
    <w:rsid w:val="00DD17C8"/>
    <w:rsid w:val="00DD18F3"/>
    <w:rsid w:val="00DD1CFB"/>
    <w:rsid w:val="00DD1F6E"/>
    <w:rsid w:val="00DD1FD3"/>
    <w:rsid w:val="00DD221B"/>
    <w:rsid w:val="00DD242C"/>
    <w:rsid w:val="00DD270C"/>
    <w:rsid w:val="00DD2980"/>
    <w:rsid w:val="00DD2F6E"/>
    <w:rsid w:val="00DD3065"/>
    <w:rsid w:val="00DD334F"/>
    <w:rsid w:val="00DD378F"/>
    <w:rsid w:val="00DD37C2"/>
    <w:rsid w:val="00DD3B58"/>
    <w:rsid w:val="00DD4302"/>
    <w:rsid w:val="00DD45B8"/>
    <w:rsid w:val="00DD4654"/>
    <w:rsid w:val="00DD48B9"/>
    <w:rsid w:val="00DD4967"/>
    <w:rsid w:val="00DD4AA1"/>
    <w:rsid w:val="00DD50FA"/>
    <w:rsid w:val="00DD51AA"/>
    <w:rsid w:val="00DD51E2"/>
    <w:rsid w:val="00DD547C"/>
    <w:rsid w:val="00DD56DA"/>
    <w:rsid w:val="00DD580A"/>
    <w:rsid w:val="00DD594D"/>
    <w:rsid w:val="00DD59DC"/>
    <w:rsid w:val="00DD5E88"/>
    <w:rsid w:val="00DD5F70"/>
    <w:rsid w:val="00DD60BF"/>
    <w:rsid w:val="00DD647A"/>
    <w:rsid w:val="00DD6BA3"/>
    <w:rsid w:val="00DD6BB7"/>
    <w:rsid w:val="00DD6E07"/>
    <w:rsid w:val="00DD700C"/>
    <w:rsid w:val="00DD711F"/>
    <w:rsid w:val="00DD7162"/>
    <w:rsid w:val="00DD725B"/>
    <w:rsid w:val="00DD72FE"/>
    <w:rsid w:val="00DD7949"/>
    <w:rsid w:val="00DD7E9E"/>
    <w:rsid w:val="00DE02C9"/>
    <w:rsid w:val="00DE066F"/>
    <w:rsid w:val="00DE06FD"/>
    <w:rsid w:val="00DE0A94"/>
    <w:rsid w:val="00DE0C32"/>
    <w:rsid w:val="00DE0F1C"/>
    <w:rsid w:val="00DE0FB4"/>
    <w:rsid w:val="00DE1096"/>
    <w:rsid w:val="00DE1676"/>
    <w:rsid w:val="00DE18CA"/>
    <w:rsid w:val="00DE18D6"/>
    <w:rsid w:val="00DE1D07"/>
    <w:rsid w:val="00DE20A0"/>
    <w:rsid w:val="00DE2945"/>
    <w:rsid w:val="00DE2957"/>
    <w:rsid w:val="00DE2B3E"/>
    <w:rsid w:val="00DE2B9D"/>
    <w:rsid w:val="00DE2BB6"/>
    <w:rsid w:val="00DE2E85"/>
    <w:rsid w:val="00DE2F6C"/>
    <w:rsid w:val="00DE307F"/>
    <w:rsid w:val="00DE3153"/>
    <w:rsid w:val="00DE3162"/>
    <w:rsid w:val="00DE34D7"/>
    <w:rsid w:val="00DE3686"/>
    <w:rsid w:val="00DE37FB"/>
    <w:rsid w:val="00DE3DEA"/>
    <w:rsid w:val="00DE3F20"/>
    <w:rsid w:val="00DE3F5F"/>
    <w:rsid w:val="00DE3F7E"/>
    <w:rsid w:val="00DE4108"/>
    <w:rsid w:val="00DE4149"/>
    <w:rsid w:val="00DE462E"/>
    <w:rsid w:val="00DE46EB"/>
    <w:rsid w:val="00DE472D"/>
    <w:rsid w:val="00DE477B"/>
    <w:rsid w:val="00DE49B3"/>
    <w:rsid w:val="00DE4A5C"/>
    <w:rsid w:val="00DE4B05"/>
    <w:rsid w:val="00DE4C01"/>
    <w:rsid w:val="00DE4F69"/>
    <w:rsid w:val="00DE501B"/>
    <w:rsid w:val="00DE533C"/>
    <w:rsid w:val="00DE53AC"/>
    <w:rsid w:val="00DE5722"/>
    <w:rsid w:val="00DE5866"/>
    <w:rsid w:val="00DE58C8"/>
    <w:rsid w:val="00DE5B7B"/>
    <w:rsid w:val="00DE5B96"/>
    <w:rsid w:val="00DE6171"/>
    <w:rsid w:val="00DE64BD"/>
    <w:rsid w:val="00DE68D8"/>
    <w:rsid w:val="00DE68FE"/>
    <w:rsid w:val="00DE6924"/>
    <w:rsid w:val="00DE69A1"/>
    <w:rsid w:val="00DE6A11"/>
    <w:rsid w:val="00DE6E71"/>
    <w:rsid w:val="00DE6F9A"/>
    <w:rsid w:val="00DE720F"/>
    <w:rsid w:val="00DE7342"/>
    <w:rsid w:val="00DE7540"/>
    <w:rsid w:val="00DE791F"/>
    <w:rsid w:val="00DE7A6F"/>
    <w:rsid w:val="00DE7B84"/>
    <w:rsid w:val="00DE7D35"/>
    <w:rsid w:val="00DE7EFF"/>
    <w:rsid w:val="00DF00DC"/>
    <w:rsid w:val="00DF0B1F"/>
    <w:rsid w:val="00DF0F61"/>
    <w:rsid w:val="00DF112B"/>
    <w:rsid w:val="00DF113F"/>
    <w:rsid w:val="00DF156B"/>
    <w:rsid w:val="00DF16E5"/>
    <w:rsid w:val="00DF1A06"/>
    <w:rsid w:val="00DF1B9F"/>
    <w:rsid w:val="00DF1CF5"/>
    <w:rsid w:val="00DF1F51"/>
    <w:rsid w:val="00DF20E6"/>
    <w:rsid w:val="00DF2554"/>
    <w:rsid w:val="00DF261D"/>
    <w:rsid w:val="00DF26D8"/>
    <w:rsid w:val="00DF2B56"/>
    <w:rsid w:val="00DF2B76"/>
    <w:rsid w:val="00DF2D28"/>
    <w:rsid w:val="00DF2F77"/>
    <w:rsid w:val="00DF323F"/>
    <w:rsid w:val="00DF34F2"/>
    <w:rsid w:val="00DF3626"/>
    <w:rsid w:val="00DF3B9B"/>
    <w:rsid w:val="00DF3C47"/>
    <w:rsid w:val="00DF3C81"/>
    <w:rsid w:val="00DF3CAC"/>
    <w:rsid w:val="00DF4246"/>
    <w:rsid w:val="00DF4369"/>
    <w:rsid w:val="00DF4813"/>
    <w:rsid w:val="00DF4ABC"/>
    <w:rsid w:val="00DF4DBC"/>
    <w:rsid w:val="00DF4E37"/>
    <w:rsid w:val="00DF4FB4"/>
    <w:rsid w:val="00DF5976"/>
    <w:rsid w:val="00DF5A65"/>
    <w:rsid w:val="00DF5B0A"/>
    <w:rsid w:val="00DF5B66"/>
    <w:rsid w:val="00DF5B89"/>
    <w:rsid w:val="00DF608E"/>
    <w:rsid w:val="00DF60BB"/>
    <w:rsid w:val="00DF61C5"/>
    <w:rsid w:val="00DF6510"/>
    <w:rsid w:val="00DF6787"/>
    <w:rsid w:val="00DF6902"/>
    <w:rsid w:val="00DF693E"/>
    <w:rsid w:val="00DF699F"/>
    <w:rsid w:val="00DF69C9"/>
    <w:rsid w:val="00DF6AD1"/>
    <w:rsid w:val="00DF6C0B"/>
    <w:rsid w:val="00DF6C65"/>
    <w:rsid w:val="00DF6CDA"/>
    <w:rsid w:val="00DF6DA8"/>
    <w:rsid w:val="00DF717F"/>
    <w:rsid w:val="00DF74E0"/>
    <w:rsid w:val="00DF7A0D"/>
    <w:rsid w:val="00DF7B2F"/>
    <w:rsid w:val="00DF7D68"/>
    <w:rsid w:val="00DF7EF0"/>
    <w:rsid w:val="00E00268"/>
    <w:rsid w:val="00E0035A"/>
    <w:rsid w:val="00E003C9"/>
    <w:rsid w:val="00E0040F"/>
    <w:rsid w:val="00E005EF"/>
    <w:rsid w:val="00E00A8E"/>
    <w:rsid w:val="00E00D54"/>
    <w:rsid w:val="00E00E7E"/>
    <w:rsid w:val="00E00EE2"/>
    <w:rsid w:val="00E01144"/>
    <w:rsid w:val="00E015A3"/>
    <w:rsid w:val="00E01960"/>
    <w:rsid w:val="00E01C20"/>
    <w:rsid w:val="00E01DC5"/>
    <w:rsid w:val="00E0232D"/>
    <w:rsid w:val="00E0251D"/>
    <w:rsid w:val="00E025D0"/>
    <w:rsid w:val="00E02662"/>
    <w:rsid w:val="00E029DE"/>
    <w:rsid w:val="00E02C9B"/>
    <w:rsid w:val="00E02E49"/>
    <w:rsid w:val="00E034D7"/>
    <w:rsid w:val="00E03740"/>
    <w:rsid w:val="00E0386E"/>
    <w:rsid w:val="00E03BA9"/>
    <w:rsid w:val="00E0420A"/>
    <w:rsid w:val="00E045B8"/>
    <w:rsid w:val="00E047B3"/>
    <w:rsid w:val="00E0488B"/>
    <w:rsid w:val="00E04ACC"/>
    <w:rsid w:val="00E04C23"/>
    <w:rsid w:val="00E04ECD"/>
    <w:rsid w:val="00E0515B"/>
    <w:rsid w:val="00E05C0C"/>
    <w:rsid w:val="00E05DE7"/>
    <w:rsid w:val="00E05E18"/>
    <w:rsid w:val="00E06172"/>
    <w:rsid w:val="00E06292"/>
    <w:rsid w:val="00E06320"/>
    <w:rsid w:val="00E06457"/>
    <w:rsid w:val="00E066A9"/>
    <w:rsid w:val="00E067DE"/>
    <w:rsid w:val="00E07374"/>
    <w:rsid w:val="00E0739F"/>
    <w:rsid w:val="00E079DB"/>
    <w:rsid w:val="00E07CA2"/>
    <w:rsid w:val="00E07CE5"/>
    <w:rsid w:val="00E10497"/>
    <w:rsid w:val="00E1071A"/>
    <w:rsid w:val="00E1095D"/>
    <w:rsid w:val="00E10A56"/>
    <w:rsid w:val="00E10AFA"/>
    <w:rsid w:val="00E10D3F"/>
    <w:rsid w:val="00E10D62"/>
    <w:rsid w:val="00E10E6D"/>
    <w:rsid w:val="00E11122"/>
    <w:rsid w:val="00E114FC"/>
    <w:rsid w:val="00E11635"/>
    <w:rsid w:val="00E11892"/>
    <w:rsid w:val="00E11AA0"/>
    <w:rsid w:val="00E12115"/>
    <w:rsid w:val="00E12240"/>
    <w:rsid w:val="00E12314"/>
    <w:rsid w:val="00E1238F"/>
    <w:rsid w:val="00E1261C"/>
    <w:rsid w:val="00E1274F"/>
    <w:rsid w:val="00E12963"/>
    <w:rsid w:val="00E12A5D"/>
    <w:rsid w:val="00E12E08"/>
    <w:rsid w:val="00E133C5"/>
    <w:rsid w:val="00E134D7"/>
    <w:rsid w:val="00E135B3"/>
    <w:rsid w:val="00E1396F"/>
    <w:rsid w:val="00E14045"/>
    <w:rsid w:val="00E140CE"/>
    <w:rsid w:val="00E14200"/>
    <w:rsid w:val="00E14305"/>
    <w:rsid w:val="00E14335"/>
    <w:rsid w:val="00E144D9"/>
    <w:rsid w:val="00E14522"/>
    <w:rsid w:val="00E146D2"/>
    <w:rsid w:val="00E14D98"/>
    <w:rsid w:val="00E14DE8"/>
    <w:rsid w:val="00E150FE"/>
    <w:rsid w:val="00E1529D"/>
    <w:rsid w:val="00E15527"/>
    <w:rsid w:val="00E15591"/>
    <w:rsid w:val="00E15D6A"/>
    <w:rsid w:val="00E16145"/>
    <w:rsid w:val="00E163AA"/>
    <w:rsid w:val="00E1648A"/>
    <w:rsid w:val="00E168FE"/>
    <w:rsid w:val="00E16AE5"/>
    <w:rsid w:val="00E16E90"/>
    <w:rsid w:val="00E16EB1"/>
    <w:rsid w:val="00E16FC6"/>
    <w:rsid w:val="00E170E6"/>
    <w:rsid w:val="00E17632"/>
    <w:rsid w:val="00E1763B"/>
    <w:rsid w:val="00E1767A"/>
    <w:rsid w:val="00E177D9"/>
    <w:rsid w:val="00E17B4B"/>
    <w:rsid w:val="00E17B7B"/>
    <w:rsid w:val="00E17F0D"/>
    <w:rsid w:val="00E200C2"/>
    <w:rsid w:val="00E206E6"/>
    <w:rsid w:val="00E207CD"/>
    <w:rsid w:val="00E2097C"/>
    <w:rsid w:val="00E20B72"/>
    <w:rsid w:val="00E210BF"/>
    <w:rsid w:val="00E211D1"/>
    <w:rsid w:val="00E21339"/>
    <w:rsid w:val="00E215B2"/>
    <w:rsid w:val="00E21A86"/>
    <w:rsid w:val="00E21C2D"/>
    <w:rsid w:val="00E21CE6"/>
    <w:rsid w:val="00E21F15"/>
    <w:rsid w:val="00E21F28"/>
    <w:rsid w:val="00E22048"/>
    <w:rsid w:val="00E22429"/>
    <w:rsid w:val="00E22581"/>
    <w:rsid w:val="00E22B5A"/>
    <w:rsid w:val="00E22CFC"/>
    <w:rsid w:val="00E22DC5"/>
    <w:rsid w:val="00E22E12"/>
    <w:rsid w:val="00E23174"/>
    <w:rsid w:val="00E231A2"/>
    <w:rsid w:val="00E23325"/>
    <w:rsid w:val="00E236D0"/>
    <w:rsid w:val="00E237C1"/>
    <w:rsid w:val="00E23E68"/>
    <w:rsid w:val="00E241CF"/>
    <w:rsid w:val="00E24662"/>
    <w:rsid w:val="00E246D9"/>
    <w:rsid w:val="00E24A4F"/>
    <w:rsid w:val="00E24AEF"/>
    <w:rsid w:val="00E24D0E"/>
    <w:rsid w:val="00E24E92"/>
    <w:rsid w:val="00E24E9D"/>
    <w:rsid w:val="00E2538F"/>
    <w:rsid w:val="00E255DC"/>
    <w:rsid w:val="00E25914"/>
    <w:rsid w:val="00E25C05"/>
    <w:rsid w:val="00E25D9C"/>
    <w:rsid w:val="00E25FBE"/>
    <w:rsid w:val="00E26151"/>
    <w:rsid w:val="00E261FA"/>
    <w:rsid w:val="00E264D9"/>
    <w:rsid w:val="00E26637"/>
    <w:rsid w:val="00E26AAC"/>
    <w:rsid w:val="00E26EAE"/>
    <w:rsid w:val="00E27469"/>
    <w:rsid w:val="00E27503"/>
    <w:rsid w:val="00E27535"/>
    <w:rsid w:val="00E2761D"/>
    <w:rsid w:val="00E27691"/>
    <w:rsid w:val="00E2777E"/>
    <w:rsid w:val="00E278CE"/>
    <w:rsid w:val="00E27A5F"/>
    <w:rsid w:val="00E27C42"/>
    <w:rsid w:val="00E30270"/>
    <w:rsid w:val="00E3030A"/>
    <w:rsid w:val="00E30A31"/>
    <w:rsid w:val="00E30CB5"/>
    <w:rsid w:val="00E30D20"/>
    <w:rsid w:val="00E30DA7"/>
    <w:rsid w:val="00E30E2A"/>
    <w:rsid w:val="00E30E4E"/>
    <w:rsid w:val="00E311CF"/>
    <w:rsid w:val="00E31694"/>
    <w:rsid w:val="00E316CA"/>
    <w:rsid w:val="00E316D3"/>
    <w:rsid w:val="00E31931"/>
    <w:rsid w:val="00E31A4C"/>
    <w:rsid w:val="00E32041"/>
    <w:rsid w:val="00E320A9"/>
    <w:rsid w:val="00E32124"/>
    <w:rsid w:val="00E32611"/>
    <w:rsid w:val="00E326E6"/>
    <w:rsid w:val="00E327CA"/>
    <w:rsid w:val="00E32B42"/>
    <w:rsid w:val="00E32BB6"/>
    <w:rsid w:val="00E32BD7"/>
    <w:rsid w:val="00E32CEC"/>
    <w:rsid w:val="00E32EEC"/>
    <w:rsid w:val="00E333B9"/>
    <w:rsid w:val="00E33633"/>
    <w:rsid w:val="00E33983"/>
    <w:rsid w:val="00E339A6"/>
    <w:rsid w:val="00E339DF"/>
    <w:rsid w:val="00E33A81"/>
    <w:rsid w:val="00E33BC9"/>
    <w:rsid w:val="00E33BCA"/>
    <w:rsid w:val="00E3438C"/>
    <w:rsid w:val="00E34BF0"/>
    <w:rsid w:val="00E34DF1"/>
    <w:rsid w:val="00E34E8B"/>
    <w:rsid w:val="00E35084"/>
    <w:rsid w:val="00E351CE"/>
    <w:rsid w:val="00E352D0"/>
    <w:rsid w:val="00E35470"/>
    <w:rsid w:val="00E355A9"/>
    <w:rsid w:val="00E35941"/>
    <w:rsid w:val="00E35A2E"/>
    <w:rsid w:val="00E35C73"/>
    <w:rsid w:val="00E35CC3"/>
    <w:rsid w:val="00E35D2A"/>
    <w:rsid w:val="00E35DB5"/>
    <w:rsid w:val="00E35E51"/>
    <w:rsid w:val="00E35F17"/>
    <w:rsid w:val="00E3611D"/>
    <w:rsid w:val="00E361C6"/>
    <w:rsid w:val="00E36345"/>
    <w:rsid w:val="00E36446"/>
    <w:rsid w:val="00E36759"/>
    <w:rsid w:val="00E36984"/>
    <w:rsid w:val="00E36CCC"/>
    <w:rsid w:val="00E36FA1"/>
    <w:rsid w:val="00E37097"/>
    <w:rsid w:val="00E3744F"/>
    <w:rsid w:val="00E37B5F"/>
    <w:rsid w:val="00E37C0D"/>
    <w:rsid w:val="00E37D19"/>
    <w:rsid w:val="00E37E13"/>
    <w:rsid w:val="00E401D7"/>
    <w:rsid w:val="00E4076D"/>
    <w:rsid w:val="00E40B6B"/>
    <w:rsid w:val="00E40CD2"/>
    <w:rsid w:val="00E40D61"/>
    <w:rsid w:val="00E40F28"/>
    <w:rsid w:val="00E40FFD"/>
    <w:rsid w:val="00E41159"/>
    <w:rsid w:val="00E41293"/>
    <w:rsid w:val="00E4175C"/>
    <w:rsid w:val="00E41852"/>
    <w:rsid w:val="00E41893"/>
    <w:rsid w:val="00E41F42"/>
    <w:rsid w:val="00E42174"/>
    <w:rsid w:val="00E425A6"/>
    <w:rsid w:val="00E426AC"/>
    <w:rsid w:val="00E42C91"/>
    <w:rsid w:val="00E42FA7"/>
    <w:rsid w:val="00E430AB"/>
    <w:rsid w:val="00E431EB"/>
    <w:rsid w:val="00E433B3"/>
    <w:rsid w:val="00E43533"/>
    <w:rsid w:val="00E4372B"/>
    <w:rsid w:val="00E4387C"/>
    <w:rsid w:val="00E438AD"/>
    <w:rsid w:val="00E43C94"/>
    <w:rsid w:val="00E43D78"/>
    <w:rsid w:val="00E43DDF"/>
    <w:rsid w:val="00E44307"/>
    <w:rsid w:val="00E443EB"/>
    <w:rsid w:val="00E444F7"/>
    <w:rsid w:val="00E44E51"/>
    <w:rsid w:val="00E455FC"/>
    <w:rsid w:val="00E456CB"/>
    <w:rsid w:val="00E4598E"/>
    <w:rsid w:val="00E4623A"/>
    <w:rsid w:val="00E46268"/>
    <w:rsid w:val="00E466C5"/>
    <w:rsid w:val="00E46798"/>
    <w:rsid w:val="00E46887"/>
    <w:rsid w:val="00E46930"/>
    <w:rsid w:val="00E46BBA"/>
    <w:rsid w:val="00E46DFA"/>
    <w:rsid w:val="00E4700D"/>
    <w:rsid w:val="00E471AA"/>
    <w:rsid w:val="00E471BE"/>
    <w:rsid w:val="00E4720F"/>
    <w:rsid w:val="00E474A8"/>
    <w:rsid w:val="00E474CF"/>
    <w:rsid w:val="00E474F5"/>
    <w:rsid w:val="00E475EA"/>
    <w:rsid w:val="00E4764C"/>
    <w:rsid w:val="00E47862"/>
    <w:rsid w:val="00E47871"/>
    <w:rsid w:val="00E47B26"/>
    <w:rsid w:val="00E50393"/>
    <w:rsid w:val="00E503FC"/>
    <w:rsid w:val="00E50452"/>
    <w:rsid w:val="00E504DB"/>
    <w:rsid w:val="00E50A88"/>
    <w:rsid w:val="00E513F3"/>
    <w:rsid w:val="00E51AE9"/>
    <w:rsid w:val="00E51DB7"/>
    <w:rsid w:val="00E51FBF"/>
    <w:rsid w:val="00E52537"/>
    <w:rsid w:val="00E5278C"/>
    <w:rsid w:val="00E527F4"/>
    <w:rsid w:val="00E52821"/>
    <w:rsid w:val="00E52F50"/>
    <w:rsid w:val="00E530D5"/>
    <w:rsid w:val="00E5320E"/>
    <w:rsid w:val="00E53368"/>
    <w:rsid w:val="00E53C76"/>
    <w:rsid w:val="00E53E58"/>
    <w:rsid w:val="00E541BC"/>
    <w:rsid w:val="00E54C62"/>
    <w:rsid w:val="00E551C4"/>
    <w:rsid w:val="00E552EC"/>
    <w:rsid w:val="00E55306"/>
    <w:rsid w:val="00E5556A"/>
    <w:rsid w:val="00E555CC"/>
    <w:rsid w:val="00E55B67"/>
    <w:rsid w:val="00E55B87"/>
    <w:rsid w:val="00E55C90"/>
    <w:rsid w:val="00E5605F"/>
    <w:rsid w:val="00E56292"/>
    <w:rsid w:val="00E562EA"/>
    <w:rsid w:val="00E5661D"/>
    <w:rsid w:val="00E566B1"/>
    <w:rsid w:val="00E567A7"/>
    <w:rsid w:val="00E56867"/>
    <w:rsid w:val="00E56C1A"/>
    <w:rsid w:val="00E56DED"/>
    <w:rsid w:val="00E56F86"/>
    <w:rsid w:val="00E56FFB"/>
    <w:rsid w:val="00E57013"/>
    <w:rsid w:val="00E5712C"/>
    <w:rsid w:val="00E571C2"/>
    <w:rsid w:val="00E57371"/>
    <w:rsid w:val="00E575BF"/>
    <w:rsid w:val="00E57776"/>
    <w:rsid w:val="00E577F5"/>
    <w:rsid w:val="00E57DAD"/>
    <w:rsid w:val="00E60013"/>
    <w:rsid w:val="00E604A9"/>
    <w:rsid w:val="00E60521"/>
    <w:rsid w:val="00E605F3"/>
    <w:rsid w:val="00E605F5"/>
    <w:rsid w:val="00E607A8"/>
    <w:rsid w:val="00E609F1"/>
    <w:rsid w:val="00E60A3D"/>
    <w:rsid w:val="00E60AC3"/>
    <w:rsid w:val="00E60E6F"/>
    <w:rsid w:val="00E61155"/>
    <w:rsid w:val="00E61285"/>
    <w:rsid w:val="00E61418"/>
    <w:rsid w:val="00E61677"/>
    <w:rsid w:val="00E616BB"/>
    <w:rsid w:val="00E61D62"/>
    <w:rsid w:val="00E61EA9"/>
    <w:rsid w:val="00E61EC7"/>
    <w:rsid w:val="00E62044"/>
    <w:rsid w:val="00E62273"/>
    <w:rsid w:val="00E623FB"/>
    <w:rsid w:val="00E62AAB"/>
    <w:rsid w:val="00E62EED"/>
    <w:rsid w:val="00E63158"/>
    <w:rsid w:val="00E63B60"/>
    <w:rsid w:val="00E63B90"/>
    <w:rsid w:val="00E63D7B"/>
    <w:rsid w:val="00E63DBF"/>
    <w:rsid w:val="00E63E29"/>
    <w:rsid w:val="00E6418B"/>
    <w:rsid w:val="00E64291"/>
    <w:rsid w:val="00E645CD"/>
    <w:rsid w:val="00E6482E"/>
    <w:rsid w:val="00E64A51"/>
    <w:rsid w:val="00E64C28"/>
    <w:rsid w:val="00E64ED5"/>
    <w:rsid w:val="00E64EEF"/>
    <w:rsid w:val="00E650AD"/>
    <w:rsid w:val="00E65680"/>
    <w:rsid w:val="00E65739"/>
    <w:rsid w:val="00E65940"/>
    <w:rsid w:val="00E65954"/>
    <w:rsid w:val="00E65BA5"/>
    <w:rsid w:val="00E65C0B"/>
    <w:rsid w:val="00E65CD5"/>
    <w:rsid w:val="00E65F9A"/>
    <w:rsid w:val="00E66092"/>
    <w:rsid w:val="00E6658F"/>
    <w:rsid w:val="00E665EA"/>
    <w:rsid w:val="00E66666"/>
    <w:rsid w:val="00E66B03"/>
    <w:rsid w:val="00E66B9F"/>
    <w:rsid w:val="00E66D3D"/>
    <w:rsid w:val="00E66D79"/>
    <w:rsid w:val="00E66DD9"/>
    <w:rsid w:val="00E66FBE"/>
    <w:rsid w:val="00E67452"/>
    <w:rsid w:val="00E6746B"/>
    <w:rsid w:val="00E676E0"/>
    <w:rsid w:val="00E6784E"/>
    <w:rsid w:val="00E679D4"/>
    <w:rsid w:val="00E67C1F"/>
    <w:rsid w:val="00E70056"/>
    <w:rsid w:val="00E70184"/>
    <w:rsid w:val="00E7020A"/>
    <w:rsid w:val="00E704EF"/>
    <w:rsid w:val="00E7065B"/>
    <w:rsid w:val="00E70848"/>
    <w:rsid w:val="00E70B05"/>
    <w:rsid w:val="00E710B7"/>
    <w:rsid w:val="00E712F1"/>
    <w:rsid w:val="00E716A6"/>
    <w:rsid w:val="00E71A08"/>
    <w:rsid w:val="00E71E88"/>
    <w:rsid w:val="00E71FB1"/>
    <w:rsid w:val="00E724DB"/>
    <w:rsid w:val="00E72542"/>
    <w:rsid w:val="00E72686"/>
    <w:rsid w:val="00E72782"/>
    <w:rsid w:val="00E72A09"/>
    <w:rsid w:val="00E72B66"/>
    <w:rsid w:val="00E72C58"/>
    <w:rsid w:val="00E72D30"/>
    <w:rsid w:val="00E72DE8"/>
    <w:rsid w:val="00E73208"/>
    <w:rsid w:val="00E7323A"/>
    <w:rsid w:val="00E73465"/>
    <w:rsid w:val="00E73F5F"/>
    <w:rsid w:val="00E7401D"/>
    <w:rsid w:val="00E7477C"/>
    <w:rsid w:val="00E7486A"/>
    <w:rsid w:val="00E748CF"/>
    <w:rsid w:val="00E74920"/>
    <w:rsid w:val="00E74C7C"/>
    <w:rsid w:val="00E74D55"/>
    <w:rsid w:val="00E74D96"/>
    <w:rsid w:val="00E752CB"/>
    <w:rsid w:val="00E75420"/>
    <w:rsid w:val="00E75741"/>
    <w:rsid w:val="00E759E0"/>
    <w:rsid w:val="00E75E1F"/>
    <w:rsid w:val="00E75F2E"/>
    <w:rsid w:val="00E76118"/>
    <w:rsid w:val="00E762DD"/>
    <w:rsid w:val="00E762F4"/>
    <w:rsid w:val="00E76572"/>
    <w:rsid w:val="00E7658D"/>
    <w:rsid w:val="00E7675F"/>
    <w:rsid w:val="00E7694E"/>
    <w:rsid w:val="00E76B48"/>
    <w:rsid w:val="00E76B6E"/>
    <w:rsid w:val="00E76D71"/>
    <w:rsid w:val="00E7702F"/>
    <w:rsid w:val="00E7712F"/>
    <w:rsid w:val="00E772B7"/>
    <w:rsid w:val="00E7753F"/>
    <w:rsid w:val="00E775E1"/>
    <w:rsid w:val="00E7763F"/>
    <w:rsid w:val="00E7786D"/>
    <w:rsid w:val="00E77E65"/>
    <w:rsid w:val="00E80049"/>
    <w:rsid w:val="00E800FD"/>
    <w:rsid w:val="00E801A4"/>
    <w:rsid w:val="00E803FD"/>
    <w:rsid w:val="00E804A8"/>
    <w:rsid w:val="00E807CB"/>
    <w:rsid w:val="00E80854"/>
    <w:rsid w:val="00E808FC"/>
    <w:rsid w:val="00E8091B"/>
    <w:rsid w:val="00E81820"/>
    <w:rsid w:val="00E819E7"/>
    <w:rsid w:val="00E81E58"/>
    <w:rsid w:val="00E81FAD"/>
    <w:rsid w:val="00E8238A"/>
    <w:rsid w:val="00E82535"/>
    <w:rsid w:val="00E82545"/>
    <w:rsid w:val="00E825FB"/>
    <w:rsid w:val="00E8289F"/>
    <w:rsid w:val="00E82950"/>
    <w:rsid w:val="00E82A9A"/>
    <w:rsid w:val="00E82B7A"/>
    <w:rsid w:val="00E82E1C"/>
    <w:rsid w:val="00E832CE"/>
    <w:rsid w:val="00E8351F"/>
    <w:rsid w:val="00E8380D"/>
    <w:rsid w:val="00E8388C"/>
    <w:rsid w:val="00E83E40"/>
    <w:rsid w:val="00E83ED2"/>
    <w:rsid w:val="00E83F62"/>
    <w:rsid w:val="00E84271"/>
    <w:rsid w:val="00E84293"/>
    <w:rsid w:val="00E842CA"/>
    <w:rsid w:val="00E845C3"/>
    <w:rsid w:val="00E84825"/>
    <w:rsid w:val="00E84B59"/>
    <w:rsid w:val="00E84DAB"/>
    <w:rsid w:val="00E856F6"/>
    <w:rsid w:val="00E8597C"/>
    <w:rsid w:val="00E85D47"/>
    <w:rsid w:val="00E85FB2"/>
    <w:rsid w:val="00E86028"/>
    <w:rsid w:val="00E860B9"/>
    <w:rsid w:val="00E8611B"/>
    <w:rsid w:val="00E862C1"/>
    <w:rsid w:val="00E867BD"/>
    <w:rsid w:val="00E86B2E"/>
    <w:rsid w:val="00E86C40"/>
    <w:rsid w:val="00E86D08"/>
    <w:rsid w:val="00E86D6C"/>
    <w:rsid w:val="00E872D3"/>
    <w:rsid w:val="00E873C4"/>
    <w:rsid w:val="00E87509"/>
    <w:rsid w:val="00E87DC0"/>
    <w:rsid w:val="00E902C3"/>
    <w:rsid w:val="00E902EA"/>
    <w:rsid w:val="00E90503"/>
    <w:rsid w:val="00E9050A"/>
    <w:rsid w:val="00E9071B"/>
    <w:rsid w:val="00E90D1E"/>
    <w:rsid w:val="00E90D48"/>
    <w:rsid w:val="00E90F96"/>
    <w:rsid w:val="00E910E5"/>
    <w:rsid w:val="00E911D9"/>
    <w:rsid w:val="00E9130C"/>
    <w:rsid w:val="00E913F6"/>
    <w:rsid w:val="00E9170B"/>
    <w:rsid w:val="00E91C1F"/>
    <w:rsid w:val="00E91C2D"/>
    <w:rsid w:val="00E91E24"/>
    <w:rsid w:val="00E91E88"/>
    <w:rsid w:val="00E92264"/>
    <w:rsid w:val="00E923A4"/>
    <w:rsid w:val="00E928BD"/>
    <w:rsid w:val="00E929CD"/>
    <w:rsid w:val="00E929D0"/>
    <w:rsid w:val="00E92F11"/>
    <w:rsid w:val="00E932B3"/>
    <w:rsid w:val="00E932F7"/>
    <w:rsid w:val="00E935C5"/>
    <w:rsid w:val="00E93E68"/>
    <w:rsid w:val="00E941A6"/>
    <w:rsid w:val="00E94811"/>
    <w:rsid w:val="00E94858"/>
    <w:rsid w:val="00E948CC"/>
    <w:rsid w:val="00E94EFE"/>
    <w:rsid w:val="00E95348"/>
    <w:rsid w:val="00E9546D"/>
    <w:rsid w:val="00E957FF"/>
    <w:rsid w:val="00E959AC"/>
    <w:rsid w:val="00E95B7F"/>
    <w:rsid w:val="00E95DFE"/>
    <w:rsid w:val="00E96120"/>
    <w:rsid w:val="00E962BB"/>
    <w:rsid w:val="00E964A2"/>
    <w:rsid w:val="00E9658C"/>
    <w:rsid w:val="00E96785"/>
    <w:rsid w:val="00E967AD"/>
    <w:rsid w:val="00E96C2B"/>
    <w:rsid w:val="00E96D7E"/>
    <w:rsid w:val="00E96D9C"/>
    <w:rsid w:val="00E9788C"/>
    <w:rsid w:val="00E97C9A"/>
    <w:rsid w:val="00E97E45"/>
    <w:rsid w:val="00EA01D5"/>
    <w:rsid w:val="00EA021F"/>
    <w:rsid w:val="00EA047A"/>
    <w:rsid w:val="00EA0493"/>
    <w:rsid w:val="00EA064A"/>
    <w:rsid w:val="00EA0724"/>
    <w:rsid w:val="00EA0736"/>
    <w:rsid w:val="00EA0882"/>
    <w:rsid w:val="00EA08E1"/>
    <w:rsid w:val="00EA0D19"/>
    <w:rsid w:val="00EA0F97"/>
    <w:rsid w:val="00EA139F"/>
    <w:rsid w:val="00EA19B0"/>
    <w:rsid w:val="00EA1A62"/>
    <w:rsid w:val="00EA1B75"/>
    <w:rsid w:val="00EA1C86"/>
    <w:rsid w:val="00EA1D26"/>
    <w:rsid w:val="00EA1DAF"/>
    <w:rsid w:val="00EA2092"/>
    <w:rsid w:val="00EA20D7"/>
    <w:rsid w:val="00EA20D8"/>
    <w:rsid w:val="00EA20EA"/>
    <w:rsid w:val="00EA2185"/>
    <w:rsid w:val="00EA21D7"/>
    <w:rsid w:val="00EA24D2"/>
    <w:rsid w:val="00EA24F1"/>
    <w:rsid w:val="00EA2576"/>
    <w:rsid w:val="00EA2667"/>
    <w:rsid w:val="00EA274C"/>
    <w:rsid w:val="00EA29FB"/>
    <w:rsid w:val="00EA2B2B"/>
    <w:rsid w:val="00EA2D63"/>
    <w:rsid w:val="00EA30B7"/>
    <w:rsid w:val="00EA30FC"/>
    <w:rsid w:val="00EA312E"/>
    <w:rsid w:val="00EA3399"/>
    <w:rsid w:val="00EA33CF"/>
    <w:rsid w:val="00EA34C6"/>
    <w:rsid w:val="00EA429D"/>
    <w:rsid w:val="00EA433B"/>
    <w:rsid w:val="00EA4393"/>
    <w:rsid w:val="00EA43A4"/>
    <w:rsid w:val="00EA466E"/>
    <w:rsid w:val="00EA4756"/>
    <w:rsid w:val="00EA4800"/>
    <w:rsid w:val="00EA48E9"/>
    <w:rsid w:val="00EA4A7D"/>
    <w:rsid w:val="00EA4B45"/>
    <w:rsid w:val="00EA50F2"/>
    <w:rsid w:val="00EA512A"/>
    <w:rsid w:val="00EA574A"/>
    <w:rsid w:val="00EA5A8D"/>
    <w:rsid w:val="00EA5B5F"/>
    <w:rsid w:val="00EA613A"/>
    <w:rsid w:val="00EA6267"/>
    <w:rsid w:val="00EA654A"/>
    <w:rsid w:val="00EA6615"/>
    <w:rsid w:val="00EA66A6"/>
    <w:rsid w:val="00EA6CB4"/>
    <w:rsid w:val="00EA704F"/>
    <w:rsid w:val="00EA7117"/>
    <w:rsid w:val="00EA766A"/>
    <w:rsid w:val="00EA779C"/>
    <w:rsid w:val="00EA7D35"/>
    <w:rsid w:val="00EB0439"/>
    <w:rsid w:val="00EB04BD"/>
    <w:rsid w:val="00EB090E"/>
    <w:rsid w:val="00EB0C2F"/>
    <w:rsid w:val="00EB0D78"/>
    <w:rsid w:val="00EB0E51"/>
    <w:rsid w:val="00EB11F7"/>
    <w:rsid w:val="00EB1373"/>
    <w:rsid w:val="00EB15F6"/>
    <w:rsid w:val="00EB18E4"/>
    <w:rsid w:val="00EB1BC2"/>
    <w:rsid w:val="00EB1BC8"/>
    <w:rsid w:val="00EB1D14"/>
    <w:rsid w:val="00EB2185"/>
    <w:rsid w:val="00EB226C"/>
    <w:rsid w:val="00EB253B"/>
    <w:rsid w:val="00EB2705"/>
    <w:rsid w:val="00EB27A7"/>
    <w:rsid w:val="00EB2A1E"/>
    <w:rsid w:val="00EB2C5A"/>
    <w:rsid w:val="00EB2C8A"/>
    <w:rsid w:val="00EB2D96"/>
    <w:rsid w:val="00EB2F09"/>
    <w:rsid w:val="00EB3209"/>
    <w:rsid w:val="00EB3424"/>
    <w:rsid w:val="00EB37F1"/>
    <w:rsid w:val="00EB38EB"/>
    <w:rsid w:val="00EB3A4F"/>
    <w:rsid w:val="00EB3C68"/>
    <w:rsid w:val="00EB3E2B"/>
    <w:rsid w:val="00EB3E39"/>
    <w:rsid w:val="00EB41D5"/>
    <w:rsid w:val="00EB463E"/>
    <w:rsid w:val="00EB463F"/>
    <w:rsid w:val="00EB4A61"/>
    <w:rsid w:val="00EB4BCD"/>
    <w:rsid w:val="00EB4CD3"/>
    <w:rsid w:val="00EB4ED8"/>
    <w:rsid w:val="00EB5070"/>
    <w:rsid w:val="00EB5237"/>
    <w:rsid w:val="00EB536D"/>
    <w:rsid w:val="00EB54E2"/>
    <w:rsid w:val="00EB5541"/>
    <w:rsid w:val="00EB5612"/>
    <w:rsid w:val="00EB58B4"/>
    <w:rsid w:val="00EB59DF"/>
    <w:rsid w:val="00EB5A02"/>
    <w:rsid w:val="00EB5B89"/>
    <w:rsid w:val="00EB60AB"/>
    <w:rsid w:val="00EB615E"/>
    <w:rsid w:val="00EB6810"/>
    <w:rsid w:val="00EB6855"/>
    <w:rsid w:val="00EB6879"/>
    <w:rsid w:val="00EB69F0"/>
    <w:rsid w:val="00EB6A81"/>
    <w:rsid w:val="00EB6B53"/>
    <w:rsid w:val="00EB6FFE"/>
    <w:rsid w:val="00EB70E5"/>
    <w:rsid w:val="00EB7671"/>
    <w:rsid w:val="00EB77CA"/>
    <w:rsid w:val="00EB77E9"/>
    <w:rsid w:val="00EB7904"/>
    <w:rsid w:val="00EB7BB2"/>
    <w:rsid w:val="00EB7C0D"/>
    <w:rsid w:val="00EB7E89"/>
    <w:rsid w:val="00EC019C"/>
    <w:rsid w:val="00EC0632"/>
    <w:rsid w:val="00EC078C"/>
    <w:rsid w:val="00EC08CD"/>
    <w:rsid w:val="00EC0ABF"/>
    <w:rsid w:val="00EC0ACA"/>
    <w:rsid w:val="00EC0BA0"/>
    <w:rsid w:val="00EC0BBB"/>
    <w:rsid w:val="00EC0BE1"/>
    <w:rsid w:val="00EC0C74"/>
    <w:rsid w:val="00EC1117"/>
    <w:rsid w:val="00EC1389"/>
    <w:rsid w:val="00EC156E"/>
    <w:rsid w:val="00EC15CB"/>
    <w:rsid w:val="00EC18BC"/>
    <w:rsid w:val="00EC1C7D"/>
    <w:rsid w:val="00EC1F10"/>
    <w:rsid w:val="00EC1F24"/>
    <w:rsid w:val="00EC2217"/>
    <w:rsid w:val="00EC236B"/>
    <w:rsid w:val="00EC23F5"/>
    <w:rsid w:val="00EC2700"/>
    <w:rsid w:val="00EC36B6"/>
    <w:rsid w:val="00EC38BF"/>
    <w:rsid w:val="00EC38FC"/>
    <w:rsid w:val="00EC3B80"/>
    <w:rsid w:val="00EC3ECD"/>
    <w:rsid w:val="00EC4313"/>
    <w:rsid w:val="00EC4425"/>
    <w:rsid w:val="00EC45F0"/>
    <w:rsid w:val="00EC4702"/>
    <w:rsid w:val="00EC4781"/>
    <w:rsid w:val="00EC4BEF"/>
    <w:rsid w:val="00EC4C52"/>
    <w:rsid w:val="00EC4C5E"/>
    <w:rsid w:val="00EC4EF8"/>
    <w:rsid w:val="00EC5158"/>
    <w:rsid w:val="00EC53F5"/>
    <w:rsid w:val="00EC547B"/>
    <w:rsid w:val="00EC5611"/>
    <w:rsid w:val="00EC5854"/>
    <w:rsid w:val="00EC5BE1"/>
    <w:rsid w:val="00EC5F06"/>
    <w:rsid w:val="00EC6047"/>
    <w:rsid w:val="00EC60D6"/>
    <w:rsid w:val="00EC644E"/>
    <w:rsid w:val="00EC664E"/>
    <w:rsid w:val="00EC68B0"/>
    <w:rsid w:val="00EC6908"/>
    <w:rsid w:val="00EC6B7E"/>
    <w:rsid w:val="00EC6CCA"/>
    <w:rsid w:val="00EC7266"/>
    <w:rsid w:val="00EC732D"/>
    <w:rsid w:val="00EC762A"/>
    <w:rsid w:val="00EC7E45"/>
    <w:rsid w:val="00EC7E95"/>
    <w:rsid w:val="00ED0209"/>
    <w:rsid w:val="00ED022E"/>
    <w:rsid w:val="00ED040A"/>
    <w:rsid w:val="00ED081F"/>
    <w:rsid w:val="00ED0AA2"/>
    <w:rsid w:val="00ED0B00"/>
    <w:rsid w:val="00ED0C52"/>
    <w:rsid w:val="00ED0E5F"/>
    <w:rsid w:val="00ED0E6C"/>
    <w:rsid w:val="00ED0FCD"/>
    <w:rsid w:val="00ED1020"/>
    <w:rsid w:val="00ED10FE"/>
    <w:rsid w:val="00ED114F"/>
    <w:rsid w:val="00ED119E"/>
    <w:rsid w:val="00ED1202"/>
    <w:rsid w:val="00ED12F9"/>
    <w:rsid w:val="00ED1737"/>
    <w:rsid w:val="00ED258A"/>
    <w:rsid w:val="00ED27B2"/>
    <w:rsid w:val="00ED286F"/>
    <w:rsid w:val="00ED2AF9"/>
    <w:rsid w:val="00ED2EFA"/>
    <w:rsid w:val="00ED31E6"/>
    <w:rsid w:val="00ED3252"/>
    <w:rsid w:val="00ED367C"/>
    <w:rsid w:val="00ED3681"/>
    <w:rsid w:val="00ED370C"/>
    <w:rsid w:val="00ED3714"/>
    <w:rsid w:val="00ED3820"/>
    <w:rsid w:val="00ED386B"/>
    <w:rsid w:val="00ED3FFC"/>
    <w:rsid w:val="00ED41F8"/>
    <w:rsid w:val="00ED4402"/>
    <w:rsid w:val="00ED468A"/>
    <w:rsid w:val="00ED477C"/>
    <w:rsid w:val="00ED4840"/>
    <w:rsid w:val="00ED495C"/>
    <w:rsid w:val="00ED4A3F"/>
    <w:rsid w:val="00ED4C52"/>
    <w:rsid w:val="00ED5011"/>
    <w:rsid w:val="00ED52F9"/>
    <w:rsid w:val="00ED54F5"/>
    <w:rsid w:val="00ED55ED"/>
    <w:rsid w:val="00ED584E"/>
    <w:rsid w:val="00ED596B"/>
    <w:rsid w:val="00ED5CBF"/>
    <w:rsid w:val="00ED5D1D"/>
    <w:rsid w:val="00ED5E59"/>
    <w:rsid w:val="00ED6317"/>
    <w:rsid w:val="00ED676A"/>
    <w:rsid w:val="00ED6853"/>
    <w:rsid w:val="00ED694B"/>
    <w:rsid w:val="00ED6DAF"/>
    <w:rsid w:val="00ED6DCB"/>
    <w:rsid w:val="00ED6DCF"/>
    <w:rsid w:val="00ED6FA3"/>
    <w:rsid w:val="00ED721D"/>
    <w:rsid w:val="00ED72CE"/>
    <w:rsid w:val="00ED73AF"/>
    <w:rsid w:val="00ED74D4"/>
    <w:rsid w:val="00ED76C7"/>
    <w:rsid w:val="00ED7C15"/>
    <w:rsid w:val="00ED7D59"/>
    <w:rsid w:val="00ED7D72"/>
    <w:rsid w:val="00ED7FC7"/>
    <w:rsid w:val="00EE03BF"/>
    <w:rsid w:val="00EE0484"/>
    <w:rsid w:val="00EE07B4"/>
    <w:rsid w:val="00EE08F6"/>
    <w:rsid w:val="00EE0A3C"/>
    <w:rsid w:val="00EE0A6E"/>
    <w:rsid w:val="00EE0E43"/>
    <w:rsid w:val="00EE103C"/>
    <w:rsid w:val="00EE1940"/>
    <w:rsid w:val="00EE1B1B"/>
    <w:rsid w:val="00EE1B7A"/>
    <w:rsid w:val="00EE1EE6"/>
    <w:rsid w:val="00EE2299"/>
    <w:rsid w:val="00EE23B2"/>
    <w:rsid w:val="00EE25B0"/>
    <w:rsid w:val="00EE2693"/>
    <w:rsid w:val="00EE2AB1"/>
    <w:rsid w:val="00EE3076"/>
    <w:rsid w:val="00EE30C9"/>
    <w:rsid w:val="00EE34C3"/>
    <w:rsid w:val="00EE35EA"/>
    <w:rsid w:val="00EE397B"/>
    <w:rsid w:val="00EE3BF1"/>
    <w:rsid w:val="00EE3C2B"/>
    <w:rsid w:val="00EE425A"/>
    <w:rsid w:val="00EE4354"/>
    <w:rsid w:val="00EE48F8"/>
    <w:rsid w:val="00EE4A06"/>
    <w:rsid w:val="00EE4B02"/>
    <w:rsid w:val="00EE4C8B"/>
    <w:rsid w:val="00EE4CA6"/>
    <w:rsid w:val="00EE4CC3"/>
    <w:rsid w:val="00EE4D92"/>
    <w:rsid w:val="00EE4D96"/>
    <w:rsid w:val="00EE4E9F"/>
    <w:rsid w:val="00EE5354"/>
    <w:rsid w:val="00EE553A"/>
    <w:rsid w:val="00EE586B"/>
    <w:rsid w:val="00EE5AF3"/>
    <w:rsid w:val="00EE5B89"/>
    <w:rsid w:val="00EE5CB1"/>
    <w:rsid w:val="00EE5DC0"/>
    <w:rsid w:val="00EE5E67"/>
    <w:rsid w:val="00EE6412"/>
    <w:rsid w:val="00EE67C0"/>
    <w:rsid w:val="00EE68A9"/>
    <w:rsid w:val="00EE6936"/>
    <w:rsid w:val="00EE6976"/>
    <w:rsid w:val="00EE6A09"/>
    <w:rsid w:val="00EE6A4B"/>
    <w:rsid w:val="00EE6C98"/>
    <w:rsid w:val="00EE6FB5"/>
    <w:rsid w:val="00EE759D"/>
    <w:rsid w:val="00EE75BF"/>
    <w:rsid w:val="00EE79F3"/>
    <w:rsid w:val="00EE7C63"/>
    <w:rsid w:val="00EE7E0F"/>
    <w:rsid w:val="00EE7F92"/>
    <w:rsid w:val="00EE7FC1"/>
    <w:rsid w:val="00EF0362"/>
    <w:rsid w:val="00EF03CD"/>
    <w:rsid w:val="00EF055F"/>
    <w:rsid w:val="00EF0A8A"/>
    <w:rsid w:val="00EF0CB0"/>
    <w:rsid w:val="00EF1152"/>
    <w:rsid w:val="00EF142E"/>
    <w:rsid w:val="00EF154B"/>
    <w:rsid w:val="00EF16B9"/>
    <w:rsid w:val="00EF16C7"/>
    <w:rsid w:val="00EF17E8"/>
    <w:rsid w:val="00EF1BC7"/>
    <w:rsid w:val="00EF1BD8"/>
    <w:rsid w:val="00EF2113"/>
    <w:rsid w:val="00EF23DD"/>
    <w:rsid w:val="00EF280D"/>
    <w:rsid w:val="00EF29E2"/>
    <w:rsid w:val="00EF2A44"/>
    <w:rsid w:val="00EF2AF8"/>
    <w:rsid w:val="00EF2FB7"/>
    <w:rsid w:val="00EF30B7"/>
    <w:rsid w:val="00EF31FC"/>
    <w:rsid w:val="00EF323B"/>
    <w:rsid w:val="00EF323F"/>
    <w:rsid w:val="00EF3247"/>
    <w:rsid w:val="00EF35A8"/>
    <w:rsid w:val="00EF36CB"/>
    <w:rsid w:val="00EF37D8"/>
    <w:rsid w:val="00EF3ACC"/>
    <w:rsid w:val="00EF3CCD"/>
    <w:rsid w:val="00EF3E3A"/>
    <w:rsid w:val="00EF3FAE"/>
    <w:rsid w:val="00EF3FC9"/>
    <w:rsid w:val="00EF42A0"/>
    <w:rsid w:val="00EF46C9"/>
    <w:rsid w:val="00EF46D1"/>
    <w:rsid w:val="00EF48D7"/>
    <w:rsid w:val="00EF4C77"/>
    <w:rsid w:val="00EF4CF5"/>
    <w:rsid w:val="00EF4FBB"/>
    <w:rsid w:val="00EF4FE3"/>
    <w:rsid w:val="00EF5002"/>
    <w:rsid w:val="00EF5100"/>
    <w:rsid w:val="00EF5127"/>
    <w:rsid w:val="00EF522D"/>
    <w:rsid w:val="00EF525D"/>
    <w:rsid w:val="00EF5585"/>
    <w:rsid w:val="00EF55DD"/>
    <w:rsid w:val="00EF583F"/>
    <w:rsid w:val="00EF5BB5"/>
    <w:rsid w:val="00EF5DD0"/>
    <w:rsid w:val="00EF61AE"/>
    <w:rsid w:val="00EF62EA"/>
    <w:rsid w:val="00EF6369"/>
    <w:rsid w:val="00EF642A"/>
    <w:rsid w:val="00EF692B"/>
    <w:rsid w:val="00EF6B64"/>
    <w:rsid w:val="00EF6B9C"/>
    <w:rsid w:val="00EF6D2B"/>
    <w:rsid w:val="00EF6FCC"/>
    <w:rsid w:val="00EF7671"/>
    <w:rsid w:val="00EF76DE"/>
    <w:rsid w:val="00EF788E"/>
    <w:rsid w:val="00EF7ADE"/>
    <w:rsid w:val="00EF7C6D"/>
    <w:rsid w:val="00EF7E23"/>
    <w:rsid w:val="00F00301"/>
    <w:rsid w:val="00F0031E"/>
    <w:rsid w:val="00F0038B"/>
    <w:rsid w:val="00F00496"/>
    <w:rsid w:val="00F00647"/>
    <w:rsid w:val="00F008EE"/>
    <w:rsid w:val="00F009C1"/>
    <w:rsid w:val="00F00A2D"/>
    <w:rsid w:val="00F00B75"/>
    <w:rsid w:val="00F00BB9"/>
    <w:rsid w:val="00F00BCF"/>
    <w:rsid w:val="00F00FEF"/>
    <w:rsid w:val="00F01082"/>
    <w:rsid w:val="00F0118B"/>
    <w:rsid w:val="00F015D0"/>
    <w:rsid w:val="00F01D3C"/>
    <w:rsid w:val="00F01D4C"/>
    <w:rsid w:val="00F02021"/>
    <w:rsid w:val="00F021B1"/>
    <w:rsid w:val="00F02297"/>
    <w:rsid w:val="00F0253E"/>
    <w:rsid w:val="00F026E4"/>
    <w:rsid w:val="00F02969"/>
    <w:rsid w:val="00F02B54"/>
    <w:rsid w:val="00F02BF0"/>
    <w:rsid w:val="00F02D10"/>
    <w:rsid w:val="00F02DA3"/>
    <w:rsid w:val="00F03037"/>
    <w:rsid w:val="00F03148"/>
    <w:rsid w:val="00F03269"/>
    <w:rsid w:val="00F03BDF"/>
    <w:rsid w:val="00F03E0D"/>
    <w:rsid w:val="00F03F7D"/>
    <w:rsid w:val="00F0400E"/>
    <w:rsid w:val="00F04164"/>
    <w:rsid w:val="00F04530"/>
    <w:rsid w:val="00F0457A"/>
    <w:rsid w:val="00F04641"/>
    <w:rsid w:val="00F04E00"/>
    <w:rsid w:val="00F05228"/>
    <w:rsid w:val="00F052DC"/>
    <w:rsid w:val="00F05395"/>
    <w:rsid w:val="00F054DF"/>
    <w:rsid w:val="00F057D6"/>
    <w:rsid w:val="00F05968"/>
    <w:rsid w:val="00F05A2B"/>
    <w:rsid w:val="00F05D24"/>
    <w:rsid w:val="00F05D7C"/>
    <w:rsid w:val="00F061CC"/>
    <w:rsid w:val="00F06243"/>
    <w:rsid w:val="00F065F1"/>
    <w:rsid w:val="00F06A3F"/>
    <w:rsid w:val="00F06B0D"/>
    <w:rsid w:val="00F06B26"/>
    <w:rsid w:val="00F06CB6"/>
    <w:rsid w:val="00F070C8"/>
    <w:rsid w:val="00F07925"/>
    <w:rsid w:val="00F07DA1"/>
    <w:rsid w:val="00F07E5C"/>
    <w:rsid w:val="00F1036C"/>
    <w:rsid w:val="00F1043C"/>
    <w:rsid w:val="00F107C1"/>
    <w:rsid w:val="00F10825"/>
    <w:rsid w:val="00F10858"/>
    <w:rsid w:val="00F10A94"/>
    <w:rsid w:val="00F10ACD"/>
    <w:rsid w:val="00F10AE5"/>
    <w:rsid w:val="00F10F81"/>
    <w:rsid w:val="00F10FEC"/>
    <w:rsid w:val="00F1100E"/>
    <w:rsid w:val="00F112D8"/>
    <w:rsid w:val="00F1182C"/>
    <w:rsid w:val="00F11E4A"/>
    <w:rsid w:val="00F11E82"/>
    <w:rsid w:val="00F126A2"/>
    <w:rsid w:val="00F127FD"/>
    <w:rsid w:val="00F129F3"/>
    <w:rsid w:val="00F12A35"/>
    <w:rsid w:val="00F12E58"/>
    <w:rsid w:val="00F13142"/>
    <w:rsid w:val="00F131BC"/>
    <w:rsid w:val="00F1345B"/>
    <w:rsid w:val="00F134C0"/>
    <w:rsid w:val="00F136DB"/>
    <w:rsid w:val="00F13712"/>
    <w:rsid w:val="00F13A4B"/>
    <w:rsid w:val="00F13B5A"/>
    <w:rsid w:val="00F13E6E"/>
    <w:rsid w:val="00F13F71"/>
    <w:rsid w:val="00F14139"/>
    <w:rsid w:val="00F141EE"/>
    <w:rsid w:val="00F143F1"/>
    <w:rsid w:val="00F14554"/>
    <w:rsid w:val="00F1478F"/>
    <w:rsid w:val="00F14830"/>
    <w:rsid w:val="00F14AF0"/>
    <w:rsid w:val="00F14B4D"/>
    <w:rsid w:val="00F14B88"/>
    <w:rsid w:val="00F14BE0"/>
    <w:rsid w:val="00F14E4F"/>
    <w:rsid w:val="00F14E9B"/>
    <w:rsid w:val="00F1593F"/>
    <w:rsid w:val="00F1596F"/>
    <w:rsid w:val="00F159FB"/>
    <w:rsid w:val="00F15A75"/>
    <w:rsid w:val="00F15B8B"/>
    <w:rsid w:val="00F16099"/>
    <w:rsid w:val="00F16158"/>
    <w:rsid w:val="00F16217"/>
    <w:rsid w:val="00F162A0"/>
    <w:rsid w:val="00F1681B"/>
    <w:rsid w:val="00F16EC7"/>
    <w:rsid w:val="00F16F71"/>
    <w:rsid w:val="00F16FC2"/>
    <w:rsid w:val="00F17015"/>
    <w:rsid w:val="00F170D7"/>
    <w:rsid w:val="00F17129"/>
    <w:rsid w:val="00F174AA"/>
    <w:rsid w:val="00F174FE"/>
    <w:rsid w:val="00F1758E"/>
    <w:rsid w:val="00F1767C"/>
    <w:rsid w:val="00F17C23"/>
    <w:rsid w:val="00F200F7"/>
    <w:rsid w:val="00F20199"/>
    <w:rsid w:val="00F2037B"/>
    <w:rsid w:val="00F203B7"/>
    <w:rsid w:val="00F20560"/>
    <w:rsid w:val="00F205E8"/>
    <w:rsid w:val="00F20908"/>
    <w:rsid w:val="00F209FA"/>
    <w:rsid w:val="00F20A20"/>
    <w:rsid w:val="00F20C1D"/>
    <w:rsid w:val="00F20E1F"/>
    <w:rsid w:val="00F20EC0"/>
    <w:rsid w:val="00F210B2"/>
    <w:rsid w:val="00F210C7"/>
    <w:rsid w:val="00F21138"/>
    <w:rsid w:val="00F21233"/>
    <w:rsid w:val="00F21398"/>
    <w:rsid w:val="00F2159D"/>
    <w:rsid w:val="00F215FD"/>
    <w:rsid w:val="00F21984"/>
    <w:rsid w:val="00F21B14"/>
    <w:rsid w:val="00F21E90"/>
    <w:rsid w:val="00F2233F"/>
    <w:rsid w:val="00F224D1"/>
    <w:rsid w:val="00F22DAA"/>
    <w:rsid w:val="00F23172"/>
    <w:rsid w:val="00F2345D"/>
    <w:rsid w:val="00F236D3"/>
    <w:rsid w:val="00F23704"/>
    <w:rsid w:val="00F24283"/>
    <w:rsid w:val="00F24576"/>
    <w:rsid w:val="00F2459F"/>
    <w:rsid w:val="00F2474C"/>
    <w:rsid w:val="00F247A7"/>
    <w:rsid w:val="00F24D04"/>
    <w:rsid w:val="00F24E04"/>
    <w:rsid w:val="00F24F03"/>
    <w:rsid w:val="00F2509B"/>
    <w:rsid w:val="00F251CA"/>
    <w:rsid w:val="00F255FE"/>
    <w:rsid w:val="00F25AA2"/>
    <w:rsid w:val="00F25B6F"/>
    <w:rsid w:val="00F25E75"/>
    <w:rsid w:val="00F260D4"/>
    <w:rsid w:val="00F26126"/>
    <w:rsid w:val="00F26507"/>
    <w:rsid w:val="00F269AC"/>
    <w:rsid w:val="00F26C28"/>
    <w:rsid w:val="00F26DD5"/>
    <w:rsid w:val="00F2721A"/>
    <w:rsid w:val="00F272EC"/>
    <w:rsid w:val="00F273FE"/>
    <w:rsid w:val="00F277E7"/>
    <w:rsid w:val="00F278E2"/>
    <w:rsid w:val="00F27902"/>
    <w:rsid w:val="00F27A70"/>
    <w:rsid w:val="00F27DD2"/>
    <w:rsid w:val="00F27E6C"/>
    <w:rsid w:val="00F27ED4"/>
    <w:rsid w:val="00F306CA"/>
    <w:rsid w:val="00F3070B"/>
    <w:rsid w:val="00F3076E"/>
    <w:rsid w:val="00F30A4B"/>
    <w:rsid w:val="00F30A98"/>
    <w:rsid w:val="00F30AF9"/>
    <w:rsid w:val="00F30D0E"/>
    <w:rsid w:val="00F30E8C"/>
    <w:rsid w:val="00F3110A"/>
    <w:rsid w:val="00F3130A"/>
    <w:rsid w:val="00F31314"/>
    <w:rsid w:val="00F315B9"/>
    <w:rsid w:val="00F31746"/>
    <w:rsid w:val="00F31B71"/>
    <w:rsid w:val="00F31DEF"/>
    <w:rsid w:val="00F31E36"/>
    <w:rsid w:val="00F31EDA"/>
    <w:rsid w:val="00F321EC"/>
    <w:rsid w:val="00F32240"/>
    <w:rsid w:val="00F3265F"/>
    <w:rsid w:val="00F327DA"/>
    <w:rsid w:val="00F3291A"/>
    <w:rsid w:val="00F32E45"/>
    <w:rsid w:val="00F33453"/>
    <w:rsid w:val="00F334AA"/>
    <w:rsid w:val="00F338C5"/>
    <w:rsid w:val="00F33ADF"/>
    <w:rsid w:val="00F33E09"/>
    <w:rsid w:val="00F340D6"/>
    <w:rsid w:val="00F3447E"/>
    <w:rsid w:val="00F347E0"/>
    <w:rsid w:val="00F348CB"/>
    <w:rsid w:val="00F34ABE"/>
    <w:rsid w:val="00F34BCE"/>
    <w:rsid w:val="00F34D6D"/>
    <w:rsid w:val="00F34D6E"/>
    <w:rsid w:val="00F34E37"/>
    <w:rsid w:val="00F34E8F"/>
    <w:rsid w:val="00F34FE9"/>
    <w:rsid w:val="00F35280"/>
    <w:rsid w:val="00F3550E"/>
    <w:rsid w:val="00F35544"/>
    <w:rsid w:val="00F35705"/>
    <w:rsid w:val="00F35749"/>
    <w:rsid w:val="00F35E2C"/>
    <w:rsid w:val="00F35E6B"/>
    <w:rsid w:val="00F36109"/>
    <w:rsid w:val="00F36489"/>
    <w:rsid w:val="00F3670F"/>
    <w:rsid w:val="00F36F23"/>
    <w:rsid w:val="00F373A2"/>
    <w:rsid w:val="00F3770F"/>
    <w:rsid w:val="00F37736"/>
    <w:rsid w:val="00F378CB"/>
    <w:rsid w:val="00F37C05"/>
    <w:rsid w:val="00F37DD3"/>
    <w:rsid w:val="00F37FBF"/>
    <w:rsid w:val="00F4016E"/>
    <w:rsid w:val="00F40E7E"/>
    <w:rsid w:val="00F40F73"/>
    <w:rsid w:val="00F41137"/>
    <w:rsid w:val="00F411D1"/>
    <w:rsid w:val="00F4123A"/>
    <w:rsid w:val="00F4151F"/>
    <w:rsid w:val="00F417F4"/>
    <w:rsid w:val="00F41875"/>
    <w:rsid w:val="00F41BCF"/>
    <w:rsid w:val="00F41E2D"/>
    <w:rsid w:val="00F42005"/>
    <w:rsid w:val="00F425DB"/>
    <w:rsid w:val="00F428F7"/>
    <w:rsid w:val="00F42A5C"/>
    <w:rsid w:val="00F42D54"/>
    <w:rsid w:val="00F4319D"/>
    <w:rsid w:val="00F437A8"/>
    <w:rsid w:val="00F438B6"/>
    <w:rsid w:val="00F43E0F"/>
    <w:rsid w:val="00F44125"/>
    <w:rsid w:val="00F4431E"/>
    <w:rsid w:val="00F44454"/>
    <w:rsid w:val="00F44936"/>
    <w:rsid w:val="00F449A9"/>
    <w:rsid w:val="00F44FCD"/>
    <w:rsid w:val="00F4515F"/>
    <w:rsid w:val="00F4585C"/>
    <w:rsid w:val="00F45867"/>
    <w:rsid w:val="00F4592B"/>
    <w:rsid w:val="00F45A82"/>
    <w:rsid w:val="00F45C1B"/>
    <w:rsid w:val="00F45CE9"/>
    <w:rsid w:val="00F45EB6"/>
    <w:rsid w:val="00F46213"/>
    <w:rsid w:val="00F46552"/>
    <w:rsid w:val="00F466E5"/>
    <w:rsid w:val="00F469A7"/>
    <w:rsid w:val="00F469AA"/>
    <w:rsid w:val="00F46CFB"/>
    <w:rsid w:val="00F46F48"/>
    <w:rsid w:val="00F47029"/>
    <w:rsid w:val="00F47739"/>
    <w:rsid w:val="00F47902"/>
    <w:rsid w:val="00F47AF6"/>
    <w:rsid w:val="00F47F95"/>
    <w:rsid w:val="00F5001A"/>
    <w:rsid w:val="00F500A5"/>
    <w:rsid w:val="00F500E4"/>
    <w:rsid w:val="00F50261"/>
    <w:rsid w:val="00F50269"/>
    <w:rsid w:val="00F50277"/>
    <w:rsid w:val="00F504CE"/>
    <w:rsid w:val="00F50694"/>
    <w:rsid w:val="00F5077D"/>
    <w:rsid w:val="00F508EB"/>
    <w:rsid w:val="00F50DFA"/>
    <w:rsid w:val="00F50F75"/>
    <w:rsid w:val="00F512B2"/>
    <w:rsid w:val="00F5162D"/>
    <w:rsid w:val="00F517FD"/>
    <w:rsid w:val="00F51CC4"/>
    <w:rsid w:val="00F5205E"/>
    <w:rsid w:val="00F5221A"/>
    <w:rsid w:val="00F52369"/>
    <w:rsid w:val="00F5287E"/>
    <w:rsid w:val="00F52ADA"/>
    <w:rsid w:val="00F52B91"/>
    <w:rsid w:val="00F53013"/>
    <w:rsid w:val="00F53091"/>
    <w:rsid w:val="00F5319A"/>
    <w:rsid w:val="00F534F0"/>
    <w:rsid w:val="00F5353F"/>
    <w:rsid w:val="00F535BC"/>
    <w:rsid w:val="00F53AC9"/>
    <w:rsid w:val="00F53B48"/>
    <w:rsid w:val="00F54190"/>
    <w:rsid w:val="00F5419D"/>
    <w:rsid w:val="00F542DF"/>
    <w:rsid w:val="00F5431F"/>
    <w:rsid w:val="00F54670"/>
    <w:rsid w:val="00F5492B"/>
    <w:rsid w:val="00F54AEB"/>
    <w:rsid w:val="00F54DC6"/>
    <w:rsid w:val="00F54E5A"/>
    <w:rsid w:val="00F550AF"/>
    <w:rsid w:val="00F5561F"/>
    <w:rsid w:val="00F55D04"/>
    <w:rsid w:val="00F56083"/>
    <w:rsid w:val="00F56111"/>
    <w:rsid w:val="00F56308"/>
    <w:rsid w:val="00F5633F"/>
    <w:rsid w:val="00F56500"/>
    <w:rsid w:val="00F568C0"/>
    <w:rsid w:val="00F5692C"/>
    <w:rsid w:val="00F5698A"/>
    <w:rsid w:val="00F56A47"/>
    <w:rsid w:val="00F56DA8"/>
    <w:rsid w:val="00F56DFF"/>
    <w:rsid w:val="00F5713C"/>
    <w:rsid w:val="00F57360"/>
    <w:rsid w:val="00F57812"/>
    <w:rsid w:val="00F57A8D"/>
    <w:rsid w:val="00F57C4C"/>
    <w:rsid w:val="00F57F1C"/>
    <w:rsid w:val="00F57F30"/>
    <w:rsid w:val="00F6017B"/>
    <w:rsid w:val="00F60925"/>
    <w:rsid w:val="00F60B40"/>
    <w:rsid w:val="00F60B44"/>
    <w:rsid w:val="00F60E3D"/>
    <w:rsid w:val="00F60F69"/>
    <w:rsid w:val="00F60F98"/>
    <w:rsid w:val="00F61133"/>
    <w:rsid w:val="00F61414"/>
    <w:rsid w:val="00F6191C"/>
    <w:rsid w:val="00F61BE3"/>
    <w:rsid w:val="00F62415"/>
    <w:rsid w:val="00F6266D"/>
    <w:rsid w:val="00F626F2"/>
    <w:rsid w:val="00F6271E"/>
    <w:rsid w:val="00F629B9"/>
    <w:rsid w:val="00F62B2B"/>
    <w:rsid w:val="00F62DD0"/>
    <w:rsid w:val="00F62EB2"/>
    <w:rsid w:val="00F62F40"/>
    <w:rsid w:val="00F6349C"/>
    <w:rsid w:val="00F636D2"/>
    <w:rsid w:val="00F636E7"/>
    <w:rsid w:val="00F63928"/>
    <w:rsid w:val="00F63D74"/>
    <w:rsid w:val="00F63E69"/>
    <w:rsid w:val="00F642B3"/>
    <w:rsid w:val="00F64328"/>
    <w:rsid w:val="00F64780"/>
    <w:rsid w:val="00F64C98"/>
    <w:rsid w:val="00F64EB6"/>
    <w:rsid w:val="00F65114"/>
    <w:rsid w:val="00F65173"/>
    <w:rsid w:val="00F65381"/>
    <w:rsid w:val="00F653B6"/>
    <w:rsid w:val="00F653C2"/>
    <w:rsid w:val="00F653D1"/>
    <w:rsid w:val="00F654D9"/>
    <w:rsid w:val="00F65777"/>
    <w:rsid w:val="00F65CEF"/>
    <w:rsid w:val="00F65F70"/>
    <w:rsid w:val="00F65F7C"/>
    <w:rsid w:val="00F663CB"/>
    <w:rsid w:val="00F665EA"/>
    <w:rsid w:val="00F6670B"/>
    <w:rsid w:val="00F66BE3"/>
    <w:rsid w:val="00F671E5"/>
    <w:rsid w:val="00F6723D"/>
    <w:rsid w:val="00F67319"/>
    <w:rsid w:val="00F67B09"/>
    <w:rsid w:val="00F67D3E"/>
    <w:rsid w:val="00F67EBF"/>
    <w:rsid w:val="00F7014A"/>
    <w:rsid w:val="00F705F4"/>
    <w:rsid w:val="00F706AA"/>
    <w:rsid w:val="00F708D7"/>
    <w:rsid w:val="00F70A0F"/>
    <w:rsid w:val="00F70ADA"/>
    <w:rsid w:val="00F717D4"/>
    <w:rsid w:val="00F71833"/>
    <w:rsid w:val="00F718DB"/>
    <w:rsid w:val="00F721E4"/>
    <w:rsid w:val="00F7231C"/>
    <w:rsid w:val="00F72592"/>
    <w:rsid w:val="00F72BBE"/>
    <w:rsid w:val="00F72D82"/>
    <w:rsid w:val="00F72E1F"/>
    <w:rsid w:val="00F72EE0"/>
    <w:rsid w:val="00F73414"/>
    <w:rsid w:val="00F73436"/>
    <w:rsid w:val="00F7359B"/>
    <w:rsid w:val="00F7360F"/>
    <w:rsid w:val="00F73618"/>
    <w:rsid w:val="00F73661"/>
    <w:rsid w:val="00F739BB"/>
    <w:rsid w:val="00F73A0B"/>
    <w:rsid w:val="00F73F78"/>
    <w:rsid w:val="00F743E2"/>
    <w:rsid w:val="00F74480"/>
    <w:rsid w:val="00F7457E"/>
    <w:rsid w:val="00F74786"/>
    <w:rsid w:val="00F749B8"/>
    <w:rsid w:val="00F74B49"/>
    <w:rsid w:val="00F74C68"/>
    <w:rsid w:val="00F7503D"/>
    <w:rsid w:val="00F759F2"/>
    <w:rsid w:val="00F75C2D"/>
    <w:rsid w:val="00F75C47"/>
    <w:rsid w:val="00F75D93"/>
    <w:rsid w:val="00F76690"/>
    <w:rsid w:val="00F767E1"/>
    <w:rsid w:val="00F76867"/>
    <w:rsid w:val="00F76977"/>
    <w:rsid w:val="00F76A0E"/>
    <w:rsid w:val="00F76DD3"/>
    <w:rsid w:val="00F76FDC"/>
    <w:rsid w:val="00F77067"/>
    <w:rsid w:val="00F77661"/>
    <w:rsid w:val="00F7774B"/>
    <w:rsid w:val="00F77BD7"/>
    <w:rsid w:val="00F77C00"/>
    <w:rsid w:val="00F805EB"/>
    <w:rsid w:val="00F80740"/>
    <w:rsid w:val="00F809F6"/>
    <w:rsid w:val="00F80BC3"/>
    <w:rsid w:val="00F810F7"/>
    <w:rsid w:val="00F81312"/>
    <w:rsid w:val="00F81519"/>
    <w:rsid w:val="00F81993"/>
    <w:rsid w:val="00F81A7D"/>
    <w:rsid w:val="00F81C56"/>
    <w:rsid w:val="00F81D71"/>
    <w:rsid w:val="00F81EC3"/>
    <w:rsid w:val="00F82196"/>
    <w:rsid w:val="00F821D6"/>
    <w:rsid w:val="00F8224E"/>
    <w:rsid w:val="00F8254A"/>
    <w:rsid w:val="00F8269F"/>
    <w:rsid w:val="00F8281F"/>
    <w:rsid w:val="00F828DD"/>
    <w:rsid w:val="00F82A16"/>
    <w:rsid w:val="00F82A18"/>
    <w:rsid w:val="00F82A38"/>
    <w:rsid w:val="00F82E5E"/>
    <w:rsid w:val="00F82E85"/>
    <w:rsid w:val="00F82EB5"/>
    <w:rsid w:val="00F83087"/>
    <w:rsid w:val="00F83CA8"/>
    <w:rsid w:val="00F83EDA"/>
    <w:rsid w:val="00F83F97"/>
    <w:rsid w:val="00F84044"/>
    <w:rsid w:val="00F8429D"/>
    <w:rsid w:val="00F84674"/>
    <w:rsid w:val="00F84D3F"/>
    <w:rsid w:val="00F851BE"/>
    <w:rsid w:val="00F852B2"/>
    <w:rsid w:val="00F85562"/>
    <w:rsid w:val="00F85567"/>
    <w:rsid w:val="00F855C8"/>
    <w:rsid w:val="00F857DD"/>
    <w:rsid w:val="00F8587D"/>
    <w:rsid w:val="00F85A60"/>
    <w:rsid w:val="00F85B9F"/>
    <w:rsid w:val="00F85BF0"/>
    <w:rsid w:val="00F85C0E"/>
    <w:rsid w:val="00F85FCE"/>
    <w:rsid w:val="00F86023"/>
    <w:rsid w:val="00F86122"/>
    <w:rsid w:val="00F86253"/>
    <w:rsid w:val="00F863B0"/>
    <w:rsid w:val="00F863EF"/>
    <w:rsid w:val="00F86477"/>
    <w:rsid w:val="00F8664A"/>
    <w:rsid w:val="00F867C9"/>
    <w:rsid w:val="00F86AB9"/>
    <w:rsid w:val="00F86AD8"/>
    <w:rsid w:val="00F86B7C"/>
    <w:rsid w:val="00F86D0F"/>
    <w:rsid w:val="00F86EB7"/>
    <w:rsid w:val="00F87258"/>
    <w:rsid w:val="00F87331"/>
    <w:rsid w:val="00F875CF"/>
    <w:rsid w:val="00F875DE"/>
    <w:rsid w:val="00F87656"/>
    <w:rsid w:val="00F878D3"/>
    <w:rsid w:val="00F9001F"/>
    <w:rsid w:val="00F902FE"/>
    <w:rsid w:val="00F90398"/>
    <w:rsid w:val="00F90453"/>
    <w:rsid w:val="00F9051A"/>
    <w:rsid w:val="00F90545"/>
    <w:rsid w:val="00F905E0"/>
    <w:rsid w:val="00F908D6"/>
    <w:rsid w:val="00F90C67"/>
    <w:rsid w:val="00F90D08"/>
    <w:rsid w:val="00F90D43"/>
    <w:rsid w:val="00F90D5F"/>
    <w:rsid w:val="00F912CE"/>
    <w:rsid w:val="00F913F9"/>
    <w:rsid w:val="00F91584"/>
    <w:rsid w:val="00F918D3"/>
    <w:rsid w:val="00F919A3"/>
    <w:rsid w:val="00F91CD4"/>
    <w:rsid w:val="00F91F34"/>
    <w:rsid w:val="00F92077"/>
    <w:rsid w:val="00F9218F"/>
    <w:rsid w:val="00F922D2"/>
    <w:rsid w:val="00F92311"/>
    <w:rsid w:val="00F92481"/>
    <w:rsid w:val="00F926F0"/>
    <w:rsid w:val="00F92831"/>
    <w:rsid w:val="00F92990"/>
    <w:rsid w:val="00F92A32"/>
    <w:rsid w:val="00F92B5E"/>
    <w:rsid w:val="00F92B80"/>
    <w:rsid w:val="00F92D49"/>
    <w:rsid w:val="00F92DCF"/>
    <w:rsid w:val="00F93006"/>
    <w:rsid w:val="00F93060"/>
    <w:rsid w:val="00F9346F"/>
    <w:rsid w:val="00F93767"/>
    <w:rsid w:val="00F93DC7"/>
    <w:rsid w:val="00F93F63"/>
    <w:rsid w:val="00F93FF2"/>
    <w:rsid w:val="00F9401A"/>
    <w:rsid w:val="00F941C7"/>
    <w:rsid w:val="00F94329"/>
    <w:rsid w:val="00F94454"/>
    <w:rsid w:val="00F9486A"/>
    <w:rsid w:val="00F949FE"/>
    <w:rsid w:val="00F94BCC"/>
    <w:rsid w:val="00F94C92"/>
    <w:rsid w:val="00F94C9D"/>
    <w:rsid w:val="00F94D27"/>
    <w:rsid w:val="00F94D8C"/>
    <w:rsid w:val="00F94E10"/>
    <w:rsid w:val="00F94ED9"/>
    <w:rsid w:val="00F951AD"/>
    <w:rsid w:val="00F951B6"/>
    <w:rsid w:val="00F952ED"/>
    <w:rsid w:val="00F953CC"/>
    <w:rsid w:val="00F953CE"/>
    <w:rsid w:val="00F95474"/>
    <w:rsid w:val="00F95549"/>
    <w:rsid w:val="00F956D9"/>
    <w:rsid w:val="00F958F9"/>
    <w:rsid w:val="00F95B99"/>
    <w:rsid w:val="00F95E0C"/>
    <w:rsid w:val="00F95F21"/>
    <w:rsid w:val="00F95FDA"/>
    <w:rsid w:val="00F9605D"/>
    <w:rsid w:val="00F962F3"/>
    <w:rsid w:val="00F9661A"/>
    <w:rsid w:val="00F96B9D"/>
    <w:rsid w:val="00F96E13"/>
    <w:rsid w:val="00F96E74"/>
    <w:rsid w:val="00F96EA1"/>
    <w:rsid w:val="00F970BB"/>
    <w:rsid w:val="00F9749E"/>
    <w:rsid w:val="00F976F7"/>
    <w:rsid w:val="00F9780E"/>
    <w:rsid w:val="00F97A34"/>
    <w:rsid w:val="00F97C59"/>
    <w:rsid w:val="00F97C7D"/>
    <w:rsid w:val="00F97F73"/>
    <w:rsid w:val="00FA06C1"/>
    <w:rsid w:val="00FA079B"/>
    <w:rsid w:val="00FA0DF1"/>
    <w:rsid w:val="00FA1561"/>
    <w:rsid w:val="00FA19A0"/>
    <w:rsid w:val="00FA1C87"/>
    <w:rsid w:val="00FA1EB6"/>
    <w:rsid w:val="00FA1F90"/>
    <w:rsid w:val="00FA1FF0"/>
    <w:rsid w:val="00FA21AD"/>
    <w:rsid w:val="00FA2512"/>
    <w:rsid w:val="00FA29CA"/>
    <w:rsid w:val="00FA2B9F"/>
    <w:rsid w:val="00FA2DFC"/>
    <w:rsid w:val="00FA2F3C"/>
    <w:rsid w:val="00FA2F99"/>
    <w:rsid w:val="00FA32D7"/>
    <w:rsid w:val="00FA32EF"/>
    <w:rsid w:val="00FA3328"/>
    <w:rsid w:val="00FA3660"/>
    <w:rsid w:val="00FA379C"/>
    <w:rsid w:val="00FA3812"/>
    <w:rsid w:val="00FA3DD7"/>
    <w:rsid w:val="00FA438B"/>
    <w:rsid w:val="00FA46BA"/>
    <w:rsid w:val="00FA4731"/>
    <w:rsid w:val="00FA49CC"/>
    <w:rsid w:val="00FA4E7B"/>
    <w:rsid w:val="00FA4FC1"/>
    <w:rsid w:val="00FA51F0"/>
    <w:rsid w:val="00FA529D"/>
    <w:rsid w:val="00FA53A2"/>
    <w:rsid w:val="00FA53D2"/>
    <w:rsid w:val="00FA5630"/>
    <w:rsid w:val="00FA5935"/>
    <w:rsid w:val="00FA5950"/>
    <w:rsid w:val="00FA5B39"/>
    <w:rsid w:val="00FA5CFC"/>
    <w:rsid w:val="00FA6EC3"/>
    <w:rsid w:val="00FA6F39"/>
    <w:rsid w:val="00FA74EC"/>
    <w:rsid w:val="00FA77A6"/>
    <w:rsid w:val="00FA7BD0"/>
    <w:rsid w:val="00FA7E3C"/>
    <w:rsid w:val="00FB0429"/>
    <w:rsid w:val="00FB0970"/>
    <w:rsid w:val="00FB0A30"/>
    <w:rsid w:val="00FB0CA6"/>
    <w:rsid w:val="00FB0D52"/>
    <w:rsid w:val="00FB0DB5"/>
    <w:rsid w:val="00FB1164"/>
    <w:rsid w:val="00FB1603"/>
    <w:rsid w:val="00FB19AC"/>
    <w:rsid w:val="00FB1A65"/>
    <w:rsid w:val="00FB1C37"/>
    <w:rsid w:val="00FB22E1"/>
    <w:rsid w:val="00FB2702"/>
    <w:rsid w:val="00FB2745"/>
    <w:rsid w:val="00FB27D4"/>
    <w:rsid w:val="00FB2AF6"/>
    <w:rsid w:val="00FB2C2C"/>
    <w:rsid w:val="00FB2D8C"/>
    <w:rsid w:val="00FB2FE1"/>
    <w:rsid w:val="00FB3254"/>
    <w:rsid w:val="00FB3256"/>
    <w:rsid w:val="00FB32A5"/>
    <w:rsid w:val="00FB35EE"/>
    <w:rsid w:val="00FB366D"/>
    <w:rsid w:val="00FB3838"/>
    <w:rsid w:val="00FB390F"/>
    <w:rsid w:val="00FB39D9"/>
    <w:rsid w:val="00FB3D06"/>
    <w:rsid w:val="00FB3D31"/>
    <w:rsid w:val="00FB3D88"/>
    <w:rsid w:val="00FB42B4"/>
    <w:rsid w:val="00FB477B"/>
    <w:rsid w:val="00FB4C0C"/>
    <w:rsid w:val="00FB4E59"/>
    <w:rsid w:val="00FB4EC5"/>
    <w:rsid w:val="00FB505D"/>
    <w:rsid w:val="00FB52DF"/>
    <w:rsid w:val="00FB539A"/>
    <w:rsid w:val="00FB53CC"/>
    <w:rsid w:val="00FB56C5"/>
    <w:rsid w:val="00FB58D9"/>
    <w:rsid w:val="00FB5F21"/>
    <w:rsid w:val="00FB6067"/>
    <w:rsid w:val="00FB614F"/>
    <w:rsid w:val="00FB62CA"/>
    <w:rsid w:val="00FB632A"/>
    <w:rsid w:val="00FB636D"/>
    <w:rsid w:val="00FB6B77"/>
    <w:rsid w:val="00FB6D27"/>
    <w:rsid w:val="00FB757A"/>
    <w:rsid w:val="00FB75C9"/>
    <w:rsid w:val="00FB75DE"/>
    <w:rsid w:val="00FB7A34"/>
    <w:rsid w:val="00FB7A87"/>
    <w:rsid w:val="00FB7B97"/>
    <w:rsid w:val="00FC013E"/>
    <w:rsid w:val="00FC0519"/>
    <w:rsid w:val="00FC09BE"/>
    <w:rsid w:val="00FC0A58"/>
    <w:rsid w:val="00FC13C9"/>
    <w:rsid w:val="00FC1576"/>
    <w:rsid w:val="00FC1747"/>
    <w:rsid w:val="00FC1A79"/>
    <w:rsid w:val="00FC1BBD"/>
    <w:rsid w:val="00FC1F1C"/>
    <w:rsid w:val="00FC1FC6"/>
    <w:rsid w:val="00FC216C"/>
    <w:rsid w:val="00FC277D"/>
    <w:rsid w:val="00FC2AF7"/>
    <w:rsid w:val="00FC2B18"/>
    <w:rsid w:val="00FC336C"/>
    <w:rsid w:val="00FC3623"/>
    <w:rsid w:val="00FC37F1"/>
    <w:rsid w:val="00FC38CF"/>
    <w:rsid w:val="00FC3FEE"/>
    <w:rsid w:val="00FC4500"/>
    <w:rsid w:val="00FC4594"/>
    <w:rsid w:val="00FC5423"/>
    <w:rsid w:val="00FC5480"/>
    <w:rsid w:val="00FC596C"/>
    <w:rsid w:val="00FC59F3"/>
    <w:rsid w:val="00FC5A4D"/>
    <w:rsid w:val="00FC5CC8"/>
    <w:rsid w:val="00FC5DA0"/>
    <w:rsid w:val="00FC5DBB"/>
    <w:rsid w:val="00FC5FC4"/>
    <w:rsid w:val="00FC60E9"/>
    <w:rsid w:val="00FC6403"/>
    <w:rsid w:val="00FC6450"/>
    <w:rsid w:val="00FC6590"/>
    <w:rsid w:val="00FC65AA"/>
    <w:rsid w:val="00FC6851"/>
    <w:rsid w:val="00FC6AB5"/>
    <w:rsid w:val="00FC6B0F"/>
    <w:rsid w:val="00FC6E15"/>
    <w:rsid w:val="00FC6FE7"/>
    <w:rsid w:val="00FC7273"/>
    <w:rsid w:val="00FC73A5"/>
    <w:rsid w:val="00FC74AA"/>
    <w:rsid w:val="00FC753B"/>
    <w:rsid w:val="00FC75EE"/>
    <w:rsid w:val="00FC7840"/>
    <w:rsid w:val="00FC78BA"/>
    <w:rsid w:val="00FC7F47"/>
    <w:rsid w:val="00FC7FC5"/>
    <w:rsid w:val="00FD021C"/>
    <w:rsid w:val="00FD111A"/>
    <w:rsid w:val="00FD1361"/>
    <w:rsid w:val="00FD17B2"/>
    <w:rsid w:val="00FD1B5A"/>
    <w:rsid w:val="00FD1BA8"/>
    <w:rsid w:val="00FD1CAA"/>
    <w:rsid w:val="00FD1CFC"/>
    <w:rsid w:val="00FD1DAC"/>
    <w:rsid w:val="00FD1E88"/>
    <w:rsid w:val="00FD21F7"/>
    <w:rsid w:val="00FD2414"/>
    <w:rsid w:val="00FD2646"/>
    <w:rsid w:val="00FD2D52"/>
    <w:rsid w:val="00FD2DE2"/>
    <w:rsid w:val="00FD3103"/>
    <w:rsid w:val="00FD320E"/>
    <w:rsid w:val="00FD3AE8"/>
    <w:rsid w:val="00FD3B6E"/>
    <w:rsid w:val="00FD3B6F"/>
    <w:rsid w:val="00FD4074"/>
    <w:rsid w:val="00FD47BE"/>
    <w:rsid w:val="00FD47FB"/>
    <w:rsid w:val="00FD4841"/>
    <w:rsid w:val="00FD4876"/>
    <w:rsid w:val="00FD504E"/>
    <w:rsid w:val="00FD51B9"/>
    <w:rsid w:val="00FD560E"/>
    <w:rsid w:val="00FD580F"/>
    <w:rsid w:val="00FD5D8D"/>
    <w:rsid w:val="00FD5DB9"/>
    <w:rsid w:val="00FD5F8D"/>
    <w:rsid w:val="00FD624C"/>
    <w:rsid w:val="00FD6250"/>
    <w:rsid w:val="00FD6639"/>
    <w:rsid w:val="00FD67E6"/>
    <w:rsid w:val="00FD691F"/>
    <w:rsid w:val="00FD6A99"/>
    <w:rsid w:val="00FD6C2F"/>
    <w:rsid w:val="00FD6D9F"/>
    <w:rsid w:val="00FD6DC8"/>
    <w:rsid w:val="00FD6E32"/>
    <w:rsid w:val="00FD6E53"/>
    <w:rsid w:val="00FD71A2"/>
    <w:rsid w:val="00FD78CD"/>
    <w:rsid w:val="00FD7B7E"/>
    <w:rsid w:val="00FD7F08"/>
    <w:rsid w:val="00FE039F"/>
    <w:rsid w:val="00FE067D"/>
    <w:rsid w:val="00FE0816"/>
    <w:rsid w:val="00FE0BB9"/>
    <w:rsid w:val="00FE0C78"/>
    <w:rsid w:val="00FE0DF9"/>
    <w:rsid w:val="00FE0E7F"/>
    <w:rsid w:val="00FE0ED0"/>
    <w:rsid w:val="00FE0FE8"/>
    <w:rsid w:val="00FE1053"/>
    <w:rsid w:val="00FE1421"/>
    <w:rsid w:val="00FE14BF"/>
    <w:rsid w:val="00FE175F"/>
    <w:rsid w:val="00FE195F"/>
    <w:rsid w:val="00FE1B17"/>
    <w:rsid w:val="00FE1DF7"/>
    <w:rsid w:val="00FE1EA7"/>
    <w:rsid w:val="00FE1FD4"/>
    <w:rsid w:val="00FE20B2"/>
    <w:rsid w:val="00FE213F"/>
    <w:rsid w:val="00FE2207"/>
    <w:rsid w:val="00FE220D"/>
    <w:rsid w:val="00FE2482"/>
    <w:rsid w:val="00FE2558"/>
    <w:rsid w:val="00FE27E9"/>
    <w:rsid w:val="00FE2992"/>
    <w:rsid w:val="00FE2BC0"/>
    <w:rsid w:val="00FE2DA0"/>
    <w:rsid w:val="00FE2E7D"/>
    <w:rsid w:val="00FE30D3"/>
    <w:rsid w:val="00FE3169"/>
    <w:rsid w:val="00FE3329"/>
    <w:rsid w:val="00FE3791"/>
    <w:rsid w:val="00FE3938"/>
    <w:rsid w:val="00FE39F0"/>
    <w:rsid w:val="00FE3FB4"/>
    <w:rsid w:val="00FE3FF9"/>
    <w:rsid w:val="00FE44AC"/>
    <w:rsid w:val="00FE4700"/>
    <w:rsid w:val="00FE492D"/>
    <w:rsid w:val="00FE49A5"/>
    <w:rsid w:val="00FE4A57"/>
    <w:rsid w:val="00FE4A5E"/>
    <w:rsid w:val="00FE4E76"/>
    <w:rsid w:val="00FE4F38"/>
    <w:rsid w:val="00FE50BD"/>
    <w:rsid w:val="00FE5277"/>
    <w:rsid w:val="00FE5854"/>
    <w:rsid w:val="00FE5EC8"/>
    <w:rsid w:val="00FE6123"/>
    <w:rsid w:val="00FE61DA"/>
    <w:rsid w:val="00FE62FC"/>
    <w:rsid w:val="00FE6304"/>
    <w:rsid w:val="00FE65EC"/>
    <w:rsid w:val="00FE661D"/>
    <w:rsid w:val="00FE66FE"/>
    <w:rsid w:val="00FE6720"/>
    <w:rsid w:val="00FE69C8"/>
    <w:rsid w:val="00FE6C19"/>
    <w:rsid w:val="00FE6D70"/>
    <w:rsid w:val="00FE6DDD"/>
    <w:rsid w:val="00FE6FC1"/>
    <w:rsid w:val="00FE7323"/>
    <w:rsid w:val="00FE7431"/>
    <w:rsid w:val="00FE76E0"/>
    <w:rsid w:val="00FE7E3E"/>
    <w:rsid w:val="00FF0022"/>
    <w:rsid w:val="00FF0039"/>
    <w:rsid w:val="00FF01EB"/>
    <w:rsid w:val="00FF06D3"/>
    <w:rsid w:val="00FF0867"/>
    <w:rsid w:val="00FF093F"/>
    <w:rsid w:val="00FF09BF"/>
    <w:rsid w:val="00FF1074"/>
    <w:rsid w:val="00FF14B1"/>
    <w:rsid w:val="00FF164D"/>
    <w:rsid w:val="00FF16F9"/>
    <w:rsid w:val="00FF1911"/>
    <w:rsid w:val="00FF1ADE"/>
    <w:rsid w:val="00FF2286"/>
    <w:rsid w:val="00FF22B0"/>
    <w:rsid w:val="00FF232C"/>
    <w:rsid w:val="00FF2E77"/>
    <w:rsid w:val="00FF32E9"/>
    <w:rsid w:val="00FF3504"/>
    <w:rsid w:val="00FF3823"/>
    <w:rsid w:val="00FF38B5"/>
    <w:rsid w:val="00FF3BB7"/>
    <w:rsid w:val="00FF3E83"/>
    <w:rsid w:val="00FF3F13"/>
    <w:rsid w:val="00FF434B"/>
    <w:rsid w:val="00FF460C"/>
    <w:rsid w:val="00FF47A1"/>
    <w:rsid w:val="00FF4809"/>
    <w:rsid w:val="00FF4888"/>
    <w:rsid w:val="00FF4A43"/>
    <w:rsid w:val="00FF4EAB"/>
    <w:rsid w:val="00FF4FFD"/>
    <w:rsid w:val="00FF50DF"/>
    <w:rsid w:val="00FF573C"/>
    <w:rsid w:val="00FF5AAD"/>
    <w:rsid w:val="00FF5E12"/>
    <w:rsid w:val="00FF606D"/>
    <w:rsid w:val="00FF60C4"/>
    <w:rsid w:val="00FF6331"/>
    <w:rsid w:val="00FF662C"/>
    <w:rsid w:val="00FF679C"/>
    <w:rsid w:val="00FF67C9"/>
    <w:rsid w:val="00FF6A87"/>
    <w:rsid w:val="00FF6B74"/>
    <w:rsid w:val="00FF6CC1"/>
    <w:rsid w:val="00FF6D9A"/>
    <w:rsid w:val="00FF6DC5"/>
    <w:rsid w:val="00FF6EC4"/>
    <w:rsid w:val="00FF6FFC"/>
    <w:rsid w:val="00FF7491"/>
    <w:rsid w:val="00FF74CB"/>
    <w:rsid w:val="00FF7807"/>
    <w:rsid w:val="00FF7968"/>
    <w:rsid w:val="00FF7B1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A1B89"/>
  <w15:docId w15:val="{C0EF4B8E-2008-43D5-86C3-BB7594789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B23E9"/>
    <w:pPr>
      <w:bidi/>
      <w:spacing w:after="0" w:line="400" w:lineRule="atLeast"/>
      <w:ind w:firstLine="510"/>
      <w:jc w:val="both"/>
    </w:pPr>
    <w:rPr>
      <w:rFonts w:asciiTheme="majorBidi" w:eastAsia="Times New Roman" w:hAnsiTheme="majorBidi" w:cstheme="majorBidi"/>
      <w:noProof/>
      <w:sz w:val="24"/>
      <w:szCs w:val="24"/>
    </w:rPr>
  </w:style>
  <w:style w:type="paragraph" w:styleId="Heading1">
    <w:name w:val="heading 1"/>
    <w:basedOn w:val="Normal"/>
    <w:next w:val="Normal"/>
    <w:link w:val="Heading1Char"/>
    <w:qFormat/>
    <w:rsid w:val="00A41914"/>
    <w:pPr>
      <w:keepNext/>
      <w:numPr>
        <w:numId w:val="42"/>
      </w:numPr>
      <w:spacing w:before="240" w:after="60"/>
      <w:jc w:val="center"/>
      <w:outlineLvl w:val="0"/>
    </w:pPr>
    <w:rPr>
      <w:rFonts w:ascii="Arial" w:hAnsi="Arial" w:cs="Arial"/>
      <w:b/>
      <w:bCs/>
      <w:color w:val="FF0000"/>
      <w:kern w:val="32"/>
      <w:sz w:val="32"/>
      <w:szCs w:val="36"/>
    </w:rPr>
  </w:style>
  <w:style w:type="paragraph" w:styleId="Heading2">
    <w:name w:val="heading 2"/>
    <w:basedOn w:val="Normal"/>
    <w:next w:val="Normal"/>
    <w:link w:val="Heading2Char"/>
    <w:autoRedefine/>
    <w:qFormat/>
    <w:rsid w:val="00D14A18"/>
    <w:pPr>
      <w:keepNext/>
      <w:numPr>
        <w:ilvl w:val="1"/>
        <w:numId w:val="42"/>
      </w:numPr>
      <w:spacing w:before="360" w:after="180"/>
      <w:jc w:val="center"/>
      <w:outlineLvl w:val="1"/>
    </w:pPr>
    <w:rPr>
      <w:rFonts w:ascii="Arial" w:hAnsi="Arial" w:cs="Arial"/>
      <w:b/>
      <w:bCs/>
      <w:color w:val="FF0000"/>
      <w:kern w:val="32"/>
      <w:sz w:val="32"/>
      <w:szCs w:val="32"/>
    </w:rPr>
  </w:style>
  <w:style w:type="paragraph" w:styleId="Heading3">
    <w:name w:val="heading 3"/>
    <w:basedOn w:val="Normal"/>
    <w:next w:val="Normal"/>
    <w:link w:val="Heading3Char"/>
    <w:unhideWhenUsed/>
    <w:qFormat/>
    <w:rsid w:val="00942A0F"/>
    <w:pPr>
      <w:keepNext/>
      <w:keepLines/>
      <w:numPr>
        <w:ilvl w:val="2"/>
        <w:numId w:val="42"/>
      </w:numPr>
      <w:spacing w:before="320" w:after="120"/>
      <w:outlineLvl w:val="2"/>
    </w:pPr>
    <w:rPr>
      <w:rFonts w:asciiTheme="minorBidi" w:eastAsiaTheme="majorEastAsia" w:hAnsiTheme="minorBidi" w:cstheme="minorBidi"/>
      <w:b/>
      <w:bCs/>
      <w:color w:val="FF0000"/>
      <w:szCs w:val="28"/>
    </w:rPr>
  </w:style>
  <w:style w:type="paragraph" w:styleId="Heading4">
    <w:name w:val="heading 4"/>
    <w:basedOn w:val="Normal"/>
    <w:next w:val="Normal"/>
    <w:link w:val="Heading4Char"/>
    <w:qFormat/>
    <w:rsid w:val="00AF5247"/>
    <w:pPr>
      <w:keepNext/>
      <w:numPr>
        <w:ilvl w:val="3"/>
        <w:numId w:val="42"/>
      </w:numPr>
      <w:spacing w:before="240" w:after="60"/>
      <w:outlineLvl w:val="3"/>
    </w:pPr>
    <w:rPr>
      <w:rFonts w:cs="Times New Roman"/>
      <w:b/>
      <w:bCs/>
      <w:sz w:val="28"/>
      <w:szCs w:val="28"/>
    </w:rPr>
  </w:style>
  <w:style w:type="paragraph" w:styleId="Heading5">
    <w:name w:val="heading 5"/>
    <w:basedOn w:val="Normal"/>
    <w:next w:val="Normal"/>
    <w:link w:val="Heading5Char"/>
    <w:qFormat/>
    <w:rsid w:val="00AF5247"/>
    <w:pPr>
      <w:numPr>
        <w:ilvl w:val="4"/>
        <w:numId w:val="42"/>
      </w:numPr>
      <w:spacing w:before="240" w:after="60"/>
      <w:outlineLvl w:val="4"/>
    </w:pPr>
    <w:rPr>
      <w:b/>
      <w:bCs/>
      <w:i/>
      <w:iCs/>
      <w:sz w:val="26"/>
      <w:szCs w:val="26"/>
    </w:rPr>
  </w:style>
  <w:style w:type="paragraph" w:styleId="Heading6">
    <w:name w:val="heading 6"/>
    <w:basedOn w:val="Normal"/>
    <w:next w:val="Normal"/>
    <w:link w:val="Heading6Char"/>
    <w:qFormat/>
    <w:rsid w:val="00AF5247"/>
    <w:pPr>
      <w:numPr>
        <w:ilvl w:val="5"/>
        <w:numId w:val="42"/>
      </w:numPr>
      <w:spacing w:before="240" w:after="60"/>
      <w:outlineLvl w:val="5"/>
    </w:pPr>
    <w:rPr>
      <w:rFonts w:cs="Times New Roman"/>
      <w:b/>
      <w:bCs/>
      <w:sz w:val="22"/>
      <w:szCs w:val="22"/>
    </w:rPr>
  </w:style>
  <w:style w:type="paragraph" w:styleId="Heading7">
    <w:name w:val="heading 7"/>
    <w:basedOn w:val="Normal"/>
    <w:next w:val="Normal"/>
    <w:link w:val="Heading7Char"/>
    <w:qFormat/>
    <w:rsid w:val="00AF5247"/>
    <w:pPr>
      <w:numPr>
        <w:ilvl w:val="6"/>
        <w:numId w:val="42"/>
      </w:numPr>
      <w:spacing w:before="240" w:after="60"/>
      <w:outlineLvl w:val="6"/>
    </w:pPr>
    <w:rPr>
      <w:rFonts w:cs="Times New Roman"/>
    </w:rPr>
  </w:style>
  <w:style w:type="paragraph" w:styleId="Heading8">
    <w:name w:val="heading 8"/>
    <w:basedOn w:val="Normal"/>
    <w:next w:val="Normal"/>
    <w:link w:val="Heading8Char"/>
    <w:qFormat/>
    <w:rsid w:val="00AF5247"/>
    <w:pPr>
      <w:numPr>
        <w:ilvl w:val="7"/>
        <w:numId w:val="42"/>
      </w:numPr>
      <w:spacing w:before="240" w:after="60"/>
      <w:outlineLvl w:val="7"/>
    </w:pPr>
    <w:rPr>
      <w:rFonts w:cs="Times New Roman"/>
      <w:i/>
      <w:iCs/>
    </w:rPr>
  </w:style>
  <w:style w:type="paragraph" w:styleId="Heading9">
    <w:name w:val="heading 9"/>
    <w:basedOn w:val="Normal"/>
    <w:next w:val="Normal"/>
    <w:link w:val="Heading9Char"/>
    <w:qFormat/>
    <w:rsid w:val="00AF5247"/>
    <w:pPr>
      <w:numPr>
        <w:ilvl w:val="8"/>
        <w:numId w:val="42"/>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41914"/>
    <w:rPr>
      <w:rFonts w:ascii="Arial" w:eastAsia="Times New Roman" w:hAnsi="Arial" w:cs="Arial"/>
      <w:b/>
      <w:bCs/>
      <w:noProof/>
      <w:color w:val="FF0000"/>
      <w:kern w:val="32"/>
      <w:sz w:val="32"/>
      <w:szCs w:val="36"/>
    </w:rPr>
  </w:style>
  <w:style w:type="paragraph" w:styleId="Footer">
    <w:name w:val="footer"/>
    <w:basedOn w:val="Normal"/>
    <w:link w:val="FooterChar"/>
    <w:rsid w:val="00AF5247"/>
    <w:pPr>
      <w:tabs>
        <w:tab w:val="center" w:pos="4153"/>
        <w:tab w:val="right" w:pos="8306"/>
      </w:tabs>
    </w:pPr>
  </w:style>
  <w:style w:type="character" w:customStyle="1" w:styleId="FooterChar">
    <w:name w:val="Footer Char"/>
    <w:basedOn w:val="DefaultParagraphFont"/>
    <w:link w:val="Footer"/>
    <w:rsid w:val="00AF5247"/>
    <w:rPr>
      <w:rFonts w:ascii="Times New Roman" w:eastAsia="Times New Roman" w:hAnsi="Times New Roman" w:cs="Narkisim"/>
      <w:noProof/>
      <w:color w:val="990000"/>
      <w:sz w:val="24"/>
      <w:szCs w:val="24"/>
    </w:rPr>
  </w:style>
  <w:style w:type="character" w:styleId="PageNumber">
    <w:name w:val="page number"/>
    <w:basedOn w:val="DefaultParagraphFont"/>
    <w:rsid w:val="00AF5247"/>
  </w:style>
  <w:style w:type="paragraph" w:styleId="Header">
    <w:name w:val="header"/>
    <w:basedOn w:val="Normal"/>
    <w:link w:val="HeaderChar"/>
    <w:rsid w:val="00AF5247"/>
    <w:pPr>
      <w:tabs>
        <w:tab w:val="center" w:pos="4153"/>
        <w:tab w:val="right" w:pos="8306"/>
      </w:tabs>
    </w:pPr>
  </w:style>
  <w:style w:type="character" w:customStyle="1" w:styleId="HeaderChar">
    <w:name w:val="Header Char"/>
    <w:basedOn w:val="DefaultParagraphFont"/>
    <w:link w:val="Header"/>
    <w:rsid w:val="00AF5247"/>
    <w:rPr>
      <w:rFonts w:ascii="Times New Roman" w:eastAsia="Times New Roman" w:hAnsi="Times New Roman" w:cs="Narkisim"/>
      <w:noProof/>
      <w:color w:val="990000"/>
      <w:sz w:val="24"/>
      <w:szCs w:val="24"/>
    </w:rPr>
  </w:style>
  <w:style w:type="paragraph" w:styleId="TOC1">
    <w:name w:val="toc 1"/>
    <w:basedOn w:val="Normal"/>
    <w:next w:val="Normal"/>
    <w:autoRedefine/>
    <w:uiPriority w:val="39"/>
    <w:rsid w:val="004627AB"/>
    <w:pPr>
      <w:tabs>
        <w:tab w:val="right" w:leader="dot" w:pos="9736"/>
      </w:tabs>
      <w:bidi w:val="0"/>
      <w:spacing w:before="120" w:after="120"/>
    </w:pPr>
    <w:rPr>
      <w:rFonts w:cs="Times New Roman"/>
      <w:b/>
      <w:bCs/>
      <w:caps/>
      <w:sz w:val="20"/>
      <w:szCs w:val="20"/>
    </w:rPr>
  </w:style>
  <w:style w:type="character" w:styleId="Hyperlink">
    <w:name w:val="Hyperlink"/>
    <w:basedOn w:val="DefaultParagraphFont"/>
    <w:uiPriority w:val="99"/>
    <w:rsid w:val="00AF5247"/>
    <w:rPr>
      <w:color w:val="0000FF"/>
      <w:u w:val="single"/>
    </w:rPr>
  </w:style>
  <w:style w:type="character" w:customStyle="1" w:styleId="Heading3Char">
    <w:name w:val="Heading 3 Char"/>
    <w:basedOn w:val="DefaultParagraphFont"/>
    <w:link w:val="Heading3"/>
    <w:rsid w:val="00942A0F"/>
    <w:rPr>
      <w:rFonts w:asciiTheme="minorBidi" w:eastAsiaTheme="majorEastAsia" w:hAnsiTheme="minorBidi"/>
      <w:b/>
      <w:bCs/>
      <w:noProof/>
      <w:color w:val="FF0000"/>
      <w:sz w:val="24"/>
      <w:szCs w:val="28"/>
    </w:rPr>
  </w:style>
  <w:style w:type="character" w:customStyle="1" w:styleId="Heading2Char">
    <w:name w:val="Heading 2 Char"/>
    <w:basedOn w:val="DefaultParagraphFont"/>
    <w:link w:val="Heading2"/>
    <w:rsid w:val="00D14A18"/>
    <w:rPr>
      <w:rFonts w:ascii="Arial" w:eastAsia="Times New Roman" w:hAnsi="Arial" w:cs="Arial"/>
      <w:b/>
      <w:bCs/>
      <w:noProof/>
      <w:color w:val="FF0000"/>
      <w:kern w:val="32"/>
      <w:sz w:val="32"/>
      <w:szCs w:val="32"/>
    </w:rPr>
  </w:style>
  <w:style w:type="character" w:customStyle="1" w:styleId="Heading4Char">
    <w:name w:val="Heading 4 Char"/>
    <w:basedOn w:val="DefaultParagraphFont"/>
    <w:link w:val="Heading4"/>
    <w:rsid w:val="00AF5247"/>
    <w:rPr>
      <w:rFonts w:asciiTheme="majorBidi" w:eastAsia="Times New Roman" w:hAnsiTheme="majorBidi" w:cs="Times New Roman"/>
      <w:b/>
      <w:bCs/>
      <w:noProof/>
      <w:sz w:val="28"/>
      <w:szCs w:val="28"/>
    </w:rPr>
  </w:style>
  <w:style w:type="character" w:customStyle="1" w:styleId="Heading5Char">
    <w:name w:val="Heading 5 Char"/>
    <w:basedOn w:val="DefaultParagraphFont"/>
    <w:link w:val="Heading5"/>
    <w:rsid w:val="00AF5247"/>
    <w:rPr>
      <w:rFonts w:asciiTheme="majorBidi" w:eastAsia="Times New Roman" w:hAnsiTheme="majorBidi" w:cstheme="majorBidi"/>
      <w:b/>
      <w:bCs/>
      <w:i/>
      <w:iCs/>
      <w:noProof/>
      <w:sz w:val="26"/>
      <w:szCs w:val="26"/>
    </w:rPr>
  </w:style>
  <w:style w:type="character" w:customStyle="1" w:styleId="Heading6Char">
    <w:name w:val="Heading 6 Char"/>
    <w:basedOn w:val="DefaultParagraphFont"/>
    <w:link w:val="Heading6"/>
    <w:rsid w:val="00AF5247"/>
    <w:rPr>
      <w:rFonts w:asciiTheme="majorBidi" w:eastAsia="Times New Roman" w:hAnsiTheme="majorBidi" w:cs="Times New Roman"/>
      <w:b/>
      <w:bCs/>
      <w:noProof/>
    </w:rPr>
  </w:style>
  <w:style w:type="character" w:customStyle="1" w:styleId="Heading7Char">
    <w:name w:val="Heading 7 Char"/>
    <w:basedOn w:val="DefaultParagraphFont"/>
    <w:link w:val="Heading7"/>
    <w:rsid w:val="00AF5247"/>
    <w:rPr>
      <w:rFonts w:asciiTheme="majorBidi" w:eastAsia="Times New Roman" w:hAnsiTheme="majorBidi" w:cs="Times New Roman"/>
      <w:noProof/>
      <w:sz w:val="24"/>
      <w:szCs w:val="24"/>
    </w:rPr>
  </w:style>
  <w:style w:type="character" w:customStyle="1" w:styleId="Heading8Char">
    <w:name w:val="Heading 8 Char"/>
    <w:basedOn w:val="DefaultParagraphFont"/>
    <w:link w:val="Heading8"/>
    <w:rsid w:val="00AF5247"/>
    <w:rPr>
      <w:rFonts w:asciiTheme="majorBidi" w:eastAsia="Times New Roman" w:hAnsiTheme="majorBidi" w:cs="Times New Roman"/>
      <w:i/>
      <w:iCs/>
      <w:noProof/>
      <w:sz w:val="24"/>
      <w:szCs w:val="24"/>
    </w:rPr>
  </w:style>
  <w:style w:type="character" w:customStyle="1" w:styleId="Heading9Char">
    <w:name w:val="Heading 9 Char"/>
    <w:basedOn w:val="DefaultParagraphFont"/>
    <w:link w:val="Heading9"/>
    <w:rsid w:val="00AF5247"/>
    <w:rPr>
      <w:rFonts w:ascii="Arial" w:eastAsia="Times New Roman" w:hAnsi="Arial" w:cs="Arial"/>
      <w:noProof/>
    </w:rPr>
  </w:style>
  <w:style w:type="paragraph" w:styleId="BodyTextIndent">
    <w:name w:val="Body Text Indent"/>
    <w:basedOn w:val="Normal"/>
    <w:link w:val="BodyTextIndentChar"/>
    <w:autoRedefine/>
    <w:qFormat/>
    <w:rsid w:val="0031551B"/>
    <w:pPr>
      <w:spacing w:line="360" w:lineRule="auto"/>
      <w:ind w:left="870" w:firstLine="0"/>
    </w:pPr>
    <w:rPr>
      <w:rFonts w:cs="Times New Roman"/>
    </w:rPr>
  </w:style>
  <w:style w:type="character" w:customStyle="1" w:styleId="BodyTextIndentChar">
    <w:name w:val="Body Text Indent Char"/>
    <w:basedOn w:val="DefaultParagraphFont"/>
    <w:link w:val="BodyTextIndent"/>
    <w:rsid w:val="0031551B"/>
    <w:rPr>
      <w:rFonts w:asciiTheme="majorBidi" w:eastAsia="Times New Roman" w:hAnsiTheme="majorBidi" w:cs="Times New Roman"/>
      <w:noProof/>
      <w:sz w:val="24"/>
      <w:szCs w:val="24"/>
    </w:rPr>
  </w:style>
  <w:style w:type="paragraph" w:styleId="ListBullet">
    <w:name w:val="List Bullet"/>
    <w:basedOn w:val="Normal"/>
    <w:autoRedefine/>
    <w:rsid w:val="00AF5247"/>
    <w:pPr>
      <w:numPr>
        <w:numId w:val="1"/>
      </w:numPr>
    </w:pPr>
  </w:style>
  <w:style w:type="paragraph" w:styleId="HTMLPreformatted">
    <w:name w:val="HTML Preformatted"/>
    <w:basedOn w:val="Normal"/>
    <w:link w:val="HTMLPreformattedChar"/>
    <w:rsid w:val="00AF5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pPr>
    <w:rPr>
      <w:rFonts w:ascii="Courier New" w:eastAsia="Courier New" w:hAnsi="Courier New" w:cs="Courier New"/>
      <w:noProof w:val="0"/>
      <w:sz w:val="20"/>
      <w:szCs w:val="20"/>
    </w:rPr>
  </w:style>
  <w:style w:type="character" w:customStyle="1" w:styleId="HTMLPreformattedChar">
    <w:name w:val="HTML Preformatted Char"/>
    <w:basedOn w:val="DefaultParagraphFont"/>
    <w:link w:val="HTMLPreformatted"/>
    <w:rsid w:val="00AF5247"/>
    <w:rPr>
      <w:rFonts w:ascii="Courier New" w:eastAsia="Courier New" w:hAnsi="Courier New" w:cs="Courier New"/>
      <w:sz w:val="20"/>
      <w:szCs w:val="20"/>
    </w:rPr>
  </w:style>
  <w:style w:type="paragraph" w:customStyle="1" w:styleId="Style1">
    <w:name w:val="Style1"/>
    <w:basedOn w:val="Heading4"/>
    <w:rsid w:val="00AF5247"/>
  </w:style>
  <w:style w:type="paragraph" w:customStyle="1" w:styleId="Style2">
    <w:name w:val="Style2"/>
    <w:basedOn w:val="Heading5"/>
    <w:rsid w:val="00AF5247"/>
  </w:style>
  <w:style w:type="paragraph" w:customStyle="1" w:styleId="Style3">
    <w:name w:val="Style3"/>
    <w:basedOn w:val="Heading6"/>
    <w:rsid w:val="00AF5247"/>
  </w:style>
  <w:style w:type="paragraph" w:customStyle="1" w:styleId="Style4">
    <w:name w:val="Style4"/>
    <w:basedOn w:val="Heading7"/>
    <w:link w:val="Style4Char"/>
    <w:rsid w:val="00AF5247"/>
  </w:style>
  <w:style w:type="paragraph" w:customStyle="1" w:styleId="Style5">
    <w:name w:val="Style5"/>
    <w:basedOn w:val="Heading8"/>
    <w:rsid w:val="00AF5247"/>
  </w:style>
  <w:style w:type="paragraph" w:customStyle="1" w:styleId="Style6">
    <w:name w:val="Style6"/>
    <w:basedOn w:val="Heading9"/>
    <w:rsid w:val="00AF5247"/>
  </w:style>
  <w:style w:type="paragraph" w:styleId="TOC2">
    <w:name w:val="toc 2"/>
    <w:basedOn w:val="Normal"/>
    <w:next w:val="Normal"/>
    <w:autoRedefine/>
    <w:uiPriority w:val="39"/>
    <w:rsid w:val="004627AB"/>
    <w:pPr>
      <w:bidi w:val="0"/>
      <w:ind w:left="240"/>
    </w:pPr>
    <w:rPr>
      <w:rFonts w:cs="Times New Roman"/>
      <w:smallCaps/>
      <w:sz w:val="20"/>
      <w:szCs w:val="20"/>
    </w:rPr>
  </w:style>
  <w:style w:type="paragraph" w:styleId="TOC3">
    <w:name w:val="toc 3"/>
    <w:basedOn w:val="Normal"/>
    <w:next w:val="Normal"/>
    <w:autoRedefine/>
    <w:uiPriority w:val="39"/>
    <w:qFormat/>
    <w:rsid w:val="004627AB"/>
    <w:pPr>
      <w:tabs>
        <w:tab w:val="right" w:leader="dot" w:pos="9736"/>
      </w:tabs>
      <w:bidi w:val="0"/>
      <w:ind w:left="480"/>
    </w:pPr>
    <w:rPr>
      <w:rFonts w:cs="Times New Roman"/>
      <w:i/>
      <w:iCs/>
      <w:sz w:val="20"/>
      <w:szCs w:val="20"/>
    </w:rPr>
  </w:style>
  <w:style w:type="paragraph" w:styleId="TOC4">
    <w:name w:val="toc 4"/>
    <w:basedOn w:val="Normal"/>
    <w:next w:val="Normal"/>
    <w:autoRedefine/>
    <w:uiPriority w:val="39"/>
    <w:rsid w:val="00AF5247"/>
    <w:pPr>
      <w:bidi w:val="0"/>
      <w:ind w:left="720"/>
    </w:pPr>
    <w:rPr>
      <w:rFonts w:cs="Times New Roman"/>
      <w:sz w:val="18"/>
      <w:szCs w:val="18"/>
    </w:rPr>
  </w:style>
  <w:style w:type="paragraph" w:styleId="TOC5">
    <w:name w:val="toc 5"/>
    <w:basedOn w:val="Normal"/>
    <w:next w:val="Normal"/>
    <w:autoRedefine/>
    <w:uiPriority w:val="39"/>
    <w:rsid w:val="00AF5247"/>
    <w:pPr>
      <w:bidi w:val="0"/>
      <w:ind w:left="960"/>
    </w:pPr>
    <w:rPr>
      <w:rFonts w:cs="Times New Roman"/>
      <w:sz w:val="18"/>
      <w:szCs w:val="18"/>
    </w:rPr>
  </w:style>
  <w:style w:type="paragraph" w:styleId="TOC6">
    <w:name w:val="toc 6"/>
    <w:basedOn w:val="Normal"/>
    <w:next w:val="Normal"/>
    <w:autoRedefine/>
    <w:uiPriority w:val="39"/>
    <w:rsid w:val="00AF5247"/>
    <w:pPr>
      <w:bidi w:val="0"/>
      <w:ind w:left="1200"/>
    </w:pPr>
    <w:rPr>
      <w:rFonts w:cs="Times New Roman"/>
      <w:sz w:val="18"/>
      <w:szCs w:val="18"/>
    </w:rPr>
  </w:style>
  <w:style w:type="paragraph" w:styleId="TOC7">
    <w:name w:val="toc 7"/>
    <w:basedOn w:val="Normal"/>
    <w:next w:val="Normal"/>
    <w:autoRedefine/>
    <w:uiPriority w:val="39"/>
    <w:rsid w:val="00AF5247"/>
    <w:pPr>
      <w:bidi w:val="0"/>
      <w:ind w:left="1440"/>
    </w:pPr>
    <w:rPr>
      <w:rFonts w:cs="Times New Roman"/>
      <w:sz w:val="18"/>
      <w:szCs w:val="18"/>
    </w:rPr>
  </w:style>
  <w:style w:type="paragraph" w:styleId="TOC8">
    <w:name w:val="toc 8"/>
    <w:basedOn w:val="Normal"/>
    <w:next w:val="Normal"/>
    <w:autoRedefine/>
    <w:uiPriority w:val="39"/>
    <w:rsid w:val="00AF5247"/>
    <w:pPr>
      <w:bidi w:val="0"/>
      <w:ind w:left="1680"/>
    </w:pPr>
    <w:rPr>
      <w:rFonts w:cs="Times New Roman"/>
      <w:sz w:val="18"/>
      <w:szCs w:val="18"/>
    </w:rPr>
  </w:style>
  <w:style w:type="paragraph" w:styleId="TOC9">
    <w:name w:val="toc 9"/>
    <w:basedOn w:val="Normal"/>
    <w:next w:val="Normal"/>
    <w:autoRedefine/>
    <w:uiPriority w:val="39"/>
    <w:rsid w:val="00AF5247"/>
    <w:pPr>
      <w:bidi w:val="0"/>
      <w:ind w:left="1920"/>
    </w:pPr>
    <w:rPr>
      <w:rFonts w:cs="Times New Roman"/>
      <w:sz w:val="18"/>
      <w:szCs w:val="18"/>
    </w:rPr>
  </w:style>
  <w:style w:type="table" w:styleId="TableGrid">
    <w:name w:val="Table Grid"/>
    <w:basedOn w:val="TableNormal"/>
    <w:rsid w:val="00803EA1"/>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3EA1"/>
    <w:rPr>
      <w:rFonts w:ascii="Tahoma" w:hAnsi="Tahoma" w:cs="Tahoma"/>
      <w:sz w:val="16"/>
      <w:szCs w:val="16"/>
    </w:rPr>
  </w:style>
  <w:style w:type="character" w:customStyle="1" w:styleId="BalloonTextChar">
    <w:name w:val="Balloon Text Char"/>
    <w:basedOn w:val="DefaultParagraphFont"/>
    <w:link w:val="BalloonText"/>
    <w:uiPriority w:val="99"/>
    <w:semiHidden/>
    <w:rsid w:val="00803EA1"/>
    <w:rPr>
      <w:rFonts w:ascii="Tahoma" w:eastAsia="Times New Roman" w:hAnsi="Tahoma" w:cs="Tahoma"/>
      <w:noProof/>
      <w:color w:val="990000"/>
      <w:sz w:val="16"/>
      <w:szCs w:val="16"/>
    </w:rPr>
  </w:style>
  <w:style w:type="paragraph" w:styleId="FootnoteText">
    <w:name w:val="footnote text"/>
    <w:basedOn w:val="Normal"/>
    <w:link w:val="FootnoteTextChar"/>
    <w:semiHidden/>
    <w:rsid w:val="00506D6B"/>
    <w:rPr>
      <w:sz w:val="20"/>
      <w:szCs w:val="20"/>
    </w:rPr>
  </w:style>
  <w:style w:type="character" w:customStyle="1" w:styleId="FootnoteTextChar">
    <w:name w:val="Footnote Text Char"/>
    <w:basedOn w:val="DefaultParagraphFont"/>
    <w:link w:val="FootnoteText"/>
    <w:semiHidden/>
    <w:rsid w:val="00506D6B"/>
    <w:rPr>
      <w:rFonts w:ascii="Times New Roman" w:eastAsia="Times New Roman" w:hAnsi="Times New Roman" w:cs="Narkisim"/>
      <w:noProof/>
      <w:color w:val="990000"/>
      <w:sz w:val="20"/>
      <w:szCs w:val="20"/>
    </w:rPr>
  </w:style>
  <w:style w:type="character" w:styleId="FootnoteReference">
    <w:name w:val="footnote reference"/>
    <w:basedOn w:val="DefaultParagraphFont"/>
    <w:semiHidden/>
    <w:rsid w:val="00506D6B"/>
    <w:rPr>
      <w:vertAlign w:val="superscript"/>
    </w:rPr>
  </w:style>
  <w:style w:type="paragraph" w:styleId="NormalWeb">
    <w:name w:val="Normal (Web)"/>
    <w:basedOn w:val="Normal"/>
    <w:uiPriority w:val="99"/>
    <w:rsid w:val="00904E8B"/>
    <w:pPr>
      <w:bidi w:val="0"/>
      <w:spacing w:before="100" w:beforeAutospacing="1" w:after="100" w:afterAutospacing="1"/>
    </w:pPr>
    <w:rPr>
      <w:rFonts w:ascii="Arial" w:hAnsi="Arial" w:cs="Arial"/>
      <w:noProof w:val="0"/>
      <w:color w:val="000000"/>
    </w:rPr>
  </w:style>
  <w:style w:type="paragraph" w:customStyle="1" w:styleId="Todelete">
    <w:name w:val="To delete"/>
    <w:basedOn w:val="Normal"/>
    <w:link w:val="TodeleteChar"/>
    <w:qFormat/>
    <w:rsid w:val="00C819F8"/>
    <w:pPr>
      <w:spacing w:line="360" w:lineRule="auto"/>
    </w:pPr>
    <w:rPr>
      <w:color w:val="FFCC99"/>
    </w:rPr>
  </w:style>
  <w:style w:type="character" w:customStyle="1" w:styleId="TodeleteChar">
    <w:name w:val="To delete Char"/>
    <w:basedOn w:val="DefaultParagraphFont"/>
    <w:link w:val="Todelete"/>
    <w:rsid w:val="00C819F8"/>
    <w:rPr>
      <w:rFonts w:ascii="Times New Roman" w:eastAsia="Times New Roman" w:hAnsi="Times New Roman" w:cs="Narkisim"/>
      <w:noProof/>
      <w:color w:val="FFCC99"/>
      <w:sz w:val="24"/>
      <w:szCs w:val="24"/>
    </w:rPr>
  </w:style>
  <w:style w:type="paragraph" w:styleId="TOCHeading">
    <w:name w:val="TOC Heading"/>
    <w:basedOn w:val="Heading1"/>
    <w:next w:val="Normal"/>
    <w:uiPriority w:val="39"/>
    <w:semiHidden/>
    <w:unhideWhenUsed/>
    <w:qFormat/>
    <w:rsid w:val="00D54EF5"/>
    <w:pPr>
      <w:keepLines/>
      <w:bidi w:val="0"/>
      <w:spacing w:before="480" w:after="0" w:line="276" w:lineRule="auto"/>
      <w:jc w:val="left"/>
      <w:outlineLvl w:val="9"/>
    </w:pPr>
    <w:rPr>
      <w:rFonts w:asciiTheme="majorHAnsi" w:eastAsiaTheme="majorEastAsia" w:hAnsiTheme="majorHAnsi" w:cstheme="majorBidi"/>
      <w:noProof w:val="0"/>
      <w:color w:val="365F91" w:themeColor="accent1" w:themeShade="BF"/>
      <w:kern w:val="0"/>
      <w:sz w:val="28"/>
      <w:szCs w:val="28"/>
      <w:lang w:bidi="ar-SA"/>
    </w:rPr>
  </w:style>
  <w:style w:type="paragraph" w:styleId="ListParagraph">
    <w:name w:val="List Paragraph"/>
    <w:basedOn w:val="Normal"/>
    <w:uiPriority w:val="34"/>
    <w:qFormat/>
    <w:rsid w:val="00FB56C5"/>
    <w:pPr>
      <w:ind w:left="720"/>
      <w:contextualSpacing/>
    </w:pPr>
  </w:style>
  <w:style w:type="paragraph" w:styleId="Title">
    <w:name w:val="Title"/>
    <w:basedOn w:val="Normal"/>
    <w:next w:val="Normal"/>
    <w:link w:val="TitleChar"/>
    <w:uiPriority w:val="10"/>
    <w:qFormat/>
    <w:rsid w:val="007548C7"/>
    <w:pPr>
      <w:pBdr>
        <w:bottom w:val="single" w:sz="8" w:space="4" w:color="4F81BD" w:themeColor="accent1"/>
      </w:pBdr>
      <w:spacing w:after="300"/>
      <w:contextualSpacing/>
    </w:pPr>
    <w:rPr>
      <w:rFonts w:asciiTheme="majorHAnsi" w:eastAsiaTheme="majorEastAsia" w:hAnsiTheme="majorHAnsi"/>
      <w:color w:val="17365D" w:themeColor="text2" w:themeShade="BF"/>
      <w:spacing w:val="5"/>
      <w:kern w:val="28"/>
      <w:sz w:val="52"/>
      <w:szCs w:val="52"/>
    </w:rPr>
  </w:style>
  <w:style w:type="character" w:customStyle="1" w:styleId="TitleChar">
    <w:name w:val="Title Char"/>
    <w:basedOn w:val="DefaultParagraphFont"/>
    <w:link w:val="Title"/>
    <w:uiPriority w:val="10"/>
    <w:rsid w:val="007548C7"/>
    <w:rPr>
      <w:rFonts w:asciiTheme="majorHAnsi" w:eastAsiaTheme="majorEastAsia" w:hAnsiTheme="majorHAnsi" w:cstheme="majorBidi"/>
      <w:noProof/>
      <w:color w:val="17365D" w:themeColor="text2" w:themeShade="BF"/>
      <w:spacing w:val="5"/>
      <w:kern w:val="28"/>
      <w:sz w:val="52"/>
      <w:szCs w:val="52"/>
    </w:rPr>
  </w:style>
  <w:style w:type="character" w:styleId="PlaceholderText">
    <w:name w:val="Placeholder Text"/>
    <w:basedOn w:val="DefaultParagraphFont"/>
    <w:uiPriority w:val="99"/>
    <w:semiHidden/>
    <w:rsid w:val="00535468"/>
    <w:rPr>
      <w:color w:val="808080"/>
    </w:rPr>
  </w:style>
  <w:style w:type="character" w:customStyle="1" w:styleId="Style4Char">
    <w:name w:val="Style4 Char"/>
    <w:basedOn w:val="Heading7Char"/>
    <w:link w:val="Style4"/>
    <w:rsid w:val="003D5955"/>
    <w:rPr>
      <w:rFonts w:asciiTheme="majorBidi" w:eastAsia="Times New Roman" w:hAnsiTheme="majorBidi" w:cs="Times New Roman"/>
      <w:noProof/>
      <w:color w:val="990000"/>
      <w:sz w:val="24"/>
      <w:szCs w:val="24"/>
    </w:rPr>
  </w:style>
  <w:style w:type="paragraph" w:styleId="Revision">
    <w:name w:val="Revision"/>
    <w:hidden/>
    <w:uiPriority w:val="99"/>
    <w:semiHidden/>
    <w:rsid w:val="00C172FD"/>
    <w:pPr>
      <w:spacing w:after="0" w:line="240" w:lineRule="auto"/>
    </w:pPr>
    <w:rPr>
      <w:rFonts w:asciiTheme="majorBidi" w:eastAsia="Times New Roman" w:hAnsiTheme="majorBidi" w:cstheme="majorBidi"/>
      <w:noProof/>
      <w:sz w:val="24"/>
      <w:szCs w:val="24"/>
    </w:rPr>
  </w:style>
  <w:style w:type="paragraph" w:styleId="DocumentMap">
    <w:name w:val="Document Map"/>
    <w:basedOn w:val="Normal"/>
    <w:link w:val="DocumentMapChar"/>
    <w:uiPriority w:val="99"/>
    <w:semiHidden/>
    <w:unhideWhenUsed/>
    <w:rsid w:val="002A5591"/>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A5591"/>
    <w:rPr>
      <w:rFonts w:ascii="Tahoma" w:eastAsia="Times New Roman" w:hAnsi="Tahoma" w:cs="Tahoma"/>
      <w:noProof/>
      <w:sz w:val="16"/>
      <w:szCs w:val="16"/>
    </w:rPr>
  </w:style>
  <w:style w:type="character" w:customStyle="1" w:styleId="apple-converted-space">
    <w:name w:val="apple-converted-space"/>
    <w:basedOn w:val="DefaultParagraphFont"/>
    <w:rsid w:val="00C23DB2"/>
  </w:style>
  <w:style w:type="character" w:styleId="Emphasis">
    <w:name w:val="Emphasis"/>
    <w:basedOn w:val="DefaultParagraphFont"/>
    <w:uiPriority w:val="20"/>
    <w:qFormat/>
    <w:rsid w:val="00C23DB2"/>
    <w:rPr>
      <w:i/>
      <w:iCs/>
    </w:rPr>
  </w:style>
  <w:style w:type="character" w:customStyle="1" w:styleId="il">
    <w:name w:val="il"/>
    <w:basedOn w:val="DefaultParagraphFont"/>
    <w:rsid w:val="00B603A6"/>
  </w:style>
  <w:style w:type="paragraph" w:styleId="IntenseQuote">
    <w:name w:val="Intense Quote"/>
    <w:basedOn w:val="Normal"/>
    <w:next w:val="Normal"/>
    <w:link w:val="IntenseQuoteChar"/>
    <w:uiPriority w:val="30"/>
    <w:qFormat/>
    <w:rsid w:val="00335555"/>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35555"/>
    <w:rPr>
      <w:rFonts w:asciiTheme="majorBidi" w:eastAsia="Times New Roman" w:hAnsiTheme="majorBidi" w:cstheme="majorBidi"/>
      <w:b/>
      <w:bCs/>
      <w:i/>
      <w:iCs/>
      <w:noProof/>
      <w:color w:val="4F81BD" w:themeColor="accent1"/>
      <w:sz w:val="24"/>
      <w:szCs w:val="24"/>
    </w:rPr>
  </w:style>
  <w:style w:type="character" w:styleId="BookTitle">
    <w:name w:val="Book Title"/>
    <w:basedOn w:val="DefaultParagraphFont"/>
    <w:uiPriority w:val="33"/>
    <w:qFormat/>
    <w:rsid w:val="00335555"/>
    <w:rPr>
      <w:b/>
      <w:bCs/>
      <w:smallCaps/>
      <w:spacing w:val="5"/>
    </w:rPr>
  </w:style>
  <w:style w:type="character" w:styleId="FollowedHyperlink">
    <w:name w:val="FollowedHyperlink"/>
    <w:basedOn w:val="DefaultParagraphFont"/>
    <w:uiPriority w:val="99"/>
    <w:semiHidden/>
    <w:unhideWhenUsed/>
    <w:rsid w:val="00AF10C4"/>
    <w:rPr>
      <w:color w:val="800080" w:themeColor="followedHyperlink"/>
      <w:u w:val="single"/>
    </w:rPr>
  </w:style>
  <w:style w:type="character" w:styleId="Strong">
    <w:name w:val="Strong"/>
    <w:basedOn w:val="DefaultParagraphFont"/>
    <w:uiPriority w:val="22"/>
    <w:qFormat/>
    <w:rsid w:val="00053B76"/>
    <w:rPr>
      <w:b/>
      <w:bCs/>
    </w:rPr>
  </w:style>
  <w:style w:type="character" w:customStyle="1" w:styleId="gt-baf-word-clickable">
    <w:name w:val="gt-baf-word-clickable"/>
    <w:basedOn w:val="DefaultParagraphFont"/>
    <w:rsid w:val="00CD59C1"/>
  </w:style>
  <w:style w:type="character" w:customStyle="1" w:styleId="gt-baf-back">
    <w:name w:val="gt-baf-back"/>
    <w:basedOn w:val="DefaultParagraphFont"/>
    <w:rsid w:val="00CD59C1"/>
  </w:style>
  <w:style w:type="character" w:styleId="CommentReference">
    <w:name w:val="annotation reference"/>
    <w:basedOn w:val="DefaultParagraphFont"/>
    <w:uiPriority w:val="99"/>
    <w:semiHidden/>
    <w:unhideWhenUsed/>
    <w:rsid w:val="00B00D69"/>
    <w:rPr>
      <w:sz w:val="16"/>
      <w:szCs w:val="16"/>
    </w:rPr>
  </w:style>
  <w:style w:type="paragraph" w:styleId="CommentText">
    <w:name w:val="annotation text"/>
    <w:basedOn w:val="Normal"/>
    <w:link w:val="CommentTextChar"/>
    <w:uiPriority w:val="99"/>
    <w:semiHidden/>
    <w:unhideWhenUsed/>
    <w:rsid w:val="00B00D69"/>
    <w:pPr>
      <w:spacing w:line="240" w:lineRule="auto"/>
    </w:pPr>
    <w:rPr>
      <w:sz w:val="20"/>
      <w:szCs w:val="20"/>
    </w:rPr>
  </w:style>
  <w:style w:type="character" w:customStyle="1" w:styleId="CommentTextChar">
    <w:name w:val="Comment Text Char"/>
    <w:basedOn w:val="DefaultParagraphFont"/>
    <w:link w:val="CommentText"/>
    <w:uiPriority w:val="99"/>
    <w:semiHidden/>
    <w:rsid w:val="00B00D69"/>
    <w:rPr>
      <w:rFonts w:asciiTheme="majorBidi" w:eastAsia="Times New Roman" w:hAnsiTheme="majorBidi" w:cstheme="majorBidi"/>
      <w:noProof/>
      <w:sz w:val="20"/>
      <w:szCs w:val="20"/>
    </w:rPr>
  </w:style>
  <w:style w:type="paragraph" w:styleId="CommentSubject">
    <w:name w:val="annotation subject"/>
    <w:basedOn w:val="CommentText"/>
    <w:next w:val="CommentText"/>
    <w:link w:val="CommentSubjectChar"/>
    <w:uiPriority w:val="99"/>
    <w:semiHidden/>
    <w:unhideWhenUsed/>
    <w:rsid w:val="00B00D69"/>
    <w:rPr>
      <w:b/>
      <w:bCs/>
    </w:rPr>
  </w:style>
  <w:style w:type="character" w:customStyle="1" w:styleId="CommentSubjectChar">
    <w:name w:val="Comment Subject Char"/>
    <w:basedOn w:val="CommentTextChar"/>
    <w:link w:val="CommentSubject"/>
    <w:uiPriority w:val="99"/>
    <w:semiHidden/>
    <w:rsid w:val="00B00D69"/>
    <w:rPr>
      <w:rFonts w:asciiTheme="majorBidi" w:eastAsia="Times New Roman" w:hAnsiTheme="majorBidi" w:cstheme="majorBidi"/>
      <w:b/>
      <w:bCs/>
      <w:noProof/>
      <w:sz w:val="20"/>
      <w:szCs w:val="20"/>
    </w:rPr>
  </w:style>
  <w:style w:type="paragraph" w:styleId="EndnoteText">
    <w:name w:val="endnote text"/>
    <w:basedOn w:val="Normal"/>
    <w:link w:val="EndnoteTextChar"/>
    <w:uiPriority w:val="99"/>
    <w:semiHidden/>
    <w:unhideWhenUsed/>
    <w:rsid w:val="00CF2021"/>
    <w:pPr>
      <w:spacing w:line="240" w:lineRule="auto"/>
    </w:pPr>
    <w:rPr>
      <w:sz w:val="20"/>
      <w:szCs w:val="20"/>
    </w:rPr>
  </w:style>
  <w:style w:type="character" w:customStyle="1" w:styleId="EndnoteTextChar">
    <w:name w:val="Endnote Text Char"/>
    <w:basedOn w:val="DefaultParagraphFont"/>
    <w:link w:val="EndnoteText"/>
    <w:uiPriority w:val="99"/>
    <w:semiHidden/>
    <w:rsid w:val="00CF2021"/>
    <w:rPr>
      <w:rFonts w:asciiTheme="majorBidi" w:eastAsia="Times New Roman" w:hAnsiTheme="majorBidi" w:cstheme="majorBidi"/>
      <w:noProof/>
      <w:sz w:val="20"/>
      <w:szCs w:val="20"/>
    </w:rPr>
  </w:style>
  <w:style w:type="character" w:styleId="EndnoteReference">
    <w:name w:val="endnote reference"/>
    <w:basedOn w:val="DefaultParagraphFont"/>
    <w:uiPriority w:val="99"/>
    <w:semiHidden/>
    <w:unhideWhenUsed/>
    <w:rsid w:val="00CF2021"/>
    <w:rPr>
      <w:vertAlign w:val="superscript"/>
    </w:rPr>
  </w:style>
  <w:style w:type="character" w:styleId="UnresolvedMention">
    <w:name w:val="Unresolved Mention"/>
    <w:basedOn w:val="DefaultParagraphFont"/>
    <w:uiPriority w:val="99"/>
    <w:semiHidden/>
    <w:unhideWhenUsed/>
    <w:rsid w:val="004455FB"/>
    <w:rPr>
      <w:color w:val="808080"/>
      <w:shd w:val="clear" w:color="auto" w:fill="E6E6E6"/>
    </w:rPr>
  </w:style>
  <w:style w:type="paragraph" w:styleId="BodyText">
    <w:name w:val="Body Text"/>
    <w:basedOn w:val="Normal"/>
    <w:link w:val="BodyTextChar"/>
    <w:uiPriority w:val="99"/>
    <w:semiHidden/>
    <w:unhideWhenUsed/>
    <w:rsid w:val="00715D9C"/>
    <w:pPr>
      <w:spacing w:after="120"/>
    </w:pPr>
  </w:style>
  <w:style w:type="character" w:customStyle="1" w:styleId="BodyTextChar">
    <w:name w:val="Body Text Char"/>
    <w:basedOn w:val="DefaultParagraphFont"/>
    <w:link w:val="BodyText"/>
    <w:uiPriority w:val="99"/>
    <w:semiHidden/>
    <w:rsid w:val="00715D9C"/>
    <w:rPr>
      <w:rFonts w:asciiTheme="majorBidi" w:eastAsia="Times New Roman" w:hAnsiTheme="majorBidi" w:cstheme="majorBidi"/>
      <w:noProo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60056">
      <w:bodyDiv w:val="1"/>
      <w:marLeft w:val="0"/>
      <w:marRight w:val="0"/>
      <w:marTop w:val="0"/>
      <w:marBottom w:val="0"/>
      <w:divBdr>
        <w:top w:val="none" w:sz="0" w:space="0" w:color="auto"/>
        <w:left w:val="none" w:sz="0" w:space="0" w:color="auto"/>
        <w:bottom w:val="none" w:sz="0" w:space="0" w:color="auto"/>
        <w:right w:val="none" w:sz="0" w:space="0" w:color="auto"/>
      </w:divBdr>
    </w:div>
    <w:div w:id="3483647">
      <w:bodyDiv w:val="1"/>
      <w:marLeft w:val="0"/>
      <w:marRight w:val="0"/>
      <w:marTop w:val="0"/>
      <w:marBottom w:val="0"/>
      <w:divBdr>
        <w:top w:val="none" w:sz="0" w:space="0" w:color="auto"/>
        <w:left w:val="none" w:sz="0" w:space="0" w:color="auto"/>
        <w:bottom w:val="none" w:sz="0" w:space="0" w:color="auto"/>
        <w:right w:val="none" w:sz="0" w:space="0" w:color="auto"/>
      </w:divBdr>
    </w:div>
    <w:div w:id="3821138">
      <w:bodyDiv w:val="1"/>
      <w:marLeft w:val="0"/>
      <w:marRight w:val="0"/>
      <w:marTop w:val="0"/>
      <w:marBottom w:val="0"/>
      <w:divBdr>
        <w:top w:val="none" w:sz="0" w:space="0" w:color="auto"/>
        <w:left w:val="none" w:sz="0" w:space="0" w:color="auto"/>
        <w:bottom w:val="none" w:sz="0" w:space="0" w:color="auto"/>
        <w:right w:val="none" w:sz="0" w:space="0" w:color="auto"/>
      </w:divBdr>
      <w:divsChild>
        <w:div w:id="351498133">
          <w:marLeft w:val="0"/>
          <w:marRight w:val="0"/>
          <w:marTop w:val="0"/>
          <w:marBottom w:val="0"/>
          <w:divBdr>
            <w:top w:val="none" w:sz="0" w:space="0" w:color="auto"/>
            <w:left w:val="none" w:sz="0" w:space="0" w:color="auto"/>
            <w:bottom w:val="none" w:sz="0" w:space="0" w:color="auto"/>
            <w:right w:val="none" w:sz="0" w:space="0" w:color="auto"/>
          </w:divBdr>
        </w:div>
        <w:div w:id="593828554">
          <w:marLeft w:val="0"/>
          <w:marRight w:val="0"/>
          <w:marTop w:val="0"/>
          <w:marBottom w:val="0"/>
          <w:divBdr>
            <w:top w:val="none" w:sz="0" w:space="0" w:color="auto"/>
            <w:left w:val="none" w:sz="0" w:space="0" w:color="auto"/>
            <w:bottom w:val="dotted" w:sz="6" w:space="0" w:color="4B4E50"/>
            <w:right w:val="none" w:sz="0" w:space="0" w:color="auto"/>
          </w:divBdr>
          <w:divsChild>
            <w:div w:id="412824918">
              <w:marLeft w:val="0"/>
              <w:marRight w:val="0"/>
              <w:marTop w:val="0"/>
              <w:marBottom w:val="0"/>
              <w:divBdr>
                <w:top w:val="none" w:sz="0" w:space="0" w:color="auto"/>
                <w:left w:val="none" w:sz="0" w:space="0" w:color="auto"/>
                <w:bottom w:val="none" w:sz="0" w:space="0" w:color="auto"/>
                <w:right w:val="none" w:sz="0" w:space="0" w:color="auto"/>
              </w:divBdr>
              <w:divsChild>
                <w:div w:id="1655068432">
                  <w:marLeft w:val="0"/>
                  <w:marRight w:val="0"/>
                  <w:marTop w:val="0"/>
                  <w:marBottom w:val="0"/>
                  <w:divBdr>
                    <w:top w:val="none" w:sz="0" w:space="0" w:color="auto"/>
                    <w:left w:val="none" w:sz="0" w:space="0" w:color="auto"/>
                    <w:bottom w:val="none" w:sz="0" w:space="0" w:color="auto"/>
                    <w:right w:val="none" w:sz="0" w:space="0" w:color="auto"/>
                  </w:divBdr>
                </w:div>
              </w:divsChild>
            </w:div>
            <w:div w:id="1080757004">
              <w:marLeft w:val="0"/>
              <w:marRight w:val="0"/>
              <w:marTop w:val="0"/>
              <w:marBottom w:val="0"/>
              <w:divBdr>
                <w:top w:val="none" w:sz="0" w:space="0" w:color="auto"/>
                <w:left w:val="none" w:sz="0" w:space="0" w:color="auto"/>
                <w:bottom w:val="none" w:sz="0" w:space="0" w:color="auto"/>
                <w:right w:val="none" w:sz="0" w:space="0" w:color="auto"/>
              </w:divBdr>
            </w:div>
            <w:div w:id="1369138931">
              <w:marLeft w:val="0"/>
              <w:marRight w:val="0"/>
              <w:marTop w:val="0"/>
              <w:marBottom w:val="0"/>
              <w:divBdr>
                <w:top w:val="none" w:sz="0" w:space="0" w:color="auto"/>
                <w:left w:val="none" w:sz="0" w:space="0" w:color="auto"/>
                <w:bottom w:val="none" w:sz="0" w:space="0" w:color="auto"/>
                <w:right w:val="none" w:sz="0" w:space="0" w:color="auto"/>
              </w:divBdr>
              <w:divsChild>
                <w:div w:id="117080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752112">
          <w:marLeft w:val="0"/>
          <w:marRight w:val="0"/>
          <w:marTop w:val="0"/>
          <w:marBottom w:val="75"/>
          <w:divBdr>
            <w:top w:val="none" w:sz="0" w:space="0" w:color="auto"/>
            <w:left w:val="none" w:sz="0" w:space="0" w:color="auto"/>
            <w:bottom w:val="none" w:sz="0" w:space="0" w:color="auto"/>
            <w:right w:val="none" w:sz="0" w:space="0" w:color="auto"/>
          </w:divBdr>
        </w:div>
      </w:divsChild>
    </w:div>
    <w:div w:id="10425432">
      <w:bodyDiv w:val="1"/>
      <w:marLeft w:val="0"/>
      <w:marRight w:val="0"/>
      <w:marTop w:val="0"/>
      <w:marBottom w:val="0"/>
      <w:divBdr>
        <w:top w:val="none" w:sz="0" w:space="0" w:color="auto"/>
        <w:left w:val="none" w:sz="0" w:space="0" w:color="auto"/>
        <w:bottom w:val="none" w:sz="0" w:space="0" w:color="auto"/>
        <w:right w:val="none" w:sz="0" w:space="0" w:color="auto"/>
      </w:divBdr>
      <w:divsChild>
        <w:div w:id="12728353">
          <w:marLeft w:val="0"/>
          <w:marRight w:val="0"/>
          <w:marTop w:val="0"/>
          <w:marBottom w:val="0"/>
          <w:divBdr>
            <w:top w:val="none" w:sz="0" w:space="0" w:color="auto"/>
            <w:left w:val="none" w:sz="0" w:space="0" w:color="auto"/>
            <w:bottom w:val="none" w:sz="0" w:space="0" w:color="auto"/>
            <w:right w:val="none" w:sz="0" w:space="0" w:color="auto"/>
          </w:divBdr>
        </w:div>
        <w:div w:id="43675763">
          <w:marLeft w:val="60"/>
          <w:marRight w:val="0"/>
          <w:marTop w:val="15"/>
          <w:marBottom w:val="0"/>
          <w:divBdr>
            <w:top w:val="none" w:sz="0" w:space="0" w:color="auto"/>
            <w:left w:val="none" w:sz="0" w:space="0" w:color="auto"/>
            <w:bottom w:val="none" w:sz="0" w:space="0" w:color="auto"/>
            <w:right w:val="none" w:sz="0" w:space="0" w:color="auto"/>
          </w:divBdr>
        </w:div>
        <w:div w:id="218518218">
          <w:marLeft w:val="60"/>
          <w:marRight w:val="0"/>
          <w:marTop w:val="15"/>
          <w:marBottom w:val="0"/>
          <w:divBdr>
            <w:top w:val="none" w:sz="0" w:space="0" w:color="auto"/>
            <w:left w:val="none" w:sz="0" w:space="0" w:color="auto"/>
            <w:bottom w:val="none" w:sz="0" w:space="0" w:color="auto"/>
            <w:right w:val="none" w:sz="0" w:space="0" w:color="auto"/>
          </w:divBdr>
        </w:div>
        <w:div w:id="368647826">
          <w:marLeft w:val="0"/>
          <w:marRight w:val="0"/>
          <w:marTop w:val="0"/>
          <w:marBottom w:val="0"/>
          <w:divBdr>
            <w:top w:val="none" w:sz="0" w:space="0" w:color="auto"/>
            <w:left w:val="none" w:sz="0" w:space="0" w:color="auto"/>
            <w:bottom w:val="none" w:sz="0" w:space="0" w:color="auto"/>
            <w:right w:val="none" w:sz="0" w:space="0" w:color="auto"/>
          </w:divBdr>
        </w:div>
        <w:div w:id="511606144">
          <w:marLeft w:val="60"/>
          <w:marRight w:val="0"/>
          <w:marTop w:val="15"/>
          <w:marBottom w:val="0"/>
          <w:divBdr>
            <w:top w:val="none" w:sz="0" w:space="0" w:color="auto"/>
            <w:left w:val="none" w:sz="0" w:space="0" w:color="auto"/>
            <w:bottom w:val="none" w:sz="0" w:space="0" w:color="auto"/>
            <w:right w:val="none" w:sz="0" w:space="0" w:color="auto"/>
          </w:divBdr>
        </w:div>
        <w:div w:id="559295011">
          <w:marLeft w:val="0"/>
          <w:marRight w:val="0"/>
          <w:marTop w:val="0"/>
          <w:marBottom w:val="0"/>
          <w:divBdr>
            <w:top w:val="none" w:sz="0" w:space="0" w:color="auto"/>
            <w:left w:val="none" w:sz="0" w:space="0" w:color="auto"/>
            <w:bottom w:val="none" w:sz="0" w:space="0" w:color="auto"/>
            <w:right w:val="none" w:sz="0" w:space="0" w:color="auto"/>
          </w:divBdr>
        </w:div>
        <w:div w:id="853567582">
          <w:marLeft w:val="60"/>
          <w:marRight w:val="0"/>
          <w:marTop w:val="15"/>
          <w:marBottom w:val="0"/>
          <w:divBdr>
            <w:top w:val="none" w:sz="0" w:space="0" w:color="auto"/>
            <w:left w:val="none" w:sz="0" w:space="0" w:color="auto"/>
            <w:bottom w:val="none" w:sz="0" w:space="0" w:color="auto"/>
            <w:right w:val="none" w:sz="0" w:space="0" w:color="auto"/>
          </w:divBdr>
        </w:div>
        <w:div w:id="936062008">
          <w:marLeft w:val="0"/>
          <w:marRight w:val="0"/>
          <w:marTop w:val="0"/>
          <w:marBottom w:val="0"/>
          <w:divBdr>
            <w:top w:val="none" w:sz="0" w:space="0" w:color="auto"/>
            <w:left w:val="none" w:sz="0" w:space="0" w:color="auto"/>
            <w:bottom w:val="none" w:sz="0" w:space="0" w:color="auto"/>
            <w:right w:val="none" w:sz="0" w:space="0" w:color="auto"/>
          </w:divBdr>
        </w:div>
        <w:div w:id="1058935797">
          <w:marLeft w:val="0"/>
          <w:marRight w:val="0"/>
          <w:marTop w:val="0"/>
          <w:marBottom w:val="0"/>
          <w:divBdr>
            <w:top w:val="none" w:sz="0" w:space="0" w:color="auto"/>
            <w:left w:val="none" w:sz="0" w:space="0" w:color="auto"/>
            <w:bottom w:val="none" w:sz="0" w:space="0" w:color="auto"/>
            <w:right w:val="none" w:sz="0" w:space="0" w:color="auto"/>
          </w:divBdr>
        </w:div>
        <w:div w:id="1366637742">
          <w:marLeft w:val="0"/>
          <w:marRight w:val="0"/>
          <w:marTop w:val="0"/>
          <w:marBottom w:val="0"/>
          <w:divBdr>
            <w:top w:val="none" w:sz="0" w:space="0" w:color="auto"/>
            <w:left w:val="none" w:sz="0" w:space="0" w:color="auto"/>
            <w:bottom w:val="none" w:sz="0" w:space="0" w:color="auto"/>
            <w:right w:val="none" w:sz="0" w:space="0" w:color="auto"/>
          </w:divBdr>
        </w:div>
        <w:div w:id="1407386836">
          <w:marLeft w:val="60"/>
          <w:marRight w:val="0"/>
          <w:marTop w:val="15"/>
          <w:marBottom w:val="0"/>
          <w:divBdr>
            <w:top w:val="none" w:sz="0" w:space="0" w:color="auto"/>
            <w:left w:val="none" w:sz="0" w:space="0" w:color="auto"/>
            <w:bottom w:val="none" w:sz="0" w:space="0" w:color="auto"/>
            <w:right w:val="none" w:sz="0" w:space="0" w:color="auto"/>
          </w:divBdr>
        </w:div>
        <w:div w:id="1428581295">
          <w:marLeft w:val="0"/>
          <w:marRight w:val="0"/>
          <w:marTop w:val="0"/>
          <w:marBottom w:val="0"/>
          <w:divBdr>
            <w:top w:val="none" w:sz="0" w:space="0" w:color="auto"/>
            <w:left w:val="none" w:sz="0" w:space="0" w:color="auto"/>
            <w:bottom w:val="none" w:sz="0" w:space="0" w:color="auto"/>
            <w:right w:val="none" w:sz="0" w:space="0" w:color="auto"/>
          </w:divBdr>
        </w:div>
        <w:div w:id="2004623513">
          <w:marLeft w:val="60"/>
          <w:marRight w:val="0"/>
          <w:marTop w:val="15"/>
          <w:marBottom w:val="0"/>
          <w:divBdr>
            <w:top w:val="none" w:sz="0" w:space="0" w:color="auto"/>
            <w:left w:val="none" w:sz="0" w:space="0" w:color="auto"/>
            <w:bottom w:val="none" w:sz="0" w:space="0" w:color="auto"/>
            <w:right w:val="none" w:sz="0" w:space="0" w:color="auto"/>
          </w:divBdr>
        </w:div>
      </w:divsChild>
    </w:div>
    <w:div w:id="50540379">
      <w:bodyDiv w:val="1"/>
      <w:marLeft w:val="0"/>
      <w:marRight w:val="0"/>
      <w:marTop w:val="0"/>
      <w:marBottom w:val="0"/>
      <w:divBdr>
        <w:top w:val="none" w:sz="0" w:space="0" w:color="auto"/>
        <w:left w:val="none" w:sz="0" w:space="0" w:color="auto"/>
        <w:bottom w:val="none" w:sz="0" w:space="0" w:color="auto"/>
        <w:right w:val="none" w:sz="0" w:space="0" w:color="auto"/>
      </w:divBdr>
      <w:divsChild>
        <w:div w:id="1082684470">
          <w:marLeft w:val="0"/>
          <w:marRight w:val="0"/>
          <w:marTop w:val="0"/>
          <w:marBottom w:val="0"/>
          <w:divBdr>
            <w:top w:val="none" w:sz="0" w:space="0" w:color="auto"/>
            <w:left w:val="none" w:sz="0" w:space="0" w:color="auto"/>
            <w:bottom w:val="none" w:sz="0" w:space="0" w:color="auto"/>
            <w:right w:val="none" w:sz="0" w:space="0" w:color="auto"/>
          </w:divBdr>
        </w:div>
        <w:div w:id="1747680688">
          <w:marLeft w:val="0"/>
          <w:marRight w:val="0"/>
          <w:marTop w:val="0"/>
          <w:marBottom w:val="0"/>
          <w:divBdr>
            <w:top w:val="none" w:sz="0" w:space="0" w:color="auto"/>
            <w:left w:val="none" w:sz="0" w:space="0" w:color="auto"/>
            <w:bottom w:val="none" w:sz="0" w:space="0" w:color="auto"/>
            <w:right w:val="none" w:sz="0" w:space="0" w:color="auto"/>
          </w:divBdr>
        </w:div>
      </w:divsChild>
    </w:div>
    <w:div w:id="76630825">
      <w:bodyDiv w:val="1"/>
      <w:marLeft w:val="0"/>
      <w:marRight w:val="0"/>
      <w:marTop w:val="0"/>
      <w:marBottom w:val="0"/>
      <w:divBdr>
        <w:top w:val="none" w:sz="0" w:space="0" w:color="auto"/>
        <w:left w:val="none" w:sz="0" w:space="0" w:color="auto"/>
        <w:bottom w:val="none" w:sz="0" w:space="0" w:color="auto"/>
        <w:right w:val="none" w:sz="0" w:space="0" w:color="auto"/>
      </w:divBdr>
    </w:div>
    <w:div w:id="84150210">
      <w:bodyDiv w:val="1"/>
      <w:marLeft w:val="0"/>
      <w:marRight w:val="0"/>
      <w:marTop w:val="0"/>
      <w:marBottom w:val="0"/>
      <w:divBdr>
        <w:top w:val="none" w:sz="0" w:space="0" w:color="auto"/>
        <w:left w:val="none" w:sz="0" w:space="0" w:color="auto"/>
        <w:bottom w:val="none" w:sz="0" w:space="0" w:color="auto"/>
        <w:right w:val="none" w:sz="0" w:space="0" w:color="auto"/>
      </w:divBdr>
      <w:divsChild>
        <w:div w:id="949630989">
          <w:marLeft w:val="0"/>
          <w:marRight w:val="0"/>
          <w:marTop w:val="240"/>
          <w:marBottom w:val="240"/>
          <w:divBdr>
            <w:top w:val="none" w:sz="0" w:space="0" w:color="auto"/>
            <w:left w:val="none" w:sz="0" w:space="0" w:color="auto"/>
            <w:bottom w:val="none" w:sz="0" w:space="0" w:color="auto"/>
            <w:right w:val="none" w:sz="0" w:space="0" w:color="auto"/>
          </w:divBdr>
        </w:div>
        <w:div w:id="1824853126">
          <w:marLeft w:val="0"/>
          <w:marRight w:val="0"/>
          <w:marTop w:val="240"/>
          <w:marBottom w:val="240"/>
          <w:divBdr>
            <w:top w:val="none" w:sz="0" w:space="0" w:color="auto"/>
            <w:left w:val="none" w:sz="0" w:space="0" w:color="auto"/>
            <w:bottom w:val="none" w:sz="0" w:space="0" w:color="auto"/>
            <w:right w:val="none" w:sz="0" w:space="0" w:color="auto"/>
          </w:divBdr>
        </w:div>
      </w:divsChild>
    </w:div>
    <w:div w:id="84151184">
      <w:bodyDiv w:val="1"/>
      <w:marLeft w:val="0"/>
      <w:marRight w:val="0"/>
      <w:marTop w:val="0"/>
      <w:marBottom w:val="0"/>
      <w:divBdr>
        <w:top w:val="none" w:sz="0" w:space="0" w:color="auto"/>
        <w:left w:val="none" w:sz="0" w:space="0" w:color="auto"/>
        <w:bottom w:val="none" w:sz="0" w:space="0" w:color="auto"/>
        <w:right w:val="none" w:sz="0" w:space="0" w:color="auto"/>
      </w:divBdr>
      <w:divsChild>
        <w:div w:id="149758905">
          <w:marLeft w:val="0"/>
          <w:marRight w:val="0"/>
          <w:marTop w:val="0"/>
          <w:marBottom w:val="0"/>
          <w:divBdr>
            <w:top w:val="single" w:sz="6" w:space="0" w:color="EBEBEB"/>
            <w:left w:val="none" w:sz="0" w:space="0" w:color="auto"/>
            <w:bottom w:val="none" w:sz="0" w:space="0" w:color="auto"/>
            <w:right w:val="none" w:sz="0" w:space="0" w:color="auto"/>
          </w:divBdr>
          <w:divsChild>
            <w:div w:id="1494417628">
              <w:marLeft w:val="0"/>
              <w:marRight w:val="0"/>
              <w:marTop w:val="0"/>
              <w:marBottom w:val="0"/>
              <w:divBdr>
                <w:top w:val="none" w:sz="0" w:space="0" w:color="auto"/>
                <w:left w:val="none" w:sz="0" w:space="0" w:color="auto"/>
                <w:bottom w:val="none" w:sz="0" w:space="0" w:color="auto"/>
                <w:right w:val="none" w:sz="0" w:space="0" w:color="auto"/>
              </w:divBdr>
              <w:divsChild>
                <w:div w:id="1901597750">
                  <w:marLeft w:val="0"/>
                  <w:marRight w:val="0"/>
                  <w:marTop w:val="0"/>
                  <w:marBottom w:val="0"/>
                  <w:divBdr>
                    <w:top w:val="none" w:sz="0" w:space="0" w:color="auto"/>
                    <w:left w:val="none" w:sz="0" w:space="0" w:color="auto"/>
                    <w:bottom w:val="none" w:sz="0" w:space="0" w:color="auto"/>
                    <w:right w:val="none" w:sz="0" w:space="0" w:color="auto"/>
                  </w:divBdr>
                  <w:divsChild>
                    <w:div w:id="2048604777">
                      <w:marLeft w:val="0"/>
                      <w:marRight w:val="0"/>
                      <w:marTop w:val="0"/>
                      <w:marBottom w:val="0"/>
                      <w:divBdr>
                        <w:top w:val="none" w:sz="0" w:space="0" w:color="auto"/>
                        <w:left w:val="none" w:sz="0" w:space="0" w:color="auto"/>
                        <w:bottom w:val="none" w:sz="0" w:space="0" w:color="auto"/>
                        <w:right w:val="none" w:sz="0" w:space="0" w:color="auto"/>
                      </w:divBdr>
                      <w:divsChild>
                        <w:div w:id="608898933">
                          <w:marLeft w:val="0"/>
                          <w:marRight w:val="0"/>
                          <w:marTop w:val="180"/>
                          <w:marBottom w:val="0"/>
                          <w:divBdr>
                            <w:top w:val="none" w:sz="0" w:space="0" w:color="auto"/>
                            <w:left w:val="none" w:sz="0" w:space="0" w:color="auto"/>
                            <w:bottom w:val="none" w:sz="0" w:space="0" w:color="auto"/>
                            <w:right w:val="none" w:sz="0" w:space="0" w:color="auto"/>
                          </w:divBdr>
                          <w:divsChild>
                            <w:div w:id="12708946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578397305">
          <w:marLeft w:val="0"/>
          <w:marRight w:val="0"/>
          <w:marTop w:val="0"/>
          <w:marBottom w:val="0"/>
          <w:divBdr>
            <w:top w:val="none" w:sz="0" w:space="0" w:color="auto"/>
            <w:left w:val="none" w:sz="0" w:space="0" w:color="auto"/>
            <w:bottom w:val="none" w:sz="0" w:space="0" w:color="auto"/>
            <w:right w:val="none" w:sz="0" w:space="0" w:color="auto"/>
          </w:divBdr>
          <w:divsChild>
            <w:div w:id="916284792">
              <w:marLeft w:val="0"/>
              <w:marRight w:val="0"/>
              <w:marTop w:val="0"/>
              <w:marBottom w:val="0"/>
              <w:divBdr>
                <w:top w:val="none" w:sz="0" w:space="0" w:color="auto"/>
                <w:left w:val="none" w:sz="0" w:space="0" w:color="auto"/>
                <w:bottom w:val="none" w:sz="0" w:space="0" w:color="auto"/>
                <w:right w:val="none" w:sz="0" w:space="0" w:color="auto"/>
              </w:divBdr>
              <w:divsChild>
                <w:div w:id="567881269">
                  <w:marLeft w:val="0"/>
                  <w:marRight w:val="0"/>
                  <w:marTop w:val="0"/>
                  <w:marBottom w:val="0"/>
                  <w:divBdr>
                    <w:top w:val="none" w:sz="0" w:space="0" w:color="auto"/>
                    <w:left w:val="none" w:sz="0" w:space="0" w:color="auto"/>
                    <w:bottom w:val="none" w:sz="0" w:space="0" w:color="auto"/>
                    <w:right w:val="none" w:sz="0" w:space="0" w:color="auto"/>
                  </w:divBdr>
                  <w:divsChild>
                    <w:div w:id="1870029755">
                      <w:marLeft w:val="0"/>
                      <w:marRight w:val="0"/>
                      <w:marTop w:val="0"/>
                      <w:marBottom w:val="0"/>
                      <w:divBdr>
                        <w:top w:val="none" w:sz="0" w:space="0" w:color="auto"/>
                        <w:left w:val="none" w:sz="0" w:space="0" w:color="auto"/>
                        <w:bottom w:val="none" w:sz="0" w:space="0" w:color="auto"/>
                        <w:right w:val="none" w:sz="0" w:space="0" w:color="auto"/>
                      </w:divBdr>
                      <w:divsChild>
                        <w:div w:id="1326012762">
                          <w:marLeft w:val="0"/>
                          <w:marRight w:val="0"/>
                          <w:marTop w:val="0"/>
                          <w:marBottom w:val="0"/>
                          <w:divBdr>
                            <w:top w:val="none" w:sz="0" w:space="0" w:color="auto"/>
                            <w:left w:val="none" w:sz="0" w:space="0" w:color="auto"/>
                            <w:bottom w:val="none" w:sz="0" w:space="0" w:color="auto"/>
                            <w:right w:val="none" w:sz="0" w:space="0" w:color="auto"/>
                          </w:divBdr>
                        </w:div>
                        <w:div w:id="213563864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05665744">
      <w:bodyDiv w:val="1"/>
      <w:marLeft w:val="0"/>
      <w:marRight w:val="0"/>
      <w:marTop w:val="0"/>
      <w:marBottom w:val="0"/>
      <w:divBdr>
        <w:top w:val="none" w:sz="0" w:space="0" w:color="auto"/>
        <w:left w:val="none" w:sz="0" w:space="0" w:color="auto"/>
        <w:bottom w:val="none" w:sz="0" w:space="0" w:color="auto"/>
        <w:right w:val="none" w:sz="0" w:space="0" w:color="auto"/>
      </w:divBdr>
    </w:div>
    <w:div w:id="132915328">
      <w:bodyDiv w:val="1"/>
      <w:marLeft w:val="0"/>
      <w:marRight w:val="0"/>
      <w:marTop w:val="0"/>
      <w:marBottom w:val="0"/>
      <w:divBdr>
        <w:top w:val="none" w:sz="0" w:space="0" w:color="auto"/>
        <w:left w:val="none" w:sz="0" w:space="0" w:color="auto"/>
        <w:bottom w:val="none" w:sz="0" w:space="0" w:color="auto"/>
        <w:right w:val="none" w:sz="0" w:space="0" w:color="auto"/>
      </w:divBdr>
    </w:div>
    <w:div w:id="151651720">
      <w:bodyDiv w:val="1"/>
      <w:marLeft w:val="0"/>
      <w:marRight w:val="0"/>
      <w:marTop w:val="0"/>
      <w:marBottom w:val="0"/>
      <w:divBdr>
        <w:top w:val="none" w:sz="0" w:space="0" w:color="auto"/>
        <w:left w:val="none" w:sz="0" w:space="0" w:color="auto"/>
        <w:bottom w:val="none" w:sz="0" w:space="0" w:color="auto"/>
        <w:right w:val="none" w:sz="0" w:space="0" w:color="auto"/>
      </w:divBdr>
    </w:div>
    <w:div w:id="156312550">
      <w:bodyDiv w:val="1"/>
      <w:marLeft w:val="0"/>
      <w:marRight w:val="0"/>
      <w:marTop w:val="0"/>
      <w:marBottom w:val="0"/>
      <w:divBdr>
        <w:top w:val="none" w:sz="0" w:space="0" w:color="auto"/>
        <w:left w:val="none" w:sz="0" w:space="0" w:color="auto"/>
        <w:bottom w:val="none" w:sz="0" w:space="0" w:color="auto"/>
        <w:right w:val="none" w:sz="0" w:space="0" w:color="auto"/>
      </w:divBdr>
    </w:div>
    <w:div w:id="157162401">
      <w:bodyDiv w:val="1"/>
      <w:marLeft w:val="0"/>
      <w:marRight w:val="0"/>
      <w:marTop w:val="0"/>
      <w:marBottom w:val="0"/>
      <w:divBdr>
        <w:top w:val="none" w:sz="0" w:space="0" w:color="auto"/>
        <w:left w:val="none" w:sz="0" w:space="0" w:color="auto"/>
        <w:bottom w:val="none" w:sz="0" w:space="0" w:color="auto"/>
        <w:right w:val="none" w:sz="0" w:space="0" w:color="auto"/>
      </w:divBdr>
    </w:div>
    <w:div w:id="159469987">
      <w:bodyDiv w:val="1"/>
      <w:marLeft w:val="0"/>
      <w:marRight w:val="0"/>
      <w:marTop w:val="0"/>
      <w:marBottom w:val="0"/>
      <w:divBdr>
        <w:top w:val="none" w:sz="0" w:space="0" w:color="auto"/>
        <w:left w:val="none" w:sz="0" w:space="0" w:color="auto"/>
        <w:bottom w:val="none" w:sz="0" w:space="0" w:color="auto"/>
        <w:right w:val="none" w:sz="0" w:space="0" w:color="auto"/>
      </w:divBdr>
    </w:div>
    <w:div w:id="163323673">
      <w:bodyDiv w:val="1"/>
      <w:marLeft w:val="0"/>
      <w:marRight w:val="0"/>
      <w:marTop w:val="0"/>
      <w:marBottom w:val="0"/>
      <w:divBdr>
        <w:top w:val="none" w:sz="0" w:space="0" w:color="auto"/>
        <w:left w:val="none" w:sz="0" w:space="0" w:color="auto"/>
        <w:bottom w:val="none" w:sz="0" w:space="0" w:color="auto"/>
        <w:right w:val="none" w:sz="0" w:space="0" w:color="auto"/>
      </w:divBdr>
    </w:div>
    <w:div w:id="169489261">
      <w:bodyDiv w:val="1"/>
      <w:marLeft w:val="0"/>
      <w:marRight w:val="0"/>
      <w:marTop w:val="0"/>
      <w:marBottom w:val="0"/>
      <w:divBdr>
        <w:top w:val="none" w:sz="0" w:space="0" w:color="auto"/>
        <w:left w:val="none" w:sz="0" w:space="0" w:color="auto"/>
        <w:bottom w:val="none" w:sz="0" w:space="0" w:color="auto"/>
        <w:right w:val="none" w:sz="0" w:space="0" w:color="auto"/>
      </w:divBdr>
    </w:div>
    <w:div w:id="179781785">
      <w:bodyDiv w:val="1"/>
      <w:marLeft w:val="0"/>
      <w:marRight w:val="0"/>
      <w:marTop w:val="0"/>
      <w:marBottom w:val="0"/>
      <w:divBdr>
        <w:top w:val="none" w:sz="0" w:space="0" w:color="auto"/>
        <w:left w:val="none" w:sz="0" w:space="0" w:color="auto"/>
        <w:bottom w:val="none" w:sz="0" w:space="0" w:color="auto"/>
        <w:right w:val="none" w:sz="0" w:space="0" w:color="auto"/>
      </w:divBdr>
      <w:divsChild>
        <w:div w:id="521895537">
          <w:marLeft w:val="0"/>
          <w:marRight w:val="0"/>
          <w:marTop w:val="240"/>
          <w:marBottom w:val="240"/>
          <w:divBdr>
            <w:top w:val="none" w:sz="0" w:space="0" w:color="auto"/>
            <w:left w:val="none" w:sz="0" w:space="0" w:color="auto"/>
            <w:bottom w:val="none" w:sz="0" w:space="0" w:color="auto"/>
            <w:right w:val="none" w:sz="0" w:space="0" w:color="auto"/>
          </w:divBdr>
        </w:div>
        <w:div w:id="1365592286">
          <w:marLeft w:val="0"/>
          <w:marRight w:val="0"/>
          <w:marTop w:val="240"/>
          <w:marBottom w:val="240"/>
          <w:divBdr>
            <w:top w:val="none" w:sz="0" w:space="0" w:color="auto"/>
            <w:left w:val="none" w:sz="0" w:space="0" w:color="auto"/>
            <w:bottom w:val="none" w:sz="0" w:space="0" w:color="auto"/>
            <w:right w:val="none" w:sz="0" w:space="0" w:color="auto"/>
          </w:divBdr>
        </w:div>
      </w:divsChild>
    </w:div>
    <w:div w:id="195119444">
      <w:bodyDiv w:val="1"/>
      <w:marLeft w:val="0"/>
      <w:marRight w:val="0"/>
      <w:marTop w:val="0"/>
      <w:marBottom w:val="0"/>
      <w:divBdr>
        <w:top w:val="none" w:sz="0" w:space="0" w:color="auto"/>
        <w:left w:val="none" w:sz="0" w:space="0" w:color="auto"/>
        <w:bottom w:val="none" w:sz="0" w:space="0" w:color="auto"/>
        <w:right w:val="none" w:sz="0" w:space="0" w:color="auto"/>
      </w:divBdr>
      <w:divsChild>
        <w:div w:id="1020935232">
          <w:marLeft w:val="0"/>
          <w:marRight w:val="0"/>
          <w:marTop w:val="0"/>
          <w:marBottom w:val="0"/>
          <w:divBdr>
            <w:top w:val="none" w:sz="0" w:space="0" w:color="auto"/>
            <w:left w:val="none" w:sz="0" w:space="0" w:color="auto"/>
            <w:bottom w:val="none" w:sz="0" w:space="0" w:color="auto"/>
            <w:right w:val="none" w:sz="0" w:space="0" w:color="auto"/>
          </w:divBdr>
          <w:divsChild>
            <w:div w:id="541793423">
              <w:marLeft w:val="0"/>
              <w:marRight w:val="0"/>
              <w:marTop w:val="0"/>
              <w:marBottom w:val="0"/>
              <w:divBdr>
                <w:top w:val="none" w:sz="0" w:space="0" w:color="auto"/>
                <w:left w:val="none" w:sz="0" w:space="0" w:color="auto"/>
                <w:bottom w:val="none" w:sz="0" w:space="0" w:color="auto"/>
                <w:right w:val="none" w:sz="0" w:space="0" w:color="auto"/>
              </w:divBdr>
              <w:divsChild>
                <w:div w:id="1423840655">
                  <w:marLeft w:val="150"/>
                  <w:marRight w:val="150"/>
                  <w:marTop w:val="30"/>
                  <w:marBottom w:val="150"/>
                  <w:divBdr>
                    <w:top w:val="none" w:sz="0" w:space="0" w:color="auto"/>
                    <w:left w:val="none" w:sz="0" w:space="0" w:color="auto"/>
                    <w:bottom w:val="none" w:sz="0" w:space="0" w:color="auto"/>
                    <w:right w:val="none" w:sz="0" w:space="0" w:color="auto"/>
                  </w:divBdr>
                  <w:divsChild>
                    <w:div w:id="1074547362">
                      <w:marLeft w:val="750"/>
                      <w:marRight w:val="0"/>
                      <w:marTop w:val="0"/>
                      <w:marBottom w:val="0"/>
                      <w:divBdr>
                        <w:top w:val="none" w:sz="0" w:space="0" w:color="auto"/>
                        <w:left w:val="none" w:sz="0" w:space="0" w:color="auto"/>
                        <w:bottom w:val="none" w:sz="0" w:space="0" w:color="auto"/>
                        <w:right w:val="none" w:sz="0" w:space="0" w:color="auto"/>
                      </w:divBdr>
                      <w:divsChild>
                        <w:div w:id="351687067">
                          <w:marLeft w:val="150"/>
                          <w:marRight w:val="15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049649306">
          <w:marLeft w:val="0"/>
          <w:marRight w:val="0"/>
          <w:marTop w:val="0"/>
          <w:marBottom w:val="0"/>
          <w:divBdr>
            <w:top w:val="none" w:sz="0" w:space="0" w:color="auto"/>
            <w:left w:val="none" w:sz="0" w:space="0" w:color="auto"/>
            <w:bottom w:val="none" w:sz="0" w:space="0" w:color="auto"/>
            <w:right w:val="none" w:sz="0" w:space="0" w:color="auto"/>
          </w:divBdr>
          <w:divsChild>
            <w:div w:id="302321019">
              <w:marLeft w:val="0"/>
              <w:marRight w:val="0"/>
              <w:marTop w:val="0"/>
              <w:marBottom w:val="0"/>
              <w:divBdr>
                <w:top w:val="none" w:sz="0" w:space="0" w:color="auto"/>
                <w:left w:val="none" w:sz="0" w:space="0" w:color="auto"/>
                <w:bottom w:val="none" w:sz="0" w:space="0" w:color="auto"/>
                <w:right w:val="none" w:sz="0" w:space="0" w:color="auto"/>
              </w:divBdr>
              <w:divsChild>
                <w:div w:id="1684697914">
                  <w:marLeft w:val="150"/>
                  <w:marRight w:val="150"/>
                  <w:marTop w:val="30"/>
                  <w:marBottom w:val="30"/>
                  <w:divBdr>
                    <w:top w:val="none" w:sz="0" w:space="0" w:color="auto"/>
                    <w:left w:val="none" w:sz="0" w:space="0" w:color="auto"/>
                    <w:bottom w:val="none" w:sz="0" w:space="0" w:color="auto"/>
                    <w:right w:val="none" w:sz="0" w:space="0" w:color="auto"/>
                  </w:divBdr>
                  <w:divsChild>
                    <w:div w:id="497117501">
                      <w:marLeft w:val="750"/>
                      <w:marRight w:val="0"/>
                      <w:marTop w:val="0"/>
                      <w:marBottom w:val="0"/>
                      <w:divBdr>
                        <w:top w:val="none" w:sz="0" w:space="0" w:color="auto"/>
                        <w:left w:val="none" w:sz="0" w:space="0" w:color="auto"/>
                        <w:bottom w:val="none" w:sz="0" w:space="0" w:color="auto"/>
                        <w:right w:val="none" w:sz="0" w:space="0" w:color="auto"/>
                      </w:divBdr>
                      <w:divsChild>
                        <w:div w:id="152455504">
                          <w:marLeft w:val="150"/>
                          <w:marRight w:val="15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203909496">
      <w:bodyDiv w:val="1"/>
      <w:marLeft w:val="0"/>
      <w:marRight w:val="0"/>
      <w:marTop w:val="0"/>
      <w:marBottom w:val="0"/>
      <w:divBdr>
        <w:top w:val="none" w:sz="0" w:space="0" w:color="auto"/>
        <w:left w:val="none" w:sz="0" w:space="0" w:color="auto"/>
        <w:bottom w:val="none" w:sz="0" w:space="0" w:color="auto"/>
        <w:right w:val="none" w:sz="0" w:space="0" w:color="auto"/>
      </w:divBdr>
    </w:div>
    <w:div w:id="204756552">
      <w:bodyDiv w:val="1"/>
      <w:marLeft w:val="0"/>
      <w:marRight w:val="0"/>
      <w:marTop w:val="0"/>
      <w:marBottom w:val="0"/>
      <w:divBdr>
        <w:top w:val="none" w:sz="0" w:space="0" w:color="auto"/>
        <w:left w:val="none" w:sz="0" w:space="0" w:color="auto"/>
        <w:bottom w:val="none" w:sz="0" w:space="0" w:color="auto"/>
        <w:right w:val="none" w:sz="0" w:space="0" w:color="auto"/>
      </w:divBdr>
    </w:div>
    <w:div w:id="217520884">
      <w:bodyDiv w:val="1"/>
      <w:marLeft w:val="0"/>
      <w:marRight w:val="0"/>
      <w:marTop w:val="0"/>
      <w:marBottom w:val="0"/>
      <w:divBdr>
        <w:top w:val="none" w:sz="0" w:space="0" w:color="auto"/>
        <w:left w:val="none" w:sz="0" w:space="0" w:color="auto"/>
        <w:bottom w:val="none" w:sz="0" w:space="0" w:color="auto"/>
        <w:right w:val="none" w:sz="0" w:space="0" w:color="auto"/>
      </w:divBdr>
    </w:div>
    <w:div w:id="235626716">
      <w:bodyDiv w:val="1"/>
      <w:marLeft w:val="0"/>
      <w:marRight w:val="0"/>
      <w:marTop w:val="0"/>
      <w:marBottom w:val="0"/>
      <w:divBdr>
        <w:top w:val="none" w:sz="0" w:space="0" w:color="auto"/>
        <w:left w:val="none" w:sz="0" w:space="0" w:color="auto"/>
        <w:bottom w:val="none" w:sz="0" w:space="0" w:color="auto"/>
        <w:right w:val="none" w:sz="0" w:space="0" w:color="auto"/>
      </w:divBdr>
    </w:div>
    <w:div w:id="248120453">
      <w:bodyDiv w:val="1"/>
      <w:marLeft w:val="0"/>
      <w:marRight w:val="0"/>
      <w:marTop w:val="0"/>
      <w:marBottom w:val="0"/>
      <w:divBdr>
        <w:top w:val="none" w:sz="0" w:space="0" w:color="auto"/>
        <w:left w:val="none" w:sz="0" w:space="0" w:color="auto"/>
        <w:bottom w:val="none" w:sz="0" w:space="0" w:color="auto"/>
        <w:right w:val="none" w:sz="0" w:space="0" w:color="auto"/>
      </w:divBdr>
    </w:div>
    <w:div w:id="255134851">
      <w:bodyDiv w:val="1"/>
      <w:marLeft w:val="0"/>
      <w:marRight w:val="0"/>
      <w:marTop w:val="0"/>
      <w:marBottom w:val="0"/>
      <w:divBdr>
        <w:top w:val="none" w:sz="0" w:space="0" w:color="auto"/>
        <w:left w:val="none" w:sz="0" w:space="0" w:color="auto"/>
        <w:bottom w:val="none" w:sz="0" w:space="0" w:color="auto"/>
        <w:right w:val="none" w:sz="0" w:space="0" w:color="auto"/>
      </w:divBdr>
    </w:div>
    <w:div w:id="268856667">
      <w:bodyDiv w:val="1"/>
      <w:marLeft w:val="0"/>
      <w:marRight w:val="0"/>
      <w:marTop w:val="0"/>
      <w:marBottom w:val="0"/>
      <w:divBdr>
        <w:top w:val="none" w:sz="0" w:space="0" w:color="auto"/>
        <w:left w:val="none" w:sz="0" w:space="0" w:color="auto"/>
        <w:bottom w:val="none" w:sz="0" w:space="0" w:color="auto"/>
        <w:right w:val="none" w:sz="0" w:space="0" w:color="auto"/>
      </w:divBdr>
    </w:div>
    <w:div w:id="275411051">
      <w:bodyDiv w:val="1"/>
      <w:marLeft w:val="0"/>
      <w:marRight w:val="0"/>
      <w:marTop w:val="0"/>
      <w:marBottom w:val="0"/>
      <w:divBdr>
        <w:top w:val="none" w:sz="0" w:space="0" w:color="auto"/>
        <w:left w:val="none" w:sz="0" w:space="0" w:color="auto"/>
        <w:bottom w:val="none" w:sz="0" w:space="0" w:color="auto"/>
        <w:right w:val="none" w:sz="0" w:space="0" w:color="auto"/>
      </w:divBdr>
    </w:div>
    <w:div w:id="275990278">
      <w:bodyDiv w:val="1"/>
      <w:marLeft w:val="0"/>
      <w:marRight w:val="0"/>
      <w:marTop w:val="0"/>
      <w:marBottom w:val="0"/>
      <w:divBdr>
        <w:top w:val="none" w:sz="0" w:space="0" w:color="auto"/>
        <w:left w:val="none" w:sz="0" w:space="0" w:color="auto"/>
        <w:bottom w:val="none" w:sz="0" w:space="0" w:color="auto"/>
        <w:right w:val="none" w:sz="0" w:space="0" w:color="auto"/>
      </w:divBdr>
    </w:div>
    <w:div w:id="341015197">
      <w:bodyDiv w:val="1"/>
      <w:marLeft w:val="0"/>
      <w:marRight w:val="0"/>
      <w:marTop w:val="0"/>
      <w:marBottom w:val="0"/>
      <w:divBdr>
        <w:top w:val="none" w:sz="0" w:space="0" w:color="auto"/>
        <w:left w:val="none" w:sz="0" w:space="0" w:color="auto"/>
        <w:bottom w:val="none" w:sz="0" w:space="0" w:color="auto"/>
        <w:right w:val="none" w:sz="0" w:space="0" w:color="auto"/>
      </w:divBdr>
    </w:div>
    <w:div w:id="361519296">
      <w:bodyDiv w:val="1"/>
      <w:marLeft w:val="0"/>
      <w:marRight w:val="0"/>
      <w:marTop w:val="0"/>
      <w:marBottom w:val="0"/>
      <w:divBdr>
        <w:top w:val="none" w:sz="0" w:space="0" w:color="auto"/>
        <w:left w:val="none" w:sz="0" w:space="0" w:color="auto"/>
        <w:bottom w:val="none" w:sz="0" w:space="0" w:color="auto"/>
        <w:right w:val="none" w:sz="0" w:space="0" w:color="auto"/>
      </w:divBdr>
    </w:div>
    <w:div w:id="380982098">
      <w:bodyDiv w:val="1"/>
      <w:marLeft w:val="0"/>
      <w:marRight w:val="0"/>
      <w:marTop w:val="0"/>
      <w:marBottom w:val="0"/>
      <w:divBdr>
        <w:top w:val="none" w:sz="0" w:space="0" w:color="auto"/>
        <w:left w:val="none" w:sz="0" w:space="0" w:color="auto"/>
        <w:bottom w:val="none" w:sz="0" w:space="0" w:color="auto"/>
        <w:right w:val="none" w:sz="0" w:space="0" w:color="auto"/>
      </w:divBdr>
      <w:divsChild>
        <w:div w:id="1272783812">
          <w:marLeft w:val="0"/>
          <w:marRight w:val="0"/>
          <w:marTop w:val="0"/>
          <w:marBottom w:val="120"/>
          <w:divBdr>
            <w:top w:val="none" w:sz="0" w:space="0" w:color="auto"/>
            <w:left w:val="none" w:sz="0" w:space="0" w:color="auto"/>
            <w:bottom w:val="none" w:sz="0" w:space="0" w:color="auto"/>
            <w:right w:val="none" w:sz="0" w:space="0" w:color="auto"/>
          </w:divBdr>
        </w:div>
      </w:divsChild>
    </w:div>
    <w:div w:id="410155180">
      <w:bodyDiv w:val="1"/>
      <w:marLeft w:val="0"/>
      <w:marRight w:val="0"/>
      <w:marTop w:val="0"/>
      <w:marBottom w:val="0"/>
      <w:divBdr>
        <w:top w:val="none" w:sz="0" w:space="0" w:color="auto"/>
        <w:left w:val="none" w:sz="0" w:space="0" w:color="auto"/>
        <w:bottom w:val="none" w:sz="0" w:space="0" w:color="auto"/>
        <w:right w:val="none" w:sz="0" w:space="0" w:color="auto"/>
      </w:divBdr>
    </w:div>
    <w:div w:id="412967830">
      <w:bodyDiv w:val="1"/>
      <w:marLeft w:val="0"/>
      <w:marRight w:val="0"/>
      <w:marTop w:val="0"/>
      <w:marBottom w:val="0"/>
      <w:divBdr>
        <w:top w:val="none" w:sz="0" w:space="0" w:color="auto"/>
        <w:left w:val="none" w:sz="0" w:space="0" w:color="auto"/>
        <w:bottom w:val="none" w:sz="0" w:space="0" w:color="auto"/>
        <w:right w:val="none" w:sz="0" w:space="0" w:color="auto"/>
      </w:divBdr>
    </w:div>
    <w:div w:id="438333153">
      <w:bodyDiv w:val="1"/>
      <w:marLeft w:val="0"/>
      <w:marRight w:val="0"/>
      <w:marTop w:val="0"/>
      <w:marBottom w:val="0"/>
      <w:divBdr>
        <w:top w:val="none" w:sz="0" w:space="0" w:color="auto"/>
        <w:left w:val="none" w:sz="0" w:space="0" w:color="auto"/>
        <w:bottom w:val="none" w:sz="0" w:space="0" w:color="auto"/>
        <w:right w:val="none" w:sz="0" w:space="0" w:color="auto"/>
      </w:divBdr>
    </w:div>
    <w:div w:id="453446921">
      <w:bodyDiv w:val="1"/>
      <w:marLeft w:val="0"/>
      <w:marRight w:val="0"/>
      <w:marTop w:val="0"/>
      <w:marBottom w:val="0"/>
      <w:divBdr>
        <w:top w:val="none" w:sz="0" w:space="0" w:color="auto"/>
        <w:left w:val="none" w:sz="0" w:space="0" w:color="auto"/>
        <w:bottom w:val="none" w:sz="0" w:space="0" w:color="auto"/>
        <w:right w:val="none" w:sz="0" w:space="0" w:color="auto"/>
      </w:divBdr>
    </w:div>
    <w:div w:id="463157180">
      <w:bodyDiv w:val="1"/>
      <w:marLeft w:val="0"/>
      <w:marRight w:val="0"/>
      <w:marTop w:val="0"/>
      <w:marBottom w:val="0"/>
      <w:divBdr>
        <w:top w:val="none" w:sz="0" w:space="0" w:color="auto"/>
        <w:left w:val="none" w:sz="0" w:space="0" w:color="auto"/>
        <w:bottom w:val="none" w:sz="0" w:space="0" w:color="auto"/>
        <w:right w:val="none" w:sz="0" w:space="0" w:color="auto"/>
      </w:divBdr>
    </w:div>
    <w:div w:id="464390063">
      <w:bodyDiv w:val="1"/>
      <w:marLeft w:val="0"/>
      <w:marRight w:val="0"/>
      <w:marTop w:val="0"/>
      <w:marBottom w:val="0"/>
      <w:divBdr>
        <w:top w:val="none" w:sz="0" w:space="0" w:color="auto"/>
        <w:left w:val="none" w:sz="0" w:space="0" w:color="auto"/>
        <w:bottom w:val="none" w:sz="0" w:space="0" w:color="auto"/>
        <w:right w:val="none" w:sz="0" w:space="0" w:color="auto"/>
      </w:divBdr>
      <w:divsChild>
        <w:div w:id="567153012">
          <w:marLeft w:val="0"/>
          <w:marRight w:val="0"/>
          <w:marTop w:val="0"/>
          <w:marBottom w:val="0"/>
          <w:divBdr>
            <w:top w:val="none" w:sz="0" w:space="0" w:color="auto"/>
            <w:left w:val="none" w:sz="0" w:space="0" w:color="auto"/>
            <w:bottom w:val="none" w:sz="0" w:space="0" w:color="auto"/>
            <w:right w:val="none" w:sz="0" w:space="0" w:color="auto"/>
          </w:divBdr>
          <w:divsChild>
            <w:div w:id="1224295877">
              <w:marLeft w:val="60"/>
              <w:marRight w:val="0"/>
              <w:marTop w:val="0"/>
              <w:marBottom w:val="0"/>
              <w:divBdr>
                <w:top w:val="none" w:sz="0" w:space="0" w:color="auto"/>
                <w:left w:val="none" w:sz="0" w:space="0" w:color="auto"/>
                <w:bottom w:val="none" w:sz="0" w:space="0" w:color="auto"/>
                <w:right w:val="none" w:sz="0" w:space="0" w:color="auto"/>
              </w:divBdr>
              <w:divsChild>
                <w:div w:id="1393583790">
                  <w:marLeft w:val="0"/>
                  <w:marRight w:val="0"/>
                  <w:marTop w:val="0"/>
                  <w:marBottom w:val="0"/>
                  <w:divBdr>
                    <w:top w:val="none" w:sz="0" w:space="0" w:color="auto"/>
                    <w:left w:val="none" w:sz="0" w:space="0" w:color="auto"/>
                    <w:bottom w:val="none" w:sz="0" w:space="0" w:color="auto"/>
                    <w:right w:val="none" w:sz="0" w:space="0" w:color="auto"/>
                  </w:divBdr>
                  <w:divsChild>
                    <w:div w:id="1531451933">
                      <w:marLeft w:val="0"/>
                      <w:marRight w:val="0"/>
                      <w:marTop w:val="0"/>
                      <w:marBottom w:val="120"/>
                      <w:divBdr>
                        <w:top w:val="single" w:sz="6" w:space="0" w:color="F5F5F5"/>
                        <w:left w:val="single" w:sz="6" w:space="0" w:color="F5F5F5"/>
                        <w:bottom w:val="single" w:sz="6" w:space="0" w:color="F5F5F5"/>
                        <w:right w:val="single" w:sz="6" w:space="0" w:color="F5F5F5"/>
                      </w:divBdr>
                      <w:divsChild>
                        <w:div w:id="499781852">
                          <w:marLeft w:val="0"/>
                          <w:marRight w:val="0"/>
                          <w:marTop w:val="0"/>
                          <w:marBottom w:val="0"/>
                          <w:divBdr>
                            <w:top w:val="none" w:sz="0" w:space="0" w:color="auto"/>
                            <w:left w:val="none" w:sz="0" w:space="0" w:color="auto"/>
                            <w:bottom w:val="none" w:sz="0" w:space="0" w:color="auto"/>
                            <w:right w:val="none" w:sz="0" w:space="0" w:color="auto"/>
                          </w:divBdr>
                          <w:divsChild>
                            <w:div w:id="141905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9489803">
          <w:marLeft w:val="0"/>
          <w:marRight w:val="0"/>
          <w:marTop w:val="0"/>
          <w:marBottom w:val="0"/>
          <w:divBdr>
            <w:top w:val="none" w:sz="0" w:space="0" w:color="auto"/>
            <w:left w:val="none" w:sz="0" w:space="0" w:color="auto"/>
            <w:bottom w:val="none" w:sz="0" w:space="0" w:color="auto"/>
            <w:right w:val="none" w:sz="0" w:space="0" w:color="auto"/>
          </w:divBdr>
          <w:divsChild>
            <w:div w:id="1054502494">
              <w:marLeft w:val="0"/>
              <w:marRight w:val="60"/>
              <w:marTop w:val="0"/>
              <w:marBottom w:val="0"/>
              <w:divBdr>
                <w:top w:val="none" w:sz="0" w:space="0" w:color="auto"/>
                <w:left w:val="none" w:sz="0" w:space="0" w:color="auto"/>
                <w:bottom w:val="none" w:sz="0" w:space="0" w:color="auto"/>
                <w:right w:val="none" w:sz="0" w:space="0" w:color="auto"/>
              </w:divBdr>
              <w:divsChild>
                <w:div w:id="569660864">
                  <w:marLeft w:val="0"/>
                  <w:marRight w:val="0"/>
                  <w:marTop w:val="0"/>
                  <w:marBottom w:val="120"/>
                  <w:divBdr>
                    <w:top w:val="single" w:sz="6" w:space="0" w:color="C0C0C0"/>
                    <w:left w:val="single" w:sz="6" w:space="0" w:color="D9D9D9"/>
                    <w:bottom w:val="single" w:sz="6" w:space="0" w:color="D9D9D9"/>
                    <w:right w:val="single" w:sz="6" w:space="0" w:color="D9D9D9"/>
                  </w:divBdr>
                  <w:divsChild>
                    <w:div w:id="36010779">
                      <w:marLeft w:val="0"/>
                      <w:marRight w:val="0"/>
                      <w:marTop w:val="0"/>
                      <w:marBottom w:val="0"/>
                      <w:divBdr>
                        <w:top w:val="none" w:sz="0" w:space="0" w:color="auto"/>
                        <w:left w:val="none" w:sz="0" w:space="0" w:color="auto"/>
                        <w:bottom w:val="none" w:sz="0" w:space="0" w:color="auto"/>
                        <w:right w:val="none" w:sz="0" w:space="0" w:color="auto"/>
                      </w:divBdr>
                    </w:div>
                    <w:div w:id="162812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5123631">
      <w:bodyDiv w:val="1"/>
      <w:marLeft w:val="0"/>
      <w:marRight w:val="0"/>
      <w:marTop w:val="0"/>
      <w:marBottom w:val="0"/>
      <w:divBdr>
        <w:top w:val="none" w:sz="0" w:space="0" w:color="auto"/>
        <w:left w:val="none" w:sz="0" w:space="0" w:color="auto"/>
        <w:bottom w:val="none" w:sz="0" w:space="0" w:color="auto"/>
        <w:right w:val="none" w:sz="0" w:space="0" w:color="auto"/>
      </w:divBdr>
    </w:div>
    <w:div w:id="491409885">
      <w:bodyDiv w:val="1"/>
      <w:marLeft w:val="0"/>
      <w:marRight w:val="0"/>
      <w:marTop w:val="0"/>
      <w:marBottom w:val="0"/>
      <w:divBdr>
        <w:top w:val="none" w:sz="0" w:space="0" w:color="auto"/>
        <w:left w:val="none" w:sz="0" w:space="0" w:color="auto"/>
        <w:bottom w:val="none" w:sz="0" w:space="0" w:color="auto"/>
        <w:right w:val="none" w:sz="0" w:space="0" w:color="auto"/>
      </w:divBdr>
    </w:div>
    <w:div w:id="491722393">
      <w:bodyDiv w:val="1"/>
      <w:marLeft w:val="0"/>
      <w:marRight w:val="0"/>
      <w:marTop w:val="0"/>
      <w:marBottom w:val="0"/>
      <w:divBdr>
        <w:top w:val="none" w:sz="0" w:space="0" w:color="auto"/>
        <w:left w:val="none" w:sz="0" w:space="0" w:color="auto"/>
        <w:bottom w:val="none" w:sz="0" w:space="0" w:color="auto"/>
        <w:right w:val="none" w:sz="0" w:space="0" w:color="auto"/>
      </w:divBdr>
    </w:div>
    <w:div w:id="503204928">
      <w:bodyDiv w:val="1"/>
      <w:marLeft w:val="0"/>
      <w:marRight w:val="0"/>
      <w:marTop w:val="0"/>
      <w:marBottom w:val="0"/>
      <w:divBdr>
        <w:top w:val="none" w:sz="0" w:space="0" w:color="auto"/>
        <w:left w:val="none" w:sz="0" w:space="0" w:color="auto"/>
        <w:bottom w:val="none" w:sz="0" w:space="0" w:color="auto"/>
        <w:right w:val="none" w:sz="0" w:space="0" w:color="auto"/>
      </w:divBdr>
    </w:div>
    <w:div w:id="518544941">
      <w:bodyDiv w:val="1"/>
      <w:marLeft w:val="0"/>
      <w:marRight w:val="0"/>
      <w:marTop w:val="0"/>
      <w:marBottom w:val="0"/>
      <w:divBdr>
        <w:top w:val="none" w:sz="0" w:space="0" w:color="auto"/>
        <w:left w:val="none" w:sz="0" w:space="0" w:color="auto"/>
        <w:bottom w:val="none" w:sz="0" w:space="0" w:color="auto"/>
        <w:right w:val="none" w:sz="0" w:space="0" w:color="auto"/>
      </w:divBdr>
    </w:div>
    <w:div w:id="533346896">
      <w:bodyDiv w:val="1"/>
      <w:marLeft w:val="0"/>
      <w:marRight w:val="0"/>
      <w:marTop w:val="0"/>
      <w:marBottom w:val="0"/>
      <w:divBdr>
        <w:top w:val="none" w:sz="0" w:space="0" w:color="auto"/>
        <w:left w:val="none" w:sz="0" w:space="0" w:color="auto"/>
        <w:bottom w:val="none" w:sz="0" w:space="0" w:color="auto"/>
        <w:right w:val="none" w:sz="0" w:space="0" w:color="auto"/>
      </w:divBdr>
    </w:div>
    <w:div w:id="536545189">
      <w:bodyDiv w:val="1"/>
      <w:marLeft w:val="0"/>
      <w:marRight w:val="0"/>
      <w:marTop w:val="0"/>
      <w:marBottom w:val="0"/>
      <w:divBdr>
        <w:top w:val="none" w:sz="0" w:space="0" w:color="auto"/>
        <w:left w:val="none" w:sz="0" w:space="0" w:color="auto"/>
        <w:bottom w:val="none" w:sz="0" w:space="0" w:color="auto"/>
        <w:right w:val="none" w:sz="0" w:space="0" w:color="auto"/>
      </w:divBdr>
    </w:div>
    <w:div w:id="538858213">
      <w:bodyDiv w:val="1"/>
      <w:marLeft w:val="0"/>
      <w:marRight w:val="0"/>
      <w:marTop w:val="0"/>
      <w:marBottom w:val="0"/>
      <w:divBdr>
        <w:top w:val="none" w:sz="0" w:space="0" w:color="auto"/>
        <w:left w:val="none" w:sz="0" w:space="0" w:color="auto"/>
        <w:bottom w:val="none" w:sz="0" w:space="0" w:color="auto"/>
        <w:right w:val="none" w:sz="0" w:space="0" w:color="auto"/>
      </w:divBdr>
    </w:div>
    <w:div w:id="562377765">
      <w:bodyDiv w:val="1"/>
      <w:marLeft w:val="0"/>
      <w:marRight w:val="0"/>
      <w:marTop w:val="0"/>
      <w:marBottom w:val="0"/>
      <w:divBdr>
        <w:top w:val="none" w:sz="0" w:space="0" w:color="auto"/>
        <w:left w:val="none" w:sz="0" w:space="0" w:color="auto"/>
        <w:bottom w:val="none" w:sz="0" w:space="0" w:color="auto"/>
        <w:right w:val="none" w:sz="0" w:space="0" w:color="auto"/>
      </w:divBdr>
    </w:div>
    <w:div w:id="572204732">
      <w:bodyDiv w:val="1"/>
      <w:marLeft w:val="0"/>
      <w:marRight w:val="0"/>
      <w:marTop w:val="0"/>
      <w:marBottom w:val="0"/>
      <w:divBdr>
        <w:top w:val="none" w:sz="0" w:space="0" w:color="auto"/>
        <w:left w:val="none" w:sz="0" w:space="0" w:color="auto"/>
        <w:bottom w:val="none" w:sz="0" w:space="0" w:color="auto"/>
        <w:right w:val="none" w:sz="0" w:space="0" w:color="auto"/>
      </w:divBdr>
      <w:divsChild>
        <w:div w:id="190916558">
          <w:marLeft w:val="0"/>
          <w:marRight w:val="0"/>
          <w:marTop w:val="0"/>
          <w:marBottom w:val="0"/>
          <w:divBdr>
            <w:top w:val="none" w:sz="0" w:space="0" w:color="auto"/>
            <w:left w:val="none" w:sz="0" w:space="0" w:color="auto"/>
            <w:bottom w:val="none" w:sz="0" w:space="0" w:color="auto"/>
            <w:right w:val="none" w:sz="0" w:space="0" w:color="auto"/>
          </w:divBdr>
        </w:div>
        <w:div w:id="778137278">
          <w:marLeft w:val="0"/>
          <w:marRight w:val="0"/>
          <w:marTop w:val="0"/>
          <w:marBottom w:val="0"/>
          <w:divBdr>
            <w:top w:val="none" w:sz="0" w:space="0" w:color="auto"/>
            <w:left w:val="none" w:sz="0" w:space="0" w:color="auto"/>
            <w:bottom w:val="none" w:sz="0" w:space="0" w:color="auto"/>
            <w:right w:val="none" w:sz="0" w:space="0" w:color="auto"/>
          </w:divBdr>
        </w:div>
      </w:divsChild>
    </w:div>
    <w:div w:id="578639563">
      <w:bodyDiv w:val="1"/>
      <w:marLeft w:val="0"/>
      <w:marRight w:val="0"/>
      <w:marTop w:val="0"/>
      <w:marBottom w:val="0"/>
      <w:divBdr>
        <w:top w:val="none" w:sz="0" w:space="0" w:color="auto"/>
        <w:left w:val="none" w:sz="0" w:space="0" w:color="auto"/>
        <w:bottom w:val="none" w:sz="0" w:space="0" w:color="auto"/>
        <w:right w:val="none" w:sz="0" w:space="0" w:color="auto"/>
      </w:divBdr>
    </w:div>
    <w:div w:id="629097761">
      <w:bodyDiv w:val="1"/>
      <w:marLeft w:val="0"/>
      <w:marRight w:val="0"/>
      <w:marTop w:val="0"/>
      <w:marBottom w:val="0"/>
      <w:divBdr>
        <w:top w:val="none" w:sz="0" w:space="0" w:color="auto"/>
        <w:left w:val="none" w:sz="0" w:space="0" w:color="auto"/>
        <w:bottom w:val="none" w:sz="0" w:space="0" w:color="auto"/>
        <w:right w:val="none" w:sz="0" w:space="0" w:color="auto"/>
      </w:divBdr>
    </w:div>
    <w:div w:id="651719091">
      <w:bodyDiv w:val="1"/>
      <w:marLeft w:val="0"/>
      <w:marRight w:val="0"/>
      <w:marTop w:val="0"/>
      <w:marBottom w:val="0"/>
      <w:divBdr>
        <w:top w:val="none" w:sz="0" w:space="0" w:color="auto"/>
        <w:left w:val="none" w:sz="0" w:space="0" w:color="auto"/>
        <w:bottom w:val="none" w:sz="0" w:space="0" w:color="auto"/>
        <w:right w:val="none" w:sz="0" w:space="0" w:color="auto"/>
      </w:divBdr>
    </w:div>
    <w:div w:id="654721201">
      <w:bodyDiv w:val="1"/>
      <w:marLeft w:val="0"/>
      <w:marRight w:val="0"/>
      <w:marTop w:val="0"/>
      <w:marBottom w:val="0"/>
      <w:divBdr>
        <w:top w:val="none" w:sz="0" w:space="0" w:color="auto"/>
        <w:left w:val="none" w:sz="0" w:space="0" w:color="auto"/>
        <w:bottom w:val="none" w:sz="0" w:space="0" w:color="auto"/>
        <w:right w:val="none" w:sz="0" w:space="0" w:color="auto"/>
      </w:divBdr>
    </w:div>
    <w:div w:id="654846007">
      <w:bodyDiv w:val="1"/>
      <w:marLeft w:val="0"/>
      <w:marRight w:val="0"/>
      <w:marTop w:val="0"/>
      <w:marBottom w:val="0"/>
      <w:divBdr>
        <w:top w:val="none" w:sz="0" w:space="0" w:color="auto"/>
        <w:left w:val="none" w:sz="0" w:space="0" w:color="auto"/>
        <w:bottom w:val="none" w:sz="0" w:space="0" w:color="auto"/>
        <w:right w:val="none" w:sz="0" w:space="0" w:color="auto"/>
      </w:divBdr>
    </w:div>
    <w:div w:id="684743832">
      <w:bodyDiv w:val="1"/>
      <w:marLeft w:val="0"/>
      <w:marRight w:val="0"/>
      <w:marTop w:val="0"/>
      <w:marBottom w:val="0"/>
      <w:divBdr>
        <w:top w:val="none" w:sz="0" w:space="0" w:color="auto"/>
        <w:left w:val="none" w:sz="0" w:space="0" w:color="auto"/>
        <w:bottom w:val="none" w:sz="0" w:space="0" w:color="auto"/>
        <w:right w:val="none" w:sz="0" w:space="0" w:color="auto"/>
      </w:divBdr>
      <w:divsChild>
        <w:div w:id="1219440261">
          <w:marLeft w:val="0"/>
          <w:marRight w:val="0"/>
          <w:marTop w:val="0"/>
          <w:marBottom w:val="0"/>
          <w:divBdr>
            <w:top w:val="single" w:sz="6" w:space="0" w:color="EBEBEB"/>
            <w:left w:val="none" w:sz="0" w:space="0" w:color="auto"/>
            <w:bottom w:val="none" w:sz="0" w:space="0" w:color="auto"/>
            <w:right w:val="none" w:sz="0" w:space="0" w:color="auto"/>
          </w:divBdr>
          <w:divsChild>
            <w:div w:id="445386731">
              <w:marLeft w:val="0"/>
              <w:marRight w:val="0"/>
              <w:marTop w:val="0"/>
              <w:marBottom w:val="0"/>
              <w:divBdr>
                <w:top w:val="none" w:sz="0" w:space="0" w:color="auto"/>
                <w:left w:val="none" w:sz="0" w:space="0" w:color="auto"/>
                <w:bottom w:val="none" w:sz="0" w:space="0" w:color="auto"/>
                <w:right w:val="none" w:sz="0" w:space="0" w:color="auto"/>
              </w:divBdr>
              <w:divsChild>
                <w:div w:id="168376121">
                  <w:marLeft w:val="0"/>
                  <w:marRight w:val="0"/>
                  <w:marTop w:val="0"/>
                  <w:marBottom w:val="0"/>
                  <w:divBdr>
                    <w:top w:val="none" w:sz="0" w:space="0" w:color="auto"/>
                    <w:left w:val="none" w:sz="0" w:space="0" w:color="auto"/>
                    <w:bottom w:val="none" w:sz="0" w:space="0" w:color="auto"/>
                    <w:right w:val="none" w:sz="0" w:space="0" w:color="auto"/>
                  </w:divBdr>
                  <w:divsChild>
                    <w:div w:id="1402756276">
                      <w:marLeft w:val="0"/>
                      <w:marRight w:val="0"/>
                      <w:marTop w:val="0"/>
                      <w:marBottom w:val="0"/>
                      <w:divBdr>
                        <w:top w:val="none" w:sz="0" w:space="0" w:color="auto"/>
                        <w:left w:val="none" w:sz="0" w:space="0" w:color="auto"/>
                        <w:bottom w:val="none" w:sz="0" w:space="0" w:color="auto"/>
                        <w:right w:val="none" w:sz="0" w:space="0" w:color="auto"/>
                      </w:divBdr>
                      <w:divsChild>
                        <w:div w:id="1396776047">
                          <w:marLeft w:val="0"/>
                          <w:marRight w:val="0"/>
                          <w:marTop w:val="180"/>
                          <w:marBottom w:val="0"/>
                          <w:divBdr>
                            <w:top w:val="none" w:sz="0" w:space="0" w:color="auto"/>
                            <w:left w:val="none" w:sz="0" w:space="0" w:color="auto"/>
                            <w:bottom w:val="none" w:sz="0" w:space="0" w:color="auto"/>
                            <w:right w:val="none" w:sz="0" w:space="0" w:color="auto"/>
                          </w:divBdr>
                          <w:divsChild>
                            <w:div w:id="184708719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690061772">
          <w:marLeft w:val="0"/>
          <w:marRight w:val="0"/>
          <w:marTop w:val="0"/>
          <w:marBottom w:val="0"/>
          <w:divBdr>
            <w:top w:val="none" w:sz="0" w:space="0" w:color="auto"/>
            <w:left w:val="none" w:sz="0" w:space="0" w:color="auto"/>
            <w:bottom w:val="none" w:sz="0" w:space="0" w:color="auto"/>
            <w:right w:val="none" w:sz="0" w:space="0" w:color="auto"/>
          </w:divBdr>
          <w:divsChild>
            <w:div w:id="79185921">
              <w:marLeft w:val="0"/>
              <w:marRight w:val="0"/>
              <w:marTop w:val="0"/>
              <w:marBottom w:val="0"/>
              <w:divBdr>
                <w:top w:val="none" w:sz="0" w:space="0" w:color="auto"/>
                <w:left w:val="none" w:sz="0" w:space="0" w:color="auto"/>
                <w:bottom w:val="none" w:sz="0" w:space="0" w:color="auto"/>
                <w:right w:val="none" w:sz="0" w:space="0" w:color="auto"/>
              </w:divBdr>
              <w:divsChild>
                <w:div w:id="877745675">
                  <w:marLeft w:val="0"/>
                  <w:marRight w:val="0"/>
                  <w:marTop w:val="0"/>
                  <w:marBottom w:val="0"/>
                  <w:divBdr>
                    <w:top w:val="none" w:sz="0" w:space="0" w:color="auto"/>
                    <w:left w:val="none" w:sz="0" w:space="0" w:color="auto"/>
                    <w:bottom w:val="none" w:sz="0" w:space="0" w:color="auto"/>
                    <w:right w:val="none" w:sz="0" w:space="0" w:color="auto"/>
                  </w:divBdr>
                  <w:divsChild>
                    <w:div w:id="1022629394">
                      <w:marLeft w:val="0"/>
                      <w:marRight w:val="0"/>
                      <w:marTop w:val="0"/>
                      <w:marBottom w:val="0"/>
                      <w:divBdr>
                        <w:top w:val="none" w:sz="0" w:space="0" w:color="auto"/>
                        <w:left w:val="none" w:sz="0" w:space="0" w:color="auto"/>
                        <w:bottom w:val="none" w:sz="0" w:space="0" w:color="auto"/>
                        <w:right w:val="none" w:sz="0" w:space="0" w:color="auto"/>
                      </w:divBdr>
                      <w:divsChild>
                        <w:div w:id="899093984">
                          <w:marLeft w:val="0"/>
                          <w:marRight w:val="0"/>
                          <w:marTop w:val="60"/>
                          <w:marBottom w:val="60"/>
                          <w:divBdr>
                            <w:top w:val="none" w:sz="0" w:space="0" w:color="auto"/>
                            <w:left w:val="none" w:sz="0" w:space="0" w:color="auto"/>
                            <w:bottom w:val="none" w:sz="0" w:space="0" w:color="auto"/>
                            <w:right w:val="none" w:sz="0" w:space="0" w:color="auto"/>
                          </w:divBdr>
                        </w:div>
                        <w:div w:id="103504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944127">
      <w:bodyDiv w:val="1"/>
      <w:marLeft w:val="0"/>
      <w:marRight w:val="0"/>
      <w:marTop w:val="0"/>
      <w:marBottom w:val="0"/>
      <w:divBdr>
        <w:top w:val="none" w:sz="0" w:space="0" w:color="auto"/>
        <w:left w:val="none" w:sz="0" w:space="0" w:color="auto"/>
        <w:bottom w:val="none" w:sz="0" w:space="0" w:color="auto"/>
        <w:right w:val="none" w:sz="0" w:space="0" w:color="auto"/>
      </w:divBdr>
    </w:div>
    <w:div w:id="723677333">
      <w:bodyDiv w:val="1"/>
      <w:marLeft w:val="0"/>
      <w:marRight w:val="0"/>
      <w:marTop w:val="0"/>
      <w:marBottom w:val="0"/>
      <w:divBdr>
        <w:top w:val="none" w:sz="0" w:space="0" w:color="auto"/>
        <w:left w:val="none" w:sz="0" w:space="0" w:color="auto"/>
        <w:bottom w:val="none" w:sz="0" w:space="0" w:color="auto"/>
        <w:right w:val="none" w:sz="0" w:space="0" w:color="auto"/>
      </w:divBdr>
    </w:div>
    <w:div w:id="744764005">
      <w:bodyDiv w:val="1"/>
      <w:marLeft w:val="0"/>
      <w:marRight w:val="0"/>
      <w:marTop w:val="0"/>
      <w:marBottom w:val="0"/>
      <w:divBdr>
        <w:top w:val="none" w:sz="0" w:space="0" w:color="auto"/>
        <w:left w:val="none" w:sz="0" w:space="0" w:color="auto"/>
        <w:bottom w:val="none" w:sz="0" w:space="0" w:color="auto"/>
        <w:right w:val="none" w:sz="0" w:space="0" w:color="auto"/>
      </w:divBdr>
    </w:div>
    <w:div w:id="750473317">
      <w:bodyDiv w:val="1"/>
      <w:marLeft w:val="0"/>
      <w:marRight w:val="0"/>
      <w:marTop w:val="0"/>
      <w:marBottom w:val="0"/>
      <w:divBdr>
        <w:top w:val="none" w:sz="0" w:space="0" w:color="auto"/>
        <w:left w:val="none" w:sz="0" w:space="0" w:color="auto"/>
        <w:bottom w:val="none" w:sz="0" w:space="0" w:color="auto"/>
        <w:right w:val="none" w:sz="0" w:space="0" w:color="auto"/>
      </w:divBdr>
      <w:divsChild>
        <w:div w:id="879821033">
          <w:marLeft w:val="0"/>
          <w:marRight w:val="0"/>
          <w:marTop w:val="0"/>
          <w:marBottom w:val="0"/>
          <w:divBdr>
            <w:top w:val="none" w:sz="0" w:space="0" w:color="auto"/>
            <w:left w:val="none" w:sz="0" w:space="0" w:color="auto"/>
            <w:bottom w:val="none" w:sz="0" w:space="0" w:color="auto"/>
            <w:right w:val="none" w:sz="0" w:space="0" w:color="auto"/>
          </w:divBdr>
          <w:divsChild>
            <w:div w:id="468596601">
              <w:marLeft w:val="0"/>
              <w:marRight w:val="60"/>
              <w:marTop w:val="0"/>
              <w:marBottom w:val="0"/>
              <w:divBdr>
                <w:top w:val="none" w:sz="0" w:space="0" w:color="auto"/>
                <w:left w:val="none" w:sz="0" w:space="0" w:color="auto"/>
                <w:bottom w:val="none" w:sz="0" w:space="0" w:color="auto"/>
                <w:right w:val="none" w:sz="0" w:space="0" w:color="auto"/>
              </w:divBdr>
              <w:divsChild>
                <w:div w:id="1624772863">
                  <w:marLeft w:val="0"/>
                  <w:marRight w:val="0"/>
                  <w:marTop w:val="0"/>
                  <w:marBottom w:val="120"/>
                  <w:divBdr>
                    <w:top w:val="single" w:sz="6" w:space="0" w:color="A0A0A0"/>
                    <w:left w:val="single" w:sz="6" w:space="0" w:color="B9B9B9"/>
                    <w:bottom w:val="single" w:sz="6" w:space="0" w:color="B9B9B9"/>
                    <w:right w:val="single" w:sz="6" w:space="0" w:color="B9B9B9"/>
                  </w:divBdr>
                  <w:divsChild>
                    <w:div w:id="131142343">
                      <w:marLeft w:val="0"/>
                      <w:marRight w:val="0"/>
                      <w:marTop w:val="0"/>
                      <w:marBottom w:val="0"/>
                      <w:divBdr>
                        <w:top w:val="none" w:sz="0" w:space="0" w:color="auto"/>
                        <w:left w:val="none" w:sz="0" w:space="0" w:color="auto"/>
                        <w:bottom w:val="none" w:sz="0" w:space="0" w:color="auto"/>
                        <w:right w:val="none" w:sz="0" w:space="0" w:color="auto"/>
                      </w:divBdr>
                    </w:div>
                    <w:div w:id="131178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161272">
          <w:marLeft w:val="0"/>
          <w:marRight w:val="0"/>
          <w:marTop w:val="0"/>
          <w:marBottom w:val="0"/>
          <w:divBdr>
            <w:top w:val="none" w:sz="0" w:space="0" w:color="auto"/>
            <w:left w:val="none" w:sz="0" w:space="0" w:color="auto"/>
            <w:bottom w:val="none" w:sz="0" w:space="0" w:color="auto"/>
            <w:right w:val="none" w:sz="0" w:space="0" w:color="auto"/>
          </w:divBdr>
          <w:divsChild>
            <w:div w:id="849098527">
              <w:marLeft w:val="60"/>
              <w:marRight w:val="0"/>
              <w:marTop w:val="0"/>
              <w:marBottom w:val="0"/>
              <w:divBdr>
                <w:top w:val="none" w:sz="0" w:space="0" w:color="auto"/>
                <w:left w:val="none" w:sz="0" w:space="0" w:color="auto"/>
                <w:bottom w:val="none" w:sz="0" w:space="0" w:color="auto"/>
                <w:right w:val="none" w:sz="0" w:space="0" w:color="auto"/>
              </w:divBdr>
              <w:divsChild>
                <w:div w:id="1980110083">
                  <w:marLeft w:val="0"/>
                  <w:marRight w:val="0"/>
                  <w:marTop w:val="0"/>
                  <w:marBottom w:val="0"/>
                  <w:divBdr>
                    <w:top w:val="none" w:sz="0" w:space="0" w:color="auto"/>
                    <w:left w:val="none" w:sz="0" w:space="0" w:color="auto"/>
                    <w:bottom w:val="none" w:sz="0" w:space="0" w:color="auto"/>
                    <w:right w:val="none" w:sz="0" w:space="0" w:color="auto"/>
                  </w:divBdr>
                  <w:divsChild>
                    <w:div w:id="1426539434">
                      <w:marLeft w:val="0"/>
                      <w:marRight w:val="0"/>
                      <w:marTop w:val="0"/>
                      <w:marBottom w:val="120"/>
                      <w:divBdr>
                        <w:top w:val="single" w:sz="6" w:space="0" w:color="F5F5F5"/>
                        <w:left w:val="single" w:sz="6" w:space="0" w:color="F5F5F5"/>
                        <w:bottom w:val="single" w:sz="6" w:space="0" w:color="F5F5F5"/>
                        <w:right w:val="single" w:sz="6" w:space="0" w:color="F5F5F5"/>
                      </w:divBdr>
                      <w:divsChild>
                        <w:div w:id="1652367187">
                          <w:marLeft w:val="0"/>
                          <w:marRight w:val="0"/>
                          <w:marTop w:val="0"/>
                          <w:marBottom w:val="0"/>
                          <w:divBdr>
                            <w:top w:val="none" w:sz="0" w:space="0" w:color="auto"/>
                            <w:left w:val="none" w:sz="0" w:space="0" w:color="auto"/>
                            <w:bottom w:val="none" w:sz="0" w:space="0" w:color="auto"/>
                            <w:right w:val="none" w:sz="0" w:space="0" w:color="auto"/>
                          </w:divBdr>
                          <w:divsChild>
                            <w:div w:id="166404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8622408">
      <w:bodyDiv w:val="1"/>
      <w:marLeft w:val="0"/>
      <w:marRight w:val="0"/>
      <w:marTop w:val="0"/>
      <w:marBottom w:val="0"/>
      <w:divBdr>
        <w:top w:val="none" w:sz="0" w:space="0" w:color="auto"/>
        <w:left w:val="none" w:sz="0" w:space="0" w:color="auto"/>
        <w:bottom w:val="none" w:sz="0" w:space="0" w:color="auto"/>
        <w:right w:val="none" w:sz="0" w:space="0" w:color="auto"/>
      </w:divBdr>
      <w:divsChild>
        <w:div w:id="128982814">
          <w:marLeft w:val="0"/>
          <w:marRight w:val="0"/>
          <w:marTop w:val="0"/>
          <w:marBottom w:val="0"/>
          <w:divBdr>
            <w:top w:val="none" w:sz="0" w:space="0" w:color="auto"/>
            <w:left w:val="none" w:sz="0" w:space="0" w:color="auto"/>
            <w:bottom w:val="none" w:sz="0" w:space="0" w:color="auto"/>
            <w:right w:val="none" w:sz="0" w:space="0" w:color="auto"/>
          </w:divBdr>
        </w:div>
        <w:div w:id="660473531">
          <w:marLeft w:val="0"/>
          <w:marRight w:val="0"/>
          <w:marTop w:val="0"/>
          <w:marBottom w:val="0"/>
          <w:divBdr>
            <w:top w:val="none" w:sz="0" w:space="0" w:color="auto"/>
            <w:left w:val="none" w:sz="0" w:space="0" w:color="auto"/>
            <w:bottom w:val="dotted" w:sz="6" w:space="0" w:color="4B4E50"/>
            <w:right w:val="none" w:sz="0" w:space="0" w:color="auto"/>
          </w:divBdr>
          <w:divsChild>
            <w:div w:id="1084061583">
              <w:marLeft w:val="0"/>
              <w:marRight w:val="0"/>
              <w:marTop w:val="0"/>
              <w:marBottom w:val="0"/>
              <w:divBdr>
                <w:top w:val="none" w:sz="0" w:space="0" w:color="auto"/>
                <w:left w:val="none" w:sz="0" w:space="0" w:color="auto"/>
                <w:bottom w:val="none" w:sz="0" w:space="0" w:color="auto"/>
                <w:right w:val="none" w:sz="0" w:space="0" w:color="auto"/>
              </w:divBdr>
            </w:div>
            <w:div w:id="1199009773">
              <w:marLeft w:val="0"/>
              <w:marRight w:val="0"/>
              <w:marTop w:val="0"/>
              <w:marBottom w:val="0"/>
              <w:divBdr>
                <w:top w:val="none" w:sz="0" w:space="0" w:color="auto"/>
                <w:left w:val="none" w:sz="0" w:space="0" w:color="auto"/>
                <w:bottom w:val="none" w:sz="0" w:space="0" w:color="auto"/>
                <w:right w:val="none" w:sz="0" w:space="0" w:color="auto"/>
              </w:divBdr>
              <w:divsChild>
                <w:div w:id="1553810959">
                  <w:marLeft w:val="0"/>
                  <w:marRight w:val="0"/>
                  <w:marTop w:val="0"/>
                  <w:marBottom w:val="0"/>
                  <w:divBdr>
                    <w:top w:val="none" w:sz="0" w:space="0" w:color="auto"/>
                    <w:left w:val="none" w:sz="0" w:space="0" w:color="auto"/>
                    <w:bottom w:val="none" w:sz="0" w:space="0" w:color="auto"/>
                    <w:right w:val="none" w:sz="0" w:space="0" w:color="auto"/>
                  </w:divBdr>
                </w:div>
              </w:divsChild>
            </w:div>
            <w:div w:id="1238128120">
              <w:marLeft w:val="0"/>
              <w:marRight w:val="0"/>
              <w:marTop w:val="0"/>
              <w:marBottom w:val="0"/>
              <w:divBdr>
                <w:top w:val="none" w:sz="0" w:space="0" w:color="auto"/>
                <w:left w:val="none" w:sz="0" w:space="0" w:color="auto"/>
                <w:bottom w:val="none" w:sz="0" w:space="0" w:color="auto"/>
                <w:right w:val="none" w:sz="0" w:space="0" w:color="auto"/>
              </w:divBdr>
              <w:divsChild>
                <w:div w:id="25547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745442">
          <w:marLeft w:val="0"/>
          <w:marRight w:val="0"/>
          <w:marTop w:val="0"/>
          <w:marBottom w:val="75"/>
          <w:divBdr>
            <w:top w:val="none" w:sz="0" w:space="0" w:color="auto"/>
            <w:left w:val="none" w:sz="0" w:space="0" w:color="auto"/>
            <w:bottom w:val="none" w:sz="0" w:space="0" w:color="auto"/>
            <w:right w:val="none" w:sz="0" w:space="0" w:color="auto"/>
          </w:divBdr>
        </w:div>
      </w:divsChild>
    </w:div>
    <w:div w:id="809782422">
      <w:bodyDiv w:val="1"/>
      <w:marLeft w:val="0"/>
      <w:marRight w:val="0"/>
      <w:marTop w:val="0"/>
      <w:marBottom w:val="0"/>
      <w:divBdr>
        <w:top w:val="none" w:sz="0" w:space="0" w:color="auto"/>
        <w:left w:val="none" w:sz="0" w:space="0" w:color="auto"/>
        <w:bottom w:val="none" w:sz="0" w:space="0" w:color="auto"/>
        <w:right w:val="none" w:sz="0" w:space="0" w:color="auto"/>
      </w:divBdr>
    </w:div>
    <w:div w:id="823476178">
      <w:bodyDiv w:val="1"/>
      <w:marLeft w:val="0"/>
      <w:marRight w:val="0"/>
      <w:marTop w:val="0"/>
      <w:marBottom w:val="0"/>
      <w:divBdr>
        <w:top w:val="none" w:sz="0" w:space="0" w:color="auto"/>
        <w:left w:val="none" w:sz="0" w:space="0" w:color="auto"/>
        <w:bottom w:val="none" w:sz="0" w:space="0" w:color="auto"/>
        <w:right w:val="none" w:sz="0" w:space="0" w:color="auto"/>
      </w:divBdr>
    </w:div>
    <w:div w:id="825828410">
      <w:bodyDiv w:val="1"/>
      <w:marLeft w:val="0"/>
      <w:marRight w:val="0"/>
      <w:marTop w:val="0"/>
      <w:marBottom w:val="0"/>
      <w:divBdr>
        <w:top w:val="none" w:sz="0" w:space="0" w:color="auto"/>
        <w:left w:val="none" w:sz="0" w:space="0" w:color="auto"/>
        <w:bottom w:val="none" w:sz="0" w:space="0" w:color="auto"/>
        <w:right w:val="none" w:sz="0" w:space="0" w:color="auto"/>
      </w:divBdr>
      <w:divsChild>
        <w:div w:id="880557300">
          <w:marLeft w:val="0"/>
          <w:marRight w:val="0"/>
          <w:marTop w:val="0"/>
          <w:marBottom w:val="0"/>
          <w:divBdr>
            <w:top w:val="none" w:sz="0" w:space="0" w:color="auto"/>
            <w:left w:val="none" w:sz="0" w:space="0" w:color="auto"/>
            <w:bottom w:val="none" w:sz="0" w:space="0" w:color="auto"/>
            <w:right w:val="none" w:sz="0" w:space="0" w:color="auto"/>
          </w:divBdr>
          <w:divsChild>
            <w:div w:id="1478910954">
              <w:marLeft w:val="0"/>
              <w:marRight w:val="0"/>
              <w:marTop w:val="0"/>
              <w:marBottom w:val="0"/>
              <w:divBdr>
                <w:top w:val="none" w:sz="0" w:space="0" w:color="auto"/>
                <w:left w:val="none" w:sz="0" w:space="0" w:color="auto"/>
                <w:bottom w:val="none" w:sz="0" w:space="0" w:color="auto"/>
                <w:right w:val="none" w:sz="0" w:space="0" w:color="auto"/>
              </w:divBdr>
              <w:divsChild>
                <w:div w:id="1355304994">
                  <w:marLeft w:val="0"/>
                  <w:marRight w:val="0"/>
                  <w:marTop w:val="0"/>
                  <w:marBottom w:val="0"/>
                  <w:divBdr>
                    <w:top w:val="none" w:sz="0" w:space="0" w:color="auto"/>
                    <w:left w:val="none" w:sz="0" w:space="0" w:color="auto"/>
                    <w:bottom w:val="none" w:sz="0" w:space="0" w:color="auto"/>
                    <w:right w:val="none" w:sz="0" w:space="0" w:color="auto"/>
                  </w:divBdr>
                  <w:divsChild>
                    <w:div w:id="410735083">
                      <w:marLeft w:val="0"/>
                      <w:marRight w:val="0"/>
                      <w:marTop w:val="0"/>
                      <w:marBottom w:val="225"/>
                      <w:divBdr>
                        <w:top w:val="none" w:sz="0" w:space="0" w:color="auto"/>
                        <w:left w:val="none" w:sz="0" w:space="0" w:color="auto"/>
                        <w:bottom w:val="none" w:sz="0" w:space="0" w:color="auto"/>
                        <w:right w:val="none" w:sz="0" w:space="0" w:color="auto"/>
                      </w:divBdr>
                    </w:div>
                    <w:div w:id="1842158464">
                      <w:marLeft w:val="0"/>
                      <w:marRight w:val="0"/>
                      <w:marTop w:val="0"/>
                      <w:marBottom w:val="225"/>
                      <w:divBdr>
                        <w:top w:val="none" w:sz="0" w:space="0" w:color="auto"/>
                        <w:left w:val="none" w:sz="0" w:space="0" w:color="auto"/>
                        <w:bottom w:val="none" w:sz="0" w:space="0" w:color="auto"/>
                        <w:right w:val="none" w:sz="0" w:space="0" w:color="auto"/>
                      </w:divBdr>
                    </w:div>
                  </w:divsChild>
                </w:div>
                <w:div w:id="1537543182">
                  <w:marLeft w:val="0"/>
                  <w:marRight w:val="0"/>
                  <w:marTop w:val="0"/>
                  <w:marBottom w:val="150"/>
                  <w:divBdr>
                    <w:top w:val="none" w:sz="0" w:space="0" w:color="auto"/>
                    <w:left w:val="none" w:sz="0" w:space="0" w:color="auto"/>
                    <w:bottom w:val="none" w:sz="0" w:space="0" w:color="auto"/>
                    <w:right w:val="none" w:sz="0" w:space="0" w:color="auto"/>
                  </w:divBdr>
                  <w:divsChild>
                    <w:div w:id="1247953770">
                      <w:marLeft w:val="0"/>
                      <w:marRight w:val="0"/>
                      <w:marTop w:val="0"/>
                      <w:marBottom w:val="0"/>
                      <w:divBdr>
                        <w:top w:val="none" w:sz="0" w:space="0" w:color="auto"/>
                        <w:left w:val="none" w:sz="0" w:space="0" w:color="auto"/>
                        <w:bottom w:val="none" w:sz="0" w:space="0" w:color="auto"/>
                        <w:right w:val="none" w:sz="0" w:space="0" w:color="auto"/>
                      </w:divBdr>
                      <w:divsChild>
                        <w:div w:id="129768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682641">
          <w:marLeft w:val="0"/>
          <w:marRight w:val="0"/>
          <w:marTop w:val="0"/>
          <w:marBottom w:val="0"/>
          <w:divBdr>
            <w:top w:val="none" w:sz="0" w:space="0" w:color="auto"/>
            <w:left w:val="none" w:sz="0" w:space="0" w:color="auto"/>
            <w:bottom w:val="none" w:sz="0" w:space="0" w:color="auto"/>
            <w:right w:val="none" w:sz="0" w:space="0" w:color="auto"/>
          </w:divBdr>
          <w:divsChild>
            <w:div w:id="30956248">
              <w:marLeft w:val="0"/>
              <w:marRight w:val="0"/>
              <w:marTop w:val="150"/>
              <w:marBottom w:val="0"/>
              <w:divBdr>
                <w:top w:val="none" w:sz="0" w:space="0" w:color="auto"/>
                <w:left w:val="none" w:sz="0" w:space="0" w:color="auto"/>
                <w:bottom w:val="none" w:sz="0" w:space="0" w:color="auto"/>
                <w:right w:val="none" w:sz="0" w:space="0" w:color="auto"/>
              </w:divBdr>
              <w:divsChild>
                <w:div w:id="1042679388">
                  <w:marLeft w:val="0"/>
                  <w:marRight w:val="0"/>
                  <w:marTop w:val="0"/>
                  <w:marBottom w:val="150"/>
                  <w:divBdr>
                    <w:top w:val="single" w:sz="6" w:space="23" w:color="272727"/>
                    <w:left w:val="single" w:sz="6" w:space="0" w:color="272727"/>
                    <w:bottom w:val="single" w:sz="6" w:space="23" w:color="272727"/>
                    <w:right w:val="single" w:sz="6" w:space="15" w:color="272727"/>
                  </w:divBdr>
                  <w:divsChild>
                    <w:div w:id="267663993">
                      <w:marLeft w:val="0"/>
                      <w:marRight w:val="0"/>
                      <w:marTop w:val="0"/>
                      <w:marBottom w:val="0"/>
                      <w:divBdr>
                        <w:top w:val="none" w:sz="0" w:space="0" w:color="auto"/>
                        <w:left w:val="none" w:sz="0" w:space="0" w:color="auto"/>
                        <w:bottom w:val="none" w:sz="0" w:space="0" w:color="auto"/>
                        <w:right w:val="none" w:sz="0" w:space="0" w:color="auto"/>
                      </w:divBdr>
                    </w:div>
                    <w:div w:id="1038315825">
                      <w:marLeft w:val="0"/>
                      <w:marRight w:val="0"/>
                      <w:marTop w:val="0"/>
                      <w:marBottom w:val="0"/>
                      <w:divBdr>
                        <w:top w:val="none" w:sz="0" w:space="0" w:color="auto"/>
                        <w:left w:val="none" w:sz="0" w:space="0" w:color="auto"/>
                        <w:bottom w:val="none" w:sz="0" w:space="0" w:color="auto"/>
                        <w:right w:val="none" w:sz="0" w:space="0" w:color="auto"/>
                      </w:divBdr>
                    </w:div>
                    <w:div w:id="191773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582808">
          <w:marLeft w:val="0"/>
          <w:marRight w:val="0"/>
          <w:marTop w:val="0"/>
          <w:marBottom w:val="0"/>
          <w:divBdr>
            <w:top w:val="none" w:sz="0" w:space="0" w:color="auto"/>
            <w:left w:val="none" w:sz="0" w:space="0" w:color="auto"/>
            <w:bottom w:val="none" w:sz="0" w:space="0" w:color="auto"/>
            <w:right w:val="none" w:sz="0" w:space="0" w:color="auto"/>
          </w:divBdr>
          <w:divsChild>
            <w:div w:id="2034991036">
              <w:marLeft w:val="0"/>
              <w:marRight w:val="0"/>
              <w:marTop w:val="0"/>
              <w:marBottom w:val="0"/>
              <w:divBdr>
                <w:top w:val="none" w:sz="0" w:space="0" w:color="auto"/>
                <w:left w:val="none" w:sz="0" w:space="0" w:color="auto"/>
                <w:bottom w:val="none" w:sz="0" w:space="0" w:color="auto"/>
                <w:right w:val="none" w:sz="0" w:space="0" w:color="auto"/>
              </w:divBdr>
              <w:divsChild>
                <w:div w:id="1219442835">
                  <w:marLeft w:val="0"/>
                  <w:marRight w:val="0"/>
                  <w:marTop w:val="0"/>
                  <w:marBottom w:val="375"/>
                  <w:divBdr>
                    <w:top w:val="none" w:sz="0" w:space="0" w:color="auto"/>
                    <w:left w:val="none" w:sz="0" w:space="0" w:color="auto"/>
                    <w:bottom w:val="none" w:sz="0" w:space="0" w:color="auto"/>
                    <w:right w:val="none" w:sz="0" w:space="0" w:color="auto"/>
                  </w:divBdr>
                  <w:divsChild>
                    <w:div w:id="27729468">
                      <w:marLeft w:val="0"/>
                      <w:marRight w:val="0"/>
                      <w:marTop w:val="0"/>
                      <w:marBottom w:val="0"/>
                      <w:divBdr>
                        <w:top w:val="none" w:sz="0" w:space="0" w:color="auto"/>
                        <w:left w:val="none" w:sz="0" w:space="0" w:color="auto"/>
                        <w:bottom w:val="none" w:sz="0" w:space="0" w:color="auto"/>
                        <w:right w:val="none" w:sz="0" w:space="0" w:color="auto"/>
                      </w:divBdr>
                    </w:div>
                    <w:div w:id="311174912">
                      <w:marLeft w:val="0"/>
                      <w:marRight w:val="0"/>
                      <w:marTop w:val="0"/>
                      <w:marBottom w:val="0"/>
                      <w:divBdr>
                        <w:top w:val="none" w:sz="0" w:space="0" w:color="auto"/>
                        <w:left w:val="none" w:sz="0" w:space="0" w:color="auto"/>
                        <w:bottom w:val="none" w:sz="0" w:space="0" w:color="auto"/>
                        <w:right w:val="none" w:sz="0" w:space="0" w:color="auto"/>
                      </w:divBdr>
                    </w:div>
                    <w:div w:id="1313565103">
                      <w:marLeft w:val="0"/>
                      <w:marRight w:val="0"/>
                      <w:marTop w:val="0"/>
                      <w:marBottom w:val="0"/>
                      <w:divBdr>
                        <w:top w:val="none" w:sz="0" w:space="0" w:color="auto"/>
                        <w:left w:val="none" w:sz="0" w:space="0" w:color="auto"/>
                        <w:bottom w:val="none" w:sz="0" w:space="0" w:color="auto"/>
                        <w:right w:val="none" w:sz="0" w:space="0" w:color="auto"/>
                      </w:divBdr>
                    </w:div>
                    <w:div w:id="1712850359">
                      <w:marLeft w:val="0"/>
                      <w:marRight w:val="0"/>
                      <w:marTop w:val="0"/>
                      <w:marBottom w:val="0"/>
                      <w:divBdr>
                        <w:top w:val="none" w:sz="0" w:space="0" w:color="auto"/>
                        <w:left w:val="none" w:sz="0" w:space="0" w:color="auto"/>
                        <w:bottom w:val="none" w:sz="0" w:space="0" w:color="auto"/>
                        <w:right w:val="none" w:sz="0" w:space="0" w:color="auto"/>
                      </w:divBdr>
                    </w:div>
                  </w:divsChild>
                </w:div>
                <w:div w:id="1837958915">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829709794">
      <w:bodyDiv w:val="1"/>
      <w:marLeft w:val="0"/>
      <w:marRight w:val="0"/>
      <w:marTop w:val="0"/>
      <w:marBottom w:val="0"/>
      <w:divBdr>
        <w:top w:val="none" w:sz="0" w:space="0" w:color="auto"/>
        <w:left w:val="none" w:sz="0" w:space="0" w:color="auto"/>
        <w:bottom w:val="none" w:sz="0" w:space="0" w:color="auto"/>
        <w:right w:val="none" w:sz="0" w:space="0" w:color="auto"/>
      </w:divBdr>
    </w:div>
    <w:div w:id="838736776">
      <w:bodyDiv w:val="1"/>
      <w:marLeft w:val="0"/>
      <w:marRight w:val="0"/>
      <w:marTop w:val="0"/>
      <w:marBottom w:val="0"/>
      <w:divBdr>
        <w:top w:val="none" w:sz="0" w:space="0" w:color="auto"/>
        <w:left w:val="none" w:sz="0" w:space="0" w:color="auto"/>
        <w:bottom w:val="none" w:sz="0" w:space="0" w:color="auto"/>
        <w:right w:val="none" w:sz="0" w:space="0" w:color="auto"/>
      </w:divBdr>
      <w:divsChild>
        <w:div w:id="347410074">
          <w:marLeft w:val="0"/>
          <w:marRight w:val="0"/>
          <w:marTop w:val="0"/>
          <w:marBottom w:val="0"/>
          <w:divBdr>
            <w:top w:val="none" w:sz="0" w:space="0" w:color="auto"/>
            <w:left w:val="none" w:sz="0" w:space="0" w:color="auto"/>
            <w:bottom w:val="none" w:sz="0" w:space="0" w:color="auto"/>
            <w:right w:val="none" w:sz="0" w:space="0" w:color="auto"/>
          </w:divBdr>
        </w:div>
        <w:div w:id="955451680">
          <w:marLeft w:val="0"/>
          <w:marRight w:val="0"/>
          <w:marTop w:val="0"/>
          <w:marBottom w:val="0"/>
          <w:divBdr>
            <w:top w:val="none" w:sz="0" w:space="0" w:color="auto"/>
            <w:left w:val="none" w:sz="0" w:space="0" w:color="auto"/>
            <w:bottom w:val="none" w:sz="0" w:space="0" w:color="auto"/>
            <w:right w:val="none" w:sz="0" w:space="0" w:color="auto"/>
          </w:divBdr>
        </w:div>
      </w:divsChild>
    </w:div>
    <w:div w:id="849759003">
      <w:bodyDiv w:val="1"/>
      <w:marLeft w:val="0"/>
      <w:marRight w:val="0"/>
      <w:marTop w:val="0"/>
      <w:marBottom w:val="0"/>
      <w:divBdr>
        <w:top w:val="none" w:sz="0" w:space="0" w:color="auto"/>
        <w:left w:val="none" w:sz="0" w:space="0" w:color="auto"/>
        <w:bottom w:val="none" w:sz="0" w:space="0" w:color="auto"/>
        <w:right w:val="none" w:sz="0" w:space="0" w:color="auto"/>
      </w:divBdr>
    </w:div>
    <w:div w:id="850223110">
      <w:bodyDiv w:val="1"/>
      <w:marLeft w:val="0"/>
      <w:marRight w:val="0"/>
      <w:marTop w:val="0"/>
      <w:marBottom w:val="0"/>
      <w:divBdr>
        <w:top w:val="none" w:sz="0" w:space="0" w:color="auto"/>
        <w:left w:val="none" w:sz="0" w:space="0" w:color="auto"/>
        <w:bottom w:val="none" w:sz="0" w:space="0" w:color="auto"/>
        <w:right w:val="none" w:sz="0" w:space="0" w:color="auto"/>
      </w:divBdr>
    </w:div>
    <w:div w:id="880747197">
      <w:bodyDiv w:val="1"/>
      <w:marLeft w:val="0"/>
      <w:marRight w:val="0"/>
      <w:marTop w:val="0"/>
      <w:marBottom w:val="0"/>
      <w:divBdr>
        <w:top w:val="none" w:sz="0" w:space="0" w:color="auto"/>
        <w:left w:val="none" w:sz="0" w:space="0" w:color="auto"/>
        <w:bottom w:val="none" w:sz="0" w:space="0" w:color="auto"/>
        <w:right w:val="none" w:sz="0" w:space="0" w:color="auto"/>
      </w:divBdr>
    </w:div>
    <w:div w:id="881138120">
      <w:bodyDiv w:val="1"/>
      <w:marLeft w:val="0"/>
      <w:marRight w:val="0"/>
      <w:marTop w:val="0"/>
      <w:marBottom w:val="0"/>
      <w:divBdr>
        <w:top w:val="none" w:sz="0" w:space="0" w:color="auto"/>
        <w:left w:val="none" w:sz="0" w:space="0" w:color="auto"/>
        <w:bottom w:val="none" w:sz="0" w:space="0" w:color="auto"/>
        <w:right w:val="none" w:sz="0" w:space="0" w:color="auto"/>
      </w:divBdr>
      <w:divsChild>
        <w:div w:id="149952922">
          <w:marLeft w:val="0"/>
          <w:marRight w:val="-210"/>
          <w:marTop w:val="0"/>
          <w:marBottom w:val="0"/>
          <w:divBdr>
            <w:top w:val="none" w:sz="0" w:space="0" w:color="auto"/>
            <w:left w:val="none" w:sz="0" w:space="0" w:color="auto"/>
            <w:bottom w:val="none" w:sz="0" w:space="0" w:color="auto"/>
            <w:right w:val="none" w:sz="0" w:space="0" w:color="auto"/>
          </w:divBdr>
        </w:div>
        <w:div w:id="836186021">
          <w:marLeft w:val="0"/>
          <w:marRight w:val="-210"/>
          <w:marTop w:val="0"/>
          <w:marBottom w:val="0"/>
          <w:divBdr>
            <w:top w:val="none" w:sz="0" w:space="0" w:color="auto"/>
            <w:left w:val="none" w:sz="0" w:space="0" w:color="auto"/>
            <w:bottom w:val="none" w:sz="0" w:space="0" w:color="auto"/>
            <w:right w:val="none" w:sz="0" w:space="0" w:color="auto"/>
          </w:divBdr>
        </w:div>
        <w:div w:id="860513038">
          <w:marLeft w:val="0"/>
          <w:marRight w:val="-210"/>
          <w:marTop w:val="0"/>
          <w:marBottom w:val="0"/>
          <w:divBdr>
            <w:top w:val="none" w:sz="0" w:space="0" w:color="auto"/>
            <w:left w:val="none" w:sz="0" w:space="0" w:color="auto"/>
            <w:bottom w:val="none" w:sz="0" w:space="0" w:color="auto"/>
            <w:right w:val="none" w:sz="0" w:space="0" w:color="auto"/>
          </w:divBdr>
        </w:div>
        <w:div w:id="1801998706">
          <w:marLeft w:val="0"/>
          <w:marRight w:val="-210"/>
          <w:marTop w:val="0"/>
          <w:marBottom w:val="0"/>
          <w:divBdr>
            <w:top w:val="none" w:sz="0" w:space="0" w:color="auto"/>
            <w:left w:val="none" w:sz="0" w:space="0" w:color="auto"/>
            <w:bottom w:val="none" w:sz="0" w:space="0" w:color="auto"/>
            <w:right w:val="none" w:sz="0" w:space="0" w:color="auto"/>
          </w:divBdr>
        </w:div>
        <w:div w:id="1894651808">
          <w:marLeft w:val="0"/>
          <w:marRight w:val="-210"/>
          <w:marTop w:val="0"/>
          <w:marBottom w:val="0"/>
          <w:divBdr>
            <w:top w:val="none" w:sz="0" w:space="0" w:color="auto"/>
            <w:left w:val="none" w:sz="0" w:space="0" w:color="auto"/>
            <w:bottom w:val="none" w:sz="0" w:space="0" w:color="auto"/>
            <w:right w:val="none" w:sz="0" w:space="0" w:color="auto"/>
          </w:divBdr>
        </w:div>
      </w:divsChild>
    </w:div>
    <w:div w:id="881791474">
      <w:bodyDiv w:val="1"/>
      <w:marLeft w:val="0"/>
      <w:marRight w:val="0"/>
      <w:marTop w:val="0"/>
      <w:marBottom w:val="0"/>
      <w:divBdr>
        <w:top w:val="none" w:sz="0" w:space="0" w:color="auto"/>
        <w:left w:val="none" w:sz="0" w:space="0" w:color="auto"/>
        <w:bottom w:val="none" w:sz="0" w:space="0" w:color="auto"/>
        <w:right w:val="none" w:sz="0" w:space="0" w:color="auto"/>
      </w:divBdr>
      <w:divsChild>
        <w:div w:id="266543598">
          <w:marLeft w:val="0"/>
          <w:marRight w:val="0"/>
          <w:marTop w:val="0"/>
          <w:marBottom w:val="0"/>
          <w:divBdr>
            <w:top w:val="none" w:sz="0" w:space="0" w:color="auto"/>
            <w:left w:val="none" w:sz="0" w:space="0" w:color="auto"/>
            <w:bottom w:val="none" w:sz="0" w:space="0" w:color="auto"/>
            <w:right w:val="none" w:sz="0" w:space="0" w:color="auto"/>
          </w:divBdr>
          <w:divsChild>
            <w:div w:id="303237451">
              <w:marLeft w:val="0"/>
              <w:marRight w:val="0"/>
              <w:marTop w:val="0"/>
              <w:marBottom w:val="0"/>
              <w:divBdr>
                <w:top w:val="none" w:sz="0" w:space="0" w:color="auto"/>
                <w:left w:val="none" w:sz="0" w:space="0" w:color="auto"/>
                <w:bottom w:val="none" w:sz="0" w:space="0" w:color="auto"/>
                <w:right w:val="none" w:sz="0" w:space="0" w:color="auto"/>
              </w:divBdr>
            </w:div>
          </w:divsChild>
        </w:div>
        <w:div w:id="1405448017">
          <w:marLeft w:val="0"/>
          <w:marRight w:val="150"/>
          <w:marTop w:val="0"/>
          <w:marBottom w:val="0"/>
          <w:divBdr>
            <w:top w:val="none" w:sz="0" w:space="0" w:color="auto"/>
            <w:left w:val="none" w:sz="0" w:space="0" w:color="auto"/>
            <w:bottom w:val="none" w:sz="0" w:space="0" w:color="auto"/>
            <w:right w:val="none" w:sz="0" w:space="0" w:color="auto"/>
          </w:divBdr>
        </w:div>
      </w:divsChild>
    </w:div>
    <w:div w:id="894657552">
      <w:bodyDiv w:val="1"/>
      <w:marLeft w:val="0"/>
      <w:marRight w:val="0"/>
      <w:marTop w:val="0"/>
      <w:marBottom w:val="0"/>
      <w:divBdr>
        <w:top w:val="none" w:sz="0" w:space="0" w:color="auto"/>
        <w:left w:val="none" w:sz="0" w:space="0" w:color="auto"/>
        <w:bottom w:val="none" w:sz="0" w:space="0" w:color="auto"/>
        <w:right w:val="none" w:sz="0" w:space="0" w:color="auto"/>
      </w:divBdr>
    </w:div>
    <w:div w:id="910430330">
      <w:bodyDiv w:val="1"/>
      <w:marLeft w:val="0"/>
      <w:marRight w:val="0"/>
      <w:marTop w:val="0"/>
      <w:marBottom w:val="0"/>
      <w:divBdr>
        <w:top w:val="none" w:sz="0" w:space="0" w:color="auto"/>
        <w:left w:val="none" w:sz="0" w:space="0" w:color="auto"/>
        <w:bottom w:val="none" w:sz="0" w:space="0" w:color="auto"/>
        <w:right w:val="none" w:sz="0" w:space="0" w:color="auto"/>
      </w:divBdr>
    </w:div>
    <w:div w:id="911431679">
      <w:bodyDiv w:val="1"/>
      <w:marLeft w:val="0"/>
      <w:marRight w:val="0"/>
      <w:marTop w:val="0"/>
      <w:marBottom w:val="0"/>
      <w:divBdr>
        <w:top w:val="none" w:sz="0" w:space="0" w:color="auto"/>
        <w:left w:val="none" w:sz="0" w:space="0" w:color="auto"/>
        <w:bottom w:val="none" w:sz="0" w:space="0" w:color="auto"/>
        <w:right w:val="none" w:sz="0" w:space="0" w:color="auto"/>
      </w:divBdr>
      <w:divsChild>
        <w:div w:id="1873037010">
          <w:marLeft w:val="0"/>
          <w:marRight w:val="0"/>
          <w:marTop w:val="0"/>
          <w:marBottom w:val="0"/>
          <w:divBdr>
            <w:top w:val="none" w:sz="0" w:space="0" w:color="auto"/>
            <w:left w:val="none" w:sz="0" w:space="0" w:color="auto"/>
            <w:bottom w:val="none" w:sz="0" w:space="0" w:color="auto"/>
            <w:right w:val="none" w:sz="0" w:space="0" w:color="auto"/>
          </w:divBdr>
        </w:div>
      </w:divsChild>
    </w:div>
    <w:div w:id="928855194">
      <w:bodyDiv w:val="1"/>
      <w:marLeft w:val="0"/>
      <w:marRight w:val="0"/>
      <w:marTop w:val="0"/>
      <w:marBottom w:val="0"/>
      <w:divBdr>
        <w:top w:val="none" w:sz="0" w:space="0" w:color="auto"/>
        <w:left w:val="none" w:sz="0" w:space="0" w:color="auto"/>
        <w:bottom w:val="none" w:sz="0" w:space="0" w:color="auto"/>
        <w:right w:val="none" w:sz="0" w:space="0" w:color="auto"/>
      </w:divBdr>
    </w:div>
    <w:div w:id="931426529">
      <w:bodyDiv w:val="1"/>
      <w:marLeft w:val="0"/>
      <w:marRight w:val="0"/>
      <w:marTop w:val="0"/>
      <w:marBottom w:val="0"/>
      <w:divBdr>
        <w:top w:val="none" w:sz="0" w:space="0" w:color="auto"/>
        <w:left w:val="none" w:sz="0" w:space="0" w:color="auto"/>
        <w:bottom w:val="none" w:sz="0" w:space="0" w:color="auto"/>
        <w:right w:val="none" w:sz="0" w:space="0" w:color="auto"/>
      </w:divBdr>
      <w:divsChild>
        <w:div w:id="1695108680">
          <w:marLeft w:val="750"/>
          <w:marRight w:val="0"/>
          <w:marTop w:val="0"/>
          <w:marBottom w:val="0"/>
          <w:divBdr>
            <w:top w:val="none" w:sz="0" w:space="0" w:color="auto"/>
            <w:left w:val="none" w:sz="0" w:space="0" w:color="auto"/>
            <w:bottom w:val="none" w:sz="0" w:space="0" w:color="auto"/>
            <w:right w:val="none" w:sz="0" w:space="0" w:color="auto"/>
          </w:divBdr>
          <w:divsChild>
            <w:div w:id="179004115">
              <w:marLeft w:val="150"/>
              <w:marRight w:val="150"/>
              <w:marTop w:val="150"/>
              <w:marBottom w:val="150"/>
              <w:divBdr>
                <w:top w:val="none" w:sz="0" w:space="0" w:color="auto"/>
                <w:left w:val="none" w:sz="0" w:space="0" w:color="auto"/>
                <w:bottom w:val="none" w:sz="0" w:space="0" w:color="auto"/>
                <w:right w:val="none" w:sz="0" w:space="0" w:color="auto"/>
              </w:divBdr>
            </w:div>
          </w:divsChild>
        </w:div>
      </w:divsChild>
    </w:div>
    <w:div w:id="942149503">
      <w:bodyDiv w:val="1"/>
      <w:marLeft w:val="0"/>
      <w:marRight w:val="0"/>
      <w:marTop w:val="0"/>
      <w:marBottom w:val="0"/>
      <w:divBdr>
        <w:top w:val="none" w:sz="0" w:space="0" w:color="auto"/>
        <w:left w:val="none" w:sz="0" w:space="0" w:color="auto"/>
        <w:bottom w:val="none" w:sz="0" w:space="0" w:color="auto"/>
        <w:right w:val="none" w:sz="0" w:space="0" w:color="auto"/>
      </w:divBdr>
    </w:div>
    <w:div w:id="965693384">
      <w:bodyDiv w:val="1"/>
      <w:marLeft w:val="0"/>
      <w:marRight w:val="0"/>
      <w:marTop w:val="0"/>
      <w:marBottom w:val="0"/>
      <w:divBdr>
        <w:top w:val="none" w:sz="0" w:space="0" w:color="auto"/>
        <w:left w:val="none" w:sz="0" w:space="0" w:color="auto"/>
        <w:bottom w:val="none" w:sz="0" w:space="0" w:color="auto"/>
        <w:right w:val="none" w:sz="0" w:space="0" w:color="auto"/>
      </w:divBdr>
    </w:div>
    <w:div w:id="976570505">
      <w:bodyDiv w:val="1"/>
      <w:marLeft w:val="0"/>
      <w:marRight w:val="0"/>
      <w:marTop w:val="0"/>
      <w:marBottom w:val="0"/>
      <w:divBdr>
        <w:top w:val="none" w:sz="0" w:space="0" w:color="auto"/>
        <w:left w:val="none" w:sz="0" w:space="0" w:color="auto"/>
        <w:bottom w:val="none" w:sz="0" w:space="0" w:color="auto"/>
        <w:right w:val="none" w:sz="0" w:space="0" w:color="auto"/>
      </w:divBdr>
    </w:div>
    <w:div w:id="1010989287">
      <w:bodyDiv w:val="1"/>
      <w:marLeft w:val="0"/>
      <w:marRight w:val="0"/>
      <w:marTop w:val="0"/>
      <w:marBottom w:val="0"/>
      <w:divBdr>
        <w:top w:val="none" w:sz="0" w:space="0" w:color="auto"/>
        <w:left w:val="none" w:sz="0" w:space="0" w:color="auto"/>
        <w:bottom w:val="none" w:sz="0" w:space="0" w:color="auto"/>
        <w:right w:val="none" w:sz="0" w:space="0" w:color="auto"/>
      </w:divBdr>
    </w:div>
    <w:div w:id="1026904385">
      <w:bodyDiv w:val="1"/>
      <w:marLeft w:val="0"/>
      <w:marRight w:val="0"/>
      <w:marTop w:val="0"/>
      <w:marBottom w:val="0"/>
      <w:divBdr>
        <w:top w:val="none" w:sz="0" w:space="0" w:color="auto"/>
        <w:left w:val="none" w:sz="0" w:space="0" w:color="auto"/>
        <w:bottom w:val="none" w:sz="0" w:space="0" w:color="auto"/>
        <w:right w:val="none" w:sz="0" w:space="0" w:color="auto"/>
      </w:divBdr>
    </w:div>
    <w:div w:id="1059397305">
      <w:bodyDiv w:val="1"/>
      <w:marLeft w:val="0"/>
      <w:marRight w:val="0"/>
      <w:marTop w:val="0"/>
      <w:marBottom w:val="0"/>
      <w:divBdr>
        <w:top w:val="none" w:sz="0" w:space="0" w:color="auto"/>
        <w:left w:val="none" w:sz="0" w:space="0" w:color="auto"/>
        <w:bottom w:val="none" w:sz="0" w:space="0" w:color="auto"/>
        <w:right w:val="none" w:sz="0" w:space="0" w:color="auto"/>
      </w:divBdr>
    </w:div>
    <w:div w:id="1068766753">
      <w:bodyDiv w:val="1"/>
      <w:marLeft w:val="0"/>
      <w:marRight w:val="0"/>
      <w:marTop w:val="0"/>
      <w:marBottom w:val="0"/>
      <w:divBdr>
        <w:top w:val="none" w:sz="0" w:space="0" w:color="auto"/>
        <w:left w:val="none" w:sz="0" w:space="0" w:color="auto"/>
        <w:bottom w:val="none" w:sz="0" w:space="0" w:color="auto"/>
        <w:right w:val="none" w:sz="0" w:space="0" w:color="auto"/>
      </w:divBdr>
    </w:div>
    <w:div w:id="1071806460">
      <w:bodyDiv w:val="1"/>
      <w:marLeft w:val="0"/>
      <w:marRight w:val="0"/>
      <w:marTop w:val="0"/>
      <w:marBottom w:val="0"/>
      <w:divBdr>
        <w:top w:val="none" w:sz="0" w:space="0" w:color="auto"/>
        <w:left w:val="none" w:sz="0" w:space="0" w:color="auto"/>
        <w:bottom w:val="none" w:sz="0" w:space="0" w:color="auto"/>
        <w:right w:val="none" w:sz="0" w:space="0" w:color="auto"/>
      </w:divBdr>
      <w:divsChild>
        <w:div w:id="345907461">
          <w:marLeft w:val="0"/>
          <w:marRight w:val="0"/>
          <w:marTop w:val="0"/>
          <w:marBottom w:val="0"/>
          <w:divBdr>
            <w:top w:val="none" w:sz="0" w:space="0" w:color="auto"/>
            <w:left w:val="none" w:sz="0" w:space="0" w:color="auto"/>
            <w:bottom w:val="none" w:sz="0" w:space="0" w:color="auto"/>
            <w:right w:val="none" w:sz="0" w:space="0" w:color="auto"/>
          </w:divBdr>
        </w:div>
        <w:div w:id="696849557">
          <w:marLeft w:val="0"/>
          <w:marRight w:val="0"/>
          <w:marTop w:val="0"/>
          <w:marBottom w:val="0"/>
          <w:divBdr>
            <w:top w:val="none" w:sz="0" w:space="0" w:color="auto"/>
            <w:left w:val="none" w:sz="0" w:space="0" w:color="auto"/>
            <w:bottom w:val="none" w:sz="0" w:space="0" w:color="auto"/>
            <w:right w:val="none" w:sz="0" w:space="0" w:color="auto"/>
          </w:divBdr>
        </w:div>
      </w:divsChild>
    </w:div>
    <w:div w:id="1094286175">
      <w:bodyDiv w:val="1"/>
      <w:marLeft w:val="0"/>
      <w:marRight w:val="0"/>
      <w:marTop w:val="0"/>
      <w:marBottom w:val="0"/>
      <w:divBdr>
        <w:top w:val="none" w:sz="0" w:space="0" w:color="auto"/>
        <w:left w:val="none" w:sz="0" w:space="0" w:color="auto"/>
        <w:bottom w:val="none" w:sz="0" w:space="0" w:color="auto"/>
        <w:right w:val="none" w:sz="0" w:space="0" w:color="auto"/>
      </w:divBdr>
      <w:divsChild>
        <w:div w:id="305017703">
          <w:marLeft w:val="0"/>
          <w:marRight w:val="-210"/>
          <w:marTop w:val="0"/>
          <w:marBottom w:val="0"/>
          <w:divBdr>
            <w:top w:val="none" w:sz="0" w:space="0" w:color="auto"/>
            <w:left w:val="none" w:sz="0" w:space="0" w:color="auto"/>
            <w:bottom w:val="none" w:sz="0" w:space="0" w:color="auto"/>
            <w:right w:val="none" w:sz="0" w:space="0" w:color="auto"/>
          </w:divBdr>
        </w:div>
        <w:div w:id="495730410">
          <w:marLeft w:val="0"/>
          <w:marRight w:val="-210"/>
          <w:marTop w:val="0"/>
          <w:marBottom w:val="0"/>
          <w:divBdr>
            <w:top w:val="none" w:sz="0" w:space="0" w:color="auto"/>
            <w:left w:val="none" w:sz="0" w:space="0" w:color="auto"/>
            <w:bottom w:val="none" w:sz="0" w:space="0" w:color="auto"/>
            <w:right w:val="none" w:sz="0" w:space="0" w:color="auto"/>
          </w:divBdr>
        </w:div>
        <w:div w:id="580722391">
          <w:marLeft w:val="0"/>
          <w:marRight w:val="-210"/>
          <w:marTop w:val="0"/>
          <w:marBottom w:val="0"/>
          <w:divBdr>
            <w:top w:val="none" w:sz="0" w:space="0" w:color="auto"/>
            <w:left w:val="none" w:sz="0" w:space="0" w:color="auto"/>
            <w:bottom w:val="none" w:sz="0" w:space="0" w:color="auto"/>
            <w:right w:val="none" w:sz="0" w:space="0" w:color="auto"/>
          </w:divBdr>
        </w:div>
        <w:div w:id="627973824">
          <w:marLeft w:val="0"/>
          <w:marRight w:val="-210"/>
          <w:marTop w:val="0"/>
          <w:marBottom w:val="0"/>
          <w:divBdr>
            <w:top w:val="none" w:sz="0" w:space="0" w:color="auto"/>
            <w:left w:val="none" w:sz="0" w:space="0" w:color="auto"/>
            <w:bottom w:val="none" w:sz="0" w:space="0" w:color="auto"/>
            <w:right w:val="none" w:sz="0" w:space="0" w:color="auto"/>
          </w:divBdr>
        </w:div>
        <w:div w:id="644358640">
          <w:marLeft w:val="0"/>
          <w:marRight w:val="-210"/>
          <w:marTop w:val="0"/>
          <w:marBottom w:val="0"/>
          <w:divBdr>
            <w:top w:val="none" w:sz="0" w:space="0" w:color="auto"/>
            <w:left w:val="none" w:sz="0" w:space="0" w:color="auto"/>
            <w:bottom w:val="none" w:sz="0" w:space="0" w:color="auto"/>
            <w:right w:val="none" w:sz="0" w:space="0" w:color="auto"/>
          </w:divBdr>
        </w:div>
        <w:div w:id="859314085">
          <w:marLeft w:val="0"/>
          <w:marRight w:val="-210"/>
          <w:marTop w:val="0"/>
          <w:marBottom w:val="0"/>
          <w:divBdr>
            <w:top w:val="none" w:sz="0" w:space="0" w:color="auto"/>
            <w:left w:val="none" w:sz="0" w:space="0" w:color="auto"/>
            <w:bottom w:val="none" w:sz="0" w:space="0" w:color="auto"/>
            <w:right w:val="none" w:sz="0" w:space="0" w:color="auto"/>
          </w:divBdr>
        </w:div>
        <w:div w:id="1063917806">
          <w:marLeft w:val="0"/>
          <w:marRight w:val="-210"/>
          <w:marTop w:val="0"/>
          <w:marBottom w:val="0"/>
          <w:divBdr>
            <w:top w:val="none" w:sz="0" w:space="0" w:color="auto"/>
            <w:left w:val="none" w:sz="0" w:space="0" w:color="auto"/>
            <w:bottom w:val="none" w:sz="0" w:space="0" w:color="auto"/>
            <w:right w:val="none" w:sz="0" w:space="0" w:color="auto"/>
          </w:divBdr>
        </w:div>
        <w:div w:id="1496874991">
          <w:marLeft w:val="0"/>
          <w:marRight w:val="-210"/>
          <w:marTop w:val="0"/>
          <w:marBottom w:val="0"/>
          <w:divBdr>
            <w:top w:val="none" w:sz="0" w:space="0" w:color="auto"/>
            <w:left w:val="none" w:sz="0" w:space="0" w:color="auto"/>
            <w:bottom w:val="none" w:sz="0" w:space="0" w:color="auto"/>
            <w:right w:val="none" w:sz="0" w:space="0" w:color="auto"/>
          </w:divBdr>
        </w:div>
        <w:div w:id="1524435200">
          <w:marLeft w:val="0"/>
          <w:marRight w:val="-210"/>
          <w:marTop w:val="0"/>
          <w:marBottom w:val="0"/>
          <w:divBdr>
            <w:top w:val="none" w:sz="0" w:space="0" w:color="auto"/>
            <w:left w:val="none" w:sz="0" w:space="0" w:color="auto"/>
            <w:bottom w:val="none" w:sz="0" w:space="0" w:color="auto"/>
            <w:right w:val="none" w:sz="0" w:space="0" w:color="auto"/>
          </w:divBdr>
        </w:div>
        <w:div w:id="1610357857">
          <w:marLeft w:val="0"/>
          <w:marRight w:val="-210"/>
          <w:marTop w:val="0"/>
          <w:marBottom w:val="0"/>
          <w:divBdr>
            <w:top w:val="none" w:sz="0" w:space="0" w:color="auto"/>
            <w:left w:val="none" w:sz="0" w:space="0" w:color="auto"/>
            <w:bottom w:val="none" w:sz="0" w:space="0" w:color="auto"/>
            <w:right w:val="none" w:sz="0" w:space="0" w:color="auto"/>
          </w:divBdr>
        </w:div>
        <w:div w:id="1704404355">
          <w:marLeft w:val="0"/>
          <w:marRight w:val="-210"/>
          <w:marTop w:val="0"/>
          <w:marBottom w:val="0"/>
          <w:divBdr>
            <w:top w:val="none" w:sz="0" w:space="0" w:color="auto"/>
            <w:left w:val="none" w:sz="0" w:space="0" w:color="auto"/>
            <w:bottom w:val="none" w:sz="0" w:space="0" w:color="auto"/>
            <w:right w:val="none" w:sz="0" w:space="0" w:color="auto"/>
          </w:divBdr>
        </w:div>
        <w:div w:id="1933589608">
          <w:marLeft w:val="0"/>
          <w:marRight w:val="-210"/>
          <w:marTop w:val="0"/>
          <w:marBottom w:val="0"/>
          <w:divBdr>
            <w:top w:val="none" w:sz="0" w:space="0" w:color="auto"/>
            <w:left w:val="none" w:sz="0" w:space="0" w:color="auto"/>
            <w:bottom w:val="none" w:sz="0" w:space="0" w:color="auto"/>
            <w:right w:val="none" w:sz="0" w:space="0" w:color="auto"/>
          </w:divBdr>
        </w:div>
        <w:div w:id="1968661026">
          <w:marLeft w:val="0"/>
          <w:marRight w:val="-210"/>
          <w:marTop w:val="0"/>
          <w:marBottom w:val="0"/>
          <w:divBdr>
            <w:top w:val="none" w:sz="0" w:space="0" w:color="auto"/>
            <w:left w:val="none" w:sz="0" w:space="0" w:color="auto"/>
            <w:bottom w:val="none" w:sz="0" w:space="0" w:color="auto"/>
            <w:right w:val="none" w:sz="0" w:space="0" w:color="auto"/>
          </w:divBdr>
        </w:div>
      </w:divsChild>
    </w:div>
    <w:div w:id="1174028628">
      <w:bodyDiv w:val="1"/>
      <w:marLeft w:val="0"/>
      <w:marRight w:val="0"/>
      <w:marTop w:val="0"/>
      <w:marBottom w:val="0"/>
      <w:divBdr>
        <w:top w:val="none" w:sz="0" w:space="0" w:color="auto"/>
        <w:left w:val="none" w:sz="0" w:space="0" w:color="auto"/>
        <w:bottom w:val="none" w:sz="0" w:space="0" w:color="auto"/>
        <w:right w:val="none" w:sz="0" w:space="0" w:color="auto"/>
      </w:divBdr>
    </w:div>
    <w:div w:id="1204948351">
      <w:bodyDiv w:val="1"/>
      <w:marLeft w:val="0"/>
      <w:marRight w:val="0"/>
      <w:marTop w:val="0"/>
      <w:marBottom w:val="0"/>
      <w:divBdr>
        <w:top w:val="none" w:sz="0" w:space="0" w:color="auto"/>
        <w:left w:val="none" w:sz="0" w:space="0" w:color="auto"/>
        <w:bottom w:val="none" w:sz="0" w:space="0" w:color="auto"/>
        <w:right w:val="none" w:sz="0" w:space="0" w:color="auto"/>
      </w:divBdr>
    </w:div>
    <w:div w:id="1221598145">
      <w:bodyDiv w:val="1"/>
      <w:marLeft w:val="0"/>
      <w:marRight w:val="0"/>
      <w:marTop w:val="0"/>
      <w:marBottom w:val="0"/>
      <w:divBdr>
        <w:top w:val="none" w:sz="0" w:space="0" w:color="auto"/>
        <w:left w:val="none" w:sz="0" w:space="0" w:color="auto"/>
        <w:bottom w:val="none" w:sz="0" w:space="0" w:color="auto"/>
        <w:right w:val="none" w:sz="0" w:space="0" w:color="auto"/>
      </w:divBdr>
    </w:div>
    <w:div w:id="1260915033">
      <w:bodyDiv w:val="1"/>
      <w:marLeft w:val="0"/>
      <w:marRight w:val="0"/>
      <w:marTop w:val="0"/>
      <w:marBottom w:val="0"/>
      <w:divBdr>
        <w:top w:val="none" w:sz="0" w:space="0" w:color="auto"/>
        <w:left w:val="none" w:sz="0" w:space="0" w:color="auto"/>
        <w:bottom w:val="none" w:sz="0" w:space="0" w:color="auto"/>
        <w:right w:val="none" w:sz="0" w:space="0" w:color="auto"/>
      </w:divBdr>
      <w:divsChild>
        <w:div w:id="594632839">
          <w:marLeft w:val="0"/>
          <w:marRight w:val="0"/>
          <w:marTop w:val="0"/>
          <w:marBottom w:val="0"/>
          <w:divBdr>
            <w:top w:val="none" w:sz="0" w:space="0" w:color="auto"/>
            <w:left w:val="none" w:sz="0" w:space="0" w:color="auto"/>
            <w:bottom w:val="none" w:sz="0" w:space="0" w:color="auto"/>
            <w:right w:val="none" w:sz="0" w:space="0" w:color="auto"/>
          </w:divBdr>
        </w:div>
        <w:div w:id="792334486">
          <w:marLeft w:val="0"/>
          <w:marRight w:val="0"/>
          <w:marTop w:val="0"/>
          <w:marBottom w:val="0"/>
          <w:divBdr>
            <w:top w:val="none" w:sz="0" w:space="0" w:color="auto"/>
            <w:left w:val="none" w:sz="0" w:space="0" w:color="auto"/>
            <w:bottom w:val="none" w:sz="0" w:space="0" w:color="auto"/>
            <w:right w:val="none" w:sz="0" w:space="0" w:color="auto"/>
          </w:divBdr>
        </w:div>
      </w:divsChild>
    </w:div>
    <w:div w:id="1272855950">
      <w:bodyDiv w:val="1"/>
      <w:marLeft w:val="0"/>
      <w:marRight w:val="0"/>
      <w:marTop w:val="0"/>
      <w:marBottom w:val="0"/>
      <w:divBdr>
        <w:top w:val="none" w:sz="0" w:space="0" w:color="auto"/>
        <w:left w:val="none" w:sz="0" w:space="0" w:color="auto"/>
        <w:bottom w:val="none" w:sz="0" w:space="0" w:color="auto"/>
        <w:right w:val="none" w:sz="0" w:space="0" w:color="auto"/>
      </w:divBdr>
    </w:div>
    <w:div w:id="1285694429">
      <w:bodyDiv w:val="1"/>
      <w:marLeft w:val="0"/>
      <w:marRight w:val="0"/>
      <w:marTop w:val="0"/>
      <w:marBottom w:val="0"/>
      <w:divBdr>
        <w:top w:val="none" w:sz="0" w:space="0" w:color="auto"/>
        <w:left w:val="none" w:sz="0" w:space="0" w:color="auto"/>
        <w:bottom w:val="none" w:sz="0" w:space="0" w:color="auto"/>
        <w:right w:val="none" w:sz="0" w:space="0" w:color="auto"/>
      </w:divBdr>
      <w:divsChild>
        <w:div w:id="67047406">
          <w:marLeft w:val="0"/>
          <w:marRight w:val="0"/>
          <w:marTop w:val="0"/>
          <w:marBottom w:val="0"/>
          <w:divBdr>
            <w:top w:val="none" w:sz="0" w:space="0" w:color="auto"/>
            <w:left w:val="none" w:sz="0" w:space="0" w:color="auto"/>
            <w:bottom w:val="none" w:sz="0" w:space="0" w:color="auto"/>
            <w:right w:val="none" w:sz="0" w:space="0" w:color="auto"/>
          </w:divBdr>
        </w:div>
        <w:div w:id="680090138">
          <w:marLeft w:val="0"/>
          <w:marRight w:val="0"/>
          <w:marTop w:val="0"/>
          <w:marBottom w:val="0"/>
          <w:divBdr>
            <w:top w:val="none" w:sz="0" w:space="0" w:color="auto"/>
            <w:left w:val="none" w:sz="0" w:space="0" w:color="auto"/>
            <w:bottom w:val="none" w:sz="0" w:space="0" w:color="auto"/>
            <w:right w:val="none" w:sz="0" w:space="0" w:color="auto"/>
          </w:divBdr>
        </w:div>
      </w:divsChild>
    </w:div>
    <w:div w:id="1285961165">
      <w:bodyDiv w:val="1"/>
      <w:marLeft w:val="0"/>
      <w:marRight w:val="0"/>
      <w:marTop w:val="0"/>
      <w:marBottom w:val="0"/>
      <w:divBdr>
        <w:top w:val="none" w:sz="0" w:space="0" w:color="auto"/>
        <w:left w:val="none" w:sz="0" w:space="0" w:color="auto"/>
        <w:bottom w:val="none" w:sz="0" w:space="0" w:color="auto"/>
        <w:right w:val="none" w:sz="0" w:space="0" w:color="auto"/>
      </w:divBdr>
    </w:div>
    <w:div w:id="1298295904">
      <w:bodyDiv w:val="1"/>
      <w:marLeft w:val="0"/>
      <w:marRight w:val="0"/>
      <w:marTop w:val="0"/>
      <w:marBottom w:val="0"/>
      <w:divBdr>
        <w:top w:val="none" w:sz="0" w:space="0" w:color="auto"/>
        <w:left w:val="none" w:sz="0" w:space="0" w:color="auto"/>
        <w:bottom w:val="none" w:sz="0" w:space="0" w:color="auto"/>
        <w:right w:val="none" w:sz="0" w:space="0" w:color="auto"/>
      </w:divBdr>
    </w:div>
    <w:div w:id="1306155420">
      <w:bodyDiv w:val="1"/>
      <w:marLeft w:val="0"/>
      <w:marRight w:val="0"/>
      <w:marTop w:val="0"/>
      <w:marBottom w:val="0"/>
      <w:divBdr>
        <w:top w:val="none" w:sz="0" w:space="0" w:color="auto"/>
        <w:left w:val="none" w:sz="0" w:space="0" w:color="auto"/>
        <w:bottom w:val="none" w:sz="0" w:space="0" w:color="auto"/>
        <w:right w:val="none" w:sz="0" w:space="0" w:color="auto"/>
      </w:divBdr>
    </w:div>
    <w:div w:id="1313558146">
      <w:bodyDiv w:val="1"/>
      <w:marLeft w:val="0"/>
      <w:marRight w:val="0"/>
      <w:marTop w:val="0"/>
      <w:marBottom w:val="0"/>
      <w:divBdr>
        <w:top w:val="none" w:sz="0" w:space="0" w:color="auto"/>
        <w:left w:val="none" w:sz="0" w:space="0" w:color="auto"/>
        <w:bottom w:val="none" w:sz="0" w:space="0" w:color="auto"/>
        <w:right w:val="none" w:sz="0" w:space="0" w:color="auto"/>
      </w:divBdr>
    </w:div>
    <w:div w:id="1335575429">
      <w:bodyDiv w:val="1"/>
      <w:marLeft w:val="0"/>
      <w:marRight w:val="0"/>
      <w:marTop w:val="0"/>
      <w:marBottom w:val="0"/>
      <w:divBdr>
        <w:top w:val="none" w:sz="0" w:space="0" w:color="auto"/>
        <w:left w:val="none" w:sz="0" w:space="0" w:color="auto"/>
        <w:bottom w:val="none" w:sz="0" w:space="0" w:color="auto"/>
        <w:right w:val="none" w:sz="0" w:space="0" w:color="auto"/>
      </w:divBdr>
      <w:divsChild>
        <w:div w:id="439031334">
          <w:marLeft w:val="0"/>
          <w:marRight w:val="0"/>
          <w:marTop w:val="0"/>
          <w:marBottom w:val="0"/>
          <w:divBdr>
            <w:top w:val="none" w:sz="0" w:space="0" w:color="auto"/>
            <w:left w:val="none" w:sz="0" w:space="0" w:color="auto"/>
            <w:bottom w:val="none" w:sz="0" w:space="0" w:color="auto"/>
            <w:right w:val="none" w:sz="0" w:space="0" w:color="auto"/>
          </w:divBdr>
        </w:div>
        <w:div w:id="1397899576">
          <w:marLeft w:val="0"/>
          <w:marRight w:val="0"/>
          <w:marTop w:val="0"/>
          <w:marBottom w:val="0"/>
          <w:divBdr>
            <w:top w:val="none" w:sz="0" w:space="0" w:color="auto"/>
            <w:left w:val="none" w:sz="0" w:space="0" w:color="auto"/>
            <w:bottom w:val="none" w:sz="0" w:space="0" w:color="auto"/>
            <w:right w:val="none" w:sz="0" w:space="0" w:color="auto"/>
          </w:divBdr>
        </w:div>
      </w:divsChild>
    </w:div>
    <w:div w:id="1350257472">
      <w:bodyDiv w:val="1"/>
      <w:marLeft w:val="0"/>
      <w:marRight w:val="0"/>
      <w:marTop w:val="0"/>
      <w:marBottom w:val="0"/>
      <w:divBdr>
        <w:top w:val="none" w:sz="0" w:space="0" w:color="auto"/>
        <w:left w:val="none" w:sz="0" w:space="0" w:color="auto"/>
        <w:bottom w:val="none" w:sz="0" w:space="0" w:color="auto"/>
        <w:right w:val="none" w:sz="0" w:space="0" w:color="auto"/>
      </w:divBdr>
    </w:div>
    <w:div w:id="1380593861">
      <w:bodyDiv w:val="1"/>
      <w:marLeft w:val="0"/>
      <w:marRight w:val="0"/>
      <w:marTop w:val="0"/>
      <w:marBottom w:val="0"/>
      <w:divBdr>
        <w:top w:val="none" w:sz="0" w:space="0" w:color="auto"/>
        <w:left w:val="none" w:sz="0" w:space="0" w:color="auto"/>
        <w:bottom w:val="none" w:sz="0" w:space="0" w:color="auto"/>
        <w:right w:val="none" w:sz="0" w:space="0" w:color="auto"/>
      </w:divBdr>
    </w:div>
    <w:div w:id="1383288119">
      <w:bodyDiv w:val="1"/>
      <w:marLeft w:val="0"/>
      <w:marRight w:val="0"/>
      <w:marTop w:val="0"/>
      <w:marBottom w:val="0"/>
      <w:divBdr>
        <w:top w:val="none" w:sz="0" w:space="0" w:color="auto"/>
        <w:left w:val="none" w:sz="0" w:space="0" w:color="auto"/>
        <w:bottom w:val="none" w:sz="0" w:space="0" w:color="auto"/>
        <w:right w:val="none" w:sz="0" w:space="0" w:color="auto"/>
      </w:divBdr>
    </w:div>
    <w:div w:id="1388915602">
      <w:bodyDiv w:val="1"/>
      <w:marLeft w:val="0"/>
      <w:marRight w:val="0"/>
      <w:marTop w:val="0"/>
      <w:marBottom w:val="0"/>
      <w:divBdr>
        <w:top w:val="none" w:sz="0" w:space="0" w:color="auto"/>
        <w:left w:val="none" w:sz="0" w:space="0" w:color="auto"/>
        <w:bottom w:val="none" w:sz="0" w:space="0" w:color="auto"/>
        <w:right w:val="none" w:sz="0" w:space="0" w:color="auto"/>
      </w:divBdr>
    </w:div>
    <w:div w:id="1410344862">
      <w:bodyDiv w:val="1"/>
      <w:marLeft w:val="0"/>
      <w:marRight w:val="0"/>
      <w:marTop w:val="0"/>
      <w:marBottom w:val="0"/>
      <w:divBdr>
        <w:top w:val="none" w:sz="0" w:space="0" w:color="auto"/>
        <w:left w:val="none" w:sz="0" w:space="0" w:color="auto"/>
        <w:bottom w:val="none" w:sz="0" w:space="0" w:color="auto"/>
        <w:right w:val="none" w:sz="0" w:space="0" w:color="auto"/>
      </w:divBdr>
    </w:div>
    <w:div w:id="1431075179">
      <w:bodyDiv w:val="1"/>
      <w:marLeft w:val="0"/>
      <w:marRight w:val="0"/>
      <w:marTop w:val="0"/>
      <w:marBottom w:val="0"/>
      <w:divBdr>
        <w:top w:val="none" w:sz="0" w:space="0" w:color="auto"/>
        <w:left w:val="none" w:sz="0" w:space="0" w:color="auto"/>
        <w:bottom w:val="none" w:sz="0" w:space="0" w:color="auto"/>
        <w:right w:val="none" w:sz="0" w:space="0" w:color="auto"/>
      </w:divBdr>
    </w:div>
    <w:div w:id="1447312030">
      <w:bodyDiv w:val="1"/>
      <w:marLeft w:val="0"/>
      <w:marRight w:val="0"/>
      <w:marTop w:val="0"/>
      <w:marBottom w:val="0"/>
      <w:divBdr>
        <w:top w:val="none" w:sz="0" w:space="0" w:color="auto"/>
        <w:left w:val="none" w:sz="0" w:space="0" w:color="auto"/>
        <w:bottom w:val="none" w:sz="0" w:space="0" w:color="auto"/>
        <w:right w:val="none" w:sz="0" w:space="0" w:color="auto"/>
      </w:divBdr>
    </w:div>
    <w:div w:id="1475442531">
      <w:bodyDiv w:val="1"/>
      <w:marLeft w:val="0"/>
      <w:marRight w:val="0"/>
      <w:marTop w:val="0"/>
      <w:marBottom w:val="0"/>
      <w:divBdr>
        <w:top w:val="none" w:sz="0" w:space="0" w:color="auto"/>
        <w:left w:val="none" w:sz="0" w:space="0" w:color="auto"/>
        <w:bottom w:val="none" w:sz="0" w:space="0" w:color="auto"/>
        <w:right w:val="none" w:sz="0" w:space="0" w:color="auto"/>
      </w:divBdr>
    </w:div>
    <w:div w:id="1483962362">
      <w:bodyDiv w:val="1"/>
      <w:marLeft w:val="0"/>
      <w:marRight w:val="0"/>
      <w:marTop w:val="0"/>
      <w:marBottom w:val="0"/>
      <w:divBdr>
        <w:top w:val="none" w:sz="0" w:space="0" w:color="auto"/>
        <w:left w:val="none" w:sz="0" w:space="0" w:color="auto"/>
        <w:bottom w:val="none" w:sz="0" w:space="0" w:color="auto"/>
        <w:right w:val="none" w:sz="0" w:space="0" w:color="auto"/>
      </w:divBdr>
    </w:div>
    <w:div w:id="1484734385">
      <w:bodyDiv w:val="1"/>
      <w:marLeft w:val="0"/>
      <w:marRight w:val="0"/>
      <w:marTop w:val="0"/>
      <w:marBottom w:val="0"/>
      <w:divBdr>
        <w:top w:val="none" w:sz="0" w:space="0" w:color="auto"/>
        <w:left w:val="none" w:sz="0" w:space="0" w:color="auto"/>
        <w:bottom w:val="none" w:sz="0" w:space="0" w:color="auto"/>
        <w:right w:val="none" w:sz="0" w:space="0" w:color="auto"/>
      </w:divBdr>
    </w:div>
    <w:div w:id="1487017427">
      <w:bodyDiv w:val="1"/>
      <w:marLeft w:val="0"/>
      <w:marRight w:val="0"/>
      <w:marTop w:val="0"/>
      <w:marBottom w:val="0"/>
      <w:divBdr>
        <w:top w:val="none" w:sz="0" w:space="0" w:color="auto"/>
        <w:left w:val="none" w:sz="0" w:space="0" w:color="auto"/>
        <w:bottom w:val="none" w:sz="0" w:space="0" w:color="auto"/>
        <w:right w:val="none" w:sz="0" w:space="0" w:color="auto"/>
      </w:divBdr>
    </w:div>
    <w:div w:id="1497112867">
      <w:bodyDiv w:val="1"/>
      <w:marLeft w:val="0"/>
      <w:marRight w:val="0"/>
      <w:marTop w:val="0"/>
      <w:marBottom w:val="0"/>
      <w:divBdr>
        <w:top w:val="none" w:sz="0" w:space="0" w:color="auto"/>
        <w:left w:val="none" w:sz="0" w:space="0" w:color="auto"/>
        <w:bottom w:val="none" w:sz="0" w:space="0" w:color="auto"/>
        <w:right w:val="none" w:sz="0" w:space="0" w:color="auto"/>
      </w:divBdr>
    </w:div>
    <w:div w:id="1553887431">
      <w:bodyDiv w:val="1"/>
      <w:marLeft w:val="0"/>
      <w:marRight w:val="0"/>
      <w:marTop w:val="0"/>
      <w:marBottom w:val="0"/>
      <w:divBdr>
        <w:top w:val="none" w:sz="0" w:space="0" w:color="auto"/>
        <w:left w:val="none" w:sz="0" w:space="0" w:color="auto"/>
        <w:bottom w:val="none" w:sz="0" w:space="0" w:color="auto"/>
        <w:right w:val="none" w:sz="0" w:space="0" w:color="auto"/>
      </w:divBdr>
    </w:div>
    <w:div w:id="1574705096">
      <w:bodyDiv w:val="1"/>
      <w:marLeft w:val="0"/>
      <w:marRight w:val="0"/>
      <w:marTop w:val="0"/>
      <w:marBottom w:val="0"/>
      <w:divBdr>
        <w:top w:val="none" w:sz="0" w:space="0" w:color="auto"/>
        <w:left w:val="none" w:sz="0" w:space="0" w:color="auto"/>
        <w:bottom w:val="none" w:sz="0" w:space="0" w:color="auto"/>
        <w:right w:val="none" w:sz="0" w:space="0" w:color="auto"/>
      </w:divBdr>
    </w:div>
    <w:div w:id="1578906022">
      <w:bodyDiv w:val="1"/>
      <w:marLeft w:val="0"/>
      <w:marRight w:val="0"/>
      <w:marTop w:val="0"/>
      <w:marBottom w:val="0"/>
      <w:divBdr>
        <w:top w:val="none" w:sz="0" w:space="0" w:color="auto"/>
        <w:left w:val="none" w:sz="0" w:space="0" w:color="auto"/>
        <w:bottom w:val="none" w:sz="0" w:space="0" w:color="auto"/>
        <w:right w:val="none" w:sz="0" w:space="0" w:color="auto"/>
      </w:divBdr>
    </w:div>
    <w:div w:id="1585995359">
      <w:bodyDiv w:val="1"/>
      <w:marLeft w:val="0"/>
      <w:marRight w:val="0"/>
      <w:marTop w:val="0"/>
      <w:marBottom w:val="0"/>
      <w:divBdr>
        <w:top w:val="none" w:sz="0" w:space="0" w:color="auto"/>
        <w:left w:val="none" w:sz="0" w:space="0" w:color="auto"/>
        <w:bottom w:val="none" w:sz="0" w:space="0" w:color="auto"/>
        <w:right w:val="none" w:sz="0" w:space="0" w:color="auto"/>
      </w:divBdr>
      <w:divsChild>
        <w:div w:id="1136067153">
          <w:marLeft w:val="0"/>
          <w:marRight w:val="0"/>
          <w:marTop w:val="0"/>
          <w:marBottom w:val="0"/>
          <w:divBdr>
            <w:top w:val="none" w:sz="0" w:space="0" w:color="auto"/>
            <w:left w:val="none" w:sz="0" w:space="0" w:color="auto"/>
            <w:bottom w:val="none" w:sz="0" w:space="0" w:color="auto"/>
            <w:right w:val="none" w:sz="0" w:space="0" w:color="auto"/>
          </w:divBdr>
          <w:divsChild>
            <w:div w:id="1520318530">
              <w:marLeft w:val="0"/>
              <w:marRight w:val="0"/>
              <w:marTop w:val="0"/>
              <w:marBottom w:val="0"/>
              <w:divBdr>
                <w:top w:val="none" w:sz="0" w:space="0" w:color="auto"/>
                <w:left w:val="none" w:sz="0" w:space="0" w:color="auto"/>
                <w:bottom w:val="none" w:sz="0" w:space="0" w:color="auto"/>
                <w:right w:val="none" w:sz="0" w:space="0" w:color="auto"/>
              </w:divBdr>
            </w:div>
          </w:divsChild>
        </w:div>
        <w:div w:id="1886407451">
          <w:marLeft w:val="0"/>
          <w:marRight w:val="0"/>
          <w:marTop w:val="0"/>
          <w:marBottom w:val="0"/>
          <w:divBdr>
            <w:top w:val="none" w:sz="0" w:space="0" w:color="auto"/>
            <w:left w:val="none" w:sz="0" w:space="0" w:color="auto"/>
            <w:bottom w:val="none" w:sz="0" w:space="0" w:color="auto"/>
            <w:right w:val="none" w:sz="0" w:space="0" w:color="auto"/>
          </w:divBdr>
          <w:divsChild>
            <w:div w:id="51912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331852">
      <w:bodyDiv w:val="1"/>
      <w:marLeft w:val="0"/>
      <w:marRight w:val="0"/>
      <w:marTop w:val="0"/>
      <w:marBottom w:val="0"/>
      <w:divBdr>
        <w:top w:val="none" w:sz="0" w:space="0" w:color="auto"/>
        <w:left w:val="none" w:sz="0" w:space="0" w:color="auto"/>
        <w:bottom w:val="none" w:sz="0" w:space="0" w:color="auto"/>
        <w:right w:val="none" w:sz="0" w:space="0" w:color="auto"/>
      </w:divBdr>
    </w:div>
    <w:div w:id="1610549915">
      <w:bodyDiv w:val="1"/>
      <w:marLeft w:val="0"/>
      <w:marRight w:val="0"/>
      <w:marTop w:val="0"/>
      <w:marBottom w:val="0"/>
      <w:divBdr>
        <w:top w:val="none" w:sz="0" w:space="0" w:color="auto"/>
        <w:left w:val="none" w:sz="0" w:space="0" w:color="auto"/>
        <w:bottom w:val="none" w:sz="0" w:space="0" w:color="auto"/>
        <w:right w:val="none" w:sz="0" w:space="0" w:color="auto"/>
      </w:divBdr>
    </w:div>
    <w:div w:id="1616135680">
      <w:bodyDiv w:val="1"/>
      <w:marLeft w:val="0"/>
      <w:marRight w:val="0"/>
      <w:marTop w:val="0"/>
      <w:marBottom w:val="0"/>
      <w:divBdr>
        <w:top w:val="none" w:sz="0" w:space="0" w:color="auto"/>
        <w:left w:val="none" w:sz="0" w:space="0" w:color="auto"/>
        <w:bottom w:val="none" w:sz="0" w:space="0" w:color="auto"/>
        <w:right w:val="none" w:sz="0" w:space="0" w:color="auto"/>
      </w:divBdr>
    </w:div>
    <w:div w:id="1652439806">
      <w:bodyDiv w:val="1"/>
      <w:marLeft w:val="0"/>
      <w:marRight w:val="0"/>
      <w:marTop w:val="0"/>
      <w:marBottom w:val="0"/>
      <w:divBdr>
        <w:top w:val="none" w:sz="0" w:space="0" w:color="auto"/>
        <w:left w:val="none" w:sz="0" w:space="0" w:color="auto"/>
        <w:bottom w:val="none" w:sz="0" w:space="0" w:color="auto"/>
        <w:right w:val="none" w:sz="0" w:space="0" w:color="auto"/>
      </w:divBdr>
    </w:div>
    <w:div w:id="1668094516">
      <w:bodyDiv w:val="1"/>
      <w:marLeft w:val="0"/>
      <w:marRight w:val="0"/>
      <w:marTop w:val="0"/>
      <w:marBottom w:val="0"/>
      <w:divBdr>
        <w:top w:val="none" w:sz="0" w:space="0" w:color="auto"/>
        <w:left w:val="none" w:sz="0" w:space="0" w:color="auto"/>
        <w:bottom w:val="none" w:sz="0" w:space="0" w:color="auto"/>
        <w:right w:val="none" w:sz="0" w:space="0" w:color="auto"/>
      </w:divBdr>
    </w:div>
    <w:div w:id="1672295747">
      <w:bodyDiv w:val="1"/>
      <w:marLeft w:val="0"/>
      <w:marRight w:val="0"/>
      <w:marTop w:val="0"/>
      <w:marBottom w:val="0"/>
      <w:divBdr>
        <w:top w:val="none" w:sz="0" w:space="0" w:color="auto"/>
        <w:left w:val="none" w:sz="0" w:space="0" w:color="auto"/>
        <w:bottom w:val="none" w:sz="0" w:space="0" w:color="auto"/>
        <w:right w:val="none" w:sz="0" w:space="0" w:color="auto"/>
      </w:divBdr>
    </w:div>
    <w:div w:id="1682930257">
      <w:bodyDiv w:val="1"/>
      <w:marLeft w:val="0"/>
      <w:marRight w:val="0"/>
      <w:marTop w:val="0"/>
      <w:marBottom w:val="0"/>
      <w:divBdr>
        <w:top w:val="none" w:sz="0" w:space="0" w:color="auto"/>
        <w:left w:val="none" w:sz="0" w:space="0" w:color="auto"/>
        <w:bottom w:val="none" w:sz="0" w:space="0" w:color="auto"/>
        <w:right w:val="none" w:sz="0" w:space="0" w:color="auto"/>
      </w:divBdr>
    </w:div>
    <w:div w:id="1688824158">
      <w:bodyDiv w:val="1"/>
      <w:marLeft w:val="0"/>
      <w:marRight w:val="0"/>
      <w:marTop w:val="0"/>
      <w:marBottom w:val="0"/>
      <w:divBdr>
        <w:top w:val="none" w:sz="0" w:space="0" w:color="auto"/>
        <w:left w:val="none" w:sz="0" w:space="0" w:color="auto"/>
        <w:bottom w:val="none" w:sz="0" w:space="0" w:color="auto"/>
        <w:right w:val="none" w:sz="0" w:space="0" w:color="auto"/>
      </w:divBdr>
      <w:divsChild>
        <w:div w:id="161744385">
          <w:marLeft w:val="150"/>
          <w:marRight w:val="150"/>
          <w:marTop w:val="150"/>
          <w:marBottom w:val="150"/>
          <w:divBdr>
            <w:top w:val="none" w:sz="0" w:space="0" w:color="auto"/>
            <w:left w:val="none" w:sz="0" w:space="0" w:color="auto"/>
            <w:bottom w:val="none" w:sz="0" w:space="0" w:color="auto"/>
            <w:right w:val="none" w:sz="0" w:space="0" w:color="auto"/>
          </w:divBdr>
        </w:div>
      </w:divsChild>
    </w:div>
    <w:div w:id="1700354714">
      <w:bodyDiv w:val="1"/>
      <w:marLeft w:val="0"/>
      <w:marRight w:val="0"/>
      <w:marTop w:val="0"/>
      <w:marBottom w:val="0"/>
      <w:divBdr>
        <w:top w:val="none" w:sz="0" w:space="0" w:color="auto"/>
        <w:left w:val="none" w:sz="0" w:space="0" w:color="auto"/>
        <w:bottom w:val="none" w:sz="0" w:space="0" w:color="auto"/>
        <w:right w:val="none" w:sz="0" w:space="0" w:color="auto"/>
      </w:divBdr>
    </w:div>
    <w:div w:id="1701397005">
      <w:bodyDiv w:val="1"/>
      <w:marLeft w:val="0"/>
      <w:marRight w:val="0"/>
      <w:marTop w:val="0"/>
      <w:marBottom w:val="0"/>
      <w:divBdr>
        <w:top w:val="none" w:sz="0" w:space="0" w:color="auto"/>
        <w:left w:val="none" w:sz="0" w:space="0" w:color="auto"/>
        <w:bottom w:val="none" w:sz="0" w:space="0" w:color="auto"/>
        <w:right w:val="none" w:sz="0" w:space="0" w:color="auto"/>
      </w:divBdr>
    </w:div>
    <w:div w:id="1776053235">
      <w:bodyDiv w:val="1"/>
      <w:marLeft w:val="0"/>
      <w:marRight w:val="0"/>
      <w:marTop w:val="0"/>
      <w:marBottom w:val="0"/>
      <w:divBdr>
        <w:top w:val="none" w:sz="0" w:space="0" w:color="auto"/>
        <w:left w:val="none" w:sz="0" w:space="0" w:color="auto"/>
        <w:bottom w:val="none" w:sz="0" w:space="0" w:color="auto"/>
        <w:right w:val="none" w:sz="0" w:space="0" w:color="auto"/>
      </w:divBdr>
      <w:divsChild>
        <w:div w:id="210503680">
          <w:marLeft w:val="0"/>
          <w:marRight w:val="0"/>
          <w:marTop w:val="0"/>
          <w:marBottom w:val="0"/>
          <w:divBdr>
            <w:top w:val="none" w:sz="0" w:space="0" w:color="auto"/>
            <w:left w:val="none" w:sz="0" w:space="0" w:color="auto"/>
            <w:bottom w:val="none" w:sz="0" w:space="0" w:color="auto"/>
            <w:right w:val="none" w:sz="0" w:space="0" w:color="auto"/>
          </w:divBdr>
          <w:divsChild>
            <w:div w:id="267280304">
              <w:marLeft w:val="0"/>
              <w:marRight w:val="0"/>
              <w:marTop w:val="0"/>
              <w:marBottom w:val="0"/>
              <w:divBdr>
                <w:top w:val="none" w:sz="0" w:space="0" w:color="auto"/>
                <w:left w:val="none" w:sz="0" w:space="0" w:color="auto"/>
                <w:bottom w:val="none" w:sz="0" w:space="0" w:color="auto"/>
                <w:right w:val="none" w:sz="0" w:space="0" w:color="auto"/>
              </w:divBdr>
              <w:divsChild>
                <w:div w:id="1976983410">
                  <w:marLeft w:val="0"/>
                  <w:marRight w:val="0"/>
                  <w:marTop w:val="0"/>
                  <w:marBottom w:val="0"/>
                  <w:divBdr>
                    <w:top w:val="none" w:sz="0" w:space="0" w:color="auto"/>
                    <w:left w:val="none" w:sz="0" w:space="0" w:color="auto"/>
                    <w:bottom w:val="none" w:sz="0" w:space="0" w:color="auto"/>
                    <w:right w:val="none" w:sz="0" w:space="0" w:color="auto"/>
                  </w:divBdr>
                </w:div>
                <w:div w:id="2034719304">
                  <w:marLeft w:val="0"/>
                  <w:marRight w:val="0"/>
                  <w:marTop w:val="0"/>
                  <w:marBottom w:val="0"/>
                  <w:divBdr>
                    <w:top w:val="none" w:sz="0" w:space="0" w:color="auto"/>
                    <w:left w:val="none" w:sz="0" w:space="0" w:color="auto"/>
                    <w:bottom w:val="none" w:sz="0" w:space="0" w:color="auto"/>
                    <w:right w:val="none" w:sz="0" w:space="0" w:color="auto"/>
                  </w:divBdr>
                  <w:divsChild>
                    <w:div w:id="113287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765420">
          <w:marLeft w:val="0"/>
          <w:marRight w:val="0"/>
          <w:marTop w:val="100"/>
          <w:marBottom w:val="100"/>
          <w:divBdr>
            <w:top w:val="none" w:sz="0" w:space="0" w:color="auto"/>
            <w:left w:val="none" w:sz="0" w:space="0" w:color="auto"/>
            <w:bottom w:val="none" w:sz="0" w:space="0" w:color="auto"/>
            <w:right w:val="none" w:sz="0" w:space="0" w:color="auto"/>
          </w:divBdr>
          <w:divsChild>
            <w:div w:id="315768700">
              <w:marLeft w:val="0"/>
              <w:marRight w:val="0"/>
              <w:marTop w:val="0"/>
              <w:marBottom w:val="0"/>
              <w:divBdr>
                <w:top w:val="none" w:sz="0" w:space="0" w:color="auto"/>
                <w:left w:val="none" w:sz="0" w:space="0" w:color="auto"/>
                <w:bottom w:val="none" w:sz="0" w:space="0" w:color="auto"/>
                <w:right w:val="none" w:sz="0" w:space="0" w:color="auto"/>
              </w:divBdr>
              <w:divsChild>
                <w:div w:id="270284317">
                  <w:marLeft w:val="-225"/>
                  <w:marRight w:val="-225"/>
                  <w:marTop w:val="0"/>
                  <w:marBottom w:val="0"/>
                  <w:divBdr>
                    <w:top w:val="none" w:sz="0" w:space="0" w:color="auto"/>
                    <w:left w:val="none" w:sz="0" w:space="0" w:color="auto"/>
                    <w:bottom w:val="none" w:sz="0" w:space="0" w:color="auto"/>
                    <w:right w:val="none" w:sz="0" w:space="0" w:color="auto"/>
                  </w:divBdr>
                  <w:divsChild>
                    <w:div w:id="191967289">
                      <w:marLeft w:val="0"/>
                      <w:marRight w:val="0"/>
                      <w:marTop w:val="0"/>
                      <w:marBottom w:val="0"/>
                      <w:divBdr>
                        <w:top w:val="none" w:sz="0" w:space="0" w:color="auto"/>
                        <w:left w:val="none" w:sz="0" w:space="0" w:color="auto"/>
                        <w:bottom w:val="none" w:sz="0" w:space="0" w:color="auto"/>
                        <w:right w:val="none" w:sz="0" w:space="0" w:color="auto"/>
                      </w:divBdr>
                    </w:div>
                    <w:div w:id="193123182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 w:id="1787894602">
      <w:bodyDiv w:val="1"/>
      <w:marLeft w:val="0"/>
      <w:marRight w:val="0"/>
      <w:marTop w:val="0"/>
      <w:marBottom w:val="0"/>
      <w:divBdr>
        <w:top w:val="none" w:sz="0" w:space="0" w:color="auto"/>
        <w:left w:val="none" w:sz="0" w:space="0" w:color="auto"/>
        <w:bottom w:val="none" w:sz="0" w:space="0" w:color="auto"/>
        <w:right w:val="none" w:sz="0" w:space="0" w:color="auto"/>
      </w:divBdr>
    </w:div>
    <w:div w:id="1788116071">
      <w:bodyDiv w:val="1"/>
      <w:marLeft w:val="0"/>
      <w:marRight w:val="0"/>
      <w:marTop w:val="0"/>
      <w:marBottom w:val="0"/>
      <w:divBdr>
        <w:top w:val="none" w:sz="0" w:space="0" w:color="auto"/>
        <w:left w:val="none" w:sz="0" w:space="0" w:color="auto"/>
        <w:bottom w:val="none" w:sz="0" w:space="0" w:color="auto"/>
        <w:right w:val="none" w:sz="0" w:space="0" w:color="auto"/>
      </w:divBdr>
    </w:div>
    <w:div w:id="1824927062">
      <w:bodyDiv w:val="1"/>
      <w:marLeft w:val="0"/>
      <w:marRight w:val="0"/>
      <w:marTop w:val="0"/>
      <w:marBottom w:val="0"/>
      <w:divBdr>
        <w:top w:val="none" w:sz="0" w:space="0" w:color="auto"/>
        <w:left w:val="none" w:sz="0" w:space="0" w:color="auto"/>
        <w:bottom w:val="none" w:sz="0" w:space="0" w:color="auto"/>
        <w:right w:val="none" w:sz="0" w:space="0" w:color="auto"/>
      </w:divBdr>
    </w:div>
    <w:div w:id="1841654742">
      <w:bodyDiv w:val="1"/>
      <w:marLeft w:val="0"/>
      <w:marRight w:val="0"/>
      <w:marTop w:val="0"/>
      <w:marBottom w:val="0"/>
      <w:divBdr>
        <w:top w:val="none" w:sz="0" w:space="0" w:color="auto"/>
        <w:left w:val="none" w:sz="0" w:space="0" w:color="auto"/>
        <w:bottom w:val="none" w:sz="0" w:space="0" w:color="auto"/>
        <w:right w:val="none" w:sz="0" w:space="0" w:color="auto"/>
      </w:divBdr>
    </w:div>
    <w:div w:id="1847941168">
      <w:bodyDiv w:val="1"/>
      <w:marLeft w:val="0"/>
      <w:marRight w:val="0"/>
      <w:marTop w:val="0"/>
      <w:marBottom w:val="0"/>
      <w:divBdr>
        <w:top w:val="none" w:sz="0" w:space="0" w:color="auto"/>
        <w:left w:val="none" w:sz="0" w:space="0" w:color="auto"/>
        <w:bottom w:val="none" w:sz="0" w:space="0" w:color="auto"/>
        <w:right w:val="none" w:sz="0" w:space="0" w:color="auto"/>
      </w:divBdr>
    </w:div>
    <w:div w:id="1869876880">
      <w:bodyDiv w:val="1"/>
      <w:marLeft w:val="0"/>
      <w:marRight w:val="0"/>
      <w:marTop w:val="0"/>
      <w:marBottom w:val="0"/>
      <w:divBdr>
        <w:top w:val="none" w:sz="0" w:space="0" w:color="auto"/>
        <w:left w:val="none" w:sz="0" w:space="0" w:color="auto"/>
        <w:bottom w:val="none" w:sz="0" w:space="0" w:color="auto"/>
        <w:right w:val="none" w:sz="0" w:space="0" w:color="auto"/>
      </w:divBdr>
    </w:div>
    <w:div w:id="1907259729">
      <w:bodyDiv w:val="1"/>
      <w:marLeft w:val="0"/>
      <w:marRight w:val="0"/>
      <w:marTop w:val="0"/>
      <w:marBottom w:val="0"/>
      <w:divBdr>
        <w:top w:val="none" w:sz="0" w:space="0" w:color="auto"/>
        <w:left w:val="none" w:sz="0" w:space="0" w:color="auto"/>
        <w:bottom w:val="none" w:sz="0" w:space="0" w:color="auto"/>
        <w:right w:val="none" w:sz="0" w:space="0" w:color="auto"/>
      </w:divBdr>
    </w:div>
    <w:div w:id="1933119900">
      <w:bodyDiv w:val="1"/>
      <w:marLeft w:val="0"/>
      <w:marRight w:val="0"/>
      <w:marTop w:val="0"/>
      <w:marBottom w:val="0"/>
      <w:divBdr>
        <w:top w:val="none" w:sz="0" w:space="0" w:color="auto"/>
        <w:left w:val="none" w:sz="0" w:space="0" w:color="auto"/>
        <w:bottom w:val="none" w:sz="0" w:space="0" w:color="auto"/>
        <w:right w:val="none" w:sz="0" w:space="0" w:color="auto"/>
      </w:divBdr>
      <w:divsChild>
        <w:div w:id="1493175089">
          <w:marLeft w:val="0"/>
          <w:marRight w:val="0"/>
          <w:marTop w:val="0"/>
          <w:marBottom w:val="195"/>
          <w:divBdr>
            <w:top w:val="none" w:sz="0" w:space="0" w:color="auto"/>
            <w:left w:val="none" w:sz="0" w:space="0" w:color="auto"/>
            <w:bottom w:val="none" w:sz="0" w:space="0" w:color="auto"/>
            <w:right w:val="none" w:sz="0" w:space="0" w:color="auto"/>
          </w:divBdr>
        </w:div>
      </w:divsChild>
    </w:div>
    <w:div w:id="1937401969">
      <w:bodyDiv w:val="1"/>
      <w:marLeft w:val="0"/>
      <w:marRight w:val="0"/>
      <w:marTop w:val="0"/>
      <w:marBottom w:val="0"/>
      <w:divBdr>
        <w:top w:val="none" w:sz="0" w:space="0" w:color="auto"/>
        <w:left w:val="none" w:sz="0" w:space="0" w:color="auto"/>
        <w:bottom w:val="none" w:sz="0" w:space="0" w:color="auto"/>
        <w:right w:val="none" w:sz="0" w:space="0" w:color="auto"/>
      </w:divBdr>
    </w:div>
    <w:div w:id="1947811842">
      <w:bodyDiv w:val="1"/>
      <w:marLeft w:val="0"/>
      <w:marRight w:val="0"/>
      <w:marTop w:val="0"/>
      <w:marBottom w:val="0"/>
      <w:divBdr>
        <w:top w:val="none" w:sz="0" w:space="0" w:color="auto"/>
        <w:left w:val="none" w:sz="0" w:space="0" w:color="auto"/>
        <w:bottom w:val="none" w:sz="0" w:space="0" w:color="auto"/>
        <w:right w:val="none" w:sz="0" w:space="0" w:color="auto"/>
      </w:divBdr>
    </w:div>
    <w:div w:id="1961305552">
      <w:bodyDiv w:val="1"/>
      <w:marLeft w:val="0"/>
      <w:marRight w:val="0"/>
      <w:marTop w:val="0"/>
      <w:marBottom w:val="0"/>
      <w:divBdr>
        <w:top w:val="none" w:sz="0" w:space="0" w:color="auto"/>
        <w:left w:val="none" w:sz="0" w:space="0" w:color="auto"/>
        <w:bottom w:val="none" w:sz="0" w:space="0" w:color="auto"/>
        <w:right w:val="none" w:sz="0" w:space="0" w:color="auto"/>
      </w:divBdr>
    </w:div>
    <w:div w:id="1976451555">
      <w:bodyDiv w:val="1"/>
      <w:marLeft w:val="0"/>
      <w:marRight w:val="0"/>
      <w:marTop w:val="0"/>
      <w:marBottom w:val="0"/>
      <w:divBdr>
        <w:top w:val="none" w:sz="0" w:space="0" w:color="auto"/>
        <w:left w:val="none" w:sz="0" w:space="0" w:color="auto"/>
        <w:bottom w:val="none" w:sz="0" w:space="0" w:color="auto"/>
        <w:right w:val="none" w:sz="0" w:space="0" w:color="auto"/>
      </w:divBdr>
    </w:div>
    <w:div w:id="1979384323">
      <w:bodyDiv w:val="1"/>
      <w:marLeft w:val="0"/>
      <w:marRight w:val="0"/>
      <w:marTop w:val="0"/>
      <w:marBottom w:val="0"/>
      <w:divBdr>
        <w:top w:val="none" w:sz="0" w:space="0" w:color="auto"/>
        <w:left w:val="none" w:sz="0" w:space="0" w:color="auto"/>
        <w:bottom w:val="none" w:sz="0" w:space="0" w:color="auto"/>
        <w:right w:val="none" w:sz="0" w:space="0" w:color="auto"/>
      </w:divBdr>
      <w:divsChild>
        <w:div w:id="887381086">
          <w:marLeft w:val="0"/>
          <w:marRight w:val="0"/>
          <w:marTop w:val="0"/>
          <w:marBottom w:val="0"/>
          <w:divBdr>
            <w:top w:val="none" w:sz="0" w:space="0" w:color="auto"/>
            <w:left w:val="none" w:sz="0" w:space="0" w:color="auto"/>
            <w:bottom w:val="none" w:sz="0" w:space="0" w:color="auto"/>
            <w:right w:val="none" w:sz="0" w:space="0" w:color="auto"/>
          </w:divBdr>
          <w:divsChild>
            <w:div w:id="51927117">
              <w:marLeft w:val="0"/>
              <w:marRight w:val="0"/>
              <w:marTop w:val="0"/>
              <w:marBottom w:val="0"/>
              <w:divBdr>
                <w:top w:val="none" w:sz="0" w:space="0" w:color="auto"/>
                <w:left w:val="none" w:sz="0" w:space="0" w:color="auto"/>
                <w:bottom w:val="none" w:sz="0" w:space="0" w:color="auto"/>
                <w:right w:val="none" w:sz="0" w:space="0" w:color="auto"/>
              </w:divBdr>
            </w:div>
          </w:divsChild>
        </w:div>
        <w:div w:id="1168323267">
          <w:marLeft w:val="0"/>
          <w:marRight w:val="0"/>
          <w:marTop w:val="0"/>
          <w:marBottom w:val="0"/>
          <w:divBdr>
            <w:top w:val="none" w:sz="0" w:space="0" w:color="auto"/>
            <w:left w:val="none" w:sz="0" w:space="0" w:color="auto"/>
            <w:bottom w:val="none" w:sz="0" w:space="0" w:color="auto"/>
            <w:right w:val="none" w:sz="0" w:space="0" w:color="auto"/>
          </w:divBdr>
          <w:divsChild>
            <w:div w:id="71500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41527">
      <w:bodyDiv w:val="1"/>
      <w:marLeft w:val="0"/>
      <w:marRight w:val="0"/>
      <w:marTop w:val="0"/>
      <w:marBottom w:val="0"/>
      <w:divBdr>
        <w:top w:val="none" w:sz="0" w:space="0" w:color="auto"/>
        <w:left w:val="none" w:sz="0" w:space="0" w:color="auto"/>
        <w:bottom w:val="none" w:sz="0" w:space="0" w:color="auto"/>
        <w:right w:val="none" w:sz="0" w:space="0" w:color="auto"/>
      </w:divBdr>
      <w:divsChild>
        <w:div w:id="1254322101">
          <w:marLeft w:val="0"/>
          <w:marRight w:val="0"/>
          <w:marTop w:val="0"/>
          <w:marBottom w:val="168"/>
          <w:divBdr>
            <w:top w:val="none" w:sz="0" w:space="0" w:color="auto"/>
            <w:left w:val="none" w:sz="0" w:space="0" w:color="auto"/>
            <w:bottom w:val="none" w:sz="0" w:space="0" w:color="auto"/>
            <w:right w:val="none" w:sz="0" w:space="0" w:color="auto"/>
          </w:divBdr>
          <w:divsChild>
            <w:div w:id="159582100">
              <w:marLeft w:val="0"/>
              <w:marRight w:val="0"/>
              <w:marTop w:val="0"/>
              <w:marBottom w:val="0"/>
              <w:divBdr>
                <w:top w:val="none" w:sz="0" w:space="0" w:color="auto"/>
                <w:left w:val="none" w:sz="0" w:space="0" w:color="auto"/>
                <w:bottom w:val="none" w:sz="0" w:space="0" w:color="auto"/>
                <w:right w:val="none" w:sz="0" w:space="0" w:color="auto"/>
              </w:divBdr>
              <w:divsChild>
                <w:div w:id="132717077">
                  <w:marLeft w:val="0"/>
                  <w:marRight w:val="0"/>
                  <w:marTop w:val="96"/>
                  <w:marBottom w:val="60"/>
                  <w:divBdr>
                    <w:top w:val="none" w:sz="0" w:space="0" w:color="auto"/>
                    <w:left w:val="none" w:sz="0" w:space="0" w:color="auto"/>
                    <w:bottom w:val="none" w:sz="0" w:space="0" w:color="auto"/>
                    <w:right w:val="none" w:sz="0" w:space="0" w:color="auto"/>
                  </w:divBdr>
                  <w:divsChild>
                    <w:div w:id="1226529712">
                      <w:marLeft w:val="0"/>
                      <w:marRight w:val="0"/>
                      <w:marTop w:val="0"/>
                      <w:marBottom w:val="0"/>
                      <w:divBdr>
                        <w:top w:val="none" w:sz="0" w:space="0" w:color="auto"/>
                        <w:left w:val="none" w:sz="0" w:space="0" w:color="auto"/>
                        <w:bottom w:val="none" w:sz="0" w:space="0" w:color="auto"/>
                        <w:right w:val="none" w:sz="0" w:space="0" w:color="auto"/>
                      </w:divBdr>
                      <w:divsChild>
                        <w:div w:id="286855171">
                          <w:marLeft w:val="0"/>
                          <w:marRight w:val="0"/>
                          <w:marTop w:val="0"/>
                          <w:marBottom w:val="0"/>
                          <w:divBdr>
                            <w:top w:val="none" w:sz="0" w:space="0" w:color="auto"/>
                            <w:left w:val="none" w:sz="0" w:space="0" w:color="auto"/>
                            <w:bottom w:val="none" w:sz="0" w:space="0" w:color="auto"/>
                            <w:right w:val="none" w:sz="0" w:space="0" w:color="auto"/>
                          </w:divBdr>
                        </w:div>
                        <w:div w:id="188521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35528">
                  <w:marLeft w:val="0"/>
                  <w:marRight w:val="0"/>
                  <w:marTop w:val="96"/>
                  <w:marBottom w:val="60"/>
                  <w:divBdr>
                    <w:top w:val="none" w:sz="0" w:space="0" w:color="auto"/>
                    <w:left w:val="none" w:sz="0" w:space="0" w:color="auto"/>
                    <w:bottom w:val="none" w:sz="0" w:space="0" w:color="auto"/>
                    <w:right w:val="none" w:sz="0" w:space="0" w:color="auto"/>
                  </w:divBdr>
                  <w:divsChild>
                    <w:div w:id="761297809">
                      <w:marLeft w:val="0"/>
                      <w:marRight w:val="0"/>
                      <w:marTop w:val="0"/>
                      <w:marBottom w:val="0"/>
                      <w:divBdr>
                        <w:top w:val="none" w:sz="0" w:space="0" w:color="auto"/>
                        <w:left w:val="none" w:sz="0" w:space="0" w:color="auto"/>
                        <w:bottom w:val="none" w:sz="0" w:space="0" w:color="auto"/>
                        <w:right w:val="none" w:sz="0" w:space="0" w:color="auto"/>
                      </w:divBdr>
                      <w:divsChild>
                        <w:div w:id="985859449">
                          <w:marLeft w:val="0"/>
                          <w:marRight w:val="0"/>
                          <w:marTop w:val="0"/>
                          <w:marBottom w:val="0"/>
                          <w:divBdr>
                            <w:top w:val="none" w:sz="0" w:space="0" w:color="auto"/>
                            <w:left w:val="none" w:sz="0" w:space="0" w:color="auto"/>
                            <w:bottom w:val="none" w:sz="0" w:space="0" w:color="auto"/>
                            <w:right w:val="none" w:sz="0" w:space="0" w:color="auto"/>
                          </w:divBdr>
                        </w:div>
                        <w:div w:id="197023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127915">
                  <w:marLeft w:val="0"/>
                  <w:marRight w:val="0"/>
                  <w:marTop w:val="96"/>
                  <w:marBottom w:val="60"/>
                  <w:divBdr>
                    <w:top w:val="none" w:sz="0" w:space="0" w:color="auto"/>
                    <w:left w:val="none" w:sz="0" w:space="0" w:color="auto"/>
                    <w:bottom w:val="none" w:sz="0" w:space="0" w:color="auto"/>
                    <w:right w:val="none" w:sz="0" w:space="0" w:color="auto"/>
                  </w:divBdr>
                  <w:divsChild>
                    <w:div w:id="1174418737">
                      <w:marLeft w:val="0"/>
                      <w:marRight w:val="0"/>
                      <w:marTop w:val="0"/>
                      <w:marBottom w:val="0"/>
                      <w:divBdr>
                        <w:top w:val="none" w:sz="0" w:space="0" w:color="auto"/>
                        <w:left w:val="none" w:sz="0" w:space="0" w:color="auto"/>
                        <w:bottom w:val="none" w:sz="0" w:space="0" w:color="auto"/>
                        <w:right w:val="none" w:sz="0" w:space="0" w:color="auto"/>
                      </w:divBdr>
                      <w:divsChild>
                        <w:div w:id="288703460">
                          <w:marLeft w:val="0"/>
                          <w:marRight w:val="0"/>
                          <w:marTop w:val="0"/>
                          <w:marBottom w:val="0"/>
                          <w:divBdr>
                            <w:top w:val="none" w:sz="0" w:space="0" w:color="auto"/>
                            <w:left w:val="none" w:sz="0" w:space="0" w:color="auto"/>
                            <w:bottom w:val="none" w:sz="0" w:space="0" w:color="auto"/>
                            <w:right w:val="none" w:sz="0" w:space="0" w:color="auto"/>
                          </w:divBdr>
                        </w:div>
                        <w:div w:id="547883386">
                          <w:marLeft w:val="0"/>
                          <w:marRight w:val="0"/>
                          <w:marTop w:val="0"/>
                          <w:marBottom w:val="0"/>
                          <w:divBdr>
                            <w:top w:val="none" w:sz="0" w:space="0" w:color="auto"/>
                            <w:left w:val="none" w:sz="0" w:space="0" w:color="auto"/>
                            <w:bottom w:val="none" w:sz="0" w:space="0" w:color="auto"/>
                            <w:right w:val="none" w:sz="0" w:space="0" w:color="auto"/>
                          </w:divBdr>
                        </w:div>
                        <w:div w:id="1177043174">
                          <w:marLeft w:val="0"/>
                          <w:marRight w:val="0"/>
                          <w:marTop w:val="0"/>
                          <w:marBottom w:val="0"/>
                          <w:divBdr>
                            <w:top w:val="none" w:sz="0" w:space="0" w:color="auto"/>
                            <w:left w:val="none" w:sz="0" w:space="0" w:color="auto"/>
                            <w:bottom w:val="none" w:sz="0" w:space="0" w:color="auto"/>
                            <w:right w:val="none" w:sz="0" w:space="0" w:color="auto"/>
                          </w:divBdr>
                          <w:divsChild>
                            <w:div w:id="1936355014">
                              <w:marLeft w:val="0"/>
                              <w:marRight w:val="0"/>
                              <w:marTop w:val="0"/>
                              <w:marBottom w:val="0"/>
                              <w:divBdr>
                                <w:top w:val="none" w:sz="0" w:space="0" w:color="auto"/>
                                <w:left w:val="none" w:sz="0" w:space="0" w:color="auto"/>
                                <w:bottom w:val="none" w:sz="0" w:space="0" w:color="auto"/>
                                <w:right w:val="none" w:sz="0" w:space="0" w:color="auto"/>
                              </w:divBdr>
                            </w:div>
                            <w:div w:id="2127894369">
                              <w:marLeft w:val="0"/>
                              <w:marRight w:val="0"/>
                              <w:marTop w:val="0"/>
                              <w:marBottom w:val="0"/>
                              <w:divBdr>
                                <w:top w:val="none" w:sz="0" w:space="0" w:color="auto"/>
                                <w:left w:val="none" w:sz="0" w:space="0" w:color="auto"/>
                                <w:bottom w:val="none" w:sz="0" w:space="0" w:color="auto"/>
                                <w:right w:val="none" w:sz="0" w:space="0" w:color="auto"/>
                              </w:divBdr>
                            </w:div>
                          </w:divsChild>
                        </w:div>
                        <w:div w:id="2052727310">
                          <w:marLeft w:val="0"/>
                          <w:marRight w:val="0"/>
                          <w:marTop w:val="0"/>
                          <w:marBottom w:val="0"/>
                          <w:divBdr>
                            <w:top w:val="none" w:sz="0" w:space="0" w:color="auto"/>
                            <w:left w:val="none" w:sz="0" w:space="0" w:color="auto"/>
                            <w:bottom w:val="none" w:sz="0" w:space="0" w:color="auto"/>
                            <w:right w:val="none" w:sz="0" w:space="0" w:color="auto"/>
                          </w:divBdr>
                          <w:divsChild>
                            <w:div w:id="724255193">
                              <w:marLeft w:val="0"/>
                              <w:marRight w:val="0"/>
                              <w:marTop w:val="0"/>
                              <w:marBottom w:val="0"/>
                              <w:divBdr>
                                <w:top w:val="none" w:sz="0" w:space="0" w:color="auto"/>
                                <w:left w:val="none" w:sz="0" w:space="0" w:color="auto"/>
                                <w:bottom w:val="none" w:sz="0" w:space="0" w:color="auto"/>
                                <w:right w:val="none" w:sz="0" w:space="0" w:color="auto"/>
                              </w:divBdr>
                            </w:div>
                            <w:div w:id="73343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282436">
                  <w:marLeft w:val="0"/>
                  <w:marRight w:val="0"/>
                  <w:marTop w:val="96"/>
                  <w:marBottom w:val="60"/>
                  <w:divBdr>
                    <w:top w:val="none" w:sz="0" w:space="0" w:color="auto"/>
                    <w:left w:val="none" w:sz="0" w:space="0" w:color="auto"/>
                    <w:bottom w:val="none" w:sz="0" w:space="0" w:color="auto"/>
                    <w:right w:val="none" w:sz="0" w:space="0" w:color="auto"/>
                  </w:divBdr>
                  <w:divsChild>
                    <w:div w:id="209149199">
                      <w:marLeft w:val="0"/>
                      <w:marRight w:val="0"/>
                      <w:marTop w:val="0"/>
                      <w:marBottom w:val="0"/>
                      <w:divBdr>
                        <w:top w:val="none" w:sz="0" w:space="0" w:color="auto"/>
                        <w:left w:val="none" w:sz="0" w:space="0" w:color="auto"/>
                        <w:bottom w:val="none" w:sz="0" w:space="0" w:color="auto"/>
                        <w:right w:val="none" w:sz="0" w:space="0" w:color="auto"/>
                      </w:divBdr>
                      <w:divsChild>
                        <w:div w:id="845444257">
                          <w:marLeft w:val="0"/>
                          <w:marRight w:val="0"/>
                          <w:marTop w:val="0"/>
                          <w:marBottom w:val="0"/>
                          <w:divBdr>
                            <w:top w:val="none" w:sz="0" w:space="0" w:color="auto"/>
                            <w:left w:val="none" w:sz="0" w:space="0" w:color="auto"/>
                            <w:bottom w:val="none" w:sz="0" w:space="0" w:color="auto"/>
                            <w:right w:val="none" w:sz="0" w:space="0" w:color="auto"/>
                          </w:divBdr>
                        </w:div>
                        <w:div w:id="168250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002494">
                  <w:marLeft w:val="0"/>
                  <w:marRight w:val="0"/>
                  <w:marTop w:val="96"/>
                  <w:marBottom w:val="60"/>
                  <w:divBdr>
                    <w:top w:val="none" w:sz="0" w:space="0" w:color="auto"/>
                    <w:left w:val="none" w:sz="0" w:space="0" w:color="auto"/>
                    <w:bottom w:val="none" w:sz="0" w:space="0" w:color="auto"/>
                    <w:right w:val="none" w:sz="0" w:space="0" w:color="auto"/>
                  </w:divBdr>
                  <w:divsChild>
                    <w:div w:id="368143826">
                      <w:marLeft w:val="0"/>
                      <w:marRight w:val="0"/>
                      <w:marTop w:val="0"/>
                      <w:marBottom w:val="0"/>
                      <w:divBdr>
                        <w:top w:val="none" w:sz="0" w:space="0" w:color="auto"/>
                        <w:left w:val="none" w:sz="0" w:space="0" w:color="auto"/>
                        <w:bottom w:val="none" w:sz="0" w:space="0" w:color="auto"/>
                        <w:right w:val="none" w:sz="0" w:space="0" w:color="auto"/>
                      </w:divBdr>
                      <w:divsChild>
                        <w:div w:id="835725862">
                          <w:marLeft w:val="0"/>
                          <w:marRight w:val="0"/>
                          <w:marTop w:val="0"/>
                          <w:marBottom w:val="0"/>
                          <w:divBdr>
                            <w:top w:val="none" w:sz="0" w:space="0" w:color="auto"/>
                            <w:left w:val="none" w:sz="0" w:space="0" w:color="auto"/>
                            <w:bottom w:val="none" w:sz="0" w:space="0" w:color="auto"/>
                            <w:right w:val="none" w:sz="0" w:space="0" w:color="auto"/>
                          </w:divBdr>
                        </w:div>
                        <w:div w:id="182088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806212">
                  <w:marLeft w:val="0"/>
                  <w:marRight w:val="0"/>
                  <w:marTop w:val="96"/>
                  <w:marBottom w:val="60"/>
                  <w:divBdr>
                    <w:top w:val="none" w:sz="0" w:space="0" w:color="auto"/>
                    <w:left w:val="none" w:sz="0" w:space="0" w:color="auto"/>
                    <w:bottom w:val="none" w:sz="0" w:space="0" w:color="auto"/>
                    <w:right w:val="none" w:sz="0" w:space="0" w:color="auto"/>
                  </w:divBdr>
                  <w:divsChild>
                    <w:div w:id="2146115434">
                      <w:marLeft w:val="0"/>
                      <w:marRight w:val="0"/>
                      <w:marTop w:val="0"/>
                      <w:marBottom w:val="0"/>
                      <w:divBdr>
                        <w:top w:val="none" w:sz="0" w:space="0" w:color="auto"/>
                        <w:left w:val="none" w:sz="0" w:space="0" w:color="auto"/>
                        <w:bottom w:val="none" w:sz="0" w:space="0" w:color="auto"/>
                        <w:right w:val="none" w:sz="0" w:space="0" w:color="auto"/>
                      </w:divBdr>
                      <w:divsChild>
                        <w:div w:id="261651184">
                          <w:marLeft w:val="0"/>
                          <w:marRight w:val="0"/>
                          <w:marTop w:val="0"/>
                          <w:marBottom w:val="0"/>
                          <w:divBdr>
                            <w:top w:val="none" w:sz="0" w:space="0" w:color="auto"/>
                            <w:left w:val="none" w:sz="0" w:space="0" w:color="auto"/>
                            <w:bottom w:val="none" w:sz="0" w:space="0" w:color="auto"/>
                            <w:right w:val="none" w:sz="0" w:space="0" w:color="auto"/>
                          </w:divBdr>
                        </w:div>
                        <w:div w:id="191315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636793">
                  <w:marLeft w:val="0"/>
                  <w:marRight w:val="0"/>
                  <w:marTop w:val="96"/>
                  <w:marBottom w:val="60"/>
                  <w:divBdr>
                    <w:top w:val="none" w:sz="0" w:space="0" w:color="auto"/>
                    <w:left w:val="none" w:sz="0" w:space="0" w:color="auto"/>
                    <w:bottom w:val="none" w:sz="0" w:space="0" w:color="auto"/>
                    <w:right w:val="none" w:sz="0" w:space="0" w:color="auto"/>
                  </w:divBdr>
                  <w:divsChild>
                    <w:div w:id="2063169459">
                      <w:marLeft w:val="0"/>
                      <w:marRight w:val="0"/>
                      <w:marTop w:val="0"/>
                      <w:marBottom w:val="0"/>
                      <w:divBdr>
                        <w:top w:val="none" w:sz="0" w:space="0" w:color="auto"/>
                        <w:left w:val="none" w:sz="0" w:space="0" w:color="auto"/>
                        <w:bottom w:val="none" w:sz="0" w:space="0" w:color="auto"/>
                        <w:right w:val="none" w:sz="0" w:space="0" w:color="auto"/>
                      </w:divBdr>
                      <w:divsChild>
                        <w:div w:id="311715253">
                          <w:marLeft w:val="0"/>
                          <w:marRight w:val="0"/>
                          <w:marTop w:val="0"/>
                          <w:marBottom w:val="0"/>
                          <w:divBdr>
                            <w:top w:val="none" w:sz="0" w:space="0" w:color="auto"/>
                            <w:left w:val="none" w:sz="0" w:space="0" w:color="auto"/>
                            <w:bottom w:val="none" w:sz="0" w:space="0" w:color="auto"/>
                            <w:right w:val="none" w:sz="0" w:space="0" w:color="auto"/>
                          </w:divBdr>
                        </w:div>
                        <w:div w:id="128214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44256">
                  <w:marLeft w:val="0"/>
                  <w:marRight w:val="0"/>
                  <w:marTop w:val="96"/>
                  <w:marBottom w:val="60"/>
                  <w:divBdr>
                    <w:top w:val="none" w:sz="0" w:space="0" w:color="auto"/>
                    <w:left w:val="none" w:sz="0" w:space="0" w:color="auto"/>
                    <w:bottom w:val="none" w:sz="0" w:space="0" w:color="auto"/>
                    <w:right w:val="none" w:sz="0" w:space="0" w:color="auto"/>
                  </w:divBdr>
                  <w:divsChild>
                    <w:div w:id="2070691939">
                      <w:marLeft w:val="0"/>
                      <w:marRight w:val="0"/>
                      <w:marTop w:val="0"/>
                      <w:marBottom w:val="0"/>
                      <w:divBdr>
                        <w:top w:val="none" w:sz="0" w:space="0" w:color="auto"/>
                        <w:left w:val="none" w:sz="0" w:space="0" w:color="auto"/>
                        <w:bottom w:val="none" w:sz="0" w:space="0" w:color="auto"/>
                        <w:right w:val="none" w:sz="0" w:space="0" w:color="auto"/>
                      </w:divBdr>
                      <w:divsChild>
                        <w:div w:id="129328131">
                          <w:marLeft w:val="0"/>
                          <w:marRight w:val="0"/>
                          <w:marTop w:val="0"/>
                          <w:marBottom w:val="0"/>
                          <w:divBdr>
                            <w:top w:val="none" w:sz="0" w:space="0" w:color="auto"/>
                            <w:left w:val="none" w:sz="0" w:space="0" w:color="auto"/>
                            <w:bottom w:val="none" w:sz="0" w:space="0" w:color="auto"/>
                            <w:right w:val="none" w:sz="0" w:space="0" w:color="auto"/>
                          </w:divBdr>
                        </w:div>
                        <w:div w:id="47638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892808">
                  <w:marLeft w:val="0"/>
                  <w:marRight w:val="0"/>
                  <w:marTop w:val="96"/>
                  <w:marBottom w:val="60"/>
                  <w:divBdr>
                    <w:top w:val="none" w:sz="0" w:space="0" w:color="auto"/>
                    <w:left w:val="none" w:sz="0" w:space="0" w:color="auto"/>
                    <w:bottom w:val="none" w:sz="0" w:space="0" w:color="auto"/>
                    <w:right w:val="none" w:sz="0" w:space="0" w:color="auto"/>
                  </w:divBdr>
                  <w:divsChild>
                    <w:div w:id="382750326">
                      <w:marLeft w:val="0"/>
                      <w:marRight w:val="0"/>
                      <w:marTop w:val="0"/>
                      <w:marBottom w:val="0"/>
                      <w:divBdr>
                        <w:top w:val="none" w:sz="0" w:space="0" w:color="auto"/>
                        <w:left w:val="none" w:sz="0" w:space="0" w:color="auto"/>
                        <w:bottom w:val="none" w:sz="0" w:space="0" w:color="auto"/>
                        <w:right w:val="none" w:sz="0" w:space="0" w:color="auto"/>
                      </w:divBdr>
                      <w:divsChild>
                        <w:div w:id="193811239">
                          <w:marLeft w:val="0"/>
                          <w:marRight w:val="0"/>
                          <w:marTop w:val="0"/>
                          <w:marBottom w:val="0"/>
                          <w:divBdr>
                            <w:top w:val="none" w:sz="0" w:space="0" w:color="auto"/>
                            <w:left w:val="none" w:sz="0" w:space="0" w:color="auto"/>
                            <w:bottom w:val="none" w:sz="0" w:space="0" w:color="auto"/>
                            <w:right w:val="none" w:sz="0" w:space="0" w:color="auto"/>
                          </w:divBdr>
                        </w:div>
                        <w:div w:id="5659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876680">
                  <w:marLeft w:val="0"/>
                  <w:marRight w:val="0"/>
                  <w:marTop w:val="96"/>
                  <w:marBottom w:val="60"/>
                  <w:divBdr>
                    <w:top w:val="none" w:sz="0" w:space="0" w:color="auto"/>
                    <w:left w:val="none" w:sz="0" w:space="0" w:color="auto"/>
                    <w:bottom w:val="none" w:sz="0" w:space="0" w:color="auto"/>
                    <w:right w:val="none" w:sz="0" w:space="0" w:color="auto"/>
                  </w:divBdr>
                  <w:divsChild>
                    <w:div w:id="778644257">
                      <w:marLeft w:val="0"/>
                      <w:marRight w:val="0"/>
                      <w:marTop w:val="0"/>
                      <w:marBottom w:val="0"/>
                      <w:divBdr>
                        <w:top w:val="none" w:sz="0" w:space="0" w:color="auto"/>
                        <w:left w:val="none" w:sz="0" w:space="0" w:color="auto"/>
                        <w:bottom w:val="none" w:sz="0" w:space="0" w:color="auto"/>
                        <w:right w:val="none" w:sz="0" w:space="0" w:color="auto"/>
                      </w:divBdr>
                      <w:divsChild>
                        <w:div w:id="435101383">
                          <w:marLeft w:val="0"/>
                          <w:marRight w:val="0"/>
                          <w:marTop w:val="0"/>
                          <w:marBottom w:val="0"/>
                          <w:divBdr>
                            <w:top w:val="none" w:sz="0" w:space="0" w:color="auto"/>
                            <w:left w:val="none" w:sz="0" w:space="0" w:color="auto"/>
                            <w:bottom w:val="none" w:sz="0" w:space="0" w:color="auto"/>
                            <w:right w:val="none" w:sz="0" w:space="0" w:color="auto"/>
                          </w:divBdr>
                        </w:div>
                        <w:div w:id="130477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76394">
                  <w:marLeft w:val="0"/>
                  <w:marRight w:val="0"/>
                  <w:marTop w:val="96"/>
                  <w:marBottom w:val="60"/>
                  <w:divBdr>
                    <w:top w:val="none" w:sz="0" w:space="0" w:color="auto"/>
                    <w:left w:val="none" w:sz="0" w:space="0" w:color="auto"/>
                    <w:bottom w:val="none" w:sz="0" w:space="0" w:color="auto"/>
                    <w:right w:val="none" w:sz="0" w:space="0" w:color="auto"/>
                  </w:divBdr>
                  <w:divsChild>
                    <w:div w:id="185798678">
                      <w:marLeft w:val="0"/>
                      <w:marRight w:val="0"/>
                      <w:marTop w:val="0"/>
                      <w:marBottom w:val="0"/>
                      <w:divBdr>
                        <w:top w:val="none" w:sz="0" w:space="0" w:color="auto"/>
                        <w:left w:val="none" w:sz="0" w:space="0" w:color="auto"/>
                        <w:bottom w:val="none" w:sz="0" w:space="0" w:color="auto"/>
                        <w:right w:val="none" w:sz="0" w:space="0" w:color="auto"/>
                      </w:divBdr>
                      <w:divsChild>
                        <w:div w:id="304897885">
                          <w:marLeft w:val="0"/>
                          <w:marRight w:val="0"/>
                          <w:marTop w:val="0"/>
                          <w:marBottom w:val="0"/>
                          <w:divBdr>
                            <w:top w:val="none" w:sz="0" w:space="0" w:color="auto"/>
                            <w:left w:val="none" w:sz="0" w:space="0" w:color="auto"/>
                            <w:bottom w:val="none" w:sz="0" w:space="0" w:color="auto"/>
                            <w:right w:val="none" w:sz="0" w:space="0" w:color="auto"/>
                          </w:divBdr>
                        </w:div>
                        <w:div w:id="52162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426466">
                  <w:marLeft w:val="0"/>
                  <w:marRight w:val="0"/>
                  <w:marTop w:val="96"/>
                  <w:marBottom w:val="60"/>
                  <w:divBdr>
                    <w:top w:val="none" w:sz="0" w:space="0" w:color="auto"/>
                    <w:left w:val="none" w:sz="0" w:space="0" w:color="auto"/>
                    <w:bottom w:val="none" w:sz="0" w:space="0" w:color="auto"/>
                    <w:right w:val="none" w:sz="0" w:space="0" w:color="auto"/>
                  </w:divBdr>
                  <w:divsChild>
                    <w:div w:id="159199183">
                      <w:marLeft w:val="0"/>
                      <w:marRight w:val="0"/>
                      <w:marTop w:val="0"/>
                      <w:marBottom w:val="0"/>
                      <w:divBdr>
                        <w:top w:val="none" w:sz="0" w:space="0" w:color="auto"/>
                        <w:left w:val="none" w:sz="0" w:space="0" w:color="auto"/>
                        <w:bottom w:val="none" w:sz="0" w:space="0" w:color="auto"/>
                        <w:right w:val="none" w:sz="0" w:space="0" w:color="auto"/>
                      </w:divBdr>
                      <w:divsChild>
                        <w:div w:id="289942271">
                          <w:marLeft w:val="0"/>
                          <w:marRight w:val="0"/>
                          <w:marTop w:val="0"/>
                          <w:marBottom w:val="0"/>
                          <w:divBdr>
                            <w:top w:val="none" w:sz="0" w:space="0" w:color="auto"/>
                            <w:left w:val="none" w:sz="0" w:space="0" w:color="auto"/>
                            <w:bottom w:val="none" w:sz="0" w:space="0" w:color="auto"/>
                            <w:right w:val="none" w:sz="0" w:space="0" w:color="auto"/>
                          </w:divBdr>
                        </w:div>
                        <w:div w:id="101692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433252">
                  <w:marLeft w:val="0"/>
                  <w:marRight w:val="0"/>
                  <w:marTop w:val="96"/>
                  <w:marBottom w:val="60"/>
                  <w:divBdr>
                    <w:top w:val="none" w:sz="0" w:space="0" w:color="auto"/>
                    <w:left w:val="none" w:sz="0" w:space="0" w:color="auto"/>
                    <w:bottom w:val="none" w:sz="0" w:space="0" w:color="auto"/>
                    <w:right w:val="none" w:sz="0" w:space="0" w:color="auto"/>
                  </w:divBdr>
                  <w:divsChild>
                    <w:div w:id="2108697658">
                      <w:marLeft w:val="0"/>
                      <w:marRight w:val="0"/>
                      <w:marTop w:val="0"/>
                      <w:marBottom w:val="0"/>
                      <w:divBdr>
                        <w:top w:val="none" w:sz="0" w:space="0" w:color="auto"/>
                        <w:left w:val="none" w:sz="0" w:space="0" w:color="auto"/>
                        <w:bottom w:val="none" w:sz="0" w:space="0" w:color="auto"/>
                        <w:right w:val="none" w:sz="0" w:space="0" w:color="auto"/>
                      </w:divBdr>
                      <w:divsChild>
                        <w:div w:id="314991219">
                          <w:marLeft w:val="0"/>
                          <w:marRight w:val="0"/>
                          <w:marTop w:val="0"/>
                          <w:marBottom w:val="0"/>
                          <w:divBdr>
                            <w:top w:val="none" w:sz="0" w:space="0" w:color="auto"/>
                            <w:left w:val="none" w:sz="0" w:space="0" w:color="auto"/>
                            <w:bottom w:val="none" w:sz="0" w:space="0" w:color="auto"/>
                            <w:right w:val="none" w:sz="0" w:space="0" w:color="auto"/>
                          </w:divBdr>
                        </w:div>
                        <w:div w:id="113783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340325">
                  <w:marLeft w:val="0"/>
                  <w:marRight w:val="0"/>
                  <w:marTop w:val="96"/>
                  <w:marBottom w:val="60"/>
                  <w:divBdr>
                    <w:top w:val="none" w:sz="0" w:space="0" w:color="auto"/>
                    <w:left w:val="none" w:sz="0" w:space="0" w:color="auto"/>
                    <w:bottom w:val="none" w:sz="0" w:space="0" w:color="auto"/>
                    <w:right w:val="none" w:sz="0" w:space="0" w:color="auto"/>
                  </w:divBdr>
                  <w:divsChild>
                    <w:div w:id="1166940076">
                      <w:marLeft w:val="0"/>
                      <w:marRight w:val="0"/>
                      <w:marTop w:val="0"/>
                      <w:marBottom w:val="0"/>
                      <w:divBdr>
                        <w:top w:val="none" w:sz="0" w:space="0" w:color="auto"/>
                        <w:left w:val="none" w:sz="0" w:space="0" w:color="auto"/>
                        <w:bottom w:val="none" w:sz="0" w:space="0" w:color="auto"/>
                        <w:right w:val="none" w:sz="0" w:space="0" w:color="auto"/>
                      </w:divBdr>
                      <w:divsChild>
                        <w:div w:id="242760242">
                          <w:marLeft w:val="0"/>
                          <w:marRight w:val="0"/>
                          <w:marTop w:val="0"/>
                          <w:marBottom w:val="0"/>
                          <w:divBdr>
                            <w:top w:val="none" w:sz="0" w:space="0" w:color="auto"/>
                            <w:left w:val="none" w:sz="0" w:space="0" w:color="auto"/>
                            <w:bottom w:val="none" w:sz="0" w:space="0" w:color="auto"/>
                            <w:right w:val="none" w:sz="0" w:space="0" w:color="auto"/>
                          </w:divBdr>
                        </w:div>
                        <w:div w:id="57169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184778">
                  <w:marLeft w:val="0"/>
                  <w:marRight w:val="0"/>
                  <w:marTop w:val="96"/>
                  <w:marBottom w:val="60"/>
                  <w:divBdr>
                    <w:top w:val="none" w:sz="0" w:space="0" w:color="auto"/>
                    <w:left w:val="none" w:sz="0" w:space="0" w:color="auto"/>
                    <w:bottom w:val="none" w:sz="0" w:space="0" w:color="auto"/>
                    <w:right w:val="none" w:sz="0" w:space="0" w:color="auto"/>
                  </w:divBdr>
                  <w:divsChild>
                    <w:div w:id="1803184153">
                      <w:marLeft w:val="0"/>
                      <w:marRight w:val="0"/>
                      <w:marTop w:val="0"/>
                      <w:marBottom w:val="0"/>
                      <w:divBdr>
                        <w:top w:val="none" w:sz="0" w:space="0" w:color="auto"/>
                        <w:left w:val="none" w:sz="0" w:space="0" w:color="auto"/>
                        <w:bottom w:val="none" w:sz="0" w:space="0" w:color="auto"/>
                        <w:right w:val="none" w:sz="0" w:space="0" w:color="auto"/>
                      </w:divBdr>
                      <w:divsChild>
                        <w:div w:id="72900714">
                          <w:marLeft w:val="0"/>
                          <w:marRight w:val="0"/>
                          <w:marTop w:val="0"/>
                          <w:marBottom w:val="0"/>
                          <w:divBdr>
                            <w:top w:val="none" w:sz="0" w:space="0" w:color="auto"/>
                            <w:left w:val="none" w:sz="0" w:space="0" w:color="auto"/>
                            <w:bottom w:val="none" w:sz="0" w:space="0" w:color="auto"/>
                            <w:right w:val="none" w:sz="0" w:space="0" w:color="auto"/>
                          </w:divBdr>
                        </w:div>
                        <w:div w:id="150034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64080">
                  <w:marLeft w:val="0"/>
                  <w:marRight w:val="0"/>
                  <w:marTop w:val="96"/>
                  <w:marBottom w:val="60"/>
                  <w:divBdr>
                    <w:top w:val="none" w:sz="0" w:space="0" w:color="auto"/>
                    <w:left w:val="none" w:sz="0" w:space="0" w:color="auto"/>
                    <w:bottom w:val="none" w:sz="0" w:space="0" w:color="auto"/>
                    <w:right w:val="none" w:sz="0" w:space="0" w:color="auto"/>
                  </w:divBdr>
                  <w:divsChild>
                    <w:div w:id="1152523234">
                      <w:marLeft w:val="0"/>
                      <w:marRight w:val="0"/>
                      <w:marTop w:val="0"/>
                      <w:marBottom w:val="0"/>
                      <w:divBdr>
                        <w:top w:val="none" w:sz="0" w:space="0" w:color="auto"/>
                        <w:left w:val="none" w:sz="0" w:space="0" w:color="auto"/>
                        <w:bottom w:val="none" w:sz="0" w:space="0" w:color="auto"/>
                        <w:right w:val="none" w:sz="0" w:space="0" w:color="auto"/>
                      </w:divBdr>
                      <w:divsChild>
                        <w:div w:id="873467226">
                          <w:marLeft w:val="0"/>
                          <w:marRight w:val="0"/>
                          <w:marTop w:val="0"/>
                          <w:marBottom w:val="0"/>
                          <w:divBdr>
                            <w:top w:val="none" w:sz="0" w:space="0" w:color="auto"/>
                            <w:left w:val="none" w:sz="0" w:space="0" w:color="auto"/>
                            <w:bottom w:val="none" w:sz="0" w:space="0" w:color="auto"/>
                            <w:right w:val="none" w:sz="0" w:space="0" w:color="auto"/>
                          </w:divBdr>
                        </w:div>
                        <w:div w:id="164882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05447">
                  <w:marLeft w:val="0"/>
                  <w:marRight w:val="0"/>
                  <w:marTop w:val="96"/>
                  <w:marBottom w:val="60"/>
                  <w:divBdr>
                    <w:top w:val="none" w:sz="0" w:space="0" w:color="auto"/>
                    <w:left w:val="none" w:sz="0" w:space="0" w:color="auto"/>
                    <w:bottom w:val="none" w:sz="0" w:space="0" w:color="auto"/>
                    <w:right w:val="none" w:sz="0" w:space="0" w:color="auto"/>
                  </w:divBdr>
                  <w:divsChild>
                    <w:div w:id="2080638111">
                      <w:marLeft w:val="0"/>
                      <w:marRight w:val="0"/>
                      <w:marTop w:val="0"/>
                      <w:marBottom w:val="0"/>
                      <w:divBdr>
                        <w:top w:val="none" w:sz="0" w:space="0" w:color="auto"/>
                        <w:left w:val="none" w:sz="0" w:space="0" w:color="auto"/>
                        <w:bottom w:val="none" w:sz="0" w:space="0" w:color="auto"/>
                        <w:right w:val="none" w:sz="0" w:space="0" w:color="auto"/>
                      </w:divBdr>
                      <w:divsChild>
                        <w:div w:id="307436275">
                          <w:marLeft w:val="0"/>
                          <w:marRight w:val="0"/>
                          <w:marTop w:val="0"/>
                          <w:marBottom w:val="0"/>
                          <w:divBdr>
                            <w:top w:val="none" w:sz="0" w:space="0" w:color="auto"/>
                            <w:left w:val="none" w:sz="0" w:space="0" w:color="auto"/>
                            <w:bottom w:val="none" w:sz="0" w:space="0" w:color="auto"/>
                            <w:right w:val="none" w:sz="0" w:space="0" w:color="auto"/>
                          </w:divBdr>
                        </w:div>
                        <w:div w:id="152543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202215">
                  <w:marLeft w:val="0"/>
                  <w:marRight w:val="0"/>
                  <w:marTop w:val="96"/>
                  <w:marBottom w:val="60"/>
                  <w:divBdr>
                    <w:top w:val="none" w:sz="0" w:space="0" w:color="auto"/>
                    <w:left w:val="none" w:sz="0" w:space="0" w:color="auto"/>
                    <w:bottom w:val="none" w:sz="0" w:space="0" w:color="auto"/>
                    <w:right w:val="none" w:sz="0" w:space="0" w:color="auto"/>
                  </w:divBdr>
                  <w:divsChild>
                    <w:div w:id="971448758">
                      <w:marLeft w:val="0"/>
                      <w:marRight w:val="0"/>
                      <w:marTop w:val="0"/>
                      <w:marBottom w:val="0"/>
                      <w:divBdr>
                        <w:top w:val="none" w:sz="0" w:space="0" w:color="auto"/>
                        <w:left w:val="none" w:sz="0" w:space="0" w:color="auto"/>
                        <w:bottom w:val="none" w:sz="0" w:space="0" w:color="auto"/>
                        <w:right w:val="none" w:sz="0" w:space="0" w:color="auto"/>
                      </w:divBdr>
                      <w:divsChild>
                        <w:div w:id="746193942">
                          <w:marLeft w:val="0"/>
                          <w:marRight w:val="0"/>
                          <w:marTop w:val="0"/>
                          <w:marBottom w:val="0"/>
                          <w:divBdr>
                            <w:top w:val="none" w:sz="0" w:space="0" w:color="auto"/>
                            <w:left w:val="none" w:sz="0" w:space="0" w:color="auto"/>
                            <w:bottom w:val="none" w:sz="0" w:space="0" w:color="auto"/>
                            <w:right w:val="none" w:sz="0" w:space="0" w:color="auto"/>
                          </w:divBdr>
                        </w:div>
                        <w:div w:id="83002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866913">
                  <w:marLeft w:val="0"/>
                  <w:marRight w:val="0"/>
                  <w:marTop w:val="96"/>
                  <w:marBottom w:val="60"/>
                  <w:divBdr>
                    <w:top w:val="none" w:sz="0" w:space="0" w:color="auto"/>
                    <w:left w:val="none" w:sz="0" w:space="0" w:color="auto"/>
                    <w:bottom w:val="none" w:sz="0" w:space="0" w:color="auto"/>
                    <w:right w:val="none" w:sz="0" w:space="0" w:color="auto"/>
                  </w:divBdr>
                  <w:divsChild>
                    <w:div w:id="1888099105">
                      <w:marLeft w:val="0"/>
                      <w:marRight w:val="0"/>
                      <w:marTop w:val="0"/>
                      <w:marBottom w:val="0"/>
                      <w:divBdr>
                        <w:top w:val="none" w:sz="0" w:space="0" w:color="auto"/>
                        <w:left w:val="none" w:sz="0" w:space="0" w:color="auto"/>
                        <w:bottom w:val="none" w:sz="0" w:space="0" w:color="auto"/>
                        <w:right w:val="none" w:sz="0" w:space="0" w:color="auto"/>
                      </w:divBdr>
                      <w:divsChild>
                        <w:div w:id="1908566313">
                          <w:marLeft w:val="0"/>
                          <w:marRight w:val="0"/>
                          <w:marTop w:val="0"/>
                          <w:marBottom w:val="0"/>
                          <w:divBdr>
                            <w:top w:val="none" w:sz="0" w:space="0" w:color="auto"/>
                            <w:left w:val="none" w:sz="0" w:space="0" w:color="auto"/>
                            <w:bottom w:val="none" w:sz="0" w:space="0" w:color="auto"/>
                            <w:right w:val="none" w:sz="0" w:space="0" w:color="auto"/>
                          </w:divBdr>
                        </w:div>
                        <w:div w:id="207678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496276">
                  <w:marLeft w:val="0"/>
                  <w:marRight w:val="0"/>
                  <w:marTop w:val="96"/>
                  <w:marBottom w:val="60"/>
                  <w:divBdr>
                    <w:top w:val="none" w:sz="0" w:space="0" w:color="auto"/>
                    <w:left w:val="none" w:sz="0" w:space="0" w:color="auto"/>
                    <w:bottom w:val="none" w:sz="0" w:space="0" w:color="auto"/>
                    <w:right w:val="none" w:sz="0" w:space="0" w:color="auto"/>
                  </w:divBdr>
                  <w:divsChild>
                    <w:div w:id="910432126">
                      <w:marLeft w:val="0"/>
                      <w:marRight w:val="0"/>
                      <w:marTop w:val="0"/>
                      <w:marBottom w:val="0"/>
                      <w:divBdr>
                        <w:top w:val="none" w:sz="0" w:space="0" w:color="auto"/>
                        <w:left w:val="none" w:sz="0" w:space="0" w:color="auto"/>
                        <w:bottom w:val="none" w:sz="0" w:space="0" w:color="auto"/>
                        <w:right w:val="none" w:sz="0" w:space="0" w:color="auto"/>
                      </w:divBdr>
                      <w:divsChild>
                        <w:div w:id="228729196">
                          <w:marLeft w:val="0"/>
                          <w:marRight w:val="0"/>
                          <w:marTop w:val="0"/>
                          <w:marBottom w:val="0"/>
                          <w:divBdr>
                            <w:top w:val="none" w:sz="0" w:space="0" w:color="auto"/>
                            <w:left w:val="none" w:sz="0" w:space="0" w:color="auto"/>
                            <w:bottom w:val="none" w:sz="0" w:space="0" w:color="auto"/>
                            <w:right w:val="none" w:sz="0" w:space="0" w:color="auto"/>
                          </w:divBdr>
                        </w:div>
                        <w:div w:id="23216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073935">
                  <w:marLeft w:val="0"/>
                  <w:marRight w:val="0"/>
                  <w:marTop w:val="96"/>
                  <w:marBottom w:val="60"/>
                  <w:divBdr>
                    <w:top w:val="none" w:sz="0" w:space="0" w:color="auto"/>
                    <w:left w:val="none" w:sz="0" w:space="0" w:color="auto"/>
                    <w:bottom w:val="none" w:sz="0" w:space="0" w:color="auto"/>
                    <w:right w:val="none" w:sz="0" w:space="0" w:color="auto"/>
                  </w:divBdr>
                  <w:divsChild>
                    <w:div w:id="1862279863">
                      <w:marLeft w:val="0"/>
                      <w:marRight w:val="0"/>
                      <w:marTop w:val="0"/>
                      <w:marBottom w:val="0"/>
                      <w:divBdr>
                        <w:top w:val="none" w:sz="0" w:space="0" w:color="auto"/>
                        <w:left w:val="none" w:sz="0" w:space="0" w:color="auto"/>
                        <w:bottom w:val="none" w:sz="0" w:space="0" w:color="auto"/>
                        <w:right w:val="none" w:sz="0" w:space="0" w:color="auto"/>
                      </w:divBdr>
                      <w:divsChild>
                        <w:div w:id="159660182">
                          <w:marLeft w:val="0"/>
                          <w:marRight w:val="0"/>
                          <w:marTop w:val="0"/>
                          <w:marBottom w:val="0"/>
                          <w:divBdr>
                            <w:top w:val="none" w:sz="0" w:space="0" w:color="auto"/>
                            <w:left w:val="none" w:sz="0" w:space="0" w:color="auto"/>
                            <w:bottom w:val="none" w:sz="0" w:space="0" w:color="auto"/>
                            <w:right w:val="none" w:sz="0" w:space="0" w:color="auto"/>
                          </w:divBdr>
                        </w:div>
                        <w:div w:id="203371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333150">
                  <w:marLeft w:val="0"/>
                  <w:marRight w:val="0"/>
                  <w:marTop w:val="96"/>
                  <w:marBottom w:val="60"/>
                  <w:divBdr>
                    <w:top w:val="none" w:sz="0" w:space="0" w:color="auto"/>
                    <w:left w:val="none" w:sz="0" w:space="0" w:color="auto"/>
                    <w:bottom w:val="none" w:sz="0" w:space="0" w:color="auto"/>
                    <w:right w:val="none" w:sz="0" w:space="0" w:color="auto"/>
                  </w:divBdr>
                  <w:divsChild>
                    <w:div w:id="1721590536">
                      <w:marLeft w:val="0"/>
                      <w:marRight w:val="0"/>
                      <w:marTop w:val="0"/>
                      <w:marBottom w:val="0"/>
                      <w:divBdr>
                        <w:top w:val="none" w:sz="0" w:space="0" w:color="auto"/>
                        <w:left w:val="none" w:sz="0" w:space="0" w:color="auto"/>
                        <w:bottom w:val="none" w:sz="0" w:space="0" w:color="auto"/>
                        <w:right w:val="none" w:sz="0" w:space="0" w:color="auto"/>
                      </w:divBdr>
                      <w:divsChild>
                        <w:div w:id="884296208">
                          <w:marLeft w:val="0"/>
                          <w:marRight w:val="0"/>
                          <w:marTop w:val="0"/>
                          <w:marBottom w:val="0"/>
                          <w:divBdr>
                            <w:top w:val="none" w:sz="0" w:space="0" w:color="auto"/>
                            <w:left w:val="none" w:sz="0" w:space="0" w:color="auto"/>
                            <w:bottom w:val="none" w:sz="0" w:space="0" w:color="auto"/>
                            <w:right w:val="none" w:sz="0" w:space="0" w:color="auto"/>
                          </w:divBdr>
                        </w:div>
                        <w:div w:id="100814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905813">
                  <w:marLeft w:val="0"/>
                  <w:marRight w:val="0"/>
                  <w:marTop w:val="96"/>
                  <w:marBottom w:val="60"/>
                  <w:divBdr>
                    <w:top w:val="none" w:sz="0" w:space="0" w:color="auto"/>
                    <w:left w:val="none" w:sz="0" w:space="0" w:color="auto"/>
                    <w:bottom w:val="none" w:sz="0" w:space="0" w:color="auto"/>
                    <w:right w:val="none" w:sz="0" w:space="0" w:color="auto"/>
                  </w:divBdr>
                  <w:divsChild>
                    <w:div w:id="880437628">
                      <w:marLeft w:val="0"/>
                      <w:marRight w:val="0"/>
                      <w:marTop w:val="0"/>
                      <w:marBottom w:val="0"/>
                      <w:divBdr>
                        <w:top w:val="none" w:sz="0" w:space="0" w:color="auto"/>
                        <w:left w:val="none" w:sz="0" w:space="0" w:color="auto"/>
                        <w:bottom w:val="none" w:sz="0" w:space="0" w:color="auto"/>
                        <w:right w:val="none" w:sz="0" w:space="0" w:color="auto"/>
                      </w:divBdr>
                      <w:divsChild>
                        <w:div w:id="65811723">
                          <w:marLeft w:val="0"/>
                          <w:marRight w:val="0"/>
                          <w:marTop w:val="0"/>
                          <w:marBottom w:val="0"/>
                          <w:divBdr>
                            <w:top w:val="none" w:sz="0" w:space="0" w:color="auto"/>
                            <w:left w:val="none" w:sz="0" w:space="0" w:color="auto"/>
                            <w:bottom w:val="none" w:sz="0" w:space="0" w:color="auto"/>
                            <w:right w:val="none" w:sz="0" w:space="0" w:color="auto"/>
                          </w:divBdr>
                        </w:div>
                        <w:div w:id="210556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23800">
                  <w:marLeft w:val="0"/>
                  <w:marRight w:val="0"/>
                  <w:marTop w:val="96"/>
                  <w:marBottom w:val="60"/>
                  <w:divBdr>
                    <w:top w:val="none" w:sz="0" w:space="0" w:color="auto"/>
                    <w:left w:val="none" w:sz="0" w:space="0" w:color="auto"/>
                    <w:bottom w:val="none" w:sz="0" w:space="0" w:color="auto"/>
                    <w:right w:val="none" w:sz="0" w:space="0" w:color="auto"/>
                  </w:divBdr>
                  <w:divsChild>
                    <w:div w:id="112798182">
                      <w:marLeft w:val="0"/>
                      <w:marRight w:val="0"/>
                      <w:marTop w:val="0"/>
                      <w:marBottom w:val="0"/>
                      <w:divBdr>
                        <w:top w:val="none" w:sz="0" w:space="0" w:color="auto"/>
                        <w:left w:val="none" w:sz="0" w:space="0" w:color="auto"/>
                        <w:bottom w:val="none" w:sz="0" w:space="0" w:color="auto"/>
                        <w:right w:val="none" w:sz="0" w:space="0" w:color="auto"/>
                      </w:divBdr>
                      <w:divsChild>
                        <w:div w:id="304893778">
                          <w:marLeft w:val="0"/>
                          <w:marRight w:val="0"/>
                          <w:marTop w:val="0"/>
                          <w:marBottom w:val="0"/>
                          <w:divBdr>
                            <w:top w:val="none" w:sz="0" w:space="0" w:color="auto"/>
                            <w:left w:val="none" w:sz="0" w:space="0" w:color="auto"/>
                            <w:bottom w:val="none" w:sz="0" w:space="0" w:color="auto"/>
                            <w:right w:val="none" w:sz="0" w:space="0" w:color="auto"/>
                          </w:divBdr>
                        </w:div>
                        <w:div w:id="67823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423563">
                  <w:marLeft w:val="0"/>
                  <w:marRight w:val="0"/>
                  <w:marTop w:val="96"/>
                  <w:marBottom w:val="60"/>
                  <w:divBdr>
                    <w:top w:val="none" w:sz="0" w:space="0" w:color="auto"/>
                    <w:left w:val="none" w:sz="0" w:space="0" w:color="auto"/>
                    <w:bottom w:val="none" w:sz="0" w:space="0" w:color="auto"/>
                    <w:right w:val="none" w:sz="0" w:space="0" w:color="auto"/>
                  </w:divBdr>
                  <w:divsChild>
                    <w:div w:id="1450054643">
                      <w:marLeft w:val="0"/>
                      <w:marRight w:val="0"/>
                      <w:marTop w:val="0"/>
                      <w:marBottom w:val="0"/>
                      <w:divBdr>
                        <w:top w:val="none" w:sz="0" w:space="0" w:color="auto"/>
                        <w:left w:val="none" w:sz="0" w:space="0" w:color="auto"/>
                        <w:bottom w:val="none" w:sz="0" w:space="0" w:color="auto"/>
                        <w:right w:val="none" w:sz="0" w:space="0" w:color="auto"/>
                      </w:divBdr>
                      <w:divsChild>
                        <w:div w:id="37316821">
                          <w:marLeft w:val="0"/>
                          <w:marRight w:val="0"/>
                          <w:marTop w:val="0"/>
                          <w:marBottom w:val="0"/>
                          <w:divBdr>
                            <w:top w:val="none" w:sz="0" w:space="0" w:color="auto"/>
                            <w:left w:val="none" w:sz="0" w:space="0" w:color="auto"/>
                            <w:bottom w:val="none" w:sz="0" w:space="0" w:color="auto"/>
                            <w:right w:val="none" w:sz="0" w:space="0" w:color="auto"/>
                          </w:divBdr>
                        </w:div>
                        <w:div w:id="95965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15817">
                  <w:marLeft w:val="0"/>
                  <w:marRight w:val="0"/>
                  <w:marTop w:val="96"/>
                  <w:marBottom w:val="60"/>
                  <w:divBdr>
                    <w:top w:val="none" w:sz="0" w:space="0" w:color="auto"/>
                    <w:left w:val="none" w:sz="0" w:space="0" w:color="auto"/>
                    <w:bottom w:val="none" w:sz="0" w:space="0" w:color="auto"/>
                    <w:right w:val="none" w:sz="0" w:space="0" w:color="auto"/>
                  </w:divBdr>
                  <w:divsChild>
                    <w:div w:id="814420142">
                      <w:marLeft w:val="0"/>
                      <w:marRight w:val="0"/>
                      <w:marTop w:val="0"/>
                      <w:marBottom w:val="0"/>
                      <w:divBdr>
                        <w:top w:val="none" w:sz="0" w:space="0" w:color="auto"/>
                        <w:left w:val="none" w:sz="0" w:space="0" w:color="auto"/>
                        <w:bottom w:val="none" w:sz="0" w:space="0" w:color="auto"/>
                        <w:right w:val="none" w:sz="0" w:space="0" w:color="auto"/>
                      </w:divBdr>
                      <w:divsChild>
                        <w:div w:id="183179507">
                          <w:marLeft w:val="0"/>
                          <w:marRight w:val="0"/>
                          <w:marTop w:val="0"/>
                          <w:marBottom w:val="0"/>
                          <w:divBdr>
                            <w:top w:val="none" w:sz="0" w:space="0" w:color="auto"/>
                            <w:left w:val="none" w:sz="0" w:space="0" w:color="auto"/>
                            <w:bottom w:val="none" w:sz="0" w:space="0" w:color="auto"/>
                            <w:right w:val="none" w:sz="0" w:space="0" w:color="auto"/>
                          </w:divBdr>
                        </w:div>
                        <w:div w:id="166443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22904">
                  <w:marLeft w:val="0"/>
                  <w:marRight w:val="0"/>
                  <w:marTop w:val="96"/>
                  <w:marBottom w:val="60"/>
                  <w:divBdr>
                    <w:top w:val="none" w:sz="0" w:space="0" w:color="auto"/>
                    <w:left w:val="none" w:sz="0" w:space="0" w:color="auto"/>
                    <w:bottom w:val="none" w:sz="0" w:space="0" w:color="auto"/>
                    <w:right w:val="none" w:sz="0" w:space="0" w:color="auto"/>
                  </w:divBdr>
                  <w:divsChild>
                    <w:div w:id="1027491297">
                      <w:marLeft w:val="0"/>
                      <w:marRight w:val="0"/>
                      <w:marTop w:val="0"/>
                      <w:marBottom w:val="0"/>
                      <w:divBdr>
                        <w:top w:val="none" w:sz="0" w:space="0" w:color="auto"/>
                        <w:left w:val="none" w:sz="0" w:space="0" w:color="auto"/>
                        <w:bottom w:val="none" w:sz="0" w:space="0" w:color="auto"/>
                        <w:right w:val="none" w:sz="0" w:space="0" w:color="auto"/>
                      </w:divBdr>
                      <w:divsChild>
                        <w:div w:id="1460149563">
                          <w:marLeft w:val="0"/>
                          <w:marRight w:val="0"/>
                          <w:marTop w:val="0"/>
                          <w:marBottom w:val="0"/>
                          <w:divBdr>
                            <w:top w:val="none" w:sz="0" w:space="0" w:color="auto"/>
                            <w:left w:val="none" w:sz="0" w:space="0" w:color="auto"/>
                            <w:bottom w:val="none" w:sz="0" w:space="0" w:color="auto"/>
                            <w:right w:val="none" w:sz="0" w:space="0" w:color="auto"/>
                          </w:divBdr>
                        </w:div>
                        <w:div w:id="168940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75748">
                  <w:marLeft w:val="0"/>
                  <w:marRight w:val="0"/>
                  <w:marTop w:val="96"/>
                  <w:marBottom w:val="60"/>
                  <w:divBdr>
                    <w:top w:val="none" w:sz="0" w:space="0" w:color="auto"/>
                    <w:left w:val="none" w:sz="0" w:space="0" w:color="auto"/>
                    <w:bottom w:val="none" w:sz="0" w:space="0" w:color="auto"/>
                    <w:right w:val="none" w:sz="0" w:space="0" w:color="auto"/>
                  </w:divBdr>
                  <w:divsChild>
                    <w:div w:id="2114743734">
                      <w:marLeft w:val="0"/>
                      <w:marRight w:val="0"/>
                      <w:marTop w:val="0"/>
                      <w:marBottom w:val="0"/>
                      <w:divBdr>
                        <w:top w:val="none" w:sz="0" w:space="0" w:color="auto"/>
                        <w:left w:val="none" w:sz="0" w:space="0" w:color="auto"/>
                        <w:bottom w:val="none" w:sz="0" w:space="0" w:color="auto"/>
                        <w:right w:val="none" w:sz="0" w:space="0" w:color="auto"/>
                      </w:divBdr>
                      <w:divsChild>
                        <w:div w:id="10035164">
                          <w:marLeft w:val="0"/>
                          <w:marRight w:val="0"/>
                          <w:marTop w:val="0"/>
                          <w:marBottom w:val="0"/>
                          <w:divBdr>
                            <w:top w:val="none" w:sz="0" w:space="0" w:color="auto"/>
                            <w:left w:val="none" w:sz="0" w:space="0" w:color="auto"/>
                            <w:bottom w:val="none" w:sz="0" w:space="0" w:color="auto"/>
                            <w:right w:val="none" w:sz="0" w:space="0" w:color="auto"/>
                          </w:divBdr>
                        </w:div>
                        <w:div w:id="129329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553148">
              <w:marLeft w:val="0"/>
              <w:marRight w:val="0"/>
              <w:marTop w:val="96"/>
              <w:marBottom w:val="60"/>
              <w:divBdr>
                <w:top w:val="none" w:sz="0" w:space="0" w:color="auto"/>
                <w:left w:val="none" w:sz="0" w:space="0" w:color="auto"/>
                <w:bottom w:val="none" w:sz="0" w:space="0" w:color="auto"/>
                <w:right w:val="none" w:sz="0" w:space="0" w:color="auto"/>
              </w:divBdr>
              <w:divsChild>
                <w:div w:id="347024462">
                  <w:marLeft w:val="0"/>
                  <w:marRight w:val="0"/>
                  <w:marTop w:val="0"/>
                  <w:marBottom w:val="0"/>
                  <w:divBdr>
                    <w:top w:val="none" w:sz="0" w:space="0" w:color="auto"/>
                    <w:left w:val="none" w:sz="0" w:space="0" w:color="auto"/>
                    <w:bottom w:val="none" w:sz="0" w:space="0" w:color="auto"/>
                    <w:right w:val="none" w:sz="0" w:space="0" w:color="auto"/>
                  </w:divBdr>
                  <w:divsChild>
                    <w:div w:id="330447613">
                      <w:marLeft w:val="0"/>
                      <w:marRight w:val="0"/>
                      <w:marTop w:val="0"/>
                      <w:marBottom w:val="0"/>
                      <w:divBdr>
                        <w:top w:val="none" w:sz="0" w:space="0" w:color="auto"/>
                        <w:left w:val="none" w:sz="0" w:space="0" w:color="auto"/>
                        <w:bottom w:val="none" w:sz="0" w:space="0" w:color="auto"/>
                        <w:right w:val="none" w:sz="0" w:space="0" w:color="auto"/>
                      </w:divBdr>
                    </w:div>
                    <w:div w:id="104098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413559">
              <w:marLeft w:val="0"/>
              <w:marRight w:val="0"/>
              <w:marTop w:val="96"/>
              <w:marBottom w:val="60"/>
              <w:divBdr>
                <w:top w:val="none" w:sz="0" w:space="0" w:color="auto"/>
                <w:left w:val="none" w:sz="0" w:space="0" w:color="auto"/>
                <w:bottom w:val="none" w:sz="0" w:space="0" w:color="auto"/>
                <w:right w:val="none" w:sz="0" w:space="0" w:color="auto"/>
              </w:divBdr>
              <w:divsChild>
                <w:div w:id="621496981">
                  <w:marLeft w:val="0"/>
                  <w:marRight w:val="0"/>
                  <w:marTop w:val="0"/>
                  <w:marBottom w:val="0"/>
                  <w:divBdr>
                    <w:top w:val="none" w:sz="0" w:space="0" w:color="auto"/>
                    <w:left w:val="none" w:sz="0" w:space="0" w:color="auto"/>
                    <w:bottom w:val="none" w:sz="0" w:space="0" w:color="auto"/>
                    <w:right w:val="none" w:sz="0" w:space="0" w:color="auto"/>
                  </w:divBdr>
                  <w:divsChild>
                    <w:div w:id="1663123455">
                      <w:marLeft w:val="0"/>
                      <w:marRight w:val="0"/>
                      <w:marTop w:val="0"/>
                      <w:marBottom w:val="0"/>
                      <w:divBdr>
                        <w:top w:val="none" w:sz="0" w:space="0" w:color="auto"/>
                        <w:left w:val="none" w:sz="0" w:space="0" w:color="auto"/>
                        <w:bottom w:val="none" w:sz="0" w:space="0" w:color="auto"/>
                        <w:right w:val="none" w:sz="0" w:space="0" w:color="auto"/>
                      </w:divBdr>
                    </w:div>
                    <w:div w:id="200731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12342">
              <w:marLeft w:val="0"/>
              <w:marRight w:val="0"/>
              <w:marTop w:val="96"/>
              <w:marBottom w:val="60"/>
              <w:divBdr>
                <w:top w:val="none" w:sz="0" w:space="0" w:color="auto"/>
                <w:left w:val="none" w:sz="0" w:space="0" w:color="auto"/>
                <w:bottom w:val="none" w:sz="0" w:space="0" w:color="auto"/>
                <w:right w:val="none" w:sz="0" w:space="0" w:color="auto"/>
              </w:divBdr>
              <w:divsChild>
                <w:div w:id="570894081">
                  <w:marLeft w:val="0"/>
                  <w:marRight w:val="0"/>
                  <w:marTop w:val="0"/>
                  <w:marBottom w:val="0"/>
                  <w:divBdr>
                    <w:top w:val="none" w:sz="0" w:space="0" w:color="auto"/>
                    <w:left w:val="none" w:sz="0" w:space="0" w:color="auto"/>
                    <w:bottom w:val="none" w:sz="0" w:space="0" w:color="auto"/>
                    <w:right w:val="none" w:sz="0" w:space="0" w:color="auto"/>
                  </w:divBdr>
                  <w:divsChild>
                    <w:div w:id="88084777">
                      <w:marLeft w:val="0"/>
                      <w:marRight w:val="0"/>
                      <w:marTop w:val="0"/>
                      <w:marBottom w:val="0"/>
                      <w:divBdr>
                        <w:top w:val="none" w:sz="0" w:space="0" w:color="auto"/>
                        <w:left w:val="none" w:sz="0" w:space="0" w:color="auto"/>
                        <w:bottom w:val="none" w:sz="0" w:space="0" w:color="auto"/>
                        <w:right w:val="none" w:sz="0" w:space="0" w:color="auto"/>
                      </w:divBdr>
                    </w:div>
                    <w:div w:id="174891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217062">
      <w:bodyDiv w:val="1"/>
      <w:marLeft w:val="0"/>
      <w:marRight w:val="0"/>
      <w:marTop w:val="0"/>
      <w:marBottom w:val="0"/>
      <w:divBdr>
        <w:top w:val="none" w:sz="0" w:space="0" w:color="auto"/>
        <w:left w:val="none" w:sz="0" w:space="0" w:color="auto"/>
        <w:bottom w:val="none" w:sz="0" w:space="0" w:color="auto"/>
        <w:right w:val="none" w:sz="0" w:space="0" w:color="auto"/>
      </w:divBdr>
    </w:div>
    <w:div w:id="2003921405">
      <w:bodyDiv w:val="1"/>
      <w:marLeft w:val="0"/>
      <w:marRight w:val="0"/>
      <w:marTop w:val="0"/>
      <w:marBottom w:val="0"/>
      <w:divBdr>
        <w:top w:val="none" w:sz="0" w:space="0" w:color="auto"/>
        <w:left w:val="none" w:sz="0" w:space="0" w:color="auto"/>
        <w:bottom w:val="none" w:sz="0" w:space="0" w:color="auto"/>
        <w:right w:val="none" w:sz="0" w:space="0" w:color="auto"/>
      </w:divBdr>
    </w:div>
    <w:div w:id="2008705431">
      <w:bodyDiv w:val="1"/>
      <w:marLeft w:val="0"/>
      <w:marRight w:val="0"/>
      <w:marTop w:val="0"/>
      <w:marBottom w:val="0"/>
      <w:divBdr>
        <w:top w:val="none" w:sz="0" w:space="0" w:color="auto"/>
        <w:left w:val="none" w:sz="0" w:space="0" w:color="auto"/>
        <w:bottom w:val="none" w:sz="0" w:space="0" w:color="auto"/>
        <w:right w:val="none" w:sz="0" w:space="0" w:color="auto"/>
      </w:divBdr>
    </w:div>
    <w:div w:id="2018462926">
      <w:bodyDiv w:val="1"/>
      <w:marLeft w:val="0"/>
      <w:marRight w:val="0"/>
      <w:marTop w:val="0"/>
      <w:marBottom w:val="0"/>
      <w:divBdr>
        <w:top w:val="none" w:sz="0" w:space="0" w:color="auto"/>
        <w:left w:val="none" w:sz="0" w:space="0" w:color="auto"/>
        <w:bottom w:val="none" w:sz="0" w:space="0" w:color="auto"/>
        <w:right w:val="none" w:sz="0" w:space="0" w:color="auto"/>
      </w:divBdr>
    </w:div>
    <w:div w:id="2024866298">
      <w:bodyDiv w:val="1"/>
      <w:marLeft w:val="0"/>
      <w:marRight w:val="0"/>
      <w:marTop w:val="0"/>
      <w:marBottom w:val="0"/>
      <w:divBdr>
        <w:top w:val="none" w:sz="0" w:space="0" w:color="auto"/>
        <w:left w:val="none" w:sz="0" w:space="0" w:color="auto"/>
        <w:bottom w:val="none" w:sz="0" w:space="0" w:color="auto"/>
        <w:right w:val="none" w:sz="0" w:space="0" w:color="auto"/>
      </w:divBdr>
      <w:divsChild>
        <w:div w:id="933974436">
          <w:marLeft w:val="0"/>
          <w:marRight w:val="0"/>
          <w:marTop w:val="0"/>
          <w:marBottom w:val="0"/>
          <w:divBdr>
            <w:top w:val="none" w:sz="0" w:space="0" w:color="auto"/>
            <w:left w:val="none" w:sz="0" w:space="0" w:color="auto"/>
            <w:bottom w:val="none" w:sz="0" w:space="0" w:color="auto"/>
            <w:right w:val="none" w:sz="0" w:space="0" w:color="auto"/>
          </w:divBdr>
        </w:div>
        <w:div w:id="1067071927">
          <w:marLeft w:val="0"/>
          <w:marRight w:val="0"/>
          <w:marTop w:val="0"/>
          <w:marBottom w:val="0"/>
          <w:divBdr>
            <w:top w:val="none" w:sz="0" w:space="0" w:color="auto"/>
            <w:left w:val="none" w:sz="0" w:space="0" w:color="auto"/>
            <w:bottom w:val="dotted" w:sz="6" w:space="0" w:color="4B4E50"/>
            <w:right w:val="none" w:sz="0" w:space="0" w:color="auto"/>
          </w:divBdr>
          <w:divsChild>
            <w:div w:id="62996322">
              <w:marLeft w:val="0"/>
              <w:marRight w:val="0"/>
              <w:marTop w:val="0"/>
              <w:marBottom w:val="0"/>
              <w:divBdr>
                <w:top w:val="none" w:sz="0" w:space="0" w:color="auto"/>
                <w:left w:val="none" w:sz="0" w:space="0" w:color="auto"/>
                <w:bottom w:val="none" w:sz="0" w:space="0" w:color="auto"/>
                <w:right w:val="none" w:sz="0" w:space="0" w:color="auto"/>
              </w:divBdr>
              <w:divsChild>
                <w:div w:id="1505510892">
                  <w:marLeft w:val="0"/>
                  <w:marRight w:val="0"/>
                  <w:marTop w:val="0"/>
                  <w:marBottom w:val="0"/>
                  <w:divBdr>
                    <w:top w:val="none" w:sz="0" w:space="0" w:color="auto"/>
                    <w:left w:val="none" w:sz="0" w:space="0" w:color="auto"/>
                    <w:bottom w:val="none" w:sz="0" w:space="0" w:color="auto"/>
                    <w:right w:val="none" w:sz="0" w:space="0" w:color="auto"/>
                  </w:divBdr>
                </w:div>
              </w:divsChild>
            </w:div>
            <w:div w:id="419643735">
              <w:marLeft w:val="0"/>
              <w:marRight w:val="0"/>
              <w:marTop w:val="0"/>
              <w:marBottom w:val="0"/>
              <w:divBdr>
                <w:top w:val="none" w:sz="0" w:space="0" w:color="auto"/>
                <w:left w:val="none" w:sz="0" w:space="0" w:color="auto"/>
                <w:bottom w:val="none" w:sz="0" w:space="0" w:color="auto"/>
                <w:right w:val="none" w:sz="0" w:space="0" w:color="auto"/>
              </w:divBdr>
              <w:divsChild>
                <w:div w:id="1042703945">
                  <w:marLeft w:val="0"/>
                  <w:marRight w:val="0"/>
                  <w:marTop w:val="0"/>
                  <w:marBottom w:val="0"/>
                  <w:divBdr>
                    <w:top w:val="none" w:sz="0" w:space="0" w:color="auto"/>
                    <w:left w:val="none" w:sz="0" w:space="0" w:color="auto"/>
                    <w:bottom w:val="none" w:sz="0" w:space="0" w:color="auto"/>
                    <w:right w:val="none" w:sz="0" w:space="0" w:color="auto"/>
                  </w:divBdr>
                </w:div>
              </w:divsChild>
            </w:div>
            <w:div w:id="840658607">
              <w:marLeft w:val="0"/>
              <w:marRight w:val="0"/>
              <w:marTop w:val="0"/>
              <w:marBottom w:val="0"/>
              <w:divBdr>
                <w:top w:val="none" w:sz="0" w:space="0" w:color="auto"/>
                <w:left w:val="none" w:sz="0" w:space="0" w:color="auto"/>
                <w:bottom w:val="none" w:sz="0" w:space="0" w:color="auto"/>
                <w:right w:val="none" w:sz="0" w:space="0" w:color="auto"/>
              </w:divBdr>
            </w:div>
          </w:divsChild>
        </w:div>
        <w:div w:id="1224291678">
          <w:marLeft w:val="0"/>
          <w:marRight w:val="0"/>
          <w:marTop w:val="0"/>
          <w:marBottom w:val="75"/>
          <w:divBdr>
            <w:top w:val="none" w:sz="0" w:space="0" w:color="auto"/>
            <w:left w:val="none" w:sz="0" w:space="0" w:color="auto"/>
            <w:bottom w:val="none" w:sz="0" w:space="0" w:color="auto"/>
            <w:right w:val="none" w:sz="0" w:space="0" w:color="auto"/>
          </w:divBdr>
        </w:div>
      </w:divsChild>
    </w:div>
    <w:div w:id="2037923903">
      <w:bodyDiv w:val="1"/>
      <w:marLeft w:val="0"/>
      <w:marRight w:val="0"/>
      <w:marTop w:val="0"/>
      <w:marBottom w:val="0"/>
      <w:divBdr>
        <w:top w:val="none" w:sz="0" w:space="0" w:color="auto"/>
        <w:left w:val="none" w:sz="0" w:space="0" w:color="auto"/>
        <w:bottom w:val="none" w:sz="0" w:space="0" w:color="auto"/>
        <w:right w:val="none" w:sz="0" w:space="0" w:color="auto"/>
      </w:divBdr>
    </w:div>
    <w:div w:id="2043551985">
      <w:bodyDiv w:val="1"/>
      <w:marLeft w:val="0"/>
      <w:marRight w:val="0"/>
      <w:marTop w:val="0"/>
      <w:marBottom w:val="0"/>
      <w:divBdr>
        <w:top w:val="none" w:sz="0" w:space="0" w:color="auto"/>
        <w:left w:val="none" w:sz="0" w:space="0" w:color="auto"/>
        <w:bottom w:val="none" w:sz="0" w:space="0" w:color="auto"/>
        <w:right w:val="none" w:sz="0" w:space="0" w:color="auto"/>
      </w:divBdr>
      <w:divsChild>
        <w:div w:id="978193965">
          <w:marLeft w:val="0"/>
          <w:marRight w:val="0"/>
          <w:marTop w:val="0"/>
          <w:marBottom w:val="0"/>
          <w:divBdr>
            <w:top w:val="none" w:sz="0" w:space="0" w:color="auto"/>
            <w:left w:val="none" w:sz="0" w:space="0" w:color="auto"/>
            <w:bottom w:val="none" w:sz="0" w:space="0" w:color="auto"/>
            <w:right w:val="none" w:sz="0" w:space="0" w:color="auto"/>
          </w:divBdr>
          <w:divsChild>
            <w:div w:id="1785146566">
              <w:marLeft w:val="0"/>
              <w:marRight w:val="0"/>
              <w:marTop w:val="0"/>
              <w:marBottom w:val="0"/>
              <w:divBdr>
                <w:top w:val="none" w:sz="0" w:space="0" w:color="auto"/>
                <w:left w:val="none" w:sz="0" w:space="0" w:color="auto"/>
                <w:bottom w:val="none" w:sz="0" w:space="0" w:color="auto"/>
                <w:right w:val="none" w:sz="0" w:space="0" w:color="auto"/>
              </w:divBdr>
              <w:divsChild>
                <w:div w:id="959070702">
                  <w:marLeft w:val="0"/>
                  <w:marRight w:val="0"/>
                  <w:marTop w:val="0"/>
                  <w:marBottom w:val="0"/>
                  <w:divBdr>
                    <w:top w:val="none" w:sz="0" w:space="0" w:color="auto"/>
                    <w:left w:val="none" w:sz="0" w:space="0" w:color="auto"/>
                    <w:bottom w:val="none" w:sz="0" w:space="0" w:color="auto"/>
                    <w:right w:val="none" w:sz="0" w:space="0" w:color="auto"/>
                  </w:divBdr>
                  <w:divsChild>
                    <w:div w:id="1025210841">
                      <w:marLeft w:val="0"/>
                      <w:marRight w:val="0"/>
                      <w:marTop w:val="0"/>
                      <w:marBottom w:val="0"/>
                      <w:divBdr>
                        <w:top w:val="none" w:sz="0" w:space="0" w:color="auto"/>
                        <w:left w:val="none" w:sz="0" w:space="0" w:color="auto"/>
                        <w:bottom w:val="none" w:sz="0" w:space="0" w:color="auto"/>
                        <w:right w:val="none" w:sz="0" w:space="0" w:color="auto"/>
                      </w:divBdr>
                      <w:divsChild>
                        <w:div w:id="1528328842">
                          <w:marLeft w:val="150"/>
                          <w:marRight w:val="150"/>
                          <w:marTop w:val="30"/>
                          <w:marBottom w:val="150"/>
                          <w:divBdr>
                            <w:top w:val="none" w:sz="0" w:space="0" w:color="auto"/>
                            <w:left w:val="none" w:sz="0" w:space="0" w:color="auto"/>
                            <w:bottom w:val="none" w:sz="0" w:space="0" w:color="auto"/>
                            <w:right w:val="none" w:sz="0" w:space="0" w:color="auto"/>
                          </w:divBdr>
                          <w:divsChild>
                            <w:div w:id="869336837">
                              <w:marLeft w:val="750"/>
                              <w:marRight w:val="0"/>
                              <w:marTop w:val="0"/>
                              <w:marBottom w:val="0"/>
                              <w:divBdr>
                                <w:top w:val="none" w:sz="0" w:space="0" w:color="auto"/>
                                <w:left w:val="none" w:sz="0" w:space="0" w:color="auto"/>
                                <w:bottom w:val="none" w:sz="0" w:space="0" w:color="auto"/>
                                <w:right w:val="none" w:sz="0" w:space="0" w:color="auto"/>
                              </w:divBdr>
                              <w:divsChild>
                                <w:div w:id="2091735992">
                                  <w:marLeft w:val="150"/>
                                  <w:marRight w:val="15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190726240">
                  <w:marLeft w:val="0"/>
                  <w:marRight w:val="0"/>
                  <w:marTop w:val="0"/>
                  <w:marBottom w:val="0"/>
                  <w:divBdr>
                    <w:top w:val="none" w:sz="0" w:space="0" w:color="auto"/>
                    <w:left w:val="none" w:sz="0" w:space="0" w:color="auto"/>
                    <w:bottom w:val="none" w:sz="0" w:space="0" w:color="auto"/>
                    <w:right w:val="none" w:sz="0" w:space="0" w:color="auto"/>
                  </w:divBdr>
                  <w:divsChild>
                    <w:div w:id="1412314931">
                      <w:marLeft w:val="0"/>
                      <w:marRight w:val="0"/>
                      <w:marTop w:val="0"/>
                      <w:marBottom w:val="0"/>
                      <w:divBdr>
                        <w:top w:val="none" w:sz="0" w:space="0" w:color="auto"/>
                        <w:left w:val="none" w:sz="0" w:space="0" w:color="auto"/>
                        <w:bottom w:val="none" w:sz="0" w:space="0" w:color="auto"/>
                        <w:right w:val="none" w:sz="0" w:space="0" w:color="auto"/>
                      </w:divBdr>
                      <w:divsChild>
                        <w:div w:id="875968745">
                          <w:marLeft w:val="150"/>
                          <w:marRight w:val="150"/>
                          <w:marTop w:val="30"/>
                          <w:marBottom w:val="30"/>
                          <w:divBdr>
                            <w:top w:val="none" w:sz="0" w:space="0" w:color="auto"/>
                            <w:left w:val="none" w:sz="0" w:space="0" w:color="auto"/>
                            <w:bottom w:val="none" w:sz="0" w:space="0" w:color="auto"/>
                            <w:right w:val="none" w:sz="0" w:space="0" w:color="auto"/>
                          </w:divBdr>
                          <w:divsChild>
                            <w:div w:id="2005011725">
                              <w:marLeft w:val="750"/>
                              <w:marRight w:val="0"/>
                              <w:marTop w:val="0"/>
                              <w:marBottom w:val="0"/>
                              <w:divBdr>
                                <w:top w:val="none" w:sz="0" w:space="0" w:color="auto"/>
                                <w:left w:val="none" w:sz="0" w:space="0" w:color="auto"/>
                                <w:bottom w:val="none" w:sz="0" w:space="0" w:color="auto"/>
                                <w:right w:val="none" w:sz="0" w:space="0" w:color="auto"/>
                              </w:divBdr>
                              <w:divsChild>
                                <w:div w:id="952907833">
                                  <w:marLeft w:val="150"/>
                                  <w:marRight w:val="15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7070387">
      <w:bodyDiv w:val="1"/>
      <w:marLeft w:val="0"/>
      <w:marRight w:val="0"/>
      <w:marTop w:val="0"/>
      <w:marBottom w:val="0"/>
      <w:divBdr>
        <w:top w:val="none" w:sz="0" w:space="0" w:color="auto"/>
        <w:left w:val="none" w:sz="0" w:space="0" w:color="auto"/>
        <w:bottom w:val="none" w:sz="0" w:space="0" w:color="auto"/>
        <w:right w:val="none" w:sz="0" w:space="0" w:color="auto"/>
      </w:divBdr>
    </w:div>
    <w:div w:id="2101636687">
      <w:bodyDiv w:val="1"/>
      <w:marLeft w:val="0"/>
      <w:marRight w:val="0"/>
      <w:marTop w:val="0"/>
      <w:marBottom w:val="0"/>
      <w:divBdr>
        <w:top w:val="none" w:sz="0" w:space="0" w:color="auto"/>
        <w:left w:val="none" w:sz="0" w:space="0" w:color="auto"/>
        <w:bottom w:val="none" w:sz="0" w:space="0" w:color="auto"/>
        <w:right w:val="none" w:sz="0" w:space="0" w:color="auto"/>
      </w:divBdr>
      <w:divsChild>
        <w:div w:id="889420774">
          <w:marLeft w:val="75"/>
          <w:marRight w:val="0"/>
          <w:marTop w:val="0"/>
          <w:marBottom w:val="180"/>
          <w:divBdr>
            <w:top w:val="none" w:sz="0" w:space="0" w:color="auto"/>
            <w:left w:val="none" w:sz="0" w:space="0" w:color="auto"/>
            <w:bottom w:val="none" w:sz="0" w:space="0" w:color="auto"/>
            <w:right w:val="none" w:sz="0" w:space="0" w:color="auto"/>
          </w:divBdr>
        </w:div>
        <w:div w:id="1463890207">
          <w:marLeft w:val="0"/>
          <w:marRight w:val="0"/>
          <w:marTop w:val="0"/>
          <w:marBottom w:val="0"/>
          <w:divBdr>
            <w:top w:val="none" w:sz="0" w:space="0" w:color="auto"/>
            <w:left w:val="none" w:sz="0" w:space="0" w:color="auto"/>
            <w:bottom w:val="none" w:sz="0" w:space="0" w:color="auto"/>
            <w:right w:val="none" w:sz="0" w:space="0" w:color="auto"/>
          </w:divBdr>
          <w:divsChild>
            <w:div w:id="134848697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119985792">
      <w:bodyDiv w:val="1"/>
      <w:marLeft w:val="0"/>
      <w:marRight w:val="0"/>
      <w:marTop w:val="0"/>
      <w:marBottom w:val="0"/>
      <w:divBdr>
        <w:top w:val="none" w:sz="0" w:space="0" w:color="auto"/>
        <w:left w:val="none" w:sz="0" w:space="0" w:color="auto"/>
        <w:bottom w:val="none" w:sz="0" w:space="0" w:color="auto"/>
        <w:right w:val="none" w:sz="0" w:space="0" w:color="auto"/>
      </w:divBdr>
      <w:divsChild>
        <w:div w:id="170336599">
          <w:blockQuote w:val="1"/>
          <w:marLeft w:val="0"/>
          <w:marRight w:val="720"/>
          <w:marTop w:val="0"/>
          <w:marBottom w:val="0"/>
          <w:divBdr>
            <w:top w:val="none" w:sz="0" w:space="0" w:color="auto"/>
            <w:left w:val="none" w:sz="0" w:space="0" w:color="auto"/>
            <w:bottom w:val="none" w:sz="0" w:space="0" w:color="auto"/>
            <w:right w:val="none" w:sz="0" w:space="0" w:color="auto"/>
          </w:divBdr>
        </w:div>
        <w:div w:id="413287747">
          <w:blockQuote w:val="1"/>
          <w:marLeft w:val="0"/>
          <w:marRight w:val="720"/>
          <w:marTop w:val="0"/>
          <w:marBottom w:val="0"/>
          <w:divBdr>
            <w:top w:val="none" w:sz="0" w:space="0" w:color="auto"/>
            <w:left w:val="none" w:sz="0" w:space="0" w:color="auto"/>
            <w:bottom w:val="none" w:sz="0" w:space="0" w:color="auto"/>
            <w:right w:val="none" w:sz="0" w:space="0" w:color="auto"/>
          </w:divBdr>
        </w:div>
        <w:div w:id="726688945">
          <w:blockQuote w:val="1"/>
          <w:marLeft w:val="0"/>
          <w:marRight w:val="72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omersetlive.co.uk/whats-on/music-nightlife/look-headliners-glastonbury-festival-1970-47265" TargetMode="External"/><Relationship Id="rId21" Type="http://schemas.openxmlformats.org/officeDocument/2006/relationships/hyperlink" Target="http://4ever.blue/forum/viewtopic.php?f=5&amp;t=55691" TargetMode="External"/><Relationship Id="rId42" Type="http://schemas.openxmlformats.org/officeDocument/2006/relationships/hyperlink" Target="https://german.stackexchange.com/questions/48753/correct-word-for-unfathomable" TargetMode="External"/><Relationship Id="rId63" Type="http://schemas.openxmlformats.org/officeDocument/2006/relationships/hyperlink" Target="https://he.wikipedia.org/wiki/%D7%A2%D7%99%D7%98_%D7%96%D7%94%D7%95%D7%91" TargetMode="External"/><Relationship Id="rId84" Type="http://schemas.openxmlformats.org/officeDocument/2006/relationships/hyperlink" Target="https://he.wikipedia.org/wiki/%D7%A7%D7%98%D7%99%D7%A4%D7%A0%D7%99%D7%AA" TargetMode="External"/><Relationship Id="rId138" Type="http://schemas.openxmlformats.org/officeDocument/2006/relationships/hyperlink" Target="http://www.jlpt.jp/e/about/levelsummary.html" TargetMode="External"/><Relationship Id="rId159" Type="http://schemas.openxmlformats.org/officeDocument/2006/relationships/hyperlink" Target="http://www.centreforglobaleducation.org/documents/artefacts/Japan%20Artefacts%20Box.pdf" TargetMode="External"/><Relationship Id="rId170" Type="http://schemas.openxmlformats.org/officeDocument/2006/relationships/hyperlink" Target="https://www.google.co.il/search?num=100&amp;ei=DVlxWpLAOoXMwQLRy5vwCQ&amp;q=english+style+furniture&amp;oq=english+style+furniture&amp;gs_l=psy-ab.3..0i7i30k1l10.33513.35630.0.36000.7.7.0.0.0.0.142.887.0j7.7.0....0...1c.1.64.psy-ab..0.7.879...0i30k1j0i7i5i30k1.0.C-FXMWfE1cA" TargetMode="External"/><Relationship Id="rId191" Type="http://schemas.openxmlformats.org/officeDocument/2006/relationships/hyperlink" Target="http://exploringafrica.matrix.msu.edu/teachers/curriculum/m18/activity1.php" TargetMode="External"/><Relationship Id="rId205" Type="http://schemas.openxmlformats.org/officeDocument/2006/relationships/hyperlink" Target="https://he.wikipedia.org/wiki/%D7%A0%D7%90%D7%95-%D7%A7%D7%9C%D7%90%D7%A1%D7%99%D7%A6%D7%99%D7%96%D7%9D" TargetMode="External"/><Relationship Id="rId226" Type="http://schemas.openxmlformats.org/officeDocument/2006/relationships/hyperlink" Target="https://www.thoughtco.com/greatest-90s-rappers-2857965" TargetMode="External"/><Relationship Id="rId247" Type="http://schemas.microsoft.com/office/2011/relationships/commentsExtended" Target="commentsExtended.xml"/><Relationship Id="rId107" Type="http://schemas.openxmlformats.org/officeDocument/2006/relationships/hyperlink" Target="https://en.wikipedia.org/wiki/BAPS_Shri_Swaminarayan_Mandir_London" TargetMode="External"/><Relationship Id="rId268" Type="http://schemas.openxmlformats.org/officeDocument/2006/relationships/hyperlink" Target="http://www.theguardian.com/tv-and-radio/2015/sep/08/xfm-rebranding-radio-x-chris-moyles-johnny-vaughan-ricky-wilson" TargetMode="External"/><Relationship Id="rId11" Type="http://schemas.openxmlformats.org/officeDocument/2006/relationships/hyperlink" Target="https://www.youtube.com/watch?v=Goad-d2FqRM" TargetMode="External"/><Relationship Id="rId32" Type="http://schemas.openxmlformats.org/officeDocument/2006/relationships/hyperlink" Target="http://app.dundee.ac.uk/pressoffice/thebridge/features/chris_murray.htm" TargetMode="External"/><Relationship Id="rId53" Type="http://schemas.openxmlformats.org/officeDocument/2006/relationships/hyperlink" Target="https://www.youtube.com/watch?v=-P4rnpb11Xs" TargetMode="External"/><Relationship Id="rId74" Type="http://schemas.openxmlformats.org/officeDocument/2006/relationships/hyperlink" Target="https://www.theparisreview.org/blog/2017/09/21/human-life-is-punishment-on-the-pleasures-of-studying-latin" TargetMode="External"/><Relationship Id="rId128" Type="http://schemas.openxmlformats.org/officeDocument/2006/relationships/hyperlink" Target="https://answers.yahoo.com/question/index?qid=20120322102630AA7F9LH" TargetMode="External"/><Relationship Id="rId149" Type="http://schemas.openxmlformats.org/officeDocument/2006/relationships/hyperlink" Target="https://he.wikipedia.org/wiki/%D7%A9%D7%99%D7%A0%D7%92%27%D7%95%D7%A7%D7%95" TargetMode="External"/><Relationship Id="rId5" Type="http://schemas.openxmlformats.org/officeDocument/2006/relationships/webSettings" Target="webSettings.xml"/><Relationship Id="rId95" Type="http://schemas.openxmlformats.org/officeDocument/2006/relationships/hyperlink" Target="https://swimswam.com/swimswam-pulse-34-select-400-im-hardest-event/" TargetMode="External"/><Relationship Id="rId160" Type="http://schemas.openxmlformats.org/officeDocument/2006/relationships/hyperlink" Target="https://en.wikipedia.org/wiki/Honorific_speech_in_Japanese" TargetMode="External"/><Relationship Id="rId181" Type="http://schemas.openxmlformats.org/officeDocument/2006/relationships/hyperlink" Target="https://en.wikipedia.org/wiki/Hanakotoba" TargetMode="External"/><Relationship Id="rId216" Type="http://schemas.openxmlformats.org/officeDocument/2006/relationships/hyperlink" Target="https://www.sparknotes.com/nofear/shakespeare/hamlet/page_144/" TargetMode="External"/><Relationship Id="rId237" Type="http://schemas.openxmlformats.org/officeDocument/2006/relationships/hyperlink" Target="https://www.google.co.il/search?q=elbow+one+day+like+this+lyrics&amp;oq=elbow+o&amp;aqs=chrome.5.69i57j69i60l2j0j69i60j0.7882j1j7&amp;sourceid=chrome&amp;ie=UTF-8" TargetMode="External"/><Relationship Id="rId258" Type="http://schemas.openxmlformats.org/officeDocument/2006/relationships/hyperlink" Target="https://www.ncbi.nlm.nih.gov/pmc/articles/PMC2947117/" TargetMode="External"/><Relationship Id="rId22" Type="http://schemas.openxmlformats.org/officeDocument/2006/relationships/hyperlink" Target="http://profileengine.com/groups/profile/430806563/----?offset=30" TargetMode="External"/><Relationship Id="rId43" Type="http://schemas.openxmlformats.org/officeDocument/2006/relationships/hyperlink" Target="http://he.wikipedia.org/wiki/%D7%A0%D7%99%D7%93%D7%95%D7%99_%28%D7%A0%D7%A6%D7%A8%D7%95%D7%AA%29" TargetMode="External"/><Relationship Id="rId64" Type="http://schemas.openxmlformats.org/officeDocument/2006/relationships/hyperlink" Target="http://www.thepeoplehistory.com/1996.html" TargetMode="External"/><Relationship Id="rId118" Type="http://schemas.openxmlformats.org/officeDocument/2006/relationships/hyperlink" Target="https://www.billboard.com/articles/columns/music-festivals/6568856/10-best-british-summer-music-festivals" TargetMode="External"/><Relationship Id="rId139" Type="http://schemas.openxmlformats.org/officeDocument/2006/relationships/hyperlink" Target="https://names.japanesewithanime.com/what-is-my-name-in-japanese/alex" TargetMode="External"/><Relationship Id="rId85" Type="http://schemas.openxmlformats.org/officeDocument/2006/relationships/hyperlink" Target="https://en.wikipedia.org/wiki/List_of_oil_spills" TargetMode="External"/><Relationship Id="rId150" Type="http://schemas.openxmlformats.org/officeDocument/2006/relationships/hyperlink" Target="https://he.wikipedia.org/wiki/%D7%99%D7%95-%D7%92%D7%99-%D7%94%D7%95!" TargetMode="External"/><Relationship Id="rId171" Type="http://schemas.openxmlformats.org/officeDocument/2006/relationships/hyperlink" Target="https://en.wikipedia.org/wiki/Irezumi" TargetMode="External"/><Relationship Id="rId192" Type="http://schemas.openxmlformats.org/officeDocument/2006/relationships/hyperlink" Target="https://en.wikipedia.org/wiki/Eric_Cantona" TargetMode="External"/><Relationship Id="rId206" Type="http://schemas.openxmlformats.org/officeDocument/2006/relationships/hyperlink" Target="https://he.wikipedia.org/wiki/%D7%90%D7%93%D7%A8%D7%99%D7%9B%D7%9C%D7%95%D7%AA_%D7%A0%D7%90%D7%95-%D7%A7%D7%9C%D7%90%D7%A1%D7%99%D7%AA" TargetMode="External"/><Relationship Id="rId227" Type="http://schemas.openxmlformats.org/officeDocument/2006/relationships/hyperlink" Target="https://www.clalit.co.il/he/your_health/kids/childs/Pages/tetanus.aspx" TargetMode="External"/><Relationship Id="rId248" Type="http://schemas.microsoft.com/office/2016/09/relationships/commentsIds" Target="commentsIds.xml"/><Relationship Id="rId269" Type="http://schemas.openxmlformats.org/officeDocument/2006/relationships/hyperlink" Target="https://books.google.co.il/books?id=3JTy9EcFb4YC&amp;pg=PA16&amp;lpg=PA16&amp;dq=%D7%90%D7%99%D7%A0%D7%92%D7%9C%D7%94+%D7%91%D7%99%D7%99%D7%93%D7%99%D7%A9&amp;source=bl&amp;ots=eHidJLeEED&amp;sig=z8ggzCA4B2oQA2Y5nHo_ABSTncQ&amp;hl=en&amp;sa=X&amp;ved=0CF0Q6AEwCGoVChMIy6mqws6HyQIVAbkUCh2h2Q3G" TargetMode="External"/><Relationship Id="rId12" Type="http://schemas.openxmlformats.org/officeDocument/2006/relationships/hyperlink" Target="https://en.wikipedia.org/wiki/Threepence_(British_coin)" TargetMode="External"/><Relationship Id="rId33" Type="http://schemas.openxmlformats.org/officeDocument/2006/relationships/hyperlink" Target="https://www.reddit.com/search?q=beano" TargetMode="External"/><Relationship Id="rId108" Type="http://schemas.openxmlformats.org/officeDocument/2006/relationships/hyperlink" Target="https://he.wikipedia.org/wiki/%D7%A9%D7%91%D7%95%D7%A2_%D7%94%D7%A1%D7%A4%D7%A8_%D7%94%D7%A2%D7%91%D7%A8%D7%99" TargetMode="External"/><Relationship Id="rId129" Type="http://schemas.openxmlformats.org/officeDocument/2006/relationships/hyperlink" Target="https://www.quora.com/Why-do-British-rugby-league-players-seems-to-be-inferior-to-their-Australian-counterparts" TargetMode="External"/><Relationship Id="rId54" Type="http://schemas.openxmlformats.org/officeDocument/2006/relationships/hyperlink" Target="http://www.behindthename.com/name/nadez18da/tree" TargetMode="External"/><Relationship Id="rId75" Type="http://schemas.openxmlformats.org/officeDocument/2006/relationships/hyperlink" Target="https://en.wikipedia.org/wiki/Manic_Street_Preachers" TargetMode="External"/><Relationship Id="rId96" Type="http://schemas.openxmlformats.org/officeDocument/2006/relationships/hyperlink" Target="https://www.google.com/search?q=Die+Fantastischen+Vier+-+Die+Da&amp;oq=Die+Fantastischen+Vier+-+Die+Da&amp;aqs=chrome..69i57&amp;sourceid=chrome&amp;ie=UTF-8" TargetMode="External"/><Relationship Id="rId140" Type="http://schemas.openxmlformats.org/officeDocument/2006/relationships/hyperlink" Target="https://community.babycenter.com/post/a47549530/japanese-german_boy_name" TargetMode="External"/><Relationship Id="rId161" Type="http://schemas.openxmlformats.org/officeDocument/2006/relationships/hyperlink" Target="https://www.babygaga.com/25-beautiful-baby-names-from-brazil-that-will-steal-your-heart/" TargetMode="External"/><Relationship Id="rId182" Type="http://schemas.openxmlformats.org/officeDocument/2006/relationships/hyperlink" Target="https://tokyocheapo.com/lifestyle/tips-on-getting-a-tattoo-in-japan/" TargetMode="External"/><Relationship Id="rId217" Type="http://schemas.openxmlformats.org/officeDocument/2006/relationships/hyperlink" Target="https://he.wiktionary.org/wiki/%D7%94%D7%99%D7%A0%D7%95_%D7%94%D7%9A" TargetMode="External"/><Relationship Id="rId6" Type="http://schemas.openxmlformats.org/officeDocument/2006/relationships/footnotes" Target="footnotes.xml"/><Relationship Id="rId238" Type="http://schemas.openxmlformats.org/officeDocument/2006/relationships/hyperlink" Target="https://en.oxforddictionaries.com/definition/kerfuffle" TargetMode="External"/><Relationship Id="rId259" Type="http://schemas.openxmlformats.org/officeDocument/2006/relationships/hyperlink" Target="https://he.wikipedia.org/wiki/%D7%90%D7%99%D7%96%D7%9C%D7%99%D7%A0%D7%92%D7%98%D7%95%D7%9F" TargetMode="External"/><Relationship Id="rId23" Type="http://schemas.openxmlformats.org/officeDocument/2006/relationships/hyperlink" Target="https://www.youtube.com/watch?v=sgcOhcEDBBo" TargetMode="External"/><Relationship Id="rId119" Type="http://schemas.openxmlformats.org/officeDocument/2006/relationships/hyperlink" Target="https://www.youtube.com/watch?v=6z6wMZAYaxE" TargetMode="External"/><Relationship Id="rId270" Type="http://schemas.openxmlformats.org/officeDocument/2006/relationships/hyperlink" Target="http://www.izoonim.co.il/?page_id=271" TargetMode="External"/><Relationship Id="rId44" Type="http://schemas.openxmlformats.org/officeDocument/2006/relationships/hyperlink" Target="http://en.wikipedia.org/wiki/Excommunication" TargetMode="External"/><Relationship Id="rId65" Type="http://schemas.openxmlformats.org/officeDocument/2006/relationships/hyperlink" Target="http://www.thepeoplehistory.com/1997.html" TargetMode="External"/><Relationship Id="rId86" Type="http://schemas.openxmlformats.org/officeDocument/2006/relationships/hyperlink" Target="https://he.wikipedia.org/wiki/%D7%9E%D7%9B%D7%9C%D7%99%D7%AA_%D7%A0%D7%A4%D7%98" TargetMode="External"/><Relationship Id="rId130" Type="http://schemas.openxmlformats.org/officeDocument/2006/relationships/hyperlink" Target="https://www.quora.com/How-small-can-rugby-players-be-What-is-the-best-position-for-small-players" TargetMode="External"/><Relationship Id="rId151" Type="http://schemas.openxmlformats.org/officeDocument/2006/relationships/hyperlink" Target="https://myanimelist.net/character/1375/Yami_Yuugi" TargetMode="External"/><Relationship Id="rId172" Type="http://schemas.openxmlformats.org/officeDocument/2006/relationships/hyperlink" Target="https://www.japan-talk.com/jt/new/7-most-important-Japanese-words" TargetMode="External"/><Relationship Id="rId193" Type="http://schemas.openxmlformats.org/officeDocument/2006/relationships/hyperlink" Target="https://he.wikipedia.org/wiki/%D7%93%D7%A0%D7%99%D7%A1_%D7%91%D7%A8%D7%92%D7%A7%D7%90%D7%9E%D7%A4" TargetMode="External"/><Relationship Id="rId202" Type="http://schemas.openxmlformats.org/officeDocument/2006/relationships/hyperlink" Target="https://he.wikisource.org/wiki/%D7%97%D7%95%D7%A7_%D7%94%D7%A2%D7%95%D7%A0%D7%A9%D7%99%D7%9F" TargetMode="External"/><Relationship Id="rId207" Type="http://schemas.openxmlformats.org/officeDocument/2006/relationships/hyperlink" Target="http://en.wikipedia.org/wiki/History_of_football_in_England" TargetMode="External"/><Relationship Id="rId223" Type="http://schemas.openxmlformats.org/officeDocument/2006/relationships/hyperlink" Target="https://www.verywellmind.com/what-are-poppers-22094" TargetMode="External"/><Relationship Id="rId228" Type="http://schemas.openxmlformats.org/officeDocument/2006/relationships/hyperlink" Target="https://en.wikipedia.org/wiki/Metallic_hydrogen" TargetMode="External"/><Relationship Id="rId244" Type="http://schemas.openxmlformats.org/officeDocument/2006/relationships/hyperlink" Target="https://hebrew-academy.org.il/2010/10/17/%d7%a2%d7%9c-%d7%94%d7%a0%d7%99%d7%a7%d7%95%d7%93/" TargetMode="External"/><Relationship Id="rId249" Type="http://schemas.openxmlformats.org/officeDocument/2006/relationships/hyperlink" Target="https://russianfoods.com/russian-braised-cabbage/" TargetMode="External"/><Relationship Id="rId13" Type="http://schemas.openxmlformats.org/officeDocument/2006/relationships/hyperlink" Target="http://www.piano-tuners.org/piano-forums/viewtopic.php?f=3&amp;t=11407" TargetMode="External"/><Relationship Id="rId18" Type="http://schemas.openxmlformats.org/officeDocument/2006/relationships/hyperlink" Target="http://www.orthodox.net/articles/about-crossing-oneself.html" TargetMode="External"/><Relationship Id="rId39" Type="http://schemas.openxmlformats.org/officeDocument/2006/relationships/hyperlink" Target="https://ru.wikipedia.org/wiki/&#1054;&#1082;&#1090;&#1103;&#1073;&#1088;&#1103;&#1090;&#1072;" TargetMode="External"/><Relationship Id="rId109" Type="http://schemas.openxmlformats.org/officeDocument/2006/relationships/hyperlink" Target="http://www.daat.ac.il/daat/tanach/tanhuma/35.htm" TargetMode="External"/><Relationship Id="rId260" Type="http://schemas.openxmlformats.org/officeDocument/2006/relationships/hyperlink" Target="https://www.google.co.il/maps/search/map+of+london+with+best+dance+clubs/@51.5016787,-0.4191866,10z" TargetMode="External"/><Relationship Id="rId265" Type="http://schemas.openxmlformats.org/officeDocument/2006/relationships/hyperlink" Target="https://www.crisismagazine.com/2008/the-supremacy-of-classical-music" TargetMode="External"/><Relationship Id="rId34" Type="http://schemas.openxmlformats.org/officeDocument/2006/relationships/hyperlink" Target="https://en.wikipedia.org/wiki/History_of_personal_computer" TargetMode="External"/><Relationship Id="rId50" Type="http://schemas.openxmlformats.org/officeDocument/2006/relationships/hyperlink" Target="https://en.wikipedia.org/wiki/Ptasie_mleczko" TargetMode="External"/><Relationship Id="rId55" Type="http://schemas.openxmlformats.org/officeDocument/2006/relationships/hyperlink" Target="https://www.reddit.com/r/namenerds/search?q=Nadezhda" TargetMode="External"/><Relationship Id="rId76" Type="http://schemas.openxmlformats.org/officeDocument/2006/relationships/hyperlink" Target="https://www.theguardian.com/friday_review/story/0,,239956,00.html" TargetMode="External"/><Relationship Id="rId97" Type="http://schemas.openxmlformats.org/officeDocument/2006/relationships/hyperlink" Target="http://fudder.de/reintreten-freiburger-heiraten-was-ist-dran-am-baechle-mythos--125453871.html" TargetMode="External"/><Relationship Id="rId104" Type="http://schemas.openxmlformats.org/officeDocument/2006/relationships/hyperlink" Target="https://he.wikipedia.org/wiki/%D7%9C%D7%A4%D7%99%D7%A1_%D7%9C%D7%96%D7%95%D7%9C%D7%99" TargetMode="External"/><Relationship Id="rId120" Type="http://schemas.openxmlformats.org/officeDocument/2006/relationships/hyperlink" Target="https://en.wikipedia.org/wiki/Diachronous" TargetMode="External"/><Relationship Id="rId125" Type="http://schemas.openxmlformats.org/officeDocument/2006/relationships/hyperlink" Target="http://retro.education.gov.il/tochniyot_limudim/sifrut/asi11012.htm" TargetMode="External"/><Relationship Id="rId141" Type="http://schemas.openxmlformats.org/officeDocument/2006/relationships/hyperlink" Target="https://www.japantimes.co.jp/community/2014/10/20/issues/bicultural-japanese-baby-names-can-double-trouble/" TargetMode="External"/><Relationship Id="rId146" Type="http://schemas.openxmlformats.org/officeDocument/2006/relationships/hyperlink" Target="https://www.lifeabroad.jp/html/personal_care/wound.html" TargetMode="External"/><Relationship Id="rId167" Type="http://schemas.openxmlformats.org/officeDocument/2006/relationships/hyperlink" Target="https://en.wikipedia.org/wiki/Tallboy_(furniture)" TargetMode="External"/><Relationship Id="rId188" Type="http://schemas.openxmlformats.org/officeDocument/2006/relationships/hyperlink" Target="https://en.wikipedia.org/wiki/C_(programming_language)" TargetMode="External"/><Relationship Id="rId7" Type="http://schemas.openxmlformats.org/officeDocument/2006/relationships/endnotes" Target="endnotes.xml"/><Relationship Id="rId71" Type="http://schemas.openxmlformats.org/officeDocument/2006/relationships/hyperlink" Target="https://translate.google.com/" TargetMode="External"/><Relationship Id="rId92" Type="http://schemas.openxmlformats.org/officeDocument/2006/relationships/hyperlink" Target="https://www.google.co.il/search?q=hardest+swimming+races&amp;oq=hardest+swimming+&amp;aqs=chrome.3.0j69i57j0l4.11582j0j7&amp;sourceid=chrome&amp;ie=UTF-8" TargetMode="External"/><Relationship Id="rId162" Type="http://schemas.openxmlformats.org/officeDocument/2006/relationships/hyperlink" Target="http://www.haaretz.co.il/magazine/.premium-1.3094197" TargetMode="External"/><Relationship Id="rId183" Type="http://schemas.openxmlformats.org/officeDocument/2006/relationships/hyperlink" Target="https://he.wikipedia.org/wiki/%D7%98%D7%99%D7%91%D7%95%D7%A2_%D7%91%D7%A0%D7%99_%D7%90%D7%93%D7%9D" TargetMode="External"/><Relationship Id="rId213" Type="http://schemas.openxmlformats.org/officeDocument/2006/relationships/hyperlink" Target="https://he.wikipedia.org/wiki/%D7%9E%D7%A2%D7%A8%D7%9B%D7%AA_%D7%A4%D7%90%D7%A0%D7%95" TargetMode="External"/><Relationship Id="rId218" Type="http://schemas.openxmlformats.org/officeDocument/2006/relationships/hyperlink" Target="https://he.wiktionary.org/wiki/%D7%91%D7%93%D7%99%D7%A2%D7%91%D7%93" TargetMode="External"/><Relationship Id="rId234" Type="http://schemas.openxmlformats.org/officeDocument/2006/relationships/hyperlink" Target="https://www.behindthename.com/name/john/top/england-wales?type=rank" TargetMode="External"/><Relationship Id="rId239" Type="http://schemas.openxmlformats.org/officeDocument/2006/relationships/hyperlink" Target="https://he.wikipedia.org/wiki/%D7%A9%D7%A4%D7%95%D7%AA_%D7%94%D7%95%D7%93%D7%95-%D7%90%D7%99%D7%A8%D7%95%D7%A4%D7%99%D7%95%D7%AA" TargetMode="External"/><Relationship Id="rId2" Type="http://schemas.openxmlformats.org/officeDocument/2006/relationships/numbering" Target="numbering.xml"/><Relationship Id="rId29" Type="http://schemas.openxmlformats.org/officeDocument/2006/relationships/hyperlink" Target="https://en.wikipedia.org/wiki/The_Beano" TargetMode="External"/><Relationship Id="rId250" Type="http://schemas.openxmlformats.org/officeDocument/2006/relationships/hyperlink" Target="http://www.geniuskitchen.com/recipe/tushonaya-kapusta-russian-style-stewed-cabbage-284155" TargetMode="External"/><Relationship Id="rId255" Type="http://schemas.openxmlformats.org/officeDocument/2006/relationships/hyperlink" Target="https://he.wikipedia.org/wiki/%D7%94%D7%95%D7%A7%D7%99_%D7%A7%D7%A8%D7%97" TargetMode="External"/><Relationship Id="rId271" Type="http://schemas.openxmlformats.org/officeDocument/2006/relationships/hyperlink" Target="http://www.text.org.il/index.php?book=0704086" TargetMode="External"/><Relationship Id="rId276" Type="http://schemas.microsoft.com/office/2011/relationships/people" Target="people.xml"/><Relationship Id="rId24" Type="http://schemas.openxmlformats.org/officeDocument/2006/relationships/hyperlink" Target="http://britishcomics.wikia.com/wiki/Teacher" TargetMode="External"/><Relationship Id="rId40" Type="http://schemas.openxmlformats.org/officeDocument/2006/relationships/hyperlink" Target="https://ru.wikipedia.org/wiki/%D0%9E%D0%BA%D1%82%D1%8F%D0%B1%D1%80%D1%8F%D1%82%D0%B0" TargetMode="External"/><Relationship Id="rId45" Type="http://schemas.openxmlformats.org/officeDocument/2006/relationships/hyperlink" Target="https://he.wikipedia.org/wiki/%D7%AA%D7%A4%D7%99%D7%9C%D7%AA_%D7%94%D7%9E%D7%99%D7%A1%D7%94" TargetMode="External"/><Relationship Id="rId66" Type="http://schemas.openxmlformats.org/officeDocument/2006/relationships/hyperlink" Target="http://www.thepeoplehistory.com/1998.html" TargetMode="External"/><Relationship Id="rId87" Type="http://schemas.openxmlformats.org/officeDocument/2006/relationships/hyperlink" Target="https://en.wikipedia.org/wiki/1997_Guanabara_Bay_oil_spill" TargetMode="External"/><Relationship Id="rId110" Type="http://schemas.openxmlformats.org/officeDocument/2006/relationships/hyperlink" Target="https://he.wikipedia.org/wiki/%D7%9E%D7%A1%D7%9B%D7%AA_%D7%A1%D7%95%D7%98%D7%94" TargetMode="External"/><Relationship Id="rId115" Type="http://schemas.openxmlformats.org/officeDocument/2006/relationships/hyperlink" Target="https://en.wikipedia.org/wiki/1996_in_British_music" TargetMode="External"/><Relationship Id="rId131" Type="http://schemas.openxmlformats.org/officeDocument/2006/relationships/hyperlink" Target="http://www.therugbyforum.com/threads/22348-What-s-the-most-important-position-on-a-rugby-pitch" TargetMode="External"/><Relationship Id="rId136" Type="http://schemas.openxmlformats.org/officeDocument/2006/relationships/hyperlink" Target="https://www.maa.org/external_archive/devlin/LockhartsLament.pdf" TargetMode="External"/><Relationship Id="rId157" Type="http://schemas.openxmlformats.org/officeDocument/2006/relationships/hyperlink" Target="http://www.asakusa-nakamise.jp/shop-e.html" TargetMode="External"/><Relationship Id="rId178" Type="http://schemas.openxmlformats.org/officeDocument/2006/relationships/hyperlink" Target="https://www.google.co.il/search?q=tokyo+things+to+do+evening&amp;oq=tokyo+&amp;aqs=chrome.5.69i57j69i60j69i65j69i59j69i61j69i59.17698j1j4&amp;sourceid=chrome&amp;ie=UTF-8" TargetMode="External"/><Relationship Id="rId61" Type="http://schemas.openxmlformats.org/officeDocument/2006/relationships/hyperlink" Target="https://www.milononline.net/do_search.php?Q=%EB%E1%E3&amp;sDIN=" TargetMode="External"/><Relationship Id="rId82" Type="http://schemas.openxmlformats.org/officeDocument/2006/relationships/hyperlink" Target="https://en.wikipedia.org/wiki/MV_Sea_Empress" TargetMode="External"/><Relationship Id="rId152" Type="http://schemas.openxmlformats.org/officeDocument/2006/relationships/hyperlink" Target="https://myanimelist.net/manga/54/Yu%E2%98%86Gi%E2%98%86Oh" TargetMode="External"/><Relationship Id="rId173" Type="http://schemas.openxmlformats.org/officeDocument/2006/relationships/hyperlink" Target="https://www.japan-talk.com/jt/new/67-reasons-you-wont-like-Japan-part3" TargetMode="External"/><Relationship Id="rId194" Type="http://schemas.openxmlformats.org/officeDocument/2006/relationships/hyperlink" Target="https://www.quora.com/search?q=english+football" TargetMode="External"/><Relationship Id="rId199" Type="http://schemas.openxmlformats.org/officeDocument/2006/relationships/hyperlink" Target="http://he.wikipedia.org/wiki/Mixed_Spice" TargetMode="External"/><Relationship Id="rId203" Type="http://schemas.openxmlformats.org/officeDocument/2006/relationships/hyperlink" Target="http://www.mishtala4u.co.il/%D7%A7%D7%98%D7%9C%D7%95%D7%92-%D7%9E%D7%95%D7%A6%D7%A8%D7%99%D7%9D/%D7%A6%D7%95%D7%9E%D7%97%D7%99%D7%9D--%D7%91%D7%9E%D7%A9%D7%AA%D7%9C%D7%94-/%D7%A6%D7%9E%D7%97%D7%99%D7%9D-%D7%9C%D7%A6%D7%9C-%D7%95%D7%97%D7%A6%D7%99-%D7%A6%D7%9C" TargetMode="External"/><Relationship Id="rId208" Type="http://schemas.openxmlformats.org/officeDocument/2006/relationships/hyperlink" Target="http://en.wikipedia.org/wiki/England%E2%80%93Germany_football_rivalry" TargetMode="External"/><Relationship Id="rId229" Type="http://schemas.openxmlformats.org/officeDocument/2006/relationships/hyperlink" Target="https://www.haaretz.co.il/sport/nostalgia/.premium-1.5958259" TargetMode="External"/><Relationship Id="rId19" Type="http://schemas.openxmlformats.org/officeDocument/2006/relationships/hyperlink" Target="http://www.classicfm.com/discover-music/instruments/clarinet/features/best-clarinet-pieces/" TargetMode="External"/><Relationship Id="rId224" Type="http://schemas.openxmlformats.org/officeDocument/2006/relationships/hyperlink" Target="http://www.infocenters.co.il/ada/multimedia/full-pdf/%D7%A0%D7%93%D7%99%D7%A4%D7%99%D7%9D-%D7%9E%D7%A9%D7%98%D7%A8%D7%94-2010.pdf" TargetMode="External"/><Relationship Id="rId240" Type="http://schemas.openxmlformats.org/officeDocument/2006/relationships/hyperlink" Target="https://he.wikipedia.org/wiki/%D7%91%D7%9C%D7%A9%D7%A0%D7%95%D7%AA" TargetMode="External"/><Relationship Id="rId245" Type="http://schemas.openxmlformats.org/officeDocument/2006/relationships/hyperlink" Target="https://he.wikipedia.org/wiki/%D7%A0%D7%99%D7%A7%D7%95%D7%93_%D7%98%D7%91%D7%A8%D7%A0%D7%99" TargetMode="External"/><Relationship Id="rId261" Type="http://schemas.openxmlformats.org/officeDocument/2006/relationships/hyperlink" Target="https://www.airbnb.com/things-to-do/london/drinks-nightlife/nightclub" TargetMode="External"/><Relationship Id="rId266" Type="http://schemas.openxmlformats.org/officeDocument/2006/relationships/hyperlink" Target="https://milog.co.il/%D7%93%D7%A2%D7%AA/e_2220/%D7%9E%D7%99%D7%9C%D7%95%D7%9F-%D7%A2%D7%91%D7%A8%D7%99-%D7%A2%D7%91%D7%A8%D7%99" TargetMode="External"/><Relationship Id="rId14" Type="http://schemas.openxmlformats.org/officeDocument/2006/relationships/hyperlink" Target="https://he.wikipedia.org/wiki/%D7%91%D7%99%D7%9E%D7%94" TargetMode="External"/><Relationship Id="rId30" Type="http://schemas.openxmlformats.org/officeDocument/2006/relationships/hyperlink" Target="http://www.kentnews.co.uk/blogs/remember-the-beano-s-dennis-the-menace-fan-club-a-28-day-agonising-wait-but-it-delivered-an-old-skool-sense-of-community-1-4616273" TargetMode="External"/><Relationship Id="rId35" Type="http://schemas.openxmlformats.org/officeDocument/2006/relationships/hyperlink" Target="http://toastytech.com/guis/win31.html" TargetMode="External"/><Relationship Id="rId56" Type="http://schemas.openxmlformats.org/officeDocument/2006/relationships/hyperlink" Target="http://www.behindthename.com/name/nadez18da/top" TargetMode="External"/><Relationship Id="rId77" Type="http://schemas.openxmlformats.org/officeDocument/2006/relationships/hyperlink" Target="http://www.grammar.net.nz/store/1/39/rm/external/latverbs/latverb3.html" TargetMode="External"/><Relationship Id="rId100" Type="http://schemas.openxmlformats.org/officeDocument/2006/relationships/hyperlink" Target="https://www.google.co.il/search?biw=360&amp;bih=295&amp;tbm=isch&amp;sa=1&amp;ei=UYK7WpX4ONHLwAK_uobADw&amp;q=m%C3%BCnster+freiburg+art&amp;oq=m%C3%BCnster+freiburg+art&amp;gs_l=mobile-gws-img.3...6203.7065..7698...0....148.583.0j4..........1..mobile-gws-wiz-img.......0i19j0i30i19.9edIKf6odqQ%3D" TargetMode="External"/><Relationship Id="rId105" Type="http://schemas.openxmlformats.org/officeDocument/2006/relationships/hyperlink" Target="http://www.kirjasilta.net/ha-berit/Mat_ln.25.html" TargetMode="External"/><Relationship Id="rId126" Type="http://schemas.openxmlformats.org/officeDocument/2006/relationships/hyperlink" Target="https://en.wikipedia.org/wiki/Strathclyde_Country_Park" TargetMode="External"/><Relationship Id="rId147" Type="http://schemas.openxmlformats.org/officeDocument/2006/relationships/hyperlink" Target="http://www.nippon.com/en/features/jg00085/" TargetMode="External"/><Relationship Id="rId168" Type="http://schemas.openxmlformats.org/officeDocument/2006/relationships/hyperlink" Target="https://www.franceshunt.co.uk/news/2015/02/tallboy-vs-highboy-vs-lowboy-whats-the-difference/" TargetMode="External"/><Relationship Id="rId8" Type="http://schemas.openxmlformats.org/officeDocument/2006/relationships/hyperlink" Target="https://he.wikipedia.org/wiki/%D7%A2%D7%A8%D7%91%D7%94_(%D7%92%D7%90%D7%95%D7%92%D7%A8%D7%A4%D7%99%D7%94)" TargetMode="External"/><Relationship Id="rId51" Type="http://schemas.openxmlformats.org/officeDocument/2006/relationships/hyperlink" Target="https://www.mako.co.il/food-weekend/Article-1d1b34723f20f41006.htm" TargetMode="External"/><Relationship Id="rId72" Type="http://schemas.openxmlformats.org/officeDocument/2006/relationships/hyperlink" Target="https://translate.google.com/" TargetMode="External"/><Relationship Id="rId93" Type="http://schemas.openxmlformats.org/officeDocument/2006/relationships/hyperlink" Target="https://swimswam.com/25-coaches-share-think-hardest-event/" TargetMode="External"/><Relationship Id="rId98" Type="http://schemas.openxmlformats.org/officeDocument/2006/relationships/hyperlink" Target="https://de.wikipedia.org/wiki/Freiburger_B%C3%A4chle" TargetMode="External"/><Relationship Id="rId121" Type="http://schemas.openxmlformats.org/officeDocument/2006/relationships/hyperlink" Target="https://en.wikipedia.org/wiki/Synchrony_and_diachrony" TargetMode="External"/><Relationship Id="rId142" Type="http://schemas.openxmlformats.org/officeDocument/2006/relationships/hyperlink" Target="https://en.wikipedia.org/wiki/Nisei" TargetMode="External"/><Relationship Id="rId163" Type="http://schemas.openxmlformats.org/officeDocument/2006/relationships/hyperlink" Target="https://en.wikipedia.org/wiki/Classical_period_(music)" TargetMode="External"/><Relationship Id="rId184" Type="http://schemas.openxmlformats.org/officeDocument/2006/relationships/hyperlink" Target="http://shnaton.huji.ac.il/index.php/NewSyl/80200/1/2017/" TargetMode="External"/><Relationship Id="rId189" Type="http://schemas.openxmlformats.org/officeDocument/2006/relationships/hyperlink" Target="https://en.wikipedia.org/wiki/Jonah_Lomu" TargetMode="External"/><Relationship Id="rId219" Type="http://schemas.openxmlformats.org/officeDocument/2006/relationships/hyperlink" Target="https://www.etymonline.com/word/retrospect" TargetMode="External"/><Relationship Id="rId3" Type="http://schemas.openxmlformats.org/officeDocument/2006/relationships/styles" Target="styles.xml"/><Relationship Id="rId214" Type="http://schemas.openxmlformats.org/officeDocument/2006/relationships/hyperlink" Target="http://www.ma.huji.ac.il/~azriel/SetTheory/Text/sets1.pdf" TargetMode="External"/><Relationship Id="rId230" Type="http://schemas.openxmlformats.org/officeDocument/2006/relationships/hyperlink" Target="https://en.wikipedia.org/wiki/Muggsy_Bogues" TargetMode="External"/><Relationship Id="rId235" Type="http://schemas.openxmlformats.org/officeDocument/2006/relationships/hyperlink" Target="https://www.behindthename.com/name/john/related" TargetMode="External"/><Relationship Id="rId251" Type="http://schemas.openxmlformats.org/officeDocument/2006/relationships/hyperlink" Target="https://www.wikihow.com/Cook-Russian-Braised-Cabbage" TargetMode="External"/><Relationship Id="rId256" Type="http://schemas.openxmlformats.org/officeDocument/2006/relationships/hyperlink" Target="http://work.chron.com/job-requirements-professional-hockey-players-21936.html" TargetMode="External"/><Relationship Id="rId277" Type="http://schemas.openxmlformats.org/officeDocument/2006/relationships/theme" Target="theme/theme1.xml"/><Relationship Id="rId25" Type="http://schemas.openxmlformats.org/officeDocument/2006/relationships/hyperlink" Target="https://www.facebook.com/BeanoOfficial/" TargetMode="External"/><Relationship Id="rId46" Type="http://schemas.openxmlformats.org/officeDocument/2006/relationships/hyperlink" Target="https://he.wikipedia.org/wiki/%D7%90%D7%A0%D7%98%D7%99%D7%A9%D7%9E%D7%99%D7%95%D7%AA_%D7%A0%D7%95%D7%A6%D7%A8%D7%99%D7%AA" TargetMode="External"/><Relationship Id="rId67" Type="http://schemas.openxmlformats.org/officeDocument/2006/relationships/hyperlink" Target="https://he.wikipedia.org/wiki/%D7%A2%D7%A6%D7%9D_%D7%94%D7%92%D7%95%D7%9E%D7%93" TargetMode="External"/><Relationship Id="rId116" Type="http://schemas.openxmlformats.org/officeDocument/2006/relationships/hyperlink" Target="https://www.festicket.com/magazine/discover/best-glastonbury-alternatives/" TargetMode="External"/><Relationship Id="rId137" Type="http://schemas.openxmlformats.org/officeDocument/2006/relationships/hyperlink" Target="https://he.wikipedia.org/wiki/%D7%AA%D7%95%D7%A8%D7%AA_%D7%94%D7%A7%D7%91%D7%95%D7%A6%D7%95%D7%AA_%D7%94%D7%90%D7%A7%D7%A1%D7%99%D7%95%D7%9E%D7%98%D7%99%D7%AA" TargetMode="External"/><Relationship Id="rId158" Type="http://schemas.openxmlformats.org/officeDocument/2006/relationships/hyperlink" Target="http://www.centreforglobaleducation.org/documents/artefacts/Japan%20Artefacts%20Box.pdf" TargetMode="External"/><Relationship Id="rId272" Type="http://schemas.openxmlformats.org/officeDocument/2006/relationships/hyperlink" Target="http://www.karatebyjesse.com/" TargetMode="External"/><Relationship Id="rId20" Type="http://schemas.openxmlformats.org/officeDocument/2006/relationships/hyperlink" Target="http://profileengine.com/groups/profile/430806563/----?offset=30" TargetMode="External"/><Relationship Id="rId41" Type="http://schemas.openxmlformats.org/officeDocument/2006/relationships/hyperlink" Target="http://www.jokes4us.com/dirtyjokes/dirtynurseryrhymes.html" TargetMode="External"/><Relationship Id="rId62" Type="http://schemas.openxmlformats.org/officeDocument/2006/relationships/hyperlink" Target="https://he.wikipedia.org/wiki/%D7%9E%D7%A8%D7%A7%D7%95%D7%A1_%D7%98%D7%95%D7%9C%D7%99%D7%95%D7%A1_%D7%A7%D7%99%D7%A7%D7%A8%D7%95" TargetMode="External"/><Relationship Id="rId83" Type="http://schemas.openxmlformats.org/officeDocument/2006/relationships/hyperlink" Target="http://news.bbc.co.uk/2/shared/spl/hi/picture_gallery/06/uk_the_sea_empress_disaster/html/1.stm" TargetMode="External"/><Relationship Id="rId88" Type="http://schemas.openxmlformats.org/officeDocument/2006/relationships/hyperlink" Target="https://en.wikipedia.org/wiki/1997" TargetMode="External"/><Relationship Id="rId111" Type="http://schemas.openxmlformats.org/officeDocument/2006/relationships/hyperlink" Target="https://he.wikipedia.org/wiki/%D7%9C%D7%99%D7%99%D7%96%D7%A8_%D7%9B%D7%97%D7%95%D7%9C" TargetMode="External"/><Relationship Id="rId132" Type="http://schemas.openxmlformats.org/officeDocument/2006/relationships/hyperlink" Target="http://news.bbc.co.uk/sportacademy/bsp/hi/rugby_union/rules/players/html/scrum_half.stm" TargetMode="External"/><Relationship Id="rId153" Type="http://schemas.openxmlformats.org/officeDocument/2006/relationships/hyperlink" Target="https://hinative.com/en-US/questions/2890076" TargetMode="External"/><Relationship Id="rId174" Type="http://schemas.openxmlformats.org/officeDocument/2006/relationships/hyperlink" Target="https://www.japan-talk.com/jt/new/yoyogi-park" TargetMode="External"/><Relationship Id="rId179" Type="http://schemas.openxmlformats.org/officeDocument/2006/relationships/hyperlink" Target="https://www.japan-talk.com/jt/new/japan-at-night" TargetMode="External"/><Relationship Id="rId195" Type="http://schemas.openxmlformats.org/officeDocument/2006/relationships/hyperlink" Target="https://www.vice.com/en_uk/article/was-football-really-better-in-the-90s-013" TargetMode="External"/><Relationship Id="rId209" Type="http://schemas.openxmlformats.org/officeDocument/2006/relationships/hyperlink" Target="https://he.wikipedia.org/wiki/%D7%90%D7%A1%D7%98%D7%A8%D7%98%D7%92%D7%99%D7%94_(%D7%9E%D7%93%D7%A2%D7%99_%D7%94%D7%97%D7%91%D7%A8%D7%94)" TargetMode="External"/><Relationship Id="rId190" Type="http://schemas.openxmlformats.org/officeDocument/2006/relationships/hyperlink" Target="http://www.bachwelltemperedclavier.org/index.html" TargetMode="External"/><Relationship Id="rId204" Type="http://schemas.openxmlformats.org/officeDocument/2006/relationships/hyperlink" Target="https://books.google.co.il/books?id=3JTy9EcFb4YC&amp;pg=PA21&amp;lpg=PA21&amp;dq=%D7%90%D7%9C%D7%9C%D7%94+%D7%99%D7%95%D7%A1%D7%AA%D7%95%D7%A8&amp;source=bl&amp;ots=eIifONaCBE&amp;sig=ACfU3U0ephPeduwaclVkR2hJOMQlRxJM0w&amp;hl=en&amp;sa=X&amp;ved=2ahUKEwj0-KHDm6_gAhXH2qQKHR66B9YQ6AEwCXoECFAQAQ" TargetMode="External"/><Relationship Id="rId220" Type="http://schemas.openxmlformats.org/officeDocument/2006/relationships/hyperlink" Target="https://he.wikipedia.org/wiki/%D7%A4%D7%95%D7%A4%D7%A8%D7%A1" TargetMode="External"/><Relationship Id="rId225" Type="http://schemas.openxmlformats.org/officeDocument/2006/relationships/hyperlink" Target="https://www.google.co.il/search?q=%D7%98%D7%95%D7%A4%D7%90%D7%A7&amp;oq=%D7%98%D7%95%D7%A4%D7%90%D7%A7&amp;aqs=chrome..69i57j0l5.2762j0j7&amp;sourceid=chrome&amp;ie=UTF-8" TargetMode="External"/><Relationship Id="rId241" Type="http://schemas.openxmlformats.org/officeDocument/2006/relationships/hyperlink" Target="https://en.wikipedia.org/wiki/Pontic%E2%80%93Caspian_steppe" TargetMode="External"/><Relationship Id="rId246" Type="http://schemas.openxmlformats.org/officeDocument/2006/relationships/comments" Target="comments.xml"/><Relationship Id="rId267" Type="http://schemas.openxmlformats.org/officeDocument/2006/relationships/hyperlink" Target="https://en.wikipedia.org/wiki/The_World_as_Will_and_Representation" TargetMode="External"/><Relationship Id="rId15" Type="http://schemas.openxmlformats.org/officeDocument/2006/relationships/hyperlink" Target="https://en.wikipedia.org/wiki/Epiphany_(holiday)" TargetMode="External"/><Relationship Id="rId36" Type="http://schemas.openxmlformats.org/officeDocument/2006/relationships/hyperlink" Target="http://www.gaitedhorses.net/Articles/WinterCare.html" TargetMode="External"/><Relationship Id="rId57" Type="http://schemas.openxmlformats.org/officeDocument/2006/relationships/hyperlink" Target="https://www.reddit.com/r/namenerds/comments/42eeca/nadjeska_nadjzeda_nadezhda_nadjezda_the_most/" TargetMode="External"/><Relationship Id="rId106" Type="http://schemas.openxmlformats.org/officeDocument/2006/relationships/hyperlink" Target="http://www.kirjasilta.net/ha-berit/Mat_ln.15.html" TargetMode="External"/><Relationship Id="rId127" Type="http://schemas.openxmlformats.org/officeDocument/2006/relationships/hyperlink" Target="http://www.rugbytoday.com/columns/playing-scrum-half-coaching-tips" TargetMode="External"/><Relationship Id="rId262" Type="http://schemas.openxmlformats.org/officeDocument/2006/relationships/hyperlink" Target="https://www.google.ie/search?q=the+28th+floor+of+the+Hilton+Hotel+on+Park+Lane" TargetMode="External"/><Relationship Id="rId10" Type="http://schemas.openxmlformats.org/officeDocument/2006/relationships/hyperlink" Target="https://en.m.wikipedia.org/wiki/Saveloy" TargetMode="External"/><Relationship Id="rId31" Type="http://schemas.openxmlformats.org/officeDocument/2006/relationships/hyperlink" Target="https://en.wikipedia.org/wiki/The_Bash_Street_Kids" TargetMode="External"/><Relationship Id="rId52" Type="http://schemas.openxmlformats.org/officeDocument/2006/relationships/hyperlink" Target="https://www.google.com/search?num=100&amp;sa=X&amp;q=Zefir&amp;stick=H4sIAAAAAAAAAONgFuLSz9U3MDLLyK7MUAKzy1PiDQsrtQT9SkuKMksy8_OCM1NSyxMriwG4owu5LQAAAA&amp;ved=2ahUKEwi6yaPpqLHfAhWiuXEKHRR_AhsQxA0wd3oECA4QLA&amp;biw=1524&amp;bih=717" TargetMode="External"/><Relationship Id="rId73" Type="http://schemas.openxmlformats.org/officeDocument/2006/relationships/hyperlink" Target="https://www.memrise.com/course/115027/sententiae-antiquae-english-to-latin/7/" TargetMode="External"/><Relationship Id="rId78" Type="http://schemas.openxmlformats.org/officeDocument/2006/relationships/hyperlink" Target="http://salve.runnymede-college.com/Year%208%20Latin%20Booklet.pdf" TargetMode="External"/><Relationship Id="rId94" Type="http://schemas.openxmlformats.org/officeDocument/2006/relationships/hyperlink" Target="https://swimswam.com/25-swimmers-think-hardest-event/" TargetMode="External"/><Relationship Id="rId99" Type="http://schemas.openxmlformats.org/officeDocument/2006/relationships/hyperlink" Target="http://www.mechon-mamre.org/i/t/t09a03.htm" TargetMode="External"/><Relationship Id="rId101" Type="http://schemas.openxmlformats.org/officeDocument/2006/relationships/hyperlink" Target="https://www.pinterest.co.uk/pin/374432156496033799/" TargetMode="External"/><Relationship Id="rId122" Type="http://schemas.openxmlformats.org/officeDocument/2006/relationships/hyperlink" Target="http://www.liverpoolmuseums.org.uk/wml/visit/floor-plans/dinosaurs.aspx" TargetMode="External"/><Relationship Id="rId143" Type="http://schemas.openxmlformats.org/officeDocument/2006/relationships/hyperlink" Target="https://www.japan-talk.com/jt/new/kuuki-yomenai" TargetMode="External"/><Relationship Id="rId148" Type="http://schemas.openxmlformats.org/officeDocument/2006/relationships/hyperlink" Target="http://www.gutenberg.org/files/583/583-h/583-h.htm" TargetMode="External"/><Relationship Id="rId164" Type="http://schemas.openxmlformats.org/officeDocument/2006/relationships/hyperlink" Target="https://myanimelist.net/anime/season/1997/spring" TargetMode="External"/><Relationship Id="rId169" Type="http://schemas.openxmlformats.org/officeDocument/2006/relationships/hyperlink" Target="https://www.google.co.il/search?q=%D7%A9%D7%99%D7%93%D7%94+%D7%91%D7%A1%D7%92%D7%A0%D7%95%D7%9F+%D7%94%D7%9E%D7%9C%D7%9B%D7%94+%D7%90%D7%9F&amp;oq=%D7%A9%D7%99%D7%93%D7%94+%D7%91%D7%A1%D7%92%D7%A0%D7%95%D7%9F+%D7%94%D7%9E%D7%9C%D7%9B%D7%94+%D7%90%D7%9F&amp;aqs=chrome..69i57.6985j0j9&amp;sourceid=chrome&amp;ie=UTF-8" TargetMode="External"/><Relationship Id="rId185" Type="http://schemas.openxmlformats.org/officeDocument/2006/relationships/hyperlink" Target="http://www.anglotopia.net/british-travel/guest-feature-top-10-classic-british-desserts/" TargetMode="External"/><Relationship Id="rId4" Type="http://schemas.openxmlformats.org/officeDocument/2006/relationships/settings" Target="settings.xml"/><Relationship Id="rId9" Type="http://schemas.openxmlformats.org/officeDocument/2006/relationships/hyperlink" Target="https://en.wikipedia.org/wiki/Proto-Indo-European_language" TargetMode="External"/><Relationship Id="rId180" Type="http://schemas.openxmlformats.org/officeDocument/2006/relationships/hyperlink" Target="https://www.google.co.il/search?q=tokyo+things+to+do+evening&amp;oq=tokyo+things+to+do+evening&amp;aqs=chrome..69i57.14132j0j4&amp;sourceid=chrome&amp;ie=UTF-8" TargetMode="External"/><Relationship Id="rId210" Type="http://schemas.openxmlformats.org/officeDocument/2006/relationships/hyperlink" Target="https://en.wikipedia.org/wiki/Modus_ponens" TargetMode="External"/><Relationship Id="rId215" Type="http://schemas.openxmlformats.org/officeDocument/2006/relationships/hyperlink" Target="https://www.milononline.net/do_search.php?Q=%EE%F1%F0%E9%F3" TargetMode="External"/><Relationship Id="rId236" Type="http://schemas.openxmlformats.org/officeDocument/2006/relationships/hyperlink" Target="https://en.wikipedia.org/wiki/John_(given_name)" TargetMode="External"/><Relationship Id="rId257" Type="http://schemas.openxmlformats.org/officeDocument/2006/relationships/hyperlink" Target="https://www.ncbi.nlm.nih.gov/pubmed/28902760" TargetMode="External"/><Relationship Id="rId26" Type="http://schemas.openxmlformats.org/officeDocument/2006/relationships/hyperlink" Target="https://en.wikipedia.org/wiki/Walter_the_Softy" TargetMode="External"/><Relationship Id="rId231" Type="http://schemas.openxmlformats.org/officeDocument/2006/relationships/hyperlink" Target="http://www.haaretz.co.il/news/science/.premium-1.2758887" TargetMode="External"/><Relationship Id="rId252" Type="http://schemas.openxmlformats.org/officeDocument/2006/relationships/hyperlink" Target="https://en.wikipedia.org/wiki/Vatrushka" TargetMode="External"/><Relationship Id="rId273" Type="http://schemas.openxmlformats.org/officeDocument/2006/relationships/footer" Target="footer1.xml"/><Relationship Id="rId47" Type="http://schemas.openxmlformats.org/officeDocument/2006/relationships/hyperlink" Target="https://tvtropes.org/pmwiki/pmwiki.php/UsefulNotes/RussianNamingConvention" TargetMode="External"/><Relationship Id="rId68" Type="http://schemas.openxmlformats.org/officeDocument/2006/relationships/hyperlink" Target="https://en.wikipedia.org/wiki/Telugu_language" TargetMode="External"/><Relationship Id="rId89" Type="http://schemas.openxmlformats.org/officeDocument/2006/relationships/hyperlink" Target="https://en.wikipedia.org/wiki/1997" TargetMode="External"/><Relationship Id="rId112" Type="http://schemas.openxmlformats.org/officeDocument/2006/relationships/hyperlink" Target="http://www.glastonburyfestivals.co.uk/areas/pyramid-stage/" TargetMode="External"/><Relationship Id="rId133" Type="http://schemas.openxmlformats.org/officeDocument/2006/relationships/hyperlink" Target="http://news.bbc.co.uk/sportacademy/bsp/hi/rugby_union/rules/players/html/fly_half.stm" TargetMode="External"/><Relationship Id="rId154" Type="http://schemas.openxmlformats.org/officeDocument/2006/relationships/hyperlink" Target="http://www.telegraph.co.uk/books/what-to-read/japan-loves-barron-trump-much-become-manga-star/" TargetMode="External"/><Relationship Id="rId175" Type="http://schemas.openxmlformats.org/officeDocument/2006/relationships/hyperlink" Target="https://www.japan-talk.com/jt/new/tokyo-neighborhoods" TargetMode="External"/><Relationship Id="rId196" Type="http://schemas.openxmlformats.org/officeDocument/2006/relationships/hyperlink" Target="https://he.wikipedia.org/wiki/%D7%98%D7%9C%D7%A4%D7%95%D7%9F_%D7%A1%D7%9C%D7%95%D7%9C%D7%A8%D7%99" TargetMode="External"/><Relationship Id="rId200" Type="http://schemas.openxmlformats.org/officeDocument/2006/relationships/hyperlink" Target="http://criminallaw.co.il/criminal-advocate/holding-a-knife-or-brass-knuckles.html" TargetMode="External"/><Relationship Id="rId16" Type="http://schemas.openxmlformats.org/officeDocument/2006/relationships/hyperlink" Target="https://ru.wikipedia.org/wiki/%D0%9A%D1%80%D0%B5%D1%89%D0%B5%D0%BD%D0%B8%D0%B5_%D0%93%D0%BE%D1%81%D0%BF%D0%BE%D0%B4%D0%BD%D0%B5" TargetMode="External"/><Relationship Id="rId221" Type="http://schemas.openxmlformats.org/officeDocument/2006/relationships/hyperlink" Target="https://en.wikipedia.org/wiki/Amyl_nitrite" TargetMode="External"/><Relationship Id="rId242" Type="http://schemas.openxmlformats.org/officeDocument/2006/relationships/hyperlink" Target="http://www.archaeology.org/exclusives/articles/1302-proto-indo-european-schleichers-fable" TargetMode="External"/><Relationship Id="rId263" Type="http://schemas.openxmlformats.org/officeDocument/2006/relationships/hyperlink" Target="http://www.galvinatwindows.com/" TargetMode="External"/><Relationship Id="rId37" Type="http://schemas.openxmlformats.org/officeDocument/2006/relationships/hyperlink" Target="https://boards.straightdope.com/sdmb/showthread.php?t=470323" TargetMode="External"/><Relationship Id="rId58" Type="http://schemas.openxmlformats.org/officeDocument/2006/relationships/hyperlink" Target="https://en.wikipedia.org/wiki/The_Stone_Roses_(album)" TargetMode="External"/><Relationship Id="rId79" Type="http://schemas.openxmlformats.org/officeDocument/2006/relationships/hyperlink" Target="https://www.quia.com/jg/2653633list.html" TargetMode="External"/><Relationship Id="rId102" Type="http://schemas.openxmlformats.org/officeDocument/2006/relationships/hyperlink" Target="http://en.wikipedia.org/wiki/Christ_in_Majesty" TargetMode="External"/><Relationship Id="rId123" Type="http://schemas.openxmlformats.org/officeDocument/2006/relationships/hyperlink" Target="http://www.worldofsnacks.com/1/post/2014/02/top-5-british-chocolate-bars.html" TargetMode="External"/><Relationship Id="rId144" Type="http://schemas.openxmlformats.org/officeDocument/2006/relationships/hyperlink" Target="https://www.japan-talk.com/jt/new/harmony-in-japanese-culture" TargetMode="External"/><Relationship Id="rId90" Type="http://schemas.openxmlformats.org/officeDocument/2006/relationships/hyperlink" Target="https://en.wikipedia.org/wiki/Sea_Empress_oil_spill" TargetMode="External"/><Relationship Id="rId165" Type="http://schemas.openxmlformats.org/officeDocument/2006/relationships/hyperlink" Target="http://www.haaretz.co.il/sport/magazine/.premium-1.4105043" TargetMode="External"/><Relationship Id="rId186" Type="http://schemas.openxmlformats.org/officeDocument/2006/relationships/hyperlink" Target="http://www.eurocheapo.com/blog/london-5-classic-british-desserts-found-on-most-pub-menus.html" TargetMode="External"/><Relationship Id="rId211" Type="http://schemas.openxmlformats.org/officeDocument/2006/relationships/hyperlink" Target="https://en.wikipedia.org/wiki/Propositional_calculus" TargetMode="External"/><Relationship Id="rId232" Type="http://schemas.openxmlformats.org/officeDocument/2006/relationships/hyperlink" Target="http://www.thehistoryblog.com/wp-content/uploads/2015/09/jcunestud.66.0069_w-footer.pdf" TargetMode="External"/><Relationship Id="rId253" Type="http://schemas.openxmlformats.org/officeDocument/2006/relationships/hyperlink" Target="https://pitchfork.com/features/lists-and-guides/the-50-best-albums-of-1998/?page=5" TargetMode="External"/><Relationship Id="rId274" Type="http://schemas.openxmlformats.org/officeDocument/2006/relationships/footer" Target="footer2.xml"/><Relationship Id="rId27" Type="http://schemas.openxmlformats.org/officeDocument/2006/relationships/hyperlink" Target="http://beanoforum.freeforums.org/" TargetMode="External"/><Relationship Id="rId48" Type="http://schemas.openxmlformats.org/officeDocument/2006/relationships/hyperlink" Target="http://voices.washingtonpost.com/capitalsinsider/semyon-syoma-sasha-a-guide-to.html" TargetMode="External"/><Relationship Id="rId69" Type="http://schemas.openxmlformats.org/officeDocument/2006/relationships/hyperlink" Target="http://www.shabdkosh.com/te/translate/tulasi/tulasi-meaning-in-Telugu-English" TargetMode="External"/><Relationship Id="rId113" Type="http://schemas.openxmlformats.org/officeDocument/2006/relationships/hyperlink" Target="http://www.bbc.co.uk/newsbeat/article/32500884/glastonbury-bans-laughing-gas-from-stone-circle-sacred-space" TargetMode="External"/><Relationship Id="rId134" Type="http://schemas.openxmlformats.org/officeDocument/2006/relationships/hyperlink" Target="http://news.bbc.co.uk/sportacademy/bsp/hi/rugby_union/rules/players/html/hooker.stm" TargetMode="External"/><Relationship Id="rId80" Type="http://schemas.openxmlformats.org/officeDocument/2006/relationships/hyperlink" Target="http://www.cultus.hk/Latin_vocab/verb2/abhorrere.html" TargetMode="External"/><Relationship Id="rId155" Type="http://schemas.openxmlformats.org/officeDocument/2006/relationships/hyperlink" Target="https://en.wikipedia.org/wiki/Bish%C5%8Dnen" TargetMode="External"/><Relationship Id="rId176" Type="http://schemas.openxmlformats.org/officeDocument/2006/relationships/hyperlink" Target="https://www.japan-talk.com/jt/new/japan-activities" TargetMode="External"/><Relationship Id="rId197" Type="http://schemas.openxmlformats.org/officeDocument/2006/relationships/hyperlink" Target="https://www.google.co.il/search?q=&#1492;&#1499;&#1513;&#1512;&amp;num=100&amp;tbm=isch&amp;tbo=u&amp;source=univ&amp;sa=X" TargetMode="External"/><Relationship Id="rId201" Type="http://schemas.openxmlformats.org/officeDocument/2006/relationships/hyperlink" Target="https://he.wikisource.org/wiki/%D7%97%D7%95%D7%A7_%D7%A1%D7%9E%D7%9B%D7%95%D7%99%D7%95%D7%AA_%D7%9C%D7%A9%D7%9D_%D7%A9%D7%9E%D7%99%D7%A8%D7%94_%D7%A2%D7%9C_%D7%91%D7%99%D7%98%D7%97%D7%95%D7%9F_%D7%94%D7%A6%D7%99%D7%91%D7%95%D7%A8" TargetMode="External"/><Relationship Id="rId222" Type="http://schemas.openxmlformats.org/officeDocument/2006/relationships/hyperlink" Target="https://www.google.co.il/search?q=%D7%90%D7%9E%D7%99%D7%9C+%D7%A0%D7%99%D7%98%D7%A8%D7%99%D7%98&amp;oq=%D7%90%D7%9E%D7%99%D7%9C+%D7%A0%D7%99%D7%98%D7%A8%D7%99%D7%98&amp;aqs=chrome..69i57.4433j0j1&amp;sourceid=chrome&amp;ie=UTF-8" TargetMode="External"/><Relationship Id="rId243" Type="http://schemas.openxmlformats.org/officeDocument/2006/relationships/hyperlink" Target="https://en.wikipedia.org/wiki/Schleicher%27s_fable" TargetMode="External"/><Relationship Id="rId264" Type="http://schemas.openxmlformats.org/officeDocument/2006/relationships/hyperlink" Target="http://www.ynet.co.il/Ext/App/TalkBack/CdaViewOpenTalkBack/0,11382,L-3712401,00.html" TargetMode="External"/><Relationship Id="rId17" Type="http://schemas.openxmlformats.org/officeDocument/2006/relationships/hyperlink" Target="http://europe.newsweek.com/russian-communists-are-turning-christ-327487" TargetMode="External"/><Relationship Id="rId38" Type="http://schemas.openxmlformats.org/officeDocument/2006/relationships/hyperlink" Target="https://en.wikipedia.org/wiki/Revisionism_(Marxism)" TargetMode="External"/><Relationship Id="rId59" Type="http://schemas.openxmlformats.org/officeDocument/2006/relationships/hyperlink" Target="https://www.independent.co.uk/arts-entertainment/music/features/stone-roses-30-anniversary-album-debut-legacy-ian-brown-john-squire-a8894706.html" TargetMode="External"/><Relationship Id="rId103" Type="http://schemas.openxmlformats.org/officeDocument/2006/relationships/hyperlink" Target="http://en.wikipedia.org/wiki/Parable_of_the_Ten_Virgins" TargetMode="External"/><Relationship Id="rId124" Type="http://schemas.openxmlformats.org/officeDocument/2006/relationships/hyperlink" Target="https://en.wikipedia.org/wiki/The_God_of_Small_Things" TargetMode="External"/><Relationship Id="rId70" Type="http://schemas.openxmlformats.org/officeDocument/2006/relationships/hyperlink" Target="https://www.lyricsmode.com/lyrics/n/nirvana/frances_farmer_will_have_her_revenge_on_seattle.html" TargetMode="External"/><Relationship Id="rId91" Type="http://schemas.openxmlformats.org/officeDocument/2006/relationships/hyperlink" Target="https://he.wikipedia.org/wiki/%D7%9E%D7%9B%D7%9C%D7%99%D7%AA_%D7%A0%D7%A4%D7%98" TargetMode="External"/><Relationship Id="rId145" Type="http://schemas.openxmlformats.org/officeDocument/2006/relationships/hyperlink" Target="https://www.japan-guide.com/forum/quereadisplay.html?0+76525" TargetMode="External"/><Relationship Id="rId166" Type="http://schemas.openxmlformats.org/officeDocument/2006/relationships/hyperlink" Target="https://www.google.co.il/search?num=100&amp;ei=hnq8WtDPBMjawQKbtqvgCw&amp;q=drake-front+highboy+-goldfinch&amp;oq=drake-front+highboy+-goldfinch&amp;gs_l=psy-ab.3...55877.58431.0.58862.11.11.0.0.0.0.195.1060.0j9.9.0....0...1.1.64.psy-ab..2.0.0....0.hypqARt5UYw" TargetMode="External"/><Relationship Id="rId187" Type="http://schemas.openxmlformats.org/officeDocument/2006/relationships/hyperlink" Target="http://www.footballstickipedia.com/index.php" TargetMode="External"/><Relationship Id="rId1" Type="http://schemas.openxmlformats.org/officeDocument/2006/relationships/customXml" Target="../customXml/item1.xml"/><Relationship Id="rId212" Type="http://schemas.openxmlformats.org/officeDocument/2006/relationships/hyperlink" Target="https://en.wikipedia.org/wiki/First-order_logic" TargetMode="External"/><Relationship Id="rId233" Type="http://schemas.openxmlformats.org/officeDocument/2006/relationships/hyperlink" Target="https://en.wikipedia.org/wiki/Symmetry_(physics)" TargetMode="External"/><Relationship Id="rId254" Type="http://schemas.openxmlformats.org/officeDocument/2006/relationships/hyperlink" Target="https://en.wikipedia.org/wiki/List_of_licensed_and_localized_editions_of_Monopoly:_Europe" TargetMode="External"/><Relationship Id="rId28" Type="http://schemas.openxmlformats.org/officeDocument/2006/relationships/hyperlink" Target="https://www.fanfiction.net/comic/Beano/" TargetMode="External"/><Relationship Id="rId49" Type="http://schemas.openxmlformats.org/officeDocument/2006/relationships/hyperlink" Target="https://www.youtube.com/watch?v=ckwBm_Xi0z0" TargetMode="External"/><Relationship Id="rId114" Type="http://schemas.openxmlformats.org/officeDocument/2006/relationships/hyperlink" Target="https://en.wikipedia.org/wiki/T_in_the_Park" TargetMode="External"/><Relationship Id="rId275" Type="http://schemas.openxmlformats.org/officeDocument/2006/relationships/fontTable" Target="fontTable.xml"/><Relationship Id="rId60" Type="http://schemas.openxmlformats.org/officeDocument/2006/relationships/hyperlink" Target="https://he.wikipedia.org/wiki/%D7%91%D7%9C%D7%A9%D7%A0%D7%95%D7%AA_%D7%94%D7%99%D7%A1%D7%98%D7%95%D7%A8%D7%99%D7%AA" TargetMode="External"/><Relationship Id="rId81" Type="http://schemas.openxmlformats.org/officeDocument/2006/relationships/hyperlink" Target="http://www.cultus.hk/Latin_vocab/verb1/index.html" TargetMode="External"/><Relationship Id="rId135" Type="http://schemas.openxmlformats.org/officeDocument/2006/relationships/hyperlink" Target="https://en.wikipedia.org/wiki/Symmetric_group" TargetMode="External"/><Relationship Id="rId156" Type="http://schemas.openxmlformats.org/officeDocument/2006/relationships/hyperlink" Target="http://www.urbandictionary.com/define.php?term=bishounen" TargetMode="External"/><Relationship Id="rId177" Type="http://schemas.openxmlformats.org/officeDocument/2006/relationships/hyperlink" Target="https://www.japan-talk.com/jt/new/hanabi" TargetMode="External"/><Relationship Id="rId198" Type="http://schemas.openxmlformats.org/officeDocument/2006/relationships/hyperlink" Target="https://he.wikipedia.org/wiki/%D7%9B%D7%A9%D7%A8%D7%95%D7%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E51ECB-48AD-4590-A60C-2108046690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137188</TotalTime>
  <Pages>367</Pages>
  <Words>134148</Words>
  <Characters>764649</Characters>
  <Application>Microsoft Office Word</Application>
  <DocSecurity>0</DocSecurity>
  <Lines>6372</Lines>
  <Paragraphs>1794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897003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Carmit</dc:creator>
  <cp:keywords/>
  <dc:description/>
  <cp:lastModifiedBy>Carmit</cp:lastModifiedBy>
  <cp:revision>845</cp:revision>
  <cp:lastPrinted>2017-11-19T07:47:00Z</cp:lastPrinted>
  <dcterms:created xsi:type="dcterms:W3CDTF">2018-03-30T11:59:00Z</dcterms:created>
  <dcterms:modified xsi:type="dcterms:W3CDTF">2019-12-19T07:00:00Z</dcterms:modified>
</cp:coreProperties>
</file>